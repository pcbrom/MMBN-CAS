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8AFBA" w14:textId="1F6BAC2E" w:rsidR="00201D7F" w:rsidRPr="008614B5" w:rsidRDefault="002C4128" w:rsidP="0084277B">
      <w:pPr>
        <w:pStyle w:val="Ttulo1"/>
        <w:jc w:val="center"/>
      </w:pPr>
      <w:r>
        <w:t>PROPOSTA</w:t>
      </w:r>
      <w:r w:rsidR="00717F11">
        <w:t xml:space="preserve"> </w:t>
      </w:r>
      <w:r w:rsidR="00717F11" w:rsidRPr="00717F11">
        <w:rPr>
          <w:highlight w:val="green"/>
        </w:rPr>
        <w:t>e validação</w:t>
      </w:r>
      <w:r>
        <w:t xml:space="preserve"> DE </w:t>
      </w:r>
      <w:r w:rsidR="00095203" w:rsidRPr="008614B5">
        <w:t>MODELO DE MATURIDADE BLOCKCHAIN PARA</w:t>
      </w:r>
      <w:r>
        <w:t xml:space="preserve"> NEGÓCIOS</w:t>
      </w:r>
      <w:r w:rsidR="00095203" w:rsidRPr="008614B5">
        <w:t xml:space="preserve"> </w:t>
      </w:r>
      <w:r>
        <w:t>D</w:t>
      </w:r>
      <w:r w:rsidR="00DA092D" w:rsidRPr="008614B5">
        <w:t>A CADEIA AGROALIMENTAR SUSTENTÁVEL</w:t>
      </w:r>
      <w:r w:rsidR="00201D7F" w:rsidRPr="008614B5">
        <w:t xml:space="preserve"> </w:t>
      </w:r>
    </w:p>
    <w:p w14:paraId="125A1E1B" w14:textId="154209B7" w:rsidR="00201D7F" w:rsidRPr="008614B5" w:rsidRDefault="001533F5" w:rsidP="00201D7F">
      <w:pPr>
        <w:spacing w:after="280" w:line="360" w:lineRule="auto"/>
        <w:ind w:firstLine="709"/>
      </w:pPr>
      <w:r w:rsidRPr="008614B5">
        <w:t>Resumo</w:t>
      </w:r>
    </w:p>
    <w:p w14:paraId="6997A4FB" w14:textId="32DAF0EA" w:rsidR="00B40DC5" w:rsidRPr="008614B5" w:rsidRDefault="00B40DC5" w:rsidP="00201D7F">
      <w:pPr>
        <w:spacing w:after="280" w:line="360" w:lineRule="auto"/>
        <w:ind w:firstLine="709"/>
      </w:pPr>
    </w:p>
    <w:p w14:paraId="685B03C4" w14:textId="1CC75593" w:rsidR="001533F5" w:rsidRPr="008614B5" w:rsidRDefault="001533F5" w:rsidP="00201D7F">
      <w:pPr>
        <w:spacing w:after="280" w:line="360" w:lineRule="auto"/>
        <w:ind w:firstLine="709"/>
      </w:pPr>
      <w:r w:rsidRPr="008614B5">
        <w:t xml:space="preserve">Palavras-Chave: </w:t>
      </w:r>
    </w:p>
    <w:p w14:paraId="7D18AA96" w14:textId="3776BCC1" w:rsidR="00B40DC5" w:rsidRPr="008614B5" w:rsidRDefault="00B40DC5" w:rsidP="00201D7F">
      <w:pPr>
        <w:spacing w:after="280" w:line="360" w:lineRule="auto"/>
        <w:ind w:firstLine="709"/>
      </w:pPr>
    </w:p>
    <w:p w14:paraId="42B0DAE8" w14:textId="77777777" w:rsidR="001533F5" w:rsidRPr="008614B5" w:rsidRDefault="001533F5" w:rsidP="00201D7F">
      <w:pPr>
        <w:spacing w:after="280" w:line="360" w:lineRule="auto"/>
        <w:ind w:firstLine="709"/>
      </w:pPr>
    </w:p>
    <w:p w14:paraId="268F4923" w14:textId="77777777" w:rsidR="007036CC" w:rsidRPr="008614B5" w:rsidRDefault="007036CC" w:rsidP="007036CC">
      <w:pPr>
        <w:pStyle w:val="Ttulo2"/>
        <w:numPr>
          <w:ilvl w:val="0"/>
          <w:numId w:val="0"/>
        </w:numPr>
        <w:tabs>
          <w:tab w:val="left" w:pos="284"/>
        </w:tabs>
        <w:spacing w:before="280" w:after="280"/>
        <w:ind w:left="714"/>
      </w:pPr>
      <w:r w:rsidRPr="008614B5">
        <w:br w:type="page"/>
      </w:r>
    </w:p>
    <w:p w14:paraId="5B16FEEC" w14:textId="3F63257C" w:rsidR="007036CC" w:rsidRPr="008614B5" w:rsidRDefault="007036CC" w:rsidP="0034271C">
      <w:pPr>
        <w:pStyle w:val="Ttulo2"/>
        <w:numPr>
          <w:ilvl w:val="0"/>
          <w:numId w:val="0"/>
        </w:numPr>
        <w:tabs>
          <w:tab w:val="left" w:pos="284"/>
        </w:tabs>
        <w:spacing w:before="280" w:after="280"/>
        <w:ind w:left="714"/>
      </w:pPr>
      <w:r w:rsidRPr="008614B5">
        <w:lastRenderedPageBreak/>
        <w:t>1. Introdução</w:t>
      </w:r>
    </w:p>
    <w:p w14:paraId="1AFC0E16" w14:textId="028F556A" w:rsidR="00AA61BB" w:rsidRDefault="00AA61BB" w:rsidP="0072283D">
      <w:pPr>
        <w:spacing w:before="240" w:line="360" w:lineRule="auto"/>
        <w:ind w:firstLine="720"/>
      </w:pPr>
      <w:r>
        <w:t xml:space="preserve">A crise alimentar global de 2020 </w:t>
      </w:r>
      <w:sdt>
        <w:sdtPr>
          <w:rPr>
            <w:color w:val="000000"/>
          </w:rPr>
          <w:tag w:val="MENDELEY_CITATION_v3_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"/>
          <w:id w:val="1967624344"/>
          <w:placeholder>
            <w:docPart w:val="6BA64E87E23D46BE843D32AF77E8BC3C"/>
          </w:placeholder>
        </w:sdtPr>
        <w:sdtContent>
          <w:r w:rsidR="00637990" w:rsidRPr="00637990">
            <w:rPr>
              <w:color w:val="000000"/>
            </w:rPr>
            <w:t>(Mata et al., 2024)</w:t>
          </w:r>
        </w:sdtContent>
      </w:sdt>
      <w:r w:rsidR="00CB5A52">
        <w:rPr>
          <w:color w:val="000000"/>
        </w:rPr>
        <w:t xml:space="preserve"> </w:t>
      </w:r>
      <w:r w:rsidR="005F48B6">
        <w:rPr>
          <w:color w:val="000000"/>
        </w:rPr>
        <w:t>exp</w:t>
      </w:r>
      <w:r w:rsidR="00443FEF">
        <w:rPr>
          <w:color w:val="000000"/>
        </w:rPr>
        <w:t>ô</w:t>
      </w:r>
      <w:r w:rsidR="005F48B6">
        <w:rPr>
          <w:color w:val="000000"/>
        </w:rPr>
        <w:t>s</w:t>
      </w:r>
      <w:r w:rsidR="00CB5A52">
        <w:rPr>
          <w:color w:val="000000"/>
        </w:rPr>
        <w:t xml:space="preserve"> fragilidades nas cadeias agroalimentares e intensificou a procura por produção mais segura e sustentável </w:t>
      </w:r>
      <w:sdt>
        <w:sdtPr>
          <w:rPr>
            <w:color w:val="000000"/>
          </w:rPr>
          <w:tag w:val="MENDELEY_CITATION_v3_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"/>
          <w:id w:val="860547218"/>
          <w:placeholder>
            <w:docPart w:val="C0CAD2A8ACC4472A9428B98A8C619CC4"/>
          </w:placeholder>
        </w:sdtPr>
        <w:sdtContent>
          <w:r w:rsidR="00637990" w:rsidRPr="00637990">
            <w:rPr>
              <w:color w:val="000000"/>
            </w:rPr>
            <w:t>(Gombkötő et al., 2025)</w:t>
          </w:r>
        </w:sdtContent>
      </w:sdt>
      <w:r w:rsidR="00CB5A52">
        <w:t>.</w:t>
      </w:r>
      <w:r w:rsidR="00FD2FDB">
        <w:t xml:space="preserve"> Em resposta, 93% das 250 maiores empresas do mundo passaram a reportar esforços na direção da sustentabilidade</w:t>
      </w:r>
      <w:r w:rsidR="009C56E6">
        <w:t xml:space="preserve"> </w:t>
      </w:r>
      <w:sdt>
        <w:sdtPr>
          <w:rPr>
            <w:color w:val="000000"/>
          </w:rPr>
          <w:tag w:val="MENDELEY_CITATION_v3_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"/>
          <w:id w:val="1975481471"/>
          <w:placeholder>
            <w:docPart w:val="54B2212DCA574E6CBE6F1E842B87565D"/>
          </w:placeholder>
        </w:sdtPr>
        <w:sdtContent>
          <w:r w:rsidR="00637990" w:rsidRPr="00637990">
            <w:rPr>
              <w:color w:val="000000"/>
            </w:rPr>
            <w:t>(Njualem, 2022)</w:t>
          </w:r>
        </w:sdtContent>
      </w:sdt>
      <w:r w:rsidR="009C56E6">
        <w:t xml:space="preserve">, tornando a Cadeia Agroalimentar Sustentável (CAS) alvo de regulamentações e </w:t>
      </w:r>
      <w:r w:rsidR="00A04B1E">
        <w:t xml:space="preserve">fiscalização mais </w:t>
      </w:r>
      <w:r w:rsidR="001940D3">
        <w:t xml:space="preserve">rigorosa </w:t>
      </w:r>
      <w:sdt>
        <w:sdtPr>
          <w:rPr>
            <w:color w:val="000000"/>
          </w:rPr>
          <w:tag w:val="MENDELEY_CITATION_v3_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"/>
          <w:id w:val="600147278"/>
          <w:placeholder>
            <w:docPart w:val="DefaultPlaceholder_-1854013440"/>
          </w:placeholder>
        </w:sdtPr>
        <w:sdtContent>
          <w:r w:rsidR="00637990" w:rsidRPr="00637990">
            <w:rPr>
              <w:color w:val="000000"/>
            </w:rPr>
            <w:t>(Nicastro et al., 2024)</w:t>
          </w:r>
        </w:sdtContent>
      </w:sdt>
      <w:r w:rsidR="001940D3">
        <w:t>.</w:t>
      </w:r>
      <w:r w:rsidR="009C56E6">
        <w:t xml:space="preserve"> Neste cenário, a tecnologia blockchain emerge como uma solução promissora para garantir transparência e rastreabilidade em redes complexas de distribuição </w:t>
      </w:r>
      <w:sdt>
        <w:sdtPr>
          <w:rPr>
            <w:color w:val="000000"/>
          </w:rPr>
          <w:tag w:val="MENDELEY_CITATION_v3_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"/>
          <w:id w:val="-1783792526"/>
          <w:placeholder>
            <w:docPart w:val="D9AAA20DF56241C38B309E067E3907E8"/>
          </w:placeholder>
        </w:sdtPr>
        <w:sdtContent>
          <w:r w:rsidR="00637990" w:rsidRPr="00637990">
            <w:rPr>
              <w:color w:val="000000"/>
            </w:rPr>
            <w:t>(Jraisat et al., 2023)</w:t>
          </w:r>
        </w:sdtContent>
      </w:sdt>
      <w:r w:rsidR="002B4D5B">
        <w:t xml:space="preserve">. </w:t>
      </w:r>
      <w:r w:rsidR="00A04B1E">
        <w:t>No entanto, a</w:t>
      </w:r>
      <w:r w:rsidR="002B4D5B">
        <w:t>pesar da</w:t>
      </w:r>
      <w:r w:rsidR="00A04B1E">
        <w:t xml:space="preserve"> crescente</w:t>
      </w:r>
      <w:r w:rsidR="002B4D5B">
        <w:t xml:space="preserve"> adoção</w:t>
      </w:r>
      <w:r w:rsidR="000E7310">
        <w:t xml:space="preserve"> generalizada</w:t>
      </w:r>
      <w:r w:rsidR="002B4D5B">
        <w:t xml:space="preserve"> da tecnologia blockchain, refletida pel</w:t>
      </w:r>
      <w:r w:rsidR="00914801">
        <w:t xml:space="preserve">a previsão de </w:t>
      </w:r>
      <w:r w:rsidR="00B874EF">
        <w:t xml:space="preserve">atrair </w:t>
      </w:r>
      <w:r w:rsidR="005F48B6">
        <w:t>investimentos</w:t>
      </w:r>
      <w:r w:rsidR="00B874EF">
        <w:t xml:space="preserve"> de US$ 3,1 trilhões até 2030</w:t>
      </w:r>
      <w:r w:rsidR="000A3B84">
        <w:t xml:space="preserve"> </w:t>
      </w:r>
      <w:sdt>
        <w:sdtPr>
          <w:rPr>
            <w:color w:val="000000"/>
          </w:rPr>
          <w:tag w:val="MENDELEY_CITATION_v3_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"/>
          <w:id w:val="473501194"/>
          <w:placeholder>
            <w:docPart w:val="8B9E68F0E53D45479A9464C2192A507E"/>
          </w:placeholder>
        </w:sdtPr>
        <w:sdtContent>
          <w:r w:rsidR="00637990" w:rsidRPr="00637990">
            <w:rPr>
              <w:color w:val="000000"/>
            </w:rPr>
            <w:t>(Alessandro Civati, 2022; Shoker, 2021)</w:t>
          </w:r>
        </w:sdtContent>
      </w:sdt>
      <w:r w:rsidR="000E7310">
        <w:rPr>
          <w:color w:val="000000"/>
        </w:rPr>
        <w:t>, estes projetos possuem uma</w:t>
      </w:r>
      <w:r w:rsidR="00575BA6">
        <w:rPr>
          <w:color w:val="000000"/>
        </w:rPr>
        <w:t xml:space="preserve"> taxa de sobrevivência </w:t>
      </w:r>
      <w:r w:rsidR="00471767">
        <w:rPr>
          <w:color w:val="000000"/>
        </w:rPr>
        <w:t>de</w:t>
      </w:r>
      <w:r w:rsidR="00575BA6">
        <w:rPr>
          <w:color w:val="000000"/>
        </w:rPr>
        <w:t xml:space="preserve"> apenas 8%, com vida útil média de 1,22 anos</w:t>
      </w:r>
      <w:r w:rsidR="00CF3302">
        <w:rPr>
          <w:color w:val="000000"/>
        </w:rPr>
        <w:t xml:space="preserve"> </w:t>
      </w:r>
      <w:sdt>
        <w:sdtPr>
          <w:rPr>
            <w:color w:val="000000"/>
          </w:rPr>
          <w:tag w:val="MENDELEY_CITATION_v3_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"/>
          <w:id w:val="356013864"/>
          <w:placeholder>
            <w:docPart w:val="090A396932424CE3A7F042678E7AF38E"/>
          </w:placeholder>
        </w:sdtPr>
        <w:sdtContent>
          <w:r w:rsidR="00637990" w:rsidRPr="00637990">
            <w:rPr>
              <w:color w:val="000000"/>
            </w:rPr>
            <w:t>(Song et al., 2022)</w:t>
          </w:r>
        </w:sdtContent>
      </w:sdt>
      <w:r w:rsidR="00CF3302">
        <w:t>.</w:t>
      </w:r>
    </w:p>
    <w:p w14:paraId="19B3DA96" w14:textId="3802ABF4" w:rsidR="00FE27E7" w:rsidRDefault="00FE27E7" w:rsidP="0072283D">
      <w:pPr>
        <w:spacing w:before="240" w:line="360" w:lineRule="auto"/>
        <w:ind w:firstLine="720"/>
      </w:pPr>
      <w:r>
        <w:t xml:space="preserve">Apesar do potencial da tecnologia </w:t>
      </w:r>
      <w:r w:rsidR="00C547A0">
        <w:t>b</w:t>
      </w:r>
      <w:r>
        <w:t>lockchain</w:t>
      </w:r>
      <w:r w:rsidR="00252E30">
        <w:t xml:space="preserve"> </w:t>
      </w:r>
      <w:r w:rsidR="003D360F">
        <w:t>nos negócios</w:t>
      </w:r>
      <w:r w:rsidR="00252E30">
        <w:t xml:space="preserve"> d</w:t>
      </w:r>
      <w:r w:rsidR="00C547A0">
        <w:t>a CAS</w:t>
      </w:r>
      <w:r w:rsidR="00756DD6">
        <w:t xml:space="preserve"> </w:t>
      </w:r>
      <w:sdt>
        <w:sdtPr>
          <w:rPr>
            <w:color w:val="000000"/>
          </w:rPr>
          <w:tag w:val="MENDELEY_CITATION_v3_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"/>
          <w:id w:val="492686579"/>
          <w:placeholder>
            <w:docPart w:val="DefaultPlaceholder_-1854013440"/>
          </w:placeholder>
        </w:sdtPr>
        <w:sdtContent>
          <w:r w:rsidR="00637990" w:rsidRPr="00637990">
            <w:rPr>
              <w:color w:val="000000"/>
            </w:rPr>
            <w:t>(Jraisat et al., 2023)</w:t>
          </w:r>
        </w:sdtContent>
      </w:sdt>
      <w:r>
        <w:t>, a</w:t>
      </w:r>
      <w:r w:rsidR="00EF466A">
        <w:t xml:space="preserve"> baixa</w:t>
      </w:r>
      <w:r>
        <w:t xml:space="preserve"> taxa de </w:t>
      </w:r>
      <w:r w:rsidR="00EF466A">
        <w:t>sucesso</w:t>
      </w:r>
      <w:r>
        <w:t xml:space="preserve"> destes projetos</w:t>
      </w:r>
      <w:r w:rsidR="00F6622F">
        <w:t xml:space="preserve"> </w:t>
      </w:r>
      <w:r w:rsidR="00756DD6">
        <w:t>no</w:t>
      </w:r>
      <w:r w:rsidR="00F6622F">
        <w:t xml:space="preserve"> contexto</w:t>
      </w:r>
      <w:r w:rsidR="00C547A0">
        <w:t xml:space="preserve"> geral,</w:t>
      </w:r>
      <w:r>
        <w:t xml:space="preserve"> </w:t>
      </w:r>
      <w:r w:rsidR="00987B7E">
        <w:t>reflete</w:t>
      </w:r>
      <w:r w:rsidR="006125BA">
        <w:t xml:space="preserve"> </w:t>
      </w:r>
      <w:r w:rsidR="00987B7E">
        <w:t>um conjunto de</w:t>
      </w:r>
      <w:r w:rsidR="00D11916">
        <w:t xml:space="preserve"> desafios</w:t>
      </w:r>
      <w:r w:rsidR="00987B7E">
        <w:t xml:space="preserve"> na sua implementação. </w:t>
      </w:r>
      <w:r w:rsidR="00501FE7">
        <w:t>A</w:t>
      </w:r>
      <w:r w:rsidR="006E01B6">
        <w:t>s questões técnicas, como a esca</w:t>
      </w:r>
      <w:r w:rsidR="005F48B6">
        <w:t>la</w:t>
      </w:r>
      <w:r w:rsidR="006E01B6">
        <w:t xml:space="preserve">bilidade e custos de infraestrutura </w:t>
      </w:r>
      <w:r w:rsidR="006125BA">
        <w:t xml:space="preserve"> </w:t>
      </w:r>
      <w:sdt>
        <w:sdtPr>
          <w:rPr>
            <w:color w:val="000000"/>
          </w:rPr>
          <w:tag w:val="MENDELEY_CITATION_v3_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"/>
          <w:id w:val="1977332203"/>
          <w:placeholder>
            <w:docPart w:val="3DD73C3C4BDE43499B8EC846C76F40A0"/>
          </w:placeholder>
        </w:sdtPr>
        <w:sdtContent>
          <w:r w:rsidR="00637990" w:rsidRPr="00637990">
            <w:rPr>
              <w:color w:val="000000"/>
            </w:rPr>
            <w:t>(Matani et al., 2025; Pongnumkul et al., 2025)</w:t>
          </w:r>
        </w:sdtContent>
      </w:sdt>
      <w:r w:rsidR="002B33DC">
        <w:rPr>
          <w:color w:val="000000"/>
        </w:rPr>
        <w:t>, barreiras</w:t>
      </w:r>
      <w:r w:rsidR="00C01392">
        <w:rPr>
          <w:color w:val="000000"/>
        </w:rPr>
        <w:t xml:space="preserve"> organizacionais</w:t>
      </w:r>
      <w:r w:rsidR="002C56F0">
        <w:rPr>
          <w:color w:val="000000"/>
        </w:rPr>
        <w:t>,</w:t>
      </w:r>
      <w:r w:rsidR="00C01392">
        <w:rPr>
          <w:color w:val="000000"/>
        </w:rPr>
        <w:t xml:space="preserve"> estratégicas </w:t>
      </w:r>
      <w:sdt>
        <w:sdtPr>
          <w:rPr>
            <w:color w:val="000000"/>
          </w:rPr>
          <w:tag w:val="MENDELEY_CITATION_v3_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"/>
          <w:id w:val="1461225889"/>
          <w:placeholder>
            <w:docPart w:val="48B39144EBEE42999C79A9CC912A5C35"/>
          </w:placeholder>
        </w:sdtPr>
        <w:sdtContent>
          <w:r w:rsidR="00637990" w:rsidRPr="00637990">
            <w:rPr>
              <w:color w:val="000000"/>
            </w:rPr>
            <w:t>(Ramphul et al., 2024)</w:t>
          </w:r>
        </w:sdtContent>
      </w:sdt>
      <w:r w:rsidR="00C01392">
        <w:t xml:space="preserve"> e incertezas regulatórias </w:t>
      </w:r>
      <w:sdt>
        <w:sdtPr>
          <w:rPr>
            <w:color w:val="000000"/>
          </w:rPr>
          <w:tag w:val="MENDELEY_CITATION_v3_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"/>
          <w:id w:val="265344895"/>
          <w:placeholder>
            <w:docPart w:val="8231CDFD666F4156AE112A541F9F24D9"/>
          </w:placeholder>
        </w:sdtPr>
        <w:sdtContent>
          <w:r w:rsidR="00637990" w:rsidRPr="00637990">
            <w:rPr>
              <w:color w:val="000000"/>
            </w:rPr>
            <w:t>(Campillo, 2025)</w:t>
          </w:r>
        </w:sdtContent>
      </w:sdt>
      <w:r w:rsidR="00501FE7">
        <w:rPr>
          <w:color w:val="000000"/>
        </w:rPr>
        <w:t xml:space="preserve">, </w:t>
      </w:r>
      <w:r w:rsidR="002F62EE">
        <w:rPr>
          <w:color w:val="000000"/>
        </w:rPr>
        <w:t>estão entre os principais obstáculos</w:t>
      </w:r>
      <w:r w:rsidR="00C01392">
        <w:t xml:space="preserve">. </w:t>
      </w:r>
      <w:r w:rsidR="004B6EFD">
        <w:t>Estas</w:t>
      </w:r>
      <w:r w:rsidR="00AD1744">
        <w:t xml:space="preserve"> evidências sugerem que</w:t>
      </w:r>
      <w:r w:rsidR="004B6EFD">
        <w:t xml:space="preserve"> a sobrevivência </w:t>
      </w:r>
      <w:r w:rsidR="005F48B6">
        <w:t>dessas</w:t>
      </w:r>
      <w:r w:rsidR="004B6EFD">
        <w:t xml:space="preserve"> iniciativas depende da maturidade das organizações</w:t>
      </w:r>
      <w:r w:rsidR="00AD1744">
        <w:t xml:space="preserve"> e da cadeia produtiva</w:t>
      </w:r>
      <w:r w:rsidR="00C547A0">
        <w:t xml:space="preserve"> </w:t>
      </w:r>
      <w:sdt>
        <w:sdtPr>
          <w:rPr>
            <w:color w:val="000000"/>
          </w:rPr>
          <w:tag w:val="MENDELEY_CITATION_v3_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"/>
          <w:id w:val="1515494962"/>
          <w:placeholder>
            <w:docPart w:val="DefaultPlaceholder_-1854013440"/>
          </w:placeholder>
        </w:sdtPr>
        <w:sdtContent>
          <w:r w:rsidR="00637990" w:rsidRPr="00637990">
            <w:rPr>
              <w:color w:val="000000"/>
            </w:rPr>
            <w:t>(Kurniawan et al., 2025)</w:t>
          </w:r>
        </w:sdtContent>
      </w:sdt>
      <w:r w:rsidR="00AD1744">
        <w:t xml:space="preserve">. </w:t>
      </w:r>
      <w:r w:rsidR="002C56F0">
        <w:t>Neste cenário, o</w:t>
      </w:r>
      <w:r w:rsidR="00AD1744">
        <w:t>s modelos de maturidade</w:t>
      </w:r>
      <w:r w:rsidR="000323D0">
        <w:t xml:space="preserve"> </w:t>
      </w:r>
      <w:r w:rsidR="007D3302">
        <w:t xml:space="preserve">têm sido amplamente utilizados para estruturar e </w:t>
      </w:r>
      <w:r w:rsidR="00252E30">
        <w:t>conduzir</w:t>
      </w:r>
      <w:r w:rsidR="00416E13">
        <w:t xml:space="preserve"> novas tecnologias em ambientes complexos </w:t>
      </w:r>
      <w:sdt>
        <w:sdtPr>
          <w:rPr>
            <w:color w:val="000000"/>
          </w:rPr>
          <w:tag w:val="MENDELEY_CITATION_v3_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"/>
          <w:id w:val="889769315"/>
          <w:placeholder>
            <w:docPart w:val="39AC8840FC234F62872E890335CE995B"/>
          </w:placeholder>
        </w:sdtPr>
        <w:sdtContent>
          <w:r w:rsidR="00637990" w:rsidRPr="00637990">
            <w:rPr>
              <w:color w:val="000000"/>
            </w:rPr>
            <w:t>(Unny &amp; Lal, 2020)</w:t>
          </w:r>
        </w:sdtContent>
      </w:sdt>
      <w:r w:rsidR="00C77106">
        <w:rPr>
          <w:color w:val="000000"/>
        </w:rPr>
        <w:t xml:space="preserve">, contribuindo para a tomada de decisão </w:t>
      </w:r>
      <w:sdt>
        <w:sdtPr>
          <w:rPr>
            <w:color w:val="000000"/>
          </w:rPr>
          <w:tag w:val="MENDELEY_CITATION_v3_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"/>
          <w:id w:val="-643124774"/>
          <w:placeholder>
            <w:docPart w:val="0B5843C85E0B47288F0099B0DF5E3246"/>
          </w:placeholder>
        </w:sdtPr>
        <w:sdtContent>
          <w:r w:rsidR="00637990" w:rsidRPr="00637990">
            <w:rPr>
              <w:color w:val="000000"/>
            </w:rPr>
            <w:t>(Yang et al., 2021)</w:t>
          </w:r>
        </w:sdtContent>
      </w:sdt>
      <w:r w:rsidR="00C77106" w:rsidRPr="003E3E12">
        <w:t>.</w:t>
      </w:r>
      <w:r w:rsidR="00150723">
        <w:t xml:space="preserve"> </w:t>
      </w:r>
      <w:r w:rsidR="00204928">
        <w:t xml:space="preserve">No entanto, </w:t>
      </w:r>
      <w:r w:rsidR="00C77106">
        <w:t>existe uma lacuna na literatura</w:t>
      </w:r>
      <w:r w:rsidR="003D58CD">
        <w:t xml:space="preserve"> sobre modelos de </w:t>
      </w:r>
      <w:r w:rsidR="00C547A0">
        <w:t>maturidade da aplicação blockchain</w:t>
      </w:r>
      <w:r w:rsidR="003D58CD">
        <w:t xml:space="preserve"> no contexto especifico </w:t>
      </w:r>
      <w:r w:rsidR="002C56F0">
        <w:t>dos negócios</w:t>
      </w:r>
      <w:r w:rsidR="00252E30">
        <w:t xml:space="preserve"> da</w:t>
      </w:r>
      <w:r w:rsidR="00C547A0">
        <w:t xml:space="preserve"> CAS</w:t>
      </w:r>
      <w:r w:rsidR="003D58CD">
        <w:t>.</w:t>
      </w:r>
    </w:p>
    <w:p w14:paraId="7BD72894" w14:textId="22A41E65" w:rsidR="00E91EFC" w:rsidRDefault="00E91EFC" w:rsidP="0066077B">
      <w:pPr>
        <w:spacing w:before="240" w:line="360" w:lineRule="auto"/>
        <w:ind w:firstLine="720"/>
      </w:pPr>
      <w:r>
        <w:t xml:space="preserve">Estudos passados demonstraram interesse em modelos de maturidade </w:t>
      </w:r>
      <w:r w:rsidR="00A83390">
        <w:t xml:space="preserve">para </w:t>
      </w:r>
      <w:r w:rsidR="0043603F">
        <w:t>b</w:t>
      </w:r>
      <w:r w:rsidR="00A83390">
        <w:t xml:space="preserve">lockchain </w:t>
      </w:r>
      <w:sdt>
        <w:sdtPr>
          <w:rPr>
            <w:color w:val="000000"/>
          </w:rPr>
          <w:tag w:val="MENDELEY_CITATION_v3_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"/>
          <w:id w:val="1862466060"/>
          <w:placeholder>
            <w:docPart w:val="EA54954FD1B0479DB8695CDC64F56DB7"/>
          </w:placeholder>
        </w:sdtPr>
        <w:sdtContent>
          <w:r w:rsidR="00637990" w:rsidRPr="00637990">
            <w:rPr>
              <w:color w:val="000000"/>
            </w:rPr>
            <w:t>(Zhang et al., 2022).</w:t>
          </w:r>
        </w:sdtContent>
      </w:sdt>
      <w:r w:rsidR="00A83390">
        <w:rPr>
          <w:color w:val="000000"/>
        </w:rPr>
        <w:t xml:space="preserve"> Estes modelos </w:t>
      </w:r>
      <w:r w:rsidR="005F48B6">
        <w:rPr>
          <w:color w:val="000000"/>
        </w:rPr>
        <w:t>contribuíram</w:t>
      </w:r>
      <w:r w:rsidR="00A83390">
        <w:rPr>
          <w:color w:val="000000"/>
        </w:rPr>
        <w:t xml:space="preserve"> para avaliar o desenvolvimento e adoção </w:t>
      </w:r>
      <w:r w:rsidR="002C56F0">
        <w:rPr>
          <w:color w:val="000000"/>
        </w:rPr>
        <w:t>da tecnologia</w:t>
      </w:r>
      <w:r w:rsidR="00A83390">
        <w:rPr>
          <w:color w:val="000000"/>
        </w:rPr>
        <w:t xml:space="preserve"> </w:t>
      </w:r>
      <w:sdt>
        <w:sdtPr>
          <w:rPr>
            <w:color w:val="000000"/>
          </w:rPr>
          <w:tag w:val="MENDELEY_CITATION_v3_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"/>
          <w:id w:val="-1323805127"/>
          <w:placeholder>
            <w:docPart w:val="3DB3DFCB85D748DFAEF3065818015200"/>
          </w:placeholder>
        </w:sdtPr>
        <w:sdtContent>
          <w:r w:rsidR="00637990" w:rsidRPr="00637990">
            <w:rPr>
              <w:color w:val="000000"/>
            </w:rPr>
            <w:t>(de Almeida Santos et al., 2020; Yang et al., 2021)</w:t>
          </w:r>
        </w:sdtContent>
      </w:sdt>
      <w:r w:rsidR="00A83390" w:rsidRPr="0066077B">
        <w:rPr>
          <w:color w:val="000000"/>
        </w:rPr>
        <w:t>.</w:t>
      </w:r>
      <w:r w:rsidR="004901BD">
        <w:rPr>
          <w:color w:val="000000"/>
        </w:rPr>
        <w:t xml:space="preserve"> No entanto, três lacunas </w:t>
      </w:r>
      <w:r w:rsidR="00A86F7C">
        <w:rPr>
          <w:color w:val="000000"/>
        </w:rPr>
        <w:t>permanecem</w:t>
      </w:r>
      <w:r w:rsidR="004901BD">
        <w:rPr>
          <w:color w:val="000000"/>
        </w:rPr>
        <w:t>. Primeiro, os modelos existentes são muito amplos</w:t>
      </w:r>
      <w:r w:rsidR="00E1349E">
        <w:rPr>
          <w:color w:val="000000"/>
        </w:rPr>
        <w:t xml:space="preserve"> para capturar as particularidades da </w:t>
      </w:r>
      <w:r w:rsidR="005F48B6">
        <w:rPr>
          <w:color w:val="000000"/>
        </w:rPr>
        <w:t>rastreabilidade</w:t>
      </w:r>
      <w:r w:rsidR="00E1349E">
        <w:rPr>
          <w:color w:val="000000"/>
        </w:rPr>
        <w:t xml:space="preserve"> </w:t>
      </w:r>
      <w:r w:rsidR="00321BAE">
        <w:rPr>
          <w:color w:val="000000"/>
        </w:rPr>
        <w:t>na</w:t>
      </w:r>
      <w:r w:rsidR="00E1349E">
        <w:rPr>
          <w:color w:val="000000"/>
        </w:rPr>
        <w:t xml:space="preserve"> CAS </w:t>
      </w:r>
      <w:sdt>
        <w:sdtPr>
          <w:rPr>
            <w:color w:val="000000"/>
          </w:rPr>
          <w:tag w:val="MENDELEY_CITATION_v3_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"/>
          <w:id w:val="-901905059"/>
          <w:placeholder>
            <w:docPart w:val="C28FD1DD76EE44A69FD87BD41262666C"/>
          </w:placeholder>
        </w:sdtPr>
        <w:sdtContent>
          <w:r w:rsidR="00637990" w:rsidRPr="00637990">
            <w:rPr>
              <w:color w:val="000000"/>
            </w:rPr>
            <w:t>(H. Wang et al., 2016)</w:t>
          </w:r>
        </w:sdtContent>
      </w:sdt>
      <w:r w:rsidR="00776AF0">
        <w:rPr>
          <w:color w:val="000000"/>
        </w:rPr>
        <w:t xml:space="preserve">, dificultando a sua adaptação a outros contextos </w:t>
      </w:r>
      <w:sdt>
        <w:sdtPr>
          <w:rPr>
            <w:color w:val="000000"/>
          </w:rPr>
          <w:tag w:val="MENDELEY_CITATION_v3_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"/>
          <w:id w:val="-84227402"/>
          <w:placeholder>
            <w:docPart w:val="4FAB560FA31B4DA5A22A77BA8CA3F75B"/>
          </w:placeholder>
        </w:sdtPr>
        <w:sdtContent>
          <w:r w:rsidR="00637990" w:rsidRPr="00637990">
            <w:rPr>
              <w:color w:val="000000"/>
            </w:rPr>
            <w:t>(Richter et al., 2018)</w:t>
          </w:r>
        </w:sdtContent>
      </w:sdt>
      <w:r w:rsidR="003F0E3E">
        <w:rPr>
          <w:color w:val="000000"/>
        </w:rPr>
        <w:t>.</w:t>
      </w:r>
      <w:r w:rsidR="00833D84">
        <w:rPr>
          <w:color w:val="000000"/>
        </w:rPr>
        <w:t xml:space="preserve"> </w:t>
      </w:r>
      <w:r w:rsidR="005F48B6">
        <w:rPr>
          <w:color w:val="000000"/>
        </w:rPr>
        <w:t>Segundo</w:t>
      </w:r>
      <w:r w:rsidR="00321BAE">
        <w:rPr>
          <w:color w:val="000000"/>
        </w:rPr>
        <w:t>,</w:t>
      </w:r>
      <w:r w:rsidR="005F48B6">
        <w:rPr>
          <w:color w:val="000000"/>
        </w:rPr>
        <w:t xml:space="preserve"> </w:t>
      </w:r>
      <w:r w:rsidR="00A71519">
        <w:rPr>
          <w:color w:val="000000"/>
        </w:rPr>
        <w:t>alguns</w:t>
      </w:r>
      <w:r w:rsidR="00833D84">
        <w:rPr>
          <w:color w:val="000000"/>
        </w:rPr>
        <w:t xml:space="preserve"> concentra</w:t>
      </w:r>
      <w:r w:rsidR="000F12C2">
        <w:rPr>
          <w:color w:val="000000"/>
        </w:rPr>
        <w:t>m</w:t>
      </w:r>
      <w:r w:rsidR="00833D84">
        <w:rPr>
          <w:color w:val="000000"/>
        </w:rPr>
        <w:t>-se apenas na adoção da tecnologia</w:t>
      </w:r>
      <w:r w:rsidR="00321BAE">
        <w:rPr>
          <w:color w:val="000000"/>
        </w:rPr>
        <w:t xml:space="preserve"> </w:t>
      </w:r>
      <w:sdt>
        <w:sdtPr>
          <w:rPr>
            <w:color w:val="000000"/>
          </w:rPr>
          <w:tag w:val="MENDELEY_CITATION_v3_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"/>
          <w:id w:val="-708653157"/>
          <w:placeholder>
            <w:docPart w:val="2AF384FD52AD47528212474DEEF9AD09"/>
          </w:placeholder>
        </w:sdtPr>
        <w:sdtContent>
          <w:r w:rsidR="00637990" w:rsidRPr="00637990">
            <w:rPr>
              <w:color w:val="000000"/>
            </w:rPr>
            <w:t>(H. Wang et al., 2016)</w:t>
          </w:r>
        </w:sdtContent>
      </w:sdt>
      <w:r w:rsidR="00321BAE">
        <w:rPr>
          <w:color w:val="000000"/>
        </w:rPr>
        <w:t>, sem considerar critérios específicos de cada nível</w:t>
      </w:r>
      <w:r w:rsidR="00252E30">
        <w:rPr>
          <w:color w:val="000000"/>
        </w:rPr>
        <w:t>,</w:t>
      </w:r>
      <w:r w:rsidR="00321BAE">
        <w:rPr>
          <w:color w:val="000000"/>
        </w:rPr>
        <w:t xml:space="preserve"> </w:t>
      </w:r>
      <w:r w:rsidR="00265C02">
        <w:rPr>
          <w:color w:val="000000"/>
        </w:rPr>
        <w:t>dedicados</w:t>
      </w:r>
      <w:r w:rsidR="00321BAE">
        <w:rPr>
          <w:color w:val="000000"/>
        </w:rPr>
        <w:t xml:space="preserve"> à</w:t>
      </w:r>
      <w:r w:rsidR="00252E30">
        <w:rPr>
          <w:color w:val="000000"/>
        </w:rPr>
        <w:t xml:space="preserve"> negócios da</w:t>
      </w:r>
      <w:r w:rsidR="00321BAE">
        <w:rPr>
          <w:color w:val="000000"/>
        </w:rPr>
        <w:t xml:space="preserve"> CAS</w:t>
      </w:r>
      <w:r w:rsidR="0074116B">
        <w:rPr>
          <w:color w:val="000000"/>
        </w:rPr>
        <w:t xml:space="preserve">. Terceiro, </w:t>
      </w:r>
      <w:r w:rsidR="00265C02">
        <w:rPr>
          <w:color w:val="000000"/>
        </w:rPr>
        <w:t>alguns</w:t>
      </w:r>
      <w:r w:rsidR="0074116B">
        <w:rPr>
          <w:color w:val="000000"/>
        </w:rPr>
        <w:t xml:space="preserve"> modelos são teóricos</w:t>
      </w:r>
      <w:r w:rsidR="00321BAE">
        <w:rPr>
          <w:color w:val="000000"/>
        </w:rPr>
        <w:t xml:space="preserve"> </w:t>
      </w:r>
      <w:sdt>
        <w:sdtPr>
          <w:rPr>
            <w:color w:val="000000"/>
          </w:rPr>
          <w:tag w:val="MENDELEY_CITATION_v3_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"/>
          <w:id w:val="-153839655"/>
          <w:placeholder>
            <w:docPart w:val="DefaultPlaceholder_-1854013440"/>
          </w:placeholder>
        </w:sdtPr>
        <w:sdtContent>
          <w:r w:rsidR="00637990" w:rsidRPr="00637990">
            <w:rPr>
              <w:color w:val="000000"/>
            </w:rPr>
            <w:t>(Unny &amp; Lal, 2020)</w:t>
          </w:r>
        </w:sdtContent>
      </w:sdt>
      <w:r w:rsidR="001F330C">
        <w:rPr>
          <w:color w:val="000000"/>
        </w:rPr>
        <w:t xml:space="preserve"> ou </w:t>
      </w:r>
      <w:r w:rsidR="00FF7E01">
        <w:rPr>
          <w:color w:val="000000"/>
        </w:rPr>
        <w:t xml:space="preserve">baseados em recolha de dados limitados </w:t>
      </w:r>
      <w:sdt>
        <w:sdtPr>
          <w:rPr>
            <w:color w:val="000000"/>
          </w:rPr>
          <w:tag w:val="MENDELEY_CITATION_v3_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"/>
          <w:id w:val="85664994"/>
          <w:placeholder>
            <w:docPart w:val="D1F117578FFD4EF8BB697F47330ABEC5"/>
          </w:placeholder>
        </w:sdtPr>
        <w:sdtContent>
          <w:r w:rsidR="00637990" w:rsidRPr="00637990">
            <w:rPr>
              <w:color w:val="000000"/>
            </w:rPr>
            <w:t>(e.g., Ronaghi, 2021)</w:t>
          </w:r>
        </w:sdtContent>
      </w:sdt>
      <w:r w:rsidR="00493386">
        <w:rPr>
          <w:color w:val="000000"/>
        </w:rPr>
        <w:t xml:space="preserve">, </w:t>
      </w:r>
      <w:r w:rsidR="00321BAE">
        <w:rPr>
          <w:color w:val="000000"/>
        </w:rPr>
        <w:t xml:space="preserve">contendo em sua construção </w:t>
      </w:r>
      <w:r w:rsidR="00F032B1">
        <w:rPr>
          <w:color w:val="000000"/>
        </w:rPr>
        <w:t>a opinião de</w:t>
      </w:r>
      <w:r w:rsidR="00A71519">
        <w:rPr>
          <w:color w:val="000000"/>
        </w:rPr>
        <w:t xml:space="preserve"> poucas</w:t>
      </w:r>
      <w:r w:rsidR="00F032B1">
        <w:rPr>
          <w:color w:val="000000"/>
        </w:rPr>
        <w:t xml:space="preserve"> unidades de especialistas do seguimento </w:t>
      </w:r>
      <w:sdt>
        <w:sdtPr>
          <w:rPr>
            <w:color w:val="000000"/>
          </w:rPr>
          <w:tag w:val="MENDELEY_CITATION_v3_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"/>
          <w:id w:val="917906484"/>
          <w:placeholder>
            <w:docPart w:val="DefaultPlaceholder_-1854013440"/>
          </w:placeholder>
        </w:sdtPr>
        <w:sdtContent>
          <w:r w:rsidR="00637990" w:rsidRPr="00637990">
            <w:rPr>
              <w:color w:val="000000"/>
            </w:rPr>
            <w:t>(e.g., Hamidi et al., 2024; Kurniawan et al., 2025)</w:t>
          </w:r>
        </w:sdtContent>
      </w:sdt>
      <w:r w:rsidR="00F032B1">
        <w:rPr>
          <w:color w:val="000000"/>
        </w:rPr>
        <w:t xml:space="preserve">, </w:t>
      </w:r>
      <w:r w:rsidR="00A71519">
        <w:rPr>
          <w:color w:val="000000"/>
        </w:rPr>
        <w:t>possibilitando a existência de</w:t>
      </w:r>
      <w:r w:rsidR="00F032B1">
        <w:rPr>
          <w:color w:val="000000"/>
        </w:rPr>
        <w:t xml:space="preserve"> p</w:t>
      </w:r>
      <w:r w:rsidR="00F032B1" w:rsidRPr="00F032B1">
        <w:rPr>
          <w:color w:val="000000"/>
        </w:rPr>
        <w:t>arcialidade</w:t>
      </w:r>
      <w:r w:rsidR="00F032B1">
        <w:rPr>
          <w:color w:val="000000"/>
        </w:rPr>
        <w:t xml:space="preserve"> quanto</w:t>
      </w:r>
      <w:r w:rsidR="00F032B1" w:rsidRPr="00F032B1">
        <w:rPr>
          <w:color w:val="000000"/>
        </w:rPr>
        <w:t xml:space="preserve"> ao julgamento humano na categorização do conteúdo e </w:t>
      </w:r>
      <w:r w:rsidR="00F032B1">
        <w:rPr>
          <w:color w:val="000000"/>
        </w:rPr>
        <w:t>necessitando</w:t>
      </w:r>
      <w:r w:rsidR="00F032B1" w:rsidRPr="00F032B1">
        <w:rPr>
          <w:color w:val="000000"/>
        </w:rPr>
        <w:t xml:space="preserve"> de intervenção humana adicional</w:t>
      </w:r>
      <w:r w:rsidR="00F032B1">
        <w:rPr>
          <w:color w:val="000000"/>
        </w:rPr>
        <w:t xml:space="preserve"> </w:t>
      </w:r>
      <w:sdt>
        <w:sdtPr>
          <w:rPr>
            <w:color w:val="000000"/>
          </w:rPr>
          <w:tag w:val="MENDELEY_CITATION_v3_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"/>
          <w:id w:val="-801923889"/>
          <w:placeholder>
            <w:docPart w:val="DefaultPlaceholder_-1854013440"/>
          </w:placeholder>
        </w:sdtPr>
        <w:sdtContent>
          <w:r w:rsidR="00637990" w:rsidRPr="00637990">
            <w:rPr>
              <w:color w:val="000000"/>
            </w:rPr>
            <w:t>(Moro et al., 2023)</w:t>
          </w:r>
        </w:sdtContent>
      </w:sdt>
      <w:r w:rsidR="00A71519">
        <w:rPr>
          <w:color w:val="000000"/>
        </w:rPr>
        <w:t xml:space="preserve"> para escolha dos critérios</w:t>
      </w:r>
      <w:r w:rsidR="00B10251">
        <w:rPr>
          <w:color w:val="000000"/>
        </w:rPr>
        <w:t xml:space="preserve">. </w:t>
      </w:r>
      <w:r w:rsidR="00A71519">
        <w:rPr>
          <w:color w:val="000000"/>
        </w:rPr>
        <w:t>Portanto, a</w:t>
      </w:r>
      <w:r w:rsidR="005C3841">
        <w:rPr>
          <w:color w:val="000000"/>
        </w:rPr>
        <w:t xml:space="preserve"> ausência de um modelo de maturidade</w:t>
      </w:r>
      <w:r w:rsidR="00A71519">
        <w:rPr>
          <w:color w:val="000000"/>
        </w:rPr>
        <w:t xml:space="preserve"> de aplicação blockchain especifico para </w:t>
      </w:r>
      <w:r w:rsidR="00252E30">
        <w:rPr>
          <w:color w:val="000000"/>
        </w:rPr>
        <w:t>negócios da</w:t>
      </w:r>
      <w:r w:rsidR="00A71519">
        <w:rPr>
          <w:color w:val="000000"/>
        </w:rPr>
        <w:t xml:space="preserve"> CAS, construído a partir de centenas de opiniões de especialistas no contexto do agronegócio,</w:t>
      </w:r>
      <w:r w:rsidR="005C3841">
        <w:rPr>
          <w:color w:val="000000"/>
        </w:rPr>
        <w:t xml:space="preserve"> </w:t>
      </w:r>
      <w:r w:rsidR="00A51700">
        <w:rPr>
          <w:color w:val="000000"/>
        </w:rPr>
        <w:t>evidencia</w:t>
      </w:r>
      <w:r w:rsidR="005C3841">
        <w:rPr>
          <w:color w:val="000000"/>
        </w:rPr>
        <w:t xml:space="preserve"> uma lacuna </w:t>
      </w:r>
      <w:r w:rsidR="00A71519">
        <w:rPr>
          <w:color w:val="000000"/>
        </w:rPr>
        <w:t>a ser explorada pela literatura</w:t>
      </w:r>
      <w:r w:rsidR="00584ED1">
        <w:rPr>
          <w:color w:val="000000"/>
        </w:rPr>
        <w:t xml:space="preserve">. </w:t>
      </w:r>
    </w:p>
    <w:p w14:paraId="3C152C0D" w14:textId="208344B9" w:rsidR="005A1ADC" w:rsidRDefault="005A1ADC" w:rsidP="0063383F">
      <w:pPr>
        <w:spacing w:before="240" w:line="360" w:lineRule="auto"/>
        <w:ind w:firstLine="720"/>
        <w:rPr>
          <w:color w:val="000000"/>
        </w:rPr>
      </w:pPr>
      <w:r>
        <w:rPr>
          <w:color w:val="000000"/>
        </w:rPr>
        <w:lastRenderedPageBreak/>
        <w:t xml:space="preserve">Assim, o objetivo deste estudo </w:t>
      </w:r>
      <w:r w:rsidRPr="00AF41B0">
        <w:rPr>
          <w:color w:val="000000"/>
        </w:rPr>
        <w:t xml:space="preserve">é </w:t>
      </w:r>
      <w:r w:rsidR="002901DE" w:rsidRPr="00AF41B0">
        <w:rPr>
          <w:color w:val="000000"/>
          <w:rPrChange w:id="0" w:author="Paulo Henrique dos Santos" w:date="2025-05-19T15:36:00Z" w16du:dateUtc="2025-05-19T18:36:00Z">
            <w:rPr>
              <w:color w:val="000000"/>
              <w:highlight w:val="green"/>
            </w:rPr>
          </w:rPrChange>
        </w:rPr>
        <w:t>desenvolver</w:t>
      </w:r>
      <w:r w:rsidR="00717F11" w:rsidRPr="00AF41B0">
        <w:rPr>
          <w:color w:val="000000"/>
          <w:rPrChange w:id="1" w:author="Paulo Henrique dos Santos" w:date="2025-05-19T15:36:00Z" w16du:dateUtc="2025-05-19T18:36:00Z">
            <w:rPr>
              <w:color w:val="000000"/>
              <w:highlight w:val="green"/>
            </w:rPr>
          </w:rPrChange>
        </w:rPr>
        <w:t xml:space="preserve"> e validar</w:t>
      </w:r>
      <w:ins w:id="2" w:author="Paulo Henrique dos Santos" w:date="2025-05-19T15:36:00Z" w16du:dateUtc="2025-05-19T18:36:00Z">
        <w:r w:rsidR="00AF41B0">
          <w:rPr>
            <w:color w:val="000000"/>
          </w:rPr>
          <w:t xml:space="preserve"> empiricamente</w:t>
        </w:r>
      </w:ins>
      <w:r w:rsidR="00850D30" w:rsidRPr="00AF41B0">
        <w:rPr>
          <w:color w:val="000000"/>
        </w:rPr>
        <w:t xml:space="preserve"> </w:t>
      </w:r>
      <w:r w:rsidR="002901DE" w:rsidRPr="00AF41B0">
        <w:rPr>
          <w:color w:val="000000"/>
        </w:rPr>
        <w:t>um</w:t>
      </w:r>
      <w:r w:rsidR="002901DE">
        <w:rPr>
          <w:color w:val="000000"/>
        </w:rPr>
        <w:t xml:space="preserve"> modelo de maturidade </w:t>
      </w:r>
      <w:r w:rsidR="00F6622F">
        <w:rPr>
          <w:color w:val="000000"/>
        </w:rPr>
        <w:t>da aplicação</w:t>
      </w:r>
      <w:r w:rsidR="002901DE">
        <w:rPr>
          <w:color w:val="000000"/>
        </w:rPr>
        <w:t xml:space="preserve"> da tecnologia blockchain </w:t>
      </w:r>
      <w:r w:rsidR="00252E30">
        <w:rPr>
          <w:color w:val="000000"/>
        </w:rPr>
        <w:t>em negócios da</w:t>
      </w:r>
      <w:r w:rsidR="00A71519">
        <w:rPr>
          <w:color w:val="000000"/>
        </w:rPr>
        <w:t xml:space="preserve"> CAS</w:t>
      </w:r>
      <w:r w:rsidR="002901DE">
        <w:rPr>
          <w:color w:val="000000"/>
        </w:rPr>
        <w:t xml:space="preserve">. Para atingir este objetivo, </w:t>
      </w:r>
      <w:r w:rsidR="003D4817">
        <w:rPr>
          <w:color w:val="000000"/>
        </w:rPr>
        <w:t>iremos recolher entrevistas</w:t>
      </w:r>
      <w:ins w:id="3" w:author="Ricardo Filipe Carreira Ramos" w:date="2025-05-18T16:13:00Z" w16du:dateUtc="2025-05-18T15:13:00Z">
        <w:r w:rsidR="002D26E1">
          <w:rPr>
            <w:color w:val="000000"/>
          </w:rPr>
          <w:t xml:space="preserve"> realizadas a</w:t>
        </w:r>
      </w:ins>
      <w:del w:id="4" w:author="Ricardo Filipe Carreira Ramos" w:date="2025-05-18T16:13:00Z" w16du:dateUtc="2025-05-18T15:13:00Z">
        <w:r w:rsidR="003D4817" w:rsidDel="002D26E1">
          <w:rPr>
            <w:color w:val="000000"/>
          </w:rPr>
          <w:delText xml:space="preserve"> </w:delText>
        </w:r>
        <w:r w:rsidR="00F94519" w:rsidDel="002D26E1">
          <w:rPr>
            <w:color w:val="000000"/>
          </w:rPr>
          <w:delText>de</w:delText>
        </w:r>
      </w:del>
      <w:r w:rsidR="00F94519">
        <w:rPr>
          <w:color w:val="000000"/>
        </w:rPr>
        <w:t xml:space="preserve"> especialistas </w:t>
      </w:r>
      <w:ins w:id="5" w:author="Ricardo Filipe Carreira Ramos" w:date="2025-05-18T16:13:00Z" w16du:dateUtc="2025-05-18T15:13:00Z">
        <w:del w:id="6" w:author="Paulo Henrique dos Santos" w:date="2025-05-19T15:39:00Z" w16du:dateUtc="2025-05-19T18:39:00Z">
          <w:r w:rsidR="002D26E1" w:rsidDel="00AF41B0">
            <w:rPr>
              <w:color w:val="000000"/>
            </w:rPr>
            <w:delText xml:space="preserve">e </w:delText>
          </w:r>
        </w:del>
      </w:ins>
      <w:del w:id="7" w:author="Paulo Henrique dos Santos" w:date="2025-05-19T15:39:00Z" w16du:dateUtc="2025-05-19T18:39:00Z">
        <w:r w:rsidR="003D4817" w:rsidDel="00AF41B0">
          <w:rPr>
            <w:color w:val="000000"/>
          </w:rPr>
          <w:delText xml:space="preserve">publicadas em </w:delText>
        </w:r>
        <w:commentRangeStart w:id="8"/>
        <w:commentRangeStart w:id="9"/>
        <w:r w:rsidR="003D4817" w:rsidDel="00AF41B0">
          <w:rPr>
            <w:color w:val="000000"/>
          </w:rPr>
          <w:delText xml:space="preserve">revistas </w:delText>
        </w:r>
        <w:r w:rsidR="00F94519" w:rsidDel="00AF41B0">
          <w:rPr>
            <w:color w:val="000000"/>
          </w:rPr>
          <w:delText>conceituadas</w:delText>
        </w:r>
      </w:del>
      <w:ins w:id="10" w:author="Paulo Henrique dos Santos" w:date="2025-05-19T15:39:00Z" w16du:dateUtc="2025-05-19T18:39:00Z">
        <w:r w:rsidR="00AF41B0">
          <w:rPr>
            <w:color w:val="000000"/>
          </w:rPr>
          <w:t>colhidas no Google,</w:t>
        </w:r>
      </w:ins>
      <w:r w:rsidR="00F94519">
        <w:rPr>
          <w:color w:val="000000"/>
        </w:rPr>
        <w:t xml:space="preserve"> </w:t>
      </w:r>
      <w:commentRangeEnd w:id="8"/>
      <w:r w:rsidR="007C75BE">
        <w:rPr>
          <w:rStyle w:val="Refdecomentrio"/>
        </w:rPr>
        <w:commentReference w:id="8"/>
      </w:r>
      <w:commentRangeEnd w:id="9"/>
      <w:r w:rsidR="0075111E">
        <w:rPr>
          <w:rStyle w:val="Refdecomentrio"/>
        </w:rPr>
        <w:commentReference w:id="9"/>
      </w:r>
      <w:r w:rsidR="00F94519">
        <w:rPr>
          <w:color w:val="000000"/>
        </w:rPr>
        <w:t>que abordam a aplicação da tecnologia no contexto do agronegócio</w:t>
      </w:r>
      <w:ins w:id="11" w:author="Paulo Henrique dos Santos" w:date="2025-05-19T15:39:00Z" w16du:dateUtc="2025-05-19T18:39:00Z">
        <w:r w:rsidR="00AF41B0">
          <w:rPr>
            <w:color w:val="000000"/>
          </w:rPr>
          <w:t xml:space="preserve"> sustentável</w:t>
        </w:r>
      </w:ins>
      <w:r w:rsidR="00F94519">
        <w:rPr>
          <w:color w:val="000000"/>
        </w:rPr>
        <w:t xml:space="preserve">. </w:t>
      </w:r>
      <w:commentRangeStart w:id="12"/>
      <w:commentRangeStart w:id="13"/>
      <w:r w:rsidR="006E650B">
        <w:rPr>
          <w:color w:val="000000"/>
        </w:rPr>
        <w:t xml:space="preserve">As entrevistas serão </w:t>
      </w:r>
      <w:del w:id="14" w:author="Ricardo Filipe Carreira Ramos" w:date="2025-05-18T16:16:00Z" w16du:dateUtc="2025-05-18T15:16:00Z">
        <w:r w:rsidR="006E650B" w:rsidDel="00921054">
          <w:rPr>
            <w:color w:val="000000"/>
          </w:rPr>
          <w:delText xml:space="preserve">divididas </w:delText>
        </w:r>
      </w:del>
      <w:ins w:id="15" w:author="Ricardo Filipe Carreira Ramos" w:date="2025-05-18T16:16:00Z" w16du:dateUtc="2025-05-18T15:16:00Z">
        <w:r w:rsidR="00921054">
          <w:rPr>
            <w:color w:val="000000"/>
          </w:rPr>
          <w:t xml:space="preserve">segmentadas </w:t>
        </w:r>
      </w:ins>
      <w:r w:rsidR="006E650B">
        <w:rPr>
          <w:color w:val="000000"/>
        </w:rPr>
        <w:t xml:space="preserve">por </w:t>
      </w:r>
      <w:del w:id="16" w:author="Ricardo Filipe Carreira Ramos" w:date="2025-05-18T16:16:00Z" w16du:dateUtc="2025-05-18T15:16:00Z">
        <w:r w:rsidR="006E650B" w:rsidDel="00921054">
          <w:rPr>
            <w:color w:val="000000"/>
          </w:rPr>
          <w:delText xml:space="preserve">cada </w:delText>
        </w:r>
      </w:del>
      <w:r w:rsidR="006E650B">
        <w:rPr>
          <w:color w:val="000000"/>
        </w:rPr>
        <w:t>nível</w:t>
      </w:r>
      <w:ins w:id="17" w:author="Ricardo Filipe Carreira Ramos" w:date="2025-05-18T16:16:00Z" w16du:dateUtc="2025-05-18T15:16:00Z">
        <w:r w:rsidR="00921054">
          <w:rPr>
            <w:color w:val="000000"/>
          </w:rPr>
          <w:t xml:space="preserve"> </w:t>
        </w:r>
      </w:ins>
      <w:r w:rsidR="006E650B">
        <w:rPr>
          <w:color w:val="000000"/>
        </w:rPr>
        <w:t xml:space="preserve">do </w:t>
      </w:r>
      <w:r w:rsidR="00265C02">
        <w:rPr>
          <w:color w:val="000000"/>
        </w:rPr>
        <w:t>modelo</w:t>
      </w:r>
      <w:r w:rsidR="006E650B">
        <w:rPr>
          <w:color w:val="000000"/>
        </w:rPr>
        <w:t xml:space="preserve"> de maturidade</w:t>
      </w:r>
      <w:ins w:id="18" w:author="Paulo Henrique dos Santos" w:date="2025-05-19T15:42:00Z" w16du:dateUtc="2025-05-19T18:42:00Z">
        <w:r w:rsidR="00AF41B0">
          <w:rPr>
            <w:color w:val="000000"/>
          </w:rPr>
          <w:t xml:space="preserve"> </w:t>
        </w:r>
      </w:ins>
      <w:sdt>
        <w:sdtPr>
          <w:rPr>
            <w:color w:val="000000"/>
          </w:rPr>
          <w:tag w:val="MENDELEY_CITATION_v3_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"/>
          <w:id w:val="-486408714"/>
          <w:placeholder>
            <w:docPart w:val="DefaultPlaceholder_-1854013440"/>
          </w:placeholder>
        </w:sdtPr>
        <w:sdtContent>
          <w:r w:rsidR="00637990" w:rsidRPr="00637990">
            <w:rPr>
              <w:color w:val="000000"/>
            </w:rPr>
            <w:t>(Piccinelli et al., 2021)</w:t>
          </w:r>
        </w:sdtContent>
      </w:sdt>
      <w:ins w:id="19" w:author="Paulo Henrique dos Santos" w:date="2025-05-19T15:42:00Z" w16du:dateUtc="2025-05-19T18:42:00Z">
        <w:r w:rsidR="00AF41B0">
          <w:rPr>
            <w:color w:val="000000"/>
          </w:rPr>
          <w:t>,</w:t>
        </w:r>
      </w:ins>
      <w:ins w:id="20" w:author="Ricardo Filipe Carreira Ramos" w:date="2025-05-18T16:17:00Z" w16du:dateUtc="2025-05-18T15:17:00Z">
        <w:r w:rsidR="00745A3E">
          <w:rPr>
            <w:color w:val="000000"/>
          </w:rPr>
          <w:t xml:space="preserve"> </w:t>
        </w:r>
        <w:del w:id="21" w:author="Paulo Henrique dos Santos" w:date="2025-05-19T15:42:00Z" w16du:dateUtc="2025-05-19T18:42:00Z">
          <w:r w:rsidR="00745A3E" w:rsidDel="00AF41B0">
            <w:rPr>
              <w:color w:val="000000"/>
            </w:rPr>
            <w:delText xml:space="preserve">(AUTHOR, </w:delText>
          </w:r>
          <w:commentRangeStart w:id="22"/>
          <w:r w:rsidR="00745A3E" w:rsidDel="00AF41B0">
            <w:rPr>
              <w:color w:val="000000"/>
            </w:rPr>
            <w:delText>YEAR</w:delText>
          </w:r>
          <w:commentRangeEnd w:id="22"/>
          <w:r w:rsidR="00745A3E" w:rsidDel="00AF41B0">
            <w:rPr>
              <w:rStyle w:val="Refdecomentrio"/>
            </w:rPr>
            <w:commentReference w:id="22"/>
          </w:r>
          <w:r w:rsidR="00745A3E" w:rsidDel="00AF41B0">
            <w:rPr>
              <w:color w:val="000000"/>
            </w:rPr>
            <w:delText>)</w:delText>
          </w:r>
          <w:r w:rsidR="00BC1369" w:rsidDel="00AF41B0">
            <w:rPr>
              <w:color w:val="000000"/>
            </w:rPr>
            <w:delText xml:space="preserve"> e </w:delText>
          </w:r>
        </w:del>
        <w:r w:rsidR="00BC1369">
          <w:rPr>
            <w:color w:val="000000"/>
          </w:rPr>
          <w:t>os tópicos</w:t>
        </w:r>
      </w:ins>
      <w:ins w:id="23" w:author="Ricardo Filipe Carreira Ramos" w:date="2025-05-18T16:18:00Z" w16du:dateUtc="2025-05-18T15:18:00Z">
        <w:r w:rsidR="00794359">
          <w:rPr>
            <w:color w:val="000000"/>
          </w:rPr>
          <w:t xml:space="preserve"> mais relevantes</w:t>
        </w:r>
      </w:ins>
      <w:ins w:id="24" w:author="Ricardo Filipe Carreira Ramos" w:date="2025-05-18T16:17:00Z" w16du:dateUtc="2025-05-18T15:17:00Z">
        <w:r w:rsidR="00BC1369">
          <w:rPr>
            <w:color w:val="000000"/>
          </w:rPr>
          <w:t xml:space="preserve"> referidos pelos</w:t>
        </w:r>
      </w:ins>
      <w:ins w:id="25" w:author="Ricardo Filipe Carreira Ramos" w:date="2025-05-18T16:18:00Z" w16du:dateUtc="2025-05-18T15:18:00Z">
        <w:r w:rsidR="00794359">
          <w:rPr>
            <w:color w:val="000000"/>
          </w:rPr>
          <w:t xml:space="preserve"> entrevistados serão identificados</w:t>
        </w:r>
      </w:ins>
      <w:ins w:id="26" w:author="Ricardo Filipe Carreira Ramos" w:date="2025-05-18T16:23:00Z" w16du:dateUtc="2025-05-18T15:23:00Z">
        <w:r w:rsidR="00E61187">
          <w:rPr>
            <w:color w:val="000000"/>
          </w:rPr>
          <w:t xml:space="preserve"> </w:t>
        </w:r>
        <w:del w:id="27" w:author="Paulo Henrique dos Santos" w:date="2025-05-19T15:42:00Z" w16du:dateUtc="2025-05-19T18:42:00Z">
          <w:r w:rsidR="00E61187" w:rsidDel="00AF41B0">
            <w:rPr>
              <w:color w:val="000000"/>
            </w:rPr>
            <w:delText>que</w:delText>
          </w:r>
        </w:del>
      </w:ins>
      <w:ins w:id="28" w:author="Paulo Henrique dos Santos" w:date="2025-05-19T15:42:00Z" w16du:dateUtc="2025-05-19T18:42:00Z">
        <w:r w:rsidR="00AF41B0">
          <w:rPr>
            <w:color w:val="000000"/>
          </w:rPr>
          <w:t>e</w:t>
        </w:r>
      </w:ins>
      <w:ins w:id="29" w:author="Ricardo Filipe Carreira Ramos" w:date="2025-05-18T16:23:00Z" w16du:dateUtc="2025-05-18T15:23:00Z">
        <w:r w:rsidR="00E61187">
          <w:rPr>
            <w:color w:val="000000"/>
          </w:rPr>
          <w:t xml:space="preserve"> servirão de base para a </w:t>
        </w:r>
        <w:del w:id="30" w:author="Paulo Henrique dos Santos" w:date="2025-05-19T15:45:00Z" w16du:dateUtc="2025-05-19T18:45:00Z">
          <w:r w:rsidR="00E61187" w:rsidDel="0075111E">
            <w:rPr>
              <w:color w:val="000000"/>
            </w:rPr>
            <w:delText>criação</w:delText>
          </w:r>
        </w:del>
      </w:ins>
      <w:ins w:id="31" w:author="Paulo Henrique dos Santos" w:date="2025-05-19T15:43:00Z" w16du:dateUtc="2025-05-19T18:43:00Z">
        <w:r w:rsidR="00AF41B0">
          <w:rPr>
            <w:color w:val="000000"/>
          </w:rPr>
          <w:t>identi</w:t>
        </w:r>
        <w:r w:rsidR="0075111E">
          <w:rPr>
            <w:color w:val="000000"/>
          </w:rPr>
          <w:t xml:space="preserve">ficação de critérios e dimensões </w:t>
        </w:r>
      </w:ins>
      <w:ins w:id="32" w:author="Paulo Henrique dos Santos" w:date="2025-05-19T15:44:00Z" w16du:dateUtc="2025-05-19T18:44:00Z">
        <w:r w:rsidR="0075111E">
          <w:rPr>
            <w:color w:val="000000"/>
          </w:rPr>
          <w:t>que se relacionam com os negócios da CAS.</w:t>
        </w:r>
      </w:ins>
      <w:ins w:id="33" w:author="Ricardo Filipe Carreira Ramos" w:date="2025-05-18T16:23:00Z" w16du:dateUtc="2025-05-18T15:23:00Z">
        <w:r w:rsidR="00E61187">
          <w:rPr>
            <w:color w:val="000000"/>
          </w:rPr>
          <w:t xml:space="preserve"> </w:t>
        </w:r>
      </w:ins>
      <w:ins w:id="34" w:author="Paulo Henrique dos Santos" w:date="2025-05-19T15:45:00Z" w16du:dateUtc="2025-05-19T18:45:00Z">
        <w:r w:rsidR="0075111E">
          <w:rPr>
            <w:color w:val="000000"/>
          </w:rPr>
          <w:t xml:space="preserve">A partir desta informações, será criado </w:t>
        </w:r>
      </w:ins>
      <w:ins w:id="35" w:author="Ricardo Filipe Carreira Ramos" w:date="2025-05-18T16:23:00Z" w16du:dateUtc="2025-05-18T15:23:00Z">
        <w:del w:id="36" w:author="Paulo Henrique dos Santos" w:date="2025-05-19T15:45:00Z" w16du:dateUtc="2025-05-19T18:45:00Z">
          <w:r w:rsidR="00E61187" w:rsidDel="0075111E">
            <w:rPr>
              <w:color w:val="000000"/>
            </w:rPr>
            <w:delText xml:space="preserve">de </w:delText>
          </w:r>
        </w:del>
        <w:r w:rsidR="00E61187">
          <w:rPr>
            <w:color w:val="000000"/>
          </w:rPr>
          <w:t>um questionário</w:t>
        </w:r>
      </w:ins>
      <w:ins w:id="37" w:author="Paulo Henrique dos Santos" w:date="2025-05-19T15:45:00Z" w16du:dateUtc="2025-05-19T18:45:00Z">
        <w:r w:rsidR="0075111E">
          <w:rPr>
            <w:color w:val="000000"/>
          </w:rPr>
          <w:t xml:space="preserve"> que dará suporte para </w:t>
        </w:r>
      </w:ins>
      <w:ins w:id="38" w:author="Ricardo Filipe Carreira Ramos" w:date="2025-05-18T16:24:00Z" w16du:dateUtc="2025-05-18T15:24:00Z">
        <w:del w:id="39" w:author="Paulo Henrique dos Santos" w:date="2025-05-19T15:45:00Z" w16du:dateUtc="2025-05-19T18:45:00Z">
          <w:r w:rsidR="0063383F" w:rsidDel="0075111E">
            <w:rPr>
              <w:color w:val="000000"/>
            </w:rPr>
            <w:delText xml:space="preserve"> que validará</w:delText>
          </w:r>
        </w:del>
      </w:ins>
      <w:ins w:id="40" w:author="Paulo Henrique dos Santos" w:date="2025-05-19T15:45:00Z" w16du:dateUtc="2025-05-19T18:45:00Z">
        <w:r w:rsidR="0075111E">
          <w:rPr>
            <w:color w:val="000000"/>
          </w:rPr>
          <w:t>validar empiricamente</w:t>
        </w:r>
      </w:ins>
      <w:ins w:id="41" w:author="Ricardo Filipe Carreira Ramos" w:date="2025-05-18T16:24:00Z" w16du:dateUtc="2025-05-18T15:24:00Z">
        <w:r w:rsidR="0063383F">
          <w:rPr>
            <w:color w:val="000000"/>
          </w:rPr>
          <w:t xml:space="preserve"> o nível de maturidade</w:t>
        </w:r>
        <w:r w:rsidR="0001128D">
          <w:rPr>
            <w:color w:val="000000"/>
          </w:rPr>
          <w:t xml:space="preserve"> de uma empresa</w:t>
        </w:r>
        <w:commentRangeEnd w:id="12"/>
        <w:r w:rsidR="0001128D">
          <w:rPr>
            <w:rStyle w:val="Refdecomentrio"/>
          </w:rPr>
          <w:commentReference w:id="12"/>
        </w:r>
      </w:ins>
      <w:commentRangeEnd w:id="13"/>
      <w:r w:rsidR="0075111E">
        <w:rPr>
          <w:rStyle w:val="Refdecomentrio"/>
        </w:rPr>
        <w:commentReference w:id="13"/>
      </w:r>
      <w:ins w:id="42" w:author="Paulo Henrique dos Santos" w:date="2025-05-19T15:43:00Z" w16du:dateUtc="2025-05-19T18:43:00Z">
        <w:r w:rsidR="00AF41B0">
          <w:rPr>
            <w:color w:val="000000"/>
          </w:rPr>
          <w:t>.</w:t>
        </w:r>
      </w:ins>
      <w:del w:id="43" w:author="Ricardo Filipe Carreira Ramos" w:date="2025-05-18T16:17:00Z" w16du:dateUtc="2025-05-18T15:17:00Z">
        <w:r w:rsidR="006E650B" w:rsidDel="00BC1369">
          <w:rPr>
            <w:color w:val="000000"/>
          </w:rPr>
          <w:delText>.</w:delText>
        </w:r>
      </w:del>
      <w:del w:id="44" w:author="Ricardo Filipe Carreira Ramos" w:date="2025-05-18T16:18:00Z" w16du:dateUtc="2025-05-18T15:18:00Z">
        <w:r w:rsidR="009568A9" w:rsidDel="00794359">
          <w:rPr>
            <w:color w:val="000000"/>
          </w:rPr>
          <w:delText xml:space="preserve"> Para compreender a visão dos especialistas sobre cada um dos níveis, </w:delText>
        </w:r>
        <w:r w:rsidR="00697507" w:rsidDel="00794359">
          <w:rPr>
            <w:color w:val="000000"/>
          </w:rPr>
          <w:delText xml:space="preserve">iremos implementar </w:delText>
        </w:r>
      </w:del>
      <w:del w:id="45" w:author="Ricardo Filipe Carreira Ramos" w:date="2025-05-18T16:22:00Z" w16du:dateUtc="2025-05-18T15:22:00Z">
        <w:r w:rsidR="00697507" w:rsidDel="006E05C8">
          <w:rPr>
            <w:color w:val="000000"/>
          </w:rPr>
          <w:delText xml:space="preserve">o BERTopic Modeling </w:delText>
        </w:r>
      </w:del>
      <w:del w:id="46" w:author="Ricardo Filipe Carreira Ramos" w:date="2025-05-18T16:18:00Z" w16du:dateUtc="2025-05-18T15:18:00Z">
        <w:r w:rsidR="00697507" w:rsidDel="00794359">
          <w:rPr>
            <w:color w:val="000000"/>
          </w:rPr>
          <w:delText xml:space="preserve">para </w:delText>
        </w:r>
        <w:r w:rsidR="00234536" w:rsidDel="00794359">
          <w:rPr>
            <w:color w:val="000000"/>
          </w:rPr>
          <w:delText>identificar os tópicos mais relevantes de cada nível</w:delText>
        </w:r>
        <w:r w:rsidR="00040A75" w:rsidDel="00794359">
          <w:rPr>
            <w:color w:val="000000"/>
          </w:rPr>
          <w:delText xml:space="preserve"> </w:delText>
        </w:r>
      </w:del>
      <w:customXmlDelRangeStart w:id="47" w:author="Paulo Henrique dos Santos" w:date="2025-05-19T15:43:00Z"/>
      <w:sdt>
        <w:sdtPr>
          <w:rPr>
            <w:color w:val="000000"/>
          </w:rPr>
          <w:tag w:val="MENDELEY_CITATION_v3_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"/>
          <w:id w:val="1117725728"/>
          <w:placeholder>
            <w:docPart w:val="8E12C94908FF4860BC56E55B7506EAC7"/>
          </w:placeholder>
        </w:sdtPr>
        <w:sdtContent>
          <w:customXmlDelRangeEnd w:id="47"/>
          <w:customXmlDelRangeStart w:id="48" w:author="Paulo Henrique dos Santos" w:date="2025-05-19T15:43:00Z"/>
        </w:sdtContent>
      </w:sdt>
      <w:customXmlDelRangeEnd w:id="48"/>
      <w:del w:id="49" w:author="Ricardo Filipe Carreira Ramos" w:date="2025-05-18T16:18:00Z" w16du:dateUtc="2025-05-18T15:18:00Z">
        <w:r w:rsidR="00234536" w:rsidDel="00956CD2">
          <w:rPr>
            <w:color w:val="000000"/>
          </w:rPr>
          <w:delText>.</w:delText>
        </w:r>
      </w:del>
      <w:del w:id="50" w:author="Ricardo Filipe Carreira Ramos" w:date="2025-05-18T16:23:00Z" w16du:dateUtc="2025-05-18T15:23:00Z">
        <w:r w:rsidR="00234536" w:rsidDel="0063383F">
          <w:rPr>
            <w:color w:val="000000"/>
          </w:rPr>
          <w:delText xml:space="preserve"> </w:delText>
        </w:r>
        <w:r w:rsidR="00717F11" w:rsidRPr="001001C2" w:rsidDel="0063383F">
          <w:rPr>
            <w:color w:val="000000"/>
            <w:highlight w:val="green"/>
          </w:rPr>
          <w:delText>Este estudo exploratório possibilitará a identificação de tópicos referidos em cada nível, proporcionando uma ferramenta de recolha de dados para avaliar o nível de maturidade blockchain em que a empresa da CAS se encontra</w:delText>
        </w:r>
      </w:del>
      <w:del w:id="51" w:author="Paulo Henrique dos Santos" w:date="2025-05-19T15:42:00Z" w16du:dateUtc="2025-05-19T18:42:00Z">
        <w:r w:rsidR="001001C2" w:rsidRPr="001001C2" w:rsidDel="00AF41B0">
          <w:rPr>
            <w:color w:val="000000"/>
            <w:highlight w:val="green"/>
          </w:rPr>
          <w:delText>.</w:delText>
        </w:r>
      </w:del>
      <w:r w:rsidR="00D60B40">
        <w:rPr>
          <w:color w:val="000000"/>
        </w:rPr>
        <w:t xml:space="preserve"> </w:t>
      </w:r>
      <w:r w:rsidR="00631A7C">
        <w:rPr>
          <w:color w:val="000000"/>
        </w:rPr>
        <w:t>Espera-se que os resultados deste estudo auxiliem</w:t>
      </w:r>
      <w:r w:rsidR="0034281D">
        <w:rPr>
          <w:color w:val="000000"/>
        </w:rPr>
        <w:t xml:space="preserve"> gestores </w:t>
      </w:r>
      <w:r w:rsidR="00631A7C">
        <w:rPr>
          <w:color w:val="000000"/>
        </w:rPr>
        <w:t>de negócios da CAS</w:t>
      </w:r>
      <w:r w:rsidR="0034281D">
        <w:rPr>
          <w:color w:val="000000"/>
        </w:rPr>
        <w:t xml:space="preserve"> com informações relevantes</w:t>
      </w:r>
      <w:r w:rsidR="00631A7C">
        <w:rPr>
          <w:color w:val="000000"/>
        </w:rPr>
        <w:t>, permitindo</w:t>
      </w:r>
      <w:r w:rsidR="0034281D">
        <w:rPr>
          <w:color w:val="000000"/>
        </w:rPr>
        <w:t xml:space="preserve"> </w:t>
      </w:r>
      <w:r w:rsidR="006E025E">
        <w:rPr>
          <w:color w:val="000000"/>
        </w:rPr>
        <w:t xml:space="preserve">identificar o estágio de maturidade em que as suas empresas se posicionam e os próximos passos a desenvolver para o sucesso da </w:t>
      </w:r>
      <w:r w:rsidR="00631A7C">
        <w:rPr>
          <w:color w:val="000000"/>
        </w:rPr>
        <w:t>aplicação</w:t>
      </w:r>
      <w:r w:rsidR="006E025E">
        <w:rPr>
          <w:color w:val="000000"/>
        </w:rPr>
        <w:t xml:space="preserve"> a longo prazo.</w:t>
      </w:r>
    </w:p>
    <w:p w14:paraId="4E35F87E" w14:textId="19931411" w:rsidR="00FE04D5" w:rsidRDefault="00FE04D5" w:rsidP="00FE04D5">
      <w:pPr>
        <w:pStyle w:val="Ttulo2"/>
        <w:numPr>
          <w:ilvl w:val="0"/>
          <w:numId w:val="0"/>
        </w:numPr>
        <w:tabs>
          <w:tab w:val="left" w:pos="284"/>
        </w:tabs>
        <w:spacing w:before="280" w:after="280"/>
        <w:ind w:left="714"/>
      </w:pPr>
      <w:r w:rsidRPr="008614B5">
        <w:t xml:space="preserve">2. </w:t>
      </w:r>
      <w:r w:rsidR="00A61349">
        <w:t>Revisão da Literatura</w:t>
      </w:r>
    </w:p>
    <w:p w14:paraId="6231897C" w14:textId="3F865A30" w:rsidR="0066642A" w:rsidRDefault="00A61349" w:rsidP="001D3E0E">
      <w:pPr>
        <w:spacing w:before="240" w:line="360" w:lineRule="auto"/>
        <w:ind w:firstLine="720"/>
        <w:rPr>
          <w:color w:val="000000"/>
        </w:rPr>
      </w:pPr>
      <w:r w:rsidRPr="00A61349">
        <w:rPr>
          <w:color w:val="000000"/>
        </w:rPr>
        <w:t xml:space="preserve">Compreender as fases de desenvolvimento da aplicação da tecnologia blockchain em contextos particulares é fundamental para enfrentar os desafios de prolongar o tempo de vida destes projetos </w:t>
      </w:r>
      <w:sdt>
        <w:sdtPr>
          <w:rPr>
            <w:color w:val="000000"/>
          </w:rPr>
          <w:tag w:val="MENDELEY_CITATION_v3_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"/>
          <w:id w:val="-771170145"/>
          <w:placeholder>
            <w:docPart w:val="FA159B5265F745F399D3BA8F4128CE05"/>
          </w:placeholder>
        </w:sdtPr>
        <w:sdtContent>
          <w:r w:rsidR="00637990" w:rsidRPr="00637990">
            <w:rPr>
              <w:color w:val="000000"/>
            </w:rPr>
            <w:t>(Song et al., 2022)</w:t>
          </w:r>
        </w:sdtContent>
      </w:sdt>
      <w:r w:rsidR="00B8431F">
        <w:rPr>
          <w:color w:val="000000"/>
        </w:rPr>
        <w:t xml:space="preserve">, além de </w:t>
      </w:r>
      <w:r w:rsidRPr="00A61349">
        <w:rPr>
          <w:color w:val="000000"/>
        </w:rPr>
        <w:t xml:space="preserve">absorver as vantagens oriundas de seu uso </w:t>
      </w:r>
      <w:sdt>
        <w:sdtPr>
          <w:rPr>
            <w:color w:val="000000"/>
          </w:rPr>
          <w:tag w:val="MENDELEY_CITATION_v3_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"/>
          <w:id w:val="559671538"/>
          <w:placeholder>
            <w:docPart w:val="FA159B5265F745F399D3BA8F4128CE05"/>
          </w:placeholder>
        </w:sdtPr>
        <w:sdtContent>
          <w:r w:rsidR="00637990" w:rsidRPr="00637990">
            <w:rPr>
              <w:color w:val="000000"/>
            </w:rPr>
            <w:t>(Gohar, 2024)</w:t>
          </w:r>
        </w:sdtContent>
      </w:sdt>
      <w:r w:rsidRPr="00A61349">
        <w:rPr>
          <w:color w:val="000000"/>
        </w:rPr>
        <w:t xml:space="preserve">. Assim, para atender à demanda sustentável global </w:t>
      </w:r>
      <w:sdt>
        <w:sdtPr>
          <w:rPr>
            <w:color w:val="000000"/>
          </w:rPr>
          <w:tag w:val="MENDELEY_CITATION_v3_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"/>
          <w:id w:val="1049113072"/>
          <w:placeholder>
            <w:docPart w:val="FA159B5265F745F399D3BA8F4128CE05"/>
          </w:placeholder>
        </w:sdtPr>
        <w:sdtContent>
          <w:r w:rsidR="00637990" w:rsidRPr="00637990">
            <w:rPr>
              <w:color w:val="000000"/>
            </w:rPr>
            <w:t>(Njualem, 2022)</w:t>
          </w:r>
        </w:sdtContent>
      </w:sdt>
      <w:r w:rsidRPr="00A61349">
        <w:rPr>
          <w:color w:val="000000"/>
        </w:rPr>
        <w:t xml:space="preserve">, é necessário que esforços aconteçam em direção a maturidade de tecnologias inovadoras despontadas para solucionar desafios atuais </w:t>
      </w:r>
      <w:sdt>
        <w:sdtPr>
          <w:rPr>
            <w:color w:val="000000"/>
          </w:rPr>
          <w:tag w:val="MENDELEY_CITATION_v3_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"/>
          <w:id w:val="759027787"/>
          <w:placeholder>
            <w:docPart w:val="FA159B5265F745F399D3BA8F4128CE05"/>
          </w:placeholder>
        </w:sdtPr>
        <w:sdtContent>
          <w:r w:rsidR="00637990" w:rsidRPr="00637990">
            <w:rPr>
              <w:color w:val="000000"/>
            </w:rPr>
            <w:t>(Kurniawan et al., 2025)</w:t>
          </w:r>
        </w:sdtContent>
      </w:sdt>
      <w:r w:rsidRPr="00A61349">
        <w:rPr>
          <w:color w:val="000000"/>
        </w:rPr>
        <w:t>.</w:t>
      </w:r>
    </w:p>
    <w:p w14:paraId="6A0E0CF6" w14:textId="2F094C33" w:rsidR="00A61349" w:rsidRPr="008614B5" w:rsidRDefault="00A61349" w:rsidP="00A61349">
      <w:pPr>
        <w:pStyle w:val="Ttulo2"/>
        <w:numPr>
          <w:ilvl w:val="1"/>
          <w:numId w:val="20"/>
        </w:numPr>
        <w:tabs>
          <w:tab w:val="left" w:pos="284"/>
        </w:tabs>
        <w:spacing w:before="280" w:after="280"/>
      </w:pPr>
      <w:r w:rsidRPr="00A61349">
        <w:t>Modelos de maturidade aplicados à blockchain</w:t>
      </w:r>
    </w:p>
    <w:p w14:paraId="0B6D3E26" w14:textId="4824747C" w:rsidR="007379FC" w:rsidRDefault="007379FC" w:rsidP="007379FC">
      <w:pPr>
        <w:spacing w:before="240" w:line="360" w:lineRule="auto"/>
        <w:ind w:firstLine="720"/>
      </w:pPr>
      <w:r w:rsidRPr="007379FC">
        <w:t xml:space="preserve">Modelos de maturidade são importantes para mostrar a ordem de classificação de fatores críticos de sucesso em relação à aplicação blockchain </w:t>
      </w:r>
      <w:sdt>
        <w:sdtPr>
          <w:rPr>
            <w:color w:val="000000"/>
          </w:rPr>
          <w:tag w:val="MENDELEY_CITATION_v3_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"/>
          <w:id w:val="2053951930"/>
          <w:placeholder>
            <w:docPart w:val="1DB1EEE6D1F1421A89573FB67F769D1B"/>
          </w:placeholder>
        </w:sdtPr>
        <w:sdtContent>
          <w:r w:rsidR="00637990" w:rsidRPr="00637990">
            <w:rPr>
              <w:color w:val="000000"/>
            </w:rPr>
            <w:t>(Akbar et al., 2022a)</w:t>
          </w:r>
        </w:sdtContent>
      </w:sdt>
      <w:r w:rsidRPr="007379FC">
        <w:t xml:space="preserve">, </w:t>
      </w:r>
      <w:r w:rsidR="007C17D9">
        <w:t xml:space="preserve">pois avaliam </w:t>
      </w:r>
      <w:r w:rsidRPr="007379FC">
        <w:t xml:space="preserve">a integridade ecológica da aplicação </w:t>
      </w:r>
      <w:sdt>
        <w:sdtPr>
          <w:rPr>
            <w:color w:val="000000"/>
          </w:rPr>
          <w:tag w:val="MENDELEY_CITATION_v3_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"/>
          <w:id w:val="-730459699"/>
          <w:placeholder>
            <w:docPart w:val="1DB1EEE6D1F1421A89573FB67F769D1B"/>
          </w:placeholder>
        </w:sdtPr>
        <w:sdtContent>
          <w:r w:rsidR="00637990" w:rsidRPr="00637990">
            <w:rPr>
              <w:color w:val="000000"/>
            </w:rPr>
            <w:t>(Yang et al., 2021)</w:t>
          </w:r>
        </w:sdtContent>
      </w:sdt>
      <w:r w:rsidRPr="007379FC">
        <w:t xml:space="preserve">, além de projetar ações que levam a um conjunto de diretrizes e/ou soluções em contextos específicos </w:t>
      </w:r>
      <w:sdt>
        <w:sdtPr>
          <w:rPr>
            <w:color w:val="000000"/>
          </w:rPr>
          <w:tag w:val="MENDELEY_CITATION_v3_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"/>
          <w:id w:val="-844548145"/>
          <w:placeholder>
            <w:docPart w:val="1DB1EEE6D1F1421A89573FB67F769D1B"/>
          </w:placeholder>
        </w:sdtPr>
        <w:sdtContent>
          <w:r w:rsidR="00637990" w:rsidRPr="00637990">
            <w:rPr>
              <w:color w:val="000000"/>
            </w:rPr>
            <w:t>(Hamidi et al., 2024)</w:t>
          </w:r>
        </w:sdtContent>
      </w:sdt>
      <w:r w:rsidRPr="007379FC">
        <w:t>.</w:t>
      </w:r>
    </w:p>
    <w:p w14:paraId="1F16C36A" w14:textId="67BBAD91" w:rsidR="00A552A5" w:rsidRDefault="00A552A5" w:rsidP="007379FC">
      <w:pPr>
        <w:spacing w:before="240" w:line="360" w:lineRule="auto"/>
        <w:ind w:firstLine="720"/>
      </w:pPr>
      <w:r>
        <w:t>Compreende-se</w:t>
      </w:r>
      <w:r w:rsidR="007C17D9">
        <w:t xml:space="preserve"> modelos de maturidade,</w:t>
      </w:r>
      <w:r>
        <w:t xml:space="preserve"> como</w:t>
      </w:r>
      <w:r w:rsidRPr="00A552A5">
        <w:t xml:space="preserve"> estruturas de níveis, geralmente empregadas no nascimento de uma tecnologia</w:t>
      </w:r>
      <w:r w:rsidR="007C17D9">
        <w:t>,</w:t>
      </w:r>
      <w:r w:rsidRPr="00A552A5">
        <w:t xml:space="preserve"> para julgar quando ela atingiu a maturidade </w:t>
      </w:r>
      <w:sdt>
        <w:sdtPr>
          <w:rPr>
            <w:color w:val="000000"/>
          </w:rPr>
          <w:tag w:val="MENDELEY_CITATION_v3_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"/>
          <w:id w:val="338979618"/>
          <w:placeholder>
            <w:docPart w:val="1762D1E3977D45DE90BA7B765464F540"/>
          </w:placeholder>
        </w:sdtPr>
        <w:sdtContent>
          <w:r w:rsidR="00637990" w:rsidRPr="00637990">
            <w:rPr>
              <w:color w:val="000000"/>
            </w:rPr>
            <w:t>(Yang et al., 2021)</w:t>
          </w:r>
        </w:sdtContent>
      </w:sdt>
      <w:r w:rsidRPr="00A552A5">
        <w:t xml:space="preserve">. Trata-se de um conjunto de níveis estruturados de capacidade de gestão </w:t>
      </w:r>
      <w:sdt>
        <w:sdtPr>
          <w:rPr>
            <w:color w:val="000000"/>
          </w:rPr>
          <w:tag w:val="MENDELEY_CITATION_v3_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"/>
          <w:id w:val="-372468654"/>
          <w:placeholder>
            <w:docPart w:val="1762D1E3977D45DE90BA7B765464F540"/>
          </w:placeholder>
        </w:sdtPr>
        <w:sdtContent>
          <w:r w:rsidR="00637990" w:rsidRPr="00637990">
            <w:rPr>
              <w:color w:val="000000"/>
            </w:rPr>
            <w:t>(de Almeida Santos et al., 2020)</w:t>
          </w:r>
        </w:sdtContent>
      </w:sdt>
      <w:r w:rsidRPr="00A552A5">
        <w:t xml:space="preserve">. </w:t>
      </w:r>
      <w:r>
        <w:t>Definem</w:t>
      </w:r>
      <w:r w:rsidRPr="00A552A5">
        <w:t xml:space="preserve"> mudanças no espaço do problema</w:t>
      </w:r>
      <w:r w:rsidR="00B8431F">
        <w:t xml:space="preserve"> e </w:t>
      </w:r>
      <w:r>
        <w:t>são</w:t>
      </w:r>
      <w:r w:rsidRPr="00A552A5">
        <w:t xml:space="preserve"> essenciais em contextos de intervenção</w:t>
      </w:r>
      <w:r>
        <w:t xml:space="preserve"> </w:t>
      </w:r>
      <w:sdt>
        <w:sdtPr>
          <w:rPr>
            <w:color w:val="000000"/>
          </w:rPr>
          <w:tag w:val="MENDELEY_CITATION_v3_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"/>
          <w:id w:val="-1809853974"/>
          <w:placeholder>
            <w:docPart w:val="2163162FDE11463AA547E811972532ED"/>
          </w:placeholder>
        </w:sdtPr>
        <w:sdtContent>
          <w:r w:rsidR="00637990" w:rsidRPr="00637990">
            <w:rPr>
              <w:color w:val="000000"/>
            </w:rPr>
            <w:t>(Bueno et al., 2025)</w:t>
          </w:r>
        </w:sdtContent>
      </w:sdt>
      <w:r w:rsidR="001D21EF">
        <w:t>. A</w:t>
      </w:r>
      <w:r>
        <w:t xml:space="preserve">lém de fornecer </w:t>
      </w:r>
      <w:r w:rsidRPr="00A552A5">
        <w:t xml:space="preserve">ferramentas práticas </w:t>
      </w:r>
      <w:r>
        <w:t>para</w:t>
      </w:r>
      <w:r w:rsidRPr="00A552A5">
        <w:t xml:space="preserve"> avaliação e melhoria de processos de negócios </w:t>
      </w:r>
      <w:sdt>
        <w:sdtPr>
          <w:rPr>
            <w:color w:val="000000"/>
          </w:rPr>
          <w:tag w:val="MENDELEY_CITATION_v3_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"/>
          <w:id w:val="18979393"/>
          <w:placeholder>
            <w:docPart w:val="2163162FDE11463AA547E811972532ED"/>
          </w:placeholder>
        </w:sdtPr>
        <w:sdtContent>
          <w:r w:rsidR="00637990" w:rsidRPr="00637990">
            <w:rPr>
              <w:color w:val="000000"/>
            </w:rPr>
            <w:t>(Roshandel et al., 2025)</w:t>
          </w:r>
        </w:sdtContent>
      </w:sdt>
      <w:r w:rsidRPr="00A552A5">
        <w:t>.</w:t>
      </w:r>
    </w:p>
    <w:p w14:paraId="44D51E1D" w14:textId="7073D0C8" w:rsidR="00B8431F" w:rsidRDefault="007379FC" w:rsidP="00B8431F">
      <w:pPr>
        <w:spacing w:before="240" w:line="360" w:lineRule="auto"/>
        <w:ind w:firstLine="720"/>
      </w:pPr>
      <w:r w:rsidRPr="007379FC">
        <w:t xml:space="preserve">As estruturas dos modelos de maturidade blockchain existentes tem sua base nos cinco níveis do Capability Maturity Model (CMM) </w:t>
      </w:r>
      <w:sdt>
        <w:sdtPr>
          <w:rPr>
            <w:color w:val="000000"/>
          </w:rPr>
          <w:tag w:val="MENDELEY_CITATION_v3_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"/>
          <w:id w:val="-507603961"/>
          <w:placeholder>
            <w:docPart w:val="C98BBF5ADE77493D9D7B66521078EA99"/>
          </w:placeholder>
        </w:sdtPr>
        <w:sdtContent>
          <w:r w:rsidR="00637990" w:rsidRPr="00637990">
            <w:rPr>
              <w:color w:val="000000"/>
            </w:rPr>
            <w:t>(Richter et al., 2018; Yang et al., 2021)</w:t>
          </w:r>
        </w:sdtContent>
      </w:sdt>
      <w:r w:rsidRPr="007379FC">
        <w:t xml:space="preserve">, ancorado em teorias e modelos pré-existentes, como a Total Quality Management </w:t>
      </w:r>
      <w:sdt>
        <w:sdtPr>
          <w:rPr>
            <w:color w:val="000000"/>
          </w:rPr>
          <w:tag w:val="MENDELEY_CITATION_v3_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"/>
          <w:id w:val="537777155"/>
          <w:placeholder>
            <w:docPart w:val="C98BBF5ADE77493D9D7B66521078EA99"/>
          </w:placeholder>
        </w:sdtPr>
        <w:sdtContent>
          <w:r w:rsidR="00637990" w:rsidRPr="00637990">
            <w:rPr>
              <w:color w:val="000000"/>
            </w:rPr>
            <w:t>(Prasad et al., 2024)</w:t>
          </w:r>
        </w:sdtContent>
      </w:sdt>
      <w:r w:rsidRPr="007379FC">
        <w:t xml:space="preserve">, ciclo PDCA </w:t>
      </w:r>
      <w:sdt>
        <w:sdtPr>
          <w:rPr>
            <w:color w:val="000000"/>
          </w:rPr>
          <w:tag w:val="MENDELEY_CITATION_v3_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"/>
          <w:id w:val="-843083261"/>
          <w:placeholder>
            <w:docPart w:val="C98BBF5ADE77493D9D7B66521078EA99"/>
          </w:placeholder>
        </w:sdtPr>
        <w:sdtContent>
          <w:r w:rsidR="00637990" w:rsidRPr="00637990">
            <w:rPr>
              <w:color w:val="000000"/>
            </w:rPr>
            <w:t>(Wu et al., 2006)</w:t>
          </w:r>
        </w:sdtContent>
      </w:sdt>
      <w:r w:rsidRPr="007379FC">
        <w:t xml:space="preserve">, Teoria da Maturidade Organizacional </w:t>
      </w:r>
      <w:sdt>
        <w:sdtPr>
          <w:rPr>
            <w:color w:val="000000"/>
          </w:rPr>
          <w:tag w:val="MENDELEY_CITATION_v3_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"/>
          <w:id w:val="-488867592"/>
          <w:placeholder>
            <w:docPart w:val="C98BBF5ADE77493D9D7B66521078EA99"/>
          </w:placeholder>
        </w:sdtPr>
        <w:sdtContent>
          <w:r w:rsidR="00637990" w:rsidRPr="00637990">
            <w:rPr>
              <w:color w:val="000000"/>
            </w:rPr>
            <w:t>(Dayyala et al., 2022)</w:t>
          </w:r>
        </w:sdtContent>
      </w:sdt>
      <w:r w:rsidRPr="007379FC">
        <w:t xml:space="preserve"> e a Teoria da Engenharia de Software </w:t>
      </w:r>
      <w:sdt>
        <w:sdtPr>
          <w:rPr>
            <w:color w:val="000000"/>
          </w:rPr>
          <w:tag w:val="MENDELEY_CITATION_v3_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"/>
          <w:id w:val="321325591"/>
          <w:placeholder>
            <w:docPart w:val="C98BBF5ADE77493D9D7B66521078EA99"/>
          </w:placeholder>
        </w:sdtPr>
        <w:sdtContent>
          <w:r w:rsidR="00637990" w:rsidRPr="00637990">
            <w:rPr>
              <w:color w:val="000000"/>
            </w:rPr>
            <w:t>(Harter et al., 2000)</w:t>
          </w:r>
        </w:sdtContent>
      </w:sdt>
      <w:r>
        <w:t>. Pesquisas anteriores utiliza</w:t>
      </w:r>
      <w:r w:rsidR="00A552A5">
        <w:t>ram</w:t>
      </w:r>
      <w:r>
        <w:t xml:space="preserve"> o CMM </w:t>
      </w:r>
      <w:r w:rsidRPr="007379FC">
        <w:t xml:space="preserve">como base geral para criar modelos de maturidade </w:t>
      </w:r>
      <w:sdt>
        <w:sdtPr>
          <w:rPr>
            <w:color w:val="000000"/>
          </w:rPr>
          <w:tag w:val="MENDELEY_CITATION_v3_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"/>
          <w:id w:val="1374888900"/>
          <w:placeholder>
            <w:docPart w:val="C98BBF5ADE77493D9D7B66521078EA99"/>
          </w:placeholder>
        </w:sdtPr>
        <w:sdtContent>
          <w:r w:rsidR="00637990" w:rsidRPr="00637990">
            <w:rPr>
              <w:color w:val="000000"/>
            </w:rPr>
            <w:t>(e.g., Bai et al., 2024)</w:t>
          </w:r>
        </w:sdtContent>
      </w:sdt>
      <w:r w:rsidRPr="007379FC">
        <w:t xml:space="preserve"> </w:t>
      </w:r>
      <w:r w:rsidR="00B8431F">
        <w:t>e</w:t>
      </w:r>
      <w:r>
        <w:t xml:space="preserve"> demonstraram ser eficientes em julgar a maturidade da aplicação blockchain em suas áreas </w:t>
      </w:r>
      <w:sdt>
        <w:sdtPr>
          <w:rPr>
            <w:color w:val="000000"/>
          </w:rPr>
          <w:tag w:val="MENDELEY_CITATION_v3_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"/>
          <w:id w:val="211004444"/>
          <w:placeholder>
            <w:docPart w:val="DefaultPlaceholder_-1854013440"/>
          </w:placeholder>
        </w:sdtPr>
        <w:sdtContent>
          <w:r w:rsidR="00637990" w:rsidRPr="00637990">
            <w:rPr>
              <w:color w:val="000000"/>
            </w:rPr>
            <w:t xml:space="preserve">(e.g., </w:t>
          </w:r>
          <w:r w:rsidR="00637990" w:rsidRPr="00637990">
            <w:rPr>
              <w:color w:val="000000"/>
            </w:rPr>
            <w:lastRenderedPageBreak/>
            <w:t>Ronaghi, 2021)</w:t>
          </w:r>
        </w:sdtContent>
      </w:sdt>
      <w:r>
        <w:t>.</w:t>
      </w:r>
      <w:r w:rsidR="00237B39">
        <w:t xml:space="preserve"> Então, baseando-se </w:t>
      </w:r>
      <w:r w:rsidR="00674E90">
        <w:t>na literatura existente</w:t>
      </w:r>
      <w:r w:rsidR="00237B39">
        <w:t>, este estudo constrói uma estrutura</w:t>
      </w:r>
      <w:r w:rsidR="00E62C95">
        <w:t xml:space="preserve"> preliminar genérica</w:t>
      </w:r>
      <w:r w:rsidR="00237B39">
        <w:t xml:space="preserve"> de cinco níveis</w:t>
      </w:r>
      <w:r w:rsidR="003A2A98">
        <w:t xml:space="preserve"> </w:t>
      </w:r>
      <w:r w:rsidR="004B12E3">
        <w:t>de maturidade em blockchain</w:t>
      </w:r>
      <w:r w:rsidR="00E62C95">
        <w:t xml:space="preserve"> consonante à negócios sustentáveis</w:t>
      </w:r>
      <w:r w:rsidR="004B12E3">
        <w:t xml:space="preserve"> </w:t>
      </w:r>
      <w:r w:rsidR="003A2A98">
        <w:t>(Tabela 1)</w:t>
      </w:r>
      <w:r w:rsidR="004B12E3">
        <w:t>.</w:t>
      </w:r>
    </w:p>
    <w:p w14:paraId="7964A025" w14:textId="77777777" w:rsidR="005B743A" w:rsidRDefault="005B743A" w:rsidP="00B8431F">
      <w:pPr>
        <w:spacing w:before="240" w:line="360" w:lineRule="auto"/>
        <w:ind w:firstLine="720"/>
      </w:pPr>
    </w:p>
    <w:p w14:paraId="19299A4F" w14:textId="6F6013ED" w:rsidR="005B743A" w:rsidRDefault="005B743A" w:rsidP="005B743A">
      <w:pPr>
        <w:pStyle w:val="Legenda"/>
        <w:keepNext/>
      </w:pPr>
      <w:r>
        <w:t xml:space="preserve">Tabela </w:t>
      </w:r>
      <w:r>
        <w:fldChar w:fldCharType="begin"/>
      </w:r>
      <w:r>
        <w:instrText xml:space="preserve"> SEQ Tabela \* ARABIC </w:instrText>
      </w:r>
      <w:r>
        <w:fldChar w:fldCharType="separate"/>
      </w:r>
      <w:r>
        <w:rPr>
          <w:noProof/>
        </w:rPr>
        <w:t>1</w:t>
      </w:r>
      <w:r>
        <w:rPr>
          <w:noProof/>
        </w:rPr>
        <w:fldChar w:fldCharType="end"/>
      </w:r>
      <w:r>
        <w:t xml:space="preserve"> . </w:t>
      </w:r>
      <w:r w:rsidR="00970EA5">
        <w:t>Estrutura preliminar de cinco níveis de maturidade em blockchain.</w:t>
      </w:r>
    </w:p>
    <w:tbl>
      <w:tblPr>
        <w:tblW w:w="8940" w:type="dxa"/>
        <w:jc w:val="center"/>
        <w:tblCellMar>
          <w:left w:w="70" w:type="dxa"/>
          <w:right w:w="70" w:type="dxa"/>
        </w:tblCellMar>
        <w:tblLook w:val="04A0" w:firstRow="1" w:lastRow="0" w:firstColumn="1" w:lastColumn="0" w:noHBand="0" w:noVBand="1"/>
      </w:tblPr>
      <w:tblGrid>
        <w:gridCol w:w="1820"/>
        <w:gridCol w:w="4134"/>
        <w:gridCol w:w="2986"/>
      </w:tblGrid>
      <w:tr w:rsidR="0073034C" w:rsidRPr="005B743A" w14:paraId="657A6340" w14:textId="77777777" w:rsidTr="00C244D2">
        <w:trPr>
          <w:trHeight w:val="528"/>
          <w:jc w:val="center"/>
        </w:trPr>
        <w:tc>
          <w:tcPr>
            <w:tcW w:w="1820" w:type="dxa"/>
            <w:tcBorders>
              <w:top w:val="single" w:sz="4" w:space="0" w:color="auto"/>
              <w:left w:val="nil"/>
              <w:bottom w:val="single" w:sz="4" w:space="0" w:color="auto"/>
              <w:right w:val="nil"/>
            </w:tcBorders>
            <w:shd w:val="clear" w:color="000000" w:fill="FFFFFF"/>
            <w:vAlign w:val="center"/>
            <w:hideMark/>
          </w:tcPr>
          <w:p w14:paraId="2A05C5FE" w14:textId="7FB4209A" w:rsidR="005B743A" w:rsidRPr="005B743A" w:rsidRDefault="005B743A" w:rsidP="005B743A">
            <w:pPr>
              <w:jc w:val="center"/>
              <w:rPr>
                <w:b/>
                <w:bCs/>
                <w:color w:val="000000"/>
                <w:sz w:val="20"/>
                <w:szCs w:val="20"/>
              </w:rPr>
            </w:pPr>
            <w:r w:rsidRPr="005B743A">
              <w:rPr>
                <w:b/>
                <w:bCs/>
                <w:color w:val="000000"/>
                <w:sz w:val="20"/>
                <w:szCs w:val="20"/>
                <w:lang w:val="pt-PT"/>
              </w:rPr>
              <w:t>Nível de maturidade</w:t>
            </w:r>
          </w:p>
        </w:tc>
        <w:tc>
          <w:tcPr>
            <w:tcW w:w="4134" w:type="dxa"/>
            <w:tcBorders>
              <w:top w:val="single" w:sz="4" w:space="0" w:color="auto"/>
              <w:left w:val="nil"/>
              <w:bottom w:val="single" w:sz="4" w:space="0" w:color="auto"/>
              <w:right w:val="nil"/>
            </w:tcBorders>
            <w:shd w:val="clear" w:color="000000" w:fill="FFFFFF"/>
            <w:vAlign w:val="center"/>
            <w:hideMark/>
          </w:tcPr>
          <w:p w14:paraId="3A8957BF" w14:textId="77777777" w:rsidR="005B743A" w:rsidRPr="005B743A" w:rsidRDefault="005B743A" w:rsidP="005B743A">
            <w:pPr>
              <w:jc w:val="center"/>
              <w:rPr>
                <w:b/>
                <w:bCs/>
                <w:color w:val="000000"/>
                <w:sz w:val="20"/>
                <w:szCs w:val="20"/>
              </w:rPr>
            </w:pPr>
            <w:r w:rsidRPr="005B743A">
              <w:rPr>
                <w:b/>
                <w:bCs/>
                <w:color w:val="000000"/>
                <w:sz w:val="20"/>
                <w:szCs w:val="20"/>
                <w:lang w:val="pt-PT"/>
              </w:rPr>
              <w:t>Caracterização</w:t>
            </w:r>
          </w:p>
        </w:tc>
        <w:tc>
          <w:tcPr>
            <w:tcW w:w="2986" w:type="dxa"/>
            <w:tcBorders>
              <w:top w:val="single" w:sz="4" w:space="0" w:color="auto"/>
              <w:left w:val="nil"/>
              <w:bottom w:val="single" w:sz="4" w:space="0" w:color="auto"/>
              <w:right w:val="nil"/>
            </w:tcBorders>
            <w:shd w:val="clear" w:color="000000" w:fill="FFFFFF"/>
            <w:vAlign w:val="center"/>
            <w:hideMark/>
          </w:tcPr>
          <w:p w14:paraId="41F81640" w14:textId="77777777" w:rsidR="005B743A" w:rsidRPr="005B743A" w:rsidRDefault="005B743A" w:rsidP="005B743A">
            <w:pPr>
              <w:jc w:val="center"/>
              <w:rPr>
                <w:b/>
                <w:bCs/>
                <w:color w:val="000000"/>
                <w:sz w:val="20"/>
                <w:szCs w:val="20"/>
              </w:rPr>
            </w:pPr>
            <w:r w:rsidRPr="005B743A">
              <w:rPr>
                <w:b/>
                <w:bCs/>
                <w:color w:val="000000"/>
                <w:sz w:val="20"/>
                <w:szCs w:val="20"/>
                <w:lang w:val="pt-PT"/>
              </w:rPr>
              <w:t>Referência</w:t>
            </w:r>
            <w:r w:rsidRPr="005B743A">
              <w:rPr>
                <w:color w:val="000000"/>
                <w:sz w:val="16"/>
                <w:szCs w:val="16"/>
                <w:lang w:val="pt-PT"/>
              </w:rPr>
              <w:t> </w:t>
            </w:r>
          </w:p>
        </w:tc>
      </w:tr>
      <w:tr w:rsidR="0073034C" w:rsidRPr="005A202C" w14:paraId="3B16552D" w14:textId="77777777" w:rsidTr="00C244D2">
        <w:trPr>
          <w:trHeight w:val="831"/>
          <w:jc w:val="center"/>
        </w:trPr>
        <w:tc>
          <w:tcPr>
            <w:tcW w:w="1820" w:type="dxa"/>
            <w:tcBorders>
              <w:top w:val="nil"/>
              <w:left w:val="nil"/>
              <w:bottom w:val="nil"/>
              <w:right w:val="nil"/>
            </w:tcBorders>
            <w:shd w:val="clear" w:color="000000" w:fill="FFFFFF"/>
            <w:vAlign w:val="center"/>
            <w:hideMark/>
          </w:tcPr>
          <w:p w14:paraId="233E6B76" w14:textId="77777777" w:rsidR="005B743A" w:rsidRPr="005B743A" w:rsidRDefault="005B743A" w:rsidP="005B743A">
            <w:pPr>
              <w:jc w:val="left"/>
              <w:rPr>
                <w:color w:val="000000"/>
                <w:sz w:val="20"/>
                <w:szCs w:val="20"/>
              </w:rPr>
            </w:pPr>
            <w:r w:rsidRPr="005B743A">
              <w:rPr>
                <w:color w:val="000000"/>
                <w:sz w:val="20"/>
                <w:szCs w:val="20"/>
              </w:rPr>
              <w:t>1st viable</w:t>
            </w:r>
          </w:p>
        </w:tc>
        <w:tc>
          <w:tcPr>
            <w:tcW w:w="4134" w:type="dxa"/>
            <w:tcBorders>
              <w:top w:val="nil"/>
              <w:left w:val="nil"/>
              <w:bottom w:val="nil"/>
              <w:right w:val="nil"/>
            </w:tcBorders>
            <w:shd w:val="clear" w:color="000000" w:fill="FFFFFF"/>
            <w:vAlign w:val="center"/>
            <w:hideMark/>
          </w:tcPr>
          <w:p w14:paraId="2CAD6636" w14:textId="06F83ADE" w:rsidR="005B743A" w:rsidRPr="005B743A" w:rsidRDefault="00674E90" w:rsidP="005B743A">
            <w:pPr>
              <w:jc w:val="left"/>
              <w:rPr>
                <w:color w:val="000000"/>
                <w:sz w:val="20"/>
                <w:szCs w:val="20"/>
              </w:rPr>
            </w:pPr>
            <w:r>
              <w:rPr>
                <w:color w:val="000000"/>
                <w:sz w:val="20"/>
                <w:szCs w:val="20"/>
                <w:lang w:val="pt-PT"/>
              </w:rPr>
              <w:t>B</w:t>
            </w:r>
            <w:r w:rsidR="005B743A" w:rsidRPr="005B743A">
              <w:rPr>
                <w:color w:val="000000"/>
                <w:sz w:val="20"/>
                <w:szCs w:val="20"/>
                <w:lang w:val="pt-PT"/>
              </w:rPr>
              <w:t xml:space="preserve">lockchain é vislumbrada como solução. </w:t>
            </w:r>
            <w:r w:rsidR="005B743A">
              <w:rPr>
                <w:color w:val="000000"/>
                <w:sz w:val="20"/>
                <w:szCs w:val="20"/>
                <w:lang w:val="pt-PT"/>
              </w:rPr>
              <w:t>Tudo é teoria</w:t>
            </w:r>
            <w:r>
              <w:rPr>
                <w:color w:val="000000"/>
                <w:sz w:val="20"/>
                <w:szCs w:val="20"/>
                <w:lang w:val="pt-PT"/>
              </w:rPr>
              <w:t>.</w:t>
            </w:r>
          </w:p>
        </w:tc>
        <w:tc>
          <w:tcPr>
            <w:tcW w:w="2986" w:type="dxa"/>
            <w:tcBorders>
              <w:top w:val="nil"/>
              <w:left w:val="nil"/>
              <w:bottom w:val="nil"/>
              <w:right w:val="nil"/>
            </w:tcBorders>
            <w:shd w:val="clear" w:color="000000" w:fill="FFFFFF"/>
            <w:vAlign w:val="center"/>
            <w:hideMark/>
          </w:tcPr>
          <w:sdt>
            <w:sdtPr>
              <w:rPr>
                <w:color w:val="000000"/>
                <w:sz w:val="20"/>
                <w:szCs w:val="20"/>
                <w:lang w:val="pt-PT"/>
              </w:rPr>
              <w:tag w:val="MENDELEY_CITATION_v3_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"/>
              <w:id w:val="1717318507"/>
              <w:placeholder>
                <w:docPart w:val="DefaultPlaceholder_-1854013440"/>
              </w:placeholder>
            </w:sdtPr>
            <w:sdtContent>
              <w:p w14:paraId="1336DF04" w14:textId="61882F6B" w:rsidR="005B743A" w:rsidRPr="00C244D2" w:rsidRDefault="00637990" w:rsidP="00C244D2">
                <w:pPr>
                  <w:jc w:val="left"/>
                  <w:rPr>
                    <w:color w:val="000000"/>
                    <w:sz w:val="20"/>
                    <w:szCs w:val="20"/>
                    <w:lang w:val="en-US"/>
                  </w:rPr>
                </w:pPr>
                <w:r w:rsidRPr="00637990">
                  <w:rPr>
                    <w:color w:val="000000"/>
                    <w:sz w:val="20"/>
                    <w:szCs w:val="20"/>
                    <w:lang w:val="en-US"/>
                  </w:rPr>
                  <w:t>(Hamidi et al., 2024; Richter et al., 2018; Vásquez et al., 2021)</w:t>
                </w:r>
              </w:p>
            </w:sdtContent>
          </w:sdt>
        </w:tc>
      </w:tr>
      <w:tr w:rsidR="0073034C" w:rsidRPr="005B743A" w14:paraId="6C6F35D4" w14:textId="77777777" w:rsidTr="00C244D2">
        <w:trPr>
          <w:trHeight w:val="1137"/>
          <w:jc w:val="center"/>
        </w:trPr>
        <w:tc>
          <w:tcPr>
            <w:tcW w:w="1820" w:type="dxa"/>
            <w:tcBorders>
              <w:top w:val="nil"/>
              <w:left w:val="nil"/>
              <w:bottom w:val="nil"/>
              <w:right w:val="nil"/>
            </w:tcBorders>
            <w:shd w:val="clear" w:color="000000" w:fill="FFFFFF"/>
            <w:vAlign w:val="center"/>
            <w:hideMark/>
          </w:tcPr>
          <w:p w14:paraId="62CE6614" w14:textId="77777777" w:rsidR="005B743A" w:rsidRPr="005B743A" w:rsidRDefault="005B743A" w:rsidP="005B743A">
            <w:pPr>
              <w:jc w:val="left"/>
              <w:rPr>
                <w:color w:val="000000"/>
                <w:sz w:val="20"/>
                <w:szCs w:val="20"/>
              </w:rPr>
            </w:pPr>
            <w:r w:rsidRPr="005B743A">
              <w:rPr>
                <w:color w:val="000000"/>
                <w:sz w:val="20"/>
                <w:szCs w:val="20"/>
              </w:rPr>
              <w:t>2nd hit</w:t>
            </w:r>
          </w:p>
        </w:tc>
        <w:tc>
          <w:tcPr>
            <w:tcW w:w="4134" w:type="dxa"/>
            <w:tcBorders>
              <w:top w:val="nil"/>
              <w:left w:val="nil"/>
              <w:bottom w:val="nil"/>
              <w:right w:val="nil"/>
            </w:tcBorders>
            <w:shd w:val="clear" w:color="000000" w:fill="FFFFFF"/>
            <w:vAlign w:val="center"/>
            <w:hideMark/>
          </w:tcPr>
          <w:p w14:paraId="232EF917" w14:textId="374D9EEA" w:rsidR="005B743A" w:rsidRPr="005B743A" w:rsidRDefault="00674E90" w:rsidP="005B743A">
            <w:pPr>
              <w:jc w:val="left"/>
              <w:rPr>
                <w:color w:val="000000"/>
                <w:sz w:val="20"/>
                <w:szCs w:val="20"/>
              </w:rPr>
            </w:pPr>
            <w:r>
              <w:rPr>
                <w:color w:val="000000"/>
                <w:sz w:val="20"/>
                <w:szCs w:val="20"/>
                <w:lang w:val="pt-PT"/>
              </w:rPr>
              <w:t>A</w:t>
            </w:r>
            <w:r w:rsidR="005B743A" w:rsidRPr="005B743A">
              <w:rPr>
                <w:color w:val="000000"/>
                <w:sz w:val="20"/>
                <w:szCs w:val="20"/>
                <w:lang w:val="pt-PT"/>
              </w:rPr>
              <w:t xml:space="preserve">certo de requisitos necessários para </w:t>
            </w:r>
            <w:r w:rsidR="005B743A">
              <w:rPr>
                <w:color w:val="000000"/>
                <w:sz w:val="20"/>
                <w:szCs w:val="20"/>
                <w:lang w:val="pt-PT"/>
              </w:rPr>
              <w:t>implantação</w:t>
            </w:r>
            <w:r w:rsidR="005B743A" w:rsidRPr="005B743A">
              <w:rPr>
                <w:color w:val="000000"/>
                <w:sz w:val="20"/>
                <w:szCs w:val="20"/>
                <w:lang w:val="pt-PT"/>
              </w:rPr>
              <w:t xml:space="preserve"> blockchain. </w:t>
            </w:r>
            <w:r>
              <w:rPr>
                <w:color w:val="000000"/>
                <w:sz w:val="20"/>
                <w:szCs w:val="20"/>
                <w:lang w:val="pt-PT"/>
              </w:rPr>
              <w:t>E</w:t>
            </w:r>
            <w:r w:rsidR="005B743A" w:rsidRPr="005B743A">
              <w:rPr>
                <w:color w:val="000000"/>
                <w:sz w:val="20"/>
                <w:szCs w:val="20"/>
                <w:lang w:val="pt-PT"/>
              </w:rPr>
              <w:t xml:space="preserve">xecuções de testes iniciais. </w:t>
            </w:r>
            <w:r>
              <w:rPr>
                <w:color w:val="000000"/>
                <w:sz w:val="20"/>
                <w:szCs w:val="20"/>
                <w:lang w:val="pt-PT"/>
              </w:rPr>
              <w:t>C</w:t>
            </w:r>
            <w:r w:rsidR="005B743A">
              <w:rPr>
                <w:color w:val="000000"/>
                <w:sz w:val="20"/>
                <w:szCs w:val="20"/>
                <w:lang w:val="pt-PT"/>
              </w:rPr>
              <w:t>onsciência inicial da sustentabilidade, mas nada prático.</w:t>
            </w:r>
          </w:p>
        </w:tc>
        <w:tc>
          <w:tcPr>
            <w:tcW w:w="2986" w:type="dxa"/>
            <w:tcBorders>
              <w:top w:val="nil"/>
              <w:left w:val="nil"/>
              <w:bottom w:val="nil"/>
              <w:right w:val="nil"/>
            </w:tcBorders>
            <w:shd w:val="clear" w:color="000000" w:fill="FFFFFF"/>
            <w:vAlign w:val="center"/>
            <w:hideMark/>
          </w:tcPr>
          <w:sdt>
            <w:sdtPr>
              <w:rPr>
                <w:color w:val="000000"/>
                <w:sz w:val="20"/>
                <w:szCs w:val="20"/>
                <w:lang w:val="pt-PT"/>
              </w:rPr>
              <w:tag w:val="MENDELEY_CITATION_v3_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"/>
              <w:id w:val="-1014144500"/>
              <w:placeholder>
                <w:docPart w:val="DefaultPlaceholder_-1854013440"/>
              </w:placeholder>
            </w:sdtPr>
            <w:sdtContent>
              <w:p w14:paraId="5C16A971" w14:textId="32A85843" w:rsidR="005B743A" w:rsidRPr="005B743A" w:rsidRDefault="00637990" w:rsidP="00C244D2">
                <w:pPr>
                  <w:jc w:val="left"/>
                  <w:rPr>
                    <w:color w:val="000000"/>
                    <w:sz w:val="20"/>
                    <w:szCs w:val="20"/>
                  </w:rPr>
                </w:pPr>
                <w:r w:rsidRPr="00637990">
                  <w:rPr>
                    <w:color w:val="000000"/>
                    <w:sz w:val="20"/>
                  </w:rPr>
                  <w:t>(de Almeida Santos et al., 2020; Unny &amp; Lal, 2020; H. Wang et al., 2016)</w:t>
                </w:r>
              </w:p>
            </w:sdtContent>
          </w:sdt>
        </w:tc>
      </w:tr>
      <w:tr w:rsidR="0073034C" w:rsidRPr="005A202C" w14:paraId="2FA8BA6B" w14:textId="77777777" w:rsidTr="00C244D2">
        <w:trPr>
          <w:trHeight w:val="841"/>
          <w:jc w:val="center"/>
        </w:trPr>
        <w:tc>
          <w:tcPr>
            <w:tcW w:w="1820" w:type="dxa"/>
            <w:tcBorders>
              <w:top w:val="nil"/>
              <w:left w:val="nil"/>
              <w:bottom w:val="nil"/>
              <w:right w:val="nil"/>
            </w:tcBorders>
            <w:shd w:val="clear" w:color="000000" w:fill="FFFFFF"/>
            <w:vAlign w:val="center"/>
            <w:hideMark/>
          </w:tcPr>
          <w:p w14:paraId="017107CC" w14:textId="77777777" w:rsidR="005B743A" w:rsidRPr="005B743A" w:rsidRDefault="005B743A" w:rsidP="005B743A">
            <w:pPr>
              <w:jc w:val="left"/>
              <w:rPr>
                <w:color w:val="000000"/>
                <w:sz w:val="20"/>
                <w:szCs w:val="20"/>
              </w:rPr>
            </w:pPr>
            <w:r w:rsidRPr="005B743A">
              <w:rPr>
                <w:color w:val="000000"/>
                <w:sz w:val="20"/>
                <w:szCs w:val="20"/>
              </w:rPr>
              <w:t>3rd standardized</w:t>
            </w:r>
          </w:p>
        </w:tc>
        <w:tc>
          <w:tcPr>
            <w:tcW w:w="4134" w:type="dxa"/>
            <w:tcBorders>
              <w:top w:val="nil"/>
              <w:left w:val="nil"/>
              <w:bottom w:val="nil"/>
              <w:right w:val="nil"/>
            </w:tcBorders>
            <w:shd w:val="clear" w:color="000000" w:fill="FFFFFF"/>
            <w:vAlign w:val="center"/>
            <w:hideMark/>
          </w:tcPr>
          <w:p w14:paraId="6844C14C" w14:textId="013A3029" w:rsidR="005B743A" w:rsidRPr="005B743A" w:rsidRDefault="00674E90" w:rsidP="005B743A">
            <w:pPr>
              <w:jc w:val="left"/>
              <w:rPr>
                <w:color w:val="000000"/>
                <w:sz w:val="20"/>
                <w:szCs w:val="20"/>
              </w:rPr>
            </w:pPr>
            <w:r>
              <w:rPr>
                <w:color w:val="000000"/>
                <w:sz w:val="20"/>
                <w:szCs w:val="20"/>
                <w:lang w:val="pt-PT"/>
              </w:rPr>
              <w:t>B</w:t>
            </w:r>
            <w:r w:rsidR="005B743A" w:rsidRPr="005B743A">
              <w:rPr>
                <w:color w:val="000000"/>
                <w:sz w:val="20"/>
                <w:szCs w:val="20"/>
                <w:lang w:val="pt-PT"/>
              </w:rPr>
              <w:t>lockchain passa a funcionar. Padrões claros e aceitos por todos</w:t>
            </w:r>
            <w:r w:rsidR="005B743A">
              <w:rPr>
                <w:color w:val="000000"/>
                <w:sz w:val="20"/>
                <w:szCs w:val="20"/>
                <w:lang w:val="pt-PT"/>
              </w:rPr>
              <w:t xml:space="preserve"> internamente</w:t>
            </w:r>
            <w:r w:rsidR="005B743A" w:rsidRPr="005B743A">
              <w:rPr>
                <w:color w:val="000000"/>
                <w:sz w:val="20"/>
                <w:szCs w:val="20"/>
                <w:lang w:val="pt-PT"/>
              </w:rPr>
              <w:t xml:space="preserve">. </w:t>
            </w:r>
            <w:r w:rsidR="005B743A">
              <w:rPr>
                <w:color w:val="000000"/>
                <w:sz w:val="20"/>
                <w:szCs w:val="20"/>
                <w:lang w:val="pt-PT"/>
              </w:rPr>
              <w:t>Questões sustentáveis são debatidas, mas apenas a questão econômica é colocada em prática.</w:t>
            </w:r>
          </w:p>
        </w:tc>
        <w:tc>
          <w:tcPr>
            <w:tcW w:w="2986" w:type="dxa"/>
            <w:tcBorders>
              <w:top w:val="nil"/>
              <w:left w:val="nil"/>
              <w:bottom w:val="nil"/>
              <w:right w:val="nil"/>
            </w:tcBorders>
            <w:shd w:val="clear" w:color="000000" w:fill="FFFFFF"/>
            <w:vAlign w:val="center"/>
            <w:hideMark/>
          </w:tcPr>
          <w:sdt>
            <w:sdtPr>
              <w:rPr>
                <w:color w:val="000000"/>
                <w:sz w:val="20"/>
                <w:szCs w:val="20"/>
                <w:lang w:val="pt-PT"/>
              </w:rPr>
              <w:tag w:val="MENDELEY_CITATION_v3_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"/>
              <w:id w:val="1653561083"/>
              <w:placeholder>
                <w:docPart w:val="DefaultPlaceholder_-1854013440"/>
              </w:placeholder>
            </w:sdtPr>
            <w:sdtContent>
              <w:p w14:paraId="30B8768D" w14:textId="0CBBDD0B" w:rsidR="005B743A" w:rsidRPr="00C244D2" w:rsidRDefault="00637990" w:rsidP="00C244D2">
                <w:pPr>
                  <w:jc w:val="left"/>
                  <w:rPr>
                    <w:color w:val="000000"/>
                    <w:sz w:val="20"/>
                    <w:szCs w:val="20"/>
                    <w:lang w:val="en-US"/>
                  </w:rPr>
                </w:pPr>
                <w:r w:rsidRPr="00637990">
                  <w:rPr>
                    <w:color w:val="000000"/>
                    <w:sz w:val="20"/>
                    <w:szCs w:val="20"/>
                    <w:lang w:val="en-US"/>
                  </w:rPr>
                  <w:t>(Akbar et al., 2022b; Sari et al., 2021; Yang et al., 2021)</w:t>
                </w:r>
              </w:p>
            </w:sdtContent>
          </w:sdt>
        </w:tc>
      </w:tr>
      <w:tr w:rsidR="0073034C" w:rsidRPr="005A202C" w14:paraId="0B8ADEEB" w14:textId="77777777" w:rsidTr="00C244D2">
        <w:trPr>
          <w:trHeight w:val="1917"/>
          <w:jc w:val="center"/>
        </w:trPr>
        <w:tc>
          <w:tcPr>
            <w:tcW w:w="1820" w:type="dxa"/>
            <w:tcBorders>
              <w:top w:val="nil"/>
              <w:left w:val="nil"/>
              <w:bottom w:val="nil"/>
              <w:right w:val="nil"/>
            </w:tcBorders>
            <w:shd w:val="clear" w:color="000000" w:fill="FFFFFF"/>
            <w:vAlign w:val="center"/>
            <w:hideMark/>
          </w:tcPr>
          <w:p w14:paraId="77046160" w14:textId="77777777" w:rsidR="005B743A" w:rsidRPr="005B743A" w:rsidRDefault="005B743A" w:rsidP="005B743A">
            <w:pPr>
              <w:jc w:val="left"/>
              <w:rPr>
                <w:color w:val="000000"/>
                <w:sz w:val="20"/>
                <w:szCs w:val="20"/>
              </w:rPr>
            </w:pPr>
            <w:r w:rsidRPr="005B743A">
              <w:rPr>
                <w:color w:val="000000"/>
                <w:sz w:val="20"/>
                <w:szCs w:val="20"/>
              </w:rPr>
              <w:t>4th reliable</w:t>
            </w:r>
          </w:p>
        </w:tc>
        <w:tc>
          <w:tcPr>
            <w:tcW w:w="4134" w:type="dxa"/>
            <w:tcBorders>
              <w:top w:val="nil"/>
              <w:left w:val="nil"/>
              <w:bottom w:val="nil"/>
              <w:right w:val="nil"/>
            </w:tcBorders>
            <w:shd w:val="clear" w:color="000000" w:fill="FFFFFF"/>
            <w:vAlign w:val="center"/>
            <w:hideMark/>
          </w:tcPr>
          <w:p w14:paraId="7E189D27" w14:textId="1CE0CD0B" w:rsidR="005B743A" w:rsidRPr="005B743A" w:rsidRDefault="00674E90" w:rsidP="005B743A">
            <w:pPr>
              <w:jc w:val="left"/>
              <w:rPr>
                <w:color w:val="000000"/>
                <w:sz w:val="20"/>
                <w:szCs w:val="20"/>
              </w:rPr>
            </w:pPr>
            <w:r>
              <w:rPr>
                <w:color w:val="000000"/>
                <w:sz w:val="20"/>
                <w:szCs w:val="20"/>
                <w:lang w:val="pt-PT"/>
              </w:rPr>
              <w:t>D</w:t>
            </w:r>
            <w:r w:rsidR="005B743A" w:rsidRPr="005B743A">
              <w:rPr>
                <w:color w:val="000000"/>
                <w:sz w:val="20"/>
                <w:szCs w:val="20"/>
                <w:lang w:val="pt-PT"/>
              </w:rPr>
              <w:t>escentralização plena</w:t>
            </w:r>
            <w:r>
              <w:rPr>
                <w:color w:val="000000"/>
                <w:sz w:val="20"/>
                <w:szCs w:val="20"/>
                <w:lang w:val="pt-PT"/>
              </w:rPr>
              <w:t>. S</w:t>
            </w:r>
            <w:r w:rsidR="005B743A" w:rsidRPr="005B743A">
              <w:rPr>
                <w:color w:val="000000"/>
                <w:sz w:val="20"/>
                <w:szCs w:val="20"/>
                <w:lang w:val="pt-PT"/>
              </w:rPr>
              <w:t xml:space="preserve">egurança e privacidade dos dados. Contrato inteligente como entidade central, onde todos os usuários são beneficiados. Indicadores cobrem </w:t>
            </w:r>
            <w:r w:rsidR="005B743A">
              <w:rPr>
                <w:color w:val="000000"/>
                <w:sz w:val="20"/>
                <w:szCs w:val="20"/>
                <w:lang w:val="pt-PT"/>
              </w:rPr>
              <w:t>as dimensões econômicas e ambientais</w:t>
            </w:r>
            <w:r w:rsidR="005B743A" w:rsidRPr="005B743A">
              <w:rPr>
                <w:color w:val="000000"/>
                <w:sz w:val="20"/>
                <w:szCs w:val="20"/>
                <w:lang w:val="pt-PT"/>
              </w:rPr>
              <w:t xml:space="preserve">. Sustentabilidade </w:t>
            </w:r>
            <w:r w:rsidR="005B743A">
              <w:rPr>
                <w:color w:val="000000"/>
                <w:sz w:val="20"/>
                <w:szCs w:val="20"/>
                <w:lang w:val="pt-PT"/>
              </w:rPr>
              <w:t>torna-se uma</w:t>
            </w:r>
            <w:r w:rsidR="005B743A" w:rsidRPr="005B743A">
              <w:rPr>
                <w:color w:val="000000"/>
                <w:sz w:val="20"/>
                <w:szCs w:val="20"/>
                <w:lang w:val="pt-PT"/>
              </w:rPr>
              <w:t xml:space="preserve"> vantagem competitiva.</w:t>
            </w:r>
          </w:p>
        </w:tc>
        <w:tc>
          <w:tcPr>
            <w:tcW w:w="2986" w:type="dxa"/>
            <w:tcBorders>
              <w:top w:val="nil"/>
              <w:left w:val="nil"/>
              <w:bottom w:val="nil"/>
              <w:right w:val="nil"/>
            </w:tcBorders>
            <w:shd w:val="clear" w:color="000000" w:fill="FFFFFF"/>
            <w:vAlign w:val="center"/>
            <w:hideMark/>
          </w:tcPr>
          <w:sdt>
            <w:sdtPr>
              <w:rPr>
                <w:color w:val="000000"/>
                <w:sz w:val="20"/>
                <w:szCs w:val="20"/>
                <w:lang w:val="pt-PT"/>
              </w:rPr>
              <w:tag w:val="MENDELEY_CITATION_v3_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"/>
              <w:id w:val="-2016984300"/>
              <w:placeholder>
                <w:docPart w:val="DefaultPlaceholder_-1854013440"/>
              </w:placeholder>
            </w:sdtPr>
            <w:sdtContent>
              <w:p w14:paraId="1151D5FC" w14:textId="522C3E6E" w:rsidR="005B743A" w:rsidRPr="00C244D2" w:rsidRDefault="00637990" w:rsidP="00C244D2">
                <w:pPr>
                  <w:jc w:val="left"/>
                  <w:rPr>
                    <w:color w:val="000000"/>
                    <w:sz w:val="20"/>
                    <w:szCs w:val="20"/>
                    <w:lang w:val="en-US"/>
                  </w:rPr>
                </w:pPr>
                <w:r w:rsidRPr="00637990">
                  <w:rPr>
                    <w:color w:val="000000"/>
                    <w:sz w:val="20"/>
                  </w:rPr>
                  <w:t>(Hynds et al., 2014; Kurniawan et al., 2025; Ronaghi, 2021; Sari et al., 2021; Unny &amp; Lal, 2020)</w:t>
                </w:r>
              </w:p>
            </w:sdtContent>
          </w:sdt>
        </w:tc>
      </w:tr>
      <w:tr w:rsidR="0073034C" w:rsidRPr="005B743A" w14:paraId="5F267B8B" w14:textId="77777777" w:rsidTr="00C244D2">
        <w:trPr>
          <w:trHeight w:val="1704"/>
          <w:jc w:val="center"/>
        </w:trPr>
        <w:tc>
          <w:tcPr>
            <w:tcW w:w="1820" w:type="dxa"/>
            <w:tcBorders>
              <w:top w:val="nil"/>
              <w:left w:val="nil"/>
              <w:bottom w:val="single" w:sz="4" w:space="0" w:color="auto"/>
              <w:right w:val="nil"/>
            </w:tcBorders>
            <w:shd w:val="clear" w:color="000000" w:fill="FFFFFF"/>
            <w:vAlign w:val="center"/>
            <w:hideMark/>
          </w:tcPr>
          <w:p w14:paraId="6996A3F4" w14:textId="77777777" w:rsidR="005B743A" w:rsidRPr="005B743A" w:rsidRDefault="005B743A" w:rsidP="005B743A">
            <w:pPr>
              <w:jc w:val="left"/>
              <w:rPr>
                <w:color w:val="000000"/>
                <w:sz w:val="20"/>
                <w:szCs w:val="20"/>
              </w:rPr>
            </w:pPr>
            <w:r w:rsidRPr="005B743A">
              <w:rPr>
                <w:color w:val="000000"/>
                <w:sz w:val="20"/>
                <w:szCs w:val="20"/>
              </w:rPr>
              <w:t>5th continuous improvement</w:t>
            </w:r>
          </w:p>
        </w:tc>
        <w:tc>
          <w:tcPr>
            <w:tcW w:w="4134" w:type="dxa"/>
            <w:tcBorders>
              <w:top w:val="nil"/>
              <w:left w:val="nil"/>
              <w:bottom w:val="single" w:sz="4" w:space="0" w:color="auto"/>
              <w:right w:val="nil"/>
            </w:tcBorders>
            <w:shd w:val="clear" w:color="000000" w:fill="FFFFFF"/>
            <w:vAlign w:val="center"/>
            <w:hideMark/>
          </w:tcPr>
          <w:p w14:paraId="531CA586" w14:textId="33B388BE" w:rsidR="005B743A" w:rsidRPr="005B743A" w:rsidRDefault="005B743A" w:rsidP="005B743A">
            <w:pPr>
              <w:jc w:val="left"/>
              <w:rPr>
                <w:color w:val="000000"/>
                <w:sz w:val="20"/>
                <w:szCs w:val="20"/>
              </w:rPr>
            </w:pPr>
            <w:r>
              <w:rPr>
                <w:color w:val="000000"/>
                <w:sz w:val="20"/>
                <w:szCs w:val="20"/>
                <w:lang w:val="pt-PT"/>
              </w:rPr>
              <w:t>Foco nos talentos e</w:t>
            </w:r>
            <w:r w:rsidRPr="005B743A">
              <w:rPr>
                <w:color w:val="000000"/>
                <w:sz w:val="20"/>
                <w:szCs w:val="20"/>
                <w:lang w:val="pt-PT"/>
              </w:rPr>
              <w:t xml:space="preserve"> alta eficiência coletiva. </w:t>
            </w:r>
            <w:r>
              <w:rPr>
                <w:color w:val="000000"/>
                <w:sz w:val="20"/>
                <w:szCs w:val="20"/>
                <w:lang w:val="pt-PT"/>
              </w:rPr>
              <w:t>E</w:t>
            </w:r>
            <w:r w:rsidRPr="005B743A">
              <w:rPr>
                <w:color w:val="000000"/>
                <w:sz w:val="20"/>
                <w:szCs w:val="20"/>
                <w:lang w:val="pt-PT"/>
              </w:rPr>
              <w:t xml:space="preserve">ficiência de custos. </w:t>
            </w:r>
            <w:r>
              <w:rPr>
                <w:color w:val="000000"/>
                <w:sz w:val="20"/>
                <w:szCs w:val="20"/>
                <w:lang w:val="pt-PT"/>
              </w:rPr>
              <w:t>P</w:t>
            </w:r>
            <w:r w:rsidRPr="005B743A">
              <w:rPr>
                <w:color w:val="000000"/>
                <w:sz w:val="20"/>
                <w:szCs w:val="20"/>
                <w:lang w:val="pt-PT"/>
              </w:rPr>
              <w:t>ossíveis necessidades futuras do usuário são antecipadas</w:t>
            </w:r>
            <w:r>
              <w:rPr>
                <w:color w:val="000000"/>
                <w:sz w:val="20"/>
                <w:szCs w:val="20"/>
                <w:lang w:val="pt-PT"/>
              </w:rPr>
              <w:t xml:space="preserve">. Todas as três dimensões da sustentabilidade são colocadas em prática. </w:t>
            </w:r>
            <w:r w:rsidR="00674E90">
              <w:rPr>
                <w:color w:val="000000"/>
                <w:sz w:val="20"/>
                <w:szCs w:val="20"/>
                <w:lang w:val="pt-PT"/>
              </w:rPr>
              <w:t>S</w:t>
            </w:r>
            <w:r w:rsidRPr="005B743A">
              <w:rPr>
                <w:color w:val="000000"/>
                <w:sz w:val="20"/>
                <w:szCs w:val="20"/>
                <w:lang w:val="pt-PT"/>
              </w:rPr>
              <w:t>ustentabilidade faz parte da estratégia nuclear</w:t>
            </w:r>
            <w:r>
              <w:rPr>
                <w:color w:val="000000"/>
                <w:sz w:val="20"/>
                <w:szCs w:val="20"/>
                <w:lang w:val="pt-PT"/>
              </w:rPr>
              <w:t xml:space="preserve">, </w:t>
            </w:r>
            <w:r w:rsidRPr="005B743A">
              <w:rPr>
                <w:color w:val="000000"/>
                <w:sz w:val="20"/>
                <w:szCs w:val="20"/>
                <w:lang w:val="pt-PT"/>
              </w:rPr>
              <w:t>vista como a empresa faz negócios.</w:t>
            </w:r>
          </w:p>
        </w:tc>
        <w:sdt>
          <w:sdtPr>
            <w:rPr>
              <w:color w:val="000000"/>
              <w:sz w:val="20"/>
              <w:szCs w:val="20"/>
              <w:lang w:val="pt-PT"/>
            </w:rPr>
            <w:tag w:val="MENDELEY_CITATION_v3_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"/>
            <w:id w:val="403118775"/>
            <w:placeholder>
              <w:docPart w:val="DefaultPlaceholder_-1854013440"/>
            </w:placeholder>
          </w:sdtPr>
          <w:sdtContent>
            <w:tc>
              <w:tcPr>
                <w:tcW w:w="2986" w:type="dxa"/>
                <w:tcBorders>
                  <w:top w:val="nil"/>
                  <w:left w:val="nil"/>
                  <w:bottom w:val="single" w:sz="4" w:space="0" w:color="auto"/>
                  <w:right w:val="nil"/>
                </w:tcBorders>
                <w:shd w:val="clear" w:color="000000" w:fill="FFFFFF"/>
                <w:vAlign w:val="center"/>
                <w:hideMark/>
              </w:tcPr>
              <w:p w14:paraId="0D06F660" w14:textId="02151290" w:rsidR="005B743A" w:rsidRPr="005B743A" w:rsidRDefault="00637990" w:rsidP="00C244D2">
                <w:pPr>
                  <w:jc w:val="left"/>
                  <w:rPr>
                    <w:color w:val="000000"/>
                    <w:sz w:val="20"/>
                    <w:szCs w:val="20"/>
                  </w:rPr>
                </w:pPr>
                <w:r w:rsidRPr="00637990">
                  <w:rPr>
                    <w:color w:val="000000"/>
                    <w:sz w:val="20"/>
                    <w:szCs w:val="20"/>
                    <w:lang w:val="pt-PT"/>
                  </w:rPr>
                  <w:t>(de Almeida Santos et al., 2020; Hamidi et al., 2024; Richter et al., 2018; Vásquez et al., 2021; Yang et al., 2021)</w:t>
                </w:r>
              </w:p>
            </w:tc>
          </w:sdtContent>
        </w:sdt>
      </w:tr>
    </w:tbl>
    <w:p w14:paraId="6FD7CF57" w14:textId="77777777" w:rsidR="00237B39" w:rsidRDefault="00237B39" w:rsidP="00C244D2">
      <w:pPr>
        <w:spacing w:before="240" w:line="360" w:lineRule="auto"/>
      </w:pPr>
    </w:p>
    <w:p w14:paraId="4A0B5CA5" w14:textId="4E5EC7A6" w:rsidR="00A552A5" w:rsidRDefault="00A552A5" w:rsidP="00A552A5">
      <w:pPr>
        <w:spacing w:before="240" w:line="360" w:lineRule="auto"/>
        <w:ind w:firstLine="720"/>
      </w:pPr>
      <w:r>
        <w:t>Embora h</w:t>
      </w:r>
      <w:r w:rsidRPr="00A552A5">
        <w:t xml:space="preserve">á o interesse da academia sobre modelos de maturidade em blockchain, considerada à sua infância </w:t>
      </w:r>
      <w:sdt>
        <w:sdtPr>
          <w:rPr>
            <w:color w:val="000000"/>
          </w:rPr>
          <w:tag w:val="MENDELEY_CITATION_v3_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"/>
          <w:id w:val="736666606"/>
          <w:placeholder>
            <w:docPart w:val="4717E0AABE004B46880434B833FED8CE"/>
          </w:placeholder>
        </w:sdtPr>
        <w:sdtContent>
          <w:r w:rsidR="00637990" w:rsidRPr="00637990">
            <w:rPr>
              <w:color w:val="000000"/>
            </w:rPr>
            <w:t>(J. Zhang et al., 2022)</w:t>
          </w:r>
        </w:sdtContent>
      </w:sdt>
      <w:r>
        <w:t xml:space="preserve">, </w:t>
      </w:r>
      <w:r w:rsidRPr="00A552A5">
        <w:t>ainda há uma lacuna na compreensão</w:t>
      </w:r>
      <w:r>
        <w:t xml:space="preserve"> de critérios específicos que levam a maturidade da aplicação na CAS. </w:t>
      </w:r>
      <w:r w:rsidRPr="00A552A5">
        <w:t>Modelos</w:t>
      </w:r>
      <w:r w:rsidR="00F6728F">
        <w:t xml:space="preserve"> de maturidade</w:t>
      </w:r>
      <w:r w:rsidRPr="00A552A5">
        <w:t xml:space="preserve"> foram criados para avaliar a aplicação blockchain no e-commerce </w:t>
      </w:r>
      <w:sdt>
        <w:sdtPr>
          <w:rPr>
            <w:color w:val="000000"/>
          </w:rPr>
          <w:tag w:val="MENDELEY_CITATION_v3_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"/>
          <w:id w:val="-325976003"/>
          <w:placeholder>
            <w:docPart w:val="C0618232AD5A4E5490DF8D38FB1EE69D"/>
          </w:placeholder>
        </w:sdtPr>
        <w:sdtContent>
          <w:r w:rsidR="00637990" w:rsidRPr="00637990">
            <w:rPr>
              <w:color w:val="000000"/>
            </w:rPr>
            <w:t>(Kurniawan et al., 2025)</w:t>
          </w:r>
        </w:sdtContent>
      </w:sdt>
      <w:r w:rsidRPr="00A552A5">
        <w:t xml:space="preserve">, logística marítima </w:t>
      </w:r>
      <w:sdt>
        <w:sdtPr>
          <w:rPr>
            <w:color w:val="000000"/>
          </w:rPr>
          <w:tag w:val="MENDELEY_CITATION_v3_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"/>
          <w:id w:val="-505589947"/>
          <w:placeholder>
            <w:docPart w:val="C0618232AD5A4E5490DF8D38FB1EE69D"/>
          </w:placeholder>
        </w:sdtPr>
        <w:sdtContent>
          <w:r w:rsidR="00637990" w:rsidRPr="00637990">
            <w:rPr>
              <w:color w:val="000000"/>
            </w:rPr>
            <w:t>(Hamidi et al., 2024)</w:t>
          </w:r>
        </w:sdtContent>
      </w:sdt>
      <w:r w:rsidRPr="00A552A5">
        <w:t xml:space="preserve">, setor público </w:t>
      </w:r>
      <w:sdt>
        <w:sdtPr>
          <w:rPr>
            <w:color w:val="000000"/>
          </w:rPr>
          <w:tag w:val="MENDELEY_CITATION_v3_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"/>
          <w:id w:val="527922511"/>
          <w:placeholder>
            <w:docPart w:val="C0618232AD5A4E5490DF8D38FB1EE69D"/>
          </w:placeholder>
        </w:sdtPr>
        <w:sdtContent>
          <w:r w:rsidR="00637990" w:rsidRPr="00637990">
            <w:rPr>
              <w:color w:val="000000"/>
            </w:rPr>
            <w:t>(Graibeh et al., 2024)</w:t>
          </w:r>
        </w:sdtContent>
      </w:sdt>
      <w:r w:rsidRPr="00A552A5">
        <w:t xml:space="preserve">, instituições financeiras </w:t>
      </w:r>
      <w:sdt>
        <w:sdtPr>
          <w:rPr>
            <w:color w:val="000000"/>
          </w:rPr>
          <w:tag w:val="MENDELEY_CITATION_v3_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"/>
          <w:id w:val="-760525568"/>
          <w:placeholder>
            <w:docPart w:val="C0618232AD5A4E5490DF8D38FB1EE69D"/>
          </w:placeholder>
        </w:sdtPr>
        <w:sdtContent>
          <w:r w:rsidR="00637990" w:rsidRPr="00637990">
            <w:rPr>
              <w:color w:val="000000"/>
            </w:rPr>
            <w:t>(Lempogo et al., 2023)</w:t>
          </w:r>
        </w:sdtContent>
      </w:sdt>
      <w:r w:rsidRPr="00A552A5">
        <w:t xml:space="preserve">, sistemas de saúde </w:t>
      </w:r>
      <w:sdt>
        <w:sdtPr>
          <w:rPr>
            <w:color w:val="000000"/>
          </w:rPr>
          <w:tag w:val="MENDELEY_CITATION_v3_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"/>
          <w:id w:val="-1395186445"/>
          <w:placeholder>
            <w:docPart w:val="C0618232AD5A4E5490DF8D38FB1EE69D"/>
          </w:placeholder>
        </w:sdtPr>
        <w:sdtContent>
          <w:r w:rsidR="00637990" w:rsidRPr="00637990">
            <w:rPr>
              <w:color w:val="000000"/>
            </w:rPr>
            <w:t>(Akbar et al., 2022a)</w:t>
          </w:r>
        </w:sdtContent>
      </w:sdt>
      <w:r>
        <w:t xml:space="preserve">, </w:t>
      </w:r>
      <w:r w:rsidRPr="00A552A5">
        <w:t xml:space="preserve">adoção genérica </w:t>
      </w:r>
      <w:sdt>
        <w:sdtPr>
          <w:rPr>
            <w:color w:val="000000"/>
          </w:rPr>
          <w:tag w:val="MENDELEY_CITATION_v3_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"/>
          <w:id w:val="703902505"/>
          <w:placeholder>
            <w:docPart w:val="C0618232AD5A4E5490DF8D38FB1EE69D"/>
          </w:placeholder>
        </w:sdtPr>
        <w:sdtContent>
          <w:r w:rsidR="00637990" w:rsidRPr="00637990">
            <w:rPr>
              <w:color w:val="000000"/>
            </w:rPr>
            <w:t>(H. Wang et al., 2016)</w:t>
          </w:r>
        </w:sdtContent>
      </w:sdt>
      <w:r>
        <w:t xml:space="preserve"> e </w:t>
      </w:r>
      <w:r w:rsidRPr="00A552A5">
        <w:t xml:space="preserve">cadeia de suprimentos agrícola </w:t>
      </w:r>
      <w:sdt>
        <w:sdtPr>
          <w:rPr>
            <w:color w:val="000000"/>
          </w:rPr>
          <w:tag w:val="MENDELEY_CITATION_v3_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"/>
          <w:id w:val="-616913114"/>
          <w:placeholder>
            <w:docPart w:val="C0618232AD5A4E5490DF8D38FB1EE69D"/>
          </w:placeholder>
        </w:sdtPr>
        <w:sdtContent>
          <w:r w:rsidR="00637990" w:rsidRPr="00637990">
            <w:rPr>
              <w:color w:val="000000"/>
            </w:rPr>
            <w:t>(Ronaghi, 2021)</w:t>
          </w:r>
        </w:sdtContent>
      </w:sdt>
      <w:r>
        <w:t xml:space="preserve">. </w:t>
      </w:r>
      <w:r w:rsidR="00B8431F">
        <w:t xml:space="preserve">No entanto, não exploraram </w:t>
      </w:r>
      <w:r w:rsidRPr="00A552A5">
        <w:t xml:space="preserve">dimensões da sustentabilidade, algo intrínseco às cadeias agroalimentares mundiais no cenário atual </w:t>
      </w:r>
      <w:sdt>
        <w:sdtPr>
          <w:rPr>
            <w:color w:val="000000"/>
          </w:rPr>
          <w:tag w:val="MENDELEY_CITATION_v3_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"/>
          <w:id w:val="486128426"/>
          <w:placeholder>
            <w:docPart w:val="C0618232AD5A4E5490DF8D38FB1EE69D"/>
          </w:placeholder>
        </w:sdtPr>
        <w:sdtContent>
          <w:r w:rsidR="00637990" w:rsidRPr="00637990">
            <w:rPr>
              <w:color w:val="000000"/>
            </w:rPr>
            <w:t>(L. Zhang et al., 2025)</w:t>
          </w:r>
        </w:sdtContent>
      </w:sdt>
      <w:r w:rsidRPr="00A552A5">
        <w:t xml:space="preserve"> </w:t>
      </w:r>
      <w:r w:rsidR="00B8431F">
        <w:t xml:space="preserve">e </w:t>
      </w:r>
      <w:r w:rsidRPr="00A552A5">
        <w:t xml:space="preserve">faltou em explorar dimensões correlacionadas com a aplicação blockchain </w:t>
      </w:r>
      <w:r w:rsidR="007C17D9">
        <w:t xml:space="preserve">nas </w:t>
      </w:r>
      <w:r w:rsidR="007C17D9" w:rsidRPr="007C17D9">
        <w:t>especificidades</w:t>
      </w:r>
      <w:r w:rsidR="000B6C57">
        <w:t xml:space="preserve"> </w:t>
      </w:r>
      <w:r w:rsidR="007C17D9">
        <w:t>dos negócios da</w:t>
      </w:r>
      <w:r w:rsidRPr="00A552A5">
        <w:t xml:space="preserve"> </w:t>
      </w:r>
      <w:r w:rsidR="00F30535">
        <w:t>CAS</w:t>
      </w:r>
      <w:r w:rsidR="000B6C57">
        <w:t>.</w:t>
      </w:r>
    </w:p>
    <w:p w14:paraId="577F63EB" w14:textId="59225747" w:rsidR="00F30535" w:rsidRPr="008614B5" w:rsidRDefault="00F30535" w:rsidP="00F30535">
      <w:pPr>
        <w:pStyle w:val="Ttulo2"/>
        <w:numPr>
          <w:ilvl w:val="1"/>
          <w:numId w:val="20"/>
        </w:numPr>
        <w:tabs>
          <w:tab w:val="left" w:pos="284"/>
        </w:tabs>
        <w:spacing w:before="280" w:after="280"/>
      </w:pPr>
      <w:r>
        <w:lastRenderedPageBreak/>
        <w:t>Blockchain aplicado a CAS</w:t>
      </w:r>
    </w:p>
    <w:p w14:paraId="0E64C70B" w14:textId="711243A5" w:rsidR="00A61349" w:rsidRDefault="007B4F0B" w:rsidP="001D3E0E">
      <w:pPr>
        <w:spacing w:before="240" w:line="360" w:lineRule="auto"/>
        <w:ind w:firstLine="720"/>
        <w:rPr>
          <w:color w:val="000000"/>
        </w:rPr>
      </w:pPr>
      <w:r>
        <w:t xml:space="preserve">No contexto da CAS, há </w:t>
      </w:r>
      <w:r w:rsidRPr="007B4F0B">
        <w:t xml:space="preserve">dificuldades </w:t>
      </w:r>
      <w:r>
        <w:t>de monitoramento das</w:t>
      </w:r>
      <w:r w:rsidRPr="007B4F0B">
        <w:t xml:space="preserve"> atividades voltadas para a sustentabilidade</w:t>
      </w:r>
      <w:r>
        <w:t xml:space="preserve"> </w:t>
      </w:r>
      <w:sdt>
        <w:sdtPr>
          <w:rPr>
            <w:color w:val="000000"/>
          </w:rPr>
          <w:tag w:val="MENDELEY_CITATION_v3_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"/>
          <w:id w:val="1649932906"/>
          <w:placeholder>
            <w:docPart w:val="DefaultPlaceholder_-1854013440"/>
          </w:placeholder>
        </w:sdtPr>
        <w:sdtContent>
          <w:r w:rsidR="00637990" w:rsidRPr="00637990">
            <w:rPr>
              <w:color w:val="000000"/>
            </w:rPr>
            <w:t>(Casagranda et al., 2023)</w:t>
          </w:r>
        </w:sdtContent>
      </w:sdt>
      <w:r>
        <w:t>.</w:t>
      </w:r>
      <w:r w:rsidRPr="007B4F0B">
        <w:t xml:space="preserve"> </w:t>
      </w:r>
      <w:r>
        <w:t>Então, a</w:t>
      </w:r>
      <w:r w:rsidRPr="007B4F0B">
        <w:t xml:space="preserve"> </w:t>
      </w:r>
      <w:r>
        <w:t>tecnologia b</w:t>
      </w:r>
      <w:r w:rsidRPr="007B4F0B">
        <w:t xml:space="preserve">lockchain se apresenta como forte </w:t>
      </w:r>
      <w:r>
        <w:t>mecanismo para suprir estas dificuldades</w:t>
      </w:r>
      <w:r w:rsidRPr="007B4F0B">
        <w:t>, dadas suas características únicas</w:t>
      </w:r>
      <w:r>
        <w:t xml:space="preserve"> </w:t>
      </w:r>
      <w:sdt>
        <w:sdtPr>
          <w:rPr>
            <w:color w:val="000000"/>
          </w:rPr>
          <w:tag w:val="MENDELEY_CITATION_v3_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"/>
          <w:id w:val="1580486662"/>
          <w:placeholder>
            <w:docPart w:val="DefaultPlaceholder_-1854013440"/>
          </w:placeholder>
        </w:sdtPr>
        <w:sdtContent>
          <w:r w:rsidR="00637990" w:rsidRPr="00637990">
            <w:rPr>
              <w:color w:val="000000"/>
            </w:rPr>
            <w:t>(Shoker, 2021)</w:t>
          </w:r>
        </w:sdtContent>
      </w:sdt>
      <w:r>
        <w:t xml:space="preserve">. As partes interessadas pressionam para </w:t>
      </w:r>
      <w:r>
        <w:rPr>
          <w:color w:val="000000"/>
        </w:rPr>
        <w:t>converter</w:t>
      </w:r>
      <w:r w:rsidRPr="007B4F0B">
        <w:rPr>
          <w:color w:val="000000"/>
        </w:rPr>
        <w:t xml:space="preserve"> empresas tradicionais em empresas inteligentes, com menor impacto ambiental e atentas aos aspetos sociais</w:t>
      </w:r>
      <w:r>
        <w:rPr>
          <w:color w:val="000000"/>
        </w:rPr>
        <w:t xml:space="preserve"> </w:t>
      </w:r>
      <w:sdt>
        <w:sdtPr>
          <w:rPr>
            <w:color w:val="000000"/>
          </w:rPr>
          <w:tag w:val="MENDELEY_CITATION_v3_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"/>
          <w:id w:val="-1749718040"/>
          <w:placeholder>
            <w:docPart w:val="BC412C0D64AC45EF98004C59F2A3F627"/>
          </w:placeholder>
        </w:sdtPr>
        <w:sdtContent>
          <w:r w:rsidR="00637990" w:rsidRPr="00637990">
            <w:rPr>
              <w:color w:val="000000"/>
            </w:rPr>
            <w:t>(Rana et al., 2021)</w:t>
          </w:r>
        </w:sdtContent>
      </w:sdt>
      <w:r>
        <w:rPr>
          <w:color w:val="000000"/>
        </w:rPr>
        <w:t xml:space="preserve">. </w:t>
      </w:r>
    </w:p>
    <w:p w14:paraId="3DB0B0FC" w14:textId="02F89D73" w:rsidR="007B4F0B" w:rsidRDefault="007B4F0B" w:rsidP="001D3E0E">
      <w:pPr>
        <w:spacing w:before="240" w:line="360" w:lineRule="auto"/>
        <w:ind w:firstLine="720"/>
        <w:rPr>
          <w:color w:val="000000"/>
        </w:rPr>
      </w:pPr>
      <w:r w:rsidRPr="007B4F0B">
        <w:rPr>
          <w:color w:val="000000"/>
        </w:rPr>
        <w:t>Blockchain é uma tecnologia de inovação disruptiva</w:t>
      </w:r>
      <w:r w:rsidR="003A2A98">
        <w:rPr>
          <w:color w:val="000000"/>
        </w:rPr>
        <w:t>, com</w:t>
      </w:r>
      <w:r w:rsidRPr="007B4F0B">
        <w:rPr>
          <w:color w:val="000000"/>
        </w:rPr>
        <w:t xml:space="preserve"> várias características marcantes, incluindo descentralização, rastreabilidade, imutabilidade, transparência e contratos inteligentes</w:t>
      </w:r>
      <w:r w:rsidR="00674E90">
        <w:rPr>
          <w:color w:val="000000"/>
        </w:rPr>
        <w:t xml:space="preserve"> </w:t>
      </w:r>
      <w:sdt>
        <w:sdtPr>
          <w:rPr>
            <w:color w:val="000000"/>
          </w:rPr>
          <w:tag w:val="MENDELEY_CITATION_v3_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"/>
          <w:id w:val="-1972440028"/>
          <w:placeholder>
            <w:docPart w:val="DefaultPlaceholder_-1854013440"/>
          </w:placeholder>
        </w:sdtPr>
        <w:sdtContent>
          <w:r w:rsidR="00637990" w:rsidRPr="00637990">
            <w:rPr>
              <w:color w:val="000000"/>
            </w:rPr>
            <w:t>(J. Zhang et al., 2022)</w:t>
          </w:r>
        </w:sdtContent>
      </w:sdt>
      <w:r w:rsidR="000B6C57">
        <w:rPr>
          <w:color w:val="000000"/>
        </w:rPr>
        <w:t>. Para os negócios da CAS, isso se traduz em</w:t>
      </w:r>
      <w:r w:rsidR="00CC4F1C">
        <w:rPr>
          <w:color w:val="000000"/>
        </w:rPr>
        <w:t>,</w:t>
      </w:r>
      <w:r w:rsidR="000B6C57" w:rsidRPr="000B6C57">
        <w:rPr>
          <w:color w:val="000000"/>
        </w:rPr>
        <w:t xml:space="preserve"> tokenização de ativos </w:t>
      </w:r>
      <w:sdt>
        <w:sdtPr>
          <w:rPr>
            <w:color w:val="000000"/>
          </w:rPr>
          <w:tag w:val="MENDELEY_CITATION_v3_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
          <w:id w:val="-163473130"/>
          <w:placeholder>
            <w:docPart w:val="642EFF07DD96430B9A72B800AAB75986"/>
          </w:placeholder>
        </w:sdtPr>
        <w:sdtContent>
          <w:r w:rsidR="00637990" w:rsidRPr="00637990">
            <w:rPr>
              <w:color w:val="000000"/>
            </w:rPr>
            <w:t>(Khanna et al., 2022)</w:t>
          </w:r>
        </w:sdtContent>
      </w:sdt>
      <w:r w:rsidR="000B6C57" w:rsidRPr="000B6C57">
        <w:rPr>
          <w:color w:val="000000"/>
        </w:rPr>
        <w:t xml:space="preserve">, </w:t>
      </w:r>
      <w:r w:rsidR="000B6C57">
        <w:rPr>
          <w:color w:val="000000"/>
        </w:rPr>
        <w:t xml:space="preserve">vigilância do </w:t>
      </w:r>
      <w:r w:rsidR="000B6C57" w:rsidRPr="000B6C57">
        <w:rPr>
          <w:color w:val="000000"/>
        </w:rPr>
        <w:t xml:space="preserve">desmatamento </w:t>
      </w:r>
      <w:sdt>
        <w:sdtPr>
          <w:rPr>
            <w:color w:val="000000"/>
          </w:rPr>
          <w:tag w:val="MENDELEY_CITATION_v3_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"/>
          <w:id w:val="1437557317"/>
          <w:placeholder>
            <w:docPart w:val="642EFF07DD96430B9A72B800AAB75986"/>
          </w:placeholder>
        </w:sdtPr>
        <w:sdtContent>
          <w:r w:rsidR="00637990" w:rsidRPr="00637990">
            <w:rPr>
              <w:color w:val="000000"/>
            </w:rPr>
            <w:t>(Hajjar et al., 2019)</w:t>
          </w:r>
        </w:sdtContent>
      </w:sdt>
      <w:r w:rsidR="000B6C57" w:rsidRPr="000B6C57">
        <w:rPr>
          <w:color w:val="000000"/>
        </w:rPr>
        <w:t xml:space="preserve">, </w:t>
      </w:r>
      <w:r w:rsidR="000B6C57">
        <w:rPr>
          <w:color w:val="000000"/>
        </w:rPr>
        <w:t xml:space="preserve">eliminação de </w:t>
      </w:r>
      <w:r w:rsidR="000B6C57" w:rsidRPr="000B6C57">
        <w:rPr>
          <w:color w:val="000000"/>
        </w:rPr>
        <w:t xml:space="preserve">fraudes alimentares </w:t>
      </w:r>
      <w:sdt>
        <w:sdtPr>
          <w:rPr>
            <w:color w:val="000000"/>
          </w:rPr>
          <w:tag w:val="MENDELEY_CITATION_v3_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"/>
          <w:id w:val="755791906"/>
          <w:placeholder>
            <w:docPart w:val="642EFF07DD96430B9A72B800AAB75986"/>
          </w:placeholder>
        </w:sdtPr>
        <w:sdtContent>
          <w:r w:rsidR="00637990" w:rsidRPr="00637990">
            <w:rPr>
              <w:color w:val="000000"/>
            </w:rPr>
            <w:t>(Kamble et al., 2020)</w:t>
          </w:r>
        </w:sdtContent>
      </w:sdt>
      <w:r w:rsidR="000B6C57" w:rsidRPr="000B6C57">
        <w:rPr>
          <w:color w:val="000000"/>
        </w:rPr>
        <w:t xml:space="preserve">, </w:t>
      </w:r>
      <w:r w:rsidR="000B6C57">
        <w:rPr>
          <w:color w:val="000000"/>
        </w:rPr>
        <w:t xml:space="preserve">monitoramento de </w:t>
      </w:r>
      <w:r w:rsidR="000B6C57" w:rsidRPr="000B6C57">
        <w:rPr>
          <w:color w:val="000000"/>
        </w:rPr>
        <w:t xml:space="preserve">condições climáticas </w:t>
      </w:r>
      <w:sdt>
        <w:sdtPr>
          <w:rPr>
            <w:color w:val="000000"/>
          </w:rPr>
          <w:tag w:val="MENDELEY_CITATION_v3_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"/>
          <w:id w:val="-747188495"/>
          <w:placeholder>
            <w:docPart w:val="642EFF07DD96430B9A72B800AAB75986"/>
          </w:placeholder>
        </w:sdtPr>
        <w:sdtContent>
          <w:r w:rsidR="00637990" w:rsidRPr="00637990">
            <w:rPr>
              <w:color w:val="000000"/>
            </w:rPr>
            <w:t>(Abiri et al., 2023)</w:t>
          </w:r>
        </w:sdtContent>
      </w:sdt>
      <w:r w:rsidR="000B6C57" w:rsidRPr="000B6C57">
        <w:rPr>
          <w:color w:val="000000"/>
        </w:rPr>
        <w:t xml:space="preserve">, acesso a crédito </w:t>
      </w:r>
      <w:sdt>
        <w:sdtPr>
          <w:rPr>
            <w:color w:val="000000"/>
          </w:rPr>
          <w:tag w:val="MENDELEY_CITATION_v3_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"/>
          <w:id w:val="-1790655407"/>
          <w:placeholder>
            <w:docPart w:val="642EFF07DD96430B9A72B800AAB75986"/>
          </w:placeholder>
        </w:sdtPr>
        <w:sdtContent>
          <w:r w:rsidR="00637990" w:rsidRPr="00637990">
            <w:rPr>
              <w:color w:val="000000"/>
            </w:rPr>
            <w:t>(Zheng &amp; Zhou, 2023)</w:t>
          </w:r>
        </w:sdtContent>
      </w:sdt>
      <w:r w:rsidR="000B6C57" w:rsidRPr="000B6C57">
        <w:rPr>
          <w:color w:val="000000"/>
        </w:rPr>
        <w:t xml:space="preserve">, indicações de origem de produtos </w:t>
      </w:r>
      <w:sdt>
        <w:sdtPr>
          <w:rPr>
            <w:color w:val="000000"/>
          </w:rPr>
          <w:tag w:val="MENDELEY_CITATION_v3_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"/>
          <w:id w:val="-671259500"/>
          <w:placeholder>
            <w:docPart w:val="642EFF07DD96430B9A72B800AAB75986"/>
          </w:placeholder>
        </w:sdtPr>
        <w:sdtContent>
          <w:r w:rsidR="00637990" w:rsidRPr="00637990">
            <w:rPr>
              <w:color w:val="000000"/>
            </w:rPr>
            <w:t>(Silva et al., 2022)</w:t>
          </w:r>
        </w:sdtContent>
      </w:sdt>
      <w:r w:rsidR="000B6C57" w:rsidRPr="000B6C57">
        <w:rPr>
          <w:color w:val="000000"/>
        </w:rPr>
        <w:t xml:space="preserve">, segurança alimentar </w:t>
      </w:r>
      <w:sdt>
        <w:sdtPr>
          <w:rPr>
            <w:color w:val="000000"/>
          </w:rPr>
          <w:tag w:val="MENDELEY_CITATION_v3_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"/>
          <w:id w:val="2133819956"/>
          <w:placeholder>
            <w:docPart w:val="642EFF07DD96430B9A72B800AAB75986"/>
          </w:placeholder>
        </w:sdtPr>
        <w:sdtContent>
          <w:r w:rsidR="00637990" w:rsidRPr="00637990">
            <w:rPr>
              <w:color w:val="000000"/>
            </w:rPr>
            <w:t>(Violino et al., 2020)</w:t>
          </w:r>
        </w:sdtContent>
      </w:sdt>
      <w:r w:rsidR="000B6C57" w:rsidRPr="000B6C57">
        <w:rPr>
          <w:color w:val="000000"/>
        </w:rPr>
        <w:t xml:space="preserve">, </w:t>
      </w:r>
      <w:r w:rsidR="000B6C57">
        <w:rPr>
          <w:color w:val="000000"/>
        </w:rPr>
        <w:t xml:space="preserve">práticas de </w:t>
      </w:r>
      <w:r w:rsidR="000B6C57" w:rsidRPr="000B6C57">
        <w:rPr>
          <w:color w:val="000000"/>
        </w:rPr>
        <w:t xml:space="preserve">economia circular </w:t>
      </w:r>
      <w:sdt>
        <w:sdtPr>
          <w:rPr>
            <w:color w:val="000000"/>
          </w:rPr>
          <w:tag w:val="MENDELEY_CITATION_v3_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"/>
          <w:id w:val="1807117336"/>
          <w:placeholder>
            <w:docPart w:val="642EFF07DD96430B9A72B800AAB75986"/>
          </w:placeholder>
        </w:sdtPr>
        <w:sdtContent>
          <w:r w:rsidR="00637990" w:rsidRPr="00637990">
            <w:rPr>
              <w:color w:val="000000"/>
            </w:rPr>
            <w:t>(Anastasiadis et al., 2022)</w:t>
          </w:r>
        </w:sdtContent>
      </w:sdt>
      <w:r w:rsidR="000B6C57" w:rsidRPr="000B6C57">
        <w:rPr>
          <w:color w:val="000000"/>
        </w:rPr>
        <w:t xml:space="preserve">, emissão de carbono </w:t>
      </w:r>
      <w:sdt>
        <w:sdtPr>
          <w:rPr>
            <w:color w:val="000000"/>
          </w:rPr>
          <w:tag w:val="MENDELEY_CITATION_v3_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"/>
          <w:id w:val="-725764367"/>
          <w:placeholder>
            <w:docPart w:val="642EFF07DD96430B9A72B800AAB75986"/>
          </w:placeholder>
        </w:sdtPr>
        <w:sdtContent>
          <w:r w:rsidR="00637990" w:rsidRPr="00637990">
            <w:rPr>
              <w:color w:val="000000"/>
            </w:rPr>
            <w:t>(Dal Mas et al., 2023)</w:t>
          </w:r>
        </w:sdtContent>
      </w:sdt>
      <w:r w:rsidR="000B6C57" w:rsidRPr="000B6C57">
        <w:rPr>
          <w:color w:val="000000"/>
        </w:rPr>
        <w:t xml:space="preserve">, </w:t>
      </w:r>
      <w:r w:rsidR="000B6C57">
        <w:rPr>
          <w:color w:val="000000"/>
        </w:rPr>
        <w:t xml:space="preserve">transações de </w:t>
      </w:r>
      <w:r w:rsidR="000B6C57" w:rsidRPr="000B6C57">
        <w:rPr>
          <w:color w:val="000000"/>
        </w:rPr>
        <w:t xml:space="preserve">crédito de carbono </w:t>
      </w:r>
      <w:sdt>
        <w:sdtPr>
          <w:rPr>
            <w:color w:val="000000"/>
          </w:rPr>
          <w:tag w:val="MENDELEY_CITATION_v3_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"/>
          <w:id w:val="1584415770"/>
          <w:placeholder>
            <w:docPart w:val="642EFF07DD96430B9A72B800AAB75986"/>
          </w:placeholder>
        </w:sdtPr>
        <w:sdtContent>
          <w:r w:rsidR="00637990" w:rsidRPr="00637990">
            <w:rPr>
              <w:color w:val="000000"/>
            </w:rPr>
            <w:t>(Swinkels, 2024)</w:t>
          </w:r>
        </w:sdtContent>
      </w:sdt>
      <w:r w:rsidR="000B6C57" w:rsidRPr="000B6C57">
        <w:rPr>
          <w:color w:val="000000"/>
        </w:rPr>
        <w:t xml:space="preserve">, eliminação de intermediários </w:t>
      </w:r>
      <w:sdt>
        <w:sdtPr>
          <w:rPr>
            <w:color w:val="000000"/>
          </w:rPr>
          <w:tag w:val="MENDELEY_CITATION_v3_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"/>
          <w:id w:val="763415387"/>
          <w:placeholder>
            <w:docPart w:val="642EFF07DD96430B9A72B800AAB75986"/>
          </w:placeholder>
        </w:sdtPr>
        <w:sdtContent>
          <w:r w:rsidR="00637990" w:rsidRPr="00637990">
            <w:rPr>
              <w:color w:val="000000"/>
            </w:rPr>
            <w:t>(Tsai, 2025)</w:t>
          </w:r>
        </w:sdtContent>
      </w:sdt>
      <w:r w:rsidR="000B6C57" w:rsidRPr="000B6C57">
        <w:rPr>
          <w:color w:val="000000"/>
        </w:rPr>
        <w:t xml:space="preserve"> e inclusão financeira de pequenos e marginais agricultores </w:t>
      </w:r>
      <w:sdt>
        <w:sdtPr>
          <w:rPr>
            <w:color w:val="000000"/>
          </w:rPr>
          <w:tag w:val="MENDELEY_CITATION_v3_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"/>
          <w:id w:val="1976478216"/>
          <w:placeholder>
            <w:docPart w:val="642EFF07DD96430B9A72B800AAB75986"/>
          </w:placeholder>
        </w:sdtPr>
        <w:sdtContent>
          <w:r w:rsidR="00637990" w:rsidRPr="00637990">
            <w:rPr>
              <w:color w:val="000000"/>
            </w:rPr>
            <w:t>(Sharma et al., 2021)</w:t>
          </w:r>
        </w:sdtContent>
      </w:sdt>
      <w:r w:rsidR="000B6C57" w:rsidRPr="000B6C57">
        <w:rPr>
          <w:color w:val="000000"/>
        </w:rPr>
        <w:t>.</w:t>
      </w:r>
    </w:p>
    <w:p w14:paraId="091CAFB9" w14:textId="167BE23D" w:rsidR="00710A95" w:rsidRDefault="00103F9B" w:rsidP="00710A95">
      <w:pPr>
        <w:spacing w:before="240" w:line="360" w:lineRule="auto"/>
        <w:ind w:firstLine="720"/>
        <w:rPr>
          <w:color w:val="000000"/>
        </w:rPr>
      </w:pPr>
      <w:r w:rsidRPr="00103F9B">
        <w:rPr>
          <w:color w:val="000000"/>
        </w:rPr>
        <w:t xml:space="preserve">A Teoria </w:t>
      </w:r>
      <w:r>
        <w:rPr>
          <w:color w:val="000000"/>
        </w:rPr>
        <w:t>do comportamento planejado</w:t>
      </w:r>
      <w:r w:rsidRPr="00103F9B">
        <w:rPr>
          <w:color w:val="000000"/>
        </w:rPr>
        <w:t xml:space="preserve"> </w:t>
      </w:r>
      <w:r w:rsidR="00C91CB6">
        <w:rPr>
          <w:color w:val="000000"/>
        </w:rPr>
        <w:t>sugere</w:t>
      </w:r>
      <w:r w:rsidR="00C91CB6" w:rsidRPr="00C91CB6">
        <w:rPr>
          <w:color w:val="000000"/>
        </w:rPr>
        <w:t xml:space="preserve"> compreender como crenças influenciam direta ou indiretamente o comportamento </w:t>
      </w:r>
      <w:sdt>
        <w:sdtPr>
          <w:rPr>
            <w:color w:val="000000"/>
          </w:rPr>
          <w:tag w:val="MENDELEY_CITATION_v3_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"/>
          <w:id w:val="-1714040975"/>
          <w:placeholder>
            <w:docPart w:val="1F1389945769411B99322D78C4120946"/>
          </w:placeholder>
        </w:sdtPr>
        <w:sdtContent>
          <w:r w:rsidR="00637990" w:rsidRPr="00637990">
            <w:rPr>
              <w:color w:val="000000"/>
            </w:rPr>
            <w:t>(Sander et al., 2024)</w:t>
          </w:r>
        </w:sdtContent>
      </w:sdt>
      <w:r w:rsidR="00C91CB6" w:rsidRPr="00C91CB6">
        <w:rPr>
          <w:color w:val="000000"/>
        </w:rPr>
        <w:t>.</w:t>
      </w:r>
      <w:r w:rsidRPr="00103F9B">
        <w:rPr>
          <w:color w:val="000000"/>
        </w:rPr>
        <w:t xml:space="preserve"> </w:t>
      </w:r>
      <w:r w:rsidR="003A2A98">
        <w:rPr>
          <w:color w:val="000000"/>
        </w:rPr>
        <w:t>Neste contexto</w:t>
      </w:r>
      <w:r w:rsidRPr="00103F9B">
        <w:rPr>
          <w:color w:val="000000"/>
        </w:rPr>
        <w:t xml:space="preserve">, </w:t>
      </w:r>
      <w:r w:rsidR="00C91CB6">
        <w:rPr>
          <w:color w:val="000000"/>
        </w:rPr>
        <w:t xml:space="preserve">sugere-se que os negócios buscam na tecnologia blockchain uma maneira de alcançar a </w:t>
      </w:r>
      <w:r w:rsidR="00C91CB6" w:rsidRPr="00C91CB6">
        <w:rPr>
          <w:color w:val="000000"/>
        </w:rPr>
        <w:t>estabilidade do desenvolvimento sustentável</w:t>
      </w:r>
      <w:r w:rsidR="00C91CB6">
        <w:rPr>
          <w:color w:val="000000"/>
        </w:rPr>
        <w:t xml:space="preserve"> </w:t>
      </w:r>
      <w:sdt>
        <w:sdtPr>
          <w:rPr>
            <w:color w:val="000000"/>
          </w:rPr>
          <w:tag w:val="MENDELEY_CITATION_v3_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"/>
          <w:id w:val="836046788"/>
          <w:placeholder>
            <w:docPart w:val="DefaultPlaceholder_-1854013440"/>
          </w:placeholder>
        </w:sdtPr>
        <w:sdtContent>
          <w:r w:rsidR="00637990" w:rsidRPr="00637990">
            <w:rPr>
              <w:color w:val="000000"/>
            </w:rPr>
            <w:t>(Jiang et al., 2024)</w:t>
          </w:r>
        </w:sdtContent>
      </w:sdt>
      <w:r w:rsidR="00C91CB6">
        <w:rPr>
          <w:color w:val="000000"/>
        </w:rPr>
        <w:t xml:space="preserve">, constatando que </w:t>
      </w:r>
      <w:r w:rsidR="00C91CB6" w:rsidRPr="00C91CB6">
        <w:rPr>
          <w:color w:val="000000"/>
        </w:rPr>
        <w:t>fatores psicológicos de decisões</w:t>
      </w:r>
      <w:r w:rsidR="00C91CB6">
        <w:rPr>
          <w:color w:val="000000"/>
        </w:rPr>
        <w:t xml:space="preserve"> destes atores </w:t>
      </w:r>
      <w:r w:rsidR="00C91CB6" w:rsidRPr="00C91CB6">
        <w:rPr>
          <w:color w:val="000000"/>
        </w:rPr>
        <w:t>aument</w:t>
      </w:r>
      <w:r w:rsidR="00C91CB6">
        <w:rPr>
          <w:color w:val="000000"/>
        </w:rPr>
        <w:t>am</w:t>
      </w:r>
      <w:r w:rsidR="00C91CB6" w:rsidRPr="00C91CB6">
        <w:rPr>
          <w:color w:val="000000"/>
        </w:rPr>
        <w:t xml:space="preserve"> </w:t>
      </w:r>
      <w:r w:rsidR="00C91CB6">
        <w:rPr>
          <w:color w:val="000000"/>
        </w:rPr>
        <w:t>o</w:t>
      </w:r>
      <w:r w:rsidR="00C91CB6" w:rsidRPr="00C91CB6">
        <w:rPr>
          <w:color w:val="000000"/>
        </w:rPr>
        <w:t xml:space="preserve"> grau de consciência </w:t>
      </w:r>
      <w:r w:rsidR="00C91CB6">
        <w:rPr>
          <w:color w:val="000000"/>
        </w:rPr>
        <w:t xml:space="preserve">em direção a sustentabilidade </w:t>
      </w:r>
      <w:sdt>
        <w:sdtPr>
          <w:rPr>
            <w:color w:val="000000"/>
          </w:rPr>
          <w:tag w:val="MENDELEY_CITATION_v3_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"/>
          <w:id w:val="302282517"/>
          <w:placeholder>
            <w:docPart w:val="DefaultPlaceholder_-1854013440"/>
          </w:placeholder>
        </w:sdtPr>
        <w:sdtContent>
          <w:r w:rsidR="00637990" w:rsidRPr="00637990">
            <w:rPr>
              <w:color w:val="000000"/>
            </w:rPr>
            <w:t>(Pappa et al., 2018)</w:t>
          </w:r>
        </w:sdtContent>
      </w:sdt>
      <w:r w:rsidR="00C91CB6">
        <w:rPr>
          <w:color w:val="000000"/>
        </w:rPr>
        <w:t>.</w:t>
      </w:r>
      <w:r w:rsidRPr="00103F9B">
        <w:rPr>
          <w:color w:val="000000"/>
        </w:rPr>
        <w:t xml:space="preserve"> Pesquisas anteriores indicam que </w:t>
      </w:r>
      <w:r w:rsidR="00C91CB6">
        <w:rPr>
          <w:color w:val="000000"/>
        </w:rPr>
        <w:t>atores da CAS</w:t>
      </w:r>
      <w:r w:rsidR="00C91CB6" w:rsidRPr="00C91CB6">
        <w:rPr>
          <w:color w:val="000000"/>
        </w:rPr>
        <w:t xml:space="preserve"> mutuamente não confiáveis</w:t>
      </w:r>
      <w:r w:rsidR="00C91CB6">
        <w:rPr>
          <w:color w:val="000000"/>
        </w:rPr>
        <w:t xml:space="preserve">, passaram a estabelecer confiança uns aos outros </w:t>
      </w:r>
      <w:sdt>
        <w:sdtPr>
          <w:rPr>
            <w:color w:val="000000"/>
          </w:rPr>
          <w:tag w:val="MENDELEY_CITATION_v3_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"/>
          <w:id w:val="-2097541371"/>
          <w:placeholder>
            <w:docPart w:val="DefaultPlaceholder_-1854013440"/>
          </w:placeholder>
        </w:sdtPr>
        <w:sdtContent>
          <w:r w:rsidR="00637990" w:rsidRPr="00637990">
            <w:rPr>
              <w:color w:val="000000"/>
            </w:rPr>
            <w:t>(Fu et al., 2022)</w:t>
          </w:r>
        </w:sdtContent>
      </w:sdt>
      <w:r w:rsidR="00674E90">
        <w:rPr>
          <w:color w:val="000000"/>
        </w:rPr>
        <w:t xml:space="preserve"> e as empresas integraram</w:t>
      </w:r>
      <w:r w:rsidR="00710A95" w:rsidRPr="00710A95">
        <w:rPr>
          <w:color w:val="000000"/>
        </w:rPr>
        <w:t xml:space="preserve"> a sustentabilidade nas</w:t>
      </w:r>
      <w:r w:rsidR="007C17D9">
        <w:rPr>
          <w:color w:val="000000"/>
        </w:rPr>
        <w:t xml:space="preserve"> suas</w:t>
      </w:r>
      <w:r w:rsidR="00710A95" w:rsidRPr="00710A95">
        <w:rPr>
          <w:color w:val="000000"/>
        </w:rPr>
        <w:t xml:space="preserve"> normas e estratégias</w:t>
      </w:r>
      <w:r w:rsidR="00710A95">
        <w:rPr>
          <w:color w:val="000000"/>
        </w:rPr>
        <w:t xml:space="preserve"> </w:t>
      </w:r>
      <w:sdt>
        <w:sdtPr>
          <w:rPr>
            <w:color w:val="000000"/>
          </w:rPr>
          <w:tag w:val="MENDELEY_CITATION_v3_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"/>
          <w:id w:val="-135181414"/>
          <w:placeholder>
            <w:docPart w:val="DefaultPlaceholder_-1854013440"/>
          </w:placeholder>
        </w:sdtPr>
        <w:sdtContent>
          <w:r w:rsidR="00637990" w:rsidRPr="00637990">
            <w:rPr>
              <w:color w:val="000000"/>
            </w:rPr>
            <w:t>(Luzzani et al., 2021)</w:t>
          </w:r>
        </w:sdtContent>
      </w:sdt>
      <w:r w:rsidR="003A2A98">
        <w:rPr>
          <w:color w:val="000000"/>
        </w:rPr>
        <w:t>.</w:t>
      </w:r>
    </w:p>
    <w:p w14:paraId="52AE0F0E" w14:textId="3BF9521A" w:rsidR="0025121C" w:rsidRDefault="0025121C" w:rsidP="0025121C">
      <w:pPr>
        <w:spacing w:before="240" w:line="360" w:lineRule="auto"/>
        <w:ind w:firstLine="720"/>
      </w:pPr>
      <w:r>
        <w:t xml:space="preserve">Ainda que a aplicação da blockchain em negócios da CAS </w:t>
      </w:r>
      <w:r w:rsidRPr="0025121C">
        <w:t xml:space="preserve">tenha sido explorada, </w:t>
      </w:r>
      <w:r>
        <w:t>foi observad</w:t>
      </w:r>
      <w:r w:rsidR="007C17D9">
        <w:t xml:space="preserve">o nestes estudos que não encontraram uma </w:t>
      </w:r>
      <w:r>
        <w:t xml:space="preserve">maneira de entender como superar as etapas de desenvolvimento da aplicação blockchain. As dificuldades enfrentadas nesta área tornam a busca de soluções algo vital para disruptura em direção a maturidade destes </w:t>
      </w:r>
      <w:r w:rsidR="00674E90">
        <w:t>projetos</w:t>
      </w:r>
      <w:r>
        <w:t xml:space="preserve">.  No entanto, </w:t>
      </w:r>
      <w:r w:rsidRPr="0025121C">
        <w:t xml:space="preserve">apesar </w:t>
      </w:r>
      <w:r>
        <w:t>dos avanços existentes em outras áreas</w:t>
      </w:r>
      <w:r w:rsidRPr="0025121C">
        <w:t xml:space="preserve">, há uma lacuna na análise da maturidade blockchain aplicada à negócios inseridos em CAS. Então, este estudo propõe um modelo </w:t>
      </w:r>
      <w:r w:rsidR="00674E90">
        <w:t>que identificará</w:t>
      </w:r>
      <w:r w:rsidRPr="0025121C">
        <w:t xml:space="preserve"> </w:t>
      </w:r>
      <w:r w:rsidR="00674E90">
        <w:t>os</w:t>
      </w:r>
      <w:r w:rsidR="00674E90" w:rsidRPr="0025121C">
        <w:t xml:space="preserve"> </w:t>
      </w:r>
      <w:r w:rsidR="001D21EF">
        <w:t>critérios</w:t>
      </w:r>
      <w:r w:rsidRPr="0025121C">
        <w:t xml:space="preserve"> necessári</w:t>
      </w:r>
      <w:r w:rsidR="001D21EF">
        <w:t>a</w:t>
      </w:r>
      <w:r w:rsidRPr="0025121C">
        <w:t xml:space="preserve">s para avaliar a maturidade de negócios da CAS, bem como, dimensões necessárias para que esta análise seja eficaz, visto as características específicas do setor. </w:t>
      </w:r>
    </w:p>
    <w:p w14:paraId="6C431019" w14:textId="270DEA7F" w:rsidR="008A18D5" w:rsidRPr="008614B5" w:rsidRDefault="00FE04D5" w:rsidP="008A18D5">
      <w:pPr>
        <w:pStyle w:val="Ttulo2"/>
        <w:numPr>
          <w:ilvl w:val="0"/>
          <w:numId w:val="0"/>
        </w:numPr>
        <w:tabs>
          <w:tab w:val="left" w:pos="284"/>
        </w:tabs>
        <w:spacing w:before="280" w:after="280"/>
        <w:ind w:left="714"/>
      </w:pPr>
      <w:r w:rsidRPr="008614B5">
        <w:lastRenderedPageBreak/>
        <w:t>3</w:t>
      </w:r>
      <w:r w:rsidR="008A18D5" w:rsidRPr="008614B5">
        <w:t xml:space="preserve">. </w:t>
      </w:r>
      <w:commentRangeStart w:id="52"/>
      <w:commentRangeStart w:id="53"/>
      <w:commentRangeStart w:id="54"/>
      <w:r w:rsidR="008A18D5" w:rsidRPr="008614B5">
        <w:t>M</w:t>
      </w:r>
      <w:r w:rsidR="00564F92">
        <w:t>etodologia</w:t>
      </w:r>
      <w:commentRangeEnd w:id="52"/>
      <w:r w:rsidR="002F2FA2">
        <w:rPr>
          <w:rStyle w:val="Refdecomentrio"/>
          <w:rFonts w:eastAsia="Times New Roman" w:cs="Times New Roman"/>
          <w:b w:val="0"/>
        </w:rPr>
        <w:commentReference w:id="52"/>
      </w:r>
      <w:commentRangeEnd w:id="53"/>
      <w:r w:rsidR="00A170DC">
        <w:rPr>
          <w:rStyle w:val="Refdecomentrio"/>
          <w:rFonts w:eastAsia="Times New Roman" w:cs="Times New Roman"/>
          <w:b w:val="0"/>
        </w:rPr>
        <w:commentReference w:id="53"/>
      </w:r>
      <w:commentRangeEnd w:id="54"/>
      <w:r w:rsidR="00811869">
        <w:rPr>
          <w:rStyle w:val="Refdecomentrio"/>
          <w:rFonts w:eastAsia="Times New Roman" w:cs="Times New Roman"/>
          <w:b w:val="0"/>
        </w:rPr>
        <w:commentReference w:id="54"/>
      </w:r>
    </w:p>
    <w:p w14:paraId="0A69E547" w14:textId="1724C1BF" w:rsidR="00710431" w:rsidRDefault="0075111E" w:rsidP="00AF2DCB">
      <w:pPr>
        <w:spacing w:before="240" w:line="360" w:lineRule="auto"/>
        <w:ind w:firstLine="720"/>
        <w:rPr>
          <w:ins w:id="55" w:author="Paulo Henrique dos Santos" w:date="2025-05-21T15:08:00Z" w16du:dateUtc="2025-05-21T18:08:00Z"/>
          <w:color w:val="000000"/>
        </w:rPr>
      </w:pPr>
      <w:ins w:id="56" w:author="Paulo Henrique dos Santos" w:date="2025-05-19T15:49:00Z" w16du:dateUtc="2025-05-19T18:49:00Z">
        <w:r>
          <w:t>Trata-se de um multi-estudo</w:t>
        </w:r>
      </w:ins>
      <w:ins w:id="57" w:author="Paulo Henrique dos Santos" w:date="2025-05-21T14:04:00Z" w16du:dateUtc="2025-05-21T17:04:00Z">
        <w:r w:rsidR="00B02659">
          <w:t xml:space="preserve"> e multi-método</w:t>
        </w:r>
      </w:ins>
      <w:ins w:id="58" w:author="Paulo Henrique dos Santos" w:date="2025-05-19T15:49:00Z" w16du:dateUtc="2025-05-19T18:49:00Z">
        <w:r>
          <w:t>, dividido</w:t>
        </w:r>
      </w:ins>
      <w:ins w:id="59" w:author="Paulo Henrique dos Santos" w:date="2025-05-19T15:51:00Z" w16du:dateUtc="2025-05-19T18:51:00Z">
        <w:r>
          <w:t xml:space="preserve"> </w:t>
        </w:r>
      </w:ins>
      <w:ins w:id="60" w:author="Paulo Henrique dos Santos" w:date="2025-05-21T14:04:00Z" w16du:dateUtc="2025-05-21T17:04:00Z">
        <w:r w:rsidR="00B02659">
          <w:t>em</w:t>
        </w:r>
      </w:ins>
      <w:ins w:id="61" w:author="Paulo Henrique dos Santos" w:date="2025-05-19T15:51:00Z" w16du:dateUtc="2025-05-19T18:51:00Z">
        <w:r>
          <w:t xml:space="preserve"> </w:t>
        </w:r>
      </w:ins>
      <w:del w:id="62" w:author="Paulo Henrique dos Santos" w:date="2025-05-19T15:49:00Z" w16du:dateUtc="2025-05-19T18:49:00Z">
        <w:r w:rsidR="00710431" w:rsidDel="0075111E">
          <w:delText>Este estudo</w:delText>
        </w:r>
      </w:del>
      <w:ins w:id="63" w:author="Paulo Henrique dos Santos" w:date="2025-05-19T15:52:00Z" w16du:dateUtc="2025-05-19T18:52:00Z">
        <w:r>
          <w:t>“</w:t>
        </w:r>
      </w:ins>
      <w:ins w:id="64" w:author="Paulo Henrique dos Santos" w:date="2025-05-19T15:51:00Z" w16du:dateUtc="2025-05-19T18:51:00Z">
        <w:r>
          <w:t>e</w:t>
        </w:r>
      </w:ins>
      <w:ins w:id="65" w:author="Paulo Henrique dos Santos" w:date="2025-05-19T15:47:00Z" w16du:dateUtc="2025-05-19T18:47:00Z">
        <w:r>
          <w:t>studo</w:t>
        </w:r>
      </w:ins>
      <w:ins w:id="66" w:author="Paulo Henrique dos Santos" w:date="2025-05-19T15:51:00Z" w16du:dateUtc="2025-05-19T18:51:00Z">
        <w:r>
          <w:t>s</w:t>
        </w:r>
      </w:ins>
      <w:ins w:id="67" w:author="Paulo Henrique dos Santos" w:date="2025-05-19T15:47:00Z" w16du:dateUtc="2025-05-19T18:47:00Z">
        <w:r>
          <w:t xml:space="preserve"> 1</w:t>
        </w:r>
      </w:ins>
      <w:ins w:id="68" w:author="Paulo Henrique dos Santos" w:date="2025-05-19T15:51:00Z" w16du:dateUtc="2025-05-19T18:51:00Z">
        <w:r>
          <w:t xml:space="preserve"> e 2</w:t>
        </w:r>
      </w:ins>
      <w:ins w:id="69" w:author="Paulo Henrique dos Santos" w:date="2025-05-19T15:52:00Z" w16du:dateUtc="2025-05-19T18:52:00Z">
        <w:r>
          <w:t>”</w:t>
        </w:r>
      </w:ins>
      <w:ins w:id="70" w:author="Paulo Henrique dos Santos" w:date="2025-05-19T15:51:00Z" w16du:dateUtc="2025-05-19T18:51:00Z">
        <w:r>
          <w:t>. O estudo 1</w:t>
        </w:r>
      </w:ins>
      <w:r w:rsidR="00710431">
        <w:t xml:space="preserve"> usa </w:t>
      </w:r>
      <w:del w:id="71" w:author="Paulo Henrique dos Santos" w:date="2025-05-21T14:01:00Z" w16du:dateUtc="2025-05-21T17:01:00Z">
        <w:r w:rsidR="00710431" w:rsidDel="00B02659">
          <w:delText xml:space="preserve">uma </w:delText>
        </w:r>
      </w:del>
      <w:r w:rsidR="00710431">
        <w:t>análise de text mining, em particular Topic Modeling</w:t>
      </w:r>
      <w:r w:rsidR="003A2A98">
        <w:t xml:space="preserve"> </w:t>
      </w:r>
      <w:sdt>
        <w:sdtPr>
          <w:rPr>
            <w:color w:val="000000"/>
          </w:rPr>
          <w:tag w:val="MENDELEY_CITATION_v3_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"/>
          <w:id w:val="-105733275"/>
          <w:placeholder>
            <w:docPart w:val="DefaultPlaceholder_-1854013440"/>
          </w:placeholder>
        </w:sdtPr>
        <w:sdtContent>
          <w:r w:rsidR="00637990" w:rsidRPr="00637990">
            <w:rPr>
              <w:color w:val="000000"/>
            </w:rPr>
            <w:t>(Barbedo et al., 2025)</w:t>
          </w:r>
        </w:sdtContent>
      </w:sdt>
      <w:ins w:id="72" w:author="Paulo Henrique dos Santos" w:date="2025-05-21T14:03:00Z" w16du:dateUtc="2025-05-21T17:03:00Z">
        <w:r w:rsidR="00B02659">
          <w:rPr>
            <w:color w:val="000000"/>
          </w:rPr>
          <w:t xml:space="preserve">, </w:t>
        </w:r>
      </w:ins>
      <w:ins w:id="73" w:author="Paulo Henrique dos Santos" w:date="2025-05-21T14:04:00Z" w16du:dateUtc="2025-05-21T17:04:00Z">
        <w:r w:rsidR="00B02659">
          <w:rPr>
            <w:color w:val="000000"/>
          </w:rPr>
          <w:t xml:space="preserve">que </w:t>
        </w:r>
      </w:ins>
      <w:moveToRangeStart w:id="74" w:author="Paulo Henrique dos Santos" w:date="2025-05-21T14:03:00Z" w:name="move198728631"/>
      <w:moveTo w:id="75" w:author="Paulo Henrique dos Santos" w:date="2025-05-21T14:03:00Z" w16du:dateUtc="2025-05-21T17:03:00Z">
        <w:r w:rsidR="00B02659">
          <w:rPr>
            <w:color w:val="000000"/>
          </w:rPr>
          <w:t>identifica</w:t>
        </w:r>
        <w:del w:id="76" w:author="Paulo Henrique dos Santos" w:date="2025-05-21T14:03:00Z" w16du:dateUtc="2025-05-21T17:03:00Z">
          <w:r w:rsidR="00B02659" w:rsidDel="00B02659">
            <w:rPr>
              <w:color w:val="000000"/>
            </w:rPr>
            <w:delText>r</w:delText>
          </w:r>
        </w:del>
        <w:r w:rsidR="00B02659">
          <w:rPr>
            <w:color w:val="000000"/>
          </w:rPr>
          <w:t xml:space="preserve"> padrões de informação em dados textuais </w:t>
        </w:r>
      </w:moveTo>
      <w:sdt>
        <w:sdtPr>
          <w:rPr>
            <w:color w:val="000000"/>
          </w:rPr>
          <w:tag w:val="MENDELEY_CITATION_v3_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"/>
          <w:id w:val="-941070796"/>
          <w:placeholder>
            <w:docPart w:val="1EC703DC671E4C868E9D41F6E964B1F4"/>
          </w:placeholder>
        </w:sdtPr>
        <w:sdtContent>
          <w:r w:rsidR="00637990" w:rsidRPr="00637990">
            <w:rPr>
              <w:color w:val="000000"/>
            </w:rPr>
            <w:t>(Moro et al., 2023)</w:t>
          </w:r>
        </w:sdtContent>
      </w:sdt>
      <w:ins w:id="77" w:author="Paulo Henrique dos Santos" w:date="2025-05-21T14:03:00Z" w16du:dateUtc="2025-05-21T17:03:00Z">
        <w:r w:rsidR="00B02659">
          <w:t xml:space="preserve"> </w:t>
        </w:r>
      </w:ins>
      <w:moveTo w:id="78" w:author="Paulo Henrique dos Santos" w:date="2025-05-21T14:03:00Z" w16du:dateUtc="2025-05-21T17:03:00Z">
        <w:del w:id="79" w:author="Paulo Henrique dos Santos" w:date="2025-05-21T14:03:00Z" w16du:dateUtc="2025-05-21T17:03:00Z">
          <w:r w:rsidR="00B02659" w:rsidDel="00B02659">
            <w:rPr>
              <w:color w:val="000000"/>
            </w:rPr>
            <w:delText xml:space="preserve">. </w:delText>
          </w:r>
        </w:del>
      </w:moveTo>
      <w:moveToRangeEnd w:id="74"/>
      <w:del w:id="80" w:author="Paulo Henrique dos Santos" w:date="2025-05-21T14:03:00Z" w16du:dateUtc="2025-05-21T17:03:00Z">
        <w:r w:rsidR="00710431" w:rsidDel="00B02659">
          <w:delText xml:space="preserve"> </w:delText>
        </w:r>
      </w:del>
      <w:r w:rsidR="00710431">
        <w:t>para</w:t>
      </w:r>
      <w:ins w:id="81" w:author="Paulo Henrique dos Santos" w:date="2025-05-21T15:10:00Z" w16du:dateUtc="2025-05-21T18:10:00Z">
        <w:r w:rsidR="00961CD0">
          <w:t xml:space="preserve"> propor um modelo que</w:t>
        </w:r>
      </w:ins>
      <w:r w:rsidR="00710431">
        <w:t xml:space="preserve"> </w:t>
      </w:r>
      <w:r w:rsidR="00710431">
        <w:rPr>
          <w:color w:val="000000"/>
        </w:rPr>
        <w:t>compreende</w:t>
      </w:r>
      <w:del w:id="82" w:author="Paulo Henrique dos Santos" w:date="2025-05-21T15:10:00Z" w16du:dateUtc="2025-05-21T18:10:00Z">
        <w:r w:rsidR="00710431" w:rsidDel="00961CD0">
          <w:rPr>
            <w:color w:val="000000"/>
          </w:rPr>
          <w:delText>r</w:delText>
        </w:r>
      </w:del>
      <w:r w:rsidR="00710431">
        <w:rPr>
          <w:color w:val="000000"/>
        </w:rPr>
        <w:t xml:space="preserve"> a visão dos especialistas sobre cada um dos níveis de maturidade da </w:t>
      </w:r>
      <w:r w:rsidR="003A2A98">
        <w:rPr>
          <w:color w:val="000000"/>
        </w:rPr>
        <w:t xml:space="preserve">blockchain aplicada a CAS </w:t>
      </w:r>
      <w:sdt>
        <w:sdtPr>
          <w:rPr>
            <w:color w:val="000000"/>
          </w:rPr>
          <w:tag w:val="MENDELEY_CITATION_v3_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"/>
          <w:id w:val="-428040145"/>
          <w:placeholder>
            <w:docPart w:val="DefaultPlaceholder_-1854013440"/>
          </w:placeholder>
        </w:sdtPr>
        <w:sdtContent>
          <w:r w:rsidR="00637990" w:rsidRPr="00637990">
            <w:rPr>
              <w:color w:val="000000"/>
            </w:rPr>
            <w:t>(Cruz &amp; De Arruda Ignacio, 2023)</w:t>
          </w:r>
        </w:sdtContent>
      </w:sdt>
      <w:r w:rsidR="00391D7D">
        <w:rPr>
          <w:color w:val="000000"/>
        </w:rPr>
        <w:t xml:space="preserve">. </w:t>
      </w:r>
      <w:del w:id="83" w:author="Paulo Henrique dos Santos" w:date="2025-05-21T14:04:00Z" w16du:dateUtc="2025-05-21T17:04:00Z">
        <w:r w:rsidR="00D74E8D" w:rsidDel="00B02659">
          <w:rPr>
            <w:color w:val="000000"/>
          </w:rPr>
          <w:delText xml:space="preserve">Por sua vez, </w:delText>
        </w:r>
      </w:del>
      <w:del w:id="84" w:author="Paulo Henrique dos Santos" w:date="2025-05-21T14:02:00Z" w16du:dateUtc="2025-05-21T17:02:00Z">
        <w:r w:rsidR="00D74E8D" w:rsidDel="00B02659">
          <w:rPr>
            <w:color w:val="000000"/>
          </w:rPr>
          <w:delText xml:space="preserve">a visão dos especialistas permitirá criar um modelo de maturidade de </w:delText>
        </w:r>
        <w:r w:rsidR="008B1C4B" w:rsidDel="00B02659">
          <w:rPr>
            <w:color w:val="000000"/>
          </w:rPr>
          <w:delText>b</w:delText>
        </w:r>
        <w:r w:rsidR="00D74E8D" w:rsidDel="00B02659">
          <w:rPr>
            <w:color w:val="000000"/>
          </w:rPr>
          <w:delText>lockchain aplicado</w:delText>
        </w:r>
        <w:r w:rsidR="008B1C4B" w:rsidDel="00B02659">
          <w:rPr>
            <w:color w:val="000000"/>
          </w:rPr>
          <w:delText xml:space="preserve"> a negócios</w:delText>
        </w:r>
        <w:r w:rsidR="00D74E8D" w:rsidDel="00B02659">
          <w:rPr>
            <w:color w:val="000000"/>
          </w:rPr>
          <w:delText xml:space="preserve"> </w:delText>
        </w:r>
        <w:r w:rsidR="008B1C4B" w:rsidDel="00B02659">
          <w:rPr>
            <w:color w:val="000000"/>
          </w:rPr>
          <w:delText>da CAS</w:delText>
        </w:r>
        <w:r w:rsidR="00D74E8D" w:rsidDel="00B02659">
          <w:rPr>
            <w:color w:val="000000"/>
          </w:rPr>
          <w:delText xml:space="preserve">. </w:delText>
        </w:r>
        <w:r w:rsidR="00391D7D" w:rsidDel="00B02659">
          <w:rPr>
            <w:color w:val="000000"/>
          </w:rPr>
          <w:delText xml:space="preserve">A </w:delText>
        </w:r>
      </w:del>
      <w:del w:id="85" w:author="Paulo Henrique dos Santos" w:date="2025-05-21T14:04:00Z" w16du:dateUtc="2025-05-21T17:04:00Z">
        <w:r w:rsidR="00391D7D" w:rsidDel="00B02659">
          <w:rPr>
            <w:color w:val="000000"/>
          </w:rPr>
          <w:delText xml:space="preserve">análise por Topic Modeling permite </w:delText>
        </w:r>
      </w:del>
      <w:moveFromRangeStart w:id="86" w:author="Paulo Henrique dos Santos" w:date="2025-05-21T14:03:00Z" w:name="move198728631"/>
      <w:moveFrom w:id="87" w:author="Paulo Henrique dos Santos" w:date="2025-05-21T14:03:00Z" w16du:dateUtc="2025-05-21T17:03:00Z">
        <w:r w:rsidR="00391D7D" w:rsidDel="00B02659">
          <w:rPr>
            <w:color w:val="000000"/>
          </w:rPr>
          <w:t xml:space="preserve">identificar padrões de informação em dados </w:t>
        </w:r>
        <w:r w:rsidR="00653C2B" w:rsidDel="00B02659">
          <w:rPr>
            <w:color w:val="000000"/>
          </w:rPr>
          <w:t xml:space="preserve">textuais </w:t>
        </w:r>
      </w:moveFrom>
      <w:sdt>
        <w:sdtPr>
          <w:rPr>
            <w:color w:val="000000"/>
          </w:rPr>
          <w:tag w:val="MENDELEY_CITATION_v3_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"/>
          <w:id w:val="1692493874"/>
          <w:placeholder>
            <w:docPart w:val="DefaultPlaceholder_-1854013440"/>
          </w:placeholder>
        </w:sdtPr>
        <w:sdtContent/>
      </w:sdt>
      <w:moveFrom w:id="88" w:author="Paulo Henrique dos Santos" w:date="2025-05-21T14:03:00Z" w16du:dateUtc="2025-05-21T17:03:00Z">
        <w:r w:rsidR="00653C2B" w:rsidDel="00B02659">
          <w:rPr>
            <w:color w:val="000000"/>
          </w:rPr>
          <w:t>.</w:t>
        </w:r>
        <w:r w:rsidR="001001C2" w:rsidDel="00B02659">
          <w:rPr>
            <w:color w:val="000000"/>
          </w:rPr>
          <w:t xml:space="preserve"> </w:t>
        </w:r>
      </w:moveFrom>
      <w:moveFromRangeEnd w:id="86"/>
      <w:ins w:id="89" w:author="Paulo Henrique dos Santos" w:date="2025-05-19T15:50:00Z" w16du:dateUtc="2025-05-19T18:50:00Z">
        <w:r w:rsidRPr="0075111E">
          <w:rPr>
            <w:color w:val="000000"/>
            <w:highlight w:val="green"/>
            <w:rPrChange w:id="90" w:author="Paulo Henrique dos Santos" w:date="2025-05-19T15:52:00Z" w16du:dateUtc="2025-05-19T18:52:00Z">
              <w:rPr>
                <w:color w:val="000000"/>
              </w:rPr>
            </w:rPrChange>
          </w:rPr>
          <w:t>O</w:t>
        </w:r>
      </w:ins>
      <w:ins w:id="91" w:author="Paulo Henrique dos Santos" w:date="2025-05-19T15:52:00Z" w16du:dateUtc="2025-05-19T18:52:00Z">
        <w:r w:rsidRPr="0075111E">
          <w:rPr>
            <w:color w:val="000000"/>
            <w:highlight w:val="green"/>
            <w:rPrChange w:id="92" w:author="Paulo Henrique dos Santos" w:date="2025-05-19T15:52:00Z" w16du:dateUtc="2025-05-19T18:52:00Z">
              <w:rPr>
                <w:color w:val="000000"/>
              </w:rPr>
            </w:rPrChange>
          </w:rPr>
          <w:t xml:space="preserve"> estudo 2</w:t>
        </w:r>
      </w:ins>
      <w:ins w:id="93" w:author="Paulo Henrique dos Santos" w:date="2025-05-19T15:50:00Z" w16du:dateUtc="2025-05-19T18:50:00Z">
        <w:r w:rsidRPr="0075111E">
          <w:rPr>
            <w:color w:val="000000"/>
            <w:highlight w:val="green"/>
            <w:rPrChange w:id="94" w:author="Paulo Henrique dos Santos" w:date="2025-05-19T15:52:00Z" w16du:dateUtc="2025-05-19T18:52:00Z">
              <w:rPr>
                <w:color w:val="000000"/>
              </w:rPr>
            </w:rPrChange>
          </w:rPr>
          <w:t xml:space="preserve"> </w:t>
        </w:r>
      </w:ins>
      <w:ins w:id="95" w:author="Paulo Henrique dos Santos" w:date="2025-05-19T15:52:00Z" w16du:dateUtc="2025-05-19T18:52:00Z">
        <w:r w:rsidRPr="0075111E">
          <w:rPr>
            <w:color w:val="000000"/>
            <w:highlight w:val="green"/>
            <w:rPrChange w:id="96" w:author="Paulo Henrique dos Santos" w:date="2025-05-19T15:52:00Z" w16du:dateUtc="2025-05-19T18:52:00Z">
              <w:rPr>
                <w:color w:val="000000"/>
              </w:rPr>
            </w:rPrChange>
          </w:rPr>
          <w:t>usa .... para validar empiricamente...</w:t>
        </w:r>
      </w:ins>
      <w:del w:id="97" w:author="Paulo Henrique dos Santos" w:date="2025-05-19T15:52:00Z" w16du:dateUtc="2025-05-19T18:52:00Z">
        <w:r w:rsidR="001001C2" w:rsidRPr="0075111E" w:rsidDel="0075111E">
          <w:rPr>
            <w:color w:val="000000"/>
            <w:highlight w:val="green"/>
          </w:rPr>
          <w:delText>Para validação deste modelo, este estudo usa .......</w:delText>
        </w:r>
      </w:del>
    </w:p>
    <w:p w14:paraId="3A863FEB" w14:textId="37F33399" w:rsidR="00961CD0" w:rsidRPr="008614B5" w:rsidRDefault="00961CD0" w:rsidP="00961CD0">
      <w:pPr>
        <w:pStyle w:val="Ttulo2"/>
        <w:numPr>
          <w:ilvl w:val="0"/>
          <w:numId w:val="0"/>
        </w:numPr>
        <w:tabs>
          <w:tab w:val="left" w:pos="284"/>
        </w:tabs>
        <w:spacing w:before="280" w:after="280"/>
        <w:ind w:left="714"/>
        <w:rPr>
          <w:ins w:id="98" w:author="Paulo Henrique dos Santos" w:date="2025-05-21T15:08:00Z" w16du:dateUtc="2025-05-21T18:08:00Z"/>
        </w:rPr>
      </w:pPr>
      <w:ins w:id="99" w:author="Paulo Henrique dos Santos" w:date="2025-05-21T15:08:00Z" w16du:dateUtc="2025-05-21T18:08:00Z">
        <w:r>
          <w:t>4</w:t>
        </w:r>
        <w:r w:rsidRPr="008614B5">
          <w:t xml:space="preserve">. </w:t>
        </w:r>
        <w:r>
          <w:t>Estudo 1 – Criação do modelo</w:t>
        </w:r>
      </w:ins>
    </w:p>
    <w:p w14:paraId="1E344803" w14:textId="617BE419" w:rsidR="00961CD0" w:rsidDel="00961CD0" w:rsidRDefault="00961CD0" w:rsidP="00961CD0">
      <w:pPr>
        <w:numPr>
          <w:ilvl w:val="1"/>
          <w:numId w:val="28"/>
        </w:numPr>
        <w:spacing w:before="240" w:line="360" w:lineRule="auto"/>
        <w:rPr>
          <w:del w:id="100" w:author="Paulo Henrique dos Santos" w:date="2025-05-21T15:08:00Z" w16du:dateUtc="2025-05-21T18:08:00Z"/>
        </w:rPr>
        <w:pPrChange w:id="101" w:author="Paulo Henrique dos Santos" w:date="2025-05-21T15:09:00Z" w16du:dateUtc="2025-05-21T18:09:00Z">
          <w:pPr>
            <w:spacing w:before="240" w:line="360" w:lineRule="auto"/>
            <w:ind w:firstLine="720"/>
          </w:pPr>
        </w:pPrChange>
      </w:pPr>
    </w:p>
    <w:p w14:paraId="266AAA35" w14:textId="1CFEAF3E" w:rsidR="008301B5" w:rsidRPr="008614B5" w:rsidRDefault="00F26670" w:rsidP="00961CD0">
      <w:pPr>
        <w:pStyle w:val="Ttulo2"/>
        <w:numPr>
          <w:ilvl w:val="1"/>
          <w:numId w:val="28"/>
        </w:numPr>
        <w:tabs>
          <w:tab w:val="left" w:pos="284"/>
        </w:tabs>
        <w:spacing w:before="280" w:after="280"/>
        <w:pPrChange w:id="102" w:author="Paulo Henrique dos Santos" w:date="2025-05-21T15:09:00Z" w16du:dateUtc="2025-05-21T18:09:00Z">
          <w:pPr>
            <w:pStyle w:val="Ttulo2"/>
            <w:numPr>
              <w:ilvl w:val="1"/>
              <w:numId w:val="11"/>
            </w:numPr>
            <w:tabs>
              <w:tab w:val="clear" w:pos="720"/>
              <w:tab w:val="left" w:pos="284"/>
            </w:tabs>
            <w:spacing w:before="280" w:after="280"/>
            <w:ind w:left="1074" w:hanging="360"/>
          </w:pPr>
        </w:pPrChange>
      </w:pPr>
      <w:ins w:id="103" w:author="Ricardo Filipe Carreira Ramos" w:date="2025-05-18T16:42:00Z" w16du:dateUtc="2025-05-18T15:42:00Z">
        <w:r>
          <w:t xml:space="preserve">Amostra e recolha </w:t>
        </w:r>
      </w:ins>
      <w:del w:id="104" w:author="Ricardo Filipe Carreira Ramos" w:date="2025-05-18T16:42:00Z" w16du:dateUtc="2025-05-18T15:42:00Z">
        <w:r w:rsidR="008301B5" w:rsidDel="00F26670">
          <w:delText xml:space="preserve">Coleta e </w:delText>
        </w:r>
        <w:r w:rsidR="00653C2B" w:rsidDel="00F26670">
          <w:delText>pré-processamento</w:delText>
        </w:r>
        <w:r w:rsidR="00671D98" w:rsidDel="00F26670">
          <w:delText xml:space="preserve"> </w:delText>
        </w:r>
        <w:r w:rsidR="008301B5" w:rsidDel="00F26670">
          <w:delText>dos</w:delText>
        </w:r>
      </w:del>
      <w:ins w:id="105" w:author="Ricardo Filipe Carreira Ramos" w:date="2025-05-18T16:42:00Z" w16du:dateUtc="2025-05-18T15:42:00Z">
        <w:r>
          <w:t>de</w:t>
        </w:r>
      </w:ins>
      <w:r w:rsidR="008301B5">
        <w:t xml:space="preserve"> dados</w:t>
      </w:r>
    </w:p>
    <w:p w14:paraId="125EEBD0" w14:textId="3E104AA6" w:rsidR="00391D7D" w:rsidRDefault="00391D7D" w:rsidP="00CB0B25">
      <w:pPr>
        <w:spacing w:before="240" w:line="360" w:lineRule="auto"/>
        <w:ind w:firstLine="720"/>
      </w:pPr>
      <w:r>
        <w:t xml:space="preserve">A amostra é composta por especialistas que aplicaram a tecnologia </w:t>
      </w:r>
      <w:r w:rsidR="00653C2B">
        <w:t>b</w:t>
      </w:r>
      <w:r>
        <w:t xml:space="preserve">lockchain no contexto do </w:t>
      </w:r>
      <w:r w:rsidR="00653C2B">
        <w:t>a</w:t>
      </w:r>
      <w:r>
        <w:t>gronegócio</w:t>
      </w:r>
      <w:r w:rsidR="00514EE7">
        <w:t xml:space="preserve"> e que deram a sua opinião sobre o tópico em entrevistas realizadas para a comunicação social, no Brazil</w:t>
      </w:r>
      <w:r>
        <w:t>.</w:t>
      </w:r>
      <w:r w:rsidR="00671D98">
        <w:t xml:space="preserve"> </w:t>
      </w:r>
      <w:r w:rsidR="00653C2B">
        <w:t>A</w:t>
      </w:r>
      <w:r w:rsidR="00653C2B" w:rsidRPr="00653C2B">
        <w:t xml:space="preserve"> opinião </w:t>
      </w:r>
      <w:r w:rsidR="0028535F">
        <w:t>destes</w:t>
      </w:r>
      <w:r w:rsidR="0028535F" w:rsidRPr="00653C2B">
        <w:t xml:space="preserve"> </w:t>
      </w:r>
      <w:r w:rsidR="00653C2B" w:rsidRPr="00653C2B">
        <w:t>especialistas é importante,</w:t>
      </w:r>
      <w:r w:rsidR="0028535F" w:rsidRPr="0028535F">
        <w:t xml:space="preserve"> </w:t>
      </w:r>
      <w:r w:rsidR="0028535F">
        <w:t xml:space="preserve">devido ao seu conhecimento prático e específico acerca </w:t>
      </w:r>
      <w:r w:rsidR="00CB0B25">
        <w:t>do ciclo de vida da tecnologia blockchain</w:t>
      </w:r>
      <w:r w:rsidR="0028535F">
        <w:t xml:space="preserve">, </w:t>
      </w:r>
      <w:r w:rsidR="00CB0B25" w:rsidRPr="00CB0B25">
        <w:t xml:space="preserve">permitindo análises embasadas, identificação de tendências e tomada de decisões </w:t>
      </w:r>
      <w:r w:rsidR="00CB0B25">
        <w:t xml:space="preserve">competentes </w:t>
      </w:r>
      <w:sdt>
        <w:sdtPr>
          <w:rPr>
            <w:color w:val="000000"/>
          </w:rPr>
          <w:tag w:val="MENDELEY_CITATION_v3_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"/>
          <w:id w:val="-1493641696"/>
          <w:placeholder>
            <w:docPart w:val="4C273FCCB2A54D128AC3AD108E4FA31C"/>
          </w:placeholder>
        </w:sdtPr>
        <w:sdtContent>
          <w:r w:rsidR="00637990" w:rsidRPr="00637990">
            <w:rPr>
              <w:color w:val="000000"/>
            </w:rPr>
            <w:t>(Dou et al., 2023)</w:t>
          </w:r>
        </w:sdtContent>
      </w:sdt>
      <w:r w:rsidR="00671D98">
        <w:t>.</w:t>
      </w:r>
      <w:r>
        <w:t xml:space="preserve"> </w:t>
      </w:r>
      <w:r w:rsidR="00F371F7">
        <w:t xml:space="preserve">O </w:t>
      </w:r>
      <w:r>
        <w:t xml:space="preserve">Brazil é um dos maiores produtores e fornecedores de alimentos do mundo e o primeiro país a atingir os níveis de produtividade e </w:t>
      </w:r>
      <w:r w:rsidR="00653C2B">
        <w:t>exportação</w:t>
      </w:r>
      <w:r>
        <w:t xml:space="preserve"> dos tradicionais “Big Five </w:t>
      </w:r>
      <w:sdt>
        <w:sdtPr>
          <w:rPr>
            <w:color w:val="000000"/>
          </w:rPr>
          <w:tag w:val="MENDELEY_CITATION_v3_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"/>
          <w:id w:val="1096987088"/>
          <w:placeholder>
            <w:docPart w:val="F3AAD9B1E72944319A1D5A51BC8DF18D"/>
          </w:placeholder>
        </w:sdtPr>
        <w:sdtContent>
          <w:r w:rsidR="00637990" w:rsidRPr="00637990">
            <w:rPr>
              <w:color w:val="000000"/>
            </w:rPr>
            <w:t>(de Azevedo et al., 2024; Dou et al., 2023)</w:t>
          </w:r>
        </w:sdtContent>
      </w:sdt>
      <w:r>
        <w:t xml:space="preserve">. </w:t>
      </w:r>
      <w:r w:rsidR="007E4AEF">
        <w:t xml:space="preserve">Adicionalmente, o Brazil tem uma parcela importante da aplicação da tecnologia blockchain aplicada na cadeia agroalimentar </w:t>
      </w:r>
      <w:sdt>
        <w:sdtPr>
          <w:rPr>
            <w:color w:val="000000"/>
          </w:rPr>
          <w:tag w:val="MENDELEY_CITATION_v3_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"/>
          <w:id w:val="900787221"/>
          <w:placeholder>
            <w:docPart w:val="5BC3C1E3A4644F1198A7CCE390A12252"/>
          </w:placeholder>
        </w:sdtPr>
        <w:sdtContent>
          <w:r w:rsidR="00637990" w:rsidRPr="00637990">
            <w:rPr>
              <w:color w:val="000000"/>
            </w:rPr>
            <w:t>(Nyland et al., 2023)</w:t>
          </w:r>
        </w:sdtContent>
      </w:sdt>
      <w:r w:rsidR="007E4AEF" w:rsidRPr="008301B5">
        <w:t>.</w:t>
      </w:r>
      <w:r w:rsidR="00514EE7" w:rsidRPr="00514EE7">
        <w:t xml:space="preserve"> </w:t>
      </w:r>
      <w:r w:rsidR="00514EE7">
        <w:t>Como tal, a opinião destes profissionais é altamente relevante.</w:t>
      </w:r>
    </w:p>
    <w:p w14:paraId="120DF6D7" w14:textId="2AAD0476" w:rsidR="00E11FDE" w:rsidRDefault="00E11FDE" w:rsidP="00E11FDE">
      <w:pPr>
        <w:spacing w:before="240" w:line="360" w:lineRule="auto"/>
        <w:ind w:firstLine="720"/>
        <w:rPr>
          <w:lang w:val="pt-PT"/>
        </w:rPr>
      </w:pPr>
      <w:r>
        <w:t xml:space="preserve">Para selecionar as entrevistas que abordaram a aplicação da blockchain no agronegócio, aplicámos uma query no motor de busca Google usando termos fundamentados na literatura </w:t>
      </w:r>
      <w:sdt>
        <w:sdtPr>
          <w:rPr>
            <w:color w:val="000000"/>
          </w:rPr>
          <w:tag w:val="MENDELEY_CITATION_v3_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"/>
          <w:id w:val="1114099655"/>
          <w:placeholder>
            <w:docPart w:val="79F9ADDB568B4C9486F8E2F994BBC547"/>
          </w:placeholder>
        </w:sdtPr>
        <w:sdtContent>
          <w:r w:rsidR="00637990" w:rsidRPr="00637990">
            <w:rPr>
              <w:color w:val="000000"/>
            </w:rPr>
            <w:t>(Z. Liu et al., 2025; Rocha et al., 2023; Sun, 2024; Yuan, 2025)</w:t>
          </w:r>
        </w:sdtContent>
      </w:sdt>
      <w:r w:rsidRPr="0050702F">
        <w:rPr>
          <w:lang w:val="pt-PT"/>
        </w:rPr>
        <w:t>.</w:t>
      </w:r>
      <w:r w:rsidR="003D3317" w:rsidRPr="0050702F">
        <w:rPr>
          <w:lang w:val="pt-PT"/>
        </w:rPr>
        <w:t xml:space="preserve"> </w:t>
      </w:r>
      <w:r w:rsidR="003D3317">
        <w:rPr>
          <w:lang w:val="pt-PT"/>
        </w:rPr>
        <w:t>A pesquisa concentrou-se no título das entrevistas através da função “alintitle:” onde deveria constar um termo relacionado com o agronegócio (</w:t>
      </w:r>
      <w:r w:rsidR="003D3317" w:rsidRPr="003E710B">
        <w:rPr>
          <w:lang w:val="pt-PT"/>
        </w:rPr>
        <w:t>“agri*” OR “farm*” OR “food” OR “rural” OR “field” OR “livestock”</w:t>
      </w:r>
      <w:r w:rsidR="003D3317">
        <w:rPr>
          <w:lang w:val="pt-PT"/>
        </w:rPr>
        <w:t>) e o termo “blockchain”.</w:t>
      </w:r>
      <w:r w:rsidRPr="0050702F">
        <w:rPr>
          <w:lang w:val="pt-PT"/>
        </w:rPr>
        <w:t xml:space="preserve"> </w:t>
      </w:r>
      <w:r w:rsidR="000D1372" w:rsidRPr="000D1372">
        <w:rPr>
          <w:lang w:val="pt-PT"/>
        </w:rPr>
        <w:t>No total, foram identificadas 202 entrevistas elegíveis para análise, envolvendo 298 opiniões de especialistas, uma vez que algumas entrevistas foram conduzidas com mais de um especialista em simultâneo. O conteúdo recolhido a partir dessas entrevistas constituiu os dados fundamentais utilizados para alcançar os objetivos deste estudo.</w:t>
      </w:r>
      <w:r w:rsidRPr="0050702F">
        <w:rPr>
          <w:lang w:val="pt-PT"/>
        </w:rPr>
        <w:t xml:space="preserve"> </w:t>
      </w:r>
      <w:r w:rsidR="006503B2">
        <w:rPr>
          <w:lang w:val="pt-PT"/>
        </w:rPr>
        <w:t>A amostra é caracterizada</w:t>
      </w:r>
      <w:r w:rsidR="003D3317">
        <w:rPr>
          <w:lang w:val="pt-PT"/>
        </w:rPr>
        <w:t xml:space="preserve"> na Tabela </w:t>
      </w:r>
      <w:r w:rsidR="00193CA6">
        <w:rPr>
          <w:lang w:val="pt-PT"/>
        </w:rPr>
        <w:t>2</w:t>
      </w:r>
      <w:r w:rsidR="003D3317">
        <w:rPr>
          <w:lang w:val="pt-PT"/>
        </w:rPr>
        <w:t>.</w:t>
      </w:r>
    </w:p>
    <w:p w14:paraId="2B7D89AA" w14:textId="77777777" w:rsidR="003D3317" w:rsidRDefault="003D3317" w:rsidP="00E11FDE">
      <w:pPr>
        <w:spacing w:before="240" w:line="360" w:lineRule="auto"/>
        <w:ind w:firstLine="720"/>
        <w:rPr>
          <w:lang w:val="pt-PT"/>
        </w:rPr>
      </w:pPr>
    </w:p>
    <w:p w14:paraId="63A1D28A" w14:textId="2938B1F3" w:rsidR="003D3317" w:rsidRDefault="003D3317" w:rsidP="003D3317">
      <w:pPr>
        <w:pStyle w:val="Legenda"/>
        <w:keepNext/>
      </w:pPr>
      <w:r>
        <w:t xml:space="preserve">Tabela </w:t>
      </w:r>
      <w:r w:rsidR="00193CA6">
        <w:t>2</w:t>
      </w:r>
      <w:r w:rsidR="006D572E">
        <w:t xml:space="preserve">. </w:t>
      </w:r>
      <w:r>
        <w:t>Background profissional dos especialistas</w:t>
      </w:r>
    </w:p>
    <w:tbl>
      <w:tblPr>
        <w:tblW w:w="6501" w:type="dxa"/>
        <w:jc w:val="center"/>
        <w:tblCellMar>
          <w:left w:w="70" w:type="dxa"/>
          <w:right w:w="70" w:type="dxa"/>
        </w:tblCellMar>
        <w:tblLook w:val="04A0" w:firstRow="1" w:lastRow="0" w:firstColumn="1" w:lastColumn="0" w:noHBand="0" w:noVBand="1"/>
      </w:tblPr>
      <w:tblGrid>
        <w:gridCol w:w="1729"/>
        <w:gridCol w:w="2340"/>
        <w:gridCol w:w="1152"/>
        <w:gridCol w:w="1280"/>
      </w:tblGrid>
      <w:tr w:rsidR="00193CA6" w:rsidRPr="00193CA6" w14:paraId="5CD3967F" w14:textId="77777777" w:rsidTr="00096DF9">
        <w:trPr>
          <w:trHeight w:val="264"/>
          <w:jc w:val="center"/>
        </w:trPr>
        <w:tc>
          <w:tcPr>
            <w:tcW w:w="1729" w:type="dxa"/>
            <w:tcBorders>
              <w:top w:val="single" w:sz="4" w:space="0" w:color="auto"/>
              <w:left w:val="nil"/>
              <w:bottom w:val="single" w:sz="4" w:space="0" w:color="auto"/>
              <w:right w:val="nil"/>
            </w:tcBorders>
            <w:shd w:val="clear" w:color="000000" w:fill="FFFFFF"/>
            <w:noWrap/>
            <w:vAlign w:val="bottom"/>
            <w:hideMark/>
          </w:tcPr>
          <w:p w14:paraId="14B534B3" w14:textId="77777777" w:rsidR="00193CA6" w:rsidRPr="00193CA6" w:rsidRDefault="00193CA6" w:rsidP="00193CA6">
            <w:pPr>
              <w:jc w:val="left"/>
              <w:rPr>
                <w:color w:val="000000"/>
                <w:sz w:val="20"/>
                <w:szCs w:val="20"/>
              </w:rPr>
            </w:pPr>
            <w:r w:rsidRPr="00193CA6">
              <w:rPr>
                <w:color w:val="000000"/>
                <w:sz w:val="20"/>
                <w:szCs w:val="20"/>
              </w:rPr>
              <w:t> </w:t>
            </w:r>
          </w:p>
        </w:tc>
        <w:tc>
          <w:tcPr>
            <w:tcW w:w="2340" w:type="dxa"/>
            <w:tcBorders>
              <w:top w:val="single" w:sz="4" w:space="0" w:color="auto"/>
              <w:left w:val="nil"/>
              <w:bottom w:val="single" w:sz="4" w:space="0" w:color="auto"/>
              <w:right w:val="nil"/>
            </w:tcBorders>
            <w:shd w:val="clear" w:color="000000" w:fill="FFFFFF"/>
            <w:vAlign w:val="center"/>
            <w:hideMark/>
          </w:tcPr>
          <w:p w14:paraId="06B369E8" w14:textId="77777777" w:rsidR="00193CA6" w:rsidRPr="00193CA6" w:rsidRDefault="00193CA6" w:rsidP="00193CA6">
            <w:pPr>
              <w:jc w:val="center"/>
              <w:rPr>
                <w:b/>
                <w:bCs/>
                <w:color w:val="000000"/>
                <w:sz w:val="20"/>
                <w:szCs w:val="20"/>
              </w:rPr>
            </w:pPr>
            <w:r w:rsidRPr="00193CA6">
              <w:rPr>
                <w:b/>
                <w:bCs/>
                <w:color w:val="000000"/>
                <w:sz w:val="20"/>
                <w:szCs w:val="20"/>
                <w:lang w:val="pt-PT"/>
              </w:rPr>
              <w:t>Background profissional</w:t>
            </w:r>
          </w:p>
        </w:tc>
        <w:tc>
          <w:tcPr>
            <w:tcW w:w="1152" w:type="dxa"/>
            <w:tcBorders>
              <w:top w:val="single" w:sz="4" w:space="0" w:color="auto"/>
              <w:left w:val="nil"/>
              <w:bottom w:val="single" w:sz="4" w:space="0" w:color="auto"/>
              <w:right w:val="nil"/>
            </w:tcBorders>
            <w:shd w:val="clear" w:color="000000" w:fill="FFFFFF"/>
            <w:vAlign w:val="center"/>
            <w:hideMark/>
          </w:tcPr>
          <w:p w14:paraId="2BF2A992" w14:textId="77777777" w:rsidR="00193CA6" w:rsidRPr="00193CA6" w:rsidRDefault="00193CA6" w:rsidP="00193CA6">
            <w:pPr>
              <w:jc w:val="center"/>
              <w:rPr>
                <w:b/>
                <w:bCs/>
                <w:color w:val="000000"/>
                <w:sz w:val="20"/>
                <w:szCs w:val="20"/>
              </w:rPr>
            </w:pPr>
            <w:r w:rsidRPr="00193CA6">
              <w:rPr>
                <w:b/>
                <w:bCs/>
                <w:color w:val="000000"/>
                <w:sz w:val="20"/>
                <w:szCs w:val="20"/>
                <w:lang w:val="pt-PT"/>
              </w:rPr>
              <w:t>Quantidade</w:t>
            </w:r>
          </w:p>
        </w:tc>
        <w:tc>
          <w:tcPr>
            <w:tcW w:w="1280" w:type="dxa"/>
            <w:tcBorders>
              <w:top w:val="single" w:sz="4" w:space="0" w:color="auto"/>
              <w:left w:val="nil"/>
              <w:bottom w:val="single" w:sz="4" w:space="0" w:color="auto"/>
              <w:right w:val="nil"/>
            </w:tcBorders>
            <w:shd w:val="clear" w:color="000000" w:fill="FFFFFF"/>
            <w:noWrap/>
            <w:vAlign w:val="bottom"/>
            <w:hideMark/>
          </w:tcPr>
          <w:p w14:paraId="17601A09" w14:textId="77777777" w:rsidR="00193CA6" w:rsidRPr="00193CA6" w:rsidRDefault="00193CA6" w:rsidP="00193CA6">
            <w:pPr>
              <w:jc w:val="left"/>
              <w:rPr>
                <w:b/>
                <w:bCs/>
                <w:color w:val="000000"/>
                <w:sz w:val="20"/>
                <w:szCs w:val="20"/>
              </w:rPr>
            </w:pPr>
            <w:r w:rsidRPr="00193CA6">
              <w:rPr>
                <w:b/>
                <w:bCs/>
                <w:color w:val="000000"/>
                <w:sz w:val="20"/>
                <w:szCs w:val="20"/>
              </w:rPr>
              <w:t>Porcentagem</w:t>
            </w:r>
          </w:p>
        </w:tc>
      </w:tr>
      <w:tr w:rsidR="00193CA6" w:rsidRPr="00193CA6" w14:paraId="69AF692B" w14:textId="77777777" w:rsidTr="00096DF9">
        <w:trPr>
          <w:trHeight w:val="264"/>
          <w:jc w:val="center"/>
        </w:trPr>
        <w:tc>
          <w:tcPr>
            <w:tcW w:w="1729" w:type="dxa"/>
            <w:vMerge w:val="restart"/>
            <w:tcBorders>
              <w:top w:val="nil"/>
              <w:left w:val="nil"/>
              <w:bottom w:val="single" w:sz="4" w:space="0" w:color="000000"/>
              <w:right w:val="nil"/>
            </w:tcBorders>
            <w:shd w:val="clear" w:color="000000" w:fill="FFFFFF"/>
            <w:noWrap/>
            <w:vAlign w:val="center"/>
            <w:hideMark/>
          </w:tcPr>
          <w:p w14:paraId="3C416E10" w14:textId="77777777" w:rsidR="00193CA6" w:rsidRPr="00193CA6" w:rsidRDefault="00193CA6" w:rsidP="00193CA6">
            <w:pPr>
              <w:jc w:val="center"/>
              <w:rPr>
                <w:b/>
                <w:bCs/>
                <w:color w:val="000000"/>
                <w:sz w:val="20"/>
                <w:szCs w:val="20"/>
              </w:rPr>
            </w:pPr>
            <w:r w:rsidRPr="00193CA6">
              <w:rPr>
                <w:b/>
                <w:bCs/>
                <w:color w:val="000000"/>
                <w:sz w:val="20"/>
                <w:szCs w:val="20"/>
              </w:rPr>
              <w:t>Ocupação</w:t>
            </w:r>
          </w:p>
        </w:tc>
        <w:tc>
          <w:tcPr>
            <w:tcW w:w="2340" w:type="dxa"/>
            <w:tcBorders>
              <w:top w:val="nil"/>
              <w:left w:val="nil"/>
              <w:bottom w:val="nil"/>
              <w:right w:val="nil"/>
            </w:tcBorders>
            <w:shd w:val="clear" w:color="000000" w:fill="FFFFFF"/>
            <w:vAlign w:val="center"/>
            <w:hideMark/>
          </w:tcPr>
          <w:p w14:paraId="3528332E" w14:textId="77777777" w:rsidR="00193CA6" w:rsidRPr="00193CA6" w:rsidRDefault="00193CA6" w:rsidP="00193CA6">
            <w:pPr>
              <w:jc w:val="left"/>
              <w:rPr>
                <w:color w:val="000000"/>
                <w:sz w:val="20"/>
                <w:szCs w:val="20"/>
              </w:rPr>
            </w:pPr>
            <w:r w:rsidRPr="00193CA6">
              <w:rPr>
                <w:color w:val="000000"/>
                <w:sz w:val="20"/>
                <w:szCs w:val="20"/>
                <w:lang w:val="pt-PT"/>
              </w:rPr>
              <w:t>CEO</w:t>
            </w:r>
          </w:p>
        </w:tc>
        <w:tc>
          <w:tcPr>
            <w:tcW w:w="1152" w:type="dxa"/>
            <w:tcBorders>
              <w:top w:val="nil"/>
              <w:left w:val="nil"/>
              <w:bottom w:val="nil"/>
              <w:right w:val="nil"/>
            </w:tcBorders>
            <w:shd w:val="clear" w:color="000000" w:fill="FFFFFF"/>
            <w:vAlign w:val="center"/>
            <w:hideMark/>
          </w:tcPr>
          <w:p w14:paraId="62403D9B" w14:textId="77777777" w:rsidR="00193CA6" w:rsidRPr="00193CA6" w:rsidRDefault="00193CA6" w:rsidP="00193CA6">
            <w:pPr>
              <w:jc w:val="center"/>
              <w:rPr>
                <w:color w:val="000000"/>
                <w:sz w:val="20"/>
                <w:szCs w:val="20"/>
              </w:rPr>
            </w:pPr>
            <w:r w:rsidRPr="00193CA6">
              <w:rPr>
                <w:color w:val="000000"/>
                <w:sz w:val="20"/>
                <w:szCs w:val="20"/>
                <w:lang w:val="pt-PT"/>
              </w:rPr>
              <w:t>124</w:t>
            </w:r>
          </w:p>
        </w:tc>
        <w:tc>
          <w:tcPr>
            <w:tcW w:w="1280" w:type="dxa"/>
            <w:tcBorders>
              <w:top w:val="nil"/>
              <w:left w:val="nil"/>
              <w:bottom w:val="nil"/>
              <w:right w:val="nil"/>
            </w:tcBorders>
            <w:shd w:val="clear" w:color="000000" w:fill="FFFFFF"/>
            <w:noWrap/>
            <w:vAlign w:val="center"/>
            <w:hideMark/>
          </w:tcPr>
          <w:p w14:paraId="5588519A" w14:textId="77777777" w:rsidR="00193CA6" w:rsidRPr="00193CA6" w:rsidRDefault="00193CA6" w:rsidP="00193CA6">
            <w:pPr>
              <w:jc w:val="center"/>
              <w:rPr>
                <w:color w:val="000000"/>
                <w:sz w:val="20"/>
                <w:szCs w:val="20"/>
              </w:rPr>
            </w:pPr>
            <w:r w:rsidRPr="00193CA6">
              <w:rPr>
                <w:color w:val="000000"/>
                <w:sz w:val="20"/>
                <w:szCs w:val="20"/>
              </w:rPr>
              <w:t>41,61%</w:t>
            </w:r>
          </w:p>
        </w:tc>
      </w:tr>
      <w:tr w:rsidR="00193CA6" w:rsidRPr="00193CA6" w14:paraId="05AECB21" w14:textId="77777777" w:rsidTr="00096DF9">
        <w:trPr>
          <w:trHeight w:val="264"/>
          <w:jc w:val="center"/>
        </w:trPr>
        <w:tc>
          <w:tcPr>
            <w:tcW w:w="1729" w:type="dxa"/>
            <w:vMerge/>
            <w:tcBorders>
              <w:top w:val="nil"/>
              <w:left w:val="nil"/>
              <w:bottom w:val="single" w:sz="4" w:space="0" w:color="000000"/>
              <w:right w:val="nil"/>
            </w:tcBorders>
            <w:vAlign w:val="center"/>
            <w:hideMark/>
          </w:tcPr>
          <w:p w14:paraId="096289DD" w14:textId="77777777" w:rsidR="00193CA6" w:rsidRPr="00193CA6" w:rsidRDefault="00193CA6" w:rsidP="00193CA6">
            <w:pPr>
              <w:jc w:val="left"/>
              <w:rPr>
                <w:b/>
                <w:bCs/>
                <w:color w:val="000000"/>
                <w:sz w:val="20"/>
                <w:szCs w:val="20"/>
              </w:rPr>
            </w:pPr>
          </w:p>
        </w:tc>
        <w:tc>
          <w:tcPr>
            <w:tcW w:w="2340" w:type="dxa"/>
            <w:tcBorders>
              <w:top w:val="nil"/>
              <w:left w:val="nil"/>
              <w:bottom w:val="nil"/>
              <w:right w:val="nil"/>
            </w:tcBorders>
            <w:shd w:val="clear" w:color="000000" w:fill="FFFFFF"/>
            <w:vAlign w:val="center"/>
            <w:hideMark/>
          </w:tcPr>
          <w:p w14:paraId="244FA4B3" w14:textId="4CF27DA9" w:rsidR="00193CA6" w:rsidRPr="00193CA6" w:rsidRDefault="00193CA6" w:rsidP="00193CA6">
            <w:pPr>
              <w:jc w:val="left"/>
              <w:rPr>
                <w:color w:val="000000"/>
                <w:sz w:val="20"/>
                <w:szCs w:val="20"/>
              </w:rPr>
            </w:pPr>
            <w:r w:rsidRPr="00193CA6">
              <w:rPr>
                <w:color w:val="000000"/>
                <w:sz w:val="20"/>
                <w:szCs w:val="20"/>
                <w:lang w:val="pt-PT"/>
              </w:rPr>
              <w:t>Diretor(a)</w:t>
            </w:r>
          </w:p>
        </w:tc>
        <w:tc>
          <w:tcPr>
            <w:tcW w:w="1152" w:type="dxa"/>
            <w:tcBorders>
              <w:top w:val="nil"/>
              <w:left w:val="nil"/>
              <w:bottom w:val="nil"/>
              <w:right w:val="nil"/>
            </w:tcBorders>
            <w:shd w:val="clear" w:color="000000" w:fill="FFFFFF"/>
            <w:vAlign w:val="center"/>
            <w:hideMark/>
          </w:tcPr>
          <w:p w14:paraId="1E6E3076" w14:textId="77777777" w:rsidR="00193CA6" w:rsidRPr="00193CA6" w:rsidRDefault="00193CA6" w:rsidP="00193CA6">
            <w:pPr>
              <w:jc w:val="center"/>
              <w:rPr>
                <w:color w:val="000000"/>
                <w:sz w:val="20"/>
                <w:szCs w:val="20"/>
              </w:rPr>
            </w:pPr>
            <w:r w:rsidRPr="00193CA6">
              <w:rPr>
                <w:color w:val="000000"/>
                <w:sz w:val="20"/>
                <w:szCs w:val="20"/>
                <w:lang w:val="pt-PT"/>
              </w:rPr>
              <w:t>62</w:t>
            </w:r>
          </w:p>
        </w:tc>
        <w:tc>
          <w:tcPr>
            <w:tcW w:w="1280" w:type="dxa"/>
            <w:tcBorders>
              <w:top w:val="nil"/>
              <w:left w:val="nil"/>
              <w:bottom w:val="nil"/>
              <w:right w:val="nil"/>
            </w:tcBorders>
            <w:shd w:val="clear" w:color="000000" w:fill="FFFFFF"/>
            <w:noWrap/>
            <w:vAlign w:val="center"/>
            <w:hideMark/>
          </w:tcPr>
          <w:p w14:paraId="0445D2A6" w14:textId="77777777" w:rsidR="00193CA6" w:rsidRPr="00193CA6" w:rsidRDefault="00193CA6" w:rsidP="00193CA6">
            <w:pPr>
              <w:jc w:val="center"/>
              <w:rPr>
                <w:color w:val="000000"/>
                <w:sz w:val="20"/>
                <w:szCs w:val="20"/>
              </w:rPr>
            </w:pPr>
            <w:r w:rsidRPr="00193CA6">
              <w:rPr>
                <w:color w:val="000000"/>
                <w:sz w:val="20"/>
                <w:szCs w:val="20"/>
              </w:rPr>
              <w:t>20,81%</w:t>
            </w:r>
          </w:p>
        </w:tc>
      </w:tr>
      <w:tr w:rsidR="00193CA6" w:rsidRPr="00193CA6" w14:paraId="25971376" w14:textId="77777777" w:rsidTr="00096DF9">
        <w:trPr>
          <w:trHeight w:val="264"/>
          <w:jc w:val="center"/>
        </w:trPr>
        <w:tc>
          <w:tcPr>
            <w:tcW w:w="1729" w:type="dxa"/>
            <w:vMerge/>
            <w:tcBorders>
              <w:top w:val="nil"/>
              <w:left w:val="nil"/>
              <w:bottom w:val="single" w:sz="4" w:space="0" w:color="000000"/>
              <w:right w:val="nil"/>
            </w:tcBorders>
            <w:vAlign w:val="center"/>
            <w:hideMark/>
          </w:tcPr>
          <w:p w14:paraId="1DB35388" w14:textId="77777777" w:rsidR="00193CA6" w:rsidRPr="00193CA6" w:rsidRDefault="00193CA6" w:rsidP="00193CA6">
            <w:pPr>
              <w:jc w:val="left"/>
              <w:rPr>
                <w:b/>
                <w:bCs/>
                <w:color w:val="000000"/>
                <w:sz w:val="20"/>
                <w:szCs w:val="20"/>
              </w:rPr>
            </w:pPr>
          </w:p>
        </w:tc>
        <w:tc>
          <w:tcPr>
            <w:tcW w:w="2340" w:type="dxa"/>
            <w:tcBorders>
              <w:top w:val="nil"/>
              <w:left w:val="nil"/>
              <w:bottom w:val="nil"/>
              <w:right w:val="nil"/>
            </w:tcBorders>
            <w:shd w:val="clear" w:color="000000" w:fill="FFFFFF"/>
            <w:vAlign w:val="center"/>
            <w:hideMark/>
          </w:tcPr>
          <w:p w14:paraId="03985822" w14:textId="77777777" w:rsidR="00193CA6" w:rsidRPr="00193CA6" w:rsidRDefault="00193CA6" w:rsidP="00193CA6">
            <w:pPr>
              <w:jc w:val="left"/>
              <w:rPr>
                <w:color w:val="000000"/>
                <w:sz w:val="20"/>
                <w:szCs w:val="20"/>
              </w:rPr>
            </w:pPr>
            <w:r w:rsidRPr="00193CA6">
              <w:rPr>
                <w:color w:val="000000"/>
                <w:sz w:val="20"/>
                <w:szCs w:val="20"/>
                <w:lang w:val="pt-PT"/>
              </w:rPr>
              <w:t>Agente público</w:t>
            </w:r>
          </w:p>
        </w:tc>
        <w:tc>
          <w:tcPr>
            <w:tcW w:w="1152" w:type="dxa"/>
            <w:tcBorders>
              <w:top w:val="nil"/>
              <w:left w:val="nil"/>
              <w:bottom w:val="nil"/>
              <w:right w:val="nil"/>
            </w:tcBorders>
            <w:shd w:val="clear" w:color="000000" w:fill="FFFFFF"/>
            <w:vAlign w:val="center"/>
            <w:hideMark/>
          </w:tcPr>
          <w:p w14:paraId="0679CE05" w14:textId="77777777" w:rsidR="00193CA6" w:rsidRPr="00193CA6" w:rsidRDefault="00193CA6" w:rsidP="00193CA6">
            <w:pPr>
              <w:jc w:val="center"/>
              <w:rPr>
                <w:color w:val="000000"/>
                <w:sz w:val="20"/>
                <w:szCs w:val="20"/>
              </w:rPr>
            </w:pPr>
            <w:r w:rsidRPr="00193CA6">
              <w:rPr>
                <w:color w:val="000000"/>
                <w:sz w:val="20"/>
                <w:szCs w:val="20"/>
                <w:lang w:val="pt-PT"/>
              </w:rPr>
              <w:t>31</w:t>
            </w:r>
          </w:p>
        </w:tc>
        <w:tc>
          <w:tcPr>
            <w:tcW w:w="1280" w:type="dxa"/>
            <w:tcBorders>
              <w:top w:val="nil"/>
              <w:left w:val="nil"/>
              <w:bottom w:val="nil"/>
              <w:right w:val="nil"/>
            </w:tcBorders>
            <w:shd w:val="clear" w:color="000000" w:fill="FFFFFF"/>
            <w:noWrap/>
            <w:vAlign w:val="center"/>
            <w:hideMark/>
          </w:tcPr>
          <w:p w14:paraId="09E15C1A" w14:textId="77777777" w:rsidR="00193CA6" w:rsidRPr="00193CA6" w:rsidRDefault="00193CA6" w:rsidP="00193CA6">
            <w:pPr>
              <w:jc w:val="center"/>
              <w:rPr>
                <w:color w:val="000000"/>
                <w:sz w:val="20"/>
                <w:szCs w:val="20"/>
              </w:rPr>
            </w:pPr>
            <w:r w:rsidRPr="00193CA6">
              <w:rPr>
                <w:color w:val="000000"/>
                <w:sz w:val="20"/>
                <w:szCs w:val="20"/>
              </w:rPr>
              <w:t>10,40%</w:t>
            </w:r>
          </w:p>
        </w:tc>
      </w:tr>
      <w:tr w:rsidR="00193CA6" w:rsidRPr="00193CA6" w14:paraId="33AF8757" w14:textId="77777777" w:rsidTr="00096DF9">
        <w:trPr>
          <w:trHeight w:val="264"/>
          <w:jc w:val="center"/>
        </w:trPr>
        <w:tc>
          <w:tcPr>
            <w:tcW w:w="1729" w:type="dxa"/>
            <w:vMerge/>
            <w:tcBorders>
              <w:top w:val="nil"/>
              <w:left w:val="nil"/>
              <w:bottom w:val="single" w:sz="4" w:space="0" w:color="000000"/>
              <w:right w:val="nil"/>
            </w:tcBorders>
            <w:vAlign w:val="center"/>
            <w:hideMark/>
          </w:tcPr>
          <w:p w14:paraId="2FD24A51" w14:textId="77777777" w:rsidR="00193CA6" w:rsidRPr="00193CA6" w:rsidRDefault="00193CA6" w:rsidP="00193CA6">
            <w:pPr>
              <w:jc w:val="left"/>
              <w:rPr>
                <w:b/>
                <w:bCs/>
                <w:color w:val="000000"/>
                <w:sz w:val="20"/>
                <w:szCs w:val="20"/>
              </w:rPr>
            </w:pPr>
          </w:p>
        </w:tc>
        <w:tc>
          <w:tcPr>
            <w:tcW w:w="2340" w:type="dxa"/>
            <w:tcBorders>
              <w:top w:val="nil"/>
              <w:left w:val="nil"/>
              <w:bottom w:val="nil"/>
              <w:right w:val="nil"/>
            </w:tcBorders>
            <w:shd w:val="clear" w:color="000000" w:fill="FFFFFF"/>
            <w:vAlign w:val="center"/>
            <w:hideMark/>
          </w:tcPr>
          <w:p w14:paraId="3179E4F6" w14:textId="0DCBAA05" w:rsidR="00193CA6" w:rsidRPr="00193CA6" w:rsidRDefault="00193CA6" w:rsidP="00193CA6">
            <w:pPr>
              <w:jc w:val="left"/>
              <w:rPr>
                <w:color w:val="000000"/>
                <w:sz w:val="20"/>
                <w:szCs w:val="20"/>
              </w:rPr>
            </w:pPr>
            <w:r w:rsidRPr="00193CA6">
              <w:rPr>
                <w:color w:val="000000"/>
                <w:sz w:val="20"/>
                <w:szCs w:val="20"/>
                <w:lang w:val="pt-PT"/>
              </w:rPr>
              <w:t>Pesquisador(a)</w:t>
            </w:r>
          </w:p>
        </w:tc>
        <w:tc>
          <w:tcPr>
            <w:tcW w:w="1152" w:type="dxa"/>
            <w:tcBorders>
              <w:top w:val="nil"/>
              <w:left w:val="nil"/>
              <w:bottom w:val="nil"/>
              <w:right w:val="nil"/>
            </w:tcBorders>
            <w:shd w:val="clear" w:color="000000" w:fill="FFFFFF"/>
            <w:vAlign w:val="center"/>
            <w:hideMark/>
          </w:tcPr>
          <w:p w14:paraId="2C517B8C" w14:textId="77777777" w:rsidR="00193CA6" w:rsidRPr="00193CA6" w:rsidRDefault="00193CA6" w:rsidP="00193CA6">
            <w:pPr>
              <w:jc w:val="center"/>
              <w:rPr>
                <w:color w:val="000000"/>
                <w:sz w:val="20"/>
                <w:szCs w:val="20"/>
              </w:rPr>
            </w:pPr>
            <w:r w:rsidRPr="00193CA6">
              <w:rPr>
                <w:color w:val="000000"/>
                <w:sz w:val="20"/>
                <w:szCs w:val="20"/>
                <w:lang w:val="pt-PT"/>
              </w:rPr>
              <w:t>19</w:t>
            </w:r>
          </w:p>
        </w:tc>
        <w:tc>
          <w:tcPr>
            <w:tcW w:w="1280" w:type="dxa"/>
            <w:tcBorders>
              <w:top w:val="nil"/>
              <w:left w:val="nil"/>
              <w:bottom w:val="nil"/>
              <w:right w:val="nil"/>
            </w:tcBorders>
            <w:shd w:val="clear" w:color="000000" w:fill="FFFFFF"/>
            <w:noWrap/>
            <w:vAlign w:val="center"/>
            <w:hideMark/>
          </w:tcPr>
          <w:p w14:paraId="4CFD7CF4" w14:textId="77777777" w:rsidR="00193CA6" w:rsidRPr="00193CA6" w:rsidRDefault="00193CA6" w:rsidP="00193CA6">
            <w:pPr>
              <w:jc w:val="center"/>
              <w:rPr>
                <w:color w:val="000000"/>
                <w:sz w:val="20"/>
                <w:szCs w:val="20"/>
              </w:rPr>
            </w:pPr>
            <w:r w:rsidRPr="00193CA6">
              <w:rPr>
                <w:color w:val="000000"/>
                <w:sz w:val="20"/>
                <w:szCs w:val="20"/>
              </w:rPr>
              <w:t>6,38%</w:t>
            </w:r>
          </w:p>
        </w:tc>
      </w:tr>
      <w:tr w:rsidR="00193CA6" w:rsidRPr="00193CA6" w14:paraId="52D69A9B" w14:textId="77777777" w:rsidTr="00096DF9">
        <w:trPr>
          <w:trHeight w:val="264"/>
          <w:jc w:val="center"/>
        </w:trPr>
        <w:tc>
          <w:tcPr>
            <w:tcW w:w="1729" w:type="dxa"/>
            <w:vMerge/>
            <w:tcBorders>
              <w:top w:val="nil"/>
              <w:left w:val="nil"/>
              <w:bottom w:val="single" w:sz="4" w:space="0" w:color="000000"/>
              <w:right w:val="nil"/>
            </w:tcBorders>
            <w:vAlign w:val="center"/>
            <w:hideMark/>
          </w:tcPr>
          <w:p w14:paraId="6FE7E141" w14:textId="77777777" w:rsidR="00193CA6" w:rsidRPr="00193CA6" w:rsidRDefault="00193CA6" w:rsidP="00193CA6">
            <w:pPr>
              <w:jc w:val="left"/>
              <w:rPr>
                <w:b/>
                <w:bCs/>
                <w:color w:val="000000"/>
                <w:sz w:val="20"/>
                <w:szCs w:val="20"/>
              </w:rPr>
            </w:pPr>
          </w:p>
        </w:tc>
        <w:tc>
          <w:tcPr>
            <w:tcW w:w="2340" w:type="dxa"/>
            <w:tcBorders>
              <w:top w:val="nil"/>
              <w:left w:val="nil"/>
              <w:bottom w:val="nil"/>
              <w:right w:val="nil"/>
            </w:tcBorders>
            <w:shd w:val="clear" w:color="000000" w:fill="FFFFFF"/>
            <w:vAlign w:val="center"/>
            <w:hideMark/>
          </w:tcPr>
          <w:p w14:paraId="2DB973D9" w14:textId="77777777" w:rsidR="00193CA6" w:rsidRPr="00193CA6" w:rsidRDefault="00193CA6" w:rsidP="00193CA6">
            <w:pPr>
              <w:jc w:val="left"/>
              <w:rPr>
                <w:color w:val="000000"/>
                <w:sz w:val="20"/>
                <w:szCs w:val="20"/>
              </w:rPr>
            </w:pPr>
            <w:r w:rsidRPr="00193CA6">
              <w:rPr>
                <w:color w:val="000000"/>
                <w:sz w:val="20"/>
                <w:szCs w:val="20"/>
              </w:rPr>
              <w:t xml:space="preserve">Gerente </w:t>
            </w:r>
          </w:p>
        </w:tc>
        <w:tc>
          <w:tcPr>
            <w:tcW w:w="1152" w:type="dxa"/>
            <w:tcBorders>
              <w:top w:val="nil"/>
              <w:left w:val="nil"/>
              <w:bottom w:val="nil"/>
              <w:right w:val="nil"/>
            </w:tcBorders>
            <w:shd w:val="clear" w:color="000000" w:fill="FFFFFF"/>
            <w:vAlign w:val="center"/>
            <w:hideMark/>
          </w:tcPr>
          <w:p w14:paraId="3E9E21C6" w14:textId="77777777" w:rsidR="00193CA6" w:rsidRPr="00193CA6" w:rsidRDefault="00193CA6" w:rsidP="00193CA6">
            <w:pPr>
              <w:jc w:val="center"/>
              <w:rPr>
                <w:color w:val="000000"/>
                <w:sz w:val="20"/>
                <w:szCs w:val="20"/>
              </w:rPr>
            </w:pPr>
            <w:r w:rsidRPr="00193CA6">
              <w:rPr>
                <w:color w:val="000000"/>
                <w:sz w:val="20"/>
                <w:szCs w:val="20"/>
              </w:rPr>
              <w:t>17</w:t>
            </w:r>
          </w:p>
        </w:tc>
        <w:tc>
          <w:tcPr>
            <w:tcW w:w="1280" w:type="dxa"/>
            <w:tcBorders>
              <w:top w:val="nil"/>
              <w:left w:val="nil"/>
              <w:bottom w:val="nil"/>
              <w:right w:val="nil"/>
            </w:tcBorders>
            <w:shd w:val="clear" w:color="000000" w:fill="FFFFFF"/>
            <w:noWrap/>
            <w:vAlign w:val="center"/>
            <w:hideMark/>
          </w:tcPr>
          <w:p w14:paraId="53828FE1" w14:textId="77777777" w:rsidR="00193CA6" w:rsidRPr="00193CA6" w:rsidRDefault="00193CA6" w:rsidP="00193CA6">
            <w:pPr>
              <w:jc w:val="center"/>
              <w:rPr>
                <w:color w:val="000000"/>
                <w:sz w:val="20"/>
                <w:szCs w:val="20"/>
              </w:rPr>
            </w:pPr>
            <w:r w:rsidRPr="00193CA6">
              <w:rPr>
                <w:color w:val="000000"/>
                <w:sz w:val="20"/>
                <w:szCs w:val="20"/>
              </w:rPr>
              <w:t>5,70%</w:t>
            </w:r>
          </w:p>
        </w:tc>
      </w:tr>
      <w:tr w:rsidR="00193CA6" w:rsidRPr="00193CA6" w14:paraId="6D5A3883" w14:textId="77777777" w:rsidTr="00096DF9">
        <w:trPr>
          <w:trHeight w:val="264"/>
          <w:jc w:val="center"/>
        </w:trPr>
        <w:tc>
          <w:tcPr>
            <w:tcW w:w="1729" w:type="dxa"/>
            <w:vMerge/>
            <w:tcBorders>
              <w:top w:val="nil"/>
              <w:left w:val="nil"/>
              <w:bottom w:val="single" w:sz="4" w:space="0" w:color="000000"/>
              <w:right w:val="nil"/>
            </w:tcBorders>
            <w:vAlign w:val="center"/>
            <w:hideMark/>
          </w:tcPr>
          <w:p w14:paraId="0DF60D6B" w14:textId="77777777" w:rsidR="00193CA6" w:rsidRPr="00193CA6" w:rsidRDefault="00193CA6" w:rsidP="00193CA6">
            <w:pPr>
              <w:jc w:val="left"/>
              <w:rPr>
                <w:b/>
                <w:bCs/>
                <w:color w:val="000000"/>
                <w:sz w:val="20"/>
                <w:szCs w:val="20"/>
              </w:rPr>
            </w:pPr>
          </w:p>
        </w:tc>
        <w:tc>
          <w:tcPr>
            <w:tcW w:w="2340" w:type="dxa"/>
            <w:tcBorders>
              <w:top w:val="nil"/>
              <w:left w:val="nil"/>
              <w:bottom w:val="nil"/>
              <w:right w:val="nil"/>
            </w:tcBorders>
            <w:shd w:val="clear" w:color="000000" w:fill="FFFFFF"/>
            <w:noWrap/>
            <w:vAlign w:val="center"/>
            <w:hideMark/>
          </w:tcPr>
          <w:p w14:paraId="336D84EF" w14:textId="285A3319" w:rsidR="00193CA6" w:rsidRPr="00193CA6" w:rsidRDefault="00096DF9" w:rsidP="00193CA6">
            <w:pPr>
              <w:jc w:val="left"/>
              <w:rPr>
                <w:color w:val="000000"/>
                <w:sz w:val="20"/>
                <w:szCs w:val="20"/>
              </w:rPr>
            </w:pPr>
            <w:r>
              <w:rPr>
                <w:color w:val="000000"/>
                <w:sz w:val="20"/>
                <w:szCs w:val="20"/>
              </w:rPr>
              <w:t>Outros</w:t>
            </w:r>
          </w:p>
        </w:tc>
        <w:tc>
          <w:tcPr>
            <w:tcW w:w="1152" w:type="dxa"/>
            <w:tcBorders>
              <w:top w:val="nil"/>
              <w:left w:val="nil"/>
              <w:bottom w:val="nil"/>
              <w:right w:val="nil"/>
            </w:tcBorders>
            <w:shd w:val="clear" w:color="000000" w:fill="FFFFFF"/>
            <w:vAlign w:val="center"/>
            <w:hideMark/>
          </w:tcPr>
          <w:p w14:paraId="0B918E1C" w14:textId="276719DB" w:rsidR="00193CA6" w:rsidRPr="00193CA6" w:rsidRDefault="00096DF9" w:rsidP="00193CA6">
            <w:pPr>
              <w:jc w:val="center"/>
              <w:rPr>
                <w:color w:val="000000"/>
                <w:sz w:val="20"/>
                <w:szCs w:val="20"/>
              </w:rPr>
            </w:pPr>
            <w:r>
              <w:rPr>
                <w:color w:val="000000"/>
                <w:sz w:val="20"/>
                <w:szCs w:val="20"/>
              </w:rPr>
              <w:t>44</w:t>
            </w:r>
          </w:p>
        </w:tc>
        <w:tc>
          <w:tcPr>
            <w:tcW w:w="1280" w:type="dxa"/>
            <w:tcBorders>
              <w:top w:val="nil"/>
              <w:left w:val="nil"/>
              <w:bottom w:val="nil"/>
              <w:right w:val="nil"/>
            </w:tcBorders>
            <w:shd w:val="clear" w:color="000000" w:fill="FFFFFF"/>
            <w:noWrap/>
            <w:vAlign w:val="center"/>
            <w:hideMark/>
          </w:tcPr>
          <w:p w14:paraId="6A056E02" w14:textId="39579CE2" w:rsidR="00193CA6" w:rsidRPr="00193CA6" w:rsidRDefault="00096DF9" w:rsidP="00193CA6">
            <w:pPr>
              <w:jc w:val="center"/>
              <w:rPr>
                <w:color w:val="000000"/>
                <w:sz w:val="20"/>
                <w:szCs w:val="20"/>
              </w:rPr>
            </w:pPr>
            <w:r>
              <w:rPr>
                <w:color w:val="000000"/>
                <w:sz w:val="20"/>
                <w:szCs w:val="20"/>
              </w:rPr>
              <w:t>15,10</w:t>
            </w:r>
            <w:r w:rsidR="00193CA6" w:rsidRPr="00193CA6">
              <w:rPr>
                <w:color w:val="000000"/>
                <w:sz w:val="20"/>
                <w:szCs w:val="20"/>
              </w:rPr>
              <w:t>%</w:t>
            </w:r>
          </w:p>
        </w:tc>
      </w:tr>
      <w:tr w:rsidR="00193CA6" w:rsidRPr="00193CA6" w14:paraId="516D36D5" w14:textId="77777777" w:rsidTr="00096DF9">
        <w:trPr>
          <w:trHeight w:val="264"/>
          <w:jc w:val="center"/>
        </w:trPr>
        <w:tc>
          <w:tcPr>
            <w:tcW w:w="1729" w:type="dxa"/>
            <w:vMerge/>
            <w:tcBorders>
              <w:top w:val="nil"/>
              <w:left w:val="nil"/>
              <w:bottom w:val="single" w:sz="4" w:space="0" w:color="000000"/>
              <w:right w:val="nil"/>
            </w:tcBorders>
            <w:vAlign w:val="center"/>
            <w:hideMark/>
          </w:tcPr>
          <w:p w14:paraId="50077363" w14:textId="77777777" w:rsidR="00193CA6" w:rsidRPr="00193CA6" w:rsidRDefault="00193CA6" w:rsidP="00193CA6">
            <w:pPr>
              <w:jc w:val="left"/>
              <w:rPr>
                <w:b/>
                <w:bCs/>
                <w:color w:val="000000"/>
                <w:sz w:val="20"/>
                <w:szCs w:val="20"/>
              </w:rPr>
            </w:pPr>
          </w:p>
        </w:tc>
        <w:tc>
          <w:tcPr>
            <w:tcW w:w="2340" w:type="dxa"/>
            <w:tcBorders>
              <w:top w:val="nil"/>
              <w:left w:val="nil"/>
              <w:bottom w:val="nil"/>
              <w:right w:val="nil"/>
            </w:tcBorders>
            <w:shd w:val="clear" w:color="000000" w:fill="FFFFFF"/>
            <w:noWrap/>
            <w:vAlign w:val="center"/>
            <w:hideMark/>
          </w:tcPr>
          <w:p w14:paraId="48E27B87" w14:textId="77777777" w:rsidR="00193CA6" w:rsidRPr="00193CA6" w:rsidRDefault="00193CA6" w:rsidP="00193CA6">
            <w:pPr>
              <w:jc w:val="left"/>
              <w:rPr>
                <w:color w:val="000000"/>
                <w:sz w:val="20"/>
                <w:szCs w:val="20"/>
              </w:rPr>
            </w:pPr>
            <w:r w:rsidRPr="00193CA6">
              <w:rPr>
                <w:color w:val="000000"/>
                <w:sz w:val="20"/>
                <w:szCs w:val="20"/>
              </w:rPr>
              <w:t> </w:t>
            </w:r>
          </w:p>
        </w:tc>
        <w:tc>
          <w:tcPr>
            <w:tcW w:w="1152" w:type="dxa"/>
            <w:tcBorders>
              <w:top w:val="nil"/>
              <w:left w:val="nil"/>
              <w:bottom w:val="nil"/>
              <w:right w:val="nil"/>
            </w:tcBorders>
            <w:shd w:val="clear" w:color="000000" w:fill="FFFFFF"/>
            <w:vAlign w:val="center"/>
            <w:hideMark/>
          </w:tcPr>
          <w:p w14:paraId="33A9BD5D" w14:textId="77777777" w:rsidR="00193CA6" w:rsidRPr="00193CA6" w:rsidRDefault="00193CA6" w:rsidP="00193CA6">
            <w:pPr>
              <w:jc w:val="center"/>
              <w:rPr>
                <w:color w:val="000000"/>
                <w:sz w:val="20"/>
                <w:szCs w:val="20"/>
              </w:rPr>
            </w:pPr>
            <w:r w:rsidRPr="00193CA6">
              <w:rPr>
                <w:color w:val="000000"/>
                <w:sz w:val="20"/>
                <w:szCs w:val="20"/>
              </w:rPr>
              <w:t> </w:t>
            </w:r>
          </w:p>
        </w:tc>
        <w:tc>
          <w:tcPr>
            <w:tcW w:w="1280" w:type="dxa"/>
            <w:tcBorders>
              <w:top w:val="nil"/>
              <w:left w:val="nil"/>
              <w:bottom w:val="nil"/>
              <w:right w:val="nil"/>
            </w:tcBorders>
            <w:shd w:val="clear" w:color="000000" w:fill="FFFFFF"/>
            <w:noWrap/>
            <w:vAlign w:val="center"/>
            <w:hideMark/>
          </w:tcPr>
          <w:p w14:paraId="11D27207" w14:textId="77777777" w:rsidR="00193CA6" w:rsidRPr="00193CA6" w:rsidRDefault="00193CA6" w:rsidP="00193CA6">
            <w:pPr>
              <w:jc w:val="center"/>
              <w:rPr>
                <w:color w:val="000000"/>
                <w:sz w:val="20"/>
                <w:szCs w:val="20"/>
              </w:rPr>
            </w:pPr>
            <w:r w:rsidRPr="00193CA6">
              <w:rPr>
                <w:color w:val="000000"/>
                <w:sz w:val="20"/>
                <w:szCs w:val="20"/>
              </w:rPr>
              <w:t> </w:t>
            </w:r>
          </w:p>
        </w:tc>
      </w:tr>
      <w:tr w:rsidR="00193CA6" w:rsidRPr="00193CA6" w14:paraId="1AFF1882" w14:textId="77777777" w:rsidTr="00096DF9">
        <w:trPr>
          <w:trHeight w:val="264"/>
          <w:jc w:val="center"/>
        </w:trPr>
        <w:tc>
          <w:tcPr>
            <w:tcW w:w="1729" w:type="dxa"/>
            <w:vMerge w:val="restart"/>
            <w:tcBorders>
              <w:top w:val="nil"/>
              <w:left w:val="nil"/>
              <w:bottom w:val="single" w:sz="4" w:space="0" w:color="000000"/>
              <w:right w:val="nil"/>
            </w:tcBorders>
            <w:shd w:val="clear" w:color="000000" w:fill="FFFFFF"/>
            <w:noWrap/>
            <w:vAlign w:val="center"/>
            <w:hideMark/>
          </w:tcPr>
          <w:p w14:paraId="65DD5D5F" w14:textId="77777777" w:rsidR="00193CA6" w:rsidRPr="00193CA6" w:rsidRDefault="00193CA6" w:rsidP="00193CA6">
            <w:pPr>
              <w:jc w:val="center"/>
              <w:rPr>
                <w:b/>
                <w:bCs/>
                <w:color w:val="000000"/>
                <w:sz w:val="20"/>
                <w:szCs w:val="20"/>
              </w:rPr>
            </w:pPr>
            <w:r w:rsidRPr="00193CA6">
              <w:rPr>
                <w:b/>
                <w:bCs/>
                <w:color w:val="000000"/>
                <w:sz w:val="20"/>
                <w:szCs w:val="20"/>
              </w:rPr>
              <w:t>Gênero</w:t>
            </w:r>
          </w:p>
        </w:tc>
        <w:tc>
          <w:tcPr>
            <w:tcW w:w="2340" w:type="dxa"/>
            <w:tcBorders>
              <w:top w:val="single" w:sz="4" w:space="0" w:color="auto"/>
              <w:left w:val="nil"/>
              <w:bottom w:val="nil"/>
              <w:right w:val="nil"/>
            </w:tcBorders>
            <w:shd w:val="clear" w:color="000000" w:fill="FFFFFF"/>
            <w:noWrap/>
            <w:vAlign w:val="center"/>
            <w:hideMark/>
          </w:tcPr>
          <w:p w14:paraId="7853F71A" w14:textId="13A91554" w:rsidR="00193CA6" w:rsidRPr="00193CA6" w:rsidRDefault="00C677E9" w:rsidP="00193CA6">
            <w:pPr>
              <w:jc w:val="left"/>
              <w:rPr>
                <w:color w:val="000000"/>
                <w:sz w:val="20"/>
                <w:szCs w:val="20"/>
              </w:rPr>
            </w:pPr>
            <w:r w:rsidRPr="00193CA6">
              <w:rPr>
                <w:color w:val="000000"/>
                <w:sz w:val="20"/>
                <w:szCs w:val="20"/>
              </w:rPr>
              <w:t>Masculino</w:t>
            </w:r>
          </w:p>
        </w:tc>
        <w:tc>
          <w:tcPr>
            <w:tcW w:w="1152" w:type="dxa"/>
            <w:tcBorders>
              <w:top w:val="single" w:sz="4" w:space="0" w:color="auto"/>
              <w:left w:val="nil"/>
              <w:bottom w:val="nil"/>
              <w:right w:val="nil"/>
            </w:tcBorders>
            <w:shd w:val="clear" w:color="000000" w:fill="FFFFFF"/>
            <w:vAlign w:val="center"/>
            <w:hideMark/>
          </w:tcPr>
          <w:p w14:paraId="483B885F" w14:textId="77777777" w:rsidR="00193CA6" w:rsidRPr="00193CA6" w:rsidRDefault="00193CA6" w:rsidP="00193CA6">
            <w:pPr>
              <w:jc w:val="center"/>
              <w:rPr>
                <w:color w:val="000000"/>
                <w:sz w:val="20"/>
                <w:szCs w:val="20"/>
              </w:rPr>
            </w:pPr>
            <w:r w:rsidRPr="00193CA6">
              <w:rPr>
                <w:color w:val="000000"/>
                <w:sz w:val="20"/>
                <w:szCs w:val="20"/>
              </w:rPr>
              <w:t>243</w:t>
            </w:r>
          </w:p>
        </w:tc>
        <w:tc>
          <w:tcPr>
            <w:tcW w:w="1280" w:type="dxa"/>
            <w:tcBorders>
              <w:top w:val="single" w:sz="4" w:space="0" w:color="auto"/>
              <w:left w:val="nil"/>
              <w:bottom w:val="nil"/>
              <w:right w:val="nil"/>
            </w:tcBorders>
            <w:shd w:val="clear" w:color="000000" w:fill="FFFFFF"/>
            <w:noWrap/>
            <w:vAlign w:val="center"/>
            <w:hideMark/>
          </w:tcPr>
          <w:p w14:paraId="2EEB7BF4" w14:textId="77777777" w:rsidR="00193CA6" w:rsidRPr="00193CA6" w:rsidRDefault="00193CA6" w:rsidP="00193CA6">
            <w:pPr>
              <w:jc w:val="center"/>
              <w:rPr>
                <w:color w:val="000000"/>
                <w:sz w:val="20"/>
                <w:szCs w:val="20"/>
              </w:rPr>
            </w:pPr>
            <w:r w:rsidRPr="00193CA6">
              <w:rPr>
                <w:color w:val="000000"/>
                <w:sz w:val="20"/>
                <w:szCs w:val="20"/>
              </w:rPr>
              <w:t>81,54%</w:t>
            </w:r>
          </w:p>
        </w:tc>
      </w:tr>
      <w:tr w:rsidR="00193CA6" w:rsidRPr="00193CA6" w14:paraId="11A57A18" w14:textId="77777777" w:rsidTr="00096DF9">
        <w:trPr>
          <w:trHeight w:val="264"/>
          <w:jc w:val="center"/>
        </w:trPr>
        <w:tc>
          <w:tcPr>
            <w:tcW w:w="1729" w:type="dxa"/>
            <w:vMerge/>
            <w:tcBorders>
              <w:top w:val="nil"/>
              <w:left w:val="nil"/>
              <w:bottom w:val="single" w:sz="4" w:space="0" w:color="000000"/>
              <w:right w:val="nil"/>
            </w:tcBorders>
            <w:vAlign w:val="center"/>
            <w:hideMark/>
          </w:tcPr>
          <w:p w14:paraId="475BF709" w14:textId="77777777" w:rsidR="00193CA6" w:rsidRPr="00193CA6" w:rsidRDefault="00193CA6" w:rsidP="00193CA6">
            <w:pPr>
              <w:jc w:val="left"/>
              <w:rPr>
                <w:b/>
                <w:bCs/>
                <w:color w:val="000000"/>
                <w:sz w:val="20"/>
                <w:szCs w:val="20"/>
              </w:rPr>
            </w:pPr>
          </w:p>
        </w:tc>
        <w:tc>
          <w:tcPr>
            <w:tcW w:w="2340" w:type="dxa"/>
            <w:tcBorders>
              <w:top w:val="nil"/>
              <w:left w:val="nil"/>
              <w:bottom w:val="nil"/>
              <w:right w:val="nil"/>
            </w:tcBorders>
            <w:shd w:val="clear" w:color="000000" w:fill="FFFFFF"/>
            <w:noWrap/>
            <w:vAlign w:val="center"/>
            <w:hideMark/>
          </w:tcPr>
          <w:p w14:paraId="2E20FCDF" w14:textId="77777777" w:rsidR="00193CA6" w:rsidRPr="00193CA6" w:rsidRDefault="00193CA6" w:rsidP="00193CA6">
            <w:pPr>
              <w:jc w:val="left"/>
              <w:rPr>
                <w:color w:val="000000"/>
                <w:sz w:val="20"/>
                <w:szCs w:val="20"/>
              </w:rPr>
            </w:pPr>
            <w:r w:rsidRPr="00193CA6">
              <w:rPr>
                <w:color w:val="000000"/>
                <w:sz w:val="20"/>
                <w:szCs w:val="20"/>
              </w:rPr>
              <w:t>Feminino</w:t>
            </w:r>
          </w:p>
        </w:tc>
        <w:tc>
          <w:tcPr>
            <w:tcW w:w="1152" w:type="dxa"/>
            <w:tcBorders>
              <w:top w:val="nil"/>
              <w:left w:val="nil"/>
              <w:bottom w:val="nil"/>
              <w:right w:val="nil"/>
            </w:tcBorders>
            <w:shd w:val="clear" w:color="000000" w:fill="FFFFFF"/>
            <w:vAlign w:val="center"/>
            <w:hideMark/>
          </w:tcPr>
          <w:p w14:paraId="4291C05E" w14:textId="77777777" w:rsidR="00193CA6" w:rsidRPr="00193CA6" w:rsidRDefault="00193CA6" w:rsidP="00193CA6">
            <w:pPr>
              <w:jc w:val="center"/>
              <w:rPr>
                <w:color w:val="000000"/>
                <w:sz w:val="20"/>
                <w:szCs w:val="20"/>
              </w:rPr>
            </w:pPr>
            <w:r w:rsidRPr="00193CA6">
              <w:rPr>
                <w:color w:val="000000"/>
                <w:sz w:val="20"/>
                <w:szCs w:val="20"/>
              </w:rPr>
              <w:t>55</w:t>
            </w:r>
          </w:p>
        </w:tc>
        <w:tc>
          <w:tcPr>
            <w:tcW w:w="1280" w:type="dxa"/>
            <w:tcBorders>
              <w:top w:val="nil"/>
              <w:left w:val="nil"/>
              <w:bottom w:val="nil"/>
              <w:right w:val="nil"/>
            </w:tcBorders>
            <w:shd w:val="clear" w:color="000000" w:fill="FFFFFF"/>
            <w:noWrap/>
            <w:vAlign w:val="center"/>
            <w:hideMark/>
          </w:tcPr>
          <w:p w14:paraId="6C8DA951" w14:textId="77777777" w:rsidR="00193CA6" w:rsidRPr="00193CA6" w:rsidRDefault="00193CA6" w:rsidP="00193CA6">
            <w:pPr>
              <w:jc w:val="center"/>
              <w:rPr>
                <w:color w:val="000000"/>
                <w:sz w:val="20"/>
                <w:szCs w:val="20"/>
              </w:rPr>
            </w:pPr>
            <w:r w:rsidRPr="00193CA6">
              <w:rPr>
                <w:color w:val="000000"/>
                <w:sz w:val="20"/>
                <w:szCs w:val="20"/>
              </w:rPr>
              <w:t>18,46%</w:t>
            </w:r>
          </w:p>
        </w:tc>
      </w:tr>
      <w:tr w:rsidR="00193CA6" w:rsidRPr="00193CA6" w14:paraId="2B81D194" w14:textId="77777777" w:rsidTr="00096DF9">
        <w:trPr>
          <w:trHeight w:val="264"/>
          <w:jc w:val="center"/>
        </w:trPr>
        <w:tc>
          <w:tcPr>
            <w:tcW w:w="1729" w:type="dxa"/>
            <w:vMerge/>
            <w:tcBorders>
              <w:top w:val="nil"/>
              <w:left w:val="nil"/>
              <w:bottom w:val="single" w:sz="4" w:space="0" w:color="000000"/>
              <w:right w:val="nil"/>
            </w:tcBorders>
            <w:vAlign w:val="center"/>
            <w:hideMark/>
          </w:tcPr>
          <w:p w14:paraId="1449B354" w14:textId="77777777" w:rsidR="00193CA6" w:rsidRPr="00193CA6" w:rsidRDefault="00193CA6" w:rsidP="00193CA6">
            <w:pPr>
              <w:jc w:val="left"/>
              <w:rPr>
                <w:b/>
                <w:bCs/>
                <w:color w:val="000000"/>
                <w:sz w:val="20"/>
                <w:szCs w:val="20"/>
              </w:rPr>
            </w:pPr>
          </w:p>
        </w:tc>
        <w:tc>
          <w:tcPr>
            <w:tcW w:w="2340" w:type="dxa"/>
            <w:tcBorders>
              <w:top w:val="nil"/>
              <w:left w:val="nil"/>
              <w:bottom w:val="single" w:sz="4" w:space="0" w:color="auto"/>
              <w:right w:val="nil"/>
            </w:tcBorders>
            <w:shd w:val="clear" w:color="000000" w:fill="FFFFFF"/>
            <w:noWrap/>
            <w:vAlign w:val="bottom"/>
            <w:hideMark/>
          </w:tcPr>
          <w:p w14:paraId="6A71515D" w14:textId="77777777" w:rsidR="00193CA6" w:rsidRPr="00193CA6" w:rsidRDefault="00193CA6" w:rsidP="00193CA6">
            <w:pPr>
              <w:jc w:val="left"/>
              <w:rPr>
                <w:color w:val="000000"/>
                <w:sz w:val="20"/>
                <w:szCs w:val="20"/>
              </w:rPr>
            </w:pPr>
            <w:r w:rsidRPr="00193CA6">
              <w:rPr>
                <w:color w:val="000000"/>
                <w:sz w:val="20"/>
                <w:szCs w:val="20"/>
              </w:rPr>
              <w:t> </w:t>
            </w:r>
          </w:p>
        </w:tc>
        <w:tc>
          <w:tcPr>
            <w:tcW w:w="1152" w:type="dxa"/>
            <w:tcBorders>
              <w:top w:val="nil"/>
              <w:left w:val="nil"/>
              <w:bottom w:val="single" w:sz="4" w:space="0" w:color="auto"/>
              <w:right w:val="nil"/>
            </w:tcBorders>
            <w:shd w:val="clear" w:color="000000" w:fill="FFFFFF"/>
            <w:noWrap/>
            <w:vAlign w:val="center"/>
            <w:hideMark/>
          </w:tcPr>
          <w:p w14:paraId="184B514D" w14:textId="77777777" w:rsidR="00193CA6" w:rsidRPr="00193CA6" w:rsidRDefault="00193CA6" w:rsidP="00193CA6">
            <w:pPr>
              <w:jc w:val="center"/>
              <w:rPr>
                <w:color w:val="000000"/>
                <w:sz w:val="20"/>
                <w:szCs w:val="20"/>
              </w:rPr>
            </w:pPr>
            <w:r w:rsidRPr="00193CA6">
              <w:rPr>
                <w:color w:val="000000"/>
                <w:sz w:val="20"/>
                <w:szCs w:val="20"/>
              </w:rPr>
              <w:t> </w:t>
            </w:r>
          </w:p>
        </w:tc>
        <w:tc>
          <w:tcPr>
            <w:tcW w:w="1280" w:type="dxa"/>
            <w:tcBorders>
              <w:top w:val="nil"/>
              <w:left w:val="nil"/>
              <w:bottom w:val="single" w:sz="4" w:space="0" w:color="auto"/>
              <w:right w:val="nil"/>
            </w:tcBorders>
            <w:shd w:val="clear" w:color="000000" w:fill="FFFFFF"/>
            <w:noWrap/>
            <w:vAlign w:val="center"/>
            <w:hideMark/>
          </w:tcPr>
          <w:p w14:paraId="1C7ABBC2" w14:textId="77777777" w:rsidR="00193CA6" w:rsidRPr="00193CA6" w:rsidRDefault="00193CA6" w:rsidP="00193CA6">
            <w:pPr>
              <w:jc w:val="center"/>
              <w:rPr>
                <w:color w:val="000000"/>
                <w:sz w:val="20"/>
                <w:szCs w:val="20"/>
              </w:rPr>
            </w:pPr>
            <w:r w:rsidRPr="00193CA6">
              <w:rPr>
                <w:color w:val="000000"/>
                <w:sz w:val="20"/>
                <w:szCs w:val="20"/>
              </w:rPr>
              <w:t> </w:t>
            </w:r>
          </w:p>
        </w:tc>
      </w:tr>
      <w:tr w:rsidR="00193CA6" w:rsidRPr="00193CA6" w14:paraId="5FC38127" w14:textId="77777777" w:rsidTr="00096DF9">
        <w:trPr>
          <w:trHeight w:val="264"/>
          <w:jc w:val="center"/>
        </w:trPr>
        <w:tc>
          <w:tcPr>
            <w:tcW w:w="1729" w:type="dxa"/>
            <w:vMerge w:val="restart"/>
            <w:tcBorders>
              <w:top w:val="nil"/>
              <w:left w:val="nil"/>
              <w:bottom w:val="single" w:sz="4" w:space="0" w:color="000000"/>
              <w:right w:val="nil"/>
            </w:tcBorders>
            <w:shd w:val="clear" w:color="000000" w:fill="FFFFFF"/>
            <w:vAlign w:val="center"/>
            <w:hideMark/>
          </w:tcPr>
          <w:p w14:paraId="2E51D4E9" w14:textId="712A5806" w:rsidR="00193CA6" w:rsidRPr="00193CA6" w:rsidRDefault="00193CA6" w:rsidP="00193CA6">
            <w:pPr>
              <w:jc w:val="center"/>
              <w:rPr>
                <w:b/>
                <w:bCs/>
                <w:color w:val="000000"/>
                <w:sz w:val="20"/>
                <w:szCs w:val="20"/>
              </w:rPr>
            </w:pPr>
            <w:r w:rsidRPr="00193CA6">
              <w:rPr>
                <w:b/>
                <w:bCs/>
                <w:color w:val="000000"/>
                <w:sz w:val="20"/>
                <w:szCs w:val="20"/>
              </w:rPr>
              <w:t xml:space="preserve">Formação </w:t>
            </w:r>
            <w:r w:rsidR="0050702F">
              <w:rPr>
                <w:b/>
                <w:bCs/>
                <w:color w:val="000000"/>
                <w:sz w:val="20"/>
                <w:szCs w:val="20"/>
              </w:rPr>
              <w:t>académica</w:t>
            </w:r>
          </w:p>
        </w:tc>
        <w:tc>
          <w:tcPr>
            <w:tcW w:w="2340" w:type="dxa"/>
            <w:tcBorders>
              <w:top w:val="nil"/>
              <w:left w:val="nil"/>
              <w:bottom w:val="nil"/>
              <w:right w:val="nil"/>
            </w:tcBorders>
            <w:shd w:val="clear" w:color="000000" w:fill="FFFFFF"/>
            <w:noWrap/>
            <w:vAlign w:val="center"/>
            <w:hideMark/>
          </w:tcPr>
          <w:p w14:paraId="1461C6B0" w14:textId="77777777" w:rsidR="00193CA6" w:rsidRPr="00193CA6" w:rsidRDefault="00193CA6" w:rsidP="00193CA6">
            <w:pPr>
              <w:jc w:val="left"/>
              <w:rPr>
                <w:color w:val="000000"/>
                <w:sz w:val="20"/>
                <w:szCs w:val="20"/>
              </w:rPr>
            </w:pPr>
            <w:r w:rsidRPr="00193CA6">
              <w:rPr>
                <w:color w:val="000000"/>
                <w:sz w:val="20"/>
                <w:szCs w:val="20"/>
              </w:rPr>
              <w:t>Ensino médio</w:t>
            </w:r>
          </w:p>
        </w:tc>
        <w:tc>
          <w:tcPr>
            <w:tcW w:w="1152" w:type="dxa"/>
            <w:tcBorders>
              <w:top w:val="nil"/>
              <w:left w:val="nil"/>
              <w:bottom w:val="nil"/>
              <w:right w:val="nil"/>
            </w:tcBorders>
            <w:shd w:val="clear" w:color="000000" w:fill="FFFFFF"/>
            <w:vAlign w:val="center"/>
            <w:hideMark/>
          </w:tcPr>
          <w:p w14:paraId="061011D4" w14:textId="77777777" w:rsidR="00193CA6" w:rsidRPr="00193CA6" w:rsidRDefault="00193CA6" w:rsidP="00193CA6">
            <w:pPr>
              <w:jc w:val="center"/>
              <w:rPr>
                <w:color w:val="000000"/>
                <w:sz w:val="20"/>
                <w:szCs w:val="20"/>
              </w:rPr>
            </w:pPr>
            <w:r w:rsidRPr="00193CA6">
              <w:rPr>
                <w:color w:val="000000"/>
                <w:sz w:val="20"/>
                <w:szCs w:val="20"/>
              </w:rPr>
              <w:t>2</w:t>
            </w:r>
          </w:p>
        </w:tc>
        <w:tc>
          <w:tcPr>
            <w:tcW w:w="1280" w:type="dxa"/>
            <w:tcBorders>
              <w:top w:val="nil"/>
              <w:left w:val="nil"/>
              <w:bottom w:val="nil"/>
              <w:right w:val="nil"/>
            </w:tcBorders>
            <w:shd w:val="clear" w:color="000000" w:fill="FFFFFF"/>
            <w:noWrap/>
            <w:vAlign w:val="center"/>
            <w:hideMark/>
          </w:tcPr>
          <w:p w14:paraId="318894DC" w14:textId="77777777" w:rsidR="00193CA6" w:rsidRPr="00193CA6" w:rsidRDefault="00193CA6" w:rsidP="00193CA6">
            <w:pPr>
              <w:jc w:val="center"/>
              <w:rPr>
                <w:color w:val="000000"/>
                <w:sz w:val="20"/>
                <w:szCs w:val="20"/>
              </w:rPr>
            </w:pPr>
            <w:r w:rsidRPr="00193CA6">
              <w:rPr>
                <w:color w:val="000000"/>
                <w:sz w:val="20"/>
                <w:szCs w:val="20"/>
              </w:rPr>
              <w:t>0,67%</w:t>
            </w:r>
          </w:p>
        </w:tc>
      </w:tr>
      <w:tr w:rsidR="00193CA6" w:rsidRPr="00193CA6" w14:paraId="2F190641" w14:textId="77777777" w:rsidTr="00096DF9">
        <w:trPr>
          <w:trHeight w:val="264"/>
          <w:jc w:val="center"/>
        </w:trPr>
        <w:tc>
          <w:tcPr>
            <w:tcW w:w="1729" w:type="dxa"/>
            <w:vMerge/>
            <w:tcBorders>
              <w:top w:val="nil"/>
              <w:left w:val="nil"/>
              <w:bottom w:val="single" w:sz="4" w:space="0" w:color="000000"/>
              <w:right w:val="nil"/>
            </w:tcBorders>
            <w:vAlign w:val="center"/>
            <w:hideMark/>
          </w:tcPr>
          <w:p w14:paraId="6A3EAF13" w14:textId="77777777" w:rsidR="00193CA6" w:rsidRPr="00193CA6" w:rsidRDefault="00193CA6" w:rsidP="00193CA6">
            <w:pPr>
              <w:jc w:val="left"/>
              <w:rPr>
                <w:b/>
                <w:bCs/>
                <w:color w:val="000000"/>
                <w:sz w:val="20"/>
                <w:szCs w:val="20"/>
              </w:rPr>
            </w:pPr>
          </w:p>
        </w:tc>
        <w:tc>
          <w:tcPr>
            <w:tcW w:w="2340" w:type="dxa"/>
            <w:tcBorders>
              <w:top w:val="nil"/>
              <w:left w:val="nil"/>
              <w:bottom w:val="nil"/>
              <w:right w:val="nil"/>
            </w:tcBorders>
            <w:shd w:val="clear" w:color="000000" w:fill="FFFFFF"/>
            <w:noWrap/>
            <w:vAlign w:val="center"/>
            <w:hideMark/>
          </w:tcPr>
          <w:p w14:paraId="01CF5A0D" w14:textId="77777777" w:rsidR="00193CA6" w:rsidRPr="00193CA6" w:rsidRDefault="00193CA6" w:rsidP="00193CA6">
            <w:pPr>
              <w:jc w:val="left"/>
              <w:rPr>
                <w:color w:val="000000"/>
                <w:sz w:val="20"/>
                <w:szCs w:val="20"/>
              </w:rPr>
            </w:pPr>
            <w:r w:rsidRPr="00193CA6">
              <w:rPr>
                <w:color w:val="000000"/>
                <w:sz w:val="20"/>
                <w:szCs w:val="20"/>
              </w:rPr>
              <w:t>Graduação</w:t>
            </w:r>
          </w:p>
        </w:tc>
        <w:tc>
          <w:tcPr>
            <w:tcW w:w="1152" w:type="dxa"/>
            <w:tcBorders>
              <w:top w:val="nil"/>
              <w:left w:val="nil"/>
              <w:bottom w:val="nil"/>
              <w:right w:val="nil"/>
            </w:tcBorders>
            <w:shd w:val="clear" w:color="000000" w:fill="FFFFFF"/>
            <w:vAlign w:val="center"/>
            <w:hideMark/>
          </w:tcPr>
          <w:p w14:paraId="0ABE58A7" w14:textId="77777777" w:rsidR="00193CA6" w:rsidRPr="00193CA6" w:rsidRDefault="00193CA6" w:rsidP="00193CA6">
            <w:pPr>
              <w:jc w:val="center"/>
              <w:rPr>
                <w:color w:val="000000"/>
                <w:sz w:val="20"/>
                <w:szCs w:val="20"/>
              </w:rPr>
            </w:pPr>
            <w:r w:rsidRPr="00193CA6">
              <w:rPr>
                <w:color w:val="000000"/>
                <w:sz w:val="20"/>
                <w:szCs w:val="20"/>
              </w:rPr>
              <w:t>126</w:t>
            </w:r>
          </w:p>
        </w:tc>
        <w:tc>
          <w:tcPr>
            <w:tcW w:w="1280" w:type="dxa"/>
            <w:tcBorders>
              <w:top w:val="nil"/>
              <w:left w:val="nil"/>
              <w:bottom w:val="nil"/>
              <w:right w:val="nil"/>
            </w:tcBorders>
            <w:shd w:val="clear" w:color="000000" w:fill="FFFFFF"/>
            <w:noWrap/>
            <w:vAlign w:val="center"/>
            <w:hideMark/>
          </w:tcPr>
          <w:p w14:paraId="435BAD6D" w14:textId="77777777" w:rsidR="00193CA6" w:rsidRPr="00193CA6" w:rsidRDefault="00193CA6" w:rsidP="00193CA6">
            <w:pPr>
              <w:jc w:val="center"/>
              <w:rPr>
                <w:color w:val="000000"/>
                <w:sz w:val="20"/>
                <w:szCs w:val="20"/>
              </w:rPr>
            </w:pPr>
            <w:r w:rsidRPr="00193CA6">
              <w:rPr>
                <w:color w:val="000000"/>
                <w:sz w:val="20"/>
                <w:szCs w:val="20"/>
              </w:rPr>
              <w:t>42,28%</w:t>
            </w:r>
          </w:p>
        </w:tc>
      </w:tr>
      <w:tr w:rsidR="00193CA6" w:rsidRPr="00193CA6" w14:paraId="06BC5748" w14:textId="77777777" w:rsidTr="00096DF9">
        <w:trPr>
          <w:trHeight w:val="264"/>
          <w:jc w:val="center"/>
        </w:trPr>
        <w:tc>
          <w:tcPr>
            <w:tcW w:w="1729" w:type="dxa"/>
            <w:vMerge/>
            <w:tcBorders>
              <w:top w:val="nil"/>
              <w:left w:val="nil"/>
              <w:bottom w:val="single" w:sz="4" w:space="0" w:color="000000"/>
              <w:right w:val="nil"/>
            </w:tcBorders>
            <w:vAlign w:val="center"/>
            <w:hideMark/>
          </w:tcPr>
          <w:p w14:paraId="6E11CA18" w14:textId="77777777" w:rsidR="00193CA6" w:rsidRPr="00193CA6" w:rsidRDefault="00193CA6" w:rsidP="00193CA6">
            <w:pPr>
              <w:jc w:val="left"/>
              <w:rPr>
                <w:b/>
                <w:bCs/>
                <w:color w:val="000000"/>
                <w:sz w:val="20"/>
                <w:szCs w:val="20"/>
              </w:rPr>
            </w:pPr>
          </w:p>
        </w:tc>
        <w:tc>
          <w:tcPr>
            <w:tcW w:w="2340" w:type="dxa"/>
            <w:tcBorders>
              <w:top w:val="nil"/>
              <w:left w:val="nil"/>
              <w:bottom w:val="nil"/>
              <w:right w:val="nil"/>
            </w:tcBorders>
            <w:shd w:val="clear" w:color="000000" w:fill="FFFFFF"/>
            <w:noWrap/>
            <w:vAlign w:val="center"/>
            <w:hideMark/>
          </w:tcPr>
          <w:p w14:paraId="3B82FCCB" w14:textId="77777777" w:rsidR="00193CA6" w:rsidRPr="00193CA6" w:rsidRDefault="00193CA6" w:rsidP="00193CA6">
            <w:pPr>
              <w:jc w:val="left"/>
              <w:rPr>
                <w:color w:val="000000"/>
                <w:sz w:val="20"/>
                <w:szCs w:val="20"/>
              </w:rPr>
            </w:pPr>
            <w:r w:rsidRPr="00193CA6">
              <w:rPr>
                <w:color w:val="000000"/>
                <w:sz w:val="20"/>
                <w:szCs w:val="20"/>
              </w:rPr>
              <w:t>Especialização</w:t>
            </w:r>
          </w:p>
        </w:tc>
        <w:tc>
          <w:tcPr>
            <w:tcW w:w="1152" w:type="dxa"/>
            <w:tcBorders>
              <w:top w:val="nil"/>
              <w:left w:val="nil"/>
              <w:bottom w:val="nil"/>
              <w:right w:val="nil"/>
            </w:tcBorders>
            <w:shd w:val="clear" w:color="000000" w:fill="FFFFFF"/>
            <w:vAlign w:val="center"/>
            <w:hideMark/>
          </w:tcPr>
          <w:p w14:paraId="2B28DE2D" w14:textId="77777777" w:rsidR="00193CA6" w:rsidRPr="00193CA6" w:rsidRDefault="00193CA6" w:rsidP="00193CA6">
            <w:pPr>
              <w:jc w:val="center"/>
              <w:rPr>
                <w:color w:val="000000"/>
                <w:sz w:val="20"/>
                <w:szCs w:val="20"/>
              </w:rPr>
            </w:pPr>
            <w:r w:rsidRPr="00193CA6">
              <w:rPr>
                <w:color w:val="000000"/>
                <w:sz w:val="20"/>
                <w:szCs w:val="20"/>
              </w:rPr>
              <w:t>97</w:t>
            </w:r>
          </w:p>
        </w:tc>
        <w:tc>
          <w:tcPr>
            <w:tcW w:w="1280" w:type="dxa"/>
            <w:tcBorders>
              <w:top w:val="nil"/>
              <w:left w:val="nil"/>
              <w:bottom w:val="nil"/>
              <w:right w:val="nil"/>
            </w:tcBorders>
            <w:shd w:val="clear" w:color="000000" w:fill="FFFFFF"/>
            <w:noWrap/>
            <w:vAlign w:val="center"/>
            <w:hideMark/>
          </w:tcPr>
          <w:p w14:paraId="59E02370" w14:textId="77777777" w:rsidR="00193CA6" w:rsidRPr="00193CA6" w:rsidRDefault="00193CA6" w:rsidP="00193CA6">
            <w:pPr>
              <w:jc w:val="center"/>
              <w:rPr>
                <w:color w:val="000000"/>
                <w:sz w:val="20"/>
                <w:szCs w:val="20"/>
              </w:rPr>
            </w:pPr>
            <w:r w:rsidRPr="00193CA6">
              <w:rPr>
                <w:color w:val="000000"/>
                <w:sz w:val="20"/>
                <w:szCs w:val="20"/>
              </w:rPr>
              <w:t>32,55%</w:t>
            </w:r>
          </w:p>
        </w:tc>
      </w:tr>
      <w:tr w:rsidR="00193CA6" w:rsidRPr="00193CA6" w14:paraId="13B29C18" w14:textId="77777777" w:rsidTr="00096DF9">
        <w:trPr>
          <w:trHeight w:val="288"/>
          <w:jc w:val="center"/>
        </w:trPr>
        <w:tc>
          <w:tcPr>
            <w:tcW w:w="1729" w:type="dxa"/>
            <w:vMerge/>
            <w:tcBorders>
              <w:top w:val="nil"/>
              <w:left w:val="nil"/>
              <w:bottom w:val="single" w:sz="4" w:space="0" w:color="000000"/>
              <w:right w:val="nil"/>
            </w:tcBorders>
            <w:vAlign w:val="center"/>
            <w:hideMark/>
          </w:tcPr>
          <w:p w14:paraId="026D2599" w14:textId="77777777" w:rsidR="00193CA6" w:rsidRPr="00193CA6" w:rsidRDefault="00193CA6" w:rsidP="00193CA6">
            <w:pPr>
              <w:jc w:val="left"/>
              <w:rPr>
                <w:b/>
                <w:bCs/>
                <w:color w:val="000000"/>
                <w:sz w:val="20"/>
                <w:szCs w:val="20"/>
              </w:rPr>
            </w:pPr>
          </w:p>
        </w:tc>
        <w:tc>
          <w:tcPr>
            <w:tcW w:w="2340" w:type="dxa"/>
            <w:tcBorders>
              <w:top w:val="nil"/>
              <w:left w:val="nil"/>
              <w:bottom w:val="nil"/>
              <w:right w:val="nil"/>
            </w:tcBorders>
            <w:shd w:val="clear" w:color="000000" w:fill="FFFFFF"/>
            <w:noWrap/>
            <w:vAlign w:val="center"/>
            <w:hideMark/>
          </w:tcPr>
          <w:p w14:paraId="30481A27" w14:textId="77777777" w:rsidR="00193CA6" w:rsidRPr="00193CA6" w:rsidRDefault="00193CA6" w:rsidP="00193CA6">
            <w:pPr>
              <w:jc w:val="left"/>
              <w:rPr>
                <w:color w:val="000000"/>
                <w:sz w:val="20"/>
                <w:szCs w:val="20"/>
              </w:rPr>
            </w:pPr>
            <w:r w:rsidRPr="00193CA6">
              <w:rPr>
                <w:color w:val="000000"/>
                <w:sz w:val="20"/>
                <w:szCs w:val="20"/>
              </w:rPr>
              <w:t>Mestrado</w:t>
            </w:r>
          </w:p>
        </w:tc>
        <w:tc>
          <w:tcPr>
            <w:tcW w:w="1152" w:type="dxa"/>
            <w:tcBorders>
              <w:top w:val="nil"/>
              <w:left w:val="nil"/>
              <w:bottom w:val="nil"/>
              <w:right w:val="nil"/>
            </w:tcBorders>
            <w:shd w:val="clear" w:color="000000" w:fill="FFFFFF"/>
            <w:vAlign w:val="center"/>
            <w:hideMark/>
          </w:tcPr>
          <w:p w14:paraId="59200D28" w14:textId="77777777" w:rsidR="00193CA6" w:rsidRPr="00193CA6" w:rsidRDefault="00193CA6" w:rsidP="00193CA6">
            <w:pPr>
              <w:jc w:val="center"/>
              <w:rPr>
                <w:color w:val="000000"/>
                <w:sz w:val="20"/>
                <w:szCs w:val="20"/>
              </w:rPr>
            </w:pPr>
            <w:r w:rsidRPr="00193CA6">
              <w:rPr>
                <w:color w:val="000000"/>
                <w:sz w:val="20"/>
                <w:szCs w:val="20"/>
              </w:rPr>
              <w:t>42</w:t>
            </w:r>
          </w:p>
        </w:tc>
        <w:tc>
          <w:tcPr>
            <w:tcW w:w="1280" w:type="dxa"/>
            <w:tcBorders>
              <w:top w:val="nil"/>
              <w:left w:val="nil"/>
              <w:bottom w:val="nil"/>
              <w:right w:val="nil"/>
            </w:tcBorders>
            <w:shd w:val="clear" w:color="000000" w:fill="FFFFFF"/>
            <w:noWrap/>
            <w:vAlign w:val="center"/>
            <w:hideMark/>
          </w:tcPr>
          <w:p w14:paraId="3DA590D9" w14:textId="77777777" w:rsidR="00193CA6" w:rsidRPr="00193CA6" w:rsidRDefault="00193CA6" w:rsidP="00193CA6">
            <w:pPr>
              <w:jc w:val="center"/>
              <w:rPr>
                <w:color w:val="000000"/>
                <w:sz w:val="20"/>
                <w:szCs w:val="20"/>
              </w:rPr>
            </w:pPr>
            <w:r w:rsidRPr="00193CA6">
              <w:rPr>
                <w:color w:val="000000"/>
                <w:sz w:val="20"/>
                <w:szCs w:val="20"/>
              </w:rPr>
              <w:t>14,09%</w:t>
            </w:r>
          </w:p>
        </w:tc>
      </w:tr>
      <w:tr w:rsidR="00193CA6" w:rsidRPr="00193CA6" w14:paraId="13E52972" w14:textId="77777777" w:rsidTr="00096DF9">
        <w:trPr>
          <w:trHeight w:val="264"/>
          <w:jc w:val="center"/>
        </w:trPr>
        <w:tc>
          <w:tcPr>
            <w:tcW w:w="1729" w:type="dxa"/>
            <w:vMerge/>
            <w:tcBorders>
              <w:top w:val="nil"/>
              <w:left w:val="nil"/>
              <w:bottom w:val="single" w:sz="4" w:space="0" w:color="000000"/>
              <w:right w:val="nil"/>
            </w:tcBorders>
            <w:vAlign w:val="center"/>
            <w:hideMark/>
          </w:tcPr>
          <w:p w14:paraId="461AEE3B" w14:textId="77777777" w:rsidR="00193CA6" w:rsidRPr="00193CA6" w:rsidRDefault="00193CA6" w:rsidP="00193CA6">
            <w:pPr>
              <w:jc w:val="left"/>
              <w:rPr>
                <w:b/>
                <w:bCs/>
                <w:color w:val="000000"/>
                <w:sz w:val="20"/>
                <w:szCs w:val="20"/>
              </w:rPr>
            </w:pPr>
          </w:p>
        </w:tc>
        <w:tc>
          <w:tcPr>
            <w:tcW w:w="2340" w:type="dxa"/>
            <w:tcBorders>
              <w:top w:val="nil"/>
              <w:left w:val="nil"/>
              <w:bottom w:val="nil"/>
              <w:right w:val="nil"/>
            </w:tcBorders>
            <w:shd w:val="clear" w:color="000000" w:fill="FFFFFF"/>
            <w:noWrap/>
            <w:vAlign w:val="center"/>
            <w:hideMark/>
          </w:tcPr>
          <w:p w14:paraId="1232190A" w14:textId="77777777" w:rsidR="00193CA6" w:rsidRPr="00193CA6" w:rsidRDefault="00193CA6" w:rsidP="00193CA6">
            <w:pPr>
              <w:jc w:val="left"/>
              <w:rPr>
                <w:color w:val="000000"/>
                <w:sz w:val="20"/>
                <w:szCs w:val="20"/>
              </w:rPr>
            </w:pPr>
            <w:r w:rsidRPr="00193CA6">
              <w:rPr>
                <w:color w:val="000000"/>
                <w:sz w:val="20"/>
                <w:szCs w:val="20"/>
              </w:rPr>
              <w:t>Doutorado</w:t>
            </w:r>
          </w:p>
        </w:tc>
        <w:tc>
          <w:tcPr>
            <w:tcW w:w="1152" w:type="dxa"/>
            <w:tcBorders>
              <w:top w:val="nil"/>
              <w:left w:val="nil"/>
              <w:bottom w:val="nil"/>
              <w:right w:val="nil"/>
            </w:tcBorders>
            <w:shd w:val="clear" w:color="000000" w:fill="FFFFFF"/>
            <w:vAlign w:val="center"/>
            <w:hideMark/>
          </w:tcPr>
          <w:p w14:paraId="26F752AD" w14:textId="77777777" w:rsidR="00193CA6" w:rsidRPr="00193CA6" w:rsidRDefault="00193CA6" w:rsidP="00193CA6">
            <w:pPr>
              <w:jc w:val="center"/>
              <w:rPr>
                <w:color w:val="000000"/>
                <w:sz w:val="20"/>
                <w:szCs w:val="20"/>
              </w:rPr>
            </w:pPr>
            <w:r w:rsidRPr="00193CA6">
              <w:rPr>
                <w:color w:val="000000"/>
                <w:sz w:val="20"/>
                <w:szCs w:val="20"/>
              </w:rPr>
              <w:t>31</w:t>
            </w:r>
          </w:p>
        </w:tc>
        <w:tc>
          <w:tcPr>
            <w:tcW w:w="1280" w:type="dxa"/>
            <w:tcBorders>
              <w:top w:val="nil"/>
              <w:left w:val="nil"/>
              <w:bottom w:val="nil"/>
              <w:right w:val="nil"/>
            </w:tcBorders>
            <w:shd w:val="clear" w:color="000000" w:fill="FFFFFF"/>
            <w:noWrap/>
            <w:vAlign w:val="center"/>
            <w:hideMark/>
          </w:tcPr>
          <w:p w14:paraId="792B799B" w14:textId="77777777" w:rsidR="00193CA6" w:rsidRPr="00193CA6" w:rsidRDefault="00193CA6" w:rsidP="00193CA6">
            <w:pPr>
              <w:jc w:val="center"/>
              <w:rPr>
                <w:color w:val="000000"/>
                <w:sz w:val="20"/>
                <w:szCs w:val="20"/>
              </w:rPr>
            </w:pPr>
            <w:r w:rsidRPr="00193CA6">
              <w:rPr>
                <w:color w:val="000000"/>
                <w:sz w:val="20"/>
                <w:szCs w:val="20"/>
              </w:rPr>
              <w:t>10,40%</w:t>
            </w:r>
          </w:p>
        </w:tc>
      </w:tr>
      <w:tr w:rsidR="00193CA6" w:rsidRPr="00193CA6" w14:paraId="4A5DA899" w14:textId="77777777" w:rsidTr="00096DF9">
        <w:trPr>
          <w:trHeight w:val="264"/>
          <w:jc w:val="center"/>
        </w:trPr>
        <w:tc>
          <w:tcPr>
            <w:tcW w:w="1729" w:type="dxa"/>
            <w:vMerge/>
            <w:tcBorders>
              <w:top w:val="nil"/>
              <w:left w:val="nil"/>
              <w:bottom w:val="single" w:sz="4" w:space="0" w:color="000000"/>
              <w:right w:val="nil"/>
            </w:tcBorders>
            <w:vAlign w:val="center"/>
            <w:hideMark/>
          </w:tcPr>
          <w:p w14:paraId="5973B0E3" w14:textId="77777777" w:rsidR="00193CA6" w:rsidRPr="00193CA6" w:rsidRDefault="00193CA6" w:rsidP="00193CA6">
            <w:pPr>
              <w:jc w:val="left"/>
              <w:rPr>
                <w:b/>
                <w:bCs/>
                <w:color w:val="000000"/>
                <w:sz w:val="20"/>
                <w:szCs w:val="20"/>
              </w:rPr>
            </w:pPr>
          </w:p>
        </w:tc>
        <w:tc>
          <w:tcPr>
            <w:tcW w:w="2340" w:type="dxa"/>
            <w:tcBorders>
              <w:top w:val="nil"/>
              <w:left w:val="nil"/>
              <w:bottom w:val="single" w:sz="4" w:space="0" w:color="auto"/>
              <w:right w:val="nil"/>
            </w:tcBorders>
            <w:shd w:val="clear" w:color="000000" w:fill="FFFFFF"/>
            <w:noWrap/>
            <w:vAlign w:val="bottom"/>
            <w:hideMark/>
          </w:tcPr>
          <w:p w14:paraId="4655D054" w14:textId="77777777" w:rsidR="00193CA6" w:rsidRPr="00193CA6" w:rsidRDefault="00193CA6" w:rsidP="00193CA6">
            <w:pPr>
              <w:jc w:val="left"/>
              <w:rPr>
                <w:color w:val="000000"/>
                <w:sz w:val="20"/>
                <w:szCs w:val="20"/>
              </w:rPr>
            </w:pPr>
            <w:r w:rsidRPr="00193CA6">
              <w:rPr>
                <w:color w:val="000000"/>
                <w:sz w:val="20"/>
                <w:szCs w:val="20"/>
              </w:rPr>
              <w:t> </w:t>
            </w:r>
          </w:p>
        </w:tc>
        <w:tc>
          <w:tcPr>
            <w:tcW w:w="1152" w:type="dxa"/>
            <w:tcBorders>
              <w:top w:val="nil"/>
              <w:left w:val="nil"/>
              <w:bottom w:val="single" w:sz="4" w:space="0" w:color="auto"/>
              <w:right w:val="nil"/>
            </w:tcBorders>
            <w:shd w:val="clear" w:color="000000" w:fill="FFFFFF"/>
            <w:noWrap/>
            <w:vAlign w:val="bottom"/>
            <w:hideMark/>
          </w:tcPr>
          <w:p w14:paraId="6525F484" w14:textId="77777777" w:rsidR="00193CA6" w:rsidRPr="00193CA6" w:rsidRDefault="00193CA6" w:rsidP="00193CA6">
            <w:pPr>
              <w:jc w:val="left"/>
              <w:rPr>
                <w:color w:val="000000"/>
                <w:sz w:val="20"/>
                <w:szCs w:val="20"/>
              </w:rPr>
            </w:pPr>
            <w:r w:rsidRPr="00193CA6">
              <w:rPr>
                <w:color w:val="000000"/>
                <w:sz w:val="20"/>
                <w:szCs w:val="20"/>
              </w:rPr>
              <w:t> </w:t>
            </w:r>
          </w:p>
        </w:tc>
        <w:tc>
          <w:tcPr>
            <w:tcW w:w="1280" w:type="dxa"/>
            <w:tcBorders>
              <w:top w:val="nil"/>
              <w:left w:val="nil"/>
              <w:bottom w:val="single" w:sz="4" w:space="0" w:color="auto"/>
              <w:right w:val="nil"/>
            </w:tcBorders>
            <w:shd w:val="clear" w:color="000000" w:fill="FFFFFF"/>
            <w:noWrap/>
            <w:vAlign w:val="bottom"/>
            <w:hideMark/>
          </w:tcPr>
          <w:p w14:paraId="7C224929" w14:textId="77777777" w:rsidR="00193CA6" w:rsidRPr="00193CA6" w:rsidRDefault="00193CA6" w:rsidP="00193CA6">
            <w:pPr>
              <w:jc w:val="left"/>
              <w:rPr>
                <w:color w:val="000000"/>
                <w:sz w:val="20"/>
                <w:szCs w:val="20"/>
              </w:rPr>
            </w:pPr>
            <w:r w:rsidRPr="00193CA6">
              <w:rPr>
                <w:color w:val="000000"/>
                <w:sz w:val="20"/>
                <w:szCs w:val="20"/>
              </w:rPr>
              <w:t> </w:t>
            </w:r>
          </w:p>
        </w:tc>
      </w:tr>
      <w:tr w:rsidR="00B406CA" w:rsidRPr="00193CA6" w14:paraId="539E6764" w14:textId="77777777" w:rsidTr="001B66AB">
        <w:trPr>
          <w:trHeight w:val="264"/>
          <w:jc w:val="center"/>
        </w:trPr>
        <w:tc>
          <w:tcPr>
            <w:tcW w:w="4069" w:type="dxa"/>
            <w:gridSpan w:val="2"/>
            <w:tcBorders>
              <w:top w:val="nil"/>
              <w:left w:val="nil"/>
              <w:bottom w:val="single" w:sz="4" w:space="0" w:color="auto"/>
              <w:right w:val="nil"/>
            </w:tcBorders>
            <w:shd w:val="clear" w:color="000000" w:fill="FFFFFF"/>
            <w:noWrap/>
            <w:vAlign w:val="center"/>
            <w:hideMark/>
          </w:tcPr>
          <w:p w14:paraId="281D2990" w14:textId="2E947F6E" w:rsidR="00B406CA" w:rsidRPr="00193CA6" w:rsidRDefault="00B406CA" w:rsidP="001B66AB">
            <w:pPr>
              <w:jc w:val="left"/>
              <w:rPr>
                <w:b/>
                <w:bCs/>
                <w:color w:val="000000"/>
                <w:sz w:val="20"/>
                <w:szCs w:val="20"/>
              </w:rPr>
            </w:pPr>
            <w:r w:rsidRPr="00193CA6">
              <w:rPr>
                <w:color w:val="000000"/>
                <w:sz w:val="20"/>
                <w:szCs w:val="20"/>
              </w:rPr>
              <w:t> </w:t>
            </w:r>
            <w:r w:rsidRPr="00193CA6">
              <w:rPr>
                <w:b/>
                <w:bCs/>
                <w:color w:val="000000"/>
                <w:sz w:val="20"/>
                <w:szCs w:val="20"/>
                <w:lang w:val="pt-PT"/>
              </w:rPr>
              <w:t>Total de profissionais</w:t>
            </w:r>
          </w:p>
        </w:tc>
        <w:tc>
          <w:tcPr>
            <w:tcW w:w="1152" w:type="dxa"/>
            <w:tcBorders>
              <w:top w:val="nil"/>
              <w:left w:val="nil"/>
              <w:bottom w:val="single" w:sz="4" w:space="0" w:color="auto"/>
              <w:right w:val="nil"/>
            </w:tcBorders>
            <w:shd w:val="clear" w:color="000000" w:fill="FFFFFF"/>
            <w:vAlign w:val="center"/>
            <w:hideMark/>
          </w:tcPr>
          <w:p w14:paraId="01D03BEE" w14:textId="77777777" w:rsidR="00B406CA" w:rsidRPr="00193CA6" w:rsidRDefault="00B406CA" w:rsidP="00193CA6">
            <w:pPr>
              <w:jc w:val="center"/>
              <w:rPr>
                <w:b/>
                <w:bCs/>
                <w:color w:val="000000"/>
                <w:sz w:val="20"/>
                <w:szCs w:val="20"/>
              </w:rPr>
            </w:pPr>
            <w:r w:rsidRPr="00193CA6">
              <w:rPr>
                <w:b/>
                <w:bCs/>
                <w:color w:val="000000"/>
                <w:sz w:val="20"/>
                <w:szCs w:val="20"/>
                <w:lang w:val="pt-PT"/>
              </w:rPr>
              <w:t>298</w:t>
            </w:r>
          </w:p>
        </w:tc>
        <w:tc>
          <w:tcPr>
            <w:tcW w:w="1280" w:type="dxa"/>
            <w:tcBorders>
              <w:top w:val="nil"/>
              <w:left w:val="nil"/>
              <w:bottom w:val="single" w:sz="4" w:space="0" w:color="auto"/>
              <w:right w:val="nil"/>
            </w:tcBorders>
            <w:shd w:val="clear" w:color="000000" w:fill="FFFFFF"/>
            <w:noWrap/>
            <w:vAlign w:val="center"/>
            <w:hideMark/>
          </w:tcPr>
          <w:p w14:paraId="2C97B8EF" w14:textId="77777777" w:rsidR="00B406CA" w:rsidRPr="00193CA6" w:rsidRDefault="00B406CA" w:rsidP="00193CA6">
            <w:pPr>
              <w:jc w:val="left"/>
              <w:rPr>
                <w:color w:val="000000"/>
                <w:sz w:val="20"/>
                <w:szCs w:val="20"/>
              </w:rPr>
            </w:pPr>
            <w:r w:rsidRPr="00193CA6">
              <w:rPr>
                <w:color w:val="000000"/>
                <w:sz w:val="20"/>
                <w:szCs w:val="20"/>
              </w:rPr>
              <w:t> </w:t>
            </w:r>
          </w:p>
        </w:tc>
      </w:tr>
    </w:tbl>
    <w:p w14:paraId="51392969" w14:textId="77777777" w:rsidR="00410736" w:rsidRDefault="00410736" w:rsidP="007B40C8">
      <w:pPr>
        <w:spacing w:before="240" w:line="360" w:lineRule="auto"/>
        <w:ind w:firstLine="720"/>
        <w:rPr>
          <w:ins w:id="106" w:author="Ricardo Filipe Carreira Ramos" w:date="2025-05-18T16:42:00Z" w16du:dateUtc="2025-05-18T15:42:00Z"/>
          <w:lang w:val="pt-PT"/>
        </w:rPr>
      </w:pPr>
    </w:p>
    <w:p w14:paraId="1CAF9C22" w14:textId="014E0708" w:rsidR="00410736" w:rsidRPr="009F43E4" w:rsidDel="00B16D78" w:rsidRDefault="00410736" w:rsidP="0041170F">
      <w:pPr>
        <w:spacing w:before="240" w:line="360" w:lineRule="auto"/>
        <w:ind w:left="1074"/>
        <w:rPr>
          <w:ins w:id="107" w:author="Ricardo Filipe Carreira Ramos" w:date="2025-05-18T16:42:00Z" w16du:dateUtc="2025-05-18T15:42:00Z"/>
          <w:del w:id="108" w:author="Paulo Henrique dos Santos" w:date="2025-05-19T15:57:00Z" w16du:dateUtc="2025-05-19T18:57:00Z"/>
          <w:b/>
          <w:bCs/>
          <w:lang w:val="pt-PT"/>
        </w:rPr>
        <w:pPrChange w:id="109" w:author="Paulo Henrique dos Santos" w:date="2025-05-21T15:13:00Z" w16du:dateUtc="2025-05-21T18:13:00Z">
          <w:pPr>
            <w:spacing w:before="240" w:line="360" w:lineRule="auto"/>
            <w:ind w:firstLine="720"/>
          </w:pPr>
        </w:pPrChange>
      </w:pPr>
      <w:ins w:id="110" w:author="Ricardo Filipe Carreira Ramos" w:date="2025-05-18T16:43:00Z" w16du:dateUtc="2025-05-18T15:43:00Z">
        <w:del w:id="111" w:author="Paulo Henrique dos Santos" w:date="2025-05-19T15:57:00Z" w16du:dateUtc="2025-05-19T18:57:00Z">
          <w:r w:rsidRPr="009F43E4" w:rsidDel="00B16D78">
            <w:rPr>
              <w:b/>
              <w:bCs/>
              <w:lang w:val="pt-PT"/>
            </w:rPr>
            <w:delText xml:space="preserve">4. Estudo 1 </w:delText>
          </w:r>
          <w:r w:rsidR="00E74A87" w:rsidRPr="009F43E4" w:rsidDel="00B16D78">
            <w:rPr>
              <w:b/>
              <w:bCs/>
              <w:lang w:val="pt-PT"/>
            </w:rPr>
            <w:delText>–</w:delText>
          </w:r>
          <w:r w:rsidR="0043463D" w:rsidRPr="009F43E4" w:rsidDel="00B16D78">
            <w:rPr>
              <w:b/>
              <w:bCs/>
              <w:lang w:val="pt-PT"/>
            </w:rPr>
            <w:delText xml:space="preserve"> Identificação de tópicos relevantes </w:delText>
          </w:r>
        </w:del>
      </w:ins>
      <w:ins w:id="112" w:author="Ricardo Filipe Carreira Ramos" w:date="2025-05-18T16:46:00Z" w16du:dateUtc="2025-05-18T15:46:00Z">
        <w:del w:id="113" w:author="Paulo Henrique dos Santos" w:date="2025-05-19T15:57:00Z" w16du:dateUtc="2025-05-19T18:57:00Z">
          <w:r w:rsidR="00B3119D" w:rsidDel="00B16D78">
            <w:rPr>
              <w:b/>
              <w:bCs/>
              <w:lang w:val="pt-PT"/>
            </w:rPr>
            <w:delText>por nível de maturidade</w:delText>
          </w:r>
        </w:del>
      </w:ins>
    </w:p>
    <w:p w14:paraId="3C01253A" w14:textId="716C7443" w:rsidR="0041170F" w:rsidRPr="008614B5" w:rsidRDefault="0041170F" w:rsidP="0041170F">
      <w:pPr>
        <w:pStyle w:val="Ttulo2"/>
        <w:numPr>
          <w:ilvl w:val="1"/>
          <w:numId w:val="28"/>
        </w:numPr>
        <w:tabs>
          <w:tab w:val="left" w:pos="284"/>
        </w:tabs>
        <w:spacing w:before="280" w:after="280"/>
        <w:rPr>
          <w:ins w:id="114" w:author="Paulo Henrique dos Santos" w:date="2025-05-21T15:14:00Z" w16du:dateUtc="2025-05-21T18:14:00Z"/>
        </w:rPr>
      </w:pPr>
      <w:ins w:id="115" w:author="Paulo Henrique dos Santos" w:date="2025-05-21T15:14:00Z" w16du:dateUtc="2025-05-21T18:14:00Z">
        <w:r w:rsidRPr="009F43E4">
          <w:rPr>
            <w:bCs/>
            <w:lang w:val="pt-PT"/>
          </w:rPr>
          <w:t xml:space="preserve">Identificação de tópicos relevantes </w:t>
        </w:r>
        <w:r>
          <w:rPr>
            <w:bCs/>
            <w:lang w:val="pt-PT"/>
          </w:rPr>
          <w:t>por nível de maturidade</w:t>
        </w:r>
      </w:ins>
    </w:p>
    <w:p w14:paraId="748889C5" w14:textId="53723C44" w:rsidR="007B40C8" w:rsidRPr="00827EE3" w:rsidRDefault="00AB7FBC" w:rsidP="007B40C8">
      <w:pPr>
        <w:spacing w:before="240" w:line="360" w:lineRule="auto"/>
        <w:ind w:firstLine="720"/>
        <w:rPr>
          <w:lang w:val="pt-PT"/>
        </w:rPr>
      </w:pPr>
      <w:ins w:id="116" w:author="Ricardo Filipe Carreira Ramos" w:date="2025-05-18T16:45:00Z" w16du:dateUtc="2025-05-18T15:45:00Z">
        <w:r>
          <w:rPr>
            <w:lang w:val="pt-PT"/>
          </w:rPr>
          <w:t>O conteúdo das</w:t>
        </w:r>
      </w:ins>
      <w:del w:id="117" w:author="Ricardo Filipe Carreira Ramos" w:date="2025-05-18T16:45:00Z" w16du:dateUtc="2025-05-18T15:45:00Z">
        <w:r w:rsidR="00671D98" w:rsidDel="00AB7FBC">
          <w:rPr>
            <w:lang w:val="pt-PT"/>
          </w:rPr>
          <w:delText xml:space="preserve">Antes da análise dos dados, </w:delText>
        </w:r>
        <w:r w:rsidR="003F4F7B" w:rsidDel="00AB7FBC">
          <w:rPr>
            <w:lang w:val="pt-PT"/>
          </w:rPr>
          <w:delText>as</w:delText>
        </w:r>
      </w:del>
      <w:r w:rsidR="003F4F7B">
        <w:rPr>
          <w:lang w:val="pt-PT"/>
        </w:rPr>
        <w:t xml:space="preserve"> entrevistas</w:t>
      </w:r>
      <w:r w:rsidR="000B2C6C">
        <w:rPr>
          <w:lang w:val="pt-PT"/>
        </w:rPr>
        <w:t xml:space="preserve"> </w:t>
      </w:r>
      <w:del w:id="118" w:author="Ricardo Filipe Carreira Ramos" w:date="2025-05-18T16:45:00Z" w16du:dateUtc="2025-05-18T15:45:00Z">
        <w:r w:rsidR="000B2C6C" w:rsidDel="00AB7FBC">
          <w:rPr>
            <w:lang w:val="pt-PT"/>
          </w:rPr>
          <w:delText xml:space="preserve">passaram </w:delText>
        </w:r>
      </w:del>
      <w:ins w:id="119" w:author="Ricardo Filipe Carreira Ramos" w:date="2025-05-18T16:45:00Z" w16du:dateUtc="2025-05-18T15:45:00Z">
        <w:r>
          <w:rPr>
            <w:lang w:val="pt-PT"/>
          </w:rPr>
          <w:t xml:space="preserve">passou </w:t>
        </w:r>
      </w:ins>
      <w:r w:rsidR="000B2C6C">
        <w:rPr>
          <w:lang w:val="pt-PT"/>
        </w:rPr>
        <w:t xml:space="preserve">por um procedimento de </w:t>
      </w:r>
      <w:r w:rsidR="00671D98">
        <w:rPr>
          <w:lang w:val="pt-PT"/>
        </w:rPr>
        <w:t>pré-processamento. Esta fase é fundamental para melhorar os resultados da análise</w:t>
      </w:r>
      <w:r w:rsidR="0059623D">
        <w:rPr>
          <w:lang w:val="pt-PT"/>
        </w:rPr>
        <w:t xml:space="preserve"> e devolver resultados mais fiáveis</w:t>
      </w:r>
      <w:r w:rsidR="00B84FDA">
        <w:rPr>
          <w:lang w:val="pt-PT"/>
        </w:rPr>
        <w:t xml:space="preserve"> </w:t>
      </w:r>
      <w:sdt>
        <w:sdtPr>
          <w:rPr>
            <w:color w:val="000000"/>
            <w:lang w:val="pt-PT"/>
          </w:rPr>
          <w:tag w:val="MENDELEY_CITATION_v3_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"/>
          <w:id w:val="-1789035186"/>
          <w:placeholder>
            <w:docPart w:val="DefaultPlaceholder_-1854013440"/>
          </w:placeholder>
        </w:sdtPr>
        <w:sdtContent>
          <w:r w:rsidR="00637990" w:rsidRPr="00637990">
            <w:rPr>
              <w:color w:val="000000"/>
              <w:lang w:val="pt-PT"/>
            </w:rPr>
            <w:t>(Omran et al., 2025)</w:t>
          </w:r>
        </w:sdtContent>
      </w:sdt>
      <w:r w:rsidR="00671D98">
        <w:rPr>
          <w:lang w:val="pt-PT"/>
        </w:rPr>
        <w:t>. Numa primeira fase, as entrevistas foram traduzidas para inglês</w:t>
      </w:r>
      <w:r w:rsidR="00305F48">
        <w:rPr>
          <w:lang w:val="pt-PT"/>
        </w:rPr>
        <w:t>,</w:t>
      </w:r>
      <w:r w:rsidR="00671D98">
        <w:rPr>
          <w:lang w:val="pt-PT"/>
        </w:rPr>
        <w:t xml:space="preserve"> com recurso </w:t>
      </w:r>
      <w:r w:rsidR="009E422B">
        <w:rPr>
          <w:lang w:val="pt-PT"/>
        </w:rPr>
        <w:t xml:space="preserve">à </w:t>
      </w:r>
      <w:r w:rsidR="009E422B" w:rsidRPr="00827EE3">
        <w:rPr>
          <w:lang w:val="pt-PT"/>
        </w:rPr>
        <w:t xml:space="preserve">Python’s deep_translator library, </w:t>
      </w:r>
      <w:r w:rsidR="009E422B">
        <w:rPr>
          <w:lang w:val="pt-PT"/>
        </w:rPr>
        <w:t>para garantir uniformidade na análise de dados</w:t>
      </w:r>
      <w:r w:rsidR="00B84FDA">
        <w:rPr>
          <w:lang w:val="pt-PT"/>
        </w:rPr>
        <w:t xml:space="preserve"> </w:t>
      </w:r>
      <w:sdt>
        <w:sdtPr>
          <w:rPr>
            <w:color w:val="000000"/>
            <w:lang w:val="pt-PT"/>
          </w:rPr>
          <w:tag w:val="MENDELEY_CITATION_v3_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"/>
          <w:id w:val="162979018"/>
          <w:placeholder>
            <w:docPart w:val="DefaultPlaceholder_-1854013440"/>
          </w:placeholder>
        </w:sdtPr>
        <w:sdtContent>
          <w:r w:rsidR="00637990" w:rsidRPr="00637990">
            <w:rPr>
              <w:color w:val="000000"/>
              <w:lang w:val="pt-PT"/>
            </w:rPr>
            <w:t>(Lima et al., 2024)</w:t>
          </w:r>
        </w:sdtContent>
      </w:sdt>
      <w:r w:rsidR="009E422B">
        <w:rPr>
          <w:lang w:val="pt-PT"/>
        </w:rPr>
        <w:t>.</w:t>
      </w:r>
      <w:r w:rsidR="0059623D">
        <w:rPr>
          <w:lang w:val="pt-PT"/>
        </w:rPr>
        <w:t xml:space="preserve"> </w:t>
      </w:r>
      <w:r w:rsidR="009E422B">
        <w:rPr>
          <w:lang w:val="pt-PT"/>
        </w:rPr>
        <w:t>Seguindo a abordagem de</w:t>
      </w:r>
      <w:r w:rsidR="006C6D0B">
        <w:rPr>
          <w:lang w:val="pt-PT"/>
        </w:rPr>
        <w:t xml:space="preserve"> </w:t>
      </w:r>
      <w:sdt>
        <w:sdtPr>
          <w:rPr>
            <w:color w:val="000000"/>
            <w:lang w:val="pt-PT"/>
          </w:rPr>
          <w:tag w:val="MENDELEY_CITATION_v3_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"/>
          <w:id w:val="-1562169732"/>
          <w:placeholder>
            <w:docPart w:val="DefaultPlaceholder_-1854013440"/>
          </w:placeholder>
        </w:sdtPr>
        <w:sdtContent>
          <w:r w:rsidR="00637990" w:rsidRPr="00637990">
            <w:rPr>
              <w:color w:val="000000"/>
              <w:lang w:val="pt-PT"/>
            </w:rPr>
            <w:t>Piccinelli et al. (2021)</w:t>
          </w:r>
        </w:sdtContent>
      </w:sdt>
      <w:r w:rsidR="009E422B">
        <w:rPr>
          <w:lang w:val="pt-PT"/>
        </w:rPr>
        <w:t>, foi desenvolvido um dicionário para categorizar as entrevistas em cada um dos níveis de maturidade.</w:t>
      </w:r>
      <w:r w:rsidR="007B40C8">
        <w:rPr>
          <w:lang w:val="pt-PT"/>
        </w:rPr>
        <w:t xml:space="preserve"> </w:t>
      </w:r>
      <w:r w:rsidR="007B40C8">
        <w:t xml:space="preserve">Esta </w:t>
      </w:r>
      <w:r w:rsidR="007B40C8" w:rsidRPr="001F2F66">
        <w:t>abordagem baseada em dicionário</w:t>
      </w:r>
      <w:r w:rsidR="007B40C8">
        <w:t xml:space="preserve"> foi </w:t>
      </w:r>
      <w:r w:rsidR="007B40C8" w:rsidRPr="001F2F66">
        <w:t xml:space="preserve">escolhida </w:t>
      </w:r>
      <w:del w:id="120" w:author="Ricardo Filipe Carreira Ramos" w:date="2025-05-18T16:46:00Z" w16du:dateUtc="2025-05-18T15:46:00Z">
        <w:r w:rsidR="007B40C8" w:rsidRPr="001F2F66" w:rsidDel="00B3119D">
          <w:delText>por três razões</w:delText>
        </w:r>
        <w:r w:rsidR="007B40C8" w:rsidDel="00B3119D">
          <w:delText>:</w:delText>
        </w:r>
      </w:del>
      <w:ins w:id="121" w:author="Ricardo Filipe Carreira Ramos" w:date="2025-05-18T16:46:00Z" w16du:dateUtc="2025-05-18T15:46:00Z">
        <w:r w:rsidR="00B3119D">
          <w:t>pois</w:t>
        </w:r>
      </w:ins>
      <w:r w:rsidR="007B40C8">
        <w:t xml:space="preserve"> </w:t>
      </w:r>
      <w:r w:rsidR="007B40C8" w:rsidRPr="001F2F66">
        <w:t>reduz a subjetividade das decisões do pesquisador, a metodologia é escalável e</w:t>
      </w:r>
      <w:r w:rsidR="007B40C8">
        <w:t xml:space="preserve"> </w:t>
      </w:r>
      <w:r w:rsidR="007B40C8" w:rsidRPr="001F2F66">
        <w:t>pode ser facilmente replicada</w:t>
      </w:r>
      <w:r w:rsidR="007B40C8">
        <w:t xml:space="preserve"> </w:t>
      </w:r>
      <w:sdt>
        <w:sdtPr>
          <w:rPr>
            <w:color w:val="000000"/>
          </w:rPr>
          <w:tag w:val="MENDELEY_CITATION_v3_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"/>
          <w:id w:val="-77753803"/>
          <w:placeholder>
            <w:docPart w:val="3C585945283140C9883FC1A015FDEA62"/>
          </w:placeholder>
        </w:sdtPr>
        <w:sdtContent>
          <w:r w:rsidR="00637990" w:rsidRPr="00637990">
            <w:rPr>
              <w:color w:val="000000"/>
            </w:rPr>
            <w:t>(Ploessl et al., 2021)</w:t>
          </w:r>
        </w:sdtContent>
      </w:sdt>
      <w:r w:rsidR="007B40C8">
        <w:t>.</w:t>
      </w:r>
      <w:r w:rsidR="009E422B">
        <w:rPr>
          <w:lang w:val="pt-PT"/>
        </w:rPr>
        <w:t xml:space="preserve"> O dicionário representa </w:t>
      </w:r>
      <w:r w:rsidR="00AB68D4">
        <w:rPr>
          <w:lang w:val="pt-PT"/>
        </w:rPr>
        <w:t>os</w:t>
      </w:r>
      <w:r w:rsidR="009E422B">
        <w:rPr>
          <w:lang w:val="pt-PT"/>
        </w:rPr>
        <w:t xml:space="preserve"> níveis d</w:t>
      </w:r>
      <w:r w:rsidR="00AB68D4">
        <w:rPr>
          <w:lang w:val="pt-PT"/>
        </w:rPr>
        <w:t>e</w:t>
      </w:r>
      <w:r w:rsidR="009E422B">
        <w:rPr>
          <w:lang w:val="pt-PT"/>
        </w:rPr>
        <w:t xml:space="preserve"> maturidade da tecnologia </w:t>
      </w:r>
      <w:r w:rsidR="006C6D0B">
        <w:rPr>
          <w:lang w:val="pt-PT"/>
        </w:rPr>
        <w:t>b</w:t>
      </w:r>
      <w:r w:rsidR="009E422B">
        <w:rPr>
          <w:lang w:val="pt-PT"/>
        </w:rPr>
        <w:t xml:space="preserve">lockchain e os termos </w:t>
      </w:r>
      <w:r w:rsidR="00AB68D4">
        <w:rPr>
          <w:lang w:val="pt-PT"/>
        </w:rPr>
        <w:t>que representam</w:t>
      </w:r>
      <w:r w:rsidR="009E422B">
        <w:rPr>
          <w:lang w:val="pt-PT"/>
        </w:rPr>
        <w:t xml:space="preserve"> cada um </w:t>
      </w:r>
      <w:r w:rsidR="00811DF1">
        <w:rPr>
          <w:lang w:val="pt-PT"/>
        </w:rPr>
        <w:t xml:space="preserve">dos </w:t>
      </w:r>
      <w:r w:rsidR="009E422B">
        <w:rPr>
          <w:lang w:val="pt-PT"/>
        </w:rPr>
        <w:t xml:space="preserve">níveis </w:t>
      </w:r>
      <w:r w:rsidR="00AB68D4">
        <w:rPr>
          <w:lang w:val="pt-PT"/>
        </w:rPr>
        <w:t xml:space="preserve">foram selecionados com base </w:t>
      </w:r>
      <w:r w:rsidR="009E422B">
        <w:rPr>
          <w:lang w:val="pt-PT"/>
        </w:rPr>
        <w:t>na literatura</w:t>
      </w:r>
      <w:r w:rsidR="007B40C8">
        <w:rPr>
          <w:lang w:val="pt-PT"/>
        </w:rPr>
        <w:t xml:space="preserve"> </w:t>
      </w:r>
      <w:r w:rsidR="006C6D0B">
        <w:rPr>
          <w:lang w:val="pt-PT"/>
        </w:rPr>
        <w:t xml:space="preserve">(Tabela </w:t>
      </w:r>
      <w:r w:rsidR="0083534D">
        <w:rPr>
          <w:lang w:val="pt-PT"/>
        </w:rPr>
        <w:t>3</w:t>
      </w:r>
      <w:r w:rsidR="006C6D0B">
        <w:rPr>
          <w:lang w:val="pt-PT"/>
        </w:rPr>
        <w:t>)</w:t>
      </w:r>
      <w:r w:rsidR="00AB68D4">
        <w:rPr>
          <w:lang w:val="pt-PT"/>
        </w:rPr>
        <w:t>.</w:t>
      </w:r>
      <w:r w:rsidR="007B40C8" w:rsidRPr="007B40C8">
        <w:rPr>
          <w:lang w:val="pt-PT"/>
        </w:rPr>
        <w:t xml:space="preserve"> </w:t>
      </w:r>
      <w:r w:rsidR="007B40C8">
        <w:rPr>
          <w:lang w:val="pt-PT"/>
        </w:rPr>
        <w:t>De seguida, o dicionário foi cruzado com o dataset, criando uma term-frequency</w:t>
      </w:r>
      <w:r w:rsidR="000D64F2">
        <w:rPr>
          <w:lang w:val="pt-PT"/>
        </w:rPr>
        <w:t xml:space="preserve"> com recurso ao package </w:t>
      </w:r>
      <w:r w:rsidR="0059623D">
        <w:rPr>
          <w:lang w:val="pt-PT"/>
        </w:rPr>
        <w:t xml:space="preserve">do </w:t>
      </w:r>
      <w:r w:rsidR="000D64F2" w:rsidRPr="00CB6732">
        <w:t>Python NLTK</w:t>
      </w:r>
      <w:r w:rsidR="006C6D0B">
        <w:t xml:space="preserve"> </w:t>
      </w:r>
      <w:sdt>
        <w:sdtPr>
          <w:rPr>
            <w:color w:val="000000"/>
          </w:rPr>
          <w:tag w:val="MENDELEY_CITATION_v3_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"/>
          <w:id w:val="30159685"/>
          <w:placeholder>
            <w:docPart w:val="DefaultPlaceholder_-1854013440"/>
          </w:placeholder>
        </w:sdtPr>
        <w:sdtContent>
          <w:r w:rsidR="00637990" w:rsidRPr="00637990">
            <w:rPr>
              <w:color w:val="000000"/>
            </w:rPr>
            <w:t>(Quintal et al., 2024)</w:t>
          </w:r>
        </w:sdtContent>
      </w:sdt>
      <w:r w:rsidR="007B40C8">
        <w:rPr>
          <w:lang w:val="pt-PT"/>
        </w:rPr>
        <w:t>. As entrevistas</w:t>
      </w:r>
      <w:r w:rsidR="000D64F2">
        <w:rPr>
          <w:lang w:val="pt-PT"/>
        </w:rPr>
        <w:t xml:space="preserve"> que continham a maior frequência de termos associados a cada nível foram colocadas no respetivo nível</w:t>
      </w:r>
      <w:ins w:id="122" w:author="Ricardo Filipe Carreira Ramos" w:date="2025-05-18T16:47:00Z" w16du:dateUtc="2025-05-18T15:47:00Z">
        <w:r w:rsidR="00827F78">
          <w:rPr>
            <w:lang w:val="pt-PT"/>
          </w:rPr>
          <w:t>. Em</w:t>
        </w:r>
      </w:ins>
      <w:del w:id="123" w:author="Ricardo Filipe Carreira Ramos" w:date="2025-05-18T16:47:00Z" w16du:dateUtc="2025-05-18T15:47:00Z">
        <w:r w:rsidR="002D495B" w:rsidDel="00827F78">
          <w:rPr>
            <w:lang w:val="pt-PT"/>
          </w:rPr>
          <w:delText>, quando houvesse</w:delText>
        </w:r>
      </w:del>
      <w:ins w:id="124" w:author="Ricardo Filipe Carreira Ramos" w:date="2025-05-18T16:47:00Z" w16du:dateUtc="2025-05-18T15:47:00Z">
        <w:r w:rsidR="00827F78">
          <w:rPr>
            <w:lang w:val="pt-PT"/>
          </w:rPr>
          <w:t xml:space="preserve"> caso de</w:t>
        </w:r>
      </w:ins>
      <w:r w:rsidR="002D495B">
        <w:rPr>
          <w:lang w:val="pt-PT"/>
        </w:rPr>
        <w:t xml:space="preserve"> empate, as entrevistas com maior frequência eram associadas a mais de um nível</w:t>
      </w:r>
      <w:r w:rsidR="000D64F2">
        <w:rPr>
          <w:lang w:val="pt-PT"/>
        </w:rPr>
        <w:t>,</w:t>
      </w:r>
      <w:ins w:id="125" w:author="Ricardo Filipe Carreira Ramos" w:date="2025-05-18T16:47:00Z" w16du:dateUtc="2025-05-18T15:47:00Z">
        <w:r w:rsidR="009F06D0">
          <w:rPr>
            <w:lang w:val="pt-PT"/>
          </w:rPr>
          <w:t xml:space="preserve"> seguindo a abordagem de</w:t>
        </w:r>
      </w:ins>
      <w:del w:id="126" w:author="Paulo Henrique dos Santos" w:date="2025-05-21T14:05:00Z" w16du:dateUtc="2025-05-21T17:05:00Z">
        <w:r w:rsidR="00B02659" w:rsidDel="00B02659">
          <w:rPr>
            <w:lang w:val="pt-PT"/>
          </w:rPr>
          <w:delText xml:space="preserve"> </w:delText>
        </w:r>
      </w:del>
      <w:ins w:id="127" w:author="Paulo Henrique dos Santos" w:date="2025-05-21T14:05:00Z" w16du:dateUtc="2025-05-21T17:05:00Z">
        <w:r w:rsidR="00B02659">
          <w:rPr>
            <w:lang w:val="pt-PT"/>
          </w:rPr>
          <w:t xml:space="preserve"> </w:t>
        </w:r>
      </w:ins>
      <w:sdt>
        <w:sdtPr>
          <w:rPr>
            <w:color w:val="000000"/>
            <w:lang w:val="pt-PT"/>
          </w:rPr>
          <w:tag w:val="MENDELEY_CITATION_v3_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"/>
          <w:id w:val="-1394960968"/>
          <w:placeholder>
            <w:docPart w:val="DefaultPlaceholder_-1854013440"/>
          </w:placeholder>
        </w:sdtPr>
        <w:sdtContent>
          <w:r w:rsidR="00637990" w:rsidRPr="00637990">
            <w:rPr>
              <w:color w:val="000000"/>
              <w:lang w:val="pt-PT"/>
            </w:rPr>
            <w:t>(Piccinelli et al., 2021)</w:t>
          </w:r>
        </w:sdtContent>
      </w:sdt>
      <w:ins w:id="128" w:author="Ricardo Filipe Carreira Ramos" w:date="2025-05-18T16:47:00Z" w16du:dateUtc="2025-05-18T15:47:00Z">
        <w:r w:rsidR="009F06D0">
          <w:rPr>
            <w:lang w:val="pt-PT"/>
          </w:rPr>
          <w:t>,</w:t>
        </w:r>
      </w:ins>
      <w:r w:rsidR="000D64F2">
        <w:rPr>
          <w:lang w:val="pt-PT"/>
        </w:rPr>
        <w:t xml:space="preserve"> criando cinco sub-datasets</w:t>
      </w:r>
      <w:r w:rsidR="001C23AC">
        <w:rPr>
          <w:lang w:val="pt-PT"/>
        </w:rPr>
        <w:t>.</w:t>
      </w:r>
      <w:r w:rsidR="00EB5985" w:rsidRPr="00EB5985">
        <w:rPr>
          <w:lang w:val="pt-PT"/>
        </w:rPr>
        <w:t xml:space="preserve"> </w:t>
      </w:r>
      <w:r w:rsidR="00EB5985">
        <w:rPr>
          <w:lang w:val="pt-PT"/>
        </w:rPr>
        <w:t>Este processo permitiu analisar as entrevistas associadas a cada nível de forma individualizada</w:t>
      </w:r>
      <w:ins w:id="129" w:author="Ricardo Filipe Carreira Ramos" w:date="2025-05-18T16:48:00Z" w16du:dateUtc="2025-05-18T15:48:00Z">
        <w:r w:rsidR="006B1D61">
          <w:rPr>
            <w:lang w:val="pt-PT"/>
          </w:rPr>
          <w:t xml:space="preserve">. </w:t>
        </w:r>
      </w:ins>
      <w:del w:id="130" w:author="Ricardo Filipe Carreira Ramos" w:date="2025-05-18T16:48:00Z" w16du:dateUtc="2025-05-18T15:48:00Z">
        <w:r w:rsidR="00EB5985" w:rsidDel="006B1D61">
          <w:rPr>
            <w:lang w:val="pt-PT"/>
          </w:rPr>
          <w:delText xml:space="preserve"> </w:delText>
        </w:r>
      </w:del>
      <w:customXmlDelRangeStart w:id="131" w:author="Paulo Henrique dos Santos" w:date="2025-05-21T14:07:00Z"/>
      <w:sdt>
        <w:sdtPr>
          <w:rPr>
            <w:color w:val="000000"/>
            <w:lang w:val="pt-PT"/>
          </w:rPr>
          <w:tag w:val="MENDELEY_CITATION_v3_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"/>
          <w:id w:val="-296691732"/>
          <w:placeholder>
            <w:docPart w:val="3D98AE6D9C7244FC8796081366610159"/>
          </w:placeholder>
        </w:sdtPr>
        <w:sdtContent>
          <w:customXmlDelRangeEnd w:id="131"/>
          <w:customXmlDelRangeStart w:id="132" w:author="Paulo Henrique dos Santos" w:date="2025-05-21T14:07:00Z"/>
        </w:sdtContent>
      </w:sdt>
      <w:customXmlDelRangeEnd w:id="132"/>
      <w:del w:id="133" w:author="Ricardo Filipe Carreira Ramos" w:date="2025-05-18T16:48:00Z" w16du:dateUtc="2025-05-18T15:48:00Z">
        <w:r w:rsidR="00EB5985" w:rsidDel="006B1D61">
          <w:rPr>
            <w:lang w:val="pt-PT"/>
          </w:rPr>
          <w:delText xml:space="preserve">. </w:delText>
        </w:r>
      </w:del>
      <w:r w:rsidR="001C23AC">
        <w:rPr>
          <w:lang w:val="pt-PT"/>
        </w:rPr>
        <w:t>Uma entrevista não continha nenhuma das palavras e foi eliminada.</w:t>
      </w:r>
      <w:r w:rsidR="000D64F2">
        <w:rPr>
          <w:lang w:val="pt-PT"/>
        </w:rPr>
        <w:t xml:space="preserve"> </w:t>
      </w:r>
      <w:r w:rsidR="001C23AC">
        <w:rPr>
          <w:lang w:val="pt-PT"/>
        </w:rPr>
        <w:t>Assim, o dataset final é composto por 201 entrevistas contendo opinião de 29</w:t>
      </w:r>
      <w:r w:rsidR="00EB5985">
        <w:rPr>
          <w:lang w:val="pt-PT"/>
        </w:rPr>
        <w:t>6</w:t>
      </w:r>
      <w:r w:rsidR="001C23AC">
        <w:rPr>
          <w:lang w:val="pt-PT"/>
        </w:rPr>
        <w:t xml:space="preserve"> profissionais. </w:t>
      </w:r>
      <w:ins w:id="134" w:author="Ricardo Filipe Carreira Ramos" w:date="2025-05-18T16:49:00Z" w16du:dateUtc="2025-05-18T15:49:00Z">
        <w:r w:rsidR="00D02EF7">
          <w:rPr>
            <w:lang w:val="pt-PT"/>
          </w:rPr>
          <w:t xml:space="preserve">O dicionário e </w:t>
        </w:r>
        <w:r w:rsidR="002E56B9">
          <w:rPr>
            <w:lang w:val="pt-PT"/>
          </w:rPr>
          <w:t>o número de entrevistas associada a cada nível</w:t>
        </w:r>
      </w:ins>
      <w:del w:id="135" w:author="Ricardo Filipe Carreira Ramos" w:date="2025-05-18T16:49:00Z" w16du:dateUtc="2025-05-18T15:49:00Z">
        <w:r w:rsidR="007B40C8" w:rsidDel="00D02EF7">
          <w:rPr>
            <w:lang w:val="pt-PT"/>
          </w:rPr>
          <w:delText>A</w:delText>
        </w:r>
        <w:r w:rsidR="007B40C8" w:rsidDel="002E56B9">
          <w:rPr>
            <w:lang w:val="pt-PT"/>
          </w:rPr>
          <w:delText xml:space="preserve"> caracterização do dataset</w:delText>
        </w:r>
      </w:del>
      <w:r w:rsidR="007B40C8">
        <w:rPr>
          <w:lang w:val="pt-PT"/>
        </w:rPr>
        <w:t xml:space="preserve"> encontra-se na Tabela </w:t>
      </w:r>
      <w:r w:rsidR="0083534D">
        <w:rPr>
          <w:lang w:val="pt-PT"/>
        </w:rPr>
        <w:t>3</w:t>
      </w:r>
      <w:r w:rsidR="007B40C8">
        <w:rPr>
          <w:lang w:val="pt-PT"/>
        </w:rPr>
        <w:t>.</w:t>
      </w:r>
      <w:r w:rsidR="003359FE">
        <w:rPr>
          <w:lang w:val="pt-PT"/>
        </w:rPr>
        <w:t xml:space="preserve"> </w:t>
      </w:r>
    </w:p>
    <w:p w14:paraId="39450867" w14:textId="77777777" w:rsidR="00AB68D4" w:rsidRDefault="00AB68D4" w:rsidP="008301B5">
      <w:pPr>
        <w:spacing w:before="240" w:line="360" w:lineRule="auto"/>
        <w:ind w:firstLine="720"/>
        <w:rPr>
          <w:lang w:val="pt-PT"/>
        </w:rPr>
      </w:pPr>
    </w:p>
    <w:p w14:paraId="18B2F29C" w14:textId="0787A192" w:rsidR="00AB68D4" w:rsidRDefault="00AB68D4" w:rsidP="00AB68D4">
      <w:pPr>
        <w:pStyle w:val="Legenda"/>
        <w:keepNext/>
      </w:pPr>
      <w:bookmarkStart w:id="136" w:name="_Hlk198730444"/>
      <w:r>
        <w:t xml:space="preserve">Tabela </w:t>
      </w:r>
      <w:r w:rsidR="0083534D">
        <w:t>3</w:t>
      </w:r>
      <w:r>
        <w:t xml:space="preserve"> </w:t>
      </w:r>
      <w:del w:id="137" w:author="Ricardo Filipe Carreira Ramos" w:date="2025-05-18T16:49:00Z" w16du:dateUtc="2025-05-18T15:49:00Z">
        <w:r w:rsidDel="002E56B9">
          <w:delText>-</w:delText>
        </w:r>
      </w:del>
      <w:ins w:id="138" w:author="Ricardo Filipe Carreira Ramos" w:date="2025-05-18T16:49:00Z" w16du:dateUtc="2025-05-18T15:49:00Z">
        <w:r w:rsidR="002E56B9">
          <w:t>–</w:t>
        </w:r>
      </w:ins>
      <w:r>
        <w:t xml:space="preserve"> Dicionário</w:t>
      </w:r>
      <w:ins w:id="139" w:author="Ricardo Filipe Carreira Ramos" w:date="2025-05-18T16:49:00Z" w16du:dateUtc="2025-05-18T15:49:00Z">
        <w:r w:rsidR="002E56B9">
          <w:t xml:space="preserve"> e </w:t>
        </w:r>
      </w:ins>
      <w:ins w:id="140" w:author="Ricardo Filipe Carreira Ramos" w:date="2025-05-18T16:50:00Z" w16du:dateUtc="2025-05-18T15:50:00Z">
        <w:r w:rsidR="002E56B9">
          <w:t>número de entrevistas por nível</w:t>
        </w:r>
      </w:ins>
      <w:bookmarkEnd w:id="136"/>
      <w:del w:id="141" w:author="Ricardo Filipe Carreira Ramos" w:date="2025-05-18T16:49:00Z" w16du:dateUtc="2025-05-18T15:49:00Z">
        <w:r w:rsidDel="002E56B9">
          <w:delText xml:space="preserve"> para os níveis de maturidade da tecnologia Blockchain</w:delText>
        </w:r>
      </w:del>
    </w:p>
    <w:tbl>
      <w:tblPr>
        <w:tblW w:w="7960" w:type="dxa"/>
        <w:jc w:val="center"/>
        <w:tblCellMar>
          <w:left w:w="70" w:type="dxa"/>
          <w:right w:w="70" w:type="dxa"/>
        </w:tblCellMar>
        <w:tblLook w:val="04A0" w:firstRow="1" w:lastRow="0" w:firstColumn="1" w:lastColumn="0" w:noHBand="0" w:noVBand="1"/>
      </w:tblPr>
      <w:tblGrid>
        <w:gridCol w:w="1840"/>
        <w:gridCol w:w="2900"/>
        <w:gridCol w:w="2140"/>
        <w:gridCol w:w="1080"/>
      </w:tblGrid>
      <w:tr w:rsidR="003359FE" w:rsidRPr="003359FE" w14:paraId="4760FE84" w14:textId="77777777" w:rsidTr="00AF7346">
        <w:trPr>
          <w:trHeight w:val="528"/>
          <w:jc w:val="center"/>
        </w:trPr>
        <w:tc>
          <w:tcPr>
            <w:tcW w:w="1840" w:type="dxa"/>
            <w:tcBorders>
              <w:top w:val="single" w:sz="4" w:space="0" w:color="auto"/>
              <w:left w:val="nil"/>
              <w:bottom w:val="single" w:sz="4" w:space="0" w:color="auto"/>
              <w:right w:val="nil"/>
            </w:tcBorders>
            <w:shd w:val="clear" w:color="000000" w:fill="FFFFFF"/>
            <w:vAlign w:val="center"/>
            <w:hideMark/>
          </w:tcPr>
          <w:p w14:paraId="664C5F6F" w14:textId="77777777" w:rsidR="003359FE" w:rsidRPr="003359FE" w:rsidRDefault="003359FE" w:rsidP="003359FE">
            <w:pPr>
              <w:jc w:val="center"/>
              <w:rPr>
                <w:b/>
                <w:bCs/>
                <w:color w:val="000000"/>
                <w:sz w:val="20"/>
                <w:szCs w:val="20"/>
              </w:rPr>
            </w:pPr>
            <w:r w:rsidRPr="003359FE">
              <w:rPr>
                <w:b/>
                <w:bCs/>
                <w:color w:val="000000"/>
                <w:sz w:val="20"/>
                <w:szCs w:val="20"/>
                <w:lang w:val="pt-PT"/>
              </w:rPr>
              <w:t>Nível  </w:t>
            </w:r>
            <w:r w:rsidRPr="003359FE">
              <w:rPr>
                <w:color w:val="000000"/>
                <w:sz w:val="16"/>
                <w:szCs w:val="16"/>
                <w:lang w:val="pt-PT"/>
              </w:rPr>
              <w:t> </w:t>
            </w:r>
            <w:r w:rsidRPr="003359FE">
              <w:rPr>
                <w:b/>
                <w:bCs/>
                <w:color w:val="000000"/>
                <w:sz w:val="20"/>
                <w:szCs w:val="20"/>
                <w:lang w:val="pt-PT"/>
              </w:rPr>
              <w:t>de maturidade</w:t>
            </w:r>
          </w:p>
        </w:tc>
        <w:tc>
          <w:tcPr>
            <w:tcW w:w="2900" w:type="dxa"/>
            <w:tcBorders>
              <w:top w:val="single" w:sz="4" w:space="0" w:color="auto"/>
              <w:left w:val="nil"/>
              <w:bottom w:val="single" w:sz="4" w:space="0" w:color="auto"/>
              <w:right w:val="nil"/>
            </w:tcBorders>
            <w:shd w:val="clear" w:color="000000" w:fill="FFFFFF"/>
            <w:vAlign w:val="center"/>
            <w:hideMark/>
          </w:tcPr>
          <w:p w14:paraId="1AF601CA" w14:textId="77777777" w:rsidR="003359FE" w:rsidRPr="003359FE" w:rsidRDefault="003359FE" w:rsidP="003359FE">
            <w:pPr>
              <w:jc w:val="center"/>
              <w:rPr>
                <w:b/>
                <w:bCs/>
                <w:color w:val="000000"/>
                <w:sz w:val="20"/>
                <w:szCs w:val="20"/>
              </w:rPr>
            </w:pPr>
            <w:r w:rsidRPr="003359FE">
              <w:rPr>
                <w:b/>
                <w:bCs/>
                <w:color w:val="000000"/>
                <w:sz w:val="20"/>
                <w:szCs w:val="20"/>
                <w:lang w:val="pt-PT"/>
              </w:rPr>
              <w:t>Amostra de termos </w:t>
            </w:r>
            <w:r w:rsidRPr="003359FE">
              <w:rPr>
                <w:color w:val="000000"/>
                <w:sz w:val="16"/>
                <w:szCs w:val="16"/>
                <w:lang w:val="pt-PT"/>
              </w:rPr>
              <w:t> </w:t>
            </w:r>
          </w:p>
        </w:tc>
        <w:tc>
          <w:tcPr>
            <w:tcW w:w="2140" w:type="dxa"/>
            <w:tcBorders>
              <w:top w:val="single" w:sz="4" w:space="0" w:color="auto"/>
              <w:left w:val="nil"/>
              <w:bottom w:val="single" w:sz="4" w:space="0" w:color="auto"/>
              <w:right w:val="nil"/>
            </w:tcBorders>
            <w:shd w:val="clear" w:color="000000" w:fill="FFFFFF"/>
            <w:vAlign w:val="center"/>
            <w:hideMark/>
          </w:tcPr>
          <w:p w14:paraId="6AAF5B67" w14:textId="397315F8" w:rsidR="003359FE" w:rsidRPr="003359FE" w:rsidRDefault="003359FE" w:rsidP="003359FE">
            <w:pPr>
              <w:jc w:val="center"/>
              <w:rPr>
                <w:b/>
                <w:bCs/>
                <w:color w:val="000000"/>
                <w:sz w:val="20"/>
                <w:szCs w:val="20"/>
              </w:rPr>
            </w:pPr>
            <w:r w:rsidRPr="003359FE">
              <w:rPr>
                <w:b/>
                <w:bCs/>
                <w:color w:val="000000"/>
                <w:sz w:val="20"/>
                <w:szCs w:val="20"/>
                <w:lang w:val="pt-PT"/>
              </w:rPr>
              <w:t>Referência</w:t>
            </w:r>
            <w:r w:rsidR="006D572E">
              <w:rPr>
                <w:b/>
                <w:bCs/>
                <w:color w:val="000000"/>
                <w:sz w:val="20"/>
                <w:szCs w:val="20"/>
                <w:lang w:val="pt-PT"/>
              </w:rPr>
              <w:t>s</w:t>
            </w:r>
            <w:r w:rsidRPr="003359FE">
              <w:rPr>
                <w:color w:val="000000"/>
                <w:sz w:val="16"/>
                <w:szCs w:val="16"/>
                <w:lang w:val="pt-PT"/>
              </w:rPr>
              <w:t> </w:t>
            </w:r>
          </w:p>
        </w:tc>
        <w:tc>
          <w:tcPr>
            <w:tcW w:w="1080" w:type="dxa"/>
            <w:tcBorders>
              <w:top w:val="single" w:sz="4" w:space="0" w:color="auto"/>
              <w:left w:val="nil"/>
              <w:bottom w:val="single" w:sz="4" w:space="0" w:color="auto"/>
              <w:right w:val="nil"/>
            </w:tcBorders>
            <w:shd w:val="clear" w:color="000000" w:fill="FFFFFF"/>
            <w:vAlign w:val="center"/>
            <w:hideMark/>
          </w:tcPr>
          <w:p w14:paraId="64526106" w14:textId="77777777" w:rsidR="003359FE" w:rsidRPr="003359FE" w:rsidRDefault="003359FE" w:rsidP="003359FE">
            <w:pPr>
              <w:jc w:val="center"/>
              <w:rPr>
                <w:b/>
                <w:bCs/>
                <w:color w:val="000000"/>
                <w:sz w:val="20"/>
                <w:szCs w:val="20"/>
              </w:rPr>
            </w:pPr>
            <w:r w:rsidRPr="003359FE">
              <w:rPr>
                <w:b/>
                <w:bCs/>
                <w:color w:val="000000"/>
                <w:sz w:val="20"/>
                <w:szCs w:val="20"/>
                <w:lang w:val="pt-PT"/>
              </w:rPr>
              <w:t>Total de entrevistas</w:t>
            </w:r>
          </w:p>
        </w:tc>
      </w:tr>
      <w:tr w:rsidR="003359FE" w:rsidRPr="003359FE" w14:paraId="00A26287" w14:textId="77777777" w:rsidTr="00AF7346">
        <w:trPr>
          <w:trHeight w:val="288"/>
          <w:jc w:val="center"/>
        </w:trPr>
        <w:tc>
          <w:tcPr>
            <w:tcW w:w="1840" w:type="dxa"/>
            <w:tcBorders>
              <w:top w:val="nil"/>
              <w:left w:val="nil"/>
              <w:bottom w:val="nil"/>
              <w:right w:val="nil"/>
            </w:tcBorders>
            <w:shd w:val="clear" w:color="000000" w:fill="FFFFFF"/>
            <w:vAlign w:val="center"/>
            <w:hideMark/>
          </w:tcPr>
          <w:p w14:paraId="6F10F7E6" w14:textId="77777777" w:rsidR="003359FE" w:rsidRPr="003359FE" w:rsidRDefault="003359FE" w:rsidP="003359FE">
            <w:pPr>
              <w:jc w:val="left"/>
              <w:rPr>
                <w:color w:val="000000"/>
                <w:sz w:val="20"/>
                <w:szCs w:val="20"/>
              </w:rPr>
            </w:pPr>
            <w:r w:rsidRPr="003359FE">
              <w:rPr>
                <w:color w:val="000000"/>
                <w:sz w:val="20"/>
                <w:szCs w:val="20"/>
              </w:rPr>
              <w:t>1st viable</w:t>
            </w:r>
          </w:p>
        </w:tc>
        <w:tc>
          <w:tcPr>
            <w:tcW w:w="2900" w:type="dxa"/>
            <w:tcBorders>
              <w:top w:val="nil"/>
              <w:left w:val="nil"/>
              <w:bottom w:val="nil"/>
              <w:right w:val="nil"/>
            </w:tcBorders>
            <w:shd w:val="clear" w:color="000000" w:fill="FFFFFF"/>
            <w:vAlign w:val="center"/>
            <w:hideMark/>
          </w:tcPr>
          <w:p w14:paraId="79032C9C" w14:textId="5C990C73" w:rsidR="003359FE" w:rsidRPr="003359FE" w:rsidRDefault="003359FE" w:rsidP="00AF7346">
            <w:pPr>
              <w:jc w:val="left"/>
              <w:rPr>
                <w:color w:val="000000"/>
                <w:sz w:val="20"/>
                <w:szCs w:val="20"/>
              </w:rPr>
            </w:pPr>
            <w:r w:rsidRPr="003359FE">
              <w:rPr>
                <w:color w:val="000000"/>
                <w:sz w:val="20"/>
                <w:szCs w:val="20"/>
                <w:lang w:val="pt-PT"/>
              </w:rPr>
              <w:t>theory, traditional, centralized</w:t>
            </w:r>
          </w:p>
        </w:tc>
        <w:sdt>
          <w:sdtPr>
            <w:rPr>
              <w:color w:val="000000"/>
              <w:sz w:val="20"/>
              <w:szCs w:val="20"/>
            </w:rPr>
            <w:tag w:val="MENDELEY_CITATION_v3_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"/>
            <w:id w:val="-2092387301"/>
            <w:placeholder>
              <w:docPart w:val="DefaultPlaceholder_-1854013440"/>
            </w:placeholder>
          </w:sdtPr>
          <w:sdtContent>
            <w:tc>
              <w:tcPr>
                <w:tcW w:w="2140" w:type="dxa"/>
                <w:tcBorders>
                  <w:top w:val="nil"/>
                  <w:left w:val="nil"/>
                  <w:bottom w:val="nil"/>
                  <w:right w:val="nil"/>
                </w:tcBorders>
                <w:shd w:val="clear" w:color="000000" w:fill="FFFFFF"/>
                <w:vAlign w:val="center"/>
                <w:hideMark/>
              </w:tcPr>
              <w:p w14:paraId="09D358D5" w14:textId="02C5C8EC" w:rsidR="003359FE" w:rsidRPr="00104E31" w:rsidRDefault="00637990" w:rsidP="003359FE">
                <w:pPr>
                  <w:jc w:val="center"/>
                  <w:rPr>
                    <w:color w:val="000000"/>
                    <w:sz w:val="20"/>
                    <w:szCs w:val="20"/>
                    <w:lang w:val="en-US"/>
                  </w:rPr>
                </w:pPr>
                <w:r w:rsidRPr="00637990">
                  <w:rPr>
                    <w:color w:val="000000"/>
                    <w:sz w:val="20"/>
                  </w:rPr>
                  <w:t>(Richter et al., 2018; Unny &amp; Lal, 2020; H. Wang et al., 2016)</w:t>
                </w:r>
              </w:p>
            </w:tc>
          </w:sdtContent>
        </w:sdt>
        <w:tc>
          <w:tcPr>
            <w:tcW w:w="1080" w:type="dxa"/>
            <w:tcBorders>
              <w:top w:val="nil"/>
              <w:left w:val="nil"/>
              <w:bottom w:val="nil"/>
              <w:right w:val="nil"/>
            </w:tcBorders>
            <w:shd w:val="clear" w:color="000000" w:fill="FFFFFF"/>
            <w:vAlign w:val="center"/>
            <w:hideMark/>
          </w:tcPr>
          <w:p w14:paraId="0C03961C" w14:textId="726A013D" w:rsidR="003359FE" w:rsidRPr="003359FE" w:rsidRDefault="003359FE" w:rsidP="003359FE">
            <w:pPr>
              <w:jc w:val="center"/>
              <w:rPr>
                <w:color w:val="000000"/>
                <w:sz w:val="20"/>
                <w:szCs w:val="20"/>
              </w:rPr>
            </w:pPr>
            <w:r w:rsidRPr="00AF7346">
              <w:rPr>
                <w:color w:val="000000"/>
                <w:sz w:val="20"/>
                <w:szCs w:val="20"/>
                <w:lang w:val="en-US"/>
              </w:rPr>
              <w:t> </w:t>
            </w:r>
            <w:r w:rsidR="002D495B">
              <w:rPr>
                <w:color w:val="000000"/>
                <w:sz w:val="20"/>
                <w:szCs w:val="20"/>
              </w:rPr>
              <w:t>31</w:t>
            </w:r>
          </w:p>
        </w:tc>
      </w:tr>
      <w:tr w:rsidR="003359FE" w:rsidRPr="003359FE" w14:paraId="2E11E567" w14:textId="77777777" w:rsidTr="00AF7346">
        <w:trPr>
          <w:trHeight w:val="288"/>
          <w:jc w:val="center"/>
        </w:trPr>
        <w:tc>
          <w:tcPr>
            <w:tcW w:w="1840" w:type="dxa"/>
            <w:tcBorders>
              <w:top w:val="nil"/>
              <w:left w:val="nil"/>
              <w:bottom w:val="nil"/>
              <w:right w:val="nil"/>
            </w:tcBorders>
            <w:shd w:val="clear" w:color="000000" w:fill="FFFFFF"/>
            <w:vAlign w:val="center"/>
            <w:hideMark/>
          </w:tcPr>
          <w:p w14:paraId="70AA8AEA" w14:textId="77777777" w:rsidR="003359FE" w:rsidRPr="003359FE" w:rsidRDefault="003359FE" w:rsidP="003359FE">
            <w:pPr>
              <w:jc w:val="left"/>
              <w:rPr>
                <w:color w:val="000000"/>
                <w:sz w:val="20"/>
                <w:szCs w:val="20"/>
              </w:rPr>
            </w:pPr>
            <w:r w:rsidRPr="003359FE">
              <w:rPr>
                <w:color w:val="000000"/>
                <w:sz w:val="20"/>
                <w:szCs w:val="20"/>
              </w:rPr>
              <w:t>2nd hit</w:t>
            </w:r>
          </w:p>
        </w:tc>
        <w:tc>
          <w:tcPr>
            <w:tcW w:w="2900" w:type="dxa"/>
            <w:tcBorders>
              <w:top w:val="nil"/>
              <w:left w:val="nil"/>
              <w:bottom w:val="nil"/>
              <w:right w:val="nil"/>
            </w:tcBorders>
            <w:shd w:val="clear" w:color="000000" w:fill="FFFFFF"/>
            <w:vAlign w:val="center"/>
            <w:hideMark/>
          </w:tcPr>
          <w:p w14:paraId="59A023DA" w14:textId="77777777" w:rsidR="003359FE" w:rsidRPr="003359FE" w:rsidRDefault="003359FE" w:rsidP="00AF7346">
            <w:pPr>
              <w:jc w:val="left"/>
              <w:rPr>
                <w:color w:val="000000"/>
                <w:sz w:val="20"/>
                <w:szCs w:val="20"/>
              </w:rPr>
            </w:pPr>
            <w:r w:rsidRPr="003359FE">
              <w:rPr>
                <w:color w:val="000000"/>
                <w:sz w:val="20"/>
                <w:szCs w:val="20"/>
                <w:lang w:val="pt-PT"/>
              </w:rPr>
              <w:t>architecture, test, construction</w:t>
            </w:r>
          </w:p>
        </w:tc>
        <w:tc>
          <w:tcPr>
            <w:tcW w:w="2140" w:type="dxa"/>
            <w:tcBorders>
              <w:top w:val="nil"/>
              <w:left w:val="nil"/>
              <w:bottom w:val="nil"/>
              <w:right w:val="nil"/>
            </w:tcBorders>
            <w:shd w:val="clear" w:color="000000" w:fill="FFFFFF"/>
            <w:vAlign w:val="center"/>
            <w:hideMark/>
          </w:tcPr>
          <w:p w14:paraId="6F8C3656" w14:textId="43FAC3A3" w:rsidR="003359FE" w:rsidRPr="00AF7346" w:rsidRDefault="00000000" w:rsidP="003359FE">
            <w:pPr>
              <w:jc w:val="center"/>
              <w:rPr>
                <w:color w:val="000000"/>
                <w:sz w:val="20"/>
                <w:szCs w:val="20"/>
                <w:lang w:val="en-US"/>
              </w:rPr>
            </w:pPr>
            <w:sdt>
              <w:sdtPr>
                <w:rPr>
                  <w:color w:val="000000"/>
                  <w:sz w:val="20"/>
                  <w:szCs w:val="20"/>
                  <w:lang w:val="pt-PT"/>
                </w:rPr>
                <w:tag w:val="MENDELEY_CITATION_v3_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"/>
                <w:id w:val="-1685585307"/>
                <w:placeholder>
                  <w:docPart w:val="DefaultPlaceholder_-1854013440"/>
                </w:placeholder>
              </w:sdtPr>
              <w:sdtContent>
                <w:r w:rsidR="00637990" w:rsidRPr="00637990">
                  <w:rPr>
                    <w:color w:val="000000"/>
                    <w:sz w:val="20"/>
                  </w:rPr>
                  <w:t>(Richter et al., 2018; Unny &amp; Lal, 2020; H. Wang et al., 2016)</w:t>
                </w:r>
              </w:sdtContent>
            </w:sdt>
            <w:r w:rsidR="003359FE" w:rsidRPr="00AF7346">
              <w:rPr>
                <w:color w:val="000000"/>
                <w:sz w:val="20"/>
                <w:szCs w:val="20"/>
                <w:lang w:val="en-US"/>
              </w:rPr>
              <w:t> </w:t>
            </w:r>
          </w:p>
        </w:tc>
        <w:tc>
          <w:tcPr>
            <w:tcW w:w="1080" w:type="dxa"/>
            <w:tcBorders>
              <w:top w:val="nil"/>
              <w:left w:val="nil"/>
              <w:bottom w:val="nil"/>
              <w:right w:val="nil"/>
            </w:tcBorders>
            <w:shd w:val="clear" w:color="000000" w:fill="FFFFFF"/>
            <w:vAlign w:val="center"/>
            <w:hideMark/>
          </w:tcPr>
          <w:p w14:paraId="710D80C4" w14:textId="7AFE005A" w:rsidR="003359FE" w:rsidRPr="003359FE" w:rsidRDefault="003359FE" w:rsidP="003359FE">
            <w:pPr>
              <w:jc w:val="center"/>
              <w:rPr>
                <w:color w:val="000000"/>
                <w:sz w:val="20"/>
                <w:szCs w:val="20"/>
              </w:rPr>
            </w:pPr>
            <w:r w:rsidRPr="00AF7346">
              <w:rPr>
                <w:color w:val="000000"/>
                <w:sz w:val="20"/>
                <w:szCs w:val="20"/>
                <w:lang w:val="en-US"/>
              </w:rPr>
              <w:t> </w:t>
            </w:r>
            <w:r w:rsidR="002D495B">
              <w:rPr>
                <w:color w:val="000000"/>
                <w:sz w:val="20"/>
                <w:szCs w:val="20"/>
              </w:rPr>
              <w:t>74</w:t>
            </w:r>
          </w:p>
        </w:tc>
      </w:tr>
      <w:tr w:rsidR="003359FE" w:rsidRPr="003359FE" w14:paraId="67CABBF3" w14:textId="77777777" w:rsidTr="00AF7346">
        <w:trPr>
          <w:trHeight w:val="288"/>
          <w:jc w:val="center"/>
        </w:trPr>
        <w:tc>
          <w:tcPr>
            <w:tcW w:w="1840" w:type="dxa"/>
            <w:tcBorders>
              <w:top w:val="nil"/>
              <w:left w:val="nil"/>
              <w:bottom w:val="nil"/>
              <w:right w:val="nil"/>
            </w:tcBorders>
            <w:shd w:val="clear" w:color="000000" w:fill="FFFFFF"/>
            <w:vAlign w:val="center"/>
            <w:hideMark/>
          </w:tcPr>
          <w:p w14:paraId="7F9A602E" w14:textId="77777777" w:rsidR="003359FE" w:rsidRPr="003359FE" w:rsidRDefault="003359FE" w:rsidP="003359FE">
            <w:pPr>
              <w:jc w:val="left"/>
              <w:rPr>
                <w:color w:val="000000"/>
                <w:sz w:val="20"/>
                <w:szCs w:val="20"/>
              </w:rPr>
            </w:pPr>
            <w:r w:rsidRPr="003359FE">
              <w:rPr>
                <w:color w:val="000000"/>
                <w:sz w:val="20"/>
                <w:szCs w:val="20"/>
              </w:rPr>
              <w:lastRenderedPageBreak/>
              <w:t>3rd standardized</w:t>
            </w:r>
          </w:p>
        </w:tc>
        <w:tc>
          <w:tcPr>
            <w:tcW w:w="2900" w:type="dxa"/>
            <w:tcBorders>
              <w:top w:val="nil"/>
              <w:left w:val="nil"/>
              <w:bottom w:val="nil"/>
              <w:right w:val="nil"/>
            </w:tcBorders>
            <w:shd w:val="clear" w:color="000000" w:fill="FFFFFF"/>
            <w:vAlign w:val="center"/>
            <w:hideMark/>
          </w:tcPr>
          <w:p w14:paraId="6068B4A7" w14:textId="77777777" w:rsidR="003359FE" w:rsidRPr="003359FE" w:rsidRDefault="003359FE" w:rsidP="00AF7346">
            <w:pPr>
              <w:jc w:val="left"/>
              <w:rPr>
                <w:color w:val="000000"/>
                <w:sz w:val="20"/>
                <w:szCs w:val="20"/>
              </w:rPr>
            </w:pPr>
            <w:r w:rsidRPr="003359FE">
              <w:rPr>
                <w:color w:val="000000"/>
                <w:sz w:val="20"/>
                <w:szCs w:val="20"/>
                <w:lang w:val="pt-PT"/>
              </w:rPr>
              <w:t>functionality, practice, standard</w:t>
            </w:r>
          </w:p>
        </w:tc>
        <w:tc>
          <w:tcPr>
            <w:tcW w:w="2140" w:type="dxa"/>
            <w:tcBorders>
              <w:top w:val="nil"/>
              <w:left w:val="nil"/>
              <w:bottom w:val="nil"/>
              <w:right w:val="nil"/>
            </w:tcBorders>
            <w:shd w:val="clear" w:color="000000" w:fill="FFFFFF"/>
            <w:vAlign w:val="center"/>
            <w:hideMark/>
          </w:tcPr>
          <w:p w14:paraId="2BE752E5" w14:textId="6C26107D" w:rsidR="003359FE" w:rsidRPr="00AF7346" w:rsidRDefault="00000000" w:rsidP="003359FE">
            <w:pPr>
              <w:jc w:val="center"/>
              <w:rPr>
                <w:color w:val="000000"/>
                <w:sz w:val="20"/>
                <w:szCs w:val="20"/>
                <w:lang w:val="en-US"/>
              </w:rPr>
            </w:pPr>
            <w:sdt>
              <w:sdtPr>
                <w:rPr>
                  <w:color w:val="000000"/>
                  <w:sz w:val="20"/>
                  <w:szCs w:val="20"/>
                  <w:lang w:val="pt-PT"/>
                </w:rPr>
                <w:tag w:val="MENDELEY_CITATION_v3_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"/>
                <w:id w:val="-708489587"/>
                <w:placeholder>
                  <w:docPart w:val="DefaultPlaceholder_-1854013440"/>
                </w:placeholder>
              </w:sdtPr>
              <w:sdtContent>
                <w:r w:rsidR="00637990" w:rsidRPr="00637990">
                  <w:rPr>
                    <w:color w:val="000000"/>
                    <w:sz w:val="20"/>
                    <w:szCs w:val="20"/>
                    <w:lang w:val="en-US"/>
                  </w:rPr>
                  <w:t>(Richter et al., 2018; H. Wang et al., 2016)</w:t>
                </w:r>
              </w:sdtContent>
            </w:sdt>
            <w:r w:rsidR="003359FE" w:rsidRPr="00AF7346">
              <w:rPr>
                <w:color w:val="000000"/>
                <w:sz w:val="20"/>
                <w:szCs w:val="20"/>
                <w:lang w:val="en-US"/>
              </w:rPr>
              <w:t> </w:t>
            </w:r>
          </w:p>
        </w:tc>
        <w:tc>
          <w:tcPr>
            <w:tcW w:w="1080" w:type="dxa"/>
            <w:tcBorders>
              <w:top w:val="nil"/>
              <w:left w:val="nil"/>
              <w:bottom w:val="nil"/>
              <w:right w:val="nil"/>
            </w:tcBorders>
            <w:shd w:val="clear" w:color="000000" w:fill="FFFFFF"/>
            <w:vAlign w:val="center"/>
            <w:hideMark/>
          </w:tcPr>
          <w:p w14:paraId="6463E811" w14:textId="7F54ED62" w:rsidR="003359FE" w:rsidRPr="003359FE" w:rsidRDefault="003359FE" w:rsidP="003359FE">
            <w:pPr>
              <w:jc w:val="center"/>
              <w:rPr>
                <w:color w:val="000000"/>
                <w:sz w:val="20"/>
                <w:szCs w:val="20"/>
              </w:rPr>
            </w:pPr>
            <w:r w:rsidRPr="00AF7346">
              <w:rPr>
                <w:color w:val="000000"/>
                <w:sz w:val="20"/>
                <w:szCs w:val="20"/>
                <w:lang w:val="en-US"/>
              </w:rPr>
              <w:t> </w:t>
            </w:r>
            <w:r w:rsidR="002D495B">
              <w:rPr>
                <w:color w:val="000000"/>
                <w:sz w:val="20"/>
                <w:szCs w:val="20"/>
              </w:rPr>
              <w:t>33</w:t>
            </w:r>
          </w:p>
        </w:tc>
      </w:tr>
      <w:tr w:rsidR="003359FE" w:rsidRPr="003359FE" w14:paraId="30D45B0C" w14:textId="77777777" w:rsidTr="00AF7346">
        <w:trPr>
          <w:trHeight w:val="288"/>
          <w:jc w:val="center"/>
        </w:trPr>
        <w:tc>
          <w:tcPr>
            <w:tcW w:w="1840" w:type="dxa"/>
            <w:tcBorders>
              <w:top w:val="nil"/>
              <w:left w:val="nil"/>
              <w:bottom w:val="nil"/>
              <w:right w:val="nil"/>
            </w:tcBorders>
            <w:shd w:val="clear" w:color="000000" w:fill="FFFFFF"/>
            <w:vAlign w:val="center"/>
            <w:hideMark/>
          </w:tcPr>
          <w:p w14:paraId="67994911" w14:textId="77777777" w:rsidR="003359FE" w:rsidRPr="003359FE" w:rsidRDefault="003359FE" w:rsidP="003359FE">
            <w:pPr>
              <w:jc w:val="left"/>
              <w:rPr>
                <w:color w:val="000000"/>
                <w:sz w:val="20"/>
                <w:szCs w:val="20"/>
              </w:rPr>
            </w:pPr>
            <w:r w:rsidRPr="003359FE">
              <w:rPr>
                <w:color w:val="000000"/>
                <w:sz w:val="20"/>
                <w:szCs w:val="20"/>
              </w:rPr>
              <w:t>4th reliable</w:t>
            </w:r>
          </w:p>
        </w:tc>
        <w:tc>
          <w:tcPr>
            <w:tcW w:w="2900" w:type="dxa"/>
            <w:tcBorders>
              <w:top w:val="nil"/>
              <w:left w:val="nil"/>
              <w:bottom w:val="nil"/>
              <w:right w:val="nil"/>
            </w:tcBorders>
            <w:shd w:val="clear" w:color="000000" w:fill="FFFFFF"/>
            <w:vAlign w:val="center"/>
            <w:hideMark/>
          </w:tcPr>
          <w:p w14:paraId="7E9511AD" w14:textId="77777777" w:rsidR="003359FE" w:rsidRPr="003359FE" w:rsidRDefault="003359FE" w:rsidP="00AF7346">
            <w:pPr>
              <w:jc w:val="left"/>
              <w:rPr>
                <w:color w:val="000000"/>
                <w:sz w:val="20"/>
                <w:szCs w:val="20"/>
              </w:rPr>
            </w:pPr>
            <w:r w:rsidRPr="003359FE">
              <w:rPr>
                <w:color w:val="000000"/>
                <w:sz w:val="20"/>
                <w:szCs w:val="20"/>
                <w:lang w:val="pt-PT"/>
              </w:rPr>
              <w:t>performance, expansion, carbon</w:t>
            </w:r>
          </w:p>
        </w:tc>
        <w:tc>
          <w:tcPr>
            <w:tcW w:w="2140" w:type="dxa"/>
            <w:tcBorders>
              <w:top w:val="nil"/>
              <w:left w:val="nil"/>
              <w:bottom w:val="nil"/>
              <w:right w:val="nil"/>
            </w:tcBorders>
            <w:shd w:val="clear" w:color="000000" w:fill="FFFFFF"/>
            <w:vAlign w:val="center"/>
            <w:hideMark/>
          </w:tcPr>
          <w:p w14:paraId="37D40765" w14:textId="755501A6" w:rsidR="003359FE" w:rsidRPr="003359FE" w:rsidRDefault="00000000" w:rsidP="003359FE">
            <w:pPr>
              <w:jc w:val="center"/>
              <w:rPr>
                <w:color w:val="000000"/>
                <w:sz w:val="20"/>
                <w:szCs w:val="20"/>
              </w:rPr>
            </w:pPr>
            <w:sdt>
              <w:sdtPr>
                <w:rPr>
                  <w:color w:val="000000"/>
                  <w:sz w:val="20"/>
                  <w:szCs w:val="20"/>
                  <w:lang w:val="pt-PT"/>
                </w:rPr>
                <w:tag w:val="MENDELEY_CITATION_v3_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"/>
                <w:id w:val="-553396610"/>
                <w:placeholder>
                  <w:docPart w:val="DefaultPlaceholder_-1854013440"/>
                </w:placeholder>
              </w:sdtPr>
              <w:sdtContent>
                <w:r w:rsidR="00637990" w:rsidRPr="00637990">
                  <w:rPr>
                    <w:color w:val="000000"/>
                    <w:sz w:val="20"/>
                    <w:szCs w:val="20"/>
                    <w:lang w:val="pt-PT"/>
                  </w:rPr>
                  <w:t>(de Almeida Santos et al., 2020; Richter et al., 2018)</w:t>
                </w:r>
              </w:sdtContent>
            </w:sdt>
            <w:r w:rsidR="003359FE" w:rsidRPr="003359FE">
              <w:rPr>
                <w:color w:val="000000"/>
                <w:sz w:val="20"/>
                <w:szCs w:val="20"/>
                <w:lang w:val="pt-PT"/>
              </w:rPr>
              <w:t> </w:t>
            </w:r>
          </w:p>
        </w:tc>
        <w:tc>
          <w:tcPr>
            <w:tcW w:w="1080" w:type="dxa"/>
            <w:tcBorders>
              <w:top w:val="nil"/>
              <w:left w:val="nil"/>
              <w:bottom w:val="nil"/>
              <w:right w:val="nil"/>
            </w:tcBorders>
            <w:shd w:val="clear" w:color="000000" w:fill="FFFFFF"/>
            <w:vAlign w:val="center"/>
            <w:hideMark/>
          </w:tcPr>
          <w:p w14:paraId="5C2C76BF" w14:textId="1E742CA5" w:rsidR="003359FE" w:rsidRPr="003359FE" w:rsidRDefault="003359FE" w:rsidP="003359FE">
            <w:pPr>
              <w:jc w:val="center"/>
              <w:rPr>
                <w:color w:val="000000"/>
                <w:sz w:val="20"/>
                <w:szCs w:val="20"/>
              </w:rPr>
            </w:pPr>
            <w:r w:rsidRPr="003359FE">
              <w:rPr>
                <w:color w:val="000000"/>
                <w:sz w:val="20"/>
                <w:szCs w:val="20"/>
              </w:rPr>
              <w:t> </w:t>
            </w:r>
            <w:r w:rsidR="002D495B">
              <w:rPr>
                <w:color w:val="000000"/>
                <w:sz w:val="20"/>
                <w:szCs w:val="20"/>
              </w:rPr>
              <w:t>38</w:t>
            </w:r>
          </w:p>
        </w:tc>
      </w:tr>
      <w:tr w:rsidR="003359FE" w:rsidRPr="003359FE" w14:paraId="71CAA213" w14:textId="77777777" w:rsidTr="00AF7346">
        <w:trPr>
          <w:trHeight w:val="528"/>
          <w:jc w:val="center"/>
        </w:trPr>
        <w:tc>
          <w:tcPr>
            <w:tcW w:w="1840" w:type="dxa"/>
            <w:tcBorders>
              <w:top w:val="nil"/>
              <w:left w:val="nil"/>
              <w:bottom w:val="single" w:sz="4" w:space="0" w:color="auto"/>
              <w:right w:val="nil"/>
            </w:tcBorders>
            <w:shd w:val="clear" w:color="000000" w:fill="FFFFFF"/>
            <w:vAlign w:val="center"/>
            <w:hideMark/>
          </w:tcPr>
          <w:p w14:paraId="5DB5B725" w14:textId="77777777" w:rsidR="003359FE" w:rsidRPr="003359FE" w:rsidRDefault="003359FE" w:rsidP="003359FE">
            <w:pPr>
              <w:jc w:val="left"/>
              <w:rPr>
                <w:color w:val="000000"/>
                <w:sz w:val="20"/>
                <w:szCs w:val="20"/>
              </w:rPr>
            </w:pPr>
            <w:r w:rsidRPr="003359FE">
              <w:rPr>
                <w:color w:val="000000"/>
                <w:sz w:val="20"/>
                <w:szCs w:val="20"/>
              </w:rPr>
              <w:t>5th continuous improvement</w:t>
            </w:r>
          </w:p>
        </w:tc>
        <w:tc>
          <w:tcPr>
            <w:tcW w:w="2900" w:type="dxa"/>
            <w:tcBorders>
              <w:top w:val="nil"/>
              <w:left w:val="nil"/>
              <w:bottom w:val="single" w:sz="4" w:space="0" w:color="auto"/>
              <w:right w:val="nil"/>
            </w:tcBorders>
            <w:shd w:val="clear" w:color="000000" w:fill="FFFFFF"/>
            <w:vAlign w:val="center"/>
            <w:hideMark/>
          </w:tcPr>
          <w:p w14:paraId="1F3FF3D7" w14:textId="77777777" w:rsidR="003359FE" w:rsidRPr="003359FE" w:rsidRDefault="003359FE" w:rsidP="00AF7346">
            <w:pPr>
              <w:jc w:val="left"/>
              <w:rPr>
                <w:color w:val="000000"/>
                <w:sz w:val="20"/>
                <w:szCs w:val="20"/>
              </w:rPr>
            </w:pPr>
            <w:r w:rsidRPr="003359FE">
              <w:rPr>
                <w:color w:val="000000"/>
                <w:sz w:val="20"/>
                <w:szCs w:val="20"/>
                <w:lang w:val="pt-PT"/>
              </w:rPr>
              <w:t>optimization, maturity, certification</w:t>
            </w:r>
          </w:p>
        </w:tc>
        <w:tc>
          <w:tcPr>
            <w:tcW w:w="2140" w:type="dxa"/>
            <w:tcBorders>
              <w:top w:val="nil"/>
              <w:left w:val="nil"/>
              <w:bottom w:val="single" w:sz="4" w:space="0" w:color="auto"/>
              <w:right w:val="nil"/>
            </w:tcBorders>
            <w:shd w:val="clear" w:color="000000" w:fill="FFFFFF"/>
            <w:vAlign w:val="center"/>
            <w:hideMark/>
          </w:tcPr>
          <w:p w14:paraId="737A3A12" w14:textId="40A5DA21" w:rsidR="003359FE" w:rsidRPr="00AF7346" w:rsidRDefault="00000000" w:rsidP="003359FE">
            <w:pPr>
              <w:jc w:val="center"/>
              <w:rPr>
                <w:color w:val="000000"/>
                <w:sz w:val="20"/>
                <w:szCs w:val="20"/>
                <w:lang w:val="en-US"/>
              </w:rPr>
            </w:pPr>
            <w:sdt>
              <w:sdtPr>
                <w:rPr>
                  <w:color w:val="000000"/>
                  <w:sz w:val="20"/>
                  <w:szCs w:val="20"/>
                  <w:lang w:val="pt-PT"/>
                </w:rPr>
                <w:tag w:val="MENDELEY_CITATION_v3_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"/>
                <w:id w:val="-510913742"/>
                <w:placeholder>
                  <w:docPart w:val="DefaultPlaceholder_-1854013440"/>
                </w:placeholder>
              </w:sdtPr>
              <w:sdtContent>
                <w:r w:rsidR="00637990" w:rsidRPr="00637990">
                  <w:rPr>
                    <w:color w:val="000000"/>
                    <w:sz w:val="20"/>
                    <w:szCs w:val="20"/>
                    <w:lang w:val="en-US"/>
                  </w:rPr>
                  <w:t>(Richter et al., 2018; Vásquez et al., 2021; Yang et al., 2021)</w:t>
                </w:r>
              </w:sdtContent>
            </w:sdt>
            <w:r w:rsidR="003359FE" w:rsidRPr="00AF7346">
              <w:rPr>
                <w:color w:val="000000"/>
                <w:sz w:val="20"/>
                <w:szCs w:val="20"/>
                <w:lang w:val="en-US"/>
              </w:rPr>
              <w:t> </w:t>
            </w:r>
          </w:p>
        </w:tc>
        <w:tc>
          <w:tcPr>
            <w:tcW w:w="1080" w:type="dxa"/>
            <w:tcBorders>
              <w:top w:val="nil"/>
              <w:left w:val="nil"/>
              <w:bottom w:val="single" w:sz="4" w:space="0" w:color="auto"/>
              <w:right w:val="nil"/>
            </w:tcBorders>
            <w:shd w:val="clear" w:color="000000" w:fill="FFFFFF"/>
            <w:vAlign w:val="center"/>
            <w:hideMark/>
          </w:tcPr>
          <w:p w14:paraId="3312C2DF" w14:textId="57B8778D" w:rsidR="003359FE" w:rsidRPr="003359FE" w:rsidRDefault="003359FE" w:rsidP="003359FE">
            <w:pPr>
              <w:jc w:val="center"/>
              <w:rPr>
                <w:color w:val="000000"/>
                <w:sz w:val="20"/>
                <w:szCs w:val="20"/>
              </w:rPr>
            </w:pPr>
            <w:r w:rsidRPr="00AF7346">
              <w:rPr>
                <w:color w:val="000000"/>
                <w:sz w:val="20"/>
                <w:szCs w:val="20"/>
                <w:lang w:val="en-US"/>
              </w:rPr>
              <w:t> </w:t>
            </w:r>
            <w:r w:rsidR="002D495B">
              <w:rPr>
                <w:color w:val="000000"/>
                <w:sz w:val="20"/>
                <w:szCs w:val="20"/>
              </w:rPr>
              <w:t>68</w:t>
            </w:r>
          </w:p>
        </w:tc>
      </w:tr>
    </w:tbl>
    <w:p w14:paraId="6897A2C1" w14:textId="52620B26" w:rsidR="0059623D" w:rsidRDefault="0059623D" w:rsidP="000D64F2">
      <w:pPr>
        <w:spacing w:before="240" w:line="360" w:lineRule="auto"/>
        <w:ind w:firstLine="720"/>
      </w:pPr>
      <w:r>
        <w:t>Através do package ‘contractions’, todos os termos foram expandidos (e.g., ‘don’t’ para ‘do not’)</w:t>
      </w:r>
      <w:r w:rsidR="0033341C">
        <w:t xml:space="preserve"> para melhor </w:t>
      </w:r>
      <w:r w:rsidR="004B12E3">
        <w:t>interpretação</w:t>
      </w:r>
      <w:r w:rsidR="0033341C">
        <w:t>. A</w:t>
      </w:r>
      <w:r>
        <w:t>penas nomes (elementos/conceitos), adjetivos (emoções) e verbos (inten</w:t>
      </w:r>
      <w:r w:rsidR="0033341C">
        <w:t>ç</w:t>
      </w:r>
      <w:r>
        <w:t>ões/ações) foram retidos</w:t>
      </w:r>
      <w:r w:rsidR="0033341C">
        <w:t xml:space="preserve"> </w:t>
      </w:r>
      <w:sdt>
        <w:sdtPr>
          <w:rPr>
            <w:color w:val="000000"/>
          </w:rPr>
          <w:tag w:val="MENDELEY_CITATION_v3_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"/>
          <w:id w:val="822245530"/>
          <w:placeholder>
            <w:docPart w:val="DefaultPlaceholder_-1854013440"/>
          </w:placeholder>
        </w:sdtPr>
        <w:sdtContent>
          <w:r w:rsidR="00637990" w:rsidRPr="00637990">
            <w:rPr>
              <w:color w:val="000000"/>
            </w:rPr>
            <w:t>(Correia et al., 2023)</w:t>
          </w:r>
        </w:sdtContent>
      </w:sdt>
      <w:r>
        <w:t xml:space="preserve"> e o processo de lematização foi aplicado para normalizar os termos à sua forma base (lema) (e.g., ‘farmers’ e ‘</w:t>
      </w:r>
      <w:r w:rsidR="0033341C">
        <w:t>farmer’s’</w:t>
      </w:r>
      <w:r>
        <w:t xml:space="preserve"> </w:t>
      </w:r>
      <w:r w:rsidR="0033341C">
        <w:t>= ‘farmer’)</w:t>
      </w:r>
      <w:r w:rsidR="00753AC6">
        <w:t xml:space="preserve"> </w:t>
      </w:r>
      <w:sdt>
        <w:sdtPr>
          <w:rPr>
            <w:color w:val="000000"/>
          </w:rPr>
          <w:tag w:val="MENDELEY_CITATION_v3_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"/>
          <w:id w:val="824011207"/>
          <w:placeholder>
            <w:docPart w:val="DefaultPlaceholder_-1854013440"/>
          </w:placeholder>
        </w:sdtPr>
        <w:sdtContent>
          <w:r w:rsidR="00637990" w:rsidRPr="00637990">
            <w:rPr>
              <w:color w:val="000000"/>
            </w:rPr>
            <w:t>(Berger et al., 2020)</w:t>
          </w:r>
        </w:sdtContent>
      </w:sdt>
      <w:r w:rsidR="0033341C">
        <w:t xml:space="preserve">. Os processos para o processamento da linguagem natural foram realizados através da biblioteca ‘Spacy’, incluindo a tokenização, lematização, e a filtragem do part of speech. </w:t>
      </w:r>
    </w:p>
    <w:p w14:paraId="0CBC6923" w14:textId="3F15D6E4" w:rsidR="001E439B" w:rsidRPr="008614B5" w:rsidDel="004C659B" w:rsidRDefault="001E439B" w:rsidP="001E439B">
      <w:pPr>
        <w:pStyle w:val="Ttulo2"/>
        <w:numPr>
          <w:ilvl w:val="1"/>
          <w:numId w:val="11"/>
        </w:numPr>
        <w:tabs>
          <w:tab w:val="left" w:pos="284"/>
        </w:tabs>
        <w:spacing w:before="280" w:after="280"/>
        <w:rPr>
          <w:del w:id="142" w:author="Ricardo Filipe Carreira Ramos" w:date="2025-05-18T16:51:00Z" w16du:dateUtc="2025-05-18T15:51:00Z"/>
        </w:rPr>
      </w:pPr>
      <w:del w:id="143" w:author="Ricardo Filipe Carreira Ramos" w:date="2025-05-18T16:51:00Z" w16du:dateUtc="2025-05-18T15:51:00Z">
        <w:r w:rsidDel="004C659B">
          <w:delText>Análise de dados</w:delText>
        </w:r>
      </w:del>
    </w:p>
    <w:p w14:paraId="7BEA3EE7" w14:textId="65A54840" w:rsidR="0086075D" w:rsidRDefault="001E439B" w:rsidP="00407B80">
      <w:pPr>
        <w:spacing w:before="240" w:line="360" w:lineRule="auto"/>
        <w:ind w:firstLine="720"/>
      </w:pPr>
      <w:del w:id="144" w:author="Ricardo Filipe Carreira Ramos" w:date="2025-05-18T16:51:00Z" w16du:dateUtc="2025-05-18T15:51:00Z">
        <w:r w:rsidRPr="001E439B" w:rsidDel="004C659B">
          <w:delText>Neste estudo</w:delText>
        </w:r>
      </w:del>
      <w:ins w:id="145" w:author="Ricardo Filipe Carreira Ramos" w:date="2025-05-18T16:51:00Z" w16du:dateUtc="2025-05-18T15:51:00Z">
        <w:r w:rsidR="004C659B">
          <w:t>Para identificar os tópicos mais relevantes</w:t>
        </w:r>
      </w:ins>
      <w:r w:rsidRPr="001E439B">
        <w:t xml:space="preserve">, </w:t>
      </w:r>
      <w:r w:rsidR="003B3F7B">
        <w:t>o método</w:t>
      </w:r>
      <w:r w:rsidRPr="001E439B">
        <w:t xml:space="preserve"> BERTopic</w:t>
      </w:r>
      <w:r w:rsidR="0086075D">
        <w:t xml:space="preserve"> Modeling</w:t>
      </w:r>
      <w:r w:rsidRPr="001E439B">
        <w:t xml:space="preserve"> foi </w:t>
      </w:r>
      <w:r w:rsidR="003B3F7B" w:rsidRPr="001E439B">
        <w:t>aplicad</w:t>
      </w:r>
      <w:r w:rsidR="003B3F7B">
        <w:t>o</w:t>
      </w:r>
      <w:r w:rsidRPr="001E439B">
        <w:t xml:space="preserve">. </w:t>
      </w:r>
      <w:r w:rsidR="00BD22AF">
        <w:t>O modelo de modelagem BERTopic</w:t>
      </w:r>
      <w:r w:rsidR="0086075D">
        <w:t xml:space="preserve"> Modeling</w:t>
      </w:r>
      <w:r w:rsidR="00BD22AF">
        <w:t xml:space="preserve"> </w:t>
      </w:r>
      <w:r w:rsidR="0086075D">
        <w:t>é fundamentado na tecnologia Transformers que usa embeddings e o c-TF-IDS para transformar informação oculta em tópicos</w:t>
      </w:r>
      <w:r w:rsidR="00753AC6">
        <w:t xml:space="preserve"> </w:t>
      </w:r>
      <w:sdt>
        <w:sdtPr>
          <w:rPr>
            <w:color w:val="000000"/>
          </w:rPr>
          <w:tag w:val="MENDELEY_CITATION_v3_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"/>
          <w:id w:val="-2139402505"/>
          <w:placeholder>
            <w:docPart w:val="DefaultPlaceholder_-1854013440"/>
          </w:placeholder>
        </w:sdtPr>
        <w:sdtContent>
          <w:r w:rsidR="00637990" w:rsidRPr="00637990">
            <w:rPr>
              <w:color w:val="000000"/>
            </w:rPr>
            <w:t>(Barbedo et al., 2025)</w:t>
          </w:r>
        </w:sdtContent>
      </w:sdt>
      <w:r w:rsidR="0086075D">
        <w:t xml:space="preserve">. </w:t>
      </w:r>
      <w:r w:rsidR="00D60DF5">
        <w:t xml:space="preserve">Esta técnica de análise foi aplicada </w:t>
      </w:r>
      <w:r w:rsidR="00CA6A8F">
        <w:t xml:space="preserve">individualmente </w:t>
      </w:r>
      <w:r w:rsidR="00D60DF5">
        <w:t>a cada um dos</w:t>
      </w:r>
      <w:r w:rsidR="005D7F3C">
        <w:t xml:space="preserve"> sub-datasets.</w:t>
      </w:r>
      <w:r w:rsidR="00CA6A8F">
        <w:t xml:space="preserve"> </w:t>
      </w:r>
      <w:r w:rsidR="0086075D">
        <w:t>Ao contrário das análises de Topic Modeling que se fundamentavam numa abordagem por frequência (e.g., Latent Dirichlet Allocation), o BERTopic Modeling tem uma abordagem em que compreende o contexto, mitigando limitações de modelos anteriores e devolvendo resultados mais fidedignos</w:t>
      </w:r>
      <w:r w:rsidR="00753AC6">
        <w:t xml:space="preserve"> </w:t>
      </w:r>
      <w:sdt>
        <w:sdtPr>
          <w:rPr>
            <w:color w:val="000000"/>
          </w:rPr>
          <w:tag w:val="MENDELEY_CITATION_v3_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"/>
          <w:id w:val="1271747422"/>
          <w:placeholder>
            <w:docPart w:val="DefaultPlaceholder_-1854013440"/>
          </w:placeholder>
        </w:sdtPr>
        <w:sdtContent>
          <w:r w:rsidR="00637990" w:rsidRPr="00637990">
            <w:rPr>
              <w:color w:val="000000"/>
            </w:rPr>
            <w:t>(Egger &amp; Yu, 2022; Udupa et al., 2022)</w:t>
          </w:r>
        </w:sdtContent>
      </w:sdt>
      <w:r w:rsidR="0086075D">
        <w:t>.</w:t>
      </w:r>
      <w:r w:rsidR="0033341C">
        <w:t xml:space="preserve"> Esta técnica de análise </w:t>
      </w:r>
      <w:del w:id="146" w:author="Ricardo Filipe Carreira Ramos" w:date="2025-05-18T16:51:00Z" w16du:dateUtc="2025-05-18T15:51:00Z">
        <w:r w:rsidR="0033341C" w:rsidDel="00CA24F4">
          <w:delText xml:space="preserve">já </w:delText>
        </w:r>
      </w:del>
      <w:r w:rsidR="0033341C">
        <w:t>foi aplicada</w:t>
      </w:r>
      <w:ins w:id="147" w:author="Ricardo Filipe Carreira Ramos" w:date="2025-05-18T16:51:00Z" w16du:dateUtc="2025-05-18T15:51:00Z">
        <w:r w:rsidR="00CA24F4">
          <w:t xml:space="preserve"> no</w:t>
        </w:r>
      </w:ins>
      <w:ins w:id="148" w:author="Ricardo Filipe Carreira Ramos" w:date="2025-05-18T16:52:00Z" w16du:dateUtc="2025-05-18T15:52:00Z">
        <w:r w:rsidR="00CA24F4">
          <w:t>utros estudos</w:t>
        </w:r>
      </w:ins>
      <w:r w:rsidR="0033341C">
        <w:t xml:space="preserve"> em entrevistas e artigos de notícias </w:t>
      </w:r>
      <w:sdt>
        <w:sdtPr>
          <w:rPr>
            <w:color w:val="000000"/>
          </w:rPr>
          <w:tag w:val="MENDELEY_CITATION_v3_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"/>
          <w:id w:val="-1248263662"/>
          <w:placeholder>
            <w:docPart w:val="0D743460F38D492790F5099F62F8E5D2"/>
          </w:placeholder>
        </w:sdtPr>
        <w:sdtContent>
          <w:r w:rsidR="00637990" w:rsidRPr="00637990">
            <w:rPr>
              <w:color w:val="000000"/>
            </w:rPr>
            <w:t>(e.g., Lee et al., 2023)</w:t>
          </w:r>
        </w:sdtContent>
      </w:sdt>
      <w:r w:rsidR="0033341C">
        <w:t>.</w:t>
      </w:r>
    </w:p>
    <w:p w14:paraId="42CC128C" w14:textId="745D21E5" w:rsidR="00292BD0" w:rsidRDefault="00292BD0" w:rsidP="0033341C">
      <w:pPr>
        <w:spacing w:before="240" w:line="360" w:lineRule="auto"/>
        <w:ind w:firstLine="720"/>
      </w:pPr>
      <w:r>
        <w:t>A modelagem BERTopic utilizou o Uniform Manifold Approximation</w:t>
      </w:r>
      <w:r w:rsidR="00066D51">
        <w:t xml:space="preserve"> (UMAP)</w:t>
      </w:r>
      <w:r>
        <w:t xml:space="preserve"> para redução de dimensionalidade, mantendo tanto a estrutura local quanto a global dos dados, o que contribuiu para maior precisão nos resultados</w:t>
      </w:r>
      <w:r w:rsidR="00066D51">
        <w:t xml:space="preserve"> </w:t>
      </w:r>
      <w:sdt>
        <w:sdtPr>
          <w:rPr>
            <w:color w:val="000000"/>
          </w:rPr>
          <w:tag w:val="MENDELEY_CITATION_v3_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"/>
          <w:id w:val="-917013027"/>
          <w:placeholder>
            <w:docPart w:val="DefaultPlaceholder_-1854013440"/>
          </w:placeholder>
        </w:sdtPr>
        <w:sdtContent>
          <w:r w:rsidR="00637990" w:rsidRPr="00637990">
            <w:rPr>
              <w:color w:val="000000"/>
            </w:rPr>
            <w:t>(Parlina &amp; Maryati, 2023)</w:t>
          </w:r>
        </w:sdtContent>
      </w:sdt>
      <w:r>
        <w:t>. Além disso, o Hierarchical Density-Based Spatial Clustering of Applications with Noise</w:t>
      </w:r>
      <w:r w:rsidR="00066D51">
        <w:t xml:space="preserve"> (HDBSCAN)</w:t>
      </w:r>
      <w:r>
        <w:t xml:space="preserve"> foi empregado para formar agrupamentos densos e detectar outliers, proporcionando tópicos mais interpretáveis</w:t>
      </w:r>
      <w:r w:rsidR="002762D1">
        <w:t xml:space="preserve"> </w:t>
      </w:r>
      <w:sdt>
        <w:sdtPr>
          <w:rPr>
            <w:color w:val="000000"/>
          </w:rPr>
          <w:tag w:val="MENDELEY_CITATION_v3_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"/>
          <w:id w:val="-1076124238"/>
          <w:placeholder>
            <w:docPart w:val="DefaultPlaceholder_-1854013440"/>
          </w:placeholder>
        </w:sdtPr>
        <w:sdtContent>
          <w:r w:rsidR="00637990" w:rsidRPr="00637990">
            <w:rPr>
              <w:color w:val="000000"/>
            </w:rPr>
            <w:t>(Y. Liu &amp; Wan, 2024)</w:t>
          </w:r>
        </w:sdtContent>
      </w:sdt>
      <w:r>
        <w:t>.</w:t>
      </w:r>
      <w:r w:rsidR="002762D1">
        <w:t xml:space="preserve"> Assim, a</w:t>
      </w:r>
      <w:r w:rsidR="002762D1" w:rsidRPr="002762D1">
        <w:t xml:space="preserve"> modelagem BERTopic determina automaticamente o número ideal de tópicos </w:t>
      </w:r>
      <w:r w:rsidR="00514EE7">
        <w:t>através</w:t>
      </w:r>
      <w:r w:rsidR="002762D1" w:rsidRPr="002762D1">
        <w:t xml:space="preserve"> da combinação de modelagem estatística e probabilidades de tópicos. O parâmetro</w:t>
      </w:r>
      <w:r w:rsidR="00404876">
        <w:t xml:space="preserve"> Beta</w:t>
      </w:r>
      <w:r w:rsidR="002762D1" w:rsidRPr="002762D1">
        <w:t xml:space="preserve"> </w:t>
      </w:r>
      <w:r w:rsidR="00404876">
        <w:t>(</w:t>
      </w:r>
      <w:r w:rsidR="002762D1" w:rsidRPr="00514EE7">
        <w:rPr>
          <w:i/>
          <w:iCs/>
        </w:rPr>
        <w:t>β</w:t>
      </w:r>
      <w:r w:rsidR="00404876">
        <w:t>)</w:t>
      </w:r>
      <w:r w:rsidR="002762D1" w:rsidRPr="002762D1">
        <w:t xml:space="preserve"> é utilizado para identificar os termos mais representativos de cada tópico, sendo que valores mais altos indicam uma associação mais forte com o tema analisado. Para a visualização dos dados, foi empregada a biblioteca </w:t>
      </w:r>
      <w:r w:rsidR="002762D1">
        <w:t>“</w:t>
      </w:r>
      <w:r w:rsidR="002762D1" w:rsidRPr="002762D1">
        <w:t>Matplotlib</w:t>
      </w:r>
      <w:r w:rsidR="002762D1">
        <w:t>”</w:t>
      </w:r>
      <w:r w:rsidR="002762D1" w:rsidRPr="002762D1">
        <w:t xml:space="preserve"> e todos os experimentos foram realizados utilizando Python</w:t>
      </w:r>
      <w:r w:rsidR="002762D1">
        <w:t xml:space="preserve"> </w:t>
      </w:r>
      <w:sdt>
        <w:sdtPr>
          <w:rPr>
            <w:color w:val="000000"/>
          </w:rPr>
          <w:tag w:val="MENDELEY_CITATION_v3_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"/>
          <w:id w:val="-372301804"/>
          <w:placeholder>
            <w:docPart w:val="DefaultPlaceholder_-1854013440"/>
          </w:placeholder>
        </w:sdtPr>
        <w:sdtContent>
          <w:r w:rsidR="00637990" w:rsidRPr="00637990">
            <w:rPr>
              <w:color w:val="000000"/>
            </w:rPr>
            <w:t>(Barbedo et al., 2025)</w:t>
          </w:r>
        </w:sdtContent>
      </w:sdt>
      <w:r w:rsidR="002762D1" w:rsidRPr="002762D1">
        <w:t>.</w:t>
      </w:r>
      <w:r w:rsidR="000E2D42">
        <w:t xml:space="preserve"> </w:t>
      </w:r>
    </w:p>
    <w:p w14:paraId="6BC064BF" w14:textId="6C5BF088" w:rsidR="008D113C" w:rsidRDefault="008D113C" w:rsidP="008D113C">
      <w:pPr>
        <w:pStyle w:val="Ttulo2"/>
        <w:numPr>
          <w:ilvl w:val="0"/>
          <w:numId w:val="0"/>
        </w:numPr>
        <w:tabs>
          <w:tab w:val="left" w:pos="284"/>
        </w:tabs>
        <w:spacing w:before="280" w:after="280"/>
        <w:ind w:left="714"/>
      </w:pPr>
      <w:r w:rsidRPr="008614B5">
        <w:t>4.</w:t>
      </w:r>
      <w:ins w:id="149" w:author="Paulo Henrique dos Santos" w:date="2025-05-21T15:14:00Z" w16du:dateUtc="2025-05-21T18:14:00Z">
        <w:r w:rsidR="0041170F">
          <w:t>3</w:t>
        </w:r>
      </w:ins>
      <w:r w:rsidRPr="008614B5">
        <w:t xml:space="preserve"> </w:t>
      </w:r>
      <w:del w:id="150" w:author="Paulo Henrique dos Santos" w:date="2025-05-21T14:07:00Z" w16du:dateUtc="2025-05-21T17:07:00Z">
        <w:r w:rsidRPr="008614B5" w:rsidDel="00B02659">
          <w:delText>Resultados</w:delText>
        </w:r>
      </w:del>
      <w:ins w:id="151" w:author="Ricardo Filipe Carreira Ramos" w:date="2025-05-18T16:52:00Z" w16du:dateUtc="2025-05-18T15:52:00Z">
        <w:del w:id="152" w:author="Paulo Henrique dos Santos" w:date="2025-05-21T14:07:00Z" w16du:dateUtc="2025-05-21T17:07:00Z">
          <w:r w:rsidR="005644BD" w:rsidDel="00B02659">
            <w:delText xml:space="preserve"> do estudo 1</w:delText>
          </w:r>
        </w:del>
      </w:ins>
      <w:ins w:id="153" w:author="Paulo Henrique dos Santos" w:date="2025-05-21T14:07:00Z" w16du:dateUtc="2025-05-21T17:07:00Z">
        <w:r w:rsidR="00B02659">
          <w:t>Resultados</w:t>
        </w:r>
      </w:ins>
      <w:ins w:id="154" w:author="Paulo Henrique dos Santos" w:date="2025-05-21T15:14:00Z" w16du:dateUtc="2025-05-21T18:14:00Z">
        <w:r w:rsidR="0041170F">
          <w:t xml:space="preserve"> do estudo 1</w:t>
        </w:r>
      </w:ins>
    </w:p>
    <w:p w14:paraId="1D04645A" w14:textId="4F2B46D5" w:rsidR="00506E2E" w:rsidRDefault="006C2007" w:rsidP="00603183">
      <w:pPr>
        <w:spacing w:before="240" w:line="360" w:lineRule="auto"/>
        <w:ind w:firstLine="720"/>
      </w:pPr>
      <w:r>
        <w:t>O</w:t>
      </w:r>
      <w:r w:rsidR="006E1891" w:rsidRPr="006E1891">
        <w:t xml:space="preserve"> </w:t>
      </w:r>
      <w:commentRangeStart w:id="155"/>
      <w:r w:rsidR="006E1891" w:rsidRPr="006E1891">
        <w:t>BERTopic</w:t>
      </w:r>
      <w:r>
        <w:t xml:space="preserve"> Modeling</w:t>
      </w:r>
      <w:r w:rsidR="006E1891" w:rsidRPr="006E1891" w:rsidDel="006E1891">
        <w:t xml:space="preserve"> </w:t>
      </w:r>
      <w:commentRangeEnd w:id="155"/>
      <w:r w:rsidR="008C6C2E">
        <w:rPr>
          <w:rStyle w:val="Refdecomentrio"/>
        </w:rPr>
        <w:commentReference w:id="155"/>
      </w:r>
      <w:r w:rsidR="006E1891" w:rsidRPr="006E1891">
        <w:t>fo</w:t>
      </w:r>
      <w:r w:rsidR="006E1891">
        <w:t>i</w:t>
      </w:r>
      <w:r w:rsidR="006E1891" w:rsidRPr="006E1891">
        <w:t xml:space="preserve"> </w:t>
      </w:r>
      <w:r>
        <w:t>aplicado</w:t>
      </w:r>
      <w:r w:rsidR="006E1891" w:rsidRPr="006E1891">
        <w:t xml:space="preserve"> para descobrir as perspectivas subjacentes expressas </w:t>
      </w:r>
      <w:r w:rsidR="006E1891">
        <w:t>pelos especialistas a respeito do tema</w:t>
      </w:r>
      <w:r>
        <w:t xml:space="preserve"> em cada um dos níveis de matur</w:t>
      </w:r>
      <w:r w:rsidR="00297423">
        <w:t xml:space="preserve">idade da </w:t>
      </w:r>
      <w:r w:rsidR="008B1C4B">
        <w:t>b</w:t>
      </w:r>
      <w:r w:rsidR="00297423">
        <w:t xml:space="preserve">lockchain </w:t>
      </w:r>
      <w:r w:rsidR="008B1C4B">
        <w:t>em negócios da CAS</w:t>
      </w:r>
      <w:r w:rsidR="006E1891">
        <w:t>.</w:t>
      </w:r>
      <w:r w:rsidR="00AD7619">
        <w:t xml:space="preserve"> </w:t>
      </w:r>
      <w:r w:rsidR="00C8115C">
        <w:t>O</w:t>
      </w:r>
      <w:r w:rsidR="00AD7619">
        <w:t xml:space="preserve"> resultado d</w:t>
      </w:r>
      <w:r w:rsidR="00F225FB">
        <w:t>a análise d</w:t>
      </w:r>
      <w:r w:rsidR="00C8115C">
        <w:t>as entrevistas de cada um dos níveis permite desenvolver um modelo</w:t>
      </w:r>
      <w:r w:rsidR="001B3D5B">
        <w:t xml:space="preserve"> específico.</w:t>
      </w:r>
      <w:r w:rsidR="008B1C4B">
        <w:t xml:space="preserve"> </w:t>
      </w:r>
      <w:r w:rsidR="006E1891" w:rsidRPr="006E1891">
        <w:t xml:space="preserve">O </w:t>
      </w:r>
      <w:r w:rsidR="006E1891" w:rsidRPr="006E1891">
        <w:lastRenderedPageBreak/>
        <w:t xml:space="preserve">modelo </w:t>
      </w:r>
      <w:r w:rsidR="000E2D42">
        <w:t>tem como objetivo</w:t>
      </w:r>
      <w:r w:rsidR="006E1891" w:rsidRPr="006E1891">
        <w:t xml:space="preserve"> fornecer ações que podem levar a um conjunto de diretrizes ou soluções recomendadas para </w:t>
      </w:r>
      <w:r w:rsidR="006E1891">
        <w:t>avaliar o nível de maturidade da aplicação blockchain em negócios da CAS</w:t>
      </w:r>
      <w:r w:rsidR="006E1891" w:rsidRPr="006E1891">
        <w:t>.</w:t>
      </w:r>
      <w:r w:rsidR="00842005" w:rsidRPr="00842005">
        <w:rPr>
          <w:rStyle w:val="TextodoEspaoReservado"/>
          <w:rFonts w:eastAsiaTheme="majorEastAsia"/>
          <w:color w:val="000000"/>
        </w:rPr>
        <w:t>Clique ou toque aqui para inserir o texto.</w:t>
      </w:r>
      <w:r w:rsidR="008B1C4B">
        <w:t xml:space="preserve"> O</w:t>
      </w:r>
      <w:r w:rsidR="007F0EFA">
        <w:t xml:space="preserve"> resultado do HDBSCAN devolve </w:t>
      </w:r>
      <w:r w:rsidR="00087411">
        <w:t xml:space="preserve">um tópico (Topic -1) com termos semelhantes a outros, no entanto considera-os como referidos em diferentes contextos. Assim, este tópico é considerado um outlier. </w:t>
      </w:r>
      <w:r w:rsidR="00506E2E" w:rsidRPr="00506E2E">
        <w:t xml:space="preserve">Em cada tópico, as palavras estão organizadas em ordem decrescente de valores </w:t>
      </w:r>
      <w:r w:rsidR="00506E2E" w:rsidRPr="00F40DCF">
        <w:rPr>
          <w:i/>
          <w:iCs/>
        </w:rPr>
        <w:t>β</w:t>
      </w:r>
      <w:r w:rsidR="00506E2E" w:rsidRPr="00506E2E">
        <w:t xml:space="preserve">. Dessa forma, quanto maior </w:t>
      </w:r>
      <w:r w:rsidR="0018733A">
        <w:t xml:space="preserve">o valor de </w:t>
      </w:r>
      <w:r w:rsidR="0018733A" w:rsidRPr="00F40DCF">
        <w:rPr>
          <w:i/>
          <w:iCs/>
        </w:rPr>
        <w:t>β</w:t>
      </w:r>
      <w:r w:rsidR="00506E2E" w:rsidRPr="00506E2E">
        <w:t>, maior a relevância da palavra dentro do tópico</w:t>
      </w:r>
      <w:bookmarkStart w:id="156" w:name="_Hlk194500662"/>
      <w:r w:rsidR="00506E2E">
        <w:t xml:space="preserve"> </w:t>
      </w:r>
      <w:sdt>
        <w:sdtPr>
          <w:rPr>
            <w:color w:val="000000"/>
          </w:rPr>
          <w:tag w:val="MENDELEY_CITATION_v3_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"/>
          <w:id w:val="-2091299961"/>
          <w:placeholder>
            <w:docPart w:val="DefaultPlaceholder_-1854013440"/>
          </w:placeholder>
        </w:sdtPr>
        <w:sdtContent>
          <w:r w:rsidR="00637990" w:rsidRPr="00637990">
            <w:rPr>
              <w:color w:val="000000"/>
            </w:rPr>
            <w:t>(Barbedo et al., 2025)</w:t>
          </w:r>
        </w:sdtContent>
      </w:sdt>
      <w:r w:rsidR="00506E2E">
        <w:t>.</w:t>
      </w:r>
      <w:bookmarkEnd w:id="156"/>
      <w:r w:rsidR="00603183">
        <w:t xml:space="preserve"> </w:t>
      </w:r>
      <w:r w:rsidR="005F06BD" w:rsidRPr="005F06BD">
        <w:t>Os resultados</w:t>
      </w:r>
      <w:r w:rsidR="0018733A">
        <w:t xml:space="preserve"> da análise</w:t>
      </w:r>
      <w:r w:rsidR="00603183">
        <w:t xml:space="preserve"> de 31 </w:t>
      </w:r>
      <w:r w:rsidR="003A2337">
        <w:t>entrevistas associadas ao nível 1 (viabilidade)</w:t>
      </w:r>
      <w:r w:rsidR="00603183">
        <w:t xml:space="preserve">, </w:t>
      </w:r>
      <w:r w:rsidR="003A2337">
        <w:t>sugerem quatro</w:t>
      </w:r>
      <w:r w:rsidR="005F06BD" w:rsidRPr="005F06BD">
        <w:t xml:space="preserve"> temas principais </w:t>
      </w:r>
      <w:r w:rsidR="00506E2E">
        <w:t>(Figura 1)</w:t>
      </w:r>
      <w:ins w:id="157" w:author="Paulo Henrique dos Santos" w:date="2025-05-21T14:51:00Z" w16du:dateUtc="2025-05-21T17:51:00Z">
        <w:r w:rsidR="0051483B">
          <w:t>.</w:t>
        </w:r>
      </w:ins>
      <w:del w:id="158" w:author="Paulo Henrique dos Santos" w:date="2025-05-21T14:32:00Z" w16du:dateUtc="2025-05-21T17:32:00Z">
        <w:r w:rsidR="00754838" w:rsidDel="00AC6613">
          <w:delText>.</w:delText>
        </w:r>
      </w:del>
    </w:p>
    <w:p w14:paraId="4D531EF2" w14:textId="36796485" w:rsidR="00506E2E" w:rsidRPr="00506E2E" w:rsidRDefault="00506E2E" w:rsidP="003A2337">
      <w:pPr>
        <w:spacing w:before="240" w:line="360" w:lineRule="auto"/>
        <w:jc w:val="center"/>
      </w:pPr>
      <w:r w:rsidRPr="00506E2E">
        <w:rPr>
          <w:noProof/>
        </w:rPr>
        <w:drawing>
          <wp:inline distT="0" distB="0" distL="0" distR="0" wp14:anchorId="76FC6F9F" wp14:editId="54114D35">
            <wp:extent cx="4953489" cy="3291756"/>
            <wp:effectExtent l="0" t="0" r="0" b="4445"/>
            <wp:docPr id="75800523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69935" cy="3302685"/>
                    </a:xfrm>
                    <a:prstGeom prst="rect">
                      <a:avLst/>
                    </a:prstGeom>
                    <a:noFill/>
                    <a:ln>
                      <a:noFill/>
                    </a:ln>
                  </pic:spPr>
                </pic:pic>
              </a:graphicData>
            </a:graphic>
          </wp:inline>
        </w:drawing>
      </w:r>
    </w:p>
    <w:p w14:paraId="0BB0EC16" w14:textId="598CCD98" w:rsidR="00506E2E" w:rsidRDefault="00506E2E" w:rsidP="00506E2E">
      <w:pPr>
        <w:pStyle w:val="Legenda"/>
        <w:keepNext/>
      </w:pPr>
      <w:r>
        <w:t xml:space="preserve">Figura </w:t>
      </w:r>
      <w:r>
        <w:fldChar w:fldCharType="begin"/>
      </w:r>
      <w:r>
        <w:instrText xml:space="preserve"> SEQ Tabela \* ARABIC </w:instrText>
      </w:r>
      <w:r>
        <w:fldChar w:fldCharType="separate"/>
      </w:r>
      <w:r>
        <w:rPr>
          <w:noProof/>
        </w:rPr>
        <w:t>1</w:t>
      </w:r>
      <w:r>
        <w:rPr>
          <w:noProof/>
        </w:rPr>
        <w:fldChar w:fldCharType="end"/>
      </w:r>
      <w:r>
        <w:t xml:space="preserve"> . </w:t>
      </w:r>
      <w:r w:rsidRPr="00506E2E">
        <w:t>Resultados da modelagem de tópicos</w:t>
      </w:r>
      <w:r>
        <w:t xml:space="preserve"> para o nível 1.</w:t>
      </w:r>
    </w:p>
    <w:p w14:paraId="3EE7AC61" w14:textId="77777777" w:rsidR="0051483B" w:rsidRDefault="0051483B" w:rsidP="00502653">
      <w:pPr>
        <w:spacing w:before="240" w:line="360" w:lineRule="auto"/>
        <w:ind w:firstLine="720"/>
        <w:rPr>
          <w:ins w:id="159" w:author="Paulo Henrique dos Santos" w:date="2025-05-21T14:52:00Z" w16du:dateUtc="2025-05-21T17:52:00Z"/>
        </w:rPr>
      </w:pPr>
    </w:p>
    <w:p w14:paraId="2DEAE604" w14:textId="30E19D96" w:rsidR="0051483B" w:rsidRDefault="0051483B" w:rsidP="00502653">
      <w:pPr>
        <w:spacing w:before="240" w:line="360" w:lineRule="auto"/>
        <w:ind w:firstLine="720"/>
        <w:rPr>
          <w:ins w:id="160" w:author="Paulo Henrique dos Santos" w:date="2025-05-21T14:51:00Z" w16du:dateUtc="2025-05-21T17:51:00Z"/>
        </w:rPr>
      </w:pPr>
      <w:ins w:id="161" w:author="Paulo Henrique dos Santos" w:date="2025-05-21T14:52:00Z" w16du:dateUtc="2025-05-21T17:52:00Z">
        <w:r>
          <w:t>Neste nível, tudo se encontra na esfera de ideias promissoras, a tecnologia blockchain é vislumbrada como solução para as dimensões observadas nos tópicos encontrados,</w:t>
        </w:r>
        <w:r>
          <w:t xml:space="preserve"> mas</w:t>
        </w:r>
        <w:r>
          <w:t xml:space="preserve"> sem execução.</w:t>
        </w:r>
        <w:r>
          <w:t xml:space="preserve"> As </w:t>
        </w:r>
        <w:r w:rsidR="0034263F">
          <w:t>descrições detalhadas dos tópicos</w:t>
        </w:r>
      </w:ins>
      <w:ins w:id="162" w:author="Paulo Henrique dos Santos" w:date="2025-05-21T14:53:00Z" w16du:dateUtc="2025-05-21T17:53:00Z">
        <w:r w:rsidR="0034263F">
          <w:t xml:space="preserve">, interpretações e comentários são apresentados na Tabela 4. </w:t>
        </w:r>
      </w:ins>
    </w:p>
    <w:p w14:paraId="2C459B88" w14:textId="409CC594" w:rsidR="00AC6613" w:rsidRDefault="009D6213" w:rsidP="00AC6613">
      <w:pPr>
        <w:spacing w:before="240" w:line="360" w:lineRule="auto"/>
        <w:ind w:firstLine="720"/>
        <w:rPr>
          <w:ins w:id="163" w:author="Paulo Henrique dos Santos" w:date="2025-05-21T14:34:00Z" w16du:dateUtc="2025-05-21T17:34:00Z"/>
          <w:lang w:val="pt-PT"/>
        </w:rPr>
      </w:pPr>
      <w:del w:id="164" w:author="Paulo Henrique dos Santos" w:date="2025-05-21T14:53:00Z" w16du:dateUtc="2025-05-21T17:53:00Z">
        <w:r w:rsidDel="0034263F">
          <w:delText xml:space="preserve">O tópico 0, sugere uma discussão sobre </w:delText>
        </w:r>
        <w:r w:rsidR="006C4CB8" w:rsidDel="0034263F">
          <w:delText xml:space="preserve">testar a tecnologia blockchain </w:delText>
        </w:r>
        <w:r w:rsidRPr="00811869" w:rsidDel="0034263F">
          <w:delText>em</w:delText>
        </w:r>
        <w:r w:rsidRPr="00A56A93" w:rsidDel="0034263F">
          <w:rPr>
            <w:b/>
            <w:bCs/>
          </w:rPr>
          <w:delText xml:space="preserve"> projetos piloto</w:delText>
        </w:r>
        <w:r w:rsidR="00211CFD" w:rsidDel="0034263F">
          <w:delText xml:space="preserve"> (</w:delText>
        </w:r>
        <w:r w:rsidR="00211CFD" w:rsidRPr="009A4A7A" w:rsidDel="0034263F">
          <w:rPr>
            <w:i/>
            <w:iCs/>
          </w:rPr>
          <w:delText>project</w:delText>
        </w:r>
        <w:r w:rsidR="00A023B0" w:rsidDel="0034263F">
          <w:rPr>
            <w:i/>
            <w:iCs/>
          </w:rPr>
          <w:delText>, blockchain</w:delText>
        </w:r>
        <w:r w:rsidR="00211CFD" w:rsidDel="0034263F">
          <w:delText>)</w:delText>
        </w:r>
        <w:r w:rsidR="00E6063D" w:rsidDel="0034263F">
          <w:delText>, referindo um produto (</w:delText>
        </w:r>
        <w:r w:rsidR="00E6063D" w:rsidRPr="009A4A7A" w:rsidDel="0034263F">
          <w:rPr>
            <w:i/>
            <w:iCs/>
          </w:rPr>
          <w:delText>suga</w:delText>
        </w:r>
        <w:r w:rsidR="00211CFD" w:rsidDel="0034263F">
          <w:rPr>
            <w:i/>
            <w:iCs/>
          </w:rPr>
          <w:delText>r, product</w:delText>
        </w:r>
        <w:r w:rsidR="00E6063D" w:rsidDel="0034263F">
          <w:delText>)</w:delText>
        </w:r>
        <w:r w:rsidR="004D0A09" w:rsidDel="0034263F">
          <w:delText xml:space="preserve"> para tornar a conversa tangível</w:delText>
        </w:r>
        <w:r w:rsidR="00211CFD" w:rsidDel="0034263F">
          <w:delText xml:space="preserve"> (</w:delText>
        </w:r>
        <w:r w:rsidR="00211CFD" w:rsidRPr="009A4A7A" w:rsidDel="0034263F">
          <w:rPr>
            <w:i/>
            <w:iCs/>
          </w:rPr>
          <w:delText>use</w:delText>
        </w:r>
        <w:r w:rsidR="00211CFD" w:rsidDel="0034263F">
          <w:delText>)</w:delText>
        </w:r>
        <w:r w:rsidR="000A1918" w:rsidDel="0034263F">
          <w:delText xml:space="preserve"> para criar esboços conceptuais e aferir interesse e financiamento. </w:delText>
        </w:r>
        <w:r w:rsidR="00324CA0" w:rsidDel="0034263F">
          <w:delText>Um especialista reforça esta ideia com a afirmação</w:delText>
        </w:r>
        <w:r w:rsidR="00502653" w:rsidDel="0034263F">
          <w:delText>:</w:delText>
        </w:r>
        <w:r w:rsidR="00324CA0" w:rsidDel="0034263F">
          <w:delText xml:space="preserve"> “</w:delText>
        </w:r>
        <w:r w:rsidR="00324CA0" w:rsidRPr="009A4A7A" w:rsidDel="0034263F">
          <w:rPr>
            <w:i/>
            <w:iCs/>
          </w:rPr>
          <w:delText>usar a blockchain para garantir a origem sustentável dos produtos</w:delText>
        </w:r>
        <w:r w:rsidR="00324CA0" w:rsidDel="0034263F">
          <w:delText>”</w:delText>
        </w:r>
        <w:r w:rsidR="001D149A" w:rsidDel="0034263F">
          <w:delText xml:space="preserve">. Por outro lado, o tópico 1 sugere </w:delText>
        </w:r>
        <w:r w:rsidR="00AA2053" w:rsidDel="0034263F">
          <w:delText xml:space="preserve">um assunto relacionado com a </w:delText>
        </w:r>
        <w:r w:rsidR="00AA2053" w:rsidRPr="00A56A93" w:rsidDel="0034263F">
          <w:rPr>
            <w:b/>
            <w:bCs/>
          </w:rPr>
          <w:delText>tecnologia de transações e registos em blockchain</w:delText>
        </w:r>
        <w:r w:rsidR="00CA476E" w:rsidDel="0034263F">
          <w:delText xml:space="preserve"> onde se discute</w:delText>
        </w:r>
        <w:r w:rsidR="00837329" w:rsidDel="0034263F">
          <w:delText>m as caracter</w:delText>
        </w:r>
        <w:r w:rsidR="00211CFD" w:rsidDel="0034263F">
          <w:delText>í</w:delText>
        </w:r>
        <w:r w:rsidR="00837329" w:rsidDel="0034263F">
          <w:delText>sticas técnicas</w:delText>
        </w:r>
        <w:r w:rsidR="004E5A4C" w:rsidDel="0034263F">
          <w:delText xml:space="preserve"> (</w:delText>
        </w:r>
        <w:r w:rsidR="004E5A4C" w:rsidRPr="009A4A7A" w:rsidDel="0034263F">
          <w:rPr>
            <w:i/>
            <w:iCs/>
          </w:rPr>
          <w:delText>block</w:delText>
        </w:r>
        <w:r w:rsidR="004E5A4C" w:rsidDel="0034263F">
          <w:delText xml:space="preserve">, </w:delText>
        </w:r>
        <w:r w:rsidR="004E5A4C" w:rsidRPr="009A4A7A" w:rsidDel="0034263F">
          <w:rPr>
            <w:i/>
            <w:iCs/>
          </w:rPr>
          <w:delText>record</w:delText>
        </w:r>
        <w:r w:rsidR="004E5A4C" w:rsidDel="0034263F">
          <w:delText>)</w:delText>
        </w:r>
        <w:r w:rsidR="00837329" w:rsidDel="0034263F">
          <w:delText xml:space="preserve"> e </w:delText>
        </w:r>
        <w:r w:rsidR="00C91655" w:rsidDel="0034263F">
          <w:delText>potencialidades</w:delText>
        </w:r>
        <w:r w:rsidR="00837329" w:rsidDel="0034263F">
          <w:delText xml:space="preserve"> </w:delText>
        </w:r>
        <w:r w:rsidR="000C5747" w:rsidDel="0034263F">
          <w:delText>(</w:delText>
        </w:r>
        <w:r w:rsidR="00411AFA" w:rsidDel="0034263F">
          <w:rPr>
            <w:i/>
            <w:iCs/>
          </w:rPr>
          <w:delText>transaction</w:delText>
        </w:r>
        <w:r w:rsidR="000C5747" w:rsidDel="0034263F">
          <w:delText>)</w:delText>
        </w:r>
        <w:r w:rsidR="009A4A7A" w:rsidDel="0034263F">
          <w:delText>, confirmado pela afirmação</w:delText>
        </w:r>
        <w:r w:rsidR="00502653" w:rsidDel="0034263F">
          <w:delText>:</w:delText>
        </w:r>
        <w:r w:rsidR="009A4A7A" w:rsidDel="0034263F">
          <w:delText xml:space="preserve"> “</w:delText>
        </w:r>
        <w:r w:rsidR="009A4A7A" w:rsidRPr="009A4A7A" w:rsidDel="0034263F">
          <w:rPr>
            <w:i/>
            <w:iCs/>
          </w:rPr>
          <w:delText>se usa a blockchain para construir uma sequência temporal e imutável dos registros</w:delText>
        </w:r>
        <w:r w:rsidR="009A4A7A" w:rsidDel="0034263F">
          <w:delText>”.</w:delText>
        </w:r>
        <w:r w:rsidR="00035D85" w:rsidDel="0034263F">
          <w:delText xml:space="preserve"> O tópico 2 aborda as </w:delText>
        </w:r>
        <w:r w:rsidR="00035D85" w:rsidRPr="00A56A93" w:rsidDel="0034263F">
          <w:rPr>
            <w:b/>
            <w:bCs/>
          </w:rPr>
          <w:delText>aplicações</w:delText>
        </w:r>
        <w:r w:rsidR="003F3E02" w:rsidDel="0034263F">
          <w:delText xml:space="preserve"> (</w:delText>
        </w:r>
        <w:r w:rsidR="003F3E02" w:rsidRPr="003F3E02" w:rsidDel="0034263F">
          <w:rPr>
            <w:i/>
            <w:iCs/>
          </w:rPr>
          <w:delText>use</w:delText>
        </w:r>
        <w:r w:rsidR="007D5EF7" w:rsidDel="0034263F">
          <w:rPr>
            <w:i/>
            <w:iCs/>
          </w:rPr>
          <w:delText>, production</w:delText>
        </w:r>
        <w:r w:rsidR="003F3E02" w:rsidDel="0034263F">
          <w:delText>)</w:delText>
        </w:r>
        <w:r w:rsidR="00035D85" w:rsidDel="0034263F">
          <w:delText xml:space="preserve"> </w:delText>
        </w:r>
        <w:r w:rsidR="00035D85" w:rsidRPr="00A56A93" w:rsidDel="0034263F">
          <w:rPr>
            <w:b/>
            <w:bCs/>
          </w:rPr>
          <w:delText>na produção agricola</w:delText>
        </w:r>
        <w:r w:rsidR="003F3E02" w:rsidDel="0034263F">
          <w:delText xml:space="preserve"> (</w:delText>
        </w:r>
        <w:r w:rsidR="00AE17F0" w:rsidRPr="001356B0" w:rsidDel="0034263F">
          <w:rPr>
            <w:i/>
            <w:iCs/>
          </w:rPr>
          <w:delText xml:space="preserve">agriculture, </w:delText>
        </w:r>
        <w:r w:rsidR="003F3E02" w:rsidRPr="00AE17F0" w:rsidDel="0034263F">
          <w:rPr>
            <w:i/>
            <w:iCs/>
          </w:rPr>
          <w:delText>agribusiness</w:delText>
        </w:r>
        <w:r w:rsidR="003F3E02" w:rsidDel="0034263F">
          <w:delText>)</w:delText>
        </w:r>
        <w:r w:rsidR="009001D3" w:rsidDel="0034263F">
          <w:delText>, onde emergem casos de uso trans</w:delText>
        </w:r>
        <w:r w:rsidR="009F7DB7" w:rsidDel="0034263F">
          <w:delText>v</w:delText>
        </w:r>
        <w:r w:rsidR="009001D3" w:rsidDel="0034263F">
          <w:delText>ersais</w:delText>
        </w:r>
        <w:r w:rsidR="007D5EF7" w:rsidDel="0034263F">
          <w:delText>, com o objetivo de influenciar os stakeholders</w:delText>
        </w:r>
        <w:r w:rsidR="00A55EDE" w:rsidDel="0034263F">
          <w:delText xml:space="preserve"> sobre as possibilidades de desempenho da aplicação da tecnologia, referida por um e</w:delText>
        </w:r>
        <w:r w:rsidR="00A56A93" w:rsidDel="0034263F">
          <w:delText>s</w:delText>
        </w:r>
        <w:r w:rsidR="00A55EDE" w:rsidDel="0034263F">
          <w:delText>pecialista: “</w:delText>
        </w:r>
        <w:r w:rsidR="00A55EDE" w:rsidRPr="001356B0" w:rsidDel="0034263F">
          <w:rPr>
            <w:i/>
            <w:iCs/>
          </w:rPr>
          <w:delText>a adoção de novas tecnologias aumenta a produtividade</w:delText>
        </w:r>
        <w:r w:rsidR="00A55EDE" w:rsidDel="0034263F">
          <w:delText xml:space="preserve">”. </w:delText>
        </w:r>
        <w:r w:rsidR="0002499F" w:rsidDel="0034263F">
          <w:delText>Por fim, o tópico 3</w:delText>
        </w:r>
        <w:r w:rsidR="001356B0" w:rsidDel="0034263F">
          <w:delText xml:space="preserve"> discute o </w:delText>
        </w:r>
        <w:r w:rsidR="001356B0" w:rsidRPr="00A56A93" w:rsidDel="0034263F">
          <w:rPr>
            <w:b/>
            <w:bCs/>
          </w:rPr>
          <w:delText>crédito</w:delText>
        </w:r>
        <w:r w:rsidR="001356B0" w:rsidDel="0034263F">
          <w:delText xml:space="preserve"> (</w:delText>
        </w:r>
        <w:r w:rsidR="001356B0" w:rsidRPr="001356B0" w:rsidDel="0034263F">
          <w:rPr>
            <w:i/>
            <w:iCs/>
          </w:rPr>
          <w:delText>credit</w:delText>
        </w:r>
        <w:r w:rsidR="001356B0" w:rsidDel="0034263F">
          <w:delText xml:space="preserve">) </w:delText>
        </w:r>
        <w:r w:rsidR="001356B0" w:rsidRPr="00056535" w:rsidDel="0034263F">
          <w:rPr>
            <w:b/>
            <w:bCs/>
          </w:rPr>
          <w:delText xml:space="preserve">e financiamento </w:delText>
        </w:r>
        <w:r w:rsidR="00AC4E67" w:rsidRPr="00056535" w:rsidDel="0034263F">
          <w:rPr>
            <w:b/>
            <w:bCs/>
          </w:rPr>
          <w:delText>do mercado</w:delText>
        </w:r>
        <w:r w:rsidR="001356B0" w:rsidRPr="00056535" w:rsidDel="0034263F">
          <w:rPr>
            <w:b/>
            <w:bCs/>
          </w:rPr>
          <w:delText xml:space="preserve"> agricola</w:delText>
        </w:r>
        <w:r w:rsidR="001356B0" w:rsidDel="0034263F">
          <w:delText xml:space="preserve"> (</w:delText>
        </w:r>
        <w:r w:rsidR="00AC4E67" w:rsidRPr="00BF1718" w:rsidDel="0034263F">
          <w:rPr>
            <w:i/>
            <w:iCs/>
          </w:rPr>
          <w:delText>sector, agribusiness, agricultural, market)</w:delText>
        </w:r>
        <w:r w:rsidR="00BF1718" w:rsidDel="0034263F">
          <w:delText>.</w:delText>
        </w:r>
        <w:r w:rsidR="00AA3E99" w:rsidDel="0034263F">
          <w:delText xml:space="preserve"> </w:delText>
        </w:r>
        <w:r w:rsidR="004D1331" w:rsidDel="0034263F">
          <w:delText>Ainda que numa fase preliminar, sugere a discussão de tokenizar ativos agricolas</w:delText>
        </w:r>
        <w:r w:rsidR="00C70372" w:rsidDel="0034263F">
          <w:delText xml:space="preserve">, </w:delText>
        </w:r>
        <w:r w:rsidR="004D1331" w:rsidDel="0034263F">
          <w:delText>simplificar o crédito rural</w:delText>
        </w:r>
        <w:r w:rsidR="00D35DB9" w:rsidDel="0034263F">
          <w:delText>, confirmada por um especialista: “</w:delText>
        </w:r>
        <w:r w:rsidR="00502653" w:rsidRPr="00056535" w:rsidDel="0034263F">
          <w:rPr>
            <w:i/>
            <w:iCs/>
          </w:rPr>
          <w:delText>blockchain emerge como ferramenta poderosa para facilitar o acesso ao crédito no setor agrícola</w:delText>
        </w:r>
        <w:r w:rsidR="00D35DB9" w:rsidDel="0034263F">
          <w:delText>”</w:delText>
        </w:r>
        <w:r w:rsidR="00770423" w:rsidDel="0034263F">
          <w:delText xml:space="preserve">. </w:delText>
        </w:r>
      </w:del>
      <w:moveFromRangeStart w:id="165" w:author="Paulo Henrique dos Santos" w:date="2025-05-21T14:37:00Z" w:name="move198730681"/>
      <w:moveFrom w:id="166" w:author="Paulo Henrique dos Santos" w:date="2025-05-21T14:37:00Z" w16du:dateUtc="2025-05-21T17:37:00Z">
        <w:del w:id="167" w:author="Paulo Henrique dos Santos" w:date="2025-05-21T14:53:00Z" w16du:dateUtc="2025-05-21T17:53:00Z">
          <w:r w:rsidR="00AA3E99" w:rsidDel="0034263F">
            <w:delText>Contudo, neste nível</w:delText>
          </w:r>
          <w:r w:rsidR="00770423" w:rsidDel="0034263F">
            <w:delText xml:space="preserve">, </w:delText>
          </w:r>
          <w:r w:rsidR="00AA3E99" w:rsidDel="0034263F">
            <w:delText>tudo se encontra</w:delText>
          </w:r>
          <w:r w:rsidR="00D35DB9" w:rsidDel="0034263F">
            <w:delText xml:space="preserve"> na esfera de ideias promissoras</w:delText>
          </w:r>
          <w:r w:rsidR="00AA3E99" w:rsidDel="0034263F">
            <w:delText>, a tecnologia blockchain é vislumbrada como solução para as dimensões observadas nos tópicos encontrados, sem execução.</w:delText>
          </w:r>
        </w:del>
      </w:moveFrom>
      <w:moveFromRangeEnd w:id="165"/>
    </w:p>
    <w:p w14:paraId="056C6B27" w14:textId="462C6A55" w:rsidR="00AC6613" w:rsidRDefault="00AC6613" w:rsidP="00AC6613">
      <w:pPr>
        <w:pStyle w:val="Legenda"/>
        <w:keepNext/>
        <w:rPr>
          <w:ins w:id="168" w:author="Paulo Henrique dos Santos" w:date="2025-05-21T14:34:00Z" w16du:dateUtc="2025-05-21T17:34:00Z"/>
        </w:rPr>
      </w:pPr>
      <w:ins w:id="169" w:author="Paulo Henrique dos Santos" w:date="2025-05-21T14:34:00Z" w16du:dateUtc="2025-05-21T17:34:00Z">
        <w:r>
          <w:t xml:space="preserve">Tabela </w:t>
        </w:r>
        <w:r>
          <w:t>4</w:t>
        </w:r>
        <w:r>
          <w:t xml:space="preserve"> – </w:t>
        </w:r>
      </w:ins>
      <w:ins w:id="170" w:author="Paulo Henrique dos Santos" w:date="2025-05-21T14:37:00Z" w16du:dateUtc="2025-05-21T17:37:00Z">
        <w:r>
          <w:t>Descrições dos tópicos de nível 1</w:t>
        </w:r>
      </w:ins>
    </w:p>
    <w:p w14:paraId="7817E325" w14:textId="181AAB52" w:rsidR="00AC6613" w:rsidDel="00AC6613" w:rsidRDefault="00AC6613" w:rsidP="00502653">
      <w:pPr>
        <w:spacing w:before="240" w:line="360" w:lineRule="auto"/>
        <w:ind w:firstLine="720"/>
        <w:rPr>
          <w:del w:id="171" w:author="Paulo Henrique dos Santos" w:date="2025-05-21T14:35:00Z" w16du:dateUtc="2025-05-21T17:35:00Z"/>
        </w:rPr>
      </w:pPr>
    </w:p>
    <w:tbl>
      <w:tblPr>
        <w:tblStyle w:val="Tabelacomgrade"/>
        <w:tblW w:w="5000" w:type="pct"/>
        <w:tblLook w:val="04A0" w:firstRow="1" w:lastRow="0" w:firstColumn="1" w:lastColumn="0" w:noHBand="0" w:noVBand="1"/>
      </w:tblPr>
      <w:tblGrid>
        <w:gridCol w:w="988"/>
        <w:gridCol w:w="2131"/>
        <w:gridCol w:w="3688"/>
        <w:gridCol w:w="3659"/>
      </w:tblGrid>
      <w:tr w:rsidR="00811869" w:rsidRPr="00C33FE3" w14:paraId="10DDC9EC" w14:textId="77777777" w:rsidTr="00AC6613">
        <w:tc>
          <w:tcPr>
            <w:tcW w:w="472" w:type="pct"/>
            <w:tcBorders>
              <w:left w:val="nil"/>
              <w:bottom w:val="single" w:sz="4" w:space="0" w:color="auto"/>
              <w:right w:val="nil"/>
            </w:tcBorders>
            <w:vAlign w:val="center"/>
          </w:tcPr>
          <w:p w14:paraId="73303F91" w14:textId="77777777" w:rsidR="00811869" w:rsidRPr="00C33FE3" w:rsidRDefault="00811869" w:rsidP="00187F90">
            <w:pPr>
              <w:spacing w:before="240" w:line="360" w:lineRule="auto"/>
              <w:rPr>
                <w:b/>
                <w:bCs/>
                <w:sz w:val="20"/>
                <w:szCs w:val="20"/>
              </w:rPr>
            </w:pPr>
            <w:r w:rsidRPr="00C33FE3">
              <w:rPr>
                <w:b/>
                <w:bCs/>
                <w:sz w:val="20"/>
                <w:szCs w:val="20"/>
              </w:rPr>
              <w:t>Topic number</w:t>
            </w:r>
          </w:p>
        </w:tc>
        <w:tc>
          <w:tcPr>
            <w:tcW w:w="1018" w:type="pct"/>
            <w:tcBorders>
              <w:left w:val="nil"/>
              <w:bottom w:val="single" w:sz="4" w:space="0" w:color="auto"/>
              <w:right w:val="nil"/>
            </w:tcBorders>
            <w:vAlign w:val="center"/>
          </w:tcPr>
          <w:p w14:paraId="1D0396EA" w14:textId="77777777" w:rsidR="00811869" w:rsidRPr="00C33FE3" w:rsidRDefault="00811869" w:rsidP="00187F90">
            <w:pPr>
              <w:spacing w:before="240" w:line="360" w:lineRule="auto"/>
              <w:rPr>
                <w:b/>
                <w:bCs/>
                <w:sz w:val="20"/>
                <w:szCs w:val="20"/>
              </w:rPr>
            </w:pPr>
            <w:r w:rsidRPr="00C33FE3">
              <w:rPr>
                <w:b/>
                <w:bCs/>
                <w:sz w:val="20"/>
                <w:szCs w:val="20"/>
              </w:rPr>
              <w:t>Topic designation</w:t>
            </w:r>
          </w:p>
        </w:tc>
        <w:tc>
          <w:tcPr>
            <w:tcW w:w="1762" w:type="pct"/>
            <w:tcBorders>
              <w:left w:val="nil"/>
              <w:bottom w:val="single" w:sz="4" w:space="0" w:color="auto"/>
              <w:right w:val="nil"/>
            </w:tcBorders>
            <w:vAlign w:val="center"/>
          </w:tcPr>
          <w:p w14:paraId="2DC13E97" w14:textId="77777777" w:rsidR="00811869" w:rsidRPr="00C33FE3" w:rsidRDefault="00811869" w:rsidP="00187F90">
            <w:pPr>
              <w:spacing w:before="240" w:line="360" w:lineRule="auto"/>
              <w:rPr>
                <w:b/>
                <w:bCs/>
                <w:sz w:val="20"/>
                <w:szCs w:val="20"/>
              </w:rPr>
            </w:pPr>
            <w:r w:rsidRPr="00C33FE3">
              <w:rPr>
                <w:b/>
                <w:bCs/>
                <w:sz w:val="20"/>
                <w:szCs w:val="20"/>
              </w:rPr>
              <w:t>Result interpretation</w:t>
            </w:r>
          </w:p>
        </w:tc>
        <w:tc>
          <w:tcPr>
            <w:tcW w:w="1749" w:type="pct"/>
            <w:tcBorders>
              <w:left w:val="nil"/>
              <w:bottom w:val="single" w:sz="4" w:space="0" w:color="auto"/>
              <w:right w:val="nil"/>
            </w:tcBorders>
            <w:vAlign w:val="center"/>
          </w:tcPr>
          <w:p w14:paraId="698AE771" w14:textId="77777777" w:rsidR="00811869" w:rsidRPr="00C33FE3" w:rsidRDefault="00811869" w:rsidP="00187F90">
            <w:pPr>
              <w:spacing w:before="240" w:line="360" w:lineRule="auto"/>
              <w:rPr>
                <w:b/>
                <w:bCs/>
                <w:sz w:val="20"/>
                <w:szCs w:val="20"/>
              </w:rPr>
            </w:pPr>
            <w:r w:rsidRPr="00C33FE3">
              <w:rPr>
                <w:b/>
                <w:bCs/>
                <w:sz w:val="20"/>
                <w:szCs w:val="20"/>
              </w:rPr>
              <w:t xml:space="preserve">Example of specialist </w:t>
            </w:r>
            <w:commentRangeStart w:id="172"/>
            <w:r w:rsidRPr="00C33FE3">
              <w:rPr>
                <w:b/>
                <w:bCs/>
                <w:sz w:val="20"/>
                <w:szCs w:val="20"/>
              </w:rPr>
              <w:t>comment</w:t>
            </w:r>
            <w:commentRangeEnd w:id="172"/>
            <w:r w:rsidR="00F33DD4">
              <w:rPr>
                <w:rStyle w:val="Refdecomentrio"/>
              </w:rPr>
              <w:commentReference w:id="172"/>
            </w:r>
          </w:p>
        </w:tc>
      </w:tr>
      <w:tr w:rsidR="00811869" w:rsidRPr="00C33FE3" w14:paraId="191FC594" w14:textId="77777777" w:rsidTr="00AC6613">
        <w:tc>
          <w:tcPr>
            <w:tcW w:w="472" w:type="pct"/>
            <w:tcBorders>
              <w:left w:val="nil"/>
              <w:bottom w:val="nil"/>
              <w:right w:val="nil"/>
            </w:tcBorders>
            <w:vAlign w:val="center"/>
          </w:tcPr>
          <w:p w14:paraId="27981D7B" w14:textId="77777777" w:rsidR="00811869" w:rsidRPr="00C33FE3" w:rsidRDefault="00811869" w:rsidP="00187F90">
            <w:pPr>
              <w:spacing w:before="240" w:line="360" w:lineRule="auto"/>
              <w:rPr>
                <w:sz w:val="20"/>
                <w:szCs w:val="20"/>
              </w:rPr>
            </w:pPr>
            <w:r w:rsidRPr="00C33FE3">
              <w:rPr>
                <w:sz w:val="20"/>
                <w:szCs w:val="20"/>
              </w:rPr>
              <w:t>0</w:t>
            </w:r>
          </w:p>
        </w:tc>
        <w:tc>
          <w:tcPr>
            <w:tcW w:w="1018" w:type="pct"/>
            <w:tcBorders>
              <w:left w:val="nil"/>
              <w:bottom w:val="nil"/>
              <w:right w:val="nil"/>
            </w:tcBorders>
            <w:vAlign w:val="center"/>
          </w:tcPr>
          <w:p w14:paraId="11AFBABF" w14:textId="68ACC5ED" w:rsidR="00811869" w:rsidRPr="00C33FE3" w:rsidRDefault="0003580C" w:rsidP="00187F90">
            <w:pPr>
              <w:spacing w:before="240" w:line="360" w:lineRule="auto"/>
              <w:rPr>
                <w:sz w:val="20"/>
                <w:szCs w:val="20"/>
              </w:rPr>
            </w:pPr>
            <w:r>
              <w:rPr>
                <w:sz w:val="20"/>
                <w:szCs w:val="20"/>
              </w:rPr>
              <w:t>P</w:t>
            </w:r>
            <w:r w:rsidR="00811869" w:rsidRPr="00811869">
              <w:rPr>
                <w:sz w:val="20"/>
                <w:szCs w:val="20"/>
              </w:rPr>
              <w:t>rojetos piloto</w:t>
            </w:r>
          </w:p>
        </w:tc>
        <w:tc>
          <w:tcPr>
            <w:tcW w:w="1762" w:type="pct"/>
            <w:tcBorders>
              <w:left w:val="nil"/>
              <w:bottom w:val="nil"/>
              <w:right w:val="nil"/>
            </w:tcBorders>
            <w:vAlign w:val="center"/>
          </w:tcPr>
          <w:p w14:paraId="1D9BFAAB" w14:textId="153C364E" w:rsidR="00811869" w:rsidRPr="00C33FE3" w:rsidRDefault="0003580C" w:rsidP="00187F90">
            <w:pPr>
              <w:spacing w:before="240" w:line="360" w:lineRule="auto"/>
              <w:rPr>
                <w:sz w:val="20"/>
                <w:szCs w:val="20"/>
              </w:rPr>
            </w:pPr>
            <w:commentRangeStart w:id="173"/>
            <w:del w:id="174" w:author="Paulo Henrique dos Santos" w:date="2025-05-21T14:09:00Z" w16du:dateUtc="2025-05-21T17:09:00Z">
              <w:r w:rsidDel="00B02659">
                <w:rPr>
                  <w:sz w:val="20"/>
                  <w:szCs w:val="20"/>
                </w:rPr>
                <w:delText>S</w:delText>
              </w:r>
              <w:r w:rsidRPr="0003580C" w:rsidDel="00B02659">
                <w:rPr>
                  <w:sz w:val="20"/>
                  <w:szCs w:val="20"/>
                </w:rPr>
                <w:delText xml:space="preserve">ugere </w:delText>
              </w:r>
              <w:commentRangeEnd w:id="173"/>
              <w:r w:rsidR="00402DB0" w:rsidDel="00B02659">
                <w:rPr>
                  <w:rStyle w:val="Refdecomentrio"/>
                </w:rPr>
                <w:commentReference w:id="173"/>
              </w:r>
              <w:r w:rsidRPr="0003580C" w:rsidDel="00B02659">
                <w:rPr>
                  <w:sz w:val="20"/>
                  <w:szCs w:val="20"/>
                </w:rPr>
                <w:delText>uma discussão sobre testar a</w:delText>
              </w:r>
            </w:del>
            <w:ins w:id="175" w:author="Paulo Henrique dos Santos" w:date="2025-05-21T14:09:00Z" w16du:dateUtc="2025-05-21T17:09:00Z">
              <w:r w:rsidR="00B02659">
                <w:rPr>
                  <w:sz w:val="20"/>
                  <w:szCs w:val="20"/>
                </w:rPr>
                <w:t>Teste da</w:t>
              </w:r>
            </w:ins>
            <w:r w:rsidRPr="0003580C">
              <w:rPr>
                <w:sz w:val="20"/>
                <w:szCs w:val="20"/>
              </w:rPr>
              <w:t xml:space="preserve"> tecnologia blockchain em projetos piloto (project, blockchain), referindo um produto (sugar, product) para tornar a conversa tangível (use) para criar esboços </w:t>
            </w:r>
            <w:r w:rsidRPr="0003580C">
              <w:rPr>
                <w:sz w:val="20"/>
                <w:szCs w:val="20"/>
              </w:rPr>
              <w:lastRenderedPageBreak/>
              <w:t>conceptuais e aferir interesse e financiamento</w:t>
            </w:r>
          </w:p>
        </w:tc>
        <w:tc>
          <w:tcPr>
            <w:tcW w:w="1749" w:type="pct"/>
            <w:tcBorders>
              <w:left w:val="nil"/>
              <w:bottom w:val="nil"/>
              <w:right w:val="nil"/>
            </w:tcBorders>
            <w:vAlign w:val="center"/>
          </w:tcPr>
          <w:p w14:paraId="03EC3E54" w14:textId="7C3E52E8" w:rsidR="00811869" w:rsidRPr="00C33FE3" w:rsidRDefault="0003580C" w:rsidP="00187F90">
            <w:pPr>
              <w:spacing w:before="240" w:line="360" w:lineRule="auto"/>
              <w:rPr>
                <w:sz w:val="20"/>
                <w:szCs w:val="20"/>
              </w:rPr>
            </w:pPr>
            <w:r w:rsidRPr="0003580C">
              <w:rPr>
                <w:sz w:val="20"/>
                <w:szCs w:val="20"/>
              </w:rPr>
              <w:lastRenderedPageBreak/>
              <w:t>“usar a blockchain para garantir a origem sustentável dos produtos”</w:t>
            </w:r>
          </w:p>
        </w:tc>
      </w:tr>
      <w:tr w:rsidR="00811869" w:rsidRPr="00C33FE3" w14:paraId="66388AF0" w14:textId="77777777" w:rsidTr="00AC6613">
        <w:tc>
          <w:tcPr>
            <w:tcW w:w="472" w:type="pct"/>
            <w:tcBorders>
              <w:top w:val="nil"/>
              <w:left w:val="nil"/>
              <w:bottom w:val="nil"/>
              <w:right w:val="nil"/>
            </w:tcBorders>
            <w:vAlign w:val="center"/>
          </w:tcPr>
          <w:p w14:paraId="72EB86EB" w14:textId="77777777" w:rsidR="00811869" w:rsidRPr="00C33FE3" w:rsidRDefault="00811869" w:rsidP="00187F90">
            <w:pPr>
              <w:spacing w:before="240" w:line="360" w:lineRule="auto"/>
              <w:rPr>
                <w:sz w:val="20"/>
                <w:szCs w:val="20"/>
              </w:rPr>
            </w:pPr>
            <w:r w:rsidRPr="00C33FE3">
              <w:rPr>
                <w:sz w:val="20"/>
                <w:szCs w:val="20"/>
              </w:rPr>
              <w:t>1</w:t>
            </w:r>
          </w:p>
        </w:tc>
        <w:tc>
          <w:tcPr>
            <w:tcW w:w="1018" w:type="pct"/>
            <w:tcBorders>
              <w:top w:val="nil"/>
              <w:left w:val="nil"/>
              <w:bottom w:val="nil"/>
              <w:right w:val="nil"/>
            </w:tcBorders>
            <w:vAlign w:val="center"/>
          </w:tcPr>
          <w:p w14:paraId="50A3E280" w14:textId="067E692B" w:rsidR="00811869" w:rsidRPr="00C33FE3" w:rsidRDefault="0003580C" w:rsidP="00187F90">
            <w:pPr>
              <w:spacing w:before="240" w:line="360" w:lineRule="auto"/>
              <w:rPr>
                <w:sz w:val="20"/>
                <w:szCs w:val="20"/>
              </w:rPr>
            </w:pPr>
            <w:r>
              <w:rPr>
                <w:sz w:val="20"/>
                <w:szCs w:val="20"/>
              </w:rPr>
              <w:t>T</w:t>
            </w:r>
            <w:r w:rsidRPr="0003580C">
              <w:rPr>
                <w:sz w:val="20"/>
                <w:szCs w:val="20"/>
              </w:rPr>
              <w:t>ecnologia de transações e registos em blockchain</w:t>
            </w:r>
          </w:p>
        </w:tc>
        <w:tc>
          <w:tcPr>
            <w:tcW w:w="1762" w:type="pct"/>
            <w:tcBorders>
              <w:top w:val="nil"/>
              <w:left w:val="nil"/>
              <w:bottom w:val="nil"/>
              <w:right w:val="nil"/>
            </w:tcBorders>
            <w:vAlign w:val="center"/>
          </w:tcPr>
          <w:p w14:paraId="3A352F87" w14:textId="178B91B6" w:rsidR="00811869" w:rsidRPr="00C33FE3" w:rsidRDefault="0003580C" w:rsidP="00187F90">
            <w:pPr>
              <w:spacing w:before="240" w:line="360" w:lineRule="auto"/>
              <w:rPr>
                <w:sz w:val="20"/>
                <w:szCs w:val="20"/>
              </w:rPr>
            </w:pPr>
            <w:del w:id="176" w:author="Paulo Henrique dos Santos" w:date="2025-05-21T14:09:00Z" w16du:dateUtc="2025-05-21T17:09:00Z">
              <w:r w:rsidDel="00B02659">
                <w:rPr>
                  <w:sz w:val="20"/>
                  <w:szCs w:val="20"/>
                </w:rPr>
                <w:delText>S</w:delText>
              </w:r>
              <w:r w:rsidRPr="0003580C" w:rsidDel="00B02659">
                <w:rPr>
                  <w:sz w:val="20"/>
                  <w:szCs w:val="20"/>
                </w:rPr>
                <w:delText>ugere um assunto relacionado com a tecnologia de</w:delText>
              </w:r>
            </w:del>
            <w:ins w:id="177" w:author="Paulo Henrique dos Santos" w:date="2025-05-21T14:09:00Z" w16du:dateUtc="2025-05-21T17:09:00Z">
              <w:r w:rsidR="00B02659">
                <w:rPr>
                  <w:sz w:val="20"/>
                  <w:szCs w:val="20"/>
                </w:rPr>
                <w:t>Relaciona</w:t>
              </w:r>
            </w:ins>
            <w:r w:rsidRPr="0003580C">
              <w:rPr>
                <w:sz w:val="20"/>
                <w:szCs w:val="20"/>
              </w:rPr>
              <w:t xml:space="preserve"> transações e registos em blockchain</w:t>
            </w:r>
            <w:ins w:id="178" w:author="Paulo Henrique dos Santos" w:date="2025-05-21T14:09:00Z" w16du:dateUtc="2025-05-21T17:09:00Z">
              <w:r w:rsidR="00B02659">
                <w:rPr>
                  <w:sz w:val="20"/>
                  <w:szCs w:val="20"/>
                </w:rPr>
                <w:t>,</w:t>
              </w:r>
            </w:ins>
            <w:r w:rsidRPr="0003580C">
              <w:rPr>
                <w:sz w:val="20"/>
                <w:szCs w:val="20"/>
              </w:rPr>
              <w:t xml:space="preserve"> onde se discutem as características técnicas (block, record) e potencialidades (transaction)</w:t>
            </w:r>
          </w:p>
        </w:tc>
        <w:tc>
          <w:tcPr>
            <w:tcW w:w="1749" w:type="pct"/>
            <w:tcBorders>
              <w:top w:val="nil"/>
              <w:left w:val="nil"/>
              <w:bottom w:val="nil"/>
              <w:right w:val="nil"/>
            </w:tcBorders>
            <w:vAlign w:val="center"/>
          </w:tcPr>
          <w:p w14:paraId="256D1E85" w14:textId="3FD1C2D3" w:rsidR="00811869" w:rsidRPr="00C33FE3" w:rsidRDefault="0003580C" w:rsidP="00187F90">
            <w:pPr>
              <w:spacing w:before="240" w:line="360" w:lineRule="auto"/>
              <w:rPr>
                <w:sz w:val="20"/>
                <w:szCs w:val="20"/>
              </w:rPr>
            </w:pPr>
            <w:r w:rsidRPr="0003580C">
              <w:rPr>
                <w:sz w:val="20"/>
                <w:szCs w:val="20"/>
              </w:rPr>
              <w:t>“se usa a blockchain para construir uma sequência temporal e imutável dos registros”</w:t>
            </w:r>
          </w:p>
        </w:tc>
      </w:tr>
      <w:tr w:rsidR="00811869" w:rsidRPr="00C33FE3" w14:paraId="3B2BBA16" w14:textId="77777777" w:rsidTr="00AC6613">
        <w:tc>
          <w:tcPr>
            <w:tcW w:w="472" w:type="pct"/>
            <w:tcBorders>
              <w:top w:val="nil"/>
              <w:left w:val="nil"/>
              <w:bottom w:val="nil"/>
              <w:right w:val="nil"/>
            </w:tcBorders>
            <w:vAlign w:val="center"/>
          </w:tcPr>
          <w:p w14:paraId="223702FD" w14:textId="77777777" w:rsidR="00811869" w:rsidRPr="00C33FE3" w:rsidRDefault="00811869" w:rsidP="00187F90">
            <w:pPr>
              <w:spacing w:before="240" w:line="360" w:lineRule="auto"/>
              <w:rPr>
                <w:sz w:val="20"/>
                <w:szCs w:val="20"/>
              </w:rPr>
            </w:pPr>
            <w:r>
              <w:rPr>
                <w:sz w:val="20"/>
                <w:szCs w:val="20"/>
              </w:rPr>
              <w:t>2</w:t>
            </w:r>
          </w:p>
        </w:tc>
        <w:tc>
          <w:tcPr>
            <w:tcW w:w="1018" w:type="pct"/>
            <w:tcBorders>
              <w:top w:val="nil"/>
              <w:left w:val="nil"/>
              <w:bottom w:val="nil"/>
              <w:right w:val="nil"/>
            </w:tcBorders>
            <w:vAlign w:val="center"/>
          </w:tcPr>
          <w:p w14:paraId="337A69AB" w14:textId="5DDA921E" w:rsidR="00811869" w:rsidRPr="00C33FE3" w:rsidRDefault="0003580C" w:rsidP="0003580C">
            <w:pPr>
              <w:spacing w:before="240" w:line="360" w:lineRule="auto"/>
              <w:rPr>
                <w:sz w:val="20"/>
                <w:szCs w:val="20"/>
              </w:rPr>
            </w:pPr>
            <w:r>
              <w:rPr>
                <w:sz w:val="20"/>
                <w:szCs w:val="20"/>
              </w:rPr>
              <w:t>A</w:t>
            </w:r>
            <w:r w:rsidRPr="0003580C">
              <w:rPr>
                <w:sz w:val="20"/>
                <w:szCs w:val="20"/>
              </w:rPr>
              <w:t>plicações</w:t>
            </w:r>
            <w:r>
              <w:rPr>
                <w:sz w:val="20"/>
                <w:szCs w:val="20"/>
              </w:rPr>
              <w:t xml:space="preserve"> </w:t>
            </w:r>
            <w:r w:rsidRPr="0003580C">
              <w:rPr>
                <w:sz w:val="20"/>
                <w:szCs w:val="20"/>
              </w:rPr>
              <w:t>na produção agr</w:t>
            </w:r>
            <w:r>
              <w:rPr>
                <w:sz w:val="20"/>
                <w:szCs w:val="20"/>
              </w:rPr>
              <w:t>í</w:t>
            </w:r>
            <w:r w:rsidRPr="0003580C">
              <w:rPr>
                <w:sz w:val="20"/>
                <w:szCs w:val="20"/>
              </w:rPr>
              <w:t>cola</w:t>
            </w:r>
          </w:p>
        </w:tc>
        <w:tc>
          <w:tcPr>
            <w:tcW w:w="1762" w:type="pct"/>
            <w:tcBorders>
              <w:top w:val="nil"/>
              <w:left w:val="nil"/>
              <w:bottom w:val="nil"/>
              <w:right w:val="nil"/>
            </w:tcBorders>
            <w:vAlign w:val="center"/>
          </w:tcPr>
          <w:p w14:paraId="7A34A314" w14:textId="1A8BCF08" w:rsidR="00811869" w:rsidRPr="00C33FE3" w:rsidRDefault="0003580C" w:rsidP="00187F90">
            <w:pPr>
              <w:spacing w:before="240" w:line="360" w:lineRule="auto"/>
              <w:rPr>
                <w:sz w:val="20"/>
                <w:szCs w:val="20"/>
              </w:rPr>
            </w:pPr>
            <w:r>
              <w:rPr>
                <w:sz w:val="20"/>
                <w:szCs w:val="20"/>
              </w:rPr>
              <w:t>A</w:t>
            </w:r>
            <w:r w:rsidRPr="0003580C">
              <w:rPr>
                <w:sz w:val="20"/>
                <w:szCs w:val="20"/>
              </w:rPr>
              <w:t>borda as aplicações (use, production) na produção agrícola (agriculture, agribusiness), onde emergem casos de uso transversais, com o objetivo de influenciar os stakeholders sobre as possibilidades de desempenho da aplicação da tecnologia</w:t>
            </w:r>
          </w:p>
        </w:tc>
        <w:tc>
          <w:tcPr>
            <w:tcW w:w="1749" w:type="pct"/>
            <w:tcBorders>
              <w:top w:val="nil"/>
              <w:left w:val="nil"/>
              <w:bottom w:val="nil"/>
              <w:right w:val="nil"/>
            </w:tcBorders>
            <w:vAlign w:val="center"/>
          </w:tcPr>
          <w:p w14:paraId="50612DED" w14:textId="671BA6D0" w:rsidR="00811869" w:rsidRPr="00C33FE3" w:rsidRDefault="0003580C" w:rsidP="00187F90">
            <w:pPr>
              <w:spacing w:before="240" w:line="360" w:lineRule="auto"/>
              <w:rPr>
                <w:sz w:val="20"/>
                <w:szCs w:val="20"/>
              </w:rPr>
            </w:pPr>
            <w:r w:rsidRPr="0003580C">
              <w:rPr>
                <w:sz w:val="20"/>
                <w:szCs w:val="20"/>
              </w:rPr>
              <w:t>“à adoção de novas tecnologias aumenta a produtividade”</w:t>
            </w:r>
          </w:p>
        </w:tc>
      </w:tr>
      <w:tr w:rsidR="00811869" w:rsidRPr="00C33FE3" w14:paraId="67138B43" w14:textId="77777777" w:rsidTr="00AC6613">
        <w:tc>
          <w:tcPr>
            <w:tcW w:w="472" w:type="pct"/>
            <w:tcBorders>
              <w:top w:val="nil"/>
              <w:left w:val="nil"/>
              <w:right w:val="nil"/>
            </w:tcBorders>
            <w:vAlign w:val="center"/>
          </w:tcPr>
          <w:p w14:paraId="178EA16E" w14:textId="77777777" w:rsidR="00811869" w:rsidRPr="00C33FE3" w:rsidRDefault="00811869" w:rsidP="00187F90">
            <w:pPr>
              <w:spacing w:before="240" w:line="360" w:lineRule="auto"/>
              <w:rPr>
                <w:sz w:val="20"/>
                <w:szCs w:val="20"/>
              </w:rPr>
            </w:pPr>
            <w:r>
              <w:rPr>
                <w:sz w:val="20"/>
                <w:szCs w:val="20"/>
              </w:rPr>
              <w:t>3</w:t>
            </w:r>
          </w:p>
        </w:tc>
        <w:tc>
          <w:tcPr>
            <w:tcW w:w="1018" w:type="pct"/>
            <w:tcBorders>
              <w:top w:val="nil"/>
              <w:left w:val="nil"/>
              <w:right w:val="nil"/>
            </w:tcBorders>
            <w:vAlign w:val="center"/>
          </w:tcPr>
          <w:p w14:paraId="55D3BEB8" w14:textId="12062D30" w:rsidR="00811869" w:rsidRPr="00C33FE3" w:rsidRDefault="0003580C" w:rsidP="0003580C">
            <w:pPr>
              <w:spacing w:before="240" w:line="360" w:lineRule="auto"/>
              <w:rPr>
                <w:sz w:val="20"/>
                <w:szCs w:val="20"/>
              </w:rPr>
            </w:pPr>
            <w:r>
              <w:rPr>
                <w:sz w:val="20"/>
                <w:szCs w:val="20"/>
              </w:rPr>
              <w:t>C</w:t>
            </w:r>
            <w:r w:rsidRPr="0003580C">
              <w:rPr>
                <w:sz w:val="20"/>
                <w:szCs w:val="20"/>
              </w:rPr>
              <w:t>rédito</w:t>
            </w:r>
            <w:r>
              <w:rPr>
                <w:sz w:val="20"/>
                <w:szCs w:val="20"/>
              </w:rPr>
              <w:t xml:space="preserve"> </w:t>
            </w:r>
            <w:r w:rsidRPr="0003580C">
              <w:rPr>
                <w:sz w:val="20"/>
                <w:szCs w:val="20"/>
              </w:rPr>
              <w:t>e financiamento do mercado agrícola</w:t>
            </w:r>
          </w:p>
        </w:tc>
        <w:tc>
          <w:tcPr>
            <w:tcW w:w="1762" w:type="pct"/>
            <w:tcBorders>
              <w:top w:val="nil"/>
              <w:left w:val="nil"/>
              <w:right w:val="nil"/>
            </w:tcBorders>
            <w:vAlign w:val="center"/>
          </w:tcPr>
          <w:p w14:paraId="374876CE" w14:textId="7D805E83" w:rsidR="00811869" w:rsidRPr="00C33FE3" w:rsidRDefault="0003580C" w:rsidP="00187F90">
            <w:pPr>
              <w:spacing w:before="240" w:line="360" w:lineRule="auto"/>
              <w:rPr>
                <w:sz w:val="20"/>
                <w:szCs w:val="20"/>
              </w:rPr>
            </w:pPr>
            <w:r>
              <w:rPr>
                <w:sz w:val="20"/>
                <w:szCs w:val="20"/>
              </w:rPr>
              <w:t>D</w:t>
            </w:r>
            <w:r w:rsidRPr="0003580C">
              <w:rPr>
                <w:sz w:val="20"/>
                <w:szCs w:val="20"/>
              </w:rPr>
              <w:t>iscute o crédito (credit) e financiamento do mercado agrícola (sector, agribusiness, agricultural, market</w:t>
            </w:r>
            <w:del w:id="179" w:author="Paulo Henrique dos Santos" w:date="2025-05-21T14:10:00Z" w16du:dateUtc="2025-05-21T17:10:00Z">
              <w:r w:rsidRPr="0003580C" w:rsidDel="00B02659">
                <w:rPr>
                  <w:sz w:val="20"/>
                  <w:szCs w:val="20"/>
                </w:rPr>
                <w:delText xml:space="preserve">). </w:delText>
              </w:r>
            </w:del>
            <w:ins w:id="180" w:author="Paulo Henrique dos Santos" w:date="2025-05-21T14:10:00Z" w16du:dateUtc="2025-05-21T17:10:00Z">
              <w:r w:rsidR="00B02659" w:rsidRPr="0003580C">
                <w:rPr>
                  <w:sz w:val="20"/>
                  <w:szCs w:val="20"/>
                </w:rPr>
                <w:t>)</w:t>
              </w:r>
              <w:r w:rsidR="00B02659">
                <w:rPr>
                  <w:sz w:val="20"/>
                  <w:szCs w:val="20"/>
                </w:rPr>
                <w:t xml:space="preserve">, </w:t>
              </w:r>
            </w:ins>
            <w:del w:id="181" w:author="Paulo Henrique dos Santos" w:date="2025-05-21T14:10:00Z" w16du:dateUtc="2025-05-21T17:10:00Z">
              <w:r w:rsidRPr="0003580C" w:rsidDel="00B02659">
                <w:rPr>
                  <w:sz w:val="20"/>
                  <w:szCs w:val="20"/>
                </w:rPr>
                <w:delText>A</w:delText>
              </w:r>
            </w:del>
            <w:ins w:id="182" w:author="Paulo Henrique dos Santos" w:date="2025-05-21T14:10:00Z" w16du:dateUtc="2025-05-21T17:10:00Z">
              <w:r w:rsidR="00B02659">
                <w:rPr>
                  <w:sz w:val="20"/>
                  <w:szCs w:val="20"/>
                </w:rPr>
                <w:t>a</w:t>
              </w:r>
            </w:ins>
            <w:r w:rsidRPr="0003580C">
              <w:rPr>
                <w:sz w:val="20"/>
                <w:szCs w:val="20"/>
              </w:rPr>
              <w:t>inda que numa fase preliminar</w:t>
            </w:r>
            <w:del w:id="183" w:author="Paulo Henrique dos Santos" w:date="2025-05-21T14:10:00Z" w16du:dateUtc="2025-05-21T17:10:00Z">
              <w:r w:rsidRPr="0003580C" w:rsidDel="00B02659">
                <w:rPr>
                  <w:sz w:val="20"/>
                  <w:szCs w:val="20"/>
                </w:rPr>
                <w:delText>, sugere a discussão de tokenizar ativos agrícolas, simplificar o crédito rural</w:delText>
              </w:r>
            </w:del>
          </w:p>
        </w:tc>
        <w:tc>
          <w:tcPr>
            <w:tcW w:w="1749" w:type="pct"/>
            <w:tcBorders>
              <w:top w:val="nil"/>
              <w:left w:val="nil"/>
              <w:right w:val="nil"/>
            </w:tcBorders>
            <w:vAlign w:val="center"/>
          </w:tcPr>
          <w:p w14:paraId="72028E21" w14:textId="79EB5312" w:rsidR="00811869" w:rsidRPr="00C33FE3" w:rsidRDefault="0003580C" w:rsidP="00187F90">
            <w:pPr>
              <w:spacing w:before="240" w:line="360" w:lineRule="auto"/>
              <w:rPr>
                <w:sz w:val="20"/>
                <w:szCs w:val="20"/>
              </w:rPr>
            </w:pPr>
            <w:r w:rsidRPr="0003580C">
              <w:rPr>
                <w:sz w:val="20"/>
                <w:szCs w:val="20"/>
              </w:rPr>
              <w:t>“blockchain emerge como ferramenta poderosa para facilitar o acesso ao crédito no setor agrícola”</w:t>
            </w:r>
          </w:p>
        </w:tc>
      </w:tr>
    </w:tbl>
    <w:p w14:paraId="669AC10F" w14:textId="77777777" w:rsidR="00AC6613" w:rsidRDefault="00AC6613" w:rsidP="00DE369F">
      <w:pPr>
        <w:spacing w:before="240" w:line="360" w:lineRule="auto"/>
        <w:ind w:firstLine="720"/>
        <w:rPr>
          <w:ins w:id="184" w:author="Paulo Henrique dos Santos" w:date="2025-05-21T14:39:00Z" w16du:dateUtc="2025-05-21T17:39:00Z"/>
        </w:rPr>
      </w:pPr>
    </w:p>
    <w:p w14:paraId="5AFC92AA" w14:textId="78043146" w:rsidR="00AC6613" w:rsidDel="00AC6613" w:rsidRDefault="00AC6613" w:rsidP="00AC6613">
      <w:pPr>
        <w:spacing w:before="240" w:line="360" w:lineRule="auto"/>
        <w:ind w:firstLine="720"/>
        <w:rPr>
          <w:del w:id="185" w:author="Paulo Henrique dos Santos" w:date="2025-05-21T14:37:00Z" w16du:dateUtc="2025-05-21T17:37:00Z"/>
          <w:moveTo w:id="186" w:author="Paulo Henrique dos Santos" w:date="2025-05-21T14:37:00Z" w16du:dateUtc="2025-05-21T17:37:00Z"/>
        </w:rPr>
      </w:pPr>
      <w:moveToRangeStart w:id="187" w:author="Paulo Henrique dos Santos" w:date="2025-05-21T14:37:00Z" w:name="move198730681"/>
      <w:moveTo w:id="188" w:author="Paulo Henrique dos Santos" w:date="2025-05-21T14:37:00Z" w16du:dateUtc="2025-05-21T17:37:00Z">
        <w:del w:id="189" w:author="Paulo Henrique dos Santos" w:date="2025-05-21T14:37:00Z" w16du:dateUtc="2025-05-21T17:37:00Z">
          <w:r w:rsidDel="00AC6613">
            <w:delText>Contudo, n</w:delText>
          </w:r>
        </w:del>
        <w:del w:id="190" w:author="Paulo Henrique dos Santos" w:date="2025-05-21T14:51:00Z" w16du:dateUtc="2025-05-21T17:51:00Z">
          <w:r w:rsidDel="0051483B">
            <w:delText>este nível, tudo se encontra na esfera de ideias promissoras, a tecnologia blockchain é vislumbrada como solução para as dimensões observadas nos tópicos encontrados, sem execução.</w:delText>
          </w:r>
        </w:del>
      </w:moveTo>
    </w:p>
    <w:moveToRangeEnd w:id="187"/>
    <w:p w14:paraId="19DB958A" w14:textId="76B48CBD" w:rsidR="00807E25" w:rsidDel="00AC6613" w:rsidRDefault="00807E25" w:rsidP="00DE369F">
      <w:pPr>
        <w:spacing w:before="240" w:line="360" w:lineRule="auto"/>
        <w:ind w:firstLine="720"/>
        <w:rPr>
          <w:del w:id="191" w:author="Paulo Henrique dos Santos" w:date="2025-05-21T14:37:00Z" w16du:dateUtc="2025-05-21T17:37:00Z"/>
        </w:rPr>
      </w:pPr>
    </w:p>
    <w:p w14:paraId="41AEB974" w14:textId="01470A78" w:rsidR="00DE369F" w:rsidRPr="00DE369F" w:rsidRDefault="00AC6613" w:rsidP="00DE369F">
      <w:pPr>
        <w:spacing w:before="240" w:line="360" w:lineRule="auto"/>
        <w:ind w:firstLine="720"/>
      </w:pPr>
      <w:ins w:id="192" w:author="Paulo Henrique dos Santos" w:date="2025-05-21T14:38:00Z" w16du:dateUtc="2025-05-21T17:38:00Z">
        <w:r>
          <w:t xml:space="preserve">Prosseguindo, </w:t>
        </w:r>
      </w:ins>
      <w:del w:id="193" w:author="Paulo Henrique dos Santos" w:date="2025-05-21T14:38:00Z" w16du:dateUtc="2025-05-21T17:38:00Z">
        <w:r w:rsidR="0032474C" w:rsidDel="00AC6613">
          <w:delText>A</w:delText>
        </w:r>
      </w:del>
      <w:ins w:id="194" w:author="Paulo Henrique dos Santos" w:date="2025-05-21T14:38:00Z" w16du:dateUtc="2025-05-21T17:38:00Z">
        <w:r>
          <w:t>a</w:t>
        </w:r>
      </w:ins>
      <w:r w:rsidR="00DE369F" w:rsidRPr="00DE369F">
        <w:t xml:space="preserve"> análise das 74 entrevistas do nível 2</w:t>
      </w:r>
      <w:r w:rsidR="00DE369F">
        <w:t xml:space="preserve"> (confiável)</w:t>
      </w:r>
      <w:ins w:id="195" w:author="Paulo Henrique dos Santos" w:date="2025-05-21T14:38:00Z" w16du:dateUtc="2025-05-21T17:38:00Z">
        <w:r>
          <w:t>,</w:t>
        </w:r>
      </w:ins>
      <w:r w:rsidR="00DE369F" w:rsidRPr="00DE369F">
        <w:t xml:space="preserve"> revelou cinco novos tópicos (Figura 2)</w:t>
      </w:r>
      <w:ins w:id="196" w:author="Paulo Henrique dos Santos" w:date="2025-05-21T14:53:00Z" w16du:dateUtc="2025-05-21T17:53:00Z">
        <w:r w:rsidR="0034263F">
          <w:t>.</w:t>
        </w:r>
      </w:ins>
      <w:del w:id="197" w:author="Paulo Henrique dos Santos" w:date="2025-05-21T14:53:00Z" w16du:dateUtc="2025-05-21T17:53:00Z">
        <w:r w:rsidR="00DE369F" w:rsidRPr="00DE369F" w:rsidDel="0034263F">
          <w:delText>.</w:delText>
        </w:r>
      </w:del>
    </w:p>
    <w:p w14:paraId="72E67DFB" w14:textId="1E17BAF4" w:rsidR="006060C7" w:rsidRPr="006060C7" w:rsidRDefault="006060C7" w:rsidP="00CF18D3">
      <w:pPr>
        <w:spacing w:before="240" w:line="360" w:lineRule="auto"/>
        <w:jc w:val="center"/>
      </w:pPr>
      <w:r w:rsidRPr="006060C7">
        <w:rPr>
          <w:noProof/>
        </w:rPr>
        <w:drawing>
          <wp:inline distT="0" distB="0" distL="0" distR="0" wp14:anchorId="0177FB0B" wp14:editId="51F58C39">
            <wp:extent cx="4717096" cy="3134665"/>
            <wp:effectExtent l="0" t="0" r="7620" b="8890"/>
            <wp:docPr id="2555221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24713" cy="3139726"/>
                    </a:xfrm>
                    <a:prstGeom prst="rect">
                      <a:avLst/>
                    </a:prstGeom>
                    <a:noFill/>
                    <a:ln>
                      <a:noFill/>
                    </a:ln>
                  </pic:spPr>
                </pic:pic>
              </a:graphicData>
            </a:graphic>
          </wp:inline>
        </w:drawing>
      </w:r>
    </w:p>
    <w:p w14:paraId="4830B7B8" w14:textId="146032A1" w:rsidR="006060C7" w:rsidRDefault="006060C7" w:rsidP="006060C7">
      <w:pPr>
        <w:pStyle w:val="Legenda"/>
        <w:keepNext/>
      </w:pPr>
      <w:r>
        <w:t xml:space="preserve">Figura </w:t>
      </w:r>
      <w:del w:id="198" w:author="Paulo Henrique dos Santos" w:date="2025-05-21T14:54:00Z" w16du:dateUtc="2025-05-21T17:54:00Z">
        <w:r w:rsidDel="0034263F">
          <w:delText>2 .</w:delText>
        </w:r>
      </w:del>
      <w:ins w:id="199" w:author="Paulo Henrique dos Santos" w:date="2025-05-21T14:54:00Z" w16du:dateUtc="2025-05-21T17:54:00Z">
        <w:r w:rsidR="0034263F">
          <w:t>2.</w:t>
        </w:r>
      </w:ins>
      <w:r>
        <w:t xml:space="preserve"> </w:t>
      </w:r>
      <w:r w:rsidRPr="00506E2E">
        <w:t>Resultados da modelagem de tópicos</w:t>
      </w:r>
      <w:r>
        <w:t xml:space="preserve"> para o nível 2.</w:t>
      </w:r>
    </w:p>
    <w:p w14:paraId="183CD277" w14:textId="77777777" w:rsidR="0034263F" w:rsidRDefault="0034263F" w:rsidP="007D6452">
      <w:pPr>
        <w:spacing w:before="240" w:line="360" w:lineRule="auto"/>
        <w:ind w:firstLine="720"/>
        <w:rPr>
          <w:ins w:id="200" w:author="Paulo Henrique dos Santos" w:date="2025-05-21T14:54:00Z" w16du:dateUtc="2025-05-21T17:54:00Z"/>
        </w:rPr>
      </w:pPr>
    </w:p>
    <w:p w14:paraId="049C8B0F" w14:textId="68931FAA" w:rsidR="0034263F" w:rsidRDefault="0034263F" w:rsidP="007D6452">
      <w:pPr>
        <w:spacing w:before="240" w:line="360" w:lineRule="auto"/>
        <w:ind w:firstLine="720"/>
        <w:rPr>
          <w:ins w:id="201" w:author="Paulo Henrique dos Santos" w:date="2025-05-21T14:54:00Z" w16du:dateUtc="2025-05-21T17:54:00Z"/>
        </w:rPr>
      </w:pPr>
      <w:moveToRangeStart w:id="202" w:author="Paulo Henrique dos Santos" w:date="2025-05-21T14:54:00Z" w:name="move198730789"/>
      <w:moveTo w:id="203" w:author="Paulo Henrique dos Santos" w:date="2025-05-21T14:54:00Z" w16du:dateUtc="2025-05-21T17:54:00Z">
        <w:r w:rsidRPr="007D6452">
          <w:lastRenderedPageBreak/>
          <w:t>Neste nível, a tecnologia blockchain é testada inicialmente e passa a funcionar de forma híbrida junto a outros sistemas.</w:t>
        </w:r>
      </w:moveTo>
      <w:moveToRangeEnd w:id="202"/>
      <w:ins w:id="204" w:author="Paulo Henrique dos Santos" w:date="2025-05-21T14:57:00Z" w16du:dateUtc="2025-05-21T17:57:00Z">
        <w:r>
          <w:t xml:space="preserve"> </w:t>
        </w:r>
        <w:r w:rsidRPr="0034263F">
          <w:t>Detalhamentos dos tópicos, acompanhados de comentários e interpretações, estão dispostos na Tabela 5</w:t>
        </w:r>
        <w:r>
          <w:t>.</w:t>
        </w:r>
      </w:ins>
    </w:p>
    <w:p w14:paraId="788AEF06" w14:textId="648E6D56" w:rsidR="00AC6613" w:rsidRDefault="00AA3E99" w:rsidP="007D6452">
      <w:pPr>
        <w:spacing w:before="240" w:line="360" w:lineRule="auto"/>
        <w:ind w:firstLine="720"/>
      </w:pPr>
      <w:del w:id="205" w:author="Paulo Henrique dos Santos" w:date="2025-05-21T14:57:00Z" w16du:dateUtc="2025-05-21T17:57:00Z">
        <w:r w:rsidRPr="007D6452" w:rsidDel="0034263F">
          <w:delText>O tópico 0 sugere</w:delText>
        </w:r>
        <w:r w:rsidR="004559E2" w:rsidRPr="007D6452" w:rsidDel="0034263F">
          <w:delText xml:space="preserve"> uma</w:delText>
        </w:r>
        <w:r w:rsidRPr="007D6452" w:rsidDel="0034263F">
          <w:delText xml:space="preserve"> discussão sobre</w:delText>
        </w:r>
        <w:r w:rsidR="00B223AD" w:rsidRPr="007D6452" w:rsidDel="0034263F">
          <w:delText xml:space="preserve"> a </w:delText>
        </w:r>
        <w:r w:rsidR="00B223AD" w:rsidRPr="007D6452" w:rsidDel="0034263F">
          <w:rPr>
            <w:b/>
            <w:bCs/>
          </w:rPr>
          <w:delText xml:space="preserve">recolha de informação sobre </w:delText>
        </w:r>
        <w:r w:rsidR="008E5D9A" w:rsidRPr="007D6452" w:rsidDel="0034263F">
          <w:rPr>
            <w:b/>
            <w:bCs/>
          </w:rPr>
          <w:delText>o uso da</w:delText>
        </w:r>
        <w:r w:rsidR="00B223AD" w:rsidRPr="007D6452" w:rsidDel="0034263F">
          <w:rPr>
            <w:b/>
            <w:bCs/>
          </w:rPr>
          <w:delText xml:space="preserve"> tecnologia</w:delText>
        </w:r>
        <w:r w:rsidR="00B223AD" w:rsidRPr="007D6452" w:rsidDel="0034263F">
          <w:delText xml:space="preserve"> (</w:delText>
        </w:r>
        <w:r w:rsidR="00B223AD" w:rsidRPr="007D6452" w:rsidDel="0034263F">
          <w:rPr>
            <w:i/>
            <w:iCs/>
          </w:rPr>
          <w:delText>information, blockchain</w:delText>
        </w:r>
        <w:r w:rsidR="008E5D9A" w:rsidRPr="007D6452" w:rsidDel="0034263F">
          <w:rPr>
            <w:i/>
            <w:iCs/>
          </w:rPr>
          <w:delText>, technology, use</w:delText>
        </w:r>
        <w:r w:rsidR="008E5D9A" w:rsidRPr="007D6452" w:rsidDel="0034263F">
          <w:delText>)</w:delText>
        </w:r>
        <w:r w:rsidR="00BB3EAF" w:rsidRPr="007D6452" w:rsidDel="0034263F">
          <w:delText xml:space="preserve">, sugerindo </w:delText>
        </w:r>
        <w:r w:rsidR="009B3833" w:rsidRPr="007D6452" w:rsidDel="0034263F">
          <w:delText>que a discussão ultrapassou a componente conceptual</w:delText>
        </w:r>
        <w:r w:rsidR="00AB0879" w:rsidRPr="007D6452" w:rsidDel="0034263F">
          <w:delText xml:space="preserve"> (nível 1)</w:delText>
        </w:r>
        <w:r w:rsidR="009B3833" w:rsidRPr="007D6452" w:rsidDel="0034263F">
          <w:delText xml:space="preserve"> e onde se procura definir requisitos técnicos</w:delText>
        </w:r>
        <w:r w:rsidR="000B72FF" w:rsidRPr="007D6452" w:rsidDel="0034263F">
          <w:delText>.</w:delText>
        </w:r>
        <w:r w:rsidR="00F14984" w:rsidRPr="007D6452" w:rsidDel="0034263F">
          <w:delText xml:space="preserve"> </w:delText>
        </w:r>
        <w:r w:rsidRPr="007D6452" w:rsidDel="0034263F">
          <w:delText>Um especialista reforça esta ideia: “</w:delText>
        </w:r>
        <w:r w:rsidRPr="007D6452" w:rsidDel="0034263F">
          <w:rPr>
            <w:i/>
            <w:iCs/>
          </w:rPr>
          <w:delText>a blockchain</w:delText>
        </w:r>
        <w:r w:rsidR="004C136D" w:rsidRPr="007D6452" w:rsidDel="0034263F">
          <w:rPr>
            <w:i/>
            <w:iCs/>
          </w:rPr>
          <w:delText xml:space="preserve"> (…)garante</w:delText>
        </w:r>
        <w:r w:rsidRPr="007D6452" w:rsidDel="0034263F">
          <w:rPr>
            <w:i/>
            <w:iCs/>
          </w:rPr>
          <w:delText xml:space="preserve"> que os produtos sejam genuínos, seguros e produzidos de forma sustentável</w:delText>
        </w:r>
        <w:r w:rsidRPr="007D6452" w:rsidDel="0034263F">
          <w:delText xml:space="preserve">”. </w:delText>
        </w:r>
        <w:r w:rsidR="00910D0B" w:rsidRPr="007D6452" w:rsidDel="0034263F">
          <w:delText>O</w:delText>
        </w:r>
        <w:r w:rsidRPr="007D6452" w:rsidDel="0034263F">
          <w:delText xml:space="preserve"> tópico 1 </w:delText>
        </w:r>
        <w:r w:rsidR="00F11B3B" w:rsidRPr="007D6452" w:rsidDel="0034263F">
          <w:delText xml:space="preserve">indica </w:delText>
        </w:r>
        <w:r w:rsidR="00EC3B9F" w:rsidRPr="007D6452" w:rsidDel="0034263F">
          <w:delText xml:space="preserve">a </w:delText>
        </w:r>
        <w:r w:rsidR="00EC3B9F" w:rsidRPr="007D6452" w:rsidDel="0034263F">
          <w:rPr>
            <w:b/>
            <w:bCs/>
          </w:rPr>
          <w:delText>avaliação de quem pode participar no processo</w:delText>
        </w:r>
        <w:r w:rsidR="00EC3B9F" w:rsidRPr="007D6452" w:rsidDel="0034263F">
          <w:delText xml:space="preserve"> </w:delText>
        </w:r>
        <w:r w:rsidR="00E24C51" w:rsidRPr="007D6452" w:rsidDel="0034263F">
          <w:delText>(company, producer)</w:delText>
        </w:r>
        <w:r w:rsidR="00C31FDD" w:rsidRPr="007D6452" w:rsidDel="0034263F">
          <w:delText>, o mercado a atingir e em que horizonte temporal (market, year)</w:delText>
        </w:r>
        <w:r w:rsidR="008B672D" w:rsidRPr="007D6452" w:rsidDel="0034263F">
          <w:delText xml:space="preserve"> e alinhando as expectativas d</w:delText>
        </w:r>
        <w:r w:rsidR="002D6554" w:rsidRPr="007D6452" w:rsidDel="0034263F">
          <w:delText>e</w:delText>
        </w:r>
        <w:r w:rsidR="008B672D" w:rsidRPr="007D6452" w:rsidDel="0034263F">
          <w:delText xml:space="preserve"> prod</w:delText>
        </w:r>
        <w:r w:rsidR="002D6554" w:rsidRPr="007D6452" w:rsidDel="0034263F">
          <w:delText>u</w:delText>
        </w:r>
        <w:r w:rsidR="00475256" w:rsidRPr="007D6452" w:rsidDel="0034263F">
          <w:delText>to</w:delText>
        </w:r>
        <w:r w:rsidR="008B672D" w:rsidRPr="007D6452" w:rsidDel="0034263F">
          <w:delText>res e parceiro</w:delText>
        </w:r>
        <w:r w:rsidR="00947085" w:rsidRPr="007D6452" w:rsidDel="0034263F">
          <w:delText>s</w:delText>
        </w:r>
        <w:r w:rsidR="00DB53A2" w:rsidRPr="007D6452" w:rsidDel="0034263F">
          <w:delText xml:space="preserve">, </w:delText>
        </w:r>
        <w:r w:rsidR="008D7AFD" w:rsidRPr="007D6452" w:rsidDel="0034263F">
          <w:delText>refletido</w:delText>
        </w:r>
        <w:r w:rsidR="00DB53A2" w:rsidRPr="007D6452" w:rsidDel="0034263F">
          <w:delText xml:space="preserve"> p</w:delText>
        </w:r>
        <w:r w:rsidR="008D7AFD" w:rsidRPr="007D6452" w:rsidDel="0034263F">
          <w:delText xml:space="preserve">or um </w:delText>
        </w:r>
        <w:r w:rsidR="00DB53A2" w:rsidRPr="007D6452" w:rsidDel="0034263F">
          <w:delText>comentário</w:delText>
        </w:r>
        <w:r w:rsidR="00760FDE" w:rsidRPr="007D6452" w:rsidDel="0034263F">
          <w:delText xml:space="preserve"> que </w:delText>
        </w:r>
        <w:r w:rsidR="0077286D" w:rsidRPr="007D6452" w:rsidDel="0034263F">
          <w:delText>discute</w:delText>
        </w:r>
        <w:r w:rsidR="002D6554" w:rsidRPr="007D6452" w:rsidDel="0034263F">
          <w:delText xml:space="preserve"> como</w:delText>
        </w:r>
        <w:r w:rsidR="00760FDE" w:rsidRPr="007D6452" w:rsidDel="0034263F">
          <w:delText xml:space="preserve"> </w:delText>
        </w:r>
        <w:r w:rsidR="00D71037" w:rsidRPr="007D6452" w:rsidDel="0034263F">
          <w:delText>a</w:delText>
        </w:r>
        <w:r w:rsidR="00DB53A2" w:rsidRPr="007D6452" w:rsidDel="0034263F">
          <w:delText xml:space="preserve"> “</w:delText>
        </w:r>
        <w:r w:rsidR="007D6452" w:rsidRPr="007D6452" w:rsidDel="0034263F">
          <w:rPr>
            <w:i/>
            <w:iCs/>
            <w:color w:val="000000"/>
            <w:lang w:val="pt-PT" w:eastAsia="pt-PT"/>
          </w:rPr>
          <w:delText>agricultores e indústria podem se unir em uma única plataforma usando a tecnologia blockchain</w:delText>
        </w:r>
        <w:r w:rsidR="00EC26F7" w:rsidRPr="007D6452" w:rsidDel="0034263F">
          <w:rPr>
            <w:color w:val="000000"/>
            <w:lang w:val="pt-PT" w:eastAsia="pt-PT"/>
          </w:rPr>
          <w:delText>”.</w:delText>
        </w:r>
        <w:r w:rsidR="00DB53A2" w:rsidRPr="007D6452" w:rsidDel="0034263F">
          <w:delText xml:space="preserve"> </w:delText>
        </w:r>
        <w:r w:rsidR="00E1412D" w:rsidRPr="007D6452" w:rsidDel="0034263F">
          <w:delText xml:space="preserve"> </w:delText>
        </w:r>
        <w:r w:rsidRPr="007D6452" w:rsidDel="0034263F">
          <w:delText>Os tópicos 2 e 3</w:delText>
        </w:r>
        <w:r w:rsidR="00654B20" w:rsidRPr="007D6452" w:rsidDel="0034263F">
          <w:delText xml:space="preserve"> sugere</w:delText>
        </w:r>
        <w:r w:rsidR="0038635A" w:rsidRPr="007D6452" w:rsidDel="0034263F">
          <w:delText>m</w:delText>
        </w:r>
        <w:r w:rsidR="00654B20" w:rsidRPr="007D6452" w:rsidDel="0034263F">
          <w:delText xml:space="preserve"> a </w:delText>
        </w:r>
        <w:r w:rsidR="00654B20" w:rsidRPr="007D6452" w:rsidDel="0034263F">
          <w:rPr>
            <w:b/>
            <w:bCs/>
          </w:rPr>
          <w:delText>procura por</w:delText>
        </w:r>
        <w:r w:rsidR="00EF3612" w:rsidRPr="007D6452" w:rsidDel="0034263F">
          <w:rPr>
            <w:b/>
            <w:bCs/>
          </w:rPr>
          <w:delText xml:space="preserve"> fornecedores especializados na tecnologia</w:delText>
        </w:r>
        <w:r w:rsidR="00EF3612" w:rsidRPr="007D6452" w:rsidDel="0034263F">
          <w:delText xml:space="preserve"> (</w:delText>
        </w:r>
        <w:r w:rsidR="00EF3612" w:rsidRPr="007D6452" w:rsidDel="0034263F">
          <w:rPr>
            <w:i/>
            <w:iCs/>
          </w:rPr>
          <w:delText>startup, sector, technology, company</w:delText>
        </w:r>
        <w:r w:rsidR="00EF3612" w:rsidRPr="007D6452" w:rsidDel="0034263F">
          <w:delText>) capazes de responder aos requisitos definidos.</w:delText>
        </w:r>
        <w:r w:rsidR="000D5532" w:rsidRPr="007D6452" w:rsidDel="0034263F">
          <w:delText xml:space="preserve"> Adicionalmente, </w:delText>
        </w:r>
        <w:r w:rsidR="00DD16C9" w:rsidRPr="007D6452" w:rsidDel="0034263F">
          <w:delText xml:space="preserve">discutem o desenvolvimento de um </w:delText>
        </w:r>
        <w:r w:rsidR="00DD16C9" w:rsidRPr="007D6452" w:rsidDel="0034263F">
          <w:rPr>
            <w:i/>
            <w:iCs/>
          </w:rPr>
          <w:delText>minimal viable product</w:delText>
        </w:r>
        <w:r w:rsidR="00DD16C9" w:rsidRPr="007D6452" w:rsidDel="0034263F">
          <w:delText xml:space="preserve"> em parceria e os primeiros exercícios de análise custo-beneficio (</w:delText>
        </w:r>
        <w:r w:rsidR="009D2D6D" w:rsidRPr="007D6452" w:rsidDel="0034263F">
          <w:delText>create, solution, financial)</w:delText>
        </w:r>
        <w:r w:rsidR="00E866C1" w:rsidRPr="007D6452" w:rsidDel="0034263F">
          <w:delText xml:space="preserve">. </w:delText>
        </w:r>
        <w:r w:rsidR="00DC2A4E" w:rsidRPr="00D8372E" w:rsidDel="0034263F">
          <w:rPr>
            <w:lang w:val="en-US"/>
          </w:rPr>
          <w:delText xml:space="preserve">Um excerto da entrevista reflete esta </w:delText>
        </w:r>
        <w:r w:rsidR="00906E4D" w:rsidRPr="00D8372E" w:rsidDel="0034263F">
          <w:rPr>
            <w:lang w:val="en-US"/>
          </w:rPr>
          <w:delText>interpretação: “</w:delText>
        </w:r>
        <w:r w:rsidR="00906E4D" w:rsidRPr="00D8372E" w:rsidDel="0034263F">
          <w:rPr>
            <w:i/>
            <w:iCs/>
            <w:lang w:val="en-US"/>
          </w:rPr>
          <w:delText>Four startups were selected by Visa to be part of the Visa For Startups programme, where they will co-create solutions and have their technologies tested in a real environment before presenting them to an audience</w:delText>
        </w:r>
        <w:r w:rsidR="00661340" w:rsidRPr="00D8372E" w:rsidDel="0034263F">
          <w:rPr>
            <w:lang w:val="en-US"/>
          </w:rPr>
          <w:delText>”</w:delText>
        </w:r>
        <w:r w:rsidR="007D6452" w:rsidRPr="00D8372E" w:rsidDel="0034263F">
          <w:rPr>
            <w:lang w:val="en-US"/>
          </w:rPr>
          <w:delText>.</w:delText>
        </w:r>
        <w:r w:rsidRPr="00D8372E" w:rsidDel="0034263F">
          <w:rPr>
            <w:lang w:val="en-US"/>
          </w:rPr>
          <w:delText xml:space="preserve"> </w:delText>
        </w:r>
        <w:r w:rsidRPr="007D6452" w:rsidDel="0034263F">
          <w:delText xml:space="preserve">Por fim, o tópico 4 </w:delText>
        </w:r>
        <w:r w:rsidR="008B1EA9" w:rsidRPr="007D6452" w:rsidDel="0034263F">
          <w:delText xml:space="preserve">sugere </w:delText>
        </w:r>
        <w:r w:rsidR="001D05CD" w:rsidRPr="007D6452" w:rsidDel="0034263F">
          <w:delText>um caso de uso delimitado (coffee, batch, sugar)</w:delText>
        </w:r>
        <w:r w:rsidR="00CE33A0" w:rsidRPr="007D6452" w:rsidDel="0034263F">
          <w:delText xml:space="preserve"> para </w:delText>
        </w:r>
        <w:r w:rsidR="00CE33A0" w:rsidRPr="007D6452" w:rsidDel="0034263F">
          <w:rPr>
            <w:b/>
            <w:bCs/>
          </w:rPr>
          <w:delText>rastrear lotes destinados à exportação</w:delText>
        </w:r>
        <w:r w:rsidR="00CE33A0" w:rsidRPr="007D6452" w:rsidDel="0034263F">
          <w:delText xml:space="preserve">, </w:delText>
        </w:r>
        <w:r w:rsidR="007D6452" w:rsidDel="0034263F">
          <w:delText>levantando</w:delText>
        </w:r>
        <w:r w:rsidR="00CE33A0" w:rsidRPr="007D6452" w:rsidDel="0034263F">
          <w:delText xml:space="preserve"> dados de qualidade e origem</w:delText>
        </w:r>
        <w:r w:rsidR="007D6452" w:rsidDel="0034263F">
          <w:delText xml:space="preserve"> que sejam necessários </w:delText>
        </w:r>
        <w:r w:rsidR="00CE33A0" w:rsidRPr="007D6452" w:rsidDel="0034263F">
          <w:delText>(information</w:delText>
        </w:r>
        <w:r w:rsidR="007D6452" w:rsidDel="0034263F">
          <w:delText>, export</w:delText>
        </w:r>
        <w:r w:rsidR="00CE33A0" w:rsidRPr="007D6452" w:rsidDel="0034263F">
          <w:delText>)</w:delText>
        </w:r>
        <w:r w:rsidR="008D7AFD" w:rsidRPr="007D6452" w:rsidDel="0034263F">
          <w:delText>, conforme referido por um especialista: “</w:delText>
        </w:r>
        <w:r w:rsidR="003A166C" w:rsidRPr="007D6452" w:rsidDel="0034263F">
          <w:rPr>
            <w:i/>
            <w:iCs/>
          </w:rPr>
          <w:delText>Nucoffee</w:delText>
        </w:r>
        <w:r w:rsidR="00B8687B" w:rsidRPr="007D6452" w:rsidDel="0034263F">
          <w:rPr>
            <w:i/>
            <w:iCs/>
          </w:rPr>
          <w:delText xml:space="preserve">, (…) </w:delText>
        </w:r>
        <w:r w:rsidR="00B8687B" w:rsidRPr="007D6452" w:rsidDel="0034263F">
          <w:rPr>
            <w:i/>
            <w:iCs/>
            <w:color w:val="000000"/>
            <w:lang w:eastAsia="pt-PT"/>
          </w:rPr>
          <w:delText>saw its first shipment with the shipment of 36 bags of Cerrado Mineiro to Poland</w:delText>
        </w:r>
        <w:r w:rsidR="00B8687B" w:rsidRPr="007D6452" w:rsidDel="0034263F">
          <w:rPr>
            <w:color w:val="000000"/>
            <w:lang w:eastAsia="pt-PT"/>
          </w:rPr>
          <w:delText>”</w:delText>
        </w:r>
        <w:r w:rsidR="00300AD5" w:rsidRPr="007D6452" w:rsidDel="0034263F">
          <w:rPr>
            <w:color w:val="000000"/>
            <w:lang w:eastAsia="pt-PT"/>
          </w:rPr>
          <w:delText>.</w:delText>
        </w:r>
        <w:r w:rsidR="006A31FB" w:rsidRPr="007D6452" w:rsidDel="0034263F">
          <w:delText xml:space="preserve"> </w:delText>
        </w:r>
      </w:del>
      <w:moveFromRangeStart w:id="206" w:author="Paulo Henrique dos Santos" w:date="2025-05-21T14:54:00Z" w:name="move198730789"/>
      <w:moveFrom w:id="207" w:author="Paulo Henrique dos Santos" w:date="2025-05-21T14:54:00Z" w16du:dateUtc="2025-05-21T17:54:00Z">
        <w:del w:id="208" w:author="Paulo Henrique dos Santos" w:date="2025-05-21T14:57:00Z" w16du:dateUtc="2025-05-21T17:57:00Z">
          <w:r w:rsidR="006A31FB" w:rsidRPr="007D6452" w:rsidDel="0034263F">
            <w:delText>Neste nível, a tecnologia blockchain é testada inicialmente e passa a funcionar de forma híbrida junto a outros sistemas.</w:delText>
          </w:r>
        </w:del>
      </w:moveFrom>
      <w:moveFromRangeEnd w:id="206"/>
    </w:p>
    <w:p w14:paraId="42F9C777" w14:textId="1CA52746" w:rsidR="00812942" w:rsidDel="00AC6613" w:rsidRDefault="00812942" w:rsidP="007D6452">
      <w:pPr>
        <w:spacing w:before="240" w:line="360" w:lineRule="auto"/>
        <w:ind w:firstLine="720"/>
        <w:rPr>
          <w:del w:id="209" w:author="Paulo Henrique dos Santos" w:date="2025-05-21T14:39:00Z" w16du:dateUtc="2025-05-21T17:39:00Z"/>
        </w:rPr>
      </w:pPr>
    </w:p>
    <w:p w14:paraId="68DDBE08" w14:textId="3118A48E" w:rsidR="00AC6613" w:rsidRDefault="00AC6613" w:rsidP="00AC6613">
      <w:pPr>
        <w:pStyle w:val="Legenda"/>
        <w:keepNext/>
        <w:rPr>
          <w:ins w:id="210" w:author="Paulo Henrique dos Santos" w:date="2025-05-21T14:39:00Z" w16du:dateUtc="2025-05-21T17:39:00Z"/>
        </w:rPr>
      </w:pPr>
      <w:ins w:id="211" w:author="Paulo Henrique dos Santos" w:date="2025-05-21T14:39:00Z" w16du:dateUtc="2025-05-21T17:39:00Z">
        <w:r>
          <w:t xml:space="preserve">Tabela </w:t>
        </w:r>
        <w:r>
          <w:t>5</w:t>
        </w:r>
        <w:r>
          <w:t xml:space="preserve"> – Descrições dos tópicos de nível </w:t>
        </w:r>
        <w:r>
          <w:t>2</w:t>
        </w:r>
      </w:ins>
    </w:p>
    <w:p w14:paraId="799EFD10" w14:textId="43BE7F11" w:rsidR="00812942" w:rsidDel="00AC6613" w:rsidRDefault="00812942" w:rsidP="007D6452">
      <w:pPr>
        <w:spacing w:before="240" w:line="360" w:lineRule="auto"/>
        <w:ind w:firstLine="720"/>
        <w:rPr>
          <w:del w:id="212" w:author="Paulo Henrique dos Santos" w:date="2025-05-21T14:39:00Z" w16du:dateUtc="2025-05-21T17:39:00Z"/>
        </w:rPr>
      </w:pPr>
    </w:p>
    <w:tbl>
      <w:tblPr>
        <w:tblStyle w:val="Tabelacomgrade"/>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Change w:id="213" w:author="Paulo Henrique dos Santos" w:date="2025-05-21T14:11:00Z" w16du:dateUtc="2025-05-21T17:11:00Z">
          <w:tblPr>
            <w:tblStyle w:val="Tabelacomgrade"/>
            <w:tblW w:w="5000" w:type="pct"/>
            <w:tblLook w:val="04A0" w:firstRow="1" w:lastRow="0" w:firstColumn="1" w:lastColumn="0" w:noHBand="0" w:noVBand="1"/>
          </w:tblPr>
        </w:tblPrChange>
      </w:tblPr>
      <w:tblGrid>
        <w:gridCol w:w="987"/>
        <w:gridCol w:w="2130"/>
        <w:gridCol w:w="3688"/>
        <w:gridCol w:w="3661"/>
        <w:tblGridChange w:id="214">
          <w:tblGrid>
            <w:gridCol w:w="5"/>
            <w:gridCol w:w="982"/>
            <w:gridCol w:w="4"/>
            <w:gridCol w:w="2126"/>
            <w:gridCol w:w="1"/>
            <w:gridCol w:w="3685"/>
            <w:gridCol w:w="2"/>
            <w:gridCol w:w="3656"/>
            <w:gridCol w:w="5"/>
          </w:tblGrid>
        </w:tblGridChange>
      </w:tblGrid>
      <w:tr w:rsidR="009953DD" w:rsidRPr="00C33FE3" w14:paraId="23F1A654" w14:textId="77777777" w:rsidTr="00EE46F3">
        <w:trPr>
          <w:trPrChange w:id="215" w:author="Paulo Henrique dos Santos" w:date="2025-05-21T14:11:00Z" w16du:dateUtc="2025-05-21T17:11:00Z">
            <w:trPr>
              <w:gridBefore w:val="1"/>
              <w:gridAfter w:val="0"/>
            </w:trPr>
          </w:trPrChange>
        </w:trPr>
        <w:tc>
          <w:tcPr>
            <w:tcW w:w="471" w:type="pct"/>
            <w:tcBorders>
              <w:top w:val="single" w:sz="4" w:space="0" w:color="auto"/>
              <w:bottom w:val="single" w:sz="4" w:space="0" w:color="auto"/>
            </w:tcBorders>
            <w:vAlign w:val="center"/>
            <w:tcPrChange w:id="216" w:author="Paulo Henrique dos Santos" w:date="2025-05-21T14:11:00Z" w16du:dateUtc="2025-05-21T17:11:00Z">
              <w:tcPr>
                <w:tcW w:w="471" w:type="pct"/>
                <w:gridSpan w:val="2"/>
                <w:vAlign w:val="center"/>
              </w:tcPr>
            </w:tcPrChange>
          </w:tcPr>
          <w:p w14:paraId="36084B61" w14:textId="77777777" w:rsidR="009953DD" w:rsidRPr="00C33FE3" w:rsidRDefault="009953DD" w:rsidP="00187F90">
            <w:pPr>
              <w:spacing w:before="240" w:line="360" w:lineRule="auto"/>
              <w:rPr>
                <w:b/>
                <w:bCs/>
                <w:sz w:val="20"/>
                <w:szCs w:val="20"/>
              </w:rPr>
            </w:pPr>
            <w:r w:rsidRPr="00C33FE3">
              <w:rPr>
                <w:b/>
                <w:bCs/>
                <w:sz w:val="20"/>
                <w:szCs w:val="20"/>
              </w:rPr>
              <w:t>Topic number</w:t>
            </w:r>
          </w:p>
        </w:tc>
        <w:tc>
          <w:tcPr>
            <w:tcW w:w="1017" w:type="pct"/>
            <w:tcBorders>
              <w:top w:val="single" w:sz="4" w:space="0" w:color="auto"/>
              <w:bottom w:val="single" w:sz="4" w:space="0" w:color="auto"/>
            </w:tcBorders>
            <w:vAlign w:val="center"/>
            <w:tcPrChange w:id="217" w:author="Paulo Henrique dos Santos" w:date="2025-05-21T14:11:00Z" w16du:dateUtc="2025-05-21T17:11:00Z">
              <w:tcPr>
                <w:tcW w:w="1017" w:type="pct"/>
                <w:gridSpan w:val="2"/>
                <w:vAlign w:val="center"/>
              </w:tcPr>
            </w:tcPrChange>
          </w:tcPr>
          <w:p w14:paraId="77408A8C" w14:textId="77777777" w:rsidR="009953DD" w:rsidRPr="00C33FE3" w:rsidRDefault="009953DD" w:rsidP="00187F90">
            <w:pPr>
              <w:spacing w:before="240" w:line="360" w:lineRule="auto"/>
              <w:rPr>
                <w:b/>
                <w:bCs/>
                <w:sz w:val="20"/>
                <w:szCs w:val="20"/>
              </w:rPr>
            </w:pPr>
            <w:r w:rsidRPr="00C33FE3">
              <w:rPr>
                <w:b/>
                <w:bCs/>
                <w:sz w:val="20"/>
                <w:szCs w:val="20"/>
              </w:rPr>
              <w:t>Topic designation</w:t>
            </w:r>
          </w:p>
        </w:tc>
        <w:tc>
          <w:tcPr>
            <w:tcW w:w="1762" w:type="pct"/>
            <w:tcBorders>
              <w:top w:val="single" w:sz="4" w:space="0" w:color="auto"/>
              <w:bottom w:val="single" w:sz="4" w:space="0" w:color="auto"/>
            </w:tcBorders>
            <w:vAlign w:val="center"/>
            <w:tcPrChange w:id="218" w:author="Paulo Henrique dos Santos" w:date="2025-05-21T14:11:00Z" w16du:dateUtc="2025-05-21T17:11:00Z">
              <w:tcPr>
                <w:tcW w:w="1762" w:type="pct"/>
                <w:vAlign w:val="center"/>
              </w:tcPr>
            </w:tcPrChange>
          </w:tcPr>
          <w:p w14:paraId="0210138D" w14:textId="77777777" w:rsidR="009953DD" w:rsidRPr="00C33FE3" w:rsidRDefault="009953DD" w:rsidP="00187F90">
            <w:pPr>
              <w:spacing w:before="240" w:line="360" w:lineRule="auto"/>
              <w:rPr>
                <w:b/>
                <w:bCs/>
                <w:sz w:val="20"/>
                <w:szCs w:val="20"/>
              </w:rPr>
            </w:pPr>
            <w:r w:rsidRPr="00C33FE3">
              <w:rPr>
                <w:b/>
                <w:bCs/>
                <w:sz w:val="20"/>
                <w:szCs w:val="20"/>
              </w:rPr>
              <w:t>Result interpretation</w:t>
            </w:r>
          </w:p>
        </w:tc>
        <w:tc>
          <w:tcPr>
            <w:tcW w:w="1749" w:type="pct"/>
            <w:tcBorders>
              <w:top w:val="single" w:sz="4" w:space="0" w:color="auto"/>
              <w:bottom w:val="single" w:sz="4" w:space="0" w:color="auto"/>
            </w:tcBorders>
            <w:vAlign w:val="center"/>
            <w:tcPrChange w:id="219" w:author="Paulo Henrique dos Santos" w:date="2025-05-21T14:11:00Z" w16du:dateUtc="2025-05-21T17:11:00Z">
              <w:tcPr>
                <w:tcW w:w="1749" w:type="pct"/>
                <w:gridSpan w:val="2"/>
                <w:vAlign w:val="center"/>
              </w:tcPr>
            </w:tcPrChange>
          </w:tcPr>
          <w:p w14:paraId="3DCAB0E9" w14:textId="77777777" w:rsidR="009953DD" w:rsidRPr="00C33FE3" w:rsidRDefault="009953DD" w:rsidP="00187F90">
            <w:pPr>
              <w:spacing w:before="240" w:line="360" w:lineRule="auto"/>
              <w:rPr>
                <w:b/>
                <w:bCs/>
                <w:sz w:val="20"/>
                <w:szCs w:val="20"/>
              </w:rPr>
            </w:pPr>
            <w:r w:rsidRPr="00C33FE3">
              <w:rPr>
                <w:b/>
                <w:bCs/>
                <w:sz w:val="20"/>
                <w:szCs w:val="20"/>
              </w:rPr>
              <w:t>Example of specialist comment</w:t>
            </w:r>
          </w:p>
        </w:tc>
      </w:tr>
      <w:tr w:rsidR="009953DD" w:rsidRPr="00C33FE3" w14:paraId="4C55FCC4" w14:textId="77777777" w:rsidTr="00EE46F3">
        <w:trPr>
          <w:trPrChange w:id="220" w:author="Paulo Henrique dos Santos" w:date="2025-05-21T14:11:00Z" w16du:dateUtc="2025-05-21T17:11:00Z">
            <w:trPr>
              <w:gridBefore w:val="1"/>
              <w:gridAfter w:val="0"/>
            </w:trPr>
          </w:trPrChange>
        </w:trPr>
        <w:tc>
          <w:tcPr>
            <w:tcW w:w="471" w:type="pct"/>
            <w:tcBorders>
              <w:top w:val="single" w:sz="4" w:space="0" w:color="auto"/>
            </w:tcBorders>
            <w:vAlign w:val="center"/>
            <w:tcPrChange w:id="221" w:author="Paulo Henrique dos Santos" w:date="2025-05-21T14:11:00Z" w16du:dateUtc="2025-05-21T17:11:00Z">
              <w:tcPr>
                <w:tcW w:w="471" w:type="pct"/>
                <w:gridSpan w:val="2"/>
                <w:vAlign w:val="center"/>
              </w:tcPr>
            </w:tcPrChange>
          </w:tcPr>
          <w:p w14:paraId="08869A2B" w14:textId="77777777" w:rsidR="009953DD" w:rsidRPr="00C33FE3" w:rsidRDefault="009953DD" w:rsidP="00187F90">
            <w:pPr>
              <w:spacing w:before="240" w:line="360" w:lineRule="auto"/>
              <w:rPr>
                <w:sz w:val="20"/>
                <w:szCs w:val="20"/>
              </w:rPr>
            </w:pPr>
            <w:r w:rsidRPr="00C33FE3">
              <w:rPr>
                <w:sz w:val="20"/>
                <w:szCs w:val="20"/>
              </w:rPr>
              <w:t>0</w:t>
            </w:r>
          </w:p>
        </w:tc>
        <w:tc>
          <w:tcPr>
            <w:tcW w:w="1017" w:type="pct"/>
            <w:tcBorders>
              <w:top w:val="single" w:sz="4" w:space="0" w:color="auto"/>
            </w:tcBorders>
            <w:vAlign w:val="center"/>
            <w:tcPrChange w:id="222" w:author="Paulo Henrique dos Santos" w:date="2025-05-21T14:11:00Z" w16du:dateUtc="2025-05-21T17:11:00Z">
              <w:tcPr>
                <w:tcW w:w="1017" w:type="pct"/>
                <w:gridSpan w:val="2"/>
                <w:vAlign w:val="center"/>
              </w:tcPr>
            </w:tcPrChange>
          </w:tcPr>
          <w:p w14:paraId="2ED51932" w14:textId="1A0AA613" w:rsidR="009953DD" w:rsidRPr="00C33FE3" w:rsidRDefault="009953DD" w:rsidP="00187F90">
            <w:pPr>
              <w:spacing w:before="240" w:line="360" w:lineRule="auto"/>
              <w:rPr>
                <w:sz w:val="20"/>
                <w:szCs w:val="20"/>
              </w:rPr>
            </w:pPr>
            <w:r>
              <w:rPr>
                <w:sz w:val="20"/>
                <w:szCs w:val="20"/>
              </w:rPr>
              <w:t>R</w:t>
            </w:r>
            <w:r w:rsidRPr="009953DD">
              <w:rPr>
                <w:sz w:val="20"/>
                <w:szCs w:val="20"/>
              </w:rPr>
              <w:t>ecolha de informação sobre o uso da tecnologia</w:t>
            </w:r>
          </w:p>
        </w:tc>
        <w:tc>
          <w:tcPr>
            <w:tcW w:w="1762" w:type="pct"/>
            <w:tcBorders>
              <w:top w:val="single" w:sz="4" w:space="0" w:color="auto"/>
            </w:tcBorders>
            <w:vAlign w:val="center"/>
            <w:tcPrChange w:id="223" w:author="Paulo Henrique dos Santos" w:date="2025-05-21T14:11:00Z" w16du:dateUtc="2025-05-21T17:11:00Z">
              <w:tcPr>
                <w:tcW w:w="1762" w:type="pct"/>
                <w:vAlign w:val="center"/>
              </w:tcPr>
            </w:tcPrChange>
          </w:tcPr>
          <w:p w14:paraId="40346822" w14:textId="2B140BB7" w:rsidR="009953DD" w:rsidRPr="00C33FE3" w:rsidRDefault="009953DD" w:rsidP="00187F90">
            <w:pPr>
              <w:spacing w:before="240" w:line="360" w:lineRule="auto"/>
              <w:rPr>
                <w:sz w:val="20"/>
                <w:szCs w:val="20"/>
              </w:rPr>
            </w:pPr>
            <w:del w:id="224" w:author="Paulo Henrique dos Santos" w:date="2025-05-21T14:13:00Z" w16du:dateUtc="2025-05-21T17:13:00Z">
              <w:r w:rsidDel="00EE46F3">
                <w:rPr>
                  <w:sz w:val="20"/>
                  <w:szCs w:val="20"/>
                </w:rPr>
                <w:delText>D</w:delText>
              </w:r>
              <w:r w:rsidRPr="009953DD" w:rsidDel="00EE46F3">
                <w:rPr>
                  <w:sz w:val="20"/>
                  <w:szCs w:val="20"/>
                </w:rPr>
                <w:delText>iscussão sobre a r</w:delText>
              </w:r>
            </w:del>
            <w:ins w:id="225" w:author="Paulo Henrique dos Santos" w:date="2025-05-21T14:13:00Z" w16du:dateUtc="2025-05-21T17:13:00Z">
              <w:r w:rsidR="00EE46F3">
                <w:rPr>
                  <w:sz w:val="20"/>
                  <w:szCs w:val="20"/>
                </w:rPr>
                <w:t>R</w:t>
              </w:r>
            </w:ins>
            <w:r w:rsidRPr="009953DD">
              <w:rPr>
                <w:sz w:val="20"/>
                <w:szCs w:val="20"/>
              </w:rPr>
              <w:t xml:space="preserve">ecolha de informação sobre o uso da tecnologia (information, blockchain, technology, use), </w:t>
            </w:r>
            <w:del w:id="226" w:author="Paulo Henrique dos Santos" w:date="2025-05-21T14:13:00Z" w16du:dateUtc="2025-05-21T17:13:00Z">
              <w:r w:rsidRPr="009953DD" w:rsidDel="00EE46F3">
                <w:rPr>
                  <w:sz w:val="20"/>
                  <w:szCs w:val="20"/>
                </w:rPr>
                <w:delText xml:space="preserve">sugerindo que a discussão ultrapassou a componente conceptual (nível 1) e </w:delText>
              </w:r>
            </w:del>
            <w:r w:rsidRPr="009953DD">
              <w:rPr>
                <w:sz w:val="20"/>
                <w:szCs w:val="20"/>
              </w:rPr>
              <w:t>onde se procura definir requisitos técnicos</w:t>
            </w:r>
          </w:p>
        </w:tc>
        <w:tc>
          <w:tcPr>
            <w:tcW w:w="1749" w:type="pct"/>
            <w:tcBorders>
              <w:top w:val="single" w:sz="4" w:space="0" w:color="auto"/>
            </w:tcBorders>
            <w:vAlign w:val="center"/>
            <w:tcPrChange w:id="227" w:author="Paulo Henrique dos Santos" w:date="2025-05-21T14:11:00Z" w16du:dateUtc="2025-05-21T17:11:00Z">
              <w:tcPr>
                <w:tcW w:w="1749" w:type="pct"/>
                <w:gridSpan w:val="2"/>
                <w:vAlign w:val="center"/>
              </w:tcPr>
            </w:tcPrChange>
          </w:tcPr>
          <w:p w14:paraId="358BB971" w14:textId="2F4779F3" w:rsidR="009953DD" w:rsidRPr="00C33FE3" w:rsidRDefault="009953DD" w:rsidP="00187F90">
            <w:pPr>
              <w:spacing w:before="240" w:line="360" w:lineRule="auto"/>
              <w:rPr>
                <w:sz w:val="20"/>
                <w:szCs w:val="20"/>
              </w:rPr>
            </w:pPr>
            <w:r w:rsidRPr="009953DD">
              <w:rPr>
                <w:sz w:val="20"/>
                <w:szCs w:val="20"/>
              </w:rPr>
              <w:t>“à blockchain</w:t>
            </w:r>
            <w:r>
              <w:rPr>
                <w:sz w:val="20"/>
                <w:szCs w:val="20"/>
              </w:rPr>
              <w:t xml:space="preserve"> </w:t>
            </w:r>
            <w:r w:rsidRPr="009953DD">
              <w:rPr>
                <w:sz w:val="20"/>
                <w:szCs w:val="20"/>
              </w:rPr>
              <w:t>(…)</w:t>
            </w:r>
            <w:r>
              <w:rPr>
                <w:sz w:val="20"/>
                <w:szCs w:val="20"/>
              </w:rPr>
              <w:t xml:space="preserve"> </w:t>
            </w:r>
            <w:r w:rsidRPr="009953DD">
              <w:rPr>
                <w:sz w:val="20"/>
                <w:szCs w:val="20"/>
              </w:rPr>
              <w:t>garante que os produtos sejam genuínos, seguros e produzidos de forma sustentável”</w:t>
            </w:r>
          </w:p>
        </w:tc>
      </w:tr>
      <w:tr w:rsidR="009953DD" w:rsidRPr="00C33FE3" w14:paraId="6665857C" w14:textId="77777777" w:rsidTr="00EE46F3">
        <w:trPr>
          <w:trPrChange w:id="228" w:author="Paulo Henrique dos Santos" w:date="2025-05-21T14:11:00Z" w16du:dateUtc="2025-05-21T17:11:00Z">
            <w:trPr>
              <w:gridBefore w:val="1"/>
              <w:gridAfter w:val="0"/>
            </w:trPr>
          </w:trPrChange>
        </w:trPr>
        <w:tc>
          <w:tcPr>
            <w:tcW w:w="471" w:type="pct"/>
            <w:vAlign w:val="center"/>
            <w:tcPrChange w:id="229" w:author="Paulo Henrique dos Santos" w:date="2025-05-21T14:11:00Z" w16du:dateUtc="2025-05-21T17:11:00Z">
              <w:tcPr>
                <w:tcW w:w="471" w:type="pct"/>
                <w:gridSpan w:val="2"/>
                <w:vAlign w:val="center"/>
              </w:tcPr>
            </w:tcPrChange>
          </w:tcPr>
          <w:p w14:paraId="19CEC771" w14:textId="77777777" w:rsidR="009953DD" w:rsidRPr="00C33FE3" w:rsidRDefault="009953DD" w:rsidP="00187F90">
            <w:pPr>
              <w:spacing w:before="240" w:line="360" w:lineRule="auto"/>
              <w:rPr>
                <w:sz w:val="20"/>
                <w:szCs w:val="20"/>
              </w:rPr>
            </w:pPr>
            <w:r w:rsidRPr="00C33FE3">
              <w:rPr>
                <w:sz w:val="20"/>
                <w:szCs w:val="20"/>
              </w:rPr>
              <w:t>1</w:t>
            </w:r>
          </w:p>
        </w:tc>
        <w:tc>
          <w:tcPr>
            <w:tcW w:w="1017" w:type="pct"/>
            <w:vAlign w:val="center"/>
            <w:tcPrChange w:id="230" w:author="Paulo Henrique dos Santos" w:date="2025-05-21T14:11:00Z" w16du:dateUtc="2025-05-21T17:11:00Z">
              <w:tcPr>
                <w:tcW w:w="1017" w:type="pct"/>
                <w:gridSpan w:val="2"/>
                <w:vAlign w:val="center"/>
              </w:tcPr>
            </w:tcPrChange>
          </w:tcPr>
          <w:p w14:paraId="2CC60488" w14:textId="2D23A5C9" w:rsidR="009953DD" w:rsidRPr="00C33FE3" w:rsidRDefault="009953DD" w:rsidP="00187F90">
            <w:pPr>
              <w:spacing w:before="240" w:line="360" w:lineRule="auto"/>
              <w:rPr>
                <w:sz w:val="20"/>
                <w:szCs w:val="20"/>
              </w:rPr>
            </w:pPr>
            <w:r>
              <w:rPr>
                <w:sz w:val="20"/>
                <w:szCs w:val="20"/>
              </w:rPr>
              <w:t>A</w:t>
            </w:r>
            <w:r w:rsidRPr="009953DD">
              <w:rPr>
                <w:sz w:val="20"/>
                <w:szCs w:val="20"/>
              </w:rPr>
              <w:t xml:space="preserve">valiação </w:t>
            </w:r>
            <w:r>
              <w:rPr>
                <w:sz w:val="20"/>
                <w:szCs w:val="20"/>
              </w:rPr>
              <w:t>da participação</w:t>
            </w:r>
            <w:r w:rsidRPr="009953DD">
              <w:rPr>
                <w:sz w:val="20"/>
                <w:szCs w:val="20"/>
              </w:rPr>
              <w:t xml:space="preserve"> no processo</w:t>
            </w:r>
          </w:p>
        </w:tc>
        <w:tc>
          <w:tcPr>
            <w:tcW w:w="1762" w:type="pct"/>
            <w:vAlign w:val="center"/>
            <w:tcPrChange w:id="231" w:author="Paulo Henrique dos Santos" w:date="2025-05-21T14:11:00Z" w16du:dateUtc="2025-05-21T17:11:00Z">
              <w:tcPr>
                <w:tcW w:w="1762" w:type="pct"/>
                <w:vAlign w:val="center"/>
              </w:tcPr>
            </w:tcPrChange>
          </w:tcPr>
          <w:p w14:paraId="43A89E03" w14:textId="531AFCF5" w:rsidR="009953DD" w:rsidRPr="00C33FE3" w:rsidRDefault="009953DD" w:rsidP="00187F90">
            <w:pPr>
              <w:spacing w:before="240" w:line="360" w:lineRule="auto"/>
              <w:rPr>
                <w:sz w:val="20"/>
                <w:szCs w:val="20"/>
              </w:rPr>
            </w:pPr>
            <w:r>
              <w:rPr>
                <w:sz w:val="20"/>
                <w:szCs w:val="20"/>
              </w:rPr>
              <w:t>I</w:t>
            </w:r>
            <w:r w:rsidRPr="009953DD">
              <w:rPr>
                <w:sz w:val="20"/>
                <w:szCs w:val="20"/>
              </w:rPr>
              <w:t>ndica a avaliação de quem pode participar no processo (company, producer), o mercado a atingir e em que horizonte temporal (market, year)</w:t>
            </w:r>
            <w:ins w:id="232" w:author="Paulo Henrique dos Santos" w:date="2025-05-21T14:14:00Z" w16du:dateUtc="2025-05-21T17:14:00Z">
              <w:r w:rsidR="00EE46F3">
                <w:rPr>
                  <w:sz w:val="20"/>
                  <w:szCs w:val="20"/>
                </w:rPr>
                <w:t xml:space="preserve">, </w:t>
              </w:r>
            </w:ins>
            <w:del w:id="233" w:author="Paulo Henrique dos Santos" w:date="2025-05-21T14:14:00Z" w16du:dateUtc="2025-05-21T17:14:00Z">
              <w:r w:rsidRPr="009953DD" w:rsidDel="00EE46F3">
                <w:rPr>
                  <w:sz w:val="20"/>
                  <w:szCs w:val="20"/>
                </w:rPr>
                <w:delText xml:space="preserve"> e </w:delText>
              </w:r>
            </w:del>
            <w:r w:rsidRPr="009953DD">
              <w:rPr>
                <w:sz w:val="20"/>
                <w:szCs w:val="20"/>
              </w:rPr>
              <w:t>alinhando as expectativas de produtores e parceiros</w:t>
            </w:r>
          </w:p>
        </w:tc>
        <w:tc>
          <w:tcPr>
            <w:tcW w:w="1749" w:type="pct"/>
            <w:vAlign w:val="center"/>
            <w:tcPrChange w:id="234" w:author="Paulo Henrique dos Santos" w:date="2025-05-21T14:11:00Z" w16du:dateUtc="2025-05-21T17:11:00Z">
              <w:tcPr>
                <w:tcW w:w="1749" w:type="pct"/>
                <w:gridSpan w:val="2"/>
                <w:vAlign w:val="center"/>
              </w:tcPr>
            </w:tcPrChange>
          </w:tcPr>
          <w:p w14:paraId="36C2B34E" w14:textId="546484CC" w:rsidR="009953DD" w:rsidRPr="00C33FE3" w:rsidRDefault="009953DD" w:rsidP="00187F90">
            <w:pPr>
              <w:spacing w:before="240" w:line="360" w:lineRule="auto"/>
              <w:rPr>
                <w:sz w:val="20"/>
                <w:szCs w:val="20"/>
              </w:rPr>
            </w:pPr>
            <w:r w:rsidRPr="009953DD">
              <w:rPr>
                <w:sz w:val="20"/>
                <w:szCs w:val="20"/>
              </w:rPr>
              <w:t>“agricultores e indústria podem se unir em uma única plataforma usando a tecnologia blockchain”</w:t>
            </w:r>
          </w:p>
        </w:tc>
      </w:tr>
      <w:tr w:rsidR="009953DD" w:rsidRPr="00C33FE3" w14:paraId="3B45A256" w14:textId="77777777" w:rsidTr="00EE46F3">
        <w:trPr>
          <w:trPrChange w:id="235" w:author="Paulo Henrique dos Santos" w:date="2025-05-21T14:11:00Z" w16du:dateUtc="2025-05-21T17:11:00Z">
            <w:trPr>
              <w:gridBefore w:val="1"/>
              <w:gridAfter w:val="0"/>
            </w:trPr>
          </w:trPrChange>
        </w:trPr>
        <w:tc>
          <w:tcPr>
            <w:tcW w:w="471" w:type="pct"/>
            <w:vAlign w:val="center"/>
            <w:tcPrChange w:id="236" w:author="Paulo Henrique dos Santos" w:date="2025-05-21T14:11:00Z" w16du:dateUtc="2025-05-21T17:11:00Z">
              <w:tcPr>
                <w:tcW w:w="471" w:type="pct"/>
                <w:gridSpan w:val="2"/>
                <w:vAlign w:val="center"/>
              </w:tcPr>
            </w:tcPrChange>
          </w:tcPr>
          <w:p w14:paraId="5FBED131" w14:textId="4BB99E38" w:rsidR="009953DD" w:rsidRPr="00C33FE3" w:rsidRDefault="009953DD" w:rsidP="00187F90">
            <w:pPr>
              <w:spacing w:before="240" w:line="360" w:lineRule="auto"/>
              <w:rPr>
                <w:sz w:val="20"/>
                <w:szCs w:val="20"/>
              </w:rPr>
            </w:pPr>
            <w:r>
              <w:rPr>
                <w:sz w:val="20"/>
                <w:szCs w:val="20"/>
              </w:rPr>
              <w:t>2 e 3</w:t>
            </w:r>
          </w:p>
        </w:tc>
        <w:tc>
          <w:tcPr>
            <w:tcW w:w="1017" w:type="pct"/>
            <w:vAlign w:val="center"/>
            <w:tcPrChange w:id="237" w:author="Paulo Henrique dos Santos" w:date="2025-05-21T14:11:00Z" w16du:dateUtc="2025-05-21T17:11:00Z">
              <w:tcPr>
                <w:tcW w:w="1017" w:type="pct"/>
                <w:gridSpan w:val="2"/>
                <w:vAlign w:val="center"/>
              </w:tcPr>
            </w:tcPrChange>
          </w:tcPr>
          <w:p w14:paraId="366C3B43" w14:textId="6DEA3572" w:rsidR="009953DD" w:rsidRPr="00C33FE3" w:rsidRDefault="009953DD" w:rsidP="00187F90">
            <w:pPr>
              <w:spacing w:before="240" w:line="360" w:lineRule="auto"/>
              <w:rPr>
                <w:sz w:val="20"/>
                <w:szCs w:val="20"/>
              </w:rPr>
            </w:pPr>
            <w:r>
              <w:rPr>
                <w:sz w:val="20"/>
                <w:szCs w:val="20"/>
              </w:rPr>
              <w:t>P</w:t>
            </w:r>
            <w:r w:rsidRPr="009953DD">
              <w:rPr>
                <w:sz w:val="20"/>
                <w:szCs w:val="20"/>
              </w:rPr>
              <w:t>rocura por fornecedores especializados na tecnologia</w:t>
            </w:r>
          </w:p>
        </w:tc>
        <w:tc>
          <w:tcPr>
            <w:tcW w:w="1762" w:type="pct"/>
            <w:vAlign w:val="center"/>
            <w:tcPrChange w:id="238" w:author="Paulo Henrique dos Santos" w:date="2025-05-21T14:11:00Z" w16du:dateUtc="2025-05-21T17:11:00Z">
              <w:tcPr>
                <w:tcW w:w="1762" w:type="pct"/>
                <w:vAlign w:val="center"/>
              </w:tcPr>
            </w:tcPrChange>
          </w:tcPr>
          <w:p w14:paraId="712A59D8" w14:textId="3380333E" w:rsidR="009953DD" w:rsidRPr="00C33FE3" w:rsidRDefault="009953DD" w:rsidP="00187F90">
            <w:pPr>
              <w:spacing w:before="240" w:line="360" w:lineRule="auto"/>
              <w:rPr>
                <w:sz w:val="20"/>
                <w:szCs w:val="20"/>
              </w:rPr>
            </w:pPr>
            <w:del w:id="239" w:author="Paulo Henrique dos Santos" w:date="2025-05-21T14:14:00Z" w16du:dateUtc="2025-05-21T17:14:00Z">
              <w:r w:rsidDel="00EE46F3">
                <w:rPr>
                  <w:sz w:val="20"/>
                  <w:szCs w:val="20"/>
                </w:rPr>
                <w:delText>S</w:delText>
              </w:r>
              <w:r w:rsidRPr="009953DD" w:rsidDel="00EE46F3">
                <w:rPr>
                  <w:sz w:val="20"/>
                  <w:szCs w:val="20"/>
                </w:rPr>
                <w:delText>ugerem a p</w:delText>
              </w:r>
            </w:del>
            <w:ins w:id="240" w:author="Paulo Henrique dos Santos" w:date="2025-05-21T14:14:00Z" w16du:dateUtc="2025-05-21T17:14:00Z">
              <w:r w:rsidR="00EE46F3">
                <w:rPr>
                  <w:sz w:val="20"/>
                  <w:szCs w:val="20"/>
                </w:rPr>
                <w:t>P</w:t>
              </w:r>
            </w:ins>
            <w:r w:rsidRPr="009953DD">
              <w:rPr>
                <w:sz w:val="20"/>
                <w:szCs w:val="20"/>
              </w:rPr>
              <w:t>rocura por fornecedores especializados na tecnologia (startup, sector, technology, company)</w:t>
            </w:r>
            <w:ins w:id="241" w:author="Paulo Henrique dos Santos" w:date="2025-05-21T14:14:00Z" w16du:dateUtc="2025-05-21T17:14:00Z">
              <w:r w:rsidR="00EE46F3">
                <w:rPr>
                  <w:sz w:val="20"/>
                  <w:szCs w:val="20"/>
                </w:rPr>
                <w:t xml:space="preserve">, desenvolvendo </w:t>
              </w:r>
            </w:ins>
            <w:del w:id="242" w:author="Paulo Henrique dos Santos" w:date="2025-05-21T14:14:00Z" w16du:dateUtc="2025-05-21T17:14:00Z">
              <w:r w:rsidRPr="009953DD" w:rsidDel="00EE46F3">
                <w:rPr>
                  <w:sz w:val="20"/>
                  <w:szCs w:val="20"/>
                </w:rPr>
                <w:delText xml:space="preserve"> capazes de responder aos requisitos definidos. Adicionalmente, discutem o desenvolvimento de </w:delText>
              </w:r>
            </w:del>
            <w:r w:rsidRPr="009953DD">
              <w:rPr>
                <w:sz w:val="20"/>
                <w:szCs w:val="20"/>
              </w:rPr>
              <w:t>um minimal viable product em parceria e os primeiros exercícios de análise custo-benefício (create, solution, financial)</w:t>
            </w:r>
          </w:p>
        </w:tc>
        <w:tc>
          <w:tcPr>
            <w:tcW w:w="1749" w:type="pct"/>
            <w:vAlign w:val="center"/>
            <w:tcPrChange w:id="243" w:author="Paulo Henrique dos Santos" w:date="2025-05-21T14:11:00Z" w16du:dateUtc="2025-05-21T17:11:00Z">
              <w:tcPr>
                <w:tcW w:w="1749" w:type="pct"/>
                <w:gridSpan w:val="2"/>
                <w:vAlign w:val="center"/>
              </w:tcPr>
            </w:tcPrChange>
          </w:tcPr>
          <w:p w14:paraId="00C5B1E1" w14:textId="54EA7BB8" w:rsidR="009953DD" w:rsidRPr="00C33FE3" w:rsidRDefault="009953DD" w:rsidP="00187F90">
            <w:pPr>
              <w:spacing w:before="240" w:line="360" w:lineRule="auto"/>
              <w:rPr>
                <w:sz w:val="20"/>
                <w:szCs w:val="20"/>
              </w:rPr>
            </w:pPr>
            <w:r w:rsidRPr="009953DD">
              <w:rPr>
                <w:sz w:val="20"/>
                <w:szCs w:val="20"/>
              </w:rPr>
              <w:t>“Quatro startups foram selecionadas pela Visa para fazer parte do programa Visa For Startups, onde cocriarão soluções e terão suas tecnologias testadas em um ambiente real antes de apresentá-las ao público”</w:t>
            </w:r>
          </w:p>
        </w:tc>
      </w:tr>
      <w:tr w:rsidR="009953DD" w:rsidRPr="005A202C" w14:paraId="5D16560C" w14:textId="77777777" w:rsidTr="00EE46F3">
        <w:trPr>
          <w:trPrChange w:id="244" w:author="Paulo Henrique dos Santos" w:date="2025-05-21T14:11:00Z" w16du:dateUtc="2025-05-21T17:11:00Z">
            <w:trPr>
              <w:gridBefore w:val="1"/>
              <w:gridAfter w:val="0"/>
            </w:trPr>
          </w:trPrChange>
        </w:trPr>
        <w:tc>
          <w:tcPr>
            <w:tcW w:w="471" w:type="pct"/>
            <w:vAlign w:val="center"/>
            <w:tcPrChange w:id="245" w:author="Paulo Henrique dos Santos" w:date="2025-05-21T14:11:00Z" w16du:dateUtc="2025-05-21T17:11:00Z">
              <w:tcPr>
                <w:tcW w:w="471" w:type="pct"/>
                <w:gridSpan w:val="2"/>
                <w:vAlign w:val="center"/>
              </w:tcPr>
            </w:tcPrChange>
          </w:tcPr>
          <w:p w14:paraId="79718D6A" w14:textId="0ADD42D2" w:rsidR="009953DD" w:rsidRPr="00C33FE3" w:rsidRDefault="009953DD" w:rsidP="00187F90">
            <w:pPr>
              <w:spacing w:before="240" w:line="360" w:lineRule="auto"/>
              <w:rPr>
                <w:sz w:val="20"/>
                <w:szCs w:val="20"/>
              </w:rPr>
            </w:pPr>
            <w:r>
              <w:rPr>
                <w:sz w:val="20"/>
                <w:szCs w:val="20"/>
              </w:rPr>
              <w:t>4</w:t>
            </w:r>
          </w:p>
        </w:tc>
        <w:tc>
          <w:tcPr>
            <w:tcW w:w="1017" w:type="pct"/>
            <w:vAlign w:val="center"/>
            <w:tcPrChange w:id="246" w:author="Paulo Henrique dos Santos" w:date="2025-05-21T14:11:00Z" w16du:dateUtc="2025-05-21T17:11:00Z">
              <w:tcPr>
                <w:tcW w:w="1017" w:type="pct"/>
                <w:gridSpan w:val="2"/>
                <w:vAlign w:val="center"/>
              </w:tcPr>
            </w:tcPrChange>
          </w:tcPr>
          <w:p w14:paraId="144B0E73" w14:textId="1E00DC73" w:rsidR="009953DD" w:rsidRPr="00C33FE3" w:rsidRDefault="009953DD" w:rsidP="00187F90">
            <w:pPr>
              <w:spacing w:before="240" w:line="360" w:lineRule="auto"/>
              <w:rPr>
                <w:sz w:val="20"/>
                <w:szCs w:val="20"/>
              </w:rPr>
            </w:pPr>
            <w:r>
              <w:rPr>
                <w:sz w:val="20"/>
                <w:szCs w:val="20"/>
              </w:rPr>
              <w:t>R</w:t>
            </w:r>
            <w:r w:rsidRPr="009953DD">
              <w:rPr>
                <w:sz w:val="20"/>
                <w:szCs w:val="20"/>
              </w:rPr>
              <w:t>astrea</w:t>
            </w:r>
            <w:r>
              <w:rPr>
                <w:sz w:val="20"/>
                <w:szCs w:val="20"/>
              </w:rPr>
              <w:t>mento de</w:t>
            </w:r>
            <w:r w:rsidRPr="009953DD">
              <w:rPr>
                <w:sz w:val="20"/>
                <w:szCs w:val="20"/>
              </w:rPr>
              <w:t xml:space="preserve"> lotes destinados à exportação</w:t>
            </w:r>
          </w:p>
        </w:tc>
        <w:tc>
          <w:tcPr>
            <w:tcW w:w="1762" w:type="pct"/>
            <w:vAlign w:val="center"/>
            <w:tcPrChange w:id="247" w:author="Paulo Henrique dos Santos" w:date="2025-05-21T14:11:00Z" w16du:dateUtc="2025-05-21T17:11:00Z">
              <w:tcPr>
                <w:tcW w:w="1762" w:type="pct"/>
                <w:vAlign w:val="center"/>
              </w:tcPr>
            </w:tcPrChange>
          </w:tcPr>
          <w:p w14:paraId="1E761DD5" w14:textId="3F69D3FF" w:rsidR="009953DD" w:rsidRPr="00C33FE3" w:rsidRDefault="00812942" w:rsidP="00187F90">
            <w:pPr>
              <w:spacing w:before="240" w:line="360" w:lineRule="auto"/>
              <w:rPr>
                <w:sz w:val="20"/>
                <w:szCs w:val="20"/>
              </w:rPr>
            </w:pPr>
            <w:del w:id="248" w:author="Paulo Henrique dos Santos" w:date="2025-05-21T14:14:00Z" w16du:dateUtc="2025-05-21T17:14:00Z">
              <w:r w:rsidDel="00EE46F3">
                <w:rPr>
                  <w:sz w:val="20"/>
                  <w:szCs w:val="20"/>
                </w:rPr>
                <w:delText>S</w:delText>
              </w:r>
              <w:r w:rsidRPr="00812942" w:rsidDel="00EE46F3">
                <w:rPr>
                  <w:sz w:val="20"/>
                  <w:szCs w:val="20"/>
                </w:rPr>
                <w:delText>ugere um caso de u</w:delText>
              </w:r>
            </w:del>
            <w:ins w:id="249" w:author="Paulo Henrique dos Santos" w:date="2025-05-21T14:14:00Z" w16du:dateUtc="2025-05-21T17:14:00Z">
              <w:r w:rsidR="00EE46F3">
                <w:rPr>
                  <w:sz w:val="20"/>
                  <w:szCs w:val="20"/>
                </w:rPr>
                <w:t>U</w:t>
              </w:r>
            </w:ins>
            <w:r w:rsidRPr="00812942">
              <w:rPr>
                <w:sz w:val="20"/>
                <w:szCs w:val="20"/>
              </w:rPr>
              <w:t>so delimitado (coffee, batch, sugar) para rastrear lotes destinados à exportação, levantando dados de qualidade e origem que sejam necessários (information, export)</w:t>
            </w:r>
          </w:p>
        </w:tc>
        <w:tc>
          <w:tcPr>
            <w:tcW w:w="1749" w:type="pct"/>
            <w:vAlign w:val="center"/>
            <w:tcPrChange w:id="250" w:author="Paulo Henrique dos Santos" w:date="2025-05-21T14:11:00Z" w16du:dateUtc="2025-05-21T17:11:00Z">
              <w:tcPr>
                <w:tcW w:w="1749" w:type="pct"/>
                <w:gridSpan w:val="2"/>
                <w:vAlign w:val="center"/>
              </w:tcPr>
            </w:tcPrChange>
          </w:tcPr>
          <w:p w14:paraId="346335DE" w14:textId="749C427A" w:rsidR="009953DD" w:rsidRPr="00D8372E" w:rsidRDefault="00812942" w:rsidP="00187F90">
            <w:pPr>
              <w:spacing w:before="240" w:line="360" w:lineRule="auto"/>
              <w:rPr>
                <w:sz w:val="20"/>
                <w:szCs w:val="20"/>
                <w:lang w:val="en-US"/>
              </w:rPr>
            </w:pPr>
            <w:r w:rsidRPr="00D8372E">
              <w:rPr>
                <w:sz w:val="20"/>
                <w:szCs w:val="20"/>
                <w:lang w:val="en-US"/>
              </w:rPr>
              <w:t>“Nucoffee, (…) saw its first shipment with the shipment of 36 bags of Cerrado Mineiro to Poland”</w:t>
            </w:r>
          </w:p>
        </w:tc>
      </w:tr>
    </w:tbl>
    <w:p w14:paraId="435BDBB3" w14:textId="72F00FC6" w:rsidR="009953DD" w:rsidRPr="00D8372E" w:rsidDel="00AC6613" w:rsidRDefault="009953DD" w:rsidP="007D6452">
      <w:pPr>
        <w:spacing w:before="240" w:line="360" w:lineRule="auto"/>
        <w:ind w:firstLine="720"/>
        <w:rPr>
          <w:del w:id="251" w:author="Paulo Henrique dos Santos" w:date="2025-05-21T14:39:00Z" w16du:dateUtc="2025-05-21T17:39:00Z"/>
          <w:lang w:val="en-US"/>
        </w:rPr>
      </w:pPr>
    </w:p>
    <w:p w14:paraId="52F39C3A" w14:textId="77777777" w:rsidR="00AC6613" w:rsidRDefault="00AC6613" w:rsidP="002A174B">
      <w:pPr>
        <w:spacing w:before="240" w:line="360" w:lineRule="auto"/>
        <w:ind w:firstLine="720"/>
        <w:rPr>
          <w:ins w:id="252" w:author="Paulo Henrique dos Santos" w:date="2025-05-21T14:39:00Z" w16du:dateUtc="2025-05-21T17:39:00Z"/>
        </w:rPr>
      </w:pPr>
    </w:p>
    <w:p w14:paraId="5A4EC9DA" w14:textId="653C16AA" w:rsidR="002A174B" w:rsidRDefault="002A174B" w:rsidP="002A174B">
      <w:pPr>
        <w:spacing w:before="240" w:line="360" w:lineRule="auto"/>
        <w:ind w:firstLine="720"/>
      </w:pPr>
      <w:r>
        <w:t>Em seguida, o nível 3 foi desenvolvido a partir da análise de 33 entrevistas, resultando em cinco novos tópicos (Figura 3)</w:t>
      </w:r>
      <w:ins w:id="253" w:author="Paulo Henrique dos Santos" w:date="2025-05-21T14:57:00Z" w16du:dateUtc="2025-05-21T17:57:00Z">
        <w:r w:rsidR="0034263F">
          <w:t>.</w:t>
        </w:r>
      </w:ins>
      <w:del w:id="254" w:author="Paulo Henrique dos Santos" w:date="2025-05-21T14:57:00Z" w16du:dateUtc="2025-05-21T17:57:00Z">
        <w:r w:rsidDel="0034263F">
          <w:delText>.</w:delText>
        </w:r>
      </w:del>
    </w:p>
    <w:p w14:paraId="44C5503F" w14:textId="65297144" w:rsidR="00171747" w:rsidRPr="00171747" w:rsidRDefault="00171747" w:rsidP="0038435A">
      <w:pPr>
        <w:spacing w:before="240" w:line="360" w:lineRule="auto"/>
        <w:jc w:val="center"/>
      </w:pPr>
      <w:r w:rsidRPr="00171747">
        <w:rPr>
          <w:noProof/>
        </w:rPr>
        <w:lastRenderedPageBreak/>
        <w:drawing>
          <wp:inline distT="0" distB="0" distL="0" distR="0" wp14:anchorId="505E17D6" wp14:editId="2C5EF54E">
            <wp:extent cx="4893310" cy="3251765"/>
            <wp:effectExtent l="0" t="0" r="2540" b="6350"/>
            <wp:docPr id="199860731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03460" cy="3258510"/>
                    </a:xfrm>
                    <a:prstGeom prst="rect">
                      <a:avLst/>
                    </a:prstGeom>
                    <a:noFill/>
                    <a:ln>
                      <a:noFill/>
                    </a:ln>
                  </pic:spPr>
                </pic:pic>
              </a:graphicData>
            </a:graphic>
          </wp:inline>
        </w:drawing>
      </w:r>
    </w:p>
    <w:p w14:paraId="735672FD" w14:textId="16C0AA6E" w:rsidR="00171747" w:rsidRDefault="00171747" w:rsidP="00171747">
      <w:pPr>
        <w:pStyle w:val="Legenda"/>
        <w:keepNext/>
      </w:pPr>
      <w:r>
        <w:t xml:space="preserve">Figura </w:t>
      </w:r>
      <w:del w:id="255" w:author="Paulo Henrique dos Santos" w:date="2025-05-21T14:40:00Z" w16du:dateUtc="2025-05-21T17:40:00Z">
        <w:r w:rsidDel="00AC6613">
          <w:delText>3</w:delText>
        </w:r>
        <w:r w:rsidR="00BC5949" w:rsidDel="00AC6613">
          <w:delText xml:space="preserve"> .</w:delText>
        </w:r>
      </w:del>
      <w:ins w:id="256" w:author="Paulo Henrique dos Santos" w:date="2025-05-21T14:40:00Z" w16du:dateUtc="2025-05-21T17:40:00Z">
        <w:r w:rsidR="00AC6613">
          <w:t>3.</w:t>
        </w:r>
      </w:ins>
      <w:r w:rsidR="00BC5949">
        <w:t xml:space="preserve"> </w:t>
      </w:r>
      <w:r w:rsidRPr="00506E2E">
        <w:t>Resultados da modelagem de tópicos</w:t>
      </w:r>
      <w:r>
        <w:t xml:space="preserve"> para o nível 3.</w:t>
      </w:r>
    </w:p>
    <w:p w14:paraId="451DF84B" w14:textId="77777777" w:rsidR="0034263F" w:rsidRDefault="0034263F" w:rsidP="00567459">
      <w:pPr>
        <w:spacing w:before="240" w:line="360" w:lineRule="auto"/>
        <w:ind w:firstLine="720"/>
        <w:rPr>
          <w:ins w:id="257" w:author="Paulo Henrique dos Santos" w:date="2025-05-21T14:58:00Z" w16du:dateUtc="2025-05-21T17:58:00Z"/>
        </w:rPr>
      </w:pPr>
    </w:p>
    <w:p w14:paraId="316CC462" w14:textId="51D01139" w:rsidR="0034263F" w:rsidRDefault="0034263F" w:rsidP="00567459">
      <w:pPr>
        <w:spacing w:before="240" w:line="360" w:lineRule="auto"/>
        <w:ind w:firstLine="720"/>
        <w:rPr>
          <w:ins w:id="258" w:author="Paulo Henrique dos Santos" w:date="2025-05-21T14:58:00Z" w16du:dateUtc="2025-05-21T17:58:00Z"/>
        </w:rPr>
      </w:pPr>
      <w:moveToRangeStart w:id="259" w:author="Paulo Henrique dos Santos" w:date="2025-05-21T14:58:00Z" w:name="move198730881"/>
      <w:moveTo w:id="260" w:author="Paulo Henrique dos Santos" w:date="2025-05-21T14:58:00Z" w16du:dateUtc="2025-05-21T17:58:00Z">
        <w:r w:rsidRPr="00F56DB6">
          <w:t>Após o acerto de detalhes no nível anterior, este nível padroniza-os, servindo de base para os níveis subsequentes</w:t>
        </w:r>
        <w:r>
          <w:t>.</w:t>
        </w:r>
      </w:moveTo>
      <w:moveToRangeEnd w:id="259"/>
      <w:ins w:id="261" w:author="Paulo Henrique dos Santos" w:date="2025-05-21T14:58:00Z" w16du:dateUtc="2025-05-21T17:58:00Z">
        <w:r>
          <w:t xml:space="preserve"> </w:t>
        </w:r>
        <w:r w:rsidRPr="0034263F">
          <w:t>Na Tabela 6, são expostos os principais achados adicionais, acompanhados de suas análises interpretativas.</w:t>
        </w:r>
      </w:ins>
    </w:p>
    <w:p w14:paraId="2B68AD7E" w14:textId="221F7657" w:rsidR="00AC6613" w:rsidRDefault="003B156E" w:rsidP="00AC6613">
      <w:pPr>
        <w:spacing w:before="240" w:line="360" w:lineRule="auto"/>
        <w:ind w:firstLine="720"/>
        <w:rPr>
          <w:ins w:id="262" w:author="Paulo Henrique dos Santos" w:date="2025-05-21T14:40:00Z" w16du:dateUtc="2025-05-21T17:40:00Z"/>
        </w:rPr>
      </w:pPr>
      <w:del w:id="263" w:author="Paulo Henrique dos Santos" w:date="2025-05-21T14:58:00Z" w16du:dateUtc="2025-05-21T17:58:00Z">
        <w:r w:rsidRPr="003B156E" w:rsidDel="0034263F">
          <w:delText xml:space="preserve">O tópico 0 </w:delText>
        </w:r>
        <w:r w:rsidRPr="00BA4C99" w:rsidDel="0034263F">
          <w:delText xml:space="preserve">sugere uma discussão sobre </w:delText>
        </w:r>
        <w:r w:rsidRPr="00BA4C99" w:rsidDel="0034263F">
          <w:rPr>
            <w:b/>
            <w:bCs/>
          </w:rPr>
          <w:delText>contratos de ativos de crédito</w:delText>
        </w:r>
        <w:r w:rsidRPr="00BA4C99" w:rsidDel="0034263F">
          <w:delText xml:space="preserve"> (</w:delText>
        </w:r>
        <w:r w:rsidRPr="00BA4C99" w:rsidDel="0034263F">
          <w:rPr>
            <w:i/>
            <w:iCs/>
          </w:rPr>
          <w:delText>credit,</w:delText>
        </w:r>
        <w:r w:rsidR="00707CF4" w:rsidRPr="00BA4C99" w:rsidDel="0034263F">
          <w:rPr>
            <w:i/>
            <w:iCs/>
          </w:rPr>
          <w:delText xml:space="preserve"> sector, security</w:delText>
        </w:r>
        <w:r w:rsidRPr="00BA4C99" w:rsidDel="0034263F">
          <w:rPr>
            <w:i/>
            <w:iCs/>
          </w:rPr>
          <w:delText xml:space="preserve"> contract, asset</w:delText>
        </w:r>
        <w:r w:rsidRPr="00BA4C99" w:rsidDel="0034263F">
          <w:delText>),</w:delText>
        </w:r>
        <w:r w:rsidR="00EB60F9" w:rsidRPr="00BA4C99" w:rsidDel="0034263F">
          <w:delText xml:space="preserve"> uma discussão sobre</w:delText>
        </w:r>
        <w:r w:rsidR="00C220A8" w:rsidRPr="00BA4C99" w:rsidDel="0034263F">
          <w:delText xml:space="preserve"> os mecanismos de con</w:delText>
        </w:r>
        <w:r w:rsidR="00812942" w:rsidDel="0034263F">
          <w:delText>c</w:delText>
        </w:r>
        <w:r w:rsidR="00C220A8" w:rsidRPr="00BA4C99" w:rsidDel="0034263F">
          <w:delText>essão de crédito agrícola</w:delText>
        </w:r>
        <w:r w:rsidR="00AA3B63" w:rsidRPr="00BA4C99" w:rsidDel="0034263F">
          <w:delText xml:space="preserve"> através de smart contracts que tokenizam</w:delText>
        </w:r>
        <w:r w:rsidR="00B63630" w:rsidRPr="00BA4C99" w:rsidDel="0034263F">
          <w:delText xml:space="preserve"> </w:delText>
        </w:r>
        <w:r w:rsidR="00FA3F99" w:rsidRPr="00BA4C99" w:rsidDel="0034263F">
          <w:delText>ativos que garantem a segurança das trans</w:delText>
        </w:r>
        <w:r w:rsidR="00AC3E2B" w:rsidRPr="00BA4C99" w:rsidDel="0034263F">
          <w:delText>a</w:delText>
        </w:r>
        <w:r w:rsidR="00FA3F99" w:rsidRPr="00BA4C99" w:rsidDel="0034263F">
          <w:delText>ções</w:delText>
        </w:r>
        <w:r w:rsidRPr="00BA4C99" w:rsidDel="0034263F">
          <w:delText>.</w:delText>
        </w:r>
        <w:r w:rsidR="00D33F93" w:rsidRPr="00BA4C99" w:rsidDel="0034263F">
          <w:delText xml:space="preserve"> Este tópico é confirmado através de um dos comentários dos especialistas que afirmou que</w:delText>
        </w:r>
        <w:r w:rsidR="004B3FCC" w:rsidRPr="00BA4C99" w:rsidDel="0034263F">
          <w:delText xml:space="preserve"> a</w:delText>
        </w:r>
        <w:r w:rsidR="00D33F93" w:rsidRPr="00BA4C99" w:rsidDel="0034263F">
          <w:delText xml:space="preserve"> “</w:delText>
        </w:r>
        <w:r w:rsidR="00E021B8" w:rsidRPr="00BA4C99" w:rsidDel="0034263F">
          <w:rPr>
            <w:i/>
            <w:iCs/>
            <w:color w:val="000000"/>
            <w:lang w:val="pt-PT" w:eastAsia="pt-PT"/>
          </w:rPr>
          <w:delText>b</w:delText>
        </w:r>
        <w:r w:rsidR="00D33F93" w:rsidRPr="00BA4C99" w:rsidDel="0034263F">
          <w:rPr>
            <w:i/>
            <w:iCs/>
            <w:color w:val="000000"/>
            <w:lang w:val="pt-PT" w:eastAsia="pt-PT"/>
          </w:rPr>
          <w:delText xml:space="preserve">lockchain offers transparency and security in transactions, allowing smart contracts to automate and ensure compliance with financial </w:delText>
        </w:r>
        <w:r w:rsidR="004B3FCC" w:rsidRPr="00BA4C99" w:rsidDel="0034263F">
          <w:rPr>
            <w:i/>
            <w:iCs/>
            <w:color w:val="000000"/>
            <w:lang w:val="pt-PT" w:eastAsia="pt-PT"/>
          </w:rPr>
          <w:delText>agr</w:delText>
        </w:r>
        <w:r w:rsidR="00D64733" w:rsidRPr="00BA4C99" w:rsidDel="0034263F">
          <w:rPr>
            <w:i/>
            <w:iCs/>
            <w:color w:val="000000"/>
            <w:lang w:val="pt-PT" w:eastAsia="pt-PT"/>
          </w:rPr>
          <w:delText>ee</w:delText>
        </w:r>
        <w:r w:rsidR="004B3FCC" w:rsidRPr="00BA4C99" w:rsidDel="0034263F">
          <w:rPr>
            <w:i/>
            <w:iCs/>
            <w:color w:val="000000"/>
            <w:lang w:val="pt-PT" w:eastAsia="pt-PT"/>
          </w:rPr>
          <w:delText>ments</w:delText>
        </w:r>
        <w:r w:rsidR="004B3FCC" w:rsidRPr="00BA4C99" w:rsidDel="0034263F">
          <w:rPr>
            <w:color w:val="000000"/>
            <w:lang w:val="pt-PT" w:eastAsia="pt-PT"/>
          </w:rPr>
          <w:delText>”</w:delText>
        </w:r>
        <w:r w:rsidRPr="00BA4C99" w:rsidDel="0034263F">
          <w:delText>. O tópico 1</w:delText>
        </w:r>
        <w:r w:rsidR="00A166BD" w:rsidRPr="00BA4C99" w:rsidDel="0034263F">
          <w:delText xml:space="preserve"> revela uma discussão</w:delText>
        </w:r>
        <w:r w:rsidR="004E0DAF" w:rsidRPr="00BA4C99" w:rsidDel="0034263F">
          <w:delText xml:space="preserve"> sobre</w:delText>
        </w:r>
        <w:r w:rsidR="00A166BD" w:rsidRPr="00BA4C99" w:rsidDel="0034263F">
          <w:delText xml:space="preserve"> </w:delText>
        </w:r>
        <w:r w:rsidR="006E130F" w:rsidRPr="00BA4C99" w:rsidDel="0034263F">
          <w:delText>um estado operacional</w:delText>
        </w:r>
        <w:r w:rsidR="00996007" w:rsidRPr="00BA4C99" w:rsidDel="0034263F">
          <w:delText xml:space="preserve"> em que múltiplas empresas agricolas</w:delText>
        </w:r>
        <w:r w:rsidR="00817B27" w:rsidRPr="00BA4C99" w:rsidDel="0034263F">
          <w:delText xml:space="preserve"> (</w:delText>
        </w:r>
        <w:r w:rsidR="00817B27" w:rsidRPr="00BA4C99" w:rsidDel="0034263F">
          <w:rPr>
            <w:i/>
            <w:iCs/>
          </w:rPr>
          <w:delText>company</w:delText>
        </w:r>
        <w:r w:rsidR="009447F3" w:rsidRPr="00BA4C99" w:rsidDel="0034263F">
          <w:rPr>
            <w:i/>
            <w:iCs/>
          </w:rPr>
          <w:delText>, agricultural</w:delText>
        </w:r>
        <w:r w:rsidR="00817B27" w:rsidRPr="00BA4C99" w:rsidDel="0034263F">
          <w:delText>)</w:delText>
        </w:r>
        <w:r w:rsidR="00996007" w:rsidRPr="00BA4C99" w:rsidDel="0034263F">
          <w:delText xml:space="preserve"> </w:delText>
        </w:r>
        <w:r w:rsidR="00120A8E" w:rsidRPr="00BA4C99" w:rsidDel="0034263F">
          <w:delText xml:space="preserve">realizam </w:delText>
        </w:r>
        <w:r w:rsidR="00120A8E" w:rsidRPr="002A172A" w:rsidDel="0034263F">
          <w:rPr>
            <w:b/>
            <w:bCs/>
          </w:rPr>
          <w:delText>trocas</w:delText>
        </w:r>
        <w:r w:rsidR="002A172A" w:rsidRPr="002A172A" w:rsidDel="0034263F">
          <w:rPr>
            <w:b/>
            <w:bCs/>
          </w:rPr>
          <w:delText xml:space="preserve"> de produtos</w:delText>
        </w:r>
        <w:r w:rsidR="00120A8E" w:rsidRPr="002A172A" w:rsidDel="0034263F">
          <w:rPr>
            <w:b/>
            <w:bCs/>
          </w:rPr>
          <w:delText xml:space="preserve"> através da sua cadeia de abastecimento</w:delText>
        </w:r>
        <w:r w:rsidR="00996007" w:rsidRPr="002A172A" w:rsidDel="0034263F">
          <w:rPr>
            <w:b/>
            <w:bCs/>
          </w:rPr>
          <w:delText xml:space="preserve"> via blockchain</w:delText>
        </w:r>
        <w:r w:rsidR="00156E6E" w:rsidRPr="00BA4C99" w:rsidDel="0034263F">
          <w:delText xml:space="preserve"> (</w:delText>
        </w:r>
        <w:r w:rsidR="00156E6E" w:rsidRPr="00BA4C99" w:rsidDel="0034263F">
          <w:rPr>
            <w:i/>
            <w:iCs/>
          </w:rPr>
          <w:delText>product, blockchain</w:delText>
        </w:r>
        <w:r w:rsidR="00156E6E" w:rsidRPr="00BA4C99" w:rsidDel="0034263F">
          <w:delText>)</w:delText>
        </w:r>
        <w:r w:rsidR="007D2AF7" w:rsidRPr="00BA4C99" w:rsidDel="0034263F">
          <w:delText xml:space="preserve">. Esta </w:delText>
        </w:r>
        <w:r w:rsidR="00F9435B" w:rsidRPr="00BA4C99" w:rsidDel="0034263F">
          <w:delText>caracterização do tópico é reforçada atra</w:delText>
        </w:r>
        <w:r w:rsidR="007D2AF7" w:rsidRPr="00BA4C99" w:rsidDel="0034263F">
          <w:delText>vés de um comentário que refere que “</w:delText>
        </w:r>
        <w:r w:rsidR="00F20154" w:rsidRPr="00BA4C99" w:rsidDel="0034263F">
          <w:rPr>
            <w:i/>
            <w:iCs/>
            <w:color w:val="000000"/>
            <w:lang w:eastAsia="pt-PT"/>
          </w:rPr>
          <w:delText>t</w:delText>
        </w:r>
        <w:r w:rsidR="004275C6" w:rsidRPr="00BA4C99" w:rsidDel="0034263F">
          <w:rPr>
            <w:i/>
            <w:iCs/>
            <w:color w:val="000000"/>
            <w:lang w:eastAsia="pt-PT"/>
          </w:rPr>
          <w:delText>he agricultural supply chain is one of the fundamental pillars of the food industry</w:delText>
        </w:r>
        <w:r w:rsidR="00F20154" w:rsidRPr="00BA4C99" w:rsidDel="0034263F">
          <w:rPr>
            <w:color w:val="000000"/>
            <w:lang w:eastAsia="pt-PT"/>
          </w:rPr>
          <w:delText>”.</w:delText>
        </w:r>
        <w:r w:rsidRPr="00BA4C99" w:rsidDel="0034263F">
          <w:delText xml:space="preserve"> O tópico 2</w:delText>
        </w:r>
        <w:r w:rsidR="00BC2DF1" w:rsidRPr="00BA4C99" w:rsidDel="0034263F">
          <w:delText xml:space="preserve"> </w:delText>
        </w:r>
        <w:r w:rsidR="00521311" w:rsidRPr="00BA4C99" w:rsidDel="0034263F">
          <w:delText xml:space="preserve">informa sobre a </w:delText>
        </w:r>
        <w:r w:rsidR="00521311" w:rsidRPr="002A172A" w:rsidDel="0034263F">
          <w:rPr>
            <w:b/>
            <w:bCs/>
          </w:rPr>
          <w:delText>integração de plataformas digitais integradas</w:delText>
        </w:r>
        <w:r w:rsidR="00521311" w:rsidRPr="00BA4C99" w:rsidDel="0034263F">
          <w:delText xml:space="preserve"> (metaverse, technology)</w:delText>
        </w:r>
        <w:r w:rsidR="0024355B" w:rsidRPr="00BA4C99" w:rsidDel="0034263F">
          <w:delText xml:space="preserve"> </w:delText>
        </w:r>
        <w:r w:rsidR="00471F3D" w:rsidRPr="00BA4C99" w:rsidDel="0034263F">
          <w:delText>na cadeia de distribuição</w:delText>
        </w:r>
        <w:r w:rsidR="00013C60" w:rsidRPr="00BA4C99" w:rsidDel="0034263F">
          <w:delText xml:space="preserve"> de produtos agricolas (</w:delText>
        </w:r>
        <w:r w:rsidR="00013C60" w:rsidRPr="00BA4C99" w:rsidDel="0034263F">
          <w:rPr>
            <w:i/>
            <w:iCs/>
          </w:rPr>
          <w:delText>farmer, agriculture, agricultural</w:delText>
        </w:r>
        <w:r w:rsidR="00013C60" w:rsidRPr="00BA4C99" w:rsidDel="0034263F">
          <w:delText xml:space="preserve">). </w:delText>
        </w:r>
        <w:r w:rsidR="00013C60" w:rsidRPr="00D8372E" w:rsidDel="0034263F">
          <w:rPr>
            <w:lang w:val="en-US"/>
          </w:rPr>
          <w:delText>Um especialista reforça esta ideia indicando que</w:delText>
        </w:r>
        <w:r w:rsidR="00013C60" w:rsidRPr="00BA4C99" w:rsidDel="0034263F">
          <w:rPr>
            <w:lang w:val="en-US"/>
          </w:rPr>
          <w:delText xml:space="preserve"> </w:delText>
        </w:r>
        <w:r w:rsidR="00AB5A19" w:rsidRPr="00BA4C99" w:rsidDel="0034263F">
          <w:rPr>
            <w:lang w:val="en-US"/>
          </w:rPr>
          <w:delText>“</w:delText>
        </w:r>
        <w:r w:rsidR="00AB5A19" w:rsidRPr="00BA4C99" w:rsidDel="0034263F">
          <w:rPr>
            <w:i/>
            <w:iCs/>
            <w:color w:val="000000"/>
            <w:lang w:val="en-US" w:eastAsia="pt-PT"/>
          </w:rPr>
          <w:delText>the metaverse has attracted the attention of the agricultural sector amid promises of increased connectivity in the countryside</w:delText>
        </w:r>
        <w:r w:rsidR="00AB5A19" w:rsidRPr="00BA4C99" w:rsidDel="0034263F">
          <w:rPr>
            <w:color w:val="000000"/>
            <w:lang w:val="en-US" w:eastAsia="pt-PT"/>
          </w:rPr>
          <w:delText>”.</w:delText>
        </w:r>
        <w:r w:rsidR="00567459" w:rsidRPr="00BA4C99" w:rsidDel="0034263F">
          <w:rPr>
            <w:color w:val="000000"/>
            <w:lang w:val="en-US" w:eastAsia="pt-PT"/>
          </w:rPr>
          <w:delText xml:space="preserve"> </w:delText>
        </w:r>
        <w:r w:rsidR="00567459" w:rsidRPr="00D8372E" w:rsidDel="0034263F">
          <w:rPr>
            <w:lang w:val="en-US"/>
          </w:rPr>
          <w:delText>O O</w:delText>
        </w:r>
        <w:r w:rsidRPr="00D8372E" w:rsidDel="0034263F">
          <w:rPr>
            <w:lang w:val="en-US"/>
          </w:rPr>
          <w:delText xml:space="preserve"> tópico 3 </w:delText>
        </w:r>
        <w:r w:rsidR="006D0CF1" w:rsidRPr="00D8372E" w:rsidDel="0034263F">
          <w:rPr>
            <w:lang w:val="en-US"/>
          </w:rPr>
          <w:delText xml:space="preserve">centra-se </w:delText>
        </w:r>
        <w:r w:rsidR="00F87A2A" w:rsidRPr="00D8372E" w:rsidDel="0034263F">
          <w:rPr>
            <w:lang w:val="en-US"/>
          </w:rPr>
          <w:delText xml:space="preserve">no </w:delText>
        </w:r>
        <w:r w:rsidR="00F96FAF" w:rsidRPr="00D8372E" w:rsidDel="0034263F">
          <w:rPr>
            <w:b/>
            <w:bCs/>
            <w:lang w:val="en-US"/>
          </w:rPr>
          <w:delText>uso</w:delText>
        </w:r>
        <w:r w:rsidR="006D0CF1" w:rsidRPr="00D8372E" w:rsidDel="0034263F">
          <w:rPr>
            <w:b/>
            <w:bCs/>
            <w:lang w:val="en-US"/>
          </w:rPr>
          <w:delText xml:space="preserve"> de tokens</w:delText>
        </w:r>
        <w:r w:rsidR="0013058C" w:rsidRPr="00D8372E" w:rsidDel="0034263F">
          <w:rPr>
            <w:b/>
            <w:bCs/>
            <w:lang w:val="en-US"/>
          </w:rPr>
          <w:delText xml:space="preserve"> para facilitar o trading e adiantamentos financeiros</w:delText>
        </w:r>
        <w:r w:rsidR="00F87A2A" w:rsidRPr="00D8372E" w:rsidDel="0034263F">
          <w:rPr>
            <w:lang w:val="en-US"/>
          </w:rPr>
          <w:delText xml:space="preserve"> (</w:delText>
        </w:r>
        <w:r w:rsidR="00F87A2A" w:rsidRPr="00D8372E" w:rsidDel="0034263F">
          <w:rPr>
            <w:i/>
            <w:iCs/>
            <w:lang w:val="en-US"/>
          </w:rPr>
          <w:delText>token, digital, transaction</w:delText>
        </w:r>
        <w:r w:rsidR="00F87A2A" w:rsidRPr="00D8372E" w:rsidDel="0034263F">
          <w:rPr>
            <w:lang w:val="en-US"/>
          </w:rPr>
          <w:delText>)</w:delText>
        </w:r>
        <w:r w:rsidR="00F35FC5" w:rsidRPr="00D8372E" w:rsidDel="0034263F">
          <w:rPr>
            <w:lang w:val="en-US"/>
          </w:rPr>
          <w:delText>, assunto referido por um especialista quando afirma que</w:delText>
        </w:r>
        <w:r w:rsidR="00F31AB6" w:rsidRPr="00D8372E" w:rsidDel="0034263F">
          <w:rPr>
            <w:lang w:val="en-US"/>
          </w:rPr>
          <w:delText xml:space="preserve"> a</w:delText>
        </w:r>
        <w:r w:rsidR="00F35FC5" w:rsidRPr="00D8372E" w:rsidDel="0034263F">
          <w:rPr>
            <w:lang w:val="en-US"/>
          </w:rPr>
          <w:delText xml:space="preserve"> “</w:delText>
        </w:r>
        <w:r w:rsidR="00F31AB6" w:rsidRPr="00D8372E" w:rsidDel="0034263F">
          <w:rPr>
            <w:i/>
            <w:iCs/>
            <w:color w:val="000000"/>
            <w:lang w:val="en-US" w:eastAsia="pt-PT"/>
          </w:rPr>
          <w:delText>Agrotoken, a pioneer in commodity tokenization, is transforming commercial transactions through Barter, a practice that involves the exchange of raw materials or equivalent payment</w:delText>
        </w:r>
        <w:r w:rsidR="00F31AB6" w:rsidRPr="00D8372E" w:rsidDel="0034263F">
          <w:rPr>
            <w:color w:val="000000"/>
            <w:lang w:val="en-US" w:eastAsia="pt-PT"/>
          </w:rPr>
          <w:delText>”.</w:delText>
        </w:r>
        <w:r w:rsidR="006D0CF1" w:rsidRPr="00D8372E" w:rsidDel="0034263F">
          <w:rPr>
            <w:lang w:val="en-US"/>
          </w:rPr>
          <w:delText xml:space="preserve"> </w:delText>
        </w:r>
        <w:r w:rsidR="00F96FAF" w:rsidRPr="00BA4C99" w:rsidDel="0034263F">
          <w:delText>O</w:delText>
        </w:r>
        <w:r w:rsidRPr="00BA4C99" w:rsidDel="0034263F">
          <w:delText xml:space="preserve"> tópico 4 refere-se à</w:delText>
        </w:r>
        <w:r w:rsidR="00C07B9F" w:rsidRPr="00BA4C99" w:rsidDel="0034263F">
          <w:delText xml:space="preserve"> </w:delText>
        </w:r>
        <w:r w:rsidR="00587BA6" w:rsidDel="0034263F">
          <w:rPr>
            <w:b/>
            <w:bCs/>
          </w:rPr>
          <w:delText>rastreabilidade</w:delText>
        </w:r>
        <w:r w:rsidR="0048537B" w:rsidRPr="002A172A" w:rsidDel="0034263F">
          <w:rPr>
            <w:b/>
            <w:bCs/>
          </w:rPr>
          <w:delText xml:space="preserve"> em ecossistemas </w:delText>
        </w:r>
        <w:r w:rsidR="00587BA6" w:rsidRPr="002A172A" w:rsidDel="0034263F">
          <w:rPr>
            <w:b/>
            <w:bCs/>
          </w:rPr>
          <w:delText>interempresariais</w:delText>
        </w:r>
        <w:r w:rsidR="00DC4E9D" w:rsidRPr="00BA4C99" w:rsidDel="0034263F">
          <w:delText xml:space="preserve"> (</w:delText>
        </w:r>
        <w:r w:rsidR="00DC4E9D" w:rsidRPr="00BA4C99" w:rsidDel="0034263F">
          <w:rPr>
            <w:i/>
            <w:iCs/>
          </w:rPr>
          <w:delText>network</w:delText>
        </w:r>
        <w:r w:rsidR="00DC4E9D" w:rsidRPr="00BA4C99" w:rsidDel="0034263F">
          <w:delText>)</w:delText>
        </w:r>
        <w:r w:rsidR="0048537B" w:rsidRPr="00BA4C99" w:rsidDel="0034263F">
          <w:delText xml:space="preserve"> onde vários atores aderem (</w:delText>
        </w:r>
        <w:r w:rsidR="0048537B" w:rsidRPr="00BA4C99" w:rsidDel="0034263F">
          <w:rPr>
            <w:i/>
            <w:iCs/>
          </w:rPr>
          <w:delText>join</w:delText>
        </w:r>
        <w:r w:rsidR="0048537B" w:rsidRPr="00BA4C99" w:rsidDel="0034263F">
          <w:delText>) a uma rede blockchain partilhada que assegura (</w:delText>
        </w:r>
        <w:r w:rsidR="0048537B" w:rsidRPr="00BA4C99" w:rsidDel="0034263F">
          <w:rPr>
            <w:i/>
            <w:iCs/>
          </w:rPr>
          <w:delText>ensure</w:delText>
        </w:r>
        <w:r w:rsidR="0048537B" w:rsidRPr="00BA4C99" w:rsidDel="0034263F">
          <w:delText>) a traceability</w:delText>
        </w:r>
        <w:r w:rsidR="00DC4E9D" w:rsidRPr="00BA4C99" w:rsidDel="0034263F">
          <w:delText xml:space="preserve"> (</w:delText>
        </w:r>
        <w:r w:rsidR="00DC4E9D" w:rsidRPr="00BA4C99" w:rsidDel="0034263F">
          <w:rPr>
            <w:i/>
            <w:iCs/>
          </w:rPr>
          <w:delText>traceability</w:delText>
        </w:r>
        <w:r w:rsidR="00DC4E9D" w:rsidRPr="00BA4C99" w:rsidDel="0034263F">
          <w:delText>) de produtos</w:delText>
        </w:r>
        <w:r w:rsidR="00D5698D" w:rsidRPr="00BA4C99" w:rsidDel="0034263F">
          <w:delText xml:space="preserve">. </w:delText>
        </w:r>
        <w:r w:rsidR="00D5698D" w:rsidRPr="00BA4C99" w:rsidDel="0034263F">
          <w:rPr>
            <w:lang w:val="en-US"/>
          </w:rPr>
          <w:delText xml:space="preserve">Este tópico é referido por um dos </w:delText>
        </w:r>
        <w:r w:rsidR="004170B0" w:rsidRPr="00BA4C99" w:rsidDel="0034263F">
          <w:rPr>
            <w:lang w:val="en-US"/>
          </w:rPr>
          <w:delText>especialistas: “</w:delText>
        </w:r>
        <w:r w:rsidR="004170B0" w:rsidRPr="00BA4C99" w:rsidDel="0034263F">
          <w:rPr>
            <w:i/>
            <w:iCs/>
            <w:color w:val="000000"/>
            <w:lang w:val="en-US" w:eastAsia="pt-PT"/>
          </w:rPr>
          <w:delText>After joining the network, there is an entry and connection process, which will vary according to the size and complexity of the participant and the modules that will be used</w:delText>
        </w:r>
        <w:r w:rsidR="004170B0" w:rsidRPr="00BA4C99" w:rsidDel="0034263F">
          <w:rPr>
            <w:color w:val="000000"/>
            <w:lang w:val="en-US" w:eastAsia="pt-PT"/>
          </w:rPr>
          <w:delText>”</w:delText>
        </w:r>
        <w:r w:rsidR="00DC4E9D" w:rsidRPr="00BA4C99" w:rsidDel="0034263F">
          <w:rPr>
            <w:lang w:val="en-US"/>
          </w:rPr>
          <w:delText>.</w:delText>
        </w:r>
        <w:r w:rsidRPr="00BA4C99" w:rsidDel="0034263F">
          <w:rPr>
            <w:lang w:val="en-US"/>
          </w:rPr>
          <w:delText xml:space="preserve"> </w:delText>
        </w:r>
      </w:del>
      <w:moveFromRangeStart w:id="264" w:author="Paulo Henrique dos Santos" w:date="2025-05-21T14:58:00Z" w:name="move198730881"/>
      <w:moveFrom w:id="265" w:author="Paulo Henrique dos Santos" w:date="2025-05-21T14:58:00Z" w16du:dateUtc="2025-05-21T17:58:00Z">
        <w:del w:id="266" w:author="Paulo Henrique dos Santos" w:date="2025-05-21T14:58:00Z" w16du:dateUtc="2025-05-21T17:58:00Z">
          <w:r w:rsidR="00F56DB6" w:rsidRPr="00F56DB6" w:rsidDel="0034263F">
            <w:delText>Após o acerto de detalhes no nível anterior, este nível padroniza-os, servindo de base para os níveis subsequentes</w:delText>
          </w:r>
          <w:r w:rsidR="00F56DB6" w:rsidDel="0034263F">
            <w:delText>.</w:delText>
          </w:r>
        </w:del>
      </w:moveFrom>
      <w:moveFromRangeEnd w:id="264"/>
    </w:p>
    <w:p w14:paraId="69D4907E" w14:textId="3F4616B2" w:rsidR="00AC6613" w:rsidRDefault="00AC6613" w:rsidP="00AC6613">
      <w:pPr>
        <w:pStyle w:val="Legenda"/>
        <w:keepNext/>
        <w:rPr>
          <w:ins w:id="267" w:author="Paulo Henrique dos Santos" w:date="2025-05-21T14:40:00Z" w16du:dateUtc="2025-05-21T17:40:00Z"/>
        </w:rPr>
      </w:pPr>
      <w:ins w:id="268" w:author="Paulo Henrique dos Santos" w:date="2025-05-21T14:40:00Z" w16du:dateUtc="2025-05-21T17:40:00Z">
        <w:r>
          <w:t xml:space="preserve">Tabela </w:t>
        </w:r>
        <w:r>
          <w:t>6</w:t>
        </w:r>
        <w:r>
          <w:t xml:space="preserve"> – Descrições dos tópicos de nível </w:t>
        </w:r>
        <w:r>
          <w:t>3</w:t>
        </w:r>
      </w:ins>
    </w:p>
    <w:p w14:paraId="74A1E4D4" w14:textId="77E20E37" w:rsidR="00AC6613" w:rsidDel="00AC6613" w:rsidRDefault="00AC6613" w:rsidP="00567459">
      <w:pPr>
        <w:spacing w:before="240" w:line="360" w:lineRule="auto"/>
        <w:ind w:firstLine="720"/>
        <w:rPr>
          <w:del w:id="269" w:author="Paulo Henrique dos Santos" w:date="2025-05-21T14:40:00Z" w16du:dateUtc="2025-05-21T17:40:00Z"/>
        </w:rPr>
      </w:pPr>
    </w:p>
    <w:tbl>
      <w:tblPr>
        <w:tblStyle w:val="Tabelacomgrade"/>
        <w:tblW w:w="5000" w:type="pct"/>
        <w:tblLook w:val="04A0" w:firstRow="1" w:lastRow="0" w:firstColumn="1" w:lastColumn="0" w:noHBand="0" w:noVBand="1"/>
        <w:tblPrChange w:id="270" w:author="Paulo Henrique dos Santos" w:date="2025-05-21T14:15:00Z" w16du:dateUtc="2025-05-21T17:15:00Z">
          <w:tblPr>
            <w:tblStyle w:val="Tabelacomgrade"/>
            <w:tblW w:w="5000" w:type="pct"/>
            <w:tblLook w:val="04A0" w:firstRow="1" w:lastRow="0" w:firstColumn="1" w:lastColumn="0" w:noHBand="0" w:noVBand="1"/>
          </w:tblPr>
        </w:tblPrChange>
      </w:tblPr>
      <w:tblGrid>
        <w:gridCol w:w="988"/>
        <w:gridCol w:w="2131"/>
        <w:gridCol w:w="3688"/>
        <w:gridCol w:w="3659"/>
        <w:tblGridChange w:id="271">
          <w:tblGrid>
            <w:gridCol w:w="5"/>
            <w:gridCol w:w="982"/>
            <w:gridCol w:w="1"/>
            <w:gridCol w:w="3"/>
            <w:gridCol w:w="2126"/>
            <w:gridCol w:w="1"/>
            <w:gridCol w:w="1"/>
            <w:gridCol w:w="3684"/>
            <w:gridCol w:w="2"/>
            <w:gridCol w:w="2"/>
            <w:gridCol w:w="3654"/>
            <w:gridCol w:w="5"/>
          </w:tblGrid>
        </w:tblGridChange>
      </w:tblGrid>
      <w:tr w:rsidR="00812942" w:rsidRPr="00C33FE3" w14:paraId="0FE62A6E" w14:textId="77777777" w:rsidTr="00AC6613">
        <w:trPr>
          <w:trPrChange w:id="272" w:author="Paulo Henrique dos Santos" w:date="2025-05-21T14:15:00Z" w16du:dateUtc="2025-05-21T17:15:00Z">
            <w:trPr>
              <w:gridBefore w:val="1"/>
              <w:gridAfter w:val="0"/>
            </w:trPr>
          </w:trPrChange>
        </w:trPr>
        <w:tc>
          <w:tcPr>
            <w:tcW w:w="472" w:type="pct"/>
            <w:tcBorders>
              <w:left w:val="nil"/>
              <w:bottom w:val="single" w:sz="4" w:space="0" w:color="auto"/>
              <w:right w:val="nil"/>
            </w:tcBorders>
            <w:vAlign w:val="center"/>
            <w:tcPrChange w:id="273" w:author="Paulo Henrique dos Santos" w:date="2025-05-21T14:15:00Z" w16du:dateUtc="2025-05-21T17:15:00Z">
              <w:tcPr>
                <w:tcW w:w="471" w:type="pct"/>
                <w:gridSpan w:val="3"/>
                <w:vAlign w:val="center"/>
              </w:tcPr>
            </w:tcPrChange>
          </w:tcPr>
          <w:p w14:paraId="50F13F6C" w14:textId="77777777" w:rsidR="00812942" w:rsidRPr="00C33FE3" w:rsidRDefault="00812942" w:rsidP="00187F90">
            <w:pPr>
              <w:spacing w:before="240" w:line="360" w:lineRule="auto"/>
              <w:rPr>
                <w:b/>
                <w:bCs/>
                <w:sz w:val="20"/>
                <w:szCs w:val="20"/>
              </w:rPr>
            </w:pPr>
            <w:r w:rsidRPr="00C33FE3">
              <w:rPr>
                <w:b/>
                <w:bCs/>
                <w:sz w:val="20"/>
                <w:szCs w:val="20"/>
              </w:rPr>
              <w:t>Topic number</w:t>
            </w:r>
          </w:p>
        </w:tc>
        <w:tc>
          <w:tcPr>
            <w:tcW w:w="1018" w:type="pct"/>
            <w:tcBorders>
              <w:left w:val="nil"/>
              <w:bottom w:val="single" w:sz="4" w:space="0" w:color="auto"/>
              <w:right w:val="nil"/>
            </w:tcBorders>
            <w:vAlign w:val="center"/>
            <w:tcPrChange w:id="274" w:author="Paulo Henrique dos Santos" w:date="2025-05-21T14:15:00Z" w16du:dateUtc="2025-05-21T17:15:00Z">
              <w:tcPr>
                <w:tcW w:w="1017" w:type="pct"/>
                <w:gridSpan w:val="2"/>
                <w:vAlign w:val="center"/>
              </w:tcPr>
            </w:tcPrChange>
          </w:tcPr>
          <w:p w14:paraId="521AE40E" w14:textId="77777777" w:rsidR="00812942" w:rsidRPr="00C33FE3" w:rsidRDefault="00812942" w:rsidP="00187F90">
            <w:pPr>
              <w:spacing w:before="240" w:line="360" w:lineRule="auto"/>
              <w:rPr>
                <w:b/>
                <w:bCs/>
                <w:sz w:val="20"/>
                <w:szCs w:val="20"/>
              </w:rPr>
            </w:pPr>
            <w:r w:rsidRPr="00C33FE3">
              <w:rPr>
                <w:b/>
                <w:bCs/>
                <w:sz w:val="20"/>
                <w:szCs w:val="20"/>
              </w:rPr>
              <w:t>Topic designation</w:t>
            </w:r>
          </w:p>
        </w:tc>
        <w:tc>
          <w:tcPr>
            <w:tcW w:w="1762" w:type="pct"/>
            <w:tcBorders>
              <w:left w:val="nil"/>
              <w:bottom w:val="single" w:sz="4" w:space="0" w:color="auto"/>
              <w:right w:val="nil"/>
            </w:tcBorders>
            <w:vAlign w:val="center"/>
            <w:tcPrChange w:id="275" w:author="Paulo Henrique dos Santos" w:date="2025-05-21T14:15:00Z" w16du:dateUtc="2025-05-21T17:15:00Z">
              <w:tcPr>
                <w:tcW w:w="1762" w:type="pct"/>
                <w:gridSpan w:val="2"/>
                <w:vAlign w:val="center"/>
              </w:tcPr>
            </w:tcPrChange>
          </w:tcPr>
          <w:p w14:paraId="6CABD469" w14:textId="77777777" w:rsidR="00812942" w:rsidRPr="00C33FE3" w:rsidRDefault="00812942" w:rsidP="00187F90">
            <w:pPr>
              <w:spacing w:before="240" w:line="360" w:lineRule="auto"/>
              <w:rPr>
                <w:b/>
                <w:bCs/>
                <w:sz w:val="20"/>
                <w:szCs w:val="20"/>
              </w:rPr>
            </w:pPr>
            <w:r w:rsidRPr="00C33FE3">
              <w:rPr>
                <w:b/>
                <w:bCs/>
                <w:sz w:val="20"/>
                <w:szCs w:val="20"/>
              </w:rPr>
              <w:t>Result interpretation</w:t>
            </w:r>
          </w:p>
        </w:tc>
        <w:tc>
          <w:tcPr>
            <w:tcW w:w="1749" w:type="pct"/>
            <w:tcBorders>
              <w:left w:val="nil"/>
              <w:bottom w:val="single" w:sz="4" w:space="0" w:color="auto"/>
              <w:right w:val="nil"/>
            </w:tcBorders>
            <w:vAlign w:val="center"/>
            <w:tcPrChange w:id="276" w:author="Paulo Henrique dos Santos" w:date="2025-05-21T14:15:00Z" w16du:dateUtc="2025-05-21T17:15:00Z">
              <w:tcPr>
                <w:tcW w:w="1749" w:type="pct"/>
                <w:gridSpan w:val="3"/>
                <w:vAlign w:val="center"/>
              </w:tcPr>
            </w:tcPrChange>
          </w:tcPr>
          <w:p w14:paraId="1700AC7E" w14:textId="77777777" w:rsidR="00812942" w:rsidRPr="00C33FE3" w:rsidRDefault="00812942" w:rsidP="00187F90">
            <w:pPr>
              <w:spacing w:before="240" w:line="360" w:lineRule="auto"/>
              <w:rPr>
                <w:b/>
                <w:bCs/>
                <w:sz w:val="20"/>
                <w:szCs w:val="20"/>
              </w:rPr>
            </w:pPr>
            <w:r w:rsidRPr="00C33FE3">
              <w:rPr>
                <w:b/>
                <w:bCs/>
                <w:sz w:val="20"/>
                <w:szCs w:val="20"/>
              </w:rPr>
              <w:t>Example of specialist comment</w:t>
            </w:r>
          </w:p>
        </w:tc>
      </w:tr>
      <w:tr w:rsidR="00812942" w:rsidRPr="00C33FE3" w14:paraId="09BCBDE6" w14:textId="77777777" w:rsidTr="00AC6613">
        <w:tc>
          <w:tcPr>
            <w:tcW w:w="472" w:type="pct"/>
            <w:tcBorders>
              <w:top w:val="single" w:sz="4" w:space="0" w:color="auto"/>
              <w:left w:val="nil"/>
              <w:bottom w:val="nil"/>
              <w:right w:val="nil"/>
            </w:tcBorders>
            <w:vAlign w:val="center"/>
            <w:tcPrChange w:id="277" w:author="Paulo Henrique dos Santos" w:date="2025-05-21T14:15:00Z" w16du:dateUtc="2025-05-21T17:15:00Z">
              <w:tcPr>
                <w:tcW w:w="471" w:type="pct"/>
                <w:gridSpan w:val="2"/>
                <w:vAlign w:val="center"/>
              </w:tcPr>
            </w:tcPrChange>
          </w:tcPr>
          <w:p w14:paraId="0BF66A79" w14:textId="77777777" w:rsidR="00812942" w:rsidRPr="00C33FE3" w:rsidRDefault="00812942" w:rsidP="00187F90">
            <w:pPr>
              <w:spacing w:before="240" w:line="360" w:lineRule="auto"/>
              <w:rPr>
                <w:sz w:val="20"/>
                <w:szCs w:val="20"/>
              </w:rPr>
            </w:pPr>
            <w:r w:rsidRPr="00C33FE3">
              <w:rPr>
                <w:sz w:val="20"/>
                <w:szCs w:val="20"/>
              </w:rPr>
              <w:t>0</w:t>
            </w:r>
          </w:p>
        </w:tc>
        <w:tc>
          <w:tcPr>
            <w:tcW w:w="1018" w:type="pct"/>
            <w:tcBorders>
              <w:top w:val="single" w:sz="4" w:space="0" w:color="auto"/>
              <w:left w:val="nil"/>
              <w:bottom w:val="nil"/>
              <w:right w:val="nil"/>
            </w:tcBorders>
            <w:vAlign w:val="center"/>
            <w:tcPrChange w:id="278" w:author="Paulo Henrique dos Santos" w:date="2025-05-21T14:15:00Z" w16du:dateUtc="2025-05-21T17:15:00Z">
              <w:tcPr>
                <w:tcW w:w="1017" w:type="pct"/>
                <w:gridSpan w:val="3"/>
                <w:vAlign w:val="center"/>
              </w:tcPr>
            </w:tcPrChange>
          </w:tcPr>
          <w:p w14:paraId="075F5364" w14:textId="0610494C" w:rsidR="00812942" w:rsidRPr="00C33FE3" w:rsidRDefault="00812942" w:rsidP="00187F90">
            <w:pPr>
              <w:spacing w:before="240" w:line="360" w:lineRule="auto"/>
              <w:rPr>
                <w:sz w:val="20"/>
                <w:szCs w:val="20"/>
              </w:rPr>
            </w:pPr>
            <w:r>
              <w:rPr>
                <w:sz w:val="20"/>
                <w:szCs w:val="20"/>
              </w:rPr>
              <w:t>C</w:t>
            </w:r>
            <w:r w:rsidRPr="00812942">
              <w:rPr>
                <w:sz w:val="20"/>
                <w:szCs w:val="20"/>
              </w:rPr>
              <w:t>ontratos de ativos de crédito</w:t>
            </w:r>
          </w:p>
        </w:tc>
        <w:tc>
          <w:tcPr>
            <w:tcW w:w="1762" w:type="pct"/>
            <w:tcBorders>
              <w:top w:val="single" w:sz="4" w:space="0" w:color="auto"/>
              <w:left w:val="nil"/>
              <w:bottom w:val="nil"/>
              <w:right w:val="nil"/>
            </w:tcBorders>
            <w:vAlign w:val="center"/>
            <w:tcPrChange w:id="279" w:author="Paulo Henrique dos Santos" w:date="2025-05-21T14:15:00Z" w16du:dateUtc="2025-05-21T17:15:00Z">
              <w:tcPr>
                <w:tcW w:w="1762" w:type="pct"/>
                <w:gridSpan w:val="4"/>
                <w:vAlign w:val="center"/>
              </w:tcPr>
            </w:tcPrChange>
          </w:tcPr>
          <w:p w14:paraId="6F0ED5FA" w14:textId="5AC87434" w:rsidR="00812942" w:rsidRPr="00C33FE3" w:rsidRDefault="00812942" w:rsidP="00187F90">
            <w:pPr>
              <w:spacing w:before="240" w:line="360" w:lineRule="auto"/>
              <w:rPr>
                <w:sz w:val="20"/>
                <w:szCs w:val="20"/>
              </w:rPr>
            </w:pPr>
            <w:del w:id="280" w:author="Paulo Henrique dos Santos" w:date="2025-05-21T14:16:00Z" w16du:dateUtc="2025-05-21T17:16:00Z">
              <w:r w:rsidDel="00EE46F3">
                <w:rPr>
                  <w:sz w:val="20"/>
                  <w:szCs w:val="20"/>
                </w:rPr>
                <w:delText>S</w:delText>
              </w:r>
              <w:r w:rsidRPr="00812942" w:rsidDel="00EE46F3">
                <w:rPr>
                  <w:sz w:val="20"/>
                  <w:szCs w:val="20"/>
                </w:rPr>
                <w:delText>ugere uma d</w:delText>
              </w:r>
            </w:del>
            <w:ins w:id="281" w:author="Paulo Henrique dos Santos" w:date="2025-05-21T14:16:00Z" w16du:dateUtc="2025-05-21T17:16:00Z">
              <w:r w:rsidR="00EE46F3">
                <w:rPr>
                  <w:sz w:val="20"/>
                  <w:szCs w:val="20"/>
                </w:rPr>
                <w:t>D</w:t>
              </w:r>
            </w:ins>
            <w:r w:rsidRPr="00812942">
              <w:rPr>
                <w:sz w:val="20"/>
                <w:szCs w:val="20"/>
              </w:rPr>
              <w:t>iscussão sobre contratos de ativos de crédito (credit, sector, security contract, asset)</w:t>
            </w:r>
            <w:del w:id="282" w:author="Paulo Henrique dos Santos" w:date="2025-05-21T14:16:00Z" w16du:dateUtc="2025-05-21T17:16:00Z">
              <w:r w:rsidRPr="00812942" w:rsidDel="00EE46F3">
                <w:rPr>
                  <w:sz w:val="20"/>
                  <w:szCs w:val="20"/>
                </w:rPr>
                <w:delText>,</w:delText>
              </w:r>
            </w:del>
            <w:r w:rsidRPr="00812942">
              <w:rPr>
                <w:sz w:val="20"/>
                <w:szCs w:val="20"/>
              </w:rPr>
              <w:t xml:space="preserve"> </w:t>
            </w:r>
            <w:del w:id="283" w:author="Paulo Henrique dos Santos" w:date="2025-05-21T14:16:00Z" w16du:dateUtc="2025-05-21T17:16:00Z">
              <w:r w:rsidRPr="00812942" w:rsidDel="00EE46F3">
                <w:rPr>
                  <w:sz w:val="20"/>
                  <w:szCs w:val="20"/>
                </w:rPr>
                <w:delText>uma discussão sobre os mecanismos de</w:delText>
              </w:r>
            </w:del>
            <w:ins w:id="284" w:author="Paulo Henrique dos Santos" w:date="2025-05-21T14:16:00Z" w16du:dateUtc="2025-05-21T17:16:00Z">
              <w:r w:rsidR="00EE46F3">
                <w:rPr>
                  <w:sz w:val="20"/>
                  <w:szCs w:val="20"/>
                </w:rPr>
                <w:t>para</w:t>
              </w:r>
            </w:ins>
            <w:r w:rsidRPr="00812942">
              <w:rPr>
                <w:sz w:val="20"/>
                <w:szCs w:val="20"/>
              </w:rPr>
              <w:t xml:space="preserve"> concessão de crédito agrícola através de smart contracts </w:t>
            </w:r>
            <w:del w:id="285" w:author="Paulo Henrique dos Santos" w:date="2025-05-21T14:16:00Z" w16du:dateUtc="2025-05-21T17:16:00Z">
              <w:r w:rsidRPr="00812942" w:rsidDel="00EE46F3">
                <w:rPr>
                  <w:sz w:val="20"/>
                  <w:szCs w:val="20"/>
                </w:rPr>
                <w:delText>que tokenizam ativos que garantem a segurança das transações</w:delText>
              </w:r>
            </w:del>
          </w:p>
        </w:tc>
        <w:tc>
          <w:tcPr>
            <w:tcW w:w="1749" w:type="pct"/>
            <w:tcBorders>
              <w:top w:val="single" w:sz="4" w:space="0" w:color="auto"/>
              <w:left w:val="nil"/>
              <w:bottom w:val="nil"/>
              <w:right w:val="nil"/>
            </w:tcBorders>
            <w:vAlign w:val="center"/>
            <w:tcPrChange w:id="286" w:author="Paulo Henrique dos Santos" w:date="2025-05-21T14:15:00Z" w16du:dateUtc="2025-05-21T17:15:00Z">
              <w:tcPr>
                <w:tcW w:w="1749" w:type="pct"/>
                <w:gridSpan w:val="3"/>
                <w:vAlign w:val="center"/>
              </w:tcPr>
            </w:tcPrChange>
          </w:tcPr>
          <w:p w14:paraId="2733CFEF" w14:textId="5F70BCA4" w:rsidR="00812942" w:rsidRPr="00C33FE3" w:rsidRDefault="00812942" w:rsidP="00187F90">
            <w:pPr>
              <w:spacing w:before="240" w:line="360" w:lineRule="auto"/>
              <w:rPr>
                <w:sz w:val="20"/>
                <w:szCs w:val="20"/>
              </w:rPr>
            </w:pPr>
            <w:r w:rsidRPr="00812942">
              <w:rPr>
                <w:sz w:val="20"/>
                <w:szCs w:val="20"/>
              </w:rPr>
              <w:t>“blockchain oferece transparência e segurança nas transações, permitindo que contratos inteligentes sejam automatizados e garantam a conformidade com os acordos financeiros”</w:t>
            </w:r>
          </w:p>
        </w:tc>
      </w:tr>
      <w:tr w:rsidR="00812942" w:rsidRPr="00C33FE3" w14:paraId="7E2B330E" w14:textId="77777777" w:rsidTr="00AC6613">
        <w:tc>
          <w:tcPr>
            <w:tcW w:w="472" w:type="pct"/>
            <w:tcBorders>
              <w:top w:val="nil"/>
              <w:left w:val="nil"/>
              <w:bottom w:val="nil"/>
              <w:right w:val="nil"/>
            </w:tcBorders>
            <w:vAlign w:val="center"/>
            <w:tcPrChange w:id="287" w:author="Paulo Henrique dos Santos" w:date="2025-05-21T14:15:00Z" w16du:dateUtc="2025-05-21T17:15:00Z">
              <w:tcPr>
                <w:tcW w:w="471" w:type="pct"/>
                <w:gridSpan w:val="2"/>
                <w:vAlign w:val="center"/>
              </w:tcPr>
            </w:tcPrChange>
          </w:tcPr>
          <w:p w14:paraId="28CDCB44" w14:textId="77777777" w:rsidR="00812942" w:rsidRPr="00C33FE3" w:rsidRDefault="00812942" w:rsidP="00187F90">
            <w:pPr>
              <w:spacing w:before="240" w:line="360" w:lineRule="auto"/>
              <w:rPr>
                <w:sz w:val="20"/>
                <w:szCs w:val="20"/>
              </w:rPr>
            </w:pPr>
            <w:r w:rsidRPr="00C33FE3">
              <w:rPr>
                <w:sz w:val="20"/>
                <w:szCs w:val="20"/>
              </w:rPr>
              <w:t>1</w:t>
            </w:r>
          </w:p>
        </w:tc>
        <w:tc>
          <w:tcPr>
            <w:tcW w:w="1018" w:type="pct"/>
            <w:tcBorders>
              <w:top w:val="nil"/>
              <w:left w:val="nil"/>
              <w:bottom w:val="nil"/>
              <w:right w:val="nil"/>
            </w:tcBorders>
            <w:vAlign w:val="center"/>
            <w:tcPrChange w:id="288" w:author="Paulo Henrique dos Santos" w:date="2025-05-21T14:15:00Z" w16du:dateUtc="2025-05-21T17:15:00Z">
              <w:tcPr>
                <w:tcW w:w="1017" w:type="pct"/>
                <w:gridSpan w:val="3"/>
                <w:vAlign w:val="center"/>
              </w:tcPr>
            </w:tcPrChange>
          </w:tcPr>
          <w:p w14:paraId="79FBB7B5" w14:textId="66579592" w:rsidR="00812942" w:rsidRPr="00C33FE3" w:rsidRDefault="00812942" w:rsidP="00187F90">
            <w:pPr>
              <w:spacing w:before="240" w:line="360" w:lineRule="auto"/>
              <w:rPr>
                <w:sz w:val="20"/>
                <w:szCs w:val="20"/>
              </w:rPr>
            </w:pPr>
            <w:r>
              <w:rPr>
                <w:sz w:val="20"/>
                <w:szCs w:val="20"/>
              </w:rPr>
              <w:t>T</w:t>
            </w:r>
            <w:r w:rsidRPr="00812942">
              <w:rPr>
                <w:sz w:val="20"/>
                <w:szCs w:val="20"/>
              </w:rPr>
              <w:t>rocas de produtos através da sua cadeia de abastecimento via blockchain</w:t>
            </w:r>
          </w:p>
        </w:tc>
        <w:tc>
          <w:tcPr>
            <w:tcW w:w="1762" w:type="pct"/>
            <w:tcBorders>
              <w:top w:val="nil"/>
              <w:left w:val="nil"/>
              <w:bottom w:val="nil"/>
              <w:right w:val="nil"/>
            </w:tcBorders>
            <w:vAlign w:val="center"/>
            <w:tcPrChange w:id="289" w:author="Paulo Henrique dos Santos" w:date="2025-05-21T14:15:00Z" w16du:dateUtc="2025-05-21T17:15:00Z">
              <w:tcPr>
                <w:tcW w:w="1762" w:type="pct"/>
                <w:gridSpan w:val="4"/>
                <w:vAlign w:val="center"/>
              </w:tcPr>
            </w:tcPrChange>
          </w:tcPr>
          <w:p w14:paraId="48C389F3" w14:textId="7FFDE161" w:rsidR="00812942" w:rsidRPr="00C33FE3" w:rsidRDefault="00812942" w:rsidP="00187F90">
            <w:pPr>
              <w:spacing w:before="240" w:line="360" w:lineRule="auto"/>
              <w:rPr>
                <w:sz w:val="20"/>
                <w:szCs w:val="20"/>
              </w:rPr>
            </w:pPr>
            <w:del w:id="290" w:author="Paulo Henrique dos Santos" w:date="2025-05-21T14:16:00Z" w16du:dateUtc="2025-05-21T17:16:00Z">
              <w:r w:rsidDel="00EE46F3">
                <w:rPr>
                  <w:sz w:val="20"/>
                  <w:szCs w:val="20"/>
                </w:rPr>
                <w:delText>D</w:delText>
              </w:r>
              <w:r w:rsidRPr="00812942" w:rsidDel="00EE46F3">
                <w:rPr>
                  <w:sz w:val="20"/>
                  <w:szCs w:val="20"/>
                </w:rPr>
                <w:delText>iscussão sobre um e</w:delText>
              </w:r>
            </w:del>
            <w:ins w:id="291" w:author="Paulo Henrique dos Santos" w:date="2025-05-21T14:16:00Z" w16du:dateUtc="2025-05-21T17:16:00Z">
              <w:r w:rsidR="00EE46F3">
                <w:rPr>
                  <w:sz w:val="20"/>
                  <w:szCs w:val="20"/>
                </w:rPr>
                <w:t>E</w:t>
              </w:r>
            </w:ins>
            <w:r w:rsidRPr="00812942">
              <w:rPr>
                <w:sz w:val="20"/>
                <w:szCs w:val="20"/>
              </w:rPr>
              <w:t xml:space="preserve">stado operacional em que múltiplas empresas agrícolas (company, agricultural) realizam trocas de produtos através </w:t>
            </w:r>
            <w:del w:id="292" w:author="Paulo Henrique dos Santos" w:date="2025-05-21T14:17:00Z" w16du:dateUtc="2025-05-21T17:17:00Z">
              <w:r w:rsidRPr="00812942" w:rsidDel="00EE46F3">
                <w:rPr>
                  <w:sz w:val="20"/>
                  <w:szCs w:val="20"/>
                </w:rPr>
                <w:delText>da sua cadeia de abastecimento</w:delText>
              </w:r>
            </w:del>
            <w:ins w:id="293" w:author="Paulo Henrique dos Santos" w:date="2025-05-21T14:17:00Z" w16du:dateUtc="2025-05-21T17:17:00Z">
              <w:r w:rsidR="00EE46F3">
                <w:rPr>
                  <w:sz w:val="20"/>
                  <w:szCs w:val="20"/>
                </w:rPr>
                <w:t>da CAS</w:t>
              </w:r>
            </w:ins>
            <w:r w:rsidRPr="00812942">
              <w:rPr>
                <w:sz w:val="20"/>
                <w:szCs w:val="20"/>
              </w:rPr>
              <w:t xml:space="preserve"> via blockchain (product, blockchain)</w:t>
            </w:r>
          </w:p>
        </w:tc>
        <w:tc>
          <w:tcPr>
            <w:tcW w:w="1749" w:type="pct"/>
            <w:tcBorders>
              <w:top w:val="nil"/>
              <w:left w:val="nil"/>
              <w:bottom w:val="nil"/>
              <w:right w:val="nil"/>
            </w:tcBorders>
            <w:vAlign w:val="center"/>
            <w:tcPrChange w:id="294" w:author="Paulo Henrique dos Santos" w:date="2025-05-21T14:15:00Z" w16du:dateUtc="2025-05-21T17:15:00Z">
              <w:tcPr>
                <w:tcW w:w="1749" w:type="pct"/>
                <w:gridSpan w:val="3"/>
                <w:vAlign w:val="center"/>
              </w:tcPr>
            </w:tcPrChange>
          </w:tcPr>
          <w:p w14:paraId="108FF809" w14:textId="29A78B47" w:rsidR="00812942" w:rsidRPr="00C33FE3" w:rsidRDefault="00812942" w:rsidP="00187F90">
            <w:pPr>
              <w:spacing w:before="240" w:line="360" w:lineRule="auto"/>
              <w:rPr>
                <w:sz w:val="20"/>
                <w:szCs w:val="20"/>
              </w:rPr>
            </w:pPr>
            <w:r w:rsidRPr="00812942">
              <w:rPr>
                <w:sz w:val="20"/>
                <w:szCs w:val="20"/>
              </w:rPr>
              <w:t>“à cadeia de fornecimento agrícola é um dos pilares fundamentais da indústria alimentar”</w:t>
            </w:r>
          </w:p>
        </w:tc>
      </w:tr>
      <w:tr w:rsidR="00812942" w:rsidRPr="00C33FE3" w14:paraId="5AB37929" w14:textId="77777777" w:rsidTr="00AC6613">
        <w:tc>
          <w:tcPr>
            <w:tcW w:w="472" w:type="pct"/>
            <w:tcBorders>
              <w:top w:val="nil"/>
              <w:left w:val="nil"/>
              <w:bottom w:val="nil"/>
              <w:right w:val="nil"/>
            </w:tcBorders>
            <w:vAlign w:val="center"/>
            <w:tcPrChange w:id="295" w:author="Paulo Henrique dos Santos" w:date="2025-05-21T14:15:00Z" w16du:dateUtc="2025-05-21T17:15:00Z">
              <w:tcPr>
                <w:tcW w:w="471" w:type="pct"/>
                <w:gridSpan w:val="2"/>
                <w:vAlign w:val="center"/>
              </w:tcPr>
            </w:tcPrChange>
          </w:tcPr>
          <w:p w14:paraId="5A528C5B" w14:textId="77777777" w:rsidR="00812942" w:rsidRPr="00C33FE3" w:rsidRDefault="00812942" w:rsidP="00187F90">
            <w:pPr>
              <w:spacing w:before="240" w:line="360" w:lineRule="auto"/>
              <w:rPr>
                <w:sz w:val="20"/>
                <w:szCs w:val="20"/>
              </w:rPr>
            </w:pPr>
            <w:r>
              <w:rPr>
                <w:sz w:val="20"/>
                <w:szCs w:val="20"/>
              </w:rPr>
              <w:t>2</w:t>
            </w:r>
          </w:p>
        </w:tc>
        <w:tc>
          <w:tcPr>
            <w:tcW w:w="1018" w:type="pct"/>
            <w:tcBorders>
              <w:top w:val="nil"/>
              <w:left w:val="nil"/>
              <w:bottom w:val="nil"/>
              <w:right w:val="nil"/>
            </w:tcBorders>
            <w:vAlign w:val="center"/>
            <w:tcPrChange w:id="296" w:author="Paulo Henrique dos Santos" w:date="2025-05-21T14:15:00Z" w16du:dateUtc="2025-05-21T17:15:00Z">
              <w:tcPr>
                <w:tcW w:w="1017" w:type="pct"/>
                <w:gridSpan w:val="3"/>
                <w:vAlign w:val="center"/>
              </w:tcPr>
            </w:tcPrChange>
          </w:tcPr>
          <w:p w14:paraId="2BDF6B08" w14:textId="06484AE5" w:rsidR="00812942" w:rsidRPr="00C33FE3" w:rsidRDefault="00845F9F" w:rsidP="00187F90">
            <w:pPr>
              <w:spacing w:before="240" w:line="360" w:lineRule="auto"/>
              <w:rPr>
                <w:sz w:val="20"/>
                <w:szCs w:val="20"/>
              </w:rPr>
            </w:pPr>
            <w:r>
              <w:rPr>
                <w:sz w:val="20"/>
                <w:szCs w:val="20"/>
              </w:rPr>
              <w:t>I</w:t>
            </w:r>
            <w:r w:rsidRPr="00845F9F">
              <w:rPr>
                <w:sz w:val="20"/>
                <w:szCs w:val="20"/>
              </w:rPr>
              <w:t>ntegração de plataformas digitais integradas</w:t>
            </w:r>
          </w:p>
        </w:tc>
        <w:tc>
          <w:tcPr>
            <w:tcW w:w="1762" w:type="pct"/>
            <w:tcBorders>
              <w:top w:val="nil"/>
              <w:left w:val="nil"/>
              <w:bottom w:val="nil"/>
              <w:right w:val="nil"/>
            </w:tcBorders>
            <w:vAlign w:val="center"/>
            <w:tcPrChange w:id="297" w:author="Paulo Henrique dos Santos" w:date="2025-05-21T14:15:00Z" w16du:dateUtc="2025-05-21T17:15:00Z">
              <w:tcPr>
                <w:tcW w:w="1762" w:type="pct"/>
                <w:gridSpan w:val="4"/>
                <w:vAlign w:val="center"/>
              </w:tcPr>
            </w:tcPrChange>
          </w:tcPr>
          <w:p w14:paraId="3519E1EE" w14:textId="5C3A014D" w:rsidR="00812942" w:rsidRPr="00C33FE3" w:rsidRDefault="00845F9F" w:rsidP="00187F90">
            <w:pPr>
              <w:spacing w:before="240" w:line="360" w:lineRule="auto"/>
              <w:rPr>
                <w:sz w:val="20"/>
                <w:szCs w:val="20"/>
              </w:rPr>
            </w:pPr>
            <w:del w:id="298" w:author="Paulo Henrique dos Santos" w:date="2025-05-21T14:17:00Z" w16du:dateUtc="2025-05-21T17:17:00Z">
              <w:r w:rsidDel="00EE46F3">
                <w:rPr>
                  <w:sz w:val="20"/>
                  <w:szCs w:val="20"/>
                </w:rPr>
                <w:delText>I</w:delText>
              </w:r>
              <w:r w:rsidRPr="00845F9F" w:rsidDel="00EE46F3">
                <w:rPr>
                  <w:sz w:val="20"/>
                  <w:szCs w:val="20"/>
                </w:rPr>
                <w:delText>nforma sobre a i</w:delText>
              </w:r>
            </w:del>
            <w:ins w:id="299" w:author="Paulo Henrique dos Santos" w:date="2025-05-21T14:17:00Z" w16du:dateUtc="2025-05-21T17:17:00Z">
              <w:r w:rsidR="00EE46F3">
                <w:rPr>
                  <w:sz w:val="20"/>
                  <w:szCs w:val="20"/>
                </w:rPr>
                <w:t>I</w:t>
              </w:r>
            </w:ins>
            <w:r w:rsidRPr="00845F9F">
              <w:rPr>
                <w:sz w:val="20"/>
                <w:szCs w:val="20"/>
              </w:rPr>
              <w:t xml:space="preserve">ntegração de plataformas digitais integradas (metaverse, technology) na </w:t>
            </w:r>
            <w:del w:id="300" w:author="Paulo Henrique dos Santos" w:date="2025-05-21T14:17:00Z" w16du:dateUtc="2025-05-21T17:17:00Z">
              <w:r w:rsidRPr="00845F9F" w:rsidDel="00EE46F3">
                <w:rPr>
                  <w:sz w:val="20"/>
                  <w:szCs w:val="20"/>
                </w:rPr>
                <w:delText>cadeia de distribuição de produtos agricolas</w:delText>
              </w:r>
            </w:del>
            <w:ins w:id="301" w:author="Paulo Henrique dos Santos" w:date="2025-05-21T14:17:00Z" w16du:dateUtc="2025-05-21T17:17:00Z">
              <w:r w:rsidR="00EE46F3">
                <w:rPr>
                  <w:sz w:val="20"/>
                  <w:szCs w:val="20"/>
                </w:rPr>
                <w:t>CAS</w:t>
              </w:r>
            </w:ins>
            <w:del w:id="302" w:author="Paulo Henrique dos Santos" w:date="2025-05-21T14:17:00Z" w16du:dateUtc="2025-05-21T17:17:00Z">
              <w:r w:rsidRPr="00845F9F" w:rsidDel="00EE46F3">
                <w:rPr>
                  <w:sz w:val="20"/>
                  <w:szCs w:val="20"/>
                </w:rPr>
                <w:delText xml:space="preserve"> </w:delText>
              </w:r>
            </w:del>
            <w:ins w:id="303" w:author="Paulo Henrique dos Santos" w:date="2025-05-21T14:17:00Z" w16du:dateUtc="2025-05-21T17:17:00Z">
              <w:r w:rsidR="00EE46F3">
                <w:rPr>
                  <w:sz w:val="20"/>
                  <w:szCs w:val="20"/>
                </w:rPr>
                <w:t xml:space="preserve"> </w:t>
              </w:r>
            </w:ins>
            <w:r w:rsidRPr="00845F9F">
              <w:rPr>
                <w:sz w:val="20"/>
                <w:szCs w:val="20"/>
              </w:rPr>
              <w:t>(farmer, agriculture, agricultural)</w:t>
            </w:r>
          </w:p>
        </w:tc>
        <w:tc>
          <w:tcPr>
            <w:tcW w:w="1749" w:type="pct"/>
            <w:tcBorders>
              <w:top w:val="nil"/>
              <w:left w:val="nil"/>
              <w:bottom w:val="nil"/>
              <w:right w:val="nil"/>
            </w:tcBorders>
            <w:vAlign w:val="center"/>
            <w:tcPrChange w:id="304" w:author="Paulo Henrique dos Santos" w:date="2025-05-21T14:15:00Z" w16du:dateUtc="2025-05-21T17:15:00Z">
              <w:tcPr>
                <w:tcW w:w="1749" w:type="pct"/>
                <w:gridSpan w:val="3"/>
                <w:vAlign w:val="center"/>
              </w:tcPr>
            </w:tcPrChange>
          </w:tcPr>
          <w:p w14:paraId="3CFD4100" w14:textId="633454E9" w:rsidR="00812942" w:rsidRPr="00C33FE3" w:rsidRDefault="00845F9F" w:rsidP="00187F90">
            <w:pPr>
              <w:spacing w:before="240" w:line="360" w:lineRule="auto"/>
              <w:rPr>
                <w:sz w:val="20"/>
                <w:szCs w:val="20"/>
              </w:rPr>
            </w:pPr>
            <w:r w:rsidRPr="00845F9F">
              <w:rPr>
                <w:sz w:val="20"/>
                <w:szCs w:val="20"/>
              </w:rPr>
              <w:t>“o metaverso atraiu a atenção do setor agrícola em meio a promessas de maior conectividade no campo”</w:t>
            </w:r>
          </w:p>
        </w:tc>
      </w:tr>
      <w:tr w:rsidR="00845F9F" w:rsidRPr="00C33FE3" w14:paraId="424AF826" w14:textId="77777777" w:rsidTr="00AC6613">
        <w:tc>
          <w:tcPr>
            <w:tcW w:w="472" w:type="pct"/>
            <w:tcBorders>
              <w:top w:val="nil"/>
              <w:left w:val="nil"/>
              <w:bottom w:val="nil"/>
              <w:right w:val="nil"/>
            </w:tcBorders>
            <w:vAlign w:val="center"/>
            <w:tcPrChange w:id="305" w:author="Paulo Henrique dos Santos" w:date="2025-05-21T14:15:00Z" w16du:dateUtc="2025-05-21T17:15:00Z">
              <w:tcPr>
                <w:tcW w:w="471" w:type="pct"/>
                <w:gridSpan w:val="2"/>
                <w:vAlign w:val="center"/>
              </w:tcPr>
            </w:tcPrChange>
          </w:tcPr>
          <w:p w14:paraId="323C03C5" w14:textId="77777777" w:rsidR="00845F9F" w:rsidRPr="00C33FE3" w:rsidRDefault="00845F9F" w:rsidP="00845F9F">
            <w:pPr>
              <w:spacing w:before="240" w:line="360" w:lineRule="auto"/>
              <w:rPr>
                <w:sz w:val="20"/>
                <w:szCs w:val="20"/>
              </w:rPr>
            </w:pPr>
            <w:r>
              <w:rPr>
                <w:sz w:val="20"/>
                <w:szCs w:val="20"/>
              </w:rPr>
              <w:lastRenderedPageBreak/>
              <w:t>3</w:t>
            </w:r>
          </w:p>
        </w:tc>
        <w:tc>
          <w:tcPr>
            <w:tcW w:w="1018" w:type="pct"/>
            <w:tcBorders>
              <w:top w:val="nil"/>
              <w:left w:val="nil"/>
              <w:bottom w:val="nil"/>
              <w:right w:val="nil"/>
            </w:tcBorders>
            <w:vAlign w:val="center"/>
            <w:tcPrChange w:id="306" w:author="Paulo Henrique dos Santos" w:date="2025-05-21T14:15:00Z" w16du:dateUtc="2025-05-21T17:15:00Z">
              <w:tcPr>
                <w:tcW w:w="1017" w:type="pct"/>
                <w:gridSpan w:val="3"/>
                <w:vAlign w:val="center"/>
              </w:tcPr>
            </w:tcPrChange>
          </w:tcPr>
          <w:p w14:paraId="4369694B" w14:textId="4C99EA6F" w:rsidR="00845F9F" w:rsidRPr="00C33FE3" w:rsidRDefault="00845F9F" w:rsidP="00845F9F">
            <w:pPr>
              <w:spacing w:before="240" w:line="360" w:lineRule="auto"/>
              <w:rPr>
                <w:sz w:val="20"/>
                <w:szCs w:val="20"/>
              </w:rPr>
            </w:pPr>
            <w:r>
              <w:rPr>
                <w:sz w:val="20"/>
                <w:szCs w:val="20"/>
              </w:rPr>
              <w:t>U</w:t>
            </w:r>
            <w:r w:rsidRPr="00812942">
              <w:rPr>
                <w:sz w:val="20"/>
                <w:szCs w:val="20"/>
              </w:rPr>
              <w:t>so de tokens para facilitar o</w:t>
            </w:r>
            <w:del w:id="307" w:author="Paulo Henrique dos Santos" w:date="2025-05-21T14:17:00Z" w16du:dateUtc="2025-05-21T17:17:00Z">
              <w:r w:rsidDel="00EE46F3">
                <w:rPr>
                  <w:sz w:val="20"/>
                  <w:szCs w:val="20"/>
                </w:rPr>
                <w:delText xml:space="preserve"> </w:delText>
              </w:r>
            </w:del>
            <w:ins w:id="308" w:author="Paulo Henrique dos Santos" w:date="2025-05-21T14:17:00Z" w16du:dateUtc="2025-05-21T17:17:00Z">
              <w:r w:rsidR="00EE46F3">
                <w:rPr>
                  <w:sz w:val="20"/>
                  <w:szCs w:val="20"/>
                </w:rPr>
                <w:t xml:space="preserve"> </w:t>
              </w:r>
            </w:ins>
            <w:r w:rsidRPr="00812942">
              <w:rPr>
                <w:sz w:val="20"/>
                <w:szCs w:val="20"/>
              </w:rPr>
              <w:t>trading e adiantamentos financeiros</w:t>
            </w:r>
          </w:p>
        </w:tc>
        <w:tc>
          <w:tcPr>
            <w:tcW w:w="1762" w:type="pct"/>
            <w:tcBorders>
              <w:top w:val="nil"/>
              <w:left w:val="nil"/>
              <w:bottom w:val="nil"/>
              <w:right w:val="nil"/>
            </w:tcBorders>
            <w:vAlign w:val="center"/>
            <w:tcPrChange w:id="309" w:author="Paulo Henrique dos Santos" w:date="2025-05-21T14:15:00Z" w16du:dateUtc="2025-05-21T17:15:00Z">
              <w:tcPr>
                <w:tcW w:w="1762" w:type="pct"/>
                <w:gridSpan w:val="4"/>
                <w:vAlign w:val="center"/>
              </w:tcPr>
            </w:tcPrChange>
          </w:tcPr>
          <w:p w14:paraId="3DF93C16" w14:textId="22A518AE" w:rsidR="00845F9F" w:rsidRPr="00C33FE3" w:rsidRDefault="00845F9F" w:rsidP="00845F9F">
            <w:pPr>
              <w:spacing w:before="240" w:line="360" w:lineRule="auto"/>
              <w:rPr>
                <w:sz w:val="20"/>
                <w:szCs w:val="20"/>
              </w:rPr>
            </w:pPr>
            <w:del w:id="310" w:author="Paulo Henrique dos Santos" w:date="2025-05-21T14:17:00Z" w16du:dateUtc="2025-05-21T17:17:00Z">
              <w:r w:rsidDel="00EE46F3">
                <w:rPr>
                  <w:sz w:val="20"/>
                  <w:szCs w:val="20"/>
                </w:rPr>
                <w:delText>C</w:delText>
              </w:r>
              <w:r w:rsidRPr="00812942" w:rsidDel="00EE46F3">
                <w:rPr>
                  <w:sz w:val="20"/>
                  <w:szCs w:val="20"/>
                </w:rPr>
                <w:delText>entra-se no u</w:delText>
              </w:r>
            </w:del>
            <w:ins w:id="311" w:author="Paulo Henrique dos Santos" w:date="2025-05-21T14:17:00Z" w16du:dateUtc="2025-05-21T17:17:00Z">
              <w:r w:rsidR="00EE46F3">
                <w:rPr>
                  <w:sz w:val="20"/>
                  <w:szCs w:val="20"/>
                </w:rPr>
                <w:t>U</w:t>
              </w:r>
            </w:ins>
            <w:r w:rsidRPr="00812942">
              <w:rPr>
                <w:sz w:val="20"/>
                <w:szCs w:val="20"/>
              </w:rPr>
              <w:t>so de tokens para facilitar o trading e adiantamentos financeiros (token, digital, transaction)</w:t>
            </w:r>
          </w:p>
        </w:tc>
        <w:tc>
          <w:tcPr>
            <w:tcW w:w="1749" w:type="pct"/>
            <w:tcBorders>
              <w:top w:val="nil"/>
              <w:left w:val="nil"/>
              <w:bottom w:val="nil"/>
              <w:right w:val="nil"/>
            </w:tcBorders>
            <w:vAlign w:val="center"/>
            <w:tcPrChange w:id="312" w:author="Paulo Henrique dos Santos" w:date="2025-05-21T14:15:00Z" w16du:dateUtc="2025-05-21T17:15:00Z">
              <w:tcPr>
                <w:tcW w:w="1749" w:type="pct"/>
                <w:gridSpan w:val="3"/>
                <w:vAlign w:val="center"/>
              </w:tcPr>
            </w:tcPrChange>
          </w:tcPr>
          <w:p w14:paraId="1D82E9AB" w14:textId="1EE7EDA4" w:rsidR="00845F9F" w:rsidRPr="00C33FE3" w:rsidRDefault="00845F9F" w:rsidP="00845F9F">
            <w:pPr>
              <w:spacing w:before="240" w:line="360" w:lineRule="auto"/>
              <w:rPr>
                <w:sz w:val="20"/>
                <w:szCs w:val="20"/>
              </w:rPr>
            </w:pPr>
            <w:r w:rsidRPr="00587BA6">
              <w:rPr>
                <w:sz w:val="20"/>
                <w:szCs w:val="20"/>
              </w:rPr>
              <w:t>“Agrotoken, pioneira na tokenização de commodities, está transformando transações comerciais por meio do Barter, prática que envolve a troca de matérias-primas ou pagamento equivalente”</w:t>
            </w:r>
          </w:p>
        </w:tc>
      </w:tr>
      <w:tr w:rsidR="00845F9F" w:rsidRPr="00C33FE3" w14:paraId="69ECE535" w14:textId="77777777" w:rsidTr="00AC6613">
        <w:tc>
          <w:tcPr>
            <w:tcW w:w="472" w:type="pct"/>
            <w:tcBorders>
              <w:top w:val="nil"/>
              <w:left w:val="nil"/>
              <w:right w:val="nil"/>
            </w:tcBorders>
            <w:vAlign w:val="center"/>
            <w:tcPrChange w:id="313" w:author="Paulo Henrique dos Santos" w:date="2025-05-21T14:15:00Z" w16du:dateUtc="2025-05-21T17:15:00Z">
              <w:tcPr>
                <w:tcW w:w="471" w:type="pct"/>
                <w:gridSpan w:val="2"/>
                <w:vAlign w:val="center"/>
              </w:tcPr>
            </w:tcPrChange>
          </w:tcPr>
          <w:p w14:paraId="511E9807" w14:textId="77777777" w:rsidR="00845F9F" w:rsidRDefault="00845F9F" w:rsidP="00845F9F">
            <w:pPr>
              <w:spacing w:before="240" w:line="360" w:lineRule="auto"/>
              <w:rPr>
                <w:sz w:val="20"/>
                <w:szCs w:val="20"/>
              </w:rPr>
            </w:pPr>
            <w:r>
              <w:rPr>
                <w:sz w:val="20"/>
                <w:szCs w:val="20"/>
              </w:rPr>
              <w:t>4</w:t>
            </w:r>
          </w:p>
        </w:tc>
        <w:tc>
          <w:tcPr>
            <w:tcW w:w="1018" w:type="pct"/>
            <w:tcBorders>
              <w:top w:val="nil"/>
              <w:left w:val="nil"/>
              <w:right w:val="nil"/>
            </w:tcBorders>
            <w:vAlign w:val="center"/>
            <w:tcPrChange w:id="314" w:author="Paulo Henrique dos Santos" w:date="2025-05-21T14:15:00Z" w16du:dateUtc="2025-05-21T17:15:00Z">
              <w:tcPr>
                <w:tcW w:w="1017" w:type="pct"/>
                <w:gridSpan w:val="3"/>
                <w:vAlign w:val="center"/>
              </w:tcPr>
            </w:tcPrChange>
          </w:tcPr>
          <w:p w14:paraId="1DBB36A9" w14:textId="42947615" w:rsidR="00845F9F" w:rsidRPr="00C33FE3" w:rsidRDefault="00845F9F" w:rsidP="00845F9F">
            <w:pPr>
              <w:spacing w:before="240" w:line="360" w:lineRule="auto"/>
              <w:rPr>
                <w:sz w:val="20"/>
                <w:szCs w:val="20"/>
              </w:rPr>
            </w:pPr>
            <w:r>
              <w:rPr>
                <w:sz w:val="20"/>
                <w:szCs w:val="20"/>
              </w:rPr>
              <w:t>R</w:t>
            </w:r>
            <w:r w:rsidRPr="00587BA6">
              <w:rPr>
                <w:sz w:val="20"/>
                <w:szCs w:val="20"/>
              </w:rPr>
              <w:t>astreabilidade em ecossistemas interempresariais</w:t>
            </w:r>
          </w:p>
        </w:tc>
        <w:tc>
          <w:tcPr>
            <w:tcW w:w="1762" w:type="pct"/>
            <w:tcBorders>
              <w:top w:val="nil"/>
              <w:left w:val="nil"/>
              <w:right w:val="nil"/>
            </w:tcBorders>
            <w:vAlign w:val="center"/>
            <w:tcPrChange w:id="315" w:author="Paulo Henrique dos Santos" w:date="2025-05-21T14:15:00Z" w16du:dateUtc="2025-05-21T17:15:00Z">
              <w:tcPr>
                <w:tcW w:w="1762" w:type="pct"/>
                <w:gridSpan w:val="4"/>
                <w:vAlign w:val="center"/>
              </w:tcPr>
            </w:tcPrChange>
          </w:tcPr>
          <w:p w14:paraId="322CBD5F" w14:textId="7E88BD2A" w:rsidR="00845F9F" w:rsidRPr="00C33FE3" w:rsidRDefault="00845F9F" w:rsidP="00845F9F">
            <w:pPr>
              <w:spacing w:before="240" w:line="360" w:lineRule="auto"/>
              <w:rPr>
                <w:sz w:val="20"/>
                <w:szCs w:val="20"/>
              </w:rPr>
            </w:pPr>
            <w:del w:id="316" w:author="Paulo Henrique dos Santos" w:date="2025-05-21T14:18:00Z" w16du:dateUtc="2025-05-21T17:18:00Z">
              <w:r w:rsidDel="00EE46F3">
                <w:rPr>
                  <w:sz w:val="20"/>
                  <w:szCs w:val="20"/>
                </w:rPr>
                <w:delText>R</w:delText>
              </w:r>
              <w:r w:rsidRPr="00845F9F" w:rsidDel="00EE46F3">
                <w:rPr>
                  <w:sz w:val="20"/>
                  <w:szCs w:val="20"/>
                </w:rPr>
                <w:delText>efere-se à r</w:delText>
              </w:r>
            </w:del>
            <w:ins w:id="317" w:author="Paulo Henrique dos Santos" w:date="2025-05-21T14:18:00Z" w16du:dateUtc="2025-05-21T17:18:00Z">
              <w:r w:rsidR="00EE46F3">
                <w:rPr>
                  <w:sz w:val="20"/>
                  <w:szCs w:val="20"/>
                </w:rPr>
                <w:t>R</w:t>
              </w:r>
            </w:ins>
            <w:r w:rsidRPr="00845F9F">
              <w:rPr>
                <w:sz w:val="20"/>
                <w:szCs w:val="20"/>
              </w:rPr>
              <w:t>astreabilidade em ecossistemas interempresariais (network)</w:t>
            </w:r>
            <w:ins w:id="318" w:author="Paulo Henrique dos Santos" w:date="2025-05-21T14:18:00Z" w16du:dateUtc="2025-05-21T17:18:00Z">
              <w:r w:rsidR="00EE46F3">
                <w:rPr>
                  <w:sz w:val="20"/>
                  <w:szCs w:val="20"/>
                </w:rPr>
                <w:t>,</w:t>
              </w:r>
            </w:ins>
            <w:r w:rsidRPr="00845F9F">
              <w:rPr>
                <w:sz w:val="20"/>
                <w:szCs w:val="20"/>
              </w:rPr>
              <w:t xml:space="preserve"> onde vários atores aderem (join) a uma rede blockchain partilhada que assegura (ensure) a </w:t>
            </w:r>
            <w:del w:id="319" w:author="Paulo Henrique dos Santos" w:date="2025-05-21T14:18:00Z" w16du:dateUtc="2025-05-21T17:18:00Z">
              <w:r w:rsidRPr="00845F9F" w:rsidDel="00EE46F3">
                <w:rPr>
                  <w:sz w:val="20"/>
                  <w:szCs w:val="20"/>
                </w:rPr>
                <w:delText xml:space="preserve">traceability </w:delText>
              </w:r>
            </w:del>
            <w:ins w:id="320" w:author="Paulo Henrique dos Santos" w:date="2025-05-21T14:18:00Z" w16du:dateUtc="2025-05-21T17:18:00Z">
              <w:r w:rsidR="00EE46F3">
                <w:rPr>
                  <w:sz w:val="20"/>
                  <w:szCs w:val="20"/>
                </w:rPr>
                <w:t>rastreabilidade</w:t>
              </w:r>
              <w:r w:rsidR="00EE46F3" w:rsidRPr="00845F9F">
                <w:rPr>
                  <w:sz w:val="20"/>
                  <w:szCs w:val="20"/>
                </w:rPr>
                <w:t xml:space="preserve"> </w:t>
              </w:r>
            </w:ins>
            <w:r w:rsidRPr="00845F9F">
              <w:rPr>
                <w:sz w:val="20"/>
                <w:szCs w:val="20"/>
              </w:rPr>
              <w:t>(traceability) de produtos</w:t>
            </w:r>
          </w:p>
        </w:tc>
        <w:tc>
          <w:tcPr>
            <w:tcW w:w="1749" w:type="pct"/>
            <w:tcBorders>
              <w:top w:val="nil"/>
              <w:left w:val="nil"/>
              <w:right w:val="nil"/>
            </w:tcBorders>
            <w:vAlign w:val="center"/>
            <w:tcPrChange w:id="321" w:author="Paulo Henrique dos Santos" w:date="2025-05-21T14:15:00Z" w16du:dateUtc="2025-05-21T17:15:00Z">
              <w:tcPr>
                <w:tcW w:w="1749" w:type="pct"/>
                <w:gridSpan w:val="3"/>
                <w:vAlign w:val="center"/>
              </w:tcPr>
            </w:tcPrChange>
          </w:tcPr>
          <w:p w14:paraId="7969C664" w14:textId="3C8DE9B9" w:rsidR="00845F9F" w:rsidRPr="00C33FE3" w:rsidRDefault="00845F9F" w:rsidP="00845F9F">
            <w:pPr>
              <w:spacing w:before="240" w:line="360" w:lineRule="auto"/>
              <w:rPr>
                <w:sz w:val="20"/>
                <w:szCs w:val="20"/>
              </w:rPr>
            </w:pPr>
            <w:r w:rsidRPr="00845F9F">
              <w:rPr>
                <w:sz w:val="20"/>
                <w:szCs w:val="20"/>
              </w:rPr>
              <w:t>“Após a adesão à rede, há um processo de entrada e conexão, que irá variar de acordo com o tamanho e a complexidade do participante e dos módulos que serão utilizados”</w:t>
            </w:r>
          </w:p>
        </w:tc>
      </w:tr>
    </w:tbl>
    <w:p w14:paraId="6BC9F8AE" w14:textId="77777777" w:rsidR="00AC6613" w:rsidRDefault="00AC6613" w:rsidP="00AC6613">
      <w:pPr>
        <w:spacing w:before="240" w:line="360" w:lineRule="auto"/>
        <w:ind w:firstLine="720"/>
        <w:rPr>
          <w:ins w:id="322" w:author="Paulo Henrique dos Santos" w:date="2025-05-21T14:41:00Z" w16du:dateUtc="2025-05-21T17:41:00Z"/>
        </w:rPr>
      </w:pPr>
    </w:p>
    <w:p w14:paraId="21844643" w14:textId="162B915E" w:rsidR="00F56DB6" w:rsidRDefault="00F56DB6" w:rsidP="00F56DB6">
      <w:pPr>
        <w:spacing w:before="240" w:line="360" w:lineRule="auto"/>
        <w:ind w:firstLine="720"/>
      </w:pPr>
      <w:r>
        <w:t>Avançando, o nível 4, que se caracteriza pela segurança e confiança, foi formado a partir da análise de 38 entrevistas, resultando em quatro tópicos (Figura 4).</w:t>
      </w:r>
    </w:p>
    <w:p w14:paraId="1CCA9BC5" w14:textId="6631BF2E" w:rsidR="00062DC7" w:rsidRPr="00062DC7" w:rsidRDefault="00062DC7" w:rsidP="0038435A">
      <w:pPr>
        <w:spacing w:before="240" w:line="360" w:lineRule="auto"/>
        <w:jc w:val="center"/>
      </w:pPr>
      <w:r w:rsidRPr="00062DC7">
        <w:rPr>
          <w:noProof/>
        </w:rPr>
        <w:drawing>
          <wp:inline distT="0" distB="0" distL="0" distR="0" wp14:anchorId="037E3BD9" wp14:editId="1307C6B6">
            <wp:extent cx="4861950" cy="3230925"/>
            <wp:effectExtent l="0" t="0" r="0" b="7620"/>
            <wp:docPr id="68281908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68260" cy="3235118"/>
                    </a:xfrm>
                    <a:prstGeom prst="rect">
                      <a:avLst/>
                    </a:prstGeom>
                    <a:noFill/>
                    <a:ln>
                      <a:noFill/>
                    </a:ln>
                  </pic:spPr>
                </pic:pic>
              </a:graphicData>
            </a:graphic>
          </wp:inline>
        </w:drawing>
      </w:r>
    </w:p>
    <w:p w14:paraId="386BD1DC" w14:textId="7F1E0CDC" w:rsidR="00062DC7" w:rsidRDefault="00062DC7" w:rsidP="00062DC7">
      <w:pPr>
        <w:pStyle w:val="Legenda"/>
        <w:keepNext/>
      </w:pPr>
      <w:r>
        <w:t xml:space="preserve">Figura 4. </w:t>
      </w:r>
      <w:r w:rsidRPr="00506E2E">
        <w:t>Resultados da modelagem de tópicos</w:t>
      </w:r>
      <w:r>
        <w:t xml:space="preserve"> para o nível 4.</w:t>
      </w:r>
    </w:p>
    <w:p w14:paraId="0CA8AED3" w14:textId="77777777" w:rsidR="0034263F" w:rsidRDefault="0034263F" w:rsidP="00DC4665">
      <w:pPr>
        <w:spacing w:before="240" w:line="360" w:lineRule="auto"/>
        <w:ind w:firstLine="720"/>
        <w:rPr>
          <w:ins w:id="323" w:author="Paulo Henrique dos Santos" w:date="2025-05-21T14:59:00Z" w16du:dateUtc="2025-05-21T17:59:00Z"/>
        </w:rPr>
      </w:pPr>
    </w:p>
    <w:p w14:paraId="59E22C19" w14:textId="4F512C3E" w:rsidR="0034263F" w:rsidRDefault="0034263F" w:rsidP="00DC4665">
      <w:pPr>
        <w:spacing w:before="240" w:line="360" w:lineRule="auto"/>
        <w:ind w:firstLine="720"/>
        <w:rPr>
          <w:ins w:id="324" w:author="Paulo Henrique dos Santos" w:date="2025-05-21T14:59:00Z" w16du:dateUtc="2025-05-21T17:59:00Z"/>
        </w:rPr>
      </w:pPr>
      <w:ins w:id="325" w:author="Paulo Henrique dos Santos" w:date="2025-05-21T14:59:00Z" w16du:dateUtc="2025-05-21T17:59:00Z">
        <w:r>
          <w:t>N</w:t>
        </w:r>
        <w:r w:rsidRPr="00BA4C99">
          <w:t>o nível confiável, os negócios não apenas passam a confiar uns nos outros, como também conquistam a confiança de agentes externos, tanto no mercado doméstico</w:t>
        </w:r>
        <w:r>
          <w:t>,</w:t>
        </w:r>
        <w:r w:rsidRPr="00BA4C99">
          <w:t xml:space="preserve"> quanto internacional.</w:t>
        </w:r>
        <w:r>
          <w:t xml:space="preserve"> </w:t>
        </w:r>
      </w:ins>
      <w:ins w:id="326" w:author="Paulo Henrique dos Santos" w:date="2025-05-21T15:00:00Z" w16du:dateUtc="2025-05-21T18:00:00Z">
        <w:r w:rsidRPr="0034263F">
          <w:t xml:space="preserve">A Tabela </w:t>
        </w:r>
        <w:r>
          <w:t>7</w:t>
        </w:r>
        <w:r w:rsidRPr="0034263F">
          <w:t xml:space="preserve"> reúne as explicações dos tópicos, bem como suas respectivas interpretações e comentários.</w:t>
        </w:r>
      </w:ins>
    </w:p>
    <w:p w14:paraId="2FCAF5DF" w14:textId="187A2F14" w:rsidR="00AC6613" w:rsidRDefault="000F7BF2" w:rsidP="00AC6613">
      <w:pPr>
        <w:spacing w:before="240" w:line="360" w:lineRule="auto"/>
        <w:ind w:firstLine="720"/>
        <w:rPr>
          <w:ins w:id="327" w:author="Paulo Henrique dos Santos" w:date="2025-05-21T14:42:00Z" w16du:dateUtc="2025-05-21T17:42:00Z"/>
        </w:rPr>
      </w:pPr>
      <w:del w:id="328" w:author="Paulo Henrique dos Santos" w:date="2025-05-21T15:00:00Z" w16du:dateUtc="2025-05-21T18:00:00Z">
        <w:r w:rsidRPr="000F7BF2" w:rsidDel="0034263F">
          <w:delText xml:space="preserve">O tópico 0 sugere </w:delText>
        </w:r>
        <w:r w:rsidRPr="00BA4C99" w:rsidDel="0034263F">
          <w:delText xml:space="preserve">uma discussão sobre o </w:delText>
        </w:r>
        <w:r w:rsidRPr="00BA4C99" w:rsidDel="0034263F">
          <w:rPr>
            <w:b/>
            <w:bCs/>
          </w:rPr>
          <w:delText>mercado de crédito de carbono</w:delText>
        </w:r>
        <w:r w:rsidRPr="00BA4C99" w:rsidDel="0034263F">
          <w:delText xml:space="preserve"> (</w:delText>
        </w:r>
        <w:r w:rsidRPr="00BA4C99" w:rsidDel="0034263F">
          <w:rPr>
            <w:i/>
            <w:iCs/>
          </w:rPr>
          <w:delText>carbon, credit, market</w:delText>
        </w:r>
        <w:r w:rsidRPr="00BA4C99" w:rsidDel="0034263F">
          <w:delText>), referindo</w:delText>
        </w:r>
        <w:r w:rsidR="008E7D21" w:rsidRPr="00BA4C99" w:rsidDel="0034263F">
          <w:delText>-se</w:delText>
        </w:r>
        <w:r w:rsidRPr="00BA4C99" w:rsidDel="0034263F">
          <w:delText xml:space="preserve"> </w:delText>
        </w:r>
        <w:r w:rsidR="008E7D21" w:rsidRPr="00BA4C99" w:rsidDel="0034263F">
          <w:delText>a</w:delText>
        </w:r>
        <w:r w:rsidRPr="00BA4C99" w:rsidDel="0034263F">
          <w:delText xml:space="preserve">o uso da tecnologia blockchain para inserção nesse novo ambiente de ativos ambientais (asset, </w:delText>
        </w:r>
        <w:r w:rsidRPr="00BA4C99" w:rsidDel="0034263F">
          <w:rPr>
            <w:i/>
            <w:iCs/>
          </w:rPr>
          <w:delText>technology</w:delText>
        </w:r>
        <w:r w:rsidRPr="00BA4C99" w:rsidDel="0034263F">
          <w:delText xml:space="preserve">). </w:delText>
        </w:r>
        <w:r w:rsidRPr="00BA4C99" w:rsidDel="0034263F">
          <w:rPr>
            <w:lang w:val="en-US"/>
          </w:rPr>
          <w:delText>Um especialista confirma essa ideia ao afirmar: “</w:delText>
        </w:r>
        <w:r w:rsidR="00DE5771" w:rsidRPr="00BA4C99" w:rsidDel="0034263F">
          <w:rPr>
            <w:i/>
            <w:iCs/>
            <w:color w:val="000000"/>
            <w:lang w:val="en-US" w:eastAsia="pt-PT"/>
          </w:rPr>
          <w:delText>Yesterday, on August 16, 2023, the launch of B4, the first global carbon credit exchange, took place</w:delText>
        </w:r>
        <w:r w:rsidR="00513A91" w:rsidRPr="00BA4C99" w:rsidDel="0034263F">
          <w:rPr>
            <w:i/>
            <w:iCs/>
            <w:color w:val="000000"/>
            <w:lang w:val="en-US" w:eastAsia="pt-PT"/>
          </w:rPr>
          <w:delText xml:space="preserve"> (…) to effectively combat CO2 emissions</w:delText>
        </w:r>
        <w:r w:rsidR="00DE5771" w:rsidRPr="00BA4C99" w:rsidDel="0034263F">
          <w:rPr>
            <w:color w:val="000000"/>
            <w:lang w:val="en-US" w:eastAsia="pt-PT"/>
          </w:rPr>
          <w:delText>.</w:delText>
        </w:r>
        <w:r w:rsidRPr="00427DAD" w:rsidDel="0034263F">
          <w:rPr>
            <w:lang w:val="en-US"/>
          </w:rPr>
          <w:delText>”. O tópico 1 propõe uma discussão sobre</w:delText>
        </w:r>
        <w:r w:rsidR="00A60D3E" w:rsidRPr="00427DAD" w:rsidDel="0034263F">
          <w:rPr>
            <w:lang w:val="en-US"/>
          </w:rPr>
          <w:delText xml:space="preserve"> a </w:delText>
        </w:r>
        <w:r w:rsidR="00A60D3E" w:rsidRPr="00427DAD" w:rsidDel="0034263F">
          <w:rPr>
            <w:b/>
            <w:bCs/>
            <w:lang w:val="en-US"/>
          </w:rPr>
          <w:delText>partilha segura de dados em cadeias de abastecimento integradas</w:delText>
        </w:r>
        <w:r w:rsidR="00532F6E" w:rsidRPr="00427DAD" w:rsidDel="0034263F">
          <w:rPr>
            <w:lang w:val="en-US"/>
          </w:rPr>
          <w:delText xml:space="preserve"> (</w:delText>
        </w:r>
        <w:r w:rsidR="00532F6E" w:rsidRPr="00427DAD" w:rsidDel="0034263F">
          <w:rPr>
            <w:i/>
            <w:iCs/>
            <w:lang w:val="en-US"/>
          </w:rPr>
          <w:delText>company, chain, supplier, blockchain, datum</w:delText>
        </w:r>
        <w:r w:rsidR="00532F6E" w:rsidRPr="00427DAD" w:rsidDel="0034263F">
          <w:rPr>
            <w:lang w:val="en-US"/>
          </w:rPr>
          <w:delText>)</w:delText>
        </w:r>
        <w:r w:rsidR="005052E1" w:rsidRPr="00427DAD" w:rsidDel="0034263F">
          <w:rPr>
            <w:lang w:val="en-US"/>
          </w:rPr>
          <w:delText>, confirmada por um especialista que afirma “</w:delText>
        </w:r>
        <w:r w:rsidR="00E425CF" w:rsidRPr="00BA4C99" w:rsidDel="0034263F">
          <w:rPr>
            <w:i/>
            <w:iCs/>
            <w:color w:val="000000"/>
            <w:lang w:val="en-US" w:eastAsia="pt-PT"/>
          </w:rPr>
          <w:delText>JBS began using the Transparent Livestock Platform, a tool (…) that allows third-party data to be monitored on the supply of cattle that arrives at the company</w:delText>
        </w:r>
        <w:r w:rsidR="00E425CF" w:rsidRPr="00BA4C99" w:rsidDel="0034263F">
          <w:rPr>
            <w:color w:val="000000"/>
            <w:lang w:val="en-US" w:eastAsia="pt-PT"/>
          </w:rPr>
          <w:delText xml:space="preserve">”. </w:delText>
        </w:r>
        <w:r w:rsidR="00165F55" w:rsidRPr="00BA4C99" w:rsidDel="0034263F">
          <w:delText>N</w:delText>
        </w:r>
        <w:r w:rsidR="00384B47" w:rsidRPr="00BA4C99" w:rsidDel="0034263F">
          <w:delText>o</w:delText>
        </w:r>
        <w:r w:rsidRPr="00BA4C99" w:rsidDel="0034263F">
          <w:delText xml:space="preserve"> tópico 2</w:delText>
        </w:r>
        <w:r w:rsidR="00384B47" w:rsidRPr="00BA4C99" w:rsidDel="0034263F">
          <w:delText xml:space="preserve">, a co-occorrencia dos termos </w:delText>
        </w:r>
        <w:r w:rsidR="00384B47" w:rsidRPr="00BA4C99" w:rsidDel="0034263F">
          <w:rPr>
            <w:i/>
            <w:iCs/>
          </w:rPr>
          <w:delText>soybean</w:delText>
        </w:r>
        <w:r w:rsidR="00384B47" w:rsidRPr="00BA4C99" w:rsidDel="0034263F">
          <w:delText xml:space="preserve">, </w:delText>
        </w:r>
        <w:r w:rsidR="00384B47" w:rsidRPr="00BA4C99" w:rsidDel="0034263F">
          <w:rPr>
            <w:i/>
            <w:iCs/>
          </w:rPr>
          <w:delText>carbon</w:delText>
        </w:r>
        <w:r w:rsidR="00384B47" w:rsidRPr="00BA4C99" w:rsidDel="0034263F">
          <w:delText>,</w:delText>
        </w:r>
        <w:r w:rsidR="0061705F" w:rsidRPr="00BA4C99" w:rsidDel="0034263F">
          <w:delText xml:space="preserve"> e</w:delText>
        </w:r>
        <w:r w:rsidR="00384B47" w:rsidRPr="00BA4C99" w:rsidDel="0034263F">
          <w:delText xml:space="preserve"> </w:delText>
        </w:r>
        <w:r w:rsidR="00384B47" w:rsidRPr="00BA4C99" w:rsidDel="0034263F">
          <w:rPr>
            <w:i/>
            <w:iCs/>
          </w:rPr>
          <w:delText>gene</w:delText>
        </w:r>
        <w:r w:rsidRPr="00BA4C99" w:rsidDel="0034263F">
          <w:delText xml:space="preserve"> </w:delText>
        </w:r>
        <w:r w:rsidR="00A17869" w:rsidRPr="00BA4C99" w:rsidDel="0034263F">
          <w:delText xml:space="preserve">sugere uma discussão sobre como a tecnologia é usada para </w:delText>
        </w:r>
        <w:r w:rsidR="00A17869" w:rsidRPr="002A172A" w:rsidDel="0034263F">
          <w:rPr>
            <w:b/>
            <w:bCs/>
          </w:rPr>
          <w:delText xml:space="preserve">documentar a pegada de carbono e informação genética </w:delText>
        </w:r>
        <w:r w:rsidR="00225B18" w:rsidRPr="002A172A" w:rsidDel="0034263F">
          <w:rPr>
            <w:b/>
            <w:bCs/>
          </w:rPr>
          <w:delText xml:space="preserve">a mercados que </w:delText>
        </w:r>
        <w:r w:rsidR="000723F5" w:rsidRPr="002A172A" w:rsidDel="0034263F">
          <w:rPr>
            <w:b/>
            <w:bCs/>
          </w:rPr>
          <w:delText>que procuram a sustentabilidade</w:delText>
        </w:r>
        <w:r w:rsidR="000723F5" w:rsidRPr="00BA4C99" w:rsidDel="0034263F">
          <w:delText xml:space="preserve">. </w:delText>
        </w:r>
        <w:r w:rsidR="000723F5" w:rsidRPr="00BA4C99" w:rsidDel="0034263F">
          <w:rPr>
            <w:lang w:val="en-US"/>
          </w:rPr>
          <w:delText>Este</w:delText>
        </w:r>
        <w:r w:rsidR="00D84CBD" w:rsidRPr="00BA4C99" w:rsidDel="0034263F">
          <w:rPr>
            <w:lang w:val="en-US"/>
          </w:rPr>
          <w:delText xml:space="preserve"> tema é abordado por um especialista quando afirma que</w:delText>
        </w:r>
        <w:r w:rsidR="00E5621B" w:rsidRPr="00BA4C99" w:rsidDel="0034263F">
          <w:rPr>
            <w:lang w:val="en-US"/>
          </w:rPr>
          <w:delText xml:space="preserve"> a</w:delText>
        </w:r>
        <w:r w:rsidR="00D84CBD" w:rsidRPr="00BA4C99" w:rsidDel="0034263F">
          <w:rPr>
            <w:lang w:val="en-US"/>
          </w:rPr>
          <w:delText xml:space="preserve"> “</w:delText>
        </w:r>
        <w:r w:rsidR="00E5621B" w:rsidRPr="00BA4C99" w:rsidDel="0034263F">
          <w:rPr>
            <w:i/>
            <w:iCs/>
            <w:color w:val="000000"/>
            <w:lang w:val="en-US" w:eastAsia="pt-PT"/>
          </w:rPr>
          <w:delText>Bayer has delivered the first shipment of Brazilian soybeans with a measured, tracked, and deforestation-free carbon footprint</w:delText>
        </w:r>
        <w:r w:rsidR="00E5621B" w:rsidRPr="00BA4C99" w:rsidDel="0034263F">
          <w:rPr>
            <w:color w:val="000000"/>
            <w:lang w:val="en-US" w:eastAsia="pt-PT"/>
          </w:rPr>
          <w:delText xml:space="preserve">”. </w:delText>
        </w:r>
        <w:r w:rsidR="008E7D21" w:rsidRPr="00BA4C99" w:rsidDel="0034263F">
          <w:delText>Ainda</w:delText>
        </w:r>
        <w:r w:rsidRPr="00BA4C99" w:rsidDel="0034263F">
          <w:delText>, o tópico 3 discute</w:delText>
        </w:r>
        <w:r w:rsidR="00CD7811" w:rsidRPr="00BA4C99" w:rsidDel="0034263F">
          <w:delText xml:space="preserve"> as </w:delText>
        </w:r>
        <w:r w:rsidR="00CD7811" w:rsidRPr="002A172A" w:rsidDel="0034263F">
          <w:rPr>
            <w:b/>
            <w:bCs/>
          </w:rPr>
          <w:delText>plataformas agtech</w:delText>
        </w:r>
        <w:r w:rsidR="0031113B" w:rsidRPr="002A172A" w:rsidDel="0034263F">
          <w:rPr>
            <w:b/>
            <w:bCs/>
          </w:rPr>
          <w:delText xml:space="preserve"> para produção e comercialização digital de produtos agrícolas</w:delText>
        </w:r>
        <w:r w:rsidR="0031113B" w:rsidRPr="00BA4C99" w:rsidDel="0034263F">
          <w:delText xml:space="preserve"> (</w:delText>
        </w:r>
        <w:r w:rsidR="0031113B" w:rsidRPr="00BA4C99" w:rsidDel="0034263F">
          <w:rPr>
            <w:i/>
            <w:iCs/>
          </w:rPr>
          <w:delText>produce</w:delText>
        </w:r>
        <w:r w:rsidR="0031113B" w:rsidRPr="00BA4C99" w:rsidDel="0034263F">
          <w:delText xml:space="preserve">, </w:delText>
        </w:r>
        <w:r w:rsidR="0031113B" w:rsidRPr="00BA4C99" w:rsidDel="0034263F">
          <w:rPr>
            <w:i/>
            <w:iCs/>
          </w:rPr>
          <w:delText>agtech</w:delText>
        </w:r>
        <w:r w:rsidR="0031113B" w:rsidRPr="00BA4C99" w:rsidDel="0034263F">
          <w:delText xml:space="preserve">, </w:delText>
        </w:r>
        <w:r w:rsidR="0031113B" w:rsidRPr="00BA4C99" w:rsidDel="0034263F">
          <w:rPr>
            <w:i/>
            <w:iCs/>
          </w:rPr>
          <w:delText>production</w:delText>
        </w:r>
        <w:r w:rsidR="00EF66D6" w:rsidRPr="00BA4C99" w:rsidDel="0034263F">
          <w:delText>) onde os produtores tokenizam a sua produção</w:delText>
        </w:r>
        <w:r w:rsidR="0018496D" w:rsidRPr="00BA4C99" w:rsidDel="0034263F">
          <w:delText>, fixam preços (</w:delText>
        </w:r>
        <w:r w:rsidR="0018496D" w:rsidRPr="00BA4C99" w:rsidDel="0034263F">
          <w:rPr>
            <w:i/>
            <w:iCs/>
          </w:rPr>
          <w:delText>price</w:delText>
        </w:r>
        <w:r w:rsidR="0018496D" w:rsidRPr="00BA4C99" w:rsidDel="0034263F">
          <w:delText xml:space="preserve">) e fecham contratos em tempo real, reduzindo a intermediação. </w:delText>
        </w:r>
        <w:r w:rsidR="00527A49" w:rsidRPr="00BA4C99" w:rsidDel="0034263F">
          <w:rPr>
            <w:lang w:val="en-US"/>
          </w:rPr>
          <w:delText>A confirmação é observável num comentário, onde se refere que “</w:delText>
        </w:r>
        <w:r w:rsidR="003E1580" w:rsidRPr="00BA4C99" w:rsidDel="0034263F">
          <w:rPr>
            <w:color w:val="000000"/>
            <w:lang w:val="en-US" w:eastAsia="pt-PT"/>
          </w:rPr>
          <w:delText>Gavea's platform solves one of the biggest challenges in the current agricultural market: end-to-end traceability at every stage</w:delText>
        </w:r>
        <w:r w:rsidR="0037411C" w:rsidRPr="00BA4C99" w:rsidDel="0034263F">
          <w:rPr>
            <w:color w:val="000000"/>
            <w:lang w:val="en-US" w:eastAsia="pt-PT"/>
          </w:rPr>
          <w:delText>.</w:delText>
        </w:r>
        <w:r w:rsidR="00CA774E" w:rsidRPr="00BA4C99" w:rsidDel="0034263F">
          <w:rPr>
            <w:color w:val="000000"/>
            <w:lang w:val="en-US" w:eastAsia="pt-PT"/>
          </w:rPr>
          <w:delText>”</w:delText>
        </w:r>
        <w:r w:rsidR="00053C1F" w:rsidRPr="00D8372E" w:rsidDel="0034263F">
          <w:rPr>
            <w:lang w:val="en-US"/>
          </w:rPr>
          <w:delText xml:space="preserve"> </w:delText>
        </w:r>
      </w:del>
      <w:del w:id="329" w:author="Paulo Henrique dos Santos" w:date="2025-05-21T14:42:00Z" w16du:dateUtc="2025-05-21T17:42:00Z">
        <w:r w:rsidR="00F94B2E" w:rsidRPr="00BA4C99" w:rsidDel="00AC6613">
          <w:delText>Assim, no nível confiável, os negócios não apenas passam a confiar uns nos outros, como também conquistam a confiança de agentes externos, tanto no mercado doméstico quanto no internacional</w:delText>
        </w:r>
        <w:r w:rsidR="00053C1F" w:rsidRPr="00BA4C99" w:rsidDel="00AC6613">
          <w:delText xml:space="preserve">. </w:delText>
        </w:r>
      </w:del>
    </w:p>
    <w:p w14:paraId="184730A6" w14:textId="26749DAB" w:rsidR="00AC6613" w:rsidRDefault="00AC6613" w:rsidP="00AC6613">
      <w:pPr>
        <w:pStyle w:val="Legenda"/>
        <w:keepNext/>
        <w:rPr>
          <w:ins w:id="330" w:author="Paulo Henrique dos Santos" w:date="2025-05-21T14:42:00Z" w16du:dateUtc="2025-05-21T17:42:00Z"/>
        </w:rPr>
      </w:pPr>
      <w:ins w:id="331" w:author="Paulo Henrique dos Santos" w:date="2025-05-21T14:42:00Z" w16du:dateUtc="2025-05-21T17:42:00Z">
        <w:r>
          <w:t xml:space="preserve">Tabela </w:t>
        </w:r>
        <w:r>
          <w:t>7</w:t>
        </w:r>
        <w:r>
          <w:t xml:space="preserve"> – Descrições dos tópicos de nível </w:t>
        </w:r>
        <w:r>
          <w:t>4</w:t>
        </w:r>
      </w:ins>
    </w:p>
    <w:p w14:paraId="0763710C" w14:textId="331B6AF5" w:rsidR="00EE46F3" w:rsidDel="00AC6613" w:rsidRDefault="00EE46F3" w:rsidP="00DC4665">
      <w:pPr>
        <w:spacing w:before="240" w:line="360" w:lineRule="auto"/>
        <w:ind w:firstLine="720"/>
        <w:rPr>
          <w:del w:id="332" w:author="Paulo Henrique dos Santos" w:date="2025-05-21T14:42:00Z" w16du:dateUtc="2025-05-21T17:42:00Z"/>
        </w:rPr>
      </w:pPr>
    </w:p>
    <w:tbl>
      <w:tblPr>
        <w:tblStyle w:val="Tabelacomgrade"/>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Change w:id="333" w:author="Paulo Henrique dos Santos" w:date="2025-05-21T14:18:00Z" w16du:dateUtc="2025-05-21T17:18:00Z">
          <w:tblPr>
            <w:tblStyle w:val="Tabelacomgrade"/>
            <w:tblW w:w="5000" w:type="pct"/>
            <w:tblLook w:val="04A0" w:firstRow="1" w:lastRow="0" w:firstColumn="1" w:lastColumn="0" w:noHBand="0" w:noVBand="1"/>
          </w:tblPr>
        </w:tblPrChange>
      </w:tblPr>
      <w:tblGrid>
        <w:gridCol w:w="988"/>
        <w:gridCol w:w="2131"/>
        <w:gridCol w:w="3688"/>
        <w:gridCol w:w="3659"/>
        <w:tblGridChange w:id="334">
          <w:tblGrid>
            <w:gridCol w:w="5"/>
            <w:gridCol w:w="983"/>
            <w:gridCol w:w="3"/>
            <w:gridCol w:w="2127"/>
            <w:gridCol w:w="1"/>
            <w:gridCol w:w="3684"/>
            <w:gridCol w:w="4"/>
            <w:gridCol w:w="3654"/>
            <w:gridCol w:w="5"/>
          </w:tblGrid>
        </w:tblGridChange>
      </w:tblGrid>
      <w:tr w:rsidR="00845F9F" w:rsidRPr="00C33FE3" w14:paraId="6C4FE795" w14:textId="77777777" w:rsidTr="00AC6613">
        <w:trPr>
          <w:trPrChange w:id="335" w:author="Paulo Henrique dos Santos" w:date="2025-05-21T14:18:00Z" w16du:dateUtc="2025-05-21T17:18:00Z">
            <w:trPr>
              <w:gridBefore w:val="1"/>
              <w:gridAfter w:val="0"/>
            </w:trPr>
          </w:trPrChange>
        </w:trPr>
        <w:tc>
          <w:tcPr>
            <w:tcW w:w="472" w:type="pct"/>
            <w:tcBorders>
              <w:top w:val="single" w:sz="4" w:space="0" w:color="auto"/>
              <w:bottom w:val="single" w:sz="4" w:space="0" w:color="auto"/>
            </w:tcBorders>
            <w:vAlign w:val="center"/>
            <w:tcPrChange w:id="336" w:author="Paulo Henrique dos Santos" w:date="2025-05-21T14:18:00Z" w16du:dateUtc="2025-05-21T17:18:00Z">
              <w:tcPr>
                <w:tcW w:w="471" w:type="pct"/>
                <w:gridSpan w:val="2"/>
                <w:vAlign w:val="center"/>
              </w:tcPr>
            </w:tcPrChange>
          </w:tcPr>
          <w:p w14:paraId="7F548A8C" w14:textId="77777777" w:rsidR="00845F9F" w:rsidRPr="00C33FE3" w:rsidRDefault="00845F9F" w:rsidP="00187F90">
            <w:pPr>
              <w:spacing w:before="240" w:line="360" w:lineRule="auto"/>
              <w:rPr>
                <w:b/>
                <w:bCs/>
                <w:sz w:val="20"/>
                <w:szCs w:val="20"/>
              </w:rPr>
            </w:pPr>
            <w:r w:rsidRPr="00C33FE3">
              <w:rPr>
                <w:b/>
                <w:bCs/>
                <w:sz w:val="20"/>
                <w:szCs w:val="20"/>
              </w:rPr>
              <w:lastRenderedPageBreak/>
              <w:t>Topic number</w:t>
            </w:r>
          </w:p>
        </w:tc>
        <w:tc>
          <w:tcPr>
            <w:tcW w:w="1018" w:type="pct"/>
            <w:tcBorders>
              <w:top w:val="single" w:sz="4" w:space="0" w:color="auto"/>
              <w:bottom w:val="single" w:sz="4" w:space="0" w:color="auto"/>
            </w:tcBorders>
            <w:vAlign w:val="center"/>
            <w:tcPrChange w:id="337" w:author="Paulo Henrique dos Santos" w:date="2025-05-21T14:18:00Z" w16du:dateUtc="2025-05-21T17:18:00Z">
              <w:tcPr>
                <w:tcW w:w="1017" w:type="pct"/>
                <w:vAlign w:val="center"/>
              </w:tcPr>
            </w:tcPrChange>
          </w:tcPr>
          <w:p w14:paraId="6954095A" w14:textId="77777777" w:rsidR="00845F9F" w:rsidRPr="00C33FE3" w:rsidRDefault="00845F9F" w:rsidP="00187F90">
            <w:pPr>
              <w:spacing w:before="240" w:line="360" w:lineRule="auto"/>
              <w:rPr>
                <w:b/>
                <w:bCs/>
                <w:sz w:val="20"/>
                <w:szCs w:val="20"/>
              </w:rPr>
            </w:pPr>
            <w:r w:rsidRPr="00C33FE3">
              <w:rPr>
                <w:b/>
                <w:bCs/>
                <w:sz w:val="20"/>
                <w:szCs w:val="20"/>
              </w:rPr>
              <w:t>Topic designation</w:t>
            </w:r>
          </w:p>
        </w:tc>
        <w:tc>
          <w:tcPr>
            <w:tcW w:w="1762" w:type="pct"/>
            <w:tcBorders>
              <w:top w:val="single" w:sz="4" w:space="0" w:color="auto"/>
              <w:bottom w:val="single" w:sz="4" w:space="0" w:color="auto"/>
            </w:tcBorders>
            <w:vAlign w:val="center"/>
            <w:tcPrChange w:id="338" w:author="Paulo Henrique dos Santos" w:date="2025-05-21T14:18:00Z" w16du:dateUtc="2025-05-21T17:18:00Z">
              <w:tcPr>
                <w:tcW w:w="1762" w:type="pct"/>
                <w:gridSpan w:val="2"/>
                <w:vAlign w:val="center"/>
              </w:tcPr>
            </w:tcPrChange>
          </w:tcPr>
          <w:p w14:paraId="57F7C27F" w14:textId="77777777" w:rsidR="00845F9F" w:rsidRPr="00C33FE3" w:rsidRDefault="00845F9F" w:rsidP="00187F90">
            <w:pPr>
              <w:spacing w:before="240" w:line="360" w:lineRule="auto"/>
              <w:rPr>
                <w:b/>
                <w:bCs/>
                <w:sz w:val="20"/>
                <w:szCs w:val="20"/>
              </w:rPr>
            </w:pPr>
            <w:r w:rsidRPr="00C33FE3">
              <w:rPr>
                <w:b/>
                <w:bCs/>
                <w:sz w:val="20"/>
                <w:szCs w:val="20"/>
              </w:rPr>
              <w:t>Result interpretation</w:t>
            </w:r>
          </w:p>
        </w:tc>
        <w:tc>
          <w:tcPr>
            <w:tcW w:w="1749" w:type="pct"/>
            <w:tcBorders>
              <w:top w:val="single" w:sz="4" w:space="0" w:color="auto"/>
              <w:bottom w:val="single" w:sz="4" w:space="0" w:color="auto"/>
            </w:tcBorders>
            <w:vAlign w:val="center"/>
            <w:tcPrChange w:id="339" w:author="Paulo Henrique dos Santos" w:date="2025-05-21T14:18:00Z" w16du:dateUtc="2025-05-21T17:18:00Z">
              <w:tcPr>
                <w:tcW w:w="1749" w:type="pct"/>
                <w:gridSpan w:val="2"/>
                <w:vAlign w:val="center"/>
              </w:tcPr>
            </w:tcPrChange>
          </w:tcPr>
          <w:p w14:paraId="56ED6531" w14:textId="77777777" w:rsidR="00845F9F" w:rsidRPr="00C33FE3" w:rsidRDefault="00845F9F" w:rsidP="00187F90">
            <w:pPr>
              <w:spacing w:before="240" w:line="360" w:lineRule="auto"/>
              <w:rPr>
                <w:b/>
                <w:bCs/>
                <w:sz w:val="20"/>
                <w:szCs w:val="20"/>
              </w:rPr>
            </w:pPr>
            <w:r w:rsidRPr="00C33FE3">
              <w:rPr>
                <w:b/>
                <w:bCs/>
                <w:sz w:val="20"/>
                <w:szCs w:val="20"/>
              </w:rPr>
              <w:t>Example of specialist comment</w:t>
            </w:r>
          </w:p>
        </w:tc>
      </w:tr>
      <w:tr w:rsidR="00845F9F" w:rsidRPr="00C33FE3" w14:paraId="279676A9" w14:textId="77777777" w:rsidTr="00AC6613">
        <w:trPr>
          <w:trPrChange w:id="340" w:author="Paulo Henrique dos Santos" w:date="2025-05-21T14:18:00Z" w16du:dateUtc="2025-05-21T17:18:00Z">
            <w:trPr>
              <w:gridBefore w:val="1"/>
              <w:gridAfter w:val="0"/>
            </w:trPr>
          </w:trPrChange>
        </w:trPr>
        <w:tc>
          <w:tcPr>
            <w:tcW w:w="472" w:type="pct"/>
            <w:tcBorders>
              <w:top w:val="single" w:sz="4" w:space="0" w:color="auto"/>
            </w:tcBorders>
            <w:vAlign w:val="center"/>
            <w:tcPrChange w:id="341" w:author="Paulo Henrique dos Santos" w:date="2025-05-21T14:18:00Z" w16du:dateUtc="2025-05-21T17:18:00Z">
              <w:tcPr>
                <w:tcW w:w="471" w:type="pct"/>
                <w:gridSpan w:val="2"/>
                <w:vAlign w:val="center"/>
              </w:tcPr>
            </w:tcPrChange>
          </w:tcPr>
          <w:p w14:paraId="507436B7" w14:textId="77777777" w:rsidR="00845F9F" w:rsidRPr="00C33FE3" w:rsidRDefault="00845F9F" w:rsidP="00187F90">
            <w:pPr>
              <w:spacing w:before="240" w:line="360" w:lineRule="auto"/>
              <w:rPr>
                <w:sz w:val="20"/>
                <w:szCs w:val="20"/>
              </w:rPr>
            </w:pPr>
            <w:r w:rsidRPr="00C33FE3">
              <w:rPr>
                <w:sz w:val="20"/>
                <w:szCs w:val="20"/>
              </w:rPr>
              <w:t>0</w:t>
            </w:r>
          </w:p>
        </w:tc>
        <w:tc>
          <w:tcPr>
            <w:tcW w:w="1018" w:type="pct"/>
            <w:tcBorders>
              <w:top w:val="single" w:sz="4" w:space="0" w:color="auto"/>
            </w:tcBorders>
            <w:vAlign w:val="center"/>
            <w:tcPrChange w:id="342" w:author="Paulo Henrique dos Santos" w:date="2025-05-21T14:18:00Z" w16du:dateUtc="2025-05-21T17:18:00Z">
              <w:tcPr>
                <w:tcW w:w="1017" w:type="pct"/>
                <w:vAlign w:val="center"/>
              </w:tcPr>
            </w:tcPrChange>
          </w:tcPr>
          <w:p w14:paraId="1563E06D" w14:textId="54B5B3D9" w:rsidR="00845F9F" w:rsidRPr="00C33FE3" w:rsidRDefault="00FC3C6F" w:rsidP="00187F90">
            <w:pPr>
              <w:spacing w:before="240" w:line="360" w:lineRule="auto"/>
              <w:rPr>
                <w:sz w:val="20"/>
                <w:szCs w:val="20"/>
              </w:rPr>
            </w:pPr>
            <w:r>
              <w:rPr>
                <w:sz w:val="20"/>
                <w:szCs w:val="20"/>
              </w:rPr>
              <w:t>M</w:t>
            </w:r>
            <w:r w:rsidRPr="00FC3C6F">
              <w:rPr>
                <w:sz w:val="20"/>
                <w:szCs w:val="20"/>
              </w:rPr>
              <w:t>ercado de crédito de carbono</w:t>
            </w:r>
          </w:p>
        </w:tc>
        <w:tc>
          <w:tcPr>
            <w:tcW w:w="1762" w:type="pct"/>
            <w:tcBorders>
              <w:top w:val="single" w:sz="4" w:space="0" w:color="auto"/>
            </w:tcBorders>
            <w:vAlign w:val="center"/>
            <w:tcPrChange w:id="343" w:author="Paulo Henrique dos Santos" w:date="2025-05-21T14:18:00Z" w16du:dateUtc="2025-05-21T17:18:00Z">
              <w:tcPr>
                <w:tcW w:w="1762" w:type="pct"/>
                <w:gridSpan w:val="2"/>
                <w:vAlign w:val="center"/>
              </w:tcPr>
            </w:tcPrChange>
          </w:tcPr>
          <w:p w14:paraId="33A57630" w14:textId="4BFEFD65" w:rsidR="00845F9F" w:rsidRPr="00C33FE3" w:rsidRDefault="00FC3C6F" w:rsidP="00187F90">
            <w:pPr>
              <w:spacing w:before="240" w:line="360" w:lineRule="auto"/>
              <w:rPr>
                <w:sz w:val="20"/>
                <w:szCs w:val="20"/>
              </w:rPr>
            </w:pPr>
            <w:del w:id="344" w:author="Paulo Henrique dos Santos" w:date="2025-05-21T14:18:00Z" w16du:dateUtc="2025-05-21T17:18:00Z">
              <w:r w:rsidDel="00EE46F3">
                <w:rPr>
                  <w:sz w:val="20"/>
                  <w:szCs w:val="20"/>
                </w:rPr>
                <w:delText>D</w:delText>
              </w:r>
              <w:r w:rsidRPr="00FC3C6F" w:rsidDel="00EE46F3">
                <w:rPr>
                  <w:sz w:val="20"/>
                  <w:szCs w:val="20"/>
                </w:rPr>
                <w:delText>iscussão sobre o m</w:delText>
              </w:r>
            </w:del>
            <w:ins w:id="345" w:author="Paulo Henrique dos Santos" w:date="2025-05-21T14:18:00Z" w16du:dateUtc="2025-05-21T17:18:00Z">
              <w:r w:rsidR="00EE46F3">
                <w:rPr>
                  <w:sz w:val="20"/>
                  <w:szCs w:val="20"/>
                </w:rPr>
                <w:t>M</w:t>
              </w:r>
            </w:ins>
            <w:r w:rsidRPr="00FC3C6F">
              <w:rPr>
                <w:sz w:val="20"/>
                <w:szCs w:val="20"/>
              </w:rPr>
              <w:t>ercado de crédito de carbono (carbon, credit, market), referindo-se ao uso da tecnologia blockchain para inserção nesse novo ambiente de ativos ambientais (asset, technology)</w:t>
            </w:r>
          </w:p>
        </w:tc>
        <w:tc>
          <w:tcPr>
            <w:tcW w:w="1749" w:type="pct"/>
            <w:tcBorders>
              <w:top w:val="single" w:sz="4" w:space="0" w:color="auto"/>
            </w:tcBorders>
            <w:vAlign w:val="center"/>
            <w:tcPrChange w:id="346" w:author="Paulo Henrique dos Santos" w:date="2025-05-21T14:18:00Z" w16du:dateUtc="2025-05-21T17:18:00Z">
              <w:tcPr>
                <w:tcW w:w="1749" w:type="pct"/>
                <w:gridSpan w:val="2"/>
                <w:vAlign w:val="center"/>
              </w:tcPr>
            </w:tcPrChange>
          </w:tcPr>
          <w:p w14:paraId="6DB3D8F1" w14:textId="71CC25B1" w:rsidR="00845F9F" w:rsidRPr="00C33FE3" w:rsidRDefault="00FC3C6F" w:rsidP="00187F90">
            <w:pPr>
              <w:spacing w:before="240" w:line="360" w:lineRule="auto"/>
              <w:rPr>
                <w:sz w:val="20"/>
                <w:szCs w:val="20"/>
              </w:rPr>
            </w:pPr>
            <w:r w:rsidRPr="00FC3C6F">
              <w:rPr>
                <w:sz w:val="20"/>
                <w:szCs w:val="20"/>
              </w:rPr>
              <w:t>“Ontem, dia 16 de agosto de 2023, ocorreu o lançamento da B4, a primeira bolsa global de créditos de carbono (…) para combater eficazmente as emissões de CO2.”</w:t>
            </w:r>
          </w:p>
        </w:tc>
      </w:tr>
      <w:tr w:rsidR="00845F9F" w:rsidRPr="00C33FE3" w14:paraId="0625DE83" w14:textId="77777777" w:rsidTr="00AC6613">
        <w:trPr>
          <w:trPrChange w:id="347" w:author="Paulo Henrique dos Santos" w:date="2025-05-21T14:18:00Z" w16du:dateUtc="2025-05-21T17:18:00Z">
            <w:trPr>
              <w:gridBefore w:val="1"/>
              <w:gridAfter w:val="0"/>
            </w:trPr>
          </w:trPrChange>
        </w:trPr>
        <w:tc>
          <w:tcPr>
            <w:tcW w:w="472" w:type="pct"/>
            <w:vAlign w:val="center"/>
            <w:tcPrChange w:id="348" w:author="Paulo Henrique dos Santos" w:date="2025-05-21T14:18:00Z" w16du:dateUtc="2025-05-21T17:18:00Z">
              <w:tcPr>
                <w:tcW w:w="471" w:type="pct"/>
                <w:gridSpan w:val="2"/>
                <w:vAlign w:val="center"/>
              </w:tcPr>
            </w:tcPrChange>
          </w:tcPr>
          <w:p w14:paraId="5252F474" w14:textId="77777777" w:rsidR="00845F9F" w:rsidRPr="00C33FE3" w:rsidRDefault="00845F9F" w:rsidP="00187F90">
            <w:pPr>
              <w:spacing w:before="240" w:line="360" w:lineRule="auto"/>
              <w:rPr>
                <w:sz w:val="20"/>
                <w:szCs w:val="20"/>
              </w:rPr>
            </w:pPr>
            <w:r w:rsidRPr="00C33FE3">
              <w:rPr>
                <w:sz w:val="20"/>
                <w:szCs w:val="20"/>
              </w:rPr>
              <w:t>1</w:t>
            </w:r>
          </w:p>
        </w:tc>
        <w:tc>
          <w:tcPr>
            <w:tcW w:w="1018" w:type="pct"/>
            <w:vAlign w:val="center"/>
            <w:tcPrChange w:id="349" w:author="Paulo Henrique dos Santos" w:date="2025-05-21T14:18:00Z" w16du:dateUtc="2025-05-21T17:18:00Z">
              <w:tcPr>
                <w:tcW w:w="1017" w:type="pct"/>
                <w:vAlign w:val="center"/>
              </w:tcPr>
            </w:tcPrChange>
          </w:tcPr>
          <w:p w14:paraId="5378F5C8" w14:textId="49075160" w:rsidR="00845F9F" w:rsidRPr="00C33FE3" w:rsidRDefault="00FC3C6F" w:rsidP="00187F90">
            <w:pPr>
              <w:spacing w:before="240" w:line="360" w:lineRule="auto"/>
              <w:rPr>
                <w:sz w:val="20"/>
                <w:szCs w:val="20"/>
              </w:rPr>
            </w:pPr>
            <w:r>
              <w:rPr>
                <w:sz w:val="20"/>
                <w:szCs w:val="20"/>
              </w:rPr>
              <w:t>P</w:t>
            </w:r>
            <w:r w:rsidRPr="00FC3C6F">
              <w:rPr>
                <w:sz w:val="20"/>
                <w:szCs w:val="20"/>
              </w:rPr>
              <w:t>artilha segura de dados em cadeias de abastecimento integradas</w:t>
            </w:r>
          </w:p>
        </w:tc>
        <w:tc>
          <w:tcPr>
            <w:tcW w:w="1762" w:type="pct"/>
            <w:vAlign w:val="center"/>
            <w:tcPrChange w:id="350" w:author="Paulo Henrique dos Santos" w:date="2025-05-21T14:18:00Z" w16du:dateUtc="2025-05-21T17:18:00Z">
              <w:tcPr>
                <w:tcW w:w="1762" w:type="pct"/>
                <w:gridSpan w:val="2"/>
                <w:vAlign w:val="center"/>
              </w:tcPr>
            </w:tcPrChange>
          </w:tcPr>
          <w:p w14:paraId="6279EC38" w14:textId="3EDC7A33" w:rsidR="00845F9F" w:rsidRPr="00C33FE3" w:rsidRDefault="00253512" w:rsidP="00187F90">
            <w:pPr>
              <w:spacing w:before="240" w:line="360" w:lineRule="auto"/>
              <w:rPr>
                <w:sz w:val="20"/>
                <w:szCs w:val="20"/>
              </w:rPr>
            </w:pPr>
            <w:del w:id="351" w:author="Paulo Henrique dos Santos" w:date="2025-05-21T14:19:00Z" w16du:dateUtc="2025-05-21T17:19:00Z">
              <w:r w:rsidDel="00EE46F3">
                <w:rPr>
                  <w:sz w:val="20"/>
                  <w:szCs w:val="20"/>
                </w:rPr>
                <w:delText>D</w:delText>
              </w:r>
              <w:r w:rsidRPr="00253512" w:rsidDel="00EE46F3">
                <w:rPr>
                  <w:sz w:val="20"/>
                  <w:szCs w:val="20"/>
                </w:rPr>
                <w:delText>iscussão sobre a p</w:delText>
              </w:r>
            </w:del>
            <w:ins w:id="352" w:author="Paulo Henrique dos Santos" w:date="2025-05-21T14:19:00Z" w16du:dateUtc="2025-05-21T17:19:00Z">
              <w:r w:rsidR="00EE46F3">
                <w:rPr>
                  <w:sz w:val="20"/>
                  <w:szCs w:val="20"/>
                </w:rPr>
                <w:t>P</w:t>
              </w:r>
            </w:ins>
            <w:r w:rsidRPr="00253512">
              <w:rPr>
                <w:sz w:val="20"/>
                <w:szCs w:val="20"/>
              </w:rPr>
              <w:t>artilha segura de dados em cadeias de abastecimento integradas (company, chain, supplier, blockchain, datum)</w:t>
            </w:r>
          </w:p>
        </w:tc>
        <w:tc>
          <w:tcPr>
            <w:tcW w:w="1749" w:type="pct"/>
            <w:vAlign w:val="center"/>
            <w:tcPrChange w:id="353" w:author="Paulo Henrique dos Santos" w:date="2025-05-21T14:18:00Z" w16du:dateUtc="2025-05-21T17:18:00Z">
              <w:tcPr>
                <w:tcW w:w="1749" w:type="pct"/>
                <w:gridSpan w:val="2"/>
                <w:vAlign w:val="center"/>
              </w:tcPr>
            </w:tcPrChange>
          </w:tcPr>
          <w:p w14:paraId="7A681621" w14:textId="0B6CE46F" w:rsidR="00845F9F" w:rsidRPr="00C33FE3" w:rsidRDefault="00253512" w:rsidP="00187F90">
            <w:pPr>
              <w:spacing w:before="240" w:line="360" w:lineRule="auto"/>
              <w:rPr>
                <w:sz w:val="20"/>
                <w:szCs w:val="20"/>
              </w:rPr>
            </w:pPr>
            <w:r w:rsidRPr="00253512">
              <w:rPr>
                <w:sz w:val="20"/>
                <w:szCs w:val="20"/>
              </w:rPr>
              <w:t>“A JBS passou a utilizar a Plataforma Pecuária Transparente, ferramenta (…) que permite o acompanhamento de dados de terceiros sobre o fornecimento de gado que chega à empresa”</w:t>
            </w:r>
          </w:p>
        </w:tc>
      </w:tr>
      <w:tr w:rsidR="00845F9F" w:rsidRPr="00C33FE3" w14:paraId="42154B99" w14:textId="77777777" w:rsidTr="00AC6613">
        <w:trPr>
          <w:trPrChange w:id="354" w:author="Paulo Henrique dos Santos" w:date="2025-05-21T14:18:00Z" w16du:dateUtc="2025-05-21T17:18:00Z">
            <w:trPr>
              <w:gridBefore w:val="1"/>
              <w:gridAfter w:val="0"/>
            </w:trPr>
          </w:trPrChange>
        </w:trPr>
        <w:tc>
          <w:tcPr>
            <w:tcW w:w="472" w:type="pct"/>
            <w:vAlign w:val="center"/>
            <w:tcPrChange w:id="355" w:author="Paulo Henrique dos Santos" w:date="2025-05-21T14:18:00Z" w16du:dateUtc="2025-05-21T17:18:00Z">
              <w:tcPr>
                <w:tcW w:w="471" w:type="pct"/>
                <w:gridSpan w:val="2"/>
                <w:vAlign w:val="center"/>
              </w:tcPr>
            </w:tcPrChange>
          </w:tcPr>
          <w:p w14:paraId="75D5F811" w14:textId="77777777" w:rsidR="00845F9F" w:rsidRPr="00C33FE3" w:rsidRDefault="00845F9F" w:rsidP="00187F90">
            <w:pPr>
              <w:spacing w:before="240" w:line="360" w:lineRule="auto"/>
              <w:rPr>
                <w:sz w:val="20"/>
                <w:szCs w:val="20"/>
              </w:rPr>
            </w:pPr>
            <w:r>
              <w:rPr>
                <w:sz w:val="20"/>
                <w:szCs w:val="20"/>
              </w:rPr>
              <w:t>2</w:t>
            </w:r>
          </w:p>
        </w:tc>
        <w:tc>
          <w:tcPr>
            <w:tcW w:w="1018" w:type="pct"/>
            <w:vAlign w:val="center"/>
            <w:tcPrChange w:id="356" w:author="Paulo Henrique dos Santos" w:date="2025-05-21T14:18:00Z" w16du:dateUtc="2025-05-21T17:18:00Z">
              <w:tcPr>
                <w:tcW w:w="1017" w:type="pct"/>
                <w:vAlign w:val="center"/>
              </w:tcPr>
            </w:tcPrChange>
          </w:tcPr>
          <w:p w14:paraId="2C9A9206" w14:textId="331D782D" w:rsidR="00845F9F" w:rsidRPr="00C33FE3" w:rsidRDefault="00253512" w:rsidP="00187F90">
            <w:pPr>
              <w:spacing w:before="240" w:line="360" w:lineRule="auto"/>
              <w:rPr>
                <w:sz w:val="20"/>
                <w:szCs w:val="20"/>
              </w:rPr>
            </w:pPr>
            <w:r>
              <w:rPr>
                <w:sz w:val="20"/>
                <w:szCs w:val="20"/>
              </w:rPr>
              <w:t>P</w:t>
            </w:r>
            <w:r w:rsidRPr="00253512">
              <w:rPr>
                <w:sz w:val="20"/>
                <w:szCs w:val="20"/>
              </w:rPr>
              <w:t xml:space="preserve">egada de carbono e informação genética </w:t>
            </w:r>
          </w:p>
        </w:tc>
        <w:tc>
          <w:tcPr>
            <w:tcW w:w="1762" w:type="pct"/>
            <w:vAlign w:val="center"/>
            <w:tcPrChange w:id="357" w:author="Paulo Henrique dos Santos" w:date="2025-05-21T14:18:00Z" w16du:dateUtc="2025-05-21T17:18:00Z">
              <w:tcPr>
                <w:tcW w:w="1762" w:type="pct"/>
                <w:gridSpan w:val="2"/>
                <w:vAlign w:val="center"/>
              </w:tcPr>
            </w:tcPrChange>
          </w:tcPr>
          <w:p w14:paraId="40E0AEBF" w14:textId="4E99CC65" w:rsidR="00845F9F" w:rsidRPr="00C33FE3" w:rsidRDefault="00EE46F3" w:rsidP="00187F90">
            <w:pPr>
              <w:spacing w:before="240" w:line="360" w:lineRule="auto"/>
              <w:rPr>
                <w:sz w:val="20"/>
                <w:szCs w:val="20"/>
              </w:rPr>
            </w:pPr>
            <w:ins w:id="358" w:author="Paulo Henrique dos Santos" w:date="2025-05-21T14:20:00Z" w16du:dateUtc="2025-05-21T17:20:00Z">
              <w:r>
                <w:rPr>
                  <w:sz w:val="20"/>
                  <w:szCs w:val="20"/>
                </w:rPr>
                <w:t xml:space="preserve">Uso da tecnologia blockchain para </w:t>
              </w:r>
            </w:ins>
            <w:del w:id="359" w:author="Paulo Henrique dos Santos" w:date="2025-05-21T14:20:00Z" w16du:dateUtc="2025-05-21T17:20:00Z">
              <w:r w:rsidR="00253512" w:rsidDel="00EE46F3">
                <w:rPr>
                  <w:sz w:val="20"/>
                  <w:szCs w:val="20"/>
                </w:rPr>
                <w:delText>A</w:delText>
              </w:r>
              <w:r w:rsidR="00253512" w:rsidRPr="00253512" w:rsidDel="00EE46F3">
                <w:rPr>
                  <w:sz w:val="20"/>
                  <w:szCs w:val="20"/>
                </w:rPr>
                <w:delText xml:space="preserve"> co-occorrencia dos termos soybean, carbon, e gene sugere uma discussão sobre como a tecnologia é usada para </w:delText>
              </w:r>
            </w:del>
            <w:r w:rsidR="00253512" w:rsidRPr="00253512">
              <w:rPr>
                <w:sz w:val="20"/>
                <w:szCs w:val="20"/>
              </w:rPr>
              <w:t>documentar a pegada de carbono e informação genética</w:t>
            </w:r>
            <w:ins w:id="360" w:author="Paulo Henrique dos Santos" w:date="2025-05-21T14:20:00Z" w16du:dateUtc="2025-05-21T17:20:00Z">
              <w:r>
                <w:rPr>
                  <w:sz w:val="20"/>
                  <w:szCs w:val="20"/>
                </w:rPr>
                <w:t xml:space="preserve"> (</w:t>
              </w:r>
              <w:r w:rsidRPr="00253512">
                <w:rPr>
                  <w:sz w:val="20"/>
                  <w:szCs w:val="20"/>
                </w:rPr>
                <w:t>soybean, carbon, gene</w:t>
              </w:r>
              <w:r>
                <w:rPr>
                  <w:sz w:val="20"/>
                  <w:szCs w:val="20"/>
                </w:rPr>
                <w:t>)</w:t>
              </w:r>
            </w:ins>
            <w:r w:rsidR="00253512" w:rsidRPr="00253512">
              <w:rPr>
                <w:sz w:val="20"/>
                <w:szCs w:val="20"/>
              </w:rPr>
              <w:t xml:space="preserve"> a mercados que que procuram a sustentabilidade</w:t>
            </w:r>
          </w:p>
        </w:tc>
        <w:tc>
          <w:tcPr>
            <w:tcW w:w="1749" w:type="pct"/>
            <w:vAlign w:val="center"/>
            <w:tcPrChange w:id="361" w:author="Paulo Henrique dos Santos" w:date="2025-05-21T14:18:00Z" w16du:dateUtc="2025-05-21T17:18:00Z">
              <w:tcPr>
                <w:tcW w:w="1749" w:type="pct"/>
                <w:gridSpan w:val="2"/>
                <w:vAlign w:val="center"/>
              </w:tcPr>
            </w:tcPrChange>
          </w:tcPr>
          <w:p w14:paraId="069CA291" w14:textId="2B97647A" w:rsidR="00845F9F" w:rsidRPr="00C33FE3" w:rsidRDefault="00253512" w:rsidP="00187F90">
            <w:pPr>
              <w:spacing w:before="240" w:line="360" w:lineRule="auto"/>
              <w:rPr>
                <w:sz w:val="20"/>
                <w:szCs w:val="20"/>
              </w:rPr>
            </w:pPr>
            <w:r w:rsidRPr="00253512">
              <w:rPr>
                <w:sz w:val="20"/>
                <w:szCs w:val="20"/>
              </w:rPr>
              <w:t>“A Bayer entregou a primeira remessa de soja brasileira com pegada de carbono medida, rastreada e livre de desmatamento”</w:t>
            </w:r>
          </w:p>
        </w:tc>
      </w:tr>
      <w:tr w:rsidR="00845F9F" w:rsidRPr="00C33FE3" w14:paraId="1FEE6ACF" w14:textId="77777777" w:rsidTr="00AC6613">
        <w:trPr>
          <w:trPrChange w:id="362" w:author="Paulo Henrique dos Santos" w:date="2025-05-21T14:18:00Z" w16du:dateUtc="2025-05-21T17:18:00Z">
            <w:trPr>
              <w:gridBefore w:val="1"/>
              <w:gridAfter w:val="0"/>
            </w:trPr>
          </w:trPrChange>
        </w:trPr>
        <w:tc>
          <w:tcPr>
            <w:tcW w:w="472" w:type="pct"/>
            <w:vAlign w:val="center"/>
            <w:tcPrChange w:id="363" w:author="Paulo Henrique dos Santos" w:date="2025-05-21T14:18:00Z" w16du:dateUtc="2025-05-21T17:18:00Z">
              <w:tcPr>
                <w:tcW w:w="471" w:type="pct"/>
                <w:gridSpan w:val="2"/>
                <w:vAlign w:val="center"/>
              </w:tcPr>
            </w:tcPrChange>
          </w:tcPr>
          <w:p w14:paraId="46020BE4" w14:textId="77777777" w:rsidR="00845F9F" w:rsidRPr="00C33FE3" w:rsidRDefault="00845F9F" w:rsidP="00187F90">
            <w:pPr>
              <w:spacing w:before="240" w:line="360" w:lineRule="auto"/>
              <w:rPr>
                <w:sz w:val="20"/>
                <w:szCs w:val="20"/>
              </w:rPr>
            </w:pPr>
            <w:r>
              <w:rPr>
                <w:sz w:val="20"/>
                <w:szCs w:val="20"/>
              </w:rPr>
              <w:t>3</w:t>
            </w:r>
          </w:p>
        </w:tc>
        <w:tc>
          <w:tcPr>
            <w:tcW w:w="1018" w:type="pct"/>
            <w:vAlign w:val="center"/>
            <w:tcPrChange w:id="364" w:author="Paulo Henrique dos Santos" w:date="2025-05-21T14:18:00Z" w16du:dateUtc="2025-05-21T17:18:00Z">
              <w:tcPr>
                <w:tcW w:w="1017" w:type="pct"/>
                <w:vAlign w:val="center"/>
              </w:tcPr>
            </w:tcPrChange>
          </w:tcPr>
          <w:p w14:paraId="578F0577" w14:textId="24AA8277" w:rsidR="00845F9F" w:rsidRPr="00C33FE3" w:rsidRDefault="00253512" w:rsidP="00187F90">
            <w:pPr>
              <w:spacing w:before="240" w:line="360" w:lineRule="auto"/>
              <w:rPr>
                <w:sz w:val="20"/>
                <w:szCs w:val="20"/>
              </w:rPr>
            </w:pPr>
            <w:r>
              <w:rPr>
                <w:sz w:val="20"/>
                <w:szCs w:val="20"/>
              </w:rPr>
              <w:t>P</w:t>
            </w:r>
            <w:r w:rsidRPr="00253512">
              <w:rPr>
                <w:sz w:val="20"/>
                <w:szCs w:val="20"/>
              </w:rPr>
              <w:t>lataformas agtech para produção e comercialização digital de produtos agrícolas</w:t>
            </w:r>
          </w:p>
        </w:tc>
        <w:tc>
          <w:tcPr>
            <w:tcW w:w="1762" w:type="pct"/>
            <w:vAlign w:val="center"/>
            <w:tcPrChange w:id="365" w:author="Paulo Henrique dos Santos" w:date="2025-05-21T14:18:00Z" w16du:dateUtc="2025-05-21T17:18:00Z">
              <w:tcPr>
                <w:tcW w:w="1762" w:type="pct"/>
                <w:gridSpan w:val="2"/>
                <w:vAlign w:val="center"/>
              </w:tcPr>
            </w:tcPrChange>
          </w:tcPr>
          <w:p w14:paraId="24D185B1" w14:textId="26EEBB6C" w:rsidR="00845F9F" w:rsidRPr="00C33FE3" w:rsidRDefault="00253512" w:rsidP="00187F90">
            <w:pPr>
              <w:spacing w:before="240" w:line="360" w:lineRule="auto"/>
              <w:rPr>
                <w:sz w:val="20"/>
                <w:szCs w:val="20"/>
              </w:rPr>
            </w:pPr>
            <w:del w:id="366" w:author="Paulo Henrique dos Santos" w:date="2025-05-21T14:21:00Z" w16du:dateUtc="2025-05-21T17:21:00Z">
              <w:r w:rsidDel="00617FD5">
                <w:rPr>
                  <w:sz w:val="20"/>
                  <w:szCs w:val="20"/>
                </w:rPr>
                <w:delText>D</w:delText>
              </w:r>
              <w:r w:rsidRPr="00253512" w:rsidDel="00617FD5">
                <w:rPr>
                  <w:sz w:val="20"/>
                  <w:szCs w:val="20"/>
                </w:rPr>
                <w:delText>iscute as p</w:delText>
              </w:r>
            </w:del>
            <w:ins w:id="367" w:author="Paulo Henrique dos Santos" w:date="2025-05-21T14:21:00Z" w16du:dateUtc="2025-05-21T17:21:00Z">
              <w:r w:rsidR="00617FD5">
                <w:rPr>
                  <w:sz w:val="20"/>
                  <w:szCs w:val="20"/>
                </w:rPr>
                <w:t>P</w:t>
              </w:r>
            </w:ins>
            <w:r w:rsidRPr="00253512">
              <w:rPr>
                <w:sz w:val="20"/>
                <w:szCs w:val="20"/>
              </w:rPr>
              <w:t>lataformas agtech para produção e comercialização digital de produtos agrícolas (produce, agtech, production) onde os produtores tokenizam a sua produção, fixam preços (price) e fecham contratos em tempo real, reduzindo a intermediação</w:t>
            </w:r>
          </w:p>
        </w:tc>
        <w:tc>
          <w:tcPr>
            <w:tcW w:w="1749" w:type="pct"/>
            <w:vAlign w:val="center"/>
            <w:tcPrChange w:id="368" w:author="Paulo Henrique dos Santos" w:date="2025-05-21T14:18:00Z" w16du:dateUtc="2025-05-21T17:18:00Z">
              <w:tcPr>
                <w:tcW w:w="1749" w:type="pct"/>
                <w:gridSpan w:val="2"/>
                <w:vAlign w:val="center"/>
              </w:tcPr>
            </w:tcPrChange>
          </w:tcPr>
          <w:p w14:paraId="15029A84" w14:textId="124B0A11" w:rsidR="00845F9F" w:rsidRPr="00C33FE3" w:rsidRDefault="00253512" w:rsidP="00187F90">
            <w:pPr>
              <w:spacing w:before="240" w:line="360" w:lineRule="auto"/>
              <w:rPr>
                <w:sz w:val="20"/>
                <w:szCs w:val="20"/>
              </w:rPr>
            </w:pPr>
            <w:r w:rsidRPr="00253512">
              <w:rPr>
                <w:sz w:val="20"/>
                <w:szCs w:val="20"/>
              </w:rPr>
              <w:t>“A plataforma da Gavea resolve um dos maiores desafios do mercado agrícola atual: a rastreabilidade de ponta a ponta em todas as etapas”</w:t>
            </w:r>
          </w:p>
        </w:tc>
      </w:tr>
    </w:tbl>
    <w:p w14:paraId="08693EA2" w14:textId="77777777" w:rsidR="00AC6613" w:rsidRDefault="00AC6613" w:rsidP="00AC6613">
      <w:pPr>
        <w:spacing w:before="240" w:line="360" w:lineRule="auto"/>
        <w:ind w:firstLine="720"/>
        <w:rPr>
          <w:ins w:id="369" w:author="Paulo Henrique dos Santos" w:date="2025-05-21T14:42:00Z" w16du:dateUtc="2025-05-21T17:42:00Z"/>
        </w:rPr>
      </w:pPr>
    </w:p>
    <w:p w14:paraId="06E44C6C" w14:textId="371132F9" w:rsidR="00845F9F" w:rsidRPr="00BA4C99" w:rsidDel="00AC6613" w:rsidRDefault="00845F9F" w:rsidP="00DC4665">
      <w:pPr>
        <w:spacing w:before="240" w:line="360" w:lineRule="auto"/>
        <w:ind w:firstLine="720"/>
        <w:rPr>
          <w:del w:id="370" w:author="Paulo Henrique dos Santos" w:date="2025-05-21T14:42:00Z" w16du:dateUtc="2025-05-21T17:42:00Z"/>
        </w:rPr>
      </w:pPr>
    </w:p>
    <w:p w14:paraId="49B6BCF1" w14:textId="6D361027" w:rsidR="004C7262" w:rsidRDefault="004C7262" w:rsidP="004C7262">
      <w:pPr>
        <w:spacing w:before="240" w:line="360" w:lineRule="auto"/>
        <w:ind w:firstLine="720"/>
      </w:pPr>
      <w:r>
        <w:t>Por fim, no último nível, a análise de 68 entrevistas resultou em quatro tópicos distintos (Figura 5)</w:t>
      </w:r>
      <w:ins w:id="371" w:author="Paulo Henrique dos Santos" w:date="2025-05-21T15:00:00Z" w16du:dateUtc="2025-05-21T18:00:00Z">
        <w:r w:rsidR="0034263F">
          <w:t>.</w:t>
        </w:r>
      </w:ins>
      <w:del w:id="372" w:author="Paulo Henrique dos Santos" w:date="2025-05-21T15:00:00Z" w16du:dateUtc="2025-05-21T18:00:00Z">
        <w:r w:rsidDel="0034263F">
          <w:delText>.</w:delText>
        </w:r>
      </w:del>
    </w:p>
    <w:p w14:paraId="49DE0A7D" w14:textId="41C44ED2" w:rsidR="002524C6" w:rsidRPr="002524C6" w:rsidRDefault="002524C6" w:rsidP="003E09A4">
      <w:pPr>
        <w:spacing w:before="240" w:line="360" w:lineRule="auto"/>
        <w:jc w:val="center"/>
        <w:rPr>
          <w:b/>
          <w:bCs/>
        </w:rPr>
      </w:pPr>
      <w:r w:rsidRPr="002524C6">
        <w:rPr>
          <w:b/>
          <w:bCs/>
          <w:noProof/>
        </w:rPr>
        <w:lastRenderedPageBreak/>
        <w:drawing>
          <wp:inline distT="0" distB="0" distL="0" distR="0" wp14:anchorId="6F271859" wp14:editId="3695270C">
            <wp:extent cx="4945746" cy="3286610"/>
            <wp:effectExtent l="0" t="0" r="7620" b="9525"/>
            <wp:docPr id="19031845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54406" cy="3292365"/>
                    </a:xfrm>
                    <a:prstGeom prst="rect">
                      <a:avLst/>
                    </a:prstGeom>
                    <a:noFill/>
                    <a:ln>
                      <a:noFill/>
                    </a:ln>
                  </pic:spPr>
                </pic:pic>
              </a:graphicData>
            </a:graphic>
          </wp:inline>
        </w:drawing>
      </w:r>
    </w:p>
    <w:p w14:paraId="69D71971" w14:textId="69560897" w:rsidR="002524C6" w:rsidRDefault="002524C6" w:rsidP="002524C6">
      <w:pPr>
        <w:pStyle w:val="Legenda"/>
        <w:keepNext/>
      </w:pPr>
      <w:r>
        <w:t xml:space="preserve">Figura 5. </w:t>
      </w:r>
      <w:r w:rsidRPr="00506E2E">
        <w:t>Resultados da modelagem de tópicos</w:t>
      </w:r>
      <w:r>
        <w:t xml:space="preserve"> para o nível 5.</w:t>
      </w:r>
    </w:p>
    <w:p w14:paraId="4C97C24B" w14:textId="77777777" w:rsidR="0034263F" w:rsidRDefault="0034263F" w:rsidP="00E460FA">
      <w:pPr>
        <w:spacing w:before="240" w:line="360" w:lineRule="auto"/>
        <w:ind w:firstLine="720"/>
        <w:rPr>
          <w:ins w:id="373" w:author="Paulo Henrique dos Santos" w:date="2025-05-21T15:00:00Z" w16du:dateUtc="2025-05-21T18:00:00Z"/>
        </w:rPr>
      </w:pPr>
    </w:p>
    <w:p w14:paraId="23D9F502" w14:textId="78686200" w:rsidR="0034263F" w:rsidRDefault="0034263F" w:rsidP="00E460FA">
      <w:pPr>
        <w:spacing w:before="240" w:line="360" w:lineRule="auto"/>
        <w:ind w:firstLine="720"/>
        <w:rPr>
          <w:ins w:id="374" w:author="Paulo Henrique dos Santos" w:date="2025-05-21T15:00:00Z" w16du:dateUtc="2025-05-21T18:00:00Z"/>
        </w:rPr>
      </w:pPr>
      <w:ins w:id="375" w:author="Paulo Henrique dos Santos" w:date="2025-05-21T15:00:00Z" w16du:dateUtc="2025-05-21T18:00:00Z">
        <w:r>
          <w:t xml:space="preserve">Considera-se o nível 5 </w:t>
        </w:r>
      </w:ins>
      <w:ins w:id="376" w:author="Paulo Henrique dos Santos" w:date="2025-05-21T15:01:00Z" w16du:dateUtc="2025-05-21T18:01:00Z">
        <w:r>
          <w:t xml:space="preserve">como maduro. As organizações enquadradas neste nível romperam positivamente os níveis anteriores e </w:t>
        </w:r>
      </w:ins>
      <w:ins w:id="377" w:author="Paulo Henrique dos Santos" w:date="2025-05-21T15:03:00Z" w16du:dateUtc="2025-05-21T18:03:00Z">
        <w:r w:rsidR="00961CD0">
          <w:t>necessitam de</w:t>
        </w:r>
      </w:ins>
      <w:ins w:id="378" w:author="Paulo Henrique dos Santos" w:date="2025-05-21T15:01:00Z" w16du:dateUtc="2025-05-21T18:01:00Z">
        <w:r>
          <w:t xml:space="preserve"> mel</w:t>
        </w:r>
      </w:ins>
      <w:ins w:id="379" w:author="Paulo Henrique dos Santos" w:date="2025-05-21T15:02:00Z" w16du:dateUtc="2025-05-21T18:02:00Z">
        <w:r>
          <w:t>horia contínua, tant</w:t>
        </w:r>
      </w:ins>
      <w:ins w:id="380" w:author="Paulo Henrique dos Santos" w:date="2025-05-21T15:03:00Z" w16du:dateUtc="2025-05-21T18:03:00Z">
        <w:r w:rsidR="00961CD0">
          <w:t>o</w:t>
        </w:r>
      </w:ins>
      <w:ins w:id="381" w:author="Paulo Henrique dos Santos" w:date="2025-05-21T15:02:00Z" w16du:dateUtc="2025-05-21T18:02:00Z">
        <w:r>
          <w:t xml:space="preserve"> na operação da tecnologia blockchain integrada ao negócio e parceiros, quanto nas relações </w:t>
        </w:r>
        <w:r w:rsidR="00961CD0">
          <w:t>stakeholders, blockchain</w:t>
        </w:r>
      </w:ins>
      <w:ins w:id="382" w:author="Paulo Henrique dos Santos" w:date="2025-05-21T15:03:00Z" w16du:dateUtc="2025-05-21T18:03:00Z">
        <w:r w:rsidR="00961CD0">
          <w:t xml:space="preserve"> e sustentabilidade. </w:t>
        </w:r>
      </w:ins>
      <w:ins w:id="383" w:author="Paulo Henrique dos Santos" w:date="2025-05-21T15:04:00Z" w16du:dateUtc="2025-05-21T18:04:00Z">
        <w:r w:rsidR="00961CD0" w:rsidRPr="00961CD0">
          <w:t xml:space="preserve">A Tabela </w:t>
        </w:r>
        <w:r w:rsidR="00961CD0">
          <w:t>8</w:t>
        </w:r>
        <w:r w:rsidR="00961CD0" w:rsidRPr="00961CD0">
          <w:t xml:space="preserve"> apresenta os tópicos analisados, suas interpretações e observações correspondentes.</w:t>
        </w:r>
      </w:ins>
    </w:p>
    <w:p w14:paraId="61A7ED06" w14:textId="10C96211" w:rsidR="00E460FA" w:rsidRPr="00365045" w:rsidDel="00961CD0" w:rsidRDefault="00E460FA" w:rsidP="00E460FA">
      <w:pPr>
        <w:spacing w:before="240" w:line="360" w:lineRule="auto"/>
        <w:ind w:firstLine="720"/>
        <w:rPr>
          <w:del w:id="384" w:author="Paulo Henrique dos Santos" w:date="2025-05-21T15:04:00Z" w16du:dateUtc="2025-05-21T18:04:00Z"/>
        </w:rPr>
      </w:pPr>
      <w:del w:id="385" w:author="Paulo Henrique dos Santos" w:date="2025-05-21T15:04:00Z" w16du:dateUtc="2025-05-21T18:04:00Z">
        <w:r w:rsidRPr="00E460FA" w:rsidDel="00961CD0">
          <w:delText>O</w:delText>
        </w:r>
        <w:r w:rsidR="009C1561" w:rsidDel="00961CD0">
          <w:delText>s</w:delText>
        </w:r>
        <w:r w:rsidRPr="00E460FA" w:rsidDel="00961CD0">
          <w:delText xml:space="preserve"> </w:delText>
        </w:r>
        <w:r w:rsidRPr="00365045" w:rsidDel="00961CD0">
          <w:delText>tópico</w:delText>
        </w:r>
        <w:r w:rsidR="009C1561" w:rsidRPr="00365045" w:rsidDel="00961CD0">
          <w:delText>s</w:delText>
        </w:r>
        <w:r w:rsidRPr="00365045" w:rsidDel="00961CD0">
          <w:delText xml:space="preserve"> 0</w:delText>
        </w:r>
        <w:r w:rsidR="009C1561" w:rsidRPr="00365045" w:rsidDel="00961CD0">
          <w:delText xml:space="preserve"> e 1</w:delText>
        </w:r>
        <w:r w:rsidRPr="00365045" w:rsidDel="00961CD0">
          <w:delText xml:space="preserve"> sugere</w:delText>
        </w:r>
        <w:r w:rsidR="009C1561" w:rsidRPr="00365045" w:rsidDel="00961CD0">
          <w:delText>m</w:delText>
        </w:r>
        <w:r w:rsidR="002332D0" w:rsidRPr="00365045" w:rsidDel="00961CD0">
          <w:delText xml:space="preserve"> que </w:delText>
        </w:r>
        <w:r w:rsidR="00DB0D34" w:rsidRPr="00365045" w:rsidDel="00961CD0">
          <w:delText xml:space="preserve">a </w:delText>
        </w:r>
        <w:r w:rsidR="00DB0D34" w:rsidRPr="002A172A" w:rsidDel="00961CD0">
          <w:rPr>
            <w:b/>
            <w:bCs/>
          </w:rPr>
          <w:delText>rastreabilidade está totalmente incorporada no dia-a-dia operacional</w:delText>
        </w:r>
        <w:r w:rsidR="00DB0D34" w:rsidRPr="00365045" w:rsidDel="00961CD0">
          <w:delText xml:space="preserve"> (</w:delText>
        </w:r>
        <w:r w:rsidR="00DB0D34" w:rsidRPr="00365045" w:rsidDel="00961CD0">
          <w:rPr>
            <w:i/>
            <w:iCs/>
          </w:rPr>
          <w:delText>blockchain</w:delText>
        </w:r>
        <w:r w:rsidR="00DB0D34" w:rsidRPr="00365045" w:rsidDel="00961CD0">
          <w:delText xml:space="preserve">, </w:delText>
        </w:r>
        <w:r w:rsidR="00DB0D34" w:rsidRPr="00365045" w:rsidDel="00961CD0">
          <w:rPr>
            <w:i/>
            <w:iCs/>
          </w:rPr>
          <w:delText>technology</w:delText>
        </w:r>
        <w:r w:rsidR="00DB0D34" w:rsidRPr="00365045" w:rsidDel="00961CD0">
          <w:delText xml:space="preserve">, </w:delText>
        </w:r>
        <w:r w:rsidR="00DB0D34" w:rsidRPr="00365045" w:rsidDel="00961CD0">
          <w:rPr>
            <w:i/>
            <w:iCs/>
          </w:rPr>
          <w:delText>information</w:delText>
        </w:r>
        <w:r w:rsidR="00DB0D34" w:rsidRPr="00365045" w:rsidDel="00961CD0">
          <w:delText xml:space="preserve">, </w:delText>
        </w:r>
        <w:r w:rsidR="00DB0D34" w:rsidRPr="00365045" w:rsidDel="00961CD0">
          <w:rPr>
            <w:i/>
            <w:iCs/>
          </w:rPr>
          <w:delText>tra</w:delText>
        </w:r>
        <w:r w:rsidR="001621E0" w:rsidRPr="00365045" w:rsidDel="00961CD0">
          <w:rPr>
            <w:i/>
            <w:iCs/>
          </w:rPr>
          <w:delText>ceability</w:delText>
        </w:r>
        <w:r w:rsidR="009C1561" w:rsidRPr="00365045" w:rsidDel="00961CD0">
          <w:rPr>
            <w:i/>
            <w:iCs/>
          </w:rPr>
          <w:delText xml:space="preserve">, </w:delText>
        </w:r>
        <w:r w:rsidR="00217F30" w:rsidRPr="00365045" w:rsidDel="00961CD0">
          <w:rPr>
            <w:i/>
            <w:iCs/>
          </w:rPr>
          <w:delText>product, market, use</w:delText>
        </w:r>
        <w:r w:rsidR="001621E0" w:rsidRPr="00365045" w:rsidDel="00961CD0">
          <w:delText>)</w:delText>
        </w:r>
        <w:r w:rsidR="00691D97" w:rsidRPr="00365045" w:rsidDel="00961CD0">
          <w:delText xml:space="preserve"> onde os dados fluem em tempo-real, suportando análises preditivas que antevêem problemas logísticos, ou de qualidade</w:delText>
        </w:r>
        <w:r w:rsidR="000148F1" w:rsidRPr="00365045" w:rsidDel="00961CD0">
          <w:delText>, confirmado pelo seguinte comentário “</w:delText>
        </w:r>
        <w:r w:rsidR="000148F1" w:rsidRPr="00365045" w:rsidDel="00961CD0">
          <w:rPr>
            <w:i/>
            <w:iCs/>
            <w:color w:val="000000"/>
            <w:lang w:val="pt-PT" w:eastAsia="pt-PT"/>
          </w:rPr>
          <w:delText>the [</w:delText>
        </w:r>
        <w:r w:rsidR="00C301B7" w:rsidRPr="00365045" w:rsidDel="00961CD0">
          <w:rPr>
            <w:i/>
            <w:iCs/>
            <w:color w:val="000000"/>
            <w:lang w:val="pt-PT" w:eastAsia="pt-PT"/>
          </w:rPr>
          <w:delText>Sibraar]</w:delText>
        </w:r>
        <w:r w:rsidR="000148F1" w:rsidRPr="00365045" w:rsidDel="00961CD0">
          <w:rPr>
            <w:i/>
            <w:iCs/>
            <w:color w:val="000000"/>
            <w:lang w:val="pt-PT" w:eastAsia="pt-PT"/>
          </w:rPr>
          <w:delText xml:space="preserve"> system is 100% adapted to the characteristics of the fruit and vegetable chain</w:delText>
        </w:r>
        <w:r w:rsidR="00C301B7" w:rsidRPr="00365045" w:rsidDel="00961CD0">
          <w:rPr>
            <w:color w:val="000000"/>
            <w:lang w:val="pt-PT" w:eastAsia="pt-PT"/>
          </w:rPr>
          <w:delText xml:space="preserve">”. </w:delText>
        </w:r>
        <w:r w:rsidRPr="00365045" w:rsidDel="00961CD0">
          <w:delText xml:space="preserve"> Por outro lado, O tópico 2 aborda a </w:delText>
        </w:r>
        <w:r w:rsidRPr="00365045" w:rsidDel="00961CD0">
          <w:rPr>
            <w:b/>
            <w:bCs/>
          </w:rPr>
          <w:delText>propriedade sustentável</w:delText>
        </w:r>
        <w:r w:rsidRPr="00365045" w:rsidDel="00961CD0">
          <w:delText xml:space="preserve"> (</w:delText>
        </w:r>
        <w:r w:rsidRPr="00365045" w:rsidDel="00961CD0">
          <w:rPr>
            <w:i/>
            <w:iCs/>
          </w:rPr>
          <w:delText>sustainable</w:delText>
        </w:r>
        <w:r w:rsidRPr="00365045" w:rsidDel="00961CD0">
          <w:delText>,</w:delText>
        </w:r>
        <w:r w:rsidR="0030155F" w:rsidRPr="00365045" w:rsidDel="00961CD0">
          <w:delText xml:space="preserve"> </w:delText>
        </w:r>
        <w:r w:rsidR="0030155F" w:rsidRPr="00365045" w:rsidDel="00961CD0">
          <w:rPr>
            <w:i/>
            <w:iCs/>
          </w:rPr>
          <w:delText>blockchain</w:delText>
        </w:r>
        <w:r w:rsidR="0030155F" w:rsidRPr="00365045" w:rsidDel="00961CD0">
          <w:delText>,</w:delText>
        </w:r>
        <w:r w:rsidRPr="00365045" w:rsidDel="00961CD0">
          <w:delText xml:space="preserve"> </w:delText>
        </w:r>
        <w:r w:rsidRPr="00365045" w:rsidDel="00961CD0">
          <w:rPr>
            <w:i/>
            <w:iCs/>
          </w:rPr>
          <w:delText>property</w:delText>
        </w:r>
        <w:r w:rsidR="00987443" w:rsidRPr="00365045" w:rsidDel="00961CD0">
          <w:rPr>
            <w:i/>
            <w:iCs/>
          </w:rPr>
          <w:delText>, solution</w:delText>
        </w:r>
        <w:r w:rsidRPr="00365045" w:rsidDel="00961CD0">
          <w:delText xml:space="preserve">), sugerindo </w:delText>
        </w:r>
        <w:r w:rsidR="00E40070" w:rsidRPr="00365045" w:rsidDel="00961CD0">
          <w:delText>ferramentas que monitorizam ind</w:delText>
        </w:r>
        <w:r w:rsidR="00987443" w:rsidRPr="00365045" w:rsidDel="00961CD0">
          <w:delText>i</w:delText>
        </w:r>
        <w:r w:rsidR="00E40070" w:rsidRPr="00365045" w:rsidDel="00961CD0">
          <w:delText>cadores ESG</w:delText>
        </w:r>
        <w:r w:rsidR="0030155F" w:rsidRPr="00365045" w:rsidDel="00961CD0">
          <w:delText xml:space="preserve"> e protegem</w:delText>
        </w:r>
        <w:r w:rsidR="009122B9" w:rsidRPr="00365045" w:rsidDel="00961CD0">
          <w:delText xml:space="preserve"> direitos de pro</w:delText>
        </w:r>
        <w:r w:rsidR="00F23582" w:rsidRPr="00365045" w:rsidDel="00961CD0">
          <w:delText xml:space="preserve">priedade intelectual sobre cultivos, integrando </w:delText>
        </w:r>
        <w:r w:rsidR="00DF6CEA" w:rsidRPr="00365045" w:rsidDel="00961CD0">
          <w:delText>as</w:delText>
        </w:r>
        <w:r w:rsidR="00F23582" w:rsidRPr="00365045" w:rsidDel="00961CD0">
          <w:delText xml:space="preserve"> três dimensões da sustentabilidade. </w:delText>
        </w:r>
        <w:r w:rsidR="00F23582" w:rsidRPr="00D8372E" w:rsidDel="00961CD0">
          <w:rPr>
            <w:lang w:val="en-US"/>
          </w:rPr>
          <w:delText>Este tópico é confirmado através do seguinte comentário: “</w:delText>
        </w:r>
        <w:r w:rsidR="00BA4C99" w:rsidRPr="00D8372E" w:rsidDel="00961CD0">
          <w:rPr>
            <w:i/>
            <w:iCs/>
            <w:color w:val="000000"/>
            <w:lang w:val="en-US" w:eastAsia="pt-PT"/>
          </w:rPr>
          <w:delText>blockchain technology provides the creation of certification and traceability systems that guarantee the sustainable origin of products, benefiting consumers and producers</w:delText>
        </w:r>
        <w:r w:rsidR="00BA4C99" w:rsidRPr="00D8372E" w:rsidDel="00961CD0">
          <w:rPr>
            <w:color w:val="000000"/>
            <w:lang w:val="en-US" w:eastAsia="pt-PT"/>
          </w:rPr>
          <w:delText>”</w:delText>
        </w:r>
        <w:r w:rsidR="00595718" w:rsidRPr="00D8372E" w:rsidDel="00961CD0">
          <w:rPr>
            <w:color w:val="000000"/>
            <w:lang w:val="en-US" w:eastAsia="pt-PT"/>
          </w:rPr>
          <w:delText>.</w:delText>
        </w:r>
        <w:r w:rsidR="00BA4C99" w:rsidRPr="00D8372E" w:rsidDel="00961CD0">
          <w:rPr>
            <w:lang w:val="en-US"/>
          </w:rPr>
          <w:delText xml:space="preserve"> </w:delText>
        </w:r>
        <w:r w:rsidRPr="00365045" w:rsidDel="00961CD0">
          <w:delText>O tópico 3</w:delText>
        </w:r>
        <w:r w:rsidR="002B475D" w:rsidRPr="00365045" w:rsidDel="00961CD0">
          <w:delText xml:space="preserve"> sugere uma discussão sobre as </w:delText>
        </w:r>
        <w:r w:rsidR="002B475D" w:rsidRPr="002A172A" w:rsidDel="00961CD0">
          <w:rPr>
            <w:b/>
            <w:bCs/>
          </w:rPr>
          <w:delText>cadeias de exportação multissectoriais com certificação digital</w:delText>
        </w:r>
        <w:r w:rsidR="002B475D" w:rsidRPr="00365045" w:rsidDel="00961CD0">
          <w:delText xml:space="preserve"> (</w:delText>
        </w:r>
        <w:r w:rsidR="002B475D" w:rsidRPr="00365045" w:rsidDel="00961CD0">
          <w:rPr>
            <w:i/>
            <w:iCs/>
          </w:rPr>
          <w:delText>industry</w:delText>
        </w:r>
        <w:r w:rsidR="002B475D" w:rsidRPr="00365045" w:rsidDel="00961CD0">
          <w:delText xml:space="preserve">, </w:delText>
        </w:r>
        <w:r w:rsidR="007F1B08" w:rsidRPr="00365045" w:rsidDel="00961CD0">
          <w:rPr>
            <w:i/>
            <w:iCs/>
          </w:rPr>
          <w:delText>market</w:delText>
        </w:r>
        <w:r w:rsidR="007F1B08" w:rsidRPr="00365045" w:rsidDel="00961CD0">
          <w:delText xml:space="preserve">, </w:delText>
        </w:r>
        <w:r w:rsidR="007F1B08" w:rsidRPr="00365045" w:rsidDel="00961CD0">
          <w:rPr>
            <w:i/>
            <w:iCs/>
          </w:rPr>
          <w:delText>coffee</w:delText>
        </w:r>
        <w:r w:rsidR="007F1B08" w:rsidRPr="00365045" w:rsidDel="00961CD0">
          <w:delText xml:space="preserve">, </w:delText>
        </w:r>
        <w:r w:rsidR="007F1B08" w:rsidRPr="00365045" w:rsidDel="00961CD0">
          <w:rPr>
            <w:i/>
            <w:iCs/>
          </w:rPr>
          <w:delText>leather</w:delText>
        </w:r>
        <w:r w:rsidR="007F1B08" w:rsidRPr="00365045" w:rsidDel="00961CD0">
          <w:delText>), confirmando</w:delText>
        </w:r>
        <w:r w:rsidR="001E641F" w:rsidRPr="00365045" w:rsidDel="00961CD0">
          <w:delText xml:space="preserve"> que diferentes setores (alimentar e pecuário) partilham a mesma infraestrutura para certificar lotes destinados à exportação</w:delText>
        </w:r>
        <w:r w:rsidR="006724F9" w:rsidRPr="00365045" w:rsidDel="00961CD0">
          <w:delText xml:space="preserve"> (</w:delText>
        </w:r>
        <w:r w:rsidR="006724F9" w:rsidRPr="00365045" w:rsidDel="00961CD0">
          <w:rPr>
            <w:i/>
            <w:iCs/>
          </w:rPr>
          <w:delText>export</w:delText>
        </w:r>
        <w:r w:rsidR="006724F9" w:rsidRPr="00365045" w:rsidDel="00961CD0">
          <w:delText>), assegurando a qualidade e origem</w:delText>
        </w:r>
        <w:r w:rsidR="0055280A" w:rsidDel="00961CD0">
          <w:delText xml:space="preserve">. </w:delText>
        </w:r>
        <w:r w:rsidR="0055280A" w:rsidRPr="00D8372E" w:rsidDel="00961CD0">
          <w:rPr>
            <w:lang w:val="en-US"/>
          </w:rPr>
          <w:delText>Especialistas abordam esta afirmação:</w:delText>
        </w:r>
        <w:r w:rsidR="00D6007C" w:rsidRPr="00D8372E" w:rsidDel="00961CD0">
          <w:rPr>
            <w:lang w:val="en-US"/>
          </w:rPr>
          <w:delText xml:space="preserve"> “</w:delText>
        </w:r>
        <w:r w:rsidR="00D6007C" w:rsidRPr="00D8372E" w:rsidDel="00961CD0">
          <w:rPr>
            <w:color w:val="000000"/>
            <w:lang w:val="en-US" w:eastAsia="pt-PT"/>
          </w:rPr>
          <w:delText xml:space="preserve">Traceability via blockchain […] records, stores and validates digital transactions with high security and reliability, is reaching the specialty coffee market. </w:delText>
        </w:r>
        <w:r w:rsidR="00D6007C" w:rsidRPr="00427DAD" w:rsidDel="00961CD0">
          <w:rPr>
            <w:color w:val="000000"/>
            <w:lang w:val="en-US" w:eastAsia="pt-PT"/>
          </w:rPr>
          <w:delText xml:space="preserve">[…] </w:delText>
        </w:r>
        <w:r w:rsidR="00970AD1" w:rsidRPr="00427DAD" w:rsidDel="00961CD0">
          <w:rPr>
            <w:color w:val="000000"/>
            <w:lang w:val="en-US" w:eastAsia="pt-PT"/>
          </w:rPr>
          <w:delText>In leather, luxury brands, such as Louis Vuitton, already invest in traceability because they pay a premium for it”.</w:delText>
        </w:r>
        <w:r w:rsidRPr="00427DAD" w:rsidDel="00961CD0">
          <w:rPr>
            <w:lang w:val="en-US"/>
          </w:rPr>
          <w:delText xml:space="preserve"> </w:delText>
        </w:r>
        <w:r w:rsidRPr="00365045" w:rsidDel="00961CD0">
          <w:delText xml:space="preserve">Por fim, o tópico 4 sugere a </w:delText>
        </w:r>
        <w:r w:rsidRPr="00365045" w:rsidDel="00961CD0">
          <w:rPr>
            <w:b/>
            <w:bCs/>
          </w:rPr>
          <w:delText>tokenização da produção</w:delText>
        </w:r>
        <w:r w:rsidRPr="00365045" w:rsidDel="00961CD0">
          <w:delText xml:space="preserve"> (</w:delText>
        </w:r>
        <w:r w:rsidRPr="00365045" w:rsidDel="00961CD0">
          <w:rPr>
            <w:i/>
            <w:iCs/>
          </w:rPr>
          <w:delText>tokenization, grain</w:delText>
        </w:r>
        <w:r w:rsidRPr="00365045" w:rsidDel="00961CD0">
          <w:delText>), referindo o uso de NFTs gerados por contratos inteligentes como instrumento para promover segurança e transparência (</w:delText>
        </w:r>
        <w:r w:rsidRPr="00365045" w:rsidDel="00961CD0">
          <w:rPr>
            <w:i/>
            <w:iCs/>
          </w:rPr>
          <w:delText>transparency</w:delText>
        </w:r>
        <w:r w:rsidRPr="00365045" w:rsidDel="00961CD0">
          <w:delText xml:space="preserve">). </w:delText>
        </w:r>
        <w:r w:rsidR="008477D4" w:rsidRPr="00365045" w:rsidDel="00961CD0">
          <w:delText>Validado por um especialista</w:delText>
        </w:r>
        <w:r w:rsidRPr="00365045" w:rsidDel="00961CD0">
          <w:delText>: “</w:delText>
        </w:r>
        <w:r w:rsidRPr="00365045" w:rsidDel="00961CD0">
          <w:rPr>
            <w:i/>
            <w:iCs/>
          </w:rPr>
          <w:delText xml:space="preserve">os NFTs capacitam os investidores a avaliar e rastrear o impacto de suas contribuições, promovendo a transparência nas iniciativas de </w:delText>
        </w:r>
        <w:r w:rsidR="008477D4" w:rsidRPr="00365045" w:rsidDel="00961CD0">
          <w:rPr>
            <w:i/>
            <w:iCs/>
          </w:rPr>
          <w:delText>f</w:delText>
        </w:r>
        <w:r w:rsidRPr="00365045" w:rsidDel="00961CD0">
          <w:rPr>
            <w:i/>
            <w:iCs/>
          </w:rPr>
          <w:delText xml:space="preserve">inanças </w:delText>
        </w:r>
        <w:commentRangeStart w:id="386"/>
        <w:commentRangeStart w:id="387"/>
        <w:commentRangeStart w:id="388"/>
        <w:commentRangeStart w:id="389"/>
        <w:commentRangeStart w:id="390"/>
        <w:r w:rsidR="008477D4" w:rsidRPr="00365045" w:rsidDel="00961CD0">
          <w:rPr>
            <w:i/>
            <w:iCs/>
          </w:rPr>
          <w:delText>r</w:delText>
        </w:r>
        <w:r w:rsidRPr="00365045" w:rsidDel="00961CD0">
          <w:rPr>
            <w:i/>
            <w:iCs/>
          </w:rPr>
          <w:delText>egenerativas</w:delText>
        </w:r>
        <w:commentRangeEnd w:id="386"/>
        <w:r w:rsidR="00365045" w:rsidRPr="00365045" w:rsidDel="00961CD0">
          <w:rPr>
            <w:rStyle w:val="Refdecomentrio"/>
            <w:sz w:val="24"/>
            <w:szCs w:val="24"/>
          </w:rPr>
          <w:commentReference w:id="386"/>
        </w:r>
        <w:commentRangeEnd w:id="387"/>
        <w:r w:rsidR="00BB186A" w:rsidDel="00961CD0">
          <w:rPr>
            <w:rStyle w:val="Refdecomentrio"/>
          </w:rPr>
          <w:commentReference w:id="387"/>
        </w:r>
        <w:commentRangeEnd w:id="388"/>
        <w:r w:rsidR="0055280A" w:rsidDel="00961CD0">
          <w:rPr>
            <w:rStyle w:val="Refdecomentrio"/>
          </w:rPr>
          <w:commentReference w:id="388"/>
        </w:r>
        <w:commentRangeEnd w:id="389"/>
        <w:r w:rsidR="003F3F57" w:rsidDel="00961CD0">
          <w:rPr>
            <w:rStyle w:val="Refdecomentrio"/>
          </w:rPr>
          <w:commentReference w:id="389"/>
        </w:r>
        <w:commentRangeEnd w:id="390"/>
        <w:r w:rsidR="00943F4C" w:rsidDel="00961CD0">
          <w:rPr>
            <w:rStyle w:val="Refdecomentrio"/>
          </w:rPr>
          <w:commentReference w:id="390"/>
        </w:r>
        <w:r w:rsidRPr="00365045" w:rsidDel="00961CD0">
          <w:delText>”.</w:delText>
        </w:r>
      </w:del>
    </w:p>
    <w:p w14:paraId="51EF0FE6" w14:textId="77777777" w:rsidR="0051483B" w:rsidRDefault="0051483B" w:rsidP="0051483B">
      <w:pPr>
        <w:spacing w:before="240" w:line="360" w:lineRule="auto"/>
        <w:ind w:firstLine="720"/>
        <w:rPr>
          <w:ins w:id="391" w:author="Paulo Henrique dos Santos" w:date="2025-05-21T14:43:00Z" w16du:dateUtc="2025-05-21T17:43:00Z"/>
        </w:rPr>
      </w:pPr>
    </w:p>
    <w:p w14:paraId="5B41C883" w14:textId="66A3A0EE" w:rsidR="0051483B" w:rsidRDefault="0051483B" w:rsidP="0051483B">
      <w:pPr>
        <w:pStyle w:val="Legenda"/>
        <w:keepNext/>
        <w:rPr>
          <w:ins w:id="392" w:author="Paulo Henrique dos Santos" w:date="2025-05-21T14:43:00Z" w16du:dateUtc="2025-05-21T17:43:00Z"/>
        </w:rPr>
      </w:pPr>
      <w:ins w:id="393" w:author="Paulo Henrique dos Santos" w:date="2025-05-21T14:43:00Z" w16du:dateUtc="2025-05-21T17:43:00Z">
        <w:r>
          <w:t xml:space="preserve">Tabela </w:t>
        </w:r>
        <w:r>
          <w:t>8</w:t>
        </w:r>
        <w:r>
          <w:t xml:space="preserve"> – Descrições dos tópicos de nível </w:t>
        </w:r>
        <w:r>
          <w:t>5</w:t>
        </w:r>
      </w:ins>
    </w:p>
    <w:p w14:paraId="0AE3ACF4" w14:textId="52D4091C" w:rsidR="00365045" w:rsidDel="0051483B" w:rsidRDefault="00365045" w:rsidP="00365045">
      <w:pPr>
        <w:spacing w:before="240" w:line="360" w:lineRule="auto"/>
        <w:rPr>
          <w:del w:id="394" w:author="Paulo Henrique dos Santos" w:date="2025-05-21T14:43:00Z" w16du:dateUtc="2025-05-21T17:43:00Z"/>
        </w:rPr>
      </w:pPr>
    </w:p>
    <w:tbl>
      <w:tblPr>
        <w:tblStyle w:val="Tabelacomgrade"/>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Change w:id="395" w:author="Paulo Henrique dos Santos" w:date="2025-05-21T14:23:00Z" w16du:dateUtc="2025-05-21T17:23:00Z">
          <w:tblPr>
            <w:tblStyle w:val="Tabelacomgrade"/>
            <w:tblW w:w="5000" w:type="pct"/>
            <w:tblLook w:val="04A0" w:firstRow="1" w:lastRow="0" w:firstColumn="1" w:lastColumn="0" w:noHBand="0" w:noVBand="1"/>
          </w:tblPr>
        </w:tblPrChange>
      </w:tblPr>
      <w:tblGrid>
        <w:gridCol w:w="988"/>
        <w:gridCol w:w="2131"/>
        <w:gridCol w:w="3688"/>
        <w:gridCol w:w="3659"/>
        <w:tblGridChange w:id="396">
          <w:tblGrid>
            <w:gridCol w:w="5"/>
            <w:gridCol w:w="983"/>
            <w:gridCol w:w="3"/>
            <w:gridCol w:w="2127"/>
            <w:gridCol w:w="1"/>
            <w:gridCol w:w="3684"/>
            <w:gridCol w:w="4"/>
            <w:gridCol w:w="3654"/>
            <w:gridCol w:w="5"/>
          </w:tblGrid>
        </w:tblGridChange>
      </w:tblGrid>
      <w:tr w:rsidR="004A171C" w:rsidRPr="00253512" w14:paraId="3CC4E415" w14:textId="77777777" w:rsidTr="00B708E1">
        <w:trPr>
          <w:trPrChange w:id="397" w:author="Paulo Henrique dos Santos" w:date="2025-05-21T14:23:00Z" w16du:dateUtc="2025-05-21T17:23:00Z">
            <w:trPr>
              <w:gridBefore w:val="1"/>
              <w:gridAfter w:val="0"/>
            </w:trPr>
          </w:trPrChange>
        </w:trPr>
        <w:tc>
          <w:tcPr>
            <w:tcW w:w="472" w:type="pct"/>
            <w:tcBorders>
              <w:top w:val="single" w:sz="4" w:space="0" w:color="auto"/>
              <w:bottom w:val="single" w:sz="4" w:space="0" w:color="auto"/>
            </w:tcBorders>
            <w:vAlign w:val="center"/>
            <w:tcPrChange w:id="398" w:author="Paulo Henrique dos Santos" w:date="2025-05-21T14:23:00Z" w16du:dateUtc="2025-05-21T17:23:00Z">
              <w:tcPr>
                <w:tcW w:w="471" w:type="pct"/>
                <w:gridSpan w:val="2"/>
                <w:vAlign w:val="center"/>
              </w:tcPr>
            </w:tcPrChange>
          </w:tcPr>
          <w:p w14:paraId="0B65E237" w14:textId="5E84F41D" w:rsidR="004A171C" w:rsidRPr="00C33FE3" w:rsidRDefault="004A171C" w:rsidP="00365045">
            <w:pPr>
              <w:spacing w:before="240" w:line="360" w:lineRule="auto"/>
              <w:rPr>
                <w:b/>
                <w:bCs/>
                <w:sz w:val="20"/>
                <w:szCs w:val="20"/>
              </w:rPr>
            </w:pPr>
            <w:r w:rsidRPr="00C33FE3">
              <w:rPr>
                <w:b/>
                <w:bCs/>
                <w:sz w:val="20"/>
                <w:szCs w:val="20"/>
              </w:rPr>
              <w:t>Topic number</w:t>
            </w:r>
          </w:p>
        </w:tc>
        <w:tc>
          <w:tcPr>
            <w:tcW w:w="1018" w:type="pct"/>
            <w:tcBorders>
              <w:top w:val="single" w:sz="4" w:space="0" w:color="auto"/>
              <w:bottom w:val="single" w:sz="4" w:space="0" w:color="auto"/>
            </w:tcBorders>
            <w:vAlign w:val="center"/>
            <w:tcPrChange w:id="399" w:author="Paulo Henrique dos Santos" w:date="2025-05-21T14:23:00Z" w16du:dateUtc="2025-05-21T17:23:00Z">
              <w:tcPr>
                <w:tcW w:w="1017" w:type="pct"/>
                <w:vAlign w:val="center"/>
              </w:tcPr>
            </w:tcPrChange>
          </w:tcPr>
          <w:p w14:paraId="5EA4217C" w14:textId="20082591" w:rsidR="004A171C" w:rsidRPr="00C33FE3" w:rsidRDefault="004A171C" w:rsidP="00365045">
            <w:pPr>
              <w:spacing w:before="240" w:line="360" w:lineRule="auto"/>
              <w:rPr>
                <w:b/>
                <w:bCs/>
                <w:sz w:val="20"/>
                <w:szCs w:val="20"/>
              </w:rPr>
            </w:pPr>
            <w:r w:rsidRPr="00C33FE3">
              <w:rPr>
                <w:b/>
                <w:bCs/>
                <w:sz w:val="20"/>
                <w:szCs w:val="20"/>
              </w:rPr>
              <w:t>Topic designation</w:t>
            </w:r>
          </w:p>
        </w:tc>
        <w:tc>
          <w:tcPr>
            <w:tcW w:w="1762" w:type="pct"/>
            <w:tcBorders>
              <w:top w:val="single" w:sz="4" w:space="0" w:color="auto"/>
              <w:bottom w:val="single" w:sz="4" w:space="0" w:color="auto"/>
            </w:tcBorders>
            <w:vAlign w:val="center"/>
            <w:tcPrChange w:id="400" w:author="Paulo Henrique dos Santos" w:date="2025-05-21T14:23:00Z" w16du:dateUtc="2025-05-21T17:23:00Z">
              <w:tcPr>
                <w:tcW w:w="1762" w:type="pct"/>
                <w:gridSpan w:val="2"/>
                <w:vAlign w:val="center"/>
              </w:tcPr>
            </w:tcPrChange>
          </w:tcPr>
          <w:p w14:paraId="59A57327" w14:textId="70F71F8A" w:rsidR="004A171C" w:rsidRPr="00253512" w:rsidRDefault="00253512" w:rsidP="00365045">
            <w:pPr>
              <w:spacing w:before="240" w:line="360" w:lineRule="auto"/>
            </w:pPr>
            <w:r>
              <w:rPr>
                <w:b/>
                <w:bCs/>
                <w:sz w:val="20"/>
                <w:szCs w:val="20"/>
              </w:rPr>
              <w:t xml:space="preserve">   </w:t>
            </w:r>
            <w:r w:rsidR="00595718" w:rsidRPr="00595718">
              <w:rPr>
                <w:b/>
                <w:bCs/>
                <w:sz w:val="20"/>
                <w:szCs w:val="20"/>
              </w:rPr>
              <w:t>Result interpretation</w:t>
            </w:r>
          </w:p>
        </w:tc>
        <w:tc>
          <w:tcPr>
            <w:tcW w:w="1749" w:type="pct"/>
            <w:tcBorders>
              <w:top w:val="single" w:sz="4" w:space="0" w:color="auto"/>
              <w:bottom w:val="single" w:sz="4" w:space="0" w:color="auto"/>
            </w:tcBorders>
            <w:vAlign w:val="center"/>
            <w:tcPrChange w:id="401" w:author="Paulo Henrique dos Santos" w:date="2025-05-21T14:23:00Z" w16du:dateUtc="2025-05-21T17:23:00Z">
              <w:tcPr>
                <w:tcW w:w="1749" w:type="pct"/>
                <w:gridSpan w:val="2"/>
                <w:vAlign w:val="center"/>
              </w:tcPr>
            </w:tcPrChange>
          </w:tcPr>
          <w:p w14:paraId="3B3F8898" w14:textId="3AE44FAF" w:rsidR="004A171C" w:rsidRPr="00253512" w:rsidRDefault="004A171C" w:rsidP="00365045">
            <w:pPr>
              <w:spacing w:before="240" w:line="360" w:lineRule="auto"/>
              <w:rPr>
                <w:b/>
                <w:bCs/>
                <w:sz w:val="20"/>
                <w:szCs w:val="20"/>
              </w:rPr>
            </w:pPr>
            <w:r w:rsidRPr="00253512">
              <w:rPr>
                <w:b/>
                <w:bCs/>
                <w:sz w:val="20"/>
                <w:szCs w:val="20"/>
              </w:rPr>
              <w:t>Example of specialist comment</w:t>
            </w:r>
          </w:p>
        </w:tc>
      </w:tr>
      <w:tr w:rsidR="004A171C" w:rsidRPr="00253512" w14:paraId="0CC6DC68" w14:textId="77777777" w:rsidTr="00B708E1">
        <w:trPr>
          <w:trPrChange w:id="402" w:author="Paulo Henrique dos Santos" w:date="2025-05-21T14:23:00Z" w16du:dateUtc="2025-05-21T17:23:00Z">
            <w:trPr>
              <w:gridBefore w:val="1"/>
              <w:gridAfter w:val="0"/>
            </w:trPr>
          </w:trPrChange>
        </w:trPr>
        <w:tc>
          <w:tcPr>
            <w:tcW w:w="472" w:type="pct"/>
            <w:tcBorders>
              <w:top w:val="single" w:sz="4" w:space="0" w:color="auto"/>
            </w:tcBorders>
            <w:vAlign w:val="center"/>
            <w:tcPrChange w:id="403" w:author="Paulo Henrique dos Santos" w:date="2025-05-21T14:23:00Z" w16du:dateUtc="2025-05-21T17:23:00Z">
              <w:tcPr>
                <w:tcW w:w="471" w:type="pct"/>
                <w:gridSpan w:val="2"/>
                <w:vAlign w:val="center"/>
              </w:tcPr>
            </w:tcPrChange>
          </w:tcPr>
          <w:p w14:paraId="686ED065" w14:textId="05E845C9" w:rsidR="004A171C" w:rsidRPr="00C33FE3" w:rsidRDefault="004A171C" w:rsidP="00365045">
            <w:pPr>
              <w:spacing w:before="240" w:line="360" w:lineRule="auto"/>
              <w:rPr>
                <w:sz w:val="20"/>
                <w:szCs w:val="20"/>
              </w:rPr>
            </w:pPr>
            <w:r w:rsidRPr="00C33FE3">
              <w:rPr>
                <w:sz w:val="20"/>
                <w:szCs w:val="20"/>
              </w:rPr>
              <w:t>0</w:t>
            </w:r>
            <w:r w:rsidR="00595718">
              <w:rPr>
                <w:sz w:val="20"/>
                <w:szCs w:val="20"/>
              </w:rPr>
              <w:t xml:space="preserve"> e 1</w:t>
            </w:r>
          </w:p>
        </w:tc>
        <w:tc>
          <w:tcPr>
            <w:tcW w:w="1018" w:type="pct"/>
            <w:tcBorders>
              <w:top w:val="single" w:sz="4" w:space="0" w:color="auto"/>
            </w:tcBorders>
            <w:vAlign w:val="center"/>
            <w:tcPrChange w:id="404" w:author="Paulo Henrique dos Santos" w:date="2025-05-21T14:23:00Z" w16du:dateUtc="2025-05-21T17:23:00Z">
              <w:tcPr>
                <w:tcW w:w="1017" w:type="pct"/>
                <w:vAlign w:val="center"/>
              </w:tcPr>
            </w:tcPrChange>
          </w:tcPr>
          <w:p w14:paraId="7E3D9991" w14:textId="15AAA0D5" w:rsidR="004A171C" w:rsidRPr="00C33FE3" w:rsidRDefault="00253512" w:rsidP="00365045">
            <w:pPr>
              <w:spacing w:before="240" w:line="360" w:lineRule="auto"/>
              <w:rPr>
                <w:sz w:val="20"/>
                <w:szCs w:val="20"/>
              </w:rPr>
            </w:pPr>
            <w:r>
              <w:rPr>
                <w:sz w:val="20"/>
                <w:szCs w:val="20"/>
              </w:rPr>
              <w:t>R</w:t>
            </w:r>
            <w:r w:rsidRPr="00253512">
              <w:rPr>
                <w:sz w:val="20"/>
                <w:szCs w:val="20"/>
              </w:rPr>
              <w:t>astreabilidade</w:t>
            </w:r>
            <w:r>
              <w:rPr>
                <w:sz w:val="20"/>
                <w:szCs w:val="20"/>
              </w:rPr>
              <w:t xml:space="preserve"> </w:t>
            </w:r>
            <w:r w:rsidRPr="00253512">
              <w:rPr>
                <w:sz w:val="20"/>
                <w:szCs w:val="20"/>
              </w:rPr>
              <w:t>totalmente incorporada no dia-a-dia operacional</w:t>
            </w:r>
          </w:p>
        </w:tc>
        <w:tc>
          <w:tcPr>
            <w:tcW w:w="1762" w:type="pct"/>
            <w:tcBorders>
              <w:top w:val="single" w:sz="4" w:space="0" w:color="auto"/>
            </w:tcBorders>
            <w:vAlign w:val="center"/>
            <w:tcPrChange w:id="405" w:author="Paulo Henrique dos Santos" w:date="2025-05-21T14:23:00Z" w16du:dateUtc="2025-05-21T17:23:00Z">
              <w:tcPr>
                <w:tcW w:w="1762" w:type="pct"/>
                <w:gridSpan w:val="2"/>
                <w:vAlign w:val="center"/>
              </w:tcPr>
            </w:tcPrChange>
          </w:tcPr>
          <w:p w14:paraId="1C393894" w14:textId="2AC9DEB7" w:rsidR="004A171C" w:rsidRPr="00595718" w:rsidRDefault="00595718" w:rsidP="00365045">
            <w:pPr>
              <w:spacing w:before="240" w:line="360" w:lineRule="auto"/>
              <w:rPr>
                <w:bCs/>
              </w:rPr>
            </w:pPr>
            <w:del w:id="406" w:author="Paulo Henrique dos Santos" w:date="2025-05-21T14:23:00Z" w16du:dateUtc="2025-05-21T17:23:00Z">
              <w:r w:rsidDel="00617FD5">
                <w:rPr>
                  <w:bCs/>
                  <w:sz w:val="20"/>
                  <w:szCs w:val="20"/>
                </w:rPr>
                <w:delText>S</w:delText>
              </w:r>
              <w:r w:rsidRPr="00595718" w:rsidDel="00617FD5">
                <w:rPr>
                  <w:bCs/>
                  <w:sz w:val="20"/>
                  <w:szCs w:val="20"/>
                </w:rPr>
                <w:delText>ugerem que a r</w:delText>
              </w:r>
            </w:del>
            <w:ins w:id="407" w:author="Paulo Henrique dos Santos" w:date="2025-05-21T14:23:00Z" w16du:dateUtc="2025-05-21T17:23:00Z">
              <w:r w:rsidR="00617FD5">
                <w:rPr>
                  <w:bCs/>
                  <w:sz w:val="20"/>
                  <w:szCs w:val="20"/>
                </w:rPr>
                <w:t>R</w:t>
              </w:r>
            </w:ins>
            <w:r w:rsidRPr="00595718">
              <w:rPr>
                <w:bCs/>
                <w:sz w:val="20"/>
                <w:szCs w:val="20"/>
              </w:rPr>
              <w:t xml:space="preserve">astreabilidade </w:t>
            </w:r>
            <w:del w:id="408" w:author="Paulo Henrique dos Santos" w:date="2025-05-21T14:23:00Z" w16du:dateUtc="2025-05-21T17:23:00Z">
              <w:r w:rsidRPr="00595718" w:rsidDel="00617FD5">
                <w:rPr>
                  <w:bCs/>
                  <w:sz w:val="20"/>
                  <w:szCs w:val="20"/>
                </w:rPr>
                <w:delText xml:space="preserve">está </w:delText>
              </w:r>
            </w:del>
            <w:r w:rsidRPr="00595718">
              <w:rPr>
                <w:bCs/>
                <w:sz w:val="20"/>
                <w:szCs w:val="20"/>
              </w:rPr>
              <w:t>totalmente incorporada no dia-a-dia operacional (blockchain, technology, information, traceability, product, market, use)</w:t>
            </w:r>
            <w:ins w:id="409" w:author="Paulo Henrique dos Santos" w:date="2025-05-21T14:23:00Z" w16du:dateUtc="2025-05-21T17:23:00Z">
              <w:r w:rsidR="00617FD5">
                <w:rPr>
                  <w:bCs/>
                  <w:sz w:val="20"/>
                  <w:szCs w:val="20"/>
                </w:rPr>
                <w:t>,</w:t>
              </w:r>
            </w:ins>
            <w:r w:rsidRPr="00595718">
              <w:rPr>
                <w:bCs/>
                <w:sz w:val="20"/>
                <w:szCs w:val="20"/>
              </w:rPr>
              <w:t xml:space="preserve"> onde os dados fluem em tempo real, suportando análises preditivas que anteveem problemas logísticos</w:t>
            </w:r>
            <w:ins w:id="410" w:author="Paulo Henrique dos Santos" w:date="2025-05-21T14:23:00Z" w16du:dateUtc="2025-05-21T17:23:00Z">
              <w:r w:rsidR="00617FD5">
                <w:rPr>
                  <w:bCs/>
                  <w:sz w:val="20"/>
                  <w:szCs w:val="20"/>
                </w:rPr>
                <w:t>/</w:t>
              </w:r>
            </w:ins>
            <w:del w:id="411" w:author="Paulo Henrique dos Santos" w:date="2025-05-21T14:23:00Z" w16du:dateUtc="2025-05-21T17:23:00Z">
              <w:r w:rsidRPr="00595718" w:rsidDel="00617FD5">
                <w:rPr>
                  <w:bCs/>
                  <w:sz w:val="20"/>
                  <w:szCs w:val="20"/>
                </w:rPr>
                <w:delText xml:space="preserve">, ou de </w:delText>
              </w:r>
            </w:del>
            <w:r w:rsidRPr="00595718">
              <w:rPr>
                <w:bCs/>
                <w:sz w:val="20"/>
                <w:szCs w:val="20"/>
              </w:rPr>
              <w:t>qualidade</w:t>
            </w:r>
          </w:p>
        </w:tc>
        <w:tc>
          <w:tcPr>
            <w:tcW w:w="1749" w:type="pct"/>
            <w:tcBorders>
              <w:top w:val="single" w:sz="4" w:space="0" w:color="auto"/>
            </w:tcBorders>
            <w:vAlign w:val="center"/>
            <w:tcPrChange w:id="412" w:author="Paulo Henrique dos Santos" w:date="2025-05-21T14:23:00Z" w16du:dateUtc="2025-05-21T17:23:00Z">
              <w:tcPr>
                <w:tcW w:w="1749" w:type="pct"/>
                <w:gridSpan w:val="2"/>
                <w:vAlign w:val="center"/>
              </w:tcPr>
            </w:tcPrChange>
          </w:tcPr>
          <w:p w14:paraId="5A3C44A1" w14:textId="442EB7D7" w:rsidR="004A171C" w:rsidRPr="00595718" w:rsidRDefault="00595718" w:rsidP="00365045">
            <w:pPr>
              <w:spacing w:before="240" w:line="360" w:lineRule="auto"/>
              <w:rPr>
                <w:bCs/>
                <w:sz w:val="20"/>
                <w:szCs w:val="20"/>
              </w:rPr>
            </w:pPr>
            <w:r w:rsidRPr="00595718">
              <w:rPr>
                <w:bCs/>
                <w:sz w:val="20"/>
                <w:szCs w:val="20"/>
              </w:rPr>
              <w:t>“o sistema [Sibraar] está 100% adaptado às características da cadeia hortofrutícola”</w:t>
            </w:r>
          </w:p>
        </w:tc>
      </w:tr>
      <w:tr w:rsidR="004A171C" w:rsidRPr="00C33FE3" w14:paraId="07D04CD8" w14:textId="77777777" w:rsidTr="00B708E1">
        <w:trPr>
          <w:trPrChange w:id="413" w:author="Paulo Henrique dos Santos" w:date="2025-05-21T14:22:00Z" w16du:dateUtc="2025-05-21T17:22:00Z">
            <w:trPr>
              <w:gridBefore w:val="1"/>
              <w:gridAfter w:val="0"/>
            </w:trPr>
          </w:trPrChange>
        </w:trPr>
        <w:tc>
          <w:tcPr>
            <w:tcW w:w="472" w:type="pct"/>
            <w:vAlign w:val="center"/>
            <w:tcPrChange w:id="414" w:author="Paulo Henrique dos Santos" w:date="2025-05-21T14:22:00Z" w16du:dateUtc="2025-05-21T17:22:00Z">
              <w:tcPr>
                <w:tcW w:w="471" w:type="pct"/>
                <w:gridSpan w:val="2"/>
                <w:vAlign w:val="center"/>
              </w:tcPr>
            </w:tcPrChange>
          </w:tcPr>
          <w:p w14:paraId="4402352F" w14:textId="6F03C6FA" w:rsidR="004A171C" w:rsidRPr="00C33FE3" w:rsidRDefault="00595718" w:rsidP="00365045">
            <w:pPr>
              <w:spacing w:before="240" w:line="360" w:lineRule="auto"/>
              <w:rPr>
                <w:sz w:val="20"/>
                <w:szCs w:val="20"/>
              </w:rPr>
            </w:pPr>
            <w:r>
              <w:rPr>
                <w:sz w:val="20"/>
                <w:szCs w:val="20"/>
              </w:rPr>
              <w:t>2</w:t>
            </w:r>
          </w:p>
        </w:tc>
        <w:tc>
          <w:tcPr>
            <w:tcW w:w="1018" w:type="pct"/>
            <w:vAlign w:val="center"/>
            <w:tcPrChange w:id="415" w:author="Paulo Henrique dos Santos" w:date="2025-05-21T14:22:00Z" w16du:dateUtc="2025-05-21T17:22:00Z">
              <w:tcPr>
                <w:tcW w:w="1017" w:type="pct"/>
                <w:vAlign w:val="center"/>
              </w:tcPr>
            </w:tcPrChange>
          </w:tcPr>
          <w:p w14:paraId="23BF16C8" w14:textId="1C252888" w:rsidR="004A171C" w:rsidRPr="00C33FE3" w:rsidRDefault="00595718" w:rsidP="00365045">
            <w:pPr>
              <w:spacing w:before="240" w:line="360" w:lineRule="auto"/>
              <w:rPr>
                <w:sz w:val="20"/>
                <w:szCs w:val="20"/>
              </w:rPr>
            </w:pPr>
            <w:r>
              <w:rPr>
                <w:sz w:val="20"/>
                <w:szCs w:val="20"/>
              </w:rPr>
              <w:t>P</w:t>
            </w:r>
            <w:r w:rsidRPr="00595718">
              <w:rPr>
                <w:sz w:val="20"/>
                <w:szCs w:val="20"/>
              </w:rPr>
              <w:t>ropriedade sustentável</w:t>
            </w:r>
          </w:p>
        </w:tc>
        <w:tc>
          <w:tcPr>
            <w:tcW w:w="1762" w:type="pct"/>
            <w:vAlign w:val="center"/>
            <w:tcPrChange w:id="416" w:author="Paulo Henrique dos Santos" w:date="2025-05-21T14:22:00Z" w16du:dateUtc="2025-05-21T17:22:00Z">
              <w:tcPr>
                <w:tcW w:w="1762" w:type="pct"/>
                <w:gridSpan w:val="2"/>
                <w:vAlign w:val="center"/>
              </w:tcPr>
            </w:tcPrChange>
          </w:tcPr>
          <w:p w14:paraId="74D9ADCD" w14:textId="1DCCC246" w:rsidR="004A171C" w:rsidRPr="00C33FE3" w:rsidRDefault="00595718" w:rsidP="00365045">
            <w:pPr>
              <w:spacing w:before="240" w:line="360" w:lineRule="auto"/>
              <w:rPr>
                <w:sz w:val="20"/>
                <w:szCs w:val="20"/>
              </w:rPr>
            </w:pPr>
            <w:del w:id="417" w:author="Paulo Henrique dos Santos" w:date="2025-05-21T14:23:00Z" w16du:dateUtc="2025-05-21T17:23:00Z">
              <w:r w:rsidDel="00617FD5">
                <w:rPr>
                  <w:sz w:val="20"/>
                  <w:szCs w:val="20"/>
                </w:rPr>
                <w:delText>A</w:delText>
              </w:r>
              <w:r w:rsidRPr="00595718" w:rsidDel="00617FD5">
                <w:rPr>
                  <w:sz w:val="20"/>
                  <w:szCs w:val="20"/>
                </w:rPr>
                <w:delText>borda a p</w:delText>
              </w:r>
            </w:del>
            <w:ins w:id="418" w:author="Paulo Henrique dos Santos" w:date="2025-05-21T14:23:00Z" w16du:dateUtc="2025-05-21T17:23:00Z">
              <w:r w:rsidR="00617FD5">
                <w:rPr>
                  <w:sz w:val="20"/>
                  <w:szCs w:val="20"/>
                </w:rPr>
                <w:t>P</w:t>
              </w:r>
            </w:ins>
            <w:r w:rsidRPr="00595718">
              <w:rPr>
                <w:sz w:val="20"/>
                <w:szCs w:val="20"/>
              </w:rPr>
              <w:t xml:space="preserve">ropriedade sustentável (sustainable, blockchain, property, solution), sugerindo ferramentas que monitorizam indicadores ESG e protegem direitos de propriedade </w:t>
            </w:r>
            <w:r w:rsidRPr="00595718">
              <w:rPr>
                <w:sz w:val="20"/>
                <w:szCs w:val="20"/>
              </w:rPr>
              <w:lastRenderedPageBreak/>
              <w:t>intelectual sobre cultivos, integrando as três dimensões da sustentabilidade</w:t>
            </w:r>
          </w:p>
        </w:tc>
        <w:tc>
          <w:tcPr>
            <w:tcW w:w="1749" w:type="pct"/>
            <w:vAlign w:val="center"/>
            <w:tcPrChange w:id="419" w:author="Paulo Henrique dos Santos" w:date="2025-05-21T14:22:00Z" w16du:dateUtc="2025-05-21T17:22:00Z">
              <w:tcPr>
                <w:tcW w:w="1749" w:type="pct"/>
                <w:gridSpan w:val="2"/>
                <w:vAlign w:val="center"/>
              </w:tcPr>
            </w:tcPrChange>
          </w:tcPr>
          <w:p w14:paraId="5DED85AF" w14:textId="383AEBF1" w:rsidR="004A171C" w:rsidRPr="00C33FE3" w:rsidRDefault="00595718" w:rsidP="00365045">
            <w:pPr>
              <w:spacing w:before="240" w:line="360" w:lineRule="auto"/>
              <w:rPr>
                <w:sz w:val="20"/>
                <w:szCs w:val="20"/>
              </w:rPr>
            </w:pPr>
            <w:r w:rsidRPr="00595718">
              <w:rPr>
                <w:sz w:val="20"/>
                <w:szCs w:val="20"/>
              </w:rPr>
              <w:lastRenderedPageBreak/>
              <w:t>“</w:t>
            </w:r>
            <w:r w:rsidR="0055280A">
              <w:rPr>
                <w:sz w:val="20"/>
                <w:szCs w:val="20"/>
              </w:rPr>
              <w:t>à</w:t>
            </w:r>
            <w:r w:rsidRPr="00595718">
              <w:rPr>
                <w:sz w:val="20"/>
                <w:szCs w:val="20"/>
              </w:rPr>
              <w:t xml:space="preserve"> tecnologia blockchain proporciona a criação de sistemas de certificação e rastreabilidade que garantem a origem sustentável dos produtos, beneficiando consumidores e produtores”</w:t>
            </w:r>
          </w:p>
        </w:tc>
      </w:tr>
      <w:tr w:rsidR="00C33FE3" w:rsidRPr="00C33FE3" w14:paraId="1A4AC1AA" w14:textId="77777777" w:rsidTr="00B708E1">
        <w:trPr>
          <w:trPrChange w:id="420" w:author="Paulo Henrique dos Santos" w:date="2025-05-21T14:22:00Z" w16du:dateUtc="2025-05-21T17:22:00Z">
            <w:trPr>
              <w:gridBefore w:val="1"/>
              <w:gridAfter w:val="0"/>
            </w:trPr>
          </w:trPrChange>
        </w:trPr>
        <w:tc>
          <w:tcPr>
            <w:tcW w:w="472" w:type="pct"/>
            <w:vAlign w:val="center"/>
            <w:tcPrChange w:id="421" w:author="Paulo Henrique dos Santos" w:date="2025-05-21T14:22:00Z" w16du:dateUtc="2025-05-21T17:22:00Z">
              <w:tcPr>
                <w:tcW w:w="471" w:type="pct"/>
                <w:gridSpan w:val="2"/>
                <w:vAlign w:val="center"/>
              </w:tcPr>
            </w:tcPrChange>
          </w:tcPr>
          <w:p w14:paraId="1A283972" w14:textId="262EB491" w:rsidR="00C33FE3" w:rsidRPr="00C33FE3" w:rsidRDefault="00595718" w:rsidP="00365045">
            <w:pPr>
              <w:spacing w:before="240" w:line="360" w:lineRule="auto"/>
              <w:rPr>
                <w:sz w:val="20"/>
                <w:szCs w:val="20"/>
              </w:rPr>
            </w:pPr>
            <w:r>
              <w:rPr>
                <w:sz w:val="20"/>
                <w:szCs w:val="20"/>
              </w:rPr>
              <w:t>3</w:t>
            </w:r>
          </w:p>
        </w:tc>
        <w:tc>
          <w:tcPr>
            <w:tcW w:w="1018" w:type="pct"/>
            <w:vAlign w:val="center"/>
            <w:tcPrChange w:id="422" w:author="Paulo Henrique dos Santos" w:date="2025-05-21T14:22:00Z" w16du:dateUtc="2025-05-21T17:22:00Z">
              <w:tcPr>
                <w:tcW w:w="1017" w:type="pct"/>
                <w:vAlign w:val="center"/>
              </w:tcPr>
            </w:tcPrChange>
          </w:tcPr>
          <w:p w14:paraId="14307E1E" w14:textId="621B25A7" w:rsidR="00C33FE3" w:rsidRPr="00C33FE3" w:rsidRDefault="0055280A" w:rsidP="00365045">
            <w:pPr>
              <w:spacing w:before="240" w:line="360" w:lineRule="auto"/>
              <w:rPr>
                <w:sz w:val="20"/>
                <w:szCs w:val="20"/>
              </w:rPr>
            </w:pPr>
            <w:r>
              <w:rPr>
                <w:sz w:val="20"/>
                <w:szCs w:val="20"/>
              </w:rPr>
              <w:t>C</w:t>
            </w:r>
            <w:r w:rsidRPr="0055280A">
              <w:rPr>
                <w:sz w:val="20"/>
                <w:szCs w:val="20"/>
              </w:rPr>
              <w:t>adeias de exportação multissectoriais com certificação digital</w:t>
            </w:r>
          </w:p>
        </w:tc>
        <w:tc>
          <w:tcPr>
            <w:tcW w:w="1762" w:type="pct"/>
            <w:vAlign w:val="center"/>
            <w:tcPrChange w:id="423" w:author="Paulo Henrique dos Santos" w:date="2025-05-21T14:22:00Z" w16du:dateUtc="2025-05-21T17:22:00Z">
              <w:tcPr>
                <w:tcW w:w="1762" w:type="pct"/>
                <w:gridSpan w:val="2"/>
                <w:vAlign w:val="center"/>
              </w:tcPr>
            </w:tcPrChange>
          </w:tcPr>
          <w:p w14:paraId="2363051D" w14:textId="69852643" w:rsidR="00C33FE3" w:rsidRPr="00C33FE3" w:rsidRDefault="0055280A" w:rsidP="00365045">
            <w:pPr>
              <w:spacing w:before="240" w:line="360" w:lineRule="auto"/>
              <w:rPr>
                <w:sz w:val="20"/>
                <w:szCs w:val="20"/>
              </w:rPr>
            </w:pPr>
            <w:del w:id="424" w:author="Paulo Henrique dos Santos" w:date="2025-05-21T14:24:00Z" w16du:dateUtc="2025-05-21T17:24:00Z">
              <w:r w:rsidDel="00617FD5">
                <w:rPr>
                  <w:sz w:val="20"/>
                  <w:szCs w:val="20"/>
                </w:rPr>
                <w:delText>D</w:delText>
              </w:r>
              <w:r w:rsidRPr="0055280A" w:rsidDel="00617FD5">
                <w:rPr>
                  <w:sz w:val="20"/>
                  <w:szCs w:val="20"/>
                </w:rPr>
                <w:delText>iscussão sobre as cadeias de e</w:delText>
              </w:r>
            </w:del>
            <w:ins w:id="425" w:author="Paulo Henrique dos Santos" w:date="2025-05-21T14:24:00Z" w16du:dateUtc="2025-05-21T17:24:00Z">
              <w:r w:rsidR="00617FD5">
                <w:rPr>
                  <w:sz w:val="20"/>
                  <w:szCs w:val="20"/>
                </w:rPr>
                <w:t>E</w:t>
              </w:r>
            </w:ins>
            <w:r w:rsidRPr="0055280A">
              <w:rPr>
                <w:sz w:val="20"/>
                <w:szCs w:val="20"/>
              </w:rPr>
              <w:t>xportação multissectoria</w:t>
            </w:r>
            <w:ins w:id="426" w:author="Paulo Henrique dos Santos" w:date="2025-05-21T14:24:00Z" w16du:dateUtc="2025-05-21T17:24:00Z">
              <w:r w:rsidR="00617FD5">
                <w:rPr>
                  <w:sz w:val="20"/>
                  <w:szCs w:val="20"/>
                </w:rPr>
                <w:t>l,</w:t>
              </w:r>
            </w:ins>
            <w:del w:id="427" w:author="Paulo Henrique dos Santos" w:date="2025-05-21T14:24:00Z" w16du:dateUtc="2025-05-21T17:24:00Z">
              <w:r w:rsidRPr="0055280A" w:rsidDel="00617FD5">
                <w:rPr>
                  <w:sz w:val="20"/>
                  <w:szCs w:val="20"/>
                </w:rPr>
                <w:delText>is</w:delText>
              </w:r>
            </w:del>
            <w:r w:rsidRPr="0055280A">
              <w:rPr>
                <w:sz w:val="20"/>
                <w:szCs w:val="20"/>
              </w:rPr>
              <w:t xml:space="preserve"> com certificação digital (industry, market, coffee, leather), confirmando que diferentes setores (alimentar e pecuário) partilham a mesma infraestrutura para certificar lotes destinados à exportação (export)</w:t>
            </w:r>
            <w:del w:id="428" w:author="Paulo Henrique dos Santos" w:date="2025-05-21T14:24:00Z" w16du:dateUtc="2025-05-21T17:24:00Z">
              <w:r w:rsidRPr="0055280A" w:rsidDel="00617FD5">
                <w:rPr>
                  <w:sz w:val="20"/>
                  <w:szCs w:val="20"/>
                </w:rPr>
                <w:delText>, assegurando a qualidade e origem</w:delText>
              </w:r>
            </w:del>
          </w:p>
        </w:tc>
        <w:tc>
          <w:tcPr>
            <w:tcW w:w="1749" w:type="pct"/>
            <w:vAlign w:val="center"/>
            <w:tcPrChange w:id="429" w:author="Paulo Henrique dos Santos" w:date="2025-05-21T14:22:00Z" w16du:dateUtc="2025-05-21T17:22:00Z">
              <w:tcPr>
                <w:tcW w:w="1749" w:type="pct"/>
                <w:gridSpan w:val="2"/>
                <w:vAlign w:val="center"/>
              </w:tcPr>
            </w:tcPrChange>
          </w:tcPr>
          <w:p w14:paraId="28C7F690" w14:textId="2E6AE449" w:rsidR="00C33FE3" w:rsidRPr="00C33FE3" w:rsidRDefault="0055280A" w:rsidP="00365045">
            <w:pPr>
              <w:spacing w:before="240" w:line="360" w:lineRule="auto"/>
              <w:rPr>
                <w:sz w:val="20"/>
                <w:szCs w:val="20"/>
              </w:rPr>
            </w:pPr>
            <w:r w:rsidRPr="0055280A">
              <w:rPr>
                <w:sz w:val="20"/>
                <w:szCs w:val="20"/>
              </w:rPr>
              <w:t>“</w:t>
            </w:r>
            <w:r>
              <w:rPr>
                <w:sz w:val="20"/>
                <w:szCs w:val="20"/>
              </w:rPr>
              <w:t>r</w:t>
            </w:r>
            <w:r w:rsidRPr="0055280A">
              <w:rPr>
                <w:sz w:val="20"/>
                <w:szCs w:val="20"/>
              </w:rPr>
              <w:t>astreabilidade via blockchain […] registra, armazena e valida transações digitais com alta segurança e confiabilidade, está chegando ao mercado de cafés especiais. […] No couro, marcas de luxo, como Louis Vuitton, já investem em rastreabilidade porque pagam um prêmio por isso”</w:t>
            </w:r>
          </w:p>
        </w:tc>
      </w:tr>
      <w:tr w:rsidR="00C33FE3" w:rsidRPr="00C33FE3" w14:paraId="0ABE5D19" w14:textId="77777777" w:rsidTr="00B708E1">
        <w:trPr>
          <w:trPrChange w:id="430" w:author="Paulo Henrique dos Santos" w:date="2025-05-21T14:22:00Z" w16du:dateUtc="2025-05-21T17:22:00Z">
            <w:trPr>
              <w:gridBefore w:val="1"/>
              <w:gridAfter w:val="0"/>
            </w:trPr>
          </w:trPrChange>
        </w:trPr>
        <w:tc>
          <w:tcPr>
            <w:tcW w:w="472" w:type="pct"/>
            <w:vAlign w:val="center"/>
            <w:tcPrChange w:id="431" w:author="Paulo Henrique dos Santos" w:date="2025-05-21T14:22:00Z" w16du:dateUtc="2025-05-21T17:22:00Z">
              <w:tcPr>
                <w:tcW w:w="471" w:type="pct"/>
                <w:gridSpan w:val="2"/>
                <w:vAlign w:val="center"/>
              </w:tcPr>
            </w:tcPrChange>
          </w:tcPr>
          <w:p w14:paraId="63945929" w14:textId="594BFC3A" w:rsidR="00C33FE3" w:rsidRPr="00C33FE3" w:rsidRDefault="00595718" w:rsidP="00365045">
            <w:pPr>
              <w:spacing w:before="240" w:line="360" w:lineRule="auto"/>
              <w:rPr>
                <w:sz w:val="20"/>
                <w:szCs w:val="20"/>
              </w:rPr>
            </w:pPr>
            <w:r>
              <w:rPr>
                <w:sz w:val="20"/>
                <w:szCs w:val="20"/>
              </w:rPr>
              <w:t>4</w:t>
            </w:r>
          </w:p>
        </w:tc>
        <w:tc>
          <w:tcPr>
            <w:tcW w:w="1018" w:type="pct"/>
            <w:vAlign w:val="center"/>
            <w:tcPrChange w:id="432" w:author="Paulo Henrique dos Santos" w:date="2025-05-21T14:22:00Z" w16du:dateUtc="2025-05-21T17:22:00Z">
              <w:tcPr>
                <w:tcW w:w="1017" w:type="pct"/>
                <w:vAlign w:val="center"/>
              </w:tcPr>
            </w:tcPrChange>
          </w:tcPr>
          <w:p w14:paraId="4D2D5F1F" w14:textId="6F86473A" w:rsidR="00C33FE3" w:rsidRPr="00C33FE3" w:rsidRDefault="0055280A" w:rsidP="00365045">
            <w:pPr>
              <w:spacing w:before="240" w:line="360" w:lineRule="auto"/>
              <w:rPr>
                <w:sz w:val="20"/>
                <w:szCs w:val="20"/>
              </w:rPr>
            </w:pPr>
            <w:r>
              <w:rPr>
                <w:sz w:val="20"/>
                <w:szCs w:val="20"/>
              </w:rPr>
              <w:t>T</w:t>
            </w:r>
            <w:r w:rsidRPr="0055280A">
              <w:rPr>
                <w:sz w:val="20"/>
                <w:szCs w:val="20"/>
              </w:rPr>
              <w:t>okenização da produção</w:t>
            </w:r>
          </w:p>
        </w:tc>
        <w:tc>
          <w:tcPr>
            <w:tcW w:w="1762" w:type="pct"/>
            <w:vAlign w:val="center"/>
            <w:tcPrChange w:id="433" w:author="Paulo Henrique dos Santos" w:date="2025-05-21T14:22:00Z" w16du:dateUtc="2025-05-21T17:22:00Z">
              <w:tcPr>
                <w:tcW w:w="1762" w:type="pct"/>
                <w:gridSpan w:val="2"/>
                <w:vAlign w:val="center"/>
              </w:tcPr>
            </w:tcPrChange>
          </w:tcPr>
          <w:p w14:paraId="60A7114F" w14:textId="3026176A" w:rsidR="00C33FE3" w:rsidRPr="00C33FE3" w:rsidRDefault="0055280A" w:rsidP="00365045">
            <w:pPr>
              <w:spacing w:before="240" w:line="360" w:lineRule="auto"/>
              <w:rPr>
                <w:sz w:val="20"/>
                <w:szCs w:val="20"/>
              </w:rPr>
            </w:pPr>
            <w:r>
              <w:rPr>
                <w:sz w:val="20"/>
                <w:szCs w:val="20"/>
              </w:rPr>
              <w:t>S</w:t>
            </w:r>
            <w:r w:rsidRPr="0055280A">
              <w:rPr>
                <w:sz w:val="20"/>
                <w:szCs w:val="20"/>
              </w:rPr>
              <w:t>ugere a tokenização da produção (tokenization, grain), referindo</w:t>
            </w:r>
            <w:ins w:id="434" w:author="Paulo Henrique dos Santos" w:date="2025-05-21T14:24:00Z" w16du:dateUtc="2025-05-21T17:24:00Z">
              <w:r w:rsidR="00617FD5">
                <w:rPr>
                  <w:sz w:val="20"/>
                  <w:szCs w:val="20"/>
                </w:rPr>
                <w:t>-se</w:t>
              </w:r>
            </w:ins>
            <w:r w:rsidRPr="0055280A">
              <w:rPr>
                <w:sz w:val="20"/>
                <w:szCs w:val="20"/>
              </w:rPr>
              <w:t xml:space="preserve"> </w:t>
            </w:r>
            <w:ins w:id="435" w:author="Paulo Henrique dos Santos" w:date="2025-05-21T14:24:00Z" w16du:dateUtc="2025-05-21T17:24:00Z">
              <w:r w:rsidR="00617FD5">
                <w:rPr>
                  <w:sz w:val="20"/>
                  <w:szCs w:val="20"/>
                </w:rPr>
                <w:t>a</w:t>
              </w:r>
            </w:ins>
            <w:r w:rsidRPr="0055280A">
              <w:rPr>
                <w:sz w:val="20"/>
                <w:szCs w:val="20"/>
              </w:rPr>
              <w:t>o uso de NFTs gerados por contratos inteligentes como instrumento para promover segurança e transparência (transparency)</w:t>
            </w:r>
          </w:p>
        </w:tc>
        <w:tc>
          <w:tcPr>
            <w:tcW w:w="1749" w:type="pct"/>
            <w:vAlign w:val="center"/>
            <w:tcPrChange w:id="436" w:author="Paulo Henrique dos Santos" w:date="2025-05-21T14:22:00Z" w16du:dateUtc="2025-05-21T17:22:00Z">
              <w:tcPr>
                <w:tcW w:w="1749" w:type="pct"/>
                <w:gridSpan w:val="2"/>
                <w:vAlign w:val="center"/>
              </w:tcPr>
            </w:tcPrChange>
          </w:tcPr>
          <w:p w14:paraId="044FF6DE" w14:textId="78D24B6C" w:rsidR="00C33FE3" w:rsidRPr="00C33FE3" w:rsidRDefault="0055280A" w:rsidP="00365045">
            <w:pPr>
              <w:spacing w:before="240" w:line="360" w:lineRule="auto"/>
              <w:rPr>
                <w:sz w:val="20"/>
                <w:szCs w:val="20"/>
              </w:rPr>
            </w:pPr>
            <w:r w:rsidRPr="0055280A">
              <w:rPr>
                <w:sz w:val="20"/>
                <w:szCs w:val="20"/>
              </w:rPr>
              <w:t>“os NFTs capacitam os investidores a avaliar e rastrear o impacto de suas contribuições, promovendo a transparência nas iniciativas de finanças regenerativas”</w:t>
            </w:r>
          </w:p>
        </w:tc>
      </w:tr>
    </w:tbl>
    <w:p w14:paraId="54EEE556" w14:textId="77777777" w:rsidR="00B708E1" w:rsidRDefault="00B708E1" w:rsidP="00B708E1">
      <w:pPr>
        <w:spacing w:before="240" w:line="360" w:lineRule="auto"/>
        <w:ind w:firstLine="720"/>
        <w:rPr>
          <w:ins w:id="437" w:author="Paulo Henrique dos Santos" w:date="2025-05-21T15:25:00Z" w16du:dateUtc="2025-05-21T18:25:00Z"/>
        </w:rPr>
      </w:pPr>
    </w:p>
    <w:p w14:paraId="7C947571" w14:textId="1F39FEA2" w:rsidR="00365045" w:rsidRDefault="00B708E1" w:rsidP="00B708E1">
      <w:pPr>
        <w:spacing w:before="240" w:line="360" w:lineRule="auto"/>
        <w:ind w:firstLine="720"/>
        <w:pPrChange w:id="438" w:author="Paulo Henrique dos Santos" w:date="2025-05-21T15:25:00Z" w16du:dateUtc="2025-05-21T18:25:00Z">
          <w:pPr>
            <w:spacing w:before="240" w:line="360" w:lineRule="auto"/>
          </w:pPr>
        </w:pPrChange>
      </w:pPr>
      <w:del w:id="439" w:author="Paulo Henrique dos Santos" w:date="2025-05-21T15:29:00Z" w16du:dateUtc="2025-05-21T18:29:00Z">
        <w:r w:rsidDel="00B708E1">
          <w:delText xml:space="preserve">Os tópicos identificados permitem aferir os assuntos discutidos em cada um dos níveis para avaliar o estágio de maturidade </w:delText>
        </w:r>
      </w:del>
      <w:del w:id="440" w:author="Paulo Henrique dos Santos" w:date="2025-05-21T15:26:00Z" w16du:dateUtc="2025-05-21T18:26:00Z">
        <w:r w:rsidDel="00B708E1">
          <w:delText xml:space="preserve">da implementação </w:delText>
        </w:r>
      </w:del>
      <w:del w:id="441" w:author="Paulo Henrique dos Santos" w:date="2025-05-21T15:29:00Z" w16du:dateUtc="2025-05-21T18:29:00Z">
        <w:r w:rsidDel="00B708E1">
          <w:delText xml:space="preserve">da tecnologia numa organização. </w:delText>
        </w:r>
      </w:del>
      <w:r>
        <w:t xml:space="preserve">A combinação </w:t>
      </w:r>
      <w:ins w:id="442" w:author="Paulo Henrique dos Santos" w:date="2025-05-21T15:27:00Z" w16du:dateUtc="2025-05-21T18:27:00Z">
        <w:r>
          <w:t xml:space="preserve">pressuposta dos níveis encontrados na literatura e </w:t>
        </w:r>
      </w:ins>
      <w:del w:id="443" w:author="Paulo Henrique dos Santos" w:date="2025-05-21T15:27:00Z" w16du:dateUtc="2025-05-21T18:27:00Z">
        <w:r w:rsidDel="00B708E1">
          <w:delText xml:space="preserve">entre </w:delText>
        </w:r>
      </w:del>
      <w:r>
        <w:t>tópicos</w:t>
      </w:r>
      <w:ins w:id="444" w:author="Paulo Henrique dos Santos" w:date="2025-05-21T15:27:00Z" w16du:dateUtc="2025-05-21T18:27:00Z">
        <w:r>
          <w:t xml:space="preserve"> descobertos em</w:t>
        </w:r>
      </w:ins>
      <w:ins w:id="445" w:author="Paulo Henrique dos Santos" w:date="2025-05-21T15:28:00Z" w16du:dateUtc="2025-05-21T18:28:00Z">
        <w:r>
          <w:t>piricamente</w:t>
        </w:r>
      </w:ins>
      <w:ins w:id="446" w:author="Paulo Henrique dos Santos" w:date="2025-05-21T15:29:00Z" w16du:dateUtc="2025-05-21T18:29:00Z">
        <w:r>
          <w:t xml:space="preserve">, </w:t>
        </w:r>
        <w:r>
          <w:t xml:space="preserve">permitem aferir os assuntos discutidos em cada um dos níveis para avaliar o estágio de maturidade da tecnologia numa organização inserida na CAS. </w:t>
        </w:r>
      </w:ins>
      <w:del w:id="447" w:author="Paulo Henrique dos Santos" w:date="2025-05-21T15:28:00Z" w16du:dateUtc="2025-05-21T18:28:00Z">
        <w:r w:rsidDel="00B708E1">
          <w:delText xml:space="preserve"> e literatura</w:delText>
        </w:r>
      </w:del>
      <w:del w:id="448" w:author="Paulo Henrique dos Santos" w:date="2025-05-21T15:30:00Z" w16du:dateUtc="2025-05-21T18:30:00Z">
        <w:r w:rsidDel="00B708E1">
          <w:delText xml:space="preserve">, </w:delText>
        </w:r>
      </w:del>
      <w:del w:id="449" w:author="Paulo Henrique dos Santos" w:date="2025-05-21T15:28:00Z" w16du:dateUtc="2025-05-21T18:28:00Z">
        <w:r w:rsidDel="00B708E1">
          <w:delText xml:space="preserve">permitem </w:delText>
        </w:r>
      </w:del>
      <w:del w:id="450" w:author="Paulo Henrique dos Santos" w:date="2025-05-21T15:30:00Z" w16du:dateUtc="2025-05-21T18:30:00Z">
        <w:r w:rsidDel="00B708E1">
          <w:delText>criar</w:delText>
        </w:r>
      </w:del>
      <w:ins w:id="451" w:author="Paulo Henrique dos Santos" w:date="2025-05-21T15:30:00Z" w16du:dateUtc="2025-05-21T18:30:00Z">
        <w:r>
          <w:t>Resultando na criação</w:t>
        </w:r>
      </w:ins>
      <w:r>
        <w:t xml:space="preserve"> </w:t>
      </w:r>
      <w:ins w:id="452" w:author="Paulo Henrique dos Santos" w:date="2025-05-21T15:30:00Z" w16du:dateUtc="2025-05-21T18:30:00Z">
        <w:r>
          <w:t>d</w:t>
        </w:r>
      </w:ins>
      <w:r>
        <w:t>o Modelo de Maturidade de Aplicação Blockchain em Negócios da CAS (MMAB-NCAS</w:t>
      </w:r>
      <w:del w:id="453" w:author="Paulo Henrique dos Santos" w:date="2025-05-21T15:25:00Z" w16du:dateUtc="2025-05-21T18:25:00Z">
        <w:r w:rsidDel="00B708E1">
          <w:delText xml:space="preserve">; </w:delText>
        </w:r>
        <w:commentRangeStart w:id="454"/>
        <w:commentRangeStart w:id="455"/>
        <w:r w:rsidDel="00B708E1">
          <w:delText xml:space="preserve">Tabela </w:delText>
        </w:r>
        <w:commentRangeEnd w:id="454"/>
        <w:r w:rsidDel="00B708E1">
          <w:rPr>
            <w:rStyle w:val="Refdecomentrio"/>
          </w:rPr>
          <w:commentReference w:id="454"/>
        </w:r>
        <w:commentRangeEnd w:id="455"/>
        <w:r w:rsidDel="00B708E1">
          <w:rPr>
            <w:rStyle w:val="Refdecomentrio"/>
          </w:rPr>
          <w:commentReference w:id="455"/>
        </w:r>
        <w:r w:rsidDel="00B708E1">
          <w:delText>4)</w:delText>
        </w:r>
      </w:del>
      <w:ins w:id="456" w:author="Paulo Henrique dos Santos" w:date="2025-05-21T15:25:00Z" w16du:dateUtc="2025-05-21T18:25:00Z">
        <w:r>
          <w:t>)</w:t>
        </w:r>
      </w:ins>
      <w:r>
        <w:t>.</w:t>
      </w:r>
    </w:p>
    <w:p w14:paraId="6DD529BD" w14:textId="0C85C54C" w:rsidR="00365045" w:rsidDel="0041170F" w:rsidRDefault="000C0E85" w:rsidP="00E460FA">
      <w:pPr>
        <w:spacing w:before="240" w:line="360" w:lineRule="auto"/>
        <w:ind w:firstLine="720"/>
        <w:rPr>
          <w:moveFrom w:id="457" w:author="Paulo Henrique dos Santos" w:date="2025-05-21T15:15:00Z" w16du:dateUtc="2025-05-21T18:15:00Z"/>
        </w:rPr>
      </w:pPr>
      <w:moveFromRangeStart w:id="458" w:author="Paulo Henrique dos Santos" w:date="2025-05-21T15:15:00Z" w:name="move198732944"/>
      <w:commentRangeStart w:id="459"/>
      <w:moveFrom w:id="460" w:author="Paulo Henrique dos Santos" w:date="2025-05-21T15:15:00Z" w16du:dateUtc="2025-05-21T18:15:00Z">
        <w:ins w:id="461" w:author="Ricardo Filipe Carreira Ramos" w:date="2025-05-18T16:36:00Z" w16du:dateUtc="2025-05-18T15:36:00Z">
          <w:r w:rsidDel="0041170F">
            <w:t>X</w:t>
          </w:r>
        </w:ins>
        <w:commentRangeEnd w:id="459"/>
        <w:ins w:id="462" w:author="Ricardo Filipe Carreira Ramos" w:date="2025-05-18T16:40:00Z" w16du:dateUtc="2025-05-18T15:40:00Z">
          <w:r w:rsidR="008F68AF" w:rsidDel="0041170F">
            <w:rPr>
              <w:rStyle w:val="Refdecomentrio"/>
            </w:rPr>
            <w:commentReference w:id="459"/>
          </w:r>
        </w:ins>
      </w:moveFrom>
    </w:p>
    <w:p w14:paraId="3709180B" w14:textId="0DE1C8F5" w:rsidR="00365045" w:rsidRPr="00E460FA" w:rsidDel="0041170F" w:rsidRDefault="00FD5204" w:rsidP="00E460FA">
      <w:pPr>
        <w:spacing w:before="240" w:line="360" w:lineRule="auto"/>
        <w:ind w:firstLine="720"/>
        <w:rPr>
          <w:moveFrom w:id="463" w:author="Paulo Henrique dos Santos" w:date="2025-05-21T15:15:00Z" w16du:dateUtc="2025-05-21T18:15:00Z"/>
        </w:rPr>
      </w:pPr>
      <w:moveFrom w:id="464" w:author="Paulo Henrique dos Santos" w:date="2025-05-21T15:15:00Z" w16du:dateUtc="2025-05-21T18:15:00Z">
        <w:ins w:id="465" w:author="Ricardo Filipe Carreira Ramos" w:date="2025-05-18T16:54:00Z" w16du:dateUtc="2025-05-18T15:54:00Z">
          <w:r w:rsidDel="0041170F">
            <w:t>Com base n</w:t>
          </w:r>
          <w:r w:rsidR="00B46814" w:rsidDel="0041170F">
            <w:t xml:space="preserve">os </w:t>
          </w:r>
        </w:ins>
        <w:ins w:id="466" w:author="Ricardo Filipe Carreira Ramos" w:date="2025-05-18T16:55:00Z" w16du:dateUtc="2025-05-18T15:55:00Z">
          <w:r w:rsidR="00603B49" w:rsidDel="0041170F">
            <w:t>tópicos identificados em cada nível, um</w:t>
          </w:r>
        </w:ins>
        <w:ins w:id="467" w:author="Ricardo Filipe Carreira Ramos" w:date="2025-05-18T16:57:00Z" w16du:dateUtc="2025-05-18T15:57:00Z">
          <w:r w:rsidR="00F85CD4" w:rsidDel="0041170F">
            <w:t xml:space="preserve">a versão preliminar de um questionário foi criado. </w:t>
          </w:r>
        </w:ins>
        <w:ins w:id="468" w:author="Ricardo Filipe Carreira Ramos" w:date="2025-05-18T16:58:00Z" w16du:dateUtc="2025-05-18T15:58:00Z">
          <w:r w:rsidR="00F85CD4" w:rsidDel="0041170F">
            <w:t xml:space="preserve">Um pre-teste qualitativo foi </w:t>
          </w:r>
          <w:r w:rsidR="002B58BF" w:rsidDel="0041170F">
            <w:t xml:space="preserve">conduzido a </w:t>
          </w:r>
          <w:r w:rsidR="002B58BF" w:rsidRPr="008D1D8A" w:rsidDel="0041170F">
            <w:rPr>
              <w:highlight w:val="yellow"/>
            </w:rPr>
            <w:t>X</w:t>
          </w:r>
          <w:r w:rsidR="002B58BF" w:rsidDel="0041170F">
            <w:t xml:space="preserve"> especialistas em blockchain aplicad</w:t>
          </w:r>
        </w:ins>
        <w:ins w:id="469" w:author="Ricardo Filipe Carreira Ramos" w:date="2025-05-18T17:23:00Z" w16du:dateUtc="2025-05-18T16:23:00Z">
          <w:r w:rsidR="007A6582" w:rsidDel="0041170F">
            <w:t>o</w:t>
          </w:r>
        </w:ins>
        <w:ins w:id="470" w:author="Ricardo Filipe Carreira Ramos" w:date="2025-05-18T16:58:00Z" w16du:dateUtc="2025-05-18T15:58:00Z">
          <w:r w:rsidR="002B58BF" w:rsidDel="0041170F">
            <w:t xml:space="preserve"> ao agronegócio</w:t>
          </w:r>
        </w:ins>
        <w:ins w:id="471" w:author="Ricardo Filipe Carreira Ramos" w:date="2025-05-18T16:59:00Z" w16du:dateUtc="2025-05-18T15:59:00Z">
          <w:r w:rsidR="00051C00" w:rsidDel="0041170F">
            <w:t xml:space="preserve"> (expert judgement)</w:t>
          </w:r>
        </w:ins>
        <w:ins w:id="472" w:author="Ricardo Filipe Carreira Ramos" w:date="2025-05-18T17:00:00Z" w16du:dateUtc="2025-05-18T16:00:00Z">
          <w:r w:rsidR="008D1D8A" w:rsidDel="0041170F">
            <w:t xml:space="preserve">, </w:t>
          </w:r>
        </w:ins>
        <w:ins w:id="473" w:author="Ricardo Filipe Carreira Ramos" w:date="2025-05-18T17:01:00Z" w16du:dateUtc="2025-05-18T16:01:00Z">
          <w:r w:rsidR="00615395" w:rsidDel="0041170F">
            <w:t xml:space="preserve">validando </w:t>
          </w:r>
        </w:ins>
        <w:ins w:id="474" w:author="Ricardo Filipe Carreira Ramos" w:date="2025-05-18T17:02:00Z" w16du:dateUtc="2025-05-18T16:02:00Z">
          <w:r w:rsidR="00F35B64" w:rsidDel="0041170F">
            <w:t>o</w:t>
          </w:r>
        </w:ins>
        <w:ins w:id="475" w:author="Ricardo Filipe Carreira Ramos" w:date="2025-05-18T17:01:00Z" w16du:dateUtc="2025-05-18T16:01:00Z">
          <w:r w:rsidR="00615395" w:rsidDel="0041170F">
            <w:t xml:space="preserve"> questionário</w:t>
          </w:r>
        </w:ins>
        <w:ins w:id="476" w:author="Ricardo Filipe Carreira Ramos" w:date="2025-05-18T17:04:00Z" w16du:dateUtc="2025-05-18T16:04:00Z">
          <w:r w:rsidR="004777E4" w:rsidDel="0041170F">
            <w:t xml:space="preserve"> (</w:t>
          </w:r>
          <w:commentRangeStart w:id="477"/>
          <w:r w:rsidR="004777E4" w:rsidDel="0041170F">
            <w:t>Appendix 2</w:t>
          </w:r>
          <w:commentRangeEnd w:id="477"/>
          <w:r w:rsidR="004A472C" w:rsidDel="0041170F">
            <w:rPr>
              <w:rStyle w:val="Refdecomentrio"/>
            </w:rPr>
            <w:commentReference w:id="477"/>
          </w:r>
          <w:r w:rsidR="004777E4" w:rsidDel="0041170F">
            <w:t>)</w:t>
          </w:r>
        </w:ins>
        <w:ins w:id="478" w:author="Ricardo Filipe Carreira Ramos" w:date="2025-05-18T17:40:00Z" w16du:dateUtc="2025-05-18T16:40:00Z">
          <w:r w:rsidR="003D3DD5" w:rsidDel="0041170F">
            <w:t xml:space="preserve"> (Coelho et al., </w:t>
          </w:r>
          <w:commentRangeStart w:id="479"/>
          <w:r w:rsidR="003D3DD5" w:rsidDel="0041170F">
            <w:t>2023</w:t>
          </w:r>
          <w:commentRangeEnd w:id="479"/>
          <w:r w:rsidR="007F5F1F" w:rsidDel="0041170F">
            <w:rPr>
              <w:rStyle w:val="Refdecomentrio"/>
            </w:rPr>
            <w:commentReference w:id="479"/>
          </w:r>
          <w:r w:rsidR="003D3DD5" w:rsidDel="0041170F">
            <w:t>)</w:t>
          </w:r>
        </w:ins>
        <w:ins w:id="480" w:author="Ricardo Filipe Carreira Ramos" w:date="2025-05-18T16:58:00Z" w16du:dateUtc="2025-05-18T15:58:00Z">
          <w:r w:rsidR="002B58BF" w:rsidDel="0041170F">
            <w:t>.</w:t>
          </w:r>
        </w:ins>
        <w:ins w:id="481" w:author="Ricardo Filipe Carreira Ramos" w:date="2025-05-18T17:02:00Z" w16du:dateUtc="2025-05-18T16:02:00Z">
          <w:r w:rsidR="00F35B64" w:rsidDel="0041170F">
            <w:t xml:space="preserve"> A versão final do questionário é composta por </w:t>
          </w:r>
          <w:commentRangeStart w:id="482"/>
          <w:r w:rsidR="00F35B64" w:rsidDel="0041170F">
            <w:t xml:space="preserve">XXXX </w:t>
          </w:r>
        </w:ins>
        <w:commentRangeEnd w:id="482"/>
        <w:ins w:id="483" w:author="Ricardo Filipe Carreira Ramos" w:date="2025-05-18T17:41:00Z" w16du:dateUtc="2025-05-18T16:41:00Z">
          <w:r w:rsidR="0081750A" w:rsidDel="0041170F">
            <w:rPr>
              <w:rStyle w:val="Refdecomentrio"/>
            </w:rPr>
            <w:commentReference w:id="482"/>
          </w:r>
        </w:ins>
        <w:ins w:id="484" w:author="Ricardo Filipe Carreira Ramos" w:date="2025-05-18T17:02:00Z" w16du:dateUtc="2025-05-18T16:02:00Z">
          <w:r w:rsidR="00F35B64" w:rsidDel="0041170F">
            <w:t>ite</w:t>
          </w:r>
        </w:ins>
        <w:ins w:id="485" w:author="Ricardo Filipe Carreira Ramos" w:date="2025-05-18T17:41:00Z" w16du:dateUtc="2025-05-18T16:41:00Z">
          <w:r w:rsidR="0081750A" w:rsidDel="0041170F">
            <w:t>n</w:t>
          </w:r>
        </w:ins>
        <w:ins w:id="486" w:author="Ricardo Filipe Carreira Ramos" w:date="2025-05-18T17:02:00Z" w16du:dateUtc="2025-05-18T16:02:00Z">
          <w:r w:rsidR="00F35B64" w:rsidDel="0041170F">
            <w:t>s</w:t>
          </w:r>
          <w:r w:rsidR="0015281E" w:rsidDel="0041170F">
            <w:t xml:space="preserve"> que serão medidos através de uma escala de Likert de </w:t>
          </w:r>
        </w:ins>
        <w:ins w:id="487" w:author="Ricardo Filipe Carreira Ramos" w:date="2025-05-18T17:25:00Z" w16du:dateUtc="2025-05-18T16:25:00Z">
          <w:r w:rsidR="00AF7E0B" w:rsidDel="0041170F">
            <w:t>5</w:t>
          </w:r>
        </w:ins>
        <w:ins w:id="488" w:author="Ricardo Filipe Carreira Ramos" w:date="2025-05-18T17:02:00Z" w16du:dateUtc="2025-05-18T16:02:00Z">
          <w:r w:rsidR="0015281E" w:rsidDel="0041170F">
            <w:t xml:space="preserve"> pontos</w:t>
          </w:r>
        </w:ins>
        <w:ins w:id="489" w:author="Ricardo Filipe Carreira Ramos" w:date="2025-05-18T17:03:00Z" w16du:dateUtc="2025-05-18T16:03:00Z">
          <w:r w:rsidR="00780FA5" w:rsidDel="0041170F">
            <w:t>, onde um corresponde a</w:t>
          </w:r>
          <w:r w:rsidR="004777E4" w:rsidDel="0041170F">
            <w:t xml:space="preserve"> “</w:t>
          </w:r>
        </w:ins>
        <w:ins w:id="490" w:author="Ricardo Filipe Carreira Ramos" w:date="2025-05-18T17:25:00Z" w16du:dateUtc="2025-05-18T16:25:00Z">
          <w:r w:rsidR="00AF7E0B" w:rsidDel="0041170F">
            <w:t>very low</w:t>
          </w:r>
        </w:ins>
        <w:ins w:id="491" w:author="Ricardo Filipe Carreira Ramos" w:date="2025-05-18T17:03:00Z" w16du:dateUtc="2025-05-18T16:03:00Z">
          <w:r w:rsidR="004777E4" w:rsidDel="0041170F">
            <w:t xml:space="preserve">” e </w:t>
          </w:r>
        </w:ins>
        <w:ins w:id="492" w:author="Ricardo Filipe Carreira Ramos" w:date="2025-05-18T17:24:00Z" w16du:dateUtc="2025-05-18T16:24:00Z">
          <w:r w:rsidR="00EA5F22" w:rsidDel="0041170F">
            <w:t>sete</w:t>
          </w:r>
        </w:ins>
        <w:ins w:id="493" w:author="Ricardo Filipe Carreira Ramos" w:date="2025-05-18T17:03:00Z" w16du:dateUtc="2025-05-18T16:03:00Z">
          <w:r w:rsidR="004777E4" w:rsidDel="0041170F">
            <w:t xml:space="preserve"> a “</w:t>
          </w:r>
        </w:ins>
        <w:ins w:id="494" w:author="Ricardo Filipe Carreira Ramos" w:date="2025-05-18T17:25:00Z" w16du:dateUtc="2025-05-18T16:25:00Z">
          <w:r w:rsidR="00AF7E0B" w:rsidDel="0041170F">
            <w:t>very high</w:t>
          </w:r>
        </w:ins>
        <w:ins w:id="495" w:author="Ricardo Filipe Carreira Ramos" w:date="2025-05-18T17:03:00Z" w16du:dateUtc="2025-05-18T16:03:00Z">
          <w:r w:rsidR="004777E4" w:rsidDel="0041170F">
            <w:t>”.</w:t>
          </w:r>
        </w:ins>
        <w:ins w:id="496" w:author="Ricardo Filipe Carreira Ramos" w:date="2025-05-18T17:04:00Z" w16du:dateUtc="2025-05-18T16:04:00Z">
          <w:r w:rsidR="004777E4" w:rsidDel="0041170F">
            <w:t xml:space="preserve"> </w:t>
          </w:r>
        </w:ins>
      </w:moveFrom>
    </w:p>
    <w:moveFromRangeEnd w:id="458"/>
    <w:p w14:paraId="452BFF66" w14:textId="1360E12D" w:rsidR="008D4409" w:rsidRDefault="00693B57" w:rsidP="00693B57">
      <w:pPr>
        <w:pStyle w:val="Ttulo2"/>
        <w:numPr>
          <w:ilvl w:val="0"/>
          <w:numId w:val="23"/>
        </w:numPr>
        <w:tabs>
          <w:tab w:val="left" w:pos="284"/>
        </w:tabs>
        <w:spacing w:before="280" w:after="280"/>
        <w:rPr>
          <w:ins w:id="497" w:author="Paulo Henrique dos Santos" w:date="2025-05-21T15:16:00Z" w16du:dateUtc="2025-05-21T18:16:00Z"/>
        </w:rPr>
      </w:pPr>
      <w:del w:id="498" w:author="Ricardo Filipe Carreira Ramos" w:date="2025-05-18T17:25:00Z" w16du:dateUtc="2025-05-18T16:25:00Z">
        <w:r w:rsidDel="00AF7E0B">
          <w:delText>Discussão</w:delText>
        </w:r>
      </w:del>
      <w:ins w:id="499" w:author="Ricardo Filipe Carreira Ramos" w:date="2025-05-18T17:25:00Z" w16du:dateUtc="2025-05-18T16:25:00Z">
        <w:r w:rsidR="00AF7E0B">
          <w:t>Estudo 2</w:t>
        </w:r>
      </w:ins>
      <w:ins w:id="500" w:author="Paulo Henrique dos Santos" w:date="2025-05-21T15:16:00Z" w16du:dateUtc="2025-05-21T18:16:00Z">
        <w:r w:rsidR="00CB75E2">
          <w:t xml:space="preserve"> – Aplicação e validação do </w:t>
        </w:r>
      </w:ins>
      <w:ins w:id="501" w:author="Paulo Henrique dos Santos" w:date="2025-05-21T15:30:00Z" w16du:dateUtc="2025-05-21T18:30:00Z">
        <w:r w:rsidR="00B708E1" w:rsidRPr="00B708E1">
          <w:t>MMAB-NCAS</w:t>
        </w:r>
      </w:ins>
    </w:p>
    <w:p w14:paraId="5D2C348F" w14:textId="08AB1BF6" w:rsidR="00CB75E2" w:rsidRDefault="00CB75E2" w:rsidP="00CB75E2">
      <w:pPr>
        <w:pStyle w:val="Ttulo2"/>
        <w:numPr>
          <w:ilvl w:val="0"/>
          <w:numId w:val="0"/>
        </w:numPr>
        <w:tabs>
          <w:tab w:val="left" w:pos="284"/>
        </w:tabs>
        <w:spacing w:before="280" w:after="280"/>
        <w:ind w:left="714"/>
        <w:rPr>
          <w:ins w:id="502" w:author="Paulo Henrique dos Santos" w:date="2025-05-21T15:16:00Z" w16du:dateUtc="2025-05-21T18:16:00Z"/>
        </w:rPr>
      </w:pPr>
      <w:ins w:id="503" w:author="Paulo Henrique dos Santos" w:date="2025-05-21T15:16:00Z" w16du:dateUtc="2025-05-21T18:16:00Z">
        <w:r>
          <w:t>5.1</w:t>
        </w:r>
        <w:r w:rsidRPr="008614B5">
          <w:t xml:space="preserve"> </w:t>
        </w:r>
      </w:ins>
      <w:ins w:id="504" w:author="Paulo Henrique dos Santos" w:date="2025-05-21T15:17:00Z" w16du:dateUtc="2025-05-21T18:17:00Z">
        <w:r>
          <w:t>C</w:t>
        </w:r>
        <w:r w:rsidRPr="00CB75E2">
          <w:t>aracterização da amostra</w:t>
        </w:r>
      </w:ins>
    </w:p>
    <w:p w14:paraId="53AC6616" w14:textId="66060DA8" w:rsidR="00CB75E2" w:rsidRPr="00CB75E2" w:rsidDel="00CB75E2" w:rsidRDefault="00CB75E2" w:rsidP="00CB75E2">
      <w:pPr>
        <w:rPr>
          <w:del w:id="505" w:author="Paulo Henrique dos Santos" w:date="2025-05-21T15:17:00Z" w16du:dateUtc="2025-05-21T18:17:00Z"/>
        </w:rPr>
        <w:pPrChange w:id="506" w:author="Paulo Henrique dos Santos" w:date="2025-05-21T15:16:00Z" w16du:dateUtc="2025-05-21T18:16:00Z">
          <w:pPr>
            <w:pStyle w:val="Ttulo2"/>
            <w:numPr>
              <w:numId w:val="23"/>
            </w:numPr>
            <w:tabs>
              <w:tab w:val="clear" w:pos="720"/>
              <w:tab w:val="left" w:pos="284"/>
            </w:tabs>
            <w:spacing w:before="280" w:after="280"/>
            <w:ind w:left="1074" w:hanging="360"/>
          </w:pPr>
        </w:pPrChange>
      </w:pPr>
    </w:p>
    <w:p w14:paraId="121F6BCE" w14:textId="76EA3D58" w:rsidR="00A44B22" w:rsidDel="00CB75E2" w:rsidRDefault="008C74A4" w:rsidP="002307E7">
      <w:pPr>
        <w:spacing w:before="240" w:line="360" w:lineRule="auto"/>
        <w:ind w:firstLine="720"/>
        <w:rPr>
          <w:ins w:id="507" w:author="Ricardo Filipe Carreira Ramos" w:date="2025-05-18T17:29:00Z" w16du:dateUtc="2025-05-18T16:29:00Z"/>
          <w:del w:id="508" w:author="Paulo Henrique dos Santos" w:date="2025-05-21T15:17:00Z" w16du:dateUtc="2025-05-21T18:17:00Z"/>
        </w:rPr>
      </w:pPr>
      <w:commentRangeStart w:id="509"/>
      <w:commentRangeStart w:id="510"/>
      <w:commentRangeStart w:id="511"/>
      <w:commentRangeEnd w:id="509"/>
      <w:del w:id="512" w:author="Paulo Henrique dos Santos" w:date="2025-05-21T15:17:00Z" w16du:dateUtc="2025-05-21T18:17:00Z">
        <w:r w:rsidDel="00CB75E2">
          <w:rPr>
            <w:rStyle w:val="Refdecomentrio"/>
          </w:rPr>
          <w:commentReference w:id="509"/>
        </w:r>
        <w:commentRangeEnd w:id="510"/>
        <w:r w:rsidR="006F455A" w:rsidDel="00CB75E2">
          <w:rPr>
            <w:rStyle w:val="Refdecomentrio"/>
          </w:rPr>
          <w:commentReference w:id="510"/>
        </w:r>
        <w:commentRangeEnd w:id="511"/>
        <w:r w:rsidR="004B3F3C" w:rsidDel="00CB75E2">
          <w:rPr>
            <w:rStyle w:val="Refdecomentrio"/>
          </w:rPr>
          <w:commentReference w:id="511"/>
        </w:r>
      </w:del>
      <w:ins w:id="513" w:author="Ricardo Filipe Carreira Ramos" w:date="2025-05-18T17:30:00Z" w16du:dateUtc="2025-05-18T16:30:00Z">
        <w:del w:id="514" w:author="Paulo Henrique dos Santos" w:date="2025-05-21T15:17:00Z" w16du:dateUtc="2025-05-21T18:17:00Z">
          <w:r w:rsidR="003519B7" w:rsidDel="00CB75E2">
            <w:delText xml:space="preserve">5.1. </w:delText>
          </w:r>
          <w:r w:rsidR="00A44B22" w:rsidRPr="00844034" w:rsidDel="00CB75E2">
            <w:rPr>
              <w:b/>
              <w:bCs/>
              <w:rPrChange w:id="515" w:author="Ricardo Filipe Carreira Ramos" w:date="2025-05-18T17:32:00Z" w16du:dateUtc="2025-05-18T16:32:00Z">
                <w:rPr/>
              </w:rPrChange>
            </w:rPr>
            <w:delText xml:space="preserve">Recolha de dados e </w:delText>
          </w:r>
        </w:del>
      </w:ins>
      <w:ins w:id="516" w:author="Ricardo Filipe Carreira Ramos" w:date="2025-05-18T17:31:00Z" w16du:dateUtc="2025-05-18T16:31:00Z">
        <w:del w:id="517" w:author="Paulo Henrique dos Santos" w:date="2025-05-21T15:17:00Z" w16du:dateUtc="2025-05-21T18:17:00Z">
          <w:r w:rsidR="00844034" w:rsidRPr="00844034" w:rsidDel="00CB75E2">
            <w:rPr>
              <w:b/>
              <w:bCs/>
              <w:rPrChange w:id="518" w:author="Ricardo Filipe Carreira Ramos" w:date="2025-05-18T17:32:00Z" w16du:dateUtc="2025-05-18T16:32:00Z">
                <w:rPr/>
              </w:rPrChange>
            </w:rPr>
            <w:delText>c</w:delText>
          </w:r>
        </w:del>
      </w:ins>
      <w:ins w:id="519" w:author="Ricardo Filipe Carreira Ramos" w:date="2025-05-18T17:29:00Z" w16du:dateUtc="2025-05-18T16:29:00Z">
        <w:del w:id="520" w:author="Paulo Henrique dos Santos" w:date="2025-05-21T15:17:00Z" w16du:dateUtc="2025-05-21T18:17:00Z">
          <w:r w:rsidR="00A44B22" w:rsidRPr="00844034" w:rsidDel="00CB75E2">
            <w:rPr>
              <w:b/>
              <w:bCs/>
              <w:rPrChange w:id="521" w:author="Ricardo Filipe Carreira Ramos" w:date="2025-05-18T17:32:00Z" w16du:dateUtc="2025-05-18T16:32:00Z">
                <w:rPr/>
              </w:rPrChange>
            </w:rPr>
            <w:delText>aracterização da amostra</w:delText>
          </w:r>
        </w:del>
      </w:ins>
    </w:p>
    <w:p w14:paraId="766EB051" w14:textId="0727B18E" w:rsidR="0041170F" w:rsidDel="00CB75E2" w:rsidRDefault="0041170F" w:rsidP="0041170F">
      <w:pPr>
        <w:spacing w:before="240" w:line="360" w:lineRule="auto"/>
        <w:ind w:firstLine="720"/>
        <w:rPr>
          <w:del w:id="522" w:author="Paulo Henrique dos Santos" w:date="2025-05-21T15:18:00Z" w16du:dateUtc="2025-05-21T18:18:00Z"/>
          <w:moveTo w:id="523" w:author="Paulo Henrique dos Santos" w:date="2025-05-21T15:15:00Z" w16du:dateUtc="2025-05-21T18:15:00Z"/>
        </w:rPr>
      </w:pPr>
      <w:moveToRangeStart w:id="524" w:author="Paulo Henrique dos Santos" w:date="2025-05-21T15:15:00Z" w:name="move198732944"/>
      <w:commentRangeStart w:id="525"/>
      <w:moveTo w:id="526" w:author="Paulo Henrique dos Santos" w:date="2025-05-21T15:15:00Z" w16du:dateUtc="2025-05-21T18:15:00Z">
        <w:del w:id="527" w:author="Paulo Henrique dos Santos" w:date="2025-05-21T15:18:00Z" w16du:dateUtc="2025-05-21T18:18:00Z">
          <w:r w:rsidDel="00CB75E2">
            <w:delText>X</w:delText>
          </w:r>
          <w:commentRangeEnd w:id="525"/>
          <w:r w:rsidDel="00CB75E2">
            <w:rPr>
              <w:rStyle w:val="Refdecomentrio"/>
            </w:rPr>
            <w:commentReference w:id="525"/>
          </w:r>
        </w:del>
      </w:moveTo>
    </w:p>
    <w:p w14:paraId="0F6F0B3D" w14:textId="0AF5EAB8" w:rsidR="0041170F" w:rsidRPr="00E460FA" w:rsidRDefault="0041170F" w:rsidP="0041170F">
      <w:pPr>
        <w:spacing w:before="240" w:line="360" w:lineRule="auto"/>
        <w:ind w:firstLine="720"/>
        <w:rPr>
          <w:moveTo w:id="528" w:author="Paulo Henrique dos Santos" w:date="2025-05-21T15:15:00Z" w16du:dateUtc="2025-05-21T18:15:00Z"/>
        </w:rPr>
      </w:pPr>
      <w:moveTo w:id="529" w:author="Paulo Henrique dos Santos" w:date="2025-05-21T15:15:00Z" w16du:dateUtc="2025-05-21T18:15:00Z">
        <w:del w:id="530" w:author="Paulo Henrique dos Santos" w:date="2025-05-21T15:18:00Z" w16du:dateUtc="2025-05-21T18:18:00Z">
          <w:r w:rsidDel="00CB75E2">
            <w:delText xml:space="preserve">Com base nos tópicos identificados em cada nível, uma versão preliminar de um questionário foi criado. Um pre-teste qualitativo foi conduzido a </w:delText>
          </w:r>
          <w:r w:rsidRPr="008D1D8A" w:rsidDel="00CB75E2">
            <w:rPr>
              <w:highlight w:val="yellow"/>
            </w:rPr>
            <w:delText>X</w:delText>
          </w:r>
          <w:r w:rsidDel="00CB75E2">
            <w:delText xml:space="preserve"> especialistas em blockchain aplicado ao agronegócio (expert judgement), validando o questionário (</w:delText>
          </w:r>
          <w:commentRangeStart w:id="531"/>
          <w:r w:rsidDel="00CB75E2">
            <w:delText>Appendix 2</w:delText>
          </w:r>
          <w:commentRangeEnd w:id="531"/>
          <w:r w:rsidDel="00CB75E2">
            <w:rPr>
              <w:rStyle w:val="Refdecomentrio"/>
            </w:rPr>
            <w:commentReference w:id="531"/>
          </w:r>
          <w:r w:rsidDel="00CB75E2">
            <w:delText xml:space="preserve">) (Coelho et al., </w:delText>
          </w:r>
          <w:commentRangeStart w:id="532"/>
          <w:r w:rsidDel="00CB75E2">
            <w:delText>2023</w:delText>
          </w:r>
          <w:commentRangeEnd w:id="532"/>
          <w:r w:rsidDel="00CB75E2">
            <w:rPr>
              <w:rStyle w:val="Refdecomentrio"/>
            </w:rPr>
            <w:commentReference w:id="532"/>
          </w:r>
          <w:r w:rsidDel="00CB75E2">
            <w:delText xml:space="preserve">). A versão final do questionário é composta por </w:delText>
          </w:r>
          <w:commentRangeStart w:id="533"/>
          <w:r w:rsidDel="00CB75E2">
            <w:delText xml:space="preserve">XXXX </w:delText>
          </w:r>
          <w:commentRangeEnd w:id="533"/>
          <w:r w:rsidDel="00CB75E2">
            <w:rPr>
              <w:rStyle w:val="Refdecomentrio"/>
            </w:rPr>
            <w:commentReference w:id="533"/>
          </w:r>
          <w:r w:rsidDel="00CB75E2">
            <w:delText xml:space="preserve">itens que serão medidos através de uma escala de Likert de 5 pontos, onde um corresponde a “very low” e sete a “very high”. </w:delText>
          </w:r>
        </w:del>
      </w:moveTo>
      <w:ins w:id="534" w:author="Paulo Henrique dos Santos" w:date="2025-05-21T15:18:00Z" w16du:dateUtc="2025-05-21T18:18:00Z">
        <w:r w:rsidR="00CB75E2">
          <w:t>........</w:t>
        </w:r>
      </w:ins>
    </w:p>
    <w:moveToRangeEnd w:id="524"/>
    <w:p w14:paraId="3A68D39D" w14:textId="2327438C" w:rsidR="00CB75E2" w:rsidRDefault="00CB75E2" w:rsidP="00CB75E2">
      <w:pPr>
        <w:pStyle w:val="Ttulo2"/>
        <w:numPr>
          <w:ilvl w:val="0"/>
          <w:numId w:val="0"/>
        </w:numPr>
        <w:tabs>
          <w:tab w:val="left" w:pos="284"/>
        </w:tabs>
        <w:spacing w:before="280" w:after="280"/>
        <w:ind w:left="714"/>
        <w:rPr>
          <w:ins w:id="535" w:author="Paulo Henrique dos Santos" w:date="2025-05-21T15:17:00Z" w16du:dateUtc="2025-05-21T18:17:00Z"/>
        </w:rPr>
      </w:pPr>
      <w:ins w:id="536" w:author="Paulo Henrique dos Santos" w:date="2025-05-21T15:17:00Z" w16du:dateUtc="2025-05-21T18:17:00Z">
        <w:r>
          <w:t>5.</w:t>
        </w:r>
        <w:r>
          <w:t>2</w:t>
        </w:r>
        <w:r w:rsidRPr="008614B5">
          <w:t xml:space="preserve"> </w:t>
        </w:r>
      </w:ins>
      <w:ins w:id="537" w:author="Paulo Henrique dos Santos" w:date="2025-05-21T15:18:00Z" w16du:dateUtc="2025-05-21T18:18:00Z">
        <w:r>
          <w:t>Recolha de dados</w:t>
        </w:r>
      </w:ins>
    </w:p>
    <w:p w14:paraId="3F7957D9" w14:textId="77777777" w:rsidR="00CB75E2" w:rsidRDefault="00CB75E2" w:rsidP="00CB75E2">
      <w:pPr>
        <w:spacing w:before="240" w:line="360" w:lineRule="auto"/>
        <w:ind w:firstLine="720"/>
        <w:rPr>
          <w:ins w:id="538" w:author="Paulo Henrique dos Santos" w:date="2025-05-21T15:18:00Z" w16du:dateUtc="2025-05-21T18:18:00Z"/>
        </w:rPr>
      </w:pPr>
      <w:commentRangeStart w:id="539"/>
      <w:ins w:id="540" w:author="Paulo Henrique dos Santos" w:date="2025-05-21T15:18:00Z" w16du:dateUtc="2025-05-21T18:18:00Z">
        <w:r>
          <w:t>X</w:t>
        </w:r>
        <w:commentRangeEnd w:id="539"/>
        <w:r>
          <w:rPr>
            <w:rStyle w:val="Refdecomentrio"/>
          </w:rPr>
          <w:commentReference w:id="539"/>
        </w:r>
      </w:ins>
    </w:p>
    <w:p w14:paraId="022543A5" w14:textId="77777777" w:rsidR="00CB75E2" w:rsidRDefault="00CB75E2" w:rsidP="00CB75E2">
      <w:pPr>
        <w:spacing w:before="240" w:line="360" w:lineRule="auto"/>
        <w:ind w:firstLine="720"/>
        <w:rPr>
          <w:ins w:id="541" w:author="Paulo Henrique dos Santos" w:date="2025-05-21T15:18:00Z" w16du:dateUtc="2025-05-21T18:18:00Z"/>
        </w:rPr>
      </w:pPr>
      <w:r>
        <w:t xml:space="preserve">Com base nos tópicos identificados em cada nível, uma versão preliminar de um questionário foi criado. Um pre-teste qualitativo foi conduzido a </w:t>
      </w:r>
      <w:r w:rsidRPr="008D1D8A">
        <w:rPr>
          <w:highlight w:val="yellow"/>
        </w:rPr>
        <w:t>X</w:t>
      </w:r>
      <w:r>
        <w:t xml:space="preserve"> especialistas em blockchain aplicado ao agronegócio (expert judgement</w:t>
      </w:r>
      <w:ins w:id="542" w:author="Paulo Henrique dos Santos" w:date="2025-05-21T15:18:00Z" w16du:dateUtc="2025-05-21T18:18:00Z">
        <w:r>
          <w:t>), validando o questionário (</w:t>
        </w:r>
        <w:commentRangeStart w:id="543"/>
        <w:r>
          <w:t>Appendix 2</w:t>
        </w:r>
        <w:commentRangeEnd w:id="543"/>
        <w:r>
          <w:rPr>
            <w:rStyle w:val="Refdecomentrio"/>
          </w:rPr>
          <w:commentReference w:id="543"/>
        </w:r>
        <w:r>
          <w:t xml:space="preserve">) (Coelho et al., </w:t>
        </w:r>
        <w:commentRangeStart w:id="544"/>
        <w:r>
          <w:t>2023</w:t>
        </w:r>
        <w:commentRangeEnd w:id="544"/>
        <w:r>
          <w:rPr>
            <w:rStyle w:val="Refdecomentrio"/>
          </w:rPr>
          <w:commentReference w:id="544"/>
        </w:r>
        <w:r>
          <w:t xml:space="preserve">). A versão final do questionário é composta por </w:t>
        </w:r>
        <w:commentRangeStart w:id="545"/>
        <w:r>
          <w:t xml:space="preserve">XXXX </w:t>
        </w:r>
        <w:commentRangeEnd w:id="545"/>
        <w:r>
          <w:rPr>
            <w:rStyle w:val="Refdecomentrio"/>
          </w:rPr>
          <w:commentReference w:id="545"/>
        </w:r>
        <w:r>
          <w:t>itens que serão medidos através de uma escala de Likert de 5 pontos, onde um corresponde a “very low” e sete a “very high”.</w:t>
        </w:r>
      </w:ins>
    </w:p>
    <w:p w14:paraId="0CFAA94F" w14:textId="3F4660A7" w:rsidR="00CB75E2" w:rsidRDefault="00CB75E2" w:rsidP="00CB75E2">
      <w:pPr>
        <w:pStyle w:val="Ttulo2"/>
        <w:numPr>
          <w:ilvl w:val="0"/>
          <w:numId w:val="0"/>
        </w:numPr>
        <w:tabs>
          <w:tab w:val="left" w:pos="284"/>
        </w:tabs>
        <w:spacing w:before="280" w:after="280"/>
        <w:ind w:left="714"/>
        <w:rPr>
          <w:ins w:id="546" w:author="Paulo Henrique dos Santos" w:date="2025-05-21T15:18:00Z" w16du:dateUtc="2025-05-21T18:18:00Z"/>
        </w:rPr>
      </w:pPr>
      <w:ins w:id="547" w:author="Paulo Henrique dos Santos" w:date="2025-05-21T15:18:00Z" w16du:dateUtc="2025-05-21T18:18:00Z">
        <w:r>
          <w:lastRenderedPageBreak/>
          <w:t>5.</w:t>
        </w:r>
        <w:r>
          <w:t>3</w:t>
        </w:r>
        <w:r w:rsidRPr="008614B5">
          <w:t xml:space="preserve"> </w:t>
        </w:r>
      </w:ins>
      <w:ins w:id="548" w:author="Paulo Henrique dos Santos" w:date="2025-05-21T15:19:00Z" w16du:dateUtc="2025-05-21T18:19:00Z">
        <w:r w:rsidRPr="00E76D64">
          <w:rPr>
            <w:bCs/>
          </w:rPr>
          <w:t>Análise de dados</w:t>
        </w:r>
      </w:ins>
    </w:p>
    <w:p w14:paraId="073E0030" w14:textId="77777777" w:rsidR="00CB75E2" w:rsidRPr="00E460FA" w:rsidRDefault="00CB75E2" w:rsidP="00CB75E2">
      <w:pPr>
        <w:spacing w:before="240" w:line="360" w:lineRule="auto"/>
        <w:ind w:firstLine="720"/>
        <w:rPr>
          <w:ins w:id="549" w:author="Paulo Henrique dos Santos" w:date="2025-05-21T15:18:00Z" w16du:dateUtc="2025-05-21T18:18:00Z"/>
        </w:rPr>
      </w:pPr>
      <w:ins w:id="550" w:author="Paulo Henrique dos Santos" w:date="2025-05-21T15:18:00Z" w16du:dateUtc="2025-05-21T18:18:00Z">
        <w:r>
          <w:t>........</w:t>
        </w:r>
      </w:ins>
    </w:p>
    <w:p w14:paraId="11200D89" w14:textId="3E459634" w:rsidR="00CB75E2" w:rsidRDefault="00CB75E2" w:rsidP="00CB75E2">
      <w:pPr>
        <w:pStyle w:val="Ttulo2"/>
        <w:numPr>
          <w:ilvl w:val="0"/>
          <w:numId w:val="0"/>
        </w:numPr>
        <w:tabs>
          <w:tab w:val="left" w:pos="284"/>
        </w:tabs>
        <w:spacing w:before="280" w:after="280"/>
        <w:ind w:left="714"/>
        <w:rPr>
          <w:ins w:id="551" w:author="Paulo Henrique dos Santos" w:date="2025-05-21T15:19:00Z" w16du:dateUtc="2025-05-21T18:19:00Z"/>
        </w:rPr>
      </w:pPr>
      <w:ins w:id="552" w:author="Paulo Henrique dos Santos" w:date="2025-05-21T15:18:00Z" w16du:dateUtc="2025-05-21T18:18:00Z">
        <w:r>
          <w:t xml:space="preserve"> </w:t>
        </w:r>
      </w:ins>
      <w:ins w:id="553" w:author="Paulo Henrique dos Santos" w:date="2025-05-21T15:19:00Z" w16du:dateUtc="2025-05-21T18:19:00Z">
        <w:r>
          <w:t>5.</w:t>
        </w:r>
        <w:r>
          <w:t>4</w:t>
        </w:r>
        <w:r w:rsidRPr="008614B5">
          <w:t xml:space="preserve"> </w:t>
        </w:r>
        <w:r>
          <w:rPr>
            <w:bCs/>
          </w:rPr>
          <w:t>Resultados e discussão</w:t>
        </w:r>
      </w:ins>
    </w:p>
    <w:p w14:paraId="15B3F78C" w14:textId="77777777" w:rsidR="00CB75E2" w:rsidRPr="00E460FA" w:rsidRDefault="00CB75E2" w:rsidP="00CB75E2">
      <w:pPr>
        <w:spacing w:before="240" w:line="360" w:lineRule="auto"/>
        <w:ind w:firstLine="720"/>
        <w:rPr>
          <w:ins w:id="554" w:author="Paulo Henrique dos Santos" w:date="2025-05-21T15:19:00Z" w16du:dateUtc="2025-05-21T18:19:00Z"/>
        </w:rPr>
      </w:pPr>
      <w:ins w:id="555" w:author="Paulo Henrique dos Santos" w:date="2025-05-21T15:19:00Z" w16du:dateUtc="2025-05-21T18:19:00Z">
        <w:r>
          <w:t>........</w:t>
        </w:r>
      </w:ins>
    </w:p>
    <w:p w14:paraId="1C8CC1BB" w14:textId="236C68D1" w:rsidR="00A44B22" w:rsidDel="00CB75E2" w:rsidRDefault="00A44B22" w:rsidP="00CB75E2">
      <w:pPr>
        <w:spacing w:before="240" w:line="360" w:lineRule="auto"/>
        <w:ind w:firstLine="720"/>
        <w:rPr>
          <w:ins w:id="556" w:author="Ricardo Filipe Carreira Ramos" w:date="2025-05-18T17:29:00Z" w16du:dateUtc="2025-05-18T16:29:00Z"/>
          <w:del w:id="557" w:author="Paulo Henrique dos Santos" w:date="2025-05-21T15:18:00Z" w16du:dateUtc="2025-05-21T18:18:00Z"/>
        </w:rPr>
      </w:pPr>
    </w:p>
    <w:p w14:paraId="4059789F" w14:textId="14E56B0A" w:rsidR="00A44B22" w:rsidDel="00CB75E2" w:rsidRDefault="003519B7" w:rsidP="002307E7">
      <w:pPr>
        <w:spacing w:before="240" w:line="360" w:lineRule="auto"/>
        <w:ind w:firstLine="720"/>
        <w:rPr>
          <w:ins w:id="558" w:author="Ricardo Filipe Carreira Ramos" w:date="2025-05-18T17:30:00Z" w16du:dateUtc="2025-05-18T16:30:00Z"/>
          <w:del w:id="559" w:author="Paulo Henrique dos Santos" w:date="2025-05-21T15:19:00Z" w16du:dateUtc="2025-05-21T18:19:00Z"/>
        </w:rPr>
      </w:pPr>
      <w:ins w:id="560" w:author="Ricardo Filipe Carreira Ramos" w:date="2025-05-18T17:30:00Z" w16du:dateUtc="2025-05-18T16:30:00Z">
        <w:del w:id="561" w:author="Paulo Henrique dos Santos" w:date="2025-05-21T15:19:00Z" w16du:dateUtc="2025-05-21T18:19:00Z">
          <w:r w:rsidDel="00CB75E2">
            <w:delText xml:space="preserve">5.2. </w:delText>
          </w:r>
          <w:r w:rsidR="00A44B22" w:rsidRPr="00844034" w:rsidDel="00CB75E2">
            <w:rPr>
              <w:b/>
              <w:bCs/>
              <w:rPrChange w:id="562" w:author="Ricardo Filipe Carreira Ramos" w:date="2025-05-18T17:32:00Z" w16du:dateUtc="2025-05-18T16:32:00Z">
                <w:rPr/>
              </w:rPrChange>
            </w:rPr>
            <w:delText>Análise de dados</w:delText>
          </w:r>
        </w:del>
      </w:ins>
    </w:p>
    <w:p w14:paraId="73CC92E8" w14:textId="1AF28B66" w:rsidR="00A44B22" w:rsidDel="00CB75E2" w:rsidRDefault="00A44B22" w:rsidP="002307E7">
      <w:pPr>
        <w:spacing w:before="240" w:line="360" w:lineRule="auto"/>
        <w:ind w:firstLine="720"/>
        <w:rPr>
          <w:ins w:id="563" w:author="Ricardo Filipe Carreira Ramos" w:date="2025-05-18T17:30:00Z" w16du:dateUtc="2025-05-18T16:30:00Z"/>
          <w:del w:id="564" w:author="Paulo Henrique dos Santos" w:date="2025-05-21T15:19:00Z" w16du:dateUtc="2025-05-21T18:19:00Z"/>
        </w:rPr>
      </w:pPr>
    </w:p>
    <w:p w14:paraId="71B2B57C" w14:textId="65DA844C" w:rsidR="00A44B22" w:rsidDel="00CB75E2" w:rsidRDefault="00A44B22" w:rsidP="002307E7">
      <w:pPr>
        <w:spacing w:before="240" w:line="360" w:lineRule="auto"/>
        <w:ind w:firstLine="720"/>
        <w:rPr>
          <w:ins w:id="565" w:author="Ricardo Filipe Carreira Ramos" w:date="2025-05-18T17:30:00Z" w16du:dateUtc="2025-05-18T16:30:00Z"/>
          <w:del w:id="566" w:author="Paulo Henrique dos Santos" w:date="2025-05-21T15:19:00Z" w16du:dateUtc="2025-05-21T18:19:00Z"/>
        </w:rPr>
      </w:pPr>
    </w:p>
    <w:p w14:paraId="4BA715FA" w14:textId="543957DD" w:rsidR="00A44B22" w:rsidRPr="00B6786B" w:rsidDel="00CB75E2" w:rsidRDefault="00A44B22">
      <w:pPr>
        <w:pStyle w:val="PargrafodaLista"/>
        <w:numPr>
          <w:ilvl w:val="1"/>
          <w:numId w:val="27"/>
        </w:numPr>
        <w:spacing w:before="240" w:line="360" w:lineRule="auto"/>
        <w:rPr>
          <w:ins w:id="567" w:author="Ricardo Filipe Carreira Ramos" w:date="2025-05-18T17:30:00Z" w16du:dateUtc="2025-05-18T16:30:00Z"/>
          <w:del w:id="568" w:author="Paulo Henrique dos Santos" w:date="2025-05-21T15:19:00Z" w16du:dateUtc="2025-05-21T18:19:00Z"/>
          <w:b/>
          <w:bCs/>
          <w:rPrChange w:id="569" w:author="Ricardo Filipe Carreira Ramos" w:date="2025-05-18T17:33:00Z" w16du:dateUtc="2025-05-18T16:33:00Z">
            <w:rPr>
              <w:ins w:id="570" w:author="Ricardo Filipe Carreira Ramos" w:date="2025-05-18T17:30:00Z" w16du:dateUtc="2025-05-18T16:30:00Z"/>
              <w:del w:id="571" w:author="Paulo Henrique dos Santos" w:date="2025-05-21T15:19:00Z" w16du:dateUtc="2025-05-21T18:19:00Z"/>
            </w:rPr>
          </w:rPrChange>
        </w:rPr>
        <w:pPrChange w:id="572" w:author="Ricardo Filipe Carreira Ramos" w:date="2025-05-18T17:31:00Z" w16du:dateUtc="2025-05-18T16:31:00Z">
          <w:pPr>
            <w:spacing w:before="240" w:line="360" w:lineRule="auto"/>
            <w:ind w:firstLine="720"/>
          </w:pPr>
        </w:pPrChange>
      </w:pPr>
      <w:ins w:id="573" w:author="Ricardo Filipe Carreira Ramos" w:date="2025-05-18T17:30:00Z" w16du:dateUtc="2025-05-18T16:30:00Z">
        <w:del w:id="574" w:author="Paulo Henrique dos Santos" w:date="2025-05-21T15:19:00Z" w16du:dateUtc="2025-05-21T18:19:00Z">
          <w:r w:rsidRPr="00B6786B" w:rsidDel="00CB75E2">
            <w:rPr>
              <w:b/>
              <w:bCs/>
              <w:rPrChange w:id="575" w:author="Ricardo Filipe Carreira Ramos" w:date="2025-05-18T17:33:00Z" w16du:dateUtc="2025-05-18T16:33:00Z">
                <w:rPr/>
              </w:rPrChange>
            </w:rPr>
            <w:delText>Resultados e discussão</w:delText>
          </w:r>
        </w:del>
      </w:ins>
    </w:p>
    <w:p w14:paraId="1C9B6FD6" w14:textId="0E92C39E" w:rsidR="00A44B22" w:rsidDel="00CB75E2" w:rsidRDefault="00A44B22" w:rsidP="002307E7">
      <w:pPr>
        <w:spacing w:before="240" w:line="360" w:lineRule="auto"/>
        <w:ind w:firstLine="720"/>
        <w:rPr>
          <w:ins w:id="576" w:author="Ricardo Filipe Carreira Ramos" w:date="2025-05-18T17:30:00Z" w16du:dateUtc="2025-05-18T16:30:00Z"/>
          <w:del w:id="577" w:author="Paulo Henrique dos Santos" w:date="2025-05-21T15:19:00Z" w16du:dateUtc="2025-05-21T18:19:00Z"/>
        </w:rPr>
      </w:pPr>
    </w:p>
    <w:p w14:paraId="6806AB8E" w14:textId="379C78CC" w:rsidR="00A44B22" w:rsidDel="00CB75E2" w:rsidRDefault="00A44B22" w:rsidP="002307E7">
      <w:pPr>
        <w:spacing w:before="240" w:line="360" w:lineRule="auto"/>
        <w:ind w:firstLine="720"/>
        <w:rPr>
          <w:ins w:id="578" w:author="Ricardo Filipe Carreira Ramos" w:date="2025-05-18T17:30:00Z" w16du:dateUtc="2025-05-18T16:30:00Z"/>
          <w:del w:id="579" w:author="Paulo Henrique dos Santos" w:date="2025-05-21T15:19:00Z" w16du:dateUtc="2025-05-21T18:19:00Z"/>
        </w:rPr>
      </w:pPr>
    </w:p>
    <w:p w14:paraId="2E371606" w14:textId="08B24C5A" w:rsidR="00A44B22" w:rsidRPr="00B6786B" w:rsidDel="00B708E1" w:rsidRDefault="00A44B22">
      <w:pPr>
        <w:pStyle w:val="PargrafodaLista"/>
        <w:numPr>
          <w:ilvl w:val="0"/>
          <w:numId w:val="23"/>
        </w:numPr>
        <w:spacing w:before="240" w:line="360" w:lineRule="auto"/>
        <w:rPr>
          <w:ins w:id="580" w:author="Ricardo Filipe Carreira Ramos" w:date="2025-05-18T17:30:00Z" w16du:dateUtc="2025-05-18T16:30:00Z"/>
          <w:del w:id="581" w:author="Paulo Henrique dos Santos" w:date="2025-05-21T15:24:00Z" w16du:dateUtc="2025-05-21T18:24:00Z"/>
          <w:b/>
          <w:bCs/>
          <w:rPrChange w:id="582" w:author="Ricardo Filipe Carreira Ramos" w:date="2025-05-18T17:33:00Z" w16du:dateUtc="2025-05-18T16:33:00Z">
            <w:rPr>
              <w:ins w:id="583" w:author="Ricardo Filipe Carreira Ramos" w:date="2025-05-18T17:30:00Z" w16du:dateUtc="2025-05-18T16:30:00Z"/>
              <w:del w:id="584" w:author="Paulo Henrique dos Santos" w:date="2025-05-21T15:24:00Z" w16du:dateUtc="2025-05-21T18:24:00Z"/>
            </w:rPr>
          </w:rPrChange>
        </w:rPr>
        <w:pPrChange w:id="585" w:author="Ricardo Filipe Carreira Ramos" w:date="2025-05-18T17:31:00Z" w16du:dateUtc="2025-05-18T16:31:00Z">
          <w:pPr>
            <w:spacing w:before="240" w:line="360" w:lineRule="auto"/>
            <w:ind w:firstLine="720"/>
          </w:pPr>
        </w:pPrChange>
      </w:pPr>
      <w:ins w:id="586" w:author="Ricardo Filipe Carreira Ramos" w:date="2025-05-18T17:30:00Z" w16du:dateUtc="2025-05-18T16:30:00Z">
        <w:del w:id="587" w:author="Paulo Henrique dos Santos" w:date="2025-05-21T15:24:00Z" w16du:dateUtc="2025-05-21T18:24:00Z">
          <w:r w:rsidRPr="00B6786B" w:rsidDel="00B708E1">
            <w:rPr>
              <w:b/>
              <w:bCs/>
              <w:rPrChange w:id="588" w:author="Ricardo Filipe Carreira Ramos" w:date="2025-05-18T17:33:00Z" w16du:dateUtc="2025-05-18T16:33:00Z">
                <w:rPr/>
              </w:rPrChange>
            </w:rPr>
            <w:delText>Conclusões</w:delText>
          </w:r>
        </w:del>
      </w:ins>
    </w:p>
    <w:p w14:paraId="3991D874" w14:textId="3B27DDEE" w:rsidR="00A44B22" w:rsidDel="00B708E1" w:rsidRDefault="00A44B22" w:rsidP="002307E7">
      <w:pPr>
        <w:spacing w:before="240" w:line="360" w:lineRule="auto"/>
        <w:ind w:firstLine="720"/>
        <w:rPr>
          <w:ins w:id="589" w:author="Ricardo Filipe Carreira Ramos" w:date="2025-05-18T17:30:00Z" w16du:dateUtc="2025-05-18T16:30:00Z"/>
          <w:del w:id="590" w:author="Paulo Henrique dos Santos" w:date="2025-05-21T15:24:00Z" w16du:dateUtc="2025-05-21T18:24:00Z"/>
        </w:rPr>
      </w:pPr>
    </w:p>
    <w:p w14:paraId="5F070A07" w14:textId="0379C703" w:rsidR="00A44B22" w:rsidDel="00B708E1" w:rsidRDefault="00A44B22" w:rsidP="002307E7">
      <w:pPr>
        <w:spacing w:before="240" w:line="360" w:lineRule="auto"/>
        <w:ind w:firstLine="720"/>
        <w:rPr>
          <w:ins w:id="591" w:author="Ricardo Filipe Carreira Ramos" w:date="2025-05-18T17:30:00Z" w16du:dateUtc="2025-05-18T16:30:00Z"/>
          <w:del w:id="592" w:author="Paulo Henrique dos Santos" w:date="2025-05-21T15:24:00Z" w16du:dateUtc="2025-05-21T18:24:00Z"/>
        </w:rPr>
      </w:pPr>
    </w:p>
    <w:p w14:paraId="1125C787" w14:textId="4D5F1525" w:rsidR="00A44B22" w:rsidDel="00B708E1" w:rsidRDefault="003519B7" w:rsidP="002307E7">
      <w:pPr>
        <w:spacing w:before="240" w:line="360" w:lineRule="auto"/>
        <w:ind w:firstLine="720"/>
        <w:rPr>
          <w:ins w:id="593" w:author="Ricardo Filipe Carreira Ramos" w:date="2025-05-18T17:30:00Z" w16du:dateUtc="2025-05-18T16:30:00Z"/>
          <w:del w:id="594" w:author="Paulo Henrique dos Santos" w:date="2025-05-21T15:24:00Z" w16du:dateUtc="2025-05-21T18:24:00Z"/>
        </w:rPr>
      </w:pPr>
      <w:ins w:id="595" w:author="Ricardo Filipe Carreira Ramos" w:date="2025-05-18T17:31:00Z" w16du:dateUtc="2025-05-18T16:31:00Z">
        <w:del w:id="596" w:author="Paulo Henrique dos Santos" w:date="2025-05-21T15:24:00Z" w16du:dateUtc="2025-05-21T18:24:00Z">
          <w:r w:rsidDel="00B708E1">
            <w:delText xml:space="preserve">6.1. </w:delText>
          </w:r>
        </w:del>
      </w:ins>
      <w:ins w:id="597" w:author="Ricardo Filipe Carreira Ramos" w:date="2025-05-18T17:30:00Z" w16du:dateUtc="2025-05-18T16:30:00Z">
        <w:del w:id="598" w:author="Paulo Henrique dos Santos" w:date="2025-05-21T15:24:00Z" w16du:dateUtc="2025-05-21T18:24:00Z">
          <w:r w:rsidR="00A44B22" w:rsidDel="00B708E1">
            <w:delText>Implicações teóricas</w:delText>
          </w:r>
        </w:del>
      </w:ins>
    </w:p>
    <w:p w14:paraId="2577DE93" w14:textId="53BB1A83" w:rsidR="00A44B22" w:rsidDel="00B708E1" w:rsidRDefault="00A44B22" w:rsidP="002307E7">
      <w:pPr>
        <w:spacing w:before="240" w:line="360" w:lineRule="auto"/>
        <w:ind w:firstLine="720"/>
        <w:rPr>
          <w:ins w:id="599" w:author="Ricardo Filipe Carreira Ramos" w:date="2025-05-18T17:30:00Z" w16du:dateUtc="2025-05-18T16:30:00Z"/>
          <w:del w:id="600" w:author="Paulo Henrique dos Santos" w:date="2025-05-21T15:24:00Z" w16du:dateUtc="2025-05-21T18:24:00Z"/>
        </w:rPr>
      </w:pPr>
    </w:p>
    <w:p w14:paraId="3133FCA4" w14:textId="1D9131C1" w:rsidR="00A44B22" w:rsidDel="00B708E1" w:rsidRDefault="003519B7" w:rsidP="002307E7">
      <w:pPr>
        <w:spacing w:before="240" w:line="360" w:lineRule="auto"/>
        <w:ind w:firstLine="720"/>
        <w:rPr>
          <w:ins w:id="601" w:author="Ricardo Filipe Carreira Ramos" w:date="2025-05-18T17:30:00Z" w16du:dateUtc="2025-05-18T16:30:00Z"/>
          <w:del w:id="602" w:author="Paulo Henrique dos Santos" w:date="2025-05-21T15:24:00Z" w16du:dateUtc="2025-05-21T18:24:00Z"/>
        </w:rPr>
      </w:pPr>
      <w:ins w:id="603" w:author="Ricardo Filipe Carreira Ramos" w:date="2025-05-18T17:31:00Z" w16du:dateUtc="2025-05-18T16:31:00Z">
        <w:del w:id="604" w:author="Paulo Henrique dos Santos" w:date="2025-05-21T15:24:00Z" w16du:dateUtc="2025-05-21T18:24:00Z">
          <w:r w:rsidDel="00B708E1">
            <w:delText xml:space="preserve">6.2. </w:delText>
          </w:r>
        </w:del>
      </w:ins>
      <w:ins w:id="605" w:author="Ricardo Filipe Carreira Ramos" w:date="2025-05-18T17:30:00Z" w16du:dateUtc="2025-05-18T16:30:00Z">
        <w:del w:id="606" w:author="Paulo Henrique dos Santos" w:date="2025-05-21T15:24:00Z" w16du:dateUtc="2025-05-21T18:24:00Z">
          <w:r w:rsidR="00A44B22" w:rsidDel="00B708E1">
            <w:delText>Implicações para a indústria</w:delText>
          </w:r>
        </w:del>
      </w:ins>
    </w:p>
    <w:p w14:paraId="5F0559E7" w14:textId="662E8D1B" w:rsidR="00A44B22" w:rsidDel="00B708E1" w:rsidRDefault="00A44B22" w:rsidP="002307E7">
      <w:pPr>
        <w:spacing w:before="240" w:line="360" w:lineRule="auto"/>
        <w:ind w:firstLine="720"/>
        <w:rPr>
          <w:ins w:id="607" w:author="Ricardo Filipe Carreira Ramos" w:date="2025-05-18T17:30:00Z" w16du:dateUtc="2025-05-18T16:30:00Z"/>
          <w:del w:id="608" w:author="Paulo Henrique dos Santos" w:date="2025-05-21T15:24:00Z" w16du:dateUtc="2025-05-21T18:24:00Z"/>
        </w:rPr>
      </w:pPr>
    </w:p>
    <w:p w14:paraId="6645CFAE" w14:textId="45C04A8D" w:rsidR="00A44B22" w:rsidDel="00B708E1" w:rsidRDefault="003519B7" w:rsidP="002307E7">
      <w:pPr>
        <w:spacing w:before="240" w:line="360" w:lineRule="auto"/>
        <w:ind w:firstLine="720"/>
        <w:rPr>
          <w:ins w:id="609" w:author="Ricardo Filipe Carreira Ramos" w:date="2025-05-18T17:30:00Z" w16du:dateUtc="2025-05-18T16:30:00Z"/>
          <w:del w:id="610" w:author="Paulo Henrique dos Santos" w:date="2025-05-21T15:24:00Z" w16du:dateUtc="2025-05-21T18:24:00Z"/>
        </w:rPr>
      </w:pPr>
      <w:ins w:id="611" w:author="Ricardo Filipe Carreira Ramos" w:date="2025-05-18T17:31:00Z" w16du:dateUtc="2025-05-18T16:31:00Z">
        <w:del w:id="612" w:author="Paulo Henrique dos Santos" w:date="2025-05-21T15:24:00Z" w16du:dateUtc="2025-05-21T18:24:00Z">
          <w:r w:rsidDel="00B708E1">
            <w:delText xml:space="preserve">6.3. </w:delText>
          </w:r>
        </w:del>
      </w:ins>
      <w:ins w:id="613" w:author="Ricardo Filipe Carreira Ramos" w:date="2025-05-18T17:30:00Z" w16du:dateUtc="2025-05-18T16:30:00Z">
        <w:del w:id="614" w:author="Paulo Henrique dos Santos" w:date="2025-05-21T15:24:00Z" w16du:dateUtc="2025-05-21T18:24:00Z">
          <w:r w:rsidR="00A44B22" w:rsidDel="00B708E1">
            <w:delText>Limitações e estudos futuros</w:delText>
          </w:r>
        </w:del>
      </w:ins>
    </w:p>
    <w:p w14:paraId="4110F0EB" w14:textId="51EB8141" w:rsidR="00A44B22" w:rsidDel="00B708E1" w:rsidRDefault="00A44B22">
      <w:pPr>
        <w:spacing w:before="240" w:line="360" w:lineRule="auto"/>
        <w:rPr>
          <w:ins w:id="615" w:author="Ricardo Filipe Carreira Ramos" w:date="2025-05-18T17:29:00Z" w16du:dateUtc="2025-05-18T16:29:00Z"/>
          <w:del w:id="616" w:author="Paulo Henrique dos Santos" w:date="2025-05-21T15:24:00Z" w16du:dateUtc="2025-05-21T18:24:00Z"/>
        </w:rPr>
        <w:pPrChange w:id="617" w:author="Ricardo Filipe Carreira Ramos" w:date="2025-05-18T17:30:00Z" w16du:dateUtc="2025-05-18T16:30:00Z">
          <w:pPr>
            <w:spacing w:before="240" w:line="360" w:lineRule="auto"/>
            <w:ind w:firstLine="720"/>
          </w:pPr>
        </w:pPrChange>
      </w:pPr>
    </w:p>
    <w:p w14:paraId="3702734D" w14:textId="2046C557" w:rsidR="00A44B22" w:rsidDel="00B708E1" w:rsidRDefault="00A44B22" w:rsidP="002307E7">
      <w:pPr>
        <w:spacing w:before="240" w:line="360" w:lineRule="auto"/>
        <w:ind w:firstLine="720"/>
        <w:rPr>
          <w:ins w:id="618" w:author="Ricardo Filipe Carreira Ramos" w:date="2025-05-18T17:29:00Z" w16du:dateUtc="2025-05-18T16:29:00Z"/>
          <w:del w:id="619" w:author="Paulo Henrique dos Santos" w:date="2025-05-21T15:24:00Z" w16du:dateUtc="2025-05-21T18:24:00Z"/>
        </w:rPr>
      </w:pPr>
    </w:p>
    <w:p w14:paraId="55F1975C" w14:textId="115C4145" w:rsidR="002307E7" w:rsidDel="00221A96" w:rsidRDefault="00C00130" w:rsidP="00221A96">
      <w:pPr>
        <w:spacing w:before="240" w:line="360" w:lineRule="auto"/>
        <w:ind w:firstLine="720"/>
        <w:rPr>
          <w:del w:id="620" w:author="Paulo Henrique dos Santos" w:date="2025-05-21T15:22:00Z" w16du:dateUtc="2025-05-21T18:22:00Z"/>
        </w:rPr>
        <w:pPrChange w:id="621" w:author="Paulo Henrique dos Santos" w:date="2025-05-21T15:22:00Z" w16du:dateUtc="2025-05-21T18:22:00Z">
          <w:pPr>
            <w:spacing w:before="240" w:line="360" w:lineRule="auto"/>
            <w:ind w:firstLine="720"/>
          </w:pPr>
        </w:pPrChange>
      </w:pPr>
      <w:del w:id="622" w:author="Ricardo Filipe Carreira Ramos" w:date="2025-05-04T18:11:00Z" w16du:dateUtc="2025-05-04T17:11:00Z">
        <w:r w:rsidDel="0018002E">
          <w:delText>A Tabela 4 apresenta o</w:delText>
        </w:r>
        <w:r w:rsidR="008C74A4" w:rsidDel="0018002E">
          <w:delText xml:space="preserve"> Modelo de Maturidade de Aplicação Blockchain em Negócios da CAS (MMAB-NCAS)</w:delText>
        </w:r>
        <w:r w:rsidR="004B5F3D" w:rsidDel="0018002E">
          <w:delText>.</w:delText>
        </w:r>
      </w:del>
      <w:ins w:id="623" w:author="Ricardo Filipe Carreira Ramos" w:date="2025-05-04T18:06:00Z" w16du:dateUtc="2025-05-04T17:06:00Z">
        <w:del w:id="624" w:author="Paulo Henrique dos Santos" w:date="2025-05-21T15:24:00Z" w16du:dateUtc="2025-05-21T18:24:00Z">
          <w:r w:rsidR="003910A2" w:rsidDel="00B708E1">
            <w:delText xml:space="preserve"> </w:delText>
          </w:r>
        </w:del>
        <w:del w:id="625" w:author="Paulo Henrique dos Santos" w:date="2025-05-21T15:22:00Z" w16du:dateUtc="2025-05-21T18:22:00Z">
          <w:r w:rsidR="003910A2" w:rsidDel="00221A96">
            <w:delText>Os tópicos identificados permitem aferir os assuntos discutidos em cada um dos níveis</w:delText>
          </w:r>
        </w:del>
      </w:ins>
      <w:ins w:id="626" w:author="Ricardo Filipe Carreira Ramos" w:date="2025-05-04T18:07:00Z" w16du:dateUtc="2025-05-04T17:07:00Z">
        <w:del w:id="627" w:author="Paulo Henrique dos Santos" w:date="2025-05-21T15:22:00Z" w16du:dateUtc="2025-05-21T18:22:00Z">
          <w:r w:rsidR="00786FBF" w:rsidDel="00221A96">
            <w:delText xml:space="preserve"> para </w:delText>
          </w:r>
        </w:del>
        <w:del w:id="628" w:author="Paulo Henrique dos Santos" w:date="2025-05-09T15:54:00Z" w16du:dateUtc="2025-05-09T18:54:00Z">
          <w:r w:rsidR="00786FBF" w:rsidDel="008C19E2">
            <w:delText xml:space="preserve">criar </w:delText>
          </w:r>
        </w:del>
      </w:ins>
      <w:ins w:id="629" w:author="Ricardo Filipe Carreira Ramos" w:date="2025-05-04T18:48:00Z" w16du:dateUtc="2025-05-04T17:48:00Z">
        <w:del w:id="630" w:author="Paulo Henrique dos Santos" w:date="2025-05-09T15:54:00Z" w16du:dateUtc="2025-05-09T18:54:00Z">
          <w:r w:rsidR="00376077" w:rsidDel="008C19E2">
            <w:delText>um questionário</w:delText>
          </w:r>
          <w:r w:rsidR="00400F30" w:rsidDel="008C19E2">
            <w:delText xml:space="preserve"> que visa </w:delText>
          </w:r>
        </w:del>
        <w:del w:id="631" w:author="Paulo Henrique dos Santos" w:date="2025-05-21T15:22:00Z" w16du:dateUtc="2025-05-21T18:22:00Z">
          <w:r w:rsidR="00400F30" w:rsidDel="00221A96">
            <w:delText>avaliar o estágio de</w:delText>
          </w:r>
        </w:del>
      </w:ins>
      <w:ins w:id="632" w:author="Ricardo Filipe Carreira Ramos" w:date="2025-05-04T18:49:00Z" w16du:dateUtc="2025-05-04T17:49:00Z">
        <w:del w:id="633" w:author="Paulo Henrique dos Santos" w:date="2025-05-21T15:22:00Z" w16du:dateUtc="2025-05-21T18:22:00Z">
          <w:r w:rsidR="00400F30" w:rsidDel="00221A96">
            <w:delText xml:space="preserve"> maturidade da implementação da tecnologia numa organização</w:delText>
          </w:r>
        </w:del>
      </w:ins>
      <w:ins w:id="634" w:author="Ricardo Filipe Carreira Ramos" w:date="2025-05-04T18:08:00Z" w16du:dateUtc="2025-05-04T17:08:00Z">
        <w:del w:id="635" w:author="Paulo Henrique dos Santos" w:date="2025-05-21T15:22:00Z" w16du:dateUtc="2025-05-21T18:22:00Z">
          <w:r w:rsidR="0039446F" w:rsidDel="00221A96">
            <w:delText xml:space="preserve">. A combinação </w:delText>
          </w:r>
        </w:del>
        <w:del w:id="636" w:author="Paulo Henrique dos Santos" w:date="2025-05-09T16:03:00Z" w16du:dateUtc="2025-05-09T19:03:00Z">
          <w:r w:rsidR="0039446F" w:rsidDel="008C19E2">
            <w:delText xml:space="preserve">das </w:delText>
          </w:r>
          <w:r w:rsidR="00D62303" w:rsidDel="008C19E2">
            <w:delText>várias sub-dimensões</w:delText>
          </w:r>
        </w:del>
        <w:del w:id="637" w:author="Paulo Henrique dos Santos" w:date="2025-05-21T15:22:00Z" w16du:dateUtc="2025-05-21T18:22:00Z">
          <w:r w:rsidR="00D62303" w:rsidDel="00221A96">
            <w:delText xml:space="preserve"> pe</w:delText>
          </w:r>
        </w:del>
      </w:ins>
      <w:ins w:id="638" w:author="Ricardo Filipe Carreira Ramos" w:date="2025-05-04T18:19:00Z" w16du:dateUtc="2025-05-04T17:19:00Z">
        <w:del w:id="639" w:author="Paulo Henrique dos Santos" w:date="2025-05-21T15:22:00Z" w16du:dateUtc="2025-05-21T18:22:00Z">
          <w:r w:rsidR="001157C7" w:rsidDel="00221A96">
            <w:delText>r</w:delText>
          </w:r>
        </w:del>
      </w:ins>
      <w:ins w:id="640" w:author="Ricardo Filipe Carreira Ramos" w:date="2025-05-04T18:08:00Z" w16du:dateUtc="2025-05-04T17:08:00Z">
        <w:del w:id="641" w:author="Paulo Henrique dos Santos" w:date="2025-05-21T15:22:00Z" w16du:dateUtc="2025-05-21T18:22:00Z">
          <w:r w:rsidR="00D62303" w:rsidDel="00221A96">
            <w:delText>mitem criar</w:delText>
          </w:r>
        </w:del>
      </w:ins>
      <w:ins w:id="642" w:author="Ricardo Filipe Carreira Ramos" w:date="2025-05-04T18:10:00Z" w16du:dateUtc="2025-05-04T17:10:00Z">
        <w:del w:id="643" w:author="Paulo Henrique dos Santos" w:date="2025-05-21T15:22:00Z" w16du:dateUtc="2025-05-21T18:22:00Z">
          <w:r w:rsidR="006F455A" w:rsidDel="00221A96">
            <w:delText xml:space="preserve"> o Modelo de Maturidade de Aplicação Blockchain em Negócios da </w:delText>
          </w:r>
          <w:r w:rsidR="002B2454" w:rsidDel="00221A96">
            <w:delText>CAS (</w:delText>
          </w:r>
        </w:del>
      </w:ins>
      <w:ins w:id="644" w:author="Ricardo Filipe Carreira Ramos" w:date="2025-05-04T18:11:00Z" w16du:dateUtc="2025-05-04T17:11:00Z">
        <w:del w:id="645" w:author="Paulo Henrique dos Santos" w:date="2025-05-21T15:22:00Z" w16du:dateUtc="2025-05-21T18:22:00Z">
          <w:r w:rsidR="002B2454" w:rsidDel="00221A96">
            <w:delText>MMAB-NCAS</w:delText>
          </w:r>
          <w:r w:rsidR="0018002E" w:rsidDel="00221A96">
            <w:delText xml:space="preserve">; </w:delText>
          </w:r>
          <w:commentRangeStart w:id="646"/>
          <w:commentRangeStart w:id="647"/>
          <w:r w:rsidR="0018002E" w:rsidDel="00221A96">
            <w:delText xml:space="preserve">Tabela </w:delText>
          </w:r>
        </w:del>
      </w:ins>
      <w:commentRangeEnd w:id="646"/>
      <w:ins w:id="648" w:author="Ricardo Filipe Carreira Ramos" w:date="2025-05-04T18:50:00Z" w16du:dateUtc="2025-05-04T17:50:00Z">
        <w:del w:id="649" w:author="Paulo Henrique dos Santos" w:date="2025-05-21T15:22:00Z" w16du:dateUtc="2025-05-21T18:22:00Z">
          <w:r w:rsidR="00FA3BE4" w:rsidDel="00221A96">
            <w:rPr>
              <w:rStyle w:val="Refdecomentrio"/>
            </w:rPr>
            <w:commentReference w:id="646"/>
          </w:r>
          <w:commentRangeEnd w:id="647"/>
          <w:r w:rsidR="00FA3BE4" w:rsidDel="00221A96">
            <w:rPr>
              <w:rStyle w:val="Refdecomentrio"/>
            </w:rPr>
            <w:commentReference w:id="647"/>
          </w:r>
        </w:del>
      </w:ins>
      <w:ins w:id="650" w:author="Ricardo Filipe Carreira Ramos" w:date="2025-05-04T18:11:00Z" w16du:dateUtc="2025-05-04T17:11:00Z">
        <w:del w:id="651" w:author="Paulo Henrique dos Santos" w:date="2025-05-21T15:22:00Z" w16du:dateUtc="2025-05-21T18:22:00Z">
          <w:r w:rsidR="0018002E" w:rsidDel="00221A96">
            <w:delText>4</w:delText>
          </w:r>
          <w:r w:rsidR="002B2454" w:rsidDel="00221A96">
            <w:delText xml:space="preserve">). </w:delText>
          </w:r>
        </w:del>
      </w:ins>
    </w:p>
    <w:p w14:paraId="29931A6A" w14:textId="2FB0F407" w:rsidR="00FA3BE4" w:rsidDel="00221A96" w:rsidRDefault="00FA3BE4" w:rsidP="00221A96">
      <w:pPr>
        <w:spacing w:before="240" w:line="360" w:lineRule="auto"/>
        <w:ind w:firstLine="720"/>
        <w:rPr>
          <w:ins w:id="652" w:author="Ricardo Filipe Carreira Ramos" w:date="2025-05-04T18:50:00Z" w16du:dateUtc="2025-05-04T17:50:00Z"/>
          <w:del w:id="653" w:author="Paulo Henrique dos Santos" w:date="2025-05-21T15:22:00Z" w16du:dateUtc="2025-05-21T18:22:00Z"/>
        </w:rPr>
        <w:pPrChange w:id="654" w:author="Paulo Henrique dos Santos" w:date="2025-05-21T15:22:00Z" w16du:dateUtc="2025-05-21T18:22:00Z">
          <w:pPr>
            <w:spacing w:before="240" w:line="360" w:lineRule="auto"/>
            <w:ind w:firstLine="720"/>
          </w:pPr>
        </w:pPrChange>
      </w:pPr>
    </w:p>
    <w:p w14:paraId="7C486037" w14:textId="328E83A4" w:rsidR="00E425C9" w:rsidDel="00221A96" w:rsidRDefault="00E425C9" w:rsidP="00221A96">
      <w:pPr>
        <w:spacing w:before="240" w:line="360" w:lineRule="auto"/>
        <w:ind w:firstLine="720"/>
        <w:rPr>
          <w:del w:id="655" w:author="Paulo Henrique dos Santos" w:date="2025-05-21T15:22:00Z" w16du:dateUtc="2025-05-21T18:22:00Z"/>
        </w:rPr>
        <w:pPrChange w:id="656" w:author="Paulo Henrique dos Santos" w:date="2025-05-21T15:22:00Z" w16du:dateUtc="2025-05-21T18:22:00Z">
          <w:pPr>
            <w:spacing w:before="240" w:line="360" w:lineRule="auto"/>
            <w:ind w:firstLine="720"/>
          </w:pPr>
        </w:pPrChange>
      </w:pPr>
    </w:p>
    <w:p w14:paraId="01A11488" w14:textId="7BD2FA5D" w:rsidR="00E425C9" w:rsidDel="00221A96" w:rsidRDefault="00E425C9" w:rsidP="00221A96">
      <w:pPr>
        <w:spacing w:before="240" w:line="360" w:lineRule="auto"/>
        <w:ind w:firstLine="720"/>
        <w:rPr>
          <w:del w:id="657" w:author="Paulo Henrique dos Santos" w:date="2025-05-21T15:22:00Z" w16du:dateUtc="2025-05-21T18:22:00Z"/>
        </w:rPr>
        <w:pPrChange w:id="658" w:author="Paulo Henrique dos Santos" w:date="2025-05-21T15:22:00Z" w16du:dateUtc="2025-05-21T18:22:00Z">
          <w:pPr>
            <w:pStyle w:val="Legenda"/>
            <w:keepNext/>
          </w:pPr>
        </w:pPrChange>
      </w:pPr>
      <w:del w:id="659" w:author="Paulo Henrique dos Santos" w:date="2025-05-21T15:22:00Z" w16du:dateUtc="2025-05-21T18:22:00Z">
        <w:r w:rsidDel="00221A96">
          <w:delText>Tabela 4 – Tópicos e dimensões do MM</w:delText>
        </w:r>
        <w:r w:rsidR="00693B57" w:rsidDel="00221A96">
          <w:delText>AB</w:delText>
        </w:r>
        <w:r w:rsidDel="00221A96">
          <w:delText>-</w:delText>
        </w:r>
        <w:r w:rsidR="00693B57" w:rsidDel="00221A96">
          <w:delText>N</w:delText>
        </w:r>
        <w:r w:rsidDel="00221A96">
          <w:delText>CAS</w:delText>
        </w:r>
      </w:del>
    </w:p>
    <w:tbl>
      <w:tblPr>
        <w:tblW w:w="9820" w:type="dxa"/>
        <w:jc w:val="center"/>
        <w:tblCellMar>
          <w:left w:w="70" w:type="dxa"/>
          <w:right w:w="70" w:type="dxa"/>
        </w:tblCellMar>
        <w:tblLook w:val="04A0" w:firstRow="1" w:lastRow="0" w:firstColumn="1" w:lastColumn="0" w:noHBand="0" w:noVBand="1"/>
      </w:tblPr>
      <w:tblGrid>
        <w:gridCol w:w="1383"/>
        <w:gridCol w:w="2703"/>
        <w:gridCol w:w="1771"/>
        <w:gridCol w:w="3963"/>
      </w:tblGrid>
      <w:tr w:rsidR="00E425C9" w:rsidRPr="00E425C9" w:rsidDel="00221A96" w14:paraId="3ABD47D6" w14:textId="36486F2C" w:rsidTr="00C67C8A">
        <w:trPr>
          <w:trHeight w:val="528"/>
          <w:jc w:val="center"/>
          <w:del w:id="660" w:author="Paulo Henrique dos Santos" w:date="2025-05-21T15:22:00Z" w16du:dateUtc="2025-05-21T18:22:00Z"/>
        </w:trPr>
        <w:tc>
          <w:tcPr>
            <w:tcW w:w="1320" w:type="dxa"/>
            <w:tcBorders>
              <w:top w:val="dashed" w:sz="4" w:space="0" w:color="auto"/>
              <w:left w:val="nil"/>
              <w:bottom w:val="dashed" w:sz="4" w:space="0" w:color="auto"/>
              <w:right w:val="nil"/>
            </w:tcBorders>
            <w:shd w:val="clear" w:color="000000" w:fill="FFFFFF"/>
            <w:vAlign w:val="center"/>
            <w:hideMark/>
          </w:tcPr>
          <w:p w14:paraId="13C91C8E" w14:textId="725233D0" w:rsidR="00E425C9" w:rsidRPr="00E425C9" w:rsidDel="00221A96" w:rsidRDefault="00E425C9" w:rsidP="00221A96">
            <w:pPr>
              <w:spacing w:before="240" w:line="360" w:lineRule="auto"/>
              <w:ind w:firstLine="720"/>
              <w:rPr>
                <w:del w:id="661" w:author="Paulo Henrique dos Santos" w:date="2025-05-21T15:22:00Z" w16du:dateUtc="2025-05-21T18:22:00Z"/>
                <w:b/>
                <w:bCs/>
                <w:color w:val="000000"/>
                <w:sz w:val="20"/>
                <w:szCs w:val="20"/>
              </w:rPr>
              <w:pPrChange w:id="662" w:author="Paulo Henrique dos Santos" w:date="2025-05-21T15:22:00Z" w16du:dateUtc="2025-05-21T18:22:00Z">
                <w:pPr>
                  <w:jc w:val="center"/>
                </w:pPr>
              </w:pPrChange>
            </w:pPr>
            <w:del w:id="663" w:author="Paulo Henrique dos Santos" w:date="2025-05-21T15:22:00Z" w16du:dateUtc="2025-05-21T18:22:00Z">
              <w:r w:rsidRPr="00E425C9" w:rsidDel="00221A96">
                <w:rPr>
                  <w:b/>
                  <w:bCs/>
                  <w:color w:val="000000"/>
                  <w:sz w:val="20"/>
                  <w:szCs w:val="20"/>
                </w:rPr>
                <w:delText xml:space="preserve">Níveis de maturidade </w:delText>
              </w:r>
            </w:del>
          </w:p>
        </w:tc>
        <w:tc>
          <w:tcPr>
            <w:tcW w:w="2933" w:type="dxa"/>
            <w:tcBorders>
              <w:top w:val="dashed" w:sz="4" w:space="0" w:color="auto"/>
              <w:left w:val="nil"/>
              <w:bottom w:val="dashed" w:sz="4" w:space="0" w:color="auto"/>
              <w:right w:val="nil"/>
            </w:tcBorders>
            <w:shd w:val="clear" w:color="000000" w:fill="FFFFFF"/>
            <w:vAlign w:val="center"/>
            <w:hideMark/>
          </w:tcPr>
          <w:p w14:paraId="25592A5C" w14:textId="5F461DF6" w:rsidR="00E425C9" w:rsidRPr="00E425C9" w:rsidDel="00221A96" w:rsidRDefault="004B5F3D" w:rsidP="00221A96">
            <w:pPr>
              <w:spacing w:before="240" w:line="360" w:lineRule="auto"/>
              <w:ind w:firstLine="720"/>
              <w:rPr>
                <w:del w:id="664" w:author="Paulo Henrique dos Santos" w:date="2025-05-21T15:22:00Z" w16du:dateUtc="2025-05-21T18:22:00Z"/>
                <w:b/>
                <w:bCs/>
                <w:color w:val="000000"/>
                <w:sz w:val="20"/>
                <w:szCs w:val="20"/>
              </w:rPr>
              <w:pPrChange w:id="665" w:author="Paulo Henrique dos Santos" w:date="2025-05-21T15:22:00Z" w16du:dateUtc="2025-05-21T18:22:00Z">
                <w:pPr>
                  <w:jc w:val="center"/>
                </w:pPr>
              </w:pPrChange>
            </w:pPr>
            <w:del w:id="666" w:author="Paulo Henrique dos Santos" w:date="2025-05-21T15:22:00Z" w16du:dateUtc="2025-05-21T18:22:00Z">
              <w:r w:rsidDel="00221A96">
                <w:rPr>
                  <w:b/>
                  <w:bCs/>
                  <w:color w:val="000000"/>
                  <w:sz w:val="20"/>
                  <w:szCs w:val="20"/>
                </w:rPr>
                <w:delText>T</w:delText>
              </w:r>
              <w:r w:rsidR="00E425C9" w:rsidRPr="00E425C9" w:rsidDel="00221A96">
                <w:rPr>
                  <w:b/>
                  <w:bCs/>
                  <w:color w:val="000000"/>
                  <w:sz w:val="20"/>
                  <w:szCs w:val="20"/>
                </w:rPr>
                <w:delText>ópicos</w:delText>
              </w:r>
            </w:del>
          </w:p>
        </w:tc>
        <w:tc>
          <w:tcPr>
            <w:tcW w:w="987" w:type="dxa"/>
            <w:tcBorders>
              <w:top w:val="dashed" w:sz="4" w:space="0" w:color="auto"/>
              <w:left w:val="nil"/>
              <w:bottom w:val="dashed" w:sz="4" w:space="0" w:color="auto"/>
              <w:right w:val="nil"/>
            </w:tcBorders>
            <w:shd w:val="clear" w:color="000000" w:fill="FFFFFF"/>
            <w:vAlign w:val="center"/>
            <w:hideMark/>
          </w:tcPr>
          <w:p w14:paraId="68BADCCB" w14:textId="13B82C6D" w:rsidR="00E425C9" w:rsidRPr="00E425C9" w:rsidDel="00221A96" w:rsidRDefault="00E425C9" w:rsidP="00221A96">
            <w:pPr>
              <w:spacing w:before="240" w:line="360" w:lineRule="auto"/>
              <w:ind w:firstLine="720"/>
              <w:rPr>
                <w:del w:id="667" w:author="Paulo Henrique dos Santos" w:date="2025-05-21T15:22:00Z" w16du:dateUtc="2025-05-21T18:22:00Z"/>
                <w:b/>
                <w:bCs/>
                <w:color w:val="000000"/>
                <w:sz w:val="20"/>
                <w:szCs w:val="20"/>
              </w:rPr>
              <w:pPrChange w:id="668" w:author="Paulo Henrique dos Santos" w:date="2025-05-21T15:22:00Z" w16du:dateUtc="2025-05-21T18:22:00Z">
                <w:pPr>
                  <w:jc w:val="center"/>
                </w:pPr>
              </w:pPrChange>
            </w:pPr>
            <w:del w:id="669" w:author="Paulo Henrique dos Santos" w:date="2025-05-21T15:22:00Z" w16du:dateUtc="2025-05-21T18:22:00Z">
              <w:r w:rsidRPr="00E425C9" w:rsidDel="00221A96">
                <w:rPr>
                  <w:b/>
                  <w:bCs/>
                  <w:color w:val="000000"/>
                  <w:sz w:val="20"/>
                  <w:szCs w:val="20"/>
                </w:rPr>
                <w:delText>Ação</w:delText>
              </w:r>
            </w:del>
          </w:p>
        </w:tc>
        <w:tc>
          <w:tcPr>
            <w:tcW w:w="4580" w:type="dxa"/>
            <w:tcBorders>
              <w:top w:val="dashed" w:sz="4" w:space="0" w:color="auto"/>
              <w:left w:val="nil"/>
              <w:bottom w:val="dashed" w:sz="4" w:space="0" w:color="auto"/>
              <w:right w:val="nil"/>
            </w:tcBorders>
            <w:shd w:val="clear" w:color="000000" w:fill="FFFFFF"/>
            <w:vAlign w:val="center"/>
            <w:hideMark/>
          </w:tcPr>
          <w:p w14:paraId="63B53BA0" w14:textId="0DBD67EC" w:rsidR="00E425C9" w:rsidRPr="00E425C9" w:rsidDel="00221A96" w:rsidRDefault="00E425C9" w:rsidP="00221A96">
            <w:pPr>
              <w:spacing w:before="240" w:line="360" w:lineRule="auto"/>
              <w:ind w:firstLine="720"/>
              <w:rPr>
                <w:del w:id="670" w:author="Paulo Henrique dos Santos" w:date="2025-05-21T15:22:00Z" w16du:dateUtc="2025-05-21T18:22:00Z"/>
                <w:b/>
                <w:bCs/>
                <w:color w:val="000000"/>
                <w:sz w:val="20"/>
                <w:szCs w:val="20"/>
              </w:rPr>
              <w:pPrChange w:id="671" w:author="Paulo Henrique dos Santos" w:date="2025-05-21T15:22:00Z" w16du:dateUtc="2025-05-21T18:22:00Z">
                <w:pPr>
                  <w:jc w:val="center"/>
                </w:pPr>
              </w:pPrChange>
            </w:pPr>
            <w:del w:id="672" w:author="Paulo Henrique dos Santos" w:date="2025-05-21T15:22:00Z" w16du:dateUtc="2025-05-21T18:22:00Z">
              <w:r w:rsidRPr="00E425C9" w:rsidDel="00221A96">
                <w:rPr>
                  <w:b/>
                  <w:bCs/>
                  <w:color w:val="000000"/>
                  <w:sz w:val="20"/>
                  <w:szCs w:val="20"/>
                </w:rPr>
                <w:delText>Dimensões</w:delText>
              </w:r>
            </w:del>
          </w:p>
        </w:tc>
      </w:tr>
      <w:tr w:rsidR="00E425C9" w:rsidRPr="00E425C9" w:rsidDel="00221A96" w14:paraId="589C3489" w14:textId="210A895B" w:rsidTr="00C67C8A">
        <w:trPr>
          <w:trHeight w:val="264"/>
          <w:jc w:val="center"/>
          <w:del w:id="673" w:author="Paulo Henrique dos Santos" w:date="2025-05-21T15:22:00Z" w16du:dateUtc="2025-05-21T18:22:00Z"/>
        </w:trPr>
        <w:tc>
          <w:tcPr>
            <w:tcW w:w="1320" w:type="dxa"/>
            <w:vMerge w:val="restart"/>
            <w:tcBorders>
              <w:top w:val="nil"/>
              <w:left w:val="nil"/>
              <w:bottom w:val="dashed" w:sz="4" w:space="0" w:color="auto"/>
              <w:right w:val="nil"/>
            </w:tcBorders>
            <w:shd w:val="clear" w:color="000000" w:fill="FFFFFF"/>
            <w:vAlign w:val="center"/>
            <w:hideMark/>
          </w:tcPr>
          <w:p w14:paraId="0A79A700" w14:textId="3EDFF84C" w:rsidR="00E425C9" w:rsidRPr="00E425C9" w:rsidDel="00221A96" w:rsidRDefault="00E425C9" w:rsidP="00221A96">
            <w:pPr>
              <w:spacing w:before="240" w:line="360" w:lineRule="auto"/>
              <w:ind w:firstLine="720"/>
              <w:rPr>
                <w:del w:id="674" w:author="Paulo Henrique dos Santos" w:date="2025-05-21T15:22:00Z" w16du:dateUtc="2025-05-21T18:22:00Z"/>
                <w:color w:val="000000"/>
                <w:sz w:val="20"/>
                <w:szCs w:val="20"/>
              </w:rPr>
              <w:pPrChange w:id="675" w:author="Paulo Henrique dos Santos" w:date="2025-05-21T15:22:00Z" w16du:dateUtc="2025-05-21T18:22:00Z">
                <w:pPr>
                  <w:jc w:val="center"/>
                </w:pPr>
              </w:pPrChange>
            </w:pPr>
            <w:del w:id="676" w:author="Paulo Henrique dos Santos" w:date="2025-05-21T15:22:00Z" w16du:dateUtc="2025-05-21T18:22:00Z">
              <w:r w:rsidRPr="00E425C9" w:rsidDel="00221A96">
                <w:rPr>
                  <w:color w:val="000000"/>
                  <w:sz w:val="20"/>
                  <w:szCs w:val="20"/>
                </w:rPr>
                <w:delText>1-Viabilidade</w:delText>
              </w:r>
            </w:del>
          </w:p>
        </w:tc>
        <w:tc>
          <w:tcPr>
            <w:tcW w:w="2933" w:type="dxa"/>
            <w:tcBorders>
              <w:top w:val="nil"/>
              <w:left w:val="nil"/>
              <w:bottom w:val="nil"/>
              <w:right w:val="nil"/>
            </w:tcBorders>
            <w:shd w:val="clear" w:color="000000" w:fill="FFFFFF"/>
            <w:vAlign w:val="center"/>
            <w:hideMark/>
          </w:tcPr>
          <w:p w14:paraId="78085EB3" w14:textId="45C66EA5" w:rsidR="00E425C9" w:rsidRPr="00E425C9" w:rsidDel="00221A96" w:rsidRDefault="0050390A" w:rsidP="00221A96">
            <w:pPr>
              <w:spacing w:before="240" w:line="360" w:lineRule="auto"/>
              <w:ind w:firstLine="720"/>
              <w:rPr>
                <w:del w:id="677" w:author="Paulo Henrique dos Santos" w:date="2025-05-21T15:22:00Z" w16du:dateUtc="2025-05-21T18:22:00Z"/>
                <w:color w:val="000000"/>
                <w:sz w:val="20"/>
                <w:szCs w:val="20"/>
              </w:rPr>
              <w:pPrChange w:id="678" w:author="Paulo Henrique dos Santos" w:date="2025-05-21T15:22:00Z" w16du:dateUtc="2025-05-21T18:22:00Z">
                <w:pPr>
                  <w:jc w:val="left"/>
                </w:pPr>
              </w:pPrChange>
            </w:pPr>
            <w:del w:id="679" w:author="Paulo Henrique dos Santos" w:date="2025-05-21T15:22:00Z" w16du:dateUtc="2025-05-21T18:22:00Z">
              <w:r w:rsidRPr="0050390A" w:rsidDel="00221A96">
                <w:rPr>
                  <w:color w:val="000000"/>
                  <w:sz w:val="20"/>
                  <w:szCs w:val="20"/>
                </w:rPr>
                <w:delText>Projetos piloto</w:delText>
              </w:r>
              <w:r w:rsidR="008C19E2" w:rsidRPr="008C19E2" w:rsidDel="00221A96">
                <w:rPr>
                  <w:color w:val="000000"/>
                  <w:sz w:val="20"/>
                  <w:szCs w:val="20"/>
                </w:rPr>
                <w:delText xml:space="preserve"> </w:delText>
              </w:r>
              <w:r w:rsidR="00C67C8A" w:rsidDel="00221A96">
                <w:rPr>
                  <w:color w:val="000000"/>
                  <w:sz w:val="20"/>
                  <w:szCs w:val="20"/>
                </w:rPr>
                <w:delText xml:space="preserve"> (Tópico 0)</w:delText>
              </w:r>
            </w:del>
          </w:p>
        </w:tc>
        <w:tc>
          <w:tcPr>
            <w:tcW w:w="987" w:type="dxa"/>
            <w:vMerge w:val="restart"/>
            <w:tcBorders>
              <w:top w:val="nil"/>
              <w:left w:val="nil"/>
              <w:bottom w:val="dashed" w:sz="4" w:space="0" w:color="000000"/>
              <w:right w:val="nil"/>
            </w:tcBorders>
            <w:shd w:val="clear" w:color="000000" w:fill="FFFFFF"/>
            <w:vAlign w:val="center"/>
            <w:hideMark/>
          </w:tcPr>
          <w:p w14:paraId="7425DF9A" w14:textId="64104190" w:rsidR="00E425C9" w:rsidRPr="00E425C9" w:rsidDel="00221A96" w:rsidRDefault="00E425C9" w:rsidP="00221A96">
            <w:pPr>
              <w:spacing w:before="240" w:line="360" w:lineRule="auto"/>
              <w:ind w:firstLine="720"/>
              <w:rPr>
                <w:del w:id="680" w:author="Paulo Henrique dos Santos" w:date="2025-05-21T15:22:00Z" w16du:dateUtc="2025-05-21T18:22:00Z"/>
                <w:color w:val="000000"/>
                <w:sz w:val="20"/>
                <w:szCs w:val="20"/>
              </w:rPr>
              <w:pPrChange w:id="681" w:author="Paulo Henrique dos Santos" w:date="2025-05-21T15:22:00Z" w16du:dateUtc="2025-05-21T18:22:00Z">
                <w:pPr>
                  <w:jc w:val="center"/>
                </w:pPr>
              </w:pPrChange>
            </w:pPr>
            <w:del w:id="682" w:author="Paulo Henrique dos Santos" w:date="2025-05-21T15:22:00Z" w16du:dateUtc="2025-05-21T18:22:00Z">
              <w:r w:rsidRPr="00E425C9" w:rsidDel="00221A96">
                <w:rPr>
                  <w:color w:val="000000"/>
                  <w:sz w:val="20"/>
                  <w:szCs w:val="20"/>
                </w:rPr>
                <w:delText>Vislumbrar</w:delText>
              </w:r>
            </w:del>
          </w:p>
        </w:tc>
        <w:tc>
          <w:tcPr>
            <w:tcW w:w="4580" w:type="dxa"/>
            <w:tcBorders>
              <w:top w:val="nil"/>
              <w:left w:val="nil"/>
              <w:bottom w:val="nil"/>
              <w:right w:val="nil"/>
            </w:tcBorders>
            <w:shd w:val="clear" w:color="000000" w:fill="FFFFFF"/>
            <w:vAlign w:val="center"/>
            <w:hideMark/>
          </w:tcPr>
          <w:p w14:paraId="6C000A68" w14:textId="745CA3F3" w:rsidR="00E425C9" w:rsidRPr="00E425C9" w:rsidDel="00221A96" w:rsidRDefault="00E425C9" w:rsidP="00221A96">
            <w:pPr>
              <w:spacing w:before="240" w:line="360" w:lineRule="auto"/>
              <w:ind w:firstLine="720"/>
              <w:rPr>
                <w:del w:id="683" w:author="Paulo Henrique dos Santos" w:date="2025-05-21T15:22:00Z" w16du:dateUtc="2025-05-21T18:22:00Z"/>
                <w:color w:val="000000"/>
                <w:sz w:val="20"/>
                <w:szCs w:val="20"/>
              </w:rPr>
              <w:pPrChange w:id="684" w:author="Paulo Henrique dos Santos" w:date="2025-05-21T15:22:00Z" w16du:dateUtc="2025-05-21T18:22:00Z">
                <w:pPr>
                  <w:jc w:val="left"/>
                </w:pPr>
              </w:pPrChange>
            </w:pPr>
            <w:del w:id="685" w:author="Paulo Henrique dos Santos" w:date="2025-05-21T15:22:00Z" w16du:dateUtc="2025-05-21T18:22:00Z">
              <w:r w:rsidRPr="00E425C9" w:rsidDel="00221A96">
                <w:rPr>
                  <w:color w:val="000000"/>
                  <w:sz w:val="20"/>
                  <w:szCs w:val="20"/>
                </w:rPr>
                <w:delText>Acesso a certificação de produtos</w:delText>
              </w:r>
              <w:r w:rsidR="00C67C8A" w:rsidDel="00221A96">
                <w:rPr>
                  <w:color w:val="000000"/>
                  <w:sz w:val="20"/>
                  <w:szCs w:val="20"/>
                </w:rPr>
                <w:delText xml:space="preserve"> </w:delText>
              </w:r>
            </w:del>
          </w:p>
        </w:tc>
      </w:tr>
      <w:tr w:rsidR="00E425C9" w:rsidRPr="00E425C9" w:rsidDel="00221A96" w14:paraId="2CA1AAFA" w14:textId="70FCF290" w:rsidTr="00C67C8A">
        <w:trPr>
          <w:trHeight w:val="264"/>
          <w:jc w:val="center"/>
          <w:del w:id="686" w:author="Paulo Henrique dos Santos" w:date="2025-05-21T15:22:00Z" w16du:dateUtc="2025-05-21T18:22:00Z"/>
        </w:trPr>
        <w:tc>
          <w:tcPr>
            <w:tcW w:w="1320" w:type="dxa"/>
            <w:vMerge/>
            <w:tcBorders>
              <w:top w:val="nil"/>
              <w:left w:val="nil"/>
              <w:bottom w:val="dashed" w:sz="4" w:space="0" w:color="auto"/>
              <w:right w:val="nil"/>
            </w:tcBorders>
            <w:vAlign w:val="center"/>
            <w:hideMark/>
          </w:tcPr>
          <w:p w14:paraId="7B98563D" w14:textId="2C442713" w:rsidR="00E425C9" w:rsidRPr="00E425C9" w:rsidDel="00221A96" w:rsidRDefault="00E425C9" w:rsidP="00221A96">
            <w:pPr>
              <w:spacing w:before="240" w:line="360" w:lineRule="auto"/>
              <w:ind w:firstLine="720"/>
              <w:rPr>
                <w:del w:id="687" w:author="Paulo Henrique dos Santos" w:date="2025-05-21T15:22:00Z" w16du:dateUtc="2025-05-21T18:22:00Z"/>
                <w:color w:val="000000"/>
                <w:sz w:val="20"/>
                <w:szCs w:val="20"/>
              </w:rPr>
              <w:pPrChange w:id="688" w:author="Paulo Henrique dos Santos" w:date="2025-05-21T15:22:00Z" w16du:dateUtc="2025-05-21T18:22:00Z">
                <w:pPr>
                  <w:jc w:val="left"/>
                </w:pPr>
              </w:pPrChange>
            </w:pPr>
          </w:p>
        </w:tc>
        <w:tc>
          <w:tcPr>
            <w:tcW w:w="2933" w:type="dxa"/>
            <w:tcBorders>
              <w:top w:val="nil"/>
              <w:left w:val="nil"/>
              <w:bottom w:val="nil"/>
              <w:right w:val="nil"/>
            </w:tcBorders>
            <w:shd w:val="clear" w:color="000000" w:fill="FFFFFF"/>
            <w:vAlign w:val="center"/>
            <w:hideMark/>
          </w:tcPr>
          <w:p w14:paraId="1E3166A3" w14:textId="35647786" w:rsidR="00E425C9" w:rsidRPr="00E425C9" w:rsidDel="00221A96" w:rsidRDefault="0050390A" w:rsidP="00221A96">
            <w:pPr>
              <w:spacing w:before="240" w:line="360" w:lineRule="auto"/>
              <w:ind w:firstLine="720"/>
              <w:rPr>
                <w:del w:id="689" w:author="Paulo Henrique dos Santos" w:date="2025-05-21T15:22:00Z" w16du:dateUtc="2025-05-21T18:22:00Z"/>
                <w:color w:val="000000"/>
                <w:sz w:val="20"/>
                <w:szCs w:val="20"/>
              </w:rPr>
              <w:pPrChange w:id="690" w:author="Paulo Henrique dos Santos" w:date="2025-05-21T15:22:00Z" w16du:dateUtc="2025-05-21T18:22:00Z">
                <w:pPr>
                  <w:jc w:val="left"/>
                </w:pPr>
              </w:pPrChange>
            </w:pPr>
            <w:del w:id="691" w:author="Paulo Henrique dos Santos" w:date="2025-05-21T15:22:00Z" w16du:dateUtc="2025-05-21T18:22:00Z">
              <w:r w:rsidRPr="0050390A" w:rsidDel="00221A96">
                <w:rPr>
                  <w:color w:val="000000"/>
                  <w:sz w:val="20"/>
                  <w:szCs w:val="20"/>
                </w:rPr>
                <w:delText>Tecnologia de transações e registos em blockchain</w:delText>
              </w:r>
              <w:r w:rsidDel="00221A96">
                <w:rPr>
                  <w:color w:val="000000"/>
                  <w:sz w:val="20"/>
                  <w:szCs w:val="20"/>
                </w:rPr>
                <w:delText xml:space="preserve"> </w:delText>
              </w:r>
              <w:r w:rsidR="00C67C8A" w:rsidDel="00221A96">
                <w:rPr>
                  <w:color w:val="000000"/>
                  <w:sz w:val="20"/>
                  <w:szCs w:val="20"/>
                </w:rPr>
                <w:delText>(Tópico 1)</w:delText>
              </w:r>
            </w:del>
          </w:p>
        </w:tc>
        <w:tc>
          <w:tcPr>
            <w:tcW w:w="987" w:type="dxa"/>
            <w:vMerge/>
            <w:tcBorders>
              <w:top w:val="nil"/>
              <w:left w:val="nil"/>
              <w:bottom w:val="dashed" w:sz="4" w:space="0" w:color="000000"/>
              <w:right w:val="nil"/>
            </w:tcBorders>
            <w:vAlign w:val="center"/>
            <w:hideMark/>
          </w:tcPr>
          <w:p w14:paraId="683B3415" w14:textId="6A4A0E2C" w:rsidR="00E425C9" w:rsidRPr="00E425C9" w:rsidDel="00221A96" w:rsidRDefault="00E425C9" w:rsidP="00221A96">
            <w:pPr>
              <w:spacing w:before="240" w:line="360" w:lineRule="auto"/>
              <w:ind w:firstLine="720"/>
              <w:rPr>
                <w:del w:id="692" w:author="Paulo Henrique dos Santos" w:date="2025-05-21T15:22:00Z" w16du:dateUtc="2025-05-21T18:22:00Z"/>
                <w:color w:val="000000"/>
                <w:sz w:val="20"/>
                <w:szCs w:val="20"/>
              </w:rPr>
              <w:pPrChange w:id="693"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424A04A9" w14:textId="29E5D3D9" w:rsidR="00E425C9" w:rsidRPr="00E425C9" w:rsidDel="00221A96" w:rsidRDefault="00E425C9" w:rsidP="00221A96">
            <w:pPr>
              <w:spacing w:before="240" w:line="360" w:lineRule="auto"/>
              <w:ind w:firstLine="720"/>
              <w:rPr>
                <w:del w:id="694" w:author="Paulo Henrique dos Santos" w:date="2025-05-21T15:22:00Z" w16du:dateUtc="2025-05-21T18:22:00Z"/>
                <w:color w:val="000000"/>
                <w:sz w:val="20"/>
                <w:szCs w:val="20"/>
              </w:rPr>
              <w:pPrChange w:id="695" w:author="Paulo Henrique dos Santos" w:date="2025-05-21T15:22:00Z" w16du:dateUtc="2025-05-21T18:22:00Z">
                <w:pPr>
                  <w:jc w:val="left"/>
                </w:pPr>
              </w:pPrChange>
            </w:pPr>
            <w:del w:id="696" w:author="Paulo Henrique dos Santos" w:date="2025-05-21T15:22:00Z" w16du:dateUtc="2025-05-21T18:22:00Z">
              <w:r w:rsidRPr="00E425C9" w:rsidDel="00221A96">
                <w:rPr>
                  <w:color w:val="000000"/>
                  <w:sz w:val="20"/>
                  <w:szCs w:val="20"/>
                </w:rPr>
                <w:delText>Registros resistentes a adulterações</w:delText>
              </w:r>
              <w:r w:rsidR="00842005" w:rsidDel="00221A96">
                <w:rPr>
                  <w:color w:val="000000"/>
                  <w:sz w:val="20"/>
                  <w:szCs w:val="20"/>
                </w:rPr>
                <w:delText xml:space="preserve"> </w:delText>
              </w:r>
            </w:del>
          </w:p>
        </w:tc>
      </w:tr>
      <w:tr w:rsidR="00E425C9" w:rsidRPr="00E425C9" w:rsidDel="00221A96" w14:paraId="781C4363" w14:textId="3F241F9E" w:rsidTr="00C67C8A">
        <w:trPr>
          <w:trHeight w:val="264"/>
          <w:jc w:val="center"/>
          <w:del w:id="697" w:author="Paulo Henrique dos Santos" w:date="2025-05-21T15:22:00Z" w16du:dateUtc="2025-05-21T18:22:00Z"/>
        </w:trPr>
        <w:tc>
          <w:tcPr>
            <w:tcW w:w="1320" w:type="dxa"/>
            <w:vMerge/>
            <w:tcBorders>
              <w:top w:val="nil"/>
              <w:left w:val="nil"/>
              <w:bottom w:val="dashed" w:sz="4" w:space="0" w:color="auto"/>
              <w:right w:val="nil"/>
            </w:tcBorders>
            <w:vAlign w:val="center"/>
            <w:hideMark/>
          </w:tcPr>
          <w:p w14:paraId="5128FBA8" w14:textId="32F26A23" w:rsidR="00E425C9" w:rsidRPr="00E425C9" w:rsidDel="00221A96" w:rsidRDefault="00E425C9" w:rsidP="00221A96">
            <w:pPr>
              <w:spacing w:before="240" w:line="360" w:lineRule="auto"/>
              <w:ind w:firstLine="720"/>
              <w:rPr>
                <w:del w:id="698" w:author="Paulo Henrique dos Santos" w:date="2025-05-21T15:22:00Z" w16du:dateUtc="2025-05-21T18:22:00Z"/>
                <w:color w:val="000000"/>
                <w:sz w:val="20"/>
                <w:szCs w:val="20"/>
              </w:rPr>
              <w:pPrChange w:id="699" w:author="Paulo Henrique dos Santos" w:date="2025-05-21T15:22:00Z" w16du:dateUtc="2025-05-21T18:22:00Z">
                <w:pPr>
                  <w:jc w:val="left"/>
                </w:pPr>
              </w:pPrChange>
            </w:pPr>
          </w:p>
        </w:tc>
        <w:tc>
          <w:tcPr>
            <w:tcW w:w="2933" w:type="dxa"/>
            <w:tcBorders>
              <w:top w:val="nil"/>
              <w:left w:val="nil"/>
              <w:bottom w:val="nil"/>
              <w:right w:val="nil"/>
            </w:tcBorders>
            <w:shd w:val="clear" w:color="000000" w:fill="FFFFFF"/>
            <w:vAlign w:val="center"/>
            <w:hideMark/>
          </w:tcPr>
          <w:p w14:paraId="2C4B36C5" w14:textId="341C304D" w:rsidR="00E425C9" w:rsidRPr="00E425C9" w:rsidDel="00221A96" w:rsidRDefault="0050390A" w:rsidP="00221A96">
            <w:pPr>
              <w:spacing w:before="240" w:line="360" w:lineRule="auto"/>
              <w:ind w:firstLine="720"/>
              <w:rPr>
                <w:del w:id="700" w:author="Paulo Henrique dos Santos" w:date="2025-05-21T15:22:00Z" w16du:dateUtc="2025-05-21T18:22:00Z"/>
                <w:color w:val="000000"/>
                <w:sz w:val="20"/>
                <w:szCs w:val="20"/>
              </w:rPr>
              <w:pPrChange w:id="701" w:author="Paulo Henrique dos Santos" w:date="2025-05-21T15:22:00Z" w16du:dateUtc="2025-05-21T18:22:00Z">
                <w:pPr>
                  <w:jc w:val="left"/>
                </w:pPr>
              </w:pPrChange>
            </w:pPr>
            <w:del w:id="702" w:author="Paulo Henrique dos Santos" w:date="2025-05-21T15:22:00Z" w16du:dateUtc="2025-05-21T18:22:00Z">
              <w:r w:rsidRPr="0050390A" w:rsidDel="00221A96">
                <w:rPr>
                  <w:color w:val="000000"/>
                  <w:sz w:val="20"/>
                  <w:szCs w:val="20"/>
                </w:rPr>
                <w:delText>Aplicações na produção agrícola</w:delText>
              </w:r>
              <w:r w:rsidDel="00221A96">
                <w:rPr>
                  <w:color w:val="000000"/>
                  <w:sz w:val="20"/>
                  <w:szCs w:val="20"/>
                </w:rPr>
                <w:delText xml:space="preserve"> </w:delText>
              </w:r>
              <w:r w:rsidR="00C67C8A" w:rsidDel="00221A96">
                <w:rPr>
                  <w:color w:val="000000"/>
                  <w:sz w:val="20"/>
                  <w:szCs w:val="20"/>
                </w:rPr>
                <w:delText>(Tópico 2)</w:delText>
              </w:r>
            </w:del>
          </w:p>
        </w:tc>
        <w:tc>
          <w:tcPr>
            <w:tcW w:w="987" w:type="dxa"/>
            <w:vMerge/>
            <w:tcBorders>
              <w:top w:val="nil"/>
              <w:left w:val="nil"/>
              <w:bottom w:val="dashed" w:sz="4" w:space="0" w:color="000000"/>
              <w:right w:val="nil"/>
            </w:tcBorders>
            <w:vAlign w:val="center"/>
            <w:hideMark/>
          </w:tcPr>
          <w:p w14:paraId="5C80FC21" w14:textId="3875C607" w:rsidR="00E425C9" w:rsidRPr="00E425C9" w:rsidDel="00221A96" w:rsidRDefault="00E425C9" w:rsidP="00221A96">
            <w:pPr>
              <w:spacing w:before="240" w:line="360" w:lineRule="auto"/>
              <w:ind w:firstLine="720"/>
              <w:rPr>
                <w:del w:id="703" w:author="Paulo Henrique dos Santos" w:date="2025-05-21T15:22:00Z" w16du:dateUtc="2025-05-21T18:22:00Z"/>
                <w:color w:val="000000"/>
                <w:sz w:val="20"/>
                <w:szCs w:val="20"/>
              </w:rPr>
              <w:pPrChange w:id="704"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5B5572A6" w14:textId="738B395A" w:rsidR="00E425C9" w:rsidRPr="00E425C9" w:rsidDel="00221A96" w:rsidRDefault="00E425C9" w:rsidP="00221A96">
            <w:pPr>
              <w:spacing w:before="240" w:line="360" w:lineRule="auto"/>
              <w:ind w:firstLine="720"/>
              <w:rPr>
                <w:del w:id="705" w:author="Paulo Henrique dos Santos" w:date="2025-05-21T15:22:00Z" w16du:dateUtc="2025-05-21T18:22:00Z"/>
                <w:color w:val="000000"/>
                <w:sz w:val="20"/>
                <w:szCs w:val="20"/>
              </w:rPr>
              <w:pPrChange w:id="706" w:author="Paulo Henrique dos Santos" w:date="2025-05-21T15:22:00Z" w16du:dateUtc="2025-05-21T18:22:00Z">
                <w:pPr>
                  <w:jc w:val="left"/>
                </w:pPr>
              </w:pPrChange>
            </w:pPr>
            <w:del w:id="707" w:author="Paulo Henrique dos Santos" w:date="2025-05-21T15:22:00Z" w16du:dateUtc="2025-05-21T18:22:00Z">
              <w:r w:rsidRPr="00E425C9" w:rsidDel="00221A96">
                <w:rPr>
                  <w:color w:val="000000"/>
                  <w:sz w:val="20"/>
                  <w:szCs w:val="20"/>
                </w:rPr>
                <w:delText>Agilidade e aumento de produtividade</w:delText>
              </w:r>
              <w:r w:rsidR="00842005" w:rsidDel="00221A96">
                <w:rPr>
                  <w:color w:val="000000"/>
                  <w:sz w:val="20"/>
                  <w:szCs w:val="20"/>
                </w:rPr>
                <w:delText xml:space="preserve"> </w:delText>
              </w:r>
            </w:del>
          </w:p>
        </w:tc>
      </w:tr>
      <w:tr w:rsidR="00E425C9" w:rsidRPr="00E425C9" w:rsidDel="00221A96" w14:paraId="10404D57" w14:textId="77D22D26" w:rsidTr="00C67C8A">
        <w:trPr>
          <w:trHeight w:val="264"/>
          <w:jc w:val="center"/>
          <w:del w:id="708" w:author="Paulo Henrique dos Santos" w:date="2025-05-21T15:22:00Z" w16du:dateUtc="2025-05-21T18:22:00Z"/>
        </w:trPr>
        <w:tc>
          <w:tcPr>
            <w:tcW w:w="1320" w:type="dxa"/>
            <w:vMerge/>
            <w:tcBorders>
              <w:top w:val="nil"/>
              <w:left w:val="nil"/>
              <w:bottom w:val="dashed" w:sz="4" w:space="0" w:color="auto"/>
              <w:right w:val="nil"/>
            </w:tcBorders>
            <w:vAlign w:val="center"/>
            <w:hideMark/>
          </w:tcPr>
          <w:p w14:paraId="6F521B2F" w14:textId="67DDB5DB" w:rsidR="00E425C9" w:rsidRPr="00E425C9" w:rsidDel="00221A96" w:rsidRDefault="00E425C9" w:rsidP="00221A96">
            <w:pPr>
              <w:spacing w:before="240" w:line="360" w:lineRule="auto"/>
              <w:ind w:firstLine="720"/>
              <w:rPr>
                <w:del w:id="709" w:author="Paulo Henrique dos Santos" w:date="2025-05-21T15:22:00Z" w16du:dateUtc="2025-05-21T18:22:00Z"/>
                <w:color w:val="000000"/>
                <w:sz w:val="20"/>
                <w:szCs w:val="20"/>
              </w:rPr>
              <w:pPrChange w:id="710" w:author="Paulo Henrique dos Santos" w:date="2025-05-21T15:22:00Z" w16du:dateUtc="2025-05-21T18:22:00Z">
                <w:pPr>
                  <w:jc w:val="left"/>
                </w:pPr>
              </w:pPrChange>
            </w:pPr>
          </w:p>
        </w:tc>
        <w:tc>
          <w:tcPr>
            <w:tcW w:w="2933" w:type="dxa"/>
            <w:tcBorders>
              <w:top w:val="nil"/>
              <w:left w:val="nil"/>
              <w:bottom w:val="dashed" w:sz="4" w:space="0" w:color="auto"/>
              <w:right w:val="nil"/>
            </w:tcBorders>
            <w:shd w:val="clear" w:color="000000" w:fill="FFFFFF"/>
            <w:vAlign w:val="center"/>
            <w:hideMark/>
          </w:tcPr>
          <w:p w14:paraId="3BE9BB68" w14:textId="6C03E4EC" w:rsidR="0050390A" w:rsidRPr="00E425C9" w:rsidDel="00221A96" w:rsidRDefault="008C19E2" w:rsidP="00221A96">
            <w:pPr>
              <w:spacing w:before="240" w:line="360" w:lineRule="auto"/>
              <w:ind w:firstLine="720"/>
              <w:rPr>
                <w:del w:id="711" w:author="Paulo Henrique dos Santos" w:date="2025-05-21T15:22:00Z" w16du:dateUtc="2025-05-21T18:22:00Z"/>
                <w:color w:val="000000"/>
                <w:sz w:val="20"/>
                <w:szCs w:val="20"/>
              </w:rPr>
              <w:pPrChange w:id="712" w:author="Paulo Henrique dos Santos" w:date="2025-05-21T15:22:00Z" w16du:dateUtc="2025-05-21T18:22:00Z">
                <w:pPr>
                  <w:jc w:val="left"/>
                </w:pPr>
              </w:pPrChange>
            </w:pPr>
            <w:del w:id="713" w:author="Paulo Henrique dos Santos" w:date="2025-05-21T15:22:00Z" w16du:dateUtc="2025-05-21T18:22:00Z">
              <w:r w:rsidRPr="008C19E2" w:rsidDel="00221A96">
                <w:rPr>
                  <w:color w:val="000000"/>
                  <w:sz w:val="20"/>
                  <w:szCs w:val="20"/>
                </w:rPr>
                <w:delText>Crédito</w:delText>
              </w:r>
              <w:r w:rsidDel="00221A96">
                <w:rPr>
                  <w:color w:val="000000"/>
                  <w:sz w:val="20"/>
                  <w:szCs w:val="20"/>
                </w:rPr>
                <w:delText xml:space="preserve"> </w:delText>
              </w:r>
              <w:r w:rsidRPr="008C19E2" w:rsidDel="00221A96">
                <w:rPr>
                  <w:color w:val="000000"/>
                  <w:sz w:val="20"/>
                  <w:szCs w:val="20"/>
                </w:rPr>
                <w:delText>e financiamento do mercado agrícola</w:delText>
              </w:r>
              <w:r w:rsidR="00C67C8A" w:rsidDel="00221A96">
                <w:rPr>
                  <w:color w:val="000000"/>
                  <w:sz w:val="20"/>
                  <w:szCs w:val="20"/>
                </w:rPr>
                <w:delText xml:space="preserve"> (Tópico 3)</w:delText>
              </w:r>
            </w:del>
          </w:p>
        </w:tc>
        <w:tc>
          <w:tcPr>
            <w:tcW w:w="987" w:type="dxa"/>
            <w:vMerge/>
            <w:tcBorders>
              <w:top w:val="nil"/>
              <w:left w:val="nil"/>
              <w:bottom w:val="dashed" w:sz="4" w:space="0" w:color="000000"/>
              <w:right w:val="nil"/>
            </w:tcBorders>
            <w:vAlign w:val="center"/>
            <w:hideMark/>
          </w:tcPr>
          <w:p w14:paraId="10C75CD3" w14:textId="6C722E30" w:rsidR="00E425C9" w:rsidRPr="00E425C9" w:rsidDel="00221A96" w:rsidRDefault="00E425C9" w:rsidP="00221A96">
            <w:pPr>
              <w:spacing w:before="240" w:line="360" w:lineRule="auto"/>
              <w:ind w:firstLine="720"/>
              <w:rPr>
                <w:del w:id="714" w:author="Paulo Henrique dos Santos" w:date="2025-05-21T15:22:00Z" w16du:dateUtc="2025-05-21T18:22:00Z"/>
                <w:color w:val="000000"/>
                <w:sz w:val="20"/>
                <w:szCs w:val="20"/>
              </w:rPr>
              <w:pPrChange w:id="715" w:author="Paulo Henrique dos Santos" w:date="2025-05-21T15:22:00Z" w16du:dateUtc="2025-05-21T18:22:00Z">
                <w:pPr>
                  <w:jc w:val="left"/>
                </w:pPr>
              </w:pPrChange>
            </w:pPr>
          </w:p>
        </w:tc>
        <w:tc>
          <w:tcPr>
            <w:tcW w:w="4580" w:type="dxa"/>
            <w:tcBorders>
              <w:top w:val="nil"/>
              <w:left w:val="nil"/>
              <w:bottom w:val="dashed" w:sz="4" w:space="0" w:color="auto"/>
              <w:right w:val="nil"/>
            </w:tcBorders>
            <w:shd w:val="clear" w:color="000000" w:fill="FFFFFF"/>
            <w:vAlign w:val="center"/>
            <w:hideMark/>
          </w:tcPr>
          <w:p w14:paraId="4B40CE89" w14:textId="5D9D54FC" w:rsidR="00E425C9" w:rsidRPr="00E425C9" w:rsidDel="00221A96" w:rsidRDefault="00E425C9" w:rsidP="00221A96">
            <w:pPr>
              <w:spacing w:before="240" w:line="360" w:lineRule="auto"/>
              <w:ind w:firstLine="720"/>
              <w:rPr>
                <w:del w:id="716" w:author="Paulo Henrique dos Santos" w:date="2025-05-21T15:22:00Z" w16du:dateUtc="2025-05-21T18:22:00Z"/>
                <w:color w:val="000000"/>
                <w:sz w:val="20"/>
                <w:szCs w:val="20"/>
              </w:rPr>
              <w:pPrChange w:id="717" w:author="Paulo Henrique dos Santos" w:date="2025-05-21T15:22:00Z" w16du:dateUtc="2025-05-21T18:22:00Z">
                <w:pPr>
                  <w:jc w:val="left"/>
                </w:pPr>
              </w:pPrChange>
            </w:pPr>
            <w:del w:id="718" w:author="Paulo Henrique dos Santos" w:date="2025-05-21T15:22:00Z" w16du:dateUtc="2025-05-21T18:22:00Z">
              <w:r w:rsidRPr="00E425C9" w:rsidDel="00221A96">
                <w:rPr>
                  <w:color w:val="000000"/>
                  <w:sz w:val="20"/>
                  <w:szCs w:val="20"/>
                </w:rPr>
                <w:delText>Crédito da qualidade e segurança</w:delText>
              </w:r>
              <w:r w:rsidR="00842005" w:rsidDel="00221A96">
                <w:rPr>
                  <w:color w:val="000000"/>
                  <w:sz w:val="20"/>
                  <w:szCs w:val="20"/>
                </w:rPr>
                <w:delText xml:space="preserve"> </w:delText>
              </w:r>
            </w:del>
          </w:p>
        </w:tc>
      </w:tr>
      <w:tr w:rsidR="00E425C9" w:rsidRPr="00E425C9" w:rsidDel="00221A96" w14:paraId="7D8B8B08" w14:textId="070A0841" w:rsidTr="00C67C8A">
        <w:trPr>
          <w:trHeight w:val="264"/>
          <w:jc w:val="center"/>
          <w:del w:id="719" w:author="Paulo Henrique dos Santos" w:date="2025-05-21T15:22:00Z" w16du:dateUtc="2025-05-21T18:22:00Z"/>
        </w:trPr>
        <w:tc>
          <w:tcPr>
            <w:tcW w:w="1320" w:type="dxa"/>
            <w:vMerge w:val="restart"/>
            <w:tcBorders>
              <w:top w:val="nil"/>
              <w:left w:val="nil"/>
              <w:bottom w:val="dashed" w:sz="4" w:space="0" w:color="000000"/>
              <w:right w:val="nil"/>
            </w:tcBorders>
            <w:shd w:val="clear" w:color="auto" w:fill="auto"/>
            <w:vAlign w:val="center"/>
            <w:hideMark/>
          </w:tcPr>
          <w:p w14:paraId="0DE3C7D8" w14:textId="0582CB84" w:rsidR="00E425C9" w:rsidRPr="00E425C9" w:rsidDel="00221A96" w:rsidRDefault="00E425C9" w:rsidP="00221A96">
            <w:pPr>
              <w:spacing w:before="240" w:line="360" w:lineRule="auto"/>
              <w:ind w:firstLine="720"/>
              <w:rPr>
                <w:del w:id="720" w:author="Paulo Henrique dos Santos" w:date="2025-05-21T15:22:00Z" w16du:dateUtc="2025-05-21T18:22:00Z"/>
                <w:color w:val="000000"/>
                <w:sz w:val="20"/>
                <w:szCs w:val="20"/>
              </w:rPr>
              <w:pPrChange w:id="721" w:author="Paulo Henrique dos Santos" w:date="2025-05-21T15:22:00Z" w16du:dateUtc="2025-05-21T18:22:00Z">
                <w:pPr>
                  <w:jc w:val="center"/>
                </w:pPr>
              </w:pPrChange>
            </w:pPr>
            <w:del w:id="722" w:author="Paulo Henrique dos Santos" w:date="2025-05-21T15:22:00Z" w16du:dateUtc="2025-05-21T18:22:00Z">
              <w:r w:rsidRPr="00E425C9" w:rsidDel="00221A96">
                <w:rPr>
                  <w:color w:val="000000"/>
                  <w:sz w:val="20"/>
                  <w:szCs w:val="20"/>
                </w:rPr>
                <w:delText>2-Acerto</w:delText>
              </w:r>
            </w:del>
          </w:p>
        </w:tc>
        <w:tc>
          <w:tcPr>
            <w:tcW w:w="2933" w:type="dxa"/>
            <w:tcBorders>
              <w:top w:val="nil"/>
              <w:left w:val="nil"/>
              <w:bottom w:val="nil"/>
              <w:right w:val="nil"/>
            </w:tcBorders>
            <w:shd w:val="clear" w:color="000000" w:fill="FFFFFF"/>
            <w:vAlign w:val="center"/>
            <w:hideMark/>
          </w:tcPr>
          <w:p w14:paraId="767656A6" w14:textId="63FDC75C" w:rsidR="00E425C9" w:rsidRPr="00E425C9" w:rsidDel="00221A96" w:rsidRDefault="0050390A" w:rsidP="00221A96">
            <w:pPr>
              <w:spacing w:before="240" w:line="360" w:lineRule="auto"/>
              <w:ind w:firstLine="720"/>
              <w:rPr>
                <w:del w:id="723" w:author="Paulo Henrique dos Santos" w:date="2025-05-21T15:22:00Z" w16du:dateUtc="2025-05-21T18:22:00Z"/>
                <w:color w:val="000000"/>
                <w:sz w:val="20"/>
                <w:szCs w:val="20"/>
              </w:rPr>
              <w:pPrChange w:id="724" w:author="Paulo Henrique dos Santos" w:date="2025-05-21T15:22:00Z" w16du:dateUtc="2025-05-21T18:22:00Z">
                <w:pPr>
                  <w:jc w:val="left"/>
                </w:pPr>
              </w:pPrChange>
            </w:pPr>
            <w:del w:id="725" w:author="Paulo Henrique dos Santos" w:date="2025-05-21T15:22:00Z" w16du:dateUtc="2025-05-21T18:22:00Z">
              <w:r w:rsidRPr="0050390A" w:rsidDel="00221A96">
                <w:rPr>
                  <w:color w:val="000000"/>
                  <w:sz w:val="20"/>
                  <w:szCs w:val="20"/>
                </w:rPr>
                <w:delText>Recolha de informação sobre o uso da tecnologia</w:delText>
              </w:r>
              <w:r w:rsidDel="00221A96">
                <w:rPr>
                  <w:color w:val="000000"/>
                  <w:sz w:val="20"/>
                  <w:szCs w:val="20"/>
                </w:rPr>
                <w:delText xml:space="preserve"> </w:delText>
              </w:r>
              <w:r w:rsidR="00C67C8A" w:rsidDel="00221A96">
                <w:rPr>
                  <w:color w:val="000000"/>
                  <w:sz w:val="20"/>
                  <w:szCs w:val="20"/>
                </w:rPr>
                <w:delText>(Tópico 0)</w:delText>
              </w:r>
            </w:del>
          </w:p>
        </w:tc>
        <w:tc>
          <w:tcPr>
            <w:tcW w:w="987" w:type="dxa"/>
            <w:vMerge w:val="restart"/>
            <w:tcBorders>
              <w:top w:val="nil"/>
              <w:left w:val="nil"/>
              <w:bottom w:val="dashed" w:sz="4" w:space="0" w:color="000000"/>
              <w:right w:val="nil"/>
            </w:tcBorders>
            <w:shd w:val="clear" w:color="000000" w:fill="FFFFFF"/>
            <w:vAlign w:val="center"/>
            <w:hideMark/>
          </w:tcPr>
          <w:p w14:paraId="34E70C73" w14:textId="40E87D94" w:rsidR="00E425C9" w:rsidRPr="00E425C9" w:rsidDel="00221A96" w:rsidRDefault="00E425C9" w:rsidP="00221A96">
            <w:pPr>
              <w:spacing w:before="240" w:line="360" w:lineRule="auto"/>
              <w:ind w:firstLine="720"/>
              <w:rPr>
                <w:del w:id="726" w:author="Paulo Henrique dos Santos" w:date="2025-05-21T15:22:00Z" w16du:dateUtc="2025-05-21T18:22:00Z"/>
                <w:color w:val="000000"/>
                <w:sz w:val="20"/>
                <w:szCs w:val="20"/>
              </w:rPr>
              <w:pPrChange w:id="727" w:author="Paulo Henrique dos Santos" w:date="2025-05-21T15:22:00Z" w16du:dateUtc="2025-05-21T18:22:00Z">
                <w:pPr>
                  <w:jc w:val="center"/>
                </w:pPr>
              </w:pPrChange>
            </w:pPr>
            <w:del w:id="728" w:author="Paulo Henrique dos Santos" w:date="2025-05-21T15:22:00Z" w16du:dateUtc="2025-05-21T18:22:00Z">
              <w:r w:rsidRPr="00E425C9" w:rsidDel="00221A96">
                <w:rPr>
                  <w:color w:val="000000"/>
                  <w:sz w:val="20"/>
                  <w:szCs w:val="20"/>
                </w:rPr>
                <w:delText>Acertar</w:delText>
              </w:r>
            </w:del>
          </w:p>
        </w:tc>
        <w:tc>
          <w:tcPr>
            <w:tcW w:w="4580" w:type="dxa"/>
            <w:tcBorders>
              <w:top w:val="nil"/>
              <w:left w:val="nil"/>
              <w:bottom w:val="nil"/>
              <w:right w:val="nil"/>
            </w:tcBorders>
            <w:shd w:val="clear" w:color="000000" w:fill="FFFFFF"/>
            <w:vAlign w:val="center"/>
            <w:hideMark/>
          </w:tcPr>
          <w:p w14:paraId="1ED57238" w14:textId="13FDB4B4" w:rsidR="00E425C9" w:rsidRPr="00E425C9" w:rsidDel="00221A96" w:rsidRDefault="00E425C9" w:rsidP="00221A96">
            <w:pPr>
              <w:spacing w:before="240" w:line="360" w:lineRule="auto"/>
              <w:ind w:firstLine="720"/>
              <w:rPr>
                <w:del w:id="729" w:author="Paulo Henrique dos Santos" w:date="2025-05-21T15:22:00Z" w16du:dateUtc="2025-05-21T18:22:00Z"/>
                <w:color w:val="000000"/>
                <w:sz w:val="20"/>
                <w:szCs w:val="20"/>
              </w:rPr>
              <w:pPrChange w:id="730" w:author="Paulo Henrique dos Santos" w:date="2025-05-21T15:22:00Z" w16du:dateUtc="2025-05-21T18:22:00Z">
                <w:pPr>
                  <w:jc w:val="left"/>
                </w:pPr>
              </w:pPrChange>
            </w:pPr>
            <w:del w:id="731" w:author="Paulo Henrique dos Santos" w:date="2025-05-21T15:22:00Z" w16du:dateUtc="2025-05-21T18:22:00Z">
              <w:r w:rsidRPr="00E425C9" w:rsidDel="00221A96">
                <w:rPr>
                  <w:color w:val="000000"/>
                  <w:sz w:val="20"/>
                  <w:szCs w:val="20"/>
                </w:rPr>
                <w:delText>Compartilhamento de informações</w:delText>
              </w:r>
              <w:r w:rsidR="00842005" w:rsidDel="00221A96">
                <w:rPr>
                  <w:color w:val="000000"/>
                  <w:sz w:val="20"/>
                  <w:szCs w:val="20"/>
                </w:rPr>
                <w:delText xml:space="preserve"> </w:delText>
              </w:r>
            </w:del>
          </w:p>
        </w:tc>
      </w:tr>
      <w:tr w:rsidR="00E425C9" w:rsidRPr="00E425C9" w:rsidDel="00221A96" w14:paraId="544A3C01" w14:textId="6785F42F" w:rsidTr="00C67C8A">
        <w:trPr>
          <w:trHeight w:val="264"/>
          <w:jc w:val="center"/>
          <w:del w:id="732"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6D61B70D" w14:textId="26EB5532" w:rsidR="00E425C9" w:rsidRPr="00E425C9" w:rsidDel="00221A96" w:rsidRDefault="00E425C9" w:rsidP="00221A96">
            <w:pPr>
              <w:spacing w:before="240" w:line="360" w:lineRule="auto"/>
              <w:ind w:firstLine="720"/>
              <w:rPr>
                <w:del w:id="733" w:author="Paulo Henrique dos Santos" w:date="2025-05-21T15:22:00Z" w16du:dateUtc="2025-05-21T18:22:00Z"/>
                <w:color w:val="000000"/>
                <w:sz w:val="20"/>
                <w:szCs w:val="20"/>
              </w:rPr>
              <w:pPrChange w:id="734" w:author="Paulo Henrique dos Santos" w:date="2025-05-21T15:22:00Z" w16du:dateUtc="2025-05-21T18:22:00Z">
                <w:pPr>
                  <w:jc w:val="left"/>
                </w:pPr>
              </w:pPrChange>
            </w:pPr>
          </w:p>
        </w:tc>
        <w:tc>
          <w:tcPr>
            <w:tcW w:w="2933" w:type="dxa"/>
            <w:vMerge w:val="restart"/>
            <w:tcBorders>
              <w:top w:val="nil"/>
              <w:left w:val="nil"/>
              <w:bottom w:val="nil"/>
              <w:right w:val="nil"/>
            </w:tcBorders>
            <w:shd w:val="clear" w:color="000000" w:fill="FFFFFF"/>
            <w:vAlign w:val="center"/>
            <w:hideMark/>
          </w:tcPr>
          <w:p w14:paraId="58B86562" w14:textId="15048C4A" w:rsidR="00E425C9" w:rsidRPr="00E425C9" w:rsidDel="00221A96" w:rsidRDefault="0050390A" w:rsidP="00221A96">
            <w:pPr>
              <w:spacing w:before="240" w:line="360" w:lineRule="auto"/>
              <w:ind w:firstLine="720"/>
              <w:rPr>
                <w:del w:id="735" w:author="Paulo Henrique dos Santos" w:date="2025-05-21T15:22:00Z" w16du:dateUtc="2025-05-21T18:22:00Z"/>
                <w:color w:val="000000"/>
                <w:sz w:val="20"/>
                <w:szCs w:val="20"/>
              </w:rPr>
              <w:pPrChange w:id="736" w:author="Paulo Henrique dos Santos" w:date="2025-05-21T15:22:00Z" w16du:dateUtc="2025-05-21T18:22:00Z">
                <w:pPr>
                  <w:jc w:val="left"/>
                </w:pPr>
              </w:pPrChange>
            </w:pPr>
            <w:del w:id="737" w:author="Paulo Henrique dos Santos" w:date="2025-05-21T15:22:00Z" w16du:dateUtc="2025-05-21T18:22:00Z">
              <w:r w:rsidRPr="0050390A" w:rsidDel="00221A96">
                <w:rPr>
                  <w:color w:val="000000"/>
                  <w:sz w:val="20"/>
                  <w:szCs w:val="20"/>
                </w:rPr>
                <w:delText>Avaliação da participação no processo</w:delText>
              </w:r>
              <w:r w:rsidDel="00221A96">
                <w:rPr>
                  <w:color w:val="000000"/>
                  <w:sz w:val="20"/>
                  <w:szCs w:val="20"/>
                </w:rPr>
                <w:delText xml:space="preserve"> </w:delText>
              </w:r>
              <w:r w:rsidR="00C67C8A" w:rsidDel="00221A96">
                <w:rPr>
                  <w:color w:val="000000"/>
                  <w:sz w:val="20"/>
                  <w:szCs w:val="20"/>
                </w:rPr>
                <w:delText>(Tópico 1)</w:delText>
              </w:r>
            </w:del>
          </w:p>
        </w:tc>
        <w:tc>
          <w:tcPr>
            <w:tcW w:w="987" w:type="dxa"/>
            <w:vMerge/>
            <w:tcBorders>
              <w:top w:val="nil"/>
              <w:left w:val="nil"/>
              <w:bottom w:val="dashed" w:sz="4" w:space="0" w:color="000000"/>
              <w:right w:val="nil"/>
            </w:tcBorders>
            <w:vAlign w:val="center"/>
            <w:hideMark/>
          </w:tcPr>
          <w:p w14:paraId="35163D97" w14:textId="6A86BC29" w:rsidR="00E425C9" w:rsidRPr="00E425C9" w:rsidDel="00221A96" w:rsidRDefault="00E425C9" w:rsidP="00221A96">
            <w:pPr>
              <w:spacing w:before="240" w:line="360" w:lineRule="auto"/>
              <w:ind w:firstLine="720"/>
              <w:rPr>
                <w:del w:id="738" w:author="Paulo Henrique dos Santos" w:date="2025-05-21T15:22:00Z" w16du:dateUtc="2025-05-21T18:22:00Z"/>
                <w:color w:val="000000"/>
                <w:sz w:val="20"/>
                <w:szCs w:val="20"/>
              </w:rPr>
              <w:pPrChange w:id="739"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31458D4B" w14:textId="4A598667" w:rsidR="00E425C9" w:rsidRPr="00E425C9" w:rsidDel="00221A96" w:rsidRDefault="00E425C9" w:rsidP="00221A96">
            <w:pPr>
              <w:spacing w:before="240" w:line="360" w:lineRule="auto"/>
              <w:ind w:firstLine="720"/>
              <w:rPr>
                <w:del w:id="740" w:author="Paulo Henrique dos Santos" w:date="2025-05-21T15:22:00Z" w16du:dateUtc="2025-05-21T18:22:00Z"/>
                <w:color w:val="000000"/>
                <w:sz w:val="20"/>
                <w:szCs w:val="20"/>
              </w:rPr>
              <w:pPrChange w:id="741" w:author="Paulo Henrique dos Santos" w:date="2025-05-21T15:22:00Z" w16du:dateUtc="2025-05-21T18:22:00Z">
                <w:pPr>
                  <w:jc w:val="left"/>
                </w:pPr>
              </w:pPrChange>
            </w:pPr>
            <w:del w:id="742" w:author="Paulo Henrique dos Santos" w:date="2025-05-21T15:22:00Z" w16du:dateUtc="2025-05-21T18:22:00Z">
              <w:r w:rsidRPr="00E425C9" w:rsidDel="00221A96">
                <w:rPr>
                  <w:color w:val="000000"/>
                  <w:sz w:val="20"/>
                  <w:szCs w:val="20"/>
                </w:rPr>
                <w:delText>Vendas do produtor</w:delText>
              </w:r>
              <w:r w:rsidR="00842005" w:rsidDel="00221A96">
                <w:rPr>
                  <w:color w:val="000000"/>
                  <w:sz w:val="20"/>
                  <w:szCs w:val="20"/>
                </w:rPr>
                <w:delText xml:space="preserve"> </w:delText>
              </w:r>
            </w:del>
          </w:p>
        </w:tc>
      </w:tr>
      <w:tr w:rsidR="00E425C9" w:rsidRPr="00E425C9" w:rsidDel="00221A96" w14:paraId="32DE3672" w14:textId="5CB821F9" w:rsidTr="00C67C8A">
        <w:trPr>
          <w:trHeight w:val="264"/>
          <w:jc w:val="center"/>
          <w:del w:id="743"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3EECD053" w14:textId="18F595F4" w:rsidR="00E425C9" w:rsidRPr="00E425C9" w:rsidDel="00221A96" w:rsidRDefault="00E425C9" w:rsidP="00221A96">
            <w:pPr>
              <w:spacing w:before="240" w:line="360" w:lineRule="auto"/>
              <w:ind w:firstLine="720"/>
              <w:rPr>
                <w:del w:id="744" w:author="Paulo Henrique dos Santos" w:date="2025-05-21T15:22:00Z" w16du:dateUtc="2025-05-21T18:22:00Z"/>
                <w:color w:val="000000"/>
                <w:sz w:val="20"/>
                <w:szCs w:val="20"/>
              </w:rPr>
              <w:pPrChange w:id="745" w:author="Paulo Henrique dos Santos" w:date="2025-05-21T15:22:00Z" w16du:dateUtc="2025-05-21T18:22:00Z">
                <w:pPr>
                  <w:jc w:val="left"/>
                </w:pPr>
              </w:pPrChange>
            </w:pPr>
          </w:p>
        </w:tc>
        <w:tc>
          <w:tcPr>
            <w:tcW w:w="2933" w:type="dxa"/>
            <w:vMerge/>
            <w:tcBorders>
              <w:top w:val="nil"/>
              <w:left w:val="nil"/>
              <w:bottom w:val="nil"/>
              <w:right w:val="nil"/>
            </w:tcBorders>
            <w:vAlign w:val="center"/>
            <w:hideMark/>
          </w:tcPr>
          <w:p w14:paraId="1E00D174" w14:textId="2086742E" w:rsidR="00E425C9" w:rsidRPr="00E425C9" w:rsidDel="00221A96" w:rsidRDefault="00E425C9" w:rsidP="00221A96">
            <w:pPr>
              <w:spacing w:before="240" w:line="360" w:lineRule="auto"/>
              <w:ind w:firstLine="720"/>
              <w:rPr>
                <w:del w:id="746" w:author="Paulo Henrique dos Santos" w:date="2025-05-21T15:22:00Z" w16du:dateUtc="2025-05-21T18:22:00Z"/>
                <w:color w:val="000000"/>
                <w:sz w:val="20"/>
                <w:szCs w:val="20"/>
              </w:rPr>
              <w:pPrChange w:id="747" w:author="Paulo Henrique dos Santos" w:date="2025-05-21T15:22:00Z" w16du:dateUtc="2025-05-21T18:22:00Z">
                <w:pPr>
                  <w:jc w:val="left"/>
                </w:pPr>
              </w:pPrChange>
            </w:pPr>
          </w:p>
        </w:tc>
        <w:tc>
          <w:tcPr>
            <w:tcW w:w="987" w:type="dxa"/>
            <w:vMerge/>
            <w:tcBorders>
              <w:top w:val="nil"/>
              <w:left w:val="nil"/>
              <w:bottom w:val="dashed" w:sz="4" w:space="0" w:color="000000"/>
              <w:right w:val="nil"/>
            </w:tcBorders>
            <w:vAlign w:val="center"/>
            <w:hideMark/>
          </w:tcPr>
          <w:p w14:paraId="207005B1" w14:textId="6123C793" w:rsidR="00E425C9" w:rsidRPr="00E425C9" w:rsidDel="00221A96" w:rsidRDefault="00E425C9" w:rsidP="00221A96">
            <w:pPr>
              <w:spacing w:before="240" w:line="360" w:lineRule="auto"/>
              <w:ind w:firstLine="720"/>
              <w:rPr>
                <w:del w:id="748" w:author="Paulo Henrique dos Santos" w:date="2025-05-21T15:22:00Z" w16du:dateUtc="2025-05-21T18:22:00Z"/>
                <w:color w:val="000000"/>
                <w:sz w:val="20"/>
                <w:szCs w:val="20"/>
              </w:rPr>
              <w:pPrChange w:id="749"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049713C6" w14:textId="77C5075B" w:rsidR="00E425C9" w:rsidRPr="00E425C9" w:rsidDel="00221A96" w:rsidRDefault="00E425C9" w:rsidP="00221A96">
            <w:pPr>
              <w:spacing w:before="240" w:line="360" w:lineRule="auto"/>
              <w:ind w:firstLine="720"/>
              <w:rPr>
                <w:del w:id="750" w:author="Paulo Henrique dos Santos" w:date="2025-05-21T15:22:00Z" w16du:dateUtc="2025-05-21T18:22:00Z"/>
                <w:color w:val="000000"/>
                <w:sz w:val="20"/>
                <w:szCs w:val="20"/>
              </w:rPr>
              <w:pPrChange w:id="751" w:author="Paulo Henrique dos Santos" w:date="2025-05-21T15:22:00Z" w16du:dateUtc="2025-05-21T18:22:00Z">
                <w:pPr>
                  <w:jc w:val="left"/>
                </w:pPr>
              </w:pPrChange>
            </w:pPr>
            <w:del w:id="752" w:author="Paulo Henrique dos Santos" w:date="2025-05-21T15:22:00Z" w16du:dateUtc="2025-05-21T18:22:00Z">
              <w:r w:rsidRPr="00E425C9" w:rsidDel="00221A96">
                <w:rPr>
                  <w:color w:val="000000"/>
                  <w:sz w:val="20"/>
                  <w:szCs w:val="20"/>
                </w:rPr>
                <w:delText>Fluxo a jusante</w:delText>
              </w:r>
              <w:r w:rsidR="00842005" w:rsidDel="00221A96">
                <w:rPr>
                  <w:color w:val="000000"/>
                  <w:sz w:val="20"/>
                  <w:szCs w:val="20"/>
                </w:rPr>
                <w:delText xml:space="preserve"> </w:delText>
              </w:r>
            </w:del>
          </w:p>
        </w:tc>
      </w:tr>
      <w:tr w:rsidR="00E425C9" w:rsidRPr="00E425C9" w:rsidDel="00221A96" w14:paraId="3671D837" w14:textId="0CDC9EAC" w:rsidTr="00C67C8A">
        <w:trPr>
          <w:trHeight w:val="264"/>
          <w:jc w:val="center"/>
          <w:del w:id="753"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11DB9101" w14:textId="1EFC274C" w:rsidR="00E425C9" w:rsidRPr="00E425C9" w:rsidDel="00221A96" w:rsidRDefault="00E425C9" w:rsidP="00221A96">
            <w:pPr>
              <w:spacing w:before="240" w:line="360" w:lineRule="auto"/>
              <w:ind w:firstLine="720"/>
              <w:rPr>
                <w:del w:id="754" w:author="Paulo Henrique dos Santos" w:date="2025-05-21T15:22:00Z" w16du:dateUtc="2025-05-21T18:22:00Z"/>
                <w:color w:val="000000"/>
                <w:sz w:val="20"/>
                <w:szCs w:val="20"/>
              </w:rPr>
              <w:pPrChange w:id="755" w:author="Paulo Henrique dos Santos" w:date="2025-05-21T15:22:00Z" w16du:dateUtc="2025-05-21T18:22:00Z">
                <w:pPr>
                  <w:jc w:val="left"/>
                </w:pPr>
              </w:pPrChange>
            </w:pPr>
          </w:p>
        </w:tc>
        <w:tc>
          <w:tcPr>
            <w:tcW w:w="2933" w:type="dxa"/>
            <w:vMerge/>
            <w:tcBorders>
              <w:top w:val="nil"/>
              <w:left w:val="nil"/>
              <w:bottom w:val="nil"/>
              <w:right w:val="nil"/>
            </w:tcBorders>
            <w:vAlign w:val="center"/>
            <w:hideMark/>
          </w:tcPr>
          <w:p w14:paraId="2F5681D2" w14:textId="4A7C6048" w:rsidR="00E425C9" w:rsidRPr="00E425C9" w:rsidDel="00221A96" w:rsidRDefault="00E425C9" w:rsidP="00221A96">
            <w:pPr>
              <w:spacing w:before="240" w:line="360" w:lineRule="auto"/>
              <w:ind w:firstLine="720"/>
              <w:rPr>
                <w:del w:id="756" w:author="Paulo Henrique dos Santos" w:date="2025-05-21T15:22:00Z" w16du:dateUtc="2025-05-21T18:22:00Z"/>
                <w:color w:val="000000"/>
                <w:sz w:val="20"/>
                <w:szCs w:val="20"/>
              </w:rPr>
              <w:pPrChange w:id="757" w:author="Paulo Henrique dos Santos" w:date="2025-05-21T15:22:00Z" w16du:dateUtc="2025-05-21T18:22:00Z">
                <w:pPr>
                  <w:jc w:val="left"/>
                </w:pPr>
              </w:pPrChange>
            </w:pPr>
          </w:p>
        </w:tc>
        <w:tc>
          <w:tcPr>
            <w:tcW w:w="987" w:type="dxa"/>
            <w:vMerge/>
            <w:tcBorders>
              <w:top w:val="nil"/>
              <w:left w:val="nil"/>
              <w:bottom w:val="dashed" w:sz="4" w:space="0" w:color="000000"/>
              <w:right w:val="nil"/>
            </w:tcBorders>
            <w:vAlign w:val="center"/>
            <w:hideMark/>
          </w:tcPr>
          <w:p w14:paraId="24BF2072" w14:textId="2086838C" w:rsidR="00E425C9" w:rsidRPr="00E425C9" w:rsidDel="00221A96" w:rsidRDefault="00E425C9" w:rsidP="00221A96">
            <w:pPr>
              <w:spacing w:before="240" w:line="360" w:lineRule="auto"/>
              <w:ind w:firstLine="720"/>
              <w:rPr>
                <w:del w:id="758" w:author="Paulo Henrique dos Santos" w:date="2025-05-21T15:22:00Z" w16du:dateUtc="2025-05-21T18:22:00Z"/>
                <w:color w:val="000000"/>
                <w:sz w:val="20"/>
                <w:szCs w:val="20"/>
              </w:rPr>
              <w:pPrChange w:id="759"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534C7002" w14:textId="3B50265D" w:rsidR="00E425C9" w:rsidRPr="00E425C9" w:rsidDel="00221A96" w:rsidRDefault="00E425C9" w:rsidP="00221A96">
            <w:pPr>
              <w:spacing w:before="240" w:line="360" w:lineRule="auto"/>
              <w:ind w:firstLine="720"/>
              <w:rPr>
                <w:del w:id="760" w:author="Paulo Henrique dos Santos" w:date="2025-05-21T15:22:00Z" w16du:dateUtc="2025-05-21T18:22:00Z"/>
                <w:color w:val="000000"/>
                <w:sz w:val="20"/>
                <w:szCs w:val="20"/>
              </w:rPr>
              <w:pPrChange w:id="761" w:author="Paulo Henrique dos Santos" w:date="2025-05-21T15:22:00Z" w16du:dateUtc="2025-05-21T18:22:00Z">
                <w:pPr>
                  <w:jc w:val="left"/>
                </w:pPr>
              </w:pPrChange>
            </w:pPr>
            <w:del w:id="762" w:author="Paulo Henrique dos Santos" w:date="2025-05-21T15:22:00Z" w16du:dateUtc="2025-05-21T18:22:00Z">
              <w:r w:rsidRPr="00E425C9" w:rsidDel="00221A96">
                <w:rPr>
                  <w:color w:val="000000"/>
                  <w:sz w:val="20"/>
                  <w:szCs w:val="20"/>
                </w:rPr>
                <w:delText>Especificidades de informações</w:delText>
              </w:r>
              <w:r w:rsidR="00842005" w:rsidDel="00221A96">
                <w:rPr>
                  <w:color w:val="000000"/>
                  <w:sz w:val="20"/>
                  <w:szCs w:val="20"/>
                </w:rPr>
                <w:delText xml:space="preserve"> </w:delText>
              </w:r>
            </w:del>
          </w:p>
        </w:tc>
      </w:tr>
      <w:tr w:rsidR="00E425C9" w:rsidRPr="00E425C9" w:rsidDel="00221A96" w14:paraId="3EA9D52F" w14:textId="26056331" w:rsidTr="00C67C8A">
        <w:trPr>
          <w:trHeight w:val="264"/>
          <w:jc w:val="center"/>
          <w:del w:id="763"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48808781" w14:textId="06BFDAA5" w:rsidR="00E425C9" w:rsidRPr="00E425C9" w:rsidDel="00221A96" w:rsidRDefault="00E425C9" w:rsidP="00221A96">
            <w:pPr>
              <w:spacing w:before="240" w:line="360" w:lineRule="auto"/>
              <w:ind w:firstLine="720"/>
              <w:rPr>
                <w:del w:id="764" w:author="Paulo Henrique dos Santos" w:date="2025-05-21T15:22:00Z" w16du:dateUtc="2025-05-21T18:22:00Z"/>
                <w:color w:val="000000"/>
                <w:sz w:val="20"/>
                <w:szCs w:val="20"/>
              </w:rPr>
              <w:pPrChange w:id="765" w:author="Paulo Henrique dos Santos" w:date="2025-05-21T15:22:00Z" w16du:dateUtc="2025-05-21T18:22:00Z">
                <w:pPr>
                  <w:jc w:val="left"/>
                </w:pPr>
              </w:pPrChange>
            </w:pPr>
          </w:p>
        </w:tc>
        <w:tc>
          <w:tcPr>
            <w:tcW w:w="2933" w:type="dxa"/>
            <w:vMerge w:val="restart"/>
            <w:tcBorders>
              <w:top w:val="nil"/>
              <w:left w:val="nil"/>
              <w:bottom w:val="nil"/>
              <w:right w:val="nil"/>
            </w:tcBorders>
            <w:shd w:val="clear" w:color="000000" w:fill="FFFFFF"/>
            <w:vAlign w:val="center"/>
            <w:hideMark/>
          </w:tcPr>
          <w:p w14:paraId="05DB2B52" w14:textId="204E6564" w:rsidR="00E425C9" w:rsidRPr="00E425C9" w:rsidDel="00221A96" w:rsidRDefault="0050390A" w:rsidP="00221A96">
            <w:pPr>
              <w:spacing w:before="240" w:line="360" w:lineRule="auto"/>
              <w:ind w:firstLine="720"/>
              <w:rPr>
                <w:del w:id="766" w:author="Paulo Henrique dos Santos" w:date="2025-05-21T15:22:00Z" w16du:dateUtc="2025-05-21T18:22:00Z"/>
                <w:color w:val="000000"/>
                <w:sz w:val="20"/>
                <w:szCs w:val="20"/>
              </w:rPr>
              <w:pPrChange w:id="767" w:author="Paulo Henrique dos Santos" w:date="2025-05-21T15:22:00Z" w16du:dateUtc="2025-05-21T18:22:00Z">
                <w:pPr>
                  <w:jc w:val="left"/>
                </w:pPr>
              </w:pPrChange>
            </w:pPr>
            <w:del w:id="768" w:author="Paulo Henrique dos Santos" w:date="2025-05-21T15:22:00Z" w16du:dateUtc="2025-05-21T18:22:00Z">
              <w:r w:rsidRPr="0050390A" w:rsidDel="00221A96">
                <w:rPr>
                  <w:color w:val="000000"/>
                  <w:sz w:val="20"/>
                  <w:szCs w:val="20"/>
                </w:rPr>
                <w:delText>Procura por fornecedores especializados na tecnologia</w:delText>
              </w:r>
              <w:r w:rsidDel="00221A96">
                <w:rPr>
                  <w:color w:val="000000"/>
                  <w:sz w:val="20"/>
                  <w:szCs w:val="20"/>
                </w:rPr>
                <w:delText xml:space="preserve"> </w:delText>
              </w:r>
              <w:r w:rsidR="00C67C8A" w:rsidDel="00221A96">
                <w:rPr>
                  <w:color w:val="000000"/>
                  <w:sz w:val="20"/>
                  <w:szCs w:val="20"/>
                </w:rPr>
                <w:delText>(Tópicos 2 e 3)</w:delText>
              </w:r>
            </w:del>
          </w:p>
        </w:tc>
        <w:tc>
          <w:tcPr>
            <w:tcW w:w="987" w:type="dxa"/>
            <w:vMerge/>
            <w:tcBorders>
              <w:top w:val="nil"/>
              <w:left w:val="nil"/>
              <w:bottom w:val="dashed" w:sz="4" w:space="0" w:color="000000"/>
              <w:right w:val="nil"/>
            </w:tcBorders>
            <w:vAlign w:val="center"/>
            <w:hideMark/>
          </w:tcPr>
          <w:p w14:paraId="441998E5" w14:textId="7A947C4D" w:rsidR="00E425C9" w:rsidRPr="00E425C9" w:rsidDel="00221A96" w:rsidRDefault="00E425C9" w:rsidP="00221A96">
            <w:pPr>
              <w:spacing w:before="240" w:line="360" w:lineRule="auto"/>
              <w:ind w:firstLine="720"/>
              <w:rPr>
                <w:del w:id="769" w:author="Paulo Henrique dos Santos" w:date="2025-05-21T15:22:00Z" w16du:dateUtc="2025-05-21T18:22:00Z"/>
                <w:color w:val="000000"/>
                <w:sz w:val="20"/>
                <w:szCs w:val="20"/>
              </w:rPr>
              <w:pPrChange w:id="770"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250B5432" w14:textId="52E7E9E9" w:rsidR="00E425C9" w:rsidRPr="00E425C9" w:rsidDel="00221A96" w:rsidRDefault="00E425C9" w:rsidP="00221A96">
            <w:pPr>
              <w:spacing w:before="240" w:line="360" w:lineRule="auto"/>
              <w:ind w:firstLine="720"/>
              <w:rPr>
                <w:del w:id="771" w:author="Paulo Henrique dos Santos" w:date="2025-05-21T15:22:00Z" w16du:dateUtc="2025-05-21T18:22:00Z"/>
                <w:color w:val="000000"/>
                <w:sz w:val="20"/>
                <w:szCs w:val="20"/>
              </w:rPr>
              <w:pPrChange w:id="772" w:author="Paulo Henrique dos Santos" w:date="2025-05-21T15:22:00Z" w16du:dateUtc="2025-05-21T18:22:00Z">
                <w:pPr>
                  <w:jc w:val="left"/>
                </w:pPr>
              </w:pPrChange>
            </w:pPr>
            <w:del w:id="773" w:author="Paulo Henrique dos Santos" w:date="2025-05-21T15:22:00Z" w16du:dateUtc="2025-05-21T18:22:00Z">
              <w:r w:rsidRPr="00E425C9" w:rsidDel="00221A96">
                <w:rPr>
                  <w:color w:val="000000"/>
                  <w:sz w:val="20"/>
                  <w:szCs w:val="20"/>
                </w:rPr>
                <w:delText>Startups especializadas em implantação blockchain</w:delText>
              </w:r>
              <w:r w:rsidR="00842005" w:rsidDel="00221A96">
                <w:rPr>
                  <w:color w:val="000000"/>
                  <w:sz w:val="20"/>
                  <w:szCs w:val="20"/>
                </w:rPr>
                <w:delText xml:space="preserve"> </w:delText>
              </w:r>
            </w:del>
          </w:p>
        </w:tc>
      </w:tr>
      <w:tr w:rsidR="00E425C9" w:rsidRPr="00E425C9" w:rsidDel="00221A96" w14:paraId="2B819572" w14:textId="0B10C515" w:rsidTr="00C67C8A">
        <w:trPr>
          <w:trHeight w:val="264"/>
          <w:jc w:val="center"/>
          <w:del w:id="774"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14644FCF" w14:textId="37BB1695" w:rsidR="00E425C9" w:rsidRPr="00E425C9" w:rsidDel="00221A96" w:rsidRDefault="00E425C9" w:rsidP="00221A96">
            <w:pPr>
              <w:spacing w:before="240" w:line="360" w:lineRule="auto"/>
              <w:ind w:firstLine="720"/>
              <w:rPr>
                <w:del w:id="775" w:author="Paulo Henrique dos Santos" w:date="2025-05-21T15:22:00Z" w16du:dateUtc="2025-05-21T18:22:00Z"/>
                <w:color w:val="000000"/>
                <w:sz w:val="20"/>
                <w:szCs w:val="20"/>
              </w:rPr>
              <w:pPrChange w:id="776" w:author="Paulo Henrique dos Santos" w:date="2025-05-21T15:22:00Z" w16du:dateUtc="2025-05-21T18:22:00Z">
                <w:pPr>
                  <w:jc w:val="left"/>
                </w:pPr>
              </w:pPrChange>
            </w:pPr>
          </w:p>
        </w:tc>
        <w:tc>
          <w:tcPr>
            <w:tcW w:w="2933" w:type="dxa"/>
            <w:vMerge/>
            <w:tcBorders>
              <w:top w:val="nil"/>
              <w:left w:val="nil"/>
              <w:bottom w:val="nil"/>
              <w:right w:val="nil"/>
            </w:tcBorders>
            <w:vAlign w:val="center"/>
            <w:hideMark/>
          </w:tcPr>
          <w:p w14:paraId="6756629B" w14:textId="1F5E2C6B" w:rsidR="00E425C9" w:rsidRPr="00E425C9" w:rsidDel="00221A96" w:rsidRDefault="00E425C9" w:rsidP="00221A96">
            <w:pPr>
              <w:spacing w:before="240" w:line="360" w:lineRule="auto"/>
              <w:ind w:firstLine="720"/>
              <w:rPr>
                <w:del w:id="777" w:author="Paulo Henrique dos Santos" w:date="2025-05-21T15:22:00Z" w16du:dateUtc="2025-05-21T18:22:00Z"/>
                <w:color w:val="000000"/>
                <w:sz w:val="20"/>
                <w:szCs w:val="20"/>
              </w:rPr>
              <w:pPrChange w:id="778" w:author="Paulo Henrique dos Santos" w:date="2025-05-21T15:22:00Z" w16du:dateUtc="2025-05-21T18:22:00Z">
                <w:pPr>
                  <w:jc w:val="left"/>
                </w:pPr>
              </w:pPrChange>
            </w:pPr>
          </w:p>
        </w:tc>
        <w:tc>
          <w:tcPr>
            <w:tcW w:w="987" w:type="dxa"/>
            <w:vMerge/>
            <w:tcBorders>
              <w:top w:val="nil"/>
              <w:left w:val="nil"/>
              <w:bottom w:val="dashed" w:sz="4" w:space="0" w:color="000000"/>
              <w:right w:val="nil"/>
            </w:tcBorders>
            <w:vAlign w:val="center"/>
            <w:hideMark/>
          </w:tcPr>
          <w:p w14:paraId="7811CD2A" w14:textId="7ADAD9FD" w:rsidR="00E425C9" w:rsidRPr="00E425C9" w:rsidDel="00221A96" w:rsidRDefault="00E425C9" w:rsidP="00221A96">
            <w:pPr>
              <w:spacing w:before="240" w:line="360" w:lineRule="auto"/>
              <w:ind w:firstLine="720"/>
              <w:rPr>
                <w:del w:id="779" w:author="Paulo Henrique dos Santos" w:date="2025-05-21T15:22:00Z" w16du:dateUtc="2025-05-21T18:22:00Z"/>
                <w:color w:val="000000"/>
                <w:sz w:val="20"/>
                <w:szCs w:val="20"/>
              </w:rPr>
              <w:pPrChange w:id="780"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5DF8C3EF" w14:textId="02AEE841" w:rsidR="00E425C9" w:rsidRPr="00E425C9" w:rsidDel="00221A96" w:rsidRDefault="00E425C9" w:rsidP="00221A96">
            <w:pPr>
              <w:spacing w:before="240" w:line="360" w:lineRule="auto"/>
              <w:ind w:firstLine="720"/>
              <w:rPr>
                <w:del w:id="781" w:author="Paulo Henrique dos Santos" w:date="2025-05-21T15:22:00Z" w16du:dateUtc="2025-05-21T18:22:00Z"/>
                <w:color w:val="000000"/>
                <w:sz w:val="20"/>
                <w:szCs w:val="20"/>
              </w:rPr>
              <w:pPrChange w:id="782" w:author="Paulo Henrique dos Santos" w:date="2025-05-21T15:22:00Z" w16du:dateUtc="2025-05-21T18:22:00Z">
                <w:pPr>
                  <w:jc w:val="left"/>
                </w:pPr>
              </w:pPrChange>
            </w:pPr>
            <w:del w:id="783" w:author="Paulo Henrique dos Santos" w:date="2025-05-21T15:22:00Z" w16du:dateUtc="2025-05-21T18:22:00Z">
              <w:r w:rsidRPr="00E425C9" w:rsidDel="00221A96">
                <w:rPr>
                  <w:color w:val="000000"/>
                  <w:sz w:val="20"/>
                  <w:szCs w:val="20"/>
                </w:rPr>
                <w:delText>Conjunto de usuários</w:delText>
              </w:r>
              <w:r w:rsidR="00842005" w:rsidDel="00221A96">
                <w:rPr>
                  <w:color w:val="000000"/>
                  <w:sz w:val="20"/>
                  <w:szCs w:val="20"/>
                </w:rPr>
                <w:delText xml:space="preserve"> </w:delText>
              </w:r>
            </w:del>
          </w:p>
        </w:tc>
      </w:tr>
      <w:tr w:rsidR="00E425C9" w:rsidRPr="00E425C9" w:rsidDel="00221A96" w14:paraId="347AD6B0" w14:textId="587CEFDF" w:rsidTr="00C67C8A">
        <w:trPr>
          <w:trHeight w:val="264"/>
          <w:jc w:val="center"/>
          <w:del w:id="784"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254F064A" w14:textId="1D656457" w:rsidR="00E425C9" w:rsidRPr="00E425C9" w:rsidDel="00221A96" w:rsidRDefault="00E425C9" w:rsidP="00221A96">
            <w:pPr>
              <w:spacing w:before="240" w:line="360" w:lineRule="auto"/>
              <w:ind w:firstLine="720"/>
              <w:rPr>
                <w:del w:id="785" w:author="Paulo Henrique dos Santos" w:date="2025-05-21T15:22:00Z" w16du:dateUtc="2025-05-21T18:22:00Z"/>
                <w:color w:val="000000"/>
                <w:sz w:val="20"/>
                <w:szCs w:val="20"/>
              </w:rPr>
              <w:pPrChange w:id="786" w:author="Paulo Henrique dos Santos" w:date="2025-05-21T15:22:00Z" w16du:dateUtc="2025-05-21T18:22:00Z">
                <w:pPr>
                  <w:jc w:val="left"/>
                </w:pPr>
              </w:pPrChange>
            </w:pPr>
          </w:p>
        </w:tc>
        <w:tc>
          <w:tcPr>
            <w:tcW w:w="2933" w:type="dxa"/>
            <w:vMerge w:val="restart"/>
            <w:tcBorders>
              <w:top w:val="nil"/>
              <w:left w:val="nil"/>
              <w:bottom w:val="nil"/>
              <w:right w:val="nil"/>
            </w:tcBorders>
            <w:shd w:val="clear" w:color="000000" w:fill="FFFFFF"/>
            <w:vAlign w:val="center"/>
            <w:hideMark/>
          </w:tcPr>
          <w:p w14:paraId="63B1107C" w14:textId="55C7206E" w:rsidR="00E425C9" w:rsidRPr="00E425C9" w:rsidDel="00221A96" w:rsidRDefault="00E425C9" w:rsidP="00221A96">
            <w:pPr>
              <w:spacing w:before="240" w:line="360" w:lineRule="auto"/>
              <w:ind w:firstLine="720"/>
              <w:rPr>
                <w:del w:id="787" w:author="Paulo Henrique dos Santos" w:date="2025-05-21T15:22:00Z" w16du:dateUtc="2025-05-21T18:22:00Z"/>
                <w:color w:val="000000"/>
                <w:sz w:val="20"/>
                <w:szCs w:val="20"/>
              </w:rPr>
              <w:pPrChange w:id="788" w:author="Paulo Henrique dos Santos" w:date="2025-05-21T15:22:00Z" w16du:dateUtc="2025-05-21T18:22:00Z">
                <w:pPr>
                  <w:jc w:val="left"/>
                </w:pPr>
              </w:pPrChange>
            </w:pPr>
          </w:p>
        </w:tc>
        <w:tc>
          <w:tcPr>
            <w:tcW w:w="987" w:type="dxa"/>
            <w:vMerge/>
            <w:tcBorders>
              <w:top w:val="nil"/>
              <w:left w:val="nil"/>
              <w:bottom w:val="dashed" w:sz="4" w:space="0" w:color="000000"/>
              <w:right w:val="nil"/>
            </w:tcBorders>
            <w:vAlign w:val="center"/>
            <w:hideMark/>
          </w:tcPr>
          <w:p w14:paraId="1AD24974" w14:textId="53340DD0" w:rsidR="00E425C9" w:rsidRPr="00E425C9" w:rsidDel="00221A96" w:rsidRDefault="00E425C9" w:rsidP="00221A96">
            <w:pPr>
              <w:spacing w:before="240" w:line="360" w:lineRule="auto"/>
              <w:ind w:firstLine="720"/>
              <w:rPr>
                <w:del w:id="789" w:author="Paulo Henrique dos Santos" w:date="2025-05-21T15:22:00Z" w16du:dateUtc="2025-05-21T18:22:00Z"/>
                <w:color w:val="000000"/>
                <w:sz w:val="20"/>
                <w:szCs w:val="20"/>
              </w:rPr>
              <w:pPrChange w:id="790"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1058A9E8" w14:textId="6C1764A5" w:rsidR="00E425C9" w:rsidRPr="00E425C9" w:rsidDel="00221A96" w:rsidRDefault="00E425C9" w:rsidP="00221A96">
            <w:pPr>
              <w:spacing w:before="240" w:line="360" w:lineRule="auto"/>
              <w:ind w:firstLine="720"/>
              <w:rPr>
                <w:del w:id="791" w:author="Paulo Henrique dos Santos" w:date="2025-05-21T15:22:00Z" w16du:dateUtc="2025-05-21T18:22:00Z"/>
                <w:color w:val="000000"/>
                <w:sz w:val="20"/>
                <w:szCs w:val="20"/>
              </w:rPr>
              <w:pPrChange w:id="792" w:author="Paulo Henrique dos Santos" w:date="2025-05-21T15:22:00Z" w16du:dateUtc="2025-05-21T18:22:00Z">
                <w:pPr>
                  <w:jc w:val="left"/>
                </w:pPr>
              </w:pPrChange>
            </w:pPr>
            <w:del w:id="793" w:author="Paulo Henrique dos Santos" w:date="2025-05-21T15:22:00Z" w16du:dateUtc="2025-05-21T18:22:00Z">
              <w:r w:rsidRPr="00E425C9" w:rsidDel="00221A96">
                <w:rPr>
                  <w:color w:val="000000"/>
                  <w:sz w:val="20"/>
                  <w:szCs w:val="20"/>
                </w:rPr>
                <w:delText>Soluções financeiras para adoção da blockchain</w:delText>
              </w:r>
              <w:r w:rsidR="00842005" w:rsidDel="00221A96">
                <w:rPr>
                  <w:color w:val="000000"/>
                  <w:sz w:val="20"/>
                  <w:szCs w:val="20"/>
                </w:rPr>
                <w:delText xml:space="preserve"> </w:delText>
              </w:r>
            </w:del>
          </w:p>
        </w:tc>
      </w:tr>
      <w:tr w:rsidR="00E425C9" w:rsidRPr="00E425C9" w:rsidDel="00221A96" w14:paraId="12B9A130" w14:textId="39679CAA" w:rsidTr="00C67C8A">
        <w:trPr>
          <w:trHeight w:val="264"/>
          <w:jc w:val="center"/>
          <w:del w:id="794"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678AFA9F" w14:textId="4C0B276F" w:rsidR="00E425C9" w:rsidRPr="00E425C9" w:rsidDel="00221A96" w:rsidRDefault="00E425C9" w:rsidP="00221A96">
            <w:pPr>
              <w:spacing w:before="240" w:line="360" w:lineRule="auto"/>
              <w:ind w:firstLine="720"/>
              <w:rPr>
                <w:del w:id="795" w:author="Paulo Henrique dos Santos" w:date="2025-05-21T15:22:00Z" w16du:dateUtc="2025-05-21T18:22:00Z"/>
                <w:color w:val="000000"/>
                <w:sz w:val="20"/>
                <w:szCs w:val="20"/>
              </w:rPr>
              <w:pPrChange w:id="796" w:author="Paulo Henrique dos Santos" w:date="2025-05-21T15:22:00Z" w16du:dateUtc="2025-05-21T18:22:00Z">
                <w:pPr>
                  <w:jc w:val="left"/>
                </w:pPr>
              </w:pPrChange>
            </w:pPr>
          </w:p>
        </w:tc>
        <w:tc>
          <w:tcPr>
            <w:tcW w:w="2933" w:type="dxa"/>
            <w:vMerge/>
            <w:tcBorders>
              <w:top w:val="nil"/>
              <w:left w:val="nil"/>
              <w:bottom w:val="nil"/>
              <w:right w:val="nil"/>
            </w:tcBorders>
            <w:vAlign w:val="center"/>
            <w:hideMark/>
          </w:tcPr>
          <w:p w14:paraId="59BD9A0D" w14:textId="62F4BCF7" w:rsidR="00E425C9" w:rsidRPr="00E425C9" w:rsidDel="00221A96" w:rsidRDefault="00E425C9" w:rsidP="00221A96">
            <w:pPr>
              <w:spacing w:before="240" w:line="360" w:lineRule="auto"/>
              <w:ind w:firstLine="720"/>
              <w:rPr>
                <w:del w:id="797" w:author="Paulo Henrique dos Santos" w:date="2025-05-21T15:22:00Z" w16du:dateUtc="2025-05-21T18:22:00Z"/>
                <w:color w:val="000000"/>
                <w:sz w:val="20"/>
                <w:szCs w:val="20"/>
              </w:rPr>
              <w:pPrChange w:id="798" w:author="Paulo Henrique dos Santos" w:date="2025-05-21T15:22:00Z" w16du:dateUtc="2025-05-21T18:22:00Z">
                <w:pPr>
                  <w:jc w:val="left"/>
                </w:pPr>
              </w:pPrChange>
            </w:pPr>
          </w:p>
        </w:tc>
        <w:tc>
          <w:tcPr>
            <w:tcW w:w="987" w:type="dxa"/>
            <w:vMerge/>
            <w:tcBorders>
              <w:top w:val="nil"/>
              <w:left w:val="nil"/>
              <w:bottom w:val="dashed" w:sz="4" w:space="0" w:color="000000"/>
              <w:right w:val="nil"/>
            </w:tcBorders>
            <w:vAlign w:val="center"/>
            <w:hideMark/>
          </w:tcPr>
          <w:p w14:paraId="59CBBAF7" w14:textId="6202424B" w:rsidR="00E425C9" w:rsidRPr="00E425C9" w:rsidDel="00221A96" w:rsidRDefault="00E425C9" w:rsidP="00221A96">
            <w:pPr>
              <w:spacing w:before="240" w:line="360" w:lineRule="auto"/>
              <w:ind w:firstLine="720"/>
              <w:rPr>
                <w:del w:id="799" w:author="Paulo Henrique dos Santos" w:date="2025-05-21T15:22:00Z" w16du:dateUtc="2025-05-21T18:22:00Z"/>
                <w:color w:val="000000"/>
                <w:sz w:val="20"/>
                <w:szCs w:val="20"/>
              </w:rPr>
              <w:pPrChange w:id="800"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77D07230" w14:textId="4C677E5D" w:rsidR="00E425C9" w:rsidRPr="00E425C9" w:rsidDel="00221A96" w:rsidRDefault="00E425C9" w:rsidP="00221A96">
            <w:pPr>
              <w:spacing w:before="240" w:line="360" w:lineRule="auto"/>
              <w:ind w:firstLine="720"/>
              <w:rPr>
                <w:del w:id="801" w:author="Paulo Henrique dos Santos" w:date="2025-05-21T15:22:00Z" w16du:dateUtc="2025-05-21T18:22:00Z"/>
                <w:color w:val="000000"/>
                <w:sz w:val="20"/>
                <w:szCs w:val="20"/>
              </w:rPr>
              <w:pPrChange w:id="802" w:author="Paulo Henrique dos Santos" w:date="2025-05-21T15:22:00Z" w16du:dateUtc="2025-05-21T18:22:00Z">
                <w:pPr>
                  <w:jc w:val="left"/>
                </w:pPr>
              </w:pPrChange>
            </w:pPr>
            <w:del w:id="803" w:author="Paulo Henrique dos Santos" w:date="2025-05-21T15:22:00Z" w16du:dateUtc="2025-05-21T18:22:00Z">
              <w:r w:rsidRPr="00E425C9" w:rsidDel="00221A96">
                <w:rPr>
                  <w:color w:val="000000"/>
                  <w:sz w:val="20"/>
                  <w:szCs w:val="20"/>
                </w:rPr>
                <w:delText>Redes de investidores</w:delText>
              </w:r>
              <w:r w:rsidR="00842005" w:rsidDel="00221A96">
                <w:rPr>
                  <w:color w:val="000000"/>
                  <w:sz w:val="20"/>
                  <w:szCs w:val="20"/>
                </w:rPr>
                <w:delText xml:space="preserve"> </w:delText>
              </w:r>
            </w:del>
          </w:p>
        </w:tc>
      </w:tr>
      <w:tr w:rsidR="00E425C9" w:rsidRPr="00E425C9" w:rsidDel="00221A96" w14:paraId="6325AA47" w14:textId="505FACCE" w:rsidTr="00C67C8A">
        <w:trPr>
          <w:trHeight w:val="264"/>
          <w:jc w:val="center"/>
          <w:del w:id="804"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76696AC0" w14:textId="56F1E84B" w:rsidR="00E425C9" w:rsidRPr="00E425C9" w:rsidDel="00221A96" w:rsidRDefault="00E425C9" w:rsidP="00221A96">
            <w:pPr>
              <w:spacing w:before="240" w:line="360" w:lineRule="auto"/>
              <w:ind w:firstLine="720"/>
              <w:rPr>
                <w:del w:id="805" w:author="Paulo Henrique dos Santos" w:date="2025-05-21T15:22:00Z" w16du:dateUtc="2025-05-21T18:22:00Z"/>
                <w:color w:val="000000"/>
                <w:sz w:val="20"/>
                <w:szCs w:val="20"/>
              </w:rPr>
              <w:pPrChange w:id="806" w:author="Paulo Henrique dos Santos" w:date="2025-05-21T15:22:00Z" w16du:dateUtc="2025-05-21T18:22:00Z">
                <w:pPr>
                  <w:jc w:val="left"/>
                </w:pPr>
              </w:pPrChange>
            </w:pPr>
          </w:p>
        </w:tc>
        <w:tc>
          <w:tcPr>
            <w:tcW w:w="2933" w:type="dxa"/>
            <w:vMerge w:val="restart"/>
            <w:tcBorders>
              <w:top w:val="nil"/>
              <w:left w:val="nil"/>
              <w:bottom w:val="dashed" w:sz="4" w:space="0" w:color="000000"/>
              <w:right w:val="nil"/>
            </w:tcBorders>
            <w:shd w:val="clear" w:color="000000" w:fill="FFFFFF"/>
            <w:vAlign w:val="center"/>
            <w:hideMark/>
          </w:tcPr>
          <w:p w14:paraId="4531506B" w14:textId="03F6E5EE" w:rsidR="0050390A" w:rsidRPr="00E425C9" w:rsidDel="00221A96" w:rsidRDefault="0050390A" w:rsidP="00221A96">
            <w:pPr>
              <w:spacing w:before="240" w:line="360" w:lineRule="auto"/>
              <w:ind w:firstLine="720"/>
              <w:rPr>
                <w:del w:id="807" w:author="Paulo Henrique dos Santos" w:date="2025-05-21T15:22:00Z" w16du:dateUtc="2025-05-21T18:22:00Z"/>
                <w:color w:val="000000"/>
                <w:sz w:val="20"/>
                <w:szCs w:val="20"/>
              </w:rPr>
              <w:pPrChange w:id="808" w:author="Paulo Henrique dos Santos" w:date="2025-05-21T15:22:00Z" w16du:dateUtc="2025-05-21T18:22:00Z">
                <w:pPr>
                  <w:jc w:val="left"/>
                </w:pPr>
              </w:pPrChange>
            </w:pPr>
            <w:del w:id="809" w:author="Paulo Henrique dos Santos" w:date="2025-05-21T15:22:00Z" w16du:dateUtc="2025-05-21T18:22:00Z">
              <w:r w:rsidRPr="0050390A" w:rsidDel="00221A96">
                <w:rPr>
                  <w:color w:val="000000"/>
                  <w:sz w:val="20"/>
                  <w:szCs w:val="20"/>
                </w:rPr>
                <w:delText xml:space="preserve"> Rastreamento de lotes destinados à exportação</w:delText>
              </w:r>
              <w:r w:rsidDel="00221A96">
                <w:rPr>
                  <w:color w:val="000000"/>
                  <w:sz w:val="20"/>
                  <w:szCs w:val="20"/>
                </w:rPr>
                <w:delText xml:space="preserve"> </w:delText>
              </w:r>
              <w:r w:rsidR="00C67C8A" w:rsidDel="00221A96">
                <w:rPr>
                  <w:color w:val="000000"/>
                  <w:sz w:val="20"/>
                  <w:szCs w:val="20"/>
                </w:rPr>
                <w:delText>(Tópico 4)</w:delText>
              </w:r>
            </w:del>
          </w:p>
        </w:tc>
        <w:tc>
          <w:tcPr>
            <w:tcW w:w="987" w:type="dxa"/>
            <w:vMerge/>
            <w:tcBorders>
              <w:top w:val="nil"/>
              <w:left w:val="nil"/>
              <w:bottom w:val="dashed" w:sz="4" w:space="0" w:color="000000"/>
              <w:right w:val="nil"/>
            </w:tcBorders>
            <w:vAlign w:val="center"/>
            <w:hideMark/>
          </w:tcPr>
          <w:p w14:paraId="0FE6FEB4" w14:textId="31DF89B1" w:rsidR="00E425C9" w:rsidRPr="00E425C9" w:rsidDel="00221A96" w:rsidRDefault="00E425C9" w:rsidP="00221A96">
            <w:pPr>
              <w:spacing w:before="240" w:line="360" w:lineRule="auto"/>
              <w:ind w:firstLine="720"/>
              <w:rPr>
                <w:del w:id="810" w:author="Paulo Henrique dos Santos" w:date="2025-05-21T15:22:00Z" w16du:dateUtc="2025-05-21T18:22:00Z"/>
                <w:color w:val="000000"/>
                <w:sz w:val="20"/>
                <w:szCs w:val="20"/>
              </w:rPr>
              <w:pPrChange w:id="811"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2BC5ED19" w14:textId="20289819" w:rsidR="00E425C9" w:rsidRPr="00E425C9" w:rsidDel="00221A96" w:rsidRDefault="00E425C9" w:rsidP="00221A96">
            <w:pPr>
              <w:spacing w:before="240" w:line="360" w:lineRule="auto"/>
              <w:ind w:firstLine="720"/>
              <w:rPr>
                <w:del w:id="812" w:author="Paulo Henrique dos Santos" w:date="2025-05-21T15:22:00Z" w16du:dateUtc="2025-05-21T18:22:00Z"/>
                <w:color w:val="000000"/>
                <w:sz w:val="20"/>
                <w:szCs w:val="20"/>
              </w:rPr>
              <w:pPrChange w:id="813" w:author="Paulo Henrique dos Santos" w:date="2025-05-21T15:22:00Z" w16du:dateUtc="2025-05-21T18:22:00Z">
                <w:pPr>
                  <w:jc w:val="left"/>
                </w:pPr>
              </w:pPrChange>
            </w:pPr>
            <w:del w:id="814" w:author="Paulo Henrique dos Santos" w:date="2025-05-21T15:22:00Z" w16du:dateUtc="2025-05-21T18:22:00Z">
              <w:r w:rsidRPr="00E425C9" w:rsidDel="00221A96">
                <w:rPr>
                  <w:color w:val="000000"/>
                  <w:sz w:val="20"/>
                  <w:szCs w:val="20"/>
                </w:rPr>
                <w:delText>Informações necessárias de produtos</w:delText>
              </w:r>
              <w:r w:rsidR="00842005" w:rsidDel="00221A96">
                <w:rPr>
                  <w:color w:val="000000"/>
                  <w:sz w:val="20"/>
                  <w:szCs w:val="20"/>
                </w:rPr>
                <w:delText xml:space="preserve"> </w:delText>
              </w:r>
            </w:del>
          </w:p>
        </w:tc>
      </w:tr>
      <w:tr w:rsidR="00E425C9" w:rsidRPr="00E425C9" w:rsidDel="00221A96" w14:paraId="579A13C6" w14:textId="6326DBE6" w:rsidTr="00C67C8A">
        <w:trPr>
          <w:trHeight w:val="264"/>
          <w:jc w:val="center"/>
          <w:del w:id="815"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37024999" w14:textId="01753DBF" w:rsidR="00E425C9" w:rsidRPr="00E425C9" w:rsidDel="00221A96" w:rsidRDefault="00E425C9" w:rsidP="00221A96">
            <w:pPr>
              <w:spacing w:before="240" w:line="360" w:lineRule="auto"/>
              <w:ind w:firstLine="720"/>
              <w:rPr>
                <w:del w:id="816" w:author="Paulo Henrique dos Santos" w:date="2025-05-21T15:22:00Z" w16du:dateUtc="2025-05-21T18:22:00Z"/>
                <w:color w:val="000000"/>
                <w:sz w:val="20"/>
                <w:szCs w:val="20"/>
              </w:rPr>
              <w:pPrChange w:id="817" w:author="Paulo Henrique dos Santos" w:date="2025-05-21T15:22:00Z" w16du:dateUtc="2025-05-21T18:22:00Z">
                <w:pPr>
                  <w:jc w:val="left"/>
                </w:pPr>
              </w:pPrChange>
            </w:pPr>
          </w:p>
        </w:tc>
        <w:tc>
          <w:tcPr>
            <w:tcW w:w="2933" w:type="dxa"/>
            <w:vMerge/>
            <w:tcBorders>
              <w:top w:val="nil"/>
              <w:left w:val="nil"/>
              <w:bottom w:val="dashed" w:sz="4" w:space="0" w:color="000000"/>
              <w:right w:val="nil"/>
            </w:tcBorders>
            <w:vAlign w:val="center"/>
            <w:hideMark/>
          </w:tcPr>
          <w:p w14:paraId="6DCE4A52" w14:textId="09CE72E0" w:rsidR="00E425C9" w:rsidRPr="00E425C9" w:rsidDel="00221A96" w:rsidRDefault="00E425C9" w:rsidP="00221A96">
            <w:pPr>
              <w:spacing w:before="240" w:line="360" w:lineRule="auto"/>
              <w:ind w:firstLine="720"/>
              <w:rPr>
                <w:del w:id="818" w:author="Paulo Henrique dos Santos" w:date="2025-05-21T15:22:00Z" w16du:dateUtc="2025-05-21T18:22:00Z"/>
                <w:color w:val="000000"/>
                <w:sz w:val="20"/>
                <w:szCs w:val="20"/>
              </w:rPr>
              <w:pPrChange w:id="819" w:author="Paulo Henrique dos Santos" w:date="2025-05-21T15:22:00Z" w16du:dateUtc="2025-05-21T18:22:00Z">
                <w:pPr>
                  <w:jc w:val="left"/>
                </w:pPr>
              </w:pPrChange>
            </w:pPr>
          </w:p>
        </w:tc>
        <w:tc>
          <w:tcPr>
            <w:tcW w:w="987" w:type="dxa"/>
            <w:vMerge/>
            <w:tcBorders>
              <w:top w:val="nil"/>
              <w:left w:val="nil"/>
              <w:bottom w:val="dashed" w:sz="4" w:space="0" w:color="000000"/>
              <w:right w:val="nil"/>
            </w:tcBorders>
            <w:vAlign w:val="center"/>
            <w:hideMark/>
          </w:tcPr>
          <w:p w14:paraId="1E062088" w14:textId="5019AE7A" w:rsidR="00E425C9" w:rsidRPr="00E425C9" w:rsidDel="00221A96" w:rsidRDefault="00E425C9" w:rsidP="00221A96">
            <w:pPr>
              <w:spacing w:before="240" w:line="360" w:lineRule="auto"/>
              <w:ind w:firstLine="720"/>
              <w:rPr>
                <w:del w:id="820" w:author="Paulo Henrique dos Santos" w:date="2025-05-21T15:22:00Z" w16du:dateUtc="2025-05-21T18:22:00Z"/>
                <w:color w:val="000000"/>
                <w:sz w:val="20"/>
                <w:szCs w:val="20"/>
              </w:rPr>
              <w:pPrChange w:id="821" w:author="Paulo Henrique dos Santos" w:date="2025-05-21T15:22:00Z" w16du:dateUtc="2025-05-21T18:22:00Z">
                <w:pPr>
                  <w:jc w:val="left"/>
                </w:pPr>
              </w:pPrChange>
            </w:pPr>
          </w:p>
        </w:tc>
        <w:tc>
          <w:tcPr>
            <w:tcW w:w="4580" w:type="dxa"/>
            <w:tcBorders>
              <w:top w:val="nil"/>
              <w:left w:val="nil"/>
              <w:bottom w:val="dashed" w:sz="4" w:space="0" w:color="auto"/>
              <w:right w:val="nil"/>
            </w:tcBorders>
            <w:shd w:val="clear" w:color="000000" w:fill="FFFFFF"/>
            <w:vAlign w:val="center"/>
            <w:hideMark/>
          </w:tcPr>
          <w:p w14:paraId="6C1AB4E1" w14:textId="5BB252FF" w:rsidR="00E425C9" w:rsidRPr="00E425C9" w:rsidDel="00221A96" w:rsidRDefault="00E425C9" w:rsidP="00221A96">
            <w:pPr>
              <w:spacing w:before="240" w:line="360" w:lineRule="auto"/>
              <w:ind w:firstLine="720"/>
              <w:rPr>
                <w:del w:id="822" w:author="Paulo Henrique dos Santos" w:date="2025-05-21T15:22:00Z" w16du:dateUtc="2025-05-21T18:22:00Z"/>
                <w:color w:val="000000"/>
                <w:sz w:val="20"/>
                <w:szCs w:val="20"/>
              </w:rPr>
              <w:pPrChange w:id="823" w:author="Paulo Henrique dos Santos" w:date="2025-05-21T15:22:00Z" w16du:dateUtc="2025-05-21T18:22:00Z">
                <w:pPr>
                  <w:jc w:val="left"/>
                </w:pPr>
              </w:pPrChange>
            </w:pPr>
            <w:del w:id="824" w:author="Paulo Henrique dos Santos" w:date="2025-05-21T15:22:00Z" w16du:dateUtc="2025-05-21T18:22:00Z">
              <w:r w:rsidRPr="00E425C9" w:rsidDel="00221A96">
                <w:rPr>
                  <w:color w:val="000000"/>
                  <w:sz w:val="20"/>
                  <w:szCs w:val="20"/>
                </w:rPr>
                <w:delText>Tipos de certificações</w:delText>
              </w:r>
              <w:r w:rsidR="00842005" w:rsidDel="00221A96">
                <w:rPr>
                  <w:color w:val="000000"/>
                  <w:sz w:val="20"/>
                  <w:szCs w:val="20"/>
                </w:rPr>
                <w:delText xml:space="preserve"> </w:delText>
              </w:r>
            </w:del>
          </w:p>
        </w:tc>
      </w:tr>
      <w:tr w:rsidR="00E425C9" w:rsidRPr="00E425C9" w:rsidDel="00221A96" w14:paraId="0C14E0EE" w14:textId="1C309775" w:rsidTr="00C67C8A">
        <w:trPr>
          <w:trHeight w:val="264"/>
          <w:jc w:val="center"/>
          <w:del w:id="825" w:author="Paulo Henrique dos Santos" w:date="2025-05-21T15:22:00Z" w16du:dateUtc="2025-05-21T18:22:00Z"/>
        </w:trPr>
        <w:tc>
          <w:tcPr>
            <w:tcW w:w="1320" w:type="dxa"/>
            <w:vMerge w:val="restart"/>
            <w:tcBorders>
              <w:top w:val="nil"/>
              <w:left w:val="nil"/>
              <w:bottom w:val="dashed" w:sz="4" w:space="0" w:color="000000"/>
              <w:right w:val="nil"/>
            </w:tcBorders>
            <w:shd w:val="clear" w:color="auto" w:fill="auto"/>
            <w:vAlign w:val="center"/>
            <w:hideMark/>
          </w:tcPr>
          <w:p w14:paraId="4CF56C78" w14:textId="70E20495" w:rsidR="00E425C9" w:rsidRPr="00E425C9" w:rsidDel="00221A96" w:rsidRDefault="00E425C9" w:rsidP="00221A96">
            <w:pPr>
              <w:spacing w:before="240" w:line="360" w:lineRule="auto"/>
              <w:ind w:firstLine="720"/>
              <w:rPr>
                <w:del w:id="826" w:author="Paulo Henrique dos Santos" w:date="2025-05-21T15:22:00Z" w16du:dateUtc="2025-05-21T18:22:00Z"/>
                <w:color w:val="000000"/>
                <w:sz w:val="20"/>
                <w:szCs w:val="20"/>
              </w:rPr>
              <w:pPrChange w:id="827" w:author="Paulo Henrique dos Santos" w:date="2025-05-21T15:22:00Z" w16du:dateUtc="2025-05-21T18:22:00Z">
                <w:pPr>
                  <w:jc w:val="center"/>
                </w:pPr>
              </w:pPrChange>
            </w:pPr>
            <w:del w:id="828" w:author="Paulo Henrique dos Santos" w:date="2025-05-21T15:22:00Z" w16du:dateUtc="2025-05-21T18:22:00Z">
              <w:r w:rsidRPr="00E425C9" w:rsidDel="00221A96">
                <w:rPr>
                  <w:color w:val="000000"/>
                  <w:sz w:val="20"/>
                  <w:szCs w:val="20"/>
                </w:rPr>
                <w:delText>3-Padronizado</w:delText>
              </w:r>
            </w:del>
          </w:p>
        </w:tc>
        <w:tc>
          <w:tcPr>
            <w:tcW w:w="2933" w:type="dxa"/>
            <w:vMerge w:val="restart"/>
            <w:tcBorders>
              <w:top w:val="nil"/>
              <w:left w:val="nil"/>
              <w:bottom w:val="nil"/>
              <w:right w:val="nil"/>
            </w:tcBorders>
            <w:shd w:val="clear" w:color="000000" w:fill="FFFFFF"/>
            <w:vAlign w:val="center"/>
            <w:hideMark/>
          </w:tcPr>
          <w:p w14:paraId="49806FB1" w14:textId="2F23BE63" w:rsidR="0050390A" w:rsidRPr="0050390A" w:rsidDel="00221A96" w:rsidRDefault="0050390A" w:rsidP="00221A96">
            <w:pPr>
              <w:spacing w:before="240" w:line="360" w:lineRule="auto"/>
              <w:ind w:firstLine="720"/>
              <w:rPr>
                <w:del w:id="829" w:author="Paulo Henrique dos Santos" w:date="2025-05-21T15:22:00Z" w16du:dateUtc="2025-05-21T18:22:00Z"/>
                <w:color w:val="000000"/>
                <w:sz w:val="20"/>
                <w:szCs w:val="20"/>
              </w:rPr>
              <w:pPrChange w:id="830" w:author="Paulo Henrique dos Santos" w:date="2025-05-21T15:22:00Z" w16du:dateUtc="2025-05-21T18:22:00Z">
                <w:pPr>
                  <w:jc w:val="left"/>
                </w:pPr>
              </w:pPrChange>
            </w:pPr>
            <w:del w:id="831" w:author="Paulo Henrique dos Santos" w:date="2025-05-21T15:22:00Z" w16du:dateUtc="2025-05-21T18:22:00Z">
              <w:r w:rsidRPr="0050390A" w:rsidDel="00221A96">
                <w:rPr>
                  <w:color w:val="000000"/>
                  <w:sz w:val="20"/>
                  <w:szCs w:val="20"/>
                </w:rPr>
                <w:delText>Contratos de ativos de crédito</w:delText>
              </w:r>
            </w:del>
          </w:p>
          <w:p w14:paraId="7E4F13C1" w14:textId="36542AFC" w:rsidR="00E425C9" w:rsidRPr="00E425C9" w:rsidDel="00221A96" w:rsidRDefault="00C67C8A" w:rsidP="00221A96">
            <w:pPr>
              <w:spacing w:before="240" w:line="360" w:lineRule="auto"/>
              <w:ind w:firstLine="720"/>
              <w:rPr>
                <w:del w:id="832" w:author="Paulo Henrique dos Santos" w:date="2025-05-21T15:22:00Z" w16du:dateUtc="2025-05-21T18:22:00Z"/>
                <w:color w:val="000000"/>
                <w:sz w:val="20"/>
                <w:szCs w:val="20"/>
              </w:rPr>
              <w:pPrChange w:id="833" w:author="Paulo Henrique dos Santos" w:date="2025-05-21T15:22:00Z" w16du:dateUtc="2025-05-21T18:22:00Z">
                <w:pPr>
                  <w:jc w:val="left"/>
                </w:pPr>
              </w:pPrChange>
            </w:pPr>
            <w:del w:id="834" w:author="Paulo Henrique dos Santos" w:date="2025-05-21T15:22:00Z" w16du:dateUtc="2025-05-21T18:22:00Z">
              <w:r w:rsidDel="00221A96">
                <w:rPr>
                  <w:color w:val="000000"/>
                  <w:sz w:val="20"/>
                  <w:szCs w:val="20"/>
                </w:rPr>
                <w:delText>(Tópico 0)</w:delText>
              </w:r>
            </w:del>
          </w:p>
        </w:tc>
        <w:tc>
          <w:tcPr>
            <w:tcW w:w="987" w:type="dxa"/>
            <w:vMerge w:val="restart"/>
            <w:tcBorders>
              <w:top w:val="nil"/>
              <w:left w:val="nil"/>
              <w:bottom w:val="dashed" w:sz="4" w:space="0" w:color="000000"/>
              <w:right w:val="nil"/>
            </w:tcBorders>
            <w:shd w:val="clear" w:color="000000" w:fill="FFFFFF"/>
            <w:vAlign w:val="center"/>
            <w:hideMark/>
          </w:tcPr>
          <w:p w14:paraId="3AB5BCFD" w14:textId="21C100AE" w:rsidR="00E425C9" w:rsidRPr="00E425C9" w:rsidDel="00221A96" w:rsidRDefault="00E425C9" w:rsidP="00221A96">
            <w:pPr>
              <w:spacing w:before="240" w:line="360" w:lineRule="auto"/>
              <w:ind w:firstLine="720"/>
              <w:rPr>
                <w:del w:id="835" w:author="Paulo Henrique dos Santos" w:date="2025-05-21T15:22:00Z" w16du:dateUtc="2025-05-21T18:22:00Z"/>
                <w:color w:val="000000"/>
                <w:sz w:val="20"/>
                <w:szCs w:val="20"/>
              </w:rPr>
              <w:pPrChange w:id="836" w:author="Paulo Henrique dos Santos" w:date="2025-05-21T15:22:00Z" w16du:dateUtc="2025-05-21T18:22:00Z">
                <w:pPr>
                  <w:jc w:val="center"/>
                </w:pPr>
              </w:pPrChange>
            </w:pPr>
            <w:del w:id="837" w:author="Paulo Henrique dos Santos" w:date="2025-05-21T15:22:00Z" w16du:dateUtc="2025-05-21T18:22:00Z">
              <w:r w:rsidRPr="00E425C9" w:rsidDel="00221A96">
                <w:rPr>
                  <w:color w:val="000000"/>
                  <w:sz w:val="20"/>
                  <w:szCs w:val="20"/>
                </w:rPr>
                <w:delText>Padronizar</w:delText>
              </w:r>
            </w:del>
          </w:p>
        </w:tc>
        <w:tc>
          <w:tcPr>
            <w:tcW w:w="4580" w:type="dxa"/>
            <w:tcBorders>
              <w:top w:val="nil"/>
              <w:left w:val="nil"/>
              <w:bottom w:val="nil"/>
              <w:right w:val="nil"/>
            </w:tcBorders>
            <w:shd w:val="clear" w:color="000000" w:fill="FFFFFF"/>
            <w:vAlign w:val="center"/>
            <w:hideMark/>
          </w:tcPr>
          <w:p w14:paraId="692002B6" w14:textId="7CFD4AEE" w:rsidR="00E425C9" w:rsidRPr="00E425C9" w:rsidDel="00221A96" w:rsidRDefault="00E425C9" w:rsidP="00221A96">
            <w:pPr>
              <w:spacing w:before="240" w:line="360" w:lineRule="auto"/>
              <w:ind w:firstLine="720"/>
              <w:rPr>
                <w:del w:id="838" w:author="Paulo Henrique dos Santos" w:date="2025-05-21T15:22:00Z" w16du:dateUtc="2025-05-21T18:22:00Z"/>
                <w:color w:val="000000"/>
                <w:sz w:val="20"/>
                <w:szCs w:val="20"/>
              </w:rPr>
              <w:pPrChange w:id="839" w:author="Paulo Henrique dos Santos" w:date="2025-05-21T15:22:00Z" w16du:dateUtc="2025-05-21T18:22:00Z">
                <w:pPr>
                  <w:jc w:val="left"/>
                </w:pPr>
              </w:pPrChange>
            </w:pPr>
            <w:del w:id="840" w:author="Paulo Henrique dos Santos" w:date="2025-05-21T15:22:00Z" w16du:dateUtc="2025-05-21T18:22:00Z">
              <w:r w:rsidRPr="00E425C9" w:rsidDel="00221A96">
                <w:rPr>
                  <w:color w:val="000000"/>
                  <w:sz w:val="20"/>
                  <w:szCs w:val="20"/>
                </w:rPr>
                <w:delText>Mecanismos de consenso</w:delText>
              </w:r>
              <w:r w:rsidR="00842005" w:rsidDel="00221A96">
                <w:rPr>
                  <w:color w:val="000000"/>
                  <w:sz w:val="20"/>
                  <w:szCs w:val="20"/>
                </w:rPr>
                <w:delText xml:space="preserve"> </w:delText>
              </w:r>
            </w:del>
          </w:p>
        </w:tc>
      </w:tr>
      <w:tr w:rsidR="00E425C9" w:rsidRPr="00E425C9" w:rsidDel="00221A96" w14:paraId="0365F720" w14:textId="6BACAABA" w:rsidTr="00C67C8A">
        <w:trPr>
          <w:trHeight w:val="264"/>
          <w:jc w:val="center"/>
          <w:del w:id="841"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1805B1A7" w14:textId="0F2F14E3" w:rsidR="00E425C9" w:rsidRPr="00E425C9" w:rsidDel="00221A96" w:rsidRDefault="00E425C9" w:rsidP="00221A96">
            <w:pPr>
              <w:spacing w:before="240" w:line="360" w:lineRule="auto"/>
              <w:ind w:firstLine="720"/>
              <w:rPr>
                <w:del w:id="842" w:author="Paulo Henrique dos Santos" w:date="2025-05-21T15:22:00Z" w16du:dateUtc="2025-05-21T18:22:00Z"/>
                <w:color w:val="000000"/>
                <w:sz w:val="20"/>
                <w:szCs w:val="20"/>
              </w:rPr>
              <w:pPrChange w:id="843" w:author="Paulo Henrique dos Santos" w:date="2025-05-21T15:22:00Z" w16du:dateUtc="2025-05-21T18:22:00Z">
                <w:pPr>
                  <w:jc w:val="left"/>
                </w:pPr>
              </w:pPrChange>
            </w:pPr>
          </w:p>
        </w:tc>
        <w:tc>
          <w:tcPr>
            <w:tcW w:w="2933" w:type="dxa"/>
            <w:vMerge/>
            <w:tcBorders>
              <w:top w:val="nil"/>
              <w:left w:val="nil"/>
              <w:bottom w:val="nil"/>
              <w:right w:val="nil"/>
            </w:tcBorders>
            <w:vAlign w:val="center"/>
            <w:hideMark/>
          </w:tcPr>
          <w:p w14:paraId="2D7D0712" w14:textId="1C40F07B" w:rsidR="00E425C9" w:rsidRPr="00E425C9" w:rsidDel="00221A96" w:rsidRDefault="00E425C9" w:rsidP="00221A96">
            <w:pPr>
              <w:spacing w:before="240" w:line="360" w:lineRule="auto"/>
              <w:ind w:firstLine="720"/>
              <w:rPr>
                <w:del w:id="844" w:author="Paulo Henrique dos Santos" w:date="2025-05-21T15:22:00Z" w16du:dateUtc="2025-05-21T18:22:00Z"/>
                <w:color w:val="000000"/>
                <w:sz w:val="20"/>
                <w:szCs w:val="20"/>
              </w:rPr>
              <w:pPrChange w:id="845" w:author="Paulo Henrique dos Santos" w:date="2025-05-21T15:22:00Z" w16du:dateUtc="2025-05-21T18:22:00Z">
                <w:pPr>
                  <w:jc w:val="left"/>
                </w:pPr>
              </w:pPrChange>
            </w:pPr>
          </w:p>
        </w:tc>
        <w:tc>
          <w:tcPr>
            <w:tcW w:w="987" w:type="dxa"/>
            <w:vMerge/>
            <w:tcBorders>
              <w:top w:val="nil"/>
              <w:left w:val="nil"/>
              <w:bottom w:val="dashed" w:sz="4" w:space="0" w:color="000000"/>
              <w:right w:val="nil"/>
            </w:tcBorders>
            <w:vAlign w:val="center"/>
            <w:hideMark/>
          </w:tcPr>
          <w:p w14:paraId="3085083E" w14:textId="02565203" w:rsidR="00E425C9" w:rsidRPr="00E425C9" w:rsidDel="00221A96" w:rsidRDefault="00E425C9" w:rsidP="00221A96">
            <w:pPr>
              <w:spacing w:before="240" w:line="360" w:lineRule="auto"/>
              <w:ind w:firstLine="720"/>
              <w:rPr>
                <w:del w:id="846" w:author="Paulo Henrique dos Santos" w:date="2025-05-21T15:22:00Z" w16du:dateUtc="2025-05-21T18:22:00Z"/>
                <w:color w:val="000000"/>
                <w:sz w:val="20"/>
                <w:szCs w:val="20"/>
              </w:rPr>
              <w:pPrChange w:id="847"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7A9A1008" w14:textId="6F3F54FF" w:rsidR="00E425C9" w:rsidRPr="00E425C9" w:rsidDel="00221A96" w:rsidRDefault="00E425C9" w:rsidP="00221A96">
            <w:pPr>
              <w:spacing w:before="240" w:line="360" w:lineRule="auto"/>
              <w:ind w:firstLine="720"/>
              <w:rPr>
                <w:del w:id="848" w:author="Paulo Henrique dos Santos" w:date="2025-05-21T15:22:00Z" w16du:dateUtc="2025-05-21T18:22:00Z"/>
                <w:color w:val="000000"/>
                <w:sz w:val="20"/>
                <w:szCs w:val="20"/>
              </w:rPr>
              <w:pPrChange w:id="849" w:author="Paulo Henrique dos Santos" w:date="2025-05-21T15:22:00Z" w16du:dateUtc="2025-05-21T18:22:00Z">
                <w:pPr>
                  <w:jc w:val="left"/>
                </w:pPr>
              </w:pPrChange>
            </w:pPr>
            <w:del w:id="850" w:author="Paulo Henrique dos Santos" w:date="2025-05-21T15:22:00Z" w16du:dateUtc="2025-05-21T18:22:00Z">
              <w:r w:rsidRPr="00E425C9" w:rsidDel="00221A96">
                <w:rPr>
                  <w:color w:val="000000"/>
                  <w:sz w:val="20"/>
                  <w:szCs w:val="20"/>
                </w:rPr>
                <w:delText>Contratos de crédito</w:delText>
              </w:r>
              <w:r w:rsidR="00842005" w:rsidDel="00221A96">
                <w:rPr>
                  <w:color w:val="000000"/>
                  <w:sz w:val="20"/>
                  <w:szCs w:val="20"/>
                </w:rPr>
                <w:delText xml:space="preserve"> </w:delText>
              </w:r>
            </w:del>
          </w:p>
        </w:tc>
      </w:tr>
      <w:tr w:rsidR="00E425C9" w:rsidRPr="00E425C9" w:rsidDel="00221A96" w14:paraId="4961400C" w14:textId="4EE71AB0" w:rsidTr="00C67C8A">
        <w:trPr>
          <w:trHeight w:val="264"/>
          <w:jc w:val="center"/>
          <w:del w:id="851"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79C62F9C" w14:textId="5A1E9795" w:rsidR="00E425C9" w:rsidRPr="00E425C9" w:rsidDel="00221A96" w:rsidRDefault="00E425C9" w:rsidP="00221A96">
            <w:pPr>
              <w:spacing w:before="240" w:line="360" w:lineRule="auto"/>
              <w:ind w:firstLine="720"/>
              <w:rPr>
                <w:del w:id="852" w:author="Paulo Henrique dos Santos" w:date="2025-05-21T15:22:00Z" w16du:dateUtc="2025-05-21T18:22:00Z"/>
                <w:color w:val="000000"/>
                <w:sz w:val="20"/>
                <w:szCs w:val="20"/>
              </w:rPr>
              <w:pPrChange w:id="853" w:author="Paulo Henrique dos Santos" w:date="2025-05-21T15:22:00Z" w16du:dateUtc="2025-05-21T18:22:00Z">
                <w:pPr>
                  <w:jc w:val="left"/>
                </w:pPr>
              </w:pPrChange>
            </w:pPr>
          </w:p>
        </w:tc>
        <w:tc>
          <w:tcPr>
            <w:tcW w:w="2933" w:type="dxa"/>
            <w:vMerge w:val="restart"/>
            <w:tcBorders>
              <w:top w:val="nil"/>
              <w:left w:val="nil"/>
              <w:bottom w:val="nil"/>
              <w:right w:val="nil"/>
            </w:tcBorders>
            <w:shd w:val="clear" w:color="000000" w:fill="FFFFFF"/>
            <w:vAlign w:val="center"/>
            <w:hideMark/>
          </w:tcPr>
          <w:p w14:paraId="431D5B39" w14:textId="15666D68" w:rsidR="00E425C9" w:rsidRPr="00E425C9" w:rsidDel="00221A96" w:rsidRDefault="0050390A" w:rsidP="00221A96">
            <w:pPr>
              <w:spacing w:before="240" w:line="360" w:lineRule="auto"/>
              <w:ind w:firstLine="720"/>
              <w:rPr>
                <w:del w:id="854" w:author="Paulo Henrique dos Santos" w:date="2025-05-21T15:22:00Z" w16du:dateUtc="2025-05-21T18:22:00Z"/>
                <w:color w:val="000000"/>
                <w:sz w:val="20"/>
                <w:szCs w:val="20"/>
              </w:rPr>
              <w:pPrChange w:id="855" w:author="Paulo Henrique dos Santos" w:date="2025-05-21T15:22:00Z" w16du:dateUtc="2025-05-21T18:22:00Z">
                <w:pPr>
                  <w:jc w:val="left"/>
                </w:pPr>
              </w:pPrChange>
            </w:pPr>
            <w:del w:id="856" w:author="Paulo Henrique dos Santos" w:date="2025-05-21T15:22:00Z" w16du:dateUtc="2025-05-21T18:22:00Z">
              <w:r w:rsidRPr="0050390A" w:rsidDel="00221A96">
                <w:rPr>
                  <w:color w:val="000000"/>
                  <w:sz w:val="20"/>
                  <w:szCs w:val="20"/>
                </w:rPr>
                <w:delText>Trocas de produtos através da sua cadeia de abastecimento via blockchain</w:delText>
              </w:r>
              <w:r w:rsidDel="00221A96">
                <w:rPr>
                  <w:color w:val="000000"/>
                  <w:sz w:val="20"/>
                  <w:szCs w:val="20"/>
                </w:rPr>
                <w:delText xml:space="preserve"> </w:delText>
              </w:r>
              <w:r w:rsidR="00C67C8A" w:rsidDel="00221A96">
                <w:rPr>
                  <w:color w:val="000000"/>
                  <w:sz w:val="20"/>
                  <w:szCs w:val="20"/>
                </w:rPr>
                <w:delText>(Tópico 1)</w:delText>
              </w:r>
            </w:del>
          </w:p>
        </w:tc>
        <w:tc>
          <w:tcPr>
            <w:tcW w:w="987" w:type="dxa"/>
            <w:vMerge/>
            <w:tcBorders>
              <w:top w:val="nil"/>
              <w:left w:val="nil"/>
              <w:bottom w:val="dashed" w:sz="4" w:space="0" w:color="000000"/>
              <w:right w:val="nil"/>
            </w:tcBorders>
            <w:vAlign w:val="center"/>
            <w:hideMark/>
          </w:tcPr>
          <w:p w14:paraId="584174BE" w14:textId="157FE27C" w:rsidR="00E425C9" w:rsidRPr="00E425C9" w:rsidDel="00221A96" w:rsidRDefault="00E425C9" w:rsidP="00221A96">
            <w:pPr>
              <w:spacing w:before="240" w:line="360" w:lineRule="auto"/>
              <w:ind w:firstLine="720"/>
              <w:rPr>
                <w:del w:id="857" w:author="Paulo Henrique dos Santos" w:date="2025-05-21T15:22:00Z" w16du:dateUtc="2025-05-21T18:22:00Z"/>
                <w:color w:val="000000"/>
                <w:sz w:val="20"/>
                <w:szCs w:val="20"/>
              </w:rPr>
              <w:pPrChange w:id="858"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62289176" w14:textId="48BB277F" w:rsidR="00E425C9" w:rsidRPr="00E425C9" w:rsidDel="00221A96" w:rsidRDefault="00E425C9" w:rsidP="00221A96">
            <w:pPr>
              <w:spacing w:before="240" w:line="360" w:lineRule="auto"/>
              <w:ind w:firstLine="720"/>
              <w:rPr>
                <w:del w:id="859" w:author="Paulo Henrique dos Santos" w:date="2025-05-21T15:22:00Z" w16du:dateUtc="2025-05-21T18:22:00Z"/>
                <w:color w:val="000000"/>
                <w:sz w:val="20"/>
                <w:szCs w:val="20"/>
              </w:rPr>
              <w:pPrChange w:id="860" w:author="Paulo Henrique dos Santos" w:date="2025-05-21T15:22:00Z" w16du:dateUtc="2025-05-21T18:22:00Z">
                <w:pPr>
                  <w:jc w:val="left"/>
                </w:pPr>
              </w:pPrChange>
            </w:pPr>
            <w:del w:id="861" w:author="Paulo Henrique dos Santos" w:date="2025-05-21T15:22:00Z" w16du:dateUtc="2025-05-21T18:22:00Z">
              <w:r w:rsidRPr="00E425C9" w:rsidDel="00221A96">
                <w:rPr>
                  <w:color w:val="000000"/>
                  <w:sz w:val="20"/>
                  <w:szCs w:val="20"/>
                </w:rPr>
                <w:delText>Operações de fluxo de produtos</w:delText>
              </w:r>
              <w:r w:rsidR="00842005" w:rsidDel="00221A96">
                <w:rPr>
                  <w:color w:val="000000"/>
                  <w:sz w:val="20"/>
                  <w:szCs w:val="20"/>
                </w:rPr>
                <w:delText xml:space="preserve"> </w:delText>
              </w:r>
            </w:del>
          </w:p>
        </w:tc>
      </w:tr>
      <w:tr w:rsidR="00E425C9" w:rsidRPr="00E425C9" w:rsidDel="00221A96" w14:paraId="2CF1AAA9" w14:textId="4F1A00D7" w:rsidTr="00C67C8A">
        <w:trPr>
          <w:trHeight w:val="264"/>
          <w:jc w:val="center"/>
          <w:del w:id="862"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32E2E094" w14:textId="12F7ACD4" w:rsidR="00E425C9" w:rsidRPr="00E425C9" w:rsidDel="00221A96" w:rsidRDefault="00E425C9" w:rsidP="00221A96">
            <w:pPr>
              <w:spacing w:before="240" w:line="360" w:lineRule="auto"/>
              <w:ind w:firstLine="720"/>
              <w:rPr>
                <w:del w:id="863" w:author="Paulo Henrique dos Santos" w:date="2025-05-21T15:22:00Z" w16du:dateUtc="2025-05-21T18:22:00Z"/>
                <w:color w:val="000000"/>
                <w:sz w:val="20"/>
                <w:szCs w:val="20"/>
              </w:rPr>
              <w:pPrChange w:id="864" w:author="Paulo Henrique dos Santos" w:date="2025-05-21T15:22:00Z" w16du:dateUtc="2025-05-21T18:22:00Z">
                <w:pPr>
                  <w:jc w:val="left"/>
                </w:pPr>
              </w:pPrChange>
            </w:pPr>
          </w:p>
        </w:tc>
        <w:tc>
          <w:tcPr>
            <w:tcW w:w="2933" w:type="dxa"/>
            <w:vMerge/>
            <w:tcBorders>
              <w:top w:val="nil"/>
              <w:left w:val="nil"/>
              <w:bottom w:val="nil"/>
              <w:right w:val="nil"/>
            </w:tcBorders>
            <w:vAlign w:val="center"/>
            <w:hideMark/>
          </w:tcPr>
          <w:p w14:paraId="44CE6DE6" w14:textId="42AE0128" w:rsidR="00E425C9" w:rsidRPr="00E425C9" w:rsidDel="00221A96" w:rsidRDefault="00E425C9" w:rsidP="00221A96">
            <w:pPr>
              <w:spacing w:before="240" w:line="360" w:lineRule="auto"/>
              <w:ind w:firstLine="720"/>
              <w:rPr>
                <w:del w:id="865" w:author="Paulo Henrique dos Santos" w:date="2025-05-21T15:22:00Z" w16du:dateUtc="2025-05-21T18:22:00Z"/>
                <w:color w:val="000000"/>
                <w:sz w:val="20"/>
                <w:szCs w:val="20"/>
              </w:rPr>
              <w:pPrChange w:id="866" w:author="Paulo Henrique dos Santos" w:date="2025-05-21T15:22:00Z" w16du:dateUtc="2025-05-21T18:22:00Z">
                <w:pPr>
                  <w:jc w:val="left"/>
                </w:pPr>
              </w:pPrChange>
            </w:pPr>
          </w:p>
        </w:tc>
        <w:tc>
          <w:tcPr>
            <w:tcW w:w="987" w:type="dxa"/>
            <w:vMerge/>
            <w:tcBorders>
              <w:top w:val="nil"/>
              <w:left w:val="nil"/>
              <w:bottom w:val="dashed" w:sz="4" w:space="0" w:color="000000"/>
              <w:right w:val="nil"/>
            </w:tcBorders>
            <w:vAlign w:val="center"/>
            <w:hideMark/>
          </w:tcPr>
          <w:p w14:paraId="3E5AEC1E" w14:textId="286F2197" w:rsidR="00E425C9" w:rsidRPr="00E425C9" w:rsidDel="00221A96" w:rsidRDefault="00E425C9" w:rsidP="00221A96">
            <w:pPr>
              <w:spacing w:before="240" w:line="360" w:lineRule="auto"/>
              <w:ind w:firstLine="720"/>
              <w:rPr>
                <w:del w:id="867" w:author="Paulo Henrique dos Santos" w:date="2025-05-21T15:22:00Z" w16du:dateUtc="2025-05-21T18:22:00Z"/>
                <w:color w:val="000000"/>
                <w:sz w:val="20"/>
                <w:szCs w:val="20"/>
              </w:rPr>
              <w:pPrChange w:id="868"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41211364" w14:textId="0CA5C8EE" w:rsidR="00E425C9" w:rsidRPr="00E425C9" w:rsidDel="00221A96" w:rsidRDefault="00E425C9" w:rsidP="00221A96">
            <w:pPr>
              <w:spacing w:before="240" w:line="360" w:lineRule="auto"/>
              <w:ind w:firstLine="720"/>
              <w:rPr>
                <w:del w:id="869" w:author="Paulo Henrique dos Santos" w:date="2025-05-21T15:22:00Z" w16du:dateUtc="2025-05-21T18:22:00Z"/>
                <w:color w:val="000000"/>
                <w:sz w:val="20"/>
                <w:szCs w:val="20"/>
              </w:rPr>
              <w:pPrChange w:id="870" w:author="Paulo Henrique dos Santos" w:date="2025-05-21T15:22:00Z" w16du:dateUtc="2025-05-21T18:22:00Z">
                <w:pPr>
                  <w:jc w:val="left"/>
                </w:pPr>
              </w:pPrChange>
            </w:pPr>
            <w:del w:id="871" w:author="Paulo Henrique dos Santos" w:date="2025-05-21T15:22:00Z" w16du:dateUtc="2025-05-21T18:22:00Z">
              <w:r w:rsidRPr="00E425C9" w:rsidDel="00221A96">
                <w:rPr>
                  <w:color w:val="000000"/>
                  <w:sz w:val="20"/>
                  <w:szCs w:val="20"/>
                </w:rPr>
                <w:delText>Processamento de dados</w:delText>
              </w:r>
              <w:r w:rsidR="00B95989" w:rsidDel="00221A96">
                <w:rPr>
                  <w:color w:val="000000"/>
                  <w:sz w:val="20"/>
                  <w:szCs w:val="20"/>
                </w:rPr>
                <w:delText xml:space="preserve"> </w:delText>
              </w:r>
            </w:del>
          </w:p>
        </w:tc>
      </w:tr>
      <w:tr w:rsidR="00E425C9" w:rsidRPr="00E425C9" w:rsidDel="00221A96" w14:paraId="23A31BED" w14:textId="4504355D" w:rsidTr="00C67C8A">
        <w:trPr>
          <w:trHeight w:val="264"/>
          <w:jc w:val="center"/>
          <w:del w:id="872"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4E2CEC3C" w14:textId="339F22A8" w:rsidR="00E425C9" w:rsidRPr="00E425C9" w:rsidDel="00221A96" w:rsidRDefault="00E425C9" w:rsidP="00221A96">
            <w:pPr>
              <w:spacing w:before="240" w:line="360" w:lineRule="auto"/>
              <w:ind w:firstLine="720"/>
              <w:rPr>
                <w:del w:id="873" w:author="Paulo Henrique dos Santos" w:date="2025-05-21T15:22:00Z" w16du:dateUtc="2025-05-21T18:22:00Z"/>
                <w:color w:val="000000"/>
                <w:sz w:val="20"/>
                <w:szCs w:val="20"/>
              </w:rPr>
              <w:pPrChange w:id="874" w:author="Paulo Henrique dos Santos" w:date="2025-05-21T15:22:00Z" w16du:dateUtc="2025-05-21T18:22:00Z">
                <w:pPr>
                  <w:jc w:val="left"/>
                </w:pPr>
              </w:pPrChange>
            </w:pPr>
          </w:p>
        </w:tc>
        <w:tc>
          <w:tcPr>
            <w:tcW w:w="2933" w:type="dxa"/>
            <w:vMerge/>
            <w:tcBorders>
              <w:top w:val="nil"/>
              <w:left w:val="nil"/>
              <w:bottom w:val="nil"/>
              <w:right w:val="nil"/>
            </w:tcBorders>
            <w:vAlign w:val="center"/>
            <w:hideMark/>
          </w:tcPr>
          <w:p w14:paraId="2C6FA7A5" w14:textId="7B0145BE" w:rsidR="00E425C9" w:rsidRPr="00E425C9" w:rsidDel="00221A96" w:rsidRDefault="00E425C9" w:rsidP="00221A96">
            <w:pPr>
              <w:spacing w:before="240" w:line="360" w:lineRule="auto"/>
              <w:ind w:firstLine="720"/>
              <w:rPr>
                <w:del w:id="875" w:author="Paulo Henrique dos Santos" w:date="2025-05-21T15:22:00Z" w16du:dateUtc="2025-05-21T18:22:00Z"/>
                <w:color w:val="000000"/>
                <w:sz w:val="20"/>
                <w:szCs w:val="20"/>
              </w:rPr>
              <w:pPrChange w:id="876" w:author="Paulo Henrique dos Santos" w:date="2025-05-21T15:22:00Z" w16du:dateUtc="2025-05-21T18:22:00Z">
                <w:pPr>
                  <w:jc w:val="left"/>
                </w:pPr>
              </w:pPrChange>
            </w:pPr>
          </w:p>
        </w:tc>
        <w:tc>
          <w:tcPr>
            <w:tcW w:w="987" w:type="dxa"/>
            <w:vMerge/>
            <w:tcBorders>
              <w:top w:val="nil"/>
              <w:left w:val="nil"/>
              <w:bottom w:val="dashed" w:sz="4" w:space="0" w:color="000000"/>
              <w:right w:val="nil"/>
            </w:tcBorders>
            <w:vAlign w:val="center"/>
            <w:hideMark/>
          </w:tcPr>
          <w:p w14:paraId="527F235B" w14:textId="7ADD8B7F" w:rsidR="00E425C9" w:rsidRPr="00E425C9" w:rsidDel="00221A96" w:rsidRDefault="00E425C9" w:rsidP="00221A96">
            <w:pPr>
              <w:spacing w:before="240" w:line="360" w:lineRule="auto"/>
              <w:ind w:firstLine="720"/>
              <w:rPr>
                <w:del w:id="877" w:author="Paulo Henrique dos Santos" w:date="2025-05-21T15:22:00Z" w16du:dateUtc="2025-05-21T18:22:00Z"/>
                <w:color w:val="000000"/>
                <w:sz w:val="20"/>
                <w:szCs w:val="20"/>
              </w:rPr>
              <w:pPrChange w:id="878"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727C3FA9" w14:textId="2E60720D" w:rsidR="00E425C9" w:rsidRPr="00E425C9" w:rsidDel="00221A96" w:rsidRDefault="00E425C9" w:rsidP="00221A96">
            <w:pPr>
              <w:spacing w:before="240" w:line="360" w:lineRule="auto"/>
              <w:ind w:firstLine="720"/>
              <w:rPr>
                <w:del w:id="879" w:author="Paulo Henrique dos Santos" w:date="2025-05-21T15:22:00Z" w16du:dateUtc="2025-05-21T18:22:00Z"/>
                <w:color w:val="000000"/>
                <w:sz w:val="20"/>
                <w:szCs w:val="20"/>
              </w:rPr>
              <w:pPrChange w:id="880" w:author="Paulo Henrique dos Santos" w:date="2025-05-21T15:22:00Z" w16du:dateUtc="2025-05-21T18:22:00Z">
                <w:pPr>
                  <w:jc w:val="left"/>
                </w:pPr>
              </w:pPrChange>
            </w:pPr>
            <w:del w:id="881" w:author="Paulo Henrique dos Santos" w:date="2025-05-21T15:22:00Z" w16du:dateUtc="2025-05-21T18:22:00Z">
              <w:r w:rsidRPr="00E425C9" w:rsidDel="00221A96">
                <w:rPr>
                  <w:color w:val="000000"/>
                  <w:sz w:val="20"/>
                  <w:szCs w:val="20"/>
                </w:rPr>
                <w:delText>Gerenciamento de informações</w:delText>
              </w:r>
              <w:r w:rsidR="00B95989" w:rsidDel="00221A96">
                <w:rPr>
                  <w:color w:val="000000"/>
                  <w:sz w:val="20"/>
                  <w:szCs w:val="20"/>
                </w:rPr>
                <w:delText xml:space="preserve"> </w:delText>
              </w:r>
            </w:del>
          </w:p>
        </w:tc>
      </w:tr>
      <w:tr w:rsidR="00E425C9" w:rsidRPr="00E425C9" w:rsidDel="00221A96" w14:paraId="04F7A954" w14:textId="1057BFFC" w:rsidTr="00C67C8A">
        <w:trPr>
          <w:trHeight w:val="528"/>
          <w:jc w:val="center"/>
          <w:del w:id="882"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43730B5E" w14:textId="4D80060E" w:rsidR="00E425C9" w:rsidRPr="00E425C9" w:rsidDel="00221A96" w:rsidRDefault="00E425C9" w:rsidP="00221A96">
            <w:pPr>
              <w:spacing w:before="240" w:line="360" w:lineRule="auto"/>
              <w:ind w:firstLine="720"/>
              <w:rPr>
                <w:del w:id="883" w:author="Paulo Henrique dos Santos" w:date="2025-05-21T15:22:00Z" w16du:dateUtc="2025-05-21T18:22:00Z"/>
                <w:color w:val="000000"/>
                <w:sz w:val="20"/>
                <w:szCs w:val="20"/>
              </w:rPr>
              <w:pPrChange w:id="884" w:author="Paulo Henrique dos Santos" w:date="2025-05-21T15:22:00Z" w16du:dateUtc="2025-05-21T18:22:00Z">
                <w:pPr>
                  <w:jc w:val="left"/>
                </w:pPr>
              </w:pPrChange>
            </w:pPr>
          </w:p>
        </w:tc>
        <w:tc>
          <w:tcPr>
            <w:tcW w:w="2933" w:type="dxa"/>
            <w:tcBorders>
              <w:top w:val="nil"/>
              <w:left w:val="nil"/>
              <w:bottom w:val="nil"/>
              <w:right w:val="nil"/>
            </w:tcBorders>
            <w:shd w:val="clear" w:color="000000" w:fill="FFFFFF"/>
            <w:vAlign w:val="center"/>
            <w:hideMark/>
          </w:tcPr>
          <w:p w14:paraId="2F87FECC" w14:textId="79D009E3" w:rsidR="00E425C9" w:rsidRPr="00E425C9" w:rsidDel="00221A96" w:rsidRDefault="0050390A" w:rsidP="00221A96">
            <w:pPr>
              <w:spacing w:before="240" w:line="360" w:lineRule="auto"/>
              <w:ind w:firstLine="720"/>
              <w:rPr>
                <w:del w:id="885" w:author="Paulo Henrique dos Santos" w:date="2025-05-21T15:22:00Z" w16du:dateUtc="2025-05-21T18:22:00Z"/>
                <w:color w:val="000000"/>
                <w:sz w:val="20"/>
                <w:szCs w:val="20"/>
              </w:rPr>
              <w:pPrChange w:id="886" w:author="Paulo Henrique dos Santos" w:date="2025-05-21T15:22:00Z" w16du:dateUtc="2025-05-21T18:22:00Z">
                <w:pPr>
                  <w:jc w:val="left"/>
                </w:pPr>
              </w:pPrChange>
            </w:pPr>
            <w:del w:id="887" w:author="Paulo Henrique dos Santos" w:date="2025-05-21T15:22:00Z" w16du:dateUtc="2025-05-21T18:22:00Z">
              <w:r w:rsidRPr="0050390A" w:rsidDel="00221A96">
                <w:rPr>
                  <w:color w:val="000000"/>
                  <w:sz w:val="20"/>
                  <w:szCs w:val="20"/>
                </w:rPr>
                <w:delText>Integração de plataformas digitais integradas</w:delText>
              </w:r>
              <w:r w:rsidDel="00221A96">
                <w:rPr>
                  <w:color w:val="000000"/>
                  <w:sz w:val="20"/>
                  <w:szCs w:val="20"/>
                </w:rPr>
                <w:delText xml:space="preserve"> </w:delText>
              </w:r>
              <w:r w:rsidR="00C67C8A" w:rsidDel="00221A96">
                <w:rPr>
                  <w:color w:val="000000"/>
                  <w:sz w:val="20"/>
                  <w:szCs w:val="20"/>
                </w:rPr>
                <w:delText>(Tópico 2)</w:delText>
              </w:r>
            </w:del>
          </w:p>
        </w:tc>
        <w:tc>
          <w:tcPr>
            <w:tcW w:w="987" w:type="dxa"/>
            <w:vMerge/>
            <w:tcBorders>
              <w:top w:val="nil"/>
              <w:left w:val="nil"/>
              <w:bottom w:val="dashed" w:sz="4" w:space="0" w:color="000000"/>
              <w:right w:val="nil"/>
            </w:tcBorders>
            <w:vAlign w:val="center"/>
            <w:hideMark/>
          </w:tcPr>
          <w:p w14:paraId="0F46B64C" w14:textId="3D1839B5" w:rsidR="00E425C9" w:rsidRPr="00E425C9" w:rsidDel="00221A96" w:rsidRDefault="00E425C9" w:rsidP="00221A96">
            <w:pPr>
              <w:spacing w:before="240" w:line="360" w:lineRule="auto"/>
              <w:ind w:firstLine="720"/>
              <w:rPr>
                <w:del w:id="888" w:author="Paulo Henrique dos Santos" w:date="2025-05-21T15:22:00Z" w16du:dateUtc="2025-05-21T18:22:00Z"/>
                <w:color w:val="000000"/>
                <w:sz w:val="20"/>
                <w:szCs w:val="20"/>
              </w:rPr>
              <w:pPrChange w:id="889"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26CC4173" w14:textId="5C71AF1D" w:rsidR="00E425C9" w:rsidRPr="00E425C9" w:rsidDel="00221A96" w:rsidRDefault="00E425C9" w:rsidP="00221A96">
            <w:pPr>
              <w:spacing w:before="240" w:line="360" w:lineRule="auto"/>
              <w:ind w:firstLine="720"/>
              <w:rPr>
                <w:del w:id="890" w:author="Paulo Henrique dos Santos" w:date="2025-05-21T15:22:00Z" w16du:dateUtc="2025-05-21T18:22:00Z"/>
                <w:color w:val="000000"/>
                <w:sz w:val="20"/>
                <w:szCs w:val="20"/>
              </w:rPr>
              <w:pPrChange w:id="891" w:author="Paulo Henrique dos Santos" w:date="2025-05-21T15:22:00Z" w16du:dateUtc="2025-05-21T18:22:00Z">
                <w:pPr>
                  <w:jc w:val="left"/>
                </w:pPr>
              </w:pPrChange>
            </w:pPr>
            <w:del w:id="892" w:author="Paulo Henrique dos Santos" w:date="2025-05-21T15:22:00Z" w16du:dateUtc="2025-05-21T18:22:00Z">
              <w:r w:rsidRPr="00E425C9" w:rsidDel="00221A96">
                <w:rPr>
                  <w:color w:val="000000"/>
                  <w:sz w:val="20"/>
                  <w:szCs w:val="20"/>
                </w:rPr>
                <w:delText>Tecnologias inovadoras</w:delText>
              </w:r>
              <w:r w:rsidR="00B95989" w:rsidDel="00221A96">
                <w:rPr>
                  <w:color w:val="000000"/>
                  <w:sz w:val="20"/>
                  <w:szCs w:val="20"/>
                </w:rPr>
                <w:delText xml:space="preserve"> </w:delText>
              </w:r>
            </w:del>
          </w:p>
        </w:tc>
      </w:tr>
      <w:tr w:rsidR="00E425C9" w:rsidRPr="00E425C9" w:rsidDel="00221A96" w14:paraId="51B3F0F4" w14:textId="776511F8" w:rsidTr="00C67C8A">
        <w:trPr>
          <w:trHeight w:val="264"/>
          <w:jc w:val="center"/>
          <w:del w:id="893"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2C27B91C" w14:textId="116CCEDD" w:rsidR="00E425C9" w:rsidRPr="00E425C9" w:rsidDel="00221A96" w:rsidRDefault="00E425C9" w:rsidP="00221A96">
            <w:pPr>
              <w:spacing w:before="240" w:line="360" w:lineRule="auto"/>
              <w:ind w:firstLine="720"/>
              <w:rPr>
                <w:del w:id="894" w:author="Paulo Henrique dos Santos" w:date="2025-05-21T15:22:00Z" w16du:dateUtc="2025-05-21T18:22:00Z"/>
                <w:color w:val="000000"/>
                <w:sz w:val="20"/>
                <w:szCs w:val="20"/>
              </w:rPr>
              <w:pPrChange w:id="895" w:author="Paulo Henrique dos Santos" w:date="2025-05-21T15:22:00Z" w16du:dateUtc="2025-05-21T18:22:00Z">
                <w:pPr>
                  <w:jc w:val="left"/>
                </w:pPr>
              </w:pPrChange>
            </w:pPr>
          </w:p>
        </w:tc>
        <w:tc>
          <w:tcPr>
            <w:tcW w:w="2933" w:type="dxa"/>
            <w:tcBorders>
              <w:top w:val="nil"/>
              <w:left w:val="nil"/>
              <w:bottom w:val="nil"/>
              <w:right w:val="nil"/>
            </w:tcBorders>
            <w:shd w:val="clear" w:color="000000" w:fill="FFFFFF"/>
            <w:vAlign w:val="center"/>
            <w:hideMark/>
          </w:tcPr>
          <w:p w14:paraId="0AF5267D" w14:textId="1E0D5DB1" w:rsidR="00E425C9" w:rsidRPr="00E425C9" w:rsidDel="00221A96" w:rsidRDefault="0050390A" w:rsidP="00221A96">
            <w:pPr>
              <w:spacing w:before="240" w:line="360" w:lineRule="auto"/>
              <w:ind w:firstLine="720"/>
              <w:rPr>
                <w:del w:id="896" w:author="Paulo Henrique dos Santos" w:date="2025-05-21T15:22:00Z" w16du:dateUtc="2025-05-21T18:22:00Z"/>
                <w:color w:val="000000"/>
                <w:sz w:val="20"/>
                <w:szCs w:val="20"/>
              </w:rPr>
              <w:pPrChange w:id="897" w:author="Paulo Henrique dos Santos" w:date="2025-05-21T15:22:00Z" w16du:dateUtc="2025-05-21T18:22:00Z">
                <w:pPr>
                  <w:jc w:val="left"/>
                </w:pPr>
              </w:pPrChange>
            </w:pPr>
            <w:del w:id="898" w:author="Paulo Henrique dos Santos" w:date="2025-05-21T15:22:00Z" w16du:dateUtc="2025-05-21T18:22:00Z">
              <w:r w:rsidRPr="0050390A" w:rsidDel="00221A96">
                <w:rPr>
                  <w:color w:val="000000"/>
                  <w:sz w:val="20"/>
                  <w:szCs w:val="20"/>
                </w:rPr>
                <w:delText>Uso de tokens para facilitar a trading e adiantamentos financeiros</w:delText>
              </w:r>
              <w:r w:rsidDel="00221A96">
                <w:rPr>
                  <w:color w:val="000000"/>
                  <w:sz w:val="20"/>
                  <w:szCs w:val="20"/>
                </w:rPr>
                <w:delText xml:space="preserve"> </w:delText>
              </w:r>
              <w:r w:rsidR="00C67C8A" w:rsidDel="00221A96">
                <w:rPr>
                  <w:color w:val="000000"/>
                  <w:sz w:val="20"/>
                  <w:szCs w:val="20"/>
                </w:rPr>
                <w:delText>(Tópico 3)</w:delText>
              </w:r>
            </w:del>
          </w:p>
        </w:tc>
        <w:tc>
          <w:tcPr>
            <w:tcW w:w="987" w:type="dxa"/>
            <w:vMerge/>
            <w:tcBorders>
              <w:top w:val="nil"/>
              <w:left w:val="nil"/>
              <w:bottom w:val="dashed" w:sz="4" w:space="0" w:color="000000"/>
              <w:right w:val="nil"/>
            </w:tcBorders>
            <w:vAlign w:val="center"/>
            <w:hideMark/>
          </w:tcPr>
          <w:p w14:paraId="79D24F8A" w14:textId="01D02360" w:rsidR="00E425C9" w:rsidRPr="00E425C9" w:rsidDel="00221A96" w:rsidRDefault="00E425C9" w:rsidP="00221A96">
            <w:pPr>
              <w:spacing w:before="240" w:line="360" w:lineRule="auto"/>
              <w:ind w:firstLine="720"/>
              <w:rPr>
                <w:del w:id="899" w:author="Paulo Henrique dos Santos" w:date="2025-05-21T15:22:00Z" w16du:dateUtc="2025-05-21T18:22:00Z"/>
                <w:color w:val="000000"/>
                <w:sz w:val="20"/>
                <w:szCs w:val="20"/>
              </w:rPr>
              <w:pPrChange w:id="900"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144261F0" w14:textId="1A1A20B2" w:rsidR="00E425C9" w:rsidRPr="00E425C9" w:rsidDel="00221A96" w:rsidRDefault="00E425C9" w:rsidP="00221A96">
            <w:pPr>
              <w:spacing w:before="240" w:line="360" w:lineRule="auto"/>
              <w:ind w:firstLine="720"/>
              <w:rPr>
                <w:del w:id="901" w:author="Paulo Henrique dos Santos" w:date="2025-05-21T15:22:00Z" w16du:dateUtc="2025-05-21T18:22:00Z"/>
                <w:color w:val="000000"/>
                <w:sz w:val="20"/>
                <w:szCs w:val="20"/>
              </w:rPr>
              <w:pPrChange w:id="902" w:author="Paulo Henrique dos Santos" w:date="2025-05-21T15:22:00Z" w16du:dateUtc="2025-05-21T18:22:00Z">
                <w:pPr>
                  <w:jc w:val="left"/>
                </w:pPr>
              </w:pPrChange>
            </w:pPr>
            <w:del w:id="903" w:author="Paulo Henrique dos Santos" w:date="2025-05-21T15:22:00Z" w16du:dateUtc="2025-05-21T18:22:00Z">
              <w:r w:rsidRPr="00E425C9" w:rsidDel="00221A96">
                <w:rPr>
                  <w:color w:val="000000"/>
                  <w:sz w:val="20"/>
                  <w:szCs w:val="20"/>
                </w:rPr>
                <w:delText>Tokenização de ativos nas transações</w:delText>
              </w:r>
              <w:r w:rsidR="00B95989" w:rsidDel="00221A96">
                <w:rPr>
                  <w:color w:val="000000"/>
                  <w:sz w:val="20"/>
                  <w:szCs w:val="20"/>
                </w:rPr>
                <w:delText xml:space="preserve"> </w:delText>
              </w:r>
            </w:del>
          </w:p>
        </w:tc>
      </w:tr>
      <w:tr w:rsidR="00E425C9" w:rsidRPr="00E425C9" w:rsidDel="00221A96" w14:paraId="3E6517AD" w14:textId="05D9F50D" w:rsidTr="00C67C8A">
        <w:trPr>
          <w:trHeight w:val="264"/>
          <w:jc w:val="center"/>
          <w:del w:id="904"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7F2FA664" w14:textId="7B6F57F8" w:rsidR="00E425C9" w:rsidRPr="00E425C9" w:rsidDel="00221A96" w:rsidRDefault="00E425C9" w:rsidP="00221A96">
            <w:pPr>
              <w:spacing w:before="240" w:line="360" w:lineRule="auto"/>
              <w:ind w:firstLine="720"/>
              <w:rPr>
                <w:del w:id="905" w:author="Paulo Henrique dos Santos" w:date="2025-05-21T15:22:00Z" w16du:dateUtc="2025-05-21T18:22:00Z"/>
                <w:color w:val="000000"/>
                <w:sz w:val="20"/>
                <w:szCs w:val="20"/>
              </w:rPr>
              <w:pPrChange w:id="906" w:author="Paulo Henrique dos Santos" w:date="2025-05-21T15:22:00Z" w16du:dateUtc="2025-05-21T18:22:00Z">
                <w:pPr>
                  <w:jc w:val="left"/>
                </w:pPr>
              </w:pPrChange>
            </w:pPr>
          </w:p>
        </w:tc>
        <w:tc>
          <w:tcPr>
            <w:tcW w:w="2933" w:type="dxa"/>
            <w:tcBorders>
              <w:top w:val="nil"/>
              <w:left w:val="nil"/>
              <w:bottom w:val="dashed" w:sz="4" w:space="0" w:color="auto"/>
              <w:right w:val="nil"/>
            </w:tcBorders>
            <w:shd w:val="clear" w:color="000000" w:fill="FFFFFF"/>
            <w:vAlign w:val="center"/>
            <w:hideMark/>
          </w:tcPr>
          <w:p w14:paraId="620F3DCA" w14:textId="0BCB03E8" w:rsidR="0050390A" w:rsidRPr="00E425C9" w:rsidDel="00221A96" w:rsidRDefault="0050390A" w:rsidP="00221A96">
            <w:pPr>
              <w:spacing w:before="240" w:line="360" w:lineRule="auto"/>
              <w:ind w:firstLine="720"/>
              <w:rPr>
                <w:del w:id="907" w:author="Paulo Henrique dos Santos" w:date="2025-05-21T15:22:00Z" w16du:dateUtc="2025-05-21T18:22:00Z"/>
                <w:color w:val="000000"/>
                <w:sz w:val="20"/>
                <w:szCs w:val="20"/>
              </w:rPr>
              <w:pPrChange w:id="908" w:author="Paulo Henrique dos Santos" w:date="2025-05-21T15:22:00Z" w16du:dateUtc="2025-05-21T18:22:00Z">
                <w:pPr>
                  <w:jc w:val="left"/>
                </w:pPr>
              </w:pPrChange>
            </w:pPr>
            <w:del w:id="909" w:author="Paulo Henrique dos Santos" w:date="2025-05-21T15:22:00Z" w16du:dateUtc="2025-05-21T18:22:00Z">
              <w:r w:rsidRPr="0050390A" w:rsidDel="00221A96">
                <w:rPr>
                  <w:color w:val="000000"/>
                  <w:sz w:val="20"/>
                  <w:szCs w:val="20"/>
                </w:rPr>
                <w:delText>Rastreabilidade em ecossistemas interempresariais</w:delText>
              </w:r>
              <w:r w:rsidDel="00221A96">
                <w:rPr>
                  <w:color w:val="000000"/>
                  <w:sz w:val="20"/>
                  <w:szCs w:val="20"/>
                </w:rPr>
                <w:delText xml:space="preserve"> </w:delText>
              </w:r>
              <w:r w:rsidR="00C67C8A" w:rsidDel="00221A96">
                <w:rPr>
                  <w:color w:val="000000"/>
                  <w:sz w:val="20"/>
                  <w:szCs w:val="20"/>
                </w:rPr>
                <w:delText>(Tópico 4)</w:delText>
              </w:r>
            </w:del>
          </w:p>
        </w:tc>
        <w:tc>
          <w:tcPr>
            <w:tcW w:w="987" w:type="dxa"/>
            <w:vMerge/>
            <w:tcBorders>
              <w:top w:val="nil"/>
              <w:left w:val="nil"/>
              <w:bottom w:val="dashed" w:sz="4" w:space="0" w:color="000000"/>
              <w:right w:val="nil"/>
            </w:tcBorders>
            <w:vAlign w:val="center"/>
            <w:hideMark/>
          </w:tcPr>
          <w:p w14:paraId="7DC26B23" w14:textId="06618A7D" w:rsidR="00E425C9" w:rsidRPr="00E425C9" w:rsidDel="00221A96" w:rsidRDefault="00E425C9" w:rsidP="00221A96">
            <w:pPr>
              <w:spacing w:before="240" w:line="360" w:lineRule="auto"/>
              <w:ind w:firstLine="720"/>
              <w:rPr>
                <w:del w:id="910" w:author="Paulo Henrique dos Santos" w:date="2025-05-21T15:22:00Z" w16du:dateUtc="2025-05-21T18:22:00Z"/>
                <w:color w:val="000000"/>
                <w:sz w:val="20"/>
                <w:szCs w:val="20"/>
              </w:rPr>
              <w:pPrChange w:id="911" w:author="Paulo Henrique dos Santos" w:date="2025-05-21T15:22:00Z" w16du:dateUtc="2025-05-21T18:22:00Z">
                <w:pPr>
                  <w:jc w:val="left"/>
                </w:pPr>
              </w:pPrChange>
            </w:pPr>
          </w:p>
        </w:tc>
        <w:tc>
          <w:tcPr>
            <w:tcW w:w="4580" w:type="dxa"/>
            <w:tcBorders>
              <w:top w:val="nil"/>
              <w:left w:val="nil"/>
              <w:bottom w:val="dashed" w:sz="4" w:space="0" w:color="auto"/>
              <w:right w:val="nil"/>
            </w:tcBorders>
            <w:shd w:val="clear" w:color="000000" w:fill="FFFFFF"/>
            <w:vAlign w:val="center"/>
            <w:hideMark/>
          </w:tcPr>
          <w:p w14:paraId="2695081D" w14:textId="3384B9D5" w:rsidR="00E425C9" w:rsidRPr="00E425C9" w:rsidDel="00221A96" w:rsidRDefault="00E425C9" w:rsidP="00221A96">
            <w:pPr>
              <w:spacing w:before="240" w:line="360" w:lineRule="auto"/>
              <w:ind w:firstLine="720"/>
              <w:rPr>
                <w:del w:id="912" w:author="Paulo Henrique dos Santos" w:date="2025-05-21T15:22:00Z" w16du:dateUtc="2025-05-21T18:22:00Z"/>
                <w:color w:val="000000"/>
                <w:sz w:val="20"/>
                <w:szCs w:val="20"/>
              </w:rPr>
              <w:pPrChange w:id="913" w:author="Paulo Henrique dos Santos" w:date="2025-05-21T15:22:00Z" w16du:dateUtc="2025-05-21T18:22:00Z">
                <w:pPr>
                  <w:jc w:val="left"/>
                </w:pPr>
              </w:pPrChange>
            </w:pPr>
            <w:del w:id="914" w:author="Paulo Henrique dos Santos" w:date="2025-05-21T15:22:00Z" w16du:dateUtc="2025-05-21T18:22:00Z">
              <w:r w:rsidRPr="00E425C9" w:rsidDel="00221A96">
                <w:rPr>
                  <w:color w:val="000000"/>
                  <w:sz w:val="20"/>
                  <w:szCs w:val="20"/>
                </w:rPr>
                <w:delText>Transparência</w:delText>
              </w:r>
              <w:r w:rsidR="00B95989" w:rsidDel="00221A96">
                <w:rPr>
                  <w:color w:val="000000"/>
                  <w:sz w:val="20"/>
                  <w:szCs w:val="20"/>
                </w:rPr>
                <w:delText xml:space="preserve"> </w:delText>
              </w:r>
            </w:del>
          </w:p>
        </w:tc>
      </w:tr>
      <w:tr w:rsidR="00E425C9" w:rsidRPr="00E425C9" w:rsidDel="00221A96" w14:paraId="7F32773F" w14:textId="1C9FB0B2" w:rsidTr="00C67C8A">
        <w:trPr>
          <w:trHeight w:val="264"/>
          <w:jc w:val="center"/>
          <w:del w:id="915" w:author="Paulo Henrique dos Santos" w:date="2025-05-21T15:22:00Z" w16du:dateUtc="2025-05-21T18:22:00Z"/>
        </w:trPr>
        <w:tc>
          <w:tcPr>
            <w:tcW w:w="1320" w:type="dxa"/>
            <w:vMerge w:val="restart"/>
            <w:tcBorders>
              <w:top w:val="nil"/>
              <w:left w:val="nil"/>
              <w:bottom w:val="dashed" w:sz="4" w:space="0" w:color="000000"/>
              <w:right w:val="nil"/>
            </w:tcBorders>
            <w:shd w:val="clear" w:color="000000" w:fill="FFFFFF"/>
            <w:vAlign w:val="center"/>
            <w:hideMark/>
          </w:tcPr>
          <w:p w14:paraId="474A2B34" w14:textId="6A82D062" w:rsidR="00E425C9" w:rsidRPr="00E425C9" w:rsidDel="00221A96" w:rsidRDefault="00E425C9" w:rsidP="00221A96">
            <w:pPr>
              <w:spacing w:before="240" w:line="360" w:lineRule="auto"/>
              <w:ind w:firstLine="720"/>
              <w:rPr>
                <w:del w:id="916" w:author="Paulo Henrique dos Santos" w:date="2025-05-21T15:22:00Z" w16du:dateUtc="2025-05-21T18:22:00Z"/>
                <w:color w:val="000000"/>
                <w:sz w:val="20"/>
                <w:szCs w:val="20"/>
              </w:rPr>
              <w:pPrChange w:id="917" w:author="Paulo Henrique dos Santos" w:date="2025-05-21T15:22:00Z" w16du:dateUtc="2025-05-21T18:22:00Z">
                <w:pPr>
                  <w:jc w:val="center"/>
                </w:pPr>
              </w:pPrChange>
            </w:pPr>
            <w:del w:id="918" w:author="Paulo Henrique dos Santos" w:date="2025-05-21T15:22:00Z" w16du:dateUtc="2025-05-21T18:22:00Z">
              <w:r w:rsidRPr="00E425C9" w:rsidDel="00221A96">
                <w:rPr>
                  <w:color w:val="000000"/>
                  <w:sz w:val="20"/>
                  <w:szCs w:val="20"/>
                </w:rPr>
                <w:delText>4-Confiável</w:delText>
              </w:r>
            </w:del>
          </w:p>
        </w:tc>
        <w:tc>
          <w:tcPr>
            <w:tcW w:w="2933" w:type="dxa"/>
            <w:vMerge w:val="restart"/>
            <w:tcBorders>
              <w:top w:val="nil"/>
              <w:left w:val="nil"/>
              <w:bottom w:val="nil"/>
              <w:right w:val="nil"/>
            </w:tcBorders>
            <w:shd w:val="clear" w:color="000000" w:fill="FFFFFF"/>
            <w:vAlign w:val="center"/>
            <w:hideMark/>
          </w:tcPr>
          <w:p w14:paraId="7E45F238" w14:textId="2269B24E" w:rsidR="0050390A" w:rsidRPr="0050390A" w:rsidDel="00221A96" w:rsidRDefault="0050390A" w:rsidP="00221A96">
            <w:pPr>
              <w:spacing w:before="240" w:line="360" w:lineRule="auto"/>
              <w:ind w:firstLine="720"/>
              <w:rPr>
                <w:del w:id="919" w:author="Paulo Henrique dos Santos" w:date="2025-05-21T15:22:00Z" w16du:dateUtc="2025-05-21T18:22:00Z"/>
                <w:color w:val="000000"/>
                <w:sz w:val="20"/>
                <w:szCs w:val="20"/>
              </w:rPr>
              <w:pPrChange w:id="920" w:author="Paulo Henrique dos Santos" w:date="2025-05-21T15:22:00Z" w16du:dateUtc="2025-05-21T18:22:00Z">
                <w:pPr>
                  <w:jc w:val="left"/>
                </w:pPr>
              </w:pPrChange>
            </w:pPr>
            <w:del w:id="921" w:author="Paulo Henrique dos Santos" w:date="2025-05-21T15:22:00Z" w16du:dateUtc="2025-05-21T18:22:00Z">
              <w:r w:rsidRPr="0050390A" w:rsidDel="00221A96">
                <w:rPr>
                  <w:color w:val="000000"/>
                  <w:sz w:val="20"/>
                  <w:szCs w:val="20"/>
                </w:rPr>
                <w:delText>Mercado de crédito de carbono</w:delText>
              </w:r>
            </w:del>
          </w:p>
          <w:p w14:paraId="03683E30" w14:textId="71D2402C" w:rsidR="00E425C9" w:rsidRPr="00E425C9" w:rsidDel="00221A96" w:rsidRDefault="00C67C8A" w:rsidP="00221A96">
            <w:pPr>
              <w:spacing w:before="240" w:line="360" w:lineRule="auto"/>
              <w:ind w:firstLine="720"/>
              <w:rPr>
                <w:del w:id="922" w:author="Paulo Henrique dos Santos" w:date="2025-05-21T15:22:00Z" w16du:dateUtc="2025-05-21T18:22:00Z"/>
                <w:color w:val="000000"/>
                <w:sz w:val="20"/>
                <w:szCs w:val="20"/>
              </w:rPr>
              <w:pPrChange w:id="923" w:author="Paulo Henrique dos Santos" w:date="2025-05-21T15:22:00Z" w16du:dateUtc="2025-05-21T18:22:00Z">
                <w:pPr>
                  <w:jc w:val="left"/>
                </w:pPr>
              </w:pPrChange>
            </w:pPr>
            <w:del w:id="924" w:author="Paulo Henrique dos Santos" w:date="2025-05-21T15:22:00Z" w16du:dateUtc="2025-05-21T18:22:00Z">
              <w:r w:rsidDel="00221A96">
                <w:rPr>
                  <w:color w:val="000000"/>
                  <w:sz w:val="20"/>
                  <w:szCs w:val="20"/>
                </w:rPr>
                <w:delText>(Tópico 0)</w:delText>
              </w:r>
            </w:del>
          </w:p>
        </w:tc>
        <w:tc>
          <w:tcPr>
            <w:tcW w:w="987" w:type="dxa"/>
            <w:vMerge w:val="restart"/>
            <w:tcBorders>
              <w:top w:val="nil"/>
              <w:left w:val="nil"/>
              <w:bottom w:val="dashed" w:sz="4" w:space="0" w:color="000000"/>
              <w:right w:val="nil"/>
            </w:tcBorders>
            <w:shd w:val="clear" w:color="000000" w:fill="FFFFFF"/>
            <w:vAlign w:val="center"/>
            <w:hideMark/>
          </w:tcPr>
          <w:p w14:paraId="5126782D" w14:textId="3194F57F" w:rsidR="00E425C9" w:rsidRPr="00E425C9" w:rsidDel="00221A96" w:rsidRDefault="00E425C9" w:rsidP="00221A96">
            <w:pPr>
              <w:spacing w:before="240" w:line="360" w:lineRule="auto"/>
              <w:ind w:firstLine="720"/>
              <w:rPr>
                <w:del w:id="925" w:author="Paulo Henrique dos Santos" w:date="2025-05-21T15:22:00Z" w16du:dateUtc="2025-05-21T18:22:00Z"/>
                <w:color w:val="000000"/>
                <w:sz w:val="20"/>
                <w:szCs w:val="20"/>
              </w:rPr>
              <w:pPrChange w:id="926" w:author="Paulo Henrique dos Santos" w:date="2025-05-21T15:22:00Z" w16du:dateUtc="2025-05-21T18:22:00Z">
                <w:pPr>
                  <w:jc w:val="center"/>
                </w:pPr>
              </w:pPrChange>
            </w:pPr>
            <w:del w:id="927" w:author="Paulo Henrique dos Santos" w:date="2025-05-21T15:22:00Z" w16du:dateUtc="2025-05-21T18:22:00Z">
              <w:r w:rsidRPr="00E425C9" w:rsidDel="00221A96">
                <w:rPr>
                  <w:color w:val="000000"/>
                  <w:sz w:val="20"/>
                  <w:szCs w:val="20"/>
                </w:rPr>
                <w:delText>Confiar/ Assegurar</w:delText>
              </w:r>
            </w:del>
          </w:p>
        </w:tc>
        <w:tc>
          <w:tcPr>
            <w:tcW w:w="4580" w:type="dxa"/>
            <w:tcBorders>
              <w:top w:val="nil"/>
              <w:left w:val="nil"/>
              <w:bottom w:val="nil"/>
              <w:right w:val="nil"/>
            </w:tcBorders>
            <w:shd w:val="clear" w:color="000000" w:fill="FFFFFF"/>
            <w:vAlign w:val="center"/>
            <w:hideMark/>
          </w:tcPr>
          <w:p w14:paraId="4BDD2DCA" w14:textId="29257253" w:rsidR="00E425C9" w:rsidRPr="00E425C9" w:rsidDel="00221A96" w:rsidRDefault="00E425C9" w:rsidP="00221A96">
            <w:pPr>
              <w:spacing w:before="240" w:line="360" w:lineRule="auto"/>
              <w:ind w:firstLine="720"/>
              <w:rPr>
                <w:del w:id="928" w:author="Paulo Henrique dos Santos" w:date="2025-05-21T15:22:00Z" w16du:dateUtc="2025-05-21T18:22:00Z"/>
                <w:color w:val="000000"/>
                <w:sz w:val="20"/>
                <w:szCs w:val="20"/>
              </w:rPr>
              <w:pPrChange w:id="929" w:author="Paulo Henrique dos Santos" w:date="2025-05-21T15:22:00Z" w16du:dateUtc="2025-05-21T18:22:00Z">
                <w:pPr>
                  <w:jc w:val="left"/>
                </w:pPr>
              </w:pPrChange>
            </w:pPr>
            <w:del w:id="930" w:author="Paulo Henrique dos Santos" w:date="2025-05-21T15:22:00Z" w16du:dateUtc="2025-05-21T18:22:00Z">
              <w:r w:rsidRPr="00E425C9" w:rsidDel="00221A96">
                <w:rPr>
                  <w:color w:val="000000"/>
                  <w:sz w:val="20"/>
                  <w:szCs w:val="20"/>
                </w:rPr>
                <w:delText>Mercado de crédito de carbono</w:delText>
              </w:r>
              <w:r w:rsidR="00B95989" w:rsidDel="00221A96">
                <w:rPr>
                  <w:color w:val="000000"/>
                  <w:sz w:val="20"/>
                  <w:szCs w:val="20"/>
                </w:rPr>
                <w:delText xml:space="preserve"> </w:delText>
              </w:r>
            </w:del>
          </w:p>
        </w:tc>
      </w:tr>
      <w:tr w:rsidR="00E425C9" w:rsidRPr="00E425C9" w:rsidDel="00221A96" w14:paraId="35380832" w14:textId="41E95A5E" w:rsidTr="00C67C8A">
        <w:trPr>
          <w:trHeight w:val="264"/>
          <w:jc w:val="center"/>
          <w:del w:id="931"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4E15960F" w14:textId="354A6EA3" w:rsidR="00E425C9" w:rsidRPr="00E425C9" w:rsidDel="00221A96" w:rsidRDefault="00E425C9" w:rsidP="00221A96">
            <w:pPr>
              <w:spacing w:before="240" w:line="360" w:lineRule="auto"/>
              <w:ind w:firstLine="720"/>
              <w:rPr>
                <w:del w:id="932" w:author="Paulo Henrique dos Santos" w:date="2025-05-21T15:22:00Z" w16du:dateUtc="2025-05-21T18:22:00Z"/>
                <w:color w:val="000000"/>
                <w:sz w:val="20"/>
                <w:szCs w:val="20"/>
              </w:rPr>
              <w:pPrChange w:id="933" w:author="Paulo Henrique dos Santos" w:date="2025-05-21T15:22:00Z" w16du:dateUtc="2025-05-21T18:22:00Z">
                <w:pPr>
                  <w:jc w:val="left"/>
                </w:pPr>
              </w:pPrChange>
            </w:pPr>
          </w:p>
        </w:tc>
        <w:tc>
          <w:tcPr>
            <w:tcW w:w="2933" w:type="dxa"/>
            <w:vMerge/>
            <w:tcBorders>
              <w:top w:val="nil"/>
              <w:left w:val="nil"/>
              <w:bottom w:val="nil"/>
              <w:right w:val="nil"/>
            </w:tcBorders>
            <w:vAlign w:val="center"/>
            <w:hideMark/>
          </w:tcPr>
          <w:p w14:paraId="2D2AA620" w14:textId="0383321E" w:rsidR="00E425C9" w:rsidRPr="00E425C9" w:rsidDel="00221A96" w:rsidRDefault="00E425C9" w:rsidP="00221A96">
            <w:pPr>
              <w:spacing w:before="240" w:line="360" w:lineRule="auto"/>
              <w:ind w:firstLine="720"/>
              <w:rPr>
                <w:del w:id="934" w:author="Paulo Henrique dos Santos" w:date="2025-05-21T15:22:00Z" w16du:dateUtc="2025-05-21T18:22:00Z"/>
                <w:color w:val="000000"/>
                <w:sz w:val="20"/>
                <w:szCs w:val="20"/>
              </w:rPr>
              <w:pPrChange w:id="935" w:author="Paulo Henrique dos Santos" w:date="2025-05-21T15:22:00Z" w16du:dateUtc="2025-05-21T18:22:00Z">
                <w:pPr>
                  <w:jc w:val="left"/>
                </w:pPr>
              </w:pPrChange>
            </w:pPr>
          </w:p>
        </w:tc>
        <w:tc>
          <w:tcPr>
            <w:tcW w:w="987" w:type="dxa"/>
            <w:vMerge/>
            <w:tcBorders>
              <w:top w:val="nil"/>
              <w:left w:val="nil"/>
              <w:bottom w:val="dashed" w:sz="4" w:space="0" w:color="000000"/>
              <w:right w:val="nil"/>
            </w:tcBorders>
            <w:vAlign w:val="center"/>
            <w:hideMark/>
          </w:tcPr>
          <w:p w14:paraId="5833E9F2" w14:textId="5B2666A3" w:rsidR="00E425C9" w:rsidRPr="00E425C9" w:rsidDel="00221A96" w:rsidRDefault="00E425C9" w:rsidP="00221A96">
            <w:pPr>
              <w:spacing w:before="240" w:line="360" w:lineRule="auto"/>
              <w:ind w:firstLine="720"/>
              <w:rPr>
                <w:del w:id="936" w:author="Paulo Henrique dos Santos" w:date="2025-05-21T15:22:00Z" w16du:dateUtc="2025-05-21T18:22:00Z"/>
                <w:color w:val="000000"/>
                <w:sz w:val="20"/>
                <w:szCs w:val="20"/>
              </w:rPr>
              <w:pPrChange w:id="937"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5AA2DE53" w14:textId="7D0EF567" w:rsidR="00E425C9" w:rsidRPr="00E425C9" w:rsidDel="00221A96" w:rsidRDefault="00E425C9" w:rsidP="00221A96">
            <w:pPr>
              <w:spacing w:before="240" w:line="360" w:lineRule="auto"/>
              <w:ind w:firstLine="720"/>
              <w:rPr>
                <w:del w:id="938" w:author="Paulo Henrique dos Santos" w:date="2025-05-21T15:22:00Z" w16du:dateUtc="2025-05-21T18:22:00Z"/>
                <w:color w:val="000000"/>
                <w:sz w:val="20"/>
                <w:szCs w:val="20"/>
              </w:rPr>
              <w:pPrChange w:id="939" w:author="Paulo Henrique dos Santos" w:date="2025-05-21T15:22:00Z" w16du:dateUtc="2025-05-21T18:22:00Z">
                <w:pPr>
                  <w:jc w:val="left"/>
                </w:pPr>
              </w:pPrChange>
            </w:pPr>
            <w:del w:id="940" w:author="Paulo Henrique dos Santos" w:date="2025-05-21T15:22:00Z" w16du:dateUtc="2025-05-21T18:22:00Z">
              <w:r w:rsidRPr="00E425C9" w:rsidDel="00221A96">
                <w:rPr>
                  <w:color w:val="000000"/>
                  <w:sz w:val="20"/>
                  <w:szCs w:val="20"/>
                </w:rPr>
                <w:delText>Registro de emissões de carbono</w:delText>
              </w:r>
              <w:r w:rsidR="00B95989" w:rsidDel="00221A96">
                <w:rPr>
                  <w:color w:val="000000"/>
                  <w:sz w:val="20"/>
                  <w:szCs w:val="20"/>
                </w:rPr>
                <w:delText xml:space="preserve"> </w:delText>
              </w:r>
            </w:del>
          </w:p>
        </w:tc>
      </w:tr>
      <w:tr w:rsidR="00E425C9" w:rsidRPr="00E425C9" w:rsidDel="00221A96" w14:paraId="2C0E1616" w14:textId="73543D77" w:rsidTr="00C67C8A">
        <w:trPr>
          <w:trHeight w:val="264"/>
          <w:jc w:val="center"/>
          <w:del w:id="941"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419F2B2C" w14:textId="303C9BFF" w:rsidR="00E425C9" w:rsidRPr="00E425C9" w:rsidDel="00221A96" w:rsidRDefault="00E425C9" w:rsidP="00221A96">
            <w:pPr>
              <w:spacing w:before="240" w:line="360" w:lineRule="auto"/>
              <w:ind w:firstLine="720"/>
              <w:rPr>
                <w:del w:id="942" w:author="Paulo Henrique dos Santos" w:date="2025-05-21T15:22:00Z" w16du:dateUtc="2025-05-21T18:22:00Z"/>
                <w:color w:val="000000"/>
                <w:sz w:val="20"/>
                <w:szCs w:val="20"/>
              </w:rPr>
              <w:pPrChange w:id="943" w:author="Paulo Henrique dos Santos" w:date="2025-05-21T15:22:00Z" w16du:dateUtc="2025-05-21T18:22:00Z">
                <w:pPr>
                  <w:jc w:val="left"/>
                </w:pPr>
              </w:pPrChange>
            </w:pPr>
          </w:p>
        </w:tc>
        <w:tc>
          <w:tcPr>
            <w:tcW w:w="2933" w:type="dxa"/>
            <w:vMerge/>
            <w:tcBorders>
              <w:top w:val="nil"/>
              <w:left w:val="nil"/>
              <w:bottom w:val="nil"/>
              <w:right w:val="nil"/>
            </w:tcBorders>
            <w:vAlign w:val="center"/>
            <w:hideMark/>
          </w:tcPr>
          <w:p w14:paraId="12481BFE" w14:textId="203942EE" w:rsidR="00E425C9" w:rsidRPr="00E425C9" w:rsidDel="00221A96" w:rsidRDefault="00E425C9" w:rsidP="00221A96">
            <w:pPr>
              <w:spacing w:before="240" w:line="360" w:lineRule="auto"/>
              <w:ind w:firstLine="720"/>
              <w:rPr>
                <w:del w:id="944" w:author="Paulo Henrique dos Santos" w:date="2025-05-21T15:22:00Z" w16du:dateUtc="2025-05-21T18:22:00Z"/>
                <w:color w:val="000000"/>
                <w:sz w:val="20"/>
                <w:szCs w:val="20"/>
              </w:rPr>
              <w:pPrChange w:id="945" w:author="Paulo Henrique dos Santos" w:date="2025-05-21T15:22:00Z" w16du:dateUtc="2025-05-21T18:22:00Z">
                <w:pPr>
                  <w:jc w:val="left"/>
                </w:pPr>
              </w:pPrChange>
            </w:pPr>
          </w:p>
        </w:tc>
        <w:tc>
          <w:tcPr>
            <w:tcW w:w="987" w:type="dxa"/>
            <w:vMerge/>
            <w:tcBorders>
              <w:top w:val="nil"/>
              <w:left w:val="nil"/>
              <w:bottom w:val="dashed" w:sz="4" w:space="0" w:color="000000"/>
              <w:right w:val="nil"/>
            </w:tcBorders>
            <w:vAlign w:val="center"/>
            <w:hideMark/>
          </w:tcPr>
          <w:p w14:paraId="73668D0D" w14:textId="4FC96E44" w:rsidR="00E425C9" w:rsidRPr="00E425C9" w:rsidDel="00221A96" w:rsidRDefault="00E425C9" w:rsidP="00221A96">
            <w:pPr>
              <w:spacing w:before="240" w:line="360" w:lineRule="auto"/>
              <w:ind w:firstLine="720"/>
              <w:rPr>
                <w:del w:id="946" w:author="Paulo Henrique dos Santos" w:date="2025-05-21T15:22:00Z" w16du:dateUtc="2025-05-21T18:22:00Z"/>
                <w:color w:val="000000"/>
                <w:sz w:val="20"/>
                <w:szCs w:val="20"/>
              </w:rPr>
              <w:pPrChange w:id="947"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403E2B40" w14:textId="4374CFC9" w:rsidR="00E425C9" w:rsidRPr="00E425C9" w:rsidDel="00221A96" w:rsidRDefault="00E425C9" w:rsidP="00221A96">
            <w:pPr>
              <w:spacing w:before="240" w:line="360" w:lineRule="auto"/>
              <w:ind w:firstLine="720"/>
              <w:rPr>
                <w:del w:id="948" w:author="Paulo Henrique dos Santos" w:date="2025-05-21T15:22:00Z" w16du:dateUtc="2025-05-21T18:22:00Z"/>
                <w:color w:val="000000"/>
                <w:sz w:val="20"/>
                <w:szCs w:val="20"/>
              </w:rPr>
              <w:pPrChange w:id="949" w:author="Paulo Henrique dos Santos" w:date="2025-05-21T15:22:00Z" w16du:dateUtc="2025-05-21T18:22:00Z">
                <w:pPr>
                  <w:jc w:val="left"/>
                </w:pPr>
              </w:pPrChange>
            </w:pPr>
            <w:del w:id="950" w:author="Paulo Henrique dos Santos" w:date="2025-05-21T15:22:00Z" w16du:dateUtc="2025-05-21T18:22:00Z">
              <w:r w:rsidRPr="00E425C9" w:rsidDel="00221A96">
                <w:rPr>
                  <w:color w:val="000000"/>
                  <w:sz w:val="20"/>
                  <w:szCs w:val="20"/>
                </w:rPr>
                <w:delText>Negociação de créditos de carbono</w:delText>
              </w:r>
              <w:r w:rsidR="00B95989" w:rsidDel="00221A96">
                <w:rPr>
                  <w:color w:val="000000"/>
                  <w:sz w:val="20"/>
                  <w:szCs w:val="20"/>
                </w:rPr>
                <w:delText xml:space="preserve"> </w:delText>
              </w:r>
            </w:del>
          </w:p>
        </w:tc>
      </w:tr>
      <w:tr w:rsidR="00E425C9" w:rsidRPr="00E425C9" w:rsidDel="00221A96" w14:paraId="60C8A6D0" w14:textId="352D4F93" w:rsidTr="00C67C8A">
        <w:trPr>
          <w:trHeight w:val="264"/>
          <w:jc w:val="center"/>
          <w:del w:id="951"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337209AF" w14:textId="01C6EA35" w:rsidR="00E425C9" w:rsidRPr="00E425C9" w:rsidDel="00221A96" w:rsidRDefault="00E425C9" w:rsidP="00221A96">
            <w:pPr>
              <w:spacing w:before="240" w:line="360" w:lineRule="auto"/>
              <w:ind w:firstLine="720"/>
              <w:rPr>
                <w:del w:id="952" w:author="Paulo Henrique dos Santos" w:date="2025-05-21T15:22:00Z" w16du:dateUtc="2025-05-21T18:22:00Z"/>
                <w:color w:val="000000"/>
                <w:sz w:val="20"/>
                <w:szCs w:val="20"/>
              </w:rPr>
              <w:pPrChange w:id="953" w:author="Paulo Henrique dos Santos" w:date="2025-05-21T15:22:00Z" w16du:dateUtc="2025-05-21T18:22:00Z">
                <w:pPr>
                  <w:jc w:val="left"/>
                </w:pPr>
              </w:pPrChange>
            </w:pPr>
          </w:p>
        </w:tc>
        <w:tc>
          <w:tcPr>
            <w:tcW w:w="2933" w:type="dxa"/>
            <w:vMerge w:val="restart"/>
            <w:tcBorders>
              <w:top w:val="nil"/>
              <w:left w:val="nil"/>
              <w:bottom w:val="nil"/>
              <w:right w:val="nil"/>
            </w:tcBorders>
            <w:shd w:val="clear" w:color="000000" w:fill="FFFFFF"/>
            <w:vAlign w:val="center"/>
            <w:hideMark/>
          </w:tcPr>
          <w:p w14:paraId="38EA4130" w14:textId="1AA45331" w:rsidR="00E425C9" w:rsidRPr="00E425C9" w:rsidDel="00221A96" w:rsidRDefault="0050390A" w:rsidP="00221A96">
            <w:pPr>
              <w:spacing w:before="240" w:line="360" w:lineRule="auto"/>
              <w:ind w:firstLine="720"/>
              <w:rPr>
                <w:del w:id="954" w:author="Paulo Henrique dos Santos" w:date="2025-05-21T15:22:00Z" w16du:dateUtc="2025-05-21T18:22:00Z"/>
                <w:color w:val="000000"/>
                <w:sz w:val="20"/>
                <w:szCs w:val="20"/>
              </w:rPr>
              <w:pPrChange w:id="955" w:author="Paulo Henrique dos Santos" w:date="2025-05-21T15:22:00Z" w16du:dateUtc="2025-05-21T18:22:00Z">
                <w:pPr>
                  <w:jc w:val="left"/>
                </w:pPr>
              </w:pPrChange>
            </w:pPr>
            <w:del w:id="956" w:author="Paulo Henrique dos Santos" w:date="2025-05-21T15:22:00Z" w16du:dateUtc="2025-05-21T18:22:00Z">
              <w:r w:rsidRPr="0050390A" w:rsidDel="00221A96">
                <w:rPr>
                  <w:color w:val="000000"/>
                  <w:sz w:val="20"/>
                  <w:szCs w:val="20"/>
                </w:rPr>
                <w:delText>Partilha segura de dados em cadeias de abastecimento integradas</w:delText>
              </w:r>
              <w:r w:rsidDel="00221A96">
                <w:rPr>
                  <w:color w:val="000000"/>
                  <w:sz w:val="20"/>
                  <w:szCs w:val="20"/>
                </w:rPr>
                <w:delText xml:space="preserve"> </w:delText>
              </w:r>
              <w:r w:rsidR="00C67C8A" w:rsidDel="00221A96">
                <w:rPr>
                  <w:color w:val="000000"/>
                  <w:sz w:val="20"/>
                  <w:szCs w:val="20"/>
                </w:rPr>
                <w:delText>(Tópico 1)</w:delText>
              </w:r>
            </w:del>
          </w:p>
        </w:tc>
        <w:tc>
          <w:tcPr>
            <w:tcW w:w="987" w:type="dxa"/>
            <w:vMerge/>
            <w:tcBorders>
              <w:top w:val="nil"/>
              <w:left w:val="nil"/>
              <w:bottom w:val="dashed" w:sz="4" w:space="0" w:color="000000"/>
              <w:right w:val="nil"/>
            </w:tcBorders>
            <w:vAlign w:val="center"/>
            <w:hideMark/>
          </w:tcPr>
          <w:p w14:paraId="0DD39446" w14:textId="2D1848D5" w:rsidR="00E425C9" w:rsidRPr="00E425C9" w:rsidDel="00221A96" w:rsidRDefault="00E425C9" w:rsidP="00221A96">
            <w:pPr>
              <w:spacing w:before="240" w:line="360" w:lineRule="auto"/>
              <w:ind w:firstLine="720"/>
              <w:rPr>
                <w:del w:id="957" w:author="Paulo Henrique dos Santos" w:date="2025-05-21T15:22:00Z" w16du:dateUtc="2025-05-21T18:22:00Z"/>
                <w:color w:val="000000"/>
                <w:sz w:val="20"/>
                <w:szCs w:val="20"/>
              </w:rPr>
              <w:pPrChange w:id="958"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08EC0000" w14:textId="0CCD25BC" w:rsidR="00E425C9" w:rsidRPr="00E425C9" w:rsidDel="00221A96" w:rsidRDefault="00E425C9" w:rsidP="00221A96">
            <w:pPr>
              <w:spacing w:before="240" w:line="360" w:lineRule="auto"/>
              <w:ind w:firstLine="720"/>
              <w:rPr>
                <w:del w:id="959" w:author="Paulo Henrique dos Santos" w:date="2025-05-21T15:22:00Z" w16du:dateUtc="2025-05-21T18:22:00Z"/>
                <w:color w:val="000000"/>
                <w:sz w:val="20"/>
                <w:szCs w:val="20"/>
              </w:rPr>
              <w:pPrChange w:id="960" w:author="Paulo Henrique dos Santos" w:date="2025-05-21T15:22:00Z" w16du:dateUtc="2025-05-21T18:22:00Z">
                <w:pPr>
                  <w:jc w:val="left"/>
                </w:pPr>
              </w:pPrChange>
            </w:pPr>
            <w:del w:id="961" w:author="Paulo Henrique dos Santos" w:date="2025-05-21T15:22:00Z" w16du:dateUtc="2025-05-21T18:22:00Z">
              <w:r w:rsidRPr="00E425C9" w:rsidDel="00221A96">
                <w:rPr>
                  <w:color w:val="000000"/>
                  <w:sz w:val="20"/>
                  <w:szCs w:val="20"/>
                </w:rPr>
                <w:delText>Referência para parceiros</w:delText>
              </w:r>
              <w:r w:rsidR="00B95989" w:rsidDel="00221A96">
                <w:rPr>
                  <w:color w:val="000000"/>
                  <w:sz w:val="20"/>
                  <w:szCs w:val="20"/>
                </w:rPr>
                <w:delText xml:space="preserve"> </w:delText>
              </w:r>
            </w:del>
          </w:p>
        </w:tc>
      </w:tr>
      <w:tr w:rsidR="00E425C9" w:rsidRPr="00E425C9" w:rsidDel="00221A96" w14:paraId="066469B6" w14:textId="08E082C6" w:rsidTr="00C67C8A">
        <w:trPr>
          <w:trHeight w:val="264"/>
          <w:jc w:val="center"/>
          <w:del w:id="962"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0CB456DA" w14:textId="26528FAC" w:rsidR="00E425C9" w:rsidRPr="00E425C9" w:rsidDel="00221A96" w:rsidRDefault="00E425C9" w:rsidP="00221A96">
            <w:pPr>
              <w:spacing w:before="240" w:line="360" w:lineRule="auto"/>
              <w:ind w:firstLine="720"/>
              <w:rPr>
                <w:del w:id="963" w:author="Paulo Henrique dos Santos" w:date="2025-05-21T15:22:00Z" w16du:dateUtc="2025-05-21T18:22:00Z"/>
                <w:color w:val="000000"/>
                <w:sz w:val="20"/>
                <w:szCs w:val="20"/>
              </w:rPr>
              <w:pPrChange w:id="964" w:author="Paulo Henrique dos Santos" w:date="2025-05-21T15:22:00Z" w16du:dateUtc="2025-05-21T18:22:00Z">
                <w:pPr>
                  <w:jc w:val="left"/>
                </w:pPr>
              </w:pPrChange>
            </w:pPr>
          </w:p>
        </w:tc>
        <w:tc>
          <w:tcPr>
            <w:tcW w:w="2933" w:type="dxa"/>
            <w:vMerge/>
            <w:tcBorders>
              <w:top w:val="nil"/>
              <w:left w:val="nil"/>
              <w:bottom w:val="nil"/>
              <w:right w:val="nil"/>
            </w:tcBorders>
            <w:vAlign w:val="center"/>
            <w:hideMark/>
          </w:tcPr>
          <w:p w14:paraId="7D74A223" w14:textId="485E8815" w:rsidR="00E425C9" w:rsidRPr="00E425C9" w:rsidDel="00221A96" w:rsidRDefault="00E425C9" w:rsidP="00221A96">
            <w:pPr>
              <w:spacing w:before="240" w:line="360" w:lineRule="auto"/>
              <w:ind w:firstLine="720"/>
              <w:rPr>
                <w:del w:id="965" w:author="Paulo Henrique dos Santos" w:date="2025-05-21T15:22:00Z" w16du:dateUtc="2025-05-21T18:22:00Z"/>
                <w:color w:val="000000"/>
                <w:sz w:val="20"/>
                <w:szCs w:val="20"/>
              </w:rPr>
              <w:pPrChange w:id="966" w:author="Paulo Henrique dos Santos" w:date="2025-05-21T15:22:00Z" w16du:dateUtc="2025-05-21T18:22:00Z">
                <w:pPr>
                  <w:jc w:val="left"/>
                </w:pPr>
              </w:pPrChange>
            </w:pPr>
          </w:p>
        </w:tc>
        <w:tc>
          <w:tcPr>
            <w:tcW w:w="987" w:type="dxa"/>
            <w:vMerge/>
            <w:tcBorders>
              <w:top w:val="nil"/>
              <w:left w:val="nil"/>
              <w:bottom w:val="dashed" w:sz="4" w:space="0" w:color="000000"/>
              <w:right w:val="nil"/>
            </w:tcBorders>
            <w:vAlign w:val="center"/>
            <w:hideMark/>
          </w:tcPr>
          <w:p w14:paraId="7E7D1AB6" w14:textId="6D977C38" w:rsidR="00E425C9" w:rsidRPr="00E425C9" w:rsidDel="00221A96" w:rsidRDefault="00E425C9" w:rsidP="00221A96">
            <w:pPr>
              <w:spacing w:before="240" w:line="360" w:lineRule="auto"/>
              <w:ind w:firstLine="720"/>
              <w:rPr>
                <w:del w:id="967" w:author="Paulo Henrique dos Santos" w:date="2025-05-21T15:22:00Z" w16du:dateUtc="2025-05-21T18:22:00Z"/>
                <w:color w:val="000000"/>
                <w:sz w:val="20"/>
                <w:szCs w:val="20"/>
              </w:rPr>
              <w:pPrChange w:id="968"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2076BE04" w14:textId="3C75A8FB" w:rsidR="00E425C9" w:rsidRPr="00E425C9" w:rsidDel="00221A96" w:rsidRDefault="00E425C9" w:rsidP="00221A96">
            <w:pPr>
              <w:spacing w:before="240" w:line="360" w:lineRule="auto"/>
              <w:ind w:firstLine="720"/>
              <w:rPr>
                <w:del w:id="969" w:author="Paulo Henrique dos Santos" w:date="2025-05-21T15:22:00Z" w16du:dateUtc="2025-05-21T18:22:00Z"/>
                <w:color w:val="000000"/>
                <w:sz w:val="20"/>
                <w:szCs w:val="20"/>
              </w:rPr>
              <w:pPrChange w:id="970" w:author="Paulo Henrique dos Santos" w:date="2025-05-21T15:22:00Z" w16du:dateUtc="2025-05-21T18:22:00Z">
                <w:pPr>
                  <w:jc w:val="left"/>
                </w:pPr>
              </w:pPrChange>
            </w:pPr>
            <w:del w:id="971" w:author="Paulo Henrique dos Santos" w:date="2025-05-21T15:22:00Z" w16du:dateUtc="2025-05-21T18:22:00Z">
              <w:r w:rsidRPr="00E425C9" w:rsidDel="00221A96">
                <w:rPr>
                  <w:color w:val="000000"/>
                  <w:sz w:val="20"/>
                  <w:szCs w:val="20"/>
                </w:rPr>
                <w:delText>Confiança sustentável</w:delText>
              </w:r>
              <w:r w:rsidR="00C4767B" w:rsidDel="00221A96">
                <w:rPr>
                  <w:color w:val="000000"/>
                  <w:sz w:val="20"/>
                  <w:szCs w:val="20"/>
                </w:rPr>
                <w:delText xml:space="preserve"> </w:delText>
              </w:r>
            </w:del>
          </w:p>
        </w:tc>
      </w:tr>
      <w:tr w:rsidR="00E425C9" w:rsidRPr="00E425C9" w:rsidDel="00221A96" w14:paraId="3A56F6E6" w14:textId="043B9947" w:rsidTr="00C67C8A">
        <w:trPr>
          <w:trHeight w:val="264"/>
          <w:jc w:val="center"/>
          <w:del w:id="972"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55381ED1" w14:textId="28059463" w:rsidR="00E425C9" w:rsidRPr="00E425C9" w:rsidDel="00221A96" w:rsidRDefault="00E425C9" w:rsidP="00221A96">
            <w:pPr>
              <w:spacing w:before="240" w:line="360" w:lineRule="auto"/>
              <w:ind w:firstLine="720"/>
              <w:rPr>
                <w:del w:id="973" w:author="Paulo Henrique dos Santos" w:date="2025-05-21T15:22:00Z" w16du:dateUtc="2025-05-21T18:22:00Z"/>
                <w:color w:val="000000"/>
                <w:sz w:val="20"/>
                <w:szCs w:val="20"/>
              </w:rPr>
              <w:pPrChange w:id="974" w:author="Paulo Henrique dos Santos" w:date="2025-05-21T15:22:00Z" w16du:dateUtc="2025-05-21T18:22:00Z">
                <w:pPr>
                  <w:jc w:val="left"/>
                </w:pPr>
              </w:pPrChange>
            </w:pPr>
          </w:p>
        </w:tc>
        <w:tc>
          <w:tcPr>
            <w:tcW w:w="2933" w:type="dxa"/>
            <w:vMerge/>
            <w:tcBorders>
              <w:top w:val="nil"/>
              <w:left w:val="nil"/>
              <w:bottom w:val="nil"/>
              <w:right w:val="nil"/>
            </w:tcBorders>
            <w:vAlign w:val="center"/>
            <w:hideMark/>
          </w:tcPr>
          <w:p w14:paraId="65031E80" w14:textId="791A651D" w:rsidR="00E425C9" w:rsidRPr="00E425C9" w:rsidDel="00221A96" w:rsidRDefault="00E425C9" w:rsidP="00221A96">
            <w:pPr>
              <w:spacing w:before="240" w:line="360" w:lineRule="auto"/>
              <w:ind w:firstLine="720"/>
              <w:rPr>
                <w:del w:id="975" w:author="Paulo Henrique dos Santos" w:date="2025-05-21T15:22:00Z" w16du:dateUtc="2025-05-21T18:22:00Z"/>
                <w:color w:val="000000"/>
                <w:sz w:val="20"/>
                <w:szCs w:val="20"/>
              </w:rPr>
              <w:pPrChange w:id="976" w:author="Paulo Henrique dos Santos" w:date="2025-05-21T15:22:00Z" w16du:dateUtc="2025-05-21T18:22:00Z">
                <w:pPr>
                  <w:jc w:val="left"/>
                </w:pPr>
              </w:pPrChange>
            </w:pPr>
          </w:p>
        </w:tc>
        <w:tc>
          <w:tcPr>
            <w:tcW w:w="987" w:type="dxa"/>
            <w:vMerge/>
            <w:tcBorders>
              <w:top w:val="nil"/>
              <w:left w:val="nil"/>
              <w:bottom w:val="dashed" w:sz="4" w:space="0" w:color="000000"/>
              <w:right w:val="nil"/>
            </w:tcBorders>
            <w:vAlign w:val="center"/>
            <w:hideMark/>
          </w:tcPr>
          <w:p w14:paraId="43B607E4" w14:textId="04A610DC" w:rsidR="00E425C9" w:rsidRPr="00E425C9" w:rsidDel="00221A96" w:rsidRDefault="00E425C9" w:rsidP="00221A96">
            <w:pPr>
              <w:spacing w:before="240" w:line="360" w:lineRule="auto"/>
              <w:ind w:firstLine="720"/>
              <w:rPr>
                <w:del w:id="977" w:author="Paulo Henrique dos Santos" w:date="2025-05-21T15:22:00Z" w16du:dateUtc="2025-05-21T18:22:00Z"/>
                <w:color w:val="000000"/>
                <w:sz w:val="20"/>
                <w:szCs w:val="20"/>
              </w:rPr>
              <w:pPrChange w:id="978"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3959852E" w14:textId="1DACAB7D" w:rsidR="00E425C9" w:rsidRPr="00E425C9" w:rsidDel="00221A96" w:rsidRDefault="00E425C9" w:rsidP="00221A96">
            <w:pPr>
              <w:spacing w:before="240" w:line="360" w:lineRule="auto"/>
              <w:ind w:firstLine="720"/>
              <w:rPr>
                <w:del w:id="979" w:author="Paulo Henrique dos Santos" w:date="2025-05-21T15:22:00Z" w16du:dateUtc="2025-05-21T18:22:00Z"/>
                <w:color w:val="000000"/>
                <w:sz w:val="20"/>
                <w:szCs w:val="20"/>
              </w:rPr>
              <w:pPrChange w:id="980" w:author="Paulo Henrique dos Santos" w:date="2025-05-21T15:22:00Z" w16du:dateUtc="2025-05-21T18:22:00Z">
                <w:pPr>
                  <w:jc w:val="left"/>
                </w:pPr>
              </w:pPrChange>
            </w:pPr>
            <w:del w:id="981" w:author="Paulo Henrique dos Santos" w:date="2025-05-21T15:22:00Z" w16du:dateUtc="2025-05-21T18:22:00Z">
              <w:r w:rsidRPr="00E425C9" w:rsidDel="00221A96">
                <w:rPr>
                  <w:color w:val="000000"/>
                  <w:sz w:val="20"/>
                  <w:szCs w:val="20"/>
                </w:rPr>
                <w:delText>Origem, cultivo e processamento</w:delText>
              </w:r>
              <w:r w:rsidR="00C4767B" w:rsidDel="00221A96">
                <w:rPr>
                  <w:color w:val="000000"/>
                  <w:sz w:val="20"/>
                  <w:szCs w:val="20"/>
                </w:rPr>
                <w:delText xml:space="preserve"> </w:delText>
              </w:r>
            </w:del>
          </w:p>
        </w:tc>
      </w:tr>
      <w:tr w:rsidR="00E425C9" w:rsidRPr="00E425C9" w:rsidDel="00221A96" w14:paraId="22CAEA53" w14:textId="75C7556E" w:rsidTr="00C67C8A">
        <w:trPr>
          <w:trHeight w:val="528"/>
          <w:jc w:val="center"/>
          <w:del w:id="982"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354AB072" w14:textId="7D73FB7A" w:rsidR="00E425C9" w:rsidRPr="00E425C9" w:rsidDel="00221A96" w:rsidRDefault="00E425C9" w:rsidP="00221A96">
            <w:pPr>
              <w:spacing w:before="240" w:line="360" w:lineRule="auto"/>
              <w:ind w:firstLine="720"/>
              <w:rPr>
                <w:del w:id="983" w:author="Paulo Henrique dos Santos" w:date="2025-05-21T15:22:00Z" w16du:dateUtc="2025-05-21T18:22:00Z"/>
                <w:color w:val="000000"/>
                <w:sz w:val="20"/>
                <w:szCs w:val="20"/>
              </w:rPr>
              <w:pPrChange w:id="984" w:author="Paulo Henrique dos Santos" w:date="2025-05-21T15:22:00Z" w16du:dateUtc="2025-05-21T18:22:00Z">
                <w:pPr>
                  <w:jc w:val="left"/>
                </w:pPr>
              </w:pPrChange>
            </w:pPr>
          </w:p>
        </w:tc>
        <w:tc>
          <w:tcPr>
            <w:tcW w:w="2933" w:type="dxa"/>
            <w:tcBorders>
              <w:top w:val="nil"/>
              <w:left w:val="nil"/>
              <w:bottom w:val="nil"/>
              <w:right w:val="nil"/>
            </w:tcBorders>
            <w:shd w:val="clear" w:color="000000" w:fill="FFFFFF"/>
            <w:vAlign w:val="center"/>
            <w:hideMark/>
          </w:tcPr>
          <w:p w14:paraId="0D5FC58E" w14:textId="706C39FA" w:rsidR="00E425C9" w:rsidRPr="00E425C9" w:rsidDel="00221A96" w:rsidRDefault="0050390A" w:rsidP="00221A96">
            <w:pPr>
              <w:spacing w:before="240" w:line="360" w:lineRule="auto"/>
              <w:ind w:firstLine="720"/>
              <w:rPr>
                <w:del w:id="985" w:author="Paulo Henrique dos Santos" w:date="2025-05-21T15:22:00Z" w16du:dateUtc="2025-05-21T18:22:00Z"/>
                <w:color w:val="000000"/>
                <w:sz w:val="20"/>
                <w:szCs w:val="20"/>
              </w:rPr>
              <w:pPrChange w:id="986" w:author="Paulo Henrique dos Santos" w:date="2025-05-21T15:22:00Z" w16du:dateUtc="2025-05-21T18:22:00Z">
                <w:pPr>
                  <w:jc w:val="left"/>
                </w:pPr>
              </w:pPrChange>
            </w:pPr>
            <w:del w:id="987" w:author="Paulo Henrique dos Santos" w:date="2025-05-21T15:22:00Z" w16du:dateUtc="2025-05-21T18:22:00Z">
              <w:r w:rsidRPr="0050390A" w:rsidDel="00221A96">
                <w:rPr>
                  <w:color w:val="000000"/>
                  <w:sz w:val="20"/>
                  <w:szCs w:val="20"/>
                </w:rPr>
                <w:delText xml:space="preserve">Pegada de carbono e informação genética </w:delText>
              </w:r>
              <w:r w:rsidR="00C67C8A" w:rsidDel="00221A96">
                <w:rPr>
                  <w:color w:val="000000"/>
                  <w:sz w:val="20"/>
                  <w:szCs w:val="20"/>
                </w:rPr>
                <w:delText>(Tópico 2)</w:delText>
              </w:r>
            </w:del>
          </w:p>
        </w:tc>
        <w:tc>
          <w:tcPr>
            <w:tcW w:w="987" w:type="dxa"/>
            <w:vMerge/>
            <w:tcBorders>
              <w:top w:val="nil"/>
              <w:left w:val="nil"/>
              <w:bottom w:val="dashed" w:sz="4" w:space="0" w:color="000000"/>
              <w:right w:val="nil"/>
            </w:tcBorders>
            <w:vAlign w:val="center"/>
            <w:hideMark/>
          </w:tcPr>
          <w:p w14:paraId="2E2A9EA5" w14:textId="02F927D5" w:rsidR="00E425C9" w:rsidRPr="00E425C9" w:rsidDel="00221A96" w:rsidRDefault="00E425C9" w:rsidP="00221A96">
            <w:pPr>
              <w:spacing w:before="240" w:line="360" w:lineRule="auto"/>
              <w:ind w:firstLine="720"/>
              <w:rPr>
                <w:del w:id="988" w:author="Paulo Henrique dos Santos" w:date="2025-05-21T15:22:00Z" w16du:dateUtc="2025-05-21T18:22:00Z"/>
                <w:color w:val="000000"/>
                <w:sz w:val="20"/>
                <w:szCs w:val="20"/>
              </w:rPr>
              <w:pPrChange w:id="989"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3414F36A" w14:textId="55F6BD41" w:rsidR="00E425C9" w:rsidRPr="00E425C9" w:rsidDel="00221A96" w:rsidRDefault="00E425C9" w:rsidP="00221A96">
            <w:pPr>
              <w:spacing w:before="240" w:line="360" w:lineRule="auto"/>
              <w:ind w:firstLine="720"/>
              <w:rPr>
                <w:del w:id="990" w:author="Paulo Henrique dos Santos" w:date="2025-05-21T15:22:00Z" w16du:dateUtc="2025-05-21T18:22:00Z"/>
                <w:color w:val="000000"/>
                <w:sz w:val="20"/>
                <w:szCs w:val="20"/>
              </w:rPr>
              <w:pPrChange w:id="991" w:author="Paulo Henrique dos Santos" w:date="2025-05-21T15:22:00Z" w16du:dateUtc="2025-05-21T18:22:00Z">
                <w:pPr>
                  <w:jc w:val="left"/>
                </w:pPr>
              </w:pPrChange>
            </w:pPr>
            <w:del w:id="992" w:author="Paulo Henrique dos Santos" w:date="2025-05-21T15:22:00Z" w16du:dateUtc="2025-05-21T18:22:00Z">
              <w:r w:rsidRPr="00E425C9" w:rsidDel="00221A96">
                <w:rPr>
                  <w:color w:val="000000"/>
                  <w:sz w:val="20"/>
                  <w:szCs w:val="20"/>
                </w:rPr>
                <w:delText>Identificação genética dos alimentos</w:delText>
              </w:r>
              <w:r w:rsidR="00C4767B" w:rsidDel="00221A96">
                <w:rPr>
                  <w:color w:val="000000"/>
                  <w:sz w:val="20"/>
                  <w:szCs w:val="20"/>
                </w:rPr>
                <w:delText xml:space="preserve"> </w:delText>
              </w:r>
            </w:del>
          </w:p>
        </w:tc>
      </w:tr>
      <w:tr w:rsidR="00E425C9" w:rsidRPr="00E425C9" w:rsidDel="00221A96" w14:paraId="13D61FA7" w14:textId="4C484FE1" w:rsidTr="00C67C8A">
        <w:trPr>
          <w:trHeight w:val="264"/>
          <w:jc w:val="center"/>
          <w:del w:id="993"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5D8C2A32" w14:textId="7B254F99" w:rsidR="00E425C9" w:rsidRPr="00E425C9" w:rsidDel="00221A96" w:rsidRDefault="00E425C9" w:rsidP="00221A96">
            <w:pPr>
              <w:spacing w:before="240" w:line="360" w:lineRule="auto"/>
              <w:ind w:firstLine="720"/>
              <w:rPr>
                <w:del w:id="994" w:author="Paulo Henrique dos Santos" w:date="2025-05-21T15:22:00Z" w16du:dateUtc="2025-05-21T18:22:00Z"/>
                <w:color w:val="000000"/>
                <w:sz w:val="20"/>
                <w:szCs w:val="20"/>
              </w:rPr>
              <w:pPrChange w:id="995" w:author="Paulo Henrique dos Santos" w:date="2025-05-21T15:22:00Z" w16du:dateUtc="2025-05-21T18:22:00Z">
                <w:pPr>
                  <w:jc w:val="left"/>
                </w:pPr>
              </w:pPrChange>
            </w:pPr>
          </w:p>
        </w:tc>
        <w:tc>
          <w:tcPr>
            <w:tcW w:w="2933" w:type="dxa"/>
            <w:vMerge w:val="restart"/>
            <w:tcBorders>
              <w:top w:val="nil"/>
              <w:left w:val="nil"/>
              <w:bottom w:val="dashed" w:sz="4" w:space="0" w:color="000000"/>
              <w:right w:val="nil"/>
            </w:tcBorders>
            <w:shd w:val="clear" w:color="000000" w:fill="FFFFFF"/>
            <w:vAlign w:val="center"/>
            <w:hideMark/>
          </w:tcPr>
          <w:p w14:paraId="653BBB45" w14:textId="2C307D81" w:rsidR="0050390A" w:rsidRPr="00E425C9" w:rsidDel="00221A96" w:rsidRDefault="0050390A" w:rsidP="00221A96">
            <w:pPr>
              <w:spacing w:before="240" w:line="360" w:lineRule="auto"/>
              <w:ind w:firstLine="720"/>
              <w:rPr>
                <w:del w:id="996" w:author="Paulo Henrique dos Santos" w:date="2025-05-21T15:22:00Z" w16du:dateUtc="2025-05-21T18:22:00Z"/>
                <w:color w:val="000000"/>
                <w:sz w:val="20"/>
                <w:szCs w:val="20"/>
              </w:rPr>
              <w:pPrChange w:id="997" w:author="Paulo Henrique dos Santos" w:date="2025-05-21T15:22:00Z" w16du:dateUtc="2025-05-21T18:22:00Z">
                <w:pPr>
                  <w:jc w:val="left"/>
                </w:pPr>
              </w:pPrChange>
            </w:pPr>
            <w:del w:id="998" w:author="Paulo Henrique dos Santos" w:date="2025-05-21T15:22:00Z" w16du:dateUtc="2025-05-21T18:22:00Z">
              <w:r w:rsidRPr="0050390A" w:rsidDel="00221A96">
                <w:rPr>
                  <w:color w:val="000000"/>
                  <w:sz w:val="20"/>
                  <w:szCs w:val="20"/>
                </w:rPr>
                <w:delText>Plataformas agtech para produção e comercialização digital de produtos agrícolas</w:delText>
              </w:r>
              <w:r w:rsidDel="00221A96">
                <w:rPr>
                  <w:color w:val="000000"/>
                  <w:sz w:val="20"/>
                  <w:szCs w:val="20"/>
                </w:rPr>
                <w:delText xml:space="preserve"> </w:delText>
              </w:r>
              <w:r w:rsidR="00C67C8A" w:rsidDel="00221A96">
                <w:rPr>
                  <w:color w:val="000000"/>
                  <w:sz w:val="20"/>
                  <w:szCs w:val="20"/>
                </w:rPr>
                <w:delText>(Tópico 3)</w:delText>
              </w:r>
            </w:del>
          </w:p>
        </w:tc>
        <w:tc>
          <w:tcPr>
            <w:tcW w:w="987" w:type="dxa"/>
            <w:vMerge/>
            <w:tcBorders>
              <w:top w:val="nil"/>
              <w:left w:val="nil"/>
              <w:bottom w:val="dashed" w:sz="4" w:space="0" w:color="000000"/>
              <w:right w:val="nil"/>
            </w:tcBorders>
            <w:vAlign w:val="center"/>
            <w:hideMark/>
          </w:tcPr>
          <w:p w14:paraId="3F8C309D" w14:textId="5B4B965A" w:rsidR="00E425C9" w:rsidRPr="00E425C9" w:rsidDel="00221A96" w:rsidRDefault="00E425C9" w:rsidP="00221A96">
            <w:pPr>
              <w:spacing w:before="240" w:line="360" w:lineRule="auto"/>
              <w:ind w:firstLine="720"/>
              <w:rPr>
                <w:del w:id="999" w:author="Paulo Henrique dos Santos" w:date="2025-05-21T15:22:00Z" w16du:dateUtc="2025-05-21T18:22:00Z"/>
                <w:color w:val="000000"/>
                <w:sz w:val="20"/>
                <w:szCs w:val="20"/>
              </w:rPr>
              <w:pPrChange w:id="1000"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0031DC1E" w14:textId="6B2A2E8A" w:rsidR="00E425C9" w:rsidRPr="00E425C9" w:rsidDel="00221A96" w:rsidRDefault="00E425C9" w:rsidP="00221A96">
            <w:pPr>
              <w:spacing w:before="240" w:line="360" w:lineRule="auto"/>
              <w:ind w:firstLine="720"/>
              <w:rPr>
                <w:del w:id="1001" w:author="Paulo Henrique dos Santos" w:date="2025-05-21T15:22:00Z" w16du:dateUtc="2025-05-21T18:22:00Z"/>
                <w:color w:val="000000"/>
                <w:sz w:val="20"/>
                <w:szCs w:val="20"/>
              </w:rPr>
              <w:pPrChange w:id="1002" w:author="Paulo Henrique dos Santos" w:date="2025-05-21T15:22:00Z" w16du:dateUtc="2025-05-21T18:22:00Z">
                <w:pPr>
                  <w:jc w:val="left"/>
                </w:pPr>
              </w:pPrChange>
            </w:pPr>
            <w:del w:id="1003" w:author="Paulo Henrique dos Santos" w:date="2025-05-21T15:22:00Z" w16du:dateUtc="2025-05-21T18:22:00Z">
              <w:r w:rsidRPr="00E425C9" w:rsidDel="00221A96">
                <w:rPr>
                  <w:color w:val="000000"/>
                  <w:sz w:val="20"/>
                  <w:szCs w:val="20"/>
                </w:rPr>
                <w:delText>Apoio de Agtech especializada</w:delText>
              </w:r>
              <w:r w:rsidR="00C4767B" w:rsidDel="00221A96">
                <w:rPr>
                  <w:color w:val="000000"/>
                  <w:sz w:val="20"/>
                  <w:szCs w:val="20"/>
                </w:rPr>
                <w:delText xml:space="preserve"> </w:delText>
              </w:r>
            </w:del>
          </w:p>
        </w:tc>
      </w:tr>
      <w:tr w:rsidR="00E425C9" w:rsidRPr="00E425C9" w:rsidDel="00221A96" w14:paraId="2558D024" w14:textId="4E490AC3" w:rsidTr="00C67C8A">
        <w:trPr>
          <w:trHeight w:val="264"/>
          <w:jc w:val="center"/>
          <w:del w:id="1004"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1888F85A" w14:textId="0D2D4C60" w:rsidR="00E425C9" w:rsidRPr="00E425C9" w:rsidDel="00221A96" w:rsidRDefault="00E425C9" w:rsidP="00221A96">
            <w:pPr>
              <w:spacing w:before="240" w:line="360" w:lineRule="auto"/>
              <w:ind w:firstLine="720"/>
              <w:rPr>
                <w:del w:id="1005" w:author="Paulo Henrique dos Santos" w:date="2025-05-21T15:22:00Z" w16du:dateUtc="2025-05-21T18:22:00Z"/>
                <w:color w:val="000000"/>
                <w:sz w:val="20"/>
                <w:szCs w:val="20"/>
              </w:rPr>
              <w:pPrChange w:id="1006" w:author="Paulo Henrique dos Santos" w:date="2025-05-21T15:22:00Z" w16du:dateUtc="2025-05-21T18:22:00Z">
                <w:pPr>
                  <w:jc w:val="left"/>
                </w:pPr>
              </w:pPrChange>
            </w:pPr>
          </w:p>
        </w:tc>
        <w:tc>
          <w:tcPr>
            <w:tcW w:w="2933" w:type="dxa"/>
            <w:vMerge/>
            <w:tcBorders>
              <w:top w:val="nil"/>
              <w:left w:val="nil"/>
              <w:bottom w:val="dashed" w:sz="4" w:space="0" w:color="000000"/>
              <w:right w:val="nil"/>
            </w:tcBorders>
            <w:vAlign w:val="center"/>
            <w:hideMark/>
          </w:tcPr>
          <w:p w14:paraId="59AC5CC2" w14:textId="1DD7A5FD" w:rsidR="00E425C9" w:rsidRPr="00E425C9" w:rsidDel="00221A96" w:rsidRDefault="00E425C9" w:rsidP="00221A96">
            <w:pPr>
              <w:spacing w:before="240" w:line="360" w:lineRule="auto"/>
              <w:ind w:firstLine="720"/>
              <w:rPr>
                <w:del w:id="1007" w:author="Paulo Henrique dos Santos" w:date="2025-05-21T15:22:00Z" w16du:dateUtc="2025-05-21T18:22:00Z"/>
                <w:color w:val="000000"/>
                <w:sz w:val="20"/>
                <w:szCs w:val="20"/>
              </w:rPr>
              <w:pPrChange w:id="1008" w:author="Paulo Henrique dos Santos" w:date="2025-05-21T15:22:00Z" w16du:dateUtc="2025-05-21T18:22:00Z">
                <w:pPr>
                  <w:jc w:val="left"/>
                </w:pPr>
              </w:pPrChange>
            </w:pPr>
          </w:p>
        </w:tc>
        <w:tc>
          <w:tcPr>
            <w:tcW w:w="987" w:type="dxa"/>
            <w:vMerge/>
            <w:tcBorders>
              <w:top w:val="nil"/>
              <w:left w:val="nil"/>
              <w:bottom w:val="dashed" w:sz="4" w:space="0" w:color="000000"/>
              <w:right w:val="nil"/>
            </w:tcBorders>
            <w:vAlign w:val="center"/>
            <w:hideMark/>
          </w:tcPr>
          <w:p w14:paraId="446F5620" w14:textId="7507ADB4" w:rsidR="00E425C9" w:rsidRPr="00E425C9" w:rsidDel="00221A96" w:rsidRDefault="00E425C9" w:rsidP="00221A96">
            <w:pPr>
              <w:spacing w:before="240" w:line="360" w:lineRule="auto"/>
              <w:ind w:firstLine="720"/>
              <w:rPr>
                <w:del w:id="1009" w:author="Paulo Henrique dos Santos" w:date="2025-05-21T15:22:00Z" w16du:dateUtc="2025-05-21T18:22:00Z"/>
                <w:color w:val="000000"/>
                <w:sz w:val="20"/>
                <w:szCs w:val="20"/>
              </w:rPr>
              <w:pPrChange w:id="1010"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7E47D8E5" w14:textId="68C4504A" w:rsidR="00E425C9" w:rsidRPr="00E425C9" w:rsidDel="00221A96" w:rsidRDefault="00E425C9" w:rsidP="00221A96">
            <w:pPr>
              <w:spacing w:before="240" w:line="360" w:lineRule="auto"/>
              <w:ind w:firstLine="720"/>
              <w:rPr>
                <w:del w:id="1011" w:author="Paulo Henrique dos Santos" w:date="2025-05-21T15:22:00Z" w16du:dateUtc="2025-05-21T18:22:00Z"/>
                <w:color w:val="000000"/>
                <w:sz w:val="20"/>
                <w:szCs w:val="20"/>
              </w:rPr>
              <w:pPrChange w:id="1012" w:author="Paulo Henrique dos Santos" w:date="2025-05-21T15:22:00Z" w16du:dateUtc="2025-05-21T18:22:00Z">
                <w:pPr>
                  <w:jc w:val="left"/>
                </w:pPr>
              </w:pPrChange>
            </w:pPr>
            <w:del w:id="1013" w:author="Paulo Henrique dos Santos" w:date="2025-05-21T15:22:00Z" w16du:dateUtc="2025-05-21T18:22:00Z">
              <w:r w:rsidRPr="00E425C9" w:rsidDel="00221A96">
                <w:rPr>
                  <w:color w:val="000000"/>
                  <w:sz w:val="20"/>
                  <w:szCs w:val="20"/>
                </w:rPr>
                <w:delText>Redução de custos</w:delText>
              </w:r>
              <w:r w:rsidR="00C4767B" w:rsidDel="00221A96">
                <w:rPr>
                  <w:color w:val="000000"/>
                  <w:sz w:val="20"/>
                  <w:szCs w:val="20"/>
                </w:rPr>
                <w:delText xml:space="preserve"> </w:delText>
              </w:r>
            </w:del>
          </w:p>
        </w:tc>
      </w:tr>
      <w:tr w:rsidR="00E425C9" w:rsidRPr="00E425C9" w:rsidDel="00221A96" w14:paraId="26AEF076" w14:textId="14DAD748" w:rsidTr="00C67C8A">
        <w:trPr>
          <w:trHeight w:val="264"/>
          <w:jc w:val="center"/>
          <w:del w:id="1014"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5B35ADCC" w14:textId="632EB98C" w:rsidR="00E425C9" w:rsidRPr="00E425C9" w:rsidDel="00221A96" w:rsidRDefault="00E425C9" w:rsidP="00221A96">
            <w:pPr>
              <w:spacing w:before="240" w:line="360" w:lineRule="auto"/>
              <w:ind w:firstLine="720"/>
              <w:rPr>
                <w:del w:id="1015" w:author="Paulo Henrique dos Santos" w:date="2025-05-21T15:22:00Z" w16du:dateUtc="2025-05-21T18:22:00Z"/>
                <w:color w:val="000000"/>
                <w:sz w:val="20"/>
                <w:szCs w:val="20"/>
              </w:rPr>
              <w:pPrChange w:id="1016" w:author="Paulo Henrique dos Santos" w:date="2025-05-21T15:22:00Z" w16du:dateUtc="2025-05-21T18:22:00Z">
                <w:pPr>
                  <w:jc w:val="left"/>
                </w:pPr>
              </w:pPrChange>
            </w:pPr>
          </w:p>
        </w:tc>
        <w:tc>
          <w:tcPr>
            <w:tcW w:w="2933" w:type="dxa"/>
            <w:vMerge/>
            <w:tcBorders>
              <w:top w:val="nil"/>
              <w:left w:val="nil"/>
              <w:bottom w:val="dashed" w:sz="4" w:space="0" w:color="000000"/>
              <w:right w:val="nil"/>
            </w:tcBorders>
            <w:vAlign w:val="center"/>
            <w:hideMark/>
          </w:tcPr>
          <w:p w14:paraId="35595835" w14:textId="1291207B" w:rsidR="00E425C9" w:rsidRPr="00E425C9" w:rsidDel="00221A96" w:rsidRDefault="00E425C9" w:rsidP="00221A96">
            <w:pPr>
              <w:spacing w:before="240" w:line="360" w:lineRule="auto"/>
              <w:ind w:firstLine="720"/>
              <w:rPr>
                <w:del w:id="1017" w:author="Paulo Henrique dos Santos" w:date="2025-05-21T15:22:00Z" w16du:dateUtc="2025-05-21T18:22:00Z"/>
                <w:color w:val="000000"/>
                <w:sz w:val="20"/>
                <w:szCs w:val="20"/>
              </w:rPr>
              <w:pPrChange w:id="1018" w:author="Paulo Henrique dos Santos" w:date="2025-05-21T15:22:00Z" w16du:dateUtc="2025-05-21T18:22:00Z">
                <w:pPr>
                  <w:jc w:val="left"/>
                </w:pPr>
              </w:pPrChange>
            </w:pPr>
          </w:p>
        </w:tc>
        <w:tc>
          <w:tcPr>
            <w:tcW w:w="987" w:type="dxa"/>
            <w:vMerge/>
            <w:tcBorders>
              <w:top w:val="nil"/>
              <w:left w:val="nil"/>
              <w:bottom w:val="dashed" w:sz="4" w:space="0" w:color="000000"/>
              <w:right w:val="nil"/>
            </w:tcBorders>
            <w:vAlign w:val="center"/>
            <w:hideMark/>
          </w:tcPr>
          <w:p w14:paraId="3F99AEB6" w14:textId="6497C262" w:rsidR="00E425C9" w:rsidRPr="00E425C9" w:rsidDel="00221A96" w:rsidRDefault="00E425C9" w:rsidP="00221A96">
            <w:pPr>
              <w:spacing w:before="240" w:line="360" w:lineRule="auto"/>
              <w:ind w:firstLine="720"/>
              <w:rPr>
                <w:del w:id="1019" w:author="Paulo Henrique dos Santos" w:date="2025-05-21T15:22:00Z" w16du:dateUtc="2025-05-21T18:22:00Z"/>
                <w:color w:val="000000"/>
                <w:sz w:val="20"/>
                <w:szCs w:val="20"/>
              </w:rPr>
              <w:pPrChange w:id="1020" w:author="Paulo Henrique dos Santos" w:date="2025-05-21T15:22:00Z" w16du:dateUtc="2025-05-21T18:22:00Z">
                <w:pPr>
                  <w:jc w:val="left"/>
                </w:pPr>
              </w:pPrChange>
            </w:pPr>
          </w:p>
        </w:tc>
        <w:tc>
          <w:tcPr>
            <w:tcW w:w="4580" w:type="dxa"/>
            <w:tcBorders>
              <w:top w:val="nil"/>
              <w:left w:val="nil"/>
              <w:bottom w:val="dashed" w:sz="4" w:space="0" w:color="auto"/>
              <w:right w:val="nil"/>
            </w:tcBorders>
            <w:shd w:val="clear" w:color="000000" w:fill="FFFFFF"/>
            <w:vAlign w:val="center"/>
            <w:hideMark/>
          </w:tcPr>
          <w:p w14:paraId="05D06492" w14:textId="5A83FF02" w:rsidR="00E425C9" w:rsidRPr="00E425C9" w:rsidDel="00221A96" w:rsidRDefault="00E425C9" w:rsidP="00221A96">
            <w:pPr>
              <w:spacing w:before="240" w:line="360" w:lineRule="auto"/>
              <w:ind w:firstLine="720"/>
              <w:rPr>
                <w:del w:id="1021" w:author="Paulo Henrique dos Santos" w:date="2025-05-21T15:22:00Z" w16du:dateUtc="2025-05-21T18:22:00Z"/>
                <w:color w:val="000000"/>
                <w:sz w:val="20"/>
                <w:szCs w:val="20"/>
              </w:rPr>
              <w:pPrChange w:id="1022" w:author="Paulo Henrique dos Santos" w:date="2025-05-21T15:22:00Z" w16du:dateUtc="2025-05-21T18:22:00Z">
                <w:pPr>
                  <w:jc w:val="left"/>
                </w:pPr>
              </w:pPrChange>
            </w:pPr>
            <w:del w:id="1023" w:author="Paulo Henrique dos Santos" w:date="2025-05-21T15:22:00Z" w16du:dateUtc="2025-05-21T18:22:00Z">
              <w:r w:rsidRPr="00E425C9" w:rsidDel="00221A96">
                <w:rPr>
                  <w:color w:val="000000"/>
                  <w:sz w:val="20"/>
                  <w:szCs w:val="20"/>
                </w:rPr>
                <w:delText>Aumento da produtividade</w:delText>
              </w:r>
              <w:r w:rsidR="00C4767B" w:rsidDel="00221A96">
                <w:rPr>
                  <w:color w:val="000000"/>
                  <w:sz w:val="20"/>
                  <w:szCs w:val="20"/>
                </w:rPr>
                <w:delText xml:space="preserve"> </w:delText>
              </w:r>
            </w:del>
          </w:p>
        </w:tc>
      </w:tr>
      <w:tr w:rsidR="00E425C9" w:rsidRPr="00E425C9" w:rsidDel="00221A96" w14:paraId="2819DB5E" w14:textId="7C364430" w:rsidTr="00C67C8A">
        <w:trPr>
          <w:trHeight w:val="264"/>
          <w:jc w:val="center"/>
          <w:del w:id="1024" w:author="Paulo Henrique dos Santos" w:date="2025-05-21T15:22:00Z" w16du:dateUtc="2025-05-21T18:22:00Z"/>
        </w:trPr>
        <w:tc>
          <w:tcPr>
            <w:tcW w:w="1320" w:type="dxa"/>
            <w:vMerge w:val="restart"/>
            <w:tcBorders>
              <w:top w:val="nil"/>
              <w:left w:val="nil"/>
              <w:bottom w:val="dashed" w:sz="4" w:space="0" w:color="000000"/>
              <w:right w:val="nil"/>
            </w:tcBorders>
            <w:shd w:val="clear" w:color="000000" w:fill="FFFFFF"/>
            <w:vAlign w:val="center"/>
            <w:hideMark/>
          </w:tcPr>
          <w:p w14:paraId="204B93EB" w14:textId="48F18EB6" w:rsidR="00E425C9" w:rsidRPr="00E425C9" w:rsidDel="00221A96" w:rsidRDefault="00E425C9" w:rsidP="00221A96">
            <w:pPr>
              <w:spacing w:before="240" w:line="360" w:lineRule="auto"/>
              <w:ind w:firstLine="720"/>
              <w:rPr>
                <w:del w:id="1025" w:author="Paulo Henrique dos Santos" w:date="2025-05-21T15:22:00Z" w16du:dateUtc="2025-05-21T18:22:00Z"/>
                <w:color w:val="000000"/>
                <w:sz w:val="20"/>
                <w:szCs w:val="20"/>
              </w:rPr>
              <w:pPrChange w:id="1026" w:author="Paulo Henrique dos Santos" w:date="2025-05-21T15:22:00Z" w16du:dateUtc="2025-05-21T18:22:00Z">
                <w:pPr>
                  <w:jc w:val="center"/>
                </w:pPr>
              </w:pPrChange>
            </w:pPr>
            <w:del w:id="1027" w:author="Paulo Henrique dos Santos" w:date="2025-05-21T15:22:00Z" w16du:dateUtc="2025-05-21T18:22:00Z">
              <w:r w:rsidRPr="00E425C9" w:rsidDel="00221A96">
                <w:rPr>
                  <w:color w:val="000000"/>
                  <w:sz w:val="20"/>
                  <w:szCs w:val="20"/>
                </w:rPr>
                <w:delText>5-Melhoria contínua</w:delText>
              </w:r>
            </w:del>
          </w:p>
        </w:tc>
        <w:tc>
          <w:tcPr>
            <w:tcW w:w="2933" w:type="dxa"/>
            <w:vMerge w:val="restart"/>
            <w:tcBorders>
              <w:top w:val="nil"/>
              <w:left w:val="nil"/>
              <w:bottom w:val="nil"/>
              <w:right w:val="nil"/>
            </w:tcBorders>
            <w:shd w:val="clear" w:color="000000" w:fill="FFFFFF"/>
            <w:vAlign w:val="center"/>
            <w:hideMark/>
          </w:tcPr>
          <w:p w14:paraId="0E7668EE" w14:textId="27662FEB" w:rsidR="00E425C9" w:rsidRPr="00E425C9" w:rsidDel="00221A96" w:rsidRDefault="0050390A" w:rsidP="00221A96">
            <w:pPr>
              <w:spacing w:before="240" w:line="360" w:lineRule="auto"/>
              <w:ind w:firstLine="720"/>
              <w:rPr>
                <w:del w:id="1028" w:author="Paulo Henrique dos Santos" w:date="2025-05-21T15:22:00Z" w16du:dateUtc="2025-05-21T18:22:00Z"/>
                <w:color w:val="000000"/>
                <w:sz w:val="20"/>
                <w:szCs w:val="20"/>
              </w:rPr>
              <w:pPrChange w:id="1029" w:author="Paulo Henrique dos Santos" w:date="2025-05-21T15:22:00Z" w16du:dateUtc="2025-05-21T18:22:00Z">
                <w:pPr>
                  <w:jc w:val="left"/>
                </w:pPr>
              </w:pPrChange>
            </w:pPr>
            <w:del w:id="1030" w:author="Paulo Henrique dos Santos" w:date="2025-05-21T15:22:00Z" w16du:dateUtc="2025-05-21T18:22:00Z">
              <w:r w:rsidRPr="0050390A" w:rsidDel="00221A96">
                <w:rPr>
                  <w:color w:val="000000"/>
                  <w:sz w:val="20"/>
                  <w:szCs w:val="20"/>
                </w:rPr>
                <w:delText>Rastreabilidade totalmente incorporada no dia-a-dia operacional</w:delText>
              </w:r>
              <w:r w:rsidDel="00221A96">
                <w:rPr>
                  <w:color w:val="000000"/>
                  <w:sz w:val="20"/>
                  <w:szCs w:val="20"/>
                </w:rPr>
                <w:delText xml:space="preserve"> </w:delText>
              </w:r>
              <w:r w:rsidR="00C67C8A" w:rsidDel="00221A96">
                <w:rPr>
                  <w:color w:val="000000"/>
                  <w:sz w:val="20"/>
                  <w:szCs w:val="20"/>
                </w:rPr>
                <w:delText>(Tópico 0</w:delText>
              </w:r>
              <w:r w:rsidDel="00221A96">
                <w:rPr>
                  <w:color w:val="000000"/>
                  <w:sz w:val="20"/>
                  <w:szCs w:val="20"/>
                </w:rPr>
                <w:delText xml:space="preserve"> e 1</w:delText>
              </w:r>
              <w:r w:rsidR="00C67C8A" w:rsidDel="00221A96">
                <w:rPr>
                  <w:color w:val="000000"/>
                  <w:sz w:val="20"/>
                  <w:szCs w:val="20"/>
                </w:rPr>
                <w:delText>)</w:delText>
              </w:r>
            </w:del>
          </w:p>
        </w:tc>
        <w:tc>
          <w:tcPr>
            <w:tcW w:w="987" w:type="dxa"/>
            <w:vMerge w:val="restart"/>
            <w:tcBorders>
              <w:top w:val="nil"/>
              <w:left w:val="nil"/>
              <w:bottom w:val="dashed" w:sz="4" w:space="0" w:color="000000"/>
              <w:right w:val="nil"/>
            </w:tcBorders>
            <w:shd w:val="clear" w:color="000000" w:fill="FFFFFF"/>
            <w:vAlign w:val="center"/>
            <w:hideMark/>
          </w:tcPr>
          <w:p w14:paraId="6FA41BAB" w14:textId="09EE979E" w:rsidR="00E425C9" w:rsidRPr="00E425C9" w:rsidDel="00221A96" w:rsidRDefault="00E425C9" w:rsidP="00221A96">
            <w:pPr>
              <w:spacing w:before="240" w:line="360" w:lineRule="auto"/>
              <w:ind w:firstLine="720"/>
              <w:rPr>
                <w:del w:id="1031" w:author="Paulo Henrique dos Santos" w:date="2025-05-21T15:22:00Z" w16du:dateUtc="2025-05-21T18:22:00Z"/>
                <w:color w:val="000000"/>
                <w:sz w:val="20"/>
                <w:szCs w:val="20"/>
              </w:rPr>
              <w:pPrChange w:id="1032" w:author="Paulo Henrique dos Santos" w:date="2025-05-21T15:22:00Z" w16du:dateUtc="2025-05-21T18:22:00Z">
                <w:pPr>
                  <w:jc w:val="center"/>
                </w:pPr>
              </w:pPrChange>
            </w:pPr>
            <w:del w:id="1033" w:author="Paulo Henrique dos Santos" w:date="2025-05-21T15:22:00Z" w16du:dateUtc="2025-05-21T18:22:00Z">
              <w:r w:rsidRPr="00E425C9" w:rsidDel="00221A96">
                <w:rPr>
                  <w:color w:val="000000"/>
                  <w:sz w:val="20"/>
                  <w:szCs w:val="20"/>
                </w:rPr>
                <w:delText>Otimizar</w:delText>
              </w:r>
            </w:del>
          </w:p>
        </w:tc>
        <w:tc>
          <w:tcPr>
            <w:tcW w:w="4580" w:type="dxa"/>
            <w:tcBorders>
              <w:top w:val="nil"/>
              <w:left w:val="nil"/>
              <w:bottom w:val="nil"/>
              <w:right w:val="nil"/>
            </w:tcBorders>
            <w:shd w:val="clear" w:color="000000" w:fill="FFFFFF"/>
            <w:vAlign w:val="center"/>
            <w:hideMark/>
          </w:tcPr>
          <w:p w14:paraId="05C66B95" w14:textId="44012D5E" w:rsidR="00E425C9" w:rsidRPr="00E425C9" w:rsidDel="00221A96" w:rsidRDefault="00E425C9" w:rsidP="00221A96">
            <w:pPr>
              <w:spacing w:before="240" w:line="360" w:lineRule="auto"/>
              <w:ind w:firstLine="720"/>
              <w:rPr>
                <w:del w:id="1034" w:author="Paulo Henrique dos Santos" w:date="2025-05-21T15:22:00Z" w16du:dateUtc="2025-05-21T18:22:00Z"/>
                <w:color w:val="000000"/>
                <w:sz w:val="20"/>
                <w:szCs w:val="20"/>
              </w:rPr>
              <w:pPrChange w:id="1035" w:author="Paulo Henrique dos Santos" w:date="2025-05-21T15:22:00Z" w16du:dateUtc="2025-05-21T18:22:00Z">
                <w:pPr>
                  <w:jc w:val="left"/>
                </w:pPr>
              </w:pPrChange>
            </w:pPr>
            <w:del w:id="1036" w:author="Paulo Henrique dos Santos" w:date="2025-05-21T15:22:00Z" w16du:dateUtc="2025-05-21T18:22:00Z">
              <w:r w:rsidRPr="00E425C9" w:rsidDel="00221A96">
                <w:rPr>
                  <w:color w:val="000000"/>
                  <w:sz w:val="20"/>
                  <w:szCs w:val="20"/>
                </w:rPr>
                <w:delText>Livro-razão de transações</w:delText>
              </w:r>
              <w:r w:rsidR="00C4767B" w:rsidDel="00221A96">
                <w:rPr>
                  <w:color w:val="000000"/>
                  <w:sz w:val="20"/>
                  <w:szCs w:val="20"/>
                </w:rPr>
                <w:delText xml:space="preserve"> </w:delText>
              </w:r>
            </w:del>
          </w:p>
        </w:tc>
      </w:tr>
      <w:tr w:rsidR="00E425C9" w:rsidRPr="00E425C9" w:rsidDel="00221A96" w14:paraId="32918AD5" w14:textId="1B4B87F9" w:rsidTr="00C67C8A">
        <w:trPr>
          <w:trHeight w:val="264"/>
          <w:jc w:val="center"/>
          <w:del w:id="1037"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03016D62" w14:textId="48E2EBDC" w:rsidR="00E425C9" w:rsidRPr="00E425C9" w:rsidDel="00221A96" w:rsidRDefault="00E425C9" w:rsidP="00221A96">
            <w:pPr>
              <w:spacing w:before="240" w:line="360" w:lineRule="auto"/>
              <w:ind w:firstLine="720"/>
              <w:rPr>
                <w:del w:id="1038" w:author="Paulo Henrique dos Santos" w:date="2025-05-21T15:22:00Z" w16du:dateUtc="2025-05-21T18:22:00Z"/>
                <w:color w:val="000000"/>
                <w:sz w:val="20"/>
                <w:szCs w:val="20"/>
              </w:rPr>
              <w:pPrChange w:id="1039" w:author="Paulo Henrique dos Santos" w:date="2025-05-21T15:22:00Z" w16du:dateUtc="2025-05-21T18:22:00Z">
                <w:pPr>
                  <w:jc w:val="left"/>
                </w:pPr>
              </w:pPrChange>
            </w:pPr>
          </w:p>
        </w:tc>
        <w:tc>
          <w:tcPr>
            <w:tcW w:w="2933" w:type="dxa"/>
            <w:vMerge/>
            <w:tcBorders>
              <w:top w:val="nil"/>
              <w:left w:val="nil"/>
              <w:bottom w:val="nil"/>
              <w:right w:val="nil"/>
            </w:tcBorders>
            <w:vAlign w:val="center"/>
            <w:hideMark/>
          </w:tcPr>
          <w:p w14:paraId="68CDFFF9" w14:textId="447F2BAA" w:rsidR="00E425C9" w:rsidRPr="00E425C9" w:rsidDel="00221A96" w:rsidRDefault="00E425C9" w:rsidP="00221A96">
            <w:pPr>
              <w:spacing w:before="240" w:line="360" w:lineRule="auto"/>
              <w:ind w:firstLine="720"/>
              <w:rPr>
                <w:del w:id="1040" w:author="Paulo Henrique dos Santos" w:date="2025-05-21T15:22:00Z" w16du:dateUtc="2025-05-21T18:22:00Z"/>
                <w:color w:val="000000"/>
                <w:sz w:val="20"/>
                <w:szCs w:val="20"/>
              </w:rPr>
              <w:pPrChange w:id="1041" w:author="Paulo Henrique dos Santos" w:date="2025-05-21T15:22:00Z" w16du:dateUtc="2025-05-21T18:22:00Z">
                <w:pPr>
                  <w:jc w:val="left"/>
                </w:pPr>
              </w:pPrChange>
            </w:pPr>
          </w:p>
        </w:tc>
        <w:tc>
          <w:tcPr>
            <w:tcW w:w="987" w:type="dxa"/>
            <w:vMerge/>
            <w:tcBorders>
              <w:top w:val="nil"/>
              <w:left w:val="nil"/>
              <w:bottom w:val="dashed" w:sz="4" w:space="0" w:color="000000"/>
              <w:right w:val="nil"/>
            </w:tcBorders>
            <w:vAlign w:val="center"/>
            <w:hideMark/>
          </w:tcPr>
          <w:p w14:paraId="41E1D637" w14:textId="5DBB034E" w:rsidR="00E425C9" w:rsidRPr="00E425C9" w:rsidDel="00221A96" w:rsidRDefault="00E425C9" w:rsidP="00221A96">
            <w:pPr>
              <w:spacing w:before="240" w:line="360" w:lineRule="auto"/>
              <w:ind w:firstLine="720"/>
              <w:rPr>
                <w:del w:id="1042" w:author="Paulo Henrique dos Santos" w:date="2025-05-21T15:22:00Z" w16du:dateUtc="2025-05-21T18:22:00Z"/>
                <w:color w:val="000000"/>
                <w:sz w:val="20"/>
                <w:szCs w:val="20"/>
              </w:rPr>
              <w:pPrChange w:id="1043"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0FE3D5E6" w14:textId="37F05DCE" w:rsidR="00E425C9" w:rsidRPr="00E425C9" w:rsidDel="00221A96" w:rsidRDefault="00E425C9" w:rsidP="00221A96">
            <w:pPr>
              <w:spacing w:before="240" w:line="360" w:lineRule="auto"/>
              <w:ind w:firstLine="720"/>
              <w:rPr>
                <w:del w:id="1044" w:author="Paulo Henrique dos Santos" w:date="2025-05-21T15:22:00Z" w16du:dateUtc="2025-05-21T18:22:00Z"/>
                <w:color w:val="000000"/>
                <w:sz w:val="20"/>
                <w:szCs w:val="20"/>
              </w:rPr>
              <w:pPrChange w:id="1045" w:author="Paulo Henrique dos Santos" w:date="2025-05-21T15:22:00Z" w16du:dateUtc="2025-05-21T18:22:00Z">
                <w:pPr>
                  <w:jc w:val="left"/>
                </w:pPr>
              </w:pPrChange>
            </w:pPr>
            <w:del w:id="1046" w:author="Paulo Henrique dos Santos" w:date="2025-05-21T15:22:00Z" w16du:dateUtc="2025-05-21T18:22:00Z">
              <w:r w:rsidRPr="00E425C9" w:rsidDel="00221A96">
                <w:rPr>
                  <w:color w:val="000000"/>
                  <w:sz w:val="20"/>
                  <w:szCs w:val="20"/>
                </w:rPr>
                <w:delText>Consenso democrático</w:delText>
              </w:r>
              <w:r w:rsidR="001A5B52" w:rsidDel="00221A96">
                <w:rPr>
                  <w:color w:val="000000"/>
                  <w:sz w:val="20"/>
                  <w:szCs w:val="20"/>
                </w:rPr>
                <w:delText xml:space="preserve"> </w:delText>
              </w:r>
            </w:del>
          </w:p>
        </w:tc>
      </w:tr>
      <w:tr w:rsidR="00E425C9" w:rsidRPr="00E425C9" w:rsidDel="00221A96" w14:paraId="3FFC49E8" w14:textId="7F115B06" w:rsidTr="00C67C8A">
        <w:trPr>
          <w:trHeight w:val="264"/>
          <w:jc w:val="center"/>
          <w:del w:id="1047"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1487E2A6" w14:textId="3BAC10A8" w:rsidR="00E425C9" w:rsidRPr="00E425C9" w:rsidDel="00221A96" w:rsidRDefault="00E425C9" w:rsidP="00221A96">
            <w:pPr>
              <w:spacing w:before="240" w:line="360" w:lineRule="auto"/>
              <w:ind w:firstLine="720"/>
              <w:rPr>
                <w:del w:id="1048" w:author="Paulo Henrique dos Santos" w:date="2025-05-21T15:22:00Z" w16du:dateUtc="2025-05-21T18:22:00Z"/>
                <w:color w:val="000000"/>
                <w:sz w:val="20"/>
                <w:szCs w:val="20"/>
              </w:rPr>
              <w:pPrChange w:id="1049" w:author="Paulo Henrique dos Santos" w:date="2025-05-21T15:22:00Z" w16du:dateUtc="2025-05-21T18:22:00Z">
                <w:pPr>
                  <w:jc w:val="left"/>
                </w:pPr>
              </w:pPrChange>
            </w:pPr>
          </w:p>
        </w:tc>
        <w:tc>
          <w:tcPr>
            <w:tcW w:w="2933" w:type="dxa"/>
            <w:vMerge w:val="restart"/>
            <w:tcBorders>
              <w:top w:val="nil"/>
              <w:left w:val="nil"/>
              <w:bottom w:val="nil"/>
              <w:right w:val="nil"/>
            </w:tcBorders>
            <w:shd w:val="clear" w:color="000000" w:fill="FFFFFF"/>
            <w:vAlign w:val="center"/>
            <w:hideMark/>
          </w:tcPr>
          <w:p w14:paraId="3C0EC8E8" w14:textId="5307D585" w:rsidR="00E425C9" w:rsidRPr="00E425C9" w:rsidDel="00221A96" w:rsidRDefault="00E425C9" w:rsidP="00221A96">
            <w:pPr>
              <w:spacing w:before="240" w:line="360" w:lineRule="auto"/>
              <w:ind w:firstLine="720"/>
              <w:rPr>
                <w:del w:id="1050" w:author="Paulo Henrique dos Santos" w:date="2025-05-21T15:22:00Z" w16du:dateUtc="2025-05-21T18:22:00Z"/>
                <w:color w:val="000000"/>
                <w:sz w:val="20"/>
                <w:szCs w:val="20"/>
              </w:rPr>
              <w:pPrChange w:id="1051" w:author="Paulo Henrique dos Santos" w:date="2025-05-21T15:22:00Z" w16du:dateUtc="2025-05-21T18:22:00Z">
                <w:pPr>
                  <w:jc w:val="left"/>
                </w:pPr>
              </w:pPrChange>
            </w:pPr>
          </w:p>
        </w:tc>
        <w:tc>
          <w:tcPr>
            <w:tcW w:w="987" w:type="dxa"/>
            <w:vMerge/>
            <w:tcBorders>
              <w:top w:val="nil"/>
              <w:left w:val="nil"/>
              <w:bottom w:val="dashed" w:sz="4" w:space="0" w:color="000000"/>
              <w:right w:val="nil"/>
            </w:tcBorders>
            <w:vAlign w:val="center"/>
            <w:hideMark/>
          </w:tcPr>
          <w:p w14:paraId="1E3E3484" w14:textId="6E973D02" w:rsidR="00E425C9" w:rsidRPr="00E425C9" w:rsidDel="00221A96" w:rsidRDefault="00E425C9" w:rsidP="00221A96">
            <w:pPr>
              <w:spacing w:before="240" w:line="360" w:lineRule="auto"/>
              <w:ind w:firstLine="720"/>
              <w:rPr>
                <w:del w:id="1052" w:author="Paulo Henrique dos Santos" w:date="2025-05-21T15:22:00Z" w16du:dateUtc="2025-05-21T18:22:00Z"/>
                <w:color w:val="000000"/>
                <w:sz w:val="20"/>
                <w:szCs w:val="20"/>
              </w:rPr>
              <w:pPrChange w:id="1053"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53716353" w14:textId="4D422EFC" w:rsidR="00E425C9" w:rsidRPr="00E425C9" w:rsidDel="00221A96" w:rsidRDefault="00E425C9" w:rsidP="00221A96">
            <w:pPr>
              <w:spacing w:before="240" w:line="360" w:lineRule="auto"/>
              <w:ind w:firstLine="720"/>
              <w:rPr>
                <w:del w:id="1054" w:author="Paulo Henrique dos Santos" w:date="2025-05-21T15:22:00Z" w16du:dateUtc="2025-05-21T18:22:00Z"/>
                <w:color w:val="000000"/>
                <w:sz w:val="20"/>
                <w:szCs w:val="20"/>
              </w:rPr>
              <w:pPrChange w:id="1055" w:author="Paulo Henrique dos Santos" w:date="2025-05-21T15:22:00Z" w16du:dateUtc="2025-05-21T18:22:00Z">
                <w:pPr>
                  <w:jc w:val="left"/>
                </w:pPr>
              </w:pPrChange>
            </w:pPr>
            <w:del w:id="1056" w:author="Paulo Henrique dos Santos" w:date="2025-05-21T15:22:00Z" w16du:dateUtc="2025-05-21T18:22:00Z">
              <w:r w:rsidRPr="00E425C9" w:rsidDel="00221A96">
                <w:rPr>
                  <w:color w:val="000000"/>
                  <w:sz w:val="20"/>
                  <w:szCs w:val="20"/>
                </w:rPr>
                <w:delText>Compartilhamento de informações com a sociedade</w:delText>
              </w:r>
              <w:r w:rsidR="001A5B52" w:rsidDel="00221A96">
                <w:rPr>
                  <w:color w:val="000000"/>
                  <w:sz w:val="20"/>
                  <w:szCs w:val="20"/>
                </w:rPr>
                <w:delText xml:space="preserve"> </w:delText>
              </w:r>
            </w:del>
          </w:p>
        </w:tc>
      </w:tr>
      <w:tr w:rsidR="00E425C9" w:rsidRPr="00E425C9" w:rsidDel="00221A96" w14:paraId="2BCBC205" w14:textId="1A6F1817" w:rsidTr="00C67C8A">
        <w:trPr>
          <w:trHeight w:val="264"/>
          <w:jc w:val="center"/>
          <w:del w:id="1057"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4CAC328E" w14:textId="57DE0172" w:rsidR="00E425C9" w:rsidRPr="00E425C9" w:rsidDel="00221A96" w:rsidRDefault="00E425C9" w:rsidP="00221A96">
            <w:pPr>
              <w:spacing w:before="240" w:line="360" w:lineRule="auto"/>
              <w:ind w:firstLine="720"/>
              <w:rPr>
                <w:del w:id="1058" w:author="Paulo Henrique dos Santos" w:date="2025-05-21T15:22:00Z" w16du:dateUtc="2025-05-21T18:22:00Z"/>
                <w:color w:val="000000"/>
                <w:sz w:val="20"/>
                <w:szCs w:val="20"/>
              </w:rPr>
              <w:pPrChange w:id="1059" w:author="Paulo Henrique dos Santos" w:date="2025-05-21T15:22:00Z" w16du:dateUtc="2025-05-21T18:22:00Z">
                <w:pPr>
                  <w:jc w:val="left"/>
                </w:pPr>
              </w:pPrChange>
            </w:pPr>
          </w:p>
        </w:tc>
        <w:tc>
          <w:tcPr>
            <w:tcW w:w="2933" w:type="dxa"/>
            <w:vMerge/>
            <w:tcBorders>
              <w:top w:val="nil"/>
              <w:left w:val="nil"/>
              <w:bottom w:val="nil"/>
              <w:right w:val="nil"/>
            </w:tcBorders>
            <w:vAlign w:val="center"/>
            <w:hideMark/>
          </w:tcPr>
          <w:p w14:paraId="051C534C" w14:textId="7AEA4D73" w:rsidR="00E425C9" w:rsidRPr="00E425C9" w:rsidDel="00221A96" w:rsidRDefault="00E425C9" w:rsidP="00221A96">
            <w:pPr>
              <w:spacing w:before="240" w:line="360" w:lineRule="auto"/>
              <w:ind w:firstLine="720"/>
              <w:rPr>
                <w:del w:id="1060" w:author="Paulo Henrique dos Santos" w:date="2025-05-21T15:22:00Z" w16du:dateUtc="2025-05-21T18:22:00Z"/>
                <w:color w:val="000000"/>
                <w:sz w:val="20"/>
                <w:szCs w:val="20"/>
              </w:rPr>
              <w:pPrChange w:id="1061" w:author="Paulo Henrique dos Santos" w:date="2025-05-21T15:22:00Z" w16du:dateUtc="2025-05-21T18:22:00Z">
                <w:pPr>
                  <w:jc w:val="left"/>
                </w:pPr>
              </w:pPrChange>
            </w:pPr>
          </w:p>
        </w:tc>
        <w:tc>
          <w:tcPr>
            <w:tcW w:w="987" w:type="dxa"/>
            <w:vMerge/>
            <w:tcBorders>
              <w:top w:val="nil"/>
              <w:left w:val="nil"/>
              <w:bottom w:val="dashed" w:sz="4" w:space="0" w:color="000000"/>
              <w:right w:val="nil"/>
            </w:tcBorders>
            <w:vAlign w:val="center"/>
            <w:hideMark/>
          </w:tcPr>
          <w:p w14:paraId="2AB438B1" w14:textId="09AA2938" w:rsidR="00E425C9" w:rsidRPr="00E425C9" w:rsidDel="00221A96" w:rsidRDefault="00E425C9" w:rsidP="00221A96">
            <w:pPr>
              <w:spacing w:before="240" w:line="360" w:lineRule="auto"/>
              <w:ind w:firstLine="720"/>
              <w:rPr>
                <w:del w:id="1062" w:author="Paulo Henrique dos Santos" w:date="2025-05-21T15:22:00Z" w16du:dateUtc="2025-05-21T18:22:00Z"/>
                <w:color w:val="000000"/>
                <w:sz w:val="20"/>
                <w:szCs w:val="20"/>
              </w:rPr>
              <w:pPrChange w:id="1063"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5EEFACF9" w14:textId="45850073" w:rsidR="00E425C9" w:rsidRPr="00E425C9" w:rsidDel="00221A96" w:rsidRDefault="00E425C9" w:rsidP="00221A96">
            <w:pPr>
              <w:spacing w:before="240" w:line="360" w:lineRule="auto"/>
              <w:ind w:firstLine="720"/>
              <w:rPr>
                <w:del w:id="1064" w:author="Paulo Henrique dos Santos" w:date="2025-05-21T15:22:00Z" w16du:dateUtc="2025-05-21T18:22:00Z"/>
                <w:color w:val="000000"/>
                <w:sz w:val="20"/>
                <w:szCs w:val="20"/>
              </w:rPr>
              <w:pPrChange w:id="1065" w:author="Paulo Henrique dos Santos" w:date="2025-05-21T15:22:00Z" w16du:dateUtc="2025-05-21T18:22:00Z">
                <w:pPr>
                  <w:jc w:val="left"/>
                </w:pPr>
              </w:pPrChange>
            </w:pPr>
            <w:del w:id="1066" w:author="Paulo Henrique dos Santos" w:date="2025-05-21T15:22:00Z" w16du:dateUtc="2025-05-21T18:22:00Z">
              <w:r w:rsidRPr="00E425C9" w:rsidDel="00221A96">
                <w:rPr>
                  <w:color w:val="000000"/>
                  <w:sz w:val="20"/>
                  <w:szCs w:val="20"/>
                </w:rPr>
                <w:delText>Soluções sociotécnicas</w:delText>
              </w:r>
              <w:r w:rsidR="001A5B52" w:rsidDel="00221A96">
                <w:rPr>
                  <w:color w:val="000000"/>
                  <w:sz w:val="20"/>
                  <w:szCs w:val="20"/>
                </w:rPr>
                <w:delText xml:space="preserve"> </w:delText>
              </w:r>
            </w:del>
          </w:p>
        </w:tc>
      </w:tr>
      <w:tr w:rsidR="00E425C9" w:rsidRPr="00E425C9" w:rsidDel="00221A96" w14:paraId="6E7983BF" w14:textId="16BDFFD5" w:rsidTr="00C67C8A">
        <w:trPr>
          <w:trHeight w:val="264"/>
          <w:jc w:val="center"/>
          <w:del w:id="1067"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42DF136E" w14:textId="32FBFBCE" w:rsidR="00E425C9" w:rsidRPr="00E425C9" w:rsidDel="00221A96" w:rsidRDefault="00E425C9" w:rsidP="00221A96">
            <w:pPr>
              <w:spacing w:before="240" w:line="360" w:lineRule="auto"/>
              <w:ind w:firstLine="720"/>
              <w:rPr>
                <w:del w:id="1068" w:author="Paulo Henrique dos Santos" w:date="2025-05-21T15:22:00Z" w16du:dateUtc="2025-05-21T18:22:00Z"/>
                <w:color w:val="000000"/>
                <w:sz w:val="20"/>
                <w:szCs w:val="20"/>
              </w:rPr>
              <w:pPrChange w:id="1069" w:author="Paulo Henrique dos Santos" w:date="2025-05-21T15:22:00Z" w16du:dateUtc="2025-05-21T18:22:00Z">
                <w:pPr>
                  <w:jc w:val="left"/>
                </w:pPr>
              </w:pPrChange>
            </w:pPr>
          </w:p>
        </w:tc>
        <w:tc>
          <w:tcPr>
            <w:tcW w:w="2933" w:type="dxa"/>
            <w:vMerge/>
            <w:tcBorders>
              <w:top w:val="nil"/>
              <w:left w:val="nil"/>
              <w:bottom w:val="nil"/>
              <w:right w:val="nil"/>
            </w:tcBorders>
            <w:vAlign w:val="center"/>
            <w:hideMark/>
          </w:tcPr>
          <w:p w14:paraId="02F94618" w14:textId="07F7D253" w:rsidR="00E425C9" w:rsidRPr="00E425C9" w:rsidDel="00221A96" w:rsidRDefault="00E425C9" w:rsidP="00221A96">
            <w:pPr>
              <w:spacing w:before="240" w:line="360" w:lineRule="auto"/>
              <w:ind w:firstLine="720"/>
              <w:rPr>
                <w:del w:id="1070" w:author="Paulo Henrique dos Santos" w:date="2025-05-21T15:22:00Z" w16du:dateUtc="2025-05-21T18:22:00Z"/>
                <w:color w:val="000000"/>
                <w:sz w:val="20"/>
                <w:szCs w:val="20"/>
              </w:rPr>
              <w:pPrChange w:id="1071" w:author="Paulo Henrique dos Santos" w:date="2025-05-21T15:22:00Z" w16du:dateUtc="2025-05-21T18:22:00Z">
                <w:pPr>
                  <w:jc w:val="left"/>
                </w:pPr>
              </w:pPrChange>
            </w:pPr>
          </w:p>
        </w:tc>
        <w:tc>
          <w:tcPr>
            <w:tcW w:w="987" w:type="dxa"/>
            <w:vMerge/>
            <w:tcBorders>
              <w:top w:val="nil"/>
              <w:left w:val="nil"/>
              <w:bottom w:val="dashed" w:sz="4" w:space="0" w:color="000000"/>
              <w:right w:val="nil"/>
            </w:tcBorders>
            <w:vAlign w:val="center"/>
            <w:hideMark/>
          </w:tcPr>
          <w:p w14:paraId="3002C61C" w14:textId="494C6E61" w:rsidR="00E425C9" w:rsidRPr="00E425C9" w:rsidDel="00221A96" w:rsidRDefault="00E425C9" w:rsidP="00221A96">
            <w:pPr>
              <w:spacing w:before="240" w:line="360" w:lineRule="auto"/>
              <w:ind w:firstLine="720"/>
              <w:rPr>
                <w:del w:id="1072" w:author="Paulo Henrique dos Santos" w:date="2025-05-21T15:22:00Z" w16du:dateUtc="2025-05-21T18:22:00Z"/>
                <w:color w:val="000000"/>
                <w:sz w:val="20"/>
                <w:szCs w:val="20"/>
              </w:rPr>
              <w:pPrChange w:id="1073"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7576ED46" w14:textId="02FF49C7" w:rsidR="00E425C9" w:rsidRPr="00E425C9" w:rsidDel="00221A96" w:rsidRDefault="00E425C9" w:rsidP="00221A96">
            <w:pPr>
              <w:spacing w:before="240" w:line="360" w:lineRule="auto"/>
              <w:ind w:firstLine="720"/>
              <w:rPr>
                <w:del w:id="1074" w:author="Paulo Henrique dos Santos" w:date="2025-05-21T15:22:00Z" w16du:dateUtc="2025-05-21T18:22:00Z"/>
                <w:color w:val="000000"/>
                <w:sz w:val="20"/>
                <w:szCs w:val="20"/>
              </w:rPr>
              <w:pPrChange w:id="1075" w:author="Paulo Henrique dos Santos" w:date="2025-05-21T15:22:00Z" w16du:dateUtc="2025-05-21T18:22:00Z">
                <w:pPr>
                  <w:jc w:val="left"/>
                </w:pPr>
              </w:pPrChange>
            </w:pPr>
            <w:del w:id="1076" w:author="Paulo Henrique dos Santos" w:date="2025-05-21T15:22:00Z" w16du:dateUtc="2025-05-21T18:22:00Z">
              <w:r w:rsidRPr="00E425C9" w:rsidDel="00221A96">
                <w:rPr>
                  <w:color w:val="000000"/>
                  <w:sz w:val="20"/>
                  <w:szCs w:val="20"/>
                </w:rPr>
                <w:delText>Sustentabilidade aprimorada</w:delText>
              </w:r>
              <w:r w:rsidR="001A5B52" w:rsidDel="00221A96">
                <w:rPr>
                  <w:color w:val="000000"/>
                  <w:sz w:val="20"/>
                  <w:szCs w:val="20"/>
                </w:rPr>
                <w:delText xml:space="preserve"> </w:delText>
              </w:r>
            </w:del>
          </w:p>
        </w:tc>
      </w:tr>
      <w:tr w:rsidR="00E425C9" w:rsidRPr="00E425C9" w:rsidDel="00221A96" w14:paraId="37EAAC35" w14:textId="6C6088CF" w:rsidTr="00C67C8A">
        <w:trPr>
          <w:trHeight w:val="264"/>
          <w:jc w:val="center"/>
          <w:del w:id="1077"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46C03730" w14:textId="120C4C20" w:rsidR="00E425C9" w:rsidRPr="00E425C9" w:rsidDel="00221A96" w:rsidRDefault="00E425C9" w:rsidP="00221A96">
            <w:pPr>
              <w:spacing w:before="240" w:line="360" w:lineRule="auto"/>
              <w:ind w:firstLine="720"/>
              <w:rPr>
                <w:del w:id="1078" w:author="Paulo Henrique dos Santos" w:date="2025-05-21T15:22:00Z" w16du:dateUtc="2025-05-21T18:22:00Z"/>
                <w:color w:val="000000"/>
                <w:sz w:val="20"/>
                <w:szCs w:val="20"/>
              </w:rPr>
              <w:pPrChange w:id="1079" w:author="Paulo Henrique dos Santos" w:date="2025-05-21T15:22:00Z" w16du:dateUtc="2025-05-21T18:22:00Z">
                <w:pPr>
                  <w:jc w:val="left"/>
                </w:pPr>
              </w:pPrChange>
            </w:pPr>
          </w:p>
        </w:tc>
        <w:tc>
          <w:tcPr>
            <w:tcW w:w="2933" w:type="dxa"/>
            <w:vMerge w:val="restart"/>
            <w:tcBorders>
              <w:top w:val="nil"/>
              <w:left w:val="nil"/>
              <w:bottom w:val="nil"/>
              <w:right w:val="nil"/>
            </w:tcBorders>
            <w:shd w:val="clear" w:color="000000" w:fill="FFFFFF"/>
            <w:vAlign w:val="center"/>
            <w:hideMark/>
          </w:tcPr>
          <w:p w14:paraId="57120F91" w14:textId="51A6852A" w:rsidR="00E425C9" w:rsidRPr="00E425C9" w:rsidDel="00221A96" w:rsidRDefault="00E425C9" w:rsidP="00221A96">
            <w:pPr>
              <w:spacing w:before="240" w:line="360" w:lineRule="auto"/>
              <w:ind w:firstLine="720"/>
              <w:rPr>
                <w:del w:id="1080" w:author="Paulo Henrique dos Santos" w:date="2025-05-21T15:22:00Z" w16du:dateUtc="2025-05-21T18:22:00Z"/>
                <w:color w:val="000000"/>
                <w:sz w:val="20"/>
                <w:szCs w:val="20"/>
              </w:rPr>
              <w:pPrChange w:id="1081" w:author="Paulo Henrique dos Santos" w:date="2025-05-21T15:22:00Z" w16du:dateUtc="2025-05-21T18:22:00Z">
                <w:pPr>
                  <w:jc w:val="left"/>
                </w:pPr>
              </w:pPrChange>
            </w:pPr>
            <w:del w:id="1082" w:author="Paulo Henrique dos Santos" w:date="2025-05-21T15:22:00Z" w16du:dateUtc="2025-05-21T18:22:00Z">
              <w:r w:rsidRPr="00E425C9" w:rsidDel="00221A96">
                <w:rPr>
                  <w:color w:val="000000"/>
                  <w:sz w:val="20"/>
                  <w:szCs w:val="20"/>
                </w:rPr>
                <w:delText>Propriedade sustentável</w:delText>
              </w:r>
              <w:r w:rsidR="00C67C8A" w:rsidDel="00221A96">
                <w:rPr>
                  <w:color w:val="000000"/>
                  <w:sz w:val="20"/>
                  <w:szCs w:val="20"/>
                </w:rPr>
                <w:delText xml:space="preserve"> (Tópico 2)</w:delText>
              </w:r>
            </w:del>
          </w:p>
        </w:tc>
        <w:tc>
          <w:tcPr>
            <w:tcW w:w="987" w:type="dxa"/>
            <w:vMerge/>
            <w:tcBorders>
              <w:top w:val="nil"/>
              <w:left w:val="nil"/>
              <w:bottom w:val="dashed" w:sz="4" w:space="0" w:color="000000"/>
              <w:right w:val="nil"/>
            </w:tcBorders>
            <w:vAlign w:val="center"/>
            <w:hideMark/>
          </w:tcPr>
          <w:p w14:paraId="6AEC136D" w14:textId="7C4F7F3C" w:rsidR="00E425C9" w:rsidRPr="00E425C9" w:rsidDel="00221A96" w:rsidRDefault="00E425C9" w:rsidP="00221A96">
            <w:pPr>
              <w:spacing w:before="240" w:line="360" w:lineRule="auto"/>
              <w:ind w:firstLine="720"/>
              <w:rPr>
                <w:del w:id="1083" w:author="Paulo Henrique dos Santos" w:date="2025-05-21T15:22:00Z" w16du:dateUtc="2025-05-21T18:22:00Z"/>
                <w:color w:val="000000"/>
                <w:sz w:val="20"/>
                <w:szCs w:val="20"/>
              </w:rPr>
              <w:pPrChange w:id="1084"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7DB2300F" w14:textId="65FE6B20" w:rsidR="00E425C9" w:rsidRPr="00E425C9" w:rsidDel="00221A96" w:rsidRDefault="00E425C9" w:rsidP="00221A96">
            <w:pPr>
              <w:spacing w:before="240" w:line="360" w:lineRule="auto"/>
              <w:ind w:firstLine="720"/>
              <w:rPr>
                <w:del w:id="1085" w:author="Paulo Henrique dos Santos" w:date="2025-05-21T15:22:00Z" w16du:dateUtc="2025-05-21T18:22:00Z"/>
                <w:color w:val="000000"/>
                <w:sz w:val="20"/>
                <w:szCs w:val="20"/>
              </w:rPr>
              <w:pPrChange w:id="1086" w:author="Paulo Henrique dos Santos" w:date="2025-05-21T15:22:00Z" w16du:dateUtc="2025-05-21T18:22:00Z">
                <w:pPr>
                  <w:jc w:val="left"/>
                </w:pPr>
              </w:pPrChange>
            </w:pPr>
            <w:del w:id="1087" w:author="Paulo Henrique dos Santos" w:date="2025-05-21T15:22:00Z" w16du:dateUtc="2025-05-21T18:22:00Z">
              <w:r w:rsidRPr="00E425C9" w:rsidDel="00221A96">
                <w:rPr>
                  <w:color w:val="000000"/>
                  <w:sz w:val="20"/>
                  <w:szCs w:val="20"/>
                </w:rPr>
                <w:delText>Indicadores ambientais, sociais e econômicos</w:delText>
              </w:r>
              <w:r w:rsidR="001A5B52" w:rsidDel="00221A96">
                <w:rPr>
                  <w:color w:val="000000"/>
                  <w:sz w:val="20"/>
                  <w:szCs w:val="20"/>
                </w:rPr>
                <w:delText xml:space="preserve"> </w:delText>
              </w:r>
            </w:del>
          </w:p>
        </w:tc>
      </w:tr>
      <w:tr w:rsidR="00E425C9" w:rsidRPr="00E425C9" w:rsidDel="00221A96" w14:paraId="496213BF" w14:textId="52C8F1B5" w:rsidTr="00C67C8A">
        <w:trPr>
          <w:trHeight w:val="264"/>
          <w:jc w:val="center"/>
          <w:del w:id="1088"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40DD315D" w14:textId="4E6D5367" w:rsidR="00E425C9" w:rsidRPr="00E425C9" w:rsidDel="00221A96" w:rsidRDefault="00E425C9" w:rsidP="00221A96">
            <w:pPr>
              <w:spacing w:before="240" w:line="360" w:lineRule="auto"/>
              <w:ind w:firstLine="720"/>
              <w:rPr>
                <w:del w:id="1089" w:author="Paulo Henrique dos Santos" w:date="2025-05-21T15:22:00Z" w16du:dateUtc="2025-05-21T18:22:00Z"/>
                <w:color w:val="000000"/>
                <w:sz w:val="20"/>
                <w:szCs w:val="20"/>
              </w:rPr>
              <w:pPrChange w:id="1090" w:author="Paulo Henrique dos Santos" w:date="2025-05-21T15:22:00Z" w16du:dateUtc="2025-05-21T18:22:00Z">
                <w:pPr>
                  <w:jc w:val="left"/>
                </w:pPr>
              </w:pPrChange>
            </w:pPr>
          </w:p>
        </w:tc>
        <w:tc>
          <w:tcPr>
            <w:tcW w:w="2933" w:type="dxa"/>
            <w:vMerge/>
            <w:tcBorders>
              <w:top w:val="nil"/>
              <w:left w:val="nil"/>
              <w:bottom w:val="nil"/>
              <w:right w:val="nil"/>
            </w:tcBorders>
            <w:vAlign w:val="center"/>
            <w:hideMark/>
          </w:tcPr>
          <w:p w14:paraId="00BB9AE6" w14:textId="532566F7" w:rsidR="00E425C9" w:rsidRPr="00E425C9" w:rsidDel="00221A96" w:rsidRDefault="00E425C9" w:rsidP="00221A96">
            <w:pPr>
              <w:spacing w:before="240" w:line="360" w:lineRule="auto"/>
              <w:ind w:firstLine="720"/>
              <w:rPr>
                <w:del w:id="1091" w:author="Paulo Henrique dos Santos" w:date="2025-05-21T15:22:00Z" w16du:dateUtc="2025-05-21T18:22:00Z"/>
                <w:color w:val="000000"/>
                <w:sz w:val="20"/>
                <w:szCs w:val="20"/>
              </w:rPr>
              <w:pPrChange w:id="1092" w:author="Paulo Henrique dos Santos" w:date="2025-05-21T15:22:00Z" w16du:dateUtc="2025-05-21T18:22:00Z">
                <w:pPr>
                  <w:jc w:val="left"/>
                </w:pPr>
              </w:pPrChange>
            </w:pPr>
          </w:p>
        </w:tc>
        <w:tc>
          <w:tcPr>
            <w:tcW w:w="987" w:type="dxa"/>
            <w:vMerge/>
            <w:tcBorders>
              <w:top w:val="nil"/>
              <w:left w:val="nil"/>
              <w:bottom w:val="dashed" w:sz="4" w:space="0" w:color="000000"/>
              <w:right w:val="nil"/>
            </w:tcBorders>
            <w:vAlign w:val="center"/>
            <w:hideMark/>
          </w:tcPr>
          <w:p w14:paraId="3832226D" w14:textId="5CEBF5AF" w:rsidR="00E425C9" w:rsidRPr="00E425C9" w:rsidDel="00221A96" w:rsidRDefault="00E425C9" w:rsidP="00221A96">
            <w:pPr>
              <w:spacing w:before="240" w:line="360" w:lineRule="auto"/>
              <w:ind w:firstLine="720"/>
              <w:rPr>
                <w:del w:id="1093" w:author="Paulo Henrique dos Santos" w:date="2025-05-21T15:22:00Z" w16du:dateUtc="2025-05-21T18:22:00Z"/>
                <w:color w:val="000000"/>
                <w:sz w:val="20"/>
                <w:szCs w:val="20"/>
              </w:rPr>
              <w:pPrChange w:id="1094"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765F8444" w14:textId="356730D3" w:rsidR="00E425C9" w:rsidRPr="00E425C9" w:rsidDel="00221A96" w:rsidRDefault="00E425C9" w:rsidP="00221A96">
            <w:pPr>
              <w:spacing w:before="240" w:line="360" w:lineRule="auto"/>
              <w:ind w:firstLine="720"/>
              <w:rPr>
                <w:del w:id="1095" w:author="Paulo Henrique dos Santos" w:date="2025-05-21T15:22:00Z" w16du:dateUtc="2025-05-21T18:22:00Z"/>
                <w:color w:val="000000"/>
                <w:sz w:val="20"/>
                <w:szCs w:val="20"/>
              </w:rPr>
              <w:pPrChange w:id="1096" w:author="Paulo Henrique dos Santos" w:date="2025-05-21T15:22:00Z" w16du:dateUtc="2025-05-21T18:22:00Z">
                <w:pPr>
                  <w:jc w:val="left"/>
                </w:pPr>
              </w:pPrChange>
            </w:pPr>
            <w:del w:id="1097" w:author="Paulo Henrique dos Santos" w:date="2025-05-21T15:22:00Z" w16du:dateUtc="2025-05-21T18:22:00Z">
              <w:r w:rsidRPr="00E425C9" w:rsidDel="00221A96">
                <w:rPr>
                  <w:color w:val="000000"/>
                  <w:sz w:val="20"/>
                  <w:szCs w:val="20"/>
                </w:rPr>
                <w:delText>Certificações de qualidade</w:delText>
              </w:r>
              <w:r w:rsidR="001A5B52" w:rsidDel="00221A96">
                <w:rPr>
                  <w:color w:val="000000"/>
                  <w:sz w:val="20"/>
                  <w:szCs w:val="20"/>
                </w:rPr>
                <w:delText xml:space="preserve"> </w:delText>
              </w:r>
            </w:del>
          </w:p>
        </w:tc>
      </w:tr>
      <w:tr w:rsidR="00E425C9" w:rsidRPr="00E425C9" w:rsidDel="00221A96" w14:paraId="27CA54F3" w14:textId="16366589" w:rsidTr="00C67C8A">
        <w:trPr>
          <w:trHeight w:val="264"/>
          <w:jc w:val="center"/>
          <w:del w:id="1098"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529C67B8" w14:textId="01ED8B8B" w:rsidR="00E425C9" w:rsidRPr="00E425C9" w:rsidDel="00221A96" w:rsidRDefault="00E425C9" w:rsidP="00221A96">
            <w:pPr>
              <w:spacing w:before="240" w:line="360" w:lineRule="auto"/>
              <w:ind w:firstLine="720"/>
              <w:rPr>
                <w:del w:id="1099" w:author="Paulo Henrique dos Santos" w:date="2025-05-21T15:22:00Z" w16du:dateUtc="2025-05-21T18:22:00Z"/>
                <w:color w:val="000000"/>
                <w:sz w:val="20"/>
                <w:szCs w:val="20"/>
              </w:rPr>
              <w:pPrChange w:id="1100" w:author="Paulo Henrique dos Santos" w:date="2025-05-21T15:22:00Z" w16du:dateUtc="2025-05-21T18:22:00Z">
                <w:pPr>
                  <w:jc w:val="left"/>
                </w:pPr>
              </w:pPrChange>
            </w:pPr>
          </w:p>
        </w:tc>
        <w:tc>
          <w:tcPr>
            <w:tcW w:w="2933" w:type="dxa"/>
            <w:vMerge/>
            <w:tcBorders>
              <w:top w:val="nil"/>
              <w:left w:val="nil"/>
              <w:bottom w:val="nil"/>
              <w:right w:val="nil"/>
            </w:tcBorders>
            <w:vAlign w:val="center"/>
            <w:hideMark/>
          </w:tcPr>
          <w:p w14:paraId="5543D5CF" w14:textId="110EFE5C" w:rsidR="00E425C9" w:rsidRPr="00E425C9" w:rsidDel="00221A96" w:rsidRDefault="00E425C9" w:rsidP="00221A96">
            <w:pPr>
              <w:spacing w:before="240" w:line="360" w:lineRule="auto"/>
              <w:ind w:firstLine="720"/>
              <w:rPr>
                <w:del w:id="1101" w:author="Paulo Henrique dos Santos" w:date="2025-05-21T15:22:00Z" w16du:dateUtc="2025-05-21T18:22:00Z"/>
                <w:color w:val="000000"/>
                <w:sz w:val="20"/>
                <w:szCs w:val="20"/>
              </w:rPr>
              <w:pPrChange w:id="1102" w:author="Paulo Henrique dos Santos" w:date="2025-05-21T15:22:00Z" w16du:dateUtc="2025-05-21T18:22:00Z">
                <w:pPr>
                  <w:jc w:val="left"/>
                </w:pPr>
              </w:pPrChange>
            </w:pPr>
          </w:p>
        </w:tc>
        <w:tc>
          <w:tcPr>
            <w:tcW w:w="987" w:type="dxa"/>
            <w:vMerge/>
            <w:tcBorders>
              <w:top w:val="nil"/>
              <w:left w:val="nil"/>
              <w:bottom w:val="dashed" w:sz="4" w:space="0" w:color="000000"/>
              <w:right w:val="nil"/>
            </w:tcBorders>
            <w:vAlign w:val="center"/>
            <w:hideMark/>
          </w:tcPr>
          <w:p w14:paraId="266E497B" w14:textId="0740BF02" w:rsidR="00E425C9" w:rsidRPr="00E425C9" w:rsidDel="00221A96" w:rsidRDefault="00E425C9" w:rsidP="00221A96">
            <w:pPr>
              <w:spacing w:before="240" w:line="360" w:lineRule="auto"/>
              <w:ind w:firstLine="720"/>
              <w:rPr>
                <w:del w:id="1103" w:author="Paulo Henrique dos Santos" w:date="2025-05-21T15:22:00Z" w16du:dateUtc="2025-05-21T18:22:00Z"/>
                <w:color w:val="000000"/>
                <w:sz w:val="20"/>
                <w:szCs w:val="20"/>
              </w:rPr>
              <w:pPrChange w:id="1104"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7005C102" w14:textId="11376BFC" w:rsidR="00E425C9" w:rsidRPr="00E425C9" w:rsidDel="00221A96" w:rsidRDefault="00E425C9" w:rsidP="00221A96">
            <w:pPr>
              <w:spacing w:before="240" w:line="360" w:lineRule="auto"/>
              <w:ind w:firstLine="720"/>
              <w:rPr>
                <w:del w:id="1105" w:author="Paulo Henrique dos Santos" w:date="2025-05-21T15:22:00Z" w16du:dateUtc="2025-05-21T18:22:00Z"/>
                <w:color w:val="000000"/>
                <w:sz w:val="20"/>
                <w:szCs w:val="20"/>
              </w:rPr>
              <w:pPrChange w:id="1106" w:author="Paulo Henrique dos Santos" w:date="2025-05-21T15:22:00Z" w16du:dateUtc="2025-05-21T18:22:00Z">
                <w:pPr>
                  <w:jc w:val="left"/>
                </w:pPr>
              </w:pPrChange>
            </w:pPr>
            <w:del w:id="1107" w:author="Paulo Henrique dos Santos" w:date="2025-05-21T15:22:00Z" w16du:dateUtc="2025-05-21T18:22:00Z">
              <w:r w:rsidRPr="00E425C9" w:rsidDel="00221A96">
                <w:rPr>
                  <w:color w:val="000000"/>
                  <w:sz w:val="20"/>
                  <w:szCs w:val="20"/>
                </w:rPr>
                <w:delText>Certificações de gestão ambiental</w:delText>
              </w:r>
              <w:r w:rsidR="001A5B52" w:rsidDel="00221A96">
                <w:rPr>
                  <w:color w:val="000000"/>
                  <w:sz w:val="20"/>
                  <w:szCs w:val="20"/>
                </w:rPr>
                <w:delText xml:space="preserve"> </w:delText>
              </w:r>
            </w:del>
          </w:p>
        </w:tc>
      </w:tr>
      <w:tr w:rsidR="00E425C9" w:rsidRPr="00E425C9" w:rsidDel="00221A96" w14:paraId="1E1677E9" w14:textId="1B9DE8FC" w:rsidTr="00C67C8A">
        <w:trPr>
          <w:trHeight w:val="264"/>
          <w:jc w:val="center"/>
          <w:del w:id="1108"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1829C56C" w14:textId="3FE1FB15" w:rsidR="00E425C9" w:rsidRPr="00E425C9" w:rsidDel="00221A96" w:rsidRDefault="00E425C9" w:rsidP="00221A96">
            <w:pPr>
              <w:spacing w:before="240" w:line="360" w:lineRule="auto"/>
              <w:ind w:firstLine="720"/>
              <w:rPr>
                <w:del w:id="1109" w:author="Paulo Henrique dos Santos" w:date="2025-05-21T15:22:00Z" w16du:dateUtc="2025-05-21T18:22:00Z"/>
                <w:color w:val="000000"/>
                <w:sz w:val="20"/>
                <w:szCs w:val="20"/>
              </w:rPr>
              <w:pPrChange w:id="1110" w:author="Paulo Henrique dos Santos" w:date="2025-05-21T15:22:00Z" w16du:dateUtc="2025-05-21T18:22:00Z">
                <w:pPr>
                  <w:jc w:val="left"/>
                </w:pPr>
              </w:pPrChange>
            </w:pPr>
          </w:p>
        </w:tc>
        <w:tc>
          <w:tcPr>
            <w:tcW w:w="2933" w:type="dxa"/>
            <w:vMerge/>
            <w:tcBorders>
              <w:top w:val="nil"/>
              <w:left w:val="nil"/>
              <w:bottom w:val="nil"/>
              <w:right w:val="nil"/>
            </w:tcBorders>
            <w:vAlign w:val="center"/>
            <w:hideMark/>
          </w:tcPr>
          <w:p w14:paraId="15877D3B" w14:textId="5B6A24F3" w:rsidR="00E425C9" w:rsidRPr="00E425C9" w:rsidDel="00221A96" w:rsidRDefault="00E425C9" w:rsidP="00221A96">
            <w:pPr>
              <w:spacing w:before="240" w:line="360" w:lineRule="auto"/>
              <w:ind w:firstLine="720"/>
              <w:rPr>
                <w:del w:id="1111" w:author="Paulo Henrique dos Santos" w:date="2025-05-21T15:22:00Z" w16du:dateUtc="2025-05-21T18:22:00Z"/>
                <w:color w:val="000000"/>
                <w:sz w:val="20"/>
                <w:szCs w:val="20"/>
              </w:rPr>
              <w:pPrChange w:id="1112" w:author="Paulo Henrique dos Santos" w:date="2025-05-21T15:22:00Z" w16du:dateUtc="2025-05-21T18:22:00Z">
                <w:pPr>
                  <w:jc w:val="left"/>
                </w:pPr>
              </w:pPrChange>
            </w:pPr>
          </w:p>
        </w:tc>
        <w:tc>
          <w:tcPr>
            <w:tcW w:w="987" w:type="dxa"/>
            <w:vMerge/>
            <w:tcBorders>
              <w:top w:val="nil"/>
              <w:left w:val="nil"/>
              <w:bottom w:val="dashed" w:sz="4" w:space="0" w:color="000000"/>
              <w:right w:val="nil"/>
            </w:tcBorders>
            <w:vAlign w:val="center"/>
            <w:hideMark/>
          </w:tcPr>
          <w:p w14:paraId="09DBEE5E" w14:textId="121873B1" w:rsidR="00E425C9" w:rsidRPr="00E425C9" w:rsidDel="00221A96" w:rsidRDefault="00E425C9" w:rsidP="00221A96">
            <w:pPr>
              <w:spacing w:before="240" w:line="360" w:lineRule="auto"/>
              <w:ind w:firstLine="720"/>
              <w:rPr>
                <w:del w:id="1113" w:author="Paulo Henrique dos Santos" w:date="2025-05-21T15:22:00Z" w16du:dateUtc="2025-05-21T18:22:00Z"/>
                <w:color w:val="000000"/>
                <w:sz w:val="20"/>
                <w:szCs w:val="20"/>
              </w:rPr>
              <w:pPrChange w:id="1114"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55544CE3" w14:textId="7BEBAECD" w:rsidR="00E425C9" w:rsidRPr="00E425C9" w:rsidDel="00221A96" w:rsidRDefault="00E425C9" w:rsidP="00221A96">
            <w:pPr>
              <w:spacing w:before="240" w:line="360" w:lineRule="auto"/>
              <w:ind w:firstLine="720"/>
              <w:rPr>
                <w:del w:id="1115" w:author="Paulo Henrique dos Santos" w:date="2025-05-21T15:22:00Z" w16du:dateUtc="2025-05-21T18:22:00Z"/>
                <w:color w:val="000000"/>
                <w:sz w:val="20"/>
                <w:szCs w:val="20"/>
              </w:rPr>
              <w:pPrChange w:id="1116" w:author="Paulo Henrique dos Santos" w:date="2025-05-21T15:22:00Z" w16du:dateUtc="2025-05-21T18:22:00Z">
                <w:pPr>
                  <w:jc w:val="left"/>
                </w:pPr>
              </w:pPrChange>
            </w:pPr>
            <w:del w:id="1117" w:author="Paulo Henrique dos Santos" w:date="2025-05-21T15:22:00Z" w16du:dateUtc="2025-05-21T18:22:00Z">
              <w:r w:rsidRPr="00E425C9" w:rsidDel="00221A96">
                <w:rPr>
                  <w:color w:val="000000"/>
                  <w:sz w:val="20"/>
                  <w:szCs w:val="20"/>
                </w:rPr>
                <w:delText>Certificações de saúde ocupacional</w:delText>
              </w:r>
              <w:r w:rsidR="001A5B52" w:rsidDel="00221A96">
                <w:rPr>
                  <w:color w:val="000000"/>
                  <w:sz w:val="20"/>
                  <w:szCs w:val="20"/>
                </w:rPr>
                <w:delText xml:space="preserve"> </w:delText>
              </w:r>
            </w:del>
          </w:p>
        </w:tc>
      </w:tr>
      <w:tr w:rsidR="00E425C9" w:rsidRPr="00E425C9" w:rsidDel="00221A96" w14:paraId="1C381A36" w14:textId="18798E99" w:rsidTr="00C67C8A">
        <w:trPr>
          <w:trHeight w:val="264"/>
          <w:jc w:val="center"/>
          <w:del w:id="1118"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5F02D825" w14:textId="13FFBE6D" w:rsidR="00E425C9" w:rsidRPr="00E425C9" w:rsidDel="00221A96" w:rsidRDefault="00E425C9" w:rsidP="00221A96">
            <w:pPr>
              <w:spacing w:before="240" w:line="360" w:lineRule="auto"/>
              <w:ind w:firstLine="720"/>
              <w:rPr>
                <w:del w:id="1119" w:author="Paulo Henrique dos Santos" w:date="2025-05-21T15:22:00Z" w16du:dateUtc="2025-05-21T18:22:00Z"/>
                <w:color w:val="000000"/>
                <w:sz w:val="20"/>
                <w:szCs w:val="20"/>
              </w:rPr>
              <w:pPrChange w:id="1120" w:author="Paulo Henrique dos Santos" w:date="2025-05-21T15:22:00Z" w16du:dateUtc="2025-05-21T18:22:00Z">
                <w:pPr>
                  <w:jc w:val="left"/>
                </w:pPr>
              </w:pPrChange>
            </w:pPr>
          </w:p>
        </w:tc>
        <w:tc>
          <w:tcPr>
            <w:tcW w:w="2933" w:type="dxa"/>
            <w:vMerge/>
            <w:tcBorders>
              <w:top w:val="nil"/>
              <w:left w:val="nil"/>
              <w:bottom w:val="nil"/>
              <w:right w:val="nil"/>
            </w:tcBorders>
            <w:vAlign w:val="center"/>
            <w:hideMark/>
          </w:tcPr>
          <w:p w14:paraId="0B2AED9E" w14:textId="55391BE3" w:rsidR="00E425C9" w:rsidRPr="00E425C9" w:rsidDel="00221A96" w:rsidRDefault="00E425C9" w:rsidP="00221A96">
            <w:pPr>
              <w:spacing w:before="240" w:line="360" w:lineRule="auto"/>
              <w:ind w:firstLine="720"/>
              <w:rPr>
                <w:del w:id="1121" w:author="Paulo Henrique dos Santos" w:date="2025-05-21T15:22:00Z" w16du:dateUtc="2025-05-21T18:22:00Z"/>
                <w:color w:val="000000"/>
                <w:sz w:val="20"/>
                <w:szCs w:val="20"/>
              </w:rPr>
              <w:pPrChange w:id="1122" w:author="Paulo Henrique dos Santos" w:date="2025-05-21T15:22:00Z" w16du:dateUtc="2025-05-21T18:22:00Z">
                <w:pPr>
                  <w:jc w:val="left"/>
                </w:pPr>
              </w:pPrChange>
            </w:pPr>
          </w:p>
        </w:tc>
        <w:tc>
          <w:tcPr>
            <w:tcW w:w="987" w:type="dxa"/>
            <w:vMerge/>
            <w:tcBorders>
              <w:top w:val="nil"/>
              <w:left w:val="nil"/>
              <w:bottom w:val="dashed" w:sz="4" w:space="0" w:color="000000"/>
              <w:right w:val="nil"/>
            </w:tcBorders>
            <w:vAlign w:val="center"/>
            <w:hideMark/>
          </w:tcPr>
          <w:p w14:paraId="08EA88A4" w14:textId="0AEFA777" w:rsidR="00E425C9" w:rsidRPr="00E425C9" w:rsidDel="00221A96" w:rsidRDefault="00E425C9" w:rsidP="00221A96">
            <w:pPr>
              <w:spacing w:before="240" w:line="360" w:lineRule="auto"/>
              <w:ind w:firstLine="720"/>
              <w:rPr>
                <w:del w:id="1123" w:author="Paulo Henrique dos Santos" w:date="2025-05-21T15:22:00Z" w16du:dateUtc="2025-05-21T18:22:00Z"/>
                <w:color w:val="000000"/>
                <w:sz w:val="20"/>
                <w:szCs w:val="20"/>
              </w:rPr>
              <w:pPrChange w:id="1124"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28889E92" w14:textId="4A4A1E4F" w:rsidR="00E425C9" w:rsidRPr="00E425C9" w:rsidDel="00221A96" w:rsidRDefault="00E425C9" w:rsidP="00221A96">
            <w:pPr>
              <w:spacing w:before="240" w:line="360" w:lineRule="auto"/>
              <w:ind w:firstLine="720"/>
              <w:rPr>
                <w:del w:id="1125" w:author="Paulo Henrique dos Santos" w:date="2025-05-21T15:22:00Z" w16du:dateUtc="2025-05-21T18:22:00Z"/>
                <w:color w:val="000000"/>
                <w:sz w:val="20"/>
                <w:szCs w:val="20"/>
              </w:rPr>
              <w:pPrChange w:id="1126" w:author="Paulo Henrique dos Santos" w:date="2025-05-21T15:22:00Z" w16du:dateUtc="2025-05-21T18:22:00Z">
                <w:pPr>
                  <w:jc w:val="left"/>
                </w:pPr>
              </w:pPrChange>
            </w:pPr>
            <w:del w:id="1127" w:author="Paulo Henrique dos Santos" w:date="2025-05-21T15:22:00Z" w16du:dateUtc="2025-05-21T18:22:00Z">
              <w:r w:rsidRPr="00E425C9" w:rsidDel="00221A96">
                <w:rPr>
                  <w:color w:val="000000"/>
                  <w:sz w:val="20"/>
                  <w:szCs w:val="20"/>
                </w:rPr>
                <w:delText>Sustentabilidade integrada a estratégias</w:delText>
              </w:r>
              <w:r w:rsidR="001A5B52" w:rsidDel="00221A96">
                <w:rPr>
                  <w:color w:val="000000"/>
                  <w:sz w:val="20"/>
                  <w:szCs w:val="20"/>
                </w:rPr>
                <w:delText xml:space="preserve"> </w:delText>
              </w:r>
            </w:del>
          </w:p>
        </w:tc>
      </w:tr>
      <w:tr w:rsidR="00E425C9" w:rsidRPr="00E425C9" w:rsidDel="00221A96" w14:paraId="03D85EA3" w14:textId="251BC7D2" w:rsidTr="00C67C8A">
        <w:trPr>
          <w:trHeight w:val="264"/>
          <w:jc w:val="center"/>
          <w:del w:id="1128"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2F5254EC" w14:textId="0A604B84" w:rsidR="00E425C9" w:rsidRPr="00E425C9" w:rsidDel="00221A96" w:rsidRDefault="00E425C9" w:rsidP="00221A96">
            <w:pPr>
              <w:spacing w:before="240" w:line="360" w:lineRule="auto"/>
              <w:ind w:firstLine="720"/>
              <w:rPr>
                <w:del w:id="1129" w:author="Paulo Henrique dos Santos" w:date="2025-05-21T15:22:00Z" w16du:dateUtc="2025-05-21T18:22:00Z"/>
                <w:color w:val="000000"/>
                <w:sz w:val="20"/>
                <w:szCs w:val="20"/>
              </w:rPr>
              <w:pPrChange w:id="1130" w:author="Paulo Henrique dos Santos" w:date="2025-05-21T15:22:00Z" w16du:dateUtc="2025-05-21T18:22:00Z">
                <w:pPr>
                  <w:jc w:val="left"/>
                </w:pPr>
              </w:pPrChange>
            </w:pPr>
          </w:p>
        </w:tc>
        <w:tc>
          <w:tcPr>
            <w:tcW w:w="2933" w:type="dxa"/>
            <w:vMerge w:val="restart"/>
            <w:tcBorders>
              <w:top w:val="nil"/>
              <w:left w:val="nil"/>
              <w:bottom w:val="nil"/>
              <w:right w:val="nil"/>
            </w:tcBorders>
            <w:shd w:val="clear" w:color="000000" w:fill="FFFFFF"/>
            <w:vAlign w:val="center"/>
            <w:hideMark/>
          </w:tcPr>
          <w:p w14:paraId="0490AA45" w14:textId="11202B39" w:rsidR="00E425C9" w:rsidRPr="00E425C9" w:rsidDel="00221A96" w:rsidRDefault="0050390A" w:rsidP="00221A96">
            <w:pPr>
              <w:spacing w:before="240" w:line="360" w:lineRule="auto"/>
              <w:ind w:firstLine="720"/>
              <w:rPr>
                <w:del w:id="1131" w:author="Paulo Henrique dos Santos" w:date="2025-05-21T15:22:00Z" w16du:dateUtc="2025-05-21T18:22:00Z"/>
                <w:color w:val="000000"/>
                <w:sz w:val="20"/>
                <w:szCs w:val="20"/>
              </w:rPr>
              <w:pPrChange w:id="1132" w:author="Paulo Henrique dos Santos" w:date="2025-05-21T15:22:00Z" w16du:dateUtc="2025-05-21T18:22:00Z">
                <w:pPr>
                  <w:jc w:val="left"/>
                </w:pPr>
              </w:pPrChange>
            </w:pPr>
            <w:del w:id="1133" w:author="Paulo Henrique dos Santos" w:date="2025-05-21T15:22:00Z" w16du:dateUtc="2025-05-21T18:22:00Z">
              <w:r w:rsidRPr="0050390A" w:rsidDel="00221A96">
                <w:rPr>
                  <w:color w:val="000000"/>
                  <w:sz w:val="20"/>
                  <w:szCs w:val="20"/>
                </w:rPr>
                <w:delText>Cadeias de exportação multissetoriais com certificação digital</w:delText>
              </w:r>
              <w:r w:rsidDel="00221A96">
                <w:rPr>
                  <w:color w:val="000000"/>
                  <w:sz w:val="20"/>
                  <w:szCs w:val="20"/>
                </w:rPr>
                <w:delText xml:space="preserve"> </w:delText>
              </w:r>
              <w:r w:rsidR="00C67C8A" w:rsidDel="00221A96">
                <w:rPr>
                  <w:color w:val="000000"/>
                  <w:sz w:val="20"/>
                  <w:szCs w:val="20"/>
                </w:rPr>
                <w:delText>(Tópico 3)</w:delText>
              </w:r>
            </w:del>
          </w:p>
        </w:tc>
        <w:tc>
          <w:tcPr>
            <w:tcW w:w="987" w:type="dxa"/>
            <w:vMerge/>
            <w:tcBorders>
              <w:top w:val="nil"/>
              <w:left w:val="nil"/>
              <w:bottom w:val="dashed" w:sz="4" w:space="0" w:color="000000"/>
              <w:right w:val="nil"/>
            </w:tcBorders>
            <w:vAlign w:val="center"/>
            <w:hideMark/>
          </w:tcPr>
          <w:p w14:paraId="3CE0C5F3" w14:textId="1A26ECC5" w:rsidR="00E425C9" w:rsidRPr="00E425C9" w:rsidDel="00221A96" w:rsidRDefault="00E425C9" w:rsidP="00221A96">
            <w:pPr>
              <w:spacing w:before="240" w:line="360" w:lineRule="auto"/>
              <w:ind w:firstLine="720"/>
              <w:rPr>
                <w:del w:id="1134" w:author="Paulo Henrique dos Santos" w:date="2025-05-21T15:22:00Z" w16du:dateUtc="2025-05-21T18:22:00Z"/>
                <w:color w:val="000000"/>
                <w:sz w:val="20"/>
                <w:szCs w:val="20"/>
              </w:rPr>
              <w:pPrChange w:id="1135"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1616CD8D" w14:textId="657A6FB1" w:rsidR="00E425C9" w:rsidRPr="00E425C9" w:rsidDel="00221A96" w:rsidRDefault="00E425C9" w:rsidP="00221A96">
            <w:pPr>
              <w:spacing w:before="240" w:line="360" w:lineRule="auto"/>
              <w:ind w:firstLine="720"/>
              <w:rPr>
                <w:del w:id="1136" w:author="Paulo Henrique dos Santos" w:date="2025-05-21T15:22:00Z" w16du:dateUtc="2025-05-21T18:22:00Z"/>
                <w:color w:val="000000"/>
                <w:sz w:val="20"/>
                <w:szCs w:val="20"/>
              </w:rPr>
              <w:pPrChange w:id="1137" w:author="Paulo Henrique dos Santos" w:date="2025-05-21T15:22:00Z" w16du:dateUtc="2025-05-21T18:22:00Z">
                <w:pPr>
                  <w:jc w:val="left"/>
                </w:pPr>
              </w:pPrChange>
            </w:pPr>
            <w:del w:id="1138" w:author="Paulo Henrique dos Santos" w:date="2025-05-21T15:22:00Z" w16du:dateUtc="2025-05-21T18:22:00Z">
              <w:r w:rsidRPr="00E425C9" w:rsidDel="00221A96">
                <w:rPr>
                  <w:color w:val="000000"/>
                  <w:sz w:val="20"/>
                  <w:szCs w:val="20"/>
                </w:rPr>
                <w:delText>Registro de dados distribuídos</w:delText>
              </w:r>
              <w:r w:rsidR="001A5B52" w:rsidDel="00221A96">
                <w:rPr>
                  <w:color w:val="000000"/>
                  <w:sz w:val="20"/>
                  <w:szCs w:val="20"/>
                </w:rPr>
                <w:delText xml:space="preserve"> </w:delText>
              </w:r>
            </w:del>
          </w:p>
        </w:tc>
      </w:tr>
      <w:tr w:rsidR="00E425C9" w:rsidRPr="00E425C9" w:rsidDel="00221A96" w14:paraId="729C6893" w14:textId="34646A23" w:rsidTr="00C67C8A">
        <w:trPr>
          <w:trHeight w:val="264"/>
          <w:jc w:val="center"/>
          <w:del w:id="1139"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1EB34079" w14:textId="35CD9A0F" w:rsidR="00E425C9" w:rsidRPr="00E425C9" w:rsidDel="00221A96" w:rsidRDefault="00E425C9" w:rsidP="00221A96">
            <w:pPr>
              <w:spacing w:before="240" w:line="360" w:lineRule="auto"/>
              <w:ind w:firstLine="720"/>
              <w:rPr>
                <w:del w:id="1140" w:author="Paulo Henrique dos Santos" w:date="2025-05-21T15:22:00Z" w16du:dateUtc="2025-05-21T18:22:00Z"/>
                <w:color w:val="000000"/>
                <w:sz w:val="20"/>
                <w:szCs w:val="20"/>
              </w:rPr>
              <w:pPrChange w:id="1141" w:author="Paulo Henrique dos Santos" w:date="2025-05-21T15:22:00Z" w16du:dateUtc="2025-05-21T18:22:00Z">
                <w:pPr>
                  <w:jc w:val="left"/>
                </w:pPr>
              </w:pPrChange>
            </w:pPr>
          </w:p>
        </w:tc>
        <w:tc>
          <w:tcPr>
            <w:tcW w:w="2933" w:type="dxa"/>
            <w:vMerge/>
            <w:tcBorders>
              <w:top w:val="nil"/>
              <w:left w:val="nil"/>
              <w:bottom w:val="nil"/>
              <w:right w:val="nil"/>
            </w:tcBorders>
            <w:vAlign w:val="center"/>
            <w:hideMark/>
          </w:tcPr>
          <w:p w14:paraId="5DBD30B5" w14:textId="2B9BF1F7" w:rsidR="00E425C9" w:rsidRPr="00E425C9" w:rsidDel="00221A96" w:rsidRDefault="00E425C9" w:rsidP="00221A96">
            <w:pPr>
              <w:spacing w:before="240" w:line="360" w:lineRule="auto"/>
              <w:ind w:firstLine="720"/>
              <w:rPr>
                <w:del w:id="1142" w:author="Paulo Henrique dos Santos" w:date="2025-05-21T15:22:00Z" w16du:dateUtc="2025-05-21T18:22:00Z"/>
                <w:color w:val="000000"/>
                <w:sz w:val="20"/>
                <w:szCs w:val="20"/>
              </w:rPr>
              <w:pPrChange w:id="1143" w:author="Paulo Henrique dos Santos" w:date="2025-05-21T15:22:00Z" w16du:dateUtc="2025-05-21T18:22:00Z">
                <w:pPr>
                  <w:jc w:val="left"/>
                </w:pPr>
              </w:pPrChange>
            </w:pPr>
          </w:p>
        </w:tc>
        <w:tc>
          <w:tcPr>
            <w:tcW w:w="987" w:type="dxa"/>
            <w:vMerge/>
            <w:tcBorders>
              <w:top w:val="nil"/>
              <w:left w:val="nil"/>
              <w:bottom w:val="dashed" w:sz="4" w:space="0" w:color="000000"/>
              <w:right w:val="nil"/>
            </w:tcBorders>
            <w:vAlign w:val="center"/>
            <w:hideMark/>
          </w:tcPr>
          <w:p w14:paraId="3E0265EC" w14:textId="189E5345" w:rsidR="00E425C9" w:rsidRPr="00E425C9" w:rsidDel="00221A96" w:rsidRDefault="00E425C9" w:rsidP="00221A96">
            <w:pPr>
              <w:spacing w:before="240" w:line="360" w:lineRule="auto"/>
              <w:ind w:firstLine="720"/>
              <w:rPr>
                <w:del w:id="1144" w:author="Paulo Henrique dos Santos" w:date="2025-05-21T15:22:00Z" w16du:dateUtc="2025-05-21T18:22:00Z"/>
                <w:color w:val="000000"/>
                <w:sz w:val="20"/>
                <w:szCs w:val="20"/>
              </w:rPr>
              <w:pPrChange w:id="1145"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7D0CE439" w14:textId="4127F164" w:rsidR="00E425C9" w:rsidRPr="00E425C9" w:rsidDel="00221A96" w:rsidRDefault="00E425C9" w:rsidP="00221A96">
            <w:pPr>
              <w:spacing w:before="240" w:line="360" w:lineRule="auto"/>
              <w:ind w:firstLine="720"/>
              <w:rPr>
                <w:del w:id="1146" w:author="Paulo Henrique dos Santos" w:date="2025-05-21T15:22:00Z" w16du:dateUtc="2025-05-21T18:22:00Z"/>
                <w:color w:val="000000"/>
                <w:sz w:val="20"/>
                <w:szCs w:val="20"/>
              </w:rPr>
              <w:pPrChange w:id="1147" w:author="Paulo Henrique dos Santos" w:date="2025-05-21T15:22:00Z" w16du:dateUtc="2025-05-21T18:22:00Z">
                <w:pPr>
                  <w:jc w:val="left"/>
                </w:pPr>
              </w:pPrChange>
            </w:pPr>
            <w:del w:id="1148" w:author="Paulo Henrique dos Santos" w:date="2025-05-21T15:22:00Z" w16du:dateUtc="2025-05-21T18:22:00Z">
              <w:r w:rsidRPr="00E425C9" w:rsidDel="00221A96">
                <w:rPr>
                  <w:color w:val="000000"/>
                  <w:sz w:val="20"/>
                  <w:szCs w:val="20"/>
                </w:rPr>
                <w:delText>Segurança de dados comerciais</w:delText>
              </w:r>
              <w:r w:rsidR="001A5B52" w:rsidDel="00221A96">
                <w:rPr>
                  <w:color w:val="000000"/>
                  <w:sz w:val="20"/>
                  <w:szCs w:val="20"/>
                </w:rPr>
                <w:delText xml:space="preserve"> </w:delText>
              </w:r>
            </w:del>
          </w:p>
        </w:tc>
      </w:tr>
      <w:tr w:rsidR="00E425C9" w:rsidRPr="00E425C9" w:rsidDel="00221A96" w14:paraId="664B5FBC" w14:textId="6144B6FC" w:rsidTr="00C67C8A">
        <w:trPr>
          <w:trHeight w:val="264"/>
          <w:jc w:val="center"/>
          <w:del w:id="1149"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7564B1A1" w14:textId="0B488E45" w:rsidR="00E425C9" w:rsidRPr="00E425C9" w:rsidDel="00221A96" w:rsidRDefault="00E425C9" w:rsidP="00221A96">
            <w:pPr>
              <w:spacing w:before="240" w:line="360" w:lineRule="auto"/>
              <w:ind w:firstLine="720"/>
              <w:rPr>
                <w:del w:id="1150" w:author="Paulo Henrique dos Santos" w:date="2025-05-21T15:22:00Z" w16du:dateUtc="2025-05-21T18:22:00Z"/>
                <w:color w:val="000000"/>
                <w:sz w:val="20"/>
                <w:szCs w:val="20"/>
              </w:rPr>
              <w:pPrChange w:id="1151" w:author="Paulo Henrique dos Santos" w:date="2025-05-21T15:22:00Z" w16du:dateUtc="2025-05-21T18:22:00Z">
                <w:pPr>
                  <w:jc w:val="left"/>
                </w:pPr>
              </w:pPrChange>
            </w:pPr>
          </w:p>
        </w:tc>
        <w:tc>
          <w:tcPr>
            <w:tcW w:w="2933" w:type="dxa"/>
            <w:vMerge/>
            <w:tcBorders>
              <w:top w:val="nil"/>
              <w:left w:val="nil"/>
              <w:bottom w:val="nil"/>
              <w:right w:val="nil"/>
            </w:tcBorders>
            <w:vAlign w:val="center"/>
            <w:hideMark/>
          </w:tcPr>
          <w:p w14:paraId="32FF72C9" w14:textId="7986A077" w:rsidR="00E425C9" w:rsidRPr="00E425C9" w:rsidDel="00221A96" w:rsidRDefault="00E425C9" w:rsidP="00221A96">
            <w:pPr>
              <w:spacing w:before="240" w:line="360" w:lineRule="auto"/>
              <w:ind w:firstLine="720"/>
              <w:rPr>
                <w:del w:id="1152" w:author="Paulo Henrique dos Santos" w:date="2025-05-21T15:22:00Z" w16du:dateUtc="2025-05-21T18:22:00Z"/>
                <w:color w:val="000000"/>
                <w:sz w:val="20"/>
                <w:szCs w:val="20"/>
              </w:rPr>
              <w:pPrChange w:id="1153" w:author="Paulo Henrique dos Santos" w:date="2025-05-21T15:22:00Z" w16du:dateUtc="2025-05-21T18:22:00Z">
                <w:pPr>
                  <w:jc w:val="left"/>
                </w:pPr>
              </w:pPrChange>
            </w:pPr>
          </w:p>
        </w:tc>
        <w:tc>
          <w:tcPr>
            <w:tcW w:w="987" w:type="dxa"/>
            <w:vMerge/>
            <w:tcBorders>
              <w:top w:val="nil"/>
              <w:left w:val="nil"/>
              <w:bottom w:val="dashed" w:sz="4" w:space="0" w:color="000000"/>
              <w:right w:val="nil"/>
            </w:tcBorders>
            <w:vAlign w:val="center"/>
            <w:hideMark/>
          </w:tcPr>
          <w:p w14:paraId="0CE36842" w14:textId="3CC6E64C" w:rsidR="00E425C9" w:rsidRPr="00E425C9" w:rsidDel="00221A96" w:rsidRDefault="00E425C9" w:rsidP="00221A96">
            <w:pPr>
              <w:spacing w:before="240" w:line="360" w:lineRule="auto"/>
              <w:ind w:firstLine="720"/>
              <w:rPr>
                <w:del w:id="1154" w:author="Paulo Henrique dos Santos" w:date="2025-05-21T15:22:00Z" w16du:dateUtc="2025-05-21T18:22:00Z"/>
                <w:color w:val="000000"/>
                <w:sz w:val="20"/>
                <w:szCs w:val="20"/>
              </w:rPr>
              <w:pPrChange w:id="1155"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0B235A49" w14:textId="485ADFB3" w:rsidR="00E425C9" w:rsidRPr="00E425C9" w:rsidDel="00221A96" w:rsidRDefault="00E425C9" w:rsidP="00221A96">
            <w:pPr>
              <w:spacing w:before="240" w:line="360" w:lineRule="auto"/>
              <w:ind w:firstLine="720"/>
              <w:rPr>
                <w:del w:id="1156" w:author="Paulo Henrique dos Santos" w:date="2025-05-21T15:22:00Z" w16du:dateUtc="2025-05-21T18:22:00Z"/>
                <w:color w:val="000000"/>
                <w:sz w:val="20"/>
                <w:szCs w:val="20"/>
              </w:rPr>
              <w:pPrChange w:id="1157" w:author="Paulo Henrique dos Santos" w:date="2025-05-21T15:22:00Z" w16du:dateUtc="2025-05-21T18:22:00Z">
                <w:pPr>
                  <w:jc w:val="left"/>
                </w:pPr>
              </w:pPrChange>
            </w:pPr>
            <w:del w:id="1158" w:author="Paulo Henrique dos Santos" w:date="2025-05-21T15:22:00Z" w16du:dateUtc="2025-05-21T18:22:00Z">
              <w:r w:rsidRPr="00E425C9" w:rsidDel="00221A96">
                <w:rPr>
                  <w:color w:val="000000"/>
                  <w:sz w:val="20"/>
                  <w:szCs w:val="20"/>
                </w:rPr>
                <w:delText>Agilidade em compromissos contratuais</w:delText>
              </w:r>
              <w:r w:rsidR="001A5B52" w:rsidDel="00221A96">
                <w:rPr>
                  <w:color w:val="000000"/>
                  <w:sz w:val="20"/>
                  <w:szCs w:val="20"/>
                </w:rPr>
                <w:delText xml:space="preserve"> </w:delText>
              </w:r>
            </w:del>
          </w:p>
        </w:tc>
      </w:tr>
      <w:tr w:rsidR="00E425C9" w:rsidRPr="00E425C9" w:rsidDel="00221A96" w14:paraId="48C839CE" w14:textId="3B361C18" w:rsidTr="00C67C8A">
        <w:trPr>
          <w:trHeight w:val="264"/>
          <w:jc w:val="center"/>
          <w:del w:id="1159"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74A4987E" w14:textId="242CBD09" w:rsidR="00E425C9" w:rsidRPr="00E425C9" w:rsidDel="00221A96" w:rsidRDefault="00E425C9" w:rsidP="00221A96">
            <w:pPr>
              <w:spacing w:before="240" w:line="360" w:lineRule="auto"/>
              <w:ind w:firstLine="720"/>
              <w:rPr>
                <w:del w:id="1160" w:author="Paulo Henrique dos Santos" w:date="2025-05-21T15:22:00Z" w16du:dateUtc="2025-05-21T18:22:00Z"/>
                <w:color w:val="000000"/>
                <w:sz w:val="20"/>
                <w:szCs w:val="20"/>
              </w:rPr>
              <w:pPrChange w:id="1161" w:author="Paulo Henrique dos Santos" w:date="2025-05-21T15:22:00Z" w16du:dateUtc="2025-05-21T18:22:00Z">
                <w:pPr>
                  <w:jc w:val="left"/>
                </w:pPr>
              </w:pPrChange>
            </w:pPr>
          </w:p>
        </w:tc>
        <w:tc>
          <w:tcPr>
            <w:tcW w:w="2933" w:type="dxa"/>
            <w:vMerge/>
            <w:tcBorders>
              <w:top w:val="nil"/>
              <w:left w:val="nil"/>
              <w:bottom w:val="nil"/>
              <w:right w:val="nil"/>
            </w:tcBorders>
            <w:vAlign w:val="center"/>
            <w:hideMark/>
          </w:tcPr>
          <w:p w14:paraId="697B1ADF" w14:textId="635CD3CA" w:rsidR="00E425C9" w:rsidRPr="00E425C9" w:rsidDel="00221A96" w:rsidRDefault="00E425C9" w:rsidP="00221A96">
            <w:pPr>
              <w:spacing w:before="240" w:line="360" w:lineRule="auto"/>
              <w:ind w:firstLine="720"/>
              <w:rPr>
                <w:del w:id="1162" w:author="Paulo Henrique dos Santos" w:date="2025-05-21T15:22:00Z" w16du:dateUtc="2025-05-21T18:22:00Z"/>
                <w:color w:val="000000"/>
                <w:sz w:val="20"/>
                <w:szCs w:val="20"/>
              </w:rPr>
              <w:pPrChange w:id="1163" w:author="Paulo Henrique dos Santos" w:date="2025-05-21T15:22:00Z" w16du:dateUtc="2025-05-21T18:22:00Z">
                <w:pPr>
                  <w:jc w:val="left"/>
                </w:pPr>
              </w:pPrChange>
            </w:pPr>
          </w:p>
        </w:tc>
        <w:tc>
          <w:tcPr>
            <w:tcW w:w="987" w:type="dxa"/>
            <w:vMerge/>
            <w:tcBorders>
              <w:top w:val="nil"/>
              <w:left w:val="nil"/>
              <w:bottom w:val="dashed" w:sz="4" w:space="0" w:color="000000"/>
              <w:right w:val="nil"/>
            </w:tcBorders>
            <w:vAlign w:val="center"/>
            <w:hideMark/>
          </w:tcPr>
          <w:p w14:paraId="32C2DC04" w14:textId="7B35DE32" w:rsidR="00E425C9" w:rsidRPr="00E425C9" w:rsidDel="00221A96" w:rsidRDefault="00E425C9" w:rsidP="00221A96">
            <w:pPr>
              <w:spacing w:before="240" w:line="360" w:lineRule="auto"/>
              <w:ind w:firstLine="720"/>
              <w:rPr>
                <w:del w:id="1164" w:author="Paulo Henrique dos Santos" w:date="2025-05-21T15:22:00Z" w16du:dateUtc="2025-05-21T18:22:00Z"/>
                <w:color w:val="000000"/>
                <w:sz w:val="20"/>
                <w:szCs w:val="20"/>
              </w:rPr>
              <w:pPrChange w:id="1165" w:author="Paulo Henrique dos Santos" w:date="2025-05-21T15:22:00Z" w16du:dateUtc="2025-05-21T18:22:00Z">
                <w:pPr>
                  <w:jc w:val="left"/>
                </w:pPr>
              </w:pPrChange>
            </w:pPr>
          </w:p>
        </w:tc>
        <w:tc>
          <w:tcPr>
            <w:tcW w:w="4580" w:type="dxa"/>
            <w:tcBorders>
              <w:top w:val="nil"/>
              <w:left w:val="nil"/>
              <w:bottom w:val="nil"/>
              <w:right w:val="nil"/>
            </w:tcBorders>
            <w:shd w:val="clear" w:color="000000" w:fill="FFFFFF"/>
            <w:vAlign w:val="center"/>
            <w:hideMark/>
          </w:tcPr>
          <w:p w14:paraId="787F5AB8" w14:textId="6D7BA356" w:rsidR="00E425C9" w:rsidRPr="00E425C9" w:rsidDel="00221A96" w:rsidRDefault="00E425C9" w:rsidP="00221A96">
            <w:pPr>
              <w:spacing w:before="240" w:line="360" w:lineRule="auto"/>
              <w:ind w:firstLine="720"/>
              <w:rPr>
                <w:del w:id="1166" w:author="Paulo Henrique dos Santos" w:date="2025-05-21T15:22:00Z" w16du:dateUtc="2025-05-21T18:22:00Z"/>
                <w:color w:val="000000"/>
                <w:sz w:val="20"/>
                <w:szCs w:val="20"/>
              </w:rPr>
              <w:pPrChange w:id="1167" w:author="Paulo Henrique dos Santos" w:date="2025-05-21T15:22:00Z" w16du:dateUtc="2025-05-21T18:22:00Z">
                <w:pPr>
                  <w:jc w:val="left"/>
                </w:pPr>
              </w:pPrChange>
            </w:pPr>
            <w:del w:id="1168" w:author="Paulo Henrique dos Santos" w:date="2025-05-21T15:22:00Z" w16du:dateUtc="2025-05-21T18:22:00Z">
              <w:r w:rsidRPr="00E425C9" w:rsidDel="00221A96">
                <w:rPr>
                  <w:color w:val="000000"/>
                  <w:sz w:val="20"/>
                  <w:szCs w:val="20"/>
                </w:rPr>
                <w:delText>Certificações de pontuação</w:delText>
              </w:r>
              <w:r w:rsidR="001A5B52" w:rsidDel="00221A96">
                <w:rPr>
                  <w:color w:val="000000"/>
                  <w:sz w:val="20"/>
                  <w:szCs w:val="20"/>
                </w:rPr>
                <w:delText xml:space="preserve"> </w:delText>
              </w:r>
            </w:del>
          </w:p>
        </w:tc>
      </w:tr>
      <w:tr w:rsidR="00E425C9" w:rsidRPr="00E425C9" w:rsidDel="00221A96" w14:paraId="66593463" w14:textId="3EE36699" w:rsidTr="00C67C8A">
        <w:trPr>
          <w:trHeight w:val="264"/>
          <w:jc w:val="center"/>
          <w:del w:id="1169" w:author="Paulo Henrique dos Santos" w:date="2025-05-21T15:22:00Z" w16du:dateUtc="2025-05-21T18:22:00Z"/>
        </w:trPr>
        <w:tc>
          <w:tcPr>
            <w:tcW w:w="1320" w:type="dxa"/>
            <w:vMerge/>
            <w:tcBorders>
              <w:top w:val="nil"/>
              <w:left w:val="nil"/>
              <w:bottom w:val="dashed" w:sz="4" w:space="0" w:color="000000"/>
              <w:right w:val="nil"/>
            </w:tcBorders>
            <w:vAlign w:val="center"/>
            <w:hideMark/>
          </w:tcPr>
          <w:p w14:paraId="445E8281" w14:textId="25E09651" w:rsidR="00E425C9" w:rsidRPr="00E425C9" w:rsidDel="00221A96" w:rsidRDefault="00E425C9" w:rsidP="00221A96">
            <w:pPr>
              <w:spacing w:before="240" w:line="360" w:lineRule="auto"/>
              <w:ind w:firstLine="720"/>
              <w:rPr>
                <w:del w:id="1170" w:author="Paulo Henrique dos Santos" w:date="2025-05-21T15:22:00Z" w16du:dateUtc="2025-05-21T18:22:00Z"/>
                <w:color w:val="000000"/>
                <w:sz w:val="20"/>
                <w:szCs w:val="20"/>
              </w:rPr>
              <w:pPrChange w:id="1171" w:author="Paulo Henrique dos Santos" w:date="2025-05-21T15:22:00Z" w16du:dateUtc="2025-05-21T18:22:00Z">
                <w:pPr>
                  <w:jc w:val="left"/>
                </w:pPr>
              </w:pPrChange>
            </w:pPr>
          </w:p>
        </w:tc>
        <w:tc>
          <w:tcPr>
            <w:tcW w:w="2933" w:type="dxa"/>
            <w:tcBorders>
              <w:top w:val="nil"/>
              <w:left w:val="nil"/>
              <w:bottom w:val="dashed" w:sz="4" w:space="0" w:color="auto"/>
              <w:right w:val="nil"/>
            </w:tcBorders>
            <w:shd w:val="clear" w:color="000000" w:fill="FFFFFF"/>
            <w:vAlign w:val="center"/>
            <w:hideMark/>
          </w:tcPr>
          <w:p w14:paraId="78C17390" w14:textId="08829618" w:rsidR="0050390A" w:rsidRPr="00E425C9" w:rsidDel="00221A96" w:rsidRDefault="00E425C9" w:rsidP="00221A96">
            <w:pPr>
              <w:spacing w:before="240" w:line="360" w:lineRule="auto"/>
              <w:ind w:firstLine="720"/>
              <w:rPr>
                <w:del w:id="1172" w:author="Paulo Henrique dos Santos" w:date="2025-05-21T15:22:00Z" w16du:dateUtc="2025-05-21T18:22:00Z"/>
                <w:color w:val="000000"/>
                <w:sz w:val="20"/>
                <w:szCs w:val="20"/>
              </w:rPr>
              <w:pPrChange w:id="1173" w:author="Paulo Henrique dos Santos" w:date="2025-05-21T15:22:00Z" w16du:dateUtc="2025-05-21T18:22:00Z">
                <w:pPr>
                  <w:jc w:val="left"/>
                </w:pPr>
              </w:pPrChange>
            </w:pPr>
            <w:del w:id="1174" w:author="Paulo Henrique dos Santos" w:date="2025-05-21T15:22:00Z" w16du:dateUtc="2025-05-21T18:22:00Z">
              <w:r w:rsidRPr="00E425C9" w:rsidDel="00221A96">
                <w:rPr>
                  <w:color w:val="000000"/>
                  <w:sz w:val="20"/>
                  <w:szCs w:val="20"/>
                </w:rPr>
                <w:delText>Tokenização da produção</w:delText>
              </w:r>
              <w:r w:rsidR="00C67C8A" w:rsidDel="00221A96">
                <w:rPr>
                  <w:color w:val="000000"/>
                  <w:sz w:val="20"/>
                  <w:szCs w:val="20"/>
                </w:rPr>
                <w:delText xml:space="preserve"> (Tópico 4)</w:delText>
              </w:r>
            </w:del>
          </w:p>
        </w:tc>
        <w:tc>
          <w:tcPr>
            <w:tcW w:w="987" w:type="dxa"/>
            <w:vMerge/>
            <w:tcBorders>
              <w:top w:val="nil"/>
              <w:left w:val="nil"/>
              <w:bottom w:val="dashed" w:sz="4" w:space="0" w:color="000000"/>
              <w:right w:val="nil"/>
            </w:tcBorders>
            <w:vAlign w:val="center"/>
            <w:hideMark/>
          </w:tcPr>
          <w:p w14:paraId="307B6050" w14:textId="14C4BFDB" w:rsidR="00E425C9" w:rsidRPr="00E425C9" w:rsidDel="00221A96" w:rsidRDefault="00E425C9" w:rsidP="00221A96">
            <w:pPr>
              <w:spacing w:before="240" w:line="360" w:lineRule="auto"/>
              <w:ind w:firstLine="720"/>
              <w:rPr>
                <w:del w:id="1175" w:author="Paulo Henrique dos Santos" w:date="2025-05-21T15:22:00Z" w16du:dateUtc="2025-05-21T18:22:00Z"/>
                <w:color w:val="000000"/>
                <w:sz w:val="20"/>
                <w:szCs w:val="20"/>
              </w:rPr>
              <w:pPrChange w:id="1176" w:author="Paulo Henrique dos Santos" w:date="2025-05-21T15:22:00Z" w16du:dateUtc="2025-05-21T18:22:00Z">
                <w:pPr>
                  <w:jc w:val="left"/>
                </w:pPr>
              </w:pPrChange>
            </w:pPr>
          </w:p>
        </w:tc>
        <w:tc>
          <w:tcPr>
            <w:tcW w:w="4580" w:type="dxa"/>
            <w:tcBorders>
              <w:top w:val="nil"/>
              <w:left w:val="nil"/>
              <w:bottom w:val="dashed" w:sz="4" w:space="0" w:color="auto"/>
              <w:right w:val="nil"/>
            </w:tcBorders>
            <w:shd w:val="clear" w:color="000000" w:fill="FFFFFF"/>
            <w:vAlign w:val="center"/>
            <w:hideMark/>
          </w:tcPr>
          <w:p w14:paraId="082AA06D" w14:textId="340F0299" w:rsidR="00E425C9" w:rsidRPr="00E425C9" w:rsidDel="00221A96" w:rsidRDefault="00E425C9" w:rsidP="00221A96">
            <w:pPr>
              <w:spacing w:before="240" w:line="360" w:lineRule="auto"/>
              <w:ind w:firstLine="720"/>
              <w:rPr>
                <w:del w:id="1177" w:author="Paulo Henrique dos Santos" w:date="2025-05-21T15:22:00Z" w16du:dateUtc="2025-05-21T18:22:00Z"/>
                <w:color w:val="000000"/>
                <w:sz w:val="20"/>
                <w:szCs w:val="20"/>
              </w:rPr>
              <w:pPrChange w:id="1178" w:author="Paulo Henrique dos Santos" w:date="2025-05-21T15:22:00Z" w16du:dateUtc="2025-05-21T18:22:00Z">
                <w:pPr>
                  <w:jc w:val="left"/>
                </w:pPr>
              </w:pPrChange>
            </w:pPr>
            <w:del w:id="1179" w:author="Paulo Henrique dos Santos" w:date="2025-05-21T15:22:00Z" w16du:dateUtc="2025-05-21T18:22:00Z">
              <w:r w:rsidRPr="00E425C9" w:rsidDel="00221A96">
                <w:rPr>
                  <w:color w:val="000000"/>
                  <w:sz w:val="20"/>
                  <w:szCs w:val="20"/>
                </w:rPr>
                <w:delText>Uso de Non-Fungible Tokens (NFTs)</w:delText>
              </w:r>
              <w:r w:rsidR="001A5B52" w:rsidDel="00221A96">
                <w:rPr>
                  <w:color w:val="000000"/>
                  <w:sz w:val="20"/>
                  <w:szCs w:val="20"/>
                </w:rPr>
                <w:delText xml:space="preserve"> </w:delText>
              </w:r>
            </w:del>
          </w:p>
        </w:tc>
      </w:tr>
    </w:tbl>
    <w:p w14:paraId="5DFB3B04" w14:textId="6995A1E1" w:rsidR="00342D32" w:rsidDel="00221A96" w:rsidRDefault="00D43EA0" w:rsidP="00221A96">
      <w:pPr>
        <w:spacing w:before="240" w:line="360" w:lineRule="auto"/>
        <w:ind w:firstLine="720"/>
        <w:rPr>
          <w:del w:id="1180" w:author="Paulo Henrique dos Santos" w:date="2025-05-21T15:22:00Z" w16du:dateUtc="2025-05-21T18:22:00Z"/>
        </w:rPr>
        <w:pPrChange w:id="1181" w:author="Paulo Henrique dos Santos" w:date="2025-05-21T15:22:00Z" w16du:dateUtc="2025-05-21T18:22:00Z">
          <w:pPr>
            <w:spacing w:before="240" w:line="360" w:lineRule="auto"/>
            <w:ind w:firstLine="720"/>
          </w:pPr>
        </w:pPrChange>
      </w:pPr>
      <w:commentRangeStart w:id="1182"/>
      <w:del w:id="1183" w:author="Paulo Henrique dos Santos" w:date="2025-05-21T15:22:00Z" w16du:dateUtc="2025-05-21T18:22:00Z">
        <w:r w:rsidDel="00221A96">
          <w:delText>No</w:delText>
        </w:r>
        <w:r w:rsidR="00342D32" w:rsidDel="00221A96">
          <w:delText xml:space="preserve"> </w:delText>
        </w:r>
        <w:commentRangeEnd w:id="1182"/>
        <w:r w:rsidR="005A202C" w:rsidDel="00221A96">
          <w:rPr>
            <w:rStyle w:val="Refdecomentrio"/>
          </w:rPr>
          <w:commentReference w:id="1182"/>
        </w:r>
        <w:r w:rsidR="000F40C4" w:rsidDel="00221A96">
          <w:delText>‘</w:delText>
        </w:r>
        <w:r w:rsidR="00342D32" w:rsidDel="00221A96">
          <w:delText>nível</w:delText>
        </w:r>
        <w:r w:rsidR="000F40C4" w:rsidDel="00221A96">
          <w:delText xml:space="preserve"> </w:delText>
        </w:r>
        <w:r w:rsidR="00342D32" w:rsidDel="00221A96">
          <w:delText>viabilidade</w:delText>
        </w:r>
        <w:r w:rsidR="000F40C4" w:rsidDel="00221A96">
          <w:delText>’</w:delText>
        </w:r>
        <w:r w:rsidR="00342D32" w:rsidDel="00221A96">
          <w:delText xml:space="preserve"> </w:delText>
        </w:r>
        <w:r w:rsidDel="00221A96">
          <w:delText>vislumbra-se o projeto do produto, a</w:delText>
        </w:r>
        <w:r w:rsidR="00342D32" w:rsidDel="00221A96">
          <w:delText xml:space="preserve">linhando-se com a literatura sobre a busca da blockchain para proporcionar acesso a certificações </w:delText>
        </w:r>
      </w:del>
      <w:customXmlDelRangeStart w:id="1184" w:author="Paulo Henrique dos Santos" w:date="2025-05-21T15:22:00Z"/>
      <w:sdt>
        <w:sdtPr>
          <w:rPr>
            <w:color w:val="000000"/>
          </w:rPr>
          <w:tag w:val="MENDELEY_CITATION_v3_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"/>
          <w:id w:val="-1073816169"/>
          <w:placeholder>
            <w:docPart w:val="67065B1401984435A590FEB46C98C10A"/>
          </w:placeholder>
        </w:sdtPr>
        <w:sdtContent>
          <w:customXmlDelRangeEnd w:id="1184"/>
          <w:r w:rsidR="00637990" w:rsidRPr="00637990">
            <w:rPr>
              <w:color w:val="000000"/>
            </w:rPr>
            <w:t>(Munawar et al., 2025)</w:t>
          </w:r>
          <w:customXmlDelRangeStart w:id="1185" w:author="Paulo Henrique dos Santos" w:date="2025-05-21T15:22:00Z"/>
        </w:sdtContent>
      </w:sdt>
      <w:customXmlDelRangeEnd w:id="1185"/>
      <w:del w:id="1186" w:author="Paulo Henrique dos Santos" w:date="2025-05-21T15:22:00Z" w16du:dateUtc="2025-05-21T18:22:00Z">
        <w:r w:rsidR="00342D32" w:rsidDel="00221A96">
          <w:delText>.</w:delText>
        </w:r>
        <w:r w:rsidR="007B2D3E" w:rsidDel="00221A96">
          <w:delText xml:space="preserve"> </w:delText>
        </w:r>
        <w:r w:rsidR="00594A2B" w:rsidDel="00221A96">
          <w:delText>Do mesmo modo, b</w:delText>
        </w:r>
        <w:r w:rsidDel="00221A96">
          <w:delText>usca-se</w:delText>
        </w:r>
        <w:r w:rsidR="00594A2B" w:rsidDel="00221A96">
          <w:delText xml:space="preserve"> o registro de transações através do</w:delText>
        </w:r>
        <w:r w:rsidR="00342D32" w:rsidDel="00221A96">
          <w:delText xml:space="preserve"> </w:delText>
        </w:r>
        <w:r w:rsidR="00342D32" w:rsidRPr="00C5179E" w:rsidDel="00221A96">
          <w:delText>Ledger</w:delText>
        </w:r>
        <w:r w:rsidR="00342D32" w:rsidDel="00221A96">
          <w:delText xml:space="preserve"> proporcionado pela blockchain, que promove registros </w:delText>
        </w:r>
        <w:r w:rsidR="00342D32" w:rsidRPr="00C5179E" w:rsidDel="00221A96">
          <w:delText>resistentes a adulterações</w:delText>
        </w:r>
        <w:r w:rsidR="00342D32" w:rsidDel="00221A96">
          <w:delText xml:space="preserve"> por toda cadeia </w:delText>
        </w:r>
      </w:del>
      <w:customXmlDelRangeStart w:id="1187" w:author="Paulo Henrique dos Santos" w:date="2025-05-21T15:22:00Z"/>
      <w:sdt>
        <w:sdtPr>
          <w:rPr>
            <w:color w:val="000000"/>
          </w:rPr>
          <w:tag w:val="MENDELEY_CITATION_v3_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"/>
          <w:id w:val="-2002569761"/>
          <w:placeholder>
            <w:docPart w:val="54CF601DB35A467FAD91F5FDD00C6391"/>
          </w:placeholder>
        </w:sdtPr>
        <w:sdtContent>
          <w:customXmlDelRangeEnd w:id="1187"/>
          <w:r w:rsidR="00637990" w:rsidRPr="00637990">
            <w:rPr>
              <w:color w:val="000000"/>
            </w:rPr>
            <w:t>(Lavanya &amp; Kavitha, 2022)</w:t>
          </w:r>
          <w:customXmlDelRangeStart w:id="1188" w:author="Paulo Henrique dos Santos" w:date="2025-05-21T15:22:00Z"/>
        </w:sdtContent>
      </w:sdt>
      <w:customXmlDelRangeEnd w:id="1188"/>
      <w:del w:id="1189" w:author="Paulo Henrique dos Santos" w:date="2025-05-21T15:22:00Z" w16du:dateUtc="2025-05-21T18:22:00Z">
        <w:r w:rsidR="00342D32" w:rsidDel="00221A96">
          <w:delText xml:space="preserve">. </w:delText>
        </w:r>
        <w:r w:rsidR="00594A2B" w:rsidDel="00221A96">
          <w:delText>Há</w:delText>
        </w:r>
        <w:r w:rsidR="007B2D3E" w:rsidDel="00221A96">
          <w:delText xml:space="preserve"> também</w:delText>
        </w:r>
        <w:r w:rsidR="00594A2B" w:rsidDel="00221A96">
          <w:delText xml:space="preserve"> o interesse, pela melhoria da produtividade agrícola</w:delText>
        </w:r>
        <w:r w:rsidR="00342D32" w:rsidDel="00221A96">
          <w:delText>,</w:delText>
        </w:r>
        <w:r w:rsidR="00594A2B" w:rsidDel="00221A96">
          <w:delText xml:space="preserve"> onde</w:delText>
        </w:r>
        <w:r w:rsidR="00342D32" w:rsidDel="00221A96">
          <w:delText xml:space="preserve"> os contratos inteligentes são vistos como eficientes em promover agilidade e aumento de produtividade </w:delText>
        </w:r>
      </w:del>
      <w:customXmlDelRangeStart w:id="1190" w:author="Paulo Henrique dos Santos" w:date="2025-05-21T15:22:00Z"/>
      <w:sdt>
        <w:sdtPr>
          <w:rPr>
            <w:color w:val="000000"/>
          </w:rPr>
          <w:tag w:val="MENDELEY_CITATION_v3_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"/>
          <w:id w:val="300123589"/>
          <w:placeholder>
            <w:docPart w:val="56361543CCFC41E3A075B00403BAF267"/>
          </w:placeholder>
        </w:sdtPr>
        <w:sdtContent>
          <w:customXmlDelRangeEnd w:id="1190"/>
          <w:r w:rsidR="00637990" w:rsidRPr="00637990">
            <w:rPr>
              <w:color w:val="000000"/>
            </w:rPr>
            <w:t>(Hamidi et al., 2022)</w:t>
          </w:r>
          <w:customXmlDelRangeStart w:id="1191" w:author="Paulo Henrique dos Santos" w:date="2025-05-21T15:22:00Z"/>
        </w:sdtContent>
      </w:sdt>
      <w:customXmlDelRangeEnd w:id="1191"/>
      <w:del w:id="1192" w:author="Paulo Henrique dos Santos" w:date="2025-05-21T15:22:00Z" w16du:dateUtc="2025-05-21T18:22:00Z">
        <w:r w:rsidR="00342D32" w:rsidDel="00221A96">
          <w:delText xml:space="preserve">. </w:delText>
        </w:r>
        <w:r w:rsidR="00594A2B" w:rsidDel="00221A96">
          <w:delText>Ainda, os atores da CAS vislumbram o acesso a mercados de créditos diferentes</w:delText>
        </w:r>
        <w:r w:rsidR="007B2D3E" w:rsidDel="00221A96">
          <w:delText>,</w:delText>
        </w:r>
        <w:r w:rsidR="00594A2B" w:rsidDel="00221A96">
          <w:delText xml:space="preserve"> possibilitados pela adoção a blockchain, s</w:delText>
        </w:r>
        <w:r w:rsidR="00342D32" w:rsidDel="00221A96">
          <w:delText>e alinha</w:delText>
        </w:r>
        <w:r w:rsidR="00594A2B" w:rsidDel="00221A96">
          <w:delText>ndo</w:delText>
        </w:r>
        <w:r w:rsidR="00342D32" w:rsidDel="00221A96">
          <w:delText xml:space="preserve"> com projetos em vários países que concedem </w:delText>
        </w:r>
        <w:r w:rsidR="00342D32" w:rsidRPr="00B71402" w:rsidDel="00221A96">
          <w:delText>crédito da qualidade e segurança de produtos agrícolas</w:delText>
        </w:r>
        <w:r w:rsidR="00594A2B" w:rsidDel="00221A96">
          <w:delText xml:space="preserve"> em</w:delText>
        </w:r>
        <w:r w:rsidR="00342D32" w:rsidRPr="00B71402" w:rsidDel="00221A96">
          <w:delText xml:space="preserve"> um sistema central de registro de crédito</w:delText>
        </w:r>
        <w:r w:rsidR="00342D32" w:rsidDel="00221A96">
          <w:delText xml:space="preserve"> </w:delText>
        </w:r>
        <w:r w:rsidR="00342D32" w:rsidRPr="00B71402" w:rsidDel="00221A96">
          <w:delText xml:space="preserve">criado para auxiliar </w:delText>
        </w:r>
        <w:r w:rsidR="00342D32" w:rsidDel="00221A96">
          <w:delText>Governos</w:delText>
        </w:r>
        <w:r w:rsidR="00342D32" w:rsidRPr="00B71402" w:rsidDel="00221A96">
          <w:delText xml:space="preserve"> </w:delText>
        </w:r>
        <w:r w:rsidR="00342D32" w:rsidDel="00221A96">
          <w:delText xml:space="preserve">no subsídio destes negócios </w:delText>
        </w:r>
      </w:del>
      <w:customXmlDelRangeStart w:id="1193" w:author="Paulo Henrique dos Santos" w:date="2025-05-21T15:22:00Z"/>
      <w:sdt>
        <w:sdtPr>
          <w:rPr>
            <w:color w:val="000000"/>
          </w:rPr>
          <w:tag w:val="MENDELEY_CITATION_v3_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"/>
          <w:id w:val="1988367227"/>
          <w:placeholder>
            <w:docPart w:val="0D0711B3B62D4BBE94BF2FF3BB16DCB9"/>
          </w:placeholder>
        </w:sdtPr>
        <w:sdtContent>
          <w:customXmlDelRangeEnd w:id="1193"/>
          <w:r w:rsidR="00637990" w:rsidRPr="00637990">
            <w:rPr>
              <w:color w:val="000000"/>
            </w:rPr>
            <w:t>(Zhan &amp; Wan, 2024)</w:t>
          </w:r>
          <w:customXmlDelRangeStart w:id="1194" w:author="Paulo Henrique dos Santos" w:date="2025-05-21T15:22:00Z"/>
        </w:sdtContent>
      </w:sdt>
      <w:customXmlDelRangeEnd w:id="1194"/>
      <w:del w:id="1195" w:author="Paulo Henrique dos Santos" w:date="2025-05-21T15:22:00Z" w16du:dateUtc="2025-05-21T18:22:00Z">
        <w:r w:rsidR="00342D32" w:rsidRPr="00B71402" w:rsidDel="00221A96">
          <w:delText>.</w:delText>
        </w:r>
        <w:r w:rsidR="00342D32" w:rsidDel="00221A96">
          <w:delText xml:space="preserve"> </w:delText>
        </w:r>
      </w:del>
    </w:p>
    <w:p w14:paraId="23CB25E6" w14:textId="080443E9" w:rsidR="000F40C4" w:rsidDel="00221A96" w:rsidRDefault="00966644" w:rsidP="00221A96">
      <w:pPr>
        <w:spacing w:before="240" w:line="360" w:lineRule="auto"/>
        <w:ind w:firstLine="720"/>
        <w:rPr>
          <w:del w:id="1196" w:author="Paulo Henrique dos Santos" w:date="2025-05-21T15:22:00Z" w16du:dateUtc="2025-05-21T18:22:00Z"/>
        </w:rPr>
        <w:pPrChange w:id="1197" w:author="Paulo Henrique dos Santos" w:date="2025-05-21T15:22:00Z" w16du:dateUtc="2025-05-21T18:22:00Z">
          <w:pPr>
            <w:spacing w:before="240" w:line="360" w:lineRule="auto"/>
            <w:ind w:firstLine="720"/>
          </w:pPr>
        </w:pPrChange>
      </w:pPr>
      <w:del w:id="1198" w:author="Paulo Henrique dos Santos" w:date="2025-05-21T15:22:00Z" w16du:dateUtc="2025-05-21T18:22:00Z">
        <w:r w:rsidDel="00221A96">
          <w:delText>No</w:delText>
        </w:r>
        <w:r w:rsidR="000F40C4" w:rsidDel="00221A96">
          <w:delText xml:space="preserve"> ‘nível acerto’, acerta-se as informações ne</w:delText>
        </w:r>
        <w:r w:rsidR="009203B8" w:rsidDel="00221A96">
          <w:delText>cessárias</w:delText>
        </w:r>
        <w:r w:rsidR="000F40C4" w:rsidDel="00221A96">
          <w:delText xml:space="preserve"> dos produtos, devido à </w:delText>
        </w:r>
        <w:r w:rsidR="000F40C4" w:rsidRPr="003F0685" w:rsidDel="00221A96">
          <w:delText>incerteza sustentável diante da assimetria de informações generalizada</w:delText>
        </w:r>
        <w:r w:rsidR="000F40C4" w:rsidDel="00221A96">
          <w:delText>s</w:delText>
        </w:r>
        <w:r w:rsidR="000F40C4" w:rsidRPr="003F0685" w:rsidDel="00221A96">
          <w:delText>, das diversas fontes de informação e do greenwashing</w:delText>
        </w:r>
        <w:r w:rsidR="000F40C4" w:rsidDel="00221A96">
          <w:delText xml:space="preserve"> na CAS </w:delText>
        </w:r>
      </w:del>
      <w:customXmlDelRangeStart w:id="1199" w:author="Paulo Henrique dos Santos" w:date="2025-05-21T15:22:00Z"/>
      <w:sdt>
        <w:sdtPr>
          <w:rPr>
            <w:color w:val="000000"/>
          </w:rPr>
          <w:tag w:val="MENDELEY_CITATION_v3_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"/>
          <w:id w:val="169686663"/>
          <w:placeholder>
            <w:docPart w:val="C1AFB161E9924AF3B35B40C6964678D2"/>
          </w:placeholder>
        </w:sdtPr>
        <w:sdtContent>
          <w:customXmlDelRangeEnd w:id="1199"/>
          <w:r w:rsidR="00637990" w:rsidRPr="00637990">
            <w:rPr>
              <w:color w:val="000000"/>
            </w:rPr>
            <w:t>(Hina et al., 2025)</w:t>
          </w:r>
          <w:customXmlDelRangeStart w:id="1200" w:author="Paulo Henrique dos Santos" w:date="2025-05-21T15:22:00Z"/>
        </w:sdtContent>
      </w:sdt>
      <w:customXmlDelRangeEnd w:id="1200"/>
      <w:del w:id="1201" w:author="Paulo Henrique dos Santos" w:date="2025-05-21T15:22:00Z" w16du:dateUtc="2025-05-21T18:22:00Z">
        <w:r w:rsidR="000F40C4" w:rsidDel="00221A96">
          <w:delText>.</w:delText>
        </w:r>
        <w:r w:rsidR="009203B8" w:rsidDel="00221A96">
          <w:delText xml:space="preserve"> Neste nível, também acontece o acerto de tratativas comerciais</w:delText>
        </w:r>
        <w:r w:rsidR="009203B8" w:rsidRPr="009203B8" w:rsidDel="00221A96">
          <w:delText xml:space="preserve"> entre produtor e empresa</w:delText>
        </w:r>
        <w:r w:rsidR="009203B8" w:rsidDel="00221A96">
          <w:delText>, pois s</w:delText>
        </w:r>
        <w:r w:rsidR="009203B8" w:rsidRPr="009203B8" w:rsidDel="00221A96">
          <w:delText>ob a estrutura de compartilhamento de informações d</w:delText>
        </w:r>
        <w:r w:rsidDel="00221A96">
          <w:delText>a</w:delText>
        </w:r>
        <w:r w:rsidR="009203B8" w:rsidRPr="009203B8" w:rsidDel="00221A96">
          <w:delText xml:space="preserve"> blockchain</w:delText>
        </w:r>
        <w:r w:rsidDel="00221A96">
          <w:delText>,</w:delText>
        </w:r>
        <w:r w:rsidR="009203B8" w:rsidRPr="009203B8" w:rsidDel="00221A96">
          <w:delText xml:space="preserve"> o produtor pode conhecer todo o fluxo a jusante de sua produção, bem como, as empresas conhecem todo fluxo a montante da produção </w:delText>
        </w:r>
      </w:del>
      <w:customXmlDelRangeStart w:id="1202" w:author="Paulo Henrique dos Santos" w:date="2025-05-21T15:22:00Z"/>
      <w:sdt>
        <w:sdtPr>
          <w:rPr>
            <w:color w:val="000000"/>
          </w:rPr>
          <w:tag w:val="MENDELEY_CITATION_v3_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"/>
          <w:id w:val="-1196995557"/>
          <w:placeholder>
            <w:docPart w:val="6AF1195D3CE540209678A9C071D5F53E"/>
          </w:placeholder>
        </w:sdtPr>
        <w:sdtContent>
          <w:customXmlDelRangeEnd w:id="1202"/>
          <w:r w:rsidR="00637990" w:rsidRPr="00637990">
            <w:rPr>
              <w:color w:val="000000"/>
            </w:rPr>
            <w:t>(Ye et al., 2025)</w:t>
          </w:r>
          <w:customXmlDelRangeStart w:id="1203" w:author="Paulo Henrique dos Santos" w:date="2025-05-21T15:22:00Z"/>
        </w:sdtContent>
      </w:sdt>
      <w:customXmlDelRangeEnd w:id="1203"/>
      <w:del w:id="1204" w:author="Paulo Henrique dos Santos" w:date="2025-05-21T15:22:00Z" w16du:dateUtc="2025-05-21T18:22:00Z">
        <w:r w:rsidR="009203B8" w:rsidRPr="009203B8" w:rsidDel="00221A96">
          <w:delText>.</w:delText>
        </w:r>
        <w:r w:rsidDel="00221A96">
          <w:delText xml:space="preserve"> Além disso, acerta-se algumas inferências necessárias realizadas por startups especializadas. </w:delText>
        </w:r>
        <w:r w:rsidRPr="00966644" w:rsidDel="00221A96">
          <w:delText>Alinha</w:delText>
        </w:r>
        <w:r w:rsidDel="00221A96">
          <w:delText>ndo</w:delText>
        </w:r>
        <w:r w:rsidRPr="00966644" w:rsidDel="00221A96">
          <w:delText xml:space="preserve">-se com a literatura </w:delText>
        </w:r>
        <w:r w:rsidDel="00221A96">
          <w:delText>sobre</w:delText>
        </w:r>
        <w:r w:rsidRPr="00966644" w:rsidDel="00221A96">
          <w:delText xml:space="preserve"> as startups </w:delText>
        </w:r>
        <w:r w:rsidDel="00221A96">
          <w:delText>serem</w:delText>
        </w:r>
        <w:r w:rsidRPr="00966644" w:rsidDel="00221A96">
          <w:delText xml:space="preserve"> comumente retratadas como disruptoras, liderando a difusão da blockchain ao introduzir modelos de negócios inovadores, que ajudam a ampliar o conjunto de seus usuários e desafiam o status das grandes empresas </w:delText>
        </w:r>
      </w:del>
      <w:customXmlDelRangeStart w:id="1205" w:author="Paulo Henrique dos Santos" w:date="2025-05-21T15:22:00Z"/>
      <w:sdt>
        <w:sdtPr>
          <w:rPr>
            <w:color w:val="000000"/>
          </w:rPr>
          <w:tag w:val="MENDELEY_CITATION_v3_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"/>
          <w:id w:val="531002773"/>
          <w:placeholder>
            <w:docPart w:val="781C99B04B754D19B92E6838A3AC6F08"/>
          </w:placeholder>
        </w:sdtPr>
        <w:sdtContent>
          <w:customXmlDelRangeEnd w:id="1205"/>
          <w:r w:rsidR="00637990" w:rsidRPr="00637990">
            <w:rPr>
              <w:color w:val="000000"/>
            </w:rPr>
            <w:t>(Cumming et al., 2025)</w:t>
          </w:r>
          <w:customXmlDelRangeStart w:id="1206" w:author="Paulo Henrique dos Santos" w:date="2025-05-21T15:22:00Z"/>
        </w:sdtContent>
      </w:sdt>
      <w:customXmlDelRangeEnd w:id="1206"/>
      <w:del w:id="1207" w:author="Paulo Henrique dos Santos" w:date="2025-05-21T15:22:00Z" w16du:dateUtc="2025-05-21T18:22:00Z">
        <w:r w:rsidRPr="00966644" w:rsidDel="00221A96">
          <w:delText>.</w:delText>
        </w:r>
        <w:r w:rsidDel="00221A96">
          <w:delText xml:space="preserve"> </w:delText>
        </w:r>
        <w:r w:rsidR="00911C35" w:rsidDel="00221A96">
          <w:delText xml:space="preserve">Ainda, há </w:delText>
        </w:r>
        <w:r w:rsidR="00D0380C" w:rsidDel="00221A96">
          <w:delText>o tópico de</w:delText>
        </w:r>
        <w:r w:rsidR="00911C35" w:rsidDel="00221A96">
          <w:delText xml:space="preserve"> </w:delText>
        </w:r>
        <w:r w:rsidR="00D0380C" w:rsidDel="00221A96">
          <w:delText>referência</w:delText>
        </w:r>
        <w:r w:rsidR="00911C35" w:rsidDel="00221A96">
          <w:delText xml:space="preserve"> ao acerto de informações necessárias para exportação.  </w:delText>
        </w:r>
        <w:r w:rsidR="00D0380C" w:rsidDel="00221A96">
          <w:delText xml:space="preserve">Em vista disso, </w:delText>
        </w:r>
        <w:bookmarkStart w:id="1208" w:name="_Hlk195822368"/>
        <w:r w:rsidR="00911C35" w:rsidRPr="00911C35" w:rsidDel="00221A96">
          <w:delText>a transparência</w:delText>
        </w:r>
        <w:r w:rsidR="00D0380C" w:rsidDel="00221A96">
          <w:delText xml:space="preserve">, </w:delText>
        </w:r>
        <w:r w:rsidR="00911C35" w:rsidRPr="00911C35" w:rsidDel="00221A96">
          <w:delText xml:space="preserve">rastreabilidade </w:delText>
        </w:r>
        <w:r w:rsidR="00D0380C" w:rsidDel="00221A96">
          <w:delText xml:space="preserve">e </w:delText>
        </w:r>
        <w:r w:rsidR="00D0380C" w:rsidRPr="00911C35" w:rsidDel="00221A96">
          <w:delText xml:space="preserve">a abordagem </w:delText>
        </w:r>
        <w:r w:rsidR="00D0380C" w:rsidDel="00221A96">
          <w:delText xml:space="preserve">de </w:delText>
        </w:r>
        <w:r w:rsidR="00D0380C" w:rsidRPr="00911C35" w:rsidDel="00221A96">
          <w:delText xml:space="preserve">certificações </w:delText>
        </w:r>
        <w:r w:rsidR="00911C35" w:rsidRPr="00911C35" w:rsidDel="00221A96">
          <w:delText xml:space="preserve">fornecidas pela tecnologia de blockchain, </w:delText>
        </w:r>
        <w:r w:rsidR="00D0380C" w:rsidDel="00221A96">
          <w:delText>promovem aos</w:delText>
        </w:r>
        <w:r w:rsidR="00911C35" w:rsidRPr="00911C35" w:rsidDel="00221A96">
          <w:delText xml:space="preserve"> exportadores</w:delText>
        </w:r>
        <w:r w:rsidR="00D0380C" w:rsidDel="00221A96">
          <w:delText xml:space="preserve"> a</w:delText>
        </w:r>
        <w:r w:rsidR="00911C35" w:rsidRPr="00911C35" w:rsidDel="00221A96">
          <w:delText xml:space="preserve"> </w:delText>
        </w:r>
        <w:r w:rsidR="00D0380C" w:rsidRPr="00D0380C" w:rsidDel="00221A96">
          <w:delText>supressão</w:delText>
        </w:r>
        <w:r w:rsidR="00911C35" w:rsidRPr="00911C35" w:rsidDel="00221A96">
          <w:delText xml:space="preserve"> </w:delText>
        </w:r>
        <w:r w:rsidR="00D0380C" w:rsidDel="00221A96">
          <w:delText>d</w:delText>
        </w:r>
        <w:r w:rsidR="00911C35" w:rsidRPr="00911C35" w:rsidDel="00221A96">
          <w:delText>as preocupações</w:delText>
        </w:r>
        <w:r w:rsidR="00D0380C" w:rsidDel="00221A96">
          <w:delText xml:space="preserve"> dos importadores,</w:delText>
        </w:r>
        <w:r w:rsidR="00911C35" w:rsidRPr="00911C35" w:rsidDel="00221A96">
          <w:delText xml:space="preserve"> relacionadas à segurança alimentar e à qualidade </w:delText>
        </w:r>
      </w:del>
      <w:customXmlDelRangeStart w:id="1209" w:author="Paulo Henrique dos Santos" w:date="2025-05-21T15:22:00Z"/>
      <w:sdt>
        <w:sdtPr>
          <w:rPr>
            <w:color w:val="000000"/>
          </w:rPr>
          <w:tag w:val="MENDELEY_CITATION_v3_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"/>
          <w:id w:val="2143999272"/>
          <w:placeholder>
            <w:docPart w:val="65ABFA9F118240C4A1798F30869343E0"/>
          </w:placeholder>
        </w:sdtPr>
        <w:sdtContent>
          <w:customXmlDelRangeEnd w:id="1209"/>
          <w:r w:rsidR="00637990" w:rsidRPr="00637990">
            <w:rPr>
              <w:color w:val="000000"/>
            </w:rPr>
            <w:t>(Khan et al., 2022)</w:t>
          </w:r>
          <w:customXmlDelRangeStart w:id="1210" w:author="Paulo Henrique dos Santos" w:date="2025-05-21T15:22:00Z"/>
        </w:sdtContent>
      </w:sdt>
      <w:customXmlDelRangeEnd w:id="1210"/>
      <w:del w:id="1211" w:author="Paulo Henrique dos Santos" w:date="2025-05-21T15:22:00Z" w16du:dateUtc="2025-05-21T18:22:00Z">
        <w:r w:rsidR="00911C35" w:rsidRPr="00911C35" w:rsidDel="00221A96">
          <w:delText>.</w:delText>
        </w:r>
        <w:bookmarkEnd w:id="1208"/>
      </w:del>
    </w:p>
    <w:p w14:paraId="2120D9D3" w14:textId="246F6B42" w:rsidR="003C623B" w:rsidDel="00221A96" w:rsidRDefault="004F74A5" w:rsidP="00221A96">
      <w:pPr>
        <w:spacing w:before="240" w:line="360" w:lineRule="auto"/>
        <w:ind w:firstLine="720"/>
        <w:rPr>
          <w:del w:id="1212" w:author="Paulo Henrique dos Santos" w:date="2025-05-21T15:22:00Z" w16du:dateUtc="2025-05-21T18:22:00Z"/>
        </w:rPr>
        <w:pPrChange w:id="1213" w:author="Paulo Henrique dos Santos" w:date="2025-05-21T15:22:00Z" w16du:dateUtc="2025-05-21T18:22:00Z">
          <w:pPr>
            <w:spacing w:before="240" w:line="360" w:lineRule="auto"/>
            <w:ind w:firstLine="720"/>
          </w:pPr>
        </w:pPrChange>
      </w:pPr>
      <w:del w:id="1214" w:author="Paulo Henrique dos Santos" w:date="2025-05-21T15:22:00Z" w16du:dateUtc="2025-05-21T18:22:00Z">
        <w:r w:rsidDel="00221A96">
          <w:delText>Para o</w:delText>
        </w:r>
        <w:r w:rsidR="00D0380C" w:rsidDel="00221A96">
          <w:delText xml:space="preserve"> ‘nível padronizado’</w:delText>
        </w:r>
        <w:r w:rsidDel="00221A96">
          <w:delText>,</w:delText>
        </w:r>
        <w:r w:rsidR="00D0380C" w:rsidDel="00221A96">
          <w:delText xml:space="preserve"> padroniza-se as atividades da tecnologia blockchain</w:delText>
        </w:r>
        <w:r w:rsidDel="00221A96">
          <w:delText>, onde, c</w:delText>
        </w:r>
        <w:r w:rsidRPr="004F74A5" w:rsidDel="00221A96">
          <w:delText>ontratos de ativos de crédito</w:delText>
        </w:r>
        <w:r w:rsidDel="00221A96">
          <w:delText xml:space="preserve"> são padronizados para segurança dos negócios da CAS. Portanto</w:delText>
        </w:r>
        <w:r w:rsidRPr="004F74A5" w:rsidDel="00221A96">
          <w:delText xml:space="preserve">, os pares </w:delText>
        </w:r>
        <w:r w:rsidDel="00221A96">
          <w:delText>possuem</w:delText>
        </w:r>
        <w:r w:rsidRPr="004F74A5" w:rsidDel="00221A96">
          <w:delText xml:space="preserve"> uma identidade atribuída a eles por meio de um certificado digital</w:delText>
        </w:r>
        <w:r w:rsidR="003C623B" w:rsidDel="00221A96">
          <w:delText xml:space="preserve"> em mecanismo de consenso</w:delText>
        </w:r>
        <w:r w:rsidRPr="004F74A5" w:rsidDel="00221A96">
          <w:delText xml:space="preserve">, sempre que um par se conecta a um canal blockchain, o canal usa sua identidade para determinar seus direitos, </w:delText>
        </w:r>
        <w:r w:rsidR="008C2187" w:rsidDel="00221A96">
          <w:delText xml:space="preserve">assim, </w:delText>
        </w:r>
        <w:r w:rsidRPr="004F74A5" w:rsidDel="00221A96">
          <w:delText xml:space="preserve">os pares podem </w:delText>
        </w:r>
        <w:r w:rsidDel="00221A96">
          <w:delText>acessar</w:delText>
        </w:r>
        <w:r w:rsidRPr="004F74A5" w:rsidDel="00221A96">
          <w:delText xml:space="preserve"> ativos</w:delText>
        </w:r>
        <w:r w:rsidDel="00221A96">
          <w:delText xml:space="preserve"> de crédito</w:delText>
        </w:r>
        <w:r w:rsidRPr="004F74A5" w:rsidDel="00221A96">
          <w:delText xml:space="preserve"> na rede, </w:delText>
        </w:r>
        <w:r w:rsidDel="00221A96">
          <w:delText xml:space="preserve">com o consenso de todos </w:delText>
        </w:r>
      </w:del>
      <w:customXmlDelRangeStart w:id="1215" w:author="Paulo Henrique dos Santos" w:date="2025-05-21T15:22:00Z"/>
      <w:sdt>
        <w:sdtPr>
          <w:rPr>
            <w:color w:val="000000"/>
          </w:rPr>
          <w:tag w:val="MENDELEY_CITATION_v3_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"/>
          <w:id w:val="-1856337894"/>
          <w:placeholder>
            <w:docPart w:val="F79A8FE09D2E45B0887264642344324F"/>
          </w:placeholder>
        </w:sdtPr>
        <w:sdtContent>
          <w:customXmlDelRangeEnd w:id="1215"/>
          <w:r w:rsidR="00637990" w:rsidRPr="00637990">
            <w:rPr>
              <w:color w:val="000000"/>
            </w:rPr>
            <w:t>(Valencia-Payan et al., 2023)</w:t>
          </w:r>
          <w:customXmlDelRangeStart w:id="1216" w:author="Paulo Henrique dos Santos" w:date="2025-05-21T15:22:00Z"/>
        </w:sdtContent>
      </w:sdt>
      <w:customXmlDelRangeEnd w:id="1216"/>
      <w:del w:id="1217" w:author="Paulo Henrique dos Santos" w:date="2025-05-21T15:22:00Z" w16du:dateUtc="2025-05-21T18:22:00Z">
        <w:r w:rsidRPr="004F74A5" w:rsidDel="00221A96">
          <w:delText>.</w:delText>
        </w:r>
        <w:r w:rsidDel="00221A96">
          <w:delText xml:space="preserve"> Neste nível, também se padroniza </w:delText>
        </w:r>
        <w:r w:rsidRPr="004F74A5" w:rsidDel="00221A96">
          <w:delText>operações de fluxo de produtos</w:delText>
        </w:r>
        <w:r w:rsidDel="00221A96">
          <w:delText xml:space="preserve">, </w:delText>
        </w:r>
        <w:r w:rsidRPr="004F74A5" w:rsidDel="00221A96">
          <w:delText>indica</w:delText>
        </w:r>
        <w:r w:rsidR="003C623B" w:rsidDel="00221A96">
          <w:delText>ndo</w:delText>
        </w:r>
        <w:r w:rsidRPr="004F74A5" w:rsidDel="00221A96">
          <w:delText xml:space="preserve"> que essa abordagem unificada e padronizada garante processamento de dados e gerenciamento de informações eficientes, aumentando a produtividade e a colaboração para os profissionais </w:delText>
        </w:r>
      </w:del>
      <w:customXmlDelRangeStart w:id="1218" w:author="Paulo Henrique dos Santos" w:date="2025-05-21T15:22:00Z"/>
      <w:sdt>
        <w:sdtPr>
          <w:rPr>
            <w:color w:val="000000"/>
          </w:rPr>
          <w:tag w:val="MENDELEY_CITATION_v3_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"/>
          <w:id w:val="-1233541757"/>
          <w:placeholder>
            <w:docPart w:val="67D9945CACD0490C8A7FCCE2B4BA9A53"/>
          </w:placeholder>
        </w:sdtPr>
        <w:sdtContent>
          <w:customXmlDelRangeEnd w:id="1218"/>
          <w:r w:rsidR="00637990" w:rsidRPr="00637990">
            <w:rPr>
              <w:color w:val="000000"/>
            </w:rPr>
            <w:t>(Y. Liu et al., 2024)</w:t>
          </w:r>
          <w:customXmlDelRangeStart w:id="1219" w:author="Paulo Henrique dos Santos" w:date="2025-05-21T15:22:00Z"/>
        </w:sdtContent>
      </w:sdt>
      <w:customXmlDelRangeEnd w:id="1219"/>
      <w:del w:id="1220" w:author="Paulo Henrique dos Santos" w:date="2025-05-21T15:22:00Z" w16du:dateUtc="2025-05-21T18:22:00Z">
        <w:r w:rsidRPr="004F74A5" w:rsidDel="00221A96">
          <w:delText>.</w:delText>
        </w:r>
        <w:r w:rsidR="003C623B" w:rsidDel="00221A96">
          <w:delText xml:space="preserve"> Além disso, elenca-se a i</w:delText>
        </w:r>
        <w:r w:rsidR="003C623B" w:rsidRPr="003C623B" w:rsidDel="00221A96">
          <w:delText xml:space="preserve">novação tecnológica </w:delText>
        </w:r>
        <w:r w:rsidR="003C623B" w:rsidDel="00221A96">
          <w:delText>que chega ao</w:delText>
        </w:r>
        <w:r w:rsidR="003C623B" w:rsidRPr="003C623B" w:rsidDel="00221A96">
          <w:delText xml:space="preserve"> agricultor</w:delText>
        </w:r>
        <w:r w:rsidR="003C623B" w:rsidDel="00221A96">
          <w:delText xml:space="preserve">. </w:delText>
        </w:r>
        <w:r w:rsidR="003C623B" w:rsidRPr="003C623B" w:rsidDel="00221A96">
          <w:delText>Na Figura 3 mostra o nome metaverso, porém</w:delText>
        </w:r>
        <w:r w:rsidR="003C623B" w:rsidDel="00221A96">
          <w:delText>, também</w:delText>
        </w:r>
        <w:r w:rsidR="003C623B" w:rsidRPr="003C623B" w:rsidDel="00221A96">
          <w:delText xml:space="preserve"> está relacionado as demais tecnologias</w:delText>
        </w:r>
        <w:r w:rsidR="008C2187" w:rsidDel="00221A96">
          <w:delText xml:space="preserve"> disponíveis para os agricultores</w:delText>
        </w:r>
        <w:r w:rsidR="003C623B" w:rsidRPr="003C623B" w:rsidDel="00221A96">
          <w:delText xml:space="preserve">, como RFID, internet das coisas, sensores, inteligência artificial, veículos aéreos não tripulados, smart farming, dentre outros </w:delText>
        </w:r>
      </w:del>
      <w:customXmlDelRangeStart w:id="1221" w:author="Paulo Henrique dos Santos" w:date="2025-05-21T15:22:00Z"/>
      <w:sdt>
        <w:sdtPr>
          <w:rPr>
            <w:color w:val="000000"/>
          </w:rPr>
          <w:tag w:val="MENDELEY_CITATION_v3_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"/>
          <w:id w:val="-871385331"/>
          <w:placeholder>
            <w:docPart w:val="FC11D478933F4DE8B611DF05131AE817"/>
          </w:placeholder>
        </w:sdtPr>
        <w:sdtContent>
          <w:customXmlDelRangeEnd w:id="1221"/>
          <w:r w:rsidR="00637990" w:rsidRPr="00637990">
            <w:rPr>
              <w:color w:val="000000"/>
            </w:rPr>
            <w:t>(Frikha et al., 2023)</w:t>
          </w:r>
          <w:customXmlDelRangeStart w:id="1222" w:author="Paulo Henrique dos Santos" w:date="2025-05-21T15:22:00Z"/>
        </w:sdtContent>
      </w:sdt>
      <w:customXmlDelRangeEnd w:id="1222"/>
      <w:del w:id="1223" w:author="Paulo Henrique dos Santos" w:date="2025-05-21T15:22:00Z" w16du:dateUtc="2025-05-21T18:22:00Z">
        <w:r w:rsidR="003C623B" w:rsidRPr="003C623B" w:rsidDel="00221A96">
          <w:delText>.</w:delText>
        </w:r>
        <w:r w:rsidR="003C623B" w:rsidDel="00221A96">
          <w:delText xml:space="preserve"> </w:delText>
        </w:r>
        <w:r w:rsidR="00B174D4" w:rsidDel="00221A96">
          <w:delText>Ainda</w:delText>
        </w:r>
        <w:r w:rsidR="003C623B" w:rsidDel="00221A96">
          <w:delText xml:space="preserve">, padroniza-se a estrutura </w:delText>
        </w:r>
        <w:r w:rsidR="003C623B" w:rsidRPr="003C623B" w:rsidDel="00221A96">
          <w:delText>tokenização de ativos nas transações</w:delText>
        </w:r>
        <w:r w:rsidR="003C623B" w:rsidDel="00221A96">
          <w:delText xml:space="preserve">, em um processo de </w:delText>
        </w:r>
        <w:r w:rsidR="003C623B" w:rsidRPr="003C623B" w:rsidDel="00221A96">
          <w:delText xml:space="preserve">substituição de um valor substituto (ou 'token') por um valor de dados sensíveis em um sistema de processamento de dados </w:delText>
        </w:r>
      </w:del>
      <w:customXmlDelRangeStart w:id="1224" w:author="Paulo Henrique dos Santos" w:date="2025-05-21T15:22:00Z"/>
      <w:sdt>
        <w:sdtPr>
          <w:rPr>
            <w:color w:val="000000"/>
          </w:rPr>
          <w:tag w:val="MENDELEY_CITATION_v3_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"/>
          <w:id w:val="-743877519"/>
          <w:placeholder>
            <w:docPart w:val="0608CAC1B0FE4DB39E5C7DB8DB5CBED2"/>
          </w:placeholder>
        </w:sdtPr>
        <w:sdtContent>
          <w:customXmlDelRangeEnd w:id="1224"/>
          <w:r w:rsidR="00637990" w:rsidRPr="00637990">
            <w:rPr>
              <w:color w:val="000000"/>
            </w:rPr>
            <w:t>(van Wassenaer et al., 2023)</w:t>
          </w:r>
          <w:customXmlDelRangeStart w:id="1225" w:author="Paulo Henrique dos Santos" w:date="2025-05-21T15:22:00Z"/>
        </w:sdtContent>
      </w:sdt>
      <w:customXmlDelRangeEnd w:id="1225"/>
      <w:del w:id="1226" w:author="Paulo Henrique dos Santos" w:date="2025-05-21T15:22:00Z" w16du:dateUtc="2025-05-21T18:22:00Z">
        <w:r w:rsidR="003C623B" w:rsidRPr="003C623B" w:rsidDel="00221A96">
          <w:delText>.</w:delText>
        </w:r>
        <w:r w:rsidR="00B174D4" w:rsidDel="00221A96">
          <w:delText xml:space="preserve"> Para completar, acontece a padronização das informações que assegur</w:delText>
        </w:r>
        <w:r w:rsidR="008C2187" w:rsidDel="00221A96">
          <w:delText>a</w:delText>
        </w:r>
        <w:r w:rsidR="00B174D4" w:rsidDel="00221A96">
          <w:delText xml:space="preserve"> a garantia dos produtos. Proporcionado pela</w:delText>
        </w:r>
        <w:r w:rsidR="00B174D4" w:rsidRPr="00B174D4" w:rsidDel="00221A96">
          <w:delText xml:space="preserve"> natureza distribuída e imutável do livro-razão do blockchain, o qual permite o rastreamento abrangente da fazenda até o consumidor final </w:delText>
        </w:r>
      </w:del>
      <w:customXmlDelRangeStart w:id="1227" w:author="Paulo Henrique dos Santos" w:date="2025-05-21T15:22:00Z"/>
      <w:sdt>
        <w:sdtPr>
          <w:rPr>
            <w:color w:val="000000"/>
          </w:rPr>
          <w:tag w:val="MENDELEY_CITATION_v3_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"/>
          <w:id w:val="-1652051180"/>
          <w:placeholder>
            <w:docPart w:val="415BAE0468774F0A8900ABEB97ECF7D0"/>
          </w:placeholder>
        </w:sdtPr>
        <w:sdtContent>
          <w:customXmlDelRangeEnd w:id="1227"/>
          <w:r w:rsidR="00637990" w:rsidRPr="00637990">
            <w:rPr>
              <w:color w:val="000000"/>
            </w:rPr>
            <w:t>(Panwar et al., 2023)</w:t>
          </w:r>
          <w:customXmlDelRangeStart w:id="1228" w:author="Paulo Henrique dos Santos" w:date="2025-05-21T15:22:00Z"/>
        </w:sdtContent>
      </w:sdt>
      <w:customXmlDelRangeEnd w:id="1228"/>
      <w:del w:id="1229" w:author="Paulo Henrique dos Santos" w:date="2025-05-21T15:22:00Z" w16du:dateUtc="2025-05-21T18:22:00Z">
        <w:r w:rsidR="00B174D4" w:rsidRPr="00B174D4" w:rsidDel="00221A96">
          <w:delText>.</w:delText>
        </w:r>
      </w:del>
    </w:p>
    <w:p w14:paraId="4308F913" w14:textId="408E3C2D" w:rsidR="00A11904" w:rsidDel="00221A96" w:rsidRDefault="00B174D4" w:rsidP="00221A96">
      <w:pPr>
        <w:spacing w:before="240" w:line="360" w:lineRule="auto"/>
        <w:ind w:firstLine="720"/>
        <w:rPr>
          <w:del w:id="1230" w:author="Paulo Henrique dos Santos" w:date="2025-05-21T15:22:00Z" w16du:dateUtc="2025-05-21T18:22:00Z"/>
        </w:rPr>
        <w:pPrChange w:id="1231" w:author="Paulo Henrique dos Santos" w:date="2025-05-21T15:22:00Z" w16du:dateUtc="2025-05-21T18:22:00Z">
          <w:pPr>
            <w:spacing w:before="240" w:line="360" w:lineRule="auto"/>
            <w:ind w:firstLine="720"/>
          </w:pPr>
        </w:pPrChange>
      </w:pPr>
      <w:del w:id="1232" w:author="Paulo Henrique dos Santos" w:date="2025-05-21T15:22:00Z" w16du:dateUtc="2025-05-21T18:22:00Z">
        <w:r w:rsidDel="00221A96">
          <w:delText>O ‘nível confiável’ relaciona-se a confiança e segurança nos processos da blockchain. Então, ao c</w:delText>
        </w:r>
        <w:r w:rsidR="00A11904" w:rsidDel="00221A96">
          <w:delText>h</w:delText>
        </w:r>
        <w:r w:rsidDel="00221A96">
          <w:delText xml:space="preserve">egar neste nível de confiança, </w:delText>
        </w:r>
        <w:r w:rsidR="00A11904" w:rsidDel="00221A96">
          <w:delText>os negócios buscam a</w:delText>
        </w:r>
        <w:r w:rsidRPr="00B174D4" w:rsidDel="00221A96">
          <w:delText xml:space="preserve"> inserção no mercado de crédito de carbono</w:delText>
        </w:r>
        <w:r w:rsidDel="00221A96">
          <w:delText>. Pois, a</w:delText>
        </w:r>
        <w:r w:rsidRPr="00B174D4" w:rsidDel="00221A96">
          <w:delText xml:space="preserve"> blockchain é reconhecida como uma ferramenta importante na ação climática, promovendo o registro de emissões de carbono </w:delText>
        </w:r>
      </w:del>
      <w:customXmlDelRangeStart w:id="1233" w:author="Paulo Henrique dos Santos" w:date="2025-05-21T15:22:00Z"/>
      <w:sdt>
        <w:sdtPr>
          <w:rPr>
            <w:color w:val="000000"/>
          </w:rPr>
          <w:tag w:val="MENDELEY_CITATION_v3_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"/>
          <w:id w:val="-1835130288"/>
          <w:placeholder>
            <w:docPart w:val="D1952E5701EE4EA0946884CAFBE30419"/>
          </w:placeholder>
        </w:sdtPr>
        <w:sdtContent>
          <w:customXmlDelRangeEnd w:id="1233"/>
          <w:r w:rsidR="00637990" w:rsidRPr="00637990">
            <w:rPr>
              <w:color w:val="000000"/>
            </w:rPr>
            <w:t>(Dal Mas et al., 2023)</w:t>
          </w:r>
          <w:customXmlDelRangeStart w:id="1234" w:author="Paulo Henrique dos Santos" w:date="2025-05-21T15:22:00Z"/>
        </w:sdtContent>
      </w:sdt>
      <w:customXmlDelRangeEnd w:id="1234"/>
      <w:del w:id="1235" w:author="Paulo Henrique dos Santos" w:date="2025-05-21T15:22:00Z" w16du:dateUtc="2025-05-21T18:22:00Z">
        <w:r w:rsidRPr="00B174D4" w:rsidDel="00221A96">
          <w:delText xml:space="preserve">. Alinha-se com a literatura sobre oferecer vantagens únicas na negociação de créditos de carbono, garantindo que cada crédito de carbono seja único e contabilizado </w:delText>
        </w:r>
      </w:del>
      <w:customXmlDelRangeStart w:id="1236" w:author="Paulo Henrique dos Santos" w:date="2025-05-21T15:22:00Z"/>
      <w:sdt>
        <w:sdtPr>
          <w:rPr>
            <w:color w:val="000000"/>
          </w:rPr>
          <w:tag w:val="MENDELEY_CITATION_v3_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"/>
          <w:id w:val="1470708281"/>
          <w:placeholder>
            <w:docPart w:val="AAF23503D9D0408182F8A803091A4B66"/>
          </w:placeholder>
        </w:sdtPr>
        <w:sdtContent>
          <w:customXmlDelRangeEnd w:id="1236"/>
          <w:r w:rsidR="00637990" w:rsidRPr="00637990">
            <w:rPr>
              <w:color w:val="000000"/>
            </w:rPr>
            <w:t>(Tsai, 2025)</w:t>
          </w:r>
          <w:customXmlDelRangeStart w:id="1237" w:author="Paulo Henrique dos Santos" w:date="2025-05-21T15:22:00Z"/>
        </w:sdtContent>
      </w:sdt>
      <w:customXmlDelRangeEnd w:id="1237"/>
      <w:del w:id="1238" w:author="Paulo Henrique dos Santos" w:date="2025-05-21T15:22:00Z" w16du:dateUtc="2025-05-21T18:22:00Z">
        <w:r w:rsidRPr="00B174D4" w:rsidDel="00221A96">
          <w:delText>.</w:delText>
        </w:r>
        <w:r w:rsidDel="00221A96">
          <w:delText xml:space="preserve"> </w:delText>
        </w:r>
        <w:r w:rsidR="00A11904" w:rsidDel="00221A96">
          <w:delText>Além disso, aumenta-se a confiança nos fornecedores parceiros, tendo-os como referência. P</w:delText>
        </w:r>
        <w:r w:rsidR="00A11904" w:rsidRPr="004A6A76" w:rsidDel="00221A96">
          <w:delText>ois</w:delText>
        </w:r>
        <w:r w:rsidR="008C2187" w:rsidDel="00221A96">
          <w:delText>,</w:delText>
        </w:r>
        <w:r w:rsidR="00A11904" w:rsidRPr="004A6A76" w:rsidDel="00221A96">
          <w:delText xml:space="preserve"> </w:delText>
        </w:r>
        <w:r w:rsidR="00A11904" w:rsidDel="00221A96">
          <w:delText xml:space="preserve">estes fornecedores garantem </w:delText>
        </w:r>
        <w:r w:rsidR="00A11904" w:rsidRPr="004A6A76" w:rsidDel="00221A96">
          <w:delText xml:space="preserve">o fornecimento de informações verificáveis ​​sobre a origem, práticas de cultivo e processamento dos produtos </w:delText>
        </w:r>
      </w:del>
      <w:customXmlDelRangeStart w:id="1239" w:author="Paulo Henrique dos Santos" w:date="2025-05-21T15:22:00Z"/>
      <w:sdt>
        <w:sdtPr>
          <w:rPr>
            <w:color w:val="000000"/>
          </w:rPr>
          <w:tag w:val="MENDELEY_CITATION_v3_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"/>
          <w:id w:val="-1437291957"/>
          <w:placeholder>
            <w:docPart w:val="6EB16BE52ADA48F0B43A2AB4ED42CB6C"/>
          </w:placeholder>
        </w:sdtPr>
        <w:sdtContent>
          <w:customXmlDelRangeEnd w:id="1239"/>
          <w:r w:rsidR="00637990" w:rsidRPr="00637990">
            <w:rPr>
              <w:color w:val="000000"/>
            </w:rPr>
            <w:t>(Frikha et al., 2023)</w:t>
          </w:r>
          <w:customXmlDelRangeStart w:id="1240" w:author="Paulo Henrique dos Santos" w:date="2025-05-21T15:22:00Z"/>
        </w:sdtContent>
      </w:sdt>
      <w:customXmlDelRangeEnd w:id="1240"/>
      <w:del w:id="1241" w:author="Paulo Henrique dos Santos" w:date="2025-05-21T15:22:00Z" w16du:dateUtc="2025-05-21T18:22:00Z">
        <w:r w:rsidR="00A11904" w:rsidRPr="004A6A76" w:rsidDel="00221A96">
          <w:delText>,</w:delText>
        </w:r>
        <w:r w:rsidR="00A11904" w:rsidDel="00221A96">
          <w:delText xml:space="preserve"> sendo eficaz para</w:delText>
        </w:r>
        <w:r w:rsidR="00A11904" w:rsidRPr="004A6A76" w:rsidDel="00221A96">
          <w:delText xml:space="preserve"> </w:delText>
        </w:r>
        <w:r w:rsidR="00A11904" w:rsidDel="00221A96">
          <w:rPr>
            <w:color w:val="000000"/>
          </w:rPr>
          <w:delText>comprovar questões sustentáveis</w:delText>
        </w:r>
        <w:r w:rsidR="00A11904" w:rsidRPr="004A6A76" w:rsidDel="00221A96">
          <w:delText xml:space="preserve"> </w:delText>
        </w:r>
      </w:del>
      <w:customXmlDelRangeStart w:id="1242" w:author="Paulo Henrique dos Santos" w:date="2025-05-21T15:22:00Z"/>
      <w:sdt>
        <w:sdtPr>
          <w:rPr>
            <w:color w:val="000000"/>
          </w:rPr>
          <w:tag w:val="MENDELEY_CITATION_v3_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"/>
          <w:id w:val="387853880"/>
          <w:placeholder>
            <w:docPart w:val="6EB16BE52ADA48F0B43A2AB4ED42CB6C"/>
          </w:placeholder>
        </w:sdtPr>
        <w:sdtContent>
          <w:customXmlDelRangeEnd w:id="1242"/>
          <w:r w:rsidR="00637990" w:rsidRPr="00637990">
            <w:rPr>
              <w:color w:val="000000"/>
            </w:rPr>
            <w:t>(Violino et al., 2020)</w:t>
          </w:r>
          <w:customXmlDelRangeStart w:id="1243" w:author="Paulo Henrique dos Santos" w:date="2025-05-21T15:22:00Z"/>
        </w:sdtContent>
      </w:sdt>
      <w:customXmlDelRangeEnd w:id="1243"/>
      <w:del w:id="1244" w:author="Paulo Henrique dos Santos" w:date="2025-05-21T15:22:00Z" w16du:dateUtc="2025-05-21T18:22:00Z">
        <w:r w:rsidR="00A11904" w:rsidRPr="004A6A76" w:rsidDel="00221A96">
          <w:delText>.</w:delText>
        </w:r>
        <w:r w:rsidR="00A11904" w:rsidDel="00221A96">
          <w:delText xml:space="preserve"> Ainda, neste nível, </w:delText>
        </w:r>
        <w:r w:rsidR="00A11904" w:rsidRPr="00A11904" w:rsidDel="00221A96">
          <w:delText>a identificação genética (DNA) dos alimentos é registrada</w:delText>
        </w:r>
        <w:r w:rsidR="00A11904" w:rsidDel="00221A96">
          <w:delText>. Permite-se</w:delText>
        </w:r>
        <w:r w:rsidR="00A11904" w:rsidRPr="00A11904" w:rsidDel="00221A96">
          <w:delText xml:space="preserve"> a identificação de produtos alimentícios no nível molecular, verifica</w:delText>
        </w:r>
        <w:r w:rsidR="008C2187" w:rsidDel="00221A96">
          <w:delText>ndo</w:delText>
        </w:r>
        <w:r w:rsidR="00A11904" w:rsidDel="00221A96">
          <w:delText xml:space="preserve"> se</w:delText>
        </w:r>
        <w:r w:rsidR="00A11904" w:rsidRPr="00A11904" w:rsidDel="00221A96">
          <w:delText xml:space="preserve"> as espécies listadas no rótulo correspondem ao conteúdo real</w:delText>
        </w:r>
        <w:r w:rsidR="00A11904" w:rsidDel="00221A96">
          <w:delText xml:space="preserve"> e</w:delText>
        </w:r>
        <w:r w:rsidR="00A11904" w:rsidRPr="00A11904" w:rsidDel="00221A96">
          <w:delText xml:space="preserve"> garant</w:delText>
        </w:r>
        <w:r w:rsidR="00A11904" w:rsidDel="00221A96">
          <w:delText>e</w:delText>
        </w:r>
        <w:r w:rsidR="00A11904" w:rsidRPr="00A11904" w:rsidDel="00221A96">
          <w:delText xml:space="preserve"> a proteção do consumidor, mas também apoia a aplicação regulatória em casos de fraude alimentar </w:delText>
        </w:r>
      </w:del>
      <w:customXmlDelRangeStart w:id="1245" w:author="Paulo Henrique dos Santos" w:date="2025-05-21T15:22:00Z"/>
      <w:sdt>
        <w:sdtPr>
          <w:rPr>
            <w:color w:val="000000"/>
          </w:rPr>
          <w:tag w:val="MENDELEY_CITATION_v3_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"/>
          <w:id w:val="1286775652"/>
          <w:placeholder>
            <w:docPart w:val="B8208BF18E1848ABB8068959268BA2D1"/>
          </w:placeholder>
        </w:sdtPr>
        <w:sdtContent>
          <w:customXmlDelRangeEnd w:id="1245"/>
          <w:r w:rsidR="00637990" w:rsidRPr="00637990">
            <w:rPr>
              <w:color w:val="000000"/>
            </w:rPr>
            <w:t>(Liberty et al., 2024)</w:t>
          </w:r>
          <w:customXmlDelRangeStart w:id="1246" w:author="Paulo Henrique dos Santos" w:date="2025-05-21T15:22:00Z"/>
        </w:sdtContent>
      </w:sdt>
      <w:customXmlDelRangeEnd w:id="1246"/>
      <w:del w:id="1247" w:author="Paulo Henrique dos Santos" w:date="2025-05-21T15:22:00Z" w16du:dateUtc="2025-05-21T18:22:00Z">
        <w:r w:rsidR="00A11904" w:rsidRPr="00A11904" w:rsidDel="00221A96">
          <w:delText>.</w:delText>
        </w:r>
        <w:r w:rsidR="00A11904" w:rsidDel="00221A96">
          <w:delText xml:space="preserve"> Paralelamente, confia-se nas intervenções de Agtech’s especializadas em produção agrícola. Pois, estas p</w:delText>
        </w:r>
        <w:r w:rsidR="00A11904" w:rsidRPr="00A11904" w:rsidDel="00221A96">
          <w:delText xml:space="preserve">lataformas especializadas em blockchain podem se alinhar ao transporte e diminuir inépcias, reduzindo custos e aumentando a produtividade </w:delText>
        </w:r>
      </w:del>
      <w:customXmlDelRangeStart w:id="1248" w:author="Paulo Henrique dos Santos" w:date="2025-05-21T15:22:00Z"/>
      <w:sdt>
        <w:sdtPr>
          <w:rPr>
            <w:color w:val="000000"/>
          </w:rPr>
          <w:tag w:val="MENDELEY_CITATION_v3_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"/>
          <w:id w:val="-309785870"/>
          <w:placeholder>
            <w:docPart w:val="5972F84E55D4434F8DB835C4E47D734B"/>
          </w:placeholder>
        </w:sdtPr>
        <w:sdtContent>
          <w:customXmlDelRangeEnd w:id="1248"/>
          <w:r w:rsidR="00637990" w:rsidRPr="00637990">
            <w:rPr>
              <w:color w:val="000000"/>
            </w:rPr>
            <w:t>(Apeh &amp; Nwulu, 2025)</w:t>
          </w:r>
          <w:customXmlDelRangeStart w:id="1249" w:author="Paulo Henrique dos Santos" w:date="2025-05-21T15:22:00Z"/>
        </w:sdtContent>
      </w:sdt>
      <w:customXmlDelRangeEnd w:id="1249"/>
      <w:del w:id="1250" w:author="Paulo Henrique dos Santos" w:date="2025-05-21T15:22:00Z" w16du:dateUtc="2025-05-21T18:22:00Z">
        <w:r w:rsidR="00A11904" w:rsidRPr="00A11904" w:rsidDel="00221A96">
          <w:delText xml:space="preserve">. </w:delText>
        </w:r>
        <w:r w:rsidR="00A11904" w:rsidDel="00221A96">
          <w:delText>Adicionalmente</w:delText>
        </w:r>
        <w:r w:rsidR="00A11904" w:rsidRPr="00A11904" w:rsidDel="00221A96">
          <w:delText xml:space="preserve">, </w:delText>
        </w:r>
        <w:r w:rsidR="00A11904" w:rsidDel="00221A96">
          <w:delText>estão</w:delText>
        </w:r>
        <w:r w:rsidR="00A11904" w:rsidRPr="00A11904" w:rsidDel="00221A96">
          <w:delText xml:space="preserve"> dentro do conceito de “indústria 4.0”, promovendo alta produtividade, integração inteligente de máquinas, otimização dos processos e tecnologia de informação de ponta </w:delText>
        </w:r>
      </w:del>
      <w:customXmlDelRangeStart w:id="1251" w:author="Paulo Henrique dos Santos" w:date="2025-05-21T15:22:00Z"/>
      <w:sdt>
        <w:sdtPr>
          <w:rPr>
            <w:color w:val="000000"/>
          </w:rPr>
          <w:tag w:val="MENDELEY_CITATION_v3_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"/>
          <w:id w:val="2101449050"/>
          <w:placeholder>
            <w:docPart w:val="5972F84E55D4434F8DB835C4E47D734B"/>
          </w:placeholder>
        </w:sdtPr>
        <w:sdtContent>
          <w:customXmlDelRangeEnd w:id="1251"/>
          <w:r w:rsidR="00637990" w:rsidRPr="00637990">
            <w:rPr>
              <w:color w:val="000000"/>
            </w:rPr>
            <w:t>(Lukacs et al., 2025)</w:t>
          </w:r>
          <w:customXmlDelRangeStart w:id="1252" w:author="Paulo Henrique dos Santos" w:date="2025-05-21T15:22:00Z"/>
        </w:sdtContent>
      </w:sdt>
      <w:customXmlDelRangeEnd w:id="1252"/>
      <w:del w:id="1253" w:author="Paulo Henrique dos Santos" w:date="2025-05-21T15:22:00Z" w16du:dateUtc="2025-05-21T18:22:00Z">
        <w:r w:rsidR="00A11904" w:rsidRPr="00A11904" w:rsidDel="00221A96">
          <w:delText>.</w:delText>
        </w:r>
      </w:del>
    </w:p>
    <w:p w14:paraId="7698AF7A" w14:textId="77518596" w:rsidR="00884FA4" w:rsidRPr="00884FA4" w:rsidRDefault="008B445A" w:rsidP="00221A96">
      <w:pPr>
        <w:spacing w:before="240" w:line="360" w:lineRule="auto"/>
        <w:ind w:firstLine="720"/>
      </w:pPr>
      <w:del w:id="1254" w:author="Paulo Henrique dos Santos" w:date="2025-05-21T15:22:00Z" w16du:dateUtc="2025-05-21T18:22:00Z">
        <w:r w:rsidDel="00221A96">
          <w:delText>O último, ‘nível melhoria contínua’, compreende-se que tal negócio da CAS</w:delText>
        </w:r>
        <w:r w:rsidR="008C2187" w:rsidDel="00221A96">
          <w:delText xml:space="preserve">, </w:delText>
        </w:r>
        <w:r w:rsidDel="00221A96">
          <w:delText>chegou em sua maturidade na relação blockchain, cadeia agroalimentar e sustentabilidade. Então</w:delText>
        </w:r>
        <w:r w:rsidR="008C2187" w:rsidDel="00221A96">
          <w:delText>,</w:delText>
        </w:r>
        <w:r w:rsidDel="00221A96">
          <w:delText xml:space="preserve"> deve haver um processo de melhoria contínua na r</w:delText>
        </w:r>
        <w:r w:rsidRPr="008B445A" w:rsidDel="00221A96">
          <w:delText>astreabilidade de produtos dentro da rede</w:delText>
        </w:r>
        <w:r w:rsidDel="00221A96">
          <w:delText xml:space="preserve">. </w:delText>
        </w:r>
        <w:r w:rsidRPr="008B445A" w:rsidDel="00221A96">
          <w:delText>Logo, todos parceiros dentro da rede</w:delText>
        </w:r>
        <w:r w:rsidDel="00221A96">
          <w:delText xml:space="preserve"> obtém</w:delText>
        </w:r>
        <w:r w:rsidRPr="008B445A" w:rsidDel="00221A96">
          <w:delText xml:space="preserve"> os detalhes sobre produtos, processos e recursos disponíveis e cada transação representa cada etapa a ser seguida no processo de melhoria contínua </w:delText>
        </w:r>
      </w:del>
      <w:customXmlDelRangeStart w:id="1255" w:author="Paulo Henrique dos Santos" w:date="2025-05-21T15:22:00Z"/>
      <w:sdt>
        <w:sdtPr>
          <w:rPr>
            <w:color w:val="000000"/>
          </w:rPr>
          <w:tag w:val="MENDELEY_CITATION_v3_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"/>
          <w:id w:val="1723788636"/>
          <w:placeholder>
            <w:docPart w:val="4D1DDC7DE28A43E4978F598D64DDE9BC"/>
          </w:placeholder>
        </w:sdtPr>
        <w:sdtContent>
          <w:customXmlDelRangeEnd w:id="1255"/>
          <w:r w:rsidR="00637990" w:rsidRPr="00637990">
            <w:rPr>
              <w:color w:val="000000"/>
            </w:rPr>
            <w:t>(Rathi et al., 2024)</w:t>
          </w:r>
          <w:customXmlDelRangeStart w:id="1256" w:author="Paulo Henrique dos Santos" w:date="2025-05-21T15:22:00Z"/>
        </w:sdtContent>
      </w:sdt>
      <w:customXmlDelRangeEnd w:id="1256"/>
      <w:del w:id="1257" w:author="Paulo Henrique dos Santos" w:date="2025-05-21T15:22:00Z" w16du:dateUtc="2025-05-21T18:22:00Z">
        <w:r w:rsidRPr="008B445A" w:rsidDel="00221A96">
          <w:delText xml:space="preserve">. </w:delText>
        </w:r>
        <w:r w:rsidDel="00221A96">
          <w:delText>D</w:delText>
        </w:r>
        <w:r w:rsidRPr="008B445A" w:rsidDel="00221A96">
          <w:delText xml:space="preserve">evido a descentralização, </w:delText>
        </w:r>
        <w:r w:rsidDel="00221A96">
          <w:delText>há</w:delText>
        </w:r>
        <w:r w:rsidRPr="008B445A" w:rsidDel="00221A96">
          <w:delText xml:space="preserve"> necessidade de um consenso para que todos envolvidos participem no processo de melhoria, assim torna-se algo democrático e com a visão das necessidades da maioria </w:delText>
        </w:r>
      </w:del>
      <w:customXmlDelRangeStart w:id="1258" w:author="Paulo Henrique dos Santos" w:date="2025-05-21T15:22:00Z"/>
      <w:sdt>
        <w:sdtPr>
          <w:rPr>
            <w:color w:val="000000"/>
          </w:rPr>
          <w:tag w:val="MENDELEY_CITATION_v3_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"/>
          <w:id w:val="661506842"/>
          <w:placeholder>
            <w:docPart w:val="4D1DDC7DE28A43E4978F598D64DDE9BC"/>
          </w:placeholder>
        </w:sdtPr>
        <w:sdtContent>
          <w:customXmlDelRangeEnd w:id="1258"/>
          <w:r w:rsidR="00637990" w:rsidRPr="00637990">
            <w:rPr>
              <w:color w:val="000000"/>
            </w:rPr>
            <w:t>(Peelam et al., 2025)</w:t>
          </w:r>
          <w:customXmlDelRangeStart w:id="1259" w:author="Paulo Henrique dos Santos" w:date="2025-05-21T15:22:00Z"/>
        </w:sdtContent>
      </w:sdt>
      <w:customXmlDelRangeEnd w:id="1259"/>
      <w:del w:id="1260" w:author="Paulo Henrique dos Santos" w:date="2025-05-21T15:22:00Z" w16du:dateUtc="2025-05-21T18:22:00Z">
        <w:r w:rsidDel="00221A96">
          <w:delText xml:space="preserve">. </w:delText>
        </w:r>
        <w:r w:rsidR="00884FA4" w:rsidDel="00221A96">
          <w:delText>Também, melhora-se continuamente a r</w:delText>
        </w:r>
        <w:r w:rsidR="00884FA4" w:rsidRPr="00884FA4" w:rsidDel="00221A96">
          <w:delText>astreabilidade de produtos fora da rede</w:delText>
        </w:r>
        <w:r w:rsidR="00884FA4" w:rsidDel="00221A96">
          <w:delText xml:space="preserve">. </w:delText>
        </w:r>
        <w:r w:rsidR="00884FA4" w:rsidRPr="00884FA4" w:rsidDel="00221A96">
          <w:delText xml:space="preserve">Discute-se soluções sociotécnicas, pois sem a dimensão social, a dimensão técnica é impotente </w:delText>
        </w:r>
      </w:del>
      <w:customXmlDelRangeStart w:id="1261" w:author="Paulo Henrique dos Santos" w:date="2025-05-21T15:22:00Z"/>
      <w:sdt>
        <w:sdtPr>
          <w:rPr>
            <w:color w:val="000000"/>
          </w:rPr>
          <w:tag w:val="MENDELEY_CITATION_v3_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"/>
          <w:id w:val="1288238961"/>
          <w:placeholder>
            <w:docPart w:val="4BA712B875B340629D16C3FDC3AB4CBA"/>
          </w:placeholder>
        </w:sdtPr>
        <w:sdtContent>
          <w:customXmlDelRangeEnd w:id="1261"/>
          <w:r w:rsidR="00637990" w:rsidRPr="00637990">
            <w:rPr>
              <w:color w:val="000000"/>
            </w:rPr>
            <w:t>(Marques et al., 2024)</w:t>
          </w:r>
          <w:customXmlDelRangeStart w:id="1262" w:author="Paulo Henrique dos Santos" w:date="2025-05-21T15:22:00Z"/>
        </w:sdtContent>
      </w:sdt>
      <w:customXmlDelRangeEnd w:id="1262"/>
      <w:del w:id="1263" w:author="Paulo Henrique dos Santos" w:date="2025-05-21T15:22:00Z" w16du:dateUtc="2025-05-21T18:22:00Z">
        <w:r w:rsidR="00884FA4" w:rsidRPr="00884FA4" w:rsidDel="00221A96">
          <w:delText xml:space="preserve">. </w:delText>
        </w:r>
        <w:r w:rsidR="009C1733" w:rsidDel="00221A96">
          <w:delText>Adicionalmente</w:delText>
        </w:r>
        <w:r w:rsidR="00884FA4" w:rsidRPr="00884FA4" w:rsidDel="00221A96">
          <w:delText>, o apelo por transparência na CAS é intensificado em todo o espectro da produção ao consumo, exigindo cada vez mais maturidade na sustentabilidade aprimorada</w:delText>
        </w:r>
        <w:r w:rsidR="009C1733" w:rsidDel="00221A96">
          <w:delText xml:space="preserve"> </w:delText>
        </w:r>
      </w:del>
      <w:customXmlDelRangeStart w:id="1264" w:author="Paulo Henrique dos Santos" w:date="2025-05-21T15:22:00Z"/>
      <w:sdt>
        <w:sdtPr>
          <w:rPr>
            <w:color w:val="000000"/>
          </w:rPr>
          <w:tag w:val="MENDELEY_CITATION_v3_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"/>
          <w:id w:val="671304686"/>
          <w:placeholder>
            <w:docPart w:val="4BA712B875B340629D16C3FDC3AB4CBA"/>
          </w:placeholder>
        </w:sdtPr>
        <w:sdtContent>
          <w:customXmlDelRangeEnd w:id="1264"/>
          <w:r w:rsidR="00637990" w:rsidRPr="00637990">
            <w:rPr>
              <w:color w:val="000000"/>
            </w:rPr>
            <w:t>(Duong et al., 2025)</w:t>
          </w:r>
          <w:customXmlDelRangeStart w:id="1265" w:author="Paulo Henrique dos Santos" w:date="2025-05-21T15:22:00Z"/>
        </w:sdtContent>
      </w:sdt>
      <w:customXmlDelRangeEnd w:id="1265"/>
      <w:del w:id="1266" w:author="Paulo Henrique dos Santos" w:date="2025-05-21T15:22:00Z" w16du:dateUtc="2025-05-21T18:22:00Z">
        <w:r w:rsidR="00884FA4" w:rsidRPr="00884FA4" w:rsidDel="00221A96">
          <w:delText>.</w:delText>
        </w:r>
        <w:r w:rsidR="009C1733" w:rsidDel="00221A96">
          <w:delText xml:space="preserve"> Além disso, deve-se melhorar as questões de propriedade sustentável. </w:delText>
        </w:r>
        <w:r w:rsidR="009C1733" w:rsidRPr="009C1733" w:rsidDel="00221A96">
          <w:delText xml:space="preserve">Incorpora-se sistemas de controle para medir indicadores ambientais, sociais e econômicos em todos os elos, permitindo a obtenção de certificações de qualidade, gestão ambiental e/ou saúde ocupacional </w:delText>
        </w:r>
      </w:del>
      <w:customXmlDelRangeStart w:id="1267" w:author="Paulo Henrique dos Santos" w:date="2025-05-21T15:22:00Z"/>
      <w:sdt>
        <w:sdtPr>
          <w:rPr>
            <w:color w:val="000000"/>
          </w:rPr>
          <w:tag w:val="MENDELEY_CITATION_v3_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"/>
          <w:id w:val="588118652"/>
          <w:placeholder>
            <w:docPart w:val="2921112643B34599963FDD545DC7FF9E"/>
          </w:placeholder>
        </w:sdtPr>
        <w:sdtContent>
          <w:customXmlDelRangeEnd w:id="1267"/>
          <w:r w:rsidR="00637990" w:rsidRPr="00637990">
            <w:rPr>
              <w:color w:val="000000"/>
            </w:rPr>
            <w:t>(Vásquez et al., 2021)</w:t>
          </w:r>
          <w:customXmlDelRangeStart w:id="1268" w:author="Paulo Henrique dos Santos" w:date="2025-05-21T15:22:00Z"/>
        </w:sdtContent>
      </w:sdt>
      <w:customXmlDelRangeEnd w:id="1268"/>
      <w:del w:id="1269" w:author="Paulo Henrique dos Santos" w:date="2025-05-21T15:22:00Z" w16du:dateUtc="2025-05-21T18:22:00Z">
        <w:r w:rsidR="009C1733" w:rsidRPr="009C1733" w:rsidDel="00221A96">
          <w:delText xml:space="preserve">. </w:delText>
        </w:r>
        <w:r w:rsidR="009C1733" w:rsidDel="00221A96">
          <w:delText>Também, melhora-se continuamente a relação com o mercado de exportação, r</w:delText>
        </w:r>
        <w:r w:rsidR="009C1733" w:rsidRPr="009C1733" w:rsidDel="00221A96">
          <w:delText xml:space="preserve">egistrando separadamente os dados de várias commodities </w:delText>
        </w:r>
      </w:del>
      <w:customXmlDelRangeStart w:id="1270" w:author="Paulo Henrique dos Santos" w:date="2025-05-21T15:22:00Z"/>
      <w:sdt>
        <w:sdtPr>
          <w:rPr>
            <w:color w:val="000000"/>
          </w:rPr>
          <w:tag w:val="MENDELEY_CITATION_v3_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"/>
          <w:id w:val="1836494672"/>
          <w:placeholder>
            <w:docPart w:val="A9CD6F4AD4FB486FBCB4CFF1DE48D3C5"/>
          </w:placeholder>
        </w:sdtPr>
        <w:sdtContent>
          <w:customXmlDelRangeEnd w:id="1270"/>
          <w:r w:rsidR="00637990" w:rsidRPr="00637990">
            <w:rPr>
              <w:color w:val="000000"/>
            </w:rPr>
            <w:t>(Y. Wang, 2023)</w:t>
          </w:r>
          <w:customXmlDelRangeStart w:id="1271" w:author="Paulo Henrique dos Santos" w:date="2025-05-21T15:22:00Z"/>
        </w:sdtContent>
      </w:sdt>
      <w:customXmlDelRangeEnd w:id="1271"/>
      <w:del w:id="1272" w:author="Paulo Henrique dos Santos" w:date="2025-05-21T15:22:00Z" w16du:dateUtc="2025-05-21T18:22:00Z">
        <w:r w:rsidR="009C1733" w:rsidRPr="009C1733" w:rsidDel="00221A96">
          <w:delText xml:space="preserve">. </w:delText>
        </w:r>
        <w:r w:rsidR="009C1733" w:rsidDel="00221A96">
          <w:delText>C</w:delText>
        </w:r>
        <w:r w:rsidR="009C1733" w:rsidRPr="009C1733" w:rsidDel="00221A96">
          <w:delText xml:space="preserve">ontratos inteligentes podem coordenar cada operação, garantindo que os compromissos contratuais de exportação sejam atendidos </w:delText>
        </w:r>
      </w:del>
      <w:customXmlDelRangeStart w:id="1273" w:author="Paulo Henrique dos Santos" w:date="2025-05-21T15:22:00Z"/>
      <w:sdt>
        <w:sdtPr>
          <w:rPr>
            <w:color w:val="000000"/>
          </w:rPr>
          <w:tag w:val="MENDELEY_CITATION_v3_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"/>
          <w:id w:val="1743752898"/>
          <w:placeholder>
            <w:docPart w:val="A9CD6F4AD4FB486FBCB4CFF1DE48D3C5"/>
          </w:placeholder>
        </w:sdtPr>
        <w:sdtContent>
          <w:customXmlDelRangeEnd w:id="1273"/>
          <w:r w:rsidR="00637990" w:rsidRPr="00637990">
            <w:rPr>
              <w:color w:val="000000"/>
            </w:rPr>
            <w:t>(Couraud et al., 2021)</w:t>
          </w:r>
          <w:customXmlDelRangeStart w:id="1274" w:author="Paulo Henrique dos Santos" w:date="2025-05-21T15:22:00Z"/>
        </w:sdtContent>
      </w:sdt>
      <w:customXmlDelRangeEnd w:id="1274"/>
      <w:del w:id="1275" w:author="Paulo Henrique dos Santos" w:date="2025-05-21T15:22:00Z" w16du:dateUtc="2025-05-21T18:22:00Z">
        <w:r w:rsidR="009C1733" w:rsidRPr="009C1733" w:rsidDel="00221A96">
          <w:delText xml:space="preserve">. </w:delText>
        </w:r>
        <w:r w:rsidR="009C1733" w:rsidDel="00221A96">
          <w:delText>Ainda</w:delText>
        </w:r>
        <w:r w:rsidR="009C1733" w:rsidRPr="009C1733" w:rsidDel="00221A96">
          <w:delText>, produtores, exportadores e importadores podem trabalhar com certificações de pontuação</w:delText>
        </w:r>
        <w:r w:rsidR="009C1733" w:rsidDel="00221A96">
          <w:delText xml:space="preserve"> </w:delText>
        </w:r>
      </w:del>
      <w:customXmlDelRangeStart w:id="1276" w:author="Paulo Henrique dos Santos" w:date="2025-05-21T15:22:00Z"/>
      <w:sdt>
        <w:sdtPr>
          <w:rPr>
            <w:color w:val="000000"/>
          </w:rPr>
          <w:tag w:val="MENDELEY_CITATION_v3_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"/>
          <w:id w:val="-886026263"/>
          <w:placeholder>
            <w:docPart w:val="A9CD6F4AD4FB486FBCB4CFF1DE48D3C5"/>
          </w:placeholder>
        </w:sdtPr>
        <w:sdtContent>
          <w:customXmlDelRangeEnd w:id="1276"/>
          <w:r w:rsidR="00637990" w:rsidRPr="00637990">
            <w:rPr>
              <w:color w:val="000000"/>
            </w:rPr>
            <w:t>(Khan et al., 2022)</w:t>
          </w:r>
          <w:customXmlDelRangeStart w:id="1277" w:author="Paulo Henrique dos Santos" w:date="2025-05-21T15:22:00Z"/>
        </w:sdtContent>
      </w:sdt>
      <w:customXmlDelRangeEnd w:id="1277"/>
      <w:del w:id="1278" w:author="Paulo Henrique dos Santos" w:date="2025-05-21T15:22:00Z" w16du:dateUtc="2025-05-21T18:22:00Z">
        <w:r w:rsidR="009C1733" w:rsidRPr="009C1733" w:rsidDel="00221A96">
          <w:delText>.</w:delText>
        </w:r>
        <w:r w:rsidR="009C1733" w:rsidDel="00221A96">
          <w:delText xml:space="preserve"> Por fim, a melhoria do processo de tokenização da produção </w:delText>
        </w:r>
        <w:r w:rsidR="009C1733" w:rsidRPr="009C1733" w:rsidDel="00221A96">
          <w:delText>sugere o uso de Non-Fungible Tokens (NFTs) gerados por meio de contratos inteligentes</w:delText>
        </w:r>
        <w:r w:rsidR="009C1733" w:rsidDel="00221A96">
          <w:delText xml:space="preserve">. </w:delText>
        </w:r>
        <w:r w:rsidR="009C1733" w:rsidRPr="009C1733" w:rsidDel="00221A96">
          <w:delText xml:space="preserve">Os contratos inteligentes codificam metadados que identificam exclusivamente cada ativo digital, garantindo sua autenticidade e indivisibilidade, onde metadados, como origem de produção, geolocalização e histórico de propriedade são vinculados a uma entrada de razão imutável, evitando duplicação ou falsificação </w:delText>
        </w:r>
      </w:del>
      <w:customXmlDelRangeStart w:id="1279" w:author="Paulo Henrique dos Santos" w:date="2025-05-21T15:22:00Z"/>
      <w:sdt>
        <w:sdtPr>
          <w:rPr>
            <w:color w:val="000000"/>
          </w:rPr>
          <w:tag w:val="MENDELEY_CITATION_v3_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"/>
          <w:id w:val="305590794"/>
          <w:placeholder>
            <w:docPart w:val="4B90704F44B741B7851AC4210294A2F7"/>
          </w:placeholder>
        </w:sdtPr>
        <w:sdtContent>
          <w:customXmlDelRangeEnd w:id="1279"/>
          <w:r w:rsidR="00637990" w:rsidRPr="00637990">
            <w:rPr>
              <w:color w:val="000000"/>
            </w:rPr>
            <w:t>(Nieto, 2025)</w:t>
          </w:r>
          <w:customXmlDelRangeStart w:id="1280" w:author="Paulo Henrique dos Santos" w:date="2025-05-21T15:22:00Z"/>
        </w:sdtContent>
      </w:sdt>
      <w:customXmlDelRangeEnd w:id="1280"/>
      <w:del w:id="1281" w:author="Paulo Henrique dos Santos" w:date="2025-05-21T15:22:00Z" w16du:dateUtc="2025-05-21T18:22:00Z">
        <w:r w:rsidR="009C1733" w:rsidRPr="009C1733" w:rsidDel="00221A96">
          <w:delText>.</w:delText>
        </w:r>
      </w:del>
    </w:p>
    <w:p w14:paraId="3E51B956" w14:textId="52931755" w:rsidR="002307E7" w:rsidRPr="008614B5" w:rsidDel="00CB75E2" w:rsidRDefault="002307E7" w:rsidP="00693B57">
      <w:pPr>
        <w:pStyle w:val="Ttulo2"/>
        <w:numPr>
          <w:ilvl w:val="1"/>
          <w:numId w:val="23"/>
        </w:numPr>
        <w:tabs>
          <w:tab w:val="left" w:pos="284"/>
        </w:tabs>
        <w:spacing w:before="280" w:after="280"/>
        <w:rPr>
          <w:moveFrom w:id="1282" w:author="Paulo Henrique dos Santos" w:date="2025-05-21T15:20:00Z" w16du:dateUtc="2025-05-21T18:20:00Z"/>
        </w:rPr>
      </w:pPr>
      <w:moveFromRangeStart w:id="1283" w:author="Paulo Henrique dos Santos" w:date="2025-05-21T15:20:00Z" w:name="move198733251"/>
      <w:moveFrom w:id="1284" w:author="Paulo Henrique dos Santos" w:date="2025-05-21T15:20:00Z" w16du:dateUtc="2025-05-21T18:20:00Z">
        <w:r w:rsidDel="00CB75E2">
          <w:t>Implicações teóricas</w:t>
        </w:r>
      </w:moveFrom>
    </w:p>
    <w:p w14:paraId="733DDB47" w14:textId="7A38BC97" w:rsidR="00897E02" w:rsidDel="00CB75E2" w:rsidRDefault="00A76044" w:rsidP="008B7479">
      <w:pPr>
        <w:spacing w:before="240" w:line="360" w:lineRule="auto"/>
        <w:ind w:firstLine="720"/>
        <w:rPr>
          <w:moveFrom w:id="1285" w:author="Paulo Henrique dos Santos" w:date="2025-05-21T15:20:00Z" w16du:dateUtc="2025-05-21T18:20:00Z"/>
        </w:rPr>
      </w:pPr>
      <w:moveFrom w:id="1286" w:author="Paulo Henrique dos Santos" w:date="2025-05-21T15:20:00Z" w16du:dateUtc="2025-05-21T18:20:00Z">
        <w:r w:rsidDel="00CB75E2">
          <w:t>Ao propor o MMAB-</w:t>
        </w:r>
        <w:r w:rsidR="00693B57" w:rsidDel="00CB75E2">
          <w:t>N</w:t>
        </w:r>
        <w:r w:rsidDel="00CB75E2">
          <w:t xml:space="preserve">CAS, este estudo preenche uma lacuna teórica, apresentando uma abordagem orientada às especificidades dos negócios inseridos na CAS. Os resultados obtidos contribuem com o avanço dos modelos de maturidade tecnológica aplicados à blockchain, ao incorporar variáveis multidimensionais ao arcabouço conceitual existente. A introdução de dimensões relacionadas à sustentabilidade (econômica, social e ambiental), amplia os limites teóricos tradicionalmente voltados à implementação tecnológica da blockchain, oferecendo uma nova perspectiva centrada na sustentabilidade aprimorada </w:t>
        </w:r>
        <w:r w:rsidR="008C2187" w:rsidDel="00CB75E2">
          <w:t>do</w:t>
        </w:r>
        <w:r w:rsidDel="00CB75E2">
          <w:t xml:space="preserve"> contexto agroalimentar. Além disso, os achados convergem com pressupostos da Teoria dos Stakeholders e da Teoria Institucional, ao evidenciar que a pressão por transparência, tanto regulatória, quanto do consumidor final, impulsiona a adoção de soluções tecnológicas voltadas à validação de práticas sustentáveis.</w:t>
        </w:r>
      </w:moveFrom>
    </w:p>
    <w:p w14:paraId="62F7CEFA" w14:textId="385822D7" w:rsidR="00897E02" w:rsidDel="00CB75E2" w:rsidRDefault="00A76044" w:rsidP="008B7479">
      <w:pPr>
        <w:spacing w:before="240" w:line="360" w:lineRule="auto"/>
        <w:ind w:firstLine="720"/>
        <w:rPr>
          <w:moveFrom w:id="1287" w:author="Paulo Henrique dos Santos" w:date="2025-05-21T15:20:00Z" w16du:dateUtc="2025-05-21T18:20:00Z"/>
        </w:rPr>
      </w:pPr>
      <w:moveFrom w:id="1288" w:author="Paulo Henrique dos Santos" w:date="2025-05-21T15:20:00Z" w16du:dateUtc="2025-05-21T18:20:00Z">
        <w:r w:rsidDel="00CB75E2">
          <w:t>A constatação de que fatores como presença de startups, obtenção de certificações e consenso entre agentes da rede</w:t>
        </w:r>
        <w:r w:rsidR="008C2187" w:rsidDel="00CB75E2">
          <w:t>,</w:t>
        </w:r>
        <w:r w:rsidDel="00CB75E2">
          <w:t xml:space="preserve"> influenciam a maturidade da aplicação da blockchain, reforça a importância de estruturas institucionais no processo de difusão tecnológica no agronegócio. Os achados dialogam com a Teoria da Confiança e a Teoria do Comportamento Planejado, ao demonstrar que a visibilidade e a verificabilidade proporcionadas pela blockchain alteram significativamente a percepção de legitimidade e valor entre os atores da CAS. A aplicação do conceito de “consenso democrático” nos processos de rastreabilidade interna, sugere caminhos analíticos para compreender o papel da descentralização como elemento propulsor da maturidade tecnológica e da legitimidade social.</w:t>
        </w:r>
      </w:moveFrom>
    </w:p>
    <w:p w14:paraId="40643918" w14:textId="3587DEB8" w:rsidR="008B7479" w:rsidRPr="008B7479" w:rsidDel="00CB75E2" w:rsidRDefault="008B7479" w:rsidP="008B7479">
      <w:pPr>
        <w:spacing w:before="240" w:line="360" w:lineRule="auto"/>
        <w:ind w:firstLine="720"/>
        <w:rPr>
          <w:moveFrom w:id="1289" w:author="Paulo Henrique dos Santos" w:date="2025-05-21T15:20:00Z" w16du:dateUtc="2025-05-21T18:20:00Z"/>
        </w:rPr>
      </w:pPr>
      <w:moveFrom w:id="1290" w:author="Paulo Henrique dos Santos" w:date="2025-05-21T15:20:00Z" w16du:dateUtc="2025-05-21T18:20:00Z">
        <w:r w:rsidRPr="008B7479" w:rsidDel="00CB75E2">
          <w:t>Por fim, ao propor um modelo ancorado em evidências empíricas com especialistas do setor</w:t>
        </w:r>
        <w:r w:rsidR="00B34093" w:rsidDel="00CB75E2">
          <w:t>, através da modelagem de tópicos</w:t>
        </w:r>
        <w:r w:rsidRPr="008B7479" w:rsidDel="00CB75E2">
          <w:t xml:space="preserve">, este trabalho contribui com a </w:t>
        </w:r>
        <w:r w:rsidR="00B34093" w:rsidDel="00CB75E2">
          <w:t>sustentabilidade digital</w:t>
        </w:r>
        <w:r w:rsidRPr="008B7479" w:rsidDel="00CB75E2">
          <w:t>, demonstrando que tecnologias emergentes podem não apenas aprimorar processos operacionais, mas também estruturar uma governança voltada para resultados sustentáveis de longo prazo.</w:t>
        </w:r>
      </w:moveFrom>
    </w:p>
    <w:p w14:paraId="105B035A" w14:textId="6EBCD469" w:rsidR="002307E7" w:rsidRPr="008614B5" w:rsidDel="00CB75E2" w:rsidRDefault="002307E7" w:rsidP="00693B57">
      <w:pPr>
        <w:pStyle w:val="Ttulo2"/>
        <w:numPr>
          <w:ilvl w:val="1"/>
          <w:numId w:val="23"/>
        </w:numPr>
        <w:tabs>
          <w:tab w:val="left" w:pos="284"/>
        </w:tabs>
        <w:spacing w:before="280" w:after="280"/>
        <w:rPr>
          <w:moveFrom w:id="1291" w:author="Paulo Henrique dos Santos" w:date="2025-05-21T15:20:00Z" w16du:dateUtc="2025-05-21T18:20:00Z"/>
        </w:rPr>
      </w:pPr>
      <w:moveFrom w:id="1292" w:author="Paulo Henrique dos Santos" w:date="2025-05-21T15:20:00Z" w16du:dateUtc="2025-05-21T18:20:00Z">
        <w:r w:rsidDel="00CB75E2">
          <w:t>Implicações práticas</w:t>
        </w:r>
      </w:moveFrom>
    </w:p>
    <w:p w14:paraId="4ECE37C9" w14:textId="7FAACDCD" w:rsidR="00897E02" w:rsidDel="00CB75E2" w:rsidRDefault="008B7479" w:rsidP="008B7479">
      <w:pPr>
        <w:spacing w:before="240" w:line="360" w:lineRule="auto"/>
        <w:ind w:firstLine="720"/>
        <w:rPr>
          <w:moveFrom w:id="1293" w:author="Paulo Henrique dos Santos" w:date="2025-05-21T15:20:00Z" w16du:dateUtc="2025-05-21T18:20:00Z"/>
        </w:rPr>
      </w:pPr>
      <w:moveFrom w:id="1294" w:author="Paulo Henrique dos Santos" w:date="2025-05-21T15:20:00Z" w16du:dateUtc="2025-05-21T18:20:00Z">
        <w:r w:rsidRPr="00B34093" w:rsidDel="00CB75E2">
          <w:t xml:space="preserve">O </w:t>
        </w:r>
        <w:r w:rsidR="00A76044" w:rsidRPr="00B34093" w:rsidDel="00CB75E2">
          <w:t>MMAB-</w:t>
        </w:r>
        <w:r w:rsidR="00693B57" w:rsidDel="00CB75E2">
          <w:t>N</w:t>
        </w:r>
        <w:r w:rsidR="00A76044" w:rsidRPr="00B34093" w:rsidDel="00CB75E2">
          <w:t>CAS</w:t>
        </w:r>
        <w:r w:rsidRPr="00B34093" w:rsidDel="00CB75E2">
          <w:t xml:space="preserve"> oferece aplicabilidade direta para gestores, formuladores de políticas públicas, investidores e startups atuantes </w:t>
        </w:r>
        <w:r w:rsidR="00A76044" w:rsidRPr="00B34093" w:rsidDel="00CB75E2">
          <w:t xml:space="preserve">na </w:t>
        </w:r>
        <w:r w:rsidRPr="00B34093" w:rsidDel="00CB75E2">
          <w:t xml:space="preserve">CAS. Ao identificar os critérios que definem o nível de maturidade da aplicação blockchain em negócios da CAS, </w:t>
        </w:r>
        <w:r w:rsidR="00A76044" w:rsidRPr="00B34093" w:rsidDel="00CB75E2">
          <w:t xml:space="preserve">é possível planejar </w:t>
        </w:r>
        <w:r w:rsidRPr="00B34093" w:rsidDel="00CB75E2">
          <w:t>ações estratégicas para evolução.</w:t>
        </w:r>
        <w:r w:rsidR="00A76044" w:rsidRPr="00B34093" w:rsidDel="00CB75E2">
          <w:t xml:space="preserve"> </w:t>
        </w:r>
        <w:r w:rsidRPr="008B7479" w:rsidDel="00CB75E2">
          <w:t xml:space="preserve">Para os gestores de </w:t>
        </w:r>
        <w:r w:rsidR="00A76044" w:rsidRPr="00B34093" w:rsidDel="00CB75E2">
          <w:t>negócios inseridos na CAS</w:t>
        </w:r>
        <w:r w:rsidRPr="008B7479" w:rsidDel="00CB75E2">
          <w:t>, o modelo funciona como uma ferramenta de diagnóstico que permite entender não apenas a posição atual da organização, mas também os passos necessários para avançar em direção a uma governança sustentável, confiável e digitalmente integrada. Ao estruturar as práticas em cinco níveis</w:t>
        </w:r>
        <w:r w:rsidR="00A76044" w:rsidRPr="00B34093" w:rsidDel="00CB75E2">
          <w:t xml:space="preserve"> (</w:t>
        </w:r>
        <w:r w:rsidRPr="008B7479" w:rsidDel="00CB75E2">
          <w:t>viabilidade à melhoria contínua</w:t>
        </w:r>
        <w:r w:rsidR="00A76044" w:rsidRPr="00B34093" w:rsidDel="00CB75E2">
          <w:t xml:space="preserve">), </w:t>
        </w:r>
        <w:r w:rsidRPr="008B7479" w:rsidDel="00CB75E2">
          <w:t>os tomadores de decisão podem adotar medidas progressivas, coerentes com a capacidade técnica, financeira e estratégica da empresa.</w:t>
        </w:r>
      </w:moveFrom>
    </w:p>
    <w:p w14:paraId="2F0F5F28" w14:textId="71FED294" w:rsidR="00897E02" w:rsidDel="00CB75E2" w:rsidRDefault="008B7479" w:rsidP="008B7479">
      <w:pPr>
        <w:spacing w:before="240" w:line="360" w:lineRule="auto"/>
        <w:ind w:firstLine="720"/>
        <w:rPr>
          <w:moveFrom w:id="1295" w:author="Paulo Henrique dos Santos" w:date="2025-05-21T15:20:00Z" w16du:dateUtc="2025-05-21T18:20:00Z"/>
        </w:rPr>
      </w:pPr>
      <w:moveFrom w:id="1296" w:author="Paulo Henrique dos Santos" w:date="2025-05-21T15:20:00Z" w16du:dateUtc="2025-05-21T18:20:00Z">
        <w:r w:rsidRPr="008B7479" w:rsidDel="00CB75E2">
          <w:t xml:space="preserve">No âmbito das políticas públicas e agências de fomento, os resultados ajudam a mapear gargalos estruturais da blockchain no setor agroalimentar, como a necessidade de suporte regulatório para certificações digitais, incentivos ao uso de tokens </w:t>
        </w:r>
        <w:r w:rsidR="00B34093" w:rsidRPr="00B34093" w:rsidDel="00CB75E2">
          <w:t>e</w:t>
        </w:r>
        <w:r w:rsidRPr="008B7479" w:rsidDel="00CB75E2">
          <w:t xml:space="preserve"> fortalecimento do ecossistema de startups especializadas. Dessa forma, o modelo pode orientar a formulação de programas de incentivo à inovação sustentável e ao uso responsável da tecnologia blockchain no campo.</w:t>
        </w:r>
      </w:moveFrom>
    </w:p>
    <w:p w14:paraId="7FB47183" w14:textId="3CD655AD" w:rsidR="00897E02" w:rsidDel="00CB75E2" w:rsidRDefault="008B7479" w:rsidP="008B7479">
      <w:pPr>
        <w:spacing w:before="240" w:line="360" w:lineRule="auto"/>
        <w:ind w:firstLine="720"/>
        <w:rPr>
          <w:moveFrom w:id="1297" w:author="Paulo Henrique dos Santos" w:date="2025-05-21T15:20:00Z" w16du:dateUtc="2025-05-21T18:20:00Z"/>
        </w:rPr>
      </w:pPr>
      <w:moveFrom w:id="1298" w:author="Paulo Henrique dos Santos" w:date="2025-05-21T15:20:00Z" w16du:dateUtc="2025-05-21T18:20:00Z">
        <w:r w:rsidRPr="008B7479" w:rsidDel="00CB75E2">
          <w:t>Para</w:t>
        </w:r>
        <w:r w:rsidR="00B34093" w:rsidRPr="00B34093" w:rsidDel="00CB75E2">
          <w:t xml:space="preserve"> as</w:t>
        </w:r>
        <w:r w:rsidRPr="008B7479" w:rsidDel="00CB75E2">
          <w:t xml:space="preserve"> startups e desenvolvedores de soluções </w:t>
        </w:r>
        <w:r w:rsidR="00B34093" w:rsidRPr="00B34093" w:rsidDel="00CB75E2">
          <w:t>blockchain para CAS</w:t>
        </w:r>
        <w:r w:rsidRPr="008B7479" w:rsidDel="00CB75E2">
          <w:t xml:space="preserve">, o modelo oferece uma visão clara sobre quais funcionalidades, integrações e </w:t>
        </w:r>
        <w:r w:rsidR="00B34093" w:rsidRPr="00B34093" w:rsidDel="00CB75E2">
          <w:t>tópicos específicos</w:t>
        </w:r>
        <w:r w:rsidRPr="008B7479" w:rsidDel="00CB75E2">
          <w:t xml:space="preserve"> mais valorizados em cada etapa. </w:t>
        </w:r>
        <w:r w:rsidR="00B34093" w:rsidRPr="00B34093" w:rsidDel="00CB75E2">
          <w:t>Desta maneira,</w:t>
        </w:r>
        <w:r w:rsidRPr="008B7479" w:rsidDel="00CB75E2">
          <w:t xml:space="preserve"> favorece o alinhamento do portfólio de soluções com as reais demandas </w:t>
        </w:r>
        <w:r w:rsidR="00B34093" w:rsidRPr="00B34093" w:rsidDel="00CB75E2">
          <w:t>da CAS</w:t>
        </w:r>
        <w:r w:rsidRPr="008B7479" w:rsidDel="00CB75E2">
          <w:t>, especialmente nos elos produtivos com maior vulnerabilidade informacional e necessidade de rastreabilidade</w:t>
        </w:r>
        <w:r w:rsidR="00B34093" w:rsidRPr="00B34093" w:rsidDel="00CB75E2">
          <w:t xml:space="preserve">, </w:t>
        </w:r>
        <w:r w:rsidRPr="008B7479" w:rsidDel="00CB75E2">
          <w:t>como a produção primária e exportação.</w:t>
        </w:r>
        <w:r w:rsidR="00B34093" w:rsidRPr="00B34093" w:rsidDel="00CB75E2">
          <w:t xml:space="preserve"> </w:t>
        </w:r>
        <w:r w:rsidRPr="008B7479" w:rsidDel="00CB75E2">
          <w:t>Além disso, o modelo também oferece valor para organizações certificadoras e mercados internacionais, ao estabelecer critérios que podem ser utilizados para auditorias digitais, validações técnicas e análises de conformidade com padrões ESG (Ambiental, Social e Governança). A rastreabilidade de dados genéticos, por exemplo, pode ser integrada ao sistema como métrica objetiva de autenticidade e segurança alimentar.</w:t>
        </w:r>
      </w:moveFrom>
    </w:p>
    <w:p w14:paraId="40C10AEA" w14:textId="26C1B011" w:rsidR="008B7479" w:rsidRPr="008B7479" w:rsidDel="00CB75E2" w:rsidRDefault="008B7479" w:rsidP="008B7479">
      <w:pPr>
        <w:spacing w:before="240" w:line="360" w:lineRule="auto"/>
        <w:ind w:firstLine="720"/>
        <w:rPr>
          <w:moveFrom w:id="1299" w:author="Paulo Henrique dos Santos" w:date="2025-05-21T15:20:00Z" w16du:dateUtc="2025-05-21T18:20:00Z"/>
        </w:rPr>
      </w:pPr>
      <w:moveFrom w:id="1300" w:author="Paulo Henrique dos Santos" w:date="2025-05-21T15:20:00Z" w16du:dateUtc="2025-05-21T18:20:00Z">
        <w:r w:rsidRPr="008B7479" w:rsidDel="00CB75E2">
          <w:t>Em síntese, as implicações práticas deste estudo vão além da estruturação teórica, oferecendo um guia estratégico e operacional que pode ser incorporado por diferentes agentes da CAS para acelerar a transformação digital com foco na sustentabilidade, rastreabilidade e confiança interorganizacional.</w:t>
        </w:r>
      </w:moveFrom>
    </w:p>
    <w:moveFromRangeEnd w:id="1283"/>
    <w:p w14:paraId="6BDEDDC5" w14:textId="1C3F55D0" w:rsidR="002307E7" w:rsidRPr="008614B5" w:rsidRDefault="00693B57" w:rsidP="002307E7">
      <w:pPr>
        <w:pStyle w:val="Ttulo2"/>
        <w:numPr>
          <w:ilvl w:val="0"/>
          <w:numId w:val="0"/>
        </w:numPr>
        <w:tabs>
          <w:tab w:val="left" w:pos="284"/>
        </w:tabs>
        <w:spacing w:before="280" w:after="280"/>
        <w:ind w:left="714"/>
      </w:pPr>
      <w:r>
        <w:t>6</w:t>
      </w:r>
      <w:r w:rsidR="002307E7">
        <w:t>. Conclusão</w:t>
      </w:r>
    </w:p>
    <w:p w14:paraId="322FC547" w14:textId="77777777" w:rsidR="007C2BB0" w:rsidRDefault="00897E02" w:rsidP="00897E02">
      <w:pPr>
        <w:spacing w:before="240" w:line="360" w:lineRule="auto"/>
        <w:ind w:firstLine="720"/>
      </w:pPr>
      <w:r w:rsidRPr="00897E02">
        <w:t>Este estudo teve como objetivo desenvolver um modelo de maturidade da aplicação da tecnologia blockchain em negócios da CAS</w:t>
      </w:r>
      <w:r>
        <w:t xml:space="preserve">. </w:t>
      </w:r>
      <w:r w:rsidRPr="00897E02">
        <w:t>Os resultados revelaram um conjunto estruturado de cinco níveis</w:t>
      </w:r>
      <w:r>
        <w:t xml:space="preserve">, </w:t>
      </w:r>
      <w:r w:rsidRPr="00897E02">
        <w:t>cada qual</w:t>
      </w:r>
      <w:r>
        <w:t>,</w:t>
      </w:r>
      <w:r w:rsidRPr="00897E02">
        <w:t xml:space="preserve"> ancorado em evidências empíricas e sustentado por tópicos temáticos que refletem os desafios, avanços e práticas necessárias para a aplicação bem-sucedida. As dimensões levantadas incluem desde a certificação de produtos e acesso ao crédito, até rastreabilidade genética, tokenização da produção e integração de indicadores</w:t>
      </w:r>
      <w:r w:rsidR="007C2BB0">
        <w:t xml:space="preserve"> sustentáveis</w:t>
      </w:r>
      <w:r w:rsidRPr="00897E02">
        <w:t xml:space="preserve">. Os achados também demonstram que fatores como presença de startups, certificações, contratos inteligentes e consenso entre agentes da cadeia são elementos-chave para </w:t>
      </w:r>
      <w:r>
        <w:t>alcance da maturidade blockchain</w:t>
      </w:r>
      <w:r w:rsidRPr="00897E02">
        <w:t xml:space="preserve"> </w:t>
      </w:r>
      <w:r>
        <w:t>em negócios da CAS</w:t>
      </w:r>
      <w:r w:rsidRPr="00897E02">
        <w:t>.</w:t>
      </w:r>
    </w:p>
    <w:p w14:paraId="05534593" w14:textId="5036A2DC" w:rsidR="00897E02" w:rsidRDefault="007C2BB0" w:rsidP="00897E02">
      <w:pPr>
        <w:spacing w:before="240" w:line="360" w:lineRule="auto"/>
        <w:ind w:firstLine="720"/>
        <w:rPr>
          <w:ins w:id="1301" w:author="Paulo Henrique dos Santos" w:date="2025-05-21T15:20:00Z" w16du:dateUtc="2025-05-21T18:20:00Z"/>
        </w:rPr>
      </w:pPr>
      <w:r>
        <w:t>A investigação</w:t>
      </w:r>
      <w:r w:rsidR="00897E02" w:rsidRPr="00897E02">
        <w:t xml:space="preserve"> avança a literatura ao fornecer um modelo original, robusto e adaptado à realidade </w:t>
      </w:r>
      <w:r>
        <w:t>da CAS</w:t>
      </w:r>
      <w:r w:rsidR="00897E02" w:rsidRPr="00897E02">
        <w:t>. Trata-se de uma contribuição relevante não apenas para o campo teórico dos modelos de maturidade tecnológica, mas também para a prática de gestores, investidores, startups e formuladores de políticas públicas, que agora dispõem de uma ferramenta capaz de orientar o processo de transformação digital na CAS. Além disso, a integração de temas como rastreabilidade genética e consenso democrático</w:t>
      </w:r>
      <w:r w:rsidR="00292D62">
        <w:t>,</w:t>
      </w:r>
      <w:r w:rsidR="00897E02" w:rsidRPr="00897E02">
        <w:t xml:space="preserve"> reforça o papel da tecnologia como instrumento de confiança, legitimidade e governança sustentável.</w:t>
      </w:r>
      <w:r>
        <w:t xml:space="preserve"> Então</w:t>
      </w:r>
      <w:r w:rsidR="00897E02" w:rsidRPr="00897E02">
        <w:t>, este trabalho representa um marco inicial para pesquisas futuras que desejem aprofundar o entendimento sobre a relação entre maturidade tecnológica e sustentabilidade em cadeias produtivas complexas, contribuindo para a construção de sistemas alimentares mais transparentes, resilientes e responsáveis.</w:t>
      </w:r>
    </w:p>
    <w:p w14:paraId="242AB873" w14:textId="77777777" w:rsidR="00CB75E2" w:rsidRPr="008614B5" w:rsidRDefault="00CB75E2" w:rsidP="00CB75E2">
      <w:pPr>
        <w:pStyle w:val="Ttulo2"/>
        <w:numPr>
          <w:ilvl w:val="1"/>
          <w:numId w:val="23"/>
        </w:numPr>
        <w:tabs>
          <w:tab w:val="left" w:pos="284"/>
        </w:tabs>
        <w:spacing w:before="280" w:after="280"/>
        <w:rPr>
          <w:moveTo w:id="1302" w:author="Paulo Henrique dos Santos" w:date="2025-05-21T15:20:00Z" w16du:dateUtc="2025-05-21T18:20:00Z"/>
        </w:rPr>
      </w:pPr>
      <w:moveToRangeStart w:id="1303" w:author="Paulo Henrique dos Santos" w:date="2025-05-21T15:20:00Z" w:name="move198733251"/>
      <w:moveTo w:id="1304" w:author="Paulo Henrique dos Santos" w:date="2025-05-21T15:20:00Z" w16du:dateUtc="2025-05-21T18:20:00Z">
        <w:r>
          <w:lastRenderedPageBreak/>
          <w:t>Implicações teóricas</w:t>
        </w:r>
      </w:moveTo>
    </w:p>
    <w:p w14:paraId="15F2CFDF" w14:textId="77777777" w:rsidR="00CB75E2" w:rsidRDefault="00CB75E2" w:rsidP="00CB75E2">
      <w:pPr>
        <w:spacing w:before="240" w:line="360" w:lineRule="auto"/>
        <w:ind w:firstLine="720"/>
        <w:rPr>
          <w:moveTo w:id="1305" w:author="Paulo Henrique dos Santos" w:date="2025-05-21T15:20:00Z" w16du:dateUtc="2025-05-21T18:20:00Z"/>
        </w:rPr>
      </w:pPr>
      <w:moveTo w:id="1306" w:author="Paulo Henrique dos Santos" w:date="2025-05-21T15:20:00Z" w16du:dateUtc="2025-05-21T18:20:00Z">
        <w:r>
          <w:t>Ao propor o MMAB-NCAS, este estudo preenche uma lacuna teórica, apresentando uma abordagem orientada às especificidades dos negócios inseridos na CAS. Os resultados obtidos contribuem com o avanço dos modelos de maturidade tecnológica aplicados à blockchain, ao incorporar variáveis multidimensionais ao arcabouço conceitual existente. A introdução de dimensões relacionadas à sustentabilidade (econômica, social e ambiental), amplia os limites teóricos tradicionalmente voltados à implementação tecnológica da blockchain, oferecendo uma nova perspectiva centrada na sustentabilidade aprimorada do contexto agroalimentar. Além disso, os achados convergem com pressupostos da Teoria dos Stakeholders e da Teoria Institucional, ao evidenciar que a pressão por transparência, tanto regulatória, quanto do consumidor final, impulsiona a adoção de soluções tecnológicas voltadas à validação de práticas sustentáveis.</w:t>
        </w:r>
      </w:moveTo>
    </w:p>
    <w:p w14:paraId="1F1D6B6A" w14:textId="77777777" w:rsidR="00CB75E2" w:rsidRDefault="00CB75E2" w:rsidP="00CB75E2">
      <w:pPr>
        <w:spacing w:before="240" w:line="360" w:lineRule="auto"/>
        <w:ind w:firstLine="720"/>
        <w:rPr>
          <w:moveTo w:id="1307" w:author="Paulo Henrique dos Santos" w:date="2025-05-21T15:20:00Z" w16du:dateUtc="2025-05-21T18:20:00Z"/>
        </w:rPr>
      </w:pPr>
      <w:moveTo w:id="1308" w:author="Paulo Henrique dos Santos" w:date="2025-05-21T15:20:00Z" w16du:dateUtc="2025-05-21T18:20:00Z">
        <w:r>
          <w:t>A constatação de que fatores como presença de startups, obtenção de certificações e consenso entre agentes da rede, influenciam a maturidade da aplicação da blockchain, reforça a importância de estruturas institucionais no processo de difusão tecnológica no agronegócio. Os achados dialogam com a Teoria da Confiança e a Teoria do Comportamento Planejado, ao demonstrar que a visibilidade e a verificabilidade proporcionadas pela blockchain alteram significativamente a percepção de legitimidade e valor entre os atores da CAS. A aplicação do conceito de “consenso democrático” nos processos de rastreabilidade interna, sugere caminhos analíticos para compreender o papel da descentralização como elemento propulsor da maturidade tecnológica e da legitimidade social.</w:t>
        </w:r>
      </w:moveTo>
    </w:p>
    <w:p w14:paraId="46AE8D56" w14:textId="77777777" w:rsidR="00CB75E2" w:rsidRPr="008B7479" w:rsidRDefault="00CB75E2" w:rsidP="00CB75E2">
      <w:pPr>
        <w:spacing w:before="240" w:line="360" w:lineRule="auto"/>
        <w:ind w:firstLine="720"/>
        <w:rPr>
          <w:moveTo w:id="1309" w:author="Paulo Henrique dos Santos" w:date="2025-05-21T15:20:00Z" w16du:dateUtc="2025-05-21T18:20:00Z"/>
        </w:rPr>
      </w:pPr>
      <w:moveTo w:id="1310" w:author="Paulo Henrique dos Santos" w:date="2025-05-21T15:20:00Z" w16du:dateUtc="2025-05-21T18:20:00Z">
        <w:r w:rsidRPr="008B7479">
          <w:t>Por fim, ao propor um modelo ancorado em evidências empíricas com especialistas do setor</w:t>
        </w:r>
        <w:r>
          <w:t>, através da modelagem de tópicos</w:t>
        </w:r>
        <w:r w:rsidRPr="008B7479">
          <w:t xml:space="preserve">, este trabalho contribui com a </w:t>
        </w:r>
        <w:r>
          <w:t>sustentabilidade digital</w:t>
        </w:r>
        <w:r w:rsidRPr="008B7479">
          <w:t>, demonstrando que tecnologias emergentes podem não apenas aprimorar processos operacionais, mas também estruturar uma governança voltada para resultados sustentáveis de longo prazo.</w:t>
        </w:r>
      </w:moveTo>
    </w:p>
    <w:p w14:paraId="3170EF30" w14:textId="77777777" w:rsidR="00CB75E2" w:rsidRPr="008614B5" w:rsidRDefault="00CB75E2" w:rsidP="00CB75E2">
      <w:pPr>
        <w:pStyle w:val="Ttulo2"/>
        <w:numPr>
          <w:ilvl w:val="1"/>
          <w:numId w:val="23"/>
        </w:numPr>
        <w:tabs>
          <w:tab w:val="left" w:pos="284"/>
        </w:tabs>
        <w:spacing w:before="280" w:after="280"/>
        <w:rPr>
          <w:moveTo w:id="1311" w:author="Paulo Henrique dos Santos" w:date="2025-05-21T15:20:00Z" w16du:dateUtc="2025-05-21T18:20:00Z"/>
        </w:rPr>
      </w:pPr>
      <w:moveTo w:id="1312" w:author="Paulo Henrique dos Santos" w:date="2025-05-21T15:20:00Z" w16du:dateUtc="2025-05-21T18:20:00Z">
        <w:r>
          <w:t>Implicações práticas</w:t>
        </w:r>
      </w:moveTo>
    </w:p>
    <w:p w14:paraId="5494E133" w14:textId="77777777" w:rsidR="00CB75E2" w:rsidRDefault="00CB75E2" w:rsidP="00CB75E2">
      <w:pPr>
        <w:spacing w:before="240" w:line="360" w:lineRule="auto"/>
        <w:ind w:firstLine="720"/>
        <w:rPr>
          <w:moveTo w:id="1313" w:author="Paulo Henrique dos Santos" w:date="2025-05-21T15:20:00Z" w16du:dateUtc="2025-05-21T18:20:00Z"/>
        </w:rPr>
      </w:pPr>
      <w:moveTo w:id="1314" w:author="Paulo Henrique dos Santos" w:date="2025-05-21T15:20:00Z" w16du:dateUtc="2025-05-21T18:20:00Z">
        <w:r w:rsidRPr="00B34093">
          <w:t>O MMAB-</w:t>
        </w:r>
        <w:r>
          <w:t>N</w:t>
        </w:r>
        <w:r w:rsidRPr="00B34093">
          <w:t xml:space="preserve">CAS oferece aplicabilidade direta para gestores, formuladores de políticas públicas, investidores e startups atuantes na CAS. Ao identificar os critérios que definem o nível de maturidade da aplicação blockchain em negócios da CAS, é possível planejar ações estratégicas para evolução. </w:t>
        </w:r>
        <w:r w:rsidRPr="008B7479">
          <w:t xml:space="preserve">Para os gestores de </w:t>
        </w:r>
        <w:r w:rsidRPr="00B34093">
          <w:t>negócios inseridos na CAS</w:t>
        </w:r>
        <w:r w:rsidRPr="008B7479">
          <w:t>, o modelo funciona como uma ferramenta de diagnóstico que permite entender não apenas a posição atual da organização, mas também os passos necessários para avançar em direção a uma governança sustentável, confiável e digitalmente integrada. Ao estruturar as práticas em cinco níveis</w:t>
        </w:r>
        <w:r w:rsidRPr="00B34093">
          <w:t xml:space="preserve"> (</w:t>
        </w:r>
        <w:r w:rsidRPr="008B7479">
          <w:t>viabilidade à melhoria contínua</w:t>
        </w:r>
        <w:r w:rsidRPr="00B34093">
          <w:t xml:space="preserve">), </w:t>
        </w:r>
        <w:r w:rsidRPr="008B7479">
          <w:t>os tomadores de decisão podem adotar medidas progressivas, coerentes com a capacidade técnica, financeira e estratégica da empresa.</w:t>
        </w:r>
      </w:moveTo>
    </w:p>
    <w:p w14:paraId="6E90366B" w14:textId="77777777" w:rsidR="00CB75E2" w:rsidRDefault="00CB75E2" w:rsidP="00CB75E2">
      <w:pPr>
        <w:spacing w:before="240" w:line="360" w:lineRule="auto"/>
        <w:ind w:firstLine="720"/>
        <w:rPr>
          <w:moveTo w:id="1315" w:author="Paulo Henrique dos Santos" w:date="2025-05-21T15:20:00Z" w16du:dateUtc="2025-05-21T18:20:00Z"/>
        </w:rPr>
      </w:pPr>
      <w:moveTo w:id="1316" w:author="Paulo Henrique dos Santos" w:date="2025-05-21T15:20:00Z" w16du:dateUtc="2025-05-21T18:20:00Z">
        <w:r w:rsidRPr="008B7479">
          <w:lastRenderedPageBreak/>
          <w:t xml:space="preserve">No âmbito das políticas públicas e agências de fomento, os resultados ajudam a mapear gargalos estruturais da blockchain no setor agroalimentar, como a necessidade de suporte regulatório para certificações digitais, incentivos ao uso de tokens </w:t>
        </w:r>
        <w:r w:rsidRPr="00B34093">
          <w:t>e</w:t>
        </w:r>
        <w:r w:rsidRPr="008B7479">
          <w:t xml:space="preserve"> fortalecimento do ecossistema de startups especializadas. Dessa forma, o modelo pode orientar a formulação de programas de incentivo à inovação sustentável e ao uso responsável da tecnologia blockchain no campo.</w:t>
        </w:r>
      </w:moveTo>
    </w:p>
    <w:p w14:paraId="2D849F5B" w14:textId="77777777" w:rsidR="00CB75E2" w:rsidRDefault="00CB75E2" w:rsidP="00CB75E2">
      <w:pPr>
        <w:spacing w:before="240" w:line="360" w:lineRule="auto"/>
        <w:ind w:firstLine="720"/>
        <w:rPr>
          <w:moveTo w:id="1317" w:author="Paulo Henrique dos Santos" w:date="2025-05-21T15:20:00Z" w16du:dateUtc="2025-05-21T18:20:00Z"/>
        </w:rPr>
      </w:pPr>
      <w:moveTo w:id="1318" w:author="Paulo Henrique dos Santos" w:date="2025-05-21T15:20:00Z" w16du:dateUtc="2025-05-21T18:20:00Z">
        <w:r w:rsidRPr="008B7479">
          <w:t>Para</w:t>
        </w:r>
        <w:r w:rsidRPr="00B34093">
          <w:t xml:space="preserve"> as</w:t>
        </w:r>
        <w:r w:rsidRPr="008B7479">
          <w:t xml:space="preserve"> startups e desenvolvedores de soluções </w:t>
        </w:r>
        <w:r w:rsidRPr="00B34093">
          <w:t>blockchain para CAS</w:t>
        </w:r>
        <w:r w:rsidRPr="008B7479">
          <w:t xml:space="preserve">, o modelo oferece uma visão clara sobre quais funcionalidades, integrações e </w:t>
        </w:r>
        <w:r w:rsidRPr="00B34093">
          <w:t>tópicos específicos</w:t>
        </w:r>
        <w:r w:rsidRPr="008B7479">
          <w:t xml:space="preserve"> mais valorizados em cada etapa. </w:t>
        </w:r>
        <w:r w:rsidRPr="00B34093">
          <w:t>Desta maneira,</w:t>
        </w:r>
        <w:r w:rsidRPr="008B7479">
          <w:t xml:space="preserve"> favorece o alinhamento do portfólio de soluções com as reais demandas </w:t>
        </w:r>
        <w:r w:rsidRPr="00B34093">
          <w:t>da CAS</w:t>
        </w:r>
        <w:r w:rsidRPr="008B7479">
          <w:t>, especialmente nos elos produtivos com maior vulnerabilidade informacional e necessidade de rastreabilidade</w:t>
        </w:r>
        <w:r w:rsidRPr="00B34093">
          <w:t xml:space="preserve">, </w:t>
        </w:r>
        <w:r w:rsidRPr="008B7479">
          <w:t>como a produção primária e exportação.</w:t>
        </w:r>
        <w:r w:rsidRPr="00B34093">
          <w:t xml:space="preserve"> </w:t>
        </w:r>
        <w:r w:rsidRPr="008B7479">
          <w:t>Além disso, o modelo também oferece valor para organizações certificadoras e mercados internacionais, ao estabelecer critérios que podem ser utilizados para auditorias digitais, validações técnicas e análises de conformidade com padrões ESG (Ambiental, Social e Governança). A rastreabilidade de dados genéticos, por exemplo, pode ser integrada ao sistema como métrica objetiva de autenticidade e segurança alimentar.</w:t>
        </w:r>
      </w:moveTo>
    </w:p>
    <w:p w14:paraId="53E242E5" w14:textId="77777777" w:rsidR="00CB75E2" w:rsidRPr="008B7479" w:rsidRDefault="00CB75E2" w:rsidP="00CB75E2">
      <w:pPr>
        <w:spacing w:before="240" w:line="360" w:lineRule="auto"/>
        <w:ind w:firstLine="720"/>
        <w:rPr>
          <w:moveTo w:id="1319" w:author="Paulo Henrique dos Santos" w:date="2025-05-21T15:20:00Z" w16du:dateUtc="2025-05-21T18:20:00Z"/>
        </w:rPr>
      </w:pPr>
      <w:moveTo w:id="1320" w:author="Paulo Henrique dos Santos" w:date="2025-05-21T15:20:00Z" w16du:dateUtc="2025-05-21T18:20:00Z">
        <w:r w:rsidRPr="008B7479">
          <w:t>Em síntese, as implicações práticas deste estudo vão além da estruturação teórica, oferecendo um guia estratégico e operacional que pode ser incorporado por diferentes agentes da CAS para acelerar a transformação digital com foco na sustentabilidade, rastreabilidade e confiança interorganizacional.</w:t>
        </w:r>
      </w:moveTo>
    </w:p>
    <w:moveToRangeEnd w:id="1303"/>
    <w:p w14:paraId="344C209A" w14:textId="65595646" w:rsidR="00CB75E2" w:rsidRPr="00897E02" w:rsidDel="00CB75E2" w:rsidRDefault="00CB75E2" w:rsidP="00CB75E2">
      <w:pPr>
        <w:numPr>
          <w:ilvl w:val="1"/>
          <w:numId w:val="23"/>
        </w:numPr>
        <w:spacing w:before="240" w:line="360" w:lineRule="auto"/>
        <w:rPr>
          <w:del w:id="1321" w:author="Paulo Henrique dos Santos" w:date="2025-05-21T15:20:00Z" w16du:dateUtc="2025-05-21T18:20:00Z"/>
        </w:rPr>
        <w:pPrChange w:id="1322" w:author="Paulo Henrique dos Santos" w:date="2025-05-21T15:21:00Z" w16du:dateUtc="2025-05-21T18:21:00Z">
          <w:pPr>
            <w:spacing w:before="240" w:line="360" w:lineRule="auto"/>
            <w:ind w:firstLine="720"/>
          </w:pPr>
        </w:pPrChange>
      </w:pPr>
    </w:p>
    <w:p w14:paraId="21193F81" w14:textId="61EA7BD8" w:rsidR="002307E7" w:rsidRPr="008614B5" w:rsidRDefault="002307E7" w:rsidP="00CB75E2">
      <w:pPr>
        <w:pStyle w:val="Ttulo2"/>
        <w:numPr>
          <w:ilvl w:val="1"/>
          <w:numId w:val="23"/>
        </w:numPr>
        <w:tabs>
          <w:tab w:val="left" w:pos="284"/>
        </w:tabs>
        <w:spacing w:before="280" w:after="280"/>
        <w:pPrChange w:id="1323" w:author="Paulo Henrique dos Santos" w:date="2025-05-21T15:21:00Z" w16du:dateUtc="2025-05-21T18:21:00Z">
          <w:pPr>
            <w:pStyle w:val="Ttulo2"/>
            <w:numPr>
              <w:ilvl w:val="1"/>
              <w:numId w:val="24"/>
            </w:numPr>
            <w:tabs>
              <w:tab w:val="clear" w:pos="720"/>
              <w:tab w:val="left" w:pos="284"/>
            </w:tabs>
            <w:spacing w:before="280" w:after="280"/>
            <w:ind w:left="1074" w:hanging="360"/>
          </w:pPr>
        </w:pPrChange>
      </w:pPr>
      <w:r>
        <w:t xml:space="preserve">Limitações </w:t>
      </w:r>
      <w:r w:rsidR="00DF3DA0">
        <w:t>e estudos futuros</w:t>
      </w:r>
    </w:p>
    <w:p w14:paraId="6A14C1E9" w14:textId="5379A873" w:rsidR="003774E7" w:rsidRPr="00622EC1" w:rsidRDefault="00ED6F50" w:rsidP="002307E7">
      <w:pPr>
        <w:spacing w:before="240" w:line="360" w:lineRule="auto"/>
        <w:ind w:firstLine="720"/>
      </w:pPr>
      <w:r w:rsidRPr="00622EC1">
        <w:t>Esta pesquisa apresenta limitações que devem ser reconhecidas. A primeira, refere-se à restrição geográfica da amostra, composta exclusivamente por entrevistas com especialistas atuantes no Brasil. Embora o país represente um dos maiores polos agroalimentares globais, os resultados podem não capturar integralmente as nuances culturais, regulatórias e tecnológicas de outros contextos internacionais. Pesquisas futuras podem expandir o MMAB-</w:t>
      </w:r>
      <w:r w:rsidR="00693B57">
        <w:t>N</w:t>
      </w:r>
      <w:r w:rsidRPr="00622EC1">
        <w:t>CAS para diferentes regiões, incorporando dimensões conforme especificidades locais.</w:t>
      </w:r>
    </w:p>
    <w:p w14:paraId="49CC6C17" w14:textId="7D4037C4" w:rsidR="00ED6F50" w:rsidRPr="00622EC1" w:rsidRDefault="00ED6F50" w:rsidP="002307E7">
      <w:pPr>
        <w:spacing w:before="240" w:line="360" w:lineRule="auto"/>
        <w:ind w:firstLine="720"/>
      </w:pPr>
      <w:r w:rsidRPr="00622EC1">
        <w:t>Em segundo, está a natureza declaratória dos dados utilizados. As entrevistas analisadas refletem a percepção declarada dos especialistas e, embora forneçam insumos valiosos para o desenvolvimento do modelo, não necessariamente representam ações efetivamente implementadas ou resultados operacionais mensuráveis. Estudos futuros podem combinar dados qualitativos com métricas quantitativas extraídas de casos reais de aplicação da tecnologia blockchain na CAS, permitindo avaliação de desempenho.</w:t>
      </w:r>
      <w:r w:rsidR="003774E7" w:rsidRPr="00622EC1">
        <w:t xml:space="preserve"> </w:t>
      </w:r>
      <w:r w:rsidRPr="00622EC1">
        <w:t xml:space="preserve">Em terceiro, à representatividade dos perfis profissionais analisados. A maioria dos especialistas possui cargos de liderança (CEOs e diretores), o que tende a privilegiar uma visão estratégica e institucional </w:t>
      </w:r>
      <w:r w:rsidR="003774E7" w:rsidRPr="00622EC1">
        <w:t>do MMAB-</w:t>
      </w:r>
      <w:r w:rsidR="00693B57">
        <w:t>N</w:t>
      </w:r>
      <w:r w:rsidR="003774E7" w:rsidRPr="00622EC1">
        <w:t>CAS</w:t>
      </w:r>
      <w:r w:rsidRPr="00622EC1">
        <w:t>. Pesquisas futuras podem explorar a percepção de outros agentes da CAS</w:t>
      </w:r>
      <w:r w:rsidR="003774E7" w:rsidRPr="00622EC1">
        <w:t>,</w:t>
      </w:r>
      <w:r w:rsidRPr="00622EC1">
        <w:t xml:space="preserve"> como pequenos produtores, cooperativas, </w:t>
      </w:r>
      <w:r w:rsidRPr="00622EC1">
        <w:lastRenderedPageBreak/>
        <w:t>agentes logísticos e consumidores finais</w:t>
      </w:r>
      <w:r w:rsidR="003774E7" w:rsidRPr="00622EC1">
        <w:t>,</w:t>
      </w:r>
      <w:r w:rsidRPr="00622EC1">
        <w:t xml:space="preserve"> a fim de compreender como cada elo da cadeia percebe e influencia a evolução da maturidade </w:t>
      </w:r>
      <w:r w:rsidR="003774E7" w:rsidRPr="00622EC1">
        <w:t>blockchain</w:t>
      </w:r>
      <w:r w:rsidRPr="00622EC1">
        <w:t>.</w:t>
      </w:r>
    </w:p>
    <w:p w14:paraId="6D23361E" w14:textId="6E4B52A0" w:rsidR="003774E7" w:rsidRDefault="003774E7" w:rsidP="002307E7">
      <w:pPr>
        <w:spacing w:before="240" w:line="360" w:lineRule="auto"/>
        <w:ind w:firstLine="720"/>
        <w:rPr>
          <w:ins w:id="1324" w:author="Paulo Henrique dos Santos" w:date="2025-05-21T15:21:00Z" w16du:dateUtc="2025-05-21T18:21:00Z"/>
        </w:rPr>
      </w:pPr>
      <w:r w:rsidRPr="00622EC1">
        <w:t>Por fim, à ausência de validação do modelo MMAB-</w:t>
      </w:r>
      <w:r w:rsidR="00693B57">
        <w:t>N</w:t>
      </w:r>
      <w:r w:rsidRPr="00622EC1">
        <w:t>CAS em um caso real. Embora o modelo tenha sido desenvolvido com base em dados empíricos e validados por técnicas avançadas de análise textual, ainda não foi implementado ou testado em contextos operacionais concretos dentro da CAS. Isso representa uma etapa essencial para comprovar a aplicabilidade, robustez e escalabilidade do modelo em ambientes dinâmicos e multifatoriais. Assim, estudos futuros podem empregar diferentes métodos de validação empírica, tais como: estudos de caso longitudinais, para avaliar a evolução nos níveis de maturidade e identificar os fatores intervenientes; pesquisas-ação,</w:t>
      </w:r>
      <w:r w:rsidR="00622EC1">
        <w:t xml:space="preserve"> para</w:t>
      </w:r>
      <w:r w:rsidRPr="00622EC1">
        <w:t xml:space="preserve"> atuação direta de pesquisadores como facilitadores na implementação dos critérios do MMAB-</w:t>
      </w:r>
      <w:r w:rsidR="00693B57">
        <w:t>N</w:t>
      </w:r>
      <w:r w:rsidRPr="00622EC1">
        <w:t>CAS e acompanhando os resultados em tempo real; análise multicritério,</w:t>
      </w:r>
      <w:r w:rsidR="00622EC1">
        <w:t xml:space="preserve"> com</w:t>
      </w:r>
      <w:r w:rsidRPr="00622EC1">
        <w:t xml:space="preserve"> utilização de métodos como Analytic Hierarchy Process para avaliar o nível de maturidade; </w:t>
      </w:r>
      <w:r w:rsidR="0015182F" w:rsidRPr="00622EC1">
        <w:t>survey estruturado e entrevistas,</w:t>
      </w:r>
      <w:r w:rsidR="00622EC1">
        <w:t xml:space="preserve"> para</w:t>
      </w:r>
      <w:r w:rsidR="0015182F" w:rsidRPr="00622EC1">
        <w:t xml:space="preserve"> realização de entrevistas qualitativas e elaboração de um questionário baseado nos critérios e dimensões do MMAB-</w:t>
      </w:r>
      <w:r w:rsidR="00693B57">
        <w:t>N</w:t>
      </w:r>
      <w:r w:rsidR="0015182F" w:rsidRPr="00622EC1">
        <w:t>CAS.</w:t>
      </w:r>
    </w:p>
    <w:p w14:paraId="5F3F6D23" w14:textId="784E6B45" w:rsidR="00CB75E2" w:rsidRPr="008614B5" w:rsidRDefault="00CB75E2" w:rsidP="00CB75E2">
      <w:pPr>
        <w:pStyle w:val="Ttulo2"/>
        <w:numPr>
          <w:ilvl w:val="0"/>
          <w:numId w:val="0"/>
        </w:numPr>
        <w:tabs>
          <w:tab w:val="left" w:pos="284"/>
        </w:tabs>
        <w:spacing w:before="280" w:after="280"/>
        <w:ind w:left="714"/>
        <w:rPr>
          <w:ins w:id="1325" w:author="Paulo Henrique dos Santos" w:date="2025-05-21T15:21:00Z" w16du:dateUtc="2025-05-21T18:21:00Z"/>
        </w:rPr>
      </w:pPr>
      <w:ins w:id="1326" w:author="Paulo Henrique dos Santos" w:date="2025-05-21T15:21:00Z" w16du:dateUtc="2025-05-21T18:21:00Z">
        <w:r>
          <w:t>Referências</w:t>
        </w:r>
      </w:ins>
    </w:p>
    <w:p w14:paraId="5C873BC3" w14:textId="0DEEBA7F" w:rsidR="00CB75E2" w:rsidRPr="00622EC1" w:rsidDel="00CB75E2" w:rsidRDefault="00CB75E2" w:rsidP="00CB75E2">
      <w:pPr>
        <w:spacing w:before="240" w:line="360" w:lineRule="auto"/>
        <w:ind w:firstLine="720"/>
        <w:rPr>
          <w:del w:id="1327" w:author="Paulo Henrique dos Santos" w:date="2025-05-21T15:21:00Z" w16du:dateUtc="2025-05-21T18:21:00Z"/>
        </w:rPr>
      </w:pPr>
    </w:p>
    <w:p w14:paraId="2C0E187C" w14:textId="214650AD" w:rsidR="00094004" w:rsidRPr="004C2C7E" w:rsidDel="00CB75E2" w:rsidRDefault="005F4C57" w:rsidP="00B022B5">
      <w:pPr>
        <w:spacing w:before="240" w:line="360" w:lineRule="auto"/>
        <w:ind w:firstLine="720"/>
        <w:rPr>
          <w:del w:id="1328" w:author="Paulo Henrique dos Santos" w:date="2025-05-21T15:21:00Z" w16du:dateUtc="2025-05-21T18:21:00Z"/>
          <w:b/>
          <w:bCs/>
          <w:lang w:val="en-US"/>
        </w:rPr>
      </w:pPr>
      <w:del w:id="1329" w:author="Paulo Henrique dos Santos" w:date="2025-05-21T15:21:00Z" w16du:dateUtc="2025-05-21T18:21:00Z">
        <w:r w:rsidRPr="004C2C7E" w:rsidDel="00CB75E2">
          <w:rPr>
            <w:b/>
            <w:bCs/>
            <w:lang w:val="en-US"/>
          </w:rPr>
          <w:delText>Referências</w:delText>
        </w:r>
      </w:del>
    </w:p>
    <w:sdt>
      <w:sdtPr>
        <w:rPr>
          <w:color w:val="000000"/>
        </w:rPr>
        <w:tag w:val="MENDELEY_BIBLIOGRAPHY"/>
        <w:id w:val="675844476"/>
        <w:placeholder>
          <w:docPart w:val="DefaultPlaceholder_-1854013440"/>
        </w:placeholder>
      </w:sdtPr>
      <w:sdtContent>
        <w:p w14:paraId="34D16C5A" w14:textId="77777777" w:rsidR="00637990" w:rsidRDefault="00637990">
          <w:pPr>
            <w:autoSpaceDE w:val="0"/>
            <w:autoSpaceDN w:val="0"/>
            <w:ind w:hanging="480"/>
            <w:divId w:val="1583564775"/>
          </w:pPr>
          <w:r>
            <w:t xml:space="preserve">Abiri, R., Rizan, N., Balasundram, S. K., Shahbazi, A. B., &amp; Abdul-Hamid, H. (2023). Application of digital technologies for ensuring agricultural productivity. </w:t>
          </w:r>
          <w:r>
            <w:rPr>
              <w:i/>
              <w:iCs/>
            </w:rPr>
            <w:t>Heliyon</w:t>
          </w:r>
          <w:r>
            <w:t>.</w:t>
          </w:r>
        </w:p>
        <w:p w14:paraId="613692D5" w14:textId="77777777" w:rsidR="00637990" w:rsidRDefault="00637990">
          <w:pPr>
            <w:autoSpaceDE w:val="0"/>
            <w:autoSpaceDN w:val="0"/>
            <w:ind w:hanging="480"/>
            <w:divId w:val="1845969410"/>
          </w:pPr>
          <w:r>
            <w:t xml:space="preserve">Akbar, M. A., Leiva, V., Rafi, S., Qadri, S. F., Mahmood, S., &amp; Alsanad, A. (2022a). Towards roadmap to implement blockchain in healthcare systems based on a maturity model. </w:t>
          </w:r>
          <w:r>
            <w:rPr>
              <w:i/>
              <w:iCs/>
            </w:rPr>
            <w:t>Journal of Software: Evolution and Process</w:t>
          </w:r>
          <w:r>
            <w:t xml:space="preserve">, </w:t>
          </w:r>
          <w:r>
            <w:rPr>
              <w:i/>
              <w:iCs/>
            </w:rPr>
            <w:t>34</w:t>
          </w:r>
          <w:r>
            <w:t>(12), e2500.</w:t>
          </w:r>
        </w:p>
        <w:p w14:paraId="05ABE2EE" w14:textId="77777777" w:rsidR="00637990" w:rsidRDefault="00637990">
          <w:pPr>
            <w:autoSpaceDE w:val="0"/>
            <w:autoSpaceDN w:val="0"/>
            <w:ind w:hanging="480"/>
            <w:divId w:val="195193659"/>
          </w:pPr>
          <w:r>
            <w:t xml:space="preserve">Akbar, M. A., Leiva, V., Rafi, S., Qadri, S. F., Mahmood, S., &amp; Alsanad, A. (2022b). Towards roadmap to implement blockchain in healthcare systems based on a maturity model. </w:t>
          </w:r>
          <w:r>
            <w:rPr>
              <w:i/>
              <w:iCs/>
            </w:rPr>
            <w:t>Journal of Software: Evolution and Process</w:t>
          </w:r>
          <w:r>
            <w:t xml:space="preserve">, </w:t>
          </w:r>
          <w:r>
            <w:rPr>
              <w:i/>
              <w:iCs/>
            </w:rPr>
            <w:t>34</w:t>
          </w:r>
          <w:r>
            <w:t>(12), e2500.</w:t>
          </w:r>
        </w:p>
        <w:p w14:paraId="2E2D6701" w14:textId="77777777" w:rsidR="00637990" w:rsidRDefault="00637990">
          <w:pPr>
            <w:autoSpaceDE w:val="0"/>
            <w:autoSpaceDN w:val="0"/>
            <w:ind w:hanging="480"/>
            <w:divId w:val="648707484"/>
          </w:pPr>
          <w:r>
            <w:t xml:space="preserve">Alessandro Civati. (2022, May 18). </w:t>
          </w:r>
          <w:r>
            <w:rPr>
              <w:i/>
              <w:iCs/>
            </w:rPr>
            <w:t>Global Food Traceability - A Top growing market of 24 Billion USD by 2026</w:t>
          </w:r>
          <w:r>
            <w:t>. Blockchain Ai Cybersecurity.</w:t>
          </w:r>
        </w:p>
        <w:p w14:paraId="1ED56117" w14:textId="77777777" w:rsidR="00637990" w:rsidRDefault="00637990">
          <w:pPr>
            <w:autoSpaceDE w:val="0"/>
            <w:autoSpaceDN w:val="0"/>
            <w:ind w:hanging="480"/>
            <w:divId w:val="430512829"/>
          </w:pPr>
          <w:r>
            <w:t xml:space="preserve">Anastasiadis, F., Manikas, I., Apostolidou, I., &amp; Wahbeh, S. (2022). The role of traceability in end-to-end circular agri-food supply chains. </w:t>
          </w:r>
          <w:r>
            <w:rPr>
              <w:i/>
              <w:iCs/>
            </w:rPr>
            <w:t>Industrial Marketing Management</w:t>
          </w:r>
          <w:r>
            <w:t xml:space="preserve">, </w:t>
          </w:r>
          <w:r>
            <w:rPr>
              <w:i/>
              <w:iCs/>
            </w:rPr>
            <w:t>104</w:t>
          </w:r>
          <w:r>
            <w:t>, 196–211.</w:t>
          </w:r>
        </w:p>
        <w:p w14:paraId="7AFA6D05" w14:textId="77777777" w:rsidR="00637990" w:rsidRDefault="00637990">
          <w:pPr>
            <w:autoSpaceDE w:val="0"/>
            <w:autoSpaceDN w:val="0"/>
            <w:ind w:hanging="480"/>
            <w:divId w:val="1570724838"/>
          </w:pPr>
          <w:r>
            <w:t xml:space="preserve">Apeh, O. O., &amp; Nwulu, N. I. (2025). Improving traceability and sustainability in the agri-food industry through blockchain technology: A bibliometric approach, benefits and challenges. </w:t>
          </w:r>
          <w:r>
            <w:rPr>
              <w:i/>
              <w:iCs/>
            </w:rPr>
            <w:t>Energy Nexus</w:t>
          </w:r>
          <w:r>
            <w:t xml:space="preserve">, </w:t>
          </w:r>
          <w:r>
            <w:rPr>
              <w:i/>
              <w:iCs/>
            </w:rPr>
            <w:t>17</w:t>
          </w:r>
          <w:r>
            <w:t>, 100388.</w:t>
          </w:r>
        </w:p>
        <w:p w14:paraId="74354576" w14:textId="77777777" w:rsidR="00637990" w:rsidRDefault="00637990">
          <w:pPr>
            <w:autoSpaceDE w:val="0"/>
            <w:autoSpaceDN w:val="0"/>
            <w:ind w:hanging="480"/>
            <w:divId w:val="780763032"/>
          </w:pPr>
          <w:r>
            <w:t xml:space="preserve">Bai, Z., Yu, L., Zhao, L., &amp; Wang, W. (2024). Research on the construction and application of a smart library services maturity evaluation system based on CMM. </w:t>
          </w:r>
          <w:r>
            <w:rPr>
              <w:i/>
              <w:iCs/>
            </w:rPr>
            <w:t>The Electronic Library</w:t>
          </w:r>
          <w:r>
            <w:t xml:space="preserve">, </w:t>
          </w:r>
          <w:r>
            <w:rPr>
              <w:i/>
              <w:iCs/>
            </w:rPr>
            <w:t>42</w:t>
          </w:r>
          <w:r>
            <w:t>(5), 766–794.</w:t>
          </w:r>
        </w:p>
        <w:p w14:paraId="3AB6A865" w14:textId="77777777" w:rsidR="00637990" w:rsidRDefault="00637990">
          <w:pPr>
            <w:autoSpaceDE w:val="0"/>
            <w:autoSpaceDN w:val="0"/>
            <w:ind w:hanging="480"/>
            <w:divId w:val="1738240513"/>
          </w:pPr>
          <w:r>
            <w:t xml:space="preserve">Barbedo, M., Rita, P., &amp; Ramos, R. (2025). CEOs’ and Directors’ perspective towards environmental sustainability and climate change. </w:t>
          </w:r>
          <w:r>
            <w:rPr>
              <w:i/>
              <w:iCs/>
            </w:rPr>
            <w:t>Journal of Cleaner Production</w:t>
          </w:r>
          <w:r>
            <w:t>, 145143.</w:t>
          </w:r>
        </w:p>
        <w:p w14:paraId="0C66ED28" w14:textId="77777777" w:rsidR="00637990" w:rsidRDefault="00637990">
          <w:pPr>
            <w:autoSpaceDE w:val="0"/>
            <w:autoSpaceDN w:val="0"/>
            <w:ind w:hanging="480"/>
            <w:divId w:val="1834103229"/>
          </w:pPr>
          <w:r>
            <w:t xml:space="preserve">Berger, J., Humphreys, A., Ludwig, S., Moe, W. W., Netzer, O., &amp; Schweidel, D. A. (2020). Uniting the tribes: Using text for marketing insight. </w:t>
          </w:r>
          <w:r>
            <w:rPr>
              <w:i/>
              <w:iCs/>
            </w:rPr>
            <w:t>Journal of Marketing</w:t>
          </w:r>
          <w:r>
            <w:t xml:space="preserve">, </w:t>
          </w:r>
          <w:r>
            <w:rPr>
              <w:i/>
              <w:iCs/>
            </w:rPr>
            <w:t>84</w:t>
          </w:r>
          <w:r>
            <w:t>(1), 1–25.</w:t>
          </w:r>
        </w:p>
        <w:p w14:paraId="63A4CF6D" w14:textId="77777777" w:rsidR="00637990" w:rsidRDefault="00637990">
          <w:pPr>
            <w:autoSpaceDE w:val="0"/>
            <w:autoSpaceDN w:val="0"/>
            <w:ind w:hanging="480"/>
            <w:divId w:val="146483362"/>
          </w:pPr>
          <w:r>
            <w:t xml:space="preserve">Bueno, A., Godinho Filho, M., Cecconello, M., de Santa-Eulália, L. A., Caiado, R. G. G., Ganga, G. M. D., &amp; Carvalho, J. V. (2025). Advancing Towards Industry 4.0: A Maturity Model for Smart Shop Floor Control. </w:t>
          </w:r>
          <w:r>
            <w:rPr>
              <w:i/>
              <w:iCs/>
            </w:rPr>
            <w:t>International Journal of Production Economics</w:t>
          </w:r>
          <w:r>
            <w:t>, 109538.</w:t>
          </w:r>
        </w:p>
        <w:p w14:paraId="44B675C5" w14:textId="77777777" w:rsidR="00637990" w:rsidRDefault="00637990">
          <w:pPr>
            <w:autoSpaceDE w:val="0"/>
            <w:autoSpaceDN w:val="0"/>
            <w:ind w:hanging="480"/>
            <w:divId w:val="1849442714"/>
          </w:pPr>
          <w:r>
            <w:t xml:space="preserve">Campillo, L. P. (2025). Implementación de blockchain en el sistema judicial público y en los ADR. </w:t>
          </w:r>
          <w:r>
            <w:rPr>
              <w:i/>
              <w:iCs/>
            </w:rPr>
            <w:t>IDP. Revista d’Internet, Dret i Política</w:t>
          </w:r>
          <w:r>
            <w:t xml:space="preserve">, </w:t>
          </w:r>
          <w:r>
            <w:rPr>
              <w:i/>
              <w:iCs/>
            </w:rPr>
            <w:t>42</w:t>
          </w:r>
          <w:r>
            <w:t>.</w:t>
          </w:r>
        </w:p>
        <w:p w14:paraId="26D0D2FF" w14:textId="77777777" w:rsidR="00637990" w:rsidRDefault="00637990">
          <w:pPr>
            <w:autoSpaceDE w:val="0"/>
            <w:autoSpaceDN w:val="0"/>
            <w:ind w:hanging="480"/>
            <w:divId w:val="21785943"/>
          </w:pPr>
          <w:r>
            <w:t xml:space="preserve">Casagranda, Y. G., Wiśniewska-Paluszak, J., Paluszak, G., Mores, G. de V., Moro, L. D., Malafaia, G. C., Azevedo, D. B. de, &amp; Zhang, D. (2023). Emergent research themes on sustainability in the beef cattle industry in Brazil: an integrative literature review. </w:t>
          </w:r>
          <w:r>
            <w:rPr>
              <w:i/>
              <w:iCs/>
            </w:rPr>
            <w:t>Sustainability</w:t>
          </w:r>
          <w:r>
            <w:t xml:space="preserve">, </w:t>
          </w:r>
          <w:r>
            <w:rPr>
              <w:i/>
              <w:iCs/>
            </w:rPr>
            <w:t>15</w:t>
          </w:r>
          <w:r>
            <w:t>(5), 4670.</w:t>
          </w:r>
        </w:p>
        <w:p w14:paraId="343B3E9A" w14:textId="77777777" w:rsidR="00637990" w:rsidRDefault="00637990">
          <w:pPr>
            <w:autoSpaceDE w:val="0"/>
            <w:autoSpaceDN w:val="0"/>
            <w:ind w:hanging="480"/>
            <w:divId w:val="797190198"/>
          </w:pPr>
          <w:r>
            <w:lastRenderedPageBreak/>
            <w:t xml:space="preserve">Correia, A., Moro, S., &amp; Rita, P. (2023). The travel dream experience in pandemic times. </w:t>
          </w:r>
          <w:r>
            <w:rPr>
              <w:i/>
              <w:iCs/>
            </w:rPr>
            <w:t>Anatolia</w:t>
          </w:r>
          <w:r>
            <w:t xml:space="preserve">, </w:t>
          </w:r>
          <w:r>
            <w:rPr>
              <w:i/>
              <w:iCs/>
            </w:rPr>
            <w:t>34</w:t>
          </w:r>
          <w:r>
            <w:t>(3), 373–388.</w:t>
          </w:r>
        </w:p>
        <w:p w14:paraId="5FDD7C1A" w14:textId="77777777" w:rsidR="00637990" w:rsidRDefault="00637990">
          <w:pPr>
            <w:autoSpaceDE w:val="0"/>
            <w:autoSpaceDN w:val="0"/>
            <w:ind w:hanging="480"/>
            <w:divId w:val="1738941647"/>
          </w:pPr>
          <w:r>
            <w:t xml:space="preserve">Couraud, B., Robu, V., Flynn, D., Andoni, M., Norbu, S., &amp; Quinard, H. (2021). Real-time control of distributed batteries with blockchain-enabled market export commitments. </w:t>
          </w:r>
          <w:r>
            <w:rPr>
              <w:i/>
              <w:iCs/>
            </w:rPr>
            <w:t>IEEE Transactions on Sustainable Energy</w:t>
          </w:r>
          <w:r>
            <w:t xml:space="preserve">, </w:t>
          </w:r>
          <w:r>
            <w:rPr>
              <w:i/>
              <w:iCs/>
            </w:rPr>
            <w:t>13</w:t>
          </w:r>
          <w:r>
            <w:t>(1), 579–591.</w:t>
          </w:r>
        </w:p>
        <w:p w14:paraId="4EEEC956" w14:textId="77777777" w:rsidR="00637990" w:rsidRDefault="00637990">
          <w:pPr>
            <w:autoSpaceDE w:val="0"/>
            <w:autoSpaceDN w:val="0"/>
            <w:ind w:hanging="480"/>
            <w:divId w:val="1466314360"/>
          </w:pPr>
          <w:r>
            <w:t xml:space="preserve">Cruz, L., &amp; De Arruda Ignacio, P. S. (2023). Application of Blockchain Disruptive Technology in Agri-Food Chains for Sustainable Development, a Systematic Review. </w:t>
          </w:r>
          <w:r>
            <w:rPr>
              <w:i/>
              <w:iCs/>
            </w:rPr>
            <w:t>International Journal of Supply and Operations Management</w:t>
          </w:r>
          <w:r>
            <w:t xml:space="preserve">, </w:t>
          </w:r>
          <w:r>
            <w:rPr>
              <w:i/>
              <w:iCs/>
            </w:rPr>
            <w:t>10</w:t>
          </w:r>
          <w:r>
            <w:t>(4), 523–544.</w:t>
          </w:r>
        </w:p>
        <w:p w14:paraId="39AEC48E" w14:textId="77777777" w:rsidR="00637990" w:rsidRDefault="00637990">
          <w:pPr>
            <w:autoSpaceDE w:val="0"/>
            <w:autoSpaceDN w:val="0"/>
            <w:ind w:hanging="480"/>
            <w:divId w:val="1512795046"/>
          </w:pPr>
          <w:r>
            <w:t xml:space="preserve">Cumming, D., Drobetz, W., Momtaz, P. P., &amp; Schermann, N. (2025). Financing decentralized digital platform growth: The role of crypto funds in blockchain-based startups. </w:t>
          </w:r>
          <w:r>
            <w:rPr>
              <w:i/>
              <w:iCs/>
            </w:rPr>
            <w:t>Journal of Business Venturing</w:t>
          </w:r>
          <w:r>
            <w:t xml:space="preserve">, </w:t>
          </w:r>
          <w:r>
            <w:rPr>
              <w:i/>
              <w:iCs/>
            </w:rPr>
            <w:t>40</w:t>
          </w:r>
          <w:r>
            <w:t>(1), 106450.</w:t>
          </w:r>
        </w:p>
        <w:p w14:paraId="00B74D0A" w14:textId="77777777" w:rsidR="00637990" w:rsidRDefault="00637990">
          <w:pPr>
            <w:autoSpaceDE w:val="0"/>
            <w:autoSpaceDN w:val="0"/>
            <w:ind w:hanging="480"/>
            <w:divId w:val="222057983"/>
          </w:pPr>
          <w:r>
            <w:t xml:space="preserve">Dal Mas, F., Massaro, M., Ndou, V., &amp; Raguseo, E. (2023). Blockchain technologies for sustainability in the agrifood sector: A literature review of academic research and business perspectives. </w:t>
          </w:r>
          <w:r>
            <w:rPr>
              <w:i/>
              <w:iCs/>
            </w:rPr>
            <w:t>Technological Forecasting and Social Change</w:t>
          </w:r>
          <w:r>
            <w:t xml:space="preserve">, </w:t>
          </w:r>
          <w:r>
            <w:rPr>
              <w:i/>
              <w:iCs/>
            </w:rPr>
            <w:t>187</w:t>
          </w:r>
          <w:r>
            <w:t>, 122155.</w:t>
          </w:r>
        </w:p>
        <w:p w14:paraId="131316C2" w14:textId="77777777" w:rsidR="00637990" w:rsidRDefault="00637990">
          <w:pPr>
            <w:autoSpaceDE w:val="0"/>
            <w:autoSpaceDN w:val="0"/>
            <w:ind w:hanging="480"/>
            <w:divId w:val="1016037098"/>
          </w:pPr>
          <w:r>
            <w:t xml:space="preserve">Dayyala, N., Walstrom, K. A., &amp; Bagchi, K. K. (2022). Team characteristics moderating effect on software project completion time. In </w:t>
          </w:r>
          <w:r>
            <w:rPr>
              <w:i/>
              <w:iCs/>
            </w:rPr>
            <w:t>Research Anthology on Agile Software, Software Development, and Testing</w:t>
          </w:r>
          <w:r>
            <w:t xml:space="preserve"> (pp. 1342–1362). IGI Global Scientific Publishing.</w:t>
          </w:r>
        </w:p>
        <w:p w14:paraId="5E5CC4B4" w14:textId="77777777" w:rsidR="00637990" w:rsidRDefault="00637990">
          <w:pPr>
            <w:autoSpaceDE w:val="0"/>
            <w:autoSpaceDN w:val="0"/>
            <w:ind w:hanging="480"/>
            <w:divId w:val="690028553"/>
          </w:pPr>
          <w:r>
            <w:t xml:space="preserve">de Almeida Santos, D., Luiz Gonçalves Quelhas, O., Francisco Simões Gomes, C., Perez Zotes, L., Luiz Braga França, S., Vinagre Pinto de Souza, G., Amarante de Araújo, R., &amp; da Silva Carvalho Santos, S. (2020). Proposal for a maturity model in sustainability in the supply chain. </w:t>
          </w:r>
          <w:r>
            <w:rPr>
              <w:i/>
              <w:iCs/>
            </w:rPr>
            <w:t>Sustainability</w:t>
          </w:r>
          <w:r>
            <w:t xml:space="preserve">, </w:t>
          </w:r>
          <w:r>
            <w:rPr>
              <w:i/>
              <w:iCs/>
            </w:rPr>
            <w:t>12</w:t>
          </w:r>
          <w:r>
            <w:t>(22), 9655.</w:t>
          </w:r>
        </w:p>
        <w:p w14:paraId="27F30386" w14:textId="77777777" w:rsidR="00637990" w:rsidRDefault="00637990">
          <w:pPr>
            <w:autoSpaceDE w:val="0"/>
            <w:autoSpaceDN w:val="0"/>
            <w:ind w:hanging="480"/>
            <w:divId w:val="1955399994"/>
          </w:pPr>
          <w:r>
            <w:t xml:space="preserve">de Azevedo, D. S., Arruda, E. F., de Brito, A. C., &amp; Castelar, P. (2024). Dynamic elasticities of the trade balance of Brazilian agriculture in relation to the exchange rate. </w:t>
          </w:r>
          <w:r>
            <w:rPr>
              <w:i/>
              <w:iCs/>
            </w:rPr>
            <w:t>The International Trade Journal</w:t>
          </w:r>
          <w:r>
            <w:t xml:space="preserve">, </w:t>
          </w:r>
          <w:r>
            <w:rPr>
              <w:i/>
              <w:iCs/>
            </w:rPr>
            <w:t>38</w:t>
          </w:r>
          <w:r>
            <w:t>(2), 201–218.</w:t>
          </w:r>
        </w:p>
        <w:p w14:paraId="30DAEA79" w14:textId="77777777" w:rsidR="00637990" w:rsidRDefault="00637990">
          <w:pPr>
            <w:autoSpaceDE w:val="0"/>
            <w:autoSpaceDN w:val="0"/>
            <w:ind w:hanging="480"/>
            <w:divId w:val="2088115991"/>
          </w:pPr>
          <w:r>
            <w:t xml:space="preserve">Dou, Y., da Silva, R. F. B., Batistella, M., Torres, S., Moran, E., &amp; Liu, J. (2023). Mapping crop producer perceptions: The role of global drivers on local agricultural land use in Brazil. </w:t>
          </w:r>
          <w:r>
            <w:rPr>
              <w:i/>
              <w:iCs/>
            </w:rPr>
            <w:t>Land Use Policy</w:t>
          </w:r>
          <w:r>
            <w:t xml:space="preserve">, </w:t>
          </w:r>
          <w:r>
            <w:rPr>
              <w:i/>
              <w:iCs/>
            </w:rPr>
            <w:t>133</w:t>
          </w:r>
          <w:r>
            <w:t>, 106862.</w:t>
          </w:r>
        </w:p>
        <w:p w14:paraId="5961DFAC" w14:textId="77777777" w:rsidR="00637990" w:rsidRDefault="00637990">
          <w:pPr>
            <w:autoSpaceDE w:val="0"/>
            <w:autoSpaceDN w:val="0"/>
            <w:ind w:hanging="480"/>
            <w:divId w:val="856698451"/>
          </w:pPr>
          <w:r>
            <w:t xml:space="preserve">Duong, C. D., Nguyen, T. H., Ngo, T. V. N., Dao Thanh, T., &amp; Tran, N. M. (2025). Blockchain technology and consumers’ organic food consumption: a moderated mediation model of blockchain-based trust and perceived blockchain-related information transparency. </w:t>
          </w:r>
          <w:r>
            <w:rPr>
              <w:i/>
              <w:iCs/>
            </w:rPr>
            <w:t>Journal of Asia Business Studies</w:t>
          </w:r>
          <w:r>
            <w:t xml:space="preserve">, </w:t>
          </w:r>
          <w:r>
            <w:rPr>
              <w:i/>
              <w:iCs/>
            </w:rPr>
            <w:t>19</w:t>
          </w:r>
          <w:r>
            <w:t>(1), 54–78.</w:t>
          </w:r>
        </w:p>
        <w:p w14:paraId="1ACEC0C6" w14:textId="77777777" w:rsidR="00637990" w:rsidRDefault="00637990">
          <w:pPr>
            <w:autoSpaceDE w:val="0"/>
            <w:autoSpaceDN w:val="0"/>
            <w:ind w:hanging="480"/>
            <w:divId w:val="1506240361"/>
          </w:pPr>
          <w:r>
            <w:t xml:space="preserve">Egger, R., &amp; Yu, J. (2022). A topic modeling comparison between lda, nmf, top2vec, and bertopic to demystify twitter posts. </w:t>
          </w:r>
          <w:r>
            <w:rPr>
              <w:i/>
              <w:iCs/>
            </w:rPr>
            <w:t>Frontiers in Sociology</w:t>
          </w:r>
          <w:r>
            <w:t xml:space="preserve">, </w:t>
          </w:r>
          <w:r>
            <w:rPr>
              <w:i/>
              <w:iCs/>
            </w:rPr>
            <w:t>7</w:t>
          </w:r>
          <w:r>
            <w:t>, 886498.</w:t>
          </w:r>
        </w:p>
        <w:p w14:paraId="08C62601" w14:textId="77777777" w:rsidR="00637990" w:rsidRDefault="00637990">
          <w:pPr>
            <w:autoSpaceDE w:val="0"/>
            <w:autoSpaceDN w:val="0"/>
            <w:ind w:hanging="480"/>
            <w:divId w:val="93520382"/>
          </w:pPr>
          <w:r>
            <w:t xml:space="preserve">Frikha, T., Ktari, J., Zalila, B., Ghorbel, O., &amp; Amor, N. Ben. (2023). Integrating blockchain and deep learning for intelligent greenhouse control and traceability. </w:t>
          </w:r>
          <w:r>
            <w:rPr>
              <w:i/>
              <w:iCs/>
            </w:rPr>
            <w:t>Alexandria Engineering Journal</w:t>
          </w:r>
          <w:r>
            <w:t xml:space="preserve">, </w:t>
          </w:r>
          <w:r>
            <w:rPr>
              <w:i/>
              <w:iCs/>
            </w:rPr>
            <w:t>79</w:t>
          </w:r>
          <w:r>
            <w:t>, 259–273.</w:t>
          </w:r>
        </w:p>
        <w:p w14:paraId="34AC9F13" w14:textId="77777777" w:rsidR="00637990" w:rsidRDefault="00637990">
          <w:pPr>
            <w:autoSpaceDE w:val="0"/>
            <w:autoSpaceDN w:val="0"/>
            <w:ind w:hanging="480"/>
            <w:divId w:val="1054693634"/>
          </w:pPr>
          <w:r>
            <w:t xml:space="preserve">Fu, J., Cao, B., Wang, X., Zeng, P., Liang, W., &amp; Liu, Y. (2022). BFS: A blockchain-based financing scheme for logistics company in supply chain finance. </w:t>
          </w:r>
          <w:r>
            <w:rPr>
              <w:i/>
              <w:iCs/>
            </w:rPr>
            <w:t>Connection Science</w:t>
          </w:r>
          <w:r>
            <w:t xml:space="preserve">, </w:t>
          </w:r>
          <w:r>
            <w:rPr>
              <w:i/>
              <w:iCs/>
            </w:rPr>
            <w:t>34</w:t>
          </w:r>
          <w:r>
            <w:t>(1), 1929–1955.</w:t>
          </w:r>
        </w:p>
        <w:p w14:paraId="5D5F63E8" w14:textId="77777777" w:rsidR="00637990" w:rsidRDefault="00637990">
          <w:pPr>
            <w:autoSpaceDE w:val="0"/>
            <w:autoSpaceDN w:val="0"/>
            <w:ind w:hanging="480"/>
            <w:divId w:val="886066463"/>
          </w:pPr>
          <w:r>
            <w:t xml:space="preserve">Gohar, A. (2024). Leveraging accelerate financial and nonfinancial inclusion and empowerment in developing countries | Aprovechar la tecnología Blockchain para acelerar la inclusión y el empoderamiento financiero y no financiero en los países en desarrollo. </w:t>
          </w:r>
          <w:r>
            <w:rPr>
              <w:i/>
              <w:iCs/>
            </w:rPr>
            <w:t>Military Technical Courier/Vojnotehnicki Glasnik</w:t>
          </w:r>
          <w:r>
            <w:t xml:space="preserve">, </w:t>
          </w:r>
          <w:r>
            <w:rPr>
              <w:i/>
              <w:iCs/>
            </w:rPr>
            <w:t>72</w:t>
          </w:r>
          <w:r>
            <w:t>(2), 630–650. https://doi.org/10.5937/vojtehg72-48510</w:t>
          </w:r>
        </w:p>
        <w:p w14:paraId="2F88AA7A" w14:textId="77777777" w:rsidR="00637990" w:rsidRDefault="00637990">
          <w:pPr>
            <w:autoSpaceDE w:val="0"/>
            <w:autoSpaceDN w:val="0"/>
            <w:ind w:hanging="480"/>
            <w:divId w:val="1111629002"/>
          </w:pPr>
          <w:r>
            <w:t xml:space="preserve">Gombkötő, N., Hámori, J., Rózsa, A., Troján, S., Hegyi, J., Lámfalusi, I., &amp; Kacz, K. (2025). Sustainability reporting practices of Hungarian food subsectors from EU taxonomy perspectives. </w:t>
          </w:r>
          <w:r>
            <w:rPr>
              <w:i/>
              <w:iCs/>
            </w:rPr>
            <w:t>Discover Sustainability</w:t>
          </w:r>
          <w:r>
            <w:t xml:space="preserve">, </w:t>
          </w:r>
          <w:r>
            <w:rPr>
              <w:i/>
              <w:iCs/>
            </w:rPr>
            <w:t>6</w:t>
          </w:r>
          <w:r>
            <w:t>(1), 1–15.</w:t>
          </w:r>
        </w:p>
        <w:p w14:paraId="2900D314" w14:textId="77777777" w:rsidR="00637990" w:rsidRDefault="00637990">
          <w:pPr>
            <w:autoSpaceDE w:val="0"/>
            <w:autoSpaceDN w:val="0"/>
            <w:ind w:hanging="480"/>
            <w:divId w:val="1214733304"/>
          </w:pPr>
          <w:r>
            <w:t xml:space="preserve">Graibeh, A. M. Al, Khan, S., Al-Majeed, S., &amp; Zhang, S. (2024). Capability Assessment Framework for Artificial Intelligence and Blockchain Adoption in Public Sector of United Arab Emirates (UAE). </w:t>
          </w:r>
          <w:r>
            <w:rPr>
              <w:i/>
              <w:iCs/>
            </w:rPr>
            <w:t>International Journal of Advanced Computer Science and Applications</w:t>
          </w:r>
          <w:r>
            <w:t xml:space="preserve">, </w:t>
          </w:r>
          <w:r>
            <w:rPr>
              <w:i/>
              <w:iCs/>
            </w:rPr>
            <w:t>15</w:t>
          </w:r>
          <w:r>
            <w:t>(6), 50–56.</w:t>
          </w:r>
        </w:p>
        <w:p w14:paraId="1FAE680E" w14:textId="77777777" w:rsidR="00637990" w:rsidRDefault="00637990">
          <w:pPr>
            <w:autoSpaceDE w:val="0"/>
            <w:autoSpaceDN w:val="0"/>
            <w:ind w:hanging="480"/>
            <w:divId w:val="391318376"/>
          </w:pPr>
          <w:r>
            <w:t xml:space="preserve">Hajjar, R., Newton, P., Adshead, D., Bogaerts, M., Maguire-Rajpaul, V. A., Pinto, L. F. G., McDermott, C. L., Milder, J. C., Wollenberg, E., &amp; Agrawal, A. (2019). Scaling up sustainability in commodity agriculture: Transferability of governance mechanisms across the coffee and cattle sectors in Brazil. </w:t>
          </w:r>
          <w:r>
            <w:rPr>
              <w:i/>
              <w:iCs/>
            </w:rPr>
            <w:t>Journal of Cleaner Production</w:t>
          </w:r>
          <w:r>
            <w:t xml:space="preserve">, </w:t>
          </w:r>
          <w:r>
            <w:rPr>
              <w:i/>
              <w:iCs/>
            </w:rPr>
            <w:t>206</w:t>
          </w:r>
          <w:r>
            <w:t>, 124–132.</w:t>
          </w:r>
        </w:p>
        <w:p w14:paraId="00DAA700" w14:textId="77777777" w:rsidR="00637990" w:rsidRDefault="00637990">
          <w:pPr>
            <w:autoSpaceDE w:val="0"/>
            <w:autoSpaceDN w:val="0"/>
            <w:ind w:hanging="480"/>
            <w:divId w:val="1141537168"/>
          </w:pPr>
          <w:r>
            <w:t xml:space="preserve">Hamidi, S. M. M., Hoseini, S. F., Gholami, H., &amp; Kananizadeh, M. (2022). Blockchain capabilities to improve the productivity of maritime logistics processes: review, taxonomy, open challenges and future trends. </w:t>
          </w:r>
          <w:r>
            <w:rPr>
              <w:i/>
              <w:iCs/>
            </w:rPr>
            <w:t>Journal of Information Technology Management</w:t>
          </w:r>
          <w:r>
            <w:t xml:space="preserve">, </w:t>
          </w:r>
          <w:r>
            <w:rPr>
              <w:i/>
              <w:iCs/>
            </w:rPr>
            <w:t>14</w:t>
          </w:r>
          <w:r>
            <w:t>(Special Issue: The business value of Blockchain, challenges, and perspectives.), 144–170.</w:t>
          </w:r>
        </w:p>
        <w:p w14:paraId="5F454A2B" w14:textId="77777777" w:rsidR="00637990" w:rsidRDefault="00637990">
          <w:pPr>
            <w:autoSpaceDE w:val="0"/>
            <w:autoSpaceDN w:val="0"/>
            <w:ind w:hanging="480"/>
            <w:divId w:val="2093356283"/>
          </w:pPr>
          <w:r>
            <w:lastRenderedPageBreak/>
            <w:t xml:space="preserve">Hamidi, S. M. M., Hoseini, S. F., Gholami, H., &amp; Kananizadeh-Bahmani, M. (2024). A three-stage digital maturity model to assess readiness blockchain implementation in maritime logistics industry. </w:t>
          </w:r>
          <w:r>
            <w:rPr>
              <w:i/>
              <w:iCs/>
            </w:rPr>
            <w:t>Journal of Industrial Information Integration</w:t>
          </w:r>
          <w:r>
            <w:t>, 100643.</w:t>
          </w:r>
        </w:p>
        <w:p w14:paraId="003B430B" w14:textId="77777777" w:rsidR="00637990" w:rsidRDefault="00637990">
          <w:pPr>
            <w:autoSpaceDE w:val="0"/>
            <w:autoSpaceDN w:val="0"/>
            <w:ind w:hanging="480"/>
            <w:divId w:val="1136795937"/>
          </w:pPr>
          <w:r>
            <w:t xml:space="preserve">Harter, D. E., Krishnan, M. S., &amp; Slaughter, S. A. (2000). Effects of process maturity on quality, cycle time, and effort in software product development. </w:t>
          </w:r>
          <w:r>
            <w:rPr>
              <w:i/>
              <w:iCs/>
            </w:rPr>
            <w:t>Management Science</w:t>
          </w:r>
          <w:r>
            <w:t xml:space="preserve">, </w:t>
          </w:r>
          <w:r>
            <w:rPr>
              <w:i/>
              <w:iCs/>
            </w:rPr>
            <w:t>46</w:t>
          </w:r>
          <w:r>
            <w:t>(4), 451–466.</w:t>
          </w:r>
        </w:p>
        <w:p w14:paraId="7C87BFC1" w14:textId="77777777" w:rsidR="00637990" w:rsidRDefault="00637990">
          <w:pPr>
            <w:autoSpaceDE w:val="0"/>
            <w:autoSpaceDN w:val="0"/>
            <w:ind w:hanging="480"/>
            <w:divId w:val="1864711290"/>
          </w:pPr>
          <w:r>
            <w:t xml:space="preserve">Hina, M., Islam, N., &amp; Luo, X. R. (2025). Towards sustainable consumption decision-making: Examining the interplay of blockchain transparency and information-seeking in reducing product uncertainty. </w:t>
          </w:r>
          <w:r>
            <w:rPr>
              <w:i/>
              <w:iCs/>
            </w:rPr>
            <w:t>Decision Support Systems</w:t>
          </w:r>
          <w:r>
            <w:t xml:space="preserve">, </w:t>
          </w:r>
          <w:r>
            <w:rPr>
              <w:i/>
              <w:iCs/>
            </w:rPr>
            <w:t>189</w:t>
          </w:r>
          <w:r>
            <w:t>, 114370.</w:t>
          </w:r>
        </w:p>
        <w:p w14:paraId="7ED4493F" w14:textId="77777777" w:rsidR="00637990" w:rsidRDefault="00637990">
          <w:pPr>
            <w:autoSpaceDE w:val="0"/>
            <w:autoSpaceDN w:val="0"/>
            <w:ind w:hanging="480"/>
            <w:divId w:val="1118986916"/>
          </w:pPr>
          <w:r>
            <w:t xml:space="preserve">Hynds, E. J., Brandt, V., Burek, S., Jager, W., Knox, P., Parker, J. P., Schwartz, L., Taylor, J., &amp; Zietlow, M. (2014). A maturity model for sustainability in new product development. </w:t>
          </w:r>
          <w:r>
            <w:rPr>
              <w:i/>
              <w:iCs/>
            </w:rPr>
            <w:t>Research-Technology Management</w:t>
          </w:r>
          <w:r>
            <w:t xml:space="preserve">, </w:t>
          </w:r>
          <w:r>
            <w:rPr>
              <w:i/>
              <w:iCs/>
            </w:rPr>
            <w:t>57</w:t>
          </w:r>
          <w:r>
            <w:t>(1), 50–57.</w:t>
          </w:r>
        </w:p>
        <w:p w14:paraId="310AE0F6" w14:textId="77777777" w:rsidR="00637990" w:rsidRDefault="00637990">
          <w:pPr>
            <w:autoSpaceDE w:val="0"/>
            <w:autoSpaceDN w:val="0"/>
            <w:ind w:hanging="480"/>
            <w:divId w:val="715666101"/>
          </w:pPr>
          <w:r>
            <w:t xml:space="preserve">Jiang, J., Jiang, S., Xu, G., &amp; Li, J. (2024). Research on Pricing Strategy and Profit-Distribution Mechanism of Green and Low-Carbon Agricultural Products’ Traceability Supply Chain. </w:t>
          </w:r>
          <w:r>
            <w:rPr>
              <w:i/>
              <w:iCs/>
            </w:rPr>
            <w:t>Sustainability</w:t>
          </w:r>
          <w:r>
            <w:t xml:space="preserve">, </w:t>
          </w:r>
          <w:r>
            <w:rPr>
              <w:i/>
              <w:iCs/>
            </w:rPr>
            <w:t>16</w:t>
          </w:r>
          <w:r>
            <w:t>(5), 2087.</w:t>
          </w:r>
        </w:p>
        <w:p w14:paraId="09650693" w14:textId="77777777" w:rsidR="00637990" w:rsidRDefault="00637990">
          <w:pPr>
            <w:autoSpaceDE w:val="0"/>
            <w:autoSpaceDN w:val="0"/>
            <w:ind w:hanging="480"/>
            <w:divId w:val="1703751096"/>
          </w:pPr>
          <w:r>
            <w:t xml:space="preserve">Jraisat, L., Jreissat, M., Upadhyay, A., &amp; Kumar, A. (2023). Blockchain technology: The role of integrated reverse supply chain networks in sustainability. </w:t>
          </w:r>
          <w:r>
            <w:rPr>
              <w:i/>
              <w:iCs/>
            </w:rPr>
            <w:t>Supply Chain Forum: An International Journal</w:t>
          </w:r>
          <w:r>
            <w:t xml:space="preserve">, </w:t>
          </w:r>
          <w:r>
            <w:rPr>
              <w:i/>
              <w:iCs/>
            </w:rPr>
            <w:t>24</w:t>
          </w:r>
          <w:r>
            <w:t>(1), 17–30.</w:t>
          </w:r>
        </w:p>
        <w:p w14:paraId="03B9FAA4" w14:textId="77777777" w:rsidR="00637990" w:rsidRDefault="00637990">
          <w:pPr>
            <w:autoSpaceDE w:val="0"/>
            <w:autoSpaceDN w:val="0"/>
            <w:ind w:hanging="480"/>
            <w:divId w:val="2075734796"/>
          </w:pPr>
          <w:r>
            <w:t xml:space="preserve">Kamble, S. S., Gunasekaran, A., &amp; Sharma, R. (2020). Modeling the blockchain enabled traceability in agriculture supply chain. </w:t>
          </w:r>
          <w:r>
            <w:rPr>
              <w:i/>
              <w:iCs/>
            </w:rPr>
            <w:t>International Journal of Information Management</w:t>
          </w:r>
          <w:r>
            <w:t xml:space="preserve">, </w:t>
          </w:r>
          <w:r>
            <w:rPr>
              <w:i/>
              <w:iCs/>
            </w:rPr>
            <w:t>52</w:t>
          </w:r>
          <w:r>
            <w:t>, 101967.</w:t>
          </w:r>
        </w:p>
        <w:p w14:paraId="10D112C3" w14:textId="77777777" w:rsidR="00637990" w:rsidRDefault="00637990">
          <w:pPr>
            <w:autoSpaceDE w:val="0"/>
            <w:autoSpaceDN w:val="0"/>
            <w:ind w:hanging="480"/>
            <w:divId w:val="1392922875"/>
          </w:pPr>
          <w:r>
            <w:t xml:space="preserve">Khan, M. A., Hossain, M. E., Shahaab, A., &amp; Khan, I. (2022). ShrimpChain: A blockchain-based transparent and traceable framework to enhance the export potentiality of Bangladeshi shrimp. </w:t>
          </w:r>
          <w:r>
            <w:rPr>
              <w:i/>
              <w:iCs/>
            </w:rPr>
            <w:t>Smart Agricultural Technology</w:t>
          </w:r>
          <w:r>
            <w:t xml:space="preserve">, </w:t>
          </w:r>
          <w:r>
            <w:rPr>
              <w:i/>
              <w:iCs/>
            </w:rPr>
            <w:t>2</w:t>
          </w:r>
          <w:r>
            <w:t>, 100041.</w:t>
          </w:r>
        </w:p>
        <w:p w14:paraId="3FC98A9F" w14:textId="77777777" w:rsidR="00637990" w:rsidRDefault="00637990">
          <w:pPr>
            <w:autoSpaceDE w:val="0"/>
            <w:autoSpaceDN w:val="0"/>
            <w:ind w:hanging="480"/>
            <w:divId w:val="1364332351"/>
          </w:pPr>
          <w:r>
            <w:t xml:space="preserve">Khanna, A., Jain, S., Burgio, A., Bolshev, V., &amp; Panchenko, V. (2022). </w:t>
          </w:r>
          <w:r>
            <w:rPr>
              <w:i/>
              <w:iCs/>
            </w:rPr>
            <w:t>Blockchain-Enabled supply chain platform for Indian dairy industry: safety and traceability. Foods 11 (17)</w:t>
          </w:r>
          <w:r>
            <w:t>.</w:t>
          </w:r>
        </w:p>
        <w:p w14:paraId="31D7D00D" w14:textId="77777777" w:rsidR="00637990" w:rsidRDefault="00637990">
          <w:pPr>
            <w:autoSpaceDE w:val="0"/>
            <w:autoSpaceDN w:val="0"/>
            <w:ind w:hanging="480"/>
            <w:divId w:val="1441074181"/>
          </w:pPr>
          <w:r>
            <w:t xml:space="preserve">Kurniawan, A., Sari, R. M., Nugraha, E., &amp; Kurnia, D. (2025). Maturity model of blockchain in e-commerce, Indonesia. </w:t>
          </w:r>
          <w:r>
            <w:rPr>
              <w:i/>
              <w:iCs/>
            </w:rPr>
            <w:t>International Journal of Innovative Research and Scientific Studies</w:t>
          </w:r>
          <w:r>
            <w:t xml:space="preserve">, </w:t>
          </w:r>
          <w:r>
            <w:rPr>
              <w:i/>
              <w:iCs/>
            </w:rPr>
            <w:t>8</w:t>
          </w:r>
          <w:r>
            <w:t>(1), 1930–1946.</w:t>
          </w:r>
        </w:p>
        <w:p w14:paraId="3F5557D7" w14:textId="77777777" w:rsidR="00637990" w:rsidRDefault="00637990">
          <w:pPr>
            <w:autoSpaceDE w:val="0"/>
            <w:autoSpaceDN w:val="0"/>
            <w:ind w:hanging="480"/>
            <w:divId w:val="65692618"/>
          </w:pPr>
          <w:r>
            <w:t xml:space="preserve">Lavanya, M., &amp; Kavitha, V. (2022). Secure tamper-resistant electronic health record transaction in cloud system via blockchain. </w:t>
          </w:r>
          <w:r>
            <w:rPr>
              <w:i/>
              <w:iCs/>
            </w:rPr>
            <w:t>Wireless Personal Communications</w:t>
          </w:r>
          <w:r>
            <w:t xml:space="preserve">, </w:t>
          </w:r>
          <w:r>
            <w:rPr>
              <w:i/>
              <w:iCs/>
            </w:rPr>
            <w:t>124</w:t>
          </w:r>
          <w:r>
            <w:t>(1), 607–632.</w:t>
          </w:r>
        </w:p>
        <w:p w14:paraId="4817BA22" w14:textId="77777777" w:rsidR="00637990" w:rsidRDefault="00637990">
          <w:pPr>
            <w:autoSpaceDE w:val="0"/>
            <w:autoSpaceDN w:val="0"/>
            <w:ind w:hanging="480"/>
            <w:divId w:val="527137860"/>
          </w:pPr>
          <w:r>
            <w:t xml:space="preserve">Lee, H., Lee, S. H., Lee, K. R., &amp; Kim, J. H. (2023). Esg discourse analysis through bertopic: comparing news articles and academic papers. </w:t>
          </w:r>
          <w:r>
            <w:rPr>
              <w:i/>
              <w:iCs/>
            </w:rPr>
            <w:t>Computers, Materials &amp; Continua</w:t>
          </w:r>
          <w:r>
            <w:t xml:space="preserve">, </w:t>
          </w:r>
          <w:r>
            <w:rPr>
              <w:i/>
              <w:iCs/>
            </w:rPr>
            <w:t>75</w:t>
          </w:r>
          <w:r>
            <w:t>(3), 6023–6037.</w:t>
          </w:r>
        </w:p>
        <w:p w14:paraId="514C7AD3" w14:textId="77777777" w:rsidR="00637990" w:rsidRDefault="00637990">
          <w:pPr>
            <w:autoSpaceDE w:val="0"/>
            <w:autoSpaceDN w:val="0"/>
            <w:ind w:hanging="480"/>
            <w:divId w:val="1287614295"/>
          </w:pPr>
          <w:r>
            <w:t xml:space="preserve">Lempogo, F., Brown-Acquaye, W. L., Agangiba, M., &amp; Twumasi, D. S. K. (2023). Blockchain Maturity of Ghanaian Financial Institutions and Their Readiness to Adopt Distributed Ledger for KYC Processes. </w:t>
          </w:r>
          <w:r>
            <w:rPr>
              <w:i/>
              <w:iCs/>
            </w:rPr>
            <w:t>International Journal of E-Services and Mobile Applications (IJESMA)</w:t>
          </w:r>
          <w:r>
            <w:t xml:space="preserve">, </w:t>
          </w:r>
          <w:r>
            <w:rPr>
              <w:i/>
              <w:iCs/>
            </w:rPr>
            <w:t>15</w:t>
          </w:r>
          <w:r>
            <w:t>(1), 1–24.</w:t>
          </w:r>
        </w:p>
        <w:p w14:paraId="7E10CDA3" w14:textId="77777777" w:rsidR="00637990" w:rsidRDefault="00637990">
          <w:pPr>
            <w:autoSpaceDE w:val="0"/>
            <w:autoSpaceDN w:val="0"/>
            <w:ind w:hanging="480"/>
            <w:divId w:val="1652784239"/>
          </w:pPr>
          <w:r>
            <w:t xml:space="preserve">Liberty, J. T., Lin, H., Kucha, C., Sun, S., &amp; Alsalman, F. B. (2024). Innovative approaches to food traceability with DNA barcoding: beyond traditional labels and certifications. </w:t>
          </w:r>
          <w:r>
            <w:rPr>
              <w:i/>
              <w:iCs/>
            </w:rPr>
            <w:t>Ecological Genetics and Genomics</w:t>
          </w:r>
          <w:r>
            <w:t>, 100317.</w:t>
          </w:r>
        </w:p>
        <w:p w14:paraId="65ADD003" w14:textId="77777777" w:rsidR="00637990" w:rsidRDefault="00637990">
          <w:pPr>
            <w:autoSpaceDE w:val="0"/>
            <w:autoSpaceDN w:val="0"/>
            <w:ind w:hanging="480"/>
            <w:divId w:val="1654792421"/>
          </w:pPr>
          <w:r>
            <w:t xml:space="preserve">Lima, D., Ramos, R. F., &amp; Oliveira, P. M. (2024). Customer satisfaction in the pet food subscription-based online services. </w:t>
          </w:r>
          <w:r>
            <w:rPr>
              <w:i/>
              <w:iCs/>
            </w:rPr>
            <w:t>Electronic Commerce Research</w:t>
          </w:r>
          <w:r>
            <w:t xml:space="preserve">, </w:t>
          </w:r>
          <w:r>
            <w:rPr>
              <w:i/>
              <w:iCs/>
            </w:rPr>
            <w:t>24</w:t>
          </w:r>
          <w:r>
            <w:t>(2), 745–769.</w:t>
          </w:r>
        </w:p>
        <w:p w14:paraId="5811EF36" w14:textId="77777777" w:rsidR="00637990" w:rsidRDefault="00637990">
          <w:pPr>
            <w:autoSpaceDE w:val="0"/>
            <w:autoSpaceDN w:val="0"/>
            <w:ind w:hanging="480"/>
            <w:divId w:val="2141680205"/>
          </w:pPr>
          <w:r>
            <w:t xml:space="preserve">Liu, Y., Tao, X., Das, M., Gong, X., Liu, H., Xu, Y., Xie, A., &amp; Cheng, J. C. P. (2024). Blockchain-enabled platform-as-a-service for production management in off-site construction design using openBIM standards. </w:t>
          </w:r>
          <w:r>
            <w:rPr>
              <w:i/>
              <w:iCs/>
            </w:rPr>
            <w:t>Automation in Construction</w:t>
          </w:r>
          <w:r>
            <w:t xml:space="preserve">, </w:t>
          </w:r>
          <w:r>
            <w:rPr>
              <w:i/>
              <w:iCs/>
            </w:rPr>
            <w:t>164</w:t>
          </w:r>
          <w:r>
            <w:t>, 105447.</w:t>
          </w:r>
        </w:p>
        <w:p w14:paraId="4312C894" w14:textId="77777777" w:rsidR="00637990" w:rsidRDefault="00637990">
          <w:pPr>
            <w:autoSpaceDE w:val="0"/>
            <w:autoSpaceDN w:val="0"/>
            <w:ind w:hanging="480"/>
            <w:divId w:val="1087537140"/>
          </w:pPr>
          <w:r>
            <w:t xml:space="preserve">Liu, Y., &amp; Wan, F. (2024). Unveiling temporal and spatial research trends in precision agriculture: A BERTopic text mining approach. </w:t>
          </w:r>
          <w:r>
            <w:rPr>
              <w:i/>
              <w:iCs/>
            </w:rPr>
            <w:t>Heliyon</w:t>
          </w:r>
          <w:r>
            <w:t>.</w:t>
          </w:r>
        </w:p>
        <w:p w14:paraId="42A5A710" w14:textId="77777777" w:rsidR="00637990" w:rsidRDefault="00637990">
          <w:pPr>
            <w:autoSpaceDE w:val="0"/>
            <w:autoSpaceDN w:val="0"/>
            <w:ind w:hanging="480"/>
            <w:divId w:val="1348291105"/>
          </w:pPr>
          <w:r>
            <w:t xml:space="preserve">Liu, Z., Yu, X., Liu, N., Liu, C., Jiang, A., &amp; Chen, L. (2025). Integrating AI with detection methods, IoT, and blockchain to achieve food authenticity and traceability from farm-to-table. </w:t>
          </w:r>
          <w:r>
            <w:rPr>
              <w:i/>
              <w:iCs/>
            </w:rPr>
            <w:t>Trends in Food Science &amp; Technology</w:t>
          </w:r>
          <w:r>
            <w:t>, 104925.</w:t>
          </w:r>
        </w:p>
        <w:p w14:paraId="6806EDB9" w14:textId="77777777" w:rsidR="00637990" w:rsidRDefault="00637990">
          <w:pPr>
            <w:autoSpaceDE w:val="0"/>
            <w:autoSpaceDN w:val="0"/>
            <w:ind w:hanging="480"/>
            <w:divId w:val="157812430"/>
          </w:pPr>
          <w:r>
            <w:t xml:space="preserve">Lukacs, M., Toth, F., Horvath, R., Solymos, G., Alpár, B., Varga, P., Kertesz, I., Gillay, Z., Baranyai, L., &amp; Felfoldi, J. (2025). Advanced Digital Solutions for Food Traceability: Enhancing Origin, Quality, and Safety Through NIRS, RFID, Blockchain, and IoT. </w:t>
          </w:r>
          <w:r>
            <w:rPr>
              <w:i/>
              <w:iCs/>
            </w:rPr>
            <w:t>Journal of Sensor and Actuator Networks</w:t>
          </w:r>
          <w:r>
            <w:t xml:space="preserve">, </w:t>
          </w:r>
          <w:r>
            <w:rPr>
              <w:i/>
              <w:iCs/>
            </w:rPr>
            <w:t>14</w:t>
          </w:r>
          <w:r>
            <w:t>(1), 21.</w:t>
          </w:r>
        </w:p>
        <w:p w14:paraId="6CDAB509" w14:textId="77777777" w:rsidR="00637990" w:rsidRDefault="00637990">
          <w:pPr>
            <w:autoSpaceDE w:val="0"/>
            <w:autoSpaceDN w:val="0"/>
            <w:ind w:hanging="480"/>
            <w:divId w:val="971979344"/>
          </w:pPr>
          <w:r>
            <w:t xml:space="preserve">Luzzani, G., Grandis, E., Frey, M., &amp; Capri, E. (2021). Blockchain technology in wine chain for collecting and addressing sustainable performance: An exploratory study. </w:t>
          </w:r>
          <w:r>
            <w:rPr>
              <w:i/>
              <w:iCs/>
            </w:rPr>
            <w:t>Sustainability</w:t>
          </w:r>
          <w:r>
            <w:t xml:space="preserve">, </w:t>
          </w:r>
          <w:r>
            <w:rPr>
              <w:i/>
              <w:iCs/>
            </w:rPr>
            <w:t>13</w:t>
          </w:r>
          <w:r>
            <w:t>(22), 12898.</w:t>
          </w:r>
        </w:p>
        <w:p w14:paraId="1D600A84" w14:textId="77777777" w:rsidR="00637990" w:rsidRDefault="00637990">
          <w:pPr>
            <w:autoSpaceDE w:val="0"/>
            <w:autoSpaceDN w:val="0"/>
            <w:ind w:hanging="480"/>
            <w:divId w:val="2089881309"/>
          </w:pPr>
          <w:r>
            <w:t xml:space="preserve">Marques, L., Morais, D., &amp; Terra, A. (2024). More than meets the eye: Misconduct and decoupling against blockchain for supply chain transparency. </w:t>
          </w:r>
          <w:r>
            <w:rPr>
              <w:i/>
              <w:iCs/>
            </w:rPr>
            <w:t>Production and Operations Management</w:t>
          </w:r>
          <w:r>
            <w:t>, 10591478231224928.</w:t>
          </w:r>
        </w:p>
        <w:p w14:paraId="08802154" w14:textId="77777777" w:rsidR="00637990" w:rsidRDefault="00637990">
          <w:pPr>
            <w:autoSpaceDE w:val="0"/>
            <w:autoSpaceDN w:val="0"/>
            <w:ind w:hanging="480"/>
            <w:divId w:val="1723672421"/>
          </w:pPr>
          <w:r>
            <w:lastRenderedPageBreak/>
            <w:t xml:space="preserve">Mata, F., Barros, D., Pereira-Pinto, R., &amp; Pires, P. (2024). EU Citizens’ Perception of Risks Posed to the Sustainability of EU Food Security. </w:t>
          </w:r>
          <w:r>
            <w:rPr>
              <w:i/>
              <w:iCs/>
            </w:rPr>
            <w:t>Sustainability</w:t>
          </w:r>
          <w:r>
            <w:t xml:space="preserve">, </w:t>
          </w:r>
          <w:r>
            <w:rPr>
              <w:i/>
              <w:iCs/>
            </w:rPr>
            <w:t>16</w:t>
          </w:r>
          <w:r>
            <w:t>(22), 9840.</w:t>
          </w:r>
        </w:p>
        <w:p w14:paraId="368B4FE9" w14:textId="77777777" w:rsidR="00637990" w:rsidRDefault="00637990">
          <w:pPr>
            <w:autoSpaceDE w:val="0"/>
            <w:autoSpaceDN w:val="0"/>
            <w:ind w:hanging="480"/>
            <w:divId w:val="1500150542"/>
          </w:pPr>
          <w:r>
            <w:t xml:space="preserve">Matani, A., Sahafi, A., &amp; Broumandnia, A. (2025). Improving scalability in blockchain systems using multi-level sharding based on heterogeneity of network nodes. </w:t>
          </w:r>
          <w:r>
            <w:rPr>
              <w:i/>
              <w:iCs/>
            </w:rPr>
            <w:t>Computing</w:t>
          </w:r>
          <w:r>
            <w:t xml:space="preserve">, </w:t>
          </w:r>
          <w:r>
            <w:rPr>
              <w:i/>
              <w:iCs/>
            </w:rPr>
            <w:t>107</w:t>
          </w:r>
          <w:r>
            <w:t>(2), 1–34.</w:t>
          </w:r>
        </w:p>
        <w:p w14:paraId="1985608F" w14:textId="77777777" w:rsidR="00637990" w:rsidRDefault="00637990">
          <w:pPr>
            <w:autoSpaceDE w:val="0"/>
            <w:autoSpaceDN w:val="0"/>
            <w:ind w:hanging="480"/>
            <w:divId w:val="810831525"/>
          </w:pPr>
          <w:r>
            <w:t xml:space="preserve">Moro, S., Pires, G., Rita, P., Cortez, P., &amp; Ramos, R. F. (2023). Discovering ethnic minority business research directions using text mining and topic modelling. </w:t>
          </w:r>
          <w:r>
            <w:rPr>
              <w:i/>
              <w:iCs/>
            </w:rPr>
            <w:t>Journal of Research in Marketing and Entrepreneurship</w:t>
          </w:r>
          <w:r>
            <w:t xml:space="preserve">, </w:t>
          </w:r>
          <w:r>
            <w:rPr>
              <w:i/>
              <w:iCs/>
            </w:rPr>
            <w:t>25</w:t>
          </w:r>
          <w:r>
            <w:t>(1), 83–102.</w:t>
          </w:r>
        </w:p>
        <w:p w14:paraId="2CD6094B" w14:textId="77777777" w:rsidR="00637990" w:rsidRDefault="00637990">
          <w:pPr>
            <w:autoSpaceDE w:val="0"/>
            <w:autoSpaceDN w:val="0"/>
            <w:ind w:hanging="480"/>
            <w:divId w:val="16928057"/>
          </w:pPr>
          <w:r>
            <w:t xml:space="preserve">Munawar, M., Zulfiandri, Z., &amp; Mugiyono, A. (2025). Conceptual design for traceability and transparency in halal self-declared with blockchain. </w:t>
          </w:r>
          <w:r>
            <w:rPr>
              <w:i/>
              <w:iCs/>
            </w:rPr>
            <w:t>Bulletin of Electrical Engineering and Informatics</w:t>
          </w:r>
          <w:r>
            <w:t xml:space="preserve">, </w:t>
          </w:r>
          <w:r>
            <w:rPr>
              <w:i/>
              <w:iCs/>
            </w:rPr>
            <w:t>14</w:t>
          </w:r>
          <w:r>
            <w:t>(2), 1160–1167.</w:t>
          </w:r>
        </w:p>
        <w:p w14:paraId="2A2F56B1" w14:textId="77777777" w:rsidR="00637990" w:rsidRDefault="00637990">
          <w:pPr>
            <w:autoSpaceDE w:val="0"/>
            <w:autoSpaceDN w:val="0"/>
            <w:ind w:hanging="480"/>
            <w:divId w:val="198975739"/>
          </w:pPr>
          <w:r>
            <w:t xml:space="preserve">Nicastro, R., Papale, M., Fusco, G. M., Capone, A., Morrone, B., &amp; Carillo, P. (2024). Legal Barriers in Sustainable Agriculture: Valorization of Agri-Food Waste and Pesticide Use Reduction. </w:t>
          </w:r>
          <w:r>
            <w:rPr>
              <w:i/>
              <w:iCs/>
            </w:rPr>
            <w:t>Sustainability</w:t>
          </w:r>
          <w:r>
            <w:t xml:space="preserve">, </w:t>
          </w:r>
          <w:r>
            <w:rPr>
              <w:i/>
              <w:iCs/>
            </w:rPr>
            <w:t>16</w:t>
          </w:r>
          <w:r>
            <w:t>(19), 8677.</w:t>
          </w:r>
        </w:p>
        <w:p w14:paraId="751D92F9" w14:textId="77777777" w:rsidR="00637990" w:rsidRDefault="00637990">
          <w:pPr>
            <w:autoSpaceDE w:val="0"/>
            <w:autoSpaceDN w:val="0"/>
            <w:ind w:hanging="480"/>
            <w:divId w:val="914975461"/>
          </w:pPr>
          <w:r>
            <w:t xml:space="preserve">Nieto, A. T. (2025). Blockchain, non-fungible tokens (NFT) ownership certification of gold reserves and potential contribution to sustainable mining. </w:t>
          </w:r>
          <w:r>
            <w:rPr>
              <w:i/>
              <w:iCs/>
            </w:rPr>
            <w:t>Earth Science Informatics</w:t>
          </w:r>
          <w:r>
            <w:t xml:space="preserve">, </w:t>
          </w:r>
          <w:r>
            <w:rPr>
              <w:i/>
              <w:iCs/>
            </w:rPr>
            <w:t>18</w:t>
          </w:r>
          <w:r>
            <w:t>(3), 1–14.</w:t>
          </w:r>
        </w:p>
        <w:p w14:paraId="0A9C5006" w14:textId="77777777" w:rsidR="00637990" w:rsidRDefault="00637990">
          <w:pPr>
            <w:autoSpaceDE w:val="0"/>
            <w:autoSpaceDN w:val="0"/>
            <w:ind w:hanging="480"/>
            <w:divId w:val="985430163"/>
          </w:pPr>
          <w:r>
            <w:t xml:space="preserve">Njualem, L. A. (2022). Leveraging blockchain technology in supply chain sustainability: a provenance perspective. </w:t>
          </w:r>
          <w:r>
            <w:rPr>
              <w:i/>
              <w:iCs/>
            </w:rPr>
            <w:t>Sustainability</w:t>
          </w:r>
          <w:r>
            <w:t xml:space="preserve">, </w:t>
          </w:r>
          <w:r>
            <w:rPr>
              <w:i/>
              <w:iCs/>
            </w:rPr>
            <w:t>14</w:t>
          </w:r>
          <w:r>
            <w:t>(17), 10533.</w:t>
          </w:r>
        </w:p>
        <w:p w14:paraId="29B6A982" w14:textId="77777777" w:rsidR="00637990" w:rsidRDefault="00637990">
          <w:pPr>
            <w:autoSpaceDE w:val="0"/>
            <w:autoSpaceDN w:val="0"/>
            <w:ind w:hanging="480"/>
            <w:divId w:val="849101818"/>
          </w:pPr>
          <w:r>
            <w:t xml:space="preserve">Nyland, J. J. A. O. L., Badejo, M. S., &amp; de Faria Corrêa, R. G. (2023). Blockchain application for traceability and olive oil production in Brazil. </w:t>
          </w:r>
          <w:r>
            <w:rPr>
              <w:i/>
              <w:iCs/>
            </w:rPr>
            <w:t>Revista de Gestão Social e Ambiental</w:t>
          </w:r>
          <w:r>
            <w:t xml:space="preserve">, </w:t>
          </w:r>
          <w:r>
            <w:rPr>
              <w:i/>
              <w:iCs/>
            </w:rPr>
            <w:t>17</w:t>
          </w:r>
          <w:r>
            <w:t>(8), e03988–e03988.</w:t>
          </w:r>
        </w:p>
        <w:p w14:paraId="5F91A3F6" w14:textId="77777777" w:rsidR="00637990" w:rsidRDefault="00637990">
          <w:pPr>
            <w:autoSpaceDE w:val="0"/>
            <w:autoSpaceDN w:val="0"/>
            <w:ind w:hanging="480"/>
            <w:divId w:val="1253202681"/>
          </w:pPr>
          <w:r>
            <w:t xml:space="preserve">Omran, W., Casais, B., &amp; Ramos, R. F. (2025). Attributes of virtual and augmented reality tourism mobile applications predicting tourist behavioral engagement. </w:t>
          </w:r>
          <w:r>
            <w:rPr>
              <w:i/>
              <w:iCs/>
            </w:rPr>
            <w:t>International Journal of Human–Computer Interaction</w:t>
          </w:r>
          <w:r>
            <w:t>, 1–14.</w:t>
          </w:r>
        </w:p>
        <w:p w14:paraId="714BF5FF" w14:textId="77777777" w:rsidR="00637990" w:rsidRDefault="00637990">
          <w:pPr>
            <w:autoSpaceDE w:val="0"/>
            <w:autoSpaceDN w:val="0"/>
            <w:ind w:hanging="480"/>
            <w:divId w:val="1358430684"/>
          </w:pPr>
          <w:r>
            <w:t xml:space="preserve">Panwar, A., Khari, M., Misra, S., &amp; Sugandh, U. (2023). Blockchain in agriculture to ensure trust, effectiveness, and traceability from farm fields to groceries. </w:t>
          </w:r>
          <w:r>
            <w:rPr>
              <w:i/>
              <w:iCs/>
            </w:rPr>
            <w:t>Future Internet</w:t>
          </w:r>
          <w:r>
            <w:t xml:space="preserve">, </w:t>
          </w:r>
          <w:r>
            <w:rPr>
              <w:i/>
              <w:iCs/>
            </w:rPr>
            <w:t>15</w:t>
          </w:r>
          <w:r>
            <w:t>(12), 404.</w:t>
          </w:r>
        </w:p>
        <w:p w14:paraId="0A292B7B" w14:textId="77777777" w:rsidR="00637990" w:rsidRDefault="00637990">
          <w:pPr>
            <w:autoSpaceDE w:val="0"/>
            <w:autoSpaceDN w:val="0"/>
            <w:ind w:hanging="480"/>
            <w:divId w:val="296569352"/>
          </w:pPr>
          <w:r>
            <w:t xml:space="preserve">Pappa, I. C., Iliopoulos, C., &amp; Massouras, T. (2018). What determines the acceptance and use of electronic traceability systems in agri-food supply chains? </w:t>
          </w:r>
          <w:r>
            <w:rPr>
              <w:i/>
              <w:iCs/>
            </w:rPr>
            <w:t>Journal of Rural Studies</w:t>
          </w:r>
          <w:r>
            <w:t xml:space="preserve">, </w:t>
          </w:r>
          <w:r>
            <w:rPr>
              <w:i/>
              <w:iCs/>
            </w:rPr>
            <w:t>58</w:t>
          </w:r>
          <w:r>
            <w:t>, 123–135.</w:t>
          </w:r>
        </w:p>
        <w:p w14:paraId="6875BA44" w14:textId="77777777" w:rsidR="00637990" w:rsidRDefault="00637990">
          <w:pPr>
            <w:autoSpaceDE w:val="0"/>
            <w:autoSpaceDN w:val="0"/>
            <w:ind w:hanging="480"/>
            <w:divId w:val="1561794635"/>
          </w:pPr>
          <w:r>
            <w:t xml:space="preserve">Parlina, A., &amp; Maryati, I. (2023). Leveraging bertopic for the analysis of scientific papers on seaweed. </w:t>
          </w:r>
          <w:r>
            <w:rPr>
              <w:i/>
              <w:iCs/>
            </w:rPr>
            <w:t>2023 International Conference on Computer, Control, Informatics and Its Applications (IC3INA)</w:t>
          </w:r>
          <w:r>
            <w:t>, 279–283.</w:t>
          </w:r>
        </w:p>
        <w:p w14:paraId="07779F78" w14:textId="77777777" w:rsidR="00637990" w:rsidRDefault="00637990">
          <w:pPr>
            <w:autoSpaceDE w:val="0"/>
            <w:autoSpaceDN w:val="0"/>
            <w:ind w:hanging="480"/>
            <w:divId w:val="1535535892"/>
          </w:pPr>
          <w:r>
            <w:t xml:space="preserve">Peelam, M. S., Kumar, G., Shah, K., &amp; Chamola, V. (2025). DemocracyGuard: Blockchain‐based secure voting framework for digital democracy. </w:t>
          </w:r>
          <w:r>
            <w:rPr>
              <w:i/>
              <w:iCs/>
            </w:rPr>
            <w:t>Expert Systems</w:t>
          </w:r>
          <w:r>
            <w:t xml:space="preserve">, </w:t>
          </w:r>
          <w:r>
            <w:rPr>
              <w:i/>
              <w:iCs/>
            </w:rPr>
            <w:t>42</w:t>
          </w:r>
          <w:r>
            <w:t>(2), e13694.</w:t>
          </w:r>
        </w:p>
        <w:p w14:paraId="132D6D21" w14:textId="77777777" w:rsidR="00637990" w:rsidRDefault="00637990">
          <w:pPr>
            <w:autoSpaceDE w:val="0"/>
            <w:autoSpaceDN w:val="0"/>
            <w:ind w:hanging="480"/>
            <w:divId w:val="930360252"/>
          </w:pPr>
          <w:r>
            <w:t xml:space="preserve">Piccinelli, S., Moro, S., &amp; Rita, P. (2021). Air-travelers’ concerns emerging from online comments during the COVID-19 outbreak. </w:t>
          </w:r>
          <w:r>
            <w:rPr>
              <w:i/>
              <w:iCs/>
            </w:rPr>
            <w:t>Tourism Management</w:t>
          </w:r>
          <w:r>
            <w:t xml:space="preserve">, </w:t>
          </w:r>
          <w:r>
            <w:rPr>
              <w:i/>
              <w:iCs/>
            </w:rPr>
            <w:t>85</w:t>
          </w:r>
          <w:r>
            <w:t>, 104313.</w:t>
          </w:r>
        </w:p>
        <w:p w14:paraId="50C036BF" w14:textId="77777777" w:rsidR="00637990" w:rsidRDefault="00637990">
          <w:pPr>
            <w:autoSpaceDE w:val="0"/>
            <w:autoSpaceDN w:val="0"/>
            <w:ind w:hanging="480"/>
            <w:divId w:val="822628234"/>
          </w:pPr>
          <w:r>
            <w:t xml:space="preserve">Ploessl, F., Just, T., &amp; Wehrheim, L. (2021). Cyclicity of real estate-related trends: topic modelling and sentiment analysis on German real estate news. </w:t>
          </w:r>
          <w:r>
            <w:rPr>
              <w:i/>
              <w:iCs/>
            </w:rPr>
            <w:t>Journal of European Real Estate Research</w:t>
          </w:r>
          <w:r>
            <w:t xml:space="preserve">, </w:t>
          </w:r>
          <w:r>
            <w:rPr>
              <w:i/>
              <w:iCs/>
            </w:rPr>
            <w:t>14</w:t>
          </w:r>
          <w:r>
            <w:t>(3), 381–400.</w:t>
          </w:r>
        </w:p>
        <w:p w14:paraId="79011A38" w14:textId="77777777" w:rsidR="00637990" w:rsidRDefault="00637990">
          <w:pPr>
            <w:autoSpaceDE w:val="0"/>
            <w:autoSpaceDN w:val="0"/>
            <w:ind w:hanging="480"/>
            <w:divId w:val="1079670423"/>
          </w:pPr>
          <w:r>
            <w:t xml:space="preserve">Prasad, K. D. V, Kottala, S. Y., &amp; CHITTA, S. (2024). Relationship Between Servant Leadership and Total Quality Management Practices: Mediating Effects of Interfunctional Coordination–An Empirical Study Concerning the Information Technology Industry, Hyderabad. </w:t>
          </w:r>
          <w:r>
            <w:rPr>
              <w:i/>
              <w:iCs/>
            </w:rPr>
            <w:t>Management and Production Engineering Review</w:t>
          </w:r>
          <w:r>
            <w:t>.</w:t>
          </w:r>
        </w:p>
        <w:p w14:paraId="3A57D892" w14:textId="77777777" w:rsidR="00637990" w:rsidRDefault="00637990">
          <w:pPr>
            <w:autoSpaceDE w:val="0"/>
            <w:autoSpaceDN w:val="0"/>
            <w:ind w:hanging="480"/>
            <w:divId w:val="876815720"/>
          </w:pPr>
          <w:r>
            <w:t xml:space="preserve">Quintal, S., Ramos, R. F., Rita, P., &amp; Oliveira, P. (2024). AR smart glasses: The feeling of groundedness mediator effect. </w:t>
          </w:r>
          <w:r>
            <w:rPr>
              <w:i/>
              <w:iCs/>
            </w:rPr>
            <w:t>International Journal of Human–Computer Interaction</w:t>
          </w:r>
          <w:r>
            <w:t>, 1–11.</w:t>
          </w:r>
        </w:p>
        <w:p w14:paraId="571C2730" w14:textId="77777777" w:rsidR="00637990" w:rsidRDefault="00637990">
          <w:pPr>
            <w:autoSpaceDE w:val="0"/>
            <w:autoSpaceDN w:val="0"/>
            <w:ind w:hanging="480"/>
            <w:divId w:val="2028631140"/>
          </w:pPr>
          <w:r>
            <w:t xml:space="preserve">Ramphul, N., Sunecher, Y., Amelot, L., &amp; Puchooa, K. (2024). Analysing the factors determining the Acceptance of Blockchain Technology within the Mauritian Tourism Industry-Use of an Extended UTAUT Model. </w:t>
          </w:r>
          <w:r>
            <w:rPr>
              <w:i/>
              <w:iCs/>
            </w:rPr>
            <w:t>International Journal of Hospitality and Tourism Systems</w:t>
          </w:r>
          <w:r>
            <w:t xml:space="preserve">, </w:t>
          </w:r>
          <w:r>
            <w:rPr>
              <w:i/>
              <w:iCs/>
            </w:rPr>
            <w:t>17</w:t>
          </w:r>
          <w:r>
            <w:t>(3), 1.</w:t>
          </w:r>
        </w:p>
        <w:p w14:paraId="6E184795" w14:textId="77777777" w:rsidR="00637990" w:rsidRDefault="00637990">
          <w:pPr>
            <w:autoSpaceDE w:val="0"/>
            <w:autoSpaceDN w:val="0"/>
            <w:ind w:hanging="480"/>
            <w:divId w:val="1447385008"/>
          </w:pPr>
          <w:r>
            <w:t xml:space="preserve">Rana, R. L., Tricase, C., &amp; De Cesare, L. (2021). Blockchain technology for a sustainable agri-food supply chain. </w:t>
          </w:r>
          <w:r>
            <w:rPr>
              <w:i/>
              <w:iCs/>
            </w:rPr>
            <w:t>British Food Journal</w:t>
          </w:r>
          <w:r>
            <w:t xml:space="preserve">, </w:t>
          </w:r>
          <w:r>
            <w:rPr>
              <w:i/>
              <w:iCs/>
            </w:rPr>
            <w:t>123</w:t>
          </w:r>
          <w:r>
            <w:t>(11), 3471–3485.</w:t>
          </w:r>
        </w:p>
        <w:p w14:paraId="347F1597" w14:textId="77777777" w:rsidR="00637990" w:rsidRDefault="00637990">
          <w:pPr>
            <w:autoSpaceDE w:val="0"/>
            <w:autoSpaceDN w:val="0"/>
            <w:ind w:hanging="480"/>
            <w:divId w:val="1477528494"/>
          </w:pPr>
          <w:r>
            <w:t xml:space="preserve">Rathi, R., Singh, M., Antony, J., Garza-Reyes, J. A., Goyat, R., &amp; Shokri, A. (2024). Integration of blockchain and Lean Six Sigma approach for operational excellence: a proposed model. </w:t>
          </w:r>
          <w:r>
            <w:rPr>
              <w:i/>
              <w:iCs/>
            </w:rPr>
            <w:t>International Journal of Lean Six Sigma</w:t>
          </w:r>
          <w:r>
            <w:t xml:space="preserve">, </w:t>
          </w:r>
          <w:r>
            <w:rPr>
              <w:i/>
              <w:iCs/>
            </w:rPr>
            <w:t>15</w:t>
          </w:r>
          <w:r>
            <w:t>(5), 1043–1064.</w:t>
          </w:r>
        </w:p>
        <w:p w14:paraId="0A6C2271" w14:textId="77777777" w:rsidR="00637990" w:rsidRDefault="00637990">
          <w:pPr>
            <w:autoSpaceDE w:val="0"/>
            <w:autoSpaceDN w:val="0"/>
            <w:ind w:hanging="480"/>
            <w:divId w:val="452790497"/>
          </w:pPr>
          <w:r>
            <w:t xml:space="preserve">Richter, B., Mengelkamp, E., &amp; Weinhardt, C. (2018). Maturity of blockchain technology in local electricity markets. </w:t>
          </w:r>
          <w:r>
            <w:rPr>
              <w:i/>
              <w:iCs/>
            </w:rPr>
            <w:t>2018 15th International Conference on the European Energy Market (EEM)</w:t>
          </w:r>
          <w:r>
            <w:t>, 1–6.</w:t>
          </w:r>
        </w:p>
        <w:p w14:paraId="717201B2" w14:textId="77777777" w:rsidR="00637990" w:rsidRDefault="00637990">
          <w:pPr>
            <w:autoSpaceDE w:val="0"/>
            <w:autoSpaceDN w:val="0"/>
            <w:ind w:hanging="480"/>
            <w:divId w:val="126975003"/>
          </w:pPr>
          <w:r>
            <w:lastRenderedPageBreak/>
            <w:t xml:space="preserve">Rocha, G. da S. R., Mühl, D. D., Chingamba, H. A., de Oliveira, L., &amp; Talamini, E. (2023). Blockchain, Quo Vadis? Recent Changes in Perspectives on the Application of Technology in Agribusiness. </w:t>
          </w:r>
          <w:r>
            <w:rPr>
              <w:i/>
              <w:iCs/>
            </w:rPr>
            <w:t>Future Internet</w:t>
          </w:r>
          <w:r>
            <w:t xml:space="preserve">, </w:t>
          </w:r>
          <w:r>
            <w:rPr>
              <w:i/>
              <w:iCs/>
            </w:rPr>
            <w:t>15</w:t>
          </w:r>
          <w:r>
            <w:t>(1), 38.</w:t>
          </w:r>
        </w:p>
        <w:p w14:paraId="3DB7EFCB" w14:textId="77777777" w:rsidR="00637990" w:rsidRDefault="00637990">
          <w:pPr>
            <w:autoSpaceDE w:val="0"/>
            <w:autoSpaceDN w:val="0"/>
            <w:ind w:hanging="480"/>
            <w:divId w:val="378162701"/>
          </w:pPr>
          <w:r>
            <w:t xml:space="preserve">Ronaghi, M. H. (2021a). A blockchain maturity model in agricultural supply chain. </w:t>
          </w:r>
          <w:r>
            <w:rPr>
              <w:i/>
              <w:iCs/>
            </w:rPr>
            <w:t>Information Processing in Agriculture</w:t>
          </w:r>
          <w:r>
            <w:t xml:space="preserve">, </w:t>
          </w:r>
          <w:r>
            <w:rPr>
              <w:i/>
              <w:iCs/>
            </w:rPr>
            <w:t>8</w:t>
          </w:r>
          <w:r>
            <w:t>(3), 398–408.</w:t>
          </w:r>
        </w:p>
        <w:p w14:paraId="54770866" w14:textId="77777777" w:rsidR="00637990" w:rsidRDefault="00637990">
          <w:pPr>
            <w:autoSpaceDE w:val="0"/>
            <w:autoSpaceDN w:val="0"/>
            <w:ind w:hanging="480"/>
            <w:divId w:val="797139956"/>
          </w:pPr>
          <w:r>
            <w:t xml:space="preserve">Ronaghi, M. H. (2021b). A blockchain maturity model in agricultural supply chain. </w:t>
          </w:r>
          <w:r>
            <w:rPr>
              <w:i/>
              <w:iCs/>
            </w:rPr>
            <w:t>Information Processing in Agriculture</w:t>
          </w:r>
          <w:r>
            <w:t xml:space="preserve">, </w:t>
          </w:r>
          <w:r>
            <w:rPr>
              <w:i/>
              <w:iCs/>
            </w:rPr>
            <w:t>8</w:t>
          </w:r>
          <w:r>
            <w:t>(3), 398–408.</w:t>
          </w:r>
        </w:p>
        <w:p w14:paraId="758A2018" w14:textId="77777777" w:rsidR="00637990" w:rsidRDefault="00637990">
          <w:pPr>
            <w:autoSpaceDE w:val="0"/>
            <w:autoSpaceDN w:val="0"/>
            <w:ind w:hanging="480"/>
            <w:divId w:val="605191080"/>
          </w:pPr>
          <w:r>
            <w:t xml:space="preserve">Roshandel, S., Karimi Govareshaki, M. H., &amp; Abbasi, M. (2025). Developing the maturity model of strategic alliances using the weighted fuzzy inference system. </w:t>
          </w:r>
          <w:r>
            <w:rPr>
              <w:i/>
              <w:iCs/>
            </w:rPr>
            <w:t>International Journal of Research in Industrial Engineering</w:t>
          </w:r>
          <w:r>
            <w:t xml:space="preserve">, </w:t>
          </w:r>
          <w:r>
            <w:rPr>
              <w:i/>
              <w:iCs/>
            </w:rPr>
            <w:t>14</w:t>
          </w:r>
          <w:r>
            <w:t>(1), 42–64.</w:t>
          </w:r>
        </w:p>
        <w:p w14:paraId="4EFE4043" w14:textId="77777777" w:rsidR="00637990" w:rsidRDefault="00637990">
          <w:pPr>
            <w:autoSpaceDE w:val="0"/>
            <w:autoSpaceDN w:val="0"/>
            <w:ind w:hanging="480"/>
            <w:divId w:val="1231113274"/>
          </w:pPr>
          <w:r>
            <w:t xml:space="preserve">Sander, A., Ghazoul, J., Finger, R., &amp; Schaub, S. (2024). Participation in individual and collective agri-environmental schemes: A synthesis using the Theory of Planned Behaviour. </w:t>
          </w:r>
          <w:r>
            <w:rPr>
              <w:i/>
              <w:iCs/>
            </w:rPr>
            <w:t>Journal of Rural Studies</w:t>
          </w:r>
          <w:r>
            <w:t xml:space="preserve">, </w:t>
          </w:r>
          <w:r>
            <w:rPr>
              <w:i/>
              <w:iCs/>
            </w:rPr>
            <w:t>107</w:t>
          </w:r>
          <w:r>
            <w:t>, 103255.</w:t>
          </w:r>
        </w:p>
        <w:p w14:paraId="0AF43AD0" w14:textId="77777777" w:rsidR="00637990" w:rsidRDefault="00637990">
          <w:pPr>
            <w:autoSpaceDE w:val="0"/>
            <w:autoSpaceDN w:val="0"/>
            <w:ind w:hanging="480"/>
            <w:divId w:val="838882745"/>
          </w:pPr>
          <w:r>
            <w:t xml:space="preserve">Sari, Y., Hidayatno, A., Suzianti, A., Hartono, M., &amp; Susanto, H. (2021). A corporate sustainability maturity model for readiness assessment: a three-step development strategy. </w:t>
          </w:r>
          <w:r>
            <w:rPr>
              <w:i/>
              <w:iCs/>
            </w:rPr>
            <w:t>International Journal of Productivity and Performance Management</w:t>
          </w:r>
          <w:r>
            <w:t xml:space="preserve">, </w:t>
          </w:r>
          <w:r>
            <w:rPr>
              <w:i/>
              <w:iCs/>
            </w:rPr>
            <w:t>70</w:t>
          </w:r>
          <w:r>
            <w:t>(5), 1162–1186.</w:t>
          </w:r>
        </w:p>
        <w:p w14:paraId="5680E353" w14:textId="77777777" w:rsidR="00637990" w:rsidRDefault="00637990">
          <w:pPr>
            <w:autoSpaceDE w:val="0"/>
            <w:autoSpaceDN w:val="0"/>
            <w:ind w:hanging="480"/>
            <w:divId w:val="1656761566"/>
          </w:pPr>
          <w:r>
            <w:t xml:space="preserve">Sharma, R., Samad, T. A., Jabbour, C. J. C., &amp; de Queiroz, M. J. (2021). Leveraging blockchain technology for circularity in agricultural supply chains: evidence from a fast-growing economy. </w:t>
          </w:r>
          <w:r>
            <w:rPr>
              <w:i/>
              <w:iCs/>
            </w:rPr>
            <w:t>Journal of Enterprise Information Management</w:t>
          </w:r>
          <w:r>
            <w:t xml:space="preserve">, </w:t>
          </w:r>
          <w:r>
            <w:rPr>
              <w:i/>
              <w:iCs/>
            </w:rPr>
            <w:t>ahead-of-print</w:t>
          </w:r>
          <w:r>
            <w:t>.</w:t>
          </w:r>
        </w:p>
        <w:p w14:paraId="299DD5F9" w14:textId="77777777" w:rsidR="00637990" w:rsidRDefault="00637990">
          <w:pPr>
            <w:autoSpaceDE w:val="0"/>
            <w:autoSpaceDN w:val="0"/>
            <w:ind w:hanging="480"/>
            <w:divId w:val="1435200726"/>
          </w:pPr>
          <w:r>
            <w:t xml:space="preserve">Shoker, A. (2021). Blockchain technology as a means of sustainable development. </w:t>
          </w:r>
          <w:r>
            <w:rPr>
              <w:i/>
              <w:iCs/>
            </w:rPr>
            <w:t>One Earth</w:t>
          </w:r>
          <w:r>
            <w:t xml:space="preserve">, </w:t>
          </w:r>
          <w:r>
            <w:rPr>
              <w:i/>
              <w:iCs/>
            </w:rPr>
            <w:t>4</w:t>
          </w:r>
          <w:r>
            <w:t>(6), 795–800.</w:t>
          </w:r>
        </w:p>
        <w:p w14:paraId="27267DBC" w14:textId="77777777" w:rsidR="00637990" w:rsidRDefault="00637990">
          <w:pPr>
            <w:autoSpaceDE w:val="0"/>
            <w:autoSpaceDN w:val="0"/>
            <w:ind w:hanging="480"/>
            <w:divId w:val="873269273"/>
          </w:pPr>
          <w:r>
            <w:t xml:space="preserve">Silva, R. F. M. da, Papa, M., Bergier, I., Oliveira, S. R. M. de, Cruz, S. A. B. da, Romani, L. A. S., &amp; Massruhá, S. M. F. S. (2022). Digital transformation for improving sustainable value of products and services from agri-food systems. </w:t>
          </w:r>
          <w:r>
            <w:rPr>
              <w:i/>
              <w:iCs/>
            </w:rPr>
            <w:t>Frontiers in Sustainability</w:t>
          </w:r>
          <w:r>
            <w:t xml:space="preserve">, </w:t>
          </w:r>
          <w:r>
            <w:rPr>
              <w:i/>
              <w:iCs/>
            </w:rPr>
            <w:t>3</w:t>
          </w:r>
          <w:r>
            <w:t>, 1048701.</w:t>
          </w:r>
        </w:p>
        <w:p w14:paraId="0AB26BB1" w14:textId="77777777" w:rsidR="00637990" w:rsidRDefault="00637990">
          <w:pPr>
            <w:autoSpaceDE w:val="0"/>
            <w:autoSpaceDN w:val="0"/>
            <w:ind w:hanging="480"/>
            <w:divId w:val="223882465"/>
          </w:pPr>
          <w:r>
            <w:t xml:space="preserve">Song, L., Luo, Y., Chang, Z., Jin, C., &amp; Nicolas, M. (2022). Blockchain adoption in agricultural supply chain for better sustainability: A game theory perspective. </w:t>
          </w:r>
          <w:r>
            <w:rPr>
              <w:i/>
              <w:iCs/>
            </w:rPr>
            <w:t>Sustainability</w:t>
          </w:r>
          <w:r>
            <w:t xml:space="preserve">, </w:t>
          </w:r>
          <w:r>
            <w:rPr>
              <w:i/>
              <w:iCs/>
            </w:rPr>
            <w:t>14</w:t>
          </w:r>
          <w:r>
            <w:t>(3), 1470.</w:t>
          </w:r>
        </w:p>
        <w:p w14:paraId="79DA2955" w14:textId="77777777" w:rsidR="00637990" w:rsidRDefault="00637990">
          <w:pPr>
            <w:autoSpaceDE w:val="0"/>
            <w:autoSpaceDN w:val="0"/>
            <w:ind w:hanging="480"/>
            <w:divId w:val="465708106"/>
          </w:pPr>
          <w:r>
            <w:t xml:space="preserve">Sun, M. (2024). The application of embedded hardware system and blockchain in rural financial management cloud platform. </w:t>
          </w:r>
          <w:r>
            <w:rPr>
              <w:i/>
              <w:iCs/>
            </w:rPr>
            <w:t>Decision Making: Applications in Management and Engineering</w:t>
          </w:r>
          <w:r>
            <w:t xml:space="preserve">, </w:t>
          </w:r>
          <w:r>
            <w:rPr>
              <w:i/>
              <w:iCs/>
            </w:rPr>
            <w:t>7</w:t>
          </w:r>
          <w:r>
            <w:t>(2), 81–100.</w:t>
          </w:r>
        </w:p>
        <w:p w14:paraId="41709F62" w14:textId="77777777" w:rsidR="00637990" w:rsidRDefault="00637990">
          <w:pPr>
            <w:autoSpaceDE w:val="0"/>
            <w:autoSpaceDN w:val="0"/>
            <w:ind w:hanging="480"/>
            <w:divId w:val="1923030132"/>
          </w:pPr>
          <w:r>
            <w:t xml:space="preserve">Swinkels, L. (2024). Trading carbon credit tokens on the blockchain. </w:t>
          </w:r>
          <w:r>
            <w:rPr>
              <w:i/>
              <w:iCs/>
            </w:rPr>
            <w:t>International Review of Economics &amp; Finance</w:t>
          </w:r>
          <w:r>
            <w:t xml:space="preserve">, </w:t>
          </w:r>
          <w:r>
            <w:rPr>
              <w:i/>
              <w:iCs/>
            </w:rPr>
            <w:t>91</w:t>
          </w:r>
          <w:r>
            <w:t>, 720–733.</w:t>
          </w:r>
        </w:p>
        <w:p w14:paraId="189F5609" w14:textId="77777777" w:rsidR="00637990" w:rsidRDefault="00637990">
          <w:pPr>
            <w:autoSpaceDE w:val="0"/>
            <w:autoSpaceDN w:val="0"/>
            <w:ind w:hanging="480"/>
            <w:divId w:val="1919561377"/>
          </w:pPr>
          <w:r>
            <w:t xml:space="preserve">Tsai, Y.-C. (2025). Enhancing Transparency and Fraud Detection in Carbon Credit Markets Through Blockchain-Based Visualization Techniques. </w:t>
          </w:r>
          <w:r>
            <w:rPr>
              <w:i/>
              <w:iCs/>
            </w:rPr>
            <w:t>Electronics</w:t>
          </w:r>
          <w:r>
            <w:t xml:space="preserve">, </w:t>
          </w:r>
          <w:r>
            <w:rPr>
              <w:i/>
              <w:iCs/>
            </w:rPr>
            <w:t>14</w:t>
          </w:r>
          <w:r>
            <w:t>(1), 157.</w:t>
          </w:r>
        </w:p>
        <w:p w14:paraId="33B44C2C" w14:textId="77777777" w:rsidR="00637990" w:rsidRDefault="00637990">
          <w:pPr>
            <w:autoSpaceDE w:val="0"/>
            <w:autoSpaceDN w:val="0"/>
            <w:ind w:hanging="480"/>
            <w:divId w:val="1632323264"/>
          </w:pPr>
          <w:r>
            <w:t xml:space="preserve">Udupa, A., Adarsh, K. N., Aravinda, A., Godihal, N. H., &amp; Kayarvizhy, N. (2022). An exploratory analysis of GSDMM and BERTopic on short text topic modelling. </w:t>
          </w:r>
          <w:r>
            <w:rPr>
              <w:i/>
              <w:iCs/>
            </w:rPr>
            <w:t>2022 Fourth International Conference on Cognitive Computing and Information Processing (CCIP)</w:t>
          </w:r>
          <w:r>
            <w:t>, 1–9.</w:t>
          </w:r>
        </w:p>
        <w:p w14:paraId="26DAF09A" w14:textId="77777777" w:rsidR="00637990" w:rsidRDefault="00637990">
          <w:pPr>
            <w:autoSpaceDE w:val="0"/>
            <w:autoSpaceDN w:val="0"/>
            <w:ind w:hanging="480"/>
            <w:divId w:val="883519744"/>
          </w:pPr>
          <w:r>
            <w:t xml:space="preserve">Unny, R. B., &amp; Lal, B. (2020). Blockchain in Supply Chain Management: A Review of the Capability Maturity Model. </w:t>
          </w:r>
          <w:r>
            <w:rPr>
              <w:i/>
              <w:iCs/>
            </w:rPr>
            <w:t>International Working Conference on Transfer and Diffusion of IT</w:t>
          </w:r>
          <w:r>
            <w:t>, 149–158.</w:t>
          </w:r>
        </w:p>
        <w:p w14:paraId="384D1BC3" w14:textId="77777777" w:rsidR="00637990" w:rsidRDefault="00637990">
          <w:pPr>
            <w:autoSpaceDE w:val="0"/>
            <w:autoSpaceDN w:val="0"/>
            <w:ind w:hanging="480"/>
            <w:divId w:val="333997976"/>
          </w:pPr>
          <w:r>
            <w:t xml:space="preserve">Valencia-Payan, C., Fernando Grass-Ramírez, J., Ramirez-Gonzalez, G., &amp; Carlos Corrales, J. (2023). Smart Contract to Traceability of Food Social Selling. </w:t>
          </w:r>
          <w:r>
            <w:rPr>
              <w:i/>
              <w:iCs/>
            </w:rPr>
            <w:t>Computers, Materials &amp; Continua</w:t>
          </w:r>
          <w:r>
            <w:t xml:space="preserve">, </w:t>
          </w:r>
          <w:r>
            <w:rPr>
              <w:i/>
              <w:iCs/>
            </w:rPr>
            <w:t>74</w:t>
          </w:r>
          <w:r>
            <w:t>(3).</w:t>
          </w:r>
        </w:p>
        <w:p w14:paraId="012EDD30" w14:textId="77777777" w:rsidR="00637990" w:rsidRDefault="00637990">
          <w:pPr>
            <w:autoSpaceDE w:val="0"/>
            <w:autoSpaceDN w:val="0"/>
            <w:ind w:hanging="480"/>
            <w:divId w:val="1465392103"/>
          </w:pPr>
          <w:r>
            <w:t xml:space="preserve">van Wassenaer, L., Verdouw, C., Kassahun, A., van Hilten, M., van der Meij, K., &amp; Tekinerdogan, B. (2023). Tokenizing circularity in agri-food systems: A conceptual framework and exploratory study. </w:t>
          </w:r>
          <w:r>
            <w:rPr>
              <w:i/>
              <w:iCs/>
            </w:rPr>
            <w:t>Journal of Cleaner Production</w:t>
          </w:r>
          <w:r>
            <w:t xml:space="preserve">, </w:t>
          </w:r>
          <w:r>
            <w:rPr>
              <w:i/>
              <w:iCs/>
            </w:rPr>
            <w:t>413</w:t>
          </w:r>
          <w:r>
            <w:t>, 137527.</w:t>
          </w:r>
        </w:p>
        <w:p w14:paraId="7DE829A4" w14:textId="77777777" w:rsidR="00637990" w:rsidRDefault="00637990">
          <w:pPr>
            <w:autoSpaceDE w:val="0"/>
            <w:autoSpaceDN w:val="0"/>
            <w:ind w:hanging="480"/>
            <w:divId w:val="187837826"/>
          </w:pPr>
          <w:r>
            <w:t xml:space="preserve">Vásquez, J., Aguirre, S., Puertas, E., Bruno, G., Priarone, P. C., &amp; Settineri, L. (2021). A sustainability maturity model for micro, small and medium-sized enterprises (MSMEs) based on a data analytics evaluation approach. </w:t>
          </w:r>
          <w:r>
            <w:rPr>
              <w:i/>
              <w:iCs/>
            </w:rPr>
            <w:t>Journal of Cleaner Production</w:t>
          </w:r>
          <w:r>
            <w:t xml:space="preserve">, </w:t>
          </w:r>
          <w:r>
            <w:rPr>
              <w:i/>
              <w:iCs/>
            </w:rPr>
            <w:t>311</w:t>
          </w:r>
          <w:r>
            <w:t>, 127692.</w:t>
          </w:r>
        </w:p>
        <w:p w14:paraId="4E92630D" w14:textId="77777777" w:rsidR="00637990" w:rsidRDefault="00637990">
          <w:pPr>
            <w:autoSpaceDE w:val="0"/>
            <w:autoSpaceDN w:val="0"/>
            <w:ind w:hanging="480"/>
            <w:divId w:val="995495325"/>
          </w:pPr>
          <w:r>
            <w:t xml:space="preserve">Violino, S., Pallottino, F., Sperandio, G., Figorilli, S., Ortenzi, L., Tocci, F., Vasta, S., Imperi, G., &amp; Costa, C. (2020). A full technological traceability system for extra virgin olive oil. </w:t>
          </w:r>
          <w:r>
            <w:rPr>
              <w:i/>
              <w:iCs/>
            </w:rPr>
            <w:t>Foods</w:t>
          </w:r>
          <w:r>
            <w:t xml:space="preserve">, </w:t>
          </w:r>
          <w:r>
            <w:rPr>
              <w:i/>
              <w:iCs/>
            </w:rPr>
            <w:t>9</w:t>
          </w:r>
          <w:r>
            <w:t>(5), 624.</w:t>
          </w:r>
        </w:p>
        <w:p w14:paraId="60EED372" w14:textId="77777777" w:rsidR="00637990" w:rsidRDefault="00637990">
          <w:pPr>
            <w:autoSpaceDE w:val="0"/>
            <w:autoSpaceDN w:val="0"/>
            <w:ind w:hanging="480"/>
            <w:divId w:val="1704552871"/>
          </w:pPr>
          <w:r>
            <w:t xml:space="preserve">Wang, H., Chen, K., &amp; Xu, D. (2016). A maturity model for blockchain adoption. </w:t>
          </w:r>
          <w:r>
            <w:rPr>
              <w:i/>
              <w:iCs/>
            </w:rPr>
            <w:t>Financial Innovation</w:t>
          </w:r>
          <w:r>
            <w:t xml:space="preserve">, </w:t>
          </w:r>
          <w:r>
            <w:rPr>
              <w:i/>
              <w:iCs/>
            </w:rPr>
            <w:t>2</w:t>
          </w:r>
          <w:r>
            <w:t>, 1–5.</w:t>
          </w:r>
        </w:p>
        <w:p w14:paraId="4532A191" w14:textId="77777777" w:rsidR="00637990" w:rsidRDefault="00637990">
          <w:pPr>
            <w:autoSpaceDE w:val="0"/>
            <w:autoSpaceDN w:val="0"/>
            <w:ind w:hanging="480"/>
            <w:divId w:val="1148478586"/>
          </w:pPr>
          <w:r>
            <w:t xml:space="preserve">Wang, Y. (2023). Import and export trade forecasting algorithm based on blockchain security and PSO optimized hybrid RVM model. </w:t>
          </w:r>
          <w:r>
            <w:rPr>
              <w:i/>
              <w:iCs/>
            </w:rPr>
            <w:t>Security and Privacy</w:t>
          </w:r>
          <w:r>
            <w:t xml:space="preserve">, </w:t>
          </w:r>
          <w:r>
            <w:rPr>
              <w:i/>
              <w:iCs/>
            </w:rPr>
            <w:t>6</w:t>
          </w:r>
          <w:r>
            <w:t>(2), e218.</w:t>
          </w:r>
        </w:p>
        <w:p w14:paraId="426D19C2" w14:textId="77777777" w:rsidR="00637990" w:rsidRDefault="00637990">
          <w:pPr>
            <w:autoSpaceDE w:val="0"/>
            <w:autoSpaceDN w:val="0"/>
            <w:ind w:hanging="480"/>
            <w:divId w:val="1520699952"/>
          </w:pPr>
          <w:r>
            <w:t xml:space="preserve">Wu, Z.-C., Wang, Q., &amp; Li, M.-S. (2006). A PDCA-based software process control and improvementmodel. </w:t>
          </w:r>
          <w:r>
            <w:rPr>
              <w:i/>
              <w:iCs/>
            </w:rPr>
            <w:t>Ruan Jian Xue Bao(Journal of Software)</w:t>
          </w:r>
          <w:r>
            <w:t xml:space="preserve">, </w:t>
          </w:r>
          <w:r>
            <w:rPr>
              <w:i/>
              <w:iCs/>
            </w:rPr>
            <w:t>17</w:t>
          </w:r>
          <w:r>
            <w:t>(8), 1669–1680.</w:t>
          </w:r>
        </w:p>
        <w:p w14:paraId="6E81F866" w14:textId="77777777" w:rsidR="00637990" w:rsidRDefault="00637990">
          <w:pPr>
            <w:autoSpaceDE w:val="0"/>
            <w:autoSpaceDN w:val="0"/>
            <w:ind w:hanging="480"/>
            <w:divId w:val="661741076"/>
          </w:pPr>
          <w:r>
            <w:lastRenderedPageBreak/>
            <w:t xml:space="preserve">Yang, Y., Shi, Y., &amp; Wang, T. (2021). A Blockchain technology application maturity assessment model for digital government public service projects. </w:t>
          </w:r>
          <w:r>
            <w:rPr>
              <w:i/>
              <w:iCs/>
            </w:rPr>
            <w:t>5th International Conference on Crowd Science and Engineering</w:t>
          </w:r>
          <w:r>
            <w:t>, 68–72.</w:t>
          </w:r>
        </w:p>
        <w:p w14:paraId="0B23417E" w14:textId="77777777" w:rsidR="00637990" w:rsidRDefault="00637990">
          <w:pPr>
            <w:autoSpaceDE w:val="0"/>
            <w:autoSpaceDN w:val="0"/>
            <w:ind w:hanging="480"/>
            <w:divId w:val="845438192"/>
          </w:pPr>
          <w:r>
            <w:t xml:space="preserve">Ye, C., Weng, S., &amp; Zhang, X. (2025). Research on low carbon collaborative strategy of supply chain under blockchain information-sharing mechanism. </w:t>
          </w:r>
          <w:r>
            <w:rPr>
              <w:i/>
              <w:iCs/>
            </w:rPr>
            <w:t>International Journal of Environmental Science and Technology</w:t>
          </w:r>
          <w:r>
            <w:t xml:space="preserve">, </w:t>
          </w:r>
          <w:r>
            <w:rPr>
              <w:i/>
              <w:iCs/>
            </w:rPr>
            <w:t>22</w:t>
          </w:r>
          <w:r>
            <w:t>(6), 4655–4670.</w:t>
          </w:r>
        </w:p>
        <w:p w14:paraId="6294298E" w14:textId="77777777" w:rsidR="00637990" w:rsidRDefault="00637990">
          <w:pPr>
            <w:autoSpaceDE w:val="0"/>
            <w:autoSpaceDN w:val="0"/>
            <w:ind w:hanging="480"/>
            <w:divId w:val="17050252"/>
          </w:pPr>
          <w:r>
            <w:t xml:space="preserve">Yuan, F. (2025). Blockchain in Agricultural Supply Chain: Promote the UN Sustainable Development Goals (SDGS). </w:t>
          </w:r>
          <w:r>
            <w:rPr>
              <w:i/>
              <w:iCs/>
            </w:rPr>
            <w:t>Journal of Lifestyle and SDGs Review</w:t>
          </w:r>
          <w:r>
            <w:t xml:space="preserve">, </w:t>
          </w:r>
          <w:r>
            <w:rPr>
              <w:i/>
              <w:iCs/>
            </w:rPr>
            <w:t>5</w:t>
          </w:r>
          <w:r>
            <w:t>(1), e03976–e03976.</w:t>
          </w:r>
        </w:p>
        <w:p w14:paraId="690B21EC" w14:textId="77777777" w:rsidR="00637990" w:rsidRDefault="00637990">
          <w:pPr>
            <w:autoSpaceDE w:val="0"/>
            <w:autoSpaceDN w:val="0"/>
            <w:ind w:hanging="480"/>
            <w:divId w:val="1673292945"/>
          </w:pPr>
          <w:r>
            <w:t xml:space="preserve">Zhan, S., &amp; Wan, Z. (2024). Research of blockchain-embedded agricultural quality credit regulation influencing factors. </w:t>
          </w:r>
          <w:r>
            <w:rPr>
              <w:i/>
              <w:iCs/>
            </w:rPr>
            <w:t>Industrial Management &amp; Data Systems</w:t>
          </w:r>
          <w:r>
            <w:t xml:space="preserve">, </w:t>
          </w:r>
          <w:r>
            <w:rPr>
              <w:i/>
              <w:iCs/>
            </w:rPr>
            <w:t>124</w:t>
          </w:r>
          <w:r>
            <w:t>(5), 1701–1724.</w:t>
          </w:r>
        </w:p>
        <w:p w14:paraId="6B2145CE" w14:textId="77777777" w:rsidR="00637990" w:rsidRDefault="00637990">
          <w:pPr>
            <w:autoSpaceDE w:val="0"/>
            <w:autoSpaceDN w:val="0"/>
            <w:ind w:hanging="480"/>
            <w:divId w:val="2110194407"/>
          </w:pPr>
          <w:r>
            <w:t xml:space="preserve">Zhang, J., Zhang, X., Liu, W., Ji, M., &amp; Mishra, A. R. (2022). Critical success factors of blockchain technology to implement the sustainable supply chain using an extended decision-making approach. </w:t>
          </w:r>
          <w:r>
            <w:rPr>
              <w:i/>
              <w:iCs/>
            </w:rPr>
            <w:t>Technological Forecasting and Social Change</w:t>
          </w:r>
          <w:r>
            <w:t xml:space="preserve">, </w:t>
          </w:r>
          <w:r>
            <w:rPr>
              <w:i/>
              <w:iCs/>
            </w:rPr>
            <w:t>182</w:t>
          </w:r>
          <w:r>
            <w:t>, 121881.</w:t>
          </w:r>
        </w:p>
        <w:p w14:paraId="767FDF54" w14:textId="77777777" w:rsidR="00637990" w:rsidRDefault="00637990">
          <w:pPr>
            <w:autoSpaceDE w:val="0"/>
            <w:autoSpaceDN w:val="0"/>
            <w:ind w:hanging="480"/>
            <w:divId w:val="1049457293"/>
          </w:pPr>
          <w:r>
            <w:t xml:space="preserve">Zhang, L., Liu, C., Yao, W., Shao, J., Peixoto, L., Yang, Y., Zeng, Z., Olesen, J. E., &amp; Zang, H. (2025). Legume-based rotation benefits crop productivity and agricultural sustainability in the North China Plain. </w:t>
          </w:r>
          <w:r>
            <w:rPr>
              <w:i/>
              <w:iCs/>
            </w:rPr>
            <w:t>Soil and Tillage Research</w:t>
          </w:r>
          <w:r>
            <w:t xml:space="preserve">, </w:t>
          </w:r>
          <w:r>
            <w:rPr>
              <w:i/>
              <w:iCs/>
            </w:rPr>
            <w:t>250</w:t>
          </w:r>
          <w:r>
            <w:t>, 106502.</w:t>
          </w:r>
        </w:p>
        <w:p w14:paraId="22A77E25" w14:textId="77777777" w:rsidR="00637990" w:rsidRDefault="00637990">
          <w:pPr>
            <w:autoSpaceDE w:val="0"/>
            <w:autoSpaceDN w:val="0"/>
            <w:ind w:hanging="480"/>
            <w:divId w:val="2038237075"/>
          </w:pPr>
          <w:r>
            <w:t xml:space="preserve">Zheng, F., &amp; Zhou, X. (2023). Sustainable model of agricultural product logistics integration based on intelligent blockchain technology. </w:t>
          </w:r>
          <w:r>
            <w:rPr>
              <w:i/>
              <w:iCs/>
            </w:rPr>
            <w:t>Sustainable Energy Technologies and Assessments</w:t>
          </w:r>
          <w:r>
            <w:t xml:space="preserve">, </w:t>
          </w:r>
          <w:r>
            <w:rPr>
              <w:i/>
              <w:iCs/>
            </w:rPr>
            <w:t>57</w:t>
          </w:r>
          <w:r>
            <w:t>, 103258.</w:t>
          </w:r>
        </w:p>
        <w:p w14:paraId="7389E505" w14:textId="0E9F2930" w:rsidR="005F4C57" w:rsidRDefault="00637990" w:rsidP="00B022B5">
          <w:pPr>
            <w:spacing w:before="240" w:line="360" w:lineRule="auto"/>
            <w:ind w:firstLine="720"/>
          </w:pPr>
          <w:r>
            <w:t> </w:t>
          </w:r>
        </w:p>
      </w:sdtContent>
    </w:sdt>
    <w:sectPr w:rsidR="005F4C57" w:rsidSect="002E4864">
      <w:footerReference w:type="default" r:id="rId17"/>
      <w:type w:val="continuous"/>
      <w:pgSz w:w="11906" w:h="16838"/>
      <w:pgMar w:top="720" w:right="720" w:bottom="720" w:left="72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Ricardo Filipe Carreira Ramos" w:date="2025-05-18T16:16:00Z" w:initials="RR">
    <w:p w14:paraId="735FD73A" w14:textId="77777777" w:rsidR="007C75BE" w:rsidRDefault="007C75BE" w:rsidP="007C75BE">
      <w:pPr>
        <w:pStyle w:val="Textodecomentrio"/>
        <w:jc w:val="left"/>
      </w:pPr>
      <w:r>
        <w:rPr>
          <w:rStyle w:val="Refdecomentrio"/>
        </w:rPr>
        <w:annotationRef/>
      </w:r>
      <w:r>
        <w:t>Não me parece que foi isto que fizemos. Nós não procurámos revistas em particular, certo?</w:t>
      </w:r>
    </w:p>
    <w:p w14:paraId="4A719B02" w14:textId="77777777" w:rsidR="007C75BE" w:rsidRDefault="007C75BE" w:rsidP="007C75BE">
      <w:pPr>
        <w:pStyle w:val="Textodecomentrio"/>
        <w:jc w:val="left"/>
      </w:pPr>
      <w:r>
        <w:t>Aplicámos uma string no google para identificar entrevistas sobre o tema que estamos a estudar. Ou usaste um critério para selecionar as entrevistas, nomeadamente a credibilidade das revistas? Se foi isto que fizeste, tens de explicar na metodologia</w:t>
      </w:r>
    </w:p>
  </w:comment>
  <w:comment w:id="9" w:author="Paulo Henrique dos Santos" w:date="2025-05-19T15:46:00Z" w:initials="Pd">
    <w:p w14:paraId="548965A8" w14:textId="7B979FCA" w:rsidR="0075111E" w:rsidRDefault="0075111E">
      <w:pPr>
        <w:pStyle w:val="Textodecomentrio"/>
      </w:pPr>
      <w:r>
        <w:rPr>
          <w:rStyle w:val="Refdecomentrio"/>
        </w:rPr>
        <w:annotationRef/>
      </w:r>
      <w:r>
        <w:t>Corrigi professor.</w:t>
      </w:r>
    </w:p>
  </w:comment>
  <w:comment w:id="22" w:author="Ricardo Filipe Carreira Ramos" w:date="2025-05-18T16:17:00Z" w:initials="RR">
    <w:p w14:paraId="671DD186" w14:textId="77777777" w:rsidR="00745A3E" w:rsidRDefault="00745A3E" w:rsidP="00745A3E">
      <w:pPr>
        <w:pStyle w:val="Textodecomentrio"/>
        <w:jc w:val="left"/>
      </w:pPr>
      <w:r>
        <w:rPr>
          <w:rStyle w:val="Refdecomentrio"/>
        </w:rPr>
        <w:annotationRef/>
      </w:r>
      <w:r>
        <w:t>Cita o paper dos níveis de maturidade</w:t>
      </w:r>
    </w:p>
  </w:comment>
  <w:comment w:id="12" w:author="Ricardo Filipe Carreira Ramos" w:date="2025-05-18T16:24:00Z" w:initials="RR">
    <w:p w14:paraId="2547BF08" w14:textId="77777777" w:rsidR="0001128D" w:rsidRDefault="0001128D" w:rsidP="0001128D">
      <w:pPr>
        <w:pStyle w:val="Textodecomentrio"/>
        <w:jc w:val="left"/>
      </w:pPr>
      <w:r>
        <w:rPr>
          <w:rStyle w:val="Refdecomentrio"/>
        </w:rPr>
        <w:annotationRef/>
      </w:r>
      <w:r>
        <w:t>Acho que é isto. Confirma, por favor</w:t>
      </w:r>
    </w:p>
  </w:comment>
  <w:comment w:id="13" w:author="Paulo Henrique dos Santos" w:date="2025-05-19T15:46:00Z" w:initials="Pd">
    <w:p w14:paraId="1B7C74CC" w14:textId="5E9F7261" w:rsidR="0075111E" w:rsidRDefault="0075111E">
      <w:pPr>
        <w:pStyle w:val="Textodecomentrio"/>
      </w:pPr>
      <w:r>
        <w:rPr>
          <w:rStyle w:val="Refdecomentrio"/>
        </w:rPr>
        <w:annotationRef/>
      </w:r>
      <w:r>
        <w:t>Ajustei esta parte.</w:t>
      </w:r>
    </w:p>
  </w:comment>
  <w:comment w:id="52" w:author="Ricardo Filipe Carreira Ramos" w:date="2025-05-12T19:24:00Z" w:initials="RR">
    <w:p w14:paraId="60D0C7A9" w14:textId="58E379E9" w:rsidR="002F2FA2" w:rsidRDefault="002F2FA2" w:rsidP="002F2FA2">
      <w:pPr>
        <w:pStyle w:val="Textodecomentrio"/>
        <w:jc w:val="left"/>
      </w:pPr>
      <w:r>
        <w:rPr>
          <w:rStyle w:val="Refdecomentrio"/>
        </w:rPr>
        <w:annotationRef/>
      </w:r>
      <w:r>
        <w:t>Tens de alterar a metodologia para explicar que será feito um estudo exploratório para identificar os tópicos referidos em cada nível para criar uma ferramenta de recolha de dados que permite avaliar o nível em que cada empresa se encontra.</w:t>
      </w:r>
    </w:p>
    <w:p w14:paraId="44887709" w14:textId="77777777" w:rsidR="002F2FA2" w:rsidRDefault="002F2FA2" w:rsidP="002F2FA2">
      <w:pPr>
        <w:pStyle w:val="Textodecomentrio"/>
        <w:jc w:val="left"/>
      </w:pPr>
    </w:p>
    <w:p w14:paraId="424B698A" w14:textId="77777777" w:rsidR="002F2FA2" w:rsidRDefault="002F2FA2" w:rsidP="002F2FA2">
      <w:pPr>
        <w:pStyle w:val="Textodecomentrio"/>
        <w:jc w:val="left"/>
      </w:pPr>
      <w:r>
        <w:t>O objetivo do estudo (e o título?) também me parece que tem de ser ajustado.</w:t>
      </w:r>
    </w:p>
    <w:p w14:paraId="621CA1BB" w14:textId="77777777" w:rsidR="002F2FA2" w:rsidRDefault="002F2FA2" w:rsidP="002F2FA2">
      <w:pPr>
        <w:pStyle w:val="Textodecomentrio"/>
        <w:jc w:val="left"/>
      </w:pPr>
    </w:p>
    <w:p w14:paraId="7F757186" w14:textId="77777777" w:rsidR="002F2FA2" w:rsidRDefault="002F2FA2" w:rsidP="002F2FA2">
      <w:pPr>
        <w:pStyle w:val="Textodecomentrio"/>
        <w:jc w:val="left"/>
      </w:pPr>
      <w:r>
        <w:t>Podes seguir a estrutura de informação do paper que partilhei no último email.</w:t>
      </w:r>
    </w:p>
    <w:p w14:paraId="579125C7" w14:textId="77777777" w:rsidR="002F2FA2" w:rsidRDefault="002F2FA2" w:rsidP="002F2FA2">
      <w:pPr>
        <w:pStyle w:val="Textodecomentrio"/>
        <w:jc w:val="left"/>
      </w:pPr>
    </w:p>
    <w:p w14:paraId="37016F96" w14:textId="77777777" w:rsidR="002F2FA2" w:rsidRDefault="002F2FA2" w:rsidP="002F2FA2">
      <w:pPr>
        <w:pStyle w:val="Textodecomentrio"/>
        <w:jc w:val="left"/>
      </w:pPr>
      <w:r>
        <w:t>Na próxima versão que me enviares, inclui já esta informação para poder ler.</w:t>
      </w:r>
    </w:p>
  </w:comment>
  <w:comment w:id="53" w:author="Ricardo Filipe Carreira Ramos" w:date="2025-05-12T19:25:00Z" w:initials="RR">
    <w:p w14:paraId="64CA107D" w14:textId="77777777" w:rsidR="00A170DC" w:rsidRDefault="00A170DC" w:rsidP="00A170DC">
      <w:pPr>
        <w:pStyle w:val="Textodecomentrio"/>
        <w:jc w:val="left"/>
      </w:pPr>
      <w:r>
        <w:rPr>
          <w:rStyle w:val="Refdecomentrio"/>
        </w:rPr>
        <w:annotationRef/>
      </w:r>
      <w:r>
        <w:t>Também podes seguir a estrutura do paper que referiste que fez algo semelhante. Ou seja, que realizou algumas entrevistas para criar um questionário.</w:t>
      </w:r>
    </w:p>
    <w:p w14:paraId="36E76686" w14:textId="77777777" w:rsidR="00A170DC" w:rsidRDefault="00A170DC" w:rsidP="00A170DC">
      <w:pPr>
        <w:pStyle w:val="Textodecomentrio"/>
        <w:jc w:val="left"/>
      </w:pPr>
    </w:p>
    <w:p w14:paraId="7F91E8BC" w14:textId="77777777" w:rsidR="00A170DC" w:rsidRDefault="00A170DC" w:rsidP="00A170DC">
      <w:pPr>
        <w:pStyle w:val="Textodecomentrio"/>
        <w:jc w:val="left"/>
      </w:pPr>
      <w:r>
        <w:t>Depois, envia-me esse paper para o poder ler</w:t>
      </w:r>
    </w:p>
  </w:comment>
  <w:comment w:id="54" w:author="Paulo Henrique dos Santos" w:date="2025-05-12T22:09:00Z" w:initials="Pd">
    <w:p w14:paraId="39E03406" w14:textId="0A886E68" w:rsidR="00811869" w:rsidRDefault="00811869">
      <w:pPr>
        <w:pStyle w:val="Textodecomentrio"/>
      </w:pPr>
      <w:r>
        <w:rPr>
          <w:rStyle w:val="Refdecomentrio"/>
        </w:rPr>
        <w:annotationRef/>
      </w:r>
      <w:r>
        <w:t xml:space="preserve">Professor, ajustei o título e o objetivo. Aqui na metodologia, ainda temos que definir exatamente o que faremos na validação. </w:t>
      </w:r>
    </w:p>
  </w:comment>
  <w:comment w:id="155" w:author="Ricardo Filipe Carreira Ramos" w:date="2025-05-18T16:35:00Z" w:initials="RR">
    <w:p w14:paraId="04A751CA" w14:textId="2C5BEE5B" w:rsidR="008C6C2E" w:rsidRDefault="008C6C2E" w:rsidP="008C6C2E">
      <w:pPr>
        <w:pStyle w:val="Textodecomentrio"/>
        <w:jc w:val="left"/>
      </w:pPr>
      <w:r>
        <w:rPr>
          <w:rStyle w:val="Refdecomentrio"/>
        </w:rPr>
        <w:annotationRef/>
      </w:r>
      <w:r>
        <w:t>Deves dividir o trabalho em "estudo 1" e "estudo 2".</w:t>
      </w:r>
    </w:p>
    <w:p w14:paraId="21F961BD" w14:textId="77777777" w:rsidR="008C6C2E" w:rsidRDefault="008C6C2E" w:rsidP="008C6C2E">
      <w:pPr>
        <w:pStyle w:val="Textodecomentrio"/>
        <w:jc w:val="left"/>
      </w:pPr>
    </w:p>
    <w:p w14:paraId="772761B4" w14:textId="77777777" w:rsidR="008C6C2E" w:rsidRDefault="008C6C2E" w:rsidP="008C6C2E">
      <w:pPr>
        <w:pStyle w:val="Textodecomentrio"/>
        <w:jc w:val="left"/>
      </w:pPr>
      <w:r>
        <w:t>O estudo 1 é o exploratório em que usámos o BERT para identificar os tópicos que permitem criar o questionário.</w:t>
      </w:r>
    </w:p>
    <w:p w14:paraId="0DB45EE0" w14:textId="77777777" w:rsidR="008C6C2E" w:rsidRDefault="008C6C2E" w:rsidP="008C6C2E">
      <w:pPr>
        <w:pStyle w:val="Textodecomentrio"/>
        <w:jc w:val="left"/>
      </w:pPr>
      <w:r>
        <w:t>O estudo 2 é a validação do questionário</w:t>
      </w:r>
    </w:p>
  </w:comment>
  <w:comment w:id="172" w:author="Ricardo Filipe Carreira Ramos" w:date="2025-05-18T16:27:00Z" w:initials="RR">
    <w:p w14:paraId="495F614D" w14:textId="668EDDE5" w:rsidR="00F33DD4" w:rsidRDefault="00F33DD4" w:rsidP="00F33DD4">
      <w:pPr>
        <w:pStyle w:val="Textodecomentrio"/>
        <w:jc w:val="left"/>
      </w:pPr>
      <w:r>
        <w:rPr>
          <w:rStyle w:val="Refdecomentrio"/>
        </w:rPr>
        <w:annotationRef/>
      </w:r>
      <w:r>
        <w:t>Habitua-te a formatar as tabelas como fiz nesta.</w:t>
      </w:r>
    </w:p>
    <w:p w14:paraId="6B2498B8" w14:textId="77777777" w:rsidR="00F33DD4" w:rsidRDefault="00F33DD4" w:rsidP="00F33DD4">
      <w:pPr>
        <w:pStyle w:val="Textodecomentrio"/>
        <w:jc w:val="left"/>
      </w:pPr>
      <w:r>
        <w:t>Cumpre com as normas APA.</w:t>
      </w:r>
    </w:p>
    <w:p w14:paraId="7603AB33" w14:textId="77777777" w:rsidR="00F33DD4" w:rsidRDefault="00F33DD4" w:rsidP="00F33DD4">
      <w:pPr>
        <w:pStyle w:val="Textodecomentrio"/>
        <w:jc w:val="left"/>
      </w:pPr>
    </w:p>
    <w:p w14:paraId="2107C1F0" w14:textId="77777777" w:rsidR="00F33DD4" w:rsidRDefault="00F33DD4" w:rsidP="00F33DD4">
      <w:pPr>
        <w:pStyle w:val="Textodecomentrio"/>
        <w:jc w:val="left"/>
      </w:pPr>
      <w:r>
        <w:t>Faz o mesmo nas restantes tabelas</w:t>
      </w:r>
    </w:p>
  </w:comment>
  <w:comment w:id="173" w:author="Ricardo Filipe Carreira Ramos" w:date="2025-05-18T16:28:00Z" w:initials="RR">
    <w:p w14:paraId="0499D194" w14:textId="77777777" w:rsidR="00402DB0" w:rsidRDefault="00402DB0" w:rsidP="00402DB0">
      <w:pPr>
        <w:pStyle w:val="Textodecomentrio"/>
        <w:jc w:val="left"/>
      </w:pPr>
      <w:r>
        <w:rPr>
          <w:rStyle w:val="Refdecomentrio"/>
        </w:rPr>
        <w:annotationRef/>
      </w:r>
      <w:r>
        <w:t>Tenta reduzir o número de palavras de cada interpretação. Sê mais objetivo. Mais direto</w:t>
      </w:r>
    </w:p>
  </w:comment>
  <w:comment w:id="386" w:author="Ricardo Filipe Carreira Ramos" w:date="2025-05-12T21:40:00Z" w:initials="RR">
    <w:p w14:paraId="080BD025" w14:textId="77777777" w:rsidR="00365045" w:rsidRDefault="00365045" w:rsidP="00365045">
      <w:pPr>
        <w:pStyle w:val="Textodecomentrio"/>
        <w:jc w:val="left"/>
      </w:pPr>
      <w:r>
        <w:rPr>
          <w:rStyle w:val="Refdecomentrio"/>
        </w:rPr>
        <w:annotationRef/>
      </w:r>
      <w:r>
        <w:t>Terminei aqui.</w:t>
      </w:r>
    </w:p>
    <w:p w14:paraId="483CD85C" w14:textId="77777777" w:rsidR="00365045" w:rsidRDefault="00365045" w:rsidP="00365045">
      <w:pPr>
        <w:pStyle w:val="Textodecomentrio"/>
        <w:jc w:val="left"/>
      </w:pPr>
    </w:p>
    <w:p w14:paraId="61450EBF" w14:textId="77777777" w:rsidR="00365045" w:rsidRDefault="00365045" w:rsidP="00365045">
      <w:pPr>
        <w:pStyle w:val="Textodecomentrio"/>
        <w:jc w:val="left"/>
      </w:pPr>
      <w:r>
        <w:t>Paulo,</w:t>
      </w:r>
    </w:p>
    <w:p w14:paraId="3153A09C" w14:textId="77777777" w:rsidR="00365045" w:rsidRDefault="00365045" w:rsidP="00365045">
      <w:pPr>
        <w:pStyle w:val="Textodecomentrio"/>
        <w:jc w:val="left"/>
      </w:pPr>
      <w:r>
        <w:t>Acho que é uma "seca" ler a análise dos resultados do topic modeling.</w:t>
      </w:r>
    </w:p>
    <w:p w14:paraId="704557BC" w14:textId="77777777" w:rsidR="00365045" w:rsidRDefault="00365045" w:rsidP="00365045">
      <w:pPr>
        <w:pStyle w:val="Textodecomentrio"/>
        <w:jc w:val="left"/>
      </w:pPr>
      <w:r>
        <w:t>Podes tentar dar uma volta para melhorar a escrita.</w:t>
      </w:r>
    </w:p>
    <w:p w14:paraId="2F43CA0C" w14:textId="77777777" w:rsidR="00365045" w:rsidRDefault="00365045" w:rsidP="00365045">
      <w:pPr>
        <w:pStyle w:val="Textodecomentrio"/>
        <w:jc w:val="left"/>
      </w:pPr>
    </w:p>
    <w:p w14:paraId="56AB06D9" w14:textId="77777777" w:rsidR="00365045" w:rsidRDefault="00365045" w:rsidP="00365045">
      <w:pPr>
        <w:pStyle w:val="Textodecomentrio"/>
        <w:jc w:val="left"/>
      </w:pPr>
      <w:r>
        <w:t>No entanto, deixo uma outra sugestão para considerares.</w:t>
      </w:r>
    </w:p>
    <w:p w14:paraId="7A32A086" w14:textId="77777777" w:rsidR="00365045" w:rsidRDefault="00365045" w:rsidP="00365045">
      <w:pPr>
        <w:pStyle w:val="Textodecomentrio"/>
        <w:jc w:val="left"/>
      </w:pPr>
      <w:r>
        <w:t>Para cada resultado do topic modeling, cria uma Tabela com as seguintes colunas:</w:t>
      </w:r>
    </w:p>
    <w:p w14:paraId="034531E4" w14:textId="77777777" w:rsidR="00365045" w:rsidRDefault="00365045" w:rsidP="00365045">
      <w:pPr>
        <w:pStyle w:val="Textodecomentrio"/>
        <w:ind w:left="300"/>
        <w:jc w:val="left"/>
      </w:pPr>
      <w:r>
        <w:t>No. Tópico; designação tópico, interpretação do tópico; exemplo de discussão.</w:t>
      </w:r>
    </w:p>
    <w:p w14:paraId="10979906" w14:textId="77777777" w:rsidR="00365045" w:rsidRDefault="00365045" w:rsidP="00365045">
      <w:pPr>
        <w:pStyle w:val="Textodecomentrio"/>
        <w:jc w:val="left"/>
      </w:pPr>
    </w:p>
    <w:p w14:paraId="22D64091" w14:textId="77777777" w:rsidR="00365045" w:rsidRDefault="00365045" w:rsidP="00365045">
      <w:pPr>
        <w:pStyle w:val="Textodecomentrio"/>
        <w:jc w:val="left"/>
      </w:pPr>
    </w:p>
    <w:p w14:paraId="1E2F4F05" w14:textId="77777777" w:rsidR="00365045" w:rsidRDefault="00365045" w:rsidP="00365045">
      <w:pPr>
        <w:pStyle w:val="Textodecomentrio"/>
        <w:jc w:val="left"/>
      </w:pPr>
      <w:r>
        <w:t>Deixo um exemplo de Tabela para me fazer entender no final da apresentação dos resultados do Nível 5.</w:t>
      </w:r>
    </w:p>
  </w:comment>
  <w:comment w:id="387" w:author="Ricardo Filipe Carreira Ramos" w:date="2025-05-12T21:43:00Z" w:initials="RR">
    <w:p w14:paraId="0E481290" w14:textId="77777777" w:rsidR="00BB186A" w:rsidRDefault="00BB186A" w:rsidP="00BB186A">
      <w:pPr>
        <w:pStyle w:val="Textodecomentrio"/>
        <w:jc w:val="left"/>
      </w:pPr>
      <w:r>
        <w:rPr>
          <w:rStyle w:val="Refdecomentrio"/>
        </w:rPr>
        <w:annotationRef/>
      </w:r>
      <w:r>
        <w:t>Basta copiares o texto que escrevi para as células.</w:t>
      </w:r>
    </w:p>
  </w:comment>
  <w:comment w:id="388" w:author="Paulo Henrique dos Santos" w:date="2025-05-12T23:26:00Z" w:initials="Pd">
    <w:p w14:paraId="36A45436" w14:textId="13D912D9" w:rsidR="0055280A" w:rsidRDefault="0055280A">
      <w:pPr>
        <w:pStyle w:val="Textodecomentrio"/>
      </w:pPr>
      <w:r>
        <w:rPr>
          <w:rStyle w:val="Refdecomentrio"/>
        </w:rPr>
        <w:annotationRef/>
      </w:r>
      <w:r>
        <w:t xml:space="preserve">Professor fiz em todos os tópicos para analisares. </w:t>
      </w:r>
    </w:p>
  </w:comment>
  <w:comment w:id="389" w:author="Ricardo Filipe Carreira Ramos" w:date="2025-05-18T16:31:00Z" w:initials="RR">
    <w:p w14:paraId="2882D59B" w14:textId="77777777" w:rsidR="004E1420" w:rsidRDefault="003F3F57" w:rsidP="004E1420">
      <w:pPr>
        <w:pStyle w:val="Textodecomentrio"/>
        <w:jc w:val="left"/>
      </w:pPr>
      <w:r>
        <w:rPr>
          <w:rStyle w:val="Refdecomentrio"/>
        </w:rPr>
        <w:annotationRef/>
      </w:r>
      <w:r w:rsidR="004E1420">
        <w:rPr>
          <w:highlight w:val="yellow"/>
        </w:rPr>
        <w:t>Não analisei o conteúdo. Confio que tenhas feito bem o trabalho</w:t>
      </w:r>
      <w:r w:rsidR="004E1420">
        <w:t xml:space="preserve"> ☺️</w:t>
      </w:r>
    </w:p>
  </w:comment>
  <w:comment w:id="390" w:author="Ricardo Filipe Carreira Ramos" w:date="2025-05-18T16:32:00Z" w:initials="RR">
    <w:p w14:paraId="79CD95D2" w14:textId="3CEE57D1" w:rsidR="004E1420" w:rsidRDefault="00943F4C" w:rsidP="004E1420">
      <w:pPr>
        <w:pStyle w:val="Textodecomentrio"/>
        <w:jc w:val="left"/>
      </w:pPr>
      <w:r>
        <w:rPr>
          <w:rStyle w:val="Refdecomentrio"/>
        </w:rPr>
        <w:annotationRef/>
      </w:r>
      <w:r w:rsidR="004E1420">
        <w:rPr>
          <w:highlight w:val="yellow"/>
        </w:rPr>
        <w:t>Se quiseres, podes apagar o texto. Coloca apenas uma frase entre a figuras e as tabelas e uma frase final (pode ser a frase com que terminas as interpretações dos tópicos)</w:t>
      </w:r>
    </w:p>
  </w:comment>
  <w:comment w:id="454" w:author="Ricardo Filipe Carreira Ramos" w:date="2025-05-04T18:50:00Z" w:initials="RR">
    <w:p w14:paraId="61705FF7" w14:textId="77777777" w:rsidR="00B708E1" w:rsidRDefault="00B708E1" w:rsidP="00B708E1">
      <w:pPr>
        <w:pStyle w:val="Textodecomentrio"/>
        <w:jc w:val="left"/>
      </w:pPr>
      <w:r>
        <w:rPr>
          <w:rStyle w:val="Refdecomentrio"/>
        </w:rPr>
        <w:annotationRef/>
      </w:r>
      <w:r>
        <w:t>Acho que seria interessante criar um set de questões (questionário) com base nos tópicos identificados.</w:t>
      </w:r>
    </w:p>
    <w:p w14:paraId="2F1E62AB" w14:textId="77777777" w:rsidR="00B708E1" w:rsidRDefault="00B708E1" w:rsidP="00B708E1">
      <w:pPr>
        <w:pStyle w:val="Textodecomentrio"/>
        <w:jc w:val="left"/>
      </w:pPr>
      <w:r>
        <w:t>Os resultados iriam indicar o nível em que cada uma das organizações está.</w:t>
      </w:r>
    </w:p>
    <w:p w14:paraId="3BBC0F17" w14:textId="77777777" w:rsidR="00B708E1" w:rsidRDefault="00B708E1" w:rsidP="00B708E1">
      <w:pPr>
        <w:pStyle w:val="Textodecomentrio"/>
        <w:jc w:val="left"/>
      </w:pPr>
    </w:p>
    <w:p w14:paraId="389BBE72" w14:textId="77777777" w:rsidR="00B708E1" w:rsidRDefault="00B708E1" w:rsidP="00B708E1">
      <w:pPr>
        <w:pStyle w:val="Textodecomentrio"/>
        <w:jc w:val="left"/>
      </w:pPr>
      <w:r>
        <w:t>P.e., com base na discussão que escrevi para o nível 1, se as respostas se concentrassem muito em projetos-piloto (tópico 1), características técnicas da tecnologia (tópico 2), discussão preliminar com stakeholders (tópico 3), e/ou credito ou financiamento (tópico 4), iria sugerir que a organização se encontrava no nível 1.</w:t>
      </w:r>
    </w:p>
    <w:p w14:paraId="49E5F421" w14:textId="77777777" w:rsidR="00B708E1" w:rsidRDefault="00B708E1" w:rsidP="00B708E1">
      <w:pPr>
        <w:pStyle w:val="Textodecomentrio"/>
        <w:jc w:val="left"/>
      </w:pPr>
    </w:p>
    <w:p w14:paraId="15D3723A" w14:textId="77777777" w:rsidR="00B708E1" w:rsidRDefault="00B708E1" w:rsidP="00B708E1">
      <w:pPr>
        <w:pStyle w:val="Textodecomentrio"/>
        <w:jc w:val="left"/>
      </w:pPr>
      <w:r>
        <w:t>Achas que isto poderia fazer sentido?</w:t>
      </w:r>
    </w:p>
    <w:p w14:paraId="6BD1E58C" w14:textId="77777777" w:rsidR="00B708E1" w:rsidRDefault="00B708E1" w:rsidP="00B708E1">
      <w:pPr>
        <w:pStyle w:val="Textodecomentrio"/>
        <w:jc w:val="left"/>
      </w:pPr>
      <w:r>
        <w:t>Este questionário poderia ser aplicado nas empresas para validar o questionário e realizar o estudo 3. Como queres fazer um estudo longitudinal, poderias aplicar o questionário inicialmente para identificar o nível onde uma determinada empresa se encontra e aplicar passados uns meses para perceber se evoluiu.</w:t>
      </w:r>
    </w:p>
  </w:comment>
  <w:comment w:id="455" w:author="Ricardo Filipe Carreira Ramos" w:date="2025-05-04T18:50:00Z" w:initials="RR">
    <w:p w14:paraId="6E601AD3" w14:textId="77777777" w:rsidR="00B708E1" w:rsidRDefault="00B708E1" w:rsidP="00B708E1">
      <w:pPr>
        <w:pStyle w:val="Textodecomentrio"/>
        <w:jc w:val="left"/>
      </w:pPr>
      <w:r>
        <w:rPr>
          <w:rStyle w:val="Refdecomentrio"/>
        </w:rPr>
        <w:annotationRef/>
      </w:r>
      <w:r>
        <w:t xml:space="preserve">P.e., as perguntas que poderiam estar associadas ao </w:t>
      </w:r>
      <w:r>
        <w:rPr>
          <w:highlight w:val="yellow"/>
        </w:rPr>
        <w:t>nível 1</w:t>
      </w:r>
      <w:r>
        <w:t xml:space="preserve"> (com base na discussão que escrevi neste nível) poderiam ser (escala Likert 7 pontos; 1= discordo totalmente e 7 = concordo totalmente):</w:t>
      </w:r>
    </w:p>
    <w:p w14:paraId="77F2114D" w14:textId="77777777" w:rsidR="00B708E1" w:rsidRDefault="00B708E1" w:rsidP="00B708E1">
      <w:pPr>
        <w:pStyle w:val="Textodecomentrio"/>
        <w:numPr>
          <w:ilvl w:val="0"/>
          <w:numId w:val="26"/>
        </w:numPr>
        <w:jc w:val="left"/>
      </w:pPr>
      <w:r>
        <w:t>Na nossa organização discute-se de forma exploratória, a possibilidade de rastear produtos através de projetos-piloto com recurso à tecnologia blockchain (tópico 1)</w:t>
      </w:r>
    </w:p>
    <w:p w14:paraId="1C8EB288" w14:textId="77777777" w:rsidR="00B708E1" w:rsidRDefault="00B708E1" w:rsidP="00B708E1">
      <w:pPr>
        <w:pStyle w:val="Textodecomentrio"/>
        <w:numPr>
          <w:ilvl w:val="0"/>
          <w:numId w:val="26"/>
        </w:numPr>
        <w:jc w:val="left"/>
      </w:pPr>
      <w:r>
        <w:t>Discutimos, em traços gerais, as características técnicas da tecnologia e como podem beneficiar o negócio (tópico 2)</w:t>
      </w:r>
    </w:p>
    <w:p w14:paraId="2963D31D" w14:textId="77777777" w:rsidR="00B708E1" w:rsidRDefault="00B708E1" w:rsidP="00B708E1">
      <w:pPr>
        <w:pStyle w:val="Textodecomentrio"/>
        <w:numPr>
          <w:ilvl w:val="0"/>
          <w:numId w:val="26"/>
        </w:numPr>
        <w:jc w:val="left"/>
      </w:pPr>
      <w:r>
        <w:t>Debatemos potenciais aplicações da blockchain nos processos de produção agrícola, embora ainda sem planos concretos de implementação (tópico 3)</w:t>
      </w:r>
    </w:p>
    <w:p w14:paraId="75A6D2DA" w14:textId="77777777" w:rsidR="00B708E1" w:rsidRDefault="00B708E1" w:rsidP="00B708E1">
      <w:pPr>
        <w:pStyle w:val="Textodecomentrio"/>
        <w:numPr>
          <w:ilvl w:val="0"/>
          <w:numId w:val="26"/>
        </w:numPr>
        <w:jc w:val="left"/>
      </w:pPr>
      <w:r>
        <w:t>Consideramos recorrer à tecnologia blockchain com recurso a crédito ou financiamento no setor agrícola (tópico 4)</w:t>
      </w:r>
    </w:p>
    <w:p w14:paraId="1BF3F4CD" w14:textId="77777777" w:rsidR="00B708E1" w:rsidRDefault="00B708E1" w:rsidP="00B708E1">
      <w:pPr>
        <w:pStyle w:val="Textodecomentrio"/>
        <w:jc w:val="left"/>
      </w:pPr>
    </w:p>
    <w:p w14:paraId="79031CD5" w14:textId="77777777" w:rsidR="00B708E1" w:rsidRDefault="00B708E1" w:rsidP="00B708E1">
      <w:pPr>
        <w:pStyle w:val="Textodecomentrio"/>
        <w:jc w:val="left"/>
      </w:pPr>
    </w:p>
    <w:p w14:paraId="077618B5" w14:textId="77777777" w:rsidR="00B708E1" w:rsidRDefault="00B708E1" w:rsidP="00B708E1">
      <w:pPr>
        <w:pStyle w:val="Textodecomentrio"/>
        <w:jc w:val="left"/>
      </w:pPr>
      <w:r>
        <w:t>Depois de criado o questionário, teriamos de fazer um pré-teste e, posteriormente, teria de ser validado por especialistas da indústria e académicos (expert judgement).</w:t>
      </w:r>
    </w:p>
    <w:p w14:paraId="589E9F02" w14:textId="77777777" w:rsidR="00B708E1" w:rsidRDefault="00B708E1" w:rsidP="00B708E1">
      <w:pPr>
        <w:pStyle w:val="Textodecomentrio"/>
        <w:jc w:val="left"/>
      </w:pPr>
      <w:r>
        <w:t>No fundo, o que o topic modeling faz é substituir a etapa do focus group na criação de um questionário.</w:t>
      </w:r>
    </w:p>
    <w:p w14:paraId="584705F6" w14:textId="77777777" w:rsidR="00B708E1" w:rsidRDefault="00B708E1" w:rsidP="00B708E1">
      <w:pPr>
        <w:pStyle w:val="Textodecomentrio"/>
        <w:jc w:val="left"/>
      </w:pPr>
    </w:p>
    <w:p w14:paraId="37BCA055" w14:textId="77777777" w:rsidR="00B708E1" w:rsidRDefault="00B708E1" w:rsidP="00B708E1">
      <w:pPr>
        <w:pStyle w:val="Textodecomentrio"/>
        <w:jc w:val="left"/>
      </w:pPr>
      <w:r>
        <w:t>As questões são apenas uma ideia. Se, no questionário inteiro, um empresário colocasse nestas questões tudo 7 (concordo totalmente) e nas restantes questões dos outros níveis 1 (discordo totalmente), iria sugerir que a empresa estaria no nível 1.</w:t>
      </w:r>
    </w:p>
    <w:p w14:paraId="5A5FC148" w14:textId="77777777" w:rsidR="00B708E1" w:rsidRDefault="00B708E1" w:rsidP="00B708E1">
      <w:pPr>
        <w:pStyle w:val="Textodecomentrio"/>
        <w:jc w:val="left"/>
      </w:pPr>
    </w:p>
    <w:p w14:paraId="2686D048" w14:textId="77777777" w:rsidR="00B708E1" w:rsidRDefault="00B708E1" w:rsidP="00B708E1">
      <w:pPr>
        <w:pStyle w:val="Textodecomentrio"/>
        <w:jc w:val="left"/>
      </w:pPr>
      <w:r>
        <w:t>Esta é uma adaptação do que fiz no paper "</w:t>
      </w:r>
      <w:r>
        <w:rPr>
          <w:color w:val="000000"/>
        </w:rPr>
        <w:t>How the Response to Service Incidents Change Customer-Firm Relationships” onde criámos um questionário de raiz.</w:t>
      </w:r>
    </w:p>
    <w:p w14:paraId="1CF12DEE" w14:textId="77777777" w:rsidR="00B708E1" w:rsidRDefault="00B708E1" w:rsidP="00B708E1">
      <w:pPr>
        <w:pStyle w:val="Textodecomentrio"/>
        <w:jc w:val="left"/>
      </w:pPr>
    </w:p>
    <w:p w14:paraId="6B7BB9C8" w14:textId="77777777" w:rsidR="00B708E1" w:rsidRDefault="00B708E1" w:rsidP="00B708E1">
      <w:pPr>
        <w:pStyle w:val="Textodecomentrio"/>
        <w:jc w:val="left"/>
      </w:pPr>
      <w:r>
        <w:rPr>
          <w:color w:val="000000"/>
        </w:rPr>
        <w:t>Vou-te enviar um PowerPoint que explica o esquema metodológico da criação do questionário deste paper. O PowerPoint foi usado num seminário Doutoral na NOVA-IMS (fui convidado para explicar este método)</w:t>
      </w:r>
    </w:p>
  </w:comment>
  <w:comment w:id="459" w:author="Ricardo Filipe Carreira Ramos" w:date="2025-05-18T16:40:00Z" w:initials="RR">
    <w:p w14:paraId="724CA557" w14:textId="77777777" w:rsidR="008F68AF" w:rsidRDefault="008F68AF" w:rsidP="008F68AF">
      <w:pPr>
        <w:pStyle w:val="Textodecomentrio"/>
        <w:jc w:val="left"/>
      </w:pPr>
      <w:r>
        <w:rPr>
          <w:rStyle w:val="Refdecomentrio"/>
        </w:rPr>
        <w:annotationRef/>
      </w:r>
      <w:r>
        <w:t>Esta secção não deve terminar aqui. Agora deves criar o questionário com base nos temas.</w:t>
      </w:r>
    </w:p>
    <w:p w14:paraId="016FED40" w14:textId="77777777" w:rsidR="008F68AF" w:rsidRDefault="008F68AF" w:rsidP="008F68AF">
      <w:pPr>
        <w:pStyle w:val="Textodecomentrio"/>
        <w:jc w:val="left"/>
      </w:pPr>
    </w:p>
    <w:p w14:paraId="4E3B661F" w14:textId="77777777" w:rsidR="008F68AF" w:rsidRDefault="008F68AF" w:rsidP="008F68AF">
      <w:pPr>
        <w:pStyle w:val="Textodecomentrio"/>
        <w:jc w:val="left"/>
      </w:pPr>
      <w:r>
        <w:t>É aqui que explicas o processo</w:t>
      </w:r>
    </w:p>
  </w:comment>
  <w:comment w:id="477" w:author="Ricardo Filipe Carreira Ramos" w:date="2025-05-18T17:04:00Z" w:initials="RR">
    <w:p w14:paraId="4D992032" w14:textId="77777777" w:rsidR="004A472C" w:rsidRDefault="004A472C" w:rsidP="004A472C">
      <w:pPr>
        <w:pStyle w:val="Textodecomentrio"/>
        <w:jc w:val="left"/>
      </w:pPr>
      <w:r>
        <w:rPr>
          <w:rStyle w:val="Refdecomentrio"/>
        </w:rPr>
        <w:annotationRef/>
      </w:r>
      <w:r>
        <w:t>Para a versão do paper colocas em anexo. Para a versão da Tese, colocas aqui no documento</w:t>
      </w:r>
    </w:p>
  </w:comment>
  <w:comment w:id="479" w:author="Ricardo Filipe Carreira Ramos" w:date="2025-05-18T17:40:00Z" w:initials="RR">
    <w:p w14:paraId="79CB4362" w14:textId="77777777" w:rsidR="007F5F1F" w:rsidRDefault="007F5F1F" w:rsidP="007F5F1F">
      <w:pPr>
        <w:pStyle w:val="Textodecomentrio"/>
        <w:jc w:val="left"/>
      </w:pPr>
      <w:r>
        <w:rPr>
          <w:rStyle w:val="Refdecomentrio"/>
        </w:rPr>
        <w:annotationRef/>
      </w:r>
      <w:hyperlink r:id="rId1" w:history="1">
        <w:r w:rsidRPr="00336DEF">
          <w:rPr>
            <w:rStyle w:val="Hyperlink"/>
          </w:rPr>
          <w:t>https://www.emerald.com/insight/content/doi/10.1108/ejmbe-05-2021-0157/full/html</w:t>
        </w:r>
      </w:hyperlink>
    </w:p>
  </w:comment>
  <w:comment w:id="482" w:author="Ricardo Filipe Carreira Ramos" w:date="2025-05-18T17:41:00Z" w:initials="RR">
    <w:p w14:paraId="58E7F508" w14:textId="77777777" w:rsidR="0081750A" w:rsidRDefault="0081750A" w:rsidP="0081750A">
      <w:pPr>
        <w:pStyle w:val="Textodecomentrio"/>
        <w:jc w:val="left"/>
      </w:pPr>
      <w:r>
        <w:rPr>
          <w:rStyle w:val="Refdecomentrio"/>
        </w:rPr>
        <w:annotationRef/>
      </w:r>
      <w:r>
        <w:t>Coloca aqui o número de perguntas do questionário</w:t>
      </w:r>
    </w:p>
  </w:comment>
  <w:comment w:id="509" w:author="Ricardo Filipe Carreira Ramos" w:date="2025-04-24T14:51:00Z" w:initials="RR">
    <w:p w14:paraId="716A696A" w14:textId="6B115CF1" w:rsidR="008C74A4" w:rsidRDefault="008C74A4" w:rsidP="008C74A4">
      <w:pPr>
        <w:pStyle w:val="Textodecomentrio"/>
        <w:jc w:val="left"/>
      </w:pPr>
      <w:r>
        <w:rPr>
          <w:rStyle w:val="Refdecomentrio"/>
        </w:rPr>
        <w:annotationRef/>
      </w:r>
      <w:r>
        <w:t>No lugar desta explicação, sugiro que expliques o processo de como os tópicos vão resultar no modelo.</w:t>
      </w:r>
    </w:p>
  </w:comment>
  <w:comment w:id="510" w:author="Ricardo Filipe Carreira Ramos" w:date="2025-05-04T18:10:00Z" w:initials="RR">
    <w:p w14:paraId="6975F716" w14:textId="77777777" w:rsidR="006F455A" w:rsidRDefault="006F455A" w:rsidP="006F455A">
      <w:pPr>
        <w:pStyle w:val="Textodecomentrio"/>
        <w:jc w:val="left"/>
      </w:pPr>
      <w:r>
        <w:rPr>
          <w:rStyle w:val="Refdecomentrio"/>
        </w:rPr>
        <w:annotationRef/>
      </w:r>
      <w:r>
        <w:t>Não deste resposta a este comentário.</w:t>
      </w:r>
    </w:p>
    <w:p w14:paraId="6D94E51A" w14:textId="77777777" w:rsidR="006F455A" w:rsidRDefault="006F455A" w:rsidP="006F455A">
      <w:pPr>
        <w:pStyle w:val="Textodecomentrio"/>
        <w:jc w:val="left"/>
      </w:pPr>
    </w:p>
    <w:p w14:paraId="6E44FA6A" w14:textId="77777777" w:rsidR="006F455A" w:rsidRDefault="006F455A" w:rsidP="006F455A">
      <w:pPr>
        <w:pStyle w:val="Textodecomentrio"/>
        <w:jc w:val="left"/>
      </w:pPr>
      <w:r>
        <w:t>Adiantei algum texto, mas preciso que confirmes se é isto o que tens em mente.</w:t>
      </w:r>
    </w:p>
  </w:comment>
  <w:comment w:id="511" w:author="Paulo Henrique dos Santos" w:date="2025-05-09T15:41:00Z" w:initials="Pd">
    <w:p w14:paraId="24083695" w14:textId="7F900A7D" w:rsidR="004B3F3C" w:rsidRDefault="004B3F3C">
      <w:pPr>
        <w:pStyle w:val="Textodecomentrio"/>
      </w:pPr>
      <w:r>
        <w:rPr>
          <w:rStyle w:val="Refdecomentrio"/>
        </w:rPr>
        <w:annotationRef/>
      </w:r>
      <w:r w:rsidR="008C19E2">
        <w:t>Professor fiz uma pequena alteração, retirando a palavra questionário.</w:t>
      </w:r>
    </w:p>
  </w:comment>
  <w:comment w:id="525" w:author="Ricardo Filipe Carreira Ramos" w:date="2025-05-18T16:40:00Z" w:initials="RR">
    <w:p w14:paraId="320EE7B9" w14:textId="77777777" w:rsidR="0041170F" w:rsidRDefault="0041170F" w:rsidP="0041170F">
      <w:pPr>
        <w:pStyle w:val="Textodecomentrio"/>
        <w:jc w:val="left"/>
      </w:pPr>
      <w:r>
        <w:rPr>
          <w:rStyle w:val="Refdecomentrio"/>
        </w:rPr>
        <w:annotationRef/>
      </w:r>
      <w:r>
        <w:t>Esta secção não deve terminar aqui. Agora deves criar o questionário com base nos temas.</w:t>
      </w:r>
    </w:p>
    <w:p w14:paraId="00DC5F68" w14:textId="77777777" w:rsidR="0041170F" w:rsidRDefault="0041170F" w:rsidP="0041170F">
      <w:pPr>
        <w:pStyle w:val="Textodecomentrio"/>
        <w:jc w:val="left"/>
      </w:pPr>
    </w:p>
    <w:p w14:paraId="2144B8ED" w14:textId="77777777" w:rsidR="0041170F" w:rsidRDefault="0041170F" w:rsidP="0041170F">
      <w:pPr>
        <w:pStyle w:val="Textodecomentrio"/>
        <w:jc w:val="left"/>
      </w:pPr>
      <w:r>
        <w:t>É aqui que explicas o processo</w:t>
      </w:r>
    </w:p>
  </w:comment>
  <w:comment w:id="531" w:author="Ricardo Filipe Carreira Ramos" w:date="2025-05-18T17:04:00Z" w:initials="RR">
    <w:p w14:paraId="64773304" w14:textId="77777777" w:rsidR="0041170F" w:rsidRDefault="0041170F" w:rsidP="0041170F">
      <w:pPr>
        <w:pStyle w:val="Textodecomentrio"/>
        <w:jc w:val="left"/>
      </w:pPr>
      <w:r>
        <w:rPr>
          <w:rStyle w:val="Refdecomentrio"/>
        </w:rPr>
        <w:annotationRef/>
      </w:r>
      <w:r>
        <w:t>Para a versão do paper colocas em anexo. Para a versão da Tese, colocas aqui no documento</w:t>
      </w:r>
    </w:p>
  </w:comment>
  <w:comment w:id="532" w:author="Ricardo Filipe Carreira Ramos" w:date="2025-05-18T17:40:00Z" w:initials="RR">
    <w:p w14:paraId="4BECFA67" w14:textId="77777777" w:rsidR="0041170F" w:rsidRDefault="0041170F" w:rsidP="0041170F">
      <w:pPr>
        <w:pStyle w:val="Textodecomentrio"/>
        <w:jc w:val="left"/>
      </w:pPr>
      <w:r>
        <w:rPr>
          <w:rStyle w:val="Refdecomentrio"/>
        </w:rPr>
        <w:annotationRef/>
      </w:r>
      <w:hyperlink r:id="rId2" w:history="1">
        <w:r w:rsidRPr="00336DEF">
          <w:rPr>
            <w:rStyle w:val="Hyperlink"/>
          </w:rPr>
          <w:t>https://www.emerald.com/insight/content/doi/10.1108/ejmbe-05-2021-0157/full/html</w:t>
        </w:r>
      </w:hyperlink>
    </w:p>
  </w:comment>
  <w:comment w:id="533" w:author="Ricardo Filipe Carreira Ramos" w:date="2025-05-18T17:41:00Z" w:initials="RR">
    <w:p w14:paraId="5D4F30C3" w14:textId="77777777" w:rsidR="0041170F" w:rsidRDefault="0041170F" w:rsidP="0041170F">
      <w:pPr>
        <w:pStyle w:val="Textodecomentrio"/>
        <w:jc w:val="left"/>
      </w:pPr>
      <w:r>
        <w:rPr>
          <w:rStyle w:val="Refdecomentrio"/>
        </w:rPr>
        <w:annotationRef/>
      </w:r>
      <w:r>
        <w:t>Coloca aqui o número de perguntas do questionário</w:t>
      </w:r>
    </w:p>
  </w:comment>
  <w:comment w:id="539" w:author="Ricardo Filipe Carreira Ramos" w:date="2025-05-18T16:40:00Z" w:initials="RR">
    <w:p w14:paraId="0D4F338E" w14:textId="77777777" w:rsidR="00CB75E2" w:rsidRDefault="00CB75E2" w:rsidP="00CB75E2">
      <w:pPr>
        <w:pStyle w:val="Textodecomentrio"/>
        <w:jc w:val="left"/>
      </w:pPr>
      <w:r>
        <w:rPr>
          <w:rStyle w:val="Refdecomentrio"/>
        </w:rPr>
        <w:annotationRef/>
      </w:r>
      <w:r>
        <w:t>Esta secção não deve terminar aqui. Agora deves criar o questionário com base nos temas.</w:t>
      </w:r>
    </w:p>
    <w:p w14:paraId="32797746" w14:textId="77777777" w:rsidR="00CB75E2" w:rsidRDefault="00CB75E2" w:rsidP="00CB75E2">
      <w:pPr>
        <w:pStyle w:val="Textodecomentrio"/>
        <w:jc w:val="left"/>
      </w:pPr>
    </w:p>
    <w:p w14:paraId="78E1841B" w14:textId="77777777" w:rsidR="00CB75E2" w:rsidRDefault="00CB75E2" w:rsidP="00CB75E2">
      <w:pPr>
        <w:pStyle w:val="Textodecomentrio"/>
        <w:jc w:val="left"/>
      </w:pPr>
      <w:r>
        <w:t>É aqui que explicas o processo</w:t>
      </w:r>
    </w:p>
  </w:comment>
  <w:comment w:id="543" w:author="Ricardo Filipe Carreira Ramos" w:date="2025-05-18T17:04:00Z" w:initials="RR">
    <w:p w14:paraId="7E95EB2D" w14:textId="77777777" w:rsidR="00CB75E2" w:rsidRDefault="00CB75E2" w:rsidP="00CB75E2">
      <w:pPr>
        <w:pStyle w:val="Textodecomentrio"/>
        <w:jc w:val="left"/>
      </w:pPr>
      <w:r>
        <w:rPr>
          <w:rStyle w:val="Refdecomentrio"/>
        </w:rPr>
        <w:annotationRef/>
      </w:r>
      <w:r>
        <w:t>Para a versão do paper colocas em anexo. Para a versão da Tese, colocas aqui no documento</w:t>
      </w:r>
    </w:p>
  </w:comment>
  <w:comment w:id="544" w:author="Ricardo Filipe Carreira Ramos" w:date="2025-05-18T17:40:00Z" w:initials="RR">
    <w:p w14:paraId="586C28CA" w14:textId="77777777" w:rsidR="00CB75E2" w:rsidRDefault="00CB75E2" w:rsidP="00CB75E2">
      <w:pPr>
        <w:pStyle w:val="Textodecomentrio"/>
        <w:jc w:val="left"/>
      </w:pPr>
      <w:r>
        <w:rPr>
          <w:rStyle w:val="Refdecomentrio"/>
        </w:rPr>
        <w:annotationRef/>
      </w:r>
      <w:hyperlink r:id="rId3" w:history="1">
        <w:r w:rsidRPr="00336DEF">
          <w:rPr>
            <w:rStyle w:val="Hyperlink"/>
          </w:rPr>
          <w:t>https://www.emerald.com/insight/content/doi/10.1108/ejmbe-05-2021-0157/full/html</w:t>
        </w:r>
      </w:hyperlink>
    </w:p>
  </w:comment>
  <w:comment w:id="545" w:author="Ricardo Filipe Carreira Ramos" w:date="2025-05-18T17:41:00Z" w:initials="RR">
    <w:p w14:paraId="4865A892" w14:textId="77777777" w:rsidR="00CB75E2" w:rsidRDefault="00CB75E2" w:rsidP="00CB75E2">
      <w:pPr>
        <w:pStyle w:val="Textodecomentrio"/>
        <w:jc w:val="left"/>
      </w:pPr>
      <w:r>
        <w:rPr>
          <w:rStyle w:val="Refdecomentrio"/>
        </w:rPr>
        <w:annotationRef/>
      </w:r>
      <w:r>
        <w:t>Coloca aqui o número de perguntas do questionário</w:t>
      </w:r>
    </w:p>
  </w:comment>
  <w:comment w:id="646" w:author="Ricardo Filipe Carreira Ramos" w:date="2025-05-04T18:50:00Z" w:initials="RR">
    <w:p w14:paraId="136F6967" w14:textId="77777777" w:rsidR="00FA3BE4" w:rsidRDefault="00FA3BE4" w:rsidP="00FA3BE4">
      <w:pPr>
        <w:pStyle w:val="Textodecomentrio"/>
        <w:jc w:val="left"/>
      </w:pPr>
      <w:r>
        <w:rPr>
          <w:rStyle w:val="Refdecomentrio"/>
        </w:rPr>
        <w:annotationRef/>
      </w:r>
      <w:r>
        <w:t>Acho que seria interessante criar um set de questões (questionário) com base nos tópicos identificados.</w:t>
      </w:r>
    </w:p>
    <w:p w14:paraId="342B5FA6" w14:textId="77777777" w:rsidR="00FA3BE4" w:rsidRDefault="00FA3BE4" w:rsidP="00FA3BE4">
      <w:pPr>
        <w:pStyle w:val="Textodecomentrio"/>
        <w:jc w:val="left"/>
      </w:pPr>
      <w:r>
        <w:t>Os resultados iriam indicar o nível em que cada uma das organizações está.</w:t>
      </w:r>
    </w:p>
    <w:p w14:paraId="7F0124DD" w14:textId="77777777" w:rsidR="00FA3BE4" w:rsidRDefault="00FA3BE4" w:rsidP="00FA3BE4">
      <w:pPr>
        <w:pStyle w:val="Textodecomentrio"/>
        <w:jc w:val="left"/>
      </w:pPr>
    </w:p>
    <w:p w14:paraId="69F03003" w14:textId="77777777" w:rsidR="00FA3BE4" w:rsidRDefault="00FA3BE4" w:rsidP="00FA3BE4">
      <w:pPr>
        <w:pStyle w:val="Textodecomentrio"/>
        <w:jc w:val="left"/>
      </w:pPr>
      <w:r>
        <w:t>P.e., com base na discussão que escrevi para o nível 1, se as respostas se concentrassem muito em projetos-piloto (tópico 1), características técnicas da tecnologia (tópico 2), discussão preliminar com stakeholders (tópico 3), e/ou credito ou financiamento (tópico 4), iria sugerir que a organização se encontrava no nível 1.</w:t>
      </w:r>
    </w:p>
    <w:p w14:paraId="3E6EDB80" w14:textId="77777777" w:rsidR="00FA3BE4" w:rsidRDefault="00FA3BE4" w:rsidP="00FA3BE4">
      <w:pPr>
        <w:pStyle w:val="Textodecomentrio"/>
        <w:jc w:val="left"/>
      </w:pPr>
    </w:p>
    <w:p w14:paraId="3DE7935E" w14:textId="77777777" w:rsidR="00FA3BE4" w:rsidRDefault="00FA3BE4" w:rsidP="00FA3BE4">
      <w:pPr>
        <w:pStyle w:val="Textodecomentrio"/>
        <w:jc w:val="left"/>
      </w:pPr>
      <w:r>
        <w:t>Achas que isto poderia fazer sentido?</w:t>
      </w:r>
    </w:p>
    <w:p w14:paraId="3EEA19D7" w14:textId="77777777" w:rsidR="00FA3BE4" w:rsidRDefault="00FA3BE4" w:rsidP="00FA3BE4">
      <w:pPr>
        <w:pStyle w:val="Textodecomentrio"/>
        <w:jc w:val="left"/>
      </w:pPr>
      <w:r>
        <w:t>Este questionário poderia ser aplicado nas empresas para validar o questionário e realizar o estudo 3. Como queres fazer um estudo longitudinal, poderias aplicar o questionário inicialmente para identificar o nível onde uma determinada empresa se encontra e aplicar passados uns meses para perceber se evoluiu.</w:t>
      </w:r>
    </w:p>
  </w:comment>
  <w:comment w:id="647" w:author="Ricardo Filipe Carreira Ramos" w:date="2025-05-04T18:50:00Z" w:initials="RR">
    <w:p w14:paraId="0A64ECA3" w14:textId="77777777" w:rsidR="00FA3BE4" w:rsidRDefault="00FA3BE4" w:rsidP="00FA3BE4">
      <w:pPr>
        <w:pStyle w:val="Textodecomentrio"/>
        <w:jc w:val="left"/>
      </w:pPr>
      <w:r>
        <w:rPr>
          <w:rStyle w:val="Refdecomentrio"/>
        </w:rPr>
        <w:annotationRef/>
      </w:r>
      <w:r>
        <w:t xml:space="preserve">P.e., as perguntas que poderiam estar associadas ao </w:t>
      </w:r>
      <w:r>
        <w:rPr>
          <w:highlight w:val="yellow"/>
        </w:rPr>
        <w:t>nível 1</w:t>
      </w:r>
      <w:r>
        <w:t xml:space="preserve"> (com base na discussão que escrevi neste nível) poderiam ser (escala Likert 7 pontos; 1= discordo totalmente e 7 = concordo totalmente):</w:t>
      </w:r>
    </w:p>
    <w:p w14:paraId="5CD6EB00" w14:textId="77777777" w:rsidR="00FA3BE4" w:rsidRDefault="00FA3BE4" w:rsidP="00FA3BE4">
      <w:pPr>
        <w:pStyle w:val="Textodecomentrio"/>
        <w:numPr>
          <w:ilvl w:val="0"/>
          <w:numId w:val="26"/>
        </w:numPr>
        <w:jc w:val="left"/>
      </w:pPr>
      <w:r>
        <w:t>Na nossa organização discute-se de forma exploratória, a possibilidade de rastear produtos através de projetos-piloto com recurso à tecnologia blockchain (tópico 1)</w:t>
      </w:r>
    </w:p>
    <w:p w14:paraId="3C024B46" w14:textId="77777777" w:rsidR="00FA3BE4" w:rsidRDefault="00FA3BE4" w:rsidP="00FA3BE4">
      <w:pPr>
        <w:pStyle w:val="Textodecomentrio"/>
        <w:numPr>
          <w:ilvl w:val="0"/>
          <w:numId w:val="26"/>
        </w:numPr>
        <w:jc w:val="left"/>
      </w:pPr>
      <w:r>
        <w:t>Discutimos, em traços gerais, as características técnicas da tecnologia e como podem beneficiar o negócio (tópico 2)</w:t>
      </w:r>
    </w:p>
    <w:p w14:paraId="3F0E81F7" w14:textId="77777777" w:rsidR="00FA3BE4" w:rsidRDefault="00FA3BE4" w:rsidP="00FA3BE4">
      <w:pPr>
        <w:pStyle w:val="Textodecomentrio"/>
        <w:numPr>
          <w:ilvl w:val="0"/>
          <w:numId w:val="26"/>
        </w:numPr>
        <w:jc w:val="left"/>
      </w:pPr>
      <w:r>
        <w:t>Debatemos potenciais aplicações da blockchain nos processos de produção agrícola, embora ainda sem planos concretos de implementação (tópico 3)</w:t>
      </w:r>
    </w:p>
    <w:p w14:paraId="2A9CA9CA" w14:textId="77777777" w:rsidR="00FA3BE4" w:rsidRDefault="00FA3BE4" w:rsidP="00FA3BE4">
      <w:pPr>
        <w:pStyle w:val="Textodecomentrio"/>
        <w:numPr>
          <w:ilvl w:val="0"/>
          <w:numId w:val="26"/>
        </w:numPr>
        <w:jc w:val="left"/>
      </w:pPr>
      <w:r>
        <w:t>Consideramos recorrer à tecnologia blockchain com recurso a crédito ou financiamento no setor agrícola (tópico 4)</w:t>
      </w:r>
    </w:p>
    <w:p w14:paraId="572A61AE" w14:textId="77777777" w:rsidR="00FA3BE4" w:rsidRDefault="00FA3BE4" w:rsidP="00FA3BE4">
      <w:pPr>
        <w:pStyle w:val="Textodecomentrio"/>
        <w:jc w:val="left"/>
      </w:pPr>
    </w:p>
    <w:p w14:paraId="0FF22C00" w14:textId="77777777" w:rsidR="00FA3BE4" w:rsidRDefault="00FA3BE4" w:rsidP="00FA3BE4">
      <w:pPr>
        <w:pStyle w:val="Textodecomentrio"/>
        <w:jc w:val="left"/>
      </w:pPr>
    </w:p>
    <w:p w14:paraId="588EC308" w14:textId="77777777" w:rsidR="00FA3BE4" w:rsidRDefault="00FA3BE4" w:rsidP="00FA3BE4">
      <w:pPr>
        <w:pStyle w:val="Textodecomentrio"/>
        <w:jc w:val="left"/>
      </w:pPr>
      <w:r>
        <w:t>Depois de criado o questionário, teriamos de fazer um pré-teste e, posteriormente, teria de ser validado por especialistas da indústria e académicos (expert judgement).</w:t>
      </w:r>
    </w:p>
    <w:p w14:paraId="77DCEB3C" w14:textId="77777777" w:rsidR="00FA3BE4" w:rsidRDefault="00FA3BE4" w:rsidP="00FA3BE4">
      <w:pPr>
        <w:pStyle w:val="Textodecomentrio"/>
        <w:jc w:val="left"/>
      </w:pPr>
      <w:r>
        <w:t>No fundo, o que o topic modeling faz é substituir a etapa do focus group na criação de um questionário.</w:t>
      </w:r>
    </w:p>
    <w:p w14:paraId="71395B20" w14:textId="77777777" w:rsidR="00FA3BE4" w:rsidRDefault="00FA3BE4" w:rsidP="00FA3BE4">
      <w:pPr>
        <w:pStyle w:val="Textodecomentrio"/>
        <w:jc w:val="left"/>
      </w:pPr>
    </w:p>
    <w:p w14:paraId="4069BE0E" w14:textId="77777777" w:rsidR="00FA3BE4" w:rsidRDefault="00FA3BE4" w:rsidP="00FA3BE4">
      <w:pPr>
        <w:pStyle w:val="Textodecomentrio"/>
        <w:jc w:val="left"/>
      </w:pPr>
      <w:r>
        <w:t>As questões são apenas uma ideia. Se, no questionário inteiro, um empresário colocasse nestas questões tudo 7 (concordo totalmente) e nas restantes questões dos outros níveis 1 (discordo totalmente), iria sugerir que a empresa estaria no nível 1.</w:t>
      </w:r>
    </w:p>
    <w:p w14:paraId="33ACFA6D" w14:textId="77777777" w:rsidR="00FA3BE4" w:rsidRDefault="00FA3BE4" w:rsidP="00FA3BE4">
      <w:pPr>
        <w:pStyle w:val="Textodecomentrio"/>
        <w:jc w:val="left"/>
      </w:pPr>
    </w:p>
    <w:p w14:paraId="0E0FEB30" w14:textId="77777777" w:rsidR="00FA3BE4" w:rsidRDefault="00FA3BE4" w:rsidP="00FA3BE4">
      <w:pPr>
        <w:pStyle w:val="Textodecomentrio"/>
        <w:jc w:val="left"/>
      </w:pPr>
      <w:r>
        <w:t>Esta é uma adaptação do que fiz no paper "</w:t>
      </w:r>
      <w:r>
        <w:rPr>
          <w:color w:val="000000"/>
        </w:rPr>
        <w:t>How the Response to Service Incidents Change Customer-Firm Relationships” onde criámos um questionário de raiz.</w:t>
      </w:r>
    </w:p>
    <w:p w14:paraId="13BE3DC6" w14:textId="77777777" w:rsidR="00FA3BE4" w:rsidRDefault="00FA3BE4" w:rsidP="00FA3BE4">
      <w:pPr>
        <w:pStyle w:val="Textodecomentrio"/>
        <w:jc w:val="left"/>
      </w:pPr>
    </w:p>
    <w:p w14:paraId="19AB68ED" w14:textId="77777777" w:rsidR="00FA3BE4" w:rsidRDefault="00FA3BE4" w:rsidP="00FA3BE4">
      <w:pPr>
        <w:pStyle w:val="Textodecomentrio"/>
        <w:jc w:val="left"/>
      </w:pPr>
      <w:r>
        <w:rPr>
          <w:color w:val="000000"/>
        </w:rPr>
        <w:t>Vou-te enviar um PowerPoint que explica o esquema metodológico da criação do questionário deste paper. O PowerPoint foi usado num seminário Doutoral na NOVA-IMS (fui convidado para explicar este método)</w:t>
      </w:r>
    </w:p>
  </w:comment>
  <w:comment w:id="1182" w:author="Ricardo Filipe Carreira Ramos" w:date="2025-05-18T17:43:00Z" w:initials="RR">
    <w:p w14:paraId="6471BC2C" w14:textId="77777777" w:rsidR="005A202C" w:rsidRDefault="005A202C" w:rsidP="005A202C">
      <w:pPr>
        <w:pStyle w:val="Textodecomentrio"/>
        <w:jc w:val="left"/>
      </w:pPr>
      <w:r>
        <w:rPr>
          <w:rStyle w:val="Refdecomentrio"/>
        </w:rPr>
        <w:annotationRef/>
      </w:r>
      <w:r>
        <w:t>Esta discussão de resultados pode ser muito importante para discutir os resultados da aplicação do questionário (secção 5.3.). Não apagues.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719B02" w15:done="0"/>
  <w15:commentEx w15:paraId="548965A8" w15:paraIdParent="4A719B02" w15:done="0"/>
  <w15:commentEx w15:paraId="671DD186" w15:done="0"/>
  <w15:commentEx w15:paraId="2547BF08" w15:done="0"/>
  <w15:commentEx w15:paraId="1B7C74CC" w15:paraIdParent="2547BF08" w15:done="0"/>
  <w15:commentEx w15:paraId="37016F96" w15:done="0"/>
  <w15:commentEx w15:paraId="7F91E8BC" w15:paraIdParent="37016F96" w15:done="0"/>
  <w15:commentEx w15:paraId="39E03406" w15:paraIdParent="37016F96" w15:done="0"/>
  <w15:commentEx w15:paraId="0DB45EE0" w15:done="0"/>
  <w15:commentEx w15:paraId="2107C1F0" w15:done="0"/>
  <w15:commentEx w15:paraId="0499D194" w15:done="0"/>
  <w15:commentEx w15:paraId="1E2F4F05" w15:done="0"/>
  <w15:commentEx w15:paraId="0E481290" w15:paraIdParent="1E2F4F05" w15:done="0"/>
  <w15:commentEx w15:paraId="36A45436" w15:paraIdParent="1E2F4F05" w15:done="0"/>
  <w15:commentEx w15:paraId="2882D59B" w15:paraIdParent="1E2F4F05" w15:done="0"/>
  <w15:commentEx w15:paraId="79CD95D2" w15:paraIdParent="1E2F4F05" w15:done="0"/>
  <w15:commentEx w15:paraId="6BD1E58C" w15:done="0"/>
  <w15:commentEx w15:paraId="6B7BB9C8" w15:paraIdParent="6BD1E58C" w15:done="0"/>
  <w15:commentEx w15:paraId="4E3B661F" w15:done="0"/>
  <w15:commentEx w15:paraId="4D992032" w15:done="0"/>
  <w15:commentEx w15:paraId="79CB4362" w15:done="0"/>
  <w15:commentEx w15:paraId="58E7F508" w15:done="0"/>
  <w15:commentEx w15:paraId="716A696A" w15:done="0"/>
  <w15:commentEx w15:paraId="6E44FA6A" w15:paraIdParent="716A696A" w15:done="0"/>
  <w15:commentEx w15:paraId="24083695" w15:paraIdParent="716A696A" w15:done="0"/>
  <w15:commentEx w15:paraId="2144B8ED" w15:done="0"/>
  <w15:commentEx w15:paraId="64773304" w15:done="0"/>
  <w15:commentEx w15:paraId="4BECFA67" w15:done="0"/>
  <w15:commentEx w15:paraId="5D4F30C3" w15:done="0"/>
  <w15:commentEx w15:paraId="78E1841B" w15:done="0"/>
  <w15:commentEx w15:paraId="7E95EB2D" w15:done="0"/>
  <w15:commentEx w15:paraId="586C28CA" w15:done="0"/>
  <w15:commentEx w15:paraId="4865A892" w15:done="0"/>
  <w15:commentEx w15:paraId="3EEA19D7" w15:done="0"/>
  <w15:commentEx w15:paraId="19AB68ED" w15:paraIdParent="3EEA19D7" w15:done="0"/>
  <w15:commentEx w15:paraId="6471BC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205CA0" w16cex:dateUtc="2025-05-18T15:16:00Z"/>
  <w16cex:commentExtensible w16cex:durableId="2835D62C" w16cex:dateUtc="2025-05-19T18:46:00Z"/>
  <w16cex:commentExtensible w16cex:durableId="53B8C09A" w16cex:dateUtc="2025-05-18T15:17:00Z"/>
  <w16cex:commentExtensible w16cex:durableId="27B3CE59" w16cex:dateUtc="2025-05-18T15:24:00Z"/>
  <w16cex:commentExtensible w16cex:durableId="4D451F46" w16cex:dateUtc="2025-05-19T18:46:00Z"/>
  <w16cex:commentExtensible w16cex:durableId="23AFA50D" w16cex:dateUtc="2025-05-12T18:24:00Z"/>
  <w16cex:commentExtensible w16cex:durableId="6C1FD931" w16cex:dateUtc="2025-05-12T18:25:00Z"/>
  <w16cex:commentExtensible w16cex:durableId="269381BA" w16cex:dateUtc="2025-05-13T01:09:00Z"/>
  <w16cex:commentExtensible w16cex:durableId="256144E6" w16cex:dateUtc="2025-05-18T15:35:00Z"/>
  <w16cex:commentExtensible w16cex:durableId="0D00E0BF" w16cex:dateUtc="2025-05-18T15:27:00Z"/>
  <w16cex:commentExtensible w16cex:durableId="6A22A83F" w16cex:dateUtc="2025-05-18T15:28:00Z"/>
  <w16cex:commentExtensible w16cex:durableId="6DC4EFD7" w16cex:dateUtc="2025-05-12T20:40:00Z"/>
  <w16cex:commentExtensible w16cex:durableId="689B957B" w16cex:dateUtc="2025-05-12T20:43:00Z"/>
  <w16cex:commentExtensible w16cex:durableId="6460805C" w16cex:dateUtc="2025-05-13T02:26:00Z"/>
  <w16cex:commentExtensible w16cex:durableId="58498329" w16cex:dateUtc="2025-05-18T15:31:00Z"/>
  <w16cex:commentExtensible w16cex:durableId="17F99A00" w16cex:dateUtc="2025-05-18T15:32:00Z"/>
  <w16cex:commentExtensible w16cex:durableId="1CFB6462" w16cex:dateUtc="2025-05-04T17:50:00Z"/>
  <w16cex:commentExtensible w16cex:durableId="68F1E2AD" w16cex:dateUtc="2025-05-04T17:50:00Z"/>
  <w16cex:commentExtensible w16cex:durableId="0BB46E6F" w16cex:dateUtc="2025-05-18T15:40:00Z"/>
  <w16cex:commentExtensible w16cex:durableId="45AA07B0" w16cex:dateUtc="2025-05-18T16:04:00Z"/>
  <w16cex:commentExtensible w16cex:durableId="3FA306D8" w16cex:dateUtc="2025-05-18T16:40:00Z"/>
  <w16cex:commentExtensible w16cex:durableId="5D3A7699" w16cex:dateUtc="2025-05-18T16:41:00Z"/>
  <w16cex:commentExtensible w16cex:durableId="0096BFEC" w16cex:dateUtc="2025-04-24T13:51:00Z"/>
  <w16cex:commentExtensible w16cex:durableId="65B3B72C" w16cex:dateUtc="2025-05-04T17:10:00Z"/>
  <w16cex:commentExtensible w16cex:durableId="1B3CCA60" w16cex:dateUtc="2025-05-09T18:41:00Z"/>
  <w16cex:commentExtensible w16cex:durableId="565EFD31" w16cex:dateUtc="2025-05-18T15:40:00Z"/>
  <w16cex:commentExtensible w16cex:durableId="4E06F82C" w16cex:dateUtc="2025-05-18T16:04:00Z"/>
  <w16cex:commentExtensible w16cex:durableId="461064E8" w16cex:dateUtc="2025-05-18T16:40:00Z"/>
  <w16cex:commentExtensible w16cex:durableId="79010975" w16cex:dateUtc="2025-05-18T16:41:00Z"/>
  <w16cex:commentExtensible w16cex:durableId="59FA2BD6" w16cex:dateUtc="2025-05-18T15:40:00Z"/>
  <w16cex:commentExtensible w16cex:durableId="469CBB66" w16cex:dateUtc="2025-05-18T16:04:00Z"/>
  <w16cex:commentExtensible w16cex:durableId="5F0039E8" w16cex:dateUtc="2025-05-18T16:40:00Z"/>
  <w16cex:commentExtensible w16cex:durableId="7FBE080B" w16cex:dateUtc="2025-05-18T16:41:00Z"/>
  <w16cex:commentExtensible w16cex:durableId="024718E4" w16cex:dateUtc="2025-05-04T17:50:00Z"/>
  <w16cex:commentExtensible w16cex:durableId="387A2C3F" w16cex:dateUtc="2025-05-04T17:50:00Z"/>
  <w16cex:commentExtensible w16cex:durableId="7BA686BC" w16cex:dateUtc="2025-05-18T1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719B02" w16cid:durableId="15205CA0"/>
  <w16cid:commentId w16cid:paraId="548965A8" w16cid:durableId="2835D62C"/>
  <w16cid:commentId w16cid:paraId="671DD186" w16cid:durableId="53B8C09A"/>
  <w16cid:commentId w16cid:paraId="2547BF08" w16cid:durableId="27B3CE59"/>
  <w16cid:commentId w16cid:paraId="1B7C74CC" w16cid:durableId="4D451F46"/>
  <w16cid:commentId w16cid:paraId="37016F96" w16cid:durableId="23AFA50D"/>
  <w16cid:commentId w16cid:paraId="7F91E8BC" w16cid:durableId="6C1FD931"/>
  <w16cid:commentId w16cid:paraId="39E03406" w16cid:durableId="269381BA"/>
  <w16cid:commentId w16cid:paraId="0DB45EE0" w16cid:durableId="256144E6"/>
  <w16cid:commentId w16cid:paraId="2107C1F0" w16cid:durableId="0D00E0BF"/>
  <w16cid:commentId w16cid:paraId="0499D194" w16cid:durableId="6A22A83F"/>
  <w16cid:commentId w16cid:paraId="1E2F4F05" w16cid:durableId="6DC4EFD7"/>
  <w16cid:commentId w16cid:paraId="0E481290" w16cid:durableId="689B957B"/>
  <w16cid:commentId w16cid:paraId="36A45436" w16cid:durableId="6460805C"/>
  <w16cid:commentId w16cid:paraId="2882D59B" w16cid:durableId="58498329"/>
  <w16cid:commentId w16cid:paraId="79CD95D2" w16cid:durableId="17F99A00"/>
  <w16cid:commentId w16cid:paraId="6BD1E58C" w16cid:durableId="1CFB6462"/>
  <w16cid:commentId w16cid:paraId="6B7BB9C8" w16cid:durableId="68F1E2AD"/>
  <w16cid:commentId w16cid:paraId="4E3B661F" w16cid:durableId="0BB46E6F"/>
  <w16cid:commentId w16cid:paraId="4D992032" w16cid:durableId="45AA07B0"/>
  <w16cid:commentId w16cid:paraId="79CB4362" w16cid:durableId="3FA306D8"/>
  <w16cid:commentId w16cid:paraId="58E7F508" w16cid:durableId="5D3A7699"/>
  <w16cid:commentId w16cid:paraId="716A696A" w16cid:durableId="0096BFEC"/>
  <w16cid:commentId w16cid:paraId="6E44FA6A" w16cid:durableId="65B3B72C"/>
  <w16cid:commentId w16cid:paraId="24083695" w16cid:durableId="1B3CCA60"/>
  <w16cid:commentId w16cid:paraId="2144B8ED" w16cid:durableId="565EFD31"/>
  <w16cid:commentId w16cid:paraId="64773304" w16cid:durableId="4E06F82C"/>
  <w16cid:commentId w16cid:paraId="4BECFA67" w16cid:durableId="461064E8"/>
  <w16cid:commentId w16cid:paraId="5D4F30C3" w16cid:durableId="79010975"/>
  <w16cid:commentId w16cid:paraId="78E1841B" w16cid:durableId="59FA2BD6"/>
  <w16cid:commentId w16cid:paraId="7E95EB2D" w16cid:durableId="469CBB66"/>
  <w16cid:commentId w16cid:paraId="586C28CA" w16cid:durableId="5F0039E8"/>
  <w16cid:commentId w16cid:paraId="4865A892" w16cid:durableId="7FBE080B"/>
  <w16cid:commentId w16cid:paraId="3EEA19D7" w16cid:durableId="024718E4"/>
  <w16cid:commentId w16cid:paraId="19AB68ED" w16cid:durableId="387A2C3F"/>
  <w16cid:commentId w16cid:paraId="6471BC2C" w16cid:durableId="7BA686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50973" w14:textId="77777777" w:rsidR="006D328E" w:rsidRPr="008614B5" w:rsidRDefault="006D328E" w:rsidP="00530E0C">
      <w:r w:rsidRPr="008614B5">
        <w:separator/>
      </w:r>
    </w:p>
  </w:endnote>
  <w:endnote w:type="continuationSeparator" w:id="0">
    <w:p w14:paraId="540BAB44" w14:textId="77777777" w:rsidR="006D328E" w:rsidRPr="008614B5" w:rsidRDefault="006D328E" w:rsidP="00530E0C">
      <w:r w:rsidRPr="008614B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0702570"/>
      <w:docPartObj>
        <w:docPartGallery w:val="Page Numbers (Bottom of Page)"/>
        <w:docPartUnique/>
      </w:docPartObj>
    </w:sdtPr>
    <w:sdtContent>
      <w:p w14:paraId="6EB4E2E3" w14:textId="39622B82" w:rsidR="00A97EDF" w:rsidRPr="008614B5" w:rsidRDefault="00A97EDF">
        <w:pPr>
          <w:pStyle w:val="Rodap"/>
          <w:jc w:val="right"/>
        </w:pPr>
        <w:r w:rsidRPr="008614B5">
          <w:fldChar w:fldCharType="begin"/>
        </w:r>
        <w:r w:rsidRPr="008614B5">
          <w:instrText>PAGE   \* MERGEFORMAT</w:instrText>
        </w:r>
        <w:r w:rsidRPr="008614B5">
          <w:fldChar w:fldCharType="separate"/>
        </w:r>
        <w:r w:rsidRPr="008614B5">
          <w:t>2</w:t>
        </w:r>
        <w:r w:rsidRPr="008614B5">
          <w:fldChar w:fldCharType="end"/>
        </w:r>
      </w:p>
    </w:sdtContent>
  </w:sdt>
  <w:p w14:paraId="58E596EB" w14:textId="77777777" w:rsidR="00A97EDF" w:rsidRPr="008614B5" w:rsidRDefault="00A97ED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4473A" w14:textId="77777777" w:rsidR="006D328E" w:rsidRPr="008614B5" w:rsidRDefault="006D328E" w:rsidP="00530E0C">
      <w:r w:rsidRPr="008614B5">
        <w:separator/>
      </w:r>
    </w:p>
  </w:footnote>
  <w:footnote w:type="continuationSeparator" w:id="0">
    <w:p w14:paraId="2E48623B" w14:textId="77777777" w:rsidR="006D328E" w:rsidRPr="008614B5" w:rsidRDefault="006D328E" w:rsidP="00530E0C">
      <w:r w:rsidRPr="008614B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2FE7"/>
    <w:multiLevelType w:val="multilevel"/>
    <w:tmpl w:val="E5A0CFFA"/>
    <w:lvl w:ilvl="0">
      <w:start w:val="4"/>
      <w:numFmt w:val="decimal"/>
      <w:lvlText w:val="%1"/>
      <w:lvlJc w:val="left"/>
      <w:pPr>
        <w:ind w:left="360" w:hanging="360"/>
      </w:pPr>
      <w:rPr>
        <w:rFonts w:hint="default"/>
      </w:rPr>
    </w:lvl>
    <w:lvl w:ilvl="1">
      <w:start w:val="1"/>
      <w:numFmt w:val="decimal"/>
      <w:lvlText w:val="%1.%2"/>
      <w:lvlJc w:val="left"/>
      <w:pPr>
        <w:ind w:left="1074" w:hanging="36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2862" w:hanging="72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4650" w:hanging="108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438" w:hanging="1440"/>
      </w:pPr>
      <w:rPr>
        <w:rFonts w:hint="default"/>
      </w:rPr>
    </w:lvl>
    <w:lvl w:ilvl="8">
      <w:start w:val="1"/>
      <w:numFmt w:val="decimal"/>
      <w:lvlText w:val="%1.%2.%3.%4.%5.%6.%7.%8.%9"/>
      <w:lvlJc w:val="left"/>
      <w:pPr>
        <w:ind w:left="7512" w:hanging="1800"/>
      </w:pPr>
      <w:rPr>
        <w:rFonts w:hint="default"/>
      </w:rPr>
    </w:lvl>
  </w:abstractNum>
  <w:abstractNum w:abstractNumId="1" w15:restartNumberingAfterBreak="0">
    <w:nsid w:val="07E474DA"/>
    <w:multiLevelType w:val="hybridMultilevel"/>
    <w:tmpl w:val="3410CE50"/>
    <w:lvl w:ilvl="0" w:tplc="85B4EF96">
      <w:start w:val="1"/>
      <w:numFmt w:val="decimal"/>
      <w:lvlText w:val="%1."/>
      <w:lvlJc w:val="left"/>
      <w:pPr>
        <w:ind w:left="1020" w:hanging="360"/>
      </w:pPr>
    </w:lvl>
    <w:lvl w:ilvl="1" w:tplc="01F8FFAA">
      <w:start w:val="1"/>
      <w:numFmt w:val="decimal"/>
      <w:lvlText w:val="%2."/>
      <w:lvlJc w:val="left"/>
      <w:pPr>
        <w:ind w:left="1020" w:hanging="360"/>
      </w:pPr>
    </w:lvl>
    <w:lvl w:ilvl="2" w:tplc="DC5AFED0">
      <w:start w:val="1"/>
      <w:numFmt w:val="decimal"/>
      <w:lvlText w:val="%3."/>
      <w:lvlJc w:val="left"/>
      <w:pPr>
        <w:ind w:left="1020" w:hanging="360"/>
      </w:pPr>
    </w:lvl>
    <w:lvl w:ilvl="3" w:tplc="34286310">
      <w:start w:val="1"/>
      <w:numFmt w:val="decimal"/>
      <w:lvlText w:val="%4."/>
      <w:lvlJc w:val="left"/>
      <w:pPr>
        <w:ind w:left="1020" w:hanging="360"/>
      </w:pPr>
    </w:lvl>
    <w:lvl w:ilvl="4" w:tplc="D5443FB2">
      <w:start w:val="1"/>
      <w:numFmt w:val="decimal"/>
      <w:lvlText w:val="%5."/>
      <w:lvlJc w:val="left"/>
      <w:pPr>
        <w:ind w:left="1020" w:hanging="360"/>
      </w:pPr>
    </w:lvl>
    <w:lvl w:ilvl="5" w:tplc="F8986958">
      <w:start w:val="1"/>
      <w:numFmt w:val="decimal"/>
      <w:lvlText w:val="%6."/>
      <w:lvlJc w:val="left"/>
      <w:pPr>
        <w:ind w:left="1020" w:hanging="360"/>
      </w:pPr>
    </w:lvl>
    <w:lvl w:ilvl="6" w:tplc="C64C0A36">
      <w:start w:val="1"/>
      <w:numFmt w:val="decimal"/>
      <w:lvlText w:val="%7."/>
      <w:lvlJc w:val="left"/>
      <w:pPr>
        <w:ind w:left="1020" w:hanging="360"/>
      </w:pPr>
    </w:lvl>
    <w:lvl w:ilvl="7" w:tplc="35462632">
      <w:start w:val="1"/>
      <w:numFmt w:val="decimal"/>
      <w:lvlText w:val="%8."/>
      <w:lvlJc w:val="left"/>
      <w:pPr>
        <w:ind w:left="1020" w:hanging="360"/>
      </w:pPr>
    </w:lvl>
    <w:lvl w:ilvl="8" w:tplc="B8AC503A">
      <w:start w:val="1"/>
      <w:numFmt w:val="decimal"/>
      <w:lvlText w:val="%9."/>
      <w:lvlJc w:val="left"/>
      <w:pPr>
        <w:ind w:left="1020" w:hanging="360"/>
      </w:pPr>
    </w:lvl>
  </w:abstractNum>
  <w:abstractNum w:abstractNumId="2" w15:restartNumberingAfterBreak="0">
    <w:nsid w:val="09FF2E6E"/>
    <w:multiLevelType w:val="hybridMultilevel"/>
    <w:tmpl w:val="B99046AA"/>
    <w:lvl w:ilvl="0" w:tplc="64326E2A">
      <w:start w:val="1"/>
      <w:numFmt w:val="decimal"/>
      <w:lvlText w:val="%1)"/>
      <w:lvlJc w:val="left"/>
      <w:pPr>
        <w:ind w:left="1020" w:hanging="360"/>
      </w:pPr>
    </w:lvl>
    <w:lvl w:ilvl="1" w:tplc="ABE29E8C">
      <w:start w:val="1"/>
      <w:numFmt w:val="decimal"/>
      <w:lvlText w:val="%2)"/>
      <w:lvlJc w:val="left"/>
      <w:pPr>
        <w:ind w:left="1020" w:hanging="360"/>
      </w:pPr>
    </w:lvl>
    <w:lvl w:ilvl="2" w:tplc="104A49B2">
      <w:start w:val="1"/>
      <w:numFmt w:val="decimal"/>
      <w:lvlText w:val="%3)"/>
      <w:lvlJc w:val="left"/>
      <w:pPr>
        <w:ind w:left="1020" w:hanging="360"/>
      </w:pPr>
    </w:lvl>
    <w:lvl w:ilvl="3" w:tplc="ACCA35EC">
      <w:start w:val="1"/>
      <w:numFmt w:val="decimal"/>
      <w:lvlText w:val="%4)"/>
      <w:lvlJc w:val="left"/>
      <w:pPr>
        <w:ind w:left="1020" w:hanging="360"/>
      </w:pPr>
    </w:lvl>
    <w:lvl w:ilvl="4" w:tplc="116A69B4">
      <w:start w:val="1"/>
      <w:numFmt w:val="decimal"/>
      <w:lvlText w:val="%5)"/>
      <w:lvlJc w:val="left"/>
      <w:pPr>
        <w:ind w:left="1020" w:hanging="360"/>
      </w:pPr>
    </w:lvl>
    <w:lvl w:ilvl="5" w:tplc="9C143050">
      <w:start w:val="1"/>
      <w:numFmt w:val="decimal"/>
      <w:lvlText w:val="%6)"/>
      <w:lvlJc w:val="left"/>
      <w:pPr>
        <w:ind w:left="1020" w:hanging="360"/>
      </w:pPr>
    </w:lvl>
    <w:lvl w:ilvl="6" w:tplc="DFE84566">
      <w:start w:val="1"/>
      <w:numFmt w:val="decimal"/>
      <w:lvlText w:val="%7)"/>
      <w:lvlJc w:val="left"/>
      <w:pPr>
        <w:ind w:left="1020" w:hanging="360"/>
      </w:pPr>
    </w:lvl>
    <w:lvl w:ilvl="7" w:tplc="AD3EC1E6">
      <w:start w:val="1"/>
      <w:numFmt w:val="decimal"/>
      <w:lvlText w:val="%8)"/>
      <w:lvlJc w:val="left"/>
      <w:pPr>
        <w:ind w:left="1020" w:hanging="360"/>
      </w:pPr>
    </w:lvl>
    <w:lvl w:ilvl="8" w:tplc="0EAC2D4E">
      <w:start w:val="1"/>
      <w:numFmt w:val="decimal"/>
      <w:lvlText w:val="%9)"/>
      <w:lvlJc w:val="left"/>
      <w:pPr>
        <w:ind w:left="1020" w:hanging="360"/>
      </w:pPr>
    </w:lvl>
  </w:abstractNum>
  <w:abstractNum w:abstractNumId="3" w15:restartNumberingAfterBreak="0">
    <w:nsid w:val="0DD60A0D"/>
    <w:multiLevelType w:val="hybridMultilevel"/>
    <w:tmpl w:val="7C2E5912"/>
    <w:lvl w:ilvl="0" w:tplc="B34CEFBC">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4" w15:restartNumberingAfterBreak="0">
    <w:nsid w:val="106E72D0"/>
    <w:multiLevelType w:val="hybridMultilevel"/>
    <w:tmpl w:val="AA0C10A0"/>
    <w:lvl w:ilvl="0" w:tplc="B34CEFBC">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10808DD"/>
    <w:multiLevelType w:val="hybridMultilevel"/>
    <w:tmpl w:val="8B302E84"/>
    <w:lvl w:ilvl="0" w:tplc="B34CEFBC">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6" w15:restartNumberingAfterBreak="0">
    <w:nsid w:val="17B659F4"/>
    <w:multiLevelType w:val="multilevel"/>
    <w:tmpl w:val="3EC0CFF2"/>
    <w:lvl w:ilvl="0">
      <w:start w:val="1"/>
      <w:numFmt w:val="decimal"/>
      <w:lvlText w:val="%1"/>
      <w:lvlJc w:val="left"/>
      <w:pPr>
        <w:ind w:left="1074" w:hanging="1074"/>
      </w:pPr>
      <w:rPr>
        <w:rFonts w:hint="default"/>
      </w:rPr>
    </w:lvl>
    <w:lvl w:ilvl="1">
      <w:start w:val="1"/>
      <w:numFmt w:val="decimal"/>
      <w:lvlText w:val="%1.%2"/>
      <w:lvlJc w:val="left"/>
      <w:pPr>
        <w:ind w:left="1788" w:hanging="1074"/>
      </w:pPr>
      <w:rPr>
        <w:rFonts w:hint="default"/>
      </w:rPr>
    </w:lvl>
    <w:lvl w:ilvl="2">
      <w:start w:val="1"/>
      <w:numFmt w:val="decimal"/>
      <w:lvlText w:val="%1.%2.%3"/>
      <w:lvlJc w:val="left"/>
      <w:pPr>
        <w:ind w:left="2862" w:hanging="1434"/>
      </w:pPr>
      <w:rPr>
        <w:rFonts w:hint="default"/>
      </w:rPr>
    </w:lvl>
    <w:lvl w:ilvl="3">
      <w:start w:val="1"/>
      <w:numFmt w:val="decimal"/>
      <w:lvlText w:val="%1.%2.%3.%4"/>
      <w:lvlJc w:val="left"/>
      <w:pPr>
        <w:ind w:left="3576" w:hanging="1434"/>
      </w:pPr>
      <w:rPr>
        <w:rFonts w:hint="default"/>
      </w:rPr>
    </w:lvl>
    <w:lvl w:ilvl="4">
      <w:start w:val="1"/>
      <w:numFmt w:val="decimal"/>
      <w:lvlText w:val="%1.%2.%3.%4.%5"/>
      <w:lvlJc w:val="left"/>
      <w:pPr>
        <w:ind w:left="4650" w:hanging="1794"/>
      </w:pPr>
      <w:rPr>
        <w:rFonts w:hint="default"/>
      </w:rPr>
    </w:lvl>
    <w:lvl w:ilvl="5">
      <w:start w:val="1"/>
      <w:numFmt w:val="decimal"/>
      <w:lvlText w:val="%1.%2.%3.%4.%5.%6"/>
      <w:lvlJc w:val="left"/>
      <w:pPr>
        <w:ind w:left="5364" w:hanging="1794"/>
      </w:pPr>
      <w:rPr>
        <w:rFonts w:hint="default"/>
      </w:rPr>
    </w:lvl>
    <w:lvl w:ilvl="6">
      <w:start w:val="1"/>
      <w:numFmt w:val="decimal"/>
      <w:lvlText w:val="%1.%2.%3.%4.%5.%6.%7"/>
      <w:lvlJc w:val="left"/>
      <w:pPr>
        <w:ind w:left="6438" w:hanging="2154"/>
      </w:pPr>
      <w:rPr>
        <w:rFonts w:hint="default"/>
      </w:rPr>
    </w:lvl>
    <w:lvl w:ilvl="7">
      <w:start w:val="1"/>
      <w:numFmt w:val="decimal"/>
      <w:lvlText w:val="%1.%2.%3.%4.%5.%6.%7.%8"/>
      <w:lvlJc w:val="left"/>
      <w:pPr>
        <w:ind w:left="7152" w:hanging="2154"/>
      </w:pPr>
      <w:rPr>
        <w:rFonts w:hint="default"/>
      </w:rPr>
    </w:lvl>
    <w:lvl w:ilvl="8">
      <w:start w:val="1"/>
      <w:numFmt w:val="decimal"/>
      <w:lvlText w:val="%1.%2.%3.%4.%5.%6.%7.%8.%9"/>
      <w:lvlJc w:val="left"/>
      <w:pPr>
        <w:ind w:left="8226" w:hanging="2514"/>
      </w:pPr>
      <w:rPr>
        <w:rFonts w:hint="default"/>
      </w:rPr>
    </w:lvl>
  </w:abstractNum>
  <w:abstractNum w:abstractNumId="7" w15:restartNumberingAfterBreak="0">
    <w:nsid w:val="1FFA6E42"/>
    <w:multiLevelType w:val="multilevel"/>
    <w:tmpl w:val="E5A0CFFA"/>
    <w:lvl w:ilvl="0">
      <w:start w:val="4"/>
      <w:numFmt w:val="decimal"/>
      <w:lvlText w:val="%1"/>
      <w:lvlJc w:val="left"/>
      <w:pPr>
        <w:ind w:left="360" w:hanging="360"/>
      </w:pPr>
      <w:rPr>
        <w:rFonts w:hint="default"/>
      </w:rPr>
    </w:lvl>
    <w:lvl w:ilvl="1">
      <w:start w:val="1"/>
      <w:numFmt w:val="decimal"/>
      <w:lvlText w:val="%1.%2"/>
      <w:lvlJc w:val="left"/>
      <w:pPr>
        <w:ind w:left="1074" w:hanging="36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2862" w:hanging="72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4650" w:hanging="108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438" w:hanging="1440"/>
      </w:pPr>
      <w:rPr>
        <w:rFonts w:hint="default"/>
      </w:rPr>
    </w:lvl>
    <w:lvl w:ilvl="8">
      <w:start w:val="1"/>
      <w:numFmt w:val="decimal"/>
      <w:lvlText w:val="%1.%2.%3.%4.%5.%6.%7.%8.%9"/>
      <w:lvlJc w:val="left"/>
      <w:pPr>
        <w:ind w:left="7512" w:hanging="1800"/>
      </w:pPr>
      <w:rPr>
        <w:rFonts w:hint="default"/>
      </w:rPr>
    </w:lvl>
  </w:abstractNum>
  <w:abstractNum w:abstractNumId="8" w15:restartNumberingAfterBreak="0">
    <w:nsid w:val="26DB4D2D"/>
    <w:multiLevelType w:val="multilevel"/>
    <w:tmpl w:val="E5A0CFFA"/>
    <w:lvl w:ilvl="0">
      <w:start w:val="4"/>
      <w:numFmt w:val="decimal"/>
      <w:lvlText w:val="%1"/>
      <w:lvlJc w:val="left"/>
      <w:pPr>
        <w:ind w:left="360" w:hanging="360"/>
      </w:pPr>
      <w:rPr>
        <w:rFonts w:hint="default"/>
      </w:rPr>
    </w:lvl>
    <w:lvl w:ilvl="1">
      <w:start w:val="1"/>
      <w:numFmt w:val="decimal"/>
      <w:lvlText w:val="%1.%2"/>
      <w:lvlJc w:val="left"/>
      <w:pPr>
        <w:ind w:left="1074" w:hanging="36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2862" w:hanging="72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4650" w:hanging="108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438" w:hanging="1440"/>
      </w:pPr>
      <w:rPr>
        <w:rFonts w:hint="default"/>
      </w:rPr>
    </w:lvl>
    <w:lvl w:ilvl="8">
      <w:start w:val="1"/>
      <w:numFmt w:val="decimal"/>
      <w:lvlText w:val="%1.%2.%3.%4.%5.%6.%7.%8.%9"/>
      <w:lvlJc w:val="left"/>
      <w:pPr>
        <w:ind w:left="7512" w:hanging="1800"/>
      </w:pPr>
      <w:rPr>
        <w:rFonts w:hint="default"/>
      </w:rPr>
    </w:lvl>
  </w:abstractNum>
  <w:abstractNum w:abstractNumId="9" w15:restartNumberingAfterBreak="0">
    <w:nsid w:val="32B2051F"/>
    <w:multiLevelType w:val="multilevel"/>
    <w:tmpl w:val="E5A0CFFA"/>
    <w:lvl w:ilvl="0">
      <w:start w:val="4"/>
      <w:numFmt w:val="decimal"/>
      <w:lvlText w:val="%1"/>
      <w:lvlJc w:val="left"/>
      <w:pPr>
        <w:ind w:left="360" w:hanging="360"/>
      </w:pPr>
      <w:rPr>
        <w:rFonts w:hint="default"/>
      </w:rPr>
    </w:lvl>
    <w:lvl w:ilvl="1">
      <w:start w:val="1"/>
      <w:numFmt w:val="decimal"/>
      <w:lvlText w:val="%1.%2"/>
      <w:lvlJc w:val="left"/>
      <w:pPr>
        <w:ind w:left="1074" w:hanging="36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2862" w:hanging="72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4650" w:hanging="108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438" w:hanging="1440"/>
      </w:pPr>
      <w:rPr>
        <w:rFonts w:hint="default"/>
      </w:rPr>
    </w:lvl>
    <w:lvl w:ilvl="8">
      <w:start w:val="1"/>
      <w:numFmt w:val="decimal"/>
      <w:lvlText w:val="%1.%2.%3.%4.%5.%6.%7.%8.%9"/>
      <w:lvlJc w:val="left"/>
      <w:pPr>
        <w:ind w:left="7512" w:hanging="1800"/>
      </w:pPr>
      <w:rPr>
        <w:rFonts w:hint="default"/>
      </w:rPr>
    </w:lvl>
  </w:abstractNum>
  <w:abstractNum w:abstractNumId="10" w15:restartNumberingAfterBreak="0">
    <w:nsid w:val="37725DE6"/>
    <w:multiLevelType w:val="hybridMultilevel"/>
    <w:tmpl w:val="0980E7D2"/>
    <w:lvl w:ilvl="0" w:tplc="23D2A288">
      <w:start w:val="1"/>
      <w:numFmt w:val="decimal"/>
      <w:lvlText w:val="%1)"/>
      <w:lvlJc w:val="left"/>
      <w:pPr>
        <w:ind w:left="1020" w:hanging="360"/>
      </w:pPr>
    </w:lvl>
    <w:lvl w:ilvl="1" w:tplc="EA7633E2">
      <w:start w:val="1"/>
      <w:numFmt w:val="decimal"/>
      <w:lvlText w:val="%2)"/>
      <w:lvlJc w:val="left"/>
      <w:pPr>
        <w:ind w:left="1020" w:hanging="360"/>
      </w:pPr>
    </w:lvl>
    <w:lvl w:ilvl="2" w:tplc="B9BE3102">
      <w:start w:val="1"/>
      <w:numFmt w:val="decimal"/>
      <w:lvlText w:val="%3)"/>
      <w:lvlJc w:val="left"/>
      <w:pPr>
        <w:ind w:left="1020" w:hanging="360"/>
      </w:pPr>
    </w:lvl>
    <w:lvl w:ilvl="3" w:tplc="9A0E9198">
      <w:start w:val="1"/>
      <w:numFmt w:val="decimal"/>
      <w:lvlText w:val="%4)"/>
      <w:lvlJc w:val="left"/>
      <w:pPr>
        <w:ind w:left="1020" w:hanging="360"/>
      </w:pPr>
    </w:lvl>
    <w:lvl w:ilvl="4" w:tplc="ED405C5E">
      <w:start w:val="1"/>
      <w:numFmt w:val="decimal"/>
      <w:lvlText w:val="%5)"/>
      <w:lvlJc w:val="left"/>
      <w:pPr>
        <w:ind w:left="1020" w:hanging="360"/>
      </w:pPr>
    </w:lvl>
    <w:lvl w:ilvl="5" w:tplc="F9EC7262">
      <w:start w:val="1"/>
      <w:numFmt w:val="decimal"/>
      <w:lvlText w:val="%6)"/>
      <w:lvlJc w:val="left"/>
      <w:pPr>
        <w:ind w:left="1020" w:hanging="360"/>
      </w:pPr>
    </w:lvl>
    <w:lvl w:ilvl="6" w:tplc="77BCF4F0">
      <w:start w:val="1"/>
      <w:numFmt w:val="decimal"/>
      <w:lvlText w:val="%7)"/>
      <w:lvlJc w:val="left"/>
      <w:pPr>
        <w:ind w:left="1020" w:hanging="360"/>
      </w:pPr>
    </w:lvl>
    <w:lvl w:ilvl="7" w:tplc="29040042">
      <w:start w:val="1"/>
      <w:numFmt w:val="decimal"/>
      <w:lvlText w:val="%8)"/>
      <w:lvlJc w:val="left"/>
      <w:pPr>
        <w:ind w:left="1020" w:hanging="360"/>
      </w:pPr>
    </w:lvl>
    <w:lvl w:ilvl="8" w:tplc="63A065A6">
      <w:start w:val="1"/>
      <w:numFmt w:val="decimal"/>
      <w:lvlText w:val="%9)"/>
      <w:lvlJc w:val="left"/>
      <w:pPr>
        <w:ind w:left="1020" w:hanging="360"/>
      </w:pPr>
    </w:lvl>
  </w:abstractNum>
  <w:abstractNum w:abstractNumId="11" w15:restartNumberingAfterBreak="0">
    <w:nsid w:val="3EF870F6"/>
    <w:multiLevelType w:val="multilevel"/>
    <w:tmpl w:val="B140770A"/>
    <w:lvl w:ilvl="0">
      <w:start w:val="4"/>
      <w:numFmt w:val="decimal"/>
      <w:lvlText w:val="%1"/>
      <w:lvlJc w:val="left"/>
      <w:pPr>
        <w:ind w:left="360" w:hanging="360"/>
      </w:pPr>
      <w:rPr>
        <w:rFonts w:hint="default"/>
      </w:rPr>
    </w:lvl>
    <w:lvl w:ilvl="1">
      <w:start w:val="3"/>
      <w:numFmt w:val="decimal"/>
      <w:lvlText w:val="%1.%2"/>
      <w:lvlJc w:val="left"/>
      <w:pPr>
        <w:ind w:left="1434" w:hanging="360"/>
      </w:pPr>
      <w:rPr>
        <w:rFonts w:hint="default"/>
      </w:rPr>
    </w:lvl>
    <w:lvl w:ilvl="2">
      <w:start w:val="1"/>
      <w:numFmt w:val="decimal"/>
      <w:lvlText w:val="%1.%2.%3"/>
      <w:lvlJc w:val="left"/>
      <w:pPr>
        <w:ind w:left="2868" w:hanging="720"/>
      </w:pPr>
      <w:rPr>
        <w:rFonts w:hint="default"/>
      </w:rPr>
    </w:lvl>
    <w:lvl w:ilvl="3">
      <w:start w:val="1"/>
      <w:numFmt w:val="decimal"/>
      <w:lvlText w:val="%1.%2.%3.%4"/>
      <w:lvlJc w:val="left"/>
      <w:pPr>
        <w:ind w:left="3942" w:hanging="720"/>
      </w:pPr>
      <w:rPr>
        <w:rFonts w:hint="default"/>
      </w:rPr>
    </w:lvl>
    <w:lvl w:ilvl="4">
      <w:start w:val="1"/>
      <w:numFmt w:val="decimal"/>
      <w:lvlText w:val="%1.%2.%3.%4.%5"/>
      <w:lvlJc w:val="left"/>
      <w:pPr>
        <w:ind w:left="5376" w:hanging="1080"/>
      </w:pPr>
      <w:rPr>
        <w:rFonts w:hint="default"/>
      </w:rPr>
    </w:lvl>
    <w:lvl w:ilvl="5">
      <w:start w:val="1"/>
      <w:numFmt w:val="decimal"/>
      <w:lvlText w:val="%1.%2.%3.%4.%5.%6"/>
      <w:lvlJc w:val="left"/>
      <w:pPr>
        <w:ind w:left="6450" w:hanging="1080"/>
      </w:pPr>
      <w:rPr>
        <w:rFonts w:hint="default"/>
      </w:rPr>
    </w:lvl>
    <w:lvl w:ilvl="6">
      <w:start w:val="1"/>
      <w:numFmt w:val="decimal"/>
      <w:lvlText w:val="%1.%2.%3.%4.%5.%6.%7"/>
      <w:lvlJc w:val="left"/>
      <w:pPr>
        <w:ind w:left="7884" w:hanging="1440"/>
      </w:pPr>
      <w:rPr>
        <w:rFonts w:hint="default"/>
      </w:rPr>
    </w:lvl>
    <w:lvl w:ilvl="7">
      <w:start w:val="1"/>
      <w:numFmt w:val="decimal"/>
      <w:lvlText w:val="%1.%2.%3.%4.%5.%6.%7.%8"/>
      <w:lvlJc w:val="left"/>
      <w:pPr>
        <w:ind w:left="8958" w:hanging="1440"/>
      </w:pPr>
      <w:rPr>
        <w:rFonts w:hint="default"/>
      </w:rPr>
    </w:lvl>
    <w:lvl w:ilvl="8">
      <w:start w:val="1"/>
      <w:numFmt w:val="decimal"/>
      <w:lvlText w:val="%1.%2.%3.%4.%5.%6.%7.%8.%9"/>
      <w:lvlJc w:val="left"/>
      <w:pPr>
        <w:ind w:left="10392" w:hanging="1800"/>
      </w:pPr>
      <w:rPr>
        <w:rFonts w:hint="default"/>
      </w:rPr>
    </w:lvl>
  </w:abstractNum>
  <w:abstractNum w:abstractNumId="12" w15:restartNumberingAfterBreak="0">
    <w:nsid w:val="44744B26"/>
    <w:multiLevelType w:val="multilevel"/>
    <w:tmpl w:val="4E98B44E"/>
    <w:lvl w:ilvl="0">
      <w:start w:val="1"/>
      <w:numFmt w:val="decimal"/>
      <w:pStyle w:val="Ttulo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6CE153D"/>
    <w:multiLevelType w:val="hybridMultilevel"/>
    <w:tmpl w:val="E0B88F06"/>
    <w:lvl w:ilvl="0" w:tplc="56627C9A">
      <w:start w:val="1"/>
      <w:numFmt w:val="decimal"/>
      <w:lvlText w:val="%1)"/>
      <w:lvlJc w:val="left"/>
      <w:pPr>
        <w:ind w:left="1020" w:hanging="360"/>
      </w:pPr>
    </w:lvl>
    <w:lvl w:ilvl="1" w:tplc="95B01384">
      <w:start w:val="1"/>
      <w:numFmt w:val="decimal"/>
      <w:lvlText w:val="%2)"/>
      <w:lvlJc w:val="left"/>
      <w:pPr>
        <w:ind w:left="1020" w:hanging="360"/>
      </w:pPr>
    </w:lvl>
    <w:lvl w:ilvl="2" w:tplc="2452B706">
      <w:start w:val="1"/>
      <w:numFmt w:val="decimal"/>
      <w:lvlText w:val="%3)"/>
      <w:lvlJc w:val="left"/>
      <w:pPr>
        <w:ind w:left="1020" w:hanging="360"/>
      </w:pPr>
    </w:lvl>
    <w:lvl w:ilvl="3" w:tplc="1AA6AD5C">
      <w:start w:val="1"/>
      <w:numFmt w:val="decimal"/>
      <w:lvlText w:val="%4)"/>
      <w:lvlJc w:val="left"/>
      <w:pPr>
        <w:ind w:left="1020" w:hanging="360"/>
      </w:pPr>
    </w:lvl>
    <w:lvl w:ilvl="4" w:tplc="1F20669E">
      <w:start w:val="1"/>
      <w:numFmt w:val="decimal"/>
      <w:lvlText w:val="%5)"/>
      <w:lvlJc w:val="left"/>
      <w:pPr>
        <w:ind w:left="1020" w:hanging="360"/>
      </w:pPr>
    </w:lvl>
    <w:lvl w:ilvl="5" w:tplc="1A382F4A">
      <w:start w:val="1"/>
      <w:numFmt w:val="decimal"/>
      <w:lvlText w:val="%6)"/>
      <w:lvlJc w:val="left"/>
      <w:pPr>
        <w:ind w:left="1020" w:hanging="360"/>
      </w:pPr>
    </w:lvl>
    <w:lvl w:ilvl="6" w:tplc="6EAA0356">
      <w:start w:val="1"/>
      <w:numFmt w:val="decimal"/>
      <w:lvlText w:val="%7)"/>
      <w:lvlJc w:val="left"/>
      <w:pPr>
        <w:ind w:left="1020" w:hanging="360"/>
      </w:pPr>
    </w:lvl>
    <w:lvl w:ilvl="7" w:tplc="4C54BB08">
      <w:start w:val="1"/>
      <w:numFmt w:val="decimal"/>
      <w:lvlText w:val="%8)"/>
      <w:lvlJc w:val="left"/>
      <w:pPr>
        <w:ind w:left="1020" w:hanging="360"/>
      </w:pPr>
    </w:lvl>
    <w:lvl w:ilvl="8" w:tplc="A43C0836">
      <w:start w:val="1"/>
      <w:numFmt w:val="decimal"/>
      <w:lvlText w:val="%9)"/>
      <w:lvlJc w:val="left"/>
      <w:pPr>
        <w:ind w:left="1020" w:hanging="360"/>
      </w:pPr>
    </w:lvl>
  </w:abstractNum>
  <w:abstractNum w:abstractNumId="14" w15:restartNumberingAfterBreak="0">
    <w:nsid w:val="52A832BF"/>
    <w:multiLevelType w:val="hybridMultilevel"/>
    <w:tmpl w:val="02E43A60"/>
    <w:lvl w:ilvl="0" w:tplc="B34CEFBC">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5" w15:restartNumberingAfterBreak="0">
    <w:nsid w:val="54AD3877"/>
    <w:multiLevelType w:val="multilevel"/>
    <w:tmpl w:val="E5A0CFFA"/>
    <w:lvl w:ilvl="0">
      <w:start w:val="4"/>
      <w:numFmt w:val="decimal"/>
      <w:lvlText w:val="%1"/>
      <w:lvlJc w:val="left"/>
      <w:pPr>
        <w:ind w:left="360" w:hanging="360"/>
      </w:pPr>
      <w:rPr>
        <w:rFonts w:hint="default"/>
      </w:rPr>
    </w:lvl>
    <w:lvl w:ilvl="1">
      <w:start w:val="1"/>
      <w:numFmt w:val="decimal"/>
      <w:lvlText w:val="%1.%2"/>
      <w:lvlJc w:val="left"/>
      <w:pPr>
        <w:ind w:left="1074" w:hanging="36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2862" w:hanging="72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4650" w:hanging="108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438" w:hanging="1440"/>
      </w:pPr>
      <w:rPr>
        <w:rFonts w:hint="default"/>
      </w:rPr>
    </w:lvl>
    <w:lvl w:ilvl="8">
      <w:start w:val="1"/>
      <w:numFmt w:val="decimal"/>
      <w:lvlText w:val="%1.%2.%3.%4.%5.%6.%7.%8.%9"/>
      <w:lvlJc w:val="left"/>
      <w:pPr>
        <w:ind w:left="7512" w:hanging="1800"/>
      </w:pPr>
      <w:rPr>
        <w:rFonts w:hint="default"/>
      </w:rPr>
    </w:lvl>
  </w:abstractNum>
  <w:abstractNum w:abstractNumId="16" w15:restartNumberingAfterBreak="0">
    <w:nsid w:val="54AF7DF8"/>
    <w:multiLevelType w:val="multilevel"/>
    <w:tmpl w:val="C546A358"/>
    <w:lvl w:ilvl="0">
      <w:start w:val="4"/>
      <w:numFmt w:val="decimal"/>
      <w:lvlText w:val="%1"/>
      <w:lvlJc w:val="left"/>
      <w:pPr>
        <w:ind w:left="360" w:hanging="360"/>
      </w:pPr>
      <w:rPr>
        <w:rFonts w:hint="default"/>
      </w:rPr>
    </w:lvl>
    <w:lvl w:ilvl="1">
      <w:start w:val="1"/>
      <w:numFmt w:val="decimal"/>
      <w:lvlText w:val="%1.%2"/>
      <w:lvlJc w:val="left"/>
      <w:pPr>
        <w:ind w:left="1434" w:hanging="360"/>
      </w:pPr>
      <w:rPr>
        <w:rFonts w:hint="default"/>
      </w:rPr>
    </w:lvl>
    <w:lvl w:ilvl="2">
      <w:start w:val="1"/>
      <w:numFmt w:val="decimal"/>
      <w:lvlText w:val="%1.%2.%3"/>
      <w:lvlJc w:val="left"/>
      <w:pPr>
        <w:ind w:left="2868" w:hanging="720"/>
      </w:pPr>
      <w:rPr>
        <w:rFonts w:hint="default"/>
      </w:rPr>
    </w:lvl>
    <w:lvl w:ilvl="3">
      <w:start w:val="1"/>
      <w:numFmt w:val="decimal"/>
      <w:lvlText w:val="%1.%2.%3.%4"/>
      <w:lvlJc w:val="left"/>
      <w:pPr>
        <w:ind w:left="3942" w:hanging="720"/>
      </w:pPr>
      <w:rPr>
        <w:rFonts w:hint="default"/>
      </w:rPr>
    </w:lvl>
    <w:lvl w:ilvl="4">
      <w:start w:val="1"/>
      <w:numFmt w:val="decimal"/>
      <w:lvlText w:val="%1.%2.%3.%4.%5"/>
      <w:lvlJc w:val="left"/>
      <w:pPr>
        <w:ind w:left="5376" w:hanging="1080"/>
      </w:pPr>
      <w:rPr>
        <w:rFonts w:hint="default"/>
      </w:rPr>
    </w:lvl>
    <w:lvl w:ilvl="5">
      <w:start w:val="1"/>
      <w:numFmt w:val="decimal"/>
      <w:lvlText w:val="%1.%2.%3.%4.%5.%6"/>
      <w:lvlJc w:val="left"/>
      <w:pPr>
        <w:ind w:left="6450" w:hanging="1080"/>
      </w:pPr>
      <w:rPr>
        <w:rFonts w:hint="default"/>
      </w:rPr>
    </w:lvl>
    <w:lvl w:ilvl="6">
      <w:start w:val="1"/>
      <w:numFmt w:val="decimal"/>
      <w:lvlText w:val="%1.%2.%3.%4.%5.%6.%7"/>
      <w:lvlJc w:val="left"/>
      <w:pPr>
        <w:ind w:left="7884" w:hanging="1440"/>
      </w:pPr>
      <w:rPr>
        <w:rFonts w:hint="default"/>
      </w:rPr>
    </w:lvl>
    <w:lvl w:ilvl="7">
      <w:start w:val="1"/>
      <w:numFmt w:val="decimal"/>
      <w:lvlText w:val="%1.%2.%3.%4.%5.%6.%7.%8"/>
      <w:lvlJc w:val="left"/>
      <w:pPr>
        <w:ind w:left="8958" w:hanging="1440"/>
      </w:pPr>
      <w:rPr>
        <w:rFonts w:hint="default"/>
      </w:rPr>
    </w:lvl>
    <w:lvl w:ilvl="8">
      <w:start w:val="1"/>
      <w:numFmt w:val="decimal"/>
      <w:lvlText w:val="%1.%2.%3.%4.%5.%6.%7.%8.%9"/>
      <w:lvlJc w:val="left"/>
      <w:pPr>
        <w:ind w:left="10392" w:hanging="1800"/>
      </w:pPr>
      <w:rPr>
        <w:rFonts w:hint="default"/>
      </w:rPr>
    </w:lvl>
  </w:abstractNum>
  <w:abstractNum w:abstractNumId="17" w15:restartNumberingAfterBreak="0">
    <w:nsid w:val="55A90043"/>
    <w:multiLevelType w:val="hybridMultilevel"/>
    <w:tmpl w:val="7D8836CC"/>
    <w:lvl w:ilvl="0" w:tplc="AF2A5486">
      <w:start w:val="1"/>
      <w:numFmt w:val="decimal"/>
      <w:lvlText w:val="%1."/>
      <w:lvlJc w:val="left"/>
      <w:pPr>
        <w:ind w:left="1020" w:hanging="360"/>
      </w:pPr>
    </w:lvl>
    <w:lvl w:ilvl="1" w:tplc="2ADA4536">
      <w:start w:val="1"/>
      <w:numFmt w:val="decimal"/>
      <w:lvlText w:val="%2."/>
      <w:lvlJc w:val="left"/>
      <w:pPr>
        <w:ind w:left="1020" w:hanging="360"/>
      </w:pPr>
    </w:lvl>
    <w:lvl w:ilvl="2" w:tplc="B4A497E0">
      <w:start w:val="1"/>
      <w:numFmt w:val="decimal"/>
      <w:lvlText w:val="%3."/>
      <w:lvlJc w:val="left"/>
      <w:pPr>
        <w:ind w:left="1020" w:hanging="360"/>
      </w:pPr>
    </w:lvl>
    <w:lvl w:ilvl="3" w:tplc="D0B07BE0">
      <w:start w:val="1"/>
      <w:numFmt w:val="decimal"/>
      <w:lvlText w:val="%4."/>
      <w:lvlJc w:val="left"/>
      <w:pPr>
        <w:ind w:left="1020" w:hanging="360"/>
      </w:pPr>
    </w:lvl>
    <w:lvl w:ilvl="4" w:tplc="C69CD54A">
      <w:start w:val="1"/>
      <w:numFmt w:val="decimal"/>
      <w:lvlText w:val="%5."/>
      <w:lvlJc w:val="left"/>
      <w:pPr>
        <w:ind w:left="1020" w:hanging="360"/>
      </w:pPr>
    </w:lvl>
    <w:lvl w:ilvl="5" w:tplc="2BFE3F2A">
      <w:start w:val="1"/>
      <w:numFmt w:val="decimal"/>
      <w:lvlText w:val="%6."/>
      <w:lvlJc w:val="left"/>
      <w:pPr>
        <w:ind w:left="1020" w:hanging="360"/>
      </w:pPr>
    </w:lvl>
    <w:lvl w:ilvl="6" w:tplc="BBC62038">
      <w:start w:val="1"/>
      <w:numFmt w:val="decimal"/>
      <w:lvlText w:val="%7."/>
      <w:lvlJc w:val="left"/>
      <w:pPr>
        <w:ind w:left="1020" w:hanging="360"/>
      </w:pPr>
    </w:lvl>
    <w:lvl w:ilvl="7" w:tplc="643E201E">
      <w:start w:val="1"/>
      <w:numFmt w:val="decimal"/>
      <w:lvlText w:val="%8."/>
      <w:lvlJc w:val="left"/>
      <w:pPr>
        <w:ind w:left="1020" w:hanging="360"/>
      </w:pPr>
    </w:lvl>
    <w:lvl w:ilvl="8" w:tplc="78A4C2FA">
      <w:start w:val="1"/>
      <w:numFmt w:val="decimal"/>
      <w:lvlText w:val="%9."/>
      <w:lvlJc w:val="left"/>
      <w:pPr>
        <w:ind w:left="1020" w:hanging="360"/>
      </w:pPr>
    </w:lvl>
  </w:abstractNum>
  <w:abstractNum w:abstractNumId="18" w15:restartNumberingAfterBreak="0">
    <w:nsid w:val="5F2E3682"/>
    <w:multiLevelType w:val="multilevel"/>
    <w:tmpl w:val="E5A0CFFA"/>
    <w:lvl w:ilvl="0">
      <w:start w:val="4"/>
      <w:numFmt w:val="decimal"/>
      <w:lvlText w:val="%1"/>
      <w:lvlJc w:val="left"/>
      <w:pPr>
        <w:ind w:left="360" w:hanging="360"/>
      </w:pPr>
      <w:rPr>
        <w:rFonts w:hint="default"/>
      </w:rPr>
    </w:lvl>
    <w:lvl w:ilvl="1">
      <w:start w:val="1"/>
      <w:numFmt w:val="decimal"/>
      <w:lvlText w:val="%1.%2"/>
      <w:lvlJc w:val="left"/>
      <w:pPr>
        <w:ind w:left="1074" w:hanging="36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2862" w:hanging="72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4650" w:hanging="108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438" w:hanging="1440"/>
      </w:pPr>
      <w:rPr>
        <w:rFonts w:hint="default"/>
      </w:rPr>
    </w:lvl>
    <w:lvl w:ilvl="8">
      <w:start w:val="1"/>
      <w:numFmt w:val="decimal"/>
      <w:lvlText w:val="%1.%2.%3.%4.%5.%6.%7.%8.%9"/>
      <w:lvlJc w:val="left"/>
      <w:pPr>
        <w:ind w:left="7512" w:hanging="1800"/>
      </w:pPr>
      <w:rPr>
        <w:rFonts w:hint="default"/>
      </w:rPr>
    </w:lvl>
  </w:abstractNum>
  <w:abstractNum w:abstractNumId="19" w15:restartNumberingAfterBreak="0">
    <w:nsid w:val="68AB41C7"/>
    <w:multiLevelType w:val="multilevel"/>
    <w:tmpl w:val="5B4288D8"/>
    <w:lvl w:ilvl="0">
      <w:start w:val="6"/>
      <w:numFmt w:val="decimal"/>
      <w:lvlText w:val="%1"/>
      <w:lvlJc w:val="left"/>
      <w:pPr>
        <w:ind w:left="360" w:hanging="360"/>
      </w:pPr>
      <w:rPr>
        <w:rFonts w:hint="default"/>
      </w:rPr>
    </w:lvl>
    <w:lvl w:ilvl="1">
      <w:start w:val="1"/>
      <w:numFmt w:val="decimal"/>
      <w:lvlText w:val="%1.%2"/>
      <w:lvlJc w:val="left"/>
      <w:pPr>
        <w:ind w:left="1074" w:hanging="36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2862" w:hanging="72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4650" w:hanging="108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438" w:hanging="1440"/>
      </w:pPr>
      <w:rPr>
        <w:rFonts w:hint="default"/>
      </w:rPr>
    </w:lvl>
    <w:lvl w:ilvl="8">
      <w:start w:val="1"/>
      <w:numFmt w:val="decimal"/>
      <w:lvlText w:val="%1.%2.%3.%4.%5.%6.%7.%8.%9"/>
      <w:lvlJc w:val="left"/>
      <w:pPr>
        <w:ind w:left="7512" w:hanging="1800"/>
      </w:pPr>
      <w:rPr>
        <w:rFonts w:hint="default"/>
      </w:rPr>
    </w:lvl>
  </w:abstractNum>
  <w:abstractNum w:abstractNumId="20" w15:restartNumberingAfterBreak="0">
    <w:nsid w:val="6A5F0A5D"/>
    <w:multiLevelType w:val="multilevel"/>
    <w:tmpl w:val="888CC4FA"/>
    <w:lvl w:ilvl="0">
      <w:start w:val="2"/>
      <w:numFmt w:val="decimal"/>
      <w:lvlText w:val="%1"/>
      <w:lvlJc w:val="left"/>
      <w:pPr>
        <w:ind w:left="360" w:hanging="360"/>
      </w:pPr>
      <w:rPr>
        <w:rFonts w:hint="default"/>
      </w:rPr>
    </w:lvl>
    <w:lvl w:ilvl="1">
      <w:start w:val="1"/>
      <w:numFmt w:val="decimal"/>
      <w:lvlText w:val="%1.%2"/>
      <w:lvlJc w:val="left"/>
      <w:pPr>
        <w:ind w:left="1074" w:hanging="36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2862" w:hanging="72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4650" w:hanging="108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438" w:hanging="1440"/>
      </w:pPr>
      <w:rPr>
        <w:rFonts w:hint="default"/>
      </w:rPr>
    </w:lvl>
    <w:lvl w:ilvl="8">
      <w:start w:val="1"/>
      <w:numFmt w:val="decimal"/>
      <w:lvlText w:val="%1.%2.%3.%4.%5.%6.%7.%8.%9"/>
      <w:lvlJc w:val="left"/>
      <w:pPr>
        <w:ind w:left="7512" w:hanging="1800"/>
      </w:pPr>
      <w:rPr>
        <w:rFonts w:hint="default"/>
      </w:rPr>
    </w:lvl>
  </w:abstractNum>
  <w:abstractNum w:abstractNumId="21" w15:restartNumberingAfterBreak="0">
    <w:nsid w:val="71BE53FD"/>
    <w:multiLevelType w:val="multilevel"/>
    <w:tmpl w:val="5872A33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2" w15:restartNumberingAfterBreak="0">
    <w:nsid w:val="72626CB3"/>
    <w:multiLevelType w:val="multilevel"/>
    <w:tmpl w:val="BF4ECF78"/>
    <w:lvl w:ilvl="0">
      <w:start w:val="5"/>
      <w:numFmt w:val="decimal"/>
      <w:lvlText w:val="%1."/>
      <w:lvlJc w:val="left"/>
      <w:pPr>
        <w:ind w:left="360" w:hanging="360"/>
      </w:pPr>
      <w:rPr>
        <w:rFonts w:hint="default"/>
      </w:rPr>
    </w:lvl>
    <w:lvl w:ilvl="1">
      <w:start w:val="3"/>
      <w:numFmt w:val="decimal"/>
      <w:lvlText w:val="%1.%2."/>
      <w:lvlJc w:val="left"/>
      <w:pPr>
        <w:ind w:left="1074" w:hanging="36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2862" w:hanging="72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4650" w:hanging="108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438" w:hanging="1440"/>
      </w:pPr>
      <w:rPr>
        <w:rFonts w:hint="default"/>
      </w:rPr>
    </w:lvl>
    <w:lvl w:ilvl="8">
      <w:start w:val="1"/>
      <w:numFmt w:val="decimal"/>
      <w:lvlText w:val="%1.%2.%3.%4.%5.%6.%7.%8.%9."/>
      <w:lvlJc w:val="left"/>
      <w:pPr>
        <w:ind w:left="7512" w:hanging="1800"/>
      </w:pPr>
      <w:rPr>
        <w:rFonts w:hint="default"/>
      </w:rPr>
    </w:lvl>
  </w:abstractNum>
  <w:abstractNum w:abstractNumId="23" w15:restartNumberingAfterBreak="0">
    <w:nsid w:val="72D70158"/>
    <w:multiLevelType w:val="multilevel"/>
    <w:tmpl w:val="E5A0CFFA"/>
    <w:lvl w:ilvl="0">
      <w:start w:val="4"/>
      <w:numFmt w:val="decimal"/>
      <w:lvlText w:val="%1"/>
      <w:lvlJc w:val="left"/>
      <w:pPr>
        <w:ind w:left="360" w:hanging="360"/>
      </w:pPr>
      <w:rPr>
        <w:rFonts w:hint="default"/>
      </w:rPr>
    </w:lvl>
    <w:lvl w:ilvl="1">
      <w:start w:val="1"/>
      <w:numFmt w:val="decimal"/>
      <w:lvlText w:val="%1.%2"/>
      <w:lvlJc w:val="left"/>
      <w:pPr>
        <w:ind w:left="1074" w:hanging="36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2862" w:hanging="72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4650" w:hanging="108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438" w:hanging="1440"/>
      </w:pPr>
      <w:rPr>
        <w:rFonts w:hint="default"/>
      </w:rPr>
    </w:lvl>
    <w:lvl w:ilvl="8">
      <w:start w:val="1"/>
      <w:numFmt w:val="decimal"/>
      <w:lvlText w:val="%1.%2.%3.%4.%5.%6.%7.%8.%9"/>
      <w:lvlJc w:val="left"/>
      <w:pPr>
        <w:ind w:left="7512" w:hanging="1800"/>
      </w:pPr>
      <w:rPr>
        <w:rFonts w:hint="default"/>
      </w:rPr>
    </w:lvl>
  </w:abstractNum>
  <w:abstractNum w:abstractNumId="24" w15:restartNumberingAfterBreak="0">
    <w:nsid w:val="76BA0FF7"/>
    <w:multiLevelType w:val="multilevel"/>
    <w:tmpl w:val="E5A0CFFA"/>
    <w:lvl w:ilvl="0">
      <w:start w:val="5"/>
      <w:numFmt w:val="decimal"/>
      <w:lvlText w:val="%1"/>
      <w:lvlJc w:val="left"/>
      <w:pPr>
        <w:ind w:left="360" w:hanging="360"/>
      </w:pPr>
      <w:rPr>
        <w:rFonts w:hint="default"/>
      </w:rPr>
    </w:lvl>
    <w:lvl w:ilvl="1">
      <w:start w:val="1"/>
      <w:numFmt w:val="decimal"/>
      <w:lvlText w:val="%1.%2"/>
      <w:lvlJc w:val="left"/>
      <w:pPr>
        <w:ind w:left="1074" w:hanging="36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2862" w:hanging="72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4650" w:hanging="108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438" w:hanging="1440"/>
      </w:pPr>
      <w:rPr>
        <w:rFonts w:hint="default"/>
      </w:rPr>
    </w:lvl>
    <w:lvl w:ilvl="8">
      <w:start w:val="1"/>
      <w:numFmt w:val="decimal"/>
      <w:lvlText w:val="%1.%2.%3.%4.%5.%6.%7.%8.%9"/>
      <w:lvlJc w:val="left"/>
      <w:pPr>
        <w:ind w:left="7512" w:hanging="1800"/>
      </w:pPr>
      <w:rPr>
        <w:rFonts w:hint="default"/>
      </w:rPr>
    </w:lvl>
  </w:abstractNum>
  <w:abstractNum w:abstractNumId="25" w15:restartNumberingAfterBreak="0">
    <w:nsid w:val="78577207"/>
    <w:multiLevelType w:val="multilevel"/>
    <w:tmpl w:val="7618F78A"/>
    <w:lvl w:ilvl="0">
      <w:start w:val="2"/>
      <w:numFmt w:val="decimal"/>
      <w:lvlText w:val="%1"/>
      <w:lvlJc w:val="left"/>
      <w:pPr>
        <w:ind w:left="360" w:hanging="360"/>
      </w:pPr>
      <w:rPr>
        <w:rFonts w:hint="default"/>
      </w:rPr>
    </w:lvl>
    <w:lvl w:ilvl="1">
      <w:start w:val="1"/>
      <w:numFmt w:val="decimal"/>
      <w:lvlText w:val="%1.%2"/>
      <w:lvlJc w:val="left"/>
      <w:pPr>
        <w:ind w:left="1074" w:hanging="36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2862" w:hanging="72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4650" w:hanging="108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438" w:hanging="1440"/>
      </w:pPr>
      <w:rPr>
        <w:rFonts w:hint="default"/>
      </w:rPr>
    </w:lvl>
    <w:lvl w:ilvl="8">
      <w:start w:val="1"/>
      <w:numFmt w:val="decimal"/>
      <w:lvlText w:val="%1.%2.%3.%4.%5.%6.%7.%8.%9"/>
      <w:lvlJc w:val="left"/>
      <w:pPr>
        <w:ind w:left="7512" w:hanging="1800"/>
      </w:pPr>
      <w:rPr>
        <w:rFonts w:hint="default"/>
      </w:rPr>
    </w:lvl>
  </w:abstractNum>
  <w:abstractNum w:abstractNumId="26" w15:restartNumberingAfterBreak="0">
    <w:nsid w:val="79AC1879"/>
    <w:multiLevelType w:val="multilevel"/>
    <w:tmpl w:val="555E706A"/>
    <w:lvl w:ilvl="0">
      <w:start w:val="5"/>
      <w:numFmt w:val="decimal"/>
      <w:lvlText w:val="%1."/>
      <w:lvlJc w:val="left"/>
      <w:pPr>
        <w:ind w:left="1074" w:hanging="360"/>
      </w:pPr>
      <w:rPr>
        <w:rFonts w:hint="default"/>
      </w:rPr>
    </w:lvl>
    <w:lvl w:ilvl="1">
      <w:start w:val="1"/>
      <w:numFmt w:val="decimal"/>
      <w:isLgl/>
      <w:lvlText w:val="%1.%2"/>
      <w:lvlJc w:val="left"/>
      <w:pPr>
        <w:ind w:left="1074" w:hanging="360"/>
      </w:pPr>
      <w:rPr>
        <w:rFonts w:hint="default"/>
      </w:rPr>
    </w:lvl>
    <w:lvl w:ilvl="2">
      <w:start w:val="1"/>
      <w:numFmt w:val="decimal"/>
      <w:isLgl/>
      <w:lvlText w:val="%1.%2.%3"/>
      <w:lvlJc w:val="left"/>
      <w:pPr>
        <w:ind w:left="1434" w:hanging="720"/>
      </w:pPr>
      <w:rPr>
        <w:rFonts w:hint="default"/>
      </w:rPr>
    </w:lvl>
    <w:lvl w:ilvl="3">
      <w:start w:val="1"/>
      <w:numFmt w:val="decimal"/>
      <w:isLgl/>
      <w:lvlText w:val="%1.%2.%3.%4"/>
      <w:lvlJc w:val="left"/>
      <w:pPr>
        <w:ind w:left="1434" w:hanging="720"/>
      </w:pPr>
      <w:rPr>
        <w:rFonts w:hint="default"/>
      </w:rPr>
    </w:lvl>
    <w:lvl w:ilvl="4">
      <w:start w:val="1"/>
      <w:numFmt w:val="decimal"/>
      <w:isLgl/>
      <w:lvlText w:val="%1.%2.%3.%4.%5"/>
      <w:lvlJc w:val="left"/>
      <w:pPr>
        <w:ind w:left="1794" w:hanging="1080"/>
      </w:pPr>
      <w:rPr>
        <w:rFonts w:hint="default"/>
      </w:rPr>
    </w:lvl>
    <w:lvl w:ilvl="5">
      <w:start w:val="1"/>
      <w:numFmt w:val="decimal"/>
      <w:isLgl/>
      <w:lvlText w:val="%1.%2.%3.%4.%5.%6"/>
      <w:lvlJc w:val="left"/>
      <w:pPr>
        <w:ind w:left="1794" w:hanging="1080"/>
      </w:pPr>
      <w:rPr>
        <w:rFonts w:hint="default"/>
      </w:rPr>
    </w:lvl>
    <w:lvl w:ilvl="6">
      <w:start w:val="1"/>
      <w:numFmt w:val="decimal"/>
      <w:isLgl/>
      <w:lvlText w:val="%1.%2.%3.%4.%5.%6.%7"/>
      <w:lvlJc w:val="left"/>
      <w:pPr>
        <w:ind w:left="2154" w:hanging="1440"/>
      </w:pPr>
      <w:rPr>
        <w:rFonts w:hint="default"/>
      </w:rPr>
    </w:lvl>
    <w:lvl w:ilvl="7">
      <w:start w:val="1"/>
      <w:numFmt w:val="decimal"/>
      <w:isLgl/>
      <w:lvlText w:val="%1.%2.%3.%4.%5.%6.%7.%8"/>
      <w:lvlJc w:val="left"/>
      <w:pPr>
        <w:ind w:left="2154" w:hanging="1440"/>
      </w:pPr>
      <w:rPr>
        <w:rFonts w:hint="default"/>
      </w:rPr>
    </w:lvl>
    <w:lvl w:ilvl="8">
      <w:start w:val="1"/>
      <w:numFmt w:val="decimal"/>
      <w:isLgl/>
      <w:lvlText w:val="%1.%2.%3.%4.%5.%6.%7.%8.%9"/>
      <w:lvlJc w:val="left"/>
      <w:pPr>
        <w:ind w:left="2514" w:hanging="1800"/>
      </w:pPr>
      <w:rPr>
        <w:rFonts w:hint="default"/>
      </w:rPr>
    </w:lvl>
  </w:abstractNum>
  <w:abstractNum w:abstractNumId="27" w15:restartNumberingAfterBreak="0">
    <w:nsid w:val="7A4574DE"/>
    <w:multiLevelType w:val="hybridMultilevel"/>
    <w:tmpl w:val="7C506A3E"/>
    <w:lvl w:ilvl="0" w:tplc="B34CEFBC">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8" w15:restartNumberingAfterBreak="0">
    <w:nsid w:val="7BC91A75"/>
    <w:multiLevelType w:val="multilevel"/>
    <w:tmpl w:val="87869AE0"/>
    <w:lvl w:ilvl="0">
      <w:start w:val="3"/>
      <w:numFmt w:val="decimal"/>
      <w:lvlText w:val="%1"/>
      <w:lvlJc w:val="left"/>
      <w:pPr>
        <w:ind w:left="360" w:hanging="360"/>
      </w:pPr>
      <w:rPr>
        <w:rFonts w:hint="default"/>
      </w:rPr>
    </w:lvl>
    <w:lvl w:ilvl="1">
      <w:start w:val="1"/>
      <w:numFmt w:val="decimal"/>
      <w:lvlText w:val="%1.%2"/>
      <w:lvlJc w:val="left"/>
      <w:pPr>
        <w:ind w:left="1074" w:hanging="36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2862" w:hanging="72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4650" w:hanging="108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438" w:hanging="1440"/>
      </w:pPr>
      <w:rPr>
        <w:rFonts w:hint="default"/>
      </w:rPr>
    </w:lvl>
    <w:lvl w:ilvl="8">
      <w:start w:val="1"/>
      <w:numFmt w:val="decimal"/>
      <w:lvlText w:val="%1.%2.%3.%4.%5.%6.%7.%8.%9"/>
      <w:lvlJc w:val="left"/>
      <w:pPr>
        <w:ind w:left="7512" w:hanging="1800"/>
      </w:pPr>
      <w:rPr>
        <w:rFonts w:hint="default"/>
      </w:rPr>
    </w:lvl>
  </w:abstractNum>
  <w:num w:numId="1" w16cid:durableId="1030491230">
    <w:abstractNumId w:val="12"/>
  </w:num>
  <w:num w:numId="2" w16cid:durableId="1879857607">
    <w:abstractNumId w:val="21"/>
  </w:num>
  <w:num w:numId="3" w16cid:durableId="396394179">
    <w:abstractNumId w:val="4"/>
  </w:num>
  <w:num w:numId="4" w16cid:durableId="55473872">
    <w:abstractNumId w:val="2"/>
  </w:num>
  <w:num w:numId="5" w16cid:durableId="1408112813">
    <w:abstractNumId w:val="10"/>
  </w:num>
  <w:num w:numId="6" w16cid:durableId="1482387030">
    <w:abstractNumId w:val="6"/>
  </w:num>
  <w:num w:numId="7" w16cid:durableId="249781915">
    <w:abstractNumId w:val="3"/>
  </w:num>
  <w:num w:numId="8" w16cid:durableId="1162085348">
    <w:abstractNumId w:val="5"/>
  </w:num>
  <w:num w:numId="9" w16cid:durableId="1833061593">
    <w:abstractNumId w:val="27"/>
  </w:num>
  <w:num w:numId="10" w16cid:durableId="801582015">
    <w:abstractNumId w:val="20"/>
  </w:num>
  <w:num w:numId="11" w16cid:durableId="219246097">
    <w:abstractNumId w:val="28"/>
  </w:num>
  <w:num w:numId="12" w16cid:durableId="1201089784">
    <w:abstractNumId w:val="14"/>
  </w:num>
  <w:num w:numId="13" w16cid:durableId="525295816">
    <w:abstractNumId w:val="15"/>
  </w:num>
  <w:num w:numId="14" w16cid:durableId="616176845">
    <w:abstractNumId w:val="9"/>
  </w:num>
  <w:num w:numId="15" w16cid:durableId="651494531">
    <w:abstractNumId w:val="7"/>
  </w:num>
  <w:num w:numId="16" w16cid:durableId="1782337924">
    <w:abstractNumId w:val="18"/>
  </w:num>
  <w:num w:numId="17" w16cid:durableId="2130851690">
    <w:abstractNumId w:val="0"/>
  </w:num>
  <w:num w:numId="18" w16cid:durableId="1126121315">
    <w:abstractNumId w:val="23"/>
  </w:num>
  <w:num w:numId="19" w16cid:durableId="936331266">
    <w:abstractNumId w:val="13"/>
  </w:num>
  <w:num w:numId="20" w16cid:durableId="262960043">
    <w:abstractNumId w:val="25"/>
  </w:num>
  <w:num w:numId="21" w16cid:durableId="1837914498">
    <w:abstractNumId w:val="8"/>
  </w:num>
  <w:num w:numId="22" w16cid:durableId="714937053">
    <w:abstractNumId w:val="24"/>
  </w:num>
  <w:num w:numId="23" w16cid:durableId="1533877097">
    <w:abstractNumId w:val="26"/>
  </w:num>
  <w:num w:numId="24" w16cid:durableId="561906815">
    <w:abstractNumId w:val="19"/>
  </w:num>
  <w:num w:numId="25" w16cid:durableId="846753177">
    <w:abstractNumId w:val="17"/>
  </w:num>
  <w:num w:numId="26" w16cid:durableId="247808277">
    <w:abstractNumId w:val="1"/>
  </w:num>
  <w:num w:numId="27" w16cid:durableId="1856456363">
    <w:abstractNumId w:val="22"/>
  </w:num>
  <w:num w:numId="28" w16cid:durableId="1755475299">
    <w:abstractNumId w:val="16"/>
  </w:num>
  <w:num w:numId="29" w16cid:durableId="689143267">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o Henrique dos Santos">
    <w15:presenceInfo w15:providerId="Windows Live" w15:userId="844684bc79682815"/>
  </w15:person>
  <w15:person w15:author="Ricardo Filipe Carreira Ramos">
    <w15:presenceInfo w15:providerId="AD" w15:userId="S::ricardo.ramos@estgoh.ipc.pt::7109f0dd-ce34-4e3f-8279-18a2b46fa8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325"/>
    <w:rsid w:val="00000F12"/>
    <w:rsid w:val="00001CCF"/>
    <w:rsid w:val="0000273F"/>
    <w:rsid w:val="00002A6E"/>
    <w:rsid w:val="00003CC1"/>
    <w:rsid w:val="0000435E"/>
    <w:rsid w:val="00004D18"/>
    <w:rsid w:val="000057F0"/>
    <w:rsid w:val="00005A75"/>
    <w:rsid w:val="00006099"/>
    <w:rsid w:val="00010474"/>
    <w:rsid w:val="00010BBD"/>
    <w:rsid w:val="00010E4C"/>
    <w:rsid w:val="0001128D"/>
    <w:rsid w:val="00011885"/>
    <w:rsid w:val="00012363"/>
    <w:rsid w:val="00013674"/>
    <w:rsid w:val="00013C60"/>
    <w:rsid w:val="000142E6"/>
    <w:rsid w:val="000148F1"/>
    <w:rsid w:val="00014BD9"/>
    <w:rsid w:val="000159E5"/>
    <w:rsid w:val="00017871"/>
    <w:rsid w:val="000208DF"/>
    <w:rsid w:val="00022511"/>
    <w:rsid w:val="00022720"/>
    <w:rsid w:val="00022733"/>
    <w:rsid w:val="00023552"/>
    <w:rsid w:val="000244C0"/>
    <w:rsid w:val="0002484D"/>
    <w:rsid w:val="0002499F"/>
    <w:rsid w:val="000249EB"/>
    <w:rsid w:val="0002533E"/>
    <w:rsid w:val="000256EB"/>
    <w:rsid w:val="00025E43"/>
    <w:rsid w:val="00025F20"/>
    <w:rsid w:val="0002618A"/>
    <w:rsid w:val="00026AE5"/>
    <w:rsid w:val="000309B6"/>
    <w:rsid w:val="000323D0"/>
    <w:rsid w:val="00032F45"/>
    <w:rsid w:val="00033AB9"/>
    <w:rsid w:val="0003440B"/>
    <w:rsid w:val="0003459B"/>
    <w:rsid w:val="0003512B"/>
    <w:rsid w:val="0003580C"/>
    <w:rsid w:val="0003582F"/>
    <w:rsid w:val="00035858"/>
    <w:rsid w:val="00035D85"/>
    <w:rsid w:val="0003670D"/>
    <w:rsid w:val="00037EDE"/>
    <w:rsid w:val="000404CD"/>
    <w:rsid w:val="000405DD"/>
    <w:rsid w:val="00040A75"/>
    <w:rsid w:val="00040B23"/>
    <w:rsid w:val="00040CA3"/>
    <w:rsid w:val="00040DC1"/>
    <w:rsid w:val="000471E5"/>
    <w:rsid w:val="000474B9"/>
    <w:rsid w:val="00050225"/>
    <w:rsid w:val="00050522"/>
    <w:rsid w:val="00050890"/>
    <w:rsid w:val="00051C00"/>
    <w:rsid w:val="000533C0"/>
    <w:rsid w:val="00053C1F"/>
    <w:rsid w:val="0005478A"/>
    <w:rsid w:val="00054EC5"/>
    <w:rsid w:val="00054FC1"/>
    <w:rsid w:val="00055D3B"/>
    <w:rsid w:val="00056535"/>
    <w:rsid w:val="0005654E"/>
    <w:rsid w:val="00056F69"/>
    <w:rsid w:val="00060D81"/>
    <w:rsid w:val="0006158D"/>
    <w:rsid w:val="00061936"/>
    <w:rsid w:val="00061B8E"/>
    <w:rsid w:val="00062364"/>
    <w:rsid w:val="00062AB1"/>
    <w:rsid w:val="00062DC7"/>
    <w:rsid w:val="00063FE8"/>
    <w:rsid w:val="00066B8F"/>
    <w:rsid w:val="00066D51"/>
    <w:rsid w:val="000674FC"/>
    <w:rsid w:val="00070238"/>
    <w:rsid w:val="0007196A"/>
    <w:rsid w:val="000723F5"/>
    <w:rsid w:val="0007378C"/>
    <w:rsid w:val="000737E9"/>
    <w:rsid w:val="00073803"/>
    <w:rsid w:val="00073D0D"/>
    <w:rsid w:val="00074F06"/>
    <w:rsid w:val="00075C44"/>
    <w:rsid w:val="00077921"/>
    <w:rsid w:val="00080B42"/>
    <w:rsid w:val="00081087"/>
    <w:rsid w:val="000815CC"/>
    <w:rsid w:val="00081D1D"/>
    <w:rsid w:val="00081E9F"/>
    <w:rsid w:val="00084314"/>
    <w:rsid w:val="000865F9"/>
    <w:rsid w:val="00087411"/>
    <w:rsid w:val="0009024D"/>
    <w:rsid w:val="000906FB"/>
    <w:rsid w:val="00090DE9"/>
    <w:rsid w:val="00091A0A"/>
    <w:rsid w:val="00092229"/>
    <w:rsid w:val="00093EFF"/>
    <w:rsid w:val="00094004"/>
    <w:rsid w:val="0009402D"/>
    <w:rsid w:val="00095203"/>
    <w:rsid w:val="00096D89"/>
    <w:rsid w:val="00096DF9"/>
    <w:rsid w:val="00097095"/>
    <w:rsid w:val="000978D4"/>
    <w:rsid w:val="000A1725"/>
    <w:rsid w:val="000A1918"/>
    <w:rsid w:val="000A39AB"/>
    <w:rsid w:val="000A3B5C"/>
    <w:rsid w:val="000A3B84"/>
    <w:rsid w:val="000A5002"/>
    <w:rsid w:val="000A5C21"/>
    <w:rsid w:val="000A5FE6"/>
    <w:rsid w:val="000A63EB"/>
    <w:rsid w:val="000A6980"/>
    <w:rsid w:val="000A6A6A"/>
    <w:rsid w:val="000A708D"/>
    <w:rsid w:val="000A7358"/>
    <w:rsid w:val="000B01A1"/>
    <w:rsid w:val="000B024C"/>
    <w:rsid w:val="000B24B4"/>
    <w:rsid w:val="000B2C6C"/>
    <w:rsid w:val="000B2EBB"/>
    <w:rsid w:val="000B37F5"/>
    <w:rsid w:val="000B46FB"/>
    <w:rsid w:val="000B507D"/>
    <w:rsid w:val="000B52C5"/>
    <w:rsid w:val="000B597F"/>
    <w:rsid w:val="000B6C57"/>
    <w:rsid w:val="000B72FF"/>
    <w:rsid w:val="000B747F"/>
    <w:rsid w:val="000B7E57"/>
    <w:rsid w:val="000C085C"/>
    <w:rsid w:val="000C0E85"/>
    <w:rsid w:val="000C1767"/>
    <w:rsid w:val="000C2A93"/>
    <w:rsid w:val="000C3F22"/>
    <w:rsid w:val="000C425F"/>
    <w:rsid w:val="000C5747"/>
    <w:rsid w:val="000C5EFB"/>
    <w:rsid w:val="000C62B5"/>
    <w:rsid w:val="000D1372"/>
    <w:rsid w:val="000D2026"/>
    <w:rsid w:val="000D2ED2"/>
    <w:rsid w:val="000D3385"/>
    <w:rsid w:val="000D3B36"/>
    <w:rsid w:val="000D5532"/>
    <w:rsid w:val="000D6211"/>
    <w:rsid w:val="000D64F2"/>
    <w:rsid w:val="000E06BD"/>
    <w:rsid w:val="000E1F28"/>
    <w:rsid w:val="000E2D42"/>
    <w:rsid w:val="000E33B7"/>
    <w:rsid w:val="000E4B28"/>
    <w:rsid w:val="000E4E65"/>
    <w:rsid w:val="000E4FC7"/>
    <w:rsid w:val="000E51B3"/>
    <w:rsid w:val="000E665B"/>
    <w:rsid w:val="000E669B"/>
    <w:rsid w:val="000E7310"/>
    <w:rsid w:val="000E73FC"/>
    <w:rsid w:val="000E7F8B"/>
    <w:rsid w:val="000F1246"/>
    <w:rsid w:val="000F12C2"/>
    <w:rsid w:val="000F3661"/>
    <w:rsid w:val="000F40C4"/>
    <w:rsid w:val="000F4B90"/>
    <w:rsid w:val="000F5626"/>
    <w:rsid w:val="000F6BC5"/>
    <w:rsid w:val="000F7BF2"/>
    <w:rsid w:val="001001C2"/>
    <w:rsid w:val="001017E9"/>
    <w:rsid w:val="0010192C"/>
    <w:rsid w:val="00101D06"/>
    <w:rsid w:val="00101D72"/>
    <w:rsid w:val="00102616"/>
    <w:rsid w:val="00103F9B"/>
    <w:rsid w:val="0010437C"/>
    <w:rsid w:val="001046C4"/>
    <w:rsid w:val="00104E31"/>
    <w:rsid w:val="00104FBF"/>
    <w:rsid w:val="00105595"/>
    <w:rsid w:val="0010574F"/>
    <w:rsid w:val="001065EA"/>
    <w:rsid w:val="00107156"/>
    <w:rsid w:val="00114ECA"/>
    <w:rsid w:val="001157C7"/>
    <w:rsid w:val="00115CD2"/>
    <w:rsid w:val="00116629"/>
    <w:rsid w:val="00116AC5"/>
    <w:rsid w:val="00116BA2"/>
    <w:rsid w:val="001177F9"/>
    <w:rsid w:val="00120A8E"/>
    <w:rsid w:val="00120D61"/>
    <w:rsid w:val="0012114F"/>
    <w:rsid w:val="00122439"/>
    <w:rsid w:val="001225A0"/>
    <w:rsid w:val="00123E4F"/>
    <w:rsid w:val="001244E1"/>
    <w:rsid w:val="00124740"/>
    <w:rsid w:val="00125970"/>
    <w:rsid w:val="0012713E"/>
    <w:rsid w:val="001277AC"/>
    <w:rsid w:val="0013058C"/>
    <w:rsid w:val="00130590"/>
    <w:rsid w:val="00130FAD"/>
    <w:rsid w:val="00131021"/>
    <w:rsid w:val="0013331F"/>
    <w:rsid w:val="00135432"/>
    <w:rsid w:val="001356B0"/>
    <w:rsid w:val="001360BA"/>
    <w:rsid w:val="001368F2"/>
    <w:rsid w:val="00136EDE"/>
    <w:rsid w:val="001371B7"/>
    <w:rsid w:val="0013754F"/>
    <w:rsid w:val="00137ECD"/>
    <w:rsid w:val="00141ABB"/>
    <w:rsid w:val="00141DB6"/>
    <w:rsid w:val="00143252"/>
    <w:rsid w:val="0014496A"/>
    <w:rsid w:val="00145C35"/>
    <w:rsid w:val="001471EE"/>
    <w:rsid w:val="00150723"/>
    <w:rsid w:val="0015182F"/>
    <w:rsid w:val="0015206A"/>
    <w:rsid w:val="0015281E"/>
    <w:rsid w:val="00152E06"/>
    <w:rsid w:val="00152E3A"/>
    <w:rsid w:val="001533F5"/>
    <w:rsid w:val="00154373"/>
    <w:rsid w:val="001548C5"/>
    <w:rsid w:val="00155591"/>
    <w:rsid w:val="00156516"/>
    <w:rsid w:val="00156E6E"/>
    <w:rsid w:val="00161D7E"/>
    <w:rsid w:val="001621E0"/>
    <w:rsid w:val="0016453A"/>
    <w:rsid w:val="00164F05"/>
    <w:rsid w:val="00165D63"/>
    <w:rsid w:val="00165F55"/>
    <w:rsid w:val="00167EBF"/>
    <w:rsid w:val="00170487"/>
    <w:rsid w:val="001704CD"/>
    <w:rsid w:val="001708B8"/>
    <w:rsid w:val="001714BB"/>
    <w:rsid w:val="00171747"/>
    <w:rsid w:val="001725E7"/>
    <w:rsid w:val="00173236"/>
    <w:rsid w:val="00173962"/>
    <w:rsid w:val="00173A1B"/>
    <w:rsid w:val="00175264"/>
    <w:rsid w:val="00177049"/>
    <w:rsid w:val="001775CA"/>
    <w:rsid w:val="00177842"/>
    <w:rsid w:val="00177A72"/>
    <w:rsid w:val="0018002E"/>
    <w:rsid w:val="00181362"/>
    <w:rsid w:val="001838B2"/>
    <w:rsid w:val="0018496D"/>
    <w:rsid w:val="00186CC9"/>
    <w:rsid w:val="001871EE"/>
    <w:rsid w:val="0018733A"/>
    <w:rsid w:val="00187AD5"/>
    <w:rsid w:val="00191D2C"/>
    <w:rsid w:val="00192158"/>
    <w:rsid w:val="0019238B"/>
    <w:rsid w:val="00192BB5"/>
    <w:rsid w:val="00193CA6"/>
    <w:rsid w:val="001940D3"/>
    <w:rsid w:val="001948A4"/>
    <w:rsid w:val="001969FF"/>
    <w:rsid w:val="00196F2B"/>
    <w:rsid w:val="00197121"/>
    <w:rsid w:val="001979D6"/>
    <w:rsid w:val="00197C1F"/>
    <w:rsid w:val="001A0A2E"/>
    <w:rsid w:val="001A0A32"/>
    <w:rsid w:val="001A1A12"/>
    <w:rsid w:val="001A1BBB"/>
    <w:rsid w:val="001A2A8A"/>
    <w:rsid w:val="001A2B29"/>
    <w:rsid w:val="001A2B79"/>
    <w:rsid w:val="001A31E4"/>
    <w:rsid w:val="001A38B3"/>
    <w:rsid w:val="001A5B52"/>
    <w:rsid w:val="001A61FB"/>
    <w:rsid w:val="001A6994"/>
    <w:rsid w:val="001A6F53"/>
    <w:rsid w:val="001A75E9"/>
    <w:rsid w:val="001A7BA9"/>
    <w:rsid w:val="001B1537"/>
    <w:rsid w:val="001B2023"/>
    <w:rsid w:val="001B2D98"/>
    <w:rsid w:val="001B3D5B"/>
    <w:rsid w:val="001B3FD2"/>
    <w:rsid w:val="001B4A9C"/>
    <w:rsid w:val="001B4B71"/>
    <w:rsid w:val="001B4CDE"/>
    <w:rsid w:val="001B543B"/>
    <w:rsid w:val="001B5E72"/>
    <w:rsid w:val="001B66AB"/>
    <w:rsid w:val="001B7B7B"/>
    <w:rsid w:val="001C0C52"/>
    <w:rsid w:val="001C17B9"/>
    <w:rsid w:val="001C196B"/>
    <w:rsid w:val="001C23AC"/>
    <w:rsid w:val="001C28F4"/>
    <w:rsid w:val="001C2FC3"/>
    <w:rsid w:val="001C30BE"/>
    <w:rsid w:val="001C3ED3"/>
    <w:rsid w:val="001C5D2C"/>
    <w:rsid w:val="001C624C"/>
    <w:rsid w:val="001C63C9"/>
    <w:rsid w:val="001C66FC"/>
    <w:rsid w:val="001C6960"/>
    <w:rsid w:val="001D05CD"/>
    <w:rsid w:val="001D149A"/>
    <w:rsid w:val="001D21EF"/>
    <w:rsid w:val="001D274A"/>
    <w:rsid w:val="001D2ECA"/>
    <w:rsid w:val="001D3E0E"/>
    <w:rsid w:val="001D4F8B"/>
    <w:rsid w:val="001D57A4"/>
    <w:rsid w:val="001D713E"/>
    <w:rsid w:val="001E0D67"/>
    <w:rsid w:val="001E1BF7"/>
    <w:rsid w:val="001E439B"/>
    <w:rsid w:val="001E5111"/>
    <w:rsid w:val="001E5732"/>
    <w:rsid w:val="001E583A"/>
    <w:rsid w:val="001E58F6"/>
    <w:rsid w:val="001E641F"/>
    <w:rsid w:val="001E6ECD"/>
    <w:rsid w:val="001E774F"/>
    <w:rsid w:val="001E7CAA"/>
    <w:rsid w:val="001E7E8E"/>
    <w:rsid w:val="001E7F1B"/>
    <w:rsid w:val="001F20F1"/>
    <w:rsid w:val="001F255D"/>
    <w:rsid w:val="001F28CD"/>
    <w:rsid w:val="001F2F66"/>
    <w:rsid w:val="001F330C"/>
    <w:rsid w:val="001F50F5"/>
    <w:rsid w:val="001F57D3"/>
    <w:rsid w:val="001F58FA"/>
    <w:rsid w:val="001F6187"/>
    <w:rsid w:val="001F64B0"/>
    <w:rsid w:val="001F6B3A"/>
    <w:rsid w:val="001F6BCB"/>
    <w:rsid w:val="00201C3D"/>
    <w:rsid w:val="00201D7F"/>
    <w:rsid w:val="00202904"/>
    <w:rsid w:val="00202B6D"/>
    <w:rsid w:val="0020338D"/>
    <w:rsid w:val="0020344F"/>
    <w:rsid w:val="00204928"/>
    <w:rsid w:val="00206786"/>
    <w:rsid w:val="0021035F"/>
    <w:rsid w:val="0021060C"/>
    <w:rsid w:val="00211891"/>
    <w:rsid w:val="00211CFD"/>
    <w:rsid w:val="00211F97"/>
    <w:rsid w:val="00212499"/>
    <w:rsid w:val="0021285E"/>
    <w:rsid w:val="002132CC"/>
    <w:rsid w:val="002164C9"/>
    <w:rsid w:val="00217F30"/>
    <w:rsid w:val="002213CE"/>
    <w:rsid w:val="00221A96"/>
    <w:rsid w:val="00221F69"/>
    <w:rsid w:val="00224793"/>
    <w:rsid w:val="00224D7A"/>
    <w:rsid w:val="00224E24"/>
    <w:rsid w:val="00225231"/>
    <w:rsid w:val="00225B18"/>
    <w:rsid w:val="0022670F"/>
    <w:rsid w:val="002307E7"/>
    <w:rsid w:val="00230E18"/>
    <w:rsid w:val="00231DAB"/>
    <w:rsid w:val="00232440"/>
    <w:rsid w:val="00232843"/>
    <w:rsid w:val="00232B1A"/>
    <w:rsid w:val="002332D0"/>
    <w:rsid w:val="002344A0"/>
    <w:rsid w:val="002344C8"/>
    <w:rsid w:val="00234536"/>
    <w:rsid w:val="00235394"/>
    <w:rsid w:val="00235917"/>
    <w:rsid w:val="00237B39"/>
    <w:rsid w:val="002417B0"/>
    <w:rsid w:val="0024203E"/>
    <w:rsid w:val="00243128"/>
    <w:rsid w:val="002433B3"/>
    <w:rsid w:val="0024340C"/>
    <w:rsid w:val="0024355B"/>
    <w:rsid w:val="002439FC"/>
    <w:rsid w:val="00243EDC"/>
    <w:rsid w:val="00243F2C"/>
    <w:rsid w:val="00244296"/>
    <w:rsid w:val="002462B7"/>
    <w:rsid w:val="00247231"/>
    <w:rsid w:val="00247A11"/>
    <w:rsid w:val="00247AA3"/>
    <w:rsid w:val="0025121C"/>
    <w:rsid w:val="00251373"/>
    <w:rsid w:val="0025202E"/>
    <w:rsid w:val="0025237C"/>
    <w:rsid w:val="002524C6"/>
    <w:rsid w:val="00252E30"/>
    <w:rsid w:val="00253512"/>
    <w:rsid w:val="002554E2"/>
    <w:rsid w:val="00256EA8"/>
    <w:rsid w:val="00257DAB"/>
    <w:rsid w:val="00260CEE"/>
    <w:rsid w:val="0026259E"/>
    <w:rsid w:val="002626D4"/>
    <w:rsid w:val="002634A4"/>
    <w:rsid w:val="00265C02"/>
    <w:rsid w:val="00266FE5"/>
    <w:rsid w:val="00271983"/>
    <w:rsid w:val="00271C13"/>
    <w:rsid w:val="0027227D"/>
    <w:rsid w:val="002762D1"/>
    <w:rsid w:val="00276FF0"/>
    <w:rsid w:val="00281AEB"/>
    <w:rsid w:val="00282617"/>
    <w:rsid w:val="00282CAC"/>
    <w:rsid w:val="0028535F"/>
    <w:rsid w:val="002857E7"/>
    <w:rsid w:val="00286489"/>
    <w:rsid w:val="00287560"/>
    <w:rsid w:val="002901DE"/>
    <w:rsid w:val="00290F1A"/>
    <w:rsid w:val="00292BD0"/>
    <w:rsid w:val="00292D62"/>
    <w:rsid w:val="00295CE7"/>
    <w:rsid w:val="002960AD"/>
    <w:rsid w:val="002968A8"/>
    <w:rsid w:val="00296FFB"/>
    <w:rsid w:val="00297423"/>
    <w:rsid w:val="002A0C9A"/>
    <w:rsid w:val="002A11F1"/>
    <w:rsid w:val="002A172A"/>
    <w:rsid w:val="002A174B"/>
    <w:rsid w:val="002A27D9"/>
    <w:rsid w:val="002A2AFD"/>
    <w:rsid w:val="002A4AF7"/>
    <w:rsid w:val="002A6458"/>
    <w:rsid w:val="002B110E"/>
    <w:rsid w:val="002B1D13"/>
    <w:rsid w:val="002B240F"/>
    <w:rsid w:val="002B2454"/>
    <w:rsid w:val="002B2B8B"/>
    <w:rsid w:val="002B33DC"/>
    <w:rsid w:val="002B475D"/>
    <w:rsid w:val="002B4D5B"/>
    <w:rsid w:val="002B58BF"/>
    <w:rsid w:val="002B5F9C"/>
    <w:rsid w:val="002B632A"/>
    <w:rsid w:val="002B7880"/>
    <w:rsid w:val="002C04F0"/>
    <w:rsid w:val="002C321F"/>
    <w:rsid w:val="002C3FD5"/>
    <w:rsid w:val="002C4128"/>
    <w:rsid w:val="002C56F0"/>
    <w:rsid w:val="002C576B"/>
    <w:rsid w:val="002C5AA7"/>
    <w:rsid w:val="002C61F8"/>
    <w:rsid w:val="002C6F8B"/>
    <w:rsid w:val="002C760A"/>
    <w:rsid w:val="002D26E1"/>
    <w:rsid w:val="002D28B7"/>
    <w:rsid w:val="002D3080"/>
    <w:rsid w:val="002D3806"/>
    <w:rsid w:val="002D44AE"/>
    <w:rsid w:val="002D495B"/>
    <w:rsid w:val="002D4F51"/>
    <w:rsid w:val="002D50C4"/>
    <w:rsid w:val="002D5219"/>
    <w:rsid w:val="002D62E9"/>
    <w:rsid w:val="002D6554"/>
    <w:rsid w:val="002D6C56"/>
    <w:rsid w:val="002E040D"/>
    <w:rsid w:val="002E483E"/>
    <w:rsid w:val="002E4864"/>
    <w:rsid w:val="002E56B9"/>
    <w:rsid w:val="002F14DE"/>
    <w:rsid w:val="002F1511"/>
    <w:rsid w:val="002F1BA8"/>
    <w:rsid w:val="002F2FA2"/>
    <w:rsid w:val="002F4064"/>
    <w:rsid w:val="002F43F4"/>
    <w:rsid w:val="002F43F6"/>
    <w:rsid w:val="002F4BCE"/>
    <w:rsid w:val="002F506E"/>
    <w:rsid w:val="002F5DB6"/>
    <w:rsid w:val="002F628B"/>
    <w:rsid w:val="002F62EE"/>
    <w:rsid w:val="002F64C8"/>
    <w:rsid w:val="00300AD5"/>
    <w:rsid w:val="00300C19"/>
    <w:rsid w:val="003011C0"/>
    <w:rsid w:val="0030155F"/>
    <w:rsid w:val="0030359C"/>
    <w:rsid w:val="003042B3"/>
    <w:rsid w:val="00305F48"/>
    <w:rsid w:val="00306B4A"/>
    <w:rsid w:val="00306DDA"/>
    <w:rsid w:val="00306E4B"/>
    <w:rsid w:val="00306FAC"/>
    <w:rsid w:val="00307B97"/>
    <w:rsid w:val="003100F0"/>
    <w:rsid w:val="003101C7"/>
    <w:rsid w:val="0031113B"/>
    <w:rsid w:val="00312FA2"/>
    <w:rsid w:val="0031322D"/>
    <w:rsid w:val="003136E9"/>
    <w:rsid w:val="00314239"/>
    <w:rsid w:val="0031433C"/>
    <w:rsid w:val="00314BBD"/>
    <w:rsid w:val="00314F19"/>
    <w:rsid w:val="00315212"/>
    <w:rsid w:val="003153C2"/>
    <w:rsid w:val="003156B4"/>
    <w:rsid w:val="00317EC1"/>
    <w:rsid w:val="00321533"/>
    <w:rsid w:val="00321BAE"/>
    <w:rsid w:val="00321C1D"/>
    <w:rsid w:val="00322B76"/>
    <w:rsid w:val="003236AB"/>
    <w:rsid w:val="0032474C"/>
    <w:rsid w:val="00324CA0"/>
    <w:rsid w:val="003307F6"/>
    <w:rsid w:val="003309AB"/>
    <w:rsid w:val="0033341C"/>
    <w:rsid w:val="003334B6"/>
    <w:rsid w:val="00333974"/>
    <w:rsid w:val="00335367"/>
    <w:rsid w:val="003359FE"/>
    <w:rsid w:val="0033621F"/>
    <w:rsid w:val="00336A72"/>
    <w:rsid w:val="003422A0"/>
    <w:rsid w:val="0034263F"/>
    <w:rsid w:val="0034271C"/>
    <w:rsid w:val="0034281D"/>
    <w:rsid w:val="00342D32"/>
    <w:rsid w:val="00343BE1"/>
    <w:rsid w:val="003440F4"/>
    <w:rsid w:val="00346FAF"/>
    <w:rsid w:val="0035140E"/>
    <w:rsid w:val="0035185C"/>
    <w:rsid w:val="003519B7"/>
    <w:rsid w:val="00352FF6"/>
    <w:rsid w:val="00355A22"/>
    <w:rsid w:val="003574E4"/>
    <w:rsid w:val="00357830"/>
    <w:rsid w:val="003612DD"/>
    <w:rsid w:val="0036394B"/>
    <w:rsid w:val="00364A21"/>
    <w:rsid w:val="00365045"/>
    <w:rsid w:val="003664DE"/>
    <w:rsid w:val="00370A2B"/>
    <w:rsid w:val="00371A5F"/>
    <w:rsid w:val="00372C5A"/>
    <w:rsid w:val="0037411C"/>
    <w:rsid w:val="00374A7C"/>
    <w:rsid w:val="0037520B"/>
    <w:rsid w:val="00375CFA"/>
    <w:rsid w:val="00376077"/>
    <w:rsid w:val="00376B8B"/>
    <w:rsid w:val="00377149"/>
    <w:rsid w:val="003774E7"/>
    <w:rsid w:val="00377DBB"/>
    <w:rsid w:val="00380D9D"/>
    <w:rsid w:val="00381BAA"/>
    <w:rsid w:val="00382B8A"/>
    <w:rsid w:val="003830A5"/>
    <w:rsid w:val="003831FB"/>
    <w:rsid w:val="00383480"/>
    <w:rsid w:val="003836C3"/>
    <w:rsid w:val="0038435A"/>
    <w:rsid w:val="00384B47"/>
    <w:rsid w:val="0038500C"/>
    <w:rsid w:val="0038635A"/>
    <w:rsid w:val="003864BD"/>
    <w:rsid w:val="00390A11"/>
    <w:rsid w:val="003910A2"/>
    <w:rsid w:val="00391D7D"/>
    <w:rsid w:val="0039277F"/>
    <w:rsid w:val="00392C69"/>
    <w:rsid w:val="0039446F"/>
    <w:rsid w:val="0039455A"/>
    <w:rsid w:val="00395432"/>
    <w:rsid w:val="0039731D"/>
    <w:rsid w:val="00397875"/>
    <w:rsid w:val="0039788B"/>
    <w:rsid w:val="003A166C"/>
    <w:rsid w:val="003A2337"/>
    <w:rsid w:val="003A2689"/>
    <w:rsid w:val="003A2A98"/>
    <w:rsid w:val="003A31FF"/>
    <w:rsid w:val="003A4B44"/>
    <w:rsid w:val="003A671B"/>
    <w:rsid w:val="003A6C3A"/>
    <w:rsid w:val="003A7329"/>
    <w:rsid w:val="003B0832"/>
    <w:rsid w:val="003B0EA9"/>
    <w:rsid w:val="003B156E"/>
    <w:rsid w:val="003B28FC"/>
    <w:rsid w:val="003B32A4"/>
    <w:rsid w:val="003B3339"/>
    <w:rsid w:val="003B3F7B"/>
    <w:rsid w:val="003B4730"/>
    <w:rsid w:val="003B4B26"/>
    <w:rsid w:val="003B522A"/>
    <w:rsid w:val="003B5800"/>
    <w:rsid w:val="003B5BEC"/>
    <w:rsid w:val="003B5DF8"/>
    <w:rsid w:val="003B6329"/>
    <w:rsid w:val="003C072E"/>
    <w:rsid w:val="003C3255"/>
    <w:rsid w:val="003C414C"/>
    <w:rsid w:val="003C4536"/>
    <w:rsid w:val="003C623B"/>
    <w:rsid w:val="003C7FA6"/>
    <w:rsid w:val="003D04A8"/>
    <w:rsid w:val="003D1FB4"/>
    <w:rsid w:val="003D24F3"/>
    <w:rsid w:val="003D2A31"/>
    <w:rsid w:val="003D3317"/>
    <w:rsid w:val="003D360F"/>
    <w:rsid w:val="003D3DD5"/>
    <w:rsid w:val="003D4817"/>
    <w:rsid w:val="003D4F9B"/>
    <w:rsid w:val="003D58CD"/>
    <w:rsid w:val="003D7398"/>
    <w:rsid w:val="003D7D9F"/>
    <w:rsid w:val="003E09A4"/>
    <w:rsid w:val="003E1580"/>
    <w:rsid w:val="003E1D7D"/>
    <w:rsid w:val="003E26C9"/>
    <w:rsid w:val="003E3BE6"/>
    <w:rsid w:val="003E3E12"/>
    <w:rsid w:val="003E4DAD"/>
    <w:rsid w:val="003E5361"/>
    <w:rsid w:val="003E537C"/>
    <w:rsid w:val="003E5791"/>
    <w:rsid w:val="003E72D4"/>
    <w:rsid w:val="003E7413"/>
    <w:rsid w:val="003F0086"/>
    <w:rsid w:val="003F0685"/>
    <w:rsid w:val="003F0D60"/>
    <w:rsid w:val="003F0E3E"/>
    <w:rsid w:val="003F1295"/>
    <w:rsid w:val="003F1C9B"/>
    <w:rsid w:val="003F2D78"/>
    <w:rsid w:val="003F3E02"/>
    <w:rsid w:val="003F3F57"/>
    <w:rsid w:val="003F4F7B"/>
    <w:rsid w:val="003F5465"/>
    <w:rsid w:val="003F56D4"/>
    <w:rsid w:val="003F776F"/>
    <w:rsid w:val="0040025E"/>
    <w:rsid w:val="00400AAF"/>
    <w:rsid w:val="00400F30"/>
    <w:rsid w:val="00401A4A"/>
    <w:rsid w:val="00402D8D"/>
    <w:rsid w:val="00402DB0"/>
    <w:rsid w:val="00402F62"/>
    <w:rsid w:val="004041F9"/>
    <w:rsid w:val="00404876"/>
    <w:rsid w:val="004061CD"/>
    <w:rsid w:val="00407B80"/>
    <w:rsid w:val="00407FE9"/>
    <w:rsid w:val="004103AE"/>
    <w:rsid w:val="00410736"/>
    <w:rsid w:val="00410748"/>
    <w:rsid w:val="00410C65"/>
    <w:rsid w:val="0041170F"/>
    <w:rsid w:val="00411AFA"/>
    <w:rsid w:val="00411C70"/>
    <w:rsid w:val="00412C6F"/>
    <w:rsid w:val="004141DB"/>
    <w:rsid w:val="00415DA2"/>
    <w:rsid w:val="00416E0A"/>
    <w:rsid w:val="00416E13"/>
    <w:rsid w:val="004170B0"/>
    <w:rsid w:val="00417FAA"/>
    <w:rsid w:val="0042278C"/>
    <w:rsid w:val="004242BA"/>
    <w:rsid w:val="00424884"/>
    <w:rsid w:val="0042496A"/>
    <w:rsid w:val="004275C6"/>
    <w:rsid w:val="00427DAD"/>
    <w:rsid w:val="00430F9B"/>
    <w:rsid w:val="004314B9"/>
    <w:rsid w:val="00431807"/>
    <w:rsid w:val="00432343"/>
    <w:rsid w:val="00432688"/>
    <w:rsid w:val="004332FA"/>
    <w:rsid w:val="004333C1"/>
    <w:rsid w:val="0043463D"/>
    <w:rsid w:val="00434BA7"/>
    <w:rsid w:val="0043603F"/>
    <w:rsid w:val="00436D93"/>
    <w:rsid w:val="00440833"/>
    <w:rsid w:val="00440F23"/>
    <w:rsid w:val="00443078"/>
    <w:rsid w:val="00443798"/>
    <w:rsid w:val="00443FEF"/>
    <w:rsid w:val="004460A5"/>
    <w:rsid w:val="0044688C"/>
    <w:rsid w:val="00447A2B"/>
    <w:rsid w:val="0045023B"/>
    <w:rsid w:val="00450AA8"/>
    <w:rsid w:val="004514F9"/>
    <w:rsid w:val="00454637"/>
    <w:rsid w:val="00454E39"/>
    <w:rsid w:val="00454FAE"/>
    <w:rsid w:val="004554B6"/>
    <w:rsid w:val="004557B0"/>
    <w:rsid w:val="004559E2"/>
    <w:rsid w:val="004561AA"/>
    <w:rsid w:val="00456648"/>
    <w:rsid w:val="00456913"/>
    <w:rsid w:val="00456AC1"/>
    <w:rsid w:val="00457590"/>
    <w:rsid w:val="00460042"/>
    <w:rsid w:val="00463857"/>
    <w:rsid w:val="0046629B"/>
    <w:rsid w:val="004674B5"/>
    <w:rsid w:val="00470075"/>
    <w:rsid w:val="00471767"/>
    <w:rsid w:val="00471F3D"/>
    <w:rsid w:val="00473CF4"/>
    <w:rsid w:val="004742FF"/>
    <w:rsid w:val="00474E09"/>
    <w:rsid w:val="00475256"/>
    <w:rsid w:val="00475E18"/>
    <w:rsid w:val="00475FFB"/>
    <w:rsid w:val="004760AF"/>
    <w:rsid w:val="004770B4"/>
    <w:rsid w:val="004777E4"/>
    <w:rsid w:val="004802F9"/>
    <w:rsid w:val="00481CBB"/>
    <w:rsid w:val="00483D07"/>
    <w:rsid w:val="00484920"/>
    <w:rsid w:val="00485265"/>
    <w:rsid w:val="0048537B"/>
    <w:rsid w:val="00485941"/>
    <w:rsid w:val="00485EA4"/>
    <w:rsid w:val="00486F07"/>
    <w:rsid w:val="0048775F"/>
    <w:rsid w:val="004901BD"/>
    <w:rsid w:val="00490DDC"/>
    <w:rsid w:val="0049167B"/>
    <w:rsid w:val="00491D17"/>
    <w:rsid w:val="004929AB"/>
    <w:rsid w:val="0049300B"/>
    <w:rsid w:val="00493386"/>
    <w:rsid w:val="00493A49"/>
    <w:rsid w:val="00493A57"/>
    <w:rsid w:val="0049582A"/>
    <w:rsid w:val="00497281"/>
    <w:rsid w:val="004975E9"/>
    <w:rsid w:val="00497BD3"/>
    <w:rsid w:val="004A171C"/>
    <w:rsid w:val="004A3646"/>
    <w:rsid w:val="004A41C0"/>
    <w:rsid w:val="004A472C"/>
    <w:rsid w:val="004A5C0A"/>
    <w:rsid w:val="004A6A76"/>
    <w:rsid w:val="004A6CE2"/>
    <w:rsid w:val="004B12E3"/>
    <w:rsid w:val="004B1FC2"/>
    <w:rsid w:val="004B2A06"/>
    <w:rsid w:val="004B3F3C"/>
    <w:rsid w:val="004B3FCC"/>
    <w:rsid w:val="004B5F3D"/>
    <w:rsid w:val="004B6EFD"/>
    <w:rsid w:val="004C02BA"/>
    <w:rsid w:val="004C0A43"/>
    <w:rsid w:val="004C136D"/>
    <w:rsid w:val="004C2073"/>
    <w:rsid w:val="004C2347"/>
    <w:rsid w:val="004C2C7E"/>
    <w:rsid w:val="004C6013"/>
    <w:rsid w:val="004C659B"/>
    <w:rsid w:val="004C7262"/>
    <w:rsid w:val="004C7302"/>
    <w:rsid w:val="004C7F7B"/>
    <w:rsid w:val="004D083D"/>
    <w:rsid w:val="004D0A09"/>
    <w:rsid w:val="004D10E8"/>
    <w:rsid w:val="004D1331"/>
    <w:rsid w:val="004D2ADF"/>
    <w:rsid w:val="004D33B3"/>
    <w:rsid w:val="004D3998"/>
    <w:rsid w:val="004D3B31"/>
    <w:rsid w:val="004D47D7"/>
    <w:rsid w:val="004D5BC3"/>
    <w:rsid w:val="004E0B8D"/>
    <w:rsid w:val="004E0DAF"/>
    <w:rsid w:val="004E1420"/>
    <w:rsid w:val="004E1E26"/>
    <w:rsid w:val="004E4516"/>
    <w:rsid w:val="004E4AE2"/>
    <w:rsid w:val="004E571E"/>
    <w:rsid w:val="004E5A4C"/>
    <w:rsid w:val="004E5AA4"/>
    <w:rsid w:val="004E7406"/>
    <w:rsid w:val="004E760F"/>
    <w:rsid w:val="004F008C"/>
    <w:rsid w:val="004F0A8B"/>
    <w:rsid w:val="004F25CA"/>
    <w:rsid w:val="004F284B"/>
    <w:rsid w:val="004F3915"/>
    <w:rsid w:val="004F3BFB"/>
    <w:rsid w:val="004F4811"/>
    <w:rsid w:val="004F4937"/>
    <w:rsid w:val="004F74A5"/>
    <w:rsid w:val="004F7C20"/>
    <w:rsid w:val="00501405"/>
    <w:rsid w:val="00501FE7"/>
    <w:rsid w:val="00502653"/>
    <w:rsid w:val="0050390A"/>
    <w:rsid w:val="00503C63"/>
    <w:rsid w:val="0050495F"/>
    <w:rsid w:val="0050496A"/>
    <w:rsid w:val="005052E1"/>
    <w:rsid w:val="00506E2E"/>
    <w:rsid w:val="0050702F"/>
    <w:rsid w:val="00510DF9"/>
    <w:rsid w:val="005111BF"/>
    <w:rsid w:val="00511242"/>
    <w:rsid w:val="0051144C"/>
    <w:rsid w:val="005122CF"/>
    <w:rsid w:val="00513A91"/>
    <w:rsid w:val="0051483B"/>
    <w:rsid w:val="00514EE7"/>
    <w:rsid w:val="005158E7"/>
    <w:rsid w:val="005208E8"/>
    <w:rsid w:val="00521311"/>
    <w:rsid w:val="00521484"/>
    <w:rsid w:val="0052153C"/>
    <w:rsid w:val="0052175A"/>
    <w:rsid w:val="00521F8A"/>
    <w:rsid w:val="005236FA"/>
    <w:rsid w:val="00523A86"/>
    <w:rsid w:val="00524355"/>
    <w:rsid w:val="005248BD"/>
    <w:rsid w:val="00525995"/>
    <w:rsid w:val="00527A49"/>
    <w:rsid w:val="00530E0C"/>
    <w:rsid w:val="00532BD7"/>
    <w:rsid w:val="00532F6E"/>
    <w:rsid w:val="0053475F"/>
    <w:rsid w:val="005358B3"/>
    <w:rsid w:val="00535E5C"/>
    <w:rsid w:val="00536ACC"/>
    <w:rsid w:val="005408D6"/>
    <w:rsid w:val="00540A22"/>
    <w:rsid w:val="0054261D"/>
    <w:rsid w:val="00542AD4"/>
    <w:rsid w:val="00544B88"/>
    <w:rsid w:val="005457FB"/>
    <w:rsid w:val="00545BDA"/>
    <w:rsid w:val="00547B0C"/>
    <w:rsid w:val="0055280A"/>
    <w:rsid w:val="00554BE6"/>
    <w:rsid w:val="00555195"/>
    <w:rsid w:val="00555A3F"/>
    <w:rsid w:val="00560340"/>
    <w:rsid w:val="00560D91"/>
    <w:rsid w:val="005644BD"/>
    <w:rsid w:val="00564F92"/>
    <w:rsid w:val="00567459"/>
    <w:rsid w:val="0057047C"/>
    <w:rsid w:val="00570AA0"/>
    <w:rsid w:val="0057156E"/>
    <w:rsid w:val="00572E1A"/>
    <w:rsid w:val="00573EF1"/>
    <w:rsid w:val="00573F3D"/>
    <w:rsid w:val="00575BA6"/>
    <w:rsid w:val="00575C28"/>
    <w:rsid w:val="0057624A"/>
    <w:rsid w:val="00576F76"/>
    <w:rsid w:val="00577445"/>
    <w:rsid w:val="00583593"/>
    <w:rsid w:val="00584ED1"/>
    <w:rsid w:val="00585478"/>
    <w:rsid w:val="0058571A"/>
    <w:rsid w:val="005864C7"/>
    <w:rsid w:val="00586E28"/>
    <w:rsid w:val="00587BA6"/>
    <w:rsid w:val="00590FB0"/>
    <w:rsid w:val="00591131"/>
    <w:rsid w:val="005916DB"/>
    <w:rsid w:val="00591861"/>
    <w:rsid w:val="00591924"/>
    <w:rsid w:val="00591F7E"/>
    <w:rsid w:val="00592608"/>
    <w:rsid w:val="0059417A"/>
    <w:rsid w:val="00594A2B"/>
    <w:rsid w:val="00594D91"/>
    <w:rsid w:val="00594D93"/>
    <w:rsid w:val="00595718"/>
    <w:rsid w:val="0059616B"/>
    <w:rsid w:val="0059623D"/>
    <w:rsid w:val="00596E56"/>
    <w:rsid w:val="005A0F46"/>
    <w:rsid w:val="005A179F"/>
    <w:rsid w:val="005A1ADC"/>
    <w:rsid w:val="005A202C"/>
    <w:rsid w:val="005A3867"/>
    <w:rsid w:val="005A5397"/>
    <w:rsid w:val="005A6E6A"/>
    <w:rsid w:val="005B1610"/>
    <w:rsid w:val="005B1A85"/>
    <w:rsid w:val="005B1D3B"/>
    <w:rsid w:val="005B22A1"/>
    <w:rsid w:val="005B30CD"/>
    <w:rsid w:val="005B46E4"/>
    <w:rsid w:val="005B4B15"/>
    <w:rsid w:val="005B65A9"/>
    <w:rsid w:val="005B6B77"/>
    <w:rsid w:val="005B72A1"/>
    <w:rsid w:val="005B743A"/>
    <w:rsid w:val="005B74FF"/>
    <w:rsid w:val="005B7A9F"/>
    <w:rsid w:val="005C0B41"/>
    <w:rsid w:val="005C113D"/>
    <w:rsid w:val="005C24B5"/>
    <w:rsid w:val="005C3841"/>
    <w:rsid w:val="005C46FC"/>
    <w:rsid w:val="005C4751"/>
    <w:rsid w:val="005C5374"/>
    <w:rsid w:val="005C5F78"/>
    <w:rsid w:val="005C6B9D"/>
    <w:rsid w:val="005C722C"/>
    <w:rsid w:val="005C76EF"/>
    <w:rsid w:val="005D1379"/>
    <w:rsid w:val="005D1CF8"/>
    <w:rsid w:val="005D4906"/>
    <w:rsid w:val="005D6458"/>
    <w:rsid w:val="005D7E37"/>
    <w:rsid w:val="005D7F3C"/>
    <w:rsid w:val="005E0DEF"/>
    <w:rsid w:val="005E2CCC"/>
    <w:rsid w:val="005E3A8B"/>
    <w:rsid w:val="005E4CEF"/>
    <w:rsid w:val="005E5701"/>
    <w:rsid w:val="005E577F"/>
    <w:rsid w:val="005E67B3"/>
    <w:rsid w:val="005E6CCB"/>
    <w:rsid w:val="005E7D3C"/>
    <w:rsid w:val="005F0278"/>
    <w:rsid w:val="005F06BD"/>
    <w:rsid w:val="005F0912"/>
    <w:rsid w:val="005F2937"/>
    <w:rsid w:val="005F351E"/>
    <w:rsid w:val="005F3531"/>
    <w:rsid w:val="005F48B6"/>
    <w:rsid w:val="005F4C57"/>
    <w:rsid w:val="005F5620"/>
    <w:rsid w:val="005F5A29"/>
    <w:rsid w:val="005F731A"/>
    <w:rsid w:val="005F7A5A"/>
    <w:rsid w:val="0060138A"/>
    <w:rsid w:val="006016D4"/>
    <w:rsid w:val="00601A20"/>
    <w:rsid w:val="00601C74"/>
    <w:rsid w:val="00603048"/>
    <w:rsid w:val="00603183"/>
    <w:rsid w:val="00603B49"/>
    <w:rsid w:val="006046F2"/>
    <w:rsid w:val="00604854"/>
    <w:rsid w:val="006060C7"/>
    <w:rsid w:val="006125BA"/>
    <w:rsid w:val="0061267E"/>
    <w:rsid w:val="0061302F"/>
    <w:rsid w:val="00613291"/>
    <w:rsid w:val="006133F3"/>
    <w:rsid w:val="006149AB"/>
    <w:rsid w:val="00614E87"/>
    <w:rsid w:val="00615395"/>
    <w:rsid w:val="00615888"/>
    <w:rsid w:val="00615FE7"/>
    <w:rsid w:val="0061705F"/>
    <w:rsid w:val="00617FD5"/>
    <w:rsid w:val="00622848"/>
    <w:rsid w:val="00622EC1"/>
    <w:rsid w:val="00623D11"/>
    <w:rsid w:val="0062402A"/>
    <w:rsid w:val="0062405A"/>
    <w:rsid w:val="00624D9A"/>
    <w:rsid w:val="00625A32"/>
    <w:rsid w:val="006268C7"/>
    <w:rsid w:val="00626CC2"/>
    <w:rsid w:val="00630EEF"/>
    <w:rsid w:val="00630F0F"/>
    <w:rsid w:val="00631A7C"/>
    <w:rsid w:val="00632C3D"/>
    <w:rsid w:val="006335B7"/>
    <w:rsid w:val="0063383F"/>
    <w:rsid w:val="00635A76"/>
    <w:rsid w:val="00636F38"/>
    <w:rsid w:val="00637197"/>
    <w:rsid w:val="00637990"/>
    <w:rsid w:val="00640AEC"/>
    <w:rsid w:val="0064277D"/>
    <w:rsid w:val="00643942"/>
    <w:rsid w:val="00643A51"/>
    <w:rsid w:val="00644709"/>
    <w:rsid w:val="00644788"/>
    <w:rsid w:val="00645CC7"/>
    <w:rsid w:val="00645DCD"/>
    <w:rsid w:val="00646060"/>
    <w:rsid w:val="0064755F"/>
    <w:rsid w:val="00650291"/>
    <w:rsid w:val="006503B2"/>
    <w:rsid w:val="00650E5D"/>
    <w:rsid w:val="0065321F"/>
    <w:rsid w:val="00653855"/>
    <w:rsid w:val="00653C2B"/>
    <w:rsid w:val="006549CB"/>
    <w:rsid w:val="00654B20"/>
    <w:rsid w:val="00655DA6"/>
    <w:rsid w:val="0066077B"/>
    <w:rsid w:val="006608FC"/>
    <w:rsid w:val="00660926"/>
    <w:rsid w:val="00661340"/>
    <w:rsid w:val="00662040"/>
    <w:rsid w:val="00662877"/>
    <w:rsid w:val="00663370"/>
    <w:rsid w:val="00663830"/>
    <w:rsid w:val="006654AE"/>
    <w:rsid w:val="0066642A"/>
    <w:rsid w:val="00670703"/>
    <w:rsid w:val="00671D98"/>
    <w:rsid w:val="006724F9"/>
    <w:rsid w:val="006725AD"/>
    <w:rsid w:val="00672BD8"/>
    <w:rsid w:val="00673083"/>
    <w:rsid w:val="00674E90"/>
    <w:rsid w:val="00676275"/>
    <w:rsid w:val="0067695A"/>
    <w:rsid w:val="00681C1E"/>
    <w:rsid w:val="00681E7F"/>
    <w:rsid w:val="006825A2"/>
    <w:rsid w:val="00682AE5"/>
    <w:rsid w:val="00682BBD"/>
    <w:rsid w:val="00683539"/>
    <w:rsid w:val="006847F2"/>
    <w:rsid w:val="00684DB6"/>
    <w:rsid w:val="00685501"/>
    <w:rsid w:val="00686B67"/>
    <w:rsid w:val="00686ECB"/>
    <w:rsid w:val="00687701"/>
    <w:rsid w:val="00687A9B"/>
    <w:rsid w:val="006900C7"/>
    <w:rsid w:val="0069056F"/>
    <w:rsid w:val="00691D97"/>
    <w:rsid w:val="00693B57"/>
    <w:rsid w:val="00694CB9"/>
    <w:rsid w:val="0069578F"/>
    <w:rsid w:val="006958B6"/>
    <w:rsid w:val="00695F50"/>
    <w:rsid w:val="006965FF"/>
    <w:rsid w:val="00697507"/>
    <w:rsid w:val="00697694"/>
    <w:rsid w:val="00697AC9"/>
    <w:rsid w:val="00697BEA"/>
    <w:rsid w:val="006A06CC"/>
    <w:rsid w:val="006A2B02"/>
    <w:rsid w:val="006A31FB"/>
    <w:rsid w:val="006A3601"/>
    <w:rsid w:val="006A3A30"/>
    <w:rsid w:val="006A4294"/>
    <w:rsid w:val="006A46C2"/>
    <w:rsid w:val="006A5313"/>
    <w:rsid w:val="006A53C0"/>
    <w:rsid w:val="006A5567"/>
    <w:rsid w:val="006A5AEC"/>
    <w:rsid w:val="006A67A3"/>
    <w:rsid w:val="006A7060"/>
    <w:rsid w:val="006B1D61"/>
    <w:rsid w:val="006B2A2A"/>
    <w:rsid w:val="006B352D"/>
    <w:rsid w:val="006B58EC"/>
    <w:rsid w:val="006B689F"/>
    <w:rsid w:val="006B6A57"/>
    <w:rsid w:val="006B71E5"/>
    <w:rsid w:val="006B76C5"/>
    <w:rsid w:val="006C0D8C"/>
    <w:rsid w:val="006C1368"/>
    <w:rsid w:val="006C2007"/>
    <w:rsid w:val="006C326F"/>
    <w:rsid w:val="006C4CB8"/>
    <w:rsid w:val="006C5006"/>
    <w:rsid w:val="006C50A3"/>
    <w:rsid w:val="006C5242"/>
    <w:rsid w:val="006C5FCB"/>
    <w:rsid w:val="006C6033"/>
    <w:rsid w:val="006C6569"/>
    <w:rsid w:val="006C6D0B"/>
    <w:rsid w:val="006C7B14"/>
    <w:rsid w:val="006C7E36"/>
    <w:rsid w:val="006C7E79"/>
    <w:rsid w:val="006D0CF1"/>
    <w:rsid w:val="006D10EA"/>
    <w:rsid w:val="006D19CD"/>
    <w:rsid w:val="006D1FFB"/>
    <w:rsid w:val="006D2332"/>
    <w:rsid w:val="006D266E"/>
    <w:rsid w:val="006D2E58"/>
    <w:rsid w:val="006D328E"/>
    <w:rsid w:val="006D33B0"/>
    <w:rsid w:val="006D3498"/>
    <w:rsid w:val="006D375B"/>
    <w:rsid w:val="006D4F15"/>
    <w:rsid w:val="006D5315"/>
    <w:rsid w:val="006D572E"/>
    <w:rsid w:val="006D5E23"/>
    <w:rsid w:val="006D5F34"/>
    <w:rsid w:val="006D6546"/>
    <w:rsid w:val="006D79FC"/>
    <w:rsid w:val="006D7EF8"/>
    <w:rsid w:val="006E01B6"/>
    <w:rsid w:val="006E025E"/>
    <w:rsid w:val="006E05C8"/>
    <w:rsid w:val="006E130F"/>
    <w:rsid w:val="006E1334"/>
    <w:rsid w:val="006E1891"/>
    <w:rsid w:val="006E2174"/>
    <w:rsid w:val="006E2318"/>
    <w:rsid w:val="006E2685"/>
    <w:rsid w:val="006E26D9"/>
    <w:rsid w:val="006E32D0"/>
    <w:rsid w:val="006E5F0C"/>
    <w:rsid w:val="006E650B"/>
    <w:rsid w:val="006E66C2"/>
    <w:rsid w:val="006E6D0F"/>
    <w:rsid w:val="006F1308"/>
    <w:rsid w:val="006F1EB3"/>
    <w:rsid w:val="006F345D"/>
    <w:rsid w:val="006F3496"/>
    <w:rsid w:val="006F3C4C"/>
    <w:rsid w:val="006F455A"/>
    <w:rsid w:val="006F498A"/>
    <w:rsid w:val="0070016F"/>
    <w:rsid w:val="00701270"/>
    <w:rsid w:val="007017C5"/>
    <w:rsid w:val="0070190E"/>
    <w:rsid w:val="00701AFD"/>
    <w:rsid w:val="00702A01"/>
    <w:rsid w:val="007036CC"/>
    <w:rsid w:val="00703C0F"/>
    <w:rsid w:val="00704197"/>
    <w:rsid w:val="00704762"/>
    <w:rsid w:val="00706205"/>
    <w:rsid w:val="0070659D"/>
    <w:rsid w:val="00707CF4"/>
    <w:rsid w:val="00710431"/>
    <w:rsid w:val="00710518"/>
    <w:rsid w:val="00710A95"/>
    <w:rsid w:val="00713DC5"/>
    <w:rsid w:val="0071651E"/>
    <w:rsid w:val="00717F11"/>
    <w:rsid w:val="00720DBC"/>
    <w:rsid w:val="00721221"/>
    <w:rsid w:val="0072283D"/>
    <w:rsid w:val="00722E14"/>
    <w:rsid w:val="007232B9"/>
    <w:rsid w:val="007240B6"/>
    <w:rsid w:val="00724281"/>
    <w:rsid w:val="007244D7"/>
    <w:rsid w:val="007244E9"/>
    <w:rsid w:val="00724FCC"/>
    <w:rsid w:val="00725AB6"/>
    <w:rsid w:val="00725D31"/>
    <w:rsid w:val="00727D64"/>
    <w:rsid w:val="0073034C"/>
    <w:rsid w:val="007311BE"/>
    <w:rsid w:val="0073136C"/>
    <w:rsid w:val="00731998"/>
    <w:rsid w:val="007322AC"/>
    <w:rsid w:val="0073418C"/>
    <w:rsid w:val="0073423C"/>
    <w:rsid w:val="007379FC"/>
    <w:rsid w:val="00740388"/>
    <w:rsid w:val="0074116B"/>
    <w:rsid w:val="00741B50"/>
    <w:rsid w:val="007435B0"/>
    <w:rsid w:val="00743911"/>
    <w:rsid w:val="00745263"/>
    <w:rsid w:val="00745A3E"/>
    <w:rsid w:val="00746A29"/>
    <w:rsid w:val="00746DFF"/>
    <w:rsid w:val="0074715D"/>
    <w:rsid w:val="007478BE"/>
    <w:rsid w:val="00750794"/>
    <w:rsid w:val="00750D24"/>
    <w:rsid w:val="0075111E"/>
    <w:rsid w:val="00752458"/>
    <w:rsid w:val="00753060"/>
    <w:rsid w:val="00753AC6"/>
    <w:rsid w:val="00754838"/>
    <w:rsid w:val="00754D2A"/>
    <w:rsid w:val="007560B8"/>
    <w:rsid w:val="0075672D"/>
    <w:rsid w:val="00756DD6"/>
    <w:rsid w:val="00760A50"/>
    <w:rsid w:val="00760CE6"/>
    <w:rsid w:val="00760FDE"/>
    <w:rsid w:val="00763D65"/>
    <w:rsid w:val="00764459"/>
    <w:rsid w:val="00765022"/>
    <w:rsid w:val="007650C2"/>
    <w:rsid w:val="00766480"/>
    <w:rsid w:val="007703DC"/>
    <w:rsid w:val="00770423"/>
    <w:rsid w:val="00770D1F"/>
    <w:rsid w:val="00770DE8"/>
    <w:rsid w:val="00772865"/>
    <w:rsid w:val="0077286D"/>
    <w:rsid w:val="007732D3"/>
    <w:rsid w:val="00773580"/>
    <w:rsid w:val="007746D9"/>
    <w:rsid w:val="00776188"/>
    <w:rsid w:val="0077651F"/>
    <w:rsid w:val="00776AF0"/>
    <w:rsid w:val="00780097"/>
    <w:rsid w:val="007802B4"/>
    <w:rsid w:val="00780936"/>
    <w:rsid w:val="00780EFE"/>
    <w:rsid w:val="00780FA5"/>
    <w:rsid w:val="00781A97"/>
    <w:rsid w:val="00782D89"/>
    <w:rsid w:val="00783C9A"/>
    <w:rsid w:val="0078506E"/>
    <w:rsid w:val="0078547E"/>
    <w:rsid w:val="00785E34"/>
    <w:rsid w:val="00786FBF"/>
    <w:rsid w:val="00790B46"/>
    <w:rsid w:val="00790CC6"/>
    <w:rsid w:val="00790E7C"/>
    <w:rsid w:val="00793107"/>
    <w:rsid w:val="00793299"/>
    <w:rsid w:val="00793AA1"/>
    <w:rsid w:val="00794359"/>
    <w:rsid w:val="00794988"/>
    <w:rsid w:val="00794AA4"/>
    <w:rsid w:val="00794BB7"/>
    <w:rsid w:val="007950B4"/>
    <w:rsid w:val="007A16C8"/>
    <w:rsid w:val="007A20B8"/>
    <w:rsid w:val="007A42FB"/>
    <w:rsid w:val="007A4862"/>
    <w:rsid w:val="007A58BF"/>
    <w:rsid w:val="007A5F49"/>
    <w:rsid w:val="007A6582"/>
    <w:rsid w:val="007B1409"/>
    <w:rsid w:val="007B1835"/>
    <w:rsid w:val="007B2051"/>
    <w:rsid w:val="007B2AC3"/>
    <w:rsid w:val="007B2C88"/>
    <w:rsid w:val="007B2D3E"/>
    <w:rsid w:val="007B40C8"/>
    <w:rsid w:val="007B4F0B"/>
    <w:rsid w:val="007B5A1A"/>
    <w:rsid w:val="007B6A0C"/>
    <w:rsid w:val="007B6C69"/>
    <w:rsid w:val="007B7024"/>
    <w:rsid w:val="007B7764"/>
    <w:rsid w:val="007B7A86"/>
    <w:rsid w:val="007C0643"/>
    <w:rsid w:val="007C17D9"/>
    <w:rsid w:val="007C2255"/>
    <w:rsid w:val="007C2BB0"/>
    <w:rsid w:val="007C308F"/>
    <w:rsid w:val="007C32DF"/>
    <w:rsid w:val="007C383B"/>
    <w:rsid w:val="007C3BD1"/>
    <w:rsid w:val="007C6926"/>
    <w:rsid w:val="007C6D97"/>
    <w:rsid w:val="007C75BE"/>
    <w:rsid w:val="007D0716"/>
    <w:rsid w:val="007D2AF7"/>
    <w:rsid w:val="007D30ED"/>
    <w:rsid w:val="007D3302"/>
    <w:rsid w:val="007D4802"/>
    <w:rsid w:val="007D4A6D"/>
    <w:rsid w:val="007D5EF7"/>
    <w:rsid w:val="007D6452"/>
    <w:rsid w:val="007D719A"/>
    <w:rsid w:val="007E0CFA"/>
    <w:rsid w:val="007E1006"/>
    <w:rsid w:val="007E1FCD"/>
    <w:rsid w:val="007E1FD5"/>
    <w:rsid w:val="007E3690"/>
    <w:rsid w:val="007E4906"/>
    <w:rsid w:val="007E4AEF"/>
    <w:rsid w:val="007E5720"/>
    <w:rsid w:val="007E666A"/>
    <w:rsid w:val="007E6DBE"/>
    <w:rsid w:val="007E7737"/>
    <w:rsid w:val="007E7E6E"/>
    <w:rsid w:val="007F0EFA"/>
    <w:rsid w:val="007F1AD1"/>
    <w:rsid w:val="007F1B08"/>
    <w:rsid w:val="007F28A7"/>
    <w:rsid w:val="007F54F5"/>
    <w:rsid w:val="007F5F1F"/>
    <w:rsid w:val="007F6AFA"/>
    <w:rsid w:val="007F728D"/>
    <w:rsid w:val="007F7435"/>
    <w:rsid w:val="007F7B26"/>
    <w:rsid w:val="00803360"/>
    <w:rsid w:val="00806993"/>
    <w:rsid w:val="00806D37"/>
    <w:rsid w:val="00807049"/>
    <w:rsid w:val="00807E25"/>
    <w:rsid w:val="00811869"/>
    <w:rsid w:val="00811DF1"/>
    <w:rsid w:val="00812942"/>
    <w:rsid w:val="00813565"/>
    <w:rsid w:val="0081498B"/>
    <w:rsid w:val="00814B88"/>
    <w:rsid w:val="00815B6C"/>
    <w:rsid w:val="00815ED4"/>
    <w:rsid w:val="0081750A"/>
    <w:rsid w:val="00817B27"/>
    <w:rsid w:val="00824ACD"/>
    <w:rsid w:val="0082608B"/>
    <w:rsid w:val="00826556"/>
    <w:rsid w:val="00826D24"/>
    <w:rsid w:val="008279B6"/>
    <w:rsid w:val="00827EE3"/>
    <w:rsid w:val="00827F78"/>
    <w:rsid w:val="008301B5"/>
    <w:rsid w:val="008301DF"/>
    <w:rsid w:val="00832508"/>
    <w:rsid w:val="00832E44"/>
    <w:rsid w:val="008335ED"/>
    <w:rsid w:val="00833B71"/>
    <w:rsid w:val="00833D84"/>
    <w:rsid w:val="00834DD7"/>
    <w:rsid w:val="0083534D"/>
    <w:rsid w:val="00835F44"/>
    <w:rsid w:val="00836025"/>
    <w:rsid w:val="008365DF"/>
    <w:rsid w:val="00837138"/>
    <w:rsid w:val="00837329"/>
    <w:rsid w:val="008375D3"/>
    <w:rsid w:val="008407C9"/>
    <w:rsid w:val="00841072"/>
    <w:rsid w:val="0084155C"/>
    <w:rsid w:val="00842005"/>
    <w:rsid w:val="0084236A"/>
    <w:rsid w:val="008425F7"/>
    <w:rsid w:val="0084277B"/>
    <w:rsid w:val="00843784"/>
    <w:rsid w:val="00844034"/>
    <w:rsid w:val="008442F7"/>
    <w:rsid w:val="00844E90"/>
    <w:rsid w:val="00844EF9"/>
    <w:rsid w:val="00845C18"/>
    <w:rsid w:val="00845F9F"/>
    <w:rsid w:val="008477D4"/>
    <w:rsid w:val="00847A39"/>
    <w:rsid w:val="00850D30"/>
    <w:rsid w:val="00851AA3"/>
    <w:rsid w:val="00851D47"/>
    <w:rsid w:val="008524C7"/>
    <w:rsid w:val="008524F1"/>
    <w:rsid w:val="0085268C"/>
    <w:rsid w:val="008526E4"/>
    <w:rsid w:val="008537AA"/>
    <w:rsid w:val="008539EA"/>
    <w:rsid w:val="00853A6D"/>
    <w:rsid w:val="00854A51"/>
    <w:rsid w:val="00855615"/>
    <w:rsid w:val="00855785"/>
    <w:rsid w:val="00855A5C"/>
    <w:rsid w:val="00856BDA"/>
    <w:rsid w:val="0086075D"/>
    <w:rsid w:val="008614B5"/>
    <w:rsid w:val="00862145"/>
    <w:rsid w:val="00862E8E"/>
    <w:rsid w:val="00865090"/>
    <w:rsid w:val="008659C1"/>
    <w:rsid w:val="00866AA3"/>
    <w:rsid w:val="00867879"/>
    <w:rsid w:val="0087085A"/>
    <w:rsid w:val="00872D65"/>
    <w:rsid w:val="00872D85"/>
    <w:rsid w:val="00872DDE"/>
    <w:rsid w:val="00874FF1"/>
    <w:rsid w:val="00876133"/>
    <w:rsid w:val="008819ED"/>
    <w:rsid w:val="00882366"/>
    <w:rsid w:val="00884FA4"/>
    <w:rsid w:val="00885225"/>
    <w:rsid w:val="00885761"/>
    <w:rsid w:val="00885A20"/>
    <w:rsid w:val="00886CF8"/>
    <w:rsid w:val="008873F9"/>
    <w:rsid w:val="00887B1E"/>
    <w:rsid w:val="008902BD"/>
    <w:rsid w:val="0089269A"/>
    <w:rsid w:val="00893CFC"/>
    <w:rsid w:val="00894325"/>
    <w:rsid w:val="00894A83"/>
    <w:rsid w:val="00895BF9"/>
    <w:rsid w:val="00896B3E"/>
    <w:rsid w:val="00897A37"/>
    <w:rsid w:val="00897AF9"/>
    <w:rsid w:val="00897E02"/>
    <w:rsid w:val="008A18D5"/>
    <w:rsid w:val="008A307F"/>
    <w:rsid w:val="008A31EE"/>
    <w:rsid w:val="008A5DEE"/>
    <w:rsid w:val="008A6FD8"/>
    <w:rsid w:val="008B0C8F"/>
    <w:rsid w:val="008B173D"/>
    <w:rsid w:val="008B1C4B"/>
    <w:rsid w:val="008B1EA9"/>
    <w:rsid w:val="008B381B"/>
    <w:rsid w:val="008B42A5"/>
    <w:rsid w:val="008B445A"/>
    <w:rsid w:val="008B4B92"/>
    <w:rsid w:val="008B5022"/>
    <w:rsid w:val="008B5E01"/>
    <w:rsid w:val="008B672D"/>
    <w:rsid w:val="008B7479"/>
    <w:rsid w:val="008B7BAD"/>
    <w:rsid w:val="008B7E80"/>
    <w:rsid w:val="008C022A"/>
    <w:rsid w:val="008C080C"/>
    <w:rsid w:val="008C19E2"/>
    <w:rsid w:val="008C2187"/>
    <w:rsid w:val="008C29AE"/>
    <w:rsid w:val="008C35C9"/>
    <w:rsid w:val="008C4158"/>
    <w:rsid w:val="008C6999"/>
    <w:rsid w:val="008C6C2E"/>
    <w:rsid w:val="008C74A4"/>
    <w:rsid w:val="008D0079"/>
    <w:rsid w:val="008D016C"/>
    <w:rsid w:val="008D113C"/>
    <w:rsid w:val="008D1C2B"/>
    <w:rsid w:val="008D1D8A"/>
    <w:rsid w:val="008D2F99"/>
    <w:rsid w:val="008D4390"/>
    <w:rsid w:val="008D4409"/>
    <w:rsid w:val="008D4674"/>
    <w:rsid w:val="008D4D5E"/>
    <w:rsid w:val="008D7A0B"/>
    <w:rsid w:val="008D7AFD"/>
    <w:rsid w:val="008E09D5"/>
    <w:rsid w:val="008E0C28"/>
    <w:rsid w:val="008E1922"/>
    <w:rsid w:val="008E2325"/>
    <w:rsid w:val="008E2EE7"/>
    <w:rsid w:val="008E4A83"/>
    <w:rsid w:val="008E57BC"/>
    <w:rsid w:val="008E5AC7"/>
    <w:rsid w:val="008E5D9A"/>
    <w:rsid w:val="008E7D21"/>
    <w:rsid w:val="008F01BB"/>
    <w:rsid w:val="008F3241"/>
    <w:rsid w:val="008F47B1"/>
    <w:rsid w:val="008F49BF"/>
    <w:rsid w:val="008F651F"/>
    <w:rsid w:val="008F68AF"/>
    <w:rsid w:val="008F6DA2"/>
    <w:rsid w:val="009001D3"/>
    <w:rsid w:val="00900B90"/>
    <w:rsid w:val="0090105F"/>
    <w:rsid w:val="009012F0"/>
    <w:rsid w:val="00901581"/>
    <w:rsid w:val="00901F96"/>
    <w:rsid w:val="009023BE"/>
    <w:rsid w:val="00902C34"/>
    <w:rsid w:val="00903727"/>
    <w:rsid w:val="0090486A"/>
    <w:rsid w:val="00904F03"/>
    <w:rsid w:val="009051E3"/>
    <w:rsid w:val="00906B1A"/>
    <w:rsid w:val="00906B7D"/>
    <w:rsid w:val="00906D9E"/>
    <w:rsid w:val="00906E4D"/>
    <w:rsid w:val="00907434"/>
    <w:rsid w:val="00907CCC"/>
    <w:rsid w:val="009101A3"/>
    <w:rsid w:val="00910AA7"/>
    <w:rsid w:val="00910D0B"/>
    <w:rsid w:val="0091123E"/>
    <w:rsid w:val="00911284"/>
    <w:rsid w:val="009113BF"/>
    <w:rsid w:val="0091176D"/>
    <w:rsid w:val="00911C35"/>
    <w:rsid w:val="009122B9"/>
    <w:rsid w:val="00914801"/>
    <w:rsid w:val="00914BA3"/>
    <w:rsid w:val="0091571D"/>
    <w:rsid w:val="00915BE0"/>
    <w:rsid w:val="00915D5B"/>
    <w:rsid w:val="0091750D"/>
    <w:rsid w:val="009203B8"/>
    <w:rsid w:val="00921054"/>
    <w:rsid w:val="009230E8"/>
    <w:rsid w:val="00923CFF"/>
    <w:rsid w:val="00923D69"/>
    <w:rsid w:val="009276CC"/>
    <w:rsid w:val="009308CC"/>
    <w:rsid w:val="00932AEA"/>
    <w:rsid w:val="009339A3"/>
    <w:rsid w:val="00934D84"/>
    <w:rsid w:val="00936814"/>
    <w:rsid w:val="00936F96"/>
    <w:rsid w:val="00940C7B"/>
    <w:rsid w:val="00941383"/>
    <w:rsid w:val="00943F4C"/>
    <w:rsid w:val="0094403C"/>
    <w:rsid w:val="009447F3"/>
    <w:rsid w:val="00944891"/>
    <w:rsid w:val="00944FFF"/>
    <w:rsid w:val="009459F3"/>
    <w:rsid w:val="00947085"/>
    <w:rsid w:val="0095122E"/>
    <w:rsid w:val="00951EDF"/>
    <w:rsid w:val="00954929"/>
    <w:rsid w:val="009554D4"/>
    <w:rsid w:val="00955853"/>
    <w:rsid w:val="009568A9"/>
    <w:rsid w:val="00956CD2"/>
    <w:rsid w:val="0095735C"/>
    <w:rsid w:val="009602D2"/>
    <w:rsid w:val="00961CD0"/>
    <w:rsid w:val="0096407B"/>
    <w:rsid w:val="00965F69"/>
    <w:rsid w:val="00965FEE"/>
    <w:rsid w:val="0096642E"/>
    <w:rsid w:val="00966644"/>
    <w:rsid w:val="00970AD1"/>
    <w:rsid w:val="00970D12"/>
    <w:rsid w:val="00970EA5"/>
    <w:rsid w:val="0097227D"/>
    <w:rsid w:val="0097294B"/>
    <w:rsid w:val="00980E10"/>
    <w:rsid w:val="009813BE"/>
    <w:rsid w:val="00981A62"/>
    <w:rsid w:val="00982289"/>
    <w:rsid w:val="0098406B"/>
    <w:rsid w:val="0098458D"/>
    <w:rsid w:val="00984E2D"/>
    <w:rsid w:val="009863CD"/>
    <w:rsid w:val="00986844"/>
    <w:rsid w:val="00987443"/>
    <w:rsid w:val="00987B7E"/>
    <w:rsid w:val="00987C81"/>
    <w:rsid w:val="00987F4B"/>
    <w:rsid w:val="009904F6"/>
    <w:rsid w:val="00991204"/>
    <w:rsid w:val="00993055"/>
    <w:rsid w:val="00993319"/>
    <w:rsid w:val="0099395E"/>
    <w:rsid w:val="00994B5A"/>
    <w:rsid w:val="009953DD"/>
    <w:rsid w:val="00996007"/>
    <w:rsid w:val="00996D79"/>
    <w:rsid w:val="009A0D72"/>
    <w:rsid w:val="009A4A7A"/>
    <w:rsid w:val="009A4AEA"/>
    <w:rsid w:val="009A5005"/>
    <w:rsid w:val="009A5809"/>
    <w:rsid w:val="009A5E6C"/>
    <w:rsid w:val="009A5F7C"/>
    <w:rsid w:val="009A67CA"/>
    <w:rsid w:val="009A6BAD"/>
    <w:rsid w:val="009A7A83"/>
    <w:rsid w:val="009A7B87"/>
    <w:rsid w:val="009B02A4"/>
    <w:rsid w:val="009B0699"/>
    <w:rsid w:val="009B17A6"/>
    <w:rsid w:val="009B3833"/>
    <w:rsid w:val="009B7449"/>
    <w:rsid w:val="009C067E"/>
    <w:rsid w:val="009C0DF4"/>
    <w:rsid w:val="009C0E7D"/>
    <w:rsid w:val="009C1356"/>
    <w:rsid w:val="009C1561"/>
    <w:rsid w:val="009C1733"/>
    <w:rsid w:val="009C24A3"/>
    <w:rsid w:val="009C2F23"/>
    <w:rsid w:val="009C3D32"/>
    <w:rsid w:val="009C4073"/>
    <w:rsid w:val="009C56E6"/>
    <w:rsid w:val="009C6095"/>
    <w:rsid w:val="009C65E5"/>
    <w:rsid w:val="009C7451"/>
    <w:rsid w:val="009C79A1"/>
    <w:rsid w:val="009C7F45"/>
    <w:rsid w:val="009D002B"/>
    <w:rsid w:val="009D0A55"/>
    <w:rsid w:val="009D1257"/>
    <w:rsid w:val="009D2D6D"/>
    <w:rsid w:val="009D3409"/>
    <w:rsid w:val="009D3AA6"/>
    <w:rsid w:val="009D6213"/>
    <w:rsid w:val="009D760C"/>
    <w:rsid w:val="009E16C6"/>
    <w:rsid w:val="009E1E8C"/>
    <w:rsid w:val="009E3512"/>
    <w:rsid w:val="009E422B"/>
    <w:rsid w:val="009E53A0"/>
    <w:rsid w:val="009E6775"/>
    <w:rsid w:val="009E74C3"/>
    <w:rsid w:val="009E7E74"/>
    <w:rsid w:val="009F03D5"/>
    <w:rsid w:val="009F06D0"/>
    <w:rsid w:val="009F43E4"/>
    <w:rsid w:val="009F4B17"/>
    <w:rsid w:val="009F5B30"/>
    <w:rsid w:val="009F75AF"/>
    <w:rsid w:val="009F792F"/>
    <w:rsid w:val="009F7DB7"/>
    <w:rsid w:val="00A0101B"/>
    <w:rsid w:val="00A012FE"/>
    <w:rsid w:val="00A01BA1"/>
    <w:rsid w:val="00A023B0"/>
    <w:rsid w:val="00A03215"/>
    <w:rsid w:val="00A03417"/>
    <w:rsid w:val="00A03667"/>
    <w:rsid w:val="00A0409A"/>
    <w:rsid w:val="00A04B1E"/>
    <w:rsid w:val="00A06222"/>
    <w:rsid w:val="00A06F7D"/>
    <w:rsid w:val="00A073D0"/>
    <w:rsid w:val="00A1013E"/>
    <w:rsid w:val="00A11155"/>
    <w:rsid w:val="00A11209"/>
    <w:rsid w:val="00A11904"/>
    <w:rsid w:val="00A11A21"/>
    <w:rsid w:val="00A14B7F"/>
    <w:rsid w:val="00A15D42"/>
    <w:rsid w:val="00A16569"/>
    <w:rsid w:val="00A166BD"/>
    <w:rsid w:val="00A16986"/>
    <w:rsid w:val="00A16C0B"/>
    <w:rsid w:val="00A17044"/>
    <w:rsid w:val="00A170DC"/>
    <w:rsid w:val="00A17869"/>
    <w:rsid w:val="00A208D6"/>
    <w:rsid w:val="00A213AF"/>
    <w:rsid w:val="00A226D2"/>
    <w:rsid w:val="00A236AD"/>
    <w:rsid w:val="00A24419"/>
    <w:rsid w:val="00A25F1A"/>
    <w:rsid w:val="00A278CE"/>
    <w:rsid w:val="00A27C63"/>
    <w:rsid w:val="00A30980"/>
    <w:rsid w:val="00A33216"/>
    <w:rsid w:val="00A3355D"/>
    <w:rsid w:val="00A33AFA"/>
    <w:rsid w:val="00A34CAD"/>
    <w:rsid w:val="00A357BB"/>
    <w:rsid w:val="00A36025"/>
    <w:rsid w:val="00A371D6"/>
    <w:rsid w:val="00A37A33"/>
    <w:rsid w:val="00A40148"/>
    <w:rsid w:val="00A40F30"/>
    <w:rsid w:val="00A415A3"/>
    <w:rsid w:val="00A42FE2"/>
    <w:rsid w:val="00A4379F"/>
    <w:rsid w:val="00A449FF"/>
    <w:rsid w:val="00A44B22"/>
    <w:rsid w:val="00A46FD6"/>
    <w:rsid w:val="00A471BE"/>
    <w:rsid w:val="00A50762"/>
    <w:rsid w:val="00A51700"/>
    <w:rsid w:val="00A521FF"/>
    <w:rsid w:val="00A52B78"/>
    <w:rsid w:val="00A52FF8"/>
    <w:rsid w:val="00A5325C"/>
    <w:rsid w:val="00A54C05"/>
    <w:rsid w:val="00A552A5"/>
    <w:rsid w:val="00A5543F"/>
    <w:rsid w:val="00A55EDE"/>
    <w:rsid w:val="00A55F45"/>
    <w:rsid w:val="00A56A93"/>
    <w:rsid w:val="00A6029E"/>
    <w:rsid w:val="00A60D3E"/>
    <w:rsid w:val="00A60FD3"/>
    <w:rsid w:val="00A61349"/>
    <w:rsid w:val="00A6372F"/>
    <w:rsid w:val="00A64C6B"/>
    <w:rsid w:val="00A66789"/>
    <w:rsid w:val="00A66C93"/>
    <w:rsid w:val="00A66C99"/>
    <w:rsid w:val="00A677D7"/>
    <w:rsid w:val="00A71519"/>
    <w:rsid w:val="00A73C66"/>
    <w:rsid w:val="00A75210"/>
    <w:rsid w:val="00A76044"/>
    <w:rsid w:val="00A76D31"/>
    <w:rsid w:val="00A7734E"/>
    <w:rsid w:val="00A80AB7"/>
    <w:rsid w:val="00A81AF5"/>
    <w:rsid w:val="00A83390"/>
    <w:rsid w:val="00A833FD"/>
    <w:rsid w:val="00A834B2"/>
    <w:rsid w:val="00A83D08"/>
    <w:rsid w:val="00A84279"/>
    <w:rsid w:val="00A84EF5"/>
    <w:rsid w:val="00A85893"/>
    <w:rsid w:val="00A85C5F"/>
    <w:rsid w:val="00A86104"/>
    <w:rsid w:val="00A86F7C"/>
    <w:rsid w:val="00A87C0E"/>
    <w:rsid w:val="00A91169"/>
    <w:rsid w:val="00A91B05"/>
    <w:rsid w:val="00A9237F"/>
    <w:rsid w:val="00A92E16"/>
    <w:rsid w:val="00A939C6"/>
    <w:rsid w:val="00A93C27"/>
    <w:rsid w:val="00A9557D"/>
    <w:rsid w:val="00A95C39"/>
    <w:rsid w:val="00A967A6"/>
    <w:rsid w:val="00A97146"/>
    <w:rsid w:val="00A97EDF"/>
    <w:rsid w:val="00AA1067"/>
    <w:rsid w:val="00AA116A"/>
    <w:rsid w:val="00AA1CF7"/>
    <w:rsid w:val="00AA2053"/>
    <w:rsid w:val="00AA2096"/>
    <w:rsid w:val="00AA2156"/>
    <w:rsid w:val="00AA222C"/>
    <w:rsid w:val="00AA25C0"/>
    <w:rsid w:val="00AA3B63"/>
    <w:rsid w:val="00AA3E99"/>
    <w:rsid w:val="00AA5DEA"/>
    <w:rsid w:val="00AA61BB"/>
    <w:rsid w:val="00AA7302"/>
    <w:rsid w:val="00AA732A"/>
    <w:rsid w:val="00AA7CA6"/>
    <w:rsid w:val="00AB0879"/>
    <w:rsid w:val="00AB0B26"/>
    <w:rsid w:val="00AB0DFE"/>
    <w:rsid w:val="00AB5A19"/>
    <w:rsid w:val="00AB5DCA"/>
    <w:rsid w:val="00AB68D4"/>
    <w:rsid w:val="00AB6CA8"/>
    <w:rsid w:val="00AB6DF6"/>
    <w:rsid w:val="00AB7FBC"/>
    <w:rsid w:val="00AC0399"/>
    <w:rsid w:val="00AC26B5"/>
    <w:rsid w:val="00AC2819"/>
    <w:rsid w:val="00AC3E2B"/>
    <w:rsid w:val="00AC4E67"/>
    <w:rsid w:val="00AC50E4"/>
    <w:rsid w:val="00AC533E"/>
    <w:rsid w:val="00AC6613"/>
    <w:rsid w:val="00AC7948"/>
    <w:rsid w:val="00AD1500"/>
    <w:rsid w:val="00AD1744"/>
    <w:rsid w:val="00AD38A5"/>
    <w:rsid w:val="00AD51D2"/>
    <w:rsid w:val="00AD69BC"/>
    <w:rsid w:val="00AD7619"/>
    <w:rsid w:val="00AD788E"/>
    <w:rsid w:val="00AE060F"/>
    <w:rsid w:val="00AE0E0A"/>
    <w:rsid w:val="00AE120C"/>
    <w:rsid w:val="00AE17F0"/>
    <w:rsid w:val="00AE32B4"/>
    <w:rsid w:val="00AE523F"/>
    <w:rsid w:val="00AE5C4B"/>
    <w:rsid w:val="00AE6FE4"/>
    <w:rsid w:val="00AE7340"/>
    <w:rsid w:val="00AE7E75"/>
    <w:rsid w:val="00AF056F"/>
    <w:rsid w:val="00AF1578"/>
    <w:rsid w:val="00AF2DCB"/>
    <w:rsid w:val="00AF41B0"/>
    <w:rsid w:val="00AF5DBB"/>
    <w:rsid w:val="00AF6C1D"/>
    <w:rsid w:val="00AF7346"/>
    <w:rsid w:val="00AF7B61"/>
    <w:rsid w:val="00AF7E0B"/>
    <w:rsid w:val="00B022B5"/>
    <w:rsid w:val="00B02659"/>
    <w:rsid w:val="00B04325"/>
    <w:rsid w:val="00B068D8"/>
    <w:rsid w:val="00B06AA9"/>
    <w:rsid w:val="00B10251"/>
    <w:rsid w:val="00B10FB1"/>
    <w:rsid w:val="00B11E15"/>
    <w:rsid w:val="00B12307"/>
    <w:rsid w:val="00B12EB9"/>
    <w:rsid w:val="00B13781"/>
    <w:rsid w:val="00B14098"/>
    <w:rsid w:val="00B14853"/>
    <w:rsid w:val="00B152F5"/>
    <w:rsid w:val="00B15C2C"/>
    <w:rsid w:val="00B168B1"/>
    <w:rsid w:val="00B16A4D"/>
    <w:rsid w:val="00B16D78"/>
    <w:rsid w:val="00B16F09"/>
    <w:rsid w:val="00B174D4"/>
    <w:rsid w:val="00B20767"/>
    <w:rsid w:val="00B223AD"/>
    <w:rsid w:val="00B228F9"/>
    <w:rsid w:val="00B22AB7"/>
    <w:rsid w:val="00B2307D"/>
    <w:rsid w:val="00B230A4"/>
    <w:rsid w:val="00B23829"/>
    <w:rsid w:val="00B2499B"/>
    <w:rsid w:val="00B26F8E"/>
    <w:rsid w:val="00B27111"/>
    <w:rsid w:val="00B27625"/>
    <w:rsid w:val="00B307C9"/>
    <w:rsid w:val="00B310CD"/>
    <w:rsid w:val="00B3119D"/>
    <w:rsid w:val="00B31D59"/>
    <w:rsid w:val="00B32F73"/>
    <w:rsid w:val="00B34093"/>
    <w:rsid w:val="00B34E71"/>
    <w:rsid w:val="00B34ED2"/>
    <w:rsid w:val="00B36448"/>
    <w:rsid w:val="00B367D4"/>
    <w:rsid w:val="00B36F1F"/>
    <w:rsid w:val="00B40193"/>
    <w:rsid w:val="00B40200"/>
    <w:rsid w:val="00B4069D"/>
    <w:rsid w:val="00B406CA"/>
    <w:rsid w:val="00B40DC5"/>
    <w:rsid w:val="00B4182F"/>
    <w:rsid w:val="00B43904"/>
    <w:rsid w:val="00B45883"/>
    <w:rsid w:val="00B46814"/>
    <w:rsid w:val="00B46FD0"/>
    <w:rsid w:val="00B507B0"/>
    <w:rsid w:val="00B50E9B"/>
    <w:rsid w:val="00B51FCF"/>
    <w:rsid w:val="00B52447"/>
    <w:rsid w:val="00B5369A"/>
    <w:rsid w:val="00B5600F"/>
    <w:rsid w:val="00B578FE"/>
    <w:rsid w:val="00B62948"/>
    <w:rsid w:val="00B62DF2"/>
    <w:rsid w:val="00B63630"/>
    <w:rsid w:val="00B6786B"/>
    <w:rsid w:val="00B67FA8"/>
    <w:rsid w:val="00B708E1"/>
    <w:rsid w:val="00B71402"/>
    <w:rsid w:val="00B725E3"/>
    <w:rsid w:val="00B73E62"/>
    <w:rsid w:val="00B80017"/>
    <w:rsid w:val="00B81487"/>
    <w:rsid w:val="00B8161F"/>
    <w:rsid w:val="00B831E3"/>
    <w:rsid w:val="00B8431F"/>
    <w:rsid w:val="00B84FDA"/>
    <w:rsid w:val="00B8687B"/>
    <w:rsid w:val="00B86ABF"/>
    <w:rsid w:val="00B874EF"/>
    <w:rsid w:val="00B90D1D"/>
    <w:rsid w:val="00B922BF"/>
    <w:rsid w:val="00B93C57"/>
    <w:rsid w:val="00B94D20"/>
    <w:rsid w:val="00B94FD3"/>
    <w:rsid w:val="00B95989"/>
    <w:rsid w:val="00B95C75"/>
    <w:rsid w:val="00B95DD9"/>
    <w:rsid w:val="00B96A0C"/>
    <w:rsid w:val="00BA1992"/>
    <w:rsid w:val="00BA2718"/>
    <w:rsid w:val="00BA3DA9"/>
    <w:rsid w:val="00BA42B4"/>
    <w:rsid w:val="00BA4C99"/>
    <w:rsid w:val="00BA4EC1"/>
    <w:rsid w:val="00BA7944"/>
    <w:rsid w:val="00BB1523"/>
    <w:rsid w:val="00BB186A"/>
    <w:rsid w:val="00BB2CD8"/>
    <w:rsid w:val="00BB316C"/>
    <w:rsid w:val="00BB3EAF"/>
    <w:rsid w:val="00BB4157"/>
    <w:rsid w:val="00BB6BDB"/>
    <w:rsid w:val="00BB7517"/>
    <w:rsid w:val="00BB79C0"/>
    <w:rsid w:val="00BC002D"/>
    <w:rsid w:val="00BC0245"/>
    <w:rsid w:val="00BC03A4"/>
    <w:rsid w:val="00BC06AE"/>
    <w:rsid w:val="00BC127E"/>
    <w:rsid w:val="00BC1369"/>
    <w:rsid w:val="00BC2888"/>
    <w:rsid w:val="00BC2DF1"/>
    <w:rsid w:val="00BC3F9D"/>
    <w:rsid w:val="00BC4061"/>
    <w:rsid w:val="00BC5949"/>
    <w:rsid w:val="00BC5A96"/>
    <w:rsid w:val="00BC5BE5"/>
    <w:rsid w:val="00BC63D2"/>
    <w:rsid w:val="00BC6C4E"/>
    <w:rsid w:val="00BC7573"/>
    <w:rsid w:val="00BC7D6F"/>
    <w:rsid w:val="00BC7EAA"/>
    <w:rsid w:val="00BD22AF"/>
    <w:rsid w:val="00BD3431"/>
    <w:rsid w:val="00BD57CE"/>
    <w:rsid w:val="00BD5815"/>
    <w:rsid w:val="00BD61B2"/>
    <w:rsid w:val="00BE192C"/>
    <w:rsid w:val="00BE1BF6"/>
    <w:rsid w:val="00BE1C78"/>
    <w:rsid w:val="00BE41A1"/>
    <w:rsid w:val="00BE43C8"/>
    <w:rsid w:val="00BE585A"/>
    <w:rsid w:val="00BE6D90"/>
    <w:rsid w:val="00BE784A"/>
    <w:rsid w:val="00BE7FAF"/>
    <w:rsid w:val="00BF1435"/>
    <w:rsid w:val="00BF1718"/>
    <w:rsid w:val="00BF179E"/>
    <w:rsid w:val="00BF32F9"/>
    <w:rsid w:val="00BF41DE"/>
    <w:rsid w:val="00BF4882"/>
    <w:rsid w:val="00BF4F72"/>
    <w:rsid w:val="00BF5BBA"/>
    <w:rsid w:val="00BF5BBC"/>
    <w:rsid w:val="00BF6AD3"/>
    <w:rsid w:val="00BF79A4"/>
    <w:rsid w:val="00BF7E03"/>
    <w:rsid w:val="00C00130"/>
    <w:rsid w:val="00C005D9"/>
    <w:rsid w:val="00C009BC"/>
    <w:rsid w:val="00C00D4E"/>
    <w:rsid w:val="00C00E4F"/>
    <w:rsid w:val="00C0120C"/>
    <w:rsid w:val="00C01392"/>
    <w:rsid w:val="00C01B77"/>
    <w:rsid w:val="00C022DE"/>
    <w:rsid w:val="00C02A1A"/>
    <w:rsid w:val="00C05F59"/>
    <w:rsid w:val="00C07B9F"/>
    <w:rsid w:val="00C11037"/>
    <w:rsid w:val="00C13739"/>
    <w:rsid w:val="00C13E1D"/>
    <w:rsid w:val="00C14E80"/>
    <w:rsid w:val="00C152D8"/>
    <w:rsid w:val="00C1602E"/>
    <w:rsid w:val="00C2059C"/>
    <w:rsid w:val="00C2104B"/>
    <w:rsid w:val="00C21147"/>
    <w:rsid w:val="00C217AF"/>
    <w:rsid w:val="00C220A8"/>
    <w:rsid w:val="00C23B2C"/>
    <w:rsid w:val="00C244D2"/>
    <w:rsid w:val="00C2509A"/>
    <w:rsid w:val="00C26AAE"/>
    <w:rsid w:val="00C2752A"/>
    <w:rsid w:val="00C27D44"/>
    <w:rsid w:val="00C301B7"/>
    <w:rsid w:val="00C313DE"/>
    <w:rsid w:val="00C3145D"/>
    <w:rsid w:val="00C31FDD"/>
    <w:rsid w:val="00C32D53"/>
    <w:rsid w:val="00C339D3"/>
    <w:rsid w:val="00C33FE3"/>
    <w:rsid w:val="00C35009"/>
    <w:rsid w:val="00C36822"/>
    <w:rsid w:val="00C36F57"/>
    <w:rsid w:val="00C37366"/>
    <w:rsid w:val="00C406F8"/>
    <w:rsid w:val="00C4216B"/>
    <w:rsid w:val="00C443E2"/>
    <w:rsid w:val="00C4495A"/>
    <w:rsid w:val="00C45031"/>
    <w:rsid w:val="00C472DB"/>
    <w:rsid w:val="00C4767B"/>
    <w:rsid w:val="00C5045E"/>
    <w:rsid w:val="00C50848"/>
    <w:rsid w:val="00C5179E"/>
    <w:rsid w:val="00C51AA4"/>
    <w:rsid w:val="00C51EE1"/>
    <w:rsid w:val="00C52058"/>
    <w:rsid w:val="00C52EE2"/>
    <w:rsid w:val="00C547A0"/>
    <w:rsid w:val="00C54DD9"/>
    <w:rsid w:val="00C5583F"/>
    <w:rsid w:val="00C5745E"/>
    <w:rsid w:val="00C57AAC"/>
    <w:rsid w:val="00C57B50"/>
    <w:rsid w:val="00C615CB"/>
    <w:rsid w:val="00C61A1D"/>
    <w:rsid w:val="00C637CD"/>
    <w:rsid w:val="00C64DF3"/>
    <w:rsid w:val="00C677E9"/>
    <w:rsid w:val="00C67C8A"/>
    <w:rsid w:val="00C70372"/>
    <w:rsid w:val="00C716BA"/>
    <w:rsid w:val="00C72469"/>
    <w:rsid w:val="00C72E0F"/>
    <w:rsid w:val="00C75347"/>
    <w:rsid w:val="00C77106"/>
    <w:rsid w:val="00C8115C"/>
    <w:rsid w:val="00C811F3"/>
    <w:rsid w:val="00C82045"/>
    <w:rsid w:val="00C82EE9"/>
    <w:rsid w:val="00C83BB7"/>
    <w:rsid w:val="00C83BD2"/>
    <w:rsid w:val="00C83C7D"/>
    <w:rsid w:val="00C852A8"/>
    <w:rsid w:val="00C85DD9"/>
    <w:rsid w:val="00C86BA7"/>
    <w:rsid w:val="00C875D8"/>
    <w:rsid w:val="00C87D0C"/>
    <w:rsid w:val="00C90B2E"/>
    <w:rsid w:val="00C91655"/>
    <w:rsid w:val="00C91CB6"/>
    <w:rsid w:val="00C92662"/>
    <w:rsid w:val="00C9267A"/>
    <w:rsid w:val="00C92DE3"/>
    <w:rsid w:val="00C9404C"/>
    <w:rsid w:val="00C95D56"/>
    <w:rsid w:val="00CA0635"/>
    <w:rsid w:val="00CA20C7"/>
    <w:rsid w:val="00CA24F4"/>
    <w:rsid w:val="00CA36E2"/>
    <w:rsid w:val="00CA412B"/>
    <w:rsid w:val="00CA476E"/>
    <w:rsid w:val="00CA6A8F"/>
    <w:rsid w:val="00CA6ADC"/>
    <w:rsid w:val="00CA701D"/>
    <w:rsid w:val="00CA71B8"/>
    <w:rsid w:val="00CA7302"/>
    <w:rsid w:val="00CA774E"/>
    <w:rsid w:val="00CB016D"/>
    <w:rsid w:val="00CB0599"/>
    <w:rsid w:val="00CB0B25"/>
    <w:rsid w:val="00CB1CE6"/>
    <w:rsid w:val="00CB257D"/>
    <w:rsid w:val="00CB4483"/>
    <w:rsid w:val="00CB47D5"/>
    <w:rsid w:val="00CB5A52"/>
    <w:rsid w:val="00CB69AF"/>
    <w:rsid w:val="00CB75E2"/>
    <w:rsid w:val="00CB7D0B"/>
    <w:rsid w:val="00CC2A12"/>
    <w:rsid w:val="00CC3366"/>
    <w:rsid w:val="00CC4F1C"/>
    <w:rsid w:val="00CC5B01"/>
    <w:rsid w:val="00CC60BA"/>
    <w:rsid w:val="00CC6951"/>
    <w:rsid w:val="00CC715C"/>
    <w:rsid w:val="00CD029A"/>
    <w:rsid w:val="00CD07E8"/>
    <w:rsid w:val="00CD239F"/>
    <w:rsid w:val="00CD36B8"/>
    <w:rsid w:val="00CD4AE6"/>
    <w:rsid w:val="00CD4B1E"/>
    <w:rsid w:val="00CD5205"/>
    <w:rsid w:val="00CD5245"/>
    <w:rsid w:val="00CD698F"/>
    <w:rsid w:val="00CD7811"/>
    <w:rsid w:val="00CE102C"/>
    <w:rsid w:val="00CE270E"/>
    <w:rsid w:val="00CE2C73"/>
    <w:rsid w:val="00CE33A0"/>
    <w:rsid w:val="00CE3742"/>
    <w:rsid w:val="00CE4CB5"/>
    <w:rsid w:val="00CE6194"/>
    <w:rsid w:val="00CE7953"/>
    <w:rsid w:val="00CF0E1B"/>
    <w:rsid w:val="00CF0F80"/>
    <w:rsid w:val="00CF18D3"/>
    <w:rsid w:val="00CF1B63"/>
    <w:rsid w:val="00CF1EB7"/>
    <w:rsid w:val="00CF3302"/>
    <w:rsid w:val="00CF4059"/>
    <w:rsid w:val="00CF4890"/>
    <w:rsid w:val="00CF49AA"/>
    <w:rsid w:val="00CF5C76"/>
    <w:rsid w:val="00CF5EEB"/>
    <w:rsid w:val="00CF7213"/>
    <w:rsid w:val="00D022A5"/>
    <w:rsid w:val="00D02EF7"/>
    <w:rsid w:val="00D0380C"/>
    <w:rsid w:val="00D03D93"/>
    <w:rsid w:val="00D03F86"/>
    <w:rsid w:val="00D0484C"/>
    <w:rsid w:val="00D05B3B"/>
    <w:rsid w:val="00D05BAD"/>
    <w:rsid w:val="00D05D35"/>
    <w:rsid w:val="00D06D5C"/>
    <w:rsid w:val="00D078D9"/>
    <w:rsid w:val="00D1022F"/>
    <w:rsid w:val="00D10DDE"/>
    <w:rsid w:val="00D11916"/>
    <w:rsid w:val="00D139BB"/>
    <w:rsid w:val="00D21BCF"/>
    <w:rsid w:val="00D2298B"/>
    <w:rsid w:val="00D242B8"/>
    <w:rsid w:val="00D25419"/>
    <w:rsid w:val="00D25BEF"/>
    <w:rsid w:val="00D27116"/>
    <w:rsid w:val="00D3100B"/>
    <w:rsid w:val="00D33F93"/>
    <w:rsid w:val="00D35DB9"/>
    <w:rsid w:val="00D370B7"/>
    <w:rsid w:val="00D401CE"/>
    <w:rsid w:val="00D414DF"/>
    <w:rsid w:val="00D439B5"/>
    <w:rsid w:val="00D43EA0"/>
    <w:rsid w:val="00D44B96"/>
    <w:rsid w:val="00D516DF"/>
    <w:rsid w:val="00D51947"/>
    <w:rsid w:val="00D51F19"/>
    <w:rsid w:val="00D55AA8"/>
    <w:rsid w:val="00D56887"/>
    <w:rsid w:val="00D5698D"/>
    <w:rsid w:val="00D56FF5"/>
    <w:rsid w:val="00D6007C"/>
    <w:rsid w:val="00D60B40"/>
    <w:rsid w:val="00D60DF5"/>
    <w:rsid w:val="00D62303"/>
    <w:rsid w:val="00D64733"/>
    <w:rsid w:val="00D65D48"/>
    <w:rsid w:val="00D66BC4"/>
    <w:rsid w:val="00D678A6"/>
    <w:rsid w:val="00D67C18"/>
    <w:rsid w:val="00D71037"/>
    <w:rsid w:val="00D73CA0"/>
    <w:rsid w:val="00D73DCD"/>
    <w:rsid w:val="00D743C8"/>
    <w:rsid w:val="00D74B82"/>
    <w:rsid w:val="00D74E8D"/>
    <w:rsid w:val="00D75E88"/>
    <w:rsid w:val="00D7735A"/>
    <w:rsid w:val="00D77BF3"/>
    <w:rsid w:val="00D80294"/>
    <w:rsid w:val="00D82100"/>
    <w:rsid w:val="00D82A78"/>
    <w:rsid w:val="00D8372E"/>
    <w:rsid w:val="00D83FBF"/>
    <w:rsid w:val="00D84CBD"/>
    <w:rsid w:val="00D85025"/>
    <w:rsid w:val="00D86A72"/>
    <w:rsid w:val="00D9027D"/>
    <w:rsid w:val="00D90689"/>
    <w:rsid w:val="00D91778"/>
    <w:rsid w:val="00D91DBE"/>
    <w:rsid w:val="00D9238F"/>
    <w:rsid w:val="00D942CA"/>
    <w:rsid w:val="00D9530A"/>
    <w:rsid w:val="00D95663"/>
    <w:rsid w:val="00D957E4"/>
    <w:rsid w:val="00D97047"/>
    <w:rsid w:val="00D973E1"/>
    <w:rsid w:val="00D97D2C"/>
    <w:rsid w:val="00DA092D"/>
    <w:rsid w:val="00DA433B"/>
    <w:rsid w:val="00DA4686"/>
    <w:rsid w:val="00DA5A05"/>
    <w:rsid w:val="00DA6D53"/>
    <w:rsid w:val="00DB0BF5"/>
    <w:rsid w:val="00DB0D34"/>
    <w:rsid w:val="00DB19FC"/>
    <w:rsid w:val="00DB2B6F"/>
    <w:rsid w:val="00DB2C24"/>
    <w:rsid w:val="00DB2E4F"/>
    <w:rsid w:val="00DB3243"/>
    <w:rsid w:val="00DB38F6"/>
    <w:rsid w:val="00DB3B18"/>
    <w:rsid w:val="00DB51AE"/>
    <w:rsid w:val="00DB51BC"/>
    <w:rsid w:val="00DB53A2"/>
    <w:rsid w:val="00DB5878"/>
    <w:rsid w:val="00DB6331"/>
    <w:rsid w:val="00DB729E"/>
    <w:rsid w:val="00DB7A21"/>
    <w:rsid w:val="00DB7F2F"/>
    <w:rsid w:val="00DC0AF7"/>
    <w:rsid w:val="00DC2798"/>
    <w:rsid w:val="00DC2A4E"/>
    <w:rsid w:val="00DC2B64"/>
    <w:rsid w:val="00DC3320"/>
    <w:rsid w:val="00DC3E1B"/>
    <w:rsid w:val="00DC4665"/>
    <w:rsid w:val="00DC480B"/>
    <w:rsid w:val="00DC4E9D"/>
    <w:rsid w:val="00DC67F9"/>
    <w:rsid w:val="00DC7775"/>
    <w:rsid w:val="00DD1483"/>
    <w:rsid w:val="00DD16C9"/>
    <w:rsid w:val="00DD21D4"/>
    <w:rsid w:val="00DD24D7"/>
    <w:rsid w:val="00DD2B7A"/>
    <w:rsid w:val="00DD37B1"/>
    <w:rsid w:val="00DD3875"/>
    <w:rsid w:val="00DD52B3"/>
    <w:rsid w:val="00DD567D"/>
    <w:rsid w:val="00DD5D2A"/>
    <w:rsid w:val="00DD61EC"/>
    <w:rsid w:val="00DD643E"/>
    <w:rsid w:val="00DD647D"/>
    <w:rsid w:val="00DD695A"/>
    <w:rsid w:val="00DD7B62"/>
    <w:rsid w:val="00DE369F"/>
    <w:rsid w:val="00DE3AB0"/>
    <w:rsid w:val="00DE5462"/>
    <w:rsid w:val="00DE5771"/>
    <w:rsid w:val="00DE57CD"/>
    <w:rsid w:val="00DE714C"/>
    <w:rsid w:val="00DE7842"/>
    <w:rsid w:val="00DF04B9"/>
    <w:rsid w:val="00DF1D3D"/>
    <w:rsid w:val="00DF2753"/>
    <w:rsid w:val="00DF29DE"/>
    <w:rsid w:val="00DF32F7"/>
    <w:rsid w:val="00DF3355"/>
    <w:rsid w:val="00DF3DA0"/>
    <w:rsid w:val="00DF516A"/>
    <w:rsid w:val="00DF5C56"/>
    <w:rsid w:val="00DF600C"/>
    <w:rsid w:val="00DF6CEA"/>
    <w:rsid w:val="00DF72D0"/>
    <w:rsid w:val="00DF77A2"/>
    <w:rsid w:val="00DF7A8F"/>
    <w:rsid w:val="00E01339"/>
    <w:rsid w:val="00E017C8"/>
    <w:rsid w:val="00E021B8"/>
    <w:rsid w:val="00E02B51"/>
    <w:rsid w:val="00E07D38"/>
    <w:rsid w:val="00E07ECA"/>
    <w:rsid w:val="00E10D52"/>
    <w:rsid w:val="00E11E59"/>
    <w:rsid w:val="00E11FDE"/>
    <w:rsid w:val="00E12A2E"/>
    <w:rsid w:val="00E12D8E"/>
    <w:rsid w:val="00E1349E"/>
    <w:rsid w:val="00E1412D"/>
    <w:rsid w:val="00E142FB"/>
    <w:rsid w:val="00E161B7"/>
    <w:rsid w:val="00E17C45"/>
    <w:rsid w:val="00E17D33"/>
    <w:rsid w:val="00E2131A"/>
    <w:rsid w:val="00E218D4"/>
    <w:rsid w:val="00E24C51"/>
    <w:rsid w:val="00E25F5F"/>
    <w:rsid w:val="00E26503"/>
    <w:rsid w:val="00E34F6E"/>
    <w:rsid w:val="00E350E3"/>
    <w:rsid w:val="00E36A63"/>
    <w:rsid w:val="00E40070"/>
    <w:rsid w:val="00E4060C"/>
    <w:rsid w:val="00E40854"/>
    <w:rsid w:val="00E425C9"/>
    <w:rsid w:val="00E425CF"/>
    <w:rsid w:val="00E42904"/>
    <w:rsid w:val="00E435AA"/>
    <w:rsid w:val="00E44707"/>
    <w:rsid w:val="00E44A15"/>
    <w:rsid w:val="00E460FA"/>
    <w:rsid w:val="00E47BB0"/>
    <w:rsid w:val="00E47CB9"/>
    <w:rsid w:val="00E50076"/>
    <w:rsid w:val="00E50675"/>
    <w:rsid w:val="00E53BE7"/>
    <w:rsid w:val="00E53E38"/>
    <w:rsid w:val="00E5595D"/>
    <w:rsid w:val="00E55A0C"/>
    <w:rsid w:val="00E5621B"/>
    <w:rsid w:val="00E56528"/>
    <w:rsid w:val="00E6063D"/>
    <w:rsid w:val="00E61187"/>
    <w:rsid w:val="00E61DA8"/>
    <w:rsid w:val="00E62C95"/>
    <w:rsid w:val="00E63D7A"/>
    <w:rsid w:val="00E64B31"/>
    <w:rsid w:val="00E6512A"/>
    <w:rsid w:val="00E65412"/>
    <w:rsid w:val="00E655A9"/>
    <w:rsid w:val="00E67A23"/>
    <w:rsid w:val="00E67BB5"/>
    <w:rsid w:val="00E704B0"/>
    <w:rsid w:val="00E70F60"/>
    <w:rsid w:val="00E7358C"/>
    <w:rsid w:val="00E74A87"/>
    <w:rsid w:val="00E75834"/>
    <w:rsid w:val="00E7729C"/>
    <w:rsid w:val="00E8087B"/>
    <w:rsid w:val="00E81ADA"/>
    <w:rsid w:val="00E81C93"/>
    <w:rsid w:val="00E82A2E"/>
    <w:rsid w:val="00E85AD8"/>
    <w:rsid w:val="00E866C1"/>
    <w:rsid w:val="00E87108"/>
    <w:rsid w:val="00E876F1"/>
    <w:rsid w:val="00E90D40"/>
    <w:rsid w:val="00E91EFC"/>
    <w:rsid w:val="00E92129"/>
    <w:rsid w:val="00E9238B"/>
    <w:rsid w:val="00E92E0D"/>
    <w:rsid w:val="00E9331A"/>
    <w:rsid w:val="00E94176"/>
    <w:rsid w:val="00E968E3"/>
    <w:rsid w:val="00E96C4D"/>
    <w:rsid w:val="00EA460B"/>
    <w:rsid w:val="00EA54EF"/>
    <w:rsid w:val="00EA587D"/>
    <w:rsid w:val="00EA5F22"/>
    <w:rsid w:val="00EA6324"/>
    <w:rsid w:val="00EA6A40"/>
    <w:rsid w:val="00EA76A6"/>
    <w:rsid w:val="00EA7A57"/>
    <w:rsid w:val="00EA7F46"/>
    <w:rsid w:val="00EB0311"/>
    <w:rsid w:val="00EB1C5E"/>
    <w:rsid w:val="00EB354D"/>
    <w:rsid w:val="00EB3876"/>
    <w:rsid w:val="00EB3C44"/>
    <w:rsid w:val="00EB5985"/>
    <w:rsid w:val="00EB60F9"/>
    <w:rsid w:val="00EB6A7C"/>
    <w:rsid w:val="00EC0832"/>
    <w:rsid w:val="00EC1157"/>
    <w:rsid w:val="00EC26F7"/>
    <w:rsid w:val="00EC30EE"/>
    <w:rsid w:val="00EC3B9F"/>
    <w:rsid w:val="00EC4D05"/>
    <w:rsid w:val="00EC584E"/>
    <w:rsid w:val="00ED1469"/>
    <w:rsid w:val="00ED6F50"/>
    <w:rsid w:val="00EE10A1"/>
    <w:rsid w:val="00EE20D7"/>
    <w:rsid w:val="00EE233B"/>
    <w:rsid w:val="00EE24F7"/>
    <w:rsid w:val="00EE46F3"/>
    <w:rsid w:val="00EE4C24"/>
    <w:rsid w:val="00EE5A89"/>
    <w:rsid w:val="00EE6115"/>
    <w:rsid w:val="00EE6148"/>
    <w:rsid w:val="00EE6D8E"/>
    <w:rsid w:val="00EF3003"/>
    <w:rsid w:val="00EF3612"/>
    <w:rsid w:val="00EF466A"/>
    <w:rsid w:val="00EF66D6"/>
    <w:rsid w:val="00F01019"/>
    <w:rsid w:val="00F02C6A"/>
    <w:rsid w:val="00F032B1"/>
    <w:rsid w:val="00F039A2"/>
    <w:rsid w:val="00F04C3A"/>
    <w:rsid w:val="00F05013"/>
    <w:rsid w:val="00F05B95"/>
    <w:rsid w:val="00F06C22"/>
    <w:rsid w:val="00F06E7F"/>
    <w:rsid w:val="00F076A4"/>
    <w:rsid w:val="00F11B3B"/>
    <w:rsid w:val="00F11DE7"/>
    <w:rsid w:val="00F120D4"/>
    <w:rsid w:val="00F12F0C"/>
    <w:rsid w:val="00F1327F"/>
    <w:rsid w:val="00F1424C"/>
    <w:rsid w:val="00F14984"/>
    <w:rsid w:val="00F161DB"/>
    <w:rsid w:val="00F16362"/>
    <w:rsid w:val="00F166A9"/>
    <w:rsid w:val="00F1707F"/>
    <w:rsid w:val="00F17901"/>
    <w:rsid w:val="00F20154"/>
    <w:rsid w:val="00F20213"/>
    <w:rsid w:val="00F20A23"/>
    <w:rsid w:val="00F21808"/>
    <w:rsid w:val="00F21C01"/>
    <w:rsid w:val="00F21D03"/>
    <w:rsid w:val="00F225FB"/>
    <w:rsid w:val="00F22AC6"/>
    <w:rsid w:val="00F22AF8"/>
    <w:rsid w:val="00F23582"/>
    <w:rsid w:val="00F249CF"/>
    <w:rsid w:val="00F2657A"/>
    <w:rsid w:val="00F26670"/>
    <w:rsid w:val="00F27653"/>
    <w:rsid w:val="00F30030"/>
    <w:rsid w:val="00F30221"/>
    <w:rsid w:val="00F30535"/>
    <w:rsid w:val="00F30EF3"/>
    <w:rsid w:val="00F31701"/>
    <w:rsid w:val="00F31AB6"/>
    <w:rsid w:val="00F33C03"/>
    <w:rsid w:val="00F33DD4"/>
    <w:rsid w:val="00F33E3B"/>
    <w:rsid w:val="00F35B64"/>
    <w:rsid w:val="00F35FC5"/>
    <w:rsid w:val="00F37189"/>
    <w:rsid w:val="00F371F7"/>
    <w:rsid w:val="00F377BD"/>
    <w:rsid w:val="00F4023B"/>
    <w:rsid w:val="00F403FB"/>
    <w:rsid w:val="00F40DCF"/>
    <w:rsid w:val="00F4370D"/>
    <w:rsid w:val="00F44404"/>
    <w:rsid w:val="00F44C30"/>
    <w:rsid w:val="00F466B7"/>
    <w:rsid w:val="00F50838"/>
    <w:rsid w:val="00F51377"/>
    <w:rsid w:val="00F5638D"/>
    <w:rsid w:val="00F56DB6"/>
    <w:rsid w:val="00F57AE4"/>
    <w:rsid w:val="00F6014E"/>
    <w:rsid w:val="00F60319"/>
    <w:rsid w:val="00F6034A"/>
    <w:rsid w:val="00F615D8"/>
    <w:rsid w:val="00F63144"/>
    <w:rsid w:val="00F647DC"/>
    <w:rsid w:val="00F651D3"/>
    <w:rsid w:val="00F660A6"/>
    <w:rsid w:val="00F6622F"/>
    <w:rsid w:val="00F6728F"/>
    <w:rsid w:val="00F67B45"/>
    <w:rsid w:val="00F67C80"/>
    <w:rsid w:val="00F706A8"/>
    <w:rsid w:val="00F7209A"/>
    <w:rsid w:val="00F75009"/>
    <w:rsid w:val="00F76B99"/>
    <w:rsid w:val="00F76C35"/>
    <w:rsid w:val="00F77716"/>
    <w:rsid w:val="00F77D81"/>
    <w:rsid w:val="00F80AB5"/>
    <w:rsid w:val="00F81C80"/>
    <w:rsid w:val="00F8534B"/>
    <w:rsid w:val="00F85C5A"/>
    <w:rsid w:val="00F85CD4"/>
    <w:rsid w:val="00F86636"/>
    <w:rsid w:val="00F87A2A"/>
    <w:rsid w:val="00F87BDC"/>
    <w:rsid w:val="00F90EFD"/>
    <w:rsid w:val="00F912F6"/>
    <w:rsid w:val="00F91677"/>
    <w:rsid w:val="00F93790"/>
    <w:rsid w:val="00F9435B"/>
    <w:rsid w:val="00F94519"/>
    <w:rsid w:val="00F94B2E"/>
    <w:rsid w:val="00F95A00"/>
    <w:rsid w:val="00F96D6B"/>
    <w:rsid w:val="00F96FAF"/>
    <w:rsid w:val="00F97BB2"/>
    <w:rsid w:val="00F97CC5"/>
    <w:rsid w:val="00FA0D68"/>
    <w:rsid w:val="00FA14F4"/>
    <w:rsid w:val="00FA3BE4"/>
    <w:rsid w:val="00FA3DAA"/>
    <w:rsid w:val="00FA3F99"/>
    <w:rsid w:val="00FA5A98"/>
    <w:rsid w:val="00FA5BFF"/>
    <w:rsid w:val="00FA6324"/>
    <w:rsid w:val="00FA6915"/>
    <w:rsid w:val="00FA7184"/>
    <w:rsid w:val="00FB3794"/>
    <w:rsid w:val="00FB41A8"/>
    <w:rsid w:val="00FB73E6"/>
    <w:rsid w:val="00FC146F"/>
    <w:rsid w:val="00FC20DD"/>
    <w:rsid w:val="00FC294C"/>
    <w:rsid w:val="00FC2E89"/>
    <w:rsid w:val="00FC351C"/>
    <w:rsid w:val="00FC3C6F"/>
    <w:rsid w:val="00FC3CC7"/>
    <w:rsid w:val="00FC54F8"/>
    <w:rsid w:val="00FC6C6E"/>
    <w:rsid w:val="00FC6CE2"/>
    <w:rsid w:val="00FD05A9"/>
    <w:rsid w:val="00FD20C8"/>
    <w:rsid w:val="00FD23C4"/>
    <w:rsid w:val="00FD2FDB"/>
    <w:rsid w:val="00FD47AF"/>
    <w:rsid w:val="00FD5204"/>
    <w:rsid w:val="00FD547D"/>
    <w:rsid w:val="00FD69DA"/>
    <w:rsid w:val="00FD708D"/>
    <w:rsid w:val="00FD70D2"/>
    <w:rsid w:val="00FD775B"/>
    <w:rsid w:val="00FD7CEE"/>
    <w:rsid w:val="00FE008C"/>
    <w:rsid w:val="00FE04D5"/>
    <w:rsid w:val="00FE21BF"/>
    <w:rsid w:val="00FE2354"/>
    <w:rsid w:val="00FE27E7"/>
    <w:rsid w:val="00FE2B57"/>
    <w:rsid w:val="00FE2EBA"/>
    <w:rsid w:val="00FE31AA"/>
    <w:rsid w:val="00FE3751"/>
    <w:rsid w:val="00FE58F6"/>
    <w:rsid w:val="00FF2F00"/>
    <w:rsid w:val="00FF5B60"/>
    <w:rsid w:val="00FF7E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3B837"/>
  <w15:chartTrackingRefBased/>
  <w15:docId w15:val="{C6DFD6F9-02E7-4AF8-8C36-CEA3079FE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BAD"/>
    <w:pPr>
      <w:spacing w:after="0" w:line="240" w:lineRule="auto"/>
      <w:jc w:val="both"/>
    </w:pPr>
    <w:rPr>
      <w:rFonts w:ascii="Times New Roman" w:eastAsia="Times New Roman" w:hAnsi="Times New Roman" w:cs="Times New Roman"/>
      <w:kern w:val="0"/>
      <w:sz w:val="24"/>
      <w:szCs w:val="24"/>
      <w:lang w:eastAsia="pt-BR"/>
      <w14:ligatures w14:val="none"/>
    </w:rPr>
  </w:style>
  <w:style w:type="paragraph" w:styleId="Ttulo1">
    <w:name w:val="heading 1"/>
    <w:basedOn w:val="Normal"/>
    <w:next w:val="Normal"/>
    <w:link w:val="Ttulo1Char"/>
    <w:uiPriority w:val="9"/>
    <w:qFormat/>
    <w:rsid w:val="00894325"/>
    <w:pPr>
      <w:keepNext/>
      <w:keepLines/>
      <w:tabs>
        <w:tab w:val="left" w:pos="426"/>
      </w:tabs>
      <w:spacing w:before="100" w:beforeAutospacing="1" w:after="100" w:afterAutospacing="1" w:line="360" w:lineRule="auto"/>
      <w:contextualSpacing/>
      <w:outlineLvl w:val="0"/>
    </w:pPr>
    <w:rPr>
      <w:rFonts w:eastAsiaTheme="majorEastAsia" w:cstheme="majorBidi"/>
      <w:b/>
      <w:caps/>
      <w:szCs w:val="32"/>
    </w:rPr>
  </w:style>
  <w:style w:type="paragraph" w:styleId="Ttulo2">
    <w:name w:val="heading 2"/>
    <w:basedOn w:val="Normal"/>
    <w:next w:val="Normal"/>
    <w:link w:val="Ttulo2Char"/>
    <w:uiPriority w:val="9"/>
    <w:unhideWhenUsed/>
    <w:qFormat/>
    <w:rsid w:val="00894325"/>
    <w:pPr>
      <w:keepNext/>
      <w:keepLines/>
      <w:numPr>
        <w:numId w:val="1"/>
      </w:numPr>
      <w:spacing w:line="360" w:lineRule="auto"/>
      <w:ind w:left="714" w:hanging="357"/>
      <w:outlineLvl w:val="1"/>
    </w:pPr>
    <w:rPr>
      <w:rFonts w:eastAsiaTheme="majorEastAsia" w:cstheme="majorBidi"/>
      <w:b/>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94325"/>
    <w:rPr>
      <w:rFonts w:ascii="Times New Roman" w:eastAsiaTheme="majorEastAsia" w:hAnsi="Times New Roman" w:cstheme="majorBidi"/>
      <w:b/>
      <w:caps/>
      <w:kern w:val="0"/>
      <w:sz w:val="24"/>
      <w:szCs w:val="32"/>
      <w:lang w:eastAsia="pt-BR"/>
      <w14:ligatures w14:val="none"/>
    </w:rPr>
  </w:style>
  <w:style w:type="character" w:customStyle="1" w:styleId="Ttulo2Char">
    <w:name w:val="Título 2 Char"/>
    <w:basedOn w:val="Fontepargpadro"/>
    <w:link w:val="Ttulo2"/>
    <w:uiPriority w:val="9"/>
    <w:rsid w:val="00894325"/>
    <w:rPr>
      <w:rFonts w:ascii="Times New Roman" w:eastAsiaTheme="majorEastAsia" w:hAnsi="Times New Roman" w:cstheme="majorBidi"/>
      <w:b/>
      <w:kern w:val="0"/>
      <w:sz w:val="24"/>
      <w:szCs w:val="26"/>
      <w:lang w:eastAsia="pt-BR"/>
      <w14:ligatures w14:val="none"/>
    </w:rPr>
  </w:style>
  <w:style w:type="paragraph" w:styleId="Cabealho">
    <w:name w:val="header"/>
    <w:basedOn w:val="Normal"/>
    <w:link w:val="CabealhoChar"/>
    <w:uiPriority w:val="99"/>
    <w:unhideWhenUsed/>
    <w:rsid w:val="00530E0C"/>
    <w:pPr>
      <w:tabs>
        <w:tab w:val="center" w:pos="4252"/>
        <w:tab w:val="right" w:pos="8504"/>
      </w:tabs>
    </w:pPr>
  </w:style>
  <w:style w:type="character" w:customStyle="1" w:styleId="CabealhoChar">
    <w:name w:val="Cabeçalho Char"/>
    <w:basedOn w:val="Fontepargpadro"/>
    <w:link w:val="Cabealho"/>
    <w:uiPriority w:val="99"/>
    <w:rsid w:val="00530E0C"/>
    <w:rPr>
      <w:rFonts w:ascii="Times New Roman" w:eastAsia="Times New Roman" w:hAnsi="Times New Roman" w:cs="Times New Roman"/>
      <w:kern w:val="0"/>
      <w:sz w:val="24"/>
      <w:szCs w:val="24"/>
      <w:lang w:eastAsia="pt-BR"/>
      <w14:ligatures w14:val="none"/>
    </w:rPr>
  </w:style>
  <w:style w:type="paragraph" w:styleId="Rodap">
    <w:name w:val="footer"/>
    <w:basedOn w:val="Normal"/>
    <w:link w:val="RodapChar"/>
    <w:uiPriority w:val="99"/>
    <w:unhideWhenUsed/>
    <w:rsid w:val="00530E0C"/>
    <w:pPr>
      <w:tabs>
        <w:tab w:val="center" w:pos="4252"/>
        <w:tab w:val="right" w:pos="8504"/>
      </w:tabs>
    </w:pPr>
  </w:style>
  <w:style w:type="character" w:customStyle="1" w:styleId="RodapChar">
    <w:name w:val="Rodapé Char"/>
    <w:basedOn w:val="Fontepargpadro"/>
    <w:link w:val="Rodap"/>
    <w:uiPriority w:val="99"/>
    <w:rsid w:val="00530E0C"/>
    <w:rPr>
      <w:rFonts w:ascii="Times New Roman" w:eastAsia="Times New Roman" w:hAnsi="Times New Roman" w:cs="Times New Roman"/>
      <w:kern w:val="0"/>
      <w:sz w:val="24"/>
      <w:szCs w:val="24"/>
      <w:lang w:eastAsia="pt-BR"/>
      <w14:ligatures w14:val="none"/>
    </w:rPr>
  </w:style>
  <w:style w:type="paragraph" w:styleId="PargrafodaLista">
    <w:name w:val="List Paragraph"/>
    <w:basedOn w:val="Normal"/>
    <w:uiPriority w:val="34"/>
    <w:qFormat/>
    <w:rsid w:val="00E6512A"/>
    <w:pPr>
      <w:ind w:left="720"/>
      <w:contextualSpacing/>
    </w:pPr>
  </w:style>
  <w:style w:type="paragraph" w:styleId="Reviso">
    <w:name w:val="Revision"/>
    <w:hidden/>
    <w:uiPriority w:val="99"/>
    <w:semiHidden/>
    <w:rsid w:val="00A97EDF"/>
    <w:pPr>
      <w:spacing w:after="0" w:line="240" w:lineRule="auto"/>
    </w:pPr>
    <w:rPr>
      <w:rFonts w:ascii="Times New Roman" w:eastAsia="Times New Roman" w:hAnsi="Times New Roman" w:cs="Times New Roman"/>
      <w:kern w:val="0"/>
      <w:sz w:val="24"/>
      <w:szCs w:val="24"/>
      <w:lang w:eastAsia="pt-BR"/>
      <w14:ligatures w14:val="none"/>
    </w:rPr>
  </w:style>
  <w:style w:type="character" w:styleId="Refdecomentrio">
    <w:name w:val="annotation reference"/>
    <w:basedOn w:val="Fontepargpadro"/>
    <w:uiPriority w:val="99"/>
    <w:semiHidden/>
    <w:unhideWhenUsed/>
    <w:rsid w:val="00A97EDF"/>
    <w:rPr>
      <w:sz w:val="16"/>
      <w:szCs w:val="16"/>
    </w:rPr>
  </w:style>
  <w:style w:type="paragraph" w:styleId="Textodecomentrio">
    <w:name w:val="annotation text"/>
    <w:basedOn w:val="Normal"/>
    <w:link w:val="TextodecomentrioChar"/>
    <w:uiPriority w:val="99"/>
    <w:unhideWhenUsed/>
    <w:rsid w:val="00A97EDF"/>
    <w:rPr>
      <w:sz w:val="20"/>
      <w:szCs w:val="20"/>
    </w:rPr>
  </w:style>
  <w:style w:type="character" w:customStyle="1" w:styleId="TextodecomentrioChar">
    <w:name w:val="Texto de comentário Char"/>
    <w:basedOn w:val="Fontepargpadro"/>
    <w:link w:val="Textodecomentrio"/>
    <w:uiPriority w:val="99"/>
    <w:rsid w:val="00A97EDF"/>
    <w:rPr>
      <w:rFonts w:ascii="Times New Roman" w:eastAsia="Times New Roman" w:hAnsi="Times New Roman" w:cs="Times New Roman"/>
      <w:kern w:val="0"/>
      <w:sz w:val="20"/>
      <w:szCs w:val="20"/>
      <w:lang w:eastAsia="pt-BR"/>
      <w14:ligatures w14:val="none"/>
    </w:rPr>
  </w:style>
  <w:style w:type="paragraph" w:styleId="Assuntodocomentrio">
    <w:name w:val="annotation subject"/>
    <w:basedOn w:val="Textodecomentrio"/>
    <w:next w:val="Textodecomentrio"/>
    <w:link w:val="AssuntodocomentrioChar"/>
    <w:uiPriority w:val="99"/>
    <w:semiHidden/>
    <w:unhideWhenUsed/>
    <w:rsid w:val="00A97EDF"/>
    <w:rPr>
      <w:b/>
      <w:bCs/>
    </w:rPr>
  </w:style>
  <w:style w:type="character" w:customStyle="1" w:styleId="AssuntodocomentrioChar">
    <w:name w:val="Assunto do comentário Char"/>
    <w:basedOn w:val="TextodecomentrioChar"/>
    <w:link w:val="Assuntodocomentrio"/>
    <w:uiPriority w:val="99"/>
    <w:semiHidden/>
    <w:rsid w:val="00A97EDF"/>
    <w:rPr>
      <w:rFonts w:ascii="Times New Roman" w:eastAsia="Times New Roman" w:hAnsi="Times New Roman" w:cs="Times New Roman"/>
      <w:b/>
      <w:bCs/>
      <w:kern w:val="0"/>
      <w:sz w:val="20"/>
      <w:szCs w:val="20"/>
      <w:lang w:eastAsia="pt-BR"/>
      <w14:ligatures w14:val="none"/>
    </w:rPr>
  </w:style>
  <w:style w:type="character" w:styleId="Hyperlink">
    <w:name w:val="Hyperlink"/>
    <w:basedOn w:val="Fontepargpadro"/>
    <w:uiPriority w:val="99"/>
    <w:unhideWhenUsed/>
    <w:rsid w:val="00A97EDF"/>
    <w:rPr>
      <w:color w:val="0563C1" w:themeColor="hyperlink"/>
      <w:u w:val="single"/>
    </w:rPr>
  </w:style>
  <w:style w:type="character" w:styleId="MenoPendente">
    <w:name w:val="Unresolved Mention"/>
    <w:basedOn w:val="Fontepargpadro"/>
    <w:uiPriority w:val="99"/>
    <w:semiHidden/>
    <w:unhideWhenUsed/>
    <w:rsid w:val="00A97EDF"/>
    <w:rPr>
      <w:color w:val="605E5C"/>
      <w:shd w:val="clear" w:color="auto" w:fill="E1DFDD"/>
    </w:rPr>
  </w:style>
  <w:style w:type="character" w:styleId="TextodoEspaoReservado">
    <w:name w:val="Placeholder Text"/>
    <w:basedOn w:val="Fontepargpadro"/>
    <w:uiPriority w:val="99"/>
    <w:semiHidden/>
    <w:rsid w:val="00181362"/>
    <w:rPr>
      <w:color w:val="808080"/>
    </w:rPr>
  </w:style>
  <w:style w:type="character" w:styleId="HiperlinkVisitado">
    <w:name w:val="FollowedHyperlink"/>
    <w:basedOn w:val="Fontepargpadro"/>
    <w:uiPriority w:val="99"/>
    <w:semiHidden/>
    <w:unhideWhenUsed/>
    <w:rsid w:val="00DD1483"/>
    <w:rPr>
      <w:color w:val="954F72" w:themeColor="followedHyperlink"/>
      <w:u w:val="single"/>
    </w:rPr>
  </w:style>
  <w:style w:type="paragraph" w:styleId="NormalWeb">
    <w:name w:val="Normal (Web)"/>
    <w:basedOn w:val="Normal"/>
    <w:uiPriority w:val="99"/>
    <w:unhideWhenUsed/>
    <w:rsid w:val="00276FF0"/>
    <w:pPr>
      <w:spacing w:before="100" w:beforeAutospacing="1" w:after="100" w:afterAutospacing="1"/>
      <w:jc w:val="left"/>
    </w:pPr>
  </w:style>
  <w:style w:type="table" w:styleId="Tabelacomgrade">
    <w:name w:val="Table Grid"/>
    <w:basedOn w:val="Tabelanormal"/>
    <w:uiPriority w:val="39"/>
    <w:rsid w:val="003D33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qFormat/>
    <w:rsid w:val="003D3317"/>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46">
      <w:bodyDiv w:val="1"/>
      <w:marLeft w:val="0"/>
      <w:marRight w:val="0"/>
      <w:marTop w:val="0"/>
      <w:marBottom w:val="0"/>
      <w:divBdr>
        <w:top w:val="none" w:sz="0" w:space="0" w:color="auto"/>
        <w:left w:val="none" w:sz="0" w:space="0" w:color="auto"/>
        <w:bottom w:val="none" w:sz="0" w:space="0" w:color="auto"/>
        <w:right w:val="none" w:sz="0" w:space="0" w:color="auto"/>
      </w:divBdr>
    </w:div>
    <w:div w:id="161458">
      <w:bodyDiv w:val="1"/>
      <w:marLeft w:val="0"/>
      <w:marRight w:val="0"/>
      <w:marTop w:val="0"/>
      <w:marBottom w:val="0"/>
      <w:divBdr>
        <w:top w:val="none" w:sz="0" w:space="0" w:color="auto"/>
        <w:left w:val="none" w:sz="0" w:space="0" w:color="auto"/>
        <w:bottom w:val="none" w:sz="0" w:space="0" w:color="auto"/>
        <w:right w:val="none" w:sz="0" w:space="0" w:color="auto"/>
      </w:divBdr>
    </w:div>
    <w:div w:id="396300">
      <w:bodyDiv w:val="1"/>
      <w:marLeft w:val="0"/>
      <w:marRight w:val="0"/>
      <w:marTop w:val="0"/>
      <w:marBottom w:val="0"/>
      <w:divBdr>
        <w:top w:val="none" w:sz="0" w:space="0" w:color="auto"/>
        <w:left w:val="none" w:sz="0" w:space="0" w:color="auto"/>
        <w:bottom w:val="none" w:sz="0" w:space="0" w:color="auto"/>
        <w:right w:val="none" w:sz="0" w:space="0" w:color="auto"/>
      </w:divBdr>
    </w:div>
    <w:div w:id="548325">
      <w:bodyDiv w:val="1"/>
      <w:marLeft w:val="0"/>
      <w:marRight w:val="0"/>
      <w:marTop w:val="0"/>
      <w:marBottom w:val="0"/>
      <w:divBdr>
        <w:top w:val="none" w:sz="0" w:space="0" w:color="auto"/>
        <w:left w:val="none" w:sz="0" w:space="0" w:color="auto"/>
        <w:bottom w:val="none" w:sz="0" w:space="0" w:color="auto"/>
        <w:right w:val="none" w:sz="0" w:space="0" w:color="auto"/>
      </w:divBdr>
    </w:div>
    <w:div w:id="1705061">
      <w:bodyDiv w:val="1"/>
      <w:marLeft w:val="0"/>
      <w:marRight w:val="0"/>
      <w:marTop w:val="0"/>
      <w:marBottom w:val="0"/>
      <w:divBdr>
        <w:top w:val="none" w:sz="0" w:space="0" w:color="auto"/>
        <w:left w:val="none" w:sz="0" w:space="0" w:color="auto"/>
        <w:bottom w:val="none" w:sz="0" w:space="0" w:color="auto"/>
        <w:right w:val="none" w:sz="0" w:space="0" w:color="auto"/>
      </w:divBdr>
    </w:div>
    <w:div w:id="1930330">
      <w:bodyDiv w:val="1"/>
      <w:marLeft w:val="0"/>
      <w:marRight w:val="0"/>
      <w:marTop w:val="0"/>
      <w:marBottom w:val="0"/>
      <w:divBdr>
        <w:top w:val="none" w:sz="0" w:space="0" w:color="auto"/>
        <w:left w:val="none" w:sz="0" w:space="0" w:color="auto"/>
        <w:bottom w:val="none" w:sz="0" w:space="0" w:color="auto"/>
        <w:right w:val="none" w:sz="0" w:space="0" w:color="auto"/>
      </w:divBdr>
    </w:div>
    <w:div w:id="1931477">
      <w:bodyDiv w:val="1"/>
      <w:marLeft w:val="0"/>
      <w:marRight w:val="0"/>
      <w:marTop w:val="0"/>
      <w:marBottom w:val="0"/>
      <w:divBdr>
        <w:top w:val="none" w:sz="0" w:space="0" w:color="auto"/>
        <w:left w:val="none" w:sz="0" w:space="0" w:color="auto"/>
        <w:bottom w:val="none" w:sz="0" w:space="0" w:color="auto"/>
        <w:right w:val="none" w:sz="0" w:space="0" w:color="auto"/>
      </w:divBdr>
    </w:div>
    <w:div w:id="2324379">
      <w:bodyDiv w:val="1"/>
      <w:marLeft w:val="0"/>
      <w:marRight w:val="0"/>
      <w:marTop w:val="0"/>
      <w:marBottom w:val="0"/>
      <w:divBdr>
        <w:top w:val="none" w:sz="0" w:space="0" w:color="auto"/>
        <w:left w:val="none" w:sz="0" w:space="0" w:color="auto"/>
        <w:bottom w:val="none" w:sz="0" w:space="0" w:color="auto"/>
        <w:right w:val="none" w:sz="0" w:space="0" w:color="auto"/>
      </w:divBdr>
    </w:div>
    <w:div w:id="3099499">
      <w:bodyDiv w:val="1"/>
      <w:marLeft w:val="0"/>
      <w:marRight w:val="0"/>
      <w:marTop w:val="0"/>
      <w:marBottom w:val="0"/>
      <w:divBdr>
        <w:top w:val="none" w:sz="0" w:space="0" w:color="auto"/>
        <w:left w:val="none" w:sz="0" w:space="0" w:color="auto"/>
        <w:bottom w:val="none" w:sz="0" w:space="0" w:color="auto"/>
        <w:right w:val="none" w:sz="0" w:space="0" w:color="auto"/>
      </w:divBdr>
    </w:div>
    <w:div w:id="3364660">
      <w:bodyDiv w:val="1"/>
      <w:marLeft w:val="0"/>
      <w:marRight w:val="0"/>
      <w:marTop w:val="0"/>
      <w:marBottom w:val="0"/>
      <w:divBdr>
        <w:top w:val="none" w:sz="0" w:space="0" w:color="auto"/>
        <w:left w:val="none" w:sz="0" w:space="0" w:color="auto"/>
        <w:bottom w:val="none" w:sz="0" w:space="0" w:color="auto"/>
        <w:right w:val="none" w:sz="0" w:space="0" w:color="auto"/>
      </w:divBdr>
    </w:div>
    <w:div w:id="3478023">
      <w:bodyDiv w:val="1"/>
      <w:marLeft w:val="0"/>
      <w:marRight w:val="0"/>
      <w:marTop w:val="0"/>
      <w:marBottom w:val="0"/>
      <w:divBdr>
        <w:top w:val="none" w:sz="0" w:space="0" w:color="auto"/>
        <w:left w:val="none" w:sz="0" w:space="0" w:color="auto"/>
        <w:bottom w:val="none" w:sz="0" w:space="0" w:color="auto"/>
        <w:right w:val="none" w:sz="0" w:space="0" w:color="auto"/>
      </w:divBdr>
    </w:div>
    <w:div w:id="3479761">
      <w:bodyDiv w:val="1"/>
      <w:marLeft w:val="0"/>
      <w:marRight w:val="0"/>
      <w:marTop w:val="0"/>
      <w:marBottom w:val="0"/>
      <w:divBdr>
        <w:top w:val="none" w:sz="0" w:space="0" w:color="auto"/>
        <w:left w:val="none" w:sz="0" w:space="0" w:color="auto"/>
        <w:bottom w:val="none" w:sz="0" w:space="0" w:color="auto"/>
        <w:right w:val="none" w:sz="0" w:space="0" w:color="auto"/>
      </w:divBdr>
    </w:div>
    <w:div w:id="3871549">
      <w:bodyDiv w:val="1"/>
      <w:marLeft w:val="0"/>
      <w:marRight w:val="0"/>
      <w:marTop w:val="0"/>
      <w:marBottom w:val="0"/>
      <w:divBdr>
        <w:top w:val="none" w:sz="0" w:space="0" w:color="auto"/>
        <w:left w:val="none" w:sz="0" w:space="0" w:color="auto"/>
        <w:bottom w:val="none" w:sz="0" w:space="0" w:color="auto"/>
        <w:right w:val="none" w:sz="0" w:space="0" w:color="auto"/>
      </w:divBdr>
    </w:div>
    <w:div w:id="4208250">
      <w:bodyDiv w:val="1"/>
      <w:marLeft w:val="0"/>
      <w:marRight w:val="0"/>
      <w:marTop w:val="0"/>
      <w:marBottom w:val="0"/>
      <w:divBdr>
        <w:top w:val="none" w:sz="0" w:space="0" w:color="auto"/>
        <w:left w:val="none" w:sz="0" w:space="0" w:color="auto"/>
        <w:bottom w:val="none" w:sz="0" w:space="0" w:color="auto"/>
        <w:right w:val="none" w:sz="0" w:space="0" w:color="auto"/>
      </w:divBdr>
    </w:div>
    <w:div w:id="4327140">
      <w:bodyDiv w:val="1"/>
      <w:marLeft w:val="0"/>
      <w:marRight w:val="0"/>
      <w:marTop w:val="0"/>
      <w:marBottom w:val="0"/>
      <w:divBdr>
        <w:top w:val="none" w:sz="0" w:space="0" w:color="auto"/>
        <w:left w:val="none" w:sz="0" w:space="0" w:color="auto"/>
        <w:bottom w:val="none" w:sz="0" w:space="0" w:color="auto"/>
        <w:right w:val="none" w:sz="0" w:space="0" w:color="auto"/>
      </w:divBdr>
    </w:div>
    <w:div w:id="5523710">
      <w:bodyDiv w:val="1"/>
      <w:marLeft w:val="0"/>
      <w:marRight w:val="0"/>
      <w:marTop w:val="0"/>
      <w:marBottom w:val="0"/>
      <w:divBdr>
        <w:top w:val="none" w:sz="0" w:space="0" w:color="auto"/>
        <w:left w:val="none" w:sz="0" w:space="0" w:color="auto"/>
        <w:bottom w:val="none" w:sz="0" w:space="0" w:color="auto"/>
        <w:right w:val="none" w:sz="0" w:space="0" w:color="auto"/>
      </w:divBdr>
    </w:div>
    <w:div w:id="5598606">
      <w:bodyDiv w:val="1"/>
      <w:marLeft w:val="0"/>
      <w:marRight w:val="0"/>
      <w:marTop w:val="0"/>
      <w:marBottom w:val="0"/>
      <w:divBdr>
        <w:top w:val="none" w:sz="0" w:space="0" w:color="auto"/>
        <w:left w:val="none" w:sz="0" w:space="0" w:color="auto"/>
        <w:bottom w:val="none" w:sz="0" w:space="0" w:color="auto"/>
        <w:right w:val="none" w:sz="0" w:space="0" w:color="auto"/>
      </w:divBdr>
    </w:div>
    <w:div w:id="5788217">
      <w:bodyDiv w:val="1"/>
      <w:marLeft w:val="0"/>
      <w:marRight w:val="0"/>
      <w:marTop w:val="0"/>
      <w:marBottom w:val="0"/>
      <w:divBdr>
        <w:top w:val="none" w:sz="0" w:space="0" w:color="auto"/>
        <w:left w:val="none" w:sz="0" w:space="0" w:color="auto"/>
        <w:bottom w:val="none" w:sz="0" w:space="0" w:color="auto"/>
        <w:right w:val="none" w:sz="0" w:space="0" w:color="auto"/>
      </w:divBdr>
    </w:div>
    <w:div w:id="5833543">
      <w:bodyDiv w:val="1"/>
      <w:marLeft w:val="0"/>
      <w:marRight w:val="0"/>
      <w:marTop w:val="0"/>
      <w:marBottom w:val="0"/>
      <w:divBdr>
        <w:top w:val="none" w:sz="0" w:space="0" w:color="auto"/>
        <w:left w:val="none" w:sz="0" w:space="0" w:color="auto"/>
        <w:bottom w:val="none" w:sz="0" w:space="0" w:color="auto"/>
        <w:right w:val="none" w:sz="0" w:space="0" w:color="auto"/>
      </w:divBdr>
      <w:divsChild>
        <w:div w:id="111019324">
          <w:marLeft w:val="480"/>
          <w:marRight w:val="0"/>
          <w:marTop w:val="0"/>
          <w:marBottom w:val="0"/>
          <w:divBdr>
            <w:top w:val="none" w:sz="0" w:space="0" w:color="auto"/>
            <w:left w:val="none" w:sz="0" w:space="0" w:color="auto"/>
            <w:bottom w:val="none" w:sz="0" w:space="0" w:color="auto"/>
            <w:right w:val="none" w:sz="0" w:space="0" w:color="auto"/>
          </w:divBdr>
        </w:div>
        <w:div w:id="151652315">
          <w:marLeft w:val="480"/>
          <w:marRight w:val="0"/>
          <w:marTop w:val="0"/>
          <w:marBottom w:val="0"/>
          <w:divBdr>
            <w:top w:val="none" w:sz="0" w:space="0" w:color="auto"/>
            <w:left w:val="none" w:sz="0" w:space="0" w:color="auto"/>
            <w:bottom w:val="none" w:sz="0" w:space="0" w:color="auto"/>
            <w:right w:val="none" w:sz="0" w:space="0" w:color="auto"/>
          </w:divBdr>
        </w:div>
        <w:div w:id="158157986">
          <w:marLeft w:val="480"/>
          <w:marRight w:val="0"/>
          <w:marTop w:val="0"/>
          <w:marBottom w:val="0"/>
          <w:divBdr>
            <w:top w:val="none" w:sz="0" w:space="0" w:color="auto"/>
            <w:left w:val="none" w:sz="0" w:space="0" w:color="auto"/>
            <w:bottom w:val="none" w:sz="0" w:space="0" w:color="auto"/>
            <w:right w:val="none" w:sz="0" w:space="0" w:color="auto"/>
          </w:divBdr>
        </w:div>
        <w:div w:id="213737432">
          <w:marLeft w:val="480"/>
          <w:marRight w:val="0"/>
          <w:marTop w:val="0"/>
          <w:marBottom w:val="0"/>
          <w:divBdr>
            <w:top w:val="none" w:sz="0" w:space="0" w:color="auto"/>
            <w:left w:val="none" w:sz="0" w:space="0" w:color="auto"/>
            <w:bottom w:val="none" w:sz="0" w:space="0" w:color="auto"/>
            <w:right w:val="none" w:sz="0" w:space="0" w:color="auto"/>
          </w:divBdr>
        </w:div>
        <w:div w:id="260797520">
          <w:marLeft w:val="480"/>
          <w:marRight w:val="0"/>
          <w:marTop w:val="0"/>
          <w:marBottom w:val="0"/>
          <w:divBdr>
            <w:top w:val="none" w:sz="0" w:space="0" w:color="auto"/>
            <w:left w:val="none" w:sz="0" w:space="0" w:color="auto"/>
            <w:bottom w:val="none" w:sz="0" w:space="0" w:color="auto"/>
            <w:right w:val="none" w:sz="0" w:space="0" w:color="auto"/>
          </w:divBdr>
        </w:div>
        <w:div w:id="264962271">
          <w:marLeft w:val="480"/>
          <w:marRight w:val="0"/>
          <w:marTop w:val="0"/>
          <w:marBottom w:val="0"/>
          <w:divBdr>
            <w:top w:val="none" w:sz="0" w:space="0" w:color="auto"/>
            <w:left w:val="none" w:sz="0" w:space="0" w:color="auto"/>
            <w:bottom w:val="none" w:sz="0" w:space="0" w:color="auto"/>
            <w:right w:val="none" w:sz="0" w:space="0" w:color="auto"/>
          </w:divBdr>
        </w:div>
        <w:div w:id="269898656">
          <w:marLeft w:val="480"/>
          <w:marRight w:val="0"/>
          <w:marTop w:val="0"/>
          <w:marBottom w:val="0"/>
          <w:divBdr>
            <w:top w:val="none" w:sz="0" w:space="0" w:color="auto"/>
            <w:left w:val="none" w:sz="0" w:space="0" w:color="auto"/>
            <w:bottom w:val="none" w:sz="0" w:space="0" w:color="auto"/>
            <w:right w:val="none" w:sz="0" w:space="0" w:color="auto"/>
          </w:divBdr>
        </w:div>
        <w:div w:id="289672256">
          <w:marLeft w:val="480"/>
          <w:marRight w:val="0"/>
          <w:marTop w:val="0"/>
          <w:marBottom w:val="0"/>
          <w:divBdr>
            <w:top w:val="none" w:sz="0" w:space="0" w:color="auto"/>
            <w:left w:val="none" w:sz="0" w:space="0" w:color="auto"/>
            <w:bottom w:val="none" w:sz="0" w:space="0" w:color="auto"/>
            <w:right w:val="none" w:sz="0" w:space="0" w:color="auto"/>
          </w:divBdr>
        </w:div>
        <w:div w:id="290135218">
          <w:marLeft w:val="480"/>
          <w:marRight w:val="0"/>
          <w:marTop w:val="0"/>
          <w:marBottom w:val="0"/>
          <w:divBdr>
            <w:top w:val="none" w:sz="0" w:space="0" w:color="auto"/>
            <w:left w:val="none" w:sz="0" w:space="0" w:color="auto"/>
            <w:bottom w:val="none" w:sz="0" w:space="0" w:color="auto"/>
            <w:right w:val="none" w:sz="0" w:space="0" w:color="auto"/>
          </w:divBdr>
        </w:div>
        <w:div w:id="326594240">
          <w:marLeft w:val="480"/>
          <w:marRight w:val="0"/>
          <w:marTop w:val="0"/>
          <w:marBottom w:val="0"/>
          <w:divBdr>
            <w:top w:val="none" w:sz="0" w:space="0" w:color="auto"/>
            <w:left w:val="none" w:sz="0" w:space="0" w:color="auto"/>
            <w:bottom w:val="none" w:sz="0" w:space="0" w:color="auto"/>
            <w:right w:val="none" w:sz="0" w:space="0" w:color="auto"/>
          </w:divBdr>
        </w:div>
        <w:div w:id="393553900">
          <w:marLeft w:val="480"/>
          <w:marRight w:val="0"/>
          <w:marTop w:val="0"/>
          <w:marBottom w:val="0"/>
          <w:divBdr>
            <w:top w:val="none" w:sz="0" w:space="0" w:color="auto"/>
            <w:left w:val="none" w:sz="0" w:space="0" w:color="auto"/>
            <w:bottom w:val="none" w:sz="0" w:space="0" w:color="auto"/>
            <w:right w:val="none" w:sz="0" w:space="0" w:color="auto"/>
          </w:divBdr>
        </w:div>
        <w:div w:id="410471088">
          <w:marLeft w:val="480"/>
          <w:marRight w:val="0"/>
          <w:marTop w:val="0"/>
          <w:marBottom w:val="0"/>
          <w:divBdr>
            <w:top w:val="none" w:sz="0" w:space="0" w:color="auto"/>
            <w:left w:val="none" w:sz="0" w:space="0" w:color="auto"/>
            <w:bottom w:val="none" w:sz="0" w:space="0" w:color="auto"/>
            <w:right w:val="none" w:sz="0" w:space="0" w:color="auto"/>
          </w:divBdr>
        </w:div>
        <w:div w:id="434784479">
          <w:marLeft w:val="480"/>
          <w:marRight w:val="0"/>
          <w:marTop w:val="0"/>
          <w:marBottom w:val="0"/>
          <w:divBdr>
            <w:top w:val="none" w:sz="0" w:space="0" w:color="auto"/>
            <w:left w:val="none" w:sz="0" w:space="0" w:color="auto"/>
            <w:bottom w:val="none" w:sz="0" w:space="0" w:color="auto"/>
            <w:right w:val="none" w:sz="0" w:space="0" w:color="auto"/>
          </w:divBdr>
        </w:div>
        <w:div w:id="443966715">
          <w:marLeft w:val="480"/>
          <w:marRight w:val="0"/>
          <w:marTop w:val="0"/>
          <w:marBottom w:val="0"/>
          <w:divBdr>
            <w:top w:val="none" w:sz="0" w:space="0" w:color="auto"/>
            <w:left w:val="none" w:sz="0" w:space="0" w:color="auto"/>
            <w:bottom w:val="none" w:sz="0" w:space="0" w:color="auto"/>
            <w:right w:val="none" w:sz="0" w:space="0" w:color="auto"/>
          </w:divBdr>
        </w:div>
        <w:div w:id="488179928">
          <w:marLeft w:val="480"/>
          <w:marRight w:val="0"/>
          <w:marTop w:val="0"/>
          <w:marBottom w:val="0"/>
          <w:divBdr>
            <w:top w:val="none" w:sz="0" w:space="0" w:color="auto"/>
            <w:left w:val="none" w:sz="0" w:space="0" w:color="auto"/>
            <w:bottom w:val="none" w:sz="0" w:space="0" w:color="auto"/>
            <w:right w:val="none" w:sz="0" w:space="0" w:color="auto"/>
          </w:divBdr>
        </w:div>
        <w:div w:id="491918697">
          <w:marLeft w:val="480"/>
          <w:marRight w:val="0"/>
          <w:marTop w:val="0"/>
          <w:marBottom w:val="0"/>
          <w:divBdr>
            <w:top w:val="none" w:sz="0" w:space="0" w:color="auto"/>
            <w:left w:val="none" w:sz="0" w:space="0" w:color="auto"/>
            <w:bottom w:val="none" w:sz="0" w:space="0" w:color="auto"/>
            <w:right w:val="none" w:sz="0" w:space="0" w:color="auto"/>
          </w:divBdr>
        </w:div>
        <w:div w:id="497768891">
          <w:marLeft w:val="480"/>
          <w:marRight w:val="0"/>
          <w:marTop w:val="0"/>
          <w:marBottom w:val="0"/>
          <w:divBdr>
            <w:top w:val="none" w:sz="0" w:space="0" w:color="auto"/>
            <w:left w:val="none" w:sz="0" w:space="0" w:color="auto"/>
            <w:bottom w:val="none" w:sz="0" w:space="0" w:color="auto"/>
            <w:right w:val="none" w:sz="0" w:space="0" w:color="auto"/>
          </w:divBdr>
        </w:div>
        <w:div w:id="550312894">
          <w:marLeft w:val="480"/>
          <w:marRight w:val="0"/>
          <w:marTop w:val="0"/>
          <w:marBottom w:val="0"/>
          <w:divBdr>
            <w:top w:val="none" w:sz="0" w:space="0" w:color="auto"/>
            <w:left w:val="none" w:sz="0" w:space="0" w:color="auto"/>
            <w:bottom w:val="none" w:sz="0" w:space="0" w:color="auto"/>
            <w:right w:val="none" w:sz="0" w:space="0" w:color="auto"/>
          </w:divBdr>
        </w:div>
        <w:div w:id="605770564">
          <w:marLeft w:val="480"/>
          <w:marRight w:val="0"/>
          <w:marTop w:val="0"/>
          <w:marBottom w:val="0"/>
          <w:divBdr>
            <w:top w:val="none" w:sz="0" w:space="0" w:color="auto"/>
            <w:left w:val="none" w:sz="0" w:space="0" w:color="auto"/>
            <w:bottom w:val="none" w:sz="0" w:space="0" w:color="auto"/>
            <w:right w:val="none" w:sz="0" w:space="0" w:color="auto"/>
          </w:divBdr>
        </w:div>
        <w:div w:id="629014771">
          <w:marLeft w:val="480"/>
          <w:marRight w:val="0"/>
          <w:marTop w:val="0"/>
          <w:marBottom w:val="0"/>
          <w:divBdr>
            <w:top w:val="none" w:sz="0" w:space="0" w:color="auto"/>
            <w:left w:val="none" w:sz="0" w:space="0" w:color="auto"/>
            <w:bottom w:val="none" w:sz="0" w:space="0" w:color="auto"/>
            <w:right w:val="none" w:sz="0" w:space="0" w:color="auto"/>
          </w:divBdr>
        </w:div>
        <w:div w:id="631591419">
          <w:marLeft w:val="480"/>
          <w:marRight w:val="0"/>
          <w:marTop w:val="0"/>
          <w:marBottom w:val="0"/>
          <w:divBdr>
            <w:top w:val="none" w:sz="0" w:space="0" w:color="auto"/>
            <w:left w:val="none" w:sz="0" w:space="0" w:color="auto"/>
            <w:bottom w:val="none" w:sz="0" w:space="0" w:color="auto"/>
            <w:right w:val="none" w:sz="0" w:space="0" w:color="auto"/>
          </w:divBdr>
        </w:div>
        <w:div w:id="649554669">
          <w:marLeft w:val="480"/>
          <w:marRight w:val="0"/>
          <w:marTop w:val="0"/>
          <w:marBottom w:val="0"/>
          <w:divBdr>
            <w:top w:val="none" w:sz="0" w:space="0" w:color="auto"/>
            <w:left w:val="none" w:sz="0" w:space="0" w:color="auto"/>
            <w:bottom w:val="none" w:sz="0" w:space="0" w:color="auto"/>
            <w:right w:val="none" w:sz="0" w:space="0" w:color="auto"/>
          </w:divBdr>
        </w:div>
        <w:div w:id="663431413">
          <w:marLeft w:val="480"/>
          <w:marRight w:val="0"/>
          <w:marTop w:val="0"/>
          <w:marBottom w:val="0"/>
          <w:divBdr>
            <w:top w:val="none" w:sz="0" w:space="0" w:color="auto"/>
            <w:left w:val="none" w:sz="0" w:space="0" w:color="auto"/>
            <w:bottom w:val="none" w:sz="0" w:space="0" w:color="auto"/>
            <w:right w:val="none" w:sz="0" w:space="0" w:color="auto"/>
          </w:divBdr>
        </w:div>
        <w:div w:id="679358796">
          <w:marLeft w:val="480"/>
          <w:marRight w:val="0"/>
          <w:marTop w:val="0"/>
          <w:marBottom w:val="0"/>
          <w:divBdr>
            <w:top w:val="none" w:sz="0" w:space="0" w:color="auto"/>
            <w:left w:val="none" w:sz="0" w:space="0" w:color="auto"/>
            <w:bottom w:val="none" w:sz="0" w:space="0" w:color="auto"/>
            <w:right w:val="none" w:sz="0" w:space="0" w:color="auto"/>
          </w:divBdr>
        </w:div>
        <w:div w:id="739013305">
          <w:marLeft w:val="480"/>
          <w:marRight w:val="0"/>
          <w:marTop w:val="0"/>
          <w:marBottom w:val="0"/>
          <w:divBdr>
            <w:top w:val="none" w:sz="0" w:space="0" w:color="auto"/>
            <w:left w:val="none" w:sz="0" w:space="0" w:color="auto"/>
            <w:bottom w:val="none" w:sz="0" w:space="0" w:color="auto"/>
            <w:right w:val="none" w:sz="0" w:space="0" w:color="auto"/>
          </w:divBdr>
        </w:div>
        <w:div w:id="743263160">
          <w:marLeft w:val="480"/>
          <w:marRight w:val="0"/>
          <w:marTop w:val="0"/>
          <w:marBottom w:val="0"/>
          <w:divBdr>
            <w:top w:val="none" w:sz="0" w:space="0" w:color="auto"/>
            <w:left w:val="none" w:sz="0" w:space="0" w:color="auto"/>
            <w:bottom w:val="none" w:sz="0" w:space="0" w:color="auto"/>
            <w:right w:val="none" w:sz="0" w:space="0" w:color="auto"/>
          </w:divBdr>
        </w:div>
        <w:div w:id="743380927">
          <w:marLeft w:val="480"/>
          <w:marRight w:val="0"/>
          <w:marTop w:val="0"/>
          <w:marBottom w:val="0"/>
          <w:divBdr>
            <w:top w:val="none" w:sz="0" w:space="0" w:color="auto"/>
            <w:left w:val="none" w:sz="0" w:space="0" w:color="auto"/>
            <w:bottom w:val="none" w:sz="0" w:space="0" w:color="auto"/>
            <w:right w:val="none" w:sz="0" w:space="0" w:color="auto"/>
          </w:divBdr>
        </w:div>
        <w:div w:id="746002594">
          <w:marLeft w:val="480"/>
          <w:marRight w:val="0"/>
          <w:marTop w:val="0"/>
          <w:marBottom w:val="0"/>
          <w:divBdr>
            <w:top w:val="none" w:sz="0" w:space="0" w:color="auto"/>
            <w:left w:val="none" w:sz="0" w:space="0" w:color="auto"/>
            <w:bottom w:val="none" w:sz="0" w:space="0" w:color="auto"/>
            <w:right w:val="none" w:sz="0" w:space="0" w:color="auto"/>
          </w:divBdr>
        </w:div>
        <w:div w:id="780346653">
          <w:marLeft w:val="480"/>
          <w:marRight w:val="0"/>
          <w:marTop w:val="0"/>
          <w:marBottom w:val="0"/>
          <w:divBdr>
            <w:top w:val="none" w:sz="0" w:space="0" w:color="auto"/>
            <w:left w:val="none" w:sz="0" w:space="0" w:color="auto"/>
            <w:bottom w:val="none" w:sz="0" w:space="0" w:color="auto"/>
            <w:right w:val="none" w:sz="0" w:space="0" w:color="auto"/>
          </w:divBdr>
        </w:div>
        <w:div w:id="784613424">
          <w:marLeft w:val="480"/>
          <w:marRight w:val="0"/>
          <w:marTop w:val="0"/>
          <w:marBottom w:val="0"/>
          <w:divBdr>
            <w:top w:val="none" w:sz="0" w:space="0" w:color="auto"/>
            <w:left w:val="none" w:sz="0" w:space="0" w:color="auto"/>
            <w:bottom w:val="none" w:sz="0" w:space="0" w:color="auto"/>
            <w:right w:val="none" w:sz="0" w:space="0" w:color="auto"/>
          </w:divBdr>
        </w:div>
        <w:div w:id="785780313">
          <w:marLeft w:val="480"/>
          <w:marRight w:val="0"/>
          <w:marTop w:val="0"/>
          <w:marBottom w:val="0"/>
          <w:divBdr>
            <w:top w:val="none" w:sz="0" w:space="0" w:color="auto"/>
            <w:left w:val="none" w:sz="0" w:space="0" w:color="auto"/>
            <w:bottom w:val="none" w:sz="0" w:space="0" w:color="auto"/>
            <w:right w:val="none" w:sz="0" w:space="0" w:color="auto"/>
          </w:divBdr>
        </w:div>
        <w:div w:id="791050766">
          <w:marLeft w:val="480"/>
          <w:marRight w:val="0"/>
          <w:marTop w:val="0"/>
          <w:marBottom w:val="0"/>
          <w:divBdr>
            <w:top w:val="none" w:sz="0" w:space="0" w:color="auto"/>
            <w:left w:val="none" w:sz="0" w:space="0" w:color="auto"/>
            <w:bottom w:val="none" w:sz="0" w:space="0" w:color="auto"/>
            <w:right w:val="none" w:sz="0" w:space="0" w:color="auto"/>
          </w:divBdr>
        </w:div>
        <w:div w:id="804740309">
          <w:marLeft w:val="480"/>
          <w:marRight w:val="0"/>
          <w:marTop w:val="0"/>
          <w:marBottom w:val="0"/>
          <w:divBdr>
            <w:top w:val="none" w:sz="0" w:space="0" w:color="auto"/>
            <w:left w:val="none" w:sz="0" w:space="0" w:color="auto"/>
            <w:bottom w:val="none" w:sz="0" w:space="0" w:color="auto"/>
            <w:right w:val="none" w:sz="0" w:space="0" w:color="auto"/>
          </w:divBdr>
        </w:div>
        <w:div w:id="827745320">
          <w:marLeft w:val="480"/>
          <w:marRight w:val="0"/>
          <w:marTop w:val="0"/>
          <w:marBottom w:val="0"/>
          <w:divBdr>
            <w:top w:val="none" w:sz="0" w:space="0" w:color="auto"/>
            <w:left w:val="none" w:sz="0" w:space="0" w:color="auto"/>
            <w:bottom w:val="none" w:sz="0" w:space="0" w:color="auto"/>
            <w:right w:val="none" w:sz="0" w:space="0" w:color="auto"/>
          </w:divBdr>
        </w:div>
        <w:div w:id="827939461">
          <w:marLeft w:val="480"/>
          <w:marRight w:val="0"/>
          <w:marTop w:val="0"/>
          <w:marBottom w:val="0"/>
          <w:divBdr>
            <w:top w:val="none" w:sz="0" w:space="0" w:color="auto"/>
            <w:left w:val="none" w:sz="0" w:space="0" w:color="auto"/>
            <w:bottom w:val="none" w:sz="0" w:space="0" w:color="auto"/>
            <w:right w:val="none" w:sz="0" w:space="0" w:color="auto"/>
          </w:divBdr>
        </w:div>
        <w:div w:id="906258610">
          <w:marLeft w:val="480"/>
          <w:marRight w:val="0"/>
          <w:marTop w:val="0"/>
          <w:marBottom w:val="0"/>
          <w:divBdr>
            <w:top w:val="none" w:sz="0" w:space="0" w:color="auto"/>
            <w:left w:val="none" w:sz="0" w:space="0" w:color="auto"/>
            <w:bottom w:val="none" w:sz="0" w:space="0" w:color="auto"/>
            <w:right w:val="none" w:sz="0" w:space="0" w:color="auto"/>
          </w:divBdr>
        </w:div>
        <w:div w:id="911432564">
          <w:marLeft w:val="480"/>
          <w:marRight w:val="0"/>
          <w:marTop w:val="0"/>
          <w:marBottom w:val="0"/>
          <w:divBdr>
            <w:top w:val="none" w:sz="0" w:space="0" w:color="auto"/>
            <w:left w:val="none" w:sz="0" w:space="0" w:color="auto"/>
            <w:bottom w:val="none" w:sz="0" w:space="0" w:color="auto"/>
            <w:right w:val="none" w:sz="0" w:space="0" w:color="auto"/>
          </w:divBdr>
        </w:div>
        <w:div w:id="929050069">
          <w:marLeft w:val="480"/>
          <w:marRight w:val="0"/>
          <w:marTop w:val="0"/>
          <w:marBottom w:val="0"/>
          <w:divBdr>
            <w:top w:val="none" w:sz="0" w:space="0" w:color="auto"/>
            <w:left w:val="none" w:sz="0" w:space="0" w:color="auto"/>
            <w:bottom w:val="none" w:sz="0" w:space="0" w:color="auto"/>
            <w:right w:val="none" w:sz="0" w:space="0" w:color="auto"/>
          </w:divBdr>
        </w:div>
        <w:div w:id="931208481">
          <w:marLeft w:val="480"/>
          <w:marRight w:val="0"/>
          <w:marTop w:val="0"/>
          <w:marBottom w:val="0"/>
          <w:divBdr>
            <w:top w:val="none" w:sz="0" w:space="0" w:color="auto"/>
            <w:left w:val="none" w:sz="0" w:space="0" w:color="auto"/>
            <w:bottom w:val="none" w:sz="0" w:space="0" w:color="auto"/>
            <w:right w:val="none" w:sz="0" w:space="0" w:color="auto"/>
          </w:divBdr>
        </w:div>
        <w:div w:id="960261209">
          <w:marLeft w:val="480"/>
          <w:marRight w:val="0"/>
          <w:marTop w:val="0"/>
          <w:marBottom w:val="0"/>
          <w:divBdr>
            <w:top w:val="none" w:sz="0" w:space="0" w:color="auto"/>
            <w:left w:val="none" w:sz="0" w:space="0" w:color="auto"/>
            <w:bottom w:val="none" w:sz="0" w:space="0" w:color="auto"/>
            <w:right w:val="none" w:sz="0" w:space="0" w:color="auto"/>
          </w:divBdr>
        </w:div>
        <w:div w:id="967205336">
          <w:marLeft w:val="480"/>
          <w:marRight w:val="0"/>
          <w:marTop w:val="0"/>
          <w:marBottom w:val="0"/>
          <w:divBdr>
            <w:top w:val="none" w:sz="0" w:space="0" w:color="auto"/>
            <w:left w:val="none" w:sz="0" w:space="0" w:color="auto"/>
            <w:bottom w:val="none" w:sz="0" w:space="0" w:color="auto"/>
            <w:right w:val="none" w:sz="0" w:space="0" w:color="auto"/>
          </w:divBdr>
        </w:div>
      </w:divsChild>
    </w:div>
    <w:div w:id="6760876">
      <w:bodyDiv w:val="1"/>
      <w:marLeft w:val="0"/>
      <w:marRight w:val="0"/>
      <w:marTop w:val="0"/>
      <w:marBottom w:val="0"/>
      <w:divBdr>
        <w:top w:val="none" w:sz="0" w:space="0" w:color="auto"/>
        <w:left w:val="none" w:sz="0" w:space="0" w:color="auto"/>
        <w:bottom w:val="none" w:sz="0" w:space="0" w:color="auto"/>
        <w:right w:val="none" w:sz="0" w:space="0" w:color="auto"/>
      </w:divBdr>
    </w:div>
    <w:div w:id="6952648">
      <w:bodyDiv w:val="1"/>
      <w:marLeft w:val="0"/>
      <w:marRight w:val="0"/>
      <w:marTop w:val="0"/>
      <w:marBottom w:val="0"/>
      <w:divBdr>
        <w:top w:val="none" w:sz="0" w:space="0" w:color="auto"/>
        <w:left w:val="none" w:sz="0" w:space="0" w:color="auto"/>
        <w:bottom w:val="none" w:sz="0" w:space="0" w:color="auto"/>
        <w:right w:val="none" w:sz="0" w:space="0" w:color="auto"/>
      </w:divBdr>
      <w:divsChild>
        <w:div w:id="51927769">
          <w:marLeft w:val="480"/>
          <w:marRight w:val="0"/>
          <w:marTop w:val="0"/>
          <w:marBottom w:val="0"/>
          <w:divBdr>
            <w:top w:val="none" w:sz="0" w:space="0" w:color="auto"/>
            <w:left w:val="none" w:sz="0" w:space="0" w:color="auto"/>
            <w:bottom w:val="none" w:sz="0" w:space="0" w:color="auto"/>
            <w:right w:val="none" w:sz="0" w:space="0" w:color="auto"/>
          </w:divBdr>
        </w:div>
        <w:div w:id="116604052">
          <w:marLeft w:val="480"/>
          <w:marRight w:val="0"/>
          <w:marTop w:val="0"/>
          <w:marBottom w:val="0"/>
          <w:divBdr>
            <w:top w:val="none" w:sz="0" w:space="0" w:color="auto"/>
            <w:left w:val="none" w:sz="0" w:space="0" w:color="auto"/>
            <w:bottom w:val="none" w:sz="0" w:space="0" w:color="auto"/>
            <w:right w:val="none" w:sz="0" w:space="0" w:color="auto"/>
          </w:divBdr>
        </w:div>
        <w:div w:id="153223521">
          <w:marLeft w:val="480"/>
          <w:marRight w:val="0"/>
          <w:marTop w:val="0"/>
          <w:marBottom w:val="0"/>
          <w:divBdr>
            <w:top w:val="none" w:sz="0" w:space="0" w:color="auto"/>
            <w:left w:val="none" w:sz="0" w:space="0" w:color="auto"/>
            <w:bottom w:val="none" w:sz="0" w:space="0" w:color="auto"/>
            <w:right w:val="none" w:sz="0" w:space="0" w:color="auto"/>
          </w:divBdr>
        </w:div>
        <w:div w:id="246423269">
          <w:marLeft w:val="480"/>
          <w:marRight w:val="0"/>
          <w:marTop w:val="0"/>
          <w:marBottom w:val="0"/>
          <w:divBdr>
            <w:top w:val="none" w:sz="0" w:space="0" w:color="auto"/>
            <w:left w:val="none" w:sz="0" w:space="0" w:color="auto"/>
            <w:bottom w:val="none" w:sz="0" w:space="0" w:color="auto"/>
            <w:right w:val="none" w:sz="0" w:space="0" w:color="auto"/>
          </w:divBdr>
        </w:div>
        <w:div w:id="251819111">
          <w:marLeft w:val="480"/>
          <w:marRight w:val="0"/>
          <w:marTop w:val="0"/>
          <w:marBottom w:val="0"/>
          <w:divBdr>
            <w:top w:val="none" w:sz="0" w:space="0" w:color="auto"/>
            <w:left w:val="none" w:sz="0" w:space="0" w:color="auto"/>
            <w:bottom w:val="none" w:sz="0" w:space="0" w:color="auto"/>
            <w:right w:val="none" w:sz="0" w:space="0" w:color="auto"/>
          </w:divBdr>
        </w:div>
        <w:div w:id="296910791">
          <w:marLeft w:val="480"/>
          <w:marRight w:val="0"/>
          <w:marTop w:val="0"/>
          <w:marBottom w:val="0"/>
          <w:divBdr>
            <w:top w:val="none" w:sz="0" w:space="0" w:color="auto"/>
            <w:left w:val="none" w:sz="0" w:space="0" w:color="auto"/>
            <w:bottom w:val="none" w:sz="0" w:space="0" w:color="auto"/>
            <w:right w:val="none" w:sz="0" w:space="0" w:color="auto"/>
          </w:divBdr>
        </w:div>
        <w:div w:id="317392505">
          <w:marLeft w:val="480"/>
          <w:marRight w:val="0"/>
          <w:marTop w:val="0"/>
          <w:marBottom w:val="0"/>
          <w:divBdr>
            <w:top w:val="none" w:sz="0" w:space="0" w:color="auto"/>
            <w:left w:val="none" w:sz="0" w:space="0" w:color="auto"/>
            <w:bottom w:val="none" w:sz="0" w:space="0" w:color="auto"/>
            <w:right w:val="none" w:sz="0" w:space="0" w:color="auto"/>
          </w:divBdr>
        </w:div>
        <w:div w:id="328950295">
          <w:marLeft w:val="480"/>
          <w:marRight w:val="0"/>
          <w:marTop w:val="0"/>
          <w:marBottom w:val="0"/>
          <w:divBdr>
            <w:top w:val="none" w:sz="0" w:space="0" w:color="auto"/>
            <w:left w:val="none" w:sz="0" w:space="0" w:color="auto"/>
            <w:bottom w:val="none" w:sz="0" w:space="0" w:color="auto"/>
            <w:right w:val="none" w:sz="0" w:space="0" w:color="auto"/>
          </w:divBdr>
        </w:div>
        <w:div w:id="354163392">
          <w:marLeft w:val="480"/>
          <w:marRight w:val="0"/>
          <w:marTop w:val="0"/>
          <w:marBottom w:val="0"/>
          <w:divBdr>
            <w:top w:val="none" w:sz="0" w:space="0" w:color="auto"/>
            <w:left w:val="none" w:sz="0" w:space="0" w:color="auto"/>
            <w:bottom w:val="none" w:sz="0" w:space="0" w:color="auto"/>
            <w:right w:val="none" w:sz="0" w:space="0" w:color="auto"/>
          </w:divBdr>
        </w:div>
        <w:div w:id="392119919">
          <w:marLeft w:val="480"/>
          <w:marRight w:val="0"/>
          <w:marTop w:val="0"/>
          <w:marBottom w:val="0"/>
          <w:divBdr>
            <w:top w:val="none" w:sz="0" w:space="0" w:color="auto"/>
            <w:left w:val="none" w:sz="0" w:space="0" w:color="auto"/>
            <w:bottom w:val="none" w:sz="0" w:space="0" w:color="auto"/>
            <w:right w:val="none" w:sz="0" w:space="0" w:color="auto"/>
          </w:divBdr>
        </w:div>
        <w:div w:id="418017711">
          <w:marLeft w:val="480"/>
          <w:marRight w:val="0"/>
          <w:marTop w:val="0"/>
          <w:marBottom w:val="0"/>
          <w:divBdr>
            <w:top w:val="none" w:sz="0" w:space="0" w:color="auto"/>
            <w:left w:val="none" w:sz="0" w:space="0" w:color="auto"/>
            <w:bottom w:val="none" w:sz="0" w:space="0" w:color="auto"/>
            <w:right w:val="none" w:sz="0" w:space="0" w:color="auto"/>
          </w:divBdr>
        </w:div>
        <w:div w:id="451216451">
          <w:marLeft w:val="480"/>
          <w:marRight w:val="0"/>
          <w:marTop w:val="0"/>
          <w:marBottom w:val="0"/>
          <w:divBdr>
            <w:top w:val="none" w:sz="0" w:space="0" w:color="auto"/>
            <w:left w:val="none" w:sz="0" w:space="0" w:color="auto"/>
            <w:bottom w:val="none" w:sz="0" w:space="0" w:color="auto"/>
            <w:right w:val="none" w:sz="0" w:space="0" w:color="auto"/>
          </w:divBdr>
        </w:div>
        <w:div w:id="468864000">
          <w:marLeft w:val="480"/>
          <w:marRight w:val="0"/>
          <w:marTop w:val="0"/>
          <w:marBottom w:val="0"/>
          <w:divBdr>
            <w:top w:val="none" w:sz="0" w:space="0" w:color="auto"/>
            <w:left w:val="none" w:sz="0" w:space="0" w:color="auto"/>
            <w:bottom w:val="none" w:sz="0" w:space="0" w:color="auto"/>
            <w:right w:val="none" w:sz="0" w:space="0" w:color="auto"/>
          </w:divBdr>
        </w:div>
        <w:div w:id="472061442">
          <w:marLeft w:val="480"/>
          <w:marRight w:val="0"/>
          <w:marTop w:val="0"/>
          <w:marBottom w:val="0"/>
          <w:divBdr>
            <w:top w:val="none" w:sz="0" w:space="0" w:color="auto"/>
            <w:left w:val="none" w:sz="0" w:space="0" w:color="auto"/>
            <w:bottom w:val="none" w:sz="0" w:space="0" w:color="auto"/>
            <w:right w:val="none" w:sz="0" w:space="0" w:color="auto"/>
          </w:divBdr>
        </w:div>
        <w:div w:id="472065277">
          <w:marLeft w:val="480"/>
          <w:marRight w:val="0"/>
          <w:marTop w:val="0"/>
          <w:marBottom w:val="0"/>
          <w:divBdr>
            <w:top w:val="none" w:sz="0" w:space="0" w:color="auto"/>
            <w:left w:val="none" w:sz="0" w:space="0" w:color="auto"/>
            <w:bottom w:val="none" w:sz="0" w:space="0" w:color="auto"/>
            <w:right w:val="none" w:sz="0" w:space="0" w:color="auto"/>
          </w:divBdr>
        </w:div>
        <w:div w:id="493452969">
          <w:marLeft w:val="480"/>
          <w:marRight w:val="0"/>
          <w:marTop w:val="0"/>
          <w:marBottom w:val="0"/>
          <w:divBdr>
            <w:top w:val="none" w:sz="0" w:space="0" w:color="auto"/>
            <w:left w:val="none" w:sz="0" w:space="0" w:color="auto"/>
            <w:bottom w:val="none" w:sz="0" w:space="0" w:color="auto"/>
            <w:right w:val="none" w:sz="0" w:space="0" w:color="auto"/>
          </w:divBdr>
        </w:div>
        <w:div w:id="493839339">
          <w:marLeft w:val="480"/>
          <w:marRight w:val="0"/>
          <w:marTop w:val="0"/>
          <w:marBottom w:val="0"/>
          <w:divBdr>
            <w:top w:val="none" w:sz="0" w:space="0" w:color="auto"/>
            <w:left w:val="none" w:sz="0" w:space="0" w:color="auto"/>
            <w:bottom w:val="none" w:sz="0" w:space="0" w:color="auto"/>
            <w:right w:val="none" w:sz="0" w:space="0" w:color="auto"/>
          </w:divBdr>
        </w:div>
        <w:div w:id="523787881">
          <w:marLeft w:val="480"/>
          <w:marRight w:val="0"/>
          <w:marTop w:val="0"/>
          <w:marBottom w:val="0"/>
          <w:divBdr>
            <w:top w:val="none" w:sz="0" w:space="0" w:color="auto"/>
            <w:left w:val="none" w:sz="0" w:space="0" w:color="auto"/>
            <w:bottom w:val="none" w:sz="0" w:space="0" w:color="auto"/>
            <w:right w:val="none" w:sz="0" w:space="0" w:color="auto"/>
          </w:divBdr>
        </w:div>
        <w:div w:id="528683829">
          <w:marLeft w:val="480"/>
          <w:marRight w:val="0"/>
          <w:marTop w:val="0"/>
          <w:marBottom w:val="0"/>
          <w:divBdr>
            <w:top w:val="none" w:sz="0" w:space="0" w:color="auto"/>
            <w:left w:val="none" w:sz="0" w:space="0" w:color="auto"/>
            <w:bottom w:val="none" w:sz="0" w:space="0" w:color="auto"/>
            <w:right w:val="none" w:sz="0" w:space="0" w:color="auto"/>
          </w:divBdr>
        </w:div>
        <w:div w:id="560480955">
          <w:marLeft w:val="480"/>
          <w:marRight w:val="0"/>
          <w:marTop w:val="0"/>
          <w:marBottom w:val="0"/>
          <w:divBdr>
            <w:top w:val="none" w:sz="0" w:space="0" w:color="auto"/>
            <w:left w:val="none" w:sz="0" w:space="0" w:color="auto"/>
            <w:bottom w:val="none" w:sz="0" w:space="0" w:color="auto"/>
            <w:right w:val="none" w:sz="0" w:space="0" w:color="auto"/>
          </w:divBdr>
        </w:div>
        <w:div w:id="586766509">
          <w:marLeft w:val="480"/>
          <w:marRight w:val="0"/>
          <w:marTop w:val="0"/>
          <w:marBottom w:val="0"/>
          <w:divBdr>
            <w:top w:val="none" w:sz="0" w:space="0" w:color="auto"/>
            <w:left w:val="none" w:sz="0" w:space="0" w:color="auto"/>
            <w:bottom w:val="none" w:sz="0" w:space="0" w:color="auto"/>
            <w:right w:val="none" w:sz="0" w:space="0" w:color="auto"/>
          </w:divBdr>
        </w:div>
        <w:div w:id="621571254">
          <w:marLeft w:val="480"/>
          <w:marRight w:val="0"/>
          <w:marTop w:val="0"/>
          <w:marBottom w:val="0"/>
          <w:divBdr>
            <w:top w:val="none" w:sz="0" w:space="0" w:color="auto"/>
            <w:left w:val="none" w:sz="0" w:space="0" w:color="auto"/>
            <w:bottom w:val="none" w:sz="0" w:space="0" w:color="auto"/>
            <w:right w:val="none" w:sz="0" w:space="0" w:color="auto"/>
          </w:divBdr>
        </w:div>
        <w:div w:id="623584571">
          <w:marLeft w:val="480"/>
          <w:marRight w:val="0"/>
          <w:marTop w:val="0"/>
          <w:marBottom w:val="0"/>
          <w:divBdr>
            <w:top w:val="none" w:sz="0" w:space="0" w:color="auto"/>
            <w:left w:val="none" w:sz="0" w:space="0" w:color="auto"/>
            <w:bottom w:val="none" w:sz="0" w:space="0" w:color="auto"/>
            <w:right w:val="none" w:sz="0" w:space="0" w:color="auto"/>
          </w:divBdr>
        </w:div>
        <w:div w:id="664551643">
          <w:marLeft w:val="480"/>
          <w:marRight w:val="0"/>
          <w:marTop w:val="0"/>
          <w:marBottom w:val="0"/>
          <w:divBdr>
            <w:top w:val="none" w:sz="0" w:space="0" w:color="auto"/>
            <w:left w:val="none" w:sz="0" w:space="0" w:color="auto"/>
            <w:bottom w:val="none" w:sz="0" w:space="0" w:color="auto"/>
            <w:right w:val="none" w:sz="0" w:space="0" w:color="auto"/>
          </w:divBdr>
        </w:div>
        <w:div w:id="674112206">
          <w:marLeft w:val="480"/>
          <w:marRight w:val="0"/>
          <w:marTop w:val="0"/>
          <w:marBottom w:val="0"/>
          <w:divBdr>
            <w:top w:val="none" w:sz="0" w:space="0" w:color="auto"/>
            <w:left w:val="none" w:sz="0" w:space="0" w:color="auto"/>
            <w:bottom w:val="none" w:sz="0" w:space="0" w:color="auto"/>
            <w:right w:val="none" w:sz="0" w:space="0" w:color="auto"/>
          </w:divBdr>
        </w:div>
        <w:div w:id="725572062">
          <w:marLeft w:val="480"/>
          <w:marRight w:val="0"/>
          <w:marTop w:val="0"/>
          <w:marBottom w:val="0"/>
          <w:divBdr>
            <w:top w:val="none" w:sz="0" w:space="0" w:color="auto"/>
            <w:left w:val="none" w:sz="0" w:space="0" w:color="auto"/>
            <w:bottom w:val="none" w:sz="0" w:space="0" w:color="auto"/>
            <w:right w:val="none" w:sz="0" w:space="0" w:color="auto"/>
          </w:divBdr>
        </w:div>
        <w:div w:id="787041473">
          <w:marLeft w:val="480"/>
          <w:marRight w:val="0"/>
          <w:marTop w:val="0"/>
          <w:marBottom w:val="0"/>
          <w:divBdr>
            <w:top w:val="none" w:sz="0" w:space="0" w:color="auto"/>
            <w:left w:val="none" w:sz="0" w:space="0" w:color="auto"/>
            <w:bottom w:val="none" w:sz="0" w:space="0" w:color="auto"/>
            <w:right w:val="none" w:sz="0" w:space="0" w:color="auto"/>
          </w:divBdr>
        </w:div>
        <w:div w:id="867647985">
          <w:marLeft w:val="480"/>
          <w:marRight w:val="0"/>
          <w:marTop w:val="0"/>
          <w:marBottom w:val="0"/>
          <w:divBdr>
            <w:top w:val="none" w:sz="0" w:space="0" w:color="auto"/>
            <w:left w:val="none" w:sz="0" w:space="0" w:color="auto"/>
            <w:bottom w:val="none" w:sz="0" w:space="0" w:color="auto"/>
            <w:right w:val="none" w:sz="0" w:space="0" w:color="auto"/>
          </w:divBdr>
        </w:div>
        <w:div w:id="951860761">
          <w:marLeft w:val="480"/>
          <w:marRight w:val="0"/>
          <w:marTop w:val="0"/>
          <w:marBottom w:val="0"/>
          <w:divBdr>
            <w:top w:val="none" w:sz="0" w:space="0" w:color="auto"/>
            <w:left w:val="none" w:sz="0" w:space="0" w:color="auto"/>
            <w:bottom w:val="none" w:sz="0" w:space="0" w:color="auto"/>
            <w:right w:val="none" w:sz="0" w:space="0" w:color="auto"/>
          </w:divBdr>
        </w:div>
        <w:div w:id="991058229">
          <w:marLeft w:val="480"/>
          <w:marRight w:val="0"/>
          <w:marTop w:val="0"/>
          <w:marBottom w:val="0"/>
          <w:divBdr>
            <w:top w:val="none" w:sz="0" w:space="0" w:color="auto"/>
            <w:left w:val="none" w:sz="0" w:space="0" w:color="auto"/>
            <w:bottom w:val="none" w:sz="0" w:space="0" w:color="auto"/>
            <w:right w:val="none" w:sz="0" w:space="0" w:color="auto"/>
          </w:divBdr>
        </w:div>
      </w:divsChild>
    </w:div>
    <w:div w:id="7021594">
      <w:bodyDiv w:val="1"/>
      <w:marLeft w:val="0"/>
      <w:marRight w:val="0"/>
      <w:marTop w:val="0"/>
      <w:marBottom w:val="0"/>
      <w:divBdr>
        <w:top w:val="none" w:sz="0" w:space="0" w:color="auto"/>
        <w:left w:val="none" w:sz="0" w:space="0" w:color="auto"/>
        <w:bottom w:val="none" w:sz="0" w:space="0" w:color="auto"/>
        <w:right w:val="none" w:sz="0" w:space="0" w:color="auto"/>
      </w:divBdr>
    </w:div>
    <w:div w:id="7148656">
      <w:bodyDiv w:val="1"/>
      <w:marLeft w:val="0"/>
      <w:marRight w:val="0"/>
      <w:marTop w:val="0"/>
      <w:marBottom w:val="0"/>
      <w:divBdr>
        <w:top w:val="none" w:sz="0" w:space="0" w:color="auto"/>
        <w:left w:val="none" w:sz="0" w:space="0" w:color="auto"/>
        <w:bottom w:val="none" w:sz="0" w:space="0" w:color="auto"/>
        <w:right w:val="none" w:sz="0" w:space="0" w:color="auto"/>
      </w:divBdr>
    </w:div>
    <w:div w:id="7172880">
      <w:bodyDiv w:val="1"/>
      <w:marLeft w:val="0"/>
      <w:marRight w:val="0"/>
      <w:marTop w:val="0"/>
      <w:marBottom w:val="0"/>
      <w:divBdr>
        <w:top w:val="none" w:sz="0" w:space="0" w:color="auto"/>
        <w:left w:val="none" w:sz="0" w:space="0" w:color="auto"/>
        <w:bottom w:val="none" w:sz="0" w:space="0" w:color="auto"/>
        <w:right w:val="none" w:sz="0" w:space="0" w:color="auto"/>
      </w:divBdr>
    </w:div>
    <w:div w:id="8214303">
      <w:bodyDiv w:val="1"/>
      <w:marLeft w:val="0"/>
      <w:marRight w:val="0"/>
      <w:marTop w:val="0"/>
      <w:marBottom w:val="0"/>
      <w:divBdr>
        <w:top w:val="none" w:sz="0" w:space="0" w:color="auto"/>
        <w:left w:val="none" w:sz="0" w:space="0" w:color="auto"/>
        <w:bottom w:val="none" w:sz="0" w:space="0" w:color="auto"/>
        <w:right w:val="none" w:sz="0" w:space="0" w:color="auto"/>
      </w:divBdr>
    </w:div>
    <w:div w:id="8219460">
      <w:bodyDiv w:val="1"/>
      <w:marLeft w:val="0"/>
      <w:marRight w:val="0"/>
      <w:marTop w:val="0"/>
      <w:marBottom w:val="0"/>
      <w:divBdr>
        <w:top w:val="none" w:sz="0" w:space="0" w:color="auto"/>
        <w:left w:val="none" w:sz="0" w:space="0" w:color="auto"/>
        <w:bottom w:val="none" w:sz="0" w:space="0" w:color="auto"/>
        <w:right w:val="none" w:sz="0" w:space="0" w:color="auto"/>
      </w:divBdr>
    </w:div>
    <w:div w:id="8340513">
      <w:bodyDiv w:val="1"/>
      <w:marLeft w:val="0"/>
      <w:marRight w:val="0"/>
      <w:marTop w:val="0"/>
      <w:marBottom w:val="0"/>
      <w:divBdr>
        <w:top w:val="none" w:sz="0" w:space="0" w:color="auto"/>
        <w:left w:val="none" w:sz="0" w:space="0" w:color="auto"/>
        <w:bottom w:val="none" w:sz="0" w:space="0" w:color="auto"/>
        <w:right w:val="none" w:sz="0" w:space="0" w:color="auto"/>
      </w:divBdr>
    </w:div>
    <w:div w:id="8682970">
      <w:bodyDiv w:val="1"/>
      <w:marLeft w:val="0"/>
      <w:marRight w:val="0"/>
      <w:marTop w:val="0"/>
      <w:marBottom w:val="0"/>
      <w:divBdr>
        <w:top w:val="none" w:sz="0" w:space="0" w:color="auto"/>
        <w:left w:val="none" w:sz="0" w:space="0" w:color="auto"/>
        <w:bottom w:val="none" w:sz="0" w:space="0" w:color="auto"/>
        <w:right w:val="none" w:sz="0" w:space="0" w:color="auto"/>
      </w:divBdr>
    </w:div>
    <w:div w:id="8726044">
      <w:bodyDiv w:val="1"/>
      <w:marLeft w:val="0"/>
      <w:marRight w:val="0"/>
      <w:marTop w:val="0"/>
      <w:marBottom w:val="0"/>
      <w:divBdr>
        <w:top w:val="none" w:sz="0" w:space="0" w:color="auto"/>
        <w:left w:val="none" w:sz="0" w:space="0" w:color="auto"/>
        <w:bottom w:val="none" w:sz="0" w:space="0" w:color="auto"/>
        <w:right w:val="none" w:sz="0" w:space="0" w:color="auto"/>
      </w:divBdr>
    </w:div>
    <w:div w:id="8994741">
      <w:bodyDiv w:val="1"/>
      <w:marLeft w:val="0"/>
      <w:marRight w:val="0"/>
      <w:marTop w:val="0"/>
      <w:marBottom w:val="0"/>
      <w:divBdr>
        <w:top w:val="none" w:sz="0" w:space="0" w:color="auto"/>
        <w:left w:val="none" w:sz="0" w:space="0" w:color="auto"/>
        <w:bottom w:val="none" w:sz="0" w:space="0" w:color="auto"/>
        <w:right w:val="none" w:sz="0" w:space="0" w:color="auto"/>
      </w:divBdr>
    </w:div>
    <w:div w:id="9263256">
      <w:bodyDiv w:val="1"/>
      <w:marLeft w:val="0"/>
      <w:marRight w:val="0"/>
      <w:marTop w:val="0"/>
      <w:marBottom w:val="0"/>
      <w:divBdr>
        <w:top w:val="none" w:sz="0" w:space="0" w:color="auto"/>
        <w:left w:val="none" w:sz="0" w:space="0" w:color="auto"/>
        <w:bottom w:val="none" w:sz="0" w:space="0" w:color="auto"/>
        <w:right w:val="none" w:sz="0" w:space="0" w:color="auto"/>
      </w:divBdr>
    </w:div>
    <w:div w:id="9576548">
      <w:bodyDiv w:val="1"/>
      <w:marLeft w:val="0"/>
      <w:marRight w:val="0"/>
      <w:marTop w:val="0"/>
      <w:marBottom w:val="0"/>
      <w:divBdr>
        <w:top w:val="none" w:sz="0" w:space="0" w:color="auto"/>
        <w:left w:val="none" w:sz="0" w:space="0" w:color="auto"/>
        <w:bottom w:val="none" w:sz="0" w:space="0" w:color="auto"/>
        <w:right w:val="none" w:sz="0" w:space="0" w:color="auto"/>
      </w:divBdr>
    </w:div>
    <w:div w:id="9837853">
      <w:bodyDiv w:val="1"/>
      <w:marLeft w:val="0"/>
      <w:marRight w:val="0"/>
      <w:marTop w:val="0"/>
      <w:marBottom w:val="0"/>
      <w:divBdr>
        <w:top w:val="none" w:sz="0" w:space="0" w:color="auto"/>
        <w:left w:val="none" w:sz="0" w:space="0" w:color="auto"/>
        <w:bottom w:val="none" w:sz="0" w:space="0" w:color="auto"/>
        <w:right w:val="none" w:sz="0" w:space="0" w:color="auto"/>
      </w:divBdr>
    </w:div>
    <w:div w:id="10032558">
      <w:bodyDiv w:val="1"/>
      <w:marLeft w:val="0"/>
      <w:marRight w:val="0"/>
      <w:marTop w:val="0"/>
      <w:marBottom w:val="0"/>
      <w:divBdr>
        <w:top w:val="none" w:sz="0" w:space="0" w:color="auto"/>
        <w:left w:val="none" w:sz="0" w:space="0" w:color="auto"/>
        <w:bottom w:val="none" w:sz="0" w:space="0" w:color="auto"/>
        <w:right w:val="none" w:sz="0" w:space="0" w:color="auto"/>
      </w:divBdr>
      <w:divsChild>
        <w:div w:id="25106996">
          <w:marLeft w:val="480"/>
          <w:marRight w:val="0"/>
          <w:marTop w:val="0"/>
          <w:marBottom w:val="0"/>
          <w:divBdr>
            <w:top w:val="none" w:sz="0" w:space="0" w:color="auto"/>
            <w:left w:val="none" w:sz="0" w:space="0" w:color="auto"/>
            <w:bottom w:val="none" w:sz="0" w:space="0" w:color="auto"/>
            <w:right w:val="none" w:sz="0" w:space="0" w:color="auto"/>
          </w:divBdr>
        </w:div>
        <w:div w:id="28456061">
          <w:marLeft w:val="480"/>
          <w:marRight w:val="0"/>
          <w:marTop w:val="0"/>
          <w:marBottom w:val="0"/>
          <w:divBdr>
            <w:top w:val="none" w:sz="0" w:space="0" w:color="auto"/>
            <w:left w:val="none" w:sz="0" w:space="0" w:color="auto"/>
            <w:bottom w:val="none" w:sz="0" w:space="0" w:color="auto"/>
            <w:right w:val="none" w:sz="0" w:space="0" w:color="auto"/>
          </w:divBdr>
        </w:div>
        <w:div w:id="47069269">
          <w:marLeft w:val="480"/>
          <w:marRight w:val="0"/>
          <w:marTop w:val="0"/>
          <w:marBottom w:val="0"/>
          <w:divBdr>
            <w:top w:val="none" w:sz="0" w:space="0" w:color="auto"/>
            <w:left w:val="none" w:sz="0" w:space="0" w:color="auto"/>
            <w:bottom w:val="none" w:sz="0" w:space="0" w:color="auto"/>
            <w:right w:val="none" w:sz="0" w:space="0" w:color="auto"/>
          </w:divBdr>
        </w:div>
        <w:div w:id="139855359">
          <w:marLeft w:val="480"/>
          <w:marRight w:val="0"/>
          <w:marTop w:val="0"/>
          <w:marBottom w:val="0"/>
          <w:divBdr>
            <w:top w:val="none" w:sz="0" w:space="0" w:color="auto"/>
            <w:left w:val="none" w:sz="0" w:space="0" w:color="auto"/>
            <w:bottom w:val="none" w:sz="0" w:space="0" w:color="auto"/>
            <w:right w:val="none" w:sz="0" w:space="0" w:color="auto"/>
          </w:divBdr>
        </w:div>
        <w:div w:id="346179126">
          <w:marLeft w:val="480"/>
          <w:marRight w:val="0"/>
          <w:marTop w:val="0"/>
          <w:marBottom w:val="0"/>
          <w:divBdr>
            <w:top w:val="none" w:sz="0" w:space="0" w:color="auto"/>
            <w:left w:val="none" w:sz="0" w:space="0" w:color="auto"/>
            <w:bottom w:val="none" w:sz="0" w:space="0" w:color="auto"/>
            <w:right w:val="none" w:sz="0" w:space="0" w:color="auto"/>
          </w:divBdr>
        </w:div>
        <w:div w:id="473136653">
          <w:marLeft w:val="480"/>
          <w:marRight w:val="0"/>
          <w:marTop w:val="0"/>
          <w:marBottom w:val="0"/>
          <w:divBdr>
            <w:top w:val="none" w:sz="0" w:space="0" w:color="auto"/>
            <w:left w:val="none" w:sz="0" w:space="0" w:color="auto"/>
            <w:bottom w:val="none" w:sz="0" w:space="0" w:color="auto"/>
            <w:right w:val="none" w:sz="0" w:space="0" w:color="auto"/>
          </w:divBdr>
        </w:div>
        <w:div w:id="671378666">
          <w:marLeft w:val="480"/>
          <w:marRight w:val="0"/>
          <w:marTop w:val="0"/>
          <w:marBottom w:val="0"/>
          <w:divBdr>
            <w:top w:val="none" w:sz="0" w:space="0" w:color="auto"/>
            <w:left w:val="none" w:sz="0" w:space="0" w:color="auto"/>
            <w:bottom w:val="none" w:sz="0" w:space="0" w:color="auto"/>
            <w:right w:val="none" w:sz="0" w:space="0" w:color="auto"/>
          </w:divBdr>
        </w:div>
        <w:div w:id="824929493">
          <w:marLeft w:val="480"/>
          <w:marRight w:val="0"/>
          <w:marTop w:val="0"/>
          <w:marBottom w:val="0"/>
          <w:divBdr>
            <w:top w:val="none" w:sz="0" w:space="0" w:color="auto"/>
            <w:left w:val="none" w:sz="0" w:space="0" w:color="auto"/>
            <w:bottom w:val="none" w:sz="0" w:space="0" w:color="auto"/>
            <w:right w:val="none" w:sz="0" w:space="0" w:color="auto"/>
          </w:divBdr>
        </w:div>
      </w:divsChild>
    </w:div>
    <w:div w:id="10378778">
      <w:bodyDiv w:val="1"/>
      <w:marLeft w:val="0"/>
      <w:marRight w:val="0"/>
      <w:marTop w:val="0"/>
      <w:marBottom w:val="0"/>
      <w:divBdr>
        <w:top w:val="none" w:sz="0" w:space="0" w:color="auto"/>
        <w:left w:val="none" w:sz="0" w:space="0" w:color="auto"/>
        <w:bottom w:val="none" w:sz="0" w:space="0" w:color="auto"/>
        <w:right w:val="none" w:sz="0" w:space="0" w:color="auto"/>
      </w:divBdr>
    </w:div>
    <w:div w:id="10424087">
      <w:bodyDiv w:val="1"/>
      <w:marLeft w:val="0"/>
      <w:marRight w:val="0"/>
      <w:marTop w:val="0"/>
      <w:marBottom w:val="0"/>
      <w:divBdr>
        <w:top w:val="none" w:sz="0" w:space="0" w:color="auto"/>
        <w:left w:val="none" w:sz="0" w:space="0" w:color="auto"/>
        <w:bottom w:val="none" w:sz="0" w:space="0" w:color="auto"/>
        <w:right w:val="none" w:sz="0" w:space="0" w:color="auto"/>
      </w:divBdr>
    </w:div>
    <w:div w:id="10493023">
      <w:bodyDiv w:val="1"/>
      <w:marLeft w:val="0"/>
      <w:marRight w:val="0"/>
      <w:marTop w:val="0"/>
      <w:marBottom w:val="0"/>
      <w:divBdr>
        <w:top w:val="none" w:sz="0" w:space="0" w:color="auto"/>
        <w:left w:val="none" w:sz="0" w:space="0" w:color="auto"/>
        <w:bottom w:val="none" w:sz="0" w:space="0" w:color="auto"/>
        <w:right w:val="none" w:sz="0" w:space="0" w:color="auto"/>
      </w:divBdr>
    </w:div>
    <w:div w:id="11034302">
      <w:bodyDiv w:val="1"/>
      <w:marLeft w:val="0"/>
      <w:marRight w:val="0"/>
      <w:marTop w:val="0"/>
      <w:marBottom w:val="0"/>
      <w:divBdr>
        <w:top w:val="none" w:sz="0" w:space="0" w:color="auto"/>
        <w:left w:val="none" w:sz="0" w:space="0" w:color="auto"/>
        <w:bottom w:val="none" w:sz="0" w:space="0" w:color="auto"/>
        <w:right w:val="none" w:sz="0" w:space="0" w:color="auto"/>
      </w:divBdr>
    </w:div>
    <w:div w:id="11418239">
      <w:bodyDiv w:val="1"/>
      <w:marLeft w:val="0"/>
      <w:marRight w:val="0"/>
      <w:marTop w:val="0"/>
      <w:marBottom w:val="0"/>
      <w:divBdr>
        <w:top w:val="none" w:sz="0" w:space="0" w:color="auto"/>
        <w:left w:val="none" w:sz="0" w:space="0" w:color="auto"/>
        <w:bottom w:val="none" w:sz="0" w:space="0" w:color="auto"/>
        <w:right w:val="none" w:sz="0" w:space="0" w:color="auto"/>
      </w:divBdr>
    </w:div>
    <w:div w:id="11733793">
      <w:bodyDiv w:val="1"/>
      <w:marLeft w:val="0"/>
      <w:marRight w:val="0"/>
      <w:marTop w:val="0"/>
      <w:marBottom w:val="0"/>
      <w:divBdr>
        <w:top w:val="none" w:sz="0" w:space="0" w:color="auto"/>
        <w:left w:val="none" w:sz="0" w:space="0" w:color="auto"/>
        <w:bottom w:val="none" w:sz="0" w:space="0" w:color="auto"/>
        <w:right w:val="none" w:sz="0" w:space="0" w:color="auto"/>
      </w:divBdr>
    </w:div>
    <w:div w:id="11956916">
      <w:bodyDiv w:val="1"/>
      <w:marLeft w:val="0"/>
      <w:marRight w:val="0"/>
      <w:marTop w:val="0"/>
      <w:marBottom w:val="0"/>
      <w:divBdr>
        <w:top w:val="none" w:sz="0" w:space="0" w:color="auto"/>
        <w:left w:val="none" w:sz="0" w:space="0" w:color="auto"/>
        <w:bottom w:val="none" w:sz="0" w:space="0" w:color="auto"/>
        <w:right w:val="none" w:sz="0" w:space="0" w:color="auto"/>
      </w:divBdr>
    </w:div>
    <w:div w:id="12266416">
      <w:bodyDiv w:val="1"/>
      <w:marLeft w:val="0"/>
      <w:marRight w:val="0"/>
      <w:marTop w:val="0"/>
      <w:marBottom w:val="0"/>
      <w:divBdr>
        <w:top w:val="none" w:sz="0" w:space="0" w:color="auto"/>
        <w:left w:val="none" w:sz="0" w:space="0" w:color="auto"/>
        <w:bottom w:val="none" w:sz="0" w:space="0" w:color="auto"/>
        <w:right w:val="none" w:sz="0" w:space="0" w:color="auto"/>
      </w:divBdr>
    </w:div>
    <w:div w:id="12462065">
      <w:bodyDiv w:val="1"/>
      <w:marLeft w:val="0"/>
      <w:marRight w:val="0"/>
      <w:marTop w:val="0"/>
      <w:marBottom w:val="0"/>
      <w:divBdr>
        <w:top w:val="none" w:sz="0" w:space="0" w:color="auto"/>
        <w:left w:val="none" w:sz="0" w:space="0" w:color="auto"/>
        <w:bottom w:val="none" w:sz="0" w:space="0" w:color="auto"/>
        <w:right w:val="none" w:sz="0" w:space="0" w:color="auto"/>
      </w:divBdr>
    </w:div>
    <w:div w:id="12654660">
      <w:bodyDiv w:val="1"/>
      <w:marLeft w:val="0"/>
      <w:marRight w:val="0"/>
      <w:marTop w:val="0"/>
      <w:marBottom w:val="0"/>
      <w:divBdr>
        <w:top w:val="none" w:sz="0" w:space="0" w:color="auto"/>
        <w:left w:val="none" w:sz="0" w:space="0" w:color="auto"/>
        <w:bottom w:val="none" w:sz="0" w:space="0" w:color="auto"/>
        <w:right w:val="none" w:sz="0" w:space="0" w:color="auto"/>
      </w:divBdr>
    </w:div>
    <w:div w:id="13070305">
      <w:bodyDiv w:val="1"/>
      <w:marLeft w:val="0"/>
      <w:marRight w:val="0"/>
      <w:marTop w:val="0"/>
      <w:marBottom w:val="0"/>
      <w:divBdr>
        <w:top w:val="none" w:sz="0" w:space="0" w:color="auto"/>
        <w:left w:val="none" w:sz="0" w:space="0" w:color="auto"/>
        <w:bottom w:val="none" w:sz="0" w:space="0" w:color="auto"/>
        <w:right w:val="none" w:sz="0" w:space="0" w:color="auto"/>
      </w:divBdr>
    </w:div>
    <w:div w:id="13189142">
      <w:bodyDiv w:val="1"/>
      <w:marLeft w:val="0"/>
      <w:marRight w:val="0"/>
      <w:marTop w:val="0"/>
      <w:marBottom w:val="0"/>
      <w:divBdr>
        <w:top w:val="none" w:sz="0" w:space="0" w:color="auto"/>
        <w:left w:val="none" w:sz="0" w:space="0" w:color="auto"/>
        <w:bottom w:val="none" w:sz="0" w:space="0" w:color="auto"/>
        <w:right w:val="none" w:sz="0" w:space="0" w:color="auto"/>
      </w:divBdr>
    </w:div>
    <w:div w:id="13192515">
      <w:bodyDiv w:val="1"/>
      <w:marLeft w:val="0"/>
      <w:marRight w:val="0"/>
      <w:marTop w:val="0"/>
      <w:marBottom w:val="0"/>
      <w:divBdr>
        <w:top w:val="none" w:sz="0" w:space="0" w:color="auto"/>
        <w:left w:val="none" w:sz="0" w:space="0" w:color="auto"/>
        <w:bottom w:val="none" w:sz="0" w:space="0" w:color="auto"/>
        <w:right w:val="none" w:sz="0" w:space="0" w:color="auto"/>
      </w:divBdr>
    </w:div>
    <w:div w:id="13504614">
      <w:bodyDiv w:val="1"/>
      <w:marLeft w:val="0"/>
      <w:marRight w:val="0"/>
      <w:marTop w:val="0"/>
      <w:marBottom w:val="0"/>
      <w:divBdr>
        <w:top w:val="none" w:sz="0" w:space="0" w:color="auto"/>
        <w:left w:val="none" w:sz="0" w:space="0" w:color="auto"/>
        <w:bottom w:val="none" w:sz="0" w:space="0" w:color="auto"/>
        <w:right w:val="none" w:sz="0" w:space="0" w:color="auto"/>
      </w:divBdr>
    </w:div>
    <w:div w:id="13774432">
      <w:bodyDiv w:val="1"/>
      <w:marLeft w:val="0"/>
      <w:marRight w:val="0"/>
      <w:marTop w:val="0"/>
      <w:marBottom w:val="0"/>
      <w:divBdr>
        <w:top w:val="none" w:sz="0" w:space="0" w:color="auto"/>
        <w:left w:val="none" w:sz="0" w:space="0" w:color="auto"/>
        <w:bottom w:val="none" w:sz="0" w:space="0" w:color="auto"/>
        <w:right w:val="none" w:sz="0" w:space="0" w:color="auto"/>
      </w:divBdr>
    </w:div>
    <w:div w:id="15429295">
      <w:bodyDiv w:val="1"/>
      <w:marLeft w:val="0"/>
      <w:marRight w:val="0"/>
      <w:marTop w:val="0"/>
      <w:marBottom w:val="0"/>
      <w:divBdr>
        <w:top w:val="none" w:sz="0" w:space="0" w:color="auto"/>
        <w:left w:val="none" w:sz="0" w:space="0" w:color="auto"/>
        <w:bottom w:val="none" w:sz="0" w:space="0" w:color="auto"/>
        <w:right w:val="none" w:sz="0" w:space="0" w:color="auto"/>
      </w:divBdr>
    </w:div>
    <w:div w:id="16006634">
      <w:bodyDiv w:val="1"/>
      <w:marLeft w:val="0"/>
      <w:marRight w:val="0"/>
      <w:marTop w:val="0"/>
      <w:marBottom w:val="0"/>
      <w:divBdr>
        <w:top w:val="none" w:sz="0" w:space="0" w:color="auto"/>
        <w:left w:val="none" w:sz="0" w:space="0" w:color="auto"/>
        <w:bottom w:val="none" w:sz="0" w:space="0" w:color="auto"/>
        <w:right w:val="none" w:sz="0" w:space="0" w:color="auto"/>
      </w:divBdr>
    </w:div>
    <w:div w:id="16127884">
      <w:bodyDiv w:val="1"/>
      <w:marLeft w:val="0"/>
      <w:marRight w:val="0"/>
      <w:marTop w:val="0"/>
      <w:marBottom w:val="0"/>
      <w:divBdr>
        <w:top w:val="none" w:sz="0" w:space="0" w:color="auto"/>
        <w:left w:val="none" w:sz="0" w:space="0" w:color="auto"/>
        <w:bottom w:val="none" w:sz="0" w:space="0" w:color="auto"/>
        <w:right w:val="none" w:sz="0" w:space="0" w:color="auto"/>
      </w:divBdr>
      <w:divsChild>
        <w:div w:id="14042576">
          <w:marLeft w:val="480"/>
          <w:marRight w:val="0"/>
          <w:marTop w:val="0"/>
          <w:marBottom w:val="0"/>
          <w:divBdr>
            <w:top w:val="none" w:sz="0" w:space="0" w:color="auto"/>
            <w:left w:val="none" w:sz="0" w:space="0" w:color="auto"/>
            <w:bottom w:val="none" w:sz="0" w:space="0" w:color="auto"/>
            <w:right w:val="none" w:sz="0" w:space="0" w:color="auto"/>
          </w:divBdr>
        </w:div>
        <w:div w:id="60832034">
          <w:marLeft w:val="480"/>
          <w:marRight w:val="0"/>
          <w:marTop w:val="0"/>
          <w:marBottom w:val="0"/>
          <w:divBdr>
            <w:top w:val="none" w:sz="0" w:space="0" w:color="auto"/>
            <w:left w:val="none" w:sz="0" w:space="0" w:color="auto"/>
            <w:bottom w:val="none" w:sz="0" w:space="0" w:color="auto"/>
            <w:right w:val="none" w:sz="0" w:space="0" w:color="auto"/>
          </w:divBdr>
        </w:div>
        <w:div w:id="268240659">
          <w:marLeft w:val="480"/>
          <w:marRight w:val="0"/>
          <w:marTop w:val="0"/>
          <w:marBottom w:val="0"/>
          <w:divBdr>
            <w:top w:val="none" w:sz="0" w:space="0" w:color="auto"/>
            <w:left w:val="none" w:sz="0" w:space="0" w:color="auto"/>
            <w:bottom w:val="none" w:sz="0" w:space="0" w:color="auto"/>
            <w:right w:val="none" w:sz="0" w:space="0" w:color="auto"/>
          </w:divBdr>
        </w:div>
        <w:div w:id="273488319">
          <w:marLeft w:val="480"/>
          <w:marRight w:val="0"/>
          <w:marTop w:val="0"/>
          <w:marBottom w:val="0"/>
          <w:divBdr>
            <w:top w:val="none" w:sz="0" w:space="0" w:color="auto"/>
            <w:left w:val="none" w:sz="0" w:space="0" w:color="auto"/>
            <w:bottom w:val="none" w:sz="0" w:space="0" w:color="auto"/>
            <w:right w:val="none" w:sz="0" w:space="0" w:color="auto"/>
          </w:divBdr>
        </w:div>
        <w:div w:id="304504096">
          <w:marLeft w:val="480"/>
          <w:marRight w:val="0"/>
          <w:marTop w:val="0"/>
          <w:marBottom w:val="0"/>
          <w:divBdr>
            <w:top w:val="none" w:sz="0" w:space="0" w:color="auto"/>
            <w:left w:val="none" w:sz="0" w:space="0" w:color="auto"/>
            <w:bottom w:val="none" w:sz="0" w:space="0" w:color="auto"/>
            <w:right w:val="none" w:sz="0" w:space="0" w:color="auto"/>
          </w:divBdr>
        </w:div>
        <w:div w:id="313027154">
          <w:marLeft w:val="480"/>
          <w:marRight w:val="0"/>
          <w:marTop w:val="0"/>
          <w:marBottom w:val="0"/>
          <w:divBdr>
            <w:top w:val="none" w:sz="0" w:space="0" w:color="auto"/>
            <w:left w:val="none" w:sz="0" w:space="0" w:color="auto"/>
            <w:bottom w:val="none" w:sz="0" w:space="0" w:color="auto"/>
            <w:right w:val="none" w:sz="0" w:space="0" w:color="auto"/>
          </w:divBdr>
        </w:div>
        <w:div w:id="366486319">
          <w:marLeft w:val="480"/>
          <w:marRight w:val="0"/>
          <w:marTop w:val="0"/>
          <w:marBottom w:val="0"/>
          <w:divBdr>
            <w:top w:val="none" w:sz="0" w:space="0" w:color="auto"/>
            <w:left w:val="none" w:sz="0" w:space="0" w:color="auto"/>
            <w:bottom w:val="none" w:sz="0" w:space="0" w:color="auto"/>
            <w:right w:val="none" w:sz="0" w:space="0" w:color="auto"/>
          </w:divBdr>
        </w:div>
        <w:div w:id="384763868">
          <w:marLeft w:val="480"/>
          <w:marRight w:val="0"/>
          <w:marTop w:val="0"/>
          <w:marBottom w:val="0"/>
          <w:divBdr>
            <w:top w:val="none" w:sz="0" w:space="0" w:color="auto"/>
            <w:left w:val="none" w:sz="0" w:space="0" w:color="auto"/>
            <w:bottom w:val="none" w:sz="0" w:space="0" w:color="auto"/>
            <w:right w:val="none" w:sz="0" w:space="0" w:color="auto"/>
          </w:divBdr>
        </w:div>
        <w:div w:id="584731272">
          <w:marLeft w:val="480"/>
          <w:marRight w:val="0"/>
          <w:marTop w:val="0"/>
          <w:marBottom w:val="0"/>
          <w:divBdr>
            <w:top w:val="none" w:sz="0" w:space="0" w:color="auto"/>
            <w:left w:val="none" w:sz="0" w:space="0" w:color="auto"/>
            <w:bottom w:val="none" w:sz="0" w:space="0" w:color="auto"/>
            <w:right w:val="none" w:sz="0" w:space="0" w:color="auto"/>
          </w:divBdr>
        </w:div>
        <w:div w:id="673338398">
          <w:marLeft w:val="480"/>
          <w:marRight w:val="0"/>
          <w:marTop w:val="0"/>
          <w:marBottom w:val="0"/>
          <w:divBdr>
            <w:top w:val="none" w:sz="0" w:space="0" w:color="auto"/>
            <w:left w:val="none" w:sz="0" w:space="0" w:color="auto"/>
            <w:bottom w:val="none" w:sz="0" w:space="0" w:color="auto"/>
            <w:right w:val="none" w:sz="0" w:space="0" w:color="auto"/>
          </w:divBdr>
        </w:div>
        <w:div w:id="692998702">
          <w:marLeft w:val="480"/>
          <w:marRight w:val="0"/>
          <w:marTop w:val="0"/>
          <w:marBottom w:val="0"/>
          <w:divBdr>
            <w:top w:val="none" w:sz="0" w:space="0" w:color="auto"/>
            <w:left w:val="none" w:sz="0" w:space="0" w:color="auto"/>
            <w:bottom w:val="none" w:sz="0" w:space="0" w:color="auto"/>
            <w:right w:val="none" w:sz="0" w:space="0" w:color="auto"/>
          </w:divBdr>
        </w:div>
        <w:div w:id="735400707">
          <w:marLeft w:val="480"/>
          <w:marRight w:val="0"/>
          <w:marTop w:val="0"/>
          <w:marBottom w:val="0"/>
          <w:divBdr>
            <w:top w:val="none" w:sz="0" w:space="0" w:color="auto"/>
            <w:left w:val="none" w:sz="0" w:space="0" w:color="auto"/>
            <w:bottom w:val="none" w:sz="0" w:space="0" w:color="auto"/>
            <w:right w:val="none" w:sz="0" w:space="0" w:color="auto"/>
          </w:divBdr>
        </w:div>
        <w:div w:id="766851206">
          <w:marLeft w:val="480"/>
          <w:marRight w:val="0"/>
          <w:marTop w:val="0"/>
          <w:marBottom w:val="0"/>
          <w:divBdr>
            <w:top w:val="none" w:sz="0" w:space="0" w:color="auto"/>
            <w:left w:val="none" w:sz="0" w:space="0" w:color="auto"/>
            <w:bottom w:val="none" w:sz="0" w:space="0" w:color="auto"/>
            <w:right w:val="none" w:sz="0" w:space="0" w:color="auto"/>
          </w:divBdr>
        </w:div>
        <w:div w:id="781191077">
          <w:marLeft w:val="480"/>
          <w:marRight w:val="0"/>
          <w:marTop w:val="0"/>
          <w:marBottom w:val="0"/>
          <w:divBdr>
            <w:top w:val="none" w:sz="0" w:space="0" w:color="auto"/>
            <w:left w:val="none" w:sz="0" w:space="0" w:color="auto"/>
            <w:bottom w:val="none" w:sz="0" w:space="0" w:color="auto"/>
            <w:right w:val="none" w:sz="0" w:space="0" w:color="auto"/>
          </w:divBdr>
        </w:div>
        <w:div w:id="850029620">
          <w:marLeft w:val="480"/>
          <w:marRight w:val="0"/>
          <w:marTop w:val="0"/>
          <w:marBottom w:val="0"/>
          <w:divBdr>
            <w:top w:val="none" w:sz="0" w:space="0" w:color="auto"/>
            <w:left w:val="none" w:sz="0" w:space="0" w:color="auto"/>
            <w:bottom w:val="none" w:sz="0" w:space="0" w:color="auto"/>
            <w:right w:val="none" w:sz="0" w:space="0" w:color="auto"/>
          </w:divBdr>
        </w:div>
        <w:div w:id="966668909">
          <w:marLeft w:val="480"/>
          <w:marRight w:val="0"/>
          <w:marTop w:val="0"/>
          <w:marBottom w:val="0"/>
          <w:divBdr>
            <w:top w:val="none" w:sz="0" w:space="0" w:color="auto"/>
            <w:left w:val="none" w:sz="0" w:space="0" w:color="auto"/>
            <w:bottom w:val="none" w:sz="0" w:space="0" w:color="auto"/>
            <w:right w:val="none" w:sz="0" w:space="0" w:color="auto"/>
          </w:divBdr>
        </w:div>
        <w:div w:id="975139414">
          <w:marLeft w:val="480"/>
          <w:marRight w:val="0"/>
          <w:marTop w:val="0"/>
          <w:marBottom w:val="0"/>
          <w:divBdr>
            <w:top w:val="none" w:sz="0" w:space="0" w:color="auto"/>
            <w:left w:val="none" w:sz="0" w:space="0" w:color="auto"/>
            <w:bottom w:val="none" w:sz="0" w:space="0" w:color="auto"/>
            <w:right w:val="none" w:sz="0" w:space="0" w:color="auto"/>
          </w:divBdr>
        </w:div>
      </w:divsChild>
    </w:div>
    <w:div w:id="16466931">
      <w:bodyDiv w:val="1"/>
      <w:marLeft w:val="0"/>
      <w:marRight w:val="0"/>
      <w:marTop w:val="0"/>
      <w:marBottom w:val="0"/>
      <w:divBdr>
        <w:top w:val="none" w:sz="0" w:space="0" w:color="auto"/>
        <w:left w:val="none" w:sz="0" w:space="0" w:color="auto"/>
        <w:bottom w:val="none" w:sz="0" w:space="0" w:color="auto"/>
        <w:right w:val="none" w:sz="0" w:space="0" w:color="auto"/>
      </w:divBdr>
    </w:div>
    <w:div w:id="16543687">
      <w:bodyDiv w:val="1"/>
      <w:marLeft w:val="0"/>
      <w:marRight w:val="0"/>
      <w:marTop w:val="0"/>
      <w:marBottom w:val="0"/>
      <w:divBdr>
        <w:top w:val="none" w:sz="0" w:space="0" w:color="auto"/>
        <w:left w:val="none" w:sz="0" w:space="0" w:color="auto"/>
        <w:bottom w:val="none" w:sz="0" w:space="0" w:color="auto"/>
        <w:right w:val="none" w:sz="0" w:space="0" w:color="auto"/>
      </w:divBdr>
    </w:div>
    <w:div w:id="16740901">
      <w:bodyDiv w:val="1"/>
      <w:marLeft w:val="0"/>
      <w:marRight w:val="0"/>
      <w:marTop w:val="0"/>
      <w:marBottom w:val="0"/>
      <w:divBdr>
        <w:top w:val="none" w:sz="0" w:space="0" w:color="auto"/>
        <w:left w:val="none" w:sz="0" w:space="0" w:color="auto"/>
        <w:bottom w:val="none" w:sz="0" w:space="0" w:color="auto"/>
        <w:right w:val="none" w:sz="0" w:space="0" w:color="auto"/>
      </w:divBdr>
    </w:div>
    <w:div w:id="16860013">
      <w:bodyDiv w:val="1"/>
      <w:marLeft w:val="0"/>
      <w:marRight w:val="0"/>
      <w:marTop w:val="0"/>
      <w:marBottom w:val="0"/>
      <w:divBdr>
        <w:top w:val="none" w:sz="0" w:space="0" w:color="auto"/>
        <w:left w:val="none" w:sz="0" w:space="0" w:color="auto"/>
        <w:bottom w:val="none" w:sz="0" w:space="0" w:color="auto"/>
        <w:right w:val="none" w:sz="0" w:space="0" w:color="auto"/>
      </w:divBdr>
    </w:div>
    <w:div w:id="17002582">
      <w:bodyDiv w:val="1"/>
      <w:marLeft w:val="0"/>
      <w:marRight w:val="0"/>
      <w:marTop w:val="0"/>
      <w:marBottom w:val="0"/>
      <w:divBdr>
        <w:top w:val="none" w:sz="0" w:space="0" w:color="auto"/>
        <w:left w:val="none" w:sz="0" w:space="0" w:color="auto"/>
        <w:bottom w:val="none" w:sz="0" w:space="0" w:color="auto"/>
        <w:right w:val="none" w:sz="0" w:space="0" w:color="auto"/>
      </w:divBdr>
    </w:div>
    <w:div w:id="17006329">
      <w:bodyDiv w:val="1"/>
      <w:marLeft w:val="0"/>
      <w:marRight w:val="0"/>
      <w:marTop w:val="0"/>
      <w:marBottom w:val="0"/>
      <w:divBdr>
        <w:top w:val="none" w:sz="0" w:space="0" w:color="auto"/>
        <w:left w:val="none" w:sz="0" w:space="0" w:color="auto"/>
        <w:bottom w:val="none" w:sz="0" w:space="0" w:color="auto"/>
        <w:right w:val="none" w:sz="0" w:space="0" w:color="auto"/>
      </w:divBdr>
    </w:div>
    <w:div w:id="17046913">
      <w:bodyDiv w:val="1"/>
      <w:marLeft w:val="0"/>
      <w:marRight w:val="0"/>
      <w:marTop w:val="0"/>
      <w:marBottom w:val="0"/>
      <w:divBdr>
        <w:top w:val="none" w:sz="0" w:space="0" w:color="auto"/>
        <w:left w:val="none" w:sz="0" w:space="0" w:color="auto"/>
        <w:bottom w:val="none" w:sz="0" w:space="0" w:color="auto"/>
        <w:right w:val="none" w:sz="0" w:space="0" w:color="auto"/>
      </w:divBdr>
    </w:div>
    <w:div w:id="17197755">
      <w:bodyDiv w:val="1"/>
      <w:marLeft w:val="0"/>
      <w:marRight w:val="0"/>
      <w:marTop w:val="0"/>
      <w:marBottom w:val="0"/>
      <w:divBdr>
        <w:top w:val="none" w:sz="0" w:space="0" w:color="auto"/>
        <w:left w:val="none" w:sz="0" w:space="0" w:color="auto"/>
        <w:bottom w:val="none" w:sz="0" w:space="0" w:color="auto"/>
        <w:right w:val="none" w:sz="0" w:space="0" w:color="auto"/>
      </w:divBdr>
    </w:div>
    <w:div w:id="17388565">
      <w:bodyDiv w:val="1"/>
      <w:marLeft w:val="0"/>
      <w:marRight w:val="0"/>
      <w:marTop w:val="0"/>
      <w:marBottom w:val="0"/>
      <w:divBdr>
        <w:top w:val="none" w:sz="0" w:space="0" w:color="auto"/>
        <w:left w:val="none" w:sz="0" w:space="0" w:color="auto"/>
        <w:bottom w:val="none" w:sz="0" w:space="0" w:color="auto"/>
        <w:right w:val="none" w:sz="0" w:space="0" w:color="auto"/>
      </w:divBdr>
    </w:div>
    <w:div w:id="17394002">
      <w:bodyDiv w:val="1"/>
      <w:marLeft w:val="0"/>
      <w:marRight w:val="0"/>
      <w:marTop w:val="0"/>
      <w:marBottom w:val="0"/>
      <w:divBdr>
        <w:top w:val="none" w:sz="0" w:space="0" w:color="auto"/>
        <w:left w:val="none" w:sz="0" w:space="0" w:color="auto"/>
        <w:bottom w:val="none" w:sz="0" w:space="0" w:color="auto"/>
        <w:right w:val="none" w:sz="0" w:space="0" w:color="auto"/>
      </w:divBdr>
    </w:div>
    <w:div w:id="17435431">
      <w:bodyDiv w:val="1"/>
      <w:marLeft w:val="0"/>
      <w:marRight w:val="0"/>
      <w:marTop w:val="0"/>
      <w:marBottom w:val="0"/>
      <w:divBdr>
        <w:top w:val="none" w:sz="0" w:space="0" w:color="auto"/>
        <w:left w:val="none" w:sz="0" w:space="0" w:color="auto"/>
        <w:bottom w:val="none" w:sz="0" w:space="0" w:color="auto"/>
        <w:right w:val="none" w:sz="0" w:space="0" w:color="auto"/>
      </w:divBdr>
    </w:div>
    <w:div w:id="17581732">
      <w:bodyDiv w:val="1"/>
      <w:marLeft w:val="0"/>
      <w:marRight w:val="0"/>
      <w:marTop w:val="0"/>
      <w:marBottom w:val="0"/>
      <w:divBdr>
        <w:top w:val="none" w:sz="0" w:space="0" w:color="auto"/>
        <w:left w:val="none" w:sz="0" w:space="0" w:color="auto"/>
        <w:bottom w:val="none" w:sz="0" w:space="0" w:color="auto"/>
        <w:right w:val="none" w:sz="0" w:space="0" w:color="auto"/>
      </w:divBdr>
    </w:div>
    <w:div w:id="17589859">
      <w:bodyDiv w:val="1"/>
      <w:marLeft w:val="0"/>
      <w:marRight w:val="0"/>
      <w:marTop w:val="0"/>
      <w:marBottom w:val="0"/>
      <w:divBdr>
        <w:top w:val="none" w:sz="0" w:space="0" w:color="auto"/>
        <w:left w:val="none" w:sz="0" w:space="0" w:color="auto"/>
        <w:bottom w:val="none" w:sz="0" w:space="0" w:color="auto"/>
        <w:right w:val="none" w:sz="0" w:space="0" w:color="auto"/>
      </w:divBdr>
      <w:divsChild>
        <w:div w:id="112597961">
          <w:marLeft w:val="480"/>
          <w:marRight w:val="0"/>
          <w:marTop w:val="0"/>
          <w:marBottom w:val="0"/>
          <w:divBdr>
            <w:top w:val="none" w:sz="0" w:space="0" w:color="auto"/>
            <w:left w:val="none" w:sz="0" w:space="0" w:color="auto"/>
            <w:bottom w:val="none" w:sz="0" w:space="0" w:color="auto"/>
            <w:right w:val="none" w:sz="0" w:space="0" w:color="auto"/>
          </w:divBdr>
        </w:div>
        <w:div w:id="239100366">
          <w:marLeft w:val="480"/>
          <w:marRight w:val="0"/>
          <w:marTop w:val="0"/>
          <w:marBottom w:val="0"/>
          <w:divBdr>
            <w:top w:val="none" w:sz="0" w:space="0" w:color="auto"/>
            <w:left w:val="none" w:sz="0" w:space="0" w:color="auto"/>
            <w:bottom w:val="none" w:sz="0" w:space="0" w:color="auto"/>
            <w:right w:val="none" w:sz="0" w:space="0" w:color="auto"/>
          </w:divBdr>
        </w:div>
        <w:div w:id="577175911">
          <w:marLeft w:val="480"/>
          <w:marRight w:val="0"/>
          <w:marTop w:val="0"/>
          <w:marBottom w:val="0"/>
          <w:divBdr>
            <w:top w:val="none" w:sz="0" w:space="0" w:color="auto"/>
            <w:left w:val="none" w:sz="0" w:space="0" w:color="auto"/>
            <w:bottom w:val="none" w:sz="0" w:space="0" w:color="auto"/>
            <w:right w:val="none" w:sz="0" w:space="0" w:color="auto"/>
          </w:divBdr>
        </w:div>
      </w:divsChild>
    </w:div>
    <w:div w:id="17659607">
      <w:bodyDiv w:val="1"/>
      <w:marLeft w:val="0"/>
      <w:marRight w:val="0"/>
      <w:marTop w:val="0"/>
      <w:marBottom w:val="0"/>
      <w:divBdr>
        <w:top w:val="none" w:sz="0" w:space="0" w:color="auto"/>
        <w:left w:val="none" w:sz="0" w:space="0" w:color="auto"/>
        <w:bottom w:val="none" w:sz="0" w:space="0" w:color="auto"/>
        <w:right w:val="none" w:sz="0" w:space="0" w:color="auto"/>
      </w:divBdr>
      <w:divsChild>
        <w:div w:id="22176995">
          <w:marLeft w:val="480"/>
          <w:marRight w:val="0"/>
          <w:marTop w:val="0"/>
          <w:marBottom w:val="0"/>
          <w:divBdr>
            <w:top w:val="none" w:sz="0" w:space="0" w:color="auto"/>
            <w:left w:val="none" w:sz="0" w:space="0" w:color="auto"/>
            <w:bottom w:val="none" w:sz="0" w:space="0" w:color="auto"/>
            <w:right w:val="none" w:sz="0" w:space="0" w:color="auto"/>
          </w:divBdr>
        </w:div>
        <w:div w:id="25446835">
          <w:marLeft w:val="480"/>
          <w:marRight w:val="0"/>
          <w:marTop w:val="0"/>
          <w:marBottom w:val="0"/>
          <w:divBdr>
            <w:top w:val="none" w:sz="0" w:space="0" w:color="auto"/>
            <w:left w:val="none" w:sz="0" w:space="0" w:color="auto"/>
            <w:bottom w:val="none" w:sz="0" w:space="0" w:color="auto"/>
            <w:right w:val="none" w:sz="0" w:space="0" w:color="auto"/>
          </w:divBdr>
        </w:div>
        <w:div w:id="30302529">
          <w:marLeft w:val="480"/>
          <w:marRight w:val="0"/>
          <w:marTop w:val="0"/>
          <w:marBottom w:val="0"/>
          <w:divBdr>
            <w:top w:val="none" w:sz="0" w:space="0" w:color="auto"/>
            <w:left w:val="none" w:sz="0" w:space="0" w:color="auto"/>
            <w:bottom w:val="none" w:sz="0" w:space="0" w:color="auto"/>
            <w:right w:val="none" w:sz="0" w:space="0" w:color="auto"/>
          </w:divBdr>
        </w:div>
        <w:div w:id="60451541">
          <w:marLeft w:val="480"/>
          <w:marRight w:val="0"/>
          <w:marTop w:val="0"/>
          <w:marBottom w:val="0"/>
          <w:divBdr>
            <w:top w:val="none" w:sz="0" w:space="0" w:color="auto"/>
            <w:left w:val="none" w:sz="0" w:space="0" w:color="auto"/>
            <w:bottom w:val="none" w:sz="0" w:space="0" w:color="auto"/>
            <w:right w:val="none" w:sz="0" w:space="0" w:color="auto"/>
          </w:divBdr>
        </w:div>
        <w:div w:id="70853761">
          <w:marLeft w:val="480"/>
          <w:marRight w:val="0"/>
          <w:marTop w:val="0"/>
          <w:marBottom w:val="0"/>
          <w:divBdr>
            <w:top w:val="none" w:sz="0" w:space="0" w:color="auto"/>
            <w:left w:val="none" w:sz="0" w:space="0" w:color="auto"/>
            <w:bottom w:val="none" w:sz="0" w:space="0" w:color="auto"/>
            <w:right w:val="none" w:sz="0" w:space="0" w:color="auto"/>
          </w:divBdr>
        </w:div>
        <w:div w:id="85810035">
          <w:marLeft w:val="480"/>
          <w:marRight w:val="0"/>
          <w:marTop w:val="0"/>
          <w:marBottom w:val="0"/>
          <w:divBdr>
            <w:top w:val="none" w:sz="0" w:space="0" w:color="auto"/>
            <w:left w:val="none" w:sz="0" w:space="0" w:color="auto"/>
            <w:bottom w:val="none" w:sz="0" w:space="0" w:color="auto"/>
            <w:right w:val="none" w:sz="0" w:space="0" w:color="auto"/>
          </w:divBdr>
        </w:div>
        <w:div w:id="117185508">
          <w:marLeft w:val="480"/>
          <w:marRight w:val="0"/>
          <w:marTop w:val="0"/>
          <w:marBottom w:val="0"/>
          <w:divBdr>
            <w:top w:val="none" w:sz="0" w:space="0" w:color="auto"/>
            <w:left w:val="none" w:sz="0" w:space="0" w:color="auto"/>
            <w:bottom w:val="none" w:sz="0" w:space="0" w:color="auto"/>
            <w:right w:val="none" w:sz="0" w:space="0" w:color="auto"/>
          </w:divBdr>
        </w:div>
        <w:div w:id="154999090">
          <w:marLeft w:val="480"/>
          <w:marRight w:val="0"/>
          <w:marTop w:val="0"/>
          <w:marBottom w:val="0"/>
          <w:divBdr>
            <w:top w:val="none" w:sz="0" w:space="0" w:color="auto"/>
            <w:left w:val="none" w:sz="0" w:space="0" w:color="auto"/>
            <w:bottom w:val="none" w:sz="0" w:space="0" w:color="auto"/>
            <w:right w:val="none" w:sz="0" w:space="0" w:color="auto"/>
          </w:divBdr>
        </w:div>
        <w:div w:id="204215584">
          <w:marLeft w:val="480"/>
          <w:marRight w:val="0"/>
          <w:marTop w:val="0"/>
          <w:marBottom w:val="0"/>
          <w:divBdr>
            <w:top w:val="none" w:sz="0" w:space="0" w:color="auto"/>
            <w:left w:val="none" w:sz="0" w:space="0" w:color="auto"/>
            <w:bottom w:val="none" w:sz="0" w:space="0" w:color="auto"/>
            <w:right w:val="none" w:sz="0" w:space="0" w:color="auto"/>
          </w:divBdr>
        </w:div>
        <w:div w:id="207256581">
          <w:marLeft w:val="480"/>
          <w:marRight w:val="0"/>
          <w:marTop w:val="0"/>
          <w:marBottom w:val="0"/>
          <w:divBdr>
            <w:top w:val="none" w:sz="0" w:space="0" w:color="auto"/>
            <w:left w:val="none" w:sz="0" w:space="0" w:color="auto"/>
            <w:bottom w:val="none" w:sz="0" w:space="0" w:color="auto"/>
            <w:right w:val="none" w:sz="0" w:space="0" w:color="auto"/>
          </w:divBdr>
        </w:div>
        <w:div w:id="244540048">
          <w:marLeft w:val="480"/>
          <w:marRight w:val="0"/>
          <w:marTop w:val="0"/>
          <w:marBottom w:val="0"/>
          <w:divBdr>
            <w:top w:val="none" w:sz="0" w:space="0" w:color="auto"/>
            <w:left w:val="none" w:sz="0" w:space="0" w:color="auto"/>
            <w:bottom w:val="none" w:sz="0" w:space="0" w:color="auto"/>
            <w:right w:val="none" w:sz="0" w:space="0" w:color="auto"/>
          </w:divBdr>
        </w:div>
        <w:div w:id="258174895">
          <w:marLeft w:val="480"/>
          <w:marRight w:val="0"/>
          <w:marTop w:val="0"/>
          <w:marBottom w:val="0"/>
          <w:divBdr>
            <w:top w:val="none" w:sz="0" w:space="0" w:color="auto"/>
            <w:left w:val="none" w:sz="0" w:space="0" w:color="auto"/>
            <w:bottom w:val="none" w:sz="0" w:space="0" w:color="auto"/>
            <w:right w:val="none" w:sz="0" w:space="0" w:color="auto"/>
          </w:divBdr>
        </w:div>
        <w:div w:id="293878071">
          <w:marLeft w:val="480"/>
          <w:marRight w:val="0"/>
          <w:marTop w:val="0"/>
          <w:marBottom w:val="0"/>
          <w:divBdr>
            <w:top w:val="none" w:sz="0" w:space="0" w:color="auto"/>
            <w:left w:val="none" w:sz="0" w:space="0" w:color="auto"/>
            <w:bottom w:val="none" w:sz="0" w:space="0" w:color="auto"/>
            <w:right w:val="none" w:sz="0" w:space="0" w:color="auto"/>
          </w:divBdr>
        </w:div>
        <w:div w:id="328145923">
          <w:marLeft w:val="480"/>
          <w:marRight w:val="0"/>
          <w:marTop w:val="0"/>
          <w:marBottom w:val="0"/>
          <w:divBdr>
            <w:top w:val="none" w:sz="0" w:space="0" w:color="auto"/>
            <w:left w:val="none" w:sz="0" w:space="0" w:color="auto"/>
            <w:bottom w:val="none" w:sz="0" w:space="0" w:color="auto"/>
            <w:right w:val="none" w:sz="0" w:space="0" w:color="auto"/>
          </w:divBdr>
        </w:div>
        <w:div w:id="341132871">
          <w:marLeft w:val="480"/>
          <w:marRight w:val="0"/>
          <w:marTop w:val="0"/>
          <w:marBottom w:val="0"/>
          <w:divBdr>
            <w:top w:val="none" w:sz="0" w:space="0" w:color="auto"/>
            <w:left w:val="none" w:sz="0" w:space="0" w:color="auto"/>
            <w:bottom w:val="none" w:sz="0" w:space="0" w:color="auto"/>
            <w:right w:val="none" w:sz="0" w:space="0" w:color="auto"/>
          </w:divBdr>
        </w:div>
        <w:div w:id="420218193">
          <w:marLeft w:val="480"/>
          <w:marRight w:val="0"/>
          <w:marTop w:val="0"/>
          <w:marBottom w:val="0"/>
          <w:divBdr>
            <w:top w:val="none" w:sz="0" w:space="0" w:color="auto"/>
            <w:left w:val="none" w:sz="0" w:space="0" w:color="auto"/>
            <w:bottom w:val="none" w:sz="0" w:space="0" w:color="auto"/>
            <w:right w:val="none" w:sz="0" w:space="0" w:color="auto"/>
          </w:divBdr>
        </w:div>
        <w:div w:id="425734510">
          <w:marLeft w:val="480"/>
          <w:marRight w:val="0"/>
          <w:marTop w:val="0"/>
          <w:marBottom w:val="0"/>
          <w:divBdr>
            <w:top w:val="none" w:sz="0" w:space="0" w:color="auto"/>
            <w:left w:val="none" w:sz="0" w:space="0" w:color="auto"/>
            <w:bottom w:val="none" w:sz="0" w:space="0" w:color="auto"/>
            <w:right w:val="none" w:sz="0" w:space="0" w:color="auto"/>
          </w:divBdr>
        </w:div>
        <w:div w:id="432089461">
          <w:marLeft w:val="480"/>
          <w:marRight w:val="0"/>
          <w:marTop w:val="0"/>
          <w:marBottom w:val="0"/>
          <w:divBdr>
            <w:top w:val="none" w:sz="0" w:space="0" w:color="auto"/>
            <w:left w:val="none" w:sz="0" w:space="0" w:color="auto"/>
            <w:bottom w:val="none" w:sz="0" w:space="0" w:color="auto"/>
            <w:right w:val="none" w:sz="0" w:space="0" w:color="auto"/>
          </w:divBdr>
        </w:div>
        <w:div w:id="451557768">
          <w:marLeft w:val="480"/>
          <w:marRight w:val="0"/>
          <w:marTop w:val="0"/>
          <w:marBottom w:val="0"/>
          <w:divBdr>
            <w:top w:val="none" w:sz="0" w:space="0" w:color="auto"/>
            <w:left w:val="none" w:sz="0" w:space="0" w:color="auto"/>
            <w:bottom w:val="none" w:sz="0" w:space="0" w:color="auto"/>
            <w:right w:val="none" w:sz="0" w:space="0" w:color="auto"/>
          </w:divBdr>
        </w:div>
        <w:div w:id="467208476">
          <w:marLeft w:val="480"/>
          <w:marRight w:val="0"/>
          <w:marTop w:val="0"/>
          <w:marBottom w:val="0"/>
          <w:divBdr>
            <w:top w:val="none" w:sz="0" w:space="0" w:color="auto"/>
            <w:left w:val="none" w:sz="0" w:space="0" w:color="auto"/>
            <w:bottom w:val="none" w:sz="0" w:space="0" w:color="auto"/>
            <w:right w:val="none" w:sz="0" w:space="0" w:color="auto"/>
          </w:divBdr>
        </w:div>
        <w:div w:id="509878700">
          <w:marLeft w:val="480"/>
          <w:marRight w:val="0"/>
          <w:marTop w:val="0"/>
          <w:marBottom w:val="0"/>
          <w:divBdr>
            <w:top w:val="none" w:sz="0" w:space="0" w:color="auto"/>
            <w:left w:val="none" w:sz="0" w:space="0" w:color="auto"/>
            <w:bottom w:val="none" w:sz="0" w:space="0" w:color="auto"/>
            <w:right w:val="none" w:sz="0" w:space="0" w:color="auto"/>
          </w:divBdr>
        </w:div>
        <w:div w:id="587812522">
          <w:marLeft w:val="480"/>
          <w:marRight w:val="0"/>
          <w:marTop w:val="0"/>
          <w:marBottom w:val="0"/>
          <w:divBdr>
            <w:top w:val="none" w:sz="0" w:space="0" w:color="auto"/>
            <w:left w:val="none" w:sz="0" w:space="0" w:color="auto"/>
            <w:bottom w:val="none" w:sz="0" w:space="0" w:color="auto"/>
            <w:right w:val="none" w:sz="0" w:space="0" w:color="auto"/>
          </w:divBdr>
        </w:div>
        <w:div w:id="619997335">
          <w:marLeft w:val="480"/>
          <w:marRight w:val="0"/>
          <w:marTop w:val="0"/>
          <w:marBottom w:val="0"/>
          <w:divBdr>
            <w:top w:val="none" w:sz="0" w:space="0" w:color="auto"/>
            <w:left w:val="none" w:sz="0" w:space="0" w:color="auto"/>
            <w:bottom w:val="none" w:sz="0" w:space="0" w:color="auto"/>
            <w:right w:val="none" w:sz="0" w:space="0" w:color="auto"/>
          </w:divBdr>
        </w:div>
        <w:div w:id="621114470">
          <w:marLeft w:val="480"/>
          <w:marRight w:val="0"/>
          <w:marTop w:val="0"/>
          <w:marBottom w:val="0"/>
          <w:divBdr>
            <w:top w:val="none" w:sz="0" w:space="0" w:color="auto"/>
            <w:left w:val="none" w:sz="0" w:space="0" w:color="auto"/>
            <w:bottom w:val="none" w:sz="0" w:space="0" w:color="auto"/>
            <w:right w:val="none" w:sz="0" w:space="0" w:color="auto"/>
          </w:divBdr>
        </w:div>
        <w:div w:id="622661041">
          <w:marLeft w:val="480"/>
          <w:marRight w:val="0"/>
          <w:marTop w:val="0"/>
          <w:marBottom w:val="0"/>
          <w:divBdr>
            <w:top w:val="none" w:sz="0" w:space="0" w:color="auto"/>
            <w:left w:val="none" w:sz="0" w:space="0" w:color="auto"/>
            <w:bottom w:val="none" w:sz="0" w:space="0" w:color="auto"/>
            <w:right w:val="none" w:sz="0" w:space="0" w:color="auto"/>
          </w:divBdr>
        </w:div>
        <w:div w:id="723066059">
          <w:marLeft w:val="480"/>
          <w:marRight w:val="0"/>
          <w:marTop w:val="0"/>
          <w:marBottom w:val="0"/>
          <w:divBdr>
            <w:top w:val="none" w:sz="0" w:space="0" w:color="auto"/>
            <w:left w:val="none" w:sz="0" w:space="0" w:color="auto"/>
            <w:bottom w:val="none" w:sz="0" w:space="0" w:color="auto"/>
            <w:right w:val="none" w:sz="0" w:space="0" w:color="auto"/>
          </w:divBdr>
        </w:div>
        <w:div w:id="745809764">
          <w:marLeft w:val="480"/>
          <w:marRight w:val="0"/>
          <w:marTop w:val="0"/>
          <w:marBottom w:val="0"/>
          <w:divBdr>
            <w:top w:val="none" w:sz="0" w:space="0" w:color="auto"/>
            <w:left w:val="none" w:sz="0" w:space="0" w:color="auto"/>
            <w:bottom w:val="none" w:sz="0" w:space="0" w:color="auto"/>
            <w:right w:val="none" w:sz="0" w:space="0" w:color="auto"/>
          </w:divBdr>
        </w:div>
        <w:div w:id="795104867">
          <w:marLeft w:val="480"/>
          <w:marRight w:val="0"/>
          <w:marTop w:val="0"/>
          <w:marBottom w:val="0"/>
          <w:divBdr>
            <w:top w:val="none" w:sz="0" w:space="0" w:color="auto"/>
            <w:left w:val="none" w:sz="0" w:space="0" w:color="auto"/>
            <w:bottom w:val="none" w:sz="0" w:space="0" w:color="auto"/>
            <w:right w:val="none" w:sz="0" w:space="0" w:color="auto"/>
          </w:divBdr>
        </w:div>
        <w:div w:id="807472001">
          <w:marLeft w:val="480"/>
          <w:marRight w:val="0"/>
          <w:marTop w:val="0"/>
          <w:marBottom w:val="0"/>
          <w:divBdr>
            <w:top w:val="none" w:sz="0" w:space="0" w:color="auto"/>
            <w:left w:val="none" w:sz="0" w:space="0" w:color="auto"/>
            <w:bottom w:val="none" w:sz="0" w:space="0" w:color="auto"/>
            <w:right w:val="none" w:sz="0" w:space="0" w:color="auto"/>
          </w:divBdr>
        </w:div>
        <w:div w:id="810292169">
          <w:marLeft w:val="480"/>
          <w:marRight w:val="0"/>
          <w:marTop w:val="0"/>
          <w:marBottom w:val="0"/>
          <w:divBdr>
            <w:top w:val="none" w:sz="0" w:space="0" w:color="auto"/>
            <w:left w:val="none" w:sz="0" w:space="0" w:color="auto"/>
            <w:bottom w:val="none" w:sz="0" w:space="0" w:color="auto"/>
            <w:right w:val="none" w:sz="0" w:space="0" w:color="auto"/>
          </w:divBdr>
        </w:div>
        <w:div w:id="908227626">
          <w:marLeft w:val="480"/>
          <w:marRight w:val="0"/>
          <w:marTop w:val="0"/>
          <w:marBottom w:val="0"/>
          <w:divBdr>
            <w:top w:val="none" w:sz="0" w:space="0" w:color="auto"/>
            <w:left w:val="none" w:sz="0" w:space="0" w:color="auto"/>
            <w:bottom w:val="none" w:sz="0" w:space="0" w:color="auto"/>
            <w:right w:val="none" w:sz="0" w:space="0" w:color="auto"/>
          </w:divBdr>
        </w:div>
        <w:div w:id="945768885">
          <w:marLeft w:val="480"/>
          <w:marRight w:val="0"/>
          <w:marTop w:val="0"/>
          <w:marBottom w:val="0"/>
          <w:divBdr>
            <w:top w:val="none" w:sz="0" w:space="0" w:color="auto"/>
            <w:left w:val="none" w:sz="0" w:space="0" w:color="auto"/>
            <w:bottom w:val="none" w:sz="0" w:space="0" w:color="auto"/>
            <w:right w:val="none" w:sz="0" w:space="0" w:color="auto"/>
          </w:divBdr>
        </w:div>
        <w:div w:id="951713801">
          <w:marLeft w:val="480"/>
          <w:marRight w:val="0"/>
          <w:marTop w:val="0"/>
          <w:marBottom w:val="0"/>
          <w:divBdr>
            <w:top w:val="none" w:sz="0" w:space="0" w:color="auto"/>
            <w:left w:val="none" w:sz="0" w:space="0" w:color="auto"/>
            <w:bottom w:val="none" w:sz="0" w:space="0" w:color="auto"/>
            <w:right w:val="none" w:sz="0" w:space="0" w:color="auto"/>
          </w:divBdr>
        </w:div>
        <w:div w:id="962424056">
          <w:marLeft w:val="480"/>
          <w:marRight w:val="0"/>
          <w:marTop w:val="0"/>
          <w:marBottom w:val="0"/>
          <w:divBdr>
            <w:top w:val="none" w:sz="0" w:space="0" w:color="auto"/>
            <w:left w:val="none" w:sz="0" w:space="0" w:color="auto"/>
            <w:bottom w:val="none" w:sz="0" w:space="0" w:color="auto"/>
            <w:right w:val="none" w:sz="0" w:space="0" w:color="auto"/>
          </w:divBdr>
        </w:div>
        <w:div w:id="986974858">
          <w:marLeft w:val="480"/>
          <w:marRight w:val="0"/>
          <w:marTop w:val="0"/>
          <w:marBottom w:val="0"/>
          <w:divBdr>
            <w:top w:val="none" w:sz="0" w:space="0" w:color="auto"/>
            <w:left w:val="none" w:sz="0" w:space="0" w:color="auto"/>
            <w:bottom w:val="none" w:sz="0" w:space="0" w:color="auto"/>
            <w:right w:val="none" w:sz="0" w:space="0" w:color="auto"/>
          </w:divBdr>
        </w:div>
        <w:div w:id="1007368353">
          <w:marLeft w:val="480"/>
          <w:marRight w:val="0"/>
          <w:marTop w:val="0"/>
          <w:marBottom w:val="0"/>
          <w:divBdr>
            <w:top w:val="none" w:sz="0" w:space="0" w:color="auto"/>
            <w:left w:val="none" w:sz="0" w:space="0" w:color="auto"/>
            <w:bottom w:val="none" w:sz="0" w:space="0" w:color="auto"/>
            <w:right w:val="none" w:sz="0" w:space="0" w:color="auto"/>
          </w:divBdr>
        </w:div>
        <w:div w:id="1009718695">
          <w:marLeft w:val="480"/>
          <w:marRight w:val="0"/>
          <w:marTop w:val="0"/>
          <w:marBottom w:val="0"/>
          <w:divBdr>
            <w:top w:val="none" w:sz="0" w:space="0" w:color="auto"/>
            <w:left w:val="none" w:sz="0" w:space="0" w:color="auto"/>
            <w:bottom w:val="none" w:sz="0" w:space="0" w:color="auto"/>
            <w:right w:val="none" w:sz="0" w:space="0" w:color="auto"/>
          </w:divBdr>
        </w:div>
        <w:div w:id="1012536061">
          <w:marLeft w:val="480"/>
          <w:marRight w:val="0"/>
          <w:marTop w:val="0"/>
          <w:marBottom w:val="0"/>
          <w:divBdr>
            <w:top w:val="none" w:sz="0" w:space="0" w:color="auto"/>
            <w:left w:val="none" w:sz="0" w:space="0" w:color="auto"/>
            <w:bottom w:val="none" w:sz="0" w:space="0" w:color="auto"/>
            <w:right w:val="none" w:sz="0" w:space="0" w:color="auto"/>
          </w:divBdr>
        </w:div>
      </w:divsChild>
    </w:div>
    <w:div w:id="17705110">
      <w:bodyDiv w:val="1"/>
      <w:marLeft w:val="0"/>
      <w:marRight w:val="0"/>
      <w:marTop w:val="0"/>
      <w:marBottom w:val="0"/>
      <w:divBdr>
        <w:top w:val="none" w:sz="0" w:space="0" w:color="auto"/>
        <w:left w:val="none" w:sz="0" w:space="0" w:color="auto"/>
        <w:bottom w:val="none" w:sz="0" w:space="0" w:color="auto"/>
        <w:right w:val="none" w:sz="0" w:space="0" w:color="auto"/>
      </w:divBdr>
    </w:div>
    <w:div w:id="17857040">
      <w:bodyDiv w:val="1"/>
      <w:marLeft w:val="0"/>
      <w:marRight w:val="0"/>
      <w:marTop w:val="0"/>
      <w:marBottom w:val="0"/>
      <w:divBdr>
        <w:top w:val="none" w:sz="0" w:space="0" w:color="auto"/>
        <w:left w:val="none" w:sz="0" w:space="0" w:color="auto"/>
        <w:bottom w:val="none" w:sz="0" w:space="0" w:color="auto"/>
        <w:right w:val="none" w:sz="0" w:space="0" w:color="auto"/>
      </w:divBdr>
      <w:divsChild>
        <w:div w:id="59451868">
          <w:marLeft w:val="480"/>
          <w:marRight w:val="0"/>
          <w:marTop w:val="0"/>
          <w:marBottom w:val="0"/>
          <w:divBdr>
            <w:top w:val="none" w:sz="0" w:space="0" w:color="auto"/>
            <w:left w:val="none" w:sz="0" w:space="0" w:color="auto"/>
            <w:bottom w:val="none" w:sz="0" w:space="0" w:color="auto"/>
            <w:right w:val="none" w:sz="0" w:space="0" w:color="auto"/>
          </w:divBdr>
        </w:div>
        <w:div w:id="81731080">
          <w:marLeft w:val="480"/>
          <w:marRight w:val="0"/>
          <w:marTop w:val="0"/>
          <w:marBottom w:val="0"/>
          <w:divBdr>
            <w:top w:val="none" w:sz="0" w:space="0" w:color="auto"/>
            <w:left w:val="none" w:sz="0" w:space="0" w:color="auto"/>
            <w:bottom w:val="none" w:sz="0" w:space="0" w:color="auto"/>
            <w:right w:val="none" w:sz="0" w:space="0" w:color="auto"/>
          </w:divBdr>
        </w:div>
        <w:div w:id="103774118">
          <w:marLeft w:val="480"/>
          <w:marRight w:val="0"/>
          <w:marTop w:val="0"/>
          <w:marBottom w:val="0"/>
          <w:divBdr>
            <w:top w:val="none" w:sz="0" w:space="0" w:color="auto"/>
            <w:left w:val="none" w:sz="0" w:space="0" w:color="auto"/>
            <w:bottom w:val="none" w:sz="0" w:space="0" w:color="auto"/>
            <w:right w:val="none" w:sz="0" w:space="0" w:color="auto"/>
          </w:divBdr>
        </w:div>
        <w:div w:id="151994333">
          <w:marLeft w:val="480"/>
          <w:marRight w:val="0"/>
          <w:marTop w:val="0"/>
          <w:marBottom w:val="0"/>
          <w:divBdr>
            <w:top w:val="none" w:sz="0" w:space="0" w:color="auto"/>
            <w:left w:val="none" w:sz="0" w:space="0" w:color="auto"/>
            <w:bottom w:val="none" w:sz="0" w:space="0" w:color="auto"/>
            <w:right w:val="none" w:sz="0" w:space="0" w:color="auto"/>
          </w:divBdr>
        </w:div>
        <w:div w:id="167911467">
          <w:marLeft w:val="480"/>
          <w:marRight w:val="0"/>
          <w:marTop w:val="0"/>
          <w:marBottom w:val="0"/>
          <w:divBdr>
            <w:top w:val="none" w:sz="0" w:space="0" w:color="auto"/>
            <w:left w:val="none" w:sz="0" w:space="0" w:color="auto"/>
            <w:bottom w:val="none" w:sz="0" w:space="0" w:color="auto"/>
            <w:right w:val="none" w:sz="0" w:space="0" w:color="auto"/>
          </w:divBdr>
        </w:div>
        <w:div w:id="204102728">
          <w:marLeft w:val="480"/>
          <w:marRight w:val="0"/>
          <w:marTop w:val="0"/>
          <w:marBottom w:val="0"/>
          <w:divBdr>
            <w:top w:val="none" w:sz="0" w:space="0" w:color="auto"/>
            <w:left w:val="none" w:sz="0" w:space="0" w:color="auto"/>
            <w:bottom w:val="none" w:sz="0" w:space="0" w:color="auto"/>
            <w:right w:val="none" w:sz="0" w:space="0" w:color="auto"/>
          </w:divBdr>
        </w:div>
        <w:div w:id="280654388">
          <w:marLeft w:val="480"/>
          <w:marRight w:val="0"/>
          <w:marTop w:val="0"/>
          <w:marBottom w:val="0"/>
          <w:divBdr>
            <w:top w:val="none" w:sz="0" w:space="0" w:color="auto"/>
            <w:left w:val="none" w:sz="0" w:space="0" w:color="auto"/>
            <w:bottom w:val="none" w:sz="0" w:space="0" w:color="auto"/>
            <w:right w:val="none" w:sz="0" w:space="0" w:color="auto"/>
          </w:divBdr>
        </w:div>
        <w:div w:id="302005910">
          <w:marLeft w:val="480"/>
          <w:marRight w:val="0"/>
          <w:marTop w:val="0"/>
          <w:marBottom w:val="0"/>
          <w:divBdr>
            <w:top w:val="none" w:sz="0" w:space="0" w:color="auto"/>
            <w:left w:val="none" w:sz="0" w:space="0" w:color="auto"/>
            <w:bottom w:val="none" w:sz="0" w:space="0" w:color="auto"/>
            <w:right w:val="none" w:sz="0" w:space="0" w:color="auto"/>
          </w:divBdr>
        </w:div>
        <w:div w:id="393354419">
          <w:marLeft w:val="480"/>
          <w:marRight w:val="0"/>
          <w:marTop w:val="0"/>
          <w:marBottom w:val="0"/>
          <w:divBdr>
            <w:top w:val="none" w:sz="0" w:space="0" w:color="auto"/>
            <w:left w:val="none" w:sz="0" w:space="0" w:color="auto"/>
            <w:bottom w:val="none" w:sz="0" w:space="0" w:color="auto"/>
            <w:right w:val="none" w:sz="0" w:space="0" w:color="auto"/>
          </w:divBdr>
        </w:div>
        <w:div w:id="404883096">
          <w:marLeft w:val="480"/>
          <w:marRight w:val="0"/>
          <w:marTop w:val="0"/>
          <w:marBottom w:val="0"/>
          <w:divBdr>
            <w:top w:val="none" w:sz="0" w:space="0" w:color="auto"/>
            <w:left w:val="none" w:sz="0" w:space="0" w:color="auto"/>
            <w:bottom w:val="none" w:sz="0" w:space="0" w:color="auto"/>
            <w:right w:val="none" w:sz="0" w:space="0" w:color="auto"/>
          </w:divBdr>
        </w:div>
        <w:div w:id="421878711">
          <w:marLeft w:val="480"/>
          <w:marRight w:val="0"/>
          <w:marTop w:val="0"/>
          <w:marBottom w:val="0"/>
          <w:divBdr>
            <w:top w:val="none" w:sz="0" w:space="0" w:color="auto"/>
            <w:left w:val="none" w:sz="0" w:space="0" w:color="auto"/>
            <w:bottom w:val="none" w:sz="0" w:space="0" w:color="auto"/>
            <w:right w:val="none" w:sz="0" w:space="0" w:color="auto"/>
          </w:divBdr>
        </w:div>
        <w:div w:id="424427580">
          <w:marLeft w:val="480"/>
          <w:marRight w:val="0"/>
          <w:marTop w:val="0"/>
          <w:marBottom w:val="0"/>
          <w:divBdr>
            <w:top w:val="none" w:sz="0" w:space="0" w:color="auto"/>
            <w:left w:val="none" w:sz="0" w:space="0" w:color="auto"/>
            <w:bottom w:val="none" w:sz="0" w:space="0" w:color="auto"/>
            <w:right w:val="none" w:sz="0" w:space="0" w:color="auto"/>
          </w:divBdr>
        </w:div>
        <w:div w:id="501168608">
          <w:marLeft w:val="480"/>
          <w:marRight w:val="0"/>
          <w:marTop w:val="0"/>
          <w:marBottom w:val="0"/>
          <w:divBdr>
            <w:top w:val="none" w:sz="0" w:space="0" w:color="auto"/>
            <w:left w:val="none" w:sz="0" w:space="0" w:color="auto"/>
            <w:bottom w:val="none" w:sz="0" w:space="0" w:color="auto"/>
            <w:right w:val="none" w:sz="0" w:space="0" w:color="auto"/>
          </w:divBdr>
        </w:div>
        <w:div w:id="539636522">
          <w:marLeft w:val="480"/>
          <w:marRight w:val="0"/>
          <w:marTop w:val="0"/>
          <w:marBottom w:val="0"/>
          <w:divBdr>
            <w:top w:val="none" w:sz="0" w:space="0" w:color="auto"/>
            <w:left w:val="none" w:sz="0" w:space="0" w:color="auto"/>
            <w:bottom w:val="none" w:sz="0" w:space="0" w:color="auto"/>
            <w:right w:val="none" w:sz="0" w:space="0" w:color="auto"/>
          </w:divBdr>
        </w:div>
        <w:div w:id="539711254">
          <w:marLeft w:val="480"/>
          <w:marRight w:val="0"/>
          <w:marTop w:val="0"/>
          <w:marBottom w:val="0"/>
          <w:divBdr>
            <w:top w:val="none" w:sz="0" w:space="0" w:color="auto"/>
            <w:left w:val="none" w:sz="0" w:space="0" w:color="auto"/>
            <w:bottom w:val="none" w:sz="0" w:space="0" w:color="auto"/>
            <w:right w:val="none" w:sz="0" w:space="0" w:color="auto"/>
          </w:divBdr>
        </w:div>
        <w:div w:id="571351766">
          <w:marLeft w:val="480"/>
          <w:marRight w:val="0"/>
          <w:marTop w:val="0"/>
          <w:marBottom w:val="0"/>
          <w:divBdr>
            <w:top w:val="none" w:sz="0" w:space="0" w:color="auto"/>
            <w:left w:val="none" w:sz="0" w:space="0" w:color="auto"/>
            <w:bottom w:val="none" w:sz="0" w:space="0" w:color="auto"/>
            <w:right w:val="none" w:sz="0" w:space="0" w:color="auto"/>
          </w:divBdr>
        </w:div>
        <w:div w:id="645353967">
          <w:marLeft w:val="480"/>
          <w:marRight w:val="0"/>
          <w:marTop w:val="0"/>
          <w:marBottom w:val="0"/>
          <w:divBdr>
            <w:top w:val="none" w:sz="0" w:space="0" w:color="auto"/>
            <w:left w:val="none" w:sz="0" w:space="0" w:color="auto"/>
            <w:bottom w:val="none" w:sz="0" w:space="0" w:color="auto"/>
            <w:right w:val="none" w:sz="0" w:space="0" w:color="auto"/>
          </w:divBdr>
        </w:div>
        <w:div w:id="680623038">
          <w:marLeft w:val="480"/>
          <w:marRight w:val="0"/>
          <w:marTop w:val="0"/>
          <w:marBottom w:val="0"/>
          <w:divBdr>
            <w:top w:val="none" w:sz="0" w:space="0" w:color="auto"/>
            <w:left w:val="none" w:sz="0" w:space="0" w:color="auto"/>
            <w:bottom w:val="none" w:sz="0" w:space="0" w:color="auto"/>
            <w:right w:val="none" w:sz="0" w:space="0" w:color="auto"/>
          </w:divBdr>
        </w:div>
        <w:div w:id="706373637">
          <w:marLeft w:val="480"/>
          <w:marRight w:val="0"/>
          <w:marTop w:val="0"/>
          <w:marBottom w:val="0"/>
          <w:divBdr>
            <w:top w:val="none" w:sz="0" w:space="0" w:color="auto"/>
            <w:left w:val="none" w:sz="0" w:space="0" w:color="auto"/>
            <w:bottom w:val="none" w:sz="0" w:space="0" w:color="auto"/>
            <w:right w:val="none" w:sz="0" w:space="0" w:color="auto"/>
          </w:divBdr>
        </w:div>
        <w:div w:id="731925827">
          <w:marLeft w:val="480"/>
          <w:marRight w:val="0"/>
          <w:marTop w:val="0"/>
          <w:marBottom w:val="0"/>
          <w:divBdr>
            <w:top w:val="none" w:sz="0" w:space="0" w:color="auto"/>
            <w:left w:val="none" w:sz="0" w:space="0" w:color="auto"/>
            <w:bottom w:val="none" w:sz="0" w:space="0" w:color="auto"/>
            <w:right w:val="none" w:sz="0" w:space="0" w:color="auto"/>
          </w:divBdr>
        </w:div>
        <w:div w:id="748116544">
          <w:marLeft w:val="480"/>
          <w:marRight w:val="0"/>
          <w:marTop w:val="0"/>
          <w:marBottom w:val="0"/>
          <w:divBdr>
            <w:top w:val="none" w:sz="0" w:space="0" w:color="auto"/>
            <w:left w:val="none" w:sz="0" w:space="0" w:color="auto"/>
            <w:bottom w:val="none" w:sz="0" w:space="0" w:color="auto"/>
            <w:right w:val="none" w:sz="0" w:space="0" w:color="auto"/>
          </w:divBdr>
        </w:div>
        <w:div w:id="854541728">
          <w:marLeft w:val="480"/>
          <w:marRight w:val="0"/>
          <w:marTop w:val="0"/>
          <w:marBottom w:val="0"/>
          <w:divBdr>
            <w:top w:val="none" w:sz="0" w:space="0" w:color="auto"/>
            <w:left w:val="none" w:sz="0" w:space="0" w:color="auto"/>
            <w:bottom w:val="none" w:sz="0" w:space="0" w:color="auto"/>
            <w:right w:val="none" w:sz="0" w:space="0" w:color="auto"/>
          </w:divBdr>
        </w:div>
        <w:div w:id="869034014">
          <w:marLeft w:val="480"/>
          <w:marRight w:val="0"/>
          <w:marTop w:val="0"/>
          <w:marBottom w:val="0"/>
          <w:divBdr>
            <w:top w:val="none" w:sz="0" w:space="0" w:color="auto"/>
            <w:left w:val="none" w:sz="0" w:space="0" w:color="auto"/>
            <w:bottom w:val="none" w:sz="0" w:space="0" w:color="auto"/>
            <w:right w:val="none" w:sz="0" w:space="0" w:color="auto"/>
          </w:divBdr>
        </w:div>
        <w:div w:id="918949844">
          <w:marLeft w:val="480"/>
          <w:marRight w:val="0"/>
          <w:marTop w:val="0"/>
          <w:marBottom w:val="0"/>
          <w:divBdr>
            <w:top w:val="none" w:sz="0" w:space="0" w:color="auto"/>
            <w:left w:val="none" w:sz="0" w:space="0" w:color="auto"/>
            <w:bottom w:val="none" w:sz="0" w:space="0" w:color="auto"/>
            <w:right w:val="none" w:sz="0" w:space="0" w:color="auto"/>
          </w:divBdr>
        </w:div>
        <w:div w:id="930893597">
          <w:marLeft w:val="480"/>
          <w:marRight w:val="0"/>
          <w:marTop w:val="0"/>
          <w:marBottom w:val="0"/>
          <w:divBdr>
            <w:top w:val="none" w:sz="0" w:space="0" w:color="auto"/>
            <w:left w:val="none" w:sz="0" w:space="0" w:color="auto"/>
            <w:bottom w:val="none" w:sz="0" w:space="0" w:color="auto"/>
            <w:right w:val="none" w:sz="0" w:space="0" w:color="auto"/>
          </w:divBdr>
        </w:div>
        <w:div w:id="938952688">
          <w:marLeft w:val="480"/>
          <w:marRight w:val="0"/>
          <w:marTop w:val="0"/>
          <w:marBottom w:val="0"/>
          <w:divBdr>
            <w:top w:val="none" w:sz="0" w:space="0" w:color="auto"/>
            <w:left w:val="none" w:sz="0" w:space="0" w:color="auto"/>
            <w:bottom w:val="none" w:sz="0" w:space="0" w:color="auto"/>
            <w:right w:val="none" w:sz="0" w:space="0" w:color="auto"/>
          </w:divBdr>
        </w:div>
        <w:div w:id="963275145">
          <w:marLeft w:val="480"/>
          <w:marRight w:val="0"/>
          <w:marTop w:val="0"/>
          <w:marBottom w:val="0"/>
          <w:divBdr>
            <w:top w:val="none" w:sz="0" w:space="0" w:color="auto"/>
            <w:left w:val="none" w:sz="0" w:space="0" w:color="auto"/>
            <w:bottom w:val="none" w:sz="0" w:space="0" w:color="auto"/>
            <w:right w:val="none" w:sz="0" w:space="0" w:color="auto"/>
          </w:divBdr>
        </w:div>
        <w:div w:id="1017655181">
          <w:marLeft w:val="480"/>
          <w:marRight w:val="0"/>
          <w:marTop w:val="0"/>
          <w:marBottom w:val="0"/>
          <w:divBdr>
            <w:top w:val="none" w:sz="0" w:space="0" w:color="auto"/>
            <w:left w:val="none" w:sz="0" w:space="0" w:color="auto"/>
            <w:bottom w:val="none" w:sz="0" w:space="0" w:color="auto"/>
            <w:right w:val="none" w:sz="0" w:space="0" w:color="auto"/>
          </w:divBdr>
        </w:div>
      </w:divsChild>
    </w:div>
    <w:div w:id="18089532">
      <w:bodyDiv w:val="1"/>
      <w:marLeft w:val="0"/>
      <w:marRight w:val="0"/>
      <w:marTop w:val="0"/>
      <w:marBottom w:val="0"/>
      <w:divBdr>
        <w:top w:val="none" w:sz="0" w:space="0" w:color="auto"/>
        <w:left w:val="none" w:sz="0" w:space="0" w:color="auto"/>
        <w:bottom w:val="none" w:sz="0" w:space="0" w:color="auto"/>
        <w:right w:val="none" w:sz="0" w:space="0" w:color="auto"/>
      </w:divBdr>
    </w:div>
    <w:div w:id="18162001">
      <w:bodyDiv w:val="1"/>
      <w:marLeft w:val="0"/>
      <w:marRight w:val="0"/>
      <w:marTop w:val="0"/>
      <w:marBottom w:val="0"/>
      <w:divBdr>
        <w:top w:val="none" w:sz="0" w:space="0" w:color="auto"/>
        <w:left w:val="none" w:sz="0" w:space="0" w:color="auto"/>
        <w:bottom w:val="none" w:sz="0" w:space="0" w:color="auto"/>
        <w:right w:val="none" w:sz="0" w:space="0" w:color="auto"/>
      </w:divBdr>
    </w:div>
    <w:div w:id="18627165">
      <w:bodyDiv w:val="1"/>
      <w:marLeft w:val="0"/>
      <w:marRight w:val="0"/>
      <w:marTop w:val="0"/>
      <w:marBottom w:val="0"/>
      <w:divBdr>
        <w:top w:val="none" w:sz="0" w:space="0" w:color="auto"/>
        <w:left w:val="none" w:sz="0" w:space="0" w:color="auto"/>
        <w:bottom w:val="none" w:sz="0" w:space="0" w:color="auto"/>
        <w:right w:val="none" w:sz="0" w:space="0" w:color="auto"/>
      </w:divBdr>
    </w:div>
    <w:div w:id="18969681">
      <w:bodyDiv w:val="1"/>
      <w:marLeft w:val="0"/>
      <w:marRight w:val="0"/>
      <w:marTop w:val="0"/>
      <w:marBottom w:val="0"/>
      <w:divBdr>
        <w:top w:val="none" w:sz="0" w:space="0" w:color="auto"/>
        <w:left w:val="none" w:sz="0" w:space="0" w:color="auto"/>
        <w:bottom w:val="none" w:sz="0" w:space="0" w:color="auto"/>
        <w:right w:val="none" w:sz="0" w:space="0" w:color="auto"/>
      </w:divBdr>
      <w:divsChild>
        <w:div w:id="93941222">
          <w:marLeft w:val="480"/>
          <w:marRight w:val="0"/>
          <w:marTop w:val="0"/>
          <w:marBottom w:val="0"/>
          <w:divBdr>
            <w:top w:val="none" w:sz="0" w:space="0" w:color="auto"/>
            <w:left w:val="none" w:sz="0" w:space="0" w:color="auto"/>
            <w:bottom w:val="none" w:sz="0" w:space="0" w:color="auto"/>
            <w:right w:val="none" w:sz="0" w:space="0" w:color="auto"/>
          </w:divBdr>
        </w:div>
        <w:div w:id="303200917">
          <w:marLeft w:val="480"/>
          <w:marRight w:val="0"/>
          <w:marTop w:val="0"/>
          <w:marBottom w:val="0"/>
          <w:divBdr>
            <w:top w:val="none" w:sz="0" w:space="0" w:color="auto"/>
            <w:left w:val="none" w:sz="0" w:space="0" w:color="auto"/>
            <w:bottom w:val="none" w:sz="0" w:space="0" w:color="auto"/>
            <w:right w:val="none" w:sz="0" w:space="0" w:color="auto"/>
          </w:divBdr>
        </w:div>
        <w:div w:id="339813877">
          <w:marLeft w:val="480"/>
          <w:marRight w:val="0"/>
          <w:marTop w:val="0"/>
          <w:marBottom w:val="0"/>
          <w:divBdr>
            <w:top w:val="none" w:sz="0" w:space="0" w:color="auto"/>
            <w:left w:val="none" w:sz="0" w:space="0" w:color="auto"/>
            <w:bottom w:val="none" w:sz="0" w:space="0" w:color="auto"/>
            <w:right w:val="none" w:sz="0" w:space="0" w:color="auto"/>
          </w:divBdr>
        </w:div>
        <w:div w:id="505749649">
          <w:marLeft w:val="480"/>
          <w:marRight w:val="0"/>
          <w:marTop w:val="0"/>
          <w:marBottom w:val="0"/>
          <w:divBdr>
            <w:top w:val="none" w:sz="0" w:space="0" w:color="auto"/>
            <w:left w:val="none" w:sz="0" w:space="0" w:color="auto"/>
            <w:bottom w:val="none" w:sz="0" w:space="0" w:color="auto"/>
            <w:right w:val="none" w:sz="0" w:space="0" w:color="auto"/>
          </w:divBdr>
        </w:div>
        <w:div w:id="620460912">
          <w:marLeft w:val="480"/>
          <w:marRight w:val="0"/>
          <w:marTop w:val="0"/>
          <w:marBottom w:val="0"/>
          <w:divBdr>
            <w:top w:val="none" w:sz="0" w:space="0" w:color="auto"/>
            <w:left w:val="none" w:sz="0" w:space="0" w:color="auto"/>
            <w:bottom w:val="none" w:sz="0" w:space="0" w:color="auto"/>
            <w:right w:val="none" w:sz="0" w:space="0" w:color="auto"/>
          </w:divBdr>
        </w:div>
        <w:div w:id="991985038">
          <w:marLeft w:val="480"/>
          <w:marRight w:val="0"/>
          <w:marTop w:val="0"/>
          <w:marBottom w:val="0"/>
          <w:divBdr>
            <w:top w:val="none" w:sz="0" w:space="0" w:color="auto"/>
            <w:left w:val="none" w:sz="0" w:space="0" w:color="auto"/>
            <w:bottom w:val="none" w:sz="0" w:space="0" w:color="auto"/>
            <w:right w:val="none" w:sz="0" w:space="0" w:color="auto"/>
          </w:divBdr>
        </w:div>
        <w:div w:id="1012954180">
          <w:marLeft w:val="480"/>
          <w:marRight w:val="0"/>
          <w:marTop w:val="0"/>
          <w:marBottom w:val="0"/>
          <w:divBdr>
            <w:top w:val="none" w:sz="0" w:space="0" w:color="auto"/>
            <w:left w:val="none" w:sz="0" w:space="0" w:color="auto"/>
            <w:bottom w:val="none" w:sz="0" w:space="0" w:color="auto"/>
            <w:right w:val="none" w:sz="0" w:space="0" w:color="auto"/>
          </w:divBdr>
        </w:div>
      </w:divsChild>
    </w:div>
    <w:div w:id="18970691">
      <w:bodyDiv w:val="1"/>
      <w:marLeft w:val="0"/>
      <w:marRight w:val="0"/>
      <w:marTop w:val="0"/>
      <w:marBottom w:val="0"/>
      <w:divBdr>
        <w:top w:val="none" w:sz="0" w:space="0" w:color="auto"/>
        <w:left w:val="none" w:sz="0" w:space="0" w:color="auto"/>
        <w:bottom w:val="none" w:sz="0" w:space="0" w:color="auto"/>
        <w:right w:val="none" w:sz="0" w:space="0" w:color="auto"/>
      </w:divBdr>
    </w:div>
    <w:div w:id="19091805">
      <w:bodyDiv w:val="1"/>
      <w:marLeft w:val="0"/>
      <w:marRight w:val="0"/>
      <w:marTop w:val="0"/>
      <w:marBottom w:val="0"/>
      <w:divBdr>
        <w:top w:val="none" w:sz="0" w:space="0" w:color="auto"/>
        <w:left w:val="none" w:sz="0" w:space="0" w:color="auto"/>
        <w:bottom w:val="none" w:sz="0" w:space="0" w:color="auto"/>
        <w:right w:val="none" w:sz="0" w:space="0" w:color="auto"/>
      </w:divBdr>
      <w:divsChild>
        <w:div w:id="3099079">
          <w:marLeft w:val="480"/>
          <w:marRight w:val="0"/>
          <w:marTop w:val="0"/>
          <w:marBottom w:val="0"/>
          <w:divBdr>
            <w:top w:val="none" w:sz="0" w:space="0" w:color="auto"/>
            <w:left w:val="none" w:sz="0" w:space="0" w:color="auto"/>
            <w:bottom w:val="none" w:sz="0" w:space="0" w:color="auto"/>
            <w:right w:val="none" w:sz="0" w:space="0" w:color="auto"/>
          </w:divBdr>
        </w:div>
        <w:div w:id="16783337">
          <w:marLeft w:val="480"/>
          <w:marRight w:val="0"/>
          <w:marTop w:val="0"/>
          <w:marBottom w:val="0"/>
          <w:divBdr>
            <w:top w:val="none" w:sz="0" w:space="0" w:color="auto"/>
            <w:left w:val="none" w:sz="0" w:space="0" w:color="auto"/>
            <w:bottom w:val="none" w:sz="0" w:space="0" w:color="auto"/>
            <w:right w:val="none" w:sz="0" w:space="0" w:color="auto"/>
          </w:divBdr>
        </w:div>
        <w:div w:id="41058166">
          <w:marLeft w:val="480"/>
          <w:marRight w:val="0"/>
          <w:marTop w:val="0"/>
          <w:marBottom w:val="0"/>
          <w:divBdr>
            <w:top w:val="none" w:sz="0" w:space="0" w:color="auto"/>
            <w:left w:val="none" w:sz="0" w:space="0" w:color="auto"/>
            <w:bottom w:val="none" w:sz="0" w:space="0" w:color="auto"/>
            <w:right w:val="none" w:sz="0" w:space="0" w:color="auto"/>
          </w:divBdr>
        </w:div>
        <w:div w:id="98064822">
          <w:marLeft w:val="480"/>
          <w:marRight w:val="0"/>
          <w:marTop w:val="0"/>
          <w:marBottom w:val="0"/>
          <w:divBdr>
            <w:top w:val="none" w:sz="0" w:space="0" w:color="auto"/>
            <w:left w:val="none" w:sz="0" w:space="0" w:color="auto"/>
            <w:bottom w:val="none" w:sz="0" w:space="0" w:color="auto"/>
            <w:right w:val="none" w:sz="0" w:space="0" w:color="auto"/>
          </w:divBdr>
        </w:div>
        <w:div w:id="108280898">
          <w:marLeft w:val="480"/>
          <w:marRight w:val="0"/>
          <w:marTop w:val="0"/>
          <w:marBottom w:val="0"/>
          <w:divBdr>
            <w:top w:val="none" w:sz="0" w:space="0" w:color="auto"/>
            <w:left w:val="none" w:sz="0" w:space="0" w:color="auto"/>
            <w:bottom w:val="none" w:sz="0" w:space="0" w:color="auto"/>
            <w:right w:val="none" w:sz="0" w:space="0" w:color="auto"/>
          </w:divBdr>
        </w:div>
        <w:div w:id="154106092">
          <w:marLeft w:val="480"/>
          <w:marRight w:val="0"/>
          <w:marTop w:val="0"/>
          <w:marBottom w:val="0"/>
          <w:divBdr>
            <w:top w:val="none" w:sz="0" w:space="0" w:color="auto"/>
            <w:left w:val="none" w:sz="0" w:space="0" w:color="auto"/>
            <w:bottom w:val="none" w:sz="0" w:space="0" w:color="auto"/>
            <w:right w:val="none" w:sz="0" w:space="0" w:color="auto"/>
          </w:divBdr>
        </w:div>
        <w:div w:id="203098659">
          <w:marLeft w:val="480"/>
          <w:marRight w:val="0"/>
          <w:marTop w:val="0"/>
          <w:marBottom w:val="0"/>
          <w:divBdr>
            <w:top w:val="none" w:sz="0" w:space="0" w:color="auto"/>
            <w:left w:val="none" w:sz="0" w:space="0" w:color="auto"/>
            <w:bottom w:val="none" w:sz="0" w:space="0" w:color="auto"/>
            <w:right w:val="none" w:sz="0" w:space="0" w:color="auto"/>
          </w:divBdr>
        </w:div>
        <w:div w:id="223102511">
          <w:marLeft w:val="480"/>
          <w:marRight w:val="0"/>
          <w:marTop w:val="0"/>
          <w:marBottom w:val="0"/>
          <w:divBdr>
            <w:top w:val="none" w:sz="0" w:space="0" w:color="auto"/>
            <w:left w:val="none" w:sz="0" w:space="0" w:color="auto"/>
            <w:bottom w:val="none" w:sz="0" w:space="0" w:color="auto"/>
            <w:right w:val="none" w:sz="0" w:space="0" w:color="auto"/>
          </w:divBdr>
        </w:div>
        <w:div w:id="256452134">
          <w:marLeft w:val="480"/>
          <w:marRight w:val="0"/>
          <w:marTop w:val="0"/>
          <w:marBottom w:val="0"/>
          <w:divBdr>
            <w:top w:val="none" w:sz="0" w:space="0" w:color="auto"/>
            <w:left w:val="none" w:sz="0" w:space="0" w:color="auto"/>
            <w:bottom w:val="none" w:sz="0" w:space="0" w:color="auto"/>
            <w:right w:val="none" w:sz="0" w:space="0" w:color="auto"/>
          </w:divBdr>
        </w:div>
        <w:div w:id="262493533">
          <w:marLeft w:val="480"/>
          <w:marRight w:val="0"/>
          <w:marTop w:val="0"/>
          <w:marBottom w:val="0"/>
          <w:divBdr>
            <w:top w:val="none" w:sz="0" w:space="0" w:color="auto"/>
            <w:left w:val="none" w:sz="0" w:space="0" w:color="auto"/>
            <w:bottom w:val="none" w:sz="0" w:space="0" w:color="auto"/>
            <w:right w:val="none" w:sz="0" w:space="0" w:color="auto"/>
          </w:divBdr>
        </w:div>
        <w:div w:id="272326929">
          <w:marLeft w:val="480"/>
          <w:marRight w:val="0"/>
          <w:marTop w:val="0"/>
          <w:marBottom w:val="0"/>
          <w:divBdr>
            <w:top w:val="none" w:sz="0" w:space="0" w:color="auto"/>
            <w:left w:val="none" w:sz="0" w:space="0" w:color="auto"/>
            <w:bottom w:val="none" w:sz="0" w:space="0" w:color="auto"/>
            <w:right w:val="none" w:sz="0" w:space="0" w:color="auto"/>
          </w:divBdr>
        </w:div>
        <w:div w:id="274950883">
          <w:marLeft w:val="480"/>
          <w:marRight w:val="0"/>
          <w:marTop w:val="0"/>
          <w:marBottom w:val="0"/>
          <w:divBdr>
            <w:top w:val="none" w:sz="0" w:space="0" w:color="auto"/>
            <w:left w:val="none" w:sz="0" w:space="0" w:color="auto"/>
            <w:bottom w:val="none" w:sz="0" w:space="0" w:color="auto"/>
            <w:right w:val="none" w:sz="0" w:space="0" w:color="auto"/>
          </w:divBdr>
        </w:div>
        <w:div w:id="286353827">
          <w:marLeft w:val="480"/>
          <w:marRight w:val="0"/>
          <w:marTop w:val="0"/>
          <w:marBottom w:val="0"/>
          <w:divBdr>
            <w:top w:val="none" w:sz="0" w:space="0" w:color="auto"/>
            <w:left w:val="none" w:sz="0" w:space="0" w:color="auto"/>
            <w:bottom w:val="none" w:sz="0" w:space="0" w:color="auto"/>
            <w:right w:val="none" w:sz="0" w:space="0" w:color="auto"/>
          </w:divBdr>
        </w:div>
        <w:div w:id="342899925">
          <w:marLeft w:val="480"/>
          <w:marRight w:val="0"/>
          <w:marTop w:val="0"/>
          <w:marBottom w:val="0"/>
          <w:divBdr>
            <w:top w:val="none" w:sz="0" w:space="0" w:color="auto"/>
            <w:left w:val="none" w:sz="0" w:space="0" w:color="auto"/>
            <w:bottom w:val="none" w:sz="0" w:space="0" w:color="auto"/>
            <w:right w:val="none" w:sz="0" w:space="0" w:color="auto"/>
          </w:divBdr>
        </w:div>
        <w:div w:id="376317698">
          <w:marLeft w:val="480"/>
          <w:marRight w:val="0"/>
          <w:marTop w:val="0"/>
          <w:marBottom w:val="0"/>
          <w:divBdr>
            <w:top w:val="none" w:sz="0" w:space="0" w:color="auto"/>
            <w:left w:val="none" w:sz="0" w:space="0" w:color="auto"/>
            <w:bottom w:val="none" w:sz="0" w:space="0" w:color="auto"/>
            <w:right w:val="none" w:sz="0" w:space="0" w:color="auto"/>
          </w:divBdr>
        </w:div>
        <w:div w:id="394861449">
          <w:marLeft w:val="480"/>
          <w:marRight w:val="0"/>
          <w:marTop w:val="0"/>
          <w:marBottom w:val="0"/>
          <w:divBdr>
            <w:top w:val="none" w:sz="0" w:space="0" w:color="auto"/>
            <w:left w:val="none" w:sz="0" w:space="0" w:color="auto"/>
            <w:bottom w:val="none" w:sz="0" w:space="0" w:color="auto"/>
            <w:right w:val="none" w:sz="0" w:space="0" w:color="auto"/>
          </w:divBdr>
        </w:div>
        <w:div w:id="416635126">
          <w:marLeft w:val="480"/>
          <w:marRight w:val="0"/>
          <w:marTop w:val="0"/>
          <w:marBottom w:val="0"/>
          <w:divBdr>
            <w:top w:val="none" w:sz="0" w:space="0" w:color="auto"/>
            <w:left w:val="none" w:sz="0" w:space="0" w:color="auto"/>
            <w:bottom w:val="none" w:sz="0" w:space="0" w:color="auto"/>
            <w:right w:val="none" w:sz="0" w:space="0" w:color="auto"/>
          </w:divBdr>
        </w:div>
        <w:div w:id="437258387">
          <w:marLeft w:val="480"/>
          <w:marRight w:val="0"/>
          <w:marTop w:val="0"/>
          <w:marBottom w:val="0"/>
          <w:divBdr>
            <w:top w:val="none" w:sz="0" w:space="0" w:color="auto"/>
            <w:left w:val="none" w:sz="0" w:space="0" w:color="auto"/>
            <w:bottom w:val="none" w:sz="0" w:space="0" w:color="auto"/>
            <w:right w:val="none" w:sz="0" w:space="0" w:color="auto"/>
          </w:divBdr>
        </w:div>
        <w:div w:id="437871955">
          <w:marLeft w:val="480"/>
          <w:marRight w:val="0"/>
          <w:marTop w:val="0"/>
          <w:marBottom w:val="0"/>
          <w:divBdr>
            <w:top w:val="none" w:sz="0" w:space="0" w:color="auto"/>
            <w:left w:val="none" w:sz="0" w:space="0" w:color="auto"/>
            <w:bottom w:val="none" w:sz="0" w:space="0" w:color="auto"/>
            <w:right w:val="none" w:sz="0" w:space="0" w:color="auto"/>
          </w:divBdr>
        </w:div>
        <w:div w:id="477958639">
          <w:marLeft w:val="480"/>
          <w:marRight w:val="0"/>
          <w:marTop w:val="0"/>
          <w:marBottom w:val="0"/>
          <w:divBdr>
            <w:top w:val="none" w:sz="0" w:space="0" w:color="auto"/>
            <w:left w:val="none" w:sz="0" w:space="0" w:color="auto"/>
            <w:bottom w:val="none" w:sz="0" w:space="0" w:color="auto"/>
            <w:right w:val="none" w:sz="0" w:space="0" w:color="auto"/>
          </w:divBdr>
        </w:div>
        <w:div w:id="510221865">
          <w:marLeft w:val="480"/>
          <w:marRight w:val="0"/>
          <w:marTop w:val="0"/>
          <w:marBottom w:val="0"/>
          <w:divBdr>
            <w:top w:val="none" w:sz="0" w:space="0" w:color="auto"/>
            <w:left w:val="none" w:sz="0" w:space="0" w:color="auto"/>
            <w:bottom w:val="none" w:sz="0" w:space="0" w:color="auto"/>
            <w:right w:val="none" w:sz="0" w:space="0" w:color="auto"/>
          </w:divBdr>
        </w:div>
        <w:div w:id="519203588">
          <w:marLeft w:val="480"/>
          <w:marRight w:val="0"/>
          <w:marTop w:val="0"/>
          <w:marBottom w:val="0"/>
          <w:divBdr>
            <w:top w:val="none" w:sz="0" w:space="0" w:color="auto"/>
            <w:left w:val="none" w:sz="0" w:space="0" w:color="auto"/>
            <w:bottom w:val="none" w:sz="0" w:space="0" w:color="auto"/>
            <w:right w:val="none" w:sz="0" w:space="0" w:color="auto"/>
          </w:divBdr>
        </w:div>
        <w:div w:id="572160565">
          <w:marLeft w:val="480"/>
          <w:marRight w:val="0"/>
          <w:marTop w:val="0"/>
          <w:marBottom w:val="0"/>
          <w:divBdr>
            <w:top w:val="none" w:sz="0" w:space="0" w:color="auto"/>
            <w:left w:val="none" w:sz="0" w:space="0" w:color="auto"/>
            <w:bottom w:val="none" w:sz="0" w:space="0" w:color="auto"/>
            <w:right w:val="none" w:sz="0" w:space="0" w:color="auto"/>
          </w:divBdr>
        </w:div>
        <w:div w:id="620457870">
          <w:marLeft w:val="480"/>
          <w:marRight w:val="0"/>
          <w:marTop w:val="0"/>
          <w:marBottom w:val="0"/>
          <w:divBdr>
            <w:top w:val="none" w:sz="0" w:space="0" w:color="auto"/>
            <w:left w:val="none" w:sz="0" w:space="0" w:color="auto"/>
            <w:bottom w:val="none" w:sz="0" w:space="0" w:color="auto"/>
            <w:right w:val="none" w:sz="0" w:space="0" w:color="auto"/>
          </w:divBdr>
        </w:div>
        <w:div w:id="654996897">
          <w:marLeft w:val="480"/>
          <w:marRight w:val="0"/>
          <w:marTop w:val="0"/>
          <w:marBottom w:val="0"/>
          <w:divBdr>
            <w:top w:val="none" w:sz="0" w:space="0" w:color="auto"/>
            <w:left w:val="none" w:sz="0" w:space="0" w:color="auto"/>
            <w:bottom w:val="none" w:sz="0" w:space="0" w:color="auto"/>
            <w:right w:val="none" w:sz="0" w:space="0" w:color="auto"/>
          </w:divBdr>
        </w:div>
        <w:div w:id="792796664">
          <w:marLeft w:val="480"/>
          <w:marRight w:val="0"/>
          <w:marTop w:val="0"/>
          <w:marBottom w:val="0"/>
          <w:divBdr>
            <w:top w:val="none" w:sz="0" w:space="0" w:color="auto"/>
            <w:left w:val="none" w:sz="0" w:space="0" w:color="auto"/>
            <w:bottom w:val="none" w:sz="0" w:space="0" w:color="auto"/>
            <w:right w:val="none" w:sz="0" w:space="0" w:color="auto"/>
          </w:divBdr>
        </w:div>
        <w:div w:id="810366688">
          <w:marLeft w:val="480"/>
          <w:marRight w:val="0"/>
          <w:marTop w:val="0"/>
          <w:marBottom w:val="0"/>
          <w:divBdr>
            <w:top w:val="none" w:sz="0" w:space="0" w:color="auto"/>
            <w:left w:val="none" w:sz="0" w:space="0" w:color="auto"/>
            <w:bottom w:val="none" w:sz="0" w:space="0" w:color="auto"/>
            <w:right w:val="none" w:sz="0" w:space="0" w:color="auto"/>
          </w:divBdr>
        </w:div>
        <w:div w:id="826749575">
          <w:marLeft w:val="480"/>
          <w:marRight w:val="0"/>
          <w:marTop w:val="0"/>
          <w:marBottom w:val="0"/>
          <w:divBdr>
            <w:top w:val="none" w:sz="0" w:space="0" w:color="auto"/>
            <w:left w:val="none" w:sz="0" w:space="0" w:color="auto"/>
            <w:bottom w:val="none" w:sz="0" w:space="0" w:color="auto"/>
            <w:right w:val="none" w:sz="0" w:space="0" w:color="auto"/>
          </w:divBdr>
        </w:div>
        <w:div w:id="864908823">
          <w:marLeft w:val="480"/>
          <w:marRight w:val="0"/>
          <w:marTop w:val="0"/>
          <w:marBottom w:val="0"/>
          <w:divBdr>
            <w:top w:val="none" w:sz="0" w:space="0" w:color="auto"/>
            <w:left w:val="none" w:sz="0" w:space="0" w:color="auto"/>
            <w:bottom w:val="none" w:sz="0" w:space="0" w:color="auto"/>
            <w:right w:val="none" w:sz="0" w:space="0" w:color="auto"/>
          </w:divBdr>
        </w:div>
        <w:div w:id="886799351">
          <w:marLeft w:val="480"/>
          <w:marRight w:val="0"/>
          <w:marTop w:val="0"/>
          <w:marBottom w:val="0"/>
          <w:divBdr>
            <w:top w:val="none" w:sz="0" w:space="0" w:color="auto"/>
            <w:left w:val="none" w:sz="0" w:space="0" w:color="auto"/>
            <w:bottom w:val="none" w:sz="0" w:space="0" w:color="auto"/>
            <w:right w:val="none" w:sz="0" w:space="0" w:color="auto"/>
          </w:divBdr>
        </w:div>
        <w:div w:id="941574803">
          <w:marLeft w:val="480"/>
          <w:marRight w:val="0"/>
          <w:marTop w:val="0"/>
          <w:marBottom w:val="0"/>
          <w:divBdr>
            <w:top w:val="none" w:sz="0" w:space="0" w:color="auto"/>
            <w:left w:val="none" w:sz="0" w:space="0" w:color="auto"/>
            <w:bottom w:val="none" w:sz="0" w:space="0" w:color="auto"/>
            <w:right w:val="none" w:sz="0" w:space="0" w:color="auto"/>
          </w:divBdr>
        </w:div>
        <w:div w:id="961497729">
          <w:marLeft w:val="480"/>
          <w:marRight w:val="0"/>
          <w:marTop w:val="0"/>
          <w:marBottom w:val="0"/>
          <w:divBdr>
            <w:top w:val="none" w:sz="0" w:space="0" w:color="auto"/>
            <w:left w:val="none" w:sz="0" w:space="0" w:color="auto"/>
            <w:bottom w:val="none" w:sz="0" w:space="0" w:color="auto"/>
            <w:right w:val="none" w:sz="0" w:space="0" w:color="auto"/>
          </w:divBdr>
        </w:div>
        <w:div w:id="987394575">
          <w:marLeft w:val="480"/>
          <w:marRight w:val="0"/>
          <w:marTop w:val="0"/>
          <w:marBottom w:val="0"/>
          <w:divBdr>
            <w:top w:val="none" w:sz="0" w:space="0" w:color="auto"/>
            <w:left w:val="none" w:sz="0" w:space="0" w:color="auto"/>
            <w:bottom w:val="none" w:sz="0" w:space="0" w:color="auto"/>
            <w:right w:val="none" w:sz="0" w:space="0" w:color="auto"/>
          </w:divBdr>
        </w:div>
        <w:div w:id="1000889297">
          <w:marLeft w:val="480"/>
          <w:marRight w:val="0"/>
          <w:marTop w:val="0"/>
          <w:marBottom w:val="0"/>
          <w:divBdr>
            <w:top w:val="none" w:sz="0" w:space="0" w:color="auto"/>
            <w:left w:val="none" w:sz="0" w:space="0" w:color="auto"/>
            <w:bottom w:val="none" w:sz="0" w:space="0" w:color="auto"/>
            <w:right w:val="none" w:sz="0" w:space="0" w:color="auto"/>
          </w:divBdr>
        </w:div>
        <w:div w:id="1010990709">
          <w:marLeft w:val="480"/>
          <w:marRight w:val="0"/>
          <w:marTop w:val="0"/>
          <w:marBottom w:val="0"/>
          <w:divBdr>
            <w:top w:val="none" w:sz="0" w:space="0" w:color="auto"/>
            <w:left w:val="none" w:sz="0" w:space="0" w:color="auto"/>
            <w:bottom w:val="none" w:sz="0" w:space="0" w:color="auto"/>
            <w:right w:val="none" w:sz="0" w:space="0" w:color="auto"/>
          </w:divBdr>
        </w:div>
      </w:divsChild>
    </w:div>
    <w:div w:id="19137397">
      <w:bodyDiv w:val="1"/>
      <w:marLeft w:val="0"/>
      <w:marRight w:val="0"/>
      <w:marTop w:val="0"/>
      <w:marBottom w:val="0"/>
      <w:divBdr>
        <w:top w:val="none" w:sz="0" w:space="0" w:color="auto"/>
        <w:left w:val="none" w:sz="0" w:space="0" w:color="auto"/>
        <w:bottom w:val="none" w:sz="0" w:space="0" w:color="auto"/>
        <w:right w:val="none" w:sz="0" w:space="0" w:color="auto"/>
      </w:divBdr>
    </w:div>
    <w:div w:id="19211765">
      <w:bodyDiv w:val="1"/>
      <w:marLeft w:val="0"/>
      <w:marRight w:val="0"/>
      <w:marTop w:val="0"/>
      <w:marBottom w:val="0"/>
      <w:divBdr>
        <w:top w:val="none" w:sz="0" w:space="0" w:color="auto"/>
        <w:left w:val="none" w:sz="0" w:space="0" w:color="auto"/>
        <w:bottom w:val="none" w:sz="0" w:space="0" w:color="auto"/>
        <w:right w:val="none" w:sz="0" w:space="0" w:color="auto"/>
      </w:divBdr>
    </w:div>
    <w:div w:id="19399405">
      <w:bodyDiv w:val="1"/>
      <w:marLeft w:val="0"/>
      <w:marRight w:val="0"/>
      <w:marTop w:val="0"/>
      <w:marBottom w:val="0"/>
      <w:divBdr>
        <w:top w:val="none" w:sz="0" w:space="0" w:color="auto"/>
        <w:left w:val="none" w:sz="0" w:space="0" w:color="auto"/>
        <w:bottom w:val="none" w:sz="0" w:space="0" w:color="auto"/>
        <w:right w:val="none" w:sz="0" w:space="0" w:color="auto"/>
      </w:divBdr>
    </w:div>
    <w:div w:id="19400641">
      <w:bodyDiv w:val="1"/>
      <w:marLeft w:val="0"/>
      <w:marRight w:val="0"/>
      <w:marTop w:val="0"/>
      <w:marBottom w:val="0"/>
      <w:divBdr>
        <w:top w:val="none" w:sz="0" w:space="0" w:color="auto"/>
        <w:left w:val="none" w:sz="0" w:space="0" w:color="auto"/>
        <w:bottom w:val="none" w:sz="0" w:space="0" w:color="auto"/>
        <w:right w:val="none" w:sz="0" w:space="0" w:color="auto"/>
      </w:divBdr>
    </w:div>
    <w:div w:id="19820082">
      <w:bodyDiv w:val="1"/>
      <w:marLeft w:val="0"/>
      <w:marRight w:val="0"/>
      <w:marTop w:val="0"/>
      <w:marBottom w:val="0"/>
      <w:divBdr>
        <w:top w:val="none" w:sz="0" w:space="0" w:color="auto"/>
        <w:left w:val="none" w:sz="0" w:space="0" w:color="auto"/>
        <w:bottom w:val="none" w:sz="0" w:space="0" w:color="auto"/>
        <w:right w:val="none" w:sz="0" w:space="0" w:color="auto"/>
      </w:divBdr>
    </w:div>
    <w:div w:id="19863663">
      <w:bodyDiv w:val="1"/>
      <w:marLeft w:val="0"/>
      <w:marRight w:val="0"/>
      <w:marTop w:val="0"/>
      <w:marBottom w:val="0"/>
      <w:divBdr>
        <w:top w:val="none" w:sz="0" w:space="0" w:color="auto"/>
        <w:left w:val="none" w:sz="0" w:space="0" w:color="auto"/>
        <w:bottom w:val="none" w:sz="0" w:space="0" w:color="auto"/>
        <w:right w:val="none" w:sz="0" w:space="0" w:color="auto"/>
      </w:divBdr>
    </w:div>
    <w:div w:id="20085477">
      <w:bodyDiv w:val="1"/>
      <w:marLeft w:val="0"/>
      <w:marRight w:val="0"/>
      <w:marTop w:val="0"/>
      <w:marBottom w:val="0"/>
      <w:divBdr>
        <w:top w:val="none" w:sz="0" w:space="0" w:color="auto"/>
        <w:left w:val="none" w:sz="0" w:space="0" w:color="auto"/>
        <w:bottom w:val="none" w:sz="0" w:space="0" w:color="auto"/>
        <w:right w:val="none" w:sz="0" w:space="0" w:color="auto"/>
      </w:divBdr>
    </w:div>
    <w:div w:id="20321509">
      <w:bodyDiv w:val="1"/>
      <w:marLeft w:val="0"/>
      <w:marRight w:val="0"/>
      <w:marTop w:val="0"/>
      <w:marBottom w:val="0"/>
      <w:divBdr>
        <w:top w:val="none" w:sz="0" w:space="0" w:color="auto"/>
        <w:left w:val="none" w:sz="0" w:space="0" w:color="auto"/>
        <w:bottom w:val="none" w:sz="0" w:space="0" w:color="auto"/>
        <w:right w:val="none" w:sz="0" w:space="0" w:color="auto"/>
      </w:divBdr>
    </w:div>
    <w:div w:id="21058999">
      <w:bodyDiv w:val="1"/>
      <w:marLeft w:val="0"/>
      <w:marRight w:val="0"/>
      <w:marTop w:val="0"/>
      <w:marBottom w:val="0"/>
      <w:divBdr>
        <w:top w:val="none" w:sz="0" w:space="0" w:color="auto"/>
        <w:left w:val="none" w:sz="0" w:space="0" w:color="auto"/>
        <w:bottom w:val="none" w:sz="0" w:space="0" w:color="auto"/>
        <w:right w:val="none" w:sz="0" w:space="0" w:color="auto"/>
      </w:divBdr>
    </w:div>
    <w:div w:id="21127929">
      <w:bodyDiv w:val="1"/>
      <w:marLeft w:val="0"/>
      <w:marRight w:val="0"/>
      <w:marTop w:val="0"/>
      <w:marBottom w:val="0"/>
      <w:divBdr>
        <w:top w:val="none" w:sz="0" w:space="0" w:color="auto"/>
        <w:left w:val="none" w:sz="0" w:space="0" w:color="auto"/>
        <w:bottom w:val="none" w:sz="0" w:space="0" w:color="auto"/>
        <w:right w:val="none" w:sz="0" w:space="0" w:color="auto"/>
      </w:divBdr>
    </w:div>
    <w:div w:id="21133660">
      <w:bodyDiv w:val="1"/>
      <w:marLeft w:val="0"/>
      <w:marRight w:val="0"/>
      <w:marTop w:val="0"/>
      <w:marBottom w:val="0"/>
      <w:divBdr>
        <w:top w:val="none" w:sz="0" w:space="0" w:color="auto"/>
        <w:left w:val="none" w:sz="0" w:space="0" w:color="auto"/>
        <w:bottom w:val="none" w:sz="0" w:space="0" w:color="auto"/>
        <w:right w:val="none" w:sz="0" w:space="0" w:color="auto"/>
      </w:divBdr>
    </w:div>
    <w:div w:id="21253247">
      <w:bodyDiv w:val="1"/>
      <w:marLeft w:val="0"/>
      <w:marRight w:val="0"/>
      <w:marTop w:val="0"/>
      <w:marBottom w:val="0"/>
      <w:divBdr>
        <w:top w:val="none" w:sz="0" w:space="0" w:color="auto"/>
        <w:left w:val="none" w:sz="0" w:space="0" w:color="auto"/>
        <w:bottom w:val="none" w:sz="0" w:space="0" w:color="auto"/>
        <w:right w:val="none" w:sz="0" w:space="0" w:color="auto"/>
      </w:divBdr>
    </w:div>
    <w:div w:id="21322113">
      <w:bodyDiv w:val="1"/>
      <w:marLeft w:val="0"/>
      <w:marRight w:val="0"/>
      <w:marTop w:val="0"/>
      <w:marBottom w:val="0"/>
      <w:divBdr>
        <w:top w:val="none" w:sz="0" w:space="0" w:color="auto"/>
        <w:left w:val="none" w:sz="0" w:space="0" w:color="auto"/>
        <w:bottom w:val="none" w:sz="0" w:space="0" w:color="auto"/>
        <w:right w:val="none" w:sz="0" w:space="0" w:color="auto"/>
      </w:divBdr>
    </w:div>
    <w:div w:id="22177730">
      <w:bodyDiv w:val="1"/>
      <w:marLeft w:val="0"/>
      <w:marRight w:val="0"/>
      <w:marTop w:val="0"/>
      <w:marBottom w:val="0"/>
      <w:divBdr>
        <w:top w:val="none" w:sz="0" w:space="0" w:color="auto"/>
        <w:left w:val="none" w:sz="0" w:space="0" w:color="auto"/>
        <w:bottom w:val="none" w:sz="0" w:space="0" w:color="auto"/>
        <w:right w:val="none" w:sz="0" w:space="0" w:color="auto"/>
      </w:divBdr>
    </w:div>
    <w:div w:id="22366141">
      <w:bodyDiv w:val="1"/>
      <w:marLeft w:val="0"/>
      <w:marRight w:val="0"/>
      <w:marTop w:val="0"/>
      <w:marBottom w:val="0"/>
      <w:divBdr>
        <w:top w:val="none" w:sz="0" w:space="0" w:color="auto"/>
        <w:left w:val="none" w:sz="0" w:space="0" w:color="auto"/>
        <w:bottom w:val="none" w:sz="0" w:space="0" w:color="auto"/>
        <w:right w:val="none" w:sz="0" w:space="0" w:color="auto"/>
      </w:divBdr>
    </w:div>
    <w:div w:id="22370029">
      <w:bodyDiv w:val="1"/>
      <w:marLeft w:val="0"/>
      <w:marRight w:val="0"/>
      <w:marTop w:val="0"/>
      <w:marBottom w:val="0"/>
      <w:divBdr>
        <w:top w:val="none" w:sz="0" w:space="0" w:color="auto"/>
        <w:left w:val="none" w:sz="0" w:space="0" w:color="auto"/>
        <w:bottom w:val="none" w:sz="0" w:space="0" w:color="auto"/>
        <w:right w:val="none" w:sz="0" w:space="0" w:color="auto"/>
      </w:divBdr>
    </w:div>
    <w:div w:id="22483311">
      <w:bodyDiv w:val="1"/>
      <w:marLeft w:val="0"/>
      <w:marRight w:val="0"/>
      <w:marTop w:val="0"/>
      <w:marBottom w:val="0"/>
      <w:divBdr>
        <w:top w:val="none" w:sz="0" w:space="0" w:color="auto"/>
        <w:left w:val="none" w:sz="0" w:space="0" w:color="auto"/>
        <w:bottom w:val="none" w:sz="0" w:space="0" w:color="auto"/>
        <w:right w:val="none" w:sz="0" w:space="0" w:color="auto"/>
      </w:divBdr>
    </w:div>
    <w:div w:id="22484618">
      <w:bodyDiv w:val="1"/>
      <w:marLeft w:val="0"/>
      <w:marRight w:val="0"/>
      <w:marTop w:val="0"/>
      <w:marBottom w:val="0"/>
      <w:divBdr>
        <w:top w:val="none" w:sz="0" w:space="0" w:color="auto"/>
        <w:left w:val="none" w:sz="0" w:space="0" w:color="auto"/>
        <w:bottom w:val="none" w:sz="0" w:space="0" w:color="auto"/>
        <w:right w:val="none" w:sz="0" w:space="0" w:color="auto"/>
      </w:divBdr>
    </w:div>
    <w:div w:id="22485531">
      <w:bodyDiv w:val="1"/>
      <w:marLeft w:val="0"/>
      <w:marRight w:val="0"/>
      <w:marTop w:val="0"/>
      <w:marBottom w:val="0"/>
      <w:divBdr>
        <w:top w:val="none" w:sz="0" w:space="0" w:color="auto"/>
        <w:left w:val="none" w:sz="0" w:space="0" w:color="auto"/>
        <w:bottom w:val="none" w:sz="0" w:space="0" w:color="auto"/>
        <w:right w:val="none" w:sz="0" w:space="0" w:color="auto"/>
      </w:divBdr>
    </w:div>
    <w:div w:id="22754965">
      <w:bodyDiv w:val="1"/>
      <w:marLeft w:val="0"/>
      <w:marRight w:val="0"/>
      <w:marTop w:val="0"/>
      <w:marBottom w:val="0"/>
      <w:divBdr>
        <w:top w:val="none" w:sz="0" w:space="0" w:color="auto"/>
        <w:left w:val="none" w:sz="0" w:space="0" w:color="auto"/>
        <w:bottom w:val="none" w:sz="0" w:space="0" w:color="auto"/>
        <w:right w:val="none" w:sz="0" w:space="0" w:color="auto"/>
      </w:divBdr>
    </w:div>
    <w:div w:id="22944258">
      <w:bodyDiv w:val="1"/>
      <w:marLeft w:val="0"/>
      <w:marRight w:val="0"/>
      <w:marTop w:val="0"/>
      <w:marBottom w:val="0"/>
      <w:divBdr>
        <w:top w:val="none" w:sz="0" w:space="0" w:color="auto"/>
        <w:left w:val="none" w:sz="0" w:space="0" w:color="auto"/>
        <w:bottom w:val="none" w:sz="0" w:space="0" w:color="auto"/>
        <w:right w:val="none" w:sz="0" w:space="0" w:color="auto"/>
      </w:divBdr>
    </w:div>
    <w:div w:id="23021010">
      <w:bodyDiv w:val="1"/>
      <w:marLeft w:val="0"/>
      <w:marRight w:val="0"/>
      <w:marTop w:val="0"/>
      <w:marBottom w:val="0"/>
      <w:divBdr>
        <w:top w:val="none" w:sz="0" w:space="0" w:color="auto"/>
        <w:left w:val="none" w:sz="0" w:space="0" w:color="auto"/>
        <w:bottom w:val="none" w:sz="0" w:space="0" w:color="auto"/>
        <w:right w:val="none" w:sz="0" w:space="0" w:color="auto"/>
      </w:divBdr>
    </w:div>
    <w:div w:id="23093923">
      <w:bodyDiv w:val="1"/>
      <w:marLeft w:val="0"/>
      <w:marRight w:val="0"/>
      <w:marTop w:val="0"/>
      <w:marBottom w:val="0"/>
      <w:divBdr>
        <w:top w:val="none" w:sz="0" w:space="0" w:color="auto"/>
        <w:left w:val="none" w:sz="0" w:space="0" w:color="auto"/>
        <w:bottom w:val="none" w:sz="0" w:space="0" w:color="auto"/>
        <w:right w:val="none" w:sz="0" w:space="0" w:color="auto"/>
      </w:divBdr>
    </w:div>
    <w:div w:id="23285797">
      <w:bodyDiv w:val="1"/>
      <w:marLeft w:val="0"/>
      <w:marRight w:val="0"/>
      <w:marTop w:val="0"/>
      <w:marBottom w:val="0"/>
      <w:divBdr>
        <w:top w:val="none" w:sz="0" w:space="0" w:color="auto"/>
        <w:left w:val="none" w:sz="0" w:space="0" w:color="auto"/>
        <w:bottom w:val="none" w:sz="0" w:space="0" w:color="auto"/>
        <w:right w:val="none" w:sz="0" w:space="0" w:color="auto"/>
      </w:divBdr>
    </w:div>
    <w:div w:id="23603658">
      <w:bodyDiv w:val="1"/>
      <w:marLeft w:val="0"/>
      <w:marRight w:val="0"/>
      <w:marTop w:val="0"/>
      <w:marBottom w:val="0"/>
      <w:divBdr>
        <w:top w:val="none" w:sz="0" w:space="0" w:color="auto"/>
        <w:left w:val="none" w:sz="0" w:space="0" w:color="auto"/>
        <w:bottom w:val="none" w:sz="0" w:space="0" w:color="auto"/>
        <w:right w:val="none" w:sz="0" w:space="0" w:color="auto"/>
      </w:divBdr>
    </w:div>
    <w:div w:id="24335414">
      <w:bodyDiv w:val="1"/>
      <w:marLeft w:val="0"/>
      <w:marRight w:val="0"/>
      <w:marTop w:val="0"/>
      <w:marBottom w:val="0"/>
      <w:divBdr>
        <w:top w:val="none" w:sz="0" w:space="0" w:color="auto"/>
        <w:left w:val="none" w:sz="0" w:space="0" w:color="auto"/>
        <w:bottom w:val="none" w:sz="0" w:space="0" w:color="auto"/>
        <w:right w:val="none" w:sz="0" w:space="0" w:color="auto"/>
      </w:divBdr>
    </w:div>
    <w:div w:id="24525699">
      <w:bodyDiv w:val="1"/>
      <w:marLeft w:val="0"/>
      <w:marRight w:val="0"/>
      <w:marTop w:val="0"/>
      <w:marBottom w:val="0"/>
      <w:divBdr>
        <w:top w:val="none" w:sz="0" w:space="0" w:color="auto"/>
        <w:left w:val="none" w:sz="0" w:space="0" w:color="auto"/>
        <w:bottom w:val="none" w:sz="0" w:space="0" w:color="auto"/>
        <w:right w:val="none" w:sz="0" w:space="0" w:color="auto"/>
      </w:divBdr>
    </w:div>
    <w:div w:id="24643617">
      <w:bodyDiv w:val="1"/>
      <w:marLeft w:val="0"/>
      <w:marRight w:val="0"/>
      <w:marTop w:val="0"/>
      <w:marBottom w:val="0"/>
      <w:divBdr>
        <w:top w:val="none" w:sz="0" w:space="0" w:color="auto"/>
        <w:left w:val="none" w:sz="0" w:space="0" w:color="auto"/>
        <w:bottom w:val="none" w:sz="0" w:space="0" w:color="auto"/>
        <w:right w:val="none" w:sz="0" w:space="0" w:color="auto"/>
      </w:divBdr>
    </w:div>
    <w:div w:id="24723616">
      <w:bodyDiv w:val="1"/>
      <w:marLeft w:val="0"/>
      <w:marRight w:val="0"/>
      <w:marTop w:val="0"/>
      <w:marBottom w:val="0"/>
      <w:divBdr>
        <w:top w:val="none" w:sz="0" w:space="0" w:color="auto"/>
        <w:left w:val="none" w:sz="0" w:space="0" w:color="auto"/>
        <w:bottom w:val="none" w:sz="0" w:space="0" w:color="auto"/>
        <w:right w:val="none" w:sz="0" w:space="0" w:color="auto"/>
      </w:divBdr>
    </w:div>
    <w:div w:id="24792078">
      <w:bodyDiv w:val="1"/>
      <w:marLeft w:val="0"/>
      <w:marRight w:val="0"/>
      <w:marTop w:val="0"/>
      <w:marBottom w:val="0"/>
      <w:divBdr>
        <w:top w:val="none" w:sz="0" w:space="0" w:color="auto"/>
        <w:left w:val="none" w:sz="0" w:space="0" w:color="auto"/>
        <w:bottom w:val="none" w:sz="0" w:space="0" w:color="auto"/>
        <w:right w:val="none" w:sz="0" w:space="0" w:color="auto"/>
      </w:divBdr>
    </w:div>
    <w:div w:id="24988303">
      <w:bodyDiv w:val="1"/>
      <w:marLeft w:val="0"/>
      <w:marRight w:val="0"/>
      <w:marTop w:val="0"/>
      <w:marBottom w:val="0"/>
      <w:divBdr>
        <w:top w:val="none" w:sz="0" w:space="0" w:color="auto"/>
        <w:left w:val="none" w:sz="0" w:space="0" w:color="auto"/>
        <w:bottom w:val="none" w:sz="0" w:space="0" w:color="auto"/>
        <w:right w:val="none" w:sz="0" w:space="0" w:color="auto"/>
      </w:divBdr>
      <w:divsChild>
        <w:div w:id="400746">
          <w:marLeft w:val="480"/>
          <w:marRight w:val="0"/>
          <w:marTop w:val="0"/>
          <w:marBottom w:val="0"/>
          <w:divBdr>
            <w:top w:val="none" w:sz="0" w:space="0" w:color="auto"/>
            <w:left w:val="none" w:sz="0" w:space="0" w:color="auto"/>
            <w:bottom w:val="none" w:sz="0" w:space="0" w:color="auto"/>
            <w:right w:val="none" w:sz="0" w:space="0" w:color="auto"/>
          </w:divBdr>
        </w:div>
        <w:div w:id="26757564">
          <w:marLeft w:val="480"/>
          <w:marRight w:val="0"/>
          <w:marTop w:val="0"/>
          <w:marBottom w:val="0"/>
          <w:divBdr>
            <w:top w:val="none" w:sz="0" w:space="0" w:color="auto"/>
            <w:left w:val="none" w:sz="0" w:space="0" w:color="auto"/>
            <w:bottom w:val="none" w:sz="0" w:space="0" w:color="auto"/>
            <w:right w:val="none" w:sz="0" w:space="0" w:color="auto"/>
          </w:divBdr>
        </w:div>
        <w:div w:id="40399210">
          <w:marLeft w:val="480"/>
          <w:marRight w:val="0"/>
          <w:marTop w:val="0"/>
          <w:marBottom w:val="0"/>
          <w:divBdr>
            <w:top w:val="none" w:sz="0" w:space="0" w:color="auto"/>
            <w:left w:val="none" w:sz="0" w:space="0" w:color="auto"/>
            <w:bottom w:val="none" w:sz="0" w:space="0" w:color="auto"/>
            <w:right w:val="none" w:sz="0" w:space="0" w:color="auto"/>
          </w:divBdr>
        </w:div>
        <w:div w:id="47389395">
          <w:marLeft w:val="480"/>
          <w:marRight w:val="0"/>
          <w:marTop w:val="0"/>
          <w:marBottom w:val="0"/>
          <w:divBdr>
            <w:top w:val="none" w:sz="0" w:space="0" w:color="auto"/>
            <w:left w:val="none" w:sz="0" w:space="0" w:color="auto"/>
            <w:bottom w:val="none" w:sz="0" w:space="0" w:color="auto"/>
            <w:right w:val="none" w:sz="0" w:space="0" w:color="auto"/>
          </w:divBdr>
        </w:div>
        <w:div w:id="58409010">
          <w:marLeft w:val="480"/>
          <w:marRight w:val="0"/>
          <w:marTop w:val="0"/>
          <w:marBottom w:val="0"/>
          <w:divBdr>
            <w:top w:val="none" w:sz="0" w:space="0" w:color="auto"/>
            <w:left w:val="none" w:sz="0" w:space="0" w:color="auto"/>
            <w:bottom w:val="none" w:sz="0" w:space="0" w:color="auto"/>
            <w:right w:val="none" w:sz="0" w:space="0" w:color="auto"/>
          </w:divBdr>
        </w:div>
        <w:div w:id="85394140">
          <w:marLeft w:val="480"/>
          <w:marRight w:val="0"/>
          <w:marTop w:val="0"/>
          <w:marBottom w:val="0"/>
          <w:divBdr>
            <w:top w:val="none" w:sz="0" w:space="0" w:color="auto"/>
            <w:left w:val="none" w:sz="0" w:space="0" w:color="auto"/>
            <w:bottom w:val="none" w:sz="0" w:space="0" w:color="auto"/>
            <w:right w:val="none" w:sz="0" w:space="0" w:color="auto"/>
          </w:divBdr>
        </w:div>
        <w:div w:id="97648791">
          <w:marLeft w:val="480"/>
          <w:marRight w:val="0"/>
          <w:marTop w:val="0"/>
          <w:marBottom w:val="0"/>
          <w:divBdr>
            <w:top w:val="none" w:sz="0" w:space="0" w:color="auto"/>
            <w:left w:val="none" w:sz="0" w:space="0" w:color="auto"/>
            <w:bottom w:val="none" w:sz="0" w:space="0" w:color="auto"/>
            <w:right w:val="none" w:sz="0" w:space="0" w:color="auto"/>
          </w:divBdr>
        </w:div>
        <w:div w:id="104423955">
          <w:marLeft w:val="480"/>
          <w:marRight w:val="0"/>
          <w:marTop w:val="0"/>
          <w:marBottom w:val="0"/>
          <w:divBdr>
            <w:top w:val="none" w:sz="0" w:space="0" w:color="auto"/>
            <w:left w:val="none" w:sz="0" w:space="0" w:color="auto"/>
            <w:bottom w:val="none" w:sz="0" w:space="0" w:color="auto"/>
            <w:right w:val="none" w:sz="0" w:space="0" w:color="auto"/>
          </w:divBdr>
        </w:div>
        <w:div w:id="157814577">
          <w:marLeft w:val="480"/>
          <w:marRight w:val="0"/>
          <w:marTop w:val="0"/>
          <w:marBottom w:val="0"/>
          <w:divBdr>
            <w:top w:val="none" w:sz="0" w:space="0" w:color="auto"/>
            <w:left w:val="none" w:sz="0" w:space="0" w:color="auto"/>
            <w:bottom w:val="none" w:sz="0" w:space="0" w:color="auto"/>
            <w:right w:val="none" w:sz="0" w:space="0" w:color="auto"/>
          </w:divBdr>
        </w:div>
        <w:div w:id="210045770">
          <w:marLeft w:val="480"/>
          <w:marRight w:val="0"/>
          <w:marTop w:val="0"/>
          <w:marBottom w:val="0"/>
          <w:divBdr>
            <w:top w:val="none" w:sz="0" w:space="0" w:color="auto"/>
            <w:left w:val="none" w:sz="0" w:space="0" w:color="auto"/>
            <w:bottom w:val="none" w:sz="0" w:space="0" w:color="auto"/>
            <w:right w:val="none" w:sz="0" w:space="0" w:color="auto"/>
          </w:divBdr>
        </w:div>
        <w:div w:id="250508738">
          <w:marLeft w:val="480"/>
          <w:marRight w:val="0"/>
          <w:marTop w:val="0"/>
          <w:marBottom w:val="0"/>
          <w:divBdr>
            <w:top w:val="none" w:sz="0" w:space="0" w:color="auto"/>
            <w:left w:val="none" w:sz="0" w:space="0" w:color="auto"/>
            <w:bottom w:val="none" w:sz="0" w:space="0" w:color="auto"/>
            <w:right w:val="none" w:sz="0" w:space="0" w:color="auto"/>
          </w:divBdr>
        </w:div>
        <w:div w:id="284890703">
          <w:marLeft w:val="480"/>
          <w:marRight w:val="0"/>
          <w:marTop w:val="0"/>
          <w:marBottom w:val="0"/>
          <w:divBdr>
            <w:top w:val="none" w:sz="0" w:space="0" w:color="auto"/>
            <w:left w:val="none" w:sz="0" w:space="0" w:color="auto"/>
            <w:bottom w:val="none" w:sz="0" w:space="0" w:color="auto"/>
            <w:right w:val="none" w:sz="0" w:space="0" w:color="auto"/>
          </w:divBdr>
        </w:div>
        <w:div w:id="302930544">
          <w:marLeft w:val="480"/>
          <w:marRight w:val="0"/>
          <w:marTop w:val="0"/>
          <w:marBottom w:val="0"/>
          <w:divBdr>
            <w:top w:val="none" w:sz="0" w:space="0" w:color="auto"/>
            <w:left w:val="none" w:sz="0" w:space="0" w:color="auto"/>
            <w:bottom w:val="none" w:sz="0" w:space="0" w:color="auto"/>
            <w:right w:val="none" w:sz="0" w:space="0" w:color="auto"/>
          </w:divBdr>
        </w:div>
        <w:div w:id="304702173">
          <w:marLeft w:val="480"/>
          <w:marRight w:val="0"/>
          <w:marTop w:val="0"/>
          <w:marBottom w:val="0"/>
          <w:divBdr>
            <w:top w:val="none" w:sz="0" w:space="0" w:color="auto"/>
            <w:left w:val="none" w:sz="0" w:space="0" w:color="auto"/>
            <w:bottom w:val="none" w:sz="0" w:space="0" w:color="auto"/>
            <w:right w:val="none" w:sz="0" w:space="0" w:color="auto"/>
          </w:divBdr>
        </w:div>
        <w:div w:id="349576476">
          <w:marLeft w:val="480"/>
          <w:marRight w:val="0"/>
          <w:marTop w:val="0"/>
          <w:marBottom w:val="0"/>
          <w:divBdr>
            <w:top w:val="none" w:sz="0" w:space="0" w:color="auto"/>
            <w:left w:val="none" w:sz="0" w:space="0" w:color="auto"/>
            <w:bottom w:val="none" w:sz="0" w:space="0" w:color="auto"/>
            <w:right w:val="none" w:sz="0" w:space="0" w:color="auto"/>
          </w:divBdr>
        </w:div>
        <w:div w:id="408815730">
          <w:marLeft w:val="480"/>
          <w:marRight w:val="0"/>
          <w:marTop w:val="0"/>
          <w:marBottom w:val="0"/>
          <w:divBdr>
            <w:top w:val="none" w:sz="0" w:space="0" w:color="auto"/>
            <w:left w:val="none" w:sz="0" w:space="0" w:color="auto"/>
            <w:bottom w:val="none" w:sz="0" w:space="0" w:color="auto"/>
            <w:right w:val="none" w:sz="0" w:space="0" w:color="auto"/>
          </w:divBdr>
        </w:div>
        <w:div w:id="416563266">
          <w:marLeft w:val="480"/>
          <w:marRight w:val="0"/>
          <w:marTop w:val="0"/>
          <w:marBottom w:val="0"/>
          <w:divBdr>
            <w:top w:val="none" w:sz="0" w:space="0" w:color="auto"/>
            <w:left w:val="none" w:sz="0" w:space="0" w:color="auto"/>
            <w:bottom w:val="none" w:sz="0" w:space="0" w:color="auto"/>
            <w:right w:val="none" w:sz="0" w:space="0" w:color="auto"/>
          </w:divBdr>
        </w:div>
        <w:div w:id="479199272">
          <w:marLeft w:val="480"/>
          <w:marRight w:val="0"/>
          <w:marTop w:val="0"/>
          <w:marBottom w:val="0"/>
          <w:divBdr>
            <w:top w:val="none" w:sz="0" w:space="0" w:color="auto"/>
            <w:left w:val="none" w:sz="0" w:space="0" w:color="auto"/>
            <w:bottom w:val="none" w:sz="0" w:space="0" w:color="auto"/>
            <w:right w:val="none" w:sz="0" w:space="0" w:color="auto"/>
          </w:divBdr>
        </w:div>
        <w:div w:id="520170169">
          <w:marLeft w:val="480"/>
          <w:marRight w:val="0"/>
          <w:marTop w:val="0"/>
          <w:marBottom w:val="0"/>
          <w:divBdr>
            <w:top w:val="none" w:sz="0" w:space="0" w:color="auto"/>
            <w:left w:val="none" w:sz="0" w:space="0" w:color="auto"/>
            <w:bottom w:val="none" w:sz="0" w:space="0" w:color="auto"/>
            <w:right w:val="none" w:sz="0" w:space="0" w:color="auto"/>
          </w:divBdr>
        </w:div>
        <w:div w:id="559556141">
          <w:marLeft w:val="480"/>
          <w:marRight w:val="0"/>
          <w:marTop w:val="0"/>
          <w:marBottom w:val="0"/>
          <w:divBdr>
            <w:top w:val="none" w:sz="0" w:space="0" w:color="auto"/>
            <w:left w:val="none" w:sz="0" w:space="0" w:color="auto"/>
            <w:bottom w:val="none" w:sz="0" w:space="0" w:color="auto"/>
            <w:right w:val="none" w:sz="0" w:space="0" w:color="auto"/>
          </w:divBdr>
        </w:div>
        <w:div w:id="559749655">
          <w:marLeft w:val="480"/>
          <w:marRight w:val="0"/>
          <w:marTop w:val="0"/>
          <w:marBottom w:val="0"/>
          <w:divBdr>
            <w:top w:val="none" w:sz="0" w:space="0" w:color="auto"/>
            <w:left w:val="none" w:sz="0" w:space="0" w:color="auto"/>
            <w:bottom w:val="none" w:sz="0" w:space="0" w:color="auto"/>
            <w:right w:val="none" w:sz="0" w:space="0" w:color="auto"/>
          </w:divBdr>
        </w:div>
        <w:div w:id="571619908">
          <w:marLeft w:val="480"/>
          <w:marRight w:val="0"/>
          <w:marTop w:val="0"/>
          <w:marBottom w:val="0"/>
          <w:divBdr>
            <w:top w:val="none" w:sz="0" w:space="0" w:color="auto"/>
            <w:left w:val="none" w:sz="0" w:space="0" w:color="auto"/>
            <w:bottom w:val="none" w:sz="0" w:space="0" w:color="auto"/>
            <w:right w:val="none" w:sz="0" w:space="0" w:color="auto"/>
          </w:divBdr>
        </w:div>
        <w:div w:id="572620143">
          <w:marLeft w:val="480"/>
          <w:marRight w:val="0"/>
          <w:marTop w:val="0"/>
          <w:marBottom w:val="0"/>
          <w:divBdr>
            <w:top w:val="none" w:sz="0" w:space="0" w:color="auto"/>
            <w:left w:val="none" w:sz="0" w:space="0" w:color="auto"/>
            <w:bottom w:val="none" w:sz="0" w:space="0" w:color="auto"/>
            <w:right w:val="none" w:sz="0" w:space="0" w:color="auto"/>
          </w:divBdr>
        </w:div>
        <w:div w:id="582224025">
          <w:marLeft w:val="480"/>
          <w:marRight w:val="0"/>
          <w:marTop w:val="0"/>
          <w:marBottom w:val="0"/>
          <w:divBdr>
            <w:top w:val="none" w:sz="0" w:space="0" w:color="auto"/>
            <w:left w:val="none" w:sz="0" w:space="0" w:color="auto"/>
            <w:bottom w:val="none" w:sz="0" w:space="0" w:color="auto"/>
            <w:right w:val="none" w:sz="0" w:space="0" w:color="auto"/>
          </w:divBdr>
        </w:div>
        <w:div w:id="587006449">
          <w:marLeft w:val="480"/>
          <w:marRight w:val="0"/>
          <w:marTop w:val="0"/>
          <w:marBottom w:val="0"/>
          <w:divBdr>
            <w:top w:val="none" w:sz="0" w:space="0" w:color="auto"/>
            <w:left w:val="none" w:sz="0" w:space="0" w:color="auto"/>
            <w:bottom w:val="none" w:sz="0" w:space="0" w:color="auto"/>
            <w:right w:val="none" w:sz="0" w:space="0" w:color="auto"/>
          </w:divBdr>
        </w:div>
        <w:div w:id="615404127">
          <w:marLeft w:val="480"/>
          <w:marRight w:val="0"/>
          <w:marTop w:val="0"/>
          <w:marBottom w:val="0"/>
          <w:divBdr>
            <w:top w:val="none" w:sz="0" w:space="0" w:color="auto"/>
            <w:left w:val="none" w:sz="0" w:space="0" w:color="auto"/>
            <w:bottom w:val="none" w:sz="0" w:space="0" w:color="auto"/>
            <w:right w:val="none" w:sz="0" w:space="0" w:color="auto"/>
          </w:divBdr>
        </w:div>
        <w:div w:id="625434190">
          <w:marLeft w:val="480"/>
          <w:marRight w:val="0"/>
          <w:marTop w:val="0"/>
          <w:marBottom w:val="0"/>
          <w:divBdr>
            <w:top w:val="none" w:sz="0" w:space="0" w:color="auto"/>
            <w:left w:val="none" w:sz="0" w:space="0" w:color="auto"/>
            <w:bottom w:val="none" w:sz="0" w:space="0" w:color="auto"/>
            <w:right w:val="none" w:sz="0" w:space="0" w:color="auto"/>
          </w:divBdr>
        </w:div>
        <w:div w:id="679426277">
          <w:marLeft w:val="480"/>
          <w:marRight w:val="0"/>
          <w:marTop w:val="0"/>
          <w:marBottom w:val="0"/>
          <w:divBdr>
            <w:top w:val="none" w:sz="0" w:space="0" w:color="auto"/>
            <w:left w:val="none" w:sz="0" w:space="0" w:color="auto"/>
            <w:bottom w:val="none" w:sz="0" w:space="0" w:color="auto"/>
            <w:right w:val="none" w:sz="0" w:space="0" w:color="auto"/>
          </w:divBdr>
        </w:div>
        <w:div w:id="701713576">
          <w:marLeft w:val="480"/>
          <w:marRight w:val="0"/>
          <w:marTop w:val="0"/>
          <w:marBottom w:val="0"/>
          <w:divBdr>
            <w:top w:val="none" w:sz="0" w:space="0" w:color="auto"/>
            <w:left w:val="none" w:sz="0" w:space="0" w:color="auto"/>
            <w:bottom w:val="none" w:sz="0" w:space="0" w:color="auto"/>
            <w:right w:val="none" w:sz="0" w:space="0" w:color="auto"/>
          </w:divBdr>
        </w:div>
        <w:div w:id="744107029">
          <w:marLeft w:val="480"/>
          <w:marRight w:val="0"/>
          <w:marTop w:val="0"/>
          <w:marBottom w:val="0"/>
          <w:divBdr>
            <w:top w:val="none" w:sz="0" w:space="0" w:color="auto"/>
            <w:left w:val="none" w:sz="0" w:space="0" w:color="auto"/>
            <w:bottom w:val="none" w:sz="0" w:space="0" w:color="auto"/>
            <w:right w:val="none" w:sz="0" w:space="0" w:color="auto"/>
          </w:divBdr>
        </w:div>
        <w:div w:id="751194258">
          <w:marLeft w:val="480"/>
          <w:marRight w:val="0"/>
          <w:marTop w:val="0"/>
          <w:marBottom w:val="0"/>
          <w:divBdr>
            <w:top w:val="none" w:sz="0" w:space="0" w:color="auto"/>
            <w:left w:val="none" w:sz="0" w:space="0" w:color="auto"/>
            <w:bottom w:val="none" w:sz="0" w:space="0" w:color="auto"/>
            <w:right w:val="none" w:sz="0" w:space="0" w:color="auto"/>
          </w:divBdr>
        </w:div>
        <w:div w:id="787315310">
          <w:marLeft w:val="480"/>
          <w:marRight w:val="0"/>
          <w:marTop w:val="0"/>
          <w:marBottom w:val="0"/>
          <w:divBdr>
            <w:top w:val="none" w:sz="0" w:space="0" w:color="auto"/>
            <w:left w:val="none" w:sz="0" w:space="0" w:color="auto"/>
            <w:bottom w:val="none" w:sz="0" w:space="0" w:color="auto"/>
            <w:right w:val="none" w:sz="0" w:space="0" w:color="auto"/>
          </w:divBdr>
        </w:div>
        <w:div w:id="812335349">
          <w:marLeft w:val="480"/>
          <w:marRight w:val="0"/>
          <w:marTop w:val="0"/>
          <w:marBottom w:val="0"/>
          <w:divBdr>
            <w:top w:val="none" w:sz="0" w:space="0" w:color="auto"/>
            <w:left w:val="none" w:sz="0" w:space="0" w:color="auto"/>
            <w:bottom w:val="none" w:sz="0" w:space="0" w:color="auto"/>
            <w:right w:val="none" w:sz="0" w:space="0" w:color="auto"/>
          </w:divBdr>
        </w:div>
        <w:div w:id="844976550">
          <w:marLeft w:val="480"/>
          <w:marRight w:val="0"/>
          <w:marTop w:val="0"/>
          <w:marBottom w:val="0"/>
          <w:divBdr>
            <w:top w:val="none" w:sz="0" w:space="0" w:color="auto"/>
            <w:left w:val="none" w:sz="0" w:space="0" w:color="auto"/>
            <w:bottom w:val="none" w:sz="0" w:space="0" w:color="auto"/>
            <w:right w:val="none" w:sz="0" w:space="0" w:color="auto"/>
          </w:divBdr>
        </w:div>
        <w:div w:id="891774177">
          <w:marLeft w:val="480"/>
          <w:marRight w:val="0"/>
          <w:marTop w:val="0"/>
          <w:marBottom w:val="0"/>
          <w:divBdr>
            <w:top w:val="none" w:sz="0" w:space="0" w:color="auto"/>
            <w:left w:val="none" w:sz="0" w:space="0" w:color="auto"/>
            <w:bottom w:val="none" w:sz="0" w:space="0" w:color="auto"/>
            <w:right w:val="none" w:sz="0" w:space="0" w:color="auto"/>
          </w:divBdr>
        </w:div>
      </w:divsChild>
    </w:div>
    <w:div w:id="25034896">
      <w:bodyDiv w:val="1"/>
      <w:marLeft w:val="0"/>
      <w:marRight w:val="0"/>
      <w:marTop w:val="0"/>
      <w:marBottom w:val="0"/>
      <w:divBdr>
        <w:top w:val="none" w:sz="0" w:space="0" w:color="auto"/>
        <w:left w:val="none" w:sz="0" w:space="0" w:color="auto"/>
        <w:bottom w:val="none" w:sz="0" w:space="0" w:color="auto"/>
        <w:right w:val="none" w:sz="0" w:space="0" w:color="auto"/>
      </w:divBdr>
    </w:div>
    <w:div w:id="25445120">
      <w:bodyDiv w:val="1"/>
      <w:marLeft w:val="0"/>
      <w:marRight w:val="0"/>
      <w:marTop w:val="0"/>
      <w:marBottom w:val="0"/>
      <w:divBdr>
        <w:top w:val="none" w:sz="0" w:space="0" w:color="auto"/>
        <w:left w:val="none" w:sz="0" w:space="0" w:color="auto"/>
        <w:bottom w:val="none" w:sz="0" w:space="0" w:color="auto"/>
        <w:right w:val="none" w:sz="0" w:space="0" w:color="auto"/>
      </w:divBdr>
    </w:div>
    <w:div w:id="26419678">
      <w:bodyDiv w:val="1"/>
      <w:marLeft w:val="0"/>
      <w:marRight w:val="0"/>
      <w:marTop w:val="0"/>
      <w:marBottom w:val="0"/>
      <w:divBdr>
        <w:top w:val="none" w:sz="0" w:space="0" w:color="auto"/>
        <w:left w:val="none" w:sz="0" w:space="0" w:color="auto"/>
        <w:bottom w:val="none" w:sz="0" w:space="0" w:color="auto"/>
        <w:right w:val="none" w:sz="0" w:space="0" w:color="auto"/>
      </w:divBdr>
    </w:div>
    <w:div w:id="26682350">
      <w:bodyDiv w:val="1"/>
      <w:marLeft w:val="0"/>
      <w:marRight w:val="0"/>
      <w:marTop w:val="0"/>
      <w:marBottom w:val="0"/>
      <w:divBdr>
        <w:top w:val="none" w:sz="0" w:space="0" w:color="auto"/>
        <w:left w:val="none" w:sz="0" w:space="0" w:color="auto"/>
        <w:bottom w:val="none" w:sz="0" w:space="0" w:color="auto"/>
        <w:right w:val="none" w:sz="0" w:space="0" w:color="auto"/>
      </w:divBdr>
    </w:div>
    <w:div w:id="26683929">
      <w:bodyDiv w:val="1"/>
      <w:marLeft w:val="0"/>
      <w:marRight w:val="0"/>
      <w:marTop w:val="0"/>
      <w:marBottom w:val="0"/>
      <w:divBdr>
        <w:top w:val="none" w:sz="0" w:space="0" w:color="auto"/>
        <w:left w:val="none" w:sz="0" w:space="0" w:color="auto"/>
        <w:bottom w:val="none" w:sz="0" w:space="0" w:color="auto"/>
        <w:right w:val="none" w:sz="0" w:space="0" w:color="auto"/>
      </w:divBdr>
    </w:div>
    <w:div w:id="26874975">
      <w:bodyDiv w:val="1"/>
      <w:marLeft w:val="0"/>
      <w:marRight w:val="0"/>
      <w:marTop w:val="0"/>
      <w:marBottom w:val="0"/>
      <w:divBdr>
        <w:top w:val="none" w:sz="0" w:space="0" w:color="auto"/>
        <w:left w:val="none" w:sz="0" w:space="0" w:color="auto"/>
        <w:bottom w:val="none" w:sz="0" w:space="0" w:color="auto"/>
        <w:right w:val="none" w:sz="0" w:space="0" w:color="auto"/>
      </w:divBdr>
    </w:div>
    <w:div w:id="27802690">
      <w:bodyDiv w:val="1"/>
      <w:marLeft w:val="0"/>
      <w:marRight w:val="0"/>
      <w:marTop w:val="0"/>
      <w:marBottom w:val="0"/>
      <w:divBdr>
        <w:top w:val="none" w:sz="0" w:space="0" w:color="auto"/>
        <w:left w:val="none" w:sz="0" w:space="0" w:color="auto"/>
        <w:bottom w:val="none" w:sz="0" w:space="0" w:color="auto"/>
        <w:right w:val="none" w:sz="0" w:space="0" w:color="auto"/>
      </w:divBdr>
    </w:div>
    <w:div w:id="27990306">
      <w:bodyDiv w:val="1"/>
      <w:marLeft w:val="0"/>
      <w:marRight w:val="0"/>
      <w:marTop w:val="0"/>
      <w:marBottom w:val="0"/>
      <w:divBdr>
        <w:top w:val="none" w:sz="0" w:space="0" w:color="auto"/>
        <w:left w:val="none" w:sz="0" w:space="0" w:color="auto"/>
        <w:bottom w:val="none" w:sz="0" w:space="0" w:color="auto"/>
        <w:right w:val="none" w:sz="0" w:space="0" w:color="auto"/>
      </w:divBdr>
    </w:div>
    <w:div w:id="28073447">
      <w:bodyDiv w:val="1"/>
      <w:marLeft w:val="0"/>
      <w:marRight w:val="0"/>
      <w:marTop w:val="0"/>
      <w:marBottom w:val="0"/>
      <w:divBdr>
        <w:top w:val="none" w:sz="0" w:space="0" w:color="auto"/>
        <w:left w:val="none" w:sz="0" w:space="0" w:color="auto"/>
        <w:bottom w:val="none" w:sz="0" w:space="0" w:color="auto"/>
        <w:right w:val="none" w:sz="0" w:space="0" w:color="auto"/>
      </w:divBdr>
    </w:div>
    <w:div w:id="28073702">
      <w:bodyDiv w:val="1"/>
      <w:marLeft w:val="0"/>
      <w:marRight w:val="0"/>
      <w:marTop w:val="0"/>
      <w:marBottom w:val="0"/>
      <w:divBdr>
        <w:top w:val="none" w:sz="0" w:space="0" w:color="auto"/>
        <w:left w:val="none" w:sz="0" w:space="0" w:color="auto"/>
        <w:bottom w:val="none" w:sz="0" w:space="0" w:color="auto"/>
        <w:right w:val="none" w:sz="0" w:space="0" w:color="auto"/>
      </w:divBdr>
    </w:div>
    <w:div w:id="28384806">
      <w:bodyDiv w:val="1"/>
      <w:marLeft w:val="0"/>
      <w:marRight w:val="0"/>
      <w:marTop w:val="0"/>
      <w:marBottom w:val="0"/>
      <w:divBdr>
        <w:top w:val="none" w:sz="0" w:space="0" w:color="auto"/>
        <w:left w:val="none" w:sz="0" w:space="0" w:color="auto"/>
        <w:bottom w:val="none" w:sz="0" w:space="0" w:color="auto"/>
        <w:right w:val="none" w:sz="0" w:space="0" w:color="auto"/>
      </w:divBdr>
      <w:divsChild>
        <w:div w:id="12922604">
          <w:marLeft w:val="480"/>
          <w:marRight w:val="0"/>
          <w:marTop w:val="0"/>
          <w:marBottom w:val="0"/>
          <w:divBdr>
            <w:top w:val="none" w:sz="0" w:space="0" w:color="auto"/>
            <w:left w:val="none" w:sz="0" w:space="0" w:color="auto"/>
            <w:bottom w:val="none" w:sz="0" w:space="0" w:color="auto"/>
            <w:right w:val="none" w:sz="0" w:space="0" w:color="auto"/>
          </w:divBdr>
        </w:div>
        <w:div w:id="83840275">
          <w:marLeft w:val="480"/>
          <w:marRight w:val="0"/>
          <w:marTop w:val="0"/>
          <w:marBottom w:val="0"/>
          <w:divBdr>
            <w:top w:val="none" w:sz="0" w:space="0" w:color="auto"/>
            <w:left w:val="none" w:sz="0" w:space="0" w:color="auto"/>
            <w:bottom w:val="none" w:sz="0" w:space="0" w:color="auto"/>
            <w:right w:val="none" w:sz="0" w:space="0" w:color="auto"/>
          </w:divBdr>
        </w:div>
        <w:div w:id="189296824">
          <w:marLeft w:val="480"/>
          <w:marRight w:val="0"/>
          <w:marTop w:val="0"/>
          <w:marBottom w:val="0"/>
          <w:divBdr>
            <w:top w:val="none" w:sz="0" w:space="0" w:color="auto"/>
            <w:left w:val="none" w:sz="0" w:space="0" w:color="auto"/>
            <w:bottom w:val="none" w:sz="0" w:space="0" w:color="auto"/>
            <w:right w:val="none" w:sz="0" w:space="0" w:color="auto"/>
          </w:divBdr>
        </w:div>
        <w:div w:id="200092598">
          <w:marLeft w:val="480"/>
          <w:marRight w:val="0"/>
          <w:marTop w:val="0"/>
          <w:marBottom w:val="0"/>
          <w:divBdr>
            <w:top w:val="none" w:sz="0" w:space="0" w:color="auto"/>
            <w:left w:val="none" w:sz="0" w:space="0" w:color="auto"/>
            <w:bottom w:val="none" w:sz="0" w:space="0" w:color="auto"/>
            <w:right w:val="none" w:sz="0" w:space="0" w:color="auto"/>
          </w:divBdr>
        </w:div>
        <w:div w:id="216667505">
          <w:marLeft w:val="480"/>
          <w:marRight w:val="0"/>
          <w:marTop w:val="0"/>
          <w:marBottom w:val="0"/>
          <w:divBdr>
            <w:top w:val="none" w:sz="0" w:space="0" w:color="auto"/>
            <w:left w:val="none" w:sz="0" w:space="0" w:color="auto"/>
            <w:bottom w:val="none" w:sz="0" w:space="0" w:color="auto"/>
            <w:right w:val="none" w:sz="0" w:space="0" w:color="auto"/>
          </w:divBdr>
        </w:div>
        <w:div w:id="220409724">
          <w:marLeft w:val="480"/>
          <w:marRight w:val="0"/>
          <w:marTop w:val="0"/>
          <w:marBottom w:val="0"/>
          <w:divBdr>
            <w:top w:val="none" w:sz="0" w:space="0" w:color="auto"/>
            <w:left w:val="none" w:sz="0" w:space="0" w:color="auto"/>
            <w:bottom w:val="none" w:sz="0" w:space="0" w:color="auto"/>
            <w:right w:val="none" w:sz="0" w:space="0" w:color="auto"/>
          </w:divBdr>
        </w:div>
        <w:div w:id="267663178">
          <w:marLeft w:val="480"/>
          <w:marRight w:val="0"/>
          <w:marTop w:val="0"/>
          <w:marBottom w:val="0"/>
          <w:divBdr>
            <w:top w:val="none" w:sz="0" w:space="0" w:color="auto"/>
            <w:left w:val="none" w:sz="0" w:space="0" w:color="auto"/>
            <w:bottom w:val="none" w:sz="0" w:space="0" w:color="auto"/>
            <w:right w:val="none" w:sz="0" w:space="0" w:color="auto"/>
          </w:divBdr>
        </w:div>
        <w:div w:id="271329419">
          <w:marLeft w:val="480"/>
          <w:marRight w:val="0"/>
          <w:marTop w:val="0"/>
          <w:marBottom w:val="0"/>
          <w:divBdr>
            <w:top w:val="none" w:sz="0" w:space="0" w:color="auto"/>
            <w:left w:val="none" w:sz="0" w:space="0" w:color="auto"/>
            <w:bottom w:val="none" w:sz="0" w:space="0" w:color="auto"/>
            <w:right w:val="none" w:sz="0" w:space="0" w:color="auto"/>
          </w:divBdr>
        </w:div>
        <w:div w:id="343092272">
          <w:marLeft w:val="480"/>
          <w:marRight w:val="0"/>
          <w:marTop w:val="0"/>
          <w:marBottom w:val="0"/>
          <w:divBdr>
            <w:top w:val="none" w:sz="0" w:space="0" w:color="auto"/>
            <w:left w:val="none" w:sz="0" w:space="0" w:color="auto"/>
            <w:bottom w:val="none" w:sz="0" w:space="0" w:color="auto"/>
            <w:right w:val="none" w:sz="0" w:space="0" w:color="auto"/>
          </w:divBdr>
        </w:div>
        <w:div w:id="362829314">
          <w:marLeft w:val="480"/>
          <w:marRight w:val="0"/>
          <w:marTop w:val="0"/>
          <w:marBottom w:val="0"/>
          <w:divBdr>
            <w:top w:val="none" w:sz="0" w:space="0" w:color="auto"/>
            <w:left w:val="none" w:sz="0" w:space="0" w:color="auto"/>
            <w:bottom w:val="none" w:sz="0" w:space="0" w:color="auto"/>
            <w:right w:val="none" w:sz="0" w:space="0" w:color="auto"/>
          </w:divBdr>
        </w:div>
        <w:div w:id="385568866">
          <w:marLeft w:val="480"/>
          <w:marRight w:val="0"/>
          <w:marTop w:val="0"/>
          <w:marBottom w:val="0"/>
          <w:divBdr>
            <w:top w:val="none" w:sz="0" w:space="0" w:color="auto"/>
            <w:left w:val="none" w:sz="0" w:space="0" w:color="auto"/>
            <w:bottom w:val="none" w:sz="0" w:space="0" w:color="auto"/>
            <w:right w:val="none" w:sz="0" w:space="0" w:color="auto"/>
          </w:divBdr>
        </w:div>
        <w:div w:id="413012713">
          <w:marLeft w:val="480"/>
          <w:marRight w:val="0"/>
          <w:marTop w:val="0"/>
          <w:marBottom w:val="0"/>
          <w:divBdr>
            <w:top w:val="none" w:sz="0" w:space="0" w:color="auto"/>
            <w:left w:val="none" w:sz="0" w:space="0" w:color="auto"/>
            <w:bottom w:val="none" w:sz="0" w:space="0" w:color="auto"/>
            <w:right w:val="none" w:sz="0" w:space="0" w:color="auto"/>
          </w:divBdr>
        </w:div>
        <w:div w:id="414210497">
          <w:marLeft w:val="480"/>
          <w:marRight w:val="0"/>
          <w:marTop w:val="0"/>
          <w:marBottom w:val="0"/>
          <w:divBdr>
            <w:top w:val="none" w:sz="0" w:space="0" w:color="auto"/>
            <w:left w:val="none" w:sz="0" w:space="0" w:color="auto"/>
            <w:bottom w:val="none" w:sz="0" w:space="0" w:color="auto"/>
            <w:right w:val="none" w:sz="0" w:space="0" w:color="auto"/>
          </w:divBdr>
        </w:div>
        <w:div w:id="442042728">
          <w:marLeft w:val="480"/>
          <w:marRight w:val="0"/>
          <w:marTop w:val="0"/>
          <w:marBottom w:val="0"/>
          <w:divBdr>
            <w:top w:val="none" w:sz="0" w:space="0" w:color="auto"/>
            <w:left w:val="none" w:sz="0" w:space="0" w:color="auto"/>
            <w:bottom w:val="none" w:sz="0" w:space="0" w:color="auto"/>
            <w:right w:val="none" w:sz="0" w:space="0" w:color="auto"/>
          </w:divBdr>
        </w:div>
        <w:div w:id="453984138">
          <w:marLeft w:val="480"/>
          <w:marRight w:val="0"/>
          <w:marTop w:val="0"/>
          <w:marBottom w:val="0"/>
          <w:divBdr>
            <w:top w:val="none" w:sz="0" w:space="0" w:color="auto"/>
            <w:left w:val="none" w:sz="0" w:space="0" w:color="auto"/>
            <w:bottom w:val="none" w:sz="0" w:space="0" w:color="auto"/>
            <w:right w:val="none" w:sz="0" w:space="0" w:color="auto"/>
          </w:divBdr>
        </w:div>
        <w:div w:id="463692777">
          <w:marLeft w:val="480"/>
          <w:marRight w:val="0"/>
          <w:marTop w:val="0"/>
          <w:marBottom w:val="0"/>
          <w:divBdr>
            <w:top w:val="none" w:sz="0" w:space="0" w:color="auto"/>
            <w:left w:val="none" w:sz="0" w:space="0" w:color="auto"/>
            <w:bottom w:val="none" w:sz="0" w:space="0" w:color="auto"/>
            <w:right w:val="none" w:sz="0" w:space="0" w:color="auto"/>
          </w:divBdr>
        </w:div>
        <w:div w:id="468519162">
          <w:marLeft w:val="480"/>
          <w:marRight w:val="0"/>
          <w:marTop w:val="0"/>
          <w:marBottom w:val="0"/>
          <w:divBdr>
            <w:top w:val="none" w:sz="0" w:space="0" w:color="auto"/>
            <w:left w:val="none" w:sz="0" w:space="0" w:color="auto"/>
            <w:bottom w:val="none" w:sz="0" w:space="0" w:color="auto"/>
            <w:right w:val="none" w:sz="0" w:space="0" w:color="auto"/>
          </w:divBdr>
        </w:div>
        <w:div w:id="525875134">
          <w:marLeft w:val="480"/>
          <w:marRight w:val="0"/>
          <w:marTop w:val="0"/>
          <w:marBottom w:val="0"/>
          <w:divBdr>
            <w:top w:val="none" w:sz="0" w:space="0" w:color="auto"/>
            <w:left w:val="none" w:sz="0" w:space="0" w:color="auto"/>
            <w:bottom w:val="none" w:sz="0" w:space="0" w:color="auto"/>
            <w:right w:val="none" w:sz="0" w:space="0" w:color="auto"/>
          </w:divBdr>
        </w:div>
        <w:div w:id="554316832">
          <w:marLeft w:val="480"/>
          <w:marRight w:val="0"/>
          <w:marTop w:val="0"/>
          <w:marBottom w:val="0"/>
          <w:divBdr>
            <w:top w:val="none" w:sz="0" w:space="0" w:color="auto"/>
            <w:left w:val="none" w:sz="0" w:space="0" w:color="auto"/>
            <w:bottom w:val="none" w:sz="0" w:space="0" w:color="auto"/>
            <w:right w:val="none" w:sz="0" w:space="0" w:color="auto"/>
          </w:divBdr>
        </w:div>
        <w:div w:id="591159406">
          <w:marLeft w:val="480"/>
          <w:marRight w:val="0"/>
          <w:marTop w:val="0"/>
          <w:marBottom w:val="0"/>
          <w:divBdr>
            <w:top w:val="none" w:sz="0" w:space="0" w:color="auto"/>
            <w:left w:val="none" w:sz="0" w:space="0" w:color="auto"/>
            <w:bottom w:val="none" w:sz="0" w:space="0" w:color="auto"/>
            <w:right w:val="none" w:sz="0" w:space="0" w:color="auto"/>
          </w:divBdr>
        </w:div>
        <w:div w:id="647638527">
          <w:marLeft w:val="480"/>
          <w:marRight w:val="0"/>
          <w:marTop w:val="0"/>
          <w:marBottom w:val="0"/>
          <w:divBdr>
            <w:top w:val="none" w:sz="0" w:space="0" w:color="auto"/>
            <w:left w:val="none" w:sz="0" w:space="0" w:color="auto"/>
            <w:bottom w:val="none" w:sz="0" w:space="0" w:color="auto"/>
            <w:right w:val="none" w:sz="0" w:space="0" w:color="auto"/>
          </w:divBdr>
        </w:div>
        <w:div w:id="648098811">
          <w:marLeft w:val="480"/>
          <w:marRight w:val="0"/>
          <w:marTop w:val="0"/>
          <w:marBottom w:val="0"/>
          <w:divBdr>
            <w:top w:val="none" w:sz="0" w:space="0" w:color="auto"/>
            <w:left w:val="none" w:sz="0" w:space="0" w:color="auto"/>
            <w:bottom w:val="none" w:sz="0" w:space="0" w:color="auto"/>
            <w:right w:val="none" w:sz="0" w:space="0" w:color="auto"/>
          </w:divBdr>
        </w:div>
        <w:div w:id="701981673">
          <w:marLeft w:val="480"/>
          <w:marRight w:val="0"/>
          <w:marTop w:val="0"/>
          <w:marBottom w:val="0"/>
          <w:divBdr>
            <w:top w:val="none" w:sz="0" w:space="0" w:color="auto"/>
            <w:left w:val="none" w:sz="0" w:space="0" w:color="auto"/>
            <w:bottom w:val="none" w:sz="0" w:space="0" w:color="auto"/>
            <w:right w:val="none" w:sz="0" w:space="0" w:color="auto"/>
          </w:divBdr>
        </w:div>
        <w:div w:id="770973443">
          <w:marLeft w:val="480"/>
          <w:marRight w:val="0"/>
          <w:marTop w:val="0"/>
          <w:marBottom w:val="0"/>
          <w:divBdr>
            <w:top w:val="none" w:sz="0" w:space="0" w:color="auto"/>
            <w:left w:val="none" w:sz="0" w:space="0" w:color="auto"/>
            <w:bottom w:val="none" w:sz="0" w:space="0" w:color="auto"/>
            <w:right w:val="none" w:sz="0" w:space="0" w:color="auto"/>
          </w:divBdr>
        </w:div>
        <w:div w:id="791368221">
          <w:marLeft w:val="480"/>
          <w:marRight w:val="0"/>
          <w:marTop w:val="0"/>
          <w:marBottom w:val="0"/>
          <w:divBdr>
            <w:top w:val="none" w:sz="0" w:space="0" w:color="auto"/>
            <w:left w:val="none" w:sz="0" w:space="0" w:color="auto"/>
            <w:bottom w:val="none" w:sz="0" w:space="0" w:color="auto"/>
            <w:right w:val="none" w:sz="0" w:space="0" w:color="auto"/>
          </w:divBdr>
        </w:div>
        <w:div w:id="798912179">
          <w:marLeft w:val="480"/>
          <w:marRight w:val="0"/>
          <w:marTop w:val="0"/>
          <w:marBottom w:val="0"/>
          <w:divBdr>
            <w:top w:val="none" w:sz="0" w:space="0" w:color="auto"/>
            <w:left w:val="none" w:sz="0" w:space="0" w:color="auto"/>
            <w:bottom w:val="none" w:sz="0" w:space="0" w:color="auto"/>
            <w:right w:val="none" w:sz="0" w:space="0" w:color="auto"/>
          </w:divBdr>
        </w:div>
        <w:div w:id="811023031">
          <w:marLeft w:val="480"/>
          <w:marRight w:val="0"/>
          <w:marTop w:val="0"/>
          <w:marBottom w:val="0"/>
          <w:divBdr>
            <w:top w:val="none" w:sz="0" w:space="0" w:color="auto"/>
            <w:left w:val="none" w:sz="0" w:space="0" w:color="auto"/>
            <w:bottom w:val="none" w:sz="0" w:space="0" w:color="auto"/>
            <w:right w:val="none" w:sz="0" w:space="0" w:color="auto"/>
          </w:divBdr>
        </w:div>
        <w:div w:id="812722989">
          <w:marLeft w:val="480"/>
          <w:marRight w:val="0"/>
          <w:marTop w:val="0"/>
          <w:marBottom w:val="0"/>
          <w:divBdr>
            <w:top w:val="none" w:sz="0" w:space="0" w:color="auto"/>
            <w:left w:val="none" w:sz="0" w:space="0" w:color="auto"/>
            <w:bottom w:val="none" w:sz="0" w:space="0" w:color="auto"/>
            <w:right w:val="none" w:sz="0" w:space="0" w:color="auto"/>
          </w:divBdr>
        </w:div>
        <w:div w:id="814417925">
          <w:marLeft w:val="480"/>
          <w:marRight w:val="0"/>
          <w:marTop w:val="0"/>
          <w:marBottom w:val="0"/>
          <w:divBdr>
            <w:top w:val="none" w:sz="0" w:space="0" w:color="auto"/>
            <w:left w:val="none" w:sz="0" w:space="0" w:color="auto"/>
            <w:bottom w:val="none" w:sz="0" w:space="0" w:color="auto"/>
            <w:right w:val="none" w:sz="0" w:space="0" w:color="auto"/>
          </w:divBdr>
        </w:div>
        <w:div w:id="827525866">
          <w:marLeft w:val="480"/>
          <w:marRight w:val="0"/>
          <w:marTop w:val="0"/>
          <w:marBottom w:val="0"/>
          <w:divBdr>
            <w:top w:val="none" w:sz="0" w:space="0" w:color="auto"/>
            <w:left w:val="none" w:sz="0" w:space="0" w:color="auto"/>
            <w:bottom w:val="none" w:sz="0" w:space="0" w:color="auto"/>
            <w:right w:val="none" w:sz="0" w:space="0" w:color="auto"/>
          </w:divBdr>
        </w:div>
        <w:div w:id="828517828">
          <w:marLeft w:val="480"/>
          <w:marRight w:val="0"/>
          <w:marTop w:val="0"/>
          <w:marBottom w:val="0"/>
          <w:divBdr>
            <w:top w:val="none" w:sz="0" w:space="0" w:color="auto"/>
            <w:left w:val="none" w:sz="0" w:space="0" w:color="auto"/>
            <w:bottom w:val="none" w:sz="0" w:space="0" w:color="auto"/>
            <w:right w:val="none" w:sz="0" w:space="0" w:color="auto"/>
          </w:divBdr>
        </w:div>
        <w:div w:id="838348885">
          <w:marLeft w:val="480"/>
          <w:marRight w:val="0"/>
          <w:marTop w:val="0"/>
          <w:marBottom w:val="0"/>
          <w:divBdr>
            <w:top w:val="none" w:sz="0" w:space="0" w:color="auto"/>
            <w:left w:val="none" w:sz="0" w:space="0" w:color="auto"/>
            <w:bottom w:val="none" w:sz="0" w:space="0" w:color="auto"/>
            <w:right w:val="none" w:sz="0" w:space="0" w:color="auto"/>
          </w:divBdr>
        </w:div>
        <w:div w:id="874074041">
          <w:marLeft w:val="480"/>
          <w:marRight w:val="0"/>
          <w:marTop w:val="0"/>
          <w:marBottom w:val="0"/>
          <w:divBdr>
            <w:top w:val="none" w:sz="0" w:space="0" w:color="auto"/>
            <w:left w:val="none" w:sz="0" w:space="0" w:color="auto"/>
            <w:bottom w:val="none" w:sz="0" w:space="0" w:color="auto"/>
            <w:right w:val="none" w:sz="0" w:space="0" w:color="auto"/>
          </w:divBdr>
        </w:div>
        <w:div w:id="892544040">
          <w:marLeft w:val="480"/>
          <w:marRight w:val="0"/>
          <w:marTop w:val="0"/>
          <w:marBottom w:val="0"/>
          <w:divBdr>
            <w:top w:val="none" w:sz="0" w:space="0" w:color="auto"/>
            <w:left w:val="none" w:sz="0" w:space="0" w:color="auto"/>
            <w:bottom w:val="none" w:sz="0" w:space="0" w:color="auto"/>
            <w:right w:val="none" w:sz="0" w:space="0" w:color="auto"/>
          </w:divBdr>
        </w:div>
        <w:div w:id="897322398">
          <w:marLeft w:val="480"/>
          <w:marRight w:val="0"/>
          <w:marTop w:val="0"/>
          <w:marBottom w:val="0"/>
          <w:divBdr>
            <w:top w:val="none" w:sz="0" w:space="0" w:color="auto"/>
            <w:left w:val="none" w:sz="0" w:space="0" w:color="auto"/>
            <w:bottom w:val="none" w:sz="0" w:space="0" w:color="auto"/>
            <w:right w:val="none" w:sz="0" w:space="0" w:color="auto"/>
          </w:divBdr>
        </w:div>
        <w:div w:id="898637287">
          <w:marLeft w:val="480"/>
          <w:marRight w:val="0"/>
          <w:marTop w:val="0"/>
          <w:marBottom w:val="0"/>
          <w:divBdr>
            <w:top w:val="none" w:sz="0" w:space="0" w:color="auto"/>
            <w:left w:val="none" w:sz="0" w:space="0" w:color="auto"/>
            <w:bottom w:val="none" w:sz="0" w:space="0" w:color="auto"/>
            <w:right w:val="none" w:sz="0" w:space="0" w:color="auto"/>
          </w:divBdr>
        </w:div>
        <w:div w:id="905259272">
          <w:marLeft w:val="480"/>
          <w:marRight w:val="0"/>
          <w:marTop w:val="0"/>
          <w:marBottom w:val="0"/>
          <w:divBdr>
            <w:top w:val="none" w:sz="0" w:space="0" w:color="auto"/>
            <w:left w:val="none" w:sz="0" w:space="0" w:color="auto"/>
            <w:bottom w:val="none" w:sz="0" w:space="0" w:color="auto"/>
            <w:right w:val="none" w:sz="0" w:space="0" w:color="auto"/>
          </w:divBdr>
        </w:div>
        <w:div w:id="986594512">
          <w:marLeft w:val="480"/>
          <w:marRight w:val="0"/>
          <w:marTop w:val="0"/>
          <w:marBottom w:val="0"/>
          <w:divBdr>
            <w:top w:val="none" w:sz="0" w:space="0" w:color="auto"/>
            <w:left w:val="none" w:sz="0" w:space="0" w:color="auto"/>
            <w:bottom w:val="none" w:sz="0" w:space="0" w:color="auto"/>
            <w:right w:val="none" w:sz="0" w:space="0" w:color="auto"/>
          </w:divBdr>
        </w:div>
      </w:divsChild>
    </w:div>
    <w:div w:id="28574054">
      <w:bodyDiv w:val="1"/>
      <w:marLeft w:val="0"/>
      <w:marRight w:val="0"/>
      <w:marTop w:val="0"/>
      <w:marBottom w:val="0"/>
      <w:divBdr>
        <w:top w:val="none" w:sz="0" w:space="0" w:color="auto"/>
        <w:left w:val="none" w:sz="0" w:space="0" w:color="auto"/>
        <w:bottom w:val="none" w:sz="0" w:space="0" w:color="auto"/>
        <w:right w:val="none" w:sz="0" w:space="0" w:color="auto"/>
      </w:divBdr>
    </w:div>
    <w:div w:id="28724207">
      <w:bodyDiv w:val="1"/>
      <w:marLeft w:val="0"/>
      <w:marRight w:val="0"/>
      <w:marTop w:val="0"/>
      <w:marBottom w:val="0"/>
      <w:divBdr>
        <w:top w:val="none" w:sz="0" w:space="0" w:color="auto"/>
        <w:left w:val="none" w:sz="0" w:space="0" w:color="auto"/>
        <w:bottom w:val="none" w:sz="0" w:space="0" w:color="auto"/>
        <w:right w:val="none" w:sz="0" w:space="0" w:color="auto"/>
      </w:divBdr>
    </w:div>
    <w:div w:id="29114617">
      <w:bodyDiv w:val="1"/>
      <w:marLeft w:val="0"/>
      <w:marRight w:val="0"/>
      <w:marTop w:val="0"/>
      <w:marBottom w:val="0"/>
      <w:divBdr>
        <w:top w:val="none" w:sz="0" w:space="0" w:color="auto"/>
        <w:left w:val="none" w:sz="0" w:space="0" w:color="auto"/>
        <w:bottom w:val="none" w:sz="0" w:space="0" w:color="auto"/>
        <w:right w:val="none" w:sz="0" w:space="0" w:color="auto"/>
      </w:divBdr>
    </w:div>
    <w:div w:id="29186483">
      <w:bodyDiv w:val="1"/>
      <w:marLeft w:val="0"/>
      <w:marRight w:val="0"/>
      <w:marTop w:val="0"/>
      <w:marBottom w:val="0"/>
      <w:divBdr>
        <w:top w:val="none" w:sz="0" w:space="0" w:color="auto"/>
        <w:left w:val="none" w:sz="0" w:space="0" w:color="auto"/>
        <w:bottom w:val="none" w:sz="0" w:space="0" w:color="auto"/>
        <w:right w:val="none" w:sz="0" w:space="0" w:color="auto"/>
      </w:divBdr>
      <w:divsChild>
        <w:div w:id="5135891">
          <w:marLeft w:val="480"/>
          <w:marRight w:val="0"/>
          <w:marTop w:val="0"/>
          <w:marBottom w:val="0"/>
          <w:divBdr>
            <w:top w:val="none" w:sz="0" w:space="0" w:color="auto"/>
            <w:left w:val="none" w:sz="0" w:space="0" w:color="auto"/>
            <w:bottom w:val="none" w:sz="0" w:space="0" w:color="auto"/>
            <w:right w:val="none" w:sz="0" w:space="0" w:color="auto"/>
          </w:divBdr>
        </w:div>
        <w:div w:id="43142998">
          <w:marLeft w:val="480"/>
          <w:marRight w:val="0"/>
          <w:marTop w:val="0"/>
          <w:marBottom w:val="0"/>
          <w:divBdr>
            <w:top w:val="none" w:sz="0" w:space="0" w:color="auto"/>
            <w:left w:val="none" w:sz="0" w:space="0" w:color="auto"/>
            <w:bottom w:val="none" w:sz="0" w:space="0" w:color="auto"/>
            <w:right w:val="none" w:sz="0" w:space="0" w:color="auto"/>
          </w:divBdr>
        </w:div>
        <w:div w:id="72944366">
          <w:marLeft w:val="480"/>
          <w:marRight w:val="0"/>
          <w:marTop w:val="0"/>
          <w:marBottom w:val="0"/>
          <w:divBdr>
            <w:top w:val="none" w:sz="0" w:space="0" w:color="auto"/>
            <w:left w:val="none" w:sz="0" w:space="0" w:color="auto"/>
            <w:bottom w:val="none" w:sz="0" w:space="0" w:color="auto"/>
            <w:right w:val="none" w:sz="0" w:space="0" w:color="auto"/>
          </w:divBdr>
        </w:div>
        <w:div w:id="82647640">
          <w:marLeft w:val="480"/>
          <w:marRight w:val="0"/>
          <w:marTop w:val="0"/>
          <w:marBottom w:val="0"/>
          <w:divBdr>
            <w:top w:val="none" w:sz="0" w:space="0" w:color="auto"/>
            <w:left w:val="none" w:sz="0" w:space="0" w:color="auto"/>
            <w:bottom w:val="none" w:sz="0" w:space="0" w:color="auto"/>
            <w:right w:val="none" w:sz="0" w:space="0" w:color="auto"/>
          </w:divBdr>
        </w:div>
        <w:div w:id="91050365">
          <w:marLeft w:val="480"/>
          <w:marRight w:val="0"/>
          <w:marTop w:val="0"/>
          <w:marBottom w:val="0"/>
          <w:divBdr>
            <w:top w:val="none" w:sz="0" w:space="0" w:color="auto"/>
            <w:left w:val="none" w:sz="0" w:space="0" w:color="auto"/>
            <w:bottom w:val="none" w:sz="0" w:space="0" w:color="auto"/>
            <w:right w:val="none" w:sz="0" w:space="0" w:color="auto"/>
          </w:divBdr>
        </w:div>
        <w:div w:id="123080293">
          <w:marLeft w:val="480"/>
          <w:marRight w:val="0"/>
          <w:marTop w:val="0"/>
          <w:marBottom w:val="0"/>
          <w:divBdr>
            <w:top w:val="none" w:sz="0" w:space="0" w:color="auto"/>
            <w:left w:val="none" w:sz="0" w:space="0" w:color="auto"/>
            <w:bottom w:val="none" w:sz="0" w:space="0" w:color="auto"/>
            <w:right w:val="none" w:sz="0" w:space="0" w:color="auto"/>
          </w:divBdr>
        </w:div>
        <w:div w:id="137384903">
          <w:marLeft w:val="480"/>
          <w:marRight w:val="0"/>
          <w:marTop w:val="0"/>
          <w:marBottom w:val="0"/>
          <w:divBdr>
            <w:top w:val="none" w:sz="0" w:space="0" w:color="auto"/>
            <w:left w:val="none" w:sz="0" w:space="0" w:color="auto"/>
            <w:bottom w:val="none" w:sz="0" w:space="0" w:color="auto"/>
            <w:right w:val="none" w:sz="0" w:space="0" w:color="auto"/>
          </w:divBdr>
        </w:div>
        <w:div w:id="146366723">
          <w:marLeft w:val="480"/>
          <w:marRight w:val="0"/>
          <w:marTop w:val="0"/>
          <w:marBottom w:val="0"/>
          <w:divBdr>
            <w:top w:val="none" w:sz="0" w:space="0" w:color="auto"/>
            <w:left w:val="none" w:sz="0" w:space="0" w:color="auto"/>
            <w:bottom w:val="none" w:sz="0" w:space="0" w:color="auto"/>
            <w:right w:val="none" w:sz="0" w:space="0" w:color="auto"/>
          </w:divBdr>
        </w:div>
        <w:div w:id="157962623">
          <w:marLeft w:val="480"/>
          <w:marRight w:val="0"/>
          <w:marTop w:val="0"/>
          <w:marBottom w:val="0"/>
          <w:divBdr>
            <w:top w:val="none" w:sz="0" w:space="0" w:color="auto"/>
            <w:left w:val="none" w:sz="0" w:space="0" w:color="auto"/>
            <w:bottom w:val="none" w:sz="0" w:space="0" w:color="auto"/>
            <w:right w:val="none" w:sz="0" w:space="0" w:color="auto"/>
          </w:divBdr>
        </w:div>
        <w:div w:id="173959706">
          <w:marLeft w:val="480"/>
          <w:marRight w:val="0"/>
          <w:marTop w:val="0"/>
          <w:marBottom w:val="0"/>
          <w:divBdr>
            <w:top w:val="none" w:sz="0" w:space="0" w:color="auto"/>
            <w:left w:val="none" w:sz="0" w:space="0" w:color="auto"/>
            <w:bottom w:val="none" w:sz="0" w:space="0" w:color="auto"/>
            <w:right w:val="none" w:sz="0" w:space="0" w:color="auto"/>
          </w:divBdr>
        </w:div>
        <w:div w:id="192351728">
          <w:marLeft w:val="480"/>
          <w:marRight w:val="0"/>
          <w:marTop w:val="0"/>
          <w:marBottom w:val="0"/>
          <w:divBdr>
            <w:top w:val="none" w:sz="0" w:space="0" w:color="auto"/>
            <w:left w:val="none" w:sz="0" w:space="0" w:color="auto"/>
            <w:bottom w:val="none" w:sz="0" w:space="0" w:color="auto"/>
            <w:right w:val="none" w:sz="0" w:space="0" w:color="auto"/>
          </w:divBdr>
        </w:div>
        <w:div w:id="192377739">
          <w:marLeft w:val="480"/>
          <w:marRight w:val="0"/>
          <w:marTop w:val="0"/>
          <w:marBottom w:val="0"/>
          <w:divBdr>
            <w:top w:val="none" w:sz="0" w:space="0" w:color="auto"/>
            <w:left w:val="none" w:sz="0" w:space="0" w:color="auto"/>
            <w:bottom w:val="none" w:sz="0" w:space="0" w:color="auto"/>
            <w:right w:val="none" w:sz="0" w:space="0" w:color="auto"/>
          </w:divBdr>
        </w:div>
        <w:div w:id="255670602">
          <w:marLeft w:val="480"/>
          <w:marRight w:val="0"/>
          <w:marTop w:val="0"/>
          <w:marBottom w:val="0"/>
          <w:divBdr>
            <w:top w:val="none" w:sz="0" w:space="0" w:color="auto"/>
            <w:left w:val="none" w:sz="0" w:space="0" w:color="auto"/>
            <w:bottom w:val="none" w:sz="0" w:space="0" w:color="auto"/>
            <w:right w:val="none" w:sz="0" w:space="0" w:color="auto"/>
          </w:divBdr>
        </w:div>
        <w:div w:id="275988784">
          <w:marLeft w:val="480"/>
          <w:marRight w:val="0"/>
          <w:marTop w:val="0"/>
          <w:marBottom w:val="0"/>
          <w:divBdr>
            <w:top w:val="none" w:sz="0" w:space="0" w:color="auto"/>
            <w:left w:val="none" w:sz="0" w:space="0" w:color="auto"/>
            <w:bottom w:val="none" w:sz="0" w:space="0" w:color="auto"/>
            <w:right w:val="none" w:sz="0" w:space="0" w:color="auto"/>
          </w:divBdr>
        </w:div>
        <w:div w:id="311981251">
          <w:marLeft w:val="480"/>
          <w:marRight w:val="0"/>
          <w:marTop w:val="0"/>
          <w:marBottom w:val="0"/>
          <w:divBdr>
            <w:top w:val="none" w:sz="0" w:space="0" w:color="auto"/>
            <w:left w:val="none" w:sz="0" w:space="0" w:color="auto"/>
            <w:bottom w:val="none" w:sz="0" w:space="0" w:color="auto"/>
            <w:right w:val="none" w:sz="0" w:space="0" w:color="auto"/>
          </w:divBdr>
        </w:div>
        <w:div w:id="321743330">
          <w:marLeft w:val="480"/>
          <w:marRight w:val="0"/>
          <w:marTop w:val="0"/>
          <w:marBottom w:val="0"/>
          <w:divBdr>
            <w:top w:val="none" w:sz="0" w:space="0" w:color="auto"/>
            <w:left w:val="none" w:sz="0" w:space="0" w:color="auto"/>
            <w:bottom w:val="none" w:sz="0" w:space="0" w:color="auto"/>
            <w:right w:val="none" w:sz="0" w:space="0" w:color="auto"/>
          </w:divBdr>
        </w:div>
        <w:div w:id="329409087">
          <w:marLeft w:val="480"/>
          <w:marRight w:val="0"/>
          <w:marTop w:val="0"/>
          <w:marBottom w:val="0"/>
          <w:divBdr>
            <w:top w:val="none" w:sz="0" w:space="0" w:color="auto"/>
            <w:left w:val="none" w:sz="0" w:space="0" w:color="auto"/>
            <w:bottom w:val="none" w:sz="0" w:space="0" w:color="auto"/>
            <w:right w:val="none" w:sz="0" w:space="0" w:color="auto"/>
          </w:divBdr>
        </w:div>
        <w:div w:id="345060615">
          <w:marLeft w:val="480"/>
          <w:marRight w:val="0"/>
          <w:marTop w:val="0"/>
          <w:marBottom w:val="0"/>
          <w:divBdr>
            <w:top w:val="none" w:sz="0" w:space="0" w:color="auto"/>
            <w:left w:val="none" w:sz="0" w:space="0" w:color="auto"/>
            <w:bottom w:val="none" w:sz="0" w:space="0" w:color="auto"/>
            <w:right w:val="none" w:sz="0" w:space="0" w:color="auto"/>
          </w:divBdr>
        </w:div>
        <w:div w:id="355935809">
          <w:marLeft w:val="480"/>
          <w:marRight w:val="0"/>
          <w:marTop w:val="0"/>
          <w:marBottom w:val="0"/>
          <w:divBdr>
            <w:top w:val="none" w:sz="0" w:space="0" w:color="auto"/>
            <w:left w:val="none" w:sz="0" w:space="0" w:color="auto"/>
            <w:bottom w:val="none" w:sz="0" w:space="0" w:color="auto"/>
            <w:right w:val="none" w:sz="0" w:space="0" w:color="auto"/>
          </w:divBdr>
        </w:div>
        <w:div w:id="379519454">
          <w:marLeft w:val="480"/>
          <w:marRight w:val="0"/>
          <w:marTop w:val="0"/>
          <w:marBottom w:val="0"/>
          <w:divBdr>
            <w:top w:val="none" w:sz="0" w:space="0" w:color="auto"/>
            <w:left w:val="none" w:sz="0" w:space="0" w:color="auto"/>
            <w:bottom w:val="none" w:sz="0" w:space="0" w:color="auto"/>
            <w:right w:val="none" w:sz="0" w:space="0" w:color="auto"/>
          </w:divBdr>
        </w:div>
        <w:div w:id="441415551">
          <w:marLeft w:val="480"/>
          <w:marRight w:val="0"/>
          <w:marTop w:val="0"/>
          <w:marBottom w:val="0"/>
          <w:divBdr>
            <w:top w:val="none" w:sz="0" w:space="0" w:color="auto"/>
            <w:left w:val="none" w:sz="0" w:space="0" w:color="auto"/>
            <w:bottom w:val="none" w:sz="0" w:space="0" w:color="auto"/>
            <w:right w:val="none" w:sz="0" w:space="0" w:color="auto"/>
          </w:divBdr>
        </w:div>
        <w:div w:id="448204704">
          <w:marLeft w:val="480"/>
          <w:marRight w:val="0"/>
          <w:marTop w:val="0"/>
          <w:marBottom w:val="0"/>
          <w:divBdr>
            <w:top w:val="none" w:sz="0" w:space="0" w:color="auto"/>
            <w:left w:val="none" w:sz="0" w:space="0" w:color="auto"/>
            <w:bottom w:val="none" w:sz="0" w:space="0" w:color="auto"/>
            <w:right w:val="none" w:sz="0" w:space="0" w:color="auto"/>
          </w:divBdr>
        </w:div>
        <w:div w:id="466779517">
          <w:marLeft w:val="480"/>
          <w:marRight w:val="0"/>
          <w:marTop w:val="0"/>
          <w:marBottom w:val="0"/>
          <w:divBdr>
            <w:top w:val="none" w:sz="0" w:space="0" w:color="auto"/>
            <w:left w:val="none" w:sz="0" w:space="0" w:color="auto"/>
            <w:bottom w:val="none" w:sz="0" w:space="0" w:color="auto"/>
            <w:right w:val="none" w:sz="0" w:space="0" w:color="auto"/>
          </w:divBdr>
        </w:div>
        <w:div w:id="486096908">
          <w:marLeft w:val="480"/>
          <w:marRight w:val="0"/>
          <w:marTop w:val="0"/>
          <w:marBottom w:val="0"/>
          <w:divBdr>
            <w:top w:val="none" w:sz="0" w:space="0" w:color="auto"/>
            <w:left w:val="none" w:sz="0" w:space="0" w:color="auto"/>
            <w:bottom w:val="none" w:sz="0" w:space="0" w:color="auto"/>
            <w:right w:val="none" w:sz="0" w:space="0" w:color="auto"/>
          </w:divBdr>
        </w:div>
        <w:div w:id="506024231">
          <w:marLeft w:val="480"/>
          <w:marRight w:val="0"/>
          <w:marTop w:val="0"/>
          <w:marBottom w:val="0"/>
          <w:divBdr>
            <w:top w:val="none" w:sz="0" w:space="0" w:color="auto"/>
            <w:left w:val="none" w:sz="0" w:space="0" w:color="auto"/>
            <w:bottom w:val="none" w:sz="0" w:space="0" w:color="auto"/>
            <w:right w:val="none" w:sz="0" w:space="0" w:color="auto"/>
          </w:divBdr>
        </w:div>
        <w:div w:id="568225132">
          <w:marLeft w:val="480"/>
          <w:marRight w:val="0"/>
          <w:marTop w:val="0"/>
          <w:marBottom w:val="0"/>
          <w:divBdr>
            <w:top w:val="none" w:sz="0" w:space="0" w:color="auto"/>
            <w:left w:val="none" w:sz="0" w:space="0" w:color="auto"/>
            <w:bottom w:val="none" w:sz="0" w:space="0" w:color="auto"/>
            <w:right w:val="none" w:sz="0" w:space="0" w:color="auto"/>
          </w:divBdr>
        </w:div>
        <w:div w:id="586766498">
          <w:marLeft w:val="480"/>
          <w:marRight w:val="0"/>
          <w:marTop w:val="0"/>
          <w:marBottom w:val="0"/>
          <w:divBdr>
            <w:top w:val="none" w:sz="0" w:space="0" w:color="auto"/>
            <w:left w:val="none" w:sz="0" w:space="0" w:color="auto"/>
            <w:bottom w:val="none" w:sz="0" w:space="0" w:color="auto"/>
            <w:right w:val="none" w:sz="0" w:space="0" w:color="auto"/>
          </w:divBdr>
        </w:div>
        <w:div w:id="610090272">
          <w:marLeft w:val="480"/>
          <w:marRight w:val="0"/>
          <w:marTop w:val="0"/>
          <w:marBottom w:val="0"/>
          <w:divBdr>
            <w:top w:val="none" w:sz="0" w:space="0" w:color="auto"/>
            <w:left w:val="none" w:sz="0" w:space="0" w:color="auto"/>
            <w:bottom w:val="none" w:sz="0" w:space="0" w:color="auto"/>
            <w:right w:val="none" w:sz="0" w:space="0" w:color="auto"/>
          </w:divBdr>
        </w:div>
        <w:div w:id="637075958">
          <w:marLeft w:val="480"/>
          <w:marRight w:val="0"/>
          <w:marTop w:val="0"/>
          <w:marBottom w:val="0"/>
          <w:divBdr>
            <w:top w:val="none" w:sz="0" w:space="0" w:color="auto"/>
            <w:left w:val="none" w:sz="0" w:space="0" w:color="auto"/>
            <w:bottom w:val="none" w:sz="0" w:space="0" w:color="auto"/>
            <w:right w:val="none" w:sz="0" w:space="0" w:color="auto"/>
          </w:divBdr>
        </w:div>
        <w:div w:id="640816378">
          <w:marLeft w:val="480"/>
          <w:marRight w:val="0"/>
          <w:marTop w:val="0"/>
          <w:marBottom w:val="0"/>
          <w:divBdr>
            <w:top w:val="none" w:sz="0" w:space="0" w:color="auto"/>
            <w:left w:val="none" w:sz="0" w:space="0" w:color="auto"/>
            <w:bottom w:val="none" w:sz="0" w:space="0" w:color="auto"/>
            <w:right w:val="none" w:sz="0" w:space="0" w:color="auto"/>
          </w:divBdr>
        </w:div>
        <w:div w:id="676271421">
          <w:marLeft w:val="480"/>
          <w:marRight w:val="0"/>
          <w:marTop w:val="0"/>
          <w:marBottom w:val="0"/>
          <w:divBdr>
            <w:top w:val="none" w:sz="0" w:space="0" w:color="auto"/>
            <w:left w:val="none" w:sz="0" w:space="0" w:color="auto"/>
            <w:bottom w:val="none" w:sz="0" w:space="0" w:color="auto"/>
            <w:right w:val="none" w:sz="0" w:space="0" w:color="auto"/>
          </w:divBdr>
        </w:div>
        <w:div w:id="691733250">
          <w:marLeft w:val="480"/>
          <w:marRight w:val="0"/>
          <w:marTop w:val="0"/>
          <w:marBottom w:val="0"/>
          <w:divBdr>
            <w:top w:val="none" w:sz="0" w:space="0" w:color="auto"/>
            <w:left w:val="none" w:sz="0" w:space="0" w:color="auto"/>
            <w:bottom w:val="none" w:sz="0" w:space="0" w:color="auto"/>
            <w:right w:val="none" w:sz="0" w:space="0" w:color="auto"/>
          </w:divBdr>
        </w:div>
        <w:div w:id="691803874">
          <w:marLeft w:val="480"/>
          <w:marRight w:val="0"/>
          <w:marTop w:val="0"/>
          <w:marBottom w:val="0"/>
          <w:divBdr>
            <w:top w:val="none" w:sz="0" w:space="0" w:color="auto"/>
            <w:left w:val="none" w:sz="0" w:space="0" w:color="auto"/>
            <w:bottom w:val="none" w:sz="0" w:space="0" w:color="auto"/>
            <w:right w:val="none" w:sz="0" w:space="0" w:color="auto"/>
          </w:divBdr>
        </w:div>
        <w:div w:id="743256318">
          <w:marLeft w:val="480"/>
          <w:marRight w:val="0"/>
          <w:marTop w:val="0"/>
          <w:marBottom w:val="0"/>
          <w:divBdr>
            <w:top w:val="none" w:sz="0" w:space="0" w:color="auto"/>
            <w:left w:val="none" w:sz="0" w:space="0" w:color="auto"/>
            <w:bottom w:val="none" w:sz="0" w:space="0" w:color="auto"/>
            <w:right w:val="none" w:sz="0" w:space="0" w:color="auto"/>
          </w:divBdr>
        </w:div>
        <w:div w:id="743262578">
          <w:marLeft w:val="480"/>
          <w:marRight w:val="0"/>
          <w:marTop w:val="0"/>
          <w:marBottom w:val="0"/>
          <w:divBdr>
            <w:top w:val="none" w:sz="0" w:space="0" w:color="auto"/>
            <w:left w:val="none" w:sz="0" w:space="0" w:color="auto"/>
            <w:bottom w:val="none" w:sz="0" w:space="0" w:color="auto"/>
            <w:right w:val="none" w:sz="0" w:space="0" w:color="auto"/>
          </w:divBdr>
        </w:div>
        <w:div w:id="834958399">
          <w:marLeft w:val="480"/>
          <w:marRight w:val="0"/>
          <w:marTop w:val="0"/>
          <w:marBottom w:val="0"/>
          <w:divBdr>
            <w:top w:val="none" w:sz="0" w:space="0" w:color="auto"/>
            <w:left w:val="none" w:sz="0" w:space="0" w:color="auto"/>
            <w:bottom w:val="none" w:sz="0" w:space="0" w:color="auto"/>
            <w:right w:val="none" w:sz="0" w:space="0" w:color="auto"/>
          </w:divBdr>
        </w:div>
        <w:div w:id="853957960">
          <w:marLeft w:val="480"/>
          <w:marRight w:val="0"/>
          <w:marTop w:val="0"/>
          <w:marBottom w:val="0"/>
          <w:divBdr>
            <w:top w:val="none" w:sz="0" w:space="0" w:color="auto"/>
            <w:left w:val="none" w:sz="0" w:space="0" w:color="auto"/>
            <w:bottom w:val="none" w:sz="0" w:space="0" w:color="auto"/>
            <w:right w:val="none" w:sz="0" w:space="0" w:color="auto"/>
          </w:divBdr>
        </w:div>
        <w:div w:id="864027932">
          <w:marLeft w:val="480"/>
          <w:marRight w:val="0"/>
          <w:marTop w:val="0"/>
          <w:marBottom w:val="0"/>
          <w:divBdr>
            <w:top w:val="none" w:sz="0" w:space="0" w:color="auto"/>
            <w:left w:val="none" w:sz="0" w:space="0" w:color="auto"/>
            <w:bottom w:val="none" w:sz="0" w:space="0" w:color="auto"/>
            <w:right w:val="none" w:sz="0" w:space="0" w:color="auto"/>
          </w:divBdr>
        </w:div>
        <w:div w:id="896353149">
          <w:marLeft w:val="480"/>
          <w:marRight w:val="0"/>
          <w:marTop w:val="0"/>
          <w:marBottom w:val="0"/>
          <w:divBdr>
            <w:top w:val="none" w:sz="0" w:space="0" w:color="auto"/>
            <w:left w:val="none" w:sz="0" w:space="0" w:color="auto"/>
            <w:bottom w:val="none" w:sz="0" w:space="0" w:color="auto"/>
            <w:right w:val="none" w:sz="0" w:space="0" w:color="auto"/>
          </w:divBdr>
        </w:div>
        <w:div w:id="904684220">
          <w:marLeft w:val="480"/>
          <w:marRight w:val="0"/>
          <w:marTop w:val="0"/>
          <w:marBottom w:val="0"/>
          <w:divBdr>
            <w:top w:val="none" w:sz="0" w:space="0" w:color="auto"/>
            <w:left w:val="none" w:sz="0" w:space="0" w:color="auto"/>
            <w:bottom w:val="none" w:sz="0" w:space="0" w:color="auto"/>
            <w:right w:val="none" w:sz="0" w:space="0" w:color="auto"/>
          </w:divBdr>
        </w:div>
        <w:div w:id="925771777">
          <w:marLeft w:val="480"/>
          <w:marRight w:val="0"/>
          <w:marTop w:val="0"/>
          <w:marBottom w:val="0"/>
          <w:divBdr>
            <w:top w:val="none" w:sz="0" w:space="0" w:color="auto"/>
            <w:left w:val="none" w:sz="0" w:space="0" w:color="auto"/>
            <w:bottom w:val="none" w:sz="0" w:space="0" w:color="auto"/>
            <w:right w:val="none" w:sz="0" w:space="0" w:color="auto"/>
          </w:divBdr>
        </w:div>
        <w:div w:id="971599181">
          <w:marLeft w:val="480"/>
          <w:marRight w:val="0"/>
          <w:marTop w:val="0"/>
          <w:marBottom w:val="0"/>
          <w:divBdr>
            <w:top w:val="none" w:sz="0" w:space="0" w:color="auto"/>
            <w:left w:val="none" w:sz="0" w:space="0" w:color="auto"/>
            <w:bottom w:val="none" w:sz="0" w:space="0" w:color="auto"/>
            <w:right w:val="none" w:sz="0" w:space="0" w:color="auto"/>
          </w:divBdr>
        </w:div>
        <w:div w:id="1001278285">
          <w:marLeft w:val="480"/>
          <w:marRight w:val="0"/>
          <w:marTop w:val="0"/>
          <w:marBottom w:val="0"/>
          <w:divBdr>
            <w:top w:val="none" w:sz="0" w:space="0" w:color="auto"/>
            <w:left w:val="none" w:sz="0" w:space="0" w:color="auto"/>
            <w:bottom w:val="none" w:sz="0" w:space="0" w:color="auto"/>
            <w:right w:val="none" w:sz="0" w:space="0" w:color="auto"/>
          </w:divBdr>
        </w:div>
      </w:divsChild>
    </w:div>
    <w:div w:id="29305826">
      <w:bodyDiv w:val="1"/>
      <w:marLeft w:val="0"/>
      <w:marRight w:val="0"/>
      <w:marTop w:val="0"/>
      <w:marBottom w:val="0"/>
      <w:divBdr>
        <w:top w:val="none" w:sz="0" w:space="0" w:color="auto"/>
        <w:left w:val="none" w:sz="0" w:space="0" w:color="auto"/>
        <w:bottom w:val="none" w:sz="0" w:space="0" w:color="auto"/>
        <w:right w:val="none" w:sz="0" w:space="0" w:color="auto"/>
      </w:divBdr>
      <w:divsChild>
        <w:div w:id="27268398">
          <w:marLeft w:val="480"/>
          <w:marRight w:val="0"/>
          <w:marTop w:val="0"/>
          <w:marBottom w:val="0"/>
          <w:divBdr>
            <w:top w:val="none" w:sz="0" w:space="0" w:color="auto"/>
            <w:left w:val="none" w:sz="0" w:space="0" w:color="auto"/>
            <w:bottom w:val="none" w:sz="0" w:space="0" w:color="auto"/>
            <w:right w:val="none" w:sz="0" w:space="0" w:color="auto"/>
          </w:divBdr>
        </w:div>
        <w:div w:id="62608812">
          <w:marLeft w:val="480"/>
          <w:marRight w:val="0"/>
          <w:marTop w:val="0"/>
          <w:marBottom w:val="0"/>
          <w:divBdr>
            <w:top w:val="none" w:sz="0" w:space="0" w:color="auto"/>
            <w:left w:val="none" w:sz="0" w:space="0" w:color="auto"/>
            <w:bottom w:val="none" w:sz="0" w:space="0" w:color="auto"/>
            <w:right w:val="none" w:sz="0" w:space="0" w:color="auto"/>
          </w:divBdr>
        </w:div>
        <w:div w:id="74085656">
          <w:marLeft w:val="480"/>
          <w:marRight w:val="0"/>
          <w:marTop w:val="0"/>
          <w:marBottom w:val="0"/>
          <w:divBdr>
            <w:top w:val="none" w:sz="0" w:space="0" w:color="auto"/>
            <w:left w:val="none" w:sz="0" w:space="0" w:color="auto"/>
            <w:bottom w:val="none" w:sz="0" w:space="0" w:color="auto"/>
            <w:right w:val="none" w:sz="0" w:space="0" w:color="auto"/>
          </w:divBdr>
        </w:div>
        <w:div w:id="108207817">
          <w:marLeft w:val="480"/>
          <w:marRight w:val="0"/>
          <w:marTop w:val="0"/>
          <w:marBottom w:val="0"/>
          <w:divBdr>
            <w:top w:val="none" w:sz="0" w:space="0" w:color="auto"/>
            <w:left w:val="none" w:sz="0" w:space="0" w:color="auto"/>
            <w:bottom w:val="none" w:sz="0" w:space="0" w:color="auto"/>
            <w:right w:val="none" w:sz="0" w:space="0" w:color="auto"/>
          </w:divBdr>
        </w:div>
        <w:div w:id="131366677">
          <w:marLeft w:val="480"/>
          <w:marRight w:val="0"/>
          <w:marTop w:val="0"/>
          <w:marBottom w:val="0"/>
          <w:divBdr>
            <w:top w:val="none" w:sz="0" w:space="0" w:color="auto"/>
            <w:left w:val="none" w:sz="0" w:space="0" w:color="auto"/>
            <w:bottom w:val="none" w:sz="0" w:space="0" w:color="auto"/>
            <w:right w:val="none" w:sz="0" w:space="0" w:color="auto"/>
          </w:divBdr>
        </w:div>
        <w:div w:id="161698918">
          <w:marLeft w:val="480"/>
          <w:marRight w:val="0"/>
          <w:marTop w:val="0"/>
          <w:marBottom w:val="0"/>
          <w:divBdr>
            <w:top w:val="none" w:sz="0" w:space="0" w:color="auto"/>
            <w:left w:val="none" w:sz="0" w:space="0" w:color="auto"/>
            <w:bottom w:val="none" w:sz="0" w:space="0" w:color="auto"/>
            <w:right w:val="none" w:sz="0" w:space="0" w:color="auto"/>
          </w:divBdr>
        </w:div>
        <w:div w:id="190531933">
          <w:marLeft w:val="480"/>
          <w:marRight w:val="0"/>
          <w:marTop w:val="0"/>
          <w:marBottom w:val="0"/>
          <w:divBdr>
            <w:top w:val="none" w:sz="0" w:space="0" w:color="auto"/>
            <w:left w:val="none" w:sz="0" w:space="0" w:color="auto"/>
            <w:bottom w:val="none" w:sz="0" w:space="0" w:color="auto"/>
            <w:right w:val="none" w:sz="0" w:space="0" w:color="auto"/>
          </w:divBdr>
        </w:div>
        <w:div w:id="297422603">
          <w:marLeft w:val="480"/>
          <w:marRight w:val="0"/>
          <w:marTop w:val="0"/>
          <w:marBottom w:val="0"/>
          <w:divBdr>
            <w:top w:val="none" w:sz="0" w:space="0" w:color="auto"/>
            <w:left w:val="none" w:sz="0" w:space="0" w:color="auto"/>
            <w:bottom w:val="none" w:sz="0" w:space="0" w:color="auto"/>
            <w:right w:val="none" w:sz="0" w:space="0" w:color="auto"/>
          </w:divBdr>
        </w:div>
        <w:div w:id="358511432">
          <w:marLeft w:val="480"/>
          <w:marRight w:val="0"/>
          <w:marTop w:val="0"/>
          <w:marBottom w:val="0"/>
          <w:divBdr>
            <w:top w:val="none" w:sz="0" w:space="0" w:color="auto"/>
            <w:left w:val="none" w:sz="0" w:space="0" w:color="auto"/>
            <w:bottom w:val="none" w:sz="0" w:space="0" w:color="auto"/>
            <w:right w:val="none" w:sz="0" w:space="0" w:color="auto"/>
          </w:divBdr>
        </w:div>
        <w:div w:id="360710815">
          <w:marLeft w:val="480"/>
          <w:marRight w:val="0"/>
          <w:marTop w:val="0"/>
          <w:marBottom w:val="0"/>
          <w:divBdr>
            <w:top w:val="none" w:sz="0" w:space="0" w:color="auto"/>
            <w:left w:val="none" w:sz="0" w:space="0" w:color="auto"/>
            <w:bottom w:val="none" w:sz="0" w:space="0" w:color="auto"/>
            <w:right w:val="none" w:sz="0" w:space="0" w:color="auto"/>
          </w:divBdr>
        </w:div>
        <w:div w:id="376668086">
          <w:marLeft w:val="480"/>
          <w:marRight w:val="0"/>
          <w:marTop w:val="0"/>
          <w:marBottom w:val="0"/>
          <w:divBdr>
            <w:top w:val="none" w:sz="0" w:space="0" w:color="auto"/>
            <w:left w:val="none" w:sz="0" w:space="0" w:color="auto"/>
            <w:bottom w:val="none" w:sz="0" w:space="0" w:color="auto"/>
            <w:right w:val="none" w:sz="0" w:space="0" w:color="auto"/>
          </w:divBdr>
        </w:div>
        <w:div w:id="404496536">
          <w:marLeft w:val="480"/>
          <w:marRight w:val="0"/>
          <w:marTop w:val="0"/>
          <w:marBottom w:val="0"/>
          <w:divBdr>
            <w:top w:val="none" w:sz="0" w:space="0" w:color="auto"/>
            <w:left w:val="none" w:sz="0" w:space="0" w:color="auto"/>
            <w:bottom w:val="none" w:sz="0" w:space="0" w:color="auto"/>
            <w:right w:val="none" w:sz="0" w:space="0" w:color="auto"/>
          </w:divBdr>
        </w:div>
        <w:div w:id="478154649">
          <w:marLeft w:val="480"/>
          <w:marRight w:val="0"/>
          <w:marTop w:val="0"/>
          <w:marBottom w:val="0"/>
          <w:divBdr>
            <w:top w:val="none" w:sz="0" w:space="0" w:color="auto"/>
            <w:left w:val="none" w:sz="0" w:space="0" w:color="auto"/>
            <w:bottom w:val="none" w:sz="0" w:space="0" w:color="auto"/>
            <w:right w:val="none" w:sz="0" w:space="0" w:color="auto"/>
          </w:divBdr>
        </w:div>
        <w:div w:id="507984670">
          <w:marLeft w:val="480"/>
          <w:marRight w:val="0"/>
          <w:marTop w:val="0"/>
          <w:marBottom w:val="0"/>
          <w:divBdr>
            <w:top w:val="none" w:sz="0" w:space="0" w:color="auto"/>
            <w:left w:val="none" w:sz="0" w:space="0" w:color="auto"/>
            <w:bottom w:val="none" w:sz="0" w:space="0" w:color="auto"/>
            <w:right w:val="none" w:sz="0" w:space="0" w:color="auto"/>
          </w:divBdr>
        </w:div>
        <w:div w:id="539705735">
          <w:marLeft w:val="480"/>
          <w:marRight w:val="0"/>
          <w:marTop w:val="0"/>
          <w:marBottom w:val="0"/>
          <w:divBdr>
            <w:top w:val="none" w:sz="0" w:space="0" w:color="auto"/>
            <w:left w:val="none" w:sz="0" w:space="0" w:color="auto"/>
            <w:bottom w:val="none" w:sz="0" w:space="0" w:color="auto"/>
            <w:right w:val="none" w:sz="0" w:space="0" w:color="auto"/>
          </w:divBdr>
        </w:div>
        <w:div w:id="569924114">
          <w:marLeft w:val="480"/>
          <w:marRight w:val="0"/>
          <w:marTop w:val="0"/>
          <w:marBottom w:val="0"/>
          <w:divBdr>
            <w:top w:val="none" w:sz="0" w:space="0" w:color="auto"/>
            <w:left w:val="none" w:sz="0" w:space="0" w:color="auto"/>
            <w:bottom w:val="none" w:sz="0" w:space="0" w:color="auto"/>
            <w:right w:val="none" w:sz="0" w:space="0" w:color="auto"/>
          </w:divBdr>
        </w:div>
        <w:div w:id="673798411">
          <w:marLeft w:val="480"/>
          <w:marRight w:val="0"/>
          <w:marTop w:val="0"/>
          <w:marBottom w:val="0"/>
          <w:divBdr>
            <w:top w:val="none" w:sz="0" w:space="0" w:color="auto"/>
            <w:left w:val="none" w:sz="0" w:space="0" w:color="auto"/>
            <w:bottom w:val="none" w:sz="0" w:space="0" w:color="auto"/>
            <w:right w:val="none" w:sz="0" w:space="0" w:color="auto"/>
          </w:divBdr>
        </w:div>
        <w:div w:id="777070761">
          <w:marLeft w:val="480"/>
          <w:marRight w:val="0"/>
          <w:marTop w:val="0"/>
          <w:marBottom w:val="0"/>
          <w:divBdr>
            <w:top w:val="none" w:sz="0" w:space="0" w:color="auto"/>
            <w:left w:val="none" w:sz="0" w:space="0" w:color="auto"/>
            <w:bottom w:val="none" w:sz="0" w:space="0" w:color="auto"/>
            <w:right w:val="none" w:sz="0" w:space="0" w:color="auto"/>
          </w:divBdr>
        </w:div>
        <w:div w:id="865606692">
          <w:marLeft w:val="480"/>
          <w:marRight w:val="0"/>
          <w:marTop w:val="0"/>
          <w:marBottom w:val="0"/>
          <w:divBdr>
            <w:top w:val="none" w:sz="0" w:space="0" w:color="auto"/>
            <w:left w:val="none" w:sz="0" w:space="0" w:color="auto"/>
            <w:bottom w:val="none" w:sz="0" w:space="0" w:color="auto"/>
            <w:right w:val="none" w:sz="0" w:space="0" w:color="auto"/>
          </w:divBdr>
        </w:div>
        <w:div w:id="1015881437">
          <w:marLeft w:val="480"/>
          <w:marRight w:val="0"/>
          <w:marTop w:val="0"/>
          <w:marBottom w:val="0"/>
          <w:divBdr>
            <w:top w:val="none" w:sz="0" w:space="0" w:color="auto"/>
            <w:left w:val="none" w:sz="0" w:space="0" w:color="auto"/>
            <w:bottom w:val="none" w:sz="0" w:space="0" w:color="auto"/>
            <w:right w:val="none" w:sz="0" w:space="0" w:color="auto"/>
          </w:divBdr>
        </w:div>
      </w:divsChild>
    </w:div>
    <w:div w:id="29385718">
      <w:bodyDiv w:val="1"/>
      <w:marLeft w:val="0"/>
      <w:marRight w:val="0"/>
      <w:marTop w:val="0"/>
      <w:marBottom w:val="0"/>
      <w:divBdr>
        <w:top w:val="none" w:sz="0" w:space="0" w:color="auto"/>
        <w:left w:val="none" w:sz="0" w:space="0" w:color="auto"/>
        <w:bottom w:val="none" w:sz="0" w:space="0" w:color="auto"/>
        <w:right w:val="none" w:sz="0" w:space="0" w:color="auto"/>
      </w:divBdr>
    </w:div>
    <w:div w:id="29573782">
      <w:bodyDiv w:val="1"/>
      <w:marLeft w:val="0"/>
      <w:marRight w:val="0"/>
      <w:marTop w:val="0"/>
      <w:marBottom w:val="0"/>
      <w:divBdr>
        <w:top w:val="none" w:sz="0" w:space="0" w:color="auto"/>
        <w:left w:val="none" w:sz="0" w:space="0" w:color="auto"/>
        <w:bottom w:val="none" w:sz="0" w:space="0" w:color="auto"/>
        <w:right w:val="none" w:sz="0" w:space="0" w:color="auto"/>
      </w:divBdr>
    </w:div>
    <w:div w:id="29846792">
      <w:bodyDiv w:val="1"/>
      <w:marLeft w:val="0"/>
      <w:marRight w:val="0"/>
      <w:marTop w:val="0"/>
      <w:marBottom w:val="0"/>
      <w:divBdr>
        <w:top w:val="none" w:sz="0" w:space="0" w:color="auto"/>
        <w:left w:val="none" w:sz="0" w:space="0" w:color="auto"/>
        <w:bottom w:val="none" w:sz="0" w:space="0" w:color="auto"/>
        <w:right w:val="none" w:sz="0" w:space="0" w:color="auto"/>
      </w:divBdr>
    </w:div>
    <w:div w:id="29847488">
      <w:bodyDiv w:val="1"/>
      <w:marLeft w:val="0"/>
      <w:marRight w:val="0"/>
      <w:marTop w:val="0"/>
      <w:marBottom w:val="0"/>
      <w:divBdr>
        <w:top w:val="none" w:sz="0" w:space="0" w:color="auto"/>
        <w:left w:val="none" w:sz="0" w:space="0" w:color="auto"/>
        <w:bottom w:val="none" w:sz="0" w:space="0" w:color="auto"/>
        <w:right w:val="none" w:sz="0" w:space="0" w:color="auto"/>
      </w:divBdr>
    </w:div>
    <w:div w:id="30347510">
      <w:bodyDiv w:val="1"/>
      <w:marLeft w:val="0"/>
      <w:marRight w:val="0"/>
      <w:marTop w:val="0"/>
      <w:marBottom w:val="0"/>
      <w:divBdr>
        <w:top w:val="none" w:sz="0" w:space="0" w:color="auto"/>
        <w:left w:val="none" w:sz="0" w:space="0" w:color="auto"/>
        <w:bottom w:val="none" w:sz="0" w:space="0" w:color="auto"/>
        <w:right w:val="none" w:sz="0" w:space="0" w:color="auto"/>
      </w:divBdr>
    </w:div>
    <w:div w:id="30498136">
      <w:bodyDiv w:val="1"/>
      <w:marLeft w:val="0"/>
      <w:marRight w:val="0"/>
      <w:marTop w:val="0"/>
      <w:marBottom w:val="0"/>
      <w:divBdr>
        <w:top w:val="none" w:sz="0" w:space="0" w:color="auto"/>
        <w:left w:val="none" w:sz="0" w:space="0" w:color="auto"/>
        <w:bottom w:val="none" w:sz="0" w:space="0" w:color="auto"/>
        <w:right w:val="none" w:sz="0" w:space="0" w:color="auto"/>
      </w:divBdr>
    </w:div>
    <w:div w:id="30503112">
      <w:bodyDiv w:val="1"/>
      <w:marLeft w:val="0"/>
      <w:marRight w:val="0"/>
      <w:marTop w:val="0"/>
      <w:marBottom w:val="0"/>
      <w:divBdr>
        <w:top w:val="none" w:sz="0" w:space="0" w:color="auto"/>
        <w:left w:val="none" w:sz="0" w:space="0" w:color="auto"/>
        <w:bottom w:val="none" w:sz="0" w:space="0" w:color="auto"/>
        <w:right w:val="none" w:sz="0" w:space="0" w:color="auto"/>
      </w:divBdr>
    </w:div>
    <w:div w:id="30616136">
      <w:bodyDiv w:val="1"/>
      <w:marLeft w:val="0"/>
      <w:marRight w:val="0"/>
      <w:marTop w:val="0"/>
      <w:marBottom w:val="0"/>
      <w:divBdr>
        <w:top w:val="none" w:sz="0" w:space="0" w:color="auto"/>
        <w:left w:val="none" w:sz="0" w:space="0" w:color="auto"/>
        <w:bottom w:val="none" w:sz="0" w:space="0" w:color="auto"/>
        <w:right w:val="none" w:sz="0" w:space="0" w:color="auto"/>
      </w:divBdr>
    </w:div>
    <w:div w:id="30618858">
      <w:bodyDiv w:val="1"/>
      <w:marLeft w:val="0"/>
      <w:marRight w:val="0"/>
      <w:marTop w:val="0"/>
      <w:marBottom w:val="0"/>
      <w:divBdr>
        <w:top w:val="none" w:sz="0" w:space="0" w:color="auto"/>
        <w:left w:val="none" w:sz="0" w:space="0" w:color="auto"/>
        <w:bottom w:val="none" w:sz="0" w:space="0" w:color="auto"/>
        <w:right w:val="none" w:sz="0" w:space="0" w:color="auto"/>
      </w:divBdr>
    </w:div>
    <w:div w:id="31148849">
      <w:bodyDiv w:val="1"/>
      <w:marLeft w:val="0"/>
      <w:marRight w:val="0"/>
      <w:marTop w:val="0"/>
      <w:marBottom w:val="0"/>
      <w:divBdr>
        <w:top w:val="none" w:sz="0" w:space="0" w:color="auto"/>
        <w:left w:val="none" w:sz="0" w:space="0" w:color="auto"/>
        <w:bottom w:val="none" w:sz="0" w:space="0" w:color="auto"/>
        <w:right w:val="none" w:sz="0" w:space="0" w:color="auto"/>
      </w:divBdr>
    </w:div>
    <w:div w:id="31275609">
      <w:bodyDiv w:val="1"/>
      <w:marLeft w:val="0"/>
      <w:marRight w:val="0"/>
      <w:marTop w:val="0"/>
      <w:marBottom w:val="0"/>
      <w:divBdr>
        <w:top w:val="none" w:sz="0" w:space="0" w:color="auto"/>
        <w:left w:val="none" w:sz="0" w:space="0" w:color="auto"/>
        <w:bottom w:val="none" w:sz="0" w:space="0" w:color="auto"/>
        <w:right w:val="none" w:sz="0" w:space="0" w:color="auto"/>
      </w:divBdr>
    </w:div>
    <w:div w:id="31921959">
      <w:bodyDiv w:val="1"/>
      <w:marLeft w:val="0"/>
      <w:marRight w:val="0"/>
      <w:marTop w:val="0"/>
      <w:marBottom w:val="0"/>
      <w:divBdr>
        <w:top w:val="none" w:sz="0" w:space="0" w:color="auto"/>
        <w:left w:val="none" w:sz="0" w:space="0" w:color="auto"/>
        <w:bottom w:val="none" w:sz="0" w:space="0" w:color="auto"/>
        <w:right w:val="none" w:sz="0" w:space="0" w:color="auto"/>
      </w:divBdr>
    </w:div>
    <w:div w:id="32047256">
      <w:bodyDiv w:val="1"/>
      <w:marLeft w:val="0"/>
      <w:marRight w:val="0"/>
      <w:marTop w:val="0"/>
      <w:marBottom w:val="0"/>
      <w:divBdr>
        <w:top w:val="none" w:sz="0" w:space="0" w:color="auto"/>
        <w:left w:val="none" w:sz="0" w:space="0" w:color="auto"/>
        <w:bottom w:val="none" w:sz="0" w:space="0" w:color="auto"/>
        <w:right w:val="none" w:sz="0" w:space="0" w:color="auto"/>
      </w:divBdr>
    </w:div>
    <w:div w:id="32578185">
      <w:bodyDiv w:val="1"/>
      <w:marLeft w:val="0"/>
      <w:marRight w:val="0"/>
      <w:marTop w:val="0"/>
      <w:marBottom w:val="0"/>
      <w:divBdr>
        <w:top w:val="none" w:sz="0" w:space="0" w:color="auto"/>
        <w:left w:val="none" w:sz="0" w:space="0" w:color="auto"/>
        <w:bottom w:val="none" w:sz="0" w:space="0" w:color="auto"/>
        <w:right w:val="none" w:sz="0" w:space="0" w:color="auto"/>
      </w:divBdr>
    </w:div>
    <w:div w:id="32583903">
      <w:bodyDiv w:val="1"/>
      <w:marLeft w:val="0"/>
      <w:marRight w:val="0"/>
      <w:marTop w:val="0"/>
      <w:marBottom w:val="0"/>
      <w:divBdr>
        <w:top w:val="none" w:sz="0" w:space="0" w:color="auto"/>
        <w:left w:val="none" w:sz="0" w:space="0" w:color="auto"/>
        <w:bottom w:val="none" w:sz="0" w:space="0" w:color="auto"/>
        <w:right w:val="none" w:sz="0" w:space="0" w:color="auto"/>
      </w:divBdr>
    </w:div>
    <w:div w:id="32584234">
      <w:bodyDiv w:val="1"/>
      <w:marLeft w:val="0"/>
      <w:marRight w:val="0"/>
      <w:marTop w:val="0"/>
      <w:marBottom w:val="0"/>
      <w:divBdr>
        <w:top w:val="none" w:sz="0" w:space="0" w:color="auto"/>
        <w:left w:val="none" w:sz="0" w:space="0" w:color="auto"/>
        <w:bottom w:val="none" w:sz="0" w:space="0" w:color="auto"/>
        <w:right w:val="none" w:sz="0" w:space="0" w:color="auto"/>
      </w:divBdr>
    </w:div>
    <w:div w:id="32847308">
      <w:bodyDiv w:val="1"/>
      <w:marLeft w:val="0"/>
      <w:marRight w:val="0"/>
      <w:marTop w:val="0"/>
      <w:marBottom w:val="0"/>
      <w:divBdr>
        <w:top w:val="none" w:sz="0" w:space="0" w:color="auto"/>
        <w:left w:val="none" w:sz="0" w:space="0" w:color="auto"/>
        <w:bottom w:val="none" w:sz="0" w:space="0" w:color="auto"/>
        <w:right w:val="none" w:sz="0" w:space="0" w:color="auto"/>
      </w:divBdr>
    </w:div>
    <w:div w:id="32848026">
      <w:bodyDiv w:val="1"/>
      <w:marLeft w:val="0"/>
      <w:marRight w:val="0"/>
      <w:marTop w:val="0"/>
      <w:marBottom w:val="0"/>
      <w:divBdr>
        <w:top w:val="none" w:sz="0" w:space="0" w:color="auto"/>
        <w:left w:val="none" w:sz="0" w:space="0" w:color="auto"/>
        <w:bottom w:val="none" w:sz="0" w:space="0" w:color="auto"/>
        <w:right w:val="none" w:sz="0" w:space="0" w:color="auto"/>
      </w:divBdr>
    </w:div>
    <w:div w:id="32967734">
      <w:bodyDiv w:val="1"/>
      <w:marLeft w:val="0"/>
      <w:marRight w:val="0"/>
      <w:marTop w:val="0"/>
      <w:marBottom w:val="0"/>
      <w:divBdr>
        <w:top w:val="none" w:sz="0" w:space="0" w:color="auto"/>
        <w:left w:val="none" w:sz="0" w:space="0" w:color="auto"/>
        <w:bottom w:val="none" w:sz="0" w:space="0" w:color="auto"/>
        <w:right w:val="none" w:sz="0" w:space="0" w:color="auto"/>
      </w:divBdr>
    </w:div>
    <w:div w:id="33239258">
      <w:bodyDiv w:val="1"/>
      <w:marLeft w:val="0"/>
      <w:marRight w:val="0"/>
      <w:marTop w:val="0"/>
      <w:marBottom w:val="0"/>
      <w:divBdr>
        <w:top w:val="none" w:sz="0" w:space="0" w:color="auto"/>
        <w:left w:val="none" w:sz="0" w:space="0" w:color="auto"/>
        <w:bottom w:val="none" w:sz="0" w:space="0" w:color="auto"/>
        <w:right w:val="none" w:sz="0" w:space="0" w:color="auto"/>
      </w:divBdr>
    </w:div>
    <w:div w:id="33577741">
      <w:bodyDiv w:val="1"/>
      <w:marLeft w:val="0"/>
      <w:marRight w:val="0"/>
      <w:marTop w:val="0"/>
      <w:marBottom w:val="0"/>
      <w:divBdr>
        <w:top w:val="none" w:sz="0" w:space="0" w:color="auto"/>
        <w:left w:val="none" w:sz="0" w:space="0" w:color="auto"/>
        <w:bottom w:val="none" w:sz="0" w:space="0" w:color="auto"/>
        <w:right w:val="none" w:sz="0" w:space="0" w:color="auto"/>
      </w:divBdr>
    </w:div>
    <w:div w:id="33773724">
      <w:bodyDiv w:val="1"/>
      <w:marLeft w:val="0"/>
      <w:marRight w:val="0"/>
      <w:marTop w:val="0"/>
      <w:marBottom w:val="0"/>
      <w:divBdr>
        <w:top w:val="none" w:sz="0" w:space="0" w:color="auto"/>
        <w:left w:val="none" w:sz="0" w:space="0" w:color="auto"/>
        <w:bottom w:val="none" w:sz="0" w:space="0" w:color="auto"/>
        <w:right w:val="none" w:sz="0" w:space="0" w:color="auto"/>
      </w:divBdr>
    </w:div>
    <w:div w:id="33896309">
      <w:bodyDiv w:val="1"/>
      <w:marLeft w:val="0"/>
      <w:marRight w:val="0"/>
      <w:marTop w:val="0"/>
      <w:marBottom w:val="0"/>
      <w:divBdr>
        <w:top w:val="none" w:sz="0" w:space="0" w:color="auto"/>
        <w:left w:val="none" w:sz="0" w:space="0" w:color="auto"/>
        <w:bottom w:val="none" w:sz="0" w:space="0" w:color="auto"/>
        <w:right w:val="none" w:sz="0" w:space="0" w:color="auto"/>
      </w:divBdr>
    </w:div>
    <w:div w:id="34427938">
      <w:bodyDiv w:val="1"/>
      <w:marLeft w:val="0"/>
      <w:marRight w:val="0"/>
      <w:marTop w:val="0"/>
      <w:marBottom w:val="0"/>
      <w:divBdr>
        <w:top w:val="none" w:sz="0" w:space="0" w:color="auto"/>
        <w:left w:val="none" w:sz="0" w:space="0" w:color="auto"/>
        <w:bottom w:val="none" w:sz="0" w:space="0" w:color="auto"/>
        <w:right w:val="none" w:sz="0" w:space="0" w:color="auto"/>
      </w:divBdr>
    </w:div>
    <w:div w:id="34622766">
      <w:bodyDiv w:val="1"/>
      <w:marLeft w:val="0"/>
      <w:marRight w:val="0"/>
      <w:marTop w:val="0"/>
      <w:marBottom w:val="0"/>
      <w:divBdr>
        <w:top w:val="none" w:sz="0" w:space="0" w:color="auto"/>
        <w:left w:val="none" w:sz="0" w:space="0" w:color="auto"/>
        <w:bottom w:val="none" w:sz="0" w:space="0" w:color="auto"/>
        <w:right w:val="none" w:sz="0" w:space="0" w:color="auto"/>
      </w:divBdr>
    </w:div>
    <w:div w:id="34893817">
      <w:bodyDiv w:val="1"/>
      <w:marLeft w:val="0"/>
      <w:marRight w:val="0"/>
      <w:marTop w:val="0"/>
      <w:marBottom w:val="0"/>
      <w:divBdr>
        <w:top w:val="none" w:sz="0" w:space="0" w:color="auto"/>
        <w:left w:val="none" w:sz="0" w:space="0" w:color="auto"/>
        <w:bottom w:val="none" w:sz="0" w:space="0" w:color="auto"/>
        <w:right w:val="none" w:sz="0" w:space="0" w:color="auto"/>
      </w:divBdr>
    </w:div>
    <w:div w:id="35356070">
      <w:bodyDiv w:val="1"/>
      <w:marLeft w:val="0"/>
      <w:marRight w:val="0"/>
      <w:marTop w:val="0"/>
      <w:marBottom w:val="0"/>
      <w:divBdr>
        <w:top w:val="none" w:sz="0" w:space="0" w:color="auto"/>
        <w:left w:val="none" w:sz="0" w:space="0" w:color="auto"/>
        <w:bottom w:val="none" w:sz="0" w:space="0" w:color="auto"/>
        <w:right w:val="none" w:sz="0" w:space="0" w:color="auto"/>
      </w:divBdr>
    </w:div>
    <w:div w:id="35399796">
      <w:bodyDiv w:val="1"/>
      <w:marLeft w:val="0"/>
      <w:marRight w:val="0"/>
      <w:marTop w:val="0"/>
      <w:marBottom w:val="0"/>
      <w:divBdr>
        <w:top w:val="none" w:sz="0" w:space="0" w:color="auto"/>
        <w:left w:val="none" w:sz="0" w:space="0" w:color="auto"/>
        <w:bottom w:val="none" w:sz="0" w:space="0" w:color="auto"/>
        <w:right w:val="none" w:sz="0" w:space="0" w:color="auto"/>
      </w:divBdr>
    </w:div>
    <w:div w:id="35475218">
      <w:bodyDiv w:val="1"/>
      <w:marLeft w:val="0"/>
      <w:marRight w:val="0"/>
      <w:marTop w:val="0"/>
      <w:marBottom w:val="0"/>
      <w:divBdr>
        <w:top w:val="none" w:sz="0" w:space="0" w:color="auto"/>
        <w:left w:val="none" w:sz="0" w:space="0" w:color="auto"/>
        <w:bottom w:val="none" w:sz="0" w:space="0" w:color="auto"/>
        <w:right w:val="none" w:sz="0" w:space="0" w:color="auto"/>
      </w:divBdr>
    </w:div>
    <w:div w:id="35664402">
      <w:bodyDiv w:val="1"/>
      <w:marLeft w:val="0"/>
      <w:marRight w:val="0"/>
      <w:marTop w:val="0"/>
      <w:marBottom w:val="0"/>
      <w:divBdr>
        <w:top w:val="none" w:sz="0" w:space="0" w:color="auto"/>
        <w:left w:val="none" w:sz="0" w:space="0" w:color="auto"/>
        <w:bottom w:val="none" w:sz="0" w:space="0" w:color="auto"/>
        <w:right w:val="none" w:sz="0" w:space="0" w:color="auto"/>
      </w:divBdr>
    </w:div>
    <w:div w:id="35739555">
      <w:bodyDiv w:val="1"/>
      <w:marLeft w:val="0"/>
      <w:marRight w:val="0"/>
      <w:marTop w:val="0"/>
      <w:marBottom w:val="0"/>
      <w:divBdr>
        <w:top w:val="none" w:sz="0" w:space="0" w:color="auto"/>
        <w:left w:val="none" w:sz="0" w:space="0" w:color="auto"/>
        <w:bottom w:val="none" w:sz="0" w:space="0" w:color="auto"/>
        <w:right w:val="none" w:sz="0" w:space="0" w:color="auto"/>
      </w:divBdr>
    </w:div>
    <w:div w:id="35929230">
      <w:bodyDiv w:val="1"/>
      <w:marLeft w:val="0"/>
      <w:marRight w:val="0"/>
      <w:marTop w:val="0"/>
      <w:marBottom w:val="0"/>
      <w:divBdr>
        <w:top w:val="none" w:sz="0" w:space="0" w:color="auto"/>
        <w:left w:val="none" w:sz="0" w:space="0" w:color="auto"/>
        <w:bottom w:val="none" w:sz="0" w:space="0" w:color="auto"/>
        <w:right w:val="none" w:sz="0" w:space="0" w:color="auto"/>
      </w:divBdr>
    </w:div>
    <w:div w:id="36246518">
      <w:bodyDiv w:val="1"/>
      <w:marLeft w:val="0"/>
      <w:marRight w:val="0"/>
      <w:marTop w:val="0"/>
      <w:marBottom w:val="0"/>
      <w:divBdr>
        <w:top w:val="none" w:sz="0" w:space="0" w:color="auto"/>
        <w:left w:val="none" w:sz="0" w:space="0" w:color="auto"/>
        <w:bottom w:val="none" w:sz="0" w:space="0" w:color="auto"/>
        <w:right w:val="none" w:sz="0" w:space="0" w:color="auto"/>
      </w:divBdr>
    </w:div>
    <w:div w:id="36398459">
      <w:bodyDiv w:val="1"/>
      <w:marLeft w:val="0"/>
      <w:marRight w:val="0"/>
      <w:marTop w:val="0"/>
      <w:marBottom w:val="0"/>
      <w:divBdr>
        <w:top w:val="none" w:sz="0" w:space="0" w:color="auto"/>
        <w:left w:val="none" w:sz="0" w:space="0" w:color="auto"/>
        <w:bottom w:val="none" w:sz="0" w:space="0" w:color="auto"/>
        <w:right w:val="none" w:sz="0" w:space="0" w:color="auto"/>
      </w:divBdr>
    </w:div>
    <w:div w:id="36514863">
      <w:bodyDiv w:val="1"/>
      <w:marLeft w:val="0"/>
      <w:marRight w:val="0"/>
      <w:marTop w:val="0"/>
      <w:marBottom w:val="0"/>
      <w:divBdr>
        <w:top w:val="none" w:sz="0" w:space="0" w:color="auto"/>
        <w:left w:val="none" w:sz="0" w:space="0" w:color="auto"/>
        <w:bottom w:val="none" w:sz="0" w:space="0" w:color="auto"/>
        <w:right w:val="none" w:sz="0" w:space="0" w:color="auto"/>
      </w:divBdr>
    </w:div>
    <w:div w:id="36516718">
      <w:bodyDiv w:val="1"/>
      <w:marLeft w:val="0"/>
      <w:marRight w:val="0"/>
      <w:marTop w:val="0"/>
      <w:marBottom w:val="0"/>
      <w:divBdr>
        <w:top w:val="none" w:sz="0" w:space="0" w:color="auto"/>
        <w:left w:val="none" w:sz="0" w:space="0" w:color="auto"/>
        <w:bottom w:val="none" w:sz="0" w:space="0" w:color="auto"/>
        <w:right w:val="none" w:sz="0" w:space="0" w:color="auto"/>
      </w:divBdr>
    </w:div>
    <w:div w:id="36782789">
      <w:bodyDiv w:val="1"/>
      <w:marLeft w:val="0"/>
      <w:marRight w:val="0"/>
      <w:marTop w:val="0"/>
      <w:marBottom w:val="0"/>
      <w:divBdr>
        <w:top w:val="none" w:sz="0" w:space="0" w:color="auto"/>
        <w:left w:val="none" w:sz="0" w:space="0" w:color="auto"/>
        <w:bottom w:val="none" w:sz="0" w:space="0" w:color="auto"/>
        <w:right w:val="none" w:sz="0" w:space="0" w:color="auto"/>
      </w:divBdr>
    </w:div>
    <w:div w:id="36979546">
      <w:bodyDiv w:val="1"/>
      <w:marLeft w:val="0"/>
      <w:marRight w:val="0"/>
      <w:marTop w:val="0"/>
      <w:marBottom w:val="0"/>
      <w:divBdr>
        <w:top w:val="none" w:sz="0" w:space="0" w:color="auto"/>
        <w:left w:val="none" w:sz="0" w:space="0" w:color="auto"/>
        <w:bottom w:val="none" w:sz="0" w:space="0" w:color="auto"/>
        <w:right w:val="none" w:sz="0" w:space="0" w:color="auto"/>
      </w:divBdr>
    </w:div>
    <w:div w:id="37049969">
      <w:bodyDiv w:val="1"/>
      <w:marLeft w:val="0"/>
      <w:marRight w:val="0"/>
      <w:marTop w:val="0"/>
      <w:marBottom w:val="0"/>
      <w:divBdr>
        <w:top w:val="none" w:sz="0" w:space="0" w:color="auto"/>
        <w:left w:val="none" w:sz="0" w:space="0" w:color="auto"/>
        <w:bottom w:val="none" w:sz="0" w:space="0" w:color="auto"/>
        <w:right w:val="none" w:sz="0" w:space="0" w:color="auto"/>
      </w:divBdr>
    </w:div>
    <w:div w:id="37291014">
      <w:bodyDiv w:val="1"/>
      <w:marLeft w:val="0"/>
      <w:marRight w:val="0"/>
      <w:marTop w:val="0"/>
      <w:marBottom w:val="0"/>
      <w:divBdr>
        <w:top w:val="none" w:sz="0" w:space="0" w:color="auto"/>
        <w:left w:val="none" w:sz="0" w:space="0" w:color="auto"/>
        <w:bottom w:val="none" w:sz="0" w:space="0" w:color="auto"/>
        <w:right w:val="none" w:sz="0" w:space="0" w:color="auto"/>
      </w:divBdr>
    </w:div>
    <w:div w:id="37435679">
      <w:bodyDiv w:val="1"/>
      <w:marLeft w:val="0"/>
      <w:marRight w:val="0"/>
      <w:marTop w:val="0"/>
      <w:marBottom w:val="0"/>
      <w:divBdr>
        <w:top w:val="none" w:sz="0" w:space="0" w:color="auto"/>
        <w:left w:val="none" w:sz="0" w:space="0" w:color="auto"/>
        <w:bottom w:val="none" w:sz="0" w:space="0" w:color="auto"/>
        <w:right w:val="none" w:sz="0" w:space="0" w:color="auto"/>
      </w:divBdr>
    </w:div>
    <w:div w:id="37703867">
      <w:bodyDiv w:val="1"/>
      <w:marLeft w:val="0"/>
      <w:marRight w:val="0"/>
      <w:marTop w:val="0"/>
      <w:marBottom w:val="0"/>
      <w:divBdr>
        <w:top w:val="none" w:sz="0" w:space="0" w:color="auto"/>
        <w:left w:val="none" w:sz="0" w:space="0" w:color="auto"/>
        <w:bottom w:val="none" w:sz="0" w:space="0" w:color="auto"/>
        <w:right w:val="none" w:sz="0" w:space="0" w:color="auto"/>
      </w:divBdr>
    </w:div>
    <w:div w:id="37895633">
      <w:bodyDiv w:val="1"/>
      <w:marLeft w:val="0"/>
      <w:marRight w:val="0"/>
      <w:marTop w:val="0"/>
      <w:marBottom w:val="0"/>
      <w:divBdr>
        <w:top w:val="none" w:sz="0" w:space="0" w:color="auto"/>
        <w:left w:val="none" w:sz="0" w:space="0" w:color="auto"/>
        <w:bottom w:val="none" w:sz="0" w:space="0" w:color="auto"/>
        <w:right w:val="none" w:sz="0" w:space="0" w:color="auto"/>
      </w:divBdr>
    </w:div>
    <w:div w:id="38283944">
      <w:bodyDiv w:val="1"/>
      <w:marLeft w:val="0"/>
      <w:marRight w:val="0"/>
      <w:marTop w:val="0"/>
      <w:marBottom w:val="0"/>
      <w:divBdr>
        <w:top w:val="none" w:sz="0" w:space="0" w:color="auto"/>
        <w:left w:val="none" w:sz="0" w:space="0" w:color="auto"/>
        <w:bottom w:val="none" w:sz="0" w:space="0" w:color="auto"/>
        <w:right w:val="none" w:sz="0" w:space="0" w:color="auto"/>
      </w:divBdr>
    </w:div>
    <w:div w:id="38359715">
      <w:bodyDiv w:val="1"/>
      <w:marLeft w:val="0"/>
      <w:marRight w:val="0"/>
      <w:marTop w:val="0"/>
      <w:marBottom w:val="0"/>
      <w:divBdr>
        <w:top w:val="none" w:sz="0" w:space="0" w:color="auto"/>
        <w:left w:val="none" w:sz="0" w:space="0" w:color="auto"/>
        <w:bottom w:val="none" w:sz="0" w:space="0" w:color="auto"/>
        <w:right w:val="none" w:sz="0" w:space="0" w:color="auto"/>
      </w:divBdr>
    </w:div>
    <w:div w:id="38432440">
      <w:bodyDiv w:val="1"/>
      <w:marLeft w:val="0"/>
      <w:marRight w:val="0"/>
      <w:marTop w:val="0"/>
      <w:marBottom w:val="0"/>
      <w:divBdr>
        <w:top w:val="none" w:sz="0" w:space="0" w:color="auto"/>
        <w:left w:val="none" w:sz="0" w:space="0" w:color="auto"/>
        <w:bottom w:val="none" w:sz="0" w:space="0" w:color="auto"/>
        <w:right w:val="none" w:sz="0" w:space="0" w:color="auto"/>
      </w:divBdr>
    </w:div>
    <w:div w:id="38744355">
      <w:bodyDiv w:val="1"/>
      <w:marLeft w:val="0"/>
      <w:marRight w:val="0"/>
      <w:marTop w:val="0"/>
      <w:marBottom w:val="0"/>
      <w:divBdr>
        <w:top w:val="none" w:sz="0" w:space="0" w:color="auto"/>
        <w:left w:val="none" w:sz="0" w:space="0" w:color="auto"/>
        <w:bottom w:val="none" w:sz="0" w:space="0" w:color="auto"/>
        <w:right w:val="none" w:sz="0" w:space="0" w:color="auto"/>
      </w:divBdr>
    </w:div>
    <w:div w:id="38826450">
      <w:bodyDiv w:val="1"/>
      <w:marLeft w:val="0"/>
      <w:marRight w:val="0"/>
      <w:marTop w:val="0"/>
      <w:marBottom w:val="0"/>
      <w:divBdr>
        <w:top w:val="none" w:sz="0" w:space="0" w:color="auto"/>
        <w:left w:val="none" w:sz="0" w:space="0" w:color="auto"/>
        <w:bottom w:val="none" w:sz="0" w:space="0" w:color="auto"/>
        <w:right w:val="none" w:sz="0" w:space="0" w:color="auto"/>
      </w:divBdr>
      <w:divsChild>
        <w:div w:id="246119376">
          <w:marLeft w:val="480"/>
          <w:marRight w:val="0"/>
          <w:marTop w:val="0"/>
          <w:marBottom w:val="0"/>
          <w:divBdr>
            <w:top w:val="none" w:sz="0" w:space="0" w:color="auto"/>
            <w:left w:val="none" w:sz="0" w:space="0" w:color="auto"/>
            <w:bottom w:val="none" w:sz="0" w:space="0" w:color="auto"/>
            <w:right w:val="none" w:sz="0" w:space="0" w:color="auto"/>
          </w:divBdr>
        </w:div>
      </w:divsChild>
    </w:div>
    <w:div w:id="39013852">
      <w:bodyDiv w:val="1"/>
      <w:marLeft w:val="0"/>
      <w:marRight w:val="0"/>
      <w:marTop w:val="0"/>
      <w:marBottom w:val="0"/>
      <w:divBdr>
        <w:top w:val="none" w:sz="0" w:space="0" w:color="auto"/>
        <w:left w:val="none" w:sz="0" w:space="0" w:color="auto"/>
        <w:bottom w:val="none" w:sz="0" w:space="0" w:color="auto"/>
        <w:right w:val="none" w:sz="0" w:space="0" w:color="auto"/>
      </w:divBdr>
    </w:div>
    <w:div w:id="40132324">
      <w:bodyDiv w:val="1"/>
      <w:marLeft w:val="0"/>
      <w:marRight w:val="0"/>
      <w:marTop w:val="0"/>
      <w:marBottom w:val="0"/>
      <w:divBdr>
        <w:top w:val="none" w:sz="0" w:space="0" w:color="auto"/>
        <w:left w:val="none" w:sz="0" w:space="0" w:color="auto"/>
        <w:bottom w:val="none" w:sz="0" w:space="0" w:color="auto"/>
        <w:right w:val="none" w:sz="0" w:space="0" w:color="auto"/>
      </w:divBdr>
    </w:div>
    <w:div w:id="40255118">
      <w:bodyDiv w:val="1"/>
      <w:marLeft w:val="0"/>
      <w:marRight w:val="0"/>
      <w:marTop w:val="0"/>
      <w:marBottom w:val="0"/>
      <w:divBdr>
        <w:top w:val="none" w:sz="0" w:space="0" w:color="auto"/>
        <w:left w:val="none" w:sz="0" w:space="0" w:color="auto"/>
        <w:bottom w:val="none" w:sz="0" w:space="0" w:color="auto"/>
        <w:right w:val="none" w:sz="0" w:space="0" w:color="auto"/>
      </w:divBdr>
    </w:div>
    <w:div w:id="40370908">
      <w:bodyDiv w:val="1"/>
      <w:marLeft w:val="0"/>
      <w:marRight w:val="0"/>
      <w:marTop w:val="0"/>
      <w:marBottom w:val="0"/>
      <w:divBdr>
        <w:top w:val="none" w:sz="0" w:space="0" w:color="auto"/>
        <w:left w:val="none" w:sz="0" w:space="0" w:color="auto"/>
        <w:bottom w:val="none" w:sz="0" w:space="0" w:color="auto"/>
        <w:right w:val="none" w:sz="0" w:space="0" w:color="auto"/>
      </w:divBdr>
    </w:div>
    <w:div w:id="40592009">
      <w:bodyDiv w:val="1"/>
      <w:marLeft w:val="0"/>
      <w:marRight w:val="0"/>
      <w:marTop w:val="0"/>
      <w:marBottom w:val="0"/>
      <w:divBdr>
        <w:top w:val="none" w:sz="0" w:space="0" w:color="auto"/>
        <w:left w:val="none" w:sz="0" w:space="0" w:color="auto"/>
        <w:bottom w:val="none" w:sz="0" w:space="0" w:color="auto"/>
        <w:right w:val="none" w:sz="0" w:space="0" w:color="auto"/>
      </w:divBdr>
    </w:div>
    <w:div w:id="40714410">
      <w:bodyDiv w:val="1"/>
      <w:marLeft w:val="0"/>
      <w:marRight w:val="0"/>
      <w:marTop w:val="0"/>
      <w:marBottom w:val="0"/>
      <w:divBdr>
        <w:top w:val="none" w:sz="0" w:space="0" w:color="auto"/>
        <w:left w:val="none" w:sz="0" w:space="0" w:color="auto"/>
        <w:bottom w:val="none" w:sz="0" w:space="0" w:color="auto"/>
        <w:right w:val="none" w:sz="0" w:space="0" w:color="auto"/>
      </w:divBdr>
    </w:div>
    <w:div w:id="40785334">
      <w:bodyDiv w:val="1"/>
      <w:marLeft w:val="0"/>
      <w:marRight w:val="0"/>
      <w:marTop w:val="0"/>
      <w:marBottom w:val="0"/>
      <w:divBdr>
        <w:top w:val="none" w:sz="0" w:space="0" w:color="auto"/>
        <w:left w:val="none" w:sz="0" w:space="0" w:color="auto"/>
        <w:bottom w:val="none" w:sz="0" w:space="0" w:color="auto"/>
        <w:right w:val="none" w:sz="0" w:space="0" w:color="auto"/>
      </w:divBdr>
    </w:div>
    <w:div w:id="40911164">
      <w:bodyDiv w:val="1"/>
      <w:marLeft w:val="0"/>
      <w:marRight w:val="0"/>
      <w:marTop w:val="0"/>
      <w:marBottom w:val="0"/>
      <w:divBdr>
        <w:top w:val="none" w:sz="0" w:space="0" w:color="auto"/>
        <w:left w:val="none" w:sz="0" w:space="0" w:color="auto"/>
        <w:bottom w:val="none" w:sz="0" w:space="0" w:color="auto"/>
        <w:right w:val="none" w:sz="0" w:space="0" w:color="auto"/>
      </w:divBdr>
    </w:div>
    <w:div w:id="41176360">
      <w:bodyDiv w:val="1"/>
      <w:marLeft w:val="0"/>
      <w:marRight w:val="0"/>
      <w:marTop w:val="0"/>
      <w:marBottom w:val="0"/>
      <w:divBdr>
        <w:top w:val="none" w:sz="0" w:space="0" w:color="auto"/>
        <w:left w:val="none" w:sz="0" w:space="0" w:color="auto"/>
        <w:bottom w:val="none" w:sz="0" w:space="0" w:color="auto"/>
        <w:right w:val="none" w:sz="0" w:space="0" w:color="auto"/>
      </w:divBdr>
    </w:div>
    <w:div w:id="41756095">
      <w:bodyDiv w:val="1"/>
      <w:marLeft w:val="0"/>
      <w:marRight w:val="0"/>
      <w:marTop w:val="0"/>
      <w:marBottom w:val="0"/>
      <w:divBdr>
        <w:top w:val="none" w:sz="0" w:space="0" w:color="auto"/>
        <w:left w:val="none" w:sz="0" w:space="0" w:color="auto"/>
        <w:bottom w:val="none" w:sz="0" w:space="0" w:color="auto"/>
        <w:right w:val="none" w:sz="0" w:space="0" w:color="auto"/>
      </w:divBdr>
      <w:divsChild>
        <w:div w:id="46339837">
          <w:marLeft w:val="480"/>
          <w:marRight w:val="0"/>
          <w:marTop w:val="0"/>
          <w:marBottom w:val="0"/>
          <w:divBdr>
            <w:top w:val="none" w:sz="0" w:space="0" w:color="auto"/>
            <w:left w:val="none" w:sz="0" w:space="0" w:color="auto"/>
            <w:bottom w:val="none" w:sz="0" w:space="0" w:color="auto"/>
            <w:right w:val="none" w:sz="0" w:space="0" w:color="auto"/>
          </w:divBdr>
        </w:div>
        <w:div w:id="82148660">
          <w:marLeft w:val="480"/>
          <w:marRight w:val="0"/>
          <w:marTop w:val="0"/>
          <w:marBottom w:val="0"/>
          <w:divBdr>
            <w:top w:val="none" w:sz="0" w:space="0" w:color="auto"/>
            <w:left w:val="none" w:sz="0" w:space="0" w:color="auto"/>
            <w:bottom w:val="none" w:sz="0" w:space="0" w:color="auto"/>
            <w:right w:val="none" w:sz="0" w:space="0" w:color="auto"/>
          </w:divBdr>
        </w:div>
        <w:div w:id="107625601">
          <w:marLeft w:val="480"/>
          <w:marRight w:val="0"/>
          <w:marTop w:val="0"/>
          <w:marBottom w:val="0"/>
          <w:divBdr>
            <w:top w:val="none" w:sz="0" w:space="0" w:color="auto"/>
            <w:left w:val="none" w:sz="0" w:space="0" w:color="auto"/>
            <w:bottom w:val="none" w:sz="0" w:space="0" w:color="auto"/>
            <w:right w:val="none" w:sz="0" w:space="0" w:color="auto"/>
          </w:divBdr>
        </w:div>
        <w:div w:id="116605906">
          <w:marLeft w:val="480"/>
          <w:marRight w:val="0"/>
          <w:marTop w:val="0"/>
          <w:marBottom w:val="0"/>
          <w:divBdr>
            <w:top w:val="none" w:sz="0" w:space="0" w:color="auto"/>
            <w:left w:val="none" w:sz="0" w:space="0" w:color="auto"/>
            <w:bottom w:val="none" w:sz="0" w:space="0" w:color="auto"/>
            <w:right w:val="none" w:sz="0" w:space="0" w:color="auto"/>
          </w:divBdr>
        </w:div>
        <w:div w:id="228079420">
          <w:marLeft w:val="480"/>
          <w:marRight w:val="0"/>
          <w:marTop w:val="0"/>
          <w:marBottom w:val="0"/>
          <w:divBdr>
            <w:top w:val="none" w:sz="0" w:space="0" w:color="auto"/>
            <w:left w:val="none" w:sz="0" w:space="0" w:color="auto"/>
            <w:bottom w:val="none" w:sz="0" w:space="0" w:color="auto"/>
            <w:right w:val="none" w:sz="0" w:space="0" w:color="auto"/>
          </w:divBdr>
        </w:div>
        <w:div w:id="248320160">
          <w:marLeft w:val="480"/>
          <w:marRight w:val="0"/>
          <w:marTop w:val="0"/>
          <w:marBottom w:val="0"/>
          <w:divBdr>
            <w:top w:val="none" w:sz="0" w:space="0" w:color="auto"/>
            <w:left w:val="none" w:sz="0" w:space="0" w:color="auto"/>
            <w:bottom w:val="none" w:sz="0" w:space="0" w:color="auto"/>
            <w:right w:val="none" w:sz="0" w:space="0" w:color="auto"/>
          </w:divBdr>
        </w:div>
        <w:div w:id="258946837">
          <w:marLeft w:val="480"/>
          <w:marRight w:val="0"/>
          <w:marTop w:val="0"/>
          <w:marBottom w:val="0"/>
          <w:divBdr>
            <w:top w:val="none" w:sz="0" w:space="0" w:color="auto"/>
            <w:left w:val="none" w:sz="0" w:space="0" w:color="auto"/>
            <w:bottom w:val="none" w:sz="0" w:space="0" w:color="auto"/>
            <w:right w:val="none" w:sz="0" w:space="0" w:color="auto"/>
          </w:divBdr>
        </w:div>
        <w:div w:id="292978168">
          <w:marLeft w:val="480"/>
          <w:marRight w:val="0"/>
          <w:marTop w:val="0"/>
          <w:marBottom w:val="0"/>
          <w:divBdr>
            <w:top w:val="none" w:sz="0" w:space="0" w:color="auto"/>
            <w:left w:val="none" w:sz="0" w:space="0" w:color="auto"/>
            <w:bottom w:val="none" w:sz="0" w:space="0" w:color="auto"/>
            <w:right w:val="none" w:sz="0" w:space="0" w:color="auto"/>
          </w:divBdr>
        </w:div>
        <w:div w:id="356279205">
          <w:marLeft w:val="480"/>
          <w:marRight w:val="0"/>
          <w:marTop w:val="0"/>
          <w:marBottom w:val="0"/>
          <w:divBdr>
            <w:top w:val="none" w:sz="0" w:space="0" w:color="auto"/>
            <w:left w:val="none" w:sz="0" w:space="0" w:color="auto"/>
            <w:bottom w:val="none" w:sz="0" w:space="0" w:color="auto"/>
            <w:right w:val="none" w:sz="0" w:space="0" w:color="auto"/>
          </w:divBdr>
        </w:div>
        <w:div w:id="356544627">
          <w:marLeft w:val="480"/>
          <w:marRight w:val="0"/>
          <w:marTop w:val="0"/>
          <w:marBottom w:val="0"/>
          <w:divBdr>
            <w:top w:val="none" w:sz="0" w:space="0" w:color="auto"/>
            <w:left w:val="none" w:sz="0" w:space="0" w:color="auto"/>
            <w:bottom w:val="none" w:sz="0" w:space="0" w:color="auto"/>
            <w:right w:val="none" w:sz="0" w:space="0" w:color="auto"/>
          </w:divBdr>
        </w:div>
        <w:div w:id="411778349">
          <w:marLeft w:val="480"/>
          <w:marRight w:val="0"/>
          <w:marTop w:val="0"/>
          <w:marBottom w:val="0"/>
          <w:divBdr>
            <w:top w:val="none" w:sz="0" w:space="0" w:color="auto"/>
            <w:left w:val="none" w:sz="0" w:space="0" w:color="auto"/>
            <w:bottom w:val="none" w:sz="0" w:space="0" w:color="auto"/>
            <w:right w:val="none" w:sz="0" w:space="0" w:color="auto"/>
          </w:divBdr>
        </w:div>
        <w:div w:id="500853473">
          <w:marLeft w:val="480"/>
          <w:marRight w:val="0"/>
          <w:marTop w:val="0"/>
          <w:marBottom w:val="0"/>
          <w:divBdr>
            <w:top w:val="none" w:sz="0" w:space="0" w:color="auto"/>
            <w:left w:val="none" w:sz="0" w:space="0" w:color="auto"/>
            <w:bottom w:val="none" w:sz="0" w:space="0" w:color="auto"/>
            <w:right w:val="none" w:sz="0" w:space="0" w:color="auto"/>
          </w:divBdr>
        </w:div>
        <w:div w:id="520708310">
          <w:marLeft w:val="480"/>
          <w:marRight w:val="0"/>
          <w:marTop w:val="0"/>
          <w:marBottom w:val="0"/>
          <w:divBdr>
            <w:top w:val="none" w:sz="0" w:space="0" w:color="auto"/>
            <w:left w:val="none" w:sz="0" w:space="0" w:color="auto"/>
            <w:bottom w:val="none" w:sz="0" w:space="0" w:color="auto"/>
            <w:right w:val="none" w:sz="0" w:space="0" w:color="auto"/>
          </w:divBdr>
        </w:div>
        <w:div w:id="533081812">
          <w:marLeft w:val="480"/>
          <w:marRight w:val="0"/>
          <w:marTop w:val="0"/>
          <w:marBottom w:val="0"/>
          <w:divBdr>
            <w:top w:val="none" w:sz="0" w:space="0" w:color="auto"/>
            <w:left w:val="none" w:sz="0" w:space="0" w:color="auto"/>
            <w:bottom w:val="none" w:sz="0" w:space="0" w:color="auto"/>
            <w:right w:val="none" w:sz="0" w:space="0" w:color="auto"/>
          </w:divBdr>
        </w:div>
        <w:div w:id="546570398">
          <w:marLeft w:val="480"/>
          <w:marRight w:val="0"/>
          <w:marTop w:val="0"/>
          <w:marBottom w:val="0"/>
          <w:divBdr>
            <w:top w:val="none" w:sz="0" w:space="0" w:color="auto"/>
            <w:left w:val="none" w:sz="0" w:space="0" w:color="auto"/>
            <w:bottom w:val="none" w:sz="0" w:space="0" w:color="auto"/>
            <w:right w:val="none" w:sz="0" w:space="0" w:color="auto"/>
          </w:divBdr>
        </w:div>
        <w:div w:id="576596327">
          <w:marLeft w:val="480"/>
          <w:marRight w:val="0"/>
          <w:marTop w:val="0"/>
          <w:marBottom w:val="0"/>
          <w:divBdr>
            <w:top w:val="none" w:sz="0" w:space="0" w:color="auto"/>
            <w:left w:val="none" w:sz="0" w:space="0" w:color="auto"/>
            <w:bottom w:val="none" w:sz="0" w:space="0" w:color="auto"/>
            <w:right w:val="none" w:sz="0" w:space="0" w:color="auto"/>
          </w:divBdr>
        </w:div>
        <w:div w:id="598175931">
          <w:marLeft w:val="480"/>
          <w:marRight w:val="0"/>
          <w:marTop w:val="0"/>
          <w:marBottom w:val="0"/>
          <w:divBdr>
            <w:top w:val="none" w:sz="0" w:space="0" w:color="auto"/>
            <w:left w:val="none" w:sz="0" w:space="0" w:color="auto"/>
            <w:bottom w:val="none" w:sz="0" w:space="0" w:color="auto"/>
            <w:right w:val="none" w:sz="0" w:space="0" w:color="auto"/>
          </w:divBdr>
        </w:div>
        <w:div w:id="611590821">
          <w:marLeft w:val="480"/>
          <w:marRight w:val="0"/>
          <w:marTop w:val="0"/>
          <w:marBottom w:val="0"/>
          <w:divBdr>
            <w:top w:val="none" w:sz="0" w:space="0" w:color="auto"/>
            <w:left w:val="none" w:sz="0" w:space="0" w:color="auto"/>
            <w:bottom w:val="none" w:sz="0" w:space="0" w:color="auto"/>
            <w:right w:val="none" w:sz="0" w:space="0" w:color="auto"/>
          </w:divBdr>
        </w:div>
        <w:div w:id="657465134">
          <w:marLeft w:val="480"/>
          <w:marRight w:val="0"/>
          <w:marTop w:val="0"/>
          <w:marBottom w:val="0"/>
          <w:divBdr>
            <w:top w:val="none" w:sz="0" w:space="0" w:color="auto"/>
            <w:left w:val="none" w:sz="0" w:space="0" w:color="auto"/>
            <w:bottom w:val="none" w:sz="0" w:space="0" w:color="auto"/>
            <w:right w:val="none" w:sz="0" w:space="0" w:color="auto"/>
          </w:divBdr>
        </w:div>
        <w:div w:id="678384506">
          <w:marLeft w:val="480"/>
          <w:marRight w:val="0"/>
          <w:marTop w:val="0"/>
          <w:marBottom w:val="0"/>
          <w:divBdr>
            <w:top w:val="none" w:sz="0" w:space="0" w:color="auto"/>
            <w:left w:val="none" w:sz="0" w:space="0" w:color="auto"/>
            <w:bottom w:val="none" w:sz="0" w:space="0" w:color="auto"/>
            <w:right w:val="none" w:sz="0" w:space="0" w:color="auto"/>
          </w:divBdr>
        </w:div>
        <w:div w:id="705911439">
          <w:marLeft w:val="480"/>
          <w:marRight w:val="0"/>
          <w:marTop w:val="0"/>
          <w:marBottom w:val="0"/>
          <w:divBdr>
            <w:top w:val="none" w:sz="0" w:space="0" w:color="auto"/>
            <w:left w:val="none" w:sz="0" w:space="0" w:color="auto"/>
            <w:bottom w:val="none" w:sz="0" w:space="0" w:color="auto"/>
            <w:right w:val="none" w:sz="0" w:space="0" w:color="auto"/>
          </w:divBdr>
        </w:div>
        <w:div w:id="721103273">
          <w:marLeft w:val="480"/>
          <w:marRight w:val="0"/>
          <w:marTop w:val="0"/>
          <w:marBottom w:val="0"/>
          <w:divBdr>
            <w:top w:val="none" w:sz="0" w:space="0" w:color="auto"/>
            <w:left w:val="none" w:sz="0" w:space="0" w:color="auto"/>
            <w:bottom w:val="none" w:sz="0" w:space="0" w:color="auto"/>
            <w:right w:val="none" w:sz="0" w:space="0" w:color="auto"/>
          </w:divBdr>
        </w:div>
        <w:div w:id="723867788">
          <w:marLeft w:val="480"/>
          <w:marRight w:val="0"/>
          <w:marTop w:val="0"/>
          <w:marBottom w:val="0"/>
          <w:divBdr>
            <w:top w:val="none" w:sz="0" w:space="0" w:color="auto"/>
            <w:left w:val="none" w:sz="0" w:space="0" w:color="auto"/>
            <w:bottom w:val="none" w:sz="0" w:space="0" w:color="auto"/>
            <w:right w:val="none" w:sz="0" w:space="0" w:color="auto"/>
          </w:divBdr>
        </w:div>
        <w:div w:id="729501993">
          <w:marLeft w:val="480"/>
          <w:marRight w:val="0"/>
          <w:marTop w:val="0"/>
          <w:marBottom w:val="0"/>
          <w:divBdr>
            <w:top w:val="none" w:sz="0" w:space="0" w:color="auto"/>
            <w:left w:val="none" w:sz="0" w:space="0" w:color="auto"/>
            <w:bottom w:val="none" w:sz="0" w:space="0" w:color="auto"/>
            <w:right w:val="none" w:sz="0" w:space="0" w:color="auto"/>
          </w:divBdr>
        </w:div>
        <w:div w:id="733162650">
          <w:marLeft w:val="480"/>
          <w:marRight w:val="0"/>
          <w:marTop w:val="0"/>
          <w:marBottom w:val="0"/>
          <w:divBdr>
            <w:top w:val="none" w:sz="0" w:space="0" w:color="auto"/>
            <w:left w:val="none" w:sz="0" w:space="0" w:color="auto"/>
            <w:bottom w:val="none" w:sz="0" w:space="0" w:color="auto"/>
            <w:right w:val="none" w:sz="0" w:space="0" w:color="auto"/>
          </w:divBdr>
        </w:div>
        <w:div w:id="775905011">
          <w:marLeft w:val="480"/>
          <w:marRight w:val="0"/>
          <w:marTop w:val="0"/>
          <w:marBottom w:val="0"/>
          <w:divBdr>
            <w:top w:val="none" w:sz="0" w:space="0" w:color="auto"/>
            <w:left w:val="none" w:sz="0" w:space="0" w:color="auto"/>
            <w:bottom w:val="none" w:sz="0" w:space="0" w:color="auto"/>
            <w:right w:val="none" w:sz="0" w:space="0" w:color="auto"/>
          </w:divBdr>
        </w:div>
        <w:div w:id="848980218">
          <w:marLeft w:val="480"/>
          <w:marRight w:val="0"/>
          <w:marTop w:val="0"/>
          <w:marBottom w:val="0"/>
          <w:divBdr>
            <w:top w:val="none" w:sz="0" w:space="0" w:color="auto"/>
            <w:left w:val="none" w:sz="0" w:space="0" w:color="auto"/>
            <w:bottom w:val="none" w:sz="0" w:space="0" w:color="auto"/>
            <w:right w:val="none" w:sz="0" w:space="0" w:color="auto"/>
          </w:divBdr>
        </w:div>
        <w:div w:id="861211887">
          <w:marLeft w:val="480"/>
          <w:marRight w:val="0"/>
          <w:marTop w:val="0"/>
          <w:marBottom w:val="0"/>
          <w:divBdr>
            <w:top w:val="none" w:sz="0" w:space="0" w:color="auto"/>
            <w:left w:val="none" w:sz="0" w:space="0" w:color="auto"/>
            <w:bottom w:val="none" w:sz="0" w:space="0" w:color="auto"/>
            <w:right w:val="none" w:sz="0" w:space="0" w:color="auto"/>
          </w:divBdr>
        </w:div>
        <w:div w:id="866021811">
          <w:marLeft w:val="480"/>
          <w:marRight w:val="0"/>
          <w:marTop w:val="0"/>
          <w:marBottom w:val="0"/>
          <w:divBdr>
            <w:top w:val="none" w:sz="0" w:space="0" w:color="auto"/>
            <w:left w:val="none" w:sz="0" w:space="0" w:color="auto"/>
            <w:bottom w:val="none" w:sz="0" w:space="0" w:color="auto"/>
            <w:right w:val="none" w:sz="0" w:space="0" w:color="auto"/>
          </w:divBdr>
        </w:div>
        <w:div w:id="891234349">
          <w:marLeft w:val="480"/>
          <w:marRight w:val="0"/>
          <w:marTop w:val="0"/>
          <w:marBottom w:val="0"/>
          <w:divBdr>
            <w:top w:val="none" w:sz="0" w:space="0" w:color="auto"/>
            <w:left w:val="none" w:sz="0" w:space="0" w:color="auto"/>
            <w:bottom w:val="none" w:sz="0" w:space="0" w:color="auto"/>
            <w:right w:val="none" w:sz="0" w:space="0" w:color="auto"/>
          </w:divBdr>
        </w:div>
        <w:div w:id="965624861">
          <w:marLeft w:val="480"/>
          <w:marRight w:val="0"/>
          <w:marTop w:val="0"/>
          <w:marBottom w:val="0"/>
          <w:divBdr>
            <w:top w:val="none" w:sz="0" w:space="0" w:color="auto"/>
            <w:left w:val="none" w:sz="0" w:space="0" w:color="auto"/>
            <w:bottom w:val="none" w:sz="0" w:space="0" w:color="auto"/>
            <w:right w:val="none" w:sz="0" w:space="0" w:color="auto"/>
          </w:divBdr>
        </w:div>
        <w:div w:id="983503522">
          <w:marLeft w:val="480"/>
          <w:marRight w:val="0"/>
          <w:marTop w:val="0"/>
          <w:marBottom w:val="0"/>
          <w:divBdr>
            <w:top w:val="none" w:sz="0" w:space="0" w:color="auto"/>
            <w:left w:val="none" w:sz="0" w:space="0" w:color="auto"/>
            <w:bottom w:val="none" w:sz="0" w:space="0" w:color="auto"/>
            <w:right w:val="none" w:sz="0" w:space="0" w:color="auto"/>
          </w:divBdr>
        </w:div>
      </w:divsChild>
    </w:div>
    <w:div w:id="41833288">
      <w:bodyDiv w:val="1"/>
      <w:marLeft w:val="0"/>
      <w:marRight w:val="0"/>
      <w:marTop w:val="0"/>
      <w:marBottom w:val="0"/>
      <w:divBdr>
        <w:top w:val="none" w:sz="0" w:space="0" w:color="auto"/>
        <w:left w:val="none" w:sz="0" w:space="0" w:color="auto"/>
        <w:bottom w:val="none" w:sz="0" w:space="0" w:color="auto"/>
        <w:right w:val="none" w:sz="0" w:space="0" w:color="auto"/>
      </w:divBdr>
    </w:div>
    <w:div w:id="41906184">
      <w:bodyDiv w:val="1"/>
      <w:marLeft w:val="0"/>
      <w:marRight w:val="0"/>
      <w:marTop w:val="0"/>
      <w:marBottom w:val="0"/>
      <w:divBdr>
        <w:top w:val="none" w:sz="0" w:space="0" w:color="auto"/>
        <w:left w:val="none" w:sz="0" w:space="0" w:color="auto"/>
        <w:bottom w:val="none" w:sz="0" w:space="0" w:color="auto"/>
        <w:right w:val="none" w:sz="0" w:space="0" w:color="auto"/>
      </w:divBdr>
    </w:div>
    <w:div w:id="42221760">
      <w:bodyDiv w:val="1"/>
      <w:marLeft w:val="0"/>
      <w:marRight w:val="0"/>
      <w:marTop w:val="0"/>
      <w:marBottom w:val="0"/>
      <w:divBdr>
        <w:top w:val="none" w:sz="0" w:space="0" w:color="auto"/>
        <w:left w:val="none" w:sz="0" w:space="0" w:color="auto"/>
        <w:bottom w:val="none" w:sz="0" w:space="0" w:color="auto"/>
        <w:right w:val="none" w:sz="0" w:space="0" w:color="auto"/>
      </w:divBdr>
    </w:div>
    <w:div w:id="42414203">
      <w:bodyDiv w:val="1"/>
      <w:marLeft w:val="0"/>
      <w:marRight w:val="0"/>
      <w:marTop w:val="0"/>
      <w:marBottom w:val="0"/>
      <w:divBdr>
        <w:top w:val="none" w:sz="0" w:space="0" w:color="auto"/>
        <w:left w:val="none" w:sz="0" w:space="0" w:color="auto"/>
        <w:bottom w:val="none" w:sz="0" w:space="0" w:color="auto"/>
        <w:right w:val="none" w:sz="0" w:space="0" w:color="auto"/>
      </w:divBdr>
    </w:div>
    <w:div w:id="42415893">
      <w:bodyDiv w:val="1"/>
      <w:marLeft w:val="0"/>
      <w:marRight w:val="0"/>
      <w:marTop w:val="0"/>
      <w:marBottom w:val="0"/>
      <w:divBdr>
        <w:top w:val="none" w:sz="0" w:space="0" w:color="auto"/>
        <w:left w:val="none" w:sz="0" w:space="0" w:color="auto"/>
        <w:bottom w:val="none" w:sz="0" w:space="0" w:color="auto"/>
        <w:right w:val="none" w:sz="0" w:space="0" w:color="auto"/>
      </w:divBdr>
    </w:div>
    <w:div w:id="42758388">
      <w:bodyDiv w:val="1"/>
      <w:marLeft w:val="0"/>
      <w:marRight w:val="0"/>
      <w:marTop w:val="0"/>
      <w:marBottom w:val="0"/>
      <w:divBdr>
        <w:top w:val="none" w:sz="0" w:space="0" w:color="auto"/>
        <w:left w:val="none" w:sz="0" w:space="0" w:color="auto"/>
        <w:bottom w:val="none" w:sz="0" w:space="0" w:color="auto"/>
        <w:right w:val="none" w:sz="0" w:space="0" w:color="auto"/>
      </w:divBdr>
      <w:divsChild>
        <w:div w:id="24058915">
          <w:marLeft w:val="480"/>
          <w:marRight w:val="0"/>
          <w:marTop w:val="0"/>
          <w:marBottom w:val="0"/>
          <w:divBdr>
            <w:top w:val="none" w:sz="0" w:space="0" w:color="auto"/>
            <w:left w:val="none" w:sz="0" w:space="0" w:color="auto"/>
            <w:bottom w:val="none" w:sz="0" w:space="0" w:color="auto"/>
            <w:right w:val="none" w:sz="0" w:space="0" w:color="auto"/>
          </w:divBdr>
        </w:div>
        <w:div w:id="49545869">
          <w:marLeft w:val="480"/>
          <w:marRight w:val="0"/>
          <w:marTop w:val="0"/>
          <w:marBottom w:val="0"/>
          <w:divBdr>
            <w:top w:val="none" w:sz="0" w:space="0" w:color="auto"/>
            <w:left w:val="none" w:sz="0" w:space="0" w:color="auto"/>
            <w:bottom w:val="none" w:sz="0" w:space="0" w:color="auto"/>
            <w:right w:val="none" w:sz="0" w:space="0" w:color="auto"/>
          </w:divBdr>
        </w:div>
        <w:div w:id="59136317">
          <w:marLeft w:val="480"/>
          <w:marRight w:val="0"/>
          <w:marTop w:val="0"/>
          <w:marBottom w:val="0"/>
          <w:divBdr>
            <w:top w:val="none" w:sz="0" w:space="0" w:color="auto"/>
            <w:left w:val="none" w:sz="0" w:space="0" w:color="auto"/>
            <w:bottom w:val="none" w:sz="0" w:space="0" w:color="auto"/>
            <w:right w:val="none" w:sz="0" w:space="0" w:color="auto"/>
          </w:divBdr>
        </w:div>
        <w:div w:id="114952194">
          <w:marLeft w:val="480"/>
          <w:marRight w:val="0"/>
          <w:marTop w:val="0"/>
          <w:marBottom w:val="0"/>
          <w:divBdr>
            <w:top w:val="none" w:sz="0" w:space="0" w:color="auto"/>
            <w:left w:val="none" w:sz="0" w:space="0" w:color="auto"/>
            <w:bottom w:val="none" w:sz="0" w:space="0" w:color="auto"/>
            <w:right w:val="none" w:sz="0" w:space="0" w:color="auto"/>
          </w:divBdr>
        </w:div>
        <w:div w:id="121115368">
          <w:marLeft w:val="480"/>
          <w:marRight w:val="0"/>
          <w:marTop w:val="0"/>
          <w:marBottom w:val="0"/>
          <w:divBdr>
            <w:top w:val="none" w:sz="0" w:space="0" w:color="auto"/>
            <w:left w:val="none" w:sz="0" w:space="0" w:color="auto"/>
            <w:bottom w:val="none" w:sz="0" w:space="0" w:color="auto"/>
            <w:right w:val="none" w:sz="0" w:space="0" w:color="auto"/>
          </w:divBdr>
        </w:div>
        <w:div w:id="131138623">
          <w:marLeft w:val="480"/>
          <w:marRight w:val="0"/>
          <w:marTop w:val="0"/>
          <w:marBottom w:val="0"/>
          <w:divBdr>
            <w:top w:val="none" w:sz="0" w:space="0" w:color="auto"/>
            <w:left w:val="none" w:sz="0" w:space="0" w:color="auto"/>
            <w:bottom w:val="none" w:sz="0" w:space="0" w:color="auto"/>
            <w:right w:val="none" w:sz="0" w:space="0" w:color="auto"/>
          </w:divBdr>
        </w:div>
        <w:div w:id="158618624">
          <w:marLeft w:val="480"/>
          <w:marRight w:val="0"/>
          <w:marTop w:val="0"/>
          <w:marBottom w:val="0"/>
          <w:divBdr>
            <w:top w:val="none" w:sz="0" w:space="0" w:color="auto"/>
            <w:left w:val="none" w:sz="0" w:space="0" w:color="auto"/>
            <w:bottom w:val="none" w:sz="0" w:space="0" w:color="auto"/>
            <w:right w:val="none" w:sz="0" w:space="0" w:color="auto"/>
          </w:divBdr>
        </w:div>
        <w:div w:id="192112335">
          <w:marLeft w:val="480"/>
          <w:marRight w:val="0"/>
          <w:marTop w:val="0"/>
          <w:marBottom w:val="0"/>
          <w:divBdr>
            <w:top w:val="none" w:sz="0" w:space="0" w:color="auto"/>
            <w:left w:val="none" w:sz="0" w:space="0" w:color="auto"/>
            <w:bottom w:val="none" w:sz="0" w:space="0" w:color="auto"/>
            <w:right w:val="none" w:sz="0" w:space="0" w:color="auto"/>
          </w:divBdr>
        </w:div>
        <w:div w:id="199900625">
          <w:marLeft w:val="480"/>
          <w:marRight w:val="0"/>
          <w:marTop w:val="0"/>
          <w:marBottom w:val="0"/>
          <w:divBdr>
            <w:top w:val="none" w:sz="0" w:space="0" w:color="auto"/>
            <w:left w:val="none" w:sz="0" w:space="0" w:color="auto"/>
            <w:bottom w:val="none" w:sz="0" w:space="0" w:color="auto"/>
            <w:right w:val="none" w:sz="0" w:space="0" w:color="auto"/>
          </w:divBdr>
        </w:div>
        <w:div w:id="200823932">
          <w:marLeft w:val="480"/>
          <w:marRight w:val="0"/>
          <w:marTop w:val="0"/>
          <w:marBottom w:val="0"/>
          <w:divBdr>
            <w:top w:val="none" w:sz="0" w:space="0" w:color="auto"/>
            <w:left w:val="none" w:sz="0" w:space="0" w:color="auto"/>
            <w:bottom w:val="none" w:sz="0" w:space="0" w:color="auto"/>
            <w:right w:val="none" w:sz="0" w:space="0" w:color="auto"/>
          </w:divBdr>
        </w:div>
        <w:div w:id="318118952">
          <w:marLeft w:val="480"/>
          <w:marRight w:val="0"/>
          <w:marTop w:val="0"/>
          <w:marBottom w:val="0"/>
          <w:divBdr>
            <w:top w:val="none" w:sz="0" w:space="0" w:color="auto"/>
            <w:left w:val="none" w:sz="0" w:space="0" w:color="auto"/>
            <w:bottom w:val="none" w:sz="0" w:space="0" w:color="auto"/>
            <w:right w:val="none" w:sz="0" w:space="0" w:color="auto"/>
          </w:divBdr>
        </w:div>
        <w:div w:id="329793336">
          <w:marLeft w:val="480"/>
          <w:marRight w:val="0"/>
          <w:marTop w:val="0"/>
          <w:marBottom w:val="0"/>
          <w:divBdr>
            <w:top w:val="none" w:sz="0" w:space="0" w:color="auto"/>
            <w:left w:val="none" w:sz="0" w:space="0" w:color="auto"/>
            <w:bottom w:val="none" w:sz="0" w:space="0" w:color="auto"/>
            <w:right w:val="none" w:sz="0" w:space="0" w:color="auto"/>
          </w:divBdr>
        </w:div>
        <w:div w:id="371462489">
          <w:marLeft w:val="480"/>
          <w:marRight w:val="0"/>
          <w:marTop w:val="0"/>
          <w:marBottom w:val="0"/>
          <w:divBdr>
            <w:top w:val="none" w:sz="0" w:space="0" w:color="auto"/>
            <w:left w:val="none" w:sz="0" w:space="0" w:color="auto"/>
            <w:bottom w:val="none" w:sz="0" w:space="0" w:color="auto"/>
            <w:right w:val="none" w:sz="0" w:space="0" w:color="auto"/>
          </w:divBdr>
        </w:div>
        <w:div w:id="447892747">
          <w:marLeft w:val="480"/>
          <w:marRight w:val="0"/>
          <w:marTop w:val="0"/>
          <w:marBottom w:val="0"/>
          <w:divBdr>
            <w:top w:val="none" w:sz="0" w:space="0" w:color="auto"/>
            <w:left w:val="none" w:sz="0" w:space="0" w:color="auto"/>
            <w:bottom w:val="none" w:sz="0" w:space="0" w:color="auto"/>
            <w:right w:val="none" w:sz="0" w:space="0" w:color="auto"/>
          </w:divBdr>
        </w:div>
        <w:div w:id="490874757">
          <w:marLeft w:val="480"/>
          <w:marRight w:val="0"/>
          <w:marTop w:val="0"/>
          <w:marBottom w:val="0"/>
          <w:divBdr>
            <w:top w:val="none" w:sz="0" w:space="0" w:color="auto"/>
            <w:left w:val="none" w:sz="0" w:space="0" w:color="auto"/>
            <w:bottom w:val="none" w:sz="0" w:space="0" w:color="auto"/>
            <w:right w:val="none" w:sz="0" w:space="0" w:color="auto"/>
          </w:divBdr>
        </w:div>
        <w:div w:id="502089802">
          <w:marLeft w:val="480"/>
          <w:marRight w:val="0"/>
          <w:marTop w:val="0"/>
          <w:marBottom w:val="0"/>
          <w:divBdr>
            <w:top w:val="none" w:sz="0" w:space="0" w:color="auto"/>
            <w:left w:val="none" w:sz="0" w:space="0" w:color="auto"/>
            <w:bottom w:val="none" w:sz="0" w:space="0" w:color="auto"/>
            <w:right w:val="none" w:sz="0" w:space="0" w:color="auto"/>
          </w:divBdr>
        </w:div>
        <w:div w:id="552615772">
          <w:marLeft w:val="480"/>
          <w:marRight w:val="0"/>
          <w:marTop w:val="0"/>
          <w:marBottom w:val="0"/>
          <w:divBdr>
            <w:top w:val="none" w:sz="0" w:space="0" w:color="auto"/>
            <w:left w:val="none" w:sz="0" w:space="0" w:color="auto"/>
            <w:bottom w:val="none" w:sz="0" w:space="0" w:color="auto"/>
            <w:right w:val="none" w:sz="0" w:space="0" w:color="auto"/>
          </w:divBdr>
        </w:div>
        <w:div w:id="554661004">
          <w:marLeft w:val="480"/>
          <w:marRight w:val="0"/>
          <w:marTop w:val="0"/>
          <w:marBottom w:val="0"/>
          <w:divBdr>
            <w:top w:val="none" w:sz="0" w:space="0" w:color="auto"/>
            <w:left w:val="none" w:sz="0" w:space="0" w:color="auto"/>
            <w:bottom w:val="none" w:sz="0" w:space="0" w:color="auto"/>
            <w:right w:val="none" w:sz="0" w:space="0" w:color="auto"/>
          </w:divBdr>
        </w:div>
        <w:div w:id="566304774">
          <w:marLeft w:val="480"/>
          <w:marRight w:val="0"/>
          <w:marTop w:val="0"/>
          <w:marBottom w:val="0"/>
          <w:divBdr>
            <w:top w:val="none" w:sz="0" w:space="0" w:color="auto"/>
            <w:left w:val="none" w:sz="0" w:space="0" w:color="auto"/>
            <w:bottom w:val="none" w:sz="0" w:space="0" w:color="auto"/>
            <w:right w:val="none" w:sz="0" w:space="0" w:color="auto"/>
          </w:divBdr>
        </w:div>
        <w:div w:id="589116751">
          <w:marLeft w:val="480"/>
          <w:marRight w:val="0"/>
          <w:marTop w:val="0"/>
          <w:marBottom w:val="0"/>
          <w:divBdr>
            <w:top w:val="none" w:sz="0" w:space="0" w:color="auto"/>
            <w:left w:val="none" w:sz="0" w:space="0" w:color="auto"/>
            <w:bottom w:val="none" w:sz="0" w:space="0" w:color="auto"/>
            <w:right w:val="none" w:sz="0" w:space="0" w:color="auto"/>
          </w:divBdr>
        </w:div>
        <w:div w:id="603267828">
          <w:marLeft w:val="480"/>
          <w:marRight w:val="0"/>
          <w:marTop w:val="0"/>
          <w:marBottom w:val="0"/>
          <w:divBdr>
            <w:top w:val="none" w:sz="0" w:space="0" w:color="auto"/>
            <w:left w:val="none" w:sz="0" w:space="0" w:color="auto"/>
            <w:bottom w:val="none" w:sz="0" w:space="0" w:color="auto"/>
            <w:right w:val="none" w:sz="0" w:space="0" w:color="auto"/>
          </w:divBdr>
        </w:div>
        <w:div w:id="603802629">
          <w:marLeft w:val="480"/>
          <w:marRight w:val="0"/>
          <w:marTop w:val="0"/>
          <w:marBottom w:val="0"/>
          <w:divBdr>
            <w:top w:val="none" w:sz="0" w:space="0" w:color="auto"/>
            <w:left w:val="none" w:sz="0" w:space="0" w:color="auto"/>
            <w:bottom w:val="none" w:sz="0" w:space="0" w:color="auto"/>
            <w:right w:val="none" w:sz="0" w:space="0" w:color="auto"/>
          </w:divBdr>
        </w:div>
        <w:div w:id="642736205">
          <w:marLeft w:val="480"/>
          <w:marRight w:val="0"/>
          <w:marTop w:val="0"/>
          <w:marBottom w:val="0"/>
          <w:divBdr>
            <w:top w:val="none" w:sz="0" w:space="0" w:color="auto"/>
            <w:left w:val="none" w:sz="0" w:space="0" w:color="auto"/>
            <w:bottom w:val="none" w:sz="0" w:space="0" w:color="auto"/>
            <w:right w:val="none" w:sz="0" w:space="0" w:color="auto"/>
          </w:divBdr>
        </w:div>
        <w:div w:id="715399893">
          <w:marLeft w:val="480"/>
          <w:marRight w:val="0"/>
          <w:marTop w:val="0"/>
          <w:marBottom w:val="0"/>
          <w:divBdr>
            <w:top w:val="none" w:sz="0" w:space="0" w:color="auto"/>
            <w:left w:val="none" w:sz="0" w:space="0" w:color="auto"/>
            <w:bottom w:val="none" w:sz="0" w:space="0" w:color="auto"/>
            <w:right w:val="none" w:sz="0" w:space="0" w:color="auto"/>
          </w:divBdr>
        </w:div>
        <w:div w:id="741100681">
          <w:marLeft w:val="480"/>
          <w:marRight w:val="0"/>
          <w:marTop w:val="0"/>
          <w:marBottom w:val="0"/>
          <w:divBdr>
            <w:top w:val="none" w:sz="0" w:space="0" w:color="auto"/>
            <w:left w:val="none" w:sz="0" w:space="0" w:color="auto"/>
            <w:bottom w:val="none" w:sz="0" w:space="0" w:color="auto"/>
            <w:right w:val="none" w:sz="0" w:space="0" w:color="auto"/>
          </w:divBdr>
        </w:div>
        <w:div w:id="752893864">
          <w:marLeft w:val="480"/>
          <w:marRight w:val="0"/>
          <w:marTop w:val="0"/>
          <w:marBottom w:val="0"/>
          <w:divBdr>
            <w:top w:val="none" w:sz="0" w:space="0" w:color="auto"/>
            <w:left w:val="none" w:sz="0" w:space="0" w:color="auto"/>
            <w:bottom w:val="none" w:sz="0" w:space="0" w:color="auto"/>
            <w:right w:val="none" w:sz="0" w:space="0" w:color="auto"/>
          </w:divBdr>
        </w:div>
        <w:div w:id="791636217">
          <w:marLeft w:val="480"/>
          <w:marRight w:val="0"/>
          <w:marTop w:val="0"/>
          <w:marBottom w:val="0"/>
          <w:divBdr>
            <w:top w:val="none" w:sz="0" w:space="0" w:color="auto"/>
            <w:left w:val="none" w:sz="0" w:space="0" w:color="auto"/>
            <w:bottom w:val="none" w:sz="0" w:space="0" w:color="auto"/>
            <w:right w:val="none" w:sz="0" w:space="0" w:color="auto"/>
          </w:divBdr>
        </w:div>
        <w:div w:id="813177457">
          <w:marLeft w:val="480"/>
          <w:marRight w:val="0"/>
          <w:marTop w:val="0"/>
          <w:marBottom w:val="0"/>
          <w:divBdr>
            <w:top w:val="none" w:sz="0" w:space="0" w:color="auto"/>
            <w:left w:val="none" w:sz="0" w:space="0" w:color="auto"/>
            <w:bottom w:val="none" w:sz="0" w:space="0" w:color="auto"/>
            <w:right w:val="none" w:sz="0" w:space="0" w:color="auto"/>
          </w:divBdr>
        </w:div>
        <w:div w:id="832111934">
          <w:marLeft w:val="480"/>
          <w:marRight w:val="0"/>
          <w:marTop w:val="0"/>
          <w:marBottom w:val="0"/>
          <w:divBdr>
            <w:top w:val="none" w:sz="0" w:space="0" w:color="auto"/>
            <w:left w:val="none" w:sz="0" w:space="0" w:color="auto"/>
            <w:bottom w:val="none" w:sz="0" w:space="0" w:color="auto"/>
            <w:right w:val="none" w:sz="0" w:space="0" w:color="auto"/>
          </w:divBdr>
        </w:div>
        <w:div w:id="918173334">
          <w:marLeft w:val="480"/>
          <w:marRight w:val="0"/>
          <w:marTop w:val="0"/>
          <w:marBottom w:val="0"/>
          <w:divBdr>
            <w:top w:val="none" w:sz="0" w:space="0" w:color="auto"/>
            <w:left w:val="none" w:sz="0" w:space="0" w:color="auto"/>
            <w:bottom w:val="none" w:sz="0" w:space="0" w:color="auto"/>
            <w:right w:val="none" w:sz="0" w:space="0" w:color="auto"/>
          </w:divBdr>
        </w:div>
        <w:div w:id="937252578">
          <w:marLeft w:val="480"/>
          <w:marRight w:val="0"/>
          <w:marTop w:val="0"/>
          <w:marBottom w:val="0"/>
          <w:divBdr>
            <w:top w:val="none" w:sz="0" w:space="0" w:color="auto"/>
            <w:left w:val="none" w:sz="0" w:space="0" w:color="auto"/>
            <w:bottom w:val="none" w:sz="0" w:space="0" w:color="auto"/>
            <w:right w:val="none" w:sz="0" w:space="0" w:color="auto"/>
          </w:divBdr>
        </w:div>
        <w:div w:id="950940389">
          <w:marLeft w:val="480"/>
          <w:marRight w:val="0"/>
          <w:marTop w:val="0"/>
          <w:marBottom w:val="0"/>
          <w:divBdr>
            <w:top w:val="none" w:sz="0" w:space="0" w:color="auto"/>
            <w:left w:val="none" w:sz="0" w:space="0" w:color="auto"/>
            <w:bottom w:val="none" w:sz="0" w:space="0" w:color="auto"/>
            <w:right w:val="none" w:sz="0" w:space="0" w:color="auto"/>
          </w:divBdr>
        </w:div>
        <w:div w:id="963387350">
          <w:marLeft w:val="480"/>
          <w:marRight w:val="0"/>
          <w:marTop w:val="0"/>
          <w:marBottom w:val="0"/>
          <w:divBdr>
            <w:top w:val="none" w:sz="0" w:space="0" w:color="auto"/>
            <w:left w:val="none" w:sz="0" w:space="0" w:color="auto"/>
            <w:bottom w:val="none" w:sz="0" w:space="0" w:color="auto"/>
            <w:right w:val="none" w:sz="0" w:space="0" w:color="auto"/>
          </w:divBdr>
        </w:div>
        <w:div w:id="979310519">
          <w:marLeft w:val="480"/>
          <w:marRight w:val="0"/>
          <w:marTop w:val="0"/>
          <w:marBottom w:val="0"/>
          <w:divBdr>
            <w:top w:val="none" w:sz="0" w:space="0" w:color="auto"/>
            <w:left w:val="none" w:sz="0" w:space="0" w:color="auto"/>
            <w:bottom w:val="none" w:sz="0" w:space="0" w:color="auto"/>
            <w:right w:val="none" w:sz="0" w:space="0" w:color="auto"/>
          </w:divBdr>
        </w:div>
        <w:div w:id="985475404">
          <w:marLeft w:val="480"/>
          <w:marRight w:val="0"/>
          <w:marTop w:val="0"/>
          <w:marBottom w:val="0"/>
          <w:divBdr>
            <w:top w:val="none" w:sz="0" w:space="0" w:color="auto"/>
            <w:left w:val="none" w:sz="0" w:space="0" w:color="auto"/>
            <w:bottom w:val="none" w:sz="0" w:space="0" w:color="auto"/>
            <w:right w:val="none" w:sz="0" w:space="0" w:color="auto"/>
          </w:divBdr>
        </w:div>
      </w:divsChild>
    </w:div>
    <w:div w:id="43065274">
      <w:bodyDiv w:val="1"/>
      <w:marLeft w:val="0"/>
      <w:marRight w:val="0"/>
      <w:marTop w:val="0"/>
      <w:marBottom w:val="0"/>
      <w:divBdr>
        <w:top w:val="none" w:sz="0" w:space="0" w:color="auto"/>
        <w:left w:val="none" w:sz="0" w:space="0" w:color="auto"/>
        <w:bottom w:val="none" w:sz="0" w:space="0" w:color="auto"/>
        <w:right w:val="none" w:sz="0" w:space="0" w:color="auto"/>
      </w:divBdr>
    </w:div>
    <w:div w:id="43606077">
      <w:bodyDiv w:val="1"/>
      <w:marLeft w:val="0"/>
      <w:marRight w:val="0"/>
      <w:marTop w:val="0"/>
      <w:marBottom w:val="0"/>
      <w:divBdr>
        <w:top w:val="none" w:sz="0" w:space="0" w:color="auto"/>
        <w:left w:val="none" w:sz="0" w:space="0" w:color="auto"/>
        <w:bottom w:val="none" w:sz="0" w:space="0" w:color="auto"/>
        <w:right w:val="none" w:sz="0" w:space="0" w:color="auto"/>
      </w:divBdr>
      <w:divsChild>
        <w:div w:id="33044809">
          <w:marLeft w:val="480"/>
          <w:marRight w:val="0"/>
          <w:marTop w:val="0"/>
          <w:marBottom w:val="0"/>
          <w:divBdr>
            <w:top w:val="none" w:sz="0" w:space="0" w:color="auto"/>
            <w:left w:val="none" w:sz="0" w:space="0" w:color="auto"/>
            <w:bottom w:val="none" w:sz="0" w:space="0" w:color="auto"/>
            <w:right w:val="none" w:sz="0" w:space="0" w:color="auto"/>
          </w:divBdr>
        </w:div>
        <w:div w:id="46421290">
          <w:marLeft w:val="480"/>
          <w:marRight w:val="0"/>
          <w:marTop w:val="0"/>
          <w:marBottom w:val="0"/>
          <w:divBdr>
            <w:top w:val="none" w:sz="0" w:space="0" w:color="auto"/>
            <w:left w:val="none" w:sz="0" w:space="0" w:color="auto"/>
            <w:bottom w:val="none" w:sz="0" w:space="0" w:color="auto"/>
            <w:right w:val="none" w:sz="0" w:space="0" w:color="auto"/>
          </w:divBdr>
        </w:div>
        <w:div w:id="48044549">
          <w:marLeft w:val="480"/>
          <w:marRight w:val="0"/>
          <w:marTop w:val="0"/>
          <w:marBottom w:val="0"/>
          <w:divBdr>
            <w:top w:val="none" w:sz="0" w:space="0" w:color="auto"/>
            <w:left w:val="none" w:sz="0" w:space="0" w:color="auto"/>
            <w:bottom w:val="none" w:sz="0" w:space="0" w:color="auto"/>
            <w:right w:val="none" w:sz="0" w:space="0" w:color="auto"/>
          </w:divBdr>
        </w:div>
        <w:div w:id="48385909">
          <w:marLeft w:val="480"/>
          <w:marRight w:val="0"/>
          <w:marTop w:val="0"/>
          <w:marBottom w:val="0"/>
          <w:divBdr>
            <w:top w:val="none" w:sz="0" w:space="0" w:color="auto"/>
            <w:left w:val="none" w:sz="0" w:space="0" w:color="auto"/>
            <w:bottom w:val="none" w:sz="0" w:space="0" w:color="auto"/>
            <w:right w:val="none" w:sz="0" w:space="0" w:color="auto"/>
          </w:divBdr>
        </w:div>
        <w:div w:id="62064315">
          <w:marLeft w:val="480"/>
          <w:marRight w:val="0"/>
          <w:marTop w:val="0"/>
          <w:marBottom w:val="0"/>
          <w:divBdr>
            <w:top w:val="none" w:sz="0" w:space="0" w:color="auto"/>
            <w:left w:val="none" w:sz="0" w:space="0" w:color="auto"/>
            <w:bottom w:val="none" w:sz="0" w:space="0" w:color="auto"/>
            <w:right w:val="none" w:sz="0" w:space="0" w:color="auto"/>
          </w:divBdr>
        </w:div>
        <w:div w:id="102573770">
          <w:marLeft w:val="480"/>
          <w:marRight w:val="0"/>
          <w:marTop w:val="0"/>
          <w:marBottom w:val="0"/>
          <w:divBdr>
            <w:top w:val="none" w:sz="0" w:space="0" w:color="auto"/>
            <w:left w:val="none" w:sz="0" w:space="0" w:color="auto"/>
            <w:bottom w:val="none" w:sz="0" w:space="0" w:color="auto"/>
            <w:right w:val="none" w:sz="0" w:space="0" w:color="auto"/>
          </w:divBdr>
        </w:div>
        <w:div w:id="102892634">
          <w:marLeft w:val="480"/>
          <w:marRight w:val="0"/>
          <w:marTop w:val="0"/>
          <w:marBottom w:val="0"/>
          <w:divBdr>
            <w:top w:val="none" w:sz="0" w:space="0" w:color="auto"/>
            <w:left w:val="none" w:sz="0" w:space="0" w:color="auto"/>
            <w:bottom w:val="none" w:sz="0" w:space="0" w:color="auto"/>
            <w:right w:val="none" w:sz="0" w:space="0" w:color="auto"/>
          </w:divBdr>
        </w:div>
        <w:div w:id="107819648">
          <w:marLeft w:val="480"/>
          <w:marRight w:val="0"/>
          <w:marTop w:val="0"/>
          <w:marBottom w:val="0"/>
          <w:divBdr>
            <w:top w:val="none" w:sz="0" w:space="0" w:color="auto"/>
            <w:left w:val="none" w:sz="0" w:space="0" w:color="auto"/>
            <w:bottom w:val="none" w:sz="0" w:space="0" w:color="auto"/>
            <w:right w:val="none" w:sz="0" w:space="0" w:color="auto"/>
          </w:divBdr>
        </w:div>
        <w:div w:id="123155174">
          <w:marLeft w:val="480"/>
          <w:marRight w:val="0"/>
          <w:marTop w:val="0"/>
          <w:marBottom w:val="0"/>
          <w:divBdr>
            <w:top w:val="none" w:sz="0" w:space="0" w:color="auto"/>
            <w:left w:val="none" w:sz="0" w:space="0" w:color="auto"/>
            <w:bottom w:val="none" w:sz="0" w:space="0" w:color="auto"/>
            <w:right w:val="none" w:sz="0" w:space="0" w:color="auto"/>
          </w:divBdr>
        </w:div>
        <w:div w:id="223416868">
          <w:marLeft w:val="480"/>
          <w:marRight w:val="0"/>
          <w:marTop w:val="0"/>
          <w:marBottom w:val="0"/>
          <w:divBdr>
            <w:top w:val="none" w:sz="0" w:space="0" w:color="auto"/>
            <w:left w:val="none" w:sz="0" w:space="0" w:color="auto"/>
            <w:bottom w:val="none" w:sz="0" w:space="0" w:color="auto"/>
            <w:right w:val="none" w:sz="0" w:space="0" w:color="auto"/>
          </w:divBdr>
        </w:div>
        <w:div w:id="264844245">
          <w:marLeft w:val="480"/>
          <w:marRight w:val="0"/>
          <w:marTop w:val="0"/>
          <w:marBottom w:val="0"/>
          <w:divBdr>
            <w:top w:val="none" w:sz="0" w:space="0" w:color="auto"/>
            <w:left w:val="none" w:sz="0" w:space="0" w:color="auto"/>
            <w:bottom w:val="none" w:sz="0" w:space="0" w:color="auto"/>
            <w:right w:val="none" w:sz="0" w:space="0" w:color="auto"/>
          </w:divBdr>
        </w:div>
        <w:div w:id="297414476">
          <w:marLeft w:val="480"/>
          <w:marRight w:val="0"/>
          <w:marTop w:val="0"/>
          <w:marBottom w:val="0"/>
          <w:divBdr>
            <w:top w:val="none" w:sz="0" w:space="0" w:color="auto"/>
            <w:left w:val="none" w:sz="0" w:space="0" w:color="auto"/>
            <w:bottom w:val="none" w:sz="0" w:space="0" w:color="auto"/>
            <w:right w:val="none" w:sz="0" w:space="0" w:color="auto"/>
          </w:divBdr>
        </w:div>
        <w:div w:id="327363769">
          <w:marLeft w:val="480"/>
          <w:marRight w:val="0"/>
          <w:marTop w:val="0"/>
          <w:marBottom w:val="0"/>
          <w:divBdr>
            <w:top w:val="none" w:sz="0" w:space="0" w:color="auto"/>
            <w:left w:val="none" w:sz="0" w:space="0" w:color="auto"/>
            <w:bottom w:val="none" w:sz="0" w:space="0" w:color="auto"/>
            <w:right w:val="none" w:sz="0" w:space="0" w:color="auto"/>
          </w:divBdr>
        </w:div>
        <w:div w:id="424496795">
          <w:marLeft w:val="480"/>
          <w:marRight w:val="0"/>
          <w:marTop w:val="0"/>
          <w:marBottom w:val="0"/>
          <w:divBdr>
            <w:top w:val="none" w:sz="0" w:space="0" w:color="auto"/>
            <w:left w:val="none" w:sz="0" w:space="0" w:color="auto"/>
            <w:bottom w:val="none" w:sz="0" w:space="0" w:color="auto"/>
            <w:right w:val="none" w:sz="0" w:space="0" w:color="auto"/>
          </w:divBdr>
        </w:div>
        <w:div w:id="426922356">
          <w:marLeft w:val="480"/>
          <w:marRight w:val="0"/>
          <w:marTop w:val="0"/>
          <w:marBottom w:val="0"/>
          <w:divBdr>
            <w:top w:val="none" w:sz="0" w:space="0" w:color="auto"/>
            <w:left w:val="none" w:sz="0" w:space="0" w:color="auto"/>
            <w:bottom w:val="none" w:sz="0" w:space="0" w:color="auto"/>
            <w:right w:val="none" w:sz="0" w:space="0" w:color="auto"/>
          </w:divBdr>
        </w:div>
        <w:div w:id="433019010">
          <w:marLeft w:val="480"/>
          <w:marRight w:val="0"/>
          <w:marTop w:val="0"/>
          <w:marBottom w:val="0"/>
          <w:divBdr>
            <w:top w:val="none" w:sz="0" w:space="0" w:color="auto"/>
            <w:left w:val="none" w:sz="0" w:space="0" w:color="auto"/>
            <w:bottom w:val="none" w:sz="0" w:space="0" w:color="auto"/>
            <w:right w:val="none" w:sz="0" w:space="0" w:color="auto"/>
          </w:divBdr>
        </w:div>
        <w:div w:id="456533594">
          <w:marLeft w:val="480"/>
          <w:marRight w:val="0"/>
          <w:marTop w:val="0"/>
          <w:marBottom w:val="0"/>
          <w:divBdr>
            <w:top w:val="none" w:sz="0" w:space="0" w:color="auto"/>
            <w:left w:val="none" w:sz="0" w:space="0" w:color="auto"/>
            <w:bottom w:val="none" w:sz="0" w:space="0" w:color="auto"/>
            <w:right w:val="none" w:sz="0" w:space="0" w:color="auto"/>
          </w:divBdr>
        </w:div>
        <w:div w:id="462577410">
          <w:marLeft w:val="480"/>
          <w:marRight w:val="0"/>
          <w:marTop w:val="0"/>
          <w:marBottom w:val="0"/>
          <w:divBdr>
            <w:top w:val="none" w:sz="0" w:space="0" w:color="auto"/>
            <w:left w:val="none" w:sz="0" w:space="0" w:color="auto"/>
            <w:bottom w:val="none" w:sz="0" w:space="0" w:color="auto"/>
            <w:right w:val="none" w:sz="0" w:space="0" w:color="auto"/>
          </w:divBdr>
        </w:div>
        <w:div w:id="465704121">
          <w:marLeft w:val="480"/>
          <w:marRight w:val="0"/>
          <w:marTop w:val="0"/>
          <w:marBottom w:val="0"/>
          <w:divBdr>
            <w:top w:val="none" w:sz="0" w:space="0" w:color="auto"/>
            <w:left w:val="none" w:sz="0" w:space="0" w:color="auto"/>
            <w:bottom w:val="none" w:sz="0" w:space="0" w:color="auto"/>
            <w:right w:val="none" w:sz="0" w:space="0" w:color="auto"/>
          </w:divBdr>
        </w:div>
        <w:div w:id="513039236">
          <w:marLeft w:val="480"/>
          <w:marRight w:val="0"/>
          <w:marTop w:val="0"/>
          <w:marBottom w:val="0"/>
          <w:divBdr>
            <w:top w:val="none" w:sz="0" w:space="0" w:color="auto"/>
            <w:left w:val="none" w:sz="0" w:space="0" w:color="auto"/>
            <w:bottom w:val="none" w:sz="0" w:space="0" w:color="auto"/>
            <w:right w:val="none" w:sz="0" w:space="0" w:color="auto"/>
          </w:divBdr>
        </w:div>
        <w:div w:id="591008499">
          <w:marLeft w:val="480"/>
          <w:marRight w:val="0"/>
          <w:marTop w:val="0"/>
          <w:marBottom w:val="0"/>
          <w:divBdr>
            <w:top w:val="none" w:sz="0" w:space="0" w:color="auto"/>
            <w:left w:val="none" w:sz="0" w:space="0" w:color="auto"/>
            <w:bottom w:val="none" w:sz="0" w:space="0" w:color="auto"/>
            <w:right w:val="none" w:sz="0" w:space="0" w:color="auto"/>
          </w:divBdr>
        </w:div>
        <w:div w:id="623774965">
          <w:marLeft w:val="480"/>
          <w:marRight w:val="0"/>
          <w:marTop w:val="0"/>
          <w:marBottom w:val="0"/>
          <w:divBdr>
            <w:top w:val="none" w:sz="0" w:space="0" w:color="auto"/>
            <w:left w:val="none" w:sz="0" w:space="0" w:color="auto"/>
            <w:bottom w:val="none" w:sz="0" w:space="0" w:color="auto"/>
            <w:right w:val="none" w:sz="0" w:space="0" w:color="auto"/>
          </w:divBdr>
        </w:div>
        <w:div w:id="637684334">
          <w:marLeft w:val="480"/>
          <w:marRight w:val="0"/>
          <w:marTop w:val="0"/>
          <w:marBottom w:val="0"/>
          <w:divBdr>
            <w:top w:val="none" w:sz="0" w:space="0" w:color="auto"/>
            <w:left w:val="none" w:sz="0" w:space="0" w:color="auto"/>
            <w:bottom w:val="none" w:sz="0" w:space="0" w:color="auto"/>
            <w:right w:val="none" w:sz="0" w:space="0" w:color="auto"/>
          </w:divBdr>
        </w:div>
        <w:div w:id="642546153">
          <w:marLeft w:val="480"/>
          <w:marRight w:val="0"/>
          <w:marTop w:val="0"/>
          <w:marBottom w:val="0"/>
          <w:divBdr>
            <w:top w:val="none" w:sz="0" w:space="0" w:color="auto"/>
            <w:left w:val="none" w:sz="0" w:space="0" w:color="auto"/>
            <w:bottom w:val="none" w:sz="0" w:space="0" w:color="auto"/>
            <w:right w:val="none" w:sz="0" w:space="0" w:color="auto"/>
          </w:divBdr>
        </w:div>
        <w:div w:id="644165590">
          <w:marLeft w:val="480"/>
          <w:marRight w:val="0"/>
          <w:marTop w:val="0"/>
          <w:marBottom w:val="0"/>
          <w:divBdr>
            <w:top w:val="none" w:sz="0" w:space="0" w:color="auto"/>
            <w:left w:val="none" w:sz="0" w:space="0" w:color="auto"/>
            <w:bottom w:val="none" w:sz="0" w:space="0" w:color="auto"/>
            <w:right w:val="none" w:sz="0" w:space="0" w:color="auto"/>
          </w:divBdr>
        </w:div>
        <w:div w:id="649603712">
          <w:marLeft w:val="480"/>
          <w:marRight w:val="0"/>
          <w:marTop w:val="0"/>
          <w:marBottom w:val="0"/>
          <w:divBdr>
            <w:top w:val="none" w:sz="0" w:space="0" w:color="auto"/>
            <w:left w:val="none" w:sz="0" w:space="0" w:color="auto"/>
            <w:bottom w:val="none" w:sz="0" w:space="0" w:color="auto"/>
            <w:right w:val="none" w:sz="0" w:space="0" w:color="auto"/>
          </w:divBdr>
        </w:div>
        <w:div w:id="660623703">
          <w:marLeft w:val="480"/>
          <w:marRight w:val="0"/>
          <w:marTop w:val="0"/>
          <w:marBottom w:val="0"/>
          <w:divBdr>
            <w:top w:val="none" w:sz="0" w:space="0" w:color="auto"/>
            <w:left w:val="none" w:sz="0" w:space="0" w:color="auto"/>
            <w:bottom w:val="none" w:sz="0" w:space="0" w:color="auto"/>
            <w:right w:val="none" w:sz="0" w:space="0" w:color="auto"/>
          </w:divBdr>
        </w:div>
        <w:div w:id="670260872">
          <w:marLeft w:val="480"/>
          <w:marRight w:val="0"/>
          <w:marTop w:val="0"/>
          <w:marBottom w:val="0"/>
          <w:divBdr>
            <w:top w:val="none" w:sz="0" w:space="0" w:color="auto"/>
            <w:left w:val="none" w:sz="0" w:space="0" w:color="auto"/>
            <w:bottom w:val="none" w:sz="0" w:space="0" w:color="auto"/>
            <w:right w:val="none" w:sz="0" w:space="0" w:color="auto"/>
          </w:divBdr>
        </w:div>
        <w:div w:id="721176854">
          <w:marLeft w:val="480"/>
          <w:marRight w:val="0"/>
          <w:marTop w:val="0"/>
          <w:marBottom w:val="0"/>
          <w:divBdr>
            <w:top w:val="none" w:sz="0" w:space="0" w:color="auto"/>
            <w:left w:val="none" w:sz="0" w:space="0" w:color="auto"/>
            <w:bottom w:val="none" w:sz="0" w:space="0" w:color="auto"/>
            <w:right w:val="none" w:sz="0" w:space="0" w:color="auto"/>
          </w:divBdr>
        </w:div>
        <w:div w:id="722799040">
          <w:marLeft w:val="480"/>
          <w:marRight w:val="0"/>
          <w:marTop w:val="0"/>
          <w:marBottom w:val="0"/>
          <w:divBdr>
            <w:top w:val="none" w:sz="0" w:space="0" w:color="auto"/>
            <w:left w:val="none" w:sz="0" w:space="0" w:color="auto"/>
            <w:bottom w:val="none" w:sz="0" w:space="0" w:color="auto"/>
            <w:right w:val="none" w:sz="0" w:space="0" w:color="auto"/>
          </w:divBdr>
        </w:div>
        <w:div w:id="729813392">
          <w:marLeft w:val="480"/>
          <w:marRight w:val="0"/>
          <w:marTop w:val="0"/>
          <w:marBottom w:val="0"/>
          <w:divBdr>
            <w:top w:val="none" w:sz="0" w:space="0" w:color="auto"/>
            <w:left w:val="none" w:sz="0" w:space="0" w:color="auto"/>
            <w:bottom w:val="none" w:sz="0" w:space="0" w:color="auto"/>
            <w:right w:val="none" w:sz="0" w:space="0" w:color="auto"/>
          </w:divBdr>
        </w:div>
        <w:div w:id="762992542">
          <w:marLeft w:val="480"/>
          <w:marRight w:val="0"/>
          <w:marTop w:val="0"/>
          <w:marBottom w:val="0"/>
          <w:divBdr>
            <w:top w:val="none" w:sz="0" w:space="0" w:color="auto"/>
            <w:left w:val="none" w:sz="0" w:space="0" w:color="auto"/>
            <w:bottom w:val="none" w:sz="0" w:space="0" w:color="auto"/>
            <w:right w:val="none" w:sz="0" w:space="0" w:color="auto"/>
          </w:divBdr>
        </w:div>
        <w:div w:id="770006327">
          <w:marLeft w:val="480"/>
          <w:marRight w:val="0"/>
          <w:marTop w:val="0"/>
          <w:marBottom w:val="0"/>
          <w:divBdr>
            <w:top w:val="none" w:sz="0" w:space="0" w:color="auto"/>
            <w:left w:val="none" w:sz="0" w:space="0" w:color="auto"/>
            <w:bottom w:val="none" w:sz="0" w:space="0" w:color="auto"/>
            <w:right w:val="none" w:sz="0" w:space="0" w:color="auto"/>
          </w:divBdr>
        </w:div>
        <w:div w:id="798181362">
          <w:marLeft w:val="480"/>
          <w:marRight w:val="0"/>
          <w:marTop w:val="0"/>
          <w:marBottom w:val="0"/>
          <w:divBdr>
            <w:top w:val="none" w:sz="0" w:space="0" w:color="auto"/>
            <w:left w:val="none" w:sz="0" w:space="0" w:color="auto"/>
            <w:bottom w:val="none" w:sz="0" w:space="0" w:color="auto"/>
            <w:right w:val="none" w:sz="0" w:space="0" w:color="auto"/>
          </w:divBdr>
        </w:div>
        <w:div w:id="815337509">
          <w:marLeft w:val="480"/>
          <w:marRight w:val="0"/>
          <w:marTop w:val="0"/>
          <w:marBottom w:val="0"/>
          <w:divBdr>
            <w:top w:val="none" w:sz="0" w:space="0" w:color="auto"/>
            <w:left w:val="none" w:sz="0" w:space="0" w:color="auto"/>
            <w:bottom w:val="none" w:sz="0" w:space="0" w:color="auto"/>
            <w:right w:val="none" w:sz="0" w:space="0" w:color="auto"/>
          </w:divBdr>
        </w:div>
        <w:div w:id="839778416">
          <w:marLeft w:val="480"/>
          <w:marRight w:val="0"/>
          <w:marTop w:val="0"/>
          <w:marBottom w:val="0"/>
          <w:divBdr>
            <w:top w:val="none" w:sz="0" w:space="0" w:color="auto"/>
            <w:left w:val="none" w:sz="0" w:space="0" w:color="auto"/>
            <w:bottom w:val="none" w:sz="0" w:space="0" w:color="auto"/>
            <w:right w:val="none" w:sz="0" w:space="0" w:color="auto"/>
          </w:divBdr>
        </w:div>
        <w:div w:id="1014305074">
          <w:marLeft w:val="480"/>
          <w:marRight w:val="0"/>
          <w:marTop w:val="0"/>
          <w:marBottom w:val="0"/>
          <w:divBdr>
            <w:top w:val="none" w:sz="0" w:space="0" w:color="auto"/>
            <w:left w:val="none" w:sz="0" w:space="0" w:color="auto"/>
            <w:bottom w:val="none" w:sz="0" w:space="0" w:color="auto"/>
            <w:right w:val="none" w:sz="0" w:space="0" w:color="auto"/>
          </w:divBdr>
        </w:div>
      </w:divsChild>
    </w:div>
    <w:div w:id="43678071">
      <w:bodyDiv w:val="1"/>
      <w:marLeft w:val="0"/>
      <w:marRight w:val="0"/>
      <w:marTop w:val="0"/>
      <w:marBottom w:val="0"/>
      <w:divBdr>
        <w:top w:val="none" w:sz="0" w:space="0" w:color="auto"/>
        <w:left w:val="none" w:sz="0" w:space="0" w:color="auto"/>
        <w:bottom w:val="none" w:sz="0" w:space="0" w:color="auto"/>
        <w:right w:val="none" w:sz="0" w:space="0" w:color="auto"/>
      </w:divBdr>
    </w:div>
    <w:div w:id="43722021">
      <w:bodyDiv w:val="1"/>
      <w:marLeft w:val="0"/>
      <w:marRight w:val="0"/>
      <w:marTop w:val="0"/>
      <w:marBottom w:val="0"/>
      <w:divBdr>
        <w:top w:val="none" w:sz="0" w:space="0" w:color="auto"/>
        <w:left w:val="none" w:sz="0" w:space="0" w:color="auto"/>
        <w:bottom w:val="none" w:sz="0" w:space="0" w:color="auto"/>
        <w:right w:val="none" w:sz="0" w:space="0" w:color="auto"/>
      </w:divBdr>
    </w:div>
    <w:div w:id="43801800">
      <w:bodyDiv w:val="1"/>
      <w:marLeft w:val="0"/>
      <w:marRight w:val="0"/>
      <w:marTop w:val="0"/>
      <w:marBottom w:val="0"/>
      <w:divBdr>
        <w:top w:val="none" w:sz="0" w:space="0" w:color="auto"/>
        <w:left w:val="none" w:sz="0" w:space="0" w:color="auto"/>
        <w:bottom w:val="none" w:sz="0" w:space="0" w:color="auto"/>
        <w:right w:val="none" w:sz="0" w:space="0" w:color="auto"/>
      </w:divBdr>
    </w:div>
    <w:div w:id="44111875">
      <w:bodyDiv w:val="1"/>
      <w:marLeft w:val="0"/>
      <w:marRight w:val="0"/>
      <w:marTop w:val="0"/>
      <w:marBottom w:val="0"/>
      <w:divBdr>
        <w:top w:val="none" w:sz="0" w:space="0" w:color="auto"/>
        <w:left w:val="none" w:sz="0" w:space="0" w:color="auto"/>
        <w:bottom w:val="none" w:sz="0" w:space="0" w:color="auto"/>
        <w:right w:val="none" w:sz="0" w:space="0" w:color="auto"/>
      </w:divBdr>
    </w:div>
    <w:div w:id="44254936">
      <w:bodyDiv w:val="1"/>
      <w:marLeft w:val="0"/>
      <w:marRight w:val="0"/>
      <w:marTop w:val="0"/>
      <w:marBottom w:val="0"/>
      <w:divBdr>
        <w:top w:val="none" w:sz="0" w:space="0" w:color="auto"/>
        <w:left w:val="none" w:sz="0" w:space="0" w:color="auto"/>
        <w:bottom w:val="none" w:sz="0" w:space="0" w:color="auto"/>
        <w:right w:val="none" w:sz="0" w:space="0" w:color="auto"/>
      </w:divBdr>
    </w:div>
    <w:div w:id="44256193">
      <w:bodyDiv w:val="1"/>
      <w:marLeft w:val="0"/>
      <w:marRight w:val="0"/>
      <w:marTop w:val="0"/>
      <w:marBottom w:val="0"/>
      <w:divBdr>
        <w:top w:val="none" w:sz="0" w:space="0" w:color="auto"/>
        <w:left w:val="none" w:sz="0" w:space="0" w:color="auto"/>
        <w:bottom w:val="none" w:sz="0" w:space="0" w:color="auto"/>
        <w:right w:val="none" w:sz="0" w:space="0" w:color="auto"/>
      </w:divBdr>
    </w:div>
    <w:div w:id="44763669">
      <w:bodyDiv w:val="1"/>
      <w:marLeft w:val="0"/>
      <w:marRight w:val="0"/>
      <w:marTop w:val="0"/>
      <w:marBottom w:val="0"/>
      <w:divBdr>
        <w:top w:val="none" w:sz="0" w:space="0" w:color="auto"/>
        <w:left w:val="none" w:sz="0" w:space="0" w:color="auto"/>
        <w:bottom w:val="none" w:sz="0" w:space="0" w:color="auto"/>
        <w:right w:val="none" w:sz="0" w:space="0" w:color="auto"/>
      </w:divBdr>
    </w:div>
    <w:div w:id="44835497">
      <w:bodyDiv w:val="1"/>
      <w:marLeft w:val="0"/>
      <w:marRight w:val="0"/>
      <w:marTop w:val="0"/>
      <w:marBottom w:val="0"/>
      <w:divBdr>
        <w:top w:val="none" w:sz="0" w:space="0" w:color="auto"/>
        <w:left w:val="none" w:sz="0" w:space="0" w:color="auto"/>
        <w:bottom w:val="none" w:sz="0" w:space="0" w:color="auto"/>
        <w:right w:val="none" w:sz="0" w:space="0" w:color="auto"/>
      </w:divBdr>
    </w:div>
    <w:div w:id="45448145">
      <w:bodyDiv w:val="1"/>
      <w:marLeft w:val="0"/>
      <w:marRight w:val="0"/>
      <w:marTop w:val="0"/>
      <w:marBottom w:val="0"/>
      <w:divBdr>
        <w:top w:val="none" w:sz="0" w:space="0" w:color="auto"/>
        <w:left w:val="none" w:sz="0" w:space="0" w:color="auto"/>
        <w:bottom w:val="none" w:sz="0" w:space="0" w:color="auto"/>
        <w:right w:val="none" w:sz="0" w:space="0" w:color="auto"/>
      </w:divBdr>
      <w:divsChild>
        <w:div w:id="43994327">
          <w:marLeft w:val="480"/>
          <w:marRight w:val="0"/>
          <w:marTop w:val="0"/>
          <w:marBottom w:val="0"/>
          <w:divBdr>
            <w:top w:val="none" w:sz="0" w:space="0" w:color="auto"/>
            <w:left w:val="none" w:sz="0" w:space="0" w:color="auto"/>
            <w:bottom w:val="none" w:sz="0" w:space="0" w:color="auto"/>
            <w:right w:val="none" w:sz="0" w:space="0" w:color="auto"/>
          </w:divBdr>
        </w:div>
        <w:div w:id="126095561">
          <w:marLeft w:val="480"/>
          <w:marRight w:val="0"/>
          <w:marTop w:val="0"/>
          <w:marBottom w:val="0"/>
          <w:divBdr>
            <w:top w:val="none" w:sz="0" w:space="0" w:color="auto"/>
            <w:left w:val="none" w:sz="0" w:space="0" w:color="auto"/>
            <w:bottom w:val="none" w:sz="0" w:space="0" w:color="auto"/>
            <w:right w:val="none" w:sz="0" w:space="0" w:color="auto"/>
          </w:divBdr>
        </w:div>
        <w:div w:id="127090781">
          <w:marLeft w:val="480"/>
          <w:marRight w:val="0"/>
          <w:marTop w:val="0"/>
          <w:marBottom w:val="0"/>
          <w:divBdr>
            <w:top w:val="none" w:sz="0" w:space="0" w:color="auto"/>
            <w:left w:val="none" w:sz="0" w:space="0" w:color="auto"/>
            <w:bottom w:val="none" w:sz="0" w:space="0" w:color="auto"/>
            <w:right w:val="none" w:sz="0" w:space="0" w:color="auto"/>
          </w:divBdr>
        </w:div>
        <w:div w:id="135608773">
          <w:marLeft w:val="480"/>
          <w:marRight w:val="0"/>
          <w:marTop w:val="0"/>
          <w:marBottom w:val="0"/>
          <w:divBdr>
            <w:top w:val="none" w:sz="0" w:space="0" w:color="auto"/>
            <w:left w:val="none" w:sz="0" w:space="0" w:color="auto"/>
            <w:bottom w:val="none" w:sz="0" w:space="0" w:color="auto"/>
            <w:right w:val="none" w:sz="0" w:space="0" w:color="auto"/>
          </w:divBdr>
        </w:div>
        <w:div w:id="141505100">
          <w:marLeft w:val="480"/>
          <w:marRight w:val="0"/>
          <w:marTop w:val="0"/>
          <w:marBottom w:val="0"/>
          <w:divBdr>
            <w:top w:val="none" w:sz="0" w:space="0" w:color="auto"/>
            <w:left w:val="none" w:sz="0" w:space="0" w:color="auto"/>
            <w:bottom w:val="none" w:sz="0" w:space="0" w:color="auto"/>
            <w:right w:val="none" w:sz="0" w:space="0" w:color="auto"/>
          </w:divBdr>
        </w:div>
        <w:div w:id="223876384">
          <w:marLeft w:val="480"/>
          <w:marRight w:val="0"/>
          <w:marTop w:val="0"/>
          <w:marBottom w:val="0"/>
          <w:divBdr>
            <w:top w:val="none" w:sz="0" w:space="0" w:color="auto"/>
            <w:left w:val="none" w:sz="0" w:space="0" w:color="auto"/>
            <w:bottom w:val="none" w:sz="0" w:space="0" w:color="auto"/>
            <w:right w:val="none" w:sz="0" w:space="0" w:color="auto"/>
          </w:divBdr>
        </w:div>
        <w:div w:id="248659233">
          <w:marLeft w:val="480"/>
          <w:marRight w:val="0"/>
          <w:marTop w:val="0"/>
          <w:marBottom w:val="0"/>
          <w:divBdr>
            <w:top w:val="none" w:sz="0" w:space="0" w:color="auto"/>
            <w:left w:val="none" w:sz="0" w:space="0" w:color="auto"/>
            <w:bottom w:val="none" w:sz="0" w:space="0" w:color="auto"/>
            <w:right w:val="none" w:sz="0" w:space="0" w:color="auto"/>
          </w:divBdr>
        </w:div>
        <w:div w:id="249776718">
          <w:marLeft w:val="480"/>
          <w:marRight w:val="0"/>
          <w:marTop w:val="0"/>
          <w:marBottom w:val="0"/>
          <w:divBdr>
            <w:top w:val="none" w:sz="0" w:space="0" w:color="auto"/>
            <w:left w:val="none" w:sz="0" w:space="0" w:color="auto"/>
            <w:bottom w:val="none" w:sz="0" w:space="0" w:color="auto"/>
            <w:right w:val="none" w:sz="0" w:space="0" w:color="auto"/>
          </w:divBdr>
        </w:div>
        <w:div w:id="308097394">
          <w:marLeft w:val="480"/>
          <w:marRight w:val="0"/>
          <w:marTop w:val="0"/>
          <w:marBottom w:val="0"/>
          <w:divBdr>
            <w:top w:val="none" w:sz="0" w:space="0" w:color="auto"/>
            <w:left w:val="none" w:sz="0" w:space="0" w:color="auto"/>
            <w:bottom w:val="none" w:sz="0" w:space="0" w:color="auto"/>
            <w:right w:val="none" w:sz="0" w:space="0" w:color="auto"/>
          </w:divBdr>
        </w:div>
        <w:div w:id="311175702">
          <w:marLeft w:val="480"/>
          <w:marRight w:val="0"/>
          <w:marTop w:val="0"/>
          <w:marBottom w:val="0"/>
          <w:divBdr>
            <w:top w:val="none" w:sz="0" w:space="0" w:color="auto"/>
            <w:left w:val="none" w:sz="0" w:space="0" w:color="auto"/>
            <w:bottom w:val="none" w:sz="0" w:space="0" w:color="auto"/>
            <w:right w:val="none" w:sz="0" w:space="0" w:color="auto"/>
          </w:divBdr>
        </w:div>
        <w:div w:id="319192304">
          <w:marLeft w:val="480"/>
          <w:marRight w:val="0"/>
          <w:marTop w:val="0"/>
          <w:marBottom w:val="0"/>
          <w:divBdr>
            <w:top w:val="none" w:sz="0" w:space="0" w:color="auto"/>
            <w:left w:val="none" w:sz="0" w:space="0" w:color="auto"/>
            <w:bottom w:val="none" w:sz="0" w:space="0" w:color="auto"/>
            <w:right w:val="none" w:sz="0" w:space="0" w:color="auto"/>
          </w:divBdr>
        </w:div>
        <w:div w:id="347221456">
          <w:marLeft w:val="480"/>
          <w:marRight w:val="0"/>
          <w:marTop w:val="0"/>
          <w:marBottom w:val="0"/>
          <w:divBdr>
            <w:top w:val="none" w:sz="0" w:space="0" w:color="auto"/>
            <w:left w:val="none" w:sz="0" w:space="0" w:color="auto"/>
            <w:bottom w:val="none" w:sz="0" w:space="0" w:color="auto"/>
            <w:right w:val="none" w:sz="0" w:space="0" w:color="auto"/>
          </w:divBdr>
        </w:div>
        <w:div w:id="360591672">
          <w:marLeft w:val="480"/>
          <w:marRight w:val="0"/>
          <w:marTop w:val="0"/>
          <w:marBottom w:val="0"/>
          <w:divBdr>
            <w:top w:val="none" w:sz="0" w:space="0" w:color="auto"/>
            <w:left w:val="none" w:sz="0" w:space="0" w:color="auto"/>
            <w:bottom w:val="none" w:sz="0" w:space="0" w:color="auto"/>
            <w:right w:val="none" w:sz="0" w:space="0" w:color="auto"/>
          </w:divBdr>
        </w:div>
        <w:div w:id="371419724">
          <w:marLeft w:val="480"/>
          <w:marRight w:val="0"/>
          <w:marTop w:val="0"/>
          <w:marBottom w:val="0"/>
          <w:divBdr>
            <w:top w:val="none" w:sz="0" w:space="0" w:color="auto"/>
            <w:left w:val="none" w:sz="0" w:space="0" w:color="auto"/>
            <w:bottom w:val="none" w:sz="0" w:space="0" w:color="auto"/>
            <w:right w:val="none" w:sz="0" w:space="0" w:color="auto"/>
          </w:divBdr>
        </w:div>
        <w:div w:id="392198371">
          <w:marLeft w:val="480"/>
          <w:marRight w:val="0"/>
          <w:marTop w:val="0"/>
          <w:marBottom w:val="0"/>
          <w:divBdr>
            <w:top w:val="none" w:sz="0" w:space="0" w:color="auto"/>
            <w:left w:val="none" w:sz="0" w:space="0" w:color="auto"/>
            <w:bottom w:val="none" w:sz="0" w:space="0" w:color="auto"/>
            <w:right w:val="none" w:sz="0" w:space="0" w:color="auto"/>
          </w:divBdr>
        </w:div>
        <w:div w:id="404649628">
          <w:marLeft w:val="480"/>
          <w:marRight w:val="0"/>
          <w:marTop w:val="0"/>
          <w:marBottom w:val="0"/>
          <w:divBdr>
            <w:top w:val="none" w:sz="0" w:space="0" w:color="auto"/>
            <w:left w:val="none" w:sz="0" w:space="0" w:color="auto"/>
            <w:bottom w:val="none" w:sz="0" w:space="0" w:color="auto"/>
            <w:right w:val="none" w:sz="0" w:space="0" w:color="auto"/>
          </w:divBdr>
        </w:div>
        <w:div w:id="422335586">
          <w:marLeft w:val="480"/>
          <w:marRight w:val="0"/>
          <w:marTop w:val="0"/>
          <w:marBottom w:val="0"/>
          <w:divBdr>
            <w:top w:val="none" w:sz="0" w:space="0" w:color="auto"/>
            <w:left w:val="none" w:sz="0" w:space="0" w:color="auto"/>
            <w:bottom w:val="none" w:sz="0" w:space="0" w:color="auto"/>
            <w:right w:val="none" w:sz="0" w:space="0" w:color="auto"/>
          </w:divBdr>
        </w:div>
        <w:div w:id="452484094">
          <w:marLeft w:val="480"/>
          <w:marRight w:val="0"/>
          <w:marTop w:val="0"/>
          <w:marBottom w:val="0"/>
          <w:divBdr>
            <w:top w:val="none" w:sz="0" w:space="0" w:color="auto"/>
            <w:left w:val="none" w:sz="0" w:space="0" w:color="auto"/>
            <w:bottom w:val="none" w:sz="0" w:space="0" w:color="auto"/>
            <w:right w:val="none" w:sz="0" w:space="0" w:color="auto"/>
          </w:divBdr>
        </w:div>
        <w:div w:id="454443866">
          <w:marLeft w:val="480"/>
          <w:marRight w:val="0"/>
          <w:marTop w:val="0"/>
          <w:marBottom w:val="0"/>
          <w:divBdr>
            <w:top w:val="none" w:sz="0" w:space="0" w:color="auto"/>
            <w:left w:val="none" w:sz="0" w:space="0" w:color="auto"/>
            <w:bottom w:val="none" w:sz="0" w:space="0" w:color="auto"/>
            <w:right w:val="none" w:sz="0" w:space="0" w:color="auto"/>
          </w:divBdr>
        </w:div>
        <w:div w:id="454561700">
          <w:marLeft w:val="480"/>
          <w:marRight w:val="0"/>
          <w:marTop w:val="0"/>
          <w:marBottom w:val="0"/>
          <w:divBdr>
            <w:top w:val="none" w:sz="0" w:space="0" w:color="auto"/>
            <w:left w:val="none" w:sz="0" w:space="0" w:color="auto"/>
            <w:bottom w:val="none" w:sz="0" w:space="0" w:color="auto"/>
            <w:right w:val="none" w:sz="0" w:space="0" w:color="auto"/>
          </w:divBdr>
        </w:div>
        <w:div w:id="455805359">
          <w:marLeft w:val="480"/>
          <w:marRight w:val="0"/>
          <w:marTop w:val="0"/>
          <w:marBottom w:val="0"/>
          <w:divBdr>
            <w:top w:val="none" w:sz="0" w:space="0" w:color="auto"/>
            <w:left w:val="none" w:sz="0" w:space="0" w:color="auto"/>
            <w:bottom w:val="none" w:sz="0" w:space="0" w:color="auto"/>
            <w:right w:val="none" w:sz="0" w:space="0" w:color="auto"/>
          </w:divBdr>
        </w:div>
        <w:div w:id="473639534">
          <w:marLeft w:val="480"/>
          <w:marRight w:val="0"/>
          <w:marTop w:val="0"/>
          <w:marBottom w:val="0"/>
          <w:divBdr>
            <w:top w:val="none" w:sz="0" w:space="0" w:color="auto"/>
            <w:left w:val="none" w:sz="0" w:space="0" w:color="auto"/>
            <w:bottom w:val="none" w:sz="0" w:space="0" w:color="auto"/>
            <w:right w:val="none" w:sz="0" w:space="0" w:color="auto"/>
          </w:divBdr>
        </w:div>
        <w:div w:id="513805947">
          <w:marLeft w:val="480"/>
          <w:marRight w:val="0"/>
          <w:marTop w:val="0"/>
          <w:marBottom w:val="0"/>
          <w:divBdr>
            <w:top w:val="none" w:sz="0" w:space="0" w:color="auto"/>
            <w:left w:val="none" w:sz="0" w:space="0" w:color="auto"/>
            <w:bottom w:val="none" w:sz="0" w:space="0" w:color="auto"/>
            <w:right w:val="none" w:sz="0" w:space="0" w:color="auto"/>
          </w:divBdr>
        </w:div>
        <w:div w:id="524178715">
          <w:marLeft w:val="480"/>
          <w:marRight w:val="0"/>
          <w:marTop w:val="0"/>
          <w:marBottom w:val="0"/>
          <w:divBdr>
            <w:top w:val="none" w:sz="0" w:space="0" w:color="auto"/>
            <w:left w:val="none" w:sz="0" w:space="0" w:color="auto"/>
            <w:bottom w:val="none" w:sz="0" w:space="0" w:color="auto"/>
            <w:right w:val="none" w:sz="0" w:space="0" w:color="auto"/>
          </w:divBdr>
        </w:div>
        <w:div w:id="553202788">
          <w:marLeft w:val="480"/>
          <w:marRight w:val="0"/>
          <w:marTop w:val="0"/>
          <w:marBottom w:val="0"/>
          <w:divBdr>
            <w:top w:val="none" w:sz="0" w:space="0" w:color="auto"/>
            <w:left w:val="none" w:sz="0" w:space="0" w:color="auto"/>
            <w:bottom w:val="none" w:sz="0" w:space="0" w:color="auto"/>
            <w:right w:val="none" w:sz="0" w:space="0" w:color="auto"/>
          </w:divBdr>
        </w:div>
        <w:div w:id="568852541">
          <w:marLeft w:val="480"/>
          <w:marRight w:val="0"/>
          <w:marTop w:val="0"/>
          <w:marBottom w:val="0"/>
          <w:divBdr>
            <w:top w:val="none" w:sz="0" w:space="0" w:color="auto"/>
            <w:left w:val="none" w:sz="0" w:space="0" w:color="auto"/>
            <w:bottom w:val="none" w:sz="0" w:space="0" w:color="auto"/>
            <w:right w:val="none" w:sz="0" w:space="0" w:color="auto"/>
          </w:divBdr>
        </w:div>
        <w:div w:id="569341483">
          <w:marLeft w:val="480"/>
          <w:marRight w:val="0"/>
          <w:marTop w:val="0"/>
          <w:marBottom w:val="0"/>
          <w:divBdr>
            <w:top w:val="none" w:sz="0" w:space="0" w:color="auto"/>
            <w:left w:val="none" w:sz="0" w:space="0" w:color="auto"/>
            <w:bottom w:val="none" w:sz="0" w:space="0" w:color="auto"/>
            <w:right w:val="none" w:sz="0" w:space="0" w:color="auto"/>
          </w:divBdr>
        </w:div>
        <w:div w:id="570580588">
          <w:marLeft w:val="480"/>
          <w:marRight w:val="0"/>
          <w:marTop w:val="0"/>
          <w:marBottom w:val="0"/>
          <w:divBdr>
            <w:top w:val="none" w:sz="0" w:space="0" w:color="auto"/>
            <w:left w:val="none" w:sz="0" w:space="0" w:color="auto"/>
            <w:bottom w:val="none" w:sz="0" w:space="0" w:color="auto"/>
            <w:right w:val="none" w:sz="0" w:space="0" w:color="auto"/>
          </w:divBdr>
        </w:div>
        <w:div w:id="571236519">
          <w:marLeft w:val="480"/>
          <w:marRight w:val="0"/>
          <w:marTop w:val="0"/>
          <w:marBottom w:val="0"/>
          <w:divBdr>
            <w:top w:val="none" w:sz="0" w:space="0" w:color="auto"/>
            <w:left w:val="none" w:sz="0" w:space="0" w:color="auto"/>
            <w:bottom w:val="none" w:sz="0" w:space="0" w:color="auto"/>
            <w:right w:val="none" w:sz="0" w:space="0" w:color="auto"/>
          </w:divBdr>
        </w:div>
        <w:div w:id="608971802">
          <w:marLeft w:val="480"/>
          <w:marRight w:val="0"/>
          <w:marTop w:val="0"/>
          <w:marBottom w:val="0"/>
          <w:divBdr>
            <w:top w:val="none" w:sz="0" w:space="0" w:color="auto"/>
            <w:left w:val="none" w:sz="0" w:space="0" w:color="auto"/>
            <w:bottom w:val="none" w:sz="0" w:space="0" w:color="auto"/>
            <w:right w:val="none" w:sz="0" w:space="0" w:color="auto"/>
          </w:divBdr>
        </w:div>
        <w:div w:id="617489499">
          <w:marLeft w:val="480"/>
          <w:marRight w:val="0"/>
          <w:marTop w:val="0"/>
          <w:marBottom w:val="0"/>
          <w:divBdr>
            <w:top w:val="none" w:sz="0" w:space="0" w:color="auto"/>
            <w:left w:val="none" w:sz="0" w:space="0" w:color="auto"/>
            <w:bottom w:val="none" w:sz="0" w:space="0" w:color="auto"/>
            <w:right w:val="none" w:sz="0" w:space="0" w:color="auto"/>
          </w:divBdr>
        </w:div>
        <w:div w:id="626937835">
          <w:marLeft w:val="480"/>
          <w:marRight w:val="0"/>
          <w:marTop w:val="0"/>
          <w:marBottom w:val="0"/>
          <w:divBdr>
            <w:top w:val="none" w:sz="0" w:space="0" w:color="auto"/>
            <w:left w:val="none" w:sz="0" w:space="0" w:color="auto"/>
            <w:bottom w:val="none" w:sz="0" w:space="0" w:color="auto"/>
            <w:right w:val="none" w:sz="0" w:space="0" w:color="auto"/>
          </w:divBdr>
        </w:div>
        <w:div w:id="844327133">
          <w:marLeft w:val="480"/>
          <w:marRight w:val="0"/>
          <w:marTop w:val="0"/>
          <w:marBottom w:val="0"/>
          <w:divBdr>
            <w:top w:val="none" w:sz="0" w:space="0" w:color="auto"/>
            <w:left w:val="none" w:sz="0" w:space="0" w:color="auto"/>
            <w:bottom w:val="none" w:sz="0" w:space="0" w:color="auto"/>
            <w:right w:val="none" w:sz="0" w:space="0" w:color="auto"/>
          </w:divBdr>
        </w:div>
        <w:div w:id="876501401">
          <w:marLeft w:val="480"/>
          <w:marRight w:val="0"/>
          <w:marTop w:val="0"/>
          <w:marBottom w:val="0"/>
          <w:divBdr>
            <w:top w:val="none" w:sz="0" w:space="0" w:color="auto"/>
            <w:left w:val="none" w:sz="0" w:space="0" w:color="auto"/>
            <w:bottom w:val="none" w:sz="0" w:space="0" w:color="auto"/>
            <w:right w:val="none" w:sz="0" w:space="0" w:color="auto"/>
          </w:divBdr>
        </w:div>
        <w:div w:id="886643481">
          <w:marLeft w:val="480"/>
          <w:marRight w:val="0"/>
          <w:marTop w:val="0"/>
          <w:marBottom w:val="0"/>
          <w:divBdr>
            <w:top w:val="none" w:sz="0" w:space="0" w:color="auto"/>
            <w:left w:val="none" w:sz="0" w:space="0" w:color="auto"/>
            <w:bottom w:val="none" w:sz="0" w:space="0" w:color="auto"/>
            <w:right w:val="none" w:sz="0" w:space="0" w:color="auto"/>
          </w:divBdr>
        </w:div>
        <w:div w:id="907299076">
          <w:marLeft w:val="480"/>
          <w:marRight w:val="0"/>
          <w:marTop w:val="0"/>
          <w:marBottom w:val="0"/>
          <w:divBdr>
            <w:top w:val="none" w:sz="0" w:space="0" w:color="auto"/>
            <w:left w:val="none" w:sz="0" w:space="0" w:color="auto"/>
            <w:bottom w:val="none" w:sz="0" w:space="0" w:color="auto"/>
            <w:right w:val="none" w:sz="0" w:space="0" w:color="auto"/>
          </w:divBdr>
        </w:div>
        <w:div w:id="909582587">
          <w:marLeft w:val="480"/>
          <w:marRight w:val="0"/>
          <w:marTop w:val="0"/>
          <w:marBottom w:val="0"/>
          <w:divBdr>
            <w:top w:val="none" w:sz="0" w:space="0" w:color="auto"/>
            <w:left w:val="none" w:sz="0" w:space="0" w:color="auto"/>
            <w:bottom w:val="none" w:sz="0" w:space="0" w:color="auto"/>
            <w:right w:val="none" w:sz="0" w:space="0" w:color="auto"/>
          </w:divBdr>
        </w:div>
        <w:div w:id="910117804">
          <w:marLeft w:val="480"/>
          <w:marRight w:val="0"/>
          <w:marTop w:val="0"/>
          <w:marBottom w:val="0"/>
          <w:divBdr>
            <w:top w:val="none" w:sz="0" w:space="0" w:color="auto"/>
            <w:left w:val="none" w:sz="0" w:space="0" w:color="auto"/>
            <w:bottom w:val="none" w:sz="0" w:space="0" w:color="auto"/>
            <w:right w:val="none" w:sz="0" w:space="0" w:color="auto"/>
          </w:divBdr>
        </w:div>
        <w:div w:id="951590920">
          <w:marLeft w:val="480"/>
          <w:marRight w:val="0"/>
          <w:marTop w:val="0"/>
          <w:marBottom w:val="0"/>
          <w:divBdr>
            <w:top w:val="none" w:sz="0" w:space="0" w:color="auto"/>
            <w:left w:val="none" w:sz="0" w:space="0" w:color="auto"/>
            <w:bottom w:val="none" w:sz="0" w:space="0" w:color="auto"/>
            <w:right w:val="none" w:sz="0" w:space="0" w:color="auto"/>
          </w:divBdr>
        </w:div>
        <w:div w:id="986864630">
          <w:marLeft w:val="480"/>
          <w:marRight w:val="0"/>
          <w:marTop w:val="0"/>
          <w:marBottom w:val="0"/>
          <w:divBdr>
            <w:top w:val="none" w:sz="0" w:space="0" w:color="auto"/>
            <w:left w:val="none" w:sz="0" w:space="0" w:color="auto"/>
            <w:bottom w:val="none" w:sz="0" w:space="0" w:color="auto"/>
            <w:right w:val="none" w:sz="0" w:space="0" w:color="auto"/>
          </w:divBdr>
        </w:div>
        <w:div w:id="1007446257">
          <w:marLeft w:val="480"/>
          <w:marRight w:val="0"/>
          <w:marTop w:val="0"/>
          <w:marBottom w:val="0"/>
          <w:divBdr>
            <w:top w:val="none" w:sz="0" w:space="0" w:color="auto"/>
            <w:left w:val="none" w:sz="0" w:space="0" w:color="auto"/>
            <w:bottom w:val="none" w:sz="0" w:space="0" w:color="auto"/>
            <w:right w:val="none" w:sz="0" w:space="0" w:color="auto"/>
          </w:divBdr>
        </w:div>
        <w:div w:id="1009672200">
          <w:marLeft w:val="480"/>
          <w:marRight w:val="0"/>
          <w:marTop w:val="0"/>
          <w:marBottom w:val="0"/>
          <w:divBdr>
            <w:top w:val="none" w:sz="0" w:space="0" w:color="auto"/>
            <w:left w:val="none" w:sz="0" w:space="0" w:color="auto"/>
            <w:bottom w:val="none" w:sz="0" w:space="0" w:color="auto"/>
            <w:right w:val="none" w:sz="0" w:space="0" w:color="auto"/>
          </w:divBdr>
        </w:div>
      </w:divsChild>
    </w:div>
    <w:div w:id="45643132">
      <w:bodyDiv w:val="1"/>
      <w:marLeft w:val="0"/>
      <w:marRight w:val="0"/>
      <w:marTop w:val="0"/>
      <w:marBottom w:val="0"/>
      <w:divBdr>
        <w:top w:val="none" w:sz="0" w:space="0" w:color="auto"/>
        <w:left w:val="none" w:sz="0" w:space="0" w:color="auto"/>
        <w:bottom w:val="none" w:sz="0" w:space="0" w:color="auto"/>
        <w:right w:val="none" w:sz="0" w:space="0" w:color="auto"/>
      </w:divBdr>
      <w:divsChild>
        <w:div w:id="33162412">
          <w:marLeft w:val="480"/>
          <w:marRight w:val="0"/>
          <w:marTop w:val="0"/>
          <w:marBottom w:val="0"/>
          <w:divBdr>
            <w:top w:val="none" w:sz="0" w:space="0" w:color="auto"/>
            <w:left w:val="none" w:sz="0" w:space="0" w:color="auto"/>
            <w:bottom w:val="none" w:sz="0" w:space="0" w:color="auto"/>
            <w:right w:val="none" w:sz="0" w:space="0" w:color="auto"/>
          </w:divBdr>
        </w:div>
        <w:div w:id="62459753">
          <w:marLeft w:val="480"/>
          <w:marRight w:val="0"/>
          <w:marTop w:val="0"/>
          <w:marBottom w:val="0"/>
          <w:divBdr>
            <w:top w:val="none" w:sz="0" w:space="0" w:color="auto"/>
            <w:left w:val="none" w:sz="0" w:space="0" w:color="auto"/>
            <w:bottom w:val="none" w:sz="0" w:space="0" w:color="auto"/>
            <w:right w:val="none" w:sz="0" w:space="0" w:color="auto"/>
          </w:divBdr>
        </w:div>
        <w:div w:id="108279380">
          <w:marLeft w:val="480"/>
          <w:marRight w:val="0"/>
          <w:marTop w:val="0"/>
          <w:marBottom w:val="0"/>
          <w:divBdr>
            <w:top w:val="none" w:sz="0" w:space="0" w:color="auto"/>
            <w:left w:val="none" w:sz="0" w:space="0" w:color="auto"/>
            <w:bottom w:val="none" w:sz="0" w:space="0" w:color="auto"/>
            <w:right w:val="none" w:sz="0" w:space="0" w:color="auto"/>
          </w:divBdr>
        </w:div>
        <w:div w:id="148635746">
          <w:marLeft w:val="480"/>
          <w:marRight w:val="0"/>
          <w:marTop w:val="0"/>
          <w:marBottom w:val="0"/>
          <w:divBdr>
            <w:top w:val="none" w:sz="0" w:space="0" w:color="auto"/>
            <w:left w:val="none" w:sz="0" w:space="0" w:color="auto"/>
            <w:bottom w:val="none" w:sz="0" w:space="0" w:color="auto"/>
            <w:right w:val="none" w:sz="0" w:space="0" w:color="auto"/>
          </w:divBdr>
        </w:div>
        <w:div w:id="213271725">
          <w:marLeft w:val="480"/>
          <w:marRight w:val="0"/>
          <w:marTop w:val="0"/>
          <w:marBottom w:val="0"/>
          <w:divBdr>
            <w:top w:val="none" w:sz="0" w:space="0" w:color="auto"/>
            <w:left w:val="none" w:sz="0" w:space="0" w:color="auto"/>
            <w:bottom w:val="none" w:sz="0" w:space="0" w:color="auto"/>
            <w:right w:val="none" w:sz="0" w:space="0" w:color="auto"/>
          </w:divBdr>
        </w:div>
        <w:div w:id="233586445">
          <w:marLeft w:val="480"/>
          <w:marRight w:val="0"/>
          <w:marTop w:val="0"/>
          <w:marBottom w:val="0"/>
          <w:divBdr>
            <w:top w:val="none" w:sz="0" w:space="0" w:color="auto"/>
            <w:left w:val="none" w:sz="0" w:space="0" w:color="auto"/>
            <w:bottom w:val="none" w:sz="0" w:space="0" w:color="auto"/>
            <w:right w:val="none" w:sz="0" w:space="0" w:color="auto"/>
          </w:divBdr>
        </w:div>
        <w:div w:id="258372095">
          <w:marLeft w:val="480"/>
          <w:marRight w:val="0"/>
          <w:marTop w:val="0"/>
          <w:marBottom w:val="0"/>
          <w:divBdr>
            <w:top w:val="none" w:sz="0" w:space="0" w:color="auto"/>
            <w:left w:val="none" w:sz="0" w:space="0" w:color="auto"/>
            <w:bottom w:val="none" w:sz="0" w:space="0" w:color="auto"/>
            <w:right w:val="none" w:sz="0" w:space="0" w:color="auto"/>
          </w:divBdr>
        </w:div>
        <w:div w:id="267126792">
          <w:marLeft w:val="480"/>
          <w:marRight w:val="0"/>
          <w:marTop w:val="0"/>
          <w:marBottom w:val="0"/>
          <w:divBdr>
            <w:top w:val="none" w:sz="0" w:space="0" w:color="auto"/>
            <w:left w:val="none" w:sz="0" w:space="0" w:color="auto"/>
            <w:bottom w:val="none" w:sz="0" w:space="0" w:color="auto"/>
            <w:right w:val="none" w:sz="0" w:space="0" w:color="auto"/>
          </w:divBdr>
        </w:div>
        <w:div w:id="333802929">
          <w:marLeft w:val="480"/>
          <w:marRight w:val="0"/>
          <w:marTop w:val="0"/>
          <w:marBottom w:val="0"/>
          <w:divBdr>
            <w:top w:val="none" w:sz="0" w:space="0" w:color="auto"/>
            <w:left w:val="none" w:sz="0" w:space="0" w:color="auto"/>
            <w:bottom w:val="none" w:sz="0" w:space="0" w:color="auto"/>
            <w:right w:val="none" w:sz="0" w:space="0" w:color="auto"/>
          </w:divBdr>
        </w:div>
        <w:div w:id="381559476">
          <w:marLeft w:val="480"/>
          <w:marRight w:val="0"/>
          <w:marTop w:val="0"/>
          <w:marBottom w:val="0"/>
          <w:divBdr>
            <w:top w:val="none" w:sz="0" w:space="0" w:color="auto"/>
            <w:left w:val="none" w:sz="0" w:space="0" w:color="auto"/>
            <w:bottom w:val="none" w:sz="0" w:space="0" w:color="auto"/>
            <w:right w:val="none" w:sz="0" w:space="0" w:color="auto"/>
          </w:divBdr>
        </w:div>
        <w:div w:id="427426767">
          <w:marLeft w:val="480"/>
          <w:marRight w:val="0"/>
          <w:marTop w:val="0"/>
          <w:marBottom w:val="0"/>
          <w:divBdr>
            <w:top w:val="none" w:sz="0" w:space="0" w:color="auto"/>
            <w:left w:val="none" w:sz="0" w:space="0" w:color="auto"/>
            <w:bottom w:val="none" w:sz="0" w:space="0" w:color="auto"/>
            <w:right w:val="none" w:sz="0" w:space="0" w:color="auto"/>
          </w:divBdr>
        </w:div>
        <w:div w:id="427694974">
          <w:marLeft w:val="480"/>
          <w:marRight w:val="0"/>
          <w:marTop w:val="0"/>
          <w:marBottom w:val="0"/>
          <w:divBdr>
            <w:top w:val="none" w:sz="0" w:space="0" w:color="auto"/>
            <w:left w:val="none" w:sz="0" w:space="0" w:color="auto"/>
            <w:bottom w:val="none" w:sz="0" w:space="0" w:color="auto"/>
            <w:right w:val="none" w:sz="0" w:space="0" w:color="auto"/>
          </w:divBdr>
        </w:div>
        <w:div w:id="460420343">
          <w:marLeft w:val="480"/>
          <w:marRight w:val="0"/>
          <w:marTop w:val="0"/>
          <w:marBottom w:val="0"/>
          <w:divBdr>
            <w:top w:val="none" w:sz="0" w:space="0" w:color="auto"/>
            <w:left w:val="none" w:sz="0" w:space="0" w:color="auto"/>
            <w:bottom w:val="none" w:sz="0" w:space="0" w:color="auto"/>
            <w:right w:val="none" w:sz="0" w:space="0" w:color="auto"/>
          </w:divBdr>
        </w:div>
        <w:div w:id="463347937">
          <w:marLeft w:val="480"/>
          <w:marRight w:val="0"/>
          <w:marTop w:val="0"/>
          <w:marBottom w:val="0"/>
          <w:divBdr>
            <w:top w:val="none" w:sz="0" w:space="0" w:color="auto"/>
            <w:left w:val="none" w:sz="0" w:space="0" w:color="auto"/>
            <w:bottom w:val="none" w:sz="0" w:space="0" w:color="auto"/>
            <w:right w:val="none" w:sz="0" w:space="0" w:color="auto"/>
          </w:divBdr>
        </w:div>
        <w:div w:id="530529282">
          <w:marLeft w:val="480"/>
          <w:marRight w:val="0"/>
          <w:marTop w:val="0"/>
          <w:marBottom w:val="0"/>
          <w:divBdr>
            <w:top w:val="none" w:sz="0" w:space="0" w:color="auto"/>
            <w:left w:val="none" w:sz="0" w:space="0" w:color="auto"/>
            <w:bottom w:val="none" w:sz="0" w:space="0" w:color="auto"/>
            <w:right w:val="none" w:sz="0" w:space="0" w:color="auto"/>
          </w:divBdr>
        </w:div>
        <w:div w:id="542517814">
          <w:marLeft w:val="480"/>
          <w:marRight w:val="0"/>
          <w:marTop w:val="0"/>
          <w:marBottom w:val="0"/>
          <w:divBdr>
            <w:top w:val="none" w:sz="0" w:space="0" w:color="auto"/>
            <w:left w:val="none" w:sz="0" w:space="0" w:color="auto"/>
            <w:bottom w:val="none" w:sz="0" w:space="0" w:color="auto"/>
            <w:right w:val="none" w:sz="0" w:space="0" w:color="auto"/>
          </w:divBdr>
        </w:div>
        <w:div w:id="607079811">
          <w:marLeft w:val="480"/>
          <w:marRight w:val="0"/>
          <w:marTop w:val="0"/>
          <w:marBottom w:val="0"/>
          <w:divBdr>
            <w:top w:val="none" w:sz="0" w:space="0" w:color="auto"/>
            <w:left w:val="none" w:sz="0" w:space="0" w:color="auto"/>
            <w:bottom w:val="none" w:sz="0" w:space="0" w:color="auto"/>
            <w:right w:val="none" w:sz="0" w:space="0" w:color="auto"/>
          </w:divBdr>
        </w:div>
        <w:div w:id="664938443">
          <w:marLeft w:val="480"/>
          <w:marRight w:val="0"/>
          <w:marTop w:val="0"/>
          <w:marBottom w:val="0"/>
          <w:divBdr>
            <w:top w:val="none" w:sz="0" w:space="0" w:color="auto"/>
            <w:left w:val="none" w:sz="0" w:space="0" w:color="auto"/>
            <w:bottom w:val="none" w:sz="0" w:space="0" w:color="auto"/>
            <w:right w:val="none" w:sz="0" w:space="0" w:color="auto"/>
          </w:divBdr>
        </w:div>
        <w:div w:id="675616559">
          <w:marLeft w:val="480"/>
          <w:marRight w:val="0"/>
          <w:marTop w:val="0"/>
          <w:marBottom w:val="0"/>
          <w:divBdr>
            <w:top w:val="none" w:sz="0" w:space="0" w:color="auto"/>
            <w:left w:val="none" w:sz="0" w:space="0" w:color="auto"/>
            <w:bottom w:val="none" w:sz="0" w:space="0" w:color="auto"/>
            <w:right w:val="none" w:sz="0" w:space="0" w:color="auto"/>
          </w:divBdr>
        </w:div>
        <w:div w:id="735015082">
          <w:marLeft w:val="480"/>
          <w:marRight w:val="0"/>
          <w:marTop w:val="0"/>
          <w:marBottom w:val="0"/>
          <w:divBdr>
            <w:top w:val="none" w:sz="0" w:space="0" w:color="auto"/>
            <w:left w:val="none" w:sz="0" w:space="0" w:color="auto"/>
            <w:bottom w:val="none" w:sz="0" w:space="0" w:color="auto"/>
            <w:right w:val="none" w:sz="0" w:space="0" w:color="auto"/>
          </w:divBdr>
        </w:div>
        <w:div w:id="740369772">
          <w:marLeft w:val="480"/>
          <w:marRight w:val="0"/>
          <w:marTop w:val="0"/>
          <w:marBottom w:val="0"/>
          <w:divBdr>
            <w:top w:val="none" w:sz="0" w:space="0" w:color="auto"/>
            <w:left w:val="none" w:sz="0" w:space="0" w:color="auto"/>
            <w:bottom w:val="none" w:sz="0" w:space="0" w:color="auto"/>
            <w:right w:val="none" w:sz="0" w:space="0" w:color="auto"/>
          </w:divBdr>
        </w:div>
        <w:div w:id="764305861">
          <w:marLeft w:val="480"/>
          <w:marRight w:val="0"/>
          <w:marTop w:val="0"/>
          <w:marBottom w:val="0"/>
          <w:divBdr>
            <w:top w:val="none" w:sz="0" w:space="0" w:color="auto"/>
            <w:left w:val="none" w:sz="0" w:space="0" w:color="auto"/>
            <w:bottom w:val="none" w:sz="0" w:space="0" w:color="auto"/>
            <w:right w:val="none" w:sz="0" w:space="0" w:color="auto"/>
          </w:divBdr>
        </w:div>
        <w:div w:id="783889279">
          <w:marLeft w:val="480"/>
          <w:marRight w:val="0"/>
          <w:marTop w:val="0"/>
          <w:marBottom w:val="0"/>
          <w:divBdr>
            <w:top w:val="none" w:sz="0" w:space="0" w:color="auto"/>
            <w:left w:val="none" w:sz="0" w:space="0" w:color="auto"/>
            <w:bottom w:val="none" w:sz="0" w:space="0" w:color="auto"/>
            <w:right w:val="none" w:sz="0" w:space="0" w:color="auto"/>
          </w:divBdr>
        </w:div>
        <w:div w:id="792940316">
          <w:marLeft w:val="480"/>
          <w:marRight w:val="0"/>
          <w:marTop w:val="0"/>
          <w:marBottom w:val="0"/>
          <w:divBdr>
            <w:top w:val="none" w:sz="0" w:space="0" w:color="auto"/>
            <w:left w:val="none" w:sz="0" w:space="0" w:color="auto"/>
            <w:bottom w:val="none" w:sz="0" w:space="0" w:color="auto"/>
            <w:right w:val="none" w:sz="0" w:space="0" w:color="auto"/>
          </w:divBdr>
        </w:div>
        <w:div w:id="800654442">
          <w:marLeft w:val="480"/>
          <w:marRight w:val="0"/>
          <w:marTop w:val="0"/>
          <w:marBottom w:val="0"/>
          <w:divBdr>
            <w:top w:val="none" w:sz="0" w:space="0" w:color="auto"/>
            <w:left w:val="none" w:sz="0" w:space="0" w:color="auto"/>
            <w:bottom w:val="none" w:sz="0" w:space="0" w:color="auto"/>
            <w:right w:val="none" w:sz="0" w:space="0" w:color="auto"/>
          </w:divBdr>
        </w:div>
        <w:div w:id="836576598">
          <w:marLeft w:val="480"/>
          <w:marRight w:val="0"/>
          <w:marTop w:val="0"/>
          <w:marBottom w:val="0"/>
          <w:divBdr>
            <w:top w:val="none" w:sz="0" w:space="0" w:color="auto"/>
            <w:left w:val="none" w:sz="0" w:space="0" w:color="auto"/>
            <w:bottom w:val="none" w:sz="0" w:space="0" w:color="auto"/>
            <w:right w:val="none" w:sz="0" w:space="0" w:color="auto"/>
          </w:divBdr>
        </w:div>
        <w:div w:id="837841059">
          <w:marLeft w:val="480"/>
          <w:marRight w:val="0"/>
          <w:marTop w:val="0"/>
          <w:marBottom w:val="0"/>
          <w:divBdr>
            <w:top w:val="none" w:sz="0" w:space="0" w:color="auto"/>
            <w:left w:val="none" w:sz="0" w:space="0" w:color="auto"/>
            <w:bottom w:val="none" w:sz="0" w:space="0" w:color="auto"/>
            <w:right w:val="none" w:sz="0" w:space="0" w:color="auto"/>
          </w:divBdr>
        </w:div>
        <w:div w:id="839078482">
          <w:marLeft w:val="480"/>
          <w:marRight w:val="0"/>
          <w:marTop w:val="0"/>
          <w:marBottom w:val="0"/>
          <w:divBdr>
            <w:top w:val="none" w:sz="0" w:space="0" w:color="auto"/>
            <w:left w:val="none" w:sz="0" w:space="0" w:color="auto"/>
            <w:bottom w:val="none" w:sz="0" w:space="0" w:color="auto"/>
            <w:right w:val="none" w:sz="0" w:space="0" w:color="auto"/>
          </w:divBdr>
        </w:div>
        <w:div w:id="891424765">
          <w:marLeft w:val="480"/>
          <w:marRight w:val="0"/>
          <w:marTop w:val="0"/>
          <w:marBottom w:val="0"/>
          <w:divBdr>
            <w:top w:val="none" w:sz="0" w:space="0" w:color="auto"/>
            <w:left w:val="none" w:sz="0" w:space="0" w:color="auto"/>
            <w:bottom w:val="none" w:sz="0" w:space="0" w:color="auto"/>
            <w:right w:val="none" w:sz="0" w:space="0" w:color="auto"/>
          </w:divBdr>
        </w:div>
        <w:div w:id="920219075">
          <w:marLeft w:val="480"/>
          <w:marRight w:val="0"/>
          <w:marTop w:val="0"/>
          <w:marBottom w:val="0"/>
          <w:divBdr>
            <w:top w:val="none" w:sz="0" w:space="0" w:color="auto"/>
            <w:left w:val="none" w:sz="0" w:space="0" w:color="auto"/>
            <w:bottom w:val="none" w:sz="0" w:space="0" w:color="auto"/>
            <w:right w:val="none" w:sz="0" w:space="0" w:color="auto"/>
          </w:divBdr>
        </w:div>
        <w:div w:id="931626463">
          <w:marLeft w:val="480"/>
          <w:marRight w:val="0"/>
          <w:marTop w:val="0"/>
          <w:marBottom w:val="0"/>
          <w:divBdr>
            <w:top w:val="none" w:sz="0" w:space="0" w:color="auto"/>
            <w:left w:val="none" w:sz="0" w:space="0" w:color="auto"/>
            <w:bottom w:val="none" w:sz="0" w:space="0" w:color="auto"/>
            <w:right w:val="none" w:sz="0" w:space="0" w:color="auto"/>
          </w:divBdr>
        </w:div>
        <w:div w:id="993871492">
          <w:marLeft w:val="480"/>
          <w:marRight w:val="0"/>
          <w:marTop w:val="0"/>
          <w:marBottom w:val="0"/>
          <w:divBdr>
            <w:top w:val="none" w:sz="0" w:space="0" w:color="auto"/>
            <w:left w:val="none" w:sz="0" w:space="0" w:color="auto"/>
            <w:bottom w:val="none" w:sz="0" w:space="0" w:color="auto"/>
            <w:right w:val="none" w:sz="0" w:space="0" w:color="auto"/>
          </w:divBdr>
        </w:div>
        <w:div w:id="1006447174">
          <w:marLeft w:val="480"/>
          <w:marRight w:val="0"/>
          <w:marTop w:val="0"/>
          <w:marBottom w:val="0"/>
          <w:divBdr>
            <w:top w:val="none" w:sz="0" w:space="0" w:color="auto"/>
            <w:left w:val="none" w:sz="0" w:space="0" w:color="auto"/>
            <w:bottom w:val="none" w:sz="0" w:space="0" w:color="auto"/>
            <w:right w:val="none" w:sz="0" w:space="0" w:color="auto"/>
          </w:divBdr>
        </w:div>
        <w:div w:id="1011683628">
          <w:marLeft w:val="480"/>
          <w:marRight w:val="0"/>
          <w:marTop w:val="0"/>
          <w:marBottom w:val="0"/>
          <w:divBdr>
            <w:top w:val="none" w:sz="0" w:space="0" w:color="auto"/>
            <w:left w:val="none" w:sz="0" w:space="0" w:color="auto"/>
            <w:bottom w:val="none" w:sz="0" w:space="0" w:color="auto"/>
            <w:right w:val="none" w:sz="0" w:space="0" w:color="auto"/>
          </w:divBdr>
        </w:div>
      </w:divsChild>
    </w:div>
    <w:div w:id="46418896">
      <w:bodyDiv w:val="1"/>
      <w:marLeft w:val="0"/>
      <w:marRight w:val="0"/>
      <w:marTop w:val="0"/>
      <w:marBottom w:val="0"/>
      <w:divBdr>
        <w:top w:val="none" w:sz="0" w:space="0" w:color="auto"/>
        <w:left w:val="none" w:sz="0" w:space="0" w:color="auto"/>
        <w:bottom w:val="none" w:sz="0" w:space="0" w:color="auto"/>
        <w:right w:val="none" w:sz="0" w:space="0" w:color="auto"/>
      </w:divBdr>
    </w:div>
    <w:div w:id="47070563">
      <w:bodyDiv w:val="1"/>
      <w:marLeft w:val="0"/>
      <w:marRight w:val="0"/>
      <w:marTop w:val="0"/>
      <w:marBottom w:val="0"/>
      <w:divBdr>
        <w:top w:val="none" w:sz="0" w:space="0" w:color="auto"/>
        <w:left w:val="none" w:sz="0" w:space="0" w:color="auto"/>
        <w:bottom w:val="none" w:sz="0" w:space="0" w:color="auto"/>
        <w:right w:val="none" w:sz="0" w:space="0" w:color="auto"/>
      </w:divBdr>
    </w:div>
    <w:div w:id="47192144">
      <w:bodyDiv w:val="1"/>
      <w:marLeft w:val="0"/>
      <w:marRight w:val="0"/>
      <w:marTop w:val="0"/>
      <w:marBottom w:val="0"/>
      <w:divBdr>
        <w:top w:val="none" w:sz="0" w:space="0" w:color="auto"/>
        <w:left w:val="none" w:sz="0" w:space="0" w:color="auto"/>
        <w:bottom w:val="none" w:sz="0" w:space="0" w:color="auto"/>
        <w:right w:val="none" w:sz="0" w:space="0" w:color="auto"/>
      </w:divBdr>
    </w:div>
    <w:div w:id="47802836">
      <w:bodyDiv w:val="1"/>
      <w:marLeft w:val="0"/>
      <w:marRight w:val="0"/>
      <w:marTop w:val="0"/>
      <w:marBottom w:val="0"/>
      <w:divBdr>
        <w:top w:val="none" w:sz="0" w:space="0" w:color="auto"/>
        <w:left w:val="none" w:sz="0" w:space="0" w:color="auto"/>
        <w:bottom w:val="none" w:sz="0" w:space="0" w:color="auto"/>
        <w:right w:val="none" w:sz="0" w:space="0" w:color="auto"/>
      </w:divBdr>
    </w:div>
    <w:div w:id="47805560">
      <w:bodyDiv w:val="1"/>
      <w:marLeft w:val="0"/>
      <w:marRight w:val="0"/>
      <w:marTop w:val="0"/>
      <w:marBottom w:val="0"/>
      <w:divBdr>
        <w:top w:val="none" w:sz="0" w:space="0" w:color="auto"/>
        <w:left w:val="none" w:sz="0" w:space="0" w:color="auto"/>
        <w:bottom w:val="none" w:sz="0" w:space="0" w:color="auto"/>
        <w:right w:val="none" w:sz="0" w:space="0" w:color="auto"/>
      </w:divBdr>
    </w:div>
    <w:div w:id="47993084">
      <w:bodyDiv w:val="1"/>
      <w:marLeft w:val="0"/>
      <w:marRight w:val="0"/>
      <w:marTop w:val="0"/>
      <w:marBottom w:val="0"/>
      <w:divBdr>
        <w:top w:val="none" w:sz="0" w:space="0" w:color="auto"/>
        <w:left w:val="none" w:sz="0" w:space="0" w:color="auto"/>
        <w:bottom w:val="none" w:sz="0" w:space="0" w:color="auto"/>
        <w:right w:val="none" w:sz="0" w:space="0" w:color="auto"/>
      </w:divBdr>
    </w:div>
    <w:div w:id="48039985">
      <w:bodyDiv w:val="1"/>
      <w:marLeft w:val="0"/>
      <w:marRight w:val="0"/>
      <w:marTop w:val="0"/>
      <w:marBottom w:val="0"/>
      <w:divBdr>
        <w:top w:val="none" w:sz="0" w:space="0" w:color="auto"/>
        <w:left w:val="none" w:sz="0" w:space="0" w:color="auto"/>
        <w:bottom w:val="none" w:sz="0" w:space="0" w:color="auto"/>
        <w:right w:val="none" w:sz="0" w:space="0" w:color="auto"/>
      </w:divBdr>
    </w:div>
    <w:div w:id="48189207">
      <w:bodyDiv w:val="1"/>
      <w:marLeft w:val="0"/>
      <w:marRight w:val="0"/>
      <w:marTop w:val="0"/>
      <w:marBottom w:val="0"/>
      <w:divBdr>
        <w:top w:val="none" w:sz="0" w:space="0" w:color="auto"/>
        <w:left w:val="none" w:sz="0" w:space="0" w:color="auto"/>
        <w:bottom w:val="none" w:sz="0" w:space="0" w:color="auto"/>
        <w:right w:val="none" w:sz="0" w:space="0" w:color="auto"/>
      </w:divBdr>
    </w:div>
    <w:div w:id="48462600">
      <w:bodyDiv w:val="1"/>
      <w:marLeft w:val="0"/>
      <w:marRight w:val="0"/>
      <w:marTop w:val="0"/>
      <w:marBottom w:val="0"/>
      <w:divBdr>
        <w:top w:val="none" w:sz="0" w:space="0" w:color="auto"/>
        <w:left w:val="none" w:sz="0" w:space="0" w:color="auto"/>
        <w:bottom w:val="none" w:sz="0" w:space="0" w:color="auto"/>
        <w:right w:val="none" w:sz="0" w:space="0" w:color="auto"/>
      </w:divBdr>
      <w:divsChild>
        <w:div w:id="145633953">
          <w:marLeft w:val="480"/>
          <w:marRight w:val="0"/>
          <w:marTop w:val="0"/>
          <w:marBottom w:val="0"/>
          <w:divBdr>
            <w:top w:val="none" w:sz="0" w:space="0" w:color="auto"/>
            <w:left w:val="none" w:sz="0" w:space="0" w:color="auto"/>
            <w:bottom w:val="none" w:sz="0" w:space="0" w:color="auto"/>
            <w:right w:val="none" w:sz="0" w:space="0" w:color="auto"/>
          </w:divBdr>
        </w:div>
        <w:div w:id="161632147">
          <w:marLeft w:val="480"/>
          <w:marRight w:val="0"/>
          <w:marTop w:val="0"/>
          <w:marBottom w:val="0"/>
          <w:divBdr>
            <w:top w:val="none" w:sz="0" w:space="0" w:color="auto"/>
            <w:left w:val="none" w:sz="0" w:space="0" w:color="auto"/>
            <w:bottom w:val="none" w:sz="0" w:space="0" w:color="auto"/>
            <w:right w:val="none" w:sz="0" w:space="0" w:color="auto"/>
          </w:divBdr>
        </w:div>
        <w:div w:id="707029056">
          <w:marLeft w:val="480"/>
          <w:marRight w:val="0"/>
          <w:marTop w:val="0"/>
          <w:marBottom w:val="0"/>
          <w:divBdr>
            <w:top w:val="none" w:sz="0" w:space="0" w:color="auto"/>
            <w:left w:val="none" w:sz="0" w:space="0" w:color="auto"/>
            <w:bottom w:val="none" w:sz="0" w:space="0" w:color="auto"/>
            <w:right w:val="none" w:sz="0" w:space="0" w:color="auto"/>
          </w:divBdr>
        </w:div>
      </w:divsChild>
    </w:div>
    <w:div w:id="48698375">
      <w:bodyDiv w:val="1"/>
      <w:marLeft w:val="0"/>
      <w:marRight w:val="0"/>
      <w:marTop w:val="0"/>
      <w:marBottom w:val="0"/>
      <w:divBdr>
        <w:top w:val="none" w:sz="0" w:space="0" w:color="auto"/>
        <w:left w:val="none" w:sz="0" w:space="0" w:color="auto"/>
        <w:bottom w:val="none" w:sz="0" w:space="0" w:color="auto"/>
        <w:right w:val="none" w:sz="0" w:space="0" w:color="auto"/>
      </w:divBdr>
    </w:div>
    <w:div w:id="48891314">
      <w:bodyDiv w:val="1"/>
      <w:marLeft w:val="0"/>
      <w:marRight w:val="0"/>
      <w:marTop w:val="0"/>
      <w:marBottom w:val="0"/>
      <w:divBdr>
        <w:top w:val="none" w:sz="0" w:space="0" w:color="auto"/>
        <w:left w:val="none" w:sz="0" w:space="0" w:color="auto"/>
        <w:bottom w:val="none" w:sz="0" w:space="0" w:color="auto"/>
        <w:right w:val="none" w:sz="0" w:space="0" w:color="auto"/>
      </w:divBdr>
    </w:div>
    <w:div w:id="49115078">
      <w:bodyDiv w:val="1"/>
      <w:marLeft w:val="0"/>
      <w:marRight w:val="0"/>
      <w:marTop w:val="0"/>
      <w:marBottom w:val="0"/>
      <w:divBdr>
        <w:top w:val="none" w:sz="0" w:space="0" w:color="auto"/>
        <w:left w:val="none" w:sz="0" w:space="0" w:color="auto"/>
        <w:bottom w:val="none" w:sz="0" w:space="0" w:color="auto"/>
        <w:right w:val="none" w:sz="0" w:space="0" w:color="auto"/>
      </w:divBdr>
    </w:div>
    <w:div w:id="49311822">
      <w:bodyDiv w:val="1"/>
      <w:marLeft w:val="0"/>
      <w:marRight w:val="0"/>
      <w:marTop w:val="0"/>
      <w:marBottom w:val="0"/>
      <w:divBdr>
        <w:top w:val="none" w:sz="0" w:space="0" w:color="auto"/>
        <w:left w:val="none" w:sz="0" w:space="0" w:color="auto"/>
        <w:bottom w:val="none" w:sz="0" w:space="0" w:color="auto"/>
        <w:right w:val="none" w:sz="0" w:space="0" w:color="auto"/>
      </w:divBdr>
    </w:div>
    <w:div w:id="49421320">
      <w:bodyDiv w:val="1"/>
      <w:marLeft w:val="0"/>
      <w:marRight w:val="0"/>
      <w:marTop w:val="0"/>
      <w:marBottom w:val="0"/>
      <w:divBdr>
        <w:top w:val="none" w:sz="0" w:space="0" w:color="auto"/>
        <w:left w:val="none" w:sz="0" w:space="0" w:color="auto"/>
        <w:bottom w:val="none" w:sz="0" w:space="0" w:color="auto"/>
        <w:right w:val="none" w:sz="0" w:space="0" w:color="auto"/>
      </w:divBdr>
    </w:div>
    <w:div w:id="49621750">
      <w:bodyDiv w:val="1"/>
      <w:marLeft w:val="0"/>
      <w:marRight w:val="0"/>
      <w:marTop w:val="0"/>
      <w:marBottom w:val="0"/>
      <w:divBdr>
        <w:top w:val="none" w:sz="0" w:space="0" w:color="auto"/>
        <w:left w:val="none" w:sz="0" w:space="0" w:color="auto"/>
        <w:bottom w:val="none" w:sz="0" w:space="0" w:color="auto"/>
        <w:right w:val="none" w:sz="0" w:space="0" w:color="auto"/>
      </w:divBdr>
      <w:divsChild>
        <w:div w:id="102965344">
          <w:marLeft w:val="480"/>
          <w:marRight w:val="0"/>
          <w:marTop w:val="0"/>
          <w:marBottom w:val="0"/>
          <w:divBdr>
            <w:top w:val="none" w:sz="0" w:space="0" w:color="auto"/>
            <w:left w:val="none" w:sz="0" w:space="0" w:color="auto"/>
            <w:bottom w:val="none" w:sz="0" w:space="0" w:color="auto"/>
            <w:right w:val="none" w:sz="0" w:space="0" w:color="auto"/>
          </w:divBdr>
        </w:div>
        <w:div w:id="698511925">
          <w:marLeft w:val="480"/>
          <w:marRight w:val="0"/>
          <w:marTop w:val="0"/>
          <w:marBottom w:val="0"/>
          <w:divBdr>
            <w:top w:val="none" w:sz="0" w:space="0" w:color="auto"/>
            <w:left w:val="none" w:sz="0" w:space="0" w:color="auto"/>
            <w:bottom w:val="none" w:sz="0" w:space="0" w:color="auto"/>
            <w:right w:val="none" w:sz="0" w:space="0" w:color="auto"/>
          </w:divBdr>
        </w:div>
      </w:divsChild>
    </w:div>
    <w:div w:id="49885837">
      <w:bodyDiv w:val="1"/>
      <w:marLeft w:val="0"/>
      <w:marRight w:val="0"/>
      <w:marTop w:val="0"/>
      <w:marBottom w:val="0"/>
      <w:divBdr>
        <w:top w:val="none" w:sz="0" w:space="0" w:color="auto"/>
        <w:left w:val="none" w:sz="0" w:space="0" w:color="auto"/>
        <w:bottom w:val="none" w:sz="0" w:space="0" w:color="auto"/>
        <w:right w:val="none" w:sz="0" w:space="0" w:color="auto"/>
      </w:divBdr>
    </w:div>
    <w:div w:id="50228619">
      <w:bodyDiv w:val="1"/>
      <w:marLeft w:val="0"/>
      <w:marRight w:val="0"/>
      <w:marTop w:val="0"/>
      <w:marBottom w:val="0"/>
      <w:divBdr>
        <w:top w:val="none" w:sz="0" w:space="0" w:color="auto"/>
        <w:left w:val="none" w:sz="0" w:space="0" w:color="auto"/>
        <w:bottom w:val="none" w:sz="0" w:space="0" w:color="auto"/>
        <w:right w:val="none" w:sz="0" w:space="0" w:color="auto"/>
      </w:divBdr>
      <w:divsChild>
        <w:div w:id="50080582">
          <w:marLeft w:val="480"/>
          <w:marRight w:val="0"/>
          <w:marTop w:val="0"/>
          <w:marBottom w:val="0"/>
          <w:divBdr>
            <w:top w:val="none" w:sz="0" w:space="0" w:color="auto"/>
            <w:left w:val="none" w:sz="0" w:space="0" w:color="auto"/>
            <w:bottom w:val="none" w:sz="0" w:space="0" w:color="auto"/>
            <w:right w:val="none" w:sz="0" w:space="0" w:color="auto"/>
          </w:divBdr>
        </w:div>
        <w:div w:id="204373438">
          <w:marLeft w:val="480"/>
          <w:marRight w:val="0"/>
          <w:marTop w:val="0"/>
          <w:marBottom w:val="0"/>
          <w:divBdr>
            <w:top w:val="none" w:sz="0" w:space="0" w:color="auto"/>
            <w:left w:val="none" w:sz="0" w:space="0" w:color="auto"/>
            <w:bottom w:val="none" w:sz="0" w:space="0" w:color="auto"/>
            <w:right w:val="none" w:sz="0" w:space="0" w:color="auto"/>
          </w:divBdr>
        </w:div>
        <w:div w:id="246421548">
          <w:marLeft w:val="480"/>
          <w:marRight w:val="0"/>
          <w:marTop w:val="0"/>
          <w:marBottom w:val="0"/>
          <w:divBdr>
            <w:top w:val="none" w:sz="0" w:space="0" w:color="auto"/>
            <w:left w:val="none" w:sz="0" w:space="0" w:color="auto"/>
            <w:bottom w:val="none" w:sz="0" w:space="0" w:color="auto"/>
            <w:right w:val="none" w:sz="0" w:space="0" w:color="auto"/>
          </w:divBdr>
        </w:div>
        <w:div w:id="257254348">
          <w:marLeft w:val="480"/>
          <w:marRight w:val="0"/>
          <w:marTop w:val="0"/>
          <w:marBottom w:val="0"/>
          <w:divBdr>
            <w:top w:val="none" w:sz="0" w:space="0" w:color="auto"/>
            <w:left w:val="none" w:sz="0" w:space="0" w:color="auto"/>
            <w:bottom w:val="none" w:sz="0" w:space="0" w:color="auto"/>
            <w:right w:val="none" w:sz="0" w:space="0" w:color="auto"/>
          </w:divBdr>
        </w:div>
        <w:div w:id="277176723">
          <w:marLeft w:val="480"/>
          <w:marRight w:val="0"/>
          <w:marTop w:val="0"/>
          <w:marBottom w:val="0"/>
          <w:divBdr>
            <w:top w:val="none" w:sz="0" w:space="0" w:color="auto"/>
            <w:left w:val="none" w:sz="0" w:space="0" w:color="auto"/>
            <w:bottom w:val="none" w:sz="0" w:space="0" w:color="auto"/>
            <w:right w:val="none" w:sz="0" w:space="0" w:color="auto"/>
          </w:divBdr>
        </w:div>
        <w:div w:id="389501236">
          <w:marLeft w:val="480"/>
          <w:marRight w:val="0"/>
          <w:marTop w:val="0"/>
          <w:marBottom w:val="0"/>
          <w:divBdr>
            <w:top w:val="none" w:sz="0" w:space="0" w:color="auto"/>
            <w:left w:val="none" w:sz="0" w:space="0" w:color="auto"/>
            <w:bottom w:val="none" w:sz="0" w:space="0" w:color="auto"/>
            <w:right w:val="none" w:sz="0" w:space="0" w:color="auto"/>
          </w:divBdr>
        </w:div>
        <w:div w:id="493649267">
          <w:marLeft w:val="480"/>
          <w:marRight w:val="0"/>
          <w:marTop w:val="0"/>
          <w:marBottom w:val="0"/>
          <w:divBdr>
            <w:top w:val="none" w:sz="0" w:space="0" w:color="auto"/>
            <w:left w:val="none" w:sz="0" w:space="0" w:color="auto"/>
            <w:bottom w:val="none" w:sz="0" w:space="0" w:color="auto"/>
            <w:right w:val="none" w:sz="0" w:space="0" w:color="auto"/>
          </w:divBdr>
        </w:div>
        <w:div w:id="524442884">
          <w:marLeft w:val="480"/>
          <w:marRight w:val="0"/>
          <w:marTop w:val="0"/>
          <w:marBottom w:val="0"/>
          <w:divBdr>
            <w:top w:val="none" w:sz="0" w:space="0" w:color="auto"/>
            <w:left w:val="none" w:sz="0" w:space="0" w:color="auto"/>
            <w:bottom w:val="none" w:sz="0" w:space="0" w:color="auto"/>
            <w:right w:val="none" w:sz="0" w:space="0" w:color="auto"/>
          </w:divBdr>
        </w:div>
        <w:div w:id="747069336">
          <w:marLeft w:val="480"/>
          <w:marRight w:val="0"/>
          <w:marTop w:val="0"/>
          <w:marBottom w:val="0"/>
          <w:divBdr>
            <w:top w:val="none" w:sz="0" w:space="0" w:color="auto"/>
            <w:left w:val="none" w:sz="0" w:space="0" w:color="auto"/>
            <w:bottom w:val="none" w:sz="0" w:space="0" w:color="auto"/>
            <w:right w:val="none" w:sz="0" w:space="0" w:color="auto"/>
          </w:divBdr>
        </w:div>
        <w:div w:id="906645360">
          <w:marLeft w:val="480"/>
          <w:marRight w:val="0"/>
          <w:marTop w:val="0"/>
          <w:marBottom w:val="0"/>
          <w:divBdr>
            <w:top w:val="none" w:sz="0" w:space="0" w:color="auto"/>
            <w:left w:val="none" w:sz="0" w:space="0" w:color="auto"/>
            <w:bottom w:val="none" w:sz="0" w:space="0" w:color="auto"/>
            <w:right w:val="none" w:sz="0" w:space="0" w:color="auto"/>
          </w:divBdr>
        </w:div>
        <w:div w:id="932401533">
          <w:marLeft w:val="480"/>
          <w:marRight w:val="0"/>
          <w:marTop w:val="0"/>
          <w:marBottom w:val="0"/>
          <w:divBdr>
            <w:top w:val="none" w:sz="0" w:space="0" w:color="auto"/>
            <w:left w:val="none" w:sz="0" w:space="0" w:color="auto"/>
            <w:bottom w:val="none" w:sz="0" w:space="0" w:color="auto"/>
            <w:right w:val="none" w:sz="0" w:space="0" w:color="auto"/>
          </w:divBdr>
        </w:div>
        <w:div w:id="986783678">
          <w:marLeft w:val="480"/>
          <w:marRight w:val="0"/>
          <w:marTop w:val="0"/>
          <w:marBottom w:val="0"/>
          <w:divBdr>
            <w:top w:val="none" w:sz="0" w:space="0" w:color="auto"/>
            <w:left w:val="none" w:sz="0" w:space="0" w:color="auto"/>
            <w:bottom w:val="none" w:sz="0" w:space="0" w:color="auto"/>
            <w:right w:val="none" w:sz="0" w:space="0" w:color="auto"/>
          </w:divBdr>
        </w:div>
      </w:divsChild>
    </w:div>
    <w:div w:id="50929664">
      <w:bodyDiv w:val="1"/>
      <w:marLeft w:val="0"/>
      <w:marRight w:val="0"/>
      <w:marTop w:val="0"/>
      <w:marBottom w:val="0"/>
      <w:divBdr>
        <w:top w:val="none" w:sz="0" w:space="0" w:color="auto"/>
        <w:left w:val="none" w:sz="0" w:space="0" w:color="auto"/>
        <w:bottom w:val="none" w:sz="0" w:space="0" w:color="auto"/>
        <w:right w:val="none" w:sz="0" w:space="0" w:color="auto"/>
      </w:divBdr>
    </w:div>
    <w:div w:id="51120133">
      <w:bodyDiv w:val="1"/>
      <w:marLeft w:val="0"/>
      <w:marRight w:val="0"/>
      <w:marTop w:val="0"/>
      <w:marBottom w:val="0"/>
      <w:divBdr>
        <w:top w:val="none" w:sz="0" w:space="0" w:color="auto"/>
        <w:left w:val="none" w:sz="0" w:space="0" w:color="auto"/>
        <w:bottom w:val="none" w:sz="0" w:space="0" w:color="auto"/>
        <w:right w:val="none" w:sz="0" w:space="0" w:color="auto"/>
      </w:divBdr>
    </w:div>
    <w:div w:id="51126045">
      <w:bodyDiv w:val="1"/>
      <w:marLeft w:val="0"/>
      <w:marRight w:val="0"/>
      <w:marTop w:val="0"/>
      <w:marBottom w:val="0"/>
      <w:divBdr>
        <w:top w:val="none" w:sz="0" w:space="0" w:color="auto"/>
        <w:left w:val="none" w:sz="0" w:space="0" w:color="auto"/>
        <w:bottom w:val="none" w:sz="0" w:space="0" w:color="auto"/>
        <w:right w:val="none" w:sz="0" w:space="0" w:color="auto"/>
      </w:divBdr>
    </w:div>
    <w:div w:id="51736775">
      <w:bodyDiv w:val="1"/>
      <w:marLeft w:val="0"/>
      <w:marRight w:val="0"/>
      <w:marTop w:val="0"/>
      <w:marBottom w:val="0"/>
      <w:divBdr>
        <w:top w:val="none" w:sz="0" w:space="0" w:color="auto"/>
        <w:left w:val="none" w:sz="0" w:space="0" w:color="auto"/>
        <w:bottom w:val="none" w:sz="0" w:space="0" w:color="auto"/>
        <w:right w:val="none" w:sz="0" w:space="0" w:color="auto"/>
      </w:divBdr>
    </w:div>
    <w:div w:id="51739790">
      <w:bodyDiv w:val="1"/>
      <w:marLeft w:val="0"/>
      <w:marRight w:val="0"/>
      <w:marTop w:val="0"/>
      <w:marBottom w:val="0"/>
      <w:divBdr>
        <w:top w:val="none" w:sz="0" w:space="0" w:color="auto"/>
        <w:left w:val="none" w:sz="0" w:space="0" w:color="auto"/>
        <w:bottom w:val="none" w:sz="0" w:space="0" w:color="auto"/>
        <w:right w:val="none" w:sz="0" w:space="0" w:color="auto"/>
      </w:divBdr>
    </w:div>
    <w:div w:id="51932808">
      <w:bodyDiv w:val="1"/>
      <w:marLeft w:val="0"/>
      <w:marRight w:val="0"/>
      <w:marTop w:val="0"/>
      <w:marBottom w:val="0"/>
      <w:divBdr>
        <w:top w:val="none" w:sz="0" w:space="0" w:color="auto"/>
        <w:left w:val="none" w:sz="0" w:space="0" w:color="auto"/>
        <w:bottom w:val="none" w:sz="0" w:space="0" w:color="auto"/>
        <w:right w:val="none" w:sz="0" w:space="0" w:color="auto"/>
      </w:divBdr>
    </w:div>
    <w:div w:id="52048217">
      <w:bodyDiv w:val="1"/>
      <w:marLeft w:val="0"/>
      <w:marRight w:val="0"/>
      <w:marTop w:val="0"/>
      <w:marBottom w:val="0"/>
      <w:divBdr>
        <w:top w:val="none" w:sz="0" w:space="0" w:color="auto"/>
        <w:left w:val="none" w:sz="0" w:space="0" w:color="auto"/>
        <w:bottom w:val="none" w:sz="0" w:space="0" w:color="auto"/>
        <w:right w:val="none" w:sz="0" w:space="0" w:color="auto"/>
      </w:divBdr>
      <w:divsChild>
        <w:div w:id="11999701">
          <w:marLeft w:val="480"/>
          <w:marRight w:val="0"/>
          <w:marTop w:val="0"/>
          <w:marBottom w:val="0"/>
          <w:divBdr>
            <w:top w:val="none" w:sz="0" w:space="0" w:color="auto"/>
            <w:left w:val="none" w:sz="0" w:space="0" w:color="auto"/>
            <w:bottom w:val="none" w:sz="0" w:space="0" w:color="auto"/>
            <w:right w:val="none" w:sz="0" w:space="0" w:color="auto"/>
          </w:divBdr>
        </w:div>
        <w:div w:id="35391887">
          <w:marLeft w:val="480"/>
          <w:marRight w:val="0"/>
          <w:marTop w:val="0"/>
          <w:marBottom w:val="0"/>
          <w:divBdr>
            <w:top w:val="none" w:sz="0" w:space="0" w:color="auto"/>
            <w:left w:val="none" w:sz="0" w:space="0" w:color="auto"/>
            <w:bottom w:val="none" w:sz="0" w:space="0" w:color="auto"/>
            <w:right w:val="none" w:sz="0" w:space="0" w:color="auto"/>
          </w:divBdr>
        </w:div>
        <w:div w:id="62332963">
          <w:marLeft w:val="480"/>
          <w:marRight w:val="0"/>
          <w:marTop w:val="0"/>
          <w:marBottom w:val="0"/>
          <w:divBdr>
            <w:top w:val="none" w:sz="0" w:space="0" w:color="auto"/>
            <w:left w:val="none" w:sz="0" w:space="0" w:color="auto"/>
            <w:bottom w:val="none" w:sz="0" w:space="0" w:color="auto"/>
            <w:right w:val="none" w:sz="0" w:space="0" w:color="auto"/>
          </w:divBdr>
        </w:div>
        <w:div w:id="62918152">
          <w:marLeft w:val="480"/>
          <w:marRight w:val="0"/>
          <w:marTop w:val="0"/>
          <w:marBottom w:val="0"/>
          <w:divBdr>
            <w:top w:val="none" w:sz="0" w:space="0" w:color="auto"/>
            <w:left w:val="none" w:sz="0" w:space="0" w:color="auto"/>
            <w:bottom w:val="none" w:sz="0" w:space="0" w:color="auto"/>
            <w:right w:val="none" w:sz="0" w:space="0" w:color="auto"/>
          </w:divBdr>
        </w:div>
        <w:div w:id="237518789">
          <w:marLeft w:val="480"/>
          <w:marRight w:val="0"/>
          <w:marTop w:val="0"/>
          <w:marBottom w:val="0"/>
          <w:divBdr>
            <w:top w:val="none" w:sz="0" w:space="0" w:color="auto"/>
            <w:left w:val="none" w:sz="0" w:space="0" w:color="auto"/>
            <w:bottom w:val="none" w:sz="0" w:space="0" w:color="auto"/>
            <w:right w:val="none" w:sz="0" w:space="0" w:color="auto"/>
          </w:divBdr>
        </w:div>
        <w:div w:id="249393678">
          <w:marLeft w:val="480"/>
          <w:marRight w:val="0"/>
          <w:marTop w:val="0"/>
          <w:marBottom w:val="0"/>
          <w:divBdr>
            <w:top w:val="none" w:sz="0" w:space="0" w:color="auto"/>
            <w:left w:val="none" w:sz="0" w:space="0" w:color="auto"/>
            <w:bottom w:val="none" w:sz="0" w:space="0" w:color="auto"/>
            <w:right w:val="none" w:sz="0" w:space="0" w:color="auto"/>
          </w:divBdr>
        </w:div>
        <w:div w:id="269971877">
          <w:marLeft w:val="480"/>
          <w:marRight w:val="0"/>
          <w:marTop w:val="0"/>
          <w:marBottom w:val="0"/>
          <w:divBdr>
            <w:top w:val="none" w:sz="0" w:space="0" w:color="auto"/>
            <w:left w:val="none" w:sz="0" w:space="0" w:color="auto"/>
            <w:bottom w:val="none" w:sz="0" w:space="0" w:color="auto"/>
            <w:right w:val="none" w:sz="0" w:space="0" w:color="auto"/>
          </w:divBdr>
        </w:div>
        <w:div w:id="385224710">
          <w:marLeft w:val="480"/>
          <w:marRight w:val="0"/>
          <w:marTop w:val="0"/>
          <w:marBottom w:val="0"/>
          <w:divBdr>
            <w:top w:val="none" w:sz="0" w:space="0" w:color="auto"/>
            <w:left w:val="none" w:sz="0" w:space="0" w:color="auto"/>
            <w:bottom w:val="none" w:sz="0" w:space="0" w:color="auto"/>
            <w:right w:val="none" w:sz="0" w:space="0" w:color="auto"/>
          </w:divBdr>
        </w:div>
        <w:div w:id="525101205">
          <w:marLeft w:val="480"/>
          <w:marRight w:val="0"/>
          <w:marTop w:val="0"/>
          <w:marBottom w:val="0"/>
          <w:divBdr>
            <w:top w:val="none" w:sz="0" w:space="0" w:color="auto"/>
            <w:left w:val="none" w:sz="0" w:space="0" w:color="auto"/>
            <w:bottom w:val="none" w:sz="0" w:space="0" w:color="auto"/>
            <w:right w:val="none" w:sz="0" w:space="0" w:color="auto"/>
          </w:divBdr>
        </w:div>
        <w:div w:id="553003477">
          <w:marLeft w:val="480"/>
          <w:marRight w:val="0"/>
          <w:marTop w:val="0"/>
          <w:marBottom w:val="0"/>
          <w:divBdr>
            <w:top w:val="none" w:sz="0" w:space="0" w:color="auto"/>
            <w:left w:val="none" w:sz="0" w:space="0" w:color="auto"/>
            <w:bottom w:val="none" w:sz="0" w:space="0" w:color="auto"/>
            <w:right w:val="none" w:sz="0" w:space="0" w:color="auto"/>
          </w:divBdr>
        </w:div>
        <w:div w:id="658464004">
          <w:marLeft w:val="480"/>
          <w:marRight w:val="0"/>
          <w:marTop w:val="0"/>
          <w:marBottom w:val="0"/>
          <w:divBdr>
            <w:top w:val="none" w:sz="0" w:space="0" w:color="auto"/>
            <w:left w:val="none" w:sz="0" w:space="0" w:color="auto"/>
            <w:bottom w:val="none" w:sz="0" w:space="0" w:color="auto"/>
            <w:right w:val="none" w:sz="0" w:space="0" w:color="auto"/>
          </w:divBdr>
        </w:div>
        <w:div w:id="671613133">
          <w:marLeft w:val="480"/>
          <w:marRight w:val="0"/>
          <w:marTop w:val="0"/>
          <w:marBottom w:val="0"/>
          <w:divBdr>
            <w:top w:val="none" w:sz="0" w:space="0" w:color="auto"/>
            <w:left w:val="none" w:sz="0" w:space="0" w:color="auto"/>
            <w:bottom w:val="none" w:sz="0" w:space="0" w:color="auto"/>
            <w:right w:val="none" w:sz="0" w:space="0" w:color="auto"/>
          </w:divBdr>
        </w:div>
        <w:div w:id="747270550">
          <w:marLeft w:val="480"/>
          <w:marRight w:val="0"/>
          <w:marTop w:val="0"/>
          <w:marBottom w:val="0"/>
          <w:divBdr>
            <w:top w:val="none" w:sz="0" w:space="0" w:color="auto"/>
            <w:left w:val="none" w:sz="0" w:space="0" w:color="auto"/>
            <w:bottom w:val="none" w:sz="0" w:space="0" w:color="auto"/>
            <w:right w:val="none" w:sz="0" w:space="0" w:color="auto"/>
          </w:divBdr>
        </w:div>
        <w:div w:id="748622706">
          <w:marLeft w:val="480"/>
          <w:marRight w:val="0"/>
          <w:marTop w:val="0"/>
          <w:marBottom w:val="0"/>
          <w:divBdr>
            <w:top w:val="none" w:sz="0" w:space="0" w:color="auto"/>
            <w:left w:val="none" w:sz="0" w:space="0" w:color="auto"/>
            <w:bottom w:val="none" w:sz="0" w:space="0" w:color="auto"/>
            <w:right w:val="none" w:sz="0" w:space="0" w:color="auto"/>
          </w:divBdr>
        </w:div>
        <w:div w:id="748770582">
          <w:marLeft w:val="480"/>
          <w:marRight w:val="0"/>
          <w:marTop w:val="0"/>
          <w:marBottom w:val="0"/>
          <w:divBdr>
            <w:top w:val="none" w:sz="0" w:space="0" w:color="auto"/>
            <w:left w:val="none" w:sz="0" w:space="0" w:color="auto"/>
            <w:bottom w:val="none" w:sz="0" w:space="0" w:color="auto"/>
            <w:right w:val="none" w:sz="0" w:space="0" w:color="auto"/>
          </w:divBdr>
        </w:div>
        <w:div w:id="759256984">
          <w:marLeft w:val="480"/>
          <w:marRight w:val="0"/>
          <w:marTop w:val="0"/>
          <w:marBottom w:val="0"/>
          <w:divBdr>
            <w:top w:val="none" w:sz="0" w:space="0" w:color="auto"/>
            <w:left w:val="none" w:sz="0" w:space="0" w:color="auto"/>
            <w:bottom w:val="none" w:sz="0" w:space="0" w:color="auto"/>
            <w:right w:val="none" w:sz="0" w:space="0" w:color="auto"/>
          </w:divBdr>
        </w:div>
        <w:div w:id="793912734">
          <w:marLeft w:val="480"/>
          <w:marRight w:val="0"/>
          <w:marTop w:val="0"/>
          <w:marBottom w:val="0"/>
          <w:divBdr>
            <w:top w:val="none" w:sz="0" w:space="0" w:color="auto"/>
            <w:left w:val="none" w:sz="0" w:space="0" w:color="auto"/>
            <w:bottom w:val="none" w:sz="0" w:space="0" w:color="auto"/>
            <w:right w:val="none" w:sz="0" w:space="0" w:color="auto"/>
          </w:divBdr>
        </w:div>
        <w:div w:id="886375353">
          <w:marLeft w:val="480"/>
          <w:marRight w:val="0"/>
          <w:marTop w:val="0"/>
          <w:marBottom w:val="0"/>
          <w:divBdr>
            <w:top w:val="none" w:sz="0" w:space="0" w:color="auto"/>
            <w:left w:val="none" w:sz="0" w:space="0" w:color="auto"/>
            <w:bottom w:val="none" w:sz="0" w:space="0" w:color="auto"/>
            <w:right w:val="none" w:sz="0" w:space="0" w:color="auto"/>
          </w:divBdr>
        </w:div>
        <w:div w:id="937835704">
          <w:marLeft w:val="480"/>
          <w:marRight w:val="0"/>
          <w:marTop w:val="0"/>
          <w:marBottom w:val="0"/>
          <w:divBdr>
            <w:top w:val="none" w:sz="0" w:space="0" w:color="auto"/>
            <w:left w:val="none" w:sz="0" w:space="0" w:color="auto"/>
            <w:bottom w:val="none" w:sz="0" w:space="0" w:color="auto"/>
            <w:right w:val="none" w:sz="0" w:space="0" w:color="auto"/>
          </w:divBdr>
        </w:div>
      </w:divsChild>
    </w:div>
    <w:div w:id="52388611">
      <w:bodyDiv w:val="1"/>
      <w:marLeft w:val="0"/>
      <w:marRight w:val="0"/>
      <w:marTop w:val="0"/>
      <w:marBottom w:val="0"/>
      <w:divBdr>
        <w:top w:val="none" w:sz="0" w:space="0" w:color="auto"/>
        <w:left w:val="none" w:sz="0" w:space="0" w:color="auto"/>
        <w:bottom w:val="none" w:sz="0" w:space="0" w:color="auto"/>
        <w:right w:val="none" w:sz="0" w:space="0" w:color="auto"/>
      </w:divBdr>
    </w:div>
    <w:div w:id="52657437">
      <w:bodyDiv w:val="1"/>
      <w:marLeft w:val="0"/>
      <w:marRight w:val="0"/>
      <w:marTop w:val="0"/>
      <w:marBottom w:val="0"/>
      <w:divBdr>
        <w:top w:val="none" w:sz="0" w:space="0" w:color="auto"/>
        <w:left w:val="none" w:sz="0" w:space="0" w:color="auto"/>
        <w:bottom w:val="none" w:sz="0" w:space="0" w:color="auto"/>
        <w:right w:val="none" w:sz="0" w:space="0" w:color="auto"/>
      </w:divBdr>
    </w:div>
    <w:div w:id="52697258">
      <w:bodyDiv w:val="1"/>
      <w:marLeft w:val="0"/>
      <w:marRight w:val="0"/>
      <w:marTop w:val="0"/>
      <w:marBottom w:val="0"/>
      <w:divBdr>
        <w:top w:val="none" w:sz="0" w:space="0" w:color="auto"/>
        <w:left w:val="none" w:sz="0" w:space="0" w:color="auto"/>
        <w:bottom w:val="none" w:sz="0" w:space="0" w:color="auto"/>
        <w:right w:val="none" w:sz="0" w:space="0" w:color="auto"/>
      </w:divBdr>
    </w:div>
    <w:div w:id="53045893">
      <w:bodyDiv w:val="1"/>
      <w:marLeft w:val="0"/>
      <w:marRight w:val="0"/>
      <w:marTop w:val="0"/>
      <w:marBottom w:val="0"/>
      <w:divBdr>
        <w:top w:val="none" w:sz="0" w:space="0" w:color="auto"/>
        <w:left w:val="none" w:sz="0" w:space="0" w:color="auto"/>
        <w:bottom w:val="none" w:sz="0" w:space="0" w:color="auto"/>
        <w:right w:val="none" w:sz="0" w:space="0" w:color="auto"/>
      </w:divBdr>
    </w:div>
    <w:div w:id="53088908">
      <w:bodyDiv w:val="1"/>
      <w:marLeft w:val="0"/>
      <w:marRight w:val="0"/>
      <w:marTop w:val="0"/>
      <w:marBottom w:val="0"/>
      <w:divBdr>
        <w:top w:val="none" w:sz="0" w:space="0" w:color="auto"/>
        <w:left w:val="none" w:sz="0" w:space="0" w:color="auto"/>
        <w:bottom w:val="none" w:sz="0" w:space="0" w:color="auto"/>
        <w:right w:val="none" w:sz="0" w:space="0" w:color="auto"/>
      </w:divBdr>
    </w:div>
    <w:div w:id="53747522">
      <w:bodyDiv w:val="1"/>
      <w:marLeft w:val="0"/>
      <w:marRight w:val="0"/>
      <w:marTop w:val="0"/>
      <w:marBottom w:val="0"/>
      <w:divBdr>
        <w:top w:val="none" w:sz="0" w:space="0" w:color="auto"/>
        <w:left w:val="none" w:sz="0" w:space="0" w:color="auto"/>
        <w:bottom w:val="none" w:sz="0" w:space="0" w:color="auto"/>
        <w:right w:val="none" w:sz="0" w:space="0" w:color="auto"/>
      </w:divBdr>
    </w:div>
    <w:div w:id="53893478">
      <w:bodyDiv w:val="1"/>
      <w:marLeft w:val="0"/>
      <w:marRight w:val="0"/>
      <w:marTop w:val="0"/>
      <w:marBottom w:val="0"/>
      <w:divBdr>
        <w:top w:val="none" w:sz="0" w:space="0" w:color="auto"/>
        <w:left w:val="none" w:sz="0" w:space="0" w:color="auto"/>
        <w:bottom w:val="none" w:sz="0" w:space="0" w:color="auto"/>
        <w:right w:val="none" w:sz="0" w:space="0" w:color="auto"/>
      </w:divBdr>
    </w:div>
    <w:div w:id="53897099">
      <w:bodyDiv w:val="1"/>
      <w:marLeft w:val="0"/>
      <w:marRight w:val="0"/>
      <w:marTop w:val="0"/>
      <w:marBottom w:val="0"/>
      <w:divBdr>
        <w:top w:val="none" w:sz="0" w:space="0" w:color="auto"/>
        <w:left w:val="none" w:sz="0" w:space="0" w:color="auto"/>
        <w:bottom w:val="none" w:sz="0" w:space="0" w:color="auto"/>
        <w:right w:val="none" w:sz="0" w:space="0" w:color="auto"/>
      </w:divBdr>
    </w:div>
    <w:div w:id="54086807">
      <w:bodyDiv w:val="1"/>
      <w:marLeft w:val="0"/>
      <w:marRight w:val="0"/>
      <w:marTop w:val="0"/>
      <w:marBottom w:val="0"/>
      <w:divBdr>
        <w:top w:val="none" w:sz="0" w:space="0" w:color="auto"/>
        <w:left w:val="none" w:sz="0" w:space="0" w:color="auto"/>
        <w:bottom w:val="none" w:sz="0" w:space="0" w:color="auto"/>
        <w:right w:val="none" w:sz="0" w:space="0" w:color="auto"/>
      </w:divBdr>
    </w:div>
    <w:div w:id="54134580">
      <w:bodyDiv w:val="1"/>
      <w:marLeft w:val="0"/>
      <w:marRight w:val="0"/>
      <w:marTop w:val="0"/>
      <w:marBottom w:val="0"/>
      <w:divBdr>
        <w:top w:val="none" w:sz="0" w:space="0" w:color="auto"/>
        <w:left w:val="none" w:sz="0" w:space="0" w:color="auto"/>
        <w:bottom w:val="none" w:sz="0" w:space="0" w:color="auto"/>
        <w:right w:val="none" w:sz="0" w:space="0" w:color="auto"/>
      </w:divBdr>
    </w:div>
    <w:div w:id="54359029">
      <w:bodyDiv w:val="1"/>
      <w:marLeft w:val="0"/>
      <w:marRight w:val="0"/>
      <w:marTop w:val="0"/>
      <w:marBottom w:val="0"/>
      <w:divBdr>
        <w:top w:val="none" w:sz="0" w:space="0" w:color="auto"/>
        <w:left w:val="none" w:sz="0" w:space="0" w:color="auto"/>
        <w:bottom w:val="none" w:sz="0" w:space="0" w:color="auto"/>
        <w:right w:val="none" w:sz="0" w:space="0" w:color="auto"/>
      </w:divBdr>
    </w:div>
    <w:div w:id="54667839">
      <w:bodyDiv w:val="1"/>
      <w:marLeft w:val="0"/>
      <w:marRight w:val="0"/>
      <w:marTop w:val="0"/>
      <w:marBottom w:val="0"/>
      <w:divBdr>
        <w:top w:val="none" w:sz="0" w:space="0" w:color="auto"/>
        <w:left w:val="none" w:sz="0" w:space="0" w:color="auto"/>
        <w:bottom w:val="none" w:sz="0" w:space="0" w:color="auto"/>
        <w:right w:val="none" w:sz="0" w:space="0" w:color="auto"/>
      </w:divBdr>
    </w:div>
    <w:div w:id="54864980">
      <w:bodyDiv w:val="1"/>
      <w:marLeft w:val="0"/>
      <w:marRight w:val="0"/>
      <w:marTop w:val="0"/>
      <w:marBottom w:val="0"/>
      <w:divBdr>
        <w:top w:val="none" w:sz="0" w:space="0" w:color="auto"/>
        <w:left w:val="none" w:sz="0" w:space="0" w:color="auto"/>
        <w:bottom w:val="none" w:sz="0" w:space="0" w:color="auto"/>
        <w:right w:val="none" w:sz="0" w:space="0" w:color="auto"/>
      </w:divBdr>
    </w:div>
    <w:div w:id="54932526">
      <w:bodyDiv w:val="1"/>
      <w:marLeft w:val="0"/>
      <w:marRight w:val="0"/>
      <w:marTop w:val="0"/>
      <w:marBottom w:val="0"/>
      <w:divBdr>
        <w:top w:val="none" w:sz="0" w:space="0" w:color="auto"/>
        <w:left w:val="none" w:sz="0" w:space="0" w:color="auto"/>
        <w:bottom w:val="none" w:sz="0" w:space="0" w:color="auto"/>
        <w:right w:val="none" w:sz="0" w:space="0" w:color="auto"/>
      </w:divBdr>
    </w:div>
    <w:div w:id="55050774">
      <w:bodyDiv w:val="1"/>
      <w:marLeft w:val="0"/>
      <w:marRight w:val="0"/>
      <w:marTop w:val="0"/>
      <w:marBottom w:val="0"/>
      <w:divBdr>
        <w:top w:val="none" w:sz="0" w:space="0" w:color="auto"/>
        <w:left w:val="none" w:sz="0" w:space="0" w:color="auto"/>
        <w:bottom w:val="none" w:sz="0" w:space="0" w:color="auto"/>
        <w:right w:val="none" w:sz="0" w:space="0" w:color="auto"/>
      </w:divBdr>
    </w:div>
    <w:div w:id="55131277">
      <w:bodyDiv w:val="1"/>
      <w:marLeft w:val="0"/>
      <w:marRight w:val="0"/>
      <w:marTop w:val="0"/>
      <w:marBottom w:val="0"/>
      <w:divBdr>
        <w:top w:val="none" w:sz="0" w:space="0" w:color="auto"/>
        <w:left w:val="none" w:sz="0" w:space="0" w:color="auto"/>
        <w:bottom w:val="none" w:sz="0" w:space="0" w:color="auto"/>
        <w:right w:val="none" w:sz="0" w:space="0" w:color="auto"/>
      </w:divBdr>
    </w:div>
    <w:div w:id="55664153">
      <w:bodyDiv w:val="1"/>
      <w:marLeft w:val="0"/>
      <w:marRight w:val="0"/>
      <w:marTop w:val="0"/>
      <w:marBottom w:val="0"/>
      <w:divBdr>
        <w:top w:val="none" w:sz="0" w:space="0" w:color="auto"/>
        <w:left w:val="none" w:sz="0" w:space="0" w:color="auto"/>
        <w:bottom w:val="none" w:sz="0" w:space="0" w:color="auto"/>
        <w:right w:val="none" w:sz="0" w:space="0" w:color="auto"/>
      </w:divBdr>
    </w:div>
    <w:div w:id="55904389">
      <w:bodyDiv w:val="1"/>
      <w:marLeft w:val="0"/>
      <w:marRight w:val="0"/>
      <w:marTop w:val="0"/>
      <w:marBottom w:val="0"/>
      <w:divBdr>
        <w:top w:val="none" w:sz="0" w:space="0" w:color="auto"/>
        <w:left w:val="none" w:sz="0" w:space="0" w:color="auto"/>
        <w:bottom w:val="none" w:sz="0" w:space="0" w:color="auto"/>
        <w:right w:val="none" w:sz="0" w:space="0" w:color="auto"/>
      </w:divBdr>
    </w:div>
    <w:div w:id="56130574">
      <w:bodyDiv w:val="1"/>
      <w:marLeft w:val="0"/>
      <w:marRight w:val="0"/>
      <w:marTop w:val="0"/>
      <w:marBottom w:val="0"/>
      <w:divBdr>
        <w:top w:val="none" w:sz="0" w:space="0" w:color="auto"/>
        <w:left w:val="none" w:sz="0" w:space="0" w:color="auto"/>
        <w:bottom w:val="none" w:sz="0" w:space="0" w:color="auto"/>
        <w:right w:val="none" w:sz="0" w:space="0" w:color="auto"/>
      </w:divBdr>
    </w:div>
    <w:div w:id="56245546">
      <w:bodyDiv w:val="1"/>
      <w:marLeft w:val="0"/>
      <w:marRight w:val="0"/>
      <w:marTop w:val="0"/>
      <w:marBottom w:val="0"/>
      <w:divBdr>
        <w:top w:val="none" w:sz="0" w:space="0" w:color="auto"/>
        <w:left w:val="none" w:sz="0" w:space="0" w:color="auto"/>
        <w:bottom w:val="none" w:sz="0" w:space="0" w:color="auto"/>
        <w:right w:val="none" w:sz="0" w:space="0" w:color="auto"/>
      </w:divBdr>
    </w:div>
    <w:div w:id="56362499">
      <w:bodyDiv w:val="1"/>
      <w:marLeft w:val="0"/>
      <w:marRight w:val="0"/>
      <w:marTop w:val="0"/>
      <w:marBottom w:val="0"/>
      <w:divBdr>
        <w:top w:val="none" w:sz="0" w:space="0" w:color="auto"/>
        <w:left w:val="none" w:sz="0" w:space="0" w:color="auto"/>
        <w:bottom w:val="none" w:sz="0" w:space="0" w:color="auto"/>
        <w:right w:val="none" w:sz="0" w:space="0" w:color="auto"/>
      </w:divBdr>
    </w:div>
    <w:div w:id="56439735">
      <w:bodyDiv w:val="1"/>
      <w:marLeft w:val="0"/>
      <w:marRight w:val="0"/>
      <w:marTop w:val="0"/>
      <w:marBottom w:val="0"/>
      <w:divBdr>
        <w:top w:val="none" w:sz="0" w:space="0" w:color="auto"/>
        <w:left w:val="none" w:sz="0" w:space="0" w:color="auto"/>
        <w:bottom w:val="none" w:sz="0" w:space="0" w:color="auto"/>
        <w:right w:val="none" w:sz="0" w:space="0" w:color="auto"/>
      </w:divBdr>
    </w:div>
    <w:div w:id="56441910">
      <w:bodyDiv w:val="1"/>
      <w:marLeft w:val="0"/>
      <w:marRight w:val="0"/>
      <w:marTop w:val="0"/>
      <w:marBottom w:val="0"/>
      <w:divBdr>
        <w:top w:val="none" w:sz="0" w:space="0" w:color="auto"/>
        <w:left w:val="none" w:sz="0" w:space="0" w:color="auto"/>
        <w:bottom w:val="none" w:sz="0" w:space="0" w:color="auto"/>
        <w:right w:val="none" w:sz="0" w:space="0" w:color="auto"/>
      </w:divBdr>
    </w:div>
    <w:div w:id="56635357">
      <w:bodyDiv w:val="1"/>
      <w:marLeft w:val="0"/>
      <w:marRight w:val="0"/>
      <w:marTop w:val="0"/>
      <w:marBottom w:val="0"/>
      <w:divBdr>
        <w:top w:val="none" w:sz="0" w:space="0" w:color="auto"/>
        <w:left w:val="none" w:sz="0" w:space="0" w:color="auto"/>
        <w:bottom w:val="none" w:sz="0" w:space="0" w:color="auto"/>
        <w:right w:val="none" w:sz="0" w:space="0" w:color="auto"/>
      </w:divBdr>
    </w:div>
    <w:div w:id="56706653">
      <w:bodyDiv w:val="1"/>
      <w:marLeft w:val="0"/>
      <w:marRight w:val="0"/>
      <w:marTop w:val="0"/>
      <w:marBottom w:val="0"/>
      <w:divBdr>
        <w:top w:val="none" w:sz="0" w:space="0" w:color="auto"/>
        <w:left w:val="none" w:sz="0" w:space="0" w:color="auto"/>
        <w:bottom w:val="none" w:sz="0" w:space="0" w:color="auto"/>
        <w:right w:val="none" w:sz="0" w:space="0" w:color="auto"/>
      </w:divBdr>
    </w:div>
    <w:div w:id="56712304">
      <w:bodyDiv w:val="1"/>
      <w:marLeft w:val="0"/>
      <w:marRight w:val="0"/>
      <w:marTop w:val="0"/>
      <w:marBottom w:val="0"/>
      <w:divBdr>
        <w:top w:val="none" w:sz="0" w:space="0" w:color="auto"/>
        <w:left w:val="none" w:sz="0" w:space="0" w:color="auto"/>
        <w:bottom w:val="none" w:sz="0" w:space="0" w:color="auto"/>
        <w:right w:val="none" w:sz="0" w:space="0" w:color="auto"/>
      </w:divBdr>
    </w:div>
    <w:div w:id="56831831">
      <w:bodyDiv w:val="1"/>
      <w:marLeft w:val="0"/>
      <w:marRight w:val="0"/>
      <w:marTop w:val="0"/>
      <w:marBottom w:val="0"/>
      <w:divBdr>
        <w:top w:val="none" w:sz="0" w:space="0" w:color="auto"/>
        <w:left w:val="none" w:sz="0" w:space="0" w:color="auto"/>
        <w:bottom w:val="none" w:sz="0" w:space="0" w:color="auto"/>
        <w:right w:val="none" w:sz="0" w:space="0" w:color="auto"/>
      </w:divBdr>
    </w:div>
    <w:div w:id="56982284">
      <w:bodyDiv w:val="1"/>
      <w:marLeft w:val="0"/>
      <w:marRight w:val="0"/>
      <w:marTop w:val="0"/>
      <w:marBottom w:val="0"/>
      <w:divBdr>
        <w:top w:val="none" w:sz="0" w:space="0" w:color="auto"/>
        <w:left w:val="none" w:sz="0" w:space="0" w:color="auto"/>
        <w:bottom w:val="none" w:sz="0" w:space="0" w:color="auto"/>
        <w:right w:val="none" w:sz="0" w:space="0" w:color="auto"/>
      </w:divBdr>
    </w:div>
    <w:div w:id="57438192">
      <w:bodyDiv w:val="1"/>
      <w:marLeft w:val="0"/>
      <w:marRight w:val="0"/>
      <w:marTop w:val="0"/>
      <w:marBottom w:val="0"/>
      <w:divBdr>
        <w:top w:val="none" w:sz="0" w:space="0" w:color="auto"/>
        <w:left w:val="none" w:sz="0" w:space="0" w:color="auto"/>
        <w:bottom w:val="none" w:sz="0" w:space="0" w:color="auto"/>
        <w:right w:val="none" w:sz="0" w:space="0" w:color="auto"/>
      </w:divBdr>
    </w:div>
    <w:div w:id="57478328">
      <w:bodyDiv w:val="1"/>
      <w:marLeft w:val="0"/>
      <w:marRight w:val="0"/>
      <w:marTop w:val="0"/>
      <w:marBottom w:val="0"/>
      <w:divBdr>
        <w:top w:val="none" w:sz="0" w:space="0" w:color="auto"/>
        <w:left w:val="none" w:sz="0" w:space="0" w:color="auto"/>
        <w:bottom w:val="none" w:sz="0" w:space="0" w:color="auto"/>
        <w:right w:val="none" w:sz="0" w:space="0" w:color="auto"/>
      </w:divBdr>
      <w:divsChild>
        <w:div w:id="370108634">
          <w:marLeft w:val="480"/>
          <w:marRight w:val="0"/>
          <w:marTop w:val="0"/>
          <w:marBottom w:val="0"/>
          <w:divBdr>
            <w:top w:val="none" w:sz="0" w:space="0" w:color="auto"/>
            <w:left w:val="none" w:sz="0" w:space="0" w:color="auto"/>
            <w:bottom w:val="none" w:sz="0" w:space="0" w:color="auto"/>
            <w:right w:val="none" w:sz="0" w:space="0" w:color="auto"/>
          </w:divBdr>
        </w:div>
        <w:div w:id="581984400">
          <w:marLeft w:val="480"/>
          <w:marRight w:val="0"/>
          <w:marTop w:val="0"/>
          <w:marBottom w:val="0"/>
          <w:divBdr>
            <w:top w:val="none" w:sz="0" w:space="0" w:color="auto"/>
            <w:left w:val="none" w:sz="0" w:space="0" w:color="auto"/>
            <w:bottom w:val="none" w:sz="0" w:space="0" w:color="auto"/>
            <w:right w:val="none" w:sz="0" w:space="0" w:color="auto"/>
          </w:divBdr>
        </w:div>
        <w:div w:id="713771553">
          <w:marLeft w:val="480"/>
          <w:marRight w:val="0"/>
          <w:marTop w:val="0"/>
          <w:marBottom w:val="0"/>
          <w:divBdr>
            <w:top w:val="none" w:sz="0" w:space="0" w:color="auto"/>
            <w:left w:val="none" w:sz="0" w:space="0" w:color="auto"/>
            <w:bottom w:val="none" w:sz="0" w:space="0" w:color="auto"/>
            <w:right w:val="none" w:sz="0" w:space="0" w:color="auto"/>
          </w:divBdr>
        </w:div>
      </w:divsChild>
    </w:div>
    <w:div w:id="57559027">
      <w:bodyDiv w:val="1"/>
      <w:marLeft w:val="0"/>
      <w:marRight w:val="0"/>
      <w:marTop w:val="0"/>
      <w:marBottom w:val="0"/>
      <w:divBdr>
        <w:top w:val="none" w:sz="0" w:space="0" w:color="auto"/>
        <w:left w:val="none" w:sz="0" w:space="0" w:color="auto"/>
        <w:bottom w:val="none" w:sz="0" w:space="0" w:color="auto"/>
        <w:right w:val="none" w:sz="0" w:space="0" w:color="auto"/>
      </w:divBdr>
    </w:div>
    <w:div w:id="58092035">
      <w:bodyDiv w:val="1"/>
      <w:marLeft w:val="0"/>
      <w:marRight w:val="0"/>
      <w:marTop w:val="0"/>
      <w:marBottom w:val="0"/>
      <w:divBdr>
        <w:top w:val="none" w:sz="0" w:space="0" w:color="auto"/>
        <w:left w:val="none" w:sz="0" w:space="0" w:color="auto"/>
        <w:bottom w:val="none" w:sz="0" w:space="0" w:color="auto"/>
        <w:right w:val="none" w:sz="0" w:space="0" w:color="auto"/>
      </w:divBdr>
      <w:divsChild>
        <w:div w:id="90706574">
          <w:marLeft w:val="480"/>
          <w:marRight w:val="0"/>
          <w:marTop w:val="0"/>
          <w:marBottom w:val="0"/>
          <w:divBdr>
            <w:top w:val="none" w:sz="0" w:space="0" w:color="auto"/>
            <w:left w:val="none" w:sz="0" w:space="0" w:color="auto"/>
            <w:bottom w:val="none" w:sz="0" w:space="0" w:color="auto"/>
            <w:right w:val="none" w:sz="0" w:space="0" w:color="auto"/>
          </w:divBdr>
        </w:div>
        <w:div w:id="90980974">
          <w:marLeft w:val="480"/>
          <w:marRight w:val="0"/>
          <w:marTop w:val="0"/>
          <w:marBottom w:val="0"/>
          <w:divBdr>
            <w:top w:val="none" w:sz="0" w:space="0" w:color="auto"/>
            <w:left w:val="none" w:sz="0" w:space="0" w:color="auto"/>
            <w:bottom w:val="none" w:sz="0" w:space="0" w:color="auto"/>
            <w:right w:val="none" w:sz="0" w:space="0" w:color="auto"/>
          </w:divBdr>
        </w:div>
        <w:div w:id="114257625">
          <w:marLeft w:val="480"/>
          <w:marRight w:val="0"/>
          <w:marTop w:val="0"/>
          <w:marBottom w:val="0"/>
          <w:divBdr>
            <w:top w:val="none" w:sz="0" w:space="0" w:color="auto"/>
            <w:left w:val="none" w:sz="0" w:space="0" w:color="auto"/>
            <w:bottom w:val="none" w:sz="0" w:space="0" w:color="auto"/>
            <w:right w:val="none" w:sz="0" w:space="0" w:color="auto"/>
          </w:divBdr>
        </w:div>
        <w:div w:id="214052076">
          <w:marLeft w:val="480"/>
          <w:marRight w:val="0"/>
          <w:marTop w:val="0"/>
          <w:marBottom w:val="0"/>
          <w:divBdr>
            <w:top w:val="none" w:sz="0" w:space="0" w:color="auto"/>
            <w:left w:val="none" w:sz="0" w:space="0" w:color="auto"/>
            <w:bottom w:val="none" w:sz="0" w:space="0" w:color="auto"/>
            <w:right w:val="none" w:sz="0" w:space="0" w:color="auto"/>
          </w:divBdr>
        </w:div>
        <w:div w:id="220678236">
          <w:marLeft w:val="480"/>
          <w:marRight w:val="0"/>
          <w:marTop w:val="0"/>
          <w:marBottom w:val="0"/>
          <w:divBdr>
            <w:top w:val="none" w:sz="0" w:space="0" w:color="auto"/>
            <w:left w:val="none" w:sz="0" w:space="0" w:color="auto"/>
            <w:bottom w:val="none" w:sz="0" w:space="0" w:color="auto"/>
            <w:right w:val="none" w:sz="0" w:space="0" w:color="auto"/>
          </w:divBdr>
        </w:div>
        <w:div w:id="487089351">
          <w:marLeft w:val="480"/>
          <w:marRight w:val="0"/>
          <w:marTop w:val="0"/>
          <w:marBottom w:val="0"/>
          <w:divBdr>
            <w:top w:val="none" w:sz="0" w:space="0" w:color="auto"/>
            <w:left w:val="none" w:sz="0" w:space="0" w:color="auto"/>
            <w:bottom w:val="none" w:sz="0" w:space="0" w:color="auto"/>
            <w:right w:val="none" w:sz="0" w:space="0" w:color="auto"/>
          </w:divBdr>
        </w:div>
        <w:div w:id="525994116">
          <w:marLeft w:val="480"/>
          <w:marRight w:val="0"/>
          <w:marTop w:val="0"/>
          <w:marBottom w:val="0"/>
          <w:divBdr>
            <w:top w:val="none" w:sz="0" w:space="0" w:color="auto"/>
            <w:left w:val="none" w:sz="0" w:space="0" w:color="auto"/>
            <w:bottom w:val="none" w:sz="0" w:space="0" w:color="auto"/>
            <w:right w:val="none" w:sz="0" w:space="0" w:color="auto"/>
          </w:divBdr>
        </w:div>
        <w:div w:id="549000192">
          <w:marLeft w:val="480"/>
          <w:marRight w:val="0"/>
          <w:marTop w:val="0"/>
          <w:marBottom w:val="0"/>
          <w:divBdr>
            <w:top w:val="none" w:sz="0" w:space="0" w:color="auto"/>
            <w:left w:val="none" w:sz="0" w:space="0" w:color="auto"/>
            <w:bottom w:val="none" w:sz="0" w:space="0" w:color="auto"/>
            <w:right w:val="none" w:sz="0" w:space="0" w:color="auto"/>
          </w:divBdr>
        </w:div>
        <w:div w:id="578910345">
          <w:marLeft w:val="480"/>
          <w:marRight w:val="0"/>
          <w:marTop w:val="0"/>
          <w:marBottom w:val="0"/>
          <w:divBdr>
            <w:top w:val="none" w:sz="0" w:space="0" w:color="auto"/>
            <w:left w:val="none" w:sz="0" w:space="0" w:color="auto"/>
            <w:bottom w:val="none" w:sz="0" w:space="0" w:color="auto"/>
            <w:right w:val="none" w:sz="0" w:space="0" w:color="auto"/>
          </w:divBdr>
        </w:div>
        <w:div w:id="848369946">
          <w:marLeft w:val="480"/>
          <w:marRight w:val="0"/>
          <w:marTop w:val="0"/>
          <w:marBottom w:val="0"/>
          <w:divBdr>
            <w:top w:val="none" w:sz="0" w:space="0" w:color="auto"/>
            <w:left w:val="none" w:sz="0" w:space="0" w:color="auto"/>
            <w:bottom w:val="none" w:sz="0" w:space="0" w:color="auto"/>
            <w:right w:val="none" w:sz="0" w:space="0" w:color="auto"/>
          </w:divBdr>
        </w:div>
        <w:div w:id="1005980104">
          <w:marLeft w:val="480"/>
          <w:marRight w:val="0"/>
          <w:marTop w:val="0"/>
          <w:marBottom w:val="0"/>
          <w:divBdr>
            <w:top w:val="none" w:sz="0" w:space="0" w:color="auto"/>
            <w:left w:val="none" w:sz="0" w:space="0" w:color="auto"/>
            <w:bottom w:val="none" w:sz="0" w:space="0" w:color="auto"/>
            <w:right w:val="none" w:sz="0" w:space="0" w:color="auto"/>
          </w:divBdr>
        </w:div>
        <w:div w:id="1013873728">
          <w:marLeft w:val="480"/>
          <w:marRight w:val="0"/>
          <w:marTop w:val="0"/>
          <w:marBottom w:val="0"/>
          <w:divBdr>
            <w:top w:val="none" w:sz="0" w:space="0" w:color="auto"/>
            <w:left w:val="none" w:sz="0" w:space="0" w:color="auto"/>
            <w:bottom w:val="none" w:sz="0" w:space="0" w:color="auto"/>
            <w:right w:val="none" w:sz="0" w:space="0" w:color="auto"/>
          </w:divBdr>
        </w:div>
      </w:divsChild>
    </w:div>
    <w:div w:id="58092197">
      <w:bodyDiv w:val="1"/>
      <w:marLeft w:val="0"/>
      <w:marRight w:val="0"/>
      <w:marTop w:val="0"/>
      <w:marBottom w:val="0"/>
      <w:divBdr>
        <w:top w:val="none" w:sz="0" w:space="0" w:color="auto"/>
        <w:left w:val="none" w:sz="0" w:space="0" w:color="auto"/>
        <w:bottom w:val="none" w:sz="0" w:space="0" w:color="auto"/>
        <w:right w:val="none" w:sz="0" w:space="0" w:color="auto"/>
      </w:divBdr>
    </w:div>
    <w:div w:id="58748944">
      <w:bodyDiv w:val="1"/>
      <w:marLeft w:val="0"/>
      <w:marRight w:val="0"/>
      <w:marTop w:val="0"/>
      <w:marBottom w:val="0"/>
      <w:divBdr>
        <w:top w:val="none" w:sz="0" w:space="0" w:color="auto"/>
        <w:left w:val="none" w:sz="0" w:space="0" w:color="auto"/>
        <w:bottom w:val="none" w:sz="0" w:space="0" w:color="auto"/>
        <w:right w:val="none" w:sz="0" w:space="0" w:color="auto"/>
      </w:divBdr>
    </w:div>
    <w:div w:id="58940202">
      <w:bodyDiv w:val="1"/>
      <w:marLeft w:val="0"/>
      <w:marRight w:val="0"/>
      <w:marTop w:val="0"/>
      <w:marBottom w:val="0"/>
      <w:divBdr>
        <w:top w:val="none" w:sz="0" w:space="0" w:color="auto"/>
        <w:left w:val="none" w:sz="0" w:space="0" w:color="auto"/>
        <w:bottom w:val="none" w:sz="0" w:space="0" w:color="auto"/>
        <w:right w:val="none" w:sz="0" w:space="0" w:color="auto"/>
      </w:divBdr>
    </w:div>
    <w:div w:id="58985548">
      <w:bodyDiv w:val="1"/>
      <w:marLeft w:val="0"/>
      <w:marRight w:val="0"/>
      <w:marTop w:val="0"/>
      <w:marBottom w:val="0"/>
      <w:divBdr>
        <w:top w:val="none" w:sz="0" w:space="0" w:color="auto"/>
        <w:left w:val="none" w:sz="0" w:space="0" w:color="auto"/>
        <w:bottom w:val="none" w:sz="0" w:space="0" w:color="auto"/>
        <w:right w:val="none" w:sz="0" w:space="0" w:color="auto"/>
      </w:divBdr>
    </w:div>
    <w:div w:id="60298279">
      <w:bodyDiv w:val="1"/>
      <w:marLeft w:val="0"/>
      <w:marRight w:val="0"/>
      <w:marTop w:val="0"/>
      <w:marBottom w:val="0"/>
      <w:divBdr>
        <w:top w:val="none" w:sz="0" w:space="0" w:color="auto"/>
        <w:left w:val="none" w:sz="0" w:space="0" w:color="auto"/>
        <w:bottom w:val="none" w:sz="0" w:space="0" w:color="auto"/>
        <w:right w:val="none" w:sz="0" w:space="0" w:color="auto"/>
      </w:divBdr>
    </w:div>
    <w:div w:id="60832885">
      <w:bodyDiv w:val="1"/>
      <w:marLeft w:val="0"/>
      <w:marRight w:val="0"/>
      <w:marTop w:val="0"/>
      <w:marBottom w:val="0"/>
      <w:divBdr>
        <w:top w:val="none" w:sz="0" w:space="0" w:color="auto"/>
        <w:left w:val="none" w:sz="0" w:space="0" w:color="auto"/>
        <w:bottom w:val="none" w:sz="0" w:space="0" w:color="auto"/>
        <w:right w:val="none" w:sz="0" w:space="0" w:color="auto"/>
      </w:divBdr>
    </w:div>
    <w:div w:id="61224027">
      <w:bodyDiv w:val="1"/>
      <w:marLeft w:val="0"/>
      <w:marRight w:val="0"/>
      <w:marTop w:val="0"/>
      <w:marBottom w:val="0"/>
      <w:divBdr>
        <w:top w:val="none" w:sz="0" w:space="0" w:color="auto"/>
        <w:left w:val="none" w:sz="0" w:space="0" w:color="auto"/>
        <w:bottom w:val="none" w:sz="0" w:space="0" w:color="auto"/>
        <w:right w:val="none" w:sz="0" w:space="0" w:color="auto"/>
      </w:divBdr>
    </w:div>
    <w:div w:id="61224726">
      <w:bodyDiv w:val="1"/>
      <w:marLeft w:val="0"/>
      <w:marRight w:val="0"/>
      <w:marTop w:val="0"/>
      <w:marBottom w:val="0"/>
      <w:divBdr>
        <w:top w:val="none" w:sz="0" w:space="0" w:color="auto"/>
        <w:left w:val="none" w:sz="0" w:space="0" w:color="auto"/>
        <w:bottom w:val="none" w:sz="0" w:space="0" w:color="auto"/>
        <w:right w:val="none" w:sz="0" w:space="0" w:color="auto"/>
      </w:divBdr>
    </w:div>
    <w:div w:id="61415052">
      <w:bodyDiv w:val="1"/>
      <w:marLeft w:val="0"/>
      <w:marRight w:val="0"/>
      <w:marTop w:val="0"/>
      <w:marBottom w:val="0"/>
      <w:divBdr>
        <w:top w:val="none" w:sz="0" w:space="0" w:color="auto"/>
        <w:left w:val="none" w:sz="0" w:space="0" w:color="auto"/>
        <w:bottom w:val="none" w:sz="0" w:space="0" w:color="auto"/>
        <w:right w:val="none" w:sz="0" w:space="0" w:color="auto"/>
      </w:divBdr>
    </w:div>
    <w:div w:id="61417667">
      <w:bodyDiv w:val="1"/>
      <w:marLeft w:val="0"/>
      <w:marRight w:val="0"/>
      <w:marTop w:val="0"/>
      <w:marBottom w:val="0"/>
      <w:divBdr>
        <w:top w:val="none" w:sz="0" w:space="0" w:color="auto"/>
        <w:left w:val="none" w:sz="0" w:space="0" w:color="auto"/>
        <w:bottom w:val="none" w:sz="0" w:space="0" w:color="auto"/>
        <w:right w:val="none" w:sz="0" w:space="0" w:color="auto"/>
      </w:divBdr>
    </w:div>
    <w:div w:id="61418156">
      <w:bodyDiv w:val="1"/>
      <w:marLeft w:val="0"/>
      <w:marRight w:val="0"/>
      <w:marTop w:val="0"/>
      <w:marBottom w:val="0"/>
      <w:divBdr>
        <w:top w:val="none" w:sz="0" w:space="0" w:color="auto"/>
        <w:left w:val="none" w:sz="0" w:space="0" w:color="auto"/>
        <w:bottom w:val="none" w:sz="0" w:space="0" w:color="auto"/>
        <w:right w:val="none" w:sz="0" w:space="0" w:color="auto"/>
      </w:divBdr>
    </w:div>
    <w:div w:id="61418695">
      <w:bodyDiv w:val="1"/>
      <w:marLeft w:val="0"/>
      <w:marRight w:val="0"/>
      <w:marTop w:val="0"/>
      <w:marBottom w:val="0"/>
      <w:divBdr>
        <w:top w:val="none" w:sz="0" w:space="0" w:color="auto"/>
        <w:left w:val="none" w:sz="0" w:space="0" w:color="auto"/>
        <w:bottom w:val="none" w:sz="0" w:space="0" w:color="auto"/>
        <w:right w:val="none" w:sz="0" w:space="0" w:color="auto"/>
      </w:divBdr>
      <w:divsChild>
        <w:div w:id="18940250">
          <w:marLeft w:val="480"/>
          <w:marRight w:val="0"/>
          <w:marTop w:val="0"/>
          <w:marBottom w:val="0"/>
          <w:divBdr>
            <w:top w:val="none" w:sz="0" w:space="0" w:color="auto"/>
            <w:left w:val="none" w:sz="0" w:space="0" w:color="auto"/>
            <w:bottom w:val="none" w:sz="0" w:space="0" w:color="auto"/>
            <w:right w:val="none" w:sz="0" w:space="0" w:color="auto"/>
          </w:divBdr>
        </w:div>
        <w:div w:id="63332127">
          <w:marLeft w:val="480"/>
          <w:marRight w:val="0"/>
          <w:marTop w:val="0"/>
          <w:marBottom w:val="0"/>
          <w:divBdr>
            <w:top w:val="none" w:sz="0" w:space="0" w:color="auto"/>
            <w:left w:val="none" w:sz="0" w:space="0" w:color="auto"/>
            <w:bottom w:val="none" w:sz="0" w:space="0" w:color="auto"/>
            <w:right w:val="none" w:sz="0" w:space="0" w:color="auto"/>
          </w:divBdr>
        </w:div>
        <w:div w:id="271211832">
          <w:marLeft w:val="480"/>
          <w:marRight w:val="0"/>
          <w:marTop w:val="0"/>
          <w:marBottom w:val="0"/>
          <w:divBdr>
            <w:top w:val="none" w:sz="0" w:space="0" w:color="auto"/>
            <w:left w:val="none" w:sz="0" w:space="0" w:color="auto"/>
            <w:bottom w:val="none" w:sz="0" w:space="0" w:color="auto"/>
            <w:right w:val="none" w:sz="0" w:space="0" w:color="auto"/>
          </w:divBdr>
        </w:div>
        <w:div w:id="414939330">
          <w:marLeft w:val="480"/>
          <w:marRight w:val="0"/>
          <w:marTop w:val="0"/>
          <w:marBottom w:val="0"/>
          <w:divBdr>
            <w:top w:val="none" w:sz="0" w:space="0" w:color="auto"/>
            <w:left w:val="none" w:sz="0" w:space="0" w:color="auto"/>
            <w:bottom w:val="none" w:sz="0" w:space="0" w:color="auto"/>
            <w:right w:val="none" w:sz="0" w:space="0" w:color="auto"/>
          </w:divBdr>
        </w:div>
        <w:div w:id="423888478">
          <w:marLeft w:val="480"/>
          <w:marRight w:val="0"/>
          <w:marTop w:val="0"/>
          <w:marBottom w:val="0"/>
          <w:divBdr>
            <w:top w:val="none" w:sz="0" w:space="0" w:color="auto"/>
            <w:left w:val="none" w:sz="0" w:space="0" w:color="auto"/>
            <w:bottom w:val="none" w:sz="0" w:space="0" w:color="auto"/>
            <w:right w:val="none" w:sz="0" w:space="0" w:color="auto"/>
          </w:divBdr>
        </w:div>
        <w:div w:id="480124847">
          <w:marLeft w:val="480"/>
          <w:marRight w:val="0"/>
          <w:marTop w:val="0"/>
          <w:marBottom w:val="0"/>
          <w:divBdr>
            <w:top w:val="none" w:sz="0" w:space="0" w:color="auto"/>
            <w:left w:val="none" w:sz="0" w:space="0" w:color="auto"/>
            <w:bottom w:val="none" w:sz="0" w:space="0" w:color="auto"/>
            <w:right w:val="none" w:sz="0" w:space="0" w:color="auto"/>
          </w:divBdr>
        </w:div>
        <w:div w:id="513613357">
          <w:marLeft w:val="480"/>
          <w:marRight w:val="0"/>
          <w:marTop w:val="0"/>
          <w:marBottom w:val="0"/>
          <w:divBdr>
            <w:top w:val="none" w:sz="0" w:space="0" w:color="auto"/>
            <w:left w:val="none" w:sz="0" w:space="0" w:color="auto"/>
            <w:bottom w:val="none" w:sz="0" w:space="0" w:color="auto"/>
            <w:right w:val="none" w:sz="0" w:space="0" w:color="auto"/>
          </w:divBdr>
        </w:div>
        <w:div w:id="579025910">
          <w:marLeft w:val="480"/>
          <w:marRight w:val="0"/>
          <w:marTop w:val="0"/>
          <w:marBottom w:val="0"/>
          <w:divBdr>
            <w:top w:val="none" w:sz="0" w:space="0" w:color="auto"/>
            <w:left w:val="none" w:sz="0" w:space="0" w:color="auto"/>
            <w:bottom w:val="none" w:sz="0" w:space="0" w:color="auto"/>
            <w:right w:val="none" w:sz="0" w:space="0" w:color="auto"/>
          </w:divBdr>
        </w:div>
        <w:div w:id="673532044">
          <w:marLeft w:val="480"/>
          <w:marRight w:val="0"/>
          <w:marTop w:val="0"/>
          <w:marBottom w:val="0"/>
          <w:divBdr>
            <w:top w:val="none" w:sz="0" w:space="0" w:color="auto"/>
            <w:left w:val="none" w:sz="0" w:space="0" w:color="auto"/>
            <w:bottom w:val="none" w:sz="0" w:space="0" w:color="auto"/>
            <w:right w:val="none" w:sz="0" w:space="0" w:color="auto"/>
          </w:divBdr>
        </w:div>
        <w:div w:id="709769309">
          <w:marLeft w:val="480"/>
          <w:marRight w:val="0"/>
          <w:marTop w:val="0"/>
          <w:marBottom w:val="0"/>
          <w:divBdr>
            <w:top w:val="none" w:sz="0" w:space="0" w:color="auto"/>
            <w:left w:val="none" w:sz="0" w:space="0" w:color="auto"/>
            <w:bottom w:val="none" w:sz="0" w:space="0" w:color="auto"/>
            <w:right w:val="none" w:sz="0" w:space="0" w:color="auto"/>
          </w:divBdr>
        </w:div>
        <w:div w:id="761100884">
          <w:marLeft w:val="480"/>
          <w:marRight w:val="0"/>
          <w:marTop w:val="0"/>
          <w:marBottom w:val="0"/>
          <w:divBdr>
            <w:top w:val="none" w:sz="0" w:space="0" w:color="auto"/>
            <w:left w:val="none" w:sz="0" w:space="0" w:color="auto"/>
            <w:bottom w:val="none" w:sz="0" w:space="0" w:color="auto"/>
            <w:right w:val="none" w:sz="0" w:space="0" w:color="auto"/>
          </w:divBdr>
        </w:div>
        <w:div w:id="922378998">
          <w:marLeft w:val="480"/>
          <w:marRight w:val="0"/>
          <w:marTop w:val="0"/>
          <w:marBottom w:val="0"/>
          <w:divBdr>
            <w:top w:val="none" w:sz="0" w:space="0" w:color="auto"/>
            <w:left w:val="none" w:sz="0" w:space="0" w:color="auto"/>
            <w:bottom w:val="none" w:sz="0" w:space="0" w:color="auto"/>
            <w:right w:val="none" w:sz="0" w:space="0" w:color="auto"/>
          </w:divBdr>
        </w:div>
        <w:div w:id="940182069">
          <w:marLeft w:val="480"/>
          <w:marRight w:val="0"/>
          <w:marTop w:val="0"/>
          <w:marBottom w:val="0"/>
          <w:divBdr>
            <w:top w:val="none" w:sz="0" w:space="0" w:color="auto"/>
            <w:left w:val="none" w:sz="0" w:space="0" w:color="auto"/>
            <w:bottom w:val="none" w:sz="0" w:space="0" w:color="auto"/>
            <w:right w:val="none" w:sz="0" w:space="0" w:color="auto"/>
          </w:divBdr>
        </w:div>
        <w:div w:id="966928856">
          <w:marLeft w:val="480"/>
          <w:marRight w:val="0"/>
          <w:marTop w:val="0"/>
          <w:marBottom w:val="0"/>
          <w:divBdr>
            <w:top w:val="none" w:sz="0" w:space="0" w:color="auto"/>
            <w:left w:val="none" w:sz="0" w:space="0" w:color="auto"/>
            <w:bottom w:val="none" w:sz="0" w:space="0" w:color="auto"/>
            <w:right w:val="none" w:sz="0" w:space="0" w:color="auto"/>
          </w:divBdr>
        </w:div>
      </w:divsChild>
    </w:div>
    <w:div w:id="61760392">
      <w:bodyDiv w:val="1"/>
      <w:marLeft w:val="0"/>
      <w:marRight w:val="0"/>
      <w:marTop w:val="0"/>
      <w:marBottom w:val="0"/>
      <w:divBdr>
        <w:top w:val="none" w:sz="0" w:space="0" w:color="auto"/>
        <w:left w:val="none" w:sz="0" w:space="0" w:color="auto"/>
        <w:bottom w:val="none" w:sz="0" w:space="0" w:color="auto"/>
        <w:right w:val="none" w:sz="0" w:space="0" w:color="auto"/>
      </w:divBdr>
    </w:div>
    <w:div w:id="61828391">
      <w:bodyDiv w:val="1"/>
      <w:marLeft w:val="0"/>
      <w:marRight w:val="0"/>
      <w:marTop w:val="0"/>
      <w:marBottom w:val="0"/>
      <w:divBdr>
        <w:top w:val="none" w:sz="0" w:space="0" w:color="auto"/>
        <w:left w:val="none" w:sz="0" w:space="0" w:color="auto"/>
        <w:bottom w:val="none" w:sz="0" w:space="0" w:color="auto"/>
        <w:right w:val="none" w:sz="0" w:space="0" w:color="auto"/>
      </w:divBdr>
    </w:div>
    <w:div w:id="62219454">
      <w:bodyDiv w:val="1"/>
      <w:marLeft w:val="0"/>
      <w:marRight w:val="0"/>
      <w:marTop w:val="0"/>
      <w:marBottom w:val="0"/>
      <w:divBdr>
        <w:top w:val="none" w:sz="0" w:space="0" w:color="auto"/>
        <w:left w:val="none" w:sz="0" w:space="0" w:color="auto"/>
        <w:bottom w:val="none" w:sz="0" w:space="0" w:color="auto"/>
        <w:right w:val="none" w:sz="0" w:space="0" w:color="auto"/>
      </w:divBdr>
    </w:div>
    <w:div w:id="62222434">
      <w:bodyDiv w:val="1"/>
      <w:marLeft w:val="0"/>
      <w:marRight w:val="0"/>
      <w:marTop w:val="0"/>
      <w:marBottom w:val="0"/>
      <w:divBdr>
        <w:top w:val="none" w:sz="0" w:space="0" w:color="auto"/>
        <w:left w:val="none" w:sz="0" w:space="0" w:color="auto"/>
        <w:bottom w:val="none" w:sz="0" w:space="0" w:color="auto"/>
        <w:right w:val="none" w:sz="0" w:space="0" w:color="auto"/>
      </w:divBdr>
    </w:div>
    <w:div w:id="62728139">
      <w:bodyDiv w:val="1"/>
      <w:marLeft w:val="0"/>
      <w:marRight w:val="0"/>
      <w:marTop w:val="0"/>
      <w:marBottom w:val="0"/>
      <w:divBdr>
        <w:top w:val="none" w:sz="0" w:space="0" w:color="auto"/>
        <w:left w:val="none" w:sz="0" w:space="0" w:color="auto"/>
        <w:bottom w:val="none" w:sz="0" w:space="0" w:color="auto"/>
        <w:right w:val="none" w:sz="0" w:space="0" w:color="auto"/>
      </w:divBdr>
    </w:div>
    <w:div w:id="62873752">
      <w:bodyDiv w:val="1"/>
      <w:marLeft w:val="0"/>
      <w:marRight w:val="0"/>
      <w:marTop w:val="0"/>
      <w:marBottom w:val="0"/>
      <w:divBdr>
        <w:top w:val="none" w:sz="0" w:space="0" w:color="auto"/>
        <w:left w:val="none" w:sz="0" w:space="0" w:color="auto"/>
        <w:bottom w:val="none" w:sz="0" w:space="0" w:color="auto"/>
        <w:right w:val="none" w:sz="0" w:space="0" w:color="auto"/>
      </w:divBdr>
    </w:div>
    <w:div w:id="63067087">
      <w:bodyDiv w:val="1"/>
      <w:marLeft w:val="0"/>
      <w:marRight w:val="0"/>
      <w:marTop w:val="0"/>
      <w:marBottom w:val="0"/>
      <w:divBdr>
        <w:top w:val="none" w:sz="0" w:space="0" w:color="auto"/>
        <w:left w:val="none" w:sz="0" w:space="0" w:color="auto"/>
        <w:bottom w:val="none" w:sz="0" w:space="0" w:color="auto"/>
        <w:right w:val="none" w:sz="0" w:space="0" w:color="auto"/>
      </w:divBdr>
    </w:div>
    <w:div w:id="63571719">
      <w:bodyDiv w:val="1"/>
      <w:marLeft w:val="0"/>
      <w:marRight w:val="0"/>
      <w:marTop w:val="0"/>
      <w:marBottom w:val="0"/>
      <w:divBdr>
        <w:top w:val="none" w:sz="0" w:space="0" w:color="auto"/>
        <w:left w:val="none" w:sz="0" w:space="0" w:color="auto"/>
        <w:bottom w:val="none" w:sz="0" w:space="0" w:color="auto"/>
        <w:right w:val="none" w:sz="0" w:space="0" w:color="auto"/>
      </w:divBdr>
    </w:div>
    <w:div w:id="64496187">
      <w:bodyDiv w:val="1"/>
      <w:marLeft w:val="0"/>
      <w:marRight w:val="0"/>
      <w:marTop w:val="0"/>
      <w:marBottom w:val="0"/>
      <w:divBdr>
        <w:top w:val="none" w:sz="0" w:space="0" w:color="auto"/>
        <w:left w:val="none" w:sz="0" w:space="0" w:color="auto"/>
        <w:bottom w:val="none" w:sz="0" w:space="0" w:color="auto"/>
        <w:right w:val="none" w:sz="0" w:space="0" w:color="auto"/>
      </w:divBdr>
    </w:div>
    <w:div w:id="64644958">
      <w:bodyDiv w:val="1"/>
      <w:marLeft w:val="0"/>
      <w:marRight w:val="0"/>
      <w:marTop w:val="0"/>
      <w:marBottom w:val="0"/>
      <w:divBdr>
        <w:top w:val="none" w:sz="0" w:space="0" w:color="auto"/>
        <w:left w:val="none" w:sz="0" w:space="0" w:color="auto"/>
        <w:bottom w:val="none" w:sz="0" w:space="0" w:color="auto"/>
        <w:right w:val="none" w:sz="0" w:space="0" w:color="auto"/>
      </w:divBdr>
    </w:div>
    <w:div w:id="65418295">
      <w:bodyDiv w:val="1"/>
      <w:marLeft w:val="0"/>
      <w:marRight w:val="0"/>
      <w:marTop w:val="0"/>
      <w:marBottom w:val="0"/>
      <w:divBdr>
        <w:top w:val="none" w:sz="0" w:space="0" w:color="auto"/>
        <w:left w:val="none" w:sz="0" w:space="0" w:color="auto"/>
        <w:bottom w:val="none" w:sz="0" w:space="0" w:color="auto"/>
        <w:right w:val="none" w:sz="0" w:space="0" w:color="auto"/>
      </w:divBdr>
    </w:div>
    <w:div w:id="65491914">
      <w:bodyDiv w:val="1"/>
      <w:marLeft w:val="0"/>
      <w:marRight w:val="0"/>
      <w:marTop w:val="0"/>
      <w:marBottom w:val="0"/>
      <w:divBdr>
        <w:top w:val="none" w:sz="0" w:space="0" w:color="auto"/>
        <w:left w:val="none" w:sz="0" w:space="0" w:color="auto"/>
        <w:bottom w:val="none" w:sz="0" w:space="0" w:color="auto"/>
        <w:right w:val="none" w:sz="0" w:space="0" w:color="auto"/>
      </w:divBdr>
      <w:divsChild>
        <w:div w:id="213926878">
          <w:marLeft w:val="480"/>
          <w:marRight w:val="0"/>
          <w:marTop w:val="0"/>
          <w:marBottom w:val="0"/>
          <w:divBdr>
            <w:top w:val="none" w:sz="0" w:space="0" w:color="auto"/>
            <w:left w:val="none" w:sz="0" w:space="0" w:color="auto"/>
            <w:bottom w:val="none" w:sz="0" w:space="0" w:color="auto"/>
            <w:right w:val="none" w:sz="0" w:space="0" w:color="auto"/>
          </w:divBdr>
        </w:div>
        <w:div w:id="671878152">
          <w:marLeft w:val="480"/>
          <w:marRight w:val="0"/>
          <w:marTop w:val="0"/>
          <w:marBottom w:val="0"/>
          <w:divBdr>
            <w:top w:val="none" w:sz="0" w:space="0" w:color="auto"/>
            <w:left w:val="none" w:sz="0" w:space="0" w:color="auto"/>
            <w:bottom w:val="none" w:sz="0" w:space="0" w:color="auto"/>
            <w:right w:val="none" w:sz="0" w:space="0" w:color="auto"/>
          </w:divBdr>
        </w:div>
        <w:div w:id="723531492">
          <w:marLeft w:val="480"/>
          <w:marRight w:val="0"/>
          <w:marTop w:val="0"/>
          <w:marBottom w:val="0"/>
          <w:divBdr>
            <w:top w:val="none" w:sz="0" w:space="0" w:color="auto"/>
            <w:left w:val="none" w:sz="0" w:space="0" w:color="auto"/>
            <w:bottom w:val="none" w:sz="0" w:space="0" w:color="auto"/>
            <w:right w:val="none" w:sz="0" w:space="0" w:color="auto"/>
          </w:divBdr>
        </w:div>
        <w:div w:id="736586349">
          <w:marLeft w:val="480"/>
          <w:marRight w:val="0"/>
          <w:marTop w:val="0"/>
          <w:marBottom w:val="0"/>
          <w:divBdr>
            <w:top w:val="none" w:sz="0" w:space="0" w:color="auto"/>
            <w:left w:val="none" w:sz="0" w:space="0" w:color="auto"/>
            <w:bottom w:val="none" w:sz="0" w:space="0" w:color="auto"/>
            <w:right w:val="none" w:sz="0" w:space="0" w:color="auto"/>
          </w:divBdr>
        </w:div>
        <w:div w:id="751312649">
          <w:marLeft w:val="480"/>
          <w:marRight w:val="0"/>
          <w:marTop w:val="0"/>
          <w:marBottom w:val="0"/>
          <w:divBdr>
            <w:top w:val="none" w:sz="0" w:space="0" w:color="auto"/>
            <w:left w:val="none" w:sz="0" w:space="0" w:color="auto"/>
            <w:bottom w:val="none" w:sz="0" w:space="0" w:color="auto"/>
            <w:right w:val="none" w:sz="0" w:space="0" w:color="auto"/>
          </w:divBdr>
        </w:div>
        <w:div w:id="816341644">
          <w:marLeft w:val="480"/>
          <w:marRight w:val="0"/>
          <w:marTop w:val="0"/>
          <w:marBottom w:val="0"/>
          <w:divBdr>
            <w:top w:val="none" w:sz="0" w:space="0" w:color="auto"/>
            <w:left w:val="none" w:sz="0" w:space="0" w:color="auto"/>
            <w:bottom w:val="none" w:sz="0" w:space="0" w:color="auto"/>
            <w:right w:val="none" w:sz="0" w:space="0" w:color="auto"/>
          </w:divBdr>
        </w:div>
      </w:divsChild>
    </w:div>
    <w:div w:id="66079780">
      <w:bodyDiv w:val="1"/>
      <w:marLeft w:val="0"/>
      <w:marRight w:val="0"/>
      <w:marTop w:val="0"/>
      <w:marBottom w:val="0"/>
      <w:divBdr>
        <w:top w:val="none" w:sz="0" w:space="0" w:color="auto"/>
        <w:left w:val="none" w:sz="0" w:space="0" w:color="auto"/>
        <w:bottom w:val="none" w:sz="0" w:space="0" w:color="auto"/>
        <w:right w:val="none" w:sz="0" w:space="0" w:color="auto"/>
      </w:divBdr>
    </w:div>
    <w:div w:id="66146610">
      <w:bodyDiv w:val="1"/>
      <w:marLeft w:val="0"/>
      <w:marRight w:val="0"/>
      <w:marTop w:val="0"/>
      <w:marBottom w:val="0"/>
      <w:divBdr>
        <w:top w:val="none" w:sz="0" w:space="0" w:color="auto"/>
        <w:left w:val="none" w:sz="0" w:space="0" w:color="auto"/>
        <w:bottom w:val="none" w:sz="0" w:space="0" w:color="auto"/>
        <w:right w:val="none" w:sz="0" w:space="0" w:color="auto"/>
      </w:divBdr>
    </w:div>
    <w:div w:id="66539193">
      <w:bodyDiv w:val="1"/>
      <w:marLeft w:val="0"/>
      <w:marRight w:val="0"/>
      <w:marTop w:val="0"/>
      <w:marBottom w:val="0"/>
      <w:divBdr>
        <w:top w:val="none" w:sz="0" w:space="0" w:color="auto"/>
        <w:left w:val="none" w:sz="0" w:space="0" w:color="auto"/>
        <w:bottom w:val="none" w:sz="0" w:space="0" w:color="auto"/>
        <w:right w:val="none" w:sz="0" w:space="0" w:color="auto"/>
      </w:divBdr>
    </w:div>
    <w:div w:id="67506742">
      <w:bodyDiv w:val="1"/>
      <w:marLeft w:val="0"/>
      <w:marRight w:val="0"/>
      <w:marTop w:val="0"/>
      <w:marBottom w:val="0"/>
      <w:divBdr>
        <w:top w:val="none" w:sz="0" w:space="0" w:color="auto"/>
        <w:left w:val="none" w:sz="0" w:space="0" w:color="auto"/>
        <w:bottom w:val="none" w:sz="0" w:space="0" w:color="auto"/>
        <w:right w:val="none" w:sz="0" w:space="0" w:color="auto"/>
      </w:divBdr>
    </w:div>
    <w:div w:id="67654184">
      <w:bodyDiv w:val="1"/>
      <w:marLeft w:val="0"/>
      <w:marRight w:val="0"/>
      <w:marTop w:val="0"/>
      <w:marBottom w:val="0"/>
      <w:divBdr>
        <w:top w:val="none" w:sz="0" w:space="0" w:color="auto"/>
        <w:left w:val="none" w:sz="0" w:space="0" w:color="auto"/>
        <w:bottom w:val="none" w:sz="0" w:space="0" w:color="auto"/>
        <w:right w:val="none" w:sz="0" w:space="0" w:color="auto"/>
      </w:divBdr>
    </w:div>
    <w:div w:id="67852777">
      <w:bodyDiv w:val="1"/>
      <w:marLeft w:val="0"/>
      <w:marRight w:val="0"/>
      <w:marTop w:val="0"/>
      <w:marBottom w:val="0"/>
      <w:divBdr>
        <w:top w:val="none" w:sz="0" w:space="0" w:color="auto"/>
        <w:left w:val="none" w:sz="0" w:space="0" w:color="auto"/>
        <w:bottom w:val="none" w:sz="0" w:space="0" w:color="auto"/>
        <w:right w:val="none" w:sz="0" w:space="0" w:color="auto"/>
      </w:divBdr>
    </w:div>
    <w:div w:id="68433155">
      <w:bodyDiv w:val="1"/>
      <w:marLeft w:val="0"/>
      <w:marRight w:val="0"/>
      <w:marTop w:val="0"/>
      <w:marBottom w:val="0"/>
      <w:divBdr>
        <w:top w:val="none" w:sz="0" w:space="0" w:color="auto"/>
        <w:left w:val="none" w:sz="0" w:space="0" w:color="auto"/>
        <w:bottom w:val="none" w:sz="0" w:space="0" w:color="auto"/>
        <w:right w:val="none" w:sz="0" w:space="0" w:color="auto"/>
      </w:divBdr>
    </w:div>
    <w:div w:id="68961844">
      <w:bodyDiv w:val="1"/>
      <w:marLeft w:val="0"/>
      <w:marRight w:val="0"/>
      <w:marTop w:val="0"/>
      <w:marBottom w:val="0"/>
      <w:divBdr>
        <w:top w:val="none" w:sz="0" w:space="0" w:color="auto"/>
        <w:left w:val="none" w:sz="0" w:space="0" w:color="auto"/>
        <w:bottom w:val="none" w:sz="0" w:space="0" w:color="auto"/>
        <w:right w:val="none" w:sz="0" w:space="0" w:color="auto"/>
      </w:divBdr>
    </w:div>
    <w:div w:id="69499236">
      <w:bodyDiv w:val="1"/>
      <w:marLeft w:val="0"/>
      <w:marRight w:val="0"/>
      <w:marTop w:val="0"/>
      <w:marBottom w:val="0"/>
      <w:divBdr>
        <w:top w:val="none" w:sz="0" w:space="0" w:color="auto"/>
        <w:left w:val="none" w:sz="0" w:space="0" w:color="auto"/>
        <w:bottom w:val="none" w:sz="0" w:space="0" w:color="auto"/>
        <w:right w:val="none" w:sz="0" w:space="0" w:color="auto"/>
      </w:divBdr>
    </w:div>
    <w:div w:id="70394098">
      <w:bodyDiv w:val="1"/>
      <w:marLeft w:val="0"/>
      <w:marRight w:val="0"/>
      <w:marTop w:val="0"/>
      <w:marBottom w:val="0"/>
      <w:divBdr>
        <w:top w:val="none" w:sz="0" w:space="0" w:color="auto"/>
        <w:left w:val="none" w:sz="0" w:space="0" w:color="auto"/>
        <w:bottom w:val="none" w:sz="0" w:space="0" w:color="auto"/>
        <w:right w:val="none" w:sz="0" w:space="0" w:color="auto"/>
      </w:divBdr>
    </w:div>
    <w:div w:id="70397399">
      <w:bodyDiv w:val="1"/>
      <w:marLeft w:val="0"/>
      <w:marRight w:val="0"/>
      <w:marTop w:val="0"/>
      <w:marBottom w:val="0"/>
      <w:divBdr>
        <w:top w:val="none" w:sz="0" w:space="0" w:color="auto"/>
        <w:left w:val="none" w:sz="0" w:space="0" w:color="auto"/>
        <w:bottom w:val="none" w:sz="0" w:space="0" w:color="auto"/>
        <w:right w:val="none" w:sz="0" w:space="0" w:color="auto"/>
      </w:divBdr>
    </w:div>
    <w:div w:id="70853321">
      <w:bodyDiv w:val="1"/>
      <w:marLeft w:val="0"/>
      <w:marRight w:val="0"/>
      <w:marTop w:val="0"/>
      <w:marBottom w:val="0"/>
      <w:divBdr>
        <w:top w:val="none" w:sz="0" w:space="0" w:color="auto"/>
        <w:left w:val="none" w:sz="0" w:space="0" w:color="auto"/>
        <w:bottom w:val="none" w:sz="0" w:space="0" w:color="auto"/>
        <w:right w:val="none" w:sz="0" w:space="0" w:color="auto"/>
      </w:divBdr>
    </w:div>
    <w:div w:id="70933677">
      <w:bodyDiv w:val="1"/>
      <w:marLeft w:val="0"/>
      <w:marRight w:val="0"/>
      <w:marTop w:val="0"/>
      <w:marBottom w:val="0"/>
      <w:divBdr>
        <w:top w:val="none" w:sz="0" w:space="0" w:color="auto"/>
        <w:left w:val="none" w:sz="0" w:space="0" w:color="auto"/>
        <w:bottom w:val="none" w:sz="0" w:space="0" w:color="auto"/>
        <w:right w:val="none" w:sz="0" w:space="0" w:color="auto"/>
      </w:divBdr>
    </w:div>
    <w:div w:id="71004643">
      <w:bodyDiv w:val="1"/>
      <w:marLeft w:val="0"/>
      <w:marRight w:val="0"/>
      <w:marTop w:val="0"/>
      <w:marBottom w:val="0"/>
      <w:divBdr>
        <w:top w:val="none" w:sz="0" w:space="0" w:color="auto"/>
        <w:left w:val="none" w:sz="0" w:space="0" w:color="auto"/>
        <w:bottom w:val="none" w:sz="0" w:space="0" w:color="auto"/>
        <w:right w:val="none" w:sz="0" w:space="0" w:color="auto"/>
      </w:divBdr>
    </w:div>
    <w:div w:id="71051072">
      <w:bodyDiv w:val="1"/>
      <w:marLeft w:val="0"/>
      <w:marRight w:val="0"/>
      <w:marTop w:val="0"/>
      <w:marBottom w:val="0"/>
      <w:divBdr>
        <w:top w:val="none" w:sz="0" w:space="0" w:color="auto"/>
        <w:left w:val="none" w:sz="0" w:space="0" w:color="auto"/>
        <w:bottom w:val="none" w:sz="0" w:space="0" w:color="auto"/>
        <w:right w:val="none" w:sz="0" w:space="0" w:color="auto"/>
      </w:divBdr>
    </w:div>
    <w:div w:id="71052145">
      <w:bodyDiv w:val="1"/>
      <w:marLeft w:val="0"/>
      <w:marRight w:val="0"/>
      <w:marTop w:val="0"/>
      <w:marBottom w:val="0"/>
      <w:divBdr>
        <w:top w:val="none" w:sz="0" w:space="0" w:color="auto"/>
        <w:left w:val="none" w:sz="0" w:space="0" w:color="auto"/>
        <w:bottom w:val="none" w:sz="0" w:space="0" w:color="auto"/>
        <w:right w:val="none" w:sz="0" w:space="0" w:color="auto"/>
      </w:divBdr>
    </w:div>
    <w:div w:id="71128015">
      <w:bodyDiv w:val="1"/>
      <w:marLeft w:val="0"/>
      <w:marRight w:val="0"/>
      <w:marTop w:val="0"/>
      <w:marBottom w:val="0"/>
      <w:divBdr>
        <w:top w:val="none" w:sz="0" w:space="0" w:color="auto"/>
        <w:left w:val="none" w:sz="0" w:space="0" w:color="auto"/>
        <w:bottom w:val="none" w:sz="0" w:space="0" w:color="auto"/>
        <w:right w:val="none" w:sz="0" w:space="0" w:color="auto"/>
      </w:divBdr>
      <w:divsChild>
        <w:div w:id="59408238">
          <w:marLeft w:val="480"/>
          <w:marRight w:val="0"/>
          <w:marTop w:val="0"/>
          <w:marBottom w:val="0"/>
          <w:divBdr>
            <w:top w:val="none" w:sz="0" w:space="0" w:color="auto"/>
            <w:left w:val="none" w:sz="0" w:space="0" w:color="auto"/>
            <w:bottom w:val="none" w:sz="0" w:space="0" w:color="auto"/>
            <w:right w:val="none" w:sz="0" w:space="0" w:color="auto"/>
          </w:divBdr>
        </w:div>
        <w:div w:id="82797852">
          <w:marLeft w:val="480"/>
          <w:marRight w:val="0"/>
          <w:marTop w:val="0"/>
          <w:marBottom w:val="0"/>
          <w:divBdr>
            <w:top w:val="none" w:sz="0" w:space="0" w:color="auto"/>
            <w:left w:val="none" w:sz="0" w:space="0" w:color="auto"/>
            <w:bottom w:val="none" w:sz="0" w:space="0" w:color="auto"/>
            <w:right w:val="none" w:sz="0" w:space="0" w:color="auto"/>
          </w:divBdr>
        </w:div>
        <w:div w:id="84422138">
          <w:marLeft w:val="480"/>
          <w:marRight w:val="0"/>
          <w:marTop w:val="0"/>
          <w:marBottom w:val="0"/>
          <w:divBdr>
            <w:top w:val="none" w:sz="0" w:space="0" w:color="auto"/>
            <w:left w:val="none" w:sz="0" w:space="0" w:color="auto"/>
            <w:bottom w:val="none" w:sz="0" w:space="0" w:color="auto"/>
            <w:right w:val="none" w:sz="0" w:space="0" w:color="auto"/>
          </w:divBdr>
        </w:div>
        <w:div w:id="279724315">
          <w:marLeft w:val="480"/>
          <w:marRight w:val="0"/>
          <w:marTop w:val="0"/>
          <w:marBottom w:val="0"/>
          <w:divBdr>
            <w:top w:val="none" w:sz="0" w:space="0" w:color="auto"/>
            <w:left w:val="none" w:sz="0" w:space="0" w:color="auto"/>
            <w:bottom w:val="none" w:sz="0" w:space="0" w:color="auto"/>
            <w:right w:val="none" w:sz="0" w:space="0" w:color="auto"/>
          </w:divBdr>
        </w:div>
        <w:div w:id="291131214">
          <w:marLeft w:val="480"/>
          <w:marRight w:val="0"/>
          <w:marTop w:val="0"/>
          <w:marBottom w:val="0"/>
          <w:divBdr>
            <w:top w:val="none" w:sz="0" w:space="0" w:color="auto"/>
            <w:left w:val="none" w:sz="0" w:space="0" w:color="auto"/>
            <w:bottom w:val="none" w:sz="0" w:space="0" w:color="auto"/>
            <w:right w:val="none" w:sz="0" w:space="0" w:color="auto"/>
          </w:divBdr>
        </w:div>
        <w:div w:id="371880596">
          <w:marLeft w:val="480"/>
          <w:marRight w:val="0"/>
          <w:marTop w:val="0"/>
          <w:marBottom w:val="0"/>
          <w:divBdr>
            <w:top w:val="none" w:sz="0" w:space="0" w:color="auto"/>
            <w:left w:val="none" w:sz="0" w:space="0" w:color="auto"/>
            <w:bottom w:val="none" w:sz="0" w:space="0" w:color="auto"/>
            <w:right w:val="none" w:sz="0" w:space="0" w:color="auto"/>
          </w:divBdr>
        </w:div>
        <w:div w:id="532152604">
          <w:marLeft w:val="480"/>
          <w:marRight w:val="0"/>
          <w:marTop w:val="0"/>
          <w:marBottom w:val="0"/>
          <w:divBdr>
            <w:top w:val="none" w:sz="0" w:space="0" w:color="auto"/>
            <w:left w:val="none" w:sz="0" w:space="0" w:color="auto"/>
            <w:bottom w:val="none" w:sz="0" w:space="0" w:color="auto"/>
            <w:right w:val="none" w:sz="0" w:space="0" w:color="auto"/>
          </w:divBdr>
        </w:div>
        <w:div w:id="677461630">
          <w:marLeft w:val="480"/>
          <w:marRight w:val="0"/>
          <w:marTop w:val="0"/>
          <w:marBottom w:val="0"/>
          <w:divBdr>
            <w:top w:val="none" w:sz="0" w:space="0" w:color="auto"/>
            <w:left w:val="none" w:sz="0" w:space="0" w:color="auto"/>
            <w:bottom w:val="none" w:sz="0" w:space="0" w:color="auto"/>
            <w:right w:val="none" w:sz="0" w:space="0" w:color="auto"/>
          </w:divBdr>
        </w:div>
        <w:div w:id="770591785">
          <w:marLeft w:val="480"/>
          <w:marRight w:val="0"/>
          <w:marTop w:val="0"/>
          <w:marBottom w:val="0"/>
          <w:divBdr>
            <w:top w:val="none" w:sz="0" w:space="0" w:color="auto"/>
            <w:left w:val="none" w:sz="0" w:space="0" w:color="auto"/>
            <w:bottom w:val="none" w:sz="0" w:space="0" w:color="auto"/>
            <w:right w:val="none" w:sz="0" w:space="0" w:color="auto"/>
          </w:divBdr>
        </w:div>
        <w:div w:id="831333056">
          <w:marLeft w:val="480"/>
          <w:marRight w:val="0"/>
          <w:marTop w:val="0"/>
          <w:marBottom w:val="0"/>
          <w:divBdr>
            <w:top w:val="none" w:sz="0" w:space="0" w:color="auto"/>
            <w:left w:val="none" w:sz="0" w:space="0" w:color="auto"/>
            <w:bottom w:val="none" w:sz="0" w:space="0" w:color="auto"/>
            <w:right w:val="none" w:sz="0" w:space="0" w:color="auto"/>
          </w:divBdr>
        </w:div>
        <w:div w:id="849415924">
          <w:marLeft w:val="480"/>
          <w:marRight w:val="0"/>
          <w:marTop w:val="0"/>
          <w:marBottom w:val="0"/>
          <w:divBdr>
            <w:top w:val="none" w:sz="0" w:space="0" w:color="auto"/>
            <w:left w:val="none" w:sz="0" w:space="0" w:color="auto"/>
            <w:bottom w:val="none" w:sz="0" w:space="0" w:color="auto"/>
            <w:right w:val="none" w:sz="0" w:space="0" w:color="auto"/>
          </w:divBdr>
        </w:div>
      </w:divsChild>
    </w:div>
    <w:div w:id="71435527">
      <w:bodyDiv w:val="1"/>
      <w:marLeft w:val="0"/>
      <w:marRight w:val="0"/>
      <w:marTop w:val="0"/>
      <w:marBottom w:val="0"/>
      <w:divBdr>
        <w:top w:val="none" w:sz="0" w:space="0" w:color="auto"/>
        <w:left w:val="none" w:sz="0" w:space="0" w:color="auto"/>
        <w:bottom w:val="none" w:sz="0" w:space="0" w:color="auto"/>
        <w:right w:val="none" w:sz="0" w:space="0" w:color="auto"/>
      </w:divBdr>
      <w:divsChild>
        <w:div w:id="44258444">
          <w:marLeft w:val="480"/>
          <w:marRight w:val="0"/>
          <w:marTop w:val="0"/>
          <w:marBottom w:val="0"/>
          <w:divBdr>
            <w:top w:val="none" w:sz="0" w:space="0" w:color="auto"/>
            <w:left w:val="none" w:sz="0" w:space="0" w:color="auto"/>
            <w:bottom w:val="none" w:sz="0" w:space="0" w:color="auto"/>
            <w:right w:val="none" w:sz="0" w:space="0" w:color="auto"/>
          </w:divBdr>
        </w:div>
        <w:div w:id="48038422">
          <w:marLeft w:val="480"/>
          <w:marRight w:val="0"/>
          <w:marTop w:val="0"/>
          <w:marBottom w:val="0"/>
          <w:divBdr>
            <w:top w:val="none" w:sz="0" w:space="0" w:color="auto"/>
            <w:left w:val="none" w:sz="0" w:space="0" w:color="auto"/>
            <w:bottom w:val="none" w:sz="0" w:space="0" w:color="auto"/>
            <w:right w:val="none" w:sz="0" w:space="0" w:color="auto"/>
          </w:divBdr>
        </w:div>
        <w:div w:id="93135735">
          <w:marLeft w:val="480"/>
          <w:marRight w:val="0"/>
          <w:marTop w:val="0"/>
          <w:marBottom w:val="0"/>
          <w:divBdr>
            <w:top w:val="none" w:sz="0" w:space="0" w:color="auto"/>
            <w:left w:val="none" w:sz="0" w:space="0" w:color="auto"/>
            <w:bottom w:val="none" w:sz="0" w:space="0" w:color="auto"/>
            <w:right w:val="none" w:sz="0" w:space="0" w:color="auto"/>
          </w:divBdr>
        </w:div>
        <w:div w:id="95909855">
          <w:marLeft w:val="480"/>
          <w:marRight w:val="0"/>
          <w:marTop w:val="0"/>
          <w:marBottom w:val="0"/>
          <w:divBdr>
            <w:top w:val="none" w:sz="0" w:space="0" w:color="auto"/>
            <w:left w:val="none" w:sz="0" w:space="0" w:color="auto"/>
            <w:bottom w:val="none" w:sz="0" w:space="0" w:color="auto"/>
            <w:right w:val="none" w:sz="0" w:space="0" w:color="auto"/>
          </w:divBdr>
        </w:div>
        <w:div w:id="102727654">
          <w:marLeft w:val="480"/>
          <w:marRight w:val="0"/>
          <w:marTop w:val="0"/>
          <w:marBottom w:val="0"/>
          <w:divBdr>
            <w:top w:val="none" w:sz="0" w:space="0" w:color="auto"/>
            <w:left w:val="none" w:sz="0" w:space="0" w:color="auto"/>
            <w:bottom w:val="none" w:sz="0" w:space="0" w:color="auto"/>
            <w:right w:val="none" w:sz="0" w:space="0" w:color="auto"/>
          </w:divBdr>
        </w:div>
        <w:div w:id="179709322">
          <w:marLeft w:val="480"/>
          <w:marRight w:val="0"/>
          <w:marTop w:val="0"/>
          <w:marBottom w:val="0"/>
          <w:divBdr>
            <w:top w:val="none" w:sz="0" w:space="0" w:color="auto"/>
            <w:left w:val="none" w:sz="0" w:space="0" w:color="auto"/>
            <w:bottom w:val="none" w:sz="0" w:space="0" w:color="auto"/>
            <w:right w:val="none" w:sz="0" w:space="0" w:color="auto"/>
          </w:divBdr>
        </w:div>
        <w:div w:id="191695239">
          <w:marLeft w:val="480"/>
          <w:marRight w:val="0"/>
          <w:marTop w:val="0"/>
          <w:marBottom w:val="0"/>
          <w:divBdr>
            <w:top w:val="none" w:sz="0" w:space="0" w:color="auto"/>
            <w:left w:val="none" w:sz="0" w:space="0" w:color="auto"/>
            <w:bottom w:val="none" w:sz="0" w:space="0" w:color="auto"/>
            <w:right w:val="none" w:sz="0" w:space="0" w:color="auto"/>
          </w:divBdr>
        </w:div>
        <w:div w:id="232207156">
          <w:marLeft w:val="480"/>
          <w:marRight w:val="0"/>
          <w:marTop w:val="0"/>
          <w:marBottom w:val="0"/>
          <w:divBdr>
            <w:top w:val="none" w:sz="0" w:space="0" w:color="auto"/>
            <w:left w:val="none" w:sz="0" w:space="0" w:color="auto"/>
            <w:bottom w:val="none" w:sz="0" w:space="0" w:color="auto"/>
            <w:right w:val="none" w:sz="0" w:space="0" w:color="auto"/>
          </w:divBdr>
        </w:div>
        <w:div w:id="255408158">
          <w:marLeft w:val="480"/>
          <w:marRight w:val="0"/>
          <w:marTop w:val="0"/>
          <w:marBottom w:val="0"/>
          <w:divBdr>
            <w:top w:val="none" w:sz="0" w:space="0" w:color="auto"/>
            <w:left w:val="none" w:sz="0" w:space="0" w:color="auto"/>
            <w:bottom w:val="none" w:sz="0" w:space="0" w:color="auto"/>
            <w:right w:val="none" w:sz="0" w:space="0" w:color="auto"/>
          </w:divBdr>
        </w:div>
        <w:div w:id="395512052">
          <w:marLeft w:val="480"/>
          <w:marRight w:val="0"/>
          <w:marTop w:val="0"/>
          <w:marBottom w:val="0"/>
          <w:divBdr>
            <w:top w:val="none" w:sz="0" w:space="0" w:color="auto"/>
            <w:left w:val="none" w:sz="0" w:space="0" w:color="auto"/>
            <w:bottom w:val="none" w:sz="0" w:space="0" w:color="auto"/>
            <w:right w:val="none" w:sz="0" w:space="0" w:color="auto"/>
          </w:divBdr>
        </w:div>
        <w:div w:id="409929541">
          <w:marLeft w:val="480"/>
          <w:marRight w:val="0"/>
          <w:marTop w:val="0"/>
          <w:marBottom w:val="0"/>
          <w:divBdr>
            <w:top w:val="none" w:sz="0" w:space="0" w:color="auto"/>
            <w:left w:val="none" w:sz="0" w:space="0" w:color="auto"/>
            <w:bottom w:val="none" w:sz="0" w:space="0" w:color="auto"/>
            <w:right w:val="none" w:sz="0" w:space="0" w:color="auto"/>
          </w:divBdr>
        </w:div>
        <w:div w:id="485586939">
          <w:marLeft w:val="480"/>
          <w:marRight w:val="0"/>
          <w:marTop w:val="0"/>
          <w:marBottom w:val="0"/>
          <w:divBdr>
            <w:top w:val="none" w:sz="0" w:space="0" w:color="auto"/>
            <w:left w:val="none" w:sz="0" w:space="0" w:color="auto"/>
            <w:bottom w:val="none" w:sz="0" w:space="0" w:color="auto"/>
            <w:right w:val="none" w:sz="0" w:space="0" w:color="auto"/>
          </w:divBdr>
        </w:div>
        <w:div w:id="490103799">
          <w:marLeft w:val="480"/>
          <w:marRight w:val="0"/>
          <w:marTop w:val="0"/>
          <w:marBottom w:val="0"/>
          <w:divBdr>
            <w:top w:val="none" w:sz="0" w:space="0" w:color="auto"/>
            <w:left w:val="none" w:sz="0" w:space="0" w:color="auto"/>
            <w:bottom w:val="none" w:sz="0" w:space="0" w:color="auto"/>
            <w:right w:val="none" w:sz="0" w:space="0" w:color="auto"/>
          </w:divBdr>
        </w:div>
        <w:div w:id="637880119">
          <w:marLeft w:val="480"/>
          <w:marRight w:val="0"/>
          <w:marTop w:val="0"/>
          <w:marBottom w:val="0"/>
          <w:divBdr>
            <w:top w:val="none" w:sz="0" w:space="0" w:color="auto"/>
            <w:left w:val="none" w:sz="0" w:space="0" w:color="auto"/>
            <w:bottom w:val="none" w:sz="0" w:space="0" w:color="auto"/>
            <w:right w:val="none" w:sz="0" w:space="0" w:color="auto"/>
          </w:divBdr>
        </w:div>
        <w:div w:id="649166216">
          <w:marLeft w:val="480"/>
          <w:marRight w:val="0"/>
          <w:marTop w:val="0"/>
          <w:marBottom w:val="0"/>
          <w:divBdr>
            <w:top w:val="none" w:sz="0" w:space="0" w:color="auto"/>
            <w:left w:val="none" w:sz="0" w:space="0" w:color="auto"/>
            <w:bottom w:val="none" w:sz="0" w:space="0" w:color="auto"/>
            <w:right w:val="none" w:sz="0" w:space="0" w:color="auto"/>
          </w:divBdr>
        </w:div>
        <w:div w:id="692650955">
          <w:marLeft w:val="480"/>
          <w:marRight w:val="0"/>
          <w:marTop w:val="0"/>
          <w:marBottom w:val="0"/>
          <w:divBdr>
            <w:top w:val="none" w:sz="0" w:space="0" w:color="auto"/>
            <w:left w:val="none" w:sz="0" w:space="0" w:color="auto"/>
            <w:bottom w:val="none" w:sz="0" w:space="0" w:color="auto"/>
            <w:right w:val="none" w:sz="0" w:space="0" w:color="auto"/>
          </w:divBdr>
        </w:div>
        <w:div w:id="711610190">
          <w:marLeft w:val="480"/>
          <w:marRight w:val="0"/>
          <w:marTop w:val="0"/>
          <w:marBottom w:val="0"/>
          <w:divBdr>
            <w:top w:val="none" w:sz="0" w:space="0" w:color="auto"/>
            <w:left w:val="none" w:sz="0" w:space="0" w:color="auto"/>
            <w:bottom w:val="none" w:sz="0" w:space="0" w:color="auto"/>
            <w:right w:val="none" w:sz="0" w:space="0" w:color="auto"/>
          </w:divBdr>
        </w:div>
        <w:div w:id="741948256">
          <w:marLeft w:val="480"/>
          <w:marRight w:val="0"/>
          <w:marTop w:val="0"/>
          <w:marBottom w:val="0"/>
          <w:divBdr>
            <w:top w:val="none" w:sz="0" w:space="0" w:color="auto"/>
            <w:left w:val="none" w:sz="0" w:space="0" w:color="auto"/>
            <w:bottom w:val="none" w:sz="0" w:space="0" w:color="auto"/>
            <w:right w:val="none" w:sz="0" w:space="0" w:color="auto"/>
          </w:divBdr>
        </w:div>
        <w:div w:id="747658175">
          <w:marLeft w:val="480"/>
          <w:marRight w:val="0"/>
          <w:marTop w:val="0"/>
          <w:marBottom w:val="0"/>
          <w:divBdr>
            <w:top w:val="none" w:sz="0" w:space="0" w:color="auto"/>
            <w:left w:val="none" w:sz="0" w:space="0" w:color="auto"/>
            <w:bottom w:val="none" w:sz="0" w:space="0" w:color="auto"/>
            <w:right w:val="none" w:sz="0" w:space="0" w:color="auto"/>
          </w:divBdr>
        </w:div>
        <w:div w:id="749696379">
          <w:marLeft w:val="480"/>
          <w:marRight w:val="0"/>
          <w:marTop w:val="0"/>
          <w:marBottom w:val="0"/>
          <w:divBdr>
            <w:top w:val="none" w:sz="0" w:space="0" w:color="auto"/>
            <w:left w:val="none" w:sz="0" w:space="0" w:color="auto"/>
            <w:bottom w:val="none" w:sz="0" w:space="0" w:color="auto"/>
            <w:right w:val="none" w:sz="0" w:space="0" w:color="auto"/>
          </w:divBdr>
        </w:div>
        <w:div w:id="757210218">
          <w:marLeft w:val="480"/>
          <w:marRight w:val="0"/>
          <w:marTop w:val="0"/>
          <w:marBottom w:val="0"/>
          <w:divBdr>
            <w:top w:val="none" w:sz="0" w:space="0" w:color="auto"/>
            <w:left w:val="none" w:sz="0" w:space="0" w:color="auto"/>
            <w:bottom w:val="none" w:sz="0" w:space="0" w:color="auto"/>
            <w:right w:val="none" w:sz="0" w:space="0" w:color="auto"/>
          </w:divBdr>
        </w:div>
        <w:div w:id="803160369">
          <w:marLeft w:val="480"/>
          <w:marRight w:val="0"/>
          <w:marTop w:val="0"/>
          <w:marBottom w:val="0"/>
          <w:divBdr>
            <w:top w:val="none" w:sz="0" w:space="0" w:color="auto"/>
            <w:left w:val="none" w:sz="0" w:space="0" w:color="auto"/>
            <w:bottom w:val="none" w:sz="0" w:space="0" w:color="auto"/>
            <w:right w:val="none" w:sz="0" w:space="0" w:color="auto"/>
          </w:divBdr>
        </w:div>
        <w:div w:id="804586043">
          <w:marLeft w:val="480"/>
          <w:marRight w:val="0"/>
          <w:marTop w:val="0"/>
          <w:marBottom w:val="0"/>
          <w:divBdr>
            <w:top w:val="none" w:sz="0" w:space="0" w:color="auto"/>
            <w:left w:val="none" w:sz="0" w:space="0" w:color="auto"/>
            <w:bottom w:val="none" w:sz="0" w:space="0" w:color="auto"/>
            <w:right w:val="none" w:sz="0" w:space="0" w:color="auto"/>
          </w:divBdr>
        </w:div>
        <w:div w:id="808546636">
          <w:marLeft w:val="480"/>
          <w:marRight w:val="0"/>
          <w:marTop w:val="0"/>
          <w:marBottom w:val="0"/>
          <w:divBdr>
            <w:top w:val="none" w:sz="0" w:space="0" w:color="auto"/>
            <w:left w:val="none" w:sz="0" w:space="0" w:color="auto"/>
            <w:bottom w:val="none" w:sz="0" w:space="0" w:color="auto"/>
            <w:right w:val="none" w:sz="0" w:space="0" w:color="auto"/>
          </w:divBdr>
        </w:div>
        <w:div w:id="818153543">
          <w:marLeft w:val="480"/>
          <w:marRight w:val="0"/>
          <w:marTop w:val="0"/>
          <w:marBottom w:val="0"/>
          <w:divBdr>
            <w:top w:val="none" w:sz="0" w:space="0" w:color="auto"/>
            <w:left w:val="none" w:sz="0" w:space="0" w:color="auto"/>
            <w:bottom w:val="none" w:sz="0" w:space="0" w:color="auto"/>
            <w:right w:val="none" w:sz="0" w:space="0" w:color="auto"/>
          </w:divBdr>
        </w:div>
        <w:div w:id="833838745">
          <w:marLeft w:val="480"/>
          <w:marRight w:val="0"/>
          <w:marTop w:val="0"/>
          <w:marBottom w:val="0"/>
          <w:divBdr>
            <w:top w:val="none" w:sz="0" w:space="0" w:color="auto"/>
            <w:left w:val="none" w:sz="0" w:space="0" w:color="auto"/>
            <w:bottom w:val="none" w:sz="0" w:space="0" w:color="auto"/>
            <w:right w:val="none" w:sz="0" w:space="0" w:color="auto"/>
          </w:divBdr>
        </w:div>
        <w:div w:id="856044489">
          <w:marLeft w:val="480"/>
          <w:marRight w:val="0"/>
          <w:marTop w:val="0"/>
          <w:marBottom w:val="0"/>
          <w:divBdr>
            <w:top w:val="none" w:sz="0" w:space="0" w:color="auto"/>
            <w:left w:val="none" w:sz="0" w:space="0" w:color="auto"/>
            <w:bottom w:val="none" w:sz="0" w:space="0" w:color="auto"/>
            <w:right w:val="none" w:sz="0" w:space="0" w:color="auto"/>
          </w:divBdr>
        </w:div>
        <w:div w:id="879318494">
          <w:marLeft w:val="480"/>
          <w:marRight w:val="0"/>
          <w:marTop w:val="0"/>
          <w:marBottom w:val="0"/>
          <w:divBdr>
            <w:top w:val="none" w:sz="0" w:space="0" w:color="auto"/>
            <w:left w:val="none" w:sz="0" w:space="0" w:color="auto"/>
            <w:bottom w:val="none" w:sz="0" w:space="0" w:color="auto"/>
            <w:right w:val="none" w:sz="0" w:space="0" w:color="auto"/>
          </w:divBdr>
        </w:div>
        <w:div w:id="908730961">
          <w:marLeft w:val="480"/>
          <w:marRight w:val="0"/>
          <w:marTop w:val="0"/>
          <w:marBottom w:val="0"/>
          <w:divBdr>
            <w:top w:val="none" w:sz="0" w:space="0" w:color="auto"/>
            <w:left w:val="none" w:sz="0" w:space="0" w:color="auto"/>
            <w:bottom w:val="none" w:sz="0" w:space="0" w:color="auto"/>
            <w:right w:val="none" w:sz="0" w:space="0" w:color="auto"/>
          </w:divBdr>
        </w:div>
        <w:div w:id="951860310">
          <w:marLeft w:val="480"/>
          <w:marRight w:val="0"/>
          <w:marTop w:val="0"/>
          <w:marBottom w:val="0"/>
          <w:divBdr>
            <w:top w:val="none" w:sz="0" w:space="0" w:color="auto"/>
            <w:left w:val="none" w:sz="0" w:space="0" w:color="auto"/>
            <w:bottom w:val="none" w:sz="0" w:space="0" w:color="auto"/>
            <w:right w:val="none" w:sz="0" w:space="0" w:color="auto"/>
          </w:divBdr>
        </w:div>
        <w:div w:id="978530333">
          <w:marLeft w:val="480"/>
          <w:marRight w:val="0"/>
          <w:marTop w:val="0"/>
          <w:marBottom w:val="0"/>
          <w:divBdr>
            <w:top w:val="none" w:sz="0" w:space="0" w:color="auto"/>
            <w:left w:val="none" w:sz="0" w:space="0" w:color="auto"/>
            <w:bottom w:val="none" w:sz="0" w:space="0" w:color="auto"/>
            <w:right w:val="none" w:sz="0" w:space="0" w:color="auto"/>
          </w:divBdr>
        </w:div>
        <w:div w:id="985813651">
          <w:marLeft w:val="480"/>
          <w:marRight w:val="0"/>
          <w:marTop w:val="0"/>
          <w:marBottom w:val="0"/>
          <w:divBdr>
            <w:top w:val="none" w:sz="0" w:space="0" w:color="auto"/>
            <w:left w:val="none" w:sz="0" w:space="0" w:color="auto"/>
            <w:bottom w:val="none" w:sz="0" w:space="0" w:color="auto"/>
            <w:right w:val="none" w:sz="0" w:space="0" w:color="auto"/>
          </w:divBdr>
        </w:div>
        <w:div w:id="1005322933">
          <w:marLeft w:val="480"/>
          <w:marRight w:val="0"/>
          <w:marTop w:val="0"/>
          <w:marBottom w:val="0"/>
          <w:divBdr>
            <w:top w:val="none" w:sz="0" w:space="0" w:color="auto"/>
            <w:left w:val="none" w:sz="0" w:space="0" w:color="auto"/>
            <w:bottom w:val="none" w:sz="0" w:space="0" w:color="auto"/>
            <w:right w:val="none" w:sz="0" w:space="0" w:color="auto"/>
          </w:divBdr>
        </w:div>
        <w:div w:id="1018652966">
          <w:marLeft w:val="480"/>
          <w:marRight w:val="0"/>
          <w:marTop w:val="0"/>
          <w:marBottom w:val="0"/>
          <w:divBdr>
            <w:top w:val="none" w:sz="0" w:space="0" w:color="auto"/>
            <w:left w:val="none" w:sz="0" w:space="0" w:color="auto"/>
            <w:bottom w:val="none" w:sz="0" w:space="0" w:color="auto"/>
            <w:right w:val="none" w:sz="0" w:space="0" w:color="auto"/>
          </w:divBdr>
        </w:div>
      </w:divsChild>
    </w:div>
    <w:div w:id="71507352">
      <w:bodyDiv w:val="1"/>
      <w:marLeft w:val="0"/>
      <w:marRight w:val="0"/>
      <w:marTop w:val="0"/>
      <w:marBottom w:val="0"/>
      <w:divBdr>
        <w:top w:val="none" w:sz="0" w:space="0" w:color="auto"/>
        <w:left w:val="none" w:sz="0" w:space="0" w:color="auto"/>
        <w:bottom w:val="none" w:sz="0" w:space="0" w:color="auto"/>
        <w:right w:val="none" w:sz="0" w:space="0" w:color="auto"/>
      </w:divBdr>
    </w:div>
    <w:div w:id="71634137">
      <w:bodyDiv w:val="1"/>
      <w:marLeft w:val="0"/>
      <w:marRight w:val="0"/>
      <w:marTop w:val="0"/>
      <w:marBottom w:val="0"/>
      <w:divBdr>
        <w:top w:val="none" w:sz="0" w:space="0" w:color="auto"/>
        <w:left w:val="none" w:sz="0" w:space="0" w:color="auto"/>
        <w:bottom w:val="none" w:sz="0" w:space="0" w:color="auto"/>
        <w:right w:val="none" w:sz="0" w:space="0" w:color="auto"/>
      </w:divBdr>
    </w:div>
    <w:div w:id="71895252">
      <w:bodyDiv w:val="1"/>
      <w:marLeft w:val="0"/>
      <w:marRight w:val="0"/>
      <w:marTop w:val="0"/>
      <w:marBottom w:val="0"/>
      <w:divBdr>
        <w:top w:val="none" w:sz="0" w:space="0" w:color="auto"/>
        <w:left w:val="none" w:sz="0" w:space="0" w:color="auto"/>
        <w:bottom w:val="none" w:sz="0" w:space="0" w:color="auto"/>
        <w:right w:val="none" w:sz="0" w:space="0" w:color="auto"/>
      </w:divBdr>
    </w:div>
    <w:div w:id="71899136">
      <w:bodyDiv w:val="1"/>
      <w:marLeft w:val="0"/>
      <w:marRight w:val="0"/>
      <w:marTop w:val="0"/>
      <w:marBottom w:val="0"/>
      <w:divBdr>
        <w:top w:val="none" w:sz="0" w:space="0" w:color="auto"/>
        <w:left w:val="none" w:sz="0" w:space="0" w:color="auto"/>
        <w:bottom w:val="none" w:sz="0" w:space="0" w:color="auto"/>
        <w:right w:val="none" w:sz="0" w:space="0" w:color="auto"/>
      </w:divBdr>
    </w:div>
    <w:div w:id="72166391">
      <w:bodyDiv w:val="1"/>
      <w:marLeft w:val="0"/>
      <w:marRight w:val="0"/>
      <w:marTop w:val="0"/>
      <w:marBottom w:val="0"/>
      <w:divBdr>
        <w:top w:val="none" w:sz="0" w:space="0" w:color="auto"/>
        <w:left w:val="none" w:sz="0" w:space="0" w:color="auto"/>
        <w:bottom w:val="none" w:sz="0" w:space="0" w:color="auto"/>
        <w:right w:val="none" w:sz="0" w:space="0" w:color="auto"/>
      </w:divBdr>
    </w:div>
    <w:div w:id="72288062">
      <w:bodyDiv w:val="1"/>
      <w:marLeft w:val="0"/>
      <w:marRight w:val="0"/>
      <w:marTop w:val="0"/>
      <w:marBottom w:val="0"/>
      <w:divBdr>
        <w:top w:val="none" w:sz="0" w:space="0" w:color="auto"/>
        <w:left w:val="none" w:sz="0" w:space="0" w:color="auto"/>
        <w:bottom w:val="none" w:sz="0" w:space="0" w:color="auto"/>
        <w:right w:val="none" w:sz="0" w:space="0" w:color="auto"/>
      </w:divBdr>
    </w:div>
    <w:div w:id="72513751">
      <w:bodyDiv w:val="1"/>
      <w:marLeft w:val="0"/>
      <w:marRight w:val="0"/>
      <w:marTop w:val="0"/>
      <w:marBottom w:val="0"/>
      <w:divBdr>
        <w:top w:val="none" w:sz="0" w:space="0" w:color="auto"/>
        <w:left w:val="none" w:sz="0" w:space="0" w:color="auto"/>
        <w:bottom w:val="none" w:sz="0" w:space="0" w:color="auto"/>
        <w:right w:val="none" w:sz="0" w:space="0" w:color="auto"/>
      </w:divBdr>
    </w:div>
    <w:div w:id="72708344">
      <w:bodyDiv w:val="1"/>
      <w:marLeft w:val="0"/>
      <w:marRight w:val="0"/>
      <w:marTop w:val="0"/>
      <w:marBottom w:val="0"/>
      <w:divBdr>
        <w:top w:val="none" w:sz="0" w:space="0" w:color="auto"/>
        <w:left w:val="none" w:sz="0" w:space="0" w:color="auto"/>
        <w:bottom w:val="none" w:sz="0" w:space="0" w:color="auto"/>
        <w:right w:val="none" w:sz="0" w:space="0" w:color="auto"/>
      </w:divBdr>
    </w:div>
    <w:div w:id="72897994">
      <w:bodyDiv w:val="1"/>
      <w:marLeft w:val="0"/>
      <w:marRight w:val="0"/>
      <w:marTop w:val="0"/>
      <w:marBottom w:val="0"/>
      <w:divBdr>
        <w:top w:val="none" w:sz="0" w:space="0" w:color="auto"/>
        <w:left w:val="none" w:sz="0" w:space="0" w:color="auto"/>
        <w:bottom w:val="none" w:sz="0" w:space="0" w:color="auto"/>
        <w:right w:val="none" w:sz="0" w:space="0" w:color="auto"/>
      </w:divBdr>
    </w:div>
    <w:div w:id="73165025">
      <w:bodyDiv w:val="1"/>
      <w:marLeft w:val="0"/>
      <w:marRight w:val="0"/>
      <w:marTop w:val="0"/>
      <w:marBottom w:val="0"/>
      <w:divBdr>
        <w:top w:val="none" w:sz="0" w:space="0" w:color="auto"/>
        <w:left w:val="none" w:sz="0" w:space="0" w:color="auto"/>
        <w:bottom w:val="none" w:sz="0" w:space="0" w:color="auto"/>
        <w:right w:val="none" w:sz="0" w:space="0" w:color="auto"/>
      </w:divBdr>
    </w:div>
    <w:div w:id="73430282">
      <w:bodyDiv w:val="1"/>
      <w:marLeft w:val="0"/>
      <w:marRight w:val="0"/>
      <w:marTop w:val="0"/>
      <w:marBottom w:val="0"/>
      <w:divBdr>
        <w:top w:val="none" w:sz="0" w:space="0" w:color="auto"/>
        <w:left w:val="none" w:sz="0" w:space="0" w:color="auto"/>
        <w:bottom w:val="none" w:sz="0" w:space="0" w:color="auto"/>
        <w:right w:val="none" w:sz="0" w:space="0" w:color="auto"/>
      </w:divBdr>
    </w:div>
    <w:div w:id="73744596">
      <w:bodyDiv w:val="1"/>
      <w:marLeft w:val="0"/>
      <w:marRight w:val="0"/>
      <w:marTop w:val="0"/>
      <w:marBottom w:val="0"/>
      <w:divBdr>
        <w:top w:val="none" w:sz="0" w:space="0" w:color="auto"/>
        <w:left w:val="none" w:sz="0" w:space="0" w:color="auto"/>
        <w:bottom w:val="none" w:sz="0" w:space="0" w:color="auto"/>
        <w:right w:val="none" w:sz="0" w:space="0" w:color="auto"/>
      </w:divBdr>
    </w:div>
    <w:div w:id="73745030">
      <w:bodyDiv w:val="1"/>
      <w:marLeft w:val="0"/>
      <w:marRight w:val="0"/>
      <w:marTop w:val="0"/>
      <w:marBottom w:val="0"/>
      <w:divBdr>
        <w:top w:val="none" w:sz="0" w:space="0" w:color="auto"/>
        <w:left w:val="none" w:sz="0" w:space="0" w:color="auto"/>
        <w:bottom w:val="none" w:sz="0" w:space="0" w:color="auto"/>
        <w:right w:val="none" w:sz="0" w:space="0" w:color="auto"/>
      </w:divBdr>
    </w:div>
    <w:div w:id="74326808">
      <w:bodyDiv w:val="1"/>
      <w:marLeft w:val="0"/>
      <w:marRight w:val="0"/>
      <w:marTop w:val="0"/>
      <w:marBottom w:val="0"/>
      <w:divBdr>
        <w:top w:val="none" w:sz="0" w:space="0" w:color="auto"/>
        <w:left w:val="none" w:sz="0" w:space="0" w:color="auto"/>
        <w:bottom w:val="none" w:sz="0" w:space="0" w:color="auto"/>
        <w:right w:val="none" w:sz="0" w:space="0" w:color="auto"/>
      </w:divBdr>
    </w:div>
    <w:div w:id="74979127">
      <w:bodyDiv w:val="1"/>
      <w:marLeft w:val="0"/>
      <w:marRight w:val="0"/>
      <w:marTop w:val="0"/>
      <w:marBottom w:val="0"/>
      <w:divBdr>
        <w:top w:val="none" w:sz="0" w:space="0" w:color="auto"/>
        <w:left w:val="none" w:sz="0" w:space="0" w:color="auto"/>
        <w:bottom w:val="none" w:sz="0" w:space="0" w:color="auto"/>
        <w:right w:val="none" w:sz="0" w:space="0" w:color="auto"/>
      </w:divBdr>
    </w:div>
    <w:div w:id="75246139">
      <w:bodyDiv w:val="1"/>
      <w:marLeft w:val="0"/>
      <w:marRight w:val="0"/>
      <w:marTop w:val="0"/>
      <w:marBottom w:val="0"/>
      <w:divBdr>
        <w:top w:val="none" w:sz="0" w:space="0" w:color="auto"/>
        <w:left w:val="none" w:sz="0" w:space="0" w:color="auto"/>
        <w:bottom w:val="none" w:sz="0" w:space="0" w:color="auto"/>
        <w:right w:val="none" w:sz="0" w:space="0" w:color="auto"/>
      </w:divBdr>
    </w:div>
    <w:div w:id="75589015">
      <w:bodyDiv w:val="1"/>
      <w:marLeft w:val="0"/>
      <w:marRight w:val="0"/>
      <w:marTop w:val="0"/>
      <w:marBottom w:val="0"/>
      <w:divBdr>
        <w:top w:val="none" w:sz="0" w:space="0" w:color="auto"/>
        <w:left w:val="none" w:sz="0" w:space="0" w:color="auto"/>
        <w:bottom w:val="none" w:sz="0" w:space="0" w:color="auto"/>
        <w:right w:val="none" w:sz="0" w:space="0" w:color="auto"/>
      </w:divBdr>
    </w:div>
    <w:div w:id="76098810">
      <w:bodyDiv w:val="1"/>
      <w:marLeft w:val="0"/>
      <w:marRight w:val="0"/>
      <w:marTop w:val="0"/>
      <w:marBottom w:val="0"/>
      <w:divBdr>
        <w:top w:val="none" w:sz="0" w:space="0" w:color="auto"/>
        <w:left w:val="none" w:sz="0" w:space="0" w:color="auto"/>
        <w:bottom w:val="none" w:sz="0" w:space="0" w:color="auto"/>
        <w:right w:val="none" w:sz="0" w:space="0" w:color="auto"/>
      </w:divBdr>
    </w:div>
    <w:div w:id="76171060">
      <w:bodyDiv w:val="1"/>
      <w:marLeft w:val="0"/>
      <w:marRight w:val="0"/>
      <w:marTop w:val="0"/>
      <w:marBottom w:val="0"/>
      <w:divBdr>
        <w:top w:val="none" w:sz="0" w:space="0" w:color="auto"/>
        <w:left w:val="none" w:sz="0" w:space="0" w:color="auto"/>
        <w:bottom w:val="none" w:sz="0" w:space="0" w:color="auto"/>
        <w:right w:val="none" w:sz="0" w:space="0" w:color="auto"/>
      </w:divBdr>
    </w:div>
    <w:div w:id="76176301">
      <w:bodyDiv w:val="1"/>
      <w:marLeft w:val="0"/>
      <w:marRight w:val="0"/>
      <w:marTop w:val="0"/>
      <w:marBottom w:val="0"/>
      <w:divBdr>
        <w:top w:val="none" w:sz="0" w:space="0" w:color="auto"/>
        <w:left w:val="none" w:sz="0" w:space="0" w:color="auto"/>
        <w:bottom w:val="none" w:sz="0" w:space="0" w:color="auto"/>
        <w:right w:val="none" w:sz="0" w:space="0" w:color="auto"/>
      </w:divBdr>
      <w:divsChild>
        <w:div w:id="10307368">
          <w:marLeft w:val="480"/>
          <w:marRight w:val="0"/>
          <w:marTop w:val="0"/>
          <w:marBottom w:val="0"/>
          <w:divBdr>
            <w:top w:val="none" w:sz="0" w:space="0" w:color="auto"/>
            <w:left w:val="none" w:sz="0" w:space="0" w:color="auto"/>
            <w:bottom w:val="none" w:sz="0" w:space="0" w:color="auto"/>
            <w:right w:val="none" w:sz="0" w:space="0" w:color="auto"/>
          </w:divBdr>
        </w:div>
        <w:div w:id="36202273">
          <w:marLeft w:val="480"/>
          <w:marRight w:val="0"/>
          <w:marTop w:val="0"/>
          <w:marBottom w:val="0"/>
          <w:divBdr>
            <w:top w:val="none" w:sz="0" w:space="0" w:color="auto"/>
            <w:left w:val="none" w:sz="0" w:space="0" w:color="auto"/>
            <w:bottom w:val="none" w:sz="0" w:space="0" w:color="auto"/>
            <w:right w:val="none" w:sz="0" w:space="0" w:color="auto"/>
          </w:divBdr>
        </w:div>
        <w:div w:id="54859098">
          <w:marLeft w:val="480"/>
          <w:marRight w:val="0"/>
          <w:marTop w:val="0"/>
          <w:marBottom w:val="0"/>
          <w:divBdr>
            <w:top w:val="none" w:sz="0" w:space="0" w:color="auto"/>
            <w:left w:val="none" w:sz="0" w:space="0" w:color="auto"/>
            <w:bottom w:val="none" w:sz="0" w:space="0" w:color="auto"/>
            <w:right w:val="none" w:sz="0" w:space="0" w:color="auto"/>
          </w:divBdr>
        </w:div>
        <w:div w:id="65300099">
          <w:marLeft w:val="480"/>
          <w:marRight w:val="0"/>
          <w:marTop w:val="0"/>
          <w:marBottom w:val="0"/>
          <w:divBdr>
            <w:top w:val="none" w:sz="0" w:space="0" w:color="auto"/>
            <w:left w:val="none" w:sz="0" w:space="0" w:color="auto"/>
            <w:bottom w:val="none" w:sz="0" w:space="0" w:color="auto"/>
            <w:right w:val="none" w:sz="0" w:space="0" w:color="auto"/>
          </w:divBdr>
        </w:div>
        <w:div w:id="93673437">
          <w:marLeft w:val="480"/>
          <w:marRight w:val="0"/>
          <w:marTop w:val="0"/>
          <w:marBottom w:val="0"/>
          <w:divBdr>
            <w:top w:val="none" w:sz="0" w:space="0" w:color="auto"/>
            <w:left w:val="none" w:sz="0" w:space="0" w:color="auto"/>
            <w:bottom w:val="none" w:sz="0" w:space="0" w:color="auto"/>
            <w:right w:val="none" w:sz="0" w:space="0" w:color="auto"/>
          </w:divBdr>
        </w:div>
        <w:div w:id="144511287">
          <w:marLeft w:val="480"/>
          <w:marRight w:val="0"/>
          <w:marTop w:val="0"/>
          <w:marBottom w:val="0"/>
          <w:divBdr>
            <w:top w:val="none" w:sz="0" w:space="0" w:color="auto"/>
            <w:left w:val="none" w:sz="0" w:space="0" w:color="auto"/>
            <w:bottom w:val="none" w:sz="0" w:space="0" w:color="auto"/>
            <w:right w:val="none" w:sz="0" w:space="0" w:color="auto"/>
          </w:divBdr>
        </w:div>
        <w:div w:id="156116366">
          <w:marLeft w:val="480"/>
          <w:marRight w:val="0"/>
          <w:marTop w:val="0"/>
          <w:marBottom w:val="0"/>
          <w:divBdr>
            <w:top w:val="none" w:sz="0" w:space="0" w:color="auto"/>
            <w:left w:val="none" w:sz="0" w:space="0" w:color="auto"/>
            <w:bottom w:val="none" w:sz="0" w:space="0" w:color="auto"/>
            <w:right w:val="none" w:sz="0" w:space="0" w:color="auto"/>
          </w:divBdr>
        </w:div>
        <w:div w:id="187792002">
          <w:marLeft w:val="480"/>
          <w:marRight w:val="0"/>
          <w:marTop w:val="0"/>
          <w:marBottom w:val="0"/>
          <w:divBdr>
            <w:top w:val="none" w:sz="0" w:space="0" w:color="auto"/>
            <w:left w:val="none" w:sz="0" w:space="0" w:color="auto"/>
            <w:bottom w:val="none" w:sz="0" w:space="0" w:color="auto"/>
            <w:right w:val="none" w:sz="0" w:space="0" w:color="auto"/>
          </w:divBdr>
        </w:div>
        <w:div w:id="191846611">
          <w:marLeft w:val="480"/>
          <w:marRight w:val="0"/>
          <w:marTop w:val="0"/>
          <w:marBottom w:val="0"/>
          <w:divBdr>
            <w:top w:val="none" w:sz="0" w:space="0" w:color="auto"/>
            <w:left w:val="none" w:sz="0" w:space="0" w:color="auto"/>
            <w:bottom w:val="none" w:sz="0" w:space="0" w:color="auto"/>
            <w:right w:val="none" w:sz="0" w:space="0" w:color="auto"/>
          </w:divBdr>
        </w:div>
        <w:div w:id="197862861">
          <w:marLeft w:val="480"/>
          <w:marRight w:val="0"/>
          <w:marTop w:val="0"/>
          <w:marBottom w:val="0"/>
          <w:divBdr>
            <w:top w:val="none" w:sz="0" w:space="0" w:color="auto"/>
            <w:left w:val="none" w:sz="0" w:space="0" w:color="auto"/>
            <w:bottom w:val="none" w:sz="0" w:space="0" w:color="auto"/>
            <w:right w:val="none" w:sz="0" w:space="0" w:color="auto"/>
          </w:divBdr>
        </w:div>
        <w:div w:id="346248198">
          <w:marLeft w:val="480"/>
          <w:marRight w:val="0"/>
          <w:marTop w:val="0"/>
          <w:marBottom w:val="0"/>
          <w:divBdr>
            <w:top w:val="none" w:sz="0" w:space="0" w:color="auto"/>
            <w:left w:val="none" w:sz="0" w:space="0" w:color="auto"/>
            <w:bottom w:val="none" w:sz="0" w:space="0" w:color="auto"/>
            <w:right w:val="none" w:sz="0" w:space="0" w:color="auto"/>
          </w:divBdr>
        </w:div>
        <w:div w:id="400754294">
          <w:marLeft w:val="480"/>
          <w:marRight w:val="0"/>
          <w:marTop w:val="0"/>
          <w:marBottom w:val="0"/>
          <w:divBdr>
            <w:top w:val="none" w:sz="0" w:space="0" w:color="auto"/>
            <w:left w:val="none" w:sz="0" w:space="0" w:color="auto"/>
            <w:bottom w:val="none" w:sz="0" w:space="0" w:color="auto"/>
            <w:right w:val="none" w:sz="0" w:space="0" w:color="auto"/>
          </w:divBdr>
        </w:div>
        <w:div w:id="423039169">
          <w:marLeft w:val="480"/>
          <w:marRight w:val="0"/>
          <w:marTop w:val="0"/>
          <w:marBottom w:val="0"/>
          <w:divBdr>
            <w:top w:val="none" w:sz="0" w:space="0" w:color="auto"/>
            <w:left w:val="none" w:sz="0" w:space="0" w:color="auto"/>
            <w:bottom w:val="none" w:sz="0" w:space="0" w:color="auto"/>
            <w:right w:val="none" w:sz="0" w:space="0" w:color="auto"/>
          </w:divBdr>
        </w:div>
        <w:div w:id="424306205">
          <w:marLeft w:val="480"/>
          <w:marRight w:val="0"/>
          <w:marTop w:val="0"/>
          <w:marBottom w:val="0"/>
          <w:divBdr>
            <w:top w:val="none" w:sz="0" w:space="0" w:color="auto"/>
            <w:left w:val="none" w:sz="0" w:space="0" w:color="auto"/>
            <w:bottom w:val="none" w:sz="0" w:space="0" w:color="auto"/>
            <w:right w:val="none" w:sz="0" w:space="0" w:color="auto"/>
          </w:divBdr>
        </w:div>
        <w:div w:id="434130794">
          <w:marLeft w:val="480"/>
          <w:marRight w:val="0"/>
          <w:marTop w:val="0"/>
          <w:marBottom w:val="0"/>
          <w:divBdr>
            <w:top w:val="none" w:sz="0" w:space="0" w:color="auto"/>
            <w:left w:val="none" w:sz="0" w:space="0" w:color="auto"/>
            <w:bottom w:val="none" w:sz="0" w:space="0" w:color="auto"/>
            <w:right w:val="none" w:sz="0" w:space="0" w:color="auto"/>
          </w:divBdr>
        </w:div>
        <w:div w:id="448357806">
          <w:marLeft w:val="480"/>
          <w:marRight w:val="0"/>
          <w:marTop w:val="0"/>
          <w:marBottom w:val="0"/>
          <w:divBdr>
            <w:top w:val="none" w:sz="0" w:space="0" w:color="auto"/>
            <w:left w:val="none" w:sz="0" w:space="0" w:color="auto"/>
            <w:bottom w:val="none" w:sz="0" w:space="0" w:color="auto"/>
            <w:right w:val="none" w:sz="0" w:space="0" w:color="auto"/>
          </w:divBdr>
        </w:div>
        <w:div w:id="465776133">
          <w:marLeft w:val="480"/>
          <w:marRight w:val="0"/>
          <w:marTop w:val="0"/>
          <w:marBottom w:val="0"/>
          <w:divBdr>
            <w:top w:val="none" w:sz="0" w:space="0" w:color="auto"/>
            <w:left w:val="none" w:sz="0" w:space="0" w:color="auto"/>
            <w:bottom w:val="none" w:sz="0" w:space="0" w:color="auto"/>
            <w:right w:val="none" w:sz="0" w:space="0" w:color="auto"/>
          </w:divBdr>
        </w:div>
        <w:div w:id="565453512">
          <w:marLeft w:val="480"/>
          <w:marRight w:val="0"/>
          <w:marTop w:val="0"/>
          <w:marBottom w:val="0"/>
          <w:divBdr>
            <w:top w:val="none" w:sz="0" w:space="0" w:color="auto"/>
            <w:left w:val="none" w:sz="0" w:space="0" w:color="auto"/>
            <w:bottom w:val="none" w:sz="0" w:space="0" w:color="auto"/>
            <w:right w:val="none" w:sz="0" w:space="0" w:color="auto"/>
          </w:divBdr>
        </w:div>
        <w:div w:id="625939498">
          <w:marLeft w:val="480"/>
          <w:marRight w:val="0"/>
          <w:marTop w:val="0"/>
          <w:marBottom w:val="0"/>
          <w:divBdr>
            <w:top w:val="none" w:sz="0" w:space="0" w:color="auto"/>
            <w:left w:val="none" w:sz="0" w:space="0" w:color="auto"/>
            <w:bottom w:val="none" w:sz="0" w:space="0" w:color="auto"/>
            <w:right w:val="none" w:sz="0" w:space="0" w:color="auto"/>
          </w:divBdr>
        </w:div>
        <w:div w:id="655305376">
          <w:marLeft w:val="480"/>
          <w:marRight w:val="0"/>
          <w:marTop w:val="0"/>
          <w:marBottom w:val="0"/>
          <w:divBdr>
            <w:top w:val="none" w:sz="0" w:space="0" w:color="auto"/>
            <w:left w:val="none" w:sz="0" w:space="0" w:color="auto"/>
            <w:bottom w:val="none" w:sz="0" w:space="0" w:color="auto"/>
            <w:right w:val="none" w:sz="0" w:space="0" w:color="auto"/>
          </w:divBdr>
        </w:div>
        <w:div w:id="681013463">
          <w:marLeft w:val="480"/>
          <w:marRight w:val="0"/>
          <w:marTop w:val="0"/>
          <w:marBottom w:val="0"/>
          <w:divBdr>
            <w:top w:val="none" w:sz="0" w:space="0" w:color="auto"/>
            <w:left w:val="none" w:sz="0" w:space="0" w:color="auto"/>
            <w:bottom w:val="none" w:sz="0" w:space="0" w:color="auto"/>
            <w:right w:val="none" w:sz="0" w:space="0" w:color="auto"/>
          </w:divBdr>
        </w:div>
        <w:div w:id="691498222">
          <w:marLeft w:val="480"/>
          <w:marRight w:val="0"/>
          <w:marTop w:val="0"/>
          <w:marBottom w:val="0"/>
          <w:divBdr>
            <w:top w:val="none" w:sz="0" w:space="0" w:color="auto"/>
            <w:left w:val="none" w:sz="0" w:space="0" w:color="auto"/>
            <w:bottom w:val="none" w:sz="0" w:space="0" w:color="auto"/>
            <w:right w:val="none" w:sz="0" w:space="0" w:color="auto"/>
          </w:divBdr>
        </w:div>
        <w:div w:id="718671948">
          <w:marLeft w:val="480"/>
          <w:marRight w:val="0"/>
          <w:marTop w:val="0"/>
          <w:marBottom w:val="0"/>
          <w:divBdr>
            <w:top w:val="none" w:sz="0" w:space="0" w:color="auto"/>
            <w:left w:val="none" w:sz="0" w:space="0" w:color="auto"/>
            <w:bottom w:val="none" w:sz="0" w:space="0" w:color="auto"/>
            <w:right w:val="none" w:sz="0" w:space="0" w:color="auto"/>
          </w:divBdr>
        </w:div>
        <w:div w:id="722026364">
          <w:marLeft w:val="480"/>
          <w:marRight w:val="0"/>
          <w:marTop w:val="0"/>
          <w:marBottom w:val="0"/>
          <w:divBdr>
            <w:top w:val="none" w:sz="0" w:space="0" w:color="auto"/>
            <w:left w:val="none" w:sz="0" w:space="0" w:color="auto"/>
            <w:bottom w:val="none" w:sz="0" w:space="0" w:color="auto"/>
            <w:right w:val="none" w:sz="0" w:space="0" w:color="auto"/>
          </w:divBdr>
        </w:div>
        <w:div w:id="774179997">
          <w:marLeft w:val="480"/>
          <w:marRight w:val="0"/>
          <w:marTop w:val="0"/>
          <w:marBottom w:val="0"/>
          <w:divBdr>
            <w:top w:val="none" w:sz="0" w:space="0" w:color="auto"/>
            <w:left w:val="none" w:sz="0" w:space="0" w:color="auto"/>
            <w:bottom w:val="none" w:sz="0" w:space="0" w:color="auto"/>
            <w:right w:val="none" w:sz="0" w:space="0" w:color="auto"/>
          </w:divBdr>
        </w:div>
        <w:div w:id="791557346">
          <w:marLeft w:val="480"/>
          <w:marRight w:val="0"/>
          <w:marTop w:val="0"/>
          <w:marBottom w:val="0"/>
          <w:divBdr>
            <w:top w:val="none" w:sz="0" w:space="0" w:color="auto"/>
            <w:left w:val="none" w:sz="0" w:space="0" w:color="auto"/>
            <w:bottom w:val="none" w:sz="0" w:space="0" w:color="auto"/>
            <w:right w:val="none" w:sz="0" w:space="0" w:color="auto"/>
          </w:divBdr>
        </w:div>
        <w:div w:id="807161178">
          <w:marLeft w:val="480"/>
          <w:marRight w:val="0"/>
          <w:marTop w:val="0"/>
          <w:marBottom w:val="0"/>
          <w:divBdr>
            <w:top w:val="none" w:sz="0" w:space="0" w:color="auto"/>
            <w:left w:val="none" w:sz="0" w:space="0" w:color="auto"/>
            <w:bottom w:val="none" w:sz="0" w:space="0" w:color="auto"/>
            <w:right w:val="none" w:sz="0" w:space="0" w:color="auto"/>
          </w:divBdr>
        </w:div>
        <w:div w:id="812798064">
          <w:marLeft w:val="480"/>
          <w:marRight w:val="0"/>
          <w:marTop w:val="0"/>
          <w:marBottom w:val="0"/>
          <w:divBdr>
            <w:top w:val="none" w:sz="0" w:space="0" w:color="auto"/>
            <w:left w:val="none" w:sz="0" w:space="0" w:color="auto"/>
            <w:bottom w:val="none" w:sz="0" w:space="0" w:color="auto"/>
            <w:right w:val="none" w:sz="0" w:space="0" w:color="auto"/>
          </w:divBdr>
        </w:div>
        <w:div w:id="822500686">
          <w:marLeft w:val="480"/>
          <w:marRight w:val="0"/>
          <w:marTop w:val="0"/>
          <w:marBottom w:val="0"/>
          <w:divBdr>
            <w:top w:val="none" w:sz="0" w:space="0" w:color="auto"/>
            <w:left w:val="none" w:sz="0" w:space="0" w:color="auto"/>
            <w:bottom w:val="none" w:sz="0" w:space="0" w:color="auto"/>
            <w:right w:val="none" w:sz="0" w:space="0" w:color="auto"/>
          </w:divBdr>
        </w:div>
        <w:div w:id="865486618">
          <w:marLeft w:val="480"/>
          <w:marRight w:val="0"/>
          <w:marTop w:val="0"/>
          <w:marBottom w:val="0"/>
          <w:divBdr>
            <w:top w:val="none" w:sz="0" w:space="0" w:color="auto"/>
            <w:left w:val="none" w:sz="0" w:space="0" w:color="auto"/>
            <w:bottom w:val="none" w:sz="0" w:space="0" w:color="auto"/>
            <w:right w:val="none" w:sz="0" w:space="0" w:color="auto"/>
          </w:divBdr>
        </w:div>
        <w:div w:id="898901698">
          <w:marLeft w:val="480"/>
          <w:marRight w:val="0"/>
          <w:marTop w:val="0"/>
          <w:marBottom w:val="0"/>
          <w:divBdr>
            <w:top w:val="none" w:sz="0" w:space="0" w:color="auto"/>
            <w:left w:val="none" w:sz="0" w:space="0" w:color="auto"/>
            <w:bottom w:val="none" w:sz="0" w:space="0" w:color="auto"/>
            <w:right w:val="none" w:sz="0" w:space="0" w:color="auto"/>
          </w:divBdr>
        </w:div>
        <w:div w:id="905797882">
          <w:marLeft w:val="480"/>
          <w:marRight w:val="0"/>
          <w:marTop w:val="0"/>
          <w:marBottom w:val="0"/>
          <w:divBdr>
            <w:top w:val="none" w:sz="0" w:space="0" w:color="auto"/>
            <w:left w:val="none" w:sz="0" w:space="0" w:color="auto"/>
            <w:bottom w:val="none" w:sz="0" w:space="0" w:color="auto"/>
            <w:right w:val="none" w:sz="0" w:space="0" w:color="auto"/>
          </w:divBdr>
        </w:div>
        <w:div w:id="953709145">
          <w:marLeft w:val="480"/>
          <w:marRight w:val="0"/>
          <w:marTop w:val="0"/>
          <w:marBottom w:val="0"/>
          <w:divBdr>
            <w:top w:val="none" w:sz="0" w:space="0" w:color="auto"/>
            <w:left w:val="none" w:sz="0" w:space="0" w:color="auto"/>
            <w:bottom w:val="none" w:sz="0" w:space="0" w:color="auto"/>
            <w:right w:val="none" w:sz="0" w:space="0" w:color="auto"/>
          </w:divBdr>
        </w:div>
      </w:divsChild>
    </w:div>
    <w:div w:id="76249096">
      <w:bodyDiv w:val="1"/>
      <w:marLeft w:val="0"/>
      <w:marRight w:val="0"/>
      <w:marTop w:val="0"/>
      <w:marBottom w:val="0"/>
      <w:divBdr>
        <w:top w:val="none" w:sz="0" w:space="0" w:color="auto"/>
        <w:left w:val="none" w:sz="0" w:space="0" w:color="auto"/>
        <w:bottom w:val="none" w:sz="0" w:space="0" w:color="auto"/>
        <w:right w:val="none" w:sz="0" w:space="0" w:color="auto"/>
      </w:divBdr>
    </w:div>
    <w:div w:id="76287770">
      <w:bodyDiv w:val="1"/>
      <w:marLeft w:val="0"/>
      <w:marRight w:val="0"/>
      <w:marTop w:val="0"/>
      <w:marBottom w:val="0"/>
      <w:divBdr>
        <w:top w:val="none" w:sz="0" w:space="0" w:color="auto"/>
        <w:left w:val="none" w:sz="0" w:space="0" w:color="auto"/>
        <w:bottom w:val="none" w:sz="0" w:space="0" w:color="auto"/>
        <w:right w:val="none" w:sz="0" w:space="0" w:color="auto"/>
      </w:divBdr>
    </w:div>
    <w:div w:id="76634084">
      <w:bodyDiv w:val="1"/>
      <w:marLeft w:val="0"/>
      <w:marRight w:val="0"/>
      <w:marTop w:val="0"/>
      <w:marBottom w:val="0"/>
      <w:divBdr>
        <w:top w:val="none" w:sz="0" w:space="0" w:color="auto"/>
        <w:left w:val="none" w:sz="0" w:space="0" w:color="auto"/>
        <w:bottom w:val="none" w:sz="0" w:space="0" w:color="auto"/>
        <w:right w:val="none" w:sz="0" w:space="0" w:color="auto"/>
      </w:divBdr>
    </w:div>
    <w:div w:id="76679232">
      <w:bodyDiv w:val="1"/>
      <w:marLeft w:val="0"/>
      <w:marRight w:val="0"/>
      <w:marTop w:val="0"/>
      <w:marBottom w:val="0"/>
      <w:divBdr>
        <w:top w:val="none" w:sz="0" w:space="0" w:color="auto"/>
        <w:left w:val="none" w:sz="0" w:space="0" w:color="auto"/>
        <w:bottom w:val="none" w:sz="0" w:space="0" w:color="auto"/>
        <w:right w:val="none" w:sz="0" w:space="0" w:color="auto"/>
      </w:divBdr>
    </w:div>
    <w:div w:id="76946615">
      <w:bodyDiv w:val="1"/>
      <w:marLeft w:val="0"/>
      <w:marRight w:val="0"/>
      <w:marTop w:val="0"/>
      <w:marBottom w:val="0"/>
      <w:divBdr>
        <w:top w:val="none" w:sz="0" w:space="0" w:color="auto"/>
        <w:left w:val="none" w:sz="0" w:space="0" w:color="auto"/>
        <w:bottom w:val="none" w:sz="0" w:space="0" w:color="auto"/>
        <w:right w:val="none" w:sz="0" w:space="0" w:color="auto"/>
      </w:divBdr>
    </w:div>
    <w:div w:id="77288334">
      <w:bodyDiv w:val="1"/>
      <w:marLeft w:val="0"/>
      <w:marRight w:val="0"/>
      <w:marTop w:val="0"/>
      <w:marBottom w:val="0"/>
      <w:divBdr>
        <w:top w:val="none" w:sz="0" w:space="0" w:color="auto"/>
        <w:left w:val="none" w:sz="0" w:space="0" w:color="auto"/>
        <w:bottom w:val="none" w:sz="0" w:space="0" w:color="auto"/>
        <w:right w:val="none" w:sz="0" w:space="0" w:color="auto"/>
      </w:divBdr>
    </w:div>
    <w:div w:id="78137309">
      <w:bodyDiv w:val="1"/>
      <w:marLeft w:val="0"/>
      <w:marRight w:val="0"/>
      <w:marTop w:val="0"/>
      <w:marBottom w:val="0"/>
      <w:divBdr>
        <w:top w:val="none" w:sz="0" w:space="0" w:color="auto"/>
        <w:left w:val="none" w:sz="0" w:space="0" w:color="auto"/>
        <w:bottom w:val="none" w:sz="0" w:space="0" w:color="auto"/>
        <w:right w:val="none" w:sz="0" w:space="0" w:color="auto"/>
      </w:divBdr>
    </w:div>
    <w:div w:id="78405101">
      <w:bodyDiv w:val="1"/>
      <w:marLeft w:val="0"/>
      <w:marRight w:val="0"/>
      <w:marTop w:val="0"/>
      <w:marBottom w:val="0"/>
      <w:divBdr>
        <w:top w:val="none" w:sz="0" w:space="0" w:color="auto"/>
        <w:left w:val="none" w:sz="0" w:space="0" w:color="auto"/>
        <w:bottom w:val="none" w:sz="0" w:space="0" w:color="auto"/>
        <w:right w:val="none" w:sz="0" w:space="0" w:color="auto"/>
      </w:divBdr>
    </w:div>
    <w:div w:id="78600536">
      <w:bodyDiv w:val="1"/>
      <w:marLeft w:val="0"/>
      <w:marRight w:val="0"/>
      <w:marTop w:val="0"/>
      <w:marBottom w:val="0"/>
      <w:divBdr>
        <w:top w:val="none" w:sz="0" w:space="0" w:color="auto"/>
        <w:left w:val="none" w:sz="0" w:space="0" w:color="auto"/>
        <w:bottom w:val="none" w:sz="0" w:space="0" w:color="auto"/>
        <w:right w:val="none" w:sz="0" w:space="0" w:color="auto"/>
      </w:divBdr>
    </w:div>
    <w:div w:id="78872058">
      <w:bodyDiv w:val="1"/>
      <w:marLeft w:val="0"/>
      <w:marRight w:val="0"/>
      <w:marTop w:val="0"/>
      <w:marBottom w:val="0"/>
      <w:divBdr>
        <w:top w:val="none" w:sz="0" w:space="0" w:color="auto"/>
        <w:left w:val="none" w:sz="0" w:space="0" w:color="auto"/>
        <w:bottom w:val="none" w:sz="0" w:space="0" w:color="auto"/>
        <w:right w:val="none" w:sz="0" w:space="0" w:color="auto"/>
      </w:divBdr>
    </w:div>
    <w:div w:id="79254162">
      <w:bodyDiv w:val="1"/>
      <w:marLeft w:val="0"/>
      <w:marRight w:val="0"/>
      <w:marTop w:val="0"/>
      <w:marBottom w:val="0"/>
      <w:divBdr>
        <w:top w:val="none" w:sz="0" w:space="0" w:color="auto"/>
        <w:left w:val="none" w:sz="0" w:space="0" w:color="auto"/>
        <w:bottom w:val="none" w:sz="0" w:space="0" w:color="auto"/>
        <w:right w:val="none" w:sz="0" w:space="0" w:color="auto"/>
      </w:divBdr>
    </w:div>
    <w:div w:id="79375831">
      <w:bodyDiv w:val="1"/>
      <w:marLeft w:val="0"/>
      <w:marRight w:val="0"/>
      <w:marTop w:val="0"/>
      <w:marBottom w:val="0"/>
      <w:divBdr>
        <w:top w:val="none" w:sz="0" w:space="0" w:color="auto"/>
        <w:left w:val="none" w:sz="0" w:space="0" w:color="auto"/>
        <w:bottom w:val="none" w:sz="0" w:space="0" w:color="auto"/>
        <w:right w:val="none" w:sz="0" w:space="0" w:color="auto"/>
      </w:divBdr>
      <w:divsChild>
        <w:div w:id="16783892">
          <w:marLeft w:val="480"/>
          <w:marRight w:val="0"/>
          <w:marTop w:val="0"/>
          <w:marBottom w:val="0"/>
          <w:divBdr>
            <w:top w:val="none" w:sz="0" w:space="0" w:color="auto"/>
            <w:left w:val="none" w:sz="0" w:space="0" w:color="auto"/>
            <w:bottom w:val="none" w:sz="0" w:space="0" w:color="auto"/>
            <w:right w:val="none" w:sz="0" w:space="0" w:color="auto"/>
          </w:divBdr>
        </w:div>
        <w:div w:id="26223892">
          <w:marLeft w:val="480"/>
          <w:marRight w:val="0"/>
          <w:marTop w:val="0"/>
          <w:marBottom w:val="0"/>
          <w:divBdr>
            <w:top w:val="none" w:sz="0" w:space="0" w:color="auto"/>
            <w:left w:val="none" w:sz="0" w:space="0" w:color="auto"/>
            <w:bottom w:val="none" w:sz="0" w:space="0" w:color="auto"/>
            <w:right w:val="none" w:sz="0" w:space="0" w:color="auto"/>
          </w:divBdr>
        </w:div>
        <w:div w:id="32198057">
          <w:marLeft w:val="480"/>
          <w:marRight w:val="0"/>
          <w:marTop w:val="0"/>
          <w:marBottom w:val="0"/>
          <w:divBdr>
            <w:top w:val="none" w:sz="0" w:space="0" w:color="auto"/>
            <w:left w:val="none" w:sz="0" w:space="0" w:color="auto"/>
            <w:bottom w:val="none" w:sz="0" w:space="0" w:color="auto"/>
            <w:right w:val="none" w:sz="0" w:space="0" w:color="auto"/>
          </w:divBdr>
        </w:div>
        <w:div w:id="41641285">
          <w:marLeft w:val="480"/>
          <w:marRight w:val="0"/>
          <w:marTop w:val="0"/>
          <w:marBottom w:val="0"/>
          <w:divBdr>
            <w:top w:val="none" w:sz="0" w:space="0" w:color="auto"/>
            <w:left w:val="none" w:sz="0" w:space="0" w:color="auto"/>
            <w:bottom w:val="none" w:sz="0" w:space="0" w:color="auto"/>
            <w:right w:val="none" w:sz="0" w:space="0" w:color="auto"/>
          </w:divBdr>
        </w:div>
        <w:div w:id="93792785">
          <w:marLeft w:val="480"/>
          <w:marRight w:val="0"/>
          <w:marTop w:val="0"/>
          <w:marBottom w:val="0"/>
          <w:divBdr>
            <w:top w:val="none" w:sz="0" w:space="0" w:color="auto"/>
            <w:left w:val="none" w:sz="0" w:space="0" w:color="auto"/>
            <w:bottom w:val="none" w:sz="0" w:space="0" w:color="auto"/>
            <w:right w:val="none" w:sz="0" w:space="0" w:color="auto"/>
          </w:divBdr>
        </w:div>
        <w:div w:id="223151677">
          <w:marLeft w:val="480"/>
          <w:marRight w:val="0"/>
          <w:marTop w:val="0"/>
          <w:marBottom w:val="0"/>
          <w:divBdr>
            <w:top w:val="none" w:sz="0" w:space="0" w:color="auto"/>
            <w:left w:val="none" w:sz="0" w:space="0" w:color="auto"/>
            <w:bottom w:val="none" w:sz="0" w:space="0" w:color="auto"/>
            <w:right w:val="none" w:sz="0" w:space="0" w:color="auto"/>
          </w:divBdr>
        </w:div>
        <w:div w:id="274294031">
          <w:marLeft w:val="480"/>
          <w:marRight w:val="0"/>
          <w:marTop w:val="0"/>
          <w:marBottom w:val="0"/>
          <w:divBdr>
            <w:top w:val="none" w:sz="0" w:space="0" w:color="auto"/>
            <w:left w:val="none" w:sz="0" w:space="0" w:color="auto"/>
            <w:bottom w:val="none" w:sz="0" w:space="0" w:color="auto"/>
            <w:right w:val="none" w:sz="0" w:space="0" w:color="auto"/>
          </w:divBdr>
        </w:div>
        <w:div w:id="528222813">
          <w:marLeft w:val="480"/>
          <w:marRight w:val="0"/>
          <w:marTop w:val="0"/>
          <w:marBottom w:val="0"/>
          <w:divBdr>
            <w:top w:val="none" w:sz="0" w:space="0" w:color="auto"/>
            <w:left w:val="none" w:sz="0" w:space="0" w:color="auto"/>
            <w:bottom w:val="none" w:sz="0" w:space="0" w:color="auto"/>
            <w:right w:val="none" w:sz="0" w:space="0" w:color="auto"/>
          </w:divBdr>
        </w:div>
        <w:div w:id="553202206">
          <w:marLeft w:val="480"/>
          <w:marRight w:val="0"/>
          <w:marTop w:val="0"/>
          <w:marBottom w:val="0"/>
          <w:divBdr>
            <w:top w:val="none" w:sz="0" w:space="0" w:color="auto"/>
            <w:left w:val="none" w:sz="0" w:space="0" w:color="auto"/>
            <w:bottom w:val="none" w:sz="0" w:space="0" w:color="auto"/>
            <w:right w:val="none" w:sz="0" w:space="0" w:color="auto"/>
          </w:divBdr>
        </w:div>
        <w:div w:id="574434824">
          <w:marLeft w:val="480"/>
          <w:marRight w:val="0"/>
          <w:marTop w:val="0"/>
          <w:marBottom w:val="0"/>
          <w:divBdr>
            <w:top w:val="none" w:sz="0" w:space="0" w:color="auto"/>
            <w:left w:val="none" w:sz="0" w:space="0" w:color="auto"/>
            <w:bottom w:val="none" w:sz="0" w:space="0" w:color="auto"/>
            <w:right w:val="none" w:sz="0" w:space="0" w:color="auto"/>
          </w:divBdr>
        </w:div>
        <w:div w:id="575550923">
          <w:marLeft w:val="480"/>
          <w:marRight w:val="0"/>
          <w:marTop w:val="0"/>
          <w:marBottom w:val="0"/>
          <w:divBdr>
            <w:top w:val="none" w:sz="0" w:space="0" w:color="auto"/>
            <w:left w:val="none" w:sz="0" w:space="0" w:color="auto"/>
            <w:bottom w:val="none" w:sz="0" w:space="0" w:color="auto"/>
            <w:right w:val="none" w:sz="0" w:space="0" w:color="auto"/>
          </w:divBdr>
        </w:div>
        <w:div w:id="618679870">
          <w:marLeft w:val="480"/>
          <w:marRight w:val="0"/>
          <w:marTop w:val="0"/>
          <w:marBottom w:val="0"/>
          <w:divBdr>
            <w:top w:val="none" w:sz="0" w:space="0" w:color="auto"/>
            <w:left w:val="none" w:sz="0" w:space="0" w:color="auto"/>
            <w:bottom w:val="none" w:sz="0" w:space="0" w:color="auto"/>
            <w:right w:val="none" w:sz="0" w:space="0" w:color="auto"/>
          </w:divBdr>
        </w:div>
        <w:div w:id="676274198">
          <w:marLeft w:val="480"/>
          <w:marRight w:val="0"/>
          <w:marTop w:val="0"/>
          <w:marBottom w:val="0"/>
          <w:divBdr>
            <w:top w:val="none" w:sz="0" w:space="0" w:color="auto"/>
            <w:left w:val="none" w:sz="0" w:space="0" w:color="auto"/>
            <w:bottom w:val="none" w:sz="0" w:space="0" w:color="auto"/>
            <w:right w:val="none" w:sz="0" w:space="0" w:color="auto"/>
          </w:divBdr>
        </w:div>
        <w:div w:id="724330123">
          <w:marLeft w:val="480"/>
          <w:marRight w:val="0"/>
          <w:marTop w:val="0"/>
          <w:marBottom w:val="0"/>
          <w:divBdr>
            <w:top w:val="none" w:sz="0" w:space="0" w:color="auto"/>
            <w:left w:val="none" w:sz="0" w:space="0" w:color="auto"/>
            <w:bottom w:val="none" w:sz="0" w:space="0" w:color="auto"/>
            <w:right w:val="none" w:sz="0" w:space="0" w:color="auto"/>
          </w:divBdr>
        </w:div>
        <w:div w:id="784931086">
          <w:marLeft w:val="480"/>
          <w:marRight w:val="0"/>
          <w:marTop w:val="0"/>
          <w:marBottom w:val="0"/>
          <w:divBdr>
            <w:top w:val="none" w:sz="0" w:space="0" w:color="auto"/>
            <w:left w:val="none" w:sz="0" w:space="0" w:color="auto"/>
            <w:bottom w:val="none" w:sz="0" w:space="0" w:color="auto"/>
            <w:right w:val="none" w:sz="0" w:space="0" w:color="auto"/>
          </w:divBdr>
        </w:div>
        <w:div w:id="826633203">
          <w:marLeft w:val="480"/>
          <w:marRight w:val="0"/>
          <w:marTop w:val="0"/>
          <w:marBottom w:val="0"/>
          <w:divBdr>
            <w:top w:val="none" w:sz="0" w:space="0" w:color="auto"/>
            <w:left w:val="none" w:sz="0" w:space="0" w:color="auto"/>
            <w:bottom w:val="none" w:sz="0" w:space="0" w:color="auto"/>
            <w:right w:val="none" w:sz="0" w:space="0" w:color="auto"/>
          </w:divBdr>
        </w:div>
        <w:div w:id="897940627">
          <w:marLeft w:val="480"/>
          <w:marRight w:val="0"/>
          <w:marTop w:val="0"/>
          <w:marBottom w:val="0"/>
          <w:divBdr>
            <w:top w:val="none" w:sz="0" w:space="0" w:color="auto"/>
            <w:left w:val="none" w:sz="0" w:space="0" w:color="auto"/>
            <w:bottom w:val="none" w:sz="0" w:space="0" w:color="auto"/>
            <w:right w:val="none" w:sz="0" w:space="0" w:color="auto"/>
          </w:divBdr>
        </w:div>
        <w:div w:id="919482496">
          <w:marLeft w:val="480"/>
          <w:marRight w:val="0"/>
          <w:marTop w:val="0"/>
          <w:marBottom w:val="0"/>
          <w:divBdr>
            <w:top w:val="none" w:sz="0" w:space="0" w:color="auto"/>
            <w:left w:val="none" w:sz="0" w:space="0" w:color="auto"/>
            <w:bottom w:val="none" w:sz="0" w:space="0" w:color="auto"/>
            <w:right w:val="none" w:sz="0" w:space="0" w:color="auto"/>
          </w:divBdr>
        </w:div>
        <w:div w:id="947279848">
          <w:marLeft w:val="480"/>
          <w:marRight w:val="0"/>
          <w:marTop w:val="0"/>
          <w:marBottom w:val="0"/>
          <w:divBdr>
            <w:top w:val="none" w:sz="0" w:space="0" w:color="auto"/>
            <w:left w:val="none" w:sz="0" w:space="0" w:color="auto"/>
            <w:bottom w:val="none" w:sz="0" w:space="0" w:color="auto"/>
            <w:right w:val="none" w:sz="0" w:space="0" w:color="auto"/>
          </w:divBdr>
        </w:div>
        <w:div w:id="1008408902">
          <w:marLeft w:val="480"/>
          <w:marRight w:val="0"/>
          <w:marTop w:val="0"/>
          <w:marBottom w:val="0"/>
          <w:divBdr>
            <w:top w:val="none" w:sz="0" w:space="0" w:color="auto"/>
            <w:left w:val="none" w:sz="0" w:space="0" w:color="auto"/>
            <w:bottom w:val="none" w:sz="0" w:space="0" w:color="auto"/>
            <w:right w:val="none" w:sz="0" w:space="0" w:color="auto"/>
          </w:divBdr>
        </w:div>
      </w:divsChild>
    </w:div>
    <w:div w:id="79496912">
      <w:bodyDiv w:val="1"/>
      <w:marLeft w:val="0"/>
      <w:marRight w:val="0"/>
      <w:marTop w:val="0"/>
      <w:marBottom w:val="0"/>
      <w:divBdr>
        <w:top w:val="none" w:sz="0" w:space="0" w:color="auto"/>
        <w:left w:val="none" w:sz="0" w:space="0" w:color="auto"/>
        <w:bottom w:val="none" w:sz="0" w:space="0" w:color="auto"/>
        <w:right w:val="none" w:sz="0" w:space="0" w:color="auto"/>
      </w:divBdr>
    </w:div>
    <w:div w:id="79643492">
      <w:bodyDiv w:val="1"/>
      <w:marLeft w:val="0"/>
      <w:marRight w:val="0"/>
      <w:marTop w:val="0"/>
      <w:marBottom w:val="0"/>
      <w:divBdr>
        <w:top w:val="none" w:sz="0" w:space="0" w:color="auto"/>
        <w:left w:val="none" w:sz="0" w:space="0" w:color="auto"/>
        <w:bottom w:val="none" w:sz="0" w:space="0" w:color="auto"/>
        <w:right w:val="none" w:sz="0" w:space="0" w:color="auto"/>
      </w:divBdr>
    </w:div>
    <w:div w:id="80105513">
      <w:bodyDiv w:val="1"/>
      <w:marLeft w:val="0"/>
      <w:marRight w:val="0"/>
      <w:marTop w:val="0"/>
      <w:marBottom w:val="0"/>
      <w:divBdr>
        <w:top w:val="none" w:sz="0" w:space="0" w:color="auto"/>
        <w:left w:val="none" w:sz="0" w:space="0" w:color="auto"/>
        <w:bottom w:val="none" w:sz="0" w:space="0" w:color="auto"/>
        <w:right w:val="none" w:sz="0" w:space="0" w:color="auto"/>
      </w:divBdr>
    </w:div>
    <w:div w:id="80297984">
      <w:bodyDiv w:val="1"/>
      <w:marLeft w:val="0"/>
      <w:marRight w:val="0"/>
      <w:marTop w:val="0"/>
      <w:marBottom w:val="0"/>
      <w:divBdr>
        <w:top w:val="none" w:sz="0" w:space="0" w:color="auto"/>
        <w:left w:val="none" w:sz="0" w:space="0" w:color="auto"/>
        <w:bottom w:val="none" w:sz="0" w:space="0" w:color="auto"/>
        <w:right w:val="none" w:sz="0" w:space="0" w:color="auto"/>
      </w:divBdr>
      <w:divsChild>
        <w:div w:id="31269491">
          <w:marLeft w:val="480"/>
          <w:marRight w:val="0"/>
          <w:marTop w:val="0"/>
          <w:marBottom w:val="0"/>
          <w:divBdr>
            <w:top w:val="none" w:sz="0" w:space="0" w:color="auto"/>
            <w:left w:val="none" w:sz="0" w:space="0" w:color="auto"/>
            <w:bottom w:val="none" w:sz="0" w:space="0" w:color="auto"/>
            <w:right w:val="none" w:sz="0" w:space="0" w:color="auto"/>
          </w:divBdr>
        </w:div>
        <w:div w:id="338654734">
          <w:marLeft w:val="480"/>
          <w:marRight w:val="0"/>
          <w:marTop w:val="0"/>
          <w:marBottom w:val="0"/>
          <w:divBdr>
            <w:top w:val="none" w:sz="0" w:space="0" w:color="auto"/>
            <w:left w:val="none" w:sz="0" w:space="0" w:color="auto"/>
            <w:bottom w:val="none" w:sz="0" w:space="0" w:color="auto"/>
            <w:right w:val="none" w:sz="0" w:space="0" w:color="auto"/>
          </w:divBdr>
        </w:div>
        <w:div w:id="370307043">
          <w:marLeft w:val="480"/>
          <w:marRight w:val="0"/>
          <w:marTop w:val="0"/>
          <w:marBottom w:val="0"/>
          <w:divBdr>
            <w:top w:val="none" w:sz="0" w:space="0" w:color="auto"/>
            <w:left w:val="none" w:sz="0" w:space="0" w:color="auto"/>
            <w:bottom w:val="none" w:sz="0" w:space="0" w:color="auto"/>
            <w:right w:val="none" w:sz="0" w:space="0" w:color="auto"/>
          </w:divBdr>
        </w:div>
        <w:div w:id="449053689">
          <w:marLeft w:val="480"/>
          <w:marRight w:val="0"/>
          <w:marTop w:val="0"/>
          <w:marBottom w:val="0"/>
          <w:divBdr>
            <w:top w:val="none" w:sz="0" w:space="0" w:color="auto"/>
            <w:left w:val="none" w:sz="0" w:space="0" w:color="auto"/>
            <w:bottom w:val="none" w:sz="0" w:space="0" w:color="auto"/>
            <w:right w:val="none" w:sz="0" w:space="0" w:color="auto"/>
          </w:divBdr>
        </w:div>
        <w:div w:id="563683723">
          <w:marLeft w:val="480"/>
          <w:marRight w:val="0"/>
          <w:marTop w:val="0"/>
          <w:marBottom w:val="0"/>
          <w:divBdr>
            <w:top w:val="none" w:sz="0" w:space="0" w:color="auto"/>
            <w:left w:val="none" w:sz="0" w:space="0" w:color="auto"/>
            <w:bottom w:val="none" w:sz="0" w:space="0" w:color="auto"/>
            <w:right w:val="none" w:sz="0" w:space="0" w:color="auto"/>
          </w:divBdr>
        </w:div>
        <w:div w:id="709495308">
          <w:marLeft w:val="480"/>
          <w:marRight w:val="0"/>
          <w:marTop w:val="0"/>
          <w:marBottom w:val="0"/>
          <w:divBdr>
            <w:top w:val="none" w:sz="0" w:space="0" w:color="auto"/>
            <w:left w:val="none" w:sz="0" w:space="0" w:color="auto"/>
            <w:bottom w:val="none" w:sz="0" w:space="0" w:color="auto"/>
            <w:right w:val="none" w:sz="0" w:space="0" w:color="auto"/>
          </w:divBdr>
        </w:div>
        <w:div w:id="716666166">
          <w:marLeft w:val="480"/>
          <w:marRight w:val="0"/>
          <w:marTop w:val="0"/>
          <w:marBottom w:val="0"/>
          <w:divBdr>
            <w:top w:val="none" w:sz="0" w:space="0" w:color="auto"/>
            <w:left w:val="none" w:sz="0" w:space="0" w:color="auto"/>
            <w:bottom w:val="none" w:sz="0" w:space="0" w:color="auto"/>
            <w:right w:val="none" w:sz="0" w:space="0" w:color="auto"/>
          </w:divBdr>
        </w:div>
        <w:div w:id="731854807">
          <w:marLeft w:val="480"/>
          <w:marRight w:val="0"/>
          <w:marTop w:val="0"/>
          <w:marBottom w:val="0"/>
          <w:divBdr>
            <w:top w:val="none" w:sz="0" w:space="0" w:color="auto"/>
            <w:left w:val="none" w:sz="0" w:space="0" w:color="auto"/>
            <w:bottom w:val="none" w:sz="0" w:space="0" w:color="auto"/>
            <w:right w:val="none" w:sz="0" w:space="0" w:color="auto"/>
          </w:divBdr>
        </w:div>
        <w:div w:id="797140752">
          <w:marLeft w:val="480"/>
          <w:marRight w:val="0"/>
          <w:marTop w:val="0"/>
          <w:marBottom w:val="0"/>
          <w:divBdr>
            <w:top w:val="none" w:sz="0" w:space="0" w:color="auto"/>
            <w:left w:val="none" w:sz="0" w:space="0" w:color="auto"/>
            <w:bottom w:val="none" w:sz="0" w:space="0" w:color="auto"/>
            <w:right w:val="none" w:sz="0" w:space="0" w:color="auto"/>
          </w:divBdr>
        </w:div>
        <w:div w:id="827289535">
          <w:marLeft w:val="480"/>
          <w:marRight w:val="0"/>
          <w:marTop w:val="0"/>
          <w:marBottom w:val="0"/>
          <w:divBdr>
            <w:top w:val="none" w:sz="0" w:space="0" w:color="auto"/>
            <w:left w:val="none" w:sz="0" w:space="0" w:color="auto"/>
            <w:bottom w:val="none" w:sz="0" w:space="0" w:color="auto"/>
            <w:right w:val="none" w:sz="0" w:space="0" w:color="auto"/>
          </w:divBdr>
        </w:div>
      </w:divsChild>
    </w:div>
    <w:div w:id="80371777">
      <w:bodyDiv w:val="1"/>
      <w:marLeft w:val="0"/>
      <w:marRight w:val="0"/>
      <w:marTop w:val="0"/>
      <w:marBottom w:val="0"/>
      <w:divBdr>
        <w:top w:val="none" w:sz="0" w:space="0" w:color="auto"/>
        <w:left w:val="none" w:sz="0" w:space="0" w:color="auto"/>
        <w:bottom w:val="none" w:sz="0" w:space="0" w:color="auto"/>
        <w:right w:val="none" w:sz="0" w:space="0" w:color="auto"/>
      </w:divBdr>
    </w:div>
    <w:div w:id="80572189">
      <w:bodyDiv w:val="1"/>
      <w:marLeft w:val="0"/>
      <w:marRight w:val="0"/>
      <w:marTop w:val="0"/>
      <w:marBottom w:val="0"/>
      <w:divBdr>
        <w:top w:val="none" w:sz="0" w:space="0" w:color="auto"/>
        <w:left w:val="none" w:sz="0" w:space="0" w:color="auto"/>
        <w:bottom w:val="none" w:sz="0" w:space="0" w:color="auto"/>
        <w:right w:val="none" w:sz="0" w:space="0" w:color="auto"/>
      </w:divBdr>
    </w:div>
    <w:div w:id="80807906">
      <w:bodyDiv w:val="1"/>
      <w:marLeft w:val="0"/>
      <w:marRight w:val="0"/>
      <w:marTop w:val="0"/>
      <w:marBottom w:val="0"/>
      <w:divBdr>
        <w:top w:val="none" w:sz="0" w:space="0" w:color="auto"/>
        <w:left w:val="none" w:sz="0" w:space="0" w:color="auto"/>
        <w:bottom w:val="none" w:sz="0" w:space="0" w:color="auto"/>
        <w:right w:val="none" w:sz="0" w:space="0" w:color="auto"/>
      </w:divBdr>
    </w:div>
    <w:div w:id="80878614">
      <w:bodyDiv w:val="1"/>
      <w:marLeft w:val="0"/>
      <w:marRight w:val="0"/>
      <w:marTop w:val="0"/>
      <w:marBottom w:val="0"/>
      <w:divBdr>
        <w:top w:val="none" w:sz="0" w:space="0" w:color="auto"/>
        <w:left w:val="none" w:sz="0" w:space="0" w:color="auto"/>
        <w:bottom w:val="none" w:sz="0" w:space="0" w:color="auto"/>
        <w:right w:val="none" w:sz="0" w:space="0" w:color="auto"/>
      </w:divBdr>
    </w:div>
    <w:div w:id="81073764">
      <w:bodyDiv w:val="1"/>
      <w:marLeft w:val="0"/>
      <w:marRight w:val="0"/>
      <w:marTop w:val="0"/>
      <w:marBottom w:val="0"/>
      <w:divBdr>
        <w:top w:val="none" w:sz="0" w:space="0" w:color="auto"/>
        <w:left w:val="none" w:sz="0" w:space="0" w:color="auto"/>
        <w:bottom w:val="none" w:sz="0" w:space="0" w:color="auto"/>
        <w:right w:val="none" w:sz="0" w:space="0" w:color="auto"/>
      </w:divBdr>
    </w:div>
    <w:div w:id="81688691">
      <w:bodyDiv w:val="1"/>
      <w:marLeft w:val="0"/>
      <w:marRight w:val="0"/>
      <w:marTop w:val="0"/>
      <w:marBottom w:val="0"/>
      <w:divBdr>
        <w:top w:val="none" w:sz="0" w:space="0" w:color="auto"/>
        <w:left w:val="none" w:sz="0" w:space="0" w:color="auto"/>
        <w:bottom w:val="none" w:sz="0" w:space="0" w:color="auto"/>
        <w:right w:val="none" w:sz="0" w:space="0" w:color="auto"/>
      </w:divBdr>
    </w:div>
    <w:div w:id="82117397">
      <w:bodyDiv w:val="1"/>
      <w:marLeft w:val="0"/>
      <w:marRight w:val="0"/>
      <w:marTop w:val="0"/>
      <w:marBottom w:val="0"/>
      <w:divBdr>
        <w:top w:val="none" w:sz="0" w:space="0" w:color="auto"/>
        <w:left w:val="none" w:sz="0" w:space="0" w:color="auto"/>
        <w:bottom w:val="none" w:sz="0" w:space="0" w:color="auto"/>
        <w:right w:val="none" w:sz="0" w:space="0" w:color="auto"/>
      </w:divBdr>
    </w:div>
    <w:div w:id="82726664">
      <w:bodyDiv w:val="1"/>
      <w:marLeft w:val="0"/>
      <w:marRight w:val="0"/>
      <w:marTop w:val="0"/>
      <w:marBottom w:val="0"/>
      <w:divBdr>
        <w:top w:val="none" w:sz="0" w:space="0" w:color="auto"/>
        <w:left w:val="none" w:sz="0" w:space="0" w:color="auto"/>
        <w:bottom w:val="none" w:sz="0" w:space="0" w:color="auto"/>
        <w:right w:val="none" w:sz="0" w:space="0" w:color="auto"/>
      </w:divBdr>
    </w:div>
    <w:div w:id="82773719">
      <w:bodyDiv w:val="1"/>
      <w:marLeft w:val="0"/>
      <w:marRight w:val="0"/>
      <w:marTop w:val="0"/>
      <w:marBottom w:val="0"/>
      <w:divBdr>
        <w:top w:val="none" w:sz="0" w:space="0" w:color="auto"/>
        <w:left w:val="none" w:sz="0" w:space="0" w:color="auto"/>
        <w:bottom w:val="none" w:sz="0" w:space="0" w:color="auto"/>
        <w:right w:val="none" w:sz="0" w:space="0" w:color="auto"/>
      </w:divBdr>
    </w:div>
    <w:div w:id="82848999">
      <w:bodyDiv w:val="1"/>
      <w:marLeft w:val="0"/>
      <w:marRight w:val="0"/>
      <w:marTop w:val="0"/>
      <w:marBottom w:val="0"/>
      <w:divBdr>
        <w:top w:val="none" w:sz="0" w:space="0" w:color="auto"/>
        <w:left w:val="none" w:sz="0" w:space="0" w:color="auto"/>
        <w:bottom w:val="none" w:sz="0" w:space="0" w:color="auto"/>
        <w:right w:val="none" w:sz="0" w:space="0" w:color="auto"/>
      </w:divBdr>
    </w:div>
    <w:div w:id="83037629">
      <w:bodyDiv w:val="1"/>
      <w:marLeft w:val="0"/>
      <w:marRight w:val="0"/>
      <w:marTop w:val="0"/>
      <w:marBottom w:val="0"/>
      <w:divBdr>
        <w:top w:val="none" w:sz="0" w:space="0" w:color="auto"/>
        <w:left w:val="none" w:sz="0" w:space="0" w:color="auto"/>
        <w:bottom w:val="none" w:sz="0" w:space="0" w:color="auto"/>
        <w:right w:val="none" w:sz="0" w:space="0" w:color="auto"/>
      </w:divBdr>
    </w:div>
    <w:div w:id="83233784">
      <w:bodyDiv w:val="1"/>
      <w:marLeft w:val="0"/>
      <w:marRight w:val="0"/>
      <w:marTop w:val="0"/>
      <w:marBottom w:val="0"/>
      <w:divBdr>
        <w:top w:val="none" w:sz="0" w:space="0" w:color="auto"/>
        <w:left w:val="none" w:sz="0" w:space="0" w:color="auto"/>
        <w:bottom w:val="none" w:sz="0" w:space="0" w:color="auto"/>
        <w:right w:val="none" w:sz="0" w:space="0" w:color="auto"/>
      </w:divBdr>
      <w:divsChild>
        <w:div w:id="12344161">
          <w:marLeft w:val="480"/>
          <w:marRight w:val="0"/>
          <w:marTop w:val="0"/>
          <w:marBottom w:val="0"/>
          <w:divBdr>
            <w:top w:val="none" w:sz="0" w:space="0" w:color="auto"/>
            <w:left w:val="none" w:sz="0" w:space="0" w:color="auto"/>
            <w:bottom w:val="none" w:sz="0" w:space="0" w:color="auto"/>
            <w:right w:val="none" w:sz="0" w:space="0" w:color="auto"/>
          </w:divBdr>
        </w:div>
        <w:div w:id="27724332">
          <w:marLeft w:val="480"/>
          <w:marRight w:val="0"/>
          <w:marTop w:val="0"/>
          <w:marBottom w:val="0"/>
          <w:divBdr>
            <w:top w:val="none" w:sz="0" w:space="0" w:color="auto"/>
            <w:left w:val="none" w:sz="0" w:space="0" w:color="auto"/>
            <w:bottom w:val="none" w:sz="0" w:space="0" w:color="auto"/>
            <w:right w:val="none" w:sz="0" w:space="0" w:color="auto"/>
          </w:divBdr>
        </w:div>
        <w:div w:id="79721943">
          <w:marLeft w:val="480"/>
          <w:marRight w:val="0"/>
          <w:marTop w:val="0"/>
          <w:marBottom w:val="0"/>
          <w:divBdr>
            <w:top w:val="none" w:sz="0" w:space="0" w:color="auto"/>
            <w:left w:val="none" w:sz="0" w:space="0" w:color="auto"/>
            <w:bottom w:val="none" w:sz="0" w:space="0" w:color="auto"/>
            <w:right w:val="none" w:sz="0" w:space="0" w:color="auto"/>
          </w:divBdr>
        </w:div>
        <w:div w:id="83305762">
          <w:marLeft w:val="480"/>
          <w:marRight w:val="0"/>
          <w:marTop w:val="0"/>
          <w:marBottom w:val="0"/>
          <w:divBdr>
            <w:top w:val="none" w:sz="0" w:space="0" w:color="auto"/>
            <w:left w:val="none" w:sz="0" w:space="0" w:color="auto"/>
            <w:bottom w:val="none" w:sz="0" w:space="0" w:color="auto"/>
            <w:right w:val="none" w:sz="0" w:space="0" w:color="auto"/>
          </w:divBdr>
        </w:div>
        <w:div w:id="100030759">
          <w:marLeft w:val="480"/>
          <w:marRight w:val="0"/>
          <w:marTop w:val="0"/>
          <w:marBottom w:val="0"/>
          <w:divBdr>
            <w:top w:val="none" w:sz="0" w:space="0" w:color="auto"/>
            <w:left w:val="none" w:sz="0" w:space="0" w:color="auto"/>
            <w:bottom w:val="none" w:sz="0" w:space="0" w:color="auto"/>
            <w:right w:val="none" w:sz="0" w:space="0" w:color="auto"/>
          </w:divBdr>
        </w:div>
        <w:div w:id="151798841">
          <w:marLeft w:val="480"/>
          <w:marRight w:val="0"/>
          <w:marTop w:val="0"/>
          <w:marBottom w:val="0"/>
          <w:divBdr>
            <w:top w:val="none" w:sz="0" w:space="0" w:color="auto"/>
            <w:left w:val="none" w:sz="0" w:space="0" w:color="auto"/>
            <w:bottom w:val="none" w:sz="0" w:space="0" w:color="auto"/>
            <w:right w:val="none" w:sz="0" w:space="0" w:color="auto"/>
          </w:divBdr>
        </w:div>
        <w:div w:id="290598620">
          <w:marLeft w:val="480"/>
          <w:marRight w:val="0"/>
          <w:marTop w:val="0"/>
          <w:marBottom w:val="0"/>
          <w:divBdr>
            <w:top w:val="none" w:sz="0" w:space="0" w:color="auto"/>
            <w:left w:val="none" w:sz="0" w:space="0" w:color="auto"/>
            <w:bottom w:val="none" w:sz="0" w:space="0" w:color="auto"/>
            <w:right w:val="none" w:sz="0" w:space="0" w:color="auto"/>
          </w:divBdr>
        </w:div>
        <w:div w:id="304431443">
          <w:marLeft w:val="480"/>
          <w:marRight w:val="0"/>
          <w:marTop w:val="0"/>
          <w:marBottom w:val="0"/>
          <w:divBdr>
            <w:top w:val="none" w:sz="0" w:space="0" w:color="auto"/>
            <w:left w:val="none" w:sz="0" w:space="0" w:color="auto"/>
            <w:bottom w:val="none" w:sz="0" w:space="0" w:color="auto"/>
            <w:right w:val="none" w:sz="0" w:space="0" w:color="auto"/>
          </w:divBdr>
        </w:div>
        <w:div w:id="338780704">
          <w:marLeft w:val="480"/>
          <w:marRight w:val="0"/>
          <w:marTop w:val="0"/>
          <w:marBottom w:val="0"/>
          <w:divBdr>
            <w:top w:val="none" w:sz="0" w:space="0" w:color="auto"/>
            <w:left w:val="none" w:sz="0" w:space="0" w:color="auto"/>
            <w:bottom w:val="none" w:sz="0" w:space="0" w:color="auto"/>
            <w:right w:val="none" w:sz="0" w:space="0" w:color="auto"/>
          </w:divBdr>
        </w:div>
        <w:div w:id="379209800">
          <w:marLeft w:val="480"/>
          <w:marRight w:val="0"/>
          <w:marTop w:val="0"/>
          <w:marBottom w:val="0"/>
          <w:divBdr>
            <w:top w:val="none" w:sz="0" w:space="0" w:color="auto"/>
            <w:left w:val="none" w:sz="0" w:space="0" w:color="auto"/>
            <w:bottom w:val="none" w:sz="0" w:space="0" w:color="auto"/>
            <w:right w:val="none" w:sz="0" w:space="0" w:color="auto"/>
          </w:divBdr>
        </w:div>
        <w:div w:id="380439879">
          <w:marLeft w:val="480"/>
          <w:marRight w:val="0"/>
          <w:marTop w:val="0"/>
          <w:marBottom w:val="0"/>
          <w:divBdr>
            <w:top w:val="none" w:sz="0" w:space="0" w:color="auto"/>
            <w:left w:val="none" w:sz="0" w:space="0" w:color="auto"/>
            <w:bottom w:val="none" w:sz="0" w:space="0" w:color="auto"/>
            <w:right w:val="none" w:sz="0" w:space="0" w:color="auto"/>
          </w:divBdr>
        </w:div>
        <w:div w:id="382098476">
          <w:marLeft w:val="480"/>
          <w:marRight w:val="0"/>
          <w:marTop w:val="0"/>
          <w:marBottom w:val="0"/>
          <w:divBdr>
            <w:top w:val="none" w:sz="0" w:space="0" w:color="auto"/>
            <w:left w:val="none" w:sz="0" w:space="0" w:color="auto"/>
            <w:bottom w:val="none" w:sz="0" w:space="0" w:color="auto"/>
            <w:right w:val="none" w:sz="0" w:space="0" w:color="auto"/>
          </w:divBdr>
        </w:div>
        <w:div w:id="387267576">
          <w:marLeft w:val="480"/>
          <w:marRight w:val="0"/>
          <w:marTop w:val="0"/>
          <w:marBottom w:val="0"/>
          <w:divBdr>
            <w:top w:val="none" w:sz="0" w:space="0" w:color="auto"/>
            <w:left w:val="none" w:sz="0" w:space="0" w:color="auto"/>
            <w:bottom w:val="none" w:sz="0" w:space="0" w:color="auto"/>
            <w:right w:val="none" w:sz="0" w:space="0" w:color="auto"/>
          </w:divBdr>
        </w:div>
        <w:div w:id="388265261">
          <w:marLeft w:val="480"/>
          <w:marRight w:val="0"/>
          <w:marTop w:val="0"/>
          <w:marBottom w:val="0"/>
          <w:divBdr>
            <w:top w:val="none" w:sz="0" w:space="0" w:color="auto"/>
            <w:left w:val="none" w:sz="0" w:space="0" w:color="auto"/>
            <w:bottom w:val="none" w:sz="0" w:space="0" w:color="auto"/>
            <w:right w:val="none" w:sz="0" w:space="0" w:color="auto"/>
          </w:divBdr>
        </w:div>
        <w:div w:id="477577091">
          <w:marLeft w:val="480"/>
          <w:marRight w:val="0"/>
          <w:marTop w:val="0"/>
          <w:marBottom w:val="0"/>
          <w:divBdr>
            <w:top w:val="none" w:sz="0" w:space="0" w:color="auto"/>
            <w:left w:val="none" w:sz="0" w:space="0" w:color="auto"/>
            <w:bottom w:val="none" w:sz="0" w:space="0" w:color="auto"/>
            <w:right w:val="none" w:sz="0" w:space="0" w:color="auto"/>
          </w:divBdr>
        </w:div>
        <w:div w:id="548372220">
          <w:marLeft w:val="480"/>
          <w:marRight w:val="0"/>
          <w:marTop w:val="0"/>
          <w:marBottom w:val="0"/>
          <w:divBdr>
            <w:top w:val="none" w:sz="0" w:space="0" w:color="auto"/>
            <w:left w:val="none" w:sz="0" w:space="0" w:color="auto"/>
            <w:bottom w:val="none" w:sz="0" w:space="0" w:color="auto"/>
            <w:right w:val="none" w:sz="0" w:space="0" w:color="auto"/>
          </w:divBdr>
        </w:div>
        <w:div w:id="551230772">
          <w:marLeft w:val="480"/>
          <w:marRight w:val="0"/>
          <w:marTop w:val="0"/>
          <w:marBottom w:val="0"/>
          <w:divBdr>
            <w:top w:val="none" w:sz="0" w:space="0" w:color="auto"/>
            <w:left w:val="none" w:sz="0" w:space="0" w:color="auto"/>
            <w:bottom w:val="none" w:sz="0" w:space="0" w:color="auto"/>
            <w:right w:val="none" w:sz="0" w:space="0" w:color="auto"/>
          </w:divBdr>
        </w:div>
        <w:div w:id="612790698">
          <w:marLeft w:val="480"/>
          <w:marRight w:val="0"/>
          <w:marTop w:val="0"/>
          <w:marBottom w:val="0"/>
          <w:divBdr>
            <w:top w:val="none" w:sz="0" w:space="0" w:color="auto"/>
            <w:left w:val="none" w:sz="0" w:space="0" w:color="auto"/>
            <w:bottom w:val="none" w:sz="0" w:space="0" w:color="auto"/>
            <w:right w:val="none" w:sz="0" w:space="0" w:color="auto"/>
          </w:divBdr>
        </w:div>
        <w:div w:id="672873674">
          <w:marLeft w:val="480"/>
          <w:marRight w:val="0"/>
          <w:marTop w:val="0"/>
          <w:marBottom w:val="0"/>
          <w:divBdr>
            <w:top w:val="none" w:sz="0" w:space="0" w:color="auto"/>
            <w:left w:val="none" w:sz="0" w:space="0" w:color="auto"/>
            <w:bottom w:val="none" w:sz="0" w:space="0" w:color="auto"/>
            <w:right w:val="none" w:sz="0" w:space="0" w:color="auto"/>
          </w:divBdr>
        </w:div>
        <w:div w:id="699477685">
          <w:marLeft w:val="480"/>
          <w:marRight w:val="0"/>
          <w:marTop w:val="0"/>
          <w:marBottom w:val="0"/>
          <w:divBdr>
            <w:top w:val="none" w:sz="0" w:space="0" w:color="auto"/>
            <w:left w:val="none" w:sz="0" w:space="0" w:color="auto"/>
            <w:bottom w:val="none" w:sz="0" w:space="0" w:color="auto"/>
            <w:right w:val="none" w:sz="0" w:space="0" w:color="auto"/>
          </w:divBdr>
        </w:div>
        <w:div w:id="747387979">
          <w:marLeft w:val="480"/>
          <w:marRight w:val="0"/>
          <w:marTop w:val="0"/>
          <w:marBottom w:val="0"/>
          <w:divBdr>
            <w:top w:val="none" w:sz="0" w:space="0" w:color="auto"/>
            <w:left w:val="none" w:sz="0" w:space="0" w:color="auto"/>
            <w:bottom w:val="none" w:sz="0" w:space="0" w:color="auto"/>
            <w:right w:val="none" w:sz="0" w:space="0" w:color="auto"/>
          </w:divBdr>
        </w:div>
        <w:div w:id="749809138">
          <w:marLeft w:val="480"/>
          <w:marRight w:val="0"/>
          <w:marTop w:val="0"/>
          <w:marBottom w:val="0"/>
          <w:divBdr>
            <w:top w:val="none" w:sz="0" w:space="0" w:color="auto"/>
            <w:left w:val="none" w:sz="0" w:space="0" w:color="auto"/>
            <w:bottom w:val="none" w:sz="0" w:space="0" w:color="auto"/>
            <w:right w:val="none" w:sz="0" w:space="0" w:color="auto"/>
          </w:divBdr>
        </w:div>
        <w:div w:id="752777310">
          <w:marLeft w:val="480"/>
          <w:marRight w:val="0"/>
          <w:marTop w:val="0"/>
          <w:marBottom w:val="0"/>
          <w:divBdr>
            <w:top w:val="none" w:sz="0" w:space="0" w:color="auto"/>
            <w:left w:val="none" w:sz="0" w:space="0" w:color="auto"/>
            <w:bottom w:val="none" w:sz="0" w:space="0" w:color="auto"/>
            <w:right w:val="none" w:sz="0" w:space="0" w:color="auto"/>
          </w:divBdr>
        </w:div>
        <w:div w:id="817721087">
          <w:marLeft w:val="480"/>
          <w:marRight w:val="0"/>
          <w:marTop w:val="0"/>
          <w:marBottom w:val="0"/>
          <w:divBdr>
            <w:top w:val="none" w:sz="0" w:space="0" w:color="auto"/>
            <w:left w:val="none" w:sz="0" w:space="0" w:color="auto"/>
            <w:bottom w:val="none" w:sz="0" w:space="0" w:color="auto"/>
            <w:right w:val="none" w:sz="0" w:space="0" w:color="auto"/>
          </w:divBdr>
        </w:div>
        <w:div w:id="845050459">
          <w:marLeft w:val="480"/>
          <w:marRight w:val="0"/>
          <w:marTop w:val="0"/>
          <w:marBottom w:val="0"/>
          <w:divBdr>
            <w:top w:val="none" w:sz="0" w:space="0" w:color="auto"/>
            <w:left w:val="none" w:sz="0" w:space="0" w:color="auto"/>
            <w:bottom w:val="none" w:sz="0" w:space="0" w:color="auto"/>
            <w:right w:val="none" w:sz="0" w:space="0" w:color="auto"/>
          </w:divBdr>
        </w:div>
        <w:div w:id="886650882">
          <w:marLeft w:val="480"/>
          <w:marRight w:val="0"/>
          <w:marTop w:val="0"/>
          <w:marBottom w:val="0"/>
          <w:divBdr>
            <w:top w:val="none" w:sz="0" w:space="0" w:color="auto"/>
            <w:left w:val="none" w:sz="0" w:space="0" w:color="auto"/>
            <w:bottom w:val="none" w:sz="0" w:space="0" w:color="auto"/>
            <w:right w:val="none" w:sz="0" w:space="0" w:color="auto"/>
          </w:divBdr>
        </w:div>
        <w:div w:id="901867820">
          <w:marLeft w:val="480"/>
          <w:marRight w:val="0"/>
          <w:marTop w:val="0"/>
          <w:marBottom w:val="0"/>
          <w:divBdr>
            <w:top w:val="none" w:sz="0" w:space="0" w:color="auto"/>
            <w:left w:val="none" w:sz="0" w:space="0" w:color="auto"/>
            <w:bottom w:val="none" w:sz="0" w:space="0" w:color="auto"/>
            <w:right w:val="none" w:sz="0" w:space="0" w:color="auto"/>
          </w:divBdr>
        </w:div>
        <w:div w:id="912155786">
          <w:marLeft w:val="480"/>
          <w:marRight w:val="0"/>
          <w:marTop w:val="0"/>
          <w:marBottom w:val="0"/>
          <w:divBdr>
            <w:top w:val="none" w:sz="0" w:space="0" w:color="auto"/>
            <w:left w:val="none" w:sz="0" w:space="0" w:color="auto"/>
            <w:bottom w:val="none" w:sz="0" w:space="0" w:color="auto"/>
            <w:right w:val="none" w:sz="0" w:space="0" w:color="auto"/>
          </w:divBdr>
        </w:div>
        <w:div w:id="929656895">
          <w:marLeft w:val="480"/>
          <w:marRight w:val="0"/>
          <w:marTop w:val="0"/>
          <w:marBottom w:val="0"/>
          <w:divBdr>
            <w:top w:val="none" w:sz="0" w:space="0" w:color="auto"/>
            <w:left w:val="none" w:sz="0" w:space="0" w:color="auto"/>
            <w:bottom w:val="none" w:sz="0" w:space="0" w:color="auto"/>
            <w:right w:val="none" w:sz="0" w:space="0" w:color="auto"/>
          </w:divBdr>
        </w:div>
        <w:div w:id="937104375">
          <w:marLeft w:val="480"/>
          <w:marRight w:val="0"/>
          <w:marTop w:val="0"/>
          <w:marBottom w:val="0"/>
          <w:divBdr>
            <w:top w:val="none" w:sz="0" w:space="0" w:color="auto"/>
            <w:left w:val="none" w:sz="0" w:space="0" w:color="auto"/>
            <w:bottom w:val="none" w:sz="0" w:space="0" w:color="auto"/>
            <w:right w:val="none" w:sz="0" w:space="0" w:color="auto"/>
          </w:divBdr>
        </w:div>
        <w:div w:id="1015617542">
          <w:marLeft w:val="480"/>
          <w:marRight w:val="0"/>
          <w:marTop w:val="0"/>
          <w:marBottom w:val="0"/>
          <w:divBdr>
            <w:top w:val="none" w:sz="0" w:space="0" w:color="auto"/>
            <w:left w:val="none" w:sz="0" w:space="0" w:color="auto"/>
            <w:bottom w:val="none" w:sz="0" w:space="0" w:color="auto"/>
            <w:right w:val="none" w:sz="0" w:space="0" w:color="auto"/>
          </w:divBdr>
        </w:div>
      </w:divsChild>
    </w:div>
    <w:div w:id="83305012">
      <w:bodyDiv w:val="1"/>
      <w:marLeft w:val="0"/>
      <w:marRight w:val="0"/>
      <w:marTop w:val="0"/>
      <w:marBottom w:val="0"/>
      <w:divBdr>
        <w:top w:val="none" w:sz="0" w:space="0" w:color="auto"/>
        <w:left w:val="none" w:sz="0" w:space="0" w:color="auto"/>
        <w:bottom w:val="none" w:sz="0" w:space="0" w:color="auto"/>
        <w:right w:val="none" w:sz="0" w:space="0" w:color="auto"/>
      </w:divBdr>
    </w:div>
    <w:div w:id="83496824">
      <w:bodyDiv w:val="1"/>
      <w:marLeft w:val="0"/>
      <w:marRight w:val="0"/>
      <w:marTop w:val="0"/>
      <w:marBottom w:val="0"/>
      <w:divBdr>
        <w:top w:val="none" w:sz="0" w:space="0" w:color="auto"/>
        <w:left w:val="none" w:sz="0" w:space="0" w:color="auto"/>
        <w:bottom w:val="none" w:sz="0" w:space="0" w:color="auto"/>
        <w:right w:val="none" w:sz="0" w:space="0" w:color="auto"/>
      </w:divBdr>
    </w:div>
    <w:div w:id="83770806">
      <w:bodyDiv w:val="1"/>
      <w:marLeft w:val="0"/>
      <w:marRight w:val="0"/>
      <w:marTop w:val="0"/>
      <w:marBottom w:val="0"/>
      <w:divBdr>
        <w:top w:val="none" w:sz="0" w:space="0" w:color="auto"/>
        <w:left w:val="none" w:sz="0" w:space="0" w:color="auto"/>
        <w:bottom w:val="none" w:sz="0" w:space="0" w:color="auto"/>
        <w:right w:val="none" w:sz="0" w:space="0" w:color="auto"/>
      </w:divBdr>
    </w:div>
    <w:div w:id="84107702">
      <w:bodyDiv w:val="1"/>
      <w:marLeft w:val="0"/>
      <w:marRight w:val="0"/>
      <w:marTop w:val="0"/>
      <w:marBottom w:val="0"/>
      <w:divBdr>
        <w:top w:val="none" w:sz="0" w:space="0" w:color="auto"/>
        <w:left w:val="none" w:sz="0" w:space="0" w:color="auto"/>
        <w:bottom w:val="none" w:sz="0" w:space="0" w:color="auto"/>
        <w:right w:val="none" w:sz="0" w:space="0" w:color="auto"/>
      </w:divBdr>
    </w:div>
    <w:div w:id="84112764">
      <w:bodyDiv w:val="1"/>
      <w:marLeft w:val="0"/>
      <w:marRight w:val="0"/>
      <w:marTop w:val="0"/>
      <w:marBottom w:val="0"/>
      <w:divBdr>
        <w:top w:val="none" w:sz="0" w:space="0" w:color="auto"/>
        <w:left w:val="none" w:sz="0" w:space="0" w:color="auto"/>
        <w:bottom w:val="none" w:sz="0" w:space="0" w:color="auto"/>
        <w:right w:val="none" w:sz="0" w:space="0" w:color="auto"/>
      </w:divBdr>
    </w:div>
    <w:div w:id="84888855">
      <w:bodyDiv w:val="1"/>
      <w:marLeft w:val="0"/>
      <w:marRight w:val="0"/>
      <w:marTop w:val="0"/>
      <w:marBottom w:val="0"/>
      <w:divBdr>
        <w:top w:val="none" w:sz="0" w:space="0" w:color="auto"/>
        <w:left w:val="none" w:sz="0" w:space="0" w:color="auto"/>
        <w:bottom w:val="none" w:sz="0" w:space="0" w:color="auto"/>
        <w:right w:val="none" w:sz="0" w:space="0" w:color="auto"/>
      </w:divBdr>
    </w:div>
    <w:div w:id="84888978">
      <w:bodyDiv w:val="1"/>
      <w:marLeft w:val="0"/>
      <w:marRight w:val="0"/>
      <w:marTop w:val="0"/>
      <w:marBottom w:val="0"/>
      <w:divBdr>
        <w:top w:val="none" w:sz="0" w:space="0" w:color="auto"/>
        <w:left w:val="none" w:sz="0" w:space="0" w:color="auto"/>
        <w:bottom w:val="none" w:sz="0" w:space="0" w:color="auto"/>
        <w:right w:val="none" w:sz="0" w:space="0" w:color="auto"/>
      </w:divBdr>
    </w:div>
    <w:div w:id="85032473">
      <w:bodyDiv w:val="1"/>
      <w:marLeft w:val="0"/>
      <w:marRight w:val="0"/>
      <w:marTop w:val="0"/>
      <w:marBottom w:val="0"/>
      <w:divBdr>
        <w:top w:val="none" w:sz="0" w:space="0" w:color="auto"/>
        <w:left w:val="none" w:sz="0" w:space="0" w:color="auto"/>
        <w:bottom w:val="none" w:sz="0" w:space="0" w:color="auto"/>
        <w:right w:val="none" w:sz="0" w:space="0" w:color="auto"/>
      </w:divBdr>
    </w:div>
    <w:div w:id="85271575">
      <w:bodyDiv w:val="1"/>
      <w:marLeft w:val="0"/>
      <w:marRight w:val="0"/>
      <w:marTop w:val="0"/>
      <w:marBottom w:val="0"/>
      <w:divBdr>
        <w:top w:val="none" w:sz="0" w:space="0" w:color="auto"/>
        <w:left w:val="none" w:sz="0" w:space="0" w:color="auto"/>
        <w:bottom w:val="none" w:sz="0" w:space="0" w:color="auto"/>
        <w:right w:val="none" w:sz="0" w:space="0" w:color="auto"/>
      </w:divBdr>
    </w:div>
    <w:div w:id="85351517">
      <w:bodyDiv w:val="1"/>
      <w:marLeft w:val="0"/>
      <w:marRight w:val="0"/>
      <w:marTop w:val="0"/>
      <w:marBottom w:val="0"/>
      <w:divBdr>
        <w:top w:val="none" w:sz="0" w:space="0" w:color="auto"/>
        <w:left w:val="none" w:sz="0" w:space="0" w:color="auto"/>
        <w:bottom w:val="none" w:sz="0" w:space="0" w:color="auto"/>
        <w:right w:val="none" w:sz="0" w:space="0" w:color="auto"/>
      </w:divBdr>
    </w:div>
    <w:div w:id="85661665">
      <w:bodyDiv w:val="1"/>
      <w:marLeft w:val="0"/>
      <w:marRight w:val="0"/>
      <w:marTop w:val="0"/>
      <w:marBottom w:val="0"/>
      <w:divBdr>
        <w:top w:val="none" w:sz="0" w:space="0" w:color="auto"/>
        <w:left w:val="none" w:sz="0" w:space="0" w:color="auto"/>
        <w:bottom w:val="none" w:sz="0" w:space="0" w:color="auto"/>
        <w:right w:val="none" w:sz="0" w:space="0" w:color="auto"/>
      </w:divBdr>
    </w:div>
    <w:div w:id="86316396">
      <w:bodyDiv w:val="1"/>
      <w:marLeft w:val="0"/>
      <w:marRight w:val="0"/>
      <w:marTop w:val="0"/>
      <w:marBottom w:val="0"/>
      <w:divBdr>
        <w:top w:val="none" w:sz="0" w:space="0" w:color="auto"/>
        <w:left w:val="none" w:sz="0" w:space="0" w:color="auto"/>
        <w:bottom w:val="none" w:sz="0" w:space="0" w:color="auto"/>
        <w:right w:val="none" w:sz="0" w:space="0" w:color="auto"/>
      </w:divBdr>
    </w:div>
    <w:div w:id="86462525">
      <w:bodyDiv w:val="1"/>
      <w:marLeft w:val="0"/>
      <w:marRight w:val="0"/>
      <w:marTop w:val="0"/>
      <w:marBottom w:val="0"/>
      <w:divBdr>
        <w:top w:val="none" w:sz="0" w:space="0" w:color="auto"/>
        <w:left w:val="none" w:sz="0" w:space="0" w:color="auto"/>
        <w:bottom w:val="none" w:sz="0" w:space="0" w:color="auto"/>
        <w:right w:val="none" w:sz="0" w:space="0" w:color="auto"/>
      </w:divBdr>
    </w:div>
    <w:div w:id="86463709">
      <w:bodyDiv w:val="1"/>
      <w:marLeft w:val="0"/>
      <w:marRight w:val="0"/>
      <w:marTop w:val="0"/>
      <w:marBottom w:val="0"/>
      <w:divBdr>
        <w:top w:val="none" w:sz="0" w:space="0" w:color="auto"/>
        <w:left w:val="none" w:sz="0" w:space="0" w:color="auto"/>
        <w:bottom w:val="none" w:sz="0" w:space="0" w:color="auto"/>
        <w:right w:val="none" w:sz="0" w:space="0" w:color="auto"/>
      </w:divBdr>
    </w:div>
    <w:div w:id="86585772">
      <w:bodyDiv w:val="1"/>
      <w:marLeft w:val="0"/>
      <w:marRight w:val="0"/>
      <w:marTop w:val="0"/>
      <w:marBottom w:val="0"/>
      <w:divBdr>
        <w:top w:val="none" w:sz="0" w:space="0" w:color="auto"/>
        <w:left w:val="none" w:sz="0" w:space="0" w:color="auto"/>
        <w:bottom w:val="none" w:sz="0" w:space="0" w:color="auto"/>
        <w:right w:val="none" w:sz="0" w:space="0" w:color="auto"/>
      </w:divBdr>
      <w:divsChild>
        <w:div w:id="22244347">
          <w:marLeft w:val="480"/>
          <w:marRight w:val="0"/>
          <w:marTop w:val="0"/>
          <w:marBottom w:val="0"/>
          <w:divBdr>
            <w:top w:val="none" w:sz="0" w:space="0" w:color="auto"/>
            <w:left w:val="none" w:sz="0" w:space="0" w:color="auto"/>
            <w:bottom w:val="none" w:sz="0" w:space="0" w:color="auto"/>
            <w:right w:val="none" w:sz="0" w:space="0" w:color="auto"/>
          </w:divBdr>
        </w:div>
        <w:div w:id="149712752">
          <w:marLeft w:val="480"/>
          <w:marRight w:val="0"/>
          <w:marTop w:val="0"/>
          <w:marBottom w:val="0"/>
          <w:divBdr>
            <w:top w:val="none" w:sz="0" w:space="0" w:color="auto"/>
            <w:left w:val="none" w:sz="0" w:space="0" w:color="auto"/>
            <w:bottom w:val="none" w:sz="0" w:space="0" w:color="auto"/>
            <w:right w:val="none" w:sz="0" w:space="0" w:color="auto"/>
          </w:divBdr>
        </w:div>
        <w:div w:id="244996154">
          <w:marLeft w:val="480"/>
          <w:marRight w:val="0"/>
          <w:marTop w:val="0"/>
          <w:marBottom w:val="0"/>
          <w:divBdr>
            <w:top w:val="none" w:sz="0" w:space="0" w:color="auto"/>
            <w:left w:val="none" w:sz="0" w:space="0" w:color="auto"/>
            <w:bottom w:val="none" w:sz="0" w:space="0" w:color="auto"/>
            <w:right w:val="none" w:sz="0" w:space="0" w:color="auto"/>
          </w:divBdr>
        </w:div>
        <w:div w:id="271979848">
          <w:marLeft w:val="480"/>
          <w:marRight w:val="0"/>
          <w:marTop w:val="0"/>
          <w:marBottom w:val="0"/>
          <w:divBdr>
            <w:top w:val="none" w:sz="0" w:space="0" w:color="auto"/>
            <w:left w:val="none" w:sz="0" w:space="0" w:color="auto"/>
            <w:bottom w:val="none" w:sz="0" w:space="0" w:color="auto"/>
            <w:right w:val="none" w:sz="0" w:space="0" w:color="auto"/>
          </w:divBdr>
        </w:div>
        <w:div w:id="400100423">
          <w:marLeft w:val="480"/>
          <w:marRight w:val="0"/>
          <w:marTop w:val="0"/>
          <w:marBottom w:val="0"/>
          <w:divBdr>
            <w:top w:val="none" w:sz="0" w:space="0" w:color="auto"/>
            <w:left w:val="none" w:sz="0" w:space="0" w:color="auto"/>
            <w:bottom w:val="none" w:sz="0" w:space="0" w:color="auto"/>
            <w:right w:val="none" w:sz="0" w:space="0" w:color="auto"/>
          </w:divBdr>
        </w:div>
        <w:div w:id="412892686">
          <w:marLeft w:val="480"/>
          <w:marRight w:val="0"/>
          <w:marTop w:val="0"/>
          <w:marBottom w:val="0"/>
          <w:divBdr>
            <w:top w:val="none" w:sz="0" w:space="0" w:color="auto"/>
            <w:left w:val="none" w:sz="0" w:space="0" w:color="auto"/>
            <w:bottom w:val="none" w:sz="0" w:space="0" w:color="auto"/>
            <w:right w:val="none" w:sz="0" w:space="0" w:color="auto"/>
          </w:divBdr>
        </w:div>
        <w:div w:id="594366834">
          <w:marLeft w:val="480"/>
          <w:marRight w:val="0"/>
          <w:marTop w:val="0"/>
          <w:marBottom w:val="0"/>
          <w:divBdr>
            <w:top w:val="none" w:sz="0" w:space="0" w:color="auto"/>
            <w:left w:val="none" w:sz="0" w:space="0" w:color="auto"/>
            <w:bottom w:val="none" w:sz="0" w:space="0" w:color="auto"/>
            <w:right w:val="none" w:sz="0" w:space="0" w:color="auto"/>
          </w:divBdr>
        </w:div>
        <w:div w:id="618684549">
          <w:marLeft w:val="480"/>
          <w:marRight w:val="0"/>
          <w:marTop w:val="0"/>
          <w:marBottom w:val="0"/>
          <w:divBdr>
            <w:top w:val="none" w:sz="0" w:space="0" w:color="auto"/>
            <w:left w:val="none" w:sz="0" w:space="0" w:color="auto"/>
            <w:bottom w:val="none" w:sz="0" w:space="0" w:color="auto"/>
            <w:right w:val="none" w:sz="0" w:space="0" w:color="auto"/>
          </w:divBdr>
        </w:div>
        <w:div w:id="641471042">
          <w:marLeft w:val="480"/>
          <w:marRight w:val="0"/>
          <w:marTop w:val="0"/>
          <w:marBottom w:val="0"/>
          <w:divBdr>
            <w:top w:val="none" w:sz="0" w:space="0" w:color="auto"/>
            <w:left w:val="none" w:sz="0" w:space="0" w:color="auto"/>
            <w:bottom w:val="none" w:sz="0" w:space="0" w:color="auto"/>
            <w:right w:val="none" w:sz="0" w:space="0" w:color="auto"/>
          </w:divBdr>
        </w:div>
        <w:div w:id="732629306">
          <w:marLeft w:val="480"/>
          <w:marRight w:val="0"/>
          <w:marTop w:val="0"/>
          <w:marBottom w:val="0"/>
          <w:divBdr>
            <w:top w:val="none" w:sz="0" w:space="0" w:color="auto"/>
            <w:left w:val="none" w:sz="0" w:space="0" w:color="auto"/>
            <w:bottom w:val="none" w:sz="0" w:space="0" w:color="auto"/>
            <w:right w:val="none" w:sz="0" w:space="0" w:color="auto"/>
          </w:divBdr>
        </w:div>
        <w:div w:id="763302872">
          <w:marLeft w:val="480"/>
          <w:marRight w:val="0"/>
          <w:marTop w:val="0"/>
          <w:marBottom w:val="0"/>
          <w:divBdr>
            <w:top w:val="none" w:sz="0" w:space="0" w:color="auto"/>
            <w:left w:val="none" w:sz="0" w:space="0" w:color="auto"/>
            <w:bottom w:val="none" w:sz="0" w:space="0" w:color="auto"/>
            <w:right w:val="none" w:sz="0" w:space="0" w:color="auto"/>
          </w:divBdr>
        </w:div>
      </w:divsChild>
    </w:div>
    <w:div w:id="86776147">
      <w:bodyDiv w:val="1"/>
      <w:marLeft w:val="0"/>
      <w:marRight w:val="0"/>
      <w:marTop w:val="0"/>
      <w:marBottom w:val="0"/>
      <w:divBdr>
        <w:top w:val="none" w:sz="0" w:space="0" w:color="auto"/>
        <w:left w:val="none" w:sz="0" w:space="0" w:color="auto"/>
        <w:bottom w:val="none" w:sz="0" w:space="0" w:color="auto"/>
        <w:right w:val="none" w:sz="0" w:space="0" w:color="auto"/>
      </w:divBdr>
      <w:divsChild>
        <w:div w:id="27921752">
          <w:marLeft w:val="480"/>
          <w:marRight w:val="0"/>
          <w:marTop w:val="0"/>
          <w:marBottom w:val="0"/>
          <w:divBdr>
            <w:top w:val="none" w:sz="0" w:space="0" w:color="auto"/>
            <w:left w:val="none" w:sz="0" w:space="0" w:color="auto"/>
            <w:bottom w:val="none" w:sz="0" w:space="0" w:color="auto"/>
            <w:right w:val="none" w:sz="0" w:space="0" w:color="auto"/>
          </w:divBdr>
        </w:div>
        <w:div w:id="516820586">
          <w:marLeft w:val="480"/>
          <w:marRight w:val="0"/>
          <w:marTop w:val="0"/>
          <w:marBottom w:val="0"/>
          <w:divBdr>
            <w:top w:val="none" w:sz="0" w:space="0" w:color="auto"/>
            <w:left w:val="none" w:sz="0" w:space="0" w:color="auto"/>
            <w:bottom w:val="none" w:sz="0" w:space="0" w:color="auto"/>
            <w:right w:val="none" w:sz="0" w:space="0" w:color="auto"/>
          </w:divBdr>
        </w:div>
      </w:divsChild>
    </w:div>
    <w:div w:id="86966577">
      <w:bodyDiv w:val="1"/>
      <w:marLeft w:val="0"/>
      <w:marRight w:val="0"/>
      <w:marTop w:val="0"/>
      <w:marBottom w:val="0"/>
      <w:divBdr>
        <w:top w:val="none" w:sz="0" w:space="0" w:color="auto"/>
        <w:left w:val="none" w:sz="0" w:space="0" w:color="auto"/>
        <w:bottom w:val="none" w:sz="0" w:space="0" w:color="auto"/>
        <w:right w:val="none" w:sz="0" w:space="0" w:color="auto"/>
      </w:divBdr>
    </w:div>
    <w:div w:id="87193011">
      <w:bodyDiv w:val="1"/>
      <w:marLeft w:val="0"/>
      <w:marRight w:val="0"/>
      <w:marTop w:val="0"/>
      <w:marBottom w:val="0"/>
      <w:divBdr>
        <w:top w:val="none" w:sz="0" w:space="0" w:color="auto"/>
        <w:left w:val="none" w:sz="0" w:space="0" w:color="auto"/>
        <w:bottom w:val="none" w:sz="0" w:space="0" w:color="auto"/>
        <w:right w:val="none" w:sz="0" w:space="0" w:color="auto"/>
      </w:divBdr>
    </w:div>
    <w:div w:id="87237551">
      <w:bodyDiv w:val="1"/>
      <w:marLeft w:val="0"/>
      <w:marRight w:val="0"/>
      <w:marTop w:val="0"/>
      <w:marBottom w:val="0"/>
      <w:divBdr>
        <w:top w:val="none" w:sz="0" w:space="0" w:color="auto"/>
        <w:left w:val="none" w:sz="0" w:space="0" w:color="auto"/>
        <w:bottom w:val="none" w:sz="0" w:space="0" w:color="auto"/>
        <w:right w:val="none" w:sz="0" w:space="0" w:color="auto"/>
      </w:divBdr>
    </w:div>
    <w:div w:id="87430526">
      <w:bodyDiv w:val="1"/>
      <w:marLeft w:val="0"/>
      <w:marRight w:val="0"/>
      <w:marTop w:val="0"/>
      <w:marBottom w:val="0"/>
      <w:divBdr>
        <w:top w:val="none" w:sz="0" w:space="0" w:color="auto"/>
        <w:left w:val="none" w:sz="0" w:space="0" w:color="auto"/>
        <w:bottom w:val="none" w:sz="0" w:space="0" w:color="auto"/>
        <w:right w:val="none" w:sz="0" w:space="0" w:color="auto"/>
      </w:divBdr>
    </w:div>
    <w:div w:id="88814589">
      <w:bodyDiv w:val="1"/>
      <w:marLeft w:val="0"/>
      <w:marRight w:val="0"/>
      <w:marTop w:val="0"/>
      <w:marBottom w:val="0"/>
      <w:divBdr>
        <w:top w:val="none" w:sz="0" w:space="0" w:color="auto"/>
        <w:left w:val="none" w:sz="0" w:space="0" w:color="auto"/>
        <w:bottom w:val="none" w:sz="0" w:space="0" w:color="auto"/>
        <w:right w:val="none" w:sz="0" w:space="0" w:color="auto"/>
      </w:divBdr>
    </w:div>
    <w:div w:id="89160483">
      <w:bodyDiv w:val="1"/>
      <w:marLeft w:val="0"/>
      <w:marRight w:val="0"/>
      <w:marTop w:val="0"/>
      <w:marBottom w:val="0"/>
      <w:divBdr>
        <w:top w:val="none" w:sz="0" w:space="0" w:color="auto"/>
        <w:left w:val="none" w:sz="0" w:space="0" w:color="auto"/>
        <w:bottom w:val="none" w:sz="0" w:space="0" w:color="auto"/>
        <w:right w:val="none" w:sz="0" w:space="0" w:color="auto"/>
      </w:divBdr>
    </w:div>
    <w:div w:id="89354708">
      <w:bodyDiv w:val="1"/>
      <w:marLeft w:val="0"/>
      <w:marRight w:val="0"/>
      <w:marTop w:val="0"/>
      <w:marBottom w:val="0"/>
      <w:divBdr>
        <w:top w:val="none" w:sz="0" w:space="0" w:color="auto"/>
        <w:left w:val="none" w:sz="0" w:space="0" w:color="auto"/>
        <w:bottom w:val="none" w:sz="0" w:space="0" w:color="auto"/>
        <w:right w:val="none" w:sz="0" w:space="0" w:color="auto"/>
      </w:divBdr>
    </w:div>
    <w:div w:id="89358060">
      <w:bodyDiv w:val="1"/>
      <w:marLeft w:val="0"/>
      <w:marRight w:val="0"/>
      <w:marTop w:val="0"/>
      <w:marBottom w:val="0"/>
      <w:divBdr>
        <w:top w:val="none" w:sz="0" w:space="0" w:color="auto"/>
        <w:left w:val="none" w:sz="0" w:space="0" w:color="auto"/>
        <w:bottom w:val="none" w:sz="0" w:space="0" w:color="auto"/>
        <w:right w:val="none" w:sz="0" w:space="0" w:color="auto"/>
      </w:divBdr>
      <w:divsChild>
        <w:div w:id="4288313">
          <w:marLeft w:val="480"/>
          <w:marRight w:val="0"/>
          <w:marTop w:val="0"/>
          <w:marBottom w:val="0"/>
          <w:divBdr>
            <w:top w:val="none" w:sz="0" w:space="0" w:color="auto"/>
            <w:left w:val="none" w:sz="0" w:space="0" w:color="auto"/>
            <w:bottom w:val="none" w:sz="0" w:space="0" w:color="auto"/>
            <w:right w:val="none" w:sz="0" w:space="0" w:color="auto"/>
          </w:divBdr>
        </w:div>
        <w:div w:id="11953132">
          <w:marLeft w:val="480"/>
          <w:marRight w:val="0"/>
          <w:marTop w:val="0"/>
          <w:marBottom w:val="0"/>
          <w:divBdr>
            <w:top w:val="none" w:sz="0" w:space="0" w:color="auto"/>
            <w:left w:val="none" w:sz="0" w:space="0" w:color="auto"/>
            <w:bottom w:val="none" w:sz="0" w:space="0" w:color="auto"/>
            <w:right w:val="none" w:sz="0" w:space="0" w:color="auto"/>
          </w:divBdr>
        </w:div>
        <w:div w:id="67777488">
          <w:marLeft w:val="480"/>
          <w:marRight w:val="0"/>
          <w:marTop w:val="0"/>
          <w:marBottom w:val="0"/>
          <w:divBdr>
            <w:top w:val="none" w:sz="0" w:space="0" w:color="auto"/>
            <w:left w:val="none" w:sz="0" w:space="0" w:color="auto"/>
            <w:bottom w:val="none" w:sz="0" w:space="0" w:color="auto"/>
            <w:right w:val="none" w:sz="0" w:space="0" w:color="auto"/>
          </w:divBdr>
        </w:div>
        <w:div w:id="104086152">
          <w:marLeft w:val="480"/>
          <w:marRight w:val="0"/>
          <w:marTop w:val="0"/>
          <w:marBottom w:val="0"/>
          <w:divBdr>
            <w:top w:val="none" w:sz="0" w:space="0" w:color="auto"/>
            <w:left w:val="none" w:sz="0" w:space="0" w:color="auto"/>
            <w:bottom w:val="none" w:sz="0" w:space="0" w:color="auto"/>
            <w:right w:val="none" w:sz="0" w:space="0" w:color="auto"/>
          </w:divBdr>
        </w:div>
        <w:div w:id="121190186">
          <w:marLeft w:val="480"/>
          <w:marRight w:val="0"/>
          <w:marTop w:val="0"/>
          <w:marBottom w:val="0"/>
          <w:divBdr>
            <w:top w:val="none" w:sz="0" w:space="0" w:color="auto"/>
            <w:left w:val="none" w:sz="0" w:space="0" w:color="auto"/>
            <w:bottom w:val="none" w:sz="0" w:space="0" w:color="auto"/>
            <w:right w:val="none" w:sz="0" w:space="0" w:color="auto"/>
          </w:divBdr>
        </w:div>
        <w:div w:id="199360919">
          <w:marLeft w:val="480"/>
          <w:marRight w:val="0"/>
          <w:marTop w:val="0"/>
          <w:marBottom w:val="0"/>
          <w:divBdr>
            <w:top w:val="none" w:sz="0" w:space="0" w:color="auto"/>
            <w:left w:val="none" w:sz="0" w:space="0" w:color="auto"/>
            <w:bottom w:val="none" w:sz="0" w:space="0" w:color="auto"/>
            <w:right w:val="none" w:sz="0" w:space="0" w:color="auto"/>
          </w:divBdr>
        </w:div>
        <w:div w:id="251939885">
          <w:marLeft w:val="480"/>
          <w:marRight w:val="0"/>
          <w:marTop w:val="0"/>
          <w:marBottom w:val="0"/>
          <w:divBdr>
            <w:top w:val="none" w:sz="0" w:space="0" w:color="auto"/>
            <w:left w:val="none" w:sz="0" w:space="0" w:color="auto"/>
            <w:bottom w:val="none" w:sz="0" w:space="0" w:color="auto"/>
            <w:right w:val="none" w:sz="0" w:space="0" w:color="auto"/>
          </w:divBdr>
        </w:div>
        <w:div w:id="258293371">
          <w:marLeft w:val="480"/>
          <w:marRight w:val="0"/>
          <w:marTop w:val="0"/>
          <w:marBottom w:val="0"/>
          <w:divBdr>
            <w:top w:val="none" w:sz="0" w:space="0" w:color="auto"/>
            <w:left w:val="none" w:sz="0" w:space="0" w:color="auto"/>
            <w:bottom w:val="none" w:sz="0" w:space="0" w:color="auto"/>
            <w:right w:val="none" w:sz="0" w:space="0" w:color="auto"/>
          </w:divBdr>
        </w:div>
        <w:div w:id="272830705">
          <w:marLeft w:val="480"/>
          <w:marRight w:val="0"/>
          <w:marTop w:val="0"/>
          <w:marBottom w:val="0"/>
          <w:divBdr>
            <w:top w:val="none" w:sz="0" w:space="0" w:color="auto"/>
            <w:left w:val="none" w:sz="0" w:space="0" w:color="auto"/>
            <w:bottom w:val="none" w:sz="0" w:space="0" w:color="auto"/>
            <w:right w:val="none" w:sz="0" w:space="0" w:color="auto"/>
          </w:divBdr>
        </w:div>
        <w:div w:id="307320911">
          <w:marLeft w:val="480"/>
          <w:marRight w:val="0"/>
          <w:marTop w:val="0"/>
          <w:marBottom w:val="0"/>
          <w:divBdr>
            <w:top w:val="none" w:sz="0" w:space="0" w:color="auto"/>
            <w:left w:val="none" w:sz="0" w:space="0" w:color="auto"/>
            <w:bottom w:val="none" w:sz="0" w:space="0" w:color="auto"/>
            <w:right w:val="none" w:sz="0" w:space="0" w:color="auto"/>
          </w:divBdr>
        </w:div>
        <w:div w:id="327952127">
          <w:marLeft w:val="480"/>
          <w:marRight w:val="0"/>
          <w:marTop w:val="0"/>
          <w:marBottom w:val="0"/>
          <w:divBdr>
            <w:top w:val="none" w:sz="0" w:space="0" w:color="auto"/>
            <w:left w:val="none" w:sz="0" w:space="0" w:color="auto"/>
            <w:bottom w:val="none" w:sz="0" w:space="0" w:color="auto"/>
            <w:right w:val="none" w:sz="0" w:space="0" w:color="auto"/>
          </w:divBdr>
        </w:div>
        <w:div w:id="341251267">
          <w:marLeft w:val="480"/>
          <w:marRight w:val="0"/>
          <w:marTop w:val="0"/>
          <w:marBottom w:val="0"/>
          <w:divBdr>
            <w:top w:val="none" w:sz="0" w:space="0" w:color="auto"/>
            <w:left w:val="none" w:sz="0" w:space="0" w:color="auto"/>
            <w:bottom w:val="none" w:sz="0" w:space="0" w:color="auto"/>
            <w:right w:val="none" w:sz="0" w:space="0" w:color="auto"/>
          </w:divBdr>
        </w:div>
        <w:div w:id="383407582">
          <w:marLeft w:val="480"/>
          <w:marRight w:val="0"/>
          <w:marTop w:val="0"/>
          <w:marBottom w:val="0"/>
          <w:divBdr>
            <w:top w:val="none" w:sz="0" w:space="0" w:color="auto"/>
            <w:left w:val="none" w:sz="0" w:space="0" w:color="auto"/>
            <w:bottom w:val="none" w:sz="0" w:space="0" w:color="auto"/>
            <w:right w:val="none" w:sz="0" w:space="0" w:color="auto"/>
          </w:divBdr>
        </w:div>
        <w:div w:id="383408871">
          <w:marLeft w:val="480"/>
          <w:marRight w:val="0"/>
          <w:marTop w:val="0"/>
          <w:marBottom w:val="0"/>
          <w:divBdr>
            <w:top w:val="none" w:sz="0" w:space="0" w:color="auto"/>
            <w:left w:val="none" w:sz="0" w:space="0" w:color="auto"/>
            <w:bottom w:val="none" w:sz="0" w:space="0" w:color="auto"/>
            <w:right w:val="none" w:sz="0" w:space="0" w:color="auto"/>
          </w:divBdr>
        </w:div>
        <w:div w:id="390007333">
          <w:marLeft w:val="480"/>
          <w:marRight w:val="0"/>
          <w:marTop w:val="0"/>
          <w:marBottom w:val="0"/>
          <w:divBdr>
            <w:top w:val="none" w:sz="0" w:space="0" w:color="auto"/>
            <w:left w:val="none" w:sz="0" w:space="0" w:color="auto"/>
            <w:bottom w:val="none" w:sz="0" w:space="0" w:color="auto"/>
            <w:right w:val="none" w:sz="0" w:space="0" w:color="auto"/>
          </w:divBdr>
        </w:div>
        <w:div w:id="419446857">
          <w:marLeft w:val="480"/>
          <w:marRight w:val="0"/>
          <w:marTop w:val="0"/>
          <w:marBottom w:val="0"/>
          <w:divBdr>
            <w:top w:val="none" w:sz="0" w:space="0" w:color="auto"/>
            <w:left w:val="none" w:sz="0" w:space="0" w:color="auto"/>
            <w:bottom w:val="none" w:sz="0" w:space="0" w:color="auto"/>
            <w:right w:val="none" w:sz="0" w:space="0" w:color="auto"/>
          </w:divBdr>
        </w:div>
        <w:div w:id="422647658">
          <w:marLeft w:val="480"/>
          <w:marRight w:val="0"/>
          <w:marTop w:val="0"/>
          <w:marBottom w:val="0"/>
          <w:divBdr>
            <w:top w:val="none" w:sz="0" w:space="0" w:color="auto"/>
            <w:left w:val="none" w:sz="0" w:space="0" w:color="auto"/>
            <w:bottom w:val="none" w:sz="0" w:space="0" w:color="auto"/>
            <w:right w:val="none" w:sz="0" w:space="0" w:color="auto"/>
          </w:divBdr>
        </w:div>
        <w:div w:id="499660249">
          <w:marLeft w:val="480"/>
          <w:marRight w:val="0"/>
          <w:marTop w:val="0"/>
          <w:marBottom w:val="0"/>
          <w:divBdr>
            <w:top w:val="none" w:sz="0" w:space="0" w:color="auto"/>
            <w:left w:val="none" w:sz="0" w:space="0" w:color="auto"/>
            <w:bottom w:val="none" w:sz="0" w:space="0" w:color="auto"/>
            <w:right w:val="none" w:sz="0" w:space="0" w:color="auto"/>
          </w:divBdr>
        </w:div>
        <w:div w:id="517037481">
          <w:marLeft w:val="480"/>
          <w:marRight w:val="0"/>
          <w:marTop w:val="0"/>
          <w:marBottom w:val="0"/>
          <w:divBdr>
            <w:top w:val="none" w:sz="0" w:space="0" w:color="auto"/>
            <w:left w:val="none" w:sz="0" w:space="0" w:color="auto"/>
            <w:bottom w:val="none" w:sz="0" w:space="0" w:color="auto"/>
            <w:right w:val="none" w:sz="0" w:space="0" w:color="auto"/>
          </w:divBdr>
        </w:div>
        <w:div w:id="522406659">
          <w:marLeft w:val="480"/>
          <w:marRight w:val="0"/>
          <w:marTop w:val="0"/>
          <w:marBottom w:val="0"/>
          <w:divBdr>
            <w:top w:val="none" w:sz="0" w:space="0" w:color="auto"/>
            <w:left w:val="none" w:sz="0" w:space="0" w:color="auto"/>
            <w:bottom w:val="none" w:sz="0" w:space="0" w:color="auto"/>
            <w:right w:val="none" w:sz="0" w:space="0" w:color="auto"/>
          </w:divBdr>
        </w:div>
        <w:div w:id="562184093">
          <w:marLeft w:val="480"/>
          <w:marRight w:val="0"/>
          <w:marTop w:val="0"/>
          <w:marBottom w:val="0"/>
          <w:divBdr>
            <w:top w:val="none" w:sz="0" w:space="0" w:color="auto"/>
            <w:left w:val="none" w:sz="0" w:space="0" w:color="auto"/>
            <w:bottom w:val="none" w:sz="0" w:space="0" w:color="auto"/>
            <w:right w:val="none" w:sz="0" w:space="0" w:color="auto"/>
          </w:divBdr>
        </w:div>
        <w:div w:id="569115909">
          <w:marLeft w:val="480"/>
          <w:marRight w:val="0"/>
          <w:marTop w:val="0"/>
          <w:marBottom w:val="0"/>
          <w:divBdr>
            <w:top w:val="none" w:sz="0" w:space="0" w:color="auto"/>
            <w:left w:val="none" w:sz="0" w:space="0" w:color="auto"/>
            <w:bottom w:val="none" w:sz="0" w:space="0" w:color="auto"/>
            <w:right w:val="none" w:sz="0" w:space="0" w:color="auto"/>
          </w:divBdr>
        </w:div>
        <w:div w:id="604919421">
          <w:marLeft w:val="480"/>
          <w:marRight w:val="0"/>
          <w:marTop w:val="0"/>
          <w:marBottom w:val="0"/>
          <w:divBdr>
            <w:top w:val="none" w:sz="0" w:space="0" w:color="auto"/>
            <w:left w:val="none" w:sz="0" w:space="0" w:color="auto"/>
            <w:bottom w:val="none" w:sz="0" w:space="0" w:color="auto"/>
            <w:right w:val="none" w:sz="0" w:space="0" w:color="auto"/>
          </w:divBdr>
        </w:div>
        <w:div w:id="630669306">
          <w:marLeft w:val="480"/>
          <w:marRight w:val="0"/>
          <w:marTop w:val="0"/>
          <w:marBottom w:val="0"/>
          <w:divBdr>
            <w:top w:val="none" w:sz="0" w:space="0" w:color="auto"/>
            <w:left w:val="none" w:sz="0" w:space="0" w:color="auto"/>
            <w:bottom w:val="none" w:sz="0" w:space="0" w:color="auto"/>
            <w:right w:val="none" w:sz="0" w:space="0" w:color="auto"/>
          </w:divBdr>
        </w:div>
        <w:div w:id="638344582">
          <w:marLeft w:val="480"/>
          <w:marRight w:val="0"/>
          <w:marTop w:val="0"/>
          <w:marBottom w:val="0"/>
          <w:divBdr>
            <w:top w:val="none" w:sz="0" w:space="0" w:color="auto"/>
            <w:left w:val="none" w:sz="0" w:space="0" w:color="auto"/>
            <w:bottom w:val="none" w:sz="0" w:space="0" w:color="auto"/>
            <w:right w:val="none" w:sz="0" w:space="0" w:color="auto"/>
          </w:divBdr>
        </w:div>
        <w:div w:id="644358598">
          <w:marLeft w:val="480"/>
          <w:marRight w:val="0"/>
          <w:marTop w:val="0"/>
          <w:marBottom w:val="0"/>
          <w:divBdr>
            <w:top w:val="none" w:sz="0" w:space="0" w:color="auto"/>
            <w:left w:val="none" w:sz="0" w:space="0" w:color="auto"/>
            <w:bottom w:val="none" w:sz="0" w:space="0" w:color="auto"/>
            <w:right w:val="none" w:sz="0" w:space="0" w:color="auto"/>
          </w:divBdr>
        </w:div>
        <w:div w:id="652561758">
          <w:marLeft w:val="480"/>
          <w:marRight w:val="0"/>
          <w:marTop w:val="0"/>
          <w:marBottom w:val="0"/>
          <w:divBdr>
            <w:top w:val="none" w:sz="0" w:space="0" w:color="auto"/>
            <w:left w:val="none" w:sz="0" w:space="0" w:color="auto"/>
            <w:bottom w:val="none" w:sz="0" w:space="0" w:color="auto"/>
            <w:right w:val="none" w:sz="0" w:space="0" w:color="auto"/>
          </w:divBdr>
        </w:div>
        <w:div w:id="657000968">
          <w:marLeft w:val="480"/>
          <w:marRight w:val="0"/>
          <w:marTop w:val="0"/>
          <w:marBottom w:val="0"/>
          <w:divBdr>
            <w:top w:val="none" w:sz="0" w:space="0" w:color="auto"/>
            <w:left w:val="none" w:sz="0" w:space="0" w:color="auto"/>
            <w:bottom w:val="none" w:sz="0" w:space="0" w:color="auto"/>
            <w:right w:val="none" w:sz="0" w:space="0" w:color="auto"/>
          </w:divBdr>
        </w:div>
        <w:div w:id="691150762">
          <w:marLeft w:val="480"/>
          <w:marRight w:val="0"/>
          <w:marTop w:val="0"/>
          <w:marBottom w:val="0"/>
          <w:divBdr>
            <w:top w:val="none" w:sz="0" w:space="0" w:color="auto"/>
            <w:left w:val="none" w:sz="0" w:space="0" w:color="auto"/>
            <w:bottom w:val="none" w:sz="0" w:space="0" w:color="auto"/>
            <w:right w:val="none" w:sz="0" w:space="0" w:color="auto"/>
          </w:divBdr>
        </w:div>
        <w:div w:id="706220053">
          <w:marLeft w:val="480"/>
          <w:marRight w:val="0"/>
          <w:marTop w:val="0"/>
          <w:marBottom w:val="0"/>
          <w:divBdr>
            <w:top w:val="none" w:sz="0" w:space="0" w:color="auto"/>
            <w:left w:val="none" w:sz="0" w:space="0" w:color="auto"/>
            <w:bottom w:val="none" w:sz="0" w:space="0" w:color="auto"/>
            <w:right w:val="none" w:sz="0" w:space="0" w:color="auto"/>
          </w:divBdr>
        </w:div>
        <w:div w:id="732705468">
          <w:marLeft w:val="480"/>
          <w:marRight w:val="0"/>
          <w:marTop w:val="0"/>
          <w:marBottom w:val="0"/>
          <w:divBdr>
            <w:top w:val="none" w:sz="0" w:space="0" w:color="auto"/>
            <w:left w:val="none" w:sz="0" w:space="0" w:color="auto"/>
            <w:bottom w:val="none" w:sz="0" w:space="0" w:color="auto"/>
            <w:right w:val="none" w:sz="0" w:space="0" w:color="auto"/>
          </w:divBdr>
        </w:div>
        <w:div w:id="787747786">
          <w:marLeft w:val="480"/>
          <w:marRight w:val="0"/>
          <w:marTop w:val="0"/>
          <w:marBottom w:val="0"/>
          <w:divBdr>
            <w:top w:val="none" w:sz="0" w:space="0" w:color="auto"/>
            <w:left w:val="none" w:sz="0" w:space="0" w:color="auto"/>
            <w:bottom w:val="none" w:sz="0" w:space="0" w:color="auto"/>
            <w:right w:val="none" w:sz="0" w:space="0" w:color="auto"/>
          </w:divBdr>
        </w:div>
        <w:div w:id="813184724">
          <w:marLeft w:val="480"/>
          <w:marRight w:val="0"/>
          <w:marTop w:val="0"/>
          <w:marBottom w:val="0"/>
          <w:divBdr>
            <w:top w:val="none" w:sz="0" w:space="0" w:color="auto"/>
            <w:left w:val="none" w:sz="0" w:space="0" w:color="auto"/>
            <w:bottom w:val="none" w:sz="0" w:space="0" w:color="auto"/>
            <w:right w:val="none" w:sz="0" w:space="0" w:color="auto"/>
          </w:divBdr>
        </w:div>
        <w:div w:id="849879454">
          <w:marLeft w:val="480"/>
          <w:marRight w:val="0"/>
          <w:marTop w:val="0"/>
          <w:marBottom w:val="0"/>
          <w:divBdr>
            <w:top w:val="none" w:sz="0" w:space="0" w:color="auto"/>
            <w:left w:val="none" w:sz="0" w:space="0" w:color="auto"/>
            <w:bottom w:val="none" w:sz="0" w:space="0" w:color="auto"/>
            <w:right w:val="none" w:sz="0" w:space="0" w:color="auto"/>
          </w:divBdr>
        </w:div>
        <w:div w:id="926688632">
          <w:marLeft w:val="480"/>
          <w:marRight w:val="0"/>
          <w:marTop w:val="0"/>
          <w:marBottom w:val="0"/>
          <w:divBdr>
            <w:top w:val="none" w:sz="0" w:space="0" w:color="auto"/>
            <w:left w:val="none" w:sz="0" w:space="0" w:color="auto"/>
            <w:bottom w:val="none" w:sz="0" w:space="0" w:color="auto"/>
            <w:right w:val="none" w:sz="0" w:space="0" w:color="auto"/>
          </w:divBdr>
        </w:div>
        <w:div w:id="977418161">
          <w:marLeft w:val="480"/>
          <w:marRight w:val="0"/>
          <w:marTop w:val="0"/>
          <w:marBottom w:val="0"/>
          <w:divBdr>
            <w:top w:val="none" w:sz="0" w:space="0" w:color="auto"/>
            <w:left w:val="none" w:sz="0" w:space="0" w:color="auto"/>
            <w:bottom w:val="none" w:sz="0" w:space="0" w:color="auto"/>
            <w:right w:val="none" w:sz="0" w:space="0" w:color="auto"/>
          </w:divBdr>
        </w:div>
        <w:div w:id="983504288">
          <w:marLeft w:val="480"/>
          <w:marRight w:val="0"/>
          <w:marTop w:val="0"/>
          <w:marBottom w:val="0"/>
          <w:divBdr>
            <w:top w:val="none" w:sz="0" w:space="0" w:color="auto"/>
            <w:left w:val="none" w:sz="0" w:space="0" w:color="auto"/>
            <w:bottom w:val="none" w:sz="0" w:space="0" w:color="auto"/>
            <w:right w:val="none" w:sz="0" w:space="0" w:color="auto"/>
          </w:divBdr>
        </w:div>
        <w:div w:id="989165359">
          <w:marLeft w:val="480"/>
          <w:marRight w:val="0"/>
          <w:marTop w:val="0"/>
          <w:marBottom w:val="0"/>
          <w:divBdr>
            <w:top w:val="none" w:sz="0" w:space="0" w:color="auto"/>
            <w:left w:val="none" w:sz="0" w:space="0" w:color="auto"/>
            <w:bottom w:val="none" w:sz="0" w:space="0" w:color="auto"/>
            <w:right w:val="none" w:sz="0" w:space="0" w:color="auto"/>
          </w:divBdr>
        </w:div>
        <w:div w:id="999701376">
          <w:marLeft w:val="480"/>
          <w:marRight w:val="0"/>
          <w:marTop w:val="0"/>
          <w:marBottom w:val="0"/>
          <w:divBdr>
            <w:top w:val="none" w:sz="0" w:space="0" w:color="auto"/>
            <w:left w:val="none" w:sz="0" w:space="0" w:color="auto"/>
            <w:bottom w:val="none" w:sz="0" w:space="0" w:color="auto"/>
            <w:right w:val="none" w:sz="0" w:space="0" w:color="auto"/>
          </w:divBdr>
        </w:div>
        <w:div w:id="1004749257">
          <w:marLeft w:val="480"/>
          <w:marRight w:val="0"/>
          <w:marTop w:val="0"/>
          <w:marBottom w:val="0"/>
          <w:divBdr>
            <w:top w:val="none" w:sz="0" w:space="0" w:color="auto"/>
            <w:left w:val="none" w:sz="0" w:space="0" w:color="auto"/>
            <w:bottom w:val="none" w:sz="0" w:space="0" w:color="auto"/>
            <w:right w:val="none" w:sz="0" w:space="0" w:color="auto"/>
          </w:divBdr>
        </w:div>
      </w:divsChild>
    </w:div>
    <w:div w:id="89786873">
      <w:bodyDiv w:val="1"/>
      <w:marLeft w:val="0"/>
      <w:marRight w:val="0"/>
      <w:marTop w:val="0"/>
      <w:marBottom w:val="0"/>
      <w:divBdr>
        <w:top w:val="none" w:sz="0" w:space="0" w:color="auto"/>
        <w:left w:val="none" w:sz="0" w:space="0" w:color="auto"/>
        <w:bottom w:val="none" w:sz="0" w:space="0" w:color="auto"/>
        <w:right w:val="none" w:sz="0" w:space="0" w:color="auto"/>
      </w:divBdr>
    </w:div>
    <w:div w:id="89815562">
      <w:bodyDiv w:val="1"/>
      <w:marLeft w:val="0"/>
      <w:marRight w:val="0"/>
      <w:marTop w:val="0"/>
      <w:marBottom w:val="0"/>
      <w:divBdr>
        <w:top w:val="none" w:sz="0" w:space="0" w:color="auto"/>
        <w:left w:val="none" w:sz="0" w:space="0" w:color="auto"/>
        <w:bottom w:val="none" w:sz="0" w:space="0" w:color="auto"/>
        <w:right w:val="none" w:sz="0" w:space="0" w:color="auto"/>
      </w:divBdr>
    </w:div>
    <w:div w:id="89863247">
      <w:bodyDiv w:val="1"/>
      <w:marLeft w:val="0"/>
      <w:marRight w:val="0"/>
      <w:marTop w:val="0"/>
      <w:marBottom w:val="0"/>
      <w:divBdr>
        <w:top w:val="none" w:sz="0" w:space="0" w:color="auto"/>
        <w:left w:val="none" w:sz="0" w:space="0" w:color="auto"/>
        <w:bottom w:val="none" w:sz="0" w:space="0" w:color="auto"/>
        <w:right w:val="none" w:sz="0" w:space="0" w:color="auto"/>
      </w:divBdr>
    </w:div>
    <w:div w:id="90009400">
      <w:bodyDiv w:val="1"/>
      <w:marLeft w:val="0"/>
      <w:marRight w:val="0"/>
      <w:marTop w:val="0"/>
      <w:marBottom w:val="0"/>
      <w:divBdr>
        <w:top w:val="none" w:sz="0" w:space="0" w:color="auto"/>
        <w:left w:val="none" w:sz="0" w:space="0" w:color="auto"/>
        <w:bottom w:val="none" w:sz="0" w:space="0" w:color="auto"/>
        <w:right w:val="none" w:sz="0" w:space="0" w:color="auto"/>
      </w:divBdr>
    </w:div>
    <w:div w:id="90051774">
      <w:bodyDiv w:val="1"/>
      <w:marLeft w:val="0"/>
      <w:marRight w:val="0"/>
      <w:marTop w:val="0"/>
      <w:marBottom w:val="0"/>
      <w:divBdr>
        <w:top w:val="none" w:sz="0" w:space="0" w:color="auto"/>
        <w:left w:val="none" w:sz="0" w:space="0" w:color="auto"/>
        <w:bottom w:val="none" w:sz="0" w:space="0" w:color="auto"/>
        <w:right w:val="none" w:sz="0" w:space="0" w:color="auto"/>
      </w:divBdr>
    </w:div>
    <w:div w:id="90131733">
      <w:bodyDiv w:val="1"/>
      <w:marLeft w:val="0"/>
      <w:marRight w:val="0"/>
      <w:marTop w:val="0"/>
      <w:marBottom w:val="0"/>
      <w:divBdr>
        <w:top w:val="none" w:sz="0" w:space="0" w:color="auto"/>
        <w:left w:val="none" w:sz="0" w:space="0" w:color="auto"/>
        <w:bottom w:val="none" w:sz="0" w:space="0" w:color="auto"/>
        <w:right w:val="none" w:sz="0" w:space="0" w:color="auto"/>
      </w:divBdr>
    </w:div>
    <w:div w:id="90667744">
      <w:bodyDiv w:val="1"/>
      <w:marLeft w:val="0"/>
      <w:marRight w:val="0"/>
      <w:marTop w:val="0"/>
      <w:marBottom w:val="0"/>
      <w:divBdr>
        <w:top w:val="none" w:sz="0" w:space="0" w:color="auto"/>
        <w:left w:val="none" w:sz="0" w:space="0" w:color="auto"/>
        <w:bottom w:val="none" w:sz="0" w:space="0" w:color="auto"/>
        <w:right w:val="none" w:sz="0" w:space="0" w:color="auto"/>
      </w:divBdr>
    </w:div>
    <w:div w:id="90975131">
      <w:bodyDiv w:val="1"/>
      <w:marLeft w:val="0"/>
      <w:marRight w:val="0"/>
      <w:marTop w:val="0"/>
      <w:marBottom w:val="0"/>
      <w:divBdr>
        <w:top w:val="none" w:sz="0" w:space="0" w:color="auto"/>
        <w:left w:val="none" w:sz="0" w:space="0" w:color="auto"/>
        <w:bottom w:val="none" w:sz="0" w:space="0" w:color="auto"/>
        <w:right w:val="none" w:sz="0" w:space="0" w:color="auto"/>
      </w:divBdr>
    </w:div>
    <w:div w:id="91168581">
      <w:bodyDiv w:val="1"/>
      <w:marLeft w:val="0"/>
      <w:marRight w:val="0"/>
      <w:marTop w:val="0"/>
      <w:marBottom w:val="0"/>
      <w:divBdr>
        <w:top w:val="none" w:sz="0" w:space="0" w:color="auto"/>
        <w:left w:val="none" w:sz="0" w:space="0" w:color="auto"/>
        <w:bottom w:val="none" w:sz="0" w:space="0" w:color="auto"/>
        <w:right w:val="none" w:sz="0" w:space="0" w:color="auto"/>
      </w:divBdr>
    </w:div>
    <w:div w:id="91514071">
      <w:bodyDiv w:val="1"/>
      <w:marLeft w:val="0"/>
      <w:marRight w:val="0"/>
      <w:marTop w:val="0"/>
      <w:marBottom w:val="0"/>
      <w:divBdr>
        <w:top w:val="none" w:sz="0" w:space="0" w:color="auto"/>
        <w:left w:val="none" w:sz="0" w:space="0" w:color="auto"/>
        <w:bottom w:val="none" w:sz="0" w:space="0" w:color="auto"/>
        <w:right w:val="none" w:sz="0" w:space="0" w:color="auto"/>
      </w:divBdr>
    </w:div>
    <w:div w:id="91976622">
      <w:bodyDiv w:val="1"/>
      <w:marLeft w:val="0"/>
      <w:marRight w:val="0"/>
      <w:marTop w:val="0"/>
      <w:marBottom w:val="0"/>
      <w:divBdr>
        <w:top w:val="none" w:sz="0" w:space="0" w:color="auto"/>
        <w:left w:val="none" w:sz="0" w:space="0" w:color="auto"/>
        <w:bottom w:val="none" w:sz="0" w:space="0" w:color="auto"/>
        <w:right w:val="none" w:sz="0" w:space="0" w:color="auto"/>
      </w:divBdr>
      <w:divsChild>
        <w:div w:id="329021164">
          <w:marLeft w:val="480"/>
          <w:marRight w:val="0"/>
          <w:marTop w:val="0"/>
          <w:marBottom w:val="0"/>
          <w:divBdr>
            <w:top w:val="none" w:sz="0" w:space="0" w:color="auto"/>
            <w:left w:val="none" w:sz="0" w:space="0" w:color="auto"/>
            <w:bottom w:val="none" w:sz="0" w:space="0" w:color="auto"/>
            <w:right w:val="none" w:sz="0" w:space="0" w:color="auto"/>
          </w:divBdr>
        </w:div>
        <w:div w:id="460340690">
          <w:marLeft w:val="480"/>
          <w:marRight w:val="0"/>
          <w:marTop w:val="0"/>
          <w:marBottom w:val="0"/>
          <w:divBdr>
            <w:top w:val="none" w:sz="0" w:space="0" w:color="auto"/>
            <w:left w:val="none" w:sz="0" w:space="0" w:color="auto"/>
            <w:bottom w:val="none" w:sz="0" w:space="0" w:color="auto"/>
            <w:right w:val="none" w:sz="0" w:space="0" w:color="auto"/>
          </w:divBdr>
        </w:div>
        <w:div w:id="523715164">
          <w:marLeft w:val="480"/>
          <w:marRight w:val="0"/>
          <w:marTop w:val="0"/>
          <w:marBottom w:val="0"/>
          <w:divBdr>
            <w:top w:val="none" w:sz="0" w:space="0" w:color="auto"/>
            <w:left w:val="none" w:sz="0" w:space="0" w:color="auto"/>
            <w:bottom w:val="none" w:sz="0" w:space="0" w:color="auto"/>
            <w:right w:val="none" w:sz="0" w:space="0" w:color="auto"/>
          </w:divBdr>
        </w:div>
        <w:div w:id="638607316">
          <w:marLeft w:val="480"/>
          <w:marRight w:val="0"/>
          <w:marTop w:val="0"/>
          <w:marBottom w:val="0"/>
          <w:divBdr>
            <w:top w:val="none" w:sz="0" w:space="0" w:color="auto"/>
            <w:left w:val="none" w:sz="0" w:space="0" w:color="auto"/>
            <w:bottom w:val="none" w:sz="0" w:space="0" w:color="auto"/>
            <w:right w:val="none" w:sz="0" w:space="0" w:color="auto"/>
          </w:divBdr>
        </w:div>
      </w:divsChild>
    </w:div>
    <w:div w:id="92211424">
      <w:bodyDiv w:val="1"/>
      <w:marLeft w:val="0"/>
      <w:marRight w:val="0"/>
      <w:marTop w:val="0"/>
      <w:marBottom w:val="0"/>
      <w:divBdr>
        <w:top w:val="none" w:sz="0" w:space="0" w:color="auto"/>
        <w:left w:val="none" w:sz="0" w:space="0" w:color="auto"/>
        <w:bottom w:val="none" w:sz="0" w:space="0" w:color="auto"/>
        <w:right w:val="none" w:sz="0" w:space="0" w:color="auto"/>
      </w:divBdr>
    </w:div>
    <w:div w:id="92362487">
      <w:bodyDiv w:val="1"/>
      <w:marLeft w:val="0"/>
      <w:marRight w:val="0"/>
      <w:marTop w:val="0"/>
      <w:marBottom w:val="0"/>
      <w:divBdr>
        <w:top w:val="none" w:sz="0" w:space="0" w:color="auto"/>
        <w:left w:val="none" w:sz="0" w:space="0" w:color="auto"/>
        <w:bottom w:val="none" w:sz="0" w:space="0" w:color="auto"/>
        <w:right w:val="none" w:sz="0" w:space="0" w:color="auto"/>
      </w:divBdr>
    </w:div>
    <w:div w:id="92629818">
      <w:bodyDiv w:val="1"/>
      <w:marLeft w:val="0"/>
      <w:marRight w:val="0"/>
      <w:marTop w:val="0"/>
      <w:marBottom w:val="0"/>
      <w:divBdr>
        <w:top w:val="none" w:sz="0" w:space="0" w:color="auto"/>
        <w:left w:val="none" w:sz="0" w:space="0" w:color="auto"/>
        <w:bottom w:val="none" w:sz="0" w:space="0" w:color="auto"/>
        <w:right w:val="none" w:sz="0" w:space="0" w:color="auto"/>
      </w:divBdr>
    </w:div>
    <w:div w:id="92946914">
      <w:bodyDiv w:val="1"/>
      <w:marLeft w:val="0"/>
      <w:marRight w:val="0"/>
      <w:marTop w:val="0"/>
      <w:marBottom w:val="0"/>
      <w:divBdr>
        <w:top w:val="none" w:sz="0" w:space="0" w:color="auto"/>
        <w:left w:val="none" w:sz="0" w:space="0" w:color="auto"/>
        <w:bottom w:val="none" w:sz="0" w:space="0" w:color="auto"/>
        <w:right w:val="none" w:sz="0" w:space="0" w:color="auto"/>
      </w:divBdr>
    </w:div>
    <w:div w:id="93013193">
      <w:bodyDiv w:val="1"/>
      <w:marLeft w:val="0"/>
      <w:marRight w:val="0"/>
      <w:marTop w:val="0"/>
      <w:marBottom w:val="0"/>
      <w:divBdr>
        <w:top w:val="none" w:sz="0" w:space="0" w:color="auto"/>
        <w:left w:val="none" w:sz="0" w:space="0" w:color="auto"/>
        <w:bottom w:val="none" w:sz="0" w:space="0" w:color="auto"/>
        <w:right w:val="none" w:sz="0" w:space="0" w:color="auto"/>
      </w:divBdr>
    </w:div>
    <w:div w:id="93400274">
      <w:bodyDiv w:val="1"/>
      <w:marLeft w:val="0"/>
      <w:marRight w:val="0"/>
      <w:marTop w:val="0"/>
      <w:marBottom w:val="0"/>
      <w:divBdr>
        <w:top w:val="none" w:sz="0" w:space="0" w:color="auto"/>
        <w:left w:val="none" w:sz="0" w:space="0" w:color="auto"/>
        <w:bottom w:val="none" w:sz="0" w:space="0" w:color="auto"/>
        <w:right w:val="none" w:sz="0" w:space="0" w:color="auto"/>
      </w:divBdr>
    </w:div>
    <w:div w:id="93401050">
      <w:bodyDiv w:val="1"/>
      <w:marLeft w:val="0"/>
      <w:marRight w:val="0"/>
      <w:marTop w:val="0"/>
      <w:marBottom w:val="0"/>
      <w:divBdr>
        <w:top w:val="none" w:sz="0" w:space="0" w:color="auto"/>
        <w:left w:val="none" w:sz="0" w:space="0" w:color="auto"/>
        <w:bottom w:val="none" w:sz="0" w:space="0" w:color="auto"/>
        <w:right w:val="none" w:sz="0" w:space="0" w:color="auto"/>
      </w:divBdr>
    </w:div>
    <w:div w:id="93482589">
      <w:bodyDiv w:val="1"/>
      <w:marLeft w:val="0"/>
      <w:marRight w:val="0"/>
      <w:marTop w:val="0"/>
      <w:marBottom w:val="0"/>
      <w:divBdr>
        <w:top w:val="none" w:sz="0" w:space="0" w:color="auto"/>
        <w:left w:val="none" w:sz="0" w:space="0" w:color="auto"/>
        <w:bottom w:val="none" w:sz="0" w:space="0" w:color="auto"/>
        <w:right w:val="none" w:sz="0" w:space="0" w:color="auto"/>
      </w:divBdr>
    </w:div>
    <w:div w:id="93598864">
      <w:bodyDiv w:val="1"/>
      <w:marLeft w:val="0"/>
      <w:marRight w:val="0"/>
      <w:marTop w:val="0"/>
      <w:marBottom w:val="0"/>
      <w:divBdr>
        <w:top w:val="none" w:sz="0" w:space="0" w:color="auto"/>
        <w:left w:val="none" w:sz="0" w:space="0" w:color="auto"/>
        <w:bottom w:val="none" w:sz="0" w:space="0" w:color="auto"/>
        <w:right w:val="none" w:sz="0" w:space="0" w:color="auto"/>
      </w:divBdr>
    </w:div>
    <w:div w:id="93600417">
      <w:bodyDiv w:val="1"/>
      <w:marLeft w:val="0"/>
      <w:marRight w:val="0"/>
      <w:marTop w:val="0"/>
      <w:marBottom w:val="0"/>
      <w:divBdr>
        <w:top w:val="none" w:sz="0" w:space="0" w:color="auto"/>
        <w:left w:val="none" w:sz="0" w:space="0" w:color="auto"/>
        <w:bottom w:val="none" w:sz="0" w:space="0" w:color="auto"/>
        <w:right w:val="none" w:sz="0" w:space="0" w:color="auto"/>
      </w:divBdr>
    </w:div>
    <w:div w:id="93716680">
      <w:bodyDiv w:val="1"/>
      <w:marLeft w:val="0"/>
      <w:marRight w:val="0"/>
      <w:marTop w:val="0"/>
      <w:marBottom w:val="0"/>
      <w:divBdr>
        <w:top w:val="none" w:sz="0" w:space="0" w:color="auto"/>
        <w:left w:val="none" w:sz="0" w:space="0" w:color="auto"/>
        <w:bottom w:val="none" w:sz="0" w:space="0" w:color="auto"/>
        <w:right w:val="none" w:sz="0" w:space="0" w:color="auto"/>
      </w:divBdr>
    </w:div>
    <w:div w:id="93717878">
      <w:bodyDiv w:val="1"/>
      <w:marLeft w:val="0"/>
      <w:marRight w:val="0"/>
      <w:marTop w:val="0"/>
      <w:marBottom w:val="0"/>
      <w:divBdr>
        <w:top w:val="none" w:sz="0" w:space="0" w:color="auto"/>
        <w:left w:val="none" w:sz="0" w:space="0" w:color="auto"/>
        <w:bottom w:val="none" w:sz="0" w:space="0" w:color="auto"/>
        <w:right w:val="none" w:sz="0" w:space="0" w:color="auto"/>
      </w:divBdr>
    </w:div>
    <w:div w:id="93913512">
      <w:bodyDiv w:val="1"/>
      <w:marLeft w:val="0"/>
      <w:marRight w:val="0"/>
      <w:marTop w:val="0"/>
      <w:marBottom w:val="0"/>
      <w:divBdr>
        <w:top w:val="none" w:sz="0" w:space="0" w:color="auto"/>
        <w:left w:val="none" w:sz="0" w:space="0" w:color="auto"/>
        <w:bottom w:val="none" w:sz="0" w:space="0" w:color="auto"/>
        <w:right w:val="none" w:sz="0" w:space="0" w:color="auto"/>
      </w:divBdr>
    </w:div>
    <w:div w:id="94374471">
      <w:bodyDiv w:val="1"/>
      <w:marLeft w:val="0"/>
      <w:marRight w:val="0"/>
      <w:marTop w:val="0"/>
      <w:marBottom w:val="0"/>
      <w:divBdr>
        <w:top w:val="none" w:sz="0" w:space="0" w:color="auto"/>
        <w:left w:val="none" w:sz="0" w:space="0" w:color="auto"/>
        <w:bottom w:val="none" w:sz="0" w:space="0" w:color="auto"/>
        <w:right w:val="none" w:sz="0" w:space="0" w:color="auto"/>
      </w:divBdr>
    </w:div>
    <w:div w:id="94400007">
      <w:bodyDiv w:val="1"/>
      <w:marLeft w:val="0"/>
      <w:marRight w:val="0"/>
      <w:marTop w:val="0"/>
      <w:marBottom w:val="0"/>
      <w:divBdr>
        <w:top w:val="none" w:sz="0" w:space="0" w:color="auto"/>
        <w:left w:val="none" w:sz="0" w:space="0" w:color="auto"/>
        <w:bottom w:val="none" w:sz="0" w:space="0" w:color="auto"/>
        <w:right w:val="none" w:sz="0" w:space="0" w:color="auto"/>
      </w:divBdr>
    </w:div>
    <w:div w:id="94639752">
      <w:bodyDiv w:val="1"/>
      <w:marLeft w:val="0"/>
      <w:marRight w:val="0"/>
      <w:marTop w:val="0"/>
      <w:marBottom w:val="0"/>
      <w:divBdr>
        <w:top w:val="none" w:sz="0" w:space="0" w:color="auto"/>
        <w:left w:val="none" w:sz="0" w:space="0" w:color="auto"/>
        <w:bottom w:val="none" w:sz="0" w:space="0" w:color="auto"/>
        <w:right w:val="none" w:sz="0" w:space="0" w:color="auto"/>
      </w:divBdr>
      <w:divsChild>
        <w:div w:id="20665965">
          <w:marLeft w:val="480"/>
          <w:marRight w:val="0"/>
          <w:marTop w:val="0"/>
          <w:marBottom w:val="0"/>
          <w:divBdr>
            <w:top w:val="none" w:sz="0" w:space="0" w:color="auto"/>
            <w:left w:val="none" w:sz="0" w:space="0" w:color="auto"/>
            <w:bottom w:val="none" w:sz="0" w:space="0" w:color="auto"/>
            <w:right w:val="none" w:sz="0" w:space="0" w:color="auto"/>
          </w:divBdr>
        </w:div>
        <w:div w:id="46879167">
          <w:marLeft w:val="480"/>
          <w:marRight w:val="0"/>
          <w:marTop w:val="0"/>
          <w:marBottom w:val="0"/>
          <w:divBdr>
            <w:top w:val="none" w:sz="0" w:space="0" w:color="auto"/>
            <w:left w:val="none" w:sz="0" w:space="0" w:color="auto"/>
            <w:bottom w:val="none" w:sz="0" w:space="0" w:color="auto"/>
            <w:right w:val="none" w:sz="0" w:space="0" w:color="auto"/>
          </w:divBdr>
        </w:div>
        <w:div w:id="63647919">
          <w:marLeft w:val="480"/>
          <w:marRight w:val="0"/>
          <w:marTop w:val="0"/>
          <w:marBottom w:val="0"/>
          <w:divBdr>
            <w:top w:val="none" w:sz="0" w:space="0" w:color="auto"/>
            <w:left w:val="none" w:sz="0" w:space="0" w:color="auto"/>
            <w:bottom w:val="none" w:sz="0" w:space="0" w:color="auto"/>
            <w:right w:val="none" w:sz="0" w:space="0" w:color="auto"/>
          </w:divBdr>
        </w:div>
        <w:div w:id="164589941">
          <w:marLeft w:val="480"/>
          <w:marRight w:val="0"/>
          <w:marTop w:val="0"/>
          <w:marBottom w:val="0"/>
          <w:divBdr>
            <w:top w:val="none" w:sz="0" w:space="0" w:color="auto"/>
            <w:left w:val="none" w:sz="0" w:space="0" w:color="auto"/>
            <w:bottom w:val="none" w:sz="0" w:space="0" w:color="auto"/>
            <w:right w:val="none" w:sz="0" w:space="0" w:color="auto"/>
          </w:divBdr>
        </w:div>
        <w:div w:id="222908491">
          <w:marLeft w:val="480"/>
          <w:marRight w:val="0"/>
          <w:marTop w:val="0"/>
          <w:marBottom w:val="0"/>
          <w:divBdr>
            <w:top w:val="none" w:sz="0" w:space="0" w:color="auto"/>
            <w:left w:val="none" w:sz="0" w:space="0" w:color="auto"/>
            <w:bottom w:val="none" w:sz="0" w:space="0" w:color="auto"/>
            <w:right w:val="none" w:sz="0" w:space="0" w:color="auto"/>
          </w:divBdr>
        </w:div>
        <w:div w:id="376977315">
          <w:marLeft w:val="480"/>
          <w:marRight w:val="0"/>
          <w:marTop w:val="0"/>
          <w:marBottom w:val="0"/>
          <w:divBdr>
            <w:top w:val="none" w:sz="0" w:space="0" w:color="auto"/>
            <w:left w:val="none" w:sz="0" w:space="0" w:color="auto"/>
            <w:bottom w:val="none" w:sz="0" w:space="0" w:color="auto"/>
            <w:right w:val="none" w:sz="0" w:space="0" w:color="auto"/>
          </w:divBdr>
        </w:div>
        <w:div w:id="431558785">
          <w:marLeft w:val="480"/>
          <w:marRight w:val="0"/>
          <w:marTop w:val="0"/>
          <w:marBottom w:val="0"/>
          <w:divBdr>
            <w:top w:val="none" w:sz="0" w:space="0" w:color="auto"/>
            <w:left w:val="none" w:sz="0" w:space="0" w:color="auto"/>
            <w:bottom w:val="none" w:sz="0" w:space="0" w:color="auto"/>
            <w:right w:val="none" w:sz="0" w:space="0" w:color="auto"/>
          </w:divBdr>
        </w:div>
        <w:div w:id="443231311">
          <w:marLeft w:val="480"/>
          <w:marRight w:val="0"/>
          <w:marTop w:val="0"/>
          <w:marBottom w:val="0"/>
          <w:divBdr>
            <w:top w:val="none" w:sz="0" w:space="0" w:color="auto"/>
            <w:left w:val="none" w:sz="0" w:space="0" w:color="auto"/>
            <w:bottom w:val="none" w:sz="0" w:space="0" w:color="auto"/>
            <w:right w:val="none" w:sz="0" w:space="0" w:color="auto"/>
          </w:divBdr>
        </w:div>
        <w:div w:id="450318598">
          <w:marLeft w:val="480"/>
          <w:marRight w:val="0"/>
          <w:marTop w:val="0"/>
          <w:marBottom w:val="0"/>
          <w:divBdr>
            <w:top w:val="none" w:sz="0" w:space="0" w:color="auto"/>
            <w:left w:val="none" w:sz="0" w:space="0" w:color="auto"/>
            <w:bottom w:val="none" w:sz="0" w:space="0" w:color="auto"/>
            <w:right w:val="none" w:sz="0" w:space="0" w:color="auto"/>
          </w:divBdr>
        </w:div>
        <w:div w:id="508833200">
          <w:marLeft w:val="480"/>
          <w:marRight w:val="0"/>
          <w:marTop w:val="0"/>
          <w:marBottom w:val="0"/>
          <w:divBdr>
            <w:top w:val="none" w:sz="0" w:space="0" w:color="auto"/>
            <w:left w:val="none" w:sz="0" w:space="0" w:color="auto"/>
            <w:bottom w:val="none" w:sz="0" w:space="0" w:color="auto"/>
            <w:right w:val="none" w:sz="0" w:space="0" w:color="auto"/>
          </w:divBdr>
        </w:div>
        <w:div w:id="527834468">
          <w:marLeft w:val="480"/>
          <w:marRight w:val="0"/>
          <w:marTop w:val="0"/>
          <w:marBottom w:val="0"/>
          <w:divBdr>
            <w:top w:val="none" w:sz="0" w:space="0" w:color="auto"/>
            <w:left w:val="none" w:sz="0" w:space="0" w:color="auto"/>
            <w:bottom w:val="none" w:sz="0" w:space="0" w:color="auto"/>
            <w:right w:val="none" w:sz="0" w:space="0" w:color="auto"/>
          </w:divBdr>
        </w:div>
        <w:div w:id="631983820">
          <w:marLeft w:val="480"/>
          <w:marRight w:val="0"/>
          <w:marTop w:val="0"/>
          <w:marBottom w:val="0"/>
          <w:divBdr>
            <w:top w:val="none" w:sz="0" w:space="0" w:color="auto"/>
            <w:left w:val="none" w:sz="0" w:space="0" w:color="auto"/>
            <w:bottom w:val="none" w:sz="0" w:space="0" w:color="auto"/>
            <w:right w:val="none" w:sz="0" w:space="0" w:color="auto"/>
          </w:divBdr>
        </w:div>
        <w:div w:id="668216626">
          <w:marLeft w:val="480"/>
          <w:marRight w:val="0"/>
          <w:marTop w:val="0"/>
          <w:marBottom w:val="0"/>
          <w:divBdr>
            <w:top w:val="none" w:sz="0" w:space="0" w:color="auto"/>
            <w:left w:val="none" w:sz="0" w:space="0" w:color="auto"/>
            <w:bottom w:val="none" w:sz="0" w:space="0" w:color="auto"/>
            <w:right w:val="none" w:sz="0" w:space="0" w:color="auto"/>
          </w:divBdr>
        </w:div>
        <w:div w:id="676154463">
          <w:marLeft w:val="480"/>
          <w:marRight w:val="0"/>
          <w:marTop w:val="0"/>
          <w:marBottom w:val="0"/>
          <w:divBdr>
            <w:top w:val="none" w:sz="0" w:space="0" w:color="auto"/>
            <w:left w:val="none" w:sz="0" w:space="0" w:color="auto"/>
            <w:bottom w:val="none" w:sz="0" w:space="0" w:color="auto"/>
            <w:right w:val="none" w:sz="0" w:space="0" w:color="auto"/>
          </w:divBdr>
        </w:div>
        <w:div w:id="717752043">
          <w:marLeft w:val="480"/>
          <w:marRight w:val="0"/>
          <w:marTop w:val="0"/>
          <w:marBottom w:val="0"/>
          <w:divBdr>
            <w:top w:val="none" w:sz="0" w:space="0" w:color="auto"/>
            <w:left w:val="none" w:sz="0" w:space="0" w:color="auto"/>
            <w:bottom w:val="none" w:sz="0" w:space="0" w:color="auto"/>
            <w:right w:val="none" w:sz="0" w:space="0" w:color="auto"/>
          </w:divBdr>
        </w:div>
        <w:div w:id="721949676">
          <w:marLeft w:val="480"/>
          <w:marRight w:val="0"/>
          <w:marTop w:val="0"/>
          <w:marBottom w:val="0"/>
          <w:divBdr>
            <w:top w:val="none" w:sz="0" w:space="0" w:color="auto"/>
            <w:left w:val="none" w:sz="0" w:space="0" w:color="auto"/>
            <w:bottom w:val="none" w:sz="0" w:space="0" w:color="auto"/>
            <w:right w:val="none" w:sz="0" w:space="0" w:color="auto"/>
          </w:divBdr>
        </w:div>
        <w:div w:id="772166853">
          <w:marLeft w:val="480"/>
          <w:marRight w:val="0"/>
          <w:marTop w:val="0"/>
          <w:marBottom w:val="0"/>
          <w:divBdr>
            <w:top w:val="none" w:sz="0" w:space="0" w:color="auto"/>
            <w:left w:val="none" w:sz="0" w:space="0" w:color="auto"/>
            <w:bottom w:val="none" w:sz="0" w:space="0" w:color="auto"/>
            <w:right w:val="none" w:sz="0" w:space="0" w:color="auto"/>
          </w:divBdr>
        </w:div>
        <w:div w:id="859779580">
          <w:marLeft w:val="480"/>
          <w:marRight w:val="0"/>
          <w:marTop w:val="0"/>
          <w:marBottom w:val="0"/>
          <w:divBdr>
            <w:top w:val="none" w:sz="0" w:space="0" w:color="auto"/>
            <w:left w:val="none" w:sz="0" w:space="0" w:color="auto"/>
            <w:bottom w:val="none" w:sz="0" w:space="0" w:color="auto"/>
            <w:right w:val="none" w:sz="0" w:space="0" w:color="auto"/>
          </w:divBdr>
        </w:div>
        <w:div w:id="881133073">
          <w:marLeft w:val="480"/>
          <w:marRight w:val="0"/>
          <w:marTop w:val="0"/>
          <w:marBottom w:val="0"/>
          <w:divBdr>
            <w:top w:val="none" w:sz="0" w:space="0" w:color="auto"/>
            <w:left w:val="none" w:sz="0" w:space="0" w:color="auto"/>
            <w:bottom w:val="none" w:sz="0" w:space="0" w:color="auto"/>
            <w:right w:val="none" w:sz="0" w:space="0" w:color="auto"/>
          </w:divBdr>
        </w:div>
        <w:div w:id="905143904">
          <w:marLeft w:val="480"/>
          <w:marRight w:val="0"/>
          <w:marTop w:val="0"/>
          <w:marBottom w:val="0"/>
          <w:divBdr>
            <w:top w:val="none" w:sz="0" w:space="0" w:color="auto"/>
            <w:left w:val="none" w:sz="0" w:space="0" w:color="auto"/>
            <w:bottom w:val="none" w:sz="0" w:space="0" w:color="auto"/>
            <w:right w:val="none" w:sz="0" w:space="0" w:color="auto"/>
          </w:divBdr>
        </w:div>
        <w:div w:id="928276981">
          <w:marLeft w:val="480"/>
          <w:marRight w:val="0"/>
          <w:marTop w:val="0"/>
          <w:marBottom w:val="0"/>
          <w:divBdr>
            <w:top w:val="none" w:sz="0" w:space="0" w:color="auto"/>
            <w:left w:val="none" w:sz="0" w:space="0" w:color="auto"/>
            <w:bottom w:val="none" w:sz="0" w:space="0" w:color="auto"/>
            <w:right w:val="none" w:sz="0" w:space="0" w:color="auto"/>
          </w:divBdr>
        </w:div>
        <w:div w:id="939919664">
          <w:marLeft w:val="480"/>
          <w:marRight w:val="0"/>
          <w:marTop w:val="0"/>
          <w:marBottom w:val="0"/>
          <w:divBdr>
            <w:top w:val="none" w:sz="0" w:space="0" w:color="auto"/>
            <w:left w:val="none" w:sz="0" w:space="0" w:color="auto"/>
            <w:bottom w:val="none" w:sz="0" w:space="0" w:color="auto"/>
            <w:right w:val="none" w:sz="0" w:space="0" w:color="auto"/>
          </w:divBdr>
        </w:div>
        <w:div w:id="955910294">
          <w:marLeft w:val="480"/>
          <w:marRight w:val="0"/>
          <w:marTop w:val="0"/>
          <w:marBottom w:val="0"/>
          <w:divBdr>
            <w:top w:val="none" w:sz="0" w:space="0" w:color="auto"/>
            <w:left w:val="none" w:sz="0" w:space="0" w:color="auto"/>
            <w:bottom w:val="none" w:sz="0" w:space="0" w:color="auto"/>
            <w:right w:val="none" w:sz="0" w:space="0" w:color="auto"/>
          </w:divBdr>
        </w:div>
        <w:div w:id="1001738308">
          <w:marLeft w:val="480"/>
          <w:marRight w:val="0"/>
          <w:marTop w:val="0"/>
          <w:marBottom w:val="0"/>
          <w:divBdr>
            <w:top w:val="none" w:sz="0" w:space="0" w:color="auto"/>
            <w:left w:val="none" w:sz="0" w:space="0" w:color="auto"/>
            <w:bottom w:val="none" w:sz="0" w:space="0" w:color="auto"/>
            <w:right w:val="none" w:sz="0" w:space="0" w:color="auto"/>
          </w:divBdr>
        </w:div>
      </w:divsChild>
    </w:div>
    <w:div w:id="94793672">
      <w:bodyDiv w:val="1"/>
      <w:marLeft w:val="0"/>
      <w:marRight w:val="0"/>
      <w:marTop w:val="0"/>
      <w:marBottom w:val="0"/>
      <w:divBdr>
        <w:top w:val="none" w:sz="0" w:space="0" w:color="auto"/>
        <w:left w:val="none" w:sz="0" w:space="0" w:color="auto"/>
        <w:bottom w:val="none" w:sz="0" w:space="0" w:color="auto"/>
        <w:right w:val="none" w:sz="0" w:space="0" w:color="auto"/>
      </w:divBdr>
    </w:div>
    <w:div w:id="94830661">
      <w:bodyDiv w:val="1"/>
      <w:marLeft w:val="0"/>
      <w:marRight w:val="0"/>
      <w:marTop w:val="0"/>
      <w:marBottom w:val="0"/>
      <w:divBdr>
        <w:top w:val="none" w:sz="0" w:space="0" w:color="auto"/>
        <w:left w:val="none" w:sz="0" w:space="0" w:color="auto"/>
        <w:bottom w:val="none" w:sz="0" w:space="0" w:color="auto"/>
        <w:right w:val="none" w:sz="0" w:space="0" w:color="auto"/>
      </w:divBdr>
    </w:div>
    <w:div w:id="95105940">
      <w:bodyDiv w:val="1"/>
      <w:marLeft w:val="0"/>
      <w:marRight w:val="0"/>
      <w:marTop w:val="0"/>
      <w:marBottom w:val="0"/>
      <w:divBdr>
        <w:top w:val="none" w:sz="0" w:space="0" w:color="auto"/>
        <w:left w:val="none" w:sz="0" w:space="0" w:color="auto"/>
        <w:bottom w:val="none" w:sz="0" w:space="0" w:color="auto"/>
        <w:right w:val="none" w:sz="0" w:space="0" w:color="auto"/>
      </w:divBdr>
    </w:div>
    <w:div w:id="95517101">
      <w:bodyDiv w:val="1"/>
      <w:marLeft w:val="0"/>
      <w:marRight w:val="0"/>
      <w:marTop w:val="0"/>
      <w:marBottom w:val="0"/>
      <w:divBdr>
        <w:top w:val="none" w:sz="0" w:space="0" w:color="auto"/>
        <w:left w:val="none" w:sz="0" w:space="0" w:color="auto"/>
        <w:bottom w:val="none" w:sz="0" w:space="0" w:color="auto"/>
        <w:right w:val="none" w:sz="0" w:space="0" w:color="auto"/>
      </w:divBdr>
      <w:divsChild>
        <w:div w:id="28796549">
          <w:marLeft w:val="480"/>
          <w:marRight w:val="0"/>
          <w:marTop w:val="0"/>
          <w:marBottom w:val="0"/>
          <w:divBdr>
            <w:top w:val="none" w:sz="0" w:space="0" w:color="auto"/>
            <w:left w:val="none" w:sz="0" w:space="0" w:color="auto"/>
            <w:bottom w:val="none" w:sz="0" w:space="0" w:color="auto"/>
            <w:right w:val="none" w:sz="0" w:space="0" w:color="auto"/>
          </w:divBdr>
        </w:div>
        <w:div w:id="50885001">
          <w:marLeft w:val="480"/>
          <w:marRight w:val="0"/>
          <w:marTop w:val="0"/>
          <w:marBottom w:val="0"/>
          <w:divBdr>
            <w:top w:val="none" w:sz="0" w:space="0" w:color="auto"/>
            <w:left w:val="none" w:sz="0" w:space="0" w:color="auto"/>
            <w:bottom w:val="none" w:sz="0" w:space="0" w:color="auto"/>
            <w:right w:val="none" w:sz="0" w:space="0" w:color="auto"/>
          </w:divBdr>
        </w:div>
        <w:div w:id="53702650">
          <w:marLeft w:val="480"/>
          <w:marRight w:val="0"/>
          <w:marTop w:val="0"/>
          <w:marBottom w:val="0"/>
          <w:divBdr>
            <w:top w:val="none" w:sz="0" w:space="0" w:color="auto"/>
            <w:left w:val="none" w:sz="0" w:space="0" w:color="auto"/>
            <w:bottom w:val="none" w:sz="0" w:space="0" w:color="auto"/>
            <w:right w:val="none" w:sz="0" w:space="0" w:color="auto"/>
          </w:divBdr>
        </w:div>
        <w:div w:id="154033939">
          <w:marLeft w:val="480"/>
          <w:marRight w:val="0"/>
          <w:marTop w:val="0"/>
          <w:marBottom w:val="0"/>
          <w:divBdr>
            <w:top w:val="none" w:sz="0" w:space="0" w:color="auto"/>
            <w:left w:val="none" w:sz="0" w:space="0" w:color="auto"/>
            <w:bottom w:val="none" w:sz="0" w:space="0" w:color="auto"/>
            <w:right w:val="none" w:sz="0" w:space="0" w:color="auto"/>
          </w:divBdr>
        </w:div>
        <w:div w:id="201096332">
          <w:marLeft w:val="480"/>
          <w:marRight w:val="0"/>
          <w:marTop w:val="0"/>
          <w:marBottom w:val="0"/>
          <w:divBdr>
            <w:top w:val="none" w:sz="0" w:space="0" w:color="auto"/>
            <w:left w:val="none" w:sz="0" w:space="0" w:color="auto"/>
            <w:bottom w:val="none" w:sz="0" w:space="0" w:color="auto"/>
            <w:right w:val="none" w:sz="0" w:space="0" w:color="auto"/>
          </w:divBdr>
        </w:div>
        <w:div w:id="226035233">
          <w:marLeft w:val="480"/>
          <w:marRight w:val="0"/>
          <w:marTop w:val="0"/>
          <w:marBottom w:val="0"/>
          <w:divBdr>
            <w:top w:val="none" w:sz="0" w:space="0" w:color="auto"/>
            <w:left w:val="none" w:sz="0" w:space="0" w:color="auto"/>
            <w:bottom w:val="none" w:sz="0" w:space="0" w:color="auto"/>
            <w:right w:val="none" w:sz="0" w:space="0" w:color="auto"/>
          </w:divBdr>
        </w:div>
        <w:div w:id="370766696">
          <w:marLeft w:val="480"/>
          <w:marRight w:val="0"/>
          <w:marTop w:val="0"/>
          <w:marBottom w:val="0"/>
          <w:divBdr>
            <w:top w:val="none" w:sz="0" w:space="0" w:color="auto"/>
            <w:left w:val="none" w:sz="0" w:space="0" w:color="auto"/>
            <w:bottom w:val="none" w:sz="0" w:space="0" w:color="auto"/>
            <w:right w:val="none" w:sz="0" w:space="0" w:color="auto"/>
          </w:divBdr>
        </w:div>
        <w:div w:id="375593519">
          <w:marLeft w:val="480"/>
          <w:marRight w:val="0"/>
          <w:marTop w:val="0"/>
          <w:marBottom w:val="0"/>
          <w:divBdr>
            <w:top w:val="none" w:sz="0" w:space="0" w:color="auto"/>
            <w:left w:val="none" w:sz="0" w:space="0" w:color="auto"/>
            <w:bottom w:val="none" w:sz="0" w:space="0" w:color="auto"/>
            <w:right w:val="none" w:sz="0" w:space="0" w:color="auto"/>
          </w:divBdr>
        </w:div>
        <w:div w:id="418403631">
          <w:marLeft w:val="480"/>
          <w:marRight w:val="0"/>
          <w:marTop w:val="0"/>
          <w:marBottom w:val="0"/>
          <w:divBdr>
            <w:top w:val="none" w:sz="0" w:space="0" w:color="auto"/>
            <w:left w:val="none" w:sz="0" w:space="0" w:color="auto"/>
            <w:bottom w:val="none" w:sz="0" w:space="0" w:color="auto"/>
            <w:right w:val="none" w:sz="0" w:space="0" w:color="auto"/>
          </w:divBdr>
        </w:div>
        <w:div w:id="426728263">
          <w:marLeft w:val="480"/>
          <w:marRight w:val="0"/>
          <w:marTop w:val="0"/>
          <w:marBottom w:val="0"/>
          <w:divBdr>
            <w:top w:val="none" w:sz="0" w:space="0" w:color="auto"/>
            <w:left w:val="none" w:sz="0" w:space="0" w:color="auto"/>
            <w:bottom w:val="none" w:sz="0" w:space="0" w:color="auto"/>
            <w:right w:val="none" w:sz="0" w:space="0" w:color="auto"/>
          </w:divBdr>
        </w:div>
        <w:div w:id="493692067">
          <w:marLeft w:val="480"/>
          <w:marRight w:val="0"/>
          <w:marTop w:val="0"/>
          <w:marBottom w:val="0"/>
          <w:divBdr>
            <w:top w:val="none" w:sz="0" w:space="0" w:color="auto"/>
            <w:left w:val="none" w:sz="0" w:space="0" w:color="auto"/>
            <w:bottom w:val="none" w:sz="0" w:space="0" w:color="auto"/>
            <w:right w:val="none" w:sz="0" w:space="0" w:color="auto"/>
          </w:divBdr>
        </w:div>
        <w:div w:id="785848295">
          <w:marLeft w:val="480"/>
          <w:marRight w:val="0"/>
          <w:marTop w:val="0"/>
          <w:marBottom w:val="0"/>
          <w:divBdr>
            <w:top w:val="none" w:sz="0" w:space="0" w:color="auto"/>
            <w:left w:val="none" w:sz="0" w:space="0" w:color="auto"/>
            <w:bottom w:val="none" w:sz="0" w:space="0" w:color="auto"/>
            <w:right w:val="none" w:sz="0" w:space="0" w:color="auto"/>
          </w:divBdr>
        </w:div>
        <w:div w:id="786200856">
          <w:marLeft w:val="480"/>
          <w:marRight w:val="0"/>
          <w:marTop w:val="0"/>
          <w:marBottom w:val="0"/>
          <w:divBdr>
            <w:top w:val="none" w:sz="0" w:space="0" w:color="auto"/>
            <w:left w:val="none" w:sz="0" w:space="0" w:color="auto"/>
            <w:bottom w:val="none" w:sz="0" w:space="0" w:color="auto"/>
            <w:right w:val="none" w:sz="0" w:space="0" w:color="auto"/>
          </w:divBdr>
        </w:div>
        <w:div w:id="795373814">
          <w:marLeft w:val="480"/>
          <w:marRight w:val="0"/>
          <w:marTop w:val="0"/>
          <w:marBottom w:val="0"/>
          <w:divBdr>
            <w:top w:val="none" w:sz="0" w:space="0" w:color="auto"/>
            <w:left w:val="none" w:sz="0" w:space="0" w:color="auto"/>
            <w:bottom w:val="none" w:sz="0" w:space="0" w:color="auto"/>
            <w:right w:val="none" w:sz="0" w:space="0" w:color="auto"/>
          </w:divBdr>
        </w:div>
        <w:div w:id="819351959">
          <w:marLeft w:val="480"/>
          <w:marRight w:val="0"/>
          <w:marTop w:val="0"/>
          <w:marBottom w:val="0"/>
          <w:divBdr>
            <w:top w:val="none" w:sz="0" w:space="0" w:color="auto"/>
            <w:left w:val="none" w:sz="0" w:space="0" w:color="auto"/>
            <w:bottom w:val="none" w:sz="0" w:space="0" w:color="auto"/>
            <w:right w:val="none" w:sz="0" w:space="0" w:color="auto"/>
          </w:divBdr>
        </w:div>
        <w:div w:id="845437955">
          <w:marLeft w:val="480"/>
          <w:marRight w:val="0"/>
          <w:marTop w:val="0"/>
          <w:marBottom w:val="0"/>
          <w:divBdr>
            <w:top w:val="none" w:sz="0" w:space="0" w:color="auto"/>
            <w:left w:val="none" w:sz="0" w:space="0" w:color="auto"/>
            <w:bottom w:val="none" w:sz="0" w:space="0" w:color="auto"/>
            <w:right w:val="none" w:sz="0" w:space="0" w:color="auto"/>
          </w:divBdr>
        </w:div>
        <w:div w:id="849568796">
          <w:marLeft w:val="480"/>
          <w:marRight w:val="0"/>
          <w:marTop w:val="0"/>
          <w:marBottom w:val="0"/>
          <w:divBdr>
            <w:top w:val="none" w:sz="0" w:space="0" w:color="auto"/>
            <w:left w:val="none" w:sz="0" w:space="0" w:color="auto"/>
            <w:bottom w:val="none" w:sz="0" w:space="0" w:color="auto"/>
            <w:right w:val="none" w:sz="0" w:space="0" w:color="auto"/>
          </w:divBdr>
        </w:div>
        <w:div w:id="905335964">
          <w:marLeft w:val="480"/>
          <w:marRight w:val="0"/>
          <w:marTop w:val="0"/>
          <w:marBottom w:val="0"/>
          <w:divBdr>
            <w:top w:val="none" w:sz="0" w:space="0" w:color="auto"/>
            <w:left w:val="none" w:sz="0" w:space="0" w:color="auto"/>
            <w:bottom w:val="none" w:sz="0" w:space="0" w:color="auto"/>
            <w:right w:val="none" w:sz="0" w:space="0" w:color="auto"/>
          </w:divBdr>
        </w:div>
        <w:div w:id="958416259">
          <w:marLeft w:val="480"/>
          <w:marRight w:val="0"/>
          <w:marTop w:val="0"/>
          <w:marBottom w:val="0"/>
          <w:divBdr>
            <w:top w:val="none" w:sz="0" w:space="0" w:color="auto"/>
            <w:left w:val="none" w:sz="0" w:space="0" w:color="auto"/>
            <w:bottom w:val="none" w:sz="0" w:space="0" w:color="auto"/>
            <w:right w:val="none" w:sz="0" w:space="0" w:color="auto"/>
          </w:divBdr>
        </w:div>
        <w:div w:id="1001854468">
          <w:marLeft w:val="480"/>
          <w:marRight w:val="0"/>
          <w:marTop w:val="0"/>
          <w:marBottom w:val="0"/>
          <w:divBdr>
            <w:top w:val="none" w:sz="0" w:space="0" w:color="auto"/>
            <w:left w:val="none" w:sz="0" w:space="0" w:color="auto"/>
            <w:bottom w:val="none" w:sz="0" w:space="0" w:color="auto"/>
            <w:right w:val="none" w:sz="0" w:space="0" w:color="auto"/>
          </w:divBdr>
        </w:div>
      </w:divsChild>
    </w:div>
    <w:div w:id="96297079">
      <w:bodyDiv w:val="1"/>
      <w:marLeft w:val="0"/>
      <w:marRight w:val="0"/>
      <w:marTop w:val="0"/>
      <w:marBottom w:val="0"/>
      <w:divBdr>
        <w:top w:val="none" w:sz="0" w:space="0" w:color="auto"/>
        <w:left w:val="none" w:sz="0" w:space="0" w:color="auto"/>
        <w:bottom w:val="none" w:sz="0" w:space="0" w:color="auto"/>
        <w:right w:val="none" w:sz="0" w:space="0" w:color="auto"/>
      </w:divBdr>
    </w:div>
    <w:div w:id="96607438">
      <w:bodyDiv w:val="1"/>
      <w:marLeft w:val="0"/>
      <w:marRight w:val="0"/>
      <w:marTop w:val="0"/>
      <w:marBottom w:val="0"/>
      <w:divBdr>
        <w:top w:val="none" w:sz="0" w:space="0" w:color="auto"/>
        <w:left w:val="none" w:sz="0" w:space="0" w:color="auto"/>
        <w:bottom w:val="none" w:sz="0" w:space="0" w:color="auto"/>
        <w:right w:val="none" w:sz="0" w:space="0" w:color="auto"/>
      </w:divBdr>
    </w:div>
    <w:div w:id="96608365">
      <w:bodyDiv w:val="1"/>
      <w:marLeft w:val="0"/>
      <w:marRight w:val="0"/>
      <w:marTop w:val="0"/>
      <w:marBottom w:val="0"/>
      <w:divBdr>
        <w:top w:val="none" w:sz="0" w:space="0" w:color="auto"/>
        <w:left w:val="none" w:sz="0" w:space="0" w:color="auto"/>
        <w:bottom w:val="none" w:sz="0" w:space="0" w:color="auto"/>
        <w:right w:val="none" w:sz="0" w:space="0" w:color="auto"/>
      </w:divBdr>
    </w:div>
    <w:div w:id="96682295">
      <w:bodyDiv w:val="1"/>
      <w:marLeft w:val="0"/>
      <w:marRight w:val="0"/>
      <w:marTop w:val="0"/>
      <w:marBottom w:val="0"/>
      <w:divBdr>
        <w:top w:val="none" w:sz="0" w:space="0" w:color="auto"/>
        <w:left w:val="none" w:sz="0" w:space="0" w:color="auto"/>
        <w:bottom w:val="none" w:sz="0" w:space="0" w:color="auto"/>
        <w:right w:val="none" w:sz="0" w:space="0" w:color="auto"/>
      </w:divBdr>
    </w:div>
    <w:div w:id="96944646">
      <w:bodyDiv w:val="1"/>
      <w:marLeft w:val="0"/>
      <w:marRight w:val="0"/>
      <w:marTop w:val="0"/>
      <w:marBottom w:val="0"/>
      <w:divBdr>
        <w:top w:val="none" w:sz="0" w:space="0" w:color="auto"/>
        <w:left w:val="none" w:sz="0" w:space="0" w:color="auto"/>
        <w:bottom w:val="none" w:sz="0" w:space="0" w:color="auto"/>
        <w:right w:val="none" w:sz="0" w:space="0" w:color="auto"/>
      </w:divBdr>
    </w:div>
    <w:div w:id="97411680">
      <w:bodyDiv w:val="1"/>
      <w:marLeft w:val="0"/>
      <w:marRight w:val="0"/>
      <w:marTop w:val="0"/>
      <w:marBottom w:val="0"/>
      <w:divBdr>
        <w:top w:val="none" w:sz="0" w:space="0" w:color="auto"/>
        <w:left w:val="none" w:sz="0" w:space="0" w:color="auto"/>
        <w:bottom w:val="none" w:sz="0" w:space="0" w:color="auto"/>
        <w:right w:val="none" w:sz="0" w:space="0" w:color="auto"/>
      </w:divBdr>
    </w:div>
    <w:div w:id="97725341">
      <w:bodyDiv w:val="1"/>
      <w:marLeft w:val="0"/>
      <w:marRight w:val="0"/>
      <w:marTop w:val="0"/>
      <w:marBottom w:val="0"/>
      <w:divBdr>
        <w:top w:val="none" w:sz="0" w:space="0" w:color="auto"/>
        <w:left w:val="none" w:sz="0" w:space="0" w:color="auto"/>
        <w:bottom w:val="none" w:sz="0" w:space="0" w:color="auto"/>
        <w:right w:val="none" w:sz="0" w:space="0" w:color="auto"/>
      </w:divBdr>
    </w:div>
    <w:div w:id="97794585">
      <w:bodyDiv w:val="1"/>
      <w:marLeft w:val="0"/>
      <w:marRight w:val="0"/>
      <w:marTop w:val="0"/>
      <w:marBottom w:val="0"/>
      <w:divBdr>
        <w:top w:val="none" w:sz="0" w:space="0" w:color="auto"/>
        <w:left w:val="none" w:sz="0" w:space="0" w:color="auto"/>
        <w:bottom w:val="none" w:sz="0" w:space="0" w:color="auto"/>
        <w:right w:val="none" w:sz="0" w:space="0" w:color="auto"/>
      </w:divBdr>
      <w:divsChild>
        <w:div w:id="5713616">
          <w:marLeft w:val="480"/>
          <w:marRight w:val="0"/>
          <w:marTop w:val="0"/>
          <w:marBottom w:val="0"/>
          <w:divBdr>
            <w:top w:val="none" w:sz="0" w:space="0" w:color="auto"/>
            <w:left w:val="none" w:sz="0" w:space="0" w:color="auto"/>
            <w:bottom w:val="none" w:sz="0" w:space="0" w:color="auto"/>
            <w:right w:val="none" w:sz="0" w:space="0" w:color="auto"/>
          </w:divBdr>
        </w:div>
        <w:div w:id="31540928">
          <w:marLeft w:val="480"/>
          <w:marRight w:val="0"/>
          <w:marTop w:val="0"/>
          <w:marBottom w:val="0"/>
          <w:divBdr>
            <w:top w:val="none" w:sz="0" w:space="0" w:color="auto"/>
            <w:left w:val="none" w:sz="0" w:space="0" w:color="auto"/>
            <w:bottom w:val="none" w:sz="0" w:space="0" w:color="auto"/>
            <w:right w:val="none" w:sz="0" w:space="0" w:color="auto"/>
          </w:divBdr>
        </w:div>
        <w:div w:id="189613192">
          <w:marLeft w:val="480"/>
          <w:marRight w:val="0"/>
          <w:marTop w:val="0"/>
          <w:marBottom w:val="0"/>
          <w:divBdr>
            <w:top w:val="none" w:sz="0" w:space="0" w:color="auto"/>
            <w:left w:val="none" w:sz="0" w:space="0" w:color="auto"/>
            <w:bottom w:val="none" w:sz="0" w:space="0" w:color="auto"/>
            <w:right w:val="none" w:sz="0" w:space="0" w:color="auto"/>
          </w:divBdr>
        </w:div>
        <w:div w:id="826018573">
          <w:marLeft w:val="480"/>
          <w:marRight w:val="0"/>
          <w:marTop w:val="0"/>
          <w:marBottom w:val="0"/>
          <w:divBdr>
            <w:top w:val="none" w:sz="0" w:space="0" w:color="auto"/>
            <w:left w:val="none" w:sz="0" w:space="0" w:color="auto"/>
            <w:bottom w:val="none" w:sz="0" w:space="0" w:color="auto"/>
            <w:right w:val="none" w:sz="0" w:space="0" w:color="auto"/>
          </w:divBdr>
        </w:div>
        <w:div w:id="940643096">
          <w:marLeft w:val="480"/>
          <w:marRight w:val="0"/>
          <w:marTop w:val="0"/>
          <w:marBottom w:val="0"/>
          <w:divBdr>
            <w:top w:val="none" w:sz="0" w:space="0" w:color="auto"/>
            <w:left w:val="none" w:sz="0" w:space="0" w:color="auto"/>
            <w:bottom w:val="none" w:sz="0" w:space="0" w:color="auto"/>
            <w:right w:val="none" w:sz="0" w:space="0" w:color="auto"/>
          </w:divBdr>
        </w:div>
      </w:divsChild>
    </w:div>
    <w:div w:id="98768775">
      <w:bodyDiv w:val="1"/>
      <w:marLeft w:val="0"/>
      <w:marRight w:val="0"/>
      <w:marTop w:val="0"/>
      <w:marBottom w:val="0"/>
      <w:divBdr>
        <w:top w:val="none" w:sz="0" w:space="0" w:color="auto"/>
        <w:left w:val="none" w:sz="0" w:space="0" w:color="auto"/>
        <w:bottom w:val="none" w:sz="0" w:space="0" w:color="auto"/>
        <w:right w:val="none" w:sz="0" w:space="0" w:color="auto"/>
      </w:divBdr>
    </w:div>
    <w:div w:id="99374013">
      <w:bodyDiv w:val="1"/>
      <w:marLeft w:val="0"/>
      <w:marRight w:val="0"/>
      <w:marTop w:val="0"/>
      <w:marBottom w:val="0"/>
      <w:divBdr>
        <w:top w:val="none" w:sz="0" w:space="0" w:color="auto"/>
        <w:left w:val="none" w:sz="0" w:space="0" w:color="auto"/>
        <w:bottom w:val="none" w:sz="0" w:space="0" w:color="auto"/>
        <w:right w:val="none" w:sz="0" w:space="0" w:color="auto"/>
      </w:divBdr>
    </w:div>
    <w:div w:id="99376889">
      <w:bodyDiv w:val="1"/>
      <w:marLeft w:val="0"/>
      <w:marRight w:val="0"/>
      <w:marTop w:val="0"/>
      <w:marBottom w:val="0"/>
      <w:divBdr>
        <w:top w:val="none" w:sz="0" w:space="0" w:color="auto"/>
        <w:left w:val="none" w:sz="0" w:space="0" w:color="auto"/>
        <w:bottom w:val="none" w:sz="0" w:space="0" w:color="auto"/>
        <w:right w:val="none" w:sz="0" w:space="0" w:color="auto"/>
      </w:divBdr>
    </w:div>
    <w:div w:id="99692798">
      <w:bodyDiv w:val="1"/>
      <w:marLeft w:val="0"/>
      <w:marRight w:val="0"/>
      <w:marTop w:val="0"/>
      <w:marBottom w:val="0"/>
      <w:divBdr>
        <w:top w:val="none" w:sz="0" w:space="0" w:color="auto"/>
        <w:left w:val="none" w:sz="0" w:space="0" w:color="auto"/>
        <w:bottom w:val="none" w:sz="0" w:space="0" w:color="auto"/>
        <w:right w:val="none" w:sz="0" w:space="0" w:color="auto"/>
      </w:divBdr>
    </w:div>
    <w:div w:id="99759584">
      <w:bodyDiv w:val="1"/>
      <w:marLeft w:val="0"/>
      <w:marRight w:val="0"/>
      <w:marTop w:val="0"/>
      <w:marBottom w:val="0"/>
      <w:divBdr>
        <w:top w:val="none" w:sz="0" w:space="0" w:color="auto"/>
        <w:left w:val="none" w:sz="0" w:space="0" w:color="auto"/>
        <w:bottom w:val="none" w:sz="0" w:space="0" w:color="auto"/>
        <w:right w:val="none" w:sz="0" w:space="0" w:color="auto"/>
      </w:divBdr>
    </w:div>
    <w:div w:id="99763027">
      <w:bodyDiv w:val="1"/>
      <w:marLeft w:val="0"/>
      <w:marRight w:val="0"/>
      <w:marTop w:val="0"/>
      <w:marBottom w:val="0"/>
      <w:divBdr>
        <w:top w:val="none" w:sz="0" w:space="0" w:color="auto"/>
        <w:left w:val="none" w:sz="0" w:space="0" w:color="auto"/>
        <w:bottom w:val="none" w:sz="0" w:space="0" w:color="auto"/>
        <w:right w:val="none" w:sz="0" w:space="0" w:color="auto"/>
      </w:divBdr>
    </w:div>
    <w:div w:id="100028811">
      <w:bodyDiv w:val="1"/>
      <w:marLeft w:val="0"/>
      <w:marRight w:val="0"/>
      <w:marTop w:val="0"/>
      <w:marBottom w:val="0"/>
      <w:divBdr>
        <w:top w:val="none" w:sz="0" w:space="0" w:color="auto"/>
        <w:left w:val="none" w:sz="0" w:space="0" w:color="auto"/>
        <w:bottom w:val="none" w:sz="0" w:space="0" w:color="auto"/>
        <w:right w:val="none" w:sz="0" w:space="0" w:color="auto"/>
      </w:divBdr>
    </w:div>
    <w:div w:id="100104863">
      <w:bodyDiv w:val="1"/>
      <w:marLeft w:val="0"/>
      <w:marRight w:val="0"/>
      <w:marTop w:val="0"/>
      <w:marBottom w:val="0"/>
      <w:divBdr>
        <w:top w:val="none" w:sz="0" w:space="0" w:color="auto"/>
        <w:left w:val="none" w:sz="0" w:space="0" w:color="auto"/>
        <w:bottom w:val="none" w:sz="0" w:space="0" w:color="auto"/>
        <w:right w:val="none" w:sz="0" w:space="0" w:color="auto"/>
      </w:divBdr>
    </w:div>
    <w:div w:id="100148094">
      <w:bodyDiv w:val="1"/>
      <w:marLeft w:val="0"/>
      <w:marRight w:val="0"/>
      <w:marTop w:val="0"/>
      <w:marBottom w:val="0"/>
      <w:divBdr>
        <w:top w:val="none" w:sz="0" w:space="0" w:color="auto"/>
        <w:left w:val="none" w:sz="0" w:space="0" w:color="auto"/>
        <w:bottom w:val="none" w:sz="0" w:space="0" w:color="auto"/>
        <w:right w:val="none" w:sz="0" w:space="0" w:color="auto"/>
      </w:divBdr>
    </w:div>
    <w:div w:id="100223355">
      <w:bodyDiv w:val="1"/>
      <w:marLeft w:val="0"/>
      <w:marRight w:val="0"/>
      <w:marTop w:val="0"/>
      <w:marBottom w:val="0"/>
      <w:divBdr>
        <w:top w:val="none" w:sz="0" w:space="0" w:color="auto"/>
        <w:left w:val="none" w:sz="0" w:space="0" w:color="auto"/>
        <w:bottom w:val="none" w:sz="0" w:space="0" w:color="auto"/>
        <w:right w:val="none" w:sz="0" w:space="0" w:color="auto"/>
      </w:divBdr>
    </w:div>
    <w:div w:id="100340014">
      <w:bodyDiv w:val="1"/>
      <w:marLeft w:val="0"/>
      <w:marRight w:val="0"/>
      <w:marTop w:val="0"/>
      <w:marBottom w:val="0"/>
      <w:divBdr>
        <w:top w:val="none" w:sz="0" w:space="0" w:color="auto"/>
        <w:left w:val="none" w:sz="0" w:space="0" w:color="auto"/>
        <w:bottom w:val="none" w:sz="0" w:space="0" w:color="auto"/>
        <w:right w:val="none" w:sz="0" w:space="0" w:color="auto"/>
      </w:divBdr>
    </w:div>
    <w:div w:id="100682920">
      <w:bodyDiv w:val="1"/>
      <w:marLeft w:val="0"/>
      <w:marRight w:val="0"/>
      <w:marTop w:val="0"/>
      <w:marBottom w:val="0"/>
      <w:divBdr>
        <w:top w:val="none" w:sz="0" w:space="0" w:color="auto"/>
        <w:left w:val="none" w:sz="0" w:space="0" w:color="auto"/>
        <w:bottom w:val="none" w:sz="0" w:space="0" w:color="auto"/>
        <w:right w:val="none" w:sz="0" w:space="0" w:color="auto"/>
      </w:divBdr>
    </w:div>
    <w:div w:id="100685230">
      <w:bodyDiv w:val="1"/>
      <w:marLeft w:val="0"/>
      <w:marRight w:val="0"/>
      <w:marTop w:val="0"/>
      <w:marBottom w:val="0"/>
      <w:divBdr>
        <w:top w:val="none" w:sz="0" w:space="0" w:color="auto"/>
        <w:left w:val="none" w:sz="0" w:space="0" w:color="auto"/>
        <w:bottom w:val="none" w:sz="0" w:space="0" w:color="auto"/>
        <w:right w:val="none" w:sz="0" w:space="0" w:color="auto"/>
      </w:divBdr>
    </w:div>
    <w:div w:id="100691188">
      <w:bodyDiv w:val="1"/>
      <w:marLeft w:val="0"/>
      <w:marRight w:val="0"/>
      <w:marTop w:val="0"/>
      <w:marBottom w:val="0"/>
      <w:divBdr>
        <w:top w:val="none" w:sz="0" w:space="0" w:color="auto"/>
        <w:left w:val="none" w:sz="0" w:space="0" w:color="auto"/>
        <w:bottom w:val="none" w:sz="0" w:space="0" w:color="auto"/>
        <w:right w:val="none" w:sz="0" w:space="0" w:color="auto"/>
      </w:divBdr>
    </w:div>
    <w:div w:id="101344940">
      <w:bodyDiv w:val="1"/>
      <w:marLeft w:val="0"/>
      <w:marRight w:val="0"/>
      <w:marTop w:val="0"/>
      <w:marBottom w:val="0"/>
      <w:divBdr>
        <w:top w:val="none" w:sz="0" w:space="0" w:color="auto"/>
        <w:left w:val="none" w:sz="0" w:space="0" w:color="auto"/>
        <w:bottom w:val="none" w:sz="0" w:space="0" w:color="auto"/>
        <w:right w:val="none" w:sz="0" w:space="0" w:color="auto"/>
      </w:divBdr>
    </w:div>
    <w:div w:id="101385369">
      <w:bodyDiv w:val="1"/>
      <w:marLeft w:val="0"/>
      <w:marRight w:val="0"/>
      <w:marTop w:val="0"/>
      <w:marBottom w:val="0"/>
      <w:divBdr>
        <w:top w:val="none" w:sz="0" w:space="0" w:color="auto"/>
        <w:left w:val="none" w:sz="0" w:space="0" w:color="auto"/>
        <w:bottom w:val="none" w:sz="0" w:space="0" w:color="auto"/>
        <w:right w:val="none" w:sz="0" w:space="0" w:color="auto"/>
      </w:divBdr>
    </w:div>
    <w:div w:id="101456028">
      <w:bodyDiv w:val="1"/>
      <w:marLeft w:val="0"/>
      <w:marRight w:val="0"/>
      <w:marTop w:val="0"/>
      <w:marBottom w:val="0"/>
      <w:divBdr>
        <w:top w:val="none" w:sz="0" w:space="0" w:color="auto"/>
        <w:left w:val="none" w:sz="0" w:space="0" w:color="auto"/>
        <w:bottom w:val="none" w:sz="0" w:space="0" w:color="auto"/>
        <w:right w:val="none" w:sz="0" w:space="0" w:color="auto"/>
      </w:divBdr>
    </w:div>
    <w:div w:id="101606768">
      <w:bodyDiv w:val="1"/>
      <w:marLeft w:val="0"/>
      <w:marRight w:val="0"/>
      <w:marTop w:val="0"/>
      <w:marBottom w:val="0"/>
      <w:divBdr>
        <w:top w:val="none" w:sz="0" w:space="0" w:color="auto"/>
        <w:left w:val="none" w:sz="0" w:space="0" w:color="auto"/>
        <w:bottom w:val="none" w:sz="0" w:space="0" w:color="auto"/>
        <w:right w:val="none" w:sz="0" w:space="0" w:color="auto"/>
      </w:divBdr>
    </w:div>
    <w:div w:id="101731629">
      <w:bodyDiv w:val="1"/>
      <w:marLeft w:val="0"/>
      <w:marRight w:val="0"/>
      <w:marTop w:val="0"/>
      <w:marBottom w:val="0"/>
      <w:divBdr>
        <w:top w:val="none" w:sz="0" w:space="0" w:color="auto"/>
        <w:left w:val="none" w:sz="0" w:space="0" w:color="auto"/>
        <w:bottom w:val="none" w:sz="0" w:space="0" w:color="auto"/>
        <w:right w:val="none" w:sz="0" w:space="0" w:color="auto"/>
      </w:divBdr>
      <w:divsChild>
        <w:div w:id="60718796">
          <w:marLeft w:val="480"/>
          <w:marRight w:val="0"/>
          <w:marTop w:val="0"/>
          <w:marBottom w:val="0"/>
          <w:divBdr>
            <w:top w:val="none" w:sz="0" w:space="0" w:color="auto"/>
            <w:left w:val="none" w:sz="0" w:space="0" w:color="auto"/>
            <w:bottom w:val="none" w:sz="0" w:space="0" w:color="auto"/>
            <w:right w:val="none" w:sz="0" w:space="0" w:color="auto"/>
          </w:divBdr>
        </w:div>
        <w:div w:id="80371387">
          <w:marLeft w:val="480"/>
          <w:marRight w:val="0"/>
          <w:marTop w:val="0"/>
          <w:marBottom w:val="0"/>
          <w:divBdr>
            <w:top w:val="none" w:sz="0" w:space="0" w:color="auto"/>
            <w:left w:val="none" w:sz="0" w:space="0" w:color="auto"/>
            <w:bottom w:val="none" w:sz="0" w:space="0" w:color="auto"/>
            <w:right w:val="none" w:sz="0" w:space="0" w:color="auto"/>
          </w:divBdr>
        </w:div>
        <w:div w:id="199248481">
          <w:marLeft w:val="480"/>
          <w:marRight w:val="0"/>
          <w:marTop w:val="0"/>
          <w:marBottom w:val="0"/>
          <w:divBdr>
            <w:top w:val="none" w:sz="0" w:space="0" w:color="auto"/>
            <w:left w:val="none" w:sz="0" w:space="0" w:color="auto"/>
            <w:bottom w:val="none" w:sz="0" w:space="0" w:color="auto"/>
            <w:right w:val="none" w:sz="0" w:space="0" w:color="auto"/>
          </w:divBdr>
        </w:div>
        <w:div w:id="254441470">
          <w:marLeft w:val="480"/>
          <w:marRight w:val="0"/>
          <w:marTop w:val="0"/>
          <w:marBottom w:val="0"/>
          <w:divBdr>
            <w:top w:val="none" w:sz="0" w:space="0" w:color="auto"/>
            <w:left w:val="none" w:sz="0" w:space="0" w:color="auto"/>
            <w:bottom w:val="none" w:sz="0" w:space="0" w:color="auto"/>
            <w:right w:val="none" w:sz="0" w:space="0" w:color="auto"/>
          </w:divBdr>
        </w:div>
        <w:div w:id="293945427">
          <w:marLeft w:val="480"/>
          <w:marRight w:val="0"/>
          <w:marTop w:val="0"/>
          <w:marBottom w:val="0"/>
          <w:divBdr>
            <w:top w:val="none" w:sz="0" w:space="0" w:color="auto"/>
            <w:left w:val="none" w:sz="0" w:space="0" w:color="auto"/>
            <w:bottom w:val="none" w:sz="0" w:space="0" w:color="auto"/>
            <w:right w:val="none" w:sz="0" w:space="0" w:color="auto"/>
          </w:divBdr>
        </w:div>
        <w:div w:id="320735641">
          <w:marLeft w:val="480"/>
          <w:marRight w:val="0"/>
          <w:marTop w:val="0"/>
          <w:marBottom w:val="0"/>
          <w:divBdr>
            <w:top w:val="none" w:sz="0" w:space="0" w:color="auto"/>
            <w:left w:val="none" w:sz="0" w:space="0" w:color="auto"/>
            <w:bottom w:val="none" w:sz="0" w:space="0" w:color="auto"/>
            <w:right w:val="none" w:sz="0" w:space="0" w:color="auto"/>
          </w:divBdr>
        </w:div>
        <w:div w:id="455955837">
          <w:marLeft w:val="480"/>
          <w:marRight w:val="0"/>
          <w:marTop w:val="0"/>
          <w:marBottom w:val="0"/>
          <w:divBdr>
            <w:top w:val="none" w:sz="0" w:space="0" w:color="auto"/>
            <w:left w:val="none" w:sz="0" w:space="0" w:color="auto"/>
            <w:bottom w:val="none" w:sz="0" w:space="0" w:color="auto"/>
            <w:right w:val="none" w:sz="0" w:space="0" w:color="auto"/>
          </w:divBdr>
        </w:div>
        <w:div w:id="617218879">
          <w:marLeft w:val="480"/>
          <w:marRight w:val="0"/>
          <w:marTop w:val="0"/>
          <w:marBottom w:val="0"/>
          <w:divBdr>
            <w:top w:val="none" w:sz="0" w:space="0" w:color="auto"/>
            <w:left w:val="none" w:sz="0" w:space="0" w:color="auto"/>
            <w:bottom w:val="none" w:sz="0" w:space="0" w:color="auto"/>
            <w:right w:val="none" w:sz="0" w:space="0" w:color="auto"/>
          </w:divBdr>
        </w:div>
        <w:div w:id="617420560">
          <w:marLeft w:val="480"/>
          <w:marRight w:val="0"/>
          <w:marTop w:val="0"/>
          <w:marBottom w:val="0"/>
          <w:divBdr>
            <w:top w:val="none" w:sz="0" w:space="0" w:color="auto"/>
            <w:left w:val="none" w:sz="0" w:space="0" w:color="auto"/>
            <w:bottom w:val="none" w:sz="0" w:space="0" w:color="auto"/>
            <w:right w:val="none" w:sz="0" w:space="0" w:color="auto"/>
          </w:divBdr>
        </w:div>
        <w:div w:id="777678722">
          <w:marLeft w:val="480"/>
          <w:marRight w:val="0"/>
          <w:marTop w:val="0"/>
          <w:marBottom w:val="0"/>
          <w:divBdr>
            <w:top w:val="none" w:sz="0" w:space="0" w:color="auto"/>
            <w:left w:val="none" w:sz="0" w:space="0" w:color="auto"/>
            <w:bottom w:val="none" w:sz="0" w:space="0" w:color="auto"/>
            <w:right w:val="none" w:sz="0" w:space="0" w:color="auto"/>
          </w:divBdr>
        </w:div>
        <w:div w:id="921568893">
          <w:marLeft w:val="480"/>
          <w:marRight w:val="0"/>
          <w:marTop w:val="0"/>
          <w:marBottom w:val="0"/>
          <w:divBdr>
            <w:top w:val="none" w:sz="0" w:space="0" w:color="auto"/>
            <w:left w:val="none" w:sz="0" w:space="0" w:color="auto"/>
            <w:bottom w:val="none" w:sz="0" w:space="0" w:color="auto"/>
            <w:right w:val="none" w:sz="0" w:space="0" w:color="auto"/>
          </w:divBdr>
        </w:div>
        <w:div w:id="924604941">
          <w:marLeft w:val="480"/>
          <w:marRight w:val="0"/>
          <w:marTop w:val="0"/>
          <w:marBottom w:val="0"/>
          <w:divBdr>
            <w:top w:val="none" w:sz="0" w:space="0" w:color="auto"/>
            <w:left w:val="none" w:sz="0" w:space="0" w:color="auto"/>
            <w:bottom w:val="none" w:sz="0" w:space="0" w:color="auto"/>
            <w:right w:val="none" w:sz="0" w:space="0" w:color="auto"/>
          </w:divBdr>
        </w:div>
        <w:div w:id="925311077">
          <w:marLeft w:val="480"/>
          <w:marRight w:val="0"/>
          <w:marTop w:val="0"/>
          <w:marBottom w:val="0"/>
          <w:divBdr>
            <w:top w:val="none" w:sz="0" w:space="0" w:color="auto"/>
            <w:left w:val="none" w:sz="0" w:space="0" w:color="auto"/>
            <w:bottom w:val="none" w:sz="0" w:space="0" w:color="auto"/>
            <w:right w:val="none" w:sz="0" w:space="0" w:color="auto"/>
          </w:divBdr>
        </w:div>
        <w:div w:id="983775758">
          <w:marLeft w:val="480"/>
          <w:marRight w:val="0"/>
          <w:marTop w:val="0"/>
          <w:marBottom w:val="0"/>
          <w:divBdr>
            <w:top w:val="none" w:sz="0" w:space="0" w:color="auto"/>
            <w:left w:val="none" w:sz="0" w:space="0" w:color="auto"/>
            <w:bottom w:val="none" w:sz="0" w:space="0" w:color="auto"/>
            <w:right w:val="none" w:sz="0" w:space="0" w:color="auto"/>
          </w:divBdr>
        </w:div>
        <w:div w:id="988167089">
          <w:marLeft w:val="480"/>
          <w:marRight w:val="0"/>
          <w:marTop w:val="0"/>
          <w:marBottom w:val="0"/>
          <w:divBdr>
            <w:top w:val="none" w:sz="0" w:space="0" w:color="auto"/>
            <w:left w:val="none" w:sz="0" w:space="0" w:color="auto"/>
            <w:bottom w:val="none" w:sz="0" w:space="0" w:color="auto"/>
            <w:right w:val="none" w:sz="0" w:space="0" w:color="auto"/>
          </w:divBdr>
        </w:div>
      </w:divsChild>
    </w:div>
    <w:div w:id="101851277">
      <w:bodyDiv w:val="1"/>
      <w:marLeft w:val="0"/>
      <w:marRight w:val="0"/>
      <w:marTop w:val="0"/>
      <w:marBottom w:val="0"/>
      <w:divBdr>
        <w:top w:val="none" w:sz="0" w:space="0" w:color="auto"/>
        <w:left w:val="none" w:sz="0" w:space="0" w:color="auto"/>
        <w:bottom w:val="none" w:sz="0" w:space="0" w:color="auto"/>
        <w:right w:val="none" w:sz="0" w:space="0" w:color="auto"/>
      </w:divBdr>
    </w:div>
    <w:div w:id="102120398">
      <w:bodyDiv w:val="1"/>
      <w:marLeft w:val="0"/>
      <w:marRight w:val="0"/>
      <w:marTop w:val="0"/>
      <w:marBottom w:val="0"/>
      <w:divBdr>
        <w:top w:val="none" w:sz="0" w:space="0" w:color="auto"/>
        <w:left w:val="none" w:sz="0" w:space="0" w:color="auto"/>
        <w:bottom w:val="none" w:sz="0" w:space="0" w:color="auto"/>
        <w:right w:val="none" w:sz="0" w:space="0" w:color="auto"/>
      </w:divBdr>
    </w:div>
    <w:div w:id="102383608">
      <w:bodyDiv w:val="1"/>
      <w:marLeft w:val="0"/>
      <w:marRight w:val="0"/>
      <w:marTop w:val="0"/>
      <w:marBottom w:val="0"/>
      <w:divBdr>
        <w:top w:val="none" w:sz="0" w:space="0" w:color="auto"/>
        <w:left w:val="none" w:sz="0" w:space="0" w:color="auto"/>
        <w:bottom w:val="none" w:sz="0" w:space="0" w:color="auto"/>
        <w:right w:val="none" w:sz="0" w:space="0" w:color="auto"/>
      </w:divBdr>
    </w:div>
    <w:div w:id="102503547">
      <w:bodyDiv w:val="1"/>
      <w:marLeft w:val="0"/>
      <w:marRight w:val="0"/>
      <w:marTop w:val="0"/>
      <w:marBottom w:val="0"/>
      <w:divBdr>
        <w:top w:val="none" w:sz="0" w:space="0" w:color="auto"/>
        <w:left w:val="none" w:sz="0" w:space="0" w:color="auto"/>
        <w:bottom w:val="none" w:sz="0" w:space="0" w:color="auto"/>
        <w:right w:val="none" w:sz="0" w:space="0" w:color="auto"/>
      </w:divBdr>
    </w:div>
    <w:div w:id="103037872">
      <w:bodyDiv w:val="1"/>
      <w:marLeft w:val="0"/>
      <w:marRight w:val="0"/>
      <w:marTop w:val="0"/>
      <w:marBottom w:val="0"/>
      <w:divBdr>
        <w:top w:val="none" w:sz="0" w:space="0" w:color="auto"/>
        <w:left w:val="none" w:sz="0" w:space="0" w:color="auto"/>
        <w:bottom w:val="none" w:sz="0" w:space="0" w:color="auto"/>
        <w:right w:val="none" w:sz="0" w:space="0" w:color="auto"/>
      </w:divBdr>
    </w:div>
    <w:div w:id="103119536">
      <w:bodyDiv w:val="1"/>
      <w:marLeft w:val="0"/>
      <w:marRight w:val="0"/>
      <w:marTop w:val="0"/>
      <w:marBottom w:val="0"/>
      <w:divBdr>
        <w:top w:val="none" w:sz="0" w:space="0" w:color="auto"/>
        <w:left w:val="none" w:sz="0" w:space="0" w:color="auto"/>
        <w:bottom w:val="none" w:sz="0" w:space="0" w:color="auto"/>
        <w:right w:val="none" w:sz="0" w:space="0" w:color="auto"/>
      </w:divBdr>
    </w:div>
    <w:div w:id="103428262">
      <w:bodyDiv w:val="1"/>
      <w:marLeft w:val="0"/>
      <w:marRight w:val="0"/>
      <w:marTop w:val="0"/>
      <w:marBottom w:val="0"/>
      <w:divBdr>
        <w:top w:val="none" w:sz="0" w:space="0" w:color="auto"/>
        <w:left w:val="none" w:sz="0" w:space="0" w:color="auto"/>
        <w:bottom w:val="none" w:sz="0" w:space="0" w:color="auto"/>
        <w:right w:val="none" w:sz="0" w:space="0" w:color="auto"/>
      </w:divBdr>
    </w:div>
    <w:div w:id="103505806">
      <w:bodyDiv w:val="1"/>
      <w:marLeft w:val="0"/>
      <w:marRight w:val="0"/>
      <w:marTop w:val="0"/>
      <w:marBottom w:val="0"/>
      <w:divBdr>
        <w:top w:val="none" w:sz="0" w:space="0" w:color="auto"/>
        <w:left w:val="none" w:sz="0" w:space="0" w:color="auto"/>
        <w:bottom w:val="none" w:sz="0" w:space="0" w:color="auto"/>
        <w:right w:val="none" w:sz="0" w:space="0" w:color="auto"/>
      </w:divBdr>
    </w:div>
    <w:div w:id="104890267">
      <w:bodyDiv w:val="1"/>
      <w:marLeft w:val="0"/>
      <w:marRight w:val="0"/>
      <w:marTop w:val="0"/>
      <w:marBottom w:val="0"/>
      <w:divBdr>
        <w:top w:val="none" w:sz="0" w:space="0" w:color="auto"/>
        <w:left w:val="none" w:sz="0" w:space="0" w:color="auto"/>
        <w:bottom w:val="none" w:sz="0" w:space="0" w:color="auto"/>
        <w:right w:val="none" w:sz="0" w:space="0" w:color="auto"/>
      </w:divBdr>
    </w:div>
    <w:div w:id="105008775">
      <w:bodyDiv w:val="1"/>
      <w:marLeft w:val="0"/>
      <w:marRight w:val="0"/>
      <w:marTop w:val="0"/>
      <w:marBottom w:val="0"/>
      <w:divBdr>
        <w:top w:val="none" w:sz="0" w:space="0" w:color="auto"/>
        <w:left w:val="none" w:sz="0" w:space="0" w:color="auto"/>
        <w:bottom w:val="none" w:sz="0" w:space="0" w:color="auto"/>
        <w:right w:val="none" w:sz="0" w:space="0" w:color="auto"/>
      </w:divBdr>
    </w:div>
    <w:div w:id="105542140">
      <w:bodyDiv w:val="1"/>
      <w:marLeft w:val="0"/>
      <w:marRight w:val="0"/>
      <w:marTop w:val="0"/>
      <w:marBottom w:val="0"/>
      <w:divBdr>
        <w:top w:val="none" w:sz="0" w:space="0" w:color="auto"/>
        <w:left w:val="none" w:sz="0" w:space="0" w:color="auto"/>
        <w:bottom w:val="none" w:sz="0" w:space="0" w:color="auto"/>
        <w:right w:val="none" w:sz="0" w:space="0" w:color="auto"/>
      </w:divBdr>
    </w:div>
    <w:div w:id="106050014">
      <w:bodyDiv w:val="1"/>
      <w:marLeft w:val="0"/>
      <w:marRight w:val="0"/>
      <w:marTop w:val="0"/>
      <w:marBottom w:val="0"/>
      <w:divBdr>
        <w:top w:val="none" w:sz="0" w:space="0" w:color="auto"/>
        <w:left w:val="none" w:sz="0" w:space="0" w:color="auto"/>
        <w:bottom w:val="none" w:sz="0" w:space="0" w:color="auto"/>
        <w:right w:val="none" w:sz="0" w:space="0" w:color="auto"/>
      </w:divBdr>
    </w:div>
    <w:div w:id="106236055">
      <w:bodyDiv w:val="1"/>
      <w:marLeft w:val="0"/>
      <w:marRight w:val="0"/>
      <w:marTop w:val="0"/>
      <w:marBottom w:val="0"/>
      <w:divBdr>
        <w:top w:val="none" w:sz="0" w:space="0" w:color="auto"/>
        <w:left w:val="none" w:sz="0" w:space="0" w:color="auto"/>
        <w:bottom w:val="none" w:sz="0" w:space="0" w:color="auto"/>
        <w:right w:val="none" w:sz="0" w:space="0" w:color="auto"/>
      </w:divBdr>
      <w:divsChild>
        <w:div w:id="739780">
          <w:marLeft w:val="480"/>
          <w:marRight w:val="0"/>
          <w:marTop w:val="0"/>
          <w:marBottom w:val="0"/>
          <w:divBdr>
            <w:top w:val="none" w:sz="0" w:space="0" w:color="auto"/>
            <w:left w:val="none" w:sz="0" w:space="0" w:color="auto"/>
            <w:bottom w:val="none" w:sz="0" w:space="0" w:color="auto"/>
            <w:right w:val="none" w:sz="0" w:space="0" w:color="auto"/>
          </w:divBdr>
        </w:div>
        <w:div w:id="29959438">
          <w:marLeft w:val="480"/>
          <w:marRight w:val="0"/>
          <w:marTop w:val="0"/>
          <w:marBottom w:val="0"/>
          <w:divBdr>
            <w:top w:val="none" w:sz="0" w:space="0" w:color="auto"/>
            <w:left w:val="none" w:sz="0" w:space="0" w:color="auto"/>
            <w:bottom w:val="none" w:sz="0" w:space="0" w:color="auto"/>
            <w:right w:val="none" w:sz="0" w:space="0" w:color="auto"/>
          </w:divBdr>
        </w:div>
        <w:div w:id="37357379">
          <w:marLeft w:val="480"/>
          <w:marRight w:val="0"/>
          <w:marTop w:val="0"/>
          <w:marBottom w:val="0"/>
          <w:divBdr>
            <w:top w:val="none" w:sz="0" w:space="0" w:color="auto"/>
            <w:left w:val="none" w:sz="0" w:space="0" w:color="auto"/>
            <w:bottom w:val="none" w:sz="0" w:space="0" w:color="auto"/>
            <w:right w:val="none" w:sz="0" w:space="0" w:color="auto"/>
          </w:divBdr>
        </w:div>
        <w:div w:id="87118527">
          <w:marLeft w:val="480"/>
          <w:marRight w:val="0"/>
          <w:marTop w:val="0"/>
          <w:marBottom w:val="0"/>
          <w:divBdr>
            <w:top w:val="none" w:sz="0" w:space="0" w:color="auto"/>
            <w:left w:val="none" w:sz="0" w:space="0" w:color="auto"/>
            <w:bottom w:val="none" w:sz="0" w:space="0" w:color="auto"/>
            <w:right w:val="none" w:sz="0" w:space="0" w:color="auto"/>
          </w:divBdr>
        </w:div>
        <w:div w:id="101924322">
          <w:marLeft w:val="480"/>
          <w:marRight w:val="0"/>
          <w:marTop w:val="0"/>
          <w:marBottom w:val="0"/>
          <w:divBdr>
            <w:top w:val="none" w:sz="0" w:space="0" w:color="auto"/>
            <w:left w:val="none" w:sz="0" w:space="0" w:color="auto"/>
            <w:bottom w:val="none" w:sz="0" w:space="0" w:color="auto"/>
            <w:right w:val="none" w:sz="0" w:space="0" w:color="auto"/>
          </w:divBdr>
        </w:div>
        <w:div w:id="110629993">
          <w:marLeft w:val="480"/>
          <w:marRight w:val="0"/>
          <w:marTop w:val="0"/>
          <w:marBottom w:val="0"/>
          <w:divBdr>
            <w:top w:val="none" w:sz="0" w:space="0" w:color="auto"/>
            <w:left w:val="none" w:sz="0" w:space="0" w:color="auto"/>
            <w:bottom w:val="none" w:sz="0" w:space="0" w:color="auto"/>
            <w:right w:val="none" w:sz="0" w:space="0" w:color="auto"/>
          </w:divBdr>
        </w:div>
        <w:div w:id="130557077">
          <w:marLeft w:val="480"/>
          <w:marRight w:val="0"/>
          <w:marTop w:val="0"/>
          <w:marBottom w:val="0"/>
          <w:divBdr>
            <w:top w:val="none" w:sz="0" w:space="0" w:color="auto"/>
            <w:left w:val="none" w:sz="0" w:space="0" w:color="auto"/>
            <w:bottom w:val="none" w:sz="0" w:space="0" w:color="auto"/>
            <w:right w:val="none" w:sz="0" w:space="0" w:color="auto"/>
          </w:divBdr>
        </w:div>
        <w:div w:id="145434203">
          <w:marLeft w:val="480"/>
          <w:marRight w:val="0"/>
          <w:marTop w:val="0"/>
          <w:marBottom w:val="0"/>
          <w:divBdr>
            <w:top w:val="none" w:sz="0" w:space="0" w:color="auto"/>
            <w:left w:val="none" w:sz="0" w:space="0" w:color="auto"/>
            <w:bottom w:val="none" w:sz="0" w:space="0" w:color="auto"/>
            <w:right w:val="none" w:sz="0" w:space="0" w:color="auto"/>
          </w:divBdr>
        </w:div>
        <w:div w:id="170267837">
          <w:marLeft w:val="480"/>
          <w:marRight w:val="0"/>
          <w:marTop w:val="0"/>
          <w:marBottom w:val="0"/>
          <w:divBdr>
            <w:top w:val="none" w:sz="0" w:space="0" w:color="auto"/>
            <w:left w:val="none" w:sz="0" w:space="0" w:color="auto"/>
            <w:bottom w:val="none" w:sz="0" w:space="0" w:color="auto"/>
            <w:right w:val="none" w:sz="0" w:space="0" w:color="auto"/>
          </w:divBdr>
        </w:div>
        <w:div w:id="184179928">
          <w:marLeft w:val="480"/>
          <w:marRight w:val="0"/>
          <w:marTop w:val="0"/>
          <w:marBottom w:val="0"/>
          <w:divBdr>
            <w:top w:val="none" w:sz="0" w:space="0" w:color="auto"/>
            <w:left w:val="none" w:sz="0" w:space="0" w:color="auto"/>
            <w:bottom w:val="none" w:sz="0" w:space="0" w:color="auto"/>
            <w:right w:val="none" w:sz="0" w:space="0" w:color="auto"/>
          </w:divBdr>
        </w:div>
        <w:div w:id="222838610">
          <w:marLeft w:val="480"/>
          <w:marRight w:val="0"/>
          <w:marTop w:val="0"/>
          <w:marBottom w:val="0"/>
          <w:divBdr>
            <w:top w:val="none" w:sz="0" w:space="0" w:color="auto"/>
            <w:left w:val="none" w:sz="0" w:space="0" w:color="auto"/>
            <w:bottom w:val="none" w:sz="0" w:space="0" w:color="auto"/>
            <w:right w:val="none" w:sz="0" w:space="0" w:color="auto"/>
          </w:divBdr>
        </w:div>
        <w:div w:id="230122577">
          <w:marLeft w:val="480"/>
          <w:marRight w:val="0"/>
          <w:marTop w:val="0"/>
          <w:marBottom w:val="0"/>
          <w:divBdr>
            <w:top w:val="none" w:sz="0" w:space="0" w:color="auto"/>
            <w:left w:val="none" w:sz="0" w:space="0" w:color="auto"/>
            <w:bottom w:val="none" w:sz="0" w:space="0" w:color="auto"/>
            <w:right w:val="none" w:sz="0" w:space="0" w:color="auto"/>
          </w:divBdr>
        </w:div>
        <w:div w:id="235943843">
          <w:marLeft w:val="480"/>
          <w:marRight w:val="0"/>
          <w:marTop w:val="0"/>
          <w:marBottom w:val="0"/>
          <w:divBdr>
            <w:top w:val="none" w:sz="0" w:space="0" w:color="auto"/>
            <w:left w:val="none" w:sz="0" w:space="0" w:color="auto"/>
            <w:bottom w:val="none" w:sz="0" w:space="0" w:color="auto"/>
            <w:right w:val="none" w:sz="0" w:space="0" w:color="auto"/>
          </w:divBdr>
        </w:div>
        <w:div w:id="258147275">
          <w:marLeft w:val="480"/>
          <w:marRight w:val="0"/>
          <w:marTop w:val="0"/>
          <w:marBottom w:val="0"/>
          <w:divBdr>
            <w:top w:val="none" w:sz="0" w:space="0" w:color="auto"/>
            <w:left w:val="none" w:sz="0" w:space="0" w:color="auto"/>
            <w:bottom w:val="none" w:sz="0" w:space="0" w:color="auto"/>
            <w:right w:val="none" w:sz="0" w:space="0" w:color="auto"/>
          </w:divBdr>
        </w:div>
        <w:div w:id="297146383">
          <w:marLeft w:val="480"/>
          <w:marRight w:val="0"/>
          <w:marTop w:val="0"/>
          <w:marBottom w:val="0"/>
          <w:divBdr>
            <w:top w:val="none" w:sz="0" w:space="0" w:color="auto"/>
            <w:left w:val="none" w:sz="0" w:space="0" w:color="auto"/>
            <w:bottom w:val="none" w:sz="0" w:space="0" w:color="auto"/>
            <w:right w:val="none" w:sz="0" w:space="0" w:color="auto"/>
          </w:divBdr>
        </w:div>
        <w:div w:id="335347912">
          <w:marLeft w:val="480"/>
          <w:marRight w:val="0"/>
          <w:marTop w:val="0"/>
          <w:marBottom w:val="0"/>
          <w:divBdr>
            <w:top w:val="none" w:sz="0" w:space="0" w:color="auto"/>
            <w:left w:val="none" w:sz="0" w:space="0" w:color="auto"/>
            <w:bottom w:val="none" w:sz="0" w:space="0" w:color="auto"/>
            <w:right w:val="none" w:sz="0" w:space="0" w:color="auto"/>
          </w:divBdr>
        </w:div>
        <w:div w:id="344476694">
          <w:marLeft w:val="480"/>
          <w:marRight w:val="0"/>
          <w:marTop w:val="0"/>
          <w:marBottom w:val="0"/>
          <w:divBdr>
            <w:top w:val="none" w:sz="0" w:space="0" w:color="auto"/>
            <w:left w:val="none" w:sz="0" w:space="0" w:color="auto"/>
            <w:bottom w:val="none" w:sz="0" w:space="0" w:color="auto"/>
            <w:right w:val="none" w:sz="0" w:space="0" w:color="auto"/>
          </w:divBdr>
        </w:div>
        <w:div w:id="346560734">
          <w:marLeft w:val="480"/>
          <w:marRight w:val="0"/>
          <w:marTop w:val="0"/>
          <w:marBottom w:val="0"/>
          <w:divBdr>
            <w:top w:val="none" w:sz="0" w:space="0" w:color="auto"/>
            <w:left w:val="none" w:sz="0" w:space="0" w:color="auto"/>
            <w:bottom w:val="none" w:sz="0" w:space="0" w:color="auto"/>
            <w:right w:val="none" w:sz="0" w:space="0" w:color="auto"/>
          </w:divBdr>
        </w:div>
        <w:div w:id="394857223">
          <w:marLeft w:val="480"/>
          <w:marRight w:val="0"/>
          <w:marTop w:val="0"/>
          <w:marBottom w:val="0"/>
          <w:divBdr>
            <w:top w:val="none" w:sz="0" w:space="0" w:color="auto"/>
            <w:left w:val="none" w:sz="0" w:space="0" w:color="auto"/>
            <w:bottom w:val="none" w:sz="0" w:space="0" w:color="auto"/>
            <w:right w:val="none" w:sz="0" w:space="0" w:color="auto"/>
          </w:divBdr>
        </w:div>
        <w:div w:id="397944866">
          <w:marLeft w:val="480"/>
          <w:marRight w:val="0"/>
          <w:marTop w:val="0"/>
          <w:marBottom w:val="0"/>
          <w:divBdr>
            <w:top w:val="none" w:sz="0" w:space="0" w:color="auto"/>
            <w:left w:val="none" w:sz="0" w:space="0" w:color="auto"/>
            <w:bottom w:val="none" w:sz="0" w:space="0" w:color="auto"/>
            <w:right w:val="none" w:sz="0" w:space="0" w:color="auto"/>
          </w:divBdr>
        </w:div>
        <w:div w:id="419526295">
          <w:marLeft w:val="480"/>
          <w:marRight w:val="0"/>
          <w:marTop w:val="0"/>
          <w:marBottom w:val="0"/>
          <w:divBdr>
            <w:top w:val="none" w:sz="0" w:space="0" w:color="auto"/>
            <w:left w:val="none" w:sz="0" w:space="0" w:color="auto"/>
            <w:bottom w:val="none" w:sz="0" w:space="0" w:color="auto"/>
            <w:right w:val="none" w:sz="0" w:space="0" w:color="auto"/>
          </w:divBdr>
        </w:div>
        <w:div w:id="482703893">
          <w:marLeft w:val="480"/>
          <w:marRight w:val="0"/>
          <w:marTop w:val="0"/>
          <w:marBottom w:val="0"/>
          <w:divBdr>
            <w:top w:val="none" w:sz="0" w:space="0" w:color="auto"/>
            <w:left w:val="none" w:sz="0" w:space="0" w:color="auto"/>
            <w:bottom w:val="none" w:sz="0" w:space="0" w:color="auto"/>
            <w:right w:val="none" w:sz="0" w:space="0" w:color="auto"/>
          </w:divBdr>
        </w:div>
        <w:div w:id="497383284">
          <w:marLeft w:val="480"/>
          <w:marRight w:val="0"/>
          <w:marTop w:val="0"/>
          <w:marBottom w:val="0"/>
          <w:divBdr>
            <w:top w:val="none" w:sz="0" w:space="0" w:color="auto"/>
            <w:left w:val="none" w:sz="0" w:space="0" w:color="auto"/>
            <w:bottom w:val="none" w:sz="0" w:space="0" w:color="auto"/>
            <w:right w:val="none" w:sz="0" w:space="0" w:color="auto"/>
          </w:divBdr>
        </w:div>
        <w:div w:id="525408387">
          <w:marLeft w:val="480"/>
          <w:marRight w:val="0"/>
          <w:marTop w:val="0"/>
          <w:marBottom w:val="0"/>
          <w:divBdr>
            <w:top w:val="none" w:sz="0" w:space="0" w:color="auto"/>
            <w:left w:val="none" w:sz="0" w:space="0" w:color="auto"/>
            <w:bottom w:val="none" w:sz="0" w:space="0" w:color="auto"/>
            <w:right w:val="none" w:sz="0" w:space="0" w:color="auto"/>
          </w:divBdr>
        </w:div>
        <w:div w:id="641423223">
          <w:marLeft w:val="480"/>
          <w:marRight w:val="0"/>
          <w:marTop w:val="0"/>
          <w:marBottom w:val="0"/>
          <w:divBdr>
            <w:top w:val="none" w:sz="0" w:space="0" w:color="auto"/>
            <w:left w:val="none" w:sz="0" w:space="0" w:color="auto"/>
            <w:bottom w:val="none" w:sz="0" w:space="0" w:color="auto"/>
            <w:right w:val="none" w:sz="0" w:space="0" w:color="auto"/>
          </w:divBdr>
        </w:div>
        <w:div w:id="650256413">
          <w:marLeft w:val="480"/>
          <w:marRight w:val="0"/>
          <w:marTop w:val="0"/>
          <w:marBottom w:val="0"/>
          <w:divBdr>
            <w:top w:val="none" w:sz="0" w:space="0" w:color="auto"/>
            <w:left w:val="none" w:sz="0" w:space="0" w:color="auto"/>
            <w:bottom w:val="none" w:sz="0" w:space="0" w:color="auto"/>
            <w:right w:val="none" w:sz="0" w:space="0" w:color="auto"/>
          </w:divBdr>
        </w:div>
        <w:div w:id="655719504">
          <w:marLeft w:val="480"/>
          <w:marRight w:val="0"/>
          <w:marTop w:val="0"/>
          <w:marBottom w:val="0"/>
          <w:divBdr>
            <w:top w:val="none" w:sz="0" w:space="0" w:color="auto"/>
            <w:left w:val="none" w:sz="0" w:space="0" w:color="auto"/>
            <w:bottom w:val="none" w:sz="0" w:space="0" w:color="auto"/>
            <w:right w:val="none" w:sz="0" w:space="0" w:color="auto"/>
          </w:divBdr>
        </w:div>
        <w:div w:id="689455025">
          <w:marLeft w:val="480"/>
          <w:marRight w:val="0"/>
          <w:marTop w:val="0"/>
          <w:marBottom w:val="0"/>
          <w:divBdr>
            <w:top w:val="none" w:sz="0" w:space="0" w:color="auto"/>
            <w:left w:val="none" w:sz="0" w:space="0" w:color="auto"/>
            <w:bottom w:val="none" w:sz="0" w:space="0" w:color="auto"/>
            <w:right w:val="none" w:sz="0" w:space="0" w:color="auto"/>
          </w:divBdr>
        </w:div>
        <w:div w:id="696084708">
          <w:marLeft w:val="480"/>
          <w:marRight w:val="0"/>
          <w:marTop w:val="0"/>
          <w:marBottom w:val="0"/>
          <w:divBdr>
            <w:top w:val="none" w:sz="0" w:space="0" w:color="auto"/>
            <w:left w:val="none" w:sz="0" w:space="0" w:color="auto"/>
            <w:bottom w:val="none" w:sz="0" w:space="0" w:color="auto"/>
            <w:right w:val="none" w:sz="0" w:space="0" w:color="auto"/>
          </w:divBdr>
        </w:div>
        <w:div w:id="700713526">
          <w:marLeft w:val="480"/>
          <w:marRight w:val="0"/>
          <w:marTop w:val="0"/>
          <w:marBottom w:val="0"/>
          <w:divBdr>
            <w:top w:val="none" w:sz="0" w:space="0" w:color="auto"/>
            <w:left w:val="none" w:sz="0" w:space="0" w:color="auto"/>
            <w:bottom w:val="none" w:sz="0" w:space="0" w:color="auto"/>
            <w:right w:val="none" w:sz="0" w:space="0" w:color="auto"/>
          </w:divBdr>
        </w:div>
        <w:div w:id="703212289">
          <w:marLeft w:val="480"/>
          <w:marRight w:val="0"/>
          <w:marTop w:val="0"/>
          <w:marBottom w:val="0"/>
          <w:divBdr>
            <w:top w:val="none" w:sz="0" w:space="0" w:color="auto"/>
            <w:left w:val="none" w:sz="0" w:space="0" w:color="auto"/>
            <w:bottom w:val="none" w:sz="0" w:space="0" w:color="auto"/>
            <w:right w:val="none" w:sz="0" w:space="0" w:color="auto"/>
          </w:divBdr>
        </w:div>
        <w:div w:id="711809057">
          <w:marLeft w:val="480"/>
          <w:marRight w:val="0"/>
          <w:marTop w:val="0"/>
          <w:marBottom w:val="0"/>
          <w:divBdr>
            <w:top w:val="none" w:sz="0" w:space="0" w:color="auto"/>
            <w:left w:val="none" w:sz="0" w:space="0" w:color="auto"/>
            <w:bottom w:val="none" w:sz="0" w:space="0" w:color="auto"/>
            <w:right w:val="none" w:sz="0" w:space="0" w:color="auto"/>
          </w:divBdr>
        </w:div>
        <w:div w:id="730464825">
          <w:marLeft w:val="480"/>
          <w:marRight w:val="0"/>
          <w:marTop w:val="0"/>
          <w:marBottom w:val="0"/>
          <w:divBdr>
            <w:top w:val="none" w:sz="0" w:space="0" w:color="auto"/>
            <w:left w:val="none" w:sz="0" w:space="0" w:color="auto"/>
            <w:bottom w:val="none" w:sz="0" w:space="0" w:color="auto"/>
            <w:right w:val="none" w:sz="0" w:space="0" w:color="auto"/>
          </w:divBdr>
        </w:div>
        <w:div w:id="746926510">
          <w:marLeft w:val="480"/>
          <w:marRight w:val="0"/>
          <w:marTop w:val="0"/>
          <w:marBottom w:val="0"/>
          <w:divBdr>
            <w:top w:val="none" w:sz="0" w:space="0" w:color="auto"/>
            <w:left w:val="none" w:sz="0" w:space="0" w:color="auto"/>
            <w:bottom w:val="none" w:sz="0" w:space="0" w:color="auto"/>
            <w:right w:val="none" w:sz="0" w:space="0" w:color="auto"/>
          </w:divBdr>
        </w:div>
        <w:div w:id="758596086">
          <w:marLeft w:val="480"/>
          <w:marRight w:val="0"/>
          <w:marTop w:val="0"/>
          <w:marBottom w:val="0"/>
          <w:divBdr>
            <w:top w:val="none" w:sz="0" w:space="0" w:color="auto"/>
            <w:left w:val="none" w:sz="0" w:space="0" w:color="auto"/>
            <w:bottom w:val="none" w:sz="0" w:space="0" w:color="auto"/>
            <w:right w:val="none" w:sz="0" w:space="0" w:color="auto"/>
          </w:divBdr>
        </w:div>
        <w:div w:id="785194068">
          <w:marLeft w:val="480"/>
          <w:marRight w:val="0"/>
          <w:marTop w:val="0"/>
          <w:marBottom w:val="0"/>
          <w:divBdr>
            <w:top w:val="none" w:sz="0" w:space="0" w:color="auto"/>
            <w:left w:val="none" w:sz="0" w:space="0" w:color="auto"/>
            <w:bottom w:val="none" w:sz="0" w:space="0" w:color="auto"/>
            <w:right w:val="none" w:sz="0" w:space="0" w:color="auto"/>
          </w:divBdr>
        </w:div>
        <w:div w:id="815218575">
          <w:marLeft w:val="480"/>
          <w:marRight w:val="0"/>
          <w:marTop w:val="0"/>
          <w:marBottom w:val="0"/>
          <w:divBdr>
            <w:top w:val="none" w:sz="0" w:space="0" w:color="auto"/>
            <w:left w:val="none" w:sz="0" w:space="0" w:color="auto"/>
            <w:bottom w:val="none" w:sz="0" w:space="0" w:color="auto"/>
            <w:right w:val="none" w:sz="0" w:space="0" w:color="auto"/>
          </w:divBdr>
        </w:div>
        <w:div w:id="821240833">
          <w:marLeft w:val="480"/>
          <w:marRight w:val="0"/>
          <w:marTop w:val="0"/>
          <w:marBottom w:val="0"/>
          <w:divBdr>
            <w:top w:val="none" w:sz="0" w:space="0" w:color="auto"/>
            <w:left w:val="none" w:sz="0" w:space="0" w:color="auto"/>
            <w:bottom w:val="none" w:sz="0" w:space="0" w:color="auto"/>
            <w:right w:val="none" w:sz="0" w:space="0" w:color="auto"/>
          </w:divBdr>
        </w:div>
        <w:div w:id="824080786">
          <w:marLeft w:val="480"/>
          <w:marRight w:val="0"/>
          <w:marTop w:val="0"/>
          <w:marBottom w:val="0"/>
          <w:divBdr>
            <w:top w:val="none" w:sz="0" w:space="0" w:color="auto"/>
            <w:left w:val="none" w:sz="0" w:space="0" w:color="auto"/>
            <w:bottom w:val="none" w:sz="0" w:space="0" w:color="auto"/>
            <w:right w:val="none" w:sz="0" w:space="0" w:color="auto"/>
          </w:divBdr>
        </w:div>
        <w:div w:id="852648043">
          <w:marLeft w:val="480"/>
          <w:marRight w:val="0"/>
          <w:marTop w:val="0"/>
          <w:marBottom w:val="0"/>
          <w:divBdr>
            <w:top w:val="none" w:sz="0" w:space="0" w:color="auto"/>
            <w:left w:val="none" w:sz="0" w:space="0" w:color="auto"/>
            <w:bottom w:val="none" w:sz="0" w:space="0" w:color="auto"/>
            <w:right w:val="none" w:sz="0" w:space="0" w:color="auto"/>
          </w:divBdr>
        </w:div>
        <w:div w:id="876311370">
          <w:marLeft w:val="480"/>
          <w:marRight w:val="0"/>
          <w:marTop w:val="0"/>
          <w:marBottom w:val="0"/>
          <w:divBdr>
            <w:top w:val="none" w:sz="0" w:space="0" w:color="auto"/>
            <w:left w:val="none" w:sz="0" w:space="0" w:color="auto"/>
            <w:bottom w:val="none" w:sz="0" w:space="0" w:color="auto"/>
            <w:right w:val="none" w:sz="0" w:space="0" w:color="auto"/>
          </w:divBdr>
        </w:div>
        <w:div w:id="894119295">
          <w:marLeft w:val="480"/>
          <w:marRight w:val="0"/>
          <w:marTop w:val="0"/>
          <w:marBottom w:val="0"/>
          <w:divBdr>
            <w:top w:val="none" w:sz="0" w:space="0" w:color="auto"/>
            <w:left w:val="none" w:sz="0" w:space="0" w:color="auto"/>
            <w:bottom w:val="none" w:sz="0" w:space="0" w:color="auto"/>
            <w:right w:val="none" w:sz="0" w:space="0" w:color="auto"/>
          </w:divBdr>
        </w:div>
        <w:div w:id="920064266">
          <w:marLeft w:val="480"/>
          <w:marRight w:val="0"/>
          <w:marTop w:val="0"/>
          <w:marBottom w:val="0"/>
          <w:divBdr>
            <w:top w:val="none" w:sz="0" w:space="0" w:color="auto"/>
            <w:left w:val="none" w:sz="0" w:space="0" w:color="auto"/>
            <w:bottom w:val="none" w:sz="0" w:space="0" w:color="auto"/>
            <w:right w:val="none" w:sz="0" w:space="0" w:color="auto"/>
          </w:divBdr>
        </w:div>
        <w:div w:id="950631128">
          <w:marLeft w:val="480"/>
          <w:marRight w:val="0"/>
          <w:marTop w:val="0"/>
          <w:marBottom w:val="0"/>
          <w:divBdr>
            <w:top w:val="none" w:sz="0" w:space="0" w:color="auto"/>
            <w:left w:val="none" w:sz="0" w:space="0" w:color="auto"/>
            <w:bottom w:val="none" w:sz="0" w:space="0" w:color="auto"/>
            <w:right w:val="none" w:sz="0" w:space="0" w:color="auto"/>
          </w:divBdr>
        </w:div>
        <w:div w:id="997802922">
          <w:marLeft w:val="480"/>
          <w:marRight w:val="0"/>
          <w:marTop w:val="0"/>
          <w:marBottom w:val="0"/>
          <w:divBdr>
            <w:top w:val="none" w:sz="0" w:space="0" w:color="auto"/>
            <w:left w:val="none" w:sz="0" w:space="0" w:color="auto"/>
            <w:bottom w:val="none" w:sz="0" w:space="0" w:color="auto"/>
            <w:right w:val="none" w:sz="0" w:space="0" w:color="auto"/>
          </w:divBdr>
        </w:div>
        <w:div w:id="997926926">
          <w:marLeft w:val="480"/>
          <w:marRight w:val="0"/>
          <w:marTop w:val="0"/>
          <w:marBottom w:val="0"/>
          <w:divBdr>
            <w:top w:val="none" w:sz="0" w:space="0" w:color="auto"/>
            <w:left w:val="none" w:sz="0" w:space="0" w:color="auto"/>
            <w:bottom w:val="none" w:sz="0" w:space="0" w:color="auto"/>
            <w:right w:val="none" w:sz="0" w:space="0" w:color="auto"/>
          </w:divBdr>
        </w:div>
        <w:div w:id="1005596516">
          <w:marLeft w:val="480"/>
          <w:marRight w:val="0"/>
          <w:marTop w:val="0"/>
          <w:marBottom w:val="0"/>
          <w:divBdr>
            <w:top w:val="none" w:sz="0" w:space="0" w:color="auto"/>
            <w:left w:val="none" w:sz="0" w:space="0" w:color="auto"/>
            <w:bottom w:val="none" w:sz="0" w:space="0" w:color="auto"/>
            <w:right w:val="none" w:sz="0" w:space="0" w:color="auto"/>
          </w:divBdr>
        </w:div>
      </w:divsChild>
    </w:div>
    <w:div w:id="106507609">
      <w:bodyDiv w:val="1"/>
      <w:marLeft w:val="0"/>
      <w:marRight w:val="0"/>
      <w:marTop w:val="0"/>
      <w:marBottom w:val="0"/>
      <w:divBdr>
        <w:top w:val="none" w:sz="0" w:space="0" w:color="auto"/>
        <w:left w:val="none" w:sz="0" w:space="0" w:color="auto"/>
        <w:bottom w:val="none" w:sz="0" w:space="0" w:color="auto"/>
        <w:right w:val="none" w:sz="0" w:space="0" w:color="auto"/>
      </w:divBdr>
    </w:div>
    <w:div w:id="106628781">
      <w:bodyDiv w:val="1"/>
      <w:marLeft w:val="0"/>
      <w:marRight w:val="0"/>
      <w:marTop w:val="0"/>
      <w:marBottom w:val="0"/>
      <w:divBdr>
        <w:top w:val="none" w:sz="0" w:space="0" w:color="auto"/>
        <w:left w:val="none" w:sz="0" w:space="0" w:color="auto"/>
        <w:bottom w:val="none" w:sz="0" w:space="0" w:color="auto"/>
        <w:right w:val="none" w:sz="0" w:space="0" w:color="auto"/>
      </w:divBdr>
    </w:div>
    <w:div w:id="106856072">
      <w:bodyDiv w:val="1"/>
      <w:marLeft w:val="0"/>
      <w:marRight w:val="0"/>
      <w:marTop w:val="0"/>
      <w:marBottom w:val="0"/>
      <w:divBdr>
        <w:top w:val="none" w:sz="0" w:space="0" w:color="auto"/>
        <w:left w:val="none" w:sz="0" w:space="0" w:color="auto"/>
        <w:bottom w:val="none" w:sz="0" w:space="0" w:color="auto"/>
        <w:right w:val="none" w:sz="0" w:space="0" w:color="auto"/>
      </w:divBdr>
      <w:divsChild>
        <w:div w:id="32317729">
          <w:marLeft w:val="480"/>
          <w:marRight w:val="0"/>
          <w:marTop w:val="0"/>
          <w:marBottom w:val="0"/>
          <w:divBdr>
            <w:top w:val="none" w:sz="0" w:space="0" w:color="auto"/>
            <w:left w:val="none" w:sz="0" w:space="0" w:color="auto"/>
            <w:bottom w:val="none" w:sz="0" w:space="0" w:color="auto"/>
            <w:right w:val="none" w:sz="0" w:space="0" w:color="auto"/>
          </w:divBdr>
        </w:div>
        <w:div w:id="88893618">
          <w:marLeft w:val="480"/>
          <w:marRight w:val="0"/>
          <w:marTop w:val="0"/>
          <w:marBottom w:val="0"/>
          <w:divBdr>
            <w:top w:val="none" w:sz="0" w:space="0" w:color="auto"/>
            <w:left w:val="none" w:sz="0" w:space="0" w:color="auto"/>
            <w:bottom w:val="none" w:sz="0" w:space="0" w:color="auto"/>
            <w:right w:val="none" w:sz="0" w:space="0" w:color="auto"/>
          </w:divBdr>
        </w:div>
        <w:div w:id="162554426">
          <w:marLeft w:val="480"/>
          <w:marRight w:val="0"/>
          <w:marTop w:val="0"/>
          <w:marBottom w:val="0"/>
          <w:divBdr>
            <w:top w:val="none" w:sz="0" w:space="0" w:color="auto"/>
            <w:left w:val="none" w:sz="0" w:space="0" w:color="auto"/>
            <w:bottom w:val="none" w:sz="0" w:space="0" w:color="auto"/>
            <w:right w:val="none" w:sz="0" w:space="0" w:color="auto"/>
          </w:divBdr>
        </w:div>
        <w:div w:id="212037529">
          <w:marLeft w:val="480"/>
          <w:marRight w:val="0"/>
          <w:marTop w:val="0"/>
          <w:marBottom w:val="0"/>
          <w:divBdr>
            <w:top w:val="none" w:sz="0" w:space="0" w:color="auto"/>
            <w:left w:val="none" w:sz="0" w:space="0" w:color="auto"/>
            <w:bottom w:val="none" w:sz="0" w:space="0" w:color="auto"/>
            <w:right w:val="none" w:sz="0" w:space="0" w:color="auto"/>
          </w:divBdr>
        </w:div>
        <w:div w:id="393623033">
          <w:marLeft w:val="480"/>
          <w:marRight w:val="0"/>
          <w:marTop w:val="0"/>
          <w:marBottom w:val="0"/>
          <w:divBdr>
            <w:top w:val="none" w:sz="0" w:space="0" w:color="auto"/>
            <w:left w:val="none" w:sz="0" w:space="0" w:color="auto"/>
            <w:bottom w:val="none" w:sz="0" w:space="0" w:color="auto"/>
            <w:right w:val="none" w:sz="0" w:space="0" w:color="auto"/>
          </w:divBdr>
        </w:div>
        <w:div w:id="472675206">
          <w:marLeft w:val="480"/>
          <w:marRight w:val="0"/>
          <w:marTop w:val="0"/>
          <w:marBottom w:val="0"/>
          <w:divBdr>
            <w:top w:val="none" w:sz="0" w:space="0" w:color="auto"/>
            <w:left w:val="none" w:sz="0" w:space="0" w:color="auto"/>
            <w:bottom w:val="none" w:sz="0" w:space="0" w:color="auto"/>
            <w:right w:val="none" w:sz="0" w:space="0" w:color="auto"/>
          </w:divBdr>
        </w:div>
        <w:div w:id="545263929">
          <w:marLeft w:val="480"/>
          <w:marRight w:val="0"/>
          <w:marTop w:val="0"/>
          <w:marBottom w:val="0"/>
          <w:divBdr>
            <w:top w:val="none" w:sz="0" w:space="0" w:color="auto"/>
            <w:left w:val="none" w:sz="0" w:space="0" w:color="auto"/>
            <w:bottom w:val="none" w:sz="0" w:space="0" w:color="auto"/>
            <w:right w:val="none" w:sz="0" w:space="0" w:color="auto"/>
          </w:divBdr>
        </w:div>
        <w:div w:id="550191223">
          <w:marLeft w:val="480"/>
          <w:marRight w:val="0"/>
          <w:marTop w:val="0"/>
          <w:marBottom w:val="0"/>
          <w:divBdr>
            <w:top w:val="none" w:sz="0" w:space="0" w:color="auto"/>
            <w:left w:val="none" w:sz="0" w:space="0" w:color="auto"/>
            <w:bottom w:val="none" w:sz="0" w:space="0" w:color="auto"/>
            <w:right w:val="none" w:sz="0" w:space="0" w:color="auto"/>
          </w:divBdr>
        </w:div>
        <w:div w:id="561452761">
          <w:marLeft w:val="480"/>
          <w:marRight w:val="0"/>
          <w:marTop w:val="0"/>
          <w:marBottom w:val="0"/>
          <w:divBdr>
            <w:top w:val="none" w:sz="0" w:space="0" w:color="auto"/>
            <w:left w:val="none" w:sz="0" w:space="0" w:color="auto"/>
            <w:bottom w:val="none" w:sz="0" w:space="0" w:color="auto"/>
            <w:right w:val="none" w:sz="0" w:space="0" w:color="auto"/>
          </w:divBdr>
        </w:div>
        <w:div w:id="581332953">
          <w:marLeft w:val="480"/>
          <w:marRight w:val="0"/>
          <w:marTop w:val="0"/>
          <w:marBottom w:val="0"/>
          <w:divBdr>
            <w:top w:val="none" w:sz="0" w:space="0" w:color="auto"/>
            <w:left w:val="none" w:sz="0" w:space="0" w:color="auto"/>
            <w:bottom w:val="none" w:sz="0" w:space="0" w:color="auto"/>
            <w:right w:val="none" w:sz="0" w:space="0" w:color="auto"/>
          </w:divBdr>
        </w:div>
        <w:div w:id="594555313">
          <w:marLeft w:val="480"/>
          <w:marRight w:val="0"/>
          <w:marTop w:val="0"/>
          <w:marBottom w:val="0"/>
          <w:divBdr>
            <w:top w:val="none" w:sz="0" w:space="0" w:color="auto"/>
            <w:left w:val="none" w:sz="0" w:space="0" w:color="auto"/>
            <w:bottom w:val="none" w:sz="0" w:space="0" w:color="auto"/>
            <w:right w:val="none" w:sz="0" w:space="0" w:color="auto"/>
          </w:divBdr>
        </w:div>
        <w:div w:id="640884278">
          <w:marLeft w:val="480"/>
          <w:marRight w:val="0"/>
          <w:marTop w:val="0"/>
          <w:marBottom w:val="0"/>
          <w:divBdr>
            <w:top w:val="none" w:sz="0" w:space="0" w:color="auto"/>
            <w:left w:val="none" w:sz="0" w:space="0" w:color="auto"/>
            <w:bottom w:val="none" w:sz="0" w:space="0" w:color="auto"/>
            <w:right w:val="none" w:sz="0" w:space="0" w:color="auto"/>
          </w:divBdr>
        </w:div>
        <w:div w:id="643312887">
          <w:marLeft w:val="480"/>
          <w:marRight w:val="0"/>
          <w:marTop w:val="0"/>
          <w:marBottom w:val="0"/>
          <w:divBdr>
            <w:top w:val="none" w:sz="0" w:space="0" w:color="auto"/>
            <w:left w:val="none" w:sz="0" w:space="0" w:color="auto"/>
            <w:bottom w:val="none" w:sz="0" w:space="0" w:color="auto"/>
            <w:right w:val="none" w:sz="0" w:space="0" w:color="auto"/>
          </w:divBdr>
        </w:div>
        <w:div w:id="706951614">
          <w:marLeft w:val="480"/>
          <w:marRight w:val="0"/>
          <w:marTop w:val="0"/>
          <w:marBottom w:val="0"/>
          <w:divBdr>
            <w:top w:val="none" w:sz="0" w:space="0" w:color="auto"/>
            <w:left w:val="none" w:sz="0" w:space="0" w:color="auto"/>
            <w:bottom w:val="none" w:sz="0" w:space="0" w:color="auto"/>
            <w:right w:val="none" w:sz="0" w:space="0" w:color="auto"/>
          </w:divBdr>
        </w:div>
        <w:div w:id="770473847">
          <w:marLeft w:val="480"/>
          <w:marRight w:val="0"/>
          <w:marTop w:val="0"/>
          <w:marBottom w:val="0"/>
          <w:divBdr>
            <w:top w:val="none" w:sz="0" w:space="0" w:color="auto"/>
            <w:left w:val="none" w:sz="0" w:space="0" w:color="auto"/>
            <w:bottom w:val="none" w:sz="0" w:space="0" w:color="auto"/>
            <w:right w:val="none" w:sz="0" w:space="0" w:color="auto"/>
          </w:divBdr>
        </w:div>
        <w:div w:id="801308916">
          <w:marLeft w:val="480"/>
          <w:marRight w:val="0"/>
          <w:marTop w:val="0"/>
          <w:marBottom w:val="0"/>
          <w:divBdr>
            <w:top w:val="none" w:sz="0" w:space="0" w:color="auto"/>
            <w:left w:val="none" w:sz="0" w:space="0" w:color="auto"/>
            <w:bottom w:val="none" w:sz="0" w:space="0" w:color="auto"/>
            <w:right w:val="none" w:sz="0" w:space="0" w:color="auto"/>
          </w:divBdr>
        </w:div>
        <w:div w:id="821384728">
          <w:marLeft w:val="480"/>
          <w:marRight w:val="0"/>
          <w:marTop w:val="0"/>
          <w:marBottom w:val="0"/>
          <w:divBdr>
            <w:top w:val="none" w:sz="0" w:space="0" w:color="auto"/>
            <w:left w:val="none" w:sz="0" w:space="0" w:color="auto"/>
            <w:bottom w:val="none" w:sz="0" w:space="0" w:color="auto"/>
            <w:right w:val="none" w:sz="0" w:space="0" w:color="auto"/>
          </w:divBdr>
        </w:div>
        <w:div w:id="832137567">
          <w:marLeft w:val="480"/>
          <w:marRight w:val="0"/>
          <w:marTop w:val="0"/>
          <w:marBottom w:val="0"/>
          <w:divBdr>
            <w:top w:val="none" w:sz="0" w:space="0" w:color="auto"/>
            <w:left w:val="none" w:sz="0" w:space="0" w:color="auto"/>
            <w:bottom w:val="none" w:sz="0" w:space="0" w:color="auto"/>
            <w:right w:val="none" w:sz="0" w:space="0" w:color="auto"/>
          </w:divBdr>
        </w:div>
        <w:div w:id="840194156">
          <w:marLeft w:val="480"/>
          <w:marRight w:val="0"/>
          <w:marTop w:val="0"/>
          <w:marBottom w:val="0"/>
          <w:divBdr>
            <w:top w:val="none" w:sz="0" w:space="0" w:color="auto"/>
            <w:left w:val="none" w:sz="0" w:space="0" w:color="auto"/>
            <w:bottom w:val="none" w:sz="0" w:space="0" w:color="auto"/>
            <w:right w:val="none" w:sz="0" w:space="0" w:color="auto"/>
          </w:divBdr>
        </w:div>
        <w:div w:id="855001112">
          <w:marLeft w:val="480"/>
          <w:marRight w:val="0"/>
          <w:marTop w:val="0"/>
          <w:marBottom w:val="0"/>
          <w:divBdr>
            <w:top w:val="none" w:sz="0" w:space="0" w:color="auto"/>
            <w:left w:val="none" w:sz="0" w:space="0" w:color="auto"/>
            <w:bottom w:val="none" w:sz="0" w:space="0" w:color="auto"/>
            <w:right w:val="none" w:sz="0" w:space="0" w:color="auto"/>
          </w:divBdr>
        </w:div>
        <w:div w:id="904755455">
          <w:marLeft w:val="480"/>
          <w:marRight w:val="0"/>
          <w:marTop w:val="0"/>
          <w:marBottom w:val="0"/>
          <w:divBdr>
            <w:top w:val="none" w:sz="0" w:space="0" w:color="auto"/>
            <w:left w:val="none" w:sz="0" w:space="0" w:color="auto"/>
            <w:bottom w:val="none" w:sz="0" w:space="0" w:color="auto"/>
            <w:right w:val="none" w:sz="0" w:space="0" w:color="auto"/>
          </w:divBdr>
        </w:div>
        <w:div w:id="927469683">
          <w:marLeft w:val="480"/>
          <w:marRight w:val="0"/>
          <w:marTop w:val="0"/>
          <w:marBottom w:val="0"/>
          <w:divBdr>
            <w:top w:val="none" w:sz="0" w:space="0" w:color="auto"/>
            <w:left w:val="none" w:sz="0" w:space="0" w:color="auto"/>
            <w:bottom w:val="none" w:sz="0" w:space="0" w:color="auto"/>
            <w:right w:val="none" w:sz="0" w:space="0" w:color="auto"/>
          </w:divBdr>
        </w:div>
        <w:div w:id="980040935">
          <w:marLeft w:val="480"/>
          <w:marRight w:val="0"/>
          <w:marTop w:val="0"/>
          <w:marBottom w:val="0"/>
          <w:divBdr>
            <w:top w:val="none" w:sz="0" w:space="0" w:color="auto"/>
            <w:left w:val="none" w:sz="0" w:space="0" w:color="auto"/>
            <w:bottom w:val="none" w:sz="0" w:space="0" w:color="auto"/>
            <w:right w:val="none" w:sz="0" w:space="0" w:color="auto"/>
          </w:divBdr>
        </w:div>
        <w:div w:id="994069920">
          <w:marLeft w:val="480"/>
          <w:marRight w:val="0"/>
          <w:marTop w:val="0"/>
          <w:marBottom w:val="0"/>
          <w:divBdr>
            <w:top w:val="none" w:sz="0" w:space="0" w:color="auto"/>
            <w:left w:val="none" w:sz="0" w:space="0" w:color="auto"/>
            <w:bottom w:val="none" w:sz="0" w:space="0" w:color="auto"/>
            <w:right w:val="none" w:sz="0" w:space="0" w:color="auto"/>
          </w:divBdr>
        </w:div>
        <w:div w:id="995576072">
          <w:marLeft w:val="480"/>
          <w:marRight w:val="0"/>
          <w:marTop w:val="0"/>
          <w:marBottom w:val="0"/>
          <w:divBdr>
            <w:top w:val="none" w:sz="0" w:space="0" w:color="auto"/>
            <w:left w:val="none" w:sz="0" w:space="0" w:color="auto"/>
            <w:bottom w:val="none" w:sz="0" w:space="0" w:color="auto"/>
            <w:right w:val="none" w:sz="0" w:space="0" w:color="auto"/>
          </w:divBdr>
        </w:div>
      </w:divsChild>
    </w:div>
    <w:div w:id="106968239">
      <w:bodyDiv w:val="1"/>
      <w:marLeft w:val="0"/>
      <w:marRight w:val="0"/>
      <w:marTop w:val="0"/>
      <w:marBottom w:val="0"/>
      <w:divBdr>
        <w:top w:val="none" w:sz="0" w:space="0" w:color="auto"/>
        <w:left w:val="none" w:sz="0" w:space="0" w:color="auto"/>
        <w:bottom w:val="none" w:sz="0" w:space="0" w:color="auto"/>
        <w:right w:val="none" w:sz="0" w:space="0" w:color="auto"/>
      </w:divBdr>
    </w:div>
    <w:div w:id="107311825">
      <w:bodyDiv w:val="1"/>
      <w:marLeft w:val="0"/>
      <w:marRight w:val="0"/>
      <w:marTop w:val="0"/>
      <w:marBottom w:val="0"/>
      <w:divBdr>
        <w:top w:val="none" w:sz="0" w:space="0" w:color="auto"/>
        <w:left w:val="none" w:sz="0" w:space="0" w:color="auto"/>
        <w:bottom w:val="none" w:sz="0" w:space="0" w:color="auto"/>
        <w:right w:val="none" w:sz="0" w:space="0" w:color="auto"/>
      </w:divBdr>
    </w:div>
    <w:div w:id="107356002">
      <w:bodyDiv w:val="1"/>
      <w:marLeft w:val="0"/>
      <w:marRight w:val="0"/>
      <w:marTop w:val="0"/>
      <w:marBottom w:val="0"/>
      <w:divBdr>
        <w:top w:val="none" w:sz="0" w:space="0" w:color="auto"/>
        <w:left w:val="none" w:sz="0" w:space="0" w:color="auto"/>
        <w:bottom w:val="none" w:sz="0" w:space="0" w:color="auto"/>
        <w:right w:val="none" w:sz="0" w:space="0" w:color="auto"/>
      </w:divBdr>
    </w:div>
    <w:div w:id="107701562">
      <w:bodyDiv w:val="1"/>
      <w:marLeft w:val="0"/>
      <w:marRight w:val="0"/>
      <w:marTop w:val="0"/>
      <w:marBottom w:val="0"/>
      <w:divBdr>
        <w:top w:val="none" w:sz="0" w:space="0" w:color="auto"/>
        <w:left w:val="none" w:sz="0" w:space="0" w:color="auto"/>
        <w:bottom w:val="none" w:sz="0" w:space="0" w:color="auto"/>
        <w:right w:val="none" w:sz="0" w:space="0" w:color="auto"/>
      </w:divBdr>
    </w:div>
    <w:div w:id="107748033">
      <w:bodyDiv w:val="1"/>
      <w:marLeft w:val="0"/>
      <w:marRight w:val="0"/>
      <w:marTop w:val="0"/>
      <w:marBottom w:val="0"/>
      <w:divBdr>
        <w:top w:val="none" w:sz="0" w:space="0" w:color="auto"/>
        <w:left w:val="none" w:sz="0" w:space="0" w:color="auto"/>
        <w:bottom w:val="none" w:sz="0" w:space="0" w:color="auto"/>
        <w:right w:val="none" w:sz="0" w:space="0" w:color="auto"/>
      </w:divBdr>
    </w:div>
    <w:div w:id="108013264">
      <w:bodyDiv w:val="1"/>
      <w:marLeft w:val="0"/>
      <w:marRight w:val="0"/>
      <w:marTop w:val="0"/>
      <w:marBottom w:val="0"/>
      <w:divBdr>
        <w:top w:val="none" w:sz="0" w:space="0" w:color="auto"/>
        <w:left w:val="none" w:sz="0" w:space="0" w:color="auto"/>
        <w:bottom w:val="none" w:sz="0" w:space="0" w:color="auto"/>
        <w:right w:val="none" w:sz="0" w:space="0" w:color="auto"/>
      </w:divBdr>
    </w:div>
    <w:div w:id="108159882">
      <w:bodyDiv w:val="1"/>
      <w:marLeft w:val="0"/>
      <w:marRight w:val="0"/>
      <w:marTop w:val="0"/>
      <w:marBottom w:val="0"/>
      <w:divBdr>
        <w:top w:val="none" w:sz="0" w:space="0" w:color="auto"/>
        <w:left w:val="none" w:sz="0" w:space="0" w:color="auto"/>
        <w:bottom w:val="none" w:sz="0" w:space="0" w:color="auto"/>
        <w:right w:val="none" w:sz="0" w:space="0" w:color="auto"/>
      </w:divBdr>
    </w:div>
    <w:div w:id="108553860">
      <w:bodyDiv w:val="1"/>
      <w:marLeft w:val="0"/>
      <w:marRight w:val="0"/>
      <w:marTop w:val="0"/>
      <w:marBottom w:val="0"/>
      <w:divBdr>
        <w:top w:val="none" w:sz="0" w:space="0" w:color="auto"/>
        <w:left w:val="none" w:sz="0" w:space="0" w:color="auto"/>
        <w:bottom w:val="none" w:sz="0" w:space="0" w:color="auto"/>
        <w:right w:val="none" w:sz="0" w:space="0" w:color="auto"/>
      </w:divBdr>
    </w:div>
    <w:div w:id="108742336">
      <w:bodyDiv w:val="1"/>
      <w:marLeft w:val="0"/>
      <w:marRight w:val="0"/>
      <w:marTop w:val="0"/>
      <w:marBottom w:val="0"/>
      <w:divBdr>
        <w:top w:val="none" w:sz="0" w:space="0" w:color="auto"/>
        <w:left w:val="none" w:sz="0" w:space="0" w:color="auto"/>
        <w:bottom w:val="none" w:sz="0" w:space="0" w:color="auto"/>
        <w:right w:val="none" w:sz="0" w:space="0" w:color="auto"/>
      </w:divBdr>
    </w:div>
    <w:div w:id="109319582">
      <w:bodyDiv w:val="1"/>
      <w:marLeft w:val="0"/>
      <w:marRight w:val="0"/>
      <w:marTop w:val="0"/>
      <w:marBottom w:val="0"/>
      <w:divBdr>
        <w:top w:val="none" w:sz="0" w:space="0" w:color="auto"/>
        <w:left w:val="none" w:sz="0" w:space="0" w:color="auto"/>
        <w:bottom w:val="none" w:sz="0" w:space="0" w:color="auto"/>
        <w:right w:val="none" w:sz="0" w:space="0" w:color="auto"/>
      </w:divBdr>
    </w:div>
    <w:div w:id="109513526">
      <w:bodyDiv w:val="1"/>
      <w:marLeft w:val="0"/>
      <w:marRight w:val="0"/>
      <w:marTop w:val="0"/>
      <w:marBottom w:val="0"/>
      <w:divBdr>
        <w:top w:val="none" w:sz="0" w:space="0" w:color="auto"/>
        <w:left w:val="none" w:sz="0" w:space="0" w:color="auto"/>
        <w:bottom w:val="none" w:sz="0" w:space="0" w:color="auto"/>
        <w:right w:val="none" w:sz="0" w:space="0" w:color="auto"/>
      </w:divBdr>
    </w:div>
    <w:div w:id="109908105">
      <w:bodyDiv w:val="1"/>
      <w:marLeft w:val="0"/>
      <w:marRight w:val="0"/>
      <w:marTop w:val="0"/>
      <w:marBottom w:val="0"/>
      <w:divBdr>
        <w:top w:val="none" w:sz="0" w:space="0" w:color="auto"/>
        <w:left w:val="none" w:sz="0" w:space="0" w:color="auto"/>
        <w:bottom w:val="none" w:sz="0" w:space="0" w:color="auto"/>
        <w:right w:val="none" w:sz="0" w:space="0" w:color="auto"/>
      </w:divBdr>
    </w:div>
    <w:div w:id="110980228">
      <w:bodyDiv w:val="1"/>
      <w:marLeft w:val="0"/>
      <w:marRight w:val="0"/>
      <w:marTop w:val="0"/>
      <w:marBottom w:val="0"/>
      <w:divBdr>
        <w:top w:val="none" w:sz="0" w:space="0" w:color="auto"/>
        <w:left w:val="none" w:sz="0" w:space="0" w:color="auto"/>
        <w:bottom w:val="none" w:sz="0" w:space="0" w:color="auto"/>
        <w:right w:val="none" w:sz="0" w:space="0" w:color="auto"/>
      </w:divBdr>
    </w:div>
    <w:div w:id="111442028">
      <w:bodyDiv w:val="1"/>
      <w:marLeft w:val="0"/>
      <w:marRight w:val="0"/>
      <w:marTop w:val="0"/>
      <w:marBottom w:val="0"/>
      <w:divBdr>
        <w:top w:val="none" w:sz="0" w:space="0" w:color="auto"/>
        <w:left w:val="none" w:sz="0" w:space="0" w:color="auto"/>
        <w:bottom w:val="none" w:sz="0" w:space="0" w:color="auto"/>
        <w:right w:val="none" w:sz="0" w:space="0" w:color="auto"/>
      </w:divBdr>
    </w:div>
    <w:div w:id="111945694">
      <w:bodyDiv w:val="1"/>
      <w:marLeft w:val="0"/>
      <w:marRight w:val="0"/>
      <w:marTop w:val="0"/>
      <w:marBottom w:val="0"/>
      <w:divBdr>
        <w:top w:val="none" w:sz="0" w:space="0" w:color="auto"/>
        <w:left w:val="none" w:sz="0" w:space="0" w:color="auto"/>
        <w:bottom w:val="none" w:sz="0" w:space="0" w:color="auto"/>
        <w:right w:val="none" w:sz="0" w:space="0" w:color="auto"/>
      </w:divBdr>
    </w:div>
    <w:div w:id="112529222">
      <w:bodyDiv w:val="1"/>
      <w:marLeft w:val="0"/>
      <w:marRight w:val="0"/>
      <w:marTop w:val="0"/>
      <w:marBottom w:val="0"/>
      <w:divBdr>
        <w:top w:val="none" w:sz="0" w:space="0" w:color="auto"/>
        <w:left w:val="none" w:sz="0" w:space="0" w:color="auto"/>
        <w:bottom w:val="none" w:sz="0" w:space="0" w:color="auto"/>
        <w:right w:val="none" w:sz="0" w:space="0" w:color="auto"/>
      </w:divBdr>
    </w:div>
    <w:div w:id="113210864">
      <w:bodyDiv w:val="1"/>
      <w:marLeft w:val="0"/>
      <w:marRight w:val="0"/>
      <w:marTop w:val="0"/>
      <w:marBottom w:val="0"/>
      <w:divBdr>
        <w:top w:val="none" w:sz="0" w:space="0" w:color="auto"/>
        <w:left w:val="none" w:sz="0" w:space="0" w:color="auto"/>
        <w:bottom w:val="none" w:sz="0" w:space="0" w:color="auto"/>
        <w:right w:val="none" w:sz="0" w:space="0" w:color="auto"/>
      </w:divBdr>
    </w:div>
    <w:div w:id="113867427">
      <w:bodyDiv w:val="1"/>
      <w:marLeft w:val="0"/>
      <w:marRight w:val="0"/>
      <w:marTop w:val="0"/>
      <w:marBottom w:val="0"/>
      <w:divBdr>
        <w:top w:val="none" w:sz="0" w:space="0" w:color="auto"/>
        <w:left w:val="none" w:sz="0" w:space="0" w:color="auto"/>
        <w:bottom w:val="none" w:sz="0" w:space="0" w:color="auto"/>
        <w:right w:val="none" w:sz="0" w:space="0" w:color="auto"/>
      </w:divBdr>
    </w:div>
    <w:div w:id="113985092">
      <w:bodyDiv w:val="1"/>
      <w:marLeft w:val="0"/>
      <w:marRight w:val="0"/>
      <w:marTop w:val="0"/>
      <w:marBottom w:val="0"/>
      <w:divBdr>
        <w:top w:val="none" w:sz="0" w:space="0" w:color="auto"/>
        <w:left w:val="none" w:sz="0" w:space="0" w:color="auto"/>
        <w:bottom w:val="none" w:sz="0" w:space="0" w:color="auto"/>
        <w:right w:val="none" w:sz="0" w:space="0" w:color="auto"/>
      </w:divBdr>
    </w:div>
    <w:div w:id="114064330">
      <w:bodyDiv w:val="1"/>
      <w:marLeft w:val="0"/>
      <w:marRight w:val="0"/>
      <w:marTop w:val="0"/>
      <w:marBottom w:val="0"/>
      <w:divBdr>
        <w:top w:val="none" w:sz="0" w:space="0" w:color="auto"/>
        <w:left w:val="none" w:sz="0" w:space="0" w:color="auto"/>
        <w:bottom w:val="none" w:sz="0" w:space="0" w:color="auto"/>
        <w:right w:val="none" w:sz="0" w:space="0" w:color="auto"/>
      </w:divBdr>
    </w:div>
    <w:div w:id="114447639">
      <w:bodyDiv w:val="1"/>
      <w:marLeft w:val="0"/>
      <w:marRight w:val="0"/>
      <w:marTop w:val="0"/>
      <w:marBottom w:val="0"/>
      <w:divBdr>
        <w:top w:val="none" w:sz="0" w:space="0" w:color="auto"/>
        <w:left w:val="none" w:sz="0" w:space="0" w:color="auto"/>
        <w:bottom w:val="none" w:sz="0" w:space="0" w:color="auto"/>
        <w:right w:val="none" w:sz="0" w:space="0" w:color="auto"/>
      </w:divBdr>
    </w:div>
    <w:div w:id="114449995">
      <w:bodyDiv w:val="1"/>
      <w:marLeft w:val="0"/>
      <w:marRight w:val="0"/>
      <w:marTop w:val="0"/>
      <w:marBottom w:val="0"/>
      <w:divBdr>
        <w:top w:val="none" w:sz="0" w:space="0" w:color="auto"/>
        <w:left w:val="none" w:sz="0" w:space="0" w:color="auto"/>
        <w:bottom w:val="none" w:sz="0" w:space="0" w:color="auto"/>
        <w:right w:val="none" w:sz="0" w:space="0" w:color="auto"/>
      </w:divBdr>
    </w:div>
    <w:div w:id="114563842">
      <w:bodyDiv w:val="1"/>
      <w:marLeft w:val="0"/>
      <w:marRight w:val="0"/>
      <w:marTop w:val="0"/>
      <w:marBottom w:val="0"/>
      <w:divBdr>
        <w:top w:val="none" w:sz="0" w:space="0" w:color="auto"/>
        <w:left w:val="none" w:sz="0" w:space="0" w:color="auto"/>
        <w:bottom w:val="none" w:sz="0" w:space="0" w:color="auto"/>
        <w:right w:val="none" w:sz="0" w:space="0" w:color="auto"/>
      </w:divBdr>
    </w:div>
    <w:div w:id="115295984">
      <w:bodyDiv w:val="1"/>
      <w:marLeft w:val="0"/>
      <w:marRight w:val="0"/>
      <w:marTop w:val="0"/>
      <w:marBottom w:val="0"/>
      <w:divBdr>
        <w:top w:val="none" w:sz="0" w:space="0" w:color="auto"/>
        <w:left w:val="none" w:sz="0" w:space="0" w:color="auto"/>
        <w:bottom w:val="none" w:sz="0" w:space="0" w:color="auto"/>
        <w:right w:val="none" w:sz="0" w:space="0" w:color="auto"/>
      </w:divBdr>
    </w:div>
    <w:div w:id="115372408">
      <w:bodyDiv w:val="1"/>
      <w:marLeft w:val="0"/>
      <w:marRight w:val="0"/>
      <w:marTop w:val="0"/>
      <w:marBottom w:val="0"/>
      <w:divBdr>
        <w:top w:val="none" w:sz="0" w:space="0" w:color="auto"/>
        <w:left w:val="none" w:sz="0" w:space="0" w:color="auto"/>
        <w:bottom w:val="none" w:sz="0" w:space="0" w:color="auto"/>
        <w:right w:val="none" w:sz="0" w:space="0" w:color="auto"/>
      </w:divBdr>
    </w:div>
    <w:div w:id="115609337">
      <w:bodyDiv w:val="1"/>
      <w:marLeft w:val="0"/>
      <w:marRight w:val="0"/>
      <w:marTop w:val="0"/>
      <w:marBottom w:val="0"/>
      <w:divBdr>
        <w:top w:val="none" w:sz="0" w:space="0" w:color="auto"/>
        <w:left w:val="none" w:sz="0" w:space="0" w:color="auto"/>
        <w:bottom w:val="none" w:sz="0" w:space="0" w:color="auto"/>
        <w:right w:val="none" w:sz="0" w:space="0" w:color="auto"/>
      </w:divBdr>
    </w:div>
    <w:div w:id="115755618">
      <w:bodyDiv w:val="1"/>
      <w:marLeft w:val="0"/>
      <w:marRight w:val="0"/>
      <w:marTop w:val="0"/>
      <w:marBottom w:val="0"/>
      <w:divBdr>
        <w:top w:val="none" w:sz="0" w:space="0" w:color="auto"/>
        <w:left w:val="none" w:sz="0" w:space="0" w:color="auto"/>
        <w:bottom w:val="none" w:sz="0" w:space="0" w:color="auto"/>
        <w:right w:val="none" w:sz="0" w:space="0" w:color="auto"/>
      </w:divBdr>
    </w:div>
    <w:div w:id="116604468">
      <w:bodyDiv w:val="1"/>
      <w:marLeft w:val="0"/>
      <w:marRight w:val="0"/>
      <w:marTop w:val="0"/>
      <w:marBottom w:val="0"/>
      <w:divBdr>
        <w:top w:val="none" w:sz="0" w:space="0" w:color="auto"/>
        <w:left w:val="none" w:sz="0" w:space="0" w:color="auto"/>
        <w:bottom w:val="none" w:sz="0" w:space="0" w:color="auto"/>
        <w:right w:val="none" w:sz="0" w:space="0" w:color="auto"/>
      </w:divBdr>
      <w:divsChild>
        <w:div w:id="9526964">
          <w:marLeft w:val="480"/>
          <w:marRight w:val="0"/>
          <w:marTop w:val="0"/>
          <w:marBottom w:val="0"/>
          <w:divBdr>
            <w:top w:val="none" w:sz="0" w:space="0" w:color="auto"/>
            <w:left w:val="none" w:sz="0" w:space="0" w:color="auto"/>
            <w:bottom w:val="none" w:sz="0" w:space="0" w:color="auto"/>
            <w:right w:val="none" w:sz="0" w:space="0" w:color="auto"/>
          </w:divBdr>
        </w:div>
        <w:div w:id="9797567">
          <w:marLeft w:val="480"/>
          <w:marRight w:val="0"/>
          <w:marTop w:val="0"/>
          <w:marBottom w:val="0"/>
          <w:divBdr>
            <w:top w:val="none" w:sz="0" w:space="0" w:color="auto"/>
            <w:left w:val="none" w:sz="0" w:space="0" w:color="auto"/>
            <w:bottom w:val="none" w:sz="0" w:space="0" w:color="auto"/>
            <w:right w:val="none" w:sz="0" w:space="0" w:color="auto"/>
          </w:divBdr>
        </w:div>
        <w:div w:id="22445908">
          <w:marLeft w:val="480"/>
          <w:marRight w:val="0"/>
          <w:marTop w:val="0"/>
          <w:marBottom w:val="0"/>
          <w:divBdr>
            <w:top w:val="none" w:sz="0" w:space="0" w:color="auto"/>
            <w:left w:val="none" w:sz="0" w:space="0" w:color="auto"/>
            <w:bottom w:val="none" w:sz="0" w:space="0" w:color="auto"/>
            <w:right w:val="none" w:sz="0" w:space="0" w:color="auto"/>
          </w:divBdr>
        </w:div>
        <w:div w:id="29772191">
          <w:marLeft w:val="480"/>
          <w:marRight w:val="0"/>
          <w:marTop w:val="0"/>
          <w:marBottom w:val="0"/>
          <w:divBdr>
            <w:top w:val="none" w:sz="0" w:space="0" w:color="auto"/>
            <w:left w:val="none" w:sz="0" w:space="0" w:color="auto"/>
            <w:bottom w:val="none" w:sz="0" w:space="0" w:color="auto"/>
            <w:right w:val="none" w:sz="0" w:space="0" w:color="auto"/>
          </w:divBdr>
        </w:div>
        <w:div w:id="80762245">
          <w:marLeft w:val="480"/>
          <w:marRight w:val="0"/>
          <w:marTop w:val="0"/>
          <w:marBottom w:val="0"/>
          <w:divBdr>
            <w:top w:val="none" w:sz="0" w:space="0" w:color="auto"/>
            <w:left w:val="none" w:sz="0" w:space="0" w:color="auto"/>
            <w:bottom w:val="none" w:sz="0" w:space="0" w:color="auto"/>
            <w:right w:val="none" w:sz="0" w:space="0" w:color="auto"/>
          </w:divBdr>
        </w:div>
        <w:div w:id="102388698">
          <w:marLeft w:val="480"/>
          <w:marRight w:val="0"/>
          <w:marTop w:val="0"/>
          <w:marBottom w:val="0"/>
          <w:divBdr>
            <w:top w:val="none" w:sz="0" w:space="0" w:color="auto"/>
            <w:left w:val="none" w:sz="0" w:space="0" w:color="auto"/>
            <w:bottom w:val="none" w:sz="0" w:space="0" w:color="auto"/>
            <w:right w:val="none" w:sz="0" w:space="0" w:color="auto"/>
          </w:divBdr>
        </w:div>
        <w:div w:id="110979899">
          <w:marLeft w:val="480"/>
          <w:marRight w:val="0"/>
          <w:marTop w:val="0"/>
          <w:marBottom w:val="0"/>
          <w:divBdr>
            <w:top w:val="none" w:sz="0" w:space="0" w:color="auto"/>
            <w:left w:val="none" w:sz="0" w:space="0" w:color="auto"/>
            <w:bottom w:val="none" w:sz="0" w:space="0" w:color="auto"/>
            <w:right w:val="none" w:sz="0" w:space="0" w:color="auto"/>
          </w:divBdr>
        </w:div>
        <w:div w:id="155148397">
          <w:marLeft w:val="480"/>
          <w:marRight w:val="0"/>
          <w:marTop w:val="0"/>
          <w:marBottom w:val="0"/>
          <w:divBdr>
            <w:top w:val="none" w:sz="0" w:space="0" w:color="auto"/>
            <w:left w:val="none" w:sz="0" w:space="0" w:color="auto"/>
            <w:bottom w:val="none" w:sz="0" w:space="0" w:color="auto"/>
            <w:right w:val="none" w:sz="0" w:space="0" w:color="auto"/>
          </w:divBdr>
        </w:div>
        <w:div w:id="162281517">
          <w:marLeft w:val="480"/>
          <w:marRight w:val="0"/>
          <w:marTop w:val="0"/>
          <w:marBottom w:val="0"/>
          <w:divBdr>
            <w:top w:val="none" w:sz="0" w:space="0" w:color="auto"/>
            <w:left w:val="none" w:sz="0" w:space="0" w:color="auto"/>
            <w:bottom w:val="none" w:sz="0" w:space="0" w:color="auto"/>
            <w:right w:val="none" w:sz="0" w:space="0" w:color="auto"/>
          </w:divBdr>
        </w:div>
        <w:div w:id="212540356">
          <w:marLeft w:val="480"/>
          <w:marRight w:val="0"/>
          <w:marTop w:val="0"/>
          <w:marBottom w:val="0"/>
          <w:divBdr>
            <w:top w:val="none" w:sz="0" w:space="0" w:color="auto"/>
            <w:left w:val="none" w:sz="0" w:space="0" w:color="auto"/>
            <w:bottom w:val="none" w:sz="0" w:space="0" w:color="auto"/>
            <w:right w:val="none" w:sz="0" w:space="0" w:color="auto"/>
          </w:divBdr>
        </w:div>
        <w:div w:id="282083477">
          <w:marLeft w:val="480"/>
          <w:marRight w:val="0"/>
          <w:marTop w:val="0"/>
          <w:marBottom w:val="0"/>
          <w:divBdr>
            <w:top w:val="none" w:sz="0" w:space="0" w:color="auto"/>
            <w:left w:val="none" w:sz="0" w:space="0" w:color="auto"/>
            <w:bottom w:val="none" w:sz="0" w:space="0" w:color="auto"/>
            <w:right w:val="none" w:sz="0" w:space="0" w:color="auto"/>
          </w:divBdr>
        </w:div>
        <w:div w:id="319118006">
          <w:marLeft w:val="480"/>
          <w:marRight w:val="0"/>
          <w:marTop w:val="0"/>
          <w:marBottom w:val="0"/>
          <w:divBdr>
            <w:top w:val="none" w:sz="0" w:space="0" w:color="auto"/>
            <w:left w:val="none" w:sz="0" w:space="0" w:color="auto"/>
            <w:bottom w:val="none" w:sz="0" w:space="0" w:color="auto"/>
            <w:right w:val="none" w:sz="0" w:space="0" w:color="auto"/>
          </w:divBdr>
        </w:div>
        <w:div w:id="328557955">
          <w:marLeft w:val="480"/>
          <w:marRight w:val="0"/>
          <w:marTop w:val="0"/>
          <w:marBottom w:val="0"/>
          <w:divBdr>
            <w:top w:val="none" w:sz="0" w:space="0" w:color="auto"/>
            <w:left w:val="none" w:sz="0" w:space="0" w:color="auto"/>
            <w:bottom w:val="none" w:sz="0" w:space="0" w:color="auto"/>
            <w:right w:val="none" w:sz="0" w:space="0" w:color="auto"/>
          </w:divBdr>
        </w:div>
        <w:div w:id="333804055">
          <w:marLeft w:val="480"/>
          <w:marRight w:val="0"/>
          <w:marTop w:val="0"/>
          <w:marBottom w:val="0"/>
          <w:divBdr>
            <w:top w:val="none" w:sz="0" w:space="0" w:color="auto"/>
            <w:left w:val="none" w:sz="0" w:space="0" w:color="auto"/>
            <w:bottom w:val="none" w:sz="0" w:space="0" w:color="auto"/>
            <w:right w:val="none" w:sz="0" w:space="0" w:color="auto"/>
          </w:divBdr>
        </w:div>
        <w:div w:id="333805275">
          <w:marLeft w:val="480"/>
          <w:marRight w:val="0"/>
          <w:marTop w:val="0"/>
          <w:marBottom w:val="0"/>
          <w:divBdr>
            <w:top w:val="none" w:sz="0" w:space="0" w:color="auto"/>
            <w:left w:val="none" w:sz="0" w:space="0" w:color="auto"/>
            <w:bottom w:val="none" w:sz="0" w:space="0" w:color="auto"/>
            <w:right w:val="none" w:sz="0" w:space="0" w:color="auto"/>
          </w:divBdr>
        </w:div>
        <w:div w:id="345716150">
          <w:marLeft w:val="480"/>
          <w:marRight w:val="0"/>
          <w:marTop w:val="0"/>
          <w:marBottom w:val="0"/>
          <w:divBdr>
            <w:top w:val="none" w:sz="0" w:space="0" w:color="auto"/>
            <w:left w:val="none" w:sz="0" w:space="0" w:color="auto"/>
            <w:bottom w:val="none" w:sz="0" w:space="0" w:color="auto"/>
            <w:right w:val="none" w:sz="0" w:space="0" w:color="auto"/>
          </w:divBdr>
        </w:div>
        <w:div w:id="372774282">
          <w:marLeft w:val="480"/>
          <w:marRight w:val="0"/>
          <w:marTop w:val="0"/>
          <w:marBottom w:val="0"/>
          <w:divBdr>
            <w:top w:val="none" w:sz="0" w:space="0" w:color="auto"/>
            <w:left w:val="none" w:sz="0" w:space="0" w:color="auto"/>
            <w:bottom w:val="none" w:sz="0" w:space="0" w:color="auto"/>
            <w:right w:val="none" w:sz="0" w:space="0" w:color="auto"/>
          </w:divBdr>
        </w:div>
        <w:div w:id="394667235">
          <w:marLeft w:val="480"/>
          <w:marRight w:val="0"/>
          <w:marTop w:val="0"/>
          <w:marBottom w:val="0"/>
          <w:divBdr>
            <w:top w:val="none" w:sz="0" w:space="0" w:color="auto"/>
            <w:left w:val="none" w:sz="0" w:space="0" w:color="auto"/>
            <w:bottom w:val="none" w:sz="0" w:space="0" w:color="auto"/>
            <w:right w:val="none" w:sz="0" w:space="0" w:color="auto"/>
          </w:divBdr>
        </w:div>
        <w:div w:id="407268559">
          <w:marLeft w:val="480"/>
          <w:marRight w:val="0"/>
          <w:marTop w:val="0"/>
          <w:marBottom w:val="0"/>
          <w:divBdr>
            <w:top w:val="none" w:sz="0" w:space="0" w:color="auto"/>
            <w:left w:val="none" w:sz="0" w:space="0" w:color="auto"/>
            <w:bottom w:val="none" w:sz="0" w:space="0" w:color="auto"/>
            <w:right w:val="none" w:sz="0" w:space="0" w:color="auto"/>
          </w:divBdr>
        </w:div>
        <w:div w:id="435367791">
          <w:marLeft w:val="480"/>
          <w:marRight w:val="0"/>
          <w:marTop w:val="0"/>
          <w:marBottom w:val="0"/>
          <w:divBdr>
            <w:top w:val="none" w:sz="0" w:space="0" w:color="auto"/>
            <w:left w:val="none" w:sz="0" w:space="0" w:color="auto"/>
            <w:bottom w:val="none" w:sz="0" w:space="0" w:color="auto"/>
            <w:right w:val="none" w:sz="0" w:space="0" w:color="auto"/>
          </w:divBdr>
        </w:div>
        <w:div w:id="499780481">
          <w:marLeft w:val="480"/>
          <w:marRight w:val="0"/>
          <w:marTop w:val="0"/>
          <w:marBottom w:val="0"/>
          <w:divBdr>
            <w:top w:val="none" w:sz="0" w:space="0" w:color="auto"/>
            <w:left w:val="none" w:sz="0" w:space="0" w:color="auto"/>
            <w:bottom w:val="none" w:sz="0" w:space="0" w:color="auto"/>
            <w:right w:val="none" w:sz="0" w:space="0" w:color="auto"/>
          </w:divBdr>
        </w:div>
        <w:div w:id="510991997">
          <w:marLeft w:val="480"/>
          <w:marRight w:val="0"/>
          <w:marTop w:val="0"/>
          <w:marBottom w:val="0"/>
          <w:divBdr>
            <w:top w:val="none" w:sz="0" w:space="0" w:color="auto"/>
            <w:left w:val="none" w:sz="0" w:space="0" w:color="auto"/>
            <w:bottom w:val="none" w:sz="0" w:space="0" w:color="auto"/>
            <w:right w:val="none" w:sz="0" w:space="0" w:color="auto"/>
          </w:divBdr>
        </w:div>
        <w:div w:id="538516610">
          <w:marLeft w:val="480"/>
          <w:marRight w:val="0"/>
          <w:marTop w:val="0"/>
          <w:marBottom w:val="0"/>
          <w:divBdr>
            <w:top w:val="none" w:sz="0" w:space="0" w:color="auto"/>
            <w:left w:val="none" w:sz="0" w:space="0" w:color="auto"/>
            <w:bottom w:val="none" w:sz="0" w:space="0" w:color="auto"/>
            <w:right w:val="none" w:sz="0" w:space="0" w:color="auto"/>
          </w:divBdr>
        </w:div>
        <w:div w:id="596715375">
          <w:marLeft w:val="480"/>
          <w:marRight w:val="0"/>
          <w:marTop w:val="0"/>
          <w:marBottom w:val="0"/>
          <w:divBdr>
            <w:top w:val="none" w:sz="0" w:space="0" w:color="auto"/>
            <w:left w:val="none" w:sz="0" w:space="0" w:color="auto"/>
            <w:bottom w:val="none" w:sz="0" w:space="0" w:color="auto"/>
            <w:right w:val="none" w:sz="0" w:space="0" w:color="auto"/>
          </w:divBdr>
        </w:div>
        <w:div w:id="601762969">
          <w:marLeft w:val="480"/>
          <w:marRight w:val="0"/>
          <w:marTop w:val="0"/>
          <w:marBottom w:val="0"/>
          <w:divBdr>
            <w:top w:val="none" w:sz="0" w:space="0" w:color="auto"/>
            <w:left w:val="none" w:sz="0" w:space="0" w:color="auto"/>
            <w:bottom w:val="none" w:sz="0" w:space="0" w:color="auto"/>
            <w:right w:val="none" w:sz="0" w:space="0" w:color="auto"/>
          </w:divBdr>
        </w:div>
        <w:div w:id="602417315">
          <w:marLeft w:val="480"/>
          <w:marRight w:val="0"/>
          <w:marTop w:val="0"/>
          <w:marBottom w:val="0"/>
          <w:divBdr>
            <w:top w:val="none" w:sz="0" w:space="0" w:color="auto"/>
            <w:left w:val="none" w:sz="0" w:space="0" w:color="auto"/>
            <w:bottom w:val="none" w:sz="0" w:space="0" w:color="auto"/>
            <w:right w:val="none" w:sz="0" w:space="0" w:color="auto"/>
          </w:divBdr>
        </w:div>
        <w:div w:id="619728636">
          <w:marLeft w:val="480"/>
          <w:marRight w:val="0"/>
          <w:marTop w:val="0"/>
          <w:marBottom w:val="0"/>
          <w:divBdr>
            <w:top w:val="none" w:sz="0" w:space="0" w:color="auto"/>
            <w:left w:val="none" w:sz="0" w:space="0" w:color="auto"/>
            <w:bottom w:val="none" w:sz="0" w:space="0" w:color="auto"/>
            <w:right w:val="none" w:sz="0" w:space="0" w:color="auto"/>
          </w:divBdr>
        </w:div>
        <w:div w:id="653677158">
          <w:marLeft w:val="480"/>
          <w:marRight w:val="0"/>
          <w:marTop w:val="0"/>
          <w:marBottom w:val="0"/>
          <w:divBdr>
            <w:top w:val="none" w:sz="0" w:space="0" w:color="auto"/>
            <w:left w:val="none" w:sz="0" w:space="0" w:color="auto"/>
            <w:bottom w:val="none" w:sz="0" w:space="0" w:color="auto"/>
            <w:right w:val="none" w:sz="0" w:space="0" w:color="auto"/>
          </w:divBdr>
        </w:div>
        <w:div w:id="724137730">
          <w:marLeft w:val="480"/>
          <w:marRight w:val="0"/>
          <w:marTop w:val="0"/>
          <w:marBottom w:val="0"/>
          <w:divBdr>
            <w:top w:val="none" w:sz="0" w:space="0" w:color="auto"/>
            <w:left w:val="none" w:sz="0" w:space="0" w:color="auto"/>
            <w:bottom w:val="none" w:sz="0" w:space="0" w:color="auto"/>
            <w:right w:val="none" w:sz="0" w:space="0" w:color="auto"/>
          </w:divBdr>
        </w:div>
        <w:div w:id="732122479">
          <w:marLeft w:val="480"/>
          <w:marRight w:val="0"/>
          <w:marTop w:val="0"/>
          <w:marBottom w:val="0"/>
          <w:divBdr>
            <w:top w:val="none" w:sz="0" w:space="0" w:color="auto"/>
            <w:left w:val="none" w:sz="0" w:space="0" w:color="auto"/>
            <w:bottom w:val="none" w:sz="0" w:space="0" w:color="auto"/>
            <w:right w:val="none" w:sz="0" w:space="0" w:color="auto"/>
          </w:divBdr>
        </w:div>
        <w:div w:id="748623288">
          <w:marLeft w:val="480"/>
          <w:marRight w:val="0"/>
          <w:marTop w:val="0"/>
          <w:marBottom w:val="0"/>
          <w:divBdr>
            <w:top w:val="none" w:sz="0" w:space="0" w:color="auto"/>
            <w:left w:val="none" w:sz="0" w:space="0" w:color="auto"/>
            <w:bottom w:val="none" w:sz="0" w:space="0" w:color="auto"/>
            <w:right w:val="none" w:sz="0" w:space="0" w:color="auto"/>
          </w:divBdr>
        </w:div>
        <w:div w:id="751438963">
          <w:marLeft w:val="480"/>
          <w:marRight w:val="0"/>
          <w:marTop w:val="0"/>
          <w:marBottom w:val="0"/>
          <w:divBdr>
            <w:top w:val="none" w:sz="0" w:space="0" w:color="auto"/>
            <w:left w:val="none" w:sz="0" w:space="0" w:color="auto"/>
            <w:bottom w:val="none" w:sz="0" w:space="0" w:color="auto"/>
            <w:right w:val="none" w:sz="0" w:space="0" w:color="auto"/>
          </w:divBdr>
        </w:div>
        <w:div w:id="757217938">
          <w:marLeft w:val="480"/>
          <w:marRight w:val="0"/>
          <w:marTop w:val="0"/>
          <w:marBottom w:val="0"/>
          <w:divBdr>
            <w:top w:val="none" w:sz="0" w:space="0" w:color="auto"/>
            <w:left w:val="none" w:sz="0" w:space="0" w:color="auto"/>
            <w:bottom w:val="none" w:sz="0" w:space="0" w:color="auto"/>
            <w:right w:val="none" w:sz="0" w:space="0" w:color="auto"/>
          </w:divBdr>
        </w:div>
        <w:div w:id="795296387">
          <w:marLeft w:val="480"/>
          <w:marRight w:val="0"/>
          <w:marTop w:val="0"/>
          <w:marBottom w:val="0"/>
          <w:divBdr>
            <w:top w:val="none" w:sz="0" w:space="0" w:color="auto"/>
            <w:left w:val="none" w:sz="0" w:space="0" w:color="auto"/>
            <w:bottom w:val="none" w:sz="0" w:space="0" w:color="auto"/>
            <w:right w:val="none" w:sz="0" w:space="0" w:color="auto"/>
          </w:divBdr>
        </w:div>
        <w:div w:id="861238719">
          <w:marLeft w:val="480"/>
          <w:marRight w:val="0"/>
          <w:marTop w:val="0"/>
          <w:marBottom w:val="0"/>
          <w:divBdr>
            <w:top w:val="none" w:sz="0" w:space="0" w:color="auto"/>
            <w:left w:val="none" w:sz="0" w:space="0" w:color="auto"/>
            <w:bottom w:val="none" w:sz="0" w:space="0" w:color="auto"/>
            <w:right w:val="none" w:sz="0" w:space="0" w:color="auto"/>
          </w:divBdr>
        </w:div>
        <w:div w:id="861288017">
          <w:marLeft w:val="480"/>
          <w:marRight w:val="0"/>
          <w:marTop w:val="0"/>
          <w:marBottom w:val="0"/>
          <w:divBdr>
            <w:top w:val="none" w:sz="0" w:space="0" w:color="auto"/>
            <w:left w:val="none" w:sz="0" w:space="0" w:color="auto"/>
            <w:bottom w:val="none" w:sz="0" w:space="0" w:color="auto"/>
            <w:right w:val="none" w:sz="0" w:space="0" w:color="auto"/>
          </w:divBdr>
        </w:div>
        <w:div w:id="876166045">
          <w:marLeft w:val="480"/>
          <w:marRight w:val="0"/>
          <w:marTop w:val="0"/>
          <w:marBottom w:val="0"/>
          <w:divBdr>
            <w:top w:val="none" w:sz="0" w:space="0" w:color="auto"/>
            <w:left w:val="none" w:sz="0" w:space="0" w:color="auto"/>
            <w:bottom w:val="none" w:sz="0" w:space="0" w:color="auto"/>
            <w:right w:val="none" w:sz="0" w:space="0" w:color="auto"/>
          </w:divBdr>
        </w:div>
        <w:div w:id="885877729">
          <w:marLeft w:val="480"/>
          <w:marRight w:val="0"/>
          <w:marTop w:val="0"/>
          <w:marBottom w:val="0"/>
          <w:divBdr>
            <w:top w:val="none" w:sz="0" w:space="0" w:color="auto"/>
            <w:left w:val="none" w:sz="0" w:space="0" w:color="auto"/>
            <w:bottom w:val="none" w:sz="0" w:space="0" w:color="auto"/>
            <w:right w:val="none" w:sz="0" w:space="0" w:color="auto"/>
          </w:divBdr>
        </w:div>
        <w:div w:id="887226391">
          <w:marLeft w:val="480"/>
          <w:marRight w:val="0"/>
          <w:marTop w:val="0"/>
          <w:marBottom w:val="0"/>
          <w:divBdr>
            <w:top w:val="none" w:sz="0" w:space="0" w:color="auto"/>
            <w:left w:val="none" w:sz="0" w:space="0" w:color="auto"/>
            <w:bottom w:val="none" w:sz="0" w:space="0" w:color="auto"/>
            <w:right w:val="none" w:sz="0" w:space="0" w:color="auto"/>
          </w:divBdr>
        </w:div>
        <w:div w:id="894241507">
          <w:marLeft w:val="480"/>
          <w:marRight w:val="0"/>
          <w:marTop w:val="0"/>
          <w:marBottom w:val="0"/>
          <w:divBdr>
            <w:top w:val="none" w:sz="0" w:space="0" w:color="auto"/>
            <w:left w:val="none" w:sz="0" w:space="0" w:color="auto"/>
            <w:bottom w:val="none" w:sz="0" w:space="0" w:color="auto"/>
            <w:right w:val="none" w:sz="0" w:space="0" w:color="auto"/>
          </w:divBdr>
        </w:div>
        <w:div w:id="927805994">
          <w:marLeft w:val="480"/>
          <w:marRight w:val="0"/>
          <w:marTop w:val="0"/>
          <w:marBottom w:val="0"/>
          <w:divBdr>
            <w:top w:val="none" w:sz="0" w:space="0" w:color="auto"/>
            <w:left w:val="none" w:sz="0" w:space="0" w:color="auto"/>
            <w:bottom w:val="none" w:sz="0" w:space="0" w:color="auto"/>
            <w:right w:val="none" w:sz="0" w:space="0" w:color="auto"/>
          </w:divBdr>
        </w:div>
        <w:div w:id="936014309">
          <w:marLeft w:val="480"/>
          <w:marRight w:val="0"/>
          <w:marTop w:val="0"/>
          <w:marBottom w:val="0"/>
          <w:divBdr>
            <w:top w:val="none" w:sz="0" w:space="0" w:color="auto"/>
            <w:left w:val="none" w:sz="0" w:space="0" w:color="auto"/>
            <w:bottom w:val="none" w:sz="0" w:space="0" w:color="auto"/>
            <w:right w:val="none" w:sz="0" w:space="0" w:color="auto"/>
          </w:divBdr>
        </w:div>
      </w:divsChild>
    </w:div>
    <w:div w:id="116679135">
      <w:bodyDiv w:val="1"/>
      <w:marLeft w:val="0"/>
      <w:marRight w:val="0"/>
      <w:marTop w:val="0"/>
      <w:marBottom w:val="0"/>
      <w:divBdr>
        <w:top w:val="none" w:sz="0" w:space="0" w:color="auto"/>
        <w:left w:val="none" w:sz="0" w:space="0" w:color="auto"/>
        <w:bottom w:val="none" w:sz="0" w:space="0" w:color="auto"/>
        <w:right w:val="none" w:sz="0" w:space="0" w:color="auto"/>
      </w:divBdr>
    </w:div>
    <w:div w:id="117073917">
      <w:bodyDiv w:val="1"/>
      <w:marLeft w:val="0"/>
      <w:marRight w:val="0"/>
      <w:marTop w:val="0"/>
      <w:marBottom w:val="0"/>
      <w:divBdr>
        <w:top w:val="none" w:sz="0" w:space="0" w:color="auto"/>
        <w:left w:val="none" w:sz="0" w:space="0" w:color="auto"/>
        <w:bottom w:val="none" w:sz="0" w:space="0" w:color="auto"/>
        <w:right w:val="none" w:sz="0" w:space="0" w:color="auto"/>
      </w:divBdr>
    </w:div>
    <w:div w:id="117338887">
      <w:bodyDiv w:val="1"/>
      <w:marLeft w:val="0"/>
      <w:marRight w:val="0"/>
      <w:marTop w:val="0"/>
      <w:marBottom w:val="0"/>
      <w:divBdr>
        <w:top w:val="none" w:sz="0" w:space="0" w:color="auto"/>
        <w:left w:val="none" w:sz="0" w:space="0" w:color="auto"/>
        <w:bottom w:val="none" w:sz="0" w:space="0" w:color="auto"/>
        <w:right w:val="none" w:sz="0" w:space="0" w:color="auto"/>
      </w:divBdr>
    </w:div>
    <w:div w:id="117574620">
      <w:bodyDiv w:val="1"/>
      <w:marLeft w:val="0"/>
      <w:marRight w:val="0"/>
      <w:marTop w:val="0"/>
      <w:marBottom w:val="0"/>
      <w:divBdr>
        <w:top w:val="none" w:sz="0" w:space="0" w:color="auto"/>
        <w:left w:val="none" w:sz="0" w:space="0" w:color="auto"/>
        <w:bottom w:val="none" w:sz="0" w:space="0" w:color="auto"/>
        <w:right w:val="none" w:sz="0" w:space="0" w:color="auto"/>
      </w:divBdr>
    </w:div>
    <w:div w:id="117723809">
      <w:bodyDiv w:val="1"/>
      <w:marLeft w:val="0"/>
      <w:marRight w:val="0"/>
      <w:marTop w:val="0"/>
      <w:marBottom w:val="0"/>
      <w:divBdr>
        <w:top w:val="none" w:sz="0" w:space="0" w:color="auto"/>
        <w:left w:val="none" w:sz="0" w:space="0" w:color="auto"/>
        <w:bottom w:val="none" w:sz="0" w:space="0" w:color="auto"/>
        <w:right w:val="none" w:sz="0" w:space="0" w:color="auto"/>
      </w:divBdr>
    </w:div>
    <w:div w:id="117724845">
      <w:bodyDiv w:val="1"/>
      <w:marLeft w:val="0"/>
      <w:marRight w:val="0"/>
      <w:marTop w:val="0"/>
      <w:marBottom w:val="0"/>
      <w:divBdr>
        <w:top w:val="none" w:sz="0" w:space="0" w:color="auto"/>
        <w:left w:val="none" w:sz="0" w:space="0" w:color="auto"/>
        <w:bottom w:val="none" w:sz="0" w:space="0" w:color="auto"/>
        <w:right w:val="none" w:sz="0" w:space="0" w:color="auto"/>
      </w:divBdr>
      <w:divsChild>
        <w:div w:id="89013512">
          <w:marLeft w:val="480"/>
          <w:marRight w:val="0"/>
          <w:marTop w:val="0"/>
          <w:marBottom w:val="0"/>
          <w:divBdr>
            <w:top w:val="none" w:sz="0" w:space="0" w:color="auto"/>
            <w:left w:val="none" w:sz="0" w:space="0" w:color="auto"/>
            <w:bottom w:val="none" w:sz="0" w:space="0" w:color="auto"/>
            <w:right w:val="none" w:sz="0" w:space="0" w:color="auto"/>
          </w:divBdr>
        </w:div>
        <w:div w:id="195120059">
          <w:marLeft w:val="480"/>
          <w:marRight w:val="0"/>
          <w:marTop w:val="0"/>
          <w:marBottom w:val="0"/>
          <w:divBdr>
            <w:top w:val="none" w:sz="0" w:space="0" w:color="auto"/>
            <w:left w:val="none" w:sz="0" w:space="0" w:color="auto"/>
            <w:bottom w:val="none" w:sz="0" w:space="0" w:color="auto"/>
            <w:right w:val="none" w:sz="0" w:space="0" w:color="auto"/>
          </w:divBdr>
        </w:div>
        <w:div w:id="883567203">
          <w:marLeft w:val="480"/>
          <w:marRight w:val="0"/>
          <w:marTop w:val="0"/>
          <w:marBottom w:val="0"/>
          <w:divBdr>
            <w:top w:val="none" w:sz="0" w:space="0" w:color="auto"/>
            <w:left w:val="none" w:sz="0" w:space="0" w:color="auto"/>
            <w:bottom w:val="none" w:sz="0" w:space="0" w:color="auto"/>
            <w:right w:val="none" w:sz="0" w:space="0" w:color="auto"/>
          </w:divBdr>
        </w:div>
        <w:div w:id="987057346">
          <w:marLeft w:val="480"/>
          <w:marRight w:val="0"/>
          <w:marTop w:val="0"/>
          <w:marBottom w:val="0"/>
          <w:divBdr>
            <w:top w:val="none" w:sz="0" w:space="0" w:color="auto"/>
            <w:left w:val="none" w:sz="0" w:space="0" w:color="auto"/>
            <w:bottom w:val="none" w:sz="0" w:space="0" w:color="auto"/>
            <w:right w:val="none" w:sz="0" w:space="0" w:color="auto"/>
          </w:divBdr>
        </w:div>
      </w:divsChild>
    </w:div>
    <w:div w:id="117847118">
      <w:bodyDiv w:val="1"/>
      <w:marLeft w:val="0"/>
      <w:marRight w:val="0"/>
      <w:marTop w:val="0"/>
      <w:marBottom w:val="0"/>
      <w:divBdr>
        <w:top w:val="none" w:sz="0" w:space="0" w:color="auto"/>
        <w:left w:val="none" w:sz="0" w:space="0" w:color="auto"/>
        <w:bottom w:val="none" w:sz="0" w:space="0" w:color="auto"/>
        <w:right w:val="none" w:sz="0" w:space="0" w:color="auto"/>
      </w:divBdr>
    </w:div>
    <w:div w:id="118031791">
      <w:bodyDiv w:val="1"/>
      <w:marLeft w:val="0"/>
      <w:marRight w:val="0"/>
      <w:marTop w:val="0"/>
      <w:marBottom w:val="0"/>
      <w:divBdr>
        <w:top w:val="none" w:sz="0" w:space="0" w:color="auto"/>
        <w:left w:val="none" w:sz="0" w:space="0" w:color="auto"/>
        <w:bottom w:val="none" w:sz="0" w:space="0" w:color="auto"/>
        <w:right w:val="none" w:sz="0" w:space="0" w:color="auto"/>
      </w:divBdr>
      <w:divsChild>
        <w:div w:id="935695">
          <w:marLeft w:val="480"/>
          <w:marRight w:val="0"/>
          <w:marTop w:val="0"/>
          <w:marBottom w:val="0"/>
          <w:divBdr>
            <w:top w:val="none" w:sz="0" w:space="0" w:color="auto"/>
            <w:left w:val="none" w:sz="0" w:space="0" w:color="auto"/>
            <w:bottom w:val="none" w:sz="0" w:space="0" w:color="auto"/>
            <w:right w:val="none" w:sz="0" w:space="0" w:color="auto"/>
          </w:divBdr>
        </w:div>
        <w:div w:id="37434581">
          <w:marLeft w:val="480"/>
          <w:marRight w:val="0"/>
          <w:marTop w:val="0"/>
          <w:marBottom w:val="0"/>
          <w:divBdr>
            <w:top w:val="none" w:sz="0" w:space="0" w:color="auto"/>
            <w:left w:val="none" w:sz="0" w:space="0" w:color="auto"/>
            <w:bottom w:val="none" w:sz="0" w:space="0" w:color="auto"/>
            <w:right w:val="none" w:sz="0" w:space="0" w:color="auto"/>
          </w:divBdr>
        </w:div>
        <w:div w:id="74476298">
          <w:marLeft w:val="480"/>
          <w:marRight w:val="0"/>
          <w:marTop w:val="0"/>
          <w:marBottom w:val="0"/>
          <w:divBdr>
            <w:top w:val="none" w:sz="0" w:space="0" w:color="auto"/>
            <w:left w:val="none" w:sz="0" w:space="0" w:color="auto"/>
            <w:bottom w:val="none" w:sz="0" w:space="0" w:color="auto"/>
            <w:right w:val="none" w:sz="0" w:space="0" w:color="auto"/>
          </w:divBdr>
        </w:div>
        <w:div w:id="86274355">
          <w:marLeft w:val="480"/>
          <w:marRight w:val="0"/>
          <w:marTop w:val="0"/>
          <w:marBottom w:val="0"/>
          <w:divBdr>
            <w:top w:val="none" w:sz="0" w:space="0" w:color="auto"/>
            <w:left w:val="none" w:sz="0" w:space="0" w:color="auto"/>
            <w:bottom w:val="none" w:sz="0" w:space="0" w:color="auto"/>
            <w:right w:val="none" w:sz="0" w:space="0" w:color="auto"/>
          </w:divBdr>
        </w:div>
        <w:div w:id="86733465">
          <w:marLeft w:val="480"/>
          <w:marRight w:val="0"/>
          <w:marTop w:val="0"/>
          <w:marBottom w:val="0"/>
          <w:divBdr>
            <w:top w:val="none" w:sz="0" w:space="0" w:color="auto"/>
            <w:left w:val="none" w:sz="0" w:space="0" w:color="auto"/>
            <w:bottom w:val="none" w:sz="0" w:space="0" w:color="auto"/>
            <w:right w:val="none" w:sz="0" w:space="0" w:color="auto"/>
          </w:divBdr>
        </w:div>
        <w:div w:id="102238324">
          <w:marLeft w:val="480"/>
          <w:marRight w:val="0"/>
          <w:marTop w:val="0"/>
          <w:marBottom w:val="0"/>
          <w:divBdr>
            <w:top w:val="none" w:sz="0" w:space="0" w:color="auto"/>
            <w:left w:val="none" w:sz="0" w:space="0" w:color="auto"/>
            <w:bottom w:val="none" w:sz="0" w:space="0" w:color="auto"/>
            <w:right w:val="none" w:sz="0" w:space="0" w:color="auto"/>
          </w:divBdr>
        </w:div>
        <w:div w:id="105587800">
          <w:marLeft w:val="480"/>
          <w:marRight w:val="0"/>
          <w:marTop w:val="0"/>
          <w:marBottom w:val="0"/>
          <w:divBdr>
            <w:top w:val="none" w:sz="0" w:space="0" w:color="auto"/>
            <w:left w:val="none" w:sz="0" w:space="0" w:color="auto"/>
            <w:bottom w:val="none" w:sz="0" w:space="0" w:color="auto"/>
            <w:right w:val="none" w:sz="0" w:space="0" w:color="auto"/>
          </w:divBdr>
        </w:div>
        <w:div w:id="139074866">
          <w:marLeft w:val="480"/>
          <w:marRight w:val="0"/>
          <w:marTop w:val="0"/>
          <w:marBottom w:val="0"/>
          <w:divBdr>
            <w:top w:val="none" w:sz="0" w:space="0" w:color="auto"/>
            <w:left w:val="none" w:sz="0" w:space="0" w:color="auto"/>
            <w:bottom w:val="none" w:sz="0" w:space="0" w:color="auto"/>
            <w:right w:val="none" w:sz="0" w:space="0" w:color="auto"/>
          </w:divBdr>
        </w:div>
        <w:div w:id="156893809">
          <w:marLeft w:val="480"/>
          <w:marRight w:val="0"/>
          <w:marTop w:val="0"/>
          <w:marBottom w:val="0"/>
          <w:divBdr>
            <w:top w:val="none" w:sz="0" w:space="0" w:color="auto"/>
            <w:left w:val="none" w:sz="0" w:space="0" w:color="auto"/>
            <w:bottom w:val="none" w:sz="0" w:space="0" w:color="auto"/>
            <w:right w:val="none" w:sz="0" w:space="0" w:color="auto"/>
          </w:divBdr>
        </w:div>
        <w:div w:id="157429670">
          <w:marLeft w:val="480"/>
          <w:marRight w:val="0"/>
          <w:marTop w:val="0"/>
          <w:marBottom w:val="0"/>
          <w:divBdr>
            <w:top w:val="none" w:sz="0" w:space="0" w:color="auto"/>
            <w:left w:val="none" w:sz="0" w:space="0" w:color="auto"/>
            <w:bottom w:val="none" w:sz="0" w:space="0" w:color="auto"/>
            <w:right w:val="none" w:sz="0" w:space="0" w:color="auto"/>
          </w:divBdr>
        </w:div>
        <w:div w:id="166362836">
          <w:marLeft w:val="480"/>
          <w:marRight w:val="0"/>
          <w:marTop w:val="0"/>
          <w:marBottom w:val="0"/>
          <w:divBdr>
            <w:top w:val="none" w:sz="0" w:space="0" w:color="auto"/>
            <w:left w:val="none" w:sz="0" w:space="0" w:color="auto"/>
            <w:bottom w:val="none" w:sz="0" w:space="0" w:color="auto"/>
            <w:right w:val="none" w:sz="0" w:space="0" w:color="auto"/>
          </w:divBdr>
        </w:div>
        <w:div w:id="184290051">
          <w:marLeft w:val="480"/>
          <w:marRight w:val="0"/>
          <w:marTop w:val="0"/>
          <w:marBottom w:val="0"/>
          <w:divBdr>
            <w:top w:val="none" w:sz="0" w:space="0" w:color="auto"/>
            <w:left w:val="none" w:sz="0" w:space="0" w:color="auto"/>
            <w:bottom w:val="none" w:sz="0" w:space="0" w:color="auto"/>
            <w:right w:val="none" w:sz="0" w:space="0" w:color="auto"/>
          </w:divBdr>
        </w:div>
        <w:div w:id="205917892">
          <w:marLeft w:val="480"/>
          <w:marRight w:val="0"/>
          <w:marTop w:val="0"/>
          <w:marBottom w:val="0"/>
          <w:divBdr>
            <w:top w:val="none" w:sz="0" w:space="0" w:color="auto"/>
            <w:left w:val="none" w:sz="0" w:space="0" w:color="auto"/>
            <w:bottom w:val="none" w:sz="0" w:space="0" w:color="auto"/>
            <w:right w:val="none" w:sz="0" w:space="0" w:color="auto"/>
          </w:divBdr>
        </w:div>
        <w:div w:id="224491414">
          <w:marLeft w:val="480"/>
          <w:marRight w:val="0"/>
          <w:marTop w:val="0"/>
          <w:marBottom w:val="0"/>
          <w:divBdr>
            <w:top w:val="none" w:sz="0" w:space="0" w:color="auto"/>
            <w:left w:val="none" w:sz="0" w:space="0" w:color="auto"/>
            <w:bottom w:val="none" w:sz="0" w:space="0" w:color="auto"/>
            <w:right w:val="none" w:sz="0" w:space="0" w:color="auto"/>
          </w:divBdr>
        </w:div>
        <w:div w:id="258099970">
          <w:marLeft w:val="480"/>
          <w:marRight w:val="0"/>
          <w:marTop w:val="0"/>
          <w:marBottom w:val="0"/>
          <w:divBdr>
            <w:top w:val="none" w:sz="0" w:space="0" w:color="auto"/>
            <w:left w:val="none" w:sz="0" w:space="0" w:color="auto"/>
            <w:bottom w:val="none" w:sz="0" w:space="0" w:color="auto"/>
            <w:right w:val="none" w:sz="0" w:space="0" w:color="auto"/>
          </w:divBdr>
        </w:div>
        <w:div w:id="279653277">
          <w:marLeft w:val="480"/>
          <w:marRight w:val="0"/>
          <w:marTop w:val="0"/>
          <w:marBottom w:val="0"/>
          <w:divBdr>
            <w:top w:val="none" w:sz="0" w:space="0" w:color="auto"/>
            <w:left w:val="none" w:sz="0" w:space="0" w:color="auto"/>
            <w:bottom w:val="none" w:sz="0" w:space="0" w:color="auto"/>
            <w:right w:val="none" w:sz="0" w:space="0" w:color="auto"/>
          </w:divBdr>
        </w:div>
        <w:div w:id="293563012">
          <w:marLeft w:val="480"/>
          <w:marRight w:val="0"/>
          <w:marTop w:val="0"/>
          <w:marBottom w:val="0"/>
          <w:divBdr>
            <w:top w:val="none" w:sz="0" w:space="0" w:color="auto"/>
            <w:left w:val="none" w:sz="0" w:space="0" w:color="auto"/>
            <w:bottom w:val="none" w:sz="0" w:space="0" w:color="auto"/>
            <w:right w:val="none" w:sz="0" w:space="0" w:color="auto"/>
          </w:divBdr>
        </w:div>
        <w:div w:id="323122942">
          <w:marLeft w:val="480"/>
          <w:marRight w:val="0"/>
          <w:marTop w:val="0"/>
          <w:marBottom w:val="0"/>
          <w:divBdr>
            <w:top w:val="none" w:sz="0" w:space="0" w:color="auto"/>
            <w:left w:val="none" w:sz="0" w:space="0" w:color="auto"/>
            <w:bottom w:val="none" w:sz="0" w:space="0" w:color="auto"/>
            <w:right w:val="none" w:sz="0" w:space="0" w:color="auto"/>
          </w:divBdr>
        </w:div>
        <w:div w:id="351493862">
          <w:marLeft w:val="480"/>
          <w:marRight w:val="0"/>
          <w:marTop w:val="0"/>
          <w:marBottom w:val="0"/>
          <w:divBdr>
            <w:top w:val="none" w:sz="0" w:space="0" w:color="auto"/>
            <w:left w:val="none" w:sz="0" w:space="0" w:color="auto"/>
            <w:bottom w:val="none" w:sz="0" w:space="0" w:color="auto"/>
            <w:right w:val="none" w:sz="0" w:space="0" w:color="auto"/>
          </w:divBdr>
        </w:div>
        <w:div w:id="372848908">
          <w:marLeft w:val="480"/>
          <w:marRight w:val="0"/>
          <w:marTop w:val="0"/>
          <w:marBottom w:val="0"/>
          <w:divBdr>
            <w:top w:val="none" w:sz="0" w:space="0" w:color="auto"/>
            <w:left w:val="none" w:sz="0" w:space="0" w:color="auto"/>
            <w:bottom w:val="none" w:sz="0" w:space="0" w:color="auto"/>
            <w:right w:val="none" w:sz="0" w:space="0" w:color="auto"/>
          </w:divBdr>
        </w:div>
        <w:div w:id="386223486">
          <w:marLeft w:val="480"/>
          <w:marRight w:val="0"/>
          <w:marTop w:val="0"/>
          <w:marBottom w:val="0"/>
          <w:divBdr>
            <w:top w:val="none" w:sz="0" w:space="0" w:color="auto"/>
            <w:left w:val="none" w:sz="0" w:space="0" w:color="auto"/>
            <w:bottom w:val="none" w:sz="0" w:space="0" w:color="auto"/>
            <w:right w:val="none" w:sz="0" w:space="0" w:color="auto"/>
          </w:divBdr>
        </w:div>
        <w:div w:id="416943652">
          <w:marLeft w:val="480"/>
          <w:marRight w:val="0"/>
          <w:marTop w:val="0"/>
          <w:marBottom w:val="0"/>
          <w:divBdr>
            <w:top w:val="none" w:sz="0" w:space="0" w:color="auto"/>
            <w:left w:val="none" w:sz="0" w:space="0" w:color="auto"/>
            <w:bottom w:val="none" w:sz="0" w:space="0" w:color="auto"/>
            <w:right w:val="none" w:sz="0" w:space="0" w:color="auto"/>
          </w:divBdr>
        </w:div>
        <w:div w:id="443884003">
          <w:marLeft w:val="480"/>
          <w:marRight w:val="0"/>
          <w:marTop w:val="0"/>
          <w:marBottom w:val="0"/>
          <w:divBdr>
            <w:top w:val="none" w:sz="0" w:space="0" w:color="auto"/>
            <w:left w:val="none" w:sz="0" w:space="0" w:color="auto"/>
            <w:bottom w:val="none" w:sz="0" w:space="0" w:color="auto"/>
            <w:right w:val="none" w:sz="0" w:space="0" w:color="auto"/>
          </w:divBdr>
        </w:div>
        <w:div w:id="458573051">
          <w:marLeft w:val="480"/>
          <w:marRight w:val="0"/>
          <w:marTop w:val="0"/>
          <w:marBottom w:val="0"/>
          <w:divBdr>
            <w:top w:val="none" w:sz="0" w:space="0" w:color="auto"/>
            <w:left w:val="none" w:sz="0" w:space="0" w:color="auto"/>
            <w:bottom w:val="none" w:sz="0" w:space="0" w:color="auto"/>
            <w:right w:val="none" w:sz="0" w:space="0" w:color="auto"/>
          </w:divBdr>
        </w:div>
        <w:div w:id="471219466">
          <w:marLeft w:val="480"/>
          <w:marRight w:val="0"/>
          <w:marTop w:val="0"/>
          <w:marBottom w:val="0"/>
          <w:divBdr>
            <w:top w:val="none" w:sz="0" w:space="0" w:color="auto"/>
            <w:left w:val="none" w:sz="0" w:space="0" w:color="auto"/>
            <w:bottom w:val="none" w:sz="0" w:space="0" w:color="auto"/>
            <w:right w:val="none" w:sz="0" w:space="0" w:color="auto"/>
          </w:divBdr>
        </w:div>
        <w:div w:id="481386422">
          <w:marLeft w:val="480"/>
          <w:marRight w:val="0"/>
          <w:marTop w:val="0"/>
          <w:marBottom w:val="0"/>
          <w:divBdr>
            <w:top w:val="none" w:sz="0" w:space="0" w:color="auto"/>
            <w:left w:val="none" w:sz="0" w:space="0" w:color="auto"/>
            <w:bottom w:val="none" w:sz="0" w:space="0" w:color="auto"/>
            <w:right w:val="none" w:sz="0" w:space="0" w:color="auto"/>
          </w:divBdr>
        </w:div>
        <w:div w:id="485442742">
          <w:marLeft w:val="480"/>
          <w:marRight w:val="0"/>
          <w:marTop w:val="0"/>
          <w:marBottom w:val="0"/>
          <w:divBdr>
            <w:top w:val="none" w:sz="0" w:space="0" w:color="auto"/>
            <w:left w:val="none" w:sz="0" w:space="0" w:color="auto"/>
            <w:bottom w:val="none" w:sz="0" w:space="0" w:color="auto"/>
            <w:right w:val="none" w:sz="0" w:space="0" w:color="auto"/>
          </w:divBdr>
        </w:div>
        <w:div w:id="502815361">
          <w:marLeft w:val="480"/>
          <w:marRight w:val="0"/>
          <w:marTop w:val="0"/>
          <w:marBottom w:val="0"/>
          <w:divBdr>
            <w:top w:val="none" w:sz="0" w:space="0" w:color="auto"/>
            <w:left w:val="none" w:sz="0" w:space="0" w:color="auto"/>
            <w:bottom w:val="none" w:sz="0" w:space="0" w:color="auto"/>
            <w:right w:val="none" w:sz="0" w:space="0" w:color="auto"/>
          </w:divBdr>
        </w:div>
        <w:div w:id="511409535">
          <w:marLeft w:val="480"/>
          <w:marRight w:val="0"/>
          <w:marTop w:val="0"/>
          <w:marBottom w:val="0"/>
          <w:divBdr>
            <w:top w:val="none" w:sz="0" w:space="0" w:color="auto"/>
            <w:left w:val="none" w:sz="0" w:space="0" w:color="auto"/>
            <w:bottom w:val="none" w:sz="0" w:space="0" w:color="auto"/>
            <w:right w:val="none" w:sz="0" w:space="0" w:color="auto"/>
          </w:divBdr>
        </w:div>
        <w:div w:id="515197376">
          <w:marLeft w:val="480"/>
          <w:marRight w:val="0"/>
          <w:marTop w:val="0"/>
          <w:marBottom w:val="0"/>
          <w:divBdr>
            <w:top w:val="none" w:sz="0" w:space="0" w:color="auto"/>
            <w:left w:val="none" w:sz="0" w:space="0" w:color="auto"/>
            <w:bottom w:val="none" w:sz="0" w:space="0" w:color="auto"/>
            <w:right w:val="none" w:sz="0" w:space="0" w:color="auto"/>
          </w:divBdr>
        </w:div>
        <w:div w:id="527912899">
          <w:marLeft w:val="480"/>
          <w:marRight w:val="0"/>
          <w:marTop w:val="0"/>
          <w:marBottom w:val="0"/>
          <w:divBdr>
            <w:top w:val="none" w:sz="0" w:space="0" w:color="auto"/>
            <w:left w:val="none" w:sz="0" w:space="0" w:color="auto"/>
            <w:bottom w:val="none" w:sz="0" w:space="0" w:color="auto"/>
            <w:right w:val="none" w:sz="0" w:space="0" w:color="auto"/>
          </w:divBdr>
        </w:div>
        <w:div w:id="541789589">
          <w:marLeft w:val="480"/>
          <w:marRight w:val="0"/>
          <w:marTop w:val="0"/>
          <w:marBottom w:val="0"/>
          <w:divBdr>
            <w:top w:val="none" w:sz="0" w:space="0" w:color="auto"/>
            <w:left w:val="none" w:sz="0" w:space="0" w:color="auto"/>
            <w:bottom w:val="none" w:sz="0" w:space="0" w:color="auto"/>
            <w:right w:val="none" w:sz="0" w:space="0" w:color="auto"/>
          </w:divBdr>
        </w:div>
        <w:div w:id="549805962">
          <w:marLeft w:val="480"/>
          <w:marRight w:val="0"/>
          <w:marTop w:val="0"/>
          <w:marBottom w:val="0"/>
          <w:divBdr>
            <w:top w:val="none" w:sz="0" w:space="0" w:color="auto"/>
            <w:left w:val="none" w:sz="0" w:space="0" w:color="auto"/>
            <w:bottom w:val="none" w:sz="0" w:space="0" w:color="auto"/>
            <w:right w:val="none" w:sz="0" w:space="0" w:color="auto"/>
          </w:divBdr>
        </w:div>
        <w:div w:id="581911985">
          <w:marLeft w:val="480"/>
          <w:marRight w:val="0"/>
          <w:marTop w:val="0"/>
          <w:marBottom w:val="0"/>
          <w:divBdr>
            <w:top w:val="none" w:sz="0" w:space="0" w:color="auto"/>
            <w:left w:val="none" w:sz="0" w:space="0" w:color="auto"/>
            <w:bottom w:val="none" w:sz="0" w:space="0" w:color="auto"/>
            <w:right w:val="none" w:sz="0" w:space="0" w:color="auto"/>
          </w:divBdr>
        </w:div>
        <w:div w:id="594285558">
          <w:marLeft w:val="480"/>
          <w:marRight w:val="0"/>
          <w:marTop w:val="0"/>
          <w:marBottom w:val="0"/>
          <w:divBdr>
            <w:top w:val="none" w:sz="0" w:space="0" w:color="auto"/>
            <w:left w:val="none" w:sz="0" w:space="0" w:color="auto"/>
            <w:bottom w:val="none" w:sz="0" w:space="0" w:color="auto"/>
            <w:right w:val="none" w:sz="0" w:space="0" w:color="auto"/>
          </w:divBdr>
        </w:div>
        <w:div w:id="615797922">
          <w:marLeft w:val="480"/>
          <w:marRight w:val="0"/>
          <w:marTop w:val="0"/>
          <w:marBottom w:val="0"/>
          <w:divBdr>
            <w:top w:val="none" w:sz="0" w:space="0" w:color="auto"/>
            <w:left w:val="none" w:sz="0" w:space="0" w:color="auto"/>
            <w:bottom w:val="none" w:sz="0" w:space="0" w:color="auto"/>
            <w:right w:val="none" w:sz="0" w:space="0" w:color="auto"/>
          </w:divBdr>
        </w:div>
        <w:div w:id="617613909">
          <w:marLeft w:val="480"/>
          <w:marRight w:val="0"/>
          <w:marTop w:val="0"/>
          <w:marBottom w:val="0"/>
          <w:divBdr>
            <w:top w:val="none" w:sz="0" w:space="0" w:color="auto"/>
            <w:left w:val="none" w:sz="0" w:space="0" w:color="auto"/>
            <w:bottom w:val="none" w:sz="0" w:space="0" w:color="auto"/>
            <w:right w:val="none" w:sz="0" w:space="0" w:color="auto"/>
          </w:divBdr>
        </w:div>
        <w:div w:id="764961963">
          <w:marLeft w:val="480"/>
          <w:marRight w:val="0"/>
          <w:marTop w:val="0"/>
          <w:marBottom w:val="0"/>
          <w:divBdr>
            <w:top w:val="none" w:sz="0" w:space="0" w:color="auto"/>
            <w:left w:val="none" w:sz="0" w:space="0" w:color="auto"/>
            <w:bottom w:val="none" w:sz="0" w:space="0" w:color="auto"/>
            <w:right w:val="none" w:sz="0" w:space="0" w:color="auto"/>
          </w:divBdr>
        </w:div>
        <w:div w:id="782073293">
          <w:marLeft w:val="480"/>
          <w:marRight w:val="0"/>
          <w:marTop w:val="0"/>
          <w:marBottom w:val="0"/>
          <w:divBdr>
            <w:top w:val="none" w:sz="0" w:space="0" w:color="auto"/>
            <w:left w:val="none" w:sz="0" w:space="0" w:color="auto"/>
            <w:bottom w:val="none" w:sz="0" w:space="0" w:color="auto"/>
            <w:right w:val="none" w:sz="0" w:space="0" w:color="auto"/>
          </w:divBdr>
        </w:div>
        <w:div w:id="804466384">
          <w:marLeft w:val="480"/>
          <w:marRight w:val="0"/>
          <w:marTop w:val="0"/>
          <w:marBottom w:val="0"/>
          <w:divBdr>
            <w:top w:val="none" w:sz="0" w:space="0" w:color="auto"/>
            <w:left w:val="none" w:sz="0" w:space="0" w:color="auto"/>
            <w:bottom w:val="none" w:sz="0" w:space="0" w:color="auto"/>
            <w:right w:val="none" w:sz="0" w:space="0" w:color="auto"/>
          </w:divBdr>
        </w:div>
        <w:div w:id="816533818">
          <w:marLeft w:val="480"/>
          <w:marRight w:val="0"/>
          <w:marTop w:val="0"/>
          <w:marBottom w:val="0"/>
          <w:divBdr>
            <w:top w:val="none" w:sz="0" w:space="0" w:color="auto"/>
            <w:left w:val="none" w:sz="0" w:space="0" w:color="auto"/>
            <w:bottom w:val="none" w:sz="0" w:space="0" w:color="auto"/>
            <w:right w:val="none" w:sz="0" w:space="0" w:color="auto"/>
          </w:divBdr>
        </w:div>
        <w:div w:id="827332121">
          <w:marLeft w:val="480"/>
          <w:marRight w:val="0"/>
          <w:marTop w:val="0"/>
          <w:marBottom w:val="0"/>
          <w:divBdr>
            <w:top w:val="none" w:sz="0" w:space="0" w:color="auto"/>
            <w:left w:val="none" w:sz="0" w:space="0" w:color="auto"/>
            <w:bottom w:val="none" w:sz="0" w:space="0" w:color="auto"/>
            <w:right w:val="none" w:sz="0" w:space="0" w:color="auto"/>
          </w:divBdr>
        </w:div>
        <w:div w:id="846097948">
          <w:marLeft w:val="480"/>
          <w:marRight w:val="0"/>
          <w:marTop w:val="0"/>
          <w:marBottom w:val="0"/>
          <w:divBdr>
            <w:top w:val="none" w:sz="0" w:space="0" w:color="auto"/>
            <w:left w:val="none" w:sz="0" w:space="0" w:color="auto"/>
            <w:bottom w:val="none" w:sz="0" w:space="0" w:color="auto"/>
            <w:right w:val="none" w:sz="0" w:space="0" w:color="auto"/>
          </w:divBdr>
        </w:div>
        <w:div w:id="883247487">
          <w:marLeft w:val="480"/>
          <w:marRight w:val="0"/>
          <w:marTop w:val="0"/>
          <w:marBottom w:val="0"/>
          <w:divBdr>
            <w:top w:val="none" w:sz="0" w:space="0" w:color="auto"/>
            <w:left w:val="none" w:sz="0" w:space="0" w:color="auto"/>
            <w:bottom w:val="none" w:sz="0" w:space="0" w:color="auto"/>
            <w:right w:val="none" w:sz="0" w:space="0" w:color="auto"/>
          </w:divBdr>
        </w:div>
        <w:div w:id="894582467">
          <w:marLeft w:val="480"/>
          <w:marRight w:val="0"/>
          <w:marTop w:val="0"/>
          <w:marBottom w:val="0"/>
          <w:divBdr>
            <w:top w:val="none" w:sz="0" w:space="0" w:color="auto"/>
            <w:left w:val="none" w:sz="0" w:space="0" w:color="auto"/>
            <w:bottom w:val="none" w:sz="0" w:space="0" w:color="auto"/>
            <w:right w:val="none" w:sz="0" w:space="0" w:color="auto"/>
          </w:divBdr>
        </w:div>
        <w:div w:id="907885492">
          <w:marLeft w:val="480"/>
          <w:marRight w:val="0"/>
          <w:marTop w:val="0"/>
          <w:marBottom w:val="0"/>
          <w:divBdr>
            <w:top w:val="none" w:sz="0" w:space="0" w:color="auto"/>
            <w:left w:val="none" w:sz="0" w:space="0" w:color="auto"/>
            <w:bottom w:val="none" w:sz="0" w:space="0" w:color="auto"/>
            <w:right w:val="none" w:sz="0" w:space="0" w:color="auto"/>
          </w:divBdr>
        </w:div>
        <w:div w:id="962810567">
          <w:marLeft w:val="480"/>
          <w:marRight w:val="0"/>
          <w:marTop w:val="0"/>
          <w:marBottom w:val="0"/>
          <w:divBdr>
            <w:top w:val="none" w:sz="0" w:space="0" w:color="auto"/>
            <w:left w:val="none" w:sz="0" w:space="0" w:color="auto"/>
            <w:bottom w:val="none" w:sz="0" w:space="0" w:color="auto"/>
            <w:right w:val="none" w:sz="0" w:space="0" w:color="auto"/>
          </w:divBdr>
        </w:div>
        <w:div w:id="966157121">
          <w:marLeft w:val="480"/>
          <w:marRight w:val="0"/>
          <w:marTop w:val="0"/>
          <w:marBottom w:val="0"/>
          <w:divBdr>
            <w:top w:val="none" w:sz="0" w:space="0" w:color="auto"/>
            <w:left w:val="none" w:sz="0" w:space="0" w:color="auto"/>
            <w:bottom w:val="none" w:sz="0" w:space="0" w:color="auto"/>
            <w:right w:val="none" w:sz="0" w:space="0" w:color="auto"/>
          </w:divBdr>
        </w:div>
        <w:div w:id="995844636">
          <w:marLeft w:val="480"/>
          <w:marRight w:val="0"/>
          <w:marTop w:val="0"/>
          <w:marBottom w:val="0"/>
          <w:divBdr>
            <w:top w:val="none" w:sz="0" w:space="0" w:color="auto"/>
            <w:left w:val="none" w:sz="0" w:space="0" w:color="auto"/>
            <w:bottom w:val="none" w:sz="0" w:space="0" w:color="auto"/>
            <w:right w:val="none" w:sz="0" w:space="0" w:color="auto"/>
          </w:divBdr>
        </w:div>
        <w:div w:id="1018889976">
          <w:marLeft w:val="480"/>
          <w:marRight w:val="0"/>
          <w:marTop w:val="0"/>
          <w:marBottom w:val="0"/>
          <w:divBdr>
            <w:top w:val="none" w:sz="0" w:space="0" w:color="auto"/>
            <w:left w:val="none" w:sz="0" w:space="0" w:color="auto"/>
            <w:bottom w:val="none" w:sz="0" w:space="0" w:color="auto"/>
            <w:right w:val="none" w:sz="0" w:space="0" w:color="auto"/>
          </w:divBdr>
          <w:divsChild>
            <w:div w:id="10520">
              <w:marLeft w:val="480"/>
              <w:marRight w:val="0"/>
              <w:marTop w:val="0"/>
              <w:marBottom w:val="0"/>
              <w:divBdr>
                <w:top w:val="none" w:sz="0" w:space="0" w:color="auto"/>
                <w:left w:val="none" w:sz="0" w:space="0" w:color="auto"/>
                <w:bottom w:val="none" w:sz="0" w:space="0" w:color="auto"/>
                <w:right w:val="none" w:sz="0" w:space="0" w:color="auto"/>
              </w:divBdr>
            </w:div>
            <w:div w:id="11687">
              <w:marLeft w:val="480"/>
              <w:marRight w:val="0"/>
              <w:marTop w:val="0"/>
              <w:marBottom w:val="0"/>
              <w:divBdr>
                <w:top w:val="none" w:sz="0" w:space="0" w:color="auto"/>
                <w:left w:val="none" w:sz="0" w:space="0" w:color="auto"/>
                <w:bottom w:val="none" w:sz="0" w:space="0" w:color="auto"/>
                <w:right w:val="none" w:sz="0" w:space="0" w:color="auto"/>
              </w:divBdr>
            </w:div>
            <w:div w:id="14012">
              <w:marLeft w:val="480"/>
              <w:marRight w:val="0"/>
              <w:marTop w:val="0"/>
              <w:marBottom w:val="0"/>
              <w:divBdr>
                <w:top w:val="none" w:sz="0" w:space="0" w:color="auto"/>
                <w:left w:val="none" w:sz="0" w:space="0" w:color="auto"/>
                <w:bottom w:val="none" w:sz="0" w:space="0" w:color="auto"/>
                <w:right w:val="none" w:sz="0" w:space="0" w:color="auto"/>
              </w:divBdr>
            </w:div>
            <w:div w:id="85414">
              <w:marLeft w:val="480"/>
              <w:marRight w:val="0"/>
              <w:marTop w:val="0"/>
              <w:marBottom w:val="0"/>
              <w:divBdr>
                <w:top w:val="none" w:sz="0" w:space="0" w:color="auto"/>
                <w:left w:val="none" w:sz="0" w:space="0" w:color="auto"/>
                <w:bottom w:val="none" w:sz="0" w:space="0" w:color="auto"/>
                <w:right w:val="none" w:sz="0" w:space="0" w:color="auto"/>
              </w:divBdr>
            </w:div>
            <w:div w:id="87954">
              <w:marLeft w:val="480"/>
              <w:marRight w:val="0"/>
              <w:marTop w:val="0"/>
              <w:marBottom w:val="0"/>
              <w:divBdr>
                <w:top w:val="none" w:sz="0" w:space="0" w:color="auto"/>
                <w:left w:val="none" w:sz="0" w:space="0" w:color="auto"/>
                <w:bottom w:val="none" w:sz="0" w:space="0" w:color="auto"/>
                <w:right w:val="none" w:sz="0" w:space="0" w:color="auto"/>
              </w:divBdr>
            </w:div>
            <w:div w:id="89452">
              <w:marLeft w:val="480"/>
              <w:marRight w:val="0"/>
              <w:marTop w:val="0"/>
              <w:marBottom w:val="0"/>
              <w:divBdr>
                <w:top w:val="none" w:sz="0" w:space="0" w:color="auto"/>
                <w:left w:val="none" w:sz="0" w:space="0" w:color="auto"/>
                <w:bottom w:val="none" w:sz="0" w:space="0" w:color="auto"/>
                <w:right w:val="none" w:sz="0" w:space="0" w:color="auto"/>
              </w:divBdr>
            </w:div>
            <w:div w:id="131783">
              <w:marLeft w:val="480"/>
              <w:marRight w:val="0"/>
              <w:marTop w:val="0"/>
              <w:marBottom w:val="0"/>
              <w:divBdr>
                <w:top w:val="none" w:sz="0" w:space="0" w:color="auto"/>
                <w:left w:val="none" w:sz="0" w:space="0" w:color="auto"/>
                <w:bottom w:val="none" w:sz="0" w:space="0" w:color="auto"/>
                <w:right w:val="none" w:sz="0" w:space="0" w:color="auto"/>
              </w:divBdr>
            </w:div>
            <w:div w:id="131982">
              <w:marLeft w:val="480"/>
              <w:marRight w:val="0"/>
              <w:marTop w:val="0"/>
              <w:marBottom w:val="0"/>
              <w:divBdr>
                <w:top w:val="none" w:sz="0" w:space="0" w:color="auto"/>
                <w:left w:val="none" w:sz="0" w:space="0" w:color="auto"/>
                <w:bottom w:val="none" w:sz="0" w:space="0" w:color="auto"/>
                <w:right w:val="none" w:sz="0" w:space="0" w:color="auto"/>
              </w:divBdr>
            </w:div>
            <w:div w:id="200653">
              <w:marLeft w:val="480"/>
              <w:marRight w:val="0"/>
              <w:marTop w:val="0"/>
              <w:marBottom w:val="0"/>
              <w:divBdr>
                <w:top w:val="none" w:sz="0" w:space="0" w:color="auto"/>
                <w:left w:val="none" w:sz="0" w:space="0" w:color="auto"/>
                <w:bottom w:val="none" w:sz="0" w:space="0" w:color="auto"/>
                <w:right w:val="none" w:sz="0" w:space="0" w:color="auto"/>
              </w:divBdr>
            </w:div>
            <w:div w:id="206246">
              <w:marLeft w:val="480"/>
              <w:marRight w:val="0"/>
              <w:marTop w:val="0"/>
              <w:marBottom w:val="0"/>
              <w:divBdr>
                <w:top w:val="none" w:sz="0" w:space="0" w:color="auto"/>
                <w:left w:val="none" w:sz="0" w:space="0" w:color="auto"/>
                <w:bottom w:val="none" w:sz="0" w:space="0" w:color="auto"/>
                <w:right w:val="none" w:sz="0" w:space="0" w:color="auto"/>
              </w:divBdr>
            </w:div>
            <w:div w:id="356381">
              <w:marLeft w:val="480"/>
              <w:marRight w:val="0"/>
              <w:marTop w:val="0"/>
              <w:marBottom w:val="0"/>
              <w:divBdr>
                <w:top w:val="none" w:sz="0" w:space="0" w:color="auto"/>
                <w:left w:val="none" w:sz="0" w:space="0" w:color="auto"/>
                <w:bottom w:val="none" w:sz="0" w:space="0" w:color="auto"/>
                <w:right w:val="none" w:sz="0" w:space="0" w:color="auto"/>
              </w:divBdr>
            </w:div>
            <w:div w:id="396461">
              <w:marLeft w:val="480"/>
              <w:marRight w:val="0"/>
              <w:marTop w:val="0"/>
              <w:marBottom w:val="0"/>
              <w:divBdr>
                <w:top w:val="none" w:sz="0" w:space="0" w:color="auto"/>
                <w:left w:val="none" w:sz="0" w:space="0" w:color="auto"/>
                <w:bottom w:val="none" w:sz="0" w:space="0" w:color="auto"/>
                <w:right w:val="none" w:sz="0" w:space="0" w:color="auto"/>
              </w:divBdr>
            </w:div>
            <w:div w:id="470430">
              <w:marLeft w:val="480"/>
              <w:marRight w:val="0"/>
              <w:marTop w:val="0"/>
              <w:marBottom w:val="0"/>
              <w:divBdr>
                <w:top w:val="none" w:sz="0" w:space="0" w:color="auto"/>
                <w:left w:val="none" w:sz="0" w:space="0" w:color="auto"/>
                <w:bottom w:val="none" w:sz="0" w:space="0" w:color="auto"/>
                <w:right w:val="none" w:sz="0" w:space="0" w:color="auto"/>
              </w:divBdr>
            </w:div>
            <w:div w:id="472357">
              <w:marLeft w:val="480"/>
              <w:marRight w:val="0"/>
              <w:marTop w:val="0"/>
              <w:marBottom w:val="0"/>
              <w:divBdr>
                <w:top w:val="none" w:sz="0" w:space="0" w:color="auto"/>
                <w:left w:val="none" w:sz="0" w:space="0" w:color="auto"/>
                <w:bottom w:val="none" w:sz="0" w:space="0" w:color="auto"/>
                <w:right w:val="none" w:sz="0" w:space="0" w:color="auto"/>
              </w:divBdr>
            </w:div>
            <w:div w:id="473083">
              <w:marLeft w:val="480"/>
              <w:marRight w:val="0"/>
              <w:marTop w:val="0"/>
              <w:marBottom w:val="0"/>
              <w:divBdr>
                <w:top w:val="none" w:sz="0" w:space="0" w:color="auto"/>
                <w:left w:val="none" w:sz="0" w:space="0" w:color="auto"/>
                <w:bottom w:val="none" w:sz="0" w:space="0" w:color="auto"/>
                <w:right w:val="none" w:sz="0" w:space="0" w:color="auto"/>
              </w:divBdr>
            </w:div>
            <w:div w:id="475722">
              <w:marLeft w:val="480"/>
              <w:marRight w:val="0"/>
              <w:marTop w:val="0"/>
              <w:marBottom w:val="0"/>
              <w:divBdr>
                <w:top w:val="none" w:sz="0" w:space="0" w:color="auto"/>
                <w:left w:val="none" w:sz="0" w:space="0" w:color="auto"/>
                <w:bottom w:val="none" w:sz="0" w:space="0" w:color="auto"/>
                <w:right w:val="none" w:sz="0" w:space="0" w:color="auto"/>
              </w:divBdr>
            </w:div>
            <w:div w:id="478562">
              <w:marLeft w:val="480"/>
              <w:marRight w:val="0"/>
              <w:marTop w:val="0"/>
              <w:marBottom w:val="0"/>
              <w:divBdr>
                <w:top w:val="none" w:sz="0" w:space="0" w:color="auto"/>
                <w:left w:val="none" w:sz="0" w:space="0" w:color="auto"/>
                <w:bottom w:val="none" w:sz="0" w:space="0" w:color="auto"/>
                <w:right w:val="none" w:sz="0" w:space="0" w:color="auto"/>
              </w:divBdr>
            </w:div>
            <w:div w:id="595962">
              <w:marLeft w:val="480"/>
              <w:marRight w:val="0"/>
              <w:marTop w:val="0"/>
              <w:marBottom w:val="0"/>
              <w:divBdr>
                <w:top w:val="none" w:sz="0" w:space="0" w:color="auto"/>
                <w:left w:val="none" w:sz="0" w:space="0" w:color="auto"/>
                <w:bottom w:val="none" w:sz="0" w:space="0" w:color="auto"/>
                <w:right w:val="none" w:sz="0" w:space="0" w:color="auto"/>
              </w:divBdr>
            </w:div>
            <w:div w:id="663174">
              <w:marLeft w:val="480"/>
              <w:marRight w:val="0"/>
              <w:marTop w:val="0"/>
              <w:marBottom w:val="0"/>
              <w:divBdr>
                <w:top w:val="none" w:sz="0" w:space="0" w:color="auto"/>
                <w:left w:val="none" w:sz="0" w:space="0" w:color="auto"/>
                <w:bottom w:val="none" w:sz="0" w:space="0" w:color="auto"/>
                <w:right w:val="none" w:sz="0" w:space="0" w:color="auto"/>
              </w:divBdr>
            </w:div>
            <w:div w:id="663410">
              <w:marLeft w:val="480"/>
              <w:marRight w:val="0"/>
              <w:marTop w:val="0"/>
              <w:marBottom w:val="0"/>
              <w:divBdr>
                <w:top w:val="none" w:sz="0" w:space="0" w:color="auto"/>
                <w:left w:val="none" w:sz="0" w:space="0" w:color="auto"/>
                <w:bottom w:val="none" w:sz="0" w:space="0" w:color="auto"/>
                <w:right w:val="none" w:sz="0" w:space="0" w:color="auto"/>
              </w:divBdr>
            </w:div>
            <w:div w:id="740405">
              <w:marLeft w:val="480"/>
              <w:marRight w:val="0"/>
              <w:marTop w:val="0"/>
              <w:marBottom w:val="0"/>
              <w:divBdr>
                <w:top w:val="none" w:sz="0" w:space="0" w:color="auto"/>
                <w:left w:val="none" w:sz="0" w:space="0" w:color="auto"/>
                <w:bottom w:val="none" w:sz="0" w:space="0" w:color="auto"/>
                <w:right w:val="none" w:sz="0" w:space="0" w:color="auto"/>
              </w:divBdr>
            </w:div>
            <w:div w:id="786536">
              <w:marLeft w:val="480"/>
              <w:marRight w:val="0"/>
              <w:marTop w:val="0"/>
              <w:marBottom w:val="0"/>
              <w:divBdr>
                <w:top w:val="none" w:sz="0" w:space="0" w:color="auto"/>
                <w:left w:val="none" w:sz="0" w:space="0" w:color="auto"/>
                <w:bottom w:val="none" w:sz="0" w:space="0" w:color="auto"/>
                <w:right w:val="none" w:sz="0" w:space="0" w:color="auto"/>
              </w:divBdr>
            </w:div>
            <w:div w:id="787017">
              <w:marLeft w:val="480"/>
              <w:marRight w:val="0"/>
              <w:marTop w:val="0"/>
              <w:marBottom w:val="0"/>
              <w:divBdr>
                <w:top w:val="none" w:sz="0" w:space="0" w:color="auto"/>
                <w:left w:val="none" w:sz="0" w:space="0" w:color="auto"/>
                <w:bottom w:val="none" w:sz="0" w:space="0" w:color="auto"/>
                <w:right w:val="none" w:sz="0" w:space="0" w:color="auto"/>
              </w:divBdr>
            </w:div>
            <w:div w:id="939062">
              <w:marLeft w:val="480"/>
              <w:marRight w:val="0"/>
              <w:marTop w:val="0"/>
              <w:marBottom w:val="0"/>
              <w:divBdr>
                <w:top w:val="none" w:sz="0" w:space="0" w:color="auto"/>
                <w:left w:val="none" w:sz="0" w:space="0" w:color="auto"/>
                <w:bottom w:val="none" w:sz="0" w:space="0" w:color="auto"/>
                <w:right w:val="none" w:sz="0" w:space="0" w:color="auto"/>
              </w:divBdr>
            </w:div>
            <w:div w:id="1011267">
              <w:marLeft w:val="480"/>
              <w:marRight w:val="0"/>
              <w:marTop w:val="0"/>
              <w:marBottom w:val="0"/>
              <w:divBdr>
                <w:top w:val="none" w:sz="0" w:space="0" w:color="auto"/>
                <w:left w:val="none" w:sz="0" w:space="0" w:color="auto"/>
                <w:bottom w:val="none" w:sz="0" w:space="0" w:color="auto"/>
                <w:right w:val="none" w:sz="0" w:space="0" w:color="auto"/>
              </w:divBdr>
            </w:div>
            <w:div w:id="1246944">
              <w:marLeft w:val="480"/>
              <w:marRight w:val="0"/>
              <w:marTop w:val="0"/>
              <w:marBottom w:val="0"/>
              <w:divBdr>
                <w:top w:val="none" w:sz="0" w:space="0" w:color="auto"/>
                <w:left w:val="none" w:sz="0" w:space="0" w:color="auto"/>
                <w:bottom w:val="none" w:sz="0" w:space="0" w:color="auto"/>
                <w:right w:val="none" w:sz="0" w:space="0" w:color="auto"/>
              </w:divBdr>
            </w:div>
            <w:div w:id="1248864">
              <w:marLeft w:val="480"/>
              <w:marRight w:val="0"/>
              <w:marTop w:val="0"/>
              <w:marBottom w:val="0"/>
              <w:divBdr>
                <w:top w:val="none" w:sz="0" w:space="0" w:color="auto"/>
                <w:left w:val="none" w:sz="0" w:space="0" w:color="auto"/>
                <w:bottom w:val="none" w:sz="0" w:space="0" w:color="auto"/>
                <w:right w:val="none" w:sz="0" w:space="0" w:color="auto"/>
              </w:divBdr>
            </w:div>
            <w:div w:id="1249593">
              <w:marLeft w:val="480"/>
              <w:marRight w:val="0"/>
              <w:marTop w:val="0"/>
              <w:marBottom w:val="0"/>
              <w:divBdr>
                <w:top w:val="none" w:sz="0" w:space="0" w:color="auto"/>
                <w:left w:val="none" w:sz="0" w:space="0" w:color="auto"/>
                <w:bottom w:val="none" w:sz="0" w:space="0" w:color="auto"/>
                <w:right w:val="none" w:sz="0" w:space="0" w:color="auto"/>
              </w:divBdr>
            </w:div>
            <w:div w:id="1276289">
              <w:marLeft w:val="480"/>
              <w:marRight w:val="0"/>
              <w:marTop w:val="0"/>
              <w:marBottom w:val="0"/>
              <w:divBdr>
                <w:top w:val="none" w:sz="0" w:space="0" w:color="auto"/>
                <w:left w:val="none" w:sz="0" w:space="0" w:color="auto"/>
                <w:bottom w:val="none" w:sz="0" w:space="0" w:color="auto"/>
                <w:right w:val="none" w:sz="0" w:space="0" w:color="auto"/>
              </w:divBdr>
            </w:div>
            <w:div w:id="1322929">
              <w:marLeft w:val="480"/>
              <w:marRight w:val="0"/>
              <w:marTop w:val="0"/>
              <w:marBottom w:val="0"/>
              <w:divBdr>
                <w:top w:val="none" w:sz="0" w:space="0" w:color="auto"/>
                <w:left w:val="none" w:sz="0" w:space="0" w:color="auto"/>
                <w:bottom w:val="none" w:sz="0" w:space="0" w:color="auto"/>
                <w:right w:val="none" w:sz="0" w:space="0" w:color="auto"/>
              </w:divBdr>
            </w:div>
            <w:div w:id="1470858">
              <w:marLeft w:val="480"/>
              <w:marRight w:val="0"/>
              <w:marTop w:val="0"/>
              <w:marBottom w:val="0"/>
              <w:divBdr>
                <w:top w:val="none" w:sz="0" w:space="0" w:color="auto"/>
                <w:left w:val="none" w:sz="0" w:space="0" w:color="auto"/>
                <w:bottom w:val="none" w:sz="0" w:space="0" w:color="auto"/>
                <w:right w:val="none" w:sz="0" w:space="0" w:color="auto"/>
              </w:divBdr>
            </w:div>
            <w:div w:id="1587009">
              <w:marLeft w:val="480"/>
              <w:marRight w:val="0"/>
              <w:marTop w:val="0"/>
              <w:marBottom w:val="0"/>
              <w:divBdr>
                <w:top w:val="none" w:sz="0" w:space="0" w:color="auto"/>
                <w:left w:val="none" w:sz="0" w:space="0" w:color="auto"/>
                <w:bottom w:val="none" w:sz="0" w:space="0" w:color="auto"/>
                <w:right w:val="none" w:sz="0" w:space="0" w:color="auto"/>
              </w:divBdr>
            </w:div>
            <w:div w:id="1593611">
              <w:marLeft w:val="480"/>
              <w:marRight w:val="0"/>
              <w:marTop w:val="0"/>
              <w:marBottom w:val="0"/>
              <w:divBdr>
                <w:top w:val="none" w:sz="0" w:space="0" w:color="auto"/>
                <w:left w:val="none" w:sz="0" w:space="0" w:color="auto"/>
                <w:bottom w:val="none" w:sz="0" w:space="0" w:color="auto"/>
                <w:right w:val="none" w:sz="0" w:space="0" w:color="auto"/>
              </w:divBdr>
            </w:div>
            <w:div w:id="1670204">
              <w:marLeft w:val="480"/>
              <w:marRight w:val="0"/>
              <w:marTop w:val="0"/>
              <w:marBottom w:val="0"/>
              <w:divBdr>
                <w:top w:val="none" w:sz="0" w:space="0" w:color="auto"/>
                <w:left w:val="none" w:sz="0" w:space="0" w:color="auto"/>
                <w:bottom w:val="none" w:sz="0" w:space="0" w:color="auto"/>
                <w:right w:val="none" w:sz="0" w:space="0" w:color="auto"/>
              </w:divBdr>
            </w:div>
            <w:div w:id="1855514">
              <w:marLeft w:val="480"/>
              <w:marRight w:val="0"/>
              <w:marTop w:val="0"/>
              <w:marBottom w:val="0"/>
              <w:divBdr>
                <w:top w:val="none" w:sz="0" w:space="0" w:color="auto"/>
                <w:left w:val="none" w:sz="0" w:space="0" w:color="auto"/>
                <w:bottom w:val="none" w:sz="0" w:space="0" w:color="auto"/>
                <w:right w:val="none" w:sz="0" w:space="0" w:color="auto"/>
              </w:divBdr>
            </w:div>
            <w:div w:id="2098172">
              <w:marLeft w:val="480"/>
              <w:marRight w:val="0"/>
              <w:marTop w:val="0"/>
              <w:marBottom w:val="0"/>
              <w:divBdr>
                <w:top w:val="none" w:sz="0" w:space="0" w:color="auto"/>
                <w:left w:val="none" w:sz="0" w:space="0" w:color="auto"/>
                <w:bottom w:val="none" w:sz="0" w:space="0" w:color="auto"/>
                <w:right w:val="none" w:sz="0" w:space="0" w:color="auto"/>
              </w:divBdr>
            </w:div>
            <w:div w:id="2124842">
              <w:marLeft w:val="480"/>
              <w:marRight w:val="0"/>
              <w:marTop w:val="0"/>
              <w:marBottom w:val="0"/>
              <w:divBdr>
                <w:top w:val="none" w:sz="0" w:space="0" w:color="auto"/>
                <w:left w:val="none" w:sz="0" w:space="0" w:color="auto"/>
                <w:bottom w:val="none" w:sz="0" w:space="0" w:color="auto"/>
                <w:right w:val="none" w:sz="0" w:space="0" w:color="auto"/>
              </w:divBdr>
            </w:div>
            <w:div w:id="2129640">
              <w:marLeft w:val="480"/>
              <w:marRight w:val="0"/>
              <w:marTop w:val="0"/>
              <w:marBottom w:val="0"/>
              <w:divBdr>
                <w:top w:val="none" w:sz="0" w:space="0" w:color="auto"/>
                <w:left w:val="none" w:sz="0" w:space="0" w:color="auto"/>
                <w:bottom w:val="none" w:sz="0" w:space="0" w:color="auto"/>
                <w:right w:val="none" w:sz="0" w:space="0" w:color="auto"/>
              </w:divBdr>
            </w:div>
            <w:div w:id="2170500">
              <w:marLeft w:val="480"/>
              <w:marRight w:val="0"/>
              <w:marTop w:val="0"/>
              <w:marBottom w:val="0"/>
              <w:divBdr>
                <w:top w:val="none" w:sz="0" w:space="0" w:color="auto"/>
                <w:left w:val="none" w:sz="0" w:space="0" w:color="auto"/>
                <w:bottom w:val="none" w:sz="0" w:space="0" w:color="auto"/>
                <w:right w:val="none" w:sz="0" w:space="0" w:color="auto"/>
              </w:divBdr>
            </w:div>
            <w:div w:id="2175341">
              <w:marLeft w:val="480"/>
              <w:marRight w:val="0"/>
              <w:marTop w:val="0"/>
              <w:marBottom w:val="0"/>
              <w:divBdr>
                <w:top w:val="none" w:sz="0" w:space="0" w:color="auto"/>
                <w:left w:val="none" w:sz="0" w:space="0" w:color="auto"/>
                <w:bottom w:val="none" w:sz="0" w:space="0" w:color="auto"/>
                <w:right w:val="none" w:sz="0" w:space="0" w:color="auto"/>
              </w:divBdr>
            </w:div>
            <w:div w:id="2244608">
              <w:marLeft w:val="480"/>
              <w:marRight w:val="0"/>
              <w:marTop w:val="0"/>
              <w:marBottom w:val="0"/>
              <w:divBdr>
                <w:top w:val="none" w:sz="0" w:space="0" w:color="auto"/>
                <w:left w:val="none" w:sz="0" w:space="0" w:color="auto"/>
                <w:bottom w:val="none" w:sz="0" w:space="0" w:color="auto"/>
                <w:right w:val="none" w:sz="0" w:space="0" w:color="auto"/>
              </w:divBdr>
            </w:div>
            <w:div w:id="2247174">
              <w:marLeft w:val="480"/>
              <w:marRight w:val="0"/>
              <w:marTop w:val="0"/>
              <w:marBottom w:val="0"/>
              <w:divBdr>
                <w:top w:val="none" w:sz="0" w:space="0" w:color="auto"/>
                <w:left w:val="none" w:sz="0" w:space="0" w:color="auto"/>
                <w:bottom w:val="none" w:sz="0" w:space="0" w:color="auto"/>
                <w:right w:val="none" w:sz="0" w:space="0" w:color="auto"/>
              </w:divBdr>
            </w:div>
            <w:div w:id="2434701">
              <w:marLeft w:val="480"/>
              <w:marRight w:val="0"/>
              <w:marTop w:val="0"/>
              <w:marBottom w:val="0"/>
              <w:divBdr>
                <w:top w:val="none" w:sz="0" w:space="0" w:color="auto"/>
                <w:left w:val="none" w:sz="0" w:space="0" w:color="auto"/>
                <w:bottom w:val="none" w:sz="0" w:space="0" w:color="auto"/>
                <w:right w:val="none" w:sz="0" w:space="0" w:color="auto"/>
              </w:divBdr>
            </w:div>
            <w:div w:id="2437864">
              <w:marLeft w:val="480"/>
              <w:marRight w:val="0"/>
              <w:marTop w:val="0"/>
              <w:marBottom w:val="0"/>
              <w:divBdr>
                <w:top w:val="none" w:sz="0" w:space="0" w:color="auto"/>
                <w:left w:val="none" w:sz="0" w:space="0" w:color="auto"/>
                <w:bottom w:val="none" w:sz="0" w:space="0" w:color="auto"/>
                <w:right w:val="none" w:sz="0" w:space="0" w:color="auto"/>
              </w:divBdr>
            </w:div>
            <w:div w:id="2559733">
              <w:marLeft w:val="480"/>
              <w:marRight w:val="0"/>
              <w:marTop w:val="0"/>
              <w:marBottom w:val="0"/>
              <w:divBdr>
                <w:top w:val="none" w:sz="0" w:space="0" w:color="auto"/>
                <w:left w:val="none" w:sz="0" w:space="0" w:color="auto"/>
                <w:bottom w:val="none" w:sz="0" w:space="0" w:color="auto"/>
                <w:right w:val="none" w:sz="0" w:space="0" w:color="auto"/>
              </w:divBdr>
            </w:div>
            <w:div w:id="2559781">
              <w:marLeft w:val="480"/>
              <w:marRight w:val="0"/>
              <w:marTop w:val="0"/>
              <w:marBottom w:val="0"/>
              <w:divBdr>
                <w:top w:val="none" w:sz="0" w:space="0" w:color="auto"/>
                <w:left w:val="none" w:sz="0" w:space="0" w:color="auto"/>
                <w:bottom w:val="none" w:sz="0" w:space="0" w:color="auto"/>
                <w:right w:val="none" w:sz="0" w:space="0" w:color="auto"/>
              </w:divBdr>
            </w:div>
            <w:div w:id="2562223">
              <w:marLeft w:val="480"/>
              <w:marRight w:val="0"/>
              <w:marTop w:val="0"/>
              <w:marBottom w:val="0"/>
              <w:divBdr>
                <w:top w:val="none" w:sz="0" w:space="0" w:color="auto"/>
                <w:left w:val="none" w:sz="0" w:space="0" w:color="auto"/>
                <w:bottom w:val="none" w:sz="0" w:space="0" w:color="auto"/>
                <w:right w:val="none" w:sz="0" w:space="0" w:color="auto"/>
              </w:divBdr>
            </w:div>
            <w:div w:id="2630597">
              <w:marLeft w:val="480"/>
              <w:marRight w:val="0"/>
              <w:marTop w:val="0"/>
              <w:marBottom w:val="0"/>
              <w:divBdr>
                <w:top w:val="none" w:sz="0" w:space="0" w:color="auto"/>
                <w:left w:val="none" w:sz="0" w:space="0" w:color="auto"/>
                <w:bottom w:val="none" w:sz="0" w:space="0" w:color="auto"/>
                <w:right w:val="none" w:sz="0" w:space="0" w:color="auto"/>
              </w:divBdr>
            </w:div>
            <w:div w:id="2712123">
              <w:marLeft w:val="480"/>
              <w:marRight w:val="0"/>
              <w:marTop w:val="0"/>
              <w:marBottom w:val="0"/>
              <w:divBdr>
                <w:top w:val="none" w:sz="0" w:space="0" w:color="auto"/>
                <w:left w:val="none" w:sz="0" w:space="0" w:color="auto"/>
                <w:bottom w:val="none" w:sz="0" w:space="0" w:color="auto"/>
                <w:right w:val="none" w:sz="0" w:space="0" w:color="auto"/>
              </w:divBdr>
            </w:div>
            <w:div w:id="2712455">
              <w:marLeft w:val="480"/>
              <w:marRight w:val="0"/>
              <w:marTop w:val="0"/>
              <w:marBottom w:val="0"/>
              <w:divBdr>
                <w:top w:val="none" w:sz="0" w:space="0" w:color="auto"/>
                <w:left w:val="none" w:sz="0" w:space="0" w:color="auto"/>
                <w:bottom w:val="none" w:sz="0" w:space="0" w:color="auto"/>
                <w:right w:val="none" w:sz="0" w:space="0" w:color="auto"/>
              </w:divBdr>
            </w:div>
            <w:div w:id="2753700">
              <w:marLeft w:val="480"/>
              <w:marRight w:val="0"/>
              <w:marTop w:val="0"/>
              <w:marBottom w:val="0"/>
              <w:divBdr>
                <w:top w:val="none" w:sz="0" w:space="0" w:color="auto"/>
                <w:left w:val="none" w:sz="0" w:space="0" w:color="auto"/>
                <w:bottom w:val="none" w:sz="0" w:space="0" w:color="auto"/>
                <w:right w:val="none" w:sz="0" w:space="0" w:color="auto"/>
              </w:divBdr>
            </w:div>
            <w:div w:id="2975157">
              <w:marLeft w:val="480"/>
              <w:marRight w:val="0"/>
              <w:marTop w:val="0"/>
              <w:marBottom w:val="0"/>
              <w:divBdr>
                <w:top w:val="none" w:sz="0" w:space="0" w:color="auto"/>
                <w:left w:val="none" w:sz="0" w:space="0" w:color="auto"/>
                <w:bottom w:val="none" w:sz="0" w:space="0" w:color="auto"/>
                <w:right w:val="none" w:sz="0" w:space="0" w:color="auto"/>
              </w:divBdr>
            </w:div>
            <w:div w:id="2978390">
              <w:marLeft w:val="480"/>
              <w:marRight w:val="0"/>
              <w:marTop w:val="0"/>
              <w:marBottom w:val="0"/>
              <w:divBdr>
                <w:top w:val="none" w:sz="0" w:space="0" w:color="auto"/>
                <w:left w:val="none" w:sz="0" w:space="0" w:color="auto"/>
                <w:bottom w:val="none" w:sz="0" w:space="0" w:color="auto"/>
                <w:right w:val="none" w:sz="0" w:space="0" w:color="auto"/>
              </w:divBdr>
            </w:div>
            <w:div w:id="2978633">
              <w:marLeft w:val="480"/>
              <w:marRight w:val="0"/>
              <w:marTop w:val="0"/>
              <w:marBottom w:val="0"/>
              <w:divBdr>
                <w:top w:val="none" w:sz="0" w:space="0" w:color="auto"/>
                <w:left w:val="none" w:sz="0" w:space="0" w:color="auto"/>
                <w:bottom w:val="none" w:sz="0" w:space="0" w:color="auto"/>
                <w:right w:val="none" w:sz="0" w:space="0" w:color="auto"/>
              </w:divBdr>
            </w:div>
            <w:div w:id="3018724">
              <w:marLeft w:val="480"/>
              <w:marRight w:val="0"/>
              <w:marTop w:val="0"/>
              <w:marBottom w:val="0"/>
              <w:divBdr>
                <w:top w:val="none" w:sz="0" w:space="0" w:color="auto"/>
                <w:left w:val="none" w:sz="0" w:space="0" w:color="auto"/>
                <w:bottom w:val="none" w:sz="0" w:space="0" w:color="auto"/>
                <w:right w:val="none" w:sz="0" w:space="0" w:color="auto"/>
              </w:divBdr>
            </w:div>
            <w:div w:id="3095674">
              <w:marLeft w:val="480"/>
              <w:marRight w:val="0"/>
              <w:marTop w:val="0"/>
              <w:marBottom w:val="0"/>
              <w:divBdr>
                <w:top w:val="none" w:sz="0" w:space="0" w:color="auto"/>
                <w:left w:val="none" w:sz="0" w:space="0" w:color="auto"/>
                <w:bottom w:val="none" w:sz="0" w:space="0" w:color="auto"/>
                <w:right w:val="none" w:sz="0" w:space="0" w:color="auto"/>
              </w:divBdr>
            </w:div>
            <w:div w:id="3165786">
              <w:marLeft w:val="480"/>
              <w:marRight w:val="0"/>
              <w:marTop w:val="0"/>
              <w:marBottom w:val="0"/>
              <w:divBdr>
                <w:top w:val="none" w:sz="0" w:space="0" w:color="auto"/>
                <w:left w:val="none" w:sz="0" w:space="0" w:color="auto"/>
                <w:bottom w:val="none" w:sz="0" w:space="0" w:color="auto"/>
                <w:right w:val="none" w:sz="0" w:space="0" w:color="auto"/>
              </w:divBdr>
            </w:div>
            <w:div w:id="3242718">
              <w:marLeft w:val="480"/>
              <w:marRight w:val="0"/>
              <w:marTop w:val="0"/>
              <w:marBottom w:val="0"/>
              <w:divBdr>
                <w:top w:val="none" w:sz="0" w:space="0" w:color="auto"/>
                <w:left w:val="none" w:sz="0" w:space="0" w:color="auto"/>
                <w:bottom w:val="none" w:sz="0" w:space="0" w:color="auto"/>
                <w:right w:val="none" w:sz="0" w:space="0" w:color="auto"/>
              </w:divBdr>
            </w:div>
            <w:div w:id="3285540">
              <w:marLeft w:val="480"/>
              <w:marRight w:val="0"/>
              <w:marTop w:val="0"/>
              <w:marBottom w:val="0"/>
              <w:divBdr>
                <w:top w:val="none" w:sz="0" w:space="0" w:color="auto"/>
                <w:left w:val="none" w:sz="0" w:space="0" w:color="auto"/>
                <w:bottom w:val="none" w:sz="0" w:space="0" w:color="auto"/>
                <w:right w:val="none" w:sz="0" w:space="0" w:color="auto"/>
              </w:divBdr>
            </w:div>
            <w:div w:id="3365500">
              <w:marLeft w:val="480"/>
              <w:marRight w:val="0"/>
              <w:marTop w:val="0"/>
              <w:marBottom w:val="0"/>
              <w:divBdr>
                <w:top w:val="none" w:sz="0" w:space="0" w:color="auto"/>
                <w:left w:val="none" w:sz="0" w:space="0" w:color="auto"/>
                <w:bottom w:val="none" w:sz="0" w:space="0" w:color="auto"/>
                <w:right w:val="none" w:sz="0" w:space="0" w:color="auto"/>
              </w:divBdr>
            </w:div>
            <w:div w:id="3436871">
              <w:marLeft w:val="480"/>
              <w:marRight w:val="0"/>
              <w:marTop w:val="0"/>
              <w:marBottom w:val="0"/>
              <w:divBdr>
                <w:top w:val="none" w:sz="0" w:space="0" w:color="auto"/>
                <w:left w:val="none" w:sz="0" w:space="0" w:color="auto"/>
                <w:bottom w:val="none" w:sz="0" w:space="0" w:color="auto"/>
                <w:right w:val="none" w:sz="0" w:space="0" w:color="auto"/>
              </w:divBdr>
            </w:div>
            <w:div w:id="3483888">
              <w:marLeft w:val="480"/>
              <w:marRight w:val="0"/>
              <w:marTop w:val="0"/>
              <w:marBottom w:val="0"/>
              <w:divBdr>
                <w:top w:val="none" w:sz="0" w:space="0" w:color="auto"/>
                <w:left w:val="none" w:sz="0" w:space="0" w:color="auto"/>
                <w:bottom w:val="none" w:sz="0" w:space="0" w:color="auto"/>
                <w:right w:val="none" w:sz="0" w:space="0" w:color="auto"/>
              </w:divBdr>
            </w:div>
            <w:div w:id="3559958">
              <w:marLeft w:val="480"/>
              <w:marRight w:val="0"/>
              <w:marTop w:val="0"/>
              <w:marBottom w:val="0"/>
              <w:divBdr>
                <w:top w:val="none" w:sz="0" w:space="0" w:color="auto"/>
                <w:left w:val="none" w:sz="0" w:space="0" w:color="auto"/>
                <w:bottom w:val="none" w:sz="0" w:space="0" w:color="auto"/>
                <w:right w:val="none" w:sz="0" w:space="0" w:color="auto"/>
              </w:divBdr>
            </w:div>
            <w:div w:id="3629439">
              <w:marLeft w:val="480"/>
              <w:marRight w:val="0"/>
              <w:marTop w:val="0"/>
              <w:marBottom w:val="0"/>
              <w:divBdr>
                <w:top w:val="none" w:sz="0" w:space="0" w:color="auto"/>
                <w:left w:val="none" w:sz="0" w:space="0" w:color="auto"/>
                <w:bottom w:val="none" w:sz="0" w:space="0" w:color="auto"/>
                <w:right w:val="none" w:sz="0" w:space="0" w:color="auto"/>
              </w:divBdr>
            </w:div>
            <w:div w:id="3675318">
              <w:marLeft w:val="480"/>
              <w:marRight w:val="0"/>
              <w:marTop w:val="0"/>
              <w:marBottom w:val="0"/>
              <w:divBdr>
                <w:top w:val="none" w:sz="0" w:space="0" w:color="auto"/>
                <w:left w:val="none" w:sz="0" w:space="0" w:color="auto"/>
                <w:bottom w:val="none" w:sz="0" w:space="0" w:color="auto"/>
                <w:right w:val="none" w:sz="0" w:space="0" w:color="auto"/>
              </w:divBdr>
            </w:div>
            <w:div w:id="3677254">
              <w:marLeft w:val="480"/>
              <w:marRight w:val="0"/>
              <w:marTop w:val="0"/>
              <w:marBottom w:val="0"/>
              <w:divBdr>
                <w:top w:val="none" w:sz="0" w:space="0" w:color="auto"/>
                <w:left w:val="none" w:sz="0" w:space="0" w:color="auto"/>
                <w:bottom w:val="none" w:sz="0" w:space="0" w:color="auto"/>
                <w:right w:val="none" w:sz="0" w:space="0" w:color="auto"/>
              </w:divBdr>
            </w:div>
            <w:div w:id="3824325">
              <w:marLeft w:val="480"/>
              <w:marRight w:val="0"/>
              <w:marTop w:val="0"/>
              <w:marBottom w:val="0"/>
              <w:divBdr>
                <w:top w:val="none" w:sz="0" w:space="0" w:color="auto"/>
                <w:left w:val="none" w:sz="0" w:space="0" w:color="auto"/>
                <w:bottom w:val="none" w:sz="0" w:space="0" w:color="auto"/>
                <w:right w:val="none" w:sz="0" w:space="0" w:color="auto"/>
              </w:divBdr>
            </w:div>
            <w:div w:id="3830007">
              <w:marLeft w:val="480"/>
              <w:marRight w:val="0"/>
              <w:marTop w:val="0"/>
              <w:marBottom w:val="0"/>
              <w:divBdr>
                <w:top w:val="none" w:sz="0" w:space="0" w:color="auto"/>
                <w:left w:val="none" w:sz="0" w:space="0" w:color="auto"/>
                <w:bottom w:val="none" w:sz="0" w:space="0" w:color="auto"/>
                <w:right w:val="none" w:sz="0" w:space="0" w:color="auto"/>
              </w:divBdr>
            </w:div>
            <w:div w:id="3938593">
              <w:marLeft w:val="480"/>
              <w:marRight w:val="0"/>
              <w:marTop w:val="0"/>
              <w:marBottom w:val="0"/>
              <w:divBdr>
                <w:top w:val="none" w:sz="0" w:space="0" w:color="auto"/>
                <w:left w:val="none" w:sz="0" w:space="0" w:color="auto"/>
                <w:bottom w:val="none" w:sz="0" w:space="0" w:color="auto"/>
                <w:right w:val="none" w:sz="0" w:space="0" w:color="auto"/>
              </w:divBdr>
            </w:div>
            <w:div w:id="4023040">
              <w:marLeft w:val="480"/>
              <w:marRight w:val="0"/>
              <w:marTop w:val="0"/>
              <w:marBottom w:val="0"/>
              <w:divBdr>
                <w:top w:val="none" w:sz="0" w:space="0" w:color="auto"/>
                <w:left w:val="none" w:sz="0" w:space="0" w:color="auto"/>
                <w:bottom w:val="none" w:sz="0" w:space="0" w:color="auto"/>
                <w:right w:val="none" w:sz="0" w:space="0" w:color="auto"/>
              </w:divBdr>
            </w:div>
            <w:div w:id="4333817">
              <w:marLeft w:val="480"/>
              <w:marRight w:val="0"/>
              <w:marTop w:val="0"/>
              <w:marBottom w:val="0"/>
              <w:divBdr>
                <w:top w:val="none" w:sz="0" w:space="0" w:color="auto"/>
                <w:left w:val="none" w:sz="0" w:space="0" w:color="auto"/>
                <w:bottom w:val="none" w:sz="0" w:space="0" w:color="auto"/>
                <w:right w:val="none" w:sz="0" w:space="0" w:color="auto"/>
              </w:divBdr>
            </w:div>
            <w:div w:id="4481686">
              <w:marLeft w:val="480"/>
              <w:marRight w:val="0"/>
              <w:marTop w:val="0"/>
              <w:marBottom w:val="0"/>
              <w:divBdr>
                <w:top w:val="none" w:sz="0" w:space="0" w:color="auto"/>
                <w:left w:val="none" w:sz="0" w:space="0" w:color="auto"/>
                <w:bottom w:val="none" w:sz="0" w:space="0" w:color="auto"/>
                <w:right w:val="none" w:sz="0" w:space="0" w:color="auto"/>
              </w:divBdr>
            </w:div>
            <w:div w:id="4598569">
              <w:marLeft w:val="480"/>
              <w:marRight w:val="0"/>
              <w:marTop w:val="0"/>
              <w:marBottom w:val="0"/>
              <w:divBdr>
                <w:top w:val="none" w:sz="0" w:space="0" w:color="auto"/>
                <w:left w:val="none" w:sz="0" w:space="0" w:color="auto"/>
                <w:bottom w:val="none" w:sz="0" w:space="0" w:color="auto"/>
                <w:right w:val="none" w:sz="0" w:space="0" w:color="auto"/>
              </w:divBdr>
            </w:div>
            <w:div w:id="4670963">
              <w:marLeft w:val="480"/>
              <w:marRight w:val="0"/>
              <w:marTop w:val="0"/>
              <w:marBottom w:val="0"/>
              <w:divBdr>
                <w:top w:val="none" w:sz="0" w:space="0" w:color="auto"/>
                <w:left w:val="none" w:sz="0" w:space="0" w:color="auto"/>
                <w:bottom w:val="none" w:sz="0" w:space="0" w:color="auto"/>
                <w:right w:val="none" w:sz="0" w:space="0" w:color="auto"/>
              </w:divBdr>
            </w:div>
            <w:div w:id="4674868">
              <w:marLeft w:val="480"/>
              <w:marRight w:val="0"/>
              <w:marTop w:val="0"/>
              <w:marBottom w:val="0"/>
              <w:divBdr>
                <w:top w:val="none" w:sz="0" w:space="0" w:color="auto"/>
                <w:left w:val="none" w:sz="0" w:space="0" w:color="auto"/>
                <w:bottom w:val="none" w:sz="0" w:space="0" w:color="auto"/>
                <w:right w:val="none" w:sz="0" w:space="0" w:color="auto"/>
              </w:divBdr>
            </w:div>
            <w:div w:id="4719185">
              <w:marLeft w:val="480"/>
              <w:marRight w:val="0"/>
              <w:marTop w:val="0"/>
              <w:marBottom w:val="0"/>
              <w:divBdr>
                <w:top w:val="none" w:sz="0" w:space="0" w:color="auto"/>
                <w:left w:val="none" w:sz="0" w:space="0" w:color="auto"/>
                <w:bottom w:val="none" w:sz="0" w:space="0" w:color="auto"/>
                <w:right w:val="none" w:sz="0" w:space="0" w:color="auto"/>
              </w:divBdr>
            </w:div>
            <w:div w:id="4749831">
              <w:marLeft w:val="480"/>
              <w:marRight w:val="0"/>
              <w:marTop w:val="0"/>
              <w:marBottom w:val="0"/>
              <w:divBdr>
                <w:top w:val="none" w:sz="0" w:space="0" w:color="auto"/>
                <w:left w:val="none" w:sz="0" w:space="0" w:color="auto"/>
                <w:bottom w:val="none" w:sz="0" w:space="0" w:color="auto"/>
                <w:right w:val="none" w:sz="0" w:space="0" w:color="auto"/>
              </w:divBdr>
            </w:div>
            <w:div w:id="4986105">
              <w:marLeft w:val="480"/>
              <w:marRight w:val="0"/>
              <w:marTop w:val="0"/>
              <w:marBottom w:val="0"/>
              <w:divBdr>
                <w:top w:val="none" w:sz="0" w:space="0" w:color="auto"/>
                <w:left w:val="none" w:sz="0" w:space="0" w:color="auto"/>
                <w:bottom w:val="none" w:sz="0" w:space="0" w:color="auto"/>
                <w:right w:val="none" w:sz="0" w:space="0" w:color="auto"/>
              </w:divBdr>
            </w:div>
            <w:div w:id="4988619">
              <w:marLeft w:val="480"/>
              <w:marRight w:val="0"/>
              <w:marTop w:val="0"/>
              <w:marBottom w:val="0"/>
              <w:divBdr>
                <w:top w:val="none" w:sz="0" w:space="0" w:color="auto"/>
                <w:left w:val="none" w:sz="0" w:space="0" w:color="auto"/>
                <w:bottom w:val="none" w:sz="0" w:space="0" w:color="auto"/>
                <w:right w:val="none" w:sz="0" w:space="0" w:color="auto"/>
              </w:divBdr>
            </w:div>
            <w:div w:id="5058146">
              <w:marLeft w:val="480"/>
              <w:marRight w:val="0"/>
              <w:marTop w:val="0"/>
              <w:marBottom w:val="0"/>
              <w:divBdr>
                <w:top w:val="none" w:sz="0" w:space="0" w:color="auto"/>
                <w:left w:val="none" w:sz="0" w:space="0" w:color="auto"/>
                <w:bottom w:val="none" w:sz="0" w:space="0" w:color="auto"/>
                <w:right w:val="none" w:sz="0" w:space="0" w:color="auto"/>
              </w:divBdr>
            </w:div>
            <w:div w:id="5060003">
              <w:marLeft w:val="480"/>
              <w:marRight w:val="0"/>
              <w:marTop w:val="0"/>
              <w:marBottom w:val="0"/>
              <w:divBdr>
                <w:top w:val="none" w:sz="0" w:space="0" w:color="auto"/>
                <w:left w:val="none" w:sz="0" w:space="0" w:color="auto"/>
                <w:bottom w:val="none" w:sz="0" w:space="0" w:color="auto"/>
                <w:right w:val="none" w:sz="0" w:space="0" w:color="auto"/>
              </w:divBdr>
            </w:div>
            <w:div w:id="5140821">
              <w:marLeft w:val="480"/>
              <w:marRight w:val="0"/>
              <w:marTop w:val="0"/>
              <w:marBottom w:val="0"/>
              <w:divBdr>
                <w:top w:val="none" w:sz="0" w:space="0" w:color="auto"/>
                <w:left w:val="none" w:sz="0" w:space="0" w:color="auto"/>
                <w:bottom w:val="none" w:sz="0" w:space="0" w:color="auto"/>
                <w:right w:val="none" w:sz="0" w:space="0" w:color="auto"/>
              </w:divBdr>
            </w:div>
            <w:div w:id="5252105">
              <w:marLeft w:val="480"/>
              <w:marRight w:val="0"/>
              <w:marTop w:val="0"/>
              <w:marBottom w:val="0"/>
              <w:divBdr>
                <w:top w:val="none" w:sz="0" w:space="0" w:color="auto"/>
                <w:left w:val="none" w:sz="0" w:space="0" w:color="auto"/>
                <w:bottom w:val="none" w:sz="0" w:space="0" w:color="auto"/>
                <w:right w:val="none" w:sz="0" w:space="0" w:color="auto"/>
              </w:divBdr>
            </w:div>
            <w:div w:id="5328447">
              <w:marLeft w:val="480"/>
              <w:marRight w:val="0"/>
              <w:marTop w:val="0"/>
              <w:marBottom w:val="0"/>
              <w:divBdr>
                <w:top w:val="none" w:sz="0" w:space="0" w:color="auto"/>
                <w:left w:val="none" w:sz="0" w:space="0" w:color="auto"/>
                <w:bottom w:val="none" w:sz="0" w:space="0" w:color="auto"/>
                <w:right w:val="none" w:sz="0" w:space="0" w:color="auto"/>
              </w:divBdr>
            </w:div>
            <w:div w:id="5374660">
              <w:marLeft w:val="480"/>
              <w:marRight w:val="0"/>
              <w:marTop w:val="0"/>
              <w:marBottom w:val="0"/>
              <w:divBdr>
                <w:top w:val="none" w:sz="0" w:space="0" w:color="auto"/>
                <w:left w:val="none" w:sz="0" w:space="0" w:color="auto"/>
                <w:bottom w:val="none" w:sz="0" w:space="0" w:color="auto"/>
                <w:right w:val="none" w:sz="0" w:space="0" w:color="auto"/>
              </w:divBdr>
            </w:div>
            <w:div w:id="5402740">
              <w:marLeft w:val="480"/>
              <w:marRight w:val="0"/>
              <w:marTop w:val="0"/>
              <w:marBottom w:val="0"/>
              <w:divBdr>
                <w:top w:val="none" w:sz="0" w:space="0" w:color="auto"/>
                <w:left w:val="none" w:sz="0" w:space="0" w:color="auto"/>
                <w:bottom w:val="none" w:sz="0" w:space="0" w:color="auto"/>
                <w:right w:val="none" w:sz="0" w:space="0" w:color="auto"/>
              </w:divBdr>
            </w:div>
            <w:div w:id="5402776">
              <w:marLeft w:val="480"/>
              <w:marRight w:val="0"/>
              <w:marTop w:val="0"/>
              <w:marBottom w:val="0"/>
              <w:divBdr>
                <w:top w:val="none" w:sz="0" w:space="0" w:color="auto"/>
                <w:left w:val="none" w:sz="0" w:space="0" w:color="auto"/>
                <w:bottom w:val="none" w:sz="0" w:space="0" w:color="auto"/>
                <w:right w:val="none" w:sz="0" w:space="0" w:color="auto"/>
              </w:divBdr>
            </w:div>
            <w:div w:id="5406710">
              <w:marLeft w:val="480"/>
              <w:marRight w:val="0"/>
              <w:marTop w:val="0"/>
              <w:marBottom w:val="0"/>
              <w:divBdr>
                <w:top w:val="none" w:sz="0" w:space="0" w:color="auto"/>
                <w:left w:val="none" w:sz="0" w:space="0" w:color="auto"/>
                <w:bottom w:val="none" w:sz="0" w:space="0" w:color="auto"/>
                <w:right w:val="none" w:sz="0" w:space="0" w:color="auto"/>
              </w:divBdr>
            </w:div>
            <w:div w:id="5520931">
              <w:marLeft w:val="480"/>
              <w:marRight w:val="0"/>
              <w:marTop w:val="0"/>
              <w:marBottom w:val="0"/>
              <w:divBdr>
                <w:top w:val="none" w:sz="0" w:space="0" w:color="auto"/>
                <w:left w:val="none" w:sz="0" w:space="0" w:color="auto"/>
                <w:bottom w:val="none" w:sz="0" w:space="0" w:color="auto"/>
                <w:right w:val="none" w:sz="0" w:space="0" w:color="auto"/>
              </w:divBdr>
            </w:div>
            <w:div w:id="5596149">
              <w:marLeft w:val="480"/>
              <w:marRight w:val="0"/>
              <w:marTop w:val="0"/>
              <w:marBottom w:val="0"/>
              <w:divBdr>
                <w:top w:val="none" w:sz="0" w:space="0" w:color="auto"/>
                <w:left w:val="none" w:sz="0" w:space="0" w:color="auto"/>
                <w:bottom w:val="none" w:sz="0" w:space="0" w:color="auto"/>
                <w:right w:val="none" w:sz="0" w:space="0" w:color="auto"/>
              </w:divBdr>
            </w:div>
            <w:div w:id="5599807">
              <w:marLeft w:val="480"/>
              <w:marRight w:val="0"/>
              <w:marTop w:val="0"/>
              <w:marBottom w:val="0"/>
              <w:divBdr>
                <w:top w:val="none" w:sz="0" w:space="0" w:color="auto"/>
                <w:left w:val="none" w:sz="0" w:space="0" w:color="auto"/>
                <w:bottom w:val="none" w:sz="0" w:space="0" w:color="auto"/>
                <w:right w:val="none" w:sz="0" w:space="0" w:color="auto"/>
              </w:divBdr>
            </w:div>
            <w:div w:id="5600710">
              <w:marLeft w:val="480"/>
              <w:marRight w:val="0"/>
              <w:marTop w:val="0"/>
              <w:marBottom w:val="0"/>
              <w:divBdr>
                <w:top w:val="none" w:sz="0" w:space="0" w:color="auto"/>
                <w:left w:val="none" w:sz="0" w:space="0" w:color="auto"/>
                <w:bottom w:val="none" w:sz="0" w:space="0" w:color="auto"/>
                <w:right w:val="none" w:sz="0" w:space="0" w:color="auto"/>
              </w:divBdr>
            </w:div>
            <w:div w:id="5717948">
              <w:marLeft w:val="480"/>
              <w:marRight w:val="0"/>
              <w:marTop w:val="0"/>
              <w:marBottom w:val="0"/>
              <w:divBdr>
                <w:top w:val="none" w:sz="0" w:space="0" w:color="auto"/>
                <w:left w:val="none" w:sz="0" w:space="0" w:color="auto"/>
                <w:bottom w:val="none" w:sz="0" w:space="0" w:color="auto"/>
                <w:right w:val="none" w:sz="0" w:space="0" w:color="auto"/>
              </w:divBdr>
            </w:div>
            <w:div w:id="5791056">
              <w:marLeft w:val="480"/>
              <w:marRight w:val="0"/>
              <w:marTop w:val="0"/>
              <w:marBottom w:val="0"/>
              <w:divBdr>
                <w:top w:val="none" w:sz="0" w:space="0" w:color="auto"/>
                <w:left w:val="none" w:sz="0" w:space="0" w:color="auto"/>
                <w:bottom w:val="none" w:sz="0" w:space="0" w:color="auto"/>
                <w:right w:val="none" w:sz="0" w:space="0" w:color="auto"/>
              </w:divBdr>
            </w:div>
            <w:div w:id="5793066">
              <w:marLeft w:val="480"/>
              <w:marRight w:val="0"/>
              <w:marTop w:val="0"/>
              <w:marBottom w:val="0"/>
              <w:divBdr>
                <w:top w:val="none" w:sz="0" w:space="0" w:color="auto"/>
                <w:left w:val="none" w:sz="0" w:space="0" w:color="auto"/>
                <w:bottom w:val="none" w:sz="0" w:space="0" w:color="auto"/>
                <w:right w:val="none" w:sz="0" w:space="0" w:color="auto"/>
              </w:divBdr>
            </w:div>
            <w:div w:id="5838566">
              <w:marLeft w:val="480"/>
              <w:marRight w:val="0"/>
              <w:marTop w:val="0"/>
              <w:marBottom w:val="0"/>
              <w:divBdr>
                <w:top w:val="none" w:sz="0" w:space="0" w:color="auto"/>
                <w:left w:val="none" w:sz="0" w:space="0" w:color="auto"/>
                <w:bottom w:val="none" w:sz="0" w:space="0" w:color="auto"/>
                <w:right w:val="none" w:sz="0" w:space="0" w:color="auto"/>
              </w:divBdr>
            </w:div>
            <w:div w:id="6250526">
              <w:marLeft w:val="480"/>
              <w:marRight w:val="0"/>
              <w:marTop w:val="0"/>
              <w:marBottom w:val="0"/>
              <w:divBdr>
                <w:top w:val="none" w:sz="0" w:space="0" w:color="auto"/>
                <w:left w:val="none" w:sz="0" w:space="0" w:color="auto"/>
                <w:bottom w:val="none" w:sz="0" w:space="0" w:color="auto"/>
                <w:right w:val="none" w:sz="0" w:space="0" w:color="auto"/>
              </w:divBdr>
            </w:div>
            <w:div w:id="6251489">
              <w:marLeft w:val="480"/>
              <w:marRight w:val="0"/>
              <w:marTop w:val="0"/>
              <w:marBottom w:val="0"/>
              <w:divBdr>
                <w:top w:val="none" w:sz="0" w:space="0" w:color="auto"/>
                <w:left w:val="none" w:sz="0" w:space="0" w:color="auto"/>
                <w:bottom w:val="none" w:sz="0" w:space="0" w:color="auto"/>
                <w:right w:val="none" w:sz="0" w:space="0" w:color="auto"/>
              </w:divBdr>
            </w:div>
            <w:div w:id="6366916">
              <w:marLeft w:val="480"/>
              <w:marRight w:val="0"/>
              <w:marTop w:val="0"/>
              <w:marBottom w:val="0"/>
              <w:divBdr>
                <w:top w:val="none" w:sz="0" w:space="0" w:color="auto"/>
                <w:left w:val="none" w:sz="0" w:space="0" w:color="auto"/>
                <w:bottom w:val="none" w:sz="0" w:space="0" w:color="auto"/>
                <w:right w:val="none" w:sz="0" w:space="0" w:color="auto"/>
              </w:divBdr>
            </w:div>
            <w:div w:id="6367746">
              <w:marLeft w:val="480"/>
              <w:marRight w:val="0"/>
              <w:marTop w:val="0"/>
              <w:marBottom w:val="0"/>
              <w:divBdr>
                <w:top w:val="none" w:sz="0" w:space="0" w:color="auto"/>
                <w:left w:val="none" w:sz="0" w:space="0" w:color="auto"/>
                <w:bottom w:val="none" w:sz="0" w:space="0" w:color="auto"/>
                <w:right w:val="none" w:sz="0" w:space="0" w:color="auto"/>
              </w:divBdr>
            </w:div>
            <w:div w:id="6368656">
              <w:marLeft w:val="480"/>
              <w:marRight w:val="0"/>
              <w:marTop w:val="0"/>
              <w:marBottom w:val="0"/>
              <w:divBdr>
                <w:top w:val="none" w:sz="0" w:space="0" w:color="auto"/>
                <w:left w:val="none" w:sz="0" w:space="0" w:color="auto"/>
                <w:bottom w:val="none" w:sz="0" w:space="0" w:color="auto"/>
                <w:right w:val="none" w:sz="0" w:space="0" w:color="auto"/>
              </w:divBdr>
            </w:div>
            <w:div w:id="6371095">
              <w:marLeft w:val="480"/>
              <w:marRight w:val="0"/>
              <w:marTop w:val="0"/>
              <w:marBottom w:val="0"/>
              <w:divBdr>
                <w:top w:val="none" w:sz="0" w:space="0" w:color="auto"/>
                <w:left w:val="none" w:sz="0" w:space="0" w:color="auto"/>
                <w:bottom w:val="none" w:sz="0" w:space="0" w:color="auto"/>
                <w:right w:val="none" w:sz="0" w:space="0" w:color="auto"/>
              </w:divBdr>
            </w:div>
            <w:div w:id="6450216">
              <w:marLeft w:val="480"/>
              <w:marRight w:val="0"/>
              <w:marTop w:val="0"/>
              <w:marBottom w:val="0"/>
              <w:divBdr>
                <w:top w:val="none" w:sz="0" w:space="0" w:color="auto"/>
                <w:left w:val="none" w:sz="0" w:space="0" w:color="auto"/>
                <w:bottom w:val="none" w:sz="0" w:space="0" w:color="auto"/>
                <w:right w:val="none" w:sz="0" w:space="0" w:color="auto"/>
              </w:divBdr>
            </w:div>
            <w:div w:id="6520288">
              <w:marLeft w:val="480"/>
              <w:marRight w:val="0"/>
              <w:marTop w:val="0"/>
              <w:marBottom w:val="0"/>
              <w:divBdr>
                <w:top w:val="none" w:sz="0" w:space="0" w:color="auto"/>
                <w:left w:val="none" w:sz="0" w:space="0" w:color="auto"/>
                <w:bottom w:val="none" w:sz="0" w:space="0" w:color="auto"/>
                <w:right w:val="none" w:sz="0" w:space="0" w:color="auto"/>
              </w:divBdr>
            </w:div>
            <w:div w:id="6639285">
              <w:marLeft w:val="480"/>
              <w:marRight w:val="0"/>
              <w:marTop w:val="0"/>
              <w:marBottom w:val="0"/>
              <w:divBdr>
                <w:top w:val="none" w:sz="0" w:space="0" w:color="auto"/>
                <w:left w:val="none" w:sz="0" w:space="0" w:color="auto"/>
                <w:bottom w:val="none" w:sz="0" w:space="0" w:color="auto"/>
                <w:right w:val="none" w:sz="0" w:space="0" w:color="auto"/>
              </w:divBdr>
            </w:div>
            <w:div w:id="6713625">
              <w:marLeft w:val="480"/>
              <w:marRight w:val="0"/>
              <w:marTop w:val="0"/>
              <w:marBottom w:val="0"/>
              <w:divBdr>
                <w:top w:val="none" w:sz="0" w:space="0" w:color="auto"/>
                <w:left w:val="none" w:sz="0" w:space="0" w:color="auto"/>
                <w:bottom w:val="none" w:sz="0" w:space="0" w:color="auto"/>
                <w:right w:val="none" w:sz="0" w:space="0" w:color="auto"/>
              </w:divBdr>
            </w:div>
            <w:div w:id="6716819">
              <w:marLeft w:val="480"/>
              <w:marRight w:val="0"/>
              <w:marTop w:val="0"/>
              <w:marBottom w:val="0"/>
              <w:divBdr>
                <w:top w:val="none" w:sz="0" w:space="0" w:color="auto"/>
                <w:left w:val="none" w:sz="0" w:space="0" w:color="auto"/>
                <w:bottom w:val="none" w:sz="0" w:space="0" w:color="auto"/>
                <w:right w:val="none" w:sz="0" w:space="0" w:color="auto"/>
              </w:divBdr>
            </w:div>
            <w:div w:id="6759565">
              <w:marLeft w:val="480"/>
              <w:marRight w:val="0"/>
              <w:marTop w:val="0"/>
              <w:marBottom w:val="0"/>
              <w:divBdr>
                <w:top w:val="none" w:sz="0" w:space="0" w:color="auto"/>
                <w:left w:val="none" w:sz="0" w:space="0" w:color="auto"/>
                <w:bottom w:val="none" w:sz="0" w:space="0" w:color="auto"/>
                <w:right w:val="none" w:sz="0" w:space="0" w:color="auto"/>
              </w:divBdr>
            </w:div>
            <w:div w:id="6832381">
              <w:marLeft w:val="480"/>
              <w:marRight w:val="0"/>
              <w:marTop w:val="0"/>
              <w:marBottom w:val="0"/>
              <w:divBdr>
                <w:top w:val="none" w:sz="0" w:space="0" w:color="auto"/>
                <w:left w:val="none" w:sz="0" w:space="0" w:color="auto"/>
                <w:bottom w:val="none" w:sz="0" w:space="0" w:color="auto"/>
                <w:right w:val="none" w:sz="0" w:space="0" w:color="auto"/>
              </w:divBdr>
            </w:div>
            <w:div w:id="6947759">
              <w:marLeft w:val="480"/>
              <w:marRight w:val="0"/>
              <w:marTop w:val="0"/>
              <w:marBottom w:val="0"/>
              <w:divBdr>
                <w:top w:val="none" w:sz="0" w:space="0" w:color="auto"/>
                <w:left w:val="none" w:sz="0" w:space="0" w:color="auto"/>
                <w:bottom w:val="none" w:sz="0" w:space="0" w:color="auto"/>
                <w:right w:val="none" w:sz="0" w:space="0" w:color="auto"/>
              </w:divBdr>
            </w:div>
            <w:div w:id="7100968">
              <w:marLeft w:val="480"/>
              <w:marRight w:val="0"/>
              <w:marTop w:val="0"/>
              <w:marBottom w:val="0"/>
              <w:divBdr>
                <w:top w:val="none" w:sz="0" w:space="0" w:color="auto"/>
                <w:left w:val="none" w:sz="0" w:space="0" w:color="auto"/>
                <w:bottom w:val="none" w:sz="0" w:space="0" w:color="auto"/>
                <w:right w:val="none" w:sz="0" w:space="0" w:color="auto"/>
              </w:divBdr>
            </w:div>
            <w:div w:id="7103207">
              <w:marLeft w:val="480"/>
              <w:marRight w:val="0"/>
              <w:marTop w:val="0"/>
              <w:marBottom w:val="0"/>
              <w:divBdr>
                <w:top w:val="none" w:sz="0" w:space="0" w:color="auto"/>
                <w:left w:val="none" w:sz="0" w:space="0" w:color="auto"/>
                <w:bottom w:val="none" w:sz="0" w:space="0" w:color="auto"/>
                <w:right w:val="none" w:sz="0" w:space="0" w:color="auto"/>
              </w:divBdr>
            </w:div>
            <w:div w:id="7215678">
              <w:marLeft w:val="480"/>
              <w:marRight w:val="0"/>
              <w:marTop w:val="0"/>
              <w:marBottom w:val="0"/>
              <w:divBdr>
                <w:top w:val="none" w:sz="0" w:space="0" w:color="auto"/>
                <w:left w:val="none" w:sz="0" w:space="0" w:color="auto"/>
                <w:bottom w:val="none" w:sz="0" w:space="0" w:color="auto"/>
                <w:right w:val="none" w:sz="0" w:space="0" w:color="auto"/>
              </w:divBdr>
            </w:div>
            <w:div w:id="7217457">
              <w:marLeft w:val="480"/>
              <w:marRight w:val="0"/>
              <w:marTop w:val="0"/>
              <w:marBottom w:val="0"/>
              <w:divBdr>
                <w:top w:val="none" w:sz="0" w:space="0" w:color="auto"/>
                <w:left w:val="none" w:sz="0" w:space="0" w:color="auto"/>
                <w:bottom w:val="none" w:sz="0" w:space="0" w:color="auto"/>
                <w:right w:val="none" w:sz="0" w:space="0" w:color="auto"/>
              </w:divBdr>
            </w:div>
            <w:div w:id="7341526">
              <w:marLeft w:val="480"/>
              <w:marRight w:val="0"/>
              <w:marTop w:val="0"/>
              <w:marBottom w:val="0"/>
              <w:divBdr>
                <w:top w:val="none" w:sz="0" w:space="0" w:color="auto"/>
                <w:left w:val="none" w:sz="0" w:space="0" w:color="auto"/>
                <w:bottom w:val="none" w:sz="0" w:space="0" w:color="auto"/>
                <w:right w:val="none" w:sz="0" w:space="0" w:color="auto"/>
              </w:divBdr>
            </w:div>
            <w:div w:id="7413610">
              <w:marLeft w:val="480"/>
              <w:marRight w:val="0"/>
              <w:marTop w:val="0"/>
              <w:marBottom w:val="0"/>
              <w:divBdr>
                <w:top w:val="none" w:sz="0" w:space="0" w:color="auto"/>
                <w:left w:val="none" w:sz="0" w:space="0" w:color="auto"/>
                <w:bottom w:val="none" w:sz="0" w:space="0" w:color="auto"/>
                <w:right w:val="none" w:sz="0" w:space="0" w:color="auto"/>
              </w:divBdr>
            </w:div>
            <w:div w:id="7757276">
              <w:marLeft w:val="480"/>
              <w:marRight w:val="0"/>
              <w:marTop w:val="0"/>
              <w:marBottom w:val="0"/>
              <w:divBdr>
                <w:top w:val="none" w:sz="0" w:space="0" w:color="auto"/>
                <w:left w:val="none" w:sz="0" w:space="0" w:color="auto"/>
                <w:bottom w:val="none" w:sz="0" w:space="0" w:color="auto"/>
                <w:right w:val="none" w:sz="0" w:space="0" w:color="auto"/>
              </w:divBdr>
            </w:div>
            <w:div w:id="7871235">
              <w:marLeft w:val="480"/>
              <w:marRight w:val="0"/>
              <w:marTop w:val="0"/>
              <w:marBottom w:val="0"/>
              <w:divBdr>
                <w:top w:val="none" w:sz="0" w:space="0" w:color="auto"/>
                <w:left w:val="none" w:sz="0" w:space="0" w:color="auto"/>
                <w:bottom w:val="none" w:sz="0" w:space="0" w:color="auto"/>
                <w:right w:val="none" w:sz="0" w:space="0" w:color="auto"/>
              </w:divBdr>
            </w:div>
            <w:div w:id="7873141">
              <w:marLeft w:val="480"/>
              <w:marRight w:val="0"/>
              <w:marTop w:val="0"/>
              <w:marBottom w:val="0"/>
              <w:divBdr>
                <w:top w:val="none" w:sz="0" w:space="0" w:color="auto"/>
                <w:left w:val="none" w:sz="0" w:space="0" w:color="auto"/>
                <w:bottom w:val="none" w:sz="0" w:space="0" w:color="auto"/>
                <w:right w:val="none" w:sz="0" w:space="0" w:color="auto"/>
              </w:divBdr>
            </w:div>
            <w:div w:id="8020892">
              <w:marLeft w:val="480"/>
              <w:marRight w:val="0"/>
              <w:marTop w:val="0"/>
              <w:marBottom w:val="0"/>
              <w:divBdr>
                <w:top w:val="none" w:sz="0" w:space="0" w:color="auto"/>
                <w:left w:val="none" w:sz="0" w:space="0" w:color="auto"/>
                <w:bottom w:val="none" w:sz="0" w:space="0" w:color="auto"/>
                <w:right w:val="none" w:sz="0" w:space="0" w:color="auto"/>
              </w:divBdr>
            </w:div>
            <w:div w:id="8026520">
              <w:marLeft w:val="480"/>
              <w:marRight w:val="0"/>
              <w:marTop w:val="0"/>
              <w:marBottom w:val="0"/>
              <w:divBdr>
                <w:top w:val="none" w:sz="0" w:space="0" w:color="auto"/>
                <w:left w:val="none" w:sz="0" w:space="0" w:color="auto"/>
                <w:bottom w:val="none" w:sz="0" w:space="0" w:color="auto"/>
                <w:right w:val="none" w:sz="0" w:space="0" w:color="auto"/>
              </w:divBdr>
            </w:div>
            <w:div w:id="8027263">
              <w:marLeft w:val="480"/>
              <w:marRight w:val="0"/>
              <w:marTop w:val="0"/>
              <w:marBottom w:val="0"/>
              <w:divBdr>
                <w:top w:val="none" w:sz="0" w:space="0" w:color="auto"/>
                <w:left w:val="none" w:sz="0" w:space="0" w:color="auto"/>
                <w:bottom w:val="none" w:sz="0" w:space="0" w:color="auto"/>
                <w:right w:val="none" w:sz="0" w:space="0" w:color="auto"/>
              </w:divBdr>
            </w:div>
            <w:div w:id="8260939">
              <w:marLeft w:val="480"/>
              <w:marRight w:val="0"/>
              <w:marTop w:val="0"/>
              <w:marBottom w:val="0"/>
              <w:divBdr>
                <w:top w:val="none" w:sz="0" w:space="0" w:color="auto"/>
                <w:left w:val="none" w:sz="0" w:space="0" w:color="auto"/>
                <w:bottom w:val="none" w:sz="0" w:space="0" w:color="auto"/>
                <w:right w:val="none" w:sz="0" w:space="0" w:color="auto"/>
              </w:divBdr>
            </w:div>
            <w:div w:id="8336434">
              <w:marLeft w:val="480"/>
              <w:marRight w:val="0"/>
              <w:marTop w:val="0"/>
              <w:marBottom w:val="0"/>
              <w:divBdr>
                <w:top w:val="none" w:sz="0" w:space="0" w:color="auto"/>
                <w:left w:val="none" w:sz="0" w:space="0" w:color="auto"/>
                <w:bottom w:val="none" w:sz="0" w:space="0" w:color="auto"/>
                <w:right w:val="none" w:sz="0" w:space="0" w:color="auto"/>
              </w:divBdr>
            </w:div>
            <w:div w:id="8410162">
              <w:marLeft w:val="480"/>
              <w:marRight w:val="0"/>
              <w:marTop w:val="0"/>
              <w:marBottom w:val="0"/>
              <w:divBdr>
                <w:top w:val="none" w:sz="0" w:space="0" w:color="auto"/>
                <w:left w:val="none" w:sz="0" w:space="0" w:color="auto"/>
                <w:bottom w:val="none" w:sz="0" w:space="0" w:color="auto"/>
                <w:right w:val="none" w:sz="0" w:space="0" w:color="auto"/>
              </w:divBdr>
            </w:div>
            <w:div w:id="8414979">
              <w:marLeft w:val="480"/>
              <w:marRight w:val="0"/>
              <w:marTop w:val="0"/>
              <w:marBottom w:val="0"/>
              <w:divBdr>
                <w:top w:val="none" w:sz="0" w:space="0" w:color="auto"/>
                <w:left w:val="none" w:sz="0" w:space="0" w:color="auto"/>
                <w:bottom w:val="none" w:sz="0" w:space="0" w:color="auto"/>
                <w:right w:val="none" w:sz="0" w:space="0" w:color="auto"/>
              </w:divBdr>
            </w:div>
            <w:div w:id="8459856">
              <w:marLeft w:val="480"/>
              <w:marRight w:val="0"/>
              <w:marTop w:val="0"/>
              <w:marBottom w:val="0"/>
              <w:divBdr>
                <w:top w:val="none" w:sz="0" w:space="0" w:color="auto"/>
                <w:left w:val="none" w:sz="0" w:space="0" w:color="auto"/>
                <w:bottom w:val="none" w:sz="0" w:space="0" w:color="auto"/>
                <w:right w:val="none" w:sz="0" w:space="0" w:color="auto"/>
              </w:divBdr>
            </w:div>
            <w:div w:id="8483542">
              <w:marLeft w:val="480"/>
              <w:marRight w:val="0"/>
              <w:marTop w:val="0"/>
              <w:marBottom w:val="0"/>
              <w:divBdr>
                <w:top w:val="none" w:sz="0" w:space="0" w:color="auto"/>
                <w:left w:val="none" w:sz="0" w:space="0" w:color="auto"/>
                <w:bottom w:val="none" w:sz="0" w:space="0" w:color="auto"/>
                <w:right w:val="none" w:sz="0" w:space="0" w:color="auto"/>
              </w:divBdr>
            </w:div>
            <w:div w:id="8532894">
              <w:marLeft w:val="480"/>
              <w:marRight w:val="0"/>
              <w:marTop w:val="0"/>
              <w:marBottom w:val="0"/>
              <w:divBdr>
                <w:top w:val="none" w:sz="0" w:space="0" w:color="auto"/>
                <w:left w:val="none" w:sz="0" w:space="0" w:color="auto"/>
                <w:bottom w:val="none" w:sz="0" w:space="0" w:color="auto"/>
                <w:right w:val="none" w:sz="0" w:space="0" w:color="auto"/>
              </w:divBdr>
            </w:div>
            <w:div w:id="8534713">
              <w:marLeft w:val="480"/>
              <w:marRight w:val="0"/>
              <w:marTop w:val="0"/>
              <w:marBottom w:val="0"/>
              <w:divBdr>
                <w:top w:val="none" w:sz="0" w:space="0" w:color="auto"/>
                <w:left w:val="none" w:sz="0" w:space="0" w:color="auto"/>
                <w:bottom w:val="none" w:sz="0" w:space="0" w:color="auto"/>
                <w:right w:val="none" w:sz="0" w:space="0" w:color="auto"/>
              </w:divBdr>
            </w:div>
            <w:div w:id="8534736">
              <w:marLeft w:val="480"/>
              <w:marRight w:val="0"/>
              <w:marTop w:val="0"/>
              <w:marBottom w:val="0"/>
              <w:divBdr>
                <w:top w:val="none" w:sz="0" w:space="0" w:color="auto"/>
                <w:left w:val="none" w:sz="0" w:space="0" w:color="auto"/>
                <w:bottom w:val="none" w:sz="0" w:space="0" w:color="auto"/>
                <w:right w:val="none" w:sz="0" w:space="0" w:color="auto"/>
              </w:divBdr>
            </w:div>
            <w:div w:id="8680175">
              <w:marLeft w:val="480"/>
              <w:marRight w:val="0"/>
              <w:marTop w:val="0"/>
              <w:marBottom w:val="0"/>
              <w:divBdr>
                <w:top w:val="none" w:sz="0" w:space="0" w:color="auto"/>
                <w:left w:val="none" w:sz="0" w:space="0" w:color="auto"/>
                <w:bottom w:val="none" w:sz="0" w:space="0" w:color="auto"/>
                <w:right w:val="none" w:sz="0" w:space="0" w:color="auto"/>
              </w:divBdr>
            </w:div>
            <w:div w:id="8719905">
              <w:marLeft w:val="480"/>
              <w:marRight w:val="0"/>
              <w:marTop w:val="0"/>
              <w:marBottom w:val="0"/>
              <w:divBdr>
                <w:top w:val="none" w:sz="0" w:space="0" w:color="auto"/>
                <w:left w:val="none" w:sz="0" w:space="0" w:color="auto"/>
                <w:bottom w:val="none" w:sz="0" w:space="0" w:color="auto"/>
                <w:right w:val="none" w:sz="0" w:space="0" w:color="auto"/>
              </w:divBdr>
            </w:div>
            <w:div w:id="8724950">
              <w:marLeft w:val="480"/>
              <w:marRight w:val="0"/>
              <w:marTop w:val="0"/>
              <w:marBottom w:val="0"/>
              <w:divBdr>
                <w:top w:val="none" w:sz="0" w:space="0" w:color="auto"/>
                <w:left w:val="none" w:sz="0" w:space="0" w:color="auto"/>
                <w:bottom w:val="none" w:sz="0" w:space="0" w:color="auto"/>
                <w:right w:val="none" w:sz="0" w:space="0" w:color="auto"/>
              </w:divBdr>
            </w:div>
            <w:div w:id="8802740">
              <w:marLeft w:val="480"/>
              <w:marRight w:val="0"/>
              <w:marTop w:val="0"/>
              <w:marBottom w:val="0"/>
              <w:divBdr>
                <w:top w:val="none" w:sz="0" w:space="0" w:color="auto"/>
                <w:left w:val="none" w:sz="0" w:space="0" w:color="auto"/>
                <w:bottom w:val="none" w:sz="0" w:space="0" w:color="auto"/>
                <w:right w:val="none" w:sz="0" w:space="0" w:color="auto"/>
              </w:divBdr>
            </w:div>
            <w:div w:id="8871708">
              <w:marLeft w:val="480"/>
              <w:marRight w:val="0"/>
              <w:marTop w:val="0"/>
              <w:marBottom w:val="0"/>
              <w:divBdr>
                <w:top w:val="none" w:sz="0" w:space="0" w:color="auto"/>
                <w:left w:val="none" w:sz="0" w:space="0" w:color="auto"/>
                <w:bottom w:val="none" w:sz="0" w:space="0" w:color="auto"/>
                <w:right w:val="none" w:sz="0" w:space="0" w:color="auto"/>
              </w:divBdr>
            </w:div>
            <w:div w:id="8872205">
              <w:marLeft w:val="480"/>
              <w:marRight w:val="0"/>
              <w:marTop w:val="0"/>
              <w:marBottom w:val="0"/>
              <w:divBdr>
                <w:top w:val="none" w:sz="0" w:space="0" w:color="auto"/>
                <w:left w:val="none" w:sz="0" w:space="0" w:color="auto"/>
                <w:bottom w:val="none" w:sz="0" w:space="0" w:color="auto"/>
                <w:right w:val="none" w:sz="0" w:space="0" w:color="auto"/>
              </w:divBdr>
            </w:div>
            <w:div w:id="8872720">
              <w:marLeft w:val="480"/>
              <w:marRight w:val="0"/>
              <w:marTop w:val="0"/>
              <w:marBottom w:val="0"/>
              <w:divBdr>
                <w:top w:val="none" w:sz="0" w:space="0" w:color="auto"/>
                <w:left w:val="none" w:sz="0" w:space="0" w:color="auto"/>
                <w:bottom w:val="none" w:sz="0" w:space="0" w:color="auto"/>
                <w:right w:val="none" w:sz="0" w:space="0" w:color="auto"/>
              </w:divBdr>
            </w:div>
            <w:div w:id="8874468">
              <w:marLeft w:val="480"/>
              <w:marRight w:val="0"/>
              <w:marTop w:val="0"/>
              <w:marBottom w:val="0"/>
              <w:divBdr>
                <w:top w:val="none" w:sz="0" w:space="0" w:color="auto"/>
                <w:left w:val="none" w:sz="0" w:space="0" w:color="auto"/>
                <w:bottom w:val="none" w:sz="0" w:space="0" w:color="auto"/>
                <w:right w:val="none" w:sz="0" w:space="0" w:color="auto"/>
              </w:divBdr>
            </w:div>
            <w:div w:id="8877437">
              <w:marLeft w:val="480"/>
              <w:marRight w:val="0"/>
              <w:marTop w:val="0"/>
              <w:marBottom w:val="0"/>
              <w:divBdr>
                <w:top w:val="none" w:sz="0" w:space="0" w:color="auto"/>
                <w:left w:val="none" w:sz="0" w:space="0" w:color="auto"/>
                <w:bottom w:val="none" w:sz="0" w:space="0" w:color="auto"/>
                <w:right w:val="none" w:sz="0" w:space="0" w:color="auto"/>
              </w:divBdr>
            </w:div>
            <w:div w:id="8878457">
              <w:marLeft w:val="480"/>
              <w:marRight w:val="0"/>
              <w:marTop w:val="0"/>
              <w:marBottom w:val="0"/>
              <w:divBdr>
                <w:top w:val="none" w:sz="0" w:space="0" w:color="auto"/>
                <w:left w:val="none" w:sz="0" w:space="0" w:color="auto"/>
                <w:bottom w:val="none" w:sz="0" w:space="0" w:color="auto"/>
                <w:right w:val="none" w:sz="0" w:space="0" w:color="auto"/>
              </w:divBdr>
            </w:div>
            <w:div w:id="8917177">
              <w:marLeft w:val="480"/>
              <w:marRight w:val="0"/>
              <w:marTop w:val="0"/>
              <w:marBottom w:val="0"/>
              <w:divBdr>
                <w:top w:val="none" w:sz="0" w:space="0" w:color="auto"/>
                <w:left w:val="none" w:sz="0" w:space="0" w:color="auto"/>
                <w:bottom w:val="none" w:sz="0" w:space="0" w:color="auto"/>
                <w:right w:val="none" w:sz="0" w:space="0" w:color="auto"/>
              </w:divBdr>
            </w:div>
            <w:div w:id="9181522">
              <w:marLeft w:val="480"/>
              <w:marRight w:val="0"/>
              <w:marTop w:val="0"/>
              <w:marBottom w:val="0"/>
              <w:divBdr>
                <w:top w:val="none" w:sz="0" w:space="0" w:color="auto"/>
                <w:left w:val="none" w:sz="0" w:space="0" w:color="auto"/>
                <w:bottom w:val="none" w:sz="0" w:space="0" w:color="auto"/>
                <w:right w:val="none" w:sz="0" w:space="0" w:color="auto"/>
              </w:divBdr>
            </w:div>
            <w:div w:id="9264752">
              <w:marLeft w:val="480"/>
              <w:marRight w:val="0"/>
              <w:marTop w:val="0"/>
              <w:marBottom w:val="0"/>
              <w:divBdr>
                <w:top w:val="none" w:sz="0" w:space="0" w:color="auto"/>
                <w:left w:val="none" w:sz="0" w:space="0" w:color="auto"/>
                <w:bottom w:val="none" w:sz="0" w:space="0" w:color="auto"/>
                <w:right w:val="none" w:sz="0" w:space="0" w:color="auto"/>
              </w:divBdr>
            </w:div>
            <w:div w:id="9524855">
              <w:marLeft w:val="480"/>
              <w:marRight w:val="0"/>
              <w:marTop w:val="0"/>
              <w:marBottom w:val="0"/>
              <w:divBdr>
                <w:top w:val="none" w:sz="0" w:space="0" w:color="auto"/>
                <w:left w:val="none" w:sz="0" w:space="0" w:color="auto"/>
                <w:bottom w:val="none" w:sz="0" w:space="0" w:color="auto"/>
                <w:right w:val="none" w:sz="0" w:space="0" w:color="auto"/>
              </w:divBdr>
            </w:div>
            <w:div w:id="9525362">
              <w:marLeft w:val="480"/>
              <w:marRight w:val="0"/>
              <w:marTop w:val="0"/>
              <w:marBottom w:val="0"/>
              <w:divBdr>
                <w:top w:val="none" w:sz="0" w:space="0" w:color="auto"/>
                <w:left w:val="none" w:sz="0" w:space="0" w:color="auto"/>
                <w:bottom w:val="none" w:sz="0" w:space="0" w:color="auto"/>
                <w:right w:val="none" w:sz="0" w:space="0" w:color="auto"/>
              </w:divBdr>
            </w:div>
            <w:div w:id="9532922">
              <w:marLeft w:val="480"/>
              <w:marRight w:val="0"/>
              <w:marTop w:val="0"/>
              <w:marBottom w:val="0"/>
              <w:divBdr>
                <w:top w:val="none" w:sz="0" w:space="0" w:color="auto"/>
                <w:left w:val="none" w:sz="0" w:space="0" w:color="auto"/>
                <w:bottom w:val="none" w:sz="0" w:space="0" w:color="auto"/>
                <w:right w:val="none" w:sz="0" w:space="0" w:color="auto"/>
              </w:divBdr>
            </w:div>
            <w:div w:id="9575277">
              <w:marLeft w:val="480"/>
              <w:marRight w:val="0"/>
              <w:marTop w:val="0"/>
              <w:marBottom w:val="0"/>
              <w:divBdr>
                <w:top w:val="none" w:sz="0" w:space="0" w:color="auto"/>
                <w:left w:val="none" w:sz="0" w:space="0" w:color="auto"/>
                <w:bottom w:val="none" w:sz="0" w:space="0" w:color="auto"/>
                <w:right w:val="none" w:sz="0" w:space="0" w:color="auto"/>
              </w:divBdr>
            </w:div>
            <w:div w:id="9646655">
              <w:marLeft w:val="480"/>
              <w:marRight w:val="0"/>
              <w:marTop w:val="0"/>
              <w:marBottom w:val="0"/>
              <w:divBdr>
                <w:top w:val="none" w:sz="0" w:space="0" w:color="auto"/>
                <w:left w:val="none" w:sz="0" w:space="0" w:color="auto"/>
                <w:bottom w:val="none" w:sz="0" w:space="0" w:color="auto"/>
                <w:right w:val="none" w:sz="0" w:space="0" w:color="auto"/>
              </w:divBdr>
            </w:div>
            <w:div w:id="9768010">
              <w:marLeft w:val="480"/>
              <w:marRight w:val="0"/>
              <w:marTop w:val="0"/>
              <w:marBottom w:val="0"/>
              <w:divBdr>
                <w:top w:val="none" w:sz="0" w:space="0" w:color="auto"/>
                <w:left w:val="none" w:sz="0" w:space="0" w:color="auto"/>
                <w:bottom w:val="none" w:sz="0" w:space="0" w:color="auto"/>
                <w:right w:val="none" w:sz="0" w:space="0" w:color="auto"/>
              </w:divBdr>
            </w:div>
            <w:div w:id="9844607">
              <w:marLeft w:val="480"/>
              <w:marRight w:val="0"/>
              <w:marTop w:val="0"/>
              <w:marBottom w:val="0"/>
              <w:divBdr>
                <w:top w:val="none" w:sz="0" w:space="0" w:color="auto"/>
                <w:left w:val="none" w:sz="0" w:space="0" w:color="auto"/>
                <w:bottom w:val="none" w:sz="0" w:space="0" w:color="auto"/>
                <w:right w:val="none" w:sz="0" w:space="0" w:color="auto"/>
              </w:divBdr>
            </w:div>
            <w:div w:id="9991034">
              <w:marLeft w:val="480"/>
              <w:marRight w:val="0"/>
              <w:marTop w:val="0"/>
              <w:marBottom w:val="0"/>
              <w:divBdr>
                <w:top w:val="none" w:sz="0" w:space="0" w:color="auto"/>
                <w:left w:val="none" w:sz="0" w:space="0" w:color="auto"/>
                <w:bottom w:val="none" w:sz="0" w:space="0" w:color="auto"/>
                <w:right w:val="none" w:sz="0" w:space="0" w:color="auto"/>
              </w:divBdr>
            </w:div>
            <w:div w:id="9992643">
              <w:marLeft w:val="480"/>
              <w:marRight w:val="0"/>
              <w:marTop w:val="0"/>
              <w:marBottom w:val="0"/>
              <w:divBdr>
                <w:top w:val="none" w:sz="0" w:space="0" w:color="auto"/>
                <w:left w:val="none" w:sz="0" w:space="0" w:color="auto"/>
                <w:bottom w:val="none" w:sz="0" w:space="0" w:color="auto"/>
                <w:right w:val="none" w:sz="0" w:space="0" w:color="auto"/>
              </w:divBdr>
            </w:div>
            <w:div w:id="10034460">
              <w:marLeft w:val="480"/>
              <w:marRight w:val="0"/>
              <w:marTop w:val="0"/>
              <w:marBottom w:val="0"/>
              <w:divBdr>
                <w:top w:val="none" w:sz="0" w:space="0" w:color="auto"/>
                <w:left w:val="none" w:sz="0" w:space="0" w:color="auto"/>
                <w:bottom w:val="none" w:sz="0" w:space="0" w:color="auto"/>
                <w:right w:val="none" w:sz="0" w:space="0" w:color="auto"/>
              </w:divBdr>
            </w:div>
            <w:div w:id="10036756">
              <w:marLeft w:val="480"/>
              <w:marRight w:val="0"/>
              <w:marTop w:val="0"/>
              <w:marBottom w:val="0"/>
              <w:divBdr>
                <w:top w:val="none" w:sz="0" w:space="0" w:color="auto"/>
                <w:left w:val="none" w:sz="0" w:space="0" w:color="auto"/>
                <w:bottom w:val="none" w:sz="0" w:space="0" w:color="auto"/>
                <w:right w:val="none" w:sz="0" w:space="0" w:color="auto"/>
              </w:divBdr>
            </w:div>
            <w:div w:id="10492146">
              <w:marLeft w:val="480"/>
              <w:marRight w:val="0"/>
              <w:marTop w:val="0"/>
              <w:marBottom w:val="0"/>
              <w:divBdr>
                <w:top w:val="none" w:sz="0" w:space="0" w:color="auto"/>
                <w:left w:val="none" w:sz="0" w:space="0" w:color="auto"/>
                <w:bottom w:val="none" w:sz="0" w:space="0" w:color="auto"/>
                <w:right w:val="none" w:sz="0" w:space="0" w:color="auto"/>
              </w:divBdr>
            </w:div>
            <w:div w:id="10495729">
              <w:marLeft w:val="480"/>
              <w:marRight w:val="0"/>
              <w:marTop w:val="0"/>
              <w:marBottom w:val="0"/>
              <w:divBdr>
                <w:top w:val="none" w:sz="0" w:space="0" w:color="auto"/>
                <w:left w:val="none" w:sz="0" w:space="0" w:color="auto"/>
                <w:bottom w:val="none" w:sz="0" w:space="0" w:color="auto"/>
                <w:right w:val="none" w:sz="0" w:space="0" w:color="auto"/>
              </w:divBdr>
            </w:div>
            <w:div w:id="10496362">
              <w:marLeft w:val="480"/>
              <w:marRight w:val="0"/>
              <w:marTop w:val="0"/>
              <w:marBottom w:val="0"/>
              <w:divBdr>
                <w:top w:val="none" w:sz="0" w:space="0" w:color="auto"/>
                <w:left w:val="none" w:sz="0" w:space="0" w:color="auto"/>
                <w:bottom w:val="none" w:sz="0" w:space="0" w:color="auto"/>
                <w:right w:val="none" w:sz="0" w:space="0" w:color="auto"/>
              </w:divBdr>
            </w:div>
            <w:div w:id="10571546">
              <w:marLeft w:val="480"/>
              <w:marRight w:val="0"/>
              <w:marTop w:val="0"/>
              <w:marBottom w:val="0"/>
              <w:divBdr>
                <w:top w:val="none" w:sz="0" w:space="0" w:color="auto"/>
                <w:left w:val="none" w:sz="0" w:space="0" w:color="auto"/>
                <w:bottom w:val="none" w:sz="0" w:space="0" w:color="auto"/>
                <w:right w:val="none" w:sz="0" w:space="0" w:color="auto"/>
              </w:divBdr>
            </w:div>
            <w:div w:id="10685473">
              <w:marLeft w:val="480"/>
              <w:marRight w:val="0"/>
              <w:marTop w:val="0"/>
              <w:marBottom w:val="0"/>
              <w:divBdr>
                <w:top w:val="none" w:sz="0" w:space="0" w:color="auto"/>
                <w:left w:val="none" w:sz="0" w:space="0" w:color="auto"/>
                <w:bottom w:val="none" w:sz="0" w:space="0" w:color="auto"/>
                <w:right w:val="none" w:sz="0" w:space="0" w:color="auto"/>
              </w:divBdr>
            </w:div>
            <w:div w:id="10686327">
              <w:marLeft w:val="480"/>
              <w:marRight w:val="0"/>
              <w:marTop w:val="0"/>
              <w:marBottom w:val="0"/>
              <w:divBdr>
                <w:top w:val="none" w:sz="0" w:space="0" w:color="auto"/>
                <w:left w:val="none" w:sz="0" w:space="0" w:color="auto"/>
                <w:bottom w:val="none" w:sz="0" w:space="0" w:color="auto"/>
                <w:right w:val="none" w:sz="0" w:space="0" w:color="auto"/>
              </w:divBdr>
            </w:div>
            <w:div w:id="10883617">
              <w:marLeft w:val="480"/>
              <w:marRight w:val="0"/>
              <w:marTop w:val="0"/>
              <w:marBottom w:val="0"/>
              <w:divBdr>
                <w:top w:val="none" w:sz="0" w:space="0" w:color="auto"/>
                <w:left w:val="none" w:sz="0" w:space="0" w:color="auto"/>
                <w:bottom w:val="none" w:sz="0" w:space="0" w:color="auto"/>
                <w:right w:val="none" w:sz="0" w:space="0" w:color="auto"/>
              </w:divBdr>
            </w:div>
            <w:div w:id="10886093">
              <w:marLeft w:val="480"/>
              <w:marRight w:val="0"/>
              <w:marTop w:val="0"/>
              <w:marBottom w:val="0"/>
              <w:divBdr>
                <w:top w:val="none" w:sz="0" w:space="0" w:color="auto"/>
                <w:left w:val="none" w:sz="0" w:space="0" w:color="auto"/>
                <w:bottom w:val="none" w:sz="0" w:space="0" w:color="auto"/>
                <w:right w:val="none" w:sz="0" w:space="0" w:color="auto"/>
              </w:divBdr>
            </w:div>
            <w:div w:id="10960172">
              <w:marLeft w:val="480"/>
              <w:marRight w:val="0"/>
              <w:marTop w:val="0"/>
              <w:marBottom w:val="0"/>
              <w:divBdr>
                <w:top w:val="none" w:sz="0" w:space="0" w:color="auto"/>
                <w:left w:val="none" w:sz="0" w:space="0" w:color="auto"/>
                <w:bottom w:val="none" w:sz="0" w:space="0" w:color="auto"/>
                <w:right w:val="none" w:sz="0" w:space="0" w:color="auto"/>
              </w:divBdr>
            </w:div>
            <w:div w:id="11028882">
              <w:marLeft w:val="480"/>
              <w:marRight w:val="0"/>
              <w:marTop w:val="0"/>
              <w:marBottom w:val="0"/>
              <w:divBdr>
                <w:top w:val="none" w:sz="0" w:space="0" w:color="auto"/>
                <w:left w:val="none" w:sz="0" w:space="0" w:color="auto"/>
                <w:bottom w:val="none" w:sz="0" w:space="0" w:color="auto"/>
                <w:right w:val="none" w:sz="0" w:space="0" w:color="auto"/>
              </w:divBdr>
            </w:div>
            <w:div w:id="11037688">
              <w:marLeft w:val="480"/>
              <w:marRight w:val="0"/>
              <w:marTop w:val="0"/>
              <w:marBottom w:val="0"/>
              <w:divBdr>
                <w:top w:val="none" w:sz="0" w:space="0" w:color="auto"/>
                <w:left w:val="none" w:sz="0" w:space="0" w:color="auto"/>
                <w:bottom w:val="none" w:sz="0" w:space="0" w:color="auto"/>
                <w:right w:val="none" w:sz="0" w:space="0" w:color="auto"/>
              </w:divBdr>
            </w:div>
            <w:div w:id="11037777">
              <w:marLeft w:val="480"/>
              <w:marRight w:val="0"/>
              <w:marTop w:val="0"/>
              <w:marBottom w:val="0"/>
              <w:divBdr>
                <w:top w:val="none" w:sz="0" w:space="0" w:color="auto"/>
                <w:left w:val="none" w:sz="0" w:space="0" w:color="auto"/>
                <w:bottom w:val="none" w:sz="0" w:space="0" w:color="auto"/>
                <w:right w:val="none" w:sz="0" w:space="0" w:color="auto"/>
              </w:divBdr>
            </w:div>
            <w:div w:id="11075793">
              <w:marLeft w:val="480"/>
              <w:marRight w:val="0"/>
              <w:marTop w:val="0"/>
              <w:marBottom w:val="0"/>
              <w:divBdr>
                <w:top w:val="none" w:sz="0" w:space="0" w:color="auto"/>
                <w:left w:val="none" w:sz="0" w:space="0" w:color="auto"/>
                <w:bottom w:val="none" w:sz="0" w:space="0" w:color="auto"/>
                <w:right w:val="none" w:sz="0" w:space="0" w:color="auto"/>
              </w:divBdr>
            </w:div>
            <w:div w:id="11107834">
              <w:marLeft w:val="480"/>
              <w:marRight w:val="0"/>
              <w:marTop w:val="0"/>
              <w:marBottom w:val="0"/>
              <w:divBdr>
                <w:top w:val="none" w:sz="0" w:space="0" w:color="auto"/>
                <w:left w:val="none" w:sz="0" w:space="0" w:color="auto"/>
                <w:bottom w:val="none" w:sz="0" w:space="0" w:color="auto"/>
                <w:right w:val="none" w:sz="0" w:space="0" w:color="auto"/>
              </w:divBdr>
            </w:div>
            <w:div w:id="11107987">
              <w:marLeft w:val="480"/>
              <w:marRight w:val="0"/>
              <w:marTop w:val="0"/>
              <w:marBottom w:val="0"/>
              <w:divBdr>
                <w:top w:val="none" w:sz="0" w:space="0" w:color="auto"/>
                <w:left w:val="none" w:sz="0" w:space="0" w:color="auto"/>
                <w:bottom w:val="none" w:sz="0" w:space="0" w:color="auto"/>
                <w:right w:val="none" w:sz="0" w:space="0" w:color="auto"/>
              </w:divBdr>
            </w:div>
            <w:div w:id="11108197">
              <w:marLeft w:val="480"/>
              <w:marRight w:val="0"/>
              <w:marTop w:val="0"/>
              <w:marBottom w:val="0"/>
              <w:divBdr>
                <w:top w:val="none" w:sz="0" w:space="0" w:color="auto"/>
                <w:left w:val="none" w:sz="0" w:space="0" w:color="auto"/>
                <w:bottom w:val="none" w:sz="0" w:space="0" w:color="auto"/>
                <w:right w:val="none" w:sz="0" w:space="0" w:color="auto"/>
              </w:divBdr>
            </w:div>
            <w:div w:id="11149751">
              <w:marLeft w:val="480"/>
              <w:marRight w:val="0"/>
              <w:marTop w:val="0"/>
              <w:marBottom w:val="0"/>
              <w:divBdr>
                <w:top w:val="none" w:sz="0" w:space="0" w:color="auto"/>
                <w:left w:val="none" w:sz="0" w:space="0" w:color="auto"/>
                <w:bottom w:val="none" w:sz="0" w:space="0" w:color="auto"/>
                <w:right w:val="none" w:sz="0" w:space="0" w:color="auto"/>
              </w:divBdr>
            </w:div>
            <w:div w:id="11150084">
              <w:marLeft w:val="480"/>
              <w:marRight w:val="0"/>
              <w:marTop w:val="0"/>
              <w:marBottom w:val="0"/>
              <w:divBdr>
                <w:top w:val="none" w:sz="0" w:space="0" w:color="auto"/>
                <w:left w:val="none" w:sz="0" w:space="0" w:color="auto"/>
                <w:bottom w:val="none" w:sz="0" w:space="0" w:color="auto"/>
                <w:right w:val="none" w:sz="0" w:space="0" w:color="auto"/>
              </w:divBdr>
            </w:div>
            <w:div w:id="11273588">
              <w:marLeft w:val="480"/>
              <w:marRight w:val="0"/>
              <w:marTop w:val="0"/>
              <w:marBottom w:val="0"/>
              <w:divBdr>
                <w:top w:val="none" w:sz="0" w:space="0" w:color="auto"/>
                <w:left w:val="none" w:sz="0" w:space="0" w:color="auto"/>
                <w:bottom w:val="none" w:sz="0" w:space="0" w:color="auto"/>
                <w:right w:val="none" w:sz="0" w:space="0" w:color="auto"/>
              </w:divBdr>
            </w:div>
            <w:div w:id="11342899">
              <w:marLeft w:val="480"/>
              <w:marRight w:val="0"/>
              <w:marTop w:val="0"/>
              <w:marBottom w:val="0"/>
              <w:divBdr>
                <w:top w:val="none" w:sz="0" w:space="0" w:color="auto"/>
                <w:left w:val="none" w:sz="0" w:space="0" w:color="auto"/>
                <w:bottom w:val="none" w:sz="0" w:space="0" w:color="auto"/>
                <w:right w:val="none" w:sz="0" w:space="0" w:color="auto"/>
              </w:divBdr>
            </w:div>
            <w:div w:id="11497769">
              <w:marLeft w:val="480"/>
              <w:marRight w:val="0"/>
              <w:marTop w:val="0"/>
              <w:marBottom w:val="0"/>
              <w:divBdr>
                <w:top w:val="none" w:sz="0" w:space="0" w:color="auto"/>
                <w:left w:val="none" w:sz="0" w:space="0" w:color="auto"/>
                <w:bottom w:val="none" w:sz="0" w:space="0" w:color="auto"/>
                <w:right w:val="none" w:sz="0" w:space="0" w:color="auto"/>
              </w:divBdr>
            </w:div>
            <w:div w:id="11498681">
              <w:marLeft w:val="480"/>
              <w:marRight w:val="0"/>
              <w:marTop w:val="0"/>
              <w:marBottom w:val="0"/>
              <w:divBdr>
                <w:top w:val="none" w:sz="0" w:space="0" w:color="auto"/>
                <w:left w:val="none" w:sz="0" w:space="0" w:color="auto"/>
                <w:bottom w:val="none" w:sz="0" w:space="0" w:color="auto"/>
                <w:right w:val="none" w:sz="0" w:space="0" w:color="auto"/>
              </w:divBdr>
            </w:div>
            <w:div w:id="11691803">
              <w:marLeft w:val="480"/>
              <w:marRight w:val="0"/>
              <w:marTop w:val="0"/>
              <w:marBottom w:val="0"/>
              <w:divBdr>
                <w:top w:val="none" w:sz="0" w:space="0" w:color="auto"/>
                <w:left w:val="none" w:sz="0" w:space="0" w:color="auto"/>
                <w:bottom w:val="none" w:sz="0" w:space="0" w:color="auto"/>
                <w:right w:val="none" w:sz="0" w:space="0" w:color="auto"/>
              </w:divBdr>
            </w:div>
            <w:div w:id="11760166">
              <w:marLeft w:val="480"/>
              <w:marRight w:val="0"/>
              <w:marTop w:val="0"/>
              <w:marBottom w:val="0"/>
              <w:divBdr>
                <w:top w:val="none" w:sz="0" w:space="0" w:color="auto"/>
                <w:left w:val="none" w:sz="0" w:space="0" w:color="auto"/>
                <w:bottom w:val="none" w:sz="0" w:space="0" w:color="auto"/>
                <w:right w:val="none" w:sz="0" w:space="0" w:color="auto"/>
              </w:divBdr>
            </w:div>
            <w:div w:id="11803367">
              <w:marLeft w:val="480"/>
              <w:marRight w:val="0"/>
              <w:marTop w:val="0"/>
              <w:marBottom w:val="0"/>
              <w:divBdr>
                <w:top w:val="none" w:sz="0" w:space="0" w:color="auto"/>
                <w:left w:val="none" w:sz="0" w:space="0" w:color="auto"/>
                <w:bottom w:val="none" w:sz="0" w:space="0" w:color="auto"/>
                <w:right w:val="none" w:sz="0" w:space="0" w:color="auto"/>
              </w:divBdr>
            </w:div>
            <w:div w:id="11804021">
              <w:marLeft w:val="480"/>
              <w:marRight w:val="0"/>
              <w:marTop w:val="0"/>
              <w:marBottom w:val="0"/>
              <w:divBdr>
                <w:top w:val="none" w:sz="0" w:space="0" w:color="auto"/>
                <w:left w:val="none" w:sz="0" w:space="0" w:color="auto"/>
                <w:bottom w:val="none" w:sz="0" w:space="0" w:color="auto"/>
                <w:right w:val="none" w:sz="0" w:space="0" w:color="auto"/>
              </w:divBdr>
            </w:div>
            <w:div w:id="11880923">
              <w:marLeft w:val="480"/>
              <w:marRight w:val="0"/>
              <w:marTop w:val="0"/>
              <w:marBottom w:val="0"/>
              <w:divBdr>
                <w:top w:val="none" w:sz="0" w:space="0" w:color="auto"/>
                <w:left w:val="none" w:sz="0" w:space="0" w:color="auto"/>
                <w:bottom w:val="none" w:sz="0" w:space="0" w:color="auto"/>
                <w:right w:val="none" w:sz="0" w:space="0" w:color="auto"/>
              </w:divBdr>
            </w:div>
            <w:div w:id="11928287">
              <w:marLeft w:val="480"/>
              <w:marRight w:val="0"/>
              <w:marTop w:val="0"/>
              <w:marBottom w:val="0"/>
              <w:divBdr>
                <w:top w:val="none" w:sz="0" w:space="0" w:color="auto"/>
                <w:left w:val="none" w:sz="0" w:space="0" w:color="auto"/>
                <w:bottom w:val="none" w:sz="0" w:space="0" w:color="auto"/>
                <w:right w:val="none" w:sz="0" w:space="0" w:color="auto"/>
              </w:divBdr>
            </w:div>
            <w:div w:id="11957041">
              <w:marLeft w:val="480"/>
              <w:marRight w:val="0"/>
              <w:marTop w:val="0"/>
              <w:marBottom w:val="0"/>
              <w:divBdr>
                <w:top w:val="none" w:sz="0" w:space="0" w:color="auto"/>
                <w:left w:val="none" w:sz="0" w:space="0" w:color="auto"/>
                <w:bottom w:val="none" w:sz="0" w:space="0" w:color="auto"/>
                <w:right w:val="none" w:sz="0" w:space="0" w:color="auto"/>
              </w:divBdr>
            </w:div>
            <w:div w:id="12073178">
              <w:marLeft w:val="480"/>
              <w:marRight w:val="0"/>
              <w:marTop w:val="0"/>
              <w:marBottom w:val="0"/>
              <w:divBdr>
                <w:top w:val="none" w:sz="0" w:space="0" w:color="auto"/>
                <w:left w:val="none" w:sz="0" w:space="0" w:color="auto"/>
                <w:bottom w:val="none" w:sz="0" w:space="0" w:color="auto"/>
                <w:right w:val="none" w:sz="0" w:space="0" w:color="auto"/>
              </w:divBdr>
            </w:div>
            <w:div w:id="12078012">
              <w:marLeft w:val="480"/>
              <w:marRight w:val="0"/>
              <w:marTop w:val="0"/>
              <w:marBottom w:val="0"/>
              <w:divBdr>
                <w:top w:val="none" w:sz="0" w:space="0" w:color="auto"/>
                <w:left w:val="none" w:sz="0" w:space="0" w:color="auto"/>
                <w:bottom w:val="none" w:sz="0" w:space="0" w:color="auto"/>
                <w:right w:val="none" w:sz="0" w:space="0" w:color="auto"/>
              </w:divBdr>
            </w:div>
            <w:div w:id="12078857">
              <w:marLeft w:val="480"/>
              <w:marRight w:val="0"/>
              <w:marTop w:val="0"/>
              <w:marBottom w:val="0"/>
              <w:divBdr>
                <w:top w:val="none" w:sz="0" w:space="0" w:color="auto"/>
                <w:left w:val="none" w:sz="0" w:space="0" w:color="auto"/>
                <w:bottom w:val="none" w:sz="0" w:space="0" w:color="auto"/>
                <w:right w:val="none" w:sz="0" w:space="0" w:color="auto"/>
              </w:divBdr>
            </w:div>
            <w:div w:id="12080039">
              <w:marLeft w:val="480"/>
              <w:marRight w:val="0"/>
              <w:marTop w:val="0"/>
              <w:marBottom w:val="0"/>
              <w:divBdr>
                <w:top w:val="none" w:sz="0" w:space="0" w:color="auto"/>
                <w:left w:val="none" w:sz="0" w:space="0" w:color="auto"/>
                <w:bottom w:val="none" w:sz="0" w:space="0" w:color="auto"/>
                <w:right w:val="none" w:sz="0" w:space="0" w:color="auto"/>
              </w:divBdr>
            </w:div>
            <w:div w:id="12149214">
              <w:marLeft w:val="480"/>
              <w:marRight w:val="0"/>
              <w:marTop w:val="0"/>
              <w:marBottom w:val="0"/>
              <w:divBdr>
                <w:top w:val="none" w:sz="0" w:space="0" w:color="auto"/>
                <w:left w:val="none" w:sz="0" w:space="0" w:color="auto"/>
                <w:bottom w:val="none" w:sz="0" w:space="0" w:color="auto"/>
                <w:right w:val="none" w:sz="0" w:space="0" w:color="auto"/>
              </w:divBdr>
            </w:div>
            <w:div w:id="12155114">
              <w:marLeft w:val="480"/>
              <w:marRight w:val="0"/>
              <w:marTop w:val="0"/>
              <w:marBottom w:val="0"/>
              <w:divBdr>
                <w:top w:val="none" w:sz="0" w:space="0" w:color="auto"/>
                <w:left w:val="none" w:sz="0" w:space="0" w:color="auto"/>
                <w:bottom w:val="none" w:sz="0" w:space="0" w:color="auto"/>
                <w:right w:val="none" w:sz="0" w:space="0" w:color="auto"/>
              </w:divBdr>
            </w:div>
            <w:div w:id="12195482">
              <w:marLeft w:val="480"/>
              <w:marRight w:val="0"/>
              <w:marTop w:val="0"/>
              <w:marBottom w:val="0"/>
              <w:divBdr>
                <w:top w:val="none" w:sz="0" w:space="0" w:color="auto"/>
                <w:left w:val="none" w:sz="0" w:space="0" w:color="auto"/>
                <w:bottom w:val="none" w:sz="0" w:space="0" w:color="auto"/>
                <w:right w:val="none" w:sz="0" w:space="0" w:color="auto"/>
              </w:divBdr>
            </w:div>
            <w:div w:id="12273097">
              <w:marLeft w:val="480"/>
              <w:marRight w:val="0"/>
              <w:marTop w:val="0"/>
              <w:marBottom w:val="0"/>
              <w:divBdr>
                <w:top w:val="none" w:sz="0" w:space="0" w:color="auto"/>
                <w:left w:val="none" w:sz="0" w:space="0" w:color="auto"/>
                <w:bottom w:val="none" w:sz="0" w:space="0" w:color="auto"/>
                <w:right w:val="none" w:sz="0" w:space="0" w:color="auto"/>
              </w:divBdr>
            </w:div>
            <w:div w:id="12463355">
              <w:marLeft w:val="480"/>
              <w:marRight w:val="0"/>
              <w:marTop w:val="0"/>
              <w:marBottom w:val="0"/>
              <w:divBdr>
                <w:top w:val="none" w:sz="0" w:space="0" w:color="auto"/>
                <w:left w:val="none" w:sz="0" w:space="0" w:color="auto"/>
                <w:bottom w:val="none" w:sz="0" w:space="0" w:color="auto"/>
                <w:right w:val="none" w:sz="0" w:space="0" w:color="auto"/>
              </w:divBdr>
            </w:div>
            <w:div w:id="12533600">
              <w:marLeft w:val="480"/>
              <w:marRight w:val="0"/>
              <w:marTop w:val="0"/>
              <w:marBottom w:val="0"/>
              <w:divBdr>
                <w:top w:val="none" w:sz="0" w:space="0" w:color="auto"/>
                <w:left w:val="none" w:sz="0" w:space="0" w:color="auto"/>
                <w:bottom w:val="none" w:sz="0" w:space="0" w:color="auto"/>
                <w:right w:val="none" w:sz="0" w:space="0" w:color="auto"/>
              </w:divBdr>
            </w:div>
            <w:div w:id="12538583">
              <w:marLeft w:val="480"/>
              <w:marRight w:val="0"/>
              <w:marTop w:val="0"/>
              <w:marBottom w:val="0"/>
              <w:divBdr>
                <w:top w:val="none" w:sz="0" w:space="0" w:color="auto"/>
                <w:left w:val="none" w:sz="0" w:space="0" w:color="auto"/>
                <w:bottom w:val="none" w:sz="0" w:space="0" w:color="auto"/>
                <w:right w:val="none" w:sz="0" w:space="0" w:color="auto"/>
              </w:divBdr>
            </w:div>
            <w:div w:id="12583799">
              <w:marLeft w:val="480"/>
              <w:marRight w:val="0"/>
              <w:marTop w:val="0"/>
              <w:marBottom w:val="0"/>
              <w:divBdr>
                <w:top w:val="none" w:sz="0" w:space="0" w:color="auto"/>
                <w:left w:val="none" w:sz="0" w:space="0" w:color="auto"/>
                <w:bottom w:val="none" w:sz="0" w:space="0" w:color="auto"/>
                <w:right w:val="none" w:sz="0" w:space="0" w:color="auto"/>
              </w:divBdr>
            </w:div>
            <w:div w:id="12735393">
              <w:marLeft w:val="480"/>
              <w:marRight w:val="0"/>
              <w:marTop w:val="0"/>
              <w:marBottom w:val="0"/>
              <w:divBdr>
                <w:top w:val="none" w:sz="0" w:space="0" w:color="auto"/>
                <w:left w:val="none" w:sz="0" w:space="0" w:color="auto"/>
                <w:bottom w:val="none" w:sz="0" w:space="0" w:color="auto"/>
                <w:right w:val="none" w:sz="0" w:space="0" w:color="auto"/>
              </w:divBdr>
            </w:div>
            <w:div w:id="12802918">
              <w:marLeft w:val="480"/>
              <w:marRight w:val="0"/>
              <w:marTop w:val="0"/>
              <w:marBottom w:val="0"/>
              <w:divBdr>
                <w:top w:val="none" w:sz="0" w:space="0" w:color="auto"/>
                <w:left w:val="none" w:sz="0" w:space="0" w:color="auto"/>
                <w:bottom w:val="none" w:sz="0" w:space="0" w:color="auto"/>
                <w:right w:val="none" w:sz="0" w:space="0" w:color="auto"/>
              </w:divBdr>
            </w:div>
            <w:div w:id="12853331">
              <w:marLeft w:val="480"/>
              <w:marRight w:val="0"/>
              <w:marTop w:val="0"/>
              <w:marBottom w:val="0"/>
              <w:divBdr>
                <w:top w:val="none" w:sz="0" w:space="0" w:color="auto"/>
                <w:left w:val="none" w:sz="0" w:space="0" w:color="auto"/>
                <w:bottom w:val="none" w:sz="0" w:space="0" w:color="auto"/>
                <w:right w:val="none" w:sz="0" w:space="0" w:color="auto"/>
              </w:divBdr>
            </w:div>
            <w:div w:id="12997228">
              <w:marLeft w:val="480"/>
              <w:marRight w:val="0"/>
              <w:marTop w:val="0"/>
              <w:marBottom w:val="0"/>
              <w:divBdr>
                <w:top w:val="none" w:sz="0" w:space="0" w:color="auto"/>
                <w:left w:val="none" w:sz="0" w:space="0" w:color="auto"/>
                <w:bottom w:val="none" w:sz="0" w:space="0" w:color="auto"/>
                <w:right w:val="none" w:sz="0" w:space="0" w:color="auto"/>
              </w:divBdr>
            </w:div>
            <w:div w:id="13045051">
              <w:marLeft w:val="480"/>
              <w:marRight w:val="0"/>
              <w:marTop w:val="0"/>
              <w:marBottom w:val="0"/>
              <w:divBdr>
                <w:top w:val="none" w:sz="0" w:space="0" w:color="auto"/>
                <w:left w:val="none" w:sz="0" w:space="0" w:color="auto"/>
                <w:bottom w:val="none" w:sz="0" w:space="0" w:color="auto"/>
                <w:right w:val="none" w:sz="0" w:space="0" w:color="auto"/>
              </w:divBdr>
            </w:div>
            <w:div w:id="13070057">
              <w:marLeft w:val="480"/>
              <w:marRight w:val="0"/>
              <w:marTop w:val="0"/>
              <w:marBottom w:val="0"/>
              <w:divBdr>
                <w:top w:val="none" w:sz="0" w:space="0" w:color="auto"/>
                <w:left w:val="none" w:sz="0" w:space="0" w:color="auto"/>
                <w:bottom w:val="none" w:sz="0" w:space="0" w:color="auto"/>
                <w:right w:val="none" w:sz="0" w:space="0" w:color="auto"/>
              </w:divBdr>
            </w:div>
            <w:div w:id="13073406">
              <w:marLeft w:val="480"/>
              <w:marRight w:val="0"/>
              <w:marTop w:val="0"/>
              <w:marBottom w:val="0"/>
              <w:divBdr>
                <w:top w:val="none" w:sz="0" w:space="0" w:color="auto"/>
                <w:left w:val="none" w:sz="0" w:space="0" w:color="auto"/>
                <w:bottom w:val="none" w:sz="0" w:space="0" w:color="auto"/>
                <w:right w:val="none" w:sz="0" w:space="0" w:color="auto"/>
              </w:divBdr>
            </w:div>
            <w:div w:id="13114405">
              <w:marLeft w:val="480"/>
              <w:marRight w:val="0"/>
              <w:marTop w:val="0"/>
              <w:marBottom w:val="0"/>
              <w:divBdr>
                <w:top w:val="none" w:sz="0" w:space="0" w:color="auto"/>
                <w:left w:val="none" w:sz="0" w:space="0" w:color="auto"/>
                <w:bottom w:val="none" w:sz="0" w:space="0" w:color="auto"/>
                <w:right w:val="none" w:sz="0" w:space="0" w:color="auto"/>
              </w:divBdr>
            </w:div>
            <w:div w:id="13194504">
              <w:marLeft w:val="480"/>
              <w:marRight w:val="0"/>
              <w:marTop w:val="0"/>
              <w:marBottom w:val="0"/>
              <w:divBdr>
                <w:top w:val="none" w:sz="0" w:space="0" w:color="auto"/>
                <w:left w:val="none" w:sz="0" w:space="0" w:color="auto"/>
                <w:bottom w:val="none" w:sz="0" w:space="0" w:color="auto"/>
                <w:right w:val="none" w:sz="0" w:space="0" w:color="auto"/>
              </w:divBdr>
            </w:div>
            <w:div w:id="13196598">
              <w:marLeft w:val="480"/>
              <w:marRight w:val="0"/>
              <w:marTop w:val="0"/>
              <w:marBottom w:val="0"/>
              <w:divBdr>
                <w:top w:val="none" w:sz="0" w:space="0" w:color="auto"/>
                <w:left w:val="none" w:sz="0" w:space="0" w:color="auto"/>
                <w:bottom w:val="none" w:sz="0" w:space="0" w:color="auto"/>
                <w:right w:val="none" w:sz="0" w:space="0" w:color="auto"/>
              </w:divBdr>
            </w:div>
            <w:div w:id="13197143">
              <w:marLeft w:val="480"/>
              <w:marRight w:val="0"/>
              <w:marTop w:val="0"/>
              <w:marBottom w:val="0"/>
              <w:divBdr>
                <w:top w:val="none" w:sz="0" w:space="0" w:color="auto"/>
                <w:left w:val="none" w:sz="0" w:space="0" w:color="auto"/>
                <w:bottom w:val="none" w:sz="0" w:space="0" w:color="auto"/>
                <w:right w:val="none" w:sz="0" w:space="0" w:color="auto"/>
              </w:divBdr>
            </w:div>
            <w:div w:id="13389494">
              <w:marLeft w:val="480"/>
              <w:marRight w:val="0"/>
              <w:marTop w:val="0"/>
              <w:marBottom w:val="0"/>
              <w:divBdr>
                <w:top w:val="none" w:sz="0" w:space="0" w:color="auto"/>
                <w:left w:val="none" w:sz="0" w:space="0" w:color="auto"/>
                <w:bottom w:val="none" w:sz="0" w:space="0" w:color="auto"/>
                <w:right w:val="none" w:sz="0" w:space="0" w:color="auto"/>
              </w:divBdr>
            </w:div>
            <w:div w:id="13459274">
              <w:marLeft w:val="480"/>
              <w:marRight w:val="0"/>
              <w:marTop w:val="0"/>
              <w:marBottom w:val="0"/>
              <w:divBdr>
                <w:top w:val="none" w:sz="0" w:space="0" w:color="auto"/>
                <w:left w:val="none" w:sz="0" w:space="0" w:color="auto"/>
                <w:bottom w:val="none" w:sz="0" w:space="0" w:color="auto"/>
                <w:right w:val="none" w:sz="0" w:space="0" w:color="auto"/>
              </w:divBdr>
            </w:div>
            <w:div w:id="13459503">
              <w:marLeft w:val="480"/>
              <w:marRight w:val="0"/>
              <w:marTop w:val="0"/>
              <w:marBottom w:val="0"/>
              <w:divBdr>
                <w:top w:val="none" w:sz="0" w:space="0" w:color="auto"/>
                <w:left w:val="none" w:sz="0" w:space="0" w:color="auto"/>
                <w:bottom w:val="none" w:sz="0" w:space="0" w:color="auto"/>
                <w:right w:val="none" w:sz="0" w:space="0" w:color="auto"/>
              </w:divBdr>
            </w:div>
            <w:div w:id="13578233">
              <w:marLeft w:val="480"/>
              <w:marRight w:val="0"/>
              <w:marTop w:val="0"/>
              <w:marBottom w:val="0"/>
              <w:divBdr>
                <w:top w:val="none" w:sz="0" w:space="0" w:color="auto"/>
                <w:left w:val="none" w:sz="0" w:space="0" w:color="auto"/>
                <w:bottom w:val="none" w:sz="0" w:space="0" w:color="auto"/>
                <w:right w:val="none" w:sz="0" w:space="0" w:color="auto"/>
              </w:divBdr>
            </w:div>
            <w:div w:id="13579649">
              <w:marLeft w:val="480"/>
              <w:marRight w:val="0"/>
              <w:marTop w:val="0"/>
              <w:marBottom w:val="0"/>
              <w:divBdr>
                <w:top w:val="none" w:sz="0" w:space="0" w:color="auto"/>
                <w:left w:val="none" w:sz="0" w:space="0" w:color="auto"/>
                <w:bottom w:val="none" w:sz="0" w:space="0" w:color="auto"/>
                <w:right w:val="none" w:sz="0" w:space="0" w:color="auto"/>
              </w:divBdr>
            </w:div>
            <w:div w:id="13583925">
              <w:marLeft w:val="480"/>
              <w:marRight w:val="0"/>
              <w:marTop w:val="0"/>
              <w:marBottom w:val="0"/>
              <w:divBdr>
                <w:top w:val="none" w:sz="0" w:space="0" w:color="auto"/>
                <w:left w:val="none" w:sz="0" w:space="0" w:color="auto"/>
                <w:bottom w:val="none" w:sz="0" w:space="0" w:color="auto"/>
                <w:right w:val="none" w:sz="0" w:space="0" w:color="auto"/>
              </w:divBdr>
            </w:div>
            <w:div w:id="13654634">
              <w:marLeft w:val="480"/>
              <w:marRight w:val="0"/>
              <w:marTop w:val="0"/>
              <w:marBottom w:val="0"/>
              <w:divBdr>
                <w:top w:val="none" w:sz="0" w:space="0" w:color="auto"/>
                <w:left w:val="none" w:sz="0" w:space="0" w:color="auto"/>
                <w:bottom w:val="none" w:sz="0" w:space="0" w:color="auto"/>
                <w:right w:val="none" w:sz="0" w:space="0" w:color="auto"/>
              </w:divBdr>
            </w:div>
            <w:div w:id="13701095">
              <w:marLeft w:val="480"/>
              <w:marRight w:val="0"/>
              <w:marTop w:val="0"/>
              <w:marBottom w:val="0"/>
              <w:divBdr>
                <w:top w:val="none" w:sz="0" w:space="0" w:color="auto"/>
                <w:left w:val="none" w:sz="0" w:space="0" w:color="auto"/>
                <w:bottom w:val="none" w:sz="0" w:space="0" w:color="auto"/>
                <w:right w:val="none" w:sz="0" w:space="0" w:color="auto"/>
              </w:divBdr>
            </w:div>
            <w:div w:id="13728370">
              <w:marLeft w:val="480"/>
              <w:marRight w:val="0"/>
              <w:marTop w:val="0"/>
              <w:marBottom w:val="0"/>
              <w:divBdr>
                <w:top w:val="none" w:sz="0" w:space="0" w:color="auto"/>
                <w:left w:val="none" w:sz="0" w:space="0" w:color="auto"/>
                <w:bottom w:val="none" w:sz="0" w:space="0" w:color="auto"/>
                <w:right w:val="none" w:sz="0" w:space="0" w:color="auto"/>
              </w:divBdr>
            </w:div>
            <w:div w:id="13773843">
              <w:marLeft w:val="480"/>
              <w:marRight w:val="0"/>
              <w:marTop w:val="0"/>
              <w:marBottom w:val="0"/>
              <w:divBdr>
                <w:top w:val="none" w:sz="0" w:space="0" w:color="auto"/>
                <w:left w:val="none" w:sz="0" w:space="0" w:color="auto"/>
                <w:bottom w:val="none" w:sz="0" w:space="0" w:color="auto"/>
                <w:right w:val="none" w:sz="0" w:space="0" w:color="auto"/>
              </w:divBdr>
            </w:div>
            <w:div w:id="13849014">
              <w:marLeft w:val="480"/>
              <w:marRight w:val="0"/>
              <w:marTop w:val="0"/>
              <w:marBottom w:val="0"/>
              <w:divBdr>
                <w:top w:val="none" w:sz="0" w:space="0" w:color="auto"/>
                <w:left w:val="none" w:sz="0" w:space="0" w:color="auto"/>
                <w:bottom w:val="none" w:sz="0" w:space="0" w:color="auto"/>
                <w:right w:val="none" w:sz="0" w:space="0" w:color="auto"/>
              </w:divBdr>
            </w:div>
            <w:div w:id="13850734">
              <w:marLeft w:val="480"/>
              <w:marRight w:val="0"/>
              <w:marTop w:val="0"/>
              <w:marBottom w:val="0"/>
              <w:divBdr>
                <w:top w:val="none" w:sz="0" w:space="0" w:color="auto"/>
                <w:left w:val="none" w:sz="0" w:space="0" w:color="auto"/>
                <w:bottom w:val="none" w:sz="0" w:space="0" w:color="auto"/>
                <w:right w:val="none" w:sz="0" w:space="0" w:color="auto"/>
              </w:divBdr>
            </w:div>
            <w:div w:id="13919345">
              <w:marLeft w:val="480"/>
              <w:marRight w:val="0"/>
              <w:marTop w:val="0"/>
              <w:marBottom w:val="0"/>
              <w:divBdr>
                <w:top w:val="none" w:sz="0" w:space="0" w:color="auto"/>
                <w:left w:val="none" w:sz="0" w:space="0" w:color="auto"/>
                <w:bottom w:val="none" w:sz="0" w:space="0" w:color="auto"/>
                <w:right w:val="none" w:sz="0" w:space="0" w:color="auto"/>
              </w:divBdr>
            </w:div>
            <w:div w:id="13963986">
              <w:marLeft w:val="480"/>
              <w:marRight w:val="0"/>
              <w:marTop w:val="0"/>
              <w:marBottom w:val="0"/>
              <w:divBdr>
                <w:top w:val="none" w:sz="0" w:space="0" w:color="auto"/>
                <w:left w:val="none" w:sz="0" w:space="0" w:color="auto"/>
                <w:bottom w:val="none" w:sz="0" w:space="0" w:color="auto"/>
                <w:right w:val="none" w:sz="0" w:space="0" w:color="auto"/>
              </w:divBdr>
            </w:div>
            <w:div w:id="14112861">
              <w:marLeft w:val="480"/>
              <w:marRight w:val="0"/>
              <w:marTop w:val="0"/>
              <w:marBottom w:val="0"/>
              <w:divBdr>
                <w:top w:val="none" w:sz="0" w:space="0" w:color="auto"/>
                <w:left w:val="none" w:sz="0" w:space="0" w:color="auto"/>
                <w:bottom w:val="none" w:sz="0" w:space="0" w:color="auto"/>
                <w:right w:val="none" w:sz="0" w:space="0" w:color="auto"/>
              </w:divBdr>
            </w:div>
            <w:div w:id="14114913">
              <w:marLeft w:val="480"/>
              <w:marRight w:val="0"/>
              <w:marTop w:val="0"/>
              <w:marBottom w:val="0"/>
              <w:divBdr>
                <w:top w:val="none" w:sz="0" w:space="0" w:color="auto"/>
                <w:left w:val="none" w:sz="0" w:space="0" w:color="auto"/>
                <w:bottom w:val="none" w:sz="0" w:space="0" w:color="auto"/>
                <w:right w:val="none" w:sz="0" w:space="0" w:color="auto"/>
              </w:divBdr>
            </w:div>
            <w:div w:id="14118787">
              <w:marLeft w:val="480"/>
              <w:marRight w:val="0"/>
              <w:marTop w:val="0"/>
              <w:marBottom w:val="0"/>
              <w:divBdr>
                <w:top w:val="none" w:sz="0" w:space="0" w:color="auto"/>
                <w:left w:val="none" w:sz="0" w:space="0" w:color="auto"/>
                <w:bottom w:val="none" w:sz="0" w:space="0" w:color="auto"/>
                <w:right w:val="none" w:sz="0" w:space="0" w:color="auto"/>
              </w:divBdr>
            </w:div>
            <w:div w:id="14188204">
              <w:marLeft w:val="480"/>
              <w:marRight w:val="0"/>
              <w:marTop w:val="0"/>
              <w:marBottom w:val="0"/>
              <w:divBdr>
                <w:top w:val="none" w:sz="0" w:space="0" w:color="auto"/>
                <w:left w:val="none" w:sz="0" w:space="0" w:color="auto"/>
                <w:bottom w:val="none" w:sz="0" w:space="0" w:color="auto"/>
                <w:right w:val="none" w:sz="0" w:space="0" w:color="auto"/>
              </w:divBdr>
            </w:div>
            <w:div w:id="14238451">
              <w:marLeft w:val="480"/>
              <w:marRight w:val="0"/>
              <w:marTop w:val="0"/>
              <w:marBottom w:val="0"/>
              <w:divBdr>
                <w:top w:val="none" w:sz="0" w:space="0" w:color="auto"/>
                <w:left w:val="none" w:sz="0" w:space="0" w:color="auto"/>
                <w:bottom w:val="none" w:sz="0" w:space="0" w:color="auto"/>
                <w:right w:val="none" w:sz="0" w:space="0" w:color="auto"/>
              </w:divBdr>
            </w:div>
            <w:div w:id="14307022">
              <w:marLeft w:val="480"/>
              <w:marRight w:val="0"/>
              <w:marTop w:val="0"/>
              <w:marBottom w:val="0"/>
              <w:divBdr>
                <w:top w:val="none" w:sz="0" w:space="0" w:color="auto"/>
                <w:left w:val="none" w:sz="0" w:space="0" w:color="auto"/>
                <w:bottom w:val="none" w:sz="0" w:space="0" w:color="auto"/>
                <w:right w:val="none" w:sz="0" w:space="0" w:color="auto"/>
              </w:divBdr>
            </w:div>
            <w:div w:id="14311571">
              <w:marLeft w:val="480"/>
              <w:marRight w:val="0"/>
              <w:marTop w:val="0"/>
              <w:marBottom w:val="0"/>
              <w:divBdr>
                <w:top w:val="none" w:sz="0" w:space="0" w:color="auto"/>
                <w:left w:val="none" w:sz="0" w:space="0" w:color="auto"/>
                <w:bottom w:val="none" w:sz="0" w:space="0" w:color="auto"/>
                <w:right w:val="none" w:sz="0" w:space="0" w:color="auto"/>
              </w:divBdr>
            </w:div>
            <w:div w:id="14312918">
              <w:marLeft w:val="480"/>
              <w:marRight w:val="0"/>
              <w:marTop w:val="0"/>
              <w:marBottom w:val="0"/>
              <w:divBdr>
                <w:top w:val="none" w:sz="0" w:space="0" w:color="auto"/>
                <w:left w:val="none" w:sz="0" w:space="0" w:color="auto"/>
                <w:bottom w:val="none" w:sz="0" w:space="0" w:color="auto"/>
                <w:right w:val="none" w:sz="0" w:space="0" w:color="auto"/>
              </w:divBdr>
            </w:div>
            <w:div w:id="14384375">
              <w:marLeft w:val="480"/>
              <w:marRight w:val="0"/>
              <w:marTop w:val="0"/>
              <w:marBottom w:val="0"/>
              <w:divBdr>
                <w:top w:val="none" w:sz="0" w:space="0" w:color="auto"/>
                <w:left w:val="none" w:sz="0" w:space="0" w:color="auto"/>
                <w:bottom w:val="none" w:sz="0" w:space="0" w:color="auto"/>
                <w:right w:val="none" w:sz="0" w:space="0" w:color="auto"/>
              </w:divBdr>
            </w:div>
            <w:div w:id="14426924">
              <w:marLeft w:val="480"/>
              <w:marRight w:val="0"/>
              <w:marTop w:val="0"/>
              <w:marBottom w:val="0"/>
              <w:divBdr>
                <w:top w:val="none" w:sz="0" w:space="0" w:color="auto"/>
                <w:left w:val="none" w:sz="0" w:space="0" w:color="auto"/>
                <w:bottom w:val="none" w:sz="0" w:space="0" w:color="auto"/>
                <w:right w:val="none" w:sz="0" w:space="0" w:color="auto"/>
              </w:divBdr>
            </w:div>
            <w:div w:id="14427641">
              <w:marLeft w:val="480"/>
              <w:marRight w:val="0"/>
              <w:marTop w:val="0"/>
              <w:marBottom w:val="0"/>
              <w:divBdr>
                <w:top w:val="none" w:sz="0" w:space="0" w:color="auto"/>
                <w:left w:val="none" w:sz="0" w:space="0" w:color="auto"/>
                <w:bottom w:val="none" w:sz="0" w:space="0" w:color="auto"/>
                <w:right w:val="none" w:sz="0" w:space="0" w:color="auto"/>
              </w:divBdr>
            </w:div>
            <w:div w:id="14507618">
              <w:marLeft w:val="480"/>
              <w:marRight w:val="0"/>
              <w:marTop w:val="0"/>
              <w:marBottom w:val="0"/>
              <w:divBdr>
                <w:top w:val="none" w:sz="0" w:space="0" w:color="auto"/>
                <w:left w:val="none" w:sz="0" w:space="0" w:color="auto"/>
                <w:bottom w:val="none" w:sz="0" w:space="0" w:color="auto"/>
                <w:right w:val="none" w:sz="0" w:space="0" w:color="auto"/>
              </w:divBdr>
            </w:div>
            <w:div w:id="14575851">
              <w:marLeft w:val="480"/>
              <w:marRight w:val="0"/>
              <w:marTop w:val="0"/>
              <w:marBottom w:val="0"/>
              <w:divBdr>
                <w:top w:val="none" w:sz="0" w:space="0" w:color="auto"/>
                <w:left w:val="none" w:sz="0" w:space="0" w:color="auto"/>
                <w:bottom w:val="none" w:sz="0" w:space="0" w:color="auto"/>
                <w:right w:val="none" w:sz="0" w:space="0" w:color="auto"/>
              </w:divBdr>
            </w:div>
            <w:div w:id="14775512">
              <w:marLeft w:val="480"/>
              <w:marRight w:val="0"/>
              <w:marTop w:val="0"/>
              <w:marBottom w:val="0"/>
              <w:divBdr>
                <w:top w:val="none" w:sz="0" w:space="0" w:color="auto"/>
                <w:left w:val="none" w:sz="0" w:space="0" w:color="auto"/>
                <w:bottom w:val="none" w:sz="0" w:space="0" w:color="auto"/>
                <w:right w:val="none" w:sz="0" w:space="0" w:color="auto"/>
              </w:divBdr>
            </w:div>
            <w:div w:id="14813634">
              <w:marLeft w:val="480"/>
              <w:marRight w:val="0"/>
              <w:marTop w:val="0"/>
              <w:marBottom w:val="0"/>
              <w:divBdr>
                <w:top w:val="none" w:sz="0" w:space="0" w:color="auto"/>
                <w:left w:val="none" w:sz="0" w:space="0" w:color="auto"/>
                <w:bottom w:val="none" w:sz="0" w:space="0" w:color="auto"/>
                <w:right w:val="none" w:sz="0" w:space="0" w:color="auto"/>
              </w:divBdr>
            </w:div>
            <w:div w:id="14885084">
              <w:marLeft w:val="480"/>
              <w:marRight w:val="0"/>
              <w:marTop w:val="0"/>
              <w:marBottom w:val="0"/>
              <w:divBdr>
                <w:top w:val="none" w:sz="0" w:space="0" w:color="auto"/>
                <w:left w:val="none" w:sz="0" w:space="0" w:color="auto"/>
                <w:bottom w:val="none" w:sz="0" w:space="0" w:color="auto"/>
                <w:right w:val="none" w:sz="0" w:space="0" w:color="auto"/>
              </w:divBdr>
            </w:div>
            <w:div w:id="14889334">
              <w:marLeft w:val="480"/>
              <w:marRight w:val="0"/>
              <w:marTop w:val="0"/>
              <w:marBottom w:val="0"/>
              <w:divBdr>
                <w:top w:val="none" w:sz="0" w:space="0" w:color="auto"/>
                <w:left w:val="none" w:sz="0" w:space="0" w:color="auto"/>
                <w:bottom w:val="none" w:sz="0" w:space="0" w:color="auto"/>
                <w:right w:val="none" w:sz="0" w:space="0" w:color="auto"/>
              </w:divBdr>
            </w:div>
            <w:div w:id="15085730">
              <w:marLeft w:val="480"/>
              <w:marRight w:val="0"/>
              <w:marTop w:val="0"/>
              <w:marBottom w:val="0"/>
              <w:divBdr>
                <w:top w:val="none" w:sz="0" w:space="0" w:color="auto"/>
                <w:left w:val="none" w:sz="0" w:space="0" w:color="auto"/>
                <w:bottom w:val="none" w:sz="0" w:space="0" w:color="auto"/>
                <w:right w:val="none" w:sz="0" w:space="0" w:color="auto"/>
              </w:divBdr>
            </w:div>
            <w:div w:id="15157861">
              <w:marLeft w:val="480"/>
              <w:marRight w:val="0"/>
              <w:marTop w:val="0"/>
              <w:marBottom w:val="0"/>
              <w:divBdr>
                <w:top w:val="none" w:sz="0" w:space="0" w:color="auto"/>
                <w:left w:val="none" w:sz="0" w:space="0" w:color="auto"/>
                <w:bottom w:val="none" w:sz="0" w:space="0" w:color="auto"/>
                <w:right w:val="none" w:sz="0" w:space="0" w:color="auto"/>
              </w:divBdr>
            </w:div>
            <w:div w:id="15228957">
              <w:marLeft w:val="480"/>
              <w:marRight w:val="0"/>
              <w:marTop w:val="0"/>
              <w:marBottom w:val="0"/>
              <w:divBdr>
                <w:top w:val="none" w:sz="0" w:space="0" w:color="auto"/>
                <w:left w:val="none" w:sz="0" w:space="0" w:color="auto"/>
                <w:bottom w:val="none" w:sz="0" w:space="0" w:color="auto"/>
                <w:right w:val="none" w:sz="0" w:space="0" w:color="auto"/>
              </w:divBdr>
            </w:div>
            <w:div w:id="15231479">
              <w:marLeft w:val="480"/>
              <w:marRight w:val="0"/>
              <w:marTop w:val="0"/>
              <w:marBottom w:val="0"/>
              <w:divBdr>
                <w:top w:val="none" w:sz="0" w:space="0" w:color="auto"/>
                <w:left w:val="none" w:sz="0" w:space="0" w:color="auto"/>
                <w:bottom w:val="none" w:sz="0" w:space="0" w:color="auto"/>
                <w:right w:val="none" w:sz="0" w:space="0" w:color="auto"/>
              </w:divBdr>
            </w:div>
            <w:div w:id="15233414">
              <w:marLeft w:val="480"/>
              <w:marRight w:val="0"/>
              <w:marTop w:val="0"/>
              <w:marBottom w:val="0"/>
              <w:divBdr>
                <w:top w:val="none" w:sz="0" w:space="0" w:color="auto"/>
                <w:left w:val="none" w:sz="0" w:space="0" w:color="auto"/>
                <w:bottom w:val="none" w:sz="0" w:space="0" w:color="auto"/>
                <w:right w:val="none" w:sz="0" w:space="0" w:color="auto"/>
              </w:divBdr>
            </w:div>
            <w:div w:id="15233878">
              <w:marLeft w:val="480"/>
              <w:marRight w:val="0"/>
              <w:marTop w:val="0"/>
              <w:marBottom w:val="0"/>
              <w:divBdr>
                <w:top w:val="none" w:sz="0" w:space="0" w:color="auto"/>
                <w:left w:val="none" w:sz="0" w:space="0" w:color="auto"/>
                <w:bottom w:val="none" w:sz="0" w:space="0" w:color="auto"/>
                <w:right w:val="none" w:sz="0" w:space="0" w:color="auto"/>
              </w:divBdr>
            </w:div>
            <w:div w:id="15234903">
              <w:marLeft w:val="480"/>
              <w:marRight w:val="0"/>
              <w:marTop w:val="0"/>
              <w:marBottom w:val="0"/>
              <w:divBdr>
                <w:top w:val="none" w:sz="0" w:space="0" w:color="auto"/>
                <w:left w:val="none" w:sz="0" w:space="0" w:color="auto"/>
                <w:bottom w:val="none" w:sz="0" w:space="0" w:color="auto"/>
                <w:right w:val="none" w:sz="0" w:space="0" w:color="auto"/>
              </w:divBdr>
            </w:div>
            <w:div w:id="15273638">
              <w:marLeft w:val="480"/>
              <w:marRight w:val="0"/>
              <w:marTop w:val="0"/>
              <w:marBottom w:val="0"/>
              <w:divBdr>
                <w:top w:val="none" w:sz="0" w:space="0" w:color="auto"/>
                <w:left w:val="none" w:sz="0" w:space="0" w:color="auto"/>
                <w:bottom w:val="none" w:sz="0" w:space="0" w:color="auto"/>
                <w:right w:val="none" w:sz="0" w:space="0" w:color="auto"/>
              </w:divBdr>
            </w:div>
            <w:div w:id="15422783">
              <w:marLeft w:val="480"/>
              <w:marRight w:val="0"/>
              <w:marTop w:val="0"/>
              <w:marBottom w:val="0"/>
              <w:divBdr>
                <w:top w:val="none" w:sz="0" w:space="0" w:color="auto"/>
                <w:left w:val="none" w:sz="0" w:space="0" w:color="auto"/>
                <w:bottom w:val="none" w:sz="0" w:space="0" w:color="auto"/>
                <w:right w:val="none" w:sz="0" w:space="0" w:color="auto"/>
              </w:divBdr>
            </w:div>
            <w:div w:id="15498580">
              <w:marLeft w:val="480"/>
              <w:marRight w:val="0"/>
              <w:marTop w:val="0"/>
              <w:marBottom w:val="0"/>
              <w:divBdr>
                <w:top w:val="none" w:sz="0" w:space="0" w:color="auto"/>
                <w:left w:val="none" w:sz="0" w:space="0" w:color="auto"/>
                <w:bottom w:val="none" w:sz="0" w:space="0" w:color="auto"/>
                <w:right w:val="none" w:sz="0" w:space="0" w:color="auto"/>
              </w:divBdr>
            </w:div>
            <w:div w:id="15549609">
              <w:marLeft w:val="480"/>
              <w:marRight w:val="0"/>
              <w:marTop w:val="0"/>
              <w:marBottom w:val="0"/>
              <w:divBdr>
                <w:top w:val="none" w:sz="0" w:space="0" w:color="auto"/>
                <w:left w:val="none" w:sz="0" w:space="0" w:color="auto"/>
                <w:bottom w:val="none" w:sz="0" w:space="0" w:color="auto"/>
                <w:right w:val="none" w:sz="0" w:space="0" w:color="auto"/>
              </w:divBdr>
            </w:div>
            <w:div w:id="15663848">
              <w:marLeft w:val="480"/>
              <w:marRight w:val="0"/>
              <w:marTop w:val="0"/>
              <w:marBottom w:val="0"/>
              <w:divBdr>
                <w:top w:val="none" w:sz="0" w:space="0" w:color="auto"/>
                <w:left w:val="none" w:sz="0" w:space="0" w:color="auto"/>
                <w:bottom w:val="none" w:sz="0" w:space="0" w:color="auto"/>
                <w:right w:val="none" w:sz="0" w:space="0" w:color="auto"/>
              </w:divBdr>
            </w:div>
            <w:div w:id="15667193">
              <w:marLeft w:val="480"/>
              <w:marRight w:val="0"/>
              <w:marTop w:val="0"/>
              <w:marBottom w:val="0"/>
              <w:divBdr>
                <w:top w:val="none" w:sz="0" w:space="0" w:color="auto"/>
                <w:left w:val="none" w:sz="0" w:space="0" w:color="auto"/>
                <w:bottom w:val="none" w:sz="0" w:space="0" w:color="auto"/>
                <w:right w:val="none" w:sz="0" w:space="0" w:color="auto"/>
              </w:divBdr>
            </w:div>
            <w:div w:id="15741285">
              <w:marLeft w:val="480"/>
              <w:marRight w:val="0"/>
              <w:marTop w:val="0"/>
              <w:marBottom w:val="0"/>
              <w:divBdr>
                <w:top w:val="none" w:sz="0" w:space="0" w:color="auto"/>
                <w:left w:val="none" w:sz="0" w:space="0" w:color="auto"/>
                <w:bottom w:val="none" w:sz="0" w:space="0" w:color="auto"/>
                <w:right w:val="none" w:sz="0" w:space="0" w:color="auto"/>
              </w:divBdr>
            </w:div>
            <w:div w:id="15885521">
              <w:marLeft w:val="480"/>
              <w:marRight w:val="0"/>
              <w:marTop w:val="0"/>
              <w:marBottom w:val="0"/>
              <w:divBdr>
                <w:top w:val="none" w:sz="0" w:space="0" w:color="auto"/>
                <w:left w:val="none" w:sz="0" w:space="0" w:color="auto"/>
                <w:bottom w:val="none" w:sz="0" w:space="0" w:color="auto"/>
                <w:right w:val="none" w:sz="0" w:space="0" w:color="auto"/>
              </w:divBdr>
            </w:div>
            <w:div w:id="15887545">
              <w:marLeft w:val="480"/>
              <w:marRight w:val="0"/>
              <w:marTop w:val="0"/>
              <w:marBottom w:val="0"/>
              <w:divBdr>
                <w:top w:val="none" w:sz="0" w:space="0" w:color="auto"/>
                <w:left w:val="none" w:sz="0" w:space="0" w:color="auto"/>
                <w:bottom w:val="none" w:sz="0" w:space="0" w:color="auto"/>
                <w:right w:val="none" w:sz="0" w:space="0" w:color="auto"/>
              </w:divBdr>
            </w:div>
            <w:div w:id="15889434">
              <w:marLeft w:val="480"/>
              <w:marRight w:val="0"/>
              <w:marTop w:val="0"/>
              <w:marBottom w:val="0"/>
              <w:divBdr>
                <w:top w:val="none" w:sz="0" w:space="0" w:color="auto"/>
                <w:left w:val="none" w:sz="0" w:space="0" w:color="auto"/>
                <w:bottom w:val="none" w:sz="0" w:space="0" w:color="auto"/>
                <w:right w:val="none" w:sz="0" w:space="0" w:color="auto"/>
              </w:divBdr>
            </w:div>
            <w:div w:id="15929118">
              <w:marLeft w:val="480"/>
              <w:marRight w:val="0"/>
              <w:marTop w:val="0"/>
              <w:marBottom w:val="0"/>
              <w:divBdr>
                <w:top w:val="none" w:sz="0" w:space="0" w:color="auto"/>
                <w:left w:val="none" w:sz="0" w:space="0" w:color="auto"/>
                <w:bottom w:val="none" w:sz="0" w:space="0" w:color="auto"/>
                <w:right w:val="none" w:sz="0" w:space="0" w:color="auto"/>
              </w:divBdr>
            </w:div>
            <w:div w:id="16002350">
              <w:marLeft w:val="480"/>
              <w:marRight w:val="0"/>
              <w:marTop w:val="0"/>
              <w:marBottom w:val="0"/>
              <w:divBdr>
                <w:top w:val="none" w:sz="0" w:space="0" w:color="auto"/>
                <w:left w:val="none" w:sz="0" w:space="0" w:color="auto"/>
                <w:bottom w:val="none" w:sz="0" w:space="0" w:color="auto"/>
                <w:right w:val="none" w:sz="0" w:space="0" w:color="auto"/>
              </w:divBdr>
            </w:div>
            <w:div w:id="16002594">
              <w:marLeft w:val="480"/>
              <w:marRight w:val="0"/>
              <w:marTop w:val="0"/>
              <w:marBottom w:val="0"/>
              <w:divBdr>
                <w:top w:val="none" w:sz="0" w:space="0" w:color="auto"/>
                <w:left w:val="none" w:sz="0" w:space="0" w:color="auto"/>
                <w:bottom w:val="none" w:sz="0" w:space="0" w:color="auto"/>
                <w:right w:val="none" w:sz="0" w:space="0" w:color="auto"/>
              </w:divBdr>
            </w:div>
            <w:div w:id="16011175">
              <w:marLeft w:val="480"/>
              <w:marRight w:val="0"/>
              <w:marTop w:val="0"/>
              <w:marBottom w:val="0"/>
              <w:divBdr>
                <w:top w:val="none" w:sz="0" w:space="0" w:color="auto"/>
                <w:left w:val="none" w:sz="0" w:space="0" w:color="auto"/>
                <w:bottom w:val="none" w:sz="0" w:space="0" w:color="auto"/>
                <w:right w:val="none" w:sz="0" w:space="0" w:color="auto"/>
              </w:divBdr>
            </w:div>
            <w:div w:id="16128155">
              <w:marLeft w:val="480"/>
              <w:marRight w:val="0"/>
              <w:marTop w:val="0"/>
              <w:marBottom w:val="0"/>
              <w:divBdr>
                <w:top w:val="none" w:sz="0" w:space="0" w:color="auto"/>
                <w:left w:val="none" w:sz="0" w:space="0" w:color="auto"/>
                <w:bottom w:val="none" w:sz="0" w:space="0" w:color="auto"/>
                <w:right w:val="none" w:sz="0" w:space="0" w:color="auto"/>
              </w:divBdr>
            </w:div>
            <w:div w:id="16198578">
              <w:marLeft w:val="480"/>
              <w:marRight w:val="0"/>
              <w:marTop w:val="0"/>
              <w:marBottom w:val="0"/>
              <w:divBdr>
                <w:top w:val="none" w:sz="0" w:space="0" w:color="auto"/>
                <w:left w:val="none" w:sz="0" w:space="0" w:color="auto"/>
                <w:bottom w:val="none" w:sz="0" w:space="0" w:color="auto"/>
                <w:right w:val="none" w:sz="0" w:space="0" w:color="auto"/>
              </w:divBdr>
            </w:div>
            <w:div w:id="16198706">
              <w:marLeft w:val="480"/>
              <w:marRight w:val="0"/>
              <w:marTop w:val="0"/>
              <w:marBottom w:val="0"/>
              <w:divBdr>
                <w:top w:val="none" w:sz="0" w:space="0" w:color="auto"/>
                <w:left w:val="none" w:sz="0" w:space="0" w:color="auto"/>
                <w:bottom w:val="none" w:sz="0" w:space="0" w:color="auto"/>
                <w:right w:val="none" w:sz="0" w:space="0" w:color="auto"/>
              </w:divBdr>
            </w:div>
            <w:div w:id="16322170">
              <w:marLeft w:val="480"/>
              <w:marRight w:val="0"/>
              <w:marTop w:val="0"/>
              <w:marBottom w:val="0"/>
              <w:divBdr>
                <w:top w:val="none" w:sz="0" w:space="0" w:color="auto"/>
                <w:left w:val="none" w:sz="0" w:space="0" w:color="auto"/>
                <w:bottom w:val="none" w:sz="0" w:space="0" w:color="auto"/>
                <w:right w:val="none" w:sz="0" w:space="0" w:color="auto"/>
              </w:divBdr>
            </w:div>
            <w:div w:id="16346511">
              <w:marLeft w:val="480"/>
              <w:marRight w:val="0"/>
              <w:marTop w:val="0"/>
              <w:marBottom w:val="0"/>
              <w:divBdr>
                <w:top w:val="none" w:sz="0" w:space="0" w:color="auto"/>
                <w:left w:val="none" w:sz="0" w:space="0" w:color="auto"/>
                <w:bottom w:val="none" w:sz="0" w:space="0" w:color="auto"/>
                <w:right w:val="none" w:sz="0" w:space="0" w:color="auto"/>
              </w:divBdr>
            </w:div>
            <w:div w:id="16394538">
              <w:marLeft w:val="480"/>
              <w:marRight w:val="0"/>
              <w:marTop w:val="0"/>
              <w:marBottom w:val="0"/>
              <w:divBdr>
                <w:top w:val="none" w:sz="0" w:space="0" w:color="auto"/>
                <w:left w:val="none" w:sz="0" w:space="0" w:color="auto"/>
                <w:bottom w:val="none" w:sz="0" w:space="0" w:color="auto"/>
                <w:right w:val="none" w:sz="0" w:space="0" w:color="auto"/>
              </w:divBdr>
            </w:div>
            <w:div w:id="16541693">
              <w:marLeft w:val="480"/>
              <w:marRight w:val="0"/>
              <w:marTop w:val="0"/>
              <w:marBottom w:val="0"/>
              <w:divBdr>
                <w:top w:val="none" w:sz="0" w:space="0" w:color="auto"/>
                <w:left w:val="none" w:sz="0" w:space="0" w:color="auto"/>
                <w:bottom w:val="none" w:sz="0" w:space="0" w:color="auto"/>
                <w:right w:val="none" w:sz="0" w:space="0" w:color="auto"/>
              </w:divBdr>
            </w:div>
            <w:div w:id="16545100">
              <w:marLeft w:val="480"/>
              <w:marRight w:val="0"/>
              <w:marTop w:val="0"/>
              <w:marBottom w:val="0"/>
              <w:divBdr>
                <w:top w:val="none" w:sz="0" w:space="0" w:color="auto"/>
                <w:left w:val="none" w:sz="0" w:space="0" w:color="auto"/>
                <w:bottom w:val="none" w:sz="0" w:space="0" w:color="auto"/>
                <w:right w:val="none" w:sz="0" w:space="0" w:color="auto"/>
              </w:divBdr>
            </w:div>
            <w:div w:id="16546089">
              <w:marLeft w:val="480"/>
              <w:marRight w:val="0"/>
              <w:marTop w:val="0"/>
              <w:marBottom w:val="0"/>
              <w:divBdr>
                <w:top w:val="none" w:sz="0" w:space="0" w:color="auto"/>
                <w:left w:val="none" w:sz="0" w:space="0" w:color="auto"/>
                <w:bottom w:val="none" w:sz="0" w:space="0" w:color="auto"/>
                <w:right w:val="none" w:sz="0" w:space="0" w:color="auto"/>
              </w:divBdr>
            </w:div>
            <w:div w:id="16591182">
              <w:marLeft w:val="480"/>
              <w:marRight w:val="0"/>
              <w:marTop w:val="0"/>
              <w:marBottom w:val="0"/>
              <w:divBdr>
                <w:top w:val="none" w:sz="0" w:space="0" w:color="auto"/>
                <w:left w:val="none" w:sz="0" w:space="0" w:color="auto"/>
                <w:bottom w:val="none" w:sz="0" w:space="0" w:color="auto"/>
                <w:right w:val="none" w:sz="0" w:space="0" w:color="auto"/>
              </w:divBdr>
            </w:div>
            <w:div w:id="16733430">
              <w:marLeft w:val="480"/>
              <w:marRight w:val="0"/>
              <w:marTop w:val="0"/>
              <w:marBottom w:val="0"/>
              <w:divBdr>
                <w:top w:val="none" w:sz="0" w:space="0" w:color="auto"/>
                <w:left w:val="none" w:sz="0" w:space="0" w:color="auto"/>
                <w:bottom w:val="none" w:sz="0" w:space="0" w:color="auto"/>
                <w:right w:val="none" w:sz="0" w:space="0" w:color="auto"/>
              </w:divBdr>
            </w:div>
            <w:div w:id="16738388">
              <w:marLeft w:val="480"/>
              <w:marRight w:val="0"/>
              <w:marTop w:val="0"/>
              <w:marBottom w:val="0"/>
              <w:divBdr>
                <w:top w:val="none" w:sz="0" w:space="0" w:color="auto"/>
                <w:left w:val="none" w:sz="0" w:space="0" w:color="auto"/>
                <w:bottom w:val="none" w:sz="0" w:space="0" w:color="auto"/>
                <w:right w:val="none" w:sz="0" w:space="0" w:color="auto"/>
              </w:divBdr>
            </w:div>
            <w:div w:id="16739852">
              <w:marLeft w:val="480"/>
              <w:marRight w:val="0"/>
              <w:marTop w:val="0"/>
              <w:marBottom w:val="0"/>
              <w:divBdr>
                <w:top w:val="none" w:sz="0" w:space="0" w:color="auto"/>
                <w:left w:val="none" w:sz="0" w:space="0" w:color="auto"/>
                <w:bottom w:val="none" w:sz="0" w:space="0" w:color="auto"/>
                <w:right w:val="none" w:sz="0" w:space="0" w:color="auto"/>
              </w:divBdr>
            </w:div>
            <w:div w:id="16933590">
              <w:marLeft w:val="480"/>
              <w:marRight w:val="0"/>
              <w:marTop w:val="0"/>
              <w:marBottom w:val="0"/>
              <w:divBdr>
                <w:top w:val="none" w:sz="0" w:space="0" w:color="auto"/>
                <w:left w:val="none" w:sz="0" w:space="0" w:color="auto"/>
                <w:bottom w:val="none" w:sz="0" w:space="0" w:color="auto"/>
                <w:right w:val="none" w:sz="0" w:space="0" w:color="auto"/>
              </w:divBdr>
            </w:div>
            <w:div w:id="16935613">
              <w:marLeft w:val="480"/>
              <w:marRight w:val="0"/>
              <w:marTop w:val="0"/>
              <w:marBottom w:val="0"/>
              <w:divBdr>
                <w:top w:val="none" w:sz="0" w:space="0" w:color="auto"/>
                <w:left w:val="none" w:sz="0" w:space="0" w:color="auto"/>
                <w:bottom w:val="none" w:sz="0" w:space="0" w:color="auto"/>
                <w:right w:val="none" w:sz="0" w:space="0" w:color="auto"/>
              </w:divBdr>
            </w:div>
            <w:div w:id="17125033">
              <w:marLeft w:val="480"/>
              <w:marRight w:val="0"/>
              <w:marTop w:val="0"/>
              <w:marBottom w:val="0"/>
              <w:divBdr>
                <w:top w:val="none" w:sz="0" w:space="0" w:color="auto"/>
                <w:left w:val="none" w:sz="0" w:space="0" w:color="auto"/>
                <w:bottom w:val="none" w:sz="0" w:space="0" w:color="auto"/>
                <w:right w:val="none" w:sz="0" w:space="0" w:color="auto"/>
              </w:divBdr>
            </w:div>
            <w:div w:id="17126936">
              <w:marLeft w:val="480"/>
              <w:marRight w:val="0"/>
              <w:marTop w:val="0"/>
              <w:marBottom w:val="0"/>
              <w:divBdr>
                <w:top w:val="none" w:sz="0" w:space="0" w:color="auto"/>
                <w:left w:val="none" w:sz="0" w:space="0" w:color="auto"/>
                <w:bottom w:val="none" w:sz="0" w:space="0" w:color="auto"/>
                <w:right w:val="none" w:sz="0" w:space="0" w:color="auto"/>
              </w:divBdr>
            </w:div>
            <w:div w:id="17201979">
              <w:marLeft w:val="480"/>
              <w:marRight w:val="0"/>
              <w:marTop w:val="0"/>
              <w:marBottom w:val="0"/>
              <w:divBdr>
                <w:top w:val="none" w:sz="0" w:space="0" w:color="auto"/>
                <w:left w:val="none" w:sz="0" w:space="0" w:color="auto"/>
                <w:bottom w:val="none" w:sz="0" w:space="0" w:color="auto"/>
                <w:right w:val="none" w:sz="0" w:space="0" w:color="auto"/>
              </w:divBdr>
            </w:div>
            <w:div w:id="17585022">
              <w:marLeft w:val="480"/>
              <w:marRight w:val="0"/>
              <w:marTop w:val="0"/>
              <w:marBottom w:val="0"/>
              <w:divBdr>
                <w:top w:val="none" w:sz="0" w:space="0" w:color="auto"/>
                <w:left w:val="none" w:sz="0" w:space="0" w:color="auto"/>
                <w:bottom w:val="none" w:sz="0" w:space="0" w:color="auto"/>
                <w:right w:val="none" w:sz="0" w:space="0" w:color="auto"/>
              </w:divBdr>
            </w:div>
            <w:div w:id="17589593">
              <w:marLeft w:val="480"/>
              <w:marRight w:val="0"/>
              <w:marTop w:val="0"/>
              <w:marBottom w:val="0"/>
              <w:divBdr>
                <w:top w:val="none" w:sz="0" w:space="0" w:color="auto"/>
                <w:left w:val="none" w:sz="0" w:space="0" w:color="auto"/>
                <w:bottom w:val="none" w:sz="0" w:space="0" w:color="auto"/>
                <w:right w:val="none" w:sz="0" w:space="0" w:color="auto"/>
              </w:divBdr>
            </w:div>
            <w:div w:id="17661517">
              <w:marLeft w:val="480"/>
              <w:marRight w:val="0"/>
              <w:marTop w:val="0"/>
              <w:marBottom w:val="0"/>
              <w:divBdr>
                <w:top w:val="none" w:sz="0" w:space="0" w:color="auto"/>
                <w:left w:val="none" w:sz="0" w:space="0" w:color="auto"/>
                <w:bottom w:val="none" w:sz="0" w:space="0" w:color="auto"/>
                <w:right w:val="none" w:sz="0" w:space="0" w:color="auto"/>
              </w:divBdr>
            </w:div>
            <w:div w:id="17700171">
              <w:marLeft w:val="480"/>
              <w:marRight w:val="0"/>
              <w:marTop w:val="0"/>
              <w:marBottom w:val="0"/>
              <w:divBdr>
                <w:top w:val="none" w:sz="0" w:space="0" w:color="auto"/>
                <w:left w:val="none" w:sz="0" w:space="0" w:color="auto"/>
                <w:bottom w:val="none" w:sz="0" w:space="0" w:color="auto"/>
                <w:right w:val="none" w:sz="0" w:space="0" w:color="auto"/>
              </w:divBdr>
            </w:div>
            <w:div w:id="17781135">
              <w:marLeft w:val="480"/>
              <w:marRight w:val="0"/>
              <w:marTop w:val="0"/>
              <w:marBottom w:val="0"/>
              <w:divBdr>
                <w:top w:val="none" w:sz="0" w:space="0" w:color="auto"/>
                <w:left w:val="none" w:sz="0" w:space="0" w:color="auto"/>
                <w:bottom w:val="none" w:sz="0" w:space="0" w:color="auto"/>
                <w:right w:val="none" w:sz="0" w:space="0" w:color="auto"/>
              </w:divBdr>
            </w:div>
            <w:div w:id="17855519">
              <w:marLeft w:val="480"/>
              <w:marRight w:val="0"/>
              <w:marTop w:val="0"/>
              <w:marBottom w:val="0"/>
              <w:divBdr>
                <w:top w:val="none" w:sz="0" w:space="0" w:color="auto"/>
                <w:left w:val="none" w:sz="0" w:space="0" w:color="auto"/>
                <w:bottom w:val="none" w:sz="0" w:space="0" w:color="auto"/>
                <w:right w:val="none" w:sz="0" w:space="0" w:color="auto"/>
              </w:divBdr>
            </w:div>
            <w:div w:id="17892820">
              <w:marLeft w:val="480"/>
              <w:marRight w:val="0"/>
              <w:marTop w:val="0"/>
              <w:marBottom w:val="0"/>
              <w:divBdr>
                <w:top w:val="none" w:sz="0" w:space="0" w:color="auto"/>
                <w:left w:val="none" w:sz="0" w:space="0" w:color="auto"/>
                <w:bottom w:val="none" w:sz="0" w:space="0" w:color="auto"/>
                <w:right w:val="none" w:sz="0" w:space="0" w:color="auto"/>
              </w:divBdr>
            </w:div>
            <w:div w:id="17895003">
              <w:marLeft w:val="480"/>
              <w:marRight w:val="0"/>
              <w:marTop w:val="0"/>
              <w:marBottom w:val="0"/>
              <w:divBdr>
                <w:top w:val="none" w:sz="0" w:space="0" w:color="auto"/>
                <w:left w:val="none" w:sz="0" w:space="0" w:color="auto"/>
                <w:bottom w:val="none" w:sz="0" w:space="0" w:color="auto"/>
                <w:right w:val="none" w:sz="0" w:space="0" w:color="auto"/>
              </w:divBdr>
            </w:div>
            <w:div w:id="17973029">
              <w:marLeft w:val="480"/>
              <w:marRight w:val="0"/>
              <w:marTop w:val="0"/>
              <w:marBottom w:val="0"/>
              <w:divBdr>
                <w:top w:val="none" w:sz="0" w:space="0" w:color="auto"/>
                <w:left w:val="none" w:sz="0" w:space="0" w:color="auto"/>
                <w:bottom w:val="none" w:sz="0" w:space="0" w:color="auto"/>
                <w:right w:val="none" w:sz="0" w:space="0" w:color="auto"/>
              </w:divBdr>
            </w:div>
            <w:div w:id="18049291">
              <w:marLeft w:val="480"/>
              <w:marRight w:val="0"/>
              <w:marTop w:val="0"/>
              <w:marBottom w:val="0"/>
              <w:divBdr>
                <w:top w:val="none" w:sz="0" w:space="0" w:color="auto"/>
                <w:left w:val="none" w:sz="0" w:space="0" w:color="auto"/>
                <w:bottom w:val="none" w:sz="0" w:space="0" w:color="auto"/>
                <w:right w:val="none" w:sz="0" w:space="0" w:color="auto"/>
              </w:divBdr>
            </w:div>
            <w:div w:id="18168508">
              <w:marLeft w:val="480"/>
              <w:marRight w:val="0"/>
              <w:marTop w:val="0"/>
              <w:marBottom w:val="0"/>
              <w:divBdr>
                <w:top w:val="none" w:sz="0" w:space="0" w:color="auto"/>
                <w:left w:val="none" w:sz="0" w:space="0" w:color="auto"/>
                <w:bottom w:val="none" w:sz="0" w:space="0" w:color="auto"/>
                <w:right w:val="none" w:sz="0" w:space="0" w:color="auto"/>
              </w:divBdr>
            </w:div>
            <w:div w:id="18238624">
              <w:marLeft w:val="480"/>
              <w:marRight w:val="0"/>
              <w:marTop w:val="0"/>
              <w:marBottom w:val="0"/>
              <w:divBdr>
                <w:top w:val="none" w:sz="0" w:space="0" w:color="auto"/>
                <w:left w:val="none" w:sz="0" w:space="0" w:color="auto"/>
                <w:bottom w:val="none" w:sz="0" w:space="0" w:color="auto"/>
                <w:right w:val="none" w:sz="0" w:space="0" w:color="auto"/>
              </w:divBdr>
            </w:div>
            <w:div w:id="18288843">
              <w:marLeft w:val="480"/>
              <w:marRight w:val="0"/>
              <w:marTop w:val="0"/>
              <w:marBottom w:val="0"/>
              <w:divBdr>
                <w:top w:val="none" w:sz="0" w:space="0" w:color="auto"/>
                <w:left w:val="none" w:sz="0" w:space="0" w:color="auto"/>
                <w:bottom w:val="none" w:sz="0" w:space="0" w:color="auto"/>
                <w:right w:val="none" w:sz="0" w:space="0" w:color="auto"/>
              </w:divBdr>
            </w:div>
            <w:div w:id="18436611">
              <w:marLeft w:val="480"/>
              <w:marRight w:val="0"/>
              <w:marTop w:val="0"/>
              <w:marBottom w:val="0"/>
              <w:divBdr>
                <w:top w:val="none" w:sz="0" w:space="0" w:color="auto"/>
                <w:left w:val="none" w:sz="0" w:space="0" w:color="auto"/>
                <w:bottom w:val="none" w:sz="0" w:space="0" w:color="auto"/>
                <w:right w:val="none" w:sz="0" w:space="0" w:color="auto"/>
              </w:divBdr>
            </w:div>
            <w:div w:id="18550303">
              <w:marLeft w:val="480"/>
              <w:marRight w:val="0"/>
              <w:marTop w:val="0"/>
              <w:marBottom w:val="0"/>
              <w:divBdr>
                <w:top w:val="none" w:sz="0" w:space="0" w:color="auto"/>
                <w:left w:val="none" w:sz="0" w:space="0" w:color="auto"/>
                <w:bottom w:val="none" w:sz="0" w:space="0" w:color="auto"/>
                <w:right w:val="none" w:sz="0" w:space="0" w:color="auto"/>
              </w:divBdr>
            </w:div>
            <w:div w:id="18623472">
              <w:marLeft w:val="480"/>
              <w:marRight w:val="0"/>
              <w:marTop w:val="0"/>
              <w:marBottom w:val="0"/>
              <w:divBdr>
                <w:top w:val="none" w:sz="0" w:space="0" w:color="auto"/>
                <w:left w:val="none" w:sz="0" w:space="0" w:color="auto"/>
                <w:bottom w:val="none" w:sz="0" w:space="0" w:color="auto"/>
                <w:right w:val="none" w:sz="0" w:space="0" w:color="auto"/>
              </w:divBdr>
            </w:div>
            <w:div w:id="18625166">
              <w:marLeft w:val="480"/>
              <w:marRight w:val="0"/>
              <w:marTop w:val="0"/>
              <w:marBottom w:val="0"/>
              <w:divBdr>
                <w:top w:val="none" w:sz="0" w:space="0" w:color="auto"/>
                <w:left w:val="none" w:sz="0" w:space="0" w:color="auto"/>
                <w:bottom w:val="none" w:sz="0" w:space="0" w:color="auto"/>
                <w:right w:val="none" w:sz="0" w:space="0" w:color="auto"/>
              </w:divBdr>
            </w:div>
            <w:div w:id="18969084">
              <w:marLeft w:val="480"/>
              <w:marRight w:val="0"/>
              <w:marTop w:val="0"/>
              <w:marBottom w:val="0"/>
              <w:divBdr>
                <w:top w:val="none" w:sz="0" w:space="0" w:color="auto"/>
                <w:left w:val="none" w:sz="0" w:space="0" w:color="auto"/>
                <w:bottom w:val="none" w:sz="0" w:space="0" w:color="auto"/>
                <w:right w:val="none" w:sz="0" w:space="0" w:color="auto"/>
              </w:divBdr>
            </w:div>
            <w:div w:id="18970843">
              <w:marLeft w:val="480"/>
              <w:marRight w:val="0"/>
              <w:marTop w:val="0"/>
              <w:marBottom w:val="0"/>
              <w:divBdr>
                <w:top w:val="none" w:sz="0" w:space="0" w:color="auto"/>
                <w:left w:val="none" w:sz="0" w:space="0" w:color="auto"/>
                <w:bottom w:val="none" w:sz="0" w:space="0" w:color="auto"/>
                <w:right w:val="none" w:sz="0" w:space="0" w:color="auto"/>
              </w:divBdr>
            </w:div>
            <w:div w:id="19282904">
              <w:marLeft w:val="480"/>
              <w:marRight w:val="0"/>
              <w:marTop w:val="0"/>
              <w:marBottom w:val="0"/>
              <w:divBdr>
                <w:top w:val="none" w:sz="0" w:space="0" w:color="auto"/>
                <w:left w:val="none" w:sz="0" w:space="0" w:color="auto"/>
                <w:bottom w:val="none" w:sz="0" w:space="0" w:color="auto"/>
                <w:right w:val="none" w:sz="0" w:space="0" w:color="auto"/>
              </w:divBdr>
            </w:div>
            <w:div w:id="19286661">
              <w:marLeft w:val="480"/>
              <w:marRight w:val="0"/>
              <w:marTop w:val="0"/>
              <w:marBottom w:val="0"/>
              <w:divBdr>
                <w:top w:val="none" w:sz="0" w:space="0" w:color="auto"/>
                <w:left w:val="none" w:sz="0" w:space="0" w:color="auto"/>
                <w:bottom w:val="none" w:sz="0" w:space="0" w:color="auto"/>
                <w:right w:val="none" w:sz="0" w:space="0" w:color="auto"/>
              </w:divBdr>
            </w:div>
            <w:div w:id="19401185">
              <w:marLeft w:val="480"/>
              <w:marRight w:val="0"/>
              <w:marTop w:val="0"/>
              <w:marBottom w:val="0"/>
              <w:divBdr>
                <w:top w:val="none" w:sz="0" w:space="0" w:color="auto"/>
                <w:left w:val="none" w:sz="0" w:space="0" w:color="auto"/>
                <w:bottom w:val="none" w:sz="0" w:space="0" w:color="auto"/>
                <w:right w:val="none" w:sz="0" w:space="0" w:color="auto"/>
              </w:divBdr>
            </w:div>
            <w:div w:id="19549217">
              <w:marLeft w:val="480"/>
              <w:marRight w:val="0"/>
              <w:marTop w:val="0"/>
              <w:marBottom w:val="0"/>
              <w:divBdr>
                <w:top w:val="none" w:sz="0" w:space="0" w:color="auto"/>
                <w:left w:val="none" w:sz="0" w:space="0" w:color="auto"/>
                <w:bottom w:val="none" w:sz="0" w:space="0" w:color="auto"/>
                <w:right w:val="none" w:sz="0" w:space="0" w:color="auto"/>
              </w:divBdr>
            </w:div>
            <w:div w:id="19555414">
              <w:marLeft w:val="480"/>
              <w:marRight w:val="0"/>
              <w:marTop w:val="0"/>
              <w:marBottom w:val="0"/>
              <w:divBdr>
                <w:top w:val="none" w:sz="0" w:space="0" w:color="auto"/>
                <w:left w:val="none" w:sz="0" w:space="0" w:color="auto"/>
                <w:bottom w:val="none" w:sz="0" w:space="0" w:color="auto"/>
                <w:right w:val="none" w:sz="0" w:space="0" w:color="auto"/>
              </w:divBdr>
            </w:div>
            <w:div w:id="19624284">
              <w:marLeft w:val="480"/>
              <w:marRight w:val="0"/>
              <w:marTop w:val="0"/>
              <w:marBottom w:val="0"/>
              <w:divBdr>
                <w:top w:val="none" w:sz="0" w:space="0" w:color="auto"/>
                <w:left w:val="none" w:sz="0" w:space="0" w:color="auto"/>
                <w:bottom w:val="none" w:sz="0" w:space="0" w:color="auto"/>
                <w:right w:val="none" w:sz="0" w:space="0" w:color="auto"/>
              </w:divBdr>
            </w:div>
            <w:div w:id="19741556">
              <w:marLeft w:val="480"/>
              <w:marRight w:val="0"/>
              <w:marTop w:val="0"/>
              <w:marBottom w:val="0"/>
              <w:divBdr>
                <w:top w:val="none" w:sz="0" w:space="0" w:color="auto"/>
                <w:left w:val="none" w:sz="0" w:space="0" w:color="auto"/>
                <w:bottom w:val="none" w:sz="0" w:space="0" w:color="auto"/>
                <w:right w:val="none" w:sz="0" w:space="0" w:color="auto"/>
              </w:divBdr>
            </w:div>
            <w:div w:id="19792741">
              <w:marLeft w:val="480"/>
              <w:marRight w:val="0"/>
              <w:marTop w:val="0"/>
              <w:marBottom w:val="0"/>
              <w:divBdr>
                <w:top w:val="none" w:sz="0" w:space="0" w:color="auto"/>
                <w:left w:val="none" w:sz="0" w:space="0" w:color="auto"/>
                <w:bottom w:val="none" w:sz="0" w:space="0" w:color="auto"/>
                <w:right w:val="none" w:sz="0" w:space="0" w:color="auto"/>
              </w:divBdr>
            </w:div>
            <w:div w:id="19858543">
              <w:marLeft w:val="480"/>
              <w:marRight w:val="0"/>
              <w:marTop w:val="0"/>
              <w:marBottom w:val="0"/>
              <w:divBdr>
                <w:top w:val="none" w:sz="0" w:space="0" w:color="auto"/>
                <w:left w:val="none" w:sz="0" w:space="0" w:color="auto"/>
                <w:bottom w:val="none" w:sz="0" w:space="0" w:color="auto"/>
                <w:right w:val="none" w:sz="0" w:space="0" w:color="auto"/>
              </w:divBdr>
            </w:div>
            <w:div w:id="19861059">
              <w:marLeft w:val="480"/>
              <w:marRight w:val="0"/>
              <w:marTop w:val="0"/>
              <w:marBottom w:val="0"/>
              <w:divBdr>
                <w:top w:val="none" w:sz="0" w:space="0" w:color="auto"/>
                <w:left w:val="none" w:sz="0" w:space="0" w:color="auto"/>
                <w:bottom w:val="none" w:sz="0" w:space="0" w:color="auto"/>
                <w:right w:val="none" w:sz="0" w:space="0" w:color="auto"/>
              </w:divBdr>
            </w:div>
            <w:div w:id="19934154">
              <w:marLeft w:val="480"/>
              <w:marRight w:val="0"/>
              <w:marTop w:val="0"/>
              <w:marBottom w:val="0"/>
              <w:divBdr>
                <w:top w:val="none" w:sz="0" w:space="0" w:color="auto"/>
                <w:left w:val="none" w:sz="0" w:space="0" w:color="auto"/>
                <w:bottom w:val="none" w:sz="0" w:space="0" w:color="auto"/>
                <w:right w:val="none" w:sz="0" w:space="0" w:color="auto"/>
              </w:divBdr>
            </w:div>
            <w:div w:id="20012430">
              <w:marLeft w:val="480"/>
              <w:marRight w:val="0"/>
              <w:marTop w:val="0"/>
              <w:marBottom w:val="0"/>
              <w:divBdr>
                <w:top w:val="none" w:sz="0" w:space="0" w:color="auto"/>
                <w:left w:val="none" w:sz="0" w:space="0" w:color="auto"/>
                <w:bottom w:val="none" w:sz="0" w:space="0" w:color="auto"/>
                <w:right w:val="none" w:sz="0" w:space="0" w:color="auto"/>
              </w:divBdr>
            </w:div>
            <w:div w:id="20013356">
              <w:marLeft w:val="480"/>
              <w:marRight w:val="0"/>
              <w:marTop w:val="0"/>
              <w:marBottom w:val="0"/>
              <w:divBdr>
                <w:top w:val="none" w:sz="0" w:space="0" w:color="auto"/>
                <w:left w:val="none" w:sz="0" w:space="0" w:color="auto"/>
                <w:bottom w:val="none" w:sz="0" w:space="0" w:color="auto"/>
                <w:right w:val="none" w:sz="0" w:space="0" w:color="auto"/>
              </w:divBdr>
            </w:div>
            <w:div w:id="20055479">
              <w:marLeft w:val="480"/>
              <w:marRight w:val="0"/>
              <w:marTop w:val="0"/>
              <w:marBottom w:val="0"/>
              <w:divBdr>
                <w:top w:val="none" w:sz="0" w:space="0" w:color="auto"/>
                <w:left w:val="none" w:sz="0" w:space="0" w:color="auto"/>
                <w:bottom w:val="none" w:sz="0" w:space="0" w:color="auto"/>
                <w:right w:val="none" w:sz="0" w:space="0" w:color="auto"/>
              </w:divBdr>
            </w:div>
            <w:div w:id="20132966">
              <w:marLeft w:val="480"/>
              <w:marRight w:val="0"/>
              <w:marTop w:val="0"/>
              <w:marBottom w:val="0"/>
              <w:divBdr>
                <w:top w:val="none" w:sz="0" w:space="0" w:color="auto"/>
                <w:left w:val="none" w:sz="0" w:space="0" w:color="auto"/>
                <w:bottom w:val="none" w:sz="0" w:space="0" w:color="auto"/>
                <w:right w:val="none" w:sz="0" w:space="0" w:color="auto"/>
              </w:divBdr>
            </w:div>
            <w:div w:id="20204095">
              <w:marLeft w:val="480"/>
              <w:marRight w:val="0"/>
              <w:marTop w:val="0"/>
              <w:marBottom w:val="0"/>
              <w:divBdr>
                <w:top w:val="none" w:sz="0" w:space="0" w:color="auto"/>
                <w:left w:val="none" w:sz="0" w:space="0" w:color="auto"/>
                <w:bottom w:val="none" w:sz="0" w:space="0" w:color="auto"/>
                <w:right w:val="none" w:sz="0" w:space="0" w:color="auto"/>
              </w:divBdr>
            </w:div>
            <w:div w:id="20320659">
              <w:marLeft w:val="480"/>
              <w:marRight w:val="0"/>
              <w:marTop w:val="0"/>
              <w:marBottom w:val="0"/>
              <w:divBdr>
                <w:top w:val="none" w:sz="0" w:space="0" w:color="auto"/>
                <w:left w:val="none" w:sz="0" w:space="0" w:color="auto"/>
                <w:bottom w:val="none" w:sz="0" w:space="0" w:color="auto"/>
                <w:right w:val="none" w:sz="0" w:space="0" w:color="auto"/>
              </w:divBdr>
            </w:div>
            <w:div w:id="20320902">
              <w:marLeft w:val="480"/>
              <w:marRight w:val="0"/>
              <w:marTop w:val="0"/>
              <w:marBottom w:val="0"/>
              <w:divBdr>
                <w:top w:val="none" w:sz="0" w:space="0" w:color="auto"/>
                <w:left w:val="none" w:sz="0" w:space="0" w:color="auto"/>
                <w:bottom w:val="none" w:sz="0" w:space="0" w:color="auto"/>
                <w:right w:val="none" w:sz="0" w:space="0" w:color="auto"/>
              </w:divBdr>
            </w:div>
            <w:div w:id="20321476">
              <w:marLeft w:val="480"/>
              <w:marRight w:val="0"/>
              <w:marTop w:val="0"/>
              <w:marBottom w:val="0"/>
              <w:divBdr>
                <w:top w:val="none" w:sz="0" w:space="0" w:color="auto"/>
                <w:left w:val="none" w:sz="0" w:space="0" w:color="auto"/>
                <w:bottom w:val="none" w:sz="0" w:space="0" w:color="auto"/>
                <w:right w:val="none" w:sz="0" w:space="0" w:color="auto"/>
              </w:divBdr>
            </w:div>
            <w:div w:id="20324565">
              <w:marLeft w:val="480"/>
              <w:marRight w:val="0"/>
              <w:marTop w:val="0"/>
              <w:marBottom w:val="0"/>
              <w:divBdr>
                <w:top w:val="none" w:sz="0" w:space="0" w:color="auto"/>
                <w:left w:val="none" w:sz="0" w:space="0" w:color="auto"/>
                <w:bottom w:val="none" w:sz="0" w:space="0" w:color="auto"/>
                <w:right w:val="none" w:sz="0" w:space="0" w:color="auto"/>
              </w:divBdr>
            </w:div>
            <w:div w:id="20402037">
              <w:marLeft w:val="480"/>
              <w:marRight w:val="0"/>
              <w:marTop w:val="0"/>
              <w:marBottom w:val="0"/>
              <w:divBdr>
                <w:top w:val="none" w:sz="0" w:space="0" w:color="auto"/>
                <w:left w:val="none" w:sz="0" w:space="0" w:color="auto"/>
                <w:bottom w:val="none" w:sz="0" w:space="0" w:color="auto"/>
                <w:right w:val="none" w:sz="0" w:space="0" w:color="auto"/>
              </w:divBdr>
            </w:div>
            <w:div w:id="20478024">
              <w:marLeft w:val="480"/>
              <w:marRight w:val="0"/>
              <w:marTop w:val="0"/>
              <w:marBottom w:val="0"/>
              <w:divBdr>
                <w:top w:val="none" w:sz="0" w:space="0" w:color="auto"/>
                <w:left w:val="none" w:sz="0" w:space="0" w:color="auto"/>
                <w:bottom w:val="none" w:sz="0" w:space="0" w:color="auto"/>
                <w:right w:val="none" w:sz="0" w:space="0" w:color="auto"/>
              </w:divBdr>
            </w:div>
            <w:div w:id="20516997">
              <w:marLeft w:val="480"/>
              <w:marRight w:val="0"/>
              <w:marTop w:val="0"/>
              <w:marBottom w:val="0"/>
              <w:divBdr>
                <w:top w:val="none" w:sz="0" w:space="0" w:color="auto"/>
                <w:left w:val="none" w:sz="0" w:space="0" w:color="auto"/>
                <w:bottom w:val="none" w:sz="0" w:space="0" w:color="auto"/>
                <w:right w:val="none" w:sz="0" w:space="0" w:color="auto"/>
              </w:divBdr>
            </w:div>
            <w:div w:id="20597486">
              <w:marLeft w:val="480"/>
              <w:marRight w:val="0"/>
              <w:marTop w:val="0"/>
              <w:marBottom w:val="0"/>
              <w:divBdr>
                <w:top w:val="none" w:sz="0" w:space="0" w:color="auto"/>
                <w:left w:val="none" w:sz="0" w:space="0" w:color="auto"/>
                <w:bottom w:val="none" w:sz="0" w:space="0" w:color="auto"/>
                <w:right w:val="none" w:sz="0" w:space="0" w:color="auto"/>
              </w:divBdr>
            </w:div>
            <w:div w:id="20598260">
              <w:marLeft w:val="480"/>
              <w:marRight w:val="0"/>
              <w:marTop w:val="0"/>
              <w:marBottom w:val="0"/>
              <w:divBdr>
                <w:top w:val="none" w:sz="0" w:space="0" w:color="auto"/>
                <w:left w:val="none" w:sz="0" w:space="0" w:color="auto"/>
                <w:bottom w:val="none" w:sz="0" w:space="0" w:color="auto"/>
                <w:right w:val="none" w:sz="0" w:space="0" w:color="auto"/>
              </w:divBdr>
            </w:div>
            <w:div w:id="20668297">
              <w:marLeft w:val="480"/>
              <w:marRight w:val="0"/>
              <w:marTop w:val="0"/>
              <w:marBottom w:val="0"/>
              <w:divBdr>
                <w:top w:val="none" w:sz="0" w:space="0" w:color="auto"/>
                <w:left w:val="none" w:sz="0" w:space="0" w:color="auto"/>
                <w:bottom w:val="none" w:sz="0" w:space="0" w:color="auto"/>
                <w:right w:val="none" w:sz="0" w:space="0" w:color="auto"/>
              </w:divBdr>
            </w:div>
            <w:div w:id="20782696">
              <w:marLeft w:val="480"/>
              <w:marRight w:val="0"/>
              <w:marTop w:val="0"/>
              <w:marBottom w:val="0"/>
              <w:divBdr>
                <w:top w:val="none" w:sz="0" w:space="0" w:color="auto"/>
                <w:left w:val="none" w:sz="0" w:space="0" w:color="auto"/>
                <w:bottom w:val="none" w:sz="0" w:space="0" w:color="auto"/>
                <w:right w:val="none" w:sz="0" w:space="0" w:color="auto"/>
              </w:divBdr>
            </w:div>
            <w:div w:id="20936956">
              <w:marLeft w:val="480"/>
              <w:marRight w:val="0"/>
              <w:marTop w:val="0"/>
              <w:marBottom w:val="0"/>
              <w:divBdr>
                <w:top w:val="none" w:sz="0" w:space="0" w:color="auto"/>
                <w:left w:val="none" w:sz="0" w:space="0" w:color="auto"/>
                <w:bottom w:val="none" w:sz="0" w:space="0" w:color="auto"/>
                <w:right w:val="none" w:sz="0" w:space="0" w:color="auto"/>
              </w:divBdr>
            </w:div>
            <w:div w:id="21058032">
              <w:marLeft w:val="480"/>
              <w:marRight w:val="0"/>
              <w:marTop w:val="0"/>
              <w:marBottom w:val="0"/>
              <w:divBdr>
                <w:top w:val="none" w:sz="0" w:space="0" w:color="auto"/>
                <w:left w:val="none" w:sz="0" w:space="0" w:color="auto"/>
                <w:bottom w:val="none" w:sz="0" w:space="0" w:color="auto"/>
                <w:right w:val="none" w:sz="0" w:space="0" w:color="auto"/>
              </w:divBdr>
            </w:div>
            <w:div w:id="21132915">
              <w:marLeft w:val="480"/>
              <w:marRight w:val="0"/>
              <w:marTop w:val="0"/>
              <w:marBottom w:val="0"/>
              <w:divBdr>
                <w:top w:val="none" w:sz="0" w:space="0" w:color="auto"/>
                <w:left w:val="none" w:sz="0" w:space="0" w:color="auto"/>
                <w:bottom w:val="none" w:sz="0" w:space="0" w:color="auto"/>
                <w:right w:val="none" w:sz="0" w:space="0" w:color="auto"/>
              </w:divBdr>
            </w:div>
            <w:div w:id="21177568">
              <w:marLeft w:val="480"/>
              <w:marRight w:val="0"/>
              <w:marTop w:val="0"/>
              <w:marBottom w:val="0"/>
              <w:divBdr>
                <w:top w:val="none" w:sz="0" w:space="0" w:color="auto"/>
                <w:left w:val="none" w:sz="0" w:space="0" w:color="auto"/>
                <w:bottom w:val="none" w:sz="0" w:space="0" w:color="auto"/>
                <w:right w:val="none" w:sz="0" w:space="0" w:color="auto"/>
              </w:divBdr>
            </w:div>
            <w:div w:id="21253029">
              <w:marLeft w:val="480"/>
              <w:marRight w:val="0"/>
              <w:marTop w:val="0"/>
              <w:marBottom w:val="0"/>
              <w:divBdr>
                <w:top w:val="none" w:sz="0" w:space="0" w:color="auto"/>
                <w:left w:val="none" w:sz="0" w:space="0" w:color="auto"/>
                <w:bottom w:val="none" w:sz="0" w:space="0" w:color="auto"/>
                <w:right w:val="none" w:sz="0" w:space="0" w:color="auto"/>
              </w:divBdr>
            </w:div>
            <w:div w:id="21320311">
              <w:marLeft w:val="480"/>
              <w:marRight w:val="0"/>
              <w:marTop w:val="0"/>
              <w:marBottom w:val="0"/>
              <w:divBdr>
                <w:top w:val="none" w:sz="0" w:space="0" w:color="auto"/>
                <w:left w:val="none" w:sz="0" w:space="0" w:color="auto"/>
                <w:bottom w:val="none" w:sz="0" w:space="0" w:color="auto"/>
                <w:right w:val="none" w:sz="0" w:space="0" w:color="auto"/>
              </w:divBdr>
            </w:div>
            <w:div w:id="21397323">
              <w:marLeft w:val="480"/>
              <w:marRight w:val="0"/>
              <w:marTop w:val="0"/>
              <w:marBottom w:val="0"/>
              <w:divBdr>
                <w:top w:val="none" w:sz="0" w:space="0" w:color="auto"/>
                <w:left w:val="none" w:sz="0" w:space="0" w:color="auto"/>
                <w:bottom w:val="none" w:sz="0" w:space="0" w:color="auto"/>
                <w:right w:val="none" w:sz="0" w:space="0" w:color="auto"/>
              </w:divBdr>
            </w:div>
            <w:div w:id="21446342">
              <w:marLeft w:val="480"/>
              <w:marRight w:val="0"/>
              <w:marTop w:val="0"/>
              <w:marBottom w:val="0"/>
              <w:divBdr>
                <w:top w:val="none" w:sz="0" w:space="0" w:color="auto"/>
                <w:left w:val="none" w:sz="0" w:space="0" w:color="auto"/>
                <w:bottom w:val="none" w:sz="0" w:space="0" w:color="auto"/>
                <w:right w:val="none" w:sz="0" w:space="0" w:color="auto"/>
              </w:divBdr>
            </w:div>
            <w:div w:id="21635435">
              <w:marLeft w:val="480"/>
              <w:marRight w:val="0"/>
              <w:marTop w:val="0"/>
              <w:marBottom w:val="0"/>
              <w:divBdr>
                <w:top w:val="none" w:sz="0" w:space="0" w:color="auto"/>
                <w:left w:val="none" w:sz="0" w:space="0" w:color="auto"/>
                <w:bottom w:val="none" w:sz="0" w:space="0" w:color="auto"/>
                <w:right w:val="none" w:sz="0" w:space="0" w:color="auto"/>
              </w:divBdr>
            </w:div>
            <w:div w:id="21639994">
              <w:marLeft w:val="480"/>
              <w:marRight w:val="0"/>
              <w:marTop w:val="0"/>
              <w:marBottom w:val="0"/>
              <w:divBdr>
                <w:top w:val="none" w:sz="0" w:space="0" w:color="auto"/>
                <w:left w:val="none" w:sz="0" w:space="0" w:color="auto"/>
                <w:bottom w:val="none" w:sz="0" w:space="0" w:color="auto"/>
                <w:right w:val="none" w:sz="0" w:space="0" w:color="auto"/>
              </w:divBdr>
            </w:div>
            <w:div w:id="21908770">
              <w:marLeft w:val="480"/>
              <w:marRight w:val="0"/>
              <w:marTop w:val="0"/>
              <w:marBottom w:val="0"/>
              <w:divBdr>
                <w:top w:val="none" w:sz="0" w:space="0" w:color="auto"/>
                <w:left w:val="none" w:sz="0" w:space="0" w:color="auto"/>
                <w:bottom w:val="none" w:sz="0" w:space="0" w:color="auto"/>
                <w:right w:val="none" w:sz="0" w:space="0" w:color="auto"/>
              </w:divBdr>
            </w:div>
            <w:div w:id="21983522">
              <w:marLeft w:val="480"/>
              <w:marRight w:val="0"/>
              <w:marTop w:val="0"/>
              <w:marBottom w:val="0"/>
              <w:divBdr>
                <w:top w:val="none" w:sz="0" w:space="0" w:color="auto"/>
                <w:left w:val="none" w:sz="0" w:space="0" w:color="auto"/>
                <w:bottom w:val="none" w:sz="0" w:space="0" w:color="auto"/>
                <w:right w:val="none" w:sz="0" w:space="0" w:color="auto"/>
              </w:divBdr>
            </w:div>
            <w:div w:id="21984462">
              <w:marLeft w:val="480"/>
              <w:marRight w:val="0"/>
              <w:marTop w:val="0"/>
              <w:marBottom w:val="0"/>
              <w:divBdr>
                <w:top w:val="none" w:sz="0" w:space="0" w:color="auto"/>
                <w:left w:val="none" w:sz="0" w:space="0" w:color="auto"/>
                <w:bottom w:val="none" w:sz="0" w:space="0" w:color="auto"/>
                <w:right w:val="none" w:sz="0" w:space="0" w:color="auto"/>
              </w:divBdr>
            </w:div>
            <w:div w:id="22024770">
              <w:marLeft w:val="480"/>
              <w:marRight w:val="0"/>
              <w:marTop w:val="0"/>
              <w:marBottom w:val="0"/>
              <w:divBdr>
                <w:top w:val="none" w:sz="0" w:space="0" w:color="auto"/>
                <w:left w:val="none" w:sz="0" w:space="0" w:color="auto"/>
                <w:bottom w:val="none" w:sz="0" w:space="0" w:color="auto"/>
                <w:right w:val="none" w:sz="0" w:space="0" w:color="auto"/>
              </w:divBdr>
            </w:div>
            <w:div w:id="22095016">
              <w:marLeft w:val="480"/>
              <w:marRight w:val="0"/>
              <w:marTop w:val="0"/>
              <w:marBottom w:val="0"/>
              <w:divBdr>
                <w:top w:val="none" w:sz="0" w:space="0" w:color="auto"/>
                <w:left w:val="none" w:sz="0" w:space="0" w:color="auto"/>
                <w:bottom w:val="none" w:sz="0" w:space="0" w:color="auto"/>
                <w:right w:val="none" w:sz="0" w:space="0" w:color="auto"/>
              </w:divBdr>
            </w:div>
            <w:div w:id="22177285">
              <w:marLeft w:val="480"/>
              <w:marRight w:val="0"/>
              <w:marTop w:val="0"/>
              <w:marBottom w:val="0"/>
              <w:divBdr>
                <w:top w:val="none" w:sz="0" w:space="0" w:color="auto"/>
                <w:left w:val="none" w:sz="0" w:space="0" w:color="auto"/>
                <w:bottom w:val="none" w:sz="0" w:space="0" w:color="auto"/>
                <w:right w:val="none" w:sz="0" w:space="0" w:color="auto"/>
              </w:divBdr>
            </w:div>
            <w:div w:id="22220007">
              <w:marLeft w:val="480"/>
              <w:marRight w:val="0"/>
              <w:marTop w:val="0"/>
              <w:marBottom w:val="0"/>
              <w:divBdr>
                <w:top w:val="none" w:sz="0" w:space="0" w:color="auto"/>
                <w:left w:val="none" w:sz="0" w:space="0" w:color="auto"/>
                <w:bottom w:val="none" w:sz="0" w:space="0" w:color="auto"/>
                <w:right w:val="none" w:sz="0" w:space="0" w:color="auto"/>
              </w:divBdr>
            </w:div>
            <w:div w:id="22244833">
              <w:marLeft w:val="480"/>
              <w:marRight w:val="0"/>
              <w:marTop w:val="0"/>
              <w:marBottom w:val="0"/>
              <w:divBdr>
                <w:top w:val="none" w:sz="0" w:space="0" w:color="auto"/>
                <w:left w:val="none" w:sz="0" w:space="0" w:color="auto"/>
                <w:bottom w:val="none" w:sz="0" w:space="0" w:color="auto"/>
                <w:right w:val="none" w:sz="0" w:space="0" w:color="auto"/>
              </w:divBdr>
            </w:div>
            <w:div w:id="22248006">
              <w:marLeft w:val="480"/>
              <w:marRight w:val="0"/>
              <w:marTop w:val="0"/>
              <w:marBottom w:val="0"/>
              <w:divBdr>
                <w:top w:val="none" w:sz="0" w:space="0" w:color="auto"/>
                <w:left w:val="none" w:sz="0" w:space="0" w:color="auto"/>
                <w:bottom w:val="none" w:sz="0" w:space="0" w:color="auto"/>
                <w:right w:val="none" w:sz="0" w:space="0" w:color="auto"/>
              </w:divBdr>
            </w:div>
            <w:div w:id="22480084">
              <w:marLeft w:val="480"/>
              <w:marRight w:val="0"/>
              <w:marTop w:val="0"/>
              <w:marBottom w:val="0"/>
              <w:divBdr>
                <w:top w:val="none" w:sz="0" w:space="0" w:color="auto"/>
                <w:left w:val="none" w:sz="0" w:space="0" w:color="auto"/>
                <w:bottom w:val="none" w:sz="0" w:space="0" w:color="auto"/>
                <w:right w:val="none" w:sz="0" w:space="0" w:color="auto"/>
              </w:divBdr>
            </w:div>
            <w:div w:id="22481391">
              <w:marLeft w:val="480"/>
              <w:marRight w:val="0"/>
              <w:marTop w:val="0"/>
              <w:marBottom w:val="0"/>
              <w:divBdr>
                <w:top w:val="none" w:sz="0" w:space="0" w:color="auto"/>
                <w:left w:val="none" w:sz="0" w:space="0" w:color="auto"/>
                <w:bottom w:val="none" w:sz="0" w:space="0" w:color="auto"/>
                <w:right w:val="none" w:sz="0" w:space="0" w:color="auto"/>
              </w:divBdr>
            </w:div>
            <w:div w:id="22482992">
              <w:marLeft w:val="480"/>
              <w:marRight w:val="0"/>
              <w:marTop w:val="0"/>
              <w:marBottom w:val="0"/>
              <w:divBdr>
                <w:top w:val="none" w:sz="0" w:space="0" w:color="auto"/>
                <w:left w:val="none" w:sz="0" w:space="0" w:color="auto"/>
                <w:bottom w:val="none" w:sz="0" w:space="0" w:color="auto"/>
                <w:right w:val="none" w:sz="0" w:space="0" w:color="auto"/>
              </w:divBdr>
            </w:div>
            <w:div w:id="22678772">
              <w:marLeft w:val="480"/>
              <w:marRight w:val="0"/>
              <w:marTop w:val="0"/>
              <w:marBottom w:val="0"/>
              <w:divBdr>
                <w:top w:val="none" w:sz="0" w:space="0" w:color="auto"/>
                <w:left w:val="none" w:sz="0" w:space="0" w:color="auto"/>
                <w:bottom w:val="none" w:sz="0" w:space="0" w:color="auto"/>
                <w:right w:val="none" w:sz="0" w:space="0" w:color="auto"/>
              </w:divBdr>
            </w:div>
            <w:div w:id="22754111">
              <w:marLeft w:val="480"/>
              <w:marRight w:val="0"/>
              <w:marTop w:val="0"/>
              <w:marBottom w:val="0"/>
              <w:divBdr>
                <w:top w:val="none" w:sz="0" w:space="0" w:color="auto"/>
                <w:left w:val="none" w:sz="0" w:space="0" w:color="auto"/>
                <w:bottom w:val="none" w:sz="0" w:space="0" w:color="auto"/>
                <w:right w:val="none" w:sz="0" w:space="0" w:color="auto"/>
              </w:divBdr>
            </w:div>
            <w:div w:id="22831531">
              <w:marLeft w:val="480"/>
              <w:marRight w:val="0"/>
              <w:marTop w:val="0"/>
              <w:marBottom w:val="0"/>
              <w:divBdr>
                <w:top w:val="none" w:sz="0" w:space="0" w:color="auto"/>
                <w:left w:val="none" w:sz="0" w:space="0" w:color="auto"/>
                <w:bottom w:val="none" w:sz="0" w:space="0" w:color="auto"/>
                <w:right w:val="none" w:sz="0" w:space="0" w:color="auto"/>
              </w:divBdr>
            </w:div>
            <w:div w:id="22900345">
              <w:marLeft w:val="480"/>
              <w:marRight w:val="0"/>
              <w:marTop w:val="0"/>
              <w:marBottom w:val="0"/>
              <w:divBdr>
                <w:top w:val="none" w:sz="0" w:space="0" w:color="auto"/>
                <w:left w:val="none" w:sz="0" w:space="0" w:color="auto"/>
                <w:bottom w:val="none" w:sz="0" w:space="0" w:color="auto"/>
                <w:right w:val="none" w:sz="0" w:space="0" w:color="auto"/>
              </w:divBdr>
            </w:div>
            <w:div w:id="22946556">
              <w:marLeft w:val="480"/>
              <w:marRight w:val="0"/>
              <w:marTop w:val="0"/>
              <w:marBottom w:val="0"/>
              <w:divBdr>
                <w:top w:val="none" w:sz="0" w:space="0" w:color="auto"/>
                <w:left w:val="none" w:sz="0" w:space="0" w:color="auto"/>
                <w:bottom w:val="none" w:sz="0" w:space="0" w:color="auto"/>
                <w:right w:val="none" w:sz="0" w:space="0" w:color="auto"/>
              </w:divBdr>
            </w:div>
            <w:div w:id="22946656">
              <w:marLeft w:val="480"/>
              <w:marRight w:val="0"/>
              <w:marTop w:val="0"/>
              <w:marBottom w:val="0"/>
              <w:divBdr>
                <w:top w:val="none" w:sz="0" w:space="0" w:color="auto"/>
                <w:left w:val="none" w:sz="0" w:space="0" w:color="auto"/>
                <w:bottom w:val="none" w:sz="0" w:space="0" w:color="auto"/>
                <w:right w:val="none" w:sz="0" w:space="0" w:color="auto"/>
              </w:divBdr>
            </w:div>
            <w:div w:id="23024092">
              <w:marLeft w:val="480"/>
              <w:marRight w:val="0"/>
              <w:marTop w:val="0"/>
              <w:marBottom w:val="0"/>
              <w:divBdr>
                <w:top w:val="none" w:sz="0" w:space="0" w:color="auto"/>
                <w:left w:val="none" w:sz="0" w:space="0" w:color="auto"/>
                <w:bottom w:val="none" w:sz="0" w:space="0" w:color="auto"/>
                <w:right w:val="none" w:sz="0" w:space="0" w:color="auto"/>
              </w:divBdr>
            </w:div>
            <w:div w:id="23292027">
              <w:marLeft w:val="480"/>
              <w:marRight w:val="0"/>
              <w:marTop w:val="0"/>
              <w:marBottom w:val="0"/>
              <w:divBdr>
                <w:top w:val="none" w:sz="0" w:space="0" w:color="auto"/>
                <w:left w:val="none" w:sz="0" w:space="0" w:color="auto"/>
                <w:bottom w:val="none" w:sz="0" w:space="0" w:color="auto"/>
                <w:right w:val="none" w:sz="0" w:space="0" w:color="auto"/>
              </w:divBdr>
            </w:div>
            <w:div w:id="23334981">
              <w:marLeft w:val="480"/>
              <w:marRight w:val="0"/>
              <w:marTop w:val="0"/>
              <w:marBottom w:val="0"/>
              <w:divBdr>
                <w:top w:val="none" w:sz="0" w:space="0" w:color="auto"/>
                <w:left w:val="none" w:sz="0" w:space="0" w:color="auto"/>
                <w:bottom w:val="none" w:sz="0" w:space="0" w:color="auto"/>
                <w:right w:val="none" w:sz="0" w:space="0" w:color="auto"/>
              </w:divBdr>
            </w:div>
            <w:div w:id="23403735">
              <w:marLeft w:val="480"/>
              <w:marRight w:val="0"/>
              <w:marTop w:val="0"/>
              <w:marBottom w:val="0"/>
              <w:divBdr>
                <w:top w:val="none" w:sz="0" w:space="0" w:color="auto"/>
                <w:left w:val="none" w:sz="0" w:space="0" w:color="auto"/>
                <w:bottom w:val="none" w:sz="0" w:space="0" w:color="auto"/>
                <w:right w:val="none" w:sz="0" w:space="0" w:color="auto"/>
              </w:divBdr>
            </w:div>
            <w:div w:id="23484901">
              <w:marLeft w:val="480"/>
              <w:marRight w:val="0"/>
              <w:marTop w:val="0"/>
              <w:marBottom w:val="0"/>
              <w:divBdr>
                <w:top w:val="none" w:sz="0" w:space="0" w:color="auto"/>
                <w:left w:val="none" w:sz="0" w:space="0" w:color="auto"/>
                <w:bottom w:val="none" w:sz="0" w:space="0" w:color="auto"/>
                <w:right w:val="none" w:sz="0" w:space="0" w:color="auto"/>
              </w:divBdr>
            </w:div>
            <w:div w:id="23597661">
              <w:marLeft w:val="480"/>
              <w:marRight w:val="0"/>
              <w:marTop w:val="0"/>
              <w:marBottom w:val="0"/>
              <w:divBdr>
                <w:top w:val="none" w:sz="0" w:space="0" w:color="auto"/>
                <w:left w:val="none" w:sz="0" w:space="0" w:color="auto"/>
                <w:bottom w:val="none" w:sz="0" w:space="0" w:color="auto"/>
                <w:right w:val="none" w:sz="0" w:space="0" w:color="auto"/>
              </w:divBdr>
            </w:div>
            <w:div w:id="23679262">
              <w:marLeft w:val="480"/>
              <w:marRight w:val="0"/>
              <w:marTop w:val="0"/>
              <w:marBottom w:val="0"/>
              <w:divBdr>
                <w:top w:val="none" w:sz="0" w:space="0" w:color="auto"/>
                <w:left w:val="none" w:sz="0" w:space="0" w:color="auto"/>
                <w:bottom w:val="none" w:sz="0" w:space="0" w:color="auto"/>
                <w:right w:val="none" w:sz="0" w:space="0" w:color="auto"/>
              </w:divBdr>
            </w:div>
            <w:div w:id="23680494">
              <w:marLeft w:val="480"/>
              <w:marRight w:val="0"/>
              <w:marTop w:val="0"/>
              <w:marBottom w:val="0"/>
              <w:divBdr>
                <w:top w:val="none" w:sz="0" w:space="0" w:color="auto"/>
                <w:left w:val="none" w:sz="0" w:space="0" w:color="auto"/>
                <w:bottom w:val="none" w:sz="0" w:space="0" w:color="auto"/>
                <w:right w:val="none" w:sz="0" w:space="0" w:color="auto"/>
              </w:divBdr>
            </w:div>
            <w:div w:id="23724363">
              <w:marLeft w:val="480"/>
              <w:marRight w:val="0"/>
              <w:marTop w:val="0"/>
              <w:marBottom w:val="0"/>
              <w:divBdr>
                <w:top w:val="none" w:sz="0" w:space="0" w:color="auto"/>
                <w:left w:val="none" w:sz="0" w:space="0" w:color="auto"/>
                <w:bottom w:val="none" w:sz="0" w:space="0" w:color="auto"/>
                <w:right w:val="none" w:sz="0" w:space="0" w:color="auto"/>
              </w:divBdr>
            </w:div>
            <w:div w:id="23943794">
              <w:marLeft w:val="480"/>
              <w:marRight w:val="0"/>
              <w:marTop w:val="0"/>
              <w:marBottom w:val="0"/>
              <w:divBdr>
                <w:top w:val="none" w:sz="0" w:space="0" w:color="auto"/>
                <w:left w:val="none" w:sz="0" w:space="0" w:color="auto"/>
                <w:bottom w:val="none" w:sz="0" w:space="0" w:color="auto"/>
                <w:right w:val="none" w:sz="0" w:space="0" w:color="auto"/>
              </w:divBdr>
            </w:div>
            <w:div w:id="23948117">
              <w:marLeft w:val="480"/>
              <w:marRight w:val="0"/>
              <w:marTop w:val="0"/>
              <w:marBottom w:val="0"/>
              <w:divBdr>
                <w:top w:val="none" w:sz="0" w:space="0" w:color="auto"/>
                <w:left w:val="none" w:sz="0" w:space="0" w:color="auto"/>
                <w:bottom w:val="none" w:sz="0" w:space="0" w:color="auto"/>
                <w:right w:val="none" w:sz="0" w:space="0" w:color="auto"/>
              </w:divBdr>
            </w:div>
            <w:div w:id="23990279">
              <w:marLeft w:val="480"/>
              <w:marRight w:val="0"/>
              <w:marTop w:val="0"/>
              <w:marBottom w:val="0"/>
              <w:divBdr>
                <w:top w:val="none" w:sz="0" w:space="0" w:color="auto"/>
                <w:left w:val="none" w:sz="0" w:space="0" w:color="auto"/>
                <w:bottom w:val="none" w:sz="0" w:space="0" w:color="auto"/>
                <w:right w:val="none" w:sz="0" w:space="0" w:color="auto"/>
              </w:divBdr>
            </w:div>
            <w:div w:id="24138580">
              <w:marLeft w:val="480"/>
              <w:marRight w:val="0"/>
              <w:marTop w:val="0"/>
              <w:marBottom w:val="0"/>
              <w:divBdr>
                <w:top w:val="none" w:sz="0" w:space="0" w:color="auto"/>
                <w:left w:val="none" w:sz="0" w:space="0" w:color="auto"/>
                <w:bottom w:val="none" w:sz="0" w:space="0" w:color="auto"/>
                <w:right w:val="none" w:sz="0" w:space="0" w:color="auto"/>
              </w:divBdr>
            </w:div>
            <w:div w:id="24261275">
              <w:marLeft w:val="480"/>
              <w:marRight w:val="0"/>
              <w:marTop w:val="0"/>
              <w:marBottom w:val="0"/>
              <w:divBdr>
                <w:top w:val="none" w:sz="0" w:space="0" w:color="auto"/>
                <w:left w:val="none" w:sz="0" w:space="0" w:color="auto"/>
                <w:bottom w:val="none" w:sz="0" w:space="0" w:color="auto"/>
                <w:right w:val="none" w:sz="0" w:space="0" w:color="auto"/>
              </w:divBdr>
            </w:div>
            <w:div w:id="24332664">
              <w:marLeft w:val="480"/>
              <w:marRight w:val="0"/>
              <w:marTop w:val="0"/>
              <w:marBottom w:val="0"/>
              <w:divBdr>
                <w:top w:val="none" w:sz="0" w:space="0" w:color="auto"/>
                <w:left w:val="none" w:sz="0" w:space="0" w:color="auto"/>
                <w:bottom w:val="none" w:sz="0" w:space="0" w:color="auto"/>
                <w:right w:val="none" w:sz="0" w:space="0" w:color="auto"/>
              </w:divBdr>
            </w:div>
            <w:div w:id="24452780">
              <w:marLeft w:val="480"/>
              <w:marRight w:val="0"/>
              <w:marTop w:val="0"/>
              <w:marBottom w:val="0"/>
              <w:divBdr>
                <w:top w:val="none" w:sz="0" w:space="0" w:color="auto"/>
                <w:left w:val="none" w:sz="0" w:space="0" w:color="auto"/>
                <w:bottom w:val="none" w:sz="0" w:space="0" w:color="auto"/>
                <w:right w:val="none" w:sz="0" w:space="0" w:color="auto"/>
              </w:divBdr>
            </w:div>
            <w:div w:id="24454096">
              <w:marLeft w:val="480"/>
              <w:marRight w:val="0"/>
              <w:marTop w:val="0"/>
              <w:marBottom w:val="0"/>
              <w:divBdr>
                <w:top w:val="none" w:sz="0" w:space="0" w:color="auto"/>
                <w:left w:val="none" w:sz="0" w:space="0" w:color="auto"/>
                <w:bottom w:val="none" w:sz="0" w:space="0" w:color="auto"/>
                <w:right w:val="none" w:sz="0" w:space="0" w:color="auto"/>
              </w:divBdr>
            </w:div>
            <w:div w:id="24454666">
              <w:marLeft w:val="480"/>
              <w:marRight w:val="0"/>
              <w:marTop w:val="0"/>
              <w:marBottom w:val="0"/>
              <w:divBdr>
                <w:top w:val="none" w:sz="0" w:space="0" w:color="auto"/>
                <w:left w:val="none" w:sz="0" w:space="0" w:color="auto"/>
                <w:bottom w:val="none" w:sz="0" w:space="0" w:color="auto"/>
                <w:right w:val="none" w:sz="0" w:space="0" w:color="auto"/>
              </w:divBdr>
            </w:div>
            <w:div w:id="24526381">
              <w:marLeft w:val="480"/>
              <w:marRight w:val="0"/>
              <w:marTop w:val="0"/>
              <w:marBottom w:val="0"/>
              <w:divBdr>
                <w:top w:val="none" w:sz="0" w:space="0" w:color="auto"/>
                <w:left w:val="none" w:sz="0" w:space="0" w:color="auto"/>
                <w:bottom w:val="none" w:sz="0" w:space="0" w:color="auto"/>
                <w:right w:val="none" w:sz="0" w:space="0" w:color="auto"/>
              </w:divBdr>
            </w:div>
            <w:div w:id="24529550">
              <w:marLeft w:val="480"/>
              <w:marRight w:val="0"/>
              <w:marTop w:val="0"/>
              <w:marBottom w:val="0"/>
              <w:divBdr>
                <w:top w:val="none" w:sz="0" w:space="0" w:color="auto"/>
                <w:left w:val="none" w:sz="0" w:space="0" w:color="auto"/>
                <w:bottom w:val="none" w:sz="0" w:space="0" w:color="auto"/>
                <w:right w:val="none" w:sz="0" w:space="0" w:color="auto"/>
              </w:divBdr>
            </w:div>
            <w:div w:id="24642865">
              <w:marLeft w:val="480"/>
              <w:marRight w:val="0"/>
              <w:marTop w:val="0"/>
              <w:marBottom w:val="0"/>
              <w:divBdr>
                <w:top w:val="none" w:sz="0" w:space="0" w:color="auto"/>
                <w:left w:val="none" w:sz="0" w:space="0" w:color="auto"/>
                <w:bottom w:val="none" w:sz="0" w:space="0" w:color="auto"/>
                <w:right w:val="none" w:sz="0" w:space="0" w:color="auto"/>
              </w:divBdr>
            </w:div>
            <w:div w:id="24714505">
              <w:marLeft w:val="480"/>
              <w:marRight w:val="0"/>
              <w:marTop w:val="0"/>
              <w:marBottom w:val="0"/>
              <w:divBdr>
                <w:top w:val="none" w:sz="0" w:space="0" w:color="auto"/>
                <w:left w:val="none" w:sz="0" w:space="0" w:color="auto"/>
                <w:bottom w:val="none" w:sz="0" w:space="0" w:color="auto"/>
                <w:right w:val="none" w:sz="0" w:space="0" w:color="auto"/>
              </w:divBdr>
            </w:div>
            <w:div w:id="24723365">
              <w:marLeft w:val="480"/>
              <w:marRight w:val="0"/>
              <w:marTop w:val="0"/>
              <w:marBottom w:val="0"/>
              <w:divBdr>
                <w:top w:val="none" w:sz="0" w:space="0" w:color="auto"/>
                <w:left w:val="none" w:sz="0" w:space="0" w:color="auto"/>
                <w:bottom w:val="none" w:sz="0" w:space="0" w:color="auto"/>
                <w:right w:val="none" w:sz="0" w:space="0" w:color="auto"/>
              </w:divBdr>
            </w:div>
            <w:div w:id="24985762">
              <w:marLeft w:val="480"/>
              <w:marRight w:val="0"/>
              <w:marTop w:val="0"/>
              <w:marBottom w:val="0"/>
              <w:divBdr>
                <w:top w:val="none" w:sz="0" w:space="0" w:color="auto"/>
                <w:left w:val="none" w:sz="0" w:space="0" w:color="auto"/>
                <w:bottom w:val="none" w:sz="0" w:space="0" w:color="auto"/>
                <w:right w:val="none" w:sz="0" w:space="0" w:color="auto"/>
              </w:divBdr>
            </w:div>
            <w:div w:id="24990995">
              <w:marLeft w:val="480"/>
              <w:marRight w:val="0"/>
              <w:marTop w:val="0"/>
              <w:marBottom w:val="0"/>
              <w:divBdr>
                <w:top w:val="none" w:sz="0" w:space="0" w:color="auto"/>
                <w:left w:val="none" w:sz="0" w:space="0" w:color="auto"/>
                <w:bottom w:val="none" w:sz="0" w:space="0" w:color="auto"/>
                <w:right w:val="none" w:sz="0" w:space="0" w:color="auto"/>
              </w:divBdr>
            </w:div>
            <w:div w:id="25062610">
              <w:marLeft w:val="480"/>
              <w:marRight w:val="0"/>
              <w:marTop w:val="0"/>
              <w:marBottom w:val="0"/>
              <w:divBdr>
                <w:top w:val="none" w:sz="0" w:space="0" w:color="auto"/>
                <w:left w:val="none" w:sz="0" w:space="0" w:color="auto"/>
                <w:bottom w:val="none" w:sz="0" w:space="0" w:color="auto"/>
                <w:right w:val="none" w:sz="0" w:space="0" w:color="auto"/>
              </w:divBdr>
            </w:div>
            <w:div w:id="25102854">
              <w:marLeft w:val="480"/>
              <w:marRight w:val="0"/>
              <w:marTop w:val="0"/>
              <w:marBottom w:val="0"/>
              <w:divBdr>
                <w:top w:val="none" w:sz="0" w:space="0" w:color="auto"/>
                <w:left w:val="none" w:sz="0" w:space="0" w:color="auto"/>
                <w:bottom w:val="none" w:sz="0" w:space="0" w:color="auto"/>
                <w:right w:val="none" w:sz="0" w:space="0" w:color="auto"/>
              </w:divBdr>
            </w:div>
            <w:div w:id="25183181">
              <w:marLeft w:val="480"/>
              <w:marRight w:val="0"/>
              <w:marTop w:val="0"/>
              <w:marBottom w:val="0"/>
              <w:divBdr>
                <w:top w:val="none" w:sz="0" w:space="0" w:color="auto"/>
                <w:left w:val="none" w:sz="0" w:space="0" w:color="auto"/>
                <w:bottom w:val="none" w:sz="0" w:space="0" w:color="auto"/>
                <w:right w:val="none" w:sz="0" w:space="0" w:color="auto"/>
              </w:divBdr>
            </w:div>
            <w:div w:id="25255674">
              <w:marLeft w:val="480"/>
              <w:marRight w:val="0"/>
              <w:marTop w:val="0"/>
              <w:marBottom w:val="0"/>
              <w:divBdr>
                <w:top w:val="none" w:sz="0" w:space="0" w:color="auto"/>
                <w:left w:val="none" w:sz="0" w:space="0" w:color="auto"/>
                <w:bottom w:val="none" w:sz="0" w:space="0" w:color="auto"/>
                <w:right w:val="none" w:sz="0" w:space="0" w:color="auto"/>
              </w:divBdr>
            </w:div>
            <w:div w:id="25259336">
              <w:marLeft w:val="480"/>
              <w:marRight w:val="0"/>
              <w:marTop w:val="0"/>
              <w:marBottom w:val="0"/>
              <w:divBdr>
                <w:top w:val="none" w:sz="0" w:space="0" w:color="auto"/>
                <w:left w:val="none" w:sz="0" w:space="0" w:color="auto"/>
                <w:bottom w:val="none" w:sz="0" w:space="0" w:color="auto"/>
                <w:right w:val="none" w:sz="0" w:space="0" w:color="auto"/>
              </w:divBdr>
            </w:div>
            <w:div w:id="25298232">
              <w:marLeft w:val="480"/>
              <w:marRight w:val="0"/>
              <w:marTop w:val="0"/>
              <w:marBottom w:val="0"/>
              <w:divBdr>
                <w:top w:val="none" w:sz="0" w:space="0" w:color="auto"/>
                <w:left w:val="none" w:sz="0" w:space="0" w:color="auto"/>
                <w:bottom w:val="none" w:sz="0" w:space="0" w:color="auto"/>
                <w:right w:val="none" w:sz="0" w:space="0" w:color="auto"/>
              </w:divBdr>
            </w:div>
            <w:div w:id="25327142">
              <w:marLeft w:val="480"/>
              <w:marRight w:val="0"/>
              <w:marTop w:val="0"/>
              <w:marBottom w:val="0"/>
              <w:divBdr>
                <w:top w:val="none" w:sz="0" w:space="0" w:color="auto"/>
                <w:left w:val="none" w:sz="0" w:space="0" w:color="auto"/>
                <w:bottom w:val="none" w:sz="0" w:space="0" w:color="auto"/>
                <w:right w:val="none" w:sz="0" w:space="0" w:color="auto"/>
              </w:divBdr>
            </w:div>
            <w:div w:id="25369319">
              <w:marLeft w:val="480"/>
              <w:marRight w:val="0"/>
              <w:marTop w:val="0"/>
              <w:marBottom w:val="0"/>
              <w:divBdr>
                <w:top w:val="none" w:sz="0" w:space="0" w:color="auto"/>
                <w:left w:val="none" w:sz="0" w:space="0" w:color="auto"/>
                <w:bottom w:val="none" w:sz="0" w:space="0" w:color="auto"/>
                <w:right w:val="none" w:sz="0" w:space="0" w:color="auto"/>
              </w:divBdr>
            </w:div>
            <w:div w:id="25369694">
              <w:marLeft w:val="480"/>
              <w:marRight w:val="0"/>
              <w:marTop w:val="0"/>
              <w:marBottom w:val="0"/>
              <w:divBdr>
                <w:top w:val="none" w:sz="0" w:space="0" w:color="auto"/>
                <w:left w:val="none" w:sz="0" w:space="0" w:color="auto"/>
                <w:bottom w:val="none" w:sz="0" w:space="0" w:color="auto"/>
                <w:right w:val="none" w:sz="0" w:space="0" w:color="auto"/>
              </w:divBdr>
            </w:div>
            <w:div w:id="25453016">
              <w:marLeft w:val="480"/>
              <w:marRight w:val="0"/>
              <w:marTop w:val="0"/>
              <w:marBottom w:val="0"/>
              <w:divBdr>
                <w:top w:val="none" w:sz="0" w:space="0" w:color="auto"/>
                <w:left w:val="none" w:sz="0" w:space="0" w:color="auto"/>
                <w:bottom w:val="none" w:sz="0" w:space="0" w:color="auto"/>
                <w:right w:val="none" w:sz="0" w:space="0" w:color="auto"/>
              </w:divBdr>
            </w:div>
            <w:div w:id="25496430">
              <w:marLeft w:val="480"/>
              <w:marRight w:val="0"/>
              <w:marTop w:val="0"/>
              <w:marBottom w:val="0"/>
              <w:divBdr>
                <w:top w:val="none" w:sz="0" w:space="0" w:color="auto"/>
                <w:left w:val="none" w:sz="0" w:space="0" w:color="auto"/>
                <w:bottom w:val="none" w:sz="0" w:space="0" w:color="auto"/>
                <w:right w:val="none" w:sz="0" w:space="0" w:color="auto"/>
              </w:divBdr>
            </w:div>
            <w:div w:id="25496746">
              <w:marLeft w:val="480"/>
              <w:marRight w:val="0"/>
              <w:marTop w:val="0"/>
              <w:marBottom w:val="0"/>
              <w:divBdr>
                <w:top w:val="none" w:sz="0" w:space="0" w:color="auto"/>
                <w:left w:val="none" w:sz="0" w:space="0" w:color="auto"/>
                <w:bottom w:val="none" w:sz="0" w:space="0" w:color="auto"/>
                <w:right w:val="none" w:sz="0" w:space="0" w:color="auto"/>
              </w:divBdr>
            </w:div>
            <w:div w:id="25564377">
              <w:marLeft w:val="480"/>
              <w:marRight w:val="0"/>
              <w:marTop w:val="0"/>
              <w:marBottom w:val="0"/>
              <w:divBdr>
                <w:top w:val="none" w:sz="0" w:space="0" w:color="auto"/>
                <w:left w:val="none" w:sz="0" w:space="0" w:color="auto"/>
                <w:bottom w:val="none" w:sz="0" w:space="0" w:color="auto"/>
                <w:right w:val="none" w:sz="0" w:space="0" w:color="auto"/>
              </w:divBdr>
            </w:div>
            <w:div w:id="25569601">
              <w:marLeft w:val="480"/>
              <w:marRight w:val="0"/>
              <w:marTop w:val="0"/>
              <w:marBottom w:val="0"/>
              <w:divBdr>
                <w:top w:val="none" w:sz="0" w:space="0" w:color="auto"/>
                <w:left w:val="none" w:sz="0" w:space="0" w:color="auto"/>
                <w:bottom w:val="none" w:sz="0" w:space="0" w:color="auto"/>
                <w:right w:val="none" w:sz="0" w:space="0" w:color="auto"/>
              </w:divBdr>
            </w:div>
            <w:div w:id="25639804">
              <w:marLeft w:val="480"/>
              <w:marRight w:val="0"/>
              <w:marTop w:val="0"/>
              <w:marBottom w:val="0"/>
              <w:divBdr>
                <w:top w:val="none" w:sz="0" w:space="0" w:color="auto"/>
                <w:left w:val="none" w:sz="0" w:space="0" w:color="auto"/>
                <w:bottom w:val="none" w:sz="0" w:space="0" w:color="auto"/>
                <w:right w:val="none" w:sz="0" w:space="0" w:color="auto"/>
              </w:divBdr>
            </w:div>
            <w:div w:id="25715705">
              <w:marLeft w:val="480"/>
              <w:marRight w:val="0"/>
              <w:marTop w:val="0"/>
              <w:marBottom w:val="0"/>
              <w:divBdr>
                <w:top w:val="none" w:sz="0" w:space="0" w:color="auto"/>
                <w:left w:val="none" w:sz="0" w:space="0" w:color="auto"/>
                <w:bottom w:val="none" w:sz="0" w:space="0" w:color="auto"/>
                <w:right w:val="none" w:sz="0" w:space="0" w:color="auto"/>
              </w:divBdr>
            </w:div>
            <w:div w:id="25756652">
              <w:marLeft w:val="480"/>
              <w:marRight w:val="0"/>
              <w:marTop w:val="0"/>
              <w:marBottom w:val="0"/>
              <w:divBdr>
                <w:top w:val="none" w:sz="0" w:space="0" w:color="auto"/>
                <w:left w:val="none" w:sz="0" w:space="0" w:color="auto"/>
                <w:bottom w:val="none" w:sz="0" w:space="0" w:color="auto"/>
                <w:right w:val="none" w:sz="0" w:space="0" w:color="auto"/>
              </w:divBdr>
            </w:div>
            <w:div w:id="25757855">
              <w:marLeft w:val="480"/>
              <w:marRight w:val="0"/>
              <w:marTop w:val="0"/>
              <w:marBottom w:val="0"/>
              <w:divBdr>
                <w:top w:val="none" w:sz="0" w:space="0" w:color="auto"/>
                <w:left w:val="none" w:sz="0" w:space="0" w:color="auto"/>
                <w:bottom w:val="none" w:sz="0" w:space="0" w:color="auto"/>
                <w:right w:val="none" w:sz="0" w:space="0" w:color="auto"/>
              </w:divBdr>
            </w:div>
            <w:div w:id="25836357">
              <w:marLeft w:val="480"/>
              <w:marRight w:val="0"/>
              <w:marTop w:val="0"/>
              <w:marBottom w:val="0"/>
              <w:divBdr>
                <w:top w:val="none" w:sz="0" w:space="0" w:color="auto"/>
                <w:left w:val="none" w:sz="0" w:space="0" w:color="auto"/>
                <w:bottom w:val="none" w:sz="0" w:space="0" w:color="auto"/>
                <w:right w:val="none" w:sz="0" w:space="0" w:color="auto"/>
              </w:divBdr>
            </w:div>
            <w:div w:id="26029497">
              <w:marLeft w:val="480"/>
              <w:marRight w:val="0"/>
              <w:marTop w:val="0"/>
              <w:marBottom w:val="0"/>
              <w:divBdr>
                <w:top w:val="none" w:sz="0" w:space="0" w:color="auto"/>
                <w:left w:val="none" w:sz="0" w:space="0" w:color="auto"/>
                <w:bottom w:val="none" w:sz="0" w:space="0" w:color="auto"/>
                <w:right w:val="none" w:sz="0" w:space="0" w:color="auto"/>
              </w:divBdr>
            </w:div>
            <w:div w:id="26226873">
              <w:marLeft w:val="480"/>
              <w:marRight w:val="0"/>
              <w:marTop w:val="0"/>
              <w:marBottom w:val="0"/>
              <w:divBdr>
                <w:top w:val="none" w:sz="0" w:space="0" w:color="auto"/>
                <w:left w:val="none" w:sz="0" w:space="0" w:color="auto"/>
                <w:bottom w:val="none" w:sz="0" w:space="0" w:color="auto"/>
                <w:right w:val="none" w:sz="0" w:space="0" w:color="auto"/>
              </w:divBdr>
            </w:div>
            <w:div w:id="26370739">
              <w:marLeft w:val="480"/>
              <w:marRight w:val="0"/>
              <w:marTop w:val="0"/>
              <w:marBottom w:val="0"/>
              <w:divBdr>
                <w:top w:val="none" w:sz="0" w:space="0" w:color="auto"/>
                <w:left w:val="none" w:sz="0" w:space="0" w:color="auto"/>
                <w:bottom w:val="none" w:sz="0" w:space="0" w:color="auto"/>
                <w:right w:val="none" w:sz="0" w:space="0" w:color="auto"/>
              </w:divBdr>
            </w:div>
            <w:div w:id="26415925">
              <w:marLeft w:val="480"/>
              <w:marRight w:val="0"/>
              <w:marTop w:val="0"/>
              <w:marBottom w:val="0"/>
              <w:divBdr>
                <w:top w:val="none" w:sz="0" w:space="0" w:color="auto"/>
                <w:left w:val="none" w:sz="0" w:space="0" w:color="auto"/>
                <w:bottom w:val="none" w:sz="0" w:space="0" w:color="auto"/>
                <w:right w:val="none" w:sz="0" w:space="0" w:color="auto"/>
              </w:divBdr>
            </w:div>
            <w:div w:id="26487991">
              <w:marLeft w:val="480"/>
              <w:marRight w:val="0"/>
              <w:marTop w:val="0"/>
              <w:marBottom w:val="0"/>
              <w:divBdr>
                <w:top w:val="none" w:sz="0" w:space="0" w:color="auto"/>
                <w:left w:val="none" w:sz="0" w:space="0" w:color="auto"/>
                <w:bottom w:val="none" w:sz="0" w:space="0" w:color="auto"/>
                <w:right w:val="none" w:sz="0" w:space="0" w:color="auto"/>
              </w:divBdr>
            </w:div>
            <w:div w:id="26564128">
              <w:marLeft w:val="480"/>
              <w:marRight w:val="0"/>
              <w:marTop w:val="0"/>
              <w:marBottom w:val="0"/>
              <w:divBdr>
                <w:top w:val="none" w:sz="0" w:space="0" w:color="auto"/>
                <w:left w:val="none" w:sz="0" w:space="0" w:color="auto"/>
                <w:bottom w:val="none" w:sz="0" w:space="0" w:color="auto"/>
                <w:right w:val="none" w:sz="0" w:space="0" w:color="auto"/>
              </w:divBdr>
            </w:div>
            <w:div w:id="26565203">
              <w:marLeft w:val="480"/>
              <w:marRight w:val="0"/>
              <w:marTop w:val="0"/>
              <w:marBottom w:val="0"/>
              <w:divBdr>
                <w:top w:val="none" w:sz="0" w:space="0" w:color="auto"/>
                <w:left w:val="none" w:sz="0" w:space="0" w:color="auto"/>
                <w:bottom w:val="none" w:sz="0" w:space="0" w:color="auto"/>
                <w:right w:val="none" w:sz="0" w:space="0" w:color="auto"/>
              </w:divBdr>
            </w:div>
            <w:div w:id="26571097">
              <w:marLeft w:val="480"/>
              <w:marRight w:val="0"/>
              <w:marTop w:val="0"/>
              <w:marBottom w:val="0"/>
              <w:divBdr>
                <w:top w:val="none" w:sz="0" w:space="0" w:color="auto"/>
                <w:left w:val="none" w:sz="0" w:space="0" w:color="auto"/>
                <w:bottom w:val="none" w:sz="0" w:space="0" w:color="auto"/>
                <w:right w:val="none" w:sz="0" w:space="0" w:color="auto"/>
              </w:divBdr>
            </w:div>
            <w:div w:id="26608623">
              <w:marLeft w:val="480"/>
              <w:marRight w:val="0"/>
              <w:marTop w:val="0"/>
              <w:marBottom w:val="0"/>
              <w:divBdr>
                <w:top w:val="none" w:sz="0" w:space="0" w:color="auto"/>
                <w:left w:val="none" w:sz="0" w:space="0" w:color="auto"/>
                <w:bottom w:val="none" w:sz="0" w:space="0" w:color="auto"/>
                <w:right w:val="none" w:sz="0" w:space="0" w:color="auto"/>
              </w:divBdr>
            </w:div>
            <w:div w:id="26684846">
              <w:marLeft w:val="480"/>
              <w:marRight w:val="0"/>
              <w:marTop w:val="0"/>
              <w:marBottom w:val="0"/>
              <w:divBdr>
                <w:top w:val="none" w:sz="0" w:space="0" w:color="auto"/>
                <w:left w:val="none" w:sz="0" w:space="0" w:color="auto"/>
                <w:bottom w:val="none" w:sz="0" w:space="0" w:color="auto"/>
                <w:right w:val="none" w:sz="0" w:space="0" w:color="auto"/>
              </w:divBdr>
            </w:div>
            <w:div w:id="26762689">
              <w:marLeft w:val="480"/>
              <w:marRight w:val="0"/>
              <w:marTop w:val="0"/>
              <w:marBottom w:val="0"/>
              <w:divBdr>
                <w:top w:val="none" w:sz="0" w:space="0" w:color="auto"/>
                <w:left w:val="none" w:sz="0" w:space="0" w:color="auto"/>
                <w:bottom w:val="none" w:sz="0" w:space="0" w:color="auto"/>
                <w:right w:val="none" w:sz="0" w:space="0" w:color="auto"/>
              </w:divBdr>
            </w:div>
            <w:div w:id="26764205">
              <w:marLeft w:val="480"/>
              <w:marRight w:val="0"/>
              <w:marTop w:val="0"/>
              <w:marBottom w:val="0"/>
              <w:divBdr>
                <w:top w:val="none" w:sz="0" w:space="0" w:color="auto"/>
                <w:left w:val="none" w:sz="0" w:space="0" w:color="auto"/>
                <w:bottom w:val="none" w:sz="0" w:space="0" w:color="auto"/>
                <w:right w:val="none" w:sz="0" w:space="0" w:color="auto"/>
              </w:divBdr>
            </w:div>
            <w:div w:id="26805911">
              <w:marLeft w:val="480"/>
              <w:marRight w:val="0"/>
              <w:marTop w:val="0"/>
              <w:marBottom w:val="0"/>
              <w:divBdr>
                <w:top w:val="none" w:sz="0" w:space="0" w:color="auto"/>
                <w:left w:val="none" w:sz="0" w:space="0" w:color="auto"/>
                <w:bottom w:val="none" w:sz="0" w:space="0" w:color="auto"/>
                <w:right w:val="none" w:sz="0" w:space="0" w:color="auto"/>
              </w:divBdr>
            </w:div>
            <w:div w:id="26836700">
              <w:marLeft w:val="480"/>
              <w:marRight w:val="0"/>
              <w:marTop w:val="0"/>
              <w:marBottom w:val="0"/>
              <w:divBdr>
                <w:top w:val="none" w:sz="0" w:space="0" w:color="auto"/>
                <w:left w:val="none" w:sz="0" w:space="0" w:color="auto"/>
                <w:bottom w:val="none" w:sz="0" w:space="0" w:color="auto"/>
                <w:right w:val="none" w:sz="0" w:space="0" w:color="auto"/>
              </w:divBdr>
            </w:div>
            <w:div w:id="26874852">
              <w:marLeft w:val="480"/>
              <w:marRight w:val="0"/>
              <w:marTop w:val="0"/>
              <w:marBottom w:val="0"/>
              <w:divBdr>
                <w:top w:val="none" w:sz="0" w:space="0" w:color="auto"/>
                <w:left w:val="none" w:sz="0" w:space="0" w:color="auto"/>
                <w:bottom w:val="none" w:sz="0" w:space="0" w:color="auto"/>
                <w:right w:val="none" w:sz="0" w:space="0" w:color="auto"/>
              </w:divBdr>
            </w:div>
            <w:div w:id="27030746">
              <w:marLeft w:val="480"/>
              <w:marRight w:val="0"/>
              <w:marTop w:val="0"/>
              <w:marBottom w:val="0"/>
              <w:divBdr>
                <w:top w:val="none" w:sz="0" w:space="0" w:color="auto"/>
                <w:left w:val="none" w:sz="0" w:space="0" w:color="auto"/>
                <w:bottom w:val="none" w:sz="0" w:space="0" w:color="auto"/>
                <w:right w:val="none" w:sz="0" w:space="0" w:color="auto"/>
              </w:divBdr>
            </w:div>
            <w:div w:id="27068282">
              <w:marLeft w:val="480"/>
              <w:marRight w:val="0"/>
              <w:marTop w:val="0"/>
              <w:marBottom w:val="0"/>
              <w:divBdr>
                <w:top w:val="none" w:sz="0" w:space="0" w:color="auto"/>
                <w:left w:val="none" w:sz="0" w:space="0" w:color="auto"/>
                <w:bottom w:val="none" w:sz="0" w:space="0" w:color="auto"/>
                <w:right w:val="none" w:sz="0" w:space="0" w:color="auto"/>
              </w:divBdr>
            </w:div>
            <w:div w:id="27071527">
              <w:marLeft w:val="480"/>
              <w:marRight w:val="0"/>
              <w:marTop w:val="0"/>
              <w:marBottom w:val="0"/>
              <w:divBdr>
                <w:top w:val="none" w:sz="0" w:space="0" w:color="auto"/>
                <w:left w:val="none" w:sz="0" w:space="0" w:color="auto"/>
                <w:bottom w:val="none" w:sz="0" w:space="0" w:color="auto"/>
                <w:right w:val="none" w:sz="0" w:space="0" w:color="auto"/>
              </w:divBdr>
            </w:div>
            <w:div w:id="27225807">
              <w:marLeft w:val="480"/>
              <w:marRight w:val="0"/>
              <w:marTop w:val="0"/>
              <w:marBottom w:val="0"/>
              <w:divBdr>
                <w:top w:val="none" w:sz="0" w:space="0" w:color="auto"/>
                <w:left w:val="none" w:sz="0" w:space="0" w:color="auto"/>
                <w:bottom w:val="none" w:sz="0" w:space="0" w:color="auto"/>
                <w:right w:val="none" w:sz="0" w:space="0" w:color="auto"/>
              </w:divBdr>
            </w:div>
            <w:div w:id="27336193">
              <w:marLeft w:val="480"/>
              <w:marRight w:val="0"/>
              <w:marTop w:val="0"/>
              <w:marBottom w:val="0"/>
              <w:divBdr>
                <w:top w:val="none" w:sz="0" w:space="0" w:color="auto"/>
                <w:left w:val="none" w:sz="0" w:space="0" w:color="auto"/>
                <w:bottom w:val="none" w:sz="0" w:space="0" w:color="auto"/>
                <w:right w:val="none" w:sz="0" w:space="0" w:color="auto"/>
              </w:divBdr>
            </w:div>
            <w:div w:id="27339865">
              <w:marLeft w:val="480"/>
              <w:marRight w:val="0"/>
              <w:marTop w:val="0"/>
              <w:marBottom w:val="0"/>
              <w:divBdr>
                <w:top w:val="none" w:sz="0" w:space="0" w:color="auto"/>
                <w:left w:val="none" w:sz="0" w:space="0" w:color="auto"/>
                <w:bottom w:val="none" w:sz="0" w:space="0" w:color="auto"/>
                <w:right w:val="none" w:sz="0" w:space="0" w:color="auto"/>
              </w:divBdr>
            </w:div>
            <w:div w:id="27414948">
              <w:marLeft w:val="480"/>
              <w:marRight w:val="0"/>
              <w:marTop w:val="0"/>
              <w:marBottom w:val="0"/>
              <w:divBdr>
                <w:top w:val="none" w:sz="0" w:space="0" w:color="auto"/>
                <w:left w:val="none" w:sz="0" w:space="0" w:color="auto"/>
                <w:bottom w:val="none" w:sz="0" w:space="0" w:color="auto"/>
                <w:right w:val="none" w:sz="0" w:space="0" w:color="auto"/>
              </w:divBdr>
            </w:div>
            <w:div w:id="27535498">
              <w:marLeft w:val="480"/>
              <w:marRight w:val="0"/>
              <w:marTop w:val="0"/>
              <w:marBottom w:val="0"/>
              <w:divBdr>
                <w:top w:val="none" w:sz="0" w:space="0" w:color="auto"/>
                <w:left w:val="none" w:sz="0" w:space="0" w:color="auto"/>
                <w:bottom w:val="none" w:sz="0" w:space="0" w:color="auto"/>
                <w:right w:val="none" w:sz="0" w:space="0" w:color="auto"/>
              </w:divBdr>
            </w:div>
            <w:div w:id="27687486">
              <w:marLeft w:val="480"/>
              <w:marRight w:val="0"/>
              <w:marTop w:val="0"/>
              <w:marBottom w:val="0"/>
              <w:divBdr>
                <w:top w:val="none" w:sz="0" w:space="0" w:color="auto"/>
                <w:left w:val="none" w:sz="0" w:space="0" w:color="auto"/>
                <w:bottom w:val="none" w:sz="0" w:space="0" w:color="auto"/>
                <w:right w:val="none" w:sz="0" w:space="0" w:color="auto"/>
              </w:divBdr>
            </w:div>
            <w:div w:id="27687787">
              <w:marLeft w:val="480"/>
              <w:marRight w:val="0"/>
              <w:marTop w:val="0"/>
              <w:marBottom w:val="0"/>
              <w:divBdr>
                <w:top w:val="none" w:sz="0" w:space="0" w:color="auto"/>
                <w:left w:val="none" w:sz="0" w:space="0" w:color="auto"/>
                <w:bottom w:val="none" w:sz="0" w:space="0" w:color="auto"/>
                <w:right w:val="none" w:sz="0" w:space="0" w:color="auto"/>
              </w:divBdr>
            </w:div>
            <w:div w:id="27687808">
              <w:marLeft w:val="480"/>
              <w:marRight w:val="0"/>
              <w:marTop w:val="0"/>
              <w:marBottom w:val="0"/>
              <w:divBdr>
                <w:top w:val="none" w:sz="0" w:space="0" w:color="auto"/>
                <w:left w:val="none" w:sz="0" w:space="0" w:color="auto"/>
                <w:bottom w:val="none" w:sz="0" w:space="0" w:color="auto"/>
                <w:right w:val="none" w:sz="0" w:space="0" w:color="auto"/>
              </w:divBdr>
            </w:div>
            <w:div w:id="27725541">
              <w:marLeft w:val="480"/>
              <w:marRight w:val="0"/>
              <w:marTop w:val="0"/>
              <w:marBottom w:val="0"/>
              <w:divBdr>
                <w:top w:val="none" w:sz="0" w:space="0" w:color="auto"/>
                <w:left w:val="none" w:sz="0" w:space="0" w:color="auto"/>
                <w:bottom w:val="none" w:sz="0" w:space="0" w:color="auto"/>
                <w:right w:val="none" w:sz="0" w:space="0" w:color="auto"/>
              </w:divBdr>
            </w:div>
            <w:div w:id="27801186">
              <w:marLeft w:val="480"/>
              <w:marRight w:val="0"/>
              <w:marTop w:val="0"/>
              <w:marBottom w:val="0"/>
              <w:divBdr>
                <w:top w:val="none" w:sz="0" w:space="0" w:color="auto"/>
                <w:left w:val="none" w:sz="0" w:space="0" w:color="auto"/>
                <w:bottom w:val="none" w:sz="0" w:space="0" w:color="auto"/>
                <w:right w:val="none" w:sz="0" w:space="0" w:color="auto"/>
              </w:divBdr>
            </w:div>
            <w:div w:id="27878304">
              <w:marLeft w:val="480"/>
              <w:marRight w:val="0"/>
              <w:marTop w:val="0"/>
              <w:marBottom w:val="0"/>
              <w:divBdr>
                <w:top w:val="none" w:sz="0" w:space="0" w:color="auto"/>
                <w:left w:val="none" w:sz="0" w:space="0" w:color="auto"/>
                <w:bottom w:val="none" w:sz="0" w:space="0" w:color="auto"/>
                <w:right w:val="none" w:sz="0" w:space="0" w:color="auto"/>
              </w:divBdr>
            </w:div>
            <w:div w:id="27920473">
              <w:marLeft w:val="480"/>
              <w:marRight w:val="0"/>
              <w:marTop w:val="0"/>
              <w:marBottom w:val="0"/>
              <w:divBdr>
                <w:top w:val="none" w:sz="0" w:space="0" w:color="auto"/>
                <w:left w:val="none" w:sz="0" w:space="0" w:color="auto"/>
                <w:bottom w:val="none" w:sz="0" w:space="0" w:color="auto"/>
                <w:right w:val="none" w:sz="0" w:space="0" w:color="auto"/>
              </w:divBdr>
            </w:div>
            <w:div w:id="27995551">
              <w:marLeft w:val="480"/>
              <w:marRight w:val="0"/>
              <w:marTop w:val="0"/>
              <w:marBottom w:val="0"/>
              <w:divBdr>
                <w:top w:val="none" w:sz="0" w:space="0" w:color="auto"/>
                <w:left w:val="none" w:sz="0" w:space="0" w:color="auto"/>
                <w:bottom w:val="none" w:sz="0" w:space="0" w:color="auto"/>
                <w:right w:val="none" w:sz="0" w:space="0" w:color="auto"/>
              </w:divBdr>
            </w:div>
            <w:div w:id="27997349">
              <w:marLeft w:val="480"/>
              <w:marRight w:val="0"/>
              <w:marTop w:val="0"/>
              <w:marBottom w:val="0"/>
              <w:divBdr>
                <w:top w:val="none" w:sz="0" w:space="0" w:color="auto"/>
                <w:left w:val="none" w:sz="0" w:space="0" w:color="auto"/>
                <w:bottom w:val="none" w:sz="0" w:space="0" w:color="auto"/>
                <w:right w:val="none" w:sz="0" w:space="0" w:color="auto"/>
              </w:divBdr>
            </w:div>
            <w:div w:id="28068971">
              <w:marLeft w:val="480"/>
              <w:marRight w:val="0"/>
              <w:marTop w:val="0"/>
              <w:marBottom w:val="0"/>
              <w:divBdr>
                <w:top w:val="none" w:sz="0" w:space="0" w:color="auto"/>
                <w:left w:val="none" w:sz="0" w:space="0" w:color="auto"/>
                <w:bottom w:val="none" w:sz="0" w:space="0" w:color="auto"/>
                <w:right w:val="none" w:sz="0" w:space="0" w:color="auto"/>
              </w:divBdr>
            </w:div>
            <w:div w:id="28146674">
              <w:marLeft w:val="480"/>
              <w:marRight w:val="0"/>
              <w:marTop w:val="0"/>
              <w:marBottom w:val="0"/>
              <w:divBdr>
                <w:top w:val="none" w:sz="0" w:space="0" w:color="auto"/>
                <w:left w:val="none" w:sz="0" w:space="0" w:color="auto"/>
                <w:bottom w:val="none" w:sz="0" w:space="0" w:color="auto"/>
                <w:right w:val="none" w:sz="0" w:space="0" w:color="auto"/>
              </w:divBdr>
            </w:div>
            <w:div w:id="28191253">
              <w:marLeft w:val="480"/>
              <w:marRight w:val="0"/>
              <w:marTop w:val="0"/>
              <w:marBottom w:val="0"/>
              <w:divBdr>
                <w:top w:val="none" w:sz="0" w:space="0" w:color="auto"/>
                <w:left w:val="none" w:sz="0" w:space="0" w:color="auto"/>
                <w:bottom w:val="none" w:sz="0" w:space="0" w:color="auto"/>
                <w:right w:val="none" w:sz="0" w:space="0" w:color="auto"/>
              </w:divBdr>
            </w:div>
            <w:div w:id="28377434">
              <w:marLeft w:val="480"/>
              <w:marRight w:val="0"/>
              <w:marTop w:val="0"/>
              <w:marBottom w:val="0"/>
              <w:divBdr>
                <w:top w:val="none" w:sz="0" w:space="0" w:color="auto"/>
                <w:left w:val="none" w:sz="0" w:space="0" w:color="auto"/>
                <w:bottom w:val="none" w:sz="0" w:space="0" w:color="auto"/>
                <w:right w:val="none" w:sz="0" w:space="0" w:color="auto"/>
              </w:divBdr>
            </w:div>
            <w:div w:id="28536638">
              <w:marLeft w:val="480"/>
              <w:marRight w:val="0"/>
              <w:marTop w:val="0"/>
              <w:marBottom w:val="0"/>
              <w:divBdr>
                <w:top w:val="none" w:sz="0" w:space="0" w:color="auto"/>
                <w:left w:val="none" w:sz="0" w:space="0" w:color="auto"/>
                <w:bottom w:val="none" w:sz="0" w:space="0" w:color="auto"/>
                <w:right w:val="none" w:sz="0" w:space="0" w:color="auto"/>
              </w:divBdr>
            </w:div>
            <w:div w:id="28577701">
              <w:marLeft w:val="480"/>
              <w:marRight w:val="0"/>
              <w:marTop w:val="0"/>
              <w:marBottom w:val="0"/>
              <w:divBdr>
                <w:top w:val="none" w:sz="0" w:space="0" w:color="auto"/>
                <w:left w:val="none" w:sz="0" w:space="0" w:color="auto"/>
                <w:bottom w:val="none" w:sz="0" w:space="0" w:color="auto"/>
                <w:right w:val="none" w:sz="0" w:space="0" w:color="auto"/>
              </w:divBdr>
            </w:div>
            <w:div w:id="28720933">
              <w:marLeft w:val="480"/>
              <w:marRight w:val="0"/>
              <w:marTop w:val="0"/>
              <w:marBottom w:val="0"/>
              <w:divBdr>
                <w:top w:val="none" w:sz="0" w:space="0" w:color="auto"/>
                <w:left w:val="none" w:sz="0" w:space="0" w:color="auto"/>
                <w:bottom w:val="none" w:sz="0" w:space="0" w:color="auto"/>
                <w:right w:val="none" w:sz="0" w:space="0" w:color="auto"/>
              </w:divBdr>
            </w:div>
            <w:div w:id="29035109">
              <w:marLeft w:val="480"/>
              <w:marRight w:val="0"/>
              <w:marTop w:val="0"/>
              <w:marBottom w:val="0"/>
              <w:divBdr>
                <w:top w:val="none" w:sz="0" w:space="0" w:color="auto"/>
                <w:left w:val="none" w:sz="0" w:space="0" w:color="auto"/>
                <w:bottom w:val="none" w:sz="0" w:space="0" w:color="auto"/>
                <w:right w:val="none" w:sz="0" w:space="0" w:color="auto"/>
              </w:divBdr>
            </w:div>
            <w:div w:id="29038975">
              <w:marLeft w:val="480"/>
              <w:marRight w:val="0"/>
              <w:marTop w:val="0"/>
              <w:marBottom w:val="0"/>
              <w:divBdr>
                <w:top w:val="none" w:sz="0" w:space="0" w:color="auto"/>
                <w:left w:val="none" w:sz="0" w:space="0" w:color="auto"/>
                <w:bottom w:val="none" w:sz="0" w:space="0" w:color="auto"/>
                <w:right w:val="none" w:sz="0" w:space="0" w:color="auto"/>
              </w:divBdr>
            </w:div>
            <w:div w:id="29114059">
              <w:marLeft w:val="480"/>
              <w:marRight w:val="0"/>
              <w:marTop w:val="0"/>
              <w:marBottom w:val="0"/>
              <w:divBdr>
                <w:top w:val="none" w:sz="0" w:space="0" w:color="auto"/>
                <w:left w:val="none" w:sz="0" w:space="0" w:color="auto"/>
                <w:bottom w:val="none" w:sz="0" w:space="0" w:color="auto"/>
                <w:right w:val="none" w:sz="0" w:space="0" w:color="auto"/>
              </w:divBdr>
            </w:div>
            <w:div w:id="29183640">
              <w:marLeft w:val="480"/>
              <w:marRight w:val="0"/>
              <w:marTop w:val="0"/>
              <w:marBottom w:val="0"/>
              <w:divBdr>
                <w:top w:val="none" w:sz="0" w:space="0" w:color="auto"/>
                <w:left w:val="none" w:sz="0" w:space="0" w:color="auto"/>
                <w:bottom w:val="none" w:sz="0" w:space="0" w:color="auto"/>
                <w:right w:val="none" w:sz="0" w:space="0" w:color="auto"/>
              </w:divBdr>
            </w:div>
            <w:div w:id="29384810">
              <w:marLeft w:val="480"/>
              <w:marRight w:val="0"/>
              <w:marTop w:val="0"/>
              <w:marBottom w:val="0"/>
              <w:divBdr>
                <w:top w:val="none" w:sz="0" w:space="0" w:color="auto"/>
                <w:left w:val="none" w:sz="0" w:space="0" w:color="auto"/>
                <w:bottom w:val="none" w:sz="0" w:space="0" w:color="auto"/>
                <w:right w:val="none" w:sz="0" w:space="0" w:color="auto"/>
              </w:divBdr>
            </w:div>
            <w:div w:id="29426456">
              <w:marLeft w:val="480"/>
              <w:marRight w:val="0"/>
              <w:marTop w:val="0"/>
              <w:marBottom w:val="0"/>
              <w:divBdr>
                <w:top w:val="none" w:sz="0" w:space="0" w:color="auto"/>
                <w:left w:val="none" w:sz="0" w:space="0" w:color="auto"/>
                <w:bottom w:val="none" w:sz="0" w:space="0" w:color="auto"/>
                <w:right w:val="none" w:sz="0" w:space="0" w:color="auto"/>
              </w:divBdr>
            </w:div>
            <w:div w:id="29502809">
              <w:marLeft w:val="480"/>
              <w:marRight w:val="0"/>
              <w:marTop w:val="0"/>
              <w:marBottom w:val="0"/>
              <w:divBdr>
                <w:top w:val="none" w:sz="0" w:space="0" w:color="auto"/>
                <w:left w:val="none" w:sz="0" w:space="0" w:color="auto"/>
                <w:bottom w:val="none" w:sz="0" w:space="0" w:color="auto"/>
                <w:right w:val="none" w:sz="0" w:space="0" w:color="auto"/>
              </w:divBdr>
            </w:div>
            <w:div w:id="29571031">
              <w:marLeft w:val="480"/>
              <w:marRight w:val="0"/>
              <w:marTop w:val="0"/>
              <w:marBottom w:val="0"/>
              <w:divBdr>
                <w:top w:val="none" w:sz="0" w:space="0" w:color="auto"/>
                <w:left w:val="none" w:sz="0" w:space="0" w:color="auto"/>
                <w:bottom w:val="none" w:sz="0" w:space="0" w:color="auto"/>
                <w:right w:val="none" w:sz="0" w:space="0" w:color="auto"/>
              </w:divBdr>
            </w:div>
            <w:div w:id="29572084">
              <w:marLeft w:val="480"/>
              <w:marRight w:val="0"/>
              <w:marTop w:val="0"/>
              <w:marBottom w:val="0"/>
              <w:divBdr>
                <w:top w:val="none" w:sz="0" w:space="0" w:color="auto"/>
                <w:left w:val="none" w:sz="0" w:space="0" w:color="auto"/>
                <w:bottom w:val="none" w:sz="0" w:space="0" w:color="auto"/>
                <w:right w:val="none" w:sz="0" w:space="0" w:color="auto"/>
              </w:divBdr>
            </w:div>
            <w:div w:id="29573716">
              <w:marLeft w:val="480"/>
              <w:marRight w:val="0"/>
              <w:marTop w:val="0"/>
              <w:marBottom w:val="0"/>
              <w:divBdr>
                <w:top w:val="none" w:sz="0" w:space="0" w:color="auto"/>
                <w:left w:val="none" w:sz="0" w:space="0" w:color="auto"/>
                <w:bottom w:val="none" w:sz="0" w:space="0" w:color="auto"/>
                <w:right w:val="none" w:sz="0" w:space="0" w:color="auto"/>
              </w:divBdr>
            </w:div>
            <w:div w:id="29649730">
              <w:marLeft w:val="480"/>
              <w:marRight w:val="0"/>
              <w:marTop w:val="0"/>
              <w:marBottom w:val="0"/>
              <w:divBdr>
                <w:top w:val="none" w:sz="0" w:space="0" w:color="auto"/>
                <w:left w:val="none" w:sz="0" w:space="0" w:color="auto"/>
                <w:bottom w:val="none" w:sz="0" w:space="0" w:color="auto"/>
                <w:right w:val="none" w:sz="0" w:space="0" w:color="auto"/>
              </w:divBdr>
            </w:div>
            <w:div w:id="29650931">
              <w:marLeft w:val="480"/>
              <w:marRight w:val="0"/>
              <w:marTop w:val="0"/>
              <w:marBottom w:val="0"/>
              <w:divBdr>
                <w:top w:val="none" w:sz="0" w:space="0" w:color="auto"/>
                <w:left w:val="none" w:sz="0" w:space="0" w:color="auto"/>
                <w:bottom w:val="none" w:sz="0" w:space="0" w:color="auto"/>
                <w:right w:val="none" w:sz="0" w:space="0" w:color="auto"/>
              </w:divBdr>
            </w:div>
            <w:div w:id="29764838">
              <w:marLeft w:val="480"/>
              <w:marRight w:val="0"/>
              <w:marTop w:val="0"/>
              <w:marBottom w:val="0"/>
              <w:divBdr>
                <w:top w:val="none" w:sz="0" w:space="0" w:color="auto"/>
                <w:left w:val="none" w:sz="0" w:space="0" w:color="auto"/>
                <w:bottom w:val="none" w:sz="0" w:space="0" w:color="auto"/>
                <w:right w:val="none" w:sz="0" w:space="0" w:color="auto"/>
              </w:divBdr>
            </w:div>
            <w:div w:id="29769459">
              <w:marLeft w:val="480"/>
              <w:marRight w:val="0"/>
              <w:marTop w:val="0"/>
              <w:marBottom w:val="0"/>
              <w:divBdr>
                <w:top w:val="none" w:sz="0" w:space="0" w:color="auto"/>
                <w:left w:val="none" w:sz="0" w:space="0" w:color="auto"/>
                <w:bottom w:val="none" w:sz="0" w:space="0" w:color="auto"/>
                <w:right w:val="none" w:sz="0" w:space="0" w:color="auto"/>
              </w:divBdr>
            </w:div>
            <w:div w:id="29888168">
              <w:marLeft w:val="480"/>
              <w:marRight w:val="0"/>
              <w:marTop w:val="0"/>
              <w:marBottom w:val="0"/>
              <w:divBdr>
                <w:top w:val="none" w:sz="0" w:space="0" w:color="auto"/>
                <w:left w:val="none" w:sz="0" w:space="0" w:color="auto"/>
                <w:bottom w:val="none" w:sz="0" w:space="0" w:color="auto"/>
                <w:right w:val="none" w:sz="0" w:space="0" w:color="auto"/>
              </w:divBdr>
            </w:div>
            <w:div w:id="29914912">
              <w:marLeft w:val="480"/>
              <w:marRight w:val="0"/>
              <w:marTop w:val="0"/>
              <w:marBottom w:val="0"/>
              <w:divBdr>
                <w:top w:val="none" w:sz="0" w:space="0" w:color="auto"/>
                <w:left w:val="none" w:sz="0" w:space="0" w:color="auto"/>
                <w:bottom w:val="none" w:sz="0" w:space="0" w:color="auto"/>
                <w:right w:val="none" w:sz="0" w:space="0" w:color="auto"/>
              </w:divBdr>
            </w:div>
            <w:div w:id="29964310">
              <w:marLeft w:val="480"/>
              <w:marRight w:val="0"/>
              <w:marTop w:val="0"/>
              <w:marBottom w:val="0"/>
              <w:divBdr>
                <w:top w:val="none" w:sz="0" w:space="0" w:color="auto"/>
                <w:left w:val="none" w:sz="0" w:space="0" w:color="auto"/>
                <w:bottom w:val="none" w:sz="0" w:space="0" w:color="auto"/>
                <w:right w:val="none" w:sz="0" w:space="0" w:color="auto"/>
              </w:divBdr>
            </w:div>
            <w:div w:id="30032004">
              <w:marLeft w:val="480"/>
              <w:marRight w:val="0"/>
              <w:marTop w:val="0"/>
              <w:marBottom w:val="0"/>
              <w:divBdr>
                <w:top w:val="none" w:sz="0" w:space="0" w:color="auto"/>
                <w:left w:val="none" w:sz="0" w:space="0" w:color="auto"/>
                <w:bottom w:val="none" w:sz="0" w:space="0" w:color="auto"/>
                <w:right w:val="none" w:sz="0" w:space="0" w:color="auto"/>
              </w:divBdr>
            </w:div>
            <w:div w:id="30154764">
              <w:marLeft w:val="480"/>
              <w:marRight w:val="0"/>
              <w:marTop w:val="0"/>
              <w:marBottom w:val="0"/>
              <w:divBdr>
                <w:top w:val="none" w:sz="0" w:space="0" w:color="auto"/>
                <w:left w:val="none" w:sz="0" w:space="0" w:color="auto"/>
                <w:bottom w:val="none" w:sz="0" w:space="0" w:color="auto"/>
                <w:right w:val="none" w:sz="0" w:space="0" w:color="auto"/>
              </w:divBdr>
            </w:div>
            <w:div w:id="30348355">
              <w:marLeft w:val="480"/>
              <w:marRight w:val="0"/>
              <w:marTop w:val="0"/>
              <w:marBottom w:val="0"/>
              <w:divBdr>
                <w:top w:val="none" w:sz="0" w:space="0" w:color="auto"/>
                <w:left w:val="none" w:sz="0" w:space="0" w:color="auto"/>
                <w:bottom w:val="none" w:sz="0" w:space="0" w:color="auto"/>
                <w:right w:val="none" w:sz="0" w:space="0" w:color="auto"/>
              </w:divBdr>
            </w:div>
            <w:div w:id="30375609">
              <w:marLeft w:val="480"/>
              <w:marRight w:val="0"/>
              <w:marTop w:val="0"/>
              <w:marBottom w:val="0"/>
              <w:divBdr>
                <w:top w:val="none" w:sz="0" w:space="0" w:color="auto"/>
                <w:left w:val="none" w:sz="0" w:space="0" w:color="auto"/>
                <w:bottom w:val="none" w:sz="0" w:space="0" w:color="auto"/>
                <w:right w:val="none" w:sz="0" w:space="0" w:color="auto"/>
              </w:divBdr>
            </w:div>
            <w:div w:id="30611615">
              <w:marLeft w:val="480"/>
              <w:marRight w:val="0"/>
              <w:marTop w:val="0"/>
              <w:marBottom w:val="0"/>
              <w:divBdr>
                <w:top w:val="none" w:sz="0" w:space="0" w:color="auto"/>
                <w:left w:val="none" w:sz="0" w:space="0" w:color="auto"/>
                <w:bottom w:val="none" w:sz="0" w:space="0" w:color="auto"/>
                <w:right w:val="none" w:sz="0" w:space="0" w:color="auto"/>
              </w:divBdr>
            </w:div>
            <w:div w:id="30688630">
              <w:marLeft w:val="480"/>
              <w:marRight w:val="0"/>
              <w:marTop w:val="0"/>
              <w:marBottom w:val="0"/>
              <w:divBdr>
                <w:top w:val="none" w:sz="0" w:space="0" w:color="auto"/>
                <w:left w:val="none" w:sz="0" w:space="0" w:color="auto"/>
                <w:bottom w:val="none" w:sz="0" w:space="0" w:color="auto"/>
                <w:right w:val="none" w:sz="0" w:space="0" w:color="auto"/>
              </w:divBdr>
            </w:div>
            <w:div w:id="30736796">
              <w:marLeft w:val="480"/>
              <w:marRight w:val="0"/>
              <w:marTop w:val="0"/>
              <w:marBottom w:val="0"/>
              <w:divBdr>
                <w:top w:val="none" w:sz="0" w:space="0" w:color="auto"/>
                <w:left w:val="none" w:sz="0" w:space="0" w:color="auto"/>
                <w:bottom w:val="none" w:sz="0" w:space="0" w:color="auto"/>
                <w:right w:val="none" w:sz="0" w:space="0" w:color="auto"/>
              </w:divBdr>
            </w:div>
            <w:div w:id="30763688">
              <w:marLeft w:val="480"/>
              <w:marRight w:val="0"/>
              <w:marTop w:val="0"/>
              <w:marBottom w:val="0"/>
              <w:divBdr>
                <w:top w:val="none" w:sz="0" w:space="0" w:color="auto"/>
                <w:left w:val="none" w:sz="0" w:space="0" w:color="auto"/>
                <w:bottom w:val="none" w:sz="0" w:space="0" w:color="auto"/>
                <w:right w:val="none" w:sz="0" w:space="0" w:color="auto"/>
              </w:divBdr>
            </w:div>
            <w:div w:id="30766129">
              <w:marLeft w:val="480"/>
              <w:marRight w:val="0"/>
              <w:marTop w:val="0"/>
              <w:marBottom w:val="0"/>
              <w:divBdr>
                <w:top w:val="none" w:sz="0" w:space="0" w:color="auto"/>
                <w:left w:val="none" w:sz="0" w:space="0" w:color="auto"/>
                <w:bottom w:val="none" w:sz="0" w:space="0" w:color="auto"/>
                <w:right w:val="none" w:sz="0" w:space="0" w:color="auto"/>
              </w:divBdr>
            </w:div>
            <w:div w:id="30808915">
              <w:marLeft w:val="480"/>
              <w:marRight w:val="0"/>
              <w:marTop w:val="0"/>
              <w:marBottom w:val="0"/>
              <w:divBdr>
                <w:top w:val="none" w:sz="0" w:space="0" w:color="auto"/>
                <w:left w:val="none" w:sz="0" w:space="0" w:color="auto"/>
                <w:bottom w:val="none" w:sz="0" w:space="0" w:color="auto"/>
                <w:right w:val="none" w:sz="0" w:space="0" w:color="auto"/>
              </w:divBdr>
            </w:div>
            <w:div w:id="30882999">
              <w:marLeft w:val="480"/>
              <w:marRight w:val="0"/>
              <w:marTop w:val="0"/>
              <w:marBottom w:val="0"/>
              <w:divBdr>
                <w:top w:val="none" w:sz="0" w:space="0" w:color="auto"/>
                <w:left w:val="none" w:sz="0" w:space="0" w:color="auto"/>
                <w:bottom w:val="none" w:sz="0" w:space="0" w:color="auto"/>
                <w:right w:val="none" w:sz="0" w:space="0" w:color="auto"/>
              </w:divBdr>
            </w:div>
            <w:div w:id="30957506">
              <w:marLeft w:val="480"/>
              <w:marRight w:val="0"/>
              <w:marTop w:val="0"/>
              <w:marBottom w:val="0"/>
              <w:divBdr>
                <w:top w:val="none" w:sz="0" w:space="0" w:color="auto"/>
                <w:left w:val="none" w:sz="0" w:space="0" w:color="auto"/>
                <w:bottom w:val="none" w:sz="0" w:space="0" w:color="auto"/>
                <w:right w:val="none" w:sz="0" w:space="0" w:color="auto"/>
              </w:divBdr>
            </w:div>
            <w:div w:id="30998647">
              <w:marLeft w:val="480"/>
              <w:marRight w:val="0"/>
              <w:marTop w:val="0"/>
              <w:marBottom w:val="0"/>
              <w:divBdr>
                <w:top w:val="none" w:sz="0" w:space="0" w:color="auto"/>
                <w:left w:val="none" w:sz="0" w:space="0" w:color="auto"/>
                <w:bottom w:val="none" w:sz="0" w:space="0" w:color="auto"/>
                <w:right w:val="none" w:sz="0" w:space="0" w:color="auto"/>
              </w:divBdr>
            </w:div>
            <w:div w:id="30998981">
              <w:marLeft w:val="480"/>
              <w:marRight w:val="0"/>
              <w:marTop w:val="0"/>
              <w:marBottom w:val="0"/>
              <w:divBdr>
                <w:top w:val="none" w:sz="0" w:space="0" w:color="auto"/>
                <w:left w:val="none" w:sz="0" w:space="0" w:color="auto"/>
                <w:bottom w:val="none" w:sz="0" w:space="0" w:color="auto"/>
                <w:right w:val="none" w:sz="0" w:space="0" w:color="auto"/>
              </w:divBdr>
            </w:div>
            <w:div w:id="31000555">
              <w:marLeft w:val="480"/>
              <w:marRight w:val="0"/>
              <w:marTop w:val="0"/>
              <w:marBottom w:val="0"/>
              <w:divBdr>
                <w:top w:val="none" w:sz="0" w:space="0" w:color="auto"/>
                <w:left w:val="none" w:sz="0" w:space="0" w:color="auto"/>
                <w:bottom w:val="none" w:sz="0" w:space="0" w:color="auto"/>
                <w:right w:val="none" w:sz="0" w:space="0" w:color="auto"/>
              </w:divBdr>
            </w:div>
            <w:div w:id="31004856">
              <w:marLeft w:val="480"/>
              <w:marRight w:val="0"/>
              <w:marTop w:val="0"/>
              <w:marBottom w:val="0"/>
              <w:divBdr>
                <w:top w:val="none" w:sz="0" w:space="0" w:color="auto"/>
                <w:left w:val="none" w:sz="0" w:space="0" w:color="auto"/>
                <w:bottom w:val="none" w:sz="0" w:space="0" w:color="auto"/>
                <w:right w:val="none" w:sz="0" w:space="0" w:color="auto"/>
              </w:divBdr>
            </w:div>
            <w:div w:id="31080113">
              <w:marLeft w:val="480"/>
              <w:marRight w:val="0"/>
              <w:marTop w:val="0"/>
              <w:marBottom w:val="0"/>
              <w:divBdr>
                <w:top w:val="none" w:sz="0" w:space="0" w:color="auto"/>
                <w:left w:val="none" w:sz="0" w:space="0" w:color="auto"/>
                <w:bottom w:val="none" w:sz="0" w:space="0" w:color="auto"/>
                <w:right w:val="none" w:sz="0" w:space="0" w:color="auto"/>
              </w:divBdr>
            </w:div>
            <w:div w:id="31198334">
              <w:marLeft w:val="480"/>
              <w:marRight w:val="0"/>
              <w:marTop w:val="0"/>
              <w:marBottom w:val="0"/>
              <w:divBdr>
                <w:top w:val="none" w:sz="0" w:space="0" w:color="auto"/>
                <w:left w:val="none" w:sz="0" w:space="0" w:color="auto"/>
                <w:bottom w:val="none" w:sz="0" w:space="0" w:color="auto"/>
                <w:right w:val="none" w:sz="0" w:space="0" w:color="auto"/>
              </w:divBdr>
            </w:div>
            <w:div w:id="31269190">
              <w:marLeft w:val="480"/>
              <w:marRight w:val="0"/>
              <w:marTop w:val="0"/>
              <w:marBottom w:val="0"/>
              <w:divBdr>
                <w:top w:val="none" w:sz="0" w:space="0" w:color="auto"/>
                <w:left w:val="none" w:sz="0" w:space="0" w:color="auto"/>
                <w:bottom w:val="none" w:sz="0" w:space="0" w:color="auto"/>
                <w:right w:val="none" w:sz="0" w:space="0" w:color="auto"/>
              </w:divBdr>
            </w:div>
            <w:div w:id="31392214">
              <w:marLeft w:val="480"/>
              <w:marRight w:val="0"/>
              <w:marTop w:val="0"/>
              <w:marBottom w:val="0"/>
              <w:divBdr>
                <w:top w:val="none" w:sz="0" w:space="0" w:color="auto"/>
                <w:left w:val="none" w:sz="0" w:space="0" w:color="auto"/>
                <w:bottom w:val="none" w:sz="0" w:space="0" w:color="auto"/>
                <w:right w:val="none" w:sz="0" w:space="0" w:color="auto"/>
              </w:divBdr>
            </w:div>
            <w:div w:id="31419618">
              <w:marLeft w:val="480"/>
              <w:marRight w:val="0"/>
              <w:marTop w:val="0"/>
              <w:marBottom w:val="0"/>
              <w:divBdr>
                <w:top w:val="none" w:sz="0" w:space="0" w:color="auto"/>
                <w:left w:val="none" w:sz="0" w:space="0" w:color="auto"/>
                <w:bottom w:val="none" w:sz="0" w:space="0" w:color="auto"/>
                <w:right w:val="none" w:sz="0" w:space="0" w:color="auto"/>
              </w:divBdr>
            </w:div>
            <w:div w:id="31613375">
              <w:marLeft w:val="480"/>
              <w:marRight w:val="0"/>
              <w:marTop w:val="0"/>
              <w:marBottom w:val="0"/>
              <w:divBdr>
                <w:top w:val="none" w:sz="0" w:space="0" w:color="auto"/>
                <w:left w:val="none" w:sz="0" w:space="0" w:color="auto"/>
                <w:bottom w:val="none" w:sz="0" w:space="0" w:color="auto"/>
                <w:right w:val="none" w:sz="0" w:space="0" w:color="auto"/>
              </w:divBdr>
            </w:div>
            <w:div w:id="31662676">
              <w:marLeft w:val="480"/>
              <w:marRight w:val="0"/>
              <w:marTop w:val="0"/>
              <w:marBottom w:val="0"/>
              <w:divBdr>
                <w:top w:val="none" w:sz="0" w:space="0" w:color="auto"/>
                <w:left w:val="none" w:sz="0" w:space="0" w:color="auto"/>
                <w:bottom w:val="none" w:sz="0" w:space="0" w:color="auto"/>
                <w:right w:val="none" w:sz="0" w:space="0" w:color="auto"/>
              </w:divBdr>
            </w:div>
            <w:div w:id="31728866">
              <w:marLeft w:val="480"/>
              <w:marRight w:val="0"/>
              <w:marTop w:val="0"/>
              <w:marBottom w:val="0"/>
              <w:divBdr>
                <w:top w:val="none" w:sz="0" w:space="0" w:color="auto"/>
                <w:left w:val="none" w:sz="0" w:space="0" w:color="auto"/>
                <w:bottom w:val="none" w:sz="0" w:space="0" w:color="auto"/>
                <w:right w:val="none" w:sz="0" w:space="0" w:color="auto"/>
              </w:divBdr>
            </w:div>
            <w:div w:id="31925847">
              <w:marLeft w:val="480"/>
              <w:marRight w:val="0"/>
              <w:marTop w:val="0"/>
              <w:marBottom w:val="0"/>
              <w:divBdr>
                <w:top w:val="none" w:sz="0" w:space="0" w:color="auto"/>
                <w:left w:val="none" w:sz="0" w:space="0" w:color="auto"/>
                <w:bottom w:val="none" w:sz="0" w:space="0" w:color="auto"/>
                <w:right w:val="none" w:sz="0" w:space="0" w:color="auto"/>
              </w:divBdr>
            </w:div>
            <w:div w:id="31925941">
              <w:marLeft w:val="480"/>
              <w:marRight w:val="0"/>
              <w:marTop w:val="0"/>
              <w:marBottom w:val="0"/>
              <w:divBdr>
                <w:top w:val="none" w:sz="0" w:space="0" w:color="auto"/>
                <w:left w:val="none" w:sz="0" w:space="0" w:color="auto"/>
                <w:bottom w:val="none" w:sz="0" w:space="0" w:color="auto"/>
                <w:right w:val="none" w:sz="0" w:space="0" w:color="auto"/>
              </w:divBdr>
            </w:div>
            <w:div w:id="32001961">
              <w:marLeft w:val="480"/>
              <w:marRight w:val="0"/>
              <w:marTop w:val="0"/>
              <w:marBottom w:val="0"/>
              <w:divBdr>
                <w:top w:val="none" w:sz="0" w:space="0" w:color="auto"/>
                <w:left w:val="none" w:sz="0" w:space="0" w:color="auto"/>
                <w:bottom w:val="none" w:sz="0" w:space="0" w:color="auto"/>
                <w:right w:val="none" w:sz="0" w:space="0" w:color="auto"/>
              </w:divBdr>
            </w:div>
            <w:div w:id="32122093">
              <w:marLeft w:val="480"/>
              <w:marRight w:val="0"/>
              <w:marTop w:val="0"/>
              <w:marBottom w:val="0"/>
              <w:divBdr>
                <w:top w:val="none" w:sz="0" w:space="0" w:color="auto"/>
                <w:left w:val="none" w:sz="0" w:space="0" w:color="auto"/>
                <w:bottom w:val="none" w:sz="0" w:space="0" w:color="auto"/>
                <w:right w:val="none" w:sz="0" w:space="0" w:color="auto"/>
              </w:divBdr>
            </w:div>
            <w:div w:id="32123941">
              <w:marLeft w:val="480"/>
              <w:marRight w:val="0"/>
              <w:marTop w:val="0"/>
              <w:marBottom w:val="0"/>
              <w:divBdr>
                <w:top w:val="none" w:sz="0" w:space="0" w:color="auto"/>
                <w:left w:val="none" w:sz="0" w:space="0" w:color="auto"/>
                <w:bottom w:val="none" w:sz="0" w:space="0" w:color="auto"/>
                <w:right w:val="none" w:sz="0" w:space="0" w:color="auto"/>
              </w:divBdr>
            </w:div>
            <w:div w:id="32194888">
              <w:marLeft w:val="480"/>
              <w:marRight w:val="0"/>
              <w:marTop w:val="0"/>
              <w:marBottom w:val="0"/>
              <w:divBdr>
                <w:top w:val="none" w:sz="0" w:space="0" w:color="auto"/>
                <w:left w:val="none" w:sz="0" w:space="0" w:color="auto"/>
                <w:bottom w:val="none" w:sz="0" w:space="0" w:color="auto"/>
                <w:right w:val="none" w:sz="0" w:space="0" w:color="auto"/>
              </w:divBdr>
            </w:div>
            <w:div w:id="32270017">
              <w:marLeft w:val="480"/>
              <w:marRight w:val="0"/>
              <w:marTop w:val="0"/>
              <w:marBottom w:val="0"/>
              <w:divBdr>
                <w:top w:val="none" w:sz="0" w:space="0" w:color="auto"/>
                <w:left w:val="none" w:sz="0" w:space="0" w:color="auto"/>
                <w:bottom w:val="none" w:sz="0" w:space="0" w:color="auto"/>
                <w:right w:val="none" w:sz="0" w:space="0" w:color="auto"/>
              </w:divBdr>
            </w:div>
            <w:div w:id="32272086">
              <w:marLeft w:val="480"/>
              <w:marRight w:val="0"/>
              <w:marTop w:val="0"/>
              <w:marBottom w:val="0"/>
              <w:divBdr>
                <w:top w:val="none" w:sz="0" w:space="0" w:color="auto"/>
                <w:left w:val="none" w:sz="0" w:space="0" w:color="auto"/>
                <w:bottom w:val="none" w:sz="0" w:space="0" w:color="auto"/>
                <w:right w:val="none" w:sz="0" w:space="0" w:color="auto"/>
              </w:divBdr>
            </w:div>
            <w:div w:id="32311912">
              <w:marLeft w:val="480"/>
              <w:marRight w:val="0"/>
              <w:marTop w:val="0"/>
              <w:marBottom w:val="0"/>
              <w:divBdr>
                <w:top w:val="none" w:sz="0" w:space="0" w:color="auto"/>
                <w:left w:val="none" w:sz="0" w:space="0" w:color="auto"/>
                <w:bottom w:val="none" w:sz="0" w:space="0" w:color="auto"/>
                <w:right w:val="none" w:sz="0" w:space="0" w:color="auto"/>
              </w:divBdr>
            </w:div>
            <w:div w:id="32384553">
              <w:marLeft w:val="480"/>
              <w:marRight w:val="0"/>
              <w:marTop w:val="0"/>
              <w:marBottom w:val="0"/>
              <w:divBdr>
                <w:top w:val="none" w:sz="0" w:space="0" w:color="auto"/>
                <w:left w:val="none" w:sz="0" w:space="0" w:color="auto"/>
                <w:bottom w:val="none" w:sz="0" w:space="0" w:color="auto"/>
                <w:right w:val="none" w:sz="0" w:space="0" w:color="auto"/>
              </w:divBdr>
            </w:div>
            <w:div w:id="32385980">
              <w:marLeft w:val="480"/>
              <w:marRight w:val="0"/>
              <w:marTop w:val="0"/>
              <w:marBottom w:val="0"/>
              <w:divBdr>
                <w:top w:val="none" w:sz="0" w:space="0" w:color="auto"/>
                <w:left w:val="none" w:sz="0" w:space="0" w:color="auto"/>
                <w:bottom w:val="none" w:sz="0" w:space="0" w:color="auto"/>
                <w:right w:val="none" w:sz="0" w:space="0" w:color="auto"/>
              </w:divBdr>
            </w:div>
            <w:div w:id="32389736">
              <w:marLeft w:val="480"/>
              <w:marRight w:val="0"/>
              <w:marTop w:val="0"/>
              <w:marBottom w:val="0"/>
              <w:divBdr>
                <w:top w:val="none" w:sz="0" w:space="0" w:color="auto"/>
                <w:left w:val="none" w:sz="0" w:space="0" w:color="auto"/>
                <w:bottom w:val="none" w:sz="0" w:space="0" w:color="auto"/>
                <w:right w:val="none" w:sz="0" w:space="0" w:color="auto"/>
              </w:divBdr>
            </w:div>
            <w:div w:id="32657813">
              <w:marLeft w:val="480"/>
              <w:marRight w:val="0"/>
              <w:marTop w:val="0"/>
              <w:marBottom w:val="0"/>
              <w:divBdr>
                <w:top w:val="none" w:sz="0" w:space="0" w:color="auto"/>
                <w:left w:val="none" w:sz="0" w:space="0" w:color="auto"/>
                <w:bottom w:val="none" w:sz="0" w:space="0" w:color="auto"/>
                <w:right w:val="none" w:sz="0" w:space="0" w:color="auto"/>
              </w:divBdr>
            </w:div>
            <w:div w:id="32702868">
              <w:marLeft w:val="480"/>
              <w:marRight w:val="0"/>
              <w:marTop w:val="0"/>
              <w:marBottom w:val="0"/>
              <w:divBdr>
                <w:top w:val="none" w:sz="0" w:space="0" w:color="auto"/>
                <w:left w:val="none" w:sz="0" w:space="0" w:color="auto"/>
                <w:bottom w:val="none" w:sz="0" w:space="0" w:color="auto"/>
                <w:right w:val="none" w:sz="0" w:space="0" w:color="auto"/>
              </w:divBdr>
            </w:div>
            <w:div w:id="32772423">
              <w:marLeft w:val="480"/>
              <w:marRight w:val="0"/>
              <w:marTop w:val="0"/>
              <w:marBottom w:val="0"/>
              <w:divBdr>
                <w:top w:val="none" w:sz="0" w:space="0" w:color="auto"/>
                <w:left w:val="none" w:sz="0" w:space="0" w:color="auto"/>
                <w:bottom w:val="none" w:sz="0" w:space="0" w:color="auto"/>
                <w:right w:val="none" w:sz="0" w:space="0" w:color="auto"/>
              </w:divBdr>
            </w:div>
            <w:div w:id="32850689">
              <w:marLeft w:val="480"/>
              <w:marRight w:val="0"/>
              <w:marTop w:val="0"/>
              <w:marBottom w:val="0"/>
              <w:divBdr>
                <w:top w:val="none" w:sz="0" w:space="0" w:color="auto"/>
                <w:left w:val="none" w:sz="0" w:space="0" w:color="auto"/>
                <w:bottom w:val="none" w:sz="0" w:space="0" w:color="auto"/>
                <w:right w:val="none" w:sz="0" w:space="0" w:color="auto"/>
              </w:divBdr>
            </w:div>
            <w:div w:id="32852661">
              <w:marLeft w:val="480"/>
              <w:marRight w:val="0"/>
              <w:marTop w:val="0"/>
              <w:marBottom w:val="0"/>
              <w:divBdr>
                <w:top w:val="none" w:sz="0" w:space="0" w:color="auto"/>
                <w:left w:val="none" w:sz="0" w:space="0" w:color="auto"/>
                <w:bottom w:val="none" w:sz="0" w:space="0" w:color="auto"/>
                <w:right w:val="none" w:sz="0" w:space="0" w:color="auto"/>
              </w:divBdr>
            </w:div>
            <w:div w:id="32923369">
              <w:marLeft w:val="480"/>
              <w:marRight w:val="0"/>
              <w:marTop w:val="0"/>
              <w:marBottom w:val="0"/>
              <w:divBdr>
                <w:top w:val="none" w:sz="0" w:space="0" w:color="auto"/>
                <w:left w:val="none" w:sz="0" w:space="0" w:color="auto"/>
                <w:bottom w:val="none" w:sz="0" w:space="0" w:color="auto"/>
                <w:right w:val="none" w:sz="0" w:space="0" w:color="auto"/>
              </w:divBdr>
            </w:div>
            <w:div w:id="32924586">
              <w:marLeft w:val="480"/>
              <w:marRight w:val="0"/>
              <w:marTop w:val="0"/>
              <w:marBottom w:val="0"/>
              <w:divBdr>
                <w:top w:val="none" w:sz="0" w:space="0" w:color="auto"/>
                <w:left w:val="none" w:sz="0" w:space="0" w:color="auto"/>
                <w:bottom w:val="none" w:sz="0" w:space="0" w:color="auto"/>
                <w:right w:val="none" w:sz="0" w:space="0" w:color="auto"/>
              </w:divBdr>
            </w:div>
            <w:div w:id="33039044">
              <w:marLeft w:val="480"/>
              <w:marRight w:val="0"/>
              <w:marTop w:val="0"/>
              <w:marBottom w:val="0"/>
              <w:divBdr>
                <w:top w:val="none" w:sz="0" w:space="0" w:color="auto"/>
                <w:left w:val="none" w:sz="0" w:space="0" w:color="auto"/>
                <w:bottom w:val="none" w:sz="0" w:space="0" w:color="auto"/>
                <w:right w:val="none" w:sz="0" w:space="0" w:color="auto"/>
              </w:divBdr>
            </w:div>
            <w:div w:id="33044830">
              <w:marLeft w:val="480"/>
              <w:marRight w:val="0"/>
              <w:marTop w:val="0"/>
              <w:marBottom w:val="0"/>
              <w:divBdr>
                <w:top w:val="none" w:sz="0" w:space="0" w:color="auto"/>
                <w:left w:val="none" w:sz="0" w:space="0" w:color="auto"/>
                <w:bottom w:val="none" w:sz="0" w:space="0" w:color="auto"/>
                <w:right w:val="none" w:sz="0" w:space="0" w:color="auto"/>
              </w:divBdr>
            </w:div>
            <w:div w:id="33120256">
              <w:marLeft w:val="480"/>
              <w:marRight w:val="0"/>
              <w:marTop w:val="0"/>
              <w:marBottom w:val="0"/>
              <w:divBdr>
                <w:top w:val="none" w:sz="0" w:space="0" w:color="auto"/>
                <w:left w:val="none" w:sz="0" w:space="0" w:color="auto"/>
                <w:bottom w:val="none" w:sz="0" w:space="0" w:color="auto"/>
                <w:right w:val="none" w:sz="0" w:space="0" w:color="auto"/>
              </w:divBdr>
            </w:div>
            <w:div w:id="33163668">
              <w:marLeft w:val="480"/>
              <w:marRight w:val="0"/>
              <w:marTop w:val="0"/>
              <w:marBottom w:val="0"/>
              <w:divBdr>
                <w:top w:val="none" w:sz="0" w:space="0" w:color="auto"/>
                <w:left w:val="none" w:sz="0" w:space="0" w:color="auto"/>
                <w:bottom w:val="none" w:sz="0" w:space="0" w:color="auto"/>
                <w:right w:val="none" w:sz="0" w:space="0" w:color="auto"/>
              </w:divBdr>
            </w:div>
            <w:div w:id="33313078">
              <w:marLeft w:val="480"/>
              <w:marRight w:val="0"/>
              <w:marTop w:val="0"/>
              <w:marBottom w:val="0"/>
              <w:divBdr>
                <w:top w:val="none" w:sz="0" w:space="0" w:color="auto"/>
                <w:left w:val="none" w:sz="0" w:space="0" w:color="auto"/>
                <w:bottom w:val="none" w:sz="0" w:space="0" w:color="auto"/>
                <w:right w:val="none" w:sz="0" w:space="0" w:color="auto"/>
              </w:divBdr>
            </w:div>
            <w:div w:id="33313512">
              <w:marLeft w:val="480"/>
              <w:marRight w:val="0"/>
              <w:marTop w:val="0"/>
              <w:marBottom w:val="0"/>
              <w:divBdr>
                <w:top w:val="none" w:sz="0" w:space="0" w:color="auto"/>
                <w:left w:val="none" w:sz="0" w:space="0" w:color="auto"/>
                <w:bottom w:val="none" w:sz="0" w:space="0" w:color="auto"/>
                <w:right w:val="none" w:sz="0" w:space="0" w:color="auto"/>
              </w:divBdr>
            </w:div>
            <w:div w:id="33388301">
              <w:marLeft w:val="480"/>
              <w:marRight w:val="0"/>
              <w:marTop w:val="0"/>
              <w:marBottom w:val="0"/>
              <w:divBdr>
                <w:top w:val="none" w:sz="0" w:space="0" w:color="auto"/>
                <w:left w:val="none" w:sz="0" w:space="0" w:color="auto"/>
                <w:bottom w:val="none" w:sz="0" w:space="0" w:color="auto"/>
                <w:right w:val="none" w:sz="0" w:space="0" w:color="auto"/>
              </w:divBdr>
            </w:div>
            <w:div w:id="33389850">
              <w:marLeft w:val="480"/>
              <w:marRight w:val="0"/>
              <w:marTop w:val="0"/>
              <w:marBottom w:val="0"/>
              <w:divBdr>
                <w:top w:val="none" w:sz="0" w:space="0" w:color="auto"/>
                <w:left w:val="none" w:sz="0" w:space="0" w:color="auto"/>
                <w:bottom w:val="none" w:sz="0" w:space="0" w:color="auto"/>
                <w:right w:val="none" w:sz="0" w:space="0" w:color="auto"/>
              </w:divBdr>
            </w:div>
            <w:div w:id="33434154">
              <w:marLeft w:val="480"/>
              <w:marRight w:val="0"/>
              <w:marTop w:val="0"/>
              <w:marBottom w:val="0"/>
              <w:divBdr>
                <w:top w:val="none" w:sz="0" w:space="0" w:color="auto"/>
                <w:left w:val="none" w:sz="0" w:space="0" w:color="auto"/>
                <w:bottom w:val="none" w:sz="0" w:space="0" w:color="auto"/>
                <w:right w:val="none" w:sz="0" w:space="0" w:color="auto"/>
              </w:divBdr>
            </w:div>
            <w:div w:id="33778081">
              <w:marLeft w:val="480"/>
              <w:marRight w:val="0"/>
              <w:marTop w:val="0"/>
              <w:marBottom w:val="0"/>
              <w:divBdr>
                <w:top w:val="none" w:sz="0" w:space="0" w:color="auto"/>
                <w:left w:val="none" w:sz="0" w:space="0" w:color="auto"/>
                <w:bottom w:val="none" w:sz="0" w:space="0" w:color="auto"/>
                <w:right w:val="none" w:sz="0" w:space="0" w:color="auto"/>
              </w:divBdr>
            </w:div>
            <w:div w:id="33820417">
              <w:marLeft w:val="480"/>
              <w:marRight w:val="0"/>
              <w:marTop w:val="0"/>
              <w:marBottom w:val="0"/>
              <w:divBdr>
                <w:top w:val="none" w:sz="0" w:space="0" w:color="auto"/>
                <w:left w:val="none" w:sz="0" w:space="0" w:color="auto"/>
                <w:bottom w:val="none" w:sz="0" w:space="0" w:color="auto"/>
                <w:right w:val="none" w:sz="0" w:space="0" w:color="auto"/>
              </w:divBdr>
            </w:div>
            <w:div w:id="33846357">
              <w:marLeft w:val="480"/>
              <w:marRight w:val="0"/>
              <w:marTop w:val="0"/>
              <w:marBottom w:val="0"/>
              <w:divBdr>
                <w:top w:val="none" w:sz="0" w:space="0" w:color="auto"/>
                <w:left w:val="none" w:sz="0" w:space="0" w:color="auto"/>
                <w:bottom w:val="none" w:sz="0" w:space="0" w:color="auto"/>
                <w:right w:val="none" w:sz="0" w:space="0" w:color="auto"/>
              </w:divBdr>
            </w:div>
            <w:div w:id="33890692">
              <w:marLeft w:val="480"/>
              <w:marRight w:val="0"/>
              <w:marTop w:val="0"/>
              <w:marBottom w:val="0"/>
              <w:divBdr>
                <w:top w:val="none" w:sz="0" w:space="0" w:color="auto"/>
                <w:left w:val="none" w:sz="0" w:space="0" w:color="auto"/>
                <w:bottom w:val="none" w:sz="0" w:space="0" w:color="auto"/>
                <w:right w:val="none" w:sz="0" w:space="0" w:color="auto"/>
              </w:divBdr>
            </w:div>
            <w:div w:id="33964441">
              <w:marLeft w:val="480"/>
              <w:marRight w:val="0"/>
              <w:marTop w:val="0"/>
              <w:marBottom w:val="0"/>
              <w:divBdr>
                <w:top w:val="none" w:sz="0" w:space="0" w:color="auto"/>
                <w:left w:val="none" w:sz="0" w:space="0" w:color="auto"/>
                <w:bottom w:val="none" w:sz="0" w:space="0" w:color="auto"/>
                <w:right w:val="none" w:sz="0" w:space="0" w:color="auto"/>
              </w:divBdr>
            </w:div>
            <w:div w:id="34233430">
              <w:marLeft w:val="480"/>
              <w:marRight w:val="0"/>
              <w:marTop w:val="0"/>
              <w:marBottom w:val="0"/>
              <w:divBdr>
                <w:top w:val="none" w:sz="0" w:space="0" w:color="auto"/>
                <w:left w:val="none" w:sz="0" w:space="0" w:color="auto"/>
                <w:bottom w:val="none" w:sz="0" w:space="0" w:color="auto"/>
                <w:right w:val="none" w:sz="0" w:space="0" w:color="auto"/>
              </w:divBdr>
            </w:div>
            <w:div w:id="34307461">
              <w:marLeft w:val="480"/>
              <w:marRight w:val="0"/>
              <w:marTop w:val="0"/>
              <w:marBottom w:val="0"/>
              <w:divBdr>
                <w:top w:val="none" w:sz="0" w:space="0" w:color="auto"/>
                <w:left w:val="none" w:sz="0" w:space="0" w:color="auto"/>
                <w:bottom w:val="none" w:sz="0" w:space="0" w:color="auto"/>
                <w:right w:val="none" w:sz="0" w:space="0" w:color="auto"/>
              </w:divBdr>
            </w:div>
            <w:div w:id="34357879">
              <w:marLeft w:val="480"/>
              <w:marRight w:val="0"/>
              <w:marTop w:val="0"/>
              <w:marBottom w:val="0"/>
              <w:divBdr>
                <w:top w:val="none" w:sz="0" w:space="0" w:color="auto"/>
                <w:left w:val="none" w:sz="0" w:space="0" w:color="auto"/>
                <w:bottom w:val="none" w:sz="0" w:space="0" w:color="auto"/>
                <w:right w:val="none" w:sz="0" w:space="0" w:color="auto"/>
              </w:divBdr>
            </w:div>
            <w:div w:id="34550913">
              <w:marLeft w:val="480"/>
              <w:marRight w:val="0"/>
              <w:marTop w:val="0"/>
              <w:marBottom w:val="0"/>
              <w:divBdr>
                <w:top w:val="none" w:sz="0" w:space="0" w:color="auto"/>
                <w:left w:val="none" w:sz="0" w:space="0" w:color="auto"/>
                <w:bottom w:val="none" w:sz="0" w:space="0" w:color="auto"/>
                <w:right w:val="none" w:sz="0" w:space="0" w:color="auto"/>
              </w:divBdr>
            </w:div>
            <w:div w:id="34933047">
              <w:marLeft w:val="480"/>
              <w:marRight w:val="0"/>
              <w:marTop w:val="0"/>
              <w:marBottom w:val="0"/>
              <w:divBdr>
                <w:top w:val="none" w:sz="0" w:space="0" w:color="auto"/>
                <w:left w:val="none" w:sz="0" w:space="0" w:color="auto"/>
                <w:bottom w:val="none" w:sz="0" w:space="0" w:color="auto"/>
                <w:right w:val="none" w:sz="0" w:space="0" w:color="auto"/>
              </w:divBdr>
            </w:div>
            <w:div w:id="34937331">
              <w:marLeft w:val="480"/>
              <w:marRight w:val="0"/>
              <w:marTop w:val="0"/>
              <w:marBottom w:val="0"/>
              <w:divBdr>
                <w:top w:val="none" w:sz="0" w:space="0" w:color="auto"/>
                <w:left w:val="none" w:sz="0" w:space="0" w:color="auto"/>
                <w:bottom w:val="none" w:sz="0" w:space="0" w:color="auto"/>
                <w:right w:val="none" w:sz="0" w:space="0" w:color="auto"/>
              </w:divBdr>
            </w:div>
            <w:div w:id="35128015">
              <w:marLeft w:val="480"/>
              <w:marRight w:val="0"/>
              <w:marTop w:val="0"/>
              <w:marBottom w:val="0"/>
              <w:divBdr>
                <w:top w:val="none" w:sz="0" w:space="0" w:color="auto"/>
                <w:left w:val="none" w:sz="0" w:space="0" w:color="auto"/>
                <w:bottom w:val="none" w:sz="0" w:space="0" w:color="auto"/>
                <w:right w:val="none" w:sz="0" w:space="0" w:color="auto"/>
              </w:divBdr>
            </w:div>
            <w:div w:id="35205285">
              <w:marLeft w:val="480"/>
              <w:marRight w:val="0"/>
              <w:marTop w:val="0"/>
              <w:marBottom w:val="0"/>
              <w:divBdr>
                <w:top w:val="none" w:sz="0" w:space="0" w:color="auto"/>
                <w:left w:val="none" w:sz="0" w:space="0" w:color="auto"/>
                <w:bottom w:val="none" w:sz="0" w:space="0" w:color="auto"/>
                <w:right w:val="none" w:sz="0" w:space="0" w:color="auto"/>
              </w:divBdr>
            </w:div>
            <w:div w:id="35543289">
              <w:marLeft w:val="480"/>
              <w:marRight w:val="0"/>
              <w:marTop w:val="0"/>
              <w:marBottom w:val="0"/>
              <w:divBdr>
                <w:top w:val="none" w:sz="0" w:space="0" w:color="auto"/>
                <w:left w:val="none" w:sz="0" w:space="0" w:color="auto"/>
                <w:bottom w:val="none" w:sz="0" w:space="0" w:color="auto"/>
                <w:right w:val="none" w:sz="0" w:space="0" w:color="auto"/>
              </w:divBdr>
            </w:div>
            <w:div w:id="35548731">
              <w:marLeft w:val="480"/>
              <w:marRight w:val="0"/>
              <w:marTop w:val="0"/>
              <w:marBottom w:val="0"/>
              <w:divBdr>
                <w:top w:val="none" w:sz="0" w:space="0" w:color="auto"/>
                <w:left w:val="none" w:sz="0" w:space="0" w:color="auto"/>
                <w:bottom w:val="none" w:sz="0" w:space="0" w:color="auto"/>
                <w:right w:val="none" w:sz="0" w:space="0" w:color="auto"/>
              </w:divBdr>
            </w:div>
            <w:div w:id="35586171">
              <w:marLeft w:val="480"/>
              <w:marRight w:val="0"/>
              <w:marTop w:val="0"/>
              <w:marBottom w:val="0"/>
              <w:divBdr>
                <w:top w:val="none" w:sz="0" w:space="0" w:color="auto"/>
                <w:left w:val="none" w:sz="0" w:space="0" w:color="auto"/>
                <w:bottom w:val="none" w:sz="0" w:space="0" w:color="auto"/>
                <w:right w:val="none" w:sz="0" w:space="0" w:color="auto"/>
              </w:divBdr>
            </w:div>
            <w:div w:id="35660218">
              <w:marLeft w:val="480"/>
              <w:marRight w:val="0"/>
              <w:marTop w:val="0"/>
              <w:marBottom w:val="0"/>
              <w:divBdr>
                <w:top w:val="none" w:sz="0" w:space="0" w:color="auto"/>
                <w:left w:val="none" w:sz="0" w:space="0" w:color="auto"/>
                <w:bottom w:val="none" w:sz="0" w:space="0" w:color="auto"/>
                <w:right w:val="none" w:sz="0" w:space="0" w:color="auto"/>
              </w:divBdr>
            </w:div>
            <w:div w:id="35854385">
              <w:marLeft w:val="480"/>
              <w:marRight w:val="0"/>
              <w:marTop w:val="0"/>
              <w:marBottom w:val="0"/>
              <w:divBdr>
                <w:top w:val="none" w:sz="0" w:space="0" w:color="auto"/>
                <w:left w:val="none" w:sz="0" w:space="0" w:color="auto"/>
                <w:bottom w:val="none" w:sz="0" w:space="0" w:color="auto"/>
                <w:right w:val="none" w:sz="0" w:space="0" w:color="auto"/>
              </w:divBdr>
            </w:div>
            <w:div w:id="36049933">
              <w:marLeft w:val="480"/>
              <w:marRight w:val="0"/>
              <w:marTop w:val="0"/>
              <w:marBottom w:val="0"/>
              <w:divBdr>
                <w:top w:val="none" w:sz="0" w:space="0" w:color="auto"/>
                <w:left w:val="none" w:sz="0" w:space="0" w:color="auto"/>
                <w:bottom w:val="none" w:sz="0" w:space="0" w:color="auto"/>
                <w:right w:val="none" w:sz="0" w:space="0" w:color="auto"/>
              </w:divBdr>
            </w:div>
            <w:div w:id="36054259">
              <w:marLeft w:val="480"/>
              <w:marRight w:val="0"/>
              <w:marTop w:val="0"/>
              <w:marBottom w:val="0"/>
              <w:divBdr>
                <w:top w:val="none" w:sz="0" w:space="0" w:color="auto"/>
                <w:left w:val="none" w:sz="0" w:space="0" w:color="auto"/>
                <w:bottom w:val="none" w:sz="0" w:space="0" w:color="auto"/>
                <w:right w:val="none" w:sz="0" w:space="0" w:color="auto"/>
              </w:divBdr>
            </w:div>
            <w:div w:id="36129129">
              <w:marLeft w:val="480"/>
              <w:marRight w:val="0"/>
              <w:marTop w:val="0"/>
              <w:marBottom w:val="0"/>
              <w:divBdr>
                <w:top w:val="none" w:sz="0" w:space="0" w:color="auto"/>
                <w:left w:val="none" w:sz="0" w:space="0" w:color="auto"/>
                <w:bottom w:val="none" w:sz="0" w:space="0" w:color="auto"/>
                <w:right w:val="none" w:sz="0" w:space="0" w:color="auto"/>
              </w:divBdr>
            </w:div>
            <w:div w:id="36202187">
              <w:marLeft w:val="480"/>
              <w:marRight w:val="0"/>
              <w:marTop w:val="0"/>
              <w:marBottom w:val="0"/>
              <w:divBdr>
                <w:top w:val="none" w:sz="0" w:space="0" w:color="auto"/>
                <w:left w:val="none" w:sz="0" w:space="0" w:color="auto"/>
                <w:bottom w:val="none" w:sz="0" w:space="0" w:color="auto"/>
                <w:right w:val="none" w:sz="0" w:space="0" w:color="auto"/>
              </w:divBdr>
            </w:div>
            <w:div w:id="36204903">
              <w:marLeft w:val="480"/>
              <w:marRight w:val="0"/>
              <w:marTop w:val="0"/>
              <w:marBottom w:val="0"/>
              <w:divBdr>
                <w:top w:val="none" w:sz="0" w:space="0" w:color="auto"/>
                <w:left w:val="none" w:sz="0" w:space="0" w:color="auto"/>
                <w:bottom w:val="none" w:sz="0" w:space="0" w:color="auto"/>
                <w:right w:val="none" w:sz="0" w:space="0" w:color="auto"/>
              </w:divBdr>
            </w:div>
            <w:div w:id="36205271">
              <w:marLeft w:val="480"/>
              <w:marRight w:val="0"/>
              <w:marTop w:val="0"/>
              <w:marBottom w:val="0"/>
              <w:divBdr>
                <w:top w:val="none" w:sz="0" w:space="0" w:color="auto"/>
                <w:left w:val="none" w:sz="0" w:space="0" w:color="auto"/>
                <w:bottom w:val="none" w:sz="0" w:space="0" w:color="auto"/>
                <w:right w:val="none" w:sz="0" w:space="0" w:color="auto"/>
              </w:divBdr>
            </w:div>
            <w:div w:id="36441589">
              <w:marLeft w:val="480"/>
              <w:marRight w:val="0"/>
              <w:marTop w:val="0"/>
              <w:marBottom w:val="0"/>
              <w:divBdr>
                <w:top w:val="none" w:sz="0" w:space="0" w:color="auto"/>
                <w:left w:val="none" w:sz="0" w:space="0" w:color="auto"/>
                <w:bottom w:val="none" w:sz="0" w:space="0" w:color="auto"/>
                <w:right w:val="none" w:sz="0" w:space="0" w:color="auto"/>
              </w:divBdr>
            </w:div>
            <w:div w:id="36467770">
              <w:marLeft w:val="480"/>
              <w:marRight w:val="0"/>
              <w:marTop w:val="0"/>
              <w:marBottom w:val="0"/>
              <w:divBdr>
                <w:top w:val="none" w:sz="0" w:space="0" w:color="auto"/>
                <w:left w:val="none" w:sz="0" w:space="0" w:color="auto"/>
                <w:bottom w:val="none" w:sz="0" w:space="0" w:color="auto"/>
                <w:right w:val="none" w:sz="0" w:space="0" w:color="auto"/>
              </w:divBdr>
            </w:div>
            <w:div w:id="36511065">
              <w:marLeft w:val="480"/>
              <w:marRight w:val="0"/>
              <w:marTop w:val="0"/>
              <w:marBottom w:val="0"/>
              <w:divBdr>
                <w:top w:val="none" w:sz="0" w:space="0" w:color="auto"/>
                <w:left w:val="none" w:sz="0" w:space="0" w:color="auto"/>
                <w:bottom w:val="none" w:sz="0" w:space="0" w:color="auto"/>
                <w:right w:val="none" w:sz="0" w:space="0" w:color="auto"/>
              </w:divBdr>
            </w:div>
            <w:div w:id="36514414">
              <w:marLeft w:val="480"/>
              <w:marRight w:val="0"/>
              <w:marTop w:val="0"/>
              <w:marBottom w:val="0"/>
              <w:divBdr>
                <w:top w:val="none" w:sz="0" w:space="0" w:color="auto"/>
                <w:left w:val="none" w:sz="0" w:space="0" w:color="auto"/>
                <w:bottom w:val="none" w:sz="0" w:space="0" w:color="auto"/>
                <w:right w:val="none" w:sz="0" w:space="0" w:color="auto"/>
              </w:divBdr>
            </w:div>
            <w:div w:id="36514965">
              <w:marLeft w:val="480"/>
              <w:marRight w:val="0"/>
              <w:marTop w:val="0"/>
              <w:marBottom w:val="0"/>
              <w:divBdr>
                <w:top w:val="none" w:sz="0" w:space="0" w:color="auto"/>
                <w:left w:val="none" w:sz="0" w:space="0" w:color="auto"/>
                <w:bottom w:val="none" w:sz="0" w:space="0" w:color="auto"/>
                <w:right w:val="none" w:sz="0" w:space="0" w:color="auto"/>
              </w:divBdr>
            </w:div>
            <w:div w:id="36664954">
              <w:marLeft w:val="480"/>
              <w:marRight w:val="0"/>
              <w:marTop w:val="0"/>
              <w:marBottom w:val="0"/>
              <w:divBdr>
                <w:top w:val="none" w:sz="0" w:space="0" w:color="auto"/>
                <w:left w:val="none" w:sz="0" w:space="0" w:color="auto"/>
                <w:bottom w:val="none" w:sz="0" w:space="0" w:color="auto"/>
                <w:right w:val="none" w:sz="0" w:space="0" w:color="auto"/>
              </w:divBdr>
            </w:div>
            <w:div w:id="36703396">
              <w:marLeft w:val="480"/>
              <w:marRight w:val="0"/>
              <w:marTop w:val="0"/>
              <w:marBottom w:val="0"/>
              <w:divBdr>
                <w:top w:val="none" w:sz="0" w:space="0" w:color="auto"/>
                <w:left w:val="none" w:sz="0" w:space="0" w:color="auto"/>
                <w:bottom w:val="none" w:sz="0" w:space="0" w:color="auto"/>
                <w:right w:val="none" w:sz="0" w:space="0" w:color="auto"/>
              </w:divBdr>
            </w:div>
            <w:div w:id="36706266">
              <w:marLeft w:val="480"/>
              <w:marRight w:val="0"/>
              <w:marTop w:val="0"/>
              <w:marBottom w:val="0"/>
              <w:divBdr>
                <w:top w:val="none" w:sz="0" w:space="0" w:color="auto"/>
                <w:left w:val="none" w:sz="0" w:space="0" w:color="auto"/>
                <w:bottom w:val="none" w:sz="0" w:space="0" w:color="auto"/>
                <w:right w:val="none" w:sz="0" w:space="0" w:color="auto"/>
              </w:divBdr>
            </w:div>
            <w:div w:id="36901164">
              <w:marLeft w:val="480"/>
              <w:marRight w:val="0"/>
              <w:marTop w:val="0"/>
              <w:marBottom w:val="0"/>
              <w:divBdr>
                <w:top w:val="none" w:sz="0" w:space="0" w:color="auto"/>
                <w:left w:val="none" w:sz="0" w:space="0" w:color="auto"/>
                <w:bottom w:val="none" w:sz="0" w:space="0" w:color="auto"/>
                <w:right w:val="none" w:sz="0" w:space="0" w:color="auto"/>
              </w:divBdr>
            </w:div>
            <w:div w:id="36970860">
              <w:marLeft w:val="480"/>
              <w:marRight w:val="0"/>
              <w:marTop w:val="0"/>
              <w:marBottom w:val="0"/>
              <w:divBdr>
                <w:top w:val="none" w:sz="0" w:space="0" w:color="auto"/>
                <w:left w:val="none" w:sz="0" w:space="0" w:color="auto"/>
                <w:bottom w:val="none" w:sz="0" w:space="0" w:color="auto"/>
                <w:right w:val="none" w:sz="0" w:space="0" w:color="auto"/>
              </w:divBdr>
            </w:div>
            <w:div w:id="37047524">
              <w:marLeft w:val="480"/>
              <w:marRight w:val="0"/>
              <w:marTop w:val="0"/>
              <w:marBottom w:val="0"/>
              <w:divBdr>
                <w:top w:val="none" w:sz="0" w:space="0" w:color="auto"/>
                <w:left w:val="none" w:sz="0" w:space="0" w:color="auto"/>
                <w:bottom w:val="none" w:sz="0" w:space="0" w:color="auto"/>
                <w:right w:val="none" w:sz="0" w:space="0" w:color="auto"/>
              </w:divBdr>
            </w:div>
            <w:div w:id="37125151">
              <w:marLeft w:val="480"/>
              <w:marRight w:val="0"/>
              <w:marTop w:val="0"/>
              <w:marBottom w:val="0"/>
              <w:divBdr>
                <w:top w:val="none" w:sz="0" w:space="0" w:color="auto"/>
                <w:left w:val="none" w:sz="0" w:space="0" w:color="auto"/>
                <w:bottom w:val="none" w:sz="0" w:space="0" w:color="auto"/>
                <w:right w:val="none" w:sz="0" w:space="0" w:color="auto"/>
              </w:divBdr>
            </w:div>
            <w:div w:id="37241758">
              <w:marLeft w:val="480"/>
              <w:marRight w:val="0"/>
              <w:marTop w:val="0"/>
              <w:marBottom w:val="0"/>
              <w:divBdr>
                <w:top w:val="none" w:sz="0" w:space="0" w:color="auto"/>
                <w:left w:val="none" w:sz="0" w:space="0" w:color="auto"/>
                <w:bottom w:val="none" w:sz="0" w:space="0" w:color="auto"/>
                <w:right w:val="none" w:sz="0" w:space="0" w:color="auto"/>
              </w:divBdr>
            </w:div>
            <w:div w:id="37242406">
              <w:marLeft w:val="480"/>
              <w:marRight w:val="0"/>
              <w:marTop w:val="0"/>
              <w:marBottom w:val="0"/>
              <w:divBdr>
                <w:top w:val="none" w:sz="0" w:space="0" w:color="auto"/>
                <w:left w:val="none" w:sz="0" w:space="0" w:color="auto"/>
                <w:bottom w:val="none" w:sz="0" w:space="0" w:color="auto"/>
                <w:right w:val="none" w:sz="0" w:space="0" w:color="auto"/>
              </w:divBdr>
            </w:div>
            <w:div w:id="37319836">
              <w:marLeft w:val="480"/>
              <w:marRight w:val="0"/>
              <w:marTop w:val="0"/>
              <w:marBottom w:val="0"/>
              <w:divBdr>
                <w:top w:val="none" w:sz="0" w:space="0" w:color="auto"/>
                <w:left w:val="none" w:sz="0" w:space="0" w:color="auto"/>
                <w:bottom w:val="none" w:sz="0" w:space="0" w:color="auto"/>
                <w:right w:val="none" w:sz="0" w:space="0" w:color="auto"/>
              </w:divBdr>
            </w:div>
            <w:div w:id="37322241">
              <w:marLeft w:val="480"/>
              <w:marRight w:val="0"/>
              <w:marTop w:val="0"/>
              <w:marBottom w:val="0"/>
              <w:divBdr>
                <w:top w:val="none" w:sz="0" w:space="0" w:color="auto"/>
                <w:left w:val="none" w:sz="0" w:space="0" w:color="auto"/>
                <w:bottom w:val="none" w:sz="0" w:space="0" w:color="auto"/>
                <w:right w:val="none" w:sz="0" w:space="0" w:color="auto"/>
              </w:divBdr>
            </w:div>
            <w:div w:id="37360366">
              <w:marLeft w:val="480"/>
              <w:marRight w:val="0"/>
              <w:marTop w:val="0"/>
              <w:marBottom w:val="0"/>
              <w:divBdr>
                <w:top w:val="none" w:sz="0" w:space="0" w:color="auto"/>
                <w:left w:val="none" w:sz="0" w:space="0" w:color="auto"/>
                <w:bottom w:val="none" w:sz="0" w:space="0" w:color="auto"/>
                <w:right w:val="none" w:sz="0" w:space="0" w:color="auto"/>
              </w:divBdr>
            </w:div>
            <w:div w:id="37362156">
              <w:marLeft w:val="480"/>
              <w:marRight w:val="0"/>
              <w:marTop w:val="0"/>
              <w:marBottom w:val="0"/>
              <w:divBdr>
                <w:top w:val="none" w:sz="0" w:space="0" w:color="auto"/>
                <w:left w:val="none" w:sz="0" w:space="0" w:color="auto"/>
                <w:bottom w:val="none" w:sz="0" w:space="0" w:color="auto"/>
                <w:right w:val="none" w:sz="0" w:space="0" w:color="auto"/>
              </w:divBdr>
            </w:div>
            <w:div w:id="37442279">
              <w:marLeft w:val="480"/>
              <w:marRight w:val="0"/>
              <w:marTop w:val="0"/>
              <w:marBottom w:val="0"/>
              <w:divBdr>
                <w:top w:val="none" w:sz="0" w:space="0" w:color="auto"/>
                <w:left w:val="none" w:sz="0" w:space="0" w:color="auto"/>
                <w:bottom w:val="none" w:sz="0" w:space="0" w:color="auto"/>
                <w:right w:val="none" w:sz="0" w:space="0" w:color="auto"/>
              </w:divBdr>
            </w:div>
            <w:div w:id="37511880">
              <w:marLeft w:val="480"/>
              <w:marRight w:val="0"/>
              <w:marTop w:val="0"/>
              <w:marBottom w:val="0"/>
              <w:divBdr>
                <w:top w:val="none" w:sz="0" w:space="0" w:color="auto"/>
                <w:left w:val="none" w:sz="0" w:space="0" w:color="auto"/>
                <w:bottom w:val="none" w:sz="0" w:space="0" w:color="auto"/>
                <w:right w:val="none" w:sz="0" w:space="0" w:color="auto"/>
              </w:divBdr>
            </w:div>
            <w:div w:id="37516563">
              <w:marLeft w:val="480"/>
              <w:marRight w:val="0"/>
              <w:marTop w:val="0"/>
              <w:marBottom w:val="0"/>
              <w:divBdr>
                <w:top w:val="none" w:sz="0" w:space="0" w:color="auto"/>
                <w:left w:val="none" w:sz="0" w:space="0" w:color="auto"/>
                <w:bottom w:val="none" w:sz="0" w:space="0" w:color="auto"/>
                <w:right w:val="none" w:sz="0" w:space="0" w:color="auto"/>
              </w:divBdr>
            </w:div>
            <w:div w:id="37552889">
              <w:marLeft w:val="480"/>
              <w:marRight w:val="0"/>
              <w:marTop w:val="0"/>
              <w:marBottom w:val="0"/>
              <w:divBdr>
                <w:top w:val="none" w:sz="0" w:space="0" w:color="auto"/>
                <w:left w:val="none" w:sz="0" w:space="0" w:color="auto"/>
                <w:bottom w:val="none" w:sz="0" w:space="0" w:color="auto"/>
                <w:right w:val="none" w:sz="0" w:space="0" w:color="auto"/>
              </w:divBdr>
            </w:div>
            <w:div w:id="37626001">
              <w:marLeft w:val="480"/>
              <w:marRight w:val="0"/>
              <w:marTop w:val="0"/>
              <w:marBottom w:val="0"/>
              <w:divBdr>
                <w:top w:val="none" w:sz="0" w:space="0" w:color="auto"/>
                <w:left w:val="none" w:sz="0" w:space="0" w:color="auto"/>
                <w:bottom w:val="none" w:sz="0" w:space="0" w:color="auto"/>
                <w:right w:val="none" w:sz="0" w:space="0" w:color="auto"/>
              </w:divBdr>
            </w:div>
            <w:div w:id="37702423">
              <w:marLeft w:val="480"/>
              <w:marRight w:val="0"/>
              <w:marTop w:val="0"/>
              <w:marBottom w:val="0"/>
              <w:divBdr>
                <w:top w:val="none" w:sz="0" w:space="0" w:color="auto"/>
                <w:left w:val="none" w:sz="0" w:space="0" w:color="auto"/>
                <w:bottom w:val="none" w:sz="0" w:space="0" w:color="auto"/>
                <w:right w:val="none" w:sz="0" w:space="0" w:color="auto"/>
              </w:divBdr>
            </w:div>
            <w:div w:id="37705376">
              <w:marLeft w:val="480"/>
              <w:marRight w:val="0"/>
              <w:marTop w:val="0"/>
              <w:marBottom w:val="0"/>
              <w:divBdr>
                <w:top w:val="none" w:sz="0" w:space="0" w:color="auto"/>
                <w:left w:val="none" w:sz="0" w:space="0" w:color="auto"/>
                <w:bottom w:val="none" w:sz="0" w:space="0" w:color="auto"/>
                <w:right w:val="none" w:sz="0" w:space="0" w:color="auto"/>
              </w:divBdr>
            </w:div>
            <w:div w:id="37749524">
              <w:marLeft w:val="480"/>
              <w:marRight w:val="0"/>
              <w:marTop w:val="0"/>
              <w:marBottom w:val="0"/>
              <w:divBdr>
                <w:top w:val="none" w:sz="0" w:space="0" w:color="auto"/>
                <w:left w:val="none" w:sz="0" w:space="0" w:color="auto"/>
                <w:bottom w:val="none" w:sz="0" w:space="0" w:color="auto"/>
                <w:right w:val="none" w:sz="0" w:space="0" w:color="auto"/>
              </w:divBdr>
            </w:div>
            <w:div w:id="37777050">
              <w:marLeft w:val="480"/>
              <w:marRight w:val="0"/>
              <w:marTop w:val="0"/>
              <w:marBottom w:val="0"/>
              <w:divBdr>
                <w:top w:val="none" w:sz="0" w:space="0" w:color="auto"/>
                <w:left w:val="none" w:sz="0" w:space="0" w:color="auto"/>
                <w:bottom w:val="none" w:sz="0" w:space="0" w:color="auto"/>
                <w:right w:val="none" w:sz="0" w:space="0" w:color="auto"/>
              </w:divBdr>
            </w:div>
            <w:div w:id="37779490">
              <w:marLeft w:val="480"/>
              <w:marRight w:val="0"/>
              <w:marTop w:val="0"/>
              <w:marBottom w:val="0"/>
              <w:divBdr>
                <w:top w:val="none" w:sz="0" w:space="0" w:color="auto"/>
                <w:left w:val="none" w:sz="0" w:space="0" w:color="auto"/>
                <w:bottom w:val="none" w:sz="0" w:space="0" w:color="auto"/>
                <w:right w:val="none" w:sz="0" w:space="0" w:color="auto"/>
              </w:divBdr>
            </w:div>
            <w:div w:id="37823014">
              <w:marLeft w:val="480"/>
              <w:marRight w:val="0"/>
              <w:marTop w:val="0"/>
              <w:marBottom w:val="0"/>
              <w:divBdr>
                <w:top w:val="none" w:sz="0" w:space="0" w:color="auto"/>
                <w:left w:val="none" w:sz="0" w:space="0" w:color="auto"/>
                <w:bottom w:val="none" w:sz="0" w:space="0" w:color="auto"/>
                <w:right w:val="none" w:sz="0" w:space="0" w:color="auto"/>
              </w:divBdr>
            </w:div>
            <w:div w:id="37895100">
              <w:marLeft w:val="480"/>
              <w:marRight w:val="0"/>
              <w:marTop w:val="0"/>
              <w:marBottom w:val="0"/>
              <w:divBdr>
                <w:top w:val="none" w:sz="0" w:space="0" w:color="auto"/>
                <w:left w:val="none" w:sz="0" w:space="0" w:color="auto"/>
                <w:bottom w:val="none" w:sz="0" w:space="0" w:color="auto"/>
                <w:right w:val="none" w:sz="0" w:space="0" w:color="auto"/>
              </w:divBdr>
            </w:div>
            <w:div w:id="37970147">
              <w:marLeft w:val="480"/>
              <w:marRight w:val="0"/>
              <w:marTop w:val="0"/>
              <w:marBottom w:val="0"/>
              <w:divBdr>
                <w:top w:val="none" w:sz="0" w:space="0" w:color="auto"/>
                <w:left w:val="none" w:sz="0" w:space="0" w:color="auto"/>
                <w:bottom w:val="none" w:sz="0" w:space="0" w:color="auto"/>
                <w:right w:val="none" w:sz="0" w:space="0" w:color="auto"/>
              </w:divBdr>
            </w:div>
            <w:div w:id="38016004">
              <w:marLeft w:val="480"/>
              <w:marRight w:val="0"/>
              <w:marTop w:val="0"/>
              <w:marBottom w:val="0"/>
              <w:divBdr>
                <w:top w:val="none" w:sz="0" w:space="0" w:color="auto"/>
                <w:left w:val="none" w:sz="0" w:space="0" w:color="auto"/>
                <w:bottom w:val="none" w:sz="0" w:space="0" w:color="auto"/>
                <w:right w:val="none" w:sz="0" w:space="0" w:color="auto"/>
              </w:divBdr>
            </w:div>
            <w:div w:id="38021349">
              <w:marLeft w:val="480"/>
              <w:marRight w:val="0"/>
              <w:marTop w:val="0"/>
              <w:marBottom w:val="0"/>
              <w:divBdr>
                <w:top w:val="none" w:sz="0" w:space="0" w:color="auto"/>
                <w:left w:val="none" w:sz="0" w:space="0" w:color="auto"/>
                <w:bottom w:val="none" w:sz="0" w:space="0" w:color="auto"/>
                <w:right w:val="none" w:sz="0" w:space="0" w:color="auto"/>
              </w:divBdr>
            </w:div>
            <w:div w:id="38022332">
              <w:marLeft w:val="480"/>
              <w:marRight w:val="0"/>
              <w:marTop w:val="0"/>
              <w:marBottom w:val="0"/>
              <w:divBdr>
                <w:top w:val="none" w:sz="0" w:space="0" w:color="auto"/>
                <w:left w:val="none" w:sz="0" w:space="0" w:color="auto"/>
                <w:bottom w:val="none" w:sz="0" w:space="0" w:color="auto"/>
                <w:right w:val="none" w:sz="0" w:space="0" w:color="auto"/>
              </w:divBdr>
            </w:div>
            <w:div w:id="38093079">
              <w:marLeft w:val="480"/>
              <w:marRight w:val="0"/>
              <w:marTop w:val="0"/>
              <w:marBottom w:val="0"/>
              <w:divBdr>
                <w:top w:val="none" w:sz="0" w:space="0" w:color="auto"/>
                <w:left w:val="none" w:sz="0" w:space="0" w:color="auto"/>
                <w:bottom w:val="none" w:sz="0" w:space="0" w:color="auto"/>
                <w:right w:val="none" w:sz="0" w:space="0" w:color="auto"/>
              </w:divBdr>
            </w:div>
            <w:div w:id="38093702">
              <w:marLeft w:val="480"/>
              <w:marRight w:val="0"/>
              <w:marTop w:val="0"/>
              <w:marBottom w:val="0"/>
              <w:divBdr>
                <w:top w:val="none" w:sz="0" w:space="0" w:color="auto"/>
                <w:left w:val="none" w:sz="0" w:space="0" w:color="auto"/>
                <w:bottom w:val="none" w:sz="0" w:space="0" w:color="auto"/>
                <w:right w:val="none" w:sz="0" w:space="0" w:color="auto"/>
              </w:divBdr>
            </w:div>
            <w:div w:id="38094612">
              <w:marLeft w:val="480"/>
              <w:marRight w:val="0"/>
              <w:marTop w:val="0"/>
              <w:marBottom w:val="0"/>
              <w:divBdr>
                <w:top w:val="none" w:sz="0" w:space="0" w:color="auto"/>
                <w:left w:val="none" w:sz="0" w:space="0" w:color="auto"/>
                <w:bottom w:val="none" w:sz="0" w:space="0" w:color="auto"/>
                <w:right w:val="none" w:sz="0" w:space="0" w:color="auto"/>
              </w:divBdr>
            </w:div>
            <w:div w:id="38094963">
              <w:marLeft w:val="480"/>
              <w:marRight w:val="0"/>
              <w:marTop w:val="0"/>
              <w:marBottom w:val="0"/>
              <w:divBdr>
                <w:top w:val="none" w:sz="0" w:space="0" w:color="auto"/>
                <w:left w:val="none" w:sz="0" w:space="0" w:color="auto"/>
                <w:bottom w:val="none" w:sz="0" w:space="0" w:color="auto"/>
                <w:right w:val="none" w:sz="0" w:space="0" w:color="auto"/>
              </w:divBdr>
            </w:div>
            <w:div w:id="38095474">
              <w:marLeft w:val="480"/>
              <w:marRight w:val="0"/>
              <w:marTop w:val="0"/>
              <w:marBottom w:val="0"/>
              <w:divBdr>
                <w:top w:val="none" w:sz="0" w:space="0" w:color="auto"/>
                <w:left w:val="none" w:sz="0" w:space="0" w:color="auto"/>
                <w:bottom w:val="none" w:sz="0" w:space="0" w:color="auto"/>
                <w:right w:val="none" w:sz="0" w:space="0" w:color="auto"/>
              </w:divBdr>
            </w:div>
            <w:div w:id="38282243">
              <w:marLeft w:val="480"/>
              <w:marRight w:val="0"/>
              <w:marTop w:val="0"/>
              <w:marBottom w:val="0"/>
              <w:divBdr>
                <w:top w:val="none" w:sz="0" w:space="0" w:color="auto"/>
                <w:left w:val="none" w:sz="0" w:space="0" w:color="auto"/>
                <w:bottom w:val="none" w:sz="0" w:space="0" w:color="auto"/>
                <w:right w:val="none" w:sz="0" w:space="0" w:color="auto"/>
              </w:divBdr>
            </w:div>
            <w:div w:id="38365503">
              <w:marLeft w:val="480"/>
              <w:marRight w:val="0"/>
              <w:marTop w:val="0"/>
              <w:marBottom w:val="0"/>
              <w:divBdr>
                <w:top w:val="none" w:sz="0" w:space="0" w:color="auto"/>
                <w:left w:val="none" w:sz="0" w:space="0" w:color="auto"/>
                <w:bottom w:val="none" w:sz="0" w:space="0" w:color="auto"/>
                <w:right w:val="none" w:sz="0" w:space="0" w:color="auto"/>
              </w:divBdr>
            </w:div>
            <w:div w:id="38474834">
              <w:marLeft w:val="480"/>
              <w:marRight w:val="0"/>
              <w:marTop w:val="0"/>
              <w:marBottom w:val="0"/>
              <w:divBdr>
                <w:top w:val="none" w:sz="0" w:space="0" w:color="auto"/>
                <w:left w:val="none" w:sz="0" w:space="0" w:color="auto"/>
                <w:bottom w:val="none" w:sz="0" w:space="0" w:color="auto"/>
                <w:right w:val="none" w:sz="0" w:space="0" w:color="auto"/>
              </w:divBdr>
            </w:div>
            <w:div w:id="38478552">
              <w:marLeft w:val="480"/>
              <w:marRight w:val="0"/>
              <w:marTop w:val="0"/>
              <w:marBottom w:val="0"/>
              <w:divBdr>
                <w:top w:val="none" w:sz="0" w:space="0" w:color="auto"/>
                <w:left w:val="none" w:sz="0" w:space="0" w:color="auto"/>
                <w:bottom w:val="none" w:sz="0" w:space="0" w:color="auto"/>
                <w:right w:val="none" w:sz="0" w:space="0" w:color="auto"/>
              </w:divBdr>
            </w:div>
            <w:div w:id="38550461">
              <w:marLeft w:val="480"/>
              <w:marRight w:val="0"/>
              <w:marTop w:val="0"/>
              <w:marBottom w:val="0"/>
              <w:divBdr>
                <w:top w:val="none" w:sz="0" w:space="0" w:color="auto"/>
                <w:left w:val="none" w:sz="0" w:space="0" w:color="auto"/>
                <w:bottom w:val="none" w:sz="0" w:space="0" w:color="auto"/>
                <w:right w:val="none" w:sz="0" w:space="0" w:color="auto"/>
              </w:divBdr>
            </w:div>
            <w:div w:id="38601865">
              <w:marLeft w:val="480"/>
              <w:marRight w:val="0"/>
              <w:marTop w:val="0"/>
              <w:marBottom w:val="0"/>
              <w:divBdr>
                <w:top w:val="none" w:sz="0" w:space="0" w:color="auto"/>
                <w:left w:val="none" w:sz="0" w:space="0" w:color="auto"/>
                <w:bottom w:val="none" w:sz="0" w:space="0" w:color="auto"/>
                <w:right w:val="none" w:sz="0" w:space="0" w:color="auto"/>
              </w:divBdr>
            </w:div>
            <w:div w:id="38670040">
              <w:marLeft w:val="480"/>
              <w:marRight w:val="0"/>
              <w:marTop w:val="0"/>
              <w:marBottom w:val="0"/>
              <w:divBdr>
                <w:top w:val="none" w:sz="0" w:space="0" w:color="auto"/>
                <w:left w:val="none" w:sz="0" w:space="0" w:color="auto"/>
                <w:bottom w:val="none" w:sz="0" w:space="0" w:color="auto"/>
                <w:right w:val="none" w:sz="0" w:space="0" w:color="auto"/>
              </w:divBdr>
            </w:div>
            <w:div w:id="38869405">
              <w:marLeft w:val="480"/>
              <w:marRight w:val="0"/>
              <w:marTop w:val="0"/>
              <w:marBottom w:val="0"/>
              <w:divBdr>
                <w:top w:val="none" w:sz="0" w:space="0" w:color="auto"/>
                <w:left w:val="none" w:sz="0" w:space="0" w:color="auto"/>
                <w:bottom w:val="none" w:sz="0" w:space="0" w:color="auto"/>
                <w:right w:val="none" w:sz="0" w:space="0" w:color="auto"/>
              </w:divBdr>
            </w:div>
            <w:div w:id="38870095">
              <w:marLeft w:val="480"/>
              <w:marRight w:val="0"/>
              <w:marTop w:val="0"/>
              <w:marBottom w:val="0"/>
              <w:divBdr>
                <w:top w:val="none" w:sz="0" w:space="0" w:color="auto"/>
                <w:left w:val="none" w:sz="0" w:space="0" w:color="auto"/>
                <w:bottom w:val="none" w:sz="0" w:space="0" w:color="auto"/>
                <w:right w:val="none" w:sz="0" w:space="0" w:color="auto"/>
              </w:divBdr>
            </w:div>
            <w:div w:id="38942182">
              <w:marLeft w:val="480"/>
              <w:marRight w:val="0"/>
              <w:marTop w:val="0"/>
              <w:marBottom w:val="0"/>
              <w:divBdr>
                <w:top w:val="none" w:sz="0" w:space="0" w:color="auto"/>
                <w:left w:val="none" w:sz="0" w:space="0" w:color="auto"/>
                <w:bottom w:val="none" w:sz="0" w:space="0" w:color="auto"/>
                <w:right w:val="none" w:sz="0" w:space="0" w:color="auto"/>
              </w:divBdr>
            </w:div>
            <w:div w:id="39019838">
              <w:marLeft w:val="480"/>
              <w:marRight w:val="0"/>
              <w:marTop w:val="0"/>
              <w:marBottom w:val="0"/>
              <w:divBdr>
                <w:top w:val="none" w:sz="0" w:space="0" w:color="auto"/>
                <w:left w:val="none" w:sz="0" w:space="0" w:color="auto"/>
                <w:bottom w:val="none" w:sz="0" w:space="0" w:color="auto"/>
                <w:right w:val="none" w:sz="0" w:space="0" w:color="auto"/>
              </w:divBdr>
            </w:div>
            <w:div w:id="39088919">
              <w:marLeft w:val="480"/>
              <w:marRight w:val="0"/>
              <w:marTop w:val="0"/>
              <w:marBottom w:val="0"/>
              <w:divBdr>
                <w:top w:val="none" w:sz="0" w:space="0" w:color="auto"/>
                <w:left w:val="none" w:sz="0" w:space="0" w:color="auto"/>
                <w:bottom w:val="none" w:sz="0" w:space="0" w:color="auto"/>
                <w:right w:val="none" w:sz="0" w:space="0" w:color="auto"/>
              </w:divBdr>
            </w:div>
            <w:div w:id="39136402">
              <w:marLeft w:val="480"/>
              <w:marRight w:val="0"/>
              <w:marTop w:val="0"/>
              <w:marBottom w:val="0"/>
              <w:divBdr>
                <w:top w:val="none" w:sz="0" w:space="0" w:color="auto"/>
                <w:left w:val="none" w:sz="0" w:space="0" w:color="auto"/>
                <w:bottom w:val="none" w:sz="0" w:space="0" w:color="auto"/>
                <w:right w:val="none" w:sz="0" w:space="0" w:color="auto"/>
              </w:divBdr>
            </w:div>
            <w:div w:id="39326279">
              <w:marLeft w:val="480"/>
              <w:marRight w:val="0"/>
              <w:marTop w:val="0"/>
              <w:marBottom w:val="0"/>
              <w:divBdr>
                <w:top w:val="none" w:sz="0" w:space="0" w:color="auto"/>
                <w:left w:val="none" w:sz="0" w:space="0" w:color="auto"/>
                <w:bottom w:val="none" w:sz="0" w:space="0" w:color="auto"/>
                <w:right w:val="none" w:sz="0" w:space="0" w:color="auto"/>
              </w:divBdr>
            </w:div>
            <w:div w:id="39481587">
              <w:marLeft w:val="480"/>
              <w:marRight w:val="0"/>
              <w:marTop w:val="0"/>
              <w:marBottom w:val="0"/>
              <w:divBdr>
                <w:top w:val="none" w:sz="0" w:space="0" w:color="auto"/>
                <w:left w:val="none" w:sz="0" w:space="0" w:color="auto"/>
                <w:bottom w:val="none" w:sz="0" w:space="0" w:color="auto"/>
                <w:right w:val="none" w:sz="0" w:space="0" w:color="auto"/>
              </w:divBdr>
            </w:div>
            <w:div w:id="39667220">
              <w:marLeft w:val="480"/>
              <w:marRight w:val="0"/>
              <w:marTop w:val="0"/>
              <w:marBottom w:val="0"/>
              <w:divBdr>
                <w:top w:val="none" w:sz="0" w:space="0" w:color="auto"/>
                <w:left w:val="none" w:sz="0" w:space="0" w:color="auto"/>
                <w:bottom w:val="none" w:sz="0" w:space="0" w:color="auto"/>
                <w:right w:val="none" w:sz="0" w:space="0" w:color="auto"/>
              </w:divBdr>
            </w:div>
            <w:div w:id="39676642">
              <w:marLeft w:val="480"/>
              <w:marRight w:val="0"/>
              <w:marTop w:val="0"/>
              <w:marBottom w:val="0"/>
              <w:divBdr>
                <w:top w:val="none" w:sz="0" w:space="0" w:color="auto"/>
                <w:left w:val="none" w:sz="0" w:space="0" w:color="auto"/>
                <w:bottom w:val="none" w:sz="0" w:space="0" w:color="auto"/>
                <w:right w:val="none" w:sz="0" w:space="0" w:color="auto"/>
              </w:divBdr>
            </w:div>
            <w:div w:id="39716462">
              <w:marLeft w:val="480"/>
              <w:marRight w:val="0"/>
              <w:marTop w:val="0"/>
              <w:marBottom w:val="0"/>
              <w:divBdr>
                <w:top w:val="none" w:sz="0" w:space="0" w:color="auto"/>
                <w:left w:val="none" w:sz="0" w:space="0" w:color="auto"/>
                <w:bottom w:val="none" w:sz="0" w:space="0" w:color="auto"/>
                <w:right w:val="none" w:sz="0" w:space="0" w:color="auto"/>
              </w:divBdr>
            </w:div>
            <w:div w:id="39743762">
              <w:marLeft w:val="480"/>
              <w:marRight w:val="0"/>
              <w:marTop w:val="0"/>
              <w:marBottom w:val="0"/>
              <w:divBdr>
                <w:top w:val="none" w:sz="0" w:space="0" w:color="auto"/>
                <w:left w:val="none" w:sz="0" w:space="0" w:color="auto"/>
                <w:bottom w:val="none" w:sz="0" w:space="0" w:color="auto"/>
                <w:right w:val="none" w:sz="0" w:space="0" w:color="auto"/>
              </w:divBdr>
            </w:div>
            <w:div w:id="39785791">
              <w:marLeft w:val="480"/>
              <w:marRight w:val="0"/>
              <w:marTop w:val="0"/>
              <w:marBottom w:val="0"/>
              <w:divBdr>
                <w:top w:val="none" w:sz="0" w:space="0" w:color="auto"/>
                <w:left w:val="none" w:sz="0" w:space="0" w:color="auto"/>
                <w:bottom w:val="none" w:sz="0" w:space="0" w:color="auto"/>
                <w:right w:val="none" w:sz="0" w:space="0" w:color="auto"/>
              </w:divBdr>
            </w:div>
            <w:div w:id="39864407">
              <w:marLeft w:val="480"/>
              <w:marRight w:val="0"/>
              <w:marTop w:val="0"/>
              <w:marBottom w:val="0"/>
              <w:divBdr>
                <w:top w:val="none" w:sz="0" w:space="0" w:color="auto"/>
                <w:left w:val="none" w:sz="0" w:space="0" w:color="auto"/>
                <w:bottom w:val="none" w:sz="0" w:space="0" w:color="auto"/>
                <w:right w:val="none" w:sz="0" w:space="0" w:color="auto"/>
              </w:divBdr>
            </w:div>
            <w:div w:id="39865850">
              <w:marLeft w:val="480"/>
              <w:marRight w:val="0"/>
              <w:marTop w:val="0"/>
              <w:marBottom w:val="0"/>
              <w:divBdr>
                <w:top w:val="none" w:sz="0" w:space="0" w:color="auto"/>
                <w:left w:val="none" w:sz="0" w:space="0" w:color="auto"/>
                <w:bottom w:val="none" w:sz="0" w:space="0" w:color="auto"/>
                <w:right w:val="none" w:sz="0" w:space="0" w:color="auto"/>
              </w:divBdr>
            </w:div>
            <w:div w:id="39979615">
              <w:marLeft w:val="480"/>
              <w:marRight w:val="0"/>
              <w:marTop w:val="0"/>
              <w:marBottom w:val="0"/>
              <w:divBdr>
                <w:top w:val="none" w:sz="0" w:space="0" w:color="auto"/>
                <w:left w:val="none" w:sz="0" w:space="0" w:color="auto"/>
                <w:bottom w:val="none" w:sz="0" w:space="0" w:color="auto"/>
                <w:right w:val="none" w:sz="0" w:space="0" w:color="auto"/>
              </w:divBdr>
            </w:div>
            <w:div w:id="39986016">
              <w:marLeft w:val="480"/>
              <w:marRight w:val="0"/>
              <w:marTop w:val="0"/>
              <w:marBottom w:val="0"/>
              <w:divBdr>
                <w:top w:val="none" w:sz="0" w:space="0" w:color="auto"/>
                <w:left w:val="none" w:sz="0" w:space="0" w:color="auto"/>
                <w:bottom w:val="none" w:sz="0" w:space="0" w:color="auto"/>
                <w:right w:val="none" w:sz="0" w:space="0" w:color="auto"/>
              </w:divBdr>
            </w:div>
            <w:div w:id="40055433">
              <w:marLeft w:val="480"/>
              <w:marRight w:val="0"/>
              <w:marTop w:val="0"/>
              <w:marBottom w:val="0"/>
              <w:divBdr>
                <w:top w:val="none" w:sz="0" w:space="0" w:color="auto"/>
                <w:left w:val="none" w:sz="0" w:space="0" w:color="auto"/>
                <w:bottom w:val="none" w:sz="0" w:space="0" w:color="auto"/>
                <w:right w:val="none" w:sz="0" w:space="0" w:color="auto"/>
              </w:divBdr>
            </w:div>
            <w:div w:id="40136379">
              <w:marLeft w:val="480"/>
              <w:marRight w:val="0"/>
              <w:marTop w:val="0"/>
              <w:marBottom w:val="0"/>
              <w:divBdr>
                <w:top w:val="none" w:sz="0" w:space="0" w:color="auto"/>
                <w:left w:val="none" w:sz="0" w:space="0" w:color="auto"/>
                <w:bottom w:val="none" w:sz="0" w:space="0" w:color="auto"/>
                <w:right w:val="none" w:sz="0" w:space="0" w:color="auto"/>
              </w:divBdr>
            </w:div>
            <w:div w:id="40250049">
              <w:marLeft w:val="480"/>
              <w:marRight w:val="0"/>
              <w:marTop w:val="0"/>
              <w:marBottom w:val="0"/>
              <w:divBdr>
                <w:top w:val="none" w:sz="0" w:space="0" w:color="auto"/>
                <w:left w:val="none" w:sz="0" w:space="0" w:color="auto"/>
                <w:bottom w:val="none" w:sz="0" w:space="0" w:color="auto"/>
                <w:right w:val="none" w:sz="0" w:space="0" w:color="auto"/>
              </w:divBdr>
            </w:div>
            <w:div w:id="40332045">
              <w:marLeft w:val="480"/>
              <w:marRight w:val="0"/>
              <w:marTop w:val="0"/>
              <w:marBottom w:val="0"/>
              <w:divBdr>
                <w:top w:val="none" w:sz="0" w:space="0" w:color="auto"/>
                <w:left w:val="none" w:sz="0" w:space="0" w:color="auto"/>
                <w:bottom w:val="none" w:sz="0" w:space="0" w:color="auto"/>
                <w:right w:val="none" w:sz="0" w:space="0" w:color="auto"/>
              </w:divBdr>
            </w:div>
            <w:div w:id="40440338">
              <w:marLeft w:val="480"/>
              <w:marRight w:val="0"/>
              <w:marTop w:val="0"/>
              <w:marBottom w:val="0"/>
              <w:divBdr>
                <w:top w:val="none" w:sz="0" w:space="0" w:color="auto"/>
                <w:left w:val="none" w:sz="0" w:space="0" w:color="auto"/>
                <w:bottom w:val="none" w:sz="0" w:space="0" w:color="auto"/>
                <w:right w:val="none" w:sz="0" w:space="0" w:color="auto"/>
              </w:divBdr>
            </w:div>
            <w:div w:id="40444607">
              <w:marLeft w:val="480"/>
              <w:marRight w:val="0"/>
              <w:marTop w:val="0"/>
              <w:marBottom w:val="0"/>
              <w:divBdr>
                <w:top w:val="none" w:sz="0" w:space="0" w:color="auto"/>
                <w:left w:val="none" w:sz="0" w:space="0" w:color="auto"/>
                <w:bottom w:val="none" w:sz="0" w:space="0" w:color="auto"/>
                <w:right w:val="none" w:sz="0" w:space="0" w:color="auto"/>
              </w:divBdr>
            </w:div>
            <w:div w:id="40445599">
              <w:marLeft w:val="480"/>
              <w:marRight w:val="0"/>
              <w:marTop w:val="0"/>
              <w:marBottom w:val="0"/>
              <w:divBdr>
                <w:top w:val="none" w:sz="0" w:space="0" w:color="auto"/>
                <w:left w:val="none" w:sz="0" w:space="0" w:color="auto"/>
                <w:bottom w:val="none" w:sz="0" w:space="0" w:color="auto"/>
                <w:right w:val="none" w:sz="0" w:space="0" w:color="auto"/>
              </w:divBdr>
            </w:div>
            <w:div w:id="40596934">
              <w:marLeft w:val="480"/>
              <w:marRight w:val="0"/>
              <w:marTop w:val="0"/>
              <w:marBottom w:val="0"/>
              <w:divBdr>
                <w:top w:val="none" w:sz="0" w:space="0" w:color="auto"/>
                <w:left w:val="none" w:sz="0" w:space="0" w:color="auto"/>
                <w:bottom w:val="none" w:sz="0" w:space="0" w:color="auto"/>
                <w:right w:val="none" w:sz="0" w:space="0" w:color="auto"/>
              </w:divBdr>
            </w:div>
            <w:div w:id="40829789">
              <w:marLeft w:val="480"/>
              <w:marRight w:val="0"/>
              <w:marTop w:val="0"/>
              <w:marBottom w:val="0"/>
              <w:divBdr>
                <w:top w:val="none" w:sz="0" w:space="0" w:color="auto"/>
                <w:left w:val="none" w:sz="0" w:space="0" w:color="auto"/>
                <w:bottom w:val="none" w:sz="0" w:space="0" w:color="auto"/>
                <w:right w:val="none" w:sz="0" w:space="0" w:color="auto"/>
              </w:divBdr>
            </w:div>
            <w:div w:id="40832445">
              <w:marLeft w:val="480"/>
              <w:marRight w:val="0"/>
              <w:marTop w:val="0"/>
              <w:marBottom w:val="0"/>
              <w:divBdr>
                <w:top w:val="none" w:sz="0" w:space="0" w:color="auto"/>
                <w:left w:val="none" w:sz="0" w:space="0" w:color="auto"/>
                <w:bottom w:val="none" w:sz="0" w:space="0" w:color="auto"/>
                <w:right w:val="none" w:sz="0" w:space="0" w:color="auto"/>
              </w:divBdr>
            </w:div>
            <w:div w:id="41177144">
              <w:marLeft w:val="480"/>
              <w:marRight w:val="0"/>
              <w:marTop w:val="0"/>
              <w:marBottom w:val="0"/>
              <w:divBdr>
                <w:top w:val="none" w:sz="0" w:space="0" w:color="auto"/>
                <w:left w:val="none" w:sz="0" w:space="0" w:color="auto"/>
                <w:bottom w:val="none" w:sz="0" w:space="0" w:color="auto"/>
                <w:right w:val="none" w:sz="0" w:space="0" w:color="auto"/>
              </w:divBdr>
            </w:div>
            <w:div w:id="41177641">
              <w:marLeft w:val="480"/>
              <w:marRight w:val="0"/>
              <w:marTop w:val="0"/>
              <w:marBottom w:val="0"/>
              <w:divBdr>
                <w:top w:val="none" w:sz="0" w:space="0" w:color="auto"/>
                <w:left w:val="none" w:sz="0" w:space="0" w:color="auto"/>
                <w:bottom w:val="none" w:sz="0" w:space="0" w:color="auto"/>
                <w:right w:val="none" w:sz="0" w:space="0" w:color="auto"/>
              </w:divBdr>
            </w:div>
            <w:div w:id="41289288">
              <w:marLeft w:val="480"/>
              <w:marRight w:val="0"/>
              <w:marTop w:val="0"/>
              <w:marBottom w:val="0"/>
              <w:divBdr>
                <w:top w:val="none" w:sz="0" w:space="0" w:color="auto"/>
                <w:left w:val="none" w:sz="0" w:space="0" w:color="auto"/>
                <w:bottom w:val="none" w:sz="0" w:space="0" w:color="auto"/>
                <w:right w:val="none" w:sz="0" w:space="0" w:color="auto"/>
              </w:divBdr>
            </w:div>
            <w:div w:id="41292319">
              <w:marLeft w:val="480"/>
              <w:marRight w:val="0"/>
              <w:marTop w:val="0"/>
              <w:marBottom w:val="0"/>
              <w:divBdr>
                <w:top w:val="none" w:sz="0" w:space="0" w:color="auto"/>
                <w:left w:val="none" w:sz="0" w:space="0" w:color="auto"/>
                <w:bottom w:val="none" w:sz="0" w:space="0" w:color="auto"/>
                <w:right w:val="none" w:sz="0" w:space="0" w:color="auto"/>
              </w:divBdr>
            </w:div>
            <w:div w:id="41366719">
              <w:marLeft w:val="480"/>
              <w:marRight w:val="0"/>
              <w:marTop w:val="0"/>
              <w:marBottom w:val="0"/>
              <w:divBdr>
                <w:top w:val="none" w:sz="0" w:space="0" w:color="auto"/>
                <w:left w:val="none" w:sz="0" w:space="0" w:color="auto"/>
                <w:bottom w:val="none" w:sz="0" w:space="0" w:color="auto"/>
                <w:right w:val="none" w:sz="0" w:space="0" w:color="auto"/>
              </w:divBdr>
            </w:div>
            <w:div w:id="41369982">
              <w:marLeft w:val="480"/>
              <w:marRight w:val="0"/>
              <w:marTop w:val="0"/>
              <w:marBottom w:val="0"/>
              <w:divBdr>
                <w:top w:val="none" w:sz="0" w:space="0" w:color="auto"/>
                <w:left w:val="none" w:sz="0" w:space="0" w:color="auto"/>
                <w:bottom w:val="none" w:sz="0" w:space="0" w:color="auto"/>
                <w:right w:val="none" w:sz="0" w:space="0" w:color="auto"/>
              </w:divBdr>
            </w:div>
            <w:div w:id="41443429">
              <w:marLeft w:val="480"/>
              <w:marRight w:val="0"/>
              <w:marTop w:val="0"/>
              <w:marBottom w:val="0"/>
              <w:divBdr>
                <w:top w:val="none" w:sz="0" w:space="0" w:color="auto"/>
                <w:left w:val="none" w:sz="0" w:space="0" w:color="auto"/>
                <w:bottom w:val="none" w:sz="0" w:space="0" w:color="auto"/>
                <w:right w:val="none" w:sz="0" w:space="0" w:color="auto"/>
              </w:divBdr>
            </w:div>
            <w:div w:id="41486236">
              <w:marLeft w:val="480"/>
              <w:marRight w:val="0"/>
              <w:marTop w:val="0"/>
              <w:marBottom w:val="0"/>
              <w:divBdr>
                <w:top w:val="none" w:sz="0" w:space="0" w:color="auto"/>
                <w:left w:val="none" w:sz="0" w:space="0" w:color="auto"/>
                <w:bottom w:val="none" w:sz="0" w:space="0" w:color="auto"/>
                <w:right w:val="none" w:sz="0" w:space="0" w:color="auto"/>
              </w:divBdr>
            </w:div>
            <w:div w:id="41516332">
              <w:marLeft w:val="480"/>
              <w:marRight w:val="0"/>
              <w:marTop w:val="0"/>
              <w:marBottom w:val="0"/>
              <w:divBdr>
                <w:top w:val="none" w:sz="0" w:space="0" w:color="auto"/>
                <w:left w:val="none" w:sz="0" w:space="0" w:color="auto"/>
                <w:bottom w:val="none" w:sz="0" w:space="0" w:color="auto"/>
                <w:right w:val="none" w:sz="0" w:space="0" w:color="auto"/>
              </w:divBdr>
            </w:div>
            <w:div w:id="41636598">
              <w:marLeft w:val="480"/>
              <w:marRight w:val="0"/>
              <w:marTop w:val="0"/>
              <w:marBottom w:val="0"/>
              <w:divBdr>
                <w:top w:val="none" w:sz="0" w:space="0" w:color="auto"/>
                <w:left w:val="none" w:sz="0" w:space="0" w:color="auto"/>
                <w:bottom w:val="none" w:sz="0" w:space="0" w:color="auto"/>
                <w:right w:val="none" w:sz="0" w:space="0" w:color="auto"/>
              </w:divBdr>
            </w:div>
            <w:div w:id="41639107">
              <w:marLeft w:val="480"/>
              <w:marRight w:val="0"/>
              <w:marTop w:val="0"/>
              <w:marBottom w:val="0"/>
              <w:divBdr>
                <w:top w:val="none" w:sz="0" w:space="0" w:color="auto"/>
                <w:left w:val="none" w:sz="0" w:space="0" w:color="auto"/>
                <w:bottom w:val="none" w:sz="0" w:space="0" w:color="auto"/>
                <w:right w:val="none" w:sz="0" w:space="0" w:color="auto"/>
              </w:divBdr>
            </w:div>
            <w:div w:id="41711904">
              <w:marLeft w:val="480"/>
              <w:marRight w:val="0"/>
              <w:marTop w:val="0"/>
              <w:marBottom w:val="0"/>
              <w:divBdr>
                <w:top w:val="none" w:sz="0" w:space="0" w:color="auto"/>
                <w:left w:val="none" w:sz="0" w:space="0" w:color="auto"/>
                <w:bottom w:val="none" w:sz="0" w:space="0" w:color="auto"/>
                <w:right w:val="none" w:sz="0" w:space="0" w:color="auto"/>
              </w:divBdr>
            </w:div>
            <w:div w:id="41829870">
              <w:marLeft w:val="480"/>
              <w:marRight w:val="0"/>
              <w:marTop w:val="0"/>
              <w:marBottom w:val="0"/>
              <w:divBdr>
                <w:top w:val="none" w:sz="0" w:space="0" w:color="auto"/>
                <w:left w:val="none" w:sz="0" w:space="0" w:color="auto"/>
                <w:bottom w:val="none" w:sz="0" w:space="0" w:color="auto"/>
                <w:right w:val="none" w:sz="0" w:space="0" w:color="auto"/>
              </w:divBdr>
            </w:div>
            <w:div w:id="41878107">
              <w:marLeft w:val="480"/>
              <w:marRight w:val="0"/>
              <w:marTop w:val="0"/>
              <w:marBottom w:val="0"/>
              <w:divBdr>
                <w:top w:val="none" w:sz="0" w:space="0" w:color="auto"/>
                <w:left w:val="none" w:sz="0" w:space="0" w:color="auto"/>
                <w:bottom w:val="none" w:sz="0" w:space="0" w:color="auto"/>
                <w:right w:val="none" w:sz="0" w:space="0" w:color="auto"/>
              </w:divBdr>
            </w:div>
            <w:div w:id="41878272">
              <w:marLeft w:val="480"/>
              <w:marRight w:val="0"/>
              <w:marTop w:val="0"/>
              <w:marBottom w:val="0"/>
              <w:divBdr>
                <w:top w:val="none" w:sz="0" w:space="0" w:color="auto"/>
                <w:left w:val="none" w:sz="0" w:space="0" w:color="auto"/>
                <w:bottom w:val="none" w:sz="0" w:space="0" w:color="auto"/>
                <w:right w:val="none" w:sz="0" w:space="0" w:color="auto"/>
              </w:divBdr>
            </w:div>
            <w:div w:id="41953252">
              <w:marLeft w:val="480"/>
              <w:marRight w:val="0"/>
              <w:marTop w:val="0"/>
              <w:marBottom w:val="0"/>
              <w:divBdr>
                <w:top w:val="none" w:sz="0" w:space="0" w:color="auto"/>
                <w:left w:val="none" w:sz="0" w:space="0" w:color="auto"/>
                <w:bottom w:val="none" w:sz="0" w:space="0" w:color="auto"/>
                <w:right w:val="none" w:sz="0" w:space="0" w:color="auto"/>
              </w:divBdr>
            </w:div>
            <w:div w:id="42099025">
              <w:marLeft w:val="480"/>
              <w:marRight w:val="0"/>
              <w:marTop w:val="0"/>
              <w:marBottom w:val="0"/>
              <w:divBdr>
                <w:top w:val="none" w:sz="0" w:space="0" w:color="auto"/>
                <w:left w:val="none" w:sz="0" w:space="0" w:color="auto"/>
                <w:bottom w:val="none" w:sz="0" w:space="0" w:color="auto"/>
                <w:right w:val="none" w:sz="0" w:space="0" w:color="auto"/>
              </w:divBdr>
            </w:div>
            <w:div w:id="42101266">
              <w:marLeft w:val="480"/>
              <w:marRight w:val="0"/>
              <w:marTop w:val="0"/>
              <w:marBottom w:val="0"/>
              <w:divBdr>
                <w:top w:val="none" w:sz="0" w:space="0" w:color="auto"/>
                <w:left w:val="none" w:sz="0" w:space="0" w:color="auto"/>
                <w:bottom w:val="none" w:sz="0" w:space="0" w:color="auto"/>
                <w:right w:val="none" w:sz="0" w:space="0" w:color="auto"/>
              </w:divBdr>
            </w:div>
            <w:div w:id="42170447">
              <w:marLeft w:val="480"/>
              <w:marRight w:val="0"/>
              <w:marTop w:val="0"/>
              <w:marBottom w:val="0"/>
              <w:divBdr>
                <w:top w:val="none" w:sz="0" w:space="0" w:color="auto"/>
                <w:left w:val="none" w:sz="0" w:space="0" w:color="auto"/>
                <w:bottom w:val="none" w:sz="0" w:space="0" w:color="auto"/>
                <w:right w:val="none" w:sz="0" w:space="0" w:color="auto"/>
              </w:divBdr>
            </w:div>
            <w:div w:id="42213880">
              <w:marLeft w:val="480"/>
              <w:marRight w:val="0"/>
              <w:marTop w:val="0"/>
              <w:marBottom w:val="0"/>
              <w:divBdr>
                <w:top w:val="none" w:sz="0" w:space="0" w:color="auto"/>
                <w:left w:val="none" w:sz="0" w:space="0" w:color="auto"/>
                <w:bottom w:val="none" w:sz="0" w:space="0" w:color="auto"/>
                <w:right w:val="none" w:sz="0" w:space="0" w:color="auto"/>
              </w:divBdr>
            </w:div>
            <w:div w:id="42221984">
              <w:marLeft w:val="480"/>
              <w:marRight w:val="0"/>
              <w:marTop w:val="0"/>
              <w:marBottom w:val="0"/>
              <w:divBdr>
                <w:top w:val="none" w:sz="0" w:space="0" w:color="auto"/>
                <w:left w:val="none" w:sz="0" w:space="0" w:color="auto"/>
                <w:bottom w:val="none" w:sz="0" w:space="0" w:color="auto"/>
                <w:right w:val="none" w:sz="0" w:space="0" w:color="auto"/>
              </w:divBdr>
            </w:div>
            <w:div w:id="42293353">
              <w:marLeft w:val="480"/>
              <w:marRight w:val="0"/>
              <w:marTop w:val="0"/>
              <w:marBottom w:val="0"/>
              <w:divBdr>
                <w:top w:val="none" w:sz="0" w:space="0" w:color="auto"/>
                <w:left w:val="none" w:sz="0" w:space="0" w:color="auto"/>
                <w:bottom w:val="none" w:sz="0" w:space="0" w:color="auto"/>
                <w:right w:val="none" w:sz="0" w:space="0" w:color="auto"/>
              </w:divBdr>
            </w:div>
            <w:div w:id="42296723">
              <w:marLeft w:val="480"/>
              <w:marRight w:val="0"/>
              <w:marTop w:val="0"/>
              <w:marBottom w:val="0"/>
              <w:divBdr>
                <w:top w:val="none" w:sz="0" w:space="0" w:color="auto"/>
                <w:left w:val="none" w:sz="0" w:space="0" w:color="auto"/>
                <w:bottom w:val="none" w:sz="0" w:space="0" w:color="auto"/>
                <w:right w:val="none" w:sz="0" w:space="0" w:color="auto"/>
              </w:divBdr>
            </w:div>
            <w:div w:id="42407578">
              <w:marLeft w:val="480"/>
              <w:marRight w:val="0"/>
              <w:marTop w:val="0"/>
              <w:marBottom w:val="0"/>
              <w:divBdr>
                <w:top w:val="none" w:sz="0" w:space="0" w:color="auto"/>
                <w:left w:val="none" w:sz="0" w:space="0" w:color="auto"/>
                <w:bottom w:val="none" w:sz="0" w:space="0" w:color="auto"/>
                <w:right w:val="none" w:sz="0" w:space="0" w:color="auto"/>
              </w:divBdr>
            </w:div>
            <w:div w:id="42488784">
              <w:marLeft w:val="480"/>
              <w:marRight w:val="0"/>
              <w:marTop w:val="0"/>
              <w:marBottom w:val="0"/>
              <w:divBdr>
                <w:top w:val="none" w:sz="0" w:space="0" w:color="auto"/>
                <w:left w:val="none" w:sz="0" w:space="0" w:color="auto"/>
                <w:bottom w:val="none" w:sz="0" w:space="0" w:color="auto"/>
                <w:right w:val="none" w:sz="0" w:space="0" w:color="auto"/>
              </w:divBdr>
            </w:div>
            <w:div w:id="42600049">
              <w:marLeft w:val="480"/>
              <w:marRight w:val="0"/>
              <w:marTop w:val="0"/>
              <w:marBottom w:val="0"/>
              <w:divBdr>
                <w:top w:val="none" w:sz="0" w:space="0" w:color="auto"/>
                <w:left w:val="none" w:sz="0" w:space="0" w:color="auto"/>
                <w:bottom w:val="none" w:sz="0" w:space="0" w:color="auto"/>
                <w:right w:val="none" w:sz="0" w:space="0" w:color="auto"/>
              </w:divBdr>
            </w:div>
            <w:div w:id="42606013">
              <w:marLeft w:val="480"/>
              <w:marRight w:val="0"/>
              <w:marTop w:val="0"/>
              <w:marBottom w:val="0"/>
              <w:divBdr>
                <w:top w:val="none" w:sz="0" w:space="0" w:color="auto"/>
                <w:left w:val="none" w:sz="0" w:space="0" w:color="auto"/>
                <w:bottom w:val="none" w:sz="0" w:space="0" w:color="auto"/>
                <w:right w:val="none" w:sz="0" w:space="0" w:color="auto"/>
              </w:divBdr>
            </w:div>
            <w:div w:id="42680286">
              <w:marLeft w:val="480"/>
              <w:marRight w:val="0"/>
              <w:marTop w:val="0"/>
              <w:marBottom w:val="0"/>
              <w:divBdr>
                <w:top w:val="none" w:sz="0" w:space="0" w:color="auto"/>
                <w:left w:val="none" w:sz="0" w:space="0" w:color="auto"/>
                <w:bottom w:val="none" w:sz="0" w:space="0" w:color="auto"/>
                <w:right w:val="none" w:sz="0" w:space="0" w:color="auto"/>
              </w:divBdr>
            </w:div>
            <w:div w:id="42875699">
              <w:marLeft w:val="480"/>
              <w:marRight w:val="0"/>
              <w:marTop w:val="0"/>
              <w:marBottom w:val="0"/>
              <w:divBdr>
                <w:top w:val="none" w:sz="0" w:space="0" w:color="auto"/>
                <w:left w:val="none" w:sz="0" w:space="0" w:color="auto"/>
                <w:bottom w:val="none" w:sz="0" w:space="0" w:color="auto"/>
                <w:right w:val="none" w:sz="0" w:space="0" w:color="auto"/>
              </w:divBdr>
            </w:div>
            <w:div w:id="43264420">
              <w:marLeft w:val="480"/>
              <w:marRight w:val="0"/>
              <w:marTop w:val="0"/>
              <w:marBottom w:val="0"/>
              <w:divBdr>
                <w:top w:val="none" w:sz="0" w:space="0" w:color="auto"/>
                <w:left w:val="none" w:sz="0" w:space="0" w:color="auto"/>
                <w:bottom w:val="none" w:sz="0" w:space="0" w:color="auto"/>
                <w:right w:val="none" w:sz="0" w:space="0" w:color="auto"/>
              </w:divBdr>
            </w:div>
            <w:div w:id="43335436">
              <w:marLeft w:val="480"/>
              <w:marRight w:val="0"/>
              <w:marTop w:val="0"/>
              <w:marBottom w:val="0"/>
              <w:divBdr>
                <w:top w:val="none" w:sz="0" w:space="0" w:color="auto"/>
                <w:left w:val="none" w:sz="0" w:space="0" w:color="auto"/>
                <w:bottom w:val="none" w:sz="0" w:space="0" w:color="auto"/>
                <w:right w:val="none" w:sz="0" w:space="0" w:color="auto"/>
              </w:divBdr>
            </w:div>
            <w:div w:id="43452804">
              <w:marLeft w:val="480"/>
              <w:marRight w:val="0"/>
              <w:marTop w:val="0"/>
              <w:marBottom w:val="0"/>
              <w:divBdr>
                <w:top w:val="none" w:sz="0" w:space="0" w:color="auto"/>
                <w:left w:val="none" w:sz="0" w:space="0" w:color="auto"/>
                <w:bottom w:val="none" w:sz="0" w:space="0" w:color="auto"/>
                <w:right w:val="none" w:sz="0" w:space="0" w:color="auto"/>
              </w:divBdr>
            </w:div>
            <w:div w:id="43603336">
              <w:marLeft w:val="480"/>
              <w:marRight w:val="0"/>
              <w:marTop w:val="0"/>
              <w:marBottom w:val="0"/>
              <w:divBdr>
                <w:top w:val="none" w:sz="0" w:space="0" w:color="auto"/>
                <w:left w:val="none" w:sz="0" w:space="0" w:color="auto"/>
                <w:bottom w:val="none" w:sz="0" w:space="0" w:color="auto"/>
                <w:right w:val="none" w:sz="0" w:space="0" w:color="auto"/>
              </w:divBdr>
            </w:div>
            <w:div w:id="43723249">
              <w:marLeft w:val="480"/>
              <w:marRight w:val="0"/>
              <w:marTop w:val="0"/>
              <w:marBottom w:val="0"/>
              <w:divBdr>
                <w:top w:val="none" w:sz="0" w:space="0" w:color="auto"/>
                <w:left w:val="none" w:sz="0" w:space="0" w:color="auto"/>
                <w:bottom w:val="none" w:sz="0" w:space="0" w:color="auto"/>
                <w:right w:val="none" w:sz="0" w:space="0" w:color="auto"/>
              </w:divBdr>
            </w:div>
            <w:div w:id="43792671">
              <w:marLeft w:val="480"/>
              <w:marRight w:val="0"/>
              <w:marTop w:val="0"/>
              <w:marBottom w:val="0"/>
              <w:divBdr>
                <w:top w:val="none" w:sz="0" w:space="0" w:color="auto"/>
                <w:left w:val="none" w:sz="0" w:space="0" w:color="auto"/>
                <w:bottom w:val="none" w:sz="0" w:space="0" w:color="auto"/>
                <w:right w:val="none" w:sz="0" w:space="0" w:color="auto"/>
              </w:divBdr>
            </w:div>
            <w:div w:id="44064016">
              <w:marLeft w:val="480"/>
              <w:marRight w:val="0"/>
              <w:marTop w:val="0"/>
              <w:marBottom w:val="0"/>
              <w:divBdr>
                <w:top w:val="none" w:sz="0" w:space="0" w:color="auto"/>
                <w:left w:val="none" w:sz="0" w:space="0" w:color="auto"/>
                <w:bottom w:val="none" w:sz="0" w:space="0" w:color="auto"/>
                <w:right w:val="none" w:sz="0" w:space="0" w:color="auto"/>
              </w:divBdr>
            </w:div>
            <w:div w:id="44182153">
              <w:marLeft w:val="480"/>
              <w:marRight w:val="0"/>
              <w:marTop w:val="0"/>
              <w:marBottom w:val="0"/>
              <w:divBdr>
                <w:top w:val="none" w:sz="0" w:space="0" w:color="auto"/>
                <w:left w:val="none" w:sz="0" w:space="0" w:color="auto"/>
                <w:bottom w:val="none" w:sz="0" w:space="0" w:color="auto"/>
                <w:right w:val="none" w:sz="0" w:space="0" w:color="auto"/>
              </w:divBdr>
            </w:div>
            <w:div w:id="44255627">
              <w:marLeft w:val="480"/>
              <w:marRight w:val="0"/>
              <w:marTop w:val="0"/>
              <w:marBottom w:val="0"/>
              <w:divBdr>
                <w:top w:val="none" w:sz="0" w:space="0" w:color="auto"/>
                <w:left w:val="none" w:sz="0" w:space="0" w:color="auto"/>
                <w:bottom w:val="none" w:sz="0" w:space="0" w:color="auto"/>
                <w:right w:val="none" w:sz="0" w:space="0" w:color="auto"/>
              </w:divBdr>
            </w:div>
            <w:div w:id="44257551">
              <w:marLeft w:val="480"/>
              <w:marRight w:val="0"/>
              <w:marTop w:val="0"/>
              <w:marBottom w:val="0"/>
              <w:divBdr>
                <w:top w:val="none" w:sz="0" w:space="0" w:color="auto"/>
                <w:left w:val="none" w:sz="0" w:space="0" w:color="auto"/>
                <w:bottom w:val="none" w:sz="0" w:space="0" w:color="auto"/>
                <w:right w:val="none" w:sz="0" w:space="0" w:color="auto"/>
              </w:divBdr>
            </w:div>
            <w:div w:id="44262237">
              <w:marLeft w:val="480"/>
              <w:marRight w:val="0"/>
              <w:marTop w:val="0"/>
              <w:marBottom w:val="0"/>
              <w:divBdr>
                <w:top w:val="none" w:sz="0" w:space="0" w:color="auto"/>
                <w:left w:val="none" w:sz="0" w:space="0" w:color="auto"/>
                <w:bottom w:val="none" w:sz="0" w:space="0" w:color="auto"/>
                <w:right w:val="none" w:sz="0" w:space="0" w:color="auto"/>
              </w:divBdr>
            </w:div>
            <w:div w:id="44263093">
              <w:marLeft w:val="480"/>
              <w:marRight w:val="0"/>
              <w:marTop w:val="0"/>
              <w:marBottom w:val="0"/>
              <w:divBdr>
                <w:top w:val="none" w:sz="0" w:space="0" w:color="auto"/>
                <w:left w:val="none" w:sz="0" w:space="0" w:color="auto"/>
                <w:bottom w:val="none" w:sz="0" w:space="0" w:color="auto"/>
                <w:right w:val="none" w:sz="0" w:space="0" w:color="auto"/>
              </w:divBdr>
            </w:div>
            <w:div w:id="44304551">
              <w:marLeft w:val="480"/>
              <w:marRight w:val="0"/>
              <w:marTop w:val="0"/>
              <w:marBottom w:val="0"/>
              <w:divBdr>
                <w:top w:val="none" w:sz="0" w:space="0" w:color="auto"/>
                <w:left w:val="none" w:sz="0" w:space="0" w:color="auto"/>
                <w:bottom w:val="none" w:sz="0" w:space="0" w:color="auto"/>
                <w:right w:val="none" w:sz="0" w:space="0" w:color="auto"/>
              </w:divBdr>
            </w:div>
            <w:div w:id="44570456">
              <w:marLeft w:val="480"/>
              <w:marRight w:val="0"/>
              <w:marTop w:val="0"/>
              <w:marBottom w:val="0"/>
              <w:divBdr>
                <w:top w:val="none" w:sz="0" w:space="0" w:color="auto"/>
                <w:left w:val="none" w:sz="0" w:space="0" w:color="auto"/>
                <w:bottom w:val="none" w:sz="0" w:space="0" w:color="auto"/>
                <w:right w:val="none" w:sz="0" w:space="0" w:color="auto"/>
              </w:divBdr>
            </w:div>
            <w:div w:id="44762225">
              <w:marLeft w:val="480"/>
              <w:marRight w:val="0"/>
              <w:marTop w:val="0"/>
              <w:marBottom w:val="0"/>
              <w:divBdr>
                <w:top w:val="none" w:sz="0" w:space="0" w:color="auto"/>
                <w:left w:val="none" w:sz="0" w:space="0" w:color="auto"/>
                <w:bottom w:val="none" w:sz="0" w:space="0" w:color="auto"/>
                <w:right w:val="none" w:sz="0" w:space="0" w:color="auto"/>
              </w:divBdr>
            </w:div>
            <w:div w:id="44791834">
              <w:marLeft w:val="480"/>
              <w:marRight w:val="0"/>
              <w:marTop w:val="0"/>
              <w:marBottom w:val="0"/>
              <w:divBdr>
                <w:top w:val="none" w:sz="0" w:space="0" w:color="auto"/>
                <w:left w:val="none" w:sz="0" w:space="0" w:color="auto"/>
                <w:bottom w:val="none" w:sz="0" w:space="0" w:color="auto"/>
                <w:right w:val="none" w:sz="0" w:space="0" w:color="auto"/>
              </w:divBdr>
            </w:div>
            <w:div w:id="44912630">
              <w:marLeft w:val="480"/>
              <w:marRight w:val="0"/>
              <w:marTop w:val="0"/>
              <w:marBottom w:val="0"/>
              <w:divBdr>
                <w:top w:val="none" w:sz="0" w:space="0" w:color="auto"/>
                <w:left w:val="none" w:sz="0" w:space="0" w:color="auto"/>
                <w:bottom w:val="none" w:sz="0" w:space="0" w:color="auto"/>
                <w:right w:val="none" w:sz="0" w:space="0" w:color="auto"/>
              </w:divBdr>
            </w:div>
            <w:div w:id="44915150">
              <w:marLeft w:val="480"/>
              <w:marRight w:val="0"/>
              <w:marTop w:val="0"/>
              <w:marBottom w:val="0"/>
              <w:divBdr>
                <w:top w:val="none" w:sz="0" w:space="0" w:color="auto"/>
                <w:left w:val="none" w:sz="0" w:space="0" w:color="auto"/>
                <w:bottom w:val="none" w:sz="0" w:space="0" w:color="auto"/>
                <w:right w:val="none" w:sz="0" w:space="0" w:color="auto"/>
              </w:divBdr>
            </w:div>
            <w:div w:id="45030999">
              <w:marLeft w:val="480"/>
              <w:marRight w:val="0"/>
              <w:marTop w:val="0"/>
              <w:marBottom w:val="0"/>
              <w:divBdr>
                <w:top w:val="none" w:sz="0" w:space="0" w:color="auto"/>
                <w:left w:val="none" w:sz="0" w:space="0" w:color="auto"/>
                <w:bottom w:val="none" w:sz="0" w:space="0" w:color="auto"/>
                <w:right w:val="none" w:sz="0" w:space="0" w:color="auto"/>
              </w:divBdr>
            </w:div>
            <w:div w:id="45103932">
              <w:marLeft w:val="480"/>
              <w:marRight w:val="0"/>
              <w:marTop w:val="0"/>
              <w:marBottom w:val="0"/>
              <w:divBdr>
                <w:top w:val="none" w:sz="0" w:space="0" w:color="auto"/>
                <w:left w:val="none" w:sz="0" w:space="0" w:color="auto"/>
                <w:bottom w:val="none" w:sz="0" w:space="0" w:color="auto"/>
                <w:right w:val="none" w:sz="0" w:space="0" w:color="auto"/>
              </w:divBdr>
            </w:div>
            <w:div w:id="45182074">
              <w:marLeft w:val="480"/>
              <w:marRight w:val="0"/>
              <w:marTop w:val="0"/>
              <w:marBottom w:val="0"/>
              <w:divBdr>
                <w:top w:val="none" w:sz="0" w:space="0" w:color="auto"/>
                <w:left w:val="none" w:sz="0" w:space="0" w:color="auto"/>
                <w:bottom w:val="none" w:sz="0" w:space="0" w:color="auto"/>
                <w:right w:val="none" w:sz="0" w:space="0" w:color="auto"/>
              </w:divBdr>
            </w:div>
            <w:div w:id="45299734">
              <w:marLeft w:val="480"/>
              <w:marRight w:val="0"/>
              <w:marTop w:val="0"/>
              <w:marBottom w:val="0"/>
              <w:divBdr>
                <w:top w:val="none" w:sz="0" w:space="0" w:color="auto"/>
                <w:left w:val="none" w:sz="0" w:space="0" w:color="auto"/>
                <w:bottom w:val="none" w:sz="0" w:space="0" w:color="auto"/>
                <w:right w:val="none" w:sz="0" w:space="0" w:color="auto"/>
              </w:divBdr>
            </w:div>
            <w:div w:id="45493141">
              <w:marLeft w:val="480"/>
              <w:marRight w:val="0"/>
              <w:marTop w:val="0"/>
              <w:marBottom w:val="0"/>
              <w:divBdr>
                <w:top w:val="none" w:sz="0" w:space="0" w:color="auto"/>
                <w:left w:val="none" w:sz="0" w:space="0" w:color="auto"/>
                <w:bottom w:val="none" w:sz="0" w:space="0" w:color="auto"/>
                <w:right w:val="none" w:sz="0" w:space="0" w:color="auto"/>
              </w:divBdr>
            </w:div>
            <w:div w:id="45565740">
              <w:marLeft w:val="480"/>
              <w:marRight w:val="0"/>
              <w:marTop w:val="0"/>
              <w:marBottom w:val="0"/>
              <w:divBdr>
                <w:top w:val="none" w:sz="0" w:space="0" w:color="auto"/>
                <w:left w:val="none" w:sz="0" w:space="0" w:color="auto"/>
                <w:bottom w:val="none" w:sz="0" w:space="0" w:color="auto"/>
                <w:right w:val="none" w:sz="0" w:space="0" w:color="auto"/>
              </w:divBdr>
            </w:div>
            <w:div w:id="45640303">
              <w:marLeft w:val="480"/>
              <w:marRight w:val="0"/>
              <w:marTop w:val="0"/>
              <w:marBottom w:val="0"/>
              <w:divBdr>
                <w:top w:val="none" w:sz="0" w:space="0" w:color="auto"/>
                <w:left w:val="none" w:sz="0" w:space="0" w:color="auto"/>
                <w:bottom w:val="none" w:sz="0" w:space="0" w:color="auto"/>
                <w:right w:val="none" w:sz="0" w:space="0" w:color="auto"/>
              </w:divBdr>
            </w:div>
            <w:div w:id="45758243">
              <w:marLeft w:val="480"/>
              <w:marRight w:val="0"/>
              <w:marTop w:val="0"/>
              <w:marBottom w:val="0"/>
              <w:divBdr>
                <w:top w:val="none" w:sz="0" w:space="0" w:color="auto"/>
                <w:left w:val="none" w:sz="0" w:space="0" w:color="auto"/>
                <w:bottom w:val="none" w:sz="0" w:space="0" w:color="auto"/>
                <w:right w:val="none" w:sz="0" w:space="0" w:color="auto"/>
              </w:divBdr>
            </w:div>
            <w:div w:id="45766087">
              <w:marLeft w:val="480"/>
              <w:marRight w:val="0"/>
              <w:marTop w:val="0"/>
              <w:marBottom w:val="0"/>
              <w:divBdr>
                <w:top w:val="none" w:sz="0" w:space="0" w:color="auto"/>
                <w:left w:val="none" w:sz="0" w:space="0" w:color="auto"/>
                <w:bottom w:val="none" w:sz="0" w:space="0" w:color="auto"/>
                <w:right w:val="none" w:sz="0" w:space="0" w:color="auto"/>
              </w:divBdr>
            </w:div>
            <w:div w:id="45877060">
              <w:marLeft w:val="480"/>
              <w:marRight w:val="0"/>
              <w:marTop w:val="0"/>
              <w:marBottom w:val="0"/>
              <w:divBdr>
                <w:top w:val="none" w:sz="0" w:space="0" w:color="auto"/>
                <w:left w:val="none" w:sz="0" w:space="0" w:color="auto"/>
                <w:bottom w:val="none" w:sz="0" w:space="0" w:color="auto"/>
                <w:right w:val="none" w:sz="0" w:space="0" w:color="auto"/>
              </w:divBdr>
            </w:div>
            <w:div w:id="45877217">
              <w:marLeft w:val="480"/>
              <w:marRight w:val="0"/>
              <w:marTop w:val="0"/>
              <w:marBottom w:val="0"/>
              <w:divBdr>
                <w:top w:val="none" w:sz="0" w:space="0" w:color="auto"/>
                <w:left w:val="none" w:sz="0" w:space="0" w:color="auto"/>
                <w:bottom w:val="none" w:sz="0" w:space="0" w:color="auto"/>
                <w:right w:val="none" w:sz="0" w:space="0" w:color="auto"/>
              </w:divBdr>
            </w:div>
            <w:div w:id="45952748">
              <w:marLeft w:val="480"/>
              <w:marRight w:val="0"/>
              <w:marTop w:val="0"/>
              <w:marBottom w:val="0"/>
              <w:divBdr>
                <w:top w:val="none" w:sz="0" w:space="0" w:color="auto"/>
                <w:left w:val="none" w:sz="0" w:space="0" w:color="auto"/>
                <w:bottom w:val="none" w:sz="0" w:space="0" w:color="auto"/>
                <w:right w:val="none" w:sz="0" w:space="0" w:color="auto"/>
              </w:divBdr>
            </w:div>
            <w:div w:id="46078778">
              <w:marLeft w:val="480"/>
              <w:marRight w:val="0"/>
              <w:marTop w:val="0"/>
              <w:marBottom w:val="0"/>
              <w:divBdr>
                <w:top w:val="none" w:sz="0" w:space="0" w:color="auto"/>
                <w:left w:val="none" w:sz="0" w:space="0" w:color="auto"/>
                <w:bottom w:val="none" w:sz="0" w:space="0" w:color="auto"/>
                <w:right w:val="none" w:sz="0" w:space="0" w:color="auto"/>
              </w:divBdr>
            </w:div>
            <w:div w:id="46153010">
              <w:marLeft w:val="480"/>
              <w:marRight w:val="0"/>
              <w:marTop w:val="0"/>
              <w:marBottom w:val="0"/>
              <w:divBdr>
                <w:top w:val="none" w:sz="0" w:space="0" w:color="auto"/>
                <w:left w:val="none" w:sz="0" w:space="0" w:color="auto"/>
                <w:bottom w:val="none" w:sz="0" w:space="0" w:color="auto"/>
                <w:right w:val="none" w:sz="0" w:space="0" w:color="auto"/>
              </w:divBdr>
            </w:div>
            <w:div w:id="46228992">
              <w:marLeft w:val="480"/>
              <w:marRight w:val="0"/>
              <w:marTop w:val="0"/>
              <w:marBottom w:val="0"/>
              <w:divBdr>
                <w:top w:val="none" w:sz="0" w:space="0" w:color="auto"/>
                <w:left w:val="none" w:sz="0" w:space="0" w:color="auto"/>
                <w:bottom w:val="none" w:sz="0" w:space="0" w:color="auto"/>
                <w:right w:val="none" w:sz="0" w:space="0" w:color="auto"/>
              </w:divBdr>
            </w:div>
            <w:div w:id="46270732">
              <w:marLeft w:val="480"/>
              <w:marRight w:val="0"/>
              <w:marTop w:val="0"/>
              <w:marBottom w:val="0"/>
              <w:divBdr>
                <w:top w:val="none" w:sz="0" w:space="0" w:color="auto"/>
                <w:left w:val="none" w:sz="0" w:space="0" w:color="auto"/>
                <w:bottom w:val="none" w:sz="0" w:space="0" w:color="auto"/>
                <w:right w:val="none" w:sz="0" w:space="0" w:color="auto"/>
              </w:divBdr>
            </w:div>
            <w:div w:id="46342308">
              <w:marLeft w:val="480"/>
              <w:marRight w:val="0"/>
              <w:marTop w:val="0"/>
              <w:marBottom w:val="0"/>
              <w:divBdr>
                <w:top w:val="none" w:sz="0" w:space="0" w:color="auto"/>
                <w:left w:val="none" w:sz="0" w:space="0" w:color="auto"/>
                <w:bottom w:val="none" w:sz="0" w:space="0" w:color="auto"/>
                <w:right w:val="none" w:sz="0" w:space="0" w:color="auto"/>
              </w:divBdr>
            </w:div>
            <w:div w:id="46346160">
              <w:marLeft w:val="480"/>
              <w:marRight w:val="0"/>
              <w:marTop w:val="0"/>
              <w:marBottom w:val="0"/>
              <w:divBdr>
                <w:top w:val="none" w:sz="0" w:space="0" w:color="auto"/>
                <w:left w:val="none" w:sz="0" w:space="0" w:color="auto"/>
                <w:bottom w:val="none" w:sz="0" w:space="0" w:color="auto"/>
                <w:right w:val="none" w:sz="0" w:space="0" w:color="auto"/>
              </w:divBdr>
            </w:div>
            <w:div w:id="46416942">
              <w:marLeft w:val="480"/>
              <w:marRight w:val="0"/>
              <w:marTop w:val="0"/>
              <w:marBottom w:val="0"/>
              <w:divBdr>
                <w:top w:val="none" w:sz="0" w:space="0" w:color="auto"/>
                <w:left w:val="none" w:sz="0" w:space="0" w:color="auto"/>
                <w:bottom w:val="none" w:sz="0" w:space="0" w:color="auto"/>
                <w:right w:val="none" w:sz="0" w:space="0" w:color="auto"/>
              </w:divBdr>
            </w:div>
            <w:div w:id="46417968">
              <w:marLeft w:val="480"/>
              <w:marRight w:val="0"/>
              <w:marTop w:val="0"/>
              <w:marBottom w:val="0"/>
              <w:divBdr>
                <w:top w:val="none" w:sz="0" w:space="0" w:color="auto"/>
                <w:left w:val="none" w:sz="0" w:space="0" w:color="auto"/>
                <w:bottom w:val="none" w:sz="0" w:space="0" w:color="auto"/>
                <w:right w:val="none" w:sz="0" w:space="0" w:color="auto"/>
              </w:divBdr>
            </w:div>
            <w:div w:id="46531952">
              <w:marLeft w:val="480"/>
              <w:marRight w:val="0"/>
              <w:marTop w:val="0"/>
              <w:marBottom w:val="0"/>
              <w:divBdr>
                <w:top w:val="none" w:sz="0" w:space="0" w:color="auto"/>
                <w:left w:val="none" w:sz="0" w:space="0" w:color="auto"/>
                <w:bottom w:val="none" w:sz="0" w:space="0" w:color="auto"/>
                <w:right w:val="none" w:sz="0" w:space="0" w:color="auto"/>
              </w:divBdr>
            </w:div>
            <w:div w:id="46536403">
              <w:marLeft w:val="480"/>
              <w:marRight w:val="0"/>
              <w:marTop w:val="0"/>
              <w:marBottom w:val="0"/>
              <w:divBdr>
                <w:top w:val="none" w:sz="0" w:space="0" w:color="auto"/>
                <w:left w:val="none" w:sz="0" w:space="0" w:color="auto"/>
                <w:bottom w:val="none" w:sz="0" w:space="0" w:color="auto"/>
                <w:right w:val="none" w:sz="0" w:space="0" w:color="auto"/>
              </w:divBdr>
            </w:div>
            <w:div w:id="46538487">
              <w:marLeft w:val="480"/>
              <w:marRight w:val="0"/>
              <w:marTop w:val="0"/>
              <w:marBottom w:val="0"/>
              <w:divBdr>
                <w:top w:val="none" w:sz="0" w:space="0" w:color="auto"/>
                <w:left w:val="none" w:sz="0" w:space="0" w:color="auto"/>
                <w:bottom w:val="none" w:sz="0" w:space="0" w:color="auto"/>
                <w:right w:val="none" w:sz="0" w:space="0" w:color="auto"/>
              </w:divBdr>
            </w:div>
            <w:div w:id="46608391">
              <w:marLeft w:val="480"/>
              <w:marRight w:val="0"/>
              <w:marTop w:val="0"/>
              <w:marBottom w:val="0"/>
              <w:divBdr>
                <w:top w:val="none" w:sz="0" w:space="0" w:color="auto"/>
                <w:left w:val="none" w:sz="0" w:space="0" w:color="auto"/>
                <w:bottom w:val="none" w:sz="0" w:space="0" w:color="auto"/>
                <w:right w:val="none" w:sz="0" w:space="0" w:color="auto"/>
              </w:divBdr>
            </w:div>
            <w:div w:id="46800548">
              <w:marLeft w:val="480"/>
              <w:marRight w:val="0"/>
              <w:marTop w:val="0"/>
              <w:marBottom w:val="0"/>
              <w:divBdr>
                <w:top w:val="none" w:sz="0" w:space="0" w:color="auto"/>
                <w:left w:val="none" w:sz="0" w:space="0" w:color="auto"/>
                <w:bottom w:val="none" w:sz="0" w:space="0" w:color="auto"/>
                <w:right w:val="none" w:sz="0" w:space="0" w:color="auto"/>
              </w:divBdr>
            </w:div>
            <w:div w:id="46875294">
              <w:marLeft w:val="480"/>
              <w:marRight w:val="0"/>
              <w:marTop w:val="0"/>
              <w:marBottom w:val="0"/>
              <w:divBdr>
                <w:top w:val="none" w:sz="0" w:space="0" w:color="auto"/>
                <w:left w:val="none" w:sz="0" w:space="0" w:color="auto"/>
                <w:bottom w:val="none" w:sz="0" w:space="0" w:color="auto"/>
                <w:right w:val="none" w:sz="0" w:space="0" w:color="auto"/>
              </w:divBdr>
            </w:div>
            <w:div w:id="46927340">
              <w:marLeft w:val="480"/>
              <w:marRight w:val="0"/>
              <w:marTop w:val="0"/>
              <w:marBottom w:val="0"/>
              <w:divBdr>
                <w:top w:val="none" w:sz="0" w:space="0" w:color="auto"/>
                <w:left w:val="none" w:sz="0" w:space="0" w:color="auto"/>
                <w:bottom w:val="none" w:sz="0" w:space="0" w:color="auto"/>
                <w:right w:val="none" w:sz="0" w:space="0" w:color="auto"/>
              </w:divBdr>
            </w:div>
            <w:div w:id="47070258">
              <w:marLeft w:val="480"/>
              <w:marRight w:val="0"/>
              <w:marTop w:val="0"/>
              <w:marBottom w:val="0"/>
              <w:divBdr>
                <w:top w:val="none" w:sz="0" w:space="0" w:color="auto"/>
                <w:left w:val="none" w:sz="0" w:space="0" w:color="auto"/>
                <w:bottom w:val="none" w:sz="0" w:space="0" w:color="auto"/>
                <w:right w:val="none" w:sz="0" w:space="0" w:color="auto"/>
              </w:divBdr>
            </w:div>
            <w:div w:id="47072477">
              <w:marLeft w:val="480"/>
              <w:marRight w:val="0"/>
              <w:marTop w:val="0"/>
              <w:marBottom w:val="0"/>
              <w:divBdr>
                <w:top w:val="none" w:sz="0" w:space="0" w:color="auto"/>
                <w:left w:val="none" w:sz="0" w:space="0" w:color="auto"/>
                <w:bottom w:val="none" w:sz="0" w:space="0" w:color="auto"/>
                <w:right w:val="none" w:sz="0" w:space="0" w:color="auto"/>
              </w:divBdr>
            </w:div>
            <w:div w:id="47146402">
              <w:marLeft w:val="480"/>
              <w:marRight w:val="0"/>
              <w:marTop w:val="0"/>
              <w:marBottom w:val="0"/>
              <w:divBdr>
                <w:top w:val="none" w:sz="0" w:space="0" w:color="auto"/>
                <w:left w:val="none" w:sz="0" w:space="0" w:color="auto"/>
                <w:bottom w:val="none" w:sz="0" w:space="0" w:color="auto"/>
                <w:right w:val="none" w:sz="0" w:space="0" w:color="auto"/>
              </w:divBdr>
            </w:div>
            <w:div w:id="47189316">
              <w:marLeft w:val="480"/>
              <w:marRight w:val="0"/>
              <w:marTop w:val="0"/>
              <w:marBottom w:val="0"/>
              <w:divBdr>
                <w:top w:val="none" w:sz="0" w:space="0" w:color="auto"/>
                <w:left w:val="none" w:sz="0" w:space="0" w:color="auto"/>
                <w:bottom w:val="none" w:sz="0" w:space="0" w:color="auto"/>
                <w:right w:val="none" w:sz="0" w:space="0" w:color="auto"/>
              </w:divBdr>
            </w:div>
            <w:div w:id="47338233">
              <w:marLeft w:val="480"/>
              <w:marRight w:val="0"/>
              <w:marTop w:val="0"/>
              <w:marBottom w:val="0"/>
              <w:divBdr>
                <w:top w:val="none" w:sz="0" w:space="0" w:color="auto"/>
                <w:left w:val="none" w:sz="0" w:space="0" w:color="auto"/>
                <w:bottom w:val="none" w:sz="0" w:space="0" w:color="auto"/>
                <w:right w:val="none" w:sz="0" w:space="0" w:color="auto"/>
              </w:divBdr>
            </w:div>
            <w:div w:id="47343152">
              <w:marLeft w:val="480"/>
              <w:marRight w:val="0"/>
              <w:marTop w:val="0"/>
              <w:marBottom w:val="0"/>
              <w:divBdr>
                <w:top w:val="none" w:sz="0" w:space="0" w:color="auto"/>
                <w:left w:val="none" w:sz="0" w:space="0" w:color="auto"/>
                <w:bottom w:val="none" w:sz="0" w:space="0" w:color="auto"/>
                <w:right w:val="none" w:sz="0" w:space="0" w:color="auto"/>
              </w:divBdr>
            </w:div>
            <w:div w:id="47383390">
              <w:marLeft w:val="480"/>
              <w:marRight w:val="0"/>
              <w:marTop w:val="0"/>
              <w:marBottom w:val="0"/>
              <w:divBdr>
                <w:top w:val="none" w:sz="0" w:space="0" w:color="auto"/>
                <w:left w:val="none" w:sz="0" w:space="0" w:color="auto"/>
                <w:bottom w:val="none" w:sz="0" w:space="0" w:color="auto"/>
                <w:right w:val="none" w:sz="0" w:space="0" w:color="auto"/>
              </w:divBdr>
            </w:div>
            <w:div w:id="47464191">
              <w:marLeft w:val="480"/>
              <w:marRight w:val="0"/>
              <w:marTop w:val="0"/>
              <w:marBottom w:val="0"/>
              <w:divBdr>
                <w:top w:val="none" w:sz="0" w:space="0" w:color="auto"/>
                <w:left w:val="none" w:sz="0" w:space="0" w:color="auto"/>
                <w:bottom w:val="none" w:sz="0" w:space="0" w:color="auto"/>
                <w:right w:val="none" w:sz="0" w:space="0" w:color="auto"/>
              </w:divBdr>
            </w:div>
            <w:div w:id="47538782">
              <w:marLeft w:val="480"/>
              <w:marRight w:val="0"/>
              <w:marTop w:val="0"/>
              <w:marBottom w:val="0"/>
              <w:divBdr>
                <w:top w:val="none" w:sz="0" w:space="0" w:color="auto"/>
                <w:left w:val="none" w:sz="0" w:space="0" w:color="auto"/>
                <w:bottom w:val="none" w:sz="0" w:space="0" w:color="auto"/>
                <w:right w:val="none" w:sz="0" w:space="0" w:color="auto"/>
              </w:divBdr>
            </w:div>
            <w:div w:id="47847072">
              <w:marLeft w:val="480"/>
              <w:marRight w:val="0"/>
              <w:marTop w:val="0"/>
              <w:marBottom w:val="0"/>
              <w:divBdr>
                <w:top w:val="none" w:sz="0" w:space="0" w:color="auto"/>
                <w:left w:val="none" w:sz="0" w:space="0" w:color="auto"/>
                <w:bottom w:val="none" w:sz="0" w:space="0" w:color="auto"/>
                <w:right w:val="none" w:sz="0" w:space="0" w:color="auto"/>
              </w:divBdr>
            </w:div>
            <w:div w:id="47848543">
              <w:marLeft w:val="480"/>
              <w:marRight w:val="0"/>
              <w:marTop w:val="0"/>
              <w:marBottom w:val="0"/>
              <w:divBdr>
                <w:top w:val="none" w:sz="0" w:space="0" w:color="auto"/>
                <w:left w:val="none" w:sz="0" w:space="0" w:color="auto"/>
                <w:bottom w:val="none" w:sz="0" w:space="0" w:color="auto"/>
                <w:right w:val="none" w:sz="0" w:space="0" w:color="auto"/>
              </w:divBdr>
            </w:div>
            <w:div w:id="47918127">
              <w:marLeft w:val="480"/>
              <w:marRight w:val="0"/>
              <w:marTop w:val="0"/>
              <w:marBottom w:val="0"/>
              <w:divBdr>
                <w:top w:val="none" w:sz="0" w:space="0" w:color="auto"/>
                <w:left w:val="none" w:sz="0" w:space="0" w:color="auto"/>
                <w:bottom w:val="none" w:sz="0" w:space="0" w:color="auto"/>
                <w:right w:val="none" w:sz="0" w:space="0" w:color="auto"/>
              </w:divBdr>
            </w:div>
            <w:div w:id="47922032">
              <w:marLeft w:val="480"/>
              <w:marRight w:val="0"/>
              <w:marTop w:val="0"/>
              <w:marBottom w:val="0"/>
              <w:divBdr>
                <w:top w:val="none" w:sz="0" w:space="0" w:color="auto"/>
                <w:left w:val="none" w:sz="0" w:space="0" w:color="auto"/>
                <w:bottom w:val="none" w:sz="0" w:space="0" w:color="auto"/>
                <w:right w:val="none" w:sz="0" w:space="0" w:color="auto"/>
              </w:divBdr>
            </w:div>
            <w:div w:id="48189570">
              <w:marLeft w:val="480"/>
              <w:marRight w:val="0"/>
              <w:marTop w:val="0"/>
              <w:marBottom w:val="0"/>
              <w:divBdr>
                <w:top w:val="none" w:sz="0" w:space="0" w:color="auto"/>
                <w:left w:val="none" w:sz="0" w:space="0" w:color="auto"/>
                <w:bottom w:val="none" w:sz="0" w:space="0" w:color="auto"/>
                <w:right w:val="none" w:sz="0" w:space="0" w:color="auto"/>
              </w:divBdr>
            </w:div>
            <w:div w:id="48190372">
              <w:marLeft w:val="480"/>
              <w:marRight w:val="0"/>
              <w:marTop w:val="0"/>
              <w:marBottom w:val="0"/>
              <w:divBdr>
                <w:top w:val="none" w:sz="0" w:space="0" w:color="auto"/>
                <w:left w:val="none" w:sz="0" w:space="0" w:color="auto"/>
                <w:bottom w:val="none" w:sz="0" w:space="0" w:color="auto"/>
                <w:right w:val="none" w:sz="0" w:space="0" w:color="auto"/>
              </w:divBdr>
            </w:div>
            <w:div w:id="48263918">
              <w:marLeft w:val="480"/>
              <w:marRight w:val="0"/>
              <w:marTop w:val="0"/>
              <w:marBottom w:val="0"/>
              <w:divBdr>
                <w:top w:val="none" w:sz="0" w:space="0" w:color="auto"/>
                <w:left w:val="none" w:sz="0" w:space="0" w:color="auto"/>
                <w:bottom w:val="none" w:sz="0" w:space="0" w:color="auto"/>
                <w:right w:val="none" w:sz="0" w:space="0" w:color="auto"/>
              </w:divBdr>
            </w:div>
            <w:div w:id="48458950">
              <w:marLeft w:val="480"/>
              <w:marRight w:val="0"/>
              <w:marTop w:val="0"/>
              <w:marBottom w:val="0"/>
              <w:divBdr>
                <w:top w:val="none" w:sz="0" w:space="0" w:color="auto"/>
                <w:left w:val="none" w:sz="0" w:space="0" w:color="auto"/>
                <w:bottom w:val="none" w:sz="0" w:space="0" w:color="auto"/>
                <w:right w:val="none" w:sz="0" w:space="0" w:color="auto"/>
              </w:divBdr>
            </w:div>
            <w:div w:id="48576489">
              <w:marLeft w:val="480"/>
              <w:marRight w:val="0"/>
              <w:marTop w:val="0"/>
              <w:marBottom w:val="0"/>
              <w:divBdr>
                <w:top w:val="none" w:sz="0" w:space="0" w:color="auto"/>
                <w:left w:val="none" w:sz="0" w:space="0" w:color="auto"/>
                <w:bottom w:val="none" w:sz="0" w:space="0" w:color="auto"/>
                <w:right w:val="none" w:sz="0" w:space="0" w:color="auto"/>
              </w:divBdr>
            </w:div>
            <w:div w:id="48581861">
              <w:marLeft w:val="480"/>
              <w:marRight w:val="0"/>
              <w:marTop w:val="0"/>
              <w:marBottom w:val="0"/>
              <w:divBdr>
                <w:top w:val="none" w:sz="0" w:space="0" w:color="auto"/>
                <w:left w:val="none" w:sz="0" w:space="0" w:color="auto"/>
                <w:bottom w:val="none" w:sz="0" w:space="0" w:color="auto"/>
                <w:right w:val="none" w:sz="0" w:space="0" w:color="auto"/>
              </w:divBdr>
            </w:div>
            <w:div w:id="48652263">
              <w:marLeft w:val="480"/>
              <w:marRight w:val="0"/>
              <w:marTop w:val="0"/>
              <w:marBottom w:val="0"/>
              <w:divBdr>
                <w:top w:val="none" w:sz="0" w:space="0" w:color="auto"/>
                <w:left w:val="none" w:sz="0" w:space="0" w:color="auto"/>
                <w:bottom w:val="none" w:sz="0" w:space="0" w:color="auto"/>
                <w:right w:val="none" w:sz="0" w:space="0" w:color="auto"/>
              </w:divBdr>
            </w:div>
            <w:div w:id="48654453">
              <w:marLeft w:val="480"/>
              <w:marRight w:val="0"/>
              <w:marTop w:val="0"/>
              <w:marBottom w:val="0"/>
              <w:divBdr>
                <w:top w:val="none" w:sz="0" w:space="0" w:color="auto"/>
                <w:left w:val="none" w:sz="0" w:space="0" w:color="auto"/>
                <w:bottom w:val="none" w:sz="0" w:space="0" w:color="auto"/>
                <w:right w:val="none" w:sz="0" w:space="0" w:color="auto"/>
              </w:divBdr>
            </w:div>
            <w:div w:id="48841875">
              <w:marLeft w:val="480"/>
              <w:marRight w:val="0"/>
              <w:marTop w:val="0"/>
              <w:marBottom w:val="0"/>
              <w:divBdr>
                <w:top w:val="none" w:sz="0" w:space="0" w:color="auto"/>
                <w:left w:val="none" w:sz="0" w:space="0" w:color="auto"/>
                <w:bottom w:val="none" w:sz="0" w:space="0" w:color="auto"/>
                <w:right w:val="none" w:sz="0" w:space="0" w:color="auto"/>
              </w:divBdr>
            </w:div>
            <w:div w:id="48846246">
              <w:marLeft w:val="480"/>
              <w:marRight w:val="0"/>
              <w:marTop w:val="0"/>
              <w:marBottom w:val="0"/>
              <w:divBdr>
                <w:top w:val="none" w:sz="0" w:space="0" w:color="auto"/>
                <w:left w:val="none" w:sz="0" w:space="0" w:color="auto"/>
                <w:bottom w:val="none" w:sz="0" w:space="0" w:color="auto"/>
                <w:right w:val="none" w:sz="0" w:space="0" w:color="auto"/>
              </w:divBdr>
            </w:div>
            <w:div w:id="49110833">
              <w:marLeft w:val="480"/>
              <w:marRight w:val="0"/>
              <w:marTop w:val="0"/>
              <w:marBottom w:val="0"/>
              <w:divBdr>
                <w:top w:val="none" w:sz="0" w:space="0" w:color="auto"/>
                <w:left w:val="none" w:sz="0" w:space="0" w:color="auto"/>
                <w:bottom w:val="none" w:sz="0" w:space="0" w:color="auto"/>
                <w:right w:val="none" w:sz="0" w:space="0" w:color="auto"/>
              </w:divBdr>
            </w:div>
            <w:div w:id="49231897">
              <w:marLeft w:val="480"/>
              <w:marRight w:val="0"/>
              <w:marTop w:val="0"/>
              <w:marBottom w:val="0"/>
              <w:divBdr>
                <w:top w:val="none" w:sz="0" w:space="0" w:color="auto"/>
                <w:left w:val="none" w:sz="0" w:space="0" w:color="auto"/>
                <w:bottom w:val="none" w:sz="0" w:space="0" w:color="auto"/>
                <w:right w:val="none" w:sz="0" w:space="0" w:color="auto"/>
              </w:divBdr>
            </w:div>
            <w:div w:id="49233918">
              <w:marLeft w:val="480"/>
              <w:marRight w:val="0"/>
              <w:marTop w:val="0"/>
              <w:marBottom w:val="0"/>
              <w:divBdr>
                <w:top w:val="none" w:sz="0" w:space="0" w:color="auto"/>
                <w:left w:val="none" w:sz="0" w:space="0" w:color="auto"/>
                <w:bottom w:val="none" w:sz="0" w:space="0" w:color="auto"/>
                <w:right w:val="none" w:sz="0" w:space="0" w:color="auto"/>
              </w:divBdr>
            </w:div>
            <w:div w:id="49235708">
              <w:marLeft w:val="480"/>
              <w:marRight w:val="0"/>
              <w:marTop w:val="0"/>
              <w:marBottom w:val="0"/>
              <w:divBdr>
                <w:top w:val="none" w:sz="0" w:space="0" w:color="auto"/>
                <w:left w:val="none" w:sz="0" w:space="0" w:color="auto"/>
                <w:bottom w:val="none" w:sz="0" w:space="0" w:color="auto"/>
                <w:right w:val="none" w:sz="0" w:space="0" w:color="auto"/>
              </w:divBdr>
            </w:div>
            <w:div w:id="49306903">
              <w:marLeft w:val="480"/>
              <w:marRight w:val="0"/>
              <w:marTop w:val="0"/>
              <w:marBottom w:val="0"/>
              <w:divBdr>
                <w:top w:val="none" w:sz="0" w:space="0" w:color="auto"/>
                <w:left w:val="none" w:sz="0" w:space="0" w:color="auto"/>
                <w:bottom w:val="none" w:sz="0" w:space="0" w:color="auto"/>
                <w:right w:val="none" w:sz="0" w:space="0" w:color="auto"/>
              </w:divBdr>
            </w:div>
            <w:div w:id="49308211">
              <w:marLeft w:val="480"/>
              <w:marRight w:val="0"/>
              <w:marTop w:val="0"/>
              <w:marBottom w:val="0"/>
              <w:divBdr>
                <w:top w:val="none" w:sz="0" w:space="0" w:color="auto"/>
                <w:left w:val="none" w:sz="0" w:space="0" w:color="auto"/>
                <w:bottom w:val="none" w:sz="0" w:space="0" w:color="auto"/>
                <w:right w:val="none" w:sz="0" w:space="0" w:color="auto"/>
              </w:divBdr>
            </w:div>
            <w:div w:id="49309667">
              <w:marLeft w:val="480"/>
              <w:marRight w:val="0"/>
              <w:marTop w:val="0"/>
              <w:marBottom w:val="0"/>
              <w:divBdr>
                <w:top w:val="none" w:sz="0" w:space="0" w:color="auto"/>
                <w:left w:val="none" w:sz="0" w:space="0" w:color="auto"/>
                <w:bottom w:val="none" w:sz="0" w:space="0" w:color="auto"/>
                <w:right w:val="none" w:sz="0" w:space="0" w:color="auto"/>
              </w:divBdr>
            </w:div>
            <w:div w:id="49352629">
              <w:marLeft w:val="480"/>
              <w:marRight w:val="0"/>
              <w:marTop w:val="0"/>
              <w:marBottom w:val="0"/>
              <w:divBdr>
                <w:top w:val="none" w:sz="0" w:space="0" w:color="auto"/>
                <w:left w:val="none" w:sz="0" w:space="0" w:color="auto"/>
                <w:bottom w:val="none" w:sz="0" w:space="0" w:color="auto"/>
                <w:right w:val="none" w:sz="0" w:space="0" w:color="auto"/>
              </w:divBdr>
            </w:div>
            <w:div w:id="49423907">
              <w:marLeft w:val="480"/>
              <w:marRight w:val="0"/>
              <w:marTop w:val="0"/>
              <w:marBottom w:val="0"/>
              <w:divBdr>
                <w:top w:val="none" w:sz="0" w:space="0" w:color="auto"/>
                <w:left w:val="none" w:sz="0" w:space="0" w:color="auto"/>
                <w:bottom w:val="none" w:sz="0" w:space="0" w:color="auto"/>
                <w:right w:val="none" w:sz="0" w:space="0" w:color="auto"/>
              </w:divBdr>
            </w:div>
            <w:div w:id="49424851">
              <w:marLeft w:val="480"/>
              <w:marRight w:val="0"/>
              <w:marTop w:val="0"/>
              <w:marBottom w:val="0"/>
              <w:divBdr>
                <w:top w:val="none" w:sz="0" w:space="0" w:color="auto"/>
                <w:left w:val="none" w:sz="0" w:space="0" w:color="auto"/>
                <w:bottom w:val="none" w:sz="0" w:space="0" w:color="auto"/>
                <w:right w:val="none" w:sz="0" w:space="0" w:color="auto"/>
              </w:divBdr>
            </w:div>
            <w:div w:id="49496915">
              <w:marLeft w:val="480"/>
              <w:marRight w:val="0"/>
              <w:marTop w:val="0"/>
              <w:marBottom w:val="0"/>
              <w:divBdr>
                <w:top w:val="none" w:sz="0" w:space="0" w:color="auto"/>
                <w:left w:val="none" w:sz="0" w:space="0" w:color="auto"/>
                <w:bottom w:val="none" w:sz="0" w:space="0" w:color="auto"/>
                <w:right w:val="none" w:sz="0" w:space="0" w:color="auto"/>
              </w:divBdr>
            </w:div>
            <w:div w:id="49548115">
              <w:marLeft w:val="480"/>
              <w:marRight w:val="0"/>
              <w:marTop w:val="0"/>
              <w:marBottom w:val="0"/>
              <w:divBdr>
                <w:top w:val="none" w:sz="0" w:space="0" w:color="auto"/>
                <w:left w:val="none" w:sz="0" w:space="0" w:color="auto"/>
                <w:bottom w:val="none" w:sz="0" w:space="0" w:color="auto"/>
                <w:right w:val="none" w:sz="0" w:space="0" w:color="auto"/>
              </w:divBdr>
            </w:div>
            <w:div w:id="49571729">
              <w:marLeft w:val="480"/>
              <w:marRight w:val="0"/>
              <w:marTop w:val="0"/>
              <w:marBottom w:val="0"/>
              <w:divBdr>
                <w:top w:val="none" w:sz="0" w:space="0" w:color="auto"/>
                <w:left w:val="none" w:sz="0" w:space="0" w:color="auto"/>
                <w:bottom w:val="none" w:sz="0" w:space="0" w:color="auto"/>
                <w:right w:val="none" w:sz="0" w:space="0" w:color="auto"/>
              </w:divBdr>
            </w:div>
            <w:div w:id="49572161">
              <w:marLeft w:val="480"/>
              <w:marRight w:val="0"/>
              <w:marTop w:val="0"/>
              <w:marBottom w:val="0"/>
              <w:divBdr>
                <w:top w:val="none" w:sz="0" w:space="0" w:color="auto"/>
                <w:left w:val="none" w:sz="0" w:space="0" w:color="auto"/>
                <w:bottom w:val="none" w:sz="0" w:space="0" w:color="auto"/>
                <w:right w:val="none" w:sz="0" w:space="0" w:color="auto"/>
              </w:divBdr>
            </w:div>
            <w:div w:id="49614855">
              <w:marLeft w:val="480"/>
              <w:marRight w:val="0"/>
              <w:marTop w:val="0"/>
              <w:marBottom w:val="0"/>
              <w:divBdr>
                <w:top w:val="none" w:sz="0" w:space="0" w:color="auto"/>
                <w:left w:val="none" w:sz="0" w:space="0" w:color="auto"/>
                <w:bottom w:val="none" w:sz="0" w:space="0" w:color="auto"/>
                <w:right w:val="none" w:sz="0" w:space="0" w:color="auto"/>
              </w:divBdr>
            </w:div>
            <w:div w:id="49963464">
              <w:marLeft w:val="480"/>
              <w:marRight w:val="0"/>
              <w:marTop w:val="0"/>
              <w:marBottom w:val="0"/>
              <w:divBdr>
                <w:top w:val="none" w:sz="0" w:space="0" w:color="auto"/>
                <w:left w:val="none" w:sz="0" w:space="0" w:color="auto"/>
                <w:bottom w:val="none" w:sz="0" w:space="0" w:color="auto"/>
                <w:right w:val="none" w:sz="0" w:space="0" w:color="auto"/>
              </w:divBdr>
            </w:div>
            <w:div w:id="50154226">
              <w:marLeft w:val="480"/>
              <w:marRight w:val="0"/>
              <w:marTop w:val="0"/>
              <w:marBottom w:val="0"/>
              <w:divBdr>
                <w:top w:val="none" w:sz="0" w:space="0" w:color="auto"/>
                <w:left w:val="none" w:sz="0" w:space="0" w:color="auto"/>
                <w:bottom w:val="none" w:sz="0" w:space="0" w:color="auto"/>
                <w:right w:val="none" w:sz="0" w:space="0" w:color="auto"/>
              </w:divBdr>
            </w:div>
            <w:div w:id="50158748">
              <w:marLeft w:val="480"/>
              <w:marRight w:val="0"/>
              <w:marTop w:val="0"/>
              <w:marBottom w:val="0"/>
              <w:divBdr>
                <w:top w:val="none" w:sz="0" w:space="0" w:color="auto"/>
                <w:left w:val="none" w:sz="0" w:space="0" w:color="auto"/>
                <w:bottom w:val="none" w:sz="0" w:space="0" w:color="auto"/>
                <w:right w:val="none" w:sz="0" w:space="0" w:color="auto"/>
              </w:divBdr>
            </w:div>
            <w:div w:id="50159250">
              <w:marLeft w:val="480"/>
              <w:marRight w:val="0"/>
              <w:marTop w:val="0"/>
              <w:marBottom w:val="0"/>
              <w:divBdr>
                <w:top w:val="none" w:sz="0" w:space="0" w:color="auto"/>
                <w:left w:val="none" w:sz="0" w:space="0" w:color="auto"/>
                <w:bottom w:val="none" w:sz="0" w:space="0" w:color="auto"/>
                <w:right w:val="none" w:sz="0" w:space="0" w:color="auto"/>
              </w:divBdr>
            </w:div>
            <w:div w:id="50201430">
              <w:marLeft w:val="480"/>
              <w:marRight w:val="0"/>
              <w:marTop w:val="0"/>
              <w:marBottom w:val="0"/>
              <w:divBdr>
                <w:top w:val="none" w:sz="0" w:space="0" w:color="auto"/>
                <w:left w:val="none" w:sz="0" w:space="0" w:color="auto"/>
                <w:bottom w:val="none" w:sz="0" w:space="0" w:color="auto"/>
                <w:right w:val="none" w:sz="0" w:space="0" w:color="auto"/>
              </w:divBdr>
            </w:div>
            <w:div w:id="50277869">
              <w:marLeft w:val="480"/>
              <w:marRight w:val="0"/>
              <w:marTop w:val="0"/>
              <w:marBottom w:val="0"/>
              <w:divBdr>
                <w:top w:val="none" w:sz="0" w:space="0" w:color="auto"/>
                <w:left w:val="none" w:sz="0" w:space="0" w:color="auto"/>
                <w:bottom w:val="none" w:sz="0" w:space="0" w:color="auto"/>
                <w:right w:val="none" w:sz="0" w:space="0" w:color="auto"/>
              </w:divBdr>
            </w:div>
            <w:div w:id="50353220">
              <w:marLeft w:val="480"/>
              <w:marRight w:val="0"/>
              <w:marTop w:val="0"/>
              <w:marBottom w:val="0"/>
              <w:divBdr>
                <w:top w:val="none" w:sz="0" w:space="0" w:color="auto"/>
                <w:left w:val="none" w:sz="0" w:space="0" w:color="auto"/>
                <w:bottom w:val="none" w:sz="0" w:space="0" w:color="auto"/>
                <w:right w:val="none" w:sz="0" w:space="0" w:color="auto"/>
              </w:divBdr>
            </w:div>
            <w:div w:id="50423245">
              <w:marLeft w:val="480"/>
              <w:marRight w:val="0"/>
              <w:marTop w:val="0"/>
              <w:marBottom w:val="0"/>
              <w:divBdr>
                <w:top w:val="none" w:sz="0" w:space="0" w:color="auto"/>
                <w:left w:val="none" w:sz="0" w:space="0" w:color="auto"/>
                <w:bottom w:val="none" w:sz="0" w:space="0" w:color="auto"/>
                <w:right w:val="none" w:sz="0" w:space="0" w:color="auto"/>
              </w:divBdr>
            </w:div>
            <w:div w:id="50427437">
              <w:marLeft w:val="480"/>
              <w:marRight w:val="0"/>
              <w:marTop w:val="0"/>
              <w:marBottom w:val="0"/>
              <w:divBdr>
                <w:top w:val="none" w:sz="0" w:space="0" w:color="auto"/>
                <w:left w:val="none" w:sz="0" w:space="0" w:color="auto"/>
                <w:bottom w:val="none" w:sz="0" w:space="0" w:color="auto"/>
                <w:right w:val="none" w:sz="0" w:space="0" w:color="auto"/>
              </w:divBdr>
            </w:div>
            <w:div w:id="50472408">
              <w:marLeft w:val="480"/>
              <w:marRight w:val="0"/>
              <w:marTop w:val="0"/>
              <w:marBottom w:val="0"/>
              <w:divBdr>
                <w:top w:val="none" w:sz="0" w:space="0" w:color="auto"/>
                <w:left w:val="none" w:sz="0" w:space="0" w:color="auto"/>
                <w:bottom w:val="none" w:sz="0" w:space="0" w:color="auto"/>
                <w:right w:val="none" w:sz="0" w:space="0" w:color="auto"/>
              </w:divBdr>
            </w:div>
            <w:div w:id="50614032">
              <w:marLeft w:val="480"/>
              <w:marRight w:val="0"/>
              <w:marTop w:val="0"/>
              <w:marBottom w:val="0"/>
              <w:divBdr>
                <w:top w:val="none" w:sz="0" w:space="0" w:color="auto"/>
                <w:left w:val="none" w:sz="0" w:space="0" w:color="auto"/>
                <w:bottom w:val="none" w:sz="0" w:space="0" w:color="auto"/>
                <w:right w:val="none" w:sz="0" w:space="0" w:color="auto"/>
              </w:divBdr>
            </w:div>
            <w:div w:id="50618929">
              <w:marLeft w:val="480"/>
              <w:marRight w:val="0"/>
              <w:marTop w:val="0"/>
              <w:marBottom w:val="0"/>
              <w:divBdr>
                <w:top w:val="none" w:sz="0" w:space="0" w:color="auto"/>
                <w:left w:val="none" w:sz="0" w:space="0" w:color="auto"/>
                <w:bottom w:val="none" w:sz="0" w:space="0" w:color="auto"/>
                <w:right w:val="none" w:sz="0" w:space="0" w:color="auto"/>
              </w:divBdr>
            </w:div>
            <w:div w:id="50622454">
              <w:marLeft w:val="480"/>
              <w:marRight w:val="0"/>
              <w:marTop w:val="0"/>
              <w:marBottom w:val="0"/>
              <w:divBdr>
                <w:top w:val="none" w:sz="0" w:space="0" w:color="auto"/>
                <w:left w:val="none" w:sz="0" w:space="0" w:color="auto"/>
                <w:bottom w:val="none" w:sz="0" w:space="0" w:color="auto"/>
                <w:right w:val="none" w:sz="0" w:space="0" w:color="auto"/>
              </w:divBdr>
            </w:div>
            <w:div w:id="50665513">
              <w:marLeft w:val="480"/>
              <w:marRight w:val="0"/>
              <w:marTop w:val="0"/>
              <w:marBottom w:val="0"/>
              <w:divBdr>
                <w:top w:val="none" w:sz="0" w:space="0" w:color="auto"/>
                <w:left w:val="none" w:sz="0" w:space="0" w:color="auto"/>
                <w:bottom w:val="none" w:sz="0" w:space="0" w:color="auto"/>
                <w:right w:val="none" w:sz="0" w:space="0" w:color="auto"/>
              </w:divBdr>
            </w:div>
            <w:div w:id="50689354">
              <w:marLeft w:val="480"/>
              <w:marRight w:val="0"/>
              <w:marTop w:val="0"/>
              <w:marBottom w:val="0"/>
              <w:divBdr>
                <w:top w:val="none" w:sz="0" w:space="0" w:color="auto"/>
                <w:left w:val="none" w:sz="0" w:space="0" w:color="auto"/>
                <w:bottom w:val="none" w:sz="0" w:space="0" w:color="auto"/>
                <w:right w:val="none" w:sz="0" w:space="0" w:color="auto"/>
              </w:divBdr>
            </w:div>
            <w:div w:id="50737437">
              <w:marLeft w:val="480"/>
              <w:marRight w:val="0"/>
              <w:marTop w:val="0"/>
              <w:marBottom w:val="0"/>
              <w:divBdr>
                <w:top w:val="none" w:sz="0" w:space="0" w:color="auto"/>
                <w:left w:val="none" w:sz="0" w:space="0" w:color="auto"/>
                <w:bottom w:val="none" w:sz="0" w:space="0" w:color="auto"/>
                <w:right w:val="none" w:sz="0" w:space="0" w:color="auto"/>
              </w:divBdr>
            </w:div>
            <w:div w:id="50858610">
              <w:marLeft w:val="480"/>
              <w:marRight w:val="0"/>
              <w:marTop w:val="0"/>
              <w:marBottom w:val="0"/>
              <w:divBdr>
                <w:top w:val="none" w:sz="0" w:space="0" w:color="auto"/>
                <w:left w:val="none" w:sz="0" w:space="0" w:color="auto"/>
                <w:bottom w:val="none" w:sz="0" w:space="0" w:color="auto"/>
                <w:right w:val="none" w:sz="0" w:space="0" w:color="auto"/>
              </w:divBdr>
            </w:div>
            <w:div w:id="51078408">
              <w:marLeft w:val="480"/>
              <w:marRight w:val="0"/>
              <w:marTop w:val="0"/>
              <w:marBottom w:val="0"/>
              <w:divBdr>
                <w:top w:val="none" w:sz="0" w:space="0" w:color="auto"/>
                <w:left w:val="none" w:sz="0" w:space="0" w:color="auto"/>
                <w:bottom w:val="none" w:sz="0" w:space="0" w:color="auto"/>
                <w:right w:val="none" w:sz="0" w:space="0" w:color="auto"/>
              </w:divBdr>
            </w:div>
            <w:div w:id="51118674">
              <w:marLeft w:val="480"/>
              <w:marRight w:val="0"/>
              <w:marTop w:val="0"/>
              <w:marBottom w:val="0"/>
              <w:divBdr>
                <w:top w:val="none" w:sz="0" w:space="0" w:color="auto"/>
                <w:left w:val="none" w:sz="0" w:space="0" w:color="auto"/>
                <w:bottom w:val="none" w:sz="0" w:space="0" w:color="auto"/>
                <w:right w:val="none" w:sz="0" w:space="0" w:color="auto"/>
              </w:divBdr>
            </w:div>
            <w:div w:id="51119278">
              <w:marLeft w:val="480"/>
              <w:marRight w:val="0"/>
              <w:marTop w:val="0"/>
              <w:marBottom w:val="0"/>
              <w:divBdr>
                <w:top w:val="none" w:sz="0" w:space="0" w:color="auto"/>
                <w:left w:val="none" w:sz="0" w:space="0" w:color="auto"/>
                <w:bottom w:val="none" w:sz="0" w:space="0" w:color="auto"/>
                <w:right w:val="none" w:sz="0" w:space="0" w:color="auto"/>
              </w:divBdr>
            </w:div>
            <w:div w:id="51123378">
              <w:marLeft w:val="480"/>
              <w:marRight w:val="0"/>
              <w:marTop w:val="0"/>
              <w:marBottom w:val="0"/>
              <w:divBdr>
                <w:top w:val="none" w:sz="0" w:space="0" w:color="auto"/>
                <w:left w:val="none" w:sz="0" w:space="0" w:color="auto"/>
                <w:bottom w:val="none" w:sz="0" w:space="0" w:color="auto"/>
                <w:right w:val="none" w:sz="0" w:space="0" w:color="auto"/>
              </w:divBdr>
            </w:div>
            <w:div w:id="51202376">
              <w:marLeft w:val="480"/>
              <w:marRight w:val="0"/>
              <w:marTop w:val="0"/>
              <w:marBottom w:val="0"/>
              <w:divBdr>
                <w:top w:val="none" w:sz="0" w:space="0" w:color="auto"/>
                <w:left w:val="none" w:sz="0" w:space="0" w:color="auto"/>
                <w:bottom w:val="none" w:sz="0" w:space="0" w:color="auto"/>
                <w:right w:val="none" w:sz="0" w:space="0" w:color="auto"/>
              </w:divBdr>
            </w:div>
            <w:div w:id="51202999">
              <w:marLeft w:val="480"/>
              <w:marRight w:val="0"/>
              <w:marTop w:val="0"/>
              <w:marBottom w:val="0"/>
              <w:divBdr>
                <w:top w:val="none" w:sz="0" w:space="0" w:color="auto"/>
                <w:left w:val="none" w:sz="0" w:space="0" w:color="auto"/>
                <w:bottom w:val="none" w:sz="0" w:space="0" w:color="auto"/>
                <w:right w:val="none" w:sz="0" w:space="0" w:color="auto"/>
              </w:divBdr>
            </w:div>
            <w:div w:id="51270305">
              <w:marLeft w:val="480"/>
              <w:marRight w:val="0"/>
              <w:marTop w:val="0"/>
              <w:marBottom w:val="0"/>
              <w:divBdr>
                <w:top w:val="none" w:sz="0" w:space="0" w:color="auto"/>
                <w:left w:val="none" w:sz="0" w:space="0" w:color="auto"/>
                <w:bottom w:val="none" w:sz="0" w:space="0" w:color="auto"/>
                <w:right w:val="none" w:sz="0" w:space="0" w:color="auto"/>
              </w:divBdr>
            </w:div>
            <w:div w:id="51392089">
              <w:marLeft w:val="480"/>
              <w:marRight w:val="0"/>
              <w:marTop w:val="0"/>
              <w:marBottom w:val="0"/>
              <w:divBdr>
                <w:top w:val="none" w:sz="0" w:space="0" w:color="auto"/>
                <w:left w:val="none" w:sz="0" w:space="0" w:color="auto"/>
                <w:bottom w:val="none" w:sz="0" w:space="0" w:color="auto"/>
                <w:right w:val="none" w:sz="0" w:space="0" w:color="auto"/>
              </w:divBdr>
            </w:div>
            <w:div w:id="51469470">
              <w:marLeft w:val="480"/>
              <w:marRight w:val="0"/>
              <w:marTop w:val="0"/>
              <w:marBottom w:val="0"/>
              <w:divBdr>
                <w:top w:val="none" w:sz="0" w:space="0" w:color="auto"/>
                <w:left w:val="none" w:sz="0" w:space="0" w:color="auto"/>
                <w:bottom w:val="none" w:sz="0" w:space="0" w:color="auto"/>
                <w:right w:val="none" w:sz="0" w:space="0" w:color="auto"/>
              </w:divBdr>
            </w:div>
            <w:div w:id="51580876">
              <w:marLeft w:val="480"/>
              <w:marRight w:val="0"/>
              <w:marTop w:val="0"/>
              <w:marBottom w:val="0"/>
              <w:divBdr>
                <w:top w:val="none" w:sz="0" w:space="0" w:color="auto"/>
                <w:left w:val="none" w:sz="0" w:space="0" w:color="auto"/>
                <w:bottom w:val="none" w:sz="0" w:space="0" w:color="auto"/>
                <w:right w:val="none" w:sz="0" w:space="0" w:color="auto"/>
              </w:divBdr>
            </w:div>
            <w:div w:id="51929497">
              <w:marLeft w:val="480"/>
              <w:marRight w:val="0"/>
              <w:marTop w:val="0"/>
              <w:marBottom w:val="0"/>
              <w:divBdr>
                <w:top w:val="none" w:sz="0" w:space="0" w:color="auto"/>
                <w:left w:val="none" w:sz="0" w:space="0" w:color="auto"/>
                <w:bottom w:val="none" w:sz="0" w:space="0" w:color="auto"/>
                <w:right w:val="none" w:sz="0" w:space="0" w:color="auto"/>
              </w:divBdr>
            </w:div>
            <w:div w:id="51931385">
              <w:marLeft w:val="480"/>
              <w:marRight w:val="0"/>
              <w:marTop w:val="0"/>
              <w:marBottom w:val="0"/>
              <w:divBdr>
                <w:top w:val="none" w:sz="0" w:space="0" w:color="auto"/>
                <w:left w:val="none" w:sz="0" w:space="0" w:color="auto"/>
                <w:bottom w:val="none" w:sz="0" w:space="0" w:color="auto"/>
                <w:right w:val="none" w:sz="0" w:space="0" w:color="auto"/>
              </w:divBdr>
            </w:div>
            <w:div w:id="52118699">
              <w:marLeft w:val="480"/>
              <w:marRight w:val="0"/>
              <w:marTop w:val="0"/>
              <w:marBottom w:val="0"/>
              <w:divBdr>
                <w:top w:val="none" w:sz="0" w:space="0" w:color="auto"/>
                <w:left w:val="none" w:sz="0" w:space="0" w:color="auto"/>
                <w:bottom w:val="none" w:sz="0" w:space="0" w:color="auto"/>
                <w:right w:val="none" w:sz="0" w:space="0" w:color="auto"/>
              </w:divBdr>
            </w:div>
            <w:div w:id="52126142">
              <w:marLeft w:val="480"/>
              <w:marRight w:val="0"/>
              <w:marTop w:val="0"/>
              <w:marBottom w:val="0"/>
              <w:divBdr>
                <w:top w:val="none" w:sz="0" w:space="0" w:color="auto"/>
                <w:left w:val="none" w:sz="0" w:space="0" w:color="auto"/>
                <w:bottom w:val="none" w:sz="0" w:space="0" w:color="auto"/>
                <w:right w:val="none" w:sz="0" w:space="0" w:color="auto"/>
              </w:divBdr>
            </w:div>
            <w:div w:id="52244078">
              <w:marLeft w:val="480"/>
              <w:marRight w:val="0"/>
              <w:marTop w:val="0"/>
              <w:marBottom w:val="0"/>
              <w:divBdr>
                <w:top w:val="none" w:sz="0" w:space="0" w:color="auto"/>
                <w:left w:val="none" w:sz="0" w:space="0" w:color="auto"/>
                <w:bottom w:val="none" w:sz="0" w:space="0" w:color="auto"/>
                <w:right w:val="none" w:sz="0" w:space="0" w:color="auto"/>
              </w:divBdr>
            </w:div>
            <w:div w:id="52318196">
              <w:marLeft w:val="480"/>
              <w:marRight w:val="0"/>
              <w:marTop w:val="0"/>
              <w:marBottom w:val="0"/>
              <w:divBdr>
                <w:top w:val="none" w:sz="0" w:space="0" w:color="auto"/>
                <w:left w:val="none" w:sz="0" w:space="0" w:color="auto"/>
                <w:bottom w:val="none" w:sz="0" w:space="0" w:color="auto"/>
                <w:right w:val="none" w:sz="0" w:space="0" w:color="auto"/>
              </w:divBdr>
            </w:div>
            <w:div w:id="52432599">
              <w:marLeft w:val="480"/>
              <w:marRight w:val="0"/>
              <w:marTop w:val="0"/>
              <w:marBottom w:val="0"/>
              <w:divBdr>
                <w:top w:val="none" w:sz="0" w:space="0" w:color="auto"/>
                <w:left w:val="none" w:sz="0" w:space="0" w:color="auto"/>
                <w:bottom w:val="none" w:sz="0" w:space="0" w:color="auto"/>
                <w:right w:val="none" w:sz="0" w:space="0" w:color="auto"/>
              </w:divBdr>
            </w:div>
            <w:div w:id="52505426">
              <w:marLeft w:val="480"/>
              <w:marRight w:val="0"/>
              <w:marTop w:val="0"/>
              <w:marBottom w:val="0"/>
              <w:divBdr>
                <w:top w:val="none" w:sz="0" w:space="0" w:color="auto"/>
                <w:left w:val="none" w:sz="0" w:space="0" w:color="auto"/>
                <w:bottom w:val="none" w:sz="0" w:space="0" w:color="auto"/>
                <w:right w:val="none" w:sz="0" w:space="0" w:color="auto"/>
              </w:divBdr>
            </w:div>
            <w:div w:id="52508277">
              <w:marLeft w:val="480"/>
              <w:marRight w:val="0"/>
              <w:marTop w:val="0"/>
              <w:marBottom w:val="0"/>
              <w:divBdr>
                <w:top w:val="none" w:sz="0" w:space="0" w:color="auto"/>
                <w:left w:val="none" w:sz="0" w:space="0" w:color="auto"/>
                <w:bottom w:val="none" w:sz="0" w:space="0" w:color="auto"/>
                <w:right w:val="none" w:sz="0" w:space="0" w:color="auto"/>
              </w:divBdr>
            </w:div>
            <w:div w:id="52510464">
              <w:marLeft w:val="480"/>
              <w:marRight w:val="0"/>
              <w:marTop w:val="0"/>
              <w:marBottom w:val="0"/>
              <w:divBdr>
                <w:top w:val="none" w:sz="0" w:space="0" w:color="auto"/>
                <w:left w:val="none" w:sz="0" w:space="0" w:color="auto"/>
                <w:bottom w:val="none" w:sz="0" w:space="0" w:color="auto"/>
                <w:right w:val="none" w:sz="0" w:space="0" w:color="auto"/>
              </w:divBdr>
            </w:div>
            <w:div w:id="52625516">
              <w:marLeft w:val="480"/>
              <w:marRight w:val="0"/>
              <w:marTop w:val="0"/>
              <w:marBottom w:val="0"/>
              <w:divBdr>
                <w:top w:val="none" w:sz="0" w:space="0" w:color="auto"/>
                <w:left w:val="none" w:sz="0" w:space="0" w:color="auto"/>
                <w:bottom w:val="none" w:sz="0" w:space="0" w:color="auto"/>
                <w:right w:val="none" w:sz="0" w:space="0" w:color="auto"/>
              </w:divBdr>
            </w:div>
            <w:div w:id="52702423">
              <w:marLeft w:val="480"/>
              <w:marRight w:val="0"/>
              <w:marTop w:val="0"/>
              <w:marBottom w:val="0"/>
              <w:divBdr>
                <w:top w:val="none" w:sz="0" w:space="0" w:color="auto"/>
                <w:left w:val="none" w:sz="0" w:space="0" w:color="auto"/>
                <w:bottom w:val="none" w:sz="0" w:space="0" w:color="auto"/>
                <w:right w:val="none" w:sz="0" w:space="0" w:color="auto"/>
              </w:divBdr>
            </w:div>
            <w:div w:id="52896301">
              <w:marLeft w:val="480"/>
              <w:marRight w:val="0"/>
              <w:marTop w:val="0"/>
              <w:marBottom w:val="0"/>
              <w:divBdr>
                <w:top w:val="none" w:sz="0" w:space="0" w:color="auto"/>
                <w:left w:val="none" w:sz="0" w:space="0" w:color="auto"/>
                <w:bottom w:val="none" w:sz="0" w:space="0" w:color="auto"/>
                <w:right w:val="none" w:sz="0" w:space="0" w:color="auto"/>
              </w:divBdr>
            </w:div>
            <w:div w:id="53047566">
              <w:marLeft w:val="480"/>
              <w:marRight w:val="0"/>
              <w:marTop w:val="0"/>
              <w:marBottom w:val="0"/>
              <w:divBdr>
                <w:top w:val="none" w:sz="0" w:space="0" w:color="auto"/>
                <w:left w:val="none" w:sz="0" w:space="0" w:color="auto"/>
                <w:bottom w:val="none" w:sz="0" w:space="0" w:color="auto"/>
                <w:right w:val="none" w:sz="0" w:space="0" w:color="auto"/>
              </w:divBdr>
            </w:div>
            <w:div w:id="53161916">
              <w:marLeft w:val="480"/>
              <w:marRight w:val="0"/>
              <w:marTop w:val="0"/>
              <w:marBottom w:val="0"/>
              <w:divBdr>
                <w:top w:val="none" w:sz="0" w:space="0" w:color="auto"/>
                <w:left w:val="none" w:sz="0" w:space="0" w:color="auto"/>
                <w:bottom w:val="none" w:sz="0" w:space="0" w:color="auto"/>
                <w:right w:val="none" w:sz="0" w:space="0" w:color="auto"/>
              </w:divBdr>
            </w:div>
            <w:div w:id="53431816">
              <w:marLeft w:val="480"/>
              <w:marRight w:val="0"/>
              <w:marTop w:val="0"/>
              <w:marBottom w:val="0"/>
              <w:divBdr>
                <w:top w:val="none" w:sz="0" w:space="0" w:color="auto"/>
                <w:left w:val="none" w:sz="0" w:space="0" w:color="auto"/>
                <w:bottom w:val="none" w:sz="0" w:space="0" w:color="auto"/>
                <w:right w:val="none" w:sz="0" w:space="0" w:color="auto"/>
              </w:divBdr>
            </w:div>
            <w:div w:id="53507243">
              <w:marLeft w:val="480"/>
              <w:marRight w:val="0"/>
              <w:marTop w:val="0"/>
              <w:marBottom w:val="0"/>
              <w:divBdr>
                <w:top w:val="none" w:sz="0" w:space="0" w:color="auto"/>
                <w:left w:val="none" w:sz="0" w:space="0" w:color="auto"/>
                <w:bottom w:val="none" w:sz="0" w:space="0" w:color="auto"/>
                <w:right w:val="none" w:sz="0" w:space="0" w:color="auto"/>
              </w:divBdr>
            </w:div>
            <w:div w:id="53508410">
              <w:marLeft w:val="480"/>
              <w:marRight w:val="0"/>
              <w:marTop w:val="0"/>
              <w:marBottom w:val="0"/>
              <w:divBdr>
                <w:top w:val="none" w:sz="0" w:space="0" w:color="auto"/>
                <w:left w:val="none" w:sz="0" w:space="0" w:color="auto"/>
                <w:bottom w:val="none" w:sz="0" w:space="0" w:color="auto"/>
                <w:right w:val="none" w:sz="0" w:space="0" w:color="auto"/>
              </w:divBdr>
            </w:div>
            <w:div w:id="53546248">
              <w:marLeft w:val="480"/>
              <w:marRight w:val="0"/>
              <w:marTop w:val="0"/>
              <w:marBottom w:val="0"/>
              <w:divBdr>
                <w:top w:val="none" w:sz="0" w:space="0" w:color="auto"/>
                <w:left w:val="none" w:sz="0" w:space="0" w:color="auto"/>
                <w:bottom w:val="none" w:sz="0" w:space="0" w:color="auto"/>
                <w:right w:val="none" w:sz="0" w:space="0" w:color="auto"/>
              </w:divBdr>
            </w:div>
            <w:div w:id="53548478">
              <w:marLeft w:val="480"/>
              <w:marRight w:val="0"/>
              <w:marTop w:val="0"/>
              <w:marBottom w:val="0"/>
              <w:divBdr>
                <w:top w:val="none" w:sz="0" w:space="0" w:color="auto"/>
                <w:left w:val="none" w:sz="0" w:space="0" w:color="auto"/>
                <w:bottom w:val="none" w:sz="0" w:space="0" w:color="auto"/>
                <w:right w:val="none" w:sz="0" w:space="0" w:color="auto"/>
              </w:divBdr>
            </w:div>
            <w:div w:id="53624507">
              <w:marLeft w:val="480"/>
              <w:marRight w:val="0"/>
              <w:marTop w:val="0"/>
              <w:marBottom w:val="0"/>
              <w:divBdr>
                <w:top w:val="none" w:sz="0" w:space="0" w:color="auto"/>
                <w:left w:val="none" w:sz="0" w:space="0" w:color="auto"/>
                <w:bottom w:val="none" w:sz="0" w:space="0" w:color="auto"/>
                <w:right w:val="none" w:sz="0" w:space="0" w:color="auto"/>
              </w:divBdr>
            </w:div>
            <w:div w:id="53698602">
              <w:marLeft w:val="480"/>
              <w:marRight w:val="0"/>
              <w:marTop w:val="0"/>
              <w:marBottom w:val="0"/>
              <w:divBdr>
                <w:top w:val="none" w:sz="0" w:space="0" w:color="auto"/>
                <w:left w:val="none" w:sz="0" w:space="0" w:color="auto"/>
                <w:bottom w:val="none" w:sz="0" w:space="0" w:color="auto"/>
                <w:right w:val="none" w:sz="0" w:space="0" w:color="auto"/>
              </w:divBdr>
            </w:div>
            <w:div w:id="53706122">
              <w:marLeft w:val="480"/>
              <w:marRight w:val="0"/>
              <w:marTop w:val="0"/>
              <w:marBottom w:val="0"/>
              <w:divBdr>
                <w:top w:val="none" w:sz="0" w:space="0" w:color="auto"/>
                <w:left w:val="none" w:sz="0" w:space="0" w:color="auto"/>
                <w:bottom w:val="none" w:sz="0" w:space="0" w:color="auto"/>
                <w:right w:val="none" w:sz="0" w:space="0" w:color="auto"/>
              </w:divBdr>
            </w:div>
            <w:div w:id="53896715">
              <w:marLeft w:val="480"/>
              <w:marRight w:val="0"/>
              <w:marTop w:val="0"/>
              <w:marBottom w:val="0"/>
              <w:divBdr>
                <w:top w:val="none" w:sz="0" w:space="0" w:color="auto"/>
                <w:left w:val="none" w:sz="0" w:space="0" w:color="auto"/>
                <w:bottom w:val="none" w:sz="0" w:space="0" w:color="auto"/>
                <w:right w:val="none" w:sz="0" w:space="0" w:color="auto"/>
              </w:divBdr>
            </w:div>
            <w:div w:id="54010278">
              <w:marLeft w:val="480"/>
              <w:marRight w:val="0"/>
              <w:marTop w:val="0"/>
              <w:marBottom w:val="0"/>
              <w:divBdr>
                <w:top w:val="none" w:sz="0" w:space="0" w:color="auto"/>
                <w:left w:val="none" w:sz="0" w:space="0" w:color="auto"/>
                <w:bottom w:val="none" w:sz="0" w:space="0" w:color="auto"/>
                <w:right w:val="none" w:sz="0" w:space="0" w:color="auto"/>
              </w:divBdr>
            </w:div>
            <w:div w:id="54013638">
              <w:marLeft w:val="480"/>
              <w:marRight w:val="0"/>
              <w:marTop w:val="0"/>
              <w:marBottom w:val="0"/>
              <w:divBdr>
                <w:top w:val="none" w:sz="0" w:space="0" w:color="auto"/>
                <w:left w:val="none" w:sz="0" w:space="0" w:color="auto"/>
                <w:bottom w:val="none" w:sz="0" w:space="0" w:color="auto"/>
                <w:right w:val="none" w:sz="0" w:space="0" w:color="auto"/>
              </w:divBdr>
            </w:div>
            <w:div w:id="54084692">
              <w:marLeft w:val="480"/>
              <w:marRight w:val="0"/>
              <w:marTop w:val="0"/>
              <w:marBottom w:val="0"/>
              <w:divBdr>
                <w:top w:val="none" w:sz="0" w:space="0" w:color="auto"/>
                <w:left w:val="none" w:sz="0" w:space="0" w:color="auto"/>
                <w:bottom w:val="none" w:sz="0" w:space="0" w:color="auto"/>
                <w:right w:val="none" w:sz="0" w:space="0" w:color="auto"/>
              </w:divBdr>
            </w:div>
            <w:div w:id="54160138">
              <w:marLeft w:val="480"/>
              <w:marRight w:val="0"/>
              <w:marTop w:val="0"/>
              <w:marBottom w:val="0"/>
              <w:divBdr>
                <w:top w:val="none" w:sz="0" w:space="0" w:color="auto"/>
                <w:left w:val="none" w:sz="0" w:space="0" w:color="auto"/>
                <w:bottom w:val="none" w:sz="0" w:space="0" w:color="auto"/>
                <w:right w:val="none" w:sz="0" w:space="0" w:color="auto"/>
              </w:divBdr>
            </w:div>
            <w:div w:id="54280037">
              <w:marLeft w:val="480"/>
              <w:marRight w:val="0"/>
              <w:marTop w:val="0"/>
              <w:marBottom w:val="0"/>
              <w:divBdr>
                <w:top w:val="none" w:sz="0" w:space="0" w:color="auto"/>
                <w:left w:val="none" w:sz="0" w:space="0" w:color="auto"/>
                <w:bottom w:val="none" w:sz="0" w:space="0" w:color="auto"/>
                <w:right w:val="none" w:sz="0" w:space="0" w:color="auto"/>
              </w:divBdr>
            </w:div>
            <w:div w:id="54357369">
              <w:marLeft w:val="480"/>
              <w:marRight w:val="0"/>
              <w:marTop w:val="0"/>
              <w:marBottom w:val="0"/>
              <w:divBdr>
                <w:top w:val="none" w:sz="0" w:space="0" w:color="auto"/>
                <w:left w:val="none" w:sz="0" w:space="0" w:color="auto"/>
                <w:bottom w:val="none" w:sz="0" w:space="0" w:color="auto"/>
                <w:right w:val="none" w:sz="0" w:space="0" w:color="auto"/>
              </w:divBdr>
            </w:div>
            <w:div w:id="54361369">
              <w:marLeft w:val="480"/>
              <w:marRight w:val="0"/>
              <w:marTop w:val="0"/>
              <w:marBottom w:val="0"/>
              <w:divBdr>
                <w:top w:val="none" w:sz="0" w:space="0" w:color="auto"/>
                <w:left w:val="none" w:sz="0" w:space="0" w:color="auto"/>
                <w:bottom w:val="none" w:sz="0" w:space="0" w:color="auto"/>
                <w:right w:val="none" w:sz="0" w:space="0" w:color="auto"/>
              </w:divBdr>
            </w:div>
            <w:div w:id="54474971">
              <w:marLeft w:val="480"/>
              <w:marRight w:val="0"/>
              <w:marTop w:val="0"/>
              <w:marBottom w:val="0"/>
              <w:divBdr>
                <w:top w:val="none" w:sz="0" w:space="0" w:color="auto"/>
                <w:left w:val="none" w:sz="0" w:space="0" w:color="auto"/>
                <w:bottom w:val="none" w:sz="0" w:space="0" w:color="auto"/>
                <w:right w:val="none" w:sz="0" w:space="0" w:color="auto"/>
              </w:divBdr>
            </w:div>
            <w:div w:id="54546394">
              <w:marLeft w:val="480"/>
              <w:marRight w:val="0"/>
              <w:marTop w:val="0"/>
              <w:marBottom w:val="0"/>
              <w:divBdr>
                <w:top w:val="none" w:sz="0" w:space="0" w:color="auto"/>
                <w:left w:val="none" w:sz="0" w:space="0" w:color="auto"/>
                <w:bottom w:val="none" w:sz="0" w:space="0" w:color="auto"/>
                <w:right w:val="none" w:sz="0" w:space="0" w:color="auto"/>
              </w:divBdr>
            </w:div>
            <w:div w:id="54546429">
              <w:marLeft w:val="480"/>
              <w:marRight w:val="0"/>
              <w:marTop w:val="0"/>
              <w:marBottom w:val="0"/>
              <w:divBdr>
                <w:top w:val="none" w:sz="0" w:space="0" w:color="auto"/>
                <w:left w:val="none" w:sz="0" w:space="0" w:color="auto"/>
                <w:bottom w:val="none" w:sz="0" w:space="0" w:color="auto"/>
                <w:right w:val="none" w:sz="0" w:space="0" w:color="auto"/>
              </w:divBdr>
            </w:div>
            <w:div w:id="54547231">
              <w:marLeft w:val="480"/>
              <w:marRight w:val="0"/>
              <w:marTop w:val="0"/>
              <w:marBottom w:val="0"/>
              <w:divBdr>
                <w:top w:val="none" w:sz="0" w:space="0" w:color="auto"/>
                <w:left w:val="none" w:sz="0" w:space="0" w:color="auto"/>
                <w:bottom w:val="none" w:sz="0" w:space="0" w:color="auto"/>
                <w:right w:val="none" w:sz="0" w:space="0" w:color="auto"/>
              </w:divBdr>
            </w:div>
            <w:div w:id="54551280">
              <w:marLeft w:val="480"/>
              <w:marRight w:val="0"/>
              <w:marTop w:val="0"/>
              <w:marBottom w:val="0"/>
              <w:divBdr>
                <w:top w:val="none" w:sz="0" w:space="0" w:color="auto"/>
                <w:left w:val="none" w:sz="0" w:space="0" w:color="auto"/>
                <w:bottom w:val="none" w:sz="0" w:space="0" w:color="auto"/>
                <w:right w:val="none" w:sz="0" w:space="0" w:color="auto"/>
              </w:divBdr>
            </w:div>
            <w:div w:id="54665513">
              <w:marLeft w:val="480"/>
              <w:marRight w:val="0"/>
              <w:marTop w:val="0"/>
              <w:marBottom w:val="0"/>
              <w:divBdr>
                <w:top w:val="none" w:sz="0" w:space="0" w:color="auto"/>
                <w:left w:val="none" w:sz="0" w:space="0" w:color="auto"/>
                <w:bottom w:val="none" w:sz="0" w:space="0" w:color="auto"/>
                <w:right w:val="none" w:sz="0" w:space="0" w:color="auto"/>
              </w:divBdr>
            </w:div>
            <w:div w:id="54739030">
              <w:marLeft w:val="480"/>
              <w:marRight w:val="0"/>
              <w:marTop w:val="0"/>
              <w:marBottom w:val="0"/>
              <w:divBdr>
                <w:top w:val="none" w:sz="0" w:space="0" w:color="auto"/>
                <w:left w:val="none" w:sz="0" w:space="0" w:color="auto"/>
                <w:bottom w:val="none" w:sz="0" w:space="0" w:color="auto"/>
                <w:right w:val="none" w:sz="0" w:space="0" w:color="auto"/>
              </w:divBdr>
            </w:div>
            <w:div w:id="54817562">
              <w:marLeft w:val="480"/>
              <w:marRight w:val="0"/>
              <w:marTop w:val="0"/>
              <w:marBottom w:val="0"/>
              <w:divBdr>
                <w:top w:val="none" w:sz="0" w:space="0" w:color="auto"/>
                <w:left w:val="none" w:sz="0" w:space="0" w:color="auto"/>
                <w:bottom w:val="none" w:sz="0" w:space="0" w:color="auto"/>
                <w:right w:val="none" w:sz="0" w:space="0" w:color="auto"/>
              </w:divBdr>
            </w:div>
            <w:div w:id="55015453">
              <w:marLeft w:val="480"/>
              <w:marRight w:val="0"/>
              <w:marTop w:val="0"/>
              <w:marBottom w:val="0"/>
              <w:divBdr>
                <w:top w:val="none" w:sz="0" w:space="0" w:color="auto"/>
                <w:left w:val="none" w:sz="0" w:space="0" w:color="auto"/>
                <w:bottom w:val="none" w:sz="0" w:space="0" w:color="auto"/>
                <w:right w:val="none" w:sz="0" w:space="0" w:color="auto"/>
              </w:divBdr>
            </w:div>
            <w:div w:id="55052822">
              <w:marLeft w:val="480"/>
              <w:marRight w:val="0"/>
              <w:marTop w:val="0"/>
              <w:marBottom w:val="0"/>
              <w:divBdr>
                <w:top w:val="none" w:sz="0" w:space="0" w:color="auto"/>
                <w:left w:val="none" w:sz="0" w:space="0" w:color="auto"/>
                <w:bottom w:val="none" w:sz="0" w:space="0" w:color="auto"/>
                <w:right w:val="none" w:sz="0" w:space="0" w:color="auto"/>
              </w:divBdr>
            </w:div>
            <w:div w:id="55056219">
              <w:marLeft w:val="480"/>
              <w:marRight w:val="0"/>
              <w:marTop w:val="0"/>
              <w:marBottom w:val="0"/>
              <w:divBdr>
                <w:top w:val="none" w:sz="0" w:space="0" w:color="auto"/>
                <w:left w:val="none" w:sz="0" w:space="0" w:color="auto"/>
                <w:bottom w:val="none" w:sz="0" w:space="0" w:color="auto"/>
                <w:right w:val="none" w:sz="0" w:space="0" w:color="auto"/>
              </w:divBdr>
            </w:div>
            <w:div w:id="55056833">
              <w:marLeft w:val="480"/>
              <w:marRight w:val="0"/>
              <w:marTop w:val="0"/>
              <w:marBottom w:val="0"/>
              <w:divBdr>
                <w:top w:val="none" w:sz="0" w:space="0" w:color="auto"/>
                <w:left w:val="none" w:sz="0" w:space="0" w:color="auto"/>
                <w:bottom w:val="none" w:sz="0" w:space="0" w:color="auto"/>
                <w:right w:val="none" w:sz="0" w:space="0" w:color="auto"/>
              </w:divBdr>
            </w:div>
            <w:div w:id="55129529">
              <w:marLeft w:val="480"/>
              <w:marRight w:val="0"/>
              <w:marTop w:val="0"/>
              <w:marBottom w:val="0"/>
              <w:divBdr>
                <w:top w:val="none" w:sz="0" w:space="0" w:color="auto"/>
                <w:left w:val="none" w:sz="0" w:space="0" w:color="auto"/>
                <w:bottom w:val="none" w:sz="0" w:space="0" w:color="auto"/>
                <w:right w:val="none" w:sz="0" w:space="0" w:color="auto"/>
              </w:divBdr>
            </w:div>
            <w:div w:id="55130215">
              <w:marLeft w:val="480"/>
              <w:marRight w:val="0"/>
              <w:marTop w:val="0"/>
              <w:marBottom w:val="0"/>
              <w:divBdr>
                <w:top w:val="none" w:sz="0" w:space="0" w:color="auto"/>
                <w:left w:val="none" w:sz="0" w:space="0" w:color="auto"/>
                <w:bottom w:val="none" w:sz="0" w:space="0" w:color="auto"/>
                <w:right w:val="none" w:sz="0" w:space="0" w:color="auto"/>
              </w:divBdr>
            </w:div>
            <w:div w:id="55134234">
              <w:marLeft w:val="480"/>
              <w:marRight w:val="0"/>
              <w:marTop w:val="0"/>
              <w:marBottom w:val="0"/>
              <w:divBdr>
                <w:top w:val="none" w:sz="0" w:space="0" w:color="auto"/>
                <w:left w:val="none" w:sz="0" w:space="0" w:color="auto"/>
                <w:bottom w:val="none" w:sz="0" w:space="0" w:color="auto"/>
                <w:right w:val="none" w:sz="0" w:space="0" w:color="auto"/>
              </w:divBdr>
            </w:div>
            <w:div w:id="55445119">
              <w:marLeft w:val="480"/>
              <w:marRight w:val="0"/>
              <w:marTop w:val="0"/>
              <w:marBottom w:val="0"/>
              <w:divBdr>
                <w:top w:val="none" w:sz="0" w:space="0" w:color="auto"/>
                <w:left w:val="none" w:sz="0" w:space="0" w:color="auto"/>
                <w:bottom w:val="none" w:sz="0" w:space="0" w:color="auto"/>
                <w:right w:val="none" w:sz="0" w:space="0" w:color="auto"/>
              </w:divBdr>
            </w:div>
            <w:div w:id="55471907">
              <w:marLeft w:val="480"/>
              <w:marRight w:val="0"/>
              <w:marTop w:val="0"/>
              <w:marBottom w:val="0"/>
              <w:divBdr>
                <w:top w:val="none" w:sz="0" w:space="0" w:color="auto"/>
                <w:left w:val="none" w:sz="0" w:space="0" w:color="auto"/>
                <w:bottom w:val="none" w:sz="0" w:space="0" w:color="auto"/>
                <w:right w:val="none" w:sz="0" w:space="0" w:color="auto"/>
              </w:divBdr>
            </w:div>
            <w:div w:id="55473927">
              <w:marLeft w:val="480"/>
              <w:marRight w:val="0"/>
              <w:marTop w:val="0"/>
              <w:marBottom w:val="0"/>
              <w:divBdr>
                <w:top w:val="none" w:sz="0" w:space="0" w:color="auto"/>
                <w:left w:val="none" w:sz="0" w:space="0" w:color="auto"/>
                <w:bottom w:val="none" w:sz="0" w:space="0" w:color="auto"/>
                <w:right w:val="none" w:sz="0" w:space="0" w:color="auto"/>
              </w:divBdr>
            </w:div>
            <w:div w:id="55518656">
              <w:marLeft w:val="480"/>
              <w:marRight w:val="0"/>
              <w:marTop w:val="0"/>
              <w:marBottom w:val="0"/>
              <w:divBdr>
                <w:top w:val="none" w:sz="0" w:space="0" w:color="auto"/>
                <w:left w:val="none" w:sz="0" w:space="0" w:color="auto"/>
                <w:bottom w:val="none" w:sz="0" w:space="0" w:color="auto"/>
                <w:right w:val="none" w:sz="0" w:space="0" w:color="auto"/>
              </w:divBdr>
            </w:div>
            <w:div w:id="55520275">
              <w:marLeft w:val="480"/>
              <w:marRight w:val="0"/>
              <w:marTop w:val="0"/>
              <w:marBottom w:val="0"/>
              <w:divBdr>
                <w:top w:val="none" w:sz="0" w:space="0" w:color="auto"/>
                <w:left w:val="none" w:sz="0" w:space="0" w:color="auto"/>
                <w:bottom w:val="none" w:sz="0" w:space="0" w:color="auto"/>
                <w:right w:val="none" w:sz="0" w:space="0" w:color="auto"/>
              </w:divBdr>
            </w:div>
            <w:div w:id="55590722">
              <w:marLeft w:val="480"/>
              <w:marRight w:val="0"/>
              <w:marTop w:val="0"/>
              <w:marBottom w:val="0"/>
              <w:divBdr>
                <w:top w:val="none" w:sz="0" w:space="0" w:color="auto"/>
                <w:left w:val="none" w:sz="0" w:space="0" w:color="auto"/>
                <w:bottom w:val="none" w:sz="0" w:space="0" w:color="auto"/>
                <w:right w:val="none" w:sz="0" w:space="0" w:color="auto"/>
              </w:divBdr>
            </w:div>
            <w:div w:id="55707653">
              <w:marLeft w:val="480"/>
              <w:marRight w:val="0"/>
              <w:marTop w:val="0"/>
              <w:marBottom w:val="0"/>
              <w:divBdr>
                <w:top w:val="none" w:sz="0" w:space="0" w:color="auto"/>
                <w:left w:val="none" w:sz="0" w:space="0" w:color="auto"/>
                <w:bottom w:val="none" w:sz="0" w:space="0" w:color="auto"/>
                <w:right w:val="none" w:sz="0" w:space="0" w:color="auto"/>
              </w:divBdr>
            </w:div>
            <w:div w:id="55863316">
              <w:marLeft w:val="480"/>
              <w:marRight w:val="0"/>
              <w:marTop w:val="0"/>
              <w:marBottom w:val="0"/>
              <w:divBdr>
                <w:top w:val="none" w:sz="0" w:space="0" w:color="auto"/>
                <w:left w:val="none" w:sz="0" w:space="0" w:color="auto"/>
                <w:bottom w:val="none" w:sz="0" w:space="0" w:color="auto"/>
                <w:right w:val="none" w:sz="0" w:space="0" w:color="auto"/>
              </w:divBdr>
            </w:div>
            <w:div w:id="56051062">
              <w:marLeft w:val="480"/>
              <w:marRight w:val="0"/>
              <w:marTop w:val="0"/>
              <w:marBottom w:val="0"/>
              <w:divBdr>
                <w:top w:val="none" w:sz="0" w:space="0" w:color="auto"/>
                <w:left w:val="none" w:sz="0" w:space="0" w:color="auto"/>
                <w:bottom w:val="none" w:sz="0" w:space="0" w:color="auto"/>
                <w:right w:val="none" w:sz="0" w:space="0" w:color="auto"/>
              </w:divBdr>
            </w:div>
            <w:div w:id="56168594">
              <w:marLeft w:val="480"/>
              <w:marRight w:val="0"/>
              <w:marTop w:val="0"/>
              <w:marBottom w:val="0"/>
              <w:divBdr>
                <w:top w:val="none" w:sz="0" w:space="0" w:color="auto"/>
                <w:left w:val="none" w:sz="0" w:space="0" w:color="auto"/>
                <w:bottom w:val="none" w:sz="0" w:space="0" w:color="auto"/>
                <w:right w:val="none" w:sz="0" w:space="0" w:color="auto"/>
              </w:divBdr>
            </w:div>
            <w:div w:id="56173393">
              <w:marLeft w:val="480"/>
              <w:marRight w:val="0"/>
              <w:marTop w:val="0"/>
              <w:marBottom w:val="0"/>
              <w:divBdr>
                <w:top w:val="none" w:sz="0" w:space="0" w:color="auto"/>
                <w:left w:val="none" w:sz="0" w:space="0" w:color="auto"/>
                <w:bottom w:val="none" w:sz="0" w:space="0" w:color="auto"/>
                <w:right w:val="none" w:sz="0" w:space="0" w:color="auto"/>
              </w:divBdr>
            </w:div>
            <w:div w:id="56250760">
              <w:marLeft w:val="480"/>
              <w:marRight w:val="0"/>
              <w:marTop w:val="0"/>
              <w:marBottom w:val="0"/>
              <w:divBdr>
                <w:top w:val="none" w:sz="0" w:space="0" w:color="auto"/>
                <w:left w:val="none" w:sz="0" w:space="0" w:color="auto"/>
                <w:bottom w:val="none" w:sz="0" w:space="0" w:color="auto"/>
                <w:right w:val="none" w:sz="0" w:space="0" w:color="auto"/>
              </w:divBdr>
            </w:div>
            <w:div w:id="56326058">
              <w:marLeft w:val="480"/>
              <w:marRight w:val="0"/>
              <w:marTop w:val="0"/>
              <w:marBottom w:val="0"/>
              <w:divBdr>
                <w:top w:val="none" w:sz="0" w:space="0" w:color="auto"/>
                <w:left w:val="none" w:sz="0" w:space="0" w:color="auto"/>
                <w:bottom w:val="none" w:sz="0" w:space="0" w:color="auto"/>
                <w:right w:val="none" w:sz="0" w:space="0" w:color="auto"/>
              </w:divBdr>
            </w:div>
            <w:div w:id="56393012">
              <w:marLeft w:val="480"/>
              <w:marRight w:val="0"/>
              <w:marTop w:val="0"/>
              <w:marBottom w:val="0"/>
              <w:divBdr>
                <w:top w:val="none" w:sz="0" w:space="0" w:color="auto"/>
                <w:left w:val="none" w:sz="0" w:space="0" w:color="auto"/>
                <w:bottom w:val="none" w:sz="0" w:space="0" w:color="auto"/>
                <w:right w:val="none" w:sz="0" w:space="0" w:color="auto"/>
              </w:divBdr>
            </w:div>
            <w:div w:id="56438478">
              <w:marLeft w:val="480"/>
              <w:marRight w:val="0"/>
              <w:marTop w:val="0"/>
              <w:marBottom w:val="0"/>
              <w:divBdr>
                <w:top w:val="none" w:sz="0" w:space="0" w:color="auto"/>
                <w:left w:val="none" w:sz="0" w:space="0" w:color="auto"/>
                <w:bottom w:val="none" w:sz="0" w:space="0" w:color="auto"/>
                <w:right w:val="none" w:sz="0" w:space="0" w:color="auto"/>
              </w:divBdr>
            </w:div>
            <w:div w:id="56514161">
              <w:marLeft w:val="480"/>
              <w:marRight w:val="0"/>
              <w:marTop w:val="0"/>
              <w:marBottom w:val="0"/>
              <w:divBdr>
                <w:top w:val="none" w:sz="0" w:space="0" w:color="auto"/>
                <w:left w:val="none" w:sz="0" w:space="0" w:color="auto"/>
                <w:bottom w:val="none" w:sz="0" w:space="0" w:color="auto"/>
                <w:right w:val="none" w:sz="0" w:space="0" w:color="auto"/>
              </w:divBdr>
            </w:div>
            <w:div w:id="56560319">
              <w:marLeft w:val="480"/>
              <w:marRight w:val="0"/>
              <w:marTop w:val="0"/>
              <w:marBottom w:val="0"/>
              <w:divBdr>
                <w:top w:val="none" w:sz="0" w:space="0" w:color="auto"/>
                <w:left w:val="none" w:sz="0" w:space="0" w:color="auto"/>
                <w:bottom w:val="none" w:sz="0" w:space="0" w:color="auto"/>
                <w:right w:val="none" w:sz="0" w:space="0" w:color="auto"/>
              </w:divBdr>
            </w:div>
            <w:div w:id="56712091">
              <w:marLeft w:val="480"/>
              <w:marRight w:val="0"/>
              <w:marTop w:val="0"/>
              <w:marBottom w:val="0"/>
              <w:divBdr>
                <w:top w:val="none" w:sz="0" w:space="0" w:color="auto"/>
                <w:left w:val="none" w:sz="0" w:space="0" w:color="auto"/>
                <w:bottom w:val="none" w:sz="0" w:space="0" w:color="auto"/>
                <w:right w:val="none" w:sz="0" w:space="0" w:color="auto"/>
              </w:divBdr>
            </w:div>
            <w:div w:id="56976455">
              <w:marLeft w:val="480"/>
              <w:marRight w:val="0"/>
              <w:marTop w:val="0"/>
              <w:marBottom w:val="0"/>
              <w:divBdr>
                <w:top w:val="none" w:sz="0" w:space="0" w:color="auto"/>
                <w:left w:val="none" w:sz="0" w:space="0" w:color="auto"/>
                <w:bottom w:val="none" w:sz="0" w:space="0" w:color="auto"/>
                <w:right w:val="none" w:sz="0" w:space="0" w:color="auto"/>
              </w:divBdr>
            </w:div>
            <w:div w:id="57092345">
              <w:marLeft w:val="480"/>
              <w:marRight w:val="0"/>
              <w:marTop w:val="0"/>
              <w:marBottom w:val="0"/>
              <w:divBdr>
                <w:top w:val="none" w:sz="0" w:space="0" w:color="auto"/>
                <w:left w:val="none" w:sz="0" w:space="0" w:color="auto"/>
                <w:bottom w:val="none" w:sz="0" w:space="0" w:color="auto"/>
                <w:right w:val="none" w:sz="0" w:space="0" w:color="auto"/>
              </w:divBdr>
            </w:div>
            <w:div w:id="57364872">
              <w:marLeft w:val="480"/>
              <w:marRight w:val="0"/>
              <w:marTop w:val="0"/>
              <w:marBottom w:val="0"/>
              <w:divBdr>
                <w:top w:val="none" w:sz="0" w:space="0" w:color="auto"/>
                <w:left w:val="none" w:sz="0" w:space="0" w:color="auto"/>
                <w:bottom w:val="none" w:sz="0" w:space="0" w:color="auto"/>
                <w:right w:val="none" w:sz="0" w:space="0" w:color="auto"/>
              </w:divBdr>
            </w:div>
            <w:div w:id="57555063">
              <w:marLeft w:val="480"/>
              <w:marRight w:val="0"/>
              <w:marTop w:val="0"/>
              <w:marBottom w:val="0"/>
              <w:divBdr>
                <w:top w:val="none" w:sz="0" w:space="0" w:color="auto"/>
                <w:left w:val="none" w:sz="0" w:space="0" w:color="auto"/>
                <w:bottom w:val="none" w:sz="0" w:space="0" w:color="auto"/>
                <w:right w:val="none" w:sz="0" w:space="0" w:color="auto"/>
              </w:divBdr>
            </w:div>
            <w:div w:id="57673248">
              <w:marLeft w:val="480"/>
              <w:marRight w:val="0"/>
              <w:marTop w:val="0"/>
              <w:marBottom w:val="0"/>
              <w:divBdr>
                <w:top w:val="none" w:sz="0" w:space="0" w:color="auto"/>
                <w:left w:val="none" w:sz="0" w:space="0" w:color="auto"/>
                <w:bottom w:val="none" w:sz="0" w:space="0" w:color="auto"/>
                <w:right w:val="none" w:sz="0" w:space="0" w:color="auto"/>
              </w:divBdr>
            </w:div>
            <w:div w:id="57679085">
              <w:marLeft w:val="480"/>
              <w:marRight w:val="0"/>
              <w:marTop w:val="0"/>
              <w:marBottom w:val="0"/>
              <w:divBdr>
                <w:top w:val="none" w:sz="0" w:space="0" w:color="auto"/>
                <w:left w:val="none" w:sz="0" w:space="0" w:color="auto"/>
                <w:bottom w:val="none" w:sz="0" w:space="0" w:color="auto"/>
                <w:right w:val="none" w:sz="0" w:space="0" w:color="auto"/>
              </w:divBdr>
            </w:div>
            <w:div w:id="57704439">
              <w:marLeft w:val="480"/>
              <w:marRight w:val="0"/>
              <w:marTop w:val="0"/>
              <w:marBottom w:val="0"/>
              <w:divBdr>
                <w:top w:val="none" w:sz="0" w:space="0" w:color="auto"/>
                <w:left w:val="none" w:sz="0" w:space="0" w:color="auto"/>
                <w:bottom w:val="none" w:sz="0" w:space="0" w:color="auto"/>
                <w:right w:val="none" w:sz="0" w:space="0" w:color="auto"/>
              </w:divBdr>
            </w:div>
            <w:div w:id="57748461">
              <w:marLeft w:val="480"/>
              <w:marRight w:val="0"/>
              <w:marTop w:val="0"/>
              <w:marBottom w:val="0"/>
              <w:divBdr>
                <w:top w:val="none" w:sz="0" w:space="0" w:color="auto"/>
                <w:left w:val="none" w:sz="0" w:space="0" w:color="auto"/>
                <w:bottom w:val="none" w:sz="0" w:space="0" w:color="auto"/>
                <w:right w:val="none" w:sz="0" w:space="0" w:color="auto"/>
              </w:divBdr>
            </w:div>
            <w:div w:id="57825684">
              <w:marLeft w:val="480"/>
              <w:marRight w:val="0"/>
              <w:marTop w:val="0"/>
              <w:marBottom w:val="0"/>
              <w:divBdr>
                <w:top w:val="none" w:sz="0" w:space="0" w:color="auto"/>
                <w:left w:val="none" w:sz="0" w:space="0" w:color="auto"/>
                <w:bottom w:val="none" w:sz="0" w:space="0" w:color="auto"/>
                <w:right w:val="none" w:sz="0" w:space="0" w:color="auto"/>
              </w:divBdr>
            </w:div>
            <w:div w:id="57868574">
              <w:marLeft w:val="480"/>
              <w:marRight w:val="0"/>
              <w:marTop w:val="0"/>
              <w:marBottom w:val="0"/>
              <w:divBdr>
                <w:top w:val="none" w:sz="0" w:space="0" w:color="auto"/>
                <w:left w:val="none" w:sz="0" w:space="0" w:color="auto"/>
                <w:bottom w:val="none" w:sz="0" w:space="0" w:color="auto"/>
                <w:right w:val="none" w:sz="0" w:space="0" w:color="auto"/>
              </w:divBdr>
            </w:div>
            <w:div w:id="57871683">
              <w:marLeft w:val="480"/>
              <w:marRight w:val="0"/>
              <w:marTop w:val="0"/>
              <w:marBottom w:val="0"/>
              <w:divBdr>
                <w:top w:val="none" w:sz="0" w:space="0" w:color="auto"/>
                <w:left w:val="none" w:sz="0" w:space="0" w:color="auto"/>
                <w:bottom w:val="none" w:sz="0" w:space="0" w:color="auto"/>
                <w:right w:val="none" w:sz="0" w:space="0" w:color="auto"/>
              </w:divBdr>
            </w:div>
            <w:div w:id="57900736">
              <w:marLeft w:val="480"/>
              <w:marRight w:val="0"/>
              <w:marTop w:val="0"/>
              <w:marBottom w:val="0"/>
              <w:divBdr>
                <w:top w:val="none" w:sz="0" w:space="0" w:color="auto"/>
                <w:left w:val="none" w:sz="0" w:space="0" w:color="auto"/>
                <w:bottom w:val="none" w:sz="0" w:space="0" w:color="auto"/>
                <w:right w:val="none" w:sz="0" w:space="0" w:color="auto"/>
              </w:divBdr>
            </w:div>
            <w:div w:id="57940936">
              <w:marLeft w:val="480"/>
              <w:marRight w:val="0"/>
              <w:marTop w:val="0"/>
              <w:marBottom w:val="0"/>
              <w:divBdr>
                <w:top w:val="none" w:sz="0" w:space="0" w:color="auto"/>
                <w:left w:val="none" w:sz="0" w:space="0" w:color="auto"/>
                <w:bottom w:val="none" w:sz="0" w:space="0" w:color="auto"/>
                <w:right w:val="none" w:sz="0" w:space="0" w:color="auto"/>
              </w:divBdr>
            </w:div>
            <w:div w:id="58017870">
              <w:marLeft w:val="480"/>
              <w:marRight w:val="0"/>
              <w:marTop w:val="0"/>
              <w:marBottom w:val="0"/>
              <w:divBdr>
                <w:top w:val="none" w:sz="0" w:space="0" w:color="auto"/>
                <w:left w:val="none" w:sz="0" w:space="0" w:color="auto"/>
                <w:bottom w:val="none" w:sz="0" w:space="0" w:color="auto"/>
                <w:right w:val="none" w:sz="0" w:space="0" w:color="auto"/>
              </w:divBdr>
            </w:div>
            <w:div w:id="58133844">
              <w:marLeft w:val="480"/>
              <w:marRight w:val="0"/>
              <w:marTop w:val="0"/>
              <w:marBottom w:val="0"/>
              <w:divBdr>
                <w:top w:val="none" w:sz="0" w:space="0" w:color="auto"/>
                <w:left w:val="none" w:sz="0" w:space="0" w:color="auto"/>
                <w:bottom w:val="none" w:sz="0" w:space="0" w:color="auto"/>
                <w:right w:val="none" w:sz="0" w:space="0" w:color="auto"/>
              </w:divBdr>
            </w:div>
            <w:div w:id="58216873">
              <w:marLeft w:val="480"/>
              <w:marRight w:val="0"/>
              <w:marTop w:val="0"/>
              <w:marBottom w:val="0"/>
              <w:divBdr>
                <w:top w:val="none" w:sz="0" w:space="0" w:color="auto"/>
                <w:left w:val="none" w:sz="0" w:space="0" w:color="auto"/>
                <w:bottom w:val="none" w:sz="0" w:space="0" w:color="auto"/>
                <w:right w:val="none" w:sz="0" w:space="0" w:color="auto"/>
              </w:divBdr>
            </w:div>
            <w:div w:id="58291915">
              <w:marLeft w:val="480"/>
              <w:marRight w:val="0"/>
              <w:marTop w:val="0"/>
              <w:marBottom w:val="0"/>
              <w:divBdr>
                <w:top w:val="none" w:sz="0" w:space="0" w:color="auto"/>
                <w:left w:val="none" w:sz="0" w:space="0" w:color="auto"/>
                <w:bottom w:val="none" w:sz="0" w:space="0" w:color="auto"/>
                <w:right w:val="none" w:sz="0" w:space="0" w:color="auto"/>
              </w:divBdr>
            </w:div>
            <w:div w:id="58327345">
              <w:marLeft w:val="480"/>
              <w:marRight w:val="0"/>
              <w:marTop w:val="0"/>
              <w:marBottom w:val="0"/>
              <w:divBdr>
                <w:top w:val="none" w:sz="0" w:space="0" w:color="auto"/>
                <w:left w:val="none" w:sz="0" w:space="0" w:color="auto"/>
                <w:bottom w:val="none" w:sz="0" w:space="0" w:color="auto"/>
                <w:right w:val="none" w:sz="0" w:space="0" w:color="auto"/>
              </w:divBdr>
            </w:div>
            <w:div w:id="58333069">
              <w:marLeft w:val="480"/>
              <w:marRight w:val="0"/>
              <w:marTop w:val="0"/>
              <w:marBottom w:val="0"/>
              <w:divBdr>
                <w:top w:val="none" w:sz="0" w:space="0" w:color="auto"/>
                <w:left w:val="none" w:sz="0" w:space="0" w:color="auto"/>
                <w:bottom w:val="none" w:sz="0" w:space="0" w:color="auto"/>
                <w:right w:val="none" w:sz="0" w:space="0" w:color="auto"/>
              </w:divBdr>
            </w:div>
            <w:div w:id="58485327">
              <w:marLeft w:val="480"/>
              <w:marRight w:val="0"/>
              <w:marTop w:val="0"/>
              <w:marBottom w:val="0"/>
              <w:divBdr>
                <w:top w:val="none" w:sz="0" w:space="0" w:color="auto"/>
                <w:left w:val="none" w:sz="0" w:space="0" w:color="auto"/>
                <w:bottom w:val="none" w:sz="0" w:space="0" w:color="auto"/>
                <w:right w:val="none" w:sz="0" w:space="0" w:color="auto"/>
              </w:divBdr>
            </w:div>
            <w:div w:id="58677570">
              <w:marLeft w:val="480"/>
              <w:marRight w:val="0"/>
              <w:marTop w:val="0"/>
              <w:marBottom w:val="0"/>
              <w:divBdr>
                <w:top w:val="none" w:sz="0" w:space="0" w:color="auto"/>
                <w:left w:val="none" w:sz="0" w:space="0" w:color="auto"/>
                <w:bottom w:val="none" w:sz="0" w:space="0" w:color="auto"/>
                <w:right w:val="none" w:sz="0" w:space="0" w:color="auto"/>
              </w:divBdr>
            </w:div>
            <w:div w:id="58940630">
              <w:marLeft w:val="480"/>
              <w:marRight w:val="0"/>
              <w:marTop w:val="0"/>
              <w:marBottom w:val="0"/>
              <w:divBdr>
                <w:top w:val="none" w:sz="0" w:space="0" w:color="auto"/>
                <w:left w:val="none" w:sz="0" w:space="0" w:color="auto"/>
                <w:bottom w:val="none" w:sz="0" w:space="0" w:color="auto"/>
                <w:right w:val="none" w:sz="0" w:space="0" w:color="auto"/>
              </w:divBdr>
            </w:div>
            <w:div w:id="58940884">
              <w:marLeft w:val="480"/>
              <w:marRight w:val="0"/>
              <w:marTop w:val="0"/>
              <w:marBottom w:val="0"/>
              <w:divBdr>
                <w:top w:val="none" w:sz="0" w:space="0" w:color="auto"/>
                <w:left w:val="none" w:sz="0" w:space="0" w:color="auto"/>
                <w:bottom w:val="none" w:sz="0" w:space="0" w:color="auto"/>
                <w:right w:val="none" w:sz="0" w:space="0" w:color="auto"/>
              </w:divBdr>
            </w:div>
            <w:div w:id="58947482">
              <w:marLeft w:val="480"/>
              <w:marRight w:val="0"/>
              <w:marTop w:val="0"/>
              <w:marBottom w:val="0"/>
              <w:divBdr>
                <w:top w:val="none" w:sz="0" w:space="0" w:color="auto"/>
                <w:left w:val="none" w:sz="0" w:space="0" w:color="auto"/>
                <w:bottom w:val="none" w:sz="0" w:space="0" w:color="auto"/>
                <w:right w:val="none" w:sz="0" w:space="0" w:color="auto"/>
              </w:divBdr>
            </w:div>
            <w:div w:id="59063033">
              <w:marLeft w:val="480"/>
              <w:marRight w:val="0"/>
              <w:marTop w:val="0"/>
              <w:marBottom w:val="0"/>
              <w:divBdr>
                <w:top w:val="none" w:sz="0" w:space="0" w:color="auto"/>
                <w:left w:val="none" w:sz="0" w:space="0" w:color="auto"/>
                <w:bottom w:val="none" w:sz="0" w:space="0" w:color="auto"/>
                <w:right w:val="none" w:sz="0" w:space="0" w:color="auto"/>
              </w:divBdr>
            </w:div>
            <w:div w:id="59252055">
              <w:marLeft w:val="480"/>
              <w:marRight w:val="0"/>
              <w:marTop w:val="0"/>
              <w:marBottom w:val="0"/>
              <w:divBdr>
                <w:top w:val="none" w:sz="0" w:space="0" w:color="auto"/>
                <w:left w:val="none" w:sz="0" w:space="0" w:color="auto"/>
                <w:bottom w:val="none" w:sz="0" w:space="0" w:color="auto"/>
                <w:right w:val="none" w:sz="0" w:space="0" w:color="auto"/>
              </w:divBdr>
            </w:div>
            <w:div w:id="59252576">
              <w:marLeft w:val="480"/>
              <w:marRight w:val="0"/>
              <w:marTop w:val="0"/>
              <w:marBottom w:val="0"/>
              <w:divBdr>
                <w:top w:val="none" w:sz="0" w:space="0" w:color="auto"/>
                <w:left w:val="none" w:sz="0" w:space="0" w:color="auto"/>
                <w:bottom w:val="none" w:sz="0" w:space="0" w:color="auto"/>
                <w:right w:val="none" w:sz="0" w:space="0" w:color="auto"/>
              </w:divBdr>
            </w:div>
            <w:div w:id="59405351">
              <w:marLeft w:val="480"/>
              <w:marRight w:val="0"/>
              <w:marTop w:val="0"/>
              <w:marBottom w:val="0"/>
              <w:divBdr>
                <w:top w:val="none" w:sz="0" w:space="0" w:color="auto"/>
                <w:left w:val="none" w:sz="0" w:space="0" w:color="auto"/>
                <w:bottom w:val="none" w:sz="0" w:space="0" w:color="auto"/>
                <w:right w:val="none" w:sz="0" w:space="0" w:color="auto"/>
              </w:divBdr>
            </w:div>
            <w:div w:id="59598026">
              <w:marLeft w:val="480"/>
              <w:marRight w:val="0"/>
              <w:marTop w:val="0"/>
              <w:marBottom w:val="0"/>
              <w:divBdr>
                <w:top w:val="none" w:sz="0" w:space="0" w:color="auto"/>
                <w:left w:val="none" w:sz="0" w:space="0" w:color="auto"/>
                <w:bottom w:val="none" w:sz="0" w:space="0" w:color="auto"/>
                <w:right w:val="none" w:sz="0" w:space="0" w:color="auto"/>
              </w:divBdr>
            </w:div>
            <w:div w:id="59644404">
              <w:marLeft w:val="480"/>
              <w:marRight w:val="0"/>
              <w:marTop w:val="0"/>
              <w:marBottom w:val="0"/>
              <w:divBdr>
                <w:top w:val="none" w:sz="0" w:space="0" w:color="auto"/>
                <w:left w:val="none" w:sz="0" w:space="0" w:color="auto"/>
                <w:bottom w:val="none" w:sz="0" w:space="0" w:color="auto"/>
                <w:right w:val="none" w:sz="0" w:space="0" w:color="auto"/>
              </w:divBdr>
            </w:div>
            <w:div w:id="59644425">
              <w:marLeft w:val="480"/>
              <w:marRight w:val="0"/>
              <w:marTop w:val="0"/>
              <w:marBottom w:val="0"/>
              <w:divBdr>
                <w:top w:val="none" w:sz="0" w:space="0" w:color="auto"/>
                <w:left w:val="none" w:sz="0" w:space="0" w:color="auto"/>
                <w:bottom w:val="none" w:sz="0" w:space="0" w:color="auto"/>
                <w:right w:val="none" w:sz="0" w:space="0" w:color="auto"/>
              </w:divBdr>
            </w:div>
            <w:div w:id="59713981">
              <w:marLeft w:val="480"/>
              <w:marRight w:val="0"/>
              <w:marTop w:val="0"/>
              <w:marBottom w:val="0"/>
              <w:divBdr>
                <w:top w:val="none" w:sz="0" w:space="0" w:color="auto"/>
                <w:left w:val="none" w:sz="0" w:space="0" w:color="auto"/>
                <w:bottom w:val="none" w:sz="0" w:space="0" w:color="auto"/>
                <w:right w:val="none" w:sz="0" w:space="0" w:color="auto"/>
              </w:divBdr>
            </w:div>
            <w:div w:id="59864378">
              <w:marLeft w:val="480"/>
              <w:marRight w:val="0"/>
              <w:marTop w:val="0"/>
              <w:marBottom w:val="0"/>
              <w:divBdr>
                <w:top w:val="none" w:sz="0" w:space="0" w:color="auto"/>
                <w:left w:val="none" w:sz="0" w:space="0" w:color="auto"/>
                <w:bottom w:val="none" w:sz="0" w:space="0" w:color="auto"/>
                <w:right w:val="none" w:sz="0" w:space="0" w:color="auto"/>
              </w:divBdr>
            </w:div>
            <w:div w:id="59912876">
              <w:marLeft w:val="480"/>
              <w:marRight w:val="0"/>
              <w:marTop w:val="0"/>
              <w:marBottom w:val="0"/>
              <w:divBdr>
                <w:top w:val="none" w:sz="0" w:space="0" w:color="auto"/>
                <w:left w:val="none" w:sz="0" w:space="0" w:color="auto"/>
                <w:bottom w:val="none" w:sz="0" w:space="0" w:color="auto"/>
                <w:right w:val="none" w:sz="0" w:space="0" w:color="auto"/>
              </w:divBdr>
            </w:div>
            <w:div w:id="60099119">
              <w:marLeft w:val="480"/>
              <w:marRight w:val="0"/>
              <w:marTop w:val="0"/>
              <w:marBottom w:val="0"/>
              <w:divBdr>
                <w:top w:val="none" w:sz="0" w:space="0" w:color="auto"/>
                <w:left w:val="none" w:sz="0" w:space="0" w:color="auto"/>
                <w:bottom w:val="none" w:sz="0" w:space="0" w:color="auto"/>
                <w:right w:val="none" w:sz="0" w:space="0" w:color="auto"/>
              </w:divBdr>
            </w:div>
            <w:div w:id="60105416">
              <w:marLeft w:val="480"/>
              <w:marRight w:val="0"/>
              <w:marTop w:val="0"/>
              <w:marBottom w:val="0"/>
              <w:divBdr>
                <w:top w:val="none" w:sz="0" w:space="0" w:color="auto"/>
                <w:left w:val="none" w:sz="0" w:space="0" w:color="auto"/>
                <w:bottom w:val="none" w:sz="0" w:space="0" w:color="auto"/>
                <w:right w:val="none" w:sz="0" w:space="0" w:color="auto"/>
              </w:divBdr>
            </w:div>
            <w:div w:id="60249973">
              <w:marLeft w:val="480"/>
              <w:marRight w:val="0"/>
              <w:marTop w:val="0"/>
              <w:marBottom w:val="0"/>
              <w:divBdr>
                <w:top w:val="none" w:sz="0" w:space="0" w:color="auto"/>
                <w:left w:val="none" w:sz="0" w:space="0" w:color="auto"/>
                <w:bottom w:val="none" w:sz="0" w:space="0" w:color="auto"/>
                <w:right w:val="none" w:sz="0" w:space="0" w:color="auto"/>
              </w:divBdr>
            </w:div>
            <w:div w:id="60253178">
              <w:marLeft w:val="480"/>
              <w:marRight w:val="0"/>
              <w:marTop w:val="0"/>
              <w:marBottom w:val="0"/>
              <w:divBdr>
                <w:top w:val="none" w:sz="0" w:space="0" w:color="auto"/>
                <w:left w:val="none" w:sz="0" w:space="0" w:color="auto"/>
                <w:bottom w:val="none" w:sz="0" w:space="0" w:color="auto"/>
                <w:right w:val="none" w:sz="0" w:space="0" w:color="auto"/>
              </w:divBdr>
            </w:div>
            <w:div w:id="60371231">
              <w:marLeft w:val="480"/>
              <w:marRight w:val="0"/>
              <w:marTop w:val="0"/>
              <w:marBottom w:val="0"/>
              <w:divBdr>
                <w:top w:val="none" w:sz="0" w:space="0" w:color="auto"/>
                <w:left w:val="none" w:sz="0" w:space="0" w:color="auto"/>
                <w:bottom w:val="none" w:sz="0" w:space="0" w:color="auto"/>
                <w:right w:val="none" w:sz="0" w:space="0" w:color="auto"/>
              </w:divBdr>
            </w:div>
            <w:div w:id="60561290">
              <w:marLeft w:val="480"/>
              <w:marRight w:val="0"/>
              <w:marTop w:val="0"/>
              <w:marBottom w:val="0"/>
              <w:divBdr>
                <w:top w:val="none" w:sz="0" w:space="0" w:color="auto"/>
                <w:left w:val="none" w:sz="0" w:space="0" w:color="auto"/>
                <w:bottom w:val="none" w:sz="0" w:space="0" w:color="auto"/>
                <w:right w:val="none" w:sz="0" w:space="0" w:color="auto"/>
              </w:divBdr>
            </w:div>
            <w:div w:id="60638152">
              <w:marLeft w:val="480"/>
              <w:marRight w:val="0"/>
              <w:marTop w:val="0"/>
              <w:marBottom w:val="0"/>
              <w:divBdr>
                <w:top w:val="none" w:sz="0" w:space="0" w:color="auto"/>
                <w:left w:val="none" w:sz="0" w:space="0" w:color="auto"/>
                <w:bottom w:val="none" w:sz="0" w:space="0" w:color="auto"/>
                <w:right w:val="none" w:sz="0" w:space="0" w:color="auto"/>
              </w:divBdr>
            </w:div>
            <w:div w:id="60643581">
              <w:marLeft w:val="480"/>
              <w:marRight w:val="0"/>
              <w:marTop w:val="0"/>
              <w:marBottom w:val="0"/>
              <w:divBdr>
                <w:top w:val="none" w:sz="0" w:space="0" w:color="auto"/>
                <w:left w:val="none" w:sz="0" w:space="0" w:color="auto"/>
                <w:bottom w:val="none" w:sz="0" w:space="0" w:color="auto"/>
                <w:right w:val="none" w:sz="0" w:space="0" w:color="auto"/>
              </w:divBdr>
            </w:div>
            <w:div w:id="60713181">
              <w:marLeft w:val="480"/>
              <w:marRight w:val="0"/>
              <w:marTop w:val="0"/>
              <w:marBottom w:val="0"/>
              <w:divBdr>
                <w:top w:val="none" w:sz="0" w:space="0" w:color="auto"/>
                <w:left w:val="none" w:sz="0" w:space="0" w:color="auto"/>
                <w:bottom w:val="none" w:sz="0" w:space="0" w:color="auto"/>
                <w:right w:val="none" w:sz="0" w:space="0" w:color="auto"/>
              </w:divBdr>
            </w:div>
            <w:div w:id="60754485">
              <w:marLeft w:val="480"/>
              <w:marRight w:val="0"/>
              <w:marTop w:val="0"/>
              <w:marBottom w:val="0"/>
              <w:divBdr>
                <w:top w:val="none" w:sz="0" w:space="0" w:color="auto"/>
                <w:left w:val="none" w:sz="0" w:space="0" w:color="auto"/>
                <w:bottom w:val="none" w:sz="0" w:space="0" w:color="auto"/>
                <w:right w:val="none" w:sz="0" w:space="0" w:color="auto"/>
              </w:divBdr>
            </w:div>
            <w:div w:id="60834690">
              <w:marLeft w:val="480"/>
              <w:marRight w:val="0"/>
              <w:marTop w:val="0"/>
              <w:marBottom w:val="0"/>
              <w:divBdr>
                <w:top w:val="none" w:sz="0" w:space="0" w:color="auto"/>
                <w:left w:val="none" w:sz="0" w:space="0" w:color="auto"/>
                <w:bottom w:val="none" w:sz="0" w:space="0" w:color="auto"/>
                <w:right w:val="none" w:sz="0" w:space="0" w:color="auto"/>
              </w:divBdr>
            </w:div>
            <w:div w:id="60904951">
              <w:marLeft w:val="480"/>
              <w:marRight w:val="0"/>
              <w:marTop w:val="0"/>
              <w:marBottom w:val="0"/>
              <w:divBdr>
                <w:top w:val="none" w:sz="0" w:space="0" w:color="auto"/>
                <w:left w:val="none" w:sz="0" w:space="0" w:color="auto"/>
                <w:bottom w:val="none" w:sz="0" w:space="0" w:color="auto"/>
                <w:right w:val="none" w:sz="0" w:space="0" w:color="auto"/>
              </w:divBdr>
            </w:div>
            <w:div w:id="61030131">
              <w:marLeft w:val="480"/>
              <w:marRight w:val="0"/>
              <w:marTop w:val="0"/>
              <w:marBottom w:val="0"/>
              <w:divBdr>
                <w:top w:val="none" w:sz="0" w:space="0" w:color="auto"/>
                <w:left w:val="none" w:sz="0" w:space="0" w:color="auto"/>
                <w:bottom w:val="none" w:sz="0" w:space="0" w:color="auto"/>
                <w:right w:val="none" w:sz="0" w:space="0" w:color="auto"/>
              </w:divBdr>
            </w:div>
            <w:div w:id="61030322">
              <w:marLeft w:val="480"/>
              <w:marRight w:val="0"/>
              <w:marTop w:val="0"/>
              <w:marBottom w:val="0"/>
              <w:divBdr>
                <w:top w:val="none" w:sz="0" w:space="0" w:color="auto"/>
                <w:left w:val="none" w:sz="0" w:space="0" w:color="auto"/>
                <w:bottom w:val="none" w:sz="0" w:space="0" w:color="auto"/>
                <w:right w:val="none" w:sz="0" w:space="0" w:color="auto"/>
              </w:divBdr>
            </w:div>
            <w:div w:id="61105902">
              <w:marLeft w:val="480"/>
              <w:marRight w:val="0"/>
              <w:marTop w:val="0"/>
              <w:marBottom w:val="0"/>
              <w:divBdr>
                <w:top w:val="none" w:sz="0" w:space="0" w:color="auto"/>
                <w:left w:val="none" w:sz="0" w:space="0" w:color="auto"/>
                <w:bottom w:val="none" w:sz="0" w:space="0" w:color="auto"/>
                <w:right w:val="none" w:sz="0" w:space="0" w:color="auto"/>
              </w:divBdr>
            </w:div>
            <w:div w:id="61293645">
              <w:marLeft w:val="480"/>
              <w:marRight w:val="0"/>
              <w:marTop w:val="0"/>
              <w:marBottom w:val="0"/>
              <w:divBdr>
                <w:top w:val="none" w:sz="0" w:space="0" w:color="auto"/>
                <w:left w:val="none" w:sz="0" w:space="0" w:color="auto"/>
                <w:bottom w:val="none" w:sz="0" w:space="0" w:color="auto"/>
                <w:right w:val="none" w:sz="0" w:space="0" w:color="auto"/>
              </w:divBdr>
            </w:div>
            <w:div w:id="61298775">
              <w:marLeft w:val="480"/>
              <w:marRight w:val="0"/>
              <w:marTop w:val="0"/>
              <w:marBottom w:val="0"/>
              <w:divBdr>
                <w:top w:val="none" w:sz="0" w:space="0" w:color="auto"/>
                <w:left w:val="none" w:sz="0" w:space="0" w:color="auto"/>
                <w:bottom w:val="none" w:sz="0" w:space="0" w:color="auto"/>
                <w:right w:val="none" w:sz="0" w:space="0" w:color="auto"/>
              </w:divBdr>
            </w:div>
            <w:div w:id="61368962">
              <w:marLeft w:val="480"/>
              <w:marRight w:val="0"/>
              <w:marTop w:val="0"/>
              <w:marBottom w:val="0"/>
              <w:divBdr>
                <w:top w:val="none" w:sz="0" w:space="0" w:color="auto"/>
                <w:left w:val="none" w:sz="0" w:space="0" w:color="auto"/>
                <w:bottom w:val="none" w:sz="0" w:space="0" w:color="auto"/>
                <w:right w:val="none" w:sz="0" w:space="0" w:color="auto"/>
              </w:divBdr>
            </w:div>
            <w:div w:id="61372857">
              <w:marLeft w:val="480"/>
              <w:marRight w:val="0"/>
              <w:marTop w:val="0"/>
              <w:marBottom w:val="0"/>
              <w:divBdr>
                <w:top w:val="none" w:sz="0" w:space="0" w:color="auto"/>
                <w:left w:val="none" w:sz="0" w:space="0" w:color="auto"/>
                <w:bottom w:val="none" w:sz="0" w:space="0" w:color="auto"/>
                <w:right w:val="none" w:sz="0" w:space="0" w:color="auto"/>
              </w:divBdr>
            </w:div>
            <w:div w:id="61489091">
              <w:marLeft w:val="480"/>
              <w:marRight w:val="0"/>
              <w:marTop w:val="0"/>
              <w:marBottom w:val="0"/>
              <w:divBdr>
                <w:top w:val="none" w:sz="0" w:space="0" w:color="auto"/>
                <w:left w:val="none" w:sz="0" w:space="0" w:color="auto"/>
                <w:bottom w:val="none" w:sz="0" w:space="0" w:color="auto"/>
                <w:right w:val="none" w:sz="0" w:space="0" w:color="auto"/>
              </w:divBdr>
            </w:div>
            <w:div w:id="61611946">
              <w:marLeft w:val="480"/>
              <w:marRight w:val="0"/>
              <w:marTop w:val="0"/>
              <w:marBottom w:val="0"/>
              <w:divBdr>
                <w:top w:val="none" w:sz="0" w:space="0" w:color="auto"/>
                <w:left w:val="none" w:sz="0" w:space="0" w:color="auto"/>
                <w:bottom w:val="none" w:sz="0" w:space="0" w:color="auto"/>
                <w:right w:val="none" w:sz="0" w:space="0" w:color="auto"/>
              </w:divBdr>
            </w:div>
            <w:div w:id="61681372">
              <w:marLeft w:val="480"/>
              <w:marRight w:val="0"/>
              <w:marTop w:val="0"/>
              <w:marBottom w:val="0"/>
              <w:divBdr>
                <w:top w:val="none" w:sz="0" w:space="0" w:color="auto"/>
                <w:left w:val="none" w:sz="0" w:space="0" w:color="auto"/>
                <w:bottom w:val="none" w:sz="0" w:space="0" w:color="auto"/>
                <w:right w:val="none" w:sz="0" w:space="0" w:color="auto"/>
              </w:divBdr>
            </w:div>
            <w:div w:id="61946516">
              <w:marLeft w:val="480"/>
              <w:marRight w:val="0"/>
              <w:marTop w:val="0"/>
              <w:marBottom w:val="0"/>
              <w:divBdr>
                <w:top w:val="none" w:sz="0" w:space="0" w:color="auto"/>
                <w:left w:val="none" w:sz="0" w:space="0" w:color="auto"/>
                <w:bottom w:val="none" w:sz="0" w:space="0" w:color="auto"/>
                <w:right w:val="none" w:sz="0" w:space="0" w:color="auto"/>
              </w:divBdr>
            </w:div>
            <w:div w:id="62023736">
              <w:marLeft w:val="480"/>
              <w:marRight w:val="0"/>
              <w:marTop w:val="0"/>
              <w:marBottom w:val="0"/>
              <w:divBdr>
                <w:top w:val="none" w:sz="0" w:space="0" w:color="auto"/>
                <w:left w:val="none" w:sz="0" w:space="0" w:color="auto"/>
                <w:bottom w:val="none" w:sz="0" w:space="0" w:color="auto"/>
                <w:right w:val="none" w:sz="0" w:space="0" w:color="auto"/>
              </w:divBdr>
            </w:div>
            <w:div w:id="62068988">
              <w:marLeft w:val="480"/>
              <w:marRight w:val="0"/>
              <w:marTop w:val="0"/>
              <w:marBottom w:val="0"/>
              <w:divBdr>
                <w:top w:val="none" w:sz="0" w:space="0" w:color="auto"/>
                <w:left w:val="none" w:sz="0" w:space="0" w:color="auto"/>
                <w:bottom w:val="none" w:sz="0" w:space="0" w:color="auto"/>
                <w:right w:val="none" w:sz="0" w:space="0" w:color="auto"/>
              </w:divBdr>
            </w:div>
            <w:div w:id="62143281">
              <w:marLeft w:val="480"/>
              <w:marRight w:val="0"/>
              <w:marTop w:val="0"/>
              <w:marBottom w:val="0"/>
              <w:divBdr>
                <w:top w:val="none" w:sz="0" w:space="0" w:color="auto"/>
                <w:left w:val="none" w:sz="0" w:space="0" w:color="auto"/>
                <w:bottom w:val="none" w:sz="0" w:space="0" w:color="auto"/>
                <w:right w:val="none" w:sz="0" w:space="0" w:color="auto"/>
              </w:divBdr>
            </w:div>
            <w:div w:id="62259203">
              <w:marLeft w:val="480"/>
              <w:marRight w:val="0"/>
              <w:marTop w:val="0"/>
              <w:marBottom w:val="0"/>
              <w:divBdr>
                <w:top w:val="none" w:sz="0" w:space="0" w:color="auto"/>
                <w:left w:val="none" w:sz="0" w:space="0" w:color="auto"/>
                <w:bottom w:val="none" w:sz="0" w:space="0" w:color="auto"/>
                <w:right w:val="none" w:sz="0" w:space="0" w:color="auto"/>
              </w:divBdr>
            </w:div>
            <w:div w:id="62260236">
              <w:marLeft w:val="480"/>
              <w:marRight w:val="0"/>
              <w:marTop w:val="0"/>
              <w:marBottom w:val="0"/>
              <w:divBdr>
                <w:top w:val="none" w:sz="0" w:space="0" w:color="auto"/>
                <w:left w:val="none" w:sz="0" w:space="0" w:color="auto"/>
                <w:bottom w:val="none" w:sz="0" w:space="0" w:color="auto"/>
                <w:right w:val="none" w:sz="0" w:space="0" w:color="auto"/>
              </w:divBdr>
            </w:div>
            <w:div w:id="62260809">
              <w:marLeft w:val="480"/>
              <w:marRight w:val="0"/>
              <w:marTop w:val="0"/>
              <w:marBottom w:val="0"/>
              <w:divBdr>
                <w:top w:val="none" w:sz="0" w:space="0" w:color="auto"/>
                <w:left w:val="none" w:sz="0" w:space="0" w:color="auto"/>
                <w:bottom w:val="none" w:sz="0" w:space="0" w:color="auto"/>
                <w:right w:val="none" w:sz="0" w:space="0" w:color="auto"/>
              </w:divBdr>
            </w:div>
            <w:div w:id="62531302">
              <w:marLeft w:val="480"/>
              <w:marRight w:val="0"/>
              <w:marTop w:val="0"/>
              <w:marBottom w:val="0"/>
              <w:divBdr>
                <w:top w:val="none" w:sz="0" w:space="0" w:color="auto"/>
                <w:left w:val="none" w:sz="0" w:space="0" w:color="auto"/>
                <w:bottom w:val="none" w:sz="0" w:space="0" w:color="auto"/>
                <w:right w:val="none" w:sz="0" w:space="0" w:color="auto"/>
              </w:divBdr>
            </w:div>
            <w:div w:id="62534364">
              <w:marLeft w:val="480"/>
              <w:marRight w:val="0"/>
              <w:marTop w:val="0"/>
              <w:marBottom w:val="0"/>
              <w:divBdr>
                <w:top w:val="none" w:sz="0" w:space="0" w:color="auto"/>
                <w:left w:val="none" w:sz="0" w:space="0" w:color="auto"/>
                <w:bottom w:val="none" w:sz="0" w:space="0" w:color="auto"/>
                <w:right w:val="none" w:sz="0" w:space="0" w:color="auto"/>
              </w:divBdr>
            </w:div>
            <w:div w:id="62534499">
              <w:marLeft w:val="480"/>
              <w:marRight w:val="0"/>
              <w:marTop w:val="0"/>
              <w:marBottom w:val="0"/>
              <w:divBdr>
                <w:top w:val="none" w:sz="0" w:space="0" w:color="auto"/>
                <w:left w:val="none" w:sz="0" w:space="0" w:color="auto"/>
                <w:bottom w:val="none" w:sz="0" w:space="0" w:color="auto"/>
                <w:right w:val="none" w:sz="0" w:space="0" w:color="auto"/>
              </w:divBdr>
            </w:div>
            <w:div w:id="62679423">
              <w:marLeft w:val="480"/>
              <w:marRight w:val="0"/>
              <w:marTop w:val="0"/>
              <w:marBottom w:val="0"/>
              <w:divBdr>
                <w:top w:val="none" w:sz="0" w:space="0" w:color="auto"/>
                <w:left w:val="none" w:sz="0" w:space="0" w:color="auto"/>
                <w:bottom w:val="none" w:sz="0" w:space="0" w:color="auto"/>
                <w:right w:val="none" w:sz="0" w:space="0" w:color="auto"/>
              </w:divBdr>
            </w:div>
            <w:div w:id="62681817">
              <w:marLeft w:val="480"/>
              <w:marRight w:val="0"/>
              <w:marTop w:val="0"/>
              <w:marBottom w:val="0"/>
              <w:divBdr>
                <w:top w:val="none" w:sz="0" w:space="0" w:color="auto"/>
                <w:left w:val="none" w:sz="0" w:space="0" w:color="auto"/>
                <w:bottom w:val="none" w:sz="0" w:space="0" w:color="auto"/>
                <w:right w:val="none" w:sz="0" w:space="0" w:color="auto"/>
              </w:divBdr>
            </w:div>
            <w:div w:id="62682042">
              <w:marLeft w:val="480"/>
              <w:marRight w:val="0"/>
              <w:marTop w:val="0"/>
              <w:marBottom w:val="0"/>
              <w:divBdr>
                <w:top w:val="none" w:sz="0" w:space="0" w:color="auto"/>
                <w:left w:val="none" w:sz="0" w:space="0" w:color="auto"/>
                <w:bottom w:val="none" w:sz="0" w:space="0" w:color="auto"/>
                <w:right w:val="none" w:sz="0" w:space="0" w:color="auto"/>
              </w:divBdr>
            </w:div>
            <w:div w:id="62721423">
              <w:marLeft w:val="480"/>
              <w:marRight w:val="0"/>
              <w:marTop w:val="0"/>
              <w:marBottom w:val="0"/>
              <w:divBdr>
                <w:top w:val="none" w:sz="0" w:space="0" w:color="auto"/>
                <w:left w:val="none" w:sz="0" w:space="0" w:color="auto"/>
                <w:bottom w:val="none" w:sz="0" w:space="0" w:color="auto"/>
                <w:right w:val="none" w:sz="0" w:space="0" w:color="auto"/>
              </w:divBdr>
            </w:div>
            <w:div w:id="62920482">
              <w:marLeft w:val="480"/>
              <w:marRight w:val="0"/>
              <w:marTop w:val="0"/>
              <w:marBottom w:val="0"/>
              <w:divBdr>
                <w:top w:val="none" w:sz="0" w:space="0" w:color="auto"/>
                <w:left w:val="none" w:sz="0" w:space="0" w:color="auto"/>
                <w:bottom w:val="none" w:sz="0" w:space="0" w:color="auto"/>
                <w:right w:val="none" w:sz="0" w:space="0" w:color="auto"/>
              </w:divBdr>
            </w:div>
            <w:div w:id="62920987">
              <w:marLeft w:val="480"/>
              <w:marRight w:val="0"/>
              <w:marTop w:val="0"/>
              <w:marBottom w:val="0"/>
              <w:divBdr>
                <w:top w:val="none" w:sz="0" w:space="0" w:color="auto"/>
                <w:left w:val="none" w:sz="0" w:space="0" w:color="auto"/>
                <w:bottom w:val="none" w:sz="0" w:space="0" w:color="auto"/>
                <w:right w:val="none" w:sz="0" w:space="0" w:color="auto"/>
              </w:divBdr>
            </w:div>
            <w:div w:id="63069228">
              <w:marLeft w:val="480"/>
              <w:marRight w:val="0"/>
              <w:marTop w:val="0"/>
              <w:marBottom w:val="0"/>
              <w:divBdr>
                <w:top w:val="none" w:sz="0" w:space="0" w:color="auto"/>
                <w:left w:val="none" w:sz="0" w:space="0" w:color="auto"/>
                <w:bottom w:val="none" w:sz="0" w:space="0" w:color="auto"/>
                <w:right w:val="none" w:sz="0" w:space="0" w:color="auto"/>
              </w:divBdr>
            </w:div>
            <w:div w:id="63073171">
              <w:marLeft w:val="480"/>
              <w:marRight w:val="0"/>
              <w:marTop w:val="0"/>
              <w:marBottom w:val="0"/>
              <w:divBdr>
                <w:top w:val="none" w:sz="0" w:space="0" w:color="auto"/>
                <w:left w:val="none" w:sz="0" w:space="0" w:color="auto"/>
                <w:bottom w:val="none" w:sz="0" w:space="0" w:color="auto"/>
                <w:right w:val="none" w:sz="0" w:space="0" w:color="auto"/>
              </w:divBdr>
            </w:div>
            <w:div w:id="63111785">
              <w:marLeft w:val="480"/>
              <w:marRight w:val="0"/>
              <w:marTop w:val="0"/>
              <w:marBottom w:val="0"/>
              <w:divBdr>
                <w:top w:val="none" w:sz="0" w:space="0" w:color="auto"/>
                <w:left w:val="none" w:sz="0" w:space="0" w:color="auto"/>
                <w:bottom w:val="none" w:sz="0" w:space="0" w:color="auto"/>
                <w:right w:val="none" w:sz="0" w:space="0" w:color="auto"/>
              </w:divBdr>
            </w:div>
            <w:div w:id="63141723">
              <w:marLeft w:val="480"/>
              <w:marRight w:val="0"/>
              <w:marTop w:val="0"/>
              <w:marBottom w:val="0"/>
              <w:divBdr>
                <w:top w:val="none" w:sz="0" w:space="0" w:color="auto"/>
                <w:left w:val="none" w:sz="0" w:space="0" w:color="auto"/>
                <w:bottom w:val="none" w:sz="0" w:space="0" w:color="auto"/>
                <w:right w:val="none" w:sz="0" w:space="0" w:color="auto"/>
              </w:divBdr>
            </w:div>
            <w:div w:id="63188394">
              <w:marLeft w:val="480"/>
              <w:marRight w:val="0"/>
              <w:marTop w:val="0"/>
              <w:marBottom w:val="0"/>
              <w:divBdr>
                <w:top w:val="none" w:sz="0" w:space="0" w:color="auto"/>
                <w:left w:val="none" w:sz="0" w:space="0" w:color="auto"/>
                <w:bottom w:val="none" w:sz="0" w:space="0" w:color="auto"/>
                <w:right w:val="none" w:sz="0" w:space="0" w:color="auto"/>
              </w:divBdr>
            </w:div>
            <w:div w:id="63262498">
              <w:marLeft w:val="480"/>
              <w:marRight w:val="0"/>
              <w:marTop w:val="0"/>
              <w:marBottom w:val="0"/>
              <w:divBdr>
                <w:top w:val="none" w:sz="0" w:space="0" w:color="auto"/>
                <w:left w:val="none" w:sz="0" w:space="0" w:color="auto"/>
                <w:bottom w:val="none" w:sz="0" w:space="0" w:color="auto"/>
                <w:right w:val="none" w:sz="0" w:space="0" w:color="auto"/>
              </w:divBdr>
            </w:div>
            <w:div w:id="63264686">
              <w:marLeft w:val="480"/>
              <w:marRight w:val="0"/>
              <w:marTop w:val="0"/>
              <w:marBottom w:val="0"/>
              <w:divBdr>
                <w:top w:val="none" w:sz="0" w:space="0" w:color="auto"/>
                <w:left w:val="none" w:sz="0" w:space="0" w:color="auto"/>
                <w:bottom w:val="none" w:sz="0" w:space="0" w:color="auto"/>
                <w:right w:val="none" w:sz="0" w:space="0" w:color="auto"/>
              </w:divBdr>
            </w:div>
            <w:div w:id="63383098">
              <w:marLeft w:val="480"/>
              <w:marRight w:val="0"/>
              <w:marTop w:val="0"/>
              <w:marBottom w:val="0"/>
              <w:divBdr>
                <w:top w:val="none" w:sz="0" w:space="0" w:color="auto"/>
                <w:left w:val="none" w:sz="0" w:space="0" w:color="auto"/>
                <w:bottom w:val="none" w:sz="0" w:space="0" w:color="auto"/>
                <w:right w:val="none" w:sz="0" w:space="0" w:color="auto"/>
              </w:divBdr>
            </w:div>
            <w:div w:id="63533146">
              <w:marLeft w:val="480"/>
              <w:marRight w:val="0"/>
              <w:marTop w:val="0"/>
              <w:marBottom w:val="0"/>
              <w:divBdr>
                <w:top w:val="none" w:sz="0" w:space="0" w:color="auto"/>
                <w:left w:val="none" w:sz="0" w:space="0" w:color="auto"/>
                <w:bottom w:val="none" w:sz="0" w:space="0" w:color="auto"/>
                <w:right w:val="none" w:sz="0" w:space="0" w:color="auto"/>
              </w:divBdr>
            </w:div>
            <w:div w:id="63574936">
              <w:marLeft w:val="480"/>
              <w:marRight w:val="0"/>
              <w:marTop w:val="0"/>
              <w:marBottom w:val="0"/>
              <w:divBdr>
                <w:top w:val="none" w:sz="0" w:space="0" w:color="auto"/>
                <w:left w:val="none" w:sz="0" w:space="0" w:color="auto"/>
                <w:bottom w:val="none" w:sz="0" w:space="0" w:color="auto"/>
                <w:right w:val="none" w:sz="0" w:space="0" w:color="auto"/>
              </w:divBdr>
            </w:div>
            <w:div w:id="63719168">
              <w:marLeft w:val="480"/>
              <w:marRight w:val="0"/>
              <w:marTop w:val="0"/>
              <w:marBottom w:val="0"/>
              <w:divBdr>
                <w:top w:val="none" w:sz="0" w:space="0" w:color="auto"/>
                <w:left w:val="none" w:sz="0" w:space="0" w:color="auto"/>
                <w:bottom w:val="none" w:sz="0" w:space="0" w:color="auto"/>
                <w:right w:val="none" w:sz="0" w:space="0" w:color="auto"/>
              </w:divBdr>
            </w:div>
            <w:div w:id="63767352">
              <w:marLeft w:val="480"/>
              <w:marRight w:val="0"/>
              <w:marTop w:val="0"/>
              <w:marBottom w:val="0"/>
              <w:divBdr>
                <w:top w:val="none" w:sz="0" w:space="0" w:color="auto"/>
                <w:left w:val="none" w:sz="0" w:space="0" w:color="auto"/>
                <w:bottom w:val="none" w:sz="0" w:space="0" w:color="auto"/>
                <w:right w:val="none" w:sz="0" w:space="0" w:color="auto"/>
              </w:divBdr>
            </w:div>
            <w:div w:id="63798711">
              <w:marLeft w:val="480"/>
              <w:marRight w:val="0"/>
              <w:marTop w:val="0"/>
              <w:marBottom w:val="0"/>
              <w:divBdr>
                <w:top w:val="none" w:sz="0" w:space="0" w:color="auto"/>
                <w:left w:val="none" w:sz="0" w:space="0" w:color="auto"/>
                <w:bottom w:val="none" w:sz="0" w:space="0" w:color="auto"/>
                <w:right w:val="none" w:sz="0" w:space="0" w:color="auto"/>
              </w:divBdr>
            </w:div>
            <w:div w:id="63839384">
              <w:marLeft w:val="480"/>
              <w:marRight w:val="0"/>
              <w:marTop w:val="0"/>
              <w:marBottom w:val="0"/>
              <w:divBdr>
                <w:top w:val="none" w:sz="0" w:space="0" w:color="auto"/>
                <w:left w:val="none" w:sz="0" w:space="0" w:color="auto"/>
                <w:bottom w:val="none" w:sz="0" w:space="0" w:color="auto"/>
                <w:right w:val="none" w:sz="0" w:space="0" w:color="auto"/>
              </w:divBdr>
            </w:div>
            <w:div w:id="63845719">
              <w:marLeft w:val="480"/>
              <w:marRight w:val="0"/>
              <w:marTop w:val="0"/>
              <w:marBottom w:val="0"/>
              <w:divBdr>
                <w:top w:val="none" w:sz="0" w:space="0" w:color="auto"/>
                <w:left w:val="none" w:sz="0" w:space="0" w:color="auto"/>
                <w:bottom w:val="none" w:sz="0" w:space="0" w:color="auto"/>
                <w:right w:val="none" w:sz="0" w:space="0" w:color="auto"/>
              </w:divBdr>
            </w:div>
            <w:div w:id="63991726">
              <w:marLeft w:val="480"/>
              <w:marRight w:val="0"/>
              <w:marTop w:val="0"/>
              <w:marBottom w:val="0"/>
              <w:divBdr>
                <w:top w:val="none" w:sz="0" w:space="0" w:color="auto"/>
                <w:left w:val="none" w:sz="0" w:space="0" w:color="auto"/>
                <w:bottom w:val="none" w:sz="0" w:space="0" w:color="auto"/>
                <w:right w:val="none" w:sz="0" w:space="0" w:color="auto"/>
              </w:divBdr>
            </w:div>
            <w:div w:id="64034502">
              <w:marLeft w:val="480"/>
              <w:marRight w:val="0"/>
              <w:marTop w:val="0"/>
              <w:marBottom w:val="0"/>
              <w:divBdr>
                <w:top w:val="none" w:sz="0" w:space="0" w:color="auto"/>
                <w:left w:val="none" w:sz="0" w:space="0" w:color="auto"/>
                <w:bottom w:val="none" w:sz="0" w:space="0" w:color="auto"/>
                <w:right w:val="none" w:sz="0" w:space="0" w:color="auto"/>
              </w:divBdr>
            </w:div>
            <w:div w:id="64185234">
              <w:marLeft w:val="480"/>
              <w:marRight w:val="0"/>
              <w:marTop w:val="0"/>
              <w:marBottom w:val="0"/>
              <w:divBdr>
                <w:top w:val="none" w:sz="0" w:space="0" w:color="auto"/>
                <w:left w:val="none" w:sz="0" w:space="0" w:color="auto"/>
                <w:bottom w:val="none" w:sz="0" w:space="0" w:color="auto"/>
                <w:right w:val="none" w:sz="0" w:space="0" w:color="auto"/>
              </w:divBdr>
            </w:div>
            <w:div w:id="64230210">
              <w:marLeft w:val="480"/>
              <w:marRight w:val="0"/>
              <w:marTop w:val="0"/>
              <w:marBottom w:val="0"/>
              <w:divBdr>
                <w:top w:val="none" w:sz="0" w:space="0" w:color="auto"/>
                <w:left w:val="none" w:sz="0" w:space="0" w:color="auto"/>
                <w:bottom w:val="none" w:sz="0" w:space="0" w:color="auto"/>
                <w:right w:val="none" w:sz="0" w:space="0" w:color="auto"/>
              </w:divBdr>
            </w:div>
            <w:div w:id="64231513">
              <w:marLeft w:val="480"/>
              <w:marRight w:val="0"/>
              <w:marTop w:val="0"/>
              <w:marBottom w:val="0"/>
              <w:divBdr>
                <w:top w:val="none" w:sz="0" w:space="0" w:color="auto"/>
                <w:left w:val="none" w:sz="0" w:space="0" w:color="auto"/>
                <w:bottom w:val="none" w:sz="0" w:space="0" w:color="auto"/>
                <w:right w:val="none" w:sz="0" w:space="0" w:color="auto"/>
              </w:divBdr>
            </w:div>
            <w:div w:id="64300917">
              <w:marLeft w:val="480"/>
              <w:marRight w:val="0"/>
              <w:marTop w:val="0"/>
              <w:marBottom w:val="0"/>
              <w:divBdr>
                <w:top w:val="none" w:sz="0" w:space="0" w:color="auto"/>
                <w:left w:val="none" w:sz="0" w:space="0" w:color="auto"/>
                <w:bottom w:val="none" w:sz="0" w:space="0" w:color="auto"/>
                <w:right w:val="none" w:sz="0" w:space="0" w:color="auto"/>
              </w:divBdr>
            </w:div>
            <w:div w:id="64308407">
              <w:marLeft w:val="480"/>
              <w:marRight w:val="0"/>
              <w:marTop w:val="0"/>
              <w:marBottom w:val="0"/>
              <w:divBdr>
                <w:top w:val="none" w:sz="0" w:space="0" w:color="auto"/>
                <w:left w:val="none" w:sz="0" w:space="0" w:color="auto"/>
                <w:bottom w:val="none" w:sz="0" w:space="0" w:color="auto"/>
                <w:right w:val="none" w:sz="0" w:space="0" w:color="auto"/>
              </w:divBdr>
            </w:div>
            <w:div w:id="64496315">
              <w:marLeft w:val="480"/>
              <w:marRight w:val="0"/>
              <w:marTop w:val="0"/>
              <w:marBottom w:val="0"/>
              <w:divBdr>
                <w:top w:val="none" w:sz="0" w:space="0" w:color="auto"/>
                <w:left w:val="none" w:sz="0" w:space="0" w:color="auto"/>
                <w:bottom w:val="none" w:sz="0" w:space="0" w:color="auto"/>
                <w:right w:val="none" w:sz="0" w:space="0" w:color="auto"/>
              </w:divBdr>
            </w:div>
            <w:div w:id="64497435">
              <w:marLeft w:val="480"/>
              <w:marRight w:val="0"/>
              <w:marTop w:val="0"/>
              <w:marBottom w:val="0"/>
              <w:divBdr>
                <w:top w:val="none" w:sz="0" w:space="0" w:color="auto"/>
                <w:left w:val="none" w:sz="0" w:space="0" w:color="auto"/>
                <w:bottom w:val="none" w:sz="0" w:space="0" w:color="auto"/>
                <w:right w:val="none" w:sz="0" w:space="0" w:color="auto"/>
              </w:divBdr>
            </w:div>
            <w:div w:id="64570575">
              <w:marLeft w:val="480"/>
              <w:marRight w:val="0"/>
              <w:marTop w:val="0"/>
              <w:marBottom w:val="0"/>
              <w:divBdr>
                <w:top w:val="none" w:sz="0" w:space="0" w:color="auto"/>
                <w:left w:val="none" w:sz="0" w:space="0" w:color="auto"/>
                <w:bottom w:val="none" w:sz="0" w:space="0" w:color="auto"/>
                <w:right w:val="none" w:sz="0" w:space="0" w:color="auto"/>
              </w:divBdr>
            </w:div>
            <w:div w:id="64648053">
              <w:marLeft w:val="480"/>
              <w:marRight w:val="0"/>
              <w:marTop w:val="0"/>
              <w:marBottom w:val="0"/>
              <w:divBdr>
                <w:top w:val="none" w:sz="0" w:space="0" w:color="auto"/>
                <w:left w:val="none" w:sz="0" w:space="0" w:color="auto"/>
                <w:bottom w:val="none" w:sz="0" w:space="0" w:color="auto"/>
                <w:right w:val="none" w:sz="0" w:space="0" w:color="auto"/>
              </w:divBdr>
            </w:div>
            <w:div w:id="64767701">
              <w:marLeft w:val="480"/>
              <w:marRight w:val="0"/>
              <w:marTop w:val="0"/>
              <w:marBottom w:val="0"/>
              <w:divBdr>
                <w:top w:val="none" w:sz="0" w:space="0" w:color="auto"/>
                <w:left w:val="none" w:sz="0" w:space="0" w:color="auto"/>
                <w:bottom w:val="none" w:sz="0" w:space="0" w:color="auto"/>
                <w:right w:val="none" w:sz="0" w:space="0" w:color="auto"/>
              </w:divBdr>
            </w:div>
            <w:div w:id="64842378">
              <w:marLeft w:val="480"/>
              <w:marRight w:val="0"/>
              <w:marTop w:val="0"/>
              <w:marBottom w:val="0"/>
              <w:divBdr>
                <w:top w:val="none" w:sz="0" w:space="0" w:color="auto"/>
                <w:left w:val="none" w:sz="0" w:space="0" w:color="auto"/>
                <w:bottom w:val="none" w:sz="0" w:space="0" w:color="auto"/>
                <w:right w:val="none" w:sz="0" w:space="0" w:color="auto"/>
              </w:divBdr>
            </w:div>
            <w:div w:id="64881398">
              <w:marLeft w:val="480"/>
              <w:marRight w:val="0"/>
              <w:marTop w:val="0"/>
              <w:marBottom w:val="0"/>
              <w:divBdr>
                <w:top w:val="none" w:sz="0" w:space="0" w:color="auto"/>
                <w:left w:val="none" w:sz="0" w:space="0" w:color="auto"/>
                <w:bottom w:val="none" w:sz="0" w:space="0" w:color="auto"/>
                <w:right w:val="none" w:sz="0" w:space="0" w:color="auto"/>
              </w:divBdr>
            </w:div>
            <w:div w:id="64962218">
              <w:marLeft w:val="480"/>
              <w:marRight w:val="0"/>
              <w:marTop w:val="0"/>
              <w:marBottom w:val="0"/>
              <w:divBdr>
                <w:top w:val="none" w:sz="0" w:space="0" w:color="auto"/>
                <w:left w:val="none" w:sz="0" w:space="0" w:color="auto"/>
                <w:bottom w:val="none" w:sz="0" w:space="0" w:color="auto"/>
                <w:right w:val="none" w:sz="0" w:space="0" w:color="auto"/>
              </w:divBdr>
            </w:div>
            <w:div w:id="65031402">
              <w:marLeft w:val="480"/>
              <w:marRight w:val="0"/>
              <w:marTop w:val="0"/>
              <w:marBottom w:val="0"/>
              <w:divBdr>
                <w:top w:val="none" w:sz="0" w:space="0" w:color="auto"/>
                <w:left w:val="none" w:sz="0" w:space="0" w:color="auto"/>
                <w:bottom w:val="none" w:sz="0" w:space="0" w:color="auto"/>
                <w:right w:val="none" w:sz="0" w:space="0" w:color="auto"/>
              </w:divBdr>
            </w:div>
            <w:div w:id="65038372">
              <w:marLeft w:val="480"/>
              <w:marRight w:val="0"/>
              <w:marTop w:val="0"/>
              <w:marBottom w:val="0"/>
              <w:divBdr>
                <w:top w:val="none" w:sz="0" w:space="0" w:color="auto"/>
                <w:left w:val="none" w:sz="0" w:space="0" w:color="auto"/>
                <w:bottom w:val="none" w:sz="0" w:space="0" w:color="auto"/>
                <w:right w:val="none" w:sz="0" w:space="0" w:color="auto"/>
              </w:divBdr>
            </w:div>
            <w:div w:id="65149978">
              <w:marLeft w:val="480"/>
              <w:marRight w:val="0"/>
              <w:marTop w:val="0"/>
              <w:marBottom w:val="0"/>
              <w:divBdr>
                <w:top w:val="none" w:sz="0" w:space="0" w:color="auto"/>
                <w:left w:val="none" w:sz="0" w:space="0" w:color="auto"/>
                <w:bottom w:val="none" w:sz="0" w:space="0" w:color="auto"/>
                <w:right w:val="none" w:sz="0" w:space="0" w:color="auto"/>
              </w:divBdr>
            </w:div>
            <w:div w:id="65227767">
              <w:marLeft w:val="480"/>
              <w:marRight w:val="0"/>
              <w:marTop w:val="0"/>
              <w:marBottom w:val="0"/>
              <w:divBdr>
                <w:top w:val="none" w:sz="0" w:space="0" w:color="auto"/>
                <w:left w:val="none" w:sz="0" w:space="0" w:color="auto"/>
                <w:bottom w:val="none" w:sz="0" w:space="0" w:color="auto"/>
                <w:right w:val="none" w:sz="0" w:space="0" w:color="auto"/>
              </w:divBdr>
            </w:div>
            <w:div w:id="65299531">
              <w:marLeft w:val="480"/>
              <w:marRight w:val="0"/>
              <w:marTop w:val="0"/>
              <w:marBottom w:val="0"/>
              <w:divBdr>
                <w:top w:val="none" w:sz="0" w:space="0" w:color="auto"/>
                <w:left w:val="none" w:sz="0" w:space="0" w:color="auto"/>
                <w:bottom w:val="none" w:sz="0" w:space="0" w:color="auto"/>
                <w:right w:val="none" w:sz="0" w:space="0" w:color="auto"/>
              </w:divBdr>
            </w:div>
            <w:div w:id="65301221">
              <w:marLeft w:val="480"/>
              <w:marRight w:val="0"/>
              <w:marTop w:val="0"/>
              <w:marBottom w:val="0"/>
              <w:divBdr>
                <w:top w:val="none" w:sz="0" w:space="0" w:color="auto"/>
                <w:left w:val="none" w:sz="0" w:space="0" w:color="auto"/>
                <w:bottom w:val="none" w:sz="0" w:space="0" w:color="auto"/>
                <w:right w:val="none" w:sz="0" w:space="0" w:color="auto"/>
              </w:divBdr>
            </w:div>
            <w:div w:id="65342326">
              <w:marLeft w:val="480"/>
              <w:marRight w:val="0"/>
              <w:marTop w:val="0"/>
              <w:marBottom w:val="0"/>
              <w:divBdr>
                <w:top w:val="none" w:sz="0" w:space="0" w:color="auto"/>
                <w:left w:val="none" w:sz="0" w:space="0" w:color="auto"/>
                <w:bottom w:val="none" w:sz="0" w:space="0" w:color="auto"/>
                <w:right w:val="none" w:sz="0" w:space="0" w:color="auto"/>
              </w:divBdr>
            </w:div>
            <w:div w:id="65344352">
              <w:marLeft w:val="480"/>
              <w:marRight w:val="0"/>
              <w:marTop w:val="0"/>
              <w:marBottom w:val="0"/>
              <w:divBdr>
                <w:top w:val="none" w:sz="0" w:space="0" w:color="auto"/>
                <w:left w:val="none" w:sz="0" w:space="0" w:color="auto"/>
                <w:bottom w:val="none" w:sz="0" w:space="0" w:color="auto"/>
                <w:right w:val="none" w:sz="0" w:space="0" w:color="auto"/>
              </w:divBdr>
            </w:div>
            <w:div w:id="65344818">
              <w:marLeft w:val="480"/>
              <w:marRight w:val="0"/>
              <w:marTop w:val="0"/>
              <w:marBottom w:val="0"/>
              <w:divBdr>
                <w:top w:val="none" w:sz="0" w:space="0" w:color="auto"/>
                <w:left w:val="none" w:sz="0" w:space="0" w:color="auto"/>
                <w:bottom w:val="none" w:sz="0" w:space="0" w:color="auto"/>
                <w:right w:val="none" w:sz="0" w:space="0" w:color="auto"/>
              </w:divBdr>
            </w:div>
            <w:div w:id="65421731">
              <w:marLeft w:val="480"/>
              <w:marRight w:val="0"/>
              <w:marTop w:val="0"/>
              <w:marBottom w:val="0"/>
              <w:divBdr>
                <w:top w:val="none" w:sz="0" w:space="0" w:color="auto"/>
                <w:left w:val="none" w:sz="0" w:space="0" w:color="auto"/>
                <w:bottom w:val="none" w:sz="0" w:space="0" w:color="auto"/>
                <w:right w:val="none" w:sz="0" w:space="0" w:color="auto"/>
              </w:divBdr>
            </w:div>
            <w:div w:id="65423493">
              <w:marLeft w:val="480"/>
              <w:marRight w:val="0"/>
              <w:marTop w:val="0"/>
              <w:marBottom w:val="0"/>
              <w:divBdr>
                <w:top w:val="none" w:sz="0" w:space="0" w:color="auto"/>
                <w:left w:val="none" w:sz="0" w:space="0" w:color="auto"/>
                <w:bottom w:val="none" w:sz="0" w:space="0" w:color="auto"/>
                <w:right w:val="none" w:sz="0" w:space="0" w:color="auto"/>
              </w:divBdr>
            </w:div>
            <w:div w:id="65423997">
              <w:marLeft w:val="480"/>
              <w:marRight w:val="0"/>
              <w:marTop w:val="0"/>
              <w:marBottom w:val="0"/>
              <w:divBdr>
                <w:top w:val="none" w:sz="0" w:space="0" w:color="auto"/>
                <w:left w:val="none" w:sz="0" w:space="0" w:color="auto"/>
                <w:bottom w:val="none" w:sz="0" w:space="0" w:color="auto"/>
                <w:right w:val="none" w:sz="0" w:space="0" w:color="auto"/>
              </w:divBdr>
            </w:div>
            <w:div w:id="65496691">
              <w:marLeft w:val="480"/>
              <w:marRight w:val="0"/>
              <w:marTop w:val="0"/>
              <w:marBottom w:val="0"/>
              <w:divBdr>
                <w:top w:val="none" w:sz="0" w:space="0" w:color="auto"/>
                <w:left w:val="none" w:sz="0" w:space="0" w:color="auto"/>
                <w:bottom w:val="none" w:sz="0" w:space="0" w:color="auto"/>
                <w:right w:val="none" w:sz="0" w:space="0" w:color="auto"/>
              </w:divBdr>
            </w:div>
            <w:div w:id="65537731">
              <w:marLeft w:val="480"/>
              <w:marRight w:val="0"/>
              <w:marTop w:val="0"/>
              <w:marBottom w:val="0"/>
              <w:divBdr>
                <w:top w:val="none" w:sz="0" w:space="0" w:color="auto"/>
                <w:left w:val="none" w:sz="0" w:space="0" w:color="auto"/>
                <w:bottom w:val="none" w:sz="0" w:space="0" w:color="auto"/>
                <w:right w:val="none" w:sz="0" w:space="0" w:color="auto"/>
              </w:divBdr>
            </w:div>
            <w:div w:id="65539510">
              <w:marLeft w:val="480"/>
              <w:marRight w:val="0"/>
              <w:marTop w:val="0"/>
              <w:marBottom w:val="0"/>
              <w:divBdr>
                <w:top w:val="none" w:sz="0" w:space="0" w:color="auto"/>
                <w:left w:val="none" w:sz="0" w:space="0" w:color="auto"/>
                <w:bottom w:val="none" w:sz="0" w:space="0" w:color="auto"/>
                <w:right w:val="none" w:sz="0" w:space="0" w:color="auto"/>
              </w:divBdr>
            </w:div>
            <w:div w:id="65735889">
              <w:marLeft w:val="480"/>
              <w:marRight w:val="0"/>
              <w:marTop w:val="0"/>
              <w:marBottom w:val="0"/>
              <w:divBdr>
                <w:top w:val="none" w:sz="0" w:space="0" w:color="auto"/>
                <w:left w:val="none" w:sz="0" w:space="0" w:color="auto"/>
                <w:bottom w:val="none" w:sz="0" w:space="0" w:color="auto"/>
                <w:right w:val="none" w:sz="0" w:space="0" w:color="auto"/>
              </w:divBdr>
            </w:div>
            <w:div w:id="65805705">
              <w:marLeft w:val="480"/>
              <w:marRight w:val="0"/>
              <w:marTop w:val="0"/>
              <w:marBottom w:val="0"/>
              <w:divBdr>
                <w:top w:val="none" w:sz="0" w:space="0" w:color="auto"/>
                <w:left w:val="none" w:sz="0" w:space="0" w:color="auto"/>
                <w:bottom w:val="none" w:sz="0" w:space="0" w:color="auto"/>
                <w:right w:val="none" w:sz="0" w:space="0" w:color="auto"/>
              </w:divBdr>
            </w:div>
            <w:div w:id="65810489">
              <w:marLeft w:val="480"/>
              <w:marRight w:val="0"/>
              <w:marTop w:val="0"/>
              <w:marBottom w:val="0"/>
              <w:divBdr>
                <w:top w:val="none" w:sz="0" w:space="0" w:color="auto"/>
                <w:left w:val="none" w:sz="0" w:space="0" w:color="auto"/>
                <w:bottom w:val="none" w:sz="0" w:space="0" w:color="auto"/>
                <w:right w:val="none" w:sz="0" w:space="0" w:color="auto"/>
              </w:divBdr>
            </w:div>
            <w:div w:id="65883832">
              <w:marLeft w:val="480"/>
              <w:marRight w:val="0"/>
              <w:marTop w:val="0"/>
              <w:marBottom w:val="0"/>
              <w:divBdr>
                <w:top w:val="none" w:sz="0" w:space="0" w:color="auto"/>
                <w:left w:val="none" w:sz="0" w:space="0" w:color="auto"/>
                <w:bottom w:val="none" w:sz="0" w:space="0" w:color="auto"/>
                <w:right w:val="none" w:sz="0" w:space="0" w:color="auto"/>
              </w:divBdr>
            </w:div>
            <w:div w:id="66003560">
              <w:marLeft w:val="480"/>
              <w:marRight w:val="0"/>
              <w:marTop w:val="0"/>
              <w:marBottom w:val="0"/>
              <w:divBdr>
                <w:top w:val="none" w:sz="0" w:space="0" w:color="auto"/>
                <w:left w:val="none" w:sz="0" w:space="0" w:color="auto"/>
                <w:bottom w:val="none" w:sz="0" w:space="0" w:color="auto"/>
                <w:right w:val="none" w:sz="0" w:space="0" w:color="auto"/>
              </w:divBdr>
            </w:div>
            <w:div w:id="66004564">
              <w:marLeft w:val="480"/>
              <w:marRight w:val="0"/>
              <w:marTop w:val="0"/>
              <w:marBottom w:val="0"/>
              <w:divBdr>
                <w:top w:val="none" w:sz="0" w:space="0" w:color="auto"/>
                <w:left w:val="none" w:sz="0" w:space="0" w:color="auto"/>
                <w:bottom w:val="none" w:sz="0" w:space="0" w:color="auto"/>
                <w:right w:val="none" w:sz="0" w:space="0" w:color="auto"/>
              </w:divBdr>
            </w:div>
            <w:div w:id="66264593">
              <w:marLeft w:val="480"/>
              <w:marRight w:val="0"/>
              <w:marTop w:val="0"/>
              <w:marBottom w:val="0"/>
              <w:divBdr>
                <w:top w:val="none" w:sz="0" w:space="0" w:color="auto"/>
                <w:left w:val="none" w:sz="0" w:space="0" w:color="auto"/>
                <w:bottom w:val="none" w:sz="0" w:space="0" w:color="auto"/>
                <w:right w:val="none" w:sz="0" w:space="0" w:color="auto"/>
              </w:divBdr>
            </w:div>
            <w:div w:id="66270758">
              <w:marLeft w:val="480"/>
              <w:marRight w:val="0"/>
              <w:marTop w:val="0"/>
              <w:marBottom w:val="0"/>
              <w:divBdr>
                <w:top w:val="none" w:sz="0" w:space="0" w:color="auto"/>
                <w:left w:val="none" w:sz="0" w:space="0" w:color="auto"/>
                <w:bottom w:val="none" w:sz="0" w:space="0" w:color="auto"/>
                <w:right w:val="none" w:sz="0" w:space="0" w:color="auto"/>
              </w:divBdr>
            </w:div>
            <w:div w:id="66345183">
              <w:marLeft w:val="480"/>
              <w:marRight w:val="0"/>
              <w:marTop w:val="0"/>
              <w:marBottom w:val="0"/>
              <w:divBdr>
                <w:top w:val="none" w:sz="0" w:space="0" w:color="auto"/>
                <w:left w:val="none" w:sz="0" w:space="0" w:color="auto"/>
                <w:bottom w:val="none" w:sz="0" w:space="0" w:color="auto"/>
                <w:right w:val="none" w:sz="0" w:space="0" w:color="auto"/>
              </w:divBdr>
            </w:div>
            <w:div w:id="66391916">
              <w:marLeft w:val="480"/>
              <w:marRight w:val="0"/>
              <w:marTop w:val="0"/>
              <w:marBottom w:val="0"/>
              <w:divBdr>
                <w:top w:val="none" w:sz="0" w:space="0" w:color="auto"/>
                <w:left w:val="none" w:sz="0" w:space="0" w:color="auto"/>
                <w:bottom w:val="none" w:sz="0" w:space="0" w:color="auto"/>
                <w:right w:val="none" w:sz="0" w:space="0" w:color="auto"/>
              </w:divBdr>
            </w:div>
            <w:div w:id="66417858">
              <w:marLeft w:val="480"/>
              <w:marRight w:val="0"/>
              <w:marTop w:val="0"/>
              <w:marBottom w:val="0"/>
              <w:divBdr>
                <w:top w:val="none" w:sz="0" w:space="0" w:color="auto"/>
                <w:left w:val="none" w:sz="0" w:space="0" w:color="auto"/>
                <w:bottom w:val="none" w:sz="0" w:space="0" w:color="auto"/>
                <w:right w:val="none" w:sz="0" w:space="0" w:color="auto"/>
              </w:divBdr>
            </w:div>
            <w:div w:id="66418963">
              <w:marLeft w:val="480"/>
              <w:marRight w:val="0"/>
              <w:marTop w:val="0"/>
              <w:marBottom w:val="0"/>
              <w:divBdr>
                <w:top w:val="none" w:sz="0" w:space="0" w:color="auto"/>
                <w:left w:val="none" w:sz="0" w:space="0" w:color="auto"/>
                <w:bottom w:val="none" w:sz="0" w:space="0" w:color="auto"/>
                <w:right w:val="none" w:sz="0" w:space="0" w:color="auto"/>
              </w:divBdr>
            </w:div>
            <w:div w:id="66610209">
              <w:marLeft w:val="480"/>
              <w:marRight w:val="0"/>
              <w:marTop w:val="0"/>
              <w:marBottom w:val="0"/>
              <w:divBdr>
                <w:top w:val="none" w:sz="0" w:space="0" w:color="auto"/>
                <w:left w:val="none" w:sz="0" w:space="0" w:color="auto"/>
                <w:bottom w:val="none" w:sz="0" w:space="0" w:color="auto"/>
                <w:right w:val="none" w:sz="0" w:space="0" w:color="auto"/>
              </w:divBdr>
            </w:div>
            <w:div w:id="66615436">
              <w:marLeft w:val="480"/>
              <w:marRight w:val="0"/>
              <w:marTop w:val="0"/>
              <w:marBottom w:val="0"/>
              <w:divBdr>
                <w:top w:val="none" w:sz="0" w:space="0" w:color="auto"/>
                <w:left w:val="none" w:sz="0" w:space="0" w:color="auto"/>
                <w:bottom w:val="none" w:sz="0" w:space="0" w:color="auto"/>
                <w:right w:val="none" w:sz="0" w:space="0" w:color="auto"/>
              </w:divBdr>
            </w:div>
            <w:div w:id="66809907">
              <w:marLeft w:val="480"/>
              <w:marRight w:val="0"/>
              <w:marTop w:val="0"/>
              <w:marBottom w:val="0"/>
              <w:divBdr>
                <w:top w:val="none" w:sz="0" w:space="0" w:color="auto"/>
                <w:left w:val="none" w:sz="0" w:space="0" w:color="auto"/>
                <w:bottom w:val="none" w:sz="0" w:space="0" w:color="auto"/>
                <w:right w:val="none" w:sz="0" w:space="0" w:color="auto"/>
              </w:divBdr>
            </w:div>
            <w:div w:id="66846760">
              <w:marLeft w:val="480"/>
              <w:marRight w:val="0"/>
              <w:marTop w:val="0"/>
              <w:marBottom w:val="0"/>
              <w:divBdr>
                <w:top w:val="none" w:sz="0" w:space="0" w:color="auto"/>
                <w:left w:val="none" w:sz="0" w:space="0" w:color="auto"/>
                <w:bottom w:val="none" w:sz="0" w:space="0" w:color="auto"/>
                <w:right w:val="none" w:sz="0" w:space="0" w:color="auto"/>
              </w:divBdr>
            </w:div>
            <w:div w:id="66847721">
              <w:marLeft w:val="480"/>
              <w:marRight w:val="0"/>
              <w:marTop w:val="0"/>
              <w:marBottom w:val="0"/>
              <w:divBdr>
                <w:top w:val="none" w:sz="0" w:space="0" w:color="auto"/>
                <w:left w:val="none" w:sz="0" w:space="0" w:color="auto"/>
                <w:bottom w:val="none" w:sz="0" w:space="0" w:color="auto"/>
                <w:right w:val="none" w:sz="0" w:space="0" w:color="auto"/>
              </w:divBdr>
            </w:div>
            <w:div w:id="66996539">
              <w:marLeft w:val="480"/>
              <w:marRight w:val="0"/>
              <w:marTop w:val="0"/>
              <w:marBottom w:val="0"/>
              <w:divBdr>
                <w:top w:val="none" w:sz="0" w:space="0" w:color="auto"/>
                <w:left w:val="none" w:sz="0" w:space="0" w:color="auto"/>
                <w:bottom w:val="none" w:sz="0" w:space="0" w:color="auto"/>
                <w:right w:val="none" w:sz="0" w:space="0" w:color="auto"/>
              </w:divBdr>
            </w:div>
            <w:div w:id="67122062">
              <w:marLeft w:val="480"/>
              <w:marRight w:val="0"/>
              <w:marTop w:val="0"/>
              <w:marBottom w:val="0"/>
              <w:divBdr>
                <w:top w:val="none" w:sz="0" w:space="0" w:color="auto"/>
                <w:left w:val="none" w:sz="0" w:space="0" w:color="auto"/>
                <w:bottom w:val="none" w:sz="0" w:space="0" w:color="auto"/>
                <w:right w:val="none" w:sz="0" w:space="0" w:color="auto"/>
              </w:divBdr>
            </w:div>
            <w:div w:id="67463172">
              <w:marLeft w:val="480"/>
              <w:marRight w:val="0"/>
              <w:marTop w:val="0"/>
              <w:marBottom w:val="0"/>
              <w:divBdr>
                <w:top w:val="none" w:sz="0" w:space="0" w:color="auto"/>
                <w:left w:val="none" w:sz="0" w:space="0" w:color="auto"/>
                <w:bottom w:val="none" w:sz="0" w:space="0" w:color="auto"/>
                <w:right w:val="none" w:sz="0" w:space="0" w:color="auto"/>
              </w:divBdr>
            </w:div>
            <w:div w:id="67702222">
              <w:marLeft w:val="480"/>
              <w:marRight w:val="0"/>
              <w:marTop w:val="0"/>
              <w:marBottom w:val="0"/>
              <w:divBdr>
                <w:top w:val="none" w:sz="0" w:space="0" w:color="auto"/>
                <w:left w:val="none" w:sz="0" w:space="0" w:color="auto"/>
                <w:bottom w:val="none" w:sz="0" w:space="0" w:color="auto"/>
                <w:right w:val="none" w:sz="0" w:space="0" w:color="auto"/>
              </w:divBdr>
            </w:div>
            <w:div w:id="67773199">
              <w:marLeft w:val="480"/>
              <w:marRight w:val="0"/>
              <w:marTop w:val="0"/>
              <w:marBottom w:val="0"/>
              <w:divBdr>
                <w:top w:val="none" w:sz="0" w:space="0" w:color="auto"/>
                <w:left w:val="none" w:sz="0" w:space="0" w:color="auto"/>
                <w:bottom w:val="none" w:sz="0" w:space="0" w:color="auto"/>
                <w:right w:val="none" w:sz="0" w:space="0" w:color="auto"/>
              </w:divBdr>
            </w:div>
            <w:div w:id="67845695">
              <w:marLeft w:val="480"/>
              <w:marRight w:val="0"/>
              <w:marTop w:val="0"/>
              <w:marBottom w:val="0"/>
              <w:divBdr>
                <w:top w:val="none" w:sz="0" w:space="0" w:color="auto"/>
                <w:left w:val="none" w:sz="0" w:space="0" w:color="auto"/>
                <w:bottom w:val="none" w:sz="0" w:space="0" w:color="auto"/>
                <w:right w:val="none" w:sz="0" w:space="0" w:color="auto"/>
              </w:divBdr>
            </w:div>
            <w:div w:id="67896026">
              <w:marLeft w:val="480"/>
              <w:marRight w:val="0"/>
              <w:marTop w:val="0"/>
              <w:marBottom w:val="0"/>
              <w:divBdr>
                <w:top w:val="none" w:sz="0" w:space="0" w:color="auto"/>
                <w:left w:val="none" w:sz="0" w:space="0" w:color="auto"/>
                <w:bottom w:val="none" w:sz="0" w:space="0" w:color="auto"/>
                <w:right w:val="none" w:sz="0" w:space="0" w:color="auto"/>
              </w:divBdr>
            </w:div>
            <w:div w:id="67962582">
              <w:marLeft w:val="480"/>
              <w:marRight w:val="0"/>
              <w:marTop w:val="0"/>
              <w:marBottom w:val="0"/>
              <w:divBdr>
                <w:top w:val="none" w:sz="0" w:space="0" w:color="auto"/>
                <w:left w:val="none" w:sz="0" w:space="0" w:color="auto"/>
                <w:bottom w:val="none" w:sz="0" w:space="0" w:color="auto"/>
                <w:right w:val="none" w:sz="0" w:space="0" w:color="auto"/>
              </w:divBdr>
            </w:div>
            <w:div w:id="67970250">
              <w:marLeft w:val="480"/>
              <w:marRight w:val="0"/>
              <w:marTop w:val="0"/>
              <w:marBottom w:val="0"/>
              <w:divBdr>
                <w:top w:val="none" w:sz="0" w:space="0" w:color="auto"/>
                <w:left w:val="none" w:sz="0" w:space="0" w:color="auto"/>
                <w:bottom w:val="none" w:sz="0" w:space="0" w:color="auto"/>
                <w:right w:val="none" w:sz="0" w:space="0" w:color="auto"/>
              </w:divBdr>
            </w:div>
            <w:div w:id="68037911">
              <w:marLeft w:val="480"/>
              <w:marRight w:val="0"/>
              <w:marTop w:val="0"/>
              <w:marBottom w:val="0"/>
              <w:divBdr>
                <w:top w:val="none" w:sz="0" w:space="0" w:color="auto"/>
                <w:left w:val="none" w:sz="0" w:space="0" w:color="auto"/>
                <w:bottom w:val="none" w:sz="0" w:space="0" w:color="auto"/>
                <w:right w:val="none" w:sz="0" w:space="0" w:color="auto"/>
              </w:divBdr>
            </w:div>
            <w:div w:id="68046410">
              <w:marLeft w:val="480"/>
              <w:marRight w:val="0"/>
              <w:marTop w:val="0"/>
              <w:marBottom w:val="0"/>
              <w:divBdr>
                <w:top w:val="none" w:sz="0" w:space="0" w:color="auto"/>
                <w:left w:val="none" w:sz="0" w:space="0" w:color="auto"/>
                <w:bottom w:val="none" w:sz="0" w:space="0" w:color="auto"/>
                <w:right w:val="none" w:sz="0" w:space="0" w:color="auto"/>
              </w:divBdr>
            </w:div>
            <w:div w:id="68230406">
              <w:marLeft w:val="480"/>
              <w:marRight w:val="0"/>
              <w:marTop w:val="0"/>
              <w:marBottom w:val="0"/>
              <w:divBdr>
                <w:top w:val="none" w:sz="0" w:space="0" w:color="auto"/>
                <w:left w:val="none" w:sz="0" w:space="0" w:color="auto"/>
                <w:bottom w:val="none" w:sz="0" w:space="0" w:color="auto"/>
                <w:right w:val="none" w:sz="0" w:space="0" w:color="auto"/>
              </w:divBdr>
            </w:div>
            <w:div w:id="68235244">
              <w:marLeft w:val="480"/>
              <w:marRight w:val="0"/>
              <w:marTop w:val="0"/>
              <w:marBottom w:val="0"/>
              <w:divBdr>
                <w:top w:val="none" w:sz="0" w:space="0" w:color="auto"/>
                <w:left w:val="none" w:sz="0" w:space="0" w:color="auto"/>
                <w:bottom w:val="none" w:sz="0" w:space="0" w:color="auto"/>
                <w:right w:val="none" w:sz="0" w:space="0" w:color="auto"/>
              </w:divBdr>
            </w:div>
            <w:div w:id="68315089">
              <w:marLeft w:val="480"/>
              <w:marRight w:val="0"/>
              <w:marTop w:val="0"/>
              <w:marBottom w:val="0"/>
              <w:divBdr>
                <w:top w:val="none" w:sz="0" w:space="0" w:color="auto"/>
                <w:left w:val="none" w:sz="0" w:space="0" w:color="auto"/>
                <w:bottom w:val="none" w:sz="0" w:space="0" w:color="auto"/>
                <w:right w:val="none" w:sz="0" w:space="0" w:color="auto"/>
              </w:divBdr>
            </w:div>
            <w:div w:id="68501444">
              <w:marLeft w:val="480"/>
              <w:marRight w:val="0"/>
              <w:marTop w:val="0"/>
              <w:marBottom w:val="0"/>
              <w:divBdr>
                <w:top w:val="none" w:sz="0" w:space="0" w:color="auto"/>
                <w:left w:val="none" w:sz="0" w:space="0" w:color="auto"/>
                <w:bottom w:val="none" w:sz="0" w:space="0" w:color="auto"/>
                <w:right w:val="none" w:sz="0" w:space="0" w:color="auto"/>
              </w:divBdr>
            </w:div>
            <w:div w:id="68577297">
              <w:marLeft w:val="480"/>
              <w:marRight w:val="0"/>
              <w:marTop w:val="0"/>
              <w:marBottom w:val="0"/>
              <w:divBdr>
                <w:top w:val="none" w:sz="0" w:space="0" w:color="auto"/>
                <w:left w:val="none" w:sz="0" w:space="0" w:color="auto"/>
                <w:bottom w:val="none" w:sz="0" w:space="0" w:color="auto"/>
                <w:right w:val="none" w:sz="0" w:space="0" w:color="auto"/>
              </w:divBdr>
            </w:div>
            <w:div w:id="68621466">
              <w:marLeft w:val="480"/>
              <w:marRight w:val="0"/>
              <w:marTop w:val="0"/>
              <w:marBottom w:val="0"/>
              <w:divBdr>
                <w:top w:val="none" w:sz="0" w:space="0" w:color="auto"/>
                <w:left w:val="none" w:sz="0" w:space="0" w:color="auto"/>
                <w:bottom w:val="none" w:sz="0" w:space="0" w:color="auto"/>
                <w:right w:val="none" w:sz="0" w:space="0" w:color="auto"/>
              </w:divBdr>
            </w:div>
            <w:div w:id="68774761">
              <w:marLeft w:val="480"/>
              <w:marRight w:val="0"/>
              <w:marTop w:val="0"/>
              <w:marBottom w:val="0"/>
              <w:divBdr>
                <w:top w:val="none" w:sz="0" w:space="0" w:color="auto"/>
                <w:left w:val="none" w:sz="0" w:space="0" w:color="auto"/>
                <w:bottom w:val="none" w:sz="0" w:space="0" w:color="auto"/>
                <w:right w:val="none" w:sz="0" w:space="0" w:color="auto"/>
              </w:divBdr>
            </w:div>
            <w:div w:id="68819040">
              <w:marLeft w:val="480"/>
              <w:marRight w:val="0"/>
              <w:marTop w:val="0"/>
              <w:marBottom w:val="0"/>
              <w:divBdr>
                <w:top w:val="none" w:sz="0" w:space="0" w:color="auto"/>
                <w:left w:val="none" w:sz="0" w:space="0" w:color="auto"/>
                <w:bottom w:val="none" w:sz="0" w:space="0" w:color="auto"/>
                <w:right w:val="none" w:sz="0" w:space="0" w:color="auto"/>
              </w:divBdr>
            </w:div>
            <w:div w:id="68890982">
              <w:marLeft w:val="480"/>
              <w:marRight w:val="0"/>
              <w:marTop w:val="0"/>
              <w:marBottom w:val="0"/>
              <w:divBdr>
                <w:top w:val="none" w:sz="0" w:space="0" w:color="auto"/>
                <w:left w:val="none" w:sz="0" w:space="0" w:color="auto"/>
                <w:bottom w:val="none" w:sz="0" w:space="0" w:color="auto"/>
                <w:right w:val="none" w:sz="0" w:space="0" w:color="auto"/>
              </w:divBdr>
            </w:div>
            <w:div w:id="68963589">
              <w:marLeft w:val="480"/>
              <w:marRight w:val="0"/>
              <w:marTop w:val="0"/>
              <w:marBottom w:val="0"/>
              <w:divBdr>
                <w:top w:val="none" w:sz="0" w:space="0" w:color="auto"/>
                <w:left w:val="none" w:sz="0" w:space="0" w:color="auto"/>
                <w:bottom w:val="none" w:sz="0" w:space="0" w:color="auto"/>
                <w:right w:val="none" w:sz="0" w:space="0" w:color="auto"/>
              </w:divBdr>
            </w:div>
            <w:div w:id="68968869">
              <w:marLeft w:val="480"/>
              <w:marRight w:val="0"/>
              <w:marTop w:val="0"/>
              <w:marBottom w:val="0"/>
              <w:divBdr>
                <w:top w:val="none" w:sz="0" w:space="0" w:color="auto"/>
                <w:left w:val="none" w:sz="0" w:space="0" w:color="auto"/>
                <w:bottom w:val="none" w:sz="0" w:space="0" w:color="auto"/>
                <w:right w:val="none" w:sz="0" w:space="0" w:color="auto"/>
              </w:divBdr>
            </w:div>
            <w:div w:id="69012854">
              <w:marLeft w:val="480"/>
              <w:marRight w:val="0"/>
              <w:marTop w:val="0"/>
              <w:marBottom w:val="0"/>
              <w:divBdr>
                <w:top w:val="none" w:sz="0" w:space="0" w:color="auto"/>
                <w:left w:val="none" w:sz="0" w:space="0" w:color="auto"/>
                <w:bottom w:val="none" w:sz="0" w:space="0" w:color="auto"/>
                <w:right w:val="none" w:sz="0" w:space="0" w:color="auto"/>
              </w:divBdr>
            </w:div>
            <w:div w:id="69039250">
              <w:marLeft w:val="480"/>
              <w:marRight w:val="0"/>
              <w:marTop w:val="0"/>
              <w:marBottom w:val="0"/>
              <w:divBdr>
                <w:top w:val="none" w:sz="0" w:space="0" w:color="auto"/>
                <w:left w:val="none" w:sz="0" w:space="0" w:color="auto"/>
                <w:bottom w:val="none" w:sz="0" w:space="0" w:color="auto"/>
                <w:right w:val="none" w:sz="0" w:space="0" w:color="auto"/>
              </w:divBdr>
            </w:div>
            <w:div w:id="69230950">
              <w:marLeft w:val="480"/>
              <w:marRight w:val="0"/>
              <w:marTop w:val="0"/>
              <w:marBottom w:val="0"/>
              <w:divBdr>
                <w:top w:val="none" w:sz="0" w:space="0" w:color="auto"/>
                <w:left w:val="none" w:sz="0" w:space="0" w:color="auto"/>
                <w:bottom w:val="none" w:sz="0" w:space="0" w:color="auto"/>
                <w:right w:val="none" w:sz="0" w:space="0" w:color="auto"/>
              </w:divBdr>
            </w:div>
            <w:div w:id="69232143">
              <w:marLeft w:val="480"/>
              <w:marRight w:val="0"/>
              <w:marTop w:val="0"/>
              <w:marBottom w:val="0"/>
              <w:divBdr>
                <w:top w:val="none" w:sz="0" w:space="0" w:color="auto"/>
                <w:left w:val="none" w:sz="0" w:space="0" w:color="auto"/>
                <w:bottom w:val="none" w:sz="0" w:space="0" w:color="auto"/>
                <w:right w:val="none" w:sz="0" w:space="0" w:color="auto"/>
              </w:divBdr>
            </w:div>
            <w:div w:id="69272203">
              <w:marLeft w:val="480"/>
              <w:marRight w:val="0"/>
              <w:marTop w:val="0"/>
              <w:marBottom w:val="0"/>
              <w:divBdr>
                <w:top w:val="none" w:sz="0" w:space="0" w:color="auto"/>
                <w:left w:val="none" w:sz="0" w:space="0" w:color="auto"/>
                <w:bottom w:val="none" w:sz="0" w:space="0" w:color="auto"/>
                <w:right w:val="none" w:sz="0" w:space="0" w:color="auto"/>
              </w:divBdr>
            </w:div>
            <w:div w:id="69348816">
              <w:marLeft w:val="480"/>
              <w:marRight w:val="0"/>
              <w:marTop w:val="0"/>
              <w:marBottom w:val="0"/>
              <w:divBdr>
                <w:top w:val="none" w:sz="0" w:space="0" w:color="auto"/>
                <w:left w:val="none" w:sz="0" w:space="0" w:color="auto"/>
                <w:bottom w:val="none" w:sz="0" w:space="0" w:color="auto"/>
                <w:right w:val="none" w:sz="0" w:space="0" w:color="auto"/>
              </w:divBdr>
            </w:div>
            <w:div w:id="69355365">
              <w:marLeft w:val="480"/>
              <w:marRight w:val="0"/>
              <w:marTop w:val="0"/>
              <w:marBottom w:val="0"/>
              <w:divBdr>
                <w:top w:val="none" w:sz="0" w:space="0" w:color="auto"/>
                <w:left w:val="none" w:sz="0" w:space="0" w:color="auto"/>
                <w:bottom w:val="none" w:sz="0" w:space="0" w:color="auto"/>
                <w:right w:val="none" w:sz="0" w:space="0" w:color="auto"/>
              </w:divBdr>
            </w:div>
            <w:div w:id="69424497">
              <w:marLeft w:val="480"/>
              <w:marRight w:val="0"/>
              <w:marTop w:val="0"/>
              <w:marBottom w:val="0"/>
              <w:divBdr>
                <w:top w:val="none" w:sz="0" w:space="0" w:color="auto"/>
                <w:left w:val="none" w:sz="0" w:space="0" w:color="auto"/>
                <w:bottom w:val="none" w:sz="0" w:space="0" w:color="auto"/>
                <w:right w:val="none" w:sz="0" w:space="0" w:color="auto"/>
              </w:divBdr>
            </w:div>
            <w:div w:id="69500156">
              <w:marLeft w:val="480"/>
              <w:marRight w:val="0"/>
              <w:marTop w:val="0"/>
              <w:marBottom w:val="0"/>
              <w:divBdr>
                <w:top w:val="none" w:sz="0" w:space="0" w:color="auto"/>
                <w:left w:val="none" w:sz="0" w:space="0" w:color="auto"/>
                <w:bottom w:val="none" w:sz="0" w:space="0" w:color="auto"/>
                <w:right w:val="none" w:sz="0" w:space="0" w:color="auto"/>
              </w:divBdr>
            </w:div>
            <w:div w:id="69541701">
              <w:marLeft w:val="480"/>
              <w:marRight w:val="0"/>
              <w:marTop w:val="0"/>
              <w:marBottom w:val="0"/>
              <w:divBdr>
                <w:top w:val="none" w:sz="0" w:space="0" w:color="auto"/>
                <w:left w:val="none" w:sz="0" w:space="0" w:color="auto"/>
                <w:bottom w:val="none" w:sz="0" w:space="0" w:color="auto"/>
                <w:right w:val="none" w:sz="0" w:space="0" w:color="auto"/>
              </w:divBdr>
            </w:div>
            <w:div w:id="69542706">
              <w:marLeft w:val="480"/>
              <w:marRight w:val="0"/>
              <w:marTop w:val="0"/>
              <w:marBottom w:val="0"/>
              <w:divBdr>
                <w:top w:val="none" w:sz="0" w:space="0" w:color="auto"/>
                <w:left w:val="none" w:sz="0" w:space="0" w:color="auto"/>
                <w:bottom w:val="none" w:sz="0" w:space="0" w:color="auto"/>
                <w:right w:val="none" w:sz="0" w:space="0" w:color="auto"/>
              </w:divBdr>
            </w:div>
            <w:div w:id="69668140">
              <w:marLeft w:val="480"/>
              <w:marRight w:val="0"/>
              <w:marTop w:val="0"/>
              <w:marBottom w:val="0"/>
              <w:divBdr>
                <w:top w:val="none" w:sz="0" w:space="0" w:color="auto"/>
                <w:left w:val="none" w:sz="0" w:space="0" w:color="auto"/>
                <w:bottom w:val="none" w:sz="0" w:space="0" w:color="auto"/>
                <w:right w:val="none" w:sz="0" w:space="0" w:color="auto"/>
              </w:divBdr>
            </w:div>
            <w:div w:id="69735188">
              <w:marLeft w:val="480"/>
              <w:marRight w:val="0"/>
              <w:marTop w:val="0"/>
              <w:marBottom w:val="0"/>
              <w:divBdr>
                <w:top w:val="none" w:sz="0" w:space="0" w:color="auto"/>
                <w:left w:val="none" w:sz="0" w:space="0" w:color="auto"/>
                <w:bottom w:val="none" w:sz="0" w:space="0" w:color="auto"/>
                <w:right w:val="none" w:sz="0" w:space="0" w:color="auto"/>
              </w:divBdr>
            </w:div>
            <w:div w:id="69738557">
              <w:marLeft w:val="480"/>
              <w:marRight w:val="0"/>
              <w:marTop w:val="0"/>
              <w:marBottom w:val="0"/>
              <w:divBdr>
                <w:top w:val="none" w:sz="0" w:space="0" w:color="auto"/>
                <w:left w:val="none" w:sz="0" w:space="0" w:color="auto"/>
                <w:bottom w:val="none" w:sz="0" w:space="0" w:color="auto"/>
                <w:right w:val="none" w:sz="0" w:space="0" w:color="auto"/>
              </w:divBdr>
            </w:div>
            <w:div w:id="69741160">
              <w:marLeft w:val="480"/>
              <w:marRight w:val="0"/>
              <w:marTop w:val="0"/>
              <w:marBottom w:val="0"/>
              <w:divBdr>
                <w:top w:val="none" w:sz="0" w:space="0" w:color="auto"/>
                <w:left w:val="none" w:sz="0" w:space="0" w:color="auto"/>
                <w:bottom w:val="none" w:sz="0" w:space="0" w:color="auto"/>
                <w:right w:val="none" w:sz="0" w:space="0" w:color="auto"/>
              </w:divBdr>
            </w:div>
            <w:div w:id="69813327">
              <w:marLeft w:val="480"/>
              <w:marRight w:val="0"/>
              <w:marTop w:val="0"/>
              <w:marBottom w:val="0"/>
              <w:divBdr>
                <w:top w:val="none" w:sz="0" w:space="0" w:color="auto"/>
                <w:left w:val="none" w:sz="0" w:space="0" w:color="auto"/>
                <w:bottom w:val="none" w:sz="0" w:space="0" w:color="auto"/>
                <w:right w:val="none" w:sz="0" w:space="0" w:color="auto"/>
              </w:divBdr>
            </w:div>
            <w:div w:id="70008440">
              <w:marLeft w:val="480"/>
              <w:marRight w:val="0"/>
              <w:marTop w:val="0"/>
              <w:marBottom w:val="0"/>
              <w:divBdr>
                <w:top w:val="none" w:sz="0" w:space="0" w:color="auto"/>
                <w:left w:val="none" w:sz="0" w:space="0" w:color="auto"/>
                <w:bottom w:val="none" w:sz="0" w:space="0" w:color="auto"/>
                <w:right w:val="none" w:sz="0" w:space="0" w:color="auto"/>
              </w:divBdr>
            </w:div>
            <w:div w:id="70086505">
              <w:marLeft w:val="480"/>
              <w:marRight w:val="0"/>
              <w:marTop w:val="0"/>
              <w:marBottom w:val="0"/>
              <w:divBdr>
                <w:top w:val="none" w:sz="0" w:space="0" w:color="auto"/>
                <w:left w:val="none" w:sz="0" w:space="0" w:color="auto"/>
                <w:bottom w:val="none" w:sz="0" w:space="0" w:color="auto"/>
                <w:right w:val="none" w:sz="0" w:space="0" w:color="auto"/>
              </w:divBdr>
            </w:div>
            <w:div w:id="70203937">
              <w:marLeft w:val="480"/>
              <w:marRight w:val="0"/>
              <w:marTop w:val="0"/>
              <w:marBottom w:val="0"/>
              <w:divBdr>
                <w:top w:val="none" w:sz="0" w:space="0" w:color="auto"/>
                <w:left w:val="none" w:sz="0" w:space="0" w:color="auto"/>
                <w:bottom w:val="none" w:sz="0" w:space="0" w:color="auto"/>
                <w:right w:val="none" w:sz="0" w:space="0" w:color="auto"/>
              </w:divBdr>
            </w:div>
            <w:div w:id="70321956">
              <w:marLeft w:val="480"/>
              <w:marRight w:val="0"/>
              <w:marTop w:val="0"/>
              <w:marBottom w:val="0"/>
              <w:divBdr>
                <w:top w:val="none" w:sz="0" w:space="0" w:color="auto"/>
                <w:left w:val="none" w:sz="0" w:space="0" w:color="auto"/>
                <w:bottom w:val="none" w:sz="0" w:space="0" w:color="auto"/>
                <w:right w:val="none" w:sz="0" w:space="0" w:color="auto"/>
              </w:divBdr>
            </w:div>
            <w:div w:id="70399051">
              <w:marLeft w:val="480"/>
              <w:marRight w:val="0"/>
              <w:marTop w:val="0"/>
              <w:marBottom w:val="0"/>
              <w:divBdr>
                <w:top w:val="none" w:sz="0" w:space="0" w:color="auto"/>
                <w:left w:val="none" w:sz="0" w:space="0" w:color="auto"/>
                <w:bottom w:val="none" w:sz="0" w:space="0" w:color="auto"/>
                <w:right w:val="none" w:sz="0" w:space="0" w:color="auto"/>
              </w:divBdr>
            </w:div>
            <w:div w:id="70468341">
              <w:marLeft w:val="480"/>
              <w:marRight w:val="0"/>
              <w:marTop w:val="0"/>
              <w:marBottom w:val="0"/>
              <w:divBdr>
                <w:top w:val="none" w:sz="0" w:space="0" w:color="auto"/>
                <w:left w:val="none" w:sz="0" w:space="0" w:color="auto"/>
                <w:bottom w:val="none" w:sz="0" w:space="0" w:color="auto"/>
                <w:right w:val="none" w:sz="0" w:space="0" w:color="auto"/>
              </w:divBdr>
            </w:div>
            <w:div w:id="70542969">
              <w:marLeft w:val="480"/>
              <w:marRight w:val="0"/>
              <w:marTop w:val="0"/>
              <w:marBottom w:val="0"/>
              <w:divBdr>
                <w:top w:val="none" w:sz="0" w:space="0" w:color="auto"/>
                <w:left w:val="none" w:sz="0" w:space="0" w:color="auto"/>
                <w:bottom w:val="none" w:sz="0" w:space="0" w:color="auto"/>
                <w:right w:val="none" w:sz="0" w:space="0" w:color="auto"/>
              </w:divBdr>
            </w:div>
            <w:div w:id="70547147">
              <w:marLeft w:val="480"/>
              <w:marRight w:val="0"/>
              <w:marTop w:val="0"/>
              <w:marBottom w:val="0"/>
              <w:divBdr>
                <w:top w:val="none" w:sz="0" w:space="0" w:color="auto"/>
                <w:left w:val="none" w:sz="0" w:space="0" w:color="auto"/>
                <w:bottom w:val="none" w:sz="0" w:space="0" w:color="auto"/>
                <w:right w:val="none" w:sz="0" w:space="0" w:color="auto"/>
              </w:divBdr>
            </w:div>
            <w:div w:id="70586734">
              <w:marLeft w:val="480"/>
              <w:marRight w:val="0"/>
              <w:marTop w:val="0"/>
              <w:marBottom w:val="0"/>
              <w:divBdr>
                <w:top w:val="none" w:sz="0" w:space="0" w:color="auto"/>
                <w:left w:val="none" w:sz="0" w:space="0" w:color="auto"/>
                <w:bottom w:val="none" w:sz="0" w:space="0" w:color="auto"/>
                <w:right w:val="none" w:sz="0" w:space="0" w:color="auto"/>
              </w:divBdr>
            </w:div>
            <w:div w:id="70590327">
              <w:marLeft w:val="480"/>
              <w:marRight w:val="0"/>
              <w:marTop w:val="0"/>
              <w:marBottom w:val="0"/>
              <w:divBdr>
                <w:top w:val="none" w:sz="0" w:space="0" w:color="auto"/>
                <w:left w:val="none" w:sz="0" w:space="0" w:color="auto"/>
                <w:bottom w:val="none" w:sz="0" w:space="0" w:color="auto"/>
                <w:right w:val="none" w:sz="0" w:space="0" w:color="auto"/>
              </w:divBdr>
            </w:div>
            <w:div w:id="70666030">
              <w:marLeft w:val="480"/>
              <w:marRight w:val="0"/>
              <w:marTop w:val="0"/>
              <w:marBottom w:val="0"/>
              <w:divBdr>
                <w:top w:val="none" w:sz="0" w:space="0" w:color="auto"/>
                <w:left w:val="none" w:sz="0" w:space="0" w:color="auto"/>
                <w:bottom w:val="none" w:sz="0" w:space="0" w:color="auto"/>
                <w:right w:val="none" w:sz="0" w:space="0" w:color="auto"/>
              </w:divBdr>
            </w:div>
            <w:div w:id="70739032">
              <w:marLeft w:val="480"/>
              <w:marRight w:val="0"/>
              <w:marTop w:val="0"/>
              <w:marBottom w:val="0"/>
              <w:divBdr>
                <w:top w:val="none" w:sz="0" w:space="0" w:color="auto"/>
                <w:left w:val="none" w:sz="0" w:space="0" w:color="auto"/>
                <w:bottom w:val="none" w:sz="0" w:space="0" w:color="auto"/>
                <w:right w:val="none" w:sz="0" w:space="0" w:color="auto"/>
              </w:divBdr>
            </w:div>
            <w:div w:id="70853451">
              <w:marLeft w:val="480"/>
              <w:marRight w:val="0"/>
              <w:marTop w:val="0"/>
              <w:marBottom w:val="0"/>
              <w:divBdr>
                <w:top w:val="none" w:sz="0" w:space="0" w:color="auto"/>
                <w:left w:val="none" w:sz="0" w:space="0" w:color="auto"/>
                <w:bottom w:val="none" w:sz="0" w:space="0" w:color="auto"/>
                <w:right w:val="none" w:sz="0" w:space="0" w:color="auto"/>
              </w:divBdr>
            </w:div>
            <w:div w:id="70859558">
              <w:marLeft w:val="480"/>
              <w:marRight w:val="0"/>
              <w:marTop w:val="0"/>
              <w:marBottom w:val="0"/>
              <w:divBdr>
                <w:top w:val="none" w:sz="0" w:space="0" w:color="auto"/>
                <w:left w:val="none" w:sz="0" w:space="0" w:color="auto"/>
                <w:bottom w:val="none" w:sz="0" w:space="0" w:color="auto"/>
                <w:right w:val="none" w:sz="0" w:space="0" w:color="auto"/>
              </w:divBdr>
            </w:div>
            <w:div w:id="70931614">
              <w:marLeft w:val="480"/>
              <w:marRight w:val="0"/>
              <w:marTop w:val="0"/>
              <w:marBottom w:val="0"/>
              <w:divBdr>
                <w:top w:val="none" w:sz="0" w:space="0" w:color="auto"/>
                <w:left w:val="none" w:sz="0" w:space="0" w:color="auto"/>
                <w:bottom w:val="none" w:sz="0" w:space="0" w:color="auto"/>
                <w:right w:val="none" w:sz="0" w:space="0" w:color="auto"/>
              </w:divBdr>
            </w:div>
            <w:div w:id="70932101">
              <w:marLeft w:val="480"/>
              <w:marRight w:val="0"/>
              <w:marTop w:val="0"/>
              <w:marBottom w:val="0"/>
              <w:divBdr>
                <w:top w:val="none" w:sz="0" w:space="0" w:color="auto"/>
                <w:left w:val="none" w:sz="0" w:space="0" w:color="auto"/>
                <w:bottom w:val="none" w:sz="0" w:space="0" w:color="auto"/>
                <w:right w:val="none" w:sz="0" w:space="0" w:color="auto"/>
              </w:divBdr>
            </w:div>
            <w:div w:id="71048827">
              <w:marLeft w:val="480"/>
              <w:marRight w:val="0"/>
              <w:marTop w:val="0"/>
              <w:marBottom w:val="0"/>
              <w:divBdr>
                <w:top w:val="none" w:sz="0" w:space="0" w:color="auto"/>
                <w:left w:val="none" w:sz="0" w:space="0" w:color="auto"/>
                <w:bottom w:val="none" w:sz="0" w:space="0" w:color="auto"/>
                <w:right w:val="none" w:sz="0" w:space="0" w:color="auto"/>
              </w:divBdr>
            </w:div>
            <w:div w:id="71122964">
              <w:marLeft w:val="480"/>
              <w:marRight w:val="0"/>
              <w:marTop w:val="0"/>
              <w:marBottom w:val="0"/>
              <w:divBdr>
                <w:top w:val="none" w:sz="0" w:space="0" w:color="auto"/>
                <w:left w:val="none" w:sz="0" w:space="0" w:color="auto"/>
                <w:bottom w:val="none" w:sz="0" w:space="0" w:color="auto"/>
                <w:right w:val="none" w:sz="0" w:space="0" w:color="auto"/>
              </w:divBdr>
            </w:div>
            <w:div w:id="71126612">
              <w:marLeft w:val="480"/>
              <w:marRight w:val="0"/>
              <w:marTop w:val="0"/>
              <w:marBottom w:val="0"/>
              <w:divBdr>
                <w:top w:val="none" w:sz="0" w:space="0" w:color="auto"/>
                <w:left w:val="none" w:sz="0" w:space="0" w:color="auto"/>
                <w:bottom w:val="none" w:sz="0" w:space="0" w:color="auto"/>
                <w:right w:val="none" w:sz="0" w:space="0" w:color="auto"/>
              </w:divBdr>
            </w:div>
            <w:div w:id="71313801">
              <w:marLeft w:val="480"/>
              <w:marRight w:val="0"/>
              <w:marTop w:val="0"/>
              <w:marBottom w:val="0"/>
              <w:divBdr>
                <w:top w:val="none" w:sz="0" w:space="0" w:color="auto"/>
                <w:left w:val="none" w:sz="0" w:space="0" w:color="auto"/>
                <w:bottom w:val="none" w:sz="0" w:space="0" w:color="auto"/>
                <w:right w:val="none" w:sz="0" w:space="0" w:color="auto"/>
              </w:divBdr>
            </w:div>
            <w:div w:id="71389410">
              <w:marLeft w:val="480"/>
              <w:marRight w:val="0"/>
              <w:marTop w:val="0"/>
              <w:marBottom w:val="0"/>
              <w:divBdr>
                <w:top w:val="none" w:sz="0" w:space="0" w:color="auto"/>
                <w:left w:val="none" w:sz="0" w:space="0" w:color="auto"/>
                <w:bottom w:val="none" w:sz="0" w:space="0" w:color="auto"/>
                <w:right w:val="none" w:sz="0" w:space="0" w:color="auto"/>
              </w:divBdr>
            </w:div>
            <w:div w:id="71509615">
              <w:marLeft w:val="480"/>
              <w:marRight w:val="0"/>
              <w:marTop w:val="0"/>
              <w:marBottom w:val="0"/>
              <w:divBdr>
                <w:top w:val="none" w:sz="0" w:space="0" w:color="auto"/>
                <w:left w:val="none" w:sz="0" w:space="0" w:color="auto"/>
                <w:bottom w:val="none" w:sz="0" w:space="0" w:color="auto"/>
                <w:right w:val="none" w:sz="0" w:space="0" w:color="auto"/>
              </w:divBdr>
            </w:div>
            <w:div w:id="71590616">
              <w:marLeft w:val="480"/>
              <w:marRight w:val="0"/>
              <w:marTop w:val="0"/>
              <w:marBottom w:val="0"/>
              <w:divBdr>
                <w:top w:val="none" w:sz="0" w:space="0" w:color="auto"/>
                <w:left w:val="none" w:sz="0" w:space="0" w:color="auto"/>
                <w:bottom w:val="none" w:sz="0" w:space="0" w:color="auto"/>
                <w:right w:val="none" w:sz="0" w:space="0" w:color="auto"/>
              </w:divBdr>
            </w:div>
            <w:div w:id="71633221">
              <w:marLeft w:val="480"/>
              <w:marRight w:val="0"/>
              <w:marTop w:val="0"/>
              <w:marBottom w:val="0"/>
              <w:divBdr>
                <w:top w:val="none" w:sz="0" w:space="0" w:color="auto"/>
                <w:left w:val="none" w:sz="0" w:space="0" w:color="auto"/>
                <w:bottom w:val="none" w:sz="0" w:space="0" w:color="auto"/>
                <w:right w:val="none" w:sz="0" w:space="0" w:color="auto"/>
              </w:divBdr>
            </w:div>
            <w:div w:id="71709256">
              <w:marLeft w:val="480"/>
              <w:marRight w:val="0"/>
              <w:marTop w:val="0"/>
              <w:marBottom w:val="0"/>
              <w:divBdr>
                <w:top w:val="none" w:sz="0" w:space="0" w:color="auto"/>
                <w:left w:val="none" w:sz="0" w:space="0" w:color="auto"/>
                <w:bottom w:val="none" w:sz="0" w:space="0" w:color="auto"/>
                <w:right w:val="none" w:sz="0" w:space="0" w:color="auto"/>
              </w:divBdr>
            </w:div>
            <w:div w:id="71777087">
              <w:marLeft w:val="480"/>
              <w:marRight w:val="0"/>
              <w:marTop w:val="0"/>
              <w:marBottom w:val="0"/>
              <w:divBdr>
                <w:top w:val="none" w:sz="0" w:space="0" w:color="auto"/>
                <w:left w:val="none" w:sz="0" w:space="0" w:color="auto"/>
                <w:bottom w:val="none" w:sz="0" w:space="0" w:color="auto"/>
                <w:right w:val="none" w:sz="0" w:space="0" w:color="auto"/>
              </w:divBdr>
            </w:div>
            <w:div w:id="71893451">
              <w:marLeft w:val="480"/>
              <w:marRight w:val="0"/>
              <w:marTop w:val="0"/>
              <w:marBottom w:val="0"/>
              <w:divBdr>
                <w:top w:val="none" w:sz="0" w:space="0" w:color="auto"/>
                <w:left w:val="none" w:sz="0" w:space="0" w:color="auto"/>
                <w:bottom w:val="none" w:sz="0" w:space="0" w:color="auto"/>
                <w:right w:val="none" w:sz="0" w:space="0" w:color="auto"/>
              </w:divBdr>
            </w:div>
            <w:div w:id="71974229">
              <w:marLeft w:val="480"/>
              <w:marRight w:val="0"/>
              <w:marTop w:val="0"/>
              <w:marBottom w:val="0"/>
              <w:divBdr>
                <w:top w:val="none" w:sz="0" w:space="0" w:color="auto"/>
                <w:left w:val="none" w:sz="0" w:space="0" w:color="auto"/>
                <w:bottom w:val="none" w:sz="0" w:space="0" w:color="auto"/>
                <w:right w:val="none" w:sz="0" w:space="0" w:color="auto"/>
              </w:divBdr>
            </w:div>
            <w:div w:id="72094127">
              <w:marLeft w:val="480"/>
              <w:marRight w:val="0"/>
              <w:marTop w:val="0"/>
              <w:marBottom w:val="0"/>
              <w:divBdr>
                <w:top w:val="none" w:sz="0" w:space="0" w:color="auto"/>
                <w:left w:val="none" w:sz="0" w:space="0" w:color="auto"/>
                <w:bottom w:val="none" w:sz="0" w:space="0" w:color="auto"/>
                <w:right w:val="none" w:sz="0" w:space="0" w:color="auto"/>
              </w:divBdr>
            </w:div>
            <w:div w:id="72313133">
              <w:marLeft w:val="480"/>
              <w:marRight w:val="0"/>
              <w:marTop w:val="0"/>
              <w:marBottom w:val="0"/>
              <w:divBdr>
                <w:top w:val="none" w:sz="0" w:space="0" w:color="auto"/>
                <w:left w:val="none" w:sz="0" w:space="0" w:color="auto"/>
                <w:bottom w:val="none" w:sz="0" w:space="0" w:color="auto"/>
                <w:right w:val="none" w:sz="0" w:space="0" w:color="auto"/>
              </w:divBdr>
            </w:div>
            <w:div w:id="72508321">
              <w:marLeft w:val="480"/>
              <w:marRight w:val="0"/>
              <w:marTop w:val="0"/>
              <w:marBottom w:val="0"/>
              <w:divBdr>
                <w:top w:val="none" w:sz="0" w:space="0" w:color="auto"/>
                <w:left w:val="none" w:sz="0" w:space="0" w:color="auto"/>
                <w:bottom w:val="none" w:sz="0" w:space="0" w:color="auto"/>
                <w:right w:val="none" w:sz="0" w:space="0" w:color="auto"/>
              </w:divBdr>
            </w:div>
            <w:div w:id="72553013">
              <w:marLeft w:val="480"/>
              <w:marRight w:val="0"/>
              <w:marTop w:val="0"/>
              <w:marBottom w:val="0"/>
              <w:divBdr>
                <w:top w:val="none" w:sz="0" w:space="0" w:color="auto"/>
                <w:left w:val="none" w:sz="0" w:space="0" w:color="auto"/>
                <w:bottom w:val="none" w:sz="0" w:space="0" w:color="auto"/>
                <w:right w:val="none" w:sz="0" w:space="0" w:color="auto"/>
              </w:divBdr>
            </w:div>
            <w:div w:id="72708004">
              <w:marLeft w:val="480"/>
              <w:marRight w:val="0"/>
              <w:marTop w:val="0"/>
              <w:marBottom w:val="0"/>
              <w:divBdr>
                <w:top w:val="none" w:sz="0" w:space="0" w:color="auto"/>
                <w:left w:val="none" w:sz="0" w:space="0" w:color="auto"/>
                <w:bottom w:val="none" w:sz="0" w:space="0" w:color="auto"/>
                <w:right w:val="none" w:sz="0" w:space="0" w:color="auto"/>
              </w:divBdr>
            </w:div>
            <w:div w:id="72748081">
              <w:marLeft w:val="480"/>
              <w:marRight w:val="0"/>
              <w:marTop w:val="0"/>
              <w:marBottom w:val="0"/>
              <w:divBdr>
                <w:top w:val="none" w:sz="0" w:space="0" w:color="auto"/>
                <w:left w:val="none" w:sz="0" w:space="0" w:color="auto"/>
                <w:bottom w:val="none" w:sz="0" w:space="0" w:color="auto"/>
                <w:right w:val="none" w:sz="0" w:space="0" w:color="auto"/>
              </w:divBdr>
            </w:div>
            <w:div w:id="72775052">
              <w:marLeft w:val="480"/>
              <w:marRight w:val="0"/>
              <w:marTop w:val="0"/>
              <w:marBottom w:val="0"/>
              <w:divBdr>
                <w:top w:val="none" w:sz="0" w:space="0" w:color="auto"/>
                <w:left w:val="none" w:sz="0" w:space="0" w:color="auto"/>
                <w:bottom w:val="none" w:sz="0" w:space="0" w:color="auto"/>
                <w:right w:val="none" w:sz="0" w:space="0" w:color="auto"/>
              </w:divBdr>
            </w:div>
            <w:div w:id="72893908">
              <w:marLeft w:val="480"/>
              <w:marRight w:val="0"/>
              <w:marTop w:val="0"/>
              <w:marBottom w:val="0"/>
              <w:divBdr>
                <w:top w:val="none" w:sz="0" w:space="0" w:color="auto"/>
                <w:left w:val="none" w:sz="0" w:space="0" w:color="auto"/>
                <w:bottom w:val="none" w:sz="0" w:space="0" w:color="auto"/>
                <w:right w:val="none" w:sz="0" w:space="0" w:color="auto"/>
              </w:divBdr>
            </w:div>
            <w:div w:id="72898687">
              <w:marLeft w:val="480"/>
              <w:marRight w:val="0"/>
              <w:marTop w:val="0"/>
              <w:marBottom w:val="0"/>
              <w:divBdr>
                <w:top w:val="none" w:sz="0" w:space="0" w:color="auto"/>
                <w:left w:val="none" w:sz="0" w:space="0" w:color="auto"/>
                <w:bottom w:val="none" w:sz="0" w:space="0" w:color="auto"/>
                <w:right w:val="none" w:sz="0" w:space="0" w:color="auto"/>
              </w:divBdr>
            </w:div>
            <w:div w:id="72968041">
              <w:marLeft w:val="480"/>
              <w:marRight w:val="0"/>
              <w:marTop w:val="0"/>
              <w:marBottom w:val="0"/>
              <w:divBdr>
                <w:top w:val="none" w:sz="0" w:space="0" w:color="auto"/>
                <w:left w:val="none" w:sz="0" w:space="0" w:color="auto"/>
                <w:bottom w:val="none" w:sz="0" w:space="0" w:color="auto"/>
                <w:right w:val="none" w:sz="0" w:space="0" w:color="auto"/>
              </w:divBdr>
            </w:div>
            <w:div w:id="73207541">
              <w:marLeft w:val="480"/>
              <w:marRight w:val="0"/>
              <w:marTop w:val="0"/>
              <w:marBottom w:val="0"/>
              <w:divBdr>
                <w:top w:val="none" w:sz="0" w:space="0" w:color="auto"/>
                <w:left w:val="none" w:sz="0" w:space="0" w:color="auto"/>
                <w:bottom w:val="none" w:sz="0" w:space="0" w:color="auto"/>
                <w:right w:val="none" w:sz="0" w:space="0" w:color="auto"/>
              </w:divBdr>
            </w:div>
            <w:div w:id="73210724">
              <w:marLeft w:val="480"/>
              <w:marRight w:val="0"/>
              <w:marTop w:val="0"/>
              <w:marBottom w:val="0"/>
              <w:divBdr>
                <w:top w:val="none" w:sz="0" w:space="0" w:color="auto"/>
                <w:left w:val="none" w:sz="0" w:space="0" w:color="auto"/>
                <w:bottom w:val="none" w:sz="0" w:space="0" w:color="auto"/>
                <w:right w:val="none" w:sz="0" w:space="0" w:color="auto"/>
              </w:divBdr>
            </w:div>
            <w:div w:id="73281811">
              <w:marLeft w:val="480"/>
              <w:marRight w:val="0"/>
              <w:marTop w:val="0"/>
              <w:marBottom w:val="0"/>
              <w:divBdr>
                <w:top w:val="none" w:sz="0" w:space="0" w:color="auto"/>
                <w:left w:val="none" w:sz="0" w:space="0" w:color="auto"/>
                <w:bottom w:val="none" w:sz="0" w:space="0" w:color="auto"/>
                <w:right w:val="none" w:sz="0" w:space="0" w:color="auto"/>
              </w:divBdr>
            </w:div>
            <w:div w:id="73430012">
              <w:marLeft w:val="480"/>
              <w:marRight w:val="0"/>
              <w:marTop w:val="0"/>
              <w:marBottom w:val="0"/>
              <w:divBdr>
                <w:top w:val="none" w:sz="0" w:space="0" w:color="auto"/>
                <w:left w:val="none" w:sz="0" w:space="0" w:color="auto"/>
                <w:bottom w:val="none" w:sz="0" w:space="0" w:color="auto"/>
                <w:right w:val="none" w:sz="0" w:space="0" w:color="auto"/>
              </w:divBdr>
            </w:div>
            <w:div w:id="73432745">
              <w:marLeft w:val="480"/>
              <w:marRight w:val="0"/>
              <w:marTop w:val="0"/>
              <w:marBottom w:val="0"/>
              <w:divBdr>
                <w:top w:val="none" w:sz="0" w:space="0" w:color="auto"/>
                <w:left w:val="none" w:sz="0" w:space="0" w:color="auto"/>
                <w:bottom w:val="none" w:sz="0" w:space="0" w:color="auto"/>
                <w:right w:val="none" w:sz="0" w:space="0" w:color="auto"/>
              </w:divBdr>
            </w:div>
            <w:div w:id="73477981">
              <w:marLeft w:val="480"/>
              <w:marRight w:val="0"/>
              <w:marTop w:val="0"/>
              <w:marBottom w:val="0"/>
              <w:divBdr>
                <w:top w:val="none" w:sz="0" w:space="0" w:color="auto"/>
                <w:left w:val="none" w:sz="0" w:space="0" w:color="auto"/>
                <w:bottom w:val="none" w:sz="0" w:space="0" w:color="auto"/>
                <w:right w:val="none" w:sz="0" w:space="0" w:color="auto"/>
              </w:divBdr>
            </w:div>
            <w:div w:id="73479277">
              <w:marLeft w:val="480"/>
              <w:marRight w:val="0"/>
              <w:marTop w:val="0"/>
              <w:marBottom w:val="0"/>
              <w:divBdr>
                <w:top w:val="none" w:sz="0" w:space="0" w:color="auto"/>
                <w:left w:val="none" w:sz="0" w:space="0" w:color="auto"/>
                <w:bottom w:val="none" w:sz="0" w:space="0" w:color="auto"/>
                <w:right w:val="none" w:sz="0" w:space="0" w:color="auto"/>
              </w:divBdr>
            </w:div>
            <w:div w:id="73598013">
              <w:marLeft w:val="480"/>
              <w:marRight w:val="0"/>
              <w:marTop w:val="0"/>
              <w:marBottom w:val="0"/>
              <w:divBdr>
                <w:top w:val="none" w:sz="0" w:space="0" w:color="auto"/>
                <w:left w:val="none" w:sz="0" w:space="0" w:color="auto"/>
                <w:bottom w:val="none" w:sz="0" w:space="0" w:color="auto"/>
                <w:right w:val="none" w:sz="0" w:space="0" w:color="auto"/>
              </w:divBdr>
            </w:div>
            <w:div w:id="73674644">
              <w:marLeft w:val="480"/>
              <w:marRight w:val="0"/>
              <w:marTop w:val="0"/>
              <w:marBottom w:val="0"/>
              <w:divBdr>
                <w:top w:val="none" w:sz="0" w:space="0" w:color="auto"/>
                <w:left w:val="none" w:sz="0" w:space="0" w:color="auto"/>
                <w:bottom w:val="none" w:sz="0" w:space="0" w:color="auto"/>
                <w:right w:val="none" w:sz="0" w:space="0" w:color="auto"/>
              </w:divBdr>
            </w:div>
            <w:div w:id="73747014">
              <w:marLeft w:val="480"/>
              <w:marRight w:val="0"/>
              <w:marTop w:val="0"/>
              <w:marBottom w:val="0"/>
              <w:divBdr>
                <w:top w:val="none" w:sz="0" w:space="0" w:color="auto"/>
                <w:left w:val="none" w:sz="0" w:space="0" w:color="auto"/>
                <w:bottom w:val="none" w:sz="0" w:space="0" w:color="auto"/>
                <w:right w:val="none" w:sz="0" w:space="0" w:color="auto"/>
              </w:divBdr>
            </w:div>
            <w:div w:id="73816511">
              <w:marLeft w:val="480"/>
              <w:marRight w:val="0"/>
              <w:marTop w:val="0"/>
              <w:marBottom w:val="0"/>
              <w:divBdr>
                <w:top w:val="none" w:sz="0" w:space="0" w:color="auto"/>
                <w:left w:val="none" w:sz="0" w:space="0" w:color="auto"/>
                <w:bottom w:val="none" w:sz="0" w:space="0" w:color="auto"/>
                <w:right w:val="none" w:sz="0" w:space="0" w:color="auto"/>
              </w:divBdr>
            </w:div>
            <w:div w:id="73823032">
              <w:marLeft w:val="480"/>
              <w:marRight w:val="0"/>
              <w:marTop w:val="0"/>
              <w:marBottom w:val="0"/>
              <w:divBdr>
                <w:top w:val="none" w:sz="0" w:space="0" w:color="auto"/>
                <w:left w:val="none" w:sz="0" w:space="0" w:color="auto"/>
                <w:bottom w:val="none" w:sz="0" w:space="0" w:color="auto"/>
                <w:right w:val="none" w:sz="0" w:space="0" w:color="auto"/>
              </w:divBdr>
            </w:div>
            <w:div w:id="73824399">
              <w:marLeft w:val="480"/>
              <w:marRight w:val="0"/>
              <w:marTop w:val="0"/>
              <w:marBottom w:val="0"/>
              <w:divBdr>
                <w:top w:val="none" w:sz="0" w:space="0" w:color="auto"/>
                <w:left w:val="none" w:sz="0" w:space="0" w:color="auto"/>
                <w:bottom w:val="none" w:sz="0" w:space="0" w:color="auto"/>
                <w:right w:val="none" w:sz="0" w:space="0" w:color="auto"/>
              </w:divBdr>
            </w:div>
            <w:div w:id="73863667">
              <w:marLeft w:val="480"/>
              <w:marRight w:val="0"/>
              <w:marTop w:val="0"/>
              <w:marBottom w:val="0"/>
              <w:divBdr>
                <w:top w:val="none" w:sz="0" w:space="0" w:color="auto"/>
                <w:left w:val="none" w:sz="0" w:space="0" w:color="auto"/>
                <w:bottom w:val="none" w:sz="0" w:space="0" w:color="auto"/>
                <w:right w:val="none" w:sz="0" w:space="0" w:color="auto"/>
              </w:divBdr>
            </w:div>
            <w:div w:id="74014796">
              <w:marLeft w:val="480"/>
              <w:marRight w:val="0"/>
              <w:marTop w:val="0"/>
              <w:marBottom w:val="0"/>
              <w:divBdr>
                <w:top w:val="none" w:sz="0" w:space="0" w:color="auto"/>
                <w:left w:val="none" w:sz="0" w:space="0" w:color="auto"/>
                <w:bottom w:val="none" w:sz="0" w:space="0" w:color="auto"/>
                <w:right w:val="none" w:sz="0" w:space="0" w:color="auto"/>
              </w:divBdr>
            </w:div>
            <w:div w:id="74015138">
              <w:marLeft w:val="480"/>
              <w:marRight w:val="0"/>
              <w:marTop w:val="0"/>
              <w:marBottom w:val="0"/>
              <w:divBdr>
                <w:top w:val="none" w:sz="0" w:space="0" w:color="auto"/>
                <w:left w:val="none" w:sz="0" w:space="0" w:color="auto"/>
                <w:bottom w:val="none" w:sz="0" w:space="0" w:color="auto"/>
                <w:right w:val="none" w:sz="0" w:space="0" w:color="auto"/>
              </w:divBdr>
            </w:div>
            <w:div w:id="74017407">
              <w:marLeft w:val="480"/>
              <w:marRight w:val="0"/>
              <w:marTop w:val="0"/>
              <w:marBottom w:val="0"/>
              <w:divBdr>
                <w:top w:val="none" w:sz="0" w:space="0" w:color="auto"/>
                <w:left w:val="none" w:sz="0" w:space="0" w:color="auto"/>
                <w:bottom w:val="none" w:sz="0" w:space="0" w:color="auto"/>
                <w:right w:val="none" w:sz="0" w:space="0" w:color="auto"/>
              </w:divBdr>
            </w:div>
            <w:div w:id="74134960">
              <w:marLeft w:val="480"/>
              <w:marRight w:val="0"/>
              <w:marTop w:val="0"/>
              <w:marBottom w:val="0"/>
              <w:divBdr>
                <w:top w:val="none" w:sz="0" w:space="0" w:color="auto"/>
                <w:left w:val="none" w:sz="0" w:space="0" w:color="auto"/>
                <w:bottom w:val="none" w:sz="0" w:space="0" w:color="auto"/>
                <w:right w:val="none" w:sz="0" w:space="0" w:color="auto"/>
              </w:divBdr>
            </w:div>
            <w:div w:id="74209845">
              <w:marLeft w:val="480"/>
              <w:marRight w:val="0"/>
              <w:marTop w:val="0"/>
              <w:marBottom w:val="0"/>
              <w:divBdr>
                <w:top w:val="none" w:sz="0" w:space="0" w:color="auto"/>
                <w:left w:val="none" w:sz="0" w:space="0" w:color="auto"/>
                <w:bottom w:val="none" w:sz="0" w:space="0" w:color="auto"/>
                <w:right w:val="none" w:sz="0" w:space="0" w:color="auto"/>
              </w:divBdr>
            </w:div>
            <w:div w:id="74281058">
              <w:marLeft w:val="480"/>
              <w:marRight w:val="0"/>
              <w:marTop w:val="0"/>
              <w:marBottom w:val="0"/>
              <w:divBdr>
                <w:top w:val="none" w:sz="0" w:space="0" w:color="auto"/>
                <w:left w:val="none" w:sz="0" w:space="0" w:color="auto"/>
                <w:bottom w:val="none" w:sz="0" w:space="0" w:color="auto"/>
                <w:right w:val="none" w:sz="0" w:space="0" w:color="auto"/>
              </w:divBdr>
            </w:div>
            <w:div w:id="74281322">
              <w:marLeft w:val="480"/>
              <w:marRight w:val="0"/>
              <w:marTop w:val="0"/>
              <w:marBottom w:val="0"/>
              <w:divBdr>
                <w:top w:val="none" w:sz="0" w:space="0" w:color="auto"/>
                <w:left w:val="none" w:sz="0" w:space="0" w:color="auto"/>
                <w:bottom w:val="none" w:sz="0" w:space="0" w:color="auto"/>
                <w:right w:val="none" w:sz="0" w:space="0" w:color="auto"/>
              </w:divBdr>
            </w:div>
            <w:div w:id="74477401">
              <w:marLeft w:val="480"/>
              <w:marRight w:val="0"/>
              <w:marTop w:val="0"/>
              <w:marBottom w:val="0"/>
              <w:divBdr>
                <w:top w:val="none" w:sz="0" w:space="0" w:color="auto"/>
                <w:left w:val="none" w:sz="0" w:space="0" w:color="auto"/>
                <w:bottom w:val="none" w:sz="0" w:space="0" w:color="auto"/>
                <w:right w:val="none" w:sz="0" w:space="0" w:color="auto"/>
              </w:divBdr>
            </w:div>
            <w:div w:id="74516734">
              <w:marLeft w:val="480"/>
              <w:marRight w:val="0"/>
              <w:marTop w:val="0"/>
              <w:marBottom w:val="0"/>
              <w:divBdr>
                <w:top w:val="none" w:sz="0" w:space="0" w:color="auto"/>
                <w:left w:val="none" w:sz="0" w:space="0" w:color="auto"/>
                <w:bottom w:val="none" w:sz="0" w:space="0" w:color="auto"/>
                <w:right w:val="none" w:sz="0" w:space="0" w:color="auto"/>
              </w:divBdr>
            </w:div>
            <w:div w:id="74519722">
              <w:marLeft w:val="480"/>
              <w:marRight w:val="0"/>
              <w:marTop w:val="0"/>
              <w:marBottom w:val="0"/>
              <w:divBdr>
                <w:top w:val="none" w:sz="0" w:space="0" w:color="auto"/>
                <w:left w:val="none" w:sz="0" w:space="0" w:color="auto"/>
                <w:bottom w:val="none" w:sz="0" w:space="0" w:color="auto"/>
                <w:right w:val="none" w:sz="0" w:space="0" w:color="auto"/>
              </w:divBdr>
            </w:div>
            <w:div w:id="74597233">
              <w:marLeft w:val="480"/>
              <w:marRight w:val="0"/>
              <w:marTop w:val="0"/>
              <w:marBottom w:val="0"/>
              <w:divBdr>
                <w:top w:val="none" w:sz="0" w:space="0" w:color="auto"/>
                <w:left w:val="none" w:sz="0" w:space="0" w:color="auto"/>
                <w:bottom w:val="none" w:sz="0" w:space="0" w:color="auto"/>
                <w:right w:val="none" w:sz="0" w:space="0" w:color="auto"/>
              </w:divBdr>
            </w:div>
            <w:div w:id="74717003">
              <w:marLeft w:val="480"/>
              <w:marRight w:val="0"/>
              <w:marTop w:val="0"/>
              <w:marBottom w:val="0"/>
              <w:divBdr>
                <w:top w:val="none" w:sz="0" w:space="0" w:color="auto"/>
                <w:left w:val="none" w:sz="0" w:space="0" w:color="auto"/>
                <w:bottom w:val="none" w:sz="0" w:space="0" w:color="auto"/>
                <w:right w:val="none" w:sz="0" w:space="0" w:color="auto"/>
              </w:divBdr>
            </w:div>
            <w:div w:id="74717035">
              <w:marLeft w:val="480"/>
              <w:marRight w:val="0"/>
              <w:marTop w:val="0"/>
              <w:marBottom w:val="0"/>
              <w:divBdr>
                <w:top w:val="none" w:sz="0" w:space="0" w:color="auto"/>
                <w:left w:val="none" w:sz="0" w:space="0" w:color="auto"/>
                <w:bottom w:val="none" w:sz="0" w:space="0" w:color="auto"/>
                <w:right w:val="none" w:sz="0" w:space="0" w:color="auto"/>
              </w:divBdr>
            </w:div>
            <w:div w:id="74787198">
              <w:marLeft w:val="480"/>
              <w:marRight w:val="0"/>
              <w:marTop w:val="0"/>
              <w:marBottom w:val="0"/>
              <w:divBdr>
                <w:top w:val="none" w:sz="0" w:space="0" w:color="auto"/>
                <w:left w:val="none" w:sz="0" w:space="0" w:color="auto"/>
                <w:bottom w:val="none" w:sz="0" w:space="0" w:color="auto"/>
                <w:right w:val="none" w:sz="0" w:space="0" w:color="auto"/>
              </w:divBdr>
            </w:div>
            <w:div w:id="74859032">
              <w:marLeft w:val="480"/>
              <w:marRight w:val="0"/>
              <w:marTop w:val="0"/>
              <w:marBottom w:val="0"/>
              <w:divBdr>
                <w:top w:val="none" w:sz="0" w:space="0" w:color="auto"/>
                <w:left w:val="none" w:sz="0" w:space="0" w:color="auto"/>
                <w:bottom w:val="none" w:sz="0" w:space="0" w:color="auto"/>
                <w:right w:val="none" w:sz="0" w:space="0" w:color="auto"/>
              </w:divBdr>
            </w:div>
            <w:div w:id="74863633">
              <w:marLeft w:val="480"/>
              <w:marRight w:val="0"/>
              <w:marTop w:val="0"/>
              <w:marBottom w:val="0"/>
              <w:divBdr>
                <w:top w:val="none" w:sz="0" w:space="0" w:color="auto"/>
                <w:left w:val="none" w:sz="0" w:space="0" w:color="auto"/>
                <w:bottom w:val="none" w:sz="0" w:space="0" w:color="auto"/>
                <w:right w:val="none" w:sz="0" w:space="0" w:color="auto"/>
              </w:divBdr>
            </w:div>
            <w:div w:id="75128686">
              <w:marLeft w:val="480"/>
              <w:marRight w:val="0"/>
              <w:marTop w:val="0"/>
              <w:marBottom w:val="0"/>
              <w:divBdr>
                <w:top w:val="none" w:sz="0" w:space="0" w:color="auto"/>
                <w:left w:val="none" w:sz="0" w:space="0" w:color="auto"/>
                <w:bottom w:val="none" w:sz="0" w:space="0" w:color="auto"/>
                <w:right w:val="none" w:sz="0" w:space="0" w:color="auto"/>
              </w:divBdr>
            </w:div>
            <w:div w:id="75129028">
              <w:marLeft w:val="480"/>
              <w:marRight w:val="0"/>
              <w:marTop w:val="0"/>
              <w:marBottom w:val="0"/>
              <w:divBdr>
                <w:top w:val="none" w:sz="0" w:space="0" w:color="auto"/>
                <w:left w:val="none" w:sz="0" w:space="0" w:color="auto"/>
                <w:bottom w:val="none" w:sz="0" w:space="0" w:color="auto"/>
                <w:right w:val="none" w:sz="0" w:space="0" w:color="auto"/>
              </w:divBdr>
            </w:div>
            <w:div w:id="75169836">
              <w:marLeft w:val="480"/>
              <w:marRight w:val="0"/>
              <w:marTop w:val="0"/>
              <w:marBottom w:val="0"/>
              <w:divBdr>
                <w:top w:val="none" w:sz="0" w:space="0" w:color="auto"/>
                <w:left w:val="none" w:sz="0" w:space="0" w:color="auto"/>
                <w:bottom w:val="none" w:sz="0" w:space="0" w:color="auto"/>
                <w:right w:val="none" w:sz="0" w:space="0" w:color="auto"/>
              </w:divBdr>
            </w:div>
            <w:div w:id="75249249">
              <w:marLeft w:val="480"/>
              <w:marRight w:val="0"/>
              <w:marTop w:val="0"/>
              <w:marBottom w:val="0"/>
              <w:divBdr>
                <w:top w:val="none" w:sz="0" w:space="0" w:color="auto"/>
                <w:left w:val="none" w:sz="0" w:space="0" w:color="auto"/>
                <w:bottom w:val="none" w:sz="0" w:space="0" w:color="auto"/>
                <w:right w:val="none" w:sz="0" w:space="0" w:color="auto"/>
              </w:divBdr>
            </w:div>
            <w:div w:id="75249699">
              <w:marLeft w:val="480"/>
              <w:marRight w:val="0"/>
              <w:marTop w:val="0"/>
              <w:marBottom w:val="0"/>
              <w:divBdr>
                <w:top w:val="none" w:sz="0" w:space="0" w:color="auto"/>
                <w:left w:val="none" w:sz="0" w:space="0" w:color="auto"/>
                <w:bottom w:val="none" w:sz="0" w:space="0" w:color="auto"/>
                <w:right w:val="none" w:sz="0" w:space="0" w:color="auto"/>
              </w:divBdr>
            </w:div>
            <w:div w:id="75397937">
              <w:marLeft w:val="480"/>
              <w:marRight w:val="0"/>
              <w:marTop w:val="0"/>
              <w:marBottom w:val="0"/>
              <w:divBdr>
                <w:top w:val="none" w:sz="0" w:space="0" w:color="auto"/>
                <w:left w:val="none" w:sz="0" w:space="0" w:color="auto"/>
                <w:bottom w:val="none" w:sz="0" w:space="0" w:color="auto"/>
                <w:right w:val="none" w:sz="0" w:space="0" w:color="auto"/>
              </w:divBdr>
            </w:div>
            <w:div w:id="75515426">
              <w:marLeft w:val="480"/>
              <w:marRight w:val="0"/>
              <w:marTop w:val="0"/>
              <w:marBottom w:val="0"/>
              <w:divBdr>
                <w:top w:val="none" w:sz="0" w:space="0" w:color="auto"/>
                <w:left w:val="none" w:sz="0" w:space="0" w:color="auto"/>
                <w:bottom w:val="none" w:sz="0" w:space="0" w:color="auto"/>
                <w:right w:val="none" w:sz="0" w:space="0" w:color="auto"/>
              </w:divBdr>
            </w:div>
            <w:div w:id="75520402">
              <w:marLeft w:val="480"/>
              <w:marRight w:val="0"/>
              <w:marTop w:val="0"/>
              <w:marBottom w:val="0"/>
              <w:divBdr>
                <w:top w:val="none" w:sz="0" w:space="0" w:color="auto"/>
                <w:left w:val="none" w:sz="0" w:space="0" w:color="auto"/>
                <w:bottom w:val="none" w:sz="0" w:space="0" w:color="auto"/>
                <w:right w:val="none" w:sz="0" w:space="0" w:color="auto"/>
              </w:divBdr>
            </w:div>
            <w:div w:id="75521308">
              <w:marLeft w:val="480"/>
              <w:marRight w:val="0"/>
              <w:marTop w:val="0"/>
              <w:marBottom w:val="0"/>
              <w:divBdr>
                <w:top w:val="none" w:sz="0" w:space="0" w:color="auto"/>
                <w:left w:val="none" w:sz="0" w:space="0" w:color="auto"/>
                <w:bottom w:val="none" w:sz="0" w:space="0" w:color="auto"/>
                <w:right w:val="none" w:sz="0" w:space="0" w:color="auto"/>
              </w:divBdr>
            </w:div>
            <w:div w:id="75634810">
              <w:marLeft w:val="480"/>
              <w:marRight w:val="0"/>
              <w:marTop w:val="0"/>
              <w:marBottom w:val="0"/>
              <w:divBdr>
                <w:top w:val="none" w:sz="0" w:space="0" w:color="auto"/>
                <w:left w:val="none" w:sz="0" w:space="0" w:color="auto"/>
                <w:bottom w:val="none" w:sz="0" w:space="0" w:color="auto"/>
                <w:right w:val="none" w:sz="0" w:space="0" w:color="auto"/>
              </w:divBdr>
            </w:div>
            <w:div w:id="75711471">
              <w:marLeft w:val="480"/>
              <w:marRight w:val="0"/>
              <w:marTop w:val="0"/>
              <w:marBottom w:val="0"/>
              <w:divBdr>
                <w:top w:val="none" w:sz="0" w:space="0" w:color="auto"/>
                <w:left w:val="none" w:sz="0" w:space="0" w:color="auto"/>
                <w:bottom w:val="none" w:sz="0" w:space="0" w:color="auto"/>
                <w:right w:val="none" w:sz="0" w:space="0" w:color="auto"/>
              </w:divBdr>
            </w:div>
            <w:div w:id="75713224">
              <w:marLeft w:val="480"/>
              <w:marRight w:val="0"/>
              <w:marTop w:val="0"/>
              <w:marBottom w:val="0"/>
              <w:divBdr>
                <w:top w:val="none" w:sz="0" w:space="0" w:color="auto"/>
                <w:left w:val="none" w:sz="0" w:space="0" w:color="auto"/>
                <w:bottom w:val="none" w:sz="0" w:space="0" w:color="auto"/>
                <w:right w:val="none" w:sz="0" w:space="0" w:color="auto"/>
              </w:divBdr>
            </w:div>
            <w:div w:id="75715260">
              <w:marLeft w:val="480"/>
              <w:marRight w:val="0"/>
              <w:marTop w:val="0"/>
              <w:marBottom w:val="0"/>
              <w:divBdr>
                <w:top w:val="none" w:sz="0" w:space="0" w:color="auto"/>
                <w:left w:val="none" w:sz="0" w:space="0" w:color="auto"/>
                <w:bottom w:val="none" w:sz="0" w:space="0" w:color="auto"/>
                <w:right w:val="none" w:sz="0" w:space="0" w:color="auto"/>
              </w:divBdr>
            </w:div>
            <w:div w:id="75825722">
              <w:marLeft w:val="480"/>
              <w:marRight w:val="0"/>
              <w:marTop w:val="0"/>
              <w:marBottom w:val="0"/>
              <w:divBdr>
                <w:top w:val="none" w:sz="0" w:space="0" w:color="auto"/>
                <w:left w:val="none" w:sz="0" w:space="0" w:color="auto"/>
                <w:bottom w:val="none" w:sz="0" w:space="0" w:color="auto"/>
                <w:right w:val="none" w:sz="0" w:space="0" w:color="auto"/>
              </w:divBdr>
            </w:div>
            <w:div w:id="75900392">
              <w:marLeft w:val="480"/>
              <w:marRight w:val="0"/>
              <w:marTop w:val="0"/>
              <w:marBottom w:val="0"/>
              <w:divBdr>
                <w:top w:val="none" w:sz="0" w:space="0" w:color="auto"/>
                <w:left w:val="none" w:sz="0" w:space="0" w:color="auto"/>
                <w:bottom w:val="none" w:sz="0" w:space="0" w:color="auto"/>
                <w:right w:val="none" w:sz="0" w:space="0" w:color="auto"/>
              </w:divBdr>
            </w:div>
            <w:div w:id="75979484">
              <w:marLeft w:val="480"/>
              <w:marRight w:val="0"/>
              <w:marTop w:val="0"/>
              <w:marBottom w:val="0"/>
              <w:divBdr>
                <w:top w:val="none" w:sz="0" w:space="0" w:color="auto"/>
                <w:left w:val="none" w:sz="0" w:space="0" w:color="auto"/>
                <w:bottom w:val="none" w:sz="0" w:space="0" w:color="auto"/>
                <w:right w:val="none" w:sz="0" w:space="0" w:color="auto"/>
              </w:divBdr>
            </w:div>
            <w:div w:id="76095714">
              <w:marLeft w:val="480"/>
              <w:marRight w:val="0"/>
              <w:marTop w:val="0"/>
              <w:marBottom w:val="0"/>
              <w:divBdr>
                <w:top w:val="none" w:sz="0" w:space="0" w:color="auto"/>
                <w:left w:val="none" w:sz="0" w:space="0" w:color="auto"/>
                <w:bottom w:val="none" w:sz="0" w:space="0" w:color="auto"/>
                <w:right w:val="none" w:sz="0" w:space="0" w:color="auto"/>
              </w:divBdr>
            </w:div>
            <w:div w:id="76097766">
              <w:marLeft w:val="480"/>
              <w:marRight w:val="0"/>
              <w:marTop w:val="0"/>
              <w:marBottom w:val="0"/>
              <w:divBdr>
                <w:top w:val="none" w:sz="0" w:space="0" w:color="auto"/>
                <w:left w:val="none" w:sz="0" w:space="0" w:color="auto"/>
                <w:bottom w:val="none" w:sz="0" w:space="0" w:color="auto"/>
                <w:right w:val="none" w:sz="0" w:space="0" w:color="auto"/>
              </w:divBdr>
            </w:div>
            <w:div w:id="76219926">
              <w:marLeft w:val="480"/>
              <w:marRight w:val="0"/>
              <w:marTop w:val="0"/>
              <w:marBottom w:val="0"/>
              <w:divBdr>
                <w:top w:val="none" w:sz="0" w:space="0" w:color="auto"/>
                <w:left w:val="none" w:sz="0" w:space="0" w:color="auto"/>
                <w:bottom w:val="none" w:sz="0" w:space="0" w:color="auto"/>
                <w:right w:val="none" w:sz="0" w:space="0" w:color="auto"/>
              </w:divBdr>
            </w:div>
            <w:div w:id="76248941">
              <w:marLeft w:val="480"/>
              <w:marRight w:val="0"/>
              <w:marTop w:val="0"/>
              <w:marBottom w:val="0"/>
              <w:divBdr>
                <w:top w:val="none" w:sz="0" w:space="0" w:color="auto"/>
                <w:left w:val="none" w:sz="0" w:space="0" w:color="auto"/>
                <w:bottom w:val="none" w:sz="0" w:space="0" w:color="auto"/>
                <w:right w:val="none" w:sz="0" w:space="0" w:color="auto"/>
              </w:divBdr>
            </w:div>
            <w:div w:id="76249202">
              <w:marLeft w:val="480"/>
              <w:marRight w:val="0"/>
              <w:marTop w:val="0"/>
              <w:marBottom w:val="0"/>
              <w:divBdr>
                <w:top w:val="none" w:sz="0" w:space="0" w:color="auto"/>
                <w:left w:val="none" w:sz="0" w:space="0" w:color="auto"/>
                <w:bottom w:val="none" w:sz="0" w:space="0" w:color="auto"/>
                <w:right w:val="none" w:sz="0" w:space="0" w:color="auto"/>
              </w:divBdr>
            </w:div>
            <w:div w:id="76367124">
              <w:marLeft w:val="480"/>
              <w:marRight w:val="0"/>
              <w:marTop w:val="0"/>
              <w:marBottom w:val="0"/>
              <w:divBdr>
                <w:top w:val="none" w:sz="0" w:space="0" w:color="auto"/>
                <w:left w:val="none" w:sz="0" w:space="0" w:color="auto"/>
                <w:bottom w:val="none" w:sz="0" w:space="0" w:color="auto"/>
                <w:right w:val="none" w:sz="0" w:space="0" w:color="auto"/>
              </w:divBdr>
            </w:div>
            <w:div w:id="76437796">
              <w:marLeft w:val="480"/>
              <w:marRight w:val="0"/>
              <w:marTop w:val="0"/>
              <w:marBottom w:val="0"/>
              <w:divBdr>
                <w:top w:val="none" w:sz="0" w:space="0" w:color="auto"/>
                <w:left w:val="none" w:sz="0" w:space="0" w:color="auto"/>
                <w:bottom w:val="none" w:sz="0" w:space="0" w:color="auto"/>
                <w:right w:val="none" w:sz="0" w:space="0" w:color="auto"/>
              </w:divBdr>
            </w:div>
            <w:div w:id="76483188">
              <w:marLeft w:val="480"/>
              <w:marRight w:val="0"/>
              <w:marTop w:val="0"/>
              <w:marBottom w:val="0"/>
              <w:divBdr>
                <w:top w:val="none" w:sz="0" w:space="0" w:color="auto"/>
                <w:left w:val="none" w:sz="0" w:space="0" w:color="auto"/>
                <w:bottom w:val="none" w:sz="0" w:space="0" w:color="auto"/>
                <w:right w:val="none" w:sz="0" w:space="0" w:color="auto"/>
              </w:divBdr>
            </w:div>
            <w:div w:id="76486069">
              <w:marLeft w:val="480"/>
              <w:marRight w:val="0"/>
              <w:marTop w:val="0"/>
              <w:marBottom w:val="0"/>
              <w:divBdr>
                <w:top w:val="none" w:sz="0" w:space="0" w:color="auto"/>
                <w:left w:val="none" w:sz="0" w:space="0" w:color="auto"/>
                <w:bottom w:val="none" w:sz="0" w:space="0" w:color="auto"/>
                <w:right w:val="none" w:sz="0" w:space="0" w:color="auto"/>
              </w:divBdr>
            </w:div>
            <w:div w:id="76564229">
              <w:marLeft w:val="480"/>
              <w:marRight w:val="0"/>
              <w:marTop w:val="0"/>
              <w:marBottom w:val="0"/>
              <w:divBdr>
                <w:top w:val="none" w:sz="0" w:space="0" w:color="auto"/>
                <w:left w:val="none" w:sz="0" w:space="0" w:color="auto"/>
                <w:bottom w:val="none" w:sz="0" w:space="0" w:color="auto"/>
                <w:right w:val="none" w:sz="0" w:space="0" w:color="auto"/>
              </w:divBdr>
            </w:div>
            <w:div w:id="76638447">
              <w:marLeft w:val="480"/>
              <w:marRight w:val="0"/>
              <w:marTop w:val="0"/>
              <w:marBottom w:val="0"/>
              <w:divBdr>
                <w:top w:val="none" w:sz="0" w:space="0" w:color="auto"/>
                <w:left w:val="none" w:sz="0" w:space="0" w:color="auto"/>
                <w:bottom w:val="none" w:sz="0" w:space="0" w:color="auto"/>
                <w:right w:val="none" w:sz="0" w:space="0" w:color="auto"/>
              </w:divBdr>
            </w:div>
            <w:div w:id="76639573">
              <w:marLeft w:val="480"/>
              <w:marRight w:val="0"/>
              <w:marTop w:val="0"/>
              <w:marBottom w:val="0"/>
              <w:divBdr>
                <w:top w:val="none" w:sz="0" w:space="0" w:color="auto"/>
                <w:left w:val="none" w:sz="0" w:space="0" w:color="auto"/>
                <w:bottom w:val="none" w:sz="0" w:space="0" w:color="auto"/>
                <w:right w:val="none" w:sz="0" w:space="0" w:color="auto"/>
              </w:divBdr>
            </w:div>
            <w:div w:id="76750487">
              <w:marLeft w:val="480"/>
              <w:marRight w:val="0"/>
              <w:marTop w:val="0"/>
              <w:marBottom w:val="0"/>
              <w:divBdr>
                <w:top w:val="none" w:sz="0" w:space="0" w:color="auto"/>
                <w:left w:val="none" w:sz="0" w:space="0" w:color="auto"/>
                <w:bottom w:val="none" w:sz="0" w:space="0" w:color="auto"/>
                <w:right w:val="none" w:sz="0" w:space="0" w:color="auto"/>
              </w:divBdr>
            </w:div>
            <w:div w:id="76756049">
              <w:marLeft w:val="480"/>
              <w:marRight w:val="0"/>
              <w:marTop w:val="0"/>
              <w:marBottom w:val="0"/>
              <w:divBdr>
                <w:top w:val="none" w:sz="0" w:space="0" w:color="auto"/>
                <w:left w:val="none" w:sz="0" w:space="0" w:color="auto"/>
                <w:bottom w:val="none" w:sz="0" w:space="0" w:color="auto"/>
                <w:right w:val="none" w:sz="0" w:space="0" w:color="auto"/>
              </w:divBdr>
            </w:div>
            <w:div w:id="76833104">
              <w:marLeft w:val="480"/>
              <w:marRight w:val="0"/>
              <w:marTop w:val="0"/>
              <w:marBottom w:val="0"/>
              <w:divBdr>
                <w:top w:val="none" w:sz="0" w:space="0" w:color="auto"/>
                <w:left w:val="none" w:sz="0" w:space="0" w:color="auto"/>
                <w:bottom w:val="none" w:sz="0" w:space="0" w:color="auto"/>
                <w:right w:val="none" w:sz="0" w:space="0" w:color="auto"/>
              </w:divBdr>
            </w:div>
            <w:div w:id="76902811">
              <w:marLeft w:val="480"/>
              <w:marRight w:val="0"/>
              <w:marTop w:val="0"/>
              <w:marBottom w:val="0"/>
              <w:divBdr>
                <w:top w:val="none" w:sz="0" w:space="0" w:color="auto"/>
                <w:left w:val="none" w:sz="0" w:space="0" w:color="auto"/>
                <w:bottom w:val="none" w:sz="0" w:space="0" w:color="auto"/>
                <w:right w:val="none" w:sz="0" w:space="0" w:color="auto"/>
              </w:divBdr>
            </w:div>
            <w:div w:id="76946323">
              <w:marLeft w:val="480"/>
              <w:marRight w:val="0"/>
              <w:marTop w:val="0"/>
              <w:marBottom w:val="0"/>
              <w:divBdr>
                <w:top w:val="none" w:sz="0" w:space="0" w:color="auto"/>
                <w:left w:val="none" w:sz="0" w:space="0" w:color="auto"/>
                <w:bottom w:val="none" w:sz="0" w:space="0" w:color="auto"/>
                <w:right w:val="none" w:sz="0" w:space="0" w:color="auto"/>
              </w:divBdr>
            </w:div>
            <w:div w:id="77022512">
              <w:marLeft w:val="480"/>
              <w:marRight w:val="0"/>
              <w:marTop w:val="0"/>
              <w:marBottom w:val="0"/>
              <w:divBdr>
                <w:top w:val="none" w:sz="0" w:space="0" w:color="auto"/>
                <w:left w:val="none" w:sz="0" w:space="0" w:color="auto"/>
                <w:bottom w:val="none" w:sz="0" w:space="0" w:color="auto"/>
                <w:right w:val="none" w:sz="0" w:space="0" w:color="auto"/>
              </w:divBdr>
            </w:div>
            <w:div w:id="77024371">
              <w:marLeft w:val="480"/>
              <w:marRight w:val="0"/>
              <w:marTop w:val="0"/>
              <w:marBottom w:val="0"/>
              <w:divBdr>
                <w:top w:val="none" w:sz="0" w:space="0" w:color="auto"/>
                <w:left w:val="none" w:sz="0" w:space="0" w:color="auto"/>
                <w:bottom w:val="none" w:sz="0" w:space="0" w:color="auto"/>
                <w:right w:val="none" w:sz="0" w:space="0" w:color="auto"/>
              </w:divBdr>
            </w:div>
            <w:div w:id="77214777">
              <w:marLeft w:val="480"/>
              <w:marRight w:val="0"/>
              <w:marTop w:val="0"/>
              <w:marBottom w:val="0"/>
              <w:divBdr>
                <w:top w:val="none" w:sz="0" w:space="0" w:color="auto"/>
                <w:left w:val="none" w:sz="0" w:space="0" w:color="auto"/>
                <w:bottom w:val="none" w:sz="0" w:space="0" w:color="auto"/>
                <w:right w:val="none" w:sz="0" w:space="0" w:color="auto"/>
              </w:divBdr>
            </w:div>
            <w:div w:id="77294339">
              <w:marLeft w:val="480"/>
              <w:marRight w:val="0"/>
              <w:marTop w:val="0"/>
              <w:marBottom w:val="0"/>
              <w:divBdr>
                <w:top w:val="none" w:sz="0" w:space="0" w:color="auto"/>
                <w:left w:val="none" w:sz="0" w:space="0" w:color="auto"/>
                <w:bottom w:val="none" w:sz="0" w:space="0" w:color="auto"/>
                <w:right w:val="none" w:sz="0" w:space="0" w:color="auto"/>
              </w:divBdr>
            </w:div>
            <w:div w:id="77333626">
              <w:marLeft w:val="480"/>
              <w:marRight w:val="0"/>
              <w:marTop w:val="0"/>
              <w:marBottom w:val="0"/>
              <w:divBdr>
                <w:top w:val="none" w:sz="0" w:space="0" w:color="auto"/>
                <w:left w:val="none" w:sz="0" w:space="0" w:color="auto"/>
                <w:bottom w:val="none" w:sz="0" w:space="0" w:color="auto"/>
                <w:right w:val="none" w:sz="0" w:space="0" w:color="auto"/>
              </w:divBdr>
            </w:div>
            <w:div w:id="77479520">
              <w:marLeft w:val="480"/>
              <w:marRight w:val="0"/>
              <w:marTop w:val="0"/>
              <w:marBottom w:val="0"/>
              <w:divBdr>
                <w:top w:val="none" w:sz="0" w:space="0" w:color="auto"/>
                <w:left w:val="none" w:sz="0" w:space="0" w:color="auto"/>
                <w:bottom w:val="none" w:sz="0" w:space="0" w:color="auto"/>
                <w:right w:val="none" w:sz="0" w:space="0" w:color="auto"/>
              </w:divBdr>
            </w:div>
            <w:div w:id="77558420">
              <w:marLeft w:val="480"/>
              <w:marRight w:val="0"/>
              <w:marTop w:val="0"/>
              <w:marBottom w:val="0"/>
              <w:divBdr>
                <w:top w:val="none" w:sz="0" w:space="0" w:color="auto"/>
                <w:left w:val="none" w:sz="0" w:space="0" w:color="auto"/>
                <w:bottom w:val="none" w:sz="0" w:space="0" w:color="auto"/>
                <w:right w:val="none" w:sz="0" w:space="0" w:color="auto"/>
              </w:divBdr>
            </w:div>
            <w:div w:id="77561853">
              <w:marLeft w:val="480"/>
              <w:marRight w:val="0"/>
              <w:marTop w:val="0"/>
              <w:marBottom w:val="0"/>
              <w:divBdr>
                <w:top w:val="none" w:sz="0" w:space="0" w:color="auto"/>
                <w:left w:val="none" w:sz="0" w:space="0" w:color="auto"/>
                <w:bottom w:val="none" w:sz="0" w:space="0" w:color="auto"/>
                <w:right w:val="none" w:sz="0" w:space="0" w:color="auto"/>
              </w:divBdr>
            </w:div>
            <w:div w:id="77991766">
              <w:marLeft w:val="480"/>
              <w:marRight w:val="0"/>
              <w:marTop w:val="0"/>
              <w:marBottom w:val="0"/>
              <w:divBdr>
                <w:top w:val="none" w:sz="0" w:space="0" w:color="auto"/>
                <w:left w:val="none" w:sz="0" w:space="0" w:color="auto"/>
                <w:bottom w:val="none" w:sz="0" w:space="0" w:color="auto"/>
                <w:right w:val="none" w:sz="0" w:space="0" w:color="auto"/>
              </w:divBdr>
            </w:div>
            <w:div w:id="78060418">
              <w:marLeft w:val="480"/>
              <w:marRight w:val="0"/>
              <w:marTop w:val="0"/>
              <w:marBottom w:val="0"/>
              <w:divBdr>
                <w:top w:val="none" w:sz="0" w:space="0" w:color="auto"/>
                <w:left w:val="none" w:sz="0" w:space="0" w:color="auto"/>
                <w:bottom w:val="none" w:sz="0" w:space="0" w:color="auto"/>
                <w:right w:val="none" w:sz="0" w:space="0" w:color="auto"/>
              </w:divBdr>
            </w:div>
            <w:div w:id="78063123">
              <w:marLeft w:val="480"/>
              <w:marRight w:val="0"/>
              <w:marTop w:val="0"/>
              <w:marBottom w:val="0"/>
              <w:divBdr>
                <w:top w:val="none" w:sz="0" w:space="0" w:color="auto"/>
                <w:left w:val="none" w:sz="0" w:space="0" w:color="auto"/>
                <w:bottom w:val="none" w:sz="0" w:space="0" w:color="auto"/>
                <w:right w:val="none" w:sz="0" w:space="0" w:color="auto"/>
              </w:divBdr>
            </w:div>
            <w:div w:id="78254001">
              <w:marLeft w:val="480"/>
              <w:marRight w:val="0"/>
              <w:marTop w:val="0"/>
              <w:marBottom w:val="0"/>
              <w:divBdr>
                <w:top w:val="none" w:sz="0" w:space="0" w:color="auto"/>
                <w:left w:val="none" w:sz="0" w:space="0" w:color="auto"/>
                <w:bottom w:val="none" w:sz="0" w:space="0" w:color="auto"/>
                <w:right w:val="none" w:sz="0" w:space="0" w:color="auto"/>
              </w:divBdr>
            </w:div>
            <w:div w:id="78256560">
              <w:marLeft w:val="480"/>
              <w:marRight w:val="0"/>
              <w:marTop w:val="0"/>
              <w:marBottom w:val="0"/>
              <w:divBdr>
                <w:top w:val="none" w:sz="0" w:space="0" w:color="auto"/>
                <w:left w:val="none" w:sz="0" w:space="0" w:color="auto"/>
                <w:bottom w:val="none" w:sz="0" w:space="0" w:color="auto"/>
                <w:right w:val="none" w:sz="0" w:space="0" w:color="auto"/>
              </w:divBdr>
            </w:div>
            <w:div w:id="78334187">
              <w:marLeft w:val="480"/>
              <w:marRight w:val="0"/>
              <w:marTop w:val="0"/>
              <w:marBottom w:val="0"/>
              <w:divBdr>
                <w:top w:val="none" w:sz="0" w:space="0" w:color="auto"/>
                <w:left w:val="none" w:sz="0" w:space="0" w:color="auto"/>
                <w:bottom w:val="none" w:sz="0" w:space="0" w:color="auto"/>
                <w:right w:val="none" w:sz="0" w:space="0" w:color="auto"/>
              </w:divBdr>
            </w:div>
            <w:div w:id="78447823">
              <w:marLeft w:val="480"/>
              <w:marRight w:val="0"/>
              <w:marTop w:val="0"/>
              <w:marBottom w:val="0"/>
              <w:divBdr>
                <w:top w:val="none" w:sz="0" w:space="0" w:color="auto"/>
                <w:left w:val="none" w:sz="0" w:space="0" w:color="auto"/>
                <w:bottom w:val="none" w:sz="0" w:space="0" w:color="auto"/>
                <w:right w:val="none" w:sz="0" w:space="0" w:color="auto"/>
              </w:divBdr>
            </w:div>
            <w:div w:id="78452221">
              <w:marLeft w:val="480"/>
              <w:marRight w:val="0"/>
              <w:marTop w:val="0"/>
              <w:marBottom w:val="0"/>
              <w:divBdr>
                <w:top w:val="none" w:sz="0" w:space="0" w:color="auto"/>
                <w:left w:val="none" w:sz="0" w:space="0" w:color="auto"/>
                <w:bottom w:val="none" w:sz="0" w:space="0" w:color="auto"/>
                <w:right w:val="none" w:sz="0" w:space="0" w:color="auto"/>
              </w:divBdr>
            </w:div>
            <w:div w:id="78452288">
              <w:marLeft w:val="480"/>
              <w:marRight w:val="0"/>
              <w:marTop w:val="0"/>
              <w:marBottom w:val="0"/>
              <w:divBdr>
                <w:top w:val="none" w:sz="0" w:space="0" w:color="auto"/>
                <w:left w:val="none" w:sz="0" w:space="0" w:color="auto"/>
                <w:bottom w:val="none" w:sz="0" w:space="0" w:color="auto"/>
                <w:right w:val="none" w:sz="0" w:space="0" w:color="auto"/>
              </w:divBdr>
            </w:div>
            <w:div w:id="78799068">
              <w:marLeft w:val="480"/>
              <w:marRight w:val="0"/>
              <w:marTop w:val="0"/>
              <w:marBottom w:val="0"/>
              <w:divBdr>
                <w:top w:val="none" w:sz="0" w:space="0" w:color="auto"/>
                <w:left w:val="none" w:sz="0" w:space="0" w:color="auto"/>
                <w:bottom w:val="none" w:sz="0" w:space="0" w:color="auto"/>
                <w:right w:val="none" w:sz="0" w:space="0" w:color="auto"/>
              </w:divBdr>
            </w:div>
            <w:div w:id="78911874">
              <w:marLeft w:val="480"/>
              <w:marRight w:val="0"/>
              <w:marTop w:val="0"/>
              <w:marBottom w:val="0"/>
              <w:divBdr>
                <w:top w:val="none" w:sz="0" w:space="0" w:color="auto"/>
                <w:left w:val="none" w:sz="0" w:space="0" w:color="auto"/>
                <w:bottom w:val="none" w:sz="0" w:space="0" w:color="auto"/>
                <w:right w:val="none" w:sz="0" w:space="0" w:color="auto"/>
              </w:divBdr>
            </w:div>
            <w:div w:id="78916563">
              <w:marLeft w:val="480"/>
              <w:marRight w:val="0"/>
              <w:marTop w:val="0"/>
              <w:marBottom w:val="0"/>
              <w:divBdr>
                <w:top w:val="none" w:sz="0" w:space="0" w:color="auto"/>
                <w:left w:val="none" w:sz="0" w:space="0" w:color="auto"/>
                <w:bottom w:val="none" w:sz="0" w:space="0" w:color="auto"/>
                <w:right w:val="none" w:sz="0" w:space="0" w:color="auto"/>
              </w:divBdr>
            </w:div>
            <w:div w:id="78985053">
              <w:marLeft w:val="480"/>
              <w:marRight w:val="0"/>
              <w:marTop w:val="0"/>
              <w:marBottom w:val="0"/>
              <w:divBdr>
                <w:top w:val="none" w:sz="0" w:space="0" w:color="auto"/>
                <w:left w:val="none" w:sz="0" w:space="0" w:color="auto"/>
                <w:bottom w:val="none" w:sz="0" w:space="0" w:color="auto"/>
                <w:right w:val="none" w:sz="0" w:space="0" w:color="auto"/>
              </w:divBdr>
            </w:div>
            <w:div w:id="78990327">
              <w:marLeft w:val="480"/>
              <w:marRight w:val="0"/>
              <w:marTop w:val="0"/>
              <w:marBottom w:val="0"/>
              <w:divBdr>
                <w:top w:val="none" w:sz="0" w:space="0" w:color="auto"/>
                <w:left w:val="none" w:sz="0" w:space="0" w:color="auto"/>
                <w:bottom w:val="none" w:sz="0" w:space="0" w:color="auto"/>
                <w:right w:val="none" w:sz="0" w:space="0" w:color="auto"/>
              </w:divBdr>
            </w:div>
            <w:div w:id="79066648">
              <w:marLeft w:val="480"/>
              <w:marRight w:val="0"/>
              <w:marTop w:val="0"/>
              <w:marBottom w:val="0"/>
              <w:divBdr>
                <w:top w:val="none" w:sz="0" w:space="0" w:color="auto"/>
                <w:left w:val="none" w:sz="0" w:space="0" w:color="auto"/>
                <w:bottom w:val="none" w:sz="0" w:space="0" w:color="auto"/>
                <w:right w:val="none" w:sz="0" w:space="0" w:color="auto"/>
              </w:divBdr>
            </w:div>
            <w:div w:id="79104836">
              <w:marLeft w:val="480"/>
              <w:marRight w:val="0"/>
              <w:marTop w:val="0"/>
              <w:marBottom w:val="0"/>
              <w:divBdr>
                <w:top w:val="none" w:sz="0" w:space="0" w:color="auto"/>
                <w:left w:val="none" w:sz="0" w:space="0" w:color="auto"/>
                <w:bottom w:val="none" w:sz="0" w:space="0" w:color="auto"/>
                <w:right w:val="none" w:sz="0" w:space="0" w:color="auto"/>
              </w:divBdr>
            </w:div>
            <w:div w:id="79107594">
              <w:marLeft w:val="480"/>
              <w:marRight w:val="0"/>
              <w:marTop w:val="0"/>
              <w:marBottom w:val="0"/>
              <w:divBdr>
                <w:top w:val="none" w:sz="0" w:space="0" w:color="auto"/>
                <w:left w:val="none" w:sz="0" w:space="0" w:color="auto"/>
                <w:bottom w:val="none" w:sz="0" w:space="0" w:color="auto"/>
                <w:right w:val="none" w:sz="0" w:space="0" w:color="auto"/>
              </w:divBdr>
            </w:div>
            <w:div w:id="79108308">
              <w:marLeft w:val="480"/>
              <w:marRight w:val="0"/>
              <w:marTop w:val="0"/>
              <w:marBottom w:val="0"/>
              <w:divBdr>
                <w:top w:val="none" w:sz="0" w:space="0" w:color="auto"/>
                <w:left w:val="none" w:sz="0" w:space="0" w:color="auto"/>
                <w:bottom w:val="none" w:sz="0" w:space="0" w:color="auto"/>
                <w:right w:val="none" w:sz="0" w:space="0" w:color="auto"/>
              </w:divBdr>
            </w:div>
            <w:div w:id="79109794">
              <w:marLeft w:val="480"/>
              <w:marRight w:val="0"/>
              <w:marTop w:val="0"/>
              <w:marBottom w:val="0"/>
              <w:divBdr>
                <w:top w:val="none" w:sz="0" w:space="0" w:color="auto"/>
                <w:left w:val="none" w:sz="0" w:space="0" w:color="auto"/>
                <w:bottom w:val="none" w:sz="0" w:space="0" w:color="auto"/>
                <w:right w:val="none" w:sz="0" w:space="0" w:color="auto"/>
              </w:divBdr>
            </w:div>
            <w:div w:id="79178423">
              <w:marLeft w:val="480"/>
              <w:marRight w:val="0"/>
              <w:marTop w:val="0"/>
              <w:marBottom w:val="0"/>
              <w:divBdr>
                <w:top w:val="none" w:sz="0" w:space="0" w:color="auto"/>
                <w:left w:val="none" w:sz="0" w:space="0" w:color="auto"/>
                <w:bottom w:val="none" w:sz="0" w:space="0" w:color="auto"/>
                <w:right w:val="none" w:sz="0" w:space="0" w:color="auto"/>
              </w:divBdr>
            </w:div>
            <w:div w:id="79181313">
              <w:marLeft w:val="480"/>
              <w:marRight w:val="0"/>
              <w:marTop w:val="0"/>
              <w:marBottom w:val="0"/>
              <w:divBdr>
                <w:top w:val="none" w:sz="0" w:space="0" w:color="auto"/>
                <w:left w:val="none" w:sz="0" w:space="0" w:color="auto"/>
                <w:bottom w:val="none" w:sz="0" w:space="0" w:color="auto"/>
                <w:right w:val="none" w:sz="0" w:space="0" w:color="auto"/>
              </w:divBdr>
            </w:div>
            <w:div w:id="79185819">
              <w:marLeft w:val="480"/>
              <w:marRight w:val="0"/>
              <w:marTop w:val="0"/>
              <w:marBottom w:val="0"/>
              <w:divBdr>
                <w:top w:val="none" w:sz="0" w:space="0" w:color="auto"/>
                <w:left w:val="none" w:sz="0" w:space="0" w:color="auto"/>
                <w:bottom w:val="none" w:sz="0" w:space="0" w:color="auto"/>
                <w:right w:val="none" w:sz="0" w:space="0" w:color="auto"/>
              </w:divBdr>
            </w:div>
            <w:div w:id="79260627">
              <w:marLeft w:val="480"/>
              <w:marRight w:val="0"/>
              <w:marTop w:val="0"/>
              <w:marBottom w:val="0"/>
              <w:divBdr>
                <w:top w:val="none" w:sz="0" w:space="0" w:color="auto"/>
                <w:left w:val="none" w:sz="0" w:space="0" w:color="auto"/>
                <w:bottom w:val="none" w:sz="0" w:space="0" w:color="auto"/>
                <w:right w:val="none" w:sz="0" w:space="0" w:color="auto"/>
              </w:divBdr>
            </w:div>
            <w:div w:id="79331266">
              <w:marLeft w:val="480"/>
              <w:marRight w:val="0"/>
              <w:marTop w:val="0"/>
              <w:marBottom w:val="0"/>
              <w:divBdr>
                <w:top w:val="none" w:sz="0" w:space="0" w:color="auto"/>
                <w:left w:val="none" w:sz="0" w:space="0" w:color="auto"/>
                <w:bottom w:val="none" w:sz="0" w:space="0" w:color="auto"/>
                <w:right w:val="none" w:sz="0" w:space="0" w:color="auto"/>
              </w:divBdr>
            </w:div>
            <w:div w:id="79374001">
              <w:marLeft w:val="480"/>
              <w:marRight w:val="0"/>
              <w:marTop w:val="0"/>
              <w:marBottom w:val="0"/>
              <w:divBdr>
                <w:top w:val="none" w:sz="0" w:space="0" w:color="auto"/>
                <w:left w:val="none" w:sz="0" w:space="0" w:color="auto"/>
                <w:bottom w:val="none" w:sz="0" w:space="0" w:color="auto"/>
                <w:right w:val="none" w:sz="0" w:space="0" w:color="auto"/>
              </w:divBdr>
            </w:div>
            <w:div w:id="79453661">
              <w:marLeft w:val="480"/>
              <w:marRight w:val="0"/>
              <w:marTop w:val="0"/>
              <w:marBottom w:val="0"/>
              <w:divBdr>
                <w:top w:val="none" w:sz="0" w:space="0" w:color="auto"/>
                <w:left w:val="none" w:sz="0" w:space="0" w:color="auto"/>
                <w:bottom w:val="none" w:sz="0" w:space="0" w:color="auto"/>
                <w:right w:val="none" w:sz="0" w:space="0" w:color="auto"/>
              </w:divBdr>
            </w:div>
            <w:div w:id="79568726">
              <w:marLeft w:val="480"/>
              <w:marRight w:val="0"/>
              <w:marTop w:val="0"/>
              <w:marBottom w:val="0"/>
              <w:divBdr>
                <w:top w:val="none" w:sz="0" w:space="0" w:color="auto"/>
                <w:left w:val="none" w:sz="0" w:space="0" w:color="auto"/>
                <w:bottom w:val="none" w:sz="0" w:space="0" w:color="auto"/>
                <w:right w:val="none" w:sz="0" w:space="0" w:color="auto"/>
              </w:divBdr>
            </w:div>
            <w:div w:id="79644374">
              <w:marLeft w:val="480"/>
              <w:marRight w:val="0"/>
              <w:marTop w:val="0"/>
              <w:marBottom w:val="0"/>
              <w:divBdr>
                <w:top w:val="none" w:sz="0" w:space="0" w:color="auto"/>
                <w:left w:val="none" w:sz="0" w:space="0" w:color="auto"/>
                <w:bottom w:val="none" w:sz="0" w:space="0" w:color="auto"/>
                <w:right w:val="none" w:sz="0" w:space="0" w:color="auto"/>
              </w:divBdr>
            </w:div>
            <w:div w:id="79645137">
              <w:marLeft w:val="480"/>
              <w:marRight w:val="0"/>
              <w:marTop w:val="0"/>
              <w:marBottom w:val="0"/>
              <w:divBdr>
                <w:top w:val="none" w:sz="0" w:space="0" w:color="auto"/>
                <w:left w:val="none" w:sz="0" w:space="0" w:color="auto"/>
                <w:bottom w:val="none" w:sz="0" w:space="0" w:color="auto"/>
                <w:right w:val="none" w:sz="0" w:space="0" w:color="auto"/>
              </w:divBdr>
            </w:div>
            <w:div w:id="79717905">
              <w:marLeft w:val="480"/>
              <w:marRight w:val="0"/>
              <w:marTop w:val="0"/>
              <w:marBottom w:val="0"/>
              <w:divBdr>
                <w:top w:val="none" w:sz="0" w:space="0" w:color="auto"/>
                <w:left w:val="none" w:sz="0" w:space="0" w:color="auto"/>
                <w:bottom w:val="none" w:sz="0" w:space="0" w:color="auto"/>
                <w:right w:val="none" w:sz="0" w:space="0" w:color="auto"/>
              </w:divBdr>
            </w:div>
            <w:div w:id="79719377">
              <w:marLeft w:val="480"/>
              <w:marRight w:val="0"/>
              <w:marTop w:val="0"/>
              <w:marBottom w:val="0"/>
              <w:divBdr>
                <w:top w:val="none" w:sz="0" w:space="0" w:color="auto"/>
                <w:left w:val="none" w:sz="0" w:space="0" w:color="auto"/>
                <w:bottom w:val="none" w:sz="0" w:space="0" w:color="auto"/>
                <w:right w:val="none" w:sz="0" w:space="0" w:color="auto"/>
              </w:divBdr>
            </w:div>
            <w:div w:id="79720381">
              <w:marLeft w:val="480"/>
              <w:marRight w:val="0"/>
              <w:marTop w:val="0"/>
              <w:marBottom w:val="0"/>
              <w:divBdr>
                <w:top w:val="none" w:sz="0" w:space="0" w:color="auto"/>
                <w:left w:val="none" w:sz="0" w:space="0" w:color="auto"/>
                <w:bottom w:val="none" w:sz="0" w:space="0" w:color="auto"/>
                <w:right w:val="none" w:sz="0" w:space="0" w:color="auto"/>
              </w:divBdr>
            </w:div>
            <w:div w:id="79914307">
              <w:marLeft w:val="480"/>
              <w:marRight w:val="0"/>
              <w:marTop w:val="0"/>
              <w:marBottom w:val="0"/>
              <w:divBdr>
                <w:top w:val="none" w:sz="0" w:space="0" w:color="auto"/>
                <w:left w:val="none" w:sz="0" w:space="0" w:color="auto"/>
                <w:bottom w:val="none" w:sz="0" w:space="0" w:color="auto"/>
                <w:right w:val="none" w:sz="0" w:space="0" w:color="auto"/>
              </w:divBdr>
            </w:div>
            <w:div w:id="80033278">
              <w:marLeft w:val="480"/>
              <w:marRight w:val="0"/>
              <w:marTop w:val="0"/>
              <w:marBottom w:val="0"/>
              <w:divBdr>
                <w:top w:val="none" w:sz="0" w:space="0" w:color="auto"/>
                <w:left w:val="none" w:sz="0" w:space="0" w:color="auto"/>
                <w:bottom w:val="none" w:sz="0" w:space="0" w:color="auto"/>
                <w:right w:val="none" w:sz="0" w:space="0" w:color="auto"/>
              </w:divBdr>
            </w:div>
            <w:div w:id="80151449">
              <w:marLeft w:val="480"/>
              <w:marRight w:val="0"/>
              <w:marTop w:val="0"/>
              <w:marBottom w:val="0"/>
              <w:divBdr>
                <w:top w:val="none" w:sz="0" w:space="0" w:color="auto"/>
                <w:left w:val="none" w:sz="0" w:space="0" w:color="auto"/>
                <w:bottom w:val="none" w:sz="0" w:space="0" w:color="auto"/>
                <w:right w:val="none" w:sz="0" w:space="0" w:color="auto"/>
              </w:divBdr>
            </w:div>
            <w:div w:id="80180728">
              <w:marLeft w:val="480"/>
              <w:marRight w:val="0"/>
              <w:marTop w:val="0"/>
              <w:marBottom w:val="0"/>
              <w:divBdr>
                <w:top w:val="none" w:sz="0" w:space="0" w:color="auto"/>
                <w:left w:val="none" w:sz="0" w:space="0" w:color="auto"/>
                <w:bottom w:val="none" w:sz="0" w:space="0" w:color="auto"/>
                <w:right w:val="none" w:sz="0" w:space="0" w:color="auto"/>
              </w:divBdr>
            </w:div>
            <w:div w:id="80412948">
              <w:marLeft w:val="480"/>
              <w:marRight w:val="0"/>
              <w:marTop w:val="0"/>
              <w:marBottom w:val="0"/>
              <w:divBdr>
                <w:top w:val="none" w:sz="0" w:space="0" w:color="auto"/>
                <w:left w:val="none" w:sz="0" w:space="0" w:color="auto"/>
                <w:bottom w:val="none" w:sz="0" w:space="0" w:color="auto"/>
                <w:right w:val="none" w:sz="0" w:space="0" w:color="auto"/>
              </w:divBdr>
            </w:div>
            <w:div w:id="80418049">
              <w:marLeft w:val="480"/>
              <w:marRight w:val="0"/>
              <w:marTop w:val="0"/>
              <w:marBottom w:val="0"/>
              <w:divBdr>
                <w:top w:val="none" w:sz="0" w:space="0" w:color="auto"/>
                <w:left w:val="none" w:sz="0" w:space="0" w:color="auto"/>
                <w:bottom w:val="none" w:sz="0" w:space="0" w:color="auto"/>
                <w:right w:val="none" w:sz="0" w:space="0" w:color="auto"/>
              </w:divBdr>
            </w:div>
            <w:div w:id="80419323">
              <w:marLeft w:val="480"/>
              <w:marRight w:val="0"/>
              <w:marTop w:val="0"/>
              <w:marBottom w:val="0"/>
              <w:divBdr>
                <w:top w:val="none" w:sz="0" w:space="0" w:color="auto"/>
                <w:left w:val="none" w:sz="0" w:space="0" w:color="auto"/>
                <w:bottom w:val="none" w:sz="0" w:space="0" w:color="auto"/>
                <w:right w:val="none" w:sz="0" w:space="0" w:color="auto"/>
              </w:divBdr>
            </w:div>
            <w:div w:id="80495837">
              <w:marLeft w:val="480"/>
              <w:marRight w:val="0"/>
              <w:marTop w:val="0"/>
              <w:marBottom w:val="0"/>
              <w:divBdr>
                <w:top w:val="none" w:sz="0" w:space="0" w:color="auto"/>
                <w:left w:val="none" w:sz="0" w:space="0" w:color="auto"/>
                <w:bottom w:val="none" w:sz="0" w:space="0" w:color="auto"/>
                <w:right w:val="none" w:sz="0" w:space="0" w:color="auto"/>
              </w:divBdr>
            </w:div>
            <w:div w:id="80569739">
              <w:marLeft w:val="480"/>
              <w:marRight w:val="0"/>
              <w:marTop w:val="0"/>
              <w:marBottom w:val="0"/>
              <w:divBdr>
                <w:top w:val="none" w:sz="0" w:space="0" w:color="auto"/>
                <w:left w:val="none" w:sz="0" w:space="0" w:color="auto"/>
                <w:bottom w:val="none" w:sz="0" w:space="0" w:color="auto"/>
                <w:right w:val="none" w:sz="0" w:space="0" w:color="auto"/>
              </w:divBdr>
            </w:div>
            <w:div w:id="80807855">
              <w:marLeft w:val="480"/>
              <w:marRight w:val="0"/>
              <w:marTop w:val="0"/>
              <w:marBottom w:val="0"/>
              <w:divBdr>
                <w:top w:val="none" w:sz="0" w:space="0" w:color="auto"/>
                <w:left w:val="none" w:sz="0" w:space="0" w:color="auto"/>
                <w:bottom w:val="none" w:sz="0" w:space="0" w:color="auto"/>
                <w:right w:val="none" w:sz="0" w:space="0" w:color="auto"/>
              </w:divBdr>
            </w:div>
            <w:div w:id="80953331">
              <w:marLeft w:val="480"/>
              <w:marRight w:val="0"/>
              <w:marTop w:val="0"/>
              <w:marBottom w:val="0"/>
              <w:divBdr>
                <w:top w:val="none" w:sz="0" w:space="0" w:color="auto"/>
                <w:left w:val="none" w:sz="0" w:space="0" w:color="auto"/>
                <w:bottom w:val="none" w:sz="0" w:space="0" w:color="auto"/>
                <w:right w:val="none" w:sz="0" w:space="0" w:color="auto"/>
              </w:divBdr>
            </w:div>
            <w:div w:id="81029777">
              <w:marLeft w:val="480"/>
              <w:marRight w:val="0"/>
              <w:marTop w:val="0"/>
              <w:marBottom w:val="0"/>
              <w:divBdr>
                <w:top w:val="none" w:sz="0" w:space="0" w:color="auto"/>
                <w:left w:val="none" w:sz="0" w:space="0" w:color="auto"/>
                <w:bottom w:val="none" w:sz="0" w:space="0" w:color="auto"/>
                <w:right w:val="none" w:sz="0" w:space="0" w:color="auto"/>
              </w:divBdr>
            </w:div>
            <w:div w:id="81071933">
              <w:marLeft w:val="480"/>
              <w:marRight w:val="0"/>
              <w:marTop w:val="0"/>
              <w:marBottom w:val="0"/>
              <w:divBdr>
                <w:top w:val="none" w:sz="0" w:space="0" w:color="auto"/>
                <w:left w:val="none" w:sz="0" w:space="0" w:color="auto"/>
                <w:bottom w:val="none" w:sz="0" w:space="0" w:color="auto"/>
                <w:right w:val="none" w:sz="0" w:space="0" w:color="auto"/>
              </w:divBdr>
            </w:div>
            <w:div w:id="81074225">
              <w:marLeft w:val="480"/>
              <w:marRight w:val="0"/>
              <w:marTop w:val="0"/>
              <w:marBottom w:val="0"/>
              <w:divBdr>
                <w:top w:val="none" w:sz="0" w:space="0" w:color="auto"/>
                <w:left w:val="none" w:sz="0" w:space="0" w:color="auto"/>
                <w:bottom w:val="none" w:sz="0" w:space="0" w:color="auto"/>
                <w:right w:val="none" w:sz="0" w:space="0" w:color="auto"/>
              </w:divBdr>
            </w:div>
            <w:div w:id="81222304">
              <w:marLeft w:val="480"/>
              <w:marRight w:val="0"/>
              <w:marTop w:val="0"/>
              <w:marBottom w:val="0"/>
              <w:divBdr>
                <w:top w:val="none" w:sz="0" w:space="0" w:color="auto"/>
                <w:left w:val="none" w:sz="0" w:space="0" w:color="auto"/>
                <w:bottom w:val="none" w:sz="0" w:space="0" w:color="auto"/>
                <w:right w:val="none" w:sz="0" w:space="0" w:color="auto"/>
              </w:divBdr>
            </w:div>
            <w:div w:id="81607051">
              <w:marLeft w:val="480"/>
              <w:marRight w:val="0"/>
              <w:marTop w:val="0"/>
              <w:marBottom w:val="0"/>
              <w:divBdr>
                <w:top w:val="none" w:sz="0" w:space="0" w:color="auto"/>
                <w:left w:val="none" w:sz="0" w:space="0" w:color="auto"/>
                <w:bottom w:val="none" w:sz="0" w:space="0" w:color="auto"/>
                <w:right w:val="none" w:sz="0" w:space="0" w:color="auto"/>
              </w:divBdr>
            </w:div>
            <w:div w:id="81608614">
              <w:marLeft w:val="480"/>
              <w:marRight w:val="0"/>
              <w:marTop w:val="0"/>
              <w:marBottom w:val="0"/>
              <w:divBdr>
                <w:top w:val="none" w:sz="0" w:space="0" w:color="auto"/>
                <w:left w:val="none" w:sz="0" w:space="0" w:color="auto"/>
                <w:bottom w:val="none" w:sz="0" w:space="0" w:color="auto"/>
                <w:right w:val="none" w:sz="0" w:space="0" w:color="auto"/>
              </w:divBdr>
            </w:div>
            <w:div w:id="81609671">
              <w:marLeft w:val="480"/>
              <w:marRight w:val="0"/>
              <w:marTop w:val="0"/>
              <w:marBottom w:val="0"/>
              <w:divBdr>
                <w:top w:val="none" w:sz="0" w:space="0" w:color="auto"/>
                <w:left w:val="none" w:sz="0" w:space="0" w:color="auto"/>
                <w:bottom w:val="none" w:sz="0" w:space="0" w:color="auto"/>
                <w:right w:val="none" w:sz="0" w:space="0" w:color="auto"/>
              </w:divBdr>
            </w:div>
            <w:div w:id="81688974">
              <w:marLeft w:val="480"/>
              <w:marRight w:val="0"/>
              <w:marTop w:val="0"/>
              <w:marBottom w:val="0"/>
              <w:divBdr>
                <w:top w:val="none" w:sz="0" w:space="0" w:color="auto"/>
                <w:left w:val="none" w:sz="0" w:space="0" w:color="auto"/>
                <w:bottom w:val="none" w:sz="0" w:space="0" w:color="auto"/>
                <w:right w:val="none" w:sz="0" w:space="0" w:color="auto"/>
              </w:divBdr>
            </w:div>
            <w:div w:id="81727047">
              <w:marLeft w:val="480"/>
              <w:marRight w:val="0"/>
              <w:marTop w:val="0"/>
              <w:marBottom w:val="0"/>
              <w:divBdr>
                <w:top w:val="none" w:sz="0" w:space="0" w:color="auto"/>
                <w:left w:val="none" w:sz="0" w:space="0" w:color="auto"/>
                <w:bottom w:val="none" w:sz="0" w:space="0" w:color="auto"/>
                <w:right w:val="none" w:sz="0" w:space="0" w:color="auto"/>
              </w:divBdr>
            </w:div>
            <w:div w:id="81729162">
              <w:marLeft w:val="480"/>
              <w:marRight w:val="0"/>
              <w:marTop w:val="0"/>
              <w:marBottom w:val="0"/>
              <w:divBdr>
                <w:top w:val="none" w:sz="0" w:space="0" w:color="auto"/>
                <w:left w:val="none" w:sz="0" w:space="0" w:color="auto"/>
                <w:bottom w:val="none" w:sz="0" w:space="0" w:color="auto"/>
                <w:right w:val="none" w:sz="0" w:space="0" w:color="auto"/>
              </w:divBdr>
            </w:div>
            <w:div w:id="81730667">
              <w:marLeft w:val="480"/>
              <w:marRight w:val="0"/>
              <w:marTop w:val="0"/>
              <w:marBottom w:val="0"/>
              <w:divBdr>
                <w:top w:val="none" w:sz="0" w:space="0" w:color="auto"/>
                <w:left w:val="none" w:sz="0" w:space="0" w:color="auto"/>
                <w:bottom w:val="none" w:sz="0" w:space="0" w:color="auto"/>
                <w:right w:val="none" w:sz="0" w:space="0" w:color="auto"/>
              </w:divBdr>
            </w:div>
            <w:div w:id="81731663">
              <w:marLeft w:val="480"/>
              <w:marRight w:val="0"/>
              <w:marTop w:val="0"/>
              <w:marBottom w:val="0"/>
              <w:divBdr>
                <w:top w:val="none" w:sz="0" w:space="0" w:color="auto"/>
                <w:left w:val="none" w:sz="0" w:space="0" w:color="auto"/>
                <w:bottom w:val="none" w:sz="0" w:space="0" w:color="auto"/>
                <w:right w:val="none" w:sz="0" w:space="0" w:color="auto"/>
              </w:divBdr>
            </w:div>
            <w:div w:id="81881351">
              <w:marLeft w:val="480"/>
              <w:marRight w:val="0"/>
              <w:marTop w:val="0"/>
              <w:marBottom w:val="0"/>
              <w:divBdr>
                <w:top w:val="none" w:sz="0" w:space="0" w:color="auto"/>
                <w:left w:val="none" w:sz="0" w:space="0" w:color="auto"/>
                <w:bottom w:val="none" w:sz="0" w:space="0" w:color="auto"/>
                <w:right w:val="none" w:sz="0" w:space="0" w:color="auto"/>
              </w:divBdr>
            </w:div>
            <w:div w:id="81921459">
              <w:marLeft w:val="480"/>
              <w:marRight w:val="0"/>
              <w:marTop w:val="0"/>
              <w:marBottom w:val="0"/>
              <w:divBdr>
                <w:top w:val="none" w:sz="0" w:space="0" w:color="auto"/>
                <w:left w:val="none" w:sz="0" w:space="0" w:color="auto"/>
                <w:bottom w:val="none" w:sz="0" w:space="0" w:color="auto"/>
                <w:right w:val="none" w:sz="0" w:space="0" w:color="auto"/>
              </w:divBdr>
            </w:div>
            <w:div w:id="81991701">
              <w:marLeft w:val="480"/>
              <w:marRight w:val="0"/>
              <w:marTop w:val="0"/>
              <w:marBottom w:val="0"/>
              <w:divBdr>
                <w:top w:val="none" w:sz="0" w:space="0" w:color="auto"/>
                <w:left w:val="none" w:sz="0" w:space="0" w:color="auto"/>
                <w:bottom w:val="none" w:sz="0" w:space="0" w:color="auto"/>
                <w:right w:val="none" w:sz="0" w:space="0" w:color="auto"/>
              </w:divBdr>
            </w:div>
            <w:div w:id="82000600">
              <w:marLeft w:val="480"/>
              <w:marRight w:val="0"/>
              <w:marTop w:val="0"/>
              <w:marBottom w:val="0"/>
              <w:divBdr>
                <w:top w:val="none" w:sz="0" w:space="0" w:color="auto"/>
                <w:left w:val="none" w:sz="0" w:space="0" w:color="auto"/>
                <w:bottom w:val="none" w:sz="0" w:space="0" w:color="auto"/>
                <w:right w:val="none" w:sz="0" w:space="0" w:color="auto"/>
              </w:divBdr>
            </w:div>
            <w:div w:id="82068318">
              <w:marLeft w:val="480"/>
              <w:marRight w:val="0"/>
              <w:marTop w:val="0"/>
              <w:marBottom w:val="0"/>
              <w:divBdr>
                <w:top w:val="none" w:sz="0" w:space="0" w:color="auto"/>
                <w:left w:val="none" w:sz="0" w:space="0" w:color="auto"/>
                <w:bottom w:val="none" w:sz="0" w:space="0" w:color="auto"/>
                <w:right w:val="none" w:sz="0" w:space="0" w:color="auto"/>
              </w:divBdr>
            </w:div>
            <w:div w:id="82069724">
              <w:marLeft w:val="480"/>
              <w:marRight w:val="0"/>
              <w:marTop w:val="0"/>
              <w:marBottom w:val="0"/>
              <w:divBdr>
                <w:top w:val="none" w:sz="0" w:space="0" w:color="auto"/>
                <w:left w:val="none" w:sz="0" w:space="0" w:color="auto"/>
                <w:bottom w:val="none" w:sz="0" w:space="0" w:color="auto"/>
                <w:right w:val="none" w:sz="0" w:space="0" w:color="auto"/>
              </w:divBdr>
            </w:div>
            <w:div w:id="82071628">
              <w:marLeft w:val="480"/>
              <w:marRight w:val="0"/>
              <w:marTop w:val="0"/>
              <w:marBottom w:val="0"/>
              <w:divBdr>
                <w:top w:val="none" w:sz="0" w:space="0" w:color="auto"/>
                <w:left w:val="none" w:sz="0" w:space="0" w:color="auto"/>
                <w:bottom w:val="none" w:sz="0" w:space="0" w:color="auto"/>
                <w:right w:val="none" w:sz="0" w:space="0" w:color="auto"/>
              </w:divBdr>
            </w:div>
            <w:div w:id="82142905">
              <w:marLeft w:val="480"/>
              <w:marRight w:val="0"/>
              <w:marTop w:val="0"/>
              <w:marBottom w:val="0"/>
              <w:divBdr>
                <w:top w:val="none" w:sz="0" w:space="0" w:color="auto"/>
                <w:left w:val="none" w:sz="0" w:space="0" w:color="auto"/>
                <w:bottom w:val="none" w:sz="0" w:space="0" w:color="auto"/>
                <w:right w:val="none" w:sz="0" w:space="0" w:color="auto"/>
              </w:divBdr>
            </w:div>
            <w:div w:id="82186948">
              <w:marLeft w:val="480"/>
              <w:marRight w:val="0"/>
              <w:marTop w:val="0"/>
              <w:marBottom w:val="0"/>
              <w:divBdr>
                <w:top w:val="none" w:sz="0" w:space="0" w:color="auto"/>
                <w:left w:val="none" w:sz="0" w:space="0" w:color="auto"/>
                <w:bottom w:val="none" w:sz="0" w:space="0" w:color="auto"/>
                <w:right w:val="none" w:sz="0" w:space="0" w:color="auto"/>
              </w:divBdr>
            </w:div>
            <w:div w:id="82187220">
              <w:marLeft w:val="480"/>
              <w:marRight w:val="0"/>
              <w:marTop w:val="0"/>
              <w:marBottom w:val="0"/>
              <w:divBdr>
                <w:top w:val="none" w:sz="0" w:space="0" w:color="auto"/>
                <w:left w:val="none" w:sz="0" w:space="0" w:color="auto"/>
                <w:bottom w:val="none" w:sz="0" w:space="0" w:color="auto"/>
                <w:right w:val="none" w:sz="0" w:space="0" w:color="auto"/>
              </w:divBdr>
            </w:div>
            <w:div w:id="82264986">
              <w:marLeft w:val="480"/>
              <w:marRight w:val="0"/>
              <w:marTop w:val="0"/>
              <w:marBottom w:val="0"/>
              <w:divBdr>
                <w:top w:val="none" w:sz="0" w:space="0" w:color="auto"/>
                <w:left w:val="none" w:sz="0" w:space="0" w:color="auto"/>
                <w:bottom w:val="none" w:sz="0" w:space="0" w:color="auto"/>
                <w:right w:val="none" w:sz="0" w:space="0" w:color="auto"/>
              </w:divBdr>
            </w:div>
            <w:div w:id="82265144">
              <w:marLeft w:val="480"/>
              <w:marRight w:val="0"/>
              <w:marTop w:val="0"/>
              <w:marBottom w:val="0"/>
              <w:divBdr>
                <w:top w:val="none" w:sz="0" w:space="0" w:color="auto"/>
                <w:left w:val="none" w:sz="0" w:space="0" w:color="auto"/>
                <w:bottom w:val="none" w:sz="0" w:space="0" w:color="auto"/>
                <w:right w:val="none" w:sz="0" w:space="0" w:color="auto"/>
              </w:divBdr>
            </w:div>
            <w:div w:id="82341440">
              <w:marLeft w:val="480"/>
              <w:marRight w:val="0"/>
              <w:marTop w:val="0"/>
              <w:marBottom w:val="0"/>
              <w:divBdr>
                <w:top w:val="none" w:sz="0" w:space="0" w:color="auto"/>
                <w:left w:val="none" w:sz="0" w:space="0" w:color="auto"/>
                <w:bottom w:val="none" w:sz="0" w:space="0" w:color="auto"/>
                <w:right w:val="none" w:sz="0" w:space="0" w:color="auto"/>
              </w:divBdr>
            </w:div>
            <w:div w:id="82383453">
              <w:marLeft w:val="480"/>
              <w:marRight w:val="0"/>
              <w:marTop w:val="0"/>
              <w:marBottom w:val="0"/>
              <w:divBdr>
                <w:top w:val="none" w:sz="0" w:space="0" w:color="auto"/>
                <w:left w:val="none" w:sz="0" w:space="0" w:color="auto"/>
                <w:bottom w:val="none" w:sz="0" w:space="0" w:color="auto"/>
                <w:right w:val="none" w:sz="0" w:space="0" w:color="auto"/>
              </w:divBdr>
            </w:div>
            <w:div w:id="82460587">
              <w:marLeft w:val="480"/>
              <w:marRight w:val="0"/>
              <w:marTop w:val="0"/>
              <w:marBottom w:val="0"/>
              <w:divBdr>
                <w:top w:val="none" w:sz="0" w:space="0" w:color="auto"/>
                <w:left w:val="none" w:sz="0" w:space="0" w:color="auto"/>
                <w:bottom w:val="none" w:sz="0" w:space="0" w:color="auto"/>
                <w:right w:val="none" w:sz="0" w:space="0" w:color="auto"/>
              </w:divBdr>
            </w:div>
            <w:div w:id="82532660">
              <w:marLeft w:val="480"/>
              <w:marRight w:val="0"/>
              <w:marTop w:val="0"/>
              <w:marBottom w:val="0"/>
              <w:divBdr>
                <w:top w:val="none" w:sz="0" w:space="0" w:color="auto"/>
                <w:left w:val="none" w:sz="0" w:space="0" w:color="auto"/>
                <w:bottom w:val="none" w:sz="0" w:space="0" w:color="auto"/>
                <w:right w:val="none" w:sz="0" w:space="0" w:color="auto"/>
              </w:divBdr>
            </w:div>
            <w:div w:id="82728160">
              <w:marLeft w:val="480"/>
              <w:marRight w:val="0"/>
              <w:marTop w:val="0"/>
              <w:marBottom w:val="0"/>
              <w:divBdr>
                <w:top w:val="none" w:sz="0" w:space="0" w:color="auto"/>
                <w:left w:val="none" w:sz="0" w:space="0" w:color="auto"/>
                <w:bottom w:val="none" w:sz="0" w:space="0" w:color="auto"/>
                <w:right w:val="none" w:sz="0" w:space="0" w:color="auto"/>
              </w:divBdr>
            </w:div>
            <w:div w:id="82840020">
              <w:marLeft w:val="480"/>
              <w:marRight w:val="0"/>
              <w:marTop w:val="0"/>
              <w:marBottom w:val="0"/>
              <w:divBdr>
                <w:top w:val="none" w:sz="0" w:space="0" w:color="auto"/>
                <w:left w:val="none" w:sz="0" w:space="0" w:color="auto"/>
                <w:bottom w:val="none" w:sz="0" w:space="0" w:color="auto"/>
                <w:right w:val="none" w:sz="0" w:space="0" w:color="auto"/>
              </w:divBdr>
            </w:div>
            <w:div w:id="82841777">
              <w:marLeft w:val="480"/>
              <w:marRight w:val="0"/>
              <w:marTop w:val="0"/>
              <w:marBottom w:val="0"/>
              <w:divBdr>
                <w:top w:val="none" w:sz="0" w:space="0" w:color="auto"/>
                <w:left w:val="none" w:sz="0" w:space="0" w:color="auto"/>
                <w:bottom w:val="none" w:sz="0" w:space="0" w:color="auto"/>
                <w:right w:val="none" w:sz="0" w:space="0" w:color="auto"/>
              </w:divBdr>
            </w:div>
            <w:div w:id="82847687">
              <w:marLeft w:val="480"/>
              <w:marRight w:val="0"/>
              <w:marTop w:val="0"/>
              <w:marBottom w:val="0"/>
              <w:divBdr>
                <w:top w:val="none" w:sz="0" w:space="0" w:color="auto"/>
                <w:left w:val="none" w:sz="0" w:space="0" w:color="auto"/>
                <w:bottom w:val="none" w:sz="0" w:space="0" w:color="auto"/>
                <w:right w:val="none" w:sz="0" w:space="0" w:color="auto"/>
              </w:divBdr>
            </w:div>
            <w:div w:id="83191480">
              <w:marLeft w:val="480"/>
              <w:marRight w:val="0"/>
              <w:marTop w:val="0"/>
              <w:marBottom w:val="0"/>
              <w:divBdr>
                <w:top w:val="none" w:sz="0" w:space="0" w:color="auto"/>
                <w:left w:val="none" w:sz="0" w:space="0" w:color="auto"/>
                <w:bottom w:val="none" w:sz="0" w:space="0" w:color="auto"/>
                <w:right w:val="none" w:sz="0" w:space="0" w:color="auto"/>
              </w:divBdr>
            </w:div>
            <w:div w:id="83234376">
              <w:marLeft w:val="480"/>
              <w:marRight w:val="0"/>
              <w:marTop w:val="0"/>
              <w:marBottom w:val="0"/>
              <w:divBdr>
                <w:top w:val="none" w:sz="0" w:space="0" w:color="auto"/>
                <w:left w:val="none" w:sz="0" w:space="0" w:color="auto"/>
                <w:bottom w:val="none" w:sz="0" w:space="0" w:color="auto"/>
                <w:right w:val="none" w:sz="0" w:space="0" w:color="auto"/>
              </w:divBdr>
            </w:div>
            <w:div w:id="83460084">
              <w:marLeft w:val="480"/>
              <w:marRight w:val="0"/>
              <w:marTop w:val="0"/>
              <w:marBottom w:val="0"/>
              <w:divBdr>
                <w:top w:val="none" w:sz="0" w:space="0" w:color="auto"/>
                <w:left w:val="none" w:sz="0" w:space="0" w:color="auto"/>
                <w:bottom w:val="none" w:sz="0" w:space="0" w:color="auto"/>
                <w:right w:val="none" w:sz="0" w:space="0" w:color="auto"/>
              </w:divBdr>
            </w:div>
            <w:div w:id="83572321">
              <w:marLeft w:val="480"/>
              <w:marRight w:val="0"/>
              <w:marTop w:val="0"/>
              <w:marBottom w:val="0"/>
              <w:divBdr>
                <w:top w:val="none" w:sz="0" w:space="0" w:color="auto"/>
                <w:left w:val="none" w:sz="0" w:space="0" w:color="auto"/>
                <w:bottom w:val="none" w:sz="0" w:space="0" w:color="auto"/>
                <w:right w:val="none" w:sz="0" w:space="0" w:color="auto"/>
              </w:divBdr>
            </w:div>
            <w:div w:id="83649018">
              <w:marLeft w:val="480"/>
              <w:marRight w:val="0"/>
              <w:marTop w:val="0"/>
              <w:marBottom w:val="0"/>
              <w:divBdr>
                <w:top w:val="none" w:sz="0" w:space="0" w:color="auto"/>
                <w:left w:val="none" w:sz="0" w:space="0" w:color="auto"/>
                <w:bottom w:val="none" w:sz="0" w:space="0" w:color="auto"/>
                <w:right w:val="none" w:sz="0" w:space="0" w:color="auto"/>
              </w:divBdr>
            </w:div>
            <w:div w:id="83653098">
              <w:marLeft w:val="480"/>
              <w:marRight w:val="0"/>
              <w:marTop w:val="0"/>
              <w:marBottom w:val="0"/>
              <w:divBdr>
                <w:top w:val="none" w:sz="0" w:space="0" w:color="auto"/>
                <w:left w:val="none" w:sz="0" w:space="0" w:color="auto"/>
                <w:bottom w:val="none" w:sz="0" w:space="0" w:color="auto"/>
                <w:right w:val="none" w:sz="0" w:space="0" w:color="auto"/>
              </w:divBdr>
            </w:div>
            <w:div w:id="83769832">
              <w:marLeft w:val="480"/>
              <w:marRight w:val="0"/>
              <w:marTop w:val="0"/>
              <w:marBottom w:val="0"/>
              <w:divBdr>
                <w:top w:val="none" w:sz="0" w:space="0" w:color="auto"/>
                <w:left w:val="none" w:sz="0" w:space="0" w:color="auto"/>
                <w:bottom w:val="none" w:sz="0" w:space="0" w:color="auto"/>
                <w:right w:val="none" w:sz="0" w:space="0" w:color="auto"/>
              </w:divBdr>
            </w:div>
            <w:div w:id="83842704">
              <w:marLeft w:val="480"/>
              <w:marRight w:val="0"/>
              <w:marTop w:val="0"/>
              <w:marBottom w:val="0"/>
              <w:divBdr>
                <w:top w:val="none" w:sz="0" w:space="0" w:color="auto"/>
                <w:left w:val="none" w:sz="0" w:space="0" w:color="auto"/>
                <w:bottom w:val="none" w:sz="0" w:space="0" w:color="auto"/>
                <w:right w:val="none" w:sz="0" w:space="0" w:color="auto"/>
              </w:divBdr>
            </w:div>
            <w:div w:id="83847712">
              <w:marLeft w:val="480"/>
              <w:marRight w:val="0"/>
              <w:marTop w:val="0"/>
              <w:marBottom w:val="0"/>
              <w:divBdr>
                <w:top w:val="none" w:sz="0" w:space="0" w:color="auto"/>
                <w:left w:val="none" w:sz="0" w:space="0" w:color="auto"/>
                <w:bottom w:val="none" w:sz="0" w:space="0" w:color="auto"/>
                <w:right w:val="none" w:sz="0" w:space="0" w:color="auto"/>
              </w:divBdr>
            </w:div>
            <w:div w:id="84110567">
              <w:marLeft w:val="480"/>
              <w:marRight w:val="0"/>
              <w:marTop w:val="0"/>
              <w:marBottom w:val="0"/>
              <w:divBdr>
                <w:top w:val="none" w:sz="0" w:space="0" w:color="auto"/>
                <w:left w:val="none" w:sz="0" w:space="0" w:color="auto"/>
                <w:bottom w:val="none" w:sz="0" w:space="0" w:color="auto"/>
                <w:right w:val="none" w:sz="0" w:space="0" w:color="auto"/>
              </w:divBdr>
            </w:div>
            <w:div w:id="84150566">
              <w:marLeft w:val="480"/>
              <w:marRight w:val="0"/>
              <w:marTop w:val="0"/>
              <w:marBottom w:val="0"/>
              <w:divBdr>
                <w:top w:val="none" w:sz="0" w:space="0" w:color="auto"/>
                <w:left w:val="none" w:sz="0" w:space="0" w:color="auto"/>
                <w:bottom w:val="none" w:sz="0" w:space="0" w:color="auto"/>
                <w:right w:val="none" w:sz="0" w:space="0" w:color="auto"/>
              </w:divBdr>
            </w:div>
            <w:div w:id="84150702">
              <w:marLeft w:val="480"/>
              <w:marRight w:val="0"/>
              <w:marTop w:val="0"/>
              <w:marBottom w:val="0"/>
              <w:divBdr>
                <w:top w:val="none" w:sz="0" w:space="0" w:color="auto"/>
                <w:left w:val="none" w:sz="0" w:space="0" w:color="auto"/>
                <w:bottom w:val="none" w:sz="0" w:space="0" w:color="auto"/>
                <w:right w:val="none" w:sz="0" w:space="0" w:color="auto"/>
              </w:divBdr>
            </w:div>
            <w:div w:id="84151691">
              <w:marLeft w:val="480"/>
              <w:marRight w:val="0"/>
              <w:marTop w:val="0"/>
              <w:marBottom w:val="0"/>
              <w:divBdr>
                <w:top w:val="none" w:sz="0" w:space="0" w:color="auto"/>
                <w:left w:val="none" w:sz="0" w:space="0" w:color="auto"/>
                <w:bottom w:val="none" w:sz="0" w:space="0" w:color="auto"/>
                <w:right w:val="none" w:sz="0" w:space="0" w:color="auto"/>
              </w:divBdr>
            </w:div>
            <w:div w:id="84227162">
              <w:marLeft w:val="480"/>
              <w:marRight w:val="0"/>
              <w:marTop w:val="0"/>
              <w:marBottom w:val="0"/>
              <w:divBdr>
                <w:top w:val="none" w:sz="0" w:space="0" w:color="auto"/>
                <w:left w:val="none" w:sz="0" w:space="0" w:color="auto"/>
                <w:bottom w:val="none" w:sz="0" w:space="0" w:color="auto"/>
                <w:right w:val="none" w:sz="0" w:space="0" w:color="auto"/>
              </w:divBdr>
            </w:div>
            <w:div w:id="84303745">
              <w:marLeft w:val="480"/>
              <w:marRight w:val="0"/>
              <w:marTop w:val="0"/>
              <w:marBottom w:val="0"/>
              <w:divBdr>
                <w:top w:val="none" w:sz="0" w:space="0" w:color="auto"/>
                <w:left w:val="none" w:sz="0" w:space="0" w:color="auto"/>
                <w:bottom w:val="none" w:sz="0" w:space="0" w:color="auto"/>
                <w:right w:val="none" w:sz="0" w:space="0" w:color="auto"/>
              </w:divBdr>
            </w:div>
            <w:div w:id="84307592">
              <w:marLeft w:val="480"/>
              <w:marRight w:val="0"/>
              <w:marTop w:val="0"/>
              <w:marBottom w:val="0"/>
              <w:divBdr>
                <w:top w:val="none" w:sz="0" w:space="0" w:color="auto"/>
                <w:left w:val="none" w:sz="0" w:space="0" w:color="auto"/>
                <w:bottom w:val="none" w:sz="0" w:space="0" w:color="auto"/>
                <w:right w:val="none" w:sz="0" w:space="0" w:color="auto"/>
              </w:divBdr>
            </w:div>
            <w:div w:id="84309675">
              <w:marLeft w:val="480"/>
              <w:marRight w:val="0"/>
              <w:marTop w:val="0"/>
              <w:marBottom w:val="0"/>
              <w:divBdr>
                <w:top w:val="none" w:sz="0" w:space="0" w:color="auto"/>
                <w:left w:val="none" w:sz="0" w:space="0" w:color="auto"/>
                <w:bottom w:val="none" w:sz="0" w:space="0" w:color="auto"/>
                <w:right w:val="none" w:sz="0" w:space="0" w:color="auto"/>
              </w:divBdr>
            </w:div>
            <w:div w:id="84545334">
              <w:marLeft w:val="480"/>
              <w:marRight w:val="0"/>
              <w:marTop w:val="0"/>
              <w:marBottom w:val="0"/>
              <w:divBdr>
                <w:top w:val="none" w:sz="0" w:space="0" w:color="auto"/>
                <w:left w:val="none" w:sz="0" w:space="0" w:color="auto"/>
                <w:bottom w:val="none" w:sz="0" w:space="0" w:color="auto"/>
                <w:right w:val="none" w:sz="0" w:space="0" w:color="auto"/>
              </w:divBdr>
            </w:div>
            <w:div w:id="84618737">
              <w:marLeft w:val="480"/>
              <w:marRight w:val="0"/>
              <w:marTop w:val="0"/>
              <w:marBottom w:val="0"/>
              <w:divBdr>
                <w:top w:val="none" w:sz="0" w:space="0" w:color="auto"/>
                <w:left w:val="none" w:sz="0" w:space="0" w:color="auto"/>
                <w:bottom w:val="none" w:sz="0" w:space="0" w:color="auto"/>
                <w:right w:val="none" w:sz="0" w:space="0" w:color="auto"/>
              </w:divBdr>
            </w:div>
            <w:div w:id="84738193">
              <w:marLeft w:val="480"/>
              <w:marRight w:val="0"/>
              <w:marTop w:val="0"/>
              <w:marBottom w:val="0"/>
              <w:divBdr>
                <w:top w:val="none" w:sz="0" w:space="0" w:color="auto"/>
                <w:left w:val="none" w:sz="0" w:space="0" w:color="auto"/>
                <w:bottom w:val="none" w:sz="0" w:space="0" w:color="auto"/>
                <w:right w:val="none" w:sz="0" w:space="0" w:color="auto"/>
              </w:divBdr>
            </w:div>
            <w:div w:id="84765689">
              <w:marLeft w:val="480"/>
              <w:marRight w:val="0"/>
              <w:marTop w:val="0"/>
              <w:marBottom w:val="0"/>
              <w:divBdr>
                <w:top w:val="none" w:sz="0" w:space="0" w:color="auto"/>
                <w:left w:val="none" w:sz="0" w:space="0" w:color="auto"/>
                <w:bottom w:val="none" w:sz="0" w:space="0" w:color="auto"/>
                <w:right w:val="none" w:sz="0" w:space="0" w:color="auto"/>
              </w:divBdr>
            </w:div>
            <w:div w:id="84765922">
              <w:marLeft w:val="480"/>
              <w:marRight w:val="0"/>
              <w:marTop w:val="0"/>
              <w:marBottom w:val="0"/>
              <w:divBdr>
                <w:top w:val="none" w:sz="0" w:space="0" w:color="auto"/>
                <w:left w:val="none" w:sz="0" w:space="0" w:color="auto"/>
                <w:bottom w:val="none" w:sz="0" w:space="0" w:color="auto"/>
                <w:right w:val="none" w:sz="0" w:space="0" w:color="auto"/>
              </w:divBdr>
            </w:div>
            <w:div w:id="84767446">
              <w:marLeft w:val="480"/>
              <w:marRight w:val="0"/>
              <w:marTop w:val="0"/>
              <w:marBottom w:val="0"/>
              <w:divBdr>
                <w:top w:val="none" w:sz="0" w:space="0" w:color="auto"/>
                <w:left w:val="none" w:sz="0" w:space="0" w:color="auto"/>
                <w:bottom w:val="none" w:sz="0" w:space="0" w:color="auto"/>
                <w:right w:val="none" w:sz="0" w:space="0" w:color="auto"/>
              </w:divBdr>
            </w:div>
            <w:div w:id="84888701">
              <w:marLeft w:val="480"/>
              <w:marRight w:val="0"/>
              <w:marTop w:val="0"/>
              <w:marBottom w:val="0"/>
              <w:divBdr>
                <w:top w:val="none" w:sz="0" w:space="0" w:color="auto"/>
                <w:left w:val="none" w:sz="0" w:space="0" w:color="auto"/>
                <w:bottom w:val="none" w:sz="0" w:space="0" w:color="auto"/>
                <w:right w:val="none" w:sz="0" w:space="0" w:color="auto"/>
              </w:divBdr>
            </w:div>
            <w:div w:id="84957245">
              <w:marLeft w:val="480"/>
              <w:marRight w:val="0"/>
              <w:marTop w:val="0"/>
              <w:marBottom w:val="0"/>
              <w:divBdr>
                <w:top w:val="none" w:sz="0" w:space="0" w:color="auto"/>
                <w:left w:val="none" w:sz="0" w:space="0" w:color="auto"/>
                <w:bottom w:val="none" w:sz="0" w:space="0" w:color="auto"/>
                <w:right w:val="none" w:sz="0" w:space="0" w:color="auto"/>
              </w:divBdr>
            </w:div>
            <w:div w:id="85005174">
              <w:marLeft w:val="480"/>
              <w:marRight w:val="0"/>
              <w:marTop w:val="0"/>
              <w:marBottom w:val="0"/>
              <w:divBdr>
                <w:top w:val="none" w:sz="0" w:space="0" w:color="auto"/>
                <w:left w:val="none" w:sz="0" w:space="0" w:color="auto"/>
                <w:bottom w:val="none" w:sz="0" w:space="0" w:color="auto"/>
                <w:right w:val="none" w:sz="0" w:space="0" w:color="auto"/>
              </w:divBdr>
            </w:div>
            <w:div w:id="85032202">
              <w:marLeft w:val="480"/>
              <w:marRight w:val="0"/>
              <w:marTop w:val="0"/>
              <w:marBottom w:val="0"/>
              <w:divBdr>
                <w:top w:val="none" w:sz="0" w:space="0" w:color="auto"/>
                <w:left w:val="none" w:sz="0" w:space="0" w:color="auto"/>
                <w:bottom w:val="none" w:sz="0" w:space="0" w:color="auto"/>
                <w:right w:val="none" w:sz="0" w:space="0" w:color="auto"/>
              </w:divBdr>
            </w:div>
            <w:div w:id="85078460">
              <w:marLeft w:val="480"/>
              <w:marRight w:val="0"/>
              <w:marTop w:val="0"/>
              <w:marBottom w:val="0"/>
              <w:divBdr>
                <w:top w:val="none" w:sz="0" w:space="0" w:color="auto"/>
                <w:left w:val="none" w:sz="0" w:space="0" w:color="auto"/>
                <w:bottom w:val="none" w:sz="0" w:space="0" w:color="auto"/>
                <w:right w:val="none" w:sz="0" w:space="0" w:color="auto"/>
              </w:divBdr>
            </w:div>
            <w:div w:id="85081618">
              <w:marLeft w:val="480"/>
              <w:marRight w:val="0"/>
              <w:marTop w:val="0"/>
              <w:marBottom w:val="0"/>
              <w:divBdr>
                <w:top w:val="none" w:sz="0" w:space="0" w:color="auto"/>
                <w:left w:val="none" w:sz="0" w:space="0" w:color="auto"/>
                <w:bottom w:val="none" w:sz="0" w:space="0" w:color="auto"/>
                <w:right w:val="none" w:sz="0" w:space="0" w:color="auto"/>
              </w:divBdr>
            </w:div>
            <w:div w:id="85199500">
              <w:marLeft w:val="480"/>
              <w:marRight w:val="0"/>
              <w:marTop w:val="0"/>
              <w:marBottom w:val="0"/>
              <w:divBdr>
                <w:top w:val="none" w:sz="0" w:space="0" w:color="auto"/>
                <w:left w:val="none" w:sz="0" w:space="0" w:color="auto"/>
                <w:bottom w:val="none" w:sz="0" w:space="0" w:color="auto"/>
                <w:right w:val="none" w:sz="0" w:space="0" w:color="auto"/>
              </w:divBdr>
            </w:div>
            <w:div w:id="85225047">
              <w:marLeft w:val="480"/>
              <w:marRight w:val="0"/>
              <w:marTop w:val="0"/>
              <w:marBottom w:val="0"/>
              <w:divBdr>
                <w:top w:val="none" w:sz="0" w:space="0" w:color="auto"/>
                <w:left w:val="none" w:sz="0" w:space="0" w:color="auto"/>
                <w:bottom w:val="none" w:sz="0" w:space="0" w:color="auto"/>
                <w:right w:val="none" w:sz="0" w:space="0" w:color="auto"/>
              </w:divBdr>
            </w:div>
            <w:div w:id="85229055">
              <w:marLeft w:val="480"/>
              <w:marRight w:val="0"/>
              <w:marTop w:val="0"/>
              <w:marBottom w:val="0"/>
              <w:divBdr>
                <w:top w:val="none" w:sz="0" w:space="0" w:color="auto"/>
                <w:left w:val="none" w:sz="0" w:space="0" w:color="auto"/>
                <w:bottom w:val="none" w:sz="0" w:space="0" w:color="auto"/>
                <w:right w:val="none" w:sz="0" w:space="0" w:color="auto"/>
              </w:divBdr>
            </w:div>
            <w:div w:id="85269702">
              <w:marLeft w:val="480"/>
              <w:marRight w:val="0"/>
              <w:marTop w:val="0"/>
              <w:marBottom w:val="0"/>
              <w:divBdr>
                <w:top w:val="none" w:sz="0" w:space="0" w:color="auto"/>
                <w:left w:val="none" w:sz="0" w:space="0" w:color="auto"/>
                <w:bottom w:val="none" w:sz="0" w:space="0" w:color="auto"/>
                <w:right w:val="none" w:sz="0" w:space="0" w:color="auto"/>
              </w:divBdr>
            </w:div>
            <w:div w:id="85274049">
              <w:marLeft w:val="480"/>
              <w:marRight w:val="0"/>
              <w:marTop w:val="0"/>
              <w:marBottom w:val="0"/>
              <w:divBdr>
                <w:top w:val="none" w:sz="0" w:space="0" w:color="auto"/>
                <w:left w:val="none" w:sz="0" w:space="0" w:color="auto"/>
                <w:bottom w:val="none" w:sz="0" w:space="0" w:color="auto"/>
                <w:right w:val="none" w:sz="0" w:space="0" w:color="auto"/>
              </w:divBdr>
            </w:div>
            <w:div w:id="85345681">
              <w:marLeft w:val="480"/>
              <w:marRight w:val="0"/>
              <w:marTop w:val="0"/>
              <w:marBottom w:val="0"/>
              <w:divBdr>
                <w:top w:val="none" w:sz="0" w:space="0" w:color="auto"/>
                <w:left w:val="none" w:sz="0" w:space="0" w:color="auto"/>
                <w:bottom w:val="none" w:sz="0" w:space="0" w:color="auto"/>
                <w:right w:val="none" w:sz="0" w:space="0" w:color="auto"/>
              </w:divBdr>
            </w:div>
            <w:div w:id="85465838">
              <w:marLeft w:val="480"/>
              <w:marRight w:val="0"/>
              <w:marTop w:val="0"/>
              <w:marBottom w:val="0"/>
              <w:divBdr>
                <w:top w:val="none" w:sz="0" w:space="0" w:color="auto"/>
                <w:left w:val="none" w:sz="0" w:space="0" w:color="auto"/>
                <w:bottom w:val="none" w:sz="0" w:space="0" w:color="auto"/>
                <w:right w:val="none" w:sz="0" w:space="0" w:color="auto"/>
              </w:divBdr>
            </w:div>
            <w:div w:id="85538065">
              <w:marLeft w:val="480"/>
              <w:marRight w:val="0"/>
              <w:marTop w:val="0"/>
              <w:marBottom w:val="0"/>
              <w:divBdr>
                <w:top w:val="none" w:sz="0" w:space="0" w:color="auto"/>
                <w:left w:val="none" w:sz="0" w:space="0" w:color="auto"/>
                <w:bottom w:val="none" w:sz="0" w:space="0" w:color="auto"/>
                <w:right w:val="none" w:sz="0" w:space="0" w:color="auto"/>
              </w:divBdr>
            </w:div>
            <w:div w:id="85541725">
              <w:marLeft w:val="480"/>
              <w:marRight w:val="0"/>
              <w:marTop w:val="0"/>
              <w:marBottom w:val="0"/>
              <w:divBdr>
                <w:top w:val="none" w:sz="0" w:space="0" w:color="auto"/>
                <w:left w:val="none" w:sz="0" w:space="0" w:color="auto"/>
                <w:bottom w:val="none" w:sz="0" w:space="0" w:color="auto"/>
                <w:right w:val="none" w:sz="0" w:space="0" w:color="auto"/>
              </w:divBdr>
            </w:div>
            <w:div w:id="85687536">
              <w:marLeft w:val="480"/>
              <w:marRight w:val="0"/>
              <w:marTop w:val="0"/>
              <w:marBottom w:val="0"/>
              <w:divBdr>
                <w:top w:val="none" w:sz="0" w:space="0" w:color="auto"/>
                <w:left w:val="none" w:sz="0" w:space="0" w:color="auto"/>
                <w:bottom w:val="none" w:sz="0" w:space="0" w:color="auto"/>
                <w:right w:val="none" w:sz="0" w:space="0" w:color="auto"/>
              </w:divBdr>
            </w:div>
            <w:div w:id="85804670">
              <w:marLeft w:val="480"/>
              <w:marRight w:val="0"/>
              <w:marTop w:val="0"/>
              <w:marBottom w:val="0"/>
              <w:divBdr>
                <w:top w:val="none" w:sz="0" w:space="0" w:color="auto"/>
                <w:left w:val="none" w:sz="0" w:space="0" w:color="auto"/>
                <w:bottom w:val="none" w:sz="0" w:space="0" w:color="auto"/>
                <w:right w:val="none" w:sz="0" w:space="0" w:color="auto"/>
              </w:divBdr>
            </w:div>
            <w:div w:id="85882446">
              <w:marLeft w:val="480"/>
              <w:marRight w:val="0"/>
              <w:marTop w:val="0"/>
              <w:marBottom w:val="0"/>
              <w:divBdr>
                <w:top w:val="none" w:sz="0" w:space="0" w:color="auto"/>
                <w:left w:val="none" w:sz="0" w:space="0" w:color="auto"/>
                <w:bottom w:val="none" w:sz="0" w:space="0" w:color="auto"/>
                <w:right w:val="none" w:sz="0" w:space="0" w:color="auto"/>
              </w:divBdr>
            </w:div>
            <w:div w:id="85929373">
              <w:marLeft w:val="480"/>
              <w:marRight w:val="0"/>
              <w:marTop w:val="0"/>
              <w:marBottom w:val="0"/>
              <w:divBdr>
                <w:top w:val="none" w:sz="0" w:space="0" w:color="auto"/>
                <w:left w:val="none" w:sz="0" w:space="0" w:color="auto"/>
                <w:bottom w:val="none" w:sz="0" w:space="0" w:color="auto"/>
                <w:right w:val="none" w:sz="0" w:space="0" w:color="auto"/>
              </w:divBdr>
            </w:div>
            <w:div w:id="85931507">
              <w:marLeft w:val="480"/>
              <w:marRight w:val="0"/>
              <w:marTop w:val="0"/>
              <w:marBottom w:val="0"/>
              <w:divBdr>
                <w:top w:val="none" w:sz="0" w:space="0" w:color="auto"/>
                <w:left w:val="none" w:sz="0" w:space="0" w:color="auto"/>
                <w:bottom w:val="none" w:sz="0" w:space="0" w:color="auto"/>
                <w:right w:val="none" w:sz="0" w:space="0" w:color="auto"/>
              </w:divBdr>
            </w:div>
            <w:div w:id="86075923">
              <w:marLeft w:val="480"/>
              <w:marRight w:val="0"/>
              <w:marTop w:val="0"/>
              <w:marBottom w:val="0"/>
              <w:divBdr>
                <w:top w:val="none" w:sz="0" w:space="0" w:color="auto"/>
                <w:left w:val="none" w:sz="0" w:space="0" w:color="auto"/>
                <w:bottom w:val="none" w:sz="0" w:space="0" w:color="auto"/>
                <w:right w:val="none" w:sz="0" w:space="0" w:color="auto"/>
              </w:divBdr>
            </w:div>
            <w:div w:id="86313938">
              <w:marLeft w:val="480"/>
              <w:marRight w:val="0"/>
              <w:marTop w:val="0"/>
              <w:marBottom w:val="0"/>
              <w:divBdr>
                <w:top w:val="none" w:sz="0" w:space="0" w:color="auto"/>
                <w:left w:val="none" w:sz="0" w:space="0" w:color="auto"/>
                <w:bottom w:val="none" w:sz="0" w:space="0" w:color="auto"/>
                <w:right w:val="none" w:sz="0" w:space="0" w:color="auto"/>
              </w:divBdr>
            </w:div>
            <w:div w:id="86466687">
              <w:marLeft w:val="480"/>
              <w:marRight w:val="0"/>
              <w:marTop w:val="0"/>
              <w:marBottom w:val="0"/>
              <w:divBdr>
                <w:top w:val="none" w:sz="0" w:space="0" w:color="auto"/>
                <w:left w:val="none" w:sz="0" w:space="0" w:color="auto"/>
                <w:bottom w:val="none" w:sz="0" w:space="0" w:color="auto"/>
                <w:right w:val="none" w:sz="0" w:space="0" w:color="auto"/>
              </w:divBdr>
            </w:div>
            <w:div w:id="86467391">
              <w:marLeft w:val="480"/>
              <w:marRight w:val="0"/>
              <w:marTop w:val="0"/>
              <w:marBottom w:val="0"/>
              <w:divBdr>
                <w:top w:val="none" w:sz="0" w:space="0" w:color="auto"/>
                <w:left w:val="none" w:sz="0" w:space="0" w:color="auto"/>
                <w:bottom w:val="none" w:sz="0" w:space="0" w:color="auto"/>
                <w:right w:val="none" w:sz="0" w:space="0" w:color="auto"/>
              </w:divBdr>
            </w:div>
            <w:div w:id="86510803">
              <w:marLeft w:val="480"/>
              <w:marRight w:val="0"/>
              <w:marTop w:val="0"/>
              <w:marBottom w:val="0"/>
              <w:divBdr>
                <w:top w:val="none" w:sz="0" w:space="0" w:color="auto"/>
                <w:left w:val="none" w:sz="0" w:space="0" w:color="auto"/>
                <w:bottom w:val="none" w:sz="0" w:space="0" w:color="auto"/>
                <w:right w:val="none" w:sz="0" w:space="0" w:color="auto"/>
              </w:divBdr>
            </w:div>
            <w:div w:id="86511614">
              <w:marLeft w:val="480"/>
              <w:marRight w:val="0"/>
              <w:marTop w:val="0"/>
              <w:marBottom w:val="0"/>
              <w:divBdr>
                <w:top w:val="none" w:sz="0" w:space="0" w:color="auto"/>
                <w:left w:val="none" w:sz="0" w:space="0" w:color="auto"/>
                <w:bottom w:val="none" w:sz="0" w:space="0" w:color="auto"/>
                <w:right w:val="none" w:sz="0" w:space="0" w:color="auto"/>
              </w:divBdr>
            </w:div>
            <w:div w:id="86538457">
              <w:marLeft w:val="480"/>
              <w:marRight w:val="0"/>
              <w:marTop w:val="0"/>
              <w:marBottom w:val="0"/>
              <w:divBdr>
                <w:top w:val="none" w:sz="0" w:space="0" w:color="auto"/>
                <w:left w:val="none" w:sz="0" w:space="0" w:color="auto"/>
                <w:bottom w:val="none" w:sz="0" w:space="0" w:color="auto"/>
                <w:right w:val="none" w:sz="0" w:space="0" w:color="auto"/>
              </w:divBdr>
            </w:div>
            <w:div w:id="86540123">
              <w:marLeft w:val="480"/>
              <w:marRight w:val="0"/>
              <w:marTop w:val="0"/>
              <w:marBottom w:val="0"/>
              <w:divBdr>
                <w:top w:val="none" w:sz="0" w:space="0" w:color="auto"/>
                <w:left w:val="none" w:sz="0" w:space="0" w:color="auto"/>
                <w:bottom w:val="none" w:sz="0" w:space="0" w:color="auto"/>
                <w:right w:val="none" w:sz="0" w:space="0" w:color="auto"/>
              </w:divBdr>
            </w:div>
            <w:div w:id="86578358">
              <w:marLeft w:val="480"/>
              <w:marRight w:val="0"/>
              <w:marTop w:val="0"/>
              <w:marBottom w:val="0"/>
              <w:divBdr>
                <w:top w:val="none" w:sz="0" w:space="0" w:color="auto"/>
                <w:left w:val="none" w:sz="0" w:space="0" w:color="auto"/>
                <w:bottom w:val="none" w:sz="0" w:space="0" w:color="auto"/>
                <w:right w:val="none" w:sz="0" w:space="0" w:color="auto"/>
              </w:divBdr>
            </w:div>
            <w:div w:id="86729612">
              <w:marLeft w:val="480"/>
              <w:marRight w:val="0"/>
              <w:marTop w:val="0"/>
              <w:marBottom w:val="0"/>
              <w:divBdr>
                <w:top w:val="none" w:sz="0" w:space="0" w:color="auto"/>
                <w:left w:val="none" w:sz="0" w:space="0" w:color="auto"/>
                <w:bottom w:val="none" w:sz="0" w:space="0" w:color="auto"/>
                <w:right w:val="none" w:sz="0" w:space="0" w:color="auto"/>
              </w:divBdr>
            </w:div>
            <w:div w:id="86778568">
              <w:marLeft w:val="480"/>
              <w:marRight w:val="0"/>
              <w:marTop w:val="0"/>
              <w:marBottom w:val="0"/>
              <w:divBdr>
                <w:top w:val="none" w:sz="0" w:space="0" w:color="auto"/>
                <w:left w:val="none" w:sz="0" w:space="0" w:color="auto"/>
                <w:bottom w:val="none" w:sz="0" w:space="0" w:color="auto"/>
                <w:right w:val="none" w:sz="0" w:space="0" w:color="auto"/>
              </w:divBdr>
            </w:div>
            <w:div w:id="86849112">
              <w:marLeft w:val="480"/>
              <w:marRight w:val="0"/>
              <w:marTop w:val="0"/>
              <w:marBottom w:val="0"/>
              <w:divBdr>
                <w:top w:val="none" w:sz="0" w:space="0" w:color="auto"/>
                <w:left w:val="none" w:sz="0" w:space="0" w:color="auto"/>
                <w:bottom w:val="none" w:sz="0" w:space="0" w:color="auto"/>
                <w:right w:val="none" w:sz="0" w:space="0" w:color="auto"/>
              </w:divBdr>
            </w:div>
            <w:div w:id="86852799">
              <w:marLeft w:val="480"/>
              <w:marRight w:val="0"/>
              <w:marTop w:val="0"/>
              <w:marBottom w:val="0"/>
              <w:divBdr>
                <w:top w:val="none" w:sz="0" w:space="0" w:color="auto"/>
                <w:left w:val="none" w:sz="0" w:space="0" w:color="auto"/>
                <w:bottom w:val="none" w:sz="0" w:space="0" w:color="auto"/>
                <w:right w:val="none" w:sz="0" w:space="0" w:color="auto"/>
              </w:divBdr>
            </w:div>
            <w:div w:id="86927000">
              <w:marLeft w:val="480"/>
              <w:marRight w:val="0"/>
              <w:marTop w:val="0"/>
              <w:marBottom w:val="0"/>
              <w:divBdr>
                <w:top w:val="none" w:sz="0" w:space="0" w:color="auto"/>
                <w:left w:val="none" w:sz="0" w:space="0" w:color="auto"/>
                <w:bottom w:val="none" w:sz="0" w:space="0" w:color="auto"/>
                <w:right w:val="none" w:sz="0" w:space="0" w:color="auto"/>
              </w:divBdr>
            </w:div>
            <w:div w:id="86971110">
              <w:marLeft w:val="480"/>
              <w:marRight w:val="0"/>
              <w:marTop w:val="0"/>
              <w:marBottom w:val="0"/>
              <w:divBdr>
                <w:top w:val="none" w:sz="0" w:space="0" w:color="auto"/>
                <w:left w:val="none" w:sz="0" w:space="0" w:color="auto"/>
                <w:bottom w:val="none" w:sz="0" w:space="0" w:color="auto"/>
                <w:right w:val="none" w:sz="0" w:space="0" w:color="auto"/>
              </w:divBdr>
            </w:div>
            <w:div w:id="86972292">
              <w:marLeft w:val="480"/>
              <w:marRight w:val="0"/>
              <w:marTop w:val="0"/>
              <w:marBottom w:val="0"/>
              <w:divBdr>
                <w:top w:val="none" w:sz="0" w:space="0" w:color="auto"/>
                <w:left w:val="none" w:sz="0" w:space="0" w:color="auto"/>
                <w:bottom w:val="none" w:sz="0" w:space="0" w:color="auto"/>
                <w:right w:val="none" w:sz="0" w:space="0" w:color="auto"/>
              </w:divBdr>
            </w:div>
            <w:div w:id="87193133">
              <w:marLeft w:val="480"/>
              <w:marRight w:val="0"/>
              <w:marTop w:val="0"/>
              <w:marBottom w:val="0"/>
              <w:divBdr>
                <w:top w:val="none" w:sz="0" w:space="0" w:color="auto"/>
                <w:left w:val="none" w:sz="0" w:space="0" w:color="auto"/>
                <w:bottom w:val="none" w:sz="0" w:space="0" w:color="auto"/>
                <w:right w:val="none" w:sz="0" w:space="0" w:color="auto"/>
              </w:divBdr>
            </w:div>
            <w:div w:id="87242025">
              <w:marLeft w:val="480"/>
              <w:marRight w:val="0"/>
              <w:marTop w:val="0"/>
              <w:marBottom w:val="0"/>
              <w:divBdr>
                <w:top w:val="none" w:sz="0" w:space="0" w:color="auto"/>
                <w:left w:val="none" w:sz="0" w:space="0" w:color="auto"/>
                <w:bottom w:val="none" w:sz="0" w:space="0" w:color="auto"/>
                <w:right w:val="none" w:sz="0" w:space="0" w:color="auto"/>
              </w:divBdr>
            </w:div>
            <w:div w:id="87316233">
              <w:marLeft w:val="480"/>
              <w:marRight w:val="0"/>
              <w:marTop w:val="0"/>
              <w:marBottom w:val="0"/>
              <w:divBdr>
                <w:top w:val="none" w:sz="0" w:space="0" w:color="auto"/>
                <w:left w:val="none" w:sz="0" w:space="0" w:color="auto"/>
                <w:bottom w:val="none" w:sz="0" w:space="0" w:color="auto"/>
                <w:right w:val="none" w:sz="0" w:space="0" w:color="auto"/>
              </w:divBdr>
            </w:div>
            <w:div w:id="87384089">
              <w:marLeft w:val="480"/>
              <w:marRight w:val="0"/>
              <w:marTop w:val="0"/>
              <w:marBottom w:val="0"/>
              <w:divBdr>
                <w:top w:val="none" w:sz="0" w:space="0" w:color="auto"/>
                <w:left w:val="none" w:sz="0" w:space="0" w:color="auto"/>
                <w:bottom w:val="none" w:sz="0" w:space="0" w:color="auto"/>
                <w:right w:val="none" w:sz="0" w:space="0" w:color="auto"/>
              </w:divBdr>
            </w:div>
            <w:div w:id="87390608">
              <w:marLeft w:val="480"/>
              <w:marRight w:val="0"/>
              <w:marTop w:val="0"/>
              <w:marBottom w:val="0"/>
              <w:divBdr>
                <w:top w:val="none" w:sz="0" w:space="0" w:color="auto"/>
                <w:left w:val="none" w:sz="0" w:space="0" w:color="auto"/>
                <w:bottom w:val="none" w:sz="0" w:space="0" w:color="auto"/>
                <w:right w:val="none" w:sz="0" w:space="0" w:color="auto"/>
              </w:divBdr>
            </w:div>
            <w:div w:id="87430968">
              <w:marLeft w:val="480"/>
              <w:marRight w:val="0"/>
              <w:marTop w:val="0"/>
              <w:marBottom w:val="0"/>
              <w:divBdr>
                <w:top w:val="none" w:sz="0" w:space="0" w:color="auto"/>
                <w:left w:val="none" w:sz="0" w:space="0" w:color="auto"/>
                <w:bottom w:val="none" w:sz="0" w:space="0" w:color="auto"/>
                <w:right w:val="none" w:sz="0" w:space="0" w:color="auto"/>
              </w:divBdr>
            </w:div>
            <w:div w:id="87506458">
              <w:marLeft w:val="480"/>
              <w:marRight w:val="0"/>
              <w:marTop w:val="0"/>
              <w:marBottom w:val="0"/>
              <w:divBdr>
                <w:top w:val="none" w:sz="0" w:space="0" w:color="auto"/>
                <w:left w:val="none" w:sz="0" w:space="0" w:color="auto"/>
                <w:bottom w:val="none" w:sz="0" w:space="0" w:color="auto"/>
                <w:right w:val="none" w:sz="0" w:space="0" w:color="auto"/>
              </w:divBdr>
            </w:div>
            <w:div w:id="87580829">
              <w:marLeft w:val="480"/>
              <w:marRight w:val="0"/>
              <w:marTop w:val="0"/>
              <w:marBottom w:val="0"/>
              <w:divBdr>
                <w:top w:val="none" w:sz="0" w:space="0" w:color="auto"/>
                <w:left w:val="none" w:sz="0" w:space="0" w:color="auto"/>
                <w:bottom w:val="none" w:sz="0" w:space="0" w:color="auto"/>
                <w:right w:val="none" w:sz="0" w:space="0" w:color="auto"/>
              </w:divBdr>
            </w:div>
            <w:div w:id="87695608">
              <w:marLeft w:val="480"/>
              <w:marRight w:val="0"/>
              <w:marTop w:val="0"/>
              <w:marBottom w:val="0"/>
              <w:divBdr>
                <w:top w:val="none" w:sz="0" w:space="0" w:color="auto"/>
                <w:left w:val="none" w:sz="0" w:space="0" w:color="auto"/>
                <w:bottom w:val="none" w:sz="0" w:space="0" w:color="auto"/>
                <w:right w:val="none" w:sz="0" w:space="0" w:color="auto"/>
              </w:divBdr>
            </w:div>
            <w:div w:id="87700056">
              <w:marLeft w:val="480"/>
              <w:marRight w:val="0"/>
              <w:marTop w:val="0"/>
              <w:marBottom w:val="0"/>
              <w:divBdr>
                <w:top w:val="none" w:sz="0" w:space="0" w:color="auto"/>
                <w:left w:val="none" w:sz="0" w:space="0" w:color="auto"/>
                <w:bottom w:val="none" w:sz="0" w:space="0" w:color="auto"/>
                <w:right w:val="none" w:sz="0" w:space="0" w:color="auto"/>
              </w:divBdr>
            </w:div>
            <w:div w:id="87703956">
              <w:marLeft w:val="480"/>
              <w:marRight w:val="0"/>
              <w:marTop w:val="0"/>
              <w:marBottom w:val="0"/>
              <w:divBdr>
                <w:top w:val="none" w:sz="0" w:space="0" w:color="auto"/>
                <w:left w:val="none" w:sz="0" w:space="0" w:color="auto"/>
                <w:bottom w:val="none" w:sz="0" w:space="0" w:color="auto"/>
                <w:right w:val="none" w:sz="0" w:space="0" w:color="auto"/>
              </w:divBdr>
            </w:div>
            <w:div w:id="87772602">
              <w:marLeft w:val="480"/>
              <w:marRight w:val="0"/>
              <w:marTop w:val="0"/>
              <w:marBottom w:val="0"/>
              <w:divBdr>
                <w:top w:val="none" w:sz="0" w:space="0" w:color="auto"/>
                <w:left w:val="none" w:sz="0" w:space="0" w:color="auto"/>
                <w:bottom w:val="none" w:sz="0" w:space="0" w:color="auto"/>
                <w:right w:val="none" w:sz="0" w:space="0" w:color="auto"/>
              </w:divBdr>
            </w:div>
            <w:div w:id="87774152">
              <w:marLeft w:val="480"/>
              <w:marRight w:val="0"/>
              <w:marTop w:val="0"/>
              <w:marBottom w:val="0"/>
              <w:divBdr>
                <w:top w:val="none" w:sz="0" w:space="0" w:color="auto"/>
                <w:left w:val="none" w:sz="0" w:space="0" w:color="auto"/>
                <w:bottom w:val="none" w:sz="0" w:space="0" w:color="auto"/>
                <w:right w:val="none" w:sz="0" w:space="0" w:color="auto"/>
              </w:divBdr>
            </w:div>
            <w:div w:id="87822121">
              <w:marLeft w:val="480"/>
              <w:marRight w:val="0"/>
              <w:marTop w:val="0"/>
              <w:marBottom w:val="0"/>
              <w:divBdr>
                <w:top w:val="none" w:sz="0" w:space="0" w:color="auto"/>
                <w:left w:val="none" w:sz="0" w:space="0" w:color="auto"/>
                <w:bottom w:val="none" w:sz="0" w:space="0" w:color="auto"/>
                <w:right w:val="none" w:sz="0" w:space="0" w:color="auto"/>
              </w:divBdr>
            </w:div>
            <w:div w:id="87891045">
              <w:marLeft w:val="480"/>
              <w:marRight w:val="0"/>
              <w:marTop w:val="0"/>
              <w:marBottom w:val="0"/>
              <w:divBdr>
                <w:top w:val="none" w:sz="0" w:space="0" w:color="auto"/>
                <w:left w:val="none" w:sz="0" w:space="0" w:color="auto"/>
                <w:bottom w:val="none" w:sz="0" w:space="0" w:color="auto"/>
                <w:right w:val="none" w:sz="0" w:space="0" w:color="auto"/>
              </w:divBdr>
            </w:div>
            <w:div w:id="87895062">
              <w:marLeft w:val="480"/>
              <w:marRight w:val="0"/>
              <w:marTop w:val="0"/>
              <w:marBottom w:val="0"/>
              <w:divBdr>
                <w:top w:val="none" w:sz="0" w:space="0" w:color="auto"/>
                <w:left w:val="none" w:sz="0" w:space="0" w:color="auto"/>
                <w:bottom w:val="none" w:sz="0" w:space="0" w:color="auto"/>
                <w:right w:val="none" w:sz="0" w:space="0" w:color="auto"/>
              </w:divBdr>
            </w:div>
            <w:div w:id="88161994">
              <w:marLeft w:val="480"/>
              <w:marRight w:val="0"/>
              <w:marTop w:val="0"/>
              <w:marBottom w:val="0"/>
              <w:divBdr>
                <w:top w:val="none" w:sz="0" w:space="0" w:color="auto"/>
                <w:left w:val="none" w:sz="0" w:space="0" w:color="auto"/>
                <w:bottom w:val="none" w:sz="0" w:space="0" w:color="auto"/>
                <w:right w:val="none" w:sz="0" w:space="0" w:color="auto"/>
              </w:divBdr>
            </w:div>
            <w:div w:id="88164219">
              <w:marLeft w:val="480"/>
              <w:marRight w:val="0"/>
              <w:marTop w:val="0"/>
              <w:marBottom w:val="0"/>
              <w:divBdr>
                <w:top w:val="none" w:sz="0" w:space="0" w:color="auto"/>
                <w:left w:val="none" w:sz="0" w:space="0" w:color="auto"/>
                <w:bottom w:val="none" w:sz="0" w:space="0" w:color="auto"/>
                <w:right w:val="none" w:sz="0" w:space="0" w:color="auto"/>
              </w:divBdr>
            </w:div>
            <w:div w:id="88239216">
              <w:marLeft w:val="480"/>
              <w:marRight w:val="0"/>
              <w:marTop w:val="0"/>
              <w:marBottom w:val="0"/>
              <w:divBdr>
                <w:top w:val="none" w:sz="0" w:space="0" w:color="auto"/>
                <w:left w:val="none" w:sz="0" w:space="0" w:color="auto"/>
                <w:bottom w:val="none" w:sz="0" w:space="0" w:color="auto"/>
                <w:right w:val="none" w:sz="0" w:space="0" w:color="auto"/>
              </w:divBdr>
            </w:div>
            <w:div w:id="88282464">
              <w:marLeft w:val="480"/>
              <w:marRight w:val="0"/>
              <w:marTop w:val="0"/>
              <w:marBottom w:val="0"/>
              <w:divBdr>
                <w:top w:val="none" w:sz="0" w:space="0" w:color="auto"/>
                <w:left w:val="none" w:sz="0" w:space="0" w:color="auto"/>
                <w:bottom w:val="none" w:sz="0" w:space="0" w:color="auto"/>
                <w:right w:val="none" w:sz="0" w:space="0" w:color="auto"/>
              </w:divBdr>
            </w:div>
            <w:div w:id="88282844">
              <w:marLeft w:val="480"/>
              <w:marRight w:val="0"/>
              <w:marTop w:val="0"/>
              <w:marBottom w:val="0"/>
              <w:divBdr>
                <w:top w:val="none" w:sz="0" w:space="0" w:color="auto"/>
                <w:left w:val="none" w:sz="0" w:space="0" w:color="auto"/>
                <w:bottom w:val="none" w:sz="0" w:space="0" w:color="auto"/>
                <w:right w:val="none" w:sz="0" w:space="0" w:color="auto"/>
              </w:divBdr>
            </w:div>
            <w:div w:id="88353787">
              <w:marLeft w:val="480"/>
              <w:marRight w:val="0"/>
              <w:marTop w:val="0"/>
              <w:marBottom w:val="0"/>
              <w:divBdr>
                <w:top w:val="none" w:sz="0" w:space="0" w:color="auto"/>
                <w:left w:val="none" w:sz="0" w:space="0" w:color="auto"/>
                <w:bottom w:val="none" w:sz="0" w:space="0" w:color="auto"/>
                <w:right w:val="none" w:sz="0" w:space="0" w:color="auto"/>
              </w:divBdr>
            </w:div>
            <w:div w:id="88359341">
              <w:marLeft w:val="480"/>
              <w:marRight w:val="0"/>
              <w:marTop w:val="0"/>
              <w:marBottom w:val="0"/>
              <w:divBdr>
                <w:top w:val="none" w:sz="0" w:space="0" w:color="auto"/>
                <w:left w:val="none" w:sz="0" w:space="0" w:color="auto"/>
                <w:bottom w:val="none" w:sz="0" w:space="0" w:color="auto"/>
                <w:right w:val="none" w:sz="0" w:space="0" w:color="auto"/>
              </w:divBdr>
            </w:div>
            <w:div w:id="88503681">
              <w:marLeft w:val="480"/>
              <w:marRight w:val="0"/>
              <w:marTop w:val="0"/>
              <w:marBottom w:val="0"/>
              <w:divBdr>
                <w:top w:val="none" w:sz="0" w:space="0" w:color="auto"/>
                <w:left w:val="none" w:sz="0" w:space="0" w:color="auto"/>
                <w:bottom w:val="none" w:sz="0" w:space="0" w:color="auto"/>
                <w:right w:val="none" w:sz="0" w:space="0" w:color="auto"/>
              </w:divBdr>
            </w:div>
            <w:div w:id="89006881">
              <w:marLeft w:val="480"/>
              <w:marRight w:val="0"/>
              <w:marTop w:val="0"/>
              <w:marBottom w:val="0"/>
              <w:divBdr>
                <w:top w:val="none" w:sz="0" w:space="0" w:color="auto"/>
                <w:left w:val="none" w:sz="0" w:space="0" w:color="auto"/>
                <w:bottom w:val="none" w:sz="0" w:space="0" w:color="auto"/>
                <w:right w:val="none" w:sz="0" w:space="0" w:color="auto"/>
              </w:divBdr>
            </w:div>
            <w:div w:id="89007750">
              <w:marLeft w:val="480"/>
              <w:marRight w:val="0"/>
              <w:marTop w:val="0"/>
              <w:marBottom w:val="0"/>
              <w:divBdr>
                <w:top w:val="none" w:sz="0" w:space="0" w:color="auto"/>
                <w:left w:val="none" w:sz="0" w:space="0" w:color="auto"/>
                <w:bottom w:val="none" w:sz="0" w:space="0" w:color="auto"/>
                <w:right w:val="none" w:sz="0" w:space="0" w:color="auto"/>
              </w:divBdr>
            </w:div>
            <w:div w:id="89088537">
              <w:marLeft w:val="480"/>
              <w:marRight w:val="0"/>
              <w:marTop w:val="0"/>
              <w:marBottom w:val="0"/>
              <w:divBdr>
                <w:top w:val="none" w:sz="0" w:space="0" w:color="auto"/>
                <w:left w:val="none" w:sz="0" w:space="0" w:color="auto"/>
                <w:bottom w:val="none" w:sz="0" w:space="0" w:color="auto"/>
                <w:right w:val="none" w:sz="0" w:space="0" w:color="auto"/>
              </w:divBdr>
            </w:div>
            <w:div w:id="89355101">
              <w:marLeft w:val="480"/>
              <w:marRight w:val="0"/>
              <w:marTop w:val="0"/>
              <w:marBottom w:val="0"/>
              <w:divBdr>
                <w:top w:val="none" w:sz="0" w:space="0" w:color="auto"/>
                <w:left w:val="none" w:sz="0" w:space="0" w:color="auto"/>
                <w:bottom w:val="none" w:sz="0" w:space="0" w:color="auto"/>
                <w:right w:val="none" w:sz="0" w:space="0" w:color="auto"/>
              </w:divBdr>
            </w:div>
            <w:div w:id="89394789">
              <w:marLeft w:val="480"/>
              <w:marRight w:val="0"/>
              <w:marTop w:val="0"/>
              <w:marBottom w:val="0"/>
              <w:divBdr>
                <w:top w:val="none" w:sz="0" w:space="0" w:color="auto"/>
                <w:left w:val="none" w:sz="0" w:space="0" w:color="auto"/>
                <w:bottom w:val="none" w:sz="0" w:space="0" w:color="auto"/>
                <w:right w:val="none" w:sz="0" w:space="0" w:color="auto"/>
              </w:divBdr>
            </w:div>
            <w:div w:id="89619661">
              <w:marLeft w:val="480"/>
              <w:marRight w:val="0"/>
              <w:marTop w:val="0"/>
              <w:marBottom w:val="0"/>
              <w:divBdr>
                <w:top w:val="none" w:sz="0" w:space="0" w:color="auto"/>
                <w:left w:val="none" w:sz="0" w:space="0" w:color="auto"/>
                <w:bottom w:val="none" w:sz="0" w:space="0" w:color="auto"/>
                <w:right w:val="none" w:sz="0" w:space="0" w:color="auto"/>
              </w:divBdr>
            </w:div>
            <w:div w:id="89744730">
              <w:marLeft w:val="480"/>
              <w:marRight w:val="0"/>
              <w:marTop w:val="0"/>
              <w:marBottom w:val="0"/>
              <w:divBdr>
                <w:top w:val="none" w:sz="0" w:space="0" w:color="auto"/>
                <w:left w:val="none" w:sz="0" w:space="0" w:color="auto"/>
                <w:bottom w:val="none" w:sz="0" w:space="0" w:color="auto"/>
                <w:right w:val="none" w:sz="0" w:space="0" w:color="auto"/>
              </w:divBdr>
            </w:div>
            <w:div w:id="89814522">
              <w:marLeft w:val="480"/>
              <w:marRight w:val="0"/>
              <w:marTop w:val="0"/>
              <w:marBottom w:val="0"/>
              <w:divBdr>
                <w:top w:val="none" w:sz="0" w:space="0" w:color="auto"/>
                <w:left w:val="none" w:sz="0" w:space="0" w:color="auto"/>
                <w:bottom w:val="none" w:sz="0" w:space="0" w:color="auto"/>
                <w:right w:val="none" w:sz="0" w:space="0" w:color="auto"/>
              </w:divBdr>
            </w:div>
            <w:div w:id="89856424">
              <w:marLeft w:val="480"/>
              <w:marRight w:val="0"/>
              <w:marTop w:val="0"/>
              <w:marBottom w:val="0"/>
              <w:divBdr>
                <w:top w:val="none" w:sz="0" w:space="0" w:color="auto"/>
                <w:left w:val="none" w:sz="0" w:space="0" w:color="auto"/>
                <w:bottom w:val="none" w:sz="0" w:space="0" w:color="auto"/>
                <w:right w:val="none" w:sz="0" w:space="0" w:color="auto"/>
              </w:divBdr>
            </w:div>
            <w:div w:id="90054811">
              <w:marLeft w:val="480"/>
              <w:marRight w:val="0"/>
              <w:marTop w:val="0"/>
              <w:marBottom w:val="0"/>
              <w:divBdr>
                <w:top w:val="none" w:sz="0" w:space="0" w:color="auto"/>
                <w:left w:val="none" w:sz="0" w:space="0" w:color="auto"/>
                <w:bottom w:val="none" w:sz="0" w:space="0" w:color="auto"/>
                <w:right w:val="none" w:sz="0" w:space="0" w:color="auto"/>
              </w:divBdr>
            </w:div>
            <w:div w:id="90054955">
              <w:marLeft w:val="480"/>
              <w:marRight w:val="0"/>
              <w:marTop w:val="0"/>
              <w:marBottom w:val="0"/>
              <w:divBdr>
                <w:top w:val="none" w:sz="0" w:space="0" w:color="auto"/>
                <w:left w:val="none" w:sz="0" w:space="0" w:color="auto"/>
                <w:bottom w:val="none" w:sz="0" w:space="0" w:color="auto"/>
                <w:right w:val="none" w:sz="0" w:space="0" w:color="auto"/>
              </w:divBdr>
            </w:div>
            <w:div w:id="90126003">
              <w:marLeft w:val="480"/>
              <w:marRight w:val="0"/>
              <w:marTop w:val="0"/>
              <w:marBottom w:val="0"/>
              <w:divBdr>
                <w:top w:val="none" w:sz="0" w:space="0" w:color="auto"/>
                <w:left w:val="none" w:sz="0" w:space="0" w:color="auto"/>
                <w:bottom w:val="none" w:sz="0" w:space="0" w:color="auto"/>
                <w:right w:val="none" w:sz="0" w:space="0" w:color="auto"/>
              </w:divBdr>
            </w:div>
            <w:div w:id="90127193">
              <w:marLeft w:val="480"/>
              <w:marRight w:val="0"/>
              <w:marTop w:val="0"/>
              <w:marBottom w:val="0"/>
              <w:divBdr>
                <w:top w:val="none" w:sz="0" w:space="0" w:color="auto"/>
                <w:left w:val="none" w:sz="0" w:space="0" w:color="auto"/>
                <w:bottom w:val="none" w:sz="0" w:space="0" w:color="auto"/>
                <w:right w:val="none" w:sz="0" w:space="0" w:color="auto"/>
              </w:divBdr>
            </w:div>
            <w:div w:id="90198454">
              <w:marLeft w:val="480"/>
              <w:marRight w:val="0"/>
              <w:marTop w:val="0"/>
              <w:marBottom w:val="0"/>
              <w:divBdr>
                <w:top w:val="none" w:sz="0" w:space="0" w:color="auto"/>
                <w:left w:val="none" w:sz="0" w:space="0" w:color="auto"/>
                <w:bottom w:val="none" w:sz="0" w:space="0" w:color="auto"/>
                <w:right w:val="none" w:sz="0" w:space="0" w:color="auto"/>
              </w:divBdr>
            </w:div>
            <w:div w:id="90202557">
              <w:marLeft w:val="480"/>
              <w:marRight w:val="0"/>
              <w:marTop w:val="0"/>
              <w:marBottom w:val="0"/>
              <w:divBdr>
                <w:top w:val="none" w:sz="0" w:space="0" w:color="auto"/>
                <w:left w:val="none" w:sz="0" w:space="0" w:color="auto"/>
                <w:bottom w:val="none" w:sz="0" w:space="0" w:color="auto"/>
                <w:right w:val="none" w:sz="0" w:space="0" w:color="auto"/>
              </w:divBdr>
            </w:div>
            <w:div w:id="90247236">
              <w:marLeft w:val="480"/>
              <w:marRight w:val="0"/>
              <w:marTop w:val="0"/>
              <w:marBottom w:val="0"/>
              <w:divBdr>
                <w:top w:val="none" w:sz="0" w:space="0" w:color="auto"/>
                <w:left w:val="none" w:sz="0" w:space="0" w:color="auto"/>
                <w:bottom w:val="none" w:sz="0" w:space="0" w:color="auto"/>
                <w:right w:val="none" w:sz="0" w:space="0" w:color="auto"/>
              </w:divBdr>
            </w:div>
            <w:div w:id="90250263">
              <w:marLeft w:val="480"/>
              <w:marRight w:val="0"/>
              <w:marTop w:val="0"/>
              <w:marBottom w:val="0"/>
              <w:divBdr>
                <w:top w:val="none" w:sz="0" w:space="0" w:color="auto"/>
                <w:left w:val="none" w:sz="0" w:space="0" w:color="auto"/>
                <w:bottom w:val="none" w:sz="0" w:space="0" w:color="auto"/>
                <w:right w:val="none" w:sz="0" w:space="0" w:color="auto"/>
              </w:divBdr>
            </w:div>
            <w:div w:id="90316334">
              <w:marLeft w:val="480"/>
              <w:marRight w:val="0"/>
              <w:marTop w:val="0"/>
              <w:marBottom w:val="0"/>
              <w:divBdr>
                <w:top w:val="none" w:sz="0" w:space="0" w:color="auto"/>
                <w:left w:val="none" w:sz="0" w:space="0" w:color="auto"/>
                <w:bottom w:val="none" w:sz="0" w:space="0" w:color="auto"/>
                <w:right w:val="none" w:sz="0" w:space="0" w:color="auto"/>
              </w:divBdr>
            </w:div>
            <w:div w:id="90320342">
              <w:marLeft w:val="480"/>
              <w:marRight w:val="0"/>
              <w:marTop w:val="0"/>
              <w:marBottom w:val="0"/>
              <w:divBdr>
                <w:top w:val="none" w:sz="0" w:space="0" w:color="auto"/>
                <w:left w:val="none" w:sz="0" w:space="0" w:color="auto"/>
                <w:bottom w:val="none" w:sz="0" w:space="0" w:color="auto"/>
                <w:right w:val="none" w:sz="0" w:space="0" w:color="auto"/>
              </w:divBdr>
            </w:div>
            <w:div w:id="90397750">
              <w:marLeft w:val="480"/>
              <w:marRight w:val="0"/>
              <w:marTop w:val="0"/>
              <w:marBottom w:val="0"/>
              <w:divBdr>
                <w:top w:val="none" w:sz="0" w:space="0" w:color="auto"/>
                <w:left w:val="none" w:sz="0" w:space="0" w:color="auto"/>
                <w:bottom w:val="none" w:sz="0" w:space="0" w:color="auto"/>
                <w:right w:val="none" w:sz="0" w:space="0" w:color="auto"/>
              </w:divBdr>
            </w:div>
            <w:div w:id="90467894">
              <w:marLeft w:val="480"/>
              <w:marRight w:val="0"/>
              <w:marTop w:val="0"/>
              <w:marBottom w:val="0"/>
              <w:divBdr>
                <w:top w:val="none" w:sz="0" w:space="0" w:color="auto"/>
                <w:left w:val="none" w:sz="0" w:space="0" w:color="auto"/>
                <w:bottom w:val="none" w:sz="0" w:space="0" w:color="auto"/>
                <w:right w:val="none" w:sz="0" w:space="0" w:color="auto"/>
              </w:divBdr>
            </w:div>
            <w:div w:id="90510904">
              <w:marLeft w:val="480"/>
              <w:marRight w:val="0"/>
              <w:marTop w:val="0"/>
              <w:marBottom w:val="0"/>
              <w:divBdr>
                <w:top w:val="none" w:sz="0" w:space="0" w:color="auto"/>
                <w:left w:val="none" w:sz="0" w:space="0" w:color="auto"/>
                <w:bottom w:val="none" w:sz="0" w:space="0" w:color="auto"/>
                <w:right w:val="none" w:sz="0" w:space="0" w:color="auto"/>
              </w:divBdr>
            </w:div>
            <w:div w:id="90511994">
              <w:marLeft w:val="480"/>
              <w:marRight w:val="0"/>
              <w:marTop w:val="0"/>
              <w:marBottom w:val="0"/>
              <w:divBdr>
                <w:top w:val="none" w:sz="0" w:space="0" w:color="auto"/>
                <w:left w:val="none" w:sz="0" w:space="0" w:color="auto"/>
                <w:bottom w:val="none" w:sz="0" w:space="0" w:color="auto"/>
                <w:right w:val="none" w:sz="0" w:space="0" w:color="auto"/>
              </w:divBdr>
            </w:div>
            <w:div w:id="90591068">
              <w:marLeft w:val="480"/>
              <w:marRight w:val="0"/>
              <w:marTop w:val="0"/>
              <w:marBottom w:val="0"/>
              <w:divBdr>
                <w:top w:val="none" w:sz="0" w:space="0" w:color="auto"/>
                <w:left w:val="none" w:sz="0" w:space="0" w:color="auto"/>
                <w:bottom w:val="none" w:sz="0" w:space="0" w:color="auto"/>
                <w:right w:val="none" w:sz="0" w:space="0" w:color="auto"/>
              </w:divBdr>
            </w:div>
            <w:div w:id="90975950">
              <w:marLeft w:val="480"/>
              <w:marRight w:val="0"/>
              <w:marTop w:val="0"/>
              <w:marBottom w:val="0"/>
              <w:divBdr>
                <w:top w:val="none" w:sz="0" w:space="0" w:color="auto"/>
                <w:left w:val="none" w:sz="0" w:space="0" w:color="auto"/>
                <w:bottom w:val="none" w:sz="0" w:space="0" w:color="auto"/>
                <w:right w:val="none" w:sz="0" w:space="0" w:color="auto"/>
              </w:divBdr>
            </w:div>
            <w:div w:id="90978857">
              <w:marLeft w:val="480"/>
              <w:marRight w:val="0"/>
              <w:marTop w:val="0"/>
              <w:marBottom w:val="0"/>
              <w:divBdr>
                <w:top w:val="none" w:sz="0" w:space="0" w:color="auto"/>
                <w:left w:val="none" w:sz="0" w:space="0" w:color="auto"/>
                <w:bottom w:val="none" w:sz="0" w:space="0" w:color="auto"/>
                <w:right w:val="none" w:sz="0" w:space="0" w:color="auto"/>
              </w:divBdr>
            </w:div>
            <w:div w:id="91054925">
              <w:marLeft w:val="480"/>
              <w:marRight w:val="0"/>
              <w:marTop w:val="0"/>
              <w:marBottom w:val="0"/>
              <w:divBdr>
                <w:top w:val="none" w:sz="0" w:space="0" w:color="auto"/>
                <w:left w:val="none" w:sz="0" w:space="0" w:color="auto"/>
                <w:bottom w:val="none" w:sz="0" w:space="0" w:color="auto"/>
                <w:right w:val="none" w:sz="0" w:space="0" w:color="auto"/>
              </w:divBdr>
            </w:div>
            <w:div w:id="91630560">
              <w:marLeft w:val="480"/>
              <w:marRight w:val="0"/>
              <w:marTop w:val="0"/>
              <w:marBottom w:val="0"/>
              <w:divBdr>
                <w:top w:val="none" w:sz="0" w:space="0" w:color="auto"/>
                <w:left w:val="none" w:sz="0" w:space="0" w:color="auto"/>
                <w:bottom w:val="none" w:sz="0" w:space="0" w:color="auto"/>
                <w:right w:val="none" w:sz="0" w:space="0" w:color="auto"/>
              </w:divBdr>
            </w:div>
            <w:div w:id="91708444">
              <w:marLeft w:val="480"/>
              <w:marRight w:val="0"/>
              <w:marTop w:val="0"/>
              <w:marBottom w:val="0"/>
              <w:divBdr>
                <w:top w:val="none" w:sz="0" w:space="0" w:color="auto"/>
                <w:left w:val="none" w:sz="0" w:space="0" w:color="auto"/>
                <w:bottom w:val="none" w:sz="0" w:space="0" w:color="auto"/>
                <w:right w:val="none" w:sz="0" w:space="0" w:color="auto"/>
              </w:divBdr>
            </w:div>
            <w:div w:id="91780218">
              <w:marLeft w:val="480"/>
              <w:marRight w:val="0"/>
              <w:marTop w:val="0"/>
              <w:marBottom w:val="0"/>
              <w:divBdr>
                <w:top w:val="none" w:sz="0" w:space="0" w:color="auto"/>
                <w:left w:val="none" w:sz="0" w:space="0" w:color="auto"/>
                <w:bottom w:val="none" w:sz="0" w:space="0" w:color="auto"/>
                <w:right w:val="none" w:sz="0" w:space="0" w:color="auto"/>
              </w:divBdr>
            </w:div>
            <w:div w:id="91828102">
              <w:marLeft w:val="480"/>
              <w:marRight w:val="0"/>
              <w:marTop w:val="0"/>
              <w:marBottom w:val="0"/>
              <w:divBdr>
                <w:top w:val="none" w:sz="0" w:space="0" w:color="auto"/>
                <w:left w:val="none" w:sz="0" w:space="0" w:color="auto"/>
                <w:bottom w:val="none" w:sz="0" w:space="0" w:color="auto"/>
                <w:right w:val="none" w:sz="0" w:space="0" w:color="auto"/>
              </w:divBdr>
            </w:div>
            <w:div w:id="91972061">
              <w:marLeft w:val="480"/>
              <w:marRight w:val="0"/>
              <w:marTop w:val="0"/>
              <w:marBottom w:val="0"/>
              <w:divBdr>
                <w:top w:val="none" w:sz="0" w:space="0" w:color="auto"/>
                <w:left w:val="none" w:sz="0" w:space="0" w:color="auto"/>
                <w:bottom w:val="none" w:sz="0" w:space="0" w:color="auto"/>
                <w:right w:val="none" w:sz="0" w:space="0" w:color="auto"/>
              </w:divBdr>
            </w:div>
            <w:div w:id="92020148">
              <w:marLeft w:val="480"/>
              <w:marRight w:val="0"/>
              <w:marTop w:val="0"/>
              <w:marBottom w:val="0"/>
              <w:divBdr>
                <w:top w:val="none" w:sz="0" w:space="0" w:color="auto"/>
                <w:left w:val="none" w:sz="0" w:space="0" w:color="auto"/>
                <w:bottom w:val="none" w:sz="0" w:space="0" w:color="auto"/>
                <w:right w:val="none" w:sz="0" w:space="0" w:color="auto"/>
              </w:divBdr>
            </w:div>
            <w:div w:id="92020638">
              <w:marLeft w:val="480"/>
              <w:marRight w:val="0"/>
              <w:marTop w:val="0"/>
              <w:marBottom w:val="0"/>
              <w:divBdr>
                <w:top w:val="none" w:sz="0" w:space="0" w:color="auto"/>
                <w:left w:val="none" w:sz="0" w:space="0" w:color="auto"/>
                <w:bottom w:val="none" w:sz="0" w:space="0" w:color="auto"/>
                <w:right w:val="none" w:sz="0" w:space="0" w:color="auto"/>
              </w:divBdr>
            </w:div>
            <w:div w:id="92173302">
              <w:marLeft w:val="480"/>
              <w:marRight w:val="0"/>
              <w:marTop w:val="0"/>
              <w:marBottom w:val="0"/>
              <w:divBdr>
                <w:top w:val="none" w:sz="0" w:space="0" w:color="auto"/>
                <w:left w:val="none" w:sz="0" w:space="0" w:color="auto"/>
                <w:bottom w:val="none" w:sz="0" w:space="0" w:color="auto"/>
                <w:right w:val="none" w:sz="0" w:space="0" w:color="auto"/>
              </w:divBdr>
            </w:div>
            <w:div w:id="92287715">
              <w:marLeft w:val="480"/>
              <w:marRight w:val="0"/>
              <w:marTop w:val="0"/>
              <w:marBottom w:val="0"/>
              <w:divBdr>
                <w:top w:val="none" w:sz="0" w:space="0" w:color="auto"/>
                <w:left w:val="none" w:sz="0" w:space="0" w:color="auto"/>
                <w:bottom w:val="none" w:sz="0" w:space="0" w:color="auto"/>
                <w:right w:val="none" w:sz="0" w:space="0" w:color="auto"/>
              </w:divBdr>
            </w:div>
            <w:div w:id="92407022">
              <w:marLeft w:val="480"/>
              <w:marRight w:val="0"/>
              <w:marTop w:val="0"/>
              <w:marBottom w:val="0"/>
              <w:divBdr>
                <w:top w:val="none" w:sz="0" w:space="0" w:color="auto"/>
                <w:left w:val="none" w:sz="0" w:space="0" w:color="auto"/>
                <w:bottom w:val="none" w:sz="0" w:space="0" w:color="auto"/>
                <w:right w:val="none" w:sz="0" w:space="0" w:color="auto"/>
              </w:divBdr>
            </w:div>
            <w:div w:id="92432796">
              <w:marLeft w:val="480"/>
              <w:marRight w:val="0"/>
              <w:marTop w:val="0"/>
              <w:marBottom w:val="0"/>
              <w:divBdr>
                <w:top w:val="none" w:sz="0" w:space="0" w:color="auto"/>
                <w:left w:val="none" w:sz="0" w:space="0" w:color="auto"/>
                <w:bottom w:val="none" w:sz="0" w:space="0" w:color="auto"/>
                <w:right w:val="none" w:sz="0" w:space="0" w:color="auto"/>
              </w:divBdr>
            </w:div>
            <w:div w:id="92436889">
              <w:marLeft w:val="480"/>
              <w:marRight w:val="0"/>
              <w:marTop w:val="0"/>
              <w:marBottom w:val="0"/>
              <w:divBdr>
                <w:top w:val="none" w:sz="0" w:space="0" w:color="auto"/>
                <w:left w:val="none" w:sz="0" w:space="0" w:color="auto"/>
                <w:bottom w:val="none" w:sz="0" w:space="0" w:color="auto"/>
                <w:right w:val="none" w:sz="0" w:space="0" w:color="auto"/>
              </w:divBdr>
            </w:div>
            <w:div w:id="92476714">
              <w:marLeft w:val="480"/>
              <w:marRight w:val="0"/>
              <w:marTop w:val="0"/>
              <w:marBottom w:val="0"/>
              <w:divBdr>
                <w:top w:val="none" w:sz="0" w:space="0" w:color="auto"/>
                <w:left w:val="none" w:sz="0" w:space="0" w:color="auto"/>
                <w:bottom w:val="none" w:sz="0" w:space="0" w:color="auto"/>
                <w:right w:val="none" w:sz="0" w:space="0" w:color="auto"/>
              </w:divBdr>
            </w:div>
            <w:div w:id="92940734">
              <w:marLeft w:val="480"/>
              <w:marRight w:val="0"/>
              <w:marTop w:val="0"/>
              <w:marBottom w:val="0"/>
              <w:divBdr>
                <w:top w:val="none" w:sz="0" w:space="0" w:color="auto"/>
                <w:left w:val="none" w:sz="0" w:space="0" w:color="auto"/>
                <w:bottom w:val="none" w:sz="0" w:space="0" w:color="auto"/>
                <w:right w:val="none" w:sz="0" w:space="0" w:color="auto"/>
              </w:divBdr>
            </w:div>
            <w:div w:id="93013317">
              <w:marLeft w:val="480"/>
              <w:marRight w:val="0"/>
              <w:marTop w:val="0"/>
              <w:marBottom w:val="0"/>
              <w:divBdr>
                <w:top w:val="none" w:sz="0" w:space="0" w:color="auto"/>
                <w:left w:val="none" w:sz="0" w:space="0" w:color="auto"/>
                <w:bottom w:val="none" w:sz="0" w:space="0" w:color="auto"/>
                <w:right w:val="none" w:sz="0" w:space="0" w:color="auto"/>
              </w:divBdr>
            </w:div>
            <w:div w:id="93016822">
              <w:marLeft w:val="480"/>
              <w:marRight w:val="0"/>
              <w:marTop w:val="0"/>
              <w:marBottom w:val="0"/>
              <w:divBdr>
                <w:top w:val="none" w:sz="0" w:space="0" w:color="auto"/>
                <w:left w:val="none" w:sz="0" w:space="0" w:color="auto"/>
                <w:bottom w:val="none" w:sz="0" w:space="0" w:color="auto"/>
                <w:right w:val="none" w:sz="0" w:space="0" w:color="auto"/>
              </w:divBdr>
            </w:div>
            <w:div w:id="93021255">
              <w:marLeft w:val="480"/>
              <w:marRight w:val="0"/>
              <w:marTop w:val="0"/>
              <w:marBottom w:val="0"/>
              <w:divBdr>
                <w:top w:val="none" w:sz="0" w:space="0" w:color="auto"/>
                <w:left w:val="none" w:sz="0" w:space="0" w:color="auto"/>
                <w:bottom w:val="none" w:sz="0" w:space="0" w:color="auto"/>
                <w:right w:val="none" w:sz="0" w:space="0" w:color="auto"/>
              </w:divBdr>
            </w:div>
            <w:div w:id="93406239">
              <w:marLeft w:val="480"/>
              <w:marRight w:val="0"/>
              <w:marTop w:val="0"/>
              <w:marBottom w:val="0"/>
              <w:divBdr>
                <w:top w:val="none" w:sz="0" w:space="0" w:color="auto"/>
                <w:left w:val="none" w:sz="0" w:space="0" w:color="auto"/>
                <w:bottom w:val="none" w:sz="0" w:space="0" w:color="auto"/>
                <w:right w:val="none" w:sz="0" w:space="0" w:color="auto"/>
              </w:divBdr>
            </w:div>
            <w:div w:id="93474966">
              <w:marLeft w:val="480"/>
              <w:marRight w:val="0"/>
              <w:marTop w:val="0"/>
              <w:marBottom w:val="0"/>
              <w:divBdr>
                <w:top w:val="none" w:sz="0" w:space="0" w:color="auto"/>
                <w:left w:val="none" w:sz="0" w:space="0" w:color="auto"/>
                <w:bottom w:val="none" w:sz="0" w:space="0" w:color="auto"/>
                <w:right w:val="none" w:sz="0" w:space="0" w:color="auto"/>
              </w:divBdr>
            </w:div>
            <w:div w:id="93480365">
              <w:marLeft w:val="480"/>
              <w:marRight w:val="0"/>
              <w:marTop w:val="0"/>
              <w:marBottom w:val="0"/>
              <w:divBdr>
                <w:top w:val="none" w:sz="0" w:space="0" w:color="auto"/>
                <w:left w:val="none" w:sz="0" w:space="0" w:color="auto"/>
                <w:bottom w:val="none" w:sz="0" w:space="0" w:color="auto"/>
                <w:right w:val="none" w:sz="0" w:space="0" w:color="auto"/>
              </w:divBdr>
            </w:div>
            <w:div w:id="93597391">
              <w:marLeft w:val="480"/>
              <w:marRight w:val="0"/>
              <w:marTop w:val="0"/>
              <w:marBottom w:val="0"/>
              <w:divBdr>
                <w:top w:val="none" w:sz="0" w:space="0" w:color="auto"/>
                <w:left w:val="none" w:sz="0" w:space="0" w:color="auto"/>
                <w:bottom w:val="none" w:sz="0" w:space="0" w:color="auto"/>
                <w:right w:val="none" w:sz="0" w:space="0" w:color="auto"/>
              </w:divBdr>
            </w:div>
            <w:div w:id="93598886">
              <w:marLeft w:val="480"/>
              <w:marRight w:val="0"/>
              <w:marTop w:val="0"/>
              <w:marBottom w:val="0"/>
              <w:divBdr>
                <w:top w:val="none" w:sz="0" w:space="0" w:color="auto"/>
                <w:left w:val="none" w:sz="0" w:space="0" w:color="auto"/>
                <w:bottom w:val="none" w:sz="0" w:space="0" w:color="auto"/>
                <w:right w:val="none" w:sz="0" w:space="0" w:color="auto"/>
              </w:divBdr>
            </w:div>
            <w:div w:id="93787978">
              <w:marLeft w:val="480"/>
              <w:marRight w:val="0"/>
              <w:marTop w:val="0"/>
              <w:marBottom w:val="0"/>
              <w:divBdr>
                <w:top w:val="none" w:sz="0" w:space="0" w:color="auto"/>
                <w:left w:val="none" w:sz="0" w:space="0" w:color="auto"/>
                <w:bottom w:val="none" w:sz="0" w:space="0" w:color="auto"/>
                <w:right w:val="none" w:sz="0" w:space="0" w:color="auto"/>
              </w:divBdr>
            </w:div>
            <w:div w:id="93789650">
              <w:marLeft w:val="480"/>
              <w:marRight w:val="0"/>
              <w:marTop w:val="0"/>
              <w:marBottom w:val="0"/>
              <w:divBdr>
                <w:top w:val="none" w:sz="0" w:space="0" w:color="auto"/>
                <w:left w:val="none" w:sz="0" w:space="0" w:color="auto"/>
                <w:bottom w:val="none" w:sz="0" w:space="0" w:color="auto"/>
                <w:right w:val="none" w:sz="0" w:space="0" w:color="auto"/>
              </w:divBdr>
            </w:div>
            <w:div w:id="93790590">
              <w:marLeft w:val="480"/>
              <w:marRight w:val="0"/>
              <w:marTop w:val="0"/>
              <w:marBottom w:val="0"/>
              <w:divBdr>
                <w:top w:val="none" w:sz="0" w:space="0" w:color="auto"/>
                <w:left w:val="none" w:sz="0" w:space="0" w:color="auto"/>
                <w:bottom w:val="none" w:sz="0" w:space="0" w:color="auto"/>
                <w:right w:val="none" w:sz="0" w:space="0" w:color="auto"/>
              </w:divBdr>
            </w:div>
            <w:div w:id="93791405">
              <w:marLeft w:val="480"/>
              <w:marRight w:val="0"/>
              <w:marTop w:val="0"/>
              <w:marBottom w:val="0"/>
              <w:divBdr>
                <w:top w:val="none" w:sz="0" w:space="0" w:color="auto"/>
                <w:left w:val="none" w:sz="0" w:space="0" w:color="auto"/>
                <w:bottom w:val="none" w:sz="0" w:space="0" w:color="auto"/>
                <w:right w:val="none" w:sz="0" w:space="0" w:color="auto"/>
              </w:divBdr>
            </w:div>
            <w:div w:id="93861994">
              <w:marLeft w:val="480"/>
              <w:marRight w:val="0"/>
              <w:marTop w:val="0"/>
              <w:marBottom w:val="0"/>
              <w:divBdr>
                <w:top w:val="none" w:sz="0" w:space="0" w:color="auto"/>
                <w:left w:val="none" w:sz="0" w:space="0" w:color="auto"/>
                <w:bottom w:val="none" w:sz="0" w:space="0" w:color="auto"/>
                <w:right w:val="none" w:sz="0" w:space="0" w:color="auto"/>
              </w:divBdr>
            </w:div>
            <w:div w:id="93942597">
              <w:marLeft w:val="480"/>
              <w:marRight w:val="0"/>
              <w:marTop w:val="0"/>
              <w:marBottom w:val="0"/>
              <w:divBdr>
                <w:top w:val="none" w:sz="0" w:space="0" w:color="auto"/>
                <w:left w:val="none" w:sz="0" w:space="0" w:color="auto"/>
                <w:bottom w:val="none" w:sz="0" w:space="0" w:color="auto"/>
                <w:right w:val="none" w:sz="0" w:space="0" w:color="auto"/>
              </w:divBdr>
            </w:div>
            <w:div w:id="93981415">
              <w:marLeft w:val="480"/>
              <w:marRight w:val="0"/>
              <w:marTop w:val="0"/>
              <w:marBottom w:val="0"/>
              <w:divBdr>
                <w:top w:val="none" w:sz="0" w:space="0" w:color="auto"/>
                <w:left w:val="none" w:sz="0" w:space="0" w:color="auto"/>
                <w:bottom w:val="none" w:sz="0" w:space="0" w:color="auto"/>
                <w:right w:val="none" w:sz="0" w:space="0" w:color="auto"/>
              </w:divBdr>
            </w:div>
            <w:div w:id="93983766">
              <w:marLeft w:val="480"/>
              <w:marRight w:val="0"/>
              <w:marTop w:val="0"/>
              <w:marBottom w:val="0"/>
              <w:divBdr>
                <w:top w:val="none" w:sz="0" w:space="0" w:color="auto"/>
                <w:left w:val="none" w:sz="0" w:space="0" w:color="auto"/>
                <w:bottom w:val="none" w:sz="0" w:space="0" w:color="auto"/>
                <w:right w:val="none" w:sz="0" w:space="0" w:color="auto"/>
              </w:divBdr>
            </w:div>
            <w:div w:id="94181817">
              <w:marLeft w:val="480"/>
              <w:marRight w:val="0"/>
              <w:marTop w:val="0"/>
              <w:marBottom w:val="0"/>
              <w:divBdr>
                <w:top w:val="none" w:sz="0" w:space="0" w:color="auto"/>
                <w:left w:val="none" w:sz="0" w:space="0" w:color="auto"/>
                <w:bottom w:val="none" w:sz="0" w:space="0" w:color="auto"/>
                <w:right w:val="none" w:sz="0" w:space="0" w:color="auto"/>
              </w:divBdr>
            </w:div>
            <w:div w:id="94248633">
              <w:marLeft w:val="480"/>
              <w:marRight w:val="0"/>
              <w:marTop w:val="0"/>
              <w:marBottom w:val="0"/>
              <w:divBdr>
                <w:top w:val="none" w:sz="0" w:space="0" w:color="auto"/>
                <w:left w:val="none" w:sz="0" w:space="0" w:color="auto"/>
                <w:bottom w:val="none" w:sz="0" w:space="0" w:color="auto"/>
                <w:right w:val="none" w:sz="0" w:space="0" w:color="auto"/>
              </w:divBdr>
            </w:div>
            <w:div w:id="94400984">
              <w:marLeft w:val="480"/>
              <w:marRight w:val="0"/>
              <w:marTop w:val="0"/>
              <w:marBottom w:val="0"/>
              <w:divBdr>
                <w:top w:val="none" w:sz="0" w:space="0" w:color="auto"/>
                <w:left w:val="none" w:sz="0" w:space="0" w:color="auto"/>
                <w:bottom w:val="none" w:sz="0" w:space="0" w:color="auto"/>
                <w:right w:val="none" w:sz="0" w:space="0" w:color="auto"/>
              </w:divBdr>
            </w:div>
            <w:div w:id="94516951">
              <w:marLeft w:val="480"/>
              <w:marRight w:val="0"/>
              <w:marTop w:val="0"/>
              <w:marBottom w:val="0"/>
              <w:divBdr>
                <w:top w:val="none" w:sz="0" w:space="0" w:color="auto"/>
                <w:left w:val="none" w:sz="0" w:space="0" w:color="auto"/>
                <w:bottom w:val="none" w:sz="0" w:space="0" w:color="auto"/>
                <w:right w:val="none" w:sz="0" w:space="0" w:color="auto"/>
              </w:divBdr>
            </w:div>
            <w:div w:id="94718418">
              <w:marLeft w:val="480"/>
              <w:marRight w:val="0"/>
              <w:marTop w:val="0"/>
              <w:marBottom w:val="0"/>
              <w:divBdr>
                <w:top w:val="none" w:sz="0" w:space="0" w:color="auto"/>
                <w:left w:val="none" w:sz="0" w:space="0" w:color="auto"/>
                <w:bottom w:val="none" w:sz="0" w:space="0" w:color="auto"/>
                <w:right w:val="none" w:sz="0" w:space="0" w:color="auto"/>
              </w:divBdr>
            </w:div>
            <w:div w:id="94911647">
              <w:marLeft w:val="480"/>
              <w:marRight w:val="0"/>
              <w:marTop w:val="0"/>
              <w:marBottom w:val="0"/>
              <w:divBdr>
                <w:top w:val="none" w:sz="0" w:space="0" w:color="auto"/>
                <w:left w:val="none" w:sz="0" w:space="0" w:color="auto"/>
                <w:bottom w:val="none" w:sz="0" w:space="0" w:color="auto"/>
                <w:right w:val="none" w:sz="0" w:space="0" w:color="auto"/>
              </w:divBdr>
            </w:div>
            <w:div w:id="94979692">
              <w:marLeft w:val="480"/>
              <w:marRight w:val="0"/>
              <w:marTop w:val="0"/>
              <w:marBottom w:val="0"/>
              <w:divBdr>
                <w:top w:val="none" w:sz="0" w:space="0" w:color="auto"/>
                <w:left w:val="none" w:sz="0" w:space="0" w:color="auto"/>
                <w:bottom w:val="none" w:sz="0" w:space="0" w:color="auto"/>
                <w:right w:val="none" w:sz="0" w:space="0" w:color="auto"/>
              </w:divBdr>
            </w:div>
            <w:div w:id="94987476">
              <w:marLeft w:val="480"/>
              <w:marRight w:val="0"/>
              <w:marTop w:val="0"/>
              <w:marBottom w:val="0"/>
              <w:divBdr>
                <w:top w:val="none" w:sz="0" w:space="0" w:color="auto"/>
                <w:left w:val="none" w:sz="0" w:space="0" w:color="auto"/>
                <w:bottom w:val="none" w:sz="0" w:space="0" w:color="auto"/>
                <w:right w:val="none" w:sz="0" w:space="0" w:color="auto"/>
              </w:divBdr>
            </w:div>
            <w:div w:id="95101513">
              <w:marLeft w:val="480"/>
              <w:marRight w:val="0"/>
              <w:marTop w:val="0"/>
              <w:marBottom w:val="0"/>
              <w:divBdr>
                <w:top w:val="none" w:sz="0" w:space="0" w:color="auto"/>
                <w:left w:val="none" w:sz="0" w:space="0" w:color="auto"/>
                <w:bottom w:val="none" w:sz="0" w:space="0" w:color="auto"/>
                <w:right w:val="none" w:sz="0" w:space="0" w:color="auto"/>
              </w:divBdr>
            </w:div>
            <w:div w:id="95174563">
              <w:marLeft w:val="480"/>
              <w:marRight w:val="0"/>
              <w:marTop w:val="0"/>
              <w:marBottom w:val="0"/>
              <w:divBdr>
                <w:top w:val="none" w:sz="0" w:space="0" w:color="auto"/>
                <w:left w:val="none" w:sz="0" w:space="0" w:color="auto"/>
                <w:bottom w:val="none" w:sz="0" w:space="0" w:color="auto"/>
                <w:right w:val="none" w:sz="0" w:space="0" w:color="auto"/>
              </w:divBdr>
            </w:div>
            <w:div w:id="95294993">
              <w:marLeft w:val="480"/>
              <w:marRight w:val="0"/>
              <w:marTop w:val="0"/>
              <w:marBottom w:val="0"/>
              <w:divBdr>
                <w:top w:val="none" w:sz="0" w:space="0" w:color="auto"/>
                <w:left w:val="none" w:sz="0" w:space="0" w:color="auto"/>
                <w:bottom w:val="none" w:sz="0" w:space="0" w:color="auto"/>
                <w:right w:val="none" w:sz="0" w:space="0" w:color="auto"/>
              </w:divBdr>
            </w:div>
            <w:div w:id="95367396">
              <w:marLeft w:val="480"/>
              <w:marRight w:val="0"/>
              <w:marTop w:val="0"/>
              <w:marBottom w:val="0"/>
              <w:divBdr>
                <w:top w:val="none" w:sz="0" w:space="0" w:color="auto"/>
                <w:left w:val="none" w:sz="0" w:space="0" w:color="auto"/>
                <w:bottom w:val="none" w:sz="0" w:space="0" w:color="auto"/>
                <w:right w:val="none" w:sz="0" w:space="0" w:color="auto"/>
              </w:divBdr>
            </w:div>
            <w:div w:id="95560344">
              <w:marLeft w:val="480"/>
              <w:marRight w:val="0"/>
              <w:marTop w:val="0"/>
              <w:marBottom w:val="0"/>
              <w:divBdr>
                <w:top w:val="none" w:sz="0" w:space="0" w:color="auto"/>
                <w:left w:val="none" w:sz="0" w:space="0" w:color="auto"/>
                <w:bottom w:val="none" w:sz="0" w:space="0" w:color="auto"/>
                <w:right w:val="none" w:sz="0" w:space="0" w:color="auto"/>
              </w:divBdr>
            </w:div>
            <w:div w:id="95560545">
              <w:marLeft w:val="480"/>
              <w:marRight w:val="0"/>
              <w:marTop w:val="0"/>
              <w:marBottom w:val="0"/>
              <w:divBdr>
                <w:top w:val="none" w:sz="0" w:space="0" w:color="auto"/>
                <w:left w:val="none" w:sz="0" w:space="0" w:color="auto"/>
                <w:bottom w:val="none" w:sz="0" w:space="0" w:color="auto"/>
                <w:right w:val="none" w:sz="0" w:space="0" w:color="auto"/>
              </w:divBdr>
            </w:div>
            <w:div w:id="95562360">
              <w:marLeft w:val="480"/>
              <w:marRight w:val="0"/>
              <w:marTop w:val="0"/>
              <w:marBottom w:val="0"/>
              <w:divBdr>
                <w:top w:val="none" w:sz="0" w:space="0" w:color="auto"/>
                <w:left w:val="none" w:sz="0" w:space="0" w:color="auto"/>
                <w:bottom w:val="none" w:sz="0" w:space="0" w:color="auto"/>
                <w:right w:val="none" w:sz="0" w:space="0" w:color="auto"/>
              </w:divBdr>
            </w:div>
            <w:div w:id="95565502">
              <w:marLeft w:val="480"/>
              <w:marRight w:val="0"/>
              <w:marTop w:val="0"/>
              <w:marBottom w:val="0"/>
              <w:divBdr>
                <w:top w:val="none" w:sz="0" w:space="0" w:color="auto"/>
                <w:left w:val="none" w:sz="0" w:space="0" w:color="auto"/>
                <w:bottom w:val="none" w:sz="0" w:space="0" w:color="auto"/>
                <w:right w:val="none" w:sz="0" w:space="0" w:color="auto"/>
              </w:divBdr>
            </w:div>
            <w:div w:id="95712937">
              <w:marLeft w:val="480"/>
              <w:marRight w:val="0"/>
              <w:marTop w:val="0"/>
              <w:marBottom w:val="0"/>
              <w:divBdr>
                <w:top w:val="none" w:sz="0" w:space="0" w:color="auto"/>
                <w:left w:val="none" w:sz="0" w:space="0" w:color="auto"/>
                <w:bottom w:val="none" w:sz="0" w:space="0" w:color="auto"/>
                <w:right w:val="none" w:sz="0" w:space="0" w:color="auto"/>
              </w:divBdr>
            </w:div>
            <w:div w:id="95713044">
              <w:marLeft w:val="480"/>
              <w:marRight w:val="0"/>
              <w:marTop w:val="0"/>
              <w:marBottom w:val="0"/>
              <w:divBdr>
                <w:top w:val="none" w:sz="0" w:space="0" w:color="auto"/>
                <w:left w:val="none" w:sz="0" w:space="0" w:color="auto"/>
                <w:bottom w:val="none" w:sz="0" w:space="0" w:color="auto"/>
                <w:right w:val="none" w:sz="0" w:space="0" w:color="auto"/>
              </w:divBdr>
            </w:div>
            <w:div w:id="95754557">
              <w:marLeft w:val="480"/>
              <w:marRight w:val="0"/>
              <w:marTop w:val="0"/>
              <w:marBottom w:val="0"/>
              <w:divBdr>
                <w:top w:val="none" w:sz="0" w:space="0" w:color="auto"/>
                <w:left w:val="none" w:sz="0" w:space="0" w:color="auto"/>
                <w:bottom w:val="none" w:sz="0" w:space="0" w:color="auto"/>
                <w:right w:val="none" w:sz="0" w:space="0" w:color="auto"/>
              </w:divBdr>
            </w:div>
            <w:div w:id="95759598">
              <w:marLeft w:val="480"/>
              <w:marRight w:val="0"/>
              <w:marTop w:val="0"/>
              <w:marBottom w:val="0"/>
              <w:divBdr>
                <w:top w:val="none" w:sz="0" w:space="0" w:color="auto"/>
                <w:left w:val="none" w:sz="0" w:space="0" w:color="auto"/>
                <w:bottom w:val="none" w:sz="0" w:space="0" w:color="auto"/>
                <w:right w:val="none" w:sz="0" w:space="0" w:color="auto"/>
              </w:divBdr>
            </w:div>
            <w:div w:id="95827524">
              <w:marLeft w:val="480"/>
              <w:marRight w:val="0"/>
              <w:marTop w:val="0"/>
              <w:marBottom w:val="0"/>
              <w:divBdr>
                <w:top w:val="none" w:sz="0" w:space="0" w:color="auto"/>
                <w:left w:val="none" w:sz="0" w:space="0" w:color="auto"/>
                <w:bottom w:val="none" w:sz="0" w:space="0" w:color="auto"/>
                <w:right w:val="none" w:sz="0" w:space="0" w:color="auto"/>
              </w:divBdr>
            </w:div>
            <w:div w:id="95834773">
              <w:marLeft w:val="480"/>
              <w:marRight w:val="0"/>
              <w:marTop w:val="0"/>
              <w:marBottom w:val="0"/>
              <w:divBdr>
                <w:top w:val="none" w:sz="0" w:space="0" w:color="auto"/>
                <w:left w:val="none" w:sz="0" w:space="0" w:color="auto"/>
                <w:bottom w:val="none" w:sz="0" w:space="0" w:color="auto"/>
                <w:right w:val="none" w:sz="0" w:space="0" w:color="auto"/>
              </w:divBdr>
            </w:div>
            <w:div w:id="95907463">
              <w:marLeft w:val="480"/>
              <w:marRight w:val="0"/>
              <w:marTop w:val="0"/>
              <w:marBottom w:val="0"/>
              <w:divBdr>
                <w:top w:val="none" w:sz="0" w:space="0" w:color="auto"/>
                <w:left w:val="none" w:sz="0" w:space="0" w:color="auto"/>
                <w:bottom w:val="none" w:sz="0" w:space="0" w:color="auto"/>
                <w:right w:val="none" w:sz="0" w:space="0" w:color="auto"/>
              </w:divBdr>
            </w:div>
            <w:div w:id="95948685">
              <w:marLeft w:val="480"/>
              <w:marRight w:val="0"/>
              <w:marTop w:val="0"/>
              <w:marBottom w:val="0"/>
              <w:divBdr>
                <w:top w:val="none" w:sz="0" w:space="0" w:color="auto"/>
                <w:left w:val="none" w:sz="0" w:space="0" w:color="auto"/>
                <w:bottom w:val="none" w:sz="0" w:space="0" w:color="auto"/>
                <w:right w:val="none" w:sz="0" w:space="0" w:color="auto"/>
              </w:divBdr>
            </w:div>
            <w:div w:id="95954165">
              <w:marLeft w:val="480"/>
              <w:marRight w:val="0"/>
              <w:marTop w:val="0"/>
              <w:marBottom w:val="0"/>
              <w:divBdr>
                <w:top w:val="none" w:sz="0" w:space="0" w:color="auto"/>
                <w:left w:val="none" w:sz="0" w:space="0" w:color="auto"/>
                <w:bottom w:val="none" w:sz="0" w:space="0" w:color="auto"/>
                <w:right w:val="none" w:sz="0" w:space="0" w:color="auto"/>
              </w:divBdr>
            </w:div>
            <w:div w:id="96029252">
              <w:marLeft w:val="480"/>
              <w:marRight w:val="0"/>
              <w:marTop w:val="0"/>
              <w:marBottom w:val="0"/>
              <w:divBdr>
                <w:top w:val="none" w:sz="0" w:space="0" w:color="auto"/>
                <w:left w:val="none" w:sz="0" w:space="0" w:color="auto"/>
                <w:bottom w:val="none" w:sz="0" w:space="0" w:color="auto"/>
                <w:right w:val="none" w:sz="0" w:space="0" w:color="auto"/>
              </w:divBdr>
            </w:div>
            <w:div w:id="96101529">
              <w:marLeft w:val="480"/>
              <w:marRight w:val="0"/>
              <w:marTop w:val="0"/>
              <w:marBottom w:val="0"/>
              <w:divBdr>
                <w:top w:val="none" w:sz="0" w:space="0" w:color="auto"/>
                <w:left w:val="none" w:sz="0" w:space="0" w:color="auto"/>
                <w:bottom w:val="none" w:sz="0" w:space="0" w:color="auto"/>
                <w:right w:val="none" w:sz="0" w:space="0" w:color="auto"/>
              </w:divBdr>
            </w:div>
            <w:div w:id="96173575">
              <w:marLeft w:val="480"/>
              <w:marRight w:val="0"/>
              <w:marTop w:val="0"/>
              <w:marBottom w:val="0"/>
              <w:divBdr>
                <w:top w:val="none" w:sz="0" w:space="0" w:color="auto"/>
                <w:left w:val="none" w:sz="0" w:space="0" w:color="auto"/>
                <w:bottom w:val="none" w:sz="0" w:space="0" w:color="auto"/>
                <w:right w:val="none" w:sz="0" w:space="0" w:color="auto"/>
              </w:divBdr>
            </w:div>
            <w:div w:id="96219525">
              <w:marLeft w:val="480"/>
              <w:marRight w:val="0"/>
              <w:marTop w:val="0"/>
              <w:marBottom w:val="0"/>
              <w:divBdr>
                <w:top w:val="none" w:sz="0" w:space="0" w:color="auto"/>
                <w:left w:val="none" w:sz="0" w:space="0" w:color="auto"/>
                <w:bottom w:val="none" w:sz="0" w:space="0" w:color="auto"/>
                <w:right w:val="none" w:sz="0" w:space="0" w:color="auto"/>
              </w:divBdr>
            </w:div>
            <w:div w:id="96219625">
              <w:marLeft w:val="480"/>
              <w:marRight w:val="0"/>
              <w:marTop w:val="0"/>
              <w:marBottom w:val="0"/>
              <w:divBdr>
                <w:top w:val="none" w:sz="0" w:space="0" w:color="auto"/>
                <w:left w:val="none" w:sz="0" w:space="0" w:color="auto"/>
                <w:bottom w:val="none" w:sz="0" w:space="0" w:color="auto"/>
                <w:right w:val="none" w:sz="0" w:space="0" w:color="auto"/>
              </w:divBdr>
            </w:div>
            <w:div w:id="96295581">
              <w:marLeft w:val="480"/>
              <w:marRight w:val="0"/>
              <w:marTop w:val="0"/>
              <w:marBottom w:val="0"/>
              <w:divBdr>
                <w:top w:val="none" w:sz="0" w:space="0" w:color="auto"/>
                <w:left w:val="none" w:sz="0" w:space="0" w:color="auto"/>
                <w:bottom w:val="none" w:sz="0" w:space="0" w:color="auto"/>
                <w:right w:val="none" w:sz="0" w:space="0" w:color="auto"/>
              </w:divBdr>
            </w:div>
            <w:div w:id="96366871">
              <w:marLeft w:val="480"/>
              <w:marRight w:val="0"/>
              <w:marTop w:val="0"/>
              <w:marBottom w:val="0"/>
              <w:divBdr>
                <w:top w:val="none" w:sz="0" w:space="0" w:color="auto"/>
                <w:left w:val="none" w:sz="0" w:space="0" w:color="auto"/>
                <w:bottom w:val="none" w:sz="0" w:space="0" w:color="auto"/>
                <w:right w:val="none" w:sz="0" w:space="0" w:color="auto"/>
              </w:divBdr>
            </w:div>
            <w:div w:id="96370153">
              <w:marLeft w:val="480"/>
              <w:marRight w:val="0"/>
              <w:marTop w:val="0"/>
              <w:marBottom w:val="0"/>
              <w:divBdr>
                <w:top w:val="none" w:sz="0" w:space="0" w:color="auto"/>
                <w:left w:val="none" w:sz="0" w:space="0" w:color="auto"/>
                <w:bottom w:val="none" w:sz="0" w:space="0" w:color="auto"/>
                <w:right w:val="none" w:sz="0" w:space="0" w:color="auto"/>
              </w:divBdr>
            </w:div>
            <w:div w:id="96482604">
              <w:marLeft w:val="480"/>
              <w:marRight w:val="0"/>
              <w:marTop w:val="0"/>
              <w:marBottom w:val="0"/>
              <w:divBdr>
                <w:top w:val="none" w:sz="0" w:space="0" w:color="auto"/>
                <w:left w:val="none" w:sz="0" w:space="0" w:color="auto"/>
                <w:bottom w:val="none" w:sz="0" w:space="0" w:color="auto"/>
                <w:right w:val="none" w:sz="0" w:space="0" w:color="auto"/>
              </w:divBdr>
            </w:div>
            <w:div w:id="96484296">
              <w:marLeft w:val="480"/>
              <w:marRight w:val="0"/>
              <w:marTop w:val="0"/>
              <w:marBottom w:val="0"/>
              <w:divBdr>
                <w:top w:val="none" w:sz="0" w:space="0" w:color="auto"/>
                <w:left w:val="none" w:sz="0" w:space="0" w:color="auto"/>
                <w:bottom w:val="none" w:sz="0" w:space="0" w:color="auto"/>
                <w:right w:val="none" w:sz="0" w:space="0" w:color="auto"/>
              </w:divBdr>
            </w:div>
            <w:div w:id="96490437">
              <w:marLeft w:val="480"/>
              <w:marRight w:val="0"/>
              <w:marTop w:val="0"/>
              <w:marBottom w:val="0"/>
              <w:divBdr>
                <w:top w:val="none" w:sz="0" w:space="0" w:color="auto"/>
                <w:left w:val="none" w:sz="0" w:space="0" w:color="auto"/>
                <w:bottom w:val="none" w:sz="0" w:space="0" w:color="auto"/>
                <w:right w:val="none" w:sz="0" w:space="0" w:color="auto"/>
              </w:divBdr>
            </w:div>
            <w:div w:id="96607879">
              <w:marLeft w:val="480"/>
              <w:marRight w:val="0"/>
              <w:marTop w:val="0"/>
              <w:marBottom w:val="0"/>
              <w:divBdr>
                <w:top w:val="none" w:sz="0" w:space="0" w:color="auto"/>
                <w:left w:val="none" w:sz="0" w:space="0" w:color="auto"/>
                <w:bottom w:val="none" w:sz="0" w:space="0" w:color="auto"/>
                <w:right w:val="none" w:sz="0" w:space="0" w:color="auto"/>
              </w:divBdr>
            </w:div>
            <w:div w:id="96609193">
              <w:marLeft w:val="480"/>
              <w:marRight w:val="0"/>
              <w:marTop w:val="0"/>
              <w:marBottom w:val="0"/>
              <w:divBdr>
                <w:top w:val="none" w:sz="0" w:space="0" w:color="auto"/>
                <w:left w:val="none" w:sz="0" w:space="0" w:color="auto"/>
                <w:bottom w:val="none" w:sz="0" w:space="0" w:color="auto"/>
                <w:right w:val="none" w:sz="0" w:space="0" w:color="auto"/>
              </w:divBdr>
            </w:div>
            <w:div w:id="96752059">
              <w:marLeft w:val="480"/>
              <w:marRight w:val="0"/>
              <w:marTop w:val="0"/>
              <w:marBottom w:val="0"/>
              <w:divBdr>
                <w:top w:val="none" w:sz="0" w:space="0" w:color="auto"/>
                <w:left w:val="none" w:sz="0" w:space="0" w:color="auto"/>
                <w:bottom w:val="none" w:sz="0" w:space="0" w:color="auto"/>
                <w:right w:val="none" w:sz="0" w:space="0" w:color="auto"/>
              </w:divBdr>
            </w:div>
            <w:div w:id="96753484">
              <w:marLeft w:val="480"/>
              <w:marRight w:val="0"/>
              <w:marTop w:val="0"/>
              <w:marBottom w:val="0"/>
              <w:divBdr>
                <w:top w:val="none" w:sz="0" w:space="0" w:color="auto"/>
                <w:left w:val="none" w:sz="0" w:space="0" w:color="auto"/>
                <w:bottom w:val="none" w:sz="0" w:space="0" w:color="auto"/>
                <w:right w:val="none" w:sz="0" w:space="0" w:color="auto"/>
              </w:divBdr>
            </w:div>
            <w:div w:id="96801748">
              <w:marLeft w:val="480"/>
              <w:marRight w:val="0"/>
              <w:marTop w:val="0"/>
              <w:marBottom w:val="0"/>
              <w:divBdr>
                <w:top w:val="none" w:sz="0" w:space="0" w:color="auto"/>
                <w:left w:val="none" w:sz="0" w:space="0" w:color="auto"/>
                <w:bottom w:val="none" w:sz="0" w:space="0" w:color="auto"/>
                <w:right w:val="none" w:sz="0" w:space="0" w:color="auto"/>
              </w:divBdr>
            </w:div>
            <w:div w:id="96994482">
              <w:marLeft w:val="480"/>
              <w:marRight w:val="0"/>
              <w:marTop w:val="0"/>
              <w:marBottom w:val="0"/>
              <w:divBdr>
                <w:top w:val="none" w:sz="0" w:space="0" w:color="auto"/>
                <w:left w:val="none" w:sz="0" w:space="0" w:color="auto"/>
                <w:bottom w:val="none" w:sz="0" w:space="0" w:color="auto"/>
                <w:right w:val="none" w:sz="0" w:space="0" w:color="auto"/>
              </w:divBdr>
            </w:div>
            <w:div w:id="97025820">
              <w:marLeft w:val="480"/>
              <w:marRight w:val="0"/>
              <w:marTop w:val="0"/>
              <w:marBottom w:val="0"/>
              <w:divBdr>
                <w:top w:val="none" w:sz="0" w:space="0" w:color="auto"/>
                <w:left w:val="none" w:sz="0" w:space="0" w:color="auto"/>
                <w:bottom w:val="none" w:sz="0" w:space="0" w:color="auto"/>
                <w:right w:val="none" w:sz="0" w:space="0" w:color="auto"/>
              </w:divBdr>
            </w:div>
            <w:div w:id="97063363">
              <w:marLeft w:val="480"/>
              <w:marRight w:val="0"/>
              <w:marTop w:val="0"/>
              <w:marBottom w:val="0"/>
              <w:divBdr>
                <w:top w:val="none" w:sz="0" w:space="0" w:color="auto"/>
                <w:left w:val="none" w:sz="0" w:space="0" w:color="auto"/>
                <w:bottom w:val="none" w:sz="0" w:space="0" w:color="auto"/>
                <w:right w:val="none" w:sz="0" w:space="0" w:color="auto"/>
              </w:divBdr>
            </w:div>
            <w:div w:id="97455504">
              <w:marLeft w:val="480"/>
              <w:marRight w:val="0"/>
              <w:marTop w:val="0"/>
              <w:marBottom w:val="0"/>
              <w:divBdr>
                <w:top w:val="none" w:sz="0" w:space="0" w:color="auto"/>
                <w:left w:val="none" w:sz="0" w:space="0" w:color="auto"/>
                <w:bottom w:val="none" w:sz="0" w:space="0" w:color="auto"/>
                <w:right w:val="none" w:sz="0" w:space="0" w:color="auto"/>
              </w:divBdr>
            </w:div>
            <w:div w:id="97524522">
              <w:marLeft w:val="480"/>
              <w:marRight w:val="0"/>
              <w:marTop w:val="0"/>
              <w:marBottom w:val="0"/>
              <w:divBdr>
                <w:top w:val="none" w:sz="0" w:space="0" w:color="auto"/>
                <w:left w:val="none" w:sz="0" w:space="0" w:color="auto"/>
                <w:bottom w:val="none" w:sz="0" w:space="0" w:color="auto"/>
                <w:right w:val="none" w:sz="0" w:space="0" w:color="auto"/>
              </w:divBdr>
            </w:div>
            <w:div w:id="97600509">
              <w:marLeft w:val="480"/>
              <w:marRight w:val="0"/>
              <w:marTop w:val="0"/>
              <w:marBottom w:val="0"/>
              <w:divBdr>
                <w:top w:val="none" w:sz="0" w:space="0" w:color="auto"/>
                <w:left w:val="none" w:sz="0" w:space="0" w:color="auto"/>
                <w:bottom w:val="none" w:sz="0" w:space="0" w:color="auto"/>
                <w:right w:val="none" w:sz="0" w:space="0" w:color="auto"/>
              </w:divBdr>
            </w:div>
            <w:div w:id="97606543">
              <w:marLeft w:val="480"/>
              <w:marRight w:val="0"/>
              <w:marTop w:val="0"/>
              <w:marBottom w:val="0"/>
              <w:divBdr>
                <w:top w:val="none" w:sz="0" w:space="0" w:color="auto"/>
                <w:left w:val="none" w:sz="0" w:space="0" w:color="auto"/>
                <w:bottom w:val="none" w:sz="0" w:space="0" w:color="auto"/>
                <w:right w:val="none" w:sz="0" w:space="0" w:color="auto"/>
              </w:divBdr>
            </w:div>
            <w:div w:id="97680529">
              <w:marLeft w:val="480"/>
              <w:marRight w:val="0"/>
              <w:marTop w:val="0"/>
              <w:marBottom w:val="0"/>
              <w:divBdr>
                <w:top w:val="none" w:sz="0" w:space="0" w:color="auto"/>
                <w:left w:val="none" w:sz="0" w:space="0" w:color="auto"/>
                <w:bottom w:val="none" w:sz="0" w:space="0" w:color="auto"/>
                <w:right w:val="none" w:sz="0" w:space="0" w:color="auto"/>
              </w:divBdr>
            </w:div>
            <w:div w:id="97868138">
              <w:marLeft w:val="480"/>
              <w:marRight w:val="0"/>
              <w:marTop w:val="0"/>
              <w:marBottom w:val="0"/>
              <w:divBdr>
                <w:top w:val="none" w:sz="0" w:space="0" w:color="auto"/>
                <w:left w:val="none" w:sz="0" w:space="0" w:color="auto"/>
                <w:bottom w:val="none" w:sz="0" w:space="0" w:color="auto"/>
                <w:right w:val="none" w:sz="0" w:space="0" w:color="auto"/>
              </w:divBdr>
            </w:div>
            <w:div w:id="97869216">
              <w:marLeft w:val="480"/>
              <w:marRight w:val="0"/>
              <w:marTop w:val="0"/>
              <w:marBottom w:val="0"/>
              <w:divBdr>
                <w:top w:val="none" w:sz="0" w:space="0" w:color="auto"/>
                <w:left w:val="none" w:sz="0" w:space="0" w:color="auto"/>
                <w:bottom w:val="none" w:sz="0" w:space="0" w:color="auto"/>
                <w:right w:val="none" w:sz="0" w:space="0" w:color="auto"/>
              </w:divBdr>
            </w:div>
            <w:div w:id="97916069">
              <w:marLeft w:val="480"/>
              <w:marRight w:val="0"/>
              <w:marTop w:val="0"/>
              <w:marBottom w:val="0"/>
              <w:divBdr>
                <w:top w:val="none" w:sz="0" w:space="0" w:color="auto"/>
                <w:left w:val="none" w:sz="0" w:space="0" w:color="auto"/>
                <w:bottom w:val="none" w:sz="0" w:space="0" w:color="auto"/>
                <w:right w:val="none" w:sz="0" w:space="0" w:color="auto"/>
              </w:divBdr>
            </w:div>
            <w:div w:id="97916883">
              <w:marLeft w:val="480"/>
              <w:marRight w:val="0"/>
              <w:marTop w:val="0"/>
              <w:marBottom w:val="0"/>
              <w:divBdr>
                <w:top w:val="none" w:sz="0" w:space="0" w:color="auto"/>
                <w:left w:val="none" w:sz="0" w:space="0" w:color="auto"/>
                <w:bottom w:val="none" w:sz="0" w:space="0" w:color="auto"/>
                <w:right w:val="none" w:sz="0" w:space="0" w:color="auto"/>
              </w:divBdr>
            </w:div>
            <w:div w:id="97918370">
              <w:marLeft w:val="480"/>
              <w:marRight w:val="0"/>
              <w:marTop w:val="0"/>
              <w:marBottom w:val="0"/>
              <w:divBdr>
                <w:top w:val="none" w:sz="0" w:space="0" w:color="auto"/>
                <w:left w:val="none" w:sz="0" w:space="0" w:color="auto"/>
                <w:bottom w:val="none" w:sz="0" w:space="0" w:color="auto"/>
                <w:right w:val="none" w:sz="0" w:space="0" w:color="auto"/>
              </w:divBdr>
            </w:div>
            <w:div w:id="97990405">
              <w:marLeft w:val="480"/>
              <w:marRight w:val="0"/>
              <w:marTop w:val="0"/>
              <w:marBottom w:val="0"/>
              <w:divBdr>
                <w:top w:val="none" w:sz="0" w:space="0" w:color="auto"/>
                <w:left w:val="none" w:sz="0" w:space="0" w:color="auto"/>
                <w:bottom w:val="none" w:sz="0" w:space="0" w:color="auto"/>
                <w:right w:val="none" w:sz="0" w:space="0" w:color="auto"/>
              </w:divBdr>
            </w:div>
            <w:div w:id="97995794">
              <w:marLeft w:val="480"/>
              <w:marRight w:val="0"/>
              <w:marTop w:val="0"/>
              <w:marBottom w:val="0"/>
              <w:divBdr>
                <w:top w:val="none" w:sz="0" w:space="0" w:color="auto"/>
                <w:left w:val="none" w:sz="0" w:space="0" w:color="auto"/>
                <w:bottom w:val="none" w:sz="0" w:space="0" w:color="auto"/>
                <w:right w:val="none" w:sz="0" w:space="0" w:color="auto"/>
              </w:divBdr>
            </w:div>
            <w:div w:id="98109235">
              <w:marLeft w:val="480"/>
              <w:marRight w:val="0"/>
              <w:marTop w:val="0"/>
              <w:marBottom w:val="0"/>
              <w:divBdr>
                <w:top w:val="none" w:sz="0" w:space="0" w:color="auto"/>
                <w:left w:val="none" w:sz="0" w:space="0" w:color="auto"/>
                <w:bottom w:val="none" w:sz="0" w:space="0" w:color="auto"/>
                <w:right w:val="none" w:sz="0" w:space="0" w:color="auto"/>
              </w:divBdr>
            </w:div>
            <w:div w:id="98109695">
              <w:marLeft w:val="480"/>
              <w:marRight w:val="0"/>
              <w:marTop w:val="0"/>
              <w:marBottom w:val="0"/>
              <w:divBdr>
                <w:top w:val="none" w:sz="0" w:space="0" w:color="auto"/>
                <w:left w:val="none" w:sz="0" w:space="0" w:color="auto"/>
                <w:bottom w:val="none" w:sz="0" w:space="0" w:color="auto"/>
                <w:right w:val="none" w:sz="0" w:space="0" w:color="auto"/>
              </w:divBdr>
            </w:div>
            <w:div w:id="98110766">
              <w:marLeft w:val="480"/>
              <w:marRight w:val="0"/>
              <w:marTop w:val="0"/>
              <w:marBottom w:val="0"/>
              <w:divBdr>
                <w:top w:val="none" w:sz="0" w:space="0" w:color="auto"/>
                <w:left w:val="none" w:sz="0" w:space="0" w:color="auto"/>
                <w:bottom w:val="none" w:sz="0" w:space="0" w:color="auto"/>
                <w:right w:val="none" w:sz="0" w:space="0" w:color="auto"/>
              </w:divBdr>
            </w:div>
            <w:div w:id="98137565">
              <w:marLeft w:val="480"/>
              <w:marRight w:val="0"/>
              <w:marTop w:val="0"/>
              <w:marBottom w:val="0"/>
              <w:divBdr>
                <w:top w:val="none" w:sz="0" w:space="0" w:color="auto"/>
                <w:left w:val="none" w:sz="0" w:space="0" w:color="auto"/>
                <w:bottom w:val="none" w:sz="0" w:space="0" w:color="auto"/>
                <w:right w:val="none" w:sz="0" w:space="0" w:color="auto"/>
              </w:divBdr>
            </w:div>
            <w:div w:id="98186882">
              <w:marLeft w:val="480"/>
              <w:marRight w:val="0"/>
              <w:marTop w:val="0"/>
              <w:marBottom w:val="0"/>
              <w:divBdr>
                <w:top w:val="none" w:sz="0" w:space="0" w:color="auto"/>
                <w:left w:val="none" w:sz="0" w:space="0" w:color="auto"/>
                <w:bottom w:val="none" w:sz="0" w:space="0" w:color="auto"/>
                <w:right w:val="none" w:sz="0" w:space="0" w:color="auto"/>
              </w:divBdr>
            </w:div>
            <w:div w:id="98257294">
              <w:marLeft w:val="480"/>
              <w:marRight w:val="0"/>
              <w:marTop w:val="0"/>
              <w:marBottom w:val="0"/>
              <w:divBdr>
                <w:top w:val="none" w:sz="0" w:space="0" w:color="auto"/>
                <w:left w:val="none" w:sz="0" w:space="0" w:color="auto"/>
                <w:bottom w:val="none" w:sz="0" w:space="0" w:color="auto"/>
                <w:right w:val="none" w:sz="0" w:space="0" w:color="auto"/>
              </w:divBdr>
            </w:div>
            <w:div w:id="98263399">
              <w:marLeft w:val="480"/>
              <w:marRight w:val="0"/>
              <w:marTop w:val="0"/>
              <w:marBottom w:val="0"/>
              <w:divBdr>
                <w:top w:val="none" w:sz="0" w:space="0" w:color="auto"/>
                <w:left w:val="none" w:sz="0" w:space="0" w:color="auto"/>
                <w:bottom w:val="none" w:sz="0" w:space="0" w:color="auto"/>
                <w:right w:val="none" w:sz="0" w:space="0" w:color="auto"/>
              </w:divBdr>
            </w:div>
            <w:div w:id="98375591">
              <w:marLeft w:val="480"/>
              <w:marRight w:val="0"/>
              <w:marTop w:val="0"/>
              <w:marBottom w:val="0"/>
              <w:divBdr>
                <w:top w:val="none" w:sz="0" w:space="0" w:color="auto"/>
                <w:left w:val="none" w:sz="0" w:space="0" w:color="auto"/>
                <w:bottom w:val="none" w:sz="0" w:space="0" w:color="auto"/>
                <w:right w:val="none" w:sz="0" w:space="0" w:color="auto"/>
              </w:divBdr>
            </w:div>
            <w:div w:id="98450296">
              <w:marLeft w:val="480"/>
              <w:marRight w:val="0"/>
              <w:marTop w:val="0"/>
              <w:marBottom w:val="0"/>
              <w:divBdr>
                <w:top w:val="none" w:sz="0" w:space="0" w:color="auto"/>
                <w:left w:val="none" w:sz="0" w:space="0" w:color="auto"/>
                <w:bottom w:val="none" w:sz="0" w:space="0" w:color="auto"/>
                <w:right w:val="none" w:sz="0" w:space="0" w:color="auto"/>
              </w:divBdr>
            </w:div>
            <w:div w:id="98526857">
              <w:marLeft w:val="480"/>
              <w:marRight w:val="0"/>
              <w:marTop w:val="0"/>
              <w:marBottom w:val="0"/>
              <w:divBdr>
                <w:top w:val="none" w:sz="0" w:space="0" w:color="auto"/>
                <w:left w:val="none" w:sz="0" w:space="0" w:color="auto"/>
                <w:bottom w:val="none" w:sz="0" w:space="0" w:color="auto"/>
                <w:right w:val="none" w:sz="0" w:space="0" w:color="auto"/>
              </w:divBdr>
            </w:div>
            <w:div w:id="98794177">
              <w:marLeft w:val="480"/>
              <w:marRight w:val="0"/>
              <w:marTop w:val="0"/>
              <w:marBottom w:val="0"/>
              <w:divBdr>
                <w:top w:val="none" w:sz="0" w:space="0" w:color="auto"/>
                <w:left w:val="none" w:sz="0" w:space="0" w:color="auto"/>
                <w:bottom w:val="none" w:sz="0" w:space="0" w:color="auto"/>
                <w:right w:val="none" w:sz="0" w:space="0" w:color="auto"/>
              </w:divBdr>
            </w:div>
            <w:div w:id="98838154">
              <w:marLeft w:val="480"/>
              <w:marRight w:val="0"/>
              <w:marTop w:val="0"/>
              <w:marBottom w:val="0"/>
              <w:divBdr>
                <w:top w:val="none" w:sz="0" w:space="0" w:color="auto"/>
                <w:left w:val="none" w:sz="0" w:space="0" w:color="auto"/>
                <w:bottom w:val="none" w:sz="0" w:space="0" w:color="auto"/>
                <w:right w:val="none" w:sz="0" w:space="0" w:color="auto"/>
              </w:divBdr>
            </w:div>
            <w:div w:id="98840398">
              <w:marLeft w:val="480"/>
              <w:marRight w:val="0"/>
              <w:marTop w:val="0"/>
              <w:marBottom w:val="0"/>
              <w:divBdr>
                <w:top w:val="none" w:sz="0" w:space="0" w:color="auto"/>
                <w:left w:val="none" w:sz="0" w:space="0" w:color="auto"/>
                <w:bottom w:val="none" w:sz="0" w:space="0" w:color="auto"/>
                <w:right w:val="none" w:sz="0" w:space="0" w:color="auto"/>
              </w:divBdr>
            </w:div>
            <w:div w:id="98915945">
              <w:marLeft w:val="480"/>
              <w:marRight w:val="0"/>
              <w:marTop w:val="0"/>
              <w:marBottom w:val="0"/>
              <w:divBdr>
                <w:top w:val="none" w:sz="0" w:space="0" w:color="auto"/>
                <w:left w:val="none" w:sz="0" w:space="0" w:color="auto"/>
                <w:bottom w:val="none" w:sz="0" w:space="0" w:color="auto"/>
                <w:right w:val="none" w:sz="0" w:space="0" w:color="auto"/>
              </w:divBdr>
            </w:div>
            <w:div w:id="98991328">
              <w:marLeft w:val="480"/>
              <w:marRight w:val="0"/>
              <w:marTop w:val="0"/>
              <w:marBottom w:val="0"/>
              <w:divBdr>
                <w:top w:val="none" w:sz="0" w:space="0" w:color="auto"/>
                <w:left w:val="none" w:sz="0" w:space="0" w:color="auto"/>
                <w:bottom w:val="none" w:sz="0" w:space="0" w:color="auto"/>
                <w:right w:val="none" w:sz="0" w:space="0" w:color="auto"/>
              </w:divBdr>
            </w:div>
            <w:div w:id="99029128">
              <w:marLeft w:val="480"/>
              <w:marRight w:val="0"/>
              <w:marTop w:val="0"/>
              <w:marBottom w:val="0"/>
              <w:divBdr>
                <w:top w:val="none" w:sz="0" w:space="0" w:color="auto"/>
                <w:left w:val="none" w:sz="0" w:space="0" w:color="auto"/>
                <w:bottom w:val="none" w:sz="0" w:space="0" w:color="auto"/>
                <w:right w:val="none" w:sz="0" w:space="0" w:color="auto"/>
              </w:divBdr>
            </w:div>
            <w:div w:id="99227990">
              <w:marLeft w:val="480"/>
              <w:marRight w:val="0"/>
              <w:marTop w:val="0"/>
              <w:marBottom w:val="0"/>
              <w:divBdr>
                <w:top w:val="none" w:sz="0" w:space="0" w:color="auto"/>
                <w:left w:val="none" w:sz="0" w:space="0" w:color="auto"/>
                <w:bottom w:val="none" w:sz="0" w:space="0" w:color="auto"/>
                <w:right w:val="none" w:sz="0" w:space="0" w:color="auto"/>
              </w:divBdr>
            </w:div>
            <w:div w:id="99297994">
              <w:marLeft w:val="480"/>
              <w:marRight w:val="0"/>
              <w:marTop w:val="0"/>
              <w:marBottom w:val="0"/>
              <w:divBdr>
                <w:top w:val="none" w:sz="0" w:space="0" w:color="auto"/>
                <w:left w:val="none" w:sz="0" w:space="0" w:color="auto"/>
                <w:bottom w:val="none" w:sz="0" w:space="0" w:color="auto"/>
                <w:right w:val="none" w:sz="0" w:space="0" w:color="auto"/>
              </w:divBdr>
            </w:div>
            <w:div w:id="99375103">
              <w:marLeft w:val="480"/>
              <w:marRight w:val="0"/>
              <w:marTop w:val="0"/>
              <w:marBottom w:val="0"/>
              <w:divBdr>
                <w:top w:val="none" w:sz="0" w:space="0" w:color="auto"/>
                <w:left w:val="none" w:sz="0" w:space="0" w:color="auto"/>
                <w:bottom w:val="none" w:sz="0" w:space="0" w:color="auto"/>
                <w:right w:val="none" w:sz="0" w:space="0" w:color="auto"/>
              </w:divBdr>
            </w:div>
            <w:div w:id="99418257">
              <w:marLeft w:val="480"/>
              <w:marRight w:val="0"/>
              <w:marTop w:val="0"/>
              <w:marBottom w:val="0"/>
              <w:divBdr>
                <w:top w:val="none" w:sz="0" w:space="0" w:color="auto"/>
                <w:left w:val="none" w:sz="0" w:space="0" w:color="auto"/>
                <w:bottom w:val="none" w:sz="0" w:space="0" w:color="auto"/>
                <w:right w:val="none" w:sz="0" w:space="0" w:color="auto"/>
              </w:divBdr>
            </w:div>
            <w:div w:id="99498273">
              <w:marLeft w:val="480"/>
              <w:marRight w:val="0"/>
              <w:marTop w:val="0"/>
              <w:marBottom w:val="0"/>
              <w:divBdr>
                <w:top w:val="none" w:sz="0" w:space="0" w:color="auto"/>
                <w:left w:val="none" w:sz="0" w:space="0" w:color="auto"/>
                <w:bottom w:val="none" w:sz="0" w:space="0" w:color="auto"/>
                <w:right w:val="none" w:sz="0" w:space="0" w:color="auto"/>
              </w:divBdr>
            </w:div>
            <w:div w:id="99686017">
              <w:marLeft w:val="480"/>
              <w:marRight w:val="0"/>
              <w:marTop w:val="0"/>
              <w:marBottom w:val="0"/>
              <w:divBdr>
                <w:top w:val="none" w:sz="0" w:space="0" w:color="auto"/>
                <w:left w:val="none" w:sz="0" w:space="0" w:color="auto"/>
                <w:bottom w:val="none" w:sz="0" w:space="0" w:color="auto"/>
                <w:right w:val="none" w:sz="0" w:space="0" w:color="auto"/>
              </w:divBdr>
            </w:div>
            <w:div w:id="99759295">
              <w:marLeft w:val="480"/>
              <w:marRight w:val="0"/>
              <w:marTop w:val="0"/>
              <w:marBottom w:val="0"/>
              <w:divBdr>
                <w:top w:val="none" w:sz="0" w:space="0" w:color="auto"/>
                <w:left w:val="none" w:sz="0" w:space="0" w:color="auto"/>
                <w:bottom w:val="none" w:sz="0" w:space="0" w:color="auto"/>
                <w:right w:val="none" w:sz="0" w:space="0" w:color="auto"/>
              </w:divBdr>
            </w:div>
            <w:div w:id="100226459">
              <w:marLeft w:val="480"/>
              <w:marRight w:val="0"/>
              <w:marTop w:val="0"/>
              <w:marBottom w:val="0"/>
              <w:divBdr>
                <w:top w:val="none" w:sz="0" w:space="0" w:color="auto"/>
                <w:left w:val="none" w:sz="0" w:space="0" w:color="auto"/>
                <w:bottom w:val="none" w:sz="0" w:space="0" w:color="auto"/>
                <w:right w:val="none" w:sz="0" w:space="0" w:color="auto"/>
              </w:divBdr>
            </w:div>
            <w:div w:id="100229709">
              <w:marLeft w:val="480"/>
              <w:marRight w:val="0"/>
              <w:marTop w:val="0"/>
              <w:marBottom w:val="0"/>
              <w:divBdr>
                <w:top w:val="none" w:sz="0" w:space="0" w:color="auto"/>
                <w:left w:val="none" w:sz="0" w:space="0" w:color="auto"/>
                <w:bottom w:val="none" w:sz="0" w:space="0" w:color="auto"/>
                <w:right w:val="none" w:sz="0" w:space="0" w:color="auto"/>
              </w:divBdr>
            </w:div>
            <w:div w:id="100296039">
              <w:marLeft w:val="480"/>
              <w:marRight w:val="0"/>
              <w:marTop w:val="0"/>
              <w:marBottom w:val="0"/>
              <w:divBdr>
                <w:top w:val="none" w:sz="0" w:space="0" w:color="auto"/>
                <w:left w:val="none" w:sz="0" w:space="0" w:color="auto"/>
                <w:bottom w:val="none" w:sz="0" w:space="0" w:color="auto"/>
                <w:right w:val="none" w:sz="0" w:space="0" w:color="auto"/>
              </w:divBdr>
            </w:div>
            <w:div w:id="100690085">
              <w:marLeft w:val="480"/>
              <w:marRight w:val="0"/>
              <w:marTop w:val="0"/>
              <w:marBottom w:val="0"/>
              <w:divBdr>
                <w:top w:val="none" w:sz="0" w:space="0" w:color="auto"/>
                <w:left w:val="none" w:sz="0" w:space="0" w:color="auto"/>
                <w:bottom w:val="none" w:sz="0" w:space="0" w:color="auto"/>
                <w:right w:val="none" w:sz="0" w:space="0" w:color="auto"/>
              </w:divBdr>
            </w:div>
            <w:div w:id="100734617">
              <w:marLeft w:val="480"/>
              <w:marRight w:val="0"/>
              <w:marTop w:val="0"/>
              <w:marBottom w:val="0"/>
              <w:divBdr>
                <w:top w:val="none" w:sz="0" w:space="0" w:color="auto"/>
                <w:left w:val="none" w:sz="0" w:space="0" w:color="auto"/>
                <w:bottom w:val="none" w:sz="0" w:space="0" w:color="auto"/>
                <w:right w:val="none" w:sz="0" w:space="0" w:color="auto"/>
              </w:divBdr>
            </w:div>
            <w:div w:id="100809593">
              <w:marLeft w:val="480"/>
              <w:marRight w:val="0"/>
              <w:marTop w:val="0"/>
              <w:marBottom w:val="0"/>
              <w:divBdr>
                <w:top w:val="none" w:sz="0" w:space="0" w:color="auto"/>
                <w:left w:val="none" w:sz="0" w:space="0" w:color="auto"/>
                <w:bottom w:val="none" w:sz="0" w:space="0" w:color="auto"/>
                <w:right w:val="none" w:sz="0" w:space="0" w:color="auto"/>
              </w:divBdr>
            </w:div>
            <w:div w:id="100956901">
              <w:marLeft w:val="480"/>
              <w:marRight w:val="0"/>
              <w:marTop w:val="0"/>
              <w:marBottom w:val="0"/>
              <w:divBdr>
                <w:top w:val="none" w:sz="0" w:space="0" w:color="auto"/>
                <w:left w:val="none" w:sz="0" w:space="0" w:color="auto"/>
                <w:bottom w:val="none" w:sz="0" w:space="0" w:color="auto"/>
                <w:right w:val="none" w:sz="0" w:space="0" w:color="auto"/>
              </w:divBdr>
            </w:div>
            <w:div w:id="100998183">
              <w:marLeft w:val="480"/>
              <w:marRight w:val="0"/>
              <w:marTop w:val="0"/>
              <w:marBottom w:val="0"/>
              <w:divBdr>
                <w:top w:val="none" w:sz="0" w:space="0" w:color="auto"/>
                <w:left w:val="none" w:sz="0" w:space="0" w:color="auto"/>
                <w:bottom w:val="none" w:sz="0" w:space="0" w:color="auto"/>
                <w:right w:val="none" w:sz="0" w:space="0" w:color="auto"/>
              </w:divBdr>
            </w:div>
            <w:div w:id="101075669">
              <w:marLeft w:val="480"/>
              <w:marRight w:val="0"/>
              <w:marTop w:val="0"/>
              <w:marBottom w:val="0"/>
              <w:divBdr>
                <w:top w:val="none" w:sz="0" w:space="0" w:color="auto"/>
                <w:left w:val="none" w:sz="0" w:space="0" w:color="auto"/>
                <w:bottom w:val="none" w:sz="0" w:space="0" w:color="auto"/>
                <w:right w:val="none" w:sz="0" w:space="0" w:color="auto"/>
              </w:divBdr>
            </w:div>
            <w:div w:id="101150342">
              <w:marLeft w:val="480"/>
              <w:marRight w:val="0"/>
              <w:marTop w:val="0"/>
              <w:marBottom w:val="0"/>
              <w:divBdr>
                <w:top w:val="none" w:sz="0" w:space="0" w:color="auto"/>
                <w:left w:val="none" w:sz="0" w:space="0" w:color="auto"/>
                <w:bottom w:val="none" w:sz="0" w:space="0" w:color="auto"/>
                <w:right w:val="none" w:sz="0" w:space="0" w:color="auto"/>
              </w:divBdr>
            </w:div>
            <w:div w:id="101191781">
              <w:marLeft w:val="480"/>
              <w:marRight w:val="0"/>
              <w:marTop w:val="0"/>
              <w:marBottom w:val="0"/>
              <w:divBdr>
                <w:top w:val="none" w:sz="0" w:space="0" w:color="auto"/>
                <w:left w:val="none" w:sz="0" w:space="0" w:color="auto"/>
                <w:bottom w:val="none" w:sz="0" w:space="0" w:color="auto"/>
                <w:right w:val="none" w:sz="0" w:space="0" w:color="auto"/>
              </w:divBdr>
            </w:div>
            <w:div w:id="101196380">
              <w:marLeft w:val="480"/>
              <w:marRight w:val="0"/>
              <w:marTop w:val="0"/>
              <w:marBottom w:val="0"/>
              <w:divBdr>
                <w:top w:val="none" w:sz="0" w:space="0" w:color="auto"/>
                <w:left w:val="none" w:sz="0" w:space="0" w:color="auto"/>
                <w:bottom w:val="none" w:sz="0" w:space="0" w:color="auto"/>
                <w:right w:val="none" w:sz="0" w:space="0" w:color="auto"/>
              </w:divBdr>
            </w:div>
            <w:div w:id="101337810">
              <w:marLeft w:val="480"/>
              <w:marRight w:val="0"/>
              <w:marTop w:val="0"/>
              <w:marBottom w:val="0"/>
              <w:divBdr>
                <w:top w:val="none" w:sz="0" w:space="0" w:color="auto"/>
                <w:left w:val="none" w:sz="0" w:space="0" w:color="auto"/>
                <w:bottom w:val="none" w:sz="0" w:space="0" w:color="auto"/>
                <w:right w:val="none" w:sz="0" w:space="0" w:color="auto"/>
              </w:divBdr>
            </w:div>
            <w:div w:id="101338950">
              <w:marLeft w:val="480"/>
              <w:marRight w:val="0"/>
              <w:marTop w:val="0"/>
              <w:marBottom w:val="0"/>
              <w:divBdr>
                <w:top w:val="none" w:sz="0" w:space="0" w:color="auto"/>
                <w:left w:val="none" w:sz="0" w:space="0" w:color="auto"/>
                <w:bottom w:val="none" w:sz="0" w:space="0" w:color="auto"/>
                <w:right w:val="none" w:sz="0" w:space="0" w:color="auto"/>
              </w:divBdr>
            </w:div>
            <w:div w:id="101610526">
              <w:marLeft w:val="480"/>
              <w:marRight w:val="0"/>
              <w:marTop w:val="0"/>
              <w:marBottom w:val="0"/>
              <w:divBdr>
                <w:top w:val="none" w:sz="0" w:space="0" w:color="auto"/>
                <w:left w:val="none" w:sz="0" w:space="0" w:color="auto"/>
                <w:bottom w:val="none" w:sz="0" w:space="0" w:color="auto"/>
                <w:right w:val="none" w:sz="0" w:space="0" w:color="auto"/>
              </w:divBdr>
            </w:div>
            <w:div w:id="101611145">
              <w:marLeft w:val="480"/>
              <w:marRight w:val="0"/>
              <w:marTop w:val="0"/>
              <w:marBottom w:val="0"/>
              <w:divBdr>
                <w:top w:val="none" w:sz="0" w:space="0" w:color="auto"/>
                <w:left w:val="none" w:sz="0" w:space="0" w:color="auto"/>
                <w:bottom w:val="none" w:sz="0" w:space="0" w:color="auto"/>
                <w:right w:val="none" w:sz="0" w:space="0" w:color="auto"/>
              </w:divBdr>
            </w:div>
            <w:div w:id="101612248">
              <w:marLeft w:val="480"/>
              <w:marRight w:val="0"/>
              <w:marTop w:val="0"/>
              <w:marBottom w:val="0"/>
              <w:divBdr>
                <w:top w:val="none" w:sz="0" w:space="0" w:color="auto"/>
                <w:left w:val="none" w:sz="0" w:space="0" w:color="auto"/>
                <w:bottom w:val="none" w:sz="0" w:space="0" w:color="auto"/>
                <w:right w:val="none" w:sz="0" w:space="0" w:color="auto"/>
              </w:divBdr>
            </w:div>
            <w:div w:id="101652914">
              <w:marLeft w:val="480"/>
              <w:marRight w:val="0"/>
              <w:marTop w:val="0"/>
              <w:marBottom w:val="0"/>
              <w:divBdr>
                <w:top w:val="none" w:sz="0" w:space="0" w:color="auto"/>
                <w:left w:val="none" w:sz="0" w:space="0" w:color="auto"/>
                <w:bottom w:val="none" w:sz="0" w:space="0" w:color="auto"/>
                <w:right w:val="none" w:sz="0" w:space="0" w:color="auto"/>
              </w:divBdr>
            </w:div>
            <w:div w:id="101850169">
              <w:marLeft w:val="480"/>
              <w:marRight w:val="0"/>
              <w:marTop w:val="0"/>
              <w:marBottom w:val="0"/>
              <w:divBdr>
                <w:top w:val="none" w:sz="0" w:space="0" w:color="auto"/>
                <w:left w:val="none" w:sz="0" w:space="0" w:color="auto"/>
                <w:bottom w:val="none" w:sz="0" w:space="0" w:color="auto"/>
                <w:right w:val="none" w:sz="0" w:space="0" w:color="auto"/>
              </w:divBdr>
            </w:div>
            <w:div w:id="102069811">
              <w:marLeft w:val="480"/>
              <w:marRight w:val="0"/>
              <w:marTop w:val="0"/>
              <w:marBottom w:val="0"/>
              <w:divBdr>
                <w:top w:val="none" w:sz="0" w:space="0" w:color="auto"/>
                <w:left w:val="none" w:sz="0" w:space="0" w:color="auto"/>
                <w:bottom w:val="none" w:sz="0" w:space="0" w:color="auto"/>
                <w:right w:val="none" w:sz="0" w:space="0" w:color="auto"/>
              </w:divBdr>
            </w:div>
            <w:div w:id="102186471">
              <w:marLeft w:val="480"/>
              <w:marRight w:val="0"/>
              <w:marTop w:val="0"/>
              <w:marBottom w:val="0"/>
              <w:divBdr>
                <w:top w:val="none" w:sz="0" w:space="0" w:color="auto"/>
                <w:left w:val="none" w:sz="0" w:space="0" w:color="auto"/>
                <w:bottom w:val="none" w:sz="0" w:space="0" w:color="auto"/>
                <w:right w:val="none" w:sz="0" w:space="0" w:color="auto"/>
              </w:divBdr>
            </w:div>
            <w:div w:id="102237824">
              <w:marLeft w:val="480"/>
              <w:marRight w:val="0"/>
              <w:marTop w:val="0"/>
              <w:marBottom w:val="0"/>
              <w:divBdr>
                <w:top w:val="none" w:sz="0" w:space="0" w:color="auto"/>
                <w:left w:val="none" w:sz="0" w:space="0" w:color="auto"/>
                <w:bottom w:val="none" w:sz="0" w:space="0" w:color="auto"/>
                <w:right w:val="none" w:sz="0" w:space="0" w:color="auto"/>
              </w:divBdr>
            </w:div>
            <w:div w:id="102266358">
              <w:marLeft w:val="480"/>
              <w:marRight w:val="0"/>
              <w:marTop w:val="0"/>
              <w:marBottom w:val="0"/>
              <w:divBdr>
                <w:top w:val="none" w:sz="0" w:space="0" w:color="auto"/>
                <w:left w:val="none" w:sz="0" w:space="0" w:color="auto"/>
                <w:bottom w:val="none" w:sz="0" w:space="0" w:color="auto"/>
                <w:right w:val="none" w:sz="0" w:space="0" w:color="auto"/>
              </w:divBdr>
            </w:div>
            <w:div w:id="102268055">
              <w:marLeft w:val="480"/>
              <w:marRight w:val="0"/>
              <w:marTop w:val="0"/>
              <w:marBottom w:val="0"/>
              <w:divBdr>
                <w:top w:val="none" w:sz="0" w:space="0" w:color="auto"/>
                <w:left w:val="none" w:sz="0" w:space="0" w:color="auto"/>
                <w:bottom w:val="none" w:sz="0" w:space="0" w:color="auto"/>
                <w:right w:val="none" w:sz="0" w:space="0" w:color="auto"/>
              </w:divBdr>
            </w:div>
            <w:div w:id="102268729">
              <w:marLeft w:val="480"/>
              <w:marRight w:val="0"/>
              <w:marTop w:val="0"/>
              <w:marBottom w:val="0"/>
              <w:divBdr>
                <w:top w:val="none" w:sz="0" w:space="0" w:color="auto"/>
                <w:left w:val="none" w:sz="0" w:space="0" w:color="auto"/>
                <w:bottom w:val="none" w:sz="0" w:space="0" w:color="auto"/>
                <w:right w:val="none" w:sz="0" w:space="0" w:color="auto"/>
              </w:divBdr>
            </w:div>
            <w:div w:id="102456836">
              <w:marLeft w:val="480"/>
              <w:marRight w:val="0"/>
              <w:marTop w:val="0"/>
              <w:marBottom w:val="0"/>
              <w:divBdr>
                <w:top w:val="none" w:sz="0" w:space="0" w:color="auto"/>
                <w:left w:val="none" w:sz="0" w:space="0" w:color="auto"/>
                <w:bottom w:val="none" w:sz="0" w:space="0" w:color="auto"/>
                <w:right w:val="none" w:sz="0" w:space="0" w:color="auto"/>
              </w:divBdr>
            </w:div>
            <w:div w:id="102458893">
              <w:marLeft w:val="480"/>
              <w:marRight w:val="0"/>
              <w:marTop w:val="0"/>
              <w:marBottom w:val="0"/>
              <w:divBdr>
                <w:top w:val="none" w:sz="0" w:space="0" w:color="auto"/>
                <w:left w:val="none" w:sz="0" w:space="0" w:color="auto"/>
                <w:bottom w:val="none" w:sz="0" w:space="0" w:color="auto"/>
                <w:right w:val="none" w:sz="0" w:space="0" w:color="auto"/>
              </w:divBdr>
            </w:div>
            <w:div w:id="102502814">
              <w:marLeft w:val="480"/>
              <w:marRight w:val="0"/>
              <w:marTop w:val="0"/>
              <w:marBottom w:val="0"/>
              <w:divBdr>
                <w:top w:val="none" w:sz="0" w:space="0" w:color="auto"/>
                <w:left w:val="none" w:sz="0" w:space="0" w:color="auto"/>
                <w:bottom w:val="none" w:sz="0" w:space="0" w:color="auto"/>
                <w:right w:val="none" w:sz="0" w:space="0" w:color="auto"/>
              </w:divBdr>
            </w:div>
            <w:div w:id="102573473">
              <w:marLeft w:val="480"/>
              <w:marRight w:val="0"/>
              <w:marTop w:val="0"/>
              <w:marBottom w:val="0"/>
              <w:divBdr>
                <w:top w:val="none" w:sz="0" w:space="0" w:color="auto"/>
                <w:left w:val="none" w:sz="0" w:space="0" w:color="auto"/>
                <w:bottom w:val="none" w:sz="0" w:space="0" w:color="auto"/>
                <w:right w:val="none" w:sz="0" w:space="0" w:color="auto"/>
              </w:divBdr>
            </w:div>
            <w:div w:id="102576724">
              <w:marLeft w:val="480"/>
              <w:marRight w:val="0"/>
              <w:marTop w:val="0"/>
              <w:marBottom w:val="0"/>
              <w:divBdr>
                <w:top w:val="none" w:sz="0" w:space="0" w:color="auto"/>
                <w:left w:val="none" w:sz="0" w:space="0" w:color="auto"/>
                <w:bottom w:val="none" w:sz="0" w:space="0" w:color="auto"/>
                <w:right w:val="none" w:sz="0" w:space="0" w:color="auto"/>
              </w:divBdr>
            </w:div>
            <w:div w:id="102577164">
              <w:marLeft w:val="480"/>
              <w:marRight w:val="0"/>
              <w:marTop w:val="0"/>
              <w:marBottom w:val="0"/>
              <w:divBdr>
                <w:top w:val="none" w:sz="0" w:space="0" w:color="auto"/>
                <w:left w:val="none" w:sz="0" w:space="0" w:color="auto"/>
                <w:bottom w:val="none" w:sz="0" w:space="0" w:color="auto"/>
                <w:right w:val="none" w:sz="0" w:space="0" w:color="auto"/>
              </w:divBdr>
            </w:div>
            <w:div w:id="102650163">
              <w:marLeft w:val="480"/>
              <w:marRight w:val="0"/>
              <w:marTop w:val="0"/>
              <w:marBottom w:val="0"/>
              <w:divBdr>
                <w:top w:val="none" w:sz="0" w:space="0" w:color="auto"/>
                <w:left w:val="none" w:sz="0" w:space="0" w:color="auto"/>
                <w:bottom w:val="none" w:sz="0" w:space="0" w:color="auto"/>
                <w:right w:val="none" w:sz="0" w:space="0" w:color="auto"/>
              </w:divBdr>
            </w:div>
            <w:div w:id="102725394">
              <w:marLeft w:val="480"/>
              <w:marRight w:val="0"/>
              <w:marTop w:val="0"/>
              <w:marBottom w:val="0"/>
              <w:divBdr>
                <w:top w:val="none" w:sz="0" w:space="0" w:color="auto"/>
                <w:left w:val="none" w:sz="0" w:space="0" w:color="auto"/>
                <w:bottom w:val="none" w:sz="0" w:space="0" w:color="auto"/>
                <w:right w:val="none" w:sz="0" w:space="0" w:color="auto"/>
              </w:divBdr>
            </w:div>
            <w:div w:id="102766703">
              <w:marLeft w:val="480"/>
              <w:marRight w:val="0"/>
              <w:marTop w:val="0"/>
              <w:marBottom w:val="0"/>
              <w:divBdr>
                <w:top w:val="none" w:sz="0" w:space="0" w:color="auto"/>
                <w:left w:val="none" w:sz="0" w:space="0" w:color="auto"/>
                <w:bottom w:val="none" w:sz="0" w:space="0" w:color="auto"/>
                <w:right w:val="none" w:sz="0" w:space="0" w:color="auto"/>
              </w:divBdr>
            </w:div>
            <w:div w:id="102767137">
              <w:marLeft w:val="480"/>
              <w:marRight w:val="0"/>
              <w:marTop w:val="0"/>
              <w:marBottom w:val="0"/>
              <w:divBdr>
                <w:top w:val="none" w:sz="0" w:space="0" w:color="auto"/>
                <w:left w:val="none" w:sz="0" w:space="0" w:color="auto"/>
                <w:bottom w:val="none" w:sz="0" w:space="0" w:color="auto"/>
                <w:right w:val="none" w:sz="0" w:space="0" w:color="auto"/>
              </w:divBdr>
            </w:div>
            <w:div w:id="102846654">
              <w:marLeft w:val="480"/>
              <w:marRight w:val="0"/>
              <w:marTop w:val="0"/>
              <w:marBottom w:val="0"/>
              <w:divBdr>
                <w:top w:val="none" w:sz="0" w:space="0" w:color="auto"/>
                <w:left w:val="none" w:sz="0" w:space="0" w:color="auto"/>
                <w:bottom w:val="none" w:sz="0" w:space="0" w:color="auto"/>
                <w:right w:val="none" w:sz="0" w:space="0" w:color="auto"/>
              </w:divBdr>
            </w:div>
            <w:div w:id="102892321">
              <w:marLeft w:val="480"/>
              <w:marRight w:val="0"/>
              <w:marTop w:val="0"/>
              <w:marBottom w:val="0"/>
              <w:divBdr>
                <w:top w:val="none" w:sz="0" w:space="0" w:color="auto"/>
                <w:left w:val="none" w:sz="0" w:space="0" w:color="auto"/>
                <w:bottom w:val="none" w:sz="0" w:space="0" w:color="auto"/>
                <w:right w:val="none" w:sz="0" w:space="0" w:color="auto"/>
              </w:divBdr>
            </w:div>
            <w:div w:id="102917893">
              <w:marLeft w:val="480"/>
              <w:marRight w:val="0"/>
              <w:marTop w:val="0"/>
              <w:marBottom w:val="0"/>
              <w:divBdr>
                <w:top w:val="none" w:sz="0" w:space="0" w:color="auto"/>
                <w:left w:val="none" w:sz="0" w:space="0" w:color="auto"/>
                <w:bottom w:val="none" w:sz="0" w:space="0" w:color="auto"/>
                <w:right w:val="none" w:sz="0" w:space="0" w:color="auto"/>
              </w:divBdr>
            </w:div>
            <w:div w:id="102919842">
              <w:marLeft w:val="480"/>
              <w:marRight w:val="0"/>
              <w:marTop w:val="0"/>
              <w:marBottom w:val="0"/>
              <w:divBdr>
                <w:top w:val="none" w:sz="0" w:space="0" w:color="auto"/>
                <w:left w:val="none" w:sz="0" w:space="0" w:color="auto"/>
                <w:bottom w:val="none" w:sz="0" w:space="0" w:color="auto"/>
                <w:right w:val="none" w:sz="0" w:space="0" w:color="auto"/>
              </w:divBdr>
            </w:div>
            <w:div w:id="103038838">
              <w:marLeft w:val="480"/>
              <w:marRight w:val="0"/>
              <w:marTop w:val="0"/>
              <w:marBottom w:val="0"/>
              <w:divBdr>
                <w:top w:val="none" w:sz="0" w:space="0" w:color="auto"/>
                <w:left w:val="none" w:sz="0" w:space="0" w:color="auto"/>
                <w:bottom w:val="none" w:sz="0" w:space="0" w:color="auto"/>
                <w:right w:val="none" w:sz="0" w:space="0" w:color="auto"/>
              </w:divBdr>
            </w:div>
            <w:div w:id="103111466">
              <w:marLeft w:val="480"/>
              <w:marRight w:val="0"/>
              <w:marTop w:val="0"/>
              <w:marBottom w:val="0"/>
              <w:divBdr>
                <w:top w:val="none" w:sz="0" w:space="0" w:color="auto"/>
                <w:left w:val="none" w:sz="0" w:space="0" w:color="auto"/>
                <w:bottom w:val="none" w:sz="0" w:space="0" w:color="auto"/>
                <w:right w:val="none" w:sz="0" w:space="0" w:color="auto"/>
              </w:divBdr>
            </w:div>
            <w:div w:id="103116434">
              <w:marLeft w:val="480"/>
              <w:marRight w:val="0"/>
              <w:marTop w:val="0"/>
              <w:marBottom w:val="0"/>
              <w:divBdr>
                <w:top w:val="none" w:sz="0" w:space="0" w:color="auto"/>
                <w:left w:val="none" w:sz="0" w:space="0" w:color="auto"/>
                <w:bottom w:val="none" w:sz="0" w:space="0" w:color="auto"/>
                <w:right w:val="none" w:sz="0" w:space="0" w:color="auto"/>
              </w:divBdr>
            </w:div>
            <w:div w:id="103117173">
              <w:marLeft w:val="480"/>
              <w:marRight w:val="0"/>
              <w:marTop w:val="0"/>
              <w:marBottom w:val="0"/>
              <w:divBdr>
                <w:top w:val="none" w:sz="0" w:space="0" w:color="auto"/>
                <w:left w:val="none" w:sz="0" w:space="0" w:color="auto"/>
                <w:bottom w:val="none" w:sz="0" w:space="0" w:color="auto"/>
                <w:right w:val="none" w:sz="0" w:space="0" w:color="auto"/>
              </w:divBdr>
            </w:div>
            <w:div w:id="103154670">
              <w:marLeft w:val="480"/>
              <w:marRight w:val="0"/>
              <w:marTop w:val="0"/>
              <w:marBottom w:val="0"/>
              <w:divBdr>
                <w:top w:val="none" w:sz="0" w:space="0" w:color="auto"/>
                <w:left w:val="none" w:sz="0" w:space="0" w:color="auto"/>
                <w:bottom w:val="none" w:sz="0" w:space="0" w:color="auto"/>
                <w:right w:val="none" w:sz="0" w:space="0" w:color="auto"/>
              </w:divBdr>
            </w:div>
            <w:div w:id="103380656">
              <w:marLeft w:val="480"/>
              <w:marRight w:val="0"/>
              <w:marTop w:val="0"/>
              <w:marBottom w:val="0"/>
              <w:divBdr>
                <w:top w:val="none" w:sz="0" w:space="0" w:color="auto"/>
                <w:left w:val="none" w:sz="0" w:space="0" w:color="auto"/>
                <w:bottom w:val="none" w:sz="0" w:space="0" w:color="auto"/>
                <w:right w:val="none" w:sz="0" w:space="0" w:color="auto"/>
              </w:divBdr>
            </w:div>
            <w:div w:id="103427973">
              <w:marLeft w:val="480"/>
              <w:marRight w:val="0"/>
              <w:marTop w:val="0"/>
              <w:marBottom w:val="0"/>
              <w:divBdr>
                <w:top w:val="none" w:sz="0" w:space="0" w:color="auto"/>
                <w:left w:val="none" w:sz="0" w:space="0" w:color="auto"/>
                <w:bottom w:val="none" w:sz="0" w:space="0" w:color="auto"/>
                <w:right w:val="none" w:sz="0" w:space="0" w:color="auto"/>
              </w:divBdr>
            </w:div>
            <w:div w:id="103502706">
              <w:marLeft w:val="480"/>
              <w:marRight w:val="0"/>
              <w:marTop w:val="0"/>
              <w:marBottom w:val="0"/>
              <w:divBdr>
                <w:top w:val="none" w:sz="0" w:space="0" w:color="auto"/>
                <w:left w:val="none" w:sz="0" w:space="0" w:color="auto"/>
                <w:bottom w:val="none" w:sz="0" w:space="0" w:color="auto"/>
                <w:right w:val="none" w:sz="0" w:space="0" w:color="auto"/>
              </w:divBdr>
            </w:div>
            <w:div w:id="103693810">
              <w:marLeft w:val="480"/>
              <w:marRight w:val="0"/>
              <w:marTop w:val="0"/>
              <w:marBottom w:val="0"/>
              <w:divBdr>
                <w:top w:val="none" w:sz="0" w:space="0" w:color="auto"/>
                <w:left w:val="none" w:sz="0" w:space="0" w:color="auto"/>
                <w:bottom w:val="none" w:sz="0" w:space="0" w:color="auto"/>
                <w:right w:val="none" w:sz="0" w:space="0" w:color="auto"/>
              </w:divBdr>
            </w:div>
            <w:div w:id="103772119">
              <w:marLeft w:val="480"/>
              <w:marRight w:val="0"/>
              <w:marTop w:val="0"/>
              <w:marBottom w:val="0"/>
              <w:divBdr>
                <w:top w:val="none" w:sz="0" w:space="0" w:color="auto"/>
                <w:left w:val="none" w:sz="0" w:space="0" w:color="auto"/>
                <w:bottom w:val="none" w:sz="0" w:space="0" w:color="auto"/>
                <w:right w:val="none" w:sz="0" w:space="0" w:color="auto"/>
              </w:divBdr>
            </w:div>
            <w:div w:id="103809643">
              <w:marLeft w:val="480"/>
              <w:marRight w:val="0"/>
              <w:marTop w:val="0"/>
              <w:marBottom w:val="0"/>
              <w:divBdr>
                <w:top w:val="none" w:sz="0" w:space="0" w:color="auto"/>
                <w:left w:val="none" w:sz="0" w:space="0" w:color="auto"/>
                <w:bottom w:val="none" w:sz="0" w:space="0" w:color="auto"/>
                <w:right w:val="none" w:sz="0" w:space="0" w:color="auto"/>
              </w:divBdr>
            </w:div>
            <w:div w:id="103815958">
              <w:marLeft w:val="480"/>
              <w:marRight w:val="0"/>
              <w:marTop w:val="0"/>
              <w:marBottom w:val="0"/>
              <w:divBdr>
                <w:top w:val="none" w:sz="0" w:space="0" w:color="auto"/>
                <w:left w:val="none" w:sz="0" w:space="0" w:color="auto"/>
                <w:bottom w:val="none" w:sz="0" w:space="0" w:color="auto"/>
                <w:right w:val="none" w:sz="0" w:space="0" w:color="auto"/>
              </w:divBdr>
            </w:div>
            <w:div w:id="103841577">
              <w:marLeft w:val="480"/>
              <w:marRight w:val="0"/>
              <w:marTop w:val="0"/>
              <w:marBottom w:val="0"/>
              <w:divBdr>
                <w:top w:val="none" w:sz="0" w:space="0" w:color="auto"/>
                <w:left w:val="none" w:sz="0" w:space="0" w:color="auto"/>
                <w:bottom w:val="none" w:sz="0" w:space="0" w:color="auto"/>
                <w:right w:val="none" w:sz="0" w:space="0" w:color="auto"/>
              </w:divBdr>
            </w:div>
            <w:div w:id="103890144">
              <w:marLeft w:val="480"/>
              <w:marRight w:val="0"/>
              <w:marTop w:val="0"/>
              <w:marBottom w:val="0"/>
              <w:divBdr>
                <w:top w:val="none" w:sz="0" w:space="0" w:color="auto"/>
                <w:left w:val="none" w:sz="0" w:space="0" w:color="auto"/>
                <w:bottom w:val="none" w:sz="0" w:space="0" w:color="auto"/>
                <w:right w:val="none" w:sz="0" w:space="0" w:color="auto"/>
              </w:divBdr>
            </w:div>
            <w:div w:id="104008146">
              <w:marLeft w:val="480"/>
              <w:marRight w:val="0"/>
              <w:marTop w:val="0"/>
              <w:marBottom w:val="0"/>
              <w:divBdr>
                <w:top w:val="none" w:sz="0" w:space="0" w:color="auto"/>
                <w:left w:val="none" w:sz="0" w:space="0" w:color="auto"/>
                <w:bottom w:val="none" w:sz="0" w:space="0" w:color="auto"/>
                <w:right w:val="none" w:sz="0" w:space="0" w:color="auto"/>
              </w:divBdr>
            </w:div>
            <w:div w:id="104009365">
              <w:marLeft w:val="480"/>
              <w:marRight w:val="0"/>
              <w:marTop w:val="0"/>
              <w:marBottom w:val="0"/>
              <w:divBdr>
                <w:top w:val="none" w:sz="0" w:space="0" w:color="auto"/>
                <w:left w:val="none" w:sz="0" w:space="0" w:color="auto"/>
                <w:bottom w:val="none" w:sz="0" w:space="0" w:color="auto"/>
                <w:right w:val="none" w:sz="0" w:space="0" w:color="auto"/>
              </w:divBdr>
            </w:div>
            <w:div w:id="104086073">
              <w:marLeft w:val="480"/>
              <w:marRight w:val="0"/>
              <w:marTop w:val="0"/>
              <w:marBottom w:val="0"/>
              <w:divBdr>
                <w:top w:val="none" w:sz="0" w:space="0" w:color="auto"/>
                <w:left w:val="none" w:sz="0" w:space="0" w:color="auto"/>
                <w:bottom w:val="none" w:sz="0" w:space="0" w:color="auto"/>
                <w:right w:val="none" w:sz="0" w:space="0" w:color="auto"/>
              </w:divBdr>
            </w:div>
            <w:div w:id="104230300">
              <w:marLeft w:val="480"/>
              <w:marRight w:val="0"/>
              <w:marTop w:val="0"/>
              <w:marBottom w:val="0"/>
              <w:divBdr>
                <w:top w:val="none" w:sz="0" w:space="0" w:color="auto"/>
                <w:left w:val="none" w:sz="0" w:space="0" w:color="auto"/>
                <w:bottom w:val="none" w:sz="0" w:space="0" w:color="auto"/>
                <w:right w:val="none" w:sz="0" w:space="0" w:color="auto"/>
              </w:divBdr>
            </w:div>
            <w:div w:id="104428458">
              <w:marLeft w:val="480"/>
              <w:marRight w:val="0"/>
              <w:marTop w:val="0"/>
              <w:marBottom w:val="0"/>
              <w:divBdr>
                <w:top w:val="none" w:sz="0" w:space="0" w:color="auto"/>
                <w:left w:val="none" w:sz="0" w:space="0" w:color="auto"/>
                <w:bottom w:val="none" w:sz="0" w:space="0" w:color="auto"/>
                <w:right w:val="none" w:sz="0" w:space="0" w:color="auto"/>
              </w:divBdr>
            </w:div>
            <w:div w:id="104467728">
              <w:marLeft w:val="480"/>
              <w:marRight w:val="0"/>
              <w:marTop w:val="0"/>
              <w:marBottom w:val="0"/>
              <w:divBdr>
                <w:top w:val="none" w:sz="0" w:space="0" w:color="auto"/>
                <w:left w:val="none" w:sz="0" w:space="0" w:color="auto"/>
                <w:bottom w:val="none" w:sz="0" w:space="0" w:color="auto"/>
                <w:right w:val="none" w:sz="0" w:space="0" w:color="auto"/>
              </w:divBdr>
            </w:div>
            <w:div w:id="104468677">
              <w:marLeft w:val="480"/>
              <w:marRight w:val="0"/>
              <w:marTop w:val="0"/>
              <w:marBottom w:val="0"/>
              <w:divBdr>
                <w:top w:val="none" w:sz="0" w:space="0" w:color="auto"/>
                <w:left w:val="none" w:sz="0" w:space="0" w:color="auto"/>
                <w:bottom w:val="none" w:sz="0" w:space="0" w:color="auto"/>
                <w:right w:val="none" w:sz="0" w:space="0" w:color="auto"/>
              </w:divBdr>
            </w:div>
            <w:div w:id="104547907">
              <w:marLeft w:val="480"/>
              <w:marRight w:val="0"/>
              <w:marTop w:val="0"/>
              <w:marBottom w:val="0"/>
              <w:divBdr>
                <w:top w:val="none" w:sz="0" w:space="0" w:color="auto"/>
                <w:left w:val="none" w:sz="0" w:space="0" w:color="auto"/>
                <w:bottom w:val="none" w:sz="0" w:space="0" w:color="auto"/>
                <w:right w:val="none" w:sz="0" w:space="0" w:color="auto"/>
              </w:divBdr>
            </w:div>
            <w:div w:id="104623474">
              <w:marLeft w:val="480"/>
              <w:marRight w:val="0"/>
              <w:marTop w:val="0"/>
              <w:marBottom w:val="0"/>
              <w:divBdr>
                <w:top w:val="none" w:sz="0" w:space="0" w:color="auto"/>
                <w:left w:val="none" w:sz="0" w:space="0" w:color="auto"/>
                <w:bottom w:val="none" w:sz="0" w:space="0" w:color="auto"/>
                <w:right w:val="none" w:sz="0" w:space="0" w:color="auto"/>
              </w:divBdr>
            </w:div>
            <w:div w:id="104665311">
              <w:marLeft w:val="480"/>
              <w:marRight w:val="0"/>
              <w:marTop w:val="0"/>
              <w:marBottom w:val="0"/>
              <w:divBdr>
                <w:top w:val="none" w:sz="0" w:space="0" w:color="auto"/>
                <w:left w:val="none" w:sz="0" w:space="0" w:color="auto"/>
                <w:bottom w:val="none" w:sz="0" w:space="0" w:color="auto"/>
                <w:right w:val="none" w:sz="0" w:space="0" w:color="auto"/>
              </w:divBdr>
            </w:div>
            <w:div w:id="104736203">
              <w:marLeft w:val="480"/>
              <w:marRight w:val="0"/>
              <w:marTop w:val="0"/>
              <w:marBottom w:val="0"/>
              <w:divBdr>
                <w:top w:val="none" w:sz="0" w:space="0" w:color="auto"/>
                <w:left w:val="none" w:sz="0" w:space="0" w:color="auto"/>
                <w:bottom w:val="none" w:sz="0" w:space="0" w:color="auto"/>
                <w:right w:val="none" w:sz="0" w:space="0" w:color="auto"/>
              </w:divBdr>
            </w:div>
            <w:div w:id="104810200">
              <w:marLeft w:val="480"/>
              <w:marRight w:val="0"/>
              <w:marTop w:val="0"/>
              <w:marBottom w:val="0"/>
              <w:divBdr>
                <w:top w:val="none" w:sz="0" w:space="0" w:color="auto"/>
                <w:left w:val="none" w:sz="0" w:space="0" w:color="auto"/>
                <w:bottom w:val="none" w:sz="0" w:space="0" w:color="auto"/>
                <w:right w:val="none" w:sz="0" w:space="0" w:color="auto"/>
              </w:divBdr>
            </w:div>
            <w:div w:id="104812587">
              <w:marLeft w:val="480"/>
              <w:marRight w:val="0"/>
              <w:marTop w:val="0"/>
              <w:marBottom w:val="0"/>
              <w:divBdr>
                <w:top w:val="none" w:sz="0" w:space="0" w:color="auto"/>
                <w:left w:val="none" w:sz="0" w:space="0" w:color="auto"/>
                <w:bottom w:val="none" w:sz="0" w:space="0" w:color="auto"/>
                <w:right w:val="none" w:sz="0" w:space="0" w:color="auto"/>
              </w:divBdr>
            </w:div>
            <w:div w:id="104858249">
              <w:marLeft w:val="480"/>
              <w:marRight w:val="0"/>
              <w:marTop w:val="0"/>
              <w:marBottom w:val="0"/>
              <w:divBdr>
                <w:top w:val="none" w:sz="0" w:space="0" w:color="auto"/>
                <w:left w:val="none" w:sz="0" w:space="0" w:color="auto"/>
                <w:bottom w:val="none" w:sz="0" w:space="0" w:color="auto"/>
                <w:right w:val="none" w:sz="0" w:space="0" w:color="auto"/>
              </w:divBdr>
            </w:div>
            <w:div w:id="104932804">
              <w:marLeft w:val="480"/>
              <w:marRight w:val="0"/>
              <w:marTop w:val="0"/>
              <w:marBottom w:val="0"/>
              <w:divBdr>
                <w:top w:val="none" w:sz="0" w:space="0" w:color="auto"/>
                <w:left w:val="none" w:sz="0" w:space="0" w:color="auto"/>
                <w:bottom w:val="none" w:sz="0" w:space="0" w:color="auto"/>
                <w:right w:val="none" w:sz="0" w:space="0" w:color="auto"/>
              </w:divBdr>
            </w:div>
            <w:div w:id="104933050">
              <w:marLeft w:val="480"/>
              <w:marRight w:val="0"/>
              <w:marTop w:val="0"/>
              <w:marBottom w:val="0"/>
              <w:divBdr>
                <w:top w:val="none" w:sz="0" w:space="0" w:color="auto"/>
                <w:left w:val="none" w:sz="0" w:space="0" w:color="auto"/>
                <w:bottom w:val="none" w:sz="0" w:space="0" w:color="auto"/>
                <w:right w:val="none" w:sz="0" w:space="0" w:color="auto"/>
              </w:divBdr>
            </w:div>
            <w:div w:id="105081633">
              <w:marLeft w:val="480"/>
              <w:marRight w:val="0"/>
              <w:marTop w:val="0"/>
              <w:marBottom w:val="0"/>
              <w:divBdr>
                <w:top w:val="none" w:sz="0" w:space="0" w:color="auto"/>
                <w:left w:val="none" w:sz="0" w:space="0" w:color="auto"/>
                <w:bottom w:val="none" w:sz="0" w:space="0" w:color="auto"/>
                <w:right w:val="none" w:sz="0" w:space="0" w:color="auto"/>
              </w:divBdr>
            </w:div>
            <w:div w:id="105084154">
              <w:marLeft w:val="480"/>
              <w:marRight w:val="0"/>
              <w:marTop w:val="0"/>
              <w:marBottom w:val="0"/>
              <w:divBdr>
                <w:top w:val="none" w:sz="0" w:space="0" w:color="auto"/>
                <w:left w:val="none" w:sz="0" w:space="0" w:color="auto"/>
                <w:bottom w:val="none" w:sz="0" w:space="0" w:color="auto"/>
                <w:right w:val="none" w:sz="0" w:space="0" w:color="auto"/>
              </w:divBdr>
            </w:div>
            <w:div w:id="105122134">
              <w:marLeft w:val="480"/>
              <w:marRight w:val="0"/>
              <w:marTop w:val="0"/>
              <w:marBottom w:val="0"/>
              <w:divBdr>
                <w:top w:val="none" w:sz="0" w:space="0" w:color="auto"/>
                <w:left w:val="none" w:sz="0" w:space="0" w:color="auto"/>
                <w:bottom w:val="none" w:sz="0" w:space="0" w:color="auto"/>
                <w:right w:val="none" w:sz="0" w:space="0" w:color="auto"/>
              </w:divBdr>
            </w:div>
            <w:div w:id="105197244">
              <w:marLeft w:val="480"/>
              <w:marRight w:val="0"/>
              <w:marTop w:val="0"/>
              <w:marBottom w:val="0"/>
              <w:divBdr>
                <w:top w:val="none" w:sz="0" w:space="0" w:color="auto"/>
                <w:left w:val="none" w:sz="0" w:space="0" w:color="auto"/>
                <w:bottom w:val="none" w:sz="0" w:space="0" w:color="auto"/>
                <w:right w:val="none" w:sz="0" w:space="0" w:color="auto"/>
              </w:divBdr>
            </w:div>
            <w:div w:id="105318651">
              <w:marLeft w:val="480"/>
              <w:marRight w:val="0"/>
              <w:marTop w:val="0"/>
              <w:marBottom w:val="0"/>
              <w:divBdr>
                <w:top w:val="none" w:sz="0" w:space="0" w:color="auto"/>
                <w:left w:val="none" w:sz="0" w:space="0" w:color="auto"/>
                <w:bottom w:val="none" w:sz="0" w:space="0" w:color="auto"/>
                <w:right w:val="none" w:sz="0" w:space="0" w:color="auto"/>
              </w:divBdr>
            </w:div>
            <w:div w:id="105392168">
              <w:marLeft w:val="480"/>
              <w:marRight w:val="0"/>
              <w:marTop w:val="0"/>
              <w:marBottom w:val="0"/>
              <w:divBdr>
                <w:top w:val="none" w:sz="0" w:space="0" w:color="auto"/>
                <w:left w:val="none" w:sz="0" w:space="0" w:color="auto"/>
                <w:bottom w:val="none" w:sz="0" w:space="0" w:color="auto"/>
                <w:right w:val="none" w:sz="0" w:space="0" w:color="auto"/>
              </w:divBdr>
            </w:div>
            <w:div w:id="105395999">
              <w:marLeft w:val="480"/>
              <w:marRight w:val="0"/>
              <w:marTop w:val="0"/>
              <w:marBottom w:val="0"/>
              <w:divBdr>
                <w:top w:val="none" w:sz="0" w:space="0" w:color="auto"/>
                <w:left w:val="none" w:sz="0" w:space="0" w:color="auto"/>
                <w:bottom w:val="none" w:sz="0" w:space="0" w:color="auto"/>
                <w:right w:val="none" w:sz="0" w:space="0" w:color="auto"/>
              </w:divBdr>
            </w:div>
            <w:div w:id="105464018">
              <w:marLeft w:val="480"/>
              <w:marRight w:val="0"/>
              <w:marTop w:val="0"/>
              <w:marBottom w:val="0"/>
              <w:divBdr>
                <w:top w:val="none" w:sz="0" w:space="0" w:color="auto"/>
                <w:left w:val="none" w:sz="0" w:space="0" w:color="auto"/>
                <w:bottom w:val="none" w:sz="0" w:space="0" w:color="auto"/>
                <w:right w:val="none" w:sz="0" w:space="0" w:color="auto"/>
              </w:divBdr>
            </w:div>
            <w:div w:id="105538433">
              <w:marLeft w:val="480"/>
              <w:marRight w:val="0"/>
              <w:marTop w:val="0"/>
              <w:marBottom w:val="0"/>
              <w:divBdr>
                <w:top w:val="none" w:sz="0" w:space="0" w:color="auto"/>
                <w:left w:val="none" w:sz="0" w:space="0" w:color="auto"/>
                <w:bottom w:val="none" w:sz="0" w:space="0" w:color="auto"/>
                <w:right w:val="none" w:sz="0" w:space="0" w:color="auto"/>
              </w:divBdr>
            </w:div>
            <w:div w:id="105543563">
              <w:marLeft w:val="480"/>
              <w:marRight w:val="0"/>
              <w:marTop w:val="0"/>
              <w:marBottom w:val="0"/>
              <w:divBdr>
                <w:top w:val="none" w:sz="0" w:space="0" w:color="auto"/>
                <w:left w:val="none" w:sz="0" w:space="0" w:color="auto"/>
                <w:bottom w:val="none" w:sz="0" w:space="0" w:color="auto"/>
                <w:right w:val="none" w:sz="0" w:space="0" w:color="auto"/>
              </w:divBdr>
            </w:div>
            <w:div w:id="105587745">
              <w:marLeft w:val="480"/>
              <w:marRight w:val="0"/>
              <w:marTop w:val="0"/>
              <w:marBottom w:val="0"/>
              <w:divBdr>
                <w:top w:val="none" w:sz="0" w:space="0" w:color="auto"/>
                <w:left w:val="none" w:sz="0" w:space="0" w:color="auto"/>
                <w:bottom w:val="none" w:sz="0" w:space="0" w:color="auto"/>
                <w:right w:val="none" w:sz="0" w:space="0" w:color="auto"/>
              </w:divBdr>
            </w:div>
            <w:div w:id="105589737">
              <w:marLeft w:val="480"/>
              <w:marRight w:val="0"/>
              <w:marTop w:val="0"/>
              <w:marBottom w:val="0"/>
              <w:divBdr>
                <w:top w:val="none" w:sz="0" w:space="0" w:color="auto"/>
                <w:left w:val="none" w:sz="0" w:space="0" w:color="auto"/>
                <w:bottom w:val="none" w:sz="0" w:space="0" w:color="auto"/>
                <w:right w:val="none" w:sz="0" w:space="0" w:color="auto"/>
              </w:divBdr>
            </w:div>
            <w:div w:id="105657838">
              <w:marLeft w:val="480"/>
              <w:marRight w:val="0"/>
              <w:marTop w:val="0"/>
              <w:marBottom w:val="0"/>
              <w:divBdr>
                <w:top w:val="none" w:sz="0" w:space="0" w:color="auto"/>
                <w:left w:val="none" w:sz="0" w:space="0" w:color="auto"/>
                <w:bottom w:val="none" w:sz="0" w:space="0" w:color="auto"/>
                <w:right w:val="none" w:sz="0" w:space="0" w:color="auto"/>
              </w:divBdr>
            </w:div>
            <w:div w:id="105665766">
              <w:marLeft w:val="480"/>
              <w:marRight w:val="0"/>
              <w:marTop w:val="0"/>
              <w:marBottom w:val="0"/>
              <w:divBdr>
                <w:top w:val="none" w:sz="0" w:space="0" w:color="auto"/>
                <w:left w:val="none" w:sz="0" w:space="0" w:color="auto"/>
                <w:bottom w:val="none" w:sz="0" w:space="0" w:color="auto"/>
                <w:right w:val="none" w:sz="0" w:space="0" w:color="auto"/>
              </w:divBdr>
            </w:div>
            <w:div w:id="105738589">
              <w:marLeft w:val="480"/>
              <w:marRight w:val="0"/>
              <w:marTop w:val="0"/>
              <w:marBottom w:val="0"/>
              <w:divBdr>
                <w:top w:val="none" w:sz="0" w:space="0" w:color="auto"/>
                <w:left w:val="none" w:sz="0" w:space="0" w:color="auto"/>
                <w:bottom w:val="none" w:sz="0" w:space="0" w:color="auto"/>
                <w:right w:val="none" w:sz="0" w:space="0" w:color="auto"/>
              </w:divBdr>
            </w:div>
            <w:div w:id="105849429">
              <w:marLeft w:val="480"/>
              <w:marRight w:val="0"/>
              <w:marTop w:val="0"/>
              <w:marBottom w:val="0"/>
              <w:divBdr>
                <w:top w:val="none" w:sz="0" w:space="0" w:color="auto"/>
                <w:left w:val="none" w:sz="0" w:space="0" w:color="auto"/>
                <w:bottom w:val="none" w:sz="0" w:space="0" w:color="auto"/>
                <w:right w:val="none" w:sz="0" w:space="0" w:color="auto"/>
              </w:divBdr>
            </w:div>
            <w:div w:id="105973508">
              <w:marLeft w:val="480"/>
              <w:marRight w:val="0"/>
              <w:marTop w:val="0"/>
              <w:marBottom w:val="0"/>
              <w:divBdr>
                <w:top w:val="none" w:sz="0" w:space="0" w:color="auto"/>
                <w:left w:val="none" w:sz="0" w:space="0" w:color="auto"/>
                <w:bottom w:val="none" w:sz="0" w:space="0" w:color="auto"/>
                <w:right w:val="none" w:sz="0" w:space="0" w:color="auto"/>
              </w:divBdr>
            </w:div>
            <w:div w:id="105976104">
              <w:marLeft w:val="480"/>
              <w:marRight w:val="0"/>
              <w:marTop w:val="0"/>
              <w:marBottom w:val="0"/>
              <w:divBdr>
                <w:top w:val="none" w:sz="0" w:space="0" w:color="auto"/>
                <w:left w:val="none" w:sz="0" w:space="0" w:color="auto"/>
                <w:bottom w:val="none" w:sz="0" w:space="0" w:color="auto"/>
                <w:right w:val="none" w:sz="0" w:space="0" w:color="auto"/>
              </w:divBdr>
            </w:div>
            <w:div w:id="105976206">
              <w:marLeft w:val="480"/>
              <w:marRight w:val="0"/>
              <w:marTop w:val="0"/>
              <w:marBottom w:val="0"/>
              <w:divBdr>
                <w:top w:val="none" w:sz="0" w:space="0" w:color="auto"/>
                <w:left w:val="none" w:sz="0" w:space="0" w:color="auto"/>
                <w:bottom w:val="none" w:sz="0" w:space="0" w:color="auto"/>
                <w:right w:val="none" w:sz="0" w:space="0" w:color="auto"/>
              </w:divBdr>
            </w:div>
            <w:div w:id="106043221">
              <w:marLeft w:val="480"/>
              <w:marRight w:val="0"/>
              <w:marTop w:val="0"/>
              <w:marBottom w:val="0"/>
              <w:divBdr>
                <w:top w:val="none" w:sz="0" w:space="0" w:color="auto"/>
                <w:left w:val="none" w:sz="0" w:space="0" w:color="auto"/>
                <w:bottom w:val="none" w:sz="0" w:space="0" w:color="auto"/>
                <w:right w:val="none" w:sz="0" w:space="0" w:color="auto"/>
              </w:divBdr>
            </w:div>
            <w:div w:id="106126068">
              <w:marLeft w:val="480"/>
              <w:marRight w:val="0"/>
              <w:marTop w:val="0"/>
              <w:marBottom w:val="0"/>
              <w:divBdr>
                <w:top w:val="none" w:sz="0" w:space="0" w:color="auto"/>
                <w:left w:val="none" w:sz="0" w:space="0" w:color="auto"/>
                <w:bottom w:val="none" w:sz="0" w:space="0" w:color="auto"/>
                <w:right w:val="none" w:sz="0" w:space="0" w:color="auto"/>
              </w:divBdr>
            </w:div>
            <w:div w:id="106197880">
              <w:marLeft w:val="480"/>
              <w:marRight w:val="0"/>
              <w:marTop w:val="0"/>
              <w:marBottom w:val="0"/>
              <w:divBdr>
                <w:top w:val="none" w:sz="0" w:space="0" w:color="auto"/>
                <w:left w:val="none" w:sz="0" w:space="0" w:color="auto"/>
                <w:bottom w:val="none" w:sz="0" w:space="0" w:color="auto"/>
                <w:right w:val="none" w:sz="0" w:space="0" w:color="auto"/>
              </w:divBdr>
            </w:div>
            <w:div w:id="106432474">
              <w:marLeft w:val="480"/>
              <w:marRight w:val="0"/>
              <w:marTop w:val="0"/>
              <w:marBottom w:val="0"/>
              <w:divBdr>
                <w:top w:val="none" w:sz="0" w:space="0" w:color="auto"/>
                <w:left w:val="none" w:sz="0" w:space="0" w:color="auto"/>
                <w:bottom w:val="none" w:sz="0" w:space="0" w:color="auto"/>
                <w:right w:val="none" w:sz="0" w:space="0" w:color="auto"/>
              </w:divBdr>
            </w:div>
            <w:div w:id="106462865">
              <w:marLeft w:val="480"/>
              <w:marRight w:val="0"/>
              <w:marTop w:val="0"/>
              <w:marBottom w:val="0"/>
              <w:divBdr>
                <w:top w:val="none" w:sz="0" w:space="0" w:color="auto"/>
                <w:left w:val="none" w:sz="0" w:space="0" w:color="auto"/>
                <w:bottom w:val="none" w:sz="0" w:space="0" w:color="auto"/>
                <w:right w:val="none" w:sz="0" w:space="0" w:color="auto"/>
              </w:divBdr>
            </w:div>
            <w:div w:id="106580875">
              <w:marLeft w:val="480"/>
              <w:marRight w:val="0"/>
              <w:marTop w:val="0"/>
              <w:marBottom w:val="0"/>
              <w:divBdr>
                <w:top w:val="none" w:sz="0" w:space="0" w:color="auto"/>
                <w:left w:val="none" w:sz="0" w:space="0" w:color="auto"/>
                <w:bottom w:val="none" w:sz="0" w:space="0" w:color="auto"/>
                <w:right w:val="none" w:sz="0" w:space="0" w:color="auto"/>
              </w:divBdr>
            </w:div>
            <w:div w:id="106698568">
              <w:marLeft w:val="480"/>
              <w:marRight w:val="0"/>
              <w:marTop w:val="0"/>
              <w:marBottom w:val="0"/>
              <w:divBdr>
                <w:top w:val="none" w:sz="0" w:space="0" w:color="auto"/>
                <w:left w:val="none" w:sz="0" w:space="0" w:color="auto"/>
                <w:bottom w:val="none" w:sz="0" w:space="0" w:color="auto"/>
                <w:right w:val="none" w:sz="0" w:space="0" w:color="auto"/>
              </w:divBdr>
            </w:div>
            <w:div w:id="106706996">
              <w:marLeft w:val="480"/>
              <w:marRight w:val="0"/>
              <w:marTop w:val="0"/>
              <w:marBottom w:val="0"/>
              <w:divBdr>
                <w:top w:val="none" w:sz="0" w:space="0" w:color="auto"/>
                <w:left w:val="none" w:sz="0" w:space="0" w:color="auto"/>
                <w:bottom w:val="none" w:sz="0" w:space="0" w:color="auto"/>
                <w:right w:val="none" w:sz="0" w:space="0" w:color="auto"/>
              </w:divBdr>
            </w:div>
            <w:div w:id="106773293">
              <w:marLeft w:val="480"/>
              <w:marRight w:val="0"/>
              <w:marTop w:val="0"/>
              <w:marBottom w:val="0"/>
              <w:divBdr>
                <w:top w:val="none" w:sz="0" w:space="0" w:color="auto"/>
                <w:left w:val="none" w:sz="0" w:space="0" w:color="auto"/>
                <w:bottom w:val="none" w:sz="0" w:space="0" w:color="auto"/>
                <w:right w:val="none" w:sz="0" w:space="0" w:color="auto"/>
              </w:divBdr>
            </w:div>
            <w:div w:id="106777960">
              <w:marLeft w:val="480"/>
              <w:marRight w:val="0"/>
              <w:marTop w:val="0"/>
              <w:marBottom w:val="0"/>
              <w:divBdr>
                <w:top w:val="none" w:sz="0" w:space="0" w:color="auto"/>
                <w:left w:val="none" w:sz="0" w:space="0" w:color="auto"/>
                <w:bottom w:val="none" w:sz="0" w:space="0" w:color="auto"/>
                <w:right w:val="none" w:sz="0" w:space="0" w:color="auto"/>
              </w:divBdr>
            </w:div>
            <w:div w:id="106968863">
              <w:marLeft w:val="480"/>
              <w:marRight w:val="0"/>
              <w:marTop w:val="0"/>
              <w:marBottom w:val="0"/>
              <w:divBdr>
                <w:top w:val="none" w:sz="0" w:space="0" w:color="auto"/>
                <w:left w:val="none" w:sz="0" w:space="0" w:color="auto"/>
                <w:bottom w:val="none" w:sz="0" w:space="0" w:color="auto"/>
                <w:right w:val="none" w:sz="0" w:space="0" w:color="auto"/>
              </w:divBdr>
            </w:div>
            <w:div w:id="106975516">
              <w:marLeft w:val="480"/>
              <w:marRight w:val="0"/>
              <w:marTop w:val="0"/>
              <w:marBottom w:val="0"/>
              <w:divBdr>
                <w:top w:val="none" w:sz="0" w:space="0" w:color="auto"/>
                <w:left w:val="none" w:sz="0" w:space="0" w:color="auto"/>
                <w:bottom w:val="none" w:sz="0" w:space="0" w:color="auto"/>
                <w:right w:val="none" w:sz="0" w:space="0" w:color="auto"/>
              </w:divBdr>
            </w:div>
            <w:div w:id="107042364">
              <w:marLeft w:val="480"/>
              <w:marRight w:val="0"/>
              <w:marTop w:val="0"/>
              <w:marBottom w:val="0"/>
              <w:divBdr>
                <w:top w:val="none" w:sz="0" w:space="0" w:color="auto"/>
                <w:left w:val="none" w:sz="0" w:space="0" w:color="auto"/>
                <w:bottom w:val="none" w:sz="0" w:space="0" w:color="auto"/>
                <w:right w:val="none" w:sz="0" w:space="0" w:color="auto"/>
              </w:divBdr>
            </w:div>
            <w:div w:id="107117821">
              <w:marLeft w:val="480"/>
              <w:marRight w:val="0"/>
              <w:marTop w:val="0"/>
              <w:marBottom w:val="0"/>
              <w:divBdr>
                <w:top w:val="none" w:sz="0" w:space="0" w:color="auto"/>
                <w:left w:val="none" w:sz="0" w:space="0" w:color="auto"/>
                <w:bottom w:val="none" w:sz="0" w:space="0" w:color="auto"/>
                <w:right w:val="none" w:sz="0" w:space="0" w:color="auto"/>
              </w:divBdr>
            </w:div>
            <w:div w:id="107159827">
              <w:marLeft w:val="480"/>
              <w:marRight w:val="0"/>
              <w:marTop w:val="0"/>
              <w:marBottom w:val="0"/>
              <w:divBdr>
                <w:top w:val="none" w:sz="0" w:space="0" w:color="auto"/>
                <w:left w:val="none" w:sz="0" w:space="0" w:color="auto"/>
                <w:bottom w:val="none" w:sz="0" w:space="0" w:color="auto"/>
                <w:right w:val="none" w:sz="0" w:space="0" w:color="auto"/>
              </w:divBdr>
            </w:div>
            <w:div w:id="107160879">
              <w:marLeft w:val="480"/>
              <w:marRight w:val="0"/>
              <w:marTop w:val="0"/>
              <w:marBottom w:val="0"/>
              <w:divBdr>
                <w:top w:val="none" w:sz="0" w:space="0" w:color="auto"/>
                <w:left w:val="none" w:sz="0" w:space="0" w:color="auto"/>
                <w:bottom w:val="none" w:sz="0" w:space="0" w:color="auto"/>
                <w:right w:val="none" w:sz="0" w:space="0" w:color="auto"/>
              </w:divBdr>
            </w:div>
            <w:div w:id="107285283">
              <w:marLeft w:val="480"/>
              <w:marRight w:val="0"/>
              <w:marTop w:val="0"/>
              <w:marBottom w:val="0"/>
              <w:divBdr>
                <w:top w:val="none" w:sz="0" w:space="0" w:color="auto"/>
                <w:left w:val="none" w:sz="0" w:space="0" w:color="auto"/>
                <w:bottom w:val="none" w:sz="0" w:space="0" w:color="auto"/>
                <w:right w:val="none" w:sz="0" w:space="0" w:color="auto"/>
              </w:divBdr>
            </w:div>
            <w:div w:id="107310883">
              <w:marLeft w:val="480"/>
              <w:marRight w:val="0"/>
              <w:marTop w:val="0"/>
              <w:marBottom w:val="0"/>
              <w:divBdr>
                <w:top w:val="none" w:sz="0" w:space="0" w:color="auto"/>
                <w:left w:val="none" w:sz="0" w:space="0" w:color="auto"/>
                <w:bottom w:val="none" w:sz="0" w:space="0" w:color="auto"/>
                <w:right w:val="none" w:sz="0" w:space="0" w:color="auto"/>
              </w:divBdr>
            </w:div>
            <w:div w:id="107361382">
              <w:marLeft w:val="480"/>
              <w:marRight w:val="0"/>
              <w:marTop w:val="0"/>
              <w:marBottom w:val="0"/>
              <w:divBdr>
                <w:top w:val="none" w:sz="0" w:space="0" w:color="auto"/>
                <w:left w:val="none" w:sz="0" w:space="0" w:color="auto"/>
                <w:bottom w:val="none" w:sz="0" w:space="0" w:color="auto"/>
                <w:right w:val="none" w:sz="0" w:space="0" w:color="auto"/>
              </w:divBdr>
            </w:div>
            <w:div w:id="107436211">
              <w:marLeft w:val="480"/>
              <w:marRight w:val="0"/>
              <w:marTop w:val="0"/>
              <w:marBottom w:val="0"/>
              <w:divBdr>
                <w:top w:val="none" w:sz="0" w:space="0" w:color="auto"/>
                <w:left w:val="none" w:sz="0" w:space="0" w:color="auto"/>
                <w:bottom w:val="none" w:sz="0" w:space="0" w:color="auto"/>
                <w:right w:val="none" w:sz="0" w:space="0" w:color="auto"/>
              </w:divBdr>
            </w:div>
            <w:div w:id="107555946">
              <w:marLeft w:val="480"/>
              <w:marRight w:val="0"/>
              <w:marTop w:val="0"/>
              <w:marBottom w:val="0"/>
              <w:divBdr>
                <w:top w:val="none" w:sz="0" w:space="0" w:color="auto"/>
                <w:left w:val="none" w:sz="0" w:space="0" w:color="auto"/>
                <w:bottom w:val="none" w:sz="0" w:space="0" w:color="auto"/>
                <w:right w:val="none" w:sz="0" w:space="0" w:color="auto"/>
              </w:divBdr>
            </w:div>
            <w:div w:id="107743975">
              <w:marLeft w:val="480"/>
              <w:marRight w:val="0"/>
              <w:marTop w:val="0"/>
              <w:marBottom w:val="0"/>
              <w:divBdr>
                <w:top w:val="none" w:sz="0" w:space="0" w:color="auto"/>
                <w:left w:val="none" w:sz="0" w:space="0" w:color="auto"/>
                <w:bottom w:val="none" w:sz="0" w:space="0" w:color="auto"/>
                <w:right w:val="none" w:sz="0" w:space="0" w:color="auto"/>
              </w:divBdr>
            </w:div>
            <w:div w:id="107815793">
              <w:marLeft w:val="480"/>
              <w:marRight w:val="0"/>
              <w:marTop w:val="0"/>
              <w:marBottom w:val="0"/>
              <w:divBdr>
                <w:top w:val="none" w:sz="0" w:space="0" w:color="auto"/>
                <w:left w:val="none" w:sz="0" w:space="0" w:color="auto"/>
                <w:bottom w:val="none" w:sz="0" w:space="0" w:color="auto"/>
                <w:right w:val="none" w:sz="0" w:space="0" w:color="auto"/>
              </w:divBdr>
            </w:div>
            <w:div w:id="107894454">
              <w:marLeft w:val="480"/>
              <w:marRight w:val="0"/>
              <w:marTop w:val="0"/>
              <w:marBottom w:val="0"/>
              <w:divBdr>
                <w:top w:val="none" w:sz="0" w:space="0" w:color="auto"/>
                <w:left w:val="none" w:sz="0" w:space="0" w:color="auto"/>
                <w:bottom w:val="none" w:sz="0" w:space="0" w:color="auto"/>
                <w:right w:val="none" w:sz="0" w:space="0" w:color="auto"/>
              </w:divBdr>
            </w:div>
            <w:div w:id="107899799">
              <w:marLeft w:val="480"/>
              <w:marRight w:val="0"/>
              <w:marTop w:val="0"/>
              <w:marBottom w:val="0"/>
              <w:divBdr>
                <w:top w:val="none" w:sz="0" w:space="0" w:color="auto"/>
                <w:left w:val="none" w:sz="0" w:space="0" w:color="auto"/>
                <w:bottom w:val="none" w:sz="0" w:space="0" w:color="auto"/>
                <w:right w:val="none" w:sz="0" w:space="0" w:color="auto"/>
              </w:divBdr>
            </w:div>
            <w:div w:id="107940014">
              <w:marLeft w:val="480"/>
              <w:marRight w:val="0"/>
              <w:marTop w:val="0"/>
              <w:marBottom w:val="0"/>
              <w:divBdr>
                <w:top w:val="none" w:sz="0" w:space="0" w:color="auto"/>
                <w:left w:val="none" w:sz="0" w:space="0" w:color="auto"/>
                <w:bottom w:val="none" w:sz="0" w:space="0" w:color="auto"/>
                <w:right w:val="none" w:sz="0" w:space="0" w:color="auto"/>
              </w:divBdr>
            </w:div>
            <w:div w:id="108014842">
              <w:marLeft w:val="480"/>
              <w:marRight w:val="0"/>
              <w:marTop w:val="0"/>
              <w:marBottom w:val="0"/>
              <w:divBdr>
                <w:top w:val="none" w:sz="0" w:space="0" w:color="auto"/>
                <w:left w:val="none" w:sz="0" w:space="0" w:color="auto"/>
                <w:bottom w:val="none" w:sz="0" w:space="0" w:color="auto"/>
                <w:right w:val="none" w:sz="0" w:space="0" w:color="auto"/>
              </w:divBdr>
            </w:div>
            <w:div w:id="108205492">
              <w:marLeft w:val="480"/>
              <w:marRight w:val="0"/>
              <w:marTop w:val="0"/>
              <w:marBottom w:val="0"/>
              <w:divBdr>
                <w:top w:val="none" w:sz="0" w:space="0" w:color="auto"/>
                <w:left w:val="none" w:sz="0" w:space="0" w:color="auto"/>
                <w:bottom w:val="none" w:sz="0" w:space="0" w:color="auto"/>
                <w:right w:val="none" w:sz="0" w:space="0" w:color="auto"/>
              </w:divBdr>
            </w:div>
            <w:div w:id="108210858">
              <w:marLeft w:val="480"/>
              <w:marRight w:val="0"/>
              <w:marTop w:val="0"/>
              <w:marBottom w:val="0"/>
              <w:divBdr>
                <w:top w:val="none" w:sz="0" w:space="0" w:color="auto"/>
                <w:left w:val="none" w:sz="0" w:space="0" w:color="auto"/>
                <w:bottom w:val="none" w:sz="0" w:space="0" w:color="auto"/>
                <w:right w:val="none" w:sz="0" w:space="0" w:color="auto"/>
              </w:divBdr>
            </w:div>
            <w:div w:id="108360163">
              <w:marLeft w:val="480"/>
              <w:marRight w:val="0"/>
              <w:marTop w:val="0"/>
              <w:marBottom w:val="0"/>
              <w:divBdr>
                <w:top w:val="none" w:sz="0" w:space="0" w:color="auto"/>
                <w:left w:val="none" w:sz="0" w:space="0" w:color="auto"/>
                <w:bottom w:val="none" w:sz="0" w:space="0" w:color="auto"/>
                <w:right w:val="none" w:sz="0" w:space="0" w:color="auto"/>
              </w:divBdr>
            </w:div>
            <w:div w:id="108474905">
              <w:marLeft w:val="480"/>
              <w:marRight w:val="0"/>
              <w:marTop w:val="0"/>
              <w:marBottom w:val="0"/>
              <w:divBdr>
                <w:top w:val="none" w:sz="0" w:space="0" w:color="auto"/>
                <w:left w:val="none" w:sz="0" w:space="0" w:color="auto"/>
                <w:bottom w:val="none" w:sz="0" w:space="0" w:color="auto"/>
                <w:right w:val="none" w:sz="0" w:space="0" w:color="auto"/>
              </w:divBdr>
            </w:div>
            <w:div w:id="108597341">
              <w:marLeft w:val="480"/>
              <w:marRight w:val="0"/>
              <w:marTop w:val="0"/>
              <w:marBottom w:val="0"/>
              <w:divBdr>
                <w:top w:val="none" w:sz="0" w:space="0" w:color="auto"/>
                <w:left w:val="none" w:sz="0" w:space="0" w:color="auto"/>
                <w:bottom w:val="none" w:sz="0" w:space="0" w:color="auto"/>
                <w:right w:val="none" w:sz="0" w:space="0" w:color="auto"/>
              </w:divBdr>
            </w:div>
            <w:div w:id="108625901">
              <w:marLeft w:val="480"/>
              <w:marRight w:val="0"/>
              <w:marTop w:val="0"/>
              <w:marBottom w:val="0"/>
              <w:divBdr>
                <w:top w:val="none" w:sz="0" w:space="0" w:color="auto"/>
                <w:left w:val="none" w:sz="0" w:space="0" w:color="auto"/>
                <w:bottom w:val="none" w:sz="0" w:space="0" w:color="auto"/>
                <w:right w:val="none" w:sz="0" w:space="0" w:color="auto"/>
              </w:divBdr>
            </w:div>
            <w:div w:id="108741968">
              <w:marLeft w:val="480"/>
              <w:marRight w:val="0"/>
              <w:marTop w:val="0"/>
              <w:marBottom w:val="0"/>
              <w:divBdr>
                <w:top w:val="none" w:sz="0" w:space="0" w:color="auto"/>
                <w:left w:val="none" w:sz="0" w:space="0" w:color="auto"/>
                <w:bottom w:val="none" w:sz="0" w:space="0" w:color="auto"/>
                <w:right w:val="none" w:sz="0" w:space="0" w:color="auto"/>
              </w:divBdr>
            </w:div>
            <w:div w:id="109053750">
              <w:marLeft w:val="480"/>
              <w:marRight w:val="0"/>
              <w:marTop w:val="0"/>
              <w:marBottom w:val="0"/>
              <w:divBdr>
                <w:top w:val="none" w:sz="0" w:space="0" w:color="auto"/>
                <w:left w:val="none" w:sz="0" w:space="0" w:color="auto"/>
                <w:bottom w:val="none" w:sz="0" w:space="0" w:color="auto"/>
                <w:right w:val="none" w:sz="0" w:space="0" w:color="auto"/>
              </w:divBdr>
            </w:div>
            <w:div w:id="109058823">
              <w:marLeft w:val="480"/>
              <w:marRight w:val="0"/>
              <w:marTop w:val="0"/>
              <w:marBottom w:val="0"/>
              <w:divBdr>
                <w:top w:val="none" w:sz="0" w:space="0" w:color="auto"/>
                <w:left w:val="none" w:sz="0" w:space="0" w:color="auto"/>
                <w:bottom w:val="none" w:sz="0" w:space="0" w:color="auto"/>
                <w:right w:val="none" w:sz="0" w:space="0" w:color="auto"/>
              </w:divBdr>
            </w:div>
            <w:div w:id="109127106">
              <w:marLeft w:val="480"/>
              <w:marRight w:val="0"/>
              <w:marTop w:val="0"/>
              <w:marBottom w:val="0"/>
              <w:divBdr>
                <w:top w:val="none" w:sz="0" w:space="0" w:color="auto"/>
                <w:left w:val="none" w:sz="0" w:space="0" w:color="auto"/>
                <w:bottom w:val="none" w:sz="0" w:space="0" w:color="auto"/>
                <w:right w:val="none" w:sz="0" w:space="0" w:color="auto"/>
              </w:divBdr>
            </w:div>
            <w:div w:id="109131238">
              <w:marLeft w:val="480"/>
              <w:marRight w:val="0"/>
              <w:marTop w:val="0"/>
              <w:marBottom w:val="0"/>
              <w:divBdr>
                <w:top w:val="none" w:sz="0" w:space="0" w:color="auto"/>
                <w:left w:val="none" w:sz="0" w:space="0" w:color="auto"/>
                <w:bottom w:val="none" w:sz="0" w:space="0" w:color="auto"/>
                <w:right w:val="none" w:sz="0" w:space="0" w:color="auto"/>
              </w:divBdr>
            </w:div>
            <w:div w:id="109134957">
              <w:marLeft w:val="480"/>
              <w:marRight w:val="0"/>
              <w:marTop w:val="0"/>
              <w:marBottom w:val="0"/>
              <w:divBdr>
                <w:top w:val="none" w:sz="0" w:space="0" w:color="auto"/>
                <w:left w:val="none" w:sz="0" w:space="0" w:color="auto"/>
                <w:bottom w:val="none" w:sz="0" w:space="0" w:color="auto"/>
                <w:right w:val="none" w:sz="0" w:space="0" w:color="auto"/>
              </w:divBdr>
            </w:div>
            <w:div w:id="109204441">
              <w:marLeft w:val="480"/>
              <w:marRight w:val="0"/>
              <w:marTop w:val="0"/>
              <w:marBottom w:val="0"/>
              <w:divBdr>
                <w:top w:val="none" w:sz="0" w:space="0" w:color="auto"/>
                <w:left w:val="none" w:sz="0" w:space="0" w:color="auto"/>
                <w:bottom w:val="none" w:sz="0" w:space="0" w:color="auto"/>
                <w:right w:val="none" w:sz="0" w:space="0" w:color="auto"/>
              </w:divBdr>
            </w:div>
            <w:div w:id="109210229">
              <w:marLeft w:val="480"/>
              <w:marRight w:val="0"/>
              <w:marTop w:val="0"/>
              <w:marBottom w:val="0"/>
              <w:divBdr>
                <w:top w:val="none" w:sz="0" w:space="0" w:color="auto"/>
                <w:left w:val="none" w:sz="0" w:space="0" w:color="auto"/>
                <w:bottom w:val="none" w:sz="0" w:space="0" w:color="auto"/>
                <w:right w:val="none" w:sz="0" w:space="0" w:color="auto"/>
              </w:divBdr>
            </w:div>
            <w:div w:id="109251975">
              <w:marLeft w:val="480"/>
              <w:marRight w:val="0"/>
              <w:marTop w:val="0"/>
              <w:marBottom w:val="0"/>
              <w:divBdr>
                <w:top w:val="none" w:sz="0" w:space="0" w:color="auto"/>
                <w:left w:val="none" w:sz="0" w:space="0" w:color="auto"/>
                <w:bottom w:val="none" w:sz="0" w:space="0" w:color="auto"/>
                <w:right w:val="none" w:sz="0" w:space="0" w:color="auto"/>
              </w:divBdr>
            </w:div>
            <w:div w:id="109278335">
              <w:marLeft w:val="480"/>
              <w:marRight w:val="0"/>
              <w:marTop w:val="0"/>
              <w:marBottom w:val="0"/>
              <w:divBdr>
                <w:top w:val="none" w:sz="0" w:space="0" w:color="auto"/>
                <w:left w:val="none" w:sz="0" w:space="0" w:color="auto"/>
                <w:bottom w:val="none" w:sz="0" w:space="0" w:color="auto"/>
                <w:right w:val="none" w:sz="0" w:space="0" w:color="auto"/>
              </w:divBdr>
            </w:div>
            <w:div w:id="109325728">
              <w:marLeft w:val="480"/>
              <w:marRight w:val="0"/>
              <w:marTop w:val="0"/>
              <w:marBottom w:val="0"/>
              <w:divBdr>
                <w:top w:val="none" w:sz="0" w:space="0" w:color="auto"/>
                <w:left w:val="none" w:sz="0" w:space="0" w:color="auto"/>
                <w:bottom w:val="none" w:sz="0" w:space="0" w:color="auto"/>
                <w:right w:val="none" w:sz="0" w:space="0" w:color="auto"/>
              </w:divBdr>
            </w:div>
            <w:div w:id="109327773">
              <w:marLeft w:val="480"/>
              <w:marRight w:val="0"/>
              <w:marTop w:val="0"/>
              <w:marBottom w:val="0"/>
              <w:divBdr>
                <w:top w:val="none" w:sz="0" w:space="0" w:color="auto"/>
                <w:left w:val="none" w:sz="0" w:space="0" w:color="auto"/>
                <w:bottom w:val="none" w:sz="0" w:space="0" w:color="auto"/>
                <w:right w:val="none" w:sz="0" w:space="0" w:color="auto"/>
              </w:divBdr>
            </w:div>
            <w:div w:id="109396910">
              <w:marLeft w:val="480"/>
              <w:marRight w:val="0"/>
              <w:marTop w:val="0"/>
              <w:marBottom w:val="0"/>
              <w:divBdr>
                <w:top w:val="none" w:sz="0" w:space="0" w:color="auto"/>
                <w:left w:val="none" w:sz="0" w:space="0" w:color="auto"/>
                <w:bottom w:val="none" w:sz="0" w:space="0" w:color="auto"/>
                <w:right w:val="none" w:sz="0" w:space="0" w:color="auto"/>
              </w:divBdr>
            </w:div>
            <w:div w:id="109473204">
              <w:marLeft w:val="480"/>
              <w:marRight w:val="0"/>
              <w:marTop w:val="0"/>
              <w:marBottom w:val="0"/>
              <w:divBdr>
                <w:top w:val="none" w:sz="0" w:space="0" w:color="auto"/>
                <w:left w:val="none" w:sz="0" w:space="0" w:color="auto"/>
                <w:bottom w:val="none" w:sz="0" w:space="0" w:color="auto"/>
                <w:right w:val="none" w:sz="0" w:space="0" w:color="auto"/>
              </w:divBdr>
            </w:div>
            <w:div w:id="109664486">
              <w:marLeft w:val="480"/>
              <w:marRight w:val="0"/>
              <w:marTop w:val="0"/>
              <w:marBottom w:val="0"/>
              <w:divBdr>
                <w:top w:val="none" w:sz="0" w:space="0" w:color="auto"/>
                <w:left w:val="none" w:sz="0" w:space="0" w:color="auto"/>
                <w:bottom w:val="none" w:sz="0" w:space="0" w:color="auto"/>
                <w:right w:val="none" w:sz="0" w:space="0" w:color="auto"/>
              </w:divBdr>
            </w:div>
            <w:div w:id="109672273">
              <w:marLeft w:val="480"/>
              <w:marRight w:val="0"/>
              <w:marTop w:val="0"/>
              <w:marBottom w:val="0"/>
              <w:divBdr>
                <w:top w:val="none" w:sz="0" w:space="0" w:color="auto"/>
                <w:left w:val="none" w:sz="0" w:space="0" w:color="auto"/>
                <w:bottom w:val="none" w:sz="0" w:space="0" w:color="auto"/>
                <w:right w:val="none" w:sz="0" w:space="0" w:color="auto"/>
              </w:divBdr>
            </w:div>
            <w:div w:id="109707682">
              <w:marLeft w:val="480"/>
              <w:marRight w:val="0"/>
              <w:marTop w:val="0"/>
              <w:marBottom w:val="0"/>
              <w:divBdr>
                <w:top w:val="none" w:sz="0" w:space="0" w:color="auto"/>
                <w:left w:val="none" w:sz="0" w:space="0" w:color="auto"/>
                <w:bottom w:val="none" w:sz="0" w:space="0" w:color="auto"/>
                <w:right w:val="none" w:sz="0" w:space="0" w:color="auto"/>
              </w:divBdr>
            </w:div>
            <w:div w:id="109710850">
              <w:marLeft w:val="480"/>
              <w:marRight w:val="0"/>
              <w:marTop w:val="0"/>
              <w:marBottom w:val="0"/>
              <w:divBdr>
                <w:top w:val="none" w:sz="0" w:space="0" w:color="auto"/>
                <w:left w:val="none" w:sz="0" w:space="0" w:color="auto"/>
                <w:bottom w:val="none" w:sz="0" w:space="0" w:color="auto"/>
                <w:right w:val="none" w:sz="0" w:space="0" w:color="auto"/>
              </w:divBdr>
            </w:div>
            <w:div w:id="109782268">
              <w:marLeft w:val="480"/>
              <w:marRight w:val="0"/>
              <w:marTop w:val="0"/>
              <w:marBottom w:val="0"/>
              <w:divBdr>
                <w:top w:val="none" w:sz="0" w:space="0" w:color="auto"/>
                <w:left w:val="none" w:sz="0" w:space="0" w:color="auto"/>
                <w:bottom w:val="none" w:sz="0" w:space="0" w:color="auto"/>
                <w:right w:val="none" w:sz="0" w:space="0" w:color="auto"/>
              </w:divBdr>
            </w:div>
            <w:div w:id="109789101">
              <w:marLeft w:val="480"/>
              <w:marRight w:val="0"/>
              <w:marTop w:val="0"/>
              <w:marBottom w:val="0"/>
              <w:divBdr>
                <w:top w:val="none" w:sz="0" w:space="0" w:color="auto"/>
                <w:left w:val="none" w:sz="0" w:space="0" w:color="auto"/>
                <w:bottom w:val="none" w:sz="0" w:space="0" w:color="auto"/>
                <w:right w:val="none" w:sz="0" w:space="0" w:color="auto"/>
              </w:divBdr>
            </w:div>
            <w:div w:id="109862472">
              <w:marLeft w:val="480"/>
              <w:marRight w:val="0"/>
              <w:marTop w:val="0"/>
              <w:marBottom w:val="0"/>
              <w:divBdr>
                <w:top w:val="none" w:sz="0" w:space="0" w:color="auto"/>
                <w:left w:val="none" w:sz="0" w:space="0" w:color="auto"/>
                <w:bottom w:val="none" w:sz="0" w:space="0" w:color="auto"/>
                <w:right w:val="none" w:sz="0" w:space="0" w:color="auto"/>
              </w:divBdr>
            </w:div>
            <w:div w:id="110050981">
              <w:marLeft w:val="480"/>
              <w:marRight w:val="0"/>
              <w:marTop w:val="0"/>
              <w:marBottom w:val="0"/>
              <w:divBdr>
                <w:top w:val="none" w:sz="0" w:space="0" w:color="auto"/>
                <w:left w:val="none" w:sz="0" w:space="0" w:color="auto"/>
                <w:bottom w:val="none" w:sz="0" w:space="0" w:color="auto"/>
                <w:right w:val="none" w:sz="0" w:space="0" w:color="auto"/>
              </w:divBdr>
            </w:div>
            <w:div w:id="110057704">
              <w:marLeft w:val="480"/>
              <w:marRight w:val="0"/>
              <w:marTop w:val="0"/>
              <w:marBottom w:val="0"/>
              <w:divBdr>
                <w:top w:val="none" w:sz="0" w:space="0" w:color="auto"/>
                <w:left w:val="none" w:sz="0" w:space="0" w:color="auto"/>
                <w:bottom w:val="none" w:sz="0" w:space="0" w:color="auto"/>
                <w:right w:val="none" w:sz="0" w:space="0" w:color="auto"/>
              </w:divBdr>
            </w:div>
            <w:div w:id="110132658">
              <w:marLeft w:val="480"/>
              <w:marRight w:val="0"/>
              <w:marTop w:val="0"/>
              <w:marBottom w:val="0"/>
              <w:divBdr>
                <w:top w:val="none" w:sz="0" w:space="0" w:color="auto"/>
                <w:left w:val="none" w:sz="0" w:space="0" w:color="auto"/>
                <w:bottom w:val="none" w:sz="0" w:space="0" w:color="auto"/>
                <w:right w:val="none" w:sz="0" w:space="0" w:color="auto"/>
              </w:divBdr>
            </w:div>
            <w:div w:id="110169803">
              <w:marLeft w:val="480"/>
              <w:marRight w:val="0"/>
              <w:marTop w:val="0"/>
              <w:marBottom w:val="0"/>
              <w:divBdr>
                <w:top w:val="none" w:sz="0" w:space="0" w:color="auto"/>
                <w:left w:val="none" w:sz="0" w:space="0" w:color="auto"/>
                <w:bottom w:val="none" w:sz="0" w:space="0" w:color="auto"/>
                <w:right w:val="none" w:sz="0" w:space="0" w:color="auto"/>
              </w:divBdr>
            </w:div>
            <w:div w:id="110171300">
              <w:marLeft w:val="480"/>
              <w:marRight w:val="0"/>
              <w:marTop w:val="0"/>
              <w:marBottom w:val="0"/>
              <w:divBdr>
                <w:top w:val="none" w:sz="0" w:space="0" w:color="auto"/>
                <w:left w:val="none" w:sz="0" w:space="0" w:color="auto"/>
                <w:bottom w:val="none" w:sz="0" w:space="0" w:color="auto"/>
                <w:right w:val="none" w:sz="0" w:space="0" w:color="auto"/>
              </w:divBdr>
            </w:div>
            <w:div w:id="110171444">
              <w:marLeft w:val="480"/>
              <w:marRight w:val="0"/>
              <w:marTop w:val="0"/>
              <w:marBottom w:val="0"/>
              <w:divBdr>
                <w:top w:val="none" w:sz="0" w:space="0" w:color="auto"/>
                <w:left w:val="none" w:sz="0" w:space="0" w:color="auto"/>
                <w:bottom w:val="none" w:sz="0" w:space="0" w:color="auto"/>
                <w:right w:val="none" w:sz="0" w:space="0" w:color="auto"/>
              </w:divBdr>
            </w:div>
            <w:div w:id="110244083">
              <w:marLeft w:val="480"/>
              <w:marRight w:val="0"/>
              <w:marTop w:val="0"/>
              <w:marBottom w:val="0"/>
              <w:divBdr>
                <w:top w:val="none" w:sz="0" w:space="0" w:color="auto"/>
                <w:left w:val="none" w:sz="0" w:space="0" w:color="auto"/>
                <w:bottom w:val="none" w:sz="0" w:space="0" w:color="auto"/>
                <w:right w:val="none" w:sz="0" w:space="0" w:color="auto"/>
              </w:divBdr>
            </w:div>
            <w:div w:id="110252041">
              <w:marLeft w:val="480"/>
              <w:marRight w:val="0"/>
              <w:marTop w:val="0"/>
              <w:marBottom w:val="0"/>
              <w:divBdr>
                <w:top w:val="none" w:sz="0" w:space="0" w:color="auto"/>
                <w:left w:val="none" w:sz="0" w:space="0" w:color="auto"/>
                <w:bottom w:val="none" w:sz="0" w:space="0" w:color="auto"/>
                <w:right w:val="none" w:sz="0" w:space="0" w:color="auto"/>
              </w:divBdr>
            </w:div>
            <w:div w:id="110395204">
              <w:marLeft w:val="480"/>
              <w:marRight w:val="0"/>
              <w:marTop w:val="0"/>
              <w:marBottom w:val="0"/>
              <w:divBdr>
                <w:top w:val="none" w:sz="0" w:space="0" w:color="auto"/>
                <w:left w:val="none" w:sz="0" w:space="0" w:color="auto"/>
                <w:bottom w:val="none" w:sz="0" w:space="0" w:color="auto"/>
                <w:right w:val="none" w:sz="0" w:space="0" w:color="auto"/>
              </w:divBdr>
            </w:div>
            <w:div w:id="110559251">
              <w:marLeft w:val="480"/>
              <w:marRight w:val="0"/>
              <w:marTop w:val="0"/>
              <w:marBottom w:val="0"/>
              <w:divBdr>
                <w:top w:val="none" w:sz="0" w:space="0" w:color="auto"/>
                <w:left w:val="none" w:sz="0" w:space="0" w:color="auto"/>
                <w:bottom w:val="none" w:sz="0" w:space="0" w:color="auto"/>
                <w:right w:val="none" w:sz="0" w:space="0" w:color="auto"/>
              </w:divBdr>
            </w:div>
            <w:div w:id="110560367">
              <w:marLeft w:val="480"/>
              <w:marRight w:val="0"/>
              <w:marTop w:val="0"/>
              <w:marBottom w:val="0"/>
              <w:divBdr>
                <w:top w:val="none" w:sz="0" w:space="0" w:color="auto"/>
                <w:left w:val="none" w:sz="0" w:space="0" w:color="auto"/>
                <w:bottom w:val="none" w:sz="0" w:space="0" w:color="auto"/>
                <w:right w:val="none" w:sz="0" w:space="0" w:color="auto"/>
              </w:divBdr>
            </w:div>
            <w:div w:id="110591052">
              <w:marLeft w:val="480"/>
              <w:marRight w:val="0"/>
              <w:marTop w:val="0"/>
              <w:marBottom w:val="0"/>
              <w:divBdr>
                <w:top w:val="none" w:sz="0" w:space="0" w:color="auto"/>
                <w:left w:val="none" w:sz="0" w:space="0" w:color="auto"/>
                <w:bottom w:val="none" w:sz="0" w:space="0" w:color="auto"/>
                <w:right w:val="none" w:sz="0" w:space="0" w:color="auto"/>
              </w:divBdr>
            </w:div>
            <w:div w:id="110713418">
              <w:marLeft w:val="480"/>
              <w:marRight w:val="0"/>
              <w:marTop w:val="0"/>
              <w:marBottom w:val="0"/>
              <w:divBdr>
                <w:top w:val="none" w:sz="0" w:space="0" w:color="auto"/>
                <w:left w:val="none" w:sz="0" w:space="0" w:color="auto"/>
                <w:bottom w:val="none" w:sz="0" w:space="0" w:color="auto"/>
                <w:right w:val="none" w:sz="0" w:space="0" w:color="auto"/>
              </w:divBdr>
            </w:div>
            <w:div w:id="110756230">
              <w:marLeft w:val="480"/>
              <w:marRight w:val="0"/>
              <w:marTop w:val="0"/>
              <w:marBottom w:val="0"/>
              <w:divBdr>
                <w:top w:val="none" w:sz="0" w:space="0" w:color="auto"/>
                <w:left w:val="none" w:sz="0" w:space="0" w:color="auto"/>
                <w:bottom w:val="none" w:sz="0" w:space="0" w:color="auto"/>
                <w:right w:val="none" w:sz="0" w:space="0" w:color="auto"/>
              </w:divBdr>
            </w:div>
            <w:div w:id="110827989">
              <w:marLeft w:val="480"/>
              <w:marRight w:val="0"/>
              <w:marTop w:val="0"/>
              <w:marBottom w:val="0"/>
              <w:divBdr>
                <w:top w:val="none" w:sz="0" w:space="0" w:color="auto"/>
                <w:left w:val="none" w:sz="0" w:space="0" w:color="auto"/>
                <w:bottom w:val="none" w:sz="0" w:space="0" w:color="auto"/>
                <w:right w:val="none" w:sz="0" w:space="0" w:color="auto"/>
              </w:divBdr>
            </w:div>
            <w:div w:id="110830942">
              <w:marLeft w:val="480"/>
              <w:marRight w:val="0"/>
              <w:marTop w:val="0"/>
              <w:marBottom w:val="0"/>
              <w:divBdr>
                <w:top w:val="none" w:sz="0" w:space="0" w:color="auto"/>
                <w:left w:val="none" w:sz="0" w:space="0" w:color="auto"/>
                <w:bottom w:val="none" w:sz="0" w:space="0" w:color="auto"/>
                <w:right w:val="none" w:sz="0" w:space="0" w:color="auto"/>
              </w:divBdr>
            </w:div>
            <w:div w:id="110907713">
              <w:marLeft w:val="480"/>
              <w:marRight w:val="0"/>
              <w:marTop w:val="0"/>
              <w:marBottom w:val="0"/>
              <w:divBdr>
                <w:top w:val="none" w:sz="0" w:space="0" w:color="auto"/>
                <w:left w:val="none" w:sz="0" w:space="0" w:color="auto"/>
                <w:bottom w:val="none" w:sz="0" w:space="0" w:color="auto"/>
                <w:right w:val="none" w:sz="0" w:space="0" w:color="auto"/>
              </w:divBdr>
            </w:div>
            <w:div w:id="110978962">
              <w:marLeft w:val="480"/>
              <w:marRight w:val="0"/>
              <w:marTop w:val="0"/>
              <w:marBottom w:val="0"/>
              <w:divBdr>
                <w:top w:val="none" w:sz="0" w:space="0" w:color="auto"/>
                <w:left w:val="none" w:sz="0" w:space="0" w:color="auto"/>
                <w:bottom w:val="none" w:sz="0" w:space="0" w:color="auto"/>
                <w:right w:val="none" w:sz="0" w:space="0" w:color="auto"/>
              </w:divBdr>
            </w:div>
            <w:div w:id="110981155">
              <w:marLeft w:val="480"/>
              <w:marRight w:val="0"/>
              <w:marTop w:val="0"/>
              <w:marBottom w:val="0"/>
              <w:divBdr>
                <w:top w:val="none" w:sz="0" w:space="0" w:color="auto"/>
                <w:left w:val="none" w:sz="0" w:space="0" w:color="auto"/>
                <w:bottom w:val="none" w:sz="0" w:space="0" w:color="auto"/>
                <w:right w:val="none" w:sz="0" w:space="0" w:color="auto"/>
              </w:divBdr>
            </w:div>
            <w:div w:id="110981780">
              <w:marLeft w:val="480"/>
              <w:marRight w:val="0"/>
              <w:marTop w:val="0"/>
              <w:marBottom w:val="0"/>
              <w:divBdr>
                <w:top w:val="none" w:sz="0" w:space="0" w:color="auto"/>
                <w:left w:val="none" w:sz="0" w:space="0" w:color="auto"/>
                <w:bottom w:val="none" w:sz="0" w:space="0" w:color="auto"/>
                <w:right w:val="none" w:sz="0" w:space="0" w:color="auto"/>
              </w:divBdr>
            </w:div>
            <w:div w:id="111246359">
              <w:marLeft w:val="480"/>
              <w:marRight w:val="0"/>
              <w:marTop w:val="0"/>
              <w:marBottom w:val="0"/>
              <w:divBdr>
                <w:top w:val="none" w:sz="0" w:space="0" w:color="auto"/>
                <w:left w:val="none" w:sz="0" w:space="0" w:color="auto"/>
                <w:bottom w:val="none" w:sz="0" w:space="0" w:color="auto"/>
                <w:right w:val="none" w:sz="0" w:space="0" w:color="auto"/>
              </w:divBdr>
            </w:div>
            <w:div w:id="111288920">
              <w:marLeft w:val="480"/>
              <w:marRight w:val="0"/>
              <w:marTop w:val="0"/>
              <w:marBottom w:val="0"/>
              <w:divBdr>
                <w:top w:val="none" w:sz="0" w:space="0" w:color="auto"/>
                <w:left w:val="none" w:sz="0" w:space="0" w:color="auto"/>
                <w:bottom w:val="none" w:sz="0" w:space="0" w:color="auto"/>
                <w:right w:val="none" w:sz="0" w:space="0" w:color="auto"/>
              </w:divBdr>
            </w:div>
            <w:div w:id="111364289">
              <w:marLeft w:val="480"/>
              <w:marRight w:val="0"/>
              <w:marTop w:val="0"/>
              <w:marBottom w:val="0"/>
              <w:divBdr>
                <w:top w:val="none" w:sz="0" w:space="0" w:color="auto"/>
                <w:left w:val="none" w:sz="0" w:space="0" w:color="auto"/>
                <w:bottom w:val="none" w:sz="0" w:space="0" w:color="auto"/>
                <w:right w:val="none" w:sz="0" w:space="0" w:color="auto"/>
              </w:divBdr>
            </w:div>
            <w:div w:id="111366965">
              <w:marLeft w:val="480"/>
              <w:marRight w:val="0"/>
              <w:marTop w:val="0"/>
              <w:marBottom w:val="0"/>
              <w:divBdr>
                <w:top w:val="none" w:sz="0" w:space="0" w:color="auto"/>
                <w:left w:val="none" w:sz="0" w:space="0" w:color="auto"/>
                <w:bottom w:val="none" w:sz="0" w:space="0" w:color="auto"/>
                <w:right w:val="none" w:sz="0" w:space="0" w:color="auto"/>
              </w:divBdr>
            </w:div>
            <w:div w:id="111555321">
              <w:marLeft w:val="480"/>
              <w:marRight w:val="0"/>
              <w:marTop w:val="0"/>
              <w:marBottom w:val="0"/>
              <w:divBdr>
                <w:top w:val="none" w:sz="0" w:space="0" w:color="auto"/>
                <w:left w:val="none" w:sz="0" w:space="0" w:color="auto"/>
                <w:bottom w:val="none" w:sz="0" w:space="0" w:color="auto"/>
                <w:right w:val="none" w:sz="0" w:space="0" w:color="auto"/>
              </w:divBdr>
            </w:div>
            <w:div w:id="111628750">
              <w:marLeft w:val="480"/>
              <w:marRight w:val="0"/>
              <w:marTop w:val="0"/>
              <w:marBottom w:val="0"/>
              <w:divBdr>
                <w:top w:val="none" w:sz="0" w:space="0" w:color="auto"/>
                <w:left w:val="none" w:sz="0" w:space="0" w:color="auto"/>
                <w:bottom w:val="none" w:sz="0" w:space="0" w:color="auto"/>
                <w:right w:val="none" w:sz="0" w:space="0" w:color="auto"/>
              </w:divBdr>
            </w:div>
            <w:div w:id="111637198">
              <w:marLeft w:val="480"/>
              <w:marRight w:val="0"/>
              <w:marTop w:val="0"/>
              <w:marBottom w:val="0"/>
              <w:divBdr>
                <w:top w:val="none" w:sz="0" w:space="0" w:color="auto"/>
                <w:left w:val="none" w:sz="0" w:space="0" w:color="auto"/>
                <w:bottom w:val="none" w:sz="0" w:space="0" w:color="auto"/>
                <w:right w:val="none" w:sz="0" w:space="0" w:color="auto"/>
              </w:divBdr>
            </w:div>
            <w:div w:id="111678924">
              <w:marLeft w:val="480"/>
              <w:marRight w:val="0"/>
              <w:marTop w:val="0"/>
              <w:marBottom w:val="0"/>
              <w:divBdr>
                <w:top w:val="none" w:sz="0" w:space="0" w:color="auto"/>
                <w:left w:val="none" w:sz="0" w:space="0" w:color="auto"/>
                <w:bottom w:val="none" w:sz="0" w:space="0" w:color="auto"/>
                <w:right w:val="none" w:sz="0" w:space="0" w:color="auto"/>
              </w:divBdr>
            </w:div>
            <w:div w:id="111752181">
              <w:marLeft w:val="480"/>
              <w:marRight w:val="0"/>
              <w:marTop w:val="0"/>
              <w:marBottom w:val="0"/>
              <w:divBdr>
                <w:top w:val="none" w:sz="0" w:space="0" w:color="auto"/>
                <w:left w:val="none" w:sz="0" w:space="0" w:color="auto"/>
                <w:bottom w:val="none" w:sz="0" w:space="0" w:color="auto"/>
                <w:right w:val="none" w:sz="0" w:space="0" w:color="auto"/>
              </w:divBdr>
            </w:div>
            <w:div w:id="111828814">
              <w:marLeft w:val="480"/>
              <w:marRight w:val="0"/>
              <w:marTop w:val="0"/>
              <w:marBottom w:val="0"/>
              <w:divBdr>
                <w:top w:val="none" w:sz="0" w:space="0" w:color="auto"/>
                <w:left w:val="none" w:sz="0" w:space="0" w:color="auto"/>
                <w:bottom w:val="none" w:sz="0" w:space="0" w:color="auto"/>
                <w:right w:val="none" w:sz="0" w:space="0" w:color="auto"/>
              </w:divBdr>
            </w:div>
            <w:div w:id="112017552">
              <w:marLeft w:val="480"/>
              <w:marRight w:val="0"/>
              <w:marTop w:val="0"/>
              <w:marBottom w:val="0"/>
              <w:divBdr>
                <w:top w:val="none" w:sz="0" w:space="0" w:color="auto"/>
                <w:left w:val="none" w:sz="0" w:space="0" w:color="auto"/>
                <w:bottom w:val="none" w:sz="0" w:space="0" w:color="auto"/>
                <w:right w:val="none" w:sz="0" w:space="0" w:color="auto"/>
              </w:divBdr>
            </w:div>
            <w:div w:id="112019485">
              <w:marLeft w:val="480"/>
              <w:marRight w:val="0"/>
              <w:marTop w:val="0"/>
              <w:marBottom w:val="0"/>
              <w:divBdr>
                <w:top w:val="none" w:sz="0" w:space="0" w:color="auto"/>
                <w:left w:val="none" w:sz="0" w:space="0" w:color="auto"/>
                <w:bottom w:val="none" w:sz="0" w:space="0" w:color="auto"/>
                <w:right w:val="none" w:sz="0" w:space="0" w:color="auto"/>
              </w:divBdr>
            </w:div>
            <w:div w:id="112021147">
              <w:marLeft w:val="480"/>
              <w:marRight w:val="0"/>
              <w:marTop w:val="0"/>
              <w:marBottom w:val="0"/>
              <w:divBdr>
                <w:top w:val="none" w:sz="0" w:space="0" w:color="auto"/>
                <w:left w:val="none" w:sz="0" w:space="0" w:color="auto"/>
                <w:bottom w:val="none" w:sz="0" w:space="0" w:color="auto"/>
                <w:right w:val="none" w:sz="0" w:space="0" w:color="auto"/>
              </w:divBdr>
            </w:div>
            <w:div w:id="112095559">
              <w:marLeft w:val="480"/>
              <w:marRight w:val="0"/>
              <w:marTop w:val="0"/>
              <w:marBottom w:val="0"/>
              <w:divBdr>
                <w:top w:val="none" w:sz="0" w:space="0" w:color="auto"/>
                <w:left w:val="none" w:sz="0" w:space="0" w:color="auto"/>
                <w:bottom w:val="none" w:sz="0" w:space="0" w:color="auto"/>
                <w:right w:val="none" w:sz="0" w:space="0" w:color="auto"/>
              </w:divBdr>
            </w:div>
            <w:div w:id="112095680">
              <w:marLeft w:val="480"/>
              <w:marRight w:val="0"/>
              <w:marTop w:val="0"/>
              <w:marBottom w:val="0"/>
              <w:divBdr>
                <w:top w:val="none" w:sz="0" w:space="0" w:color="auto"/>
                <w:left w:val="none" w:sz="0" w:space="0" w:color="auto"/>
                <w:bottom w:val="none" w:sz="0" w:space="0" w:color="auto"/>
                <w:right w:val="none" w:sz="0" w:space="0" w:color="auto"/>
              </w:divBdr>
            </w:div>
            <w:div w:id="112098631">
              <w:marLeft w:val="480"/>
              <w:marRight w:val="0"/>
              <w:marTop w:val="0"/>
              <w:marBottom w:val="0"/>
              <w:divBdr>
                <w:top w:val="none" w:sz="0" w:space="0" w:color="auto"/>
                <w:left w:val="none" w:sz="0" w:space="0" w:color="auto"/>
                <w:bottom w:val="none" w:sz="0" w:space="0" w:color="auto"/>
                <w:right w:val="none" w:sz="0" w:space="0" w:color="auto"/>
              </w:divBdr>
            </w:div>
            <w:div w:id="112210911">
              <w:marLeft w:val="480"/>
              <w:marRight w:val="0"/>
              <w:marTop w:val="0"/>
              <w:marBottom w:val="0"/>
              <w:divBdr>
                <w:top w:val="none" w:sz="0" w:space="0" w:color="auto"/>
                <w:left w:val="none" w:sz="0" w:space="0" w:color="auto"/>
                <w:bottom w:val="none" w:sz="0" w:space="0" w:color="auto"/>
                <w:right w:val="none" w:sz="0" w:space="0" w:color="auto"/>
              </w:divBdr>
            </w:div>
            <w:div w:id="112408599">
              <w:marLeft w:val="480"/>
              <w:marRight w:val="0"/>
              <w:marTop w:val="0"/>
              <w:marBottom w:val="0"/>
              <w:divBdr>
                <w:top w:val="none" w:sz="0" w:space="0" w:color="auto"/>
                <w:left w:val="none" w:sz="0" w:space="0" w:color="auto"/>
                <w:bottom w:val="none" w:sz="0" w:space="0" w:color="auto"/>
                <w:right w:val="none" w:sz="0" w:space="0" w:color="auto"/>
              </w:divBdr>
            </w:div>
            <w:div w:id="112411558">
              <w:marLeft w:val="480"/>
              <w:marRight w:val="0"/>
              <w:marTop w:val="0"/>
              <w:marBottom w:val="0"/>
              <w:divBdr>
                <w:top w:val="none" w:sz="0" w:space="0" w:color="auto"/>
                <w:left w:val="none" w:sz="0" w:space="0" w:color="auto"/>
                <w:bottom w:val="none" w:sz="0" w:space="0" w:color="auto"/>
                <w:right w:val="none" w:sz="0" w:space="0" w:color="auto"/>
              </w:divBdr>
            </w:div>
            <w:div w:id="112553912">
              <w:marLeft w:val="480"/>
              <w:marRight w:val="0"/>
              <w:marTop w:val="0"/>
              <w:marBottom w:val="0"/>
              <w:divBdr>
                <w:top w:val="none" w:sz="0" w:space="0" w:color="auto"/>
                <w:left w:val="none" w:sz="0" w:space="0" w:color="auto"/>
                <w:bottom w:val="none" w:sz="0" w:space="0" w:color="auto"/>
                <w:right w:val="none" w:sz="0" w:space="0" w:color="auto"/>
              </w:divBdr>
            </w:div>
            <w:div w:id="112557038">
              <w:marLeft w:val="480"/>
              <w:marRight w:val="0"/>
              <w:marTop w:val="0"/>
              <w:marBottom w:val="0"/>
              <w:divBdr>
                <w:top w:val="none" w:sz="0" w:space="0" w:color="auto"/>
                <w:left w:val="none" w:sz="0" w:space="0" w:color="auto"/>
                <w:bottom w:val="none" w:sz="0" w:space="0" w:color="auto"/>
                <w:right w:val="none" w:sz="0" w:space="0" w:color="auto"/>
              </w:divBdr>
            </w:div>
            <w:div w:id="112671198">
              <w:marLeft w:val="480"/>
              <w:marRight w:val="0"/>
              <w:marTop w:val="0"/>
              <w:marBottom w:val="0"/>
              <w:divBdr>
                <w:top w:val="none" w:sz="0" w:space="0" w:color="auto"/>
                <w:left w:val="none" w:sz="0" w:space="0" w:color="auto"/>
                <w:bottom w:val="none" w:sz="0" w:space="0" w:color="auto"/>
                <w:right w:val="none" w:sz="0" w:space="0" w:color="auto"/>
              </w:divBdr>
            </w:div>
            <w:div w:id="112795390">
              <w:marLeft w:val="480"/>
              <w:marRight w:val="0"/>
              <w:marTop w:val="0"/>
              <w:marBottom w:val="0"/>
              <w:divBdr>
                <w:top w:val="none" w:sz="0" w:space="0" w:color="auto"/>
                <w:left w:val="none" w:sz="0" w:space="0" w:color="auto"/>
                <w:bottom w:val="none" w:sz="0" w:space="0" w:color="auto"/>
                <w:right w:val="none" w:sz="0" w:space="0" w:color="auto"/>
              </w:divBdr>
            </w:div>
            <w:div w:id="112986058">
              <w:marLeft w:val="480"/>
              <w:marRight w:val="0"/>
              <w:marTop w:val="0"/>
              <w:marBottom w:val="0"/>
              <w:divBdr>
                <w:top w:val="none" w:sz="0" w:space="0" w:color="auto"/>
                <w:left w:val="none" w:sz="0" w:space="0" w:color="auto"/>
                <w:bottom w:val="none" w:sz="0" w:space="0" w:color="auto"/>
                <w:right w:val="none" w:sz="0" w:space="0" w:color="auto"/>
              </w:divBdr>
            </w:div>
            <w:div w:id="113057223">
              <w:marLeft w:val="480"/>
              <w:marRight w:val="0"/>
              <w:marTop w:val="0"/>
              <w:marBottom w:val="0"/>
              <w:divBdr>
                <w:top w:val="none" w:sz="0" w:space="0" w:color="auto"/>
                <w:left w:val="none" w:sz="0" w:space="0" w:color="auto"/>
                <w:bottom w:val="none" w:sz="0" w:space="0" w:color="auto"/>
                <w:right w:val="none" w:sz="0" w:space="0" w:color="auto"/>
              </w:divBdr>
            </w:div>
            <w:div w:id="113062988">
              <w:marLeft w:val="480"/>
              <w:marRight w:val="0"/>
              <w:marTop w:val="0"/>
              <w:marBottom w:val="0"/>
              <w:divBdr>
                <w:top w:val="none" w:sz="0" w:space="0" w:color="auto"/>
                <w:left w:val="none" w:sz="0" w:space="0" w:color="auto"/>
                <w:bottom w:val="none" w:sz="0" w:space="0" w:color="auto"/>
                <w:right w:val="none" w:sz="0" w:space="0" w:color="auto"/>
              </w:divBdr>
            </w:div>
            <w:div w:id="113064539">
              <w:marLeft w:val="480"/>
              <w:marRight w:val="0"/>
              <w:marTop w:val="0"/>
              <w:marBottom w:val="0"/>
              <w:divBdr>
                <w:top w:val="none" w:sz="0" w:space="0" w:color="auto"/>
                <w:left w:val="none" w:sz="0" w:space="0" w:color="auto"/>
                <w:bottom w:val="none" w:sz="0" w:space="0" w:color="auto"/>
                <w:right w:val="none" w:sz="0" w:space="0" w:color="auto"/>
              </w:divBdr>
            </w:div>
            <w:div w:id="113066734">
              <w:marLeft w:val="480"/>
              <w:marRight w:val="0"/>
              <w:marTop w:val="0"/>
              <w:marBottom w:val="0"/>
              <w:divBdr>
                <w:top w:val="none" w:sz="0" w:space="0" w:color="auto"/>
                <w:left w:val="none" w:sz="0" w:space="0" w:color="auto"/>
                <w:bottom w:val="none" w:sz="0" w:space="0" w:color="auto"/>
                <w:right w:val="none" w:sz="0" w:space="0" w:color="auto"/>
              </w:divBdr>
            </w:div>
            <w:div w:id="113136582">
              <w:marLeft w:val="480"/>
              <w:marRight w:val="0"/>
              <w:marTop w:val="0"/>
              <w:marBottom w:val="0"/>
              <w:divBdr>
                <w:top w:val="none" w:sz="0" w:space="0" w:color="auto"/>
                <w:left w:val="none" w:sz="0" w:space="0" w:color="auto"/>
                <w:bottom w:val="none" w:sz="0" w:space="0" w:color="auto"/>
                <w:right w:val="none" w:sz="0" w:space="0" w:color="auto"/>
              </w:divBdr>
            </w:div>
            <w:div w:id="113258991">
              <w:marLeft w:val="480"/>
              <w:marRight w:val="0"/>
              <w:marTop w:val="0"/>
              <w:marBottom w:val="0"/>
              <w:divBdr>
                <w:top w:val="none" w:sz="0" w:space="0" w:color="auto"/>
                <w:left w:val="none" w:sz="0" w:space="0" w:color="auto"/>
                <w:bottom w:val="none" w:sz="0" w:space="0" w:color="auto"/>
                <w:right w:val="none" w:sz="0" w:space="0" w:color="auto"/>
              </w:divBdr>
            </w:div>
            <w:div w:id="113328086">
              <w:marLeft w:val="480"/>
              <w:marRight w:val="0"/>
              <w:marTop w:val="0"/>
              <w:marBottom w:val="0"/>
              <w:divBdr>
                <w:top w:val="none" w:sz="0" w:space="0" w:color="auto"/>
                <w:left w:val="none" w:sz="0" w:space="0" w:color="auto"/>
                <w:bottom w:val="none" w:sz="0" w:space="0" w:color="auto"/>
                <w:right w:val="none" w:sz="0" w:space="0" w:color="auto"/>
              </w:divBdr>
            </w:div>
            <w:div w:id="113405964">
              <w:marLeft w:val="480"/>
              <w:marRight w:val="0"/>
              <w:marTop w:val="0"/>
              <w:marBottom w:val="0"/>
              <w:divBdr>
                <w:top w:val="none" w:sz="0" w:space="0" w:color="auto"/>
                <w:left w:val="none" w:sz="0" w:space="0" w:color="auto"/>
                <w:bottom w:val="none" w:sz="0" w:space="0" w:color="auto"/>
                <w:right w:val="none" w:sz="0" w:space="0" w:color="auto"/>
              </w:divBdr>
            </w:div>
            <w:div w:id="113451907">
              <w:marLeft w:val="480"/>
              <w:marRight w:val="0"/>
              <w:marTop w:val="0"/>
              <w:marBottom w:val="0"/>
              <w:divBdr>
                <w:top w:val="none" w:sz="0" w:space="0" w:color="auto"/>
                <w:left w:val="none" w:sz="0" w:space="0" w:color="auto"/>
                <w:bottom w:val="none" w:sz="0" w:space="0" w:color="auto"/>
                <w:right w:val="none" w:sz="0" w:space="0" w:color="auto"/>
              </w:divBdr>
            </w:div>
            <w:div w:id="113452250">
              <w:marLeft w:val="480"/>
              <w:marRight w:val="0"/>
              <w:marTop w:val="0"/>
              <w:marBottom w:val="0"/>
              <w:divBdr>
                <w:top w:val="none" w:sz="0" w:space="0" w:color="auto"/>
                <w:left w:val="none" w:sz="0" w:space="0" w:color="auto"/>
                <w:bottom w:val="none" w:sz="0" w:space="0" w:color="auto"/>
                <w:right w:val="none" w:sz="0" w:space="0" w:color="auto"/>
              </w:divBdr>
            </w:div>
            <w:div w:id="113519829">
              <w:marLeft w:val="480"/>
              <w:marRight w:val="0"/>
              <w:marTop w:val="0"/>
              <w:marBottom w:val="0"/>
              <w:divBdr>
                <w:top w:val="none" w:sz="0" w:space="0" w:color="auto"/>
                <w:left w:val="none" w:sz="0" w:space="0" w:color="auto"/>
                <w:bottom w:val="none" w:sz="0" w:space="0" w:color="auto"/>
                <w:right w:val="none" w:sz="0" w:space="0" w:color="auto"/>
              </w:divBdr>
            </w:div>
            <w:div w:id="113521262">
              <w:marLeft w:val="480"/>
              <w:marRight w:val="0"/>
              <w:marTop w:val="0"/>
              <w:marBottom w:val="0"/>
              <w:divBdr>
                <w:top w:val="none" w:sz="0" w:space="0" w:color="auto"/>
                <w:left w:val="none" w:sz="0" w:space="0" w:color="auto"/>
                <w:bottom w:val="none" w:sz="0" w:space="0" w:color="auto"/>
                <w:right w:val="none" w:sz="0" w:space="0" w:color="auto"/>
              </w:divBdr>
            </w:div>
            <w:div w:id="113521621">
              <w:marLeft w:val="480"/>
              <w:marRight w:val="0"/>
              <w:marTop w:val="0"/>
              <w:marBottom w:val="0"/>
              <w:divBdr>
                <w:top w:val="none" w:sz="0" w:space="0" w:color="auto"/>
                <w:left w:val="none" w:sz="0" w:space="0" w:color="auto"/>
                <w:bottom w:val="none" w:sz="0" w:space="0" w:color="auto"/>
                <w:right w:val="none" w:sz="0" w:space="0" w:color="auto"/>
              </w:divBdr>
            </w:div>
            <w:div w:id="113641545">
              <w:marLeft w:val="480"/>
              <w:marRight w:val="0"/>
              <w:marTop w:val="0"/>
              <w:marBottom w:val="0"/>
              <w:divBdr>
                <w:top w:val="none" w:sz="0" w:space="0" w:color="auto"/>
                <w:left w:val="none" w:sz="0" w:space="0" w:color="auto"/>
                <w:bottom w:val="none" w:sz="0" w:space="0" w:color="auto"/>
                <w:right w:val="none" w:sz="0" w:space="0" w:color="auto"/>
              </w:divBdr>
            </w:div>
            <w:div w:id="113642677">
              <w:marLeft w:val="480"/>
              <w:marRight w:val="0"/>
              <w:marTop w:val="0"/>
              <w:marBottom w:val="0"/>
              <w:divBdr>
                <w:top w:val="none" w:sz="0" w:space="0" w:color="auto"/>
                <w:left w:val="none" w:sz="0" w:space="0" w:color="auto"/>
                <w:bottom w:val="none" w:sz="0" w:space="0" w:color="auto"/>
                <w:right w:val="none" w:sz="0" w:space="0" w:color="auto"/>
              </w:divBdr>
            </w:div>
            <w:div w:id="113671392">
              <w:marLeft w:val="480"/>
              <w:marRight w:val="0"/>
              <w:marTop w:val="0"/>
              <w:marBottom w:val="0"/>
              <w:divBdr>
                <w:top w:val="none" w:sz="0" w:space="0" w:color="auto"/>
                <w:left w:val="none" w:sz="0" w:space="0" w:color="auto"/>
                <w:bottom w:val="none" w:sz="0" w:space="0" w:color="auto"/>
                <w:right w:val="none" w:sz="0" w:space="0" w:color="auto"/>
              </w:divBdr>
            </w:div>
            <w:div w:id="113671638">
              <w:marLeft w:val="480"/>
              <w:marRight w:val="0"/>
              <w:marTop w:val="0"/>
              <w:marBottom w:val="0"/>
              <w:divBdr>
                <w:top w:val="none" w:sz="0" w:space="0" w:color="auto"/>
                <w:left w:val="none" w:sz="0" w:space="0" w:color="auto"/>
                <w:bottom w:val="none" w:sz="0" w:space="0" w:color="auto"/>
                <w:right w:val="none" w:sz="0" w:space="0" w:color="auto"/>
              </w:divBdr>
            </w:div>
            <w:div w:id="113714062">
              <w:marLeft w:val="480"/>
              <w:marRight w:val="0"/>
              <w:marTop w:val="0"/>
              <w:marBottom w:val="0"/>
              <w:divBdr>
                <w:top w:val="none" w:sz="0" w:space="0" w:color="auto"/>
                <w:left w:val="none" w:sz="0" w:space="0" w:color="auto"/>
                <w:bottom w:val="none" w:sz="0" w:space="0" w:color="auto"/>
                <w:right w:val="none" w:sz="0" w:space="0" w:color="auto"/>
              </w:divBdr>
            </w:div>
            <w:div w:id="113716153">
              <w:marLeft w:val="480"/>
              <w:marRight w:val="0"/>
              <w:marTop w:val="0"/>
              <w:marBottom w:val="0"/>
              <w:divBdr>
                <w:top w:val="none" w:sz="0" w:space="0" w:color="auto"/>
                <w:left w:val="none" w:sz="0" w:space="0" w:color="auto"/>
                <w:bottom w:val="none" w:sz="0" w:space="0" w:color="auto"/>
                <w:right w:val="none" w:sz="0" w:space="0" w:color="auto"/>
              </w:divBdr>
            </w:div>
            <w:div w:id="113793094">
              <w:marLeft w:val="480"/>
              <w:marRight w:val="0"/>
              <w:marTop w:val="0"/>
              <w:marBottom w:val="0"/>
              <w:divBdr>
                <w:top w:val="none" w:sz="0" w:space="0" w:color="auto"/>
                <w:left w:val="none" w:sz="0" w:space="0" w:color="auto"/>
                <w:bottom w:val="none" w:sz="0" w:space="0" w:color="auto"/>
                <w:right w:val="none" w:sz="0" w:space="0" w:color="auto"/>
              </w:divBdr>
            </w:div>
            <w:div w:id="113839059">
              <w:marLeft w:val="480"/>
              <w:marRight w:val="0"/>
              <w:marTop w:val="0"/>
              <w:marBottom w:val="0"/>
              <w:divBdr>
                <w:top w:val="none" w:sz="0" w:space="0" w:color="auto"/>
                <w:left w:val="none" w:sz="0" w:space="0" w:color="auto"/>
                <w:bottom w:val="none" w:sz="0" w:space="0" w:color="auto"/>
                <w:right w:val="none" w:sz="0" w:space="0" w:color="auto"/>
              </w:divBdr>
            </w:div>
            <w:div w:id="113908686">
              <w:marLeft w:val="480"/>
              <w:marRight w:val="0"/>
              <w:marTop w:val="0"/>
              <w:marBottom w:val="0"/>
              <w:divBdr>
                <w:top w:val="none" w:sz="0" w:space="0" w:color="auto"/>
                <w:left w:val="none" w:sz="0" w:space="0" w:color="auto"/>
                <w:bottom w:val="none" w:sz="0" w:space="0" w:color="auto"/>
                <w:right w:val="none" w:sz="0" w:space="0" w:color="auto"/>
              </w:divBdr>
            </w:div>
            <w:div w:id="113982751">
              <w:marLeft w:val="480"/>
              <w:marRight w:val="0"/>
              <w:marTop w:val="0"/>
              <w:marBottom w:val="0"/>
              <w:divBdr>
                <w:top w:val="none" w:sz="0" w:space="0" w:color="auto"/>
                <w:left w:val="none" w:sz="0" w:space="0" w:color="auto"/>
                <w:bottom w:val="none" w:sz="0" w:space="0" w:color="auto"/>
                <w:right w:val="none" w:sz="0" w:space="0" w:color="auto"/>
              </w:divBdr>
            </w:div>
            <w:div w:id="114032907">
              <w:marLeft w:val="480"/>
              <w:marRight w:val="0"/>
              <w:marTop w:val="0"/>
              <w:marBottom w:val="0"/>
              <w:divBdr>
                <w:top w:val="none" w:sz="0" w:space="0" w:color="auto"/>
                <w:left w:val="none" w:sz="0" w:space="0" w:color="auto"/>
                <w:bottom w:val="none" w:sz="0" w:space="0" w:color="auto"/>
                <w:right w:val="none" w:sz="0" w:space="0" w:color="auto"/>
              </w:divBdr>
            </w:div>
            <w:div w:id="114058152">
              <w:marLeft w:val="480"/>
              <w:marRight w:val="0"/>
              <w:marTop w:val="0"/>
              <w:marBottom w:val="0"/>
              <w:divBdr>
                <w:top w:val="none" w:sz="0" w:space="0" w:color="auto"/>
                <w:left w:val="none" w:sz="0" w:space="0" w:color="auto"/>
                <w:bottom w:val="none" w:sz="0" w:space="0" w:color="auto"/>
                <w:right w:val="none" w:sz="0" w:space="0" w:color="auto"/>
              </w:divBdr>
            </w:div>
            <w:div w:id="114106925">
              <w:marLeft w:val="480"/>
              <w:marRight w:val="0"/>
              <w:marTop w:val="0"/>
              <w:marBottom w:val="0"/>
              <w:divBdr>
                <w:top w:val="none" w:sz="0" w:space="0" w:color="auto"/>
                <w:left w:val="none" w:sz="0" w:space="0" w:color="auto"/>
                <w:bottom w:val="none" w:sz="0" w:space="0" w:color="auto"/>
                <w:right w:val="none" w:sz="0" w:space="0" w:color="auto"/>
              </w:divBdr>
            </w:div>
            <w:div w:id="114175547">
              <w:marLeft w:val="480"/>
              <w:marRight w:val="0"/>
              <w:marTop w:val="0"/>
              <w:marBottom w:val="0"/>
              <w:divBdr>
                <w:top w:val="none" w:sz="0" w:space="0" w:color="auto"/>
                <w:left w:val="none" w:sz="0" w:space="0" w:color="auto"/>
                <w:bottom w:val="none" w:sz="0" w:space="0" w:color="auto"/>
                <w:right w:val="none" w:sz="0" w:space="0" w:color="auto"/>
              </w:divBdr>
            </w:div>
            <w:div w:id="114175980">
              <w:marLeft w:val="480"/>
              <w:marRight w:val="0"/>
              <w:marTop w:val="0"/>
              <w:marBottom w:val="0"/>
              <w:divBdr>
                <w:top w:val="none" w:sz="0" w:space="0" w:color="auto"/>
                <w:left w:val="none" w:sz="0" w:space="0" w:color="auto"/>
                <w:bottom w:val="none" w:sz="0" w:space="0" w:color="auto"/>
                <w:right w:val="none" w:sz="0" w:space="0" w:color="auto"/>
              </w:divBdr>
            </w:div>
            <w:div w:id="114176572">
              <w:marLeft w:val="480"/>
              <w:marRight w:val="0"/>
              <w:marTop w:val="0"/>
              <w:marBottom w:val="0"/>
              <w:divBdr>
                <w:top w:val="none" w:sz="0" w:space="0" w:color="auto"/>
                <w:left w:val="none" w:sz="0" w:space="0" w:color="auto"/>
                <w:bottom w:val="none" w:sz="0" w:space="0" w:color="auto"/>
                <w:right w:val="none" w:sz="0" w:space="0" w:color="auto"/>
              </w:divBdr>
            </w:div>
            <w:div w:id="114183901">
              <w:marLeft w:val="480"/>
              <w:marRight w:val="0"/>
              <w:marTop w:val="0"/>
              <w:marBottom w:val="0"/>
              <w:divBdr>
                <w:top w:val="none" w:sz="0" w:space="0" w:color="auto"/>
                <w:left w:val="none" w:sz="0" w:space="0" w:color="auto"/>
                <w:bottom w:val="none" w:sz="0" w:space="0" w:color="auto"/>
                <w:right w:val="none" w:sz="0" w:space="0" w:color="auto"/>
              </w:divBdr>
            </w:div>
            <w:div w:id="114296023">
              <w:marLeft w:val="480"/>
              <w:marRight w:val="0"/>
              <w:marTop w:val="0"/>
              <w:marBottom w:val="0"/>
              <w:divBdr>
                <w:top w:val="none" w:sz="0" w:space="0" w:color="auto"/>
                <w:left w:val="none" w:sz="0" w:space="0" w:color="auto"/>
                <w:bottom w:val="none" w:sz="0" w:space="0" w:color="auto"/>
                <w:right w:val="none" w:sz="0" w:space="0" w:color="auto"/>
              </w:divBdr>
            </w:div>
            <w:div w:id="114326157">
              <w:marLeft w:val="480"/>
              <w:marRight w:val="0"/>
              <w:marTop w:val="0"/>
              <w:marBottom w:val="0"/>
              <w:divBdr>
                <w:top w:val="none" w:sz="0" w:space="0" w:color="auto"/>
                <w:left w:val="none" w:sz="0" w:space="0" w:color="auto"/>
                <w:bottom w:val="none" w:sz="0" w:space="0" w:color="auto"/>
                <w:right w:val="none" w:sz="0" w:space="0" w:color="auto"/>
              </w:divBdr>
            </w:div>
            <w:div w:id="114369704">
              <w:marLeft w:val="480"/>
              <w:marRight w:val="0"/>
              <w:marTop w:val="0"/>
              <w:marBottom w:val="0"/>
              <w:divBdr>
                <w:top w:val="none" w:sz="0" w:space="0" w:color="auto"/>
                <w:left w:val="none" w:sz="0" w:space="0" w:color="auto"/>
                <w:bottom w:val="none" w:sz="0" w:space="0" w:color="auto"/>
                <w:right w:val="none" w:sz="0" w:space="0" w:color="auto"/>
              </w:divBdr>
            </w:div>
            <w:div w:id="114371524">
              <w:marLeft w:val="480"/>
              <w:marRight w:val="0"/>
              <w:marTop w:val="0"/>
              <w:marBottom w:val="0"/>
              <w:divBdr>
                <w:top w:val="none" w:sz="0" w:space="0" w:color="auto"/>
                <w:left w:val="none" w:sz="0" w:space="0" w:color="auto"/>
                <w:bottom w:val="none" w:sz="0" w:space="0" w:color="auto"/>
                <w:right w:val="none" w:sz="0" w:space="0" w:color="auto"/>
              </w:divBdr>
            </w:div>
            <w:div w:id="114449939">
              <w:marLeft w:val="480"/>
              <w:marRight w:val="0"/>
              <w:marTop w:val="0"/>
              <w:marBottom w:val="0"/>
              <w:divBdr>
                <w:top w:val="none" w:sz="0" w:space="0" w:color="auto"/>
                <w:left w:val="none" w:sz="0" w:space="0" w:color="auto"/>
                <w:bottom w:val="none" w:sz="0" w:space="0" w:color="auto"/>
                <w:right w:val="none" w:sz="0" w:space="0" w:color="auto"/>
              </w:divBdr>
            </w:div>
            <w:div w:id="114451651">
              <w:marLeft w:val="480"/>
              <w:marRight w:val="0"/>
              <w:marTop w:val="0"/>
              <w:marBottom w:val="0"/>
              <w:divBdr>
                <w:top w:val="none" w:sz="0" w:space="0" w:color="auto"/>
                <w:left w:val="none" w:sz="0" w:space="0" w:color="auto"/>
                <w:bottom w:val="none" w:sz="0" w:space="0" w:color="auto"/>
                <w:right w:val="none" w:sz="0" w:space="0" w:color="auto"/>
              </w:divBdr>
            </w:div>
            <w:div w:id="114568167">
              <w:marLeft w:val="480"/>
              <w:marRight w:val="0"/>
              <w:marTop w:val="0"/>
              <w:marBottom w:val="0"/>
              <w:divBdr>
                <w:top w:val="none" w:sz="0" w:space="0" w:color="auto"/>
                <w:left w:val="none" w:sz="0" w:space="0" w:color="auto"/>
                <w:bottom w:val="none" w:sz="0" w:space="0" w:color="auto"/>
                <w:right w:val="none" w:sz="0" w:space="0" w:color="auto"/>
              </w:divBdr>
            </w:div>
            <w:div w:id="114636704">
              <w:marLeft w:val="480"/>
              <w:marRight w:val="0"/>
              <w:marTop w:val="0"/>
              <w:marBottom w:val="0"/>
              <w:divBdr>
                <w:top w:val="none" w:sz="0" w:space="0" w:color="auto"/>
                <w:left w:val="none" w:sz="0" w:space="0" w:color="auto"/>
                <w:bottom w:val="none" w:sz="0" w:space="0" w:color="auto"/>
                <w:right w:val="none" w:sz="0" w:space="0" w:color="auto"/>
              </w:divBdr>
            </w:div>
            <w:div w:id="114642324">
              <w:marLeft w:val="480"/>
              <w:marRight w:val="0"/>
              <w:marTop w:val="0"/>
              <w:marBottom w:val="0"/>
              <w:divBdr>
                <w:top w:val="none" w:sz="0" w:space="0" w:color="auto"/>
                <w:left w:val="none" w:sz="0" w:space="0" w:color="auto"/>
                <w:bottom w:val="none" w:sz="0" w:space="0" w:color="auto"/>
                <w:right w:val="none" w:sz="0" w:space="0" w:color="auto"/>
              </w:divBdr>
            </w:div>
            <w:div w:id="114714622">
              <w:marLeft w:val="480"/>
              <w:marRight w:val="0"/>
              <w:marTop w:val="0"/>
              <w:marBottom w:val="0"/>
              <w:divBdr>
                <w:top w:val="none" w:sz="0" w:space="0" w:color="auto"/>
                <w:left w:val="none" w:sz="0" w:space="0" w:color="auto"/>
                <w:bottom w:val="none" w:sz="0" w:space="0" w:color="auto"/>
                <w:right w:val="none" w:sz="0" w:space="0" w:color="auto"/>
              </w:divBdr>
            </w:div>
            <w:div w:id="114716652">
              <w:marLeft w:val="480"/>
              <w:marRight w:val="0"/>
              <w:marTop w:val="0"/>
              <w:marBottom w:val="0"/>
              <w:divBdr>
                <w:top w:val="none" w:sz="0" w:space="0" w:color="auto"/>
                <w:left w:val="none" w:sz="0" w:space="0" w:color="auto"/>
                <w:bottom w:val="none" w:sz="0" w:space="0" w:color="auto"/>
                <w:right w:val="none" w:sz="0" w:space="0" w:color="auto"/>
              </w:divBdr>
            </w:div>
            <w:div w:id="114717230">
              <w:marLeft w:val="480"/>
              <w:marRight w:val="0"/>
              <w:marTop w:val="0"/>
              <w:marBottom w:val="0"/>
              <w:divBdr>
                <w:top w:val="none" w:sz="0" w:space="0" w:color="auto"/>
                <w:left w:val="none" w:sz="0" w:space="0" w:color="auto"/>
                <w:bottom w:val="none" w:sz="0" w:space="0" w:color="auto"/>
                <w:right w:val="none" w:sz="0" w:space="0" w:color="auto"/>
              </w:divBdr>
            </w:div>
            <w:div w:id="114718539">
              <w:marLeft w:val="480"/>
              <w:marRight w:val="0"/>
              <w:marTop w:val="0"/>
              <w:marBottom w:val="0"/>
              <w:divBdr>
                <w:top w:val="none" w:sz="0" w:space="0" w:color="auto"/>
                <w:left w:val="none" w:sz="0" w:space="0" w:color="auto"/>
                <w:bottom w:val="none" w:sz="0" w:space="0" w:color="auto"/>
                <w:right w:val="none" w:sz="0" w:space="0" w:color="auto"/>
              </w:divBdr>
            </w:div>
            <w:div w:id="114836074">
              <w:marLeft w:val="480"/>
              <w:marRight w:val="0"/>
              <w:marTop w:val="0"/>
              <w:marBottom w:val="0"/>
              <w:divBdr>
                <w:top w:val="none" w:sz="0" w:space="0" w:color="auto"/>
                <w:left w:val="none" w:sz="0" w:space="0" w:color="auto"/>
                <w:bottom w:val="none" w:sz="0" w:space="0" w:color="auto"/>
                <w:right w:val="none" w:sz="0" w:space="0" w:color="auto"/>
              </w:divBdr>
            </w:div>
            <w:div w:id="114905731">
              <w:marLeft w:val="480"/>
              <w:marRight w:val="0"/>
              <w:marTop w:val="0"/>
              <w:marBottom w:val="0"/>
              <w:divBdr>
                <w:top w:val="none" w:sz="0" w:space="0" w:color="auto"/>
                <w:left w:val="none" w:sz="0" w:space="0" w:color="auto"/>
                <w:bottom w:val="none" w:sz="0" w:space="0" w:color="auto"/>
                <w:right w:val="none" w:sz="0" w:space="0" w:color="auto"/>
              </w:divBdr>
            </w:div>
            <w:div w:id="114957410">
              <w:marLeft w:val="480"/>
              <w:marRight w:val="0"/>
              <w:marTop w:val="0"/>
              <w:marBottom w:val="0"/>
              <w:divBdr>
                <w:top w:val="none" w:sz="0" w:space="0" w:color="auto"/>
                <w:left w:val="none" w:sz="0" w:space="0" w:color="auto"/>
                <w:bottom w:val="none" w:sz="0" w:space="0" w:color="auto"/>
                <w:right w:val="none" w:sz="0" w:space="0" w:color="auto"/>
              </w:divBdr>
            </w:div>
            <w:div w:id="115103397">
              <w:marLeft w:val="480"/>
              <w:marRight w:val="0"/>
              <w:marTop w:val="0"/>
              <w:marBottom w:val="0"/>
              <w:divBdr>
                <w:top w:val="none" w:sz="0" w:space="0" w:color="auto"/>
                <w:left w:val="none" w:sz="0" w:space="0" w:color="auto"/>
                <w:bottom w:val="none" w:sz="0" w:space="0" w:color="auto"/>
                <w:right w:val="none" w:sz="0" w:space="0" w:color="auto"/>
              </w:divBdr>
            </w:div>
            <w:div w:id="115106242">
              <w:marLeft w:val="480"/>
              <w:marRight w:val="0"/>
              <w:marTop w:val="0"/>
              <w:marBottom w:val="0"/>
              <w:divBdr>
                <w:top w:val="none" w:sz="0" w:space="0" w:color="auto"/>
                <w:left w:val="none" w:sz="0" w:space="0" w:color="auto"/>
                <w:bottom w:val="none" w:sz="0" w:space="0" w:color="auto"/>
                <w:right w:val="none" w:sz="0" w:space="0" w:color="auto"/>
              </w:divBdr>
            </w:div>
            <w:div w:id="115147871">
              <w:marLeft w:val="480"/>
              <w:marRight w:val="0"/>
              <w:marTop w:val="0"/>
              <w:marBottom w:val="0"/>
              <w:divBdr>
                <w:top w:val="none" w:sz="0" w:space="0" w:color="auto"/>
                <w:left w:val="none" w:sz="0" w:space="0" w:color="auto"/>
                <w:bottom w:val="none" w:sz="0" w:space="0" w:color="auto"/>
                <w:right w:val="none" w:sz="0" w:space="0" w:color="auto"/>
              </w:divBdr>
            </w:div>
            <w:div w:id="115292200">
              <w:marLeft w:val="480"/>
              <w:marRight w:val="0"/>
              <w:marTop w:val="0"/>
              <w:marBottom w:val="0"/>
              <w:divBdr>
                <w:top w:val="none" w:sz="0" w:space="0" w:color="auto"/>
                <w:left w:val="none" w:sz="0" w:space="0" w:color="auto"/>
                <w:bottom w:val="none" w:sz="0" w:space="0" w:color="auto"/>
                <w:right w:val="none" w:sz="0" w:space="0" w:color="auto"/>
              </w:divBdr>
            </w:div>
            <w:div w:id="115561145">
              <w:marLeft w:val="480"/>
              <w:marRight w:val="0"/>
              <w:marTop w:val="0"/>
              <w:marBottom w:val="0"/>
              <w:divBdr>
                <w:top w:val="none" w:sz="0" w:space="0" w:color="auto"/>
                <w:left w:val="none" w:sz="0" w:space="0" w:color="auto"/>
                <w:bottom w:val="none" w:sz="0" w:space="0" w:color="auto"/>
                <w:right w:val="none" w:sz="0" w:space="0" w:color="auto"/>
              </w:divBdr>
            </w:div>
            <w:div w:id="115568140">
              <w:marLeft w:val="480"/>
              <w:marRight w:val="0"/>
              <w:marTop w:val="0"/>
              <w:marBottom w:val="0"/>
              <w:divBdr>
                <w:top w:val="none" w:sz="0" w:space="0" w:color="auto"/>
                <w:left w:val="none" w:sz="0" w:space="0" w:color="auto"/>
                <w:bottom w:val="none" w:sz="0" w:space="0" w:color="auto"/>
                <w:right w:val="none" w:sz="0" w:space="0" w:color="auto"/>
              </w:divBdr>
            </w:div>
            <w:div w:id="115679099">
              <w:marLeft w:val="480"/>
              <w:marRight w:val="0"/>
              <w:marTop w:val="0"/>
              <w:marBottom w:val="0"/>
              <w:divBdr>
                <w:top w:val="none" w:sz="0" w:space="0" w:color="auto"/>
                <w:left w:val="none" w:sz="0" w:space="0" w:color="auto"/>
                <w:bottom w:val="none" w:sz="0" w:space="0" w:color="auto"/>
                <w:right w:val="none" w:sz="0" w:space="0" w:color="auto"/>
              </w:divBdr>
            </w:div>
            <w:div w:id="115754178">
              <w:marLeft w:val="480"/>
              <w:marRight w:val="0"/>
              <w:marTop w:val="0"/>
              <w:marBottom w:val="0"/>
              <w:divBdr>
                <w:top w:val="none" w:sz="0" w:space="0" w:color="auto"/>
                <w:left w:val="none" w:sz="0" w:space="0" w:color="auto"/>
                <w:bottom w:val="none" w:sz="0" w:space="0" w:color="auto"/>
                <w:right w:val="none" w:sz="0" w:space="0" w:color="auto"/>
              </w:divBdr>
            </w:div>
            <w:div w:id="115759606">
              <w:marLeft w:val="480"/>
              <w:marRight w:val="0"/>
              <w:marTop w:val="0"/>
              <w:marBottom w:val="0"/>
              <w:divBdr>
                <w:top w:val="none" w:sz="0" w:space="0" w:color="auto"/>
                <w:left w:val="none" w:sz="0" w:space="0" w:color="auto"/>
                <w:bottom w:val="none" w:sz="0" w:space="0" w:color="auto"/>
                <w:right w:val="none" w:sz="0" w:space="0" w:color="auto"/>
              </w:divBdr>
            </w:div>
            <w:div w:id="115804189">
              <w:marLeft w:val="480"/>
              <w:marRight w:val="0"/>
              <w:marTop w:val="0"/>
              <w:marBottom w:val="0"/>
              <w:divBdr>
                <w:top w:val="none" w:sz="0" w:space="0" w:color="auto"/>
                <w:left w:val="none" w:sz="0" w:space="0" w:color="auto"/>
                <w:bottom w:val="none" w:sz="0" w:space="0" w:color="auto"/>
                <w:right w:val="none" w:sz="0" w:space="0" w:color="auto"/>
              </w:divBdr>
            </w:div>
            <w:div w:id="115805879">
              <w:marLeft w:val="480"/>
              <w:marRight w:val="0"/>
              <w:marTop w:val="0"/>
              <w:marBottom w:val="0"/>
              <w:divBdr>
                <w:top w:val="none" w:sz="0" w:space="0" w:color="auto"/>
                <w:left w:val="none" w:sz="0" w:space="0" w:color="auto"/>
                <w:bottom w:val="none" w:sz="0" w:space="0" w:color="auto"/>
                <w:right w:val="none" w:sz="0" w:space="0" w:color="auto"/>
              </w:divBdr>
            </w:div>
            <w:div w:id="115881063">
              <w:marLeft w:val="480"/>
              <w:marRight w:val="0"/>
              <w:marTop w:val="0"/>
              <w:marBottom w:val="0"/>
              <w:divBdr>
                <w:top w:val="none" w:sz="0" w:space="0" w:color="auto"/>
                <w:left w:val="none" w:sz="0" w:space="0" w:color="auto"/>
                <w:bottom w:val="none" w:sz="0" w:space="0" w:color="auto"/>
                <w:right w:val="none" w:sz="0" w:space="0" w:color="auto"/>
              </w:divBdr>
            </w:div>
            <w:div w:id="116143157">
              <w:marLeft w:val="480"/>
              <w:marRight w:val="0"/>
              <w:marTop w:val="0"/>
              <w:marBottom w:val="0"/>
              <w:divBdr>
                <w:top w:val="none" w:sz="0" w:space="0" w:color="auto"/>
                <w:left w:val="none" w:sz="0" w:space="0" w:color="auto"/>
                <w:bottom w:val="none" w:sz="0" w:space="0" w:color="auto"/>
                <w:right w:val="none" w:sz="0" w:space="0" w:color="auto"/>
              </w:divBdr>
            </w:div>
            <w:div w:id="116149011">
              <w:marLeft w:val="480"/>
              <w:marRight w:val="0"/>
              <w:marTop w:val="0"/>
              <w:marBottom w:val="0"/>
              <w:divBdr>
                <w:top w:val="none" w:sz="0" w:space="0" w:color="auto"/>
                <w:left w:val="none" w:sz="0" w:space="0" w:color="auto"/>
                <w:bottom w:val="none" w:sz="0" w:space="0" w:color="auto"/>
                <w:right w:val="none" w:sz="0" w:space="0" w:color="auto"/>
              </w:divBdr>
            </w:div>
            <w:div w:id="116216360">
              <w:marLeft w:val="480"/>
              <w:marRight w:val="0"/>
              <w:marTop w:val="0"/>
              <w:marBottom w:val="0"/>
              <w:divBdr>
                <w:top w:val="none" w:sz="0" w:space="0" w:color="auto"/>
                <w:left w:val="none" w:sz="0" w:space="0" w:color="auto"/>
                <w:bottom w:val="none" w:sz="0" w:space="0" w:color="auto"/>
                <w:right w:val="none" w:sz="0" w:space="0" w:color="auto"/>
              </w:divBdr>
            </w:div>
            <w:div w:id="116260907">
              <w:marLeft w:val="480"/>
              <w:marRight w:val="0"/>
              <w:marTop w:val="0"/>
              <w:marBottom w:val="0"/>
              <w:divBdr>
                <w:top w:val="none" w:sz="0" w:space="0" w:color="auto"/>
                <w:left w:val="none" w:sz="0" w:space="0" w:color="auto"/>
                <w:bottom w:val="none" w:sz="0" w:space="0" w:color="auto"/>
                <w:right w:val="none" w:sz="0" w:space="0" w:color="auto"/>
              </w:divBdr>
            </w:div>
            <w:div w:id="116265556">
              <w:marLeft w:val="480"/>
              <w:marRight w:val="0"/>
              <w:marTop w:val="0"/>
              <w:marBottom w:val="0"/>
              <w:divBdr>
                <w:top w:val="none" w:sz="0" w:space="0" w:color="auto"/>
                <w:left w:val="none" w:sz="0" w:space="0" w:color="auto"/>
                <w:bottom w:val="none" w:sz="0" w:space="0" w:color="auto"/>
                <w:right w:val="none" w:sz="0" w:space="0" w:color="auto"/>
              </w:divBdr>
            </w:div>
            <w:div w:id="116342558">
              <w:marLeft w:val="480"/>
              <w:marRight w:val="0"/>
              <w:marTop w:val="0"/>
              <w:marBottom w:val="0"/>
              <w:divBdr>
                <w:top w:val="none" w:sz="0" w:space="0" w:color="auto"/>
                <w:left w:val="none" w:sz="0" w:space="0" w:color="auto"/>
                <w:bottom w:val="none" w:sz="0" w:space="0" w:color="auto"/>
                <w:right w:val="none" w:sz="0" w:space="0" w:color="auto"/>
              </w:divBdr>
            </w:div>
            <w:div w:id="116416842">
              <w:marLeft w:val="480"/>
              <w:marRight w:val="0"/>
              <w:marTop w:val="0"/>
              <w:marBottom w:val="0"/>
              <w:divBdr>
                <w:top w:val="none" w:sz="0" w:space="0" w:color="auto"/>
                <w:left w:val="none" w:sz="0" w:space="0" w:color="auto"/>
                <w:bottom w:val="none" w:sz="0" w:space="0" w:color="auto"/>
                <w:right w:val="none" w:sz="0" w:space="0" w:color="auto"/>
              </w:divBdr>
            </w:div>
            <w:div w:id="116459542">
              <w:marLeft w:val="480"/>
              <w:marRight w:val="0"/>
              <w:marTop w:val="0"/>
              <w:marBottom w:val="0"/>
              <w:divBdr>
                <w:top w:val="none" w:sz="0" w:space="0" w:color="auto"/>
                <w:left w:val="none" w:sz="0" w:space="0" w:color="auto"/>
                <w:bottom w:val="none" w:sz="0" w:space="0" w:color="auto"/>
                <w:right w:val="none" w:sz="0" w:space="0" w:color="auto"/>
              </w:divBdr>
            </w:div>
            <w:div w:id="116532711">
              <w:marLeft w:val="480"/>
              <w:marRight w:val="0"/>
              <w:marTop w:val="0"/>
              <w:marBottom w:val="0"/>
              <w:divBdr>
                <w:top w:val="none" w:sz="0" w:space="0" w:color="auto"/>
                <w:left w:val="none" w:sz="0" w:space="0" w:color="auto"/>
                <w:bottom w:val="none" w:sz="0" w:space="0" w:color="auto"/>
                <w:right w:val="none" w:sz="0" w:space="0" w:color="auto"/>
              </w:divBdr>
            </w:div>
            <w:div w:id="116679403">
              <w:marLeft w:val="480"/>
              <w:marRight w:val="0"/>
              <w:marTop w:val="0"/>
              <w:marBottom w:val="0"/>
              <w:divBdr>
                <w:top w:val="none" w:sz="0" w:space="0" w:color="auto"/>
                <w:left w:val="none" w:sz="0" w:space="0" w:color="auto"/>
                <w:bottom w:val="none" w:sz="0" w:space="0" w:color="auto"/>
                <w:right w:val="none" w:sz="0" w:space="0" w:color="auto"/>
              </w:divBdr>
            </w:div>
            <w:div w:id="116679418">
              <w:marLeft w:val="480"/>
              <w:marRight w:val="0"/>
              <w:marTop w:val="0"/>
              <w:marBottom w:val="0"/>
              <w:divBdr>
                <w:top w:val="none" w:sz="0" w:space="0" w:color="auto"/>
                <w:left w:val="none" w:sz="0" w:space="0" w:color="auto"/>
                <w:bottom w:val="none" w:sz="0" w:space="0" w:color="auto"/>
                <w:right w:val="none" w:sz="0" w:space="0" w:color="auto"/>
              </w:divBdr>
            </w:div>
            <w:div w:id="116679917">
              <w:marLeft w:val="480"/>
              <w:marRight w:val="0"/>
              <w:marTop w:val="0"/>
              <w:marBottom w:val="0"/>
              <w:divBdr>
                <w:top w:val="none" w:sz="0" w:space="0" w:color="auto"/>
                <w:left w:val="none" w:sz="0" w:space="0" w:color="auto"/>
                <w:bottom w:val="none" w:sz="0" w:space="0" w:color="auto"/>
                <w:right w:val="none" w:sz="0" w:space="0" w:color="auto"/>
              </w:divBdr>
            </w:div>
            <w:div w:id="116683032">
              <w:marLeft w:val="480"/>
              <w:marRight w:val="0"/>
              <w:marTop w:val="0"/>
              <w:marBottom w:val="0"/>
              <w:divBdr>
                <w:top w:val="none" w:sz="0" w:space="0" w:color="auto"/>
                <w:left w:val="none" w:sz="0" w:space="0" w:color="auto"/>
                <w:bottom w:val="none" w:sz="0" w:space="0" w:color="auto"/>
                <w:right w:val="none" w:sz="0" w:space="0" w:color="auto"/>
              </w:divBdr>
            </w:div>
            <w:div w:id="116722546">
              <w:marLeft w:val="480"/>
              <w:marRight w:val="0"/>
              <w:marTop w:val="0"/>
              <w:marBottom w:val="0"/>
              <w:divBdr>
                <w:top w:val="none" w:sz="0" w:space="0" w:color="auto"/>
                <w:left w:val="none" w:sz="0" w:space="0" w:color="auto"/>
                <w:bottom w:val="none" w:sz="0" w:space="0" w:color="auto"/>
                <w:right w:val="none" w:sz="0" w:space="0" w:color="auto"/>
              </w:divBdr>
            </w:div>
            <w:div w:id="116871859">
              <w:marLeft w:val="480"/>
              <w:marRight w:val="0"/>
              <w:marTop w:val="0"/>
              <w:marBottom w:val="0"/>
              <w:divBdr>
                <w:top w:val="none" w:sz="0" w:space="0" w:color="auto"/>
                <w:left w:val="none" w:sz="0" w:space="0" w:color="auto"/>
                <w:bottom w:val="none" w:sz="0" w:space="0" w:color="auto"/>
                <w:right w:val="none" w:sz="0" w:space="0" w:color="auto"/>
              </w:divBdr>
            </w:div>
            <w:div w:id="116873189">
              <w:marLeft w:val="480"/>
              <w:marRight w:val="0"/>
              <w:marTop w:val="0"/>
              <w:marBottom w:val="0"/>
              <w:divBdr>
                <w:top w:val="none" w:sz="0" w:space="0" w:color="auto"/>
                <w:left w:val="none" w:sz="0" w:space="0" w:color="auto"/>
                <w:bottom w:val="none" w:sz="0" w:space="0" w:color="auto"/>
                <w:right w:val="none" w:sz="0" w:space="0" w:color="auto"/>
              </w:divBdr>
            </w:div>
            <w:div w:id="116873517">
              <w:marLeft w:val="480"/>
              <w:marRight w:val="0"/>
              <w:marTop w:val="0"/>
              <w:marBottom w:val="0"/>
              <w:divBdr>
                <w:top w:val="none" w:sz="0" w:space="0" w:color="auto"/>
                <w:left w:val="none" w:sz="0" w:space="0" w:color="auto"/>
                <w:bottom w:val="none" w:sz="0" w:space="0" w:color="auto"/>
                <w:right w:val="none" w:sz="0" w:space="0" w:color="auto"/>
              </w:divBdr>
            </w:div>
            <w:div w:id="116876434">
              <w:marLeft w:val="480"/>
              <w:marRight w:val="0"/>
              <w:marTop w:val="0"/>
              <w:marBottom w:val="0"/>
              <w:divBdr>
                <w:top w:val="none" w:sz="0" w:space="0" w:color="auto"/>
                <w:left w:val="none" w:sz="0" w:space="0" w:color="auto"/>
                <w:bottom w:val="none" w:sz="0" w:space="0" w:color="auto"/>
                <w:right w:val="none" w:sz="0" w:space="0" w:color="auto"/>
              </w:divBdr>
            </w:div>
            <w:div w:id="116919525">
              <w:marLeft w:val="480"/>
              <w:marRight w:val="0"/>
              <w:marTop w:val="0"/>
              <w:marBottom w:val="0"/>
              <w:divBdr>
                <w:top w:val="none" w:sz="0" w:space="0" w:color="auto"/>
                <w:left w:val="none" w:sz="0" w:space="0" w:color="auto"/>
                <w:bottom w:val="none" w:sz="0" w:space="0" w:color="auto"/>
                <w:right w:val="none" w:sz="0" w:space="0" w:color="auto"/>
              </w:divBdr>
            </w:div>
            <w:div w:id="116920698">
              <w:marLeft w:val="480"/>
              <w:marRight w:val="0"/>
              <w:marTop w:val="0"/>
              <w:marBottom w:val="0"/>
              <w:divBdr>
                <w:top w:val="none" w:sz="0" w:space="0" w:color="auto"/>
                <w:left w:val="none" w:sz="0" w:space="0" w:color="auto"/>
                <w:bottom w:val="none" w:sz="0" w:space="0" w:color="auto"/>
                <w:right w:val="none" w:sz="0" w:space="0" w:color="auto"/>
              </w:divBdr>
            </w:div>
            <w:div w:id="116993535">
              <w:marLeft w:val="480"/>
              <w:marRight w:val="0"/>
              <w:marTop w:val="0"/>
              <w:marBottom w:val="0"/>
              <w:divBdr>
                <w:top w:val="none" w:sz="0" w:space="0" w:color="auto"/>
                <w:left w:val="none" w:sz="0" w:space="0" w:color="auto"/>
                <w:bottom w:val="none" w:sz="0" w:space="0" w:color="auto"/>
                <w:right w:val="none" w:sz="0" w:space="0" w:color="auto"/>
              </w:divBdr>
            </w:div>
            <w:div w:id="117113261">
              <w:marLeft w:val="480"/>
              <w:marRight w:val="0"/>
              <w:marTop w:val="0"/>
              <w:marBottom w:val="0"/>
              <w:divBdr>
                <w:top w:val="none" w:sz="0" w:space="0" w:color="auto"/>
                <w:left w:val="none" w:sz="0" w:space="0" w:color="auto"/>
                <w:bottom w:val="none" w:sz="0" w:space="0" w:color="auto"/>
                <w:right w:val="none" w:sz="0" w:space="0" w:color="auto"/>
              </w:divBdr>
            </w:div>
            <w:div w:id="117144281">
              <w:marLeft w:val="480"/>
              <w:marRight w:val="0"/>
              <w:marTop w:val="0"/>
              <w:marBottom w:val="0"/>
              <w:divBdr>
                <w:top w:val="none" w:sz="0" w:space="0" w:color="auto"/>
                <w:left w:val="none" w:sz="0" w:space="0" w:color="auto"/>
                <w:bottom w:val="none" w:sz="0" w:space="0" w:color="auto"/>
                <w:right w:val="none" w:sz="0" w:space="0" w:color="auto"/>
              </w:divBdr>
            </w:div>
            <w:div w:id="117189306">
              <w:marLeft w:val="480"/>
              <w:marRight w:val="0"/>
              <w:marTop w:val="0"/>
              <w:marBottom w:val="0"/>
              <w:divBdr>
                <w:top w:val="none" w:sz="0" w:space="0" w:color="auto"/>
                <w:left w:val="none" w:sz="0" w:space="0" w:color="auto"/>
                <w:bottom w:val="none" w:sz="0" w:space="0" w:color="auto"/>
                <w:right w:val="none" w:sz="0" w:space="0" w:color="auto"/>
              </w:divBdr>
            </w:div>
            <w:div w:id="117339283">
              <w:marLeft w:val="480"/>
              <w:marRight w:val="0"/>
              <w:marTop w:val="0"/>
              <w:marBottom w:val="0"/>
              <w:divBdr>
                <w:top w:val="none" w:sz="0" w:space="0" w:color="auto"/>
                <w:left w:val="none" w:sz="0" w:space="0" w:color="auto"/>
                <w:bottom w:val="none" w:sz="0" w:space="0" w:color="auto"/>
                <w:right w:val="none" w:sz="0" w:space="0" w:color="auto"/>
              </w:divBdr>
            </w:div>
            <w:div w:id="117384106">
              <w:marLeft w:val="480"/>
              <w:marRight w:val="0"/>
              <w:marTop w:val="0"/>
              <w:marBottom w:val="0"/>
              <w:divBdr>
                <w:top w:val="none" w:sz="0" w:space="0" w:color="auto"/>
                <w:left w:val="none" w:sz="0" w:space="0" w:color="auto"/>
                <w:bottom w:val="none" w:sz="0" w:space="0" w:color="auto"/>
                <w:right w:val="none" w:sz="0" w:space="0" w:color="auto"/>
              </w:divBdr>
            </w:div>
            <w:div w:id="117647946">
              <w:marLeft w:val="480"/>
              <w:marRight w:val="0"/>
              <w:marTop w:val="0"/>
              <w:marBottom w:val="0"/>
              <w:divBdr>
                <w:top w:val="none" w:sz="0" w:space="0" w:color="auto"/>
                <w:left w:val="none" w:sz="0" w:space="0" w:color="auto"/>
                <w:bottom w:val="none" w:sz="0" w:space="0" w:color="auto"/>
                <w:right w:val="none" w:sz="0" w:space="0" w:color="auto"/>
              </w:divBdr>
            </w:div>
            <w:div w:id="117724545">
              <w:marLeft w:val="480"/>
              <w:marRight w:val="0"/>
              <w:marTop w:val="0"/>
              <w:marBottom w:val="0"/>
              <w:divBdr>
                <w:top w:val="none" w:sz="0" w:space="0" w:color="auto"/>
                <w:left w:val="none" w:sz="0" w:space="0" w:color="auto"/>
                <w:bottom w:val="none" w:sz="0" w:space="0" w:color="auto"/>
                <w:right w:val="none" w:sz="0" w:space="0" w:color="auto"/>
              </w:divBdr>
            </w:div>
            <w:div w:id="117838513">
              <w:marLeft w:val="480"/>
              <w:marRight w:val="0"/>
              <w:marTop w:val="0"/>
              <w:marBottom w:val="0"/>
              <w:divBdr>
                <w:top w:val="none" w:sz="0" w:space="0" w:color="auto"/>
                <w:left w:val="none" w:sz="0" w:space="0" w:color="auto"/>
                <w:bottom w:val="none" w:sz="0" w:space="0" w:color="auto"/>
                <w:right w:val="none" w:sz="0" w:space="0" w:color="auto"/>
              </w:divBdr>
            </w:div>
            <w:div w:id="117920233">
              <w:marLeft w:val="480"/>
              <w:marRight w:val="0"/>
              <w:marTop w:val="0"/>
              <w:marBottom w:val="0"/>
              <w:divBdr>
                <w:top w:val="none" w:sz="0" w:space="0" w:color="auto"/>
                <w:left w:val="none" w:sz="0" w:space="0" w:color="auto"/>
                <w:bottom w:val="none" w:sz="0" w:space="0" w:color="auto"/>
                <w:right w:val="none" w:sz="0" w:space="0" w:color="auto"/>
              </w:divBdr>
            </w:div>
            <w:div w:id="118187948">
              <w:marLeft w:val="480"/>
              <w:marRight w:val="0"/>
              <w:marTop w:val="0"/>
              <w:marBottom w:val="0"/>
              <w:divBdr>
                <w:top w:val="none" w:sz="0" w:space="0" w:color="auto"/>
                <w:left w:val="none" w:sz="0" w:space="0" w:color="auto"/>
                <w:bottom w:val="none" w:sz="0" w:space="0" w:color="auto"/>
                <w:right w:val="none" w:sz="0" w:space="0" w:color="auto"/>
              </w:divBdr>
            </w:div>
            <w:div w:id="118231048">
              <w:marLeft w:val="480"/>
              <w:marRight w:val="0"/>
              <w:marTop w:val="0"/>
              <w:marBottom w:val="0"/>
              <w:divBdr>
                <w:top w:val="none" w:sz="0" w:space="0" w:color="auto"/>
                <w:left w:val="none" w:sz="0" w:space="0" w:color="auto"/>
                <w:bottom w:val="none" w:sz="0" w:space="0" w:color="auto"/>
                <w:right w:val="none" w:sz="0" w:space="0" w:color="auto"/>
              </w:divBdr>
            </w:div>
            <w:div w:id="118303829">
              <w:marLeft w:val="480"/>
              <w:marRight w:val="0"/>
              <w:marTop w:val="0"/>
              <w:marBottom w:val="0"/>
              <w:divBdr>
                <w:top w:val="none" w:sz="0" w:space="0" w:color="auto"/>
                <w:left w:val="none" w:sz="0" w:space="0" w:color="auto"/>
                <w:bottom w:val="none" w:sz="0" w:space="0" w:color="auto"/>
                <w:right w:val="none" w:sz="0" w:space="0" w:color="auto"/>
              </w:divBdr>
            </w:div>
            <w:div w:id="118425549">
              <w:marLeft w:val="480"/>
              <w:marRight w:val="0"/>
              <w:marTop w:val="0"/>
              <w:marBottom w:val="0"/>
              <w:divBdr>
                <w:top w:val="none" w:sz="0" w:space="0" w:color="auto"/>
                <w:left w:val="none" w:sz="0" w:space="0" w:color="auto"/>
                <w:bottom w:val="none" w:sz="0" w:space="0" w:color="auto"/>
                <w:right w:val="none" w:sz="0" w:space="0" w:color="auto"/>
              </w:divBdr>
            </w:div>
            <w:div w:id="118425552">
              <w:marLeft w:val="480"/>
              <w:marRight w:val="0"/>
              <w:marTop w:val="0"/>
              <w:marBottom w:val="0"/>
              <w:divBdr>
                <w:top w:val="none" w:sz="0" w:space="0" w:color="auto"/>
                <w:left w:val="none" w:sz="0" w:space="0" w:color="auto"/>
                <w:bottom w:val="none" w:sz="0" w:space="0" w:color="auto"/>
                <w:right w:val="none" w:sz="0" w:space="0" w:color="auto"/>
              </w:divBdr>
            </w:div>
            <w:div w:id="118451953">
              <w:marLeft w:val="480"/>
              <w:marRight w:val="0"/>
              <w:marTop w:val="0"/>
              <w:marBottom w:val="0"/>
              <w:divBdr>
                <w:top w:val="none" w:sz="0" w:space="0" w:color="auto"/>
                <w:left w:val="none" w:sz="0" w:space="0" w:color="auto"/>
                <w:bottom w:val="none" w:sz="0" w:space="0" w:color="auto"/>
                <w:right w:val="none" w:sz="0" w:space="0" w:color="auto"/>
              </w:divBdr>
            </w:div>
            <w:div w:id="118575119">
              <w:marLeft w:val="480"/>
              <w:marRight w:val="0"/>
              <w:marTop w:val="0"/>
              <w:marBottom w:val="0"/>
              <w:divBdr>
                <w:top w:val="none" w:sz="0" w:space="0" w:color="auto"/>
                <w:left w:val="none" w:sz="0" w:space="0" w:color="auto"/>
                <w:bottom w:val="none" w:sz="0" w:space="0" w:color="auto"/>
                <w:right w:val="none" w:sz="0" w:space="0" w:color="auto"/>
              </w:divBdr>
            </w:div>
            <w:div w:id="118577085">
              <w:marLeft w:val="480"/>
              <w:marRight w:val="0"/>
              <w:marTop w:val="0"/>
              <w:marBottom w:val="0"/>
              <w:divBdr>
                <w:top w:val="none" w:sz="0" w:space="0" w:color="auto"/>
                <w:left w:val="none" w:sz="0" w:space="0" w:color="auto"/>
                <w:bottom w:val="none" w:sz="0" w:space="0" w:color="auto"/>
                <w:right w:val="none" w:sz="0" w:space="0" w:color="auto"/>
              </w:divBdr>
            </w:div>
            <w:div w:id="118914141">
              <w:marLeft w:val="480"/>
              <w:marRight w:val="0"/>
              <w:marTop w:val="0"/>
              <w:marBottom w:val="0"/>
              <w:divBdr>
                <w:top w:val="none" w:sz="0" w:space="0" w:color="auto"/>
                <w:left w:val="none" w:sz="0" w:space="0" w:color="auto"/>
                <w:bottom w:val="none" w:sz="0" w:space="0" w:color="auto"/>
                <w:right w:val="none" w:sz="0" w:space="0" w:color="auto"/>
              </w:divBdr>
            </w:div>
            <w:div w:id="119030425">
              <w:marLeft w:val="480"/>
              <w:marRight w:val="0"/>
              <w:marTop w:val="0"/>
              <w:marBottom w:val="0"/>
              <w:divBdr>
                <w:top w:val="none" w:sz="0" w:space="0" w:color="auto"/>
                <w:left w:val="none" w:sz="0" w:space="0" w:color="auto"/>
                <w:bottom w:val="none" w:sz="0" w:space="0" w:color="auto"/>
                <w:right w:val="none" w:sz="0" w:space="0" w:color="auto"/>
              </w:divBdr>
            </w:div>
            <w:div w:id="119030434">
              <w:marLeft w:val="480"/>
              <w:marRight w:val="0"/>
              <w:marTop w:val="0"/>
              <w:marBottom w:val="0"/>
              <w:divBdr>
                <w:top w:val="none" w:sz="0" w:space="0" w:color="auto"/>
                <w:left w:val="none" w:sz="0" w:space="0" w:color="auto"/>
                <w:bottom w:val="none" w:sz="0" w:space="0" w:color="auto"/>
                <w:right w:val="none" w:sz="0" w:space="0" w:color="auto"/>
              </w:divBdr>
            </w:div>
            <w:div w:id="119030891">
              <w:marLeft w:val="480"/>
              <w:marRight w:val="0"/>
              <w:marTop w:val="0"/>
              <w:marBottom w:val="0"/>
              <w:divBdr>
                <w:top w:val="none" w:sz="0" w:space="0" w:color="auto"/>
                <w:left w:val="none" w:sz="0" w:space="0" w:color="auto"/>
                <w:bottom w:val="none" w:sz="0" w:space="0" w:color="auto"/>
                <w:right w:val="none" w:sz="0" w:space="0" w:color="auto"/>
              </w:divBdr>
            </w:div>
            <w:div w:id="119105414">
              <w:marLeft w:val="480"/>
              <w:marRight w:val="0"/>
              <w:marTop w:val="0"/>
              <w:marBottom w:val="0"/>
              <w:divBdr>
                <w:top w:val="none" w:sz="0" w:space="0" w:color="auto"/>
                <w:left w:val="none" w:sz="0" w:space="0" w:color="auto"/>
                <w:bottom w:val="none" w:sz="0" w:space="0" w:color="auto"/>
                <w:right w:val="none" w:sz="0" w:space="0" w:color="auto"/>
              </w:divBdr>
            </w:div>
            <w:div w:id="119152157">
              <w:marLeft w:val="480"/>
              <w:marRight w:val="0"/>
              <w:marTop w:val="0"/>
              <w:marBottom w:val="0"/>
              <w:divBdr>
                <w:top w:val="none" w:sz="0" w:space="0" w:color="auto"/>
                <w:left w:val="none" w:sz="0" w:space="0" w:color="auto"/>
                <w:bottom w:val="none" w:sz="0" w:space="0" w:color="auto"/>
                <w:right w:val="none" w:sz="0" w:space="0" w:color="auto"/>
              </w:divBdr>
            </w:div>
            <w:div w:id="119423277">
              <w:marLeft w:val="480"/>
              <w:marRight w:val="0"/>
              <w:marTop w:val="0"/>
              <w:marBottom w:val="0"/>
              <w:divBdr>
                <w:top w:val="none" w:sz="0" w:space="0" w:color="auto"/>
                <w:left w:val="none" w:sz="0" w:space="0" w:color="auto"/>
                <w:bottom w:val="none" w:sz="0" w:space="0" w:color="auto"/>
                <w:right w:val="none" w:sz="0" w:space="0" w:color="auto"/>
              </w:divBdr>
            </w:div>
            <w:div w:id="119539824">
              <w:marLeft w:val="480"/>
              <w:marRight w:val="0"/>
              <w:marTop w:val="0"/>
              <w:marBottom w:val="0"/>
              <w:divBdr>
                <w:top w:val="none" w:sz="0" w:space="0" w:color="auto"/>
                <w:left w:val="none" w:sz="0" w:space="0" w:color="auto"/>
                <w:bottom w:val="none" w:sz="0" w:space="0" w:color="auto"/>
                <w:right w:val="none" w:sz="0" w:space="0" w:color="auto"/>
              </w:divBdr>
            </w:div>
            <w:div w:id="119540665">
              <w:marLeft w:val="480"/>
              <w:marRight w:val="0"/>
              <w:marTop w:val="0"/>
              <w:marBottom w:val="0"/>
              <w:divBdr>
                <w:top w:val="none" w:sz="0" w:space="0" w:color="auto"/>
                <w:left w:val="none" w:sz="0" w:space="0" w:color="auto"/>
                <w:bottom w:val="none" w:sz="0" w:space="0" w:color="auto"/>
                <w:right w:val="none" w:sz="0" w:space="0" w:color="auto"/>
              </w:divBdr>
            </w:div>
            <w:div w:id="119613427">
              <w:marLeft w:val="480"/>
              <w:marRight w:val="0"/>
              <w:marTop w:val="0"/>
              <w:marBottom w:val="0"/>
              <w:divBdr>
                <w:top w:val="none" w:sz="0" w:space="0" w:color="auto"/>
                <w:left w:val="none" w:sz="0" w:space="0" w:color="auto"/>
                <w:bottom w:val="none" w:sz="0" w:space="0" w:color="auto"/>
                <w:right w:val="none" w:sz="0" w:space="0" w:color="auto"/>
              </w:divBdr>
            </w:div>
            <w:div w:id="119615224">
              <w:marLeft w:val="480"/>
              <w:marRight w:val="0"/>
              <w:marTop w:val="0"/>
              <w:marBottom w:val="0"/>
              <w:divBdr>
                <w:top w:val="none" w:sz="0" w:space="0" w:color="auto"/>
                <w:left w:val="none" w:sz="0" w:space="0" w:color="auto"/>
                <w:bottom w:val="none" w:sz="0" w:space="0" w:color="auto"/>
                <w:right w:val="none" w:sz="0" w:space="0" w:color="auto"/>
              </w:divBdr>
            </w:div>
            <w:div w:id="119617727">
              <w:marLeft w:val="480"/>
              <w:marRight w:val="0"/>
              <w:marTop w:val="0"/>
              <w:marBottom w:val="0"/>
              <w:divBdr>
                <w:top w:val="none" w:sz="0" w:space="0" w:color="auto"/>
                <w:left w:val="none" w:sz="0" w:space="0" w:color="auto"/>
                <w:bottom w:val="none" w:sz="0" w:space="0" w:color="auto"/>
                <w:right w:val="none" w:sz="0" w:space="0" w:color="auto"/>
              </w:divBdr>
            </w:div>
            <w:div w:id="119690687">
              <w:marLeft w:val="480"/>
              <w:marRight w:val="0"/>
              <w:marTop w:val="0"/>
              <w:marBottom w:val="0"/>
              <w:divBdr>
                <w:top w:val="none" w:sz="0" w:space="0" w:color="auto"/>
                <w:left w:val="none" w:sz="0" w:space="0" w:color="auto"/>
                <w:bottom w:val="none" w:sz="0" w:space="0" w:color="auto"/>
                <w:right w:val="none" w:sz="0" w:space="0" w:color="auto"/>
              </w:divBdr>
            </w:div>
            <w:div w:id="119694685">
              <w:marLeft w:val="480"/>
              <w:marRight w:val="0"/>
              <w:marTop w:val="0"/>
              <w:marBottom w:val="0"/>
              <w:divBdr>
                <w:top w:val="none" w:sz="0" w:space="0" w:color="auto"/>
                <w:left w:val="none" w:sz="0" w:space="0" w:color="auto"/>
                <w:bottom w:val="none" w:sz="0" w:space="0" w:color="auto"/>
                <w:right w:val="none" w:sz="0" w:space="0" w:color="auto"/>
              </w:divBdr>
            </w:div>
            <w:div w:id="119811502">
              <w:marLeft w:val="480"/>
              <w:marRight w:val="0"/>
              <w:marTop w:val="0"/>
              <w:marBottom w:val="0"/>
              <w:divBdr>
                <w:top w:val="none" w:sz="0" w:space="0" w:color="auto"/>
                <w:left w:val="none" w:sz="0" w:space="0" w:color="auto"/>
                <w:bottom w:val="none" w:sz="0" w:space="0" w:color="auto"/>
                <w:right w:val="none" w:sz="0" w:space="0" w:color="auto"/>
              </w:divBdr>
            </w:div>
            <w:div w:id="119884516">
              <w:marLeft w:val="480"/>
              <w:marRight w:val="0"/>
              <w:marTop w:val="0"/>
              <w:marBottom w:val="0"/>
              <w:divBdr>
                <w:top w:val="none" w:sz="0" w:space="0" w:color="auto"/>
                <w:left w:val="none" w:sz="0" w:space="0" w:color="auto"/>
                <w:bottom w:val="none" w:sz="0" w:space="0" w:color="auto"/>
                <w:right w:val="none" w:sz="0" w:space="0" w:color="auto"/>
              </w:divBdr>
            </w:div>
            <w:div w:id="119958249">
              <w:marLeft w:val="480"/>
              <w:marRight w:val="0"/>
              <w:marTop w:val="0"/>
              <w:marBottom w:val="0"/>
              <w:divBdr>
                <w:top w:val="none" w:sz="0" w:space="0" w:color="auto"/>
                <w:left w:val="none" w:sz="0" w:space="0" w:color="auto"/>
                <w:bottom w:val="none" w:sz="0" w:space="0" w:color="auto"/>
                <w:right w:val="none" w:sz="0" w:space="0" w:color="auto"/>
              </w:divBdr>
            </w:div>
            <w:div w:id="120073787">
              <w:marLeft w:val="480"/>
              <w:marRight w:val="0"/>
              <w:marTop w:val="0"/>
              <w:marBottom w:val="0"/>
              <w:divBdr>
                <w:top w:val="none" w:sz="0" w:space="0" w:color="auto"/>
                <w:left w:val="none" w:sz="0" w:space="0" w:color="auto"/>
                <w:bottom w:val="none" w:sz="0" w:space="0" w:color="auto"/>
                <w:right w:val="none" w:sz="0" w:space="0" w:color="auto"/>
              </w:divBdr>
            </w:div>
            <w:div w:id="120075876">
              <w:marLeft w:val="480"/>
              <w:marRight w:val="0"/>
              <w:marTop w:val="0"/>
              <w:marBottom w:val="0"/>
              <w:divBdr>
                <w:top w:val="none" w:sz="0" w:space="0" w:color="auto"/>
                <w:left w:val="none" w:sz="0" w:space="0" w:color="auto"/>
                <w:bottom w:val="none" w:sz="0" w:space="0" w:color="auto"/>
                <w:right w:val="none" w:sz="0" w:space="0" w:color="auto"/>
              </w:divBdr>
            </w:div>
            <w:div w:id="120076224">
              <w:marLeft w:val="480"/>
              <w:marRight w:val="0"/>
              <w:marTop w:val="0"/>
              <w:marBottom w:val="0"/>
              <w:divBdr>
                <w:top w:val="none" w:sz="0" w:space="0" w:color="auto"/>
                <w:left w:val="none" w:sz="0" w:space="0" w:color="auto"/>
                <w:bottom w:val="none" w:sz="0" w:space="0" w:color="auto"/>
                <w:right w:val="none" w:sz="0" w:space="0" w:color="auto"/>
              </w:divBdr>
            </w:div>
            <w:div w:id="120150527">
              <w:marLeft w:val="480"/>
              <w:marRight w:val="0"/>
              <w:marTop w:val="0"/>
              <w:marBottom w:val="0"/>
              <w:divBdr>
                <w:top w:val="none" w:sz="0" w:space="0" w:color="auto"/>
                <w:left w:val="none" w:sz="0" w:space="0" w:color="auto"/>
                <w:bottom w:val="none" w:sz="0" w:space="0" w:color="auto"/>
                <w:right w:val="none" w:sz="0" w:space="0" w:color="auto"/>
              </w:divBdr>
            </w:div>
            <w:div w:id="120224717">
              <w:marLeft w:val="480"/>
              <w:marRight w:val="0"/>
              <w:marTop w:val="0"/>
              <w:marBottom w:val="0"/>
              <w:divBdr>
                <w:top w:val="none" w:sz="0" w:space="0" w:color="auto"/>
                <w:left w:val="none" w:sz="0" w:space="0" w:color="auto"/>
                <w:bottom w:val="none" w:sz="0" w:space="0" w:color="auto"/>
                <w:right w:val="none" w:sz="0" w:space="0" w:color="auto"/>
              </w:divBdr>
            </w:div>
            <w:div w:id="120347271">
              <w:marLeft w:val="480"/>
              <w:marRight w:val="0"/>
              <w:marTop w:val="0"/>
              <w:marBottom w:val="0"/>
              <w:divBdr>
                <w:top w:val="none" w:sz="0" w:space="0" w:color="auto"/>
                <w:left w:val="none" w:sz="0" w:space="0" w:color="auto"/>
                <w:bottom w:val="none" w:sz="0" w:space="0" w:color="auto"/>
                <w:right w:val="none" w:sz="0" w:space="0" w:color="auto"/>
              </w:divBdr>
            </w:div>
            <w:div w:id="120392106">
              <w:marLeft w:val="480"/>
              <w:marRight w:val="0"/>
              <w:marTop w:val="0"/>
              <w:marBottom w:val="0"/>
              <w:divBdr>
                <w:top w:val="none" w:sz="0" w:space="0" w:color="auto"/>
                <w:left w:val="none" w:sz="0" w:space="0" w:color="auto"/>
                <w:bottom w:val="none" w:sz="0" w:space="0" w:color="auto"/>
                <w:right w:val="none" w:sz="0" w:space="0" w:color="auto"/>
              </w:divBdr>
            </w:div>
            <w:div w:id="120464364">
              <w:marLeft w:val="480"/>
              <w:marRight w:val="0"/>
              <w:marTop w:val="0"/>
              <w:marBottom w:val="0"/>
              <w:divBdr>
                <w:top w:val="none" w:sz="0" w:space="0" w:color="auto"/>
                <w:left w:val="none" w:sz="0" w:space="0" w:color="auto"/>
                <w:bottom w:val="none" w:sz="0" w:space="0" w:color="auto"/>
                <w:right w:val="none" w:sz="0" w:space="0" w:color="auto"/>
              </w:divBdr>
            </w:div>
            <w:div w:id="120615683">
              <w:marLeft w:val="480"/>
              <w:marRight w:val="0"/>
              <w:marTop w:val="0"/>
              <w:marBottom w:val="0"/>
              <w:divBdr>
                <w:top w:val="none" w:sz="0" w:space="0" w:color="auto"/>
                <w:left w:val="none" w:sz="0" w:space="0" w:color="auto"/>
                <w:bottom w:val="none" w:sz="0" w:space="0" w:color="auto"/>
                <w:right w:val="none" w:sz="0" w:space="0" w:color="auto"/>
              </w:divBdr>
            </w:div>
            <w:div w:id="120617300">
              <w:marLeft w:val="480"/>
              <w:marRight w:val="0"/>
              <w:marTop w:val="0"/>
              <w:marBottom w:val="0"/>
              <w:divBdr>
                <w:top w:val="none" w:sz="0" w:space="0" w:color="auto"/>
                <w:left w:val="none" w:sz="0" w:space="0" w:color="auto"/>
                <w:bottom w:val="none" w:sz="0" w:space="0" w:color="auto"/>
                <w:right w:val="none" w:sz="0" w:space="0" w:color="auto"/>
              </w:divBdr>
            </w:div>
            <w:div w:id="120925400">
              <w:marLeft w:val="480"/>
              <w:marRight w:val="0"/>
              <w:marTop w:val="0"/>
              <w:marBottom w:val="0"/>
              <w:divBdr>
                <w:top w:val="none" w:sz="0" w:space="0" w:color="auto"/>
                <w:left w:val="none" w:sz="0" w:space="0" w:color="auto"/>
                <w:bottom w:val="none" w:sz="0" w:space="0" w:color="auto"/>
                <w:right w:val="none" w:sz="0" w:space="0" w:color="auto"/>
              </w:divBdr>
            </w:div>
            <w:div w:id="120928358">
              <w:marLeft w:val="480"/>
              <w:marRight w:val="0"/>
              <w:marTop w:val="0"/>
              <w:marBottom w:val="0"/>
              <w:divBdr>
                <w:top w:val="none" w:sz="0" w:space="0" w:color="auto"/>
                <w:left w:val="none" w:sz="0" w:space="0" w:color="auto"/>
                <w:bottom w:val="none" w:sz="0" w:space="0" w:color="auto"/>
                <w:right w:val="none" w:sz="0" w:space="0" w:color="auto"/>
              </w:divBdr>
            </w:div>
            <w:div w:id="121073973">
              <w:marLeft w:val="480"/>
              <w:marRight w:val="0"/>
              <w:marTop w:val="0"/>
              <w:marBottom w:val="0"/>
              <w:divBdr>
                <w:top w:val="none" w:sz="0" w:space="0" w:color="auto"/>
                <w:left w:val="none" w:sz="0" w:space="0" w:color="auto"/>
                <w:bottom w:val="none" w:sz="0" w:space="0" w:color="auto"/>
                <w:right w:val="none" w:sz="0" w:space="0" w:color="auto"/>
              </w:divBdr>
            </w:div>
            <w:div w:id="121076692">
              <w:marLeft w:val="480"/>
              <w:marRight w:val="0"/>
              <w:marTop w:val="0"/>
              <w:marBottom w:val="0"/>
              <w:divBdr>
                <w:top w:val="none" w:sz="0" w:space="0" w:color="auto"/>
                <w:left w:val="none" w:sz="0" w:space="0" w:color="auto"/>
                <w:bottom w:val="none" w:sz="0" w:space="0" w:color="auto"/>
                <w:right w:val="none" w:sz="0" w:space="0" w:color="auto"/>
              </w:divBdr>
            </w:div>
            <w:div w:id="121195211">
              <w:marLeft w:val="480"/>
              <w:marRight w:val="0"/>
              <w:marTop w:val="0"/>
              <w:marBottom w:val="0"/>
              <w:divBdr>
                <w:top w:val="none" w:sz="0" w:space="0" w:color="auto"/>
                <w:left w:val="none" w:sz="0" w:space="0" w:color="auto"/>
                <w:bottom w:val="none" w:sz="0" w:space="0" w:color="auto"/>
                <w:right w:val="none" w:sz="0" w:space="0" w:color="auto"/>
              </w:divBdr>
            </w:div>
            <w:div w:id="121310115">
              <w:marLeft w:val="480"/>
              <w:marRight w:val="0"/>
              <w:marTop w:val="0"/>
              <w:marBottom w:val="0"/>
              <w:divBdr>
                <w:top w:val="none" w:sz="0" w:space="0" w:color="auto"/>
                <w:left w:val="none" w:sz="0" w:space="0" w:color="auto"/>
                <w:bottom w:val="none" w:sz="0" w:space="0" w:color="auto"/>
                <w:right w:val="none" w:sz="0" w:space="0" w:color="auto"/>
              </w:divBdr>
            </w:div>
            <w:div w:id="121388462">
              <w:marLeft w:val="480"/>
              <w:marRight w:val="0"/>
              <w:marTop w:val="0"/>
              <w:marBottom w:val="0"/>
              <w:divBdr>
                <w:top w:val="none" w:sz="0" w:space="0" w:color="auto"/>
                <w:left w:val="none" w:sz="0" w:space="0" w:color="auto"/>
                <w:bottom w:val="none" w:sz="0" w:space="0" w:color="auto"/>
                <w:right w:val="none" w:sz="0" w:space="0" w:color="auto"/>
              </w:divBdr>
            </w:div>
            <w:div w:id="121462461">
              <w:marLeft w:val="480"/>
              <w:marRight w:val="0"/>
              <w:marTop w:val="0"/>
              <w:marBottom w:val="0"/>
              <w:divBdr>
                <w:top w:val="none" w:sz="0" w:space="0" w:color="auto"/>
                <w:left w:val="none" w:sz="0" w:space="0" w:color="auto"/>
                <w:bottom w:val="none" w:sz="0" w:space="0" w:color="auto"/>
                <w:right w:val="none" w:sz="0" w:space="0" w:color="auto"/>
              </w:divBdr>
            </w:div>
            <w:div w:id="121465160">
              <w:marLeft w:val="480"/>
              <w:marRight w:val="0"/>
              <w:marTop w:val="0"/>
              <w:marBottom w:val="0"/>
              <w:divBdr>
                <w:top w:val="none" w:sz="0" w:space="0" w:color="auto"/>
                <w:left w:val="none" w:sz="0" w:space="0" w:color="auto"/>
                <w:bottom w:val="none" w:sz="0" w:space="0" w:color="auto"/>
                <w:right w:val="none" w:sz="0" w:space="0" w:color="auto"/>
              </w:divBdr>
            </w:div>
            <w:div w:id="121576216">
              <w:marLeft w:val="480"/>
              <w:marRight w:val="0"/>
              <w:marTop w:val="0"/>
              <w:marBottom w:val="0"/>
              <w:divBdr>
                <w:top w:val="none" w:sz="0" w:space="0" w:color="auto"/>
                <w:left w:val="none" w:sz="0" w:space="0" w:color="auto"/>
                <w:bottom w:val="none" w:sz="0" w:space="0" w:color="auto"/>
                <w:right w:val="none" w:sz="0" w:space="0" w:color="auto"/>
              </w:divBdr>
            </w:div>
            <w:div w:id="121578595">
              <w:marLeft w:val="480"/>
              <w:marRight w:val="0"/>
              <w:marTop w:val="0"/>
              <w:marBottom w:val="0"/>
              <w:divBdr>
                <w:top w:val="none" w:sz="0" w:space="0" w:color="auto"/>
                <w:left w:val="none" w:sz="0" w:space="0" w:color="auto"/>
                <w:bottom w:val="none" w:sz="0" w:space="0" w:color="auto"/>
                <w:right w:val="none" w:sz="0" w:space="0" w:color="auto"/>
              </w:divBdr>
            </w:div>
            <w:div w:id="121582495">
              <w:marLeft w:val="480"/>
              <w:marRight w:val="0"/>
              <w:marTop w:val="0"/>
              <w:marBottom w:val="0"/>
              <w:divBdr>
                <w:top w:val="none" w:sz="0" w:space="0" w:color="auto"/>
                <w:left w:val="none" w:sz="0" w:space="0" w:color="auto"/>
                <w:bottom w:val="none" w:sz="0" w:space="0" w:color="auto"/>
                <w:right w:val="none" w:sz="0" w:space="0" w:color="auto"/>
              </w:divBdr>
            </w:div>
            <w:div w:id="121660374">
              <w:marLeft w:val="480"/>
              <w:marRight w:val="0"/>
              <w:marTop w:val="0"/>
              <w:marBottom w:val="0"/>
              <w:divBdr>
                <w:top w:val="none" w:sz="0" w:space="0" w:color="auto"/>
                <w:left w:val="none" w:sz="0" w:space="0" w:color="auto"/>
                <w:bottom w:val="none" w:sz="0" w:space="0" w:color="auto"/>
                <w:right w:val="none" w:sz="0" w:space="0" w:color="auto"/>
              </w:divBdr>
            </w:div>
            <w:div w:id="121769926">
              <w:marLeft w:val="480"/>
              <w:marRight w:val="0"/>
              <w:marTop w:val="0"/>
              <w:marBottom w:val="0"/>
              <w:divBdr>
                <w:top w:val="none" w:sz="0" w:space="0" w:color="auto"/>
                <w:left w:val="none" w:sz="0" w:space="0" w:color="auto"/>
                <w:bottom w:val="none" w:sz="0" w:space="0" w:color="auto"/>
                <w:right w:val="none" w:sz="0" w:space="0" w:color="auto"/>
              </w:divBdr>
            </w:div>
            <w:div w:id="121774567">
              <w:marLeft w:val="480"/>
              <w:marRight w:val="0"/>
              <w:marTop w:val="0"/>
              <w:marBottom w:val="0"/>
              <w:divBdr>
                <w:top w:val="none" w:sz="0" w:space="0" w:color="auto"/>
                <w:left w:val="none" w:sz="0" w:space="0" w:color="auto"/>
                <w:bottom w:val="none" w:sz="0" w:space="0" w:color="auto"/>
                <w:right w:val="none" w:sz="0" w:space="0" w:color="auto"/>
              </w:divBdr>
            </w:div>
            <w:div w:id="121846189">
              <w:marLeft w:val="480"/>
              <w:marRight w:val="0"/>
              <w:marTop w:val="0"/>
              <w:marBottom w:val="0"/>
              <w:divBdr>
                <w:top w:val="none" w:sz="0" w:space="0" w:color="auto"/>
                <w:left w:val="none" w:sz="0" w:space="0" w:color="auto"/>
                <w:bottom w:val="none" w:sz="0" w:space="0" w:color="auto"/>
                <w:right w:val="none" w:sz="0" w:space="0" w:color="auto"/>
              </w:divBdr>
            </w:div>
            <w:div w:id="121847260">
              <w:marLeft w:val="480"/>
              <w:marRight w:val="0"/>
              <w:marTop w:val="0"/>
              <w:marBottom w:val="0"/>
              <w:divBdr>
                <w:top w:val="none" w:sz="0" w:space="0" w:color="auto"/>
                <w:left w:val="none" w:sz="0" w:space="0" w:color="auto"/>
                <w:bottom w:val="none" w:sz="0" w:space="0" w:color="auto"/>
                <w:right w:val="none" w:sz="0" w:space="0" w:color="auto"/>
              </w:divBdr>
            </w:div>
            <w:div w:id="121848437">
              <w:marLeft w:val="480"/>
              <w:marRight w:val="0"/>
              <w:marTop w:val="0"/>
              <w:marBottom w:val="0"/>
              <w:divBdr>
                <w:top w:val="none" w:sz="0" w:space="0" w:color="auto"/>
                <w:left w:val="none" w:sz="0" w:space="0" w:color="auto"/>
                <w:bottom w:val="none" w:sz="0" w:space="0" w:color="auto"/>
                <w:right w:val="none" w:sz="0" w:space="0" w:color="auto"/>
              </w:divBdr>
            </w:div>
            <w:div w:id="121929006">
              <w:marLeft w:val="480"/>
              <w:marRight w:val="0"/>
              <w:marTop w:val="0"/>
              <w:marBottom w:val="0"/>
              <w:divBdr>
                <w:top w:val="none" w:sz="0" w:space="0" w:color="auto"/>
                <w:left w:val="none" w:sz="0" w:space="0" w:color="auto"/>
                <w:bottom w:val="none" w:sz="0" w:space="0" w:color="auto"/>
                <w:right w:val="none" w:sz="0" w:space="0" w:color="auto"/>
              </w:divBdr>
            </w:div>
            <w:div w:id="121965730">
              <w:marLeft w:val="480"/>
              <w:marRight w:val="0"/>
              <w:marTop w:val="0"/>
              <w:marBottom w:val="0"/>
              <w:divBdr>
                <w:top w:val="none" w:sz="0" w:space="0" w:color="auto"/>
                <w:left w:val="none" w:sz="0" w:space="0" w:color="auto"/>
                <w:bottom w:val="none" w:sz="0" w:space="0" w:color="auto"/>
                <w:right w:val="none" w:sz="0" w:space="0" w:color="auto"/>
              </w:divBdr>
            </w:div>
            <w:div w:id="122114694">
              <w:marLeft w:val="480"/>
              <w:marRight w:val="0"/>
              <w:marTop w:val="0"/>
              <w:marBottom w:val="0"/>
              <w:divBdr>
                <w:top w:val="none" w:sz="0" w:space="0" w:color="auto"/>
                <w:left w:val="none" w:sz="0" w:space="0" w:color="auto"/>
                <w:bottom w:val="none" w:sz="0" w:space="0" w:color="auto"/>
                <w:right w:val="none" w:sz="0" w:space="0" w:color="auto"/>
              </w:divBdr>
            </w:div>
            <w:div w:id="122115702">
              <w:marLeft w:val="480"/>
              <w:marRight w:val="0"/>
              <w:marTop w:val="0"/>
              <w:marBottom w:val="0"/>
              <w:divBdr>
                <w:top w:val="none" w:sz="0" w:space="0" w:color="auto"/>
                <w:left w:val="none" w:sz="0" w:space="0" w:color="auto"/>
                <w:bottom w:val="none" w:sz="0" w:space="0" w:color="auto"/>
                <w:right w:val="none" w:sz="0" w:space="0" w:color="auto"/>
              </w:divBdr>
            </w:div>
            <w:div w:id="122502429">
              <w:marLeft w:val="480"/>
              <w:marRight w:val="0"/>
              <w:marTop w:val="0"/>
              <w:marBottom w:val="0"/>
              <w:divBdr>
                <w:top w:val="none" w:sz="0" w:space="0" w:color="auto"/>
                <w:left w:val="none" w:sz="0" w:space="0" w:color="auto"/>
                <w:bottom w:val="none" w:sz="0" w:space="0" w:color="auto"/>
                <w:right w:val="none" w:sz="0" w:space="0" w:color="auto"/>
              </w:divBdr>
            </w:div>
            <w:div w:id="122581310">
              <w:marLeft w:val="480"/>
              <w:marRight w:val="0"/>
              <w:marTop w:val="0"/>
              <w:marBottom w:val="0"/>
              <w:divBdr>
                <w:top w:val="none" w:sz="0" w:space="0" w:color="auto"/>
                <w:left w:val="none" w:sz="0" w:space="0" w:color="auto"/>
                <w:bottom w:val="none" w:sz="0" w:space="0" w:color="auto"/>
                <w:right w:val="none" w:sz="0" w:space="0" w:color="auto"/>
              </w:divBdr>
            </w:div>
            <w:div w:id="122777101">
              <w:marLeft w:val="480"/>
              <w:marRight w:val="0"/>
              <w:marTop w:val="0"/>
              <w:marBottom w:val="0"/>
              <w:divBdr>
                <w:top w:val="none" w:sz="0" w:space="0" w:color="auto"/>
                <w:left w:val="none" w:sz="0" w:space="0" w:color="auto"/>
                <w:bottom w:val="none" w:sz="0" w:space="0" w:color="auto"/>
                <w:right w:val="none" w:sz="0" w:space="0" w:color="auto"/>
              </w:divBdr>
            </w:div>
            <w:div w:id="122817408">
              <w:marLeft w:val="480"/>
              <w:marRight w:val="0"/>
              <w:marTop w:val="0"/>
              <w:marBottom w:val="0"/>
              <w:divBdr>
                <w:top w:val="none" w:sz="0" w:space="0" w:color="auto"/>
                <w:left w:val="none" w:sz="0" w:space="0" w:color="auto"/>
                <w:bottom w:val="none" w:sz="0" w:space="0" w:color="auto"/>
                <w:right w:val="none" w:sz="0" w:space="0" w:color="auto"/>
              </w:divBdr>
            </w:div>
            <w:div w:id="122888518">
              <w:marLeft w:val="480"/>
              <w:marRight w:val="0"/>
              <w:marTop w:val="0"/>
              <w:marBottom w:val="0"/>
              <w:divBdr>
                <w:top w:val="none" w:sz="0" w:space="0" w:color="auto"/>
                <w:left w:val="none" w:sz="0" w:space="0" w:color="auto"/>
                <w:bottom w:val="none" w:sz="0" w:space="0" w:color="auto"/>
                <w:right w:val="none" w:sz="0" w:space="0" w:color="auto"/>
              </w:divBdr>
            </w:div>
            <w:div w:id="122890896">
              <w:marLeft w:val="480"/>
              <w:marRight w:val="0"/>
              <w:marTop w:val="0"/>
              <w:marBottom w:val="0"/>
              <w:divBdr>
                <w:top w:val="none" w:sz="0" w:space="0" w:color="auto"/>
                <w:left w:val="none" w:sz="0" w:space="0" w:color="auto"/>
                <w:bottom w:val="none" w:sz="0" w:space="0" w:color="auto"/>
                <w:right w:val="none" w:sz="0" w:space="0" w:color="auto"/>
              </w:divBdr>
            </w:div>
            <w:div w:id="123083408">
              <w:marLeft w:val="480"/>
              <w:marRight w:val="0"/>
              <w:marTop w:val="0"/>
              <w:marBottom w:val="0"/>
              <w:divBdr>
                <w:top w:val="none" w:sz="0" w:space="0" w:color="auto"/>
                <w:left w:val="none" w:sz="0" w:space="0" w:color="auto"/>
                <w:bottom w:val="none" w:sz="0" w:space="0" w:color="auto"/>
                <w:right w:val="none" w:sz="0" w:space="0" w:color="auto"/>
              </w:divBdr>
            </w:div>
            <w:div w:id="123161830">
              <w:marLeft w:val="480"/>
              <w:marRight w:val="0"/>
              <w:marTop w:val="0"/>
              <w:marBottom w:val="0"/>
              <w:divBdr>
                <w:top w:val="none" w:sz="0" w:space="0" w:color="auto"/>
                <w:left w:val="none" w:sz="0" w:space="0" w:color="auto"/>
                <w:bottom w:val="none" w:sz="0" w:space="0" w:color="auto"/>
                <w:right w:val="none" w:sz="0" w:space="0" w:color="auto"/>
              </w:divBdr>
            </w:div>
            <w:div w:id="123274087">
              <w:marLeft w:val="480"/>
              <w:marRight w:val="0"/>
              <w:marTop w:val="0"/>
              <w:marBottom w:val="0"/>
              <w:divBdr>
                <w:top w:val="none" w:sz="0" w:space="0" w:color="auto"/>
                <w:left w:val="none" w:sz="0" w:space="0" w:color="auto"/>
                <w:bottom w:val="none" w:sz="0" w:space="0" w:color="auto"/>
                <w:right w:val="none" w:sz="0" w:space="0" w:color="auto"/>
              </w:divBdr>
            </w:div>
            <w:div w:id="123351152">
              <w:marLeft w:val="480"/>
              <w:marRight w:val="0"/>
              <w:marTop w:val="0"/>
              <w:marBottom w:val="0"/>
              <w:divBdr>
                <w:top w:val="none" w:sz="0" w:space="0" w:color="auto"/>
                <w:left w:val="none" w:sz="0" w:space="0" w:color="auto"/>
                <w:bottom w:val="none" w:sz="0" w:space="0" w:color="auto"/>
                <w:right w:val="none" w:sz="0" w:space="0" w:color="auto"/>
              </w:divBdr>
            </w:div>
            <w:div w:id="123430312">
              <w:marLeft w:val="480"/>
              <w:marRight w:val="0"/>
              <w:marTop w:val="0"/>
              <w:marBottom w:val="0"/>
              <w:divBdr>
                <w:top w:val="none" w:sz="0" w:space="0" w:color="auto"/>
                <w:left w:val="none" w:sz="0" w:space="0" w:color="auto"/>
                <w:bottom w:val="none" w:sz="0" w:space="0" w:color="auto"/>
                <w:right w:val="none" w:sz="0" w:space="0" w:color="auto"/>
              </w:divBdr>
            </w:div>
            <w:div w:id="123431549">
              <w:marLeft w:val="480"/>
              <w:marRight w:val="0"/>
              <w:marTop w:val="0"/>
              <w:marBottom w:val="0"/>
              <w:divBdr>
                <w:top w:val="none" w:sz="0" w:space="0" w:color="auto"/>
                <w:left w:val="none" w:sz="0" w:space="0" w:color="auto"/>
                <w:bottom w:val="none" w:sz="0" w:space="0" w:color="auto"/>
                <w:right w:val="none" w:sz="0" w:space="0" w:color="auto"/>
              </w:divBdr>
            </w:div>
            <w:div w:id="123625106">
              <w:marLeft w:val="480"/>
              <w:marRight w:val="0"/>
              <w:marTop w:val="0"/>
              <w:marBottom w:val="0"/>
              <w:divBdr>
                <w:top w:val="none" w:sz="0" w:space="0" w:color="auto"/>
                <w:left w:val="none" w:sz="0" w:space="0" w:color="auto"/>
                <w:bottom w:val="none" w:sz="0" w:space="0" w:color="auto"/>
                <w:right w:val="none" w:sz="0" w:space="0" w:color="auto"/>
              </w:divBdr>
            </w:div>
            <w:div w:id="123698853">
              <w:marLeft w:val="480"/>
              <w:marRight w:val="0"/>
              <w:marTop w:val="0"/>
              <w:marBottom w:val="0"/>
              <w:divBdr>
                <w:top w:val="none" w:sz="0" w:space="0" w:color="auto"/>
                <w:left w:val="none" w:sz="0" w:space="0" w:color="auto"/>
                <w:bottom w:val="none" w:sz="0" w:space="0" w:color="auto"/>
                <w:right w:val="none" w:sz="0" w:space="0" w:color="auto"/>
              </w:divBdr>
            </w:div>
            <w:div w:id="123739699">
              <w:marLeft w:val="480"/>
              <w:marRight w:val="0"/>
              <w:marTop w:val="0"/>
              <w:marBottom w:val="0"/>
              <w:divBdr>
                <w:top w:val="none" w:sz="0" w:space="0" w:color="auto"/>
                <w:left w:val="none" w:sz="0" w:space="0" w:color="auto"/>
                <w:bottom w:val="none" w:sz="0" w:space="0" w:color="auto"/>
                <w:right w:val="none" w:sz="0" w:space="0" w:color="auto"/>
              </w:divBdr>
            </w:div>
            <w:div w:id="123813629">
              <w:marLeft w:val="480"/>
              <w:marRight w:val="0"/>
              <w:marTop w:val="0"/>
              <w:marBottom w:val="0"/>
              <w:divBdr>
                <w:top w:val="none" w:sz="0" w:space="0" w:color="auto"/>
                <w:left w:val="none" w:sz="0" w:space="0" w:color="auto"/>
                <w:bottom w:val="none" w:sz="0" w:space="0" w:color="auto"/>
                <w:right w:val="none" w:sz="0" w:space="0" w:color="auto"/>
              </w:divBdr>
            </w:div>
            <w:div w:id="123814336">
              <w:marLeft w:val="480"/>
              <w:marRight w:val="0"/>
              <w:marTop w:val="0"/>
              <w:marBottom w:val="0"/>
              <w:divBdr>
                <w:top w:val="none" w:sz="0" w:space="0" w:color="auto"/>
                <w:left w:val="none" w:sz="0" w:space="0" w:color="auto"/>
                <w:bottom w:val="none" w:sz="0" w:space="0" w:color="auto"/>
                <w:right w:val="none" w:sz="0" w:space="0" w:color="auto"/>
              </w:divBdr>
            </w:div>
            <w:div w:id="123815130">
              <w:marLeft w:val="480"/>
              <w:marRight w:val="0"/>
              <w:marTop w:val="0"/>
              <w:marBottom w:val="0"/>
              <w:divBdr>
                <w:top w:val="none" w:sz="0" w:space="0" w:color="auto"/>
                <w:left w:val="none" w:sz="0" w:space="0" w:color="auto"/>
                <w:bottom w:val="none" w:sz="0" w:space="0" w:color="auto"/>
                <w:right w:val="none" w:sz="0" w:space="0" w:color="auto"/>
              </w:divBdr>
            </w:div>
            <w:div w:id="123888188">
              <w:marLeft w:val="480"/>
              <w:marRight w:val="0"/>
              <w:marTop w:val="0"/>
              <w:marBottom w:val="0"/>
              <w:divBdr>
                <w:top w:val="none" w:sz="0" w:space="0" w:color="auto"/>
                <w:left w:val="none" w:sz="0" w:space="0" w:color="auto"/>
                <w:bottom w:val="none" w:sz="0" w:space="0" w:color="auto"/>
                <w:right w:val="none" w:sz="0" w:space="0" w:color="auto"/>
              </w:divBdr>
            </w:div>
            <w:div w:id="124005638">
              <w:marLeft w:val="480"/>
              <w:marRight w:val="0"/>
              <w:marTop w:val="0"/>
              <w:marBottom w:val="0"/>
              <w:divBdr>
                <w:top w:val="none" w:sz="0" w:space="0" w:color="auto"/>
                <w:left w:val="none" w:sz="0" w:space="0" w:color="auto"/>
                <w:bottom w:val="none" w:sz="0" w:space="0" w:color="auto"/>
                <w:right w:val="none" w:sz="0" w:space="0" w:color="auto"/>
              </w:divBdr>
            </w:div>
            <w:div w:id="124080796">
              <w:marLeft w:val="480"/>
              <w:marRight w:val="0"/>
              <w:marTop w:val="0"/>
              <w:marBottom w:val="0"/>
              <w:divBdr>
                <w:top w:val="none" w:sz="0" w:space="0" w:color="auto"/>
                <w:left w:val="none" w:sz="0" w:space="0" w:color="auto"/>
                <w:bottom w:val="none" w:sz="0" w:space="0" w:color="auto"/>
                <w:right w:val="none" w:sz="0" w:space="0" w:color="auto"/>
              </w:divBdr>
            </w:div>
            <w:div w:id="124125232">
              <w:marLeft w:val="480"/>
              <w:marRight w:val="0"/>
              <w:marTop w:val="0"/>
              <w:marBottom w:val="0"/>
              <w:divBdr>
                <w:top w:val="none" w:sz="0" w:space="0" w:color="auto"/>
                <w:left w:val="none" w:sz="0" w:space="0" w:color="auto"/>
                <w:bottom w:val="none" w:sz="0" w:space="0" w:color="auto"/>
                <w:right w:val="none" w:sz="0" w:space="0" w:color="auto"/>
              </w:divBdr>
            </w:div>
            <w:div w:id="124352875">
              <w:marLeft w:val="480"/>
              <w:marRight w:val="0"/>
              <w:marTop w:val="0"/>
              <w:marBottom w:val="0"/>
              <w:divBdr>
                <w:top w:val="none" w:sz="0" w:space="0" w:color="auto"/>
                <w:left w:val="none" w:sz="0" w:space="0" w:color="auto"/>
                <w:bottom w:val="none" w:sz="0" w:space="0" w:color="auto"/>
                <w:right w:val="none" w:sz="0" w:space="0" w:color="auto"/>
              </w:divBdr>
            </w:div>
            <w:div w:id="124399805">
              <w:marLeft w:val="480"/>
              <w:marRight w:val="0"/>
              <w:marTop w:val="0"/>
              <w:marBottom w:val="0"/>
              <w:divBdr>
                <w:top w:val="none" w:sz="0" w:space="0" w:color="auto"/>
                <w:left w:val="none" w:sz="0" w:space="0" w:color="auto"/>
                <w:bottom w:val="none" w:sz="0" w:space="0" w:color="auto"/>
                <w:right w:val="none" w:sz="0" w:space="0" w:color="auto"/>
              </w:divBdr>
            </w:div>
            <w:div w:id="124584325">
              <w:marLeft w:val="480"/>
              <w:marRight w:val="0"/>
              <w:marTop w:val="0"/>
              <w:marBottom w:val="0"/>
              <w:divBdr>
                <w:top w:val="none" w:sz="0" w:space="0" w:color="auto"/>
                <w:left w:val="none" w:sz="0" w:space="0" w:color="auto"/>
                <w:bottom w:val="none" w:sz="0" w:space="0" w:color="auto"/>
                <w:right w:val="none" w:sz="0" w:space="0" w:color="auto"/>
              </w:divBdr>
            </w:div>
            <w:div w:id="124737168">
              <w:marLeft w:val="480"/>
              <w:marRight w:val="0"/>
              <w:marTop w:val="0"/>
              <w:marBottom w:val="0"/>
              <w:divBdr>
                <w:top w:val="none" w:sz="0" w:space="0" w:color="auto"/>
                <w:left w:val="none" w:sz="0" w:space="0" w:color="auto"/>
                <w:bottom w:val="none" w:sz="0" w:space="0" w:color="auto"/>
                <w:right w:val="none" w:sz="0" w:space="0" w:color="auto"/>
              </w:divBdr>
            </w:div>
            <w:div w:id="124737962">
              <w:marLeft w:val="480"/>
              <w:marRight w:val="0"/>
              <w:marTop w:val="0"/>
              <w:marBottom w:val="0"/>
              <w:divBdr>
                <w:top w:val="none" w:sz="0" w:space="0" w:color="auto"/>
                <w:left w:val="none" w:sz="0" w:space="0" w:color="auto"/>
                <w:bottom w:val="none" w:sz="0" w:space="0" w:color="auto"/>
                <w:right w:val="none" w:sz="0" w:space="0" w:color="auto"/>
              </w:divBdr>
            </w:div>
            <w:div w:id="124741702">
              <w:marLeft w:val="480"/>
              <w:marRight w:val="0"/>
              <w:marTop w:val="0"/>
              <w:marBottom w:val="0"/>
              <w:divBdr>
                <w:top w:val="none" w:sz="0" w:space="0" w:color="auto"/>
                <w:left w:val="none" w:sz="0" w:space="0" w:color="auto"/>
                <w:bottom w:val="none" w:sz="0" w:space="0" w:color="auto"/>
                <w:right w:val="none" w:sz="0" w:space="0" w:color="auto"/>
              </w:divBdr>
            </w:div>
            <w:div w:id="124743364">
              <w:marLeft w:val="480"/>
              <w:marRight w:val="0"/>
              <w:marTop w:val="0"/>
              <w:marBottom w:val="0"/>
              <w:divBdr>
                <w:top w:val="none" w:sz="0" w:space="0" w:color="auto"/>
                <w:left w:val="none" w:sz="0" w:space="0" w:color="auto"/>
                <w:bottom w:val="none" w:sz="0" w:space="0" w:color="auto"/>
                <w:right w:val="none" w:sz="0" w:space="0" w:color="auto"/>
              </w:divBdr>
            </w:div>
            <w:div w:id="124783926">
              <w:marLeft w:val="480"/>
              <w:marRight w:val="0"/>
              <w:marTop w:val="0"/>
              <w:marBottom w:val="0"/>
              <w:divBdr>
                <w:top w:val="none" w:sz="0" w:space="0" w:color="auto"/>
                <w:left w:val="none" w:sz="0" w:space="0" w:color="auto"/>
                <w:bottom w:val="none" w:sz="0" w:space="0" w:color="auto"/>
                <w:right w:val="none" w:sz="0" w:space="0" w:color="auto"/>
              </w:divBdr>
            </w:div>
            <w:div w:id="124812700">
              <w:marLeft w:val="480"/>
              <w:marRight w:val="0"/>
              <w:marTop w:val="0"/>
              <w:marBottom w:val="0"/>
              <w:divBdr>
                <w:top w:val="none" w:sz="0" w:space="0" w:color="auto"/>
                <w:left w:val="none" w:sz="0" w:space="0" w:color="auto"/>
                <w:bottom w:val="none" w:sz="0" w:space="0" w:color="auto"/>
                <w:right w:val="none" w:sz="0" w:space="0" w:color="auto"/>
              </w:divBdr>
            </w:div>
            <w:div w:id="124930422">
              <w:marLeft w:val="480"/>
              <w:marRight w:val="0"/>
              <w:marTop w:val="0"/>
              <w:marBottom w:val="0"/>
              <w:divBdr>
                <w:top w:val="none" w:sz="0" w:space="0" w:color="auto"/>
                <w:left w:val="none" w:sz="0" w:space="0" w:color="auto"/>
                <w:bottom w:val="none" w:sz="0" w:space="0" w:color="auto"/>
                <w:right w:val="none" w:sz="0" w:space="0" w:color="auto"/>
              </w:divBdr>
            </w:div>
            <w:div w:id="124978001">
              <w:marLeft w:val="480"/>
              <w:marRight w:val="0"/>
              <w:marTop w:val="0"/>
              <w:marBottom w:val="0"/>
              <w:divBdr>
                <w:top w:val="none" w:sz="0" w:space="0" w:color="auto"/>
                <w:left w:val="none" w:sz="0" w:space="0" w:color="auto"/>
                <w:bottom w:val="none" w:sz="0" w:space="0" w:color="auto"/>
                <w:right w:val="none" w:sz="0" w:space="0" w:color="auto"/>
              </w:divBdr>
            </w:div>
            <w:div w:id="125009174">
              <w:marLeft w:val="480"/>
              <w:marRight w:val="0"/>
              <w:marTop w:val="0"/>
              <w:marBottom w:val="0"/>
              <w:divBdr>
                <w:top w:val="none" w:sz="0" w:space="0" w:color="auto"/>
                <w:left w:val="none" w:sz="0" w:space="0" w:color="auto"/>
                <w:bottom w:val="none" w:sz="0" w:space="0" w:color="auto"/>
                <w:right w:val="none" w:sz="0" w:space="0" w:color="auto"/>
              </w:divBdr>
            </w:div>
            <w:div w:id="125009608">
              <w:marLeft w:val="480"/>
              <w:marRight w:val="0"/>
              <w:marTop w:val="0"/>
              <w:marBottom w:val="0"/>
              <w:divBdr>
                <w:top w:val="none" w:sz="0" w:space="0" w:color="auto"/>
                <w:left w:val="none" w:sz="0" w:space="0" w:color="auto"/>
                <w:bottom w:val="none" w:sz="0" w:space="0" w:color="auto"/>
                <w:right w:val="none" w:sz="0" w:space="0" w:color="auto"/>
              </w:divBdr>
            </w:div>
            <w:div w:id="125045692">
              <w:marLeft w:val="480"/>
              <w:marRight w:val="0"/>
              <w:marTop w:val="0"/>
              <w:marBottom w:val="0"/>
              <w:divBdr>
                <w:top w:val="none" w:sz="0" w:space="0" w:color="auto"/>
                <w:left w:val="none" w:sz="0" w:space="0" w:color="auto"/>
                <w:bottom w:val="none" w:sz="0" w:space="0" w:color="auto"/>
                <w:right w:val="none" w:sz="0" w:space="0" w:color="auto"/>
              </w:divBdr>
            </w:div>
            <w:div w:id="125127563">
              <w:marLeft w:val="480"/>
              <w:marRight w:val="0"/>
              <w:marTop w:val="0"/>
              <w:marBottom w:val="0"/>
              <w:divBdr>
                <w:top w:val="none" w:sz="0" w:space="0" w:color="auto"/>
                <w:left w:val="none" w:sz="0" w:space="0" w:color="auto"/>
                <w:bottom w:val="none" w:sz="0" w:space="0" w:color="auto"/>
                <w:right w:val="none" w:sz="0" w:space="0" w:color="auto"/>
              </w:divBdr>
            </w:div>
            <w:div w:id="125196934">
              <w:marLeft w:val="480"/>
              <w:marRight w:val="0"/>
              <w:marTop w:val="0"/>
              <w:marBottom w:val="0"/>
              <w:divBdr>
                <w:top w:val="none" w:sz="0" w:space="0" w:color="auto"/>
                <w:left w:val="none" w:sz="0" w:space="0" w:color="auto"/>
                <w:bottom w:val="none" w:sz="0" w:space="0" w:color="auto"/>
                <w:right w:val="none" w:sz="0" w:space="0" w:color="auto"/>
              </w:divBdr>
            </w:div>
            <w:div w:id="125314157">
              <w:marLeft w:val="480"/>
              <w:marRight w:val="0"/>
              <w:marTop w:val="0"/>
              <w:marBottom w:val="0"/>
              <w:divBdr>
                <w:top w:val="none" w:sz="0" w:space="0" w:color="auto"/>
                <w:left w:val="none" w:sz="0" w:space="0" w:color="auto"/>
                <w:bottom w:val="none" w:sz="0" w:space="0" w:color="auto"/>
                <w:right w:val="none" w:sz="0" w:space="0" w:color="auto"/>
              </w:divBdr>
            </w:div>
            <w:div w:id="125315788">
              <w:marLeft w:val="480"/>
              <w:marRight w:val="0"/>
              <w:marTop w:val="0"/>
              <w:marBottom w:val="0"/>
              <w:divBdr>
                <w:top w:val="none" w:sz="0" w:space="0" w:color="auto"/>
                <w:left w:val="none" w:sz="0" w:space="0" w:color="auto"/>
                <w:bottom w:val="none" w:sz="0" w:space="0" w:color="auto"/>
                <w:right w:val="none" w:sz="0" w:space="0" w:color="auto"/>
              </w:divBdr>
            </w:div>
            <w:div w:id="125317473">
              <w:marLeft w:val="480"/>
              <w:marRight w:val="0"/>
              <w:marTop w:val="0"/>
              <w:marBottom w:val="0"/>
              <w:divBdr>
                <w:top w:val="none" w:sz="0" w:space="0" w:color="auto"/>
                <w:left w:val="none" w:sz="0" w:space="0" w:color="auto"/>
                <w:bottom w:val="none" w:sz="0" w:space="0" w:color="auto"/>
                <w:right w:val="none" w:sz="0" w:space="0" w:color="auto"/>
              </w:divBdr>
            </w:div>
            <w:div w:id="125317572">
              <w:marLeft w:val="480"/>
              <w:marRight w:val="0"/>
              <w:marTop w:val="0"/>
              <w:marBottom w:val="0"/>
              <w:divBdr>
                <w:top w:val="none" w:sz="0" w:space="0" w:color="auto"/>
                <w:left w:val="none" w:sz="0" w:space="0" w:color="auto"/>
                <w:bottom w:val="none" w:sz="0" w:space="0" w:color="auto"/>
                <w:right w:val="none" w:sz="0" w:space="0" w:color="auto"/>
              </w:divBdr>
            </w:div>
            <w:div w:id="125323627">
              <w:marLeft w:val="480"/>
              <w:marRight w:val="0"/>
              <w:marTop w:val="0"/>
              <w:marBottom w:val="0"/>
              <w:divBdr>
                <w:top w:val="none" w:sz="0" w:space="0" w:color="auto"/>
                <w:left w:val="none" w:sz="0" w:space="0" w:color="auto"/>
                <w:bottom w:val="none" w:sz="0" w:space="0" w:color="auto"/>
                <w:right w:val="none" w:sz="0" w:space="0" w:color="auto"/>
              </w:divBdr>
            </w:div>
            <w:div w:id="125395191">
              <w:marLeft w:val="480"/>
              <w:marRight w:val="0"/>
              <w:marTop w:val="0"/>
              <w:marBottom w:val="0"/>
              <w:divBdr>
                <w:top w:val="none" w:sz="0" w:space="0" w:color="auto"/>
                <w:left w:val="none" w:sz="0" w:space="0" w:color="auto"/>
                <w:bottom w:val="none" w:sz="0" w:space="0" w:color="auto"/>
                <w:right w:val="none" w:sz="0" w:space="0" w:color="auto"/>
              </w:divBdr>
            </w:div>
            <w:div w:id="125632801">
              <w:marLeft w:val="480"/>
              <w:marRight w:val="0"/>
              <w:marTop w:val="0"/>
              <w:marBottom w:val="0"/>
              <w:divBdr>
                <w:top w:val="none" w:sz="0" w:space="0" w:color="auto"/>
                <w:left w:val="none" w:sz="0" w:space="0" w:color="auto"/>
                <w:bottom w:val="none" w:sz="0" w:space="0" w:color="auto"/>
                <w:right w:val="none" w:sz="0" w:space="0" w:color="auto"/>
              </w:divBdr>
            </w:div>
            <w:div w:id="125857200">
              <w:marLeft w:val="480"/>
              <w:marRight w:val="0"/>
              <w:marTop w:val="0"/>
              <w:marBottom w:val="0"/>
              <w:divBdr>
                <w:top w:val="none" w:sz="0" w:space="0" w:color="auto"/>
                <w:left w:val="none" w:sz="0" w:space="0" w:color="auto"/>
                <w:bottom w:val="none" w:sz="0" w:space="0" w:color="auto"/>
                <w:right w:val="none" w:sz="0" w:space="0" w:color="auto"/>
              </w:divBdr>
            </w:div>
            <w:div w:id="125858772">
              <w:marLeft w:val="480"/>
              <w:marRight w:val="0"/>
              <w:marTop w:val="0"/>
              <w:marBottom w:val="0"/>
              <w:divBdr>
                <w:top w:val="none" w:sz="0" w:space="0" w:color="auto"/>
                <w:left w:val="none" w:sz="0" w:space="0" w:color="auto"/>
                <w:bottom w:val="none" w:sz="0" w:space="0" w:color="auto"/>
                <w:right w:val="none" w:sz="0" w:space="0" w:color="auto"/>
              </w:divBdr>
            </w:div>
            <w:div w:id="125969287">
              <w:marLeft w:val="480"/>
              <w:marRight w:val="0"/>
              <w:marTop w:val="0"/>
              <w:marBottom w:val="0"/>
              <w:divBdr>
                <w:top w:val="none" w:sz="0" w:space="0" w:color="auto"/>
                <w:left w:val="none" w:sz="0" w:space="0" w:color="auto"/>
                <w:bottom w:val="none" w:sz="0" w:space="0" w:color="auto"/>
                <w:right w:val="none" w:sz="0" w:space="0" w:color="auto"/>
              </w:divBdr>
            </w:div>
            <w:div w:id="126167065">
              <w:marLeft w:val="480"/>
              <w:marRight w:val="0"/>
              <w:marTop w:val="0"/>
              <w:marBottom w:val="0"/>
              <w:divBdr>
                <w:top w:val="none" w:sz="0" w:space="0" w:color="auto"/>
                <w:left w:val="none" w:sz="0" w:space="0" w:color="auto"/>
                <w:bottom w:val="none" w:sz="0" w:space="0" w:color="auto"/>
                <w:right w:val="none" w:sz="0" w:space="0" w:color="auto"/>
              </w:divBdr>
            </w:div>
            <w:div w:id="126238591">
              <w:marLeft w:val="480"/>
              <w:marRight w:val="0"/>
              <w:marTop w:val="0"/>
              <w:marBottom w:val="0"/>
              <w:divBdr>
                <w:top w:val="none" w:sz="0" w:space="0" w:color="auto"/>
                <w:left w:val="none" w:sz="0" w:space="0" w:color="auto"/>
                <w:bottom w:val="none" w:sz="0" w:space="0" w:color="auto"/>
                <w:right w:val="none" w:sz="0" w:space="0" w:color="auto"/>
              </w:divBdr>
            </w:div>
            <w:div w:id="126316475">
              <w:marLeft w:val="480"/>
              <w:marRight w:val="0"/>
              <w:marTop w:val="0"/>
              <w:marBottom w:val="0"/>
              <w:divBdr>
                <w:top w:val="none" w:sz="0" w:space="0" w:color="auto"/>
                <w:left w:val="none" w:sz="0" w:space="0" w:color="auto"/>
                <w:bottom w:val="none" w:sz="0" w:space="0" w:color="auto"/>
                <w:right w:val="none" w:sz="0" w:space="0" w:color="auto"/>
              </w:divBdr>
            </w:div>
            <w:div w:id="126438122">
              <w:marLeft w:val="480"/>
              <w:marRight w:val="0"/>
              <w:marTop w:val="0"/>
              <w:marBottom w:val="0"/>
              <w:divBdr>
                <w:top w:val="none" w:sz="0" w:space="0" w:color="auto"/>
                <w:left w:val="none" w:sz="0" w:space="0" w:color="auto"/>
                <w:bottom w:val="none" w:sz="0" w:space="0" w:color="auto"/>
                <w:right w:val="none" w:sz="0" w:space="0" w:color="auto"/>
              </w:divBdr>
            </w:div>
            <w:div w:id="126554841">
              <w:marLeft w:val="480"/>
              <w:marRight w:val="0"/>
              <w:marTop w:val="0"/>
              <w:marBottom w:val="0"/>
              <w:divBdr>
                <w:top w:val="none" w:sz="0" w:space="0" w:color="auto"/>
                <w:left w:val="none" w:sz="0" w:space="0" w:color="auto"/>
                <w:bottom w:val="none" w:sz="0" w:space="0" w:color="auto"/>
                <w:right w:val="none" w:sz="0" w:space="0" w:color="auto"/>
              </w:divBdr>
            </w:div>
            <w:div w:id="126631464">
              <w:marLeft w:val="480"/>
              <w:marRight w:val="0"/>
              <w:marTop w:val="0"/>
              <w:marBottom w:val="0"/>
              <w:divBdr>
                <w:top w:val="none" w:sz="0" w:space="0" w:color="auto"/>
                <w:left w:val="none" w:sz="0" w:space="0" w:color="auto"/>
                <w:bottom w:val="none" w:sz="0" w:space="0" w:color="auto"/>
                <w:right w:val="none" w:sz="0" w:space="0" w:color="auto"/>
              </w:divBdr>
            </w:div>
            <w:div w:id="126775684">
              <w:marLeft w:val="480"/>
              <w:marRight w:val="0"/>
              <w:marTop w:val="0"/>
              <w:marBottom w:val="0"/>
              <w:divBdr>
                <w:top w:val="none" w:sz="0" w:space="0" w:color="auto"/>
                <w:left w:val="none" w:sz="0" w:space="0" w:color="auto"/>
                <w:bottom w:val="none" w:sz="0" w:space="0" w:color="auto"/>
                <w:right w:val="none" w:sz="0" w:space="0" w:color="auto"/>
              </w:divBdr>
            </w:div>
            <w:div w:id="127017771">
              <w:marLeft w:val="480"/>
              <w:marRight w:val="0"/>
              <w:marTop w:val="0"/>
              <w:marBottom w:val="0"/>
              <w:divBdr>
                <w:top w:val="none" w:sz="0" w:space="0" w:color="auto"/>
                <w:left w:val="none" w:sz="0" w:space="0" w:color="auto"/>
                <w:bottom w:val="none" w:sz="0" w:space="0" w:color="auto"/>
                <w:right w:val="none" w:sz="0" w:space="0" w:color="auto"/>
              </w:divBdr>
            </w:div>
            <w:div w:id="127165249">
              <w:marLeft w:val="480"/>
              <w:marRight w:val="0"/>
              <w:marTop w:val="0"/>
              <w:marBottom w:val="0"/>
              <w:divBdr>
                <w:top w:val="none" w:sz="0" w:space="0" w:color="auto"/>
                <w:left w:val="none" w:sz="0" w:space="0" w:color="auto"/>
                <w:bottom w:val="none" w:sz="0" w:space="0" w:color="auto"/>
                <w:right w:val="none" w:sz="0" w:space="0" w:color="auto"/>
              </w:divBdr>
            </w:div>
            <w:div w:id="127212532">
              <w:marLeft w:val="480"/>
              <w:marRight w:val="0"/>
              <w:marTop w:val="0"/>
              <w:marBottom w:val="0"/>
              <w:divBdr>
                <w:top w:val="none" w:sz="0" w:space="0" w:color="auto"/>
                <w:left w:val="none" w:sz="0" w:space="0" w:color="auto"/>
                <w:bottom w:val="none" w:sz="0" w:space="0" w:color="auto"/>
                <w:right w:val="none" w:sz="0" w:space="0" w:color="auto"/>
              </w:divBdr>
            </w:div>
            <w:div w:id="127407097">
              <w:marLeft w:val="480"/>
              <w:marRight w:val="0"/>
              <w:marTop w:val="0"/>
              <w:marBottom w:val="0"/>
              <w:divBdr>
                <w:top w:val="none" w:sz="0" w:space="0" w:color="auto"/>
                <w:left w:val="none" w:sz="0" w:space="0" w:color="auto"/>
                <w:bottom w:val="none" w:sz="0" w:space="0" w:color="auto"/>
                <w:right w:val="none" w:sz="0" w:space="0" w:color="auto"/>
              </w:divBdr>
            </w:div>
            <w:div w:id="127434705">
              <w:marLeft w:val="480"/>
              <w:marRight w:val="0"/>
              <w:marTop w:val="0"/>
              <w:marBottom w:val="0"/>
              <w:divBdr>
                <w:top w:val="none" w:sz="0" w:space="0" w:color="auto"/>
                <w:left w:val="none" w:sz="0" w:space="0" w:color="auto"/>
                <w:bottom w:val="none" w:sz="0" w:space="0" w:color="auto"/>
                <w:right w:val="none" w:sz="0" w:space="0" w:color="auto"/>
              </w:divBdr>
            </w:div>
            <w:div w:id="127548706">
              <w:marLeft w:val="480"/>
              <w:marRight w:val="0"/>
              <w:marTop w:val="0"/>
              <w:marBottom w:val="0"/>
              <w:divBdr>
                <w:top w:val="none" w:sz="0" w:space="0" w:color="auto"/>
                <w:left w:val="none" w:sz="0" w:space="0" w:color="auto"/>
                <w:bottom w:val="none" w:sz="0" w:space="0" w:color="auto"/>
                <w:right w:val="none" w:sz="0" w:space="0" w:color="auto"/>
              </w:divBdr>
            </w:div>
            <w:div w:id="127554973">
              <w:marLeft w:val="480"/>
              <w:marRight w:val="0"/>
              <w:marTop w:val="0"/>
              <w:marBottom w:val="0"/>
              <w:divBdr>
                <w:top w:val="none" w:sz="0" w:space="0" w:color="auto"/>
                <w:left w:val="none" w:sz="0" w:space="0" w:color="auto"/>
                <w:bottom w:val="none" w:sz="0" w:space="0" w:color="auto"/>
                <w:right w:val="none" w:sz="0" w:space="0" w:color="auto"/>
              </w:divBdr>
            </w:div>
            <w:div w:id="127555850">
              <w:marLeft w:val="480"/>
              <w:marRight w:val="0"/>
              <w:marTop w:val="0"/>
              <w:marBottom w:val="0"/>
              <w:divBdr>
                <w:top w:val="none" w:sz="0" w:space="0" w:color="auto"/>
                <w:left w:val="none" w:sz="0" w:space="0" w:color="auto"/>
                <w:bottom w:val="none" w:sz="0" w:space="0" w:color="auto"/>
                <w:right w:val="none" w:sz="0" w:space="0" w:color="auto"/>
              </w:divBdr>
            </w:div>
            <w:div w:id="127744544">
              <w:marLeft w:val="480"/>
              <w:marRight w:val="0"/>
              <w:marTop w:val="0"/>
              <w:marBottom w:val="0"/>
              <w:divBdr>
                <w:top w:val="none" w:sz="0" w:space="0" w:color="auto"/>
                <w:left w:val="none" w:sz="0" w:space="0" w:color="auto"/>
                <w:bottom w:val="none" w:sz="0" w:space="0" w:color="auto"/>
                <w:right w:val="none" w:sz="0" w:space="0" w:color="auto"/>
              </w:divBdr>
            </w:div>
            <w:div w:id="127825808">
              <w:marLeft w:val="480"/>
              <w:marRight w:val="0"/>
              <w:marTop w:val="0"/>
              <w:marBottom w:val="0"/>
              <w:divBdr>
                <w:top w:val="none" w:sz="0" w:space="0" w:color="auto"/>
                <w:left w:val="none" w:sz="0" w:space="0" w:color="auto"/>
                <w:bottom w:val="none" w:sz="0" w:space="0" w:color="auto"/>
                <w:right w:val="none" w:sz="0" w:space="0" w:color="auto"/>
              </w:divBdr>
            </w:div>
            <w:div w:id="127861553">
              <w:marLeft w:val="480"/>
              <w:marRight w:val="0"/>
              <w:marTop w:val="0"/>
              <w:marBottom w:val="0"/>
              <w:divBdr>
                <w:top w:val="none" w:sz="0" w:space="0" w:color="auto"/>
                <w:left w:val="none" w:sz="0" w:space="0" w:color="auto"/>
                <w:bottom w:val="none" w:sz="0" w:space="0" w:color="auto"/>
                <w:right w:val="none" w:sz="0" w:space="0" w:color="auto"/>
              </w:divBdr>
            </w:div>
            <w:div w:id="127864643">
              <w:marLeft w:val="480"/>
              <w:marRight w:val="0"/>
              <w:marTop w:val="0"/>
              <w:marBottom w:val="0"/>
              <w:divBdr>
                <w:top w:val="none" w:sz="0" w:space="0" w:color="auto"/>
                <w:left w:val="none" w:sz="0" w:space="0" w:color="auto"/>
                <w:bottom w:val="none" w:sz="0" w:space="0" w:color="auto"/>
                <w:right w:val="none" w:sz="0" w:space="0" w:color="auto"/>
              </w:divBdr>
            </w:div>
            <w:div w:id="128204082">
              <w:marLeft w:val="480"/>
              <w:marRight w:val="0"/>
              <w:marTop w:val="0"/>
              <w:marBottom w:val="0"/>
              <w:divBdr>
                <w:top w:val="none" w:sz="0" w:space="0" w:color="auto"/>
                <w:left w:val="none" w:sz="0" w:space="0" w:color="auto"/>
                <w:bottom w:val="none" w:sz="0" w:space="0" w:color="auto"/>
                <w:right w:val="none" w:sz="0" w:space="0" w:color="auto"/>
              </w:divBdr>
            </w:div>
            <w:div w:id="128398844">
              <w:marLeft w:val="480"/>
              <w:marRight w:val="0"/>
              <w:marTop w:val="0"/>
              <w:marBottom w:val="0"/>
              <w:divBdr>
                <w:top w:val="none" w:sz="0" w:space="0" w:color="auto"/>
                <w:left w:val="none" w:sz="0" w:space="0" w:color="auto"/>
                <w:bottom w:val="none" w:sz="0" w:space="0" w:color="auto"/>
                <w:right w:val="none" w:sz="0" w:space="0" w:color="auto"/>
              </w:divBdr>
            </w:div>
            <w:div w:id="128402254">
              <w:marLeft w:val="480"/>
              <w:marRight w:val="0"/>
              <w:marTop w:val="0"/>
              <w:marBottom w:val="0"/>
              <w:divBdr>
                <w:top w:val="none" w:sz="0" w:space="0" w:color="auto"/>
                <w:left w:val="none" w:sz="0" w:space="0" w:color="auto"/>
                <w:bottom w:val="none" w:sz="0" w:space="0" w:color="auto"/>
                <w:right w:val="none" w:sz="0" w:space="0" w:color="auto"/>
              </w:divBdr>
            </w:div>
            <w:div w:id="128479755">
              <w:marLeft w:val="480"/>
              <w:marRight w:val="0"/>
              <w:marTop w:val="0"/>
              <w:marBottom w:val="0"/>
              <w:divBdr>
                <w:top w:val="none" w:sz="0" w:space="0" w:color="auto"/>
                <w:left w:val="none" w:sz="0" w:space="0" w:color="auto"/>
                <w:bottom w:val="none" w:sz="0" w:space="0" w:color="auto"/>
                <w:right w:val="none" w:sz="0" w:space="0" w:color="auto"/>
              </w:divBdr>
            </w:div>
            <w:div w:id="128480914">
              <w:marLeft w:val="480"/>
              <w:marRight w:val="0"/>
              <w:marTop w:val="0"/>
              <w:marBottom w:val="0"/>
              <w:divBdr>
                <w:top w:val="none" w:sz="0" w:space="0" w:color="auto"/>
                <w:left w:val="none" w:sz="0" w:space="0" w:color="auto"/>
                <w:bottom w:val="none" w:sz="0" w:space="0" w:color="auto"/>
                <w:right w:val="none" w:sz="0" w:space="0" w:color="auto"/>
              </w:divBdr>
            </w:div>
            <w:div w:id="128481624">
              <w:marLeft w:val="480"/>
              <w:marRight w:val="0"/>
              <w:marTop w:val="0"/>
              <w:marBottom w:val="0"/>
              <w:divBdr>
                <w:top w:val="none" w:sz="0" w:space="0" w:color="auto"/>
                <w:left w:val="none" w:sz="0" w:space="0" w:color="auto"/>
                <w:bottom w:val="none" w:sz="0" w:space="0" w:color="auto"/>
                <w:right w:val="none" w:sz="0" w:space="0" w:color="auto"/>
              </w:divBdr>
            </w:div>
            <w:div w:id="128521393">
              <w:marLeft w:val="480"/>
              <w:marRight w:val="0"/>
              <w:marTop w:val="0"/>
              <w:marBottom w:val="0"/>
              <w:divBdr>
                <w:top w:val="none" w:sz="0" w:space="0" w:color="auto"/>
                <w:left w:val="none" w:sz="0" w:space="0" w:color="auto"/>
                <w:bottom w:val="none" w:sz="0" w:space="0" w:color="auto"/>
                <w:right w:val="none" w:sz="0" w:space="0" w:color="auto"/>
              </w:divBdr>
            </w:div>
            <w:div w:id="128548273">
              <w:marLeft w:val="480"/>
              <w:marRight w:val="0"/>
              <w:marTop w:val="0"/>
              <w:marBottom w:val="0"/>
              <w:divBdr>
                <w:top w:val="none" w:sz="0" w:space="0" w:color="auto"/>
                <w:left w:val="none" w:sz="0" w:space="0" w:color="auto"/>
                <w:bottom w:val="none" w:sz="0" w:space="0" w:color="auto"/>
                <w:right w:val="none" w:sz="0" w:space="0" w:color="auto"/>
              </w:divBdr>
            </w:div>
            <w:div w:id="128665971">
              <w:marLeft w:val="480"/>
              <w:marRight w:val="0"/>
              <w:marTop w:val="0"/>
              <w:marBottom w:val="0"/>
              <w:divBdr>
                <w:top w:val="none" w:sz="0" w:space="0" w:color="auto"/>
                <w:left w:val="none" w:sz="0" w:space="0" w:color="auto"/>
                <w:bottom w:val="none" w:sz="0" w:space="0" w:color="auto"/>
                <w:right w:val="none" w:sz="0" w:space="0" w:color="auto"/>
              </w:divBdr>
            </w:div>
            <w:div w:id="128713930">
              <w:marLeft w:val="480"/>
              <w:marRight w:val="0"/>
              <w:marTop w:val="0"/>
              <w:marBottom w:val="0"/>
              <w:divBdr>
                <w:top w:val="none" w:sz="0" w:space="0" w:color="auto"/>
                <w:left w:val="none" w:sz="0" w:space="0" w:color="auto"/>
                <w:bottom w:val="none" w:sz="0" w:space="0" w:color="auto"/>
                <w:right w:val="none" w:sz="0" w:space="0" w:color="auto"/>
              </w:divBdr>
            </w:div>
            <w:div w:id="128937398">
              <w:marLeft w:val="480"/>
              <w:marRight w:val="0"/>
              <w:marTop w:val="0"/>
              <w:marBottom w:val="0"/>
              <w:divBdr>
                <w:top w:val="none" w:sz="0" w:space="0" w:color="auto"/>
                <w:left w:val="none" w:sz="0" w:space="0" w:color="auto"/>
                <w:bottom w:val="none" w:sz="0" w:space="0" w:color="auto"/>
                <w:right w:val="none" w:sz="0" w:space="0" w:color="auto"/>
              </w:divBdr>
            </w:div>
            <w:div w:id="129128801">
              <w:marLeft w:val="480"/>
              <w:marRight w:val="0"/>
              <w:marTop w:val="0"/>
              <w:marBottom w:val="0"/>
              <w:divBdr>
                <w:top w:val="none" w:sz="0" w:space="0" w:color="auto"/>
                <w:left w:val="none" w:sz="0" w:space="0" w:color="auto"/>
                <w:bottom w:val="none" w:sz="0" w:space="0" w:color="auto"/>
                <w:right w:val="none" w:sz="0" w:space="0" w:color="auto"/>
              </w:divBdr>
            </w:div>
            <w:div w:id="129132003">
              <w:marLeft w:val="480"/>
              <w:marRight w:val="0"/>
              <w:marTop w:val="0"/>
              <w:marBottom w:val="0"/>
              <w:divBdr>
                <w:top w:val="none" w:sz="0" w:space="0" w:color="auto"/>
                <w:left w:val="none" w:sz="0" w:space="0" w:color="auto"/>
                <w:bottom w:val="none" w:sz="0" w:space="0" w:color="auto"/>
                <w:right w:val="none" w:sz="0" w:space="0" w:color="auto"/>
              </w:divBdr>
            </w:div>
            <w:div w:id="129251907">
              <w:marLeft w:val="480"/>
              <w:marRight w:val="0"/>
              <w:marTop w:val="0"/>
              <w:marBottom w:val="0"/>
              <w:divBdr>
                <w:top w:val="none" w:sz="0" w:space="0" w:color="auto"/>
                <w:left w:val="none" w:sz="0" w:space="0" w:color="auto"/>
                <w:bottom w:val="none" w:sz="0" w:space="0" w:color="auto"/>
                <w:right w:val="none" w:sz="0" w:space="0" w:color="auto"/>
              </w:divBdr>
            </w:div>
            <w:div w:id="129789383">
              <w:marLeft w:val="480"/>
              <w:marRight w:val="0"/>
              <w:marTop w:val="0"/>
              <w:marBottom w:val="0"/>
              <w:divBdr>
                <w:top w:val="none" w:sz="0" w:space="0" w:color="auto"/>
                <w:left w:val="none" w:sz="0" w:space="0" w:color="auto"/>
                <w:bottom w:val="none" w:sz="0" w:space="0" w:color="auto"/>
                <w:right w:val="none" w:sz="0" w:space="0" w:color="auto"/>
              </w:divBdr>
            </w:div>
            <w:div w:id="129828644">
              <w:marLeft w:val="480"/>
              <w:marRight w:val="0"/>
              <w:marTop w:val="0"/>
              <w:marBottom w:val="0"/>
              <w:divBdr>
                <w:top w:val="none" w:sz="0" w:space="0" w:color="auto"/>
                <w:left w:val="none" w:sz="0" w:space="0" w:color="auto"/>
                <w:bottom w:val="none" w:sz="0" w:space="0" w:color="auto"/>
                <w:right w:val="none" w:sz="0" w:space="0" w:color="auto"/>
              </w:divBdr>
            </w:div>
            <w:div w:id="129834445">
              <w:marLeft w:val="480"/>
              <w:marRight w:val="0"/>
              <w:marTop w:val="0"/>
              <w:marBottom w:val="0"/>
              <w:divBdr>
                <w:top w:val="none" w:sz="0" w:space="0" w:color="auto"/>
                <w:left w:val="none" w:sz="0" w:space="0" w:color="auto"/>
                <w:bottom w:val="none" w:sz="0" w:space="0" w:color="auto"/>
                <w:right w:val="none" w:sz="0" w:space="0" w:color="auto"/>
              </w:divBdr>
            </w:div>
            <w:div w:id="129835341">
              <w:marLeft w:val="480"/>
              <w:marRight w:val="0"/>
              <w:marTop w:val="0"/>
              <w:marBottom w:val="0"/>
              <w:divBdr>
                <w:top w:val="none" w:sz="0" w:space="0" w:color="auto"/>
                <w:left w:val="none" w:sz="0" w:space="0" w:color="auto"/>
                <w:bottom w:val="none" w:sz="0" w:space="0" w:color="auto"/>
                <w:right w:val="none" w:sz="0" w:space="0" w:color="auto"/>
              </w:divBdr>
            </w:div>
            <w:div w:id="129859309">
              <w:marLeft w:val="480"/>
              <w:marRight w:val="0"/>
              <w:marTop w:val="0"/>
              <w:marBottom w:val="0"/>
              <w:divBdr>
                <w:top w:val="none" w:sz="0" w:space="0" w:color="auto"/>
                <w:left w:val="none" w:sz="0" w:space="0" w:color="auto"/>
                <w:bottom w:val="none" w:sz="0" w:space="0" w:color="auto"/>
                <w:right w:val="none" w:sz="0" w:space="0" w:color="auto"/>
              </w:divBdr>
            </w:div>
            <w:div w:id="129906929">
              <w:marLeft w:val="480"/>
              <w:marRight w:val="0"/>
              <w:marTop w:val="0"/>
              <w:marBottom w:val="0"/>
              <w:divBdr>
                <w:top w:val="none" w:sz="0" w:space="0" w:color="auto"/>
                <w:left w:val="none" w:sz="0" w:space="0" w:color="auto"/>
                <w:bottom w:val="none" w:sz="0" w:space="0" w:color="auto"/>
                <w:right w:val="none" w:sz="0" w:space="0" w:color="auto"/>
              </w:divBdr>
            </w:div>
            <w:div w:id="129982422">
              <w:marLeft w:val="480"/>
              <w:marRight w:val="0"/>
              <w:marTop w:val="0"/>
              <w:marBottom w:val="0"/>
              <w:divBdr>
                <w:top w:val="none" w:sz="0" w:space="0" w:color="auto"/>
                <w:left w:val="none" w:sz="0" w:space="0" w:color="auto"/>
                <w:bottom w:val="none" w:sz="0" w:space="0" w:color="auto"/>
                <w:right w:val="none" w:sz="0" w:space="0" w:color="auto"/>
              </w:divBdr>
            </w:div>
            <w:div w:id="129984143">
              <w:marLeft w:val="480"/>
              <w:marRight w:val="0"/>
              <w:marTop w:val="0"/>
              <w:marBottom w:val="0"/>
              <w:divBdr>
                <w:top w:val="none" w:sz="0" w:space="0" w:color="auto"/>
                <w:left w:val="none" w:sz="0" w:space="0" w:color="auto"/>
                <w:bottom w:val="none" w:sz="0" w:space="0" w:color="auto"/>
                <w:right w:val="none" w:sz="0" w:space="0" w:color="auto"/>
              </w:divBdr>
            </w:div>
            <w:div w:id="129985552">
              <w:marLeft w:val="480"/>
              <w:marRight w:val="0"/>
              <w:marTop w:val="0"/>
              <w:marBottom w:val="0"/>
              <w:divBdr>
                <w:top w:val="none" w:sz="0" w:space="0" w:color="auto"/>
                <w:left w:val="none" w:sz="0" w:space="0" w:color="auto"/>
                <w:bottom w:val="none" w:sz="0" w:space="0" w:color="auto"/>
                <w:right w:val="none" w:sz="0" w:space="0" w:color="auto"/>
              </w:divBdr>
            </w:div>
            <w:div w:id="130290842">
              <w:marLeft w:val="480"/>
              <w:marRight w:val="0"/>
              <w:marTop w:val="0"/>
              <w:marBottom w:val="0"/>
              <w:divBdr>
                <w:top w:val="none" w:sz="0" w:space="0" w:color="auto"/>
                <w:left w:val="none" w:sz="0" w:space="0" w:color="auto"/>
                <w:bottom w:val="none" w:sz="0" w:space="0" w:color="auto"/>
                <w:right w:val="none" w:sz="0" w:space="0" w:color="auto"/>
              </w:divBdr>
            </w:div>
            <w:div w:id="130443014">
              <w:marLeft w:val="480"/>
              <w:marRight w:val="0"/>
              <w:marTop w:val="0"/>
              <w:marBottom w:val="0"/>
              <w:divBdr>
                <w:top w:val="none" w:sz="0" w:space="0" w:color="auto"/>
                <w:left w:val="none" w:sz="0" w:space="0" w:color="auto"/>
                <w:bottom w:val="none" w:sz="0" w:space="0" w:color="auto"/>
                <w:right w:val="none" w:sz="0" w:space="0" w:color="auto"/>
              </w:divBdr>
            </w:div>
            <w:div w:id="130443140">
              <w:marLeft w:val="480"/>
              <w:marRight w:val="0"/>
              <w:marTop w:val="0"/>
              <w:marBottom w:val="0"/>
              <w:divBdr>
                <w:top w:val="none" w:sz="0" w:space="0" w:color="auto"/>
                <w:left w:val="none" w:sz="0" w:space="0" w:color="auto"/>
                <w:bottom w:val="none" w:sz="0" w:space="0" w:color="auto"/>
                <w:right w:val="none" w:sz="0" w:space="0" w:color="auto"/>
              </w:divBdr>
            </w:div>
            <w:div w:id="130444273">
              <w:marLeft w:val="480"/>
              <w:marRight w:val="0"/>
              <w:marTop w:val="0"/>
              <w:marBottom w:val="0"/>
              <w:divBdr>
                <w:top w:val="none" w:sz="0" w:space="0" w:color="auto"/>
                <w:left w:val="none" w:sz="0" w:space="0" w:color="auto"/>
                <w:bottom w:val="none" w:sz="0" w:space="0" w:color="auto"/>
                <w:right w:val="none" w:sz="0" w:space="0" w:color="auto"/>
              </w:divBdr>
            </w:div>
            <w:div w:id="130564358">
              <w:marLeft w:val="480"/>
              <w:marRight w:val="0"/>
              <w:marTop w:val="0"/>
              <w:marBottom w:val="0"/>
              <w:divBdr>
                <w:top w:val="none" w:sz="0" w:space="0" w:color="auto"/>
                <w:left w:val="none" w:sz="0" w:space="0" w:color="auto"/>
                <w:bottom w:val="none" w:sz="0" w:space="0" w:color="auto"/>
                <w:right w:val="none" w:sz="0" w:space="0" w:color="auto"/>
              </w:divBdr>
            </w:div>
            <w:div w:id="130635268">
              <w:marLeft w:val="480"/>
              <w:marRight w:val="0"/>
              <w:marTop w:val="0"/>
              <w:marBottom w:val="0"/>
              <w:divBdr>
                <w:top w:val="none" w:sz="0" w:space="0" w:color="auto"/>
                <w:left w:val="none" w:sz="0" w:space="0" w:color="auto"/>
                <w:bottom w:val="none" w:sz="0" w:space="0" w:color="auto"/>
                <w:right w:val="none" w:sz="0" w:space="0" w:color="auto"/>
              </w:divBdr>
            </w:div>
            <w:div w:id="130637636">
              <w:marLeft w:val="480"/>
              <w:marRight w:val="0"/>
              <w:marTop w:val="0"/>
              <w:marBottom w:val="0"/>
              <w:divBdr>
                <w:top w:val="none" w:sz="0" w:space="0" w:color="auto"/>
                <w:left w:val="none" w:sz="0" w:space="0" w:color="auto"/>
                <w:bottom w:val="none" w:sz="0" w:space="0" w:color="auto"/>
                <w:right w:val="none" w:sz="0" w:space="0" w:color="auto"/>
              </w:divBdr>
            </w:div>
            <w:div w:id="130710890">
              <w:marLeft w:val="480"/>
              <w:marRight w:val="0"/>
              <w:marTop w:val="0"/>
              <w:marBottom w:val="0"/>
              <w:divBdr>
                <w:top w:val="none" w:sz="0" w:space="0" w:color="auto"/>
                <w:left w:val="none" w:sz="0" w:space="0" w:color="auto"/>
                <w:bottom w:val="none" w:sz="0" w:space="0" w:color="auto"/>
                <w:right w:val="none" w:sz="0" w:space="0" w:color="auto"/>
              </w:divBdr>
            </w:div>
            <w:div w:id="131138511">
              <w:marLeft w:val="480"/>
              <w:marRight w:val="0"/>
              <w:marTop w:val="0"/>
              <w:marBottom w:val="0"/>
              <w:divBdr>
                <w:top w:val="none" w:sz="0" w:space="0" w:color="auto"/>
                <w:left w:val="none" w:sz="0" w:space="0" w:color="auto"/>
                <w:bottom w:val="none" w:sz="0" w:space="0" w:color="auto"/>
                <w:right w:val="none" w:sz="0" w:space="0" w:color="auto"/>
              </w:divBdr>
            </w:div>
            <w:div w:id="131292751">
              <w:marLeft w:val="480"/>
              <w:marRight w:val="0"/>
              <w:marTop w:val="0"/>
              <w:marBottom w:val="0"/>
              <w:divBdr>
                <w:top w:val="none" w:sz="0" w:space="0" w:color="auto"/>
                <w:left w:val="none" w:sz="0" w:space="0" w:color="auto"/>
                <w:bottom w:val="none" w:sz="0" w:space="0" w:color="auto"/>
                <w:right w:val="none" w:sz="0" w:space="0" w:color="auto"/>
              </w:divBdr>
            </w:div>
            <w:div w:id="131365713">
              <w:marLeft w:val="480"/>
              <w:marRight w:val="0"/>
              <w:marTop w:val="0"/>
              <w:marBottom w:val="0"/>
              <w:divBdr>
                <w:top w:val="none" w:sz="0" w:space="0" w:color="auto"/>
                <w:left w:val="none" w:sz="0" w:space="0" w:color="auto"/>
                <w:bottom w:val="none" w:sz="0" w:space="0" w:color="auto"/>
                <w:right w:val="none" w:sz="0" w:space="0" w:color="auto"/>
              </w:divBdr>
            </w:div>
            <w:div w:id="131557362">
              <w:marLeft w:val="480"/>
              <w:marRight w:val="0"/>
              <w:marTop w:val="0"/>
              <w:marBottom w:val="0"/>
              <w:divBdr>
                <w:top w:val="none" w:sz="0" w:space="0" w:color="auto"/>
                <w:left w:val="none" w:sz="0" w:space="0" w:color="auto"/>
                <w:bottom w:val="none" w:sz="0" w:space="0" w:color="auto"/>
                <w:right w:val="none" w:sz="0" w:space="0" w:color="auto"/>
              </w:divBdr>
            </w:div>
            <w:div w:id="131561896">
              <w:marLeft w:val="480"/>
              <w:marRight w:val="0"/>
              <w:marTop w:val="0"/>
              <w:marBottom w:val="0"/>
              <w:divBdr>
                <w:top w:val="none" w:sz="0" w:space="0" w:color="auto"/>
                <w:left w:val="none" w:sz="0" w:space="0" w:color="auto"/>
                <w:bottom w:val="none" w:sz="0" w:space="0" w:color="auto"/>
                <w:right w:val="none" w:sz="0" w:space="0" w:color="auto"/>
              </w:divBdr>
            </w:div>
            <w:div w:id="131599740">
              <w:marLeft w:val="480"/>
              <w:marRight w:val="0"/>
              <w:marTop w:val="0"/>
              <w:marBottom w:val="0"/>
              <w:divBdr>
                <w:top w:val="none" w:sz="0" w:space="0" w:color="auto"/>
                <w:left w:val="none" w:sz="0" w:space="0" w:color="auto"/>
                <w:bottom w:val="none" w:sz="0" w:space="0" w:color="auto"/>
                <w:right w:val="none" w:sz="0" w:space="0" w:color="auto"/>
              </w:divBdr>
            </w:div>
            <w:div w:id="131677658">
              <w:marLeft w:val="480"/>
              <w:marRight w:val="0"/>
              <w:marTop w:val="0"/>
              <w:marBottom w:val="0"/>
              <w:divBdr>
                <w:top w:val="none" w:sz="0" w:space="0" w:color="auto"/>
                <w:left w:val="none" w:sz="0" w:space="0" w:color="auto"/>
                <w:bottom w:val="none" w:sz="0" w:space="0" w:color="auto"/>
                <w:right w:val="none" w:sz="0" w:space="0" w:color="auto"/>
              </w:divBdr>
            </w:div>
            <w:div w:id="131796941">
              <w:marLeft w:val="480"/>
              <w:marRight w:val="0"/>
              <w:marTop w:val="0"/>
              <w:marBottom w:val="0"/>
              <w:divBdr>
                <w:top w:val="none" w:sz="0" w:space="0" w:color="auto"/>
                <w:left w:val="none" w:sz="0" w:space="0" w:color="auto"/>
                <w:bottom w:val="none" w:sz="0" w:space="0" w:color="auto"/>
                <w:right w:val="none" w:sz="0" w:space="0" w:color="auto"/>
              </w:divBdr>
            </w:div>
            <w:div w:id="131869225">
              <w:marLeft w:val="480"/>
              <w:marRight w:val="0"/>
              <w:marTop w:val="0"/>
              <w:marBottom w:val="0"/>
              <w:divBdr>
                <w:top w:val="none" w:sz="0" w:space="0" w:color="auto"/>
                <w:left w:val="none" w:sz="0" w:space="0" w:color="auto"/>
                <w:bottom w:val="none" w:sz="0" w:space="0" w:color="auto"/>
                <w:right w:val="none" w:sz="0" w:space="0" w:color="auto"/>
              </w:divBdr>
            </w:div>
            <w:div w:id="131942747">
              <w:marLeft w:val="480"/>
              <w:marRight w:val="0"/>
              <w:marTop w:val="0"/>
              <w:marBottom w:val="0"/>
              <w:divBdr>
                <w:top w:val="none" w:sz="0" w:space="0" w:color="auto"/>
                <w:left w:val="none" w:sz="0" w:space="0" w:color="auto"/>
                <w:bottom w:val="none" w:sz="0" w:space="0" w:color="auto"/>
                <w:right w:val="none" w:sz="0" w:space="0" w:color="auto"/>
              </w:divBdr>
            </w:div>
            <w:div w:id="132063258">
              <w:marLeft w:val="480"/>
              <w:marRight w:val="0"/>
              <w:marTop w:val="0"/>
              <w:marBottom w:val="0"/>
              <w:divBdr>
                <w:top w:val="none" w:sz="0" w:space="0" w:color="auto"/>
                <w:left w:val="none" w:sz="0" w:space="0" w:color="auto"/>
                <w:bottom w:val="none" w:sz="0" w:space="0" w:color="auto"/>
                <w:right w:val="none" w:sz="0" w:space="0" w:color="auto"/>
              </w:divBdr>
            </w:div>
            <w:div w:id="132066618">
              <w:marLeft w:val="480"/>
              <w:marRight w:val="0"/>
              <w:marTop w:val="0"/>
              <w:marBottom w:val="0"/>
              <w:divBdr>
                <w:top w:val="none" w:sz="0" w:space="0" w:color="auto"/>
                <w:left w:val="none" w:sz="0" w:space="0" w:color="auto"/>
                <w:bottom w:val="none" w:sz="0" w:space="0" w:color="auto"/>
                <w:right w:val="none" w:sz="0" w:space="0" w:color="auto"/>
              </w:divBdr>
            </w:div>
            <w:div w:id="132404771">
              <w:marLeft w:val="480"/>
              <w:marRight w:val="0"/>
              <w:marTop w:val="0"/>
              <w:marBottom w:val="0"/>
              <w:divBdr>
                <w:top w:val="none" w:sz="0" w:space="0" w:color="auto"/>
                <w:left w:val="none" w:sz="0" w:space="0" w:color="auto"/>
                <w:bottom w:val="none" w:sz="0" w:space="0" w:color="auto"/>
                <w:right w:val="none" w:sz="0" w:space="0" w:color="auto"/>
              </w:divBdr>
            </w:div>
            <w:div w:id="132450573">
              <w:marLeft w:val="480"/>
              <w:marRight w:val="0"/>
              <w:marTop w:val="0"/>
              <w:marBottom w:val="0"/>
              <w:divBdr>
                <w:top w:val="none" w:sz="0" w:space="0" w:color="auto"/>
                <w:left w:val="none" w:sz="0" w:space="0" w:color="auto"/>
                <w:bottom w:val="none" w:sz="0" w:space="0" w:color="auto"/>
                <w:right w:val="none" w:sz="0" w:space="0" w:color="auto"/>
              </w:divBdr>
            </w:div>
            <w:div w:id="132527462">
              <w:marLeft w:val="480"/>
              <w:marRight w:val="0"/>
              <w:marTop w:val="0"/>
              <w:marBottom w:val="0"/>
              <w:divBdr>
                <w:top w:val="none" w:sz="0" w:space="0" w:color="auto"/>
                <w:left w:val="none" w:sz="0" w:space="0" w:color="auto"/>
                <w:bottom w:val="none" w:sz="0" w:space="0" w:color="auto"/>
                <w:right w:val="none" w:sz="0" w:space="0" w:color="auto"/>
              </w:divBdr>
            </w:div>
            <w:div w:id="132646485">
              <w:marLeft w:val="480"/>
              <w:marRight w:val="0"/>
              <w:marTop w:val="0"/>
              <w:marBottom w:val="0"/>
              <w:divBdr>
                <w:top w:val="none" w:sz="0" w:space="0" w:color="auto"/>
                <w:left w:val="none" w:sz="0" w:space="0" w:color="auto"/>
                <w:bottom w:val="none" w:sz="0" w:space="0" w:color="auto"/>
                <w:right w:val="none" w:sz="0" w:space="0" w:color="auto"/>
              </w:divBdr>
            </w:div>
            <w:div w:id="132676282">
              <w:marLeft w:val="480"/>
              <w:marRight w:val="0"/>
              <w:marTop w:val="0"/>
              <w:marBottom w:val="0"/>
              <w:divBdr>
                <w:top w:val="none" w:sz="0" w:space="0" w:color="auto"/>
                <w:left w:val="none" w:sz="0" w:space="0" w:color="auto"/>
                <w:bottom w:val="none" w:sz="0" w:space="0" w:color="auto"/>
                <w:right w:val="none" w:sz="0" w:space="0" w:color="auto"/>
              </w:divBdr>
            </w:div>
            <w:div w:id="132797181">
              <w:marLeft w:val="480"/>
              <w:marRight w:val="0"/>
              <w:marTop w:val="0"/>
              <w:marBottom w:val="0"/>
              <w:divBdr>
                <w:top w:val="none" w:sz="0" w:space="0" w:color="auto"/>
                <w:left w:val="none" w:sz="0" w:space="0" w:color="auto"/>
                <w:bottom w:val="none" w:sz="0" w:space="0" w:color="auto"/>
                <w:right w:val="none" w:sz="0" w:space="0" w:color="auto"/>
              </w:divBdr>
            </w:div>
            <w:div w:id="132797571">
              <w:marLeft w:val="480"/>
              <w:marRight w:val="0"/>
              <w:marTop w:val="0"/>
              <w:marBottom w:val="0"/>
              <w:divBdr>
                <w:top w:val="none" w:sz="0" w:space="0" w:color="auto"/>
                <w:left w:val="none" w:sz="0" w:space="0" w:color="auto"/>
                <w:bottom w:val="none" w:sz="0" w:space="0" w:color="auto"/>
                <w:right w:val="none" w:sz="0" w:space="0" w:color="auto"/>
              </w:divBdr>
            </w:div>
            <w:div w:id="132866039">
              <w:marLeft w:val="480"/>
              <w:marRight w:val="0"/>
              <w:marTop w:val="0"/>
              <w:marBottom w:val="0"/>
              <w:divBdr>
                <w:top w:val="none" w:sz="0" w:space="0" w:color="auto"/>
                <w:left w:val="none" w:sz="0" w:space="0" w:color="auto"/>
                <w:bottom w:val="none" w:sz="0" w:space="0" w:color="auto"/>
                <w:right w:val="none" w:sz="0" w:space="0" w:color="auto"/>
              </w:divBdr>
            </w:div>
            <w:div w:id="132871621">
              <w:marLeft w:val="480"/>
              <w:marRight w:val="0"/>
              <w:marTop w:val="0"/>
              <w:marBottom w:val="0"/>
              <w:divBdr>
                <w:top w:val="none" w:sz="0" w:space="0" w:color="auto"/>
                <w:left w:val="none" w:sz="0" w:space="0" w:color="auto"/>
                <w:bottom w:val="none" w:sz="0" w:space="0" w:color="auto"/>
                <w:right w:val="none" w:sz="0" w:space="0" w:color="auto"/>
              </w:divBdr>
            </w:div>
            <w:div w:id="132911049">
              <w:marLeft w:val="480"/>
              <w:marRight w:val="0"/>
              <w:marTop w:val="0"/>
              <w:marBottom w:val="0"/>
              <w:divBdr>
                <w:top w:val="none" w:sz="0" w:space="0" w:color="auto"/>
                <w:left w:val="none" w:sz="0" w:space="0" w:color="auto"/>
                <w:bottom w:val="none" w:sz="0" w:space="0" w:color="auto"/>
                <w:right w:val="none" w:sz="0" w:space="0" w:color="auto"/>
              </w:divBdr>
            </w:div>
            <w:div w:id="132913328">
              <w:marLeft w:val="480"/>
              <w:marRight w:val="0"/>
              <w:marTop w:val="0"/>
              <w:marBottom w:val="0"/>
              <w:divBdr>
                <w:top w:val="none" w:sz="0" w:space="0" w:color="auto"/>
                <w:left w:val="none" w:sz="0" w:space="0" w:color="auto"/>
                <w:bottom w:val="none" w:sz="0" w:space="0" w:color="auto"/>
                <w:right w:val="none" w:sz="0" w:space="0" w:color="auto"/>
              </w:divBdr>
            </w:div>
            <w:div w:id="133059992">
              <w:marLeft w:val="480"/>
              <w:marRight w:val="0"/>
              <w:marTop w:val="0"/>
              <w:marBottom w:val="0"/>
              <w:divBdr>
                <w:top w:val="none" w:sz="0" w:space="0" w:color="auto"/>
                <w:left w:val="none" w:sz="0" w:space="0" w:color="auto"/>
                <w:bottom w:val="none" w:sz="0" w:space="0" w:color="auto"/>
                <w:right w:val="none" w:sz="0" w:space="0" w:color="auto"/>
              </w:divBdr>
            </w:div>
            <w:div w:id="133063100">
              <w:marLeft w:val="480"/>
              <w:marRight w:val="0"/>
              <w:marTop w:val="0"/>
              <w:marBottom w:val="0"/>
              <w:divBdr>
                <w:top w:val="none" w:sz="0" w:space="0" w:color="auto"/>
                <w:left w:val="none" w:sz="0" w:space="0" w:color="auto"/>
                <w:bottom w:val="none" w:sz="0" w:space="0" w:color="auto"/>
                <w:right w:val="none" w:sz="0" w:space="0" w:color="auto"/>
              </w:divBdr>
            </w:div>
            <w:div w:id="133066300">
              <w:marLeft w:val="480"/>
              <w:marRight w:val="0"/>
              <w:marTop w:val="0"/>
              <w:marBottom w:val="0"/>
              <w:divBdr>
                <w:top w:val="none" w:sz="0" w:space="0" w:color="auto"/>
                <w:left w:val="none" w:sz="0" w:space="0" w:color="auto"/>
                <w:bottom w:val="none" w:sz="0" w:space="0" w:color="auto"/>
                <w:right w:val="none" w:sz="0" w:space="0" w:color="auto"/>
              </w:divBdr>
            </w:div>
            <w:div w:id="133106393">
              <w:marLeft w:val="480"/>
              <w:marRight w:val="0"/>
              <w:marTop w:val="0"/>
              <w:marBottom w:val="0"/>
              <w:divBdr>
                <w:top w:val="none" w:sz="0" w:space="0" w:color="auto"/>
                <w:left w:val="none" w:sz="0" w:space="0" w:color="auto"/>
                <w:bottom w:val="none" w:sz="0" w:space="0" w:color="auto"/>
                <w:right w:val="none" w:sz="0" w:space="0" w:color="auto"/>
              </w:divBdr>
            </w:div>
            <w:div w:id="133177828">
              <w:marLeft w:val="480"/>
              <w:marRight w:val="0"/>
              <w:marTop w:val="0"/>
              <w:marBottom w:val="0"/>
              <w:divBdr>
                <w:top w:val="none" w:sz="0" w:space="0" w:color="auto"/>
                <w:left w:val="none" w:sz="0" w:space="0" w:color="auto"/>
                <w:bottom w:val="none" w:sz="0" w:space="0" w:color="auto"/>
                <w:right w:val="none" w:sz="0" w:space="0" w:color="auto"/>
              </w:divBdr>
            </w:div>
            <w:div w:id="133179689">
              <w:marLeft w:val="480"/>
              <w:marRight w:val="0"/>
              <w:marTop w:val="0"/>
              <w:marBottom w:val="0"/>
              <w:divBdr>
                <w:top w:val="none" w:sz="0" w:space="0" w:color="auto"/>
                <w:left w:val="none" w:sz="0" w:space="0" w:color="auto"/>
                <w:bottom w:val="none" w:sz="0" w:space="0" w:color="auto"/>
                <w:right w:val="none" w:sz="0" w:space="0" w:color="auto"/>
              </w:divBdr>
            </w:div>
            <w:div w:id="133254076">
              <w:marLeft w:val="480"/>
              <w:marRight w:val="0"/>
              <w:marTop w:val="0"/>
              <w:marBottom w:val="0"/>
              <w:divBdr>
                <w:top w:val="none" w:sz="0" w:space="0" w:color="auto"/>
                <w:left w:val="none" w:sz="0" w:space="0" w:color="auto"/>
                <w:bottom w:val="none" w:sz="0" w:space="0" w:color="auto"/>
                <w:right w:val="none" w:sz="0" w:space="0" w:color="auto"/>
              </w:divBdr>
            </w:div>
            <w:div w:id="133262225">
              <w:marLeft w:val="480"/>
              <w:marRight w:val="0"/>
              <w:marTop w:val="0"/>
              <w:marBottom w:val="0"/>
              <w:divBdr>
                <w:top w:val="none" w:sz="0" w:space="0" w:color="auto"/>
                <w:left w:val="none" w:sz="0" w:space="0" w:color="auto"/>
                <w:bottom w:val="none" w:sz="0" w:space="0" w:color="auto"/>
                <w:right w:val="none" w:sz="0" w:space="0" w:color="auto"/>
              </w:divBdr>
            </w:div>
            <w:div w:id="133303479">
              <w:marLeft w:val="480"/>
              <w:marRight w:val="0"/>
              <w:marTop w:val="0"/>
              <w:marBottom w:val="0"/>
              <w:divBdr>
                <w:top w:val="none" w:sz="0" w:space="0" w:color="auto"/>
                <w:left w:val="none" w:sz="0" w:space="0" w:color="auto"/>
                <w:bottom w:val="none" w:sz="0" w:space="0" w:color="auto"/>
                <w:right w:val="none" w:sz="0" w:space="0" w:color="auto"/>
              </w:divBdr>
            </w:div>
            <w:div w:id="133378326">
              <w:marLeft w:val="480"/>
              <w:marRight w:val="0"/>
              <w:marTop w:val="0"/>
              <w:marBottom w:val="0"/>
              <w:divBdr>
                <w:top w:val="none" w:sz="0" w:space="0" w:color="auto"/>
                <w:left w:val="none" w:sz="0" w:space="0" w:color="auto"/>
                <w:bottom w:val="none" w:sz="0" w:space="0" w:color="auto"/>
                <w:right w:val="none" w:sz="0" w:space="0" w:color="auto"/>
              </w:divBdr>
            </w:div>
            <w:div w:id="133453700">
              <w:marLeft w:val="480"/>
              <w:marRight w:val="0"/>
              <w:marTop w:val="0"/>
              <w:marBottom w:val="0"/>
              <w:divBdr>
                <w:top w:val="none" w:sz="0" w:space="0" w:color="auto"/>
                <w:left w:val="none" w:sz="0" w:space="0" w:color="auto"/>
                <w:bottom w:val="none" w:sz="0" w:space="0" w:color="auto"/>
                <w:right w:val="none" w:sz="0" w:space="0" w:color="auto"/>
              </w:divBdr>
            </w:div>
            <w:div w:id="133525492">
              <w:marLeft w:val="480"/>
              <w:marRight w:val="0"/>
              <w:marTop w:val="0"/>
              <w:marBottom w:val="0"/>
              <w:divBdr>
                <w:top w:val="none" w:sz="0" w:space="0" w:color="auto"/>
                <w:left w:val="none" w:sz="0" w:space="0" w:color="auto"/>
                <w:bottom w:val="none" w:sz="0" w:space="0" w:color="auto"/>
                <w:right w:val="none" w:sz="0" w:space="0" w:color="auto"/>
              </w:divBdr>
            </w:div>
            <w:div w:id="133568564">
              <w:marLeft w:val="480"/>
              <w:marRight w:val="0"/>
              <w:marTop w:val="0"/>
              <w:marBottom w:val="0"/>
              <w:divBdr>
                <w:top w:val="none" w:sz="0" w:space="0" w:color="auto"/>
                <w:left w:val="none" w:sz="0" w:space="0" w:color="auto"/>
                <w:bottom w:val="none" w:sz="0" w:space="0" w:color="auto"/>
                <w:right w:val="none" w:sz="0" w:space="0" w:color="auto"/>
              </w:divBdr>
            </w:div>
            <w:div w:id="133833669">
              <w:marLeft w:val="480"/>
              <w:marRight w:val="0"/>
              <w:marTop w:val="0"/>
              <w:marBottom w:val="0"/>
              <w:divBdr>
                <w:top w:val="none" w:sz="0" w:space="0" w:color="auto"/>
                <w:left w:val="none" w:sz="0" w:space="0" w:color="auto"/>
                <w:bottom w:val="none" w:sz="0" w:space="0" w:color="auto"/>
                <w:right w:val="none" w:sz="0" w:space="0" w:color="auto"/>
              </w:divBdr>
            </w:div>
            <w:div w:id="133956208">
              <w:marLeft w:val="480"/>
              <w:marRight w:val="0"/>
              <w:marTop w:val="0"/>
              <w:marBottom w:val="0"/>
              <w:divBdr>
                <w:top w:val="none" w:sz="0" w:space="0" w:color="auto"/>
                <w:left w:val="none" w:sz="0" w:space="0" w:color="auto"/>
                <w:bottom w:val="none" w:sz="0" w:space="0" w:color="auto"/>
                <w:right w:val="none" w:sz="0" w:space="0" w:color="auto"/>
              </w:divBdr>
            </w:div>
            <w:div w:id="134035610">
              <w:marLeft w:val="480"/>
              <w:marRight w:val="0"/>
              <w:marTop w:val="0"/>
              <w:marBottom w:val="0"/>
              <w:divBdr>
                <w:top w:val="none" w:sz="0" w:space="0" w:color="auto"/>
                <w:left w:val="none" w:sz="0" w:space="0" w:color="auto"/>
                <w:bottom w:val="none" w:sz="0" w:space="0" w:color="auto"/>
                <w:right w:val="none" w:sz="0" w:space="0" w:color="auto"/>
              </w:divBdr>
            </w:div>
            <w:div w:id="134102716">
              <w:marLeft w:val="480"/>
              <w:marRight w:val="0"/>
              <w:marTop w:val="0"/>
              <w:marBottom w:val="0"/>
              <w:divBdr>
                <w:top w:val="none" w:sz="0" w:space="0" w:color="auto"/>
                <w:left w:val="none" w:sz="0" w:space="0" w:color="auto"/>
                <w:bottom w:val="none" w:sz="0" w:space="0" w:color="auto"/>
                <w:right w:val="none" w:sz="0" w:space="0" w:color="auto"/>
              </w:divBdr>
            </w:div>
            <w:div w:id="134103390">
              <w:marLeft w:val="480"/>
              <w:marRight w:val="0"/>
              <w:marTop w:val="0"/>
              <w:marBottom w:val="0"/>
              <w:divBdr>
                <w:top w:val="none" w:sz="0" w:space="0" w:color="auto"/>
                <w:left w:val="none" w:sz="0" w:space="0" w:color="auto"/>
                <w:bottom w:val="none" w:sz="0" w:space="0" w:color="auto"/>
                <w:right w:val="none" w:sz="0" w:space="0" w:color="auto"/>
              </w:divBdr>
            </w:div>
            <w:div w:id="134108950">
              <w:marLeft w:val="480"/>
              <w:marRight w:val="0"/>
              <w:marTop w:val="0"/>
              <w:marBottom w:val="0"/>
              <w:divBdr>
                <w:top w:val="none" w:sz="0" w:space="0" w:color="auto"/>
                <w:left w:val="none" w:sz="0" w:space="0" w:color="auto"/>
                <w:bottom w:val="none" w:sz="0" w:space="0" w:color="auto"/>
                <w:right w:val="none" w:sz="0" w:space="0" w:color="auto"/>
              </w:divBdr>
            </w:div>
            <w:div w:id="134110227">
              <w:marLeft w:val="480"/>
              <w:marRight w:val="0"/>
              <w:marTop w:val="0"/>
              <w:marBottom w:val="0"/>
              <w:divBdr>
                <w:top w:val="none" w:sz="0" w:space="0" w:color="auto"/>
                <w:left w:val="none" w:sz="0" w:space="0" w:color="auto"/>
                <w:bottom w:val="none" w:sz="0" w:space="0" w:color="auto"/>
                <w:right w:val="none" w:sz="0" w:space="0" w:color="auto"/>
              </w:divBdr>
            </w:div>
            <w:div w:id="134221649">
              <w:marLeft w:val="480"/>
              <w:marRight w:val="0"/>
              <w:marTop w:val="0"/>
              <w:marBottom w:val="0"/>
              <w:divBdr>
                <w:top w:val="none" w:sz="0" w:space="0" w:color="auto"/>
                <w:left w:val="none" w:sz="0" w:space="0" w:color="auto"/>
                <w:bottom w:val="none" w:sz="0" w:space="0" w:color="auto"/>
                <w:right w:val="none" w:sz="0" w:space="0" w:color="auto"/>
              </w:divBdr>
            </w:div>
            <w:div w:id="134222646">
              <w:marLeft w:val="480"/>
              <w:marRight w:val="0"/>
              <w:marTop w:val="0"/>
              <w:marBottom w:val="0"/>
              <w:divBdr>
                <w:top w:val="none" w:sz="0" w:space="0" w:color="auto"/>
                <w:left w:val="none" w:sz="0" w:space="0" w:color="auto"/>
                <w:bottom w:val="none" w:sz="0" w:space="0" w:color="auto"/>
                <w:right w:val="none" w:sz="0" w:space="0" w:color="auto"/>
              </w:divBdr>
            </w:div>
            <w:div w:id="134446593">
              <w:marLeft w:val="480"/>
              <w:marRight w:val="0"/>
              <w:marTop w:val="0"/>
              <w:marBottom w:val="0"/>
              <w:divBdr>
                <w:top w:val="none" w:sz="0" w:space="0" w:color="auto"/>
                <w:left w:val="none" w:sz="0" w:space="0" w:color="auto"/>
                <w:bottom w:val="none" w:sz="0" w:space="0" w:color="auto"/>
                <w:right w:val="none" w:sz="0" w:space="0" w:color="auto"/>
              </w:divBdr>
            </w:div>
            <w:div w:id="134641179">
              <w:marLeft w:val="480"/>
              <w:marRight w:val="0"/>
              <w:marTop w:val="0"/>
              <w:marBottom w:val="0"/>
              <w:divBdr>
                <w:top w:val="none" w:sz="0" w:space="0" w:color="auto"/>
                <w:left w:val="none" w:sz="0" w:space="0" w:color="auto"/>
                <w:bottom w:val="none" w:sz="0" w:space="0" w:color="auto"/>
                <w:right w:val="none" w:sz="0" w:space="0" w:color="auto"/>
              </w:divBdr>
            </w:div>
            <w:div w:id="134760282">
              <w:marLeft w:val="480"/>
              <w:marRight w:val="0"/>
              <w:marTop w:val="0"/>
              <w:marBottom w:val="0"/>
              <w:divBdr>
                <w:top w:val="none" w:sz="0" w:space="0" w:color="auto"/>
                <w:left w:val="none" w:sz="0" w:space="0" w:color="auto"/>
                <w:bottom w:val="none" w:sz="0" w:space="0" w:color="auto"/>
                <w:right w:val="none" w:sz="0" w:space="0" w:color="auto"/>
              </w:divBdr>
            </w:div>
            <w:div w:id="134876320">
              <w:marLeft w:val="480"/>
              <w:marRight w:val="0"/>
              <w:marTop w:val="0"/>
              <w:marBottom w:val="0"/>
              <w:divBdr>
                <w:top w:val="none" w:sz="0" w:space="0" w:color="auto"/>
                <w:left w:val="none" w:sz="0" w:space="0" w:color="auto"/>
                <w:bottom w:val="none" w:sz="0" w:space="0" w:color="auto"/>
                <w:right w:val="none" w:sz="0" w:space="0" w:color="auto"/>
              </w:divBdr>
            </w:div>
            <w:div w:id="135028941">
              <w:marLeft w:val="480"/>
              <w:marRight w:val="0"/>
              <w:marTop w:val="0"/>
              <w:marBottom w:val="0"/>
              <w:divBdr>
                <w:top w:val="none" w:sz="0" w:space="0" w:color="auto"/>
                <w:left w:val="none" w:sz="0" w:space="0" w:color="auto"/>
                <w:bottom w:val="none" w:sz="0" w:space="0" w:color="auto"/>
                <w:right w:val="none" w:sz="0" w:space="0" w:color="auto"/>
              </w:divBdr>
            </w:div>
            <w:div w:id="135339318">
              <w:marLeft w:val="480"/>
              <w:marRight w:val="0"/>
              <w:marTop w:val="0"/>
              <w:marBottom w:val="0"/>
              <w:divBdr>
                <w:top w:val="none" w:sz="0" w:space="0" w:color="auto"/>
                <w:left w:val="none" w:sz="0" w:space="0" w:color="auto"/>
                <w:bottom w:val="none" w:sz="0" w:space="0" w:color="auto"/>
                <w:right w:val="none" w:sz="0" w:space="0" w:color="auto"/>
              </w:divBdr>
            </w:div>
            <w:div w:id="135340645">
              <w:marLeft w:val="480"/>
              <w:marRight w:val="0"/>
              <w:marTop w:val="0"/>
              <w:marBottom w:val="0"/>
              <w:divBdr>
                <w:top w:val="none" w:sz="0" w:space="0" w:color="auto"/>
                <w:left w:val="none" w:sz="0" w:space="0" w:color="auto"/>
                <w:bottom w:val="none" w:sz="0" w:space="0" w:color="auto"/>
                <w:right w:val="none" w:sz="0" w:space="0" w:color="auto"/>
              </w:divBdr>
            </w:div>
            <w:div w:id="135343640">
              <w:marLeft w:val="480"/>
              <w:marRight w:val="0"/>
              <w:marTop w:val="0"/>
              <w:marBottom w:val="0"/>
              <w:divBdr>
                <w:top w:val="none" w:sz="0" w:space="0" w:color="auto"/>
                <w:left w:val="none" w:sz="0" w:space="0" w:color="auto"/>
                <w:bottom w:val="none" w:sz="0" w:space="0" w:color="auto"/>
                <w:right w:val="none" w:sz="0" w:space="0" w:color="auto"/>
              </w:divBdr>
            </w:div>
            <w:div w:id="135412498">
              <w:marLeft w:val="480"/>
              <w:marRight w:val="0"/>
              <w:marTop w:val="0"/>
              <w:marBottom w:val="0"/>
              <w:divBdr>
                <w:top w:val="none" w:sz="0" w:space="0" w:color="auto"/>
                <w:left w:val="none" w:sz="0" w:space="0" w:color="auto"/>
                <w:bottom w:val="none" w:sz="0" w:space="0" w:color="auto"/>
                <w:right w:val="none" w:sz="0" w:space="0" w:color="auto"/>
              </w:divBdr>
            </w:div>
            <w:div w:id="135613917">
              <w:marLeft w:val="480"/>
              <w:marRight w:val="0"/>
              <w:marTop w:val="0"/>
              <w:marBottom w:val="0"/>
              <w:divBdr>
                <w:top w:val="none" w:sz="0" w:space="0" w:color="auto"/>
                <w:left w:val="none" w:sz="0" w:space="0" w:color="auto"/>
                <w:bottom w:val="none" w:sz="0" w:space="0" w:color="auto"/>
                <w:right w:val="none" w:sz="0" w:space="0" w:color="auto"/>
              </w:divBdr>
            </w:div>
            <w:div w:id="135725920">
              <w:marLeft w:val="480"/>
              <w:marRight w:val="0"/>
              <w:marTop w:val="0"/>
              <w:marBottom w:val="0"/>
              <w:divBdr>
                <w:top w:val="none" w:sz="0" w:space="0" w:color="auto"/>
                <w:left w:val="none" w:sz="0" w:space="0" w:color="auto"/>
                <w:bottom w:val="none" w:sz="0" w:space="0" w:color="auto"/>
                <w:right w:val="none" w:sz="0" w:space="0" w:color="auto"/>
              </w:divBdr>
            </w:div>
            <w:div w:id="135881301">
              <w:marLeft w:val="480"/>
              <w:marRight w:val="0"/>
              <w:marTop w:val="0"/>
              <w:marBottom w:val="0"/>
              <w:divBdr>
                <w:top w:val="none" w:sz="0" w:space="0" w:color="auto"/>
                <w:left w:val="none" w:sz="0" w:space="0" w:color="auto"/>
                <w:bottom w:val="none" w:sz="0" w:space="0" w:color="auto"/>
                <w:right w:val="none" w:sz="0" w:space="0" w:color="auto"/>
              </w:divBdr>
            </w:div>
            <w:div w:id="135882486">
              <w:marLeft w:val="480"/>
              <w:marRight w:val="0"/>
              <w:marTop w:val="0"/>
              <w:marBottom w:val="0"/>
              <w:divBdr>
                <w:top w:val="none" w:sz="0" w:space="0" w:color="auto"/>
                <w:left w:val="none" w:sz="0" w:space="0" w:color="auto"/>
                <w:bottom w:val="none" w:sz="0" w:space="0" w:color="auto"/>
                <w:right w:val="none" w:sz="0" w:space="0" w:color="auto"/>
              </w:divBdr>
            </w:div>
            <w:div w:id="135995054">
              <w:marLeft w:val="480"/>
              <w:marRight w:val="0"/>
              <w:marTop w:val="0"/>
              <w:marBottom w:val="0"/>
              <w:divBdr>
                <w:top w:val="none" w:sz="0" w:space="0" w:color="auto"/>
                <w:left w:val="none" w:sz="0" w:space="0" w:color="auto"/>
                <w:bottom w:val="none" w:sz="0" w:space="0" w:color="auto"/>
                <w:right w:val="none" w:sz="0" w:space="0" w:color="auto"/>
              </w:divBdr>
            </w:div>
            <w:div w:id="136069397">
              <w:marLeft w:val="480"/>
              <w:marRight w:val="0"/>
              <w:marTop w:val="0"/>
              <w:marBottom w:val="0"/>
              <w:divBdr>
                <w:top w:val="none" w:sz="0" w:space="0" w:color="auto"/>
                <w:left w:val="none" w:sz="0" w:space="0" w:color="auto"/>
                <w:bottom w:val="none" w:sz="0" w:space="0" w:color="auto"/>
                <w:right w:val="none" w:sz="0" w:space="0" w:color="auto"/>
              </w:divBdr>
            </w:div>
            <w:div w:id="136072709">
              <w:marLeft w:val="480"/>
              <w:marRight w:val="0"/>
              <w:marTop w:val="0"/>
              <w:marBottom w:val="0"/>
              <w:divBdr>
                <w:top w:val="none" w:sz="0" w:space="0" w:color="auto"/>
                <w:left w:val="none" w:sz="0" w:space="0" w:color="auto"/>
                <w:bottom w:val="none" w:sz="0" w:space="0" w:color="auto"/>
                <w:right w:val="none" w:sz="0" w:space="0" w:color="auto"/>
              </w:divBdr>
            </w:div>
            <w:div w:id="136118941">
              <w:marLeft w:val="480"/>
              <w:marRight w:val="0"/>
              <w:marTop w:val="0"/>
              <w:marBottom w:val="0"/>
              <w:divBdr>
                <w:top w:val="none" w:sz="0" w:space="0" w:color="auto"/>
                <w:left w:val="none" w:sz="0" w:space="0" w:color="auto"/>
                <w:bottom w:val="none" w:sz="0" w:space="0" w:color="auto"/>
                <w:right w:val="none" w:sz="0" w:space="0" w:color="auto"/>
              </w:divBdr>
            </w:div>
            <w:div w:id="136142745">
              <w:marLeft w:val="480"/>
              <w:marRight w:val="0"/>
              <w:marTop w:val="0"/>
              <w:marBottom w:val="0"/>
              <w:divBdr>
                <w:top w:val="none" w:sz="0" w:space="0" w:color="auto"/>
                <w:left w:val="none" w:sz="0" w:space="0" w:color="auto"/>
                <w:bottom w:val="none" w:sz="0" w:space="0" w:color="auto"/>
                <w:right w:val="none" w:sz="0" w:space="0" w:color="auto"/>
              </w:divBdr>
            </w:div>
            <w:div w:id="136266981">
              <w:marLeft w:val="480"/>
              <w:marRight w:val="0"/>
              <w:marTop w:val="0"/>
              <w:marBottom w:val="0"/>
              <w:divBdr>
                <w:top w:val="none" w:sz="0" w:space="0" w:color="auto"/>
                <w:left w:val="none" w:sz="0" w:space="0" w:color="auto"/>
                <w:bottom w:val="none" w:sz="0" w:space="0" w:color="auto"/>
                <w:right w:val="none" w:sz="0" w:space="0" w:color="auto"/>
              </w:divBdr>
            </w:div>
            <w:div w:id="136338526">
              <w:marLeft w:val="480"/>
              <w:marRight w:val="0"/>
              <w:marTop w:val="0"/>
              <w:marBottom w:val="0"/>
              <w:divBdr>
                <w:top w:val="none" w:sz="0" w:space="0" w:color="auto"/>
                <w:left w:val="none" w:sz="0" w:space="0" w:color="auto"/>
                <w:bottom w:val="none" w:sz="0" w:space="0" w:color="auto"/>
                <w:right w:val="none" w:sz="0" w:space="0" w:color="auto"/>
              </w:divBdr>
            </w:div>
            <w:div w:id="136411485">
              <w:marLeft w:val="480"/>
              <w:marRight w:val="0"/>
              <w:marTop w:val="0"/>
              <w:marBottom w:val="0"/>
              <w:divBdr>
                <w:top w:val="none" w:sz="0" w:space="0" w:color="auto"/>
                <w:left w:val="none" w:sz="0" w:space="0" w:color="auto"/>
                <w:bottom w:val="none" w:sz="0" w:space="0" w:color="auto"/>
                <w:right w:val="none" w:sz="0" w:space="0" w:color="auto"/>
              </w:divBdr>
            </w:div>
            <w:div w:id="136412181">
              <w:marLeft w:val="480"/>
              <w:marRight w:val="0"/>
              <w:marTop w:val="0"/>
              <w:marBottom w:val="0"/>
              <w:divBdr>
                <w:top w:val="none" w:sz="0" w:space="0" w:color="auto"/>
                <w:left w:val="none" w:sz="0" w:space="0" w:color="auto"/>
                <w:bottom w:val="none" w:sz="0" w:space="0" w:color="auto"/>
                <w:right w:val="none" w:sz="0" w:space="0" w:color="auto"/>
              </w:divBdr>
            </w:div>
            <w:div w:id="136462537">
              <w:marLeft w:val="480"/>
              <w:marRight w:val="0"/>
              <w:marTop w:val="0"/>
              <w:marBottom w:val="0"/>
              <w:divBdr>
                <w:top w:val="none" w:sz="0" w:space="0" w:color="auto"/>
                <w:left w:val="none" w:sz="0" w:space="0" w:color="auto"/>
                <w:bottom w:val="none" w:sz="0" w:space="0" w:color="auto"/>
                <w:right w:val="none" w:sz="0" w:space="0" w:color="auto"/>
              </w:divBdr>
            </w:div>
            <w:div w:id="136728498">
              <w:marLeft w:val="480"/>
              <w:marRight w:val="0"/>
              <w:marTop w:val="0"/>
              <w:marBottom w:val="0"/>
              <w:divBdr>
                <w:top w:val="none" w:sz="0" w:space="0" w:color="auto"/>
                <w:left w:val="none" w:sz="0" w:space="0" w:color="auto"/>
                <w:bottom w:val="none" w:sz="0" w:space="0" w:color="auto"/>
                <w:right w:val="none" w:sz="0" w:space="0" w:color="auto"/>
              </w:divBdr>
            </w:div>
            <w:div w:id="136797947">
              <w:marLeft w:val="480"/>
              <w:marRight w:val="0"/>
              <w:marTop w:val="0"/>
              <w:marBottom w:val="0"/>
              <w:divBdr>
                <w:top w:val="none" w:sz="0" w:space="0" w:color="auto"/>
                <w:left w:val="none" w:sz="0" w:space="0" w:color="auto"/>
                <w:bottom w:val="none" w:sz="0" w:space="0" w:color="auto"/>
                <w:right w:val="none" w:sz="0" w:space="0" w:color="auto"/>
              </w:divBdr>
            </w:div>
            <w:div w:id="136845038">
              <w:marLeft w:val="480"/>
              <w:marRight w:val="0"/>
              <w:marTop w:val="0"/>
              <w:marBottom w:val="0"/>
              <w:divBdr>
                <w:top w:val="none" w:sz="0" w:space="0" w:color="auto"/>
                <w:left w:val="none" w:sz="0" w:space="0" w:color="auto"/>
                <w:bottom w:val="none" w:sz="0" w:space="0" w:color="auto"/>
                <w:right w:val="none" w:sz="0" w:space="0" w:color="auto"/>
              </w:divBdr>
            </w:div>
            <w:div w:id="136917840">
              <w:marLeft w:val="480"/>
              <w:marRight w:val="0"/>
              <w:marTop w:val="0"/>
              <w:marBottom w:val="0"/>
              <w:divBdr>
                <w:top w:val="none" w:sz="0" w:space="0" w:color="auto"/>
                <w:left w:val="none" w:sz="0" w:space="0" w:color="auto"/>
                <w:bottom w:val="none" w:sz="0" w:space="0" w:color="auto"/>
                <w:right w:val="none" w:sz="0" w:space="0" w:color="auto"/>
              </w:divBdr>
            </w:div>
            <w:div w:id="136921484">
              <w:marLeft w:val="480"/>
              <w:marRight w:val="0"/>
              <w:marTop w:val="0"/>
              <w:marBottom w:val="0"/>
              <w:divBdr>
                <w:top w:val="none" w:sz="0" w:space="0" w:color="auto"/>
                <w:left w:val="none" w:sz="0" w:space="0" w:color="auto"/>
                <w:bottom w:val="none" w:sz="0" w:space="0" w:color="auto"/>
                <w:right w:val="none" w:sz="0" w:space="0" w:color="auto"/>
              </w:divBdr>
            </w:div>
            <w:div w:id="136922803">
              <w:marLeft w:val="480"/>
              <w:marRight w:val="0"/>
              <w:marTop w:val="0"/>
              <w:marBottom w:val="0"/>
              <w:divBdr>
                <w:top w:val="none" w:sz="0" w:space="0" w:color="auto"/>
                <w:left w:val="none" w:sz="0" w:space="0" w:color="auto"/>
                <w:bottom w:val="none" w:sz="0" w:space="0" w:color="auto"/>
                <w:right w:val="none" w:sz="0" w:space="0" w:color="auto"/>
              </w:divBdr>
            </w:div>
            <w:div w:id="137184415">
              <w:marLeft w:val="480"/>
              <w:marRight w:val="0"/>
              <w:marTop w:val="0"/>
              <w:marBottom w:val="0"/>
              <w:divBdr>
                <w:top w:val="none" w:sz="0" w:space="0" w:color="auto"/>
                <w:left w:val="none" w:sz="0" w:space="0" w:color="auto"/>
                <w:bottom w:val="none" w:sz="0" w:space="0" w:color="auto"/>
                <w:right w:val="none" w:sz="0" w:space="0" w:color="auto"/>
              </w:divBdr>
            </w:div>
            <w:div w:id="137264882">
              <w:marLeft w:val="480"/>
              <w:marRight w:val="0"/>
              <w:marTop w:val="0"/>
              <w:marBottom w:val="0"/>
              <w:divBdr>
                <w:top w:val="none" w:sz="0" w:space="0" w:color="auto"/>
                <w:left w:val="none" w:sz="0" w:space="0" w:color="auto"/>
                <w:bottom w:val="none" w:sz="0" w:space="0" w:color="auto"/>
                <w:right w:val="none" w:sz="0" w:space="0" w:color="auto"/>
              </w:divBdr>
            </w:div>
            <w:div w:id="137311000">
              <w:marLeft w:val="480"/>
              <w:marRight w:val="0"/>
              <w:marTop w:val="0"/>
              <w:marBottom w:val="0"/>
              <w:divBdr>
                <w:top w:val="none" w:sz="0" w:space="0" w:color="auto"/>
                <w:left w:val="none" w:sz="0" w:space="0" w:color="auto"/>
                <w:bottom w:val="none" w:sz="0" w:space="0" w:color="auto"/>
                <w:right w:val="none" w:sz="0" w:space="0" w:color="auto"/>
              </w:divBdr>
            </w:div>
            <w:div w:id="137380736">
              <w:marLeft w:val="480"/>
              <w:marRight w:val="0"/>
              <w:marTop w:val="0"/>
              <w:marBottom w:val="0"/>
              <w:divBdr>
                <w:top w:val="none" w:sz="0" w:space="0" w:color="auto"/>
                <w:left w:val="none" w:sz="0" w:space="0" w:color="auto"/>
                <w:bottom w:val="none" w:sz="0" w:space="0" w:color="auto"/>
                <w:right w:val="none" w:sz="0" w:space="0" w:color="auto"/>
              </w:divBdr>
            </w:div>
            <w:div w:id="137381213">
              <w:marLeft w:val="480"/>
              <w:marRight w:val="0"/>
              <w:marTop w:val="0"/>
              <w:marBottom w:val="0"/>
              <w:divBdr>
                <w:top w:val="none" w:sz="0" w:space="0" w:color="auto"/>
                <w:left w:val="none" w:sz="0" w:space="0" w:color="auto"/>
                <w:bottom w:val="none" w:sz="0" w:space="0" w:color="auto"/>
                <w:right w:val="none" w:sz="0" w:space="0" w:color="auto"/>
              </w:divBdr>
            </w:div>
            <w:div w:id="137454086">
              <w:marLeft w:val="480"/>
              <w:marRight w:val="0"/>
              <w:marTop w:val="0"/>
              <w:marBottom w:val="0"/>
              <w:divBdr>
                <w:top w:val="none" w:sz="0" w:space="0" w:color="auto"/>
                <w:left w:val="none" w:sz="0" w:space="0" w:color="auto"/>
                <w:bottom w:val="none" w:sz="0" w:space="0" w:color="auto"/>
                <w:right w:val="none" w:sz="0" w:space="0" w:color="auto"/>
              </w:divBdr>
            </w:div>
            <w:div w:id="137578739">
              <w:marLeft w:val="480"/>
              <w:marRight w:val="0"/>
              <w:marTop w:val="0"/>
              <w:marBottom w:val="0"/>
              <w:divBdr>
                <w:top w:val="none" w:sz="0" w:space="0" w:color="auto"/>
                <w:left w:val="none" w:sz="0" w:space="0" w:color="auto"/>
                <w:bottom w:val="none" w:sz="0" w:space="0" w:color="auto"/>
                <w:right w:val="none" w:sz="0" w:space="0" w:color="auto"/>
              </w:divBdr>
            </w:div>
            <w:div w:id="137647209">
              <w:marLeft w:val="480"/>
              <w:marRight w:val="0"/>
              <w:marTop w:val="0"/>
              <w:marBottom w:val="0"/>
              <w:divBdr>
                <w:top w:val="none" w:sz="0" w:space="0" w:color="auto"/>
                <w:left w:val="none" w:sz="0" w:space="0" w:color="auto"/>
                <w:bottom w:val="none" w:sz="0" w:space="0" w:color="auto"/>
                <w:right w:val="none" w:sz="0" w:space="0" w:color="auto"/>
              </w:divBdr>
            </w:div>
            <w:div w:id="137651581">
              <w:marLeft w:val="480"/>
              <w:marRight w:val="0"/>
              <w:marTop w:val="0"/>
              <w:marBottom w:val="0"/>
              <w:divBdr>
                <w:top w:val="none" w:sz="0" w:space="0" w:color="auto"/>
                <w:left w:val="none" w:sz="0" w:space="0" w:color="auto"/>
                <w:bottom w:val="none" w:sz="0" w:space="0" w:color="auto"/>
                <w:right w:val="none" w:sz="0" w:space="0" w:color="auto"/>
              </w:divBdr>
            </w:div>
            <w:div w:id="137651881">
              <w:marLeft w:val="480"/>
              <w:marRight w:val="0"/>
              <w:marTop w:val="0"/>
              <w:marBottom w:val="0"/>
              <w:divBdr>
                <w:top w:val="none" w:sz="0" w:space="0" w:color="auto"/>
                <w:left w:val="none" w:sz="0" w:space="0" w:color="auto"/>
                <w:bottom w:val="none" w:sz="0" w:space="0" w:color="auto"/>
                <w:right w:val="none" w:sz="0" w:space="0" w:color="auto"/>
              </w:divBdr>
            </w:div>
            <w:div w:id="137839829">
              <w:marLeft w:val="480"/>
              <w:marRight w:val="0"/>
              <w:marTop w:val="0"/>
              <w:marBottom w:val="0"/>
              <w:divBdr>
                <w:top w:val="none" w:sz="0" w:space="0" w:color="auto"/>
                <w:left w:val="none" w:sz="0" w:space="0" w:color="auto"/>
                <w:bottom w:val="none" w:sz="0" w:space="0" w:color="auto"/>
                <w:right w:val="none" w:sz="0" w:space="0" w:color="auto"/>
              </w:divBdr>
            </w:div>
            <w:div w:id="137841394">
              <w:marLeft w:val="480"/>
              <w:marRight w:val="0"/>
              <w:marTop w:val="0"/>
              <w:marBottom w:val="0"/>
              <w:divBdr>
                <w:top w:val="none" w:sz="0" w:space="0" w:color="auto"/>
                <w:left w:val="none" w:sz="0" w:space="0" w:color="auto"/>
                <w:bottom w:val="none" w:sz="0" w:space="0" w:color="auto"/>
                <w:right w:val="none" w:sz="0" w:space="0" w:color="auto"/>
              </w:divBdr>
            </w:div>
            <w:div w:id="137916785">
              <w:marLeft w:val="480"/>
              <w:marRight w:val="0"/>
              <w:marTop w:val="0"/>
              <w:marBottom w:val="0"/>
              <w:divBdr>
                <w:top w:val="none" w:sz="0" w:space="0" w:color="auto"/>
                <w:left w:val="none" w:sz="0" w:space="0" w:color="auto"/>
                <w:bottom w:val="none" w:sz="0" w:space="0" w:color="auto"/>
                <w:right w:val="none" w:sz="0" w:space="0" w:color="auto"/>
              </w:divBdr>
            </w:div>
            <w:div w:id="137920155">
              <w:marLeft w:val="480"/>
              <w:marRight w:val="0"/>
              <w:marTop w:val="0"/>
              <w:marBottom w:val="0"/>
              <w:divBdr>
                <w:top w:val="none" w:sz="0" w:space="0" w:color="auto"/>
                <w:left w:val="none" w:sz="0" w:space="0" w:color="auto"/>
                <w:bottom w:val="none" w:sz="0" w:space="0" w:color="auto"/>
                <w:right w:val="none" w:sz="0" w:space="0" w:color="auto"/>
              </w:divBdr>
            </w:div>
            <w:div w:id="137962260">
              <w:marLeft w:val="480"/>
              <w:marRight w:val="0"/>
              <w:marTop w:val="0"/>
              <w:marBottom w:val="0"/>
              <w:divBdr>
                <w:top w:val="none" w:sz="0" w:space="0" w:color="auto"/>
                <w:left w:val="none" w:sz="0" w:space="0" w:color="auto"/>
                <w:bottom w:val="none" w:sz="0" w:space="0" w:color="auto"/>
                <w:right w:val="none" w:sz="0" w:space="0" w:color="auto"/>
              </w:divBdr>
            </w:div>
            <w:div w:id="138036000">
              <w:marLeft w:val="480"/>
              <w:marRight w:val="0"/>
              <w:marTop w:val="0"/>
              <w:marBottom w:val="0"/>
              <w:divBdr>
                <w:top w:val="none" w:sz="0" w:space="0" w:color="auto"/>
                <w:left w:val="none" w:sz="0" w:space="0" w:color="auto"/>
                <w:bottom w:val="none" w:sz="0" w:space="0" w:color="auto"/>
                <w:right w:val="none" w:sz="0" w:space="0" w:color="auto"/>
              </w:divBdr>
            </w:div>
            <w:div w:id="138039406">
              <w:marLeft w:val="480"/>
              <w:marRight w:val="0"/>
              <w:marTop w:val="0"/>
              <w:marBottom w:val="0"/>
              <w:divBdr>
                <w:top w:val="none" w:sz="0" w:space="0" w:color="auto"/>
                <w:left w:val="none" w:sz="0" w:space="0" w:color="auto"/>
                <w:bottom w:val="none" w:sz="0" w:space="0" w:color="auto"/>
                <w:right w:val="none" w:sz="0" w:space="0" w:color="auto"/>
              </w:divBdr>
            </w:div>
            <w:div w:id="138226379">
              <w:marLeft w:val="480"/>
              <w:marRight w:val="0"/>
              <w:marTop w:val="0"/>
              <w:marBottom w:val="0"/>
              <w:divBdr>
                <w:top w:val="none" w:sz="0" w:space="0" w:color="auto"/>
                <w:left w:val="none" w:sz="0" w:space="0" w:color="auto"/>
                <w:bottom w:val="none" w:sz="0" w:space="0" w:color="auto"/>
                <w:right w:val="none" w:sz="0" w:space="0" w:color="auto"/>
              </w:divBdr>
            </w:div>
            <w:div w:id="138231249">
              <w:marLeft w:val="480"/>
              <w:marRight w:val="0"/>
              <w:marTop w:val="0"/>
              <w:marBottom w:val="0"/>
              <w:divBdr>
                <w:top w:val="none" w:sz="0" w:space="0" w:color="auto"/>
                <w:left w:val="none" w:sz="0" w:space="0" w:color="auto"/>
                <w:bottom w:val="none" w:sz="0" w:space="0" w:color="auto"/>
                <w:right w:val="none" w:sz="0" w:space="0" w:color="auto"/>
              </w:divBdr>
            </w:div>
            <w:div w:id="138421775">
              <w:marLeft w:val="480"/>
              <w:marRight w:val="0"/>
              <w:marTop w:val="0"/>
              <w:marBottom w:val="0"/>
              <w:divBdr>
                <w:top w:val="none" w:sz="0" w:space="0" w:color="auto"/>
                <w:left w:val="none" w:sz="0" w:space="0" w:color="auto"/>
                <w:bottom w:val="none" w:sz="0" w:space="0" w:color="auto"/>
                <w:right w:val="none" w:sz="0" w:space="0" w:color="auto"/>
              </w:divBdr>
            </w:div>
            <w:div w:id="138499413">
              <w:marLeft w:val="480"/>
              <w:marRight w:val="0"/>
              <w:marTop w:val="0"/>
              <w:marBottom w:val="0"/>
              <w:divBdr>
                <w:top w:val="none" w:sz="0" w:space="0" w:color="auto"/>
                <w:left w:val="none" w:sz="0" w:space="0" w:color="auto"/>
                <w:bottom w:val="none" w:sz="0" w:space="0" w:color="auto"/>
                <w:right w:val="none" w:sz="0" w:space="0" w:color="auto"/>
              </w:divBdr>
            </w:div>
            <w:div w:id="138546273">
              <w:marLeft w:val="480"/>
              <w:marRight w:val="0"/>
              <w:marTop w:val="0"/>
              <w:marBottom w:val="0"/>
              <w:divBdr>
                <w:top w:val="none" w:sz="0" w:space="0" w:color="auto"/>
                <w:left w:val="none" w:sz="0" w:space="0" w:color="auto"/>
                <w:bottom w:val="none" w:sz="0" w:space="0" w:color="auto"/>
                <w:right w:val="none" w:sz="0" w:space="0" w:color="auto"/>
              </w:divBdr>
            </w:div>
            <w:div w:id="138615327">
              <w:marLeft w:val="480"/>
              <w:marRight w:val="0"/>
              <w:marTop w:val="0"/>
              <w:marBottom w:val="0"/>
              <w:divBdr>
                <w:top w:val="none" w:sz="0" w:space="0" w:color="auto"/>
                <w:left w:val="none" w:sz="0" w:space="0" w:color="auto"/>
                <w:bottom w:val="none" w:sz="0" w:space="0" w:color="auto"/>
                <w:right w:val="none" w:sz="0" w:space="0" w:color="auto"/>
              </w:divBdr>
            </w:div>
            <w:div w:id="138617854">
              <w:marLeft w:val="480"/>
              <w:marRight w:val="0"/>
              <w:marTop w:val="0"/>
              <w:marBottom w:val="0"/>
              <w:divBdr>
                <w:top w:val="none" w:sz="0" w:space="0" w:color="auto"/>
                <w:left w:val="none" w:sz="0" w:space="0" w:color="auto"/>
                <w:bottom w:val="none" w:sz="0" w:space="0" w:color="auto"/>
                <w:right w:val="none" w:sz="0" w:space="0" w:color="auto"/>
              </w:divBdr>
            </w:div>
            <w:div w:id="138689838">
              <w:marLeft w:val="480"/>
              <w:marRight w:val="0"/>
              <w:marTop w:val="0"/>
              <w:marBottom w:val="0"/>
              <w:divBdr>
                <w:top w:val="none" w:sz="0" w:space="0" w:color="auto"/>
                <w:left w:val="none" w:sz="0" w:space="0" w:color="auto"/>
                <w:bottom w:val="none" w:sz="0" w:space="0" w:color="auto"/>
                <w:right w:val="none" w:sz="0" w:space="0" w:color="auto"/>
              </w:divBdr>
            </w:div>
            <w:div w:id="138693831">
              <w:marLeft w:val="480"/>
              <w:marRight w:val="0"/>
              <w:marTop w:val="0"/>
              <w:marBottom w:val="0"/>
              <w:divBdr>
                <w:top w:val="none" w:sz="0" w:space="0" w:color="auto"/>
                <w:left w:val="none" w:sz="0" w:space="0" w:color="auto"/>
                <w:bottom w:val="none" w:sz="0" w:space="0" w:color="auto"/>
                <w:right w:val="none" w:sz="0" w:space="0" w:color="auto"/>
              </w:divBdr>
            </w:div>
            <w:div w:id="138769249">
              <w:marLeft w:val="480"/>
              <w:marRight w:val="0"/>
              <w:marTop w:val="0"/>
              <w:marBottom w:val="0"/>
              <w:divBdr>
                <w:top w:val="none" w:sz="0" w:space="0" w:color="auto"/>
                <w:left w:val="none" w:sz="0" w:space="0" w:color="auto"/>
                <w:bottom w:val="none" w:sz="0" w:space="0" w:color="auto"/>
                <w:right w:val="none" w:sz="0" w:space="0" w:color="auto"/>
              </w:divBdr>
            </w:div>
            <w:div w:id="139003017">
              <w:marLeft w:val="480"/>
              <w:marRight w:val="0"/>
              <w:marTop w:val="0"/>
              <w:marBottom w:val="0"/>
              <w:divBdr>
                <w:top w:val="none" w:sz="0" w:space="0" w:color="auto"/>
                <w:left w:val="none" w:sz="0" w:space="0" w:color="auto"/>
                <w:bottom w:val="none" w:sz="0" w:space="0" w:color="auto"/>
                <w:right w:val="none" w:sz="0" w:space="0" w:color="auto"/>
              </w:divBdr>
            </w:div>
            <w:div w:id="139156620">
              <w:marLeft w:val="480"/>
              <w:marRight w:val="0"/>
              <w:marTop w:val="0"/>
              <w:marBottom w:val="0"/>
              <w:divBdr>
                <w:top w:val="none" w:sz="0" w:space="0" w:color="auto"/>
                <w:left w:val="none" w:sz="0" w:space="0" w:color="auto"/>
                <w:bottom w:val="none" w:sz="0" w:space="0" w:color="auto"/>
                <w:right w:val="none" w:sz="0" w:space="0" w:color="auto"/>
              </w:divBdr>
            </w:div>
            <w:div w:id="139199389">
              <w:marLeft w:val="480"/>
              <w:marRight w:val="0"/>
              <w:marTop w:val="0"/>
              <w:marBottom w:val="0"/>
              <w:divBdr>
                <w:top w:val="none" w:sz="0" w:space="0" w:color="auto"/>
                <w:left w:val="none" w:sz="0" w:space="0" w:color="auto"/>
                <w:bottom w:val="none" w:sz="0" w:space="0" w:color="auto"/>
                <w:right w:val="none" w:sz="0" w:space="0" w:color="auto"/>
              </w:divBdr>
            </w:div>
            <w:div w:id="139228082">
              <w:marLeft w:val="480"/>
              <w:marRight w:val="0"/>
              <w:marTop w:val="0"/>
              <w:marBottom w:val="0"/>
              <w:divBdr>
                <w:top w:val="none" w:sz="0" w:space="0" w:color="auto"/>
                <w:left w:val="none" w:sz="0" w:space="0" w:color="auto"/>
                <w:bottom w:val="none" w:sz="0" w:space="0" w:color="auto"/>
                <w:right w:val="none" w:sz="0" w:space="0" w:color="auto"/>
              </w:divBdr>
            </w:div>
            <w:div w:id="139229571">
              <w:marLeft w:val="480"/>
              <w:marRight w:val="0"/>
              <w:marTop w:val="0"/>
              <w:marBottom w:val="0"/>
              <w:divBdr>
                <w:top w:val="none" w:sz="0" w:space="0" w:color="auto"/>
                <w:left w:val="none" w:sz="0" w:space="0" w:color="auto"/>
                <w:bottom w:val="none" w:sz="0" w:space="0" w:color="auto"/>
                <w:right w:val="none" w:sz="0" w:space="0" w:color="auto"/>
              </w:divBdr>
            </w:div>
            <w:div w:id="139269902">
              <w:marLeft w:val="480"/>
              <w:marRight w:val="0"/>
              <w:marTop w:val="0"/>
              <w:marBottom w:val="0"/>
              <w:divBdr>
                <w:top w:val="none" w:sz="0" w:space="0" w:color="auto"/>
                <w:left w:val="none" w:sz="0" w:space="0" w:color="auto"/>
                <w:bottom w:val="none" w:sz="0" w:space="0" w:color="auto"/>
                <w:right w:val="none" w:sz="0" w:space="0" w:color="auto"/>
              </w:divBdr>
            </w:div>
            <w:div w:id="139271414">
              <w:marLeft w:val="480"/>
              <w:marRight w:val="0"/>
              <w:marTop w:val="0"/>
              <w:marBottom w:val="0"/>
              <w:divBdr>
                <w:top w:val="none" w:sz="0" w:space="0" w:color="auto"/>
                <w:left w:val="none" w:sz="0" w:space="0" w:color="auto"/>
                <w:bottom w:val="none" w:sz="0" w:space="0" w:color="auto"/>
                <w:right w:val="none" w:sz="0" w:space="0" w:color="auto"/>
              </w:divBdr>
            </w:div>
            <w:div w:id="139276644">
              <w:marLeft w:val="480"/>
              <w:marRight w:val="0"/>
              <w:marTop w:val="0"/>
              <w:marBottom w:val="0"/>
              <w:divBdr>
                <w:top w:val="none" w:sz="0" w:space="0" w:color="auto"/>
                <w:left w:val="none" w:sz="0" w:space="0" w:color="auto"/>
                <w:bottom w:val="none" w:sz="0" w:space="0" w:color="auto"/>
                <w:right w:val="none" w:sz="0" w:space="0" w:color="auto"/>
              </w:divBdr>
            </w:div>
            <w:div w:id="139346177">
              <w:marLeft w:val="480"/>
              <w:marRight w:val="0"/>
              <w:marTop w:val="0"/>
              <w:marBottom w:val="0"/>
              <w:divBdr>
                <w:top w:val="none" w:sz="0" w:space="0" w:color="auto"/>
                <w:left w:val="none" w:sz="0" w:space="0" w:color="auto"/>
                <w:bottom w:val="none" w:sz="0" w:space="0" w:color="auto"/>
                <w:right w:val="none" w:sz="0" w:space="0" w:color="auto"/>
              </w:divBdr>
            </w:div>
            <w:div w:id="139346205">
              <w:marLeft w:val="480"/>
              <w:marRight w:val="0"/>
              <w:marTop w:val="0"/>
              <w:marBottom w:val="0"/>
              <w:divBdr>
                <w:top w:val="none" w:sz="0" w:space="0" w:color="auto"/>
                <w:left w:val="none" w:sz="0" w:space="0" w:color="auto"/>
                <w:bottom w:val="none" w:sz="0" w:space="0" w:color="auto"/>
                <w:right w:val="none" w:sz="0" w:space="0" w:color="auto"/>
              </w:divBdr>
            </w:div>
            <w:div w:id="139395285">
              <w:marLeft w:val="480"/>
              <w:marRight w:val="0"/>
              <w:marTop w:val="0"/>
              <w:marBottom w:val="0"/>
              <w:divBdr>
                <w:top w:val="none" w:sz="0" w:space="0" w:color="auto"/>
                <w:left w:val="none" w:sz="0" w:space="0" w:color="auto"/>
                <w:bottom w:val="none" w:sz="0" w:space="0" w:color="auto"/>
                <w:right w:val="none" w:sz="0" w:space="0" w:color="auto"/>
              </w:divBdr>
            </w:div>
            <w:div w:id="139420641">
              <w:marLeft w:val="480"/>
              <w:marRight w:val="0"/>
              <w:marTop w:val="0"/>
              <w:marBottom w:val="0"/>
              <w:divBdr>
                <w:top w:val="none" w:sz="0" w:space="0" w:color="auto"/>
                <w:left w:val="none" w:sz="0" w:space="0" w:color="auto"/>
                <w:bottom w:val="none" w:sz="0" w:space="0" w:color="auto"/>
                <w:right w:val="none" w:sz="0" w:space="0" w:color="auto"/>
              </w:divBdr>
            </w:div>
            <w:div w:id="139468183">
              <w:marLeft w:val="480"/>
              <w:marRight w:val="0"/>
              <w:marTop w:val="0"/>
              <w:marBottom w:val="0"/>
              <w:divBdr>
                <w:top w:val="none" w:sz="0" w:space="0" w:color="auto"/>
                <w:left w:val="none" w:sz="0" w:space="0" w:color="auto"/>
                <w:bottom w:val="none" w:sz="0" w:space="0" w:color="auto"/>
                <w:right w:val="none" w:sz="0" w:space="0" w:color="auto"/>
              </w:divBdr>
            </w:div>
            <w:div w:id="139730607">
              <w:marLeft w:val="480"/>
              <w:marRight w:val="0"/>
              <w:marTop w:val="0"/>
              <w:marBottom w:val="0"/>
              <w:divBdr>
                <w:top w:val="none" w:sz="0" w:space="0" w:color="auto"/>
                <w:left w:val="none" w:sz="0" w:space="0" w:color="auto"/>
                <w:bottom w:val="none" w:sz="0" w:space="0" w:color="auto"/>
                <w:right w:val="none" w:sz="0" w:space="0" w:color="auto"/>
              </w:divBdr>
            </w:div>
            <w:div w:id="139734921">
              <w:marLeft w:val="480"/>
              <w:marRight w:val="0"/>
              <w:marTop w:val="0"/>
              <w:marBottom w:val="0"/>
              <w:divBdr>
                <w:top w:val="none" w:sz="0" w:space="0" w:color="auto"/>
                <w:left w:val="none" w:sz="0" w:space="0" w:color="auto"/>
                <w:bottom w:val="none" w:sz="0" w:space="0" w:color="auto"/>
                <w:right w:val="none" w:sz="0" w:space="0" w:color="auto"/>
              </w:divBdr>
            </w:div>
            <w:div w:id="139930210">
              <w:marLeft w:val="480"/>
              <w:marRight w:val="0"/>
              <w:marTop w:val="0"/>
              <w:marBottom w:val="0"/>
              <w:divBdr>
                <w:top w:val="none" w:sz="0" w:space="0" w:color="auto"/>
                <w:left w:val="none" w:sz="0" w:space="0" w:color="auto"/>
                <w:bottom w:val="none" w:sz="0" w:space="0" w:color="auto"/>
                <w:right w:val="none" w:sz="0" w:space="0" w:color="auto"/>
              </w:divBdr>
            </w:div>
            <w:div w:id="140004234">
              <w:marLeft w:val="480"/>
              <w:marRight w:val="0"/>
              <w:marTop w:val="0"/>
              <w:marBottom w:val="0"/>
              <w:divBdr>
                <w:top w:val="none" w:sz="0" w:space="0" w:color="auto"/>
                <w:left w:val="none" w:sz="0" w:space="0" w:color="auto"/>
                <w:bottom w:val="none" w:sz="0" w:space="0" w:color="auto"/>
                <w:right w:val="none" w:sz="0" w:space="0" w:color="auto"/>
              </w:divBdr>
            </w:div>
            <w:div w:id="140006556">
              <w:marLeft w:val="480"/>
              <w:marRight w:val="0"/>
              <w:marTop w:val="0"/>
              <w:marBottom w:val="0"/>
              <w:divBdr>
                <w:top w:val="none" w:sz="0" w:space="0" w:color="auto"/>
                <w:left w:val="none" w:sz="0" w:space="0" w:color="auto"/>
                <w:bottom w:val="none" w:sz="0" w:space="0" w:color="auto"/>
                <w:right w:val="none" w:sz="0" w:space="0" w:color="auto"/>
              </w:divBdr>
            </w:div>
            <w:div w:id="140050480">
              <w:marLeft w:val="480"/>
              <w:marRight w:val="0"/>
              <w:marTop w:val="0"/>
              <w:marBottom w:val="0"/>
              <w:divBdr>
                <w:top w:val="none" w:sz="0" w:space="0" w:color="auto"/>
                <w:left w:val="none" w:sz="0" w:space="0" w:color="auto"/>
                <w:bottom w:val="none" w:sz="0" w:space="0" w:color="auto"/>
                <w:right w:val="none" w:sz="0" w:space="0" w:color="auto"/>
              </w:divBdr>
            </w:div>
            <w:div w:id="140121747">
              <w:marLeft w:val="480"/>
              <w:marRight w:val="0"/>
              <w:marTop w:val="0"/>
              <w:marBottom w:val="0"/>
              <w:divBdr>
                <w:top w:val="none" w:sz="0" w:space="0" w:color="auto"/>
                <w:left w:val="none" w:sz="0" w:space="0" w:color="auto"/>
                <w:bottom w:val="none" w:sz="0" w:space="0" w:color="auto"/>
                <w:right w:val="none" w:sz="0" w:space="0" w:color="auto"/>
              </w:divBdr>
            </w:div>
            <w:div w:id="140197653">
              <w:marLeft w:val="480"/>
              <w:marRight w:val="0"/>
              <w:marTop w:val="0"/>
              <w:marBottom w:val="0"/>
              <w:divBdr>
                <w:top w:val="none" w:sz="0" w:space="0" w:color="auto"/>
                <w:left w:val="none" w:sz="0" w:space="0" w:color="auto"/>
                <w:bottom w:val="none" w:sz="0" w:space="0" w:color="auto"/>
                <w:right w:val="none" w:sz="0" w:space="0" w:color="auto"/>
              </w:divBdr>
            </w:div>
            <w:div w:id="140198376">
              <w:marLeft w:val="480"/>
              <w:marRight w:val="0"/>
              <w:marTop w:val="0"/>
              <w:marBottom w:val="0"/>
              <w:divBdr>
                <w:top w:val="none" w:sz="0" w:space="0" w:color="auto"/>
                <w:left w:val="none" w:sz="0" w:space="0" w:color="auto"/>
                <w:bottom w:val="none" w:sz="0" w:space="0" w:color="auto"/>
                <w:right w:val="none" w:sz="0" w:space="0" w:color="auto"/>
              </w:divBdr>
            </w:div>
            <w:div w:id="140276035">
              <w:marLeft w:val="480"/>
              <w:marRight w:val="0"/>
              <w:marTop w:val="0"/>
              <w:marBottom w:val="0"/>
              <w:divBdr>
                <w:top w:val="none" w:sz="0" w:space="0" w:color="auto"/>
                <w:left w:val="none" w:sz="0" w:space="0" w:color="auto"/>
                <w:bottom w:val="none" w:sz="0" w:space="0" w:color="auto"/>
                <w:right w:val="none" w:sz="0" w:space="0" w:color="auto"/>
              </w:divBdr>
            </w:div>
            <w:div w:id="140315361">
              <w:marLeft w:val="480"/>
              <w:marRight w:val="0"/>
              <w:marTop w:val="0"/>
              <w:marBottom w:val="0"/>
              <w:divBdr>
                <w:top w:val="none" w:sz="0" w:space="0" w:color="auto"/>
                <w:left w:val="none" w:sz="0" w:space="0" w:color="auto"/>
                <w:bottom w:val="none" w:sz="0" w:space="0" w:color="auto"/>
                <w:right w:val="none" w:sz="0" w:space="0" w:color="auto"/>
              </w:divBdr>
            </w:div>
            <w:div w:id="140390019">
              <w:marLeft w:val="480"/>
              <w:marRight w:val="0"/>
              <w:marTop w:val="0"/>
              <w:marBottom w:val="0"/>
              <w:divBdr>
                <w:top w:val="none" w:sz="0" w:space="0" w:color="auto"/>
                <w:left w:val="none" w:sz="0" w:space="0" w:color="auto"/>
                <w:bottom w:val="none" w:sz="0" w:space="0" w:color="auto"/>
                <w:right w:val="none" w:sz="0" w:space="0" w:color="auto"/>
              </w:divBdr>
            </w:div>
            <w:div w:id="140461770">
              <w:marLeft w:val="480"/>
              <w:marRight w:val="0"/>
              <w:marTop w:val="0"/>
              <w:marBottom w:val="0"/>
              <w:divBdr>
                <w:top w:val="none" w:sz="0" w:space="0" w:color="auto"/>
                <w:left w:val="none" w:sz="0" w:space="0" w:color="auto"/>
                <w:bottom w:val="none" w:sz="0" w:space="0" w:color="auto"/>
                <w:right w:val="none" w:sz="0" w:space="0" w:color="auto"/>
              </w:divBdr>
            </w:div>
            <w:div w:id="140468947">
              <w:marLeft w:val="480"/>
              <w:marRight w:val="0"/>
              <w:marTop w:val="0"/>
              <w:marBottom w:val="0"/>
              <w:divBdr>
                <w:top w:val="none" w:sz="0" w:space="0" w:color="auto"/>
                <w:left w:val="none" w:sz="0" w:space="0" w:color="auto"/>
                <w:bottom w:val="none" w:sz="0" w:space="0" w:color="auto"/>
                <w:right w:val="none" w:sz="0" w:space="0" w:color="auto"/>
              </w:divBdr>
            </w:div>
            <w:div w:id="140579247">
              <w:marLeft w:val="480"/>
              <w:marRight w:val="0"/>
              <w:marTop w:val="0"/>
              <w:marBottom w:val="0"/>
              <w:divBdr>
                <w:top w:val="none" w:sz="0" w:space="0" w:color="auto"/>
                <w:left w:val="none" w:sz="0" w:space="0" w:color="auto"/>
                <w:bottom w:val="none" w:sz="0" w:space="0" w:color="auto"/>
                <w:right w:val="none" w:sz="0" w:space="0" w:color="auto"/>
              </w:divBdr>
            </w:div>
            <w:div w:id="140729238">
              <w:marLeft w:val="480"/>
              <w:marRight w:val="0"/>
              <w:marTop w:val="0"/>
              <w:marBottom w:val="0"/>
              <w:divBdr>
                <w:top w:val="none" w:sz="0" w:space="0" w:color="auto"/>
                <w:left w:val="none" w:sz="0" w:space="0" w:color="auto"/>
                <w:bottom w:val="none" w:sz="0" w:space="0" w:color="auto"/>
                <w:right w:val="none" w:sz="0" w:space="0" w:color="auto"/>
              </w:divBdr>
            </w:div>
            <w:div w:id="140854456">
              <w:marLeft w:val="480"/>
              <w:marRight w:val="0"/>
              <w:marTop w:val="0"/>
              <w:marBottom w:val="0"/>
              <w:divBdr>
                <w:top w:val="none" w:sz="0" w:space="0" w:color="auto"/>
                <w:left w:val="none" w:sz="0" w:space="0" w:color="auto"/>
                <w:bottom w:val="none" w:sz="0" w:space="0" w:color="auto"/>
                <w:right w:val="none" w:sz="0" w:space="0" w:color="auto"/>
              </w:divBdr>
            </w:div>
            <w:div w:id="140971701">
              <w:marLeft w:val="480"/>
              <w:marRight w:val="0"/>
              <w:marTop w:val="0"/>
              <w:marBottom w:val="0"/>
              <w:divBdr>
                <w:top w:val="none" w:sz="0" w:space="0" w:color="auto"/>
                <w:left w:val="none" w:sz="0" w:space="0" w:color="auto"/>
                <w:bottom w:val="none" w:sz="0" w:space="0" w:color="auto"/>
                <w:right w:val="none" w:sz="0" w:space="0" w:color="auto"/>
              </w:divBdr>
            </w:div>
            <w:div w:id="140999180">
              <w:marLeft w:val="480"/>
              <w:marRight w:val="0"/>
              <w:marTop w:val="0"/>
              <w:marBottom w:val="0"/>
              <w:divBdr>
                <w:top w:val="none" w:sz="0" w:space="0" w:color="auto"/>
                <w:left w:val="none" w:sz="0" w:space="0" w:color="auto"/>
                <w:bottom w:val="none" w:sz="0" w:space="0" w:color="auto"/>
                <w:right w:val="none" w:sz="0" w:space="0" w:color="auto"/>
              </w:divBdr>
            </w:div>
            <w:div w:id="141041957">
              <w:marLeft w:val="480"/>
              <w:marRight w:val="0"/>
              <w:marTop w:val="0"/>
              <w:marBottom w:val="0"/>
              <w:divBdr>
                <w:top w:val="none" w:sz="0" w:space="0" w:color="auto"/>
                <w:left w:val="none" w:sz="0" w:space="0" w:color="auto"/>
                <w:bottom w:val="none" w:sz="0" w:space="0" w:color="auto"/>
                <w:right w:val="none" w:sz="0" w:space="0" w:color="auto"/>
              </w:divBdr>
            </w:div>
            <w:div w:id="141192978">
              <w:marLeft w:val="480"/>
              <w:marRight w:val="0"/>
              <w:marTop w:val="0"/>
              <w:marBottom w:val="0"/>
              <w:divBdr>
                <w:top w:val="none" w:sz="0" w:space="0" w:color="auto"/>
                <w:left w:val="none" w:sz="0" w:space="0" w:color="auto"/>
                <w:bottom w:val="none" w:sz="0" w:space="0" w:color="auto"/>
                <w:right w:val="none" w:sz="0" w:space="0" w:color="auto"/>
              </w:divBdr>
            </w:div>
            <w:div w:id="141235045">
              <w:marLeft w:val="480"/>
              <w:marRight w:val="0"/>
              <w:marTop w:val="0"/>
              <w:marBottom w:val="0"/>
              <w:divBdr>
                <w:top w:val="none" w:sz="0" w:space="0" w:color="auto"/>
                <w:left w:val="none" w:sz="0" w:space="0" w:color="auto"/>
                <w:bottom w:val="none" w:sz="0" w:space="0" w:color="auto"/>
                <w:right w:val="none" w:sz="0" w:space="0" w:color="auto"/>
              </w:divBdr>
            </w:div>
            <w:div w:id="141238740">
              <w:marLeft w:val="480"/>
              <w:marRight w:val="0"/>
              <w:marTop w:val="0"/>
              <w:marBottom w:val="0"/>
              <w:divBdr>
                <w:top w:val="none" w:sz="0" w:space="0" w:color="auto"/>
                <w:left w:val="none" w:sz="0" w:space="0" w:color="auto"/>
                <w:bottom w:val="none" w:sz="0" w:space="0" w:color="auto"/>
                <w:right w:val="none" w:sz="0" w:space="0" w:color="auto"/>
              </w:divBdr>
            </w:div>
            <w:div w:id="141312272">
              <w:marLeft w:val="480"/>
              <w:marRight w:val="0"/>
              <w:marTop w:val="0"/>
              <w:marBottom w:val="0"/>
              <w:divBdr>
                <w:top w:val="none" w:sz="0" w:space="0" w:color="auto"/>
                <w:left w:val="none" w:sz="0" w:space="0" w:color="auto"/>
                <w:bottom w:val="none" w:sz="0" w:space="0" w:color="auto"/>
                <w:right w:val="none" w:sz="0" w:space="0" w:color="auto"/>
              </w:divBdr>
            </w:div>
            <w:div w:id="141313159">
              <w:marLeft w:val="480"/>
              <w:marRight w:val="0"/>
              <w:marTop w:val="0"/>
              <w:marBottom w:val="0"/>
              <w:divBdr>
                <w:top w:val="none" w:sz="0" w:space="0" w:color="auto"/>
                <w:left w:val="none" w:sz="0" w:space="0" w:color="auto"/>
                <w:bottom w:val="none" w:sz="0" w:space="0" w:color="auto"/>
                <w:right w:val="none" w:sz="0" w:space="0" w:color="auto"/>
              </w:divBdr>
            </w:div>
            <w:div w:id="141427221">
              <w:marLeft w:val="480"/>
              <w:marRight w:val="0"/>
              <w:marTop w:val="0"/>
              <w:marBottom w:val="0"/>
              <w:divBdr>
                <w:top w:val="none" w:sz="0" w:space="0" w:color="auto"/>
                <w:left w:val="none" w:sz="0" w:space="0" w:color="auto"/>
                <w:bottom w:val="none" w:sz="0" w:space="0" w:color="auto"/>
                <w:right w:val="none" w:sz="0" w:space="0" w:color="auto"/>
              </w:divBdr>
            </w:div>
            <w:div w:id="141504413">
              <w:marLeft w:val="480"/>
              <w:marRight w:val="0"/>
              <w:marTop w:val="0"/>
              <w:marBottom w:val="0"/>
              <w:divBdr>
                <w:top w:val="none" w:sz="0" w:space="0" w:color="auto"/>
                <w:left w:val="none" w:sz="0" w:space="0" w:color="auto"/>
                <w:bottom w:val="none" w:sz="0" w:space="0" w:color="auto"/>
                <w:right w:val="none" w:sz="0" w:space="0" w:color="auto"/>
              </w:divBdr>
            </w:div>
            <w:div w:id="141507770">
              <w:marLeft w:val="480"/>
              <w:marRight w:val="0"/>
              <w:marTop w:val="0"/>
              <w:marBottom w:val="0"/>
              <w:divBdr>
                <w:top w:val="none" w:sz="0" w:space="0" w:color="auto"/>
                <w:left w:val="none" w:sz="0" w:space="0" w:color="auto"/>
                <w:bottom w:val="none" w:sz="0" w:space="0" w:color="auto"/>
                <w:right w:val="none" w:sz="0" w:space="0" w:color="auto"/>
              </w:divBdr>
            </w:div>
            <w:div w:id="141509264">
              <w:marLeft w:val="480"/>
              <w:marRight w:val="0"/>
              <w:marTop w:val="0"/>
              <w:marBottom w:val="0"/>
              <w:divBdr>
                <w:top w:val="none" w:sz="0" w:space="0" w:color="auto"/>
                <w:left w:val="none" w:sz="0" w:space="0" w:color="auto"/>
                <w:bottom w:val="none" w:sz="0" w:space="0" w:color="auto"/>
                <w:right w:val="none" w:sz="0" w:space="0" w:color="auto"/>
              </w:divBdr>
            </w:div>
            <w:div w:id="141580659">
              <w:marLeft w:val="480"/>
              <w:marRight w:val="0"/>
              <w:marTop w:val="0"/>
              <w:marBottom w:val="0"/>
              <w:divBdr>
                <w:top w:val="none" w:sz="0" w:space="0" w:color="auto"/>
                <w:left w:val="none" w:sz="0" w:space="0" w:color="auto"/>
                <w:bottom w:val="none" w:sz="0" w:space="0" w:color="auto"/>
                <w:right w:val="none" w:sz="0" w:space="0" w:color="auto"/>
              </w:divBdr>
            </w:div>
            <w:div w:id="141585518">
              <w:marLeft w:val="480"/>
              <w:marRight w:val="0"/>
              <w:marTop w:val="0"/>
              <w:marBottom w:val="0"/>
              <w:divBdr>
                <w:top w:val="none" w:sz="0" w:space="0" w:color="auto"/>
                <w:left w:val="none" w:sz="0" w:space="0" w:color="auto"/>
                <w:bottom w:val="none" w:sz="0" w:space="0" w:color="auto"/>
                <w:right w:val="none" w:sz="0" w:space="0" w:color="auto"/>
              </w:divBdr>
            </w:div>
            <w:div w:id="141627796">
              <w:marLeft w:val="480"/>
              <w:marRight w:val="0"/>
              <w:marTop w:val="0"/>
              <w:marBottom w:val="0"/>
              <w:divBdr>
                <w:top w:val="none" w:sz="0" w:space="0" w:color="auto"/>
                <w:left w:val="none" w:sz="0" w:space="0" w:color="auto"/>
                <w:bottom w:val="none" w:sz="0" w:space="0" w:color="auto"/>
                <w:right w:val="none" w:sz="0" w:space="0" w:color="auto"/>
              </w:divBdr>
            </w:div>
            <w:div w:id="141654980">
              <w:marLeft w:val="480"/>
              <w:marRight w:val="0"/>
              <w:marTop w:val="0"/>
              <w:marBottom w:val="0"/>
              <w:divBdr>
                <w:top w:val="none" w:sz="0" w:space="0" w:color="auto"/>
                <w:left w:val="none" w:sz="0" w:space="0" w:color="auto"/>
                <w:bottom w:val="none" w:sz="0" w:space="0" w:color="auto"/>
                <w:right w:val="none" w:sz="0" w:space="0" w:color="auto"/>
              </w:divBdr>
            </w:div>
            <w:div w:id="141699723">
              <w:marLeft w:val="480"/>
              <w:marRight w:val="0"/>
              <w:marTop w:val="0"/>
              <w:marBottom w:val="0"/>
              <w:divBdr>
                <w:top w:val="none" w:sz="0" w:space="0" w:color="auto"/>
                <w:left w:val="none" w:sz="0" w:space="0" w:color="auto"/>
                <w:bottom w:val="none" w:sz="0" w:space="0" w:color="auto"/>
                <w:right w:val="none" w:sz="0" w:space="0" w:color="auto"/>
              </w:divBdr>
            </w:div>
            <w:div w:id="141821121">
              <w:marLeft w:val="480"/>
              <w:marRight w:val="0"/>
              <w:marTop w:val="0"/>
              <w:marBottom w:val="0"/>
              <w:divBdr>
                <w:top w:val="none" w:sz="0" w:space="0" w:color="auto"/>
                <w:left w:val="none" w:sz="0" w:space="0" w:color="auto"/>
                <w:bottom w:val="none" w:sz="0" w:space="0" w:color="auto"/>
                <w:right w:val="none" w:sz="0" w:space="0" w:color="auto"/>
              </w:divBdr>
            </w:div>
            <w:div w:id="141892399">
              <w:marLeft w:val="480"/>
              <w:marRight w:val="0"/>
              <w:marTop w:val="0"/>
              <w:marBottom w:val="0"/>
              <w:divBdr>
                <w:top w:val="none" w:sz="0" w:space="0" w:color="auto"/>
                <w:left w:val="none" w:sz="0" w:space="0" w:color="auto"/>
                <w:bottom w:val="none" w:sz="0" w:space="0" w:color="auto"/>
                <w:right w:val="none" w:sz="0" w:space="0" w:color="auto"/>
              </w:divBdr>
            </w:div>
            <w:div w:id="141894173">
              <w:marLeft w:val="480"/>
              <w:marRight w:val="0"/>
              <w:marTop w:val="0"/>
              <w:marBottom w:val="0"/>
              <w:divBdr>
                <w:top w:val="none" w:sz="0" w:space="0" w:color="auto"/>
                <w:left w:val="none" w:sz="0" w:space="0" w:color="auto"/>
                <w:bottom w:val="none" w:sz="0" w:space="0" w:color="auto"/>
                <w:right w:val="none" w:sz="0" w:space="0" w:color="auto"/>
              </w:divBdr>
            </w:div>
            <w:div w:id="141969212">
              <w:marLeft w:val="480"/>
              <w:marRight w:val="0"/>
              <w:marTop w:val="0"/>
              <w:marBottom w:val="0"/>
              <w:divBdr>
                <w:top w:val="none" w:sz="0" w:space="0" w:color="auto"/>
                <w:left w:val="none" w:sz="0" w:space="0" w:color="auto"/>
                <w:bottom w:val="none" w:sz="0" w:space="0" w:color="auto"/>
                <w:right w:val="none" w:sz="0" w:space="0" w:color="auto"/>
              </w:divBdr>
            </w:div>
            <w:div w:id="142048015">
              <w:marLeft w:val="480"/>
              <w:marRight w:val="0"/>
              <w:marTop w:val="0"/>
              <w:marBottom w:val="0"/>
              <w:divBdr>
                <w:top w:val="none" w:sz="0" w:space="0" w:color="auto"/>
                <w:left w:val="none" w:sz="0" w:space="0" w:color="auto"/>
                <w:bottom w:val="none" w:sz="0" w:space="0" w:color="auto"/>
                <w:right w:val="none" w:sz="0" w:space="0" w:color="auto"/>
              </w:divBdr>
            </w:div>
            <w:div w:id="142091405">
              <w:marLeft w:val="480"/>
              <w:marRight w:val="0"/>
              <w:marTop w:val="0"/>
              <w:marBottom w:val="0"/>
              <w:divBdr>
                <w:top w:val="none" w:sz="0" w:space="0" w:color="auto"/>
                <w:left w:val="none" w:sz="0" w:space="0" w:color="auto"/>
                <w:bottom w:val="none" w:sz="0" w:space="0" w:color="auto"/>
                <w:right w:val="none" w:sz="0" w:space="0" w:color="auto"/>
              </w:divBdr>
            </w:div>
            <w:div w:id="142165657">
              <w:marLeft w:val="480"/>
              <w:marRight w:val="0"/>
              <w:marTop w:val="0"/>
              <w:marBottom w:val="0"/>
              <w:divBdr>
                <w:top w:val="none" w:sz="0" w:space="0" w:color="auto"/>
                <w:left w:val="none" w:sz="0" w:space="0" w:color="auto"/>
                <w:bottom w:val="none" w:sz="0" w:space="0" w:color="auto"/>
                <w:right w:val="none" w:sz="0" w:space="0" w:color="auto"/>
              </w:divBdr>
            </w:div>
            <w:div w:id="142355327">
              <w:marLeft w:val="480"/>
              <w:marRight w:val="0"/>
              <w:marTop w:val="0"/>
              <w:marBottom w:val="0"/>
              <w:divBdr>
                <w:top w:val="none" w:sz="0" w:space="0" w:color="auto"/>
                <w:left w:val="none" w:sz="0" w:space="0" w:color="auto"/>
                <w:bottom w:val="none" w:sz="0" w:space="0" w:color="auto"/>
                <w:right w:val="none" w:sz="0" w:space="0" w:color="auto"/>
              </w:divBdr>
            </w:div>
            <w:div w:id="142550464">
              <w:marLeft w:val="480"/>
              <w:marRight w:val="0"/>
              <w:marTop w:val="0"/>
              <w:marBottom w:val="0"/>
              <w:divBdr>
                <w:top w:val="none" w:sz="0" w:space="0" w:color="auto"/>
                <w:left w:val="none" w:sz="0" w:space="0" w:color="auto"/>
                <w:bottom w:val="none" w:sz="0" w:space="0" w:color="auto"/>
                <w:right w:val="none" w:sz="0" w:space="0" w:color="auto"/>
              </w:divBdr>
            </w:div>
            <w:div w:id="142622764">
              <w:marLeft w:val="480"/>
              <w:marRight w:val="0"/>
              <w:marTop w:val="0"/>
              <w:marBottom w:val="0"/>
              <w:divBdr>
                <w:top w:val="none" w:sz="0" w:space="0" w:color="auto"/>
                <w:left w:val="none" w:sz="0" w:space="0" w:color="auto"/>
                <w:bottom w:val="none" w:sz="0" w:space="0" w:color="auto"/>
                <w:right w:val="none" w:sz="0" w:space="0" w:color="auto"/>
              </w:divBdr>
            </w:div>
            <w:div w:id="142818487">
              <w:marLeft w:val="480"/>
              <w:marRight w:val="0"/>
              <w:marTop w:val="0"/>
              <w:marBottom w:val="0"/>
              <w:divBdr>
                <w:top w:val="none" w:sz="0" w:space="0" w:color="auto"/>
                <w:left w:val="none" w:sz="0" w:space="0" w:color="auto"/>
                <w:bottom w:val="none" w:sz="0" w:space="0" w:color="auto"/>
                <w:right w:val="none" w:sz="0" w:space="0" w:color="auto"/>
              </w:divBdr>
            </w:div>
            <w:div w:id="142890256">
              <w:marLeft w:val="480"/>
              <w:marRight w:val="0"/>
              <w:marTop w:val="0"/>
              <w:marBottom w:val="0"/>
              <w:divBdr>
                <w:top w:val="none" w:sz="0" w:space="0" w:color="auto"/>
                <w:left w:val="none" w:sz="0" w:space="0" w:color="auto"/>
                <w:bottom w:val="none" w:sz="0" w:space="0" w:color="auto"/>
                <w:right w:val="none" w:sz="0" w:space="0" w:color="auto"/>
              </w:divBdr>
            </w:div>
            <w:div w:id="142940717">
              <w:marLeft w:val="480"/>
              <w:marRight w:val="0"/>
              <w:marTop w:val="0"/>
              <w:marBottom w:val="0"/>
              <w:divBdr>
                <w:top w:val="none" w:sz="0" w:space="0" w:color="auto"/>
                <w:left w:val="none" w:sz="0" w:space="0" w:color="auto"/>
                <w:bottom w:val="none" w:sz="0" w:space="0" w:color="auto"/>
                <w:right w:val="none" w:sz="0" w:space="0" w:color="auto"/>
              </w:divBdr>
            </w:div>
            <w:div w:id="142940735">
              <w:marLeft w:val="480"/>
              <w:marRight w:val="0"/>
              <w:marTop w:val="0"/>
              <w:marBottom w:val="0"/>
              <w:divBdr>
                <w:top w:val="none" w:sz="0" w:space="0" w:color="auto"/>
                <w:left w:val="none" w:sz="0" w:space="0" w:color="auto"/>
                <w:bottom w:val="none" w:sz="0" w:space="0" w:color="auto"/>
                <w:right w:val="none" w:sz="0" w:space="0" w:color="auto"/>
              </w:divBdr>
            </w:div>
            <w:div w:id="143085438">
              <w:marLeft w:val="480"/>
              <w:marRight w:val="0"/>
              <w:marTop w:val="0"/>
              <w:marBottom w:val="0"/>
              <w:divBdr>
                <w:top w:val="none" w:sz="0" w:space="0" w:color="auto"/>
                <w:left w:val="none" w:sz="0" w:space="0" w:color="auto"/>
                <w:bottom w:val="none" w:sz="0" w:space="0" w:color="auto"/>
                <w:right w:val="none" w:sz="0" w:space="0" w:color="auto"/>
              </w:divBdr>
            </w:div>
            <w:div w:id="143087752">
              <w:marLeft w:val="480"/>
              <w:marRight w:val="0"/>
              <w:marTop w:val="0"/>
              <w:marBottom w:val="0"/>
              <w:divBdr>
                <w:top w:val="none" w:sz="0" w:space="0" w:color="auto"/>
                <w:left w:val="none" w:sz="0" w:space="0" w:color="auto"/>
                <w:bottom w:val="none" w:sz="0" w:space="0" w:color="auto"/>
                <w:right w:val="none" w:sz="0" w:space="0" w:color="auto"/>
              </w:divBdr>
            </w:div>
            <w:div w:id="143200277">
              <w:marLeft w:val="480"/>
              <w:marRight w:val="0"/>
              <w:marTop w:val="0"/>
              <w:marBottom w:val="0"/>
              <w:divBdr>
                <w:top w:val="none" w:sz="0" w:space="0" w:color="auto"/>
                <w:left w:val="none" w:sz="0" w:space="0" w:color="auto"/>
                <w:bottom w:val="none" w:sz="0" w:space="0" w:color="auto"/>
                <w:right w:val="none" w:sz="0" w:space="0" w:color="auto"/>
              </w:divBdr>
            </w:div>
            <w:div w:id="143204091">
              <w:marLeft w:val="480"/>
              <w:marRight w:val="0"/>
              <w:marTop w:val="0"/>
              <w:marBottom w:val="0"/>
              <w:divBdr>
                <w:top w:val="none" w:sz="0" w:space="0" w:color="auto"/>
                <w:left w:val="none" w:sz="0" w:space="0" w:color="auto"/>
                <w:bottom w:val="none" w:sz="0" w:space="0" w:color="auto"/>
                <w:right w:val="none" w:sz="0" w:space="0" w:color="auto"/>
              </w:divBdr>
            </w:div>
            <w:div w:id="143276933">
              <w:marLeft w:val="480"/>
              <w:marRight w:val="0"/>
              <w:marTop w:val="0"/>
              <w:marBottom w:val="0"/>
              <w:divBdr>
                <w:top w:val="none" w:sz="0" w:space="0" w:color="auto"/>
                <w:left w:val="none" w:sz="0" w:space="0" w:color="auto"/>
                <w:bottom w:val="none" w:sz="0" w:space="0" w:color="auto"/>
                <w:right w:val="none" w:sz="0" w:space="0" w:color="auto"/>
              </w:divBdr>
            </w:div>
            <w:div w:id="143354953">
              <w:marLeft w:val="480"/>
              <w:marRight w:val="0"/>
              <w:marTop w:val="0"/>
              <w:marBottom w:val="0"/>
              <w:divBdr>
                <w:top w:val="none" w:sz="0" w:space="0" w:color="auto"/>
                <w:left w:val="none" w:sz="0" w:space="0" w:color="auto"/>
                <w:bottom w:val="none" w:sz="0" w:space="0" w:color="auto"/>
                <w:right w:val="none" w:sz="0" w:space="0" w:color="auto"/>
              </w:divBdr>
            </w:div>
            <w:div w:id="143475163">
              <w:marLeft w:val="480"/>
              <w:marRight w:val="0"/>
              <w:marTop w:val="0"/>
              <w:marBottom w:val="0"/>
              <w:divBdr>
                <w:top w:val="none" w:sz="0" w:space="0" w:color="auto"/>
                <w:left w:val="none" w:sz="0" w:space="0" w:color="auto"/>
                <w:bottom w:val="none" w:sz="0" w:space="0" w:color="auto"/>
                <w:right w:val="none" w:sz="0" w:space="0" w:color="auto"/>
              </w:divBdr>
            </w:div>
            <w:div w:id="143552919">
              <w:marLeft w:val="480"/>
              <w:marRight w:val="0"/>
              <w:marTop w:val="0"/>
              <w:marBottom w:val="0"/>
              <w:divBdr>
                <w:top w:val="none" w:sz="0" w:space="0" w:color="auto"/>
                <w:left w:val="none" w:sz="0" w:space="0" w:color="auto"/>
                <w:bottom w:val="none" w:sz="0" w:space="0" w:color="auto"/>
                <w:right w:val="none" w:sz="0" w:space="0" w:color="auto"/>
              </w:divBdr>
            </w:div>
            <w:div w:id="143737282">
              <w:marLeft w:val="480"/>
              <w:marRight w:val="0"/>
              <w:marTop w:val="0"/>
              <w:marBottom w:val="0"/>
              <w:divBdr>
                <w:top w:val="none" w:sz="0" w:space="0" w:color="auto"/>
                <w:left w:val="none" w:sz="0" w:space="0" w:color="auto"/>
                <w:bottom w:val="none" w:sz="0" w:space="0" w:color="auto"/>
                <w:right w:val="none" w:sz="0" w:space="0" w:color="auto"/>
              </w:divBdr>
            </w:div>
            <w:div w:id="143861229">
              <w:marLeft w:val="480"/>
              <w:marRight w:val="0"/>
              <w:marTop w:val="0"/>
              <w:marBottom w:val="0"/>
              <w:divBdr>
                <w:top w:val="none" w:sz="0" w:space="0" w:color="auto"/>
                <w:left w:val="none" w:sz="0" w:space="0" w:color="auto"/>
                <w:bottom w:val="none" w:sz="0" w:space="0" w:color="auto"/>
                <w:right w:val="none" w:sz="0" w:space="0" w:color="auto"/>
              </w:divBdr>
            </w:div>
            <w:div w:id="143864510">
              <w:marLeft w:val="480"/>
              <w:marRight w:val="0"/>
              <w:marTop w:val="0"/>
              <w:marBottom w:val="0"/>
              <w:divBdr>
                <w:top w:val="none" w:sz="0" w:space="0" w:color="auto"/>
                <w:left w:val="none" w:sz="0" w:space="0" w:color="auto"/>
                <w:bottom w:val="none" w:sz="0" w:space="0" w:color="auto"/>
                <w:right w:val="none" w:sz="0" w:space="0" w:color="auto"/>
              </w:divBdr>
            </w:div>
            <w:div w:id="143938480">
              <w:marLeft w:val="480"/>
              <w:marRight w:val="0"/>
              <w:marTop w:val="0"/>
              <w:marBottom w:val="0"/>
              <w:divBdr>
                <w:top w:val="none" w:sz="0" w:space="0" w:color="auto"/>
                <w:left w:val="none" w:sz="0" w:space="0" w:color="auto"/>
                <w:bottom w:val="none" w:sz="0" w:space="0" w:color="auto"/>
                <w:right w:val="none" w:sz="0" w:space="0" w:color="auto"/>
              </w:divBdr>
            </w:div>
            <w:div w:id="144319455">
              <w:marLeft w:val="480"/>
              <w:marRight w:val="0"/>
              <w:marTop w:val="0"/>
              <w:marBottom w:val="0"/>
              <w:divBdr>
                <w:top w:val="none" w:sz="0" w:space="0" w:color="auto"/>
                <w:left w:val="none" w:sz="0" w:space="0" w:color="auto"/>
                <w:bottom w:val="none" w:sz="0" w:space="0" w:color="auto"/>
                <w:right w:val="none" w:sz="0" w:space="0" w:color="auto"/>
              </w:divBdr>
            </w:div>
            <w:div w:id="144322287">
              <w:marLeft w:val="480"/>
              <w:marRight w:val="0"/>
              <w:marTop w:val="0"/>
              <w:marBottom w:val="0"/>
              <w:divBdr>
                <w:top w:val="none" w:sz="0" w:space="0" w:color="auto"/>
                <w:left w:val="none" w:sz="0" w:space="0" w:color="auto"/>
                <w:bottom w:val="none" w:sz="0" w:space="0" w:color="auto"/>
                <w:right w:val="none" w:sz="0" w:space="0" w:color="auto"/>
              </w:divBdr>
            </w:div>
            <w:div w:id="144513576">
              <w:marLeft w:val="480"/>
              <w:marRight w:val="0"/>
              <w:marTop w:val="0"/>
              <w:marBottom w:val="0"/>
              <w:divBdr>
                <w:top w:val="none" w:sz="0" w:space="0" w:color="auto"/>
                <w:left w:val="none" w:sz="0" w:space="0" w:color="auto"/>
                <w:bottom w:val="none" w:sz="0" w:space="0" w:color="auto"/>
                <w:right w:val="none" w:sz="0" w:space="0" w:color="auto"/>
              </w:divBdr>
            </w:div>
            <w:div w:id="144513711">
              <w:marLeft w:val="480"/>
              <w:marRight w:val="0"/>
              <w:marTop w:val="0"/>
              <w:marBottom w:val="0"/>
              <w:divBdr>
                <w:top w:val="none" w:sz="0" w:space="0" w:color="auto"/>
                <w:left w:val="none" w:sz="0" w:space="0" w:color="auto"/>
                <w:bottom w:val="none" w:sz="0" w:space="0" w:color="auto"/>
                <w:right w:val="none" w:sz="0" w:space="0" w:color="auto"/>
              </w:divBdr>
            </w:div>
            <w:div w:id="144668025">
              <w:marLeft w:val="480"/>
              <w:marRight w:val="0"/>
              <w:marTop w:val="0"/>
              <w:marBottom w:val="0"/>
              <w:divBdr>
                <w:top w:val="none" w:sz="0" w:space="0" w:color="auto"/>
                <w:left w:val="none" w:sz="0" w:space="0" w:color="auto"/>
                <w:bottom w:val="none" w:sz="0" w:space="0" w:color="auto"/>
                <w:right w:val="none" w:sz="0" w:space="0" w:color="auto"/>
              </w:divBdr>
            </w:div>
            <w:div w:id="144787439">
              <w:marLeft w:val="480"/>
              <w:marRight w:val="0"/>
              <w:marTop w:val="0"/>
              <w:marBottom w:val="0"/>
              <w:divBdr>
                <w:top w:val="none" w:sz="0" w:space="0" w:color="auto"/>
                <w:left w:val="none" w:sz="0" w:space="0" w:color="auto"/>
                <w:bottom w:val="none" w:sz="0" w:space="0" w:color="auto"/>
                <w:right w:val="none" w:sz="0" w:space="0" w:color="auto"/>
              </w:divBdr>
            </w:div>
            <w:div w:id="144788179">
              <w:marLeft w:val="480"/>
              <w:marRight w:val="0"/>
              <w:marTop w:val="0"/>
              <w:marBottom w:val="0"/>
              <w:divBdr>
                <w:top w:val="none" w:sz="0" w:space="0" w:color="auto"/>
                <w:left w:val="none" w:sz="0" w:space="0" w:color="auto"/>
                <w:bottom w:val="none" w:sz="0" w:space="0" w:color="auto"/>
                <w:right w:val="none" w:sz="0" w:space="0" w:color="auto"/>
              </w:divBdr>
            </w:div>
            <w:div w:id="144858909">
              <w:marLeft w:val="480"/>
              <w:marRight w:val="0"/>
              <w:marTop w:val="0"/>
              <w:marBottom w:val="0"/>
              <w:divBdr>
                <w:top w:val="none" w:sz="0" w:space="0" w:color="auto"/>
                <w:left w:val="none" w:sz="0" w:space="0" w:color="auto"/>
                <w:bottom w:val="none" w:sz="0" w:space="0" w:color="auto"/>
                <w:right w:val="none" w:sz="0" w:space="0" w:color="auto"/>
              </w:divBdr>
            </w:div>
            <w:div w:id="144860035">
              <w:marLeft w:val="480"/>
              <w:marRight w:val="0"/>
              <w:marTop w:val="0"/>
              <w:marBottom w:val="0"/>
              <w:divBdr>
                <w:top w:val="none" w:sz="0" w:space="0" w:color="auto"/>
                <w:left w:val="none" w:sz="0" w:space="0" w:color="auto"/>
                <w:bottom w:val="none" w:sz="0" w:space="0" w:color="auto"/>
                <w:right w:val="none" w:sz="0" w:space="0" w:color="auto"/>
              </w:divBdr>
            </w:div>
            <w:div w:id="144931320">
              <w:marLeft w:val="480"/>
              <w:marRight w:val="0"/>
              <w:marTop w:val="0"/>
              <w:marBottom w:val="0"/>
              <w:divBdr>
                <w:top w:val="none" w:sz="0" w:space="0" w:color="auto"/>
                <w:left w:val="none" w:sz="0" w:space="0" w:color="auto"/>
                <w:bottom w:val="none" w:sz="0" w:space="0" w:color="auto"/>
                <w:right w:val="none" w:sz="0" w:space="0" w:color="auto"/>
              </w:divBdr>
            </w:div>
            <w:div w:id="144975854">
              <w:marLeft w:val="480"/>
              <w:marRight w:val="0"/>
              <w:marTop w:val="0"/>
              <w:marBottom w:val="0"/>
              <w:divBdr>
                <w:top w:val="none" w:sz="0" w:space="0" w:color="auto"/>
                <w:left w:val="none" w:sz="0" w:space="0" w:color="auto"/>
                <w:bottom w:val="none" w:sz="0" w:space="0" w:color="auto"/>
                <w:right w:val="none" w:sz="0" w:space="0" w:color="auto"/>
              </w:divBdr>
            </w:div>
            <w:div w:id="145050300">
              <w:marLeft w:val="480"/>
              <w:marRight w:val="0"/>
              <w:marTop w:val="0"/>
              <w:marBottom w:val="0"/>
              <w:divBdr>
                <w:top w:val="none" w:sz="0" w:space="0" w:color="auto"/>
                <w:left w:val="none" w:sz="0" w:space="0" w:color="auto"/>
                <w:bottom w:val="none" w:sz="0" w:space="0" w:color="auto"/>
                <w:right w:val="none" w:sz="0" w:space="0" w:color="auto"/>
              </w:divBdr>
            </w:div>
            <w:div w:id="145168432">
              <w:marLeft w:val="480"/>
              <w:marRight w:val="0"/>
              <w:marTop w:val="0"/>
              <w:marBottom w:val="0"/>
              <w:divBdr>
                <w:top w:val="none" w:sz="0" w:space="0" w:color="auto"/>
                <w:left w:val="none" w:sz="0" w:space="0" w:color="auto"/>
                <w:bottom w:val="none" w:sz="0" w:space="0" w:color="auto"/>
                <w:right w:val="none" w:sz="0" w:space="0" w:color="auto"/>
              </w:divBdr>
            </w:div>
            <w:div w:id="145246831">
              <w:marLeft w:val="480"/>
              <w:marRight w:val="0"/>
              <w:marTop w:val="0"/>
              <w:marBottom w:val="0"/>
              <w:divBdr>
                <w:top w:val="none" w:sz="0" w:space="0" w:color="auto"/>
                <w:left w:val="none" w:sz="0" w:space="0" w:color="auto"/>
                <w:bottom w:val="none" w:sz="0" w:space="0" w:color="auto"/>
                <w:right w:val="none" w:sz="0" w:space="0" w:color="auto"/>
              </w:divBdr>
            </w:div>
            <w:div w:id="145319470">
              <w:marLeft w:val="480"/>
              <w:marRight w:val="0"/>
              <w:marTop w:val="0"/>
              <w:marBottom w:val="0"/>
              <w:divBdr>
                <w:top w:val="none" w:sz="0" w:space="0" w:color="auto"/>
                <w:left w:val="none" w:sz="0" w:space="0" w:color="auto"/>
                <w:bottom w:val="none" w:sz="0" w:space="0" w:color="auto"/>
                <w:right w:val="none" w:sz="0" w:space="0" w:color="auto"/>
              </w:divBdr>
            </w:div>
            <w:div w:id="145322123">
              <w:marLeft w:val="480"/>
              <w:marRight w:val="0"/>
              <w:marTop w:val="0"/>
              <w:marBottom w:val="0"/>
              <w:divBdr>
                <w:top w:val="none" w:sz="0" w:space="0" w:color="auto"/>
                <w:left w:val="none" w:sz="0" w:space="0" w:color="auto"/>
                <w:bottom w:val="none" w:sz="0" w:space="0" w:color="auto"/>
                <w:right w:val="none" w:sz="0" w:space="0" w:color="auto"/>
              </w:divBdr>
            </w:div>
            <w:div w:id="145360621">
              <w:marLeft w:val="480"/>
              <w:marRight w:val="0"/>
              <w:marTop w:val="0"/>
              <w:marBottom w:val="0"/>
              <w:divBdr>
                <w:top w:val="none" w:sz="0" w:space="0" w:color="auto"/>
                <w:left w:val="none" w:sz="0" w:space="0" w:color="auto"/>
                <w:bottom w:val="none" w:sz="0" w:space="0" w:color="auto"/>
                <w:right w:val="none" w:sz="0" w:space="0" w:color="auto"/>
              </w:divBdr>
            </w:div>
            <w:div w:id="145365552">
              <w:marLeft w:val="480"/>
              <w:marRight w:val="0"/>
              <w:marTop w:val="0"/>
              <w:marBottom w:val="0"/>
              <w:divBdr>
                <w:top w:val="none" w:sz="0" w:space="0" w:color="auto"/>
                <w:left w:val="none" w:sz="0" w:space="0" w:color="auto"/>
                <w:bottom w:val="none" w:sz="0" w:space="0" w:color="auto"/>
                <w:right w:val="none" w:sz="0" w:space="0" w:color="auto"/>
              </w:divBdr>
            </w:div>
            <w:div w:id="145434230">
              <w:marLeft w:val="480"/>
              <w:marRight w:val="0"/>
              <w:marTop w:val="0"/>
              <w:marBottom w:val="0"/>
              <w:divBdr>
                <w:top w:val="none" w:sz="0" w:space="0" w:color="auto"/>
                <w:left w:val="none" w:sz="0" w:space="0" w:color="auto"/>
                <w:bottom w:val="none" w:sz="0" w:space="0" w:color="auto"/>
                <w:right w:val="none" w:sz="0" w:space="0" w:color="auto"/>
              </w:divBdr>
            </w:div>
            <w:div w:id="145586633">
              <w:marLeft w:val="480"/>
              <w:marRight w:val="0"/>
              <w:marTop w:val="0"/>
              <w:marBottom w:val="0"/>
              <w:divBdr>
                <w:top w:val="none" w:sz="0" w:space="0" w:color="auto"/>
                <w:left w:val="none" w:sz="0" w:space="0" w:color="auto"/>
                <w:bottom w:val="none" w:sz="0" w:space="0" w:color="auto"/>
                <w:right w:val="none" w:sz="0" w:space="0" w:color="auto"/>
              </w:divBdr>
            </w:div>
            <w:div w:id="145627627">
              <w:marLeft w:val="480"/>
              <w:marRight w:val="0"/>
              <w:marTop w:val="0"/>
              <w:marBottom w:val="0"/>
              <w:divBdr>
                <w:top w:val="none" w:sz="0" w:space="0" w:color="auto"/>
                <w:left w:val="none" w:sz="0" w:space="0" w:color="auto"/>
                <w:bottom w:val="none" w:sz="0" w:space="0" w:color="auto"/>
                <w:right w:val="none" w:sz="0" w:space="0" w:color="auto"/>
              </w:divBdr>
            </w:div>
            <w:div w:id="145784511">
              <w:marLeft w:val="480"/>
              <w:marRight w:val="0"/>
              <w:marTop w:val="0"/>
              <w:marBottom w:val="0"/>
              <w:divBdr>
                <w:top w:val="none" w:sz="0" w:space="0" w:color="auto"/>
                <w:left w:val="none" w:sz="0" w:space="0" w:color="auto"/>
                <w:bottom w:val="none" w:sz="0" w:space="0" w:color="auto"/>
                <w:right w:val="none" w:sz="0" w:space="0" w:color="auto"/>
              </w:divBdr>
            </w:div>
            <w:div w:id="145827610">
              <w:marLeft w:val="480"/>
              <w:marRight w:val="0"/>
              <w:marTop w:val="0"/>
              <w:marBottom w:val="0"/>
              <w:divBdr>
                <w:top w:val="none" w:sz="0" w:space="0" w:color="auto"/>
                <w:left w:val="none" w:sz="0" w:space="0" w:color="auto"/>
                <w:bottom w:val="none" w:sz="0" w:space="0" w:color="auto"/>
                <w:right w:val="none" w:sz="0" w:space="0" w:color="auto"/>
              </w:divBdr>
            </w:div>
            <w:div w:id="145975878">
              <w:marLeft w:val="480"/>
              <w:marRight w:val="0"/>
              <w:marTop w:val="0"/>
              <w:marBottom w:val="0"/>
              <w:divBdr>
                <w:top w:val="none" w:sz="0" w:space="0" w:color="auto"/>
                <w:left w:val="none" w:sz="0" w:space="0" w:color="auto"/>
                <w:bottom w:val="none" w:sz="0" w:space="0" w:color="auto"/>
                <w:right w:val="none" w:sz="0" w:space="0" w:color="auto"/>
              </w:divBdr>
            </w:div>
            <w:div w:id="146019949">
              <w:marLeft w:val="480"/>
              <w:marRight w:val="0"/>
              <w:marTop w:val="0"/>
              <w:marBottom w:val="0"/>
              <w:divBdr>
                <w:top w:val="none" w:sz="0" w:space="0" w:color="auto"/>
                <w:left w:val="none" w:sz="0" w:space="0" w:color="auto"/>
                <w:bottom w:val="none" w:sz="0" w:space="0" w:color="auto"/>
                <w:right w:val="none" w:sz="0" w:space="0" w:color="auto"/>
              </w:divBdr>
            </w:div>
            <w:div w:id="146021571">
              <w:marLeft w:val="480"/>
              <w:marRight w:val="0"/>
              <w:marTop w:val="0"/>
              <w:marBottom w:val="0"/>
              <w:divBdr>
                <w:top w:val="none" w:sz="0" w:space="0" w:color="auto"/>
                <w:left w:val="none" w:sz="0" w:space="0" w:color="auto"/>
                <w:bottom w:val="none" w:sz="0" w:space="0" w:color="auto"/>
                <w:right w:val="none" w:sz="0" w:space="0" w:color="auto"/>
              </w:divBdr>
            </w:div>
            <w:div w:id="146021597">
              <w:marLeft w:val="480"/>
              <w:marRight w:val="0"/>
              <w:marTop w:val="0"/>
              <w:marBottom w:val="0"/>
              <w:divBdr>
                <w:top w:val="none" w:sz="0" w:space="0" w:color="auto"/>
                <w:left w:val="none" w:sz="0" w:space="0" w:color="auto"/>
                <w:bottom w:val="none" w:sz="0" w:space="0" w:color="auto"/>
                <w:right w:val="none" w:sz="0" w:space="0" w:color="auto"/>
              </w:divBdr>
            </w:div>
            <w:div w:id="146022563">
              <w:marLeft w:val="480"/>
              <w:marRight w:val="0"/>
              <w:marTop w:val="0"/>
              <w:marBottom w:val="0"/>
              <w:divBdr>
                <w:top w:val="none" w:sz="0" w:space="0" w:color="auto"/>
                <w:left w:val="none" w:sz="0" w:space="0" w:color="auto"/>
                <w:bottom w:val="none" w:sz="0" w:space="0" w:color="auto"/>
                <w:right w:val="none" w:sz="0" w:space="0" w:color="auto"/>
              </w:divBdr>
            </w:div>
            <w:div w:id="146165470">
              <w:marLeft w:val="480"/>
              <w:marRight w:val="0"/>
              <w:marTop w:val="0"/>
              <w:marBottom w:val="0"/>
              <w:divBdr>
                <w:top w:val="none" w:sz="0" w:space="0" w:color="auto"/>
                <w:left w:val="none" w:sz="0" w:space="0" w:color="auto"/>
                <w:bottom w:val="none" w:sz="0" w:space="0" w:color="auto"/>
                <w:right w:val="none" w:sz="0" w:space="0" w:color="auto"/>
              </w:divBdr>
            </w:div>
            <w:div w:id="146212615">
              <w:marLeft w:val="480"/>
              <w:marRight w:val="0"/>
              <w:marTop w:val="0"/>
              <w:marBottom w:val="0"/>
              <w:divBdr>
                <w:top w:val="none" w:sz="0" w:space="0" w:color="auto"/>
                <w:left w:val="none" w:sz="0" w:space="0" w:color="auto"/>
                <w:bottom w:val="none" w:sz="0" w:space="0" w:color="auto"/>
                <w:right w:val="none" w:sz="0" w:space="0" w:color="auto"/>
              </w:divBdr>
            </w:div>
            <w:div w:id="146287002">
              <w:marLeft w:val="480"/>
              <w:marRight w:val="0"/>
              <w:marTop w:val="0"/>
              <w:marBottom w:val="0"/>
              <w:divBdr>
                <w:top w:val="none" w:sz="0" w:space="0" w:color="auto"/>
                <w:left w:val="none" w:sz="0" w:space="0" w:color="auto"/>
                <w:bottom w:val="none" w:sz="0" w:space="0" w:color="auto"/>
                <w:right w:val="none" w:sz="0" w:space="0" w:color="auto"/>
              </w:divBdr>
            </w:div>
            <w:div w:id="146289181">
              <w:marLeft w:val="480"/>
              <w:marRight w:val="0"/>
              <w:marTop w:val="0"/>
              <w:marBottom w:val="0"/>
              <w:divBdr>
                <w:top w:val="none" w:sz="0" w:space="0" w:color="auto"/>
                <w:left w:val="none" w:sz="0" w:space="0" w:color="auto"/>
                <w:bottom w:val="none" w:sz="0" w:space="0" w:color="auto"/>
                <w:right w:val="none" w:sz="0" w:space="0" w:color="auto"/>
              </w:divBdr>
            </w:div>
            <w:div w:id="146358076">
              <w:marLeft w:val="480"/>
              <w:marRight w:val="0"/>
              <w:marTop w:val="0"/>
              <w:marBottom w:val="0"/>
              <w:divBdr>
                <w:top w:val="none" w:sz="0" w:space="0" w:color="auto"/>
                <w:left w:val="none" w:sz="0" w:space="0" w:color="auto"/>
                <w:bottom w:val="none" w:sz="0" w:space="0" w:color="auto"/>
                <w:right w:val="none" w:sz="0" w:space="0" w:color="auto"/>
              </w:divBdr>
            </w:div>
            <w:div w:id="146437290">
              <w:marLeft w:val="480"/>
              <w:marRight w:val="0"/>
              <w:marTop w:val="0"/>
              <w:marBottom w:val="0"/>
              <w:divBdr>
                <w:top w:val="none" w:sz="0" w:space="0" w:color="auto"/>
                <w:left w:val="none" w:sz="0" w:space="0" w:color="auto"/>
                <w:bottom w:val="none" w:sz="0" w:space="0" w:color="auto"/>
                <w:right w:val="none" w:sz="0" w:space="0" w:color="auto"/>
              </w:divBdr>
            </w:div>
            <w:div w:id="146484940">
              <w:marLeft w:val="480"/>
              <w:marRight w:val="0"/>
              <w:marTop w:val="0"/>
              <w:marBottom w:val="0"/>
              <w:divBdr>
                <w:top w:val="none" w:sz="0" w:space="0" w:color="auto"/>
                <w:left w:val="none" w:sz="0" w:space="0" w:color="auto"/>
                <w:bottom w:val="none" w:sz="0" w:space="0" w:color="auto"/>
                <w:right w:val="none" w:sz="0" w:space="0" w:color="auto"/>
              </w:divBdr>
            </w:div>
            <w:div w:id="146485120">
              <w:marLeft w:val="480"/>
              <w:marRight w:val="0"/>
              <w:marTop w:val="0"/>
              <w:marBottom w:val="0"/>
              <w:divBdr>
                <w:top w:val="none" w:sz="0" w:space="0" w:color="auto"/>
                <w:left w:val="none" w:sz="0" w:space="0" w:color="auto"/>
                <w:bottom w:val="none" w:sz="0" w:space="0" w:color="auto"/>
                <w:right w:val="none" w:sz="0" w:space="0" w:color="auto"/>
              </w:divBdr>
            </w:div>
            <w:div w:id="146676087">
              <w:marLeft w:val="480"/>
              <w:marRight w:val="0"/>
              <w:marTop w:val="0"/>
              <w:marBottom w:val="0"/>
              <w:divBdr>
                <w:top w:val="none" w:sz="0" w:space="0" w:color="auto"/>
                <w:left w:val="none" w:sz="0" w:space="0" w:color="auto"/>
                <w:bottom w:val="none" w:sz="0" w:space="0" w:color="auto"/>
                <w:right w:val="none" w:sz="0" w:space="0" w:color="auto"/>
              </w:divBdr>
            </w:div>
            <w:div w:id="146746127">
              <w:marLeft w:val="480"/>
              <w:marRight w:val="0"/>
              <w:marTop w:val="0"/>
              <w:marBottom w:val="0"/>
              <w:divBdr>
                <w:top w:val="none" w:sz="0" w:space="0" w:color="auto"/>
                <w:left w:val="none" w:sz="0" w:space="0" w:color="auto"/>
                <w:bottom w:val="none" w:sz="0" w:space="0" w:color="auto"/>
                <w:right w:val="none" w:sz="0" w:space="0" w:color="auto"/>
              </w:divBdr>
            </w:div>
            <w:div w:id="146747329">
              <w:marLeft w:val="480"/>
              <w:marRight w:val="0"/>
              <w:marTop w:val="0"/>
              <w:marBottom w:val="0"/>
              <w:divBdr>
                <w:top w:val="none" w:sz="0" w:space="0" w:color="auto"/>
                <w:left w:val="none" w:sz="0" w:space="0" w:color="auto"/>
                <w:bottom w:val="none" w:sz="0" w:space="0" w:color="auto"/>
                <w:right w:val="none" w:sz="0" w:space="0" w:color="auto"/>
              </w:divBdr>
            </w:div>
            <w:div w:id="146748679">
              <w:marLeft w:val="480"/>
              <w:marRight w:val="0"/>
              <w:marTop w:val="0"/>
              <w:marBottom w:val="0"/>
              <w:divBdr>
                <w:top w:val="none" w:sz="0" w:space="0" w:color="auto"/>
                <w:left w:val="none" w:sz="0" w:space="0" w:color="auto"/>
                <w:bottom w:val="none" w:sz="0" w:space="0" w:color="auto"/>
                <w:right w:val="none" w:sz="0" w:space="0" w:color="auto"/>
              </w:divBdr>
            </w:div>
            <w:div w:id="146750366">
              <w:marLeft w:val="480"/>
              <w:marRight w:val="0"/>
              <w:marTop w:val="0"/>
              <w:marBottom w:val="0"/>
              <w:divBdr>
                <w:top w:val="none" w:sz="0" w:space="0" w:color="auto"/>
                <w:left w:val="none" w:sz="0" w:space="0" w:color="auto"/>
                <w:bottom w:val="none" w:sz="0" w:space="0" w:color="auto"/>
                <w:right w:val="none" w:sz="0" w:space="0" w:color="auto"/>
              </w:divBdr>
            </w:div>
            <w:div w:id="146872265">
              <w:marLeft w:val="480"/>
              <w:marRight w:val="0"/>
              <w:marTop w:val="0"/>
              <w:marBottom w:val="0"/>
              <w:divBdr>
                <w:top w:val="none" w:sz="0" w:space="0" w:color="auto"/>
                <w:left w:val="none" w:sz="0" w:space="0" w:color="auto"/>
                <w:bottom w:val="none" w:sz="0" w:space="0" w:color="auto"/>
                <w:right w:val="none" w:sz="0" w:space="0" w:color="auto"/>
              </w:divBdr>
            </w:div>
            <w:div w:id="146940221">
              <w:marLeft w:val="480"/>
              <w:marRight w:val="0"/>
              <w:marTop w:val="0"/>
              <w:marBottom w:val="0"/>
              <w:divBdr>
                <w:top w:val="none" w:sz="0" w:space="0" w:color="auto"/>
                <w:left w:val="none" w:sz="0" w:space="0" w:color="auto"/>
                <w:bottom w:val="none" w:sz="0" w:space="0" w:color="auto"/>
                <w:right w:val="none" w:sz="0" w:space="0" w:color="auto"/>
              </w:divBdr>
            </w:div>
            <w:div w:id="147216215">
              <w:marLeft w:val="480"/>
              <w:marRight w:val="0"/>
              <w:marTop w:val="0"/>
              <w:marBottom w:val="0"/>
              <w:divBdr>
                <w:top w:val="none" w:sz="0" w:space="0" w:color="auto"/>
                <w:left w:val="none" w:sz="0" w:space="0" w:color="auto"/>
                <w:bottom w:val="none" w:sz="0" w:space="0" w:color="auto"/>
                <w:right w:val="none" w:sz="0" w:space="0" w:color="auto"/>
              </w:divBdr>
            </w:div>
            <w:div w:id="147330177">
              <w:marLeft w:val="480"/>
              <w:marRight w:val="0"/>
              <w:marTop w:val="0"/>
              <w:marBottom w:val="0"/>
              <w:divBdr>
                <w:top w:val="none" w:sz="0" w:space="0" w:color="auto"/>
                <w:left w:val="none" w:sz="0" w:space="0" w:color="auto"/>
                <w:bottom w:val="none" w:sz="0" w:space="0" w:color="auto"/>
                <w:right w:val="none" w:sz="0" w:space="0" w:color="auto"/>
              </w:divBdr>
            </w:div>
            <w:div w:id="147331078">
              <w:marLeft w:val="480"/>
              <w:marRight w:val="0"/>
              <w:marTop w:val="0"/>
              <w:marBottom w:val="0"/>
              <w:divBdr>
                <w:top w:val="none" w:sz="0" w:space="0" w:color="auto"/>
                <w:left w:val="none" w:sz="0" w:space="0" w:color="auto"/>
                <w:bottom w:val="none" w:sz="0" w:space="0" w:color="auto"/>
                <w:right w:val="none" w:sz="0" w:space="0" w:color="auto"/>
              </w:divBdr>
            </w:div>
            <w:div w:id="147403331">
              <w:marLeft w:val="480"/>
              <w:marRight w:val="0"/>
              <w:marTop w:val="0"/>
              <w:marBottom w:val="0"/>
              <w:divBdr>
                <w:top w:val="none" w:sz="0" w:space="0" w:color="auto"/>
                <w:left w:val="none" w:sz="0" w:space="0" w:color="auto"/>
                <w:bottom w:val="none" w:sz="0" w:space="0" w:color="auto"/>
                <w:right w:val="none" w:sz="0" w:space="0" w:color="auto"/>
              </w:divBdr>
            </w:div>
            <w:div w:id="147553015">
              <w:marLeft w:val="480"/>
              <w:marRight w:val="0"/>
              <w:marTop w:val="0"/>
              <w:marBottom w:val="0"/>
              <w:divBdr>
                <w:top w:val="none" w:sz="0" w:space="0" w:color="auto"/>
                <w:left w:val="none" w:sz="0" w:space="0" w:color="auto"/>
                <w:bottom w:val="none" w:sz="0" w:space="0" w:color="auto"/>
                <w:right w:val="none" w:sz="0" w:space="0" w:color="auto"/>
              </w:divBdr>
            </w:div>
            <w:div w:id="147594668">
              <w:marLeft w:val="480"/>
              <w:marRight w:val="0"/>
              <w:marTop w:val="0"/>
              <w:marBottom w:val="0"/>
              <w:divBdr>
                <w:top w:val="none" w:sz="0" w:space="0" w:color="auto"/>
                <w:left w:val="none" w:sz="0" w:space="0" w:color="auto"/>
                <w:bottom w:val="none" w:sz="0" w:space="0" w:color="auto"/>
                <w:right w:val="none" w:sz="0" w:space="0" w:color="auto"/>
              </w:divBdr>
            </w:div>
            <w:div w:id="147600813">
              <w:marLeft w:val="480"/>
              <w:marRight w:val="0"/>
              <w:marTop w:val="0"/>
              <w:marBottom w:val="0"/>
              <w:divBdr>
                <w:top w:val="none" w:sz="0" w:space="0" w:color="auto"/>
                <w:left w:val="none" w:sz="0" w:space="0" w:color="auto"/>
                <w:bottom w:val="none" w:sz="0" w:space="0" w:color="auto"/>
                <w:right w:val="none" w:sz="0" w:space="0" w:color="auto"/>
              </w:divBdr>
            </w:div>
            <w:div w:id="147601127">
              <w:marLeft w:val="480"/>
              <w:marRight w:val="0"/>
              <w:marTop w:val="0"/>
              <w:marBottom w:val="0"/>
              <w:divBdr>
                <w:top w:val="none" w:sz="0" w:space="0" w:color="auto"/>
                <w:left w:val="none" w:sz="0" w:space="0" w:color="auto"/>
                <w:bottom w:val="none" w:sz="0" w:space="0" w:color="auto"/>
                <w:right w:val="none" w:sz="0" w:space="0" w:color="auto"/>
              </w:divBdr>
            </w:div>
            <w:div w:id="147601422">
              <w:marLeft w:val="480"/>
              <w:marRight w:val="0"/>
              <w:marTop w:val="0"/>
              <w:marBottom w:val="0"/>
              <w:divBdr>
                <w:top w:val="none" w:sz="0" w:space="0" w:color="auto"/>
                <w:left w:val="none" w:sz="0" w:space="0" w:color="auto"/>
                <w:bottom w:val="none" w:sz="0" w:space="0" w:color="auto"/>
                <w:right w:val="none" w:sz="0" w:space="0" w:color="auto"/>
              </w:divBdr>
            </w:div>
            <w:div w:id="147676993">
              <w:marLeft w:val="480"/>
              <w:marRight w:val="0"/>
              <w:marTop w:val="0"/>
              <w:marBottom w:val="0"/>
              <w:divBdr>
                <w:top w:val="none" w:sz="0" w:space="0" w:color="auto"/>
                <w:left w:val="none" w:sz="0" w:space="0" w:color="auto"/>
                <w:bottom w:val="none" w:sz="0" w:space="0" w:color="auto"/>
                <w:right w:val="none" w:sz="0" w:space="0" w:color="auto"/>
              </w:divBdr>
            </w:div>
            <w:div w:id="147678238">
              <w:marLeft w:val="480"/>
              <w:marRight w:val="0"/>
              <w:marTop w:val="0"/>
              <w:marBottom w:val="0"/>
              <w:divBdr>
                <w:top w:val="none" w:sz="0" w:space="0" w:color="auto"/>
                <w:left w:val="none" w:sz="0" w:space="0" w:color="auto"/>
                <w:bottom w:val="none" w:sz="0" w:space="0" w:color="auto"/>
                <w:right w:val="none" w:sz="0" w:space="0" w:color="auto"/>
              </w:divBdr>
            </w:div>
            <w:div w:id="147748224">
              <w:marLeft w:val="480"/>
              <w:marRight w:val="0"/>
              <w:marTop w:val="0"/>
              <w:marBottom w:val="0"/>
              <w:divBdr>
                <w:top w:val="none" w:sz="0" w:space="0" w:color="auto"/>
                <w:left w:val="none" w:sz="0" w:space="0" w:color="auto"/>
                <w:bottom w:val="none" w:sz="0" w:space="0" w:color="auto"/>
                <w:right w:val="none" w:sz="0" w:space="0" w:color="auto"/>
              </w:divBdr>
            </w:div>
            <w:div w:id="148138281">
              <w:marLeft w:val="480"/>
              <w:marRight w:val="0"/>
              <w:marTop w:val="0"/>
              <w:marBottom w:val="0"/>
              <w:divBdr>
                <w:top w:val="none" w:sz="0" w:space="0" w:color="auto"/>
                <w:left w:val="none" w:sz="0" w:space="0" w:color="auto"/>
                <w:bottom w:val="none" w:sz="0" w:space="0" w:color="auto"/>
                <w:right w:val="none" w:sz="0" w:space="0" w:color="auto"/>
              </w:divBdr>
            </w:div>
            <w:div w:id="148328094">
              <w:marLeft w:val="480"/>
              <w:marRight w:val="0"/>
              <w:marTop w:val="0"/>
              <w:marBottom w:val="0"/>
              <w:divBdr>
                <w:top w:val="none" w:sz="0" w:space="0" w:color="auto"/>
                <w:left w:val="none" w:sz="0" w:space="0" w:color="auto"/>
                <w:bottom w:val="none" w:sz="0" w:space="0" w:color="auto"/>
                <w:right w:val="none" w:sz="0" w:space="0" w:color="auto"/>
              </w:divBdr>
            </w:div>
            <w:div w:id="148329331">
              <w:marLeft w:val="480"/>
              <w:marRight w:val="0"/>
              <w:marTop w:val="0"/>
              <w:marBottom w:val="0"/>
              <w:divBdr>
                <w:top w:val="none" w:sz="0" w:space="0" w:color="auto"/>
                <w:left w:val="none" w:sz="0" w:space="0" w:color="auto"/>
                <w:bottom w:val="none" w:sz="0" w:space="0" w:color="auto"/>
                <w:right w:val="none" w:sz="0" w:space="0" w:color="auto"/>
              </w:divBdr>
            </w:div>
            <w:div w:id="148402581">
              <w:marLeft w:val="480"/>
              <w:marRight w:val="0"/>
              <w:marTop w:val="0"/>
              <w:marBottom w:val="0"/>
              <w:divBdr>
                <w:top w:val="none" w:sz="0" w:space="0" w:color="auto"/>
                <w:left w:val="none" w:sz="0" w:space="0" w:color="auto"/>
                <w:bottom w:val="none" w:sz="0" w:space="0" w:color="auto"/>
                <w:right w:val="none" w:sz="0" w:space="0" w:color="auto"/>
              </w:divBdr>
            </w:div>
            <w:div w:id="148519106">
              <w:marLeft w:val="480"/>
              <w:marRight w:val="0"/>
              <w:marTop w:val="0"/>
              <w:marBottom w:val="0"/>
              <w:divBdr>
                <w:top w:val="none" w:sz="0" w:space="0" w:color="auto"/>
                <w:left w:val="none" w:sz="0" w:space="0" w:color="auto"/>
                <w:bottom w:val="none" w:sz="0" w:space="0" w:color="auto"/>
                <w:right w:val="none" w:sz="0" w:space="0" w:color="auto"/>
              </w:divBdr>
            </w:div>
            <w:div w:id="148639694">
              <w:marLeft w:val="480"/>
              <w:marRight w:val="0"/>
              <w:marTop w:val="0"/>
              <w:marBottom w:val="0"/>
              <w:divBdr>
                <w:top w:val="none" w:sz="0" w:space="0" w:color="auto"/>
                <w:left w:val="none" w:sz="0" w:space="0" w:color="auto"/>
                <w:bottom w:val="none" w:sz="0" w:space="0" w:color="auto"/>
                <w:right w:val="none" w:sz="0" w:space="0" w:color="auto"/>
              </w:divBdr>
            </w:div>
            <w:div w:id="148711523">
              <w:marLeft w:val="480"/>
              <w:marRight w:val="0"/>
              <w:marTop w:val="0"/>
              <w:marBottom w:val="0"/>
              <w:divBdr>
                <w:top w:val="none" w:sz="0" w:space="0" w:color="auto"/>
                <w:left w:val="none" w:sz="0" w:space="0" w:color="auto"/>
                <w:bottom w:val="none" w:sz="0" w:space="0" w:color="auto"/>
                <w:right w:val="none" w:sz="0" w:space="0" w:color="auto"/>
              </w:divBdr>
            </w:div>
            <w:div w:id="148717402">
              <w:marLeft w:val="480"/>
              <w:marRight w:val="0"/>
              <w:marTop w:val="0"/>
              <w:marBottom w:val="0"/>
              <w:divBdr>
                <w:top w:val="none" w:sz="0" w:space="0" w:color="auto"/>
                <w:left w:val="none" w:sz="0" w:space="0" w:color="auto"/>
                <w:bottom w:val="none" w:sz="0" w:space="0" w:color="auto"/>
                <w:right w:val="none" w:sz="0" w:space="0" w:color="auto"/>
              </w:divBdr>
            </w:div>
            <w:div w:id="148837922">
              <w:marLeft w:val="480"/>
              <w:marRight w:val="0"/>
              <w:marTop w:val="0"/>
              <w:marBottom w:val="0"/>
              <w:divBdr>
                <w:top w:val="none" w:sz="0" w:space="0" w:color="auto"/>
                <w:left w:val="none" w:sz="0" w:space="0" w:color="auto"/>
                <w:bottom w:val="none" w:sz="0" w:space="0" w:color="auto"/>
                <w:right w:val="none" w:sz="0" w:space="0" w:color="auto"/>
              </w:divBdr>
            </w:div>
            <w:div w:id="148912865">
              <w:marLeft w:val="480"/>
              <w:marRight w:val="0"/>
              <w:marTop w:val="0"/>
              <w:marBottom w:val="0"/>
              <w:divBdr>
                <w:top w:val="none" w:sz="0" w:space="0" w:color="auto"/>
                <w:left w:val="none" w:sz="0" w:space="0" w:color="auto"/>
                <w:bottom w:val="none" w:sz="0" w:space="0" w:color="auto"/>
                <w:right w:val="none" w:sz="0" w:space="0" w:color="auto"/>
              </w:divBdr>
            </w:div>
            <w:div w:id="148913391">
              <w:marLeft w:val="480"/>
              <w:marRight w:val="0"/>
              <w:marTop w:val="0"/>
              <w:marBottom w:val="0"/>
              <w:divBdr>
                <w:top w:val="none" w:sz="0" w:space="0" w:color="auto"/>
                <w:left w:val="none" w:sz="0" w:space="0" w:color="auto"/>
                <w:bottom w:val="none" w:sz="0" w:space="0" w:color="auto"/>
                <w:right w:val="none" w:sz="0" w:space="0" w:color="auto"/>
              </w:divBdr>
            </w:div>
            <w:div w:id="149056591">
              <w:marLeft w:val="480"/>
              <w:marRight w:val="0"/>
              <w:marTop w:val="0"/>
              <w:marBottom w:val="0"/>
              <w:divBdr>
                <w:top w:val="none" w:sz="0" w:space="0" w:color="auto"/>
                <w:left w:val="none" w:sz="0" w:space="0" w:color="auto"/>
                <w:bottom w:val="none" w:sz="0" w:space="0" w:color="auto"/>
                <w:right w:val="none" w:sz="0" w:space="0" w:color="auto"/>
              </w:divBdr>
            </w:div>
            <w:div w:id="149060713">
              <w:marLeft w:val="480"/>
              <w:marRight w:val="0"/>
              <w:marTop w:val="0"/>
              <w:marBottom w:val="0"/>
              <w:divBdr>
                <w:top w:val="none" w:sz="0" w:space="0" w:color="auto"/>
                <w:left w:val="none" w:sz="0" w:space="0" w:color="auto"/>
                <w:bottom w:val="none" w:sz="0" w:space="0" w:color="auto"/>
                <w:right w:val="none" w:sz="0" w:space="0" w:color="auto"/>
              </w:divBdr>
            </w:div>
            <w:div w:id="149097759">
              <w:marLeft w:val="480"/>
              <w:marRight w:val="0"/>
              <w:marTop w:val="0"/>
              <w:marBottom w:val="0"/>
              <w:divBdr>
                <w:top w:val="none" w:sz="0" w:space="0" w:color="auto"/>
                <w:left w:val="none" w:sz="0" w:space="0" w:color="auto"/>
                <w:bottom w:val="none" w:sz="0" w:space="0" w:color="auto"/>
                <w:right w:val="none" w:sz="0" w:space="0" w:color="auto"/>
              </w:divBdr>
            </w:div>
            <w:div w:id="149175084">
              <w:marLeft w:val="480"/>
              <w:marRight w:val="0"/>
              <w:marTop w:val="0"/>
              <w:marBottom w:val="0"/>
              <w:divBdr>
                <w:top w:val="none" w:sz="0" w:space="0" w:color="auto"/>
                <w:left w:val="none" w:sz="0" w:space="0" w:color="auto"/>
                <w:bottom w:val="none" w:sz="0" w:space="0" w:color="auto"/>
                <w:right w:val="none" w:sz="0" w:space="0" w:color="auto"/>
              </w:divBdr>
            </w:div>
            <w:div w:id="149296860">
              <w:marLeft w:val="480"/>
              <w:marRight w:val="0"/>
              <w:marTop w:val="0"/>
              <w:marBottom w:val="0"/>
              <w:divBdr>
                <w:top w:val="none" w:sz="0" w:space="0" w:color="auto"/>
                <w:left w:val="none" w:sz="0" w:space="0" w:color="auto"/>
                <w:bottom w:val="none" w:sz="0" w:space="0" w:color="auto"/>
                <w:right w:val="none" w:sz="0" w:space="0" w:color="auto"/>
              </w:divBdr>
            </w:div>
            <w:div w:id="149297461">
              <w:marLeft w:val="480"/>
              <w:marRight w:val="0"/>
              <w:marTop w:val="0"/>
              <w:marBottom w:val="0"/>
              <w:divBdr>
                <w:top w:val="none" w:sz="0" w:space="0" w:color="auto"/>
                <w:left w:val="none" w:sz="0" w:space="0" w:color="auto"/>
                <w:bottom w:val="none" w:sz="0" w:space="0" w:color="auto"/>
                <w:right w:val="none" w:sz="0" w:space="0" w:color="auto"/>
              </w:divBdr>
            </w:div>
            <w:div w:id="149488827">
              <w:marLeft w:val="480"/>
              <w:marRight w:val="0"/>
              <w:marTop w:val="0"/>
              <w:marBottom w:val="0"/>
              <w:divBdr>
                <w:top w:val="none" w:sz="0" w:space="0" w:color="auto"/>
                <w:left w:val="none" w:sz="0" w:space="0" w:color="auto"/>
                <w:bottom w:val="none" w:sz="0" w:space="0" w:color="auto"/>
                <w:right w:val="none" w:sz="0" w:space="0" w:color="auto"/>
              </w:divBdr>
            </w:div>
            <w:div w:id="149564783">
              <w:marLeft w:val="480"/>
              <w:marRight w:val="0"/>
              <w:marTop w:val="0"/>
              <w:marBottom w:val="0"/>
              <w:divBdr>
                <w:top w:val="none" w:sz="0" w:space="0" w:color="auto"/>
                <w:left w:val="none" w:sz="0" w:space="0" w:color="auto"/>
                <w:bottom w:val="none" w:sz="0" w:space="0" w:color="auto"/>
                <w:right w:val="none" w:sz="0" w:space="0" w:color="auto"/>
              </w:divBdr>
            </w:div>
            <w:div w:id="149642577">
              <w:marLeft w:val="480"/>
              <w:marRight w:val="0"/>
              <w:marTop w:val="0"/>
              <w:marBottom w:val="0"/>
              <w:divBdr>
                <w:top w:val="none" w:sz="0" w:space="0" w:color="auto"/>
                <w:left w:val="none" w:sz="0" w:space="0" w:color="auto"/>
                <w:bottom w:val="none" w:sz="0" w:space="0" w:color="auto"/>
                <w:right w:val="none" w:sz="0" w:space="0" w:color="auto"/>
              </w:divBdr>
            </w:div>
            <w:div w:id="149711656">
              <w:marLeft w:val="480"/>
              <w:marRight w:val="0"/>
              <w:marTop w:val="0"/>
              <w:marBottom w:val="0"/>
              <w:divBdr>
                <w:top w:val="none" w:sz="0" w:space="0" w:color="auto"/>
                <w:left w:val="none" w:sz="0" w:space="0" w:color="auto"/>
                <w:bottom w:val="none" w:sz="0" w:space="0" w:color="auto"/>
                <w:right w:val="none" w:sz="0" w:space="0" w:color="auto"/>
              </w:divBdr>
            </w:div>
            <w:div w:id="149757994">
              <w:marLeft w:val="480"/>
              <w:marRight w:val="0"/>
              <w:marTop w:val="0"/>
              <w:marBottom w:val="0"/>
              <w:divBdr>
                <w:top w:val="none" w:sz="0" w:space="0" w:color="auto"/>
                <w:left w:val="none" w:sz="0" w:space="0" w:color="auto"/>
                <w:bottom w:val="none" w:sz="0" w:space="0" w:color="auto"/>
                <w:right w:val="none" w:sz="0" w:space="0" w:color="auto"/>
              </w:divBdr>
            </w:div>
            <w:div w:id="149829271">
              <w:marLeft w:val="480"/>
              <w:marRight w:val="0"/>
              <w:marTop w:val="0"/>
              <w:marBottom w:val="0"/>
              <w:divBdr>
                <w:top w:val="none" w:sz="0" w:space="0" w:color="auto"/>
                <w:left w:val="none" w:sz="0" w:space="0" w:color="auto"/>
                <w:bottom w:val="none" w:sz="0" w:space="0" w:color="auto"/>
                <w:right w:val="none" w:sz="0" w:space="0" w:color="auto"/>
              </w:divBdr>
            </w:div>
            <w:div w:id="149908375">
              <w:marLeft w:val="480"/>
              <w:marRight w:val="0"/>
              <w:marTop w:val="0"/>
              <w:marBottom w:val="0"/>
              <w:divBdr>
                <w:top w:val="none" w:sz="0" w:space="0" w:color="auto"/>
                <w:left w:val="none" w:sz="0" w:space="0" w:color="auto"/>
                <w:bottom w:val="none" w:sz="0" w:space="0" w:color="auto"/>
                <w:right w:val="none" w:sz="0" w:space="0" w:color="auto"/>
              </w:divBdr>
            </w:div>
            <w:div w:id="149910551">
              <w:marLeft w:val="480"/>
              <w:marRight w:val="0"/>
              <w:marTop w:val="0"/>
              <w:marBottom w:val="0"/>
              <w:divBdr>
                <w:top w:val="none" w:sz="0" w:space="0" w:color="auto"/>
                <w:left w:val="none" w:sz="0" w:space="0" w:color="auto"/>
                <w:bottom w:val="none" w:sz="0" w:space="0" w:color="auto"/>
                <w:right w:val="none" w:sz="0" w:space="0" w:color="auto"/>
              </w:divBdr>
            </w:div>
            <w:div w:id="150021916">
              <w:marLeft w:val="480"/>
              <w:marRight w:val="0"/>
              <w:marTop w:val="0"/>
              <w:marBottom w:val="0"/>
              <w:divBdr>
                <w:top w:val="none" w:sz="0" w:space="0" w:color="auto"/>
                <w:left w:val="none" w:sz="0" w:space="0" w:color="auto"/>
                <w:bottom w:val="none" w:sz="0" w:space="0" w:color="auto"/>
                <w:right w:val="none" w:sz="0" w:space="0" w:color="auto"/>
              </w:divBdr>
            </w:div>
            <w:div w:id="150028177">
              <w:marLeft w:val="480"/>
              <w:marRight w:val="0"/>
              <w:marTop w:val="0"/>
              <w:marBottom w:val="0"/>
              <w:divBdr>
                <w:top w:val="none" w:sz="0" w:space="0" w:color="auto"/>
                <w:left w:val="none" w:sz="0" w:space="0" w:color="auto"/>
                <w:bottom w:val="none" w:sz="0" w:space="0" w:color="auto"/>
                <w:right w:val="none" w:sz="0" w:space="0" w:color="auto"/>
              </w:divBdr>
            </w:div>
            <w:div w:id="150100135">
              <w:marLeft w:val="480"/>
              <w:marRight w:val="0"/>
              <w:marTop w:val="0"/>
              <w:marBottom w:val="0"/>
              <w:divBdr>
                <w:top w:val="none" w:sz="0" w:space="0" w:color="auto"/>
                <w:left w:val="none" w:sz="0" w:space="0" w:color="auto"/>
                <w:bottom w:val="none" w:sz="0" w:space="0" w:color="auto"/>
                <w:right w:val="none" w:sz="0" w:space="0" w:color="auto"/>
              </w:divBdr>
            </w:div>
            <w:div w:id="150102350">
              <w:marLeft w:val="480"/>
              <w:marRight w:val="0"/>
              <w:marTop w:val="0"/>
              <w:marBottom w:val="0"/>
              <w:divBdr>
                <w:top w:val="none" w:sz="0" w:space="0" w:color="auto"/>
                <w:left w:val="none" w:sz="0" w:space="0" w:color="auto"/>
                <w:bottom w:val="none" w:sz="0" w:space="0" w:color="auto"/>
                <w:right w:val="none" w:sz="0" w:space="0" w:color="auto"/>
              </w:divBdr>
            </w:div>
            <w:div w:id="150143713">
              <w:marLeft w:val="480"/>
              <w:marRight w:val="0"/>
              <w:marTop w:val="0"/>
              <w:marBottom w:val="0"/>
              <w:divBdr>
                <w:top w:val="none" w:sz="0" w:space="0" w:color="auto"/>
                <w:left w:val="none" w:sz="0" w:space="0" w:color="auto"/>
                <w:bottom w:val="none" w:sz="0" w:space="0" w:color="auto"/>
                <w:right w:val="none" w:sz="0" w:space="0" w:color="auto"/>
              </w:divBdr>
            </w:div>
            <w:div w:id="150172562">
              <w:marLeft w:val="480"/>
              <w:marRight w:val="0"/>
              <w:marTop w:val="0"/>
              <w:marBottom w:val="0"/>
              <w:divBdr>
                <w:top w:val="none" w:sz="0" w:space="0" w:color="auto"/>
                <w:left w:val="none" w:sz="0" w:space="0" w:color="auto"/>
                <w:bottom w:val="none" w:sz="0" w:space="0" w:color="auto"/>
                <w:right w:val="none" w:sz="0" w:space="0" w:color="auto"/>
              </w:divBdr>
            </w:div>
            <w:div w:id="150173111">
              <w:marLeft w:val="480"/>
              <w:marRight w:val="0"/>
              <w:marTop w:val="0"/>
              <w:marBottom w:val="0"/>
              <w:divBdr>
                <w:top w:val="none" w:sz="0" w:space="0" w:color="auto"/>
                <w:left w:val="none" w:sz="0" w:space="0" w:color="auto"/>
                <w:bottom w:val="none" w:sz="0" w:space="0" w:color="auto"/>
                <w:right w:val="none" w:sz="0" w:space="0" w:color="auto"/>
              </w:divBdr>
            </w:div>
            <w:div w:id="150298278">
              <w:marLeft w:val="480"/>
              <w:marRight w:val="0"/>
              <w:marTop w:val="0"/>
              <w:marBottom w:val="0"/>
              <w:divBdr>
                <w:top w:val="none" w:sz="0" w:space="0" w:color="auto"/>
                <w:left w:val="none" w:sz="0" w:space="0" w:color="auto"/>
                <w:bottom w:val="none" w:sz="0" w:space="0" w:color="auto"/>
                <w:right w:val="none" w:sz="0" w:space="0" w:color="auto"/>
              </w:divBdr>
            </w:div>
            <w:div w:id="150410332">
              <w:marLeft w:val="480"/>
              <w:marRight w:val="0"/>
              <w:marTop w:val="0"/>
              <w:marBottom w:val="0"/>
              <w:divBdr>
                <w:top w:val="none" w:sz="0" w:space="0" w:color="auto"/>
                <w:left w:val="none" w:sz="0" w:space="0" w:color="auto"/>
                <w:bottom w:val="none" w:sz="0" w:space="0" w:color="auto"/>
                <w:right w:val="none" w:sz="0" w:space="0" w:color="auto"/>
              </w:divBdr>
            </w:div>
            <w:div w:id="150412362">
              <w:marLeft w:val="480"/>
              <w:marRight w:val="0"/>
              <w:marTop w:val="0"/>
              <w:marBottom w:val="0"/>
              <w:divBdr>
                <w:top w:val="none" w:sz="0" w:space="0" w:color="auto"/>
                <w:left w:val="none" w:sz="0" w:space="0" w:color="auto"/>
                <w:bottom w:val="none" w:sz="0" w:space="0" w:color="auto"/>
                <w:right w:val="none" w:sz="0" w:space="0" w:color="auto"/>
              </w:divBdr>
            </w:div>
            <w:div w:id="150415995">
              <w:marLeft w:val="480"/>
              <w:marRight w:val="0"/>
              <w:marTop w:val="0"/>
              <w:marBottom w:val="0"/>
              <w:divBdr>
                <w:top w:val="none" w:sz="0" w:space="0" w:color="auto"/>
                <w:left w:val="none" w:sz="0" w:space="0" w:color="auto"/>
                <w:bottom w:val="none" w:sz="0" w:space="0" w:color="auto"/>
                <w:right w:val="none" w:sz="0" w:space="0" w:color="auto"/>
              </w:divBdr>
            </w:div>
            <w:div w:id="150608851">
              <w:marLeft w:val="480"/>
              <w:marRight w:val="0"/>
              <w:marTop w:val="0"/>
              <w:marBottom w:val="0"/>
              <w:divBdr>
                <w:top w:val="none" w:sz="0" w:space="0" w:color="auto"/>
                <w:left w:val="none" w:sz="0" w:space="0" w:color="auto"/>
                <w:bottom w:val="none" w:sz="0" w:space="0" w:color="auto"/>
                <w:right w:val="none" w:sz="0" w:space="0" w:color="auto"/>
              </w:divBdr>
            </w:div>
            <w:div w:id="150683666">
              <w:marLeft w:val="480"/>
              <w:marRight w:val="0"/>
              <w:marTop w:val="0"/>
              <w:marBottom w:val="0"/>
              <w:divBdr>
                <w:top w:val="none" w:sz="0" w:space="0" w:color="auto"/>
                <w:left w:val="none" w:sz="0" w:space="0" w:color="auto"/>
                <w:bottom w:val="none" w:sz="0" w:space="0" w:color="auto"/>
                <w:right w:val="none" w:sz="0" w:space="0" w:color="auto"/>
              </w:divBdr>
            </w:div>
            <w:div w:id="150685691">
              <w:marLeft w:val="480"/>
              <w:marRight w:val="0"/>
              <w:marTop w:val="0"/>
              <w:marBottom w:val="0"/>
              <w:divBdr>
                <w:top w:val="none" w:sz="0" w:space="0" w:color="auto"/>
                <w:left w:val="none" w:sz="0" w:space="0" w:color="auto"/>
                <w:bottom w:val="none" w:sz="0" w:space="0" w:color="auto"/>
                <w:right w:val="none" w:sz="0" w:space="0" w:color="auto"/>
              </w:divBdr>
            </w:div>
            <w:div w:id="150685731">
              <w:marLeft w:val="480"/>
              <w:marRight w:val="0"/>
              <w:marTop w:val="0"/>
              <w:marBottom w:val="0"/>
              <w:divBdr>
                <w:top w:val="none" w:sz="0" w:space="0" w:color="auto"/>
                <w:left w:val="none" w:sz="0" w:space="0" w:color="auto"/>
                <w:bottom w:val="none" w:sz="0" w:space="0" w:color="auto"/>
                <w:right w:val="none" w:sz="0" w:space="0" w:color="auto"/>
              </w:divBdr>
            </w:div>
            <w:div w:id="150954616">
              <w:marLeft w:val="480"/>
              <w:marRight w:val="0"/>
              <w:marTop w:val="0"/>
              <w:marBottom w:val="0"/>
              <w:divBdr>
                <w:top w:val="none" w:sz="0" w:space="0" w:color="auto"/>
                <w:left w:val="none" w:sz="0" w:space="0" w:color="auto"/>
                <w:bottom w:val="none" w:sz="0" w:space="0" w:color="auto"/>
                <w:right w:val="none" w:sz="0" w:space="0" w:color="auto"/>
              </w:divBdr>
            </w:div>
            <w:div w:id="151070604">
              <w:marLeft w:val="480"/>
              <w:marRight w:val="0"/>
              <w:marTop w:val="0"/>
              <w:marBottom w:val="0"/>
              <w:divBdr>
                <w:top w:val="none" w:sz="0" w:space="0" w:color="auto"/>
                <w:left w:val="none" w:sz="0" w:space="0" w:color="auto"/>
                <w:bottom w:val="none" w:sz="0" w:space="0" w:color="auto"/>
                <w:right w:val="none" w:sz="0" w:space="0" w:color="auto"/>
              </w:divBdr>
            </w:div>
            <w:div w:id="151140434">
              <w:marLeft w:val="480"/>
              <w:marRight w:val="0"/>
              <w:marTop w:val="0"/>
              <w:marBottom w:val="0"/>
              <w:divBdr>
                <w:top w:val="none" w:sz="0" w:space="0" w:color="auto"/>
                <w:left w:val="none" w:sz="0" w:space="0" w:color="auto"/>
                <w:bottom w:val="none" w:sz="0" w:space="0" w:color="auto"/>
                <w:right w:val="none" w:sz="0" w:space="0" w:color="auto"/>
              </w:divBdr>
            </w:div>
            <w:div w:id="151145070">
              <w:marLeft w:val="480"/>
              <w:marRight w:val="0"/>
              <w:marTop w:val="0"/>
              <w:marBottom w:val="0"/>
              <w:divBdr>
                <w:top w:val="none" w:sz="0" w:space="0" w:color="auto"/>
                <w:left w:val="none" w:sz="0" w:space="0" w:color="auto"/>
                <w:bottom w:val="none" w:sz="0" w:space="0" w:color="auto"/>
                <w:right w:val="none" w:sz="0" w:space="0" w:color="auto"/>
              </w:divBdr>
            </w:div>
            <w:div w:id="151221633">
              <w:marLeft w:val="480"/>
              <w:marRight w:val="0"/>
              <w:marTop w:val="0"/>
              <w:marBottom w:val="0"/>
              <w:divBdr>
                <w:top w:val="none" w:sz="0" w:space="0" w:color="auto"/>
                <w:left w:val="none" w:sz="0" w:space="0" w:color="auto"/>
                <w:bottom w:val="none" w:sz="0" w:space="0" w:color="auto"/>
                <w:right w:val="none" w:sz="0" w:space="0" w:color="auto"/>
              </w:divBdr>
            </w:div>
            <w:div w:id="151257710">
              <w:marLeft w:val="480"/>
              <w:marRight w:val="0"/>
              <w:marTop w:val="0"/>
              <w:marBottom w:val="0"/>
              <w:divBdr>
                <w:top w:val="none" w:sz="0" w:space="0" w:color="auto"/>
                <w:left w:val="none" w:sz="0" w:space="0" w:color="auto"/>
                <w:bottom w:val="none" w:sz="0" w:space="0" w:color="auto"/>
                <w:right w:val="none" w:sz="0" w:space="0" w:color="auto"/>
              </w:divBdr>
            </w:div>
            <w:div w:id="151262018">
              <w:marLeft w:val="480"/>
              <w:marRight w:val="0"/>
              <w:marTop w:val="0"/>
              <w:marBottom w:val="0"/>
              <w:divBdr>
                <w:top w:val="none" w:sz="0" w:space="0" w:color="auto"/>
                <w:left w:val="none" w:sz="0" w:space="0" w:color="auto"/>
                <w:bottom w:val="none" w:sz="0" w:space="0" w:color="auto"/>
                <w:right w:val="none" w:sz="0" w:space="0" w:color="auto"/>
              </w:divBdr>
            </w:div>
            <w:div w:id="151335651">
              <w:marLeft w:val="480"/>
              <w:marRight w:val="0"/>
              <w:marTop w:val="0"/>
              <w:marBottom w:val="0"/>
              <w:divBdr>
                <w:top w:val="none" w:sz="0" w:space="0" w:color="auto"/>
                <w:left w:val="none" w:sz="0" w:space="0" w:color="auto"/>
                <w:bottom w:val="none" w:sz="0" w:space="0" w:color="auto"/>
                <w:right w:val="none" w:sz="0" w:space="0" w:color="auto"/>
              </w:divBdr>
            </w:div>
            <w:div w:id="151409795">
              <w:marLeft w:val="480"/>
              <w:marRight w:val="0"/>
              <w:marTop w:val="0"/>
              <w:marBottom w:val="0"/>
              <w:divBdr>
                <w:top w:val="none" w:sz="0" w:space="0" w:color="auto"/>
                <w:left w:val="none" w:sz="0" w:space="0" w:color="auto"/>
                <w:bottom w:val="none" w:sz="0" w:space="0" w:color="auto"/>
                <w:right w:val="none" w:sz="0" w:space="0" w:color="auto"/>
              </w:divBdr>
            </w:div>
            <w:div w:id="151454167">
              <w:marLeft w:val="480"/>
              <w:marRight w:val="0"/>
              <w:marTop w:val="0"/>
              <w:marBottom w:val="0"/>
              <w:divBdr>
                <w:top w:val="none" w:sz="0" w:space="0" w:color="auto"/>
                <w:left w:val="none" w:sz="0" w:space="0" w:color="auto"/>
                <w:bottom w:val="none" w:sz="0" w:space="0" w:color="auto"/>
                <w:right w:val="none" w:sz="0" w:space="0" w:color="auto"/>
              </w:divBdr>
            </w:div>
            <w:div w:id="151483274">
              <w:marLeft w:val="480"/>
              <w:marRight w:val="0"/>
              <w:marTop w:val="0"/>
              <w:marBottom w:val="0"/>
              <w:divBdr>
                <w:top w:val="none" w:sz="0" w:space="0" w:color="auto"/>
                <w:left w:val="none" w:sz="0" w:space="0" w:color="auto"/>
                <w:bottom w:val="none" w:sz="0" w:space="0" w:color="auto"/>
                <w:right w:val="none" w:sz="0" w:space="0" w:color="auto"/>
              </w:divBdr>
            </w:div>
            <w:div w:id="151483440">
              <w:marLeft w:val="480"/>
              <w:marRight w:val="0"/>
              <w:marTop w:val="0"/>
              <w:marBottom w:val="0"/>
              <w:divBdr>
                <w:top w:val="none" w:sz="0" w:space="0" w:color="auto"/>
                <w:left w:val="none" w:sz="0" w:space="0" w:color="auto"/>
                <w:bottom w:val="none" w:sz="0" w:space="0" w:color="auto"/>
                <w:right w:val="none" w:sz="0" w:space="0" w:color="auto"/>
              </w:divBdr>
            </w:div>
            <w:div w:id="151485182">
              <w:marLeft w:val="480"/>
              <w:marRight w:val="0"/>
              <w:marTop w:val="0"/>
              <w:marBottom w:val="0"/>
              <w:divBdr>
                <w:top w:val="none" w:sz="0" w:space="0" w:color="auto"/>
                <w:left w:val="none" w:sz="0" w:space="0" w:color="auto"/>
                <w:bottom w:val="none" w:sz="0" w:space="0" w:color="auto"/>
                <w:right w:val="none" w:sz="0" w:space="0" w:color="auto"/>
              </w:divBdr>
            </w:div>
            <w:div w:id="151526535">
              <w:marLeft w:val="480"/>
              <w:marRight w:val="0"/>
              <w:marTop w:val="0"/>
              <w:marBottom w:val="0"/>
              <w:divBdr>
                <w:top w:val="none" w:sz="0" w:space="0" w:color="auto"/>
                <w:left w:val="none" w:sz="0" w:space="0" w:color="auto"/>
                <w:bottom w:val="none" w:sz="0" w:space="0" w:color="auto"/>
                <w:right w:val="none" w:sz="0" w:space="0" w:color="auto"/>
              </w:divBdr>
            </w:div>
            <w:div w:id="151527556">
              <w:marLeft w:val="480"/>
              <w:marRight w:val="0"/>
              <w:marTop w:val="0"/>
              <w:marBottom w:val="0"/>
              <w:divBdr>
                <w:top w:val="none" w:sz="0" w:space="0" w:color="auto"/>
                <w:left w:val="none" w:sz="0" w:space="0" w:color="auto"/>
                <w:bottom w:val="none" w:sz="0" w:space="0" w:color="auto"/>
                <w:right w:val="none" w:sz="0" w:space="0" w:color="auto"/>
              </w:divBdr>
            </w:div>
            <w:div w:id="151722208">
              <w:marLeft w:val="480"/>
              <w:marRight w:val="0"/>
              <w:marTop w:val="0"/>
              <w:marBottom w:val="0"/>
              <w:divBdr>
                <w:top w:val="none" w:sz="0" w:space="0" w:color="auto"/>
                <w:left w:val="none" w:sz="0" w:space="0" w:color="auto"/>
                <w:bottom w:val="none" w:sz="0" w:space="0" w:color="auto"/>
                <w:right w:val="none" w:sz="0" w:space="0" w:color="auto"/>
              </w:divBdr>
            </w:div>
            <w:div w:id="151725355">
              <w:marLeft w:val="480"/>
              <w:marRight w:val="0"/>
              <w:marTop w:val="0"/>
              <w:marBottom w:val="0"/>
              <w:divBdr>
                <w:top w:val="none" w:sz="0" w:space="0" w:color="auto"/>
                <w:left w:val="none" w:sz="0" w:space="0" w:color="auto"/>
                <w:bottom w:val="none" w:sz="0" w:space="0" w:color="auto"/>
                <w:right w:val="none" w:sz="0" w:space="0" w:color="auto"/>
              </w:divBdr>
            </w:div>
            <w:div w:id="151870251">
              <w:marLeft w:val="480"/>
              <w:marRight w:val="0"/>
              <w:marTop w:val="0"/>
              <w:marBottom w:val="0"/>
              <w:divBdr>
                <w:top w:val="none" w:sz="0" w:space="0" w:color="auto"/>
                <w:left w:val="none" w:sz="0" w:space="0" w:color="auto"/>
                <w:bottom w:val="none" w:sz="0" w:space="0" w:color="auto"/>
                <w:right w:val="none" w:sz="0" w:space="0" w:color="auto"/>
              </w:divBdr>
            </w:div>
            <w:div w:id="151913165">
              <w:marLeft w:val="480"/>
              <w:marRight w:val="0"/>
              <w:marTop w:val="0"/>
              <w:marBottom w:val="0"/>
              <w:divBdr>
                <w:top w:val="none" w:sz="0" w:space="0" w:color="auto"/>
                <w:left w:val="none" w:sz="0" w:space="0" w:color="auto"/>
                <w:bottom w:val="none" w:sz="0" w:space="0" w:color="auto"/>
                <w:right w:val="none" w:sz="0" w:space="0" w:color="auto"/>
              </w:divBdr>
            </w:div>
            <w:div w:id="152256351">
              <w:marLeft w:val="480"/>
              <w:marRight w:val="0"/>
              <w:marTop w:val="0"/>
              <w:marBottom w:val="0"/>
              <w:divBdr>
                <w:top w:val="none" w:sz="0" w:space="0" w:color="auto"/>
                <w:left w:val="none" w:sz="0" w:space="0" w:color="auto"/>
                <w:bottom w:val="none" w:sz="0" w:space="0" w:color="auto"/>
                <w:right w:val="none" w:sz="0" w:space="0" w:color="auto"/>
              </w:divBdr>
            </w:div>
            <w:div w:id="152260243">
              <w:marLeft w:val="480"/>
              <w:marRight w:val="0"/>
              <w:marTop w:val="0"/>
              <w:marBottom w:val="0"/>
              <w:divBdr>
                <w:top w:val="none" w:sz="0" w:space="0" w:color="auto"/>
                <w:left w:val="none" w:sz="0" w:space="0" w:color="auto"/>
                <w:bottom w:val="none" w:sz="0" w:space="0" w:color="auto"/>
                <w:right w:val="none" w:sz="0" w:space="0" w:color="auto"/>
              </w:divBdr>
            </w:div>
            <w:div w:id="152261106">
              <w:marLeft w:val="480"/>
              <w:marRight w:val="0"/>
              <w:marTop w:val="0"/>
              <w:marBottom w:val="0"/>
              <w:divBdr>
                <w:top w:val="none" w:sz="0" w:space="0" w:color="auto"/>
                <w:left w:val="none" w:sz="0" w:space="0" w:color="auto"/>
                <w:bottom w:val="none" w:sz="0" w:space="0" w:color="auto"/>
                <w:right w:val="none" w:sz="0" w:space="0" w:color="auto"/>
              </w:divBdr>
            </w:div>
            <w:div w:id="152333834">
              <w:marLeft w:val="480"/>
              <w:marRight w:val="0"/>
              <w:marTop w:val="0"/>
              <w:marBottom w:val="0"/>
              <w:divBdr>
                <w:top w:val="none" w:sz="0" w:space="0" w:color="auto"/>
                <w:left w:val="none" w:sz="0" w:space="0" w:color="auto"/>
                <w:bottom w:val="none" w:sz="0" w:space="0" w:color="auto"/>
                <w:right w:val="none" w:sz="0" w:space="0" w:color="auto"/>
              </w:divBdr>
            </w:div>
            <w:div w:id="152336346">
              <w:marLeft w:val="480"/>
              <w:marRight w:val="0"/>
              <w:marTop w:val="0"/>
              <w:marBottom w:val="0"/>
              <w:divBdr>
                <w:top w:val="none" w:sz="0" w:space="0" w:color="auto"/>
                <w:left w:val="none" w:sz="0" w:space="0" w:color="auto"/>
                <w:bottom w:val="none" w:sz="0" w:space="0" w:color="auto"/>
                <w:right w:val="none" w:sz="0" w:space="0" w:color="auto"/>
              </w:divBdr>
            </w:div>
            <w:div w:id="152374136">
              <w:marLeft w:val="480"/>
              <w:marRight w:val="0"/>
              <w:marTop w:val="0"/>
              <w:marBottom w:val="0"/>
              <w:divBdr>
                <w:top w:val="none" w:sz="0" w:space="0" w:color="auto"/>
                <w:left w:val="none" w:sz="0" w:space="0" w:color="auto"/>
                <w:bottom w:val="none" w:sz="0" w:space="0" w:color="auto"/>
                <w:right w:val="none" w:sz="0" w:space="0" w:color="auto"/>
              </w:divBdr>
            </w:div>
            <w:div w:id="152377396">
              <w:marLeft w:val="480"/>
              <w:marRight w:val="0"/>
              <w:marTop w:val="0"/>
              <w:marBottom w:val="0"/>
              <w:divBdr>
                <w:top w:val="none" w:sz="0" w:space="0" w:color="auto"/>
                <w:left w:val="none" w:sz="0" w:space="0" w:color="auto"/>
                <w:bottom w:val="none" w:sz="0" w:space="0" w:color="auto"/>
                <w:right w:val="none" w:sz="0" w:space="0" w:color="auto"/>
              </w:divBdr>
            </w:div>
            <w:div w:id="152378215">
              <w:marLeft w:val="480"/>
              <w:marRight w:val="0"/>
              <w:marTop w:val="0"/>
              <w:marBottom w:val="0"/>
              <w:divBdr>
                <w:top w:val="none" w:sz="0" w:space="0" w:color="auto"/>
                <w:left w:val="none" w:sz="0" w:space="0" w:color="auto"/>
                <w:bottom w:val="none" w:sz="0" w:space="0" w:color="auto"/>
                <w:right w:val="none" w:sz="0" w:space="0" w:color="auto"/>
              </w:divBdr>
            </w:div>
            <w:div w:id="152448743">
              <w:marLeft w:val="480"/>
              <w:marRight w:val="0"/>
              <w:marTop w:val="0"/>
              <w:marBottom w:val="0"/>
              <w:divBdr>
                <w:top w:val="none" w:sz="0" w:space="0" w:color="auto"/>
                <w:left w:val="none" w:sz="0" w:space="0" w:color="auto"/>
                <w:bottom w:val="none" w:sz="0" w:space="0" w:color="auto"/>
                <w:right w:val="none" w:sz="0" w:space="0" w:color="auto"/>
              </w:divBdr>
            </w:div>
            <w:div w:id="152450152">
              <w:marLeft w:val="480"/>
              <w:marRight w:val="0"/>
              <w:marTop w:val="0"/>
              <w:marBottom w:val="0"/>
              <w:divBdr>
                <w:top w:val="none" w:sz="0" w:space="0" w:color="auto"/>
                <w:left w:val="none" w:sz="0" w:space="0" w:color="auto"/>
                <w:bottom w:val="none" w:sz="0" w:space="0" w:color="auto"/>
                <w:right w:val="none" w:sz="0" w:space="0" w:color="auto"/>
              </w:divBdr>
            </w:div>
            <w:div w:id="152451393">
              <w:marLeft w:val="480"/>
              <w:marRight w:val="0"/>
              <w:marTop w:val="0"/>
              <w:marBottom w:val="0"/>
              <w:divBdr>
                <w:top w:val="none" w:sz="0" w:space="0" w:color="auto"/>
                <w:left w:val="none" w:sz="0" w:space="0" w:color="auto"/>
                <w:bottom w:val="none" w:sz="0" w:space="0" w:color="auto"/>
                <w:right w:val="none" w:sz="0" w:space="0" w:color="auto"/>
              </w:divBdr>
            </w:div>
            <w:div w:id="152453051">
              <w:marLeft w:val="480"/>
              <w:marRight w:val="0"/>
              <w:marTop w:val="0"/>
              <w:marBottom w:val="0"/>
              <w:divBdr>
                <w:top w:val="none" w:sz="0" w:space="0" w:color="auto"/>
                <w:left w:val="none" w:sz="0" w:space="0" w:color="auto"/>
                <w:bottom w:val="none" w:sz="0" w:space="0" w:color="auto"/>
                <w:right w:val="none" w:sz="0" w:space="0" w:color="auto"/>
              </w:divBdr>
            </w:div>
            <w:div w:id="152529660">
              <w:marLeft w:val="480"/>
              <w:marRight w:val="0"/>
              <w:marTop w:val="0"/>
              <w:marBottom w:val="0"/>
              <w:divBdr>
                <w:top w:val="none" w:sz="0" w:space="0" w:color="auto"/>
                <w:left w:val="none" w:sz="0" w:space="0" w:color="auto"/>
                <w:bottom w:val="none" w:sz="0" w:space="0" w:color="auto"/>
                <w:right w:val="none" w:sz="0" w:space="0" w:color="auto"/>
              </w:divBdr>
            </w:div>
            <w:div w:id="152644819">
              <w:marLeft w:val="480"/>
              <w:marRight w:val="0"/>
              <w:marTop w:val="0"/>
              <w:marBottom w:val="0"/>
              <w:divBdr>
                <w:top w:val="none" w:sz="0" w:space="0" w:color="auto"/>
                <w:left w:val="none" w:sz="0" w:space="0" w:color="auto"/>
                <w:bottom w:val="none" w:sz="0" w:space="0" w:color="auto"/>
                <w:right w:val="none" w:sz="0" w:space="0" w:color="auto"/>
              </w:divBdr>
            </w:div>
            <w:div w:id="152836713">
              <w:marLeft w:val="480"/>
              <w:marRight w:val="0"/>
              <w:marTop w:val="0"/>
              <w:marBottom w:val="0"/>
              <w:divBdr>
                <w:top w:val="none" w:sz="0" w:space="0" w:color="auto"/>
                <w:left w:val="none" w:sz="0" w:space="0" w:color="auto"/>
                <w:bottom w:val="none" w:sz="0" w:space="0" w:color="auto"/>
                <w:right w:val="none" w:sz="0" w:space="0" w:color="auto"/>
              </w:divBdr>
            </w:div>
            <w:div w:id="152837034">
              <w:marLeft w:val="480"/>
              <w:marRight w:val="0"/>
              <w:marTop w:val="0"/>
              <w:marBottom w:val="0"/>
              <w:divBdr>
                <w:top w:val="none" w:sz="0" w:space="0" w:color="auto"/>
                <w:left w:val="none" w:sz="0" w:space="0" w:color="auto"/>
                <w:bottom w:val="none" w:sz="0" w:space="0" w:color="auto"/>
                <w:right w:val="none" w:sz="0" w:space="0" w:color="auto"/>
              </w:divBdr>
            </w:div>
            <w:div w:id="152841282">
              <w:marLeft w:val="480"/>
              <w:marRight w:val="0"/>
              <w:marTop w:val="0"/>
              <w:marBottom w:val="0"/>
              <w:divBdr>
                <w:top w:val="none" w:sz="0" w:space="0" w:color="auto"/>
                <w:left w:val="none" w:sz="0" w:space="0" w:color="auto"/>
                <w:bottom w:val="none" w:sz="0" w:space="0" w:color="auto"/>
                <w:right w:val="none" w:sz="0" w:space="0" w:color="auto"/>
              </w:divBdr>
            </w:div>
            <w:div w:id="152841353">
              <w:marLeft w:val="480"/>
              <w:marRight w:val="0"/>
              <w:marTop w:val="0"/>
              <w:marBottom w:val="0"/>
              <w:divBdr>
                <w:top w:val="none" w:sz="0" w:space="0" w:color="auto"/>
                <w:left w:val="none" w:sz="0" w:space="0" w:color="auto"/>
                <w:bottom w:val="none" w:sz="0" w:space="0" w:color="auto"/>
                <w:right w:val="none" w:sz="0" w:space="0" w:color="auto"/>
              </w:divBdr>
            </w:div>
            <w:div w:id="152917353">
              <w:marLeft w:val="480"/>
              <w:marRight w:val="0"/>
              <w:marTop w:val="0"/>
              <w:marBottom w:val="0"/>
              <w:divBdr>
                <w:top w:val="none" w:sz="0" w:space="0" w:color="auto"/>
                <w:left w:val="none" w:sz="0" w:space="0" w:color="auto"/>
                <w:bottom w:val="none" w:sz="0" w:space="0" w:color="auto"/>
                <w:right w:val="none" w:sz="0" w:space="0" w:color="auto"/>
              </w:divBdr>
            </w:div>
            <w:div w:id="152989792">
              <w:marLeft w:val="480"/>
              <w:marRight w:val="0"/>
              <w:marTop w:val="0"/>
              <w:marBottom w:val="0"/>
              <w:divBdr>
                <w:top w:val="none" w:sz="0" w:space="0" w:color="auto"/>
                <w:left w:val="none" w:sz="0" w:space="0" w:color="auto"/>
                <w:bottom w:val="none" w:sz="0" w:space="0" w:color="auto"/>
                <w:right w:val="none" w:sz="0" w:space="0" w:color="auto"/>
              </w:divBdr>
            </w:div>
            <w:div w:id="152991433">
              <w:marLeft w:val="480"/>
              <w:marRight w:val="0"/>
              <w:marTop w:val="0"/>
              <w:marBottom w:val="0"/>
              <w:divBdr>
                <w:top w:val="none" w:sz="0" w:space="0" w:color="auto"/>
                <w:left w:val="none" w:sz="0" w:space="0" w:color="auto"/>
                <w:bottom w:val="none" w:sz="0" w:space="0" w:color="auto"/>
                <w:right w:val="none" w:sz="0" w:space="0" w:color="auto"/>
              </w:divBdr>
            </w:div>
            <w:div w:id="153033374">
              <w:marLeft w:val="480"/>
              <w:marRight w:val="0"/>
              <w:marTop w:val="0"/>
              <w:marBottom w:val="0"/>
              <w:divBdr>
                <w:top w:val="none" w:sz="0" w:space="0" w:color="auto"/>
                <w:left w:val="none" w:sz="0" w:space="0" w:color="auto"/>
                <w:bottom w:val="none" w:sz="0" w:space="0" w:color="auto"/>
                <w:right w:val="none" w:sz="0" w:space="0" w:color="auto"/>
              </w:divBdr>
            </w:div>
            <w:div w:id="153105969">
              <w:marLeft w:val="480"/>
              <w:marRight w:val="0"/>
              <w:marTop w:val="0"/>
              <w:marBottom w:val="0"/>
              <w:divBdr>
                <w:top w:val="none" w:sz="0" w:space="0" w:color="auto"/>
                <w:left w:val="none" w:sz="0" w:space="0" w:color="auto"/>
                <w:bottom w:val="none" w:sz="0" w:space="0" w:color="auto"/>
                <w:right w:val="none" w:sz="0" w:space="0" w:color="auto"/>
              </w:divBdr>
            </w:div>
            <w:div w:id="153226447">
              <w:marLeft w:val="480"/>
              <w:marRight w:val="0"/>
              <w:marTop w:val="0"/>
              <w:marBottom w:val="0"/>
              <w:divBdr>
                <w:top w:val="none" w:sz="0" w:space="0" w:color="auto"/>
                <w:left w:val="none" w:sz="0" w:space="0" w:color="auto"/>
                <w:bottom w:val="none" w:sz="0" w:space="0" w:color="auto"/>
                <w:right w:val="none" w:sz="0" w:space="0" w:color="auto"/>
              </w:divBdr>
            </w:div>
            <w:div w:id="153297944">
              <w:marLeft w:val="480"/>
              <w:marRight w:val="0"/>
              <w:marTop w:val="0"/>
              <w:marBottom w:val="0"/>
              <w:divBdr>
                <w:top w:val="none" w:sz="0" w:space="0" w:color="auto"/>
                <w:left w:val="none" w:sz="0" w:space="0" w:color="auto"/>
                <w:bottom w:val="none" w:sz="0" w:space="0" w:color="auto"/>
                <w:right w:val="none" w:sz="0" w:space="0" w:color="auto"/>
              </w:divBdr>
            </w:div>
            <w:div w:id="153298411">
              <w:marLeft w:val="480"/>
              <w:marRight w:val="0"/>
              <w:marTop w:val="0"/>
              <w:marBottom w:val="0"/>
              <w:divBdr>
                <w:top w:val="none" w:sz="0" w:space="0" w:color="auto"/>
                <w:left w:val="none" w:sz="0" w:space="0" w:color="auto"/>
                <w:bottom w:val="none" w:sz="0" w:space="0" w:color="auto"/>
                <w:right w:val="none" w:sz="0" w:space="0" w:color="auto"/>
              </w:divBdr>
            </w:div>
            <w:div w:id="153301365">
              <w:marLeft w:val="480"/>
              <w:marRight w:val="0"/>
              <w:marTop w:val="0"/>
              <w:marBottom w:val="0"/>
              <w:divBdr>
                <w:top w:val="none" w:sz="0" w:space="0" w:color="auto"/>
                <w:left w:val="none" w:sz="0" w:space="0" w:color="auto"/>
                <w:bottom w:val="none" w:sz="0" w:space="0" w:color="auto"/>
                <w:right w:val="none" w:sz="0" w:space="0" w:color="auto"/>
              </w:divBdr>
            </w:div>
            <w:div w:id="153493386">
              <w:marLeft w:val="480"/>
              <w:marRight w:val="0"/>
              <w:marTop w:val="0"/>
              <w:marBottom w:val="0"/>
              <w:divBdr>
                <w:top w:val="none" w:sz="0" w:space="0" w:color="auto"/>
                <w:left w:val="none" w:sz="0" w:space="0" w:color="auto"/>
                <w:bottom w:val="none" w:sz="0" w:space="0" w:color="auto"/>
                <w:right w:val="none" w:sz="0" w:space="0" w:color="auto"/>
              </w:divBdr>
            </w:div>
            <w:div w:id="153569446">
              <w:marLeft w:val="480"/>
              <w:marRight w:val="0"/>
              <w:marTop w:val="0"/>
              <w:marBottom w:val="0"/>
              <w:divBdr>
                <w:top w:val="none" w:sz="0" w:space="0" w:color="auto"/>
                <w:left w:val="none" w:sz="0" w:space="0" w:color="auto"/>
                <w:bottom w:val="none" w:sz="0" w:space="0" w:color="auto"/>
                <w:right w:val="none" w:sz="0" w:space="0" w:color="auto"/>
              </w:divBdr>
            </w:div>
            <w:div w:id="153648601">
              <w:marLeft w:val="480"/>
              <w:marRight w:val="0"/>
              <w:marTop w:val="0"/>
              <w:marBottom w:val="0"/>
              <w:divBdr>
                <w:top w:val="none" w:sz="0" w:space="0" w:color="auto"/>
                <w:left w:val="none" w:sz="0" w:space="0" w:color="auto"/>
                <w:bottom w:val="none" w:sz="0" w:space="0" w:color="auto"/>
                <w:right w:val="none" w:sz="0" w:space="0" w:color="auto"/>
              </w:divBdr>
            </w:div>
            <w:div w:id="153837518">
              <w:marLeft w:val="480"/>
              <w:marRight w:val="0"/>
              <w:marTop w:val="0"/>
              <w:marBottom w:val="0"/>
              <w:divBdr>
                <w:top w:val="none" w:sz="0" w:space="0" w:color="auto"/>
                <w:left w:val="none" w:sz="0" w:space="0" w:color="auto"/>
                <w:bottom w:val="none" w:sz="0" w:space="0" w:color="auto"/>
                <w:right w:val="none" w:sz="0" w:space="0" w:color="auto"/>
              </w:divBdr>
            </w:div>
            <w:div w:id="153885834">
              <w:marLeft w:val="480"/>
              <w:marRight w:val="0"/>
              <w:marTop w:val="0"/>
              <w:marBottom w:val="0"/>
              <w:divBdr>
                <w:top w:val="none" w:sz="0" w:space="0" w:color="auto"/>
                <w:left w:val="none" w:sz="0" w:space="0" w:color="auto"/>
                <w:bottom w:val="none" w:sz="0" w:space="0" w:color="auto"/>
                <w:right w:val="none" w:sz="0" w:space="0" w:color="auto"/>
              </w:divBdr>
            </w:div>
            <w:div w:id="153954582">
              <w:marLeft w:val="480"/>
              <w:marRight w:val="0"/>
              <w:marTop w:val="0"/>
              <w:marBottom w:val="0"/>
              <w:divBdr>
                <w:top w:val="none" w:sz="0" w:space="0" w:color="auto"/>
                <w:left w:val="none" w:sz="0" w:space="0" w:color="auto"/>
                <w:bottom w:val="none" w:sz="0" w:space="0" w:color="auto"/>
                <w:right w:val="none" w:sz="0" w:space="0" w:color="auto"/>
              </w:divBdr>
            </w:div>
            <w:div w:id="153958685">
              <w:marLeft w:val="480"/>
              <w:marRight w:val="0"/>
              <w:marTop w:val="0"/>
              <w:marBottom w:val="0"/>
              <w:divBdr>
                <w:top w:val="none" w:sz="0" w:space="0" w:color="auto"/>
                <w:left w:val="none" w:sz="0" w:space="0" w:color="auto"/>
                <w:bottom w:val="none" w:sz="0" w:space="0" w:color="auto"/>
                <w:right w:val="none" w:sz="0" w:space="0" w:color="auto"/>
              </w:divBdr>
            </w:div>
            <w:div w:id="154030283">
              <w:marLeft w:val="480"/>
              <w:marRight w:val="0"/>
              <w:marTop w:val="0"/>
              <w:marBottom w:val="0"/>
              <w:divBdr>
                <w:top w:val="none" w:sz="0" w:space="0" w:color="auto"/>
                <w:left w:val="none" w:sz="0" w:space="0" w:color="auto"/>
                <w:bottom w:val="none" w:sz="0" w:space="0" w:color="auto"/>
                <w:right w:val="none" w:sz="0" w:space="0" w:color="auto"/>
              </w:divBdr>
            </w:div>
            <w:div w:id="154104670">
              <w:marLeft w:val="480"/>
              <w:marRight w:val="0"/>
              <w:marTop w:val="0"/>
              <w:marBottom w:val="0"/>
              <w:divBdr>
                <w:top w:val="none" w:sz="0" w:space="0" w:color="auto"/>
                <w:left w:val="none" w:sz="0" w:space="0" w:color="auto"/>
                <w:bottom w:val="none" w:sz="0" w:space="0" w:color="auto"/>
                <w:right w:val="none" w:sz="0" w:space="0" w:color="auto"/>
              </w:divBdr>
            </w:div>
            <w:div w:id="154150272">
              <w:marLeft w:val="480"/>
              <w:marRight w:val="0"/>
              <w:marTop w:val="0"/>
              <w:marBottom w:val="0"/>
              <w:divBdr>
                <w:top w:val="none" w:sz="0" w:space="0" w:color="auto"/>
                <w:left w:val="none" w:sz="0" w:space="0" w:color="auto"/>
                <w:bottom w:val="none" w:sz="0" w:space="0" w:color="auto"/>
                <w:right w:val="none" w:sz="0" w:space="0" w:color="auto"/>
              </w:divBdr>
            </w:div>
            <w:div w:id="154339441">
              <w:marLeft w:val="480"/>
              <w:marRight w:val="0"/>
              <w:marTop w:val="0"/>
              <w:marBottom w:val="0"/>
              <w:divBdr>
                <w:top w:val="none" w:sz="0" w:space="0" w:color="auto"/>
                <w:left w:val="none" w:sz="0" w:space="0" w:color="auto"/>
                <w:bottom w:val="none" w:sz="0" w:space="0" w:color="auto"/>
                <w:right w:val="none" w:sz="0" w:space="0" w:color="auto"/>
              </w:divBdr>
            </w:div>
            <w:div w:id="154344782">
              <w:marLeft w:val="480"/>
              <w:marRight w:val="0"/>
              <w:marTop w:val="0"/>
              <w:marBottom w:val="0"/>
              <w:divBdr>
                <w:top w:val="none" w:sz="0" w:space="0" w:color="auto"/>
                <w:left w:val="none" w:sz="0" w:space="0" w:color="auto"/>
                <w:bottom w:val="none" w:sz="0" w:space="0" w:color="auto"/>
                <w:right w:val="none" w:sz="0" w:space="0" w:color="auto"/>
              </w:divBdr>
            </w:div>
            <w:div w:id="154541823">
              <w:marLeft w:val="480"/>
              <w:marRight w:val="0"/>
              <w:marTop w:val="0"/>
              <w:marBottom w:val="0"/>
              <w:divBdr>
                <w:top w:val="none" w:sz="0" w:space="0" w:color="auto"/>
                <w:left w:val="none" w:sz="0" w:space="0" w:color="auto"/>
                <w:bottom w:val="none" w:sz="0" w:space="0" w:color="auto"/>
                <w:right w:val="none" w:sz="0" w:space="0" w:color="auto"/>
              </w:divBdr>
            </w:div>
            <w:div w:id="154609046">
              <w:marLeft w:val="480"/>
              <w:marRight w:val="0"/>
              <w:marTop w:val="0"/>
              <w:marBottom w:val="0"/>
              <w:divBdr>
                <w:top w:val="none" w:sz="0" w:space="0" w:color="auto"/>
                <w:left w:val="none" w:sz="0" w:space="0" w:color="auto"/>
                <w:bottom w:val="none" w:sz="0" w:space="0" w:color="auto"/>
                <w:right w:val="none" w:sz="0" w:space="0" w:color="auto"/>
              </w:divBdr>
            </w:div>
            <w:div w:id="154612918">
              <w:marLeft w:val="480"/>
              <w:marRight w:val="0"/>
              <w:marTop w:val="0"/>
              <w:marBottom w:val="0"/>
              <w:divBdr>
                <w:top w:val="none" w:sz="0" w:space="0" w:color="auto"/>
                <w:left w:val="none" w:sz="0" w:space="0" w:color="auto"/>
                <w:bottom w:val="none" w:sz="0" w:space="0" w:color="auto"/>
                <w:right w:val="none" w:sz="0" w:space="0" w:color="auto"/>
              </w:divBdr>
            </w:div>
            <w:div w:id="154684819">
              <w:marLeft w:val="480"/>
              <w:marRight w:val="0"/>
              <w:marTop w:val="0"/>
              <w:marBottom w:val="0"/>
              <w:divBdr>
                <w:top w:val="none" w:sz="0" w:space="0" w:color="auto"/>
                <w:left w:val="none" w:sz="0" w:space="0" w:color="auto"/>
                <w:bottom w:val="none" w:sz="0" w:space="0" w:color="auto"/>
                <w:right w:val="none" w:sz="0" w:space="0" w:color="auto"/>
              </w:divBdr>
            </w:div>
            <w:div w:id="154731660">
              <w:marLeft w:val="480"/>
              <w:marRight w:val="0"/>
              <w:marTop w:val="0"/>
              <w:marBottom w:val="0"/>
              <w:divBdr>
                <w:top w:val="none" w:sz="0" w:space="0" w:color="auto"/>
                <w:left w:val="none" w:sz="0" w:space="0" w:color="auto"/>
                <w:bottom w:val="none" w:sz="0" w:space="0" w:color="auto"/>
                <w:right w:val="none" w:sz="0" w:space="0" w:color="auto"/>
              </w:divBdr>
            </w:div>
            <w:div w:id="154998832">
              <w:marLeft w:val="480"/>
              <w:marRight w:val="0"/>
              <w:marTop w:val="0"/>
              <w:marBottom w:val="0"/>
              <w:divBdr>
                <w:top w:val="none" w:sz="0" w:space="0" w:color="auto"/>
                <w:left w:val="none" w:sz="0" w:space="0" w:color="auto"/>
                <w:bottom w:val="none" w:sz="0" w:space="0" w:color="auto"/>
                <w:right w:val="none" w:sz="0" w:space="0" w:color="auto"/>
              </w:divBdr>
            </w:div>
            <w:div w:id="154999940">
              <w:marLeft w:val="480"/>
              <w:marRight w:val="0"/>
              <w:marTop w:val="0"/>
              <w:marBottom w:val="0"/>
              <w:divBdr>
                <w:top w:val="none" w:sz="0" w:space="0" w:color="auto"/>
                <w:left w:val="none" w:sz="0" w:space="0" w:color="auto"/>
                <w:bottom w:val="none" w:sz="0" w:space="0" w:color="auto"/>
                <w:right w:val="none" w:sz="0" w:space="0" w:color="auto"/>
              </w:divBdr>
            </w:div>
            <w:div w:id="155150909">
              <w:marLeft w:val="480"/>
              <w:marRight w:val="0"/>
              <w:marTop w:val="0"/>
              <w:marBottom w:val="0"/>
              <w:divBdr>
                <w:top w:val="none" w:sz="0" w:space="0" w:color="auto"/>
                <w:left w:val="none" w:sz="0" w:space="0" w:color="auto"/>
                <w:bottom w:val="none" w:sz="0" w:space="0" w:color="auto"/>
                <w:right w:val="none" w:sz="0" w:space="0" w:color="auto"/>
              </w:divBdr>
            </w:div>
            <w:div w:id="155269332">
              <w:marLeft w:val="480"/>
              <w:marRight w:val="0"/>
              <w:marTop w:val="0"/>
              <w:marBottom w:val="0"/>
              <w:divBdr>
                <w:top w:val="none" w:sz="0" w:space="0" w:color="auto"/>
                <w:left w:val="none" w:sz="0" w:space="0" w:color="auto"/>
                <w:bottom w:val="none" w:sz="0" w:space="0" w:color="auto"/>
                <w:right w:val="none" w:sz="0" w:space="0" w:color="auto"/>
              </w:divBdr>
            </w:div>
            <w:div w:id="155343264">
              <w:marLeft w:val="480"/>
              <w:marRight w:val="0"/>
              <w:marTop w:val="0"/>
              <w:marBottom w:val="0"/>
              <w:divBdr>
                <w:top w:val="none" w:sz="0" w:space="0" w:color="auto"/>
                <w:left w:val="none" w:sz="0" w:space="0" w:color="auto"/>
                <w:bottom w:val="none" w:sz="0" w:space="0" w:color="auto"/>
                <w:right w:val="none" w:sz="0" w:space="0" w:color="auto"/>
              </w:divBdr>
            </w:div>
            <w:div w:id="155347592">
              <w:marLeft w:val="480"/>
              <w:marRight w:val="0"/>
              <w:marTop w:val="0"/>
              <w:marBottom w:val="0"/>
              <w:divBdr>
                <w:top w:val="none" w:sz="0" w:space="0" w:color="auto"/>
                <w:left w:val="none" w:sz="0" w:space="0" w:color="auto"/>
                <w:bottom w:val="none" w:sz="0" w:space="0" w:color="auto"/>
                <w:right w:val="none" w:sz="0" w:space="0" w:color="auto"/>
              </w:divBdr>
            </w:div>
            <w:div w:id="155389578">
              <w:marLeft w:val="480"/>
              <w:marRight w:val="0"/>
              <w:marTop w:val="0"/>
              <w:marBottom w:val="0"/>
              <w:divBdr>
                <w:top w:val="none" w:sz="0" w:space="0" w:color="auto"/>
                <w:left w:val="none" w:sz="0" w:space="0" w:color="auto"/>
                <w:bottom w:val="none" w:sz="0" w:space="0" w:color="auto"/>
                <w:right w:val="none" w:sz="0" w:space="0" w:color="auto"/>
              </w:divBdr>
            </w:div>
            <w:div w:id="155537759">
              <w:marLeft w:val="480"/>
              <w:marRight w:val="0"/>
              <w:marTop w:val="0"/>
              <w:marBottom w:val="0"/>
              <w:divBdr>
                <w:top w:val="none" w:sz="0" w:space="0" w:color="auto"/>
                <w:left w:val="none" w:sz="0" w:space="0" w:color="auto"/>
                <w:bottom w:val="none" w:sz="0" w:space="0" w:color="auto"/>
                <w:right w:val="none" w:sz="0" w:space="0" w:color="auto"/>
              </w:divBdr>
            </w:div>
            <w:div w:id="155608252">
              <w:marLeft w:val="480"/>
              <w:marRight w:val="0"/>
              <w:marTop w:val="0"/>
              <w:marBottom w:val="0"/>
              <w:divBdr>
                <w:top w:val="none" w:sz="0" w:space="0" w:color="auto"/>
                <w:left w:val="none" w:sz="0" w:space="0" w:color="auto"/>
                <w:bottom w:val="none" w:sz="0" w:space="0" w:color="auto"/>
                <w:right w:val="none" w:sz="0" w:space="0" w:color="auto"/>
              </w:divBdr>
            </w:div>
            <w:div w:id="155611583">
              <w:marLeft w:val="480"/>
              <w:marRight w:val="0"/>
              <w:marTop w:val="0"/>
              <w:marBottom w:val="0"/>
              <w:divBdr>
                <w:top w:val="none" w:sz="0" w:space="0" w:color="auto"/>
                <w:left w:val="none" w:sz="0" w:space="0" w:color="auto"/>
                <w:bottom w:val="none" w:sz="0" w:space="0" w:color="auto"/>
                <w:right w:val="none" w:sz="0" w:space="0" w:color="auto"/>
              </w:divBdr>
            </w:div>
            <w:div w:id="155612490">
              <w:marLeft w:val="480"/>
              <w:marRight w:val="0"/>
              <w:marTop w:val="0"/>
              <w:marBottom w:val="0"/>
              <w:divBdr>
                <w:top w:val="none" w:sz="0" w:space="0" w:color="auto"/>
                <w:left w:val="none" w:sz="0" w:space="0" w:color="auto"/>
                <w:bottom w:val="none" w:sz="0" w:space="0" w:color="auto"/>
                <w:right w:val="none" w:sz="0" w:space="0" w:color="auto"/>
              </w:divBdr>
            </w:div>
            <w:div w:id="155613545">
              <w:marLeft w:val="480"/>
              <w:marRight w:val="0"/>
              <w:marTop w:val="0"/>
              <w:marBottom w:val="0"/>
              <w:divBdr>
                <w:top w:val="none" w:sz="0" w:space="0" w:color="auto"/>
                <w:left w:val="none" w:sz="0" w:space="0" w:color="auto"/>
                <w:bottom w:val="none" w:sz="0" w:space="0" w:color="auto"/>
                <w:right w:val="none" w:sz="0" w:space="0" w:color="auto"/>
              </w:divBdr>
            </w:div>
            <w:div w:id="155655159">
              <w:marLeft w:val="480"/>
              <w:marRight w:val="0"/>
              <w:marTop w:val="0"/>
              <w:marBottom w:val="0"/>
              <w:divBdr>
                <w:top w:val="none" w:sz="0" w:space="0" w:color="auto"/>
                <w:left w:val="none" w:sz="0" w:space="0" w:color="auto"/>
                <w:bottom w:val="none" w:sz="0" w:space="0" w:color="auto"/>
                <w:right w:val="none" w:sz="0" w:space="0" w:color="auto"/>
              </w:divBdr>
            </w:div>
            <w:div w:id="155802960">
              <w:marLeft w:val="480"/>
              <w:marRight w:val="0"/>
              <w:marTop w:val="0"/>
              <w:marBottom w:val="0"/>
              <w:divBdr>
                <w:top w:val="none" w:sz="0" w:space="0" w:color="auto"/>
                <w:left w:val="none" w:sz="0" w:space="0" w:color="auto"/>
                <w:bottom w:val="none" w:sz="0" w:space="0" w:color="auto"/>
                <w:right w:val="none" w:sz="0" w:space="0" w:color="auto"/>
              </w:divBdr>
            </w:div>
            <w:div w:id="155805552">
              <w:marLeft w:val="480"/>
              <w:marRight w:val="0"/>
              <w:marTop w:val="0"/>
              <w:marBottom w:val="0"/>
              <w:divBdr>
                <w:top w:val="none" w:sz="0" w:space="0" w:color="auto"/>
                <w:left w:val="none" w:sz="0" w:space="0" w:color="auto"/>
                <w:bottom w:val="none" w:sz="0" w:space="0" w:color="auto"/>
                <w:right w:val="none" w:sz="0" w:space="0" w:color="auto"/>
              </w:divBdr>
            </w:div>
            <w:div w:id="155846231">
              <w:marLeft w:val="480"/>
              <w:marRight w:val="0"/>
              <w:marTop w:val="0"/>
              <w:marBottom w:val="0"/>
              <w:divBdr>
                <w:top w:val="none" w:sz="0" w:space="0" w:color="auto"/>
                <w:left w:val="none" w:sz="0" w:space="0" w:color="auto"/>
                <w:bottom w:val="none" w:sz="0" w:space="0" w:color="auto"/>
                <w:right w:val="none" w:sz="0" w:space="0" w:color="auto"/>
              </w:divBdr>
            </w:div>
            <w:div w:id="155851981">
              <w:marLeft w:val="480"/>
              <w:marRight w:val="0"/>
              <w:marTop w:val="0"/>
              <w:marBottom w:val="0"/>
              <w:divBdr>
                <w:top w:val="none" w:sz="0" w:space="0" w:color="auto"/>
                <w:left w:val="none" w:sz="0" w:space="0" w:color="auto"/>
                <w:bottom w:val="none" w:sz="0" w:space="0" w:color="auto"/>
                <w:right w:val="none" w:sz="0" w:space="0" w:color="auto"/>
              </w:divBdr>
            </w:div>
            <w:div w:id="156115097">
              <w:marLeft w:val="480"/>
              <w:marRight w:val="0"/>
              <w:marTop w:val="0"/>
              <w:marBottom w:val="0"/>
              <w:divBdr>
                <w:top w:val="none" w:sz="0" w:space="0" w:color="auto"/>
                <w:left w:val="none" w:sz="0" w:space="0" w:color="auto"/>
                <w:bottom w:val="none" w:sz="0" w:space="0" w:color="auto"/>
                <w:right w:val="none" w:sz="0" w:space="0" w:color="auto"/>
              </w:divBdr>
            </w:div>
            <w:div w:id="156117967">
              <w:marLeft w:val="480"/>
              <w:marRight w:val="0"/>
              <w:marTop w:val="0"/>
              <w:marBottom w:val="0"/>
              <w:divBdr>
                <w:top w:val="none" w:sz="0" w:space="0" w:color="auto"/>
                <w:left w:val="none" w:sz="0" w:space="0" w:color="auto"/>
                <w:bottom w:val="none" w:sz="0" w:space="0" w:color="auto"/>
                <w:right w:val="none" w:sz="0" w:space="0" w:color="auto"/>
              </w:divBdr>
            </w:div>
            <w:div w:id="156238897">
              <w:marLeft w:val="480"/>
              <w:marRight w:val="0"/>
              <w:marTop w:val="0"/>
              <w:marBottom w:val="0"/>
              <w:divBdr>
                <w:top w:val="none" w:sz="0" w:space="0" w:color="auto"/>
                <w:left w:val="none" w:sz="0" w:space="0" w:color="auto"/>
                <w:bottom w:val="none" w:sz="0" w:space="0" w:color="auto"/>
                <w:right w:val="none" w:sz="0" w:space="0" w:color="auto"/>
              </w:divBdr>
            </w:div>
            <w:div w:id="156266592">
              <w:marLeft w:val="480"/>
              <w:marRight w:val="0"/>
              <w:marTop w:val="0"/>
              <w:marBottom w:val="0"/>
              <w:divBdr>
                <w:top w:val="none" w:sz="0" w:space="0" w:color="auto"/>
                <w:left w:val="none" w:sz="0" w:space="0" w:color="auto"/>
                <w:bottom w:val="none" w:sz="0" w:space="0" w:color="auto"/>
                <w:right w:val="none" w:sz="0" w:space="0" w:color="auto"/>
              </w:divBdr>
            </w:div>
            <w:div w:id="156267531">
              <w:marLeft w:val="480"/>
              <w:marRight w:val="0"/>
              <w:marTop w:val="0"/>
              <w:marBottom w:val="0"/>
              <w:divBdr>
                <w:top w:val="none" w:sz="0" w:space="0" w:color="auto"/>
                <w:left w:val="none" w:sz="0" w:space="0" w:color="auto"/>
                <w:bottom w:val="none" w:sz="0" w:space="0" w:color="auto"/>
                <w:right w:val="none" w:sz="0" w:space="0" w:color="auto"/>
              </w:divBdr>
            </w:div>
            <w:div w:id="156384601">
              <w:marLeft w:val="480"/>
              <w:marRight w:val="0"/>
              <w:marTop w:val="0"/>
              <w:marBottom w:val="0"/>
              <w:divBdr>
                <w:top w:val="none" w:sz="0" w:space="0" w:color="auto"/>
                <w:left w:val="none" w:sz="0" w:space="0" w:color="auto"/>
                <w:bottom w:val="none" w:sz="0" w:space="0" w:color="auto"/>
                <w:right w:val="none" w:sz="0" w:space="0" w:color="auto"/>
              </w:divBdr>
            </w:div>
            <w:div w:id="156656133">
              <w:marLeft w:val="480"/>
              <w:marRight w:val="0"/>
              <w:marTop w:val="0"/>
              <w:marBottom w:val="0"/>
              <w:divBdr>
                <w:top w:val="none" w:sz="0" w:space="0" w:color="auto"/>
                <w:left w:val="none" w:sz="0" w:space="0" w:color="auto"/>
                <w:bottom w:val="none" w:sz="0" w:space="0" w:color="auto"/>
                <w:right w:val="none" w:sz="0" w:space="0" w:color="auto"/>
              </w:divBdr>
            </w:div>
            <w:div w:id="156725897">
              <w:marLeft w:val="480"/>
              <w:marRight w:val="0"/>
              <w:marTop w:val="0"/>
              <w:marBottom w:val="0"/>
              <w:divBdr>
                <w:top w:val="none" w:sz="0" w:space="0" w:color="auto"/>
                <w:left w:val="none" w:sz="0" w:space="0" w:color="auto"/>
                <w:bottom w:val="none" w:sz="0" w:space="0" w:color="auto"/>
                <w:right w:val="none" w:sz="0" w:space="0" w:color="auto"/>
              </w:divBdr>
            </w:div>
            <w:div w:id="156846609">
              <w:marLeft w:val="480"/>
              <w:marRight w:val="0"/>
              <w:marTop w:val="0"/>
              <w:marBottom w:val="0"/>
              <w:divBdr>
                <w:top w:val="none" w:sz="0" w:space="0" w:color="auto"/>
                <w:left w:val="none" w:sz="0" w:space="0" w:color="auto"/>
                <w:bottom w:val="none" w:sz="0" w:space="0" w:color="auto"/>
                <w:right w:val="none" w:sz="0" w:space="0" w:color="auto"/>
              </w:divBdr>
            </w:div>
            <w:div w:id="156917739">
              <w:marLeft w:val="480"/>
              <w:marRight w:val="0"/>
              <w:marTop w:val="0"/>
              <w:marBottom w:val="0"/>
              <w:divBdr>
                <w:top w:val="none" w:sz="0" w:space="0" w:color="auto"/>
                <w:left w:val="none" w:sz="0" w:space="0" w:color="auto"/>
                <w:bottom w:val="none" w:sz="0" w:space="0" w:color="auto"/>
                <w:right w:val="none" w:sz="0" w:space="0" w:color="auto"/>
              </w:divBdr>
            </w:div>
            <w:div w:id="156922658">
              <w:marLeft w:val="480"/>
              <w:marRight w:val="0"/>
              <w:marTop w:val="0"/>
              <w:marBottom w:val="0"/>
              <w:divBdr>
                <w:top w:val="none" w:sz="0" w:space="0" w:color="auto"/>
                <w:left w:val="none" w:sz="0" w:space="0" w:color="auto"/>
                <w:bottom w:val="none" w:sz="0" w:space="0" w:color="auto"/>
                <w:right w:val="none" w:sz="0" w:space="0" w:color="auto"/>
              </w:divBdr>
            </w:div>
            <w:div w:id="156968131">
              <w:marLeft w:val="480"/>
              <w:marRight w:val="0"/>
              <w:marTop w:val="0"/>
              <w:marBottom w:val="0"/>
              <w:divBdr>
                <w:top w:val="none" w:sz="0" w:space="0" w:color="auto"/>
                <w:left w:val="none" w:sz="0" w:space="0" w:color="auto"/>
                <w:bottom w:val="none" w:sz="0" w:space="0" w:color="auto"/>
                <w:right w:val="none" w:sz="0" w:space="0" w:color="auto"/>
              </w:divBdr>
            </w:div>
            <w:div w:id="157038856">
              <w:marLeft w:val="480"/>
              <w:marRight w:val="0"/>
              <w:marTop w:val="0"/>
              <w:marBottom w:val="0"/>
              <w:divBdr>
                <w:top w:val="none" w:sz="0" w:space="0" w:color="auto"/>
                <w:left w:val="none" w:sz="0" w:space="0" w:color="auto"/>
                <w:bottom w:val="none" w:sz="0" w:space="0" w:color="auto"/>
                <w:right w:val="none" w:sz="0" w:space="0" w:color="auto"/>
              </w:divBdr>
            </w:div>
            <w:div w:id="157112420">
              <w:marLeft w:val="480"/>
              <w:marRight w:val="0"/>
              <w:marTop w:val="0"/>
              <w:marBottom w:val="0"/>
              <w:divBdr>
                <w:top w:val="none" w:sz="0" w:space="0" w:color="auto"/>
                <w:left w:val="none" w:sz="0" w:space="0" w:color="auto"/>
                <w:bottom w:val="none" w:sz="0" w:space="0" w:color="auto"/>
                <w:right w:val="none" w:sz="0" w:space="0" w:color="auto"/>
              </w:divBdr>
            </w:div>
            <w:div w:id="157117097">
              <w:marLeft w:val="480"/>
              <w:marRight w:val="0"/>
              <w:marTop w:val="0"/>
              <w:marBottom w:val="0"/>
              <w:divBdr>
                <w:top w:val="none" w:sz="0" w:space="0" w:color="auto"/>
                <w:left w:val="none" w:sz="0" w:space="0" w:color="auto"/>
                <w:bottom w:val="none" w:sz="0" w:space="0" w:color="auto"/>
                <w:right w:val="none" w:sz="0" w:space="0" w:color="auto"/>
              </w:divBdr>
            </w:div>
            <w:div w:id="157119606">
              <w:marLeft w:val="480"/>
              <w:marRight w:val="0"/>
              <w:marTop w:val="0"/>
              <w:marBottom w:val="0"/>
              <w:divBdr>
                <w:top w:val="none" w:sz="0" w:space="0" w:color="auto"/>
                <w:left w:val="none" w:sz="0" w:space="0" w:color="auto"/>
                <w:bottom w:val="none" w:sz="0" w:space="0" w:color="auto"/>
                <w:right w:val="none" w:sz="0" w:space="0" w:color="auto"/>
              </w:divBdr>
            </w:div>
            <w:div w:id="157187927">
              <w:marLeft w:val="480"/>
              <w:marRight w:val="0"/>
              <w:marTop w:val="0"/>
              <w:marBottom w:val="0"/>
              <w:divBdr>
                <w:top w:val="none" w:sz="0" w:space="0" w:color="auto"/>
                <w:left w:val="none" w:sz="0" w:space="0" w:color="auto"/>
                <w:bottom w:val="none" w:sz="0" w:space="0" w:color="auto"/>
                <w:right w:val="none" w:sz="0" w:space="0" w:color="auto"/>
              </w:divBdr>
            </w:div>
            <w:div w:id="157232809">
              <w:marLeft w:val="480"/>
              <w:marRight w:val="0"/>
              <w:marTop w:val="0"/>
              <w:marBottom w:val="0"/>
              <w:divBdr>
                <w:top w:val="none" w:sz="0" w:space="0" w:color="auto"/>
                <w:left w:val="none" w:sz="0" w:space="0" w:color="auto"/>
                <w:bottom w:val="none" w:sz="0" w:space="0" w:color="auto"/>
                <w:right w:val="none" w:sz="0" w:space="0" w:color="auto"/>
              </w:divBdr>
            </w:div>
            <w:div w:id="157236104">
              <w:marLeft w:val="480"/>
              <w:marRight w:val="0"/>
              <w:marTop w:val="0"/>
              <w:marBottom w:val="0"/>
              <w:divBdr>
                <w:top w:val="none" w:sz="0" w:space="0" w:color="auto"/>
                <w:left w:val="none" w:sz="0" w:space="0" w:color="auto"/>
                <w:bottom w:val="none" w:sz="0" w:space="0" w:color="auto"/>
                <w:right w:val="none" w:sz="0" w:space="0" w:color="auto"/>
              </w:divBdr>
            </w:div>
            <w:div w:id="157305237">
              <w:marLeft w:val="480"/>
              <w:marRight w:val="0"/>
              <w:marTop w:val="0"/>
              <w:marBottom w:val="0"/>
              <w:divBdr>
                <w:top w:val="none" w:sz="0" w:space="0" w:color="auto"/>
                <w:left w:val="none" w:sz="0" w:space="0" w:color="auto"/>
                <w:bottom w:val="none" w:sz="0" w:space="0" w:color="auto"/>
                <w:right w:val="none" w:sz="0" w:space="0" w:color="auto"/>
              </w:divBdr>
            </w:div>
            <w:div w:id="157308548">
              <w:marLeft w:val="480"/>
              <w:marRight w:val="0"/>
              <w:marTop w:val="0"/>
              <w:marBottom w:val="0"/>
              <w:divBdr>
                <w:top w:val="none" w:sz="0" w:space="0" w:color="auto"/>
                <w:left w:val="none" w:sz="0" w:space="0" w:color="auto"/>
                <w:bottom w:val="none" w:sz="0" w:space="0" w:color="auto"/>
                <w:right w:val="none" w:sz="0" w:space="0" w:color="auto"/>
              </w:divBdr>
            </w:div>
            <w:div w:id="157381942">
              <w:marLeft w:val="480"/>
              <w:marRight w:val="0"/>
              <w:marTop w:val="0"/>
              <w:marBottom w:val="0"/>
              <w:divBdr>
                <w:top w:val="none" w:sz="0" w:space="0" w:color="auto"/>
                <w:left w:val="none" w:sz="0" w:space="0" w:color="auto"/>
                <w:bottom w:val="none" w:sz="0" w:space="0" w:color="auto"/>
                <w:right w:val="none" w:sz="0" w:space="0" w:color="auto"/>
              </w:divBdr>
            </w:div>
            <w:div w:id="157430511">
              <w:marLeft w:val="480"/>
              <w:marRight w:val="0"/>
              <w:marTop w:val="0"/>
              <w:marBottom w:val="0"/>
              <w:divBdr>
                <w:top w:val="none" w:sz="0" w:space="0" w:color="auto"/>
                <w:left w:val="none" w:sz="0" w:space="0" w:color="auto"/>
                <w:bottom w:val="none" w:sz="0" w:space="0" w:color="auto"/>
                <w:right w:val="none" w:sz="0" w:space="0" w:color="auto"/>
              </w:divBdr>
            </w:div>
            <w:div w:id="157498452">
              <w:marLeft w:val="480"/>
              <w:marRight w:val="0"/>
              <w:marTop w:val="0"/>
              <w:marBottom w:val="0"/>
              <w:divBdr>
                <w:top w:val="none" w:sz="0" w:space="0" w:color="auto"/>
                <w:left w:val="none" w:sz="0" w:space="0" w:color="auto"/>
                <w:bottom w:val="none" w:sz="0" w:space="0" w:color="auto"/>
                <w:right w:val="none" w:sz="0" w:space="0" w:color="auto"/>
              </w:divBdr>
            </w:div>
            <w:div w:id="157504424">
              <w:marLeft w:val="480"/>
              <w:marRight w:val="0"/>
              <w:marTop w:val="0"/>
              <w:marBottom w:val="0"/>
              <w:divBdr>
                <w:top w:val="none" w:sz="0" w:space="0" w:color="auto"/>
                <w:left w:val="none" w:sz="0" w:space="0" w:color="auto"/>
                <w:bottom w:val="none" w:sz="0" w:space="0" w:color="auto"/>
                <w:right w:val="none" w:sz="0" w:space="0" w:color="auto"/>
              </w:divBdr>
            </w:div>
            <w:div w:id="157574394">
              <w:marLeft w:val="480"/>
              <w:marRight w:val="0"/>
              <w:marTop w:val="0"/>
              <w:marBottom w:val="0"/>
              <w:divBdr>
                <w:top w:val="none" w:sz="0" w:space="0" w:color="auto"/>
                <w:left w:val="none" w:sz="0" w:space="0" w:color="auto"/>
                <w:bottom w:val="none" w:sz="0" w:space="0" w:color="auto"/>
                <w:right w:val="none" w:sz="0" w:space="0" w:color="auto"/>
              </w:divBdr>
            </w:div>
            <w:div w:id="157622846">
              <w:marLeft w:val="480"/>
              <w:marRight w:val="0"/>
              <w:marTop w:val="0"/>
              <w:marBottom w:val="0"/>
              <w:divBdr>
                <w:top w:val="none" w:sz="0" w:space="0" w:color="auto"/>
                <w:left w:val="none" w:sz="0" w:space="0" w:color="auto"/>
                <w:bottom w:val="none" w:sz="0" w:space="0" w:color="auto"/>
                <w:right w:val="none" w:sz="0" w:space="0" w:color="auto"/>
              </w:divBdr>
            </w:div>
            <w:div w:id="157696611">
              <w:marLeft w:val="480"/>
              <w:marRight w:val="0"/>
              <w:marTop w:val="0"/>
              <w:marBottom w:val="0"/>
              <w:divBdr>
                <w:top w:val="none" w:sz="0" w:space="0" w:color="auto"/>
                <w:left w:val="none" w:sz="0" w:space="0" w:color="auto"/>
                <w:bottom w:val="none" w:sz="0" w:space="0" w:color="auto"/>
                <w:right w:val="none" w:sz="0" w:space="0" w:color="auto"/>
              </w:divBdr>
            </w:div>
            <w:div w:id="157769278">
              <w:marLeft w:val="480"/>
              <w:marRight w:val="0"/>
              <w:marTop w:val="0"/>
              <w:marBottom w:val="0"/>
              <w:divBdr>
                <w:top w:val="none" w:sz="0" w:space="0" w:color="auto"/>
                <w:left w:val="none" w:sz="0" w:space="0" w:color="auto"/>
                <w:bottom w:val="none" w:sz="0" w:space="0" w:color="auto"/>
                <w:right w:val="none" w:sz="0" w:space="0" w:color="auto"/>
              </w:divBdr>
            </w:div>
            <w:div w:id="157771531">
              <w:marLeft w:val="480"/>
              <w:marRight w:val="0"/>
              <w:marTop w:val="0"/>
              <w:marBottom w:val="0"/>
              <w:divBdr>
                <w:top w:val="none" w:sz="0" w:space="0" w:color="auto"/>
                <w:left w:val="none" w:sz="0" w:space="0" w:color="auto"/>
                <w:bottom w:val="none" w:sz="0" w:space="0" w:color="auto"/>
                <w:right w:val="none" w:sz="0" w:space="0" w:color="auto"/>
              </w:divBdr>
            </w:div>
            <w:div w:id="157773016">
              <w:marLeft w:val="480"/>
              <w:marRight w:val="0"/>
              <w:marTop w:val="0"/>
              <w:marBottom w:val="0"/>
              <w:divBdr>
                <w:top w:val="none" w:sz="0" w:space="0" w:color="auto"/>
                <w:left w:val="none" w:sz="0" w:space="0" w:color="auto"/>
                <w:bottom w:val="none" w:sz="0" w:space="0" w:color="auto"/>
                <w:right w:val="none" w:sz="0" w:space="0" w:color="auto"/>
              </w:divBdr>
            </w:div>
            <w:div w:id="157774303">
              <w:marLeft w:val="480"/>
              <w:marRight w:val="0"/>
              <w:marTop w:val="0"/>
              <w:marBottom w:val="0"/>
              <w:divBdr>
                <w:top w:val="none" w:sz="0" w:space="0" w:color="auto"/>
                <w:left w:val="none" w:sz="0" w:space="0" w:color="auto"/>
                <w:bottom w:val="none" w:sz="0" w:space="0" w:color="auto"/>
                <w:right w:val="none" w:sz="0" w:space="0" w:color="auto"/>
              </w:divBdr>
            </w:div>
            <w:div w:id="157814239">
              <w:marLeft w:val="480"/>
              <w:marRight w:val="0"/>
              <w:marTop w:val="0"/>
              <w:marBottom w:val="0"/>
              <w:divBdr>
                <w:top w:val="none" w:sz="0" w:space="0" w:color="auto"/>
                <w:left w:val="none" w:sz="0" w:space="0" w:color="auto"/>
                <w:bottom w:val="none" w:sz="0" w:space="0" w:color="auto"/>
                <w:right w:val="none" w:sz="0" w:space="0" w:color="auto"/>
              </w:divBdr>
            </w:div>
            <w:div w:id="157964374">
              <w:marLeft w:val="480"/>
              <w:marRight w:val="0"/>
              <w:marTop w:val="0"/>
              <w:marBottom w:val="0"/>
              <w:divBdr>
                <w:top w:val="none" w:sz="0" w:space="0" w:color="auto"/>
                <w:left w:val="none" w:sz="0" w:space="0" w:color="auto"/>
                <w:bottom w:val="none" w:sz="0" w:space="0" w:color="auto"/>
                <w:right w:val="none" w:sz="0" w:space="0" w:color="auto"/>
              </w:divBdr>
            </w:div>
            <w:div w:id="157964728">
              <w:marLeft w:val="480"/>
              <w:marRight w:val="0"/>
              <w:marTop w:val="0"/>
              <w:marBottom w:val="0"/>
              <w:divBdr>
                <w:top w:val="none" w:sz="0" w:space="0" w:color="auto"/>
                <w:left w:val="none" w:sz="0" w:space="0" w:color="auto"/>
                <w:bottom w:val="none" w:sz="0" w:space="0" w:color="auto"/>
                <w:right w:val="none" w:sz="0" w:space="0" w:color="auto"/>
              </w:divBdr>
            </w:div>
            <w:div w:id="158038690">
              <w:marLeft w:val="480"/>
              <w:marRight w:val="0"/>
              <w:marTop w:val="0"/>
              <w:marBottom w:val="0"/>
              <w:divBdr>
                <w:top w:val="none" w:sz="0" w:space="0" w:color="auto"/>
                <w:left w:val="none" w:sz="0" w:space="0" w:color="auto"/>
                <w:bottom w:val="none" w:sz="0" w:space="0" w:color="auto"/>
                <w:right w:val="none" w:sz="0" w:space="0" w:color="auto"/>
              </w:divBdr>
            </w:div>
            <w:div w:id="158279011">
              <w:marLeft w:val="480"/>
              <w:marRight w:val="0"/>
              <w:marTop w:val="0"/>
              <w:marBottom w:val="0"/>
              <w:divBdr>
                <w:top w:val="none" w:sz="0" w:space="0" w:color="auto"/>
                <w:left w:val="none" w:sz="0" w:space="0" w:color="auto"/>
                <w:bottom w:val="none" w:sz="0" w:space="0" w:color="auto"/>
                <w:right w:val="none" w:sz="0" w:space="0" w:color="auto"/>
              </w:divBdr>
            </w:div>
            <w:div w:id="158279207">
              <w:marLeft w:val="480"/>
              <w:marRight w:val="0"/>
              <w:marTop w:val="0"/>
              <w:marBottom w:val="0"/>
              <w:divBdr>
                <w:top w:val="none" w:sz="0" w:space="0" w:color="auto"/>
                <w:left w:val="none" w:sz="0" w:space="0" w:color="auto"/>
                <w:bottom w:val="none" w:sz="0" w:space="0" w:color="auto"/>
                <w:right w:val="none" w:sz="0" w:space="0" w:color="auto"/>
              </w:divBdr>
            </w:div>
            <w:div w:id="158355532">
              <w:marLeft w:val="480"/>
              <w:marRight w:val="0"/>
              <w:marTop w:val="0"/>
              <w:marBottom w:val="0"/>
              <w:divBdr>
                <w:top w:val="none" w:sz="0" w:space="0" w:color="auto"/>
                <w:left w:val="none" w:sz="0" w:space="0" w:color="auto"/>
                <w:bottom w:val="none" w:sz="0" w:space="0" w:color="auto"/>
                <w:right w:val="none" w:sz="0" w:space="0" w:color="auto"/>
              </w:divBdr>
            </w:div>
            <w:div w:id="158430430">
              <w:marLeft w:val="480"/>
              <w:marRight w:val="0"/>
              <w:marTop w:val="0"/>
              <w:marBottom w:val="0"/>
              <w:divBdr>
                <w:top w:val="none" w:sz="0" w:space="0" w:color="auto"/>
                <w:left w:val="none" w:sz="0" w:space="0" w:color="auto"/>
                <w:bottom w:val="none" w:sz="0" w:space="0" w:color="auto"/>
                <w:right w:val="none" w:sz="0" w:space="0" w:color="auto"/>
              </w:divBdr>
            </w:div>
            <w:div w:id="158471808">
              <w:marLeft w:val="480"/>
              <w:marRight w:val="0"/>
              <w:marTop w:val="0"/>
              <w:marBottom w:val="0"/>
              <w:divBdr>
                <w:top w:val="none" w:sz="0" w:space="0" w:color="auto"/>
                <w:left w:val="none" w:sz="0" w:space="0" w:color="auto"/>
                <w:bottom w:val="none" w:sz="0" w:space="0" w:color="auto"/>
                <w:right w:val="none" w:sz="0" w:space="0" w:color="auto"/>
              </w:divBdr>
            </w:div>
            <w:div w:id="158472857">
              <w:marLeft w:val="480"/>
              <w:marRight w:val="0"/>
              <w:marTop w:val="0"/>
              <w:marBottom w:val="0"/>
              <w:divBdr>
                <w:top w:val="none" w:sz="0" w:space="0" w:color="auto"/>
                <w:left w:val="none" w:sz="0" w:space="0" w:color="auto"/>
                <w:bottom w:val="none" w:sz="0" w:space="0" w:color="auto"/>
                <w:right w:val="none" w:sz="0" w:space="0" w:color="auto"/>
              </w:divBdr>
            </w:div>
            <w:div w:id="158539546">
              <w:marLeft w:val="480"/>
              <w:marRight w:val="0"/>
              <w:marTop w:val="0"/>
              <w:marBottom w:val="0"/>
              <w:divBdr>
                <w:top w:val="none" w:sz="0" w:space="0" w:color="auto"/>
                <w:left w:val="none" w:sz="0" w:space="0" w:color="auto"/>
                <w:bottom w:val="none" w:sz="0" w:space="0" w:color="auto"/>
                <w:right w:val="none" w:sz="0" w:space="0" w:color="auto"/>
              </w:divBdr>
            </w:div>
            <w:div w:id="158540878">
              <w:marLeft w:val="480"/>
              <w:marRight w:val="0"/>
              <w:marTop w:val="0"/>
              <w:marBottom w:val="0"/>
              <w:divBdr>
                <w:top w:val="none" w:sz="0" w:space="0" w:color="auto"/>
                <w:left w:val="none" w:sz="0" w:space="0" w:color="auto"/>
                <w:bottom w:val="none" w:sz="0" w:space="0" w:color="auto"/>
                <w:right w:val="none" w:sz="0" w:space="0" w:color="auto"/>
              </w:divBdr>
            </w:div>
            <w:div w:id="158541032">
              <w:marLeft w:val="480"/>
              <w:marRight w:val="0"/>
              <w:marTop w:val="0"/>
              <w:marBottom w:val="0"/>
              <w:divBdr>
                <w:top w:val="none" w:sz="0" w:space="0" w:color="auto"/>
                <w:left w:val="none" w:sz="0" w:space="0" w:color="auto"/>
                <w:bottom w:val="none" w:sz="0" w:space="0" w:color="auto"/>
                <w:right w:val="none" w:sz="0" w:space="0" w:color="auto"/>
              </w:divBdr>
            </w:div>
            <w:div w:id="158621310">
              <w:marLeft w:val="480"/>
              <w:marRight w:val="0"/>
              <w:marTop w:val="0"/>
              <w:marBottom w:val="0"/>
              <w:divBdr>
                <w:top w:val="none" w:sz="0" w:space="0" w:color="auto"/>
                <w:left w:val="none" w:sz="0" w:space="0" w:color="auto"/>
                <w:bottom w:val="none" w:sz="0" w:space="0" w:color="auto"/>
                <w:right w:val="none" w:sz="0" w:space="0" w:color="auto"/>
              </w:divBdr>
            </w:div>
            <w:div w:id="158622075">
              <w:marLeft w:val="480"/>
              <w:marRight w:val="0"/>
              <w:marTop w:val="0"/>
              <w:marBottom w:val="0"/>
              <w:divBdr>
                <w:top w:val="none" w:sz="0" w:space="0" w:color="auto"/>
                <w:left w:val="none" w:sz="0" w:space="0" w:color="auto"/>
                <w:bottom w:val="none" w:sz="0" w:space="0" w:color="auto"/>
                <w:right w:val="none" w:sz="0" w:space="0" w:color="auto"/>
              </w:divBdr>
            </w:div>
            <w:div w:id="158810242">
              <w:marLeft w:val="480"/>
              <w:marRight w:val="0"/>
              <w:marTop w:val="0"/>
              <w:marBottom w:val="0"/>
              <w:divBdr>
                <w:top w:val="none" w:sz="0" w:space="0" w:color="auto"/>
                <w:left w:val="none" w:sz="0" w:space="0" w:color="auto"/>
                <w:bottom w:val="none" w:sz="0" w:space="0" w:color="auto"/>
                <w:right w:val="none" w:sz="0" w:space="0" w:color="auto"/>
              </w:divBdr>
            </w:div>
            <w:div w:id="158886127">
              <w:marLeft w:val="480"/>
              <w:marRight w:val="0"/>
              <w:marTop w:val="0"/>
              <w:marBottom w:val="0"/>
              <w:divBdr>
                <w:top w:val="none" w:sz="0" w:space="0" w:color="auto"/>
                <w:left w:val="none" w:sz="0" w:space="0" w:color="auto"/>
                <w:bottom w:val="none" w:sz="0" w:space="0" w:color="auto"/>
                <w:right w:val="none" w:sz="0" w:space="0" w:color="auto"/>
              </w:divBdr>
            </w:div>
            <w:div w:id="158890132">
              <w:marLeft w:val="480"/>
              <w:marRight w:val="0"/>
              <w:marTop w:val="0"/>
              <w:marBottom w:val="0"/>
              <w:divBdr>
                <w:top w:val="none" w:sz="0" w:space="0" w:color="auto"/>
                <w:left w:val="none" w:sz="0" w:space="0" w:color="auto"/>
                <w:bottom w:val="none" w:sz="0" w:space="0" w:color="auto"/>
                <w:right w:val="none" w:sz="0" w:space="0" w:color="auto"/>
              </w:divBdr>
            </w:div>
            <w:div w:id="158935075">
              <w:marLeft w:val="480"/>
              <w:marRight w:val="0"/>
              <w:marTop w:val="0"/>
              <w:marBottom w:val="0"/>
              <w:divBdr>
                <w:top w:val="none" w:sz="0" w:space="0" w:color="auto"/>
                <w:left w:val="none" w:sz="0" w:space="0" w:color="auto"/>
                <w:bottom w:val="none" w:sz="0" w:space="0" w:color="auto"/>
                <w:right w:val="none" w:sz="0" w:space="0" w:color="auto"/>
              </w:divBdr>
            </w:div>
            <w:div w:id="159080180">
              <w:marLeft w:val="480"/>
              <w:marRight w:val="0"/>
              <w:marTop w:val="0"/>
              <w:marBottom w:val="0"/>
              <w:divBdr>
                <w:top w:val="none" w:sz="0" w:space="0" w:color="auto"/>
                <w:left w:val="none" w:sz="0" w:space="0" w:color="auto"/>
                <w:bottom w:val="none" w:sz="0" w:space="0" w:color="auto"/>
                <w:right w:val="none" w:sz="0" w:space="0" w:color="auto"/>
              </w:divBdr>
            </w:div>
            <w:div w:id="159272166">
              <w:marLeft w:val="480"/>
              <w:marRight w:val="0"/>
              <w:marTop w:val="0"/>
              <w:marBottom w:val="0"/>
              <w:divBdr>
                <w:top w:val="none" w:sz="0" w:space="0" w:color="auto"/>
                <w:left w:val="none" w:sz="0" w:space="0" w:color="auto"/>
                <w:bottom w:val="none" w:sz="0" w:space="0" w:color="auto"/>
                <w:right w:val="none" w:sz="0" w:space="0" w:color="auto"/>
              </w:divBdr>
            </w:div>
            <w:div w:id="159392923">
              <w:marLeft w:val="480"/>
              <w:marRight w:val="0"/>
              <w:marTop w:val="0"/>
              <w:marBottom w:val="0"/>
              <w:divBdr>
                <w:top w:val="none" w:sz="0" w:space="0" w:color="auto"/>
                <w:left w:val="none" w:sz="0" w:space="0" w:color="auto"/>
                <w:bottom w:val="none" w:sz="0" w:space="0" w:color="auto"/>
                <w:right w:val="none" w:sz="0" w:space="0" w:color="auto"/>
              </w:divBdr>
            </w:div>
            <w:div w:id="159394401">
              <w:marLeft w:val="480"/>
              <w:marRight w:val="0"/>
              <w:marTop w:val="0"/>
              <w:marBottom w:val="0"/>
              <w:divBdr>
                <w:top w:val="none" w:sz="0" w:space="0" w:color="auto"/>
                <w:left w:val="none" w:sz="0" w:space="0" w:color="auto"/>
                <w:bottom w:val="none" w:sz="0" w:space="0" w:color="auto"/>
                <w:right w:val="none" w:sz="0" w:space="0" w:color="auto"/>
              </w:divBdr>
            </w:div>
            <w:div w:id="159465119">
              <w:marLeft w:val="480"/>
              <w:marRight w:val="0"/>
              <w:marTop w:val="0"/>
              <w:marBottom w:val="0"/>
              <w:divBdr>
                <w:top w:val="none" w:sz="0" w:space="0" w:color="auto"/>
                <w:left w:val="none" w:sz="0" w:space="0" w:color="auto"/>
                <w:bottom w:val="none" w:sz="0" w:space="0" w:color="auto"/>
                <w:right w:val="none" w:sz="0" w:space="0" w:color="auto"/>
              </w:divBdr>
            </w:div>
            <w:div w:id="159583979">
              <w:marLeft w:val="480"/>
              <w:marRight w:val="0"/>
              <w:marTop w:val="0"/>
              <w:marBottom w:val="0"/>
              <w:divBdr>
                <w:top w:val="none" w:sz="0" w:space="0" w:color="auto"/>
                <w:left w:val="none" w:sz="0" w:space="0" w:color="auto"/>
                <w:bottom w:val="none" w:sz="0" w:space="0" w:color="auto"/>
                <w:right w:val="none" w:sz="0" w:space="0" w:color="auto"/>
              </w:divBdr>
            </w:div>
            <w:div w:id="159660591">
              <w:marLeft w:val="480"/>
              <w:marRight w:val="0"/>
              <w:marTop w:val="0"/>
              <w:marBottom w:val="0"/>
              <w:divBdr>
                <w:top w:val="none" w:sz="0" w:space="0" w:color="auto"/>
                <w:left w:val="none" w:sz="0" w:space="0" w:color="auto"/>
                <w:bottom w:val="none" w:sz="0" w:space="0" w:color="auto"/>
                <w:right w:val="none" w:sz="0" w:space="0" w:color="auto"/>
              </w:divBdr>
            </w:div>
            <w:div w:id="159741625">
              <w:marLeft w:val="480"/>
              <w:marRight w:val="0"/>
              <w:marTop w:val="0"/>
              <w:marBottom w:val="0"/>
              <w:divBdr>
                <w:top w:val="none" w:sz="0" w:space="0" w:color="auto"/>
                <w:left w:val="none" w:sz="0" w:space="0" w:color="auto"/>
                <w:bottom w:val="none" w:sz="0" w:space="0" w:color="auto"/>
                <w:right w:val="none" w:sz="0" w:space="0" w:color="auto"/>
              </w:divBdr>
            </w:div>
            <w:div w:id="159855306">
              <w:marLeft w:val="480"/>
              <w:marRight w:val="0"/>
              <w:marTop w:val="0"/>
              <w:marBottom w:val="0"/>
              <w:divBdr>
                <w:top w:val="none" w:sz="0" w:space="0" w:color="auto"/>
                <w:left w:val="none" w:sz="0" w:space="0" w:color="auto"/>
                <w:bottom w:val="none" w:sz="0" w:space="0" w:color="auto"/>
                <w:right w:val="none" w:sz="0" w:space="0" w:color="auto"/>
              </w:divBdr>
            </w:div>
            <w:div w:id="159859092">
              <w:marLeft w:val="480"/>
              <w:marRight w:val="0"/>
              <w:marTop w:val="0"/>
              <w:marBottom w:val="0"/>
              <w:divBdr>
                <w:top w:val="none" w:sz="0" w:space="0" w:color="auto"/>
                <w:left w:val="none" w:sz="0" w:space="0" w:color="auto"/>
                <w:bottom w:val="none" w:sz="0" w:space="0" w:color="auto"/>
                <w:right w:val="none" w:sz="0" w:space="0" w:color="auto"/>
              </w:divBdr>
            </w:div>
            <w:div w:id="159932246">
              <w:marLeft w:val="480"/>
              <w:marRight w:val="0"/>
              <w:marTop w:val="0"/>
              <w:marBottom w:val="0"/>
              <w:divBdr>
                <w:top w:val="none" w:sz="0" w:space="0" w:color="auto"/>
                <w:left w:val="none" w:sz="0" w:space="0" w:color="auto"/>
                <w:bottom w:val="none" w:sz="0" w:space="0" w:color="auto"/>
                <w:right w:val="none" w:sz="0" w:space="0" w:color="auto"/>
              </w:divBdr>
            </w:div>
            <w:div w:id="160120269">
              <w:marLeft w:val="480"/>
              <w:marRight w:val="0"/>
              <w:marTop w:val="0"/>
              <w:marBottom w:val="0"/>
              <w:divBdr>
                <w:top w:val="none" w:sz="0" w:space="0" w:color="auto"/>
                <w:left w:val="none" w:sz="0" w:space="0" w:color="auto"/>
                <w:bottom w:val="none" w:sz="0" w:space="0" w:color="auto"/>
                <w:right w:val="none" w:sz="0" w:space="0" w:color="auto"/>
              </w:divBdr>
            </w:div>
            <w:div w:id="160121050">
              <w:marLeft w:val="480"/>
              <w:marRight w:val="0"/>
              <w:marTop w:val="0"/>
              <w:marBottom w:val="0"/>
              <w:divBdr>
                <w:top w:val="none" w:sz="0" w:space="0" w:color="auto"/>
                <w:left w:val="none" w:sz="0" w:space="0" w:color="auto"/>
                <w:bottom w:val="none" w:sz="0" w:space="0" w:color="auto"/>
                <w:right w:val="none" w:sz="0" w:space="0" w:color="auto"/>
              </w:divBdr>
            </w:div>
            <w:div w:id="160240500">
              <w:marLeft w:val="480"/>
              <w:marRight w:val="0"/>
              <w:marTop w:val="0"/>
              <w:marBottom w:val="0"/>
              <w:divBdr>
                <w:top w:val="none" w:sz="0" w:space="0" w:color="auto"/>
                <w:left w:val="none" w:sz="0" w:space="0" w:color="auto"/>
                <w:bottom w:val="none" w:sz="0" w:space="0" w:color="auto"/>
                <w:right w:val="none" w:sz="0" w:space="0" w:color="auto"/>
              </w:divBdr>
            </w:div>
            <w:div w:id="160317657">
              <w:marLeft w:val="480"/>
              <w:marRight w:val="0"/>
              <w:marTop w:val="0"/>
              <w:marBottom w:val="0"/>
              <w:divBdr>
                <w:top w:val="none" w:sz="0" w:space="0" w:color="auto"/>
                <w:left w:val="none" w:sz="0" w:space="0" w:color="auto"/>
                <w:bottom w:val="none" w:sz="0" w:space="0" w:color="auto"/>
                <w:right w:val="none" w:sz="0" w:space="0" w:color="auto"/>
              </w:divBdr>
            </w:div>
            <w:div w:id="160317788">
              <w:marLeft w:val="480"/>
              <w:marRight w:val="0"/>
              <w:marTop w:val="0"/>
              <w:marBottom w:val="0"/>
              <w:divBdr>
                <w:top w:val="none" w:sz="0" w:space="0" w:color="auto"/>
                <w:left w:val="none" w:sz="0" w:space="0" w:color="auto"/>
                <w:bottom w:val="none" w:sz="0" w:space="0" w:color="auto"/>
                <w:right w:val="none" w:sz="0" w:space="0" w:color="auto"/>
              </w:divBdr>
            </w:div>
            <w:div w:id="160395853">
              <w:marLeft w:val="480"/>
              <w:marRight w:val="0"/>
              <w:marTop w:val="0"/>
              <w:marBottom w:val="0"/>
              <w:divBdr>
                <w:top w:val="none" w:sz="0" w:space="0" w:color="auto"/>
                <w:left w:val="none" w:sz="0" w:space="0" w:color="auto"/>
                <w:bottom w:val="none" w:sz="0" w:space="0" w:color="auto"/>
                <w:right w:val="none" w:sz="0" w:space="0" w:color="auto"/>
              </w:divBdr>
            </w:div>
            <w:div w:id="160396115">
              <w:marLeft w:val="480"/>
              <w:marRight w:val="0"/>
              <w:marTop w:val="0"/>
              <w:marBottom w:val="0"/>
              <w:divBdr>
                <w:top w:val="none" w:sz="0" w:space="0" w:color="auto"/>
                <w:left w:val="none" w:sz="0" w:space="0" w:color="auto"/>
                <w:bottom w:val="none" w:sz="0" w:space="0" w:color="auto"/>
                <w:right w:val="none" w:sz="0" w:space="0" w:color="auto"/>
              </w:divBdr>
            </w:div>
            <w:div w:id="160580888">
              <w:marLeft w:val="480"/>
              <w:marRight w:val="0"/>
              <w:marTop w:val="0"/>
              <w:marBottom w:val="0"/>
              <w:divBdr>
                <w:top w:val="none" w:sz="0" w:space="0" w:color="auto"/>
                <w:left w:val="none" w:sz="0" w:space="0" w:color="auto"/>
                <w:bottom w:val="none" w:sz="0" w:space="0" w:color="auto"/>
                <w:right w:val="none" w:sz="0" w:space="0" w:color="auto"/>
              </w:divBdr>
            </w:div>
            <w:div w:id="160584511">
              <w:marLeft w:val="480"/>
              <w:marRight w:val="0"/>
              <w:marTop w:val="0"/>
              <w:marBottom w:val="0"/>
              <w:divBdr>
                <w:top w:val="none" w:sz="0" w:space="0" w:color="auto"/>
                <w:left w:val="none" w:sz="0" w:space="0" w:color="auto"/>
                <w:bottom w:val="none" w:sz="0" w:space="0" w:color="auto"/>
                <w:right w:val="none" w:sz="0" w:space="0" w:color="auto"/>
              </w:divBdr>
            </w:div>
            <w:div w:id="160657729">
              <w:marLeft w:val="480"/>
              <w:marRight w:val="0"/>
              <w:marTop w:val="0"/>
              <w:marBottom w:val="0"/>
              <w:divBdr>
                <w:top w:val="none" w:sz="0" w:space="0" w:color="auto"/>
                <w:left w:val="none" w:sz="0" w:space="0" w:color="auto"/>
                <w:bottom w:val="none" w:sz="0" w:space="0" w:color="auto"/>
                <w:right w:val="none" w:sz="0" w:space="0" w:color="auto"/>
              </w:divBdr>
            </w:div>
            <w:div w:id="160706689">
              <w:marLeft w:val="480"/>
              <w:marRight w:val="0"/>
              <w:marTop w:val="0"/>
              <w:marBottom w:val="0"/>
              <w:divBdr>
                <w:top w:val="none" w:sz="0" w:space="0" w:color="auto"/>
                <w:left w:val="none" w:sz="0" w:space="0" w:color="auto"/>
                <w:bottom w:val="none" w:sz="0" w:space="0" w:color="auto"/>
                <w:right w:val="none" w:sz="0" w:space="0" w:color="auto"/>
              </w:divBdr>
            </w:div>
            <w:div w:id="160776468">
              <w:marLeft w:val="480"/>
              <w:marRight w:val="0"/>
              <w:marTop w:val="0"/>
              <w:marBottom w:val="0"/>
              <w:divBdr>
                <w:top w:val="none" w:sz="0" w:space="0" w:color="auto"/>
                <w:left w:val="none" w:sz="0" w:space="0" w:color="auto"/>
                <w:bottom w:val="none" w:sz="0" w:space="0" w:color="auto"/>
                <w:right w:val="none" w:sz="0" w:space="0" w:color="auto"/>
              </w:divBdr>
            </w:div>
            <w:div w:id="160850949">
              <w:marLeft w:val="480"/>
              <w:marRight w:val="0"/>
              <w:marTop w:val="0"/>
              <w:marBottom w:val="0"/>
              <w:divBdr>
                <w:top w:val="none" w:sz="0" w:space="0" w:color="auto"/>
                <w:left w:val="none" w:sz="0" w:space="0" w:color="auto"/>
                <w:bottom w:val="none" w:sz="0" w:space="0" w:color="auto"/>
                <w:right w:val="none" w:sz="0" w:space="0" w:color="auto"/>
              </w:divBdr>
            </w:div>
            <w:div w:id="160973602">
              <w:marLeft w:val="480"/>
              <w:marRight w:val="0"/>
              <w:marTop w:val="0"/>
              <w:marBottom w:val="0"/>
              <w:divBdr>
                <w:top w:val="none" w:sz="0" w:space="0" w:color="auto"/>
                <w:left w:val="none" w:sz="0" w:space="0" w:color="auto"/>
                <w:bottom w:val="none" w:sz="0" w:space="0" w:color="auto"/>
                <w:right w:val="none" w:sz="0" w:space="0" w:color="auto"/>
              </w:divBdr>
            </w:div>
            <w:div w:id="160973958">
              <w:marLeft w:val="480"/>
              <w:marRight w:val="0"/>
              <w:marTop w:val="0"/>
              <w:marBottom w:val="0"/>
              <w:divBdr>
                <w:top w:val="none" w:sz="0" w:space="0" w:color="auto"/>
                <w:left w:val="none" w:sz="0" w:space="0" w:color="auto"/>
                <w:bottom w:val="none" w:sz="0" w:space="0" w:color="auto"/>
                <w:right w:val="none" w:sz="0" w:space="0" w:color="auto"/>
              </w:divBdr>
            </w:div>
            <w:div w:id="161164174">
              <w:marLeft w:val="480"/>
              <w:marRight w:val="0"/>
              <w:marTop w:val="0"/>
              <w:marBottom w:val="0"/>
              <w:divBdr>
                <w:top w:val="none" w:sz="0" w:space="0" w:color="auto"/>
                <w:left w:val="none" w:sz="0" w:space="0" w:color="auto"/>
                <w:bottom w:val="none" w:sz="0" w:space="0" w:color="auto"/>
                <w:right w:val="none" w:sz="0" w:space="0" w:color="auto"/>
              </w:divBdr>
            </w:div>
            <w:div w:id="161236590">
              <w:marLeft w:val="480"/>
              <w:marRight w:val="0"/>
              <w:marTop w:val="0"/>
              <w:marBottom w:val="0"/>
              <w:divBdr>
                <w:top w:val="none" w:sz="0" w:space="0" w:color="auto"/>
                <w:left w:val="none" w:sz="0" w:space="0" w:color="auto"/>
                <w:bottom w:val="none" w:sz="0" w:space="0" w:color="auto"/>
                <w:right w:val="none" w:sz="0" w:space="0" w:color="auto"/>
              </w:divBdr>
            </w:div>
            <w:div w:id="161238574">
              <w:marLeft w:val="480"/>
              <w:marRight w:val="0"/>
              <w:marTop w:val="0"/>
              <w:marBottom w:val="0"/>
              <w:divBdr>
                <w:top w:val="none" w:sz="0" w:space="0" w:color="auto"/>
                <w:left w:val="none" w:sz="0" w:space="0" w:color="auto"/>
                <w:bottom w:val="none" w:sz="0" w:space="0" w:color="auto"/>
                <w:right w:val="none" w:sz="0" w:space="0" w:color="auto"/>
              </w:divBdr>
            </w:div>
            <w:div w:id="161239887">
              <w:marLeft w:val="480"/>
              <w:marRight w:val="0"/>
              <w:marTop w:val="0"/>
              <w:marBottom w:val="0"/>
              <w:divBdr>
                <w:top w:val="none" w:sz="0" w:space="0" w:color="auto"/>
                <w:left w:val="none" w:sz="0" w:space="0" w:color="auto"/>
                <w:bottom w:val="none" w:sz="0" w:space="0" w:color="auto"/>
                <w:right w:val="none" w:sz="0" w:space="0" w:color="auto"/>
              </w:divBdr>
            </w:div>
            <w:div w:id="161240202">
              <w:marLeft w:val="480"/>
              <w:marRight w:val="0"/>
              <w:marTop w:val="0"/>
              <w:marBottom w:val="0"/>
              <w:divBdr>
                <w:top w:val="none" w:sz="0" w:space="0" w:color="auto"/>
                <w:left w:val="none" w:sz="0" w:space="0" w:color="auto"/>
                <w:bottom w:val="none" w:sz="0" w:space="0" w:color="auto"/>
                <w:right w:val="none" w:sz="0" w:space="0" w:color="auto"/>
              </w:divBdr>
            </w:div>
            <w:div w:id="161315619">
              <w:marLeft w:val="480"/>
              <w:marRight w:val="0"/>
              <w:marTop w:val="0"/>
              <w:marBottom w:val="0"/>
              <w:divBdr>
                <w:top w:val="none" w:sz="0" w:space="0" w:color="auto"/>
                <w:left w:val="none" w:sz="0" w:space="0" w:color="auto"/>
                <w:bottom w:val="none" w:sz="0" w:space="0" w:color="auto"/>
                <w:right w:val="none" w:sz="0" w:space="0" w:color="auto"/>
              </w:divBdr>
            </w:div>
            <w:div w:id="161432938">
              <w:marLeft w:val="480"/>
              <w:marRight w:val="0"/>
              <w:marTop w:val="0"/>
              <w:marBottom w:val="0"/>
              <w:divBdr>
                <w:top w:val="none" w:sz="0" w:space="0" w:color="auto"/>
                <w:left w:val="none" w:sz="0" w:space="0" w:color="auto"/>
                <w:bottom w:val="none" w:sz="0" w:space="0" w:color="auto"/>
                <w:right w:val="none" w:sz="0" w:space="0" w:color="auto"/>
              </w:divBdr>
            </w:div>
            <w:div w:id="161481450">
              <w:marLeft w:val="480"/>
              <w:marRight w:val="0"/>
              <w:marTop w:val="0"/>
              <w:marBottom w:val="0"/>
              <w:divBdr>
                <w:top w:val="none" w:sz="0" w:space="0" w:color="auto"/>
                <w:left w:val="none" w:sz="0" w:space="0" w:color="auto"/>
                <w:bottom w:val="none" w:sz="0" w:space="0" w:color="auto"/>
                <w:right w:val="none" w:sz="0" w:space="0" w:color="auto"/>
              </w:divBdr>
            </w:div>
            <w:div w:id="161625027">
              <w:marLeft w:val="480"/>
              <w:marRight w:val="0"/>
              <w:marTop w:val="0"/>
              <w:marBottom w:val="0"/>
              <w:divBdr>
                <w:top w:val="none" w:sz="0" w:space="0" w:color="auto"/>
                <w:left w:val="none" w:sz="0" w:space="0" w:color="auto"/>
                <w:bottom w:val="none" w:sz="0" w:space="0" w:color="auto"/>
                <w:right w:val="none" w:sz="0" w:space="0" w:color="auto"/>
              </w:divBdr>
            </w:div>
            <w:div w:id="161743155">
              <w:marLeft w:val="480"/>
              <w:marRight w:val="0"/>
              <w:marTop w:val="0"/>
              <w:marBottom w:val="0"/>
              <w:divBdr>
                <w:top w:val="none" w:sz="0" w:space="0" w:color="auto"/>
                <w:left w:val="none" w:sz="0" w:space="0" w:color="auto"/>
                <w:bottom w:val="none" w:sz="0" w:space="0" w:color="auto"/>
                <w:right w:val="none" w:sz="0" w:space="0" w:color="auto"/>
              </w:divBdr>
            </w:div>
            <w:div w:id="161743765">
              <w:marLeft w:val="480"/>
              <w:marRight w:val="0"/>
              <w:marTop w:val="0"/>
              <w:marBottom w:val="0"/>
              <w:divBdr>
                <w:top w:val="none" w:sz="0" w:space="0" w:color="auto"/>
                <w:left w:val="none" w:sz="0" w:space="0" w:color="auto"/>
                <w:bottom w:val="none" w:sz="0" w:space="0" w:color="auto"/>
                <w:right w:val="none" w:sz="0" w:space="0" w:color="auto"/>
              </w:divBdr>
            </w:div>
            <w:div w:id="161816801">
              <w:marLeft w:val="480"/>
              <w:marRight w:val="0"/>
              <w:marTop w:val="0"/>
              <w:marBottom w:val="0"/>
              <w:divBdr>
                <w:top w:val="none" w:sz="0" w:space="0" w:color="auto"/>
                <w:left w:val="none" w:sz="0" w:space="0" w:color="auto"/>
                <w:bottom w:val="none" w:sz="0" w:space="0" w:color="auto"/>
                <w:right w:val="none" w:sz="0" w:space="0" w:color="auto"/>
              </w:divBdr>
            </w:div>
            <w:div w:id="161893341">
              <w:marLeft w:val="480"/>
              <w:marRight w:val="0"/>
              <w:marTop w:val="0"/>
              <w:marBottom w:val="0"/>
              <w:divBdr>
                <w:top w:val="none" w:sz="0" w:space="0" w:color="auto"/>
                <w:left w:val="none" w:sz="0" w:space="0" w:color="auto"/>
                <w:bottom w:val="none" w:sz="0" w:space="0" w:color="auto"/>
                <w:right w:val="none" w:sz="0" w:space="0" w:color="auto"/>
              </w:divBdr>
            </w:div>
            <w:div w:id="162089563">
              <w:marLeft w:val="480"/>
              <w:marRight w:val="0"/>
              <w:marTop w:val="0"/>
              <w:marBottom w:val="0"/>
              <w:divBdr>
                <w:top w:val="none" w:sz="0" w:space="0" w:color="auto"/>
                <w:left w:val="none" w:sz="0" w:space="0" w:color="auto"/>
                <w:bottom w:val="none" w:sz="0" w:space="0" w:color="auto"/>
                <w:right w:val="none" w:sz="0" w:space="0" w:color="auto"/>
              </w:divBdr>
            </w:div>
            <w:div w:id="162202545">
              <w:marLeft w:val="480"/>
              <w:marRight w:val="0"/>
              <w:marTop w:val="0"/>
              <w:marBottom w:val="0"/>
              <w:divBdr>
                <w:top w:val="none" w:sz="0" w:space="0" w:color="auto"/>
                <w:left w:val="none" w:sz="0" w:space="0" w:color="auto"/>
                <w:bottom w:val="none" w:sz="0" w:space="0" w:color="auto"/>
                <w:right w:val="none" w:sz="0" w:space="0" w:color="auto"/>
              </w:divBdr>
            </w:div>
            <w:div w:id="162208569">
              <w:marLeft w:val="480"/>
              <w:marRight w:val="0"/>
              <w:marTop w:val="0"/>
              <w:marBottom w:val="0"/>
              <w:divBdr>
                <w:top w:val="none" w:sz="0" w:space="0" w:color="auto"/>
                <w:left w:val="none" w:sz="0" w:space="0" w:color="auto"/>
                <w:bottom w:val="none" w:sz="0" w:space="0" w:color="auto"/>
                <w:right w:val="none" w:sz="0" w:space="0" w:color="auto"/>
              </w:divBdr>
            </w:div>
            <w:div w:id="162208963">
              <w:marLeft w:val="480"/>
              <w:marRight w:val="0"/>
              <w:marTop w:val="0"/>
              <w:marBottom w:val="0"/>
              <w:divBdr>
                <w:top w:val="none" w:sz="0" w:space="0" w:color="auto"/>
                <w:left w:val="none" w:sz="0" w:space="0" w:color="auto"/>
                <w:bottom w:val="none" w:sz="0" w:space="0" w:color="auto"/>
                <w:right w:val="none" w:sz="0" w:space="0" w:color="auto"/>
              </w:divBdr>
            </w:div>
            <w:div w:id="162209082">
              <w:marLeft w:val="480"/>
              <w:marRight w:val="0"/>
              <w:marTop w:val="0"/>
              <w:marBottom w:val="0"/>
              <w:divBdr>
                <w:top w:val="none" w:sz="0" w:space="0" w:color="auto"/>
                <w:left w:val="none" w:sz="0" w:space="0" w:color="auto"/>
                <w:bottom w:val="none" w:sz="0" w:space="0" w:color="auto"/>
                <w:right w:val="none" w:sz="0" w:space="0" w:color="auto"/>
              </w:divBdr>
            </w:div>
            <w:div w:id="162283049">
              <w:marLeft w:val="480"/>
              <w:marRight w:val="0"/>
              <w:marTop w:val="0"/>
              <w:marBottom w:val="0"/>
              <w:divBdr>
                <w:top w:val="none" w:sz="0" w:space="0" w:color="auto"/>
                <w:left w:val="none" w:sz="0" w:space="0" w:color="auto"/>
                <w:bottom w:val="none" w:sz="0" w:space="0" w:color="auto"/>
                <w:right w:val="none" w:sz="0" w:space="0" w:color="auto"/>
              </w:divBdr>
            </w:div>
            <w:div w:id="162358517">
              <w:marLeft w:val="480"/>
              <w:marRight w:val="0"/>
              <w:marTop w:val="0"/>
              <w:marBottom w:val="0"/>
              <w:divBdr>
                <w:top w:val="none" w:sz="0" w:space="0" w:color="auto"/>
                <w:left w:val="none" w:sz="0" w:space="0" w:color="auto"/>
                <w:bottom w:val="none" w:sz="0" w:space="0" w:color="auto"/>
                <w:right w:val="none" w:sz="0" w:space="0" w:color="auto"/>
              </w:divBdr>
            </w:div>
            <w:div w:id="162475474">
              <w:marLeft w:val="480"/>
              <w:marRight w:val="0"/>
              <w:marTop w:val="0"/>
              <w:marBottom w:val="0"/>
              <w:divBdr>
                <w:top w:val="none" w:sz="0" w:space="0" w:color="auto"/>
                <w:left w:val="none" w:sz="0" w:space="0" w:color="auto"/>
                <w:bottom w:val="none" w:sz="0" w:space="0" w:color="auto"/>
                <w:right w:val="none" w:sz="0" w:space="0" w:color="auto"/>
              </w:divBdr>
            </w:div>
            <w:div w:id="162480177">
              <w:marLeft w:val="480"/>
              <w:marRight w:val="0"/>
              <w:marTop w:val="0"/>
              <w:marBottom w:val="0"/>
              <w:divBdr>
                <w:top w:val="none" w:sz="0" w:space="0" w:color="auto"/>
                <w:left w:val="none" w:sz="0" w:space="0" w:color="auto"/>
                <w:bottom w:val="none" w:sz="0" w:space="0" w:color="auto"/>
                <w:right w:val="none" w:sz="0" w:space="0" w:color="auto"/>
              </w:divBdr>
            </w:div>
            <w:div w:id="162554980">
              <w:marLeft w:val="480"/>
              <w:marRight w:val="0"/>
              <w:marTop w:val="0"/>
              <w:marBottom w:val="0"/>
              <w:divBdr>
                <w:top w:val="none" w:sz="0" w:space="0" w:color="auto"/>
                <w:left w:val="none" w:sz="0" w:space="0" w:color="auto"/>
                <w:bottom w:val="none" w:sz="0" w:space="0" w:color="auto"/>
                <w:right w:val="none" w:sz="0" w:space="0" w:color="auto"/>
              </w:divBdr>
            </w:div>
            <w:div w:id="162741419">
              <w:marLeft w:val="480"/>
              <w:marRight w:val="0"/>
              <w:marTop w:val="0"/>
              <w:marBottom w:val="0"/>
              <w:divBdr>
                <w:top w:val="none" w:sz="0" w:space="0" w:color="auto"/>
                <w:left w:val="none" w:sz="0" w:space="0" w:color="auto"/>
                <w:bottom w:val="none" w:sz="0" w:space="0" w:color="auto"/>
                <w:right w:val="none" w:sz="0" w:space="0" w:color="auto"/>
              </w:divBdr>
            </w:div>
            <w:div w:id="162815228">
              <w:marLeft w:val="480"/>
              <w:marRight w:val="0"/>
              <w:marTop w:val="0"/>
              <w:marBottom w:val="0"/>
              <w:divBdr>
                <w:top w:val="none" w:sz="0" w:space="0" w:color="auto"/>
                <w:left w:val="none" w:sz="0" w:space="0" w:color="auto"/>
                <w:bottom w:val="none" w:sz="0" w:space="0" w:color="auto"/>
                <w:right w:val="none" w:sz="0" w:space="0" w:color="auto"/>
              </w:divBdr>
            </w:div>
            <w:div w:id="162817743">
              <w:marLeft w:val="480"/>
              <w:marRight w:val="0"/>
              <w:marTop w:val="0"/>
              <w:marBottom w:val="0"/>
              <w:divBdr>
                <w:top w:val="none" w:sz="0" w:space="0" w:color="auto"/>
                <w:left w:val="none" w:sz="0" w:space="0" w:color="auto"/>
                <w:bottom w:val="none" w:sz="0" w:space="0" w:color="auto"/>
                <w:right w:val="none" w:sz="0" w:space="0" w:color="auto"/>
              </w:divBdr>
            </w:div>
            <w:div w:id="162865965">
              <w:marLeft w:val="480"/>
              <w:marRight w:val="0"/>
              <w:marTop w:val="0"/>
              <w:marBottom w:val="0"/>
              <w:divBdr>
                <w:top w:val="none" w:sz="0" w:space="0" w:color="auto"/>
                <w:left w:val="none" w:sz="0" w:space="0" w:color="auto"/>
                <w:bottom w:val="none" w:sz="0" w:space="0" w:color="auto"/>
                <w:right w:val="none" w:sz="0" w:space="0" w:color="auto"/>
              </w:divBdr>
            </w:div>
            <w:div w:id="163009755">
              <w:marLeft w:val="480"/>
              <w:marRight w:val="0"/>
              <w:marTop w:val="0"/>
              <w:marBottom w:val="0"/>
              <w:divBdr>
                <w:top w:val="none" w:sz="0" w:space="0" w:color="auto"/>
                <w:left w:val="none" w:sz="0" w:space="0" w:color="auto"/>
                <w:bottom w:val="none" w:sz="0" w:space="0" w:color="auto"/>
                <w:right w:val="none" w:sz="0" w:space="0" w:color="auto"/>
              </w:divBdr>
            </w:div>
            <w:div w:id="163132385">
              <w:marLeft w:val="480"/>
              <w:marRight w:val="0"/>
              <w:marTop w:val="0"/>
              <w:marBottom w:val="0"/>
              <w:divBdr>
                <w:top w:val="none" w:sz="0" w:space="0" w:color="auto"/>
                <w:left w:val="none" w:sz="0" w:space="0" w:color="auto"/>
                <w:bottom w:val="none" w:sz="0" w:space="0" w:color="auto"/>
                <w:right w:val="none" w:sz="0" w:space="0" w:color="auto"/>
              </w:divBdr>
            </w:div>
            <w:div w:id="163133125">
              <w:marLeft w:val="480"/>
              <w:marRight w:val="0"/>
              <w:marTop w:val="0"/>
              <w:marBottom w:val="0"/>
              <w:divBdr>
                <w:top w:val="none" w:sz="0" w:space="0" w:color="auto"/>
                <w:left w:val="none" w:sz="0" w:space="0" w:color="auto"/>
                <w:bottom w:val="none" w:sz="0" w:space="0" w:color="auto"/>
                <w:right w:val="none" w:sz="0" w:space="0" w:color="auto"/>
              </w:divBdr>
            </w:div>
            <w:div w:id="163135230">
              <w:marLeft w:val="480"/>
              <w:marRight w:val="0"/>
              <w:marTop w:val="0"/>
              <w:marBottom w:val="0"/>
              <w:divBdr>
                <w:top w:val="none" w:sz="0" w:space="0" w:color="auto"/>
                <w:left w:val="none" w:sz="0" w:space="0" w:color="auto"/>
                <w:bottom w:val="none" w:sz="0" w:space="0" w:color="auto"/>
                <w:right w:val="none" w:sz="0" w:space="0" w:color="auto"/>
              </w:divBdr>
            </w:div>
            <w:div w:id="163203224">
              <w:marLeft w:val="480"/>
              <w:marRight w:val="0"/>
              <w:marTop w:val="0"/>
              <w:marBottom w:val="0"/>
              <w:divBdr>
                <w:top w:val="none" w:sz="0" w:space="0" w:color="auto"/>
                <w:left w:val="none" w:sz="0" w:space="0" w:color="auto"/>
                <w:bottom w:val="none" w:sz="0" w:space="0" w:color="auto"/>
                <w:right w:val="none" w:sz="0" w:space="0" w:color="auto"/>
              </w:divBdr>
            </w:div>
            <w:div w:id="163252650">
              <w:marLeft w:val="480"/>
              <w:marRight w:val="0"/>
              <w:marTop w:val="0"/>
              <w:marBottom w:val="0"/>
              <w:divBdr>
                <w:top w:val="none" w:sz="0" w:space="0" w:color="auto"/>
                <w:left w:val="none" w:sz="0" w:space="0" w:color="auto"/>
                <w:bottom w:val="none" w:sz="0" w:space="0" w:color="auto"/>
                <w:right w:val="none" w:sz="0" w:space="0" w:color="auto"/>
              </w:divBdr>
            </w:div>
            <w:div w:id="163253435">
              <w:marLeft w:val="480"/>
              <w:marRight w:val="0"/>
              <w:marTop w:val="0"/>
              <w:marBottom w:val="0"/>
              <w:divBdr>
                <w:top w:val="none" w:sz="0" w:space="0" w:color="auto"/>
                <w:left w:val="none" w:sz="0" w:space="0" w:color="auto"/>
                <w:bottom w:val="none" w:sz="0" w:space="0" w:color="auto"/>
                <w:right w:val="none" w:sz="0" w:space="0" w:color="auto"/>
              </w:divBdr>
            </w:div>
            <w:div w:id="163277033">
              <w:marLeft w:val="480"/>
              <w:marRight w:val="0"/>
              <w:marTop w:val="0"/>
              <w:marBottom w:val="0"/>
              <w:divBdr>
                <w:top w:val="none" w:sz="0" w:space="0" w:color="auto"/>
                <w:left w:val="none" w:sz="0" w:space="0" w:color="auto"/>
                <w:bottom w:val="none" w:sz="0" w:space="0" w:color="auto"/>
                <w:right w:val="none" w:sz="0" w:space="0" w:color="auto"/>
              </w:divBdr>
            </w:div>
            <w:div w:id="163324665">
              <w:marLeft w:val="480"/>
              <w:marRight w:val="0"/>
              <w:marTop w:val="0"/>
              <w:marBottom w:val="0"/>
              <w:divBdr>
                <w:top w:val="none" w:sz="0" w:space="0" w:color="auto"/>
                <w:left w:val="none" w:sz="0" w:space="0" w:color="auto"/>
                <w:bottom w:val="none" w:sz="0" w:space="0" w:color="auto"/>
                <w:right w:val="none" w:sz="0" w:space="0" w:color="auto"/>
              </w:divBdr>
            </w:div>
            <w:div w:id="163324886">
              <w:marLeft w:val="480"/>
              <w:marRight w:val="0"/>
              <w:marTop w:val="0"/>
              <w:marBottom w:val="0"/>
              <w:divBdr>
                <w:top w:val="none" w:sz="0" w:space="0" w:color="auto"/>
                <w:left w:val="none" w:sz="0" w:space="0" w:color="auto"/>
                <w:bottom w:val="none" w:sz="0" w:space="0" w:color="auto"/>
                <w:right w:val="none" w:sz="0" w:space="0" w:color="auto"/>
              </w:divBdr>
            </w:div>
            <w:div w:id="163400122">
              <w:marLeft w:val="480"/>
              <w:marRight w:val="0"/>
              <w:marTop w:val="0"/>
              <w:marBottom w:val="0"/>
              <w:divBdr>
                <w:top w:val="none" w:sz="0" w:space="0" w:color="auto"/>
                <w:left w:val="none" w:sz="0" w:space="0" w:color="auto"/>
                <w:bottom w:val="none" w:sz="0" w:space="0" w:color="auto"/>
                <w:right w:val="none" w:sz="0" w:space="0" w:color="auto"/>
              </w:divBdr>
            </w:div>
            <w:div w:id="163403720">
              <w:marLeft w:val="480"/>
              <w:marRight w:val="0"/>
              <w:marTop w:val="0"/>
              <w:marBottom w:val="0"/>
              <w:divBdr>
                <w:top w:val="none" w:sz="0" w:space="0" w:color="auto"/>
                <w:left w:val="none" w:sz="0" w:space="0" w:color="auto"/>
                <w:bottom w:val="none" w:sz="0" w:space="0" w:color="auto"/>
                <w:right w:val="none" w:sz="0" w:space="0" w:color="auto"/>
              </w:divBdr>
            </w:div>
            <w:div w:id="163522390">
              <w:marLeft w:val="480"/>
              <w:marRight w:val="0"/>
              <w:marTop w:val="0"/>
              <w:marBottom w:val="0"/>
              <w:divBdr>
                <w:top w:val="none" w:sz="0" w:space="0" w:color="auto"/>
                <w:left w:val="none" w:sz="0" w:space="0" w:color="auto"/>
                <w:bottom w:val="none" w:sz="0" w:space="0" w:color="auto"/>
                <w:right w:val="none" w:sz="0" w:space="0" w:color="auto"/>
              </w:divBdr>
            </w:div>
            <w:div w:id="163595463">
              <w:marLeft w:val="480"/>
              <w:marRight w:val="0"/>
              <w:marTop w:val="0"/>
              <w:marBottom w:val="0"/>
              <w:divBdr>
                <w:top w:val="none" w:sz="0" w:space="0" w:color="auto"/>
                <w:left w:val="none" w:sz="0" w:space="0" w:color="auto"/>
                <w:bottom w:val="none" w:sz="0" w:space="0" w:color="auto"/>
                <w:right w:val="none" w:sz="0" w:space="0" w:color="auto"/>
              </w:divBdr>
            </w:div>
            <w:div w:id="163907796">
              <w:marLeft w:val="480"/>
              <w:marRight w:val="0"/>
              <w:marTop w:val="0"/>
              <w:marBottom w:val="0"/>
              <w:divBdr>
                <w:top w:val="none" w:sz="0" w:space="0" w:color="auto"/>
                <w:left w:val="none" w:sz="0" w:space="0" w:color="auto"/>
                <w:bottom w:val="none" w:sz="0" w:space="0" w:color="auto"/>
                <w:right w:val="none" w:sz="0" w:space="0" w:color="auto"/>
              </w:divBdr>
            </w:div>
            <w:div w:id="163907903">
              <w:marLeft w:val="480"/>
              <w:marRight w:val="0"/>
              <w:marTop w:val="0"/>
              <w:marBottom w:val="0"/>
              <w:divBdr>
                <w:top w:val="none" w:sz="0" w:space="0" w:color="auto"/>
                <w:left w:val="none" w:sz="0" w:space="0" w:color="auto"/>
                <w:bottom w:val="none" w:sz="0" w:space="0" w:color="auto"/>
                <w:right w:val="none" w:sz="0" w:space="0" w:color="auto"/>
              </w:divBdr>
            </w:div>
            <w:div w:id="163937192">
              <w:marLeft w:val="480"/>
              <w:marRight w:val="0"/>
              <w:marTop w:val="0"/>
              <w:marBottom w:val="0"/>
              <w:divBdr>
                <w:top w:val="none" w:sz="0" w:space="0" w:color="auto"/>
                <w:left w:val="none" w:sz="0" w:space="0" w:color="auto"/>
                <w:bottom w:val="none" w:sz="0" w:space="0" w:color="auto"/>
                <w:right w:val="none" w:sz="0" w:space="0" w:color="auto"/>
              </w:divBdr>
            </w:div>
            <w:div w:id="163937694">
              <w:marLeft w:val="480"/>
              <w:marRight w:val="0"/>
              <w:marTop w:val="0"/>
              <w:marBottom w:val="0"/>
              <w:divBdr>
                <w:top w:val="none" w:sz="0" w:space="0" w:color="auto"/>
                <w:left w:val="none" w:sz="0" w:space="0" w:color="auto"/>
                <w:bottom w:val="none" w:sz="0" w:space="0" w:color="auto"/>
                <w:right w:val="none" w:sz="0" w:space="0" w:color="auto"/>
              </w:divBdr>
            </w:div>
            <w:div w:id="163981961">
              <w:marLeft w:val="480"/>
              <w:marRight w:val="0"/>
              <w:marTop w:val="0"/>
              <w:marBottom w:val="0"/>
              <w:divBdr>
                <w:top w:val="none" w:sz="0" w:space="0" w:color="auto"/>
                <w:left w:val="none" w:sz="0" w:space="0" w:color="auto"/>
                <w:bottom w:val="none" w:sz="0" w:space="0" w:color="auto"/>
                <w:right w:val="none" w:sz="0" w:space="0" w:color="auto"/>
              </w:divBdr>
            </w:div>
            <w:div w:id="164051530">
              <w:marLeft w:val="480"/>
              <w:marRight w:val="0"/>
              <w:marTop w:val="0"/>
              <w:marBottom w:val="0"/>
              <w:divBdr>
                <w:top w:val="none" w:sz="0" w:space="0" w:color="auto"/>
                <w:left w:val="none" w:sz="0" w:space="0" w:color="auto"/>
                <w:bottom w:val="none" w:sz="0" w:space="0" w:color="auto"/>
                <w:right w:val="none" w:sz="0" w:space="0" w:color="auto"/>
              </w:divBdr>
            </w:div>
            <w:div w:id="164169234">
              <w:marLeft w:val="480"/>
              <w:marRight w:val="0"/>
              <w:marTop w:val="0"/>
              <w:marBottom w:val="0"/>
              <w:divBdr>
                <w:top w:val="none" w:sz="0" w:space="0" w:color="auto"/>
                <w:left w:val="none" w:sz="0" w:space="0" w:color="auto"/>
                <w:bottom w:val="none" w:sz="0" w:space="0" w:color="auto"/>
                <w:right w:val="none" w:sz="0" w:space="0" w:color="auto"/>
              </w:divBdr>
            </w:div>
            <w:div w:id="164246107">
              <w:marLeft w:val="480"/>
              <w:marRight w:val="0"/>
              <w:marTop w:val="0"/>
              <w:marBottom w:val="0"/>
              <w:divBdr>
                <w:top w:val="none" w:sz="0" w:space="0" w:color="auto"/>
                <w:left w:val="none" w:sz="0" w:space="0" w:color="auto"/>
                <w:bottom w:val="none" w:sz="0" w:space="0" w:color="auto"/>
                <w:right w:val="none" w:sz="0" w:space="0" w:color="auto"/>
              </w:divBdr>
            </w:div>
            <w:div w:id="164246804">
              <w:marLeft w:val="480"/>
              <w:marRight w:val="0"/>
              <w:marTop w:val="0"/>
              <w:marBottom w:val="0"/>
              <w:divBdr>
                <w:top w:val="none" w:sz="0" w:space="0" w:color="auto"/>
                <w:left w:val="none" w:sz="0" w:space="0" w:color="auto"/>
                <w:bottom w:val="none" w:sz="0" w:space="0" w:color="auto"/>
                <w:right w:val="none" w:sz="0" w:space="0" w:color="auto"/>
              </w:divBdr>
            </w:div>
            <w:div w:id="164441824">
              <w:marLeft w:val="480"/>
              <w:marRight w:val="0"/>
              <w:marTop w:val="0"/>
              <w:marBottom w:val="0"/>
              <w:divBdr>
                <w:top w:val="none" w:sz="0" w:space="0" w:color="auto"/>
                <w:left w:val="none" w:sz="0" w:space="0" w:color="auto"/>
                <w:bottom w:val="none" w:sz="0" w:space="0" w:color="auto"/>
                <w:right w:val="none" w:sz="0" w:space="0" w:color="auto"/>
              </w:divBdr>
            </w:div>
            <w:div w:id="164514820">
              <w:marLeft w:val="480"/>
              <w:marRight w:val="0"/>
              <w:marTop w:val="0"/>
              <w:marBottom w:val="0"/>
              <w:divBdr>
                <w:top w:val="none" w:sz="0" w:space="0" w:color="auto"/>
                <w:left w:val="none" w:sz="0" w:space="0" w:color="auto"/>
                <w:bottom w:val="none" w:sz="0" w:space="0" w:color="auto"/>
                <w:right w:val="none" w:sz="0" w:space="0" w:color="auto"/>
              </w:divBdr>
            </w:div>
            <w:div w:id="164516860">
              <w:marLeft w:val="480"/>
              <w:marRight w:val="0"/>
              <w:marTop w:val="0"/>
              <w:marBottom w:val="0"/>
              <w:divBdr>
                <w:top w:val="none" w:sz="0" w:space="0" w:color="auto"/>
                <w:left w:val="none" w:sz="0" w:space="0" w:color="auto"/>
                <w:bottom w:val="none" w:sz="0" w:space="0" w:color="auto"/>
                <w:right w:val="none" w:sz="0" w:space="0" w:color="auto"/>
              </w:divBdr>
            </w:div>
            <w:div w:id="164591707">
              <w:marLeft w:val="480"/>
              <w:marRight w:val="0"/>
              <w:marTop w:val="0"/>
              <w:marBottom w:val="0"/>
              <w:divBdr>
                <w:top w:val="none" w:sz="0" w:space="0" w:color="auto"/>
                <w:left w:val="none" w:sz="0" w:space="0" w:color="auto"/>
                <w:bottom w:val="none" w:sz="0" w:space="0" w:color="auto"/>
                <w:right w:val="none" w:sz="0" w:space="0" w:color="auto"/>
              </w:divBdr>
            </w:div>
            <w:div w:id="164593447">
              <w:marLeft w:val="480"/>
              <w:marRight w:val="0"/>
              <w:marTop w:val="0"/>
              <w:marBottom w:val="0"/>
              <w:divBdr>
                <w:top w:val="none" w:sz="0" w:space="0" w:color="auto"/>
                <w:left w:val="none" w:sz="0" w:space="0" w:color="auto"/>
                <w:bottom w:val="none" w:sz="0" w:space="0" w:color="auto"/>
                <w:right w:val="none" w:sz="0" w:space="0" w:color="auto"/>
              </w:divBdr>
            </w:div>
            <w:div w:id="164790232">
              <w:marLeft w:val="480"/>
              <w:marRight w:val="0"/>
              <w:marTop w:val="0"/>
              <w:marBottom w:val="0"/>
              <w:divBdr>
                <w:top w:val="none" w:sz="0" w:space="0" w:color="auto"/>
                <w:left w:val="none" w:sz="0" w:space="0" w:color="auto"/>
                <w:bottom w:val="none" w:sz="0" w:space="0" w:color="auto"/>
                <w:right w:val="none" w:sz="0" w:space="0" w:color="auto"/>
              </w:divBdr>
            </w:div>
            <w:div w:id="164828151">
              <w:marLeft w:val="480"/>
              <w:marRight w:val="0"/>
              <w:marTop w:val="0"/>
              <w:marBottom w:val="0"/>
              <w:divBdr>
                <w:top w:val="none" w:sz="0" w:space="0" w:color="auto"/>
                <w:left w:val="none" w:sz="0" w:space="0" w:color="auto"/>
                <w:bottom w:val="none" w:sz="0" w:space="0" w:color="auto"/>
                <w:right w:val="none" w:sz="0" w:space="0" w:color="auto"/>
              </w:divBdr>
            </w:div>
            <w:div w:id="164831238">
              <w:marLeft w:val="480"/>
              <w:marRight w:val="0"/>
              <w:marTop w:val="0"/>
              <w:marBottom w:val="0"/>
              <w:divBdr>
                <w:top w:val="none" w:sz="0" w:space="0" w:color="auto"/>
                <w:left w:val="none" w:sz="0" w:space="0" w:color="auto"/>
                <w:bottom w:val="none" w:sz="0" w:space="0" w:color="auto"/>
                <w:right w:val="none" w:sz="0" w:space="0" w:color="auto"/>
              </w:divBdr>
            </w:div>
            <w:div w:id="164975000">
              <w:marLeft w:val="480"/>
              <w:marRight w:val="0"/>
              <w:marTop w:val="0"/>
              <w:marBottom w:val="0"/>
              <w:divBdr>
                <w:top w:val="none" w:sz="0" w:space="0" w:color="auto"/>
                <w:left w:val="none" w:sz="0" w:space="0" w:color="auto"/>
                <w:bottom w:val="none" w:sz="0" w:space="0" w:color="auto"/>
                <w:right w:val="none" w:sz="0" w:space="0" w:color="auto"/>
              </w:divBdr>
            </w:div>
            <w:div w:id="164981908">
              <w:marLeft w:val="480"/>
              <w:marRight w:val="0"/>
              <w:marTop w:val="0"/>
              <w:marBottom w:val="0"/>
              <w:divBdr>
                <w:top w:val="none" w:sz="0" w:space="0" w:color="auto"/>
                <w:left w:val="none" w:sz="0" w:space="0" w:color="auto"/>
                <w:bottom w:val="none" w:sz="0" w:space="0" w:color="auto"/>
                <w:right w:val="none" w:sz="0" w:space="0" w:color="auto"/>
              </w:divBdr>
            </w:div>
            <w:div w:id="165021458">
              <w:marLeft w:val="480"/>
              <w:marRight w:val="0"/>
              <w:marTop w:val="0"/>
              <w:marBottom w:val="0"/>
              <w:divBdr>
                <w:top w:val="none" w:sz="0" w:space="0" w:color="auto"/>
                <w:left w:val="none" w:sz="0" w:space="0" w:color="auto"/>
                <w:bottom w:val="none" w:sz="0" w:space="0" w:color="auto"/>
                <w:right w:val="none" w:sz="0" w:space="0" w:color="auto"/>
              </w:divBdr>
            </w:div>
            <w:div w:id="165023050">
              <w:marLeft w:val="480"/>
              <w:marRight w:val="0"/>
              <w:marTop w:val="0"/>
              <w:marBottom w:val="0"/>
              <w:divBdr>
                <w:top w:val="none" w:sz="0" w:space="0" w:color="auto"/>
                <w:left w:val="none" w:sz="0" w:space="0" w:color="auto"/>
                <w:bottom w:val="none" w:sz="0" w:space="0" w:color="auto"/>
                <w:right w:val="none" w:sz="0" w:space="0" w:color="auto"/>
              </w:divBdr>
            </w:div>
            <w:div w:id="165096419">
              <w:marLeft w:val="480"/>
              <w:marRight w:val="0"/>
              <w:marTop w:val="0"/>
              <w:marBottom w:val="0"/>
              <w:divBdr>
                <w:top w:val="none" w:sz="0" w:space="0" w:color="auto"/>
                <w:left w:val="none" w:sz="0" w:space="0" w:color="auto"/>
                <w:bottom w:val="none" w:sz="0" w:space="0" w:color="auto"/>
                <w:right w:val="none" w:sz="0" w:space="0" w:color="auto"/>
              </w:divBdr>
            </w:div>
            <w:div w:id="165097310">
              <w:marLeft w:val="480"/>
              <w:marRight w:val="0"/>
              <w:marTop w:val="0"/>
              <w:marBottom w:val="0"/>
              <w:divBdr>
                <w:top w:val="none" w:sz="0" w:space="0" w:color="auto"/>
                <w:left w:val="none" w:sz="0" w:space="0" w:color="auto"/>
                <w:bottom w:val="none" w:sz="0" w:space="0" w:color="auto"/>
                <w:right w:val="none" w:sz="0" w:space="0" w:color="auto"/>
              </w:divBdr>
            </w:div>
            <w:div w:id="165100275">
              <w:marLeft w:val="480"/>
              <w:marRight w:val="0"/>
              <w:marTop w:val="0"/>
              <w:marBottom w:val="0"/>
              <w:divBdr>
                <w:top w:val="none" w:sz="0" w:space="0" w:color="auto"/>
                <w:left w:val="none" w:sz="0" w:space="0" w:color="auto"/>
                <w:bottom w:val="none" w:sz="0" w:space="0" w:color="auto"/>
                <w:right w:val="none" w:sz="0" w:space="0" w:color="auto"/>
              </w:divBdr>
            </w:div>
            <w:div w:id="165171678">
              <w:marLeft w:val="480"/>
              <w:marRight w:val="0"/>
              <w:marTop w:val="0"/>
              <w:marBottom w:val="0"/>
              <w:divBdr>
                <w:top w:val="none" w:sz="0" w:space="0" w:color="auto"/>
                <w:left w:val="none" w:sz="0" w:space="0" w:color="auto"/>
                <w:bottom w:val="none" w:sz="0" w:space="0" w:color="auto"/>
                <w:right w:val="none" w:sz="0" w:space="0" w:color="auto"/>
              </w:divBdr>
            </w:div>
            <w:div w:id="165175255">
              <w:marLeft w:val="480"/>
              <w:marRight w:val="0"/>
              <w:marTop w:val="0"/>
              <w:marBottom w:val="0"/>
              <w:divBdr>
                <w:top w:val="none" w:sz="0" w:space="0" w:color="auto"/>
                <w:left w:val="none" w:sz="0" w:space="0" w:color="auto"/>
                <w:bottom w:val="none" w:sz="0" w:space="0" w:color="auto"/>
                <w:right w:val="none" w:sz="0" w:space="0" w:color="auto"/>
              </w:divBdr>
            </w:div>
            <w:div w:id="165218126">
              <w:marLeft w:val="480"/>
              <w:marRight w:val="0"/>
              <w:marTop w:val="0"/>
              <w:marBottom w:val="0"/>
              <w:divBdr>
                <w:top w:val="none" w:sz="0" w:space="0" w:color="auto"/>
                <w:left w:val="none" w:sz="0" w:space="0" w:color="auto"/>
                <w:bottom w:val="none" w:sz="0" w:space="0" w:color="auto"/>
                <w:right w:val="none" w:sz="0" w:space="0" w:color="auto"/>
              </w:divBdr>
            </w:div>
            <w:div w:id="165244169">
              <w:marLeft w:val="480"/>
              <w:marRight w:val="0"/>
              <w:marTop w:val="0"/>
              <w:marBottom w:val="0"/>
              <w:divBdr>
                <w:top w:val="none" w:sz="0" w:space="0" w:color="auto"/>
                <w:left w:val="none" w:sz="0" w:space="0" w:color="auto"/>
                <w:bottom w:val="none" w:sz="0" w:space="0" w:color="auto"/>
                <w:right w:val="none" w:sz="0" w:space="0" w:color="auto"/>
              </w:divBdr>
            </w:div>
            <w:div w:id="165362938">
              <w:marLeft w:val="480"/>
              <w:marRight w:val="0"/>
              <w:marTop w:val="0"/>
              <w:marBottom w:val="0"/>
              <w:divBdr>
                <w:top w:val="none" w:sz="0" w:space="0" w:color="auto"/>
                <w:left w:val="none" w:sz="0" w:space="0" w:color="auto"/>
                <w:bottom w:val="none" w:sz="0" w:space="0" w:color="auto"/>
                <w:right w:val="none" w:sz="0" w:space="0" w:color="auto"/>
              </w:divBdr>
            </w:div>
            <w:div w:id="165441489">
              <w:marLeft w:val="480"/>
              <w:marRight w:val="0"/>
              <w:marTop w:val="0"/>
              <w:marBottom w:val="0"/>
              <w:divBdr>
                <w:top w:val="none" w:sz="0" w:space="0" w:color="auto"/>
                <w:left w:val="none" w:sz="0" w:space="0" w:color="auto"/>
                <w:bottom w:val="none" w:sz="0" w:space="0" w:color="auto"/>
                <w:right w:val="none" w:sz="0" w:space="0" w:color="auto"/>
              </w:divBdr>
            </w:div>
            <w:div w:id="165480098">
              <w:marLeft w:val="480"/>
              <w:marRight w:val="0"/>
              <w:marTop w:val="0"/>
              <w:marBottom w:val="0"/>
              <w:divBdr>
                <w:top w:val="none" w:sz="0" w:space="0" w:color="auto"/>
                <w:left w:val="none" w:sz="0" w:space="0" w:color="auto"/>
                <w:bottom w:val="none" w:sz="0" w:space="0" w:color="auto"/>
                <w:right w:val="none" w:sz="0" w:space="0" w:color="auto"/>
              </w:divBdr>
            </w:div>
            <w:div w:id="165481988">
              <w:marLeft w:val="480"/>
              <w:marRight w:val="0"/>
              <w:marTop w:val="0"/>
              <w:marBottom w:val="0"/>
              <w:divBdr>
                <w:top w:val="none" w:sz="0" w:space="0" w:color="auto"/>
                <w:left w:val="none" w:sz="0" w:space="0" w:color="auto"/>
                <w:bottom w:val="none" w:sz="0" w:space="0" w:color="auto"/>
                <w:right w:val="none" w:sz="0" w:space="0" w:color="auto"/>
              </w:divBdr>
            </w:div>
            <w:div w:id="165486925">
              <w:marLeft w:val="480"/>
              <w:marRight w:val="0"/>
              <w:marTop w:val="0"/>
              <w:marBottom w:val="0"/>
              <w:divBdr>
                <w:top w:val="none" w:sz="0" w:space="0" w:color="auto"/>
                <w:left w:val="none" w:sz="0" w:space="0" w:color="auto"/>
                <w:bottom w:val="none" w:sz="0" w:space="0" w:color="auto"/>
                <w:right w:val="none" w:sz="0" w:space="0" w:color="auto"/>
              </w:divBdr>
            </w:div>
            <w:div w:id="165555358">
              <w:marLeft w:val="480"/>
              <w:marRight w:val="0"/>
              <w:marTop w:val="0"/>
              <w:marBottom w:val="0"/>
              <w:divBdr>
                <w:top w:val="none" w:sz="0" w:space="0" w:color="auto"/>
                <w:left w:val="none" w:sz="0" w:space="0" w:color="auto"/>
                <w:bottom w:val="none" w:sz="0" w:space="0" w:color="auto"/>
                <w:right w:val="none" w:sz="0" w:space="0" w:color="auto"/>
              </w:divBdr>
            </w:div>
            <w:div w:id="165559800">
              <w:marLeft w:val="480"/>
              <w:marRight w:val="0"/>
              <w:marTop w:val="0"/>
              <w:marBottom w:val="0"/>
              <w:divBdr>
                <w:top w:val="none" w:sz="0" w:space="0" w:color="auto"/>
                <w:left w:val="none" w:sz="0" w:space="0" w:color="auto"/>
                <w:bottom w:val="none" w:sz="0" w:space="0" w:color="auto"/>
                <w:right w:val="none" w:sz="0" w:space="0" w:color="auto"/>
              </w:divBdr>
            </w:div>
            <w:div w:id="165632056">
              <w:marLeft w:val="480"/>
              <w:marRight w:val="0"/>
              <w:marTop w:val="0"/>
              <w:marBottom w:val="0"/>
              <w:divBdr>
                <w:top w:val="none" w:sz="0" w:space="0" w:color="auto"/>
                <w:left w:val="none" w:sz="0" w:space="0" w:color="auto"/>
                <w:bottom w:val="none" w:sz="0" w:space="0" w:color="auto"/>
                <w:right w:val="none" w:sz="0" w:space="0" w:color="auto"/>
              </w:divBdr>
            </w:div>
            <w:div w:id="165635750">
              <w:marLeft w:val="480"/>
              <w:marRight w:val="0"/>
              <w:marTop w:val="0"/>
              <w:marBottom w:val="0"/>
              <w:divBdr>
                <w:top w:val="none" w:sz="0" w:space="0" w:color="auto"/>
                <w:left w:val="none" w:sz="0" w:space="0" w:color="auto"/>
                <w:bottom w:val="none" w:sz="0" w:space="0" w:color="auto"/>
                <w:right w:val="none" w:sz="0" w:space="0" w:color="auto"/>
              </w:divBdr>
            </w:div>
            <w:div w:id="165705271">
              <w:marLeft w:val="480"/>
              <w:marRight w:val="0"/>
              <w:marTop w:val="0"/>
              <w:marBottom w:val="0"/>
              <w:divBdr>
                <w:top w:val="none" w:sz="0" w:space="0" w:color="auto"/>
                <w:left w:val="none" w:sz="0" w:space="0" w:color="auto"/>
                <w:bottom w:val="none" w:sz="0" w:space="0" w:color="auto"/>
                <w:right w:val="none" w:sz="0" w:space="0" w:color="auto"/>
              </w:divBdr>
            </w:div>
            <w:div w:id="165755902">
              <w:marLeft w:val="480"/>
              <w:marRight w:val="0"/>
              <w:marTop w:val="0"/>
              <w:marBottom w:val="0"/>
              <w:divBdr>
                <w:top w:val="none" w:sz="0" w:space="0" w:color="auto"/>
                <w:left w:val="none" w:sz="0" w:space="0" w:color="auto"/>
                <w:bottom w:val="none" w:sz="0" w:space="0" w:color="auto"/>
                <w:right w:val="none" w:sz="0" w:space="0" w:color="auto"/>
              </w:divBdr>
            </w:div>
            <w:div w:id="165823129">
              <w:marLeft w:val="480"/>
              <w:marRight w:val="0"/>
              <w:marTop w:val="0"/>
              <w:marBottom w:val="0"/>
              <w:divBdr>
                <w:top w:val="none" w:sz="0" w:space="0" w:color="auto"/>
                <w:left w:val="none" w:sz="0" w:space="0" w:color="auto"/>
                <w:bottom w:val="none" w:sz="0" w:space="0" w:color="auto"/>
                <w:right w:val="none" w:sz="0" w:space="0" w:color="auto"/>
              </w:divBdr>
            </w:div>
            <w:div w:id="165830067">
              <w:marLeft w:val="480"/>
              <w:marRight w:val="0"/>
              <w:marTop w:val="0"/>
              <w:marBottom w:val="0"/>
              <w:divBdr>
                <w:top w:val="none" w:sz="0" w:space="0" w:color="auto"/>
                <w:left w:val="none" w:sz="0" w:space="0" w:color="auto"/>
                <w:bottom w:val="none" w:sz="0" w:space="0" w:color="auto"/>
                <w:right w:val="none" w:sz="0" w:space="0" w:color="auto"/>
              </w:divBdr>
            </w:div>
            <w:div w:id="165943116">
              <w:marLeft w:val="480"/>
              <w:marRight w:val="0"/>
              <w:marTop w:val="0"/>
              <w:marBottom w:val="0"/>
              <w:divBdr>
                <w:top w:val="none" w:sz="0" w:space="0" w:color="auto"/>
                <w:left w:val="none" w:sz="0" w:space="0" w:color="auto"/>
                <w:bottom w:val="none" w:sz="0" w:space="0" w:color="auto"/>
                <w:right w:val="none" w:sz="0" w:space="0" w:color="auto"/>
              </w:divBdr>
            </w:div>
            <w:div w:id="165946522">
              <w:marLeft w:val="480"/>
              <w:marRight w:val="0"/>
              <w:marTop w:val="0"/>
              <w:marBottom w:val="0"/>
              <w:divBdr>
                <w:top w:val="none" w:sz="0" w:space="0" w:color="auto"/>
                <w:left w:val="none" w:sz="0" w:space="0" w:color="auto"/>
                <w:bottom w:val="none" w:sz="0" w:space="0" w:color="auto"/>
                <w:right w:val="none" w:sz="0" w:space="0" w:color="auto"/>
              </w:divBdr>
            </w:div>
            <w:div w:id="166017182">
              <w:marLeft w:val="480"/>
              <w:marRight w:val="0"/>
              <w:marTop w:val="0"/>
              <w:marBottom w:val="0"/>
              <w:divBdr>
                <w:top w:val="none" w:sz="0" w:space="0" w:color="auto"/>
                <w:left w:val="none" w:sz="0" w:space="0" w:color="auto"/>
                <w:bottom w:val="none" w:sz="0" w:space="0" w:color="auto"/>
                <w:right w:val="none" w:sz="0" w:space="0" w:color="auto"/>
              </w:divBdr>
            </w:div>
            <w:div w:id="166139121">
              <w:marLeft w:val="480"/>
              <w:marRight w:val="0"/>
              <w:marTop w:val="0"/>
              <w:marBottom w:val="0"/>
              <w:divBdr>
                <w:top w:val="none" w:sz="0" w:space="0" w:color="auto"/>
                <w:left w:val="none" w:sz="0" w:space="0" w:color="auto"/>
                <w:bottom w:val="none" w:sz="0" w:space="0" w:color="auto"/>
                <w:right w:val="none" w:sz="0" w:space="0" w:color="auto"/>
              </w:divBdr>
            </w:div>
            <w:div w:id="166214239">
              <w:marLeft w:val="480"/>
              <w:marRight w:val="0"/>
              <w:marTop w:val="0"/>
              <w:marBottom w:val="0"/>
              <w:divBdr>
                <w:top w:val="none" w:sz="0" w:space="0" w:color="auto"/>
                <w:left w:val="none" w:sz="0" w:space="0" w:color="auto"/>
                <w:bottom w:val="none" w:sz="0" w:space="0" w:color="auto"/>
                <w:right w:val="none" w:sz="0" w:space="0" w:color="auto"/>
              </w:divBdr>
            </w:div>
            <w:div w:id="166288713">
              <w:marLeft w:val="480"/>
              <w:marRight w:val="0"/>
              <w:marTop w:val="0"/>
              <w:marBottom w:val="0"/>
              <w:divBdr>
                <w:top w:val="none" w:sz="0" w:space="0" w:color="auto"/>
                <w:left w:val="none" w:sz="0" w:space="0" w:color="auto"/>
                <w:bottom w:val="none" w:sz="0" w:space="0" w:color="auto"/>
                <w:right w:val="none" w:sz="0" w:space="0" w:color="auto"/>
              </w:divBdr>
            </w:div>
            <w:div w:id="166292985">
              <w:marLeft w:val="480"/>
              <w:marRight w:val="0"/>
              <w:marTop w:val="0"/>
              <w:marBottom w:val="0"/>
              <w:divBdr>
                <w:top w:val="none" w:sz="0" w:space="0" w:color="auto"/>
                <w:left w:val="none" w:sz="0" w:space="0" w:color="auto"/>
                <w:bottom w:val="none" w:sz="0" w:space="0" w:color="auto"/>
                <w:right w:val="none" w:sz="0" w:space="0" w:color="auto"/>
              </w:divBdr>
            </w:div>
            <w:div w:id="166404938">
              <w:marLeft w:val="480"/>
              <w:marRight w:val="0"/>
              <w:marTop w:val="0"/>
              <w:marBottom w:val="0"/>
              <w:divBdr>
                <w:top w:val="none" w:sz="0" w:space="0" w:color="auto"/>
                <w:left w:val="none" w:sz="0" w:space="0" w:color="auto"/>
                <w:bottom w:val="none" w:sz="0" w:space="0" w:color="auto"/>
                <w:right w:val="none" w:sz="0" w:space="0" w:color="auto"/>
              </w:divBdr>
            </w:div>
            <w:div w:id="166406184">
              <w:marLeft w:val="480"/>
              <w:marRight w:val="0"/>
              <w:marTop w:val="0"/>
              <w:marBottom w:val="0"/>
              <w:divBdr>
                <w:top w:val="none" w:sz="0" w:space="0" w:color="auto"/>
                <w:left w:val="none" w:sz="0" w:space="0" w:color="auto"/>
                <w:bottom w:val="none" w:sz="0" w:space="0" w:color="auto"/>
                <w:right w:val="none" w:sz="0" w:space="0" w:color="auto"/>
              </w:divBdr>
            </w:div>
            <w:div w:id="166483917">
              <w:marLeft w:val="480"/>
              <w:marRight w:val="0"/>
              <w:marTop w:val="0"/>
              <w:marBottom w:val="0"/>
              <w:divBdr>
                <w:top w:val="none" w:sz="0" w:space="0" w:color="auto"/>
                <w:left w:val="none" w:sz="0" w:space="0" w:color="auto"/>
                <w:bottom w:val="none" w:sz="0" w:space="0" w:color="auto"/>
                <w:right w:val="none" w:sz="0" w:space="0" w:color="auto"/>
              </w:divBdr>
            </w:div>
            <w:div w:id="166528083">
              <w:marLeft w:val="480"/>
              <w:marRight w:val="0"/>
              <w:marTop w:val="0"/>
              <w:marBottom w:val="0"/>
              <w:divBdr>
                <w:top w:val="none" w:sz="0" w:space="0" w:color="auto"/>
                <w:left w:val="none" w:sz="0" w:space="0" w:color="auto"/>
                <w:bottom w:val="none" w:sz="0" w:space="0" w:color="auto"/>
                <w:right w:val="none" w:sz="0" w:space="0" w:color="auto"/>
              </w:divBdr>
            </w:div>
            <w:div w:id="166677213">
              <w:marLeft w:val="480"/>
              <w:marRight w:val="0"/>
              <w:marTop w:val="0"/>
              <w:marBottom w:val="0"/>
              <w:divBdr>
                <w:top w:val="none" w:sz="0" w:space="0" w:color="auto"/>
                <w:left w:val="none" w:sz="0" w:space="0" w:color="auto"/>
                <w:bottom w:val="none" w:sz="0" w:space="0" w:color="auto"/>
                <w:right w:val="none" w:sz="0" w:space="0" w:color="auto"/>
              </w:divBdr>
            </w:div>
            <w:div w:id="166750312">
              <w:marLeft w:val="480"/>
              <w:marRight w:val="0"/>
              <w:marTop w:val="0"/>
              <w:marBottom w:val="0"/>
              <w:divBdr>
                <w:top w:val="none" w:sz="0" w:space="0" w:color="auto"/>
                <w:left w:val="none" w:sz="0" w:space="0" w:color="auto"/>
                <w:bottom w:val="none" w:sz="0" w:space="0" w:color="auto"/>
                <w:right w:val="none" w:sz="0" w:space="0" w:color="auto"/>
              </w:divBdr>
            </w:div>
            <w:div w:id="166865540">
              <w:marLeft w:val="480"/>
              <w:marRight w:val="0"/>
              <w:marTop w:val="0"/>
              <w:marBottom w:val="0"/>
              <w:divBdr>
                <w:top w:val="none" w:sz="0" w:space="0" w:color="auto"/>
                <w:left w:val="none" w:sz="0" w:space="0" w:color="auto"/>
                <w:bottom w:val="none" w:sz="0" w:space="0" w:color="auto"/>
                <w:right w:val="none" w:sz="0" w:space="0" w:color="auto"/>
              </w:divBdr>
            </w:div>
            <w:div w:id="166865938">
              <w:marLeft w:val="480"/>
              <w:marRight w:val="0"/>
              <w:marTop w:val="0"/>
              <w:marBottom w:val="0"/>
              <w:divBdr>
                <w:top w:val="none" w:sz="0" w:space="0" w:color="auto"/>
                <w:left w:val="none" w:sz="0" w:space="0" w:color="auto"/>
                <w:bottom w:val="none" w:sz="0" w:space="0" w:color="auto"/>
                <w:right w:val="none" w:sz="0" w:space="0" w:color="auto"/>
              </w:divBdr>
            </w:div>
            <w:div w:id="166869652">
              <w:marLeft w:val="480"/>
              <w:marRight w:val="0"/>
              <w:marTop w:val="0"/>
              <w:marBottom w:val="0"/>
              <w:divBdr>
                <w:top w:val="none" w:sz="0" w:space="0" w:color="auto"/>
                <w:left w:val="none" w:sz="0" w:space="0" w:color="auto"/>
                <w:bottom w:val="none" w:sz="0" w:space="0" w:color="auto"/>
                <w:right w:val="none" w:sz="0" w:space="0" w:color="auto"/>
              </w:divBdr>
            </w:div>
            <w:div w:id="166944269">
              <w:marLeft w:val="480"/>
              <w:marRight w:val="0"/>
              <w:marTop w:val="0"/>
              <w:marBottom w:val="0"/>
              <w:divBdr>
                <w:top w:val="none" w:sz="0" w:space="0" w:color="auto"/>
                <w:left w:val="none" w:sz="0" w:space="0" w:color="auto"/>
                <w:bottom w:val="none" w:sz="0" w:space="0" w:color="auto"/>
                <w:right w:val="none" w:sz="0" w:space="0" w:color="auto"/>
              </w:divBdr>
            </w:div>
            <w:div w:id="166990092">
              <w:marLeft w:val="480"/>
              <w:marRight w:val="0"/>
              <w:marTop w:val="0"/>
              <w:marBottom w:val="0"/>
              <w:divBdr>
                <w:top w:val="none" w:sz="0" w:space="0" w:color="auto"/>
                <w:left w:val="none" w:sz="0" w:space="0" w:color="auto"/>
                <w:bottom w:val="none" w:sz="0" w:space="0" w:color="auto"/>
                <w:right w:val="none" w:sz="0" w:space="0" w:color="auto"/>
              </w:divBdr>
            </w:div>
            <w:div w:id="167067660">
              <w:marLeft w:val="480"/>
              <w:marRight w:val="0"/>
              <w:marTop w:val="0"/>
              <w:marBottom w:val="0"/>
              <w:divBdr>
                <w:top w:val="none" w:sz="0" w:space="0" w:color="auto"/>
                <w:left w:val="none" w:sz="0" w:space="0" w:color="auto"/>
                <w:bottom w:val="none" w:sz="0" w:space="0" w:color="auto"/>
                <w:right w:val="none" w:sz="0" w:space="0" w:color="auto"/>
              </w:divBdr>
            </w:div>
            <w:div w:id="167139462">
              <w:marLeft w:val="480"/>
              <w:marRight w:val="0"/>
              <w:marTop w:val="0"/>
              <w:marBottom w:val="0"/>
              <w:divBdr>
                <w:top w:val="none" w:sz="0" w:space="0" w:color="auto"/>
                <w:left w:val="none" w:sz="0" w:space="0" w:color="auto"/>
                <w:bottom w:val="none" w:sz="0" w:space="0" w:color="auto"/>
                <w:right w:val="none" w:sz="0" w:space="0" w:color="auto"/>
              </w:divBdr>
            </w:div>
            <w:div w:id="167212444">
              <w:marLeft w:val="480"/>
              <w:marRight w:val="0"/>
              <w:marTop w:val="0"/>
              <w:marBottom w:val="0"/>
              <w:divBdr>
                <w:top w:val="none" w:sz="0" w:space="0" w:color="auto"/>
                <w:left w:val="none" w:sz="0" w:space="0" w:color="auto"/>
                <w:bottom w:val="none" w:sz="0" w:space="0" w:color="auto"/>
                <w:right w:val="none" w:sz="0" w:space="0" w:color="auto"/>
              </w:divBdr>
            </w:div>
            <w:div w:id="167330197">
              <w:marLeft w:val="480"/>
              <w:marRight w:val="0"/>
              <w:marTop w:val="0"/>
              <w:marBottom w:val="0"/>
              <w:divBdr>
                <w:top w:val="none" w:sz="0" w:space="0" w:color="auto"/>
                <w:left w:val="none" w:sz="0" w:space="0" w:color="auto"/>
                <w:bottom w:val="none" w:sz="0" w:space="0" w:color="auto"/>
                <w:right w:val="none" w:sz="0" w:space="0" w:color="auto"/>
              </w:divBdr>
            </w:div>
            <w:div w:id="167406246">
              <w:marLeft w:val="480"/>
              <w:marRight w:val="0"/>
              <w:marTop w:val="0"/>
              <w:marBottom w:val="0"/>
              <w:divBdr>
                <w:top w:val="none" w:sz="0" w:space="0" w:color="auto"/>
                <w:left w:val="none" w:sz="0" w:space="0" w:color="auto"/>
                <w:bottom w:val="none" w:sz="0" w:space="0" w:color="auto"/>
                <w:right w:val="none" w:sz="0" w:space="0" w:color="auto"/>
              </w:divBdr>
            </w:div>
            <w:div w:id="167599782">
              <w:marLeft w:val="480"/>
              <w:marRight w:val="0"/>
              <w:marTop w:val="0"/>
              <w:marBottom w:val="0"/>
              <w:divBdr>
                <w:top w:val="none" w:sz="0" w:space="0" w:color="auto"/>
                <w:left w:val="none" w:sz="0" w:space="0" w:color="auto"/>
                <w:bottom w:val="none" w:sz="0" w:space="0" w:color="auto"/>
                <w:right w:val="none" w:sz="0" w:space="0" w:color="auto"/>
              </w:divBdr>
            </w:div>
            <w:div w:id="167600473">
              <w:marLeft w:val="480"/>
              <w:marRight w:val="0"/>
              <w:marTop w:val="0"/>
              <w:marBottom w:val="0"/>
              <w:divBdr>
                <w:top w:val="none" w:sz="0" w:space="0" w:color="auto"/>
                <w:left w:val="none" w:sz="0" w:space="0" w:color="auto"/>
                <w:bottom w:val="none" w:sz="0" w:space="0" w:color="auto"/>
                <w:right w:val="none" w:sz="0" w:space="0" w:color="auto"/>
              </w:divBdr>
            </w:div>
            <w:div w:id="167793032">
              <w:marLeft w:val="480"/>
              <w:marRight w:val="0"/>
              <w:marTop w:val="0"/>
              <w:marBottom w:val="0"/>
              <w:divBdr>
                <w:top w:val="none" w:sz="0" w:space="0" w:color="auto"/>
                <w:left w:val="none" w:sz="0" w:space="0" w:color="auto"/>
                <w:bottom w:val="none" w:sz="0" w:space="0" w:color="auto"/>
                <w:right w:val="none" w:sz="0" w:space="0" w:color="auto"/>
              </w:divBdr>
            </w:div>
            <w:div w:id="167910224">
              <w:marLeft w:val="480"/>
              <w:marRight w:val="0"/>
              <w:marTop w:val="0"/>
              <w:marBottom w:val="0"/>
              <w:divBdr>
                <w:top w:val="none" w:sz="0" w:space="0" w:color="auto"/>
                <w:left w:val="none" w:sz="0" w:space="0" w:color="auto"/>
                <w:bottom w:val="none" w:sz="0" w:space="0" w:color="auto"/>
                <w:right w:val="none" w:sz="0" w:space="0" w:color="auto"/>
              </w:divBdr>
            </w:div>
            <w:div w:id="167991273">
              <w:marLeft w:val="480"/>
              <w:marRight w:val="0"/>
              <w:marTop w:val="0"/>
              <w:marBottom w:val="0"/>
              <w:divBdr>
                <w:top w:val="none" w:sz="0" w:space="0" w:color="auto"/>
                <w:left w:val="none" w:sz="0" w:space="0" w:color="auto"/>
                <w:bottom w:val="none" w:sz="0" w:space="0" w:color="auto"/>
                <w:right w:val="none" w:sz="0" w:space="0" w:color="auto"/>
              </w:divBdr>
            </w:div>
            <w:div w:id="168102323">
              <w:marLeft w:val="480"/>
              <w:marRight w:val="0"/>
              <w:marTop w:val="0"/>
              <w:marBottom w:val="0"/>
              <w:divBdr>
                <w:top w:val="none" w:sz="0" w:space="0" w:color="auto"/>
                <w:left w:val="none" w:sz="0" w:space="0" w:color="auto"/>
                <w:bottom w:val="none" w:sz="0" w:space="0" w:color="auto"/>
                <w:right w:val="none" w:sz="0" w:space="0" w:color="auto"/>
              </w:divBdr>
            </w:div>
            <w:div w:id="168176291">
              <w:marLeft w:val="480"/>
              <w:marRight w:val="0"/>
              <w:marTop w:val="0"/>
              <w:marBottom w:val="0"/>
              <w:divBdr>
                <w:top w:val="none" w:sz="0" w:space="0" w:color="auto"/>
                <w:left w:val="none" w:sz="0" w:space="0" w:color="auto"/>
                <w:bottom w:val="none" w:sz="0" w:space="0" w:color="auto"/>
                <w:right w:val="none" w:sz="0" w:space="0" w:color="auto"/>
              </w:divBdr>
            </w:div>
            <w:div w:id="168179086">
              <w:marLeft w:val="480"/>
              <w:marRight w:val="0"/>
              <w:marTop w:val="0"/>
              <w:marBottom w:val="0"/>
              <w:divBdr>
                <w:top w:val="none" w:sz="0" w:space="0" w:color="auto"/>
                <w:left w:val="none" w:sz="0" w:space="0" w:color="auto"/>
                <w:bottom w:val="none" w:sz="0" w:space="0" w:color="auto"/>
                <w:right w:val="none" w:sz="0" w:space="0" w:color="auto"/>
              </w:divBdr>
            </w:div>
            <w:div w:id="168179993">
              <w:marLeft w:val="480"/>
              <w:marRight w:val="0"/>
              <w:marTop w:val="0"/>
              <w:marBottom w:val="0"/>
              <w:divBdr>
                <w:top w:val="none" w:sz="0" w:space="0" w:color="auto"/>
                <w:left w:val="none" w:sz="0" w:space="0" w:color="auto"/>
                <w:bottom w:val="none" w:sz="0" w:space="0" w:color="auto"/>
                <w:right w:val="none" w:sz="0" w:space="0" w:color="auto"/>
              </w:divBdr>
            </w:div>
            <w:div w:id="168298727">
              <w:marLeft w:val="480"/>
              <w:marRight w:val="0"/>
              <w:marTop w:val="0"/>
              <w:marBottom w:val="0"/>
              <w:divBdr>
                <w:top w:val="none" w:sz="0" w:space="0" w:color="auto"/>
                <w:left w:val="none" w:sz="0" w:space="0" w:color="auto"/>
                <w:bottom w:val="none" w:sz="0" w:space="0" w:color="auto"/>
                <w:right w:val="none" w:sz="0" w:space="0" w:color="auto"/>
              </w:divBdr>
            </w:div>
            <w:div w:id="168299452">
              <w:marLeft w:val="480"/>
              <w:marRight w:val="0"/>
              <w:marTop w:val="0"/>
              <w:marBottom w:val="0"/>
              <w:divBdr>
                <w:top w:val="none" w:sz="0" w:space="0" w:color="auto"/>
                <w:left w:val="none" w:sz="0" w:space="0" w:color="auto"/>
                <w:bottom w:val="none" w:sz="0" w:space="0" w:color="auto"/>
                <w:right w:val="none" w:sz="0" w:space="0" w:color="auto"/>
              </w:divBdr>
            </w:div>
            <w:div w:id="168327066">
              <w:marLeft w:val="480"/>
              <w:marRight w:val="0"/>
              <w:marTop w:val="0"/>
              <w:marBottom w:val="0"/>
              <w:divBdr>
                <w:top w:val="none" w:sz="0" w:space="0" w:color="auto"/>
                <w:left w:val="none" w:sz="0" w:space="0" w:color="auto"/>
                <w:bottom w:val="none" w:sz="0" w:space="0" w:color="auto"/>
                <w:right w:val="none" w:sz="0" w:space="0" w:color="auto"/>
              </w:divBdr>
            </w:div>
            <w:div w:id="168449307">
              <w:marLeft w:val="480"/>
              <w:marRight w:val="0"/>
              <w:marTop w:val="0"/>
              <w:marBottom w:val="0"/>
              <w:divBdr>
                <w:top w:val="none" w:sz="0" w:space="0" w:color="auto"/>
                <w:left w:val="none" w:sz="0" w:space="0" w:color="auto"/>
                <w:bottom w:val="none" w:sz="0" w:space="0" w:color="auto"/>
                <w:right w:val="none" w:sz="0" w:space="0" w:color="auto"/>
              </w:divBdr>
            </w:div>
            <w:div w:id="168520011">
              <w:marLeft w:val="480"/>
              <w:marRight w:val="0"/>
              <w:marTop w:val="0"/>
              <w:marBottom w:val="0"/>
              <w:divBdr>
                <w:top w:val="none" w:sz="0" w:space="0" w:color="auto"/>
                <w:left w:val="none" w:sz="0" w:space="0" w:color="auto"/>
                <w:bottom w:val="none" w:sz="0" w:space="0" w:color="auto"/>
                <w:right w:val="none" w:sz="0" w:space="0" w:color="auto"/>
              </w:divBdr>
            </w:div>
            <w:div w:id="168525772">
              <w:marLeft w:val="480"/>
              <w:marRight w:val="0"/>
              <w:marTop w:val="0"/>
              <w:marBottom w:val="0"/>
              <w:divBdr>
                <w:top w:val="none" w:sz="0" w:space="0" w:color="auto"/>
                <w:left w:val="none" w:sz="0" w:space="0" w:color="auto"/>
                <w:bottom w:val="none" w:sz="0" w:space="0" w:color="auto"/>
                <w:right w:val="none" w:sz="0" w:space="0" w:color="auto"/>
              </w:divBdr>
            </w:div>
            <w:div w:id="168570244">
              <w:marLeft w:val="480"/>
              <w:marRight w:val="0"/>
              <w:marTop w:val="0"/>
              <w:marBottom w:val="0"/>
              <w:divBdr>
                <w:top w:val="none" w:sz="0" w:space="0" w:color="auto"/>
                <w:left w:val="none" w:sz="0" w:space="0" w:color="auto"/>
                <w:bottom w:val="none" w:sz="0" w:space="0" w:color="auto"/>
                <w:right w:val="none" w:sz="0" w:space="0" w:color="auto"/>
              </w:divBdr>
            </w:div>
            <w:div w:id="168718703">
              <w:marLeft w:val="480"/>
              <w:marRight w:val="0"/>
              <w:marTop w:val="0"/>
              <w:marBottom w:val="0"/>
              <w:divBdr>
                <w:top w:val="none" w:sz="0" w:space="0" w:color="auto"/>
                <w:left w:val="none" w:sz="0" w:space="0" w:color="auto"/>
                <w:bottom w:val="none" w:sz="0" w:space="0" w:color="auto"/>
                <w:right w:val="none" w:sz="0" w:space="0" w:color="auto"/>
              </w:divBdr>
            </w:div>
            <w:div w:id="168755835">
              <w:marLeft w:val="480"/>
              <w:marRight w:val="0"/>
              <w:marTop w:val="0"/>
              <w:marBottom w:val="0"/>
              <w:divBdr>
                <w:top w:val="none" w:sz="0" w:space="0" w:color="auto"/>
                <w:left w:val="none" w:sz="0" w:space="0" w:color="auto"/>
                <w:bottom w:val="none" w:sz="0" w:space="0" w:color="auto"/>
                <w:right w:val="none" w:sz="0" w:space="0" w:color="auto"/>
              </w:divBdr>
            </w:div>
            <w:div w:id="168760411">
              <w:marLeft w:val="480"/>
              <w:marRight w:val="0"/>
              <w:marTop w:val="0"/>
              <w:marBottom w:val="0"/>
              <w:divBdr>
                <w:top w:val="none" w:sz="0" w:space="0" w:color="auto"/>
                <w:left w:val="none" w:sz="0" w:space="0" w:color="auto"/>
                <w:bottom w:val="none" w:sz="0" w:space="0" w:color="auto"/>
                <w:right w:val="none" w:sz="0" w:space="0" w:color="auto"/>
              </w:divBdr>
            </w:div>
            <w:div w:id="168832631">
              <w:marLeft w:val="480"/>
              <w:marRight w:val="0"/>
              <w:marTop w:val="0"/>
              <w:marBottom w:val="0"/>
              <w:divBdr>
                <w:top w:val="none" w:sz="0" w:space="0" w:color="auto"/>
                <w:left w:val="none" w:sz="0" w:space="0" w:color="auto"/>
                <w:bottom w:val="none" w:sz="0" w:space="0" w:color="auto"/>
                <w:right w:val="none" w:sz="0" w:space="0" w:color="auto"/>
              </w:divBdr>
            </w:div>
            <w:div w:id="168838436">
              <w:marLeft w:val="480"/>
              <w:marRight w:val="0"/>
              <w:marTop w:val="0"/>
              <w:marBottom w:val="0"/>
              <w:divBdr>
                <w:top w:val="none" w:sz="0" w:space="0" w:color="auto"/>
                <w:left w:val="none" w:sz="0" w:space="0" w:color="auto"/>
                <w:bottom w:val="none" w:sz="0" w:space="0" w:color="auto"/>
                <w:right w:val="none" w:sz="0" w:space="0" w:color="auto"/>
              </w:divBdr>
            </w:div>
            <w:div w:id="168839264">
              <w:marLeft w:val="480"/>
              <w:marRight w:val="0"/>
              <w:marTop w:val="0"/>
              <w:marBottom w:val="0"/>
              <w:divBdr>
                <w:top w:val="none" w:sz="0" w:space="0" w:color="auto"/>
                <w:left w:val="none" w:sz="0" w:space="0" w:color="auto"/>
                <w:bottom w:val="none" w:sz="0" w:space="0" w:color="auto"/>
                <w:right w:val="none" w:sz="0" w:space="0" w:color="auto"/>
              </w:divBdr>
            </w:div>
            <w:div w:id="168954238">
              <w:marLeft w:val="480"/>
              <w:marRight w:val="0"/>
              <w:marTop w:val="0"/>
              <w:marBottom w:val="0"/>
              <w:divBdr>
                <w:top w:val="none" w:sz="0" w:space="0" w:color="auto"/>
                <w:left w:val="none" w:sz="0" w:space="0" w:color="auto"/>
                <w:bottom w:val="none" w:sz="0" w:space="0" w:color="auto"/>
                <w:right w:val="none" w:sz="0" w:space="0" w:color="auto"/>
              </w:divBdr>
            </w:div>
            <w:div w:id="169026996">
              <w:marLeft w:val="480"/>
              <w:marRight w:val="0"/>
              <w:marTop w:val="0"/>
              <w:marBottom w:val="0"/>
              <w:divBdr>
                <w:top w:val="none" w:sz="0" w:space="0" w:color="auto"/>
                <w:left w:val="none" w:sz="0" w:space="0" w:color="auto"/>
                <w:bottom w:val="none" w:sz="0" w:space="0" w:color="auto"/>
                <w:right w:val="none" w:sz="0" w:space="0" w:color="auto"/>
              </w:divBdr>
            </w:div>
            <w:div w:id="169032168">
              <w:marLeft w:val="480"/>
              <w:marRight w:val="0"/>
              <w:marTop w:val="0"/>
              <w:marBottom w:val="0"/>
              <w:divBdr>
                <w:top w:val="none" w:sz="0" w:space="0" w:color="auto"/>
                <w:left w:val="none" w:sz="0" w:space="0" w:color="auto"/>
                <w:bottom w:val="none" w:sz="0" w:space="0" w:color="auto"/>
                <w:right w:val="none" w:sz="0" w:space="0" w:color="auto"/>
              </w:divBdr>
            </w:div>
            <w:div w:id="169105334">
              <w:marLeft w:val="480"/>
              <w:marRight w:val="0"/>
              <w:marTop w:val="0"/>
              <w:marBottom w:val="0"/>
              <w:divBdr>
                <w:top w:val="none" w:sz="0" w:space="0" w:color="auto"/>
                <w:left w:val="none" w:sz="0" w:space="0" w:color="auto"/>
                <w:bottom w:val="none" w:sz="0" w:space="0" w:color="auto"/>
                <w:right w:val="none" w:sz="0" w:space="0" w:color="auto"/>
              </w:divBdr>
            </w:div>
            <w:div w:id="169149268">
              <w:marLeft w:val="480"/>
              <w:marRight w:val="0"/>
              <w:marTop w:val="0"/>
              <w:marBottom w:val="0"/>
              <w:divBdr>
                <w:top w:val="none" w:sz="0" w:space="0" w:color="auto"/>
                <w:left w:val="none" w:sz="0" w:space="0" w:color="auto"/>
                <w:bottom w:val="none" w:sz="0" w:space="0" w:color="auto"/>
                <w:right w:val="none" w:sz="0" w:space="0" w:color="auto"/>
              </w:divBdr>
            </w:div>
            <w:div w:id="169150267">
              <w:marLeft w:val="480"/>
              <w:marRight w:val="0"/>
              <w:marTop w:val="0"/>
              <w:marBottom w:val="0"/>
              <w:divBdr>
                <w:top w:val="none" w:sz="0" w:space="0" w:color="auto"/>
                <w:left w:val="none" w:sz="0" w:space="0" w:color="auto"/>
                <w:bottom w:val="none" w:sz="0" w:space="0" w:color="auto"/>
                <w:right w:val="none" w:sz="0" w:space="0" w:color="auto"/>
              </w:divBdr>
            </w:div>
            <w:div w:id="169179119">
              <w:marLeft w:val="480"/>
              <w:marRight w:val="0"/>
              <w:marTop w:val="0"/>
              <w:marBottom w:val="0"/>
              <w:divBdr>
                <w:top w:val="none" w:sz="0" w:space="0" w:color="auto"/>
                <w:left w:val="none" w:sz="0" w:space="0" w:color="auto"/>
                <w:bottom w:val="none" w:sz="0" w:space="0" w:color="auto"/>
                <w:right w:val="none" w:sz="0" w:space="0" w:color="auto"/>
              </w:divBdr>
            </w:div>
            <w:div w:id="169219830">
              <w:marLeft w:val="480"/>
              <w:marRight w:val="0"/>
              <w:marTop w:val="0"/>
              <w:marBottom w:val="0"/>
              <w:divBdr>
                <w:top w:val="none" w:sz="0" w:space="0" w:color="auto"/>
                <w:left w:val="none" w:sz="0" w:space="0" w:color="auto"/>
                <w:bottom w:val="none" w:sz="0" w:space="0" w:color="auto"/>
                <w:right w:val="none" w:sz="0" w:space="0" w:color="auto"/>
              </w:divBdr>
            </w:div>
            <w:div w:id="169300438">
              <w:marLeft w:val="480"/>
              <w:marRight w:val="0"/>
              <w:marTop w:val="0"/>
              <w:marBottom w:val="0"/>
              <w:divBdr>
                <w:top w:val="none" w:sz="0" w:space="0" w:color="auto"/>
                <w:left w:val="none" w:sz="0" w:space="0" w:color="auto"/>
                <w:bottom w:val="none" w:sz="0" w:space="0" w:color="auto"/>
                <w:right w:val="none" w:sz="0" w:space="0" w:color="auto"/>
              </w:divBdr>
            </w:div>
            <w:div w:id="169417690">
              <w:marLeft w:val="480"/>
              <w:marRight w:val="0"/>
              <w:marTop w:val="0"/>
              <w:marBottom w:val="0"/>
              <w:divBdr>
                <w:top w:val="none" w:sz="0" w:space="0" w:color="auto"/>
                <w:left w:val="none" w:sz="0" w:space="0" w:color="auto"/>
                <w:bottom w:val="none" w:sz="0" w:space="0" w:color="auto"/>
                <w:right w:val="none" w:sz="0" w:space="0" w:color="auto"/>
              </w:divBdr>
            </w:div>
            <w:div w:id="169489576">
              <w:marLeft w:val="480"/>
              <w:marRight w:val="0"/>
              <w:marTop w:val="0"/>
              <w:marBottom w:val="0"/>
              <w:divBdr>
                <w:top w:val="none" w:sz="0" w:space="0" w:color="auto"/>
                <w:left w:val="none" w:sz="0" w:space="0" w:color="auto"/>
                <w:bottom w:val="none" w:sz="0" w:space="0" w:color="auto"/>
                <w:right w:val="none" w:sz="0" w:space="0" w:color="auto"/>
              </w:divBdr>
            </w:div>
            <w:div w:id="169491557">
              <w:marLeft w:val="480"/>
              <w:marRight w:val="0"/>
              <w:marTop w:val="0"/>
              <w:marBottom w:val="0"/>
              <w:divBdr>
                <w:top w:val="none" w:sz="0" w:space="0" w:color="auto"/>
                <w:left w:val="none" w:sz="0" w:space="0" w:color="auto"/>
                <w:bottom w:val="none" w:sz="0" w:space="0" w:color="auto"/>
                <w:right w:val="none" w:sz="0" w:space="0" w:color="auto"/>
              </w:divBdr>
            </w:div>
            <w:div w:id="169562834">
              <w:marLeft w:val="480"/>
              <w:marRight w:val="0"/>
              <w:marTop w:val="0"/>
              <w:marBottom w:val="0"/>
              <w:divBdr>
                <w:top w:val="none" w:sz="0" w:space="0" w:color="auto"/>
                <w:left w:val="none" w:sz="0" w:space="0" w:color="auto"/>
                <w:bottom w:val="none" w:sz="0" w:space="0" w:color="auto"/>
                <w:right w:val="none" w:sz="0" w:space="0" w:color="auto"/>
              </w:divBdr>
            </w:div>
            <w:div w:id="169566991">
              <w:marLeft w:val="480"/>
              <w:marRight w:val="0"/>
              <w:marTop w:val="0"/>
              <w:marBottom w:val="0"/>
              <w:divBdr>
                <w:top w:val="none" w:sz="0" w:space="0" w:color="auto"/>
                <w:left w:val="none" w:sz="0" w:space="0" w:color="auto"/>
                <w:bottom w:val="none" w:sz="0" w:space="0" w:color="auto"/>
                <w:right w:val="none" w:sz="0" w:space="0" w:color="auto"/>
              </w:divBdr>
            </w:div>
            <w:div w:id="169610253">
              <w:marLeft w:val="480"/>
              <w:marRight w:val="0"/>
              <w:marTop w:val="0"/>
              <w:marBottom w:val="0"/>
              <w:divBdr>
                <w:top w:val="none" w:sz="0" w:space="0" w:color="auto"/>
                <w:left w:val="none" w:sz="0" w:space="0" w:color="auto"/>
                <w:bottom w:val="none" w:sz="0" w:space="0" w:color="auto"/>
                <w:right w:val="none" w:sz="0" w:space="0" w:color="auto"/>
              </w:divBdr>
            </w:div>
            <w:div w:id="169682100">
              <w:marLeft w:val="480"/>
              <w:marRight w:val="0"/>
              <w:marTop w:val="0"/>
              <w:marBottom w:val="0"/>
              <w:divBdr>
                <w:top w:val="none" w:sz="0" w:space="0" w:color="auto"/>
                <w:left w:val="none" w:sz="0" w:space="0" w:color="auto"/>
                <w:bottom w:val="none" w:sz="0" w:space="0" w:color="auto"/>
                <w:right w:val="none" w:sz="0" w:space="0" w:color="auto"/>
              </w:divBdr>
            </w:div>
            <w:div w:id="169879774">
              <w:marLeft w:val="480"/>
              <w:marRight w:val="0"/>
              <w:marTop w:val="0"/>
              <w:marBottom w:val="0"/>
              <w:divBdr>
                <w:top w:val="none" w:sz="0" w:space="0" w:color="auto"/>
                <w:left w:val="none" w:sz="0" w:space="0" w:color="auto"/>
                <w:bottom w:val="none" w:sz="0" w:space="0" w:color="auto"/>
                <w:right w:val="none" w:sz="0" w:space="0" w:color="auto"/>
              </w:divBdr>
            </w:div>
            <w:div w:id="169880433">
              <w:marLeft w:val="480"/>
              <w:marRight w:val="0"/>
              <w:marTop w:val="0"/>
              <w:marBottom w:val="0"/>
              <w:divBdr>
                <w:top w:val="none" w:sz="0" w:space="0" w:color="auto"/>
                <w:left w:val="none" w:sz="0" w:space="0" w:color="auto"/>
                <w:bottom w:val="none" w:sz="0" w:space="0" w:color="auto"/>
                <w:right w:val="none" w:sz="0" w:space="0" w:color="auto"/>
              </w:divBdr>
            </w:div>
            <w:div w:id="170070284">
              <w:marLeft w:val="480"/>
              <w:marRight w:val="0"/>
              <w:marTop w:val="0"/>
              <w:marBottom w:val="0"/>
              <w:divBdr>
                <w:top w:val="none" w:sz="0" w:space="0" w:color="auto"/>
                <w:left w:val="none" w:sz="0" w:space="0" w:color="auto"/>
                <w:bottom w:val="none" w:sz="0" w:space="0" w:color="auto"/>
                <w:right w:val="none" w:sz="0" w:space="0" w:color="auto"/>
              </w:divBdr>
            </w:div>
            <w:div w:id="170221279">
              <w:marLeft w:val="480"/>
              <w:marRight w:val="0"/>
              <w:marTop w:val="0"/>
              <w:marBottom w:val="0"/>
              <w:divBdr>
                <w:top w:val="none" w:sz="0" w:space="0" w:color="auto"/>
                <w:left w:val="none" w:sz="0" w:space="0" w:color="auto"/>
                <w:bottom w:val="none" w:sz="0" w:space="0" w:color="auto"/>
                <w:right w:val="none" w:sz="0" w:space="0" w:color="auto"/>
              </w:divBdr>
            </w:div>
            <w:div w:id="170266868">
              <w:marLeft w:val="480"/>
              <w:marRight w:val="0"/>
              <w:marTop w:val="0"/>
              <w:marBottom w:val="0"/>
              <w:divBdr>
                <w:top w:val="none" w:sz="0" w:space="0" w:color="auto"/>
                <w:left w:val="none" w:sz="0" w:space="0" w:color="auto"/>
                <w:bottom w:val="none" w:sz="0" w:space="0" w:color="auto"/>
                <w:right w:val="none" w:sz="0" w:space="0" w:color="auto"/>
              </w:divBdr>
            </w:div>
            <w:div w:id="170267452">
              <w:marLeft w:val="480"/>
              <w:marRight w:val="0"/>
              <w:marTop w:val="0"/>
              <w:marBottom w:val="0"/>
              <w:divBdr>
                <w:top w:val="none" w:sz="0" w:space="0" w:color="auto"/>
                <w:left w:val="none" w:sz="0" w:space="0" w:color="auto"/>
                <w:bottom w:val="none" w:sz="0" w:space="0" w:color="auto"/>
                <w:right w:val="none" w:sz="0" w:space="0" w:color="auto"/>
              </w:divBdr>
            </w:div>
            <w:div w:id="170343029">
              <w:marLeft w:val="480"/>
              <w:marRight w:val="0"/>
              <w:marTop w:val="0"/>
              <w:marBottom w:val="0"/>
              <w:divBdr>
                <w:top w:val="none" w:sz="0" w:space="0" w:color="auto"/>
                <w:left w:val="none" w:sz="0" w:space="0" w:color="auto"/>
                <w:bottom w:val="none" w:sz="0" w:space="0" w:color="auto"/>
                <w:right w:val="none" w:sz="0" w:space="0" w:color="auto"/>
              </w:divBdr>
            </w:div>
            <w:div w:id="170409854">
              <w:marLeft w:val="480"/>
              <w:marRight w:val="0"/>
              <w:marTop w:val="0"/>
              <w:marBottom w:val="0"/>
              <w:divBdr>
                <w:top w:val="none" w:sz="0" w:space="0" w:color="auto"/>
                <w:left w:val="none" w:sz="0" w:space="0" w:color="auto"/>
                <w:bottom w:val="none" w:sz="0" w:space="0" w:color="auto"/>
                <w:right w:val="none" w:sz="0" w:space="0" w:color="auto"/>
              </w:divBdr>
            </w:div>
            <w:div w:id="170606933">
              <w:marLeft w:val="480"/>
              <w:marRight w:val="0"/>
              <w:marTop w:val="0"/>
              <w:marBottom w:val="0"/>
              <w:divBdr>
                <w:top w:val="none" w:sz="0" w:space="0" w:color="auto"/>
                <w:left w:val="none" w:sz="0" w:space="0" w:color="auto"/>
                <w:bottom w:val="none" w:sz="0" w:space="0" w:color="auto"/>
                <w:right w:val="none" w:sz="0" w:space="0" w:color="auto"/>
              </w:divBdr>
            </w:div>
            <w:div w:id="170607525">
              <w:marLeft w:val="480"/>
              <w:marRight w:val="0"/>
              <w:marTop w:val="0"/>
              <w:marBottom w:val="0"/>
              <w:divBdr>
                <w:top w:val="none" w:sz="0" w:space="0" w:color="auto"/>
                <w:left w:val="none" w:sz="0" w:space="0" w:color="auto"/>
                <w:bottom w:val="none" w:sz="0" w:space="0" w:color="auto"/>
                <w:right w:val="none" w:sz="0" w:space="0" w:color="auto"/>
              </w:divBdr>
            </w:div>
            <w:div w:id="170609940">
              <w:marLeft w:val="480"/>
              <w:marRight w:val="0"/>
              <w:marTop w:val="0"/>
              <w:marBottom w:val="0"/>
              <w:divBdr>
                <w:top w:val="none" w:sz="0" w:space="0" w:color="auto"/>
                <w:left w:val="none" w:sz="0" w:space="0" w:color="auto"/>
                <w:bottom w:val="none" w:sz="0" w:space="0" w:color="auto"/>
                <w:right w:val="none" w:sz="0" w:space="0" w:color="auto"/>
              </w:divBdr>
            </w:div>
            <w:div w:id="170724744">
              <w:marLeft w:val="480"/>
              <w:marRight w:val="0"/>
              <w:marTop w:val="0"/>
              <w:marBottom w:val="0"/>
              <w:divBdr>
                <w:top w:val="none" w:sz="0" w:space="0" w:color="auto"/>
                <w:left w:val="none" w:sz="0" w:space="0" w:color="auto"/>
                <w:bottom w:val="none" w:sz="0" w:space="0" w:color="auto"/>
                <w:right w:val="none" w:sz="0" w:space="0" w:color="auto"/>
              </w:divBdr>
            </w:div>
            <w:div w:id="170919121">
              <w:marLeft w:val="480"/>
              <w:marRight w:val="0"/>
              <w:marTop w:val="0"/>
              <w:marBottom w:val="0"/>
              <w:divBdr>
                <w:top w:val="none" w:sz="0" w:space="0" w:color="auto"/>
                <w:left w:val="none" w:sz="0" w:space="0" w:color="auto"/>
                <w:bottom w:val="none" w:sz="0" w:space="0" w:color="auto"/>
                <w:right w:val="none" w:sz="0" w:space="0" w:color="auto"/>
              </w:divBdr>
            </w:div>
            <w:div w:id="170921418">
              <w:marLeft w:val="480"/>
              <w:marRight w:val="0"/>
              <w:marTop w:val="0"/>
              <w:marBottom w:val="0"/>
              <w:divBdr>
                <w:top w:val="none" w:sz="0" w:space="0" w:color="auto"/>
                <w:left w:val="none" w:sz="0" w:space="0" w:color="auto"/>
                <w:bottom w:val="none" w:sz="0" w:space="0" w:color="auto"/>
                <w:right w:val="none" w:sz="0" w:space="0" w:color="auto"/>
              </w:divBdr>
            </w:div>
            <w:div w:id="170949530">
              <w:marLeft w:val="480"/>
              <w:marRight w:val="0"/>
              <w:marTop w:val="0"/>
              <w:marBottom w:val="0"/>
              <w:divBdr>
                <w:top w:val="none" w:sz="0" w:space="0" w:color="auto"/>
                <w:left w:val="none" w:sz="0" w:space="0" w:color="auto"/>
                <w:bottom w:val="none" w:sz="0" w:space="0" w:color="auto"/>
                <w:right w:val="none" w:sz="0" w:space="0" w:color="auto"/>
              </w:divBdr>
            </w:div>
            <w:div w:id="170995869">
              <w:marLeft w:val="480"/>
              <w:marRight w:val="0"/>
              <w:marTop w:val="0"/>
              <w:marBottom w:val="0"/>
              <w:divBdr>
                <w:top w:val="none" w:sz="0" w:space="0" w:color="auto"/>
                <w:left w:val="none" w:sz="0" w:space="0" w:color="auto"/>
                <w:bottom w:val="none" w:sz="0" w:space="0" w:color="auto"/>
                <w:right w:val="none" w:sz="0" w:space="0" w:color="auto"/>
              </w:divBdr>
            </w:div>
            <w:div w:id="171064929">
              <w:marLeft w:val="480"/>
              <w:marRight w:val="0"/>
              <w:marTop w:val="0"/>
              <w:marBottom w:val="0"/>
              <w:divBdr>
                <w:top w:val="none" w:sz="0" w:space="0" w:color="auto"/>
                <w:left w:val="none" w:sz="0" w:space="0" w:color="auto"/>
                <w:bottom w:val="none" w:sz="0" w:space="0" w:color="auto"/>
                <w:right w:val="none" w:sz="0" w:space="0" w:color="auto"/>
              </w:divBdr>
            </w:div>
            <w:div w:id="171140390">
              <w:marLeft w:val="480"/>
              <w:marRight w:val="0"/>
              <w:marTop w:val="0"/>
              <w:marBottom w:val="0"/>
              <w:divBdr>
                <w:top w:val="none" w:sz="0" w:space="0" w:color="auto"/>
                <w:left w:val="none" w:sz="0" w:space="0" w:color="auto"/>
                <w:bottom w:val="none" w:sz="0" w:space="0" w:color="auto"/>
                <w:right w:val="none" w:sz="0" w:space="0" w:color="auto"/>
              </w:divBdr>
            </w:div>
            <w:div w:id="171187535">
              <w:marLeft w:val="480"/>
              <w:marRight w:val="0"/>
              <w:marTop w:val="0"/>
              <w:marBottom w:val="0"/>
              <w:divBdr>
                <w:top w:val="none" w:sz="0" w:space="0" w:color="auto"/>
                <w:left w:val="none" w:sz="0" w:space="0" w:color="auto"/>
                <w:bottom w:val="none" w:sz="0" w:space="0" w:color="auto"/>
                <w:right w:val="none" w:sz="0" w:space="0" w:color="auto"/>
              </w:divBdr>
            </w:div>
            <w:div w:id="171337708">
              <w:marLeft w:val="480"/>
              <w:marRight w:val="0"/>
              <w:marTop w:val="0"/>
              <w:marBottom w:val="0"/>
              <w:divBdr>
                <w:top w:val="none" w:sz="0" w:space="0" w:color="auto"/>
                <w:left w:val="none" w:sz="0" w:space="0" w:color="auto"/>
                <w:bottom w:val="none" w:sz="0" w:space="0" w:color="auto"/>
                <w:right w:val="none" w:sz="0" w:space="0" w:color="auto"/>
              </w:divBdr>
            </w:div>
            <w:div w:id="171451761">
              <w:marLeft w:val="480"/>
              <w:marRight w:val="0"/>
              <w:marTop w:val="0"/>
              <w:marBottom w:val="0"/>
              <w:divBdr>
                <w:top w:val="none" w:sz="0" w:space="0" w:color="auto"/>
                <w:left w:val="none" w:sz="0" w:space="0" w:color="auto"/>
                <w:bottom w:val="none" w:sz="0" w:space="0" w:color="auto"/>
                <w:right w:val="none" w:sz="0" w:space="0" w:color="auto"/>
              </w:divBdr>
            </w:div>
            <w:div w:id="171454634">
              <w:marLeft w:val="480"/>
              <w:marRight w:val="0"/>
              <w:marTop w:val="0"/>
              <w:marBottom w:val="0"/>
              <w:divBdr>
                <w:top w:val="none" w:sz="0" w:space="0" w:color="auto"/>
                <w:left w:val="none" w:sz="0" w:space="0" w:color="auto"/>
                <w:bottom w:val="none" w:sz="0" w:space="0" w:color="auto"/>
                <w:right w:val="none" w:sz="0" w:space="0" w:color="auto"/>
              </w:divBdr>
            </w:div>
            <w:div w:id="171458625">
              <w:marLeft w:val="480"/>
              <w:marRight w:val="0"/>
              <w:marTop w:val="0"/>
              <w:marBottom w:val="0"/>
              <w:divBdr>
                <w:top w:val="none" w:sz="0" w:space="0" w:color="auto"/>
                <w:left w:val="none" w:sz="0" w:space="0" w:color="auto"/>
                <w:bottom w:val="none" w:sz="0" w:space="0" w:color="auto"/>
                <w:right w:val="none" w:sz="0" w:space="0" w:color="auto"/>
              </w:divBdr>
            </w:div>
            <w:div w:id="171531004">
              <w:marLeft w:val="480"/>
              <w:marRight w:val="0"/>
              <w:marTop w:val="0"/>
              <w:marBottom w:val="0"/>
              <w:divBdr>
                <w:top w:val="none" w:sz="0" w:space="0" w:color="auto"/>
                <w:left w:val="none" w:sz="0" w:space="0" w:color="auto"/>
                <w:bottom w:val="none" w:sz="0" w:space="0" w:color="auto"/>
                <w:right w:val="none" w:sz="0" w:space="0" w:color="auto"/>
              </w:divBdr>
            </w:div>
            <w:div w:id="171602803">
              <w:marLeft w:val="480"/>
              <w:marRight w:val="0"/>
              <w:marTop w:val="0"/>
              <w:marBottom w:val="0"/>
              <w:divBdr>
                <w:top w:val="none" w:sz="0" w:space="0" w:color="auto"/>
                <w:left w:val="none" w:sz="0" w:space="0" w:color="auto"/>
                <w:bottom w:val="none" w:sz="0" w:space="0" w:color="auto"/>
                <w:right w:val="none" w:sz="0" w:space="0" w:color="auto"/>
              </w:divBdr>
            </w:div>
            <w:div w:id="171797704">
              <w:marLeft w:val="480"/>
              <w:marRight w:val="0"/>
              <w:marTop w:val="0"/>
              <w:marBottom w:val="0"/>
              <w:divBdr>
                <w:top w:val="none" w:sz="0" w:space="0" w:color="auto"/>
                <w:left w:val="none" w:sz="0" w:space="0" w:color="auto"/>
                <w:bottom w:val="none" w:sz="0" w:space="0" w:color="auto"/>
                <w:right w:val="none" w:sz="0" w:space="0" w:color="auto"/>
              </w:divBdr>
            </w:div>
            <w:div w:id="171841187">
              <w:marLeft w:val="480"/>
              <w:marRight w:val="0"/>
              <w:marTop w:val="0"/>
              <w:marBottom w:val="0"/>
              <w:divBdr>
                <w:top w:val="none" w:sz="0" w:space="0" w:color="auto"/>
                <w:left w:val="none" w:sz="0" w:space="0" w:color="auto"/>
                <w:bottom w:val="none" w:sz="0" w:space="0" w:color="auto"/>
                <w:right w:val="none" w:sz="0" w:space="0" w:color="auto"/>
              </w:divBdr>
            </w:div>
            <w:div w:id="171915718">
              <w:marLeft w:val="480"/>
              <w:marRight w:val="0"/>
              <w:marTop w:val="0"/>
              <w:marBottom w:val="0"/>
              <w:divBdr>
                <w:top w:val="none" w:sz="0" w:space="0" w:color="auto"/>
                <w:left w:val="none" w:sz="0" w:space="0" w:color="auto"/>
                <w:bottom w:val="none" w:sz="0" w:space="0" w:color="auto"/>
                <w:right w:val="none" w:sz="0" w:space="0" w:color="auto"/>
              </w:divBdr>
            </w:div>
            <w:div w:id="171916469">
              <w:marLeft w:val="480"/>
              <w:marRight w:val="0"/>
              <w:marTop w:val="0"/>
              <w:marBottom w:val="0"/>
              <w:divBdr>
                <w:top w:val="none" w:sz="0" w:space="0" w:color="auto"/>
                <w:left w:val="none" w:sz="0" w:space="0" w:color="auto"/>
                <w:bottom w:val="none" w:sz="0" w:space="0" w:color="auto"/>
                <w:right w:val="none" w:sz="0" w:space="0" w:color="auto"/>
              </w:divBdr>
            </w:div>
            <w:div w:id="172112048">
              <w:marLeft w:val="480"/>
              <w:marRight w:val="0"/>
              <w:marTop w:val="0"/>
              <w:marBottom w:val="0"/>
              <w:divBdr>
                <w:top w:val="none" w:sz="0" w:space="0" w:color="auto"/>
                <w:left w:val="none" w:sz="0" w:space="0" w:color="auto"/>
                <w:bottom w:val="none" w:sz="0" w:space="0" w:color="auto"/>
                <w:right w:val="none" w:sz="0" w:space="0" w:color="auto"/>
              </w:divBdr>
            </w:div>
            <w:div w:id="172230310">
              <w:marLeft w:val="480"/>
              <w:marRight w:val="0"/>
              <w:marTop w:val="0"/>
              <w:marBottom w:val="0"/>
              <w:divBdr>
                <w:top w:val="none" w:sz="0" w:space="0" w:color="auto"/>
                <w:left w:val="none" w:sz="0" w:space="0" w:color="auto"/>
                <w:bottom w:val="none" w:sz="0" w:space="0" w:color="auto"/>
                <w:right w:val="none" w:sz="0" w:space="0" w:color="auto"/>
              </w:divBdr>
            </w:div>
            <w:div w:id="172301560">
              <w:marLeft w:val="480"/>
              <w:marRight w:val="0"/>
              <w:marTop w:val="0"/>
              <w:marBottom w:val="0"/>
              <w:divBdr>
                <w:top w:val="none" w:sz="0" w:space="0" w:color="auto"/>
                <w:left w:val="none" w:sz="0" w:space="0" w:color="auto"/>
                <w:bottom w:val="none" w:sz="0" w:space="0" w:color="auto"/>
                <w:right w:val="none" w:sz="0" w:space="0" w:color="auto"/>
              </w:divBdr>
            </w:div>
            <w:div w:id="172308187">
              <w:marLeft w:val="480"/>
              <w:marRight w:val="0"/>
              <w:marTop w:val="0"/>
              <w:marBottom w:val="0"/>
              <w:divBdr>
                <w:top w:val="none" w:sz="0" w:space="0" w:color="auto"/>
                <w:left w:val="none" w:sz="0" w:space="0" w:color="auto"/>
                <w:bottom w:val="none" w:sz="0" w:space="0" w:color="auto"/>
                <w:right w:val="none" w:sz="0" w:space="0" w:color="auto"/>
              </w:divBdr>
            </w:div>
            <w:div w:id="172376436">
              <w:marLeft w:val="480"/>
              <w:marRight w:val="0"/>
              <w:marTop w:val="0"/>
              <w:marBottom w:val="0"/>
              <w:divBdr>
                <w:top w:val="none" w:sz="0" w:space="0" w:color="auto"/>
                <w:left w:val="none" w:sz="0" w:space="0" w:color="auto"/>
                <w:bottom w:val="none" w:sz="0" w:space="0" w:color="auto"/>
                <w:right w:val="none" w:sz="0" w:space="0" w:color="auto"/>
              </w:divBdr>
            </w:div>
            <w:div w:id="172377975">
              <w:marLeft w:val="480"/>
              <w:marRight w:val="0"/>
              <w:marTop w:val="0"/>
              <w:marBottom w:val="0"/>
              <w:divBdr>
                <w:top w:val="none" w:sz="0" w:space="0" w:color="auto"/>
                <w:left w:val="none" w:sz="0" w:space="0" w:color="auto"/>
                <w:bottom w:val="none" w:sz="0" w:space="0" w:color="auto"/>
                <w:right w:val="none" w:sz="0" w:space="0" w:color="auto"/>
              </w:divBdr>
            </w:div>
            <w:div w:id="172455018">
              <w:marLeft w:val="480"/>
              <w:marRight w:val="0"/>
              <w:marTop w:val="0"/>
              <w:marBottom w:val="0"/>
              <w:divBdr>
                <w:top w:val="none" w:sz="0" w:space="0" w:color="auto"/>
                <w:left w:val="none" w:sz="0" w:space="0" w:color="auto"/>
                <w:bottom w:val="none" w:sz="0" w:space="0" w:color="auto"/>
                <w:right w:val="none" w:sz="0" w:space="0" w:color="auto"/>
              </w:divBdr>
            </w:div>
            <w:div w:id="172493917">
              <w:marLeft w:val="480"/>
              <w:marRight w:val="0"/>
              <w:marTop w:val="0"/>
              <w:marBottom w:val="0"/>
              <w:divBdr>
                <w:top w:val="none" w:sz="0" w:space="0" w:color="auto"/>
                <w:left w:val="none" w:sz="0" w:space="0" w:color="auto"/>
                <w:bottom w:val="none" w:sz="0" w:space="0" w:color="auto"/>
                <w:right w:val="none" w:sz="0" w:space="0" w:color="auto"/>
              </w:divBdr>
            </w:div>
            <w:div w:id="172501579">
              <w:marLeft w:val="480"/>
              <w:marRight w:val="0"/>
              <w:marTop w:val="0"/>
              <w:marBottom w:val="0"/>
              <w:divBdr>
                <w:top w:val="none" w:sz="0" w:space="0" w:color="auto"/>
                <w:left w:val="none" w:sz="0" w:space="0" w:color="auto"/>
                <w:bottom w:val="none" w:sz="0" w:space="0" w:color="auto"/>
                <w:right w:val="none" w:sz="0" w:space="0" w:color="auto"/>
              </w:divBdr>
            </w:div>
            <w:div w:id="172572182">
              <w:marLeft w:val="480"/>
              <w:marRight w:val="0"/>
              <w:marTop w:val="0"/>
              <w:marBottom w:val="0"/>
              <w:divBdr>
                <w:top w:val="none" w:sz="0" w:space="0" w:color="auto"/>
                <w:left w:val="none" w:sz="0" w:space="0" w:color="auto"/>
                <w:bottom w:val="none" w:sz="0" w:space="0" w:color="auto"/>
                <w:right w:val="none" w:sz="0" w:space="0" w:color="auto"/>
              </w:divBdr>
            </w:div>
            <w:div w:id="172652350">
              <w:marLeft w:val="480"/>
              <w:marRight w:val="0"/>
              <w:marTop w:val="0"/>
              <w:marBottom w:val="0"/>
              <w:divBdr>
                <w:top w:val="none" w:sz="0" w:space="0" w:color="auto"/>
                <w:left w:val="none" w:sz="0" w:space="0" w:color="auto"/>
                <w:bottom w:val="none" w:sz="0" w:space="0" w:color="auto"/>
                <w:right w:val="none" w:sz="0" w:space="0" w:color="auto"/>
              </w:divBdr>
            </w:div>
            <w:div w:id="172689105">
              <w:marLeft w:val="480"/>
              <w:marRight w:val="0"/>
              <w:marTop w:val="0"/>
              <w:marBottom w:val="0"/>
              <w:divBdr>
                <w:top w:val="none" w:sz="0" w:space="0" w:color="auto"/>
                <w:left w:val="none" w:sz="0" w:space="0" w:color="auto"/>
                <w:bottom w:val="none" w:sz="0" w:space="0" w:color="auto"/>
                <w:right w:val="none" w:sz="0" w:space="0" w:color="auto"/>
              </w:divBdr>
            </w:div>
            <w:div w:id="172768009">
              <w:marLeft w:val="480"/>
              <w:marRight w:val="0"/>
              <w:marTop w:val="0"/>
              <w:marBottom w:val="0"/>
              <w:divBdr>
                <w:top w:val="none" w:sz="0" w:space="0" w:color="auto"/>
                <w:left w:val="none" w:sz="0" w:space="0" w:color="auto"/>
                <w:bottom w:val="none" w:sz="0" w:space="0" w:color="auto"/>
                <w:right w:val="none" w:sz="0" w:space="0" w:color="auto"/>
              </w:divBdr>
            </w:div>
            <w:div w:id="172838390">
              <w:marLeft w:val="480"/>
              <w:marRight w:val="0"/>
              <w:marTop w:val="0"/>
              <w:marBottom w:val="0"/>
              <w:divBdr>
                <w:top w:val="none" w:sz="0" w:space="0" w:color="auto"/>
                <w:left w:val="none" w:sz="0" w:space="0" w:color="auto"/>
                <w:bottom w:val="none" w:sz="0" w:space="0" w:color="auto"/>
                <w:right w:val="none" w:sz="0" w:space="0" w:color="auto"/>
              </w:divBdr>
            </w:div>
            <w:div w:id="172888640">
              <w:marLeft w:val="480"/>
              <w:marRight w:val="0"/>
              <w:marTop w:val="0"/>
              <w:marBottom w:val="0"/>
              <w:divBdr>
                <w:top w:val="none" w:sz="0" w:space="0" w:color="auto"/>
                <w:left w:val="none" w:sz="0" w:space="0" w:color="auto"/>
                <w:bottom w:val="none" w:sz="0" w:space="0" w:color="auto"/>
                <w:right w:val="none" w:sz="0" w:space="0" w:color="auto"/>
              </w:divBdr>
            </w:div>
            <w:div w:id="172914789">
              <w:marLeft w:val="480"/>
              <w:marRight w:val="0"/>
              <w:marTop w:val="0"/>
              <w:marBottom w:val="0"/>
              <w:divBdr>
                <w:top w:val="none" w:sz="0" w:space="0" w:color="auto"/>
                <w:left w:val="none" w:sz="0" w:space="0" w:color="auto"/>
                <w:bottom w:val="none" w:sz="0" w:space="0" w:color="auto"/>
                <w:right w:val="none" w:sz="0" w:space="0" w:color="auto"/>
              </w:divBdr>
            </w:div>
            <w:div w:id="172962839">
              <w:marLeft w:val="480"/>
              <w:marRight w:val="0"/>
              <w:marTop w:val="0"/>
              <w:marBottom w:val="0"/>
              <w:divBdr>
                <w:top w:val="none" w:sz="0" w:space="0" w:color="auto"/>
                <w:left w:val="none" w:sz="0" w:space="0" w:color="auto"/>
                <w:bottom w:val="none" w:sz="0" w:space="0" w:color="auto"/>
                <w:right w:val="none" w:sz="0" w:space="0" w:color="auto"/>
              </w:divBdr>
            </w:div>
            <w:div w:id="173034188">
              <w:marLeft w:val="480"/>
              <w:marRight w:val="0"/>
              <w:marTop w:val="0"/>
              <w:marBottom w:val="0"/>
              <w:divBdr>
                <w:top w:val="none" w:sz="0" w:space="0" w:color="auto"/>
                <w:left w:val="none" w:sz="0" w:space="0" w:color="auto"/>
                <w:bottom w:val="none" w:sz="0" w:space="0" w:color="auto"/>
                <w:right w:val="none" w:sz="0" w:space="0" w:color="auto"/>
              </w:divBdr>
            </w:div>
            <w:div w:id="173111770">
              <w:marLeft w:val="480"/>
              <w:marRight w:val="0"/>
              <w:marTop w:val="0"/>
              <w:marBottom w:val="0"/>
              <w:divBdr>
                <w:top w:val="none" w:sz="0" w:space="0" w:color="auto"/>
                <w:left w:val="none" w:sz="0" w:space="0" w:color="auto"/>
                <w:bottom w:val="none" w:sz="0" w:space="0" w:color="auto"/>
                <w:right w:val="none" w:sz="0" w:space="0" w:color="auto"/>
              </w:divBdr>
            </w:div>
            <w:div w:id="173346193">
              <w:marLeft w:val="480"/>
              <w:marRight w:val="0"/>
              <w:marTop w:val="0"/>
              <w:marBottom w:val="0"/>
              <w:divBdr>
                <w:top w:val="none" w:sz="0" w:space="0" w:color="auto"/>
                <w:left w:val="none" w:sz="0" w:space="0" w:color="auto"/>
                <w:bottom w:val="none" w:sz="0" w:space="0" w:color="auto"/>
                <w:right w:val="none" w:sz="0" w:space="0" w:color="auto"/>
              </w:divBdr>
            </w:div>
            <w:div w:id="173422047">
              <w:marLeft w:val="480"/>
              <w:marRight w:val="0"/>
              <w:marTop w:val="0"/>
              <w:marBottom w:val="0"/>
              <w:divBdr>
                <w:top w:val="none" w:sz="0" w:space="0" w:color="auto"/>
                <w:left w:val="none" w:sz="0" w:space="0" w:color="auto"/>
                <w:bottom w:val="none" w:sz="0" w:space="0" w:color="auto"/>
                <w:right w:val="none" w:sz="0" w:space="0" w:color="auto"/>
              </w:divBdr>
            </w:div>
            <w:div w:id="173423372">
              <w:marLeft w:val="480"/>
              <w:marRight w:val="0"/>
              <w:marTop w:val="0"/>
              <w:marBottom w:val="0"/>
              <w:divBdr>
                <w:top w:val="none" w:sz="0" w:space="0" w:color="auto"/>
                <w:left w:val="none" w:sz="0" w:space="0" w:color="auto"/>
                <w:bottom w:val="none" w:sz="0" w:space="0" w:color="auto"/>
                <w:right w:val="none" w:sz="0" w:space="0" w:color="auto"/>
              </w:divBdr>
            </w:div>
            <w:div w:id="173493568">
              <w:marLeft w:val="480"/>
              <w:marRight w:val="0"/>
              <w:marTop w:val="0"/>
              <w:marBottom w:val="0"/>
              <w:divBdr>
                <w:top w:val="none" w:sz="0" w:space="0" w:color="auto"/>
                <w:left w:val="none" w:sz="0" w:space="0" w:color="auto"/>
                <w:bottom w:val="none" w:sz="0" w:space="0" w:color="auto"/>
                <w:right w:val="none" w:sz="0" w:space="0" w:color="auto"/>
              </w:divBdr>
            </w:div>
            <w:div w:id="173496069">
              <w:marLeft w:val="480"/>
              <w:marRight w:val="0"/>
              <w:marTop w:val="0"/>
              <w:marBottom w:val="0"/>
              <w:divBdr>
                <w:top w:val="none" w:sz="0" w:space="0" w:color="auto"/>
                <w:left w:val="none" w:sz="0" w:space="0" w:color="auto"/>
                <w:bottom w:val="none" w:sz="0" w:space="0" w:color="auto"/>
                <w:right w:val="none" w:sz="0" w:space="0" w:color="auto"/>
              </w:divBdr>
            </w:div>
            <w:div w:id="173497581">
              <w:marLeft w:val="480"/>
              <w:marRight w:val="0"/>
              <w:marTop w:val="0"/>
              <w:marBottom w:val="0"/>
              <w:divBdr>
                <w:top w:val="none" w:sz="0" w:space="0" w:color="auto"/>
                <w:left w:val="none" w:sz="0" w:space="0" w:color="auto"/>
                <w:bottom w:val="none" w:sz="0" w:space="0" w:color="auto"/>
                <w:right w:val="none" w:sz="0" w:space="0" w:color="auto"/>
              </w:divBdr>
            </w:div>
            <w:div w:id="173497702">
              <w:marLeft w:val="480"/>
              <w:marRight w:val="0"/>
              <w:marTop w:val="0"/>
              <w:marBottom w:val="0"/>
              <w:divBdr>
                <w:top w:val="none" w:sz="0" w:space="0" w:color="auto"/>
                <w:left w:val="none" w:sz="0" w:space="0" w:color="auto"/>
                <w:bottom w:val="none" w:sz="0" w:space="0" w:color="auto"/>
                <w:right w:val="none" w:sz="0" w:space="0" w:color="auto"/>
              </w:divBdr>
            </w:div>
            <w:div w:id="173615681">
              <w:marLeft w:val="480"/>
              <w:marRight w:val="0"/>
              <w:marTop w:val="0"/>
              <w:marBottom w:val="0"/>
              <w:divBdr>
                <w:top w:val="none" w:sz="0" w:space="0" w:color="auto"/>
                <w:left w:val="none" w:sz="0" w:space="0" w:color="auto"/>
                <w:bottom w:val="none" w:sz="0" w:space="0" w:color="auto"/>
                <w:right w:val="none" w:sz="0" w:space="0" w:color="auto"/>
              </w:divBdr>
            </w:div>
            <w:div w:id="173693110">
              <w:marLeft w:val="480"/>
              <w:marRight w:val="0"/>
              <w:marTop w:val="0"/>
              <w:marBottom w:val="0"/>
              <w:divBdr>
                <w:top w:val="none" w:sz="0" w:space="0" w:color="auto"/>
                <w:left w:val="none" w:sz="0" w:space="0" w:color="auto"/>
                <w:bottom w:val="none" w:sz="0" w:space="0" w:color="auto"/>
                <w:right w:val="none" w:sz="0" w:space="0" w:color="auto"/>
              </w:divBdr>
            </w:div>
            <w:div w:id="173693505">
              <w:marLeft w:val="480"/>
              <w:marRight w:val="0"/>
              <w:marTop w:val="0"/>
              <w:marBottom w:val="0"/>
              <w:divBdr>
                <w:top w:val="none" w:sz="0" w:space="0" w:color="auto"/>
                <w:left w:val="none" w:sz="0" w:space="0" w:color="auto"/>
                <w:bottom w:val="none" w:sz="0" w:space="0" w:color="auto"/>
                <w:right w:val="none" w:sz="0" w:space="0" w:color="auto"/>
              </w:divBdr>
            </w:div>
            <w:div w:id="173763507">
              <w:marLeft w:val="480"/>
              <w:marRight w:val="0"/>
              <w:marTop w:val="0"/>
              <w:marBottom w:val="0"/>
              <w:divBdr>
                <w:top w:val="none" w:sz="0" w:space="0" w:color="auto"/>
                <w:left w:val="none" w:sz="0" w:space="0" w:color="auto"/>
                <w:bottom w:val="none" w:sz="0" w:space="0" w:color="auto"/>
                <w:right w:val="none" w:sz="0" w:space="0" w:color="auto"/>
              </w:divBdr>
            </w:div>
            <w:div w:id="173810587">
              <w:marLeft w:val="480"/>
              <w:marRight w:val="0"/>
              <w:marTop w:val="0"/>
              <w:marBottom w:val="0"/>
              <w:divBdr>
                <w:top w:val="none" w:sz="0" w:space="0" w:color="auto"/>
                <w:left w:val="none" w:sz="0" w:space="0" w:color="auto"/>
                <w:bottom w:val="none" w:sz="0" w:space="0" w:color="auto"/>
                <w:right w:val="none" w:sz="0" w:space="0" w:color="auto"/>
              </w:divBdr>
            </w:div>
            <w:div w:id="173958726">
              <w:marLeft w:val="480"/>
              <w:marRight w:val="0"/>
              <w:marTop w:val="0"/>
              <w:marBottom w:val="0"/>
              <w:divBdr>
                <w:top w:val="none" w:sz="0" w:space="0" w:color="auto"/>
                <w:left w:val="none" w:sz="0" w:space="0" w:color="auto"/>
                <w:bottom w:val="none" w:sz="0" w:space="0" w:color="auto"/>
                <w:right w:val="none" w:sz="0" w:space="0" w:color="auto"/>
              </w:divBdr>
            </w:div>
            <w:div w:id="174152146">
              <w:marLeft w:val="480"/>
              <w:marRight w:val="0"/>
              <w:marTop w:val="0"/>
              <w:marBottom w:val="0"/>
              <w:divBdr>
                <w:top w:val="none" w:sz="0" w:space="0" w:color="auto"/>
                <w:left w:val="none" w:sz="0" w:space="0" w:color="auto"/>
                <w:bottom w:val="none" w:sz="0" w:space="0" w:color="auto"/>
                <w:right w:val="none" w:sz="0" w:space="0" w:color="auto"/>
              </w:divBdr>
            </w:div>
            <w:div w:id="174274395">
              <w:marLeft w:val="480"/>
              <w:marRight w:val="0"/>
              <w:marTop w:val="0"/>
              <w:marBottom w:val="0"/>
              <w:divBdr>
                <w:top w:val="none" w:sz="0" w:space="0" w:color="auto"/>
                <w:left w:val="none" w:sz="0" w:space="0" w:color="auto"/>
                <w:bottom w:val="none" w:sz="0" w:space="0" w:color="auto"/>
                <w:right w:val="none" w:sz="0" w:space="0" w:color="auto"/>
              </w:divBdr>
            </w:div>
            <w:div w:id="174344938">
              <w:marLeft w:val="480"/>
              <w:marRight w:val="0"/>
              <w:marTop w:val="0"/>
              <w:marBottom w:val="0"/>
              <w:divBdr>
                <w:top w:val="none" w:sz="0" w:space="0" w:color="auto"/>
                <w:left w:val="none" w:sz="0" w:space="0" w:color="auto"/>
                <w:bottom w:val="none" w:sz="0" w:space="0" w:color="auto"/>
                <w:right w:val="none" w:sz="0" w:space="0" w:color="auto"/>
              </w:divBdr>
            </w:div>
            <w:div w:id="174347534">
              <w:marLeft w:val="480"/>
              <w:marRight w:val="0"/>
              <w:marTop w:val="0"/>
              <w:marBottom w:val="0"/>
              <w:divBdr>
                <w:top w:val="none" w:sz="0" w:space="0" w:color="auto"/>
                <w:left w:val="none" w:sz="0" w:space="0" w:color="auto"/>
                <w:bottom w:val="none" w:sz="0" w:space="0" w:color="auto"/>
                <w:right w:val="none" w:sz="0" w:space="0" w:color="auto"/>
              </w:divBdr>
            </w:div>
            <w:div w:id="174416927">
              <w:marLeft w:val="480"/>
              <w:marRight w:val="0"/>
              <w:marTop w:val="0"/>
              <w:marBottom w:val="0"/>
              <w:divBdr>
                <w:top w:val="none" w:sz="0" w:space="0" w:color="auto"/>
                <w:left w:val="none" w:sz="0" w:space="0" w:color="auto"/>
                <w:bottom w:val="none" w:sz="0" w:space="0" w:color="auto"/>
                <w:right w:val="none" w:sz="0" w:space="0" w:color="auto"/>
              </w:divBdr>
            </w:div>
            <w:div w:id="174460384">
              <w:marLeft w:val="480"/>
              <w:marRight w:val="0"/>
              <w:marTop w:val="0"/>
              <w:marBottom w:val="0"/>
              <w:divBdr>
                <w:top w:val="none" w:sz="0" w:space="0" w:color="auto"/>
                <w:left w:val="none" w:sz="0" w:space="0" w:color="auto"/>
                <w:bottom w:val="none" w:sz="0" w:space="0" w:color="auto"/>
                <w:right w:val="none" w:sz="0" w:space="0" w:color="auto"/>
              </w:divBdr>
            </w:div>
            <w:div w:id="174462456">
              <w:marLeft w:val="480"/>
              <w:marRight w:val="0"/>
              <w:marTop w:val="0"/>
              <w:marBottom w:val="0"/>
              <w:divBdr>
                <w:top w:val="none" w:sz="0" w:space="0" w:color="auto"/>
                <w:left w:val="none" w:sz="0" w:space="0" w:color="auto"/>
                <w:bottom w:val="none" w:sz="0" w:space="0" w:color="auto"/>
                <w:right w:val="none" w:sz="0" w:space="0" w:color="auto"/>
              </w:divBdr>
            </w:div>
            <w:div w:id="174655048">
              <w:marLeft w:val="480"/>
              <w:marRight w:val="0"/>
              <w:marTop w:val="0"/>
              <w:marBottom w:val="0"/>
              <w:divBdr>
                <w:top w:val="none" w:sz="0" w:space="0" w:color="auto"/>
                <w:left w:val="none" w:sz="0" w:space="0" w:color="auto"/>
                <w:bottom w:val="none" w:sz="0" w:space="0" w:color="auto"/>
                <w:right w:val="none" w:sz="0" w:space="0" w:color="auto"/>
              </w:divBdr>
            </w:div>
            <w:div w:id="174660639">
              <w:marLeft w:val="480"/>
              <w:marRight w:val="0"/>
              <w:marTop w:val="0"/>
              <w:marBottom w:val="0"/>
              <w:divBdr>
                <w:top w:val="none" w:sz="0" w:space="0" w:color="auto"/>
                <w:left w:val="none" w:sz="0" w:space="0" w:color="auto"/>
                <w:bottom w:val="none" w:sz="0" w:space="0" w:color="auto"/>
                <w:right w:val="none" w:sz="0" w:space="0" w:color="auto"/>
              </w:divBdr>
            </w:div>
            <w:div w:id="174854382">
              <w:marLeft w:val="480"/>
              <w:marRight w:val="0"/>
              <w:marTop w:val="0"/>
              <w:marBottom w:val="0"/>
              <w:divBdr>
                <w:top w:val="none" w:sz="0" w:space="0" w:color="auto"/>
                <w:left w:val="none" w:sz="0" w:space="0" w:color="auto"/>
                <w:bottom w:val="none" w:sz="0" w:space="0" w:color="auto"/>
                <w:right w:val="none" w:sz="0" w:space="0" w:color="auto"/>
              </w:divBdr>
            </w:div>
            <w:div w:id="175048169">
              <w:marLeft w:val="480"/>
              <w:marRight w:val="0"/>
              <w:marTop w:val="0"/>
              <w:marBottom w:val="0"/>
              <w:divBdr>
                <w:top w:val="none" w:sz="0" w:space="0" w:color="auto"/>
                <w:left w:val="none" w:sz="0" w:space="0" w:color="auto"/>
                <w:bottom w:val="none" w:sz="0" w:space="0" w:color="auto"/>
                <w:right w:val="none" w:sz="0" w:space="0" w:color="auto"/>
              </w:divBdr>
            </w:div>
            <w:div w:id="175048458">
              <w:marLeft w:val="480"/>
              <w:marRight w:val="0"/>
              <w:marTop w:val="0"/>
              <w:marBottom w:val="0"/>
              <w:divBdr>
                <w:top w:val="none" w:sz="0" w:space="0" w:color="auto"/>
                <w:left w:val="none" w:sz="0" w:space="0" w:color="auto"/>
                <w:bottom w:val="none" w:sz="0" w:space="0" w:color="auto"/>
                <w:right w:val="none" w:sz="0" w:space="0" w:color="auto"/>
              </w:divBdr>
            </w:div>
            <w:div w:id="175190799">
              <w:marLeft w:val="480"/>
              <w:marRight w:val="0"/>
              <w:marTop w:val="0"/>
              <w:marBottom w:val="0"/>
              <w:divBdr>
                <w:top w:val="none" w:sz="0" w:space="0" w:color="auto"/>
                <w:left w:val="none" w:sz="0" w:space="0" w:color="auto"/>
                <w:bottom w:val="none" w:sz="0" w:space="0" w:color="auto"/>
                <w:right w:val="none" w:sz="0" w:space="0" w:color="auto"/>
              </w:divBdr>
            </w:div>
            <w:div w:id="175271580">
              <w:marLeft w:val="480"/>
              <w:marRight w:val="0"/>
              <w:marTop w:val="0"/>
              <w:marBottom w:val="0"/>
              <w:divBdr>
                <w:top w:val="none" w:sz="0" w:space="0" w:color="auto"/>
                <w:left w:val="none" w:sz="0" w:space="0" w:color="auto"/>
                <w:bottom w:val="none" w:sz="0" w:space="0" w:color="auto"/>
                <w:right w:val="none" w:sz="0" w:space="0" w:color="auto"/>
              </w:divBdr>
            </w:div>
            <w:div w:id="175388913">
              <w:marLeft w:val="480"/>
              <w:marRight w:val="0"/>
              <w:marTop w:val="0"/>
              <w:marBottom w:val="0"/>
              <w:divBdr>
                <w:top w:val="none" w:sz="0" w:space="0" w:color="auto"/>
                <w:left w:val="none" w:sz="0" w:space="0" w:color="auto"/>
                <w:bottom w:val="none" w:sz="0" w:space="0" w:color="auto"/>
                <w:right w:val="none" w:sz="0" w:space="0" w:color="auto"/>
              </w:divBdr>
            </w:div>
            <w:div w:id="175509672">
              <w:marLeft w:val="480"/>
              <w:marRight w:val="0"/>
              <w:marTop w:val="0"/>
              <w:marBottom w:val="0"/>
              <w:divBdr>
                <w:top w:val="none" w:sz="0" w:space="0" w:color="auto"/>
                <w:left w:val="none" w:sz="0" w:space="0" w:color="auto"/>
                <w:bottom w:val="none" w:sz="0" w:space="0" w:color="auto"/>
                <w:right w:val="none" w:sz="0" w:space="0" w:color="auto"/>
              </w:divBdr>
            </w:div>
            <w:div w:id="175774574">
              <w:marLeft w:val="480"/>
              <w:marRight w:val="0"/>
              <w:marTop w:val="0"/>
              <w:marBottom w:val="0"/>
              <w:divBdr>
                <w:top w:val="none" w:sz="0" w:space="0" w:color="auto"/>
                <w:left w:val="none" w:sz="0" w:space="0" w:color="auto"/>
                <w:bottom w:val="none" w:sz="0" w:space="0" w:color="auto"/>
                <w:right w:val="none" w:sz="0" w:space="0" w:color="auto"/>
              </w:divBdr>
            </w:div>
            <w:div w:id="175964674">
              <w:marLeft w:val="480"/>
              <w:marRight w:val="0"/>
              <w:marTop w:val="0"/>
              <w:marBottom w:val="0"/>
              <w:divBdr>
                <w:top w:val="none" w:sz="0" w:space="0" w:color="auto"/>
                <w:left w:val="none" w:sz="0" w:space="0" w:color="auto"/>
                <w:bottom w:val="none" w:sz="0" w:space="0" w:color="auto"/>
                <w:right w:val="none" w:sz="0" w:space="0" w:color="auto"/>
              </w:divBdr>
            </w:div>
            <w:div w:id="175965599">
              <w:marLeft w:val="480"/>
              <w:marRight w:val="0"/>
              <w:marTop w:val="0"/>
              <w:marBottom w:val="0"/>
              <w:divBdr>
                <w:top w:val="none" w:sz="0" w:space="0" w:color="auto"/>
                <w:left w:val="none" w:sz="0" w:space="0" w:color="auto"/>
                <w:bottom w:val="none" w:sz="0" w:space="0" w:color="auto"/>
                <w:right w:val="none" w:sz="0" w:space="0" w:color="auto"/>
              </w:divBdr>
            </w:div>
            <w:div w:id="176047745">
              <w:marLeft w:val="480"/>
              <w:marRight w:val="0"/>
              <w:marTop w:val="0"/>
              <w:marBottom w:val="0"/>
              <w:divBdr>
                <w:top w:val="none" w:sz="0" w:space="0" w:color="auto"/>
                <w:left w:val="none" w:sz="0" w:space="0" w:color="auto"/>
                <w:bottom w:val="none" w:sz="0" w:space="0" w:color="auto"/>
                <w:right w:val="none" w:sz="0" w:space="0" w:color="auto"/>
              </w:divBdr>
            </w:div>
            <w:div w:id="176117154">
              <w:marLeft w:val="480"/>
              <w:marRight w:val="0"/>
              <w:marTop w:val="0"/>
              <w:marBottom w:val="0"/>
              <w:divBdr>
                <w:top w:val="none" w:sz="0" w:space="0" w:color="auto"/>
                <w:left w:val="none" w:sz="0" w:space="0" w:color="auto"/>
                <w:bottom w:val="none" w:sz="0" w:space="0" w:color="auto"/>
                <w:right w:val="none" w:sz="0" w:space="0" w:color="auto"/>
              </w:divBdr>
            </w:div>
            <w:div w:id="176163605">
              <w:marLeft w:val="480"/>
              <w:marRight w:val="0"/>
              <w:marTop w:val="0"/>
              <w:marBottom w:val="0"/>
              <w:divBdr>
                <w:top w:val="none" w:sz="0" w:space="0" w:color="auto"/>
                <w:left w:val="none" w:sz="0" w:space="0" w:color="auto"/>
                <w:bottom w:val="none" w:sz="0" w:space="0" w:color="auto"/>
                <w:right w:val="none" w:sz="0" w:space="0" w:color="auto"/>
              </w:divBdr>
            </w:div>
            <w:div w:id="176190932">
              <w:marLeft w:val="480"/>
              <w:marRight w:val="0"/>
              <w:marTop w:val="0"/>
              <w:marBottom w:val="0"/>
              <w:divBdr>
                <w:top w:val="none" w:sz="0" w:space="0" w:color="auto"/>
                <w:left w:val="none" w:sz="0" w:space="0" w:color="auto"/>
                <w:bottom w:val="none" w:sz="0" w:space="0" w:color="auto"/>
                <w:right w:val="none" w:sz="0" w:space="0" w:color="auto"/>
              </w:divBdr>
            </w:div>
            <w:div w:id="176233991">
              <w:marLeft w:val="480"/>
              <w:marRight w:val="0"/>
              <w:marTop w:val="0"/>
              <w:marBottom w:val="0"/>
              <w:divBdr>
                <w:top w:val="none" w:sz="0" w:space="0" w:color="auto"/>
                <w:left w:val="none" w:sz="0" w:space="0" w:color="auto"/>
                <w:bottom w:val="none" w:sz="0" w:space="0" w:color="auto"/>
                <w:right w:val="none" w:sz="0" w:space="0" w:color="auto"/>
              </w:divBdr>
            </w:div>
            <w:div w:id="176235880">
              <w:marLeft w:val="480"/>
              <w:marRight w:val="0"/>
              <w:marTop w:val="0"/>
              <w:marBottom w:val="0"/>
              <w:divBdr>
                <w:top w:val="none" w:sz="0" w:space="0" w:color="auto"/>
                <w:left w:val="none" w:sz="0" w:space="0" w:color="auto"/>
                <w:bottom w:val="none" w:sz="0" w:space="0" w:color="auto"/>
                <w:right w:val="none" w:sz="0" w:space="0" w:color="auto"/>
              </w:divBdr>
            </w:div>
            <w:div w:id="176505048">
              <w:marLeft w:val="480"/>
              <w:marRight w:val="0"/>
              <w:marTop w:val="0"/>
              <w:marBottom w:val="0"/>
              <w:divBdr>
                <w:top w:val="none" w:sz="0" w:space="0" w:color="auto"/>
                <w:left w:val="none" w:sz="0" w:space="0" w:color="auto"/>
                <w:bottom w:val="none" w:sz="0" w:space="0" w:color="auto"/>
                <w:right w:val="none" w:sz="0" w:space="0" w:color="auto"/>
              </w:divBdr>
            </w:div>
            <w:div w:id="176576406">
              <w:marLeft w:val="480"/>
              <w:marRight w:val="0"/>
              <w:marTop w:val="0"/>
              <w:marBottom w:val="0"/>
              <w:divBdr>
                <w:top w:val="none" w:sz="0" w:space="0" w:color="auto"/>
                <w:left w:val="none" w:sz="0" w:space="0" w:color="auto"/>
                <w:bottom w:val="none" w:sz="0" w:space="0" w:color="auto"/>
                <w:right w:val="none" w:sz="0" w:space="0" w:color="auto"/>
              </w:divBdr>
            </w:div>
            <w:div w:id="176581104">
              <w:marLeft w:val="480"/>
              <w:marRight w:val="0"/>
              <w:marTop w:val="0"/>
              <w:marBottom w:val="0"/>
              <w:divBdr>
                <w:top w:val="none" w:sz="0" w:space="0" w:color="auto"/>
                <w:left w:val="none" w:sz="0" w:space="0" w:color="auto"/>
                <w:bottom w:val="none" w:sz="0" w:space="0" w:color="auto"/>
                <w:right w:val="none" w:sz="0" w:space="0" w:color="auto"/>
              </w:divBdr>
            </w:div>
            <w:div w:id="176582896">
              <w:marLeft w:val="480"/>
              <w:marRight w:val="0"/>
              <w:marTop w:val="0"/>
              <w:marBottom w:val="0"/>
              <w:divBdr>
                <w:top w:val="none" w:sz="0" w:space="0" w:color="auto"/>
                <w:left w:val="none" w:sz="0" w:space="0" w:color="auto"/>
                <w:bottom w:val="none" w:sz="0" w:space="0" w:color="auto"/>
                <w:right w:val="none" w:sz="0" w:space="0" w:color="auto"/>
              </w:divBdr>
            </w:div>
            <w:div w:id="176584582">
              <w:marLeft w:val="480"/>
              <w:marRight w:val="0"/>
              <w:marTop w:val="0"/>
              <w:marBottom w:val="0"/>
              <w:divBdr>
                <w:top w:val="none" w:sz="0" w:space="0" w:color="auto"/>
                <w:left w:val="none" w:sz="0" w:space="0" w:color="auto"/>
                <w:bottom w:val="none" w:sz="0" w:space="0" w:color="auto"/>
                <w:right w:val="none" w:sz="0" w:space="0" w:color="auto"/>
              </w:divBdr>
            </w:div>
            <w:div w:id="176700830">
              <w:marLeft w:val="480"/>
              <w:marRight w:val="0"/>
              <w:marTop w:val="0"/>
              <w:marBottom w:val="0"/>
              <w:divBdr>
                <w:top w:val="none" w:sz="0" w:space="0" w:color="auto"/>
                <w:left w:val="none" w:sz="0" w:space="0" w:color="auto"/>
                <w:bottom w:val="none" w:sz="0" w:space="0" w:color="auto"/>
                <w:right w:val="none" w:sz="0" w:space="0" w:color="auto"/>
              </w:divBdr>
            </w:div>
            <w:div w:id="176776035">
              <w:marLeft w:val="480"/>
              <w:marRight w:val="0"/>
              <w:marTop w:val="0"/>
              <w:marBottom w:val="0"/>
              <w:divBdr>
                <w:top w:val="none" w:sz="0" w:space="0" w:color="auto"/>
                <w:left w:val="none" w:sz="0" w:space="0" w:color="auto"/>
                <w:bottom w:val="none" w:sz="0" w:space="0" w:color="auto"/>
                <w:right w:val="none" w:sz="0" w:space="0" w:color="auto"/>
              </w:divBdr>
            </w:div>
            <w:div w:id="176777972">
              <w:marLeft w:val="480"/>
              <w:marRight w:val="0"/>
              <w:marTop w:val="0"/>
              <w:marBottom w:val="0"/>
              <w:divBdr>
                <w:top w:val="none" w:sz="0" w:space="0" w:color="auto"/>
                <w:left w:val="none" w:sz="0" w:space="0" w:color="auto"/>
                <w:bottom w:val="none" w:sz="0" w:space="0" w:color="auto"/>
                <w:right w:val="none" w:sz="0" w:space="0" w:color="auto"/>
              </w:divBdr>
            </w:div>
            <w:div w:id="176778107">
              <w:marLeft w:val="480"/>
              <w:marRight w:val="0"/>
              <w:marTop w:val="0"/>
              <w:marBottom w:val="0"/>
              <w:divBdr>
                <w:top w:val="none" w:sz="0" w:space="0" w:color="auto"/>
                <w:left w:val="none" w:sz="0" w:space="0" w:color="auto"/>
                <w:bottom w:val="none" w:sz="0" w:space="0" w:color="auto"/>
                <w:right w:val="none" w:sz="0" w:space="0" w:color="auto"/>
              </w:divBdr>
            </w:div>
            <w:div w:id="176891037">
              <w:marLeft w:val="480"/>
              <w:marRight w:val="0"/>
              <w:marTop w:val="0"/>
              <w:marBottom w:val="0"/>
              <w:divBdr>
                <w:top w:val="none" w:sz="0" w:space="0" w:color="auto"/>
                <w:left w:val="none" w:sz="0" w:space="0" w:color="auto"/>
                <w:bottom w:val="none" w:sz="0" w:space="0" w:color="auto"/>
                <w:right w:val="none" w:sz="0" w:space="0" w:color="auto"/>
              </w:divBdr>
            </w:div>
            <w:div w:id="176962553">
              <w:marLeft w:val="480"/>
              <w:marRight w:val="0"/>
              <w:marTop w:val="0"/>
              <w:marBottom w:val="0"/>
              <w:divBdr>
                <w:top w:val="none" w:sz="0" w:space="0" w:color="auto"/>
                <w:left w:val="none" w:sz="0" w:space="0" w:color="auto"/>
                <w:bottom w:val="none" w:sz="0" w:space="0" w:color="auto"/>
                <w:right w:val="none" w:sz="0" w:space="0" w:color="auto"/>
              </w:divBdr>
            </w:div>
            <w:div w:id="177159670">
              <w:marLeft w:val="480"/>
              <w:marRight w:val="0"/>
              <w:marTop w:val="0"/>
              <w:marBottom w:val="0"/>
              <w:divBdr>
                <w:top w:val="none" w:sz="0" w:space="0" w:color="auto"/>
                <w:left w:val="none" w:sz="0" w:space="0" w:color="auto"/>
                <w:bottom w:val="none" w:sz="0" w:space="0" w:color="auto"/>
                <w:right w:val="none" w:sz="0" w:space="0" w:color="auto"/>
              </w:divBdr>
            </w:div>
            <w:div w:id="177348994">
              <w:marLeft w:val="480"/>
              <w:marRight w:val="0"/>
              <w:marTop w:val="0"/>
              <w:marBottom w:val="0"/>
              <w:divBdr>
                <w:top w:val="none" w:sz="0" w:space="0" w:color="auto"/>
                <w:left w:val="none" w:sz="0" w:space="0" w:color="auto"/>
                <w:bottom w:val="none" w:sz="0" w:space="0" w:color="auto"/>
                <w:right w:val="none" w:sz="0" w:space="0" w:color="auto"/>
              </w:divBdr>
            </w:div>
            <w:div w:id="177426080">
              <w:marLeft w:val="480"/>
              <w:marRight w:val="0"/>
              <w:marTop w:val="0"/>
              <w:marBottom w:val="0"/>
              <w:divBdr>
                <w:top w:val="none" w:sz="0" w:space="0" w:color="auto"/>
                <w:left w:val="none" w:sz="0" w:space="0" w:color="auto"/>
                <w:bottom w:val="none" w:sz="0" w:space="0" w:color="auto"/>
                <w:right w:val="none" w:sz="0" w:space="0" w:color="auto"/>
              </w:divBdr>
            </w:div>
            <w:div w:id="177549505">
              <w:marLeft w:val="480"/>
              <w:marRight w:val="0"/>
              <w:marTop w:val="0"/>
              <w:marBottom w:val="0"/>
              <w:divBdr>
                <w:top w:val="none" w:sz="0" w:space="0" w:color="auto"/>
                <w:left w:val="none" w:sz="0" w:space="0" w:color="auto"/>
                <w:bottom w:val="none" w:sz="0" w:space="0" w:color="auto"/>
                <w:right w:val="none" w:sz="0" w:space="0" w:color="auto"/>
              </w:divBdr>
            </w:div>
            <w:div w:id="177551917">
              <w:marLeft w:val="480"/>
              <w:marRight w:val="0"/>
              <w:marTop w:val="0"/>
              <w:marBottom w:val="0"/>
              <w:divBdr>
                <w:top w:val="none" w:sz="0" w:space="0" w:color="auto"/>
                <w:left w:val="none" w:sz="0" w:space="0" w:color="auto"/>
                <w:bottom w:val="none" w:sz="0" w:space="0" w:color="auto"/>
                <w:right w:val="none" w:sz="0" w:space="0" w:color="auto"/>
              </w:divBdr>
            </w:div>
            <w:div w:id="177700682">
              <w:marLeft w:val="480"/>
              <w:marRight w:val="0"/>
              <w:marTop w:val="0"/>
              <w:marBottom w:val="0"/>
              <w:divBdr>
                <w:top w:val="none" w:sz="0" w:space="0" w:color="auto"/>
                <w:left w:val="none" w:sz="0" w:space="0" w:color="auto"/>
                <w:bottom w:val="none" w:sz="0" w:space="0" w:color="auto"/>
                <w:right w:val="none" w:sz="0" w:space="0" w:color="auto"/>
              </w:divBdr>
            </w:div>
            <w:div w:id="177735834">
              <w:marLeft w:val="480"/>
              <w:marRight w:val="0"/>
              <w:marTop w:val="0"/>
              <w:marBottom w:val="0"/>
              <w:divBdr>
                <w:top w:val="none" w:sz="0" w:space="0" w:color="auto"/>
                <w:left w:val="none" w:sz="0" w:space="0" w:color="auto"/>
                <w:bottom w:val="none" w:sz="0" w:space="0" w:color="auto"/>
                <w:right w:val="none" w:sz="0" w:space="0" w:color="auto"/>
              </w:divBdr>
            </w:div>
            <w:div w:id="177737723">
              <w:marLeft w:val="480"/>
              <w:marRight w:val="0"/>
              <w:marTop w:val="0"/>
              <w:marBottom w:val="0"/>
              <w:divBdr>
                <w:top w:val="none" w:sz="0" w:space="0" w:color="auto"/>
                <w:left w:val="none" w:sz="0" w:space="0" w:color="auto"/>
                <w:bottom w:val="none" w:sz="0" w:space="0" w:color="auto"/>
                <w:right w:val="none" w:sz="0" w:space="0" w:color="auto"/>
              </w:divBdr>
            </w:div>
            <w:div w:id="177817738">
              <w:marLeft w:val="480"/>
              <w:marRight w:val="0"/>
              <w:marTop w:val="0"/>
              <w:marBottom w:val="0"/>
              <w:divBdr>
                <w:top w:val="none" w:sz="0" w:space="0" w:color="auto"/>
                <w:left w:val="none" w:sz="0" w:space="0" w:color="auto"/>
                <w:bottom w:val="none" w:sz="0" w:space="0" w:color="auto"/>
                <w:right w:val="none" w:sz="0" w:space="0" w:color="auto"/>
              </w:divBdr>
            </w:div>
            <w:div w:id="178004517">
              <w:marLeft w:val="480"/>
              <w:marRight w:val="0"/>
              <w:marTop w:val="0"/>
              <w:marBottom w:val="0"/>
              <w:divBdr>
                <w:top w:val="none" w:sz="0" w:space="0" w:color="auto"/>
                <w:left w:val="none" w:sz="0" w:space="0" w:color="auto"/>
                <w:bottom w:val="none" w:sz="0" w:space="0" w:color="auto"/>
                <w:right w:val="none" w:sz="0" w:space="0" w:color="auto"/>
              </w:divBdr>
            </w:div>
            <w:div w:id="178013963">
              <w:marLeft w:val="480"/>
              <w:marRight w:val="0"/>
              <w:marTop w:val="0"/>
              <w:marBottom w:val="0"/>
              <w:divBdr>
                <w:top w:val="none" w:sz="0" w:space="0" w:color="auto"/>
                <w:left w:val="none" w:sz="0" w:space="0" w:color="auto"/>
                <w:bottom w:val="none" w:sz="0" w:space="0" w:color="auto"/>
                <w:right w:val="none" w:sz="0" w:space="0" w:color="auto"/>
              </w:divBdr>
            </w:div>
            <w:div w:id="178080128">
              <w:marLeft w:val="480"/>
              <w:marRight w:val="0"/>
              <w:marTop w:val="0"/>
              <w:marBottom w:val="0"/>
              <w:divBdr>
                <w:top w:val="none" w:sz="0" w:space="0" w:color="auto"/>
                <w:left w:val="none" w:sz="0" w:space="0" w:color="auto"/>
                <w:bottom w:val="none" w:sz="0" w:space="0" w:color="auto"/>
                <w:right w:val="none" w:sz="0" w:space="0" w:color="auto"/>
              </w:divBdr>
            </w:div>
            <w:div w:id="178084789">
              <w:marLeft w:val="480"/>
              <w:marRight w:val="0"/>
              <w:marTop w:val="0"/>
              <w:marBottom w:val="0"/>
              <w:divBdr>
                <w:top w:val="none" w:sz="0" w:space="0" w:color="auto"/>
                <w:left w:val="none" w:sz="0" w:space="0" w:color="auto"/>
                <w:bottom w:val="none" w:sz="0" w:space="0" w:color="auto"/>
                <w:right w:val="none" w:sz="0" w:space="0" w:color="auto"/>
              </w:divBdr>
            </w:div>
            <w:div w:id="178085619">
              <w:marLeft w:val="480"/>
              <w:marRight w:val="0"/>
              <w:marTop w:val="0"/>
              <w:marBottom w:val="0"/>
              <w:divBdr>
                <w:top w:val="none" w:sz="0" w:space="0" w:color="auto"/>
                <w:left w:val="none" w:sz="0" w:space="0" w:color="auto"/>
                <w:bottom w:val="none" w:sz="0" w:space="0" w:color="auto"/>
                <w:right w:val="none" w:sz="0" w:space="0" w:color="auto"/>
              </w:divBdr>
            </w:div>
            <w:div w:id="178159608">
              <w:marLeft w:val="480"/>
              <w:marRight w:val="0"/>
              <w:marTop w:val="0"/>
              <w:marBottom w:val="0"/>
              <w:divBdr>
                <w:top w:val="none" w:sz="0" w:space="0" w:color="auto"/>
                <w:left w:val="none" w:sz="0" w:space="0" w:color="auto"/>
                <w:bottom w:val="none" w:sz="0" w:space="0" w:color="auto"/>
                <w:right w:val="none" w:sz="0" w:space="0" w:color="auto"/>
              </w:divBdr>
            </w:div>
            <w:div w:id="178204605">
              <w:marLeft w:val="480"/>
              <w:marRight w:val="0"/>
              <w:marTop w:val="0"/>
              <w:marBottom w:val="0"/>
              <w:divBdr>
                <w:top w:val="none" w:sz="0" w:space="0" w:color="auto"/>
                <w:left w:val="none" w:sz="0" w:space="0" w:color="auto"/>
                <w:bottom w:val="none" w:sz="0" w:space="0" w:color="auto"/>
                <w:right w:val="none" w:sz="0" w:space="0" w:color="auto"/>
              </w:divBdr>
            </w:div>
            <w:div w:id="178348994">
              <w:marLeft w:val="480"/>
              <w:marRight w:val="0"/>
              <w:marTop w:val="0"/>
              <w:marBottom w:val="0"/>
              <w:divBdr>
                <w:top w:val="none" w:sz="0" w:space="0" w:color="auto"/>
                <w:left w:val="none" w:sz="0" w:space="0" w:color="auto"/>
                <w:bottom w:val="none" w:sz="0" w:space="0" w:color="auto"/>
                <w:right w:val="none" w:sz="0" w:space="0" w:color="auto"/>
              </w:divBdr>
            </w:div>
            <w:div w:id="178473915">
              <w:marLeft w:val="480"/>
              <w:marRight w:val="0"/>
              <w:marTop w:val="0"/>
              <w:marBottom w:val="0"/>
              <w:divBdr>
                <w:top w:val="none" w:sz="0" w:space="0" w:color="auto"/>
                <w:left w:val="none" w:sz="0" w:space="0" w:color="auto"/>
                <w:bottom w:val="none" w:sz="0" w:space="0" w:color="auto"/>
                <w:right w:val="none" w:sz="0" w:space="0" w:color="auto"/>
              </w:divBdr>
            </w:div>
            <w:div w:id="178474710">
              <w:marLeft w:val="480"/>
              <w:marRight w:val="0"/>
              <w:marTop w:val="0"/>
              <w:marBottom w:val="0"/>
              <w:divBdr>
                <w:top w:val="none" w:sz="0" w:space="0" w:color="auto"/>
                <w:left w:val="none" w:sz="0" w:space="0" w:color="auto"/>
                <w:bottom w:val="none" w:sz="0" w:space="0" w:color="auto"/>
                <w:right w:val="none" w:sz="0" w:space="0" w:color="auto"/>
              </w:divBdr>
            </w:div>
            <w:div w:id="178475768">
              <w:marLeft w:val="480"/>
              <w:marRight w:val="0"/>
              <w:marTop w:val="0"/>
              <w:marBottom w:val="0"/>
              <w:divBdr>
                <w:top w:val="none" w:sz="0" w:space="0" w:color="auto"/>
                <w:left w:val="none" w:sz="0" w:space="0" w:color="auto"/>
                <w:bottom w:val="none" w:sz="0" w:space="0" w:color="auto"/>
                <w:right w:val="none" w:sz="0" w:space="0" w:color="auto"/>
              </w:divBdr>
            </w:div>
            <w:div w:id="178475769">
              <w:marLeft w:val="480"/>
              <w:marRight w:val="0"/>
              <w:marTop w:val="0"/>
              <w:marBottom w:val="0"/>
              <w:divBdr>
                <w:top w:val="none" w:sz="0" w:space="0" w:color="auto"/>
                <w:left w:val="none" w:sz="0" w:space="0" w:color="auto"/>
                <w:bottom w:val="none" w:sz="0" w:space="0" w:color="auto"/>
                <w:right w:val="none" w:sz="0" w:space="0" w:color="auto"/>
              </w:divBdr>
            </w:div>
            <w:div w:id="178546030">
              <w:marLeft w:val="480"/>
              <w:marRight w:val="0"/>
              <w:marTop w:val="0"/>
              <w:marBottom w:val="0"/>
              <w:divBdr>
                <w:top w:val="none" w:sz="0" w:space="0" w:color="auto"/>
                <w:left w:val="none" w:sz="0" w:space="0" w:color="auto"/>
                <w:bottom w:val="none" w:sz="0" w:space="0" w:color="auto"/>
                <w:right w:val="none" w:sz="0" w:space="0" w:color="auto"/>
              </w:divBdr>
            </w:div>
            <w:div w:id="178590976">
              <w:marLeft w:val="480"/>
              <w:marRight w:val="0"/>
              <w:marTop w:val="0"/>
              <w:marBottom w:val="0"/>
              <w:divBdr>
                <w:top w:val="none" w:sz="0" w:space="0" w:color="auto"/>
                <w:left w:val="none" w:sz="0" w:space="0" w:color="auto"/>
                <w:bottom w:val="none" w:sz="0" w:space="0" w:color="auto"/>
                <w:right w:val="none" w:sz="0" w:space="0" w:color="auto"/>
              </w:divBdr>
            </w:div>
            <w:div w:id="178617199">
              <w:marLeft w:val="480"/>
              <w:marRight w:val="0"/>
              <w:marTop w:val="0"/>
              <w:marBottom w:val="0"/>
              <w:divBdr>
                <w:top w:val="none" w:sz="0" w:space="0" w:color="auto"/>
                <w:left w:val="none" w:sz="0" w:space="0" w:color="auto"/>
                <w:bottom w:val="none" w:sz="0" w:space="0" w:color="auto"/>
                <w:right w:val="none" w:sz="0" w:space="0" w:color="auto"/>
              </w:divBdr>
            </w:div>
            <w:div w:id="178662479">
              <w:marLeft w:val="480"/>
              <w:marRight w:val="0"/>
              <w:marTop w:val="0"/>
              <w:marBottom w:val="0"/>
              <w:divBdr>
                <w:top w:val="none" w:sz="0" w:space="0" w:color="auto"/>
                <w:left w:val="none" w:sz="0" w:space="0" w:color="auto"/>
                <w:bottom w:val="none" w:sz="0" w:space="0" w:color="auto"/>
                <w:right w:val="none" w:sz="0" w:space="0" w:color="auto"/>
              </w:divBdr>
            </w:div>
            <w:div w:id="178736844">
              <w:marLeft w:val="480"/>
              <w:marRight w:val="0"/>
              <w:marTop w:val="0"/>
              <w:marBottom w:val="0"/>
              <w:divBdr>
                <w:top w:val="none" w:sz="0" w:space="0" w:color="auto"/>
                <w:left w:val="none" w:sz="0" w:space="0" w:color="auto"/>
                <w:bottom w:val="none" w:sz="0" w:space="0" w:color="auto"/>
                <w:right w:val="none" w:sz="0" w:space="0" w:color="auto"/>
              </w:divBdr>
            </w:div>
            <w:div w:id="178811020">
              <w:marLeft w:val="480"/>
              <w:marRight w:val="0"/>
              <w:marTop w:val="0"/>
              <w:marBottom w:val="0"/>
              <w:divBdr>
                <w:top w:val="none" w:sz="0" w:space="0" w:color="auto"/>
                <w:left w:val="none" w:sz="0" w:space="0" w:color="auto"/>
                <w:bottom w:val="none" w:sz="0" w:space="0" w:color="auto"/>
                <w:right w:val="none" w:sz="0" w:space="0" w:color="auto"/>
              </w:divBdr>
            </w:div>
            <w:div w:id="178859427">
              <w:marLeft w:val="480"/>
              <w:marRight w:val="0"/>
              <w:marTop w:val="0"/>
              <w:marBottom w:val="0"/>
              <w:divBdr>
                <w:top w:val="none" w:sz="0" w:space="0" w:color="auto"/>
                <w:left w:val="none" w:sz="0" w:space="0" w:color="auto"/>
                <w:bottom w:val="none" w:sz="0" w:space="0" w:color="auto"/>
                <w:right w:val="none" w:sz="0" w:space="0" w:color="auto"/>
              </w:divBdr>
            </w:div>
            <w:div w:id="178860843">
              <w:marLeft w:val="480"/>
              <w:marRight w:val="0"/>
              <w:marTop w:val="0"/>
              <w:marBottom w:val="0"/>
              <w:divBdr>
                <w:top w:val="none" w:sz="0" w:space="0" w:color="auto"/>
                <w:left w:val="none" w:sz="0" w:space="0" w:color="auto"/>
                <w:bottom w:val="none" w:sz="0" w:space="0" w:color="auto"/>
                <w:right w:val="none" w:sz="0" w:space="0" w:color="auto"/>
              </w:divBdr>
            </w:div>
            <w:div w:id="179055823">
              <w:marLeft w:val="480"/>
              <w:marRight w:val="0"/>
              <w:marTop w:val="0"/>
              <w:marBottom w:val="0"/>
              <w:divBdr>
                <w:top w:val="none" w:sz="0" w:space="0" w:color="auto"/>
                <w:left w:val="none" w:sz="0" w:space="0" w:color="auto"/>
                <w:bottom w:val="none" w:sz="0" w:space="0" w:color="auto"/>
                <w:right w:val="none" w:sz="0" w:space="0" w:color="auto"/>
              </w:divBdr>
            </w:div>
            <w:div w:id="179322012">
              <w:marLeft w:val="480"/>
              <w:marRight w:val="0"/>
              <w:marTop w:val="0"/>
              <w:marBottom w:val="0"/>
              <w:divBdr>
                <w:top w:val="none" w:sz="0" w:space="0" w:color="auto"/>
                <w:left w:val="none" w:sz="0" w:space="0" w:color="auto"/>
                <w:bottom w:val="none" w:sz="0" w:space="0" w:color="auto"/>
                <w:right w:val="none" w:sz="0" w:space="0" w:color="auto"/>
              </w:divBdr>
            </w:div>
            <w:div w:id="179391909">
              <w:marLeft w:val="480"/>
              <w:marRight w:val="0"/>
              <w:marTop w:val="0"/>
              <w:marBottom w:val="0"/>
              <w:divBdr>
                <w:top w:val="none" w:sz="0" w:space="0" w:color="auto"/>
                <w:left w:val="none" w:sz="0" w:space="0" w:color="auto"/>
                <w:bottom w:val="none" w:sz="0" w:space="0" w:color="auto"/>
                <w:right w:val="none" w:sz="0" w:space="0" w:color="auto"/>
              </w:divBdr>
            </w:div>
            <w:div w:id="179441466">
              <w:marLeft w:val="480"/>
              <w:marRight w:val="0"/>
              <w:marTop w:val="0"/>
              <w:marBottom w:val="0"/>
              <w:divBdr>
                <w:top w:val="none" w:sz="0" w:space="0" w:color="auto"/>
                <w:left w:val="none" w:sz="0" w:space="0" w:color="auto"/>
                <w:bottom w:val="none" w:sz="0" w:space="0" w:color="auto"/>
                <w:right w:val="none" w:sz="0" w:space="0" w:color="auto"/>
              </w:divBdr>
            </w:div>
            <w:div w:id="179517628">
              <w:marLeft w:val="480"/>
              <w:marRight w:val="0"/>
              <w:marTop w:val="0"/>
              <w:marBottom w:val="0"/>
              <w:divBdr>
                <w:top w:val="none" w:sz="0" w:space="0" w:color="auto"/>
                <w:left w:val="none" w:sz="0" w:space="0" w:color="auto"/>
                <w:bottom w:val="none" w:sz="0" w:space="0" w:color="auto"/>
                <w:right w:val="none" w:sz="0" w:space="0" w:color="auto"/>
              </w:divBdr>
            </w:div>
            <w:div w:id="179586053">
              <w:marLeft w:val="480"/>
              <w:marRight w:val="0"/>
              <w:marTop w:val="0"/>
              <w:marBottom w:val="0"/>
              <w:divBdr>
                <w:top w:val="none" w:sz="0" w:space="0" w:color="auto"/>
                <w:left w:val="none" w:sz="0" w:space="0" w:color="auto"/>
                <w:bottom w:val="none" w:sz="0" w:space="0" w:color="auto"/>
                <w:right w:val="none" w:sz="0" w:space="0" w:color="auto"/>
              </w:divBdr>
            </w:div>
            <w:div w:id="179665422">
              <w:marLeft w:val="480"/>
              <w:marRight w:val="0"/>
              <w:marTop w:val="0"/>
              <w:marBottom w:val="0"/>
              <w:divBdr>
                <w:top w:val="none" w:sz="0" w:space="0" w:color="auto"/>
                <w:left w:val="none" w:sz="0" w:space="0" w:color="auto"/>
                <w:bottom w:val="none" w:sz="0" w:space="0" w:color="auto"/>
                <w:right w:val="none" w:sz="0" w:space="0" w:color="auto"/>
              </w:divBdr>
            </w:div>
            <w:div w:id="179860949">
              <w:marLeft w:val="480"/>
              <w:marRight w:val="0"/>
              <w:marTop w:val="0"/>
              <w:marBottom w:val="0"/>
              <w:divBdr>
                <w:top w:val="none" w:sz="0" w:space="0" w:color="auto"/>
                <w:left w:val="none" w:sz="0" w:space="0" w:color="auto"/>
                <w:bottom w:val="none" w:sz="0" w:space="0" w:color="auto"/>
                <w:right w:val="none" w:sz="0" w:space="0" w:color="auto"/>
              </w:divBdr>
            </w:div>
            <w:div w:id="179900487">
              <w:marLeft w:val="480"/>
              <w:marRight w:val="0"/>
              <w:marTop w:val="0"/>
              <w:marBottom w:val="0"/>
              <w:divBdr>
                <w:top w:val="none" w:sz="0" w:space="0" w:color="auto"/>
                <w:left w:val="none" w:sz="0" w:space="0" w:color="auto"/>
                <w:bottom w:val="none" w:sz="0" w:space="0" w:color="auto"/>
                <w:right w:val="none" w:sz="0" w:space="0" w:color="auto"/>
              </w:divBdr>
            </w:div>
            <w:div w:id="179973766">
              <w:marLeft w:val="480"/>
              <w:marRight w:val="0"/>
              <w:marTop w:val="0"/>
              <w:marBottom w:val="0"/>
              <w:divBdr>
                <w:top w:val="none" w:sz="0" w:space="0" w:color="auto"/>
                <w:left w:val="none" w:sz="0" w:space="0" w:color="auto"/>
                <w:bottom w:val="none" w:sz="0" w:space="0" w:color="auto"/>
                <w:right w:val="none" w:sz="0" w:space="0" w:color="auto"/>
              </w:divBdr>
            </w:div>
            <w:div w:id="180095930">
              <w:marLeft w:val="480"/>
              <w:marRight w:val="0"/>
              <w:marTop w:val="0"/>
              <w:marBottom w:val="0"/>
              <w:divBdr>
                <w:top w:val="none" w:sz="0" w:space="0" w:color="auto"/>
                <w:left w:val="none" w:sz="0" w:space="0" w:color="auto"/>
                <w:bottom w:val="none" w:sz="0" w:space="0" w:color="auto"/>
                <w:right w:val="none" w:sz="0" w:space="0" w:color="auto"/>
              </w:divBdr>
            </w:div>
            <w:div w:id="180163667">
              <w:marLeft w:val="480"/>
              <w:marRight w:val="0"/>
              <w:marTop w:val="0"/>
              <w:marBottom w:val="0"/>
              <w:divBdr>
                <w:top w:val="none" w:sz="0" w:space="0" w:color="auto"/>
                <w:left w:val="none" w:sz="0" w:space="0" w:color="auto"/>
                <w:bottom w:val="none" w:sz="0" w:space="0" w:color="auto"/>
                <w:right w:val="none" w:sz="0" w:space="0" w:color="auto"/>
              </w:divBdr>
            </w:div>
            <w:div w:id="180320668">
              <w:marLeft w:val="480"/>
              <w:marRight w:val="0"/>
              <w:marTop w:val="0"/>
              <w:marBottom w:val="0"/>
              <w:divBdr>
                <w:top w:val="none" w:sz="0" w:space="0" w:color="auto"/>
                <w:left w:val="none" w:sz="0" w:space="0" w:color="auto"/>
                <w:bottom w:val="none" w:sz="0" w:space="0" w:color="auto"/>
                <w:right w:val="none" w:sz="0" w:space="0" w:color="auto"/>
              </w:divBdr>
            </w:div>
            <w:div w:id="180357853">
              <w:marLeft w:val="480"/>
              <w:marRight w:val="0"/>
              <w:marTop w:val="0"/>
              <w:marBottom w:val="0"/>
              <w:divBdr>
                <w:top w:val="none" w:sz="0" w:space="0" w:color="auto"/>
                <w:left w:val="none" w:sz="0" w:space="0" w:color="auto"/>
                <w:bottom w:val="none" w:sz="0" w:space="0" w:color="auto"/>
                <w:right w:val="none" w:sz="0" w:space="0" w:color="auto"/>
              </w:divBdr>
            </w:div>
            <w:div w:id="180365357">
              <w:marLeft w:val="480"/>
              <w:marRight w:val="0"/>
              <w:marTop w:val="0"/>
              <w:marBottom w:val="0"/>
              <w:divBdr>
                <w:top w:val="none" w:sz="0" w:space="0" w:color="auto"/>
                <w:left w:val="none" w:sz="0" w:space="0" w:color="auto"/>
                <w:bottom w:val="none" w:sz="0" w:space="0" w:color="auto"/>
                <w:right w:val="none" w:sz="0" w:space="0" w:color="auto"/>
              </w:divBdr>
            </w:div>
            <w:div w:id="180435793">
              <w:marLeft w:val="480"/>
              <w:marRight w:val="0"/>
              <w:marTop w:val="0"/>
              <w:marBottom w:val="0"/>
              <w:divBdr>
                <w:top w:val="none" w:sz="0" w:space="0" w:color="auto"/>
                <w:left w:val="none" w:sz="0" w:space="0" w:color="auto"/>
                <w:bottom w:val="none" w:sz="0" w:space="0" w:color="auto"/>
                <w:right w:val="none" w:sz="0" w:space="0" w:color="auto"/>
              </w:divBdr>
            </w:div>
            <w:div w:id="180510115">
              <w:marLeft w:val="480"/>
              <w:marRight w:val="0"/>
              <w:marTop w:val="0"/>
              <w:marBottom w:val="0"/>
              <w:divBdr>
                <w:top w:val="none" w:sz="0" w:space="0" w:color="auto"/>
                <w:left w:val="none" w:sz="0" w:space="0" w:color="auto"/>
                <w:bottom w:val="none" w:sz="0" w:space="0" w:color="auto"/>
                <w:right w:val="none" w:sz="0" w:space="0" w:color="auto"/>
              </w:divBdr>
            </w:div>
            <w:div w:id="180510716">
              <w:marLeft w:val="480"/>
              <w:marRight w:val="0"/>
              <w:marTop w:val="0"/>
              <w:marBottom w:val="0"/>
              <w:divBdr>
                <w:top w:val="none" w:sz="0" w:space="0" w:color="auto"/>
                <w:left w:val="none" w:sz="0" w:space="0" w:color="auto"/>
                <w:bottom w:val="none" w:sz="0" w:space="0" w:color="auto"/>
                <w:right w:val="none" w:sz="0" w:space="0" w:color="auto"/>
              </w:divBdr>
            </w:div>
            <w:div w:id="180552908">
              <w:marLeft w:val="480"/>
              <w:marRight w:val="0"/>
              <w:marTop w:val="0"/>
              <w:marBottom w:val="0"/>
              <w:divBdr>
                <w:top w:val="none" w:sz="0" w:space="0" w:color="auto"/>
                <w:left w:val="none" w:sz="0" w:space="0" w:color="auto"/>
                <w:bottom w:val="none" w:sz="0" w:space="0" w:color="auto"/>
                <w:right w:val="none" w:sz="0" w:space="0" w:color="auto"/>
              </w:divBdr>
            </w:div>
            <w:div w:id="180552954">
              <w:marLeft w:val="480"/>
              <w:marRight w:val="0"/>
              <w:marTop w:val="0"/>
              <w:marBottom w:val="0"/>
              <w:divBdr>
                <w:top w:val="none" w:sz="0" w:space="0" w:color="auto"/>
                <w:left w:val="none" w:sz="0" w:space="0" w:color="auto"/>
                <w:bottom w:val="none" w:sz="0" w:space="0" w:color="auto"/>
                <w:right w:val="none" w:sz="0" w:space="0" w:color="auto"/>
              </w:divBdr>
            </w:div>
            <w:div w:id="180701677">
              <w:marLeft w:val="480"/>
              <w:marRight w:val="0"/>
              <w:marTop w:val="0"/>
              <w:marBottom w:val="0"/>
              <w:divBdr>
                <w:top w:val="none" w:sz="0" w:space="0" w:color="auto"/>
                <w:left w:val="none" w:sz="0" w:space="0" w:color="auto"/>
                <w:bottom w:val="none" w:sz="0" w:space="0" w:color="auto"/>
                <w:right w:val="none" w:sz="0" w:space="0" w:color="auto"/>
              </w:divBdr>
            </w:div>
            <w:div w:id="180777714">
              <w:marLeft w:val="480"/>
              <w:marRight w:val="0"/>
              <w:marTop w:val="0"/>
              <w:marBottom w:val="0"/>
              <w:divBdr>
                <w:top w:val="none" w:sz="0" w:space="0" w:color="auto"/>
                <w:left w:val="none" w:sz="0" w:space="0" w:color="auto"/>
                <w:bottom w:val="none" w:sz="0" w:space="0" w:color="auto"/>
                <w:right w:val="none" w:sz="0" w:space="0" w:color="auto"/>
              </w:divBdr>
            </w:div>
            <w:div w:id="180778682">
              <w:marLeft w:val="480"/>
              <w:marRight w:val="0"/>
              <w:marTop w:val="0"/>
              <w:marBottom w:val="0"/>
              <w:divBdr>
                <w:top w:val="none" w:sz="0" w:space="0" w:color="auto"/>
                <w:left w:val="none" w:sz="0" w:space="0" w:color="auto"/>
                <w:bottom w:val="none" w:sz="0" w:space="0" w:color="auto"/>
                <w:right w:val="none" w:sz="0" w:space="0" w:color="auto"/>
              </w:divBdr>
            </w:div>
            <w:div w:id="180899776">
              <w:marLeft w:val="480"/>
              <w:marRight w:val="0"/>
              <w:marTop w:val="0"/>
              <w:marBottom w:val="0"/>
              <w:divBdr>
                <w:top w:val="none" w:sz="0" w:space="0" w:color="auto"/>
                <w:left w:val="none" w:sz="0" w:space="0" w:color="auto"/>
                <w:bottom w:val="none" w:sz="0" w:space="0" w:color="auto"/>
                <w:right w:val="none" w:sz="0" w:space="0" w:color="auto"/>
              </w:divBdr>
            </w:div>
            <w:div w:id="180903652">
              <w:marLeft w:val="480"/>
              <w:marRight w:val="0"/>
              <w:marTop w:val="0"/>
              <w:marBottom w:val="0"/>
              <w:divBdr>
                <w:top w:val="none" w:sz="0" w:space="0" w:color="auto"/>
                <w:left w:val="none" w:sz="0" w:space="0" w:color="auto"/>
                <w:bottom w:val="none" w:sz="0" w:space="0" w:color="auto"/>
                <w:right w:val="none" w:sz="0" w:space="0" w:color="auto"/>
              </w:divBdr>
            </w:div>
            <w:div w:id="180945965">
              <w:marLeft w:val="480"/>
              <w:marRight w:val="0"/>
              <w:marTop w:val="0"/>
              <w:marBottom w:val="0"/>
              <w:divBdr>
                <w:top w:val="none" w:sz="0" w:space="0" w:color="auto"/>
                <w:left w:val="none" w:sz="0" w:space="0" w:color="auto"/>
                <w:bottom w:val="none" w:sz="0" w:space="0" w:color="auto"/>
                <w:right w:val="none" w:sz="0" w:space="0" w:color="auto"/>
              </w:divBdr>
            </w:div>
            <w:div w:id="180970137">
              <w:marLeft w:val="480"/>
              <w:marRight w:val="0"/>
              <w:marTop w:val="0"/>
              <w:marBottom w:val="0"/>
              <w:divBdr>
                <w:top w:val="none" w:sz="0" w:space="0" w:color="auto"/>
                <w:left w:val="none" w:sz="0" w:space="0" w:color="auto"/>
                <w:bottom w:val="none" w:sz="0" w:space="0" w:color="auto"/>
                <w:right w:val="none" w:sz="0" w:space="0" w:color="auto"/>
              </w:divBdr>
            </w:div>
            <w:div w:id="180975246">
              <w:marLeft w:val="480"/>
              <w:marRight w:val="0"/>
              <w:marTop w:val="0"/>
              <w:marBottom w:val="0"/>
              <w:divBdr>
                <w:top w:val="none" w:sz="0" w:space="0" w:color="auto"/>
                <w:left w:val="none" w:sz="0" w:space="0" w:color="auto"/>
                <w:bottom w:val="none" w:sz="0" w:space="0" w:color="auto"/>
                <w:right w:val="none" w:sz="0" w:space="0" w:color="auto"/>
              </w:divBdr>
            </w:div>
            <w:div w:id="180977378">
              <w:marLeft w:val="480"/>
              <w:marRight w:val="0"/>
              <w:marTop w:val="0"/>
              <w:marBottom w:val="0"/>
              <w:divBdr>
                <w:top w:val="none" w:sz="0" w:space="0" w:color="auto"/>
                <w:left w:val="none" w:sz="0" w:space="0" w:color="auto"/>
                <w:bottom w:val="none" w:sz="0" w:space="0" w:color="auto"/>
                <w:right w:val="none" w:sz="0" w:space="0" w:color="auto"/>
              </w:divBdr>
            </w:div>
            <w:div w:id="181015669">
              <w:marLeft w:val="480"/>
              <w:marRight w:val="0"/>
              <w:marTop w:val="0"/>
              <w:marBottom w:val="0"/>
              <w:divBdr>
                <w:top w:val="none" w:sz="0" w:space="0" w:color="auto"/>
                <w:left w:val="none" w:sz="0" w:space="0" w:color="auto"/>
                <w:bottom w:val="none" w:sz="0" w:space="0" w:color="auto"/>
                <w:right w:val="none" w:sz="0" w:space="0" w:color="auto"/>
              </w:divBdr>
            </w:div>
            <w:div w:id="181091956">
              <w:marLeft w:val="480"/>
              <w:marRight w:val="0"/>
              <w:marTop w:val="0"/>
              <w:marBottom w:val="0"/>
              <w:divBdr>
                <w:top w:val="none" w:sz="0" w:space="0" w:color="auto"/>
                <w:left w:val="none" w:sz="0" w:space="0" w:color="auto"/>
                <w:bottom w:val="none" w:sz="0" w:space="0" w:color="auto"/>
                <w:right w:val="none" w:sz="0" w:space="0" w:color="auto"/>
              </w:divBdr>
            </w:div>
            <w:div w:id="181165007">
              <w:marLeft w:val="480"/>
              <w:marRight w:val="0"/>
              <w:marTop w:val="0"/>
              <w:marBottom w:val="0"/>
              <w:divBdr>
                <w:top w:val="none" w:sz="0" w:space="0" w:color="auto"/>
                <w:left w:val="none" w:sz="0" w:space="0" w:color="auto"/>
                <w:bottom w:val="none" w:sz="0" w:space="0" w:color="auto"/>
                <w:right w:val="none" w:sz="0" w:space="0" w:color="auto"/>
              </w:divBdr>
            </w:div>
            <w:div w:id="181171706">
              <w:marLeft w:val="480"/>
              <w:marRight w:val="0"/>
              <w:marTop w:val="0"/>
              <w:marBottom w:val="0"/>
              <w:divBdr>
                <w:top w:val="none" w:sz="0" w:space="0" w:color="auto"/>
                <w:left w:val="none" w:sz="0" w:space="0" w:color="auto"/>
                <w:bottom w:val="none" w:sz="0" w:space="0" w:color="auto"/>
                <w:right w:val="none" w:sz="0" w:space="0" w:color="auto"/>
              </w:divBdr>
            </w:div>
            <w:div w:id="181207778">
              <w:marLeft w:val="480"/>
              <w:marRight w:val="0"/>
              <w:marTop w:val="0"/>
              <w:marBottom w:val="0"/>
              <w:divBdr>
                <w:top w:val="none" w:sz="0" w:space="0" w:color="auto"/>
                <w:left w:val="none" w:sz="0" w:space="0" w:color="auto"/>
                <w:bottom w:val="none" w:sz="0" w:space="0" w:color="auto"/>
                <w:right w:val="none" w:sz="0" w:space="0" w:color="auto"/>
              </w:divBdr>
            </w:div>
            <w:div w:id="181282291">
              <w:marLeft w:val="480"/>
              <w:marRight w:val="0"/>
              <w:marTop w:val="0"/>
              <w:marBottom w:val="0"/>
              <w:divBdr>
                <w:top w:val="none" w:sz="0" w:space="0" w:color="auto"/>
                <w:left w:val="none" w:sz="0" w:space="0" w:color="auto"/>
                <w:bottom w:val="none" w:sz="0" w:space="0" w:color="auto"/>
                <w:right w:val="none" w:sz="0" w:space="0" w:color="auto"/>
              </w:divBdr>
            </w:div>
            <w:div w:id="181286973">
              <w:marLeft w:val="480"/>
              <w:marRight w:val="0"/>
              <w:marTop w:val="0"/>
              <w:marBottom w:val="0"/>
              <w:divBdr>
                <w:top w:val="none" w:sz="0" w:space="0" w:color="auto"/>
                <w:left w:val="none" w:sz="0" w:space="0" w:color="auto"/>
                <w:bottom w:val="none" w:sz="0" w:space="0" w:color="auto"/>
                <w:right w:val="none" w:sz="0" w:space="0" w:color="auto"/>
              </w:divBdr>
            </w:div>
            <w:div w:id="181360474">
              <w:marLeft w:val="480"/>
              <w:marRight w:val="0"/>
              <w:marTop w:val="0"/>
              <w:marBottom w:val="0"/>
              <w:divBdr>
                <w:top w:val="none" w:sz="0" w:space="0" w:color="auto"/>
                <w:left w:val="none" w:sz="0" w:space="0" w:color="auto"/>
                <w:bottom w:val="none" w:sz="0" w:space="0" w:color="auto"/>
                <w:right w:val="none" w:sz="0" w:space="0" w:color="auto"/>
              </w:divBdr>
            </w:div>
            <w:div w:id="181483341">
              <w:marLeft w:val="480"/>
              <w:marRight w:val="0"/>
              <w:marTop w:val="0"/>
              <w:marBottom w:val="0"/>
              <w:divBdr>
                <w:top w:val="none" w:sz="0" w:space="0" w:color="auto"/>
                <w:left w:val="none" w:sz="0" w:space="0" w:color="auto"/>
                <w:bottom w:val="none" w:sz="0" w:space="0" w:color="auto"/>
                <w:right w:val="none" w:sz="0" w:space="0" w:color="auto"/>
              </w:divBdr>
            </w:div>
            <w:div w:id="181627841">
              <w:marLeft w:val="480"/>
              <w:marRight w:val="0"/>
              <w:marTop w:val="0"/>
              <w:marBottom w:val="0"/>
              <w:divBdr>
                <w:top w:val="none" w:sz="0" w:space="0" w:color="auto"/>
                <w:left w:val="none" w:sz="0" w:space="0" w:color="auto"/>
                <w:bottom w:val="none" w:sz="0" w:space="0" w:color="auto"/>
                <w:right w:val="none" w:sz="0" w:space="0" w:color="auto"/>
              </w:divBdr>
            </w:div>
            <w:div w:id="181631452">
              <w:marLeft w:val="480"/>
              <w:marRight w:val="0"/>
              <w:marTop w:val="0"/>
              <w:marBottom w:val="0"/>
              <w:divBdr>
                <w:top w:val="none" w:sz="0" w:space="0" w:color="auto"/>
                <w:left w:val="none" w:sz="0" w:space="0" w:color="auto"/>
                <w:bottom w:val="none" w:sz="0" w:space="0" w:color="auto"/>
                <w:right w:val="none" w:sz="0" w:space="0" w:color="auto"/>
              </w:divBdr>
            </w:div>
            <w:div w:id="181745736">
              <w:marLeft w:val="480"/>
              <w:marRight w:val="0"/>
              <w:marTop w:val="0"/>
              <w:marBottom w:val="0"/>
              <w:divBdr>
                <w:top w:val="none" w:sz="0" w:space="0" w:color="auto"/>
                <w:left w:val="none" w:sz="0" w:space="0" w:color="auto"/>
                <w:bottom w:val="none" w:sz="0" w:space="0" w:color="auto"/>
                <w:right w:val="none" w:sz="0" w:space="0" w:color="auto"/>
              </w:divBdr>
            </w:div>
            <w:div w:id="181752162">
              <w:marLeft w:val="480"/>
              <w:marRight w:val="0"/>
              <w:marTop w:val="0"/>
              <w:marBottom w:val="0"/>
              <w:divBdr>
                <w:top w:val="none" w:sz="0" w:space="0" w:color="auto"/>
                <w:left w:val="none" w:sz="0" w:space="0" w:color="auto"/>
                <w:bottom w:val="none" w:sz="0" w:space="0" w:color="auto"/>
                <w:right w:val="none" w:sz="0" w:space="0" w:color="auto"/>
              </w:divBdr>
            </w:div>
            <w:div w:id="181936765">
              <w:marLeft w:val="480"/>
              <w:marRight w:val="0"/>
              <w:marTop w:val="0"/>
              <w:marBottom w:val="0"/>
              <w:divBdr>
                <w:top w:val="none" w:sz="0" w:space="0" w:color="auto"/>
                <w:left w:val="none" w:sz="0" w:space="0" w:color="auto"/>
                <w:bottom w:val="none" w:sz="0" w:space="0" w:color="auto"/>
                <w:right w:val="none" w:sz="0" w:space="0" w:color="auto"/>
              </w:divBdr>
            </w:div>
            <w:div w:id="181937012">
              <w:marLeft w:val="480"/>
              <w:marRight w:val="0"/>
              <w:marTop w:val="0"/>
              <w:marBottom w:val="0"/>
              <w:divBdr>
                <w:top w:val="none" w:sz="0" w:space="0" w:color="auto"/>
                <w:left w:val="none" w:sz="0" w:space="0" w:color="auto"/>
                <w:bottom w:val="none" w:sz="0" w:space="0" w:color="auto"/>
                <w:right w:val="none" w:sz="0" w:space="0" w:color="auto"/>
              </w:divBdr>
            </w:div>
            <w:div w:id="181942049">
              <w:marLeft w:val="480"/>
              <w:marRight w:val="0"/>
              <w:marTop w:val="0"/>
              <w:marBottom w:val="0"/>
              <w:divBdr>
                <w:top w:val="none" w:sz="0" w:space="0" w:color="auto"/>
                <w:left w:val="none" w:sz="0" w:space="0" w:color="auto"/>
                <w:bottom w:val="none" w:sz="0" w:space="0" w:color="auto"/>
                <w:right w:val="none" w:sz="0" w:space="0" w:color="auto"/>
              </w:divBdr>
            </w:div>
            <w:div w:id="181945424">
              <w:marLeft w:val="480"/>
              <w:marRight w:val="0"/>
              <w:marTop w:val="0"/>
              <w:marBottom w:val="0"/>
              <w:divBdr>
                <w:top w:val="none" w:sz="0" w:space="0" w:color="auto"/>
                <w:left w:val="none" w:sz="0" w:space="0" w:color="auto"/>
                <w:bottom w:val="none" w:sz="0" w:space="0" w:color="auto"/>
                <w:right w:val="none" w:sz="0" w:space="0" w:color="auto"/>
              </w:divBdr>
            </w:div>
            <w:div w:id="182129380">
              <w:marLeft w:val="480"/>
              <w:marRight w:val="0"/>
              <w:marTop w:val="0"/>
              <w:marBottom w:val="0"/>
              <w:divBdr>
                <w:top w:val="none" w:sz="0" w:space="0" w:color="auto"/>
                <w:left w:val="none" w:sz="0" w:space="0" w:color="auto"/>
                <w:bottom w:val="none" w:sz="0" w:space="0" w:color="auto"/>
                <w:right w:val="none" w:sz="0" w:space="0" w:color="auto"/>
              </w:divBdr>
            </w:div>
            <w:div w:id="182134190">
              <w:marLeft w:val="480"/>
              <w:marRight w:val="0"/>
              <w:marTop w:val="0"/>
              <w:marBottom w:val="0"/>
              <w:divBdr>
                <w:top w:val="none" w:sz="0" w:space="0" w:color="auto"/>
                <w:left w:val="none" w:sz="0" w:space="0" w:color="auto"/>
                <w:bottom w:val="none" w:sz="0" w:space="0" w:color="auto"/>
                <w:right w:val="none" w:sz="0" w:space="0" w:color="auto"/>
              </w:divBdr>
            </w:div>
            <w:div w:id="182208588">
              <w:marLeft w:val="480"/>
              <w:marRight w:val="0"/>
              <w:marTop w:val="0"/>
              <w:marBottom w:val="0"/>
              <w:divBdr>
                <w:top w:val="none" w:sz="0" w:space="0" w:color="auto"/>
                <w:left w:val="none" w:sz="0" w:space="0" w:color="auto"/>
                <w:bottom w:val="none" w:sz="0" w:space="0" w:color="auto"/>
                <w:right w:val="none" w:sz="0" w:space="0" w:color="auto"/>
              </w:divBdr>
            </w:div>
            <w:div w:id="182400671">
              <w:marLeft w:val="480"/>
              <w:marRight w:val="0"/>
              <w:marTop w:val="0"/>
              <w:marBottom w:val="0"/>
              <w:divBdr>
                <w:top w:val="none" w:sz="0" w:space="0" w:color="auto"/>
                <w:left w:val="none" w:sz="0" w:space="0" w:color="auto"/>
                <w:bottom w:val="none" w:sz="0" w:space="0" w:color="auto"/>
                <w:right w:val="none" w:sz="0" w:space="0" w:color="auto"/>
              </w:divBdr>
            </w:div>
            <w:div w:id="182407081">
              <w:marLeft w:val="480"/>
              <w:marRight w:val="0"/>
              <w:marTop w:val="0"/>
              <w:marBottom w:val="0"/>
              <w:divBdr>
                <w:top w:val="none" w:sz="0" w:space="0" w:color="auto"/>
                <w:left w:val="none" w:sz="0" w:space="0" w:color="auto"/>
                <w:bottom w:val="none" w:sz="0" w:space="0" w:color="auto"/>
                <w:right w:val="none" w:sz="0" w:space="0" w:color="auto"/>
              </w:divBdr>
            </w:div>
            <w:div w:id="182473574">
              <w:marLeft w:val="480"/>
              <w:marRight w:val="0"/>
              <w:marTop w:val="0"/>
              <w:marBottom w:val="0"/>
              <w:divBdr>
                <w:top w:val="none" w:sz="0" w:space="0" w:color="auto"/>
                <w:left w:val="none" w:sz="0" w:space="0" w:color="auto"/>
                <w:bottom w:val="none" w:sz="0" w:space="0" w:color="auto"/>
                <w:right w:val="none" w:sz="0" w:space="0" w:color="auto"/>
              </w:divBdr>
            </w:div>
            <w:div w:id="182480832">
              <w:marLeft w:val="480"/>
              <w:marRight w:val="0"/>
              <w:marTop w:val="0"/>
              <w:marBottom w:val="0"/>
              <w:divBdr>
                <w:top w:val="none" w:sz="0" w:space="0" w:color="auto"/>
                <w:left w:val="none" w:sz="0" w:space="0" w:color="auto"/>
                <w:bottom w:val="none" w:sz="0" w:space="0" w:color="auto"/>
                <w:right w:val="none" w:sz="0" w:space="0" w:color="auto"/>
              </w:divBdr>
            </w:div>
            <w:div w:id="182518054">
              <w:marLeft w:val="480"/>
              <w:marRight w:val="0"/>
              <w:marTop w:val="0"/>
              <w:marBottom w:val="0"/>
              <w:divBdr>
                <w:top w:val="none" w:sz="0" w:space="0" w:color="auto"/>
                <w:left w:val="none" w:sz="0" w:space="0" w:color="auto"/>
                <w:bottom w:val="none" w:sz="0" w:space="0" w:color="auto"/>
                <w:right w:val="none" w:sz="0" w:space="0" w:color="auto"/>
              </w:divBdr>
            </w:div>
            <w:div w:id="182591583">
              <w:marLeft w:val="480"/>
              <w:marRight w:val="0"/>
              <w:marTop w:val="0"/>
              <w:marBottom w:val="0"/>
              <w:divBdr>
                <w:top w:val="none" w:sz="0" w:space="0" w:color="auto"/>
                <w:left w:val="none" w:sz="0" w:space="0" w:color="auto"/>
                <w:bottom w:val="none" w:sz="0" w:space="0" w:color="auto"/>
                <w:right w:val="none" w:sz="0" w:space="0" w:color="auto"/>
              </w:divBdr>
            </w:div>
            <w:div w:id="182594684">
              <w:marLeft w:val="480"/>
              <w:marRight w:val="0"/>
              <w:marTop w:val="0"/>
              <w:marBottom w:val="0"/>
              <w:divBdr>
                <w:top w:val="none" w:sz="0" w:space="0" w:color="auto"/>
                <w:left w:val="none" w:sz="0" w:space="0" w:color="auto"/>
                <w:bottom w:val="none" w:sz="0" w:space="0" w:color="auto"/>
                <w:right w:val="none" w:sz="0" w:space="0" w:color="auto"/>
              </w:divBdr>
            </w:div>
            <w:div w:id="182596969">
              <w:marLeft w:val="480"/>
              <w:marRight w:val="0"/>
              <w:marTop w:val="0"/>
              <w:marBottom w:val="0"/>
              <w:divBdr>
                <w:top w:val="none" w:sz="0" w:space="0" w:color="auto"/>
                <w:left w:val="none" w:sz="0" w:space="0" w:color="auto"/>
                <w:bottom w:val="none" w:sz="0" w:space="0" w:color="auto"/>
                <w:right w:val="none" w:sz="0" w:space="0" w:color="auto"/>
              </w:divBdr>
            </w:div>
            <w:div w:id="182717052">
              <w:marLeft w:val="480"/>
              <w:marRight w:val="0"/>
              <w:marTop w:val="0"/>
              <w:marBottom w:val="0"/>
              <w:divBdr>
                <w:top w:val="none" w:sz="0" w:space="0" w:color="auto"/>
                <w:left w:val="none" w:sz="0" w:space="0" w:color="auto"/>
                <w:bottom w:val="none" w:sz="0" w:space="0" w:color="auto"/>
                <w:right w:val="none" w:sz="0" w:space="0" w:color="auto"/>
              </w:divBdr>
            </w:div>
            <w:div w:id="182717381">
              <w:marLeft w:val="480"/>
              <w:marRight w:val="0"/>
              <w:marTop w:val="0"/>
              <w:marBottom w:val="0"/>
              <w:divBdr>
                <w:top w:val="none" w:sz="0" w:space="0" w:color="auto"/>
                <w:left w:val="none" w:sz="0" w:space="0" w:color="auto"/>
                <w:bottom w:val="none" w:sz="0" w:space="0" w:color="auto"/>
                <w:right w:val="none" w:sz="0" w:space="0" w:color="auto"/>
              </w:divBdr>
            </w:div>
            <w:div w:id="182746390">
              <w:marLeft w:val="480"/>
              <w:marRight w:val="0"/>
              <w:marTop w:val="0"/>
              <w:marBottom w:val="0"/>
              <w:divBdr>
                <w:top w:val="none" w:sz="0" w:space="0" w:color="auto"/>
                <w:left w:val="none" w:sz="0" w:space="0" w:color="auto"/>
                <w:bottom w:val="none" w:sz="0" w:space="0" w:color="auto"/>
                <w:right w:val="none" w:sz="0" w:space="0" w:color="auto"/>
              </w:divBdr>
            </w:div>
            <w:div w:id="182784895">
              <w:marLeft w:val="480"/>
              <w:marRight w:val="0"/>
              <w:marTop w:val="0"/>
              <w:marBottom w:val="0"/>
              <w:divBdr>
                <w:top w:val="none" w:sz="0" w:space="0" w:color="auto"/>
                <w:left w:val="none" w:sz="0" w:space="0" w:color="auto"/>
                <w:bottom w:val="none" w:sz="0" w:space="0" w:color="auto"/>
                <w:right w:val="none" w:sz="0" w:space="0" w:color="auto"/>
              </w:divBdr>
            </w:div>
            <w:div w:id="183058715">
              <w:marLeft w:val="480"/>
              <w:marRight w:val="0"/>
              <w:marTop w:val="0"/>
              <w:marBottom w:val="0"/>
              <w:divBdr>
                <w:top w:val="none" w:sz="0" w:space="0" w:color="auto"/>
                <w:left w:val="none" w:sz="0" w:space="0" w:color="auto"/>
                <w:bottom w:val="none" w:sz="0" w:space="0" w:color="auto"/>
                <w:right w:val="none" w:sz="0" w:space="0" w:color="auto"/>
              </w:divBdr>
            </w:div>
            <w:div w:id="183178905">
              <w:marLeft w:val="480"/>
              <w:marRight w:val="0"/>
              <w:marTop w:val="0"/>
              <w:marBottom w:val="0"/>
              <w:divBdr>
                <w:top w:val="none" w:sz="0" w:space="0" w:color="auto"/>
                <w:left w:val="none" w:sz="0" w:space="0" w:color="auto"/>
                <w:bottom w:val="none" w:sz="0" w:space="0" w:color="auto"/>
                <w:right w:val="none" w:sz="0" w:space="0" w:color="auto"/>
              </w:divBdr>
            </w:div>
            <w:div w:id="183442846">
              <w:marLeft w:val="480"/>
              <w:marRight w:val="0"/>
              <w:marTop w:val="0"/>
              <w:marBottom w:val="0"/>
              <w:divBdr>
                <w:top w:val="none" w:sz="0" w:space="0" w:color="auto"/>
                <w:left w:val="none" w:sz="0" w:space="0" w:color="auto"/>
                <w:bottom w:val="none" w:sz="0" w:space="0" w:color="auto"/>
                <w:right w:val="none" w:sz="0" w:space="0" w:color="auto"/>
              </w:divBdr>
            </w:div>
            <w:div w:id="183591732">
              <w:marLeft w:val="480"/>
              <w:marRight w:val="0"/>
              <w:marTop w:val="0"/>
              <w:marBottom w:val="0"/>
              <w:divBdr>
                <w:top w:val="none" w:sz="0" w:space="0" w:color="auto"/>
                <w:left w:val="none" w:sz="0" w:space="0" w:color="auto"/>
                <w:bottom w:val="none" w:sz="0" w:space="0" w:color="auto"/>
                <w:right w:val="none" w:sz="0" w:space="0" w:color="auto"/>
              </w:divBdr>
            </w:div>
            <w:div w:id="183597847">
              <w:marLeft w:val="480"/>
              <w:marRight w:val="0"/>
              <w:marTop w:val="0"/>
              <w:marBottom w:val="0"/>
              <w:divBdr>
                <w:top w:val="none" w:sz="0" w:space="0" w:color="auto"/>
                <w:left w:val="none" w:sz="0" w:space="0" w:color="auto"/>
                <w:bottom w:val="none" w:sz="0" w:space="0" w:color="auto"/>
                <w:right w:val="none" w:sz="0" w:space="0" w:color="auto"/>
              </w:divBdr>
            </w:div>
            <w:div w:id="183634401">
              <w:marLeft w:val="480"/>
              <w:marRight w:val="0"/>
              <w:marTop w:val="0"/>
              <w:marBottom w:val="0"/>
              <w:divBdr>
                <w:top w:val="none" w:sz="0" w:space="0" w:color="auto"/>
                <w:left w:val="none" w:sz="0" w:space="0" w:color="auto"/>
                <w:bottom w:val="none" w:sz="0" w:space="0" w:color="auto"/>
                <w:right w:val="none" w:sz="0" w:space="0" w:color="auto"/>
              </w:divBdr>
            </w:div>
            <w:div w:id="183639121">
              <w:marLeft w:val="480"/>
              <w:marRight w:val="0"/>
              <w:marTop w:val="0"/>
              <w:marBottom w:val="0"/>
              <w:divBdr>
                <w:top w:val="none" w:sz="0" w:space="0" w:color="auto"/>
                <w:left w:val="none" w:sz="0" w:space="0" w:color="auto"/>
                <w:bottom w:val="none" w:sz="0" w:space="0" w:color="auto"/>
                <w:right w:val="none" w:sz="0" w:space="0" w:color="auto"/>
              </w:divBdr>
            </w:div>
            <w:div w:id="183792284">
              <w:marLeft w:val="480"/>
              <w:marRight w:val="0"/>
              <w:marTop w:val="0"/>
              <w:marBottom w:val="0"/>
              <w:divBdr>
                <w:top w:val="none" w:sz="0" w:space="0" w:color="auto"/>
                <w:left w:val="none" w:sz="0" w:space="0" w:color="auto"/>
                <w:bottom w:val="none" w:sz="0" w:space="0" w:color="auto"/>
                <w:right w:val="none" w:sz="0" w:space="0" w:color="auto"/>
              </w:divBdr>
            </w:div>
            <w:div w:id="183792676">
              <w:marLeft w:val="480"/>
              <w:marRight w:val="0"/>
              <w:marTop w:val="0"/>
              <w:marBottom w:val="0"/>
              <w:divBdr>
                <w:top w:val="none" w:sz="0" w:space="0" w:color="auto"/>
                <w:left w:val="none" w:sz="0" w:space="0" w:color="auto"/>
                <w:bottom w:val="none" w:sz="0" w:space="0" w:color="auto"/>
                <w:right w:val="none" w:sz="0" w:space="0" w:color="auto"/>
              </w:divBdr>
            </w:div>
            <w:div w:id="183829336">
              <w:marLeft w:val="480"/>
              <w:marRight w:val="0"/>
              <w:marTop w:val="0"/>
              <w:marBottom w:val="0"/>
              <w:divBdr>
                <w:top w:val="none" w:sz="0" w:space="0" w:color="auto"/>
                <w:left w:val="none" w:sz="0" w:space="0" w:color="auto"/>
                <w:bottom w:val="none" w:sz="0" w:space="0" w:color="auto"/>
                <w:right w:val="none" w:sz="0" w:space="0" w:color="auto"/>
              </w:divBdr>
            </w:div>
            <w:div w:id="183833764">
              <w:marLeft w:val="480"/>
              <w:marRight w:val="0"/>
              <w:marTop w:val="0"/>
              <w:marBottom w:val="0"/>
              <w:divBdr>
                <w:top w:val="none" w:sz="0" w:space="0" w:color="auto"/>
                <w:left w:val="none" w:sz="0" w:space="0" w:color="auto"/>
                <w:bottom w:val="none" w:sz="0" w:space="0" w:color="auto"/>
                <w:right w:val="none" w:sz="0" w:space="0" w:color="auto"/>
              </w:divBdr>
            </w:div>
            <w:div w:id="184102191">
              <w:marLeft w:val="480"/>
              <w:marRight w:val="0"/>
              <w:marTop w:val="0"/>
              <w:marBottom w:val="0"/>
              <w:divBdr>
                <w:top w:val="none" w:sz="0" w:space="0" w:color="auto"/>
                <w:left w:val="none" w:sz="0" w:space="0" w:color="auto"/>
                <w:bottom w:val="none" w:sz="0" w:space="0" w:color="auto"/>
                <w:right w:val="none" w:sz="0" w:space="0" w:color="auto"/>
              </w:divBdr>
            </w:div>
            <w:div w:id="184179896">
              <w:marLeft w:val="480"/>
              <w:marRight w:val="0"/>
              <w:marTop w:val="0"/>
              <w:marBottom w:val="0"/>
              <w:divBdr>
                <w:top w:val="none" w:sz="0" w:space="0" w:color="auto"/>
                <w:left w:val="none" w:sz="0" w:space="0" w:color="auto"/>
                <w:bottom w:val="none" w:sz="0" w:space="0" w:color="auto"/>
                <w:right w:val="none" w:sz="0" w:space="0" w:color="auto"/>
              </w:divBdr>
            </w:div>
            <w:div w:id="184180035">
              <w:marLeft w:val="480"/>
              <w:marRight w:val="0"/>
              <w:marTop w:val="0"/>
              <w:marBottom w:val="0"/>
              <w:divBdr>
                <w:top w:val="none" w:sz="0" w:space="0" w:color="auto"/>
                <w:left w:val="none" w:sz="0" w:space="0" w:color="auto"/>
                <w:bottom w:val="none" w:sz="0" w:space="0" w:color="auto"/>
                <w:right w:val="none" w:sz="0" w:space="0" w:color="auto"/>
              </w:divBdr>
            </w:div>
            <w:div w:id="184288259">
              <w:marLeft w:val="480"/>
              <w:marRight w:val="0"/>
              <w:marTop w:val="0"/>
              <w:marBottom w:val="0"/>
              <w:divBdr>
                <w:top w:val="none" w:sz="0" w:space="0" w:color="auto"/>
                <w:left w:val="none" w:sz="0" w:space="0" w:color="auto"/>
                <w:bottom w:val="none" w:sz="0" w:space="0" w:color="auto"/>
                <w:right w:val="none" w:sz="0" w:space="0" w:color="auto"/>
              </w:divBdr>
            </w:div>
            <w:div w:id="184372672">
              <w:marLeft w:val="480"/>
              <w:marRight w:val="0"/>
              <w:marTop w:val="0"/>
              <w:marBottom w:val="0"/>
              <w:divBdr>
                <w:top w:val="none" w:sz="0" w:space="0" w:color="auto"/>
                <w:left w:val="none" w:sz="0" w:space="0" w:color="auto"/>
                <w:bottom w:val="none" w:sz="0" w:space="0" w:color="auto"/>
                <w:right w:val="none" w:sz="0" w:space="0" w:color="auto"/>
              </w:divBdr>
            </w:div>
            <w:div w:id="184556935">
              <w:marLeft w:val="480"/>
              <w:marRight w:val="0"/>
              <w:marTop w:val="0"/>
              <w:marBottom w:val="0"/>
              <w:divBdr>
                <w:top w:val="none" w:sz="0" w:space="0" w:color="auto"/>
                <w:left w:val="none" w:sz="0" w:space="0" w:color="auto"/>
                <w:bottom w:val="none" w:sz="0" w:space="0" w:color="auto"/>
                <w:right w:val="none" w:sz="0" w:space="0" w:color="auto"/>
              </w:divBdr>
            </w:div>
            <w:div w:id="184634058">
              <w:marLeft w:val="480"/>
              <w:marRight w:val="0"/>
              <w:marTop w:val="0"/>
              <w:marBottom w:val="0"/>
              <w:divBdr>
                <w:top w:val="none" w:sz="0" w:space="0" w:color="auto"/>
                <w:left w:val="none" w:sz="0" w:space="0" w:color="auto"/>
                <w:bottom w:val="none" w:sz="0" w:space="0" w:color="auto"/>
                <w:right w:val="none" w:sz="0" w:space="0" w:color="auto"/>
              </w:divBdr>
            </w:div>
            <w:div w:id="184638897">
              <w:marLeft w:val="480"/>
              <w:marRight w:val="0"/>
              <w:marTop w:val="0"/>
              <w:marBottom w:val="0"/>
              <w:divBdr>
                <w:top w:val="none" w:sz="0" w:space="0" w:color="auto"/>
                <w:left w:val="none" w:sz="0" w:space="0" w:color="auto"/>
                <w:bottom w:val="none" w:sz="0" w:space="0" w:color="auto"/>
                <w:right w:val="none" w:sz="0" w:space="0" w:color="auto"/>
              </w:divBdr>
            </w:div>
            <w:div w:id="184680511">
              <w:marLeft w:val="480"/>
              <w:marRight w:val="0"/>
              <w:marTop w:val="0"/>
              <w:marBottom w:val="0"/>
              <w:divBdr>
                <w:top w:val="none" w:sz="0" w:space="0" w:color="auto"/>
                <w:left w:val="none" w:sz="0" w:space="0" w:color="auto"/>
                <w:bottom w:val="none" w:sz="0" w:space="0" w:color="auto"/>
                <w:right w:val="none" w:sz="0" w:space="0" w:color="auto"/>
              </w:divBdr>
            </w:div>
            <w:div w:id="184757551">
              <w:marLeft w:val="480"/>
              <w:marRight w:val="0"/>
              <w:marTop w:val="0"/>
              <w:marBottom w:val="0"/>
              <w:divBdr>
                <w:top w:val="none" w:sz="0" w:space="0" w:color="auto"/>
                <w:left w:val="none" w:sz="0" w:space="0" w:color="auto"/>
                <w:bottom w:val="none" w:sz="0" w:space="0" w:color="auto"/>
                <w:right w:val="none" w:sz="0" w:space="0" w:color="auto"/>
              </w:divBdr>
            </w:div>
            <w:div w:id="184830522">
              <w:marLeft w:val="480"/>
              <w:marRight w:val="0"/>
              <w:marTop w:val="0"/>
              <w:marBottom w:val="0"/>
              <w:divBdr>
                <w:top w:val="none" w:sz="0" w:space="0" w:color="auto"/>
                <w:left w:val="none" w:sz="0" w:space="0" w:color="auto"/>
                <w:bottom w:val="none" w:sz="0" w:space="0" w:color="auto"/>
                <w:right w:val="none" w:sz="0" w:space="0" w:color="auto"/>
              </w:divBdr>
            </w:div>
            <w:div w:id="184905554">
              <w:marLeft w:val="480"/>
              <w:marRight w:val="0"/>
              <w:marTop w:val="0"/>
              <w:marBottom w:val="0"/>
              <w:divBdr>
                <w:top w:val="none" w:sz="0" w:space="0" w:color="auto"/>
                <w:left w:val="none" w:sz="0" w:space="0" w:color="auto"/>
                <w:bottom w:val="none" w:sz="0" w:space="0" w:color="auto"/>
                <w:right w:val="none" w:sz="0" w:space="0" w:color="auto"/>
              </w:divBdr>
            </w:div>
            <w:div w:id="184947130">
              <w:marLeft w:val="480"/>
              <w:marRight w:val="0"/>
              <w:marTop w:val="0"/>
              <w:marBottom w:val="0"/>
              <w:divBdr>
                <w:top w:val="none" w:sz="0" w:space="0" w:color="auto"/>
                <w:left w:val="none" w:sz="0" w:space="0" w:color="auto"/>
                <w:bottom w:val="none" w:sz="0" w:space="0" w:color="auto"/>
                <w:right w:val="none" w:sz="0" w:space="0" w:color="auto"/>
              </w:divBdr>
            </w:div>
            <w:div w:id="184947879">
              <w:marLeft w:val="480"/>
              <w:marRight w:val="0"/>
              <w:marTop w:val="0"/>
              <w:marBottom w:val="0"/>
              <w:divBdr>
                <w:top w:val="none" w:sz="0" w:space="0" w:color="auto"/>
                <w:left w:val="none" w:sz="0" w:space="0" w:color="auto"/>
                <w:bottom w:val="none" w:sz="0" w:space="0" w:color="auto"/>
                <w:right w:val="none" w:sz="0" w:space="0" w:color="auto"/>
              </w:divBdr>
            </w:div>
            <w:div w:id="185020482">
              <w:marLeft w:val="480"/>
              <w:marRight w:val="0"/>
              <w:marTop w:val="0"/>
              <w:marBottom w:val="0"/>
              <w:divBdr>
                <w:top w:val="none" w:sz="0" w:space="0" w:color="auto"/>
                <w:left w:val="none" w:sz="0" w:space="0" w:color="auto"/>
                <w:bottom w:val="none" w:sz="0" w:space="0" w:color="auto"/>
                <w:right w:val="none" w:sz="0" w:space="0" w:color="auto"/>
              </w:divBdr>
            </w:div>
            <w:div w:id="185022037">
              <w:marLeft w:val="480"/>
              <w:marRight w:val="0"/>
              <w:marTop w:val="0"/>
              <w:marBottom w:val="0"/>
              <w:divBdr>
                <w:top w:val="none" w:sz="0" w:space="0" w:color="auto"/>
                <w:left w:val="none" w:sz="0" w:space="0" w:color="auto"/>
                <w:bottom w:val="none" w:sz="0" w:space="0" w:color="auto"/>
                <w:right w:val="none" w:sz="0" w:space="0" w:color="auto"/>
              </w:divBdr>
            </w:div>
            <w:div w:id="185101371">
              <w:marLeft w:val="480"/>
              <w:marRight w:val="0"/>
              <w:marTop w:val="0"/>
              <w:marBottom w:val="0"/>
              <w:divBdr>
                <w:top w:val="none" w:sz="0" w:space="0" w:color="auto"/>
                <w:left w:val="none" w:sz="0" w:space="0" w:color="auto"/>
                <w:bottom w:val="none" w:sz="0" w:space="0" w:color="auto"/>
                <w:right w:val="none" w:sz="0" w:space="0" w:color="auto"/>
              </w:divBdr>
            </w:div>
            <w:div w:id="185337966">
              <w:marLeft w:val="480"/>
              <w:marRight w:val="0"/>
              <w:marTop w:val="0"/>
              <w:marBottom w:val="0"/>
              <w:divBdr>
                <w:top w:val="none" w:sz="0" w:space="0" w:color="auto"/>
                <w:left w:val="none" w:sz="0" w:space="0" w:color="auto"/>
                <w:bottom w:val="none" w:sz="0" w:space="0" w:color="auto"/>
                <w:right w:val="none" w:sz="0" w:space="0" w:color="auto"/>
              </w:divBdr>
            </w:div>
            <w:div w:id="185414494">
              <w:marLeft w:val="480"/>
              <w:marRight w:val="0"/>
              <w:marTop w:val="0"/>
              <w:marBottom w:val="0"/>
              <w:divBdr>
                <w:top w:val="none" w:sz="0" w:space="0" w:color="auto"/>
                <w:left w:val="none" w:sz="0" w:space="0" w:color="auto"/>
                <w:bottom w:val="none" w:sz="0" w:space="0" w:color="auto"/>
                <w:right w:val="none" w:sz="0" w:space="0" w:color="auto"/>
              </w:divBdr>
            </w:div>
            <w:div w:id="185556652">
              <w:marLeft w:val="480"/>
              <w:marRight w:val="0"/>
              <w:marTop w:val="0"/>
              <w:marBottom w:val="0"/>
              <w:divBdr>
                <w:top w:val="none" w:sz="0" w:space="0" w:color="auto"/>
                <w:left w:val="none" w:sz="0" w:space="0" w:color="auto"/>
                <w:bottom w:val="none" w:sz="0" w:space="0" w:color="auto"/>
                <w:right w:val="none" w:sz="0" w:space="0" w:color="auto"/>
              </w:divBdr>
            </w:div>
            <w:div w:id="185603726">
              <w:marLeft w:val="480"/>
              <w:marRight w:val="0"/>
              <w:marTop w:val="0"/>
              <w:marBottom w:val="0"/>
              <w:divBdr>
                <w:top w:val="none" w:sz="0" w:space="0" w:color="auto"/>
                <w:left w:val="none" w:sz="0" w:space="0" w:color="auto"/>
                <w:bottom w:val="none" w:sz="0" w:space="0" w:color="auto"/>
                <w:right w:val="none" w:sz="0" w:space="0" w:color="auto"/>
              </w:divBdr>
            </w:div>
            <w:div w:id="185674736">
              <w:marLeft w:val="480"/>
              <w:marRight w:val="0"/>
              <w:marTop w:val="0"/>
              <w:marBottom w:val="0"/>
              <w:divBdr>
                <w:top w:val="none" w:sz="0" w:space="0" w:color="auto"/>
                <w:left w:val="none" w:sz="0" w:space="0" w:color="auto"/>
                <w:bottom w:val="none" w:sz="0" w:space="0" w:color="auto"/>
                <w:right w:val="none" w:sz="0" w:space="0" w:color="auto"/>
              </w:divBdr>
            </w:div>
            <w:div w:id="185675535">
              <w:marLeft w:val="480"/>
              <w:marRight w:val="0"/>
              <w:marTop w:val="0"/>
              <w:marBottom w:val="0"/>
              <w:divBdr>
                <w:top w:val="none" w:sz="0" w:space="0" w:color="auto"/>
                <w:left w:val="none" w:sz="0" w:space="0" w:color="auto"/>
                <w:bottom w:val="none" w:sz="0" w:space="0" w:color="auto"/>
                <w:right w:val="none" w:sz="0" w:space="0" w:color="auto"/>
              </w:divBdr>
            </w:div>
            <w:div w:id="185677352">
              <w:marLeft w:val="480"/>
              <w:marRight w:val="0"/>
              <w:marTop w:val="0"/>
              <w:marBottom w:val="0"/>
              <w:divBdr>
                <w:top w:val="none" w:sz="0" w:space="0" w:color="auto"/>
                <w:left w:val="none" w:sz="0" w:space="0" w:color="auto"/>
                <w:bottom w:val="none" w:sz="0" w:space="0" w:color="auto"/>
                <w:right w:val="none" w:sz="0" w:space="0" w:color="auto"/>
              </w:divBdr>
            </w:div>
            <w:div w:id="185794750">
              <w:marLeft w:val="480"/>
              <w:marRight w:val="0"/>
              <w:marTop w:val="0"/>
              <w:marBottom w:val="0"/>
              <w:divBdr>
                <w:top w:val="none" w:sz="0" w:space="0" w:color="auto"/>
                <w:left w:val="none" w:sz="0" w:space="0" w:color="auto"/>
                <w:bottom w:val="none" w:sz="0" w:space="0" w:color="auto"/>
                <w:right w:val="none" w:sz="0" w:space="0" w:color="auto"/>
              </w:divBdr>
            </w:div>
            <w:div w:id="185800400">
              <w:marLeft w:val="480"/>
              <w:marRight w:val="0"/>
              <w:marTop w:val="0"/>
              <w:marBottom w:val="0"/>
              <w:divBdr>
                <w:top w:val="none" w:sz="0" w:space="0" w:color="auto"/>
                <w:left w:val="none" w:sz="0" w:space="0" w:color="auto"/>
                <w:bottom w:val="none" w:sz="0" w:space="0" w:color="auto"/>
                <w:right w:val="none" w:sz="0" w:space="0" w:color="auto"/>
              </w:divBdr>
            </w:div>
            <w:div w:id="185801502">
              <w:marLeft w:val="480"/>
              <w:marRight w:val="0"/>
              <w:marTop w:val="0"/>
              <w:marBottom w:val="0"/>
              <w:divBdr>
                <w:top w:val="none" w:sz="0" w:space="0" w:color="auto"/>
                <w:left w:val="none" w:sz="0" w:space="0" w:color="auto"/>
                <w:bottom w:val="none" w:sz="0" w:space="0" w:color="auto"/>
                <w:right w:val="none" w:sz="0" w:space="0" w:color="auto"/>
              </w:divBdr>
            </w:div>
            <w:div w:id="186018278">
              <w:marLeft w:val="480"/>
              <w:marRight w:val="0"/>
              <w:marTop w:val="0"/>
              <w:marBottom w:val="0"/>
              <w:divBdr>
                <w:top w:val="none" w:sz="0" w:space="0" w:color="auto"/>
                <w:left w:val="none" w:sz="0" w:space="0" w:color="auto"/>
                <w:bottom w:val="none" w:sz="0" w:space="0" w:color="auto"/>
                <w:right w:val="none" w:sz="0" w:space="0" w:color="auto"/>
              </w:divBdr>
            </w:div>
            <w:div w:id="186061142">
              <w:marLeft w:val="480"/>
              <w:marRight w:val="0"/>
              <w:marTop w:val="0"/>
              <w:marBottom w:val="0"/>
              <w:divBdr>
                <w:top w:val="none" w:sz="0" w:space="0" w:color="auto"/>
                <w:left w:val="none" w:sz="0" w:space="0" w:color="auto"/>
                <w:bottom w:val="none" w:sz="0" w:space="0" w:color="auto"/>
                <w:right w:val="none" w:sz="0" w:space="0" w:color="auto"/>
              </w:divBdr>
            </w:div>
            <w:div w:id="186406478">
              <w:marLeft w:val="480"/>
              <w:marRight w:val="0"/>
              <w:marTop w:val="0"/>
              <w:marBottom w:val="0"/>
              <w:divBdr>
                <w:top w:val="none" w:sz="0" w:space="0" w:color="auto"/>
                <w:left w:val="none" w:sz="0" w:space="0" w:color="auto"/>
                <w:bottom w:val="none" w:sz="0" w:space="0" w:color="auto"/>
                <w:right w:val="none" w:sz="0" w:space="0" w:color="auto"/>
              </w:divBdr>
            </w:div>
            <w:div w:id="186413911">
              <w:marLeft w:val="480"/>
              <w:marRight w:val="0"/>
              <w:marTop w:val="0"/>
              <w:marBottom w:val="0"/>
              <w:divBdr>
                <w:top w:val="none" w:sz="0" w:space="0" w:color="auto"/>
                <w:left w:val="none" w:sz="0" w:space="0" w:color="auto"/>
                <w:bottom w:val="none" w:sz="0" w:space="0" w:color="auto"/>
                <w:right w:val="none" w:sz="0" w:space="0" w:color="auto"/>
              </w:divBdr>
            </w:div>
            <w:div w:id="186523188">
              <w:marLeft w:val="480"/>
              <w:marRight w:val="0"/>
              <w:marTop w:val="0"/>
              <w:marBottom w:val="0"/>
              <w:divBdr>
                <w:top w:val="none" w:sz="0" w:space="0" w:color="auto"/>
                <w:left w:val="none" w:sz="0" w:space="0" w:color="auto"/>
                <w:bottom w:val="none" w:sz="0" w:space="0" w:color="auto"/>
                <w:right w:val="none" w:sz="0" w:space="0" w:color="auto"/>
              </w:divBdr>
            </w:div>
            <w:div w:id="186525558">
              <w:marLeft w:val="480"/>
              <w:marRight w:val="0"/>
              <w:marTop w:val="0"/>
              <w:marBottom w:val="0"/>
              <w:divBdr>
                <w:top w:val="none" w:sz="0" w:space="0" w:color="auto"/>
                <w:left w:val="none" w:sz="0" w:space="0" w:color="auto"/>
                <w:bottom w:val="none" w:sz="0" w:space="0" w:color="auto"/>
                <w:right w:val="none" w:sz="0" w:space="0" w:color="auto"/>
              </w:divBdr>
            </w:div>
            <w:div w:id="186605939">
              <w:marLeft w:val="480"/>
              <w:marRight w:val="0"/>
              <w:marTop w:val="0"/>
              <w:marBottom w:val="0"/>
              <w:divBdr>
                <w:top w:val="none" w:sz="0" w:space="0" w:color="auto"/>
                <w:left w:val="none" w:sz="0" w:space="0" w:color="auto"/>
                <w:bottom w:val="none" w:sz="0" w:space="0" w:color="auto"/>
                <w:right w:val="none" w:sz="0" w:space="0" w:color="auto"/>
              </w:divBdr>
            </w:div>
            <w:div w:id="186676544">
              <w:marLeft w:val="480"/>
              <w:marRight w:val="0"/>
              <w:marTop w:val="0"/>
              <w:marBottom w:val="0"/>
              <w:divBdr>
                <w:top w:val="none" w:sz="0" w:space="0" w:color="auto"/>
                <w:left w:val="none" w:sz="0" w:space="0" w:color="auto"/>
                <w:bottom w:val="none" w:sz="0" w:space="0" w:color="auto"/>
                <w:right w:val="none" w:sz="0" w:space="0" w:color="auto"/>
              </w:divBdr>
            </w:div>
            <w:div w:id="186875054">
              <w:marLeft w:val="480"/>
              <w:marRight w:val="0"/>
              <w:marTop w:val="0"/>
              <w:marBottom w:val="0"/>
              <w:divBdr>
                <w:top w:val="none" w:sz="0" w:space="0" w:color="auto"/>
                <w:left w:val="none" w:sz="0" w:space="0" w:color="auto"/>
                <w:bottom w:val="none" w:sz="0" w:space="0" w:color="auto"/>
                <w:right w:val="none" w:sz="0" w:space="0" w:color="auto"/>
              </w:divBdr>
            </w:div>
            <w:div w:id="186875161">
              <w:marLeft w:val="480"/>
              <w:marRight w:val="0"/>
              <w:marTop w:val="0"/>
              <w:marBottom w:val="0"/>
              <w:divBdr>
                <w:top w:val="none" w:sz="0" w:space="0" w:color="auto"/>
                <w:left w:val="none" w:sz="0" w:space="0" w:color="auto"/>
                <w:bottom w:val="none" w:sz="0" w:space="0" w:color="auto"/>
                <w:right w:val="none" w:sz="0" w:space="0" w:color="auto"/>
              </w:divBdr>
            </w:div>
            <w:div w:id="186917786">
              <w:marLeft w:val="480"/>
              <w:marRight w:val="0"/>
              <w:marTop w:val="0"/>
              <w:marBottom w:val="0"/>
              <w:divBdr>
                <w:top w:val="none" w:sz="0" w:space="0" w:color="auto"/>
                <w:left w:val="none" w:sz="0" w:space="0" w:color="auto"/>
                <w:bottom w:val="none" w:sz="0" w:space="0" w:color="auto"/>
                <w:right w:val="none" w:sz="0" w:space="0" w:color="auto"/>
              </w:divBdr>
            </w:div>
            <w:div w:id="187062335">
              <w:marLeft w:val="480"/>
              <w:marRight w:val="0"/>
              <w:marTop w:val="0"/>
              <w:marBottom w:val="0"/>
              <w:divBdr>
                <w:top w:val="none" w:sz="0" w:space="0" w:color="auto"/>
                <w:left w:val="none" w:sz="0" w:space="0" w:color="auto"/>
                <w:bottom w:val="none" w:sz="0" w:space="0" w:color="auto"/>
                <w:right w:val="none" w:sz="0" w:space="0" w:color="auto"/>
              </w:divBdr>
            </w:div>
            <w:div w:id="187106193">
              <w:marLeft w:val="480"/>
              <w:marRight w:val="0"/>
              <w:marTop w:val="0"/>
              <w:marBottom w:val="0"/>
              <w:divBdr>
                <w:top w:val="none" w:sz="0" w:space="0" w:color="auto"/>
                <w:left w:val="none" w:sz="0" w:space="0" w:color="auto"/>
                <w:bottom w:val="none" w:sz="0" w:space="0" w:color="auto"/>
                <w:right w:val="none" w:sz="0" w:space="0" w:color="auto"/>
              </w:divBdr>
            </w:div>
            <w:div w:id="187179523">
              <w:marLeft w:val="480"/>
              <w:marRight w:val="0"/>
              <w:marTop w:val="0"/>
              <w:marBottom w:val="0"/>
              <w:divBdr>
                <w:top w:val="none" w:sz="0" w:space="0" w:color="auto"/>
                <w:left w:val="none" w:sz="0" w:space="0" w:color="auto"/>
                <w:bottom w:val="none" w:sz="0" w:space="0" w:color="auto"/>
                <w:right w:val="none" w:sz="0" w:space="0" w:color="auto"/>
              </w:divBdr>
            </w:div>
            <w:div w:id="187304608">
              <w:marLeft w:val="480"/>
              <w:marRight w:val="0"/>
              <w:marTop w:val="0"/>
              <w:marBottom w:val="0"/>
              <w:divBdr>
                <w:top w:val="none" w:sz="0" w:space="0" w:color="auto"/>
                <w:left w:val="none" w:sz="0" w:space="0" w:color="auto"/>
                <w:bottom w:val="none" w:sz="0" w:space="0" w:color="auto"/>
                <w:right w:val="none" w:sz="0" w:space="0" w:color="auto"/>
              </w:divBdr>
            </w:div>
            <w:div w:id="187334224">
              <w:marLeft w:val="480"/>
              <w:marRight w:val="0"/>
              <w:marTop w:val="0"/>
              <w:marBottom w:val="0"/>
              <w:divBdr>
                <w:top w:val="none" w:sz="0" w:space="0" w:color="auto"/>
                <w:left w:val="none" w:sz="0" w:space="0" w:color="auto"/>
                <w:bottom w:val="none" w:sz="0" w:space="0" w:color="auto"/>
                <w:right w:val="none" w:sz="0" w:space="0" w:color="auto"/>
              </w:divBdr>
            </w:div>
            <w:div w:id="187522898">
              <w:marLeft w:val="480"/>
              <w:marRight w:val="0"/>
              <w:marTop w:val="0"/>
              <w:marBottom w:val="0"/>
              <w:divBdr>
                <w:top w:val="none" w:sz="0" w:space="0" w:color="auto"/>
                <w:left w:val="none" w:sz="0" w:space="0" w:color="auto"/>
                <w:bottom w:val="none" w:sz="0" w:space="0" w:color="auto"/>
                <w:right w:val="none" w:sz="0" w:space="0" w:color="auto"/>
              </w:divBdr>
            </w:div>
            <w:div w:id="187524419">
              <w:marLeft w:val="480"/>
              <w:marRight w:val="0"/>
              <w:marTop w:val="0"/>
              <w:marBottom w:val="0"/>
              <w:divBdr>
                <w:top w:val="none" w:sz="0" w:space="0" w:color="auto"/>
                <w:left w:val="none" w:sz="0" w:space="0" w:color="auto"/>
                <w:bottom w:val="none" w:sz="0" w:space="0" w:color="auto"/>
                <w:right w:val="none" w:sz="0" w:space="0" w:color="auto"/>
              </w:divBdr>
            </w:div>
            <w:div w:id="187568542">
              <w:marLeft w:val="480"/>
              <w:marRight w:val="0"/>
              <w:marTop w:val="0"/>
              <w:marBottom w:val="0"/>
              <w:divBdr>
                <w:top w:val="none" w:sz="0" w:space="0" w:color="auto"/>
                <w:left w:val="none" w:sz="0" w:space="0" w:color="auto"/>
                <w:bottom w:val="none" w:sz="0" w:space="0" w:color="auto"/>
                <w:right w:val="none" w:sz="0" w:space="0" w:color="auto"/>
              </w:divBdr>
            </w:div>
            <w:div w:id="187644470">
              <w:marLeft w:val="480"/>
              <w:marRight w:val="0"/>
              <w:marTop w:val="0"/>
              <w:marBottom w:val="0"/>
              <w:divBdr>
                <w:top w:val="none" w:sz="0" w:space="0" w:color="auto"/>
                <w:left w:val="none" w:sz="0" w:space="0" w:color="auto"/>
                <w:bottom w:val="none" w:sz="0" w:space="0" w:color="auto"/>
                <w:right w:val="none" w:sz="0" w:space="0" w:color="auto"/>
              </w:divBdr>
            </w:div>
            <w:div w:id="187647027">
              <w:marLeft w:val="480"/>
              <w:marRight w:val="0"/>
              <w:marTop w:val="0"/>
              <w:marBottom w:val="0"/>
              <w:divBdr>
                <w:top w:val="none" w:sz="0" w:space="0" w:color="auto"/>
                <w:left w:val="none" w:sz="0" w:space="0" w:color="auto"/>
                <w:bottom w:val="none" w:sz="0" w:space="0" w:color="auto"/>
                <w:right w:val="none" w:sz="0" w:space="0" w:color="auto"/>
              </w:divBdr>
            </w:div>
            <w:div w:id="187790845">
              <w:marLeft w:val="480"/>
              <w:marRight w:val="0"/>
              <w:marTop w:val="0"/>
              <w:marBottom w:val="0"/>
              <w:divBdr>
                <w:top w:val="none" w:sz="0" w:space="0" w:color="auto"/>
                <w:left w:val="none" w:sz="0" w:space="0" w:color="auto"/>
                <w:bottom w:val="none" w:sz="0" w:space="0" w:color="auto"/>
                <w:right w:val="none" w:sz="0" w:space="0" w:color="auto"/>
              </w:divBdr>
            </w:div>
            <w:div w:id="188027626">
              <w:marLeft w:val="480"/>
              <w:marRight w:val="0"/>
              <w:marTop w:val="0"/>
              <w:marBottom w:val="0"/>
              <w:divBdr>
                <w:top w:val="none" w:sz="0" w:space="0" w:color="auto"/>
                <w:left w:val="none" w:sz="0" w:space="0" w:color="auto"/>
                <w:bottom w:val="none" w:sz="0" w:space="0" w:color="auto"/>
                <w:right w:val="none" w:sz="0" w:space="0" w:color="auto"/>
              </w:divBdr>
            </w:div>
            <w:div w:id="188032836">
              <w:marLeft w:val="480"/>
              <w:marRight w:val="0"/>
              <w:marTop w:val="0"/>
              <w:marBottom w:val="0"/>
              <w:divBdr>
                <w:top w:val="none" w:sz="0" w:space="0" w:color="auto"/>
                <w:left w:val="none" w:sz="0" w:space="0" w:color="auto"/>
                <w:bottom w:val="none" w:sz="0" w:space="0" w:color="auto"/>
                <w:right w:val="none" w:sz="0" w:space="0" w:color="auto"/>
              </w:divBdr>
            </w:div>
            <w:div w:id="188104878">
              <w:marLeft w:val="480"/>
              <w:marRight w:val="0"/>
              <w:marTop w:val="0"/>
              <w:marBottom w:val="0"/>
              <w:divBdr>
                <w:top w:val="none" w:sz="0" w:space="0" w:color="auto"/>
                <w:left w:val="none" w:sz="0" w:space="0" w:color="auto"/>
                <w:bottom w:val="none" w:sz="0" w:space="0" w:color="auto"/>
                <w:right w:val="none" w:sz="0" w:space="0" w:color="auto"/>
              </w:divBdr>
            </w:div>
            <w:div w:id="188186606">
              <w:marLeft w:val="480"/>
              <w:marRight w:val="0"/>
              <w:marTop w:val="0"/>
              <w:marBottom w:val="0"/>
              <w:divBdr>
                <w:top w:val="none" w:sz="0" w:space="0" w:color="auto"/>
                <w:left w:val="none" w:sz="0" w:space="0" w:color="auto"/>
                <w:bottom w:val="none" w:sz="0" w:space="0" w:color="auto"/>
                <w:right w:val="none" w:sz="0" w:space="0" w:color="auto"/>
              </w:divBdr>
            </w:div>
            <w:div w:id="188377290">
              <w:marLeft w:val="480"/>
              <w:marRight w:val="0"/>
              <w:marTop w:val="0"/>
              <w:marBottom w:val="0"/>
              <w:divBdr>
                <w:top w:val="none" w:sz="0" w:space="0" w:color="auto"/>
                <w:left w:val="none" w:sz="0" w:space="0" w:color="auto"/>
                <w:bottom w:val="none" w:sz="0" w:space="0" w:color="auto"/>
                <w:right w:val="none" w:sz="0" w:space="0" w:color="auto"/>
              </w:divBdr>
            </w:div>
            <w:div w:id="188420640">
              <w:marLeft w:val="480"/>
              <w:marRight w:val="0"/>
              <w:marTop w:val="0"/>
              <w:marBottom w:val="0"/>
              <w:divBdr>
                <w:top w:val="none" w:sz="0" w:space="0" w:color="auto"/>
                <w:left w:val="none" w:sz="0" w:space="0" w:color="auto"/>
                <w:bottom w:val="none" w:sz="0" w:space="0" w:color="auto"/>
                <w:right w:val="none" w:sz="0" w:space="0" w:color="auto"/>
              </w:divBdr>
            </w:div>
            <w:div w:id="188564191">
              <w:marLeft w:val="480"/>
              <w:marRight w:val="0"/>
              <w:marTop w:val="0"/>
              <w:marBottom w:val="0"/>
              <w:divBdr>
                <w:top w:val="none" w:sz="0" w:space="0" w:color="auto"/>
                <w:left w:val="none" w:sz="0" w:space="0" w:color="auto"/>
                <w:bottom w:val="none" w:sz="0" w:space="0" w:color="auto"/>
                <w:right w:val="none" w:sz="0" w:space="0" w:color="auto"/>
              </w:divBdr>
            </w:div>
            <w:div w:id="188567445">
              <w:marLeft w:val="480"/>
              <w:marRight w:val="0"/>
              <w:marTop w:val="0"/>
              <w:marBottom w:val="0"/>
              <w:divBdr>
                <w:top w:val="none" w:sz="0" w:space="0" w:color="auto"/>
                <w:left w:val="none" w:sz="0" w:space="0" w:color="auto"/>
                <w:bottom w:val="none" w:sz="0" w:space="0" w:color="auto"/>
                <w:right w:val="none" w:sz="0" w:space="0" w:color="auto"/>
              </w:divBdr>
            </w:div>
            <w:div w:id="188683388">
              <w:marLeft w:val="480"/>
              <w:marRight w:val="0"/>
              <w:marTop w:val="0"/>
              <w:marBottom w:val="0"/>
              <w:divBdr>
                <w:top w:val="none" w:sz="0" w:space="0" w:color="auto"/>
                <w:left w:val="none" w:sz="0" w:space="0" w:color="auto"/>
                <w:bottom w:val="none" w:sz="0" w:space="0" w:color="auto"/>
                <w:right w:val="none" w:sz="0" w:space="0" w:color="auto"/>
              </w:divBdr>
            </w:div>
            <w:div w:id="188685100">
              <w:marLeft w:val="480"/>
              <w:marRight w:val="0"/>
              <w:marTop w:val="0"/>
              <w:marBottom w:val="0"/>
              <w:divBdr>
                <w:top w:val="none" w:sz="0" w:space="0" w:color="auto"/>
                <w:left w:val="none" w:sz="0" w:space="0" w:color="auto"/>
                <w:bottom w:val="none" w:sz="0" w:space="0" w:color="auto"/>
                <w:right w:val="none" w:sz="0" w:space="0" w:color="auto"/>
              </w:divBdr>
            </w:div>
            <w:div w:id="188760558">
              <w:marLeft w:val="480"/>
              <w:marRight w:val="0"/>
              <w:marTop w:val="0"/>
              <w:marBottom w:val="0"/>
              <w:divBdr>
                <w:top w:val="none" w:sz="0" w:space="0" w:color="auto"/>
                <w:left w:val="none" w:sz="0" w:space="0" w:color="auto"/>
                <w:bottom w:val="none" w:sz="0" w:space="0" w:color="auto"/>
                <w:right w:val="none" w:sz="0" w:space="0" w:color="auto"/>
              </w:divBdr>
            </w:div>
            <w:div w:id="188761202">
              <w:marLeft w:val="480"/>
              <w:marRight w:val="0"/>
              <w:marTop w:val="0"/>
              <w:marBottom w:val="0"/>
              <w:divBdr>
                <w:top w:val="none" w:sz="0" w:space="0" w:color="auto"/>
                <w:left w:val="none" w:sz="0" w:space="0" w:color="auto"/>
                <w:bottom w:val="none" w:sz="0" w:space="0" w:color="auto"/>
                <w:right w:val="none" w:sz="0" w:space="0" w:color="auto"/>
              </w:divBdr>
            </w:div>
            <w:div w:id="188954449">
              <w:marLeft w:val="480"/>
              <w:marRight w:val="0"/>
              <w:marTop w:val="0"/>
              <w:marBottom w:val="0"/>
              <w:divBdr>
                <w:top w:val="none" w:sz="0" w:space="0" w:color="auto"/>
                <w:left w:val="none" w:sz="0" w:space="0" w:color="auto"/>
                <w:bottom w:val="none" w:sz="0" w:space="0" w:color="auto"/>
                <w:right w:val="none" w:sz="0" w:space="0" w:color="auto"/>
              </w:divBdr>
            </w:div>
            <w:div w:id="189144703">
              <w:marLeft w:val="480"/>
              <w:marRight w:val="0"/>
              <w:marTop w:val="0"/>
              <w:marBottom w:val="0"/>
              <w:divBdr>
                <w:top w:val="none" w:sz="0" w:space="0" w:color="auto"/>
                <w:left w:val="none" w:sz="0" w:space="0" w:color="auto"/>
                <w:bottom w:val="none" w:sz="0" w:space="0" w:color="auto"/>
                <w:right w:val="none" w:sz="0" w:space="0" w:color="auto"/>
              </w:divBdr>
            </w:div>
            <w:div w:id="189152089">
              <w:marLeft w:val="480"/>
              <w:marRight w:val="0"/>
              <w:marTop w:val="0"/>
              <w:marBottom w:val="0"/>
              <w:divBdr>
                <w:top w:val="none" w:sz="0" w:space="0" w:color="auto"/>
                <w:left w:val="none" w:sz="0" w:space="0" w:color="auto"/>
                <w:bottom w:val="none" w:sz="0" w:space="0" w:color="auto"/>
                <w:right w:val="none" w:sz="0" w:space="0" w:color="auto"/>
              </w:divBdr>
            </w:div>
            <w:div w:id="189269542">
              <w:marLeft w:val="480"/>
              <w:marRight w:val="0"/>
              <w:marTop w:val="0"/>
              <w:marBottom w:val="0"/>
              <w:divBdr>
                <w:top w:val="none" w:sz="0" w:space="0" w:color="auto"/>
                <w:left w:val="none" w:sz="0" w:space="0" w:color="auto"/>
                <w:bottom w:val="none" w:sz="0" w:space="0" w:color="auto"/>
                <w:right w:val="none" w:sz="0" w:space="0" w:color="auto"/>
              </w:divBdr>
            </w:div>
            <w:div w:id="189270942">
              <w:marLeft w:val="480"/>
              <w:marRight w:val="0"/>
              <w:marTop w:val="0"/>
              <w:marBottom w:val="0"/>
              <w:divBdr>
                <w:top w:val="none" w:sz="0" w:space="0" w:color="auto"/>
                <w:left w:val="none" w:sz="0" w:space="0" w:color="auto"/>
                <w:bottom w:val="none" w:sz="0" w:space="0" w:color="auto"/>
                <w:right w:val="none" w:sz="0" w:space="0" w:color="auto"/>
              </w:divBdr>
            </w:div>
            <w:div w:id="189531419">
              <w:marLeft w:val="480"/>
              <w:marRight w:val="0"/>
              <w:marTop w:val="0"/>
              <w:marBottom w:val="0"/>
              <w:divBdr>
                <w:top w:val="none" w:sz="0" w:space="0" w:color="auto"/>
                <w:left w:val="none" w:sz="0" w:space="0" w:color="auto"/>
                <w:bottom w:val="none" w:sz="0" w:space="0" w:color="auto"/>
                <w:right w:val="none" w:sz="0" w:space="0" w:color="auto"/>
              </w:divBdr>
            </w:div>
            <w:div w:id="189532930">
              <w:marLeft w:val="480"/>
              <w:marRight w:val="0"/>
              <w:marTop w:val="0"/>
              <w:marBottom w:val="0"/>
              <w:divBdr>
                <w:top w:val="none" w:sz="0" w:space="0" w:color="auto"/>
                <w:left w:val="none" w:sz="0" w:space="0" w:color="auto"/>
                <w:bottom w:val="none" w:sz="0" w:space="0" w:color="auto"/>
                <w:right w:val="none" w:sz="0" w:space="0" w:color="auto"/>
              </w:divBdr>
            </w:div>
            <w:div w:id="189610762">
              <w:marLeft w:val="480"/>
              <w:marRight w:val="0"/>
              <w:marTop w:val="0"/>
              <w:marBottom w:val="0"/>
              <w:divBdr>
                <w:top w:val="none" w:sz="0" w:space="0" w:color="auto"/>
                <w:left w:val="none" w:sz="0" w:space="0" w:color="auto"/>
                <w:bottom w:val="none" w:sz="0" w:space="0" w:color="auto"/>
                <w:right w:val="none" w:sz="0" w:space="0" w:color="auto"/>
              </w:divBdr>
            </w:div>
            <w:div w:id="189757758">
              <w:marLeft w:val="480"/>
              <w:marRight w:val="0"/>
              <w:marTop w:val="0"/>
              <w:marBottom w:val="0"/>
              <w:divBdr>
                <w:top w:val="none" w:sz="0" w:space="0" w:color="auto"/>
                <w:left w:val="none" w:sz="0" w:space="0" w:color="auto"/>
                <w:bottom w:val="none" w:sz="0" w:space="0" w:color="auto"/>
                <w:right w:val="none" w:sz="0" w:space="0" w:color="auto"/>
              </w:divBdr>
            </w:div>
            <w:div w:id="189874414">
              <w:marLeft w:val="480"/>
              <w:marRight w:val="0"/>
              <w:marTop w:val="0"/>
              <w:marBottom w:val="0"/>
              <w:divBdr>
                <w:top w:val="none" w:sz="0" w:space="0" w:color="auto"/>
                <w:left w:val="none" w:sz="0" w:space="0" w:color="auto"/>
                <w:bottom w:val="none" w:sz="0" w:space="0" w:color="auto"/>
                <w:right w:val="none" w:sz="0" w:space="0" w:color="auto"/>
              </w:divBdr>
            </w:div>
            <w:div w:id="189877827">
              <w:marLeft w:val="480"/>
              <w:marRight w:val="0"/>
              <w:marTop w:val="0"/>
              <w:marBottom w:val="0"/>
              <w:divBdr>
                <w:top w:val="none" w:sz="0" w:space="0" w:color="auto"/>
                <w:left w:val="none" w:sz="0" w:space="0" w:color="auto"/>
                <w:bottom w:val="none" w:sz="0" w:space="0" w:color="auto"/>
                <w:right w:val="none" w:sz="0" w:space="0" w:color="auto"/>
              </w:divBdr>
            </w:div>
            <w:div w:id="189998403">
              <w:marLeft w:val="480"/>
              <w:marRight w:val="0"/>
              <w:marTop w:val="0"/>
              <w:marBottom w:val="0"/>
              <w:divBdr>
                <w:top w:val="none" w:sz="0" w:space="0" w:color="auto"/>
                <w:left w:val="none" w:sz="0" w:space="0" w:color="auto"/>
                <w:bottom w:val="none" w:sz="0" w:space="0" w:color="auto"/>
                <w:right w:val="none" w:sz="0" w:space="0" w:color="auto"/>
              </w:divBdr>
            </w:div>
            <w:div w:id="190000532">
              <w:marLeft w:val="480"/>
              <w:marRight w:val="0"/>
              <w:marTop w:val="0"/>
              <w:marBottom w:val="0"/>
              <w:divBdr>
                <w:top w:val="none" w:sz="0" w:space="0" w:color="auto"/>
                <w:left w:val="none" w:sz="0" w:space="0" w:color="auto"/>
                <w:bottom w:val="none" w:sz="0" w:space="0" w:color="auto"/>
                <w:right w:val="none" w:sz="0" w:space="0" w:color="auto"/>
              </w:divBdr>
            </w:div>
            <w:div w:id="190146584">
              <w:marLeft w:val="480"/>
              <w:marRight w:val="0"/>
              <w:marTop w:val="0"/>
              <w:marBottom w:val="0"/>
              <w:divBdr>
                <w:top w:val="none" w:sz="0" w:space="0" w:color="auto"/>
                <w:left w:val="none" w:sz="0" w:space="0" w:color="auto"/>
                <w:bottom w:val="none" w:sz="0" w:space="0" w:color="auto"/>
                <w:right w:val="none" w:sz="0" w:space="0" w:color="auto"/>
              </w:divBdr>
            </w:div>
            <w:div w:id="190187950">
              <w:marLeft w:val="480"/>
              <w:marRight w:val="0"/>
              <w:marTop w:val="0"/>
              <w:marBottom w:val="0"/>
              <w:divBdr>
                <w:top w:val="none" w:sz="0" w:space="0" w:color="auto"/>
                <w:left w:val="none" w:sz="0" w:space="0" w:color="auto"/>
                <w:bottom w:val="none" w:sz="0" w:space="0" w:color="auto"/>
                <w:right w:val="none" w:sz="0" w:space="0" w:color="auto"/>
              </w:divBdr>
            </w:div>
            <w:div w:id="190190806">
              <w:marLeft w:val="480"/>
              <w:marRight w:val="0"/>
              <w:marTop w:val="0"/>
              <w:marBottom w:val="0"/>
              <w:divBdr>
                <w:top w:val="none" w:sz="0" w:space="0" w:color="auto"/>
                <w:left w:val="none" w:sz="0" w:space="0" w:color="auto"/>
                <w:bottom w:val="none" w:sz="0" w:space="0" w:color="auto"/>
                <w:right w:val="none" w:sz="0" w:space="0" w:color="auto"/>
              </w:divBdr>
            </w:div>
            <w:div w:id="190263335">
              <w:marLeft w:val="480"/>
              <w:marRight w:val="0"/>
              <w:marTop w:val="0"/>
              <w:marBottom w:val="0"/>
              <w:divBdr>
                <w:top w:val="none" w:sz="0" w:space="0" w:color="auto"/>
                <w:left w:val="none" w:sz="0" w:space="0" w:color="auto"/>
                <w:bottom w:val="none" w:sz="0" w:space="0" w:color="auto"/>
                <w:right w:val="none" w:sz="0" w:space="0" w:color="auto"/>
              </w:divBdr>
            </w:div>
            <w:div w:id="190265756">
              <w:marLeft w:val="480"/>
              <w:marRight w:val="0"/>
              <w:marTop w:val="0"/>
              <w:marBottom w:val="0"/>
              <w:divBdr>
                <w:top w:val="none" w:sz="0" w:space="0" w:color="auto"/>
                <w:left w:val="none" w:sz="0" w:space="0" w:color="auto"/>
                <w:bottom w:val="none" w:sz="0" w:space="0" w:color="auto"/>
                <w:right w:val="none" w:sz="0" w:space="0" w:color="auto"/>
              </w:divBdr>
            </w:div>
            <w:div w:id="190336718">
              <w:marLeft w:val="480"/>
              <w:marRight w:val="0"/>
              <w:marTop w:val="0"/>
              <w:marBottom w:val="0"/>
              <w:divBdr>
                <w:top w:val="none" w:sz="0" w:space="0" w:color="auto"/>
                <w:left w:val="none" w:sz="0" w:space="0" w:color="auto"/>
                <w:bottom w:val="none" w:sz="0" w:space="0" w:color="auto"/>
                <w:right w:val="none" w:sz="0" w:space="0" w:color="auto"/>
              </w:divBdr>
            </w:div>
            <w:div w:id="190338454">
              <w:marLeft w:val="480"/>
              <w:marRight w:val="0"/>
              <w:marTop w:val="0"/>
              <w:marBottom w:val="0"/>
              <w:divBdr>
                <w:top w:val="none" w:sz="0" w:space="0" w:color="auto"/>
                <w:left w:val="none" w:sz="0" w:space="0" w:color="auto"/>
                <w:bottom w:val="none" w:sz="0" w:space="0" w:color="auto"/>
                <w:right w:val="none" w:sz="0" w:space="0" w:color="auto"/>
              </w:divBdr>
            </w:div>
            <w:div w:id="190340614">
              <w:marLeft w:val="480"/>
              <w:marRight w:val="0"/>
              <w:marTop w:val="0"/>
              <w:marBottom w:val="0"/>
              <w:divBdr>
                <w:top w:val="none" w:sz="0" w:space="0" w:color="auto"/>
                <w:left w:val="none" w:sz="0" w:space="0" w:color="auto"/>
                <w:bottom w:val="none" w:sz="0" w:space="0" w:color="auto"/>
                <w:right w:val="none" w:sz="0" w:space="0" w:color="auto"/>
              </w:divBdr>
            </w:div>
            <w:div w:id="190458265">
              <w:marLeft w:val="480"/>
              <w:marRight w:val="0"/>
              <w:marTop w:val="0"/>
              <w:marBottom w:val="0"/>
              <w:divBdr>
                <w:top w:val="none" w:sz="0" w:space="0" w:color="auto"/>
                <w:left w:val="none" w:sz="0" w:space="0" w:color="auto"/>
                <w:bottom w:val="none" w:sz="0" w:space="0" w:color="auto"/>
                <w:right w:val="none" w:sz="0" w:space="0" w:color="auto"/>
              </w:divBdr>
            </w:div>
            <w:div w:id="190534779">
              <w:marLeft w:val="480"/>
              <w:marRight w:val="0"/>
              <w:marTop w:val="0"/>
              <w:marBottom w:val="0"/>
              <w:divBdr>
                <w:top w:val="none" w:sz="0" w:space="0" w:color="auto"/>
                <w:left w:val="none" w:sz="0" w:space="0" w:color="auto"/>
                <w:bottom w:val="none" w:sz="0" w:space="0" w:color="auto"/>
                <w:right w:val="none" w:sz="0" w:space="0" w:color="auto"/>
              </w:divBdr>
            </w:div>
            <w:div w:id="190609117">
              <w:marLeft w:val="480"/>
              <w:marRight w:val="0"/>
              <w:marTop w:val="0"/>
              <w:marBottom w:val="0"/>
              <w:divBdr>
                <w:top w:val="none" w:sz="0" w:space="0" w:color="auto"/>
                <w:left w:val="none" w:sz="0" w:space="0" w:color="auto"/>
                <w:bottom w:val="none" w:sz="0" w:space="0" w:color="auto"/>
                <w:right w:val="none" w:sz="0" w:space="0" w:color="auto"/>
              </w:divBdr>
            </w:div>
            <w:div w:id="190732179">
              <w:marLeft w:val="480"/>
              <w:marRight w:val="0"/>
              <w:marTop w:val="0"/>
              <w:marBottom w:val="0"/>
              <w:divBdr>
                <w:top w:val="none" w:sz="0" w:space="0" w:color="auto"/>
                <w:left w:val="none" w:sz="0" w:space="0" w:color="auto"/>
                <w:bottom w:val="none" w:sz="0" w:space="0" w:color="auto"/>
                <w:right w:val="none" w:sz="0" w:space="0" w:color="auto"/>
              </w:divBdr>
            </w:div>
            <w:div w:id="190804458">
              <w:marLeft w:val="480"/>
              <w:marRight w:val="0"/>
              <w:marTop w:val="0"/>
              <w:marBottom w:val="0"/>
              <w:divBdr>
                <w:top w:val="none" w:sz="0" w:space="0" w:color="auto"/>
                <w:left w:val="none" w:sz="0" w:space="0" w:color="auto"/>
                <w:bottom w:val="none" w:sz="0" w:space="0" w:color="auto"/>
                <w:right w:val="none" w:sz="0" w:space="0" w:color="auto"/>
              </w:divBdr>
            </w:div>
            <w:div w:id="190806080">
              <w:marLeft w:val="480"/>
              <w:marRight w:val="0"/>
              <w:marTop w:val="0"/>
              <w:marBottom w:val="0"/>
              <w:divBdr>
                <w:top w:val="none" w:sz="0" w:space="0" w:color="auto"/>
                <w:left w:val="none" w:sz="0" w:space="0" w:color="auto"/>
                <w:bottom w:val="none" w:sz="0" w:space="0" w:color="auto"/>
                <w:right w:val="none" w:sz="0" w:space="0" w:color="auto"/>
              </w:divBdr>
            </w:div>
            <w:div w:id="190806415">
              <w:marLeft w:val="480"/>
              <w:marRight w:val="0"/>
              <w:marTop w:val="0"/>
              <w:marBottom w:val="0"/>
              <w:divBdr>
                <w:top w:val="none" w:sz="0" w:space="0" w:color="auto"/>
                <w:left w:val="none" w:sz="0" w:space="0" w:color="auto"/>
                <w:bottom w:val="none" w:sz="0" w:space="0" w:color="auto"/>
                <w:right w:val="none" w:sz="0" w:space="0" w:color="auto"/>
              </w:divBdr>
            </w:div>
            <w:div w:id="190847137">
              <w:marLeft w:val="480"/>
              <w:marRight w:val="0"/>
              <w:marTop w:val="0"/>
              <w:marBottom w:val="0"/>
              <w:divBdr>
                <w:top w:val="none" w:sz="0" w:space="0" w:color="auto"/>
                <w:left w:val="none" w:sz="0" w:space="0" w:color="auto"/>
                <w:bottom w:val="none" w:sz="0" w:space="0" w:color="auto"/>
                <w:right w:val="none" w:sz="0" w:space="0" w:color="auto"/>
              </w:divBdr>
            </w:div>
            <w:div w:id="190919455">
              <w:marLeft w:val="480"/>
              <w:marRight w:val="0"/>
              <w:marTop w:val="0"/>
              <w:marBottom w:val="0"/>
              <w:divBdr>
                <w:top w:val="none" w:sz="0" w:space="0" w:color="auto"/>
                <w:left w:val="none" w:sz="0" w:space="0" w:color="auto"/>
                <w:bottom w:val="none" w:sz="0" w:space="0" w:color="auto"/>
                <w:right w:val="none" w:sz="0" w:space="0" w:color="auto"/>
              </w:divBdr>
            </w:div>
            <w:div w:id="190920062">
              <w:marLeft w:val="480"/>
              <w:marRight w:val="0"/>
              <w:marTop w:val="0"/>
              <w:marBottom w:val="0"/>
              <w:divBdr>
                <w:top w:val="none" w:sz="0" w:space="0" w:color="auto"/>
                <w:left w:val="none" w:sz="0" w:space="0" w:color="auto"/>
                <w:bottom w:val="none" w:sz="0" w:space="0" w:color="auto"/>
                <w:right w:val="none" w:sz="0" w:space="0" w:color="auto"/>
              </w:divBdr>
            </w:div>
            <w:div w:id="190924644">
              <w:marLeft w:val="480"/>
              <w:marRight w:val="0"/>
              <w:marTop w:val="0"/>
              <w:marBottom w:val="0"/>
              <w:divBdr>
                <w:top w:val="none" w:sz="0" w:space="0" w:color="auto"/>
                <w:left w:val="none" w:sz="0" w:space="0" w:color="auto"/>
                <w:bottom w:val="none" w:sz="0" w:space="0" w:color="auto"/>
                <w:right w:val="none" w:sz="0" w:space="0" w:color="auto"/>
              </w:divBdr>
            </w:div>
            <w:div w:id="190996808">
              <w:marLeft w:val="480"/>
              <w:marRight w:val="0"/>
              <w:marTop w:val="0"/>
              <w:marBottom w:val="0"/>
              <w:divBdr>
                <w:top w:val="none" w:sz="0" w:space="0" w:color="auto"/>
                <w:left w:val="none" w:sz="0" w:space="0" w:color="auto"/>
                <w:bottom w:val="none" w:sz="0" w:space="0" w:color="auto"/>
                <w:right w:val="none" w:sz="0" w:space="0" w:color="auto"/>
              </w:divBdr>
            </w:div>
            <w:div w:id="191263324">
              <w:marLeft w:val="480"/>
              <w:marRight w:val="0"/>
              <w:marTop w:val="0"/>
              <w:marBottom w:val="0"/>
              <w:divBdr>
                <w:top w:val="none" w:sz="0" w:space="0" w:color="auto"/>
                <w:left w:val="none" w:sz="0" w:space="0" w:color="auto"/>
                <w:bottom w:val="none" w:sz="0" w:space="0" w:color="auto"/>
                <w:right w:val="none" w:sz="0" w:space="0" w:color="auto"/>
              </w:divBdr>
            </w:div>
            <w:div w:id="191577397">
              <w:marLeft w:val="480"/>
              <w:marRight w:val="0"/>
              <w:marTop w:val="0"/>
              <w:marBottom w:val="0"/>
              <w:divBdr>
                <w:top w:val="none" w:sz="0" w:space="0" w:color="auto"/>
                <w:left w:val="none" w:sz="0" w:space="0" w:color="auto"/>
                <w:bottom w:val="none" w:sz="0" w:space="0" w:color="auto"/>
                <w:right w:val="none" w:sz="0" w:space="0" w:color="auto"/>
              </w:divBdr>
            </w:div>
            <w:div w:id="191694688">
              <w:marLeft w:val="480"/>
              <w:marRight w:val="0"/>
              <w:marTop w:val="0"/>
              <w:marBottom w:val="0"/>
              <w:divBdr>
                <w:top w:val="none" w:sz="0" w:space="0" w:color="auto"/>
                <w:left w:val="none" w:sz="0" w:space="0" w:color="auto"/>
                <w:bottom w:val="none" w:sz="0" w:space="0" w:color="auto"/>
                <w:right w:val="none" w:sz="0" w:space="0" w:color="auto"/>
              </w:divBdr>
            </w:div>
            <w:div w:id="191696354">
              <w:marLeft w:val="480"/>
              <w:marRight w:val="0"/>
              <w:marTop w:val="0"/>
              <w:marBottom w:val="0"/>
              <w:divBdr>
                <w:top w:val="none" w:sz="0" w:space="0" w:color="auto"/>
                <w:left w:val="none" w:sz="0" w:space="0" w:color="auto"/>
                <w:bottom w:val="none" w:sz="0" w:space="0" w:color="auto"/>
                <w:right w:val="none" w:sz="0" w:space="0" w:color="auto"/>
              </w:divBdr>
            </w:div>
            <w:div w:id="191724464">
              <w:marLeft w:val="480"/>
              <w:marRight w:val="0"/>
              <w:marTop w:val="0"/>
              <w:marBottom w:val="0"/>
              <w:divBdr>
                <w:top w:val="none" w:sz="0" w:space="0" w:color="auto"/>
                <w:left w:val="none" w:sz="0" w:space="0" w:color="auto"/>
                <w:bottom w:val="none" w:sz="0" w:space="0" w:color="auto"/>
                <w:right w:val="none" w:sz="0" w:space="0" w:color="auto"/>
              </w:divBdr>
            </w:div>
            <w:div w:id="191963502">
              <w:marLeft w:val="480"/>
              <w:marRight w:val="0"/>
              <w:marTop w:val="0"/>
              <w:marBottom w:val="0"/>
              <w:divBdr>
                <w:top w:val="none" w:sz="0" w:space="0" w:color="auto"/>
                <w:left w:val="none" w:sz="0" w:space="0" w:color="auto"/>
                <w:bottom w:val="none" w:sz="0" w:space="0" w:color="auto"/>
                <w:right w:val="none" w:sz="0" w:space="0" w:color="auto"/>
              </w:divBdr>
            </w:div>
            <w:div w:id="192043108">
              <w:marLeft w:val="480"/>
              <w:marRight w:val="0"/>
              <w:marTop w:val="0"/>
              <w:marBottom w:val="0"/>
              <w:divBdr>
                <w:top w:val="none" w:sz="0" w:space="0" w:color="auto"/>
                <w:left w:val="none" w:sz="0" w:space="0" w:color="auto"/>
                <w:bottom w:val="none" w:sz="0" w:space="0" w:color="auto"/>
                <w:right w:val="none" w:sz="0" w:space="0" w:color="auto"/>
              </w:divBdr>
            </w:div>
            <w:div w:id="192113036">
              <w:marLeft w:val="480"/>
              <w:marRight w:val="0"/>
              <w:marTop w:val="0"/>
              <w:marBottom w:val="0"/>
              <w:divBdr>
                <w:top w:val="none" w:sz="0" w:space="0" w:color="auto"/>
                <w:left w:val="none" w:sz="0" w:space="0" w:color="auto"/>
                <w:bottom w:val="none" w:sz="0" w:space="0" w:color="auto"/>
                <w:right w:val="none" w:sz="0" w:space="0" w:color="auto"/>
              </w:divBdr>
            </w:div>
            <w:div w:id="192157034">
              <w:marLeft w:val="480"/>
              <w:marRight w:val="0"/>
              <w:marTop w:val="0"/>
              <w:marBottom w:val="0"/>
              <w:divBdr>
                <w:top w:val="none" w:sz="0" w:space="0" w:color="auto"/>
                <w:left w:val="none" w:sz="0" w:space="0" w:color="auto"/>
                <w:bottom w:val="none" w:sz="0" w:space="0" w:color="auto"/>
                <w:right w:val="none" w:sz="0" w:space="0" w:color="auto"/>
              </w:divBdr>
            </w:div>
            <w:div w:id="192235718">
              <w:marLeft w:val="480"/>
              <w:marRight w:val="0"/>
              <w:marTop w:val="0"/>
              <w:marBottom w:val="0"/>
              <w:divBdr>
                <w:top w:val="none" w:sz="0" w:space="0" w:color="auto"/>
                <w:left w:val="none" w:sz="0" w:space="0" w:color="auto"/>
                <w:bottom w:val="none" w:sz="0" w:space="0" w:color="auto"/>
                <w:right w:val="none" w:sz="0" w:space="0" w:color="auto"/>
              </w:divBdr>
            </w:div>
            <w:div w:id="192308989">
              <w:marLeft w:val="480"/>
              <w:marRight w:val="0"/>
              <w:marTop w:val="0"/>
              <w:marBottom w:val="0"/>
              <w:divBdr>
                <w:top w:val="none" w:sz="0" w:space="0" w:color="auto"/>
                <w:left w:val="none" w:sz="0" w:space="0" w:color="auto"/>
                <w:bottom w:val="none" w:sz="0" w:space="0" w:color="auto"/>
                <w:right w:val="none" w:sz="0" w:space="0" w:color="auto"/>
              </w:divBdr>
            </w:div>
            <w:div w:id="192311560">
              <w:marLeft w:val="480"/>
              <w:marRight w:val="0"/>
              <w:marTop w:val="0"/>
              <w:marBottom w:val="0"/>
              <w:divBdr>
                <w:top w:val="none" w:sz="0" w:space="0" w:color="auto"/>
                <w:left w:val="none" w:sz="0" w:space="0" w:color="auto"/>
                <w:bottom w:val="none" w:sz="0" w:space="0" w:color="auto"/>
                <w:right w:val="none" w:sz="0" w:space="0" w:color="auto"/>
              </w:divBdr>
            </w:div>
            <w:div w:id="192427537">
              <w:marLeft w:val="480"/>
              <w:marRight w:val="0"/>
              <w:marTop w:val="0"/>
              <w:marBottom w:val="0"/>
              <w:divBdr>
                <w:top w:val="none" w:sz="0" w:space="0" w:color="auto"/>
                <w:left w:val="none" w:sz="0" w:space="0" w:color="auto"/>
                <w:bottom w:val="none" w:sz="0" w:space="0" w:color="auto"/>
                <w:right w:val="none" w:sz="0" w:space="0" w:color="auto"/>
              </w:divBdr>
            </w:div>
            <w:div w:id="192504617">
              <w:marLeft w:val="480"/>
              <w:marRight w:val="0"/>
              <w:marTop w:val="0"/>
              <w:marBottom w:val="0"/>
              <w:divBdr>
                <w:top w:val="none" w:sz="0" w:space="0" w:color="auto"/>
                <w:left w:val="none" w:sz="0" w:space="0" w:color="auto"/>
                <w:bottom w:val="none" w:sz="0" w:space="0" w:color="auto"/>
                <w:right w:val="none" w:sz="0" w:space="0" w:color="auto"/>
              </w:divBdr>
            </w:div>
            <w:div w:id="192572533">
              <w:marLeft w:val="480"/>
              <w:marRight w:val="0"/>
              <w:marTop w:val="0"/>
              <w:marBottom w:val="0"/>
              <w:divBdr>
                <w:top w:val="none" w:sz="0" w:space="0" w:color="auto"/>
                <w:left w:val="none" w:sz="0" w:space="0" w:color="auto"/>
                <w:bottom w:val="none" w:sz="0" w:space="0" w:color="auto"/>
                <w:right w:val="none" w:sz="0" w:space="0" w:color="auto"/>
              </w:divBdr>
            </w:div>
            <w:div w:id="192619685">
              <w:marLeft w:val="480"/>
              <w:marRight w:val="0"/>
              <w:marTop w:val="0"/>
              <w:marBottom w:val="0"/>
              <w:divBdr>
                <w:top w:val="none" w:sz="0" w:space="0" w:color="auto"/>
                <w:left w:val="none" w:sz="0" w:space="0" w:color="auto"/>
                <w:bottom w:val="none" w:sz="0" w:space="0" w:color="auto"/>
                <w:right w:val="none" w:sz="0" w:space="0" w:color="auto"/>
              </w:divBdr>
            </w:div>
            <w:div w:id="192810088">
              <w:marLeft w:val="480"/>
              <w:marRight w:val="0"/>
              <w:marTop w:val="0"/>
              <w:marBottom w:val="0"/>
              <w:divBdr>
                <w:top w:val="none" w:sz="0" w:space="0" w:color="auto"/>
                <w:left w:val="none" w:sz="0" w:space="0" w:color="auto"/>
                <w:bottom w:val="none" w:sz="0" w:space="0" w:color="auto"/>
                <w:right w:val="none" w:sz="0" w:space="0" w:color="auto"/>
              </w:divBdr>
            </w:div>
            <w:div w:id="192814331">
              <w:marLeft w:val="480"/>
              <w:marRight w:val="0"/>
              <w:marTop w:val="0"/>
              <w:marBottom w:val="0"/>
              <w:divBdr>
                <w:top w:val="none" w:sz="0" w:space="0" w:color="auto"/>
                <w:left w:val="none" w:sz="0" w:space="0" w:color="auto"/>
                <w:bottom w:val="none" w:sz="0" w:space="0" w:color="auto"/>
                <w:right w:val="none" w:sz="0" w:space="0" w:color="auto"/>
              </w:divBdr>
            </w:div>
            <w:div w:id="192884879">
              <w:marLeft w:val="480"/>
              <w:marRight w:val="0"/>
              <w:marTop w:val="0"/>
              <w:marBottom w:val="0"/>
              <w:divBdr>
                <w:top w:val="none" w:sz="0" w:space="0" w:color="auto"/>
                <w:left w:val="none" w:sz="0" w:space="0" w:color="auto"/>
                <w:bottom w:val="none" w:sz="0" w:space="0" w:color="auto"/>
                <w:right w:val="none" w:sz="0" w:space="0" w:color="auto"/>
              </w:divBdr>
            </w:div>
            <w:div w:id="192958877">
              <w:marLeft w:val="480"/>
              <w:marRight w:val="0"/>
              <w:marTop w:val="0"/>
              <w:marBottom w:val="0"/>
              <w:divBdr>
                <w:top w:val="none" w:sz="0" w:space="0" w:color="auto"/>
                <w:left w:val="none" w:sz="0" w:space="0" w:color="auto"/>
                <w:bottom w:val="none" w:sz="0" w:space="0" w:color="auto"/>
                <w:right w:val="none" w:sz="0" w:space="0" w:color="auto"/>
              </w:divBdr>
            </w:div>
            <w:div w:id="193008926">
              <w:marLeft w:val="480"/>
              <w:marRight w:val="0"/>
              <w:marTop w:val="0"/>
              <w:marBottom w:val="0"/>
              <w:divBdr>
                <w:top w:val="none" w:sz="0" w:space="0" w:color="auto"/>
                <w:left w:val="none" w:sz="0" w:space="0" w:color="auto"/>
                <w:bottom w:val="none" w:sz="0" w:space="0" w:color="auto"/>
                <w:right w:val="none" w:sz="0" w:space="0" w:color="auto"/>
              </w:divBdr>
            </w:div>
            <w:div w:id="193076792">
              <w:marLeft w:val="480"/>
              <w:marRight w:val="0"/>
              <w:marTop w:val="0"/>
              <w:marBottom w:val="0"/>
              <w:divBdr>
                <w:top w:val="none" w:sz="0" w:space="0" w:color="auto"/>
                <w:left w:val="none" w:sz="0" w:space="0" w:color="auto"/>
                <w:bottom w:val="none" w:sz="0" w:space="0" w:color="auto"/>
                <w:right w:val="none" w:sz="0" w:space="0" w:color="auto"/>
              </w:divBdr>
            </w:div>
            <w:div w:id="193077155">
              <w:marLeft w:val="480"/>
              <w:marRight w:val="0"/>
              <w:marTop w:val="0"/>
              <w:marBottom w:val="0"/>
              <w:divBdr>
                <w:top w:val="none" w:sz="0" w:space="0" w:color="auto"/>
                <w:left w:val="none" w:sz="0" w:space="0" w:color="auto"/>
                <w:bottom w:val="none" w:sz="0" w:space="0" w:color="auto"/>
                <w:right w:val="none" w:sz="0" w:space="0" w:color="auto"/>
              </w:divBdr>
            </w:div>
            <w:div w:id="193082307">
              <w:marLeft w:val="480"/>
              <w:marRight w:val="0"/>
              <w:marTop w:val="0"/>
              <w:marBottom w:val="0"/>
              <w:divBdr>
                <w:top w:val="none" w:sz="0" w:space="0" w:color="auto"/>
                <w:left w:val="none" w:sz="0" w:space="0" w:color="auto"/>
                <w:bottom w:val="none" w:sz="0" w:space="0" w:color="auto"/>
                <w:right w:val="none" w:sz="0" w:space="0" w:color="auto"/>
              </w:divBdr>
            </w:div>
            <w:div w:id="193229741">
              <w:marLeft w:val="480"/>
              <w:marRight w:val="0"/>
              <w:marTop w:val="0"/>
              <w:marBottom w:val="0"/>
              <w:divBdr>
                <w:top w:val="none" w:sz="0" w:space="0" w:color="auto"/>
                <w:left w:val="none" w:sz="0" w:space="0" w:color="auto"/>
                <w:bottom w:val="none" w:sz="0" w:space="0" w:color="auto"/>
                <w:right w:val="none" w:sz="0" w:space="0" w:color="auto"/>
              </w:divBdr>
            </w:div>
            <w:div w:id="193349587">
              <w:marLeft w:val="480"/>
              <w:marRight w:val="0"/>
              <w:marTop w:val="0"/>
              <w:marBottom w:val="0"/>
              <w:divBdr>
                <w:top w:val="none" w:sz="0" w:space="0" w:color="auto"/>
                <w:left w:val="none" w:sz="0" w:space="0" w:color="auto"/>
                <w:bottom w:val="none" w:sz="0" w:space="0" w:color="auto"/>
                <w:right w:val="none" w:sz="0" w:space="0" w:color="auto"/>
              </w:divBdr>
            </w:div>
            <w:div w:id="193421324">
              <w:marLeft w:val="480"/>
              <w:marRight w:val="0"/>
              <w:marTop w:val="0"/>
              <w:marBottom w:val="0"/>
              <w:divBdr>
                <w:top w:val="none" w:sz="0" w:space="0" w:color="auto"/>
                <w:left w:val="none" w:sz="0" w:space="0" w:color="auto"/>
                <w:bottom w:val="none" w:sz="0" w:space="0" w:color="auto"/>
                <w:right w:val="none" w:sz="0" w:space="0" w:color="auto"/>
              </w:divBdr>
            </w:div>
            <w:div w:id="193425921">
              <w:marLeft w:val="480"/>
              <w:marRight w:val="0"/>
              <w:marTop w:val="0"/>
              <w:marBottom w:val="0"/>
              <w:divBdr>
                <w:top w:val="none" w:sz="0" w:space="0" w:color="auto"/>
                <w:left w:val="none" w:sz="0" w:space="0" w:color="auto"/>
                <w:bottom w:val="none" w:sz="0" w:space="0" w:color="auto"/>
                <w:right w:val="none" w:sz="0" w:space="0" w:color="auto"/>
              </w:divBdr>
            </w:div>
            <w:div w:id="193426089">
              <w:marLeft w:val="480"/>
              <w:marRight w:val="0"/>
              <w:marTop w:val="0"/>
              <w:marBottom w:val="0"/>
              <w:divBdr>
                <w:top w:val="none" w:sz="0" w:space="0" w:color="auto"/>
                <w:left w:val="none" w:sz="0" w:space="0" w:color="auto"/>
                <w:bottom w:val="none" w:sz="0" w:space="0" w:color="auto"/>
                <w:right w:val="none" w:sz="0" w:space="0" w:color="auto"/>
              </w:divBdr>
            </w:div>
            <w:div w:id="193469993">
              <w:marLeft w:val="480"/>
              <w:marRight w:val="0"/>
              <w:marTop w:val="0"/>
              <w:marBottom w:val="0"/>
              <w:divBdr>
                <w:top w:val="none" w:sz="0" w:space="0" w:color="auto"/>
                <w:left w:val="none" w:sz="0" w:space="0" w:color="auto"/>
                <w:bottom w:val="none" w:sz="0" w:space="0" w:color="auto"/>
                <w:right w:val="none" w:sz="0" w:space="0" w:color="auto"/>
              </w:divBdr>
            </w:div>
            <w:div w:id="193539420">
              <w:marLeft w:val="480"/>
              <w:marRight w:val="0"/>
              <w:marTop w:val="0"/>
              <w:marBottom w:val="0"/>
              <w:divBdr>
                <w:top w:val="none" w:sz="0" w:space="0" w:color="auto"/>
                <w:left w:val="none" w:sz="0" w:space="0" w:color="auto"/>
                <w:bottom w:val="none" w:sz="0" w:space="0" w:color="auto"/>
                <w:right w:val="none" w:sz="0" w:space="0" w:color="auto"/>
              </w:divBdr>
            </w:div>
            <w:div w:id="193546970">
              <w:marLeft w:val="480"/>
              <w:marRight w:val="0"/>
              <w:marTop w:val="0"/>
              <w:marBottom w:val="0"/>
              <w:divBdr>
                <w:top w:val="none" w:sz="0" w:space="0" w:color="auto"/>
                <w:left w:val="none" w:sz="0" w:space="0" w:color="auto"/>
                <w:bottom w:val="none" w:sz="0" w:space="0" w:color="auto"/>
                <w:right w:val="none" w:sz="0" w:space="0" w:color="auto"/>
              </w:divBdr>
            </w:div>
            <w:div w:id="193616088">
              <w:marLeft w:val="480"/>
              <w:marRight w:val="0"/>
              <w:marTop w:val="0"/>
              <w:marBottom w:val="0"/>
              <w:divBdr>
                <w:top w:val="none" w:sz="0" w:space="0" w:color="auto"/>
                <w:left w:val="none" w:sz="0" w:space="0" w:color="auto"/>
                <w:bottom w:val="none" w:sz="0" w:space="0" w:color="auto"/>
                <w:right w:val="none" w:sz="0" w:space="0" w:color="auto"/>
              </w:divBdr>
            </w:div>
            <w:div w:id="193736259">
              <w:marLeft w:val="480"/>
              <w:marRight w:val="0"/>
              <w:marTop w:val="0"/>
              <w:marBottom w:val="0"/>
              <w:divBdr>
                <w:top w:val="none" w:sz="0" w:space="0" w:color="auto"/>
                <w:left w:val="none" w:sz="0" w:space="0" w:color="auto"/>
                <w:bottom w:val="none" w:sz="0" w:space="0" w:color="auto"/>
                <w:right w:val="none" w:sz="0" w:space="0" w:color="auto"/>
              </w:divBdr>
            </w:div>
            <w:div w:id="193739770">
              <w:marLeft w:val="480"/>
              <w:marRight w:val="0"/>
              <w:marTop w:val="0"/>
              <w:marBottom w:val="0"/>
              <w:divBdr>
                <w:top w:val="none" w:sz="0" w:space="0" w:color="auto"/>
                <w:left w:val="none" w:sz="0" w:space="0" w:color="auto"/>
                <w:bottom w:val="none" w:sz="0" w:space="0" w:color="auto"/>
                <w:right w:val="none" w:sz="0" w:space="0" w:color="auto"/>
              </w:divBdr>
            </w:div>
            <w:div w:id="193882744">
              <w:marLeft w:val="480"/>
              <w:marRight w:val="0"/>
              <w:marTop w:val="0"/>
              <w:marBottom w:val="0"/>
              <w:divBdr>
                <w:top w:val="none" w:sz="0" w:space="0" w:color="auto"/>
                <w:left w:val="none" w:sz="0" w:space="0" w:color="auto"/>
                <w:bottom w:val="none" w:sz="0" w:space="0" w:color="auto"/>
                <w:right w:val="none" w:sz="0" w:space="0" w:color="auto"/>
              </w:divBdr>
            </w:div>
            <w:div w:id="193925282">
              <w:marLeft w:val="480"/>
              <w:marRight w:val="0"/>
              <w:marTop w:val="0"/>
              <w:marBottom w:val="0"/>
              <w:divBdr>
                <w:top w:val="none" w:sz="0" w:space="0" w:color="auto"/>
                <w:left w:val="none" w:sz="0" w:space="0" w:color="auto"/>
                <w:bottom w:val="none" w:sz="0" w:space="0" w:color="auto"/>
                <w:right w:val="none" w:sz="0" w:space="0" w:color="auto"/>
              </w:divBdr>
            </w:div>
            <w:div w:id="194201583">
              <w:marLeft w:val="480"/>
              <w:marRight w:val="0"/>
              <w:marTop w:val="0"/>
              <w:marBottom w:val="0"/>
              <w:divBdr>
                <w:top w:val="none" w:sz="0" w:space="0" w:color="auto"/>
                <w:left w:val="none" w:sz="0" w:space="0" w:color="auto"/>
                <w:bottom w:val="none" w:sz="0" w:space="0" w:color="auto"/>
                <w:right w:val="none" w:sz="0" w:space="0" w:color="auto"/>
              </w:divBdr>
            </w:div>
            <w:div w:id="194388283">
              <w:marLeft w:val="480"/>
              <w:marRight w:val="0"/>
              <w:marTop w:val="0"/>
              <w:marBottom w:val="0"/>
              <w:divBdr>
                <w:top w:val="none" w:sz="0" w:space="0" w:color="auto"/>
                <w:left w:val="none" w:sz="0" w:space="0" w:color="auto"/>
                <w:bottom w:val="none" w:sz="0" w:space="0" w:color="auto"/>
                <w:right w:val="none" w:sz="0" w:space="0" w:color="auto"/>
              </w:divBdr>
            </w:div>
            <w:div w:id="194580199">
              <w:marLeft w:val="480"/>
              <w:marRight w:val="0"/>
              <w:marTop w:val="0"/>
              <w:marBottom w:val="0"/>
              <w:divBdr>
                <w:top w:val="none" w:sz="0" w:space="0" w:color="auto"/>
                <w:left w:val="none" w:sz="0" w:space="0" w:color="auto"/>
                <w:bottom w:val="none" w:sz="0" w:space="0" w:color="auto"/>
                <w:right w:val="none" w:sz="0" w:space="0" w:color="auto"/>
              </w:divBdr>
            </w:div>
            <w:div w:id="194581297">
              <w:marLeft w:val="480"/>
              <w:marRight w:val="0"/>
              <w:marTop w:val="0"/>
              <w:marBottom w:val="0"/>
              <w:divBdr>
                <w:top w:val="none" w:sz="0" w:space="0" w:color="auto"/>
                <w:left w:val="none" w:sz="0" w:space="0" w:color="auto"/>
                <w:bottom w:val="none" w:sz="0" w:space="0" w:color="auto"/>
                <w:right w:val="none" w:sz="0" w:space="0" w:color="auto"/>
              </w:divBdr>
            </w:div>
            <w:div w:id="194658331">
              <w:marLeft w:val="480"/>
              <w:marRight w:val="0"/>
              <w:marTop w:val="0"/>
              <w:marBottom w:val="0"/>
              <w:divBdr>
                <w:top w:val="none" w:sz="0" w:space="0" w:color="auto"/>
                <w:left w:val="none" w:sz="0" w:space="0" w:color="auto"/>
                <w:bottom w:val="none" w:sz="0" w:space="0" w:color="auto"/>
                <w:right w:val="none" w:sz="0" w:space="0" w:color="auto"/>
              </w:divBdr>
            </w:div>
            <w:div w:id="194664042">
              <w:marLeft w:val="480"/>
              <w:marRight w:val="0"/>
              <w:marTop w:val="0"/>
              <w:marBottom w:val="0"/>
              <w:divBdr>
                <w:top w:val="none" w:sz="0" w:space="0" w:color="auto"/>
                <w:left w:val="none" w:sz="0" w:space="0" w:color="auto"/>
                <w:bottom w:val="none" w:sz="0" w:space="0" w:color="auto"/>
                <w:right w:val="none" w:sz="0" w:space="0" w:color="auto"/>
              </w:divBdr>
            </w:div>
            <w:div w:id="194664178">
              <w:marLeft w:val="480"/>
              <w:marRight w:val="0"/>
              <w:marTop w:val="0"/>
              <w:marBottom w:val="0"/>
              <w:divBdr>
                <w:top w:val="none" w:sz="0" w:space="0" w:color="auto"/>
                <w:left w:val="none" w:sz="0" w:space="0" w:color="auto"/>
                <w:bottom w:val="none" w:sz="0" w:space="0" w:color="auto"/>
                <w:right w:val="none" w:sz="0" w:space="0" w:color="auto"/>
              </w:divBdr>
            </w:div>
            <w:div w:id="194729973">
              <w:marLeft w:val="480"/>
              <w:marRight w:val="0"/>
              <w:marTop w:val="0"/>
              <w:marBottom w:val="0"/>
              <w:divBdr>
                <w:top w:val="none" w:sz="0" w:space="0" w:color="auto"/>
                <w:left w:val="none" w:sz="0" w:space="0" w:color="auto"/>
                <w:bottom w:val="none" w:sz="0" w:space="0" w:color="auto"/>
                <w:right w:val="none" w:sz="0" w:space="0" w:color="auto"/>
              </w:divBdr>
            </w:div>
            <w:div w:id="194925113">
              <w:marLeft w:val="480"/>
              <w:marRight w:val="0"/>
              <w:marTop w:val="0"/>
              <w:marBottom w:val="0"/>
              <w:divBdr>
                <w:top w:val="none" w:sz="0" w:space="0" w:color="auto"/>
                <w:left w:val="none" w:sz="0" w:space="0" w:color="auto"/>
                <w:bottom w:val="none" w:sz="0" w:space="0" w:color="auto"/>
                <w:right w:val="none" w:sz="0" w:space="0" w:color="auto"/>
              </w:divBdr>
            </w:div>
            <w:div w:id="194932506">
              <w:marLeft w:val="480"/>
              <w:marRight w:val="0"/>
              <w:marTop w:val="0"/>
              <w:marBottom w:val="0"/>
              <w:divBdr>
                <w:top w:val="none" w:sz="0" w:space="0" w:color="auto"/>
                <w:left w:val="none" w:sz="0" w:space="0" w:color="auto"/>
                <w:bottom w:val="none" w:sz="0" w:space="0" w:color="auto"/>
                <w:right w:val="none" w:sz="0" w:space="0" w:color="auto"/>
              </w:divBdr>
            </w:div>
            <w:div w:id="194973324">
              <w:marLeft w:val="480"/>
              <w:marRight w:val="0"/>
              <w:marTop w:val="0"/>
              <w:marBottom w:val="0"/>
              <w:divBdr>
                <w:top w:val="none" w:sz="0" w:space="0" w:color="auto"/>
                <w:left w:val="none" w:sz="0" w:space="0" w:color="auto"/>
                <w:bottom w:val="none" w:sz="0" w:space="0" w:color="auto"/>
                <w:right w:val="none" w:sz="0" w:space="0" w:color="auto"/>
              </w:divBdr>
            </w:div>
            <w:div w:id="195125573">
              <w:marLeft w:val="480"/>
              <w:marRight w:val="0"/>
              <w:marTop w:val="0"/>
              <w:marBottom w:val="0"/>
              <w:divBdr>
                <w:top w:val="none" w:sz="0" w:space="0" w:color="auto"/>
                <w:left w:val="none" w:sz="0" w:space="0" w:color="auto"/>
                <w:bottom w:val="none" w:sz="0" w:space="0" w:color="auto"/>
                <w:right w:val="none" w:sz="0" w:space="0" w:color="auto"/>
              </w:divBdr>
            </w:div>
            <w:div w:id="195240049">
              <w:marLeft w:val="480"/>
              <w:marRight w:val="0"/>
              <w:marTop w:val="0"/>
              <w:marBottom w:val="0"/>
              <w:divBdr>
                <w:top w:val="none" w:sz="0" w:space="0" w:color="auto"/>
                <w:left w:val="none" w:sz="0" w:space="0" w:color="auto"/>
                <w:bottom w:val="none" w:sz="0" w:space="0" w:color="auto"/>
                <w:right w:val="none" w:sz="0" w:space="0" w:color="auto"/>
              </w:divBdr>
            </w:div>
            <w:div w:id="195433112">
              <w:marLeft w:val="480"/>
              <w:marRight w:val="0"/>
              <w:marTop w:val="0"/>
              <w:marBottom w:val="0"/>
              <w:divBdr>
                <w:top w:val="none" w:sz="0" w:space="0" w:color="auto"/>
                <w:left w:val="none" w:sz="0" w:space="0" w:color="auto"/>
                <w:bottom w:val="none" w:sz="0" w:space="0" w:color="auto"/>
                <w:right w:val="none" w:sz="0" w:space="0" w:color="auto"/>
              </w:divBdr>
            </w:div>
            <w:div w:id="195503349">
              <w:marLeft w:val="480"/>
              <w:marRight w:val="0"/>
              <w:marTop w:val="0"/>
              <w:marBottom w:val="0"/>
              <w:divBdr>
                <w:top w:val="none" w:sz="0" w:space="0" w:color="auto"/>
                <w:left w:val="none" w:sz="0" w:space="0" w:color="auto"/>
                <w:bottom w:val="none" w:sz="0" w:space="0" w:color="auto"/>
                <w:right w:val="none" w:sz="0" w:space="0" w:color="auto"/>
              </w:divBdr>
            </w:div>
            <w:div w:id="195580368">
              <w:marLeft w:val="480"/>
              <w:marRight w:val="0"/>
              <w:marTop w:val="0"/>
              <w:marBottom w:val="0"/>
              <w:divBdr>
                <w:top w:val="none" w:sz="0" w:space="0" w:color="auto"/>
                <w:left w:val="none" w:sz="0" w:space="0" w:color="auto"/>
                <w:bottom w:val="none" w:sz="0" w:space="0" w:color="auto"/>
                <w:right w:val="none" w:sz="0" w:space="0" w:color="auto"/>
              </w:divBdr>
            </w:div>
            <w:div w:id="195777180">
              <w:marLeft w:val="480"/>
              <w:marRight w:val="0"/>
              <w:marTop w:val="0"/>
              <w:marBottom w:val="0"/>
              <w:divBdr>
                <w:top w:val="none" w:sz="0" w:space="0" w:color="auto"/>
                <w:left w:val="none" w:sz="0" w:space="0" w:color="auto"/>
                <w:bottom w:val="none" w:sz="0" w:space="0" w:color="auto"/>
                <w:right w:val="none" w:sz="0" w:space="0" w:color="auto"/>
              </w:divBdr>
            </w:div>
            <w:div w:id="195890787">
              <w:marLeft w:val="480"/>
              <w:marRight w:val="0"/>
              <w:marTop w:val="0"/>
              <w:marBottom w:val="0"/>
              <w:divBdr>
                <w:top w:val="none" w:sz="0" w:space="0" w:color="auto"/>
                <w:left w:val="none" w:sz="0" w:space="0" w:color="auto"/>
                <w:bottom w:val="none" w:sz="0" w:space="0" w:color="auto"/>
                <w:right w:val="none" w:sz="0" w:space="0" w:color="auto"/>
              </w:divBdr>
            </w:div>
            <w:div w:id="195890836">
              <w:marLeft w:val="480"/>
              <w:marRight w:val="0"/>
              <w:marTop w:val="0"/>
              <w:marBottom w:val="0"/>
              <w:divBdr>
                <w:top w:val="none" w:sz="0" w:space="0" w:color="auto"/>
                <w:left w:val="none" w:sz="0" w:space="0" w:color="auto"/>
                <w:bottom w:val="none" w:sz="0" w:space="0" w:color="auto"/>
                <w:right w:val="none" w:sz="0" w:space="0" w:color="auto"/>
              </w:divBdr>
            </w:div>
            <w:div w:id="195968874">
              <w:marLeft w:val="480"/>
              <w:marRight w:val="0"/>
              <w:marTop w:val="0"/>
              <w:marBottom w:val="0"/>
              <w:divBdr>
                <w:top w:val="none" w:sz="0" w:space="0" w:color="auto"/>
                <w:left w:val="none" w:sz="0" w:space="0" w:color="auto"/>
                <w:bottom w:val="none" w:sz="0" w:space="0" w:color="auto"/>
                <w:right w:val="none" w:sz="0" w:space="0" w:color="auto"/>
              </w:divBdr>
            </w:div>
            <w:div w:id="196043249">
              <w:marLeft w:val="480"/>
              <w:marRight w:val="0"/>
              <w:marTop w:val="0"/>
              <w:marBottom w:val="0"/>
              <w:divBdr>
                <w:top w:val="none" w:sz="0" w:space="0" w:color="auto"/>
                <w:left w:val="none" w:sz="0" w:space="0" w:color="auto"/>
                <w:bottom w:val="none" w:sz="0" w:space="0" w:color="auto"/>
                <w:right w:val="none" w:sz="0" w:space="0" w:color="auto"/>
              </w:divBdr>
            </w:div>
            <w:div w:id="196046265">
              <w:marLeft w:val="480"/>
              <w:marRight w:val="0"/>
              <w:marTop w:val="0"/>
              <w:marBottom w:val="0"/>
              <w:divBdr>
                <w:top w:val="none" w:sz="0" w:space="0" w:color="auto"/>
                <w:left w:val="none" w:sz="0" w:space="0" w:color="auto"/>
                <w:bottom w:val="none" w:sz="0" w:space="0" w:color="auto"/>
                <w:right w:val="none" w:sz="0" w:space="0" w:color="auto"/>
              </w:divBdr>
            </w:div>
            <w:div w:id="196048463">
              <w:marLeft w:val="480"/>
              <w:marRight w:val="0"/>
              <w:marTop w:val="0"/>
              <w:marBottom w:val="0"/>
              <w:divBdr>
                <w:top w:val="none" w:sz="0" w:space="0" w:color="auto"/>
                <w:left w:val="none" w:sz="0" w:space="0" w:color="auto"/>
                <w:bottom w:val="none" w:sz="0" w:space="0" w:color="auto"/>
                <w:right w:val="none" w:sz="0" w:space="0" w:color="auto"/>
              </w:divBdr>
            </w:div>
            <w:div w:id="196162844">
              <w:marLeft w:val="480"/>
              <w:marRight w:val="0"/>
              <w:marTop w:val="0"/>
              <w:marBottom w:val="0"/>
              <w:divBdr>
                <w:top w:val="none" w:sz="0" w:space="0" w:color="auto"/>
                <w:left w:val="none" w:sz="0" w:space="0" w:color="auto"/>
                <w:bottom w:val="none" w:sz="0" w:space="0" w:color="auto"/>
                <w:right w:val="none" w:sz="0" w:space="0" w:color="auto"/>
              </w:divBdr>
            </w:div>
            <w:div w:id="196237760">
              <w:marLeft w:val="480"/>
              <w:marRight w:val="0"/>
              <w:marTop w:val="0"/>
              <w:marBottom w:val="0"/>
              <w:divBdr>
                <w:top w:val="none" w:sz="0" w:space="0" w:color="auto"/>
                <w:left w:val="none" w:sz="0" w:space="0" w:color="auto"/>
                <w:bottom w:val="none" w:sz="0" w:space="0" w:color="auto"/>
                <w:right w:val="none" w:sz="0" w:space="0" w:color="auto"/>
              </w:divBdr>
            </w:div>
            <w:div w:id="196239197">
              <w:marLeft w:val="480"/>
              <w:marRight w:val="0"/>
              <w:marTop w:val="0"/>
              <w:marBottom w:val="0"/>
              <w:divBdr>
                <w:top w:val="none" w:sz="0" w:space="0" w:color="auto"/>
                <w:left w:val="none" w:sz="0" w:space="0" w:color="auto"/>
                <w:bottom w:val="none" w:sz="0" w:space="0" w:color="auto"/>
                <w:right w:val="none" w:sz="0" w:space="0" w:color="auto"/>
              </w:divBdr>
            </w:div>
            <w:div w:id="196281497">
              <w:marLeft w:val="480"/>
              <w:marRight w:val="0"/>
              <w:marTop w:val="0"/>
              <w:marBottom w:val="0"/>
              <w:divBdr>
                <w:top w:val="none" w:sz="0" w:space="0" w:color="auto"/>
                <w:left w:val="none" w:sz="0" w:space="0" w:color="auto"/>
                <w:bottom w:val="none" w:sz="0" w:space="0" w:color="auto"/>
                <w:right w:val="none" w:sz="0" w:space="0" w:color="auto"/>
              </w:divBdr>
            </w:div>
            <w:div w:id="196354716">
              <w:marLeft w:val="480"/>
              <w:marRight w:val="0"/>
              <w:marTop w:val="0"/>
              <w:marBottom w:val="0"/>
              <w:divBdr>
                <w:top w:val="none" w:sz="0" w:space="0" w:color="auto"/>
                <w:left w:val="none" w:sz="0" w:space="0" w:color="auto"/>
                <w:bottom w:val="none" w:sz="0" w:space="0" w:color="auto"/>
                <w:right w:val="none" w:sz="0" w:space="0" w:color="auto"/>
              </w:divBdr>
            </w:div>
            <w:div w:id="196546807">
              <w:marLeft w:val="480"/>
              <w:marRight w:val="0"/>
              <w:marTop w:val="0"/>
              <w:marBottom w:val="0"/>
              <w:divBdr>
                <w:top w:val="none" w:sz="0" w:space="0" w:color="auto"/>
                <w:left w:val="none" w:sz="0" w:space="0" w:color="auto"/>
                <w:bottom w:val="none" w:sz="0" w:space="0" w:color="auto"/>
                <w:right w:val="none" w:sz="0" w:space="0" w:color="auto"/>
              </w:divBdr>
            </w:div>
            <w:div w:id="196548607">
              <w:marLeft w:val="480"/>
              <w:marRight w:val="0"/>
              <w:marTop w:val="0"/>
              <w:marBottom w:val="0"/>
              <w:divBdr>
                <w:top w:val="none" w:sz="0" w:space="0" w:color="auto"/>
                <w:left w:val="none" w:sz="0" w:space="0" w:color="auto"/>
                <w:bottom w:val="none" w:sz="0" w:space="0" w:color="auto"/>
                <w:right w:val="none" w:sz="0" w:space="0" w:color="auto"/>
              </w:divBdr>
            </w:div>
            <w:div w:id="196703868">
              <w:marLeft w:val="480"/>
              <w:marRight w:val="0"/>
              <w:marTop w:val="0"/>
              <w:marBottom w:val="0"/>
              <w:divBdr>
                <w:top w:val="none" w:sz="0" w:space="0" w:color="auto"/>
                <w:left w:val="none" w:sz="0" w:space="0" w:color="auto"/>
                <w:bottom w:val="none" w:sz="0" w:space="0" w:color="auto"/>
                <w:right w:val="none" w:sz="0" w:space="0" w:color="auto"/>
              </w:divBdr>
            </w:div>
            <w:div w:id="196892283">
              <w:marLeft w:val="480"/>
              <w:marRight w:val="0"/>
              <w:marTop w:val="0"/>
              <w:marBottom w:val="0"/>
              <w:divBdr>
                <w:top w:val="none" w:sz="0" w:space="0" w:color="auto"/>
                <w:left w:val="none" w:sz="0" w:space="0" w:color="auto"/>
                <w:bottom w:val="none" w:sz="0" w:space="0" w:color="auto"/>
                <w:right w:val="none" w:sz="0" w:space="0" w:color="auto"/>
              </w:divBdr>
            </w:div>
            <w:div w:id="196894628">
              <w:marLeft w:val="480"/>
              <w:marRight w:val="0"/>
              <w:marTop w:val="0"/>
              <w:marBottom w:val="0"/>
              <w:divBdr>
                <w:top w:val="none" w:sz="0" w:space="0" w:color="auto"/>
                <w:left w:val="none" w:sz="0" w:space="0" w:color="auto"/>
                <w:bottom w:val="none" w:sz="0" w:space="0" w:color="auto"/>
                <w:right w:val="none" w:sz="0" w:space="0" w:color="auto"/>
              </w:divBdr>
            </w:div>
            <w:div w:id="197163116">
              <w:marLeft w:val="480"/>
              <w:marRight w:val="0"/>
              <w:marTop w:val="0"/>
              <w:marBottom w:val="0"/>
              <w:divBdr>
                <w:top w:val="none" w:sz="0" w:space="0" w:color="auto"/>
                <w:left w:val="none" w:sz="0" w:space="0" w:color="auto"/>
                <w:bottom w:val="none" w:sz="0" w:space="0" w:color="auto"/>
                <w:right w:val="none" w:sz="0" w:space="0" w:color="auto"/>
              </w:divBdr>
            </w:div>
            <w:div w:id="197200404">
              <w:marLeft w:val="480"/>
              <w:marRight w:val="0"/>
              <w:marTop w:val="0"/>
              <w:marBottom w:val="0"/>
              <w:divBdr>
                <w:top w:val="none" w:sz="0" w:space="0" w:color="auto"/>
                <w:left w:val="none" w:sz="0" w:space="0" w:color="auto"/>
                <w:bottom w:val="none" w:sz="0" w:space="0" w:color="auto"/>
                <w:right w:val="none" w:sz="0" w:space="0" w:color="auto"/>
              </w:divBdr>
            </w:div>
            <w:div w:id="197209097">
              <w:marLeft w:val="480"/>
              <w:marRight w:val="0"/>
              <w:marTop w:val="0"/>
              <w:marBottom w:val="0"/>
              <w:divBdr>
                <w:top w:val="none" w:sz="0" w:space="0" w:color="auto"/>
                <w:left w:val="none" w:sz="0" w:space="0" w:color="auto"/>
                <w:bottom w:val="none" w:sz="0" w:space="0" w:color="auto"/>
                <w:right w:val="none" w:sz="0" w:space="0" w:color="auto"/>
              </w:divBdr>
            </w:div>
            <w:div w:id="197285200">
              <w:marLeft w:val="480"/>
              <w:marRight w:val="0"/>
              <w:marTop w:val="0"/>
              <w:marBottom w:val="0"/>
              <w:divBdr>
                <w:top w:val="none" w:sz="0" w:space="0" w:color="auto"/>
                <w:left w:val="none" w:sz="0" w:space="0" w:color="auto"/>
                <w:bottom w:val="none" w:sz="0" w:space="0" w:color="auto"/>
                <w:right w:val="none" w:sz="0" w:space="0" w:color="auto"/>
              </w:divBdr>
            </w:div>
            <w:div w:id="197355629">
              <w:marLeft w:val="480"/>
              <w:marRight w:val="0"/>
              <w:marTop w:val="0"/>
              <w:marBottom w:val="0"/>
              <w:divBdr>
                <w:top w:val="none" w:sz="0" w:space="0" w:color="auto"/>
                <w:left w:val="none" w:sz="0" w:space="0" w:color="auto"/>
                <w:bottom w:val="none" w:sz="0" w:space="0" w:color="auto"/>
                <w:right w:val="none" w:sz="0" w:space="0" w:color="auto"/>
              </w:divBdr>
            </w:div>
            <w:div w:id="197396884">
              <w:marLeft w:val="480"/>
              <w:marRight w:val="0"/>
              <w:marTop w:val="0"/>
              <w:marBottom w:val="0"/>
              <w:divBdr>
                <w:top w:val="none" w:sz="0" w:space="0" w:color="auto"/>
                <w:left w:val="none" w:sz="0" w:space="0" w:color="auto"/>
                <w:bottom w:val="none" w:sz="0" w:space="0" w:color="auto"/>
                <w:right w:val="none" w:sz="0" w:space="0" w:color="auto"/>
              </w:divBdr>
            </w:div>
            <w:div w:id="197474769">
              <w:marLeft w:val="480"/>
              <w:marRight w:val="0"/>
              <w:marTop w:val="0"/>
              <w:marBottom w:val="0"/>
              <w:divBdr>
                <w:top w:val="none" w:sz="0" w:space="0" w:color="auto"/>
                <w:left w:val="none" w:sz="0" w:space="0" w:color="auto"/>
                <w:bottom w:val="none" w:sz="0" w:space="0" w:color="auto"/>
                <w:right w:val="none" w:sz="0" w:space="0" w:color="auto"/>
              </w:divBdr>
            </w:div>
            <w:div w:id="197594614">
              <w:marLeft w:val="480"/>
              <w:marRight w:val="0"/>
              <w:marTop w:val="0"/>
              <w:marBottom w:val="0"/>
              <w:divBdr>
                <w:top w:val="none" w:sz="0" w:space="0" w:color="auto"/>
                <w:left w:val="none" w:sz="0" w:space="0" w:color="auto"/>
                <w:bottom w:val="none" w:sz="0" w:space="0" w:color="auto"/>
                <w:right w:val="none" w:sz="0" w:space="0" w:color="auto"/>
              </w:divBdr>
            </w:div>
            <w:div w:id="197619824">
              <w:marLeft w:val="480"/>
              <w:marRight w:val="0"/>
              <w:marTop w:val="0"/>
              <w:marBottom w:val="0"/>
              <w:divBdr>
                <w:top w:val="none" w:sz="0" w:space="0" w:color="auto"/>
                <w:left w:val="none" w:sz="0" w:space="0" w:color="auto"/>
                <w:bottom w:val="none" w:sz="0" w:space="0" w:color="auto"/>
                <w:right w:val="none" w:sz="0" w:space="0" w:color="auto"/>
              </w:divBdr>
            </w:div>
            <w:div w:id="197620817">
              <w:marLeft w:val="480"/>
              <w:marRight w:val="0"/>
              <w:marTop w:val="0"/>
              <w:marBottom w:val="0"/>
              <w:divBdr>
                <w:top w:val="none" w:sz="0" w:space="0" w:color="auto"/>
                <w:left w:val="none" w:sz="0" w:space="0" w:color="auto"/>
                <w:bottom w:val="none" w:sz="0" w:space="0" w:color="auto"/>
                <w:right w:val="none" w:sz="0" w:space="0" w:color="auto"/>
              </w:divBdr>
            </w:div>
            <w:div w:id="197666654">
              <w:marLeft w:val="480"/>
              <w:marRight w:val="0"/>
              <w:marTop w:val="0"/>
              <w:marBottom w:val="0"/>
              <w:divBdr>
                <w:top w:val="none" w:sz="0" w:space="0" w:color="auto"/>
                <w:left w:val="none" w:sz="0" w:space="0" w:color="auto"/>
                <w:bottom w:val="none" w:sz="0" w:space="0" w:color="auto"/>
                <w:right w:val="none" w:sz="0" w:space="0" w:color="auto"/>
              </w:divBdr>
            </w:div>
            <w:div w:id="197744008">
              <w:marLeft w:val="480"/>
              <w:marRight w:val="0"/>
              <w:marTop w:val="0"/>
              <w:marBottom w:val="0"/>
              <w:divBdr>
                <w:top w:val="none" w:sz="0" w:space="0" w:color="auto"/>
                <w:left w:val="none" w:sz="0" w:space="0" w:color="auto"/>
                <w:bottom w:val="none" w:sz="0" w:space="0" w:color="auto"/>
                <w:right w:val="none" w:sz="0" w:space="0" w:color="auto"/>
              </w:divBdr>
            </w:div>
            <w:div w:id="197746805">
              <w:marLeft w:val="480"/>
              <w:marRight w:val="0"/>
              <w:marTop w:val="0"/>
              <w:marBottom w:val="0"/>
              <w:divBdr>
                <w:top w:val="none" w:sz="0" w:space="0" w:color="auto"/>
                <w:left w:val="none" w:sz="0" w:space="0" w:color="auto"/>
                <w:bottom w:val="none" w:sz="0" w:space="0" w:color="auto"/>
                <w:right w:val="none" w:sz="0" w:space="0" w:color="auto"/>
              </w:divBdr>
            </w:div>
            <w:div w:id="197818633">
              <w:marLeft w:val="480"/>
              <w:marRight w:val="0"/>
              <w:marTop w:val="0"/>
              <w:marBottom w:val="0"/>
              <w:divBdr>
                <w:top w:val="none" w:sz="0" w:space="0" w:color="auto"/>
                <w:left w:val="none" w:sz="0" w:space="0" w:color="auto"/>
                <w:bottom w:val="none" w:sz="0" w:space="0" w:color="auto"/>
                <w:right w:val="none" w:sz="0" w:space="0" w:color="auto"/>
              </w:divBdr>
            </w:div>
            <w:div w:id="197937460">
              <w:marLeft w:val="480"/>
              <w:marRight w:val="0"/>
              <w:marTop w:val="0"/>
              <w:marBottom w:val="0"/>
              <w:divBdr>
                <w:top w:val="none" w:sz="0" w:space="0" w:color="auto"/>
                <w:left w:val="none" w:sz="0" w:space="0" w:color="auto"/>
                <w:bottom w:val="none" w:sz="0" w:space="0" w:color="auto"/>
                <w:right w:val="none" w:sz="0" w:space="0" w:color="auto"/>
              </w:divBdr>
            </w:div>
            <w:div w:id="198015914">
              <w:marLeft w:val="480"/>
              <w:marRight w:val="0"/>
              <w:marTop w:val="0"/>
              <w:marBottom w:val="0"/>
              <w:divBdr>
                <w:top w:val="none" w:sz="0" w:space="0" w:color="auto"/>
                <w:left w:val="none" w:sz="0" w:space="0" w:color="auto"/>
                <w:bottom w:val="none" w:sz="0" w:space="0" w:color="auto"/>
                <w:right w:val="none" w:sz="0" w:space="0" w:color="auto"/>
              </w:divBdr>
            </w:div>
            <w:div w:id="198053620">
              <w:marLeft w:val="480"/>
              <w:marRight w:val="0"/>
              <w:marTop w:val="0"/>
              <w:marBottom w:val="0"/>
              <w:divBdr>
                <w:top w:val="none" w:sz="0" w:space="0" w:color="auto"/>
                <w:left w:val="none" w:sz="0" w:space="0" w:color="auto"/>
                <w:bottom w:val="none" w:sz="0" w:space="0" w:color="auto"/>
                <w:right w:val="none" w:sz="0" w:space="0" w:color="auto"/>
              </w:divBdr>
            </w:div>
            <w:div w:id="198054325">
              <w:marLeft w:val="480"/>
              <w:marRight w:val="0"/>
              <w:marTop w:val="0"/>
              <w:marBottom w:val="0"/>
              <w:divBdr>
                <w:top w:val="none" w:sz="0" w:space="0" w:color="auto"/>
                <w:left w:val="none" w:sz="0" w:space="0" w:color="auto"/>
                <w:bottom w:val="none" w:sz="0" w:space="0" w:color="auto"/>
                <w:right w:val="none" w:sz="0" w:space="0" w:color="auto"/>
              </w:divBdr>
            </w:div>
            <w:div w:id="198130064">
              <w:marLeft w:val="480"/>
              <w:marRight w:val="0"/>
              <w:marTop w:val="0"/>
              <w:marBottom w:val="0"/>
              <w:divBdr>
                <w:top w:val="none" w:sz="0" w:space="0" w:color="auto"/>
                <w:left w:val="none" w:sz="0" w:space="0" w:color="auto"/>
                <w:bottom w:val="none" w:sz="0" w:space="0" w:color="auto"/>
                <w:right w:val="none" w:sz="0" w:space="0" w:color="auto"/>
              </w:divBdr>
            </w:div>
            <w:div w:id="198276769">
              <w:marLeft w:val="480"/>
              <w:marRight w:val="0"/>
              <w:marTop w:val="0"/>
              <w:marBottom w:val="0"/>
              <w:divBdr>
                <w:top w:val="none" w:sz="0" w:space="0" w:color="auto"/>
                <w:left w:val="none" w:sz="0" w:space="0" w:color="auto"/>
                <w:bottom w:val="none" w:sz="0" w:space="0" w:color="auto"/>
                <w:right w:val="none" w:sz="0" w:space="0" w:color="auto"/>
              </w:divBdr>
            </w:div>
            <w:div w:id="198321860">
              <w:marLeft w:val="480"/>
              <w:marRight w:val="0"/>
              <w:marTop w:val="0"/>
              <w:marBottom w:val="0"/>
              <w:divBdr>
                <w:top w:val="none" w:sz="0" w:space="0" w:color="auto"/>
                <w:left w:val="none" w:sz="0" w:space="0" w:color="auto"/>
                <w:bottom w:val="none" w:sz="0" w:space="0" w:color="auto"/>
                <w:right w:val="none" w:sz="0" w:space="0" w:color="auto"/>
              </w:divBdr>
            </w:div>
            <w:div w:id="198324196">
              <w:marLeft w:val="480"/>
              <w:marRight w:val="0"/>
              <w:marTop w:val="0"/>
              <w:marBottom w:val="0"/>
              <w:divBdr>
                <w:top w:val="none" w:sz="0" w:space="0" w:color="auto"/>
                <w:left w:val="none" w:sz="0" w:space="0" w:color="auto"/>
                <w:bottom w:val="none" w:sz="0" w:space="0" w:color="auto"/>
                <w:right w:val="none" w:sz="0" w:space="0" w:color="auto"/>
              </w:divBdr>
            </w:div>
            <w:div w:id="198393727">
              <w:marLeft w:val="480"/>
              <w:marRight w:val="0"/>
              <w:marTop w:val="0"/>
              <w:marBottom w:val="0"/>
              <w:divBdr>
                <w:top w:val="none" w:sz="0" w:space="0" w:color="auto"/>
                <w:left w:val="none" w:sz="0" w:space="0" w:color="auto"/>
                <w:bottom w:val="none" w:sz="0" w:space="0" w:color="auto"/>
                <w:right w:val="none" w:sz="0" w:space="0" w:color="auto"/>
              </w:divBdr>
            </w:div>
            <w:div w:id="198395537">
              <w:marLeft w:val="480"/>
              <w:marRight w:val="0"/>
              <w:marTop w:val="0"/>
              <w:marBottom w:val="0"/>
              <w:divBdr>
                <w:top w:val="none" w:sz="0" w:space="0" w:color="auto"/>
                <w:left w:val="none" w:sz="0" w:space="0" w:color="auto"/>
                <w:bottom w:val="none" w:sz="0" w:space="0" w:color="auto"/>
                <w:right w:val="none" w:sz="0" w:space="0" w:color="auto"/>
              </w:divBdr>
            </w:div>
            <w:div w:id="198395850">
              <w:marLeft w:val="480"/>
              <w:marRight w:val="0"/>
              <w:marTop w:val="0"/>
              <w:marBottom w:val="0"/>
              <w:divBdr>
                <w:top w:val="none" w:sz="0" w:space="0" w:color="auto"/>
                <w:left w:val="none" w:sz="0" w:space="0" w:color="auto"/>
                <w:bottom w:val="none" w:sz="0" w:space="0" w:color="auto"/>
                <w:right w:val="none" w:sz="0" w:space="0" w:color="auto"/>
              </w:divBdr>
            </w:div>
            <w:div w:id="198401337">
              <w:marLeft w:val="480"/>
              <w:marRight w:val="0"/>
              <w:marTop w:val="0"/>
              <w:marBottom w:val="0"/>
              <w:divBdr>
                <w:top w:val="none" w:sz="0" w:space="0" w:color="auto"/>
                <w:left w:val="none" w:sz="0" w:space="0" w:color="auto"/>
                <w:bottom w:val="none" w:sz="0" w:space="0" w:color="auto"/>
                <w:right w:val="none" w:sz="0" w:space="0" w:color="auto"/>
              </w:divBdr>
            </w:div>
            <w:div w:id="198593014">
              <w:marLeft w:val="480"/>
              <w:marRight w:val="0"/>
              <w:marTop w:val="0"/>
              <w:marBottom w:val="0"/>
              <w:divBdr>
                <w:top w:val="none" w:sz="0" w:space="0" w:color="auto"/>
                <w:left w:val="none" w:sz="0" w:space="0" w:color="auto"/>
                <w:bottom w:val="none" w:sz="0" w:space="0" w:color="auto"/>
                <w:right w:val="none" w:sz="0" w:space="0" w:color="auto"/>
              </w:divBdr>
            </w:div>
            <w:div w:id="198594277">
              <w:marLeft w:val="480"/>
              <w:marRight w:val="0"/>
              <w:marTop w:val="0"/>
              <w:marBottom w:val="0"/>
              <w:divBdr>
                <w:top w:val="none" w:sz="0" w:space="0" w:color="auto"/>
                <w:left w:val="none" w:sz="0" w:space="0" w:color="auto"/>
                <w:bottom w:val="none" w:sz="0" w:space="0" w:color="auto"/>
                <w:right w:val="none" w:sz="0" w:space="0" w:color="auto"/>
              </w:divBdr>
            </w:div>
            <w:div w:id="198785417">
              <w:marLeft w:val="480"/>
              <w:marRight w:val="0"/>
              <w:marTop w:val="0"/>
              <w:marBottom w:val="0"/>
              <w:divBdr>
                <w:top w:val="none" w:sz="0" w:space="0" w:color="auto"/>
                <w:left w:val="none" w:sz="0" w:space="0" w:color="auto"/>
                <w:bottom w:val="none" w:sz="0" w:space="0" w:color="auto"/>
                <w:right w:val="none" w:sz="0" w:space="0" w:color="auto"/>
              </w:divBdr>
            </w:div>
            <w:div w:id="198904823">
              <w:marLeft w:val="480"/>
              <w:marRight w:val="0"/>
              <w:marTop w:val="0"/>
              <w:marBottom w:val="0"/>
              <w:divBdr>
                <w:top w:val="none" w:sz="0" w:space="0" w:color="auto"/>
                <w:left w:val="none" w:sz="0" w:space="0" w:color="auto"/>
                <w:bottom w:val="none" w:sz="0" w:space="0" w:color="auto"/>
                <w:right w:val="none" w:sz="0" w:space="0" w:color="auto"/>
              </w:divBdr>
            </w:div>
            <w:div w:id="198906175">
              <w:marLeft w:val="480"/>
              <w:marRight w:val="0"/>
              <w:marTop w:val="0"/>
              <w:marBottom w:val="0"/>
              <w:divBdr>
                <w:top w:val="none" w:sz="0" w:space="0" w:color="auto"/>
                <w:left w:val="none" w:sz="0" w:space="0" w:color="auto"/>
                <w:bottom w:val="none" w:sz="0" w:space="0" w:color="auto"/>
                <w:right w:val="none" w:sz="0" w:space="0" w:color="auto"/>
              </w:divBdr>
            </w:div>
            <w:div w:id="199052860">
              <w:marLeft w:val="480"/>
              <w:marRight w:val="0"/>
              <w:marTop w:val="0"/>
              <w:marBottom w:val="0"/>
              <w:divBdr>
                <w:top w:val="none" w:sz="0" w:space="0" w:color="auto"/>
                <w:left w:val="none" w:sz="0" w:space="0" w:color="auto"/>
                <w:bottom w:val="none" w:sz="0" w:space="0" w:color="auto"/>
                <w:right w:val="none" w:sz="0" w:space="0" w:color="auto"/>
              </w:divBdr>
            </w:div>
            <w:div w:id="199054331">
              <w:marLeft w:val="480"/>
              <w:marRight w:val="0"/>
              <w:marTop w:val="0"/>
              <w:marBottom w:val="0"/>
              <w:divBdr>
                <w:top w:val="none" w:sz="0" w:space="0" w:color="auto"/>
                <w:left w:val="none" w:sz="0" w:space="0" w:color="auto"/>
                <w:bottom w:val="none" w:sz="0" w:space="0" w:color="auto"/>
                <w:right w:val="none" w:sz="0" w:space="0" w:color="auto"/>
              </w:divBdr>
            </w:div>
            <w:div w:id="199099992">
              <w:marLeft w:val="480"/>
              <w:marRight w:val="0"/>
              <w:marTop w:val="0"/>
              <w:marBottom w:val="0"/>
              <w:divBdr>
                <w:top w:val="none" w:sz="0" w:space="0" w:color="auto"/>
                <w:left w:val="none" w:sz="0" w:space="0" w:color="auto"/>
                <w:bottom w:val="none" w:sz="0" w:space="0" w:color="auto"/>
                <w:right w:val="none" w:sz="0" w:space="0" w:color="auto"/>
              </w:divBdr>
            </w:div>
            <w:div w:id="199127777">
              <w:marLeft w:val="480"/>
              <w:marRight w:val="0"/>
              <w:marTop w:val="0"/>
              <w:marBottom w:val="0"/>
              <w:divBdr>
                <w:top w:val="none" w:sz="0" w:space="0" w:color="auto"/>
                <w:left w:val="none" w:sz="0" w:space="0" w:color="auto"/>
                <w:bottom w:val="none" w:sz="0" w:space="0" w:color="auto"/>
                <w:right w:val="none" w:sz="0" w:space="0" w:color="auto"/>
              </w:divBdr>
            </w:div>
            <w:div w:id="199170963">
              <w:marLeft w:val="480"/>
              <w:marRight w:val="0"/>
              <w:marTop w:val="0"/>
              <w:marBottom w:val="0"/>
              <w:divBdr>
                <w:top w:val="none" w:sz="0" w:space="0" w:color="auto"/>
                <w:left w:val="none" w:sz="0" w:space="0" w:color="auto"/>
                <w:bottom w:val="none" w:sz="0" w:space="0" w:color="auto"/>
                <w:right w:val="none" w:sz="0" w:space="0" w:color="auto"/>
              </w:divBdr>
            </w:div>
            <w:div w:id="199322649">
              <w:marLeft w:val="480"/>
              <w:marRight w:val="0"/>
              <w:marTop w:val="0"/>
              <w:marBottom w:val="0"/>
              <w:divBdr>
                <w:top w:val="none" w:sz="0" w:space="0" w:color="auto"/>
                <w:left w:val="none" w:sz="0" w:space="0" w:color="auto"/>
                <w:bottom w:val="none" w:sz="0" w:space="0" w:color="auto"/>
                <w:right w:val="none" w:sz="0" w:space="0" w:color="auto"/>
              </w:divBdr>
            </w:div>
            <w:div w:id="199440473">
              <w:marLeft w:val="480"/>
              <w:marRight w:val="0"/>
              <w:marTop w:val="0"/>
              <w:marBottom w:val="0"/>
              <w:divBdr>
                <w:top w:val="none" w:sz="0" w:space="0" w:color="auto"/>
                <w:left w:val="none" w:sz="0" w:space="0" w:color="auto"/>
                <w:bottom w:val="none" w:sz="0" w:space="0" w:color="auto"/>
                <w:right w:val="none" w:sz="0" w:space="0" w:color="auto"/>
              </w:divBdr>
            </w:div>
            <w:div w:id="199513125">
              <w:marLeft w:val="480"/>
              <w:marRight w:val="0"/>
              <w:marTop w:val="0"/>
              <w:marBottom w:val="0"/>
              <w:divBdr>
                <w:top w:val="none" w:sz="0" w:space="0" w:color="auto"/>
                <w:left w:val="none" w:sz="0" w:space="0" w:color="auto"/>
                <w:bottom w:val="none" w:sz="0" w:space="0" w:color="auto"/>
                <w:right w:val="none" w:sz="0" w:space="0" w:color="auto"/>
              </w:divBdr>
            </w:div>
            <w:div w:id="199518185">
              <w:marLeft w:val="480"/>
              <w:marRight w:val="0"/>
              <w:marTop w:val="0"/>
              <w:marBottom w:val="0"/>
              <w:divBdr>
                <w:top w:val="none" w:sz="0" w:space="0" w:color="auto"/>
                <w:left w:val="none" w:sz="0" w:space="0" w:color="auto"/>
                <w:bottom w:val="none" w:sz="0" w:space="0" w:color="auto"/>
                <w:right w:val="none" w:sz="0" w:space="0" w:color="auto"/>
              </w:divBdr>
            </w:div>
            <w:div w:id="199557429">
              <w:marLeft w:val="480"/>
              <w:marRight w:val="0"/>
              <w:marTop w:val="0"/>
              <w:marBottom w:val="0"/>
              <w:divBdr>
                <w:top w:val="none" w:sz="0" w:space="0" w:color="auto"/>
                <w:left w:val="none" w:sz="0" w:space="0" w:color="auto"/>
                <w:bottom w:val="none" w:sz="0" w:space="0" w:color="auto"/>
                <w:right w:val="none" w:sz="0" w:space="0" w:color="auto"/>
              </w:divBdr>
            </w:div>
            <w:div w:id="199559370">
              <w:marLeft w:val="480"/>
              <w:marRight w:val="0"/>
              <w:marTop w:val="0"/>
              <w:marBottom w:val="0"/>
              <w:divBdr>
                <w:top w:val="none" w:sz="0" w:space="0" w:color="auto"/>
                <w:left w:val="none" w:sz="0" w:space="0" w:color="auto"/>
                <w:bottom w:val="none" w:sz="0" w:space="0" w:color="auto"/>
                <w:right w:val="none" w:sz="0" w:space="0" w:color="auto"/>
              </w:divBdr>
            </w:div>
            <w:div w:id="199711677">
              <w:marLeft w:val="480"/>
              <w:marRight w:val="0"/>
              <w:marTop w:val="0"/>
              <w:marBottom w:val="0"/>
              <w:divBdr>
                <w:top w:val="none" w:sz="0" w:space="0" w:color="auto"/>
                <w:left w:val="none" w:sz="0" w:space="0" w:color="auto"/>
                <w:bottom w:val="none" w:sz="0" w:space="0" w:color="auto"/>
                <w:right w:val="none" w:sz="0" w:space="0" w:color="auto"/>
              </w:divBdr>
            </w:div>
            <w:div w:id="199778969">
              <w:marLeft w:val="480"/>
              <w:marRight w:val="0"/>
              <w:marTop w:val="0"/>
              <w:marBottom w:val="0"/>
              <w:divBdr>
                <w:top w:val="none" w:sz="0" w:space="0" w:color="auto"/>
                <w:left w:val="none" w:sz="0" w:space="0" w:color="auto"/>
                <w:bottom w:val="none" w:sz="0" w:space="0" w:color="auto"/>
                <w:right w:val="none" w:sz="0" w:space="0" w:color="auto"/>
              </w:divBdr>
            </w:div>
            <w:div w:id="199780276">
              <w:marLeft w:val="480"/>
              <w:marRight w:val="0"/>
              <w:marTop w:val="0"/>
              <w:marBottom w:val="0"/>
              <w:divBdr>
                <w:top w:val="none" w:sz="0" w:space="0" w:color="auto"/>
                <w:left w:val="none" w:sz="0" w:space="0" w:color="auto"/>
                <w:bottom w:val="none" w:sz="0" w:space="0" w:color="auto"/>
                <w:right w:val="none" w:sz="0" w:space="0" w:color="auto"/>
              </w:divBdr>
            </w:div>
            <w:div w:id="199824615">
              <w:marLeft w:val="480"/>
              <w:marRight w:val="0"/>
              <w:marTop w:val="0"/>
              <w:marBottom w:val="0"/>
              <w:divBdr>
                <w:top w:val="none" w:sz="0" w:space="0" w:color="auto"/>
                <w:left w:val="none" w:sz="0" w:space="0" w:color="auto"/>
                <w:bottom w:val="none" w:sz="0" w:space="0" w:color="auto"/>
                <w:right w:val="none" w:sz="0" w:space="0" w:color="auto"/>
              </w:divBdr>
            </w:div>
            <w:div w:id="199825681">
              <w:marLeft w:val="480"/>
              <w:marRight w:val="0"/>
              <w:marTop w:val="0"/>
              <w:marBottom w:val="0"/>
              <w:divBdr>
                <w:top w:val="none" w:sz="0" w:space="0" w:color="auto"/>
                <w:left w:val="none" w:sz="0" w:space="0" w:color="auto"/>
                <w:bottom w:val="none" w:sz="0" w:space="0" w:color="auto"/>
                <w:right w:val="none" w:sz="0" w:space="0" w:color="auto"/>
              </w:divBdr>
            </w:div>
            <w:div w:id="199979977">
              <w:marLeft w:val="480"/>
              <w:marRight w:val="0"/>
              <w:marTop w:val="0"/>
              <w:marBottom w:val="0"/>
              <w:divBdr>
                <w:top w:val="none" w:sz="0" w:space="0" w:color="auto"/>
                <w:left w:val="none" w:sz="0" w:space="0" w:color="auto"/>
                <w:bottom w:val="none" w:sz="0" w:space="0" w:color="auto"/>
                <w:right w:val="none" w:sz="0" w:space="0" w:color="auto"/>
              </w:divBdr>
            </w:div>
            <w:div w:id="200017263">
              <w:marLeft w:val="480"/>
              <w:marRight w:val="0"/>
              <w:marTop w:val="0"/>
              <w:marBottom w:val="0"/>
              <w:divBdr>
                <w:top w:val="none" w:sz="0" w:space="0" w:color="auto"/>
                <w:left w:val="none" w:sz="0" w:space="0" w:color="auto"/>
                <w:bottom w:val="none" w:sz="0" w:space="0" w:color="auto"/>
                <w:right w:val="none" w:sz="0" w:space="0" w:color="auto"/>
              </w:divBdr>
            </w:div>
            <w:div w:id="200017704">
              <w:marLeft w:val="480"/>
              <w:marRight w:val="0"/>
              <w:marTop w:val="0"/>
              <w:marBottom w:val="0"/>
              <w:divBdr>
                <w:top w:val="none" w:sz="0" w:space="0" w:color="auto"/>
                <w:left w:val="none" w:sz="0" w:space="0" w:color="auto"/>
                <w:bottom w:val="none" w:sz="0" w:space="0" w:color="auto"/>
                <w:right w:val="none" w:sz="0" w:space="0" w:color="auto"/>
              </w:divBdr>
            </w:div>
            <w:div w:id="200170527">
              <w:marLeft w:val="480"/>
              <w:marRight w:val="0"/>
              <w:marTop w:val="0"/>
              <w:marBottom w:val="0"/>
              <w:divBdr>
                <w:top w:val="none" w:sz="0" w:space="0" w:color="auto"/>
                <w:left w:val="none" w:sz="0" w:space="0" w:color="auto"/>
                <w:bottom w:val="none" w:sz="0" w:space="0" w:color="auto"/>
                <w:right w:val="none" w:sz="0" w:space="0" w:color="auto"/>
              </w:divBdr>
            </w:div>
            <w:div w:id="200438261">
              <w:marLeft w:val="480"/>
              <w:marRight w:val="0"/>
              <w:marTop w:val="0"/>
              <w:marBottom w:val="0"/>
              <w:divBdr>
                <w:top w:val="none" w:sz="0" w:space="0" w:color="auto"/>
                <w:left w:val="none" w:sz="0" w:space="0" w:color="auto"/>
                <w:bottom w:val="none" w:sz="0" w:space="0" w:color="auto"/>
                <w:right w:val="none" w:sz="0" w:space="0" w:color="auto"/>
              </w:divBdr>
            </w:div>
            <w:div w:id="200478484">
              <w:marLeft w:val="480"/>
              <w:marRight w:val="0"/>
              <w:marTop w:val="0"/>
              <w:marBottom w:val="0"/>
              <w:divBdr>
                <w:top w:val="none" w:sz="0" w:space="0" w:color="auto"/>
                <w:left w:val="none" w:sz="0" w:space="0" w:color="auto"/>
                <w:bottom w:val="none" w:sz="0" w:space="0" w:color="auto"/>
                <w:right w:val="none" w:sz="0" w:space="0" w:color="auto"/>
              </w:divBdr>
            </w:div>
            <w:div w:id="200484514">
              <w:marLeft w:val="480"/>
              <w:marRight w:val="0"/>
              <w:marTop w:val="0"/>
              <w:marBottom w:val="0"/>
              <w:divBdr>
                <w:top w:val="none" w:sz="0" w:space="0" w:color="auto"/>
                <w:left w:val="none" w:sz="0" w:space="0" w:color="auto"/>
                <w:bottom w:val="none" w:sz="0" w:space="0" w:color="auto"/>
                <w:right w:val="none" w:sz="0" w:space="0" w:color="auto"/>
              </w:divBdr>
            </w:div>
            <w:div w:id="200557675">
              <w:marLeft w:val="480"/>
              <w:marRight w:val="0"/>
              <w:marTop w:val="0"/>
              <w:marBottom w:val="0"/>
              <w:divBdr>
                <w:top w:val="none" w:sz="0" w:space="0" w:color="auto"/>
                <w:left w:val="none" w:sz="0" w:space="0" w:color="auto"/>
                <w:bottom w:val="none" w:sz="0" w:space="0" w:color="auto"/>
                <w:right w:val="none" w:sz="0" w:space="0" w:color="auto"/>
              </w:divBdr>
            </w:div>
            <w:div w:id="200748688">
              <w:marLeft w:val="480"/>
              <w:marRight w:val="0"/>
              <w:marTop w:val="0"/>
              <w:marBottom w:val="0"/>
              <w:divBdr>
                <w:top w:val="none" w:sz="0" w:space="0" w:color="auto"/>
                <w:left w:val="none" w:sz="0" w:space="0" w:color="auto"/>
                <w:bottom w:val="none" w:sz="0" w:space="0" w:color="auto"/>
                <w:right w:val="none" w:sz="0" w:space="0" w:color="auto"/>
              </w:divBdr>
            </w:div>
            <w:div w:id="200941891">
              <w:marLeft w:val="480"/>
              <w:marRight w:val="0"/>
              <w:marTop w:val="0"/>
              <w:marBottom w:val="0"/>
              <w:divBdr>
                <w:top w:val="none" w:sz="0" w:space="0" w:color="auto"/>
                <w:left w:val="none" w:sz="0" w:space="0" w:color="auto"/>
                <w:bottom w:val="none" w:sz="0" w:space="0" w:color="auto"/>
                <w:right w:val="none" w:sz="0" w:space="0" w:color="auto"/>
              </w:divBdr>
            </w:div>
            <w:div w:id="200944071">
              <w:marLeft w:val="480"/>
              <w:marRight w:val="0"/>
              <w:marTop w:val="0"/>
              <w:marBottom w:val="0"/>
              <w:divBdr>
                <w:top w:val="none" w:sz="0" w:space="0" w:color="auto"/>
                <w:left w:val="none" w:sz="0" w:space="0" w:color="auto"/>
                <w:bottom w:val="none" w:sz="0" w:space="0" w:color="auto"/>
                <w:right w:val="none" w:sz="0" w:space="0" w:color="auto"/>
              </w:divBdr>
            </w:div>
            <w:div w:id="200947956">
              <w:marLeft w:val="480"/>
              <w:marRight w:val="0"/>
              <w:marTop w:val="0"/>
              <w:marBottom w:val="0"/>
              <w:divBdr>
                <w:top w:val="none" w:sz="0" w:space="0" w:color="auto"/>
                <w:left w:val="none" w:sz="0" w:space="0" w:color="auto"/>
                <w:bottom w:val="none" w:sz="0" w:space="0" w:color="auto"/>
                <w:right w:val="none" w:sz="0" w:space="0" w:color="auto"/>
              </w:divBdr>
            </w:div>
            <w:div w:id="201014511">
              <w:marLeft w:val="480"/>
              <w:marRight w:val="0"/>
              <w:marTop w:val="0"/>
              <w:marBottom w:val="0"/>
              <w:divBdr>
                <w:top w:val="none" w:sz="0" w:space="0" w:color="auto"/>
                <w:left w:val="none" w:sz="0" w:space="0" w:color="auto"/>
                <w:bottom w:val="none" w:sz="0" w:space="0" w:color="auto"/>
                <w:right w:val="none" w:sz="0" w:space="0" w:color="auto"/>
              </w:divBdr>
            </w:div>
            <w:div w:id="201018604">
              <w:marLeft w:val="480"/>
              <w:marRight w:val="0"/>
              <w:marTop w:val="0"/>
              <w:marBottom w:val="0"/>
              <w:divBdr>
                <w:top w:val="none" w:sz="0" w:space="0" w:color="auto"/>
                <w:left w:val="none" w:sz="0" w:space="0" w:color="auto"/>
                <w:bottom w:val="none" w:sz="0" w:space="0" w:color="auto"/>
                <w:right w:val="none" w:sz="0" w:space="0" w:color="auto"/>
              </w:divBdr>
            </w:div>
            <w:div w:id="201209759">
              <w:marLeft w:val="480"/>
              <w:marRight w:val="0"/>
              <w:marTop w:val="0"/>
              <w:marBottom w:val="0"/>
              <w:divBdr>
                <w:top w:val="none" w:sz="0" w:space="0" w:color="auto"/>
                <w:left w:val="none" w:sz="0" w:space="0" w:color="auto"/>
                <w:bottom w:val="none" w:sz="0" w:space="0" w:color="auto"/>
                <w:right w:val="none" w:sz="0" w:space="0" w:color="auto"/>
              </w:divBdr>
            </w:div>
            <w:div w:id="201212841">
              <w:marLeft w:val="480"/>
              <w:marRight w:val="0"/>
              <w:marTop w:val="0"/>
              <w:marBottom w:val="0"/>
              <w:divBdr>
                <w:top w:val="none" w:sz="0" w:space="0" w:color="auto"/>
                <w:left w:val="none" w:sz="0" w:space="0" w:color="auto"/>
                <w:bottom w:val="none" w:sz="0" w:space="0" w:color="auto"/>
                <w:right w:val="none" w:sz="0" w:space="0" w:color="auto"/>
              </w:divBdr>
            </w:div>
            <w:div w:id="201213579">
              <w:marLeft w:val="480"/>
              <w:marRight w:val="0"/>
              <w:marTop w:val="0"/>
              <w:marBottom w:val="0"/>
              <w:divBdr>
                <w:top w:val="none" w:sz="0" w:space="0" w:color="auto"/>
                <w:left w:val="none" w:sz="0" w:space="0" w:color="auto"/>
                <w:bottom w:val="none" w:sz="0" w:space="0" w:color="auto"/>
                <w:right w:val="none" w:sz="0" w:space="0" w:color="auto"/>
              </w:divBdr>
            </w:div>
            <w:div w:id="201283880">
              <w:marLeft w:val="480"/>
              <w:marRight w:val="0"/>
              <w:marTop w:val="0"/>
              <w:marBottom w:val="0"/>
              <w:divBdr>
                <w:top w:val="none" w:sz="0" w:space="0" w:color="auto"/>
                <w:left w:val="none" w:sz="0" w:space="0" w:color="auto"/>
                <w:bottom w:val="none" w:sz="0" w:space="0" w:color="auto"/>
                <w:right w:val="none" w:sz="0" w:space="0" w:color="auto"/>
              </w:divBdr>
            </w:div>
            <w:div w:id="201284128">
              <w:marLeft w:val="480"/>
              <w:marRight w:val="0"/>
              <w:marTop w:val="0"/>
              <w:marBottom w:val="0"/>
              <w:divBdr>
                <w:top w:val="none" w:sz="0" w:space="0" w:color="auto"/>
                <w:left w:val="none" w:sz="0" w:space="0" w:color="auto"/>
                <w:bottom w:val="none" w:sz="0" w:space="0" w:color="auto"/>
                <w:right w:val="none" w:sz="0" w:space="0" w:color="auto"/>
              </w:divBdr>
            </w:div>
            <w:div w:id="201285340">
              <w:marLeft w:val="480"/>
              <w:marRight w:val="0"/>
              <w:marTop w:val="0"/>
              <w:marBottom w:val="0"/>
              <w:divBdr>
                <w:top w:val="none" w:sz="0" w:space="0" w:color="auto"/>
                <w:left w:val="none" w:sz="0" w:space="0" w:color="auto"/>
                <w:bottom w:val="none" w:sz="0" w:space="0" w:color="auto"/>
                <w:right w:val="none" w:sz="0" w:space="0" w:color="auto"/>
              </w:divBdr>
            </w:div>
            <w:div w:id="201599636">
              <w:marLeft w:val="480"/>
              <w:marRight w:val="0"/>
              <w:marTop w:val="0"/>
              <w:marBottom w:val="0"/>
              <w:divBdr>
                <w:top w:val="none" w:sz="0" w:space="0" w:color="auto"/>
                <w:left w:val="none" w:sz="0" w:space="0" w:color="auto"/>
                <w:bottom w:val="none" w:sz="0" w:space="0" w:color="auto"/>
                <w:right w:val="none" w:sz="0" w:space="0" w:color="auto"/>
              </w:divBdr>
            </w:div>
            <w:div w:id="201672087">
              <w:marLeft w:val="480"/>
              <w:marRight w:val="0"/>
              <w:marTop w:val="0"/>
              <w:marBottom w:val="0"/>
              <w:divBdr>
                <w:top w:val="none" w:sz="0" w:space="0" w:color="auto"/>
                <w:left w:val="none" w:sz="0" w:space="0" w:color="auto"/>
                <w:bottom w:val="none" w:sz="0" w:space="0" w:color="auto"/>
                <w:right w:val="none" w:sz="0" w:space="0" w:color="auto"/>
              </w:divBdr>
            </w:div>
            <w:div w:id="201676166">
              <w:marLeft w:val="480"/>
              <w:marRight w:val="0"/>
              <w:marTop w:val="0"/>
              <w:marBottom w:val="0"/>
              <w:divBdr>
                <w:top w:val="none" w:sz="0" w:space="0" w:color="auto"/>
                <w:left w:val="none" w:sz="0" w:space="0" w:color="auto"/>
                <w:bottom w:val="none" w:sz="0" w:space="0" w:color="auto"/>
                <w:right w:val="none" w:sz="0" w:space="0" w:color="auto"/>
              </w:divBdr>
            </w:div>
            <w:div w:id="201750476">
              <w:marLeft w:val="480"/>
              <w:marRight w:val="0"/>
              <w:marTop w:val="0"/>
              <w:marBottom w:val="0"/>
              <w:divBdr>
                <w:top w:val="none" w:sz="0" w:space="0" w:color="auto"/>
                <w:left w:val="none" w:sz="0" w:space="0" w:color="auto"/>
                <w:bottom w:val="none" w:sz="0" w:space="0" w:color="auto"/>
                <w:right w:val="none" w:sz="0" w:space="0" w:color="auto"/>
              </w:divBdr>
            </w:div>
            <w:div w:id="201942970">
              <w:marLeft w:val="480"/>
              <w:marRight w:val="0"/>
              <w:marTop w:val="0"/>
              <w:marBottom w:val="0"/>
              <w:divBdr>
                <w:top w:val="none" w:sz="0" w:space="0" w:color="auto"/>
                <w:left w:val="none" w:sz="0" w:space="0" w:color="auto"/>
                <w:bottom w:val="none" w:sz="0" w:space="0" w:color="auto"/>
                <w:right w:val="none" w:sz="0" w:space="0" w:color="auto"/>
              </w:divBdr>
            </w:div>
            <w:div w:id="201985446">
              <w:marLeft w:val="480"/>
              <w:marRight w:val="0"/>
              <w:marTop w:val="0"/>
              <w:marBottom w:val="0"/>
              <w:divBdr>
                <w:top w:val="none" w:sz="0" w:space="0" w:color="auto"/>
                <w:left w:val="none" w:sz="0" w:space="0" w:color="auto"/>
                <w:bottom w:val="none" w:sz="0" w:space="0" w:color="auto"/>
                <w:right w:val="none" w:sz="0" w:space="0" w:color="auto"/>
              </w:divBdr>
            </w:div>
            <w:div w:id="201989798">
              <w:marLeft w:val="480"/>
              <w:marRight w:val="0"/>
              <w:marTop w:val="0"/>
              <w:marBottom w:val="0"/>
              <w:divBdr>
                <w:top w:val="none" w:sz="0" w:space="0" w:color="auto"/>
                <w:left w:val="none" w:sz="0" w:space="0" w:color="auto"/>
                <w:bottom w:val="none" w:sz="0" w:space="0" w:color="auto"/>
                <w:right w:val="none" w:sz="0" w:space="0" w:color="auto"/>
              </w:divBdr>
            </w:div>
            <w:div w:id="202063232">
              <w:marLeft w:val="480"/>
              <w:marRight w:val="0"/>
              <w:marTop w:val="0"/>
              <w:marBottom w:val="0"/>
              <w:divBdr>
                <w:top w:val="none" w:sz="0" w:space="0" w:color="auto"/>
                <w:left w:val="none" w:sz="0" w:space="0" w:color="auto"/>
                <w:bottom w:val="none" w:sz="0" w:space="0" w:color="auto"/>
                <w:right w:val="none" w:sz="0" w:space="0" w:color="auto"/>
              </w:divBdr>
            </w:div>
            <w:div w:id="202064065">
              <w:marLeft w:val="480"/>
              <w:marRight w:val="0"/>
              <w:marTop w:val="0"/>
              <w:marBottom w:val="0"/>
              <w:divBdr>
                <w:top w:val="none" w:sz="0" w:space="0" w:color="auto"/>
                <w:left w:val="none" w:sz="0" w:space="0" w:color="auto"/>
                <w:bottom w:val="none" w:sz="0" w:space="0" w:color="auto"/>
                <w:right w:val="none" w:sz="0" w:space="0" w:color="auto"/>
              </w:divBdr>
            </w:div>
            <w:div w:id="202134735">
              <w:marLeft w:val="480"/>
              <w:marRight w:val="0"/>
              <w:marTop w:val="0"/>
              <w:marBottom w:val="0"/>
              <w:divBdr>
                <w:top w:val="none" w:sz="0" w:space="0" w:color="auto"/>
                <w:left w:val="none" w:sz="0" w:space="0" w:color="auto"/>
                <w:bottom w:val="none" w:sz="0" w:space="0" w:color="auto"/>
                <w:right w:val="none" w:sz="0" w:space="0" w:color="auto"/>
              </w:divBdr>
            </w:div>
            <w:div w:id="202251806">
              <w:marLeft w:val="480"/>
              <w:marRight w:val="0"/>
              <w:marTop w:val="0"/>
              <w:marBottom w:val="0"/>
              <w:divBdr>
                <w:top w:val="none" w:sz="0" w:space="0" w:color="auto"/>
                <w:left w:val="none" w:sz="0" w:space="0" w:color="auto"/>
                <w:bottom w:val="none" w:sz="0" w:space="0" w:color="auto"/>
                <w:right w:val="none" w:sz="0" w:space="0" w:color="auto"/>
              </w:divBdr>
            </w:div>
            <w:div w:id="202257618">
              <w:marLeft w:val="480"/>
              <w:marRight w:val="0"/>
              <w:marTop w:val="0"/>
              <w:marBottom w:val="0"/>
              <w:divBdr>
                <w:top w:val="none" w:sz="0" w:space="0" w:color="auto"/>
                <w:left w:val="none" w:sz="0" w:space="0" w:color="auto"/>
                <w:bottom w:val="none" w:sz="0" w:space="0" w:color="auto"/>
                <w:right w:val="none" w:sz="0" w:space="0" w:color="auto"/>
              </w:divBdr>
            </w:div>
            <w:div w:id="202333364">
              <w:marLeft w:val="480"/>
              <w:marRight w:val="0"/>
              <w:marTop w:val="0"/>
              <w:marBottom w:val="0"/>
              <w:divBdr>
                <w:top w:val="none" w:sz="0" w:space="0" w:color="auto"/>
                <w:left w:val="none" w:sz="0" w:space="0" w:color="auto"/>
                <w:bottom w:val="none" w:sz="0" w:space="0" w:color="auto"/>
                <w:right w:val="none" w:sz="0" w:space="0" w:color="auto"/>
              </w:divBdr>
            </w:div>
            <w:div w:id="202405003">
              <w:marLeft w:val="480"/>
              <w:marRight w:val="0"/>
              <w:marTop w:val="0"/>
              <w:marBottom w:val="0"/>
              <w:divBdr>
                <w:top w:val="none" w:sz="0" w:space="0" w:color="auto"/>
                <w:left w:val="none" w:sz="0" w:space="0" w:color="auto"/>
                <w:bottom w:val="none" w:sz="0" w:space="0" w:color="auto"/>
                <w:right w:val="none" w:sz="0" w:space="0" w:color="auto"/>
              </w:divBdr>
            </w:div>
            <w:div w:id="202406308">
              <w:marLeft w:val="480"/>
              <w:marRight w:val="0"/>
              <w:marTop w:val="0"/>
              <w:marBottom w:val="0"/>
              <w:divBdr>
                <w:top w:val="none" w:sz="0" w:space="0" w:color="auto"/>
                <w:left w:val="none" w:sz="0" w:space="0" w:color="auto"/>
                <w:bottom w:val="none" w:sz="0" w:space="0" w:color="auto"/>
                <w:right w:val="none" w:sz="0" w:space="0" w:color="auto"/>
              </w:divBdr>
            </w:div>
            <w:div w:id="202448554">
              <w:marLeft w:val="480"/>
              <w:marRight w:val="0"/>
              <w:marTop w:val="0"/>
              <w:marBottom w:val="0"/>
              <w:divBdr>
                <w:top w:val="none" w:sz="0" w:space="0" w:color="auto"/>
                <w:left w:val="none" w:sz="0" w:space="0" w:color="auto"/>
                <w:bottom w:val="none" w:sz="0" w:space="0" w:color="auto"/>
                <w:right w:val="none" w:sz="0" w:space="0" w:color="auto"/>
              </w:divBdr>
            </w:div>
            <w:div w:id="202522008">
              <w:marLeft w:val="480"/>
              <w:marRight w:val="0"/>
              <w:marTop w:val="0"/>
              <w:marBottom w:val="0"/>
              <w:divBdr>
                <w:top w:val="none" w:sz="0" w:space="0" w:color="auto"/>
                <w:left w:val="none" w:sz="0" w:space="0" w:color="auto"/>
                <w:bottom w:val="none" w:sz="0" w:space="0" w:color="auto"/>
                <w:right w:val="none" w:sz="0" w:space="0" w:color="auto"/>
              </w:divBdr>
            </w:div>
            <w:div w:id="202522052">
              <w:marLeft w:val="480"/>
              <w:marRight w:val="0"/>
              <w:marTop w:val="0"/>
              <w:marBottom w:val="0"/>
              <w:divBdr>
                <w:top w:val="none" w:sz="0" w:space="0" w:color="auto"/>
                <w:left w:val="none" w:sz="0" w:space="0" w:color="auto"/>
                <w:bottom w:val="none" w:sz="0" w:space="0" w:color="auto"/>
                <w:right w:val="none" w:sz="0" w:space="0" w:color="auto"/>
              </w:divBdr>
            </w:div>
            <w:div w:id="202522131">
              <w:marLeft w:val="480"/>
              <w:marRight w:val="0"/>
              <w:marTop w:val="0"/>
              <w:marBottom w:val="0"/>
              <w:divBdr>
                <w:top w:val="none" w:sz="0" w:space="0" w:color="auto"/>
                <w:left w:val="none" w:sz="0" w:space="0" w:color="auto"/>
                <w:bottom w:val="none" w:sz="0" w:space="0" w:color="auto"/>
                <w:right w:val="none" w:sz="0" w:space="0" w:color="auto"/>
              </w:divBdr>
            </w:div>
            <w:div w:id="202600360">
              <w:marLeft w:val="480"/>
              <w:marRight w:val="0"/>
              <w:marTop w:val="0"/>
              <w:marBottom w:val="0"/>
              <w:divBdr>
                <w:top w:val="none" w:sz="0" w:space="0" w:color="auto"/>
                <w:left w:val="none" w:sz="0" w:space="0" w:color="auto"/>
                <w:bottom w:val="none" w:sz="0" w:space="0" w:color="auto"/>
                <w:right w:val="none" w:sz="0" w:space="0" w:color="auto"/>
              </w:divBdr>
            </w:div>
            <w:div w:id="202640440">
              <w:marLeft w:val="480"/>
              <w:marRight w:val="0"/>
              <w:marTop w:val="0"/>
              <w:marBottom w:val="0"/>
              <w:divBdr>
                <w:top w:val="none" w:sz="0" w:space="0" w:color="auto"/>
                <w:left w:val="none" w:sz="0" w:space="0" w:color="auto"/>
                <w:bottom w:val="none" w:sz="0" w:space="0" w:color="auto"/>
                <w:right w:val="none" w:sz="0" w:space="0" w:color="auto"/>
              </w:divBdr>
            </w:div>
            <w:div w:id="202644231">
              <w:marLeft w:val="480"/>
              <w:marRight w:val="0"/>
              <w:marTop w:val="0"/>
              <w:marBottom w:val="0"/>
              <w:divBdr>
                <w:top w:val="none" w:sz="0" w:space="0" w:color="auto"/>
                <w:left w:val="none" w:sz="0" w:space="0" w:color="auto"/>
                <w:bottom w:val="none" w:sz="0" w:space="0" w:color="auto"/>
                <w:right w:val="none" w:sz="0" w:space="0" w:color="auto"/>
              </w:divBdr>
            </w:div>
            <w:div w:id="202645021">
              <w:marLeft w:val="480"/>
              <w:marRight w:val="0"/>
              <w:marTop w:val="0"/>
              <w:marBottom w:val="0"/>
              <w:divBdr>
                <w:top w:val="none" w:sz="0" w:space="0" w:color="auto"/>
                <w:left w:val="none" w:sz="0" w:space="0" w:color="auto"/>
                <w:bottom w:val="none" w:sz="0" w:space="0" w:color="auto"/>
                <w:right w:val="none" w:sz="0" w:space="0" w:color="auto"/>
              </w:divBdr>
            </w:div>
            <w:div w:id="202719298">
              <w:marLeft w:val="480"/>
              <w:marRight w:val="0"/>
              <w:marTop w:val="0"/>
              <w:marBottom w:val="0"/>
              <w:divBdr>
                <w:top w:val="none" w:sz="0" w:space="0" w:color="auto"/>
                <w:left w:val="none" w:sz="0" w:space="0" w:color="auto"/>
                <w:bottom w:val="none" w:sz="0" w:space="0" w:color="auto"/>
                <w:right w:val="none" w:sz="0" w:space="0" w:color="auto"/>
              </w:divBdr>
            </w:div>
            <w:div w:id="202793089">
              <w:marLeft w:val="480"/>
              <w:marRight w:val="0"/>
              <w:marTop w:val="0"/>
              <w:marBottom w:val="0"/>
              <w:divBdr>
                <w:top w:val="none" w:sz="0" w:space="0" w:color="auto"/>
                <w:left w:val="none" w:sz="0" w:space="0" w:color="auto"/>
                <w:bottom w:val="none" w:sz="0" w:space="0" w:color="auto"/>
                <w:right w:val="none" w:sz="0" w:space="0" w:color="auto"/>
              </w:divBdr>
            </w:div>
            <w:div w:id="202835349">
              <w:marLeft w:val="480"/>
              <w:marRight w:val="0"/>
              <w:marTop w:val="0"/>
              <w:marBottom w:val="0"/>
              <w:divBdr>
                <w:top w:val="none" w:sz="0" w:space="0" w:color="auto"/>
                <w:left w:val="none" w:sz="0" w:space="0" w:color="auto"/>
                <w:bottom w:val="none" w:sz="0" w:space="0" w:color="auto"/>
                <w:right w:val="none" w:sz="0" w:space="0" w:color="auto"/>
              </w:divBdr>
            </w:div>
            <w:div w:id="203055343">
              <w:marLeft w:val="480"/>
              <w:marRight w:val="0"/>
              <w:marTop w:val="0"/>
              <w:marBottom w:val="0"/>
              <w:divBdr>
                <w:top w:val="none" w:sz="0" w:space="0" w:color="auto"/>
                <w:left w:val="none" w:sz="0" w:space="0" w:color="auto"/>
                <w:bottom w:val="none" w:sz="0" w:space="0" w:color="auto"/>
                <w:right w:val="none" w:sz="0" w:space="0" w:color="auto"/>
              </w:divBdr>
            </w:div>
            <w:div w:id="203056127">
              <w:marLeft w:val="480"/>
              <w:marRight w:val="0"/>
              <w:marTop w:val="0"/>
              <w:marBottom w:val="0"/>
              <w:divBdr>
                <w:top w:val="none" w:sz="0" w:space="0" w:color="auto"/>
                <w:left w:val="none" w:sz="0" w:space="0" w:color="auto"/>
                <w:bottom w:val="none" w:sz="0" w:space="0" w:color="auto"/>
                <w:right w:val="none" w:sz="0" w:space="0" w:color="auto"/>
              </w:divBdr>
            </w:div>
            <w:div w:id="203060205">
              <w:marLeft w:val="480"/>
              <w:marRight w:val="0"/>
              <w:marTop w:val="0"/>
              <w:marBottom w:val="0"/>
              <w:divBdr>
                <w:top w:val="none" w:sz="0" w:space="0" w:color="auto"/>
                <w:left w:val="none" w:sz="0" w:space="0" w:color="auto"/>
                <w:bottom w:val="none" w:sz="0" w:space="0" w:color="auto"/>
                <w:right w:val="none" w:sz="0" w:space="0" w:color="auto"/>
              </w:divBdr>
            </w:div>
            <w:div w:id="203174715">
              <w:marLeft w:val="480"/>
              <w:marRight w:val="0"/>
              <w:marTop w:val="0"/>
              <w:marBottom w:val="0"/>
              <w:divBdr>
                <w:top w:val="none" w:sz="0" w:space="0" w:color="auto"/>
                <w:left w:val="none" w:sz="0" w:space="0" w:color="auto"/>
                <w:bottom w:val="none" w:sz="0" w:space="0" w:color="auto"/>
                <w:right w:val="none" w:sz="0" w:space="0" w:color="auto"/>
              </w:divBdr>
            </w:div>
            <w:div w:id="203257875">
              <w:marLeft w:val="480"/>
              <w:marRight w:val="0"/>
              <w:marTop w:val="0"/>
              <w:marBottom w:val="0"/>
              <w:divBdr>
                <w:top w:val="none" w:sz="0" w:space="0" w:color="auto"/>
                <w:left w:val="none" w:sz="0" w:space="0" w:color="auto"/>
                <w:bottom w:val="none" w:sz="0" w:space="0" w:color="auto"/>
                <w:right w:val="none" w:sz="0" w:space="0" w:color="auto"/>
              </w:divBdr>
            </w:div>
            <w:div w:id="203298445">
              <w:marLeft w:val="480"/>
              <w:marRight w:val="0"/>
              <w:marTop w:val="0"/>
              <w:marBottom w:val="0"/>
              <w:divBdr>
                <w:top w:val="none" w:sz="0" w:space="0" w:color="auto"/>
                <w:left w:val="none" w:sz="0" w:space="0" w:color="auto"/>
                <w:bottom w:val="none" w:sz="0" w:space="0" w:color="auto"/>
                <w:right w:val="none" w:sz="0" w:space="0" w:color="auto"/>
              </w:divBdr>
            </w:div>
            <w:div w:id="203324633">
              <w:marLeft w:val="480"/>
              <w:marRight w:val="0"/>
              <w:marTop w:val="0"/>
              <w:marBottom w:val="0"/>
              <w:divBdr>
                <w:top w:val="none" w:sz="0" w:space="0" w:color="auto"/>
                <w:left w:val="none" w:sz="0" w:space="0" w:color="auto"/>
                <w:bottom w:val="none" w:sz="0" w:space="0" w:color="auto"/>
                <w:right w:val="none" w:sz="0" w:space="0" w:color="auto"/>
              </w:divBdr>
            </w:div>
            <w:div w:id="203368673">
              <w:marLeft w:val="480"/>
              <w:marRight w:val="0"/>
              <w:marTop w:val="0"/>
              <w:marBottom w:val="0"/>
              <w:divBdr>
                <w:top w:val="none" w:sz="0" w:space="0" w:color="auto"/>
                <w:left w:val="none" w:sz="0" w:space="0" w:color="auto"/>
                <w:bottom w:val="none" w:sz="0" w:space="0" w:color="auto"/>
                <w:right w:val="none" w:sz="0" w:space="0" w:color="auto"/>
              </w:divBdr>
            </w:div>
            <w:div w:id="203373774">
              <w:marLeft w:val="480"/>
              <w:marRight w:val="0"/>
              <w:marTop w:val="0"/>
              <w:marBottom w:val="0"/>
              <w:divBdr>
                <w:top w:val="none" w:sz="0" w:space="0" w:color="auto"/>
                <w:left w:val="none" w:sz="0" w:space="0" w:color="auto"/>
                <w:bottom w:val="none" w:sz="0" w:space="0" w:color="auto"/>
                <w:right w:val="none" w:sz="0" w:space="0" w:color="auto"/>
              </w:divBdr>
            </w:div>
            <w:div w:id="203375642">
              <w:marLeft w:val="480"/>
              <w:marRight w:val="0"/>
              <w:marTop w:val="0"/>
              <w:marBottom w:val="0"/>
              <w:divBdr>
                <w:top w:val="none" w:sz="0" w:space="0" w:color="auto"/>
                <w:left w:val="none" w:sz="0" w:space="0" w:color="auto"/>
                <w:bottom w:val="none" w:sz="0" w:space="0" w:color="auto"/>
                <w:right w:val="none" w:sz="0" w:space="0" w:color="auto"/>
              </w:divBdr>
            </w:div>
            <w:div w:id="203447311">
              <w:marLeft w:val="480"/>
              <w:marRight w:val="0"/>
              <w:marTop w:val="0"/>
              <w:marBottom w:val="0"/>
              <w:divBdr>
                <w:top w:val="none" w:sz="0" w:space="0" w:color="auto"/>
                <w:left w:val="none" w:sz="0" w:space="0" w:color="auto"/>
                <w:bottom w:val="none" w:sz="0" w:space="0" w:color="auto"/>
                <w:right w:val="none" w:sz="0" w:space="0" w:color="auto"/>
              </w:divBdr>
            </w:div>
            <w:div w:id="203448569">
              <w:marLeft w:val="480"/>
              <w:marRight w:val="0"/>
              <w:marTop w:val="0"/>
              <w:marBottom w:val="0"/>
              <w:divBdr>
                <w:top w:val="none" w:sz="0" w:space="0" w:color="auto"/>
                <w:left w:val="none" w:sz="0" w:space="0" w:color="auto"/>
                <w:bottom w:val="none" w:sz="0" w:space="0" w:color="auto"/>
                <w:right w:val="none" w:sz="0" w:space="0" w:color="auto"/>
              </w:divBdr>
            </w:div>
            <w:div w:id="203491171">
              <w:marLeft w:val="480"/>
              <w:marRight w:val="0"/>
              <w:marTop w:val="0"/>
              <w:marBottom w:val="0"/>
              <w:divBdr>
                <w:top w:val="none" w:sz="0" w:space="0" w:color="auto"/>
                <w:left w:val="none" w:sz="0" w:space="0" w:color="auto"/>
                <w:bottom w:val="none" w:sz="0" w:space="0" w:color="auto"/>
                <w:right w:val="none" w:sz="0" w:space="0" w:color="auto"/>
              </w:divBdr>
            </w:div>
            <w:div w:id="203520951">
              <w:marLeft w:val="480"/>
              <w:marRight w:val="0"/>
              <w:marTop w:val="0"/>
              <w:marBottom w:val="0"/>
              <w:divBdr>
                <w:top w:val="none" w:sz="0" w:space="0" w:color="auto"/>
                <w:left w:val="none" w:sz="0" w:space="0" w:color="auto"/>
                <w:bottom w:val="none" w:sz="0" w:space="0" w:color="auto"/>
                <w:right w:val="none" w:sz="0" w:space="0" w:color="auto"/>
              </w:divBdr>
            </w:div>
            <w:div w:id="203644767">
              <w:marLeft w:val="480"/>
              <w:marRight w:val="0"/>
              <w:marTop w:val="0"/>
              <w:marBottom w:val="0"/>
              <w:divBdr>
                <w:top w:val="none" w:sz="0" w:space="0" w:color="auto"/>
                <w:left w:val="none" w:sz="0" w:space="0" w:color="auto"/>
                <w:bottom w:val="none" w:sz="0" w:space="0" w:color="auto"/>
                <w:right w:val="none" w:sz="0" w:space="0" w:color="auto"/>
              </w:divBdr>
            </w:div>
            <w:div w:id="203710874">
              <w:marLeft w:val="480"/>
              <w:marRight w:val="0"/>
              <w:marTop w:val="0"/>
              <w:marBottom w:val="0"/>
              <w:divBdr>
                <w:top w:val="none" w:sz="0" w:space="0" w:color="auto"/>
                <w:left w:val="none" w:sz="0" w:space="0" w:color="auto"/>
                <w:bottom w:val="none" w:sz="0" w:space="0" w:color="auto"/>
                <w:right w:val="none" w:sz="0" w:space="0" w:color="auto"/>
              </w:divBdr>
            </w:div>
            <w:div w:id="203904589">
              <w:marLeft w:val="480"/>
              <w:marRight w:val="0"/>
              <w:marTop w:val="0"/>
              <w:marBottom w:val="0"/>
              <w:divBdr>
                <w:top w:val="none" w:sz="0" w:space="0" w:color="auto"/>
                <w:left w:val="none" w:sz="0" w:space="0" w:color="auto"/>
                <w:bottom w:val="none" w:sz="0" w:space="0" w:color="auto"/>
                <w:right w:val="none" w:sz="0" w:space="0" w:color="auto"/>
              </w:divBdr>
            </w:div>
            <w:div w:id="203910852">
              <w:marLeft w:val="480"/>
              <w:marRight w:val="0"/>
              <w:marTop w:val="0"/>
              <w:marBottom w:val="0"/>
              <w:divBdr>
                <w:top w:val="none" w:sz="0" w:space="0" w:color="auto"/>
                <w:left w:val="none" w:sz="0" w:space="0" w:color="auto"/>
                <w:bottom w:val="none" w:sz="0" w:space="0" w:color="auto"/>
                <w:right w:val="none" w:sz="0" w:space="0" w:color="auto"/>
              </w:divBdr>
            </w:div>
            <w:div w:id="203954306">
              <w:marLeft w:val="480"/>
              <w:marRight w:val="0"/>
              <w:marTop w:val="0"/>
              <w:marBottom w:val="0"/>
              <w:divBdr>
                <w:top w:val="none" w:sz="0" w:space="0" w:color="auto"/>
                <w:left w:val="none" w:sz="0" w:space="0" w:color="auto"/>
                <w:bottom w:val="none" w:sz="0" w:space="0" w:color="auto"/>
                <w:right w:val="none" w:sz="0" w:space="0" w:color="auto"/>
              </w:divBdr>
            </w:div>
            <w:div w:id="204098086">
              <w:marLeft w:val="480"/>
              <w:marRight w:val="0"/>
              <w:marTop w:val="0"/>
              <w:marBottom w:val="0"/>
              <w:divBdr>
                <w:top w:val="none" w:sz="0" w:space="0" w:color="auto"/>
                <w:left w:val="none" w:sz="0" w:space="0" w:color="auto"/>
                <w:bottom w:val="none" w:sz="0" w:space="0" w:color="auto"/>
                <w:right w:val="none" w:sz="0" w:space="0" w:color="auto"/>
              </w:divBdr>
            </w:div>
            <w:div w:id="204100924">
              <w:marLeft w:val="480"/>
              <w:marRight w:val="0"/>
              <w:marTop w:val="0"/>
              <w:marBottom w:val="0"/>
              <w:divBdr>
                <w:top w:val="none" w:sz="0" w:space="0" w:color="auto"/>
                <w:left w:val="none" w:sz="0" w:space="0" w:color="auto"/>
                <w:bottom w:val="none" w:sz="0" w:space="0" w:color="auto"/>
                <w:right w:val="none" w:sz="0" w:space="0" w:color="auto"/>
              </w:divBdr>
            </w:div>
            <w:div w:id="204101367">
              <w:marLeft w:val="480"/>
              <w:marRight w:val="0"/>
              <w:marTop w:val="0"/>
              <w:marBottom w:val="0"/>
              <w:divBdr>
                <w:top w:val="none" w:sz="0" w:space="0" w:color="auto"/>
                <w:left w:val="none" w:sz="0" w:space="0" w:color="auto"/>
                <w:bottom w:val="none" w:sz="0" w:space="0" w:color="auto"/>
                <w:right w:val="none" w:sz="0" w:space="0" w:color="auto"/>
              </w:divBdr>
            </w:div>
            <w:div w:id="204146806">
              <w:marLeft w:val="480"/>
              <w:marRight w:val="0"/>
              <w:marTop w:val="0"/>
              <w:marBottom w:val="0"/>
              <w:divBdr>
                <w:top w:val="none" w:sz="0" w:space="0" w:color="auto"/>
                <w:left w:val="none" w:sz="0" w:space="0" w:color="auto"/>
                <w:bottom w:val="none" w:sz="0" w:space="0" w:color="auto"/>
                <w:right w:val="none" w:sz="0" w:space="0" w:color="auto"/>
              </w:divBdr>
            </w:div>
            <w:div w:id="204176720">
              <w:marLeft w:val="480"/>
              <w:marRight w:val="0"/>
              <w:marTop w:val="0"/>
              <w:marBottom w:val="0"/>
              <w:divBdr>
                <w:top w:val="none" w:sz="0" w:space="0" w:color="auto"/>
                <w:left w:val="none" w:sz="0" w:space="0" w:color="auto"/>
                <w:bottom w:val="none" w:sz="0" w:space="0" w:color="auto"/>
                <w:right w:val="none" w:sz="0" w:space="0" w:color="auto"/>
              </w:divBdr>
            </w:div>
            <w:div w:id="204216420">
              <w:marLeft w:val="480"/>
              <w:marRight w:val="0"/>
              <w:marTop w:val="0"/>
              <w:marBottom w:val="0"/>
              <w:divBdr>
                <w:top w:val="none" w:sz="0" w:space="0" w:color="auto"/>
                <w:left w:val="none" w:sz="0" w:space="0" w:color="auto"/>
                <w:bottom w:val="none" w:sz="0" w:space="0" w:color="auto"/>
                <w:right w:val="none" w:sz="0" w:space="0" w:color="auto"/>
              </w:divBdr>
            </w:div>
            <w:div w:id="204218234">
              <w:marLeft w:val="480"/>
              <w:marRight w:val="0"/>
              <w:marTop w:val="0"/>
              <w:marBottom w:val="0"/>
              <w:divBdr>
                <w:top w:val="none" w:sz="0" w:space="0" w:color="auto"/>
                <w:left w:val="none" w:sz="0" w:space="0" w:color="auto"/>
                <w:bottom w:val="none" w:sz="0" w:space="0" w:color="auto"/>
                <w:right w:val="none" w:sz="0" w:space="0" w:color="auto"/>
              </w:divBdr>
            </w:div>
            <w:div w:id="204218616">
              <w:marLeft w:val="480"/>
              <w:marRight w:val="0"/>
              <w:marTop w:val="0"/>
              <w:marBottom w:val="0"/>
              <w:divBdr>
                <w:top w:val="none" w:sz="0" w:space="0" w:color="auto"/>
                <w:left w:val="none" w:sz="0" w:space="0" w:color="auto"/>
                <w:bottom w:val="none" w:sz="0" w:space="0" w:color="auto"/>
                <w:right w:val="none" w:sz="0" w:space="0" w:color="auto"/>
              </w:divBdr>
            </w:div>
            <w:div w:id="204415238">
              <w:marLeft w:val="480"/>
              <w:marRight w:val="0"/>
              <w:marTop w:val="0"/>
              <w:marBottom w:val="0"/>
              <w:divBdr>
                <w:top w:val="none" w:sz="0" w:space="0" w:color="auto"/>
                <w:left w:val="none" w:sz="0" w:space="0" w:color="auto"/>
                <w:bottom w:val="none" w:sz="0" w:space="0" w:color="auto"/>
                <w:right w:val="none" w:sz="0" w:space="0" w:color="auto"/>
              </w:divBdr>
            </w:div>
            <w:div w:id="204415273">
              <w:marLeft w:val="480"/>
              <w:marRight w:val="0"/>
              <w:marTop w:val="0"/>
              <w:marBottom w:val="0"/>
              <w:divBdr>
                <w:top w:val="none" w:sz="0" w:space="0" w:color="auto"/>
                <w:left w:val="none" w:sz="0" w:space="0" w:color="auto"/>
                <w:bottom w:val="none" w:sz="0" w:space="0" w:color="auto"/>
                <w:right w:val="none" w:sz="0" w:space="0" w:color="auto"/>
              </w:divBdr>
            </w:div>
            <w:div w:id="204487191">
              <w:marLeft w:val="480"/>
              <w:marRight w:val="0"/>
              <w:marTop w:val="0"/>
              <w:marBottom w:val="0"/>
              <w:divBdr>
                <w:top w:val="none" w:sz="0" w:space="0" w:color="auto"/>
                <w:left w:val="none" w:sz="0" w:space="0" w:color="auto"/>
                <w:bottom w:val="none" w:sz="0" w:space="0" w:color="auto"/>
                <w:right w:val="none" w:sz="0" w:space="0" w:color="auto"/>
              </w:divBdr>
            </w:div>
            <w:div w:id="204562515">
              <w:marLeft w:val="480"/>
              <w:marRight w:val="0"/>
              <w:marTop w:val="0"/>
              <w:marBottom w:val="0"/>
              <w:divBdr>
                <w:top w:val="none" w:sz="0" w:space="0" w:color="auto"/>
                <w:left w:val="none" w:sz="0" w:space="0" w:color="auto"/>
                <w:bottom w:val="none" w:sz="0" w:space="0" w:color="auto"/>
                <w:right w:val="none" w:sz="0" w:space="0" w:color="auto"/>
              </w:divBdr>
            </w:div>
            <w:div w:id="204566678">
              <w:marLeft w:val="480"/>
              <w:marRight w:val="0"/>
              <w:marTop w:val="0"/>
              <w:marBottom w:val="0"/>
              <w:divBdr>
                <w:top w:val="none" w:sz="0" w:space="0" w:color="auto"/>
                <w:left w:val="none" w:sz="0" w:space="0" w:color="auto"/>
                <w:bottom w:val="none" w:sz="0" w:space="0" w:color="auto"/>
                <w:right w:val="none" w:sz="0" w:space="0" w:color="auto"/>
              </w:divBdr>
            </w:div>
            <w:div w:id="204752703">
              <w:marLeft w:val="480"/>
              <w:marRight w:val="0"/>
              <w:marTop w:val="0"/>
              <w:marBottom w:val="0"/>
              <w:divBdr>
                <w:top w:val="none" w:sz="0" w:space="0" w:color="auto"/>
                <w:left w:val="none" w:sz="0" w:space="0" w:color="auto"/>
                <w:bottom w:val="none" w:sz="0" w:space="0" w:color="auto"/>
                <w:right w:val="none" w:sz="0" w:space="0" w:color="auto"/>
              </w:divBdr>
            </w:div>
            <w:div w:id="204801597">
              <w:marLeft w:val="480"/>
              <w:marRight w:val="0"/>
              <w:marTop w:val="0"/>
              <w:marBottom w:val="0"/>
              <w:divBdr>
                <w:top w:val="none" w:sz="0" w:space="0" w:color="auto"/>
                <w:left w:val="none" w:sz="0" w:space="0" w:color="auto"/>
                <w:bottom w:val="none" w:sz="0" w:space="0" w:color="auto"/>
                <w:right w:val="none" w:sz="0" w:space="0" w:color="auto"/>
              </w:divBdr>
            </w:div>
            <w:div w:id="205072897">
              <w:marLeft w:val="480"/>
              <w:marRight w:val="0"/>
              <w:marTop w:val="0"/>
              <w:marBottom w:val="0"/>
              <w:divBdr>
                <w:top w:val="none" w:sz="0" w:space="0" w:color="auto"/>
                <w:left w:val="none" w:sz="0" w:space="0" w:color="auto"/>
                <w:bottom w:val="none" w:sz="0" w:space="0" w:color="auto"/>
                <w:right w:val="none" w:sz="0" w:space="0" w:color="auto"/>
              </w:divBdr>
            </w:div>
            <w:div w:id="205220553">
              <w:marLeft w:val="480"/>
              <w:marRight w:val="0"/>
              <w:marTop w:val="0"/>
              <w:marBottom w:val="0"/>
              <w:divBdr>
                <w:top w:val="none" w:sz="0" w:space="0" w:color="auto"/>
                <w:left w:val="none" w:sz="0" w:space="0" w:color="auto"/>
                <w:bottom w:val="none" w:sz="0" w:space="0" w:color="auto"/>
                <w:right w:val="none" w:sz="0" w:space="0" w:color="auto"/>
              </w:divBdr>
            </w:div>
            <w:div w:id="205415306">
              <w:marLeft w:val="480"/>
              <w:marRight w:val="0"/>
              <w:marTop w:val="0"/>
              <w:marBottom w:val="0"/>
              <w:divBdr>
                <w:top w:val="none" w:sz="0" w:space="0" w:color="auto"/>
                <w:left w:val="none" w:sz="0" w:space="0" w:color="auto"/>
                <w:bottom w:val="none" w:sz="0" w:space="0" w:color="auto"/>
                <w:right w:val="none" w:sz="0" w:space="0" w:color="auto"/>
              </w:divBdr>
            </w:div>
            <w:div w:id="205487028">
              <w:marLeft w:val="480"/>
              <w:marRight w:val="0"/>
              <w:marTop w:val="0"/>
              <w:marBottom w:val="0"/>
              <w:divBdr>
                <w:top w:val="none" w:sz="0" w:space="0" w:color="auto"/>
                <w:left w:val="none" w:sz="0" w:space="0" w:color="auto"/>
                <w:bottom w:val="none" w:sz="0" w:space="0" w:color="auto"/>
                <w:right w:val="none" w:sz="0" w:space="0" w:color="auto"/>
              </w:divBdr>
            </w:div>
            <w:div w:id="205529439">
              <w:marLeft w:val="480"/>
              <w:marRight w:val="0"/>
              <w:marTop w:val="0"/>
              <w:marBottom w:val="0"/>
              <w:divBdr>
                <w:top w:val="none" w:sz="0" w:space="0" w:color="auto"/>
                <w:left w:val="none" w:sz="0" w:space="0" w:color="auto"/>
                <w:bottom w:val="none" w:sz="0" w:space="0" w:color="auto"/>
                <w:right w:val="none" w:sz="0" w:space="0" w:color="auto"/>
              </w:divBdr>
            </w:div>
            <w:div w:id="205534237">
              <w:marLeft w:val="480"/>
              <w:marRight w:val="0"/>
              <w:marTop w:val="0"/>
              <w:marBottom w:val="0"/>
              <w:divBdr>
                <w:top w:val="none" w:sz="0" w:space="0" w:color="auto"/>
                <w:left w:val="none" w:sz="0" w:space="0" w:color="auto"/>
                <w:bottom w:val="none" w:sz="0" w:space="0" w:color="auto"/>
                <w:right w:val="none" w:sz="0" w:space="0" w:color="auto"/>
              </w:divBdr>
            </w:div>
            <w:div w:id="205607729">
              <w:marLeft w:val="480"/>
              <w:marRight w:val="0"/>
              <w:marTop w:val="0"/>
              <w:marBottom w:val="0"/>
              <w:divBdr>
                <w:top w:val="none" w:sz="0" w:space="0" w:color="auto"/>
                <w:left w:val="none" w:sz="0" w:space="0" w:color="auto"/>
                <w:bottom w:val="none" w:sz="0" w:space="0" w:color="auto"/>
                <w:right w:val="none" w:sz="0" w:space="0" w:color="auto"/>
              </w:divBdr>
            </w:div>
            <w:div w:id="205795474">
              <w:marLeft w:val="480"/>
              <w:marRight w:val="0"/>
              <w:marTop w:val="0"/>
              <w:marBottom w:val="0"/>
              <w:divBdr>
                <w:top w:val="none" w:sz="0" w:space="0" w:color="auto"/>
                <w:left w:val="none" w:sz="0" w:space="0" w:color="auto"/>
                <w:bottom w:val="none" w:sz="0" w:space="0" w:color="auto"/>
                <w:right w:val="none" w:sz="0" w:space="0" w:color="auto"/>
              </w:divBdr>
            </w:div>
            <w:div w:id="205872595">
              <w:marLeft w:val="480"/>
              <w:marRight w:val="0"/>
              <w:marTop w:val="0"/>
              <w:marBottom w:val="0"/>
              <w:divBdr>
                <w:top w:val="none" w:sz="0" w:space="0" w:color="auto"/>
                <w:left w:val="none" w:sz="0" w:space="0" w:color="auto"/>
                <w:bottom w:val="none" w:sz="0" w:space="0" w:color="auto"/>
                <w:right w:val="none" w:sz="0" w:space="0" w:color="auto"/>
              </w:divBdr>
            </w:div>
            <w:div w:id="205994150">
              <w:marLeft w:val="480"/>
              <w:marRight w:val="0"/>
              <w:marTop w:val="0"/>
              <w:marBottom w:val="0"/>
              <w:divBdr>
                <w:top w:val="none" w:sz="0" w:space="0" w:color="auto"/>
                <w:left w:val="none" w:sz="0" w:space="0" w:color="auto"/>
                <w:bottom w:val="none" w:sz="0" w:space="0" w:color="auto"/>
                <w:right w:val="none" w:sz="0" w:space="0" w:color="auto"/>
              </w:divBdr>
            </w:div>
            <w:div w:id="206063849">
              <w:marLeft w:val="480"/>
              <w:marRight w:val="0"/>
              <w:marTop w:val="0"/>
              <w:marBottom w:val="0"/>
              <w:divBdr>
                <w:top w:val="none" w:sz="0" w:space="0" w:color="auto"/>
                <w:left w:val="none" w:sz="0" w:space="0" w:color="auto"/>
                <w:bottom w:val="none" w:sz="0" w:space="0" w:color="auto"/>
                <w:right w:val="none" w:sz="0" w:space="0" w:color="auto"/>
              </w:divBdr>
            </w:div>
            <w:div w:id="206138450">
              <w:marLeft w:val="480"/>
              <w:marRight w:val="0"/>
              <w:marTop w:val="0"/>
              <w:marBottom w:val="0"/>
              <w:divBdr>
                <w:top w:val="none" w:sz="0" w:space="0" w:color="auto"/>
                <w:left w:val="none" w:sz="0" w:space="0" w:color="auto"/>
                <w:bottom w:val="none" w:sz="0" w:space="0" w:color="auto"/>
                <w:right w:val="none" w:sz="0" w:space="0" w:color="auto"/>
              </w:divBdr>
            </w:div>
            <w:div w:id="206139527">
              <w:marLeft w:val="480"/>
              <w:marRight w:val="0"/>
              <w:marTop w:val="0"/>
              <w:marBottom w:val="0"/>
              <w:divBdr>
                <w:top w:val="none" w:sz="0" w:space="0" w:color="auto"/>
                <w:left w:val="none" w:sz="0" w:space="0" w:color="auto"/>
                <w:bottom w:val="none" w:sz="0" w:space="0" w:color="auto"/>
                <w:right w:val="none" w:sz="0" w:space="0" w:color="auto"/>
              </w:divBdr>
            </w:div>
            <w:div w:id="206180986">
              <w:marLeft w:val="480"/>
              <w:marRight w:val="0"/>
              <w:marTop w:val="0"/>
              <w:marBottom w:val="0"/>
              <w:divBdr>
                <w:top w:val="none" w:sz="0" w:space="0" w:color="auto"/>
                <w:left w:val="none" w:sz="0" w:space="0" w:color="auto"/>
                <w:bottom w:val="none" w:sz="0" w:space="0" w:color="auto"/>
                <w:right w:val="none" w:sz="0" w:space="0" w:color="auto"/>
              </w:divBdr>
            </w:div>
            <w:div w:id="206308343">
              <w:marLeft w:val="480"/>
              <w:marRight w:val="0"/>
              <w:marTop w:val="0"/>
              <w:marBottom w:val="0"/>
              <w:divBdr>
                <w:top w:val="none" w:sz="0" w:space="0" w:color="auto"/>
                <w:left w:val="none" w:sz="0" w:space="0" w:color="auto"/>
                <w:bottom w:val="none" w:sz="0" w:space="0" w:color="auto"/>
                <w:right w:val="none" w:sz="0" w:space="0" w:color="auto"/>
              </w:divBdr>
            </w:div>
            <w:div w:id="206374686">
              <w:marLeft w:val="480"/>
              <w:marRight w:val="0"/>
              <w:marTop w:val="0"/>
              <w:marBottom w:val="0"/>
              <w:divBdr>
                <w:top w:val="none" w:sz="0" w:space="0" w:color="auto"/>
                <w:left w:val="none" w:sz="0" w:space="0" w:color="auto"/>
                <w:bottom w:val="none" w:sz="0" w:space="0" w:color="auto"/>
                <w:right w:val="none" w:sz="0" w:space="0" w:color="auto"/>
              </w:divBdr>
            </w:div>
            <w:div w:id="206453720">
              <w:marLeft w:val="480"/>
              <w:marRight w:val="0"/>
              <w:marTop w:val="0"/>
              <w:marBottom w:val="0"/>
              <w:divBdr>
                <w:top w:val="none" w:sz="0" w:space="0" w:color="auto"/>
                <w:left w:val="none" w:sz="0" w:space="0" w:color="auto"/>
                <w:bottom w:val="none" w:sz="0" w:space="0" w:color="auto"/>
                <w:right w:val="none" w:sz="0" w:space="0" w:color="auto"/>
              </w:divBdr>
            </w:div>
            <w:div w:id="206576054">
              <w:marLeft w:val="480"/>
              <w:marRight w:val="0"/>
              <w:marTop w:val="0"/>
              <w:marBottom w:val="0"/>
              <w:divBdr>
                <w:top w:val="none" w:sz="0" w:space="0" w:color="auto"/>
                <w:left w:val="none" w:sz="0" w:space="0" w:color="auto"/>
                <w:bottom w:val="none" w:sz="0" w:space="0" w:color="auto"/>
                <w:right w:val="none" w:sz="0" w:space="0" w:color="auto"/>
              </w:divBdr>
            </w:div>
            <w:div w:id="206718625">
              <w:marLeft w:val="480"/>
              <w:marRight w:val="0"/>
              <w:marTop w:val="0"/>
              <w:marBottom w:val="0"/>
              <w:divBdr>
                <w:top w:val="none" w:sz="0" w:space="0" w:color="auto"/>
                <w:left w:val="none" w:sz="0" w:space="0" w:color="auto"/>
                <w:bottom w:val="none" w:sz="0" w:space="0" w:color="auto"/>
                <w:right w:val="none" w:sz="0" w:space="0" w:color="auto"/>
              </w:divBdr>
            </w:div>
            <w:div w:id="206768765">
              <w:marLeft w:val="480"/>
              <w:marRight w:val="0"/>
              <w:marTop w:val="0"/>
              <w:marBottom w:val="0"/>
              <w:divBdr>
                <w:top w:val="none" w:sz="0" w:space="0" w:color="auto"/>
                <w:left w:val="none" w:sz="0" w:space="0" w:color="auto"/>
                <w:bottom w:val="none" w:sz="0" w:space="0" w:color="auto"/>
                <w:right w:val="none" w:sz="0" w:space="0" w:color="auto"/>
              </w:divBdr>
            </w:div>
            <w:div w:id="206991790">
              <w:marLeft w:val="480"/>
              <w:marRight w:val="0"/>
              <w:marTop w:val="0"/>
              <w:marBottom w:val="0"/>
              <w:divBdr>
                <w:top w:val="none" w:sz="0" w:space="0" w:color="auto"/>
                <w:left w:val="none" w:sz="0" w:space="0" w:color="auto"/>
                <w:bottom w:val="none" w:sz="0" w:space="0" w:color="auto"/>
                <w:right w:val="none" w:sz="0" w:space="0" w:color="auto"/>
              </w:divBdr>
            </w:div>
            <w:div w:id="207030434">
              <w:marLeft w:val="480"/>
              <w:marRight w:val="0"/>
              <w:marTop w:val="0"/>
              <w:marBottom w:val="0"/>
              <w:divBdr>
                <w:top w:val="none" w:sz="0" w:space="0" w:color="auto"/>
                <w:left w:val="none" w:sz="0" w:space="0" w:color="auto"/>
                <w:bottom w:val="none" w:sz="0" w:space="0" w:color="auto"/>
                <w:right w:val="none" w:sz="0" w:space="0" w:color="auto"/>
              </w:divBdr>
            </w:div>
            <w:div w:id="207039056">
              <w:marLeft w:val="480"/>
              <w:marRight w:val="0"/>
              <w:marTop w:val="0"/>
              <w:marBottom w:val="0"/>
              <w:divBdr>
                <w:top w:val="none" w:sz="0" w:space="0" w:color="auto"/>
                <w:left w:val="none" w:sz="0" w:space="0" w:color="auto"/>
                <w:bottom w:val="none" w:sz="0" w:space="0" w:color="auto"/>
                <w:right w:val="none" w:sz="0" w:space="0" w:color="auto"/>
              </w:divBdr>
            </w:div>
            <w:div w:id="207039059">
              <w:marLeft w:val="480"/>
              <w:marRight w:val="0"/>
              <w:marTop w:val="0"/>
              <w:marBottom w:val="0"/>
              <w:divBdr>
                <w:top w:val="none" w:sz="0" w:space="0" w:color="auto"/>
                <w:left w:val="none" w:sz="0" w:space="0" w:color="auto"/>
                <w:bottom w:val="none" w:sz="0" w:space="0" w:color="auto"/>
                <w:right w:val="none" w:sz="0" w:space="0" w:color="auto"/>
              </w:divBdr>
            </w:div>
            <w:div w:id="207106694">
              <w:marLeft w:val="480"/>
              <w:marRight w:val="0"/>
              <w:marTop w:val="0"/>
              <w:marBottom w:val="0"/>
              <w:divBdr>
                <w:top w:val="none" w:sz="0" w:space="0" w:color="auto"/>
                <w:left w:val="none" w:sz="0" w:space="0" w:color="auto"/>
                <w:bottom w:val="none" w:sz="0" w:space="0" w:color="auto"/>
                <w:right w:val="none" w:sz="0" w:space="0" w:color="auto"/>
              </w:divBdr>
            </w:div>
            <w:div w:id="207113525">
              <w:marLeft w:val="480"/>
              <w:marRight w:val="0"/>
              <w:marTop w:val="0"/>
              <w:marBottom w:val="0"/>
              <w:divBdr>
                <w:top w:val="none" w:sz="0" w:space="0" w:color="auto"/>
                <w:left w:val="none" w:sz="0" w:space="0" w:color="auto"/>
                <w:bottom w:val="none" w:sz="0" w:space="0" w:color="auto"/>
                <w:right w:val="none" w:sz="0" w:space="0" w:color="auto"/>
              </w:divBdr>
            </w:div>
            <w:div w:id="207299201">
              <w:marLeft w:val="480"/>
              <w:marRight w:val="0"/>
              <w:marTop w:val="0"/>
              <w:marBottom w:val="0"/>
              <w:divBdr>
                <w:top w:val="none" w:sz="0" w:space="0" w:color="auto"/>
                <w:left w:val="none" w:sz="0" w:space="0" w:color="auto"/>
                <w:bottom w:val="none" w:sz="0" w:space="0" w:color="auto"/>
                <w:right w:val="none" w:sz="0" w:space="0" w:color="auto"/>
              </w:divBdr>
            </w:div>
            <w:div w:id="207304992">
              <w:marLeft w:val="480"/>
              <w:marRight w:val="0"/>
              <w:marTop w:val="0"/>
              <w:marBottom w:val="0"/>
              <w:divBdr>
                <w:top w:val="none" w:sz="0" w:space="0" w:color="auto"/>
                <w:left w:val="none" w:sz="0" w:space="0" w:color="auto"/>
                <w:bottom w:val="none" w:sz="0" w:space="0" w:color="auto"/>
                <w:right w:val="none" w:sz="0" w:space="0" w:color="auto"/>
              </w:divBdr>
            </w:div>
            <w:div w:id="207378324">
              <w:marLeft w:val="480"/>
              <w:marRight w:val="0"/>
              <w:marTop w:val="0"/>
              <w:marBottom w:val="0"/>
              <w:divBdr>
                <w:top w:val="none" w:sz="0" w:space="0" w:color="auto"/>
                <w:left w:val="none" w:sz="0" w:space="0" w:color="auto"/>
                <w:bottom w:val="none" w:sz="0" w:space="0" w:color="auto"/>
                <w:right w:val="none" w:sz="0" w:space="0" w:color="auto"/>
              </w:divBdr>
            </w:div>
            <w:div w:id="207450021">
              <w:marLeft w:val="480"/>
              <w:marRight w:val="0"/>
              <w:marTop w:val="0"/>
              <w:marBottom w:val="0"/>
              <w:divBdr>
                <w:top w:val="none" w:sz="0" w:space="0" w:color="auto"/>
                <w:left w:val="none" w:sz="0" w:space="0" w:color="auto"/>
                <w:bottom w:val="none" w:sz="0" w:space="0" w:color="auto"/>
                <w:right w:val="none" w:sz="0" w:space="0" w:color="auto"/>
              </w:divBdr>
            </w:div>
            <w:div w:id="207451633">
              <w:marLeft w:val="480"/>
              <w:marRight w:val="0"/>
              <w:marTop w:val="0"/>
              <w:marBottom w:val="0"/>
              <w:divBdr>
                <w:top w:val="none" w:sz="0" w:space="0" w:color="auto"/>
                <w:left w:val="none" w:sz="0" w:space="0" w:color="auto"/>
                <w:bottom w:val="none" w:sz="0" w:space="0" w:color="auto"/>
                <w:right w:val="none" w:sz="0" w:space="0" w:color="auto"/>
              </w:divBdr>
            </w:div>
            <w:div w:id="207575183">
              <w:marLeft w:val="480"/>
              <w:marRight w:val="0"/>
              <w:marTop w:val="0"/>
              <w:marBottom w:val="0"/>
              <w:divBdr>
                <w:top w:val="none" w:sz="0" w:space="0" w:color="auto"/>
                <w:left w:val="none" w:sz="0" w:space="0" w:color="auto"/>
                <w:bottom w:val="none" w:sz="0" w:space="0" w:color="auto"/>
                <w:right w:val="none" w:sz="0" w:space="0" w:color="auto"/>
              </w:divBdr>
            </w:div>
            <w:div w:id="207618788">
              <w:marLeft w:val="480"/>
              <w:marRight w:val="0"/>
              <w:marTop w:val="0"/>
              <w:marBottom w:val="0"/>
              <w:divBdr>
                <w:top w:val="none" w:sz="0" w:space="0" w:color="auto"/>
                <w:left w:val="none" w:sz="0" w:space="0" w:color="auto"/>
                <w:bottom w:val="none" w:sz="0" w:space="0" w:color="auto"/>
                <w:right w:val="none" w:sz="0" w:space="0" w:color="auto"/>
              </w:divBdr>
            </w:div>
            <w:div w:id="207686945">
              <w:marLeft w:val="480"/>
              <w:marRight w:val="0"/>
              <w:marTop w:val="0"/>
              <w:marBottom w:val="0"/>
              <w:divBdr>
                <w:top w:val="none" w:sz="0" w:space="0" w:color="auto"/>
                <w:left w:val="none" w:sz="0" w:space="0" w:color="auto"/>
                <w:bottom w:val="none" w:sz="0" w:space="0" w:color="auto"/>
                <w:right w:val="none" w:sz="0" w:space="0" w:color="auto"/>
              </w:divBdr>
            </w:div>
            <w:div w:id="207840638">
              <w:marLeft w:val="480"/>
              <w:marRight w:val="0"/>
              <w:marTop w:val="0"/>
              <w:marBottom w:val="0"/>
              <w:divBdr>
                <w:top w:val="none" w:sz="0" w:space="0" w:color="auto"/>
                <w:left w:val="none" w:sz="0" w:space="0" w:color="auto"/>
                <w:bottom w:val="none" w:sz="0" w:space="0" w:color="auto"/>
                <w:right w:val="none" w:sz="0" w:space="0" w:color="auto"/>
              </w:divBdr>
            </w:div>
            <w:div w:id="207842590">
              <w:marLeft w:val="480"/>
              <w:marRight w:val="0"/>
              <w:marTop w:val="0"/>
              <w:marBottom w:val="0"/>
              <w:divBdr>
                <w:top w:val="none" w:sz="0" w:space="0" w:color="auto"/>
                <w:left w:val="none" w:sz="0" w:space="0" w:color="auto"/>
                <w:bottom w:val="none" w:sz="0" w:space="0" w:color="auto"/>
                <w:right w:val="none" w:sz="0" w:space="0" w:color="auto"/>
              </w:divBdr>
            </w:div>
            <w:div w:id="208034940">
              <w:marLeft w:val="480"/>
              <w:marRight w:val="0"/>
              <w:marTop w:val="0"/>
              <w:marBottom w:val="0"/>
              <w:divBdr>
                <w:top w:val="none" w:sz="0" w:space="0" w:color="auto"/>
                <w:left w:val="none" w:sz="0" w:space="0" w:color="auto"/>
                <w:bottom w:val="none" w:sz="0" w:space="0" w:color="auto"/>
                <w:right w:val="none" w:sz="0" w:space="0" w:color="auto"/>
              </w:divBdr>
            </w:div>
            <w:div w:id="208037775">
              <w:marLeft w:val="480"/>
              <w:marRight w:val="0"/>
              <w:marTop w:val="0"/>
              <w:marBottom w:val="0"/>
              <w:divBdr>
                <w:top w:val="none" w:sz="0" w:space="0" w:color="auto"/>
                <w:left w:val="none" w:sz="0" w:space="0" w:color="auto"/>
                <w:bottom w:val="none" w:sz="0" w:space="0" w:color="auto"/>
                <w:right w:val="none" w:sz="0" w:space="0" w:color="auto"/>
              </w:divBdr>
            </w:div>
            <w:div w:id="208080377">
              <w:marLeft w:val="480"/>
              <w:marRight w:val="0"/>
              <w:marTop w:val="0"/>
              <w:marBottom w:val="0"/>
              <w:divBdr>
                <w:top w:val="none" w:sz="0" w:space="0" w:color="auto"/>
                <w:left w:val="none" w:sz="0" w:space="0" w:color="auto"/>
                <w:bottom w:val="none" w:sz="0" w:space="0" w:color="auto"/>
                <w:right w:val="none" w:sz="0" w:space="0" w:color="auto"/>
              </w:divBdr>
            </w:div>
            <w:div w:id="208342798">
              <w:marLeft w:val="480"/>
              <w:marRight w:val="0"/>
              <w:marTop w:val="0"/>
              <w:marBottom w:val="0"/>
              <w:divBdr>
                <w:top w:val="none" w:sz="0" w:space="0" w:color="auto"/>
                <w:left w:val="none" w:sz="0" w:space="0" w:color="auto"/>
                <w:bottom w:val="none" w:sz="0" w:space="0" w:color="auto"/>
                <w:right w:val="none" w:sz="0" w:space="0" w:color="auto"/>
              </w:divBdr>
            </w:div>
            <w:div w:id="208349100">
              <w:marLeft w:val="480"/>
              <w:marRight w:val="0"/>
              <w:marTop w:val="0"/>
              <w:marBottom w:val="0"/>
              <w:divBdr>
                <w:top w:val="none" w:sz="0" w:space="0" w:color="auto"/>
                <w:left w:val="none" w:sz="0" w:space="0" w:color="auto"/>
                <w:bottom w:val="none" w:sz="0" w:space="0" w:color="auto"/>
                <w:right w:val="none" w:sz="0" w:space="0" w:color="auto"/>
              </w:divBdr>
            </w:div>
            <w:div w:id="208424485">
              <w:marLeft w:val="480"/>
              <w:marRight w:val="0"/>
              <w:marTop w:val="0"/>
              <w:marBottom w:val="0"/>
              <w:divBdr>
                <w:top w:val="none" w:sz="0" w:space="0" w:color="auto"/>
                <w:left w:val="none" w:sz="0" w:space="0" w:color="auto"/>
                <w:bottom w:val="none" w:sz="0" w:space="0" w:color="auto"/>
                <w:right w:val="none" w:sz="0" w:space="0" w:color="auto"/>
              </w:divBdr>
            </w:div>
            <w:div w:id="208492874">
              <w:marLeft w:val="480"/>
              <w:marRight w:val="0"/>
              <w:marTop w:val="0"/>
              <w:marBottom w:val="0"/>
              <w:divBdr>
                <w:top w:val="none" w:sz="0" w:space="0" w:color="auto"/>
                <w:left w:val="none" w:sz="0" w:space="0" w:color="auto"/>
                <w:bottom w:val="none" w:sz="0" w:space="0" w:color="auto"/>
                <w:right w:val="none" w:sz="0" w:space="0" w:color="auto"/>
              </w:divBdr>
            </w:div>
            <w:div w:id="208496518">
              <w:marLeft w:val="480"/>
              <w:marRight w:val="0"/>
              <w:marTop w:val="0"/>
              <w:marBottom w:val="0"/>
              <w:divBdr>
                <w:top w:val="none" w:sz="0" w:space="0" w:color="auto"/>
                <w:left w:val="none" w:sz="0" w:space="0" w:color="auto"/>
                <w:bottom w:val="none" w:sz="0" w:space="0" w:color="auto"/>
                <w:right w:val="none" w:sz="0" w:space="0" w:color="auto"/>
              </w:divBdr>
            </w:div>
            <w:div w:id="208538433">
              <w:marLeft w:val="480"/>
              <w:marRight w:val="0"/>
              <w:marTop w:val="0"/>
              <w:marBottom w:val="0"/>
              <w:divBdr>
                <w:top w:val="none" w:sz="0" w:space="0" w:color="auto"/>
                <w:left w:val="none" w:sz="0" w:space="0" w:color="auto"/>
                <w:bottom w:val="none" w:sz="0" w:space="0" w:color="auto"/>
                <w:right w:val="none" w:sz="0" w:space="0" w:color="auto"/>
              </w:divBdr>
            </w:div>
            <w:div w:id="208542690">
              <w:marLeft w:val="480"/>
              <w:marRight w:val="0"/>
              <w:marTop w:val="0"/>
              <w:marBottom w:val="0"/>
              <w:divBdr>
                <w:top w:val="none" w:sz="0" w:space="0" w:color="auto"/>
                <w:left w:val="none" w:sz="0" w:space="0" w:color="auto"/>
                <w:bottom w:val="none" w:sz="0" w:space="0" w:color="auto"/>
                <w:right w:val="none" w:sz="0" w:space="0" w:color="auto"/>
              </w:divBdr>
            </w:div>
            <w:div w:id="208609125">
              <w:marLeft w:val="480"/>
              <w:marRight w:val="0"/>
              <w:marTop w:val="0"/>
              <w:marBottom w:val="0"/>
              <w:divBdr>
                <w:top w:val="none" w:sz="0" w:space="0" w:color="auto"/>
                <w:left w:val="none" w:sz="0" w:space="0" w:color="auto"/>
                <w:bottom w:val="none" w:sz="0" w:space="0" w:color="auto"/>
                <w:right w:val="none" w:sz="0" w:space="0" w:color="auto"/>
              </w:divBdr>
            </w:div>
            <w:div w:id="208611524">
              <w:marLeft w:val="480"/>
              <w:marRight w:val="0"/>
              <w:marTop w:val="0"/>
              <w:marBottom w:val="0"/>
              <w:divBdr>
                <w:top w:val="none" w:sz="0" w:space="0" w:color="auto"/>
                <w:left w:val="none" w:sz="0" w:space="0" w:color="auto"/>
                <w:bottom w:val="none" w:sz="0" w:space="0" w:color="auto"/>
                <w:right w:val="none" w:sz="0" w:space="0" w:color="auto"/>
              </w:divBdr>
            </w:div>
            <w:div w:id="208690940">
              <w:marLeft w:val="480"/>
              <w:marRight w:val="0"/>
              <w:marTop w:val="0"/>
              <w:marBottom w:val="0"/>
              <w:divBdr>
                <w:top w:val="none" w:sz="0" w:space="0" w:color="auto"/>
                <w:left w:val="none" w:sz="0" w:space="0" w:color="auto"/>
                <w:bottom w:val="none" w:sz="0" w:space="0" w:color="auto"/>
                <w:right w:val="none" w:sz="0" w:space="0" w:color="auto"/>
              </w:divBdr>
            </w:div>
            <w:div w:id="208759381">
              <w:marLeft w:val="480"/>
              <w:marRight w:val="0"/>
              <w:marTop w:val="0"/>
              <w:marBottom w:val="0"/>
              <w:divBdr>
                <w:top w:val="none" w:sz="0" w:space="0" w:color="auto"/>
                <w:left w:val="none" w:sz="0" w:space="0" w:color="auto"/>
                <w:bottom w:val="none" w:sz="0" w:space="0" w:color="auto"/>
                <w:right w:val="none" w:sz="0" w:space="0" w:color="auto"/>
              </w:divBdr>
            </w:div>
            <w:div w:id="208762542">
              <w:marLeft w:val="480"/>
              <w:marRight w:val="0"/>
              <w:marTop w:val="0"/>
              <w:marBottom w:val="0"/>
              <w:divBdr>
                <w:top w:val="none" w:sz="0" w:space="0" w:color="auto"/>
                <w:left w:val="none" w:sz="0" w:space="0" w:color="auto"/>
                <w:bottom w:val="none" w:sz="0" w:space="0" w:color="auto"/>
                <w:right w:val="none" w:sz="0" w:space="0" w:color="auto"/>
              </w:divBdr>
            </w:div>
            <w:div w:id="208763050">
              <w:marLeft w:val="480"/>
              <w:marRight w:val="0"/>
              <w:marTop w:val="0"/>
              <w:marBottom w:val="0"/>
              <w:divBdr>
                <w:top w:val="none" w:sz="0" w:space="0" w:color="auto"/>
                <w:left w:val="none" w:sz="0" w:space="0" w:color="auto"/>
                <w:bottom w:val="none" w:sz="0" w:space="0" w:color="auto"/>
                <w:right w:val="none" w:sz="0" w:space="0" w:color="auto"/>
              </w:divBdr>
            </w:div>
            <w:div w:id="208806796">
              <w:marLeft w:val="480"/>
              <w:marRight w:val="0"/>
              <w:marTop w:val="0"/>
              <w:marBottom w:val="0"/>
              <w:divBdr>
                <w:top w:val="none" w:sz="0" w:space="0" w:color="auto"/>
                <w:left w:val="none" w:sz="0" w:space="0" w:color="auto"/>
                <w:bottom w:val="none" w:sz="0" w:space="0" w:color="auto"/>
                <w:right w:val="none" w:sz="0" w:space="0" w:color="auto"/>
              </w:divBdr>
            </w:div>
            <w:div w:id="208809806">
              <w:marLeft w:val="480"/>
              <w:marRight w:val="0"/>
              <w:marTop w:val="0"/>
              <w:marBottom w:val="0"/>
              <w:divBdr>
                <w:top w:val="none" w:sz="0" w:space="0" w:color="auto"/>
                <w:left w:val="none" w:sz="0" w:space="0" w:color="auto"/>
                <w:bottom w:val="none" w:sz="0" w:space="0" w:color="auto"/>
                <w:right w:val="none" w:sz="0" w:space="0" w:color="auto"/>
              </w:divBdr>
            </w:div>
            <w:div w:id="208882168">
              <w:marLeft w:val="480"/>
              <w:marRight w:val="0"/>
              <w:marTop w:val="0"/>
              <w:marBottom w:val="0"/>
              <w:divBdr>
                <w:top w:val="none" w:sz="0" w:space="0" w:color="auto"/>
                <w:left w:val="none" w:sz="0" w:space="0" w:color="auto"/>
                <w:bottom w:val="none" w:sz="0" w:space="0" w:color="auto"/>
                <w:right w:val="none" w:sz="0" w:space="0" w:color="auto"/>
              </w:divBdr>
            </w:div>
            <w:div w:id="208886541">
              <w:marLeft w:val="480"/>
              <w:marRight w:val="0"/>
              <w:marTop w:val="0"/>
              <w:marBottom w:val="0"/>
              <w:divBdr>
                <w:top w:val="none" w:sz="0" w:space="0" w:color="auto"/>
                <w:left w:val="none" w:sz="0" w:space="0" w:color="auto"/>
                <w:bottom w:val="none" w:sz="0" w:space="0" w:color="auto"/>
                <w:right w:val="none" w:sz="0" w:space="0" w:color="auto"/>
              </w:divBdr>
            </w:div>
            <w:div w:id="208955033">
              <w:marLeft w:val="480"/>
              <w:marRight w:val="0"/>
              <w:marTop w:val="0"/>
              <w:marBottom w:val="0"/>
              <w:divBdr>
                <w:top w:val="none" w:sz="0" w:space="0" w:color="auto"/>
                <w:left w:val="none" w:sz="0" w:space="0" w:color="auto"/>
                <w:bottom w:val="none" w:sz="0" w:space="0" w:color="auto"/>
                <w:right w:val="none" w:sz="0" w:space="0" w:color="auto"/>
              </w:divBdr>
            </w:div>
            <w:div w:id="209003596">
              <w:marLeft w:val="480"/>
              <w:marRight w:val="0"/>
              <w:marTop w:val="0"/>
              <w:marBottom w:val="0"/>
              <w:divBdr>
                <w:top w:val="none" w:sz="0" w:space="0" w:color="auto"/>
                <w:left w:val="none" w:sz="0" w:space="0" w:color="auto"/>
                <w:bottom w:val="none" w:sz="0" w:space="0" w:color="auto"/>
                <w:right w:val="none" w:sz="0" w:space="0" w:color="auto"/>
              </w:divBdr>
            </w:div>
            <w:div w:id="209075779">
              <w:marLeft w:val="480"/>
              <w:marRight w:val="0"/>
              <w:marTop w:val="0"/>
              <w:marBottom w:val="0"/>
              <w:divBdr>
                <w:top w:val="none" w:sz="0" w:space="0" w:color="auto"/>
                <w:left w:val="none" w:sz="0" w:space="0" w:color="auto"/>
                <w:bottom w:val="none" w:sz="0" w:space="0" w:color="auto"/>
                <w:right w:val="none" w:sz="0" w:space="0" w:color="auto"/>
              </w:divBdr>
            </w:div>
            <w:div w:id="209197038">
              <w:marLeft w:val="480"/>
              <w:marRight w:val="0"/>
              <w:marTop w:val="0"/>
              <w:marBottom w:val="0"/>
              <w:divBdr>
                <w:top w:val="none" w:sz="0" w:space="0" w:color="auto"/>
                <w:left w:val="none" w:sz="0" w:space="0" w:color="auto"/>
                <w:bottom w:val="none" w:sz="0" w:space="0" w:color="auto"/>
                <w:right w:val="none" w:sz="0" w:space="0" w:color="auto"/>
              </w:divBdr>
            </w:div>
            <w:div w:id="209221564">
              <w:marLeft w:val="480"/>
              <w:marRight w:val="0"/>
              <w:marTop w:val="0"/>
              <w:marBottom w:val="0"/>
              <w:divBdr>
                <w:top w:val="none" w:sz="0" w:space="0" w:color="auto"/>
                <w:left w:val="none" w:sz="0" w:space="0" w:color="auto"/>
                <w:bottom w:val="none" w:sz="0" w:space="0" w:color="auto"/>
                <w:right w:val="none" w:sz="0" w:space="0" w:color="auto"/>
              </w:divBdr>
            </w:div>
            <w:div w:id="209264215">
              <w:marLeft w:val="480"/>
              <w:marRight w:val="0"/>
              <w:marTop w:val="0"/>
              <w:marBottom w:val="0"/>
              <w:divBdr>
                <w:top w:val="none" w:sz="0" w:space="0" w:color="auto"/>
                <w:left w:val="none" w:sz="0" w:space="0" w:color="auto"/>
                <w:bottom w:val="none" w:sz="0" w:space="0" w:color="auto"/>
                <w:right w:val="none" w:sz="0" w:space="0" w:color="auto"/>
              </w:divBdr>
            </w:div>
            <w:div w:id="209265906">
              <w:marLeft w:val="480"/>
              <w:marRight w:val="0"/>
              <w:marTop w:val="0"/>
              <w:marBottom w:val="0"/>
              <w:divBdr>
                <w:top w:val="none" w:sz="0" w:space="0" w:color="auto"/>
                <w:left w:val="none" w:sz="0" w:space="0" w:color="auto"/>
                <w:bottom w:val="none" w:sz="0" w:space="0" w:color="auto"/>
                <w:right w:val="none" w:sz="0" w:space="0" w:color="auto"/>
              </w:divBdr>
            </w:div>
            <w:div w:id="209270420">
              <w:marLeft w:val="480"/>
              <w:marRight w:val="0"/>
              <w:marTop w:val="0"/>
              <w:marBottom w:val="0"/>
              <w:divBdr>
                <w:top w:val="none" w:sz="0" w:space="0" w:color="auto"/>
                <w:left w:val="none" w:sz="0" w:space="0" w:color="auto"/>
                <w:bottom w:val="none" w:sz="0" w:space="0" w:color="auto"/>
                <w:right w:val="none" w:sz="0" w:space="0" w:color="auto"/>
              </w:divBdr>
            </w:div>
            <w:div w:id="209460059">
              <w:marLeft w:val="480"/>
              <w:marRight w:val="0"/>
              <w:marTop w:val="0"/>
              <w:marBottom w:val="0"/>
              <w:divBdr>
                <w:top w:val="none" w:sz="0" w:space="0" w:color="auto"/>
                <w:left w:val="none" w:sz="0" w:space="0" w:color="auto"/>
                <w:bottom w:val="none" w:sz="0" w:space="0" w:color="auto"/>
                <w:right w:val="none" w:sz="0" w:space="0" w:color="auto"/>
              </w:divBdr>
            </w:div>
            <w:div w:id="209533855">
              <w:marLeft w:val="480"/>
              <w:marRight w:val="0"/>
              <w:marTop w:val="0"/>
              <w:marBottom w:val="0"/>
              <w:divBdr>
                <w:top w:val="none" w:sz="0" w:space="0" w:color="auto"/>
                <w:left w:val="none" w:sz="0" w:space="0" w:color="auto"/>
                <w:bottom w:val="none" w:sz="0" w:space="0" w:color="auto"/>
                <w:right w:val="none" w:sz="0" w:space="0" w:color="auto"/>
              </w:divBdr>
            </w:div>
            <w:div w:id="209534941">
              <w:marLeft w:val="480"/>
              <w:marRight w:val="0"/>
              <w:marTop w:val="0"/>
              <w:marBottom w:val="0"/>
              <w:divBdr>
                <w:top w:val="none" w:sz="0" w:space="0" w:color="auto"/>
                <w:left w:val="none" w:sz="0" w:space="0" w:color="auto"/>
                <w:bottom w:val="none" w:sz="0" w:space="0" w:color="auto"/>
                <w:right w:val="none" w:sz="0" w:space="0" w:color="auto"/>
              </w:divBdr>
            </w:div>
            <w:div w:id="209537287">
              <w:marLeft w:val="480"/>
              <w:marRight w:val="0"/>
              <w:marTop w:val="0"/>
              <w:marBottom w:val="0"/>
              <w:divBdr>
                <w:top w:val="none" w:sz="0" w:space="0" w:color="auto"/>
                <w:left w:val="none" w:sz="0" w:space="0" w:color="auto"/>
                <w:bottom w:val="none" w:sz="0" w:space="0" w:color="auto"/>
                <w:right w:val="none" w:sz="0" w:space="0" w:color="auto"/>
              </w:divBdr>
            </w:div>
            <w:div w:id="209609840">
              <w:marLeft w:val="480"/>
              <w:marRight w:val="0"/>
              <w:marTop w:val="0"/>
              <w:marBottom w:val="0"/>
              <w:divBdr>
                <w:top w:val="none" w:sz="0" w:space="0" w:color="auto"/>
                <w:left w:val="none" w:sz="0" w:space="0" w:color="auto"/>
                <w:bottom w:val="none" w:sz="0" w:space="0" w:color="auto"/>
                <w:right w:val="none" w:sz="0" w:space="0" w:color="auto"/>
              </w:divBdr>
            </w:div>
            <w:div w:id="209656895">
              <w:marLeft w:val="480"/>
              <w:marRight w:val="0"/>
              <w:marTop w:val="0"/>
              <w:marBottom w:val="0"/>
              <w:divBdr>
                <w:top w:val="none" w:sz="0" w:space="0" w:color="auto"/>
                <w:left w:val="none" w:sz="0" w:space="0" w:color="auto"/>
                <w:bottom w:val="none" w:sz="0" w:space="0" w:color="auto"/>
                <w:right w:val="none" w:sz="0" w:space="0" w:color="auto"/>
              </w:divBdr>
            </w:div>
            <w:div w:id="209809931">
              <w:marLeft w:val="480"/>
              <w:marRight w:val="0"/>
              <w:marTop w:val="0"/>
              <w:marBottom w:val="0"/>
              <w:divBdr>
                <w:top w:val="none" w:sz="0" w:space="0" w:color="auto"/>
                <w:left w:val="none" w:sz="0" w:space="0" w:color="auto"/>
                <w:bottom w:val="none" w:sz="0" w:space="0" w:color="auto"/>
                <w:right w:val="none" w:sz="0" w:space="0" w:color="auto"/>
              </w:divBdr>
            </w:div>
            <w:div w:id="209924055">
              <w:marLeft w:val="480"/>
              <w:marRight w:val="0"/>
              <w:marTop w:val="0"/>
              <w:marBottom w:val="0"/>
              <w:divBdr>
                <w:top w:val="none" w:sz="0" w:space="0" w:color="auto"/>
                <w:left w:val="none" w:sz="0" w:space="0" w:color="auto"/>
                <w:bottom w:val="none" w:sz="0" w:space="0" w:color="auto"/>
                <w:right w:val="none" w:sz="0" w:space="0" w:color="auto"/>
              </w:divBdr>
            </w:div>
            <w:div w:id="209928096">
              <w:marLeft w:val="480"/>
              <w:marRight w:val="0"/>
              <w:marTop w:val="0"/>
              <w:marBottom w:val="0"/>
              <w:divBdr>
                <w:top w:val="none" w:sz="0" w:space="0" w:color="auto"/>
                <w:left w:val="none" w:sz="0" w:space="0" w:color="auto"/>
                <w:bottom w:val="none" w:sz="0" w:space="0" w:color="auto"/>
                <w:right w:val="none" w:sz="0" w:space="0" w:color="auto"/>
              </w:divBdr>
            </w:div>
            <w:div w:id="210072677">
              <w:marLeft w:val="480"/>
              <w:marRight w:val="0"/>
              <w:marTop w:val="0"/>
              <w:marBottom w:val="0"/>
              <w:divBdr>
                <w:top w:val="none" w:sz="0" w:space="0" w:color="auto"/>
                <w:left w:val="none" w:sz="0" w:space="0" w:color="auto"/>
                <w:bottom w:val="none" w:sz="0" w:space="0" w:color="auto"/>
                <w:right w:val="none" w:sz="0" w:space="0" w:color="auto"/>
              </w:divBdr>
            </w:div>
            <w:div w:id="210074974">
              <w:marLeft w:val="480"/>
              <w:marRight w:val="0"/>
              <w:marTop w:val="0"/>
              <w:marBottom w:val="0"/>
              <w:divBdr>
                <w:top w:val="none" w:sz="0" w:space="0" w:color="auto"/>
                <w:left w:val="none" w:sz="0" w:space="0" w:color="auto"/>
                <w:bottom w:val="none" w:sz="0" w:space="0" w:color="auto"/>
                <w:right w:val="none" w:sz="0" w:space="0" w:color="auto"/>
              </w:divBdr>
            </w:div>
            <w:div w:id="210189238">
              <w:marLeft w:val="480"/>
              <w:marRight w:val="0"/>
              <w:marTop w:val="0"/>
              <w:marBottom w:val="0"/>
              <w:divBdr>
                <w:top w:val="none" w:sz="0" w:space="0" w:color="auto"/>
                <w:left w:val="none" w:sz="0" w:space="0" w:color="auto"/>
                <w:bottom w:val="none" w:sz="0" w:space="0" w:color="auto"/>
                <w:right w:val="none" w:sz="0" w:space="0" w:color="auto"/>
              </w:divBdr>
            </w:div>
            <w:div w:id="210266732">
              <w:marLeft w:val="480"/>
              <w:marRight w:val="0"/>
              <w:marTop w:val="0"/>
              <w:marBottom w:val="0"/>
              <w:divBdr>
                <w:top w:val="none" w:sz="0" w:space="0" w:color="auto"/>
                <w:left w:val="none" w:sz="0" w:space="0" w:color="auto"/>
                <w:bottom w:val="none" w:sz="0" w:space="0" w:color="auto"/>
                <w:right w:val="none" w:sz="0" w:space="0" w:color="auto"/>
              </w:divBdr>
            </w:div>
            <w:div w:id="210308364">
              <w:marLeft w:val="480"/>
              <w:marRight w:val="0"/>
              <w:marTop w:val="0"/>
              <w:marBottom w:val="0"/>
              <w:divBdr>
                <w:top w:val="none" w:sz="0" w:space="0" w:color="auto"/>
                <w:left w:val="none" w:sz="0" w:space="0" w:color="auto"/>
                <w:bottom w:val="none" w:sz="0" w:space="0" w:color="auto"/>
                <w:right w:val="none" w:sz="0" w:space="0" w:color="auto"/>
              </w:divBdr>
            </w:div>
            <w:div w:id="210313055">
              <w:marLeft w:val="480"/>
              <w:marRight w:val="0"/>
              <w:marTop w:val="0"/>
              <w:marBottom w:val="0"/>
              <w:divBdr>
                <w:top w:val="none" w:sz="0" w:space="0" w:color="auto"/>
                <w:left w:val="none" w:sz="0" w:space="0" w:color="auto"/>
                <w:bottom w:val="none" w:sz="0" w:space="0" w:color="auto"/>
                <w:right w:val="none" w:sz="0" w:space="0" w:color="auto"/>
              </w:divBdr>
            </w:div>
            <w:div w:id="210579512">
              <w:marLeft w:val="480"/>
              <w:marRight w:val="0"/>
              <w:marTop w:val="0"/>
              <w:marBottom w:val="0"/>
              <w:divBdr>
                <w:top w:val="none" w:sz="0" w:space="0" w:color="auto"/>
                <w:left w:val="none" w:sz="0" w:space="0" w:color="auto"/>
                <w:bottom w:val="none" w:sz="0" w:space="0" w:color="auto"/>
                <w:right w:val="none" w:sz="0" w:space="0" w:color="auto"/>
              </w:divBdr>
            </w:div>
            <w:div w:id="210583967">
              <w:marLeft w:val="480"/>
              <w:marRight w:val="0"/>
              <w:marTop w:val="0"/>
              <w:marBottom w:val="0"/>
              <w:divBdr>
                <w:top w:val="none" w:sz="0" w:space="0" w:color="auto"/>
                <w:left w:val="none" w:sz="0" w:space="0" w:color="auto"/>
                <w:bottom w:val="none" w:sz="0" w:space="0" w:color="auto"/>
                <w:right w:val="none" w:sz="0" w:space="0" w:color="auto"/>
              </w:divBdr>
            </w:div>
            <w:div w:id="210651429">
              <w:marLeft w:val="480"/>
              <w:marRight w:val="0"/>
              <w:marTop w:val="0"/>
              <w:marBottom w:val="0"/>
              <w:divBdr>
                <w:top w:val="none" w:sz="0" w:space="0" w:color="auto"/>
                <w:left w:val="none" w:sz="0" w:space="0" w:color="auto"/>
                <w:bottom w:val="none" w:sz="0" w:space="0" w:color="auto"/>
                <w:right w:val="none" w:sz="0" w:space="0" w:color="auto"/>
              </w:divBdr>
            </w:div>
            <w:div w:id="210769038">
              <w:marLeft w:val="480"/>
              <w:marRight w:val="0"/>
              <w:marTop w:val="0"/>
              <w:marBottom w:val="0"/>
              <w:divBdr>
                <w:top w:val="none" w:sz="0" w:space="0" w:color="auto"/>
                <w:left w:val="none" w:sz="0" w:space="0" w:color="auto"/>
                <w:bottom w:val="none" w:sz="0" w:space="0" w:color="auto"/>
                <w:right w:val="none" w:sz="0" w:space="0" w:color="auto"/>
              </w:divBdr>
            </w:div>
            <w:div w:id="210775604">
              <w:marLeft w:val="480"/>
              <w:marRight w:val="0"/>
              <w:marTop w:val="0"/>
              <w:marBottom w:val="0"/>
              <w:divBdr>
                <w:top w:val="none" w:sz="0" w:space="0" w:color="auto"/>
                <w:left w:val="none" w:sz="0" w:space="0" w:color="auto"/>
                <w:bottom w:val="none" w:sz="0" w:space="0" w:color="auto"/>
                <w:right w:val="none" w:sz="0" w:space="0" w:color="auto"/>
              </w:divBdr>
            </w:div>
            <w:div w:id="210847204">
              <w:marLeft w:val="480"/>
              <w:marRight w:val="0"/>
              <w:marTop w:val="0"/>
              <w:marBottom w:val="0"/>
              <w:divBdr>
                <w:top w:val="none" w:sz="0" w:space="0" w:color="auto"/>
                <w:left w:val="none" w:sz="0" w:space="0" w:color="auto"/>
                <w:bottom w:val="none" w:sz="0" w:space="0" w:color="auto"/>
                <w:right w:val="none" w:sz="0" w:space="0" w:color="auto"/>
              </w:divBdr>
            </w:div>
            <w:div w:id="210963870">
              <w:marLeft w:val="480"/>
              <w:marRight w:val="0"/>
              <w:marTop w:val="0"/>
              <w:marBottom w:val="0"/>
              <w:divBdr>
                <w:top w:val="none" w:sz="0" w:space="0" w:color="auto"/>
                <w:left w:val="none" w:sz="0" w:space="0" w:color="auto"/>
                <w:bottom w:val="none" w:sz="0" w:space="0" w:color="auto"/>
                <w:right w:val="none" w:sz="0" w:space="0" w:color="auto"/>
              </w:divBdr>
            </w:div>
            <w:div w:id="211038104">
              <w:marLeft w:val="480"/>
              <w:marRight w:val="0"/>
              <w:marTop w:val="0"/>
              <w:marBottom w:val="0"/>
              <w:divBdr>
                <w:top w:val="none" w:sz="0" w:space="0" w:color="auto"/>
                <w:left w:val="none" w:sz="0" w:space="0" w:color="auto"/>
                <w:bottom w:val="none" w:sz="0" w:space="0" w:color="auto"/>
                <w:right w:val="none" w:sz="0" w:space="0" w:color="auto"/>
              </w:divBdr>
            </w:div>
            <w:div w:id="211040384">
              <w:marLeft w:val="480"/>
              <w:marRight w:val="0"/>
              <w:marTop w:val="0"/>
              <w:marBottom w:val="0"/>
              <w:divBdr>
                <w:top w:val="none" w:sz="0" w:space="0" w:color="auto"/>
                <w:left w:val="none" w:sz="0" w:space="0" w:color="auto"/>
                <w:bottom w:val="none" w:sz="0" w:space="0" w:color="auto"/>
                <w:right w:val="none" w:sz="0" w:space="0" w:color="auto"/>
              </w:divBdr>
            </w:div>
            <w:div w:id="211120524">
              <w:marLeft w:val="480"/>
              <w:marRight w:val="0"/>
              <w:marTop w:val="0"/>
              <w:marBottom w:val="0"/>
              <w:divBdr>
                <w:top w:val="none" w:sz="0" w:space="0" w:color="auto"/>
                <w:left w:val="none" w:sz="0" w:space="0" w:color="auto"/>
                <w:bottom w:val="none" w:sz="0" w:space="0" w:color="auto"/>
                <w:right w:val="none" w:sz="0" w:space="0" w:color="auto"/>
              </w:divBdr>
            </w:div>
            <w:div w:id="211120717">
              <w:marLeft w:val="480"/>
              <w:marRight w:val="0"/>
              <w:marTop w:val="0"/>
              <w:marBottom w:val="0"/>
              <w:divBdr>
                <w:top w:val="none" w:sz="0" w:space="0" w:color="auto"/>
                <w:left w:val="none" w:sz="0" w:space="0" w:color="auto"/>
                <w:bottom w:val="none" w:sz="0" w:space="0" w:color="auto"/>
                <w:right w:val="none" w:sz="0" w:space="0" w:color="auto"/>
              </w:divBdr>
            </w:div>
            <w:div w:id="211163538">
              <w:marLeft w:val="480"/>
              <w:marRight w:val="0"/>
              <w:marTop w:val="0"/>
              <w:marBottom w:val="0"/>
              <w:divBdr>
                <w:top w:val="none" w:sz="0" w:space="0" w:color="auto"/>
                <w:left w:val="none" w:sz="0" w:space="0" w:color="auto"/>
                <w:bottom w:val="none" w:sz="0" w:space="0" w:color="auto"/>
                <w:right w:val="none" w:sz="0" w:space="0" w:color="auto"/>
              </w:divBdr>
            </w:div>
            <w:div w:id="211233797">
              <w:marLeft w:val="480"/>
              <w:marRight w:val="0"/>
              <w:marTop w:val="0"/>
              <w:marBottom w:val="0"/>
              <w:divBdr>
                <w:top w:val="none" w:sz="0" w:space="0" w:color="auto"/>
                <w:left w:val="none" w:sz="0" w:space="0" w:color="auto"/>
                <w:bottom w:val="none" w:sz="0" w:space="0" w:color="auto"/>
                <w:right w:val="none" w:sz="0" w:space="0" w:color="auto"/>
              </w:divBdr>
            </w:div>
            <w:div w:id="211236864">
              <w:marLeft w:val="480"/>
              <w:marRight w:val="0"/>
              <w:marTop w:val="0"/>
              <w:marBottom w:val="0"/>
              <w:divBdr>
                <w:top w:val="none" w:sz="0" w:space="0" w:color="auto"/>
                <w:left w:val="none" w:sz="0" w:space="0" w:color="auto"/>
                <w:bottom w:val="none" w:sz="0" w:space="0" w:color="auto"/>
                <w:right w:val="none" w:sz="0" w:space="0" w:color="auto"/>
              </w:divBdr>
            </w:div>
            <w:div w:id="211384028">
              <w:marLeft w:val="480"/>
              <w:marRight w:val="0"/>
              <w:marTop w:val="0"/>
              <w:marBottom w:val="0"/>
              <w:divBdr>
                <w:top w:val="none" w:sz="0" w:space="0" w:color="auto"/>
                <w:left w:val="none" w:sz="0" w:space="0" w:color="auto"/>
                <w:bottom w:val="none" w:sz="0" w:space="0" w:color="auto"/>
                <w:right w:val="none" w:sz="0" w:space="0" w:color="auto"/>
              </w:divBdr>
            </w:div>
            <w:div w:id="211423462">
              <w:marLeft w:val="480"/>
              <w:marRight w:val="0"/>
              <w:marTop w:val="0"/>
              <w:marBottom w:val="0"/>
              <w:divBdr>
                <w:top w:val="none" w:sz="0" w:space="0" w:color="auto"/>
                <w:left w:val="none" w:sz="0" w:space="0" w:color="auto"/>
                <w:bottom w:val="none" w:sz="0" w:space="0" w:color="auto"/>
                <w:right w:val="none" w:sz="0" w:space="0" w:color="auto"/>
              </w:divBdr>
            </w:div>
            <w:div w:id="211423877">
              <w:marLeft w:val="480"/>
              <w:marRight w:val="0"/>
              <w:marTop w:val="0"/>
              <w:marBottom w:val="0"/>
              <w:divBdr>
                <w:top w:val="none" w:sz="0" w:space="0" w:color="auto"/>
                <w:left w:val="none" w:sz="0" w:space="0" w:color="auto"/>
                <w:bottom w:val="none" w:sz="0" w:space="0" w:color="auto"/>
                <w:right w:val="none" w:sz="0" w:space="0" w:color="auto"/>
              </w:divBdr>
            </w:div>
            <w:div w:id="211427037">
              <w:marLeft w:val="480"/>
              <w:marRight w:val="0"/>
              <w:marTop w:val="0"/>
              <w:marBottom w:val="0"/>
              <w:divBdr>
                <w:top w:val="none" w:sz="0" w:space="0" w:color="auto"/>
                <w:left w:val="none" w:sz="0" w:space="0" w:color="auto"/>
                <w:bottom w:val="none" w:sz="0" w:space="0" w:color="auto"/>
                <w:right w:val="none" w:sz="0" w:space="0" w:color="auto"/>
              </w:divBdr>
            </w:div>
            <w:div w:id="211505923">
              <w:marLeft w:val="480"/>
              <w:marRight w:val="0"/>
              <w:marTop w:val="0"/>
              <w:marBottom w:val="0"/>
              <w:divBdr>
                <w:top w:val="none" w:sz="0" w:space="0" w:color="auto"/>
                <w:left w:val="none" w:sz="0" w:space="0" w:color="auto"/>
                <w:bottom w:val="none" w:sz="0" w:space="0" w:color="auto"/>
                <w:right w:val="none" w:sz="0" w:space="0" w:color="auto"/>
              </w:divBdr>
            </w:div>
            <w:div w:id="211775059">
              <w:marLeft w:val="480"/>
              <w:marRight w:val="0"/>
              <w:marTop w:val="0"/>
              <w:marBottom w:val="0"/>
              <w:divBdr>
                <w:top w:val="none" w:sz="0" w:space="0" w:color="auto"/>
                <w:left w:val="none" w:sz="0" w:space="0" w:color="auto"/>
                <w:bottom w:val="none" w:sz="0" w:space="0" w:color="auto"/>
                <w:right w:val="none" w:sz="0" w:space="0" w:color="auto"/>
              </w:divBdr>
            </w:div>
            <w:div w:id="211818887">
              <w:marLeft w:val="480"/>
              <w:marRight w:val="0"/>
              <w:marTop w:val="0"/>
              <w:marBottom w:val="0"/>
              <w:divBdr>
                <w:top w:val="none" w:sz="0" w:space="0" w:color="auto"/>
                <w:left w:val="none" w:sz="0" w:space="0" w:color="auto"/>
                <w:bottom w:val="none" w:sz="0" w:space="0" w:color="auto"/>
                <w:right w:val="none" w:sz="0" w:space="0" w:color="auto"/>
              </w:divBdr>
            </w:div>
            <w:div w:id="211891207">
              <w:marLeft w:val="480"/>
              <w:marRight w:val="0"/>
              <w:marTop w:val="0"/>
              <w:marBottom w:val="0"/>
              <w:divBdr>
                <w:top w:val="none" w:sz="0" w:space="0" w:color="auto"/>
                <w:left w:val="none" w:sz="0" w:space="0" w:color="auto"/>
                <w:bottom w:val="none" w:sz="0" w:space="0" w:color="auto"/>
                <w:right w:val="none" w:sz="0" w:space="0" w:color="auto"/>
              </w:divBdr>
            </w:div>
            <w:div w:id="211967184">
              <w:marLeft w:val="480"/>
              <w:marRight w:val="0"/>
              <w:marTop w:val="0"/>
              <w:marBottom w:val="0"/>
              <w:divBdr>
                <w:top w:val="none" w:sz="0" w:space="0" w:color="auto"/>
                <w:left w:val="none" w:sz="0" w:space="0" w:color="auto"/>
                <w:bottom w:val="none" w:sz="0" w:space="0" w:color="auto"/>
                <w:right w:val="none" w:sz="0" w:space="0" w:color="auto"/>
              </w:divBdr>
            </w:div>
            <w:div w:id="212012549">
              <w:marLeft w:val="480"/>
              <w:marRight w:val="0"/>
              <w:marTop w:val="0"/>
              <w:marBottom w:val="0"/>
              <w:divBdr>
                <w:top w:val="none" w:sz="0" w:space="0" w:color="auto"/>
                <w:left w:val="none" w:sz="0" w:space="0" w:color="auto"/>
                <w:bottom w:val="none" w:sz="0" w:space="0" w:color="auto"/>
                <w:right w:val="none" w:sz="0" w:space="0" w:color="auto"/>
              </w:divBdr>
            </w:div>
            <w:div w:id="212082380">
              <w:marLeft w:val="480"/>
              <w:marRight w:val="0"/>
              <w:marTop w:val="0"/>
              <w:marBottom w:val="0"/>
              <w:divBdr>
                <w:top w:val="none" w:sz="0" w:space="0" w:color="auto"/>
                <w:left w:val="none" w:sz="0" w:space="0" w:color="auto"/>
                <w:bottom w:val="none" w:sz="0" w:space="0" w:color="auto"/>
                <w:right w:val="none" w:sz="0" w:space="0" w:color="auto"/>
              </w:divBdr>
            </w:div>
            <w:div w:id="212274281">
              <w:marLeft w:val="480"/>
              <w:marRight w:val="0"/>
              <w:marTop w:val="0"/>
              <w:marBottom w:val="0"/>
              <w:divBdr>
                <w:top w:val="none" w:sz="0" w:space="0" w:color="auto"/>
                <w:left w:val="none" w:sz="0" w:space="0" w:color="auto"/>
                <w:bottom w:val="none" w:sz="0" w:space="0" w:color="auto"/>
                <w:right w:val="none" w:sz="0" w:space="0" w:color="auto"/>
              </w:divBdr>
            </w:div>
            <w:div w:id="212348254">
              <w:marLeft w:val="480"/>
              <w:marRight w:val="0"/>
              <w:marTop w:val="0"/>
              <w:marBottom w:val="0"/>
              <w:divBdr>
                <w:top w:val="none" w:sz="0" w:space="0" w:color="auto"/>
                <w:left w:val="none" w:sz="0" w:space="0" w:color="auto"/>
                <w:bottom w:val="none" w:sz="0" w:space="0" w:color="auto"/>
                <w:right w:val="none" w:sz="0" w:space="0" w:color="auto"/>
              </w:divBdr>
            </w:div>
            <w:div w:id="212427259">
              <w:marLeft w:val="480"/>
              <w:marRight w:val="0"/>
              <w:marTop w:val="0"/>
              <w:marBottom w:val="0"/>
              <w:divBdr>
                <w:top w:val="none" w:sz="0" w:space="0" w:color="auto"/>
                <w:left w:val="none" w:sz="0" w:space="0" w:color="auto"/>
                <w:bottom w:val="none" w:sz="0" w:space="0" w:color="auto"/>
                <w:right w:val="none" w:sz="0" w:space="0" w:color="auto"/>
              </w:divBdr>
            </w:div>
            <w:div w:id="212470666">
              <w:marLeft w:val="480"/>
              <w:marRight w:val="0"/>
              <w:marTop w:val="0"/>
              <w:marBottom w:val="0"/>
              <w:divBdr>
                <w:top w:val="none" w:sz="0" w:space="0" w:color="auto"/>
                <w:left w:val="none" w:sz="0" w:space="0" w:color="auto"/>
                <w:bottom w:val="none" w:sz="0" w:space="0" w:color="auto"/>
                <w:right w:val="none" w:sz="0" w:space="0" w:color="auto"/>
              </w:divBdr>
            </w:div>
            <w:div w:id="212471740">
              <w:marLeft w:val="480"/>
              <w:marRight w:val="0"/>
              <w:marTop w:val="0"/>
              <w:marBottom w:val="0"/>
              <w:divBdr>
                <w:top w:val="none" w:sz="0" w:space="0" w:color="auto"/>
                <w:left w:val="none" w:sz="0" w:space="0" w:color="auto"/>
                <w:bottom w:val="none" w:sz="0" w:space="0" w:color="auto"/>
                <w:right w:val="none" w:sz="0" w:space="0" w:color="auto"/>
              </w:divBdr>
            </w:div>
            <w:div w:id="212472792">
              <w:marLeft w:val="480"/>
              <w:marRight w:val="0"/>
              <w:marTop w:val="0"/>
              <w:marBottom w:val="0"/>
              <w:divBdr>
                <w:top w:val="none" w:sz="0" w:space="0" w:color="auto"/>
                <w:left w:val="none" w:sz="0" w:space="0" w:color="auto"/>
                <w:bottom w:val="none" w:sz="0" w:space="0" w:color="auto"/>
                <w:right w:val="none" w:sz="0" w:space="0" w:color="auto"/>
              </w:divBdr>
            </w:div>
            <w:div w:id="212742988">
              <w:marLeft w:val="480"/>
              <w:marRight w:val="0"/>
              <w:marTop w:val="0"/>
              <w:marBottom w:val="0"/>
              <w:divBdr>
                <w:top w:val="none" w:sz="0" w:space="0" w:color="auto"/>
                <w:left w:val="none" w:sz="0" w:space="0" w:color="auto"/>
                <w:bottom w:val="none" w:sz="0" w:space="0" w:color="auto"/>
                <w:right w:val="none" w:sz="0" w:space="0" w:color="auto"/>
              </w:divBdr>
            </w:div>
            <w:div w:id="212812764">
              <w:marLeft w:val="480"/>
              <w:marRight w:val="0"/>
              <w:marTop w:val="0"/>
              <w:marBottom w:val="0"/>
              <w:divBdr>
                <w:top w:val="none" w:sz="0" w:space="0" w:color="auto"/>
                <w:left w:val="none" w:sz="0" w:space="0" w:color="auto"/>
                <w:bottom w:val="none" w:sz="0" w:space="0" w:color="auto"/>
                <w:right w:val="none" w:sz="0" w:space="0" w:color="auto"/>
              </w:divBdr>
            </w:div>
            <w:div w:id="212886782">
              <w:marLeft w:val="480"/>
              <w:marRight w:val="0"/>
              <w:marTop w:val="0"/>
              <w:marBottom w:val="0"/>
              <w:divBdr>
                <w:top w:val="none" w:sz="0" w:space="0" w:color="auto"/>
                <w:left w:val="none" w:sz="0" w:space="0" w:color="auto"/>
                <w:bottom w:val="none" w:sz="0" w:space="0" w:color="auto"/>
                <w:right w:val="none" w:sz="0" w:space="0" w:color="auto"/>
              </w:divBdr>
            </w:div>
            <w:div w:id="213010015">
              <w:marLeft w:val="480"/>
              <w:marRight w:val="0"/>
              <w:marTop w:val="0"/>
              <w:marBottom w:val="0"/>
              <w:divBdr>
                <w:top w:val="none" w:sz="0" w:space="0" w:color="auto"/>
                <w:left w:val="none" w:sz="0" w:space="0" w:color="auto"/>
                <w:bottom w:val="none" w:sz="0" w:space="0" w:color="auto"/>
                <w:right w:val="none" w:sz="0" w:space="0" w:color="auto"/>
              </w:divBdr>
            </w:div>
            <w:div w:id="213010305">
              <w:marLeft w:val="480"/>
              <w:marRight w:val="0"/>
              <w:marTop w:val="0"/>
              <w:marBottom w:val="0"/>
              <w:divBdr>
                <w:top w:val="none" w:sz="0" w:space="0" w:color="auto"/>
                <w:left w:val="none" w:sz="0" w:space="0" w:color="auto"/>
                <w:bottom w:val="none" w:sz="0" w:space="0" w:color="auto"/>
                <w:right w:val="none" w:sz="0" w:space="0" w:color="auto"/>
              </w:divBdr>
            </w:div>
            <w:div w:id="213085876">
              <w:marLeft w:val="480"/>
              <w:marRight w:val="0"/>
              <w:marTop w:val="0"/>
              <w:marBottom w:val="0"/>
              <w:divBdr>
                <w:top w:val="none" w:sz="0" w:space="0" w:color="auto"/>
                <w:left w:val="none" w:sz="0" w:space="0" w:color="auto"/>
                <w:bottom w:val="none" w:sz="0" w:space="0" w:color="auto"/>
                <w:right w:val="none" w:sz="0" w:space="0" w:color="auto"/>
              </w:divBdr>
            </w:div>
            <w:div w:id="213198795">
              <w:marLeft w:val="480"/>
              <w:marRight w:val="0"/>
              <w:marTop w:val="0"/>
              <w:marBottom w:val="0"/>
              <w:divBdr>
                <w:top w:val="none" w:sz="0" w:space="0" w:color="auto"/>
                <w:left w:val="none" w:sz="0" w:space="0" w:color="auto"/>
                <w:bottom w:val="none" w:sz="0" w:space="0" w:color="auto"/>
                <w:right w:val="none" w:sz="0" w:space="0" w:color="auto"/>
              </w:divBdr>
            </w:div>
            <w:div w:id="213199578">
              <w:marLeft w:val="480"/>
              <w:marRight w:val="0"/>
              <w:marTop w:val="0"/>
              <w:marBottom w:val="0"/>
              <w:divBdr>
                <w:top w:val="none" w:sz="0" w:space="0" w:color="auto"/>
                <w:left w:val="none" w:sz="0" w:space="0" w:color="auto"/>
                <w:bottom w:val="none" w:sz="0" w:space="0" w:color="auto"/>
                <w:right w:val="none" w:sz="0" w:space="0" w:color="auto"/>
              </w:divBdr>
            </w:div>
            <w:div w:id="213279610">
              <w:marLeft w:val="480"/>
              <w:marRight w:val="0"/>
              <w:marTop w:val="0"/>
              <w:marBottom w:val="0"/>
              <w:divBdr>
                <w:top w:val="none" w:sz="0" w:space="0" w:color="auto"/>
                <w:left w:val="none" w:sz="0" w:space="0" w:color="auto"/>
                <w:bottom w:val="none" w:sz="0" w:space="0" w:color="auto"/>
                <w:right w:val="none" w:sz="0" w:space="0" w:color="auto"/>
              </w:divBdr>
            </w:div>
            <w:div w:id="213346441">
              <w:marLeft w:val="480"/>
              <w:marRight w:val="0"/>
              <w:marTop w:val="0"/>
              <w:marBottom w:val="0"/>
              <w:divBdr>
                <w:top w:val="none" w:sz="0" w:space="0" w:color="auto"/>
                <w:left w:val="none" w:sz="0" w:space="0" w:color="auto"/>
                <w:bottom w:val="none" w:sz="0" w:space="0" w:color="auto"/>
                <w:right w:val="none" w:sz="0" w:space="0" w:color="auto"/>
              </w:divBdr>
            </w:div>
            <w:div w:id="213395728">
              <w:marLeft w:val="480"/>
              <w:marRight w:val="0"/>
              <w:marTop w:val="0"/>
              <w:marBottom w:val="0"/>
              <w:divBdr>
                <w:top w:val="none" w:sz="0" w:space="0" w:color="auto"/>
                <w:left w:val="none" w:sz="0" w:space="0" w:color="auto"/>
                <w:bottom w:val="none" w:sz="0" w:space="0" w:color="auto"/>
                <w:right w:val="none" w:sz="0" w:space="0" w:color="auto"/>
              </w:divBdr>
            </w:div>
            <w:div w:id="213469321">
              <w:marLeft w:val="480"/>
              <w:marRight w:val="0"/>
              <w:marTop w:val="0"/>
              <w:marBottom w:val="0"/>
              <w:divBdr>
                <w:top w:val="none" w:sz="0" w:space="0" w:color="auto"/>
                <w:left w:val="none" w:sz="0" w:space="0" w:color="auto"/>
                <w:bottom w:val="none" w:sz="0" w:space="0" w:color="auto"/>
                <w:right w:val="none" w:sz="0" w:space="0" w:color="auto"/>
              </w:divBdr>
            </w:div>
            <w:div w:id="213547537">
              <w:marLeft w:val="480"/>
              <w:marRight w:val="0"/>
              <w:marTop w:val="0"/>
              <w:marBottom w:val="0"/>
              <w:divBdr>
                <w:top w:val="none" w:sz="0" w:space="0" w:color="auto"/>
                <w:left w:val="none" w:sz="0" w:space="0" w:color="auto"/>
                <w:bottom w:val="none" w:sz="0" w:space="0" w:color="auto"/>
                <w:right w:val="none" w:sz="0" w:space="0" w:color="auto"/>
              </w:divBdr>
            </w:div>
            <w:div w:id="213583198">
              <w:marLeft w:val="480"/>
              <w:marRight w:val="0"/>
              <w:marTop w:val="0"/>
              <w:marBottom w:val="0"/>
              <w:divBdr>
                <w:top w:val="none" w:sz="0" w:space="0" w:color="auto"/>
                <w:left w:val="none" w:sz="0" w:space="0" w:color="auto"/>
                <w:bottom w:val="none" w:sz="0" w:space="0" w:color="auto"/>
                <w:right w:val="none" w:sz="0" w:space="0" w:color="auto"/>
              </w:divBdr>
            </w:div>
            <w:div w:id="213584049">
              <w:marLeft w:val="480"/>
              <w:marRight w:val="0"/>
              <w:marTop w:val="0"/>
              <w:marBottom w:val="0"/>
              <w:divBdr>
                <w:top w:val="none" w:sz="0" w:space="0" w:color="auto"/>
                <w:left w:val="none" w:sz="0" w:space="0" w:color="auto"/>
                <w:bottom w:val="none" w:sz="0" w:space="0" w:color="auto"/>
                <w:right w:val="none" w:sz="0" w:space="0" w:color="auto"/>
              </w:divBdr>
            </w:div>
            <w:div w:id="213584628">
              <w:marLeft w:val="480"/>
              <w:marRight w:val="0"/>
              <w:marTop w:val="0"/>
              <w:marBottom w:val="0"/>
              <w:divBdr>
                <w:top w:val="none" w:sz="0" w:space="0" w:color="auto"/>
                <w:left w:val="none" w:sz="0" w:space="0" w:color="auto"/>
                <w:bottom w:val="none" w:sz="0" w:space="0" w:color="auto"/>
                <w:right w:val="none" w:sz="0" w:space="0" w:color="auto"/>
              </w:divBdr>
            </w:div>
            <w:div w:id="213585844">
              <w:marLeft w:val="480"/>
              <w:marRight w:val="0"/>
              <w:marTop w:val="0"/>
              <w:marBottom w:val="0"/>
              <w:divBdr>
                <w:top w:val="none" w:sz="0" w:space="0" w:color="auto"/>
                <w:left w:val="none" w:sz="0" w:space="0" w:color="auto"/>
                <w:bottom w:val="none" w:sz="0" w:space="0" w:color="auto"/>
                <w:right w:val="none" w:sz="0" w:space="0" w:color="auto"/>
              </w:divBdr>
            </w:div>
            <w:div w:id="213586355">
              <w:marLeft w:val="480"/>
              <w:marRight w:val="0"/>
              <w:marTop w:val="0"/>
              <w:marBottom w:val="0"/>
              <w:divBdr>
                <w:top w:val="none" w:sz="0" w:space="0" w:color="auto"/>
                <w:left w:val="none" w:sz="0" w:space="0" w:color="auto"/>
                <w:bottom w:val="none" w:sz="0" w:space="0" w:color="auto"/>
                <w:right w:val="none" w:sz="0" w:space="0" w:color="auto"/>
              </w:divBdr>
            </w:div>
            <w:div w:id="213589066">
              <w:marLeft w:val="480"/>
              <w:marRight w:val="0"/>
              <w:marTop w:val="0"/>
              <w:marBottom w:val="0"/>
              <w:divBdr>
                <w:top w:val="none" w:sz="0" w:space="0" w:color="auto"/>
                <w:left w:val="none" w:sz="0" w:space="0" w:color="auto"/>
                <w:bottom w:val="none" w:sz="0" w:space="0" w:color="auto"/>
                <w:right w:val="none" w:sz="0" w:space="0" w:color="auto"/>
              </w:divBdr>
            </w:div>
            <w:div w:id="213589776">
              <w:marLeft w:val="480"/>
              <w:marRight w:val="0"/>
              <w:marTop w:val="0"/>
              <w:marBottom w:val="0"/>
              <w:divBdr>
                <w:top w:val="none" w:sz="0" w:space="0" w:color="auto"/>
                <w:left w:val="none" w:sz="0" w:space="0" w:color="auto"/>
                <w:bottom w:val="none" w:sz="0" w:space="0" w:color="auto"/>
                <w:right w:val="none" w:sz="0" w:space="0" w:color="auto"/>
              </w:divBdr>
            </w:div>
            <w:div w:id="213781258">
              <w:marLeft w:val="480"/>
              <w:marRight w:val="0"/>
              <w:marTop w:val="0"/>
              <w:marBottom w:val="0"/>
              <w:divBdr>
                <w:top w:val="none" w:sz="0" w:space="0" w:color="auto"/>
                <w:left w:val="none" w:sz="0" w:space="0" w:color="auto"/>
                <w:bottom w:val="none" w:sz="0" w:space="0" w:color="auto"/>
                <w:right w:val="none" w:sz="0" w:space="0" w:color="auto"/>
              </w:divBdr>
            </w:div>
            <w:div w:id="213854654">
              <w:marLeft w:val="480"/>
              <w:marRight w:val="0"/>
              <w:marTop w:val="0"/>
              <w:marBottom w:val="0"/>
              <w:divBdr>
                <w:top w:val="none" w:sz="0" w:space="0" w:color="auto"/>
                <w:left w:val="none" w:sz="0" w:space="0" w:color="auto"/>
                <w:bottom w:val="none" w:sz="0" w:space="0" w:color="auto"/>
                <w:right w:val="none" w:sz="0" w:space="0" w:color="auto"/>
              </w:divBdr>
            </w:div>
            <w:div w:id="213859648">
              <w:marLeft w:val="480"/>
              <w:marRight w:val="0"/>
              <w:marTop w:val="0"/>
              <w:marBottom w:val="0"/>
              <w:divBdr>
                <w:top w:val="none" w:sz="0" w:space="0" w:color="auto"/>
                <w:left w:val="none" w:sz="0" w:space="0" w:color="auto"/>
                <w:bottom w:val="none" w:sz="0" w:space="0" w:color="auto"/>
                <w:right w:val="none" w:sz="0" w:space="0" w:color="auto"/>
              </w:divBdr>
            </w:div>
            <w:div w:id="214006592">
              <w:marLeft w:val="480"/>
              <w:marRight w:val="0"/>
              <w:marTop w:val="0"/>
              <w:marBottom w:val="0"/>
              <w:divBdr>
                <w:top w:val="none" w:sz="0" w:space="0" w:color="auto"/>
                <w:left w:val="none" w:sz="0" w:space="0" w:color="auto"/>
                <w:bottom w:val="none" w:sz="0" w:space="0" w:color="auto"/>
                <w:right w:val="none" w:sz="0" w:space="0" w:color="auto"/>
              </w:divBdr>
            </w:div>
            <w:div w:id="214238061">
              <w:marLeft w:val="480"/>
              <w:marRight w:val="0"/>
              <w:marTop w:val="0"/>
              <w:marBottom w:val="0"/>
              <w:divBdr>
                <w:top w:val="none" w:sz="0" w:space="0" w:color="auto"/>
                <w:left w:val="none" w:sz="0" w:space="0" w:color="auto"/>
                <w:bottom w:val="none" w:sz="0" w:space="0" w:color="auto"/>
                <w:right w:val="none" w:sz="0" w:space="0" w:color="auto"/>
              </w:divBdr>
            </w:div>
            <w:div w:id="214391716">
              <w:marLeft w:val="480"/>
              <w:marRight w:val="0"/>
              <w:marTop w:val="0"/>
              <w:marBottom w:val="0"/>
              <w:divBdr>
                <w:top w:val="none" w:sz="0" w:space="0" w:color="auto"/>
                <w:left w:val="none" w:sz="0" w:space="0" w:color="auto"/>
                <w:bottom w:val="none" w:sz="0" w:space="0" w:color="auto"/>
                <w:right w:val="none" w:sz="0" w:space="0" w:color="auto"/>
              </w:divBdr>
            </w:div>
            <w:div w:id="214393476">
              <w:marLeft w:val="480"/>
              <w:marRight w:val="0"/>
              <w:marTop w:val="0"/>
              <w:marBottom w:val="0"/>
              <w:divBdr>
                <w:top w:val="none" w:sz="0" w:space="0" w:color="auto"/>
                <w:left w:val="none" w:sz="0" w:space="0" w:color="auto"/>
                <w:bottom w:val="none" w:sz="0" w:space="0" w:color="auto"/>
                <w:right w:val="none" w:sz="0" w:space="0" w:color="auto"/>
              </w:divBdr>
            </w:div>
            <w:div w:id="214437818">
              <w:marLeft w:val="480"/>
              <w:marRight w:val="0"/>
              <w:marTop w:val="0"/>
              <w:marBottom w:val="0"/>
              <w:divBdr>
                <w:top w:val="none" w:sz="0" w:space="0" w:color="auto"/>
                <w:left w:val="none" w:sz="0" w:space="0" w:color="auto"/>
                <w:bottom w:val="none" w:sz="0" w:space="0" w:color="auto"/>
                <w:right w:val="none" w:sz="0" w:space="0" w:color="auto"/>
              </w:divBdr>
            </w:div>
            <w:div w:id="214972787">
              <w:marLeft w:val="480"/>
              <w:marRight w:val="0"/>
              <w:marTop w:val="0"/>
              <w:marBottom w:val="0"/>
              <w:divBdr>
                <w:top w:val="none" w:sz="0" w:space="0" w:color="auto"/>
                <w:left w:val="none" w:sz="0" w:space="0" w:color="auto"/>
                <w:bottom w:val="none" w:sz="0" w:space="0" w:color="auto"/>
                <w:right w:val="none" w:sz="0" w:space="0" w:color="auto"/>
              </w:divBdr>
            </w:div>
            <w:div w:id="215045826">
              <w:marLeft w:val="480"/>
              <w:marRight w:val="0"/>
              <w:marTop w:val="0"/>
              <w:marBottom w:val="0"/>
              <w:divBdr>
                <w:top w:val="none" w:sz="0" w:space="0" w:color="auto"/>
                <w:left w:val="none" w:sz="0" w:space="0" w:color="auto"/>
                <w:bottom w:val="none" w:sz="0" w:space="0" w:color="auto"/>
                <w:right w:val="none" w:sz="0" w:space="0" w:color="auto"/>
              </w:divBdr>
            </w:div>
            <w:div w:id="215051051">
              <w:marLeft w:val="480"/>
              <w:marRight w:val="0"/>
              <w:marTop w:val="0"/>
              <w:marBottom w:val="0"/>
              <w:divBdr>
                <w:top w:val="none" w:sz="0" w:space="0" w:color="auto"/>
                <w:left w:val="none" w:sz="0" w:space="0" w:color="auto"/>
                <w:bottom w:val="none" w:sz="0" w:space="0" w:color="auto"/>
                <w:right w:val="none" w:sz="0" w:space="0" w:color="auto"/>
              </w:divBdr>
            </w:div>
            <w:div w:id="215089971">
              <w:marLeft w:val="480"/>
              <w:marRight w:val="0"/>
              <w:marTop w:val="0"/>
              <w:marBottom w:val="0"/>
              <w:divBdr>
                <w:top w:val="none" w:sz="0" w:space="0" w:color="auto"/>
                <w:left w:val="none" w:sz="0" w:space="0" w:color="auto"/>
                <w:bottom w:val="none" w:sz="0" w:space="0" w:color="auto"/>
                <w:right w:val="none" w:sz="0" w:space="0" w:color="auto"/>
              </w:divBdr>
            </w:div>
            <w:div w:id="215121111">
              <w:marLeft w:val="480"/>
              <w:marRight w:val="0"/>
              <w:marTop w:val="0"/>
              <w:marBottom w:val="0"/>
              <w:divBdr>
                <w:top w:val="none" w:sz="0" w:space="0" w:color="auto"/>
                <w:left w:val="none" w:sz="0" w:space="0" w:color="auto"/>
                <w:bottom w:val="none" w:sz="0" w:space="0" w:color="auto"/>
                <w:right w:val="none" w:sz="0" w:space="0" w:color="auto"/>
              </w:divBdr>
            </w:div>
            <w:div w:id="215121880">
              <w:marLeft w:val="480"/>
              <w:marRight w:val="0"/>
              <w:marTop w:val="0"/>
              <w:marBottom w:val="0"/>
              <w:divBdr>
                <w:top w:val="none" w:sz="0" w:space="0" w:color="auto"/>
                <w:left w:val="none" w:sz="0" w:space="0" w:color="auto"/>
                <w:bottom w:val="none" w:sz="0" w:space="0" w:color="auto"/>
                <w:right w:val="none" w:sz="0" w:space="0" w:color="auto"/>
              </w:divBdr>
            </w:div>
            <w:div w:id="215162184">
              <w:marLeft w:val="480"/>
              <w:marRight w:val="0"/>
              <w:marTop w:val="0"/>
              <w:marBottom w:val="0"/>
              <w:divBdr>
                <w:top w:val="none" w:sz="0" w:space="0" w:color="auto"/>
                <w:left w:val="none" w:sz="0" w:space="0" w:color="auto"/>
                <w:bottom w:val="none" w:sz="0" w:space="0" w:color="auto"/>
                <w:right w:val="none" w:sz="0" w:space="0" w:color="auto"/>
              </w:divBdr>
            </w:div>
            <w:div w:id="215166290">
              <w:marLeft w:val="480"/>
              <w:marRight w:val="0"/>
              <w:marTop w:val="0"/>
              <w:marBottom w:val="0"/>
              <w:divBdr>
                <w:top w:val="none" w:sz="0" w:space="0" w:color="auto"/>
                <w:left w:val="none" w:sz="0" w:space="0" w:color="auto"/>
                <w:bottom w:val="none" w:sz="0" w:space="0" w:color="auto"/>
                <w:right w:val="none" w:sz="0" w:space="0" w:color="auto"/>
              </w:divBdr>
            </w:div>
            <w:div w:id="215166593">
              <w:marLeft w:val="480"/>
              <w:marRight w:val="0"/>
              <w:marTop w:val="0"/>
              <w:marBottom w:val="0"/>
              <w:divBdr>
                <w:top w:val="none" w:sz="0" w:space="0" w:color="auto"/>
                <w:left w:val="none" w:sz="0" w:space="0" w:color="auto"/>
                <w:bottom w:val="none" w:sz="0" w:space="0" w:color="auto"/>
                <w:right w:val="none" w:sz="0" w:space="0" w:color="auto"/>
              </w:divBdr>
            </w:div>
            <w:div w:id="215170559">
              <w:marLeft w:val="480"/>
              <w:marRight w:val="0"/>
              <w:marTop w:val="0"/>
              <w:marBottom w:val="0"/>
              <w:divBdr>
                <w:top w:val="none" w:sz="0" w:space="0" w:color="auto"/>
                <w:left w:val="none" w:sz="0" w:space="0" w:color="auto"/>
                <w:bottom w:val="none" w:sz="0" w:space="0" w:color="auto"/>
                <w:right w:val="none" w:sz="0" w:space="0" w:color="auto"/>
              </w:divBdr>
            </w:div>
            <w:div w:id="215316733">
              <w:marLeft w:val="480"/>
              <w:marRight w:val="0"/>
              <w:marTop w:val="0"/>
              <w:marBottom w:val="0"/>
              <w:divBdr>
                <w:top w:val="none" w:sz="0" w:space="0" w:color="auto"/>
                <w:left w:val="none" w:sz="0" w:space="0" w:color="auto"/>
                <w:bottom w:val="none" w:sz="0" w:space="0" w:color="auto"/>
                <w:right w:val="none" w:sz="0" w:space="0" w:color="auto"/>
              </w:divBdr>
            </w:div>
            <w:div w:id="215554245">
              <w:marLeft w:val="480"/>
              <w:marRight w:val="0"/>
              <w:marTop w:val="0"/>
              <w:marBottom w:val="0"/>
              <w:divBdr>
                <w:top w:val="none" w:sz="0" w:space="0" w:color="auto"/>
                <w:left w:val="none" w:sz="0" w:space="0" w:color="auto"/>
                <w:bottom w:val="none" w:sz="0" w:space="0" w:color="auto"/>
                <w:right w:val="none" w:sz="0" w:space="0" w:color="auto"/>
              </w:divBdr>
            </w:div>
            <w:div w:id="215624438">
              <w:marLeft w:val="480"/>
              <w:marRight w:val="0"/>
              <w:marTop w:val="0"/>
              <w:marBottom w:val="0"/>
              <w:divBdr>
                <w:top w:val="none" w:sz="0" w:space="0" w:color="auto"/>
                <w:left w:val="none" w:sz="0" w:space="0" w:color="auto"/>
                <w:bottom w:val="none" w:sz="0" w:space="0" w:color="auto"/>
                <w:right w:val="none" w:sz="0" w:space="0" w:color="auto"/>
              </w:divBdr>
            </w:div>
            <w:div w:id="215701418">
              <w:marLeft w:val="480"/>
              <w:marRight w:val="0"/>
              <w:marTop w:val="0"/>
              <w:marBottom w:val="0"/>
              <w:divBdr>
                <w:top w:val="none" w:sz="0" w:space="0" w:color="auto"/>
                <w:left w:val="none" w:sz="0" w:space="0" w:color="auto"/>
                <w:bottom w:val="none" w:sz="0" w:space="0" w:color="auto"/>
                <w:right w:val="none" w:sz="0" w:space="0" w:color="auto"/>
              </w:divBdr>
            </w:div>
            <w:div w:id="215707038">
              <w:marLeft w:val="480"/>
              <w:marRight w:val="0"/>
              <w:marTop w:val="0"/>
              <w:marBottom w:val="0"/>
              <w:divBdr>
                <w:top w:val="none" w:sz="0" w:space="0" w:color="auto"/>
                <w:left w:val="none" w:sz="0" w:space="0" w:color="auto"/>
                <w:bottom w:val="none" w:sz="0" w:space="0" w:color="auto"/>
                <w:right w:val="none" w:sz="0" w:space="0" w:color="auto"/>
              </w:divBdr>
            </w:div>
            <w:div w:id="215776147">
              <w:marLeft w:val="480"/>
              <w:marRight w:val="0"/>
              <w:marTop w:val="0"/>
              <w:marBottom w:val="0"/>
              <w:divBdr>
                <w:top w:val="none" w:sz="0" w:space="0" w:color="auto"/>
                <w:left w:val="none" w:sz="0" w:space="0" w:color="auto"/>
                <w:bottom w:val="none" w:sz="0" w:space="0" w:color="auto"/>
                <w:right w:val="none" w:sz="0" w:space="0" w:color="auto"/>
              </w:divBdr>
            </w:div>
            <w:div w:id="216013266">
              <w:marLeft w:val="480"/>
              <w:marRight w:val="0"/>
              <w:marTop w:val="0"/>
              <w:marBottom w:val="0"/>
              <w:divBdr>
                <w:top w:val="none" w:sz="0" w:space="0" w:color="auto"/>
                <w:left w:val="none" w:sz="0" w:space="0" w:color="auto"/>
                <w:bottom w:val="none" w:sz="0" w:space="0" w:color="auto"/>
                <w:right w:val="none" w:sz="0" w:space="0" w:color="auto"/>
              </w:divBdr>
            </w:div>
            <w:div w:id="216014264">
              <w:marLeft w:val="480"/>
              <w:marRight w:val="0"/>
              <w:marTop w:val="0"/>
              <w:marBottom w:val="0"/>
              <w:divBdr>
                <w:top w:val="none" w:sz="0" w:space="0" w:color="auto"/>
                <w:left w:val="none" w:sz="0" w:space="0" w:color="auto"/>
                <w:bottom w:val="none" w:sz="0" w:space="0" w:color="auto"/>
                <w:right w:val="none" w:sz="0" w:space="0" w:color="auto"/>
              </w:divBdr>
            </w:div>
            <w:div w:id="216016464">
              <w:marLeft w:val="480"/>
              <w:marRight w:val="0"/>
              <w:marTop w:val="0"/>
              <w:marBottom w:val="0"/>
              <w:divBdr>
                <w:top w:val="none" w:sz="0" w:space="0" w:color="auto"/>
                <w:left w:val="none" w:sz="0" w:space="0" w:color="auto"/>
                <w:bottom w:val="none" w:sz="0" w:space="0" w:color="auto"/>
                <w:right w:val="none" w:sz="0" w:space="0" w:color="auto"/>
              </w:divBdr>
            </w:div>
            <w:div w:id="216160816">
              <w:marLeft w:val="480"/>
              <w:marRight w:val="0"/>
              <w:marTop w:val="0"/>
              <w:marBottom w:val="0"/>
              <w:divBdr>
                <w:top w:val="none" w:sz="0" w:space="0" w:color="auto"/>
                <w:left w:val="none" w:sz="0" w:space="0" w:color="auto"/>
                <w:bottom w:val="none" w:sz="0" w:space="0" w:color="auto"/>
                <w:right w:val="none" w:sz="0" w:space="0" w:color="auto"/>
              </w:divBdr>
            </w:div>
            <w:div w:id="216164181">
              <w:marLeft w:val="480"/>
              <w:marRight w:val="0"/>
              <w:marTop w:val="0"/>
              <w:marBottom w:val="0"/>
              <w:divBdr>
                <w:top w:val="none" w:sz="0" w:space="0" w:color="auto"/>
                <w:left w:val="none" w:sz="0" w:space="0" w:color="auto"/>
                <w:bottom w:val="none" w:sz="0" w:space="0" w:color="auto"/>
                <w:right w:val="none" w:sz="0" w:space="0" w:color="auto"/>
              </w:divBdr>
            </w:div>
            <w:div w:id="216165116">
              <w:marLeft w:val="480"/>
              <w:marRight w:val="0"/>
              <w:marTop w:val="0"/>
              <w:marBottom w:val="0"/>
              <w:divBdr>
                <w:top w:val="none" w:sz="0" w:space="0" w:color="auto"/>
                <w:left w:val="none" w:sz="0" w:space="0" w:color="auto"/>
                <w:bottom w:val="none" w:sz="0" w:space="0" w:color="auto"/>
                <w:right w:val="none" w:sz="0" w:space="0" w:color="auto"/>
              </w:divBdr>
            </w:div>
            <w:div w:id="216430614">
              <w:marLeft w:val="480"/>
              <w:marRight w:val="0"/>
              <w:marTop w:val="0"/>
              <w:marBottom w:val="0"/>
              <w:divBdr>
                <w:top w:val="none" w:sz="0" w:space="0" w:color="auto"/>
                <w:left w:val="none" w:sz="0" w:space="0" w:color="auto"/>
                <w:bottom w:val="none" w:sz="0" w:space="0" w:color="auto"/>
                <w:right w:val="none" w:sz="0" w:space="0" w:color="auto"/>
              </w:divBdr>
            </w:div>
            <w:div w:id="216431008">
              <w:marLeft w:val="480"/>
              <w:marRight w:val="0"/>
              <w:marTop w:val="0"/>
              <w:marBottom w:val="0"/>
              <w:divBdr>
                <w:top w:val="none" w:sz="0" w:space="0" w:color="auto"/>
                <w:left w:val="none" w:sz="0" w:space="0" w:color="auto"/>
                <w:bottom w:val="none" w:sz="0" w:space="0" w:color="auto"/>
                <w:right w:val="none" w:sz="0" w:space="0" w:color="auto"/>
              </w:divBdr>
            </w:div>
            <w:div w:id="216473526">
              <w:marLeft w:val="480"/>
              <w:marRight w:val="0"/>
              <w:marTop w:val="0"/>
              <w:marBottom w:val="0"/>
              <w:divBdr>
                <w:top w:val="none" w:sz="0" w:space="0" w:color="auto"/>
                <w:left w:val="none" w:sz="0" w:space="0" w:color="auto"/>
                <w:bottom w:val="none" w:sz="0" w:space="0" w:color="auto"/>
                <w:right w:val="none" w:sz="0" w:space="0" w:color="auto"/>
              </w:divBdr>
            </w:div>
            <w:div w:id="216473992">
              <w:marLeft w:val="480"/>
              <w:marRight w:val="0"/>
              <w:marTop w:val="0"/>
              <w:marBottom w:val="0"/>
              <w:divBdr>
                <w:top w:val="none" w:sz="0" w:space="0" w:color="auto"/>
                <w:left w:val="none" w:sz="0" w:space="0" w:color="auto"/>
                <w:bottom w:val="none" w:sz="0" w:space="0" w:color="auto"/>
                <w:right w:val="none" w:sz="0" w:space="0" w:color="auto"/>
              </w:divBdr>
            </w:div>
            <w:div w:id="216475565">
              <w:marLeft w:val="480"/>
              <w:marRight w:val="0"/>
              <w:marTop w:val="0"/>
              <w:marBottom w:val="0"/>
              <w:divBdr>
                <w:top w:val="none" w:sz="0" w:space="0" w:color="auto"/>
                <w:left w:val="none" w:sz="0" w:space="0" w:color="auto"/>
                <w:bottom w:val="none" w:sz="0" w:space="0" w:color="auto"/>
                <w:right w:val="none" w:sz="0" w:space="0" w:color="auto"/>
              </w:divBdr>
            </w:div>
            <w:div w:id="216549103">
              <w:marLeft w:val="480"/>
              <w:marRight w:val="0"/>
              <w:marTop w:val="0"/>
              <w:marBottom w:val="0"/>
              <w:divBdr>
                <w:top w:val="none" w:sz="0" w:space="0" w:color="auto"/>
                <w:left w:val="none" w:sz="0" w:space="0" w:color="auto"/>
                <w:bottom w:val="none" w:sz="0" w:space="0" w:color="auto"/>
                <w:right w:val="none" w:sz="0" w:space="0" w:color="auto"/>
              </w:divBdr>
            </w:div>
            <w:div w:id="216671601">
              <w:marLeft w:val="480"/>
              <w:marRight w:val="0"/>
              <w:marTop w:val="0"/>
              <w:marBottom w:val="0"/>
              <w:divBdr>
                <w:top w:val="none" w:sz="0" w:space="0" w:color="auto"/>
                <w:left w:val="none" w:sz="0" w:space="0" w:color="auto"/>
                <w:bottom w:val="none" w:sz="0" w:space="0" w:color="auto"/>
                <w:right w:val="none" w:sz="0" w:space="0" w:color="auto"/>
              </w:divBdr>
            </w:div>
            <w:div w:id="216935041">
              <w:marLeft w:val="480"/>
              <w:marRight w:val="0"/>
              <w:marTop w:val="0"/>
              <w:marBottom w:val="0"/>
              <w:divBdr>
                <w:top w:val="none" w:sz="0" w:space="0" w:color="auto"/>
                <w:left w:val="none" w:sz="0" w:space="0" w:color="auto"/>
                <w:bottom w:val="none" w:sz="0" w:space="0" w:color="auto"/>
                <w:right w:val="none" w:sz="0" w:space="0" w:color="auto"/>
              </w:divBdr>
            </w:div>
            <w:div w:id="216943099">
              <w:marLeft w:val="480"/>
              <w:marRight w:val="0"/>
              <w:marTop w:val="0"/>
              <w:marBottom w:val="0"/>
              <w:divBdr>
                <w:top w:val="none" w:sz="0" w:space="0" w:color="auto"/>
                <w:left w:val="none" w:sz="0" w:space="0" w:color="auto"/>
                <w:bottom w:val="none" w:sz="0" w:space="0" w:color="auto"/>
                <w:right w:val="none" w:sz="0" w:space="0" w:color="auto"/>
              </w:divBdr>
            </w:div>
            <w:div w:id="217017351">
              <w:marLeft w:val="480"/>
              <w:marRight w:val="0"/>
              <w:marTop w:val="0"/>
              <w:marBottom w:val="0"/>
              <w:divBdr>
                <w:top w:val="none" w:sz="0" w:space="0" w:color="auto"/>
                <w:left w:val="none" w:sz="0" w:space="0" w:color="auto"/>
                <w:bottom w:val="none" w:sz="0" w:space="0" w:color="auto"/>
                <w:right w:val="none" w:sz="0" w:space="0" w:color="auto"/>
              </w:divBdr>
            </w:div>
            <w:div w:id="217058579">
              <w:marLeft w:val="480"/>
              <w:marRight w:val="0"/>
              <w:marTop w:val="0"/>
              <w:marBottom w:val="0"/>
              <w:divBdr>
                <w:top w:val="none" w:sz="0" w:space="0" w:color="auto"/>
                <w:left w:val="none" w:sz="0" w:space="0" w:color="auto"/>
                <w:bottom w:val="none" w:sz="0" w:space="0" w:color="auto"/>
                <w:right w:val="none" w:sz="0" w:space="0" w:color="auto"/>
              </w:divBdr>
            </w:div>
            <w:div w:id="217084732">
              <w:marLeft w:val="480"/>
              <w:marRight w:val="0"/>
              <w:marTop w:val="0"/>
              <w:marBottom w:val="0"/>
              <w:divBdr>
                <w:top w:val="none" w:sz="0" w:space="0" w:color="auto"/>
                <w:left w:val="none" w:sz="0" w:space="0" w:color="auto"/>
                <w:bottom w:val="none" w:sz="0" w:space="0" w:color="auto"/>
                <w:right w:val="none" w:sz="0" w:space="0" w:color="auto"/>
              </w:divBdr>
            </w:div>
            <w:div w:id="217205189">
              <w:marLeft w:val="480"/>
              <w:marRight w:val="0"/>
              <w:marTop w:val="0"/>
              <w:marBottom w:val="0"/>
              <w:divBdr>
                <w:top w:val="none" w:sz="0" w:space="0" w:color="auto"/>
                <w:left w:val="none" w:sz="0" w:space="0" w:color="auto"/>
                <w:bottom w:val="none" w:sz="0" w:space="0" w:color="auto"/>
                <w:right w:val="none" w:sz="0" w:space="0" w:color="auto"/>
              </w:divBdr>
            </w:div>
            <w:div w:id="217278943">
              <w:marLeft w:val="480"/>
              <w:marRight w:val="0"/>
              <w:marTop w:val="0"/>
              <w:marBottom w:val="0"/>
              <w:divBdr>
                <w:top w:val="none" w:sz="0" w:space="0" w:color="auto"/>
                <w:left w:val="none" w:sz="0" w:space="0" w:color="auto"/>
                <w:bottom w:val="none" w:sz="0" w:space="0" w:color="auto"/>
                <w:right w:val="none" w:sz="0" w:space="0" w:color="auto"/>
              </w:divBdr>
            </w:div>
            <w:div w:id="217322957">
              <w:marLeft w:val="480"/>
              <w:marRight w:val="0"/>
              <w:marTop w:val="0"/>
              <w:marBottom w:val="0"/>
              <w:divBdr>
                <w:top w:val="none" w:sz="0" w:space="0" w:color="auto"/>
                <w:left w:val="none" w:sz="0" w:space="0" w:color="auto"/>
                <w:bottom w:val="none" w:sz="0" w:space="0" w:color="auto"/>
                <w:right w:val="none" w:sz="0" w:space="0" w:color="auto"/>
              </w:divBdr>
            </w:div>
            <w:div w:id="217402173">
              <w:marLeft w:val="480"/>
              <w:marRight w:val="0"/>
              <w:marTop w:val="0"/>
              <w:marBottom w:val="0"/>
              <w:divBdr>
                <w:top w:val="none" w:sz="0" w:space="0" w:color="auto"/>
                <w:left w:val="none" w:sz="0" w:space="0" w:color="auto"/>
                <w:bottom w:val="none" w:sz="0" w:space="0" w:color="auto"/>
                <w:right w:val="none" w:sz="0" w:space="0" w:color="auto"/>
              </w:divBdr>
            </w:div>
            <w:div w:id="217784770">
              <w:marLeft w:val="480"/>
              <w:marRight w:val="0"/>
              <w:marTop w:val="0"/>
              <w:marBottom w:val="0"/>
              <w:divBdr>
                <w:top w:val="none" w:sz="0" w:space="0" w:color="auto"/>
                <w:left w:val="none" w:sz="0" w:space="0" w:color="auto"/>
                <w:bottom w:val="none" w:sz="0" w:space="0" w:color="auto"/>
                <w:right w:val="none" w:sz="0" w:space="0" w:color="auto"/>
              </w:divBdr>
            </w:div>
            <w:div w:id="217785374">
              <w:marLeft w:val="480"/>
              <w:marRight w:val="0"/>
              <w:marTop w:val="0"/>
              <w:marBottom w:val="0"/>
              <w:divBdr>
                <w:top w:val="none" w:sz="0" w:space="0" w:color="auto"/>
                <w:left w:val="none" w:sz="0" w:space="0" w:color="auto"/>
                <w:bottom w:val="none" w:sz="0" w:space="0" w:color="auto"/>
                <w:right w:val="none" w:sz="0" w:space="0" w:color="auto"/>
              </w:divBdr>
            </w:div>
            <w:div w:id="217859510">
              <w:marLeft w:val="480"/>
              <w:marRight w:val="0"/>
              <w:marTop w:val="0"/>
              <w:marBottom w:val="0"/>
              <w:divBdr>
                <w:top w:val="none" w:sz="0" w:space="0" w:color="auto"/>
                <w:left w:val="none" w:sz="0" w:space="0" w:color="auto"/>
                <w:bottom w:val="none" w:sz="0" w:space="0" w:color="auto"/>
                <w:right w:val="none" w:sz="0" w:space="0" w:color="auto"/>
              </w:divBdr>
            </w:div>
            <w:div w:id="217934163">
              <w:marLeft w:val="480"/>
              <w:marRight w:val="0"/>
              <w:marTop w:val="0"/>
              <w:marBottom w:val="0"/>
              <w:divBdr>
                <w:top w:val="none" w:sz="0" w:space="0" w:color="auto"/>
                <w:left w:val="none" w:sz="0" w:space="0" w:color="auto"/>
                <w:bottom w:val="none" w:sz="0" w:space="0" w:color="auto"/>
                <w:right w:val="none" w:sz="0" w:space="0" w:color="auto"/>
              </w:divBdr>
            </w:div>
            <w:div w:id="217985148">
              <w:marLeft w:val="480"/>
              <w:marRight w:val="0"/>
              <w:marTop w:val="0"/>
              <w:marBottom w:val="0"/>
              <w:divBdr>
                <w:top w:val="none" w:sz="0" w:space="0" w:color="auto"/>
                <w:left w:val="none" w:sz="0" w:space="0" w:color="auto"/>
                <w:bottom w:val="none" w:sz="0" w:space="0" w:color="auto"/>
                <w:right w:val="none" w:sz="0" w:space="0" w:color="auto"/>
              </w:divBdr>
            </w:div>
            <w:div w:id="218054053">
              <w:marLeft w:val="480"/>
              <w:marRight w:val="0"/>
              <w:marTop w:val="0"/>
              <w:marBottom w:val="0"/>
              <w:divBdr>
                <w:top w:val="none" w:sz="0" w:space="0" w:color="auto"/>
                <w:left w:val="none" w:sz="0" w:space="0" w:color="auto"/>
                <w:bottom w:val="none" w:sz="0" w:space="0" w:color="auto"/>
                <w:right w:val="none" w:sz="0" w:space="0" w:color="auto"/>
              </w:divBdr>
            </w:div>
            <w:div w:id="218133208">
              <w:marLeft w:val="480"/>
              <w:marRight w:val="0"/>
              <w:marTop w:val="0"/>
              <w:marBottom w:val="0"/>
              <w:divBdr>
                <w:top w:val="none" w:sz="0" w:space="0" w:color="auto"/>
                <w:left w:val="none" w:sz="0" w:space="0" w:color="auto"/>
                <w:bottom w:val="none" w:sz="0" w:space="0" w:color="auto"/>
                <w:right w:val="none" w:sz="0" w:space="0" w:color="auto"/>
              </w:divBdr>
            </w:div>
            <w:div w:id="218170999">
              <w:marLeft w:val="480"/>
              <w:marRight w:val="0"/>
              <w:marTop w:val="0"/>
              <w:marBottom w:val="0"/>
              <w:divBdr>
                <w:top w:val="none" w:sz="0" w:space="0" w:color="auto"/>
                <w:left w:val="none" w:sz="0" w:space="0" w:color="auto"/>
                <w:bottom w:val="none" w:sz="0" w:space="0" w:color="auto"/>
                <w:right w:val="none" w:sz="0" w:space="0" w:color="auto"/>
              </w:divBdr>
            </w:div>
            <w:div w:id="218245124">
              <w:marLeft w:val="480"/>
              <w:marRight w:val="0"/>
              <w:marTop w:val="0"/>
              <w:marBottom w:val="0"/>
              <w:divBdr>
                <w:top w:val="none" w:sz="0" w:space="0" w:color="auto"/>
                <w:left w:val="none" w:sz="0" w:space="0" w:color="auto"/>
                <w:bottom w:val="none" w:sz="0" w:space="0" w:color="auto"/>
                <w:right w:val="none" w:sz="0" w:space="0" w:color="auto"/>
              </w:divBdr>
            </w:div>
            <w:div w:id="218520302">
              <w:marLeft w:val="480"/>
              <w:marRight w:val="0"/>
              <w:marTop w:val="0"/>
              <w:marBottom w:val="0"/>
              <w:divBdr>
                <w:top w:val="none" w:sz="0" w:space="0" w:color="auto"/>
                <w:left w:val="none" w:sz="0" w:space="0" w:color="auto"/>
                <w:bottom w:val="none" w:sz="0" w:space="0" w:color="auto"/>
                <w:right w:val="none" w:sz="0" w:space="0" w:color="auto"/>
              </w:divBdr>
            </w:div>
            <w:div w:id="218521277">
              <w:marLeft w:val="480"/>
              <w:marRight w:val="0"/>
              <w:marTop w:val="0"/>
              <w:marBottom w:val="0"/>
              <w:divBdr>
                <w:top w:val="none" w:sz="0" w:space="0" w:color="auto"/>
                <w:left w:val="none" w:sz="0" w:space="0" w:color="auto"/>
                <w:bottom w:val="none" w:sz="0" w:space="0" w:color="auto"/>
                <w:right w:val="none" w:sz="0" w:space="0" w:color="auto"/>
              </w:divBdr>
            </w:div>
            <w:div w:id="218590577">
              <w:marLeft w:val="480"/>
              <w:marRight w:val="0"/>
              <w:marTop w:val="0"/>
              <w:marBottom w:val="0"/>
              <w:divBdr>
                <w:top w:val="none" w:sz="0" w:space="0" w:color="auto"/>
                <w:left w:val="none" w:sz="0" w:space="0" w:color="auto"/>
                <w:bottom w:val="none" w:sz="0" w:space="0" w:color="auto"/>
                <w:right w:val="none" w:sz="0" w:space="0" w:color="auto"/>
              </w:divBdr>
            </w:div>
            <w:div w:id="218631941">
              <w:marLeft w:val="480"/>
              <w:marRight w:val="0"/>
              <w:marTop w:val="0"/>
              <w:marBottom w:val="0"/>
              <w:divBdr>
                <w:top w:val="none" w:sz="0" w:space="0" w:color="auto"/>
                <w:left w:val="none" w:sz="0" w:space="0" w:color="auto"/>
                <w:bottom w:val="none" w:sz="0" w:space="0" w:color="auto"/>
                <w:right w:val="none" w:sz="0" w:space="0" w:color="auto"/>
              </w:divBdr>
            </w:div>
            <w:div w:id="218708130">
              <w:marLeft w:val="480"/>
              <w:marRight w:val="0"/>
              <w:marTop w:val="0"/>
              <w:marBottom w:val="0"/>
              <w:divBdr>
                <w:top w:val="none" w:sz="0" w:space="0" w:color="auto"/>
                <w:left w:val="none" w:sz="0" w:space="0" w:color="auto"/>
                <w:bottom w:val="none" w:sz="0" w:space="0" w:color="auto"/>
                <w:right w:val="none" w:sz="0" w:space="0" w:color="auto"/>
              </w:divBdr>
            </w:div>
            <w:div w:id="218790597">
              <w:marLeft w:val="480"/>
              <w:marRight w:val="0"/>
              <w:marTop w:val="0"/>
              <w:marBottom w:val="0"/>
              <w:divBdr>
                <w:top w:val="none" w:sz="0" w:space="0" w:color="auto"/>
                <w:left w:val="none" w:sz="0" w:space="0" w:color="auto"/>
                <w:bottom w:val="none" w:sz="0" w:space="0" w:color="auto"/>
                <w:right w:val="none" w:sz="0" w:space="0" w:color="auto"/>
              </w:divBdr>
            </w:div>
            <w:div w:id="218904696">
              <w:marLeft w:val="480"/>
              <w:marRight w:val="0"/>
              <w:marTop w:val="0"/>
              <w:marBottom w:val="0"/>
              <w:divBdr>
                <w:top w:val="none" w:sz="0" w:space="0" w:color="auto"/>
                <w:left w:val="none" w:sz="0" w:space="0" w:color="auto"/>
                <w:bottom w:val="none" w:sz="0" w:space="0" w:color="auto"/>
                <w:right w:val="none" w:sz="0" w:space="0" w:color="auto"/>
              </w:divBdr>
            </w:div>
            <w:div w:id="219095787">
              <w:marLeft w:val="480"/>
              <w:marRight w:val="0"/>
              <w:marTop w:val="0"/>
              <w:marBottom w:val="0"/>
              <w:divBdr>
                <w:top w:val="none" w:sz="0" w:space="0" w:color="auto"/>
                <w:left w:val="none" w:sz="0" w:space="0" w:color="auto"/>
                <w:bottom w:val="none" w:sz="0" w:space="0" w:color="auto"/>
                <w:right w:val="none" w:sz="0" w:space="0" w:color="auto"/>
              </w:divBdr>
            </w:div>
            <w:div w:id="219168317">
              <w:marLeft w:val="480"/>
              <w:marRight w:val="0"/>
              <w:marTop w:val="0"/>
              <w:marBottom w:val="0"/>
              <w:divBdr>
                <w:top w:val="none" w:sz="0" w:space="0" w:color="auto"/>
                <w:left w:val="none" w:sz="0" w:space="0" w:color="auto"/>
                <w:bottom w:val="none" w:sz="0" w:space="0" w:color="auto"/>
                <w:right w:val="none" w:sz="0" w:space="0" w:color="auto"/>
              </w:divBdr>
            </w:div>
            <w:div w:id="219173180">
              <w:marLeft w:val="480"/>
              <w:marRight w:val="0"/>
              <w:marTop w:val="0"/>
              <w:marBottom w:val="0"/>
              <w:divBdr>
                <w:top w:val="none" w:sz="0" w:space="0" w:color="auto"/>
                <w:left w:val="none" w:sz="0" w:space="0" w:color="auto"/>
                <w:bottom w:val="none" w:sz="0" w:space="0" w:color="auto"/>
                <w:right w:val="none" w:sz="0" w:space="0" w:color="auto"/>
              </w:divBdr>
            </w:div>
            <w:div w:id="219176485">
              <w:marLeft w:val="480"/>
              <w:marRight w:val="0"/>
              <w:marTop w:val="0"/>
              <w:marBottom w:val="0"/>
              <w:divBdr>
                <w:top w:val="none" w:sz="0" w:space="0" w:color="auto"/>
                <w:left w:val="none" w:sz="0" w:space="0" w:color="auto"/>
                <w:bottom w:val="none" w:sz="0" w:space="0" w:color="auto"/>
                <w:right w:val="none" w:sz="0" w:space="0" w:color="auto"/>
              </w:divBdr>
            </w:div>
            <w:div w:id="219218633">
              <w:marLeft w:val="480"/>
              <w:marRight w:val="0"/>
              <w:marTop w:val="0"/>
              <w:marBottom w:val="0"/>
              <w:divBdr>
                <w:top w:val="none" w:sz="0" w:space="0" w:color="auto"/>
                <w:left w:val="none" w:sz="0" w:space="0" w:color="auto"/>
                <w:bottom w:val="none" w:sz="0" w:space="0" w:color="auto"/>
                <w:right w:val="none" w:sz="0" w:space="0" w:color="auto"/>
              </w:divBdr>
            </w:div>
            <w:div w:id="219292149">
              <w:marLeft w:val="480"/>
              <w:marRight w:val="0"/>
              <w:marTop w:val="0"/>
              <w:marBottom w:val="0"/>
              <w:divBdr>
                <w:top w:val="none" w:sz="0" w:space="0" w:color="auto"/>
                <w:left w:val="none" w:sz="0" w:space="0" w:color="auto"/>
                <w:bottom w:val="none" w:sz="0" w:space="0" w:color="auto"/>
                <w:right w:val="none" w:sz="0" w:space="0" w:color="auto"/>
              </w:divBdr>
            </w:div>
            <w:div w:id="219443322">
              <w:marLeft w:val="480"/>
              <w:marRight w:val="0"/>
              <w:marTop w:val="0"/>
              <w:marBottom w:val="0"/>
              <w:divBdr>
                <w:top w:val="none" w:sz="0" w:space="0" w:color="auto"/>
                <w:left w:val="none" w:sz="0" w:space="0" w:color="auto"/>
                <w:bottom w:val="none" w:sz="0" w:space="0" w:color="auto"/>
                <w:right w:val="none" w:sz="0" w:space="0" w:color="auto"/>
              </w:divBdr>
            </w:div>
            <w:div w:id="219444810">
              <w:marLeft w:val="480"/>
              <w:marRight w:val="0"/>
              <w:marTop w:val="0"/>
              <w:marBottom w:val="0"/>
              <w:divBdr>
                <w:top w:val="none" w:sz="0" w:space="0" w:color="auto"/>
                <w:left w:val="none" w:sz="0" w:space="0" w:color="auto"/>
                <w:bottom w:val="none" w:sz="0" w:space="0" w:color="auto"/>
                <w:right w:val="none" w:sz="0" w:space="0" w:color="auto"/>
              </w:divBdr>
            </w:div>
            <w:div w:id="219489143">
              <w:marLeft w:val="480"/>
              <w:marRight w:val="0"/>
              <w:marTop w:val="0"/>
              <w:marBottom w:val="0"/>
              <w:divBdr>
                <w:top w:val="none" w:sz="0" w:space="0" w:color="auto"/>
                <w:left w:val="none" w:sz="0" w:space="0" w:color="auto"/>
                <w:bottom w:val="none" w:sz="0" w:space="0" w:color="auto"/>
                <w:right w:val="none" w:sz="0" w:space="0" w:color="auto"/>
              </w:divBdr>
            </w:div>
            <w:div w:id="219557711">
              <w:marLeft w:val="480"/>
              <w:marRight w:val="0"/>
              <w:marTop w:val="0"/>
              <w:marBottom w:val="0"/>
              <w:divBdr>
                <w:top w:val="none" w:sz="0" w:space="0" w:color="auto"/>
                <w:left w:val="none" w:sz="0" w:space="0" w:color="auto"/>
                <w:bottom w:val="none" w:sz="0" w:space="0" w:color="auto"/>
                <w:right w:val="none" w:sz="0" w:space="0" w:color="auto"/>
              </w:divBdr>
            </w:div>
            <w:div w:id="219631736">
              <w:marLeft w:val="480"/>
              <w:marRight w:val="0"/>
              <w:marTop w:val="0"/>
              <w:marBottom w:val="0"/>
              <w:divBdr>
                <w:top w:val="none" w:sz="0" w:space="0" w:color="auto"/>
                <w:left w:val="none" w:sz="0" w:space="0" w:color="auto"/>
                <w:bottom w:val="none" w:sz="0" w:space="0" w:color="auto"/>
                <w:right w:val="none" w:sz="0" w:space="0" w:color="auto"/>
              </w:divBdr>
            </w:div>
            <w:div w:id="219634641">
              <w:marLeft w:val="480"/>
              <w:marRight w:val="0"/>
              <w:marTop w:val="0"/>
              <w:marBottom w:val="0"/>
              <w:divBdr>
                <w:top w:val="none" w:sz="0" w:space="0" w:color="auto"/>
                <w:left w:val="none" w:sz="0" w:space="0" w:color="auto"/>
                <w:bottom w:val="none" w:sz="0" w:space="0" w:color="auto"/>
                <w:right w:val="none" w:sz="0" w:space="0" w:color="auto"/>
              </w:divBdr>
            </w:div>
            <w:div w:id="219831512">
              <w:marLeft w:val="480"/>
              <w:marRight w:val="0"/>
              <w:marTop w:val="0"/>
              <w:marBottom w:val="0"/>
              <w:divBdr>
                <w:top w:val="none" w:sz="0" w:space="0" w:color="auto"/>
                <w:left w:val="none" w:sz="0" w:space="0" w:color="auto"/>
                <w:bottom w:val="none" w:sz="0" w:space="0" w:color="auto"/>
                <w:right w:val="none" w:sz="0" w:space="0" w:color="auto"/>
              </w:divBdr>
            </w:div>
            <w:div w:id="219899152">
              <w:marLeft w:val="480"/>
              <w:marRight w:val="0"/>
              <w:marTop w:val="0"/>
              <w:marBottom w:val="0"/>
              <w:divBdr>
                <w:top w:val="none" w:sz="0" w:space="0" w:color="auto"/>
                <w:left w:val="none" w:sz="0" w:space="0" w:color="auto"/>
                <w:bottom w:val="none" w:sz="0" w:space="0" w:color="auto"/>
                <w:right w:val="none" w:sz="0" w:space="0" w:color="auto"/>
              </w:divBdr>
            </w:div>
            <w:div w:id="220094486">
              <w:marLeft w:val="480"/>
              <w:marRight w:val="0"/>
              <w:marTop w:val="0"/>
              <w:marBottom w:val="0"/>
              <w:divBdr>
                <w:top w:val="none" w:sz="0" w:space="0" w:color="auto"/>
                <w:left w:val="none" w:sz="0" w:space="0" w:color="auto"/>
                <w:bottom w:val="none" w:sz="0" w:space="0" w:color="auto"/>
                <w:right w:val="none" w:sz="0" w:space="0" w:color="auto"/>
              </w:divBdr>
            </w:div>
            <w:div w:id="220097546">
              <w:marLeft w:val="480"/>
              <w:marRight w:val="0"/>
              <w:marTop w:val="0"/>
              <w:marBottom w:val="0"/>
              <w:divBdr>
                <w:top w:val="none" w:sz="0" w:space="0" w:color="auto"/>
                <w:left w:val="none" w:sz="0" w:space="0" w:color="auto"/>
                <w:bottom w:val="none" w:sz="0" w:space="0" w:color="auto"/>
                <w:right w:val="none" w:sz="0" w:space="0" w:color="auto"/>
              </w:divBdr>
            </w:div>
            <w:div w:id="220098626">
              <w:marLeft w:val="480"/>
              <w:marRight w:val="0"/>
              <w:marTop w:val="0"/>
              <w:marBottom w:val="0"/>
              <w:divBdr>
                <w:top w:val="none" w:sz="0" w:space="0" w:color="auto"/>
                <w:left w:val="none" w:sz="0" w:space="0" w:color="auto"/>
                <w:bottom w:val="none" w:sz="0" w:space="0" w:color="auto"/>
                <w:right w:val="none" w:sz="0" w:space="0" w:color="auto"/>
              </w:divBdr>
            </w:div>
            <w:div w:id="220214146">
              <w:marLeft w:val="480"/>
              <w:marRight w:val="0"/>
              <w:marTop w:val="0"/>
              <w:marBottom w:val="0"/>
              <w:divBdr>
                <w:top w:val="none" w:sz="0" w:space="0" w:color="auto"/>
                <w:left w:val="none" w:sz="0" w:space="0" w:color="auto"/>
                <w:bottom w:val="none" w:sz="0" w:space="0" w:color="auto"/>
                <w:right w:val="none" w:sz="0" w:space="0" w:color="auto"/>
              </w:divBdr>
            </w:div>
            <w:div w:id="220217924">
              <w:marLeft w:val="480"/>
              <w:marRight w:val="0"/>
              <w:marTop w:val="0"/>
              <w:marBottom w:val="0"/>
              <w:divBdr>
                <w:top w:val="none" w:sz="0" w:space="0" w:color="auto"/>
                <w:left w:val="none" w:sz="0" w:space="0" w:color="auto"/>
                <w:bottom w:val="none" w:sz="0" w:space="0" w:color="auto"/>
                <w:right w:val="none" w:sz="0" w:space="0" w:color="auto"/>
              </w:divBdr>
            </w:div>
            <w:div w:id="220292770">
              <w:marLeft w:val="480"/>
              <w:marRight w:val="0"/>
              <w:marTop w:val="0"/>
              <w:marBottom w:val="0"/>
              <w:divBdr>
                <w:top w:val="none" w:sz="0" w:space="0" w:color="auto"/>
                <w:left w:val="none" w:sz="0" w:space="0" w:color="auto"/>
                <w:bottom w:val="none" w:sz="0" w:space="0" w:color="auto"/>
                <w:right w:val="none" w:sz="0" w:space="0" w:color="auto"/>
              </w:divBdr>
            </w:div>
            <w:div w:id="220557109">
              <w:marLeft w:val="480"/>
              <w:marRight w:val="0"/>
              <w:marTop w:val="0"/>
              <w:marBottom w:val="0"/>
              <w:divBdr>
                <w:top w:val="none" w:sz="0" w:space="0" w:color="auto"/>
                <w:left w:val="none" w:sz="0" w:space="0" w:color="auto"/>
                <w:bottom w:val="none" w:sz="0" w:space="0" w:color="auto"/>
                <w:right w:val="none" w:sz="0" w:space="0" w:color="auto"/>
              </w:divBdr>
            </w:div>
            <w:div w:id="220602042">
              <w:marLeft w:val="480"/>
              <w:marRight w:val="0"/>
              <w:marTop w:val="0"/>
              <w:marBottom w:val="0"/>
              <w:divBdr>
                <w:top w:val="none" w:sz="0" w:space="0" w:color="auto"/>
                <w:left w:val="none" w:sz="0" w:space="0" w:color="auto"/>
                <w:bottom w:val="none" w:sz="0" w:space="0" w:color="auto"/>
                <w:right w:val="none" w:sz="0" w:space="0" w:color="auto"/>
              </w:divBdr>
            </w:div>
            <w:div w:id="220603825">
              <w:marLeft w:val="480"/>
              <w:marRight w:val="0"/>
              <w:marTop w:val="0"/>
              <w:marBottom w:val="0"/>
              <w:divBdr>
                <w:top w:val="none" w:sz="0" w:space="0" w:color="auto"/>
                <w:left w:val="none" w:sz="0" w:space="0" w:color="auto"/>
                <w:bottom w:val="none" w:sz="0" w:space="0" w:color="auto"/>
                <w:right w:val="none" w:sz="0" w:space="0" w:color="auto"/>
              </w:divBdr>
            </w:div>
            <w:div w:id="220604843">
              <w:marLeft w:val="480"/>
              <w:marRight w:val="0"/>
              <w:marTop w:val="0"/>
              <w:marBottom w:val="0"/>
              <w:divBdr>
                <w:top w:val="none" w:sz="0" w:space="0" w:color="auto"/>
                <w:left w:val="none" w:sz="0" w:space="0" w:color="auto"/>
                <w:bottom w:val="none" w:sz="0" w:space="0" w:color="auto"/>
                <w:right w:val="none" w:sz="0" w:space="0" w:color="auto"/>
              </w:divBdr>
            </w:div>
            <w:div w:id="220755810">
              <w:marLeft w:val="480"/>
              <w:marRight w:val="0"/>
              <w:marTop w:val="0"/>
              <w:marBottom w:val="0"/>
              <w:divBdr>
                <w:top w:val="none" w:sz="0" w:space="0" w:color="auto"/>
                <w:left w:val="none" w:sz="0" w:space="0" w:color="auto"/>
                <w:bottom w:val="none" w:sz="0" w:space="0" w:color="auto"/>
                <w:right w:val="none" w:sz="0" w:space="0" w:color="auto"/>
              </w:divBdr>
            </w:div>
            <w:div w:id="220793724">
              <w:marLeft w:val="480"/>
              <w:marRight w:val="0"/>
              <w:marTop w:val="0"/>
              <w:marBottom w:val="0"/>
              <w:divBdr>
                <w:top w:val="none" w:sz="0" w:space="0" w:color="auto"/>
                <w:left w:val="none" w:sz="0" w:space="0" w:color="auto"/>
                <w:bottom w:val="none" w:sz="0" w:space="0" w:color="auto"/>
                <w:right w:val="none" w:sz="0" w:space="0" w:color="auto"/>
              </w:divBdr>
            </w:div>
            <w:div w:id="220947303">
              <w:marLeft w:val="480"/>
              <w:marRight w:val="0"/>
              <w:marTop w:val="0"/>
              <w:marBottom w:val="0"/>
              <w:divBdr>
                <w:top w:val="none" w:sz="0" w:space="0" w:color="auto"/>
                <w:left w:val="none" w:sz="0" w:space="0" w:color="auto"/>
                <w:bottom w:val="none" w:sz="0" w:space="0" w:color="auto"/>
                <w:right w:val="none" w:sz="0" w:space="0" w:color="auto"/>
              </w:divBdr>
            </w:div>
            <w:div w:id="220991863">
              <w:marLeft w:val="480"/>
              <w:marRight w:val="0"/>
              <w:marTop w:val="0"/>
              <w:marBottom w:val="0"/>
              <w:divBdr>
                <w:top w:val="none" w:sz="0" w:space="0" w:color="auto"/>
                <w:left w:val="none" w:sz="0" w:space="0" w:color="auto"/>
                <w:bottom w:val="none" w:sz="0" w:space="0" w:color="auto"/>
                <w:right w:val="none" w:sz="0" w:space="0" w:color="auto"/>
              </w:divBdr>
            </w:div>
            <w:div w:id="221060272">
              <w:marLeft w:val="480"/>
              <w:marRight w:val="0"/>
              <w:marTop w:val="0"/>
              <w:marBottom w:val="0"/>
              <w:divBdr>
                <w:top w:val="none" w:sz="0" w:space="0" w:color="auto"/>
                <w:left w:val="none" w:sz="0" w:space="0" w:color="auto"/>
                <w:bottom w:val="none" w:sz="0" w:space="0" w:color="auto"/>
                <w:right w:val="none" w:sz="0" w:space="0" w:color="auto"/>
              </w:divBdr>
            </w:div>
            <w:div w:id="221061175">
              <w:marLeft w:val="480"/>
              <w:marRight w:val="0"/>
              <w:marTop w:val="0"/>
              <w:marBottom w:val="0"/>
              <w:divBdr>
                <w:top w:val="none" w:sz="0" w:space="0" w:color="auto"/>
                <w:left w:val="none" w:sz="0" w:space="0" w:color="auto"/>
                <w:bottom w:val="none" w:sz="0" w:space="0" w:color="auto"/>
                <w:right w:val="none" w:sz="0" w:space="0" w:color="auto"/>
              </w:divBdr>
            </w:div>
            <w:div w:id="221209938">
              <w:marLeft w:val="480"/>
              <w:marRight w:val="0"/>
              <w:marTop w:val="0"/>
              <w:marBottom w:val="0"/>
              <w:divBdr>
                <w:top w:val="none" w:sz="0" w:space="0" w:color="auto"/>
                <w:left w:val="none" w:sz="0" w:space="0" w:color="auto"/>
                <w:bottom w:val="none" w:sz="0" w:space="0" w:color="auto"/>
                <w:right w:val="none" w:sz="0" w:space="0" w:color="auto"/>
              </w:divBdr>
            </w:div>
            <w:div w:id="221254180">
              <w:marLeft w:val="480"/>
              <w:marRight w:val="0"/>
              <w:marTop w:val="0"/>
              <w:marBottom w:val="0"/>
              <w:divBdr>
                <w:top w:val="none" w:sz="0" w:space="0" w:color="auto"/>
                <w:left w:val="none" w:sz="0" w:space="0" w:color="auto"/>
                <w:bottom w:val="none" w:sz="0" w:space="0" w:color="auto"/>
                <w:right w:val="none" w:sz="0" w:space="0" w:color="auto"/>
              </w:divBdr>
            </w:div>
            <w:div w:id="221329525">
              <w:marLeft w:val="480"/>
              <w:marRight w:val="0"/>
              <w:marTop w:val="0"/>
              <w:marBottom w:val="0"/>
              <w:divBdr>
                <w:top w:val="none" w:sz="0" w:space="0" w:color="auto"/>
                <w:left w:val="none" w:sz="0" w:space="0" w:color="auto"/>
                <w:bottom w:val="none" w:sz="0" w:space="0" w:color="auto"/>
                <w:right w:val="none" w:sz="0" w:space="0" w:color="auto"/>
              </w:divBdr>
            </w:div>
            <w:div w:id="221405247">
              <w:marLeft w:val="480"/>
              <w:marRight w:val="0"/>
              <w:marTop w:val="0"/>
              <w:marBottom w:val="0"/>
              <w:divBdr>
                <w:top w:val="none" w:sz="0" w:space="0" w:color="auto"/>
                <w:left w:val="none" w:sz="0" w:space="0" w:color="auto"/>
                <w:bottom w:val="none" w:sz="0" w:space="0" w:color="auto"/>
                <w:right w:val="none" w:sz="0" w:space="0" w:color="auto"/>
              </w:divBdr>
            </w:div>
            <w:div w:id="221449435">
              <w:marLeft w:val="480"/>
              <w:marRight w:val="0"/>
              <w:marTop w:val="0"/>
              <w:marBottom w:val="0"/>
              <w:divBdr>
                <w:top w:val="none" w:sz="0" w:space="0" w:color="auto"/>
                <w:left w:val="none" w:sz="0" w:space="0" w:color="auto"/>
                <w:bottom w:val="none" w:sz="0" w:space="0" w:color="auto"/>
                <w:right w:val="none" w:sz="0" w:space="0" w:color="auto"/>
              </w:divBdr>
            </w:div>
            <w:div w:id="221454539">
              <w:marLeft w:val="480"/>
              <w:marRight w:val="0"/>
              <w:marTop w:val="0"/>
              <w:marBottom w:val="0"/>
              <w:divBdr>
                <w:top w:val="none" w:sz="0" w:space="0" w:color="auto"/>
                <w:left w:val="none" w:sz="0" w:space="0" w:color="auto"/>
                <w:bottom w:val="none" w:sz="0" w:space="0" w:color="auto"/>
                <w:right w:val="none" w:sz="0" w:space="0" w:color="auto"/>
              </w:divBdr>
            </w:div>
            <w:div w:id="221523083">
              <w:marLeft w:val="480"/>
              <w:marRight w:val="0"/>
              <w:marTop w:val="0"/>
              <w:marBottom w:val="0"/>
              <w:divBdr>
                <w:top w:val="none" w:sz="0" w:space="0" w:color="auto"/>
                <w:left w:val="none" w:sz="0" w:space="0" w:color="auto"/>
                <w:bottom w:val="none" w:sz="0" w:space="0" w:color="auto"/>
                <w:right w:val="none" w:sz="0" w:space="0" w:color="auto"/>
              </w:divBdr>
            </w:div>
            <w:div w:id="221523364">
              <w:marLeft w:val="480"/>
              <w:marRight w:val="0"/>
              <w:marTop w:val="0"/>
              <w:marBottom w:val="0"/>
              <w:divBdr>
                <w:top w:val="none" w:sz="0" w:space="0" w:color="auto"/>
                <w:left w:val="none" w:sz="0" w:space="0" w:color="auto"/>
                <w:bottom w:val="none" w:sz="0" w:space="0" w:color="auto"/>
                <w:right w:val="none" w:sz="0" w:space="0" w:color="auto"/>
              </w:divBdr>
            </w:div>
            <w:div w:id="221525596">
              <w:marLeft w:val="480"/>
              <w:marRight w:val="0"/>
              <w:marTop w:val="0"/>
              <w:marBottom w:val="0"/>
              <w:divBdr>
                <w:top w:val="none" w:sz="0" w:space="0" w:color="auto"/>
                <w:left w:val="none" w:sz="0" w:space="0" w:color="auto"/>
                <w:bottom w:val="none" w:sz="0" w:space="0" w:color="auto"/>
                <w:right w:val="none" w:sz="0" w:space="0" w:color="auto"/>
              </w:divBdr>
            </w:div>
            <w:div w:id="221528471">
              <w:marLeft w:val="480"/>
              <w:marRight w:val="0"/>
              <w:marTop w:val="0"/>
              <w:marBottom w:val="0"/>
              <w:divBdr>
                <w:top w:val="none" w:sz="0" w:space="0" w:color="auto"/>
                <w:left w:val="none" w:sz="0" w:space="0" w:color="auto"/>
                <w:bottom w:val="none" w:sz="0" w:space="0" w:color="auto"/>
                <w:right w:val="none" w:sz="0" w:space="0" w:color="auto"/>
              </w:divBdr>
            </w:div>
            <w:div w:id="221601351">
              <w:marLeft w:val="480"/>
              <w:marRight w:val="0"/>
              <w:marTop w:val="0"/>
              <w:marBottom w:val="0"/>
              <w:divBdr>
                <w:top w:val="none" w:sz="0" w:space="0" w:color="auto"/>
                <w:left w:val="none" w:sz="0" w:space="0" w:color="auto"/>
                <w:bottom w:val="none" w:sz="0" w:space="0" w:color="auto"/>
                <w:right w:val="none" w:sz="0" w:space="0" w:color="auto"/>
              </w:divBdr>
            </w:div>
            <w:div w:id="221672789">
              <w:marLeft w:val="480"/>
              <w:marRight w:val="0"/>
              <w:marTop w:val="0"/>
              <w:marBottom w:val="0"/>
              <w:divBdr>
                <w:top w:val="none" w:sz="0" w:space="0" w:color="auto"/>
                <w:left w:val="none" w:sz="0" w:space="0" w:color="auto"/>
                <w:bottom w:val="none" w:sz="0" w:space="0" w:color="auto"/>
                <w:right w:val="none" w:sz="0" w:space="0" w:color="auto"/>
              </w:divBdr>
            </w:div>
            <w:div w:id="221789318">
              <w:marLeft w:val="480"/>
              <w:marRight w:val="0"/>
              <w:marTop w:val="0"/>
              <w:marBottom w:val="0"/>
              <w:divBdr>
                <w:top w:val="none" w:sz="0" w:space="0" w:color="auto"/>
                <w:left w:val="none" w:sz="0" w:space="0" w:color="auto"/>
                <w:bottom w:val="none" w:sz="0" w:space="0" w:color="auto"/>
                <w:right w:val="none" w:sz="0" w:space="0" w:color="auto"/>
              </w:divBdr>
            </w:div>
            <w:div w:id="221795338">
              <w:marLeft w:val="480"/>
              <w:marRight w:val="0"/>
              <w:marTop w:val="0"/>
              <w:marBottom w:val="0"/>
              <w:divBdr>
                <w:top w:val="none" w:sz="0" w:space="0" w:color="auto"/>
                <w:left w:val="none" w:sz="0" w:space="0" w:color="auto"/>
                <w:bottom w:val="none" w:sz="0" w:space="0" w:color="auto"/>
                <w:right w:val="none" w:sz="0" w:space="0" w:color="auto"/>
              </w:divBdr>
            </w:div>
            <w:div w:id="221991392">
              <w:marLeft w:val="480"/>
              <w:marRight w:val="0"/>
              <w:marTop w:val="0"/>
              <w:marBottom w:val="0"/>
              <w:divBdr>
                <w:top w:val="none" w:sz="0" w:space="0" w:color="auto"/>
                <w:left w:val="none" w:sz="0" w:space="0" w:color="auto"/>
                <w:bottom w:val="none" w:sz="0" w:space="0" w:color="auto"/>
                <w:right w:val="none" w:sz="0" w:space="0" w:color="auto"/>
              </w:divBdr>
            </w:div>
            <w:div w:id="222066675">
              <w:marLeft w:val="480"/>
              <w:marRight w:val="0"/>
              <w:marTop w:val="0"/>
              <w:marBottom w:val="0"/>
              <w:divBdr>
                <w:top w:val="none" w:sz="0" w:space="0" w:color="auto"/>
                <w:left w:val="none" w:sz="0" w:space="0" w:color="auto"/>
                <w:bottom w:val="none" w:sz="0" w:space="0" w:color="auto"/>
                <w:right w:val="none" w:sz="0" w:space="0" w:color="auto"/>
              </w:divBdr>
            </w:div>
            <w:div w:id="222103133">
              <w:marLeft w:val="480"/>
              <w:marRight w:val="0"/>
              <w:marTop w:val="0"/>
              <w:marBottom w:val="0"/>
              <w:divBdr>
                <w:top w:val="none" w:sz="0" w:space="0" w:color="auto"/>
                <w:left w:val="none" w:sz="0" w:space="0" w:color="auto"/>
                <w:bottom w:val="none" w:sz="0" w:space="0" w:color="auto"/>
                <w:right w:val="none" w:sz="0" w:space="0" w:color="auto"/>
              </w:divBdr>
            </w:div>
            <w:div w:id="222183037">
              <w:marLeft w:val="480"/>
              <w:marRight w:val="0"/>
              <w:marTop w:val="0"/>
              <w:marBottom w:val="0"/>
              <w:divBdr>
                <w:top w:val="none" w:sz="0" w:space="0" w:color="auto"/>
                <w:left w:val="none" w:sz="0" w:space="0" w:color="auto"/>
                <w:bottom w:val="none" w:sz="0" w:space="0" w:color="auto"/>
                <w:right w:val="none" w:sz="0" w:space="0" w:color="auto"/>
              </w:divBdr>
            </w:div>
            <w:div w:id="222258166">
              <w:marLeft w:val="480"/>
              <w:marRight w:val="0"/>
              <w:marTop w:val="0"/>
              <w:marBottom w:val="0"/>
              <w:divBdr>
                <w:top w:val="none" w:sz="0" w:space="0" w:color="auto"/>
                <w:left w:val="none" w:sz="0" w:space="0" w:color="auto"/>
                <w:bottom w:val="none" w:sz="0" w:space="0" w:color="auto"/>
                <w:right w:val="none" w:sz="0" w:space="0" w:color="auto"/>
              </w:divBdr>
            </w:div>
            <w:div w:id="222300081">
              <w:marLeft w:val="480"/>
              <w:marRight w:val="0"/>
              <w:marTop w:val="0"/>
              <w:marBottom w:val="0"/>
              <w:divBdr>
                <w:top w:val="none" w:sz="0" w:space="0" w:color="auto"/>
                <w:left w:val="none" w:sz="0" w:space="0" w:color="auto"/>
                <w:bottom w:val="none" w:sz="0" w:space="0" w:color="auto"/>
                <w:right w:val="none" w:sz="0" w:space="0" w:color="auto"/>
              </w:divBdr>
            </w:div>
            <w:div w:id="222327511">
              <w:marLeft w:val="480"/>
              <w:marRight w:val="0"/>
              <w:marTop w:val="0"/>
              <w:marBottom w:val="0"/>
              <w:divBdr>
                <w:top w:val="none" w:sz="0" w:space="0" w:color="auto"/>
                <w:left w:val="none" w:sz="0" w:space="0" w:color="auto"/>
                <w:bottom w:val="none" w:sz="0" w:space="0" w:color="auto"/>
                <w:right w:val="none" w:sz="0" w:space="0" w:color="auto"/>
              </w:divBdr>
            </w:div>
            <w:div w:id="222329235">
              <w:marLeft w:val="480"/>
              <w:marRight w:val="0"/>
              <w:marTop w:val="0"/>
              <w:marBottom w:val="0"/>
              <w:divBdr>
                <w:top w:val="none" w:sz="0" w:space="0" w:color="auto"/>
                <w:left w:val="none" w:sz="0" w:space="0" w:color="auto"/>
                <w:bottom w:val="none" w:sz="0" w:space="0" w:color="auto"/>
                <w:right w:val="none" w:sz="0" w:space="0" w:color="auto"/>
              </w:divBdr>
            </w:div>
            <w:div w:id="222495296">
              <w:marLeft w:val="480"/>
              <w:marRight w:val="0"/>
              <w:marTop w:val="0"/>
              <w:marBottom w:val="0"/>
              <w:divBdr>
                <w:top w:val="none" w:sz="0" w:space="0" w:color="auto"/>
                <w:left w:val="none" w:sz="0" w:space="0" w:color="auto"/>
                <w:bottom w:val="none" w:sz="0" w:space="0" w:color="auto"/>
                <w:right w:val="none" w:sz="0" w:space="0" w:color="auto"/>
              </w:divBdr>
            </w:div>
            <w:div w:id="222564379">
              <w:marLeft w:val="480"/>
              <w:marRight w:val="0"/>
              <w:marTop w:val="0"/>
              <w:marBottom w:val="0"/>
              <w:divBdr>
                <w:top w:val="none" w:sz="0" w:space="0" w:color="auto"/>
                <w:left w:val="none" w:sz="0" w:space="0" w:color="auto"/>
                <w:bottom w:val="none" w:sz="0" w:space="0" w:color="auto"/>
                <w:right w:val="none" w:sz="0" w:space="0" w:color="auto"/>
              </w:divBdr>
            </w:div>
            <w:div w:id="222566861">
              <w:marLeft w:val="480"/>
              <w:marRight w:val="0"/>
              <w:marTop w:val="0"/>
              <w:marBottom w:val="0"/>
              <w:divBdr>
                <w:top w:val="none" w:sz="0" w:space="0" w:color="auto"/>
                <w:left w:val="none" w:sz="0" w:space="0" w:color="auto"/>
                <w:bottom w:val="none" w:sz="0" w:space="0" w:color="auto"/>
                <w:right w:val="none" w:sz="0" w:space="0" w:color="auto"/>
              </w:divBdr>
            </w:div>
            <w:div w:id="222568557">
              <w:marLeft w:val="480"/>
              <w:marRight w:val="0"/>
              <w:marTop w:val="0"/>
              <w:marBottom w:val="0"/>
              <w:divBdr>
                <w:top w:val="none" w:sz="0" w:space="0" w:color="auto"/>
                <w:left w:val="none" w:sz="0" w:space="0" w:color="auto"/>
                <w:bottom w:val="none" w:sz="0" w:space="0" w:color="auto"/>
                <w:right w:val="none" w:sz="0" w:space="0" w:color="auto"/>
              </w:divBdr>
            </w:div>
            <w:div w:id="222639460">
              <w:marLeft w:val="480"/>
              <w:marRight w:val="0"/>
              <w:marTop w:val="0"/>
              <w:marBottom w:val="0"/>
              <w:divBdr>
                <w:top w:val="none" w:sz="0" w:space="0" w:color="auto"/>
                <w:left w:val="none" w:sz="0" w:space="0" w:color="auto"/>
                <w:bottom w:val="none" w:sz="0" w:space="0" w:color="auto"/>
                <w:right w:val="none" w:sz="0" w:space="0" w:color="auto"/>
              </w:divBdr>
            </w:div>
            <w:div w:id="222647223">
              <w:marLeft w:val="480"/>
              <w:marRight w:val="0"/>
              <w:marTop w:val="0"/>
              <w:marBottom w:val="0"/>
              <w:divBdr>
                <w:top w:val="none" w:sz="0" w:space="0" w:color="auto"/>
                <w:left w:val="none" w:sz="0" w:space="0" w:color="auto"/>
                <w:bottom w:val="none" w:sz="0" w:space="0" w:color="auto"/>
                <w:right w:val="none" w:sz="0" w:space="0" w:color="auto"/>
              </w:divBdr>
            </w:div>
            <w:div w:id="222716715">
              <w:marLeft w:val="480"/>
              <w:marRight w:val="0"/>
              <w:marTop w:val="0"/>
              <w:marBottom w:val="0"/>
              <w:divBdr>
                <w:top w:val="none" w:sz="0" w:space="0" w:color="auto"/>
                <w:left w:val="none" w:sz="0" w:space="0" w:color="auto"/>
                <w:bottom w:val="none" w:sz="0" w:space="0" w:color="auto"/>
                <w:right w:val="none" w:sz="0" w:space="0" w:color="auto"/>
              </w:divBdr>
            </w:div>
            <w:div w:id="222760196">
              <w:marLeft w:val="480"/>
              <w:marRight w:val="0"/>
              <w:marTop w:val="0"/>
              <w:marBottom w:val="0"/>
              <w:divBdr>
                <w:top w:val="none" w:sz="0" w:space="0" w:color="auto"/>
                <w:left w:val="none" w:sz="0" w:space="0" w:color="auto"/>
                <w:bottom w:val="none" w:sz="0" w:space="0" w:color="auto"/>
                <w:right w:val="none" w:sz="0" w:space="0" w:color="auto"/>
              </w:divBdr>
            </w:div>
            <w:div w:id="222836301">
              <w:marLeft w:val="480"/>
              <w:marRight w:val="0"/>
              <w:marTop w:val="0"/>
              <w:marBottom w:val="0"/>
              <w:divBdr>
                <w:top w:val="none" w:sz="0" w:space="0" w:color="auto"/>
                <w:left w:val="none" w:sz="0" w:space="0" w:color="auto"/>
                <w:bottom w:val="none" w:sz="0" w:space="0" w:color="auto"/>
                <w:right w:val="none" w:sz="0" w:space="0" w:color="auto"/>
              </w:divBdr>
            </w:div>
            <w:div w:id="222906910">
              <w:marLeft w:val="480"/>
              <w:marRight w:val="0"/>
              <w:marTop w:val="0"/>
              <w:marBottom w:val="0"/>
              <w:divBdr>
                <w:top w:val="none" w:sz="0" w:space="0" w:color="auto"/>
                <w:left w:val="none" w:sz="0" w:space="0" w:color="auto"/>
                <w:bottom w:val="none" w:sz="0" w:space="0" w:color="auto"/>
                <w:right w:val="none" w:sz="0" w:space="0" w:color="auto"/>
              </w:divBdr>
            </w:div>
            <w:div w:id="222907646">
              <w:marLeft w:val="480"/>
              <w:marRight w:val="0"/>
              <w:marTop w:val="0"/>
              <w:marBottom w:val="0"/>
              <w:divBdr>
                <w:top w:val="none" w:sz="0" w:space="0" w:color="auto"/>
                <w:left w:val="none" w:sz="0" w:space="0" w:color="auto"/>
                <w:bottom w:val="none" w:sz="0" w:space="0" w:color="auto"/>
                <w:right w:val="none" w:sz="0" w:space="0" w:color="auto"/>
              </w:divBdr>
            </w:div>
            <w:div w:id="222954604">
              <w:marLeft w:val="480"/>
              <w:marRight w:val="0"/>
              <w:marTop w:val="0"/>
              <w:marBottom w:val="0"/>
              <w:divBdr>
                <w:top w:val="none" w:sz="0" w:space="0" w:color="auto"/>
                <w:left w:val="none" w:sz="0" w:space="0" w:color="auto"/>
                <w:bottom w:val="none" w:sz="0" w:space="0" w:color="auto"/>
                <w:right w:val="none" w:sz="0" w:space="0" w:color="auto"/>
              </w:divBdr>
            </w:div>
            <w:div w:id="223024801">
              <w:marLeft w:val="480"/>
              <w:marRight w:val="0"/>
              <w:marTop w:val="0"/>
              <w:marBottom w:val="0"/>
              <w:divBdr>
                <w:top w:val="none" w:sz="0" w:space="0" w:color="auto"/>
                <w:left w:val="none" w:sz="0" w:space="0" w:color="auto"/>
                <w:bottom w:val="none" w:sz="0" w:space="0" w:color="auto"/>
                <w:right w:val="none" w:sz="0" w:space="0" w:color="auto"/>
              </w:divBdr>
            </w:div>
            <w:div w:id="223103224">
              <w:marLeft w:val="480"/>
              <w:marRight w:val="0"/>
              <w:marTop w:val="0"/>
              <w:marBottom w:val="0"/>
              <w:divBdr>
                <w:top w:val="none" w:sz="0" w:space="0" w:color="auto"/>
                <w:left w:val="none" w:sz="0" w:space="0" w:color="auto"/>
                <w:bottom w:val="none" w:sz="0" w:space="0" w:color="auto"/>
                <w:right w:val="none" w:sz="0" w:space="0" w:color="auto"/>
              </w:divBdr>
            </w:div>
            <w:div w:id="223103649">
              <w:marLeft w:val="480"/>
              <w:marRight w:val="0"/>
              <w:marTop w:val="0"/>
              <w:marBottom w:val="0"/>
              <w:divBdr>
                <w:top w:val="none" w:sz="0" w:space="0" w:color="auto"/>
                <w:left w:val="none" w:sz="0" w:space="0" w:color="auto"/>
                <w:bottom w:val="none" w:sz="0" w:space="0" w:color="auto"/>
                <w:right w:val="none" w:sz="0" w:space="0" w:color="auto"/>
              </w:divBdr>
            </w:div>
            <w:div w:id="223105546">
              <w:marLeft w:val="480"/>
              <w:marRight w:val="0"/>
              <w:marTop w:val="0"/>
              <w:marBottom w:val="0"/>
              <w:divBdr>
                <w:top w:val="none" w:sz="0" w:space="0" w:color="auto"/>
                <w:left w:val="none" w:sz="0" w:space="0" w:color="auto"/>
                <w:bottom w:val="none" w:sz="0" w:space="0" w:color="auto"/>
                <w:right w:val="none" w:sz="0" w:space="0" w:color="auto"/>
              </w:divBdr>
            </w:div>
            <w:div w:id="223227575">
              <w:marLeft w:val="480"/>
              <w:marRight w:val="0"/>
              <w:marTop w:val="0"/>
              <w:marBottom w:val="0"/>
              <w:divBdr>
                <w:top w:val="none" w:sz="0" w:space="0" w:color="auto"/>
                <w:left w:val="none" w:sz="0" w:space="0" w:color="auto"/>
                <w:bottom w:val="none" w:sz="0" w:space="0" w:color="auto"/>
                <w:right w:val="none" w:sz="0" w:space="0" w:color="auto"/>
              </w:divBdr>
            </w:div>
            <w:div w:id="223415480">
              <w:marLeft w:val="480"/>
              <w:marRight w:val="0"/>
              <w:marTop w:val="0"/>
              <w:marBottom w:val="0"/>
              <w:divBdr>
                <w:top w:val="none" w:sz="0" w:space="0" w:color="auto"/>
                <w:left w:val="none" w:sz="0" w:space="0" w:color="auto"/>
                <w:bottom w:val="none" w:sz="0" w:space="0" w:color="auto"/>
                <w:right w:val="none" w:sz="0" w:space="0" w:color="auto"/>
              </w:divBdr>
            </w:div>
            <w:div w:id="223488756">
              <w:marLeft w:val="480"/>
              <w:marRight w:val="0"/>
              <w:marTop w:val="0"/>
              <w:marBottom w:val="0"/>
              <w:divBdr>
                <w:top w:val="none" w:sz="0" w:space="0" w:color="auto"/>
                <w:left w:val="none" w:sz="0" w:space="0" w:color="auto"/>
                <w:bottom w:val="none" w:sz="0" w:space="0" w:color="auto"/>
                <w:right w:val="none" w:sz="0" w:space="0" w:color="auto"/>
              </w:divBdr>
            </w:div>
            <w:div w:id="223640236">
              <w:marLeft w:val="480"/>
              <w:marRight w:val="0"/>
              <w:marTop w:val="0"/>
              <w:marBottom w:val="0"/>
              <w:divBdr>
                <w:top w:val="none" w:sz="0" w:space="0" w:color="auto"/>
                <w:left w:val="none" w:sz="0" w:space="0" w:color="auto"/>
                <w:bottom w:val="none" w:sz="0" w:space="0" w:color="auto"/>
                <w:right w:val="none" w:sz="0" w:space="0" w:color="auto"/>
              </w:divBdr>
            </w:div>
            <w:div w:id="223683193">
              <w:marLeft w:val="480"/>
              <w:marRight w:val="0"/>
              <w:marTop w:val="0"/>
              <w:marBottom w:val="0"/>
              <w:divBdr>
                <w:top w:val="none" w:sz="0" w:space="0" w:color="auto"/>
                <w:left w:val="none" w:sz="0" w:space="0" w:color="auto"/>
                <w:bottom w:val="none" w:sz="0" w:space="0" w:color="auto"/>
                <w:right w:val="none" w:sz="0" w:space="0" w:color="auto"/>
              </w:divBdr>
            </w:div>
            <w:div w:id="223757698">
              <w:marLeft w:val="480"/>
              <w:marRight w:val="0"/>
              <w:marTop w:val="0"/>
              <w:marBottom w:val="0"/>
              <w:divBdr>
                <w:top w:val="none" w:sz="0" w:space="0" w:color="auto"/>
                <w:left w:val="none" w:sz="0" w:space="0" w:color="auto"/>
                <w:bottom w:val="none" w:sz="0" w:space="0" w:color="auto"/>
                <w:right w:val="none" w:sz="0" w:space="0" w:color="auto"/>
              </w:divBdr>
            </w:div>
            <w:div w:id="223761263">
              <w:marLeft w:val="480"/>
              <w:marRight w:val="0"/>
              <w:marTop w:val="0"/>
              <w:marBottom w:val="0"/>
              <w:divBdr>
                <w:top w:val="none" w:sz="0" w:space="0" w:color="auto"/>
                <w:left w:val="none" w:sz="0" w:space="0" w:color="auto"/>
                <w:bottom w:val="none" w:sz="0" w:space="0" w:color="auto"/>
                <w:right w:val="none" w:sz="0" w:space="0" w:color="auto"/>
              </w:divBdr>
            </w:div>
            <w:div w:id="223762278">
              <w:marLeft w:val="480"/>
              <w:marRight w:val="0"/>
              <w:marTop w:val="0"/>
              <w:marBottom w:val="0"/>
              <w:divBdr>
                <w:top w:val="none" w:sz="0" w:space="0" w:color="auto"/>
                <w:left w:val="none" w:sz="0" w:space="0" w:color="auto"/>
                <w:bottom w:val="none" w:sz="0" w:space="0" w:color="auto"/>
                <w:right w:val="none" w:sz="0" w:space="0" w:color="auto"/>
              </w:divBdr>
            </w:div>
            <w:div w:id="223764729">
              <w:marLeft w:val="480"/>
              <w:marRight w:val="0"/>
              <w:marTop w:val="0"/>
              <w:marBottom w:val="0"/>
              <w:divBdr>
                <w:top w:val="none" w:sz="0" w:space="0" w:color="auto"/>
                <w:left w:val="none" w:sz="0" w:space="0" w:color="auto"/>
                <w:bottom w:val="none" w:sz="0" w:space="0" w:color="auto"/>
                <w:right w:val="none" w:sz="0" w:space="0" w:color="auto"/>
              </w:divBdr>
            </w:div>
            <w:div w:id="223880680">
              <w:marLeft w:val="480"/>
              <w:marRight w:val="0"/>
              <w:marTop w:val="0"/>
              <w:marBottom w:val="0"/>
              <w:divBdr>
                <w:top w:val="none" w:sz="0" w:space="0" w:color="auto"/>
                <w:left w:val="none" w:sz="0" w:space="0" w:color="auto"/>
                <w:bottom w:val="none" w:sz="0" w:space="0" w:color="auto"/>
                <w:right w:val="none" w:sz="0" w:space="0" w:color="auto"/>
              </w:divBdr>
            </w:div>
            <w:div w:id="223957590">
              <w:marLeft w:val="480"/>
              <w:marRight w:val="0"/>
              <w:marTop w:val="0"/>
              <w:marBottom w:val="0"/>
              <w:divBdr>
                <w:top w:val="none" w:sz="0" w:space="0" w:color="auto"/>
                <w:left w:val="none" w:sz="0" w:space="0" w:color="auto"/>
                <w:bottom w:val="none" w:sz="0" w:space="0" w:color="auto"/>
                <w:right w:val="none" w:sz="0" w:space="0" w:color="auto"/>
              </w:divBdr>
            </w:div>
            <w:div w:id="224068441">
              <w:marLeft w:val="480"/>
              <w:marRight w:val="0"/>
              <w:marTop w:val="0"/>
              <w:marBottom w:val="0"/>
              <w:divBdr>
                <w:top w:val="none" w:sz="0" w:space="0" w:color="auto"/>
                <w:left w:val="none" w:sz="0" w:space="0" w:color="auto"/>
                <w:bottom w:val="none" w:sz="0" w:space="0" w:color="auto"/>
                <w:right w:val="none" w:sz="0" w:space="0" w:color="auto"/>
              </w:divBdr>
            </w:div>
            <w:div w:id="224221523">
              <w:marLeft w:val="480"/>
              <w:marRight w:val="0"/>
              <w:marTop w:val="0"/>
              <w:marBottom w:val="0"/>
              <w:divBdr>
                <w:top w:val="none" w:sz="0" w:space="0" w:color="auto"/>
                <w:left w:val="none" w:sz="0" w:space="0" w:color="auto"/>
                <w:bottom w:val="none" w:sz="0" w:space="0" w:color="auto"/>
                <w:right w:val="none" w:sz="0" w:space="0" w:color="auto"/>
              </w:divBdr>
            </w:div>
            <w:div w:id="224226509">
              <w:marLeft w:val="480"/>
              <w:marRight w:val="0"/>
              <w:marTop w:val="0"/>
              <w:marBottom w:val="0"/>
              <w:divBdr>
                <w:top w:val="none" w:sz="0" w:space="0" w:color="auto"/>
                <w:left w:val="none" w:sz="0" w:space="0" w:color="auto"/>
                <w:bottom w:val="none" w:sz="0" w:space="0" w:color="auto"/>
                <w:right w:val="none" w:sz="0" w:space="0" w:color="auto"/>
              </w:divBdr>
            </w:div>
            <w:div w:id="224419147">
              <w:marLeft w:val="480"/>
              <w:marRight w:val="0"/>
              <w:marTop w:val="0"/>
              <w:marBottom w:val="0"/>
              <w:divBdr>
                <w:top w:val="none" w:sz="0" w:space="0" w:color="auto"/>
                <w:left w:val="none" w:sz="0" w:space="0" w:color="auto"/>
                <w:bottom w:val="none" w:sz="0" w:space="0" w:color="auto"/>
                <w:right w:val="none" w:sz="0" w:space="0" w:color="auto"/>
              </w:divBdr>
            </w:div>
            <w:div w:id="224608814">
              <w:marLeft w:val="480"/>
              <w:marRight w:val="0"/>
              <w:marTop w:val="0"/>
              <w:marBottom w:val="0"/>
              <w:divBdr>
                <w:top w:val="none" w:sz="0" w:space="0" w:color="auto"/>
                <w:left w:val="none" w:sz="0" w:space="0" w:color="auto"/>
                <w:bottom w:val="none" w:sz="0" w:space="0" w:color="auto"/>
                <w:right w:val="none" w:sz="0" w:space="0" w:color="auto"/>
              </w:divBdr>
            </w:div>
            <w:div w:id="224610046">
              <w:marLeft w:val="480"/>
              <w:marRight w:val="0"/>
              <w:marTop w:val="0"/>
              <w:marBottom w:val="0"/>
              <w:divBdr>
                <w:top w:val="none" w:sz="0" w:space="0" w:color="auto"/>
                <w:left w:val="none" w:sz="0" w:space="0" w:color="auto"/>
                <w:bottom w:val="none" w:sz="0" w:space="0" w:color="auto"/>
                <w:right w:val="none" w:sz="0" w:space="0" w:color="auto"/>
              </w:divBdr>
            </w:div>
            <w:div w:id="224679690">
              <w:marLeft w:val="480"/>
              <w:marRight w:val="0"/>
              <w:marTop w:val="0"/>
              <w:marBottom w:val="0"/>
              <w:divBdr>
                <w:top w:val="none" w:sz="0" w:space="0" w:color="auto"/>
                <w:left w:val="none" w:sz="0" w:space="0" w:color="auto"/>
                <w:bottom w:val="none" w:sz="0" w:space="0" w:color="auto"/>
                <w:right w:val="none" w:sz="0" w:space="0" w:color="auto"/>
              </w:divBdr>
            </w:div>
            <w:div w:id="224727455">
              <w:marLeft w:val="480"/>
              <w:marRight w:val="0"/>
              <w:marTop w:val="0"/>
              <w:marBottom w:val="0"/>
              <w:divBdr>
                <w:top w:val="none" w:sz="0" w:space="0" w:color="auto"/>
                <w:left w:val="none" w:sz="0" w:space="0" w:color="auto"/>
                <w:bottom w:val="none" w:sz="0" w:space="0" w:color="auto"/>
                <w:right w:val="none" w:sz="0" w:space="0" w:color="auto"/>
              </w:divBdr>
            </w:div>
            <w:div w:id="224801909">
              <w:marLeft w:val="480"/>
              <w:marRight w:val="0"/>
              <w:marTop w:val="0"/>
              <w:marBottom w:val="0"/>
              <w:divBdr>
                <w:top w:val="none" w:sz="0" w:space="0" w:color="auto"/>
                <w:left w:val="none" w:sz="0" w:space="0" w:color="auto"/>
                <w:bottom w:val="none" w:sz="0" w:space="0" w:color="auto"/>
                <w:right w:val="none" w:sz="0" w:space="0" w:color="auto"/>
              </w:divBdr>
            </w:div>
            <w:div w:id="224999618">
              <w:marLeft w:val="480"/>
              <w:marRight w:val="0"/>
              <w:marTop w:val="0"/>
              <w:marBottom w:val="0"/>
              <w:divBdr>
                <w:top w:val="none" w:sz="0" w:space="0" w:color="auto"/>
                <w:left w:val="none" w:sz="0" w:space="0" w:color="auto"/>
                <w:bottom w:val="none" w:sz="0" w:space="0" w:color="auto"/>
                <w:right w:val="none" w:sz="0" w:space="0" w:color="auto"/>
              </w:divBdr>
            </w:div>
            <w:div w:id="225116603">
              <w:marLeft w:val="480"/>
              <w:marRight w:val="0"/>
              <w:marTop w:val="0"/>
              <w:marBottom w:val="0"/>
              <w:divBdr>
                <w:top w:val="none" w:sz="0" w:space="0" w:color="auto"/>
                <w:left w:val="none" w:sz="0" w:space="0" w:color="auto"/>
                <w:bottom w:val="none" w:sz="0" w:space="0" w:color="auto"/>
                <w:right w:val="none" w:sz="0" w:space="0" w:color="auto"/>
              </w:divBdr>
            </w:div>
            <w:div w:id="225143422">
              <w:marLeft w:val="480"/>
              <w:marRight w:val="0"/>
              <w:marTop w:val="0"/>
              <w:marBottom w:val="0"/>
              <w:divBdr>
                <w:top w:val="none" w:sz="0" w:space="0" w:color="auto"/>
                <w:left w:val="none" w:sz="0" w:space="0" w:color="auto"/>
                <w:bottom w:val="none" w:sz="0" w:space="0" w:color="auto"/>
                <w:right w:val="none" w:sz="0" w:space="0" w:color="auto"/>
              </w:divBdr>
            </w:div>
            <w:div w:id="225147581">
              <w:marLeft w:val="480"/>
              <w:marRight w:val="0"/>
              <w:marTop w:val="0"/>
              <w:marBottom w:val="0"/>
              <w:divBdr>
                <w:top w:val="none" w:sz="0" w:space="0" w:color="auto"/>
                <w:left w:val="none" w:sz="0" w:space="0" w:color="auto"/>
                <w:bottom w:val="none" w:sz="0" w:space="0" w:color="auto"/>
                <w:right w:val="none" w:sz="0" w:space="0" w:color="auto"/>
              </w:divBdr>
            </w:div>
            <w:div w:id="225190661">
              <w:marLeft w:val="480"/>
              <w:marRight w:val="0"/>
              <w:marTop w:val="0"/>
              <w:marBottom w:val="0"/>
              <w:divBdr>
                <w:top w:val="none" w:sz="0" w:space="0" w:color="auto"/>
                <w:left w:val="none" w:sz="0" w:space="0" w:color="auto"/>
                <w:bottom w:val="none" w:sz="0" w:space="0" w:color="auto"/>
                <w:right w:val="none" w:sz="0" w:space="0" w:color="auto"/>
              </w:divBdr>
            </w:div>
            <w:div w:id="225339999">
              <w:marLeft w:val="480"/>
              <w:marRight w:val="0"/>
              <w:marTop w:val="0"/>
              <w:marBottom w:val="0"/>
              <w:divBdr>
                <w:top w:val="none" w:sz="0" w:space="0" w:color="auto"/>
                <w:left w:val="none" w:sz="0" w:space="0" w:color="auto"/>
                <w:bottom w:val="none" w:sz="0" w:space="0" w:color="auto"/>
                <w:right w:val="none" w:sz="0" w:space="0" w:color="auto"/>
              </w:divBdr>
            </w:div>
            <w:div w:id="225531340">
              <w:marLeft w:val="480"/>
              <w:marRight w:val="0"/>
              <w:marTop w:val="0"/>
              <w:marBottom w:val="0"/>
              <w:divBdr>
                <w:top w:val="none" w:sz="0" w:space="0" w:color="auto"/>
                <w:left w:val="none" w:sz="0" w:space="0" w:color="auto"/>
                <w:bottom w:val="none" w:sz="0" w:space="0" w:color="auto"/>
                <w:right w:val="none" w:sz="0" w:space="0" w:color="auto"/>
              </w:divBdr>
            </w:div>
            <w:div w:id="225606399">
              <w:marLeft w:val="480"/>
              <w:marRight w:val="0"/>
              <w:marTop w:val="0"/>
              <w:marBottom w:val="0"/>
              <w:divBdr>
                <w:top w:val="none" w:sz="0" w:space="0" w:color="auto"/>
                <w:left w:val="none" w:sz="0" w:space="0" w:color="auto"/>
                <w:bottom w:val="none" w:sz="0" w:space="0" w:color="auto"/>
                <w:right w:val="none" w:sz="0" w:space="0" w:color="auto"/>
              </w:divBdr>
            </w:div>
            <w:div w:id="225802137">
              <w:marLeft w:val="480"/>
              <w:marRight w:val="0"/>
              <w:marTop w:val="0"/>
              <w:marBottom w:val="0"/>
              <w:divBdr>
                <w:top w:val="none" w:sz="0" w:space="0" w:color="auto"/>
                <w:left w:val="none" w:sz="0" w:space="0" w:color="auto"/>
                <w:bottom w:val="none" w:sz="0" w:space="0" w:color="auto"/>
                <w:right w:val="none" w:sz="0" w:space="0" w:color="auto"/>
              </w:divBdr>
            </w:div>
            <w:div w:id="225803209">
              <w:marLeft w:val="480"/>
              <w:marRight w:val="0"/>
              <w:marTop w:val="0"/>
              <w:marBottom w:val="0"/>
              <w:divBdr>
                <w:top w:val="none" w:sz="0" w:space="0" w:color="auto"/>
                <w:left w:val="none" w:sz="0" w:space="0" w:color="auto"/>
                <w:bottom w:val="none" w:sz="0" w:space="0" w:color="auto"/>
                <w:right w:val="none" w:sz="0" w:space="0" w:color="auto"/>
              </w:divBdr>
            </w:div>
            <w:div w:id="225915998">
              <w:marLeft w:val="480"/>
              <w:marRight w:val="0"/>
              <w:marTop w:val="0"/>
              <w:marBottom w:val="0"/>
              <w:divBdr>
                <w:top w:val="none" w:sz="0" w:space="0" w:color="auto"/>
                <w:left w:val="none" w:sz="0" w:space="0" w:color="auto"/>
                <w:bottom w:val="none" w:sz="0" w:space="0" w:color="auto"/>
                <w:right w:val="none" w:sz="0" w:space="0" w:color="auto"/>
              </w:divBdr>
            </w:div>
            <w:div w:id="225919272">
              <w:marLeft w:val="480"/>
              <w:marRight w:val="0"/>
              <w:marTop w:val="0"/>
              <w:marBottom w:val="0"/>
              <w:divBdr>
                <w:top w:val="none" w:sz="0" w:space="0" w:color="auto"/>
                <w:left w:val="none" w:sz="0" w:space="0" w:color="auto"/>
                <w:bottom w:val="none" w:sz="0" w:space="0" w:color="auto"/>
                <w:right w:val="none" w:sz="0" w:space="0" w:color="auto"/>
              </w:divBdr>
            </w:div>
            <w:div w:id="225921901">
              <w:marLeft w:val="480"/>
              <w:marRight w:val="0"/>
              <w:marTop w:val="0"/>
              <w:marBottom w:val="0"/>
              <w:divBdr>
                <w:top w:val="none" w:sz="0" w:space="0" w:color="auto"/>
                <w:left w:val="none" w:sz="0" w:space="0" w:color="auto"/>
                <w:bottom w:val="none" w:sz="0" w:space="0" w:color="auto"/>
                <w:right w:val="none" w:sz="0" w:space="0" w:color="auto"/>
              </w:divBdr>
            </w:div>
            <w:div w:id="226034265">
              <w:marLeft w:val="480"/>
              <w:marRight w:val="0"/>
              <w:marTop w:val="0"/>
              <w:marBottom w:val="0"/>
              <w:divBdr>
                <w:top w:val="none" w:sz="0" w:space="0" w:color="auto"/>
                <w:left w:val="none" w:sz="0" w:space="0" w:color="auto"/>
                <w:bottom w:val="none" w:sz="0" w:space="0" w:color="auto"/>
                <w:right w:val="none" w:sz="0" w:space="0" w:color="auto"/>
              </w:divBdr>
            </w:div>
            <w:div w:id="226108079">
              <w:marLeft w:val="480"/>
              <w:marRight w:val="0"/>
              <w:marTop w:val="0"/>
              <w:marBottom w:val="0"/>
              <w:divBdr>
                <w:top w:val="none" w:sz="0" w:space="0" w:color="auto"/>
                <w:left w:val="none" w:sz="0" w:space="0" w:color="auto"/>
                <w:bottom w:val="none" w:sz="0" w:space="0" w:color="auto"/>
                <w:right w:val="none" w:sz="0" w:space="0" w:color="auto"/>
              </w:divBdr>
            </w:div>
            <w:div w:id="226186051">
              <w:marLeft w:val="480"/>
              <w:marRight w:val="0"/>
              <w:marTop w:val="0"/>
              <w:marBottom w:val="0"/>
              <w:divBdr>
                <w:top w:val="none" w:sz="0" w:space="0" w:color="auto"/>
                <w:left w:val="none" w:sz="0" w:space="0" w:color="auto"/>
                <w:bottom w:val="none" w:sz="0" w:space="0" w:color="auto"/>
                <w:right w:val="none" w:sz="0" w:space="0" w:color="auto"/>
              </w:divBdr>
            </w:div>
            <w:div w:id="226303931">
              <w:marLeft w:val="480"/>
              <w:marRight w:val="0"/>
              <w:marTop w:val="0"/>
              <w:marBottom w:val="0"/>
              <w:divBdr>
                <w:top w:val="none" w:sz="0" w:space="0" w:color="auto"/>
                <w:left w:val="none" w:sz="0" w:space="0" w:color="auto"/>
                <w:bottom w:val="none" w:sz="0" w:space="0" w:color="auto"/>
                <w:right w:val="none" w:sz="0" w:space="0" w:color="auto"/>
              </w:divBdr>
            </w:div>
            <w:div w:id="226500672">
              <w:marLeft w:val="480"/>
              <w:marRight w:val="0"/>
              <w:marTop w:val="0"/>
              <w:marBottom w:val="0"/>
              <w:divBdr>
                <w:top w:val="none" w:sz="0" w:space="0" w:color="auto"/>
                <w:left w:val="none" w:sz="0" w:space="0" w:color="auto"/>
                <w:bottom w:val="none" w:sz="0" w:space="0" w:color="auto"/>
                <w:right w:val="none" w:sz="0" w:space="0" w:color="auto"/>
              </w:divBdr>
            </w:div>
            <w:div w:id="226577380">
              <w:marLeft w:val="480"/>
              <w:marRight w:val="0"/>
              <w:marTop w:val="0"/>
              <w:marBottom w:val="0"/>
              <w:divBdr>
                <w:top w:val="none" w:sz="0" w:space="0" w:color="auto"/>
                <w:left w:val="none" w:sz="0" w:space="0" w:color="auto"/>
                <w:bottom w:val="none" w:sz="0" w:space="0" w:color="auto"/>
                <w:right w:val="none" w:sz="0" w:space="0" w:color="auto"/>
              </w:divBdr>
            </w:div>
            <w:div w:id="226578918">
              <w:marLeft w:val="480"/>
              <w:marRight w:val="0"/>
              <w:marTop w:val="0"/>
              <w:marBottom w:val="0"/>
              <w:divBdr>
                <w:top w:val="none" w:sz="0" w:space="0" w:color="auto"/>
                <w:left w:val="none" w:sz="0" w:space="0" w:color="auto"/>
                <w:bottom w:val="none" w:sz="0" w:space="0" w:color="auto"/>
                <w:right w:val="none" w:sz="0" w:space="0" w:color="auto"/>
              </w:divBdr>
            </w:div>
            <w:div w:id="226693440">
              <w:marLeft w:val="480"/>
              <w:marRight w:val="0"/>
              <w:marTop w:val="0"/>
              <w:marBottom w:val="0"/>
              <w:divBdr>
                <w:top w:val="none" w:sz="0" w:space="0" w:color="auto"/>
                <w:left w:val="none" w:sz="0" w:space="0" w:color="auto"/>
                <w:bottom w:val="none" w:sz="0" w:space="0" w:color="auto"/>
                <w:right w:val="none" w:sz="0" w:space="0" w:color="auto"/>
              </w:divBdr>
            </w:div>
            <w:div w:id="226766834">
              <w:marLeft w:val="480"/>
              <w:marRight w:val="0"/>
              <w:marTop w:val="0"/>
              <w:marBottom w:val="0"/>
              <w:divBdr>
                <w:top w:val="none" w:sz="0" w:space="0" w:color="auto"/>
                <w:left w:val="none" w:sz="0" w:space="0" w:color="auto"/>
                <w:bottom w:val="none" w:sz="0" w:space="0" w:color="auto"/>
                <w:right w:val="none" w:sz="0" w:space="0" w:color="auto"/>
              </w:divBdr>
            </w:div>
            <w:div w:id="226768406">
              <w:marLeft w:val="480"/>
              <w:marRight w:val="0"/>
              <w:marTop w:val="0"/>
              <w:marBottom w:val="0"/>
              <w:divBdr>
                <w:top w:val="none" w:sz="0" w:space="0" w:color="auto"/>
                <w:left w:val="none" w:sz="0" w:space="0" w:color="auto"/>
                <w:bottom w:val="none" w:sz="0" w:space="0" w:color="auto"/>
                <w:right w:val="none" w:sz="0" w:space="0" w:color="auto"/>
              </w:divBdr>
            </w:div>
            <w:div w:id="226838940">
              <w:marLeft w:val="480"/>
              <w:marRight w:val="0"/>
              <w:marTop w:val="0"/>
              <w:marBottom w:val="0"/>
              <w:divBdr>
                <w:top w:val="none" w:sz="0" w:space="0" w:color="auto"/>
                <w:left w:val="none" w:sz="0" w:space="0" w:color="auto"/>
                <w:bottom w:val="none" w:sz="0" w:space="0" w:color="auto"/>
                <w:right w:val="none" w:sz="0" w:space="0" w:color="auto"/>
              </w:divBdr>
            </w:div>
            <w:div w:id="226839435">
              <w:marLeft w:val="480"/>
              <w:marRight w:val="0"/>
              <w:marTop w:val="0"/>
              <w:marBottom w:val="0"/>
              <w:divBdr>
                <w:top w:val="none" w:sz="0" w:space="0" w:color="auto"/>
                <w:left w:val="none" w:sz="0" w:space="0" w:color="auto"/>
                <w:bottom w:val="none" w:sz="0" w:space="0" w:color="auto"/>
                <w:right w:val="none" w:sz="0" w:space="0" w:color="auto"/>
              </w:divBdr>
            </w:div>
            <w:div w:id="226845010">
              <w:marLeft w:val="480"/>
              <w:marRight w:val="0"/>
              <w:marTop w:val="0"/>
              <w:marBottom w:val="0"/>
              <w:divBdr>
                <w:top w:val="none" w:sz="0" w:space="0" w:color="auto"/>
                <w:left w:val="none" w:sz="0" w:space="0" w:color="auto"/>
                <w:bottom w:val="none" w:sz="0" w:space="0" w:color="auto"/>
                <w:right w:val="none" w:sz="0" w:space="0" w:color="auto"/>
              </w:divBdr>
            </w:div>
            <w:div w:id="226917858">
              <w:marLeft w:val="480"/>
              <w:marRight w:val="0"/>
              <w:marTop w:val="0"/>
              <w:marBottom w:val="0"/>
              <w:divBdr>
                <w:top w:val="none" w:sz="0" w:space="0" w:color="auto"/>
                <w:left w:val="none" w:sz="0" w:space="0" w:color="auto"/>
                <w:bottom w:val="none" w:sz="0" w:space="0" w:color="auto"/>
                <w:right w:val="none" w:sz="0" w:space="0" w:color="auto"/>
              </w:divBdr>
            </w:div>
            <w:div w:id="226956410">
              <w:marLeft w:val="480"/>
              <w:marRight w:val="0"/>
              <w:marTop w:val="0"/>
              <w:marBottom w:val="0"/>
              <w:divBdr>
                <w:top w:val="none" w:sz="0" w:space="0" w:color="auto"/>
                <w:left w:val="none" w:sz="0" w:space="0" w:color="auto"/>
                <w:bottom w:val="none" w:sz="0" w:space="0" w:color="auto"/>
                <w:right w:val="none" w:sz="0" w:space="0" w:color="auto"/>
              </w:divBdr>
            </w:div>
            <w:div w:id="226962441">
              <w:marLeft w:val="480"/>
              <w:marRight w:val="0"/>
              <w:marTop w:val="0"/>
              <w:marBottom w:val="0"/>
              <w:divBdr>
                <w:top w:val="none" w:sz="0" w:space="0" w:color="auto"/>
                <w:left w:val="none" w:sz="0" w:space="0" w:color="auto"/>
                <w:bottom w:val="none" w:sz="0" w:space="0" w:color="auto"/>
                <w:right w:val="none" w:sz="0" w:space="0" w:color="auto"/>
              </w:divBdr>
            </w:div>
            <w:div w:id="227034581">
              <w:marLeft w:val="480"/>
              <w:marRight w:val="0"/>
              <w:marTop w:val="0"/>
              <w:marBottom w:val="0"/>
              <w:divBdr>
                <w:top w:val="none" w:sz="0" w:space="0" w:color="auto"/>
                <w:left w:val="none" w:sz="0" w:space="0" w:color="auto"/>
                <w:bottom w:val="none" w:sz="0" w:space="0" w:color="auto"/>
                <w:right w:val="none" w:sz="0" w:space="0" w:color="auto"/>
              </w:divBdr>
            </w:div>
            <w:div w:id="227038578">
              <w:marLeft w:val="480"/>
              <w:marRight w:val="0"/>
              <w:marTop w:val="0"/>
              <w:marBottom w:val="0"/>
              <w:divBdr>
                <w:top w:val="none" w:sz="0" w:space="0" w:color="auto"/>
                <w:left w:val="none" w:sz="0" w:space="0" w:color="auto"/>
                <w:bottom w:val="none" w:sz="0" w:space="0" w:color="auto"/>
                <w:right w:val="none" w:sz="0" w:space="0" w:color="auto"/>
              </w:divBdr>
            </w:div>
            <w:div w:id="227111045">
              <w:marLeft w:val="480"/>
              <w:marRight w:val="0"/>
              <w:marTop w:val="0"/>
              <w:marBottom w:val="0"/>
              <w:divBdr>
                <w:top w:val="none" w:sz="0" w:space="0" w:color="auto"/>
                <w:left w:val="none" w:sz="0" w:space="0" w:color="auto"/>
                <w:bottom w:val="none" w:sz="0" w:space="0" w:color="auto"/>
                <w:right w:val="none" w:sz="0" w:space="0" w:color="auto"/>
              </w:divBdr>
            </w:div>
            <w:div w:id="227114295">
              <w:marLeft w:val="480"/>
              <w:marRight w:val="0"/>
              <w:marTop w:val="0"/>
              <w:marBottom w:val="0"/>
              <w:divBdr>
                <w:top w:val="none" w:sz="0" w:space="0" w:color="auto"/>
                <w:left w:val="none" w:sz="0" w:space="0" w:color="auto"/>
                <w:bottom w:val="none" w:sz="0" w:space="0" w:color="auto"/>
                <w:right w:val="none" w:sz="0" w:space="0" w:color="auto"/>
              </w:divBdr>
            </w:div>
            <w:div w:id="227227082">
              <w:marLeft w:val="480"/>
              <w:marRight w:val="0"/>
              <w:marTop w:val="0"/>
              <w:marBottom w:val="0"/>
              <w:divBdr>
                <w:top w:val="none" w:sz="0" w:space="0" w:color="auto"/>
                <w:left w:val="none" w:sz="0" w:space="0" w:color="auto"/>
                <w:bottom w:val="none" w:sz="0" w:space="0" w:color="auto"/>
                <w:right w:val="none" w:sz="0" w:space="0" w:color="auto"/>
              </w:divBdr>
            </w:div>
            <w:div w:id="227302189">
              <w:marLeft w:val="480"/>
              <w:marRight w:val="0"/>
              <w:marTop w:val="0"/>
              <w:marBottom w:val="0"/>
              <w:divBdr>
                <w:top w:val="none" w:sz="0" w:space="0" w:color="auto"/>
                <w:left w:val="none" w:sz="0" w:space="0" w:color="auto"/>
                <w:bottom w:val="none" w:sz="0" w:space="0" w:color="auto"/>
                <w:right w:val="none" w:sz="0" w:space="0" w:color="auto"/>
              </w:divBdr>
            </w:div>
            <w:div w:id="227307491">
              <w:marLeft w:val="480"/>
              <w:marRight w:val="0"/>
              <w:marTop w:val="0"/>
              <w:marBottom w:val="0"/>
              <w:divBdr>
                <w:top w:val="none" w:sz="0" w:space="0" w:color="auto"/>
                <w:left w:val="none" w:sz="0" w:space="0" w:color="auto"/>
                <w:bottom w:val="none" w:sz="0" w:space="0" w:color="auto"/>
                <w:right w:val="none" w:sz="0" w:space="0" w:color="auto"/>
              </w:divBdr>
            </w:div>
            <w:div w:id="227308245">
              <w:marLeft w:val="480"/>
              <w:marRight w:val="0"/>
              <w:marTop w:val="0"/>
              <w:marBottom w:val="0"/>
              <w:divBdr>
                <w:top w:val="none" w:sz="0" w:space="0" w:color="auto"/>
                <w:left w:val="none" w:sz="0" w:space="0" w:color="auto"/>
                <w:bottom w:val="none" w:sz="0" w:space="0" w:color="auto"/>
                <w:right w:val="none" w:sz="0" w:space="0" w:color="auto"/>
              </w:divBdr>
            </w:div>
            <w:div w:id="227309316">
              <w:marLeft w:val="480"/>
              <w:marRight w:val="0"/>
              <w:marTop w:val="0"/>
              <w:marBottom w:val="0"/>
              <w:divBdr>
                <w:top w:val="none" w:sz="0" w:space="0" w:color="auto"/>
                <w:left w:val="none" w:sz="0" w:space="0" w:color="auto"/>
                <w:bottom w:val="none" w:sz="0" w:space="0" w:color="auto"/>
                <w:right w:val="none" w:sz="0" w:space="0" w:color="auto"/>
              </w:divBdr>
            </w:div>
            <w:div w:id="227419497">
              <w:marLeft w:val="480"/>
              <w:marRight w:val="0"/>
              <w:marTop w:val="0"/>
              <w:marBottom w:val="0"/>
              <w:divBdr>
                <w:top w:val="none" w:sz="0" w:space="0" w:color="auto"/>
                <w:left w:val="none" w:sz="0" w:space="0" w:color="auto"/>
                <w:bottom w:val="none" w:sz="0" w:space="0" w:color="auto"/>
                <w:right w:val="none" w:sz="0" w:space="0" w:color="auto"/>
              </w:divBdr>
            </w:div>
            <w:div w:id="227496320">
              <w:marLeft w:val="480"/>
              <w:marRight w:val="0"/>
              <w:marTop w:val="0"/>
              <w:marBottom w:val="0"/>
              <w:divBdr>
                <w:top w:val="none" w:sz="0" w:space="0" w:color="auto"/>
                <w:left w:val="none" w:sz="0" w:space="0" w:color="auto"/>
                <w:bottom w:val="none" w:sz="0" w:space="0" w:color="auto"/>
                <w:right w:val="none" w:sz="0" w:space="0" w:color="auto"/>
              </w:divBdr>
            </w:div>
            <w:div w:id="227615247">
              <w:marLeft w:val="480"/>
              <w:marRight w:val="0"/>
              <w:marTop w:val="0"/>
              <w:marBottom w:val="0"/>
              <w:divBdr>
                <w:top w:val="none" w:sz="0" w:space="0" w:color="auto"/>
                <w:left w:val="none" w:sz="0" w:space="0" w:color="auto"/>
                <w:bottom w:val="none" w:sz="0" w:space="0" w:color="auto"/>
                <w:right w:val="none" w:sz="0" w:space="0" w:color="auto"/>
              </w:divBdr>
            </w:div>
            <w:div w:id="227615647">
              <w:marLeft w:val="480"/>
              <w:marRight w:val="0"/>
              <w:marTop w:val="0"/>
              <w:marBottom w:val="0"/>
              <w:divBdr>
                <w:top w:val="none" w:sz="0" w:space="0" w:color="auto"/>
                <w:left w:val="none" w:sz="0" w:space="0" w:color="auto"/>
                <w:bottom w:val="none" w:sz="0" w:space="0" w:color="auto"/>
                <w:right w:val="none" w:sz="0" w:space="0" w:color="auto"/>
              </w:divBdr>
            </w:div>
            <w:div w:id="227689426">
              <w:marLeft w:val="480"/>
              <w:marRight w:val="0"/>
              <w:marTop w:val="0"/>
              <w:marBottom w:val="0"/>
              <w:divBdr>
                <w:top w:val="none" w:sz="0" w:space="0" w:color="auto"/>
                <w:left w:val="none" w:sz="0" w:space="0" w:color="auto"/>
                <w:bottom w:val="none" w:sz="0" w:space="0" w:color="auto"/>
                <w:right w:val="none" w:sz="0" w:space="0" w:color="auto"/>
              </w:divBdr>
            </w:div>
            <w:div w:id="227690401">
              <w:marLeft w:val="480"/>
              <w:marRight w:val="0"/>
              <w:marTop w:val="0"/>
              <w:marBottom w:val="0"/>
              <w:divBdr>
                <w:top w:val="none" w:sz="0" w:space="0" w:color="auto"/>
                <w:left w:val="none" w:sz="0" w:space="0" w:color="auto"/>
                <w:bottom w:val="none" w:sz="0" w:space="0" w:color="auto"/>
                <w:right w:val="none" w:sz="0" w:space="0" w:color="auto"/>
              </w:divBdr>
            </w:div>
            <w:div w:id="227807921">
              <w:marLeft w:val="480"/>
              <w:marRight w:val="0"/>
              <w:marTop w:val="0"/>
              <w:marBottom w:val="0"/>
              <w:divBdr>
                <w:top w:val="none" w:sz="0" w:space="0" w:color="auto"/>
                <w:left w:val="none" w:sz="0" w:space="0" w:color="auto"/>
                <w:bottom w:val="none" w:sz="0" w:space="0" w:color="auto"/>
                <w:right w:val="none" w:sz="0" w:space="0" w:color="auto"/>
              </w:divBdr>
            </w:div>
            <w:div w:id="227811351">
              <w:marLeft w:val="480"/>
              <w:marRight w:val="0"/>
              <w:marTop w:val="0"/>
              <w:marBottom w:val="0"/>
              <w:divBdr>
                <w:top w:val="none" w:sz="0" w:space="0" w:color="auto"/>
                <w:left w:val="none" w:sz="0" w:space="0" w:color="auto"/>
                <w:bottom w:val="none" w:sz="0" w:space="0" w:color="auto"/>
                <w:right w:val="none" w:sz="0" w:space="0" w:color="auto"/>
              </w:divBdr>
            </w:div>
            <w:div w:id="227811521">
              <w:marLeft w:val="480"/>
              <w:marRight w:val="0"/>
              <w:marTop w:val="0"/>
              <w:marBottom w:val="0"/>
              <w:divBdr>
                <w:top w:val="none" w:sz="0" w:space="0" w:color="auto"/>
                <w:left w:val="none" w:sz="0" w:space="0" w:color="auto"/>
                <w:bottom w:val="none" w:sz="0" w:space="0" w:color="auto"/>
                <w:right w:val="none" w:sz="0" w:space="0" w:color="auto"/>
              </w:divBdr>
            </w:div>
            <w:div w:id="227882325">
              <w:marLeft w:val="480"/>
              <w:marRight w:val="0"/>
              <w:marTop w:val="0"/>
              <w:marBottom w:val="0"/>
              <w:divBdr>
                <w:top w:val="none" w:sz="0" w:space="0" w:color="auto"/>
                <w:left w:val="none" w:sz="0" w:space="0" w:color="auto"/>
                <w:bottom w:val="none" w:sz="0" w:space="0" w:color="auto"/>
                <w:right w:val="none" w:sz="0" w:space="0" w:color="auto"/>
              </w:divBdr>
            </w:div>
            <w:div w:id="227883493">
              <w:marLeft w:val="480"/>
              <w:marRight w:val="0"/>
              <w:marTop w:val="0"/>
              <w:marBottom w:val="0"/>
              <w:divBdr>
                <w:top w:val="none" w:sz="0" w:space="0" w:color="auto"/>
                <w:left w:val="none" w:sz="0" w:space="0" w:color="auto"/>
                <w:bottom w:val="none" w:sz="0" w:space="0" w:color="auto"/>
                <w:right w:val="none" w:sz="0" w:space="0" w:color="auto"/>
              </w:divBdr>
            </w:div>
            <w:div w:id="227962229">
              <w:marLeft w:val="480"/>
              <w:marRight w:val="0"/>
              <w:marTop w:val="0"/>
              <w:marBottom w:val="0"/>
              <w:divBdr>
                <w:top w:val="none" w:sz="0" w:space="0" w:color="auto"/>
                <w:left w:val="none" w:sz="0" w:space="0" w:color="auto"/>
                <w:bottom w:val="none" w:sz="0" w:space="0" w:color="auto"/>
                <w:right w:val="none" w:sz="0" w:space="0" w:color="auto"/>
              </w:divBdr>
            </w:div>
            <w:div w:id="228004632">
              <w:marLeft w:val="480"/>
              <w:marRight w:val="0"/>
              <w:marTop w:val="0"/>
              <w:marBottom w:val="0"/>
              <w:divBdr>
                <w:top w:val="none" w:sz="0" w:space="0" w:color="auto"/>
                <w:left w:val="none" w:sz="0" w:space="0" w:color="auto"/>
                <w:bottom w:val="none" w:sz="0" w:space="0" w:color="auto"/>
                <w:right w:val="none" w:sz="0" w:space="0" w:color="auto"/>
              </w:divBdr>
            </w:div>
            <w:div w:id="228031033">
              <w:marLeft w:val="480"/>
              <w:marRight w:val="0"/>
              <w:marTop w:val="0"/>
              <w:marBottom w:val="0"/>
              <w:divBdr>
                <w:top w:val="none" w:sz="0" w:space="0" w:color="auto"/>
                <w:left w:val="none" w:sz="0" w:space="0" w:color="auto"/>
                <w:bottom w:val="none" w:sz="0" w:space="0" w:color="auto"/>
                <w:right w:val="none" w:sz="0" w:space="0" w:color="auto"/>
              </w:divBdr>
            </w:div>
            <w:div w:id="228074012">
              <w:marLeft w:val="480"/>
              <w:marRight w:val="0"/>
              <w:marTop w:val="0"/>
              <w:marBottom w:val="0"/>
              <w:divBdr>
                <w:top w:val="none" w:sz="0" w:space="0" w:color="auto"/>
                <w:left w:val="none" w:sz="0" w:space="0" w:color="auto"/>
                <w:bottom w:val="none" w:sz="0" w:space="0" w:color="auto"/>
                <w:right w:val="none" w:sz="0" w:space="0" w:color="auto"/>
              </w:divBdr>
            </w:div>
            <w:div w:id="228227399">
              <w:marLeft w:val="480"/>
              <w:marRight w:val="0"/>
              <w:marTop w:val="0"/>
              <w:marBottom w:val="0"/>
              <w:divBdr>
                <w:top w:val="none" w:sz="0" w:space="0" w:color="auto"/>
                <w:left w:val="none" w:sz="0" w:space="0" w:color="auto"/>
                <w:bottom w:val="none" w:sz="0" w:space="0" w:color="auto"/>
                <w:right w:val="none" w:sz="0" w:space="0" w:color="auto"/>
              </w:divBdr>
            </w:div>
            <w:div w:id="228228324">
              <w:marLeft w:val="480"/>
              <w:marRight w:val="0"/>
              <w:marTop w:val="0"/>
              <w:marBottom w:val="0"/>
              <w:divBdr>
                <w:top w:val="none" w:sz="0" w:space="0" w:color="auto"/>
                <w:left w:val="none" w:sz="0" w:space="0" w:color="auto"/>
                <w:bottom w:val="none" w:sz="0" w:space="0" w:color="auto"/>
                <w:right w:val="none" w:sz="0" w:space="0" w:color="auto"/>
              </w:divBdr>
            </w:div>
            <w:div w:id="228274484">
              <w:marLeft w:val="480"/>
              <w:marRight w:val="0"/>
              <w:marTop w:val="0"/>
              <w:marBottom w:val="0"/>
              <w:divBdr>
                <w:top w:val="none" w:sz="0" w:space="0" w:color="auto"/>
                <w:left w:val="none" w:sz="0" w:space="0" w:color="auto"/>
                <w:bottom w:val="none" w:sz="0" w:space="0" w:color="auto"/>
                <w:right w:val="none" w:sz="0" w:space="0" w:color="auto"/>
              </w:divBdr>
            </w:div>
            <w:div w:id="228661494">
              <w:marLeft w:val="480"/>
              <w:marRight w:val="0"/>
              <w:marTop w:val="0"/>
              <w:marBottom w:val="0"/>
              <w:divBdr>
                <w:top w:val="none" w:sz="0" w:space="0" w:color="auto"/>
                <w:left w:val="none" w:sz="0" w:space="0" w:color="auto"/>
                <w:bottom w:val="none" w:sz="0" w:space="0" w:color="auto"/>
                <w:right w:val="none" w:sz="0" w:space="0" w:color="auto"/>
              </w:divBdr>
            </w:div>
            <w:div w:id="228854503">
              <w:marLeft w:val="480"/>
              <w:marRight w:val="0"/>
              <w:marTop w:val="0"/>
              <w:marBottom w:val="0"/>
              <w:divBdr>
                <w:top w:val="none" w:sz="0" w:space="0" w:color="auto"/>
                <w:left w:val="none" w:sz="0" w:space="0" w:color="auto"/>
                <w:bottom w:val="none" w:sz="0" w:space="0" w:color="auto"/>
                <w:right w:val="none" w:sz="0" w:space="0" w:color="auto"/>
              </w:divBdr>
            </w:div>
            <w:div w:id="228879542">
              <w:marLeft w:val="480"/>
              <w:marRight w:val="0"/>
              <w:marTop w:val="0"/>
              <w:marBottom w:val="0"/>
              <w:divBdr>
                <w:top w:val="none" w:sz="0" w:space="0" w:color="auto"/>
                <w:left w:val="none" w:sz="0" w:space="0" w:color="auto"/>
                <w:bottom w:val="none" w:sz="0" w:space="0" w:color="auto"/>
                <w:right w:val="none" w:sz="0" w:space="0" w:color="auto"/>
              </w:divBdr>
            </w:div>
            <w:div w:id="228927460">
              <w:marLeft w:val="480"/>
              <w:marRight w:val="0"/>
              <w:marTop w:val="0"/>
              <w:marBottom w:val="0"/>
              <w:divBdr>
                <w:top w:val="none" w:sz="0" w:space="0" w:color="auto"/>
                <w:left w:val="none" w:sz="0" w:space="0" w:color="auto"/>
                <w:bottom w:val="none" w:sz="0" w:space="0" w:color="auto"/>
                <w:right w:val="none" w:sz="0" w:space="0" w:color="auto"/>
              </w:divBdr>
            </w:div>
            <w:div w:id="228928094">
              <w:marLeft w:val="480"/>
              <w:marRight w:val="0"/>
              <w:marTop w:val="0"/>
              <w:marBottom w:val="0"/>
              <w:divBdr>
                <w:top w:val="none" w:sz="0" w:space="0" w:color="auto"/>
                <w:left w:val="none" w:sz="0" w:space="0" w:color="auto"/>
                <w:bottom w:val="none" w:sz="0" w:space="0" w:color="auto"/>
                <w:right w:val="none" w:sz="0" w:space="0" w:color="auto"/>
              </w:divBdr>
            </w:div>
            <w:div w:id="228929832">
              <w:marLeft w:val="480"/>
              <w:marRight w:val="0"/>
              <w:marTop w:val="0"/>
              <w:marBottom w:val="0"/>
              <w:divBdr>
                <w:top w:val="none" w:sz="0" w:space="0" w:color="auto"/>
                <w:left w:val="none" w:sz="0" w:space="0" w:color="auto"/>
                <w:bottom w:val="none" w:sz="0" w:space="0" w:color="auto"/>
                <w:right w:val="none" w:sz="0" w:space="0" w:color="auto"/>
              </w:divBdr>
            </w:div>
            <w:div w:id="229002022">
              <w:marLeft w:val="480"/>
              <w:marRight w:val="0"/>
              <w:marTop w:val="0"/>
              <w:marBottom w:val="0"/>
              <w:divBdr>
                <w:top w:val="none" w:sz="0" w:space="0" w:color="auto"/>
                <w:left w:val="none" w:sz="0" w:space="0" w:color="auto"/>
                <w:bottom w:val="none" w:sz="0" w:space="0" w:color="auto"/>
                <w:right w:val="none" w:sz="0" w:space="0" w:color="auto"/>
              </w:divBdr>
            </w:div>
            <w:div w:id="229002771">
              <w:marLeft w:val="480"/>
              <w:marRight w:val="0"/>
              <w:marTop w:val="0"/>
              <w:marBottom w:val="0"/>
              <w:divBdr>
                <w:top w:val="none" w:sz="0" w:space="0" w:color="auto"/>
                <w:left w:val="none" w:sz="0" w:space="0" w:color="auto"/>
                <w:bottom w:val="none" w:sz="0" w:space="0" w:color="auto"/>
                <w:right w:val="none" w:sz="0" w:space="0" w:color="auto"/>
              </w:divBdr>
            </w:div>
            <w:div w:id="229078547">
              <w:marLeft w:val="480"/>
              <w:marRight w:val="0"/>
              <w:marTop w:val="0"/>
              <w:marBottom w:val="0"/>
              <w:divBdr>
                <w:top w:val="none" w:sz="0" w:space="0" w:color="auto"/>
                <w:left w:val="none" w:sz="0" w:space="0" w:color="auto"/>
                <w:bottom w:val="none" w:sz="0" w:space="0" w:color="auto"/>
                <w:right w:val="none" w:sz="0" w:space="0" w:color="auto"/>
              </w:divBdr>
            </w:div>
            <w:div w:id="229117029">
              <w:marLeft w:val="480"/>
              <w:marRight w:val="0"/>
              <w:marTop w:val="0"/>
              <w:marBottom w:val="0"/>
              <w:divBdr>
                <w:top w:val="none" w:sz="0" w:space="0" w:color="auto"/>
                <w:left w:val="none" w:sz="0" w:space="0" w:color="auto"/>
                <w:bottom w:val="none" w:sz="0" w:space="0" w:color="auto"/>
                <w:right w:val="none" w:sz="0" w:space="0" w:color="auto"/>
              </w:divBdr>
            </w:div>
            <w:div w:id="229269578">
              <w:marLeft w:val="480"/>
              <w:marRight w:val="0"/>
              <w:marTop w:val="0"/>
              <w:marBottom w:val="0"/>
              <w:divBdr>
                <w:top w:val="none" w:sz="0" w:space="0" w:color="auto"/>
                <w:left w:val="none" w:sz="0" w:space="0" w:color="auto"/>
                <w:bottom w:val="none" w:sz="0" w:space="0" w:color="auto"/>
                <w:right w:val="none" w:sz="0" w:space="0" w:color="auto"/>
              </w:divBdr>
            </w:div>
            <w:div w:id="229274772">
              <w:marLeft w:val="480"/>
              <w:marRight w:val="0"/>
              <w:marTop w:val="0"/>
              <w:marBottom w:val="0"/>
              <w:divBdr>
                <w:top w:val="none" w:sz="0" w:space="0" w:color="auto"/>
                <w:left w:val="none" w:sz="0" w:space="0" w:color="auto"/>
                <w:bottom w:val="none" w:sz="0" w:space="0" w:color="auto"/>
                <w:right w:val="none" w:sz="0" w:space="0" w:color="auto"/>
              </w:divBdr>
            </w:div>
            <w:div w:id="229461633">
              <w:marLeft w:val="480"/>
              <w:marRight w:val="0"/>
              <w:marTop w:val="0"/>
              <w:marBottom w:val="0"/>
              <w:divBdr>
                <w:top w:val="none" w:sz="0" w:space="0" w:color="auto"/>
                <w:left w:val="none" w:sz="0" w:space="0" w:color="auto"/>
                <w:bottom w:val="none" w:sz="0" w:space="0" w:color="auto"/>
                <w:right w:val="none" w:sz="0" w:space="0" w:color="auto"/>
              </w:divBdr>
            </w:div>
            <w:div w:id="229462005">
              <w:marLeft w:val="480"/>
              <w:marRight w:val="0"/>
              <w:marTop w:val="0"/>
              <w:marBottom w:val="0"/>
              <w:divBdr>
                <w:top w:val="none" w:sz="0" w:space="0" w:color="auto"/>
                <w:left w:val="none" w:sz="0" w:space="0" w:color="auto"/>
                <w:bottom w:val="none" w:sz="0" w:space="0" w:color="auto"/>
                <w:right w:val="none" w:sz="0" w:space="0" w:color="auto"/>
              </w:divBdr>
            </w:div>
            <w:div w:id="229463445">
              <w:marLeft w:val="480"/>
              <w:marRight w:val="0"/>
              <w:marTop w:val="0"/>
              <w:marBottom w:val="0"/>
              <w:divBdr>
                <w:top w:val="none" w:sz="0" w:space="0" w:color="auto"/>
                <w:left w:val="none" w:sz="0" w:space="0" w:color="auto"/>
                <w:bottom w:val="none" w:sz="0" w:space="0" w:color="auto"/>
                <w:right w:val="none" w:sz="0" w:space="0" w:color="auto"/>
              </w:divBdr>
            </w:div>
            <w:div w:id="229465101">
              <w:marLeft w:val="480"/>
              <w:marRight w:val="0"/>
              <w:marTop w:val="0"/>
              <w:marBottom w:val="0"/>
              <w:divBdr>
                <w:top w:val="none" w:sz="0" w:space="0" w:color="auto"/>
                <w:left w:val="none" w:sz="0" w:space="0" w:color="auto"/>
                <w:bottom w:val="none" w:sz="0" w:space="0" w:color="auto"/>
                <w:right w:val="none" w:sz="0" w:space="0" w:color="auto"/>
              </w:divBdr>
            </w:div>
            <w:div w:id="229509319">
              <w:marLeft w:val="480"/>
              <w:marRight w:val="0"/>
              <w:marTop w:val="0"/>
              <w:marBottom w:val="0"/>
              <w:divBdr>
                <w:top w:val="none" w:sz="0" w:space="0" w:color="auto"/>
                <w:left w:val="none" w:sz="0" w:space="0" w:color="auto"/>
                <w:bottom w:val="none" w:sz="0" w:space="0" w:color="auto"/>
                <w:right w:val="none" w:sz="0" w:space="0" w:color="auto"/>
              </w:divBdr>
            </w:div>
            <w:div w:id="229577846">
              <w:marLeft w:val="480"/>
              <w:marRight w:val="0"/>
              <w:marTop w:val="0"/>
              <w:marBottom w:val="0"/>
              <w:divBdr>
                <w:top w:val="none" w:sz="0" w:space="0" w:color="auto"/>
                <w:left w:val="none" w:sz="0" w:space="0" w:color="auto"/>
                <w:bottom w:val="none" w:sz="0" w:space="0" w:color="auto"/>
                <w:right w:val="none" w:sz="0" w:space="0" w:color="auto"/>
              </w:divBdr>
            </w:div>
            <w:div w:id="229585531">
              <w:marLeft w:val="480"/>
              <w:marRight w:val="0"/>
              <w:marTop w:val="0"/>
              <w:marBottom w:val="0"/>
              <w:divBdr>
                <w:top w:val="none" w:sz="0" w:space="0" w:color="auto"/>
                <w:left w:val="none" w:sz="0" w:space="0" w:color="auto"/>
                <w:bottom w:val="none" w:sz="0" w:space="0" w:color="auto"/>
                <w:right w:val="none" w:sz="0" w:space="0" w:color="auto"/>
              </w:divBdr>
            </w:div>
            <w:div w:id="229586614">
              <w:marLeft w:val="480"/>
              <w:marRight w:val="0"/>
              <w:marTop w:val="0"/>
              <w:marBottom w:val="0"/>
              <w:divBdr>
                <w:top w:val="none" w:sz="0" w:space="0" w:color="auto"/>
                <w:left w:val="none" w:sz="0" w:space="0" w:color="auto"/>
                <w:bottom w:val="none" w:sz="0" w:space="0" w:color="auto"/>
                <w:right w:val="none" w:sz="0" w:space="0" w:color="auto"/>
              </w:divBdr>
            </w:div>
            <w:div w:id="229730372">
              <w:marLeft w:val="480"/>
              <w:marRight w:val="0"/>
              <w:marTop w:val="0"/>
              <w:marBottom w:val="0"/>
              <w:divBdr>
                <w:top w:val="none" w:sz="0" w:space="0" w:color="auto"/>
                <w:left w:val="none" w:sz="0" w:space="0" w:color="auto"/>
                <w:bottom w:val="none" w:sz="0" w:space="0" w:color="auto"/>
                <w:right w:val="none" w:sz="0" w:space="0" w:color="auto"/>
              </w:divBdr>
            </w:div>
            <w:div w:id="229779266">
              <w:marLeft w:val="480"/>
              <w:marRight w:val="0"/>
              <w:marTop w:val="0"/>
              <w:marBottom w:val="0"/>
              <w:divBdr>
                <w:top w:val="none" w:sz="0" w:space="0" w:color="auto"/>
                <w:left w:val="none" w:sz="0" w:space="0" w:color="auto"/>
                <w:bottom w:val="none" w:sz="0" w:space="0" w:color="auto"/>
                <w:right w:val="none" w:sz="0" w:space="0" w:color="auto"/>
              </w:divBdr>
            </w:div>
            <w:div w:id="229852289">
              <w:marLeft w:val="480"/>
              <w:marRight w:val="0"/>
              <w:marTop w:val="0"/>
              <w:marBottom w:val="0"/>
              <w:divBdr>
                <w:top w:val="none" w:sz="0" w:space="0" w:color="auto"/>
                <w:left w:val="none" w:sz="0" w:space="0" w:color="auto"/>
                <w:bottom w:val="none" w:sz="0" w:space="0" w:color="auto"/>
                <w:right w:val="none" w:sz="0" w:space="0" w:color="auto"/>
              </w:divBdr>
            </w:div>
            <w:div w:id="229923360">
              <w:marLeft w:val="480"/>
              <w:marRight w:val="0"/>
              <w:marTop w:val="0"/>
              <w:marBottom w:val="0"/>
              <w:divBdr>
                <w:top w:val="none" w:sz="0" w:space="0" w:color="auto"/>
                <w:left w:val="none" w:sz="0" w:space="0" w:color="auto"/>
                <w:bottom w:val="none" w:sz="0" w:space="0" w:color="auto"/>
                <w:right w:val="none" w:sz="0" w:space="0" w:color="auto"/>
              </w:divBdr>
            </w:div>
            <w:div w:id="229972413">
              <w:marLeft w:val="480"/>
              <w:marRight w:val="0"/>
              <w:marTop w:val="0"/>
              <w:marBottom w:val="0"/>
              <w:divBdr>
                <w:top w:val="none" w:sz="0" w:space="0" w:color="auto"/>
                <w:left w:val="none" w:sz="0" w:space="0" w:color="auto"/>
                <w:bottom w:val="none" w:sz="0" w:space="0" w:color="auto"/>
                <w:right w:val="none" w:sz="0" w:space="0" w:color="auto"/>
              </w:divBdr>
            </w:div>
            <w:div w:id="230042368">
              <w:marLeft w:val="480"/>
              <w:marRight w:val="0"/>
              <w:marTop w:val="0"/>
              <w:marBottom w:val="0"/>
              <w:divBdr>
                <w:top w:val="none" w:sz="0" w:space="0" w:color="auto"/>
                <w:left w:val="none" w:sz="0" w:space="0" w:color="auto"/>
                <w:bottom w:val="none" w:sz="0" w:space="0" w:color="auto"/>
                <w:right w:val="none" w:sz="0" w:space="0" w:color="auto"/>
              </w:divBdr>
            </w:div>
            <w:div w:id="230116317">
              <w:marLeft w:val="480"/>
              <w:marRight w:val="0"/>
              <w:marTop w:val="0"/>
              <w:marBottom w:val="0"/>
              <w:divBdr>
                <w:top w:val="none" w:sz="0" w:space="0" w:color="auto"/>
                <w:left w:val="none" w:sz="0" w:space="0" w:color="auto"/>
                <w:bottom w:val="none" w:sz="0" w:space="0" w:color="auto"/>
                <w:right w:val="none" w:sz="0" w:space="0" w:color="auto"/>
              </w:divBdr>
            </w:div>
            <w:div w:id="230235368">
              <w:marLeft w:val="480"/>
              <w:marRight w:val="0"/>
              <w:marTop w:val="0"/>
              <w:marBottom w:val="0"/>
              <w:divBdr>
                <w:top w:val="none" w:sz="0" w:space="0" w:color="auto"/>
                <w:left w:val="none" w:sz="0" w:space="0" w:color="auto"/>
                <w:bottom w:val="none" w:sz="0" w:space="0" w:color="auto"/>
                <w:right w:val="none" w:sz="0" w:space="0" w:color="auto"/>
              </w:divBdr>
            </w:div>
            <w:div w:id="230316756">
              <w:marLeft w:val="480"/>
              <w:marRight w:val="0"/>
              <w:marTop w:val="0"/>
              <w:marBottom w:val="0"/>
              <w:divBdr>
                <w:top w:val="none" w:sz="0" w:space="0" w:color="auto"/>
                <w:left w:val="none" w:sz="0" w:space="0" w:color="auto"/>
                <w:bottom w:val="none" w:sz="0" w:space="0" w:color="auto"/>
                <w:right w:val="none" w:sz="0" w:space="0" w:color="auto"/>
              </w:divBdr>
            </w:div>
            <w:div w:id="230387114">
              <w:marLeft w:val="480"/>
              <w:marRight w:val="0"/>
              <w:marTop w:val="0"/>
              <w:marBottom w:val="0"/>
              <w:divBdr>
                <w:top w:val="none" w:sz="0" w:space="0" w:color="auto"/>
                <w:left w:val="none" w:sz="0" w:space="0" w:color="auto"/>
                <w:bottom w:val="none" w:sz="0" w:space="0" w:color="auto"/>
                <w:right w:val="none" w:sz="0" w:space="0" w:color="auto"/>
              </w:divBdr>
            </w:div>
            <w:div w:id="230430069">
              <w:marLeft w:val="480"/>
              <w:marRight w:val="0"/>
              <w:marTop w:val="0"/>
              <w:marBottom w:val="0"/>
              <w:divBdr>
                <w:top w:val="none" w:sz="0" w:space="0" w:color="auto"/>
                <w:left w:val="none" w:sz="0" w:space="0" w:color="auto"/>
                <w:bottom w:val="none" w:sz="0" w:space="0" w:color="auto"/>
                <w:right w:val="none" w:sz="0" w:space="0" w:color="auto"/>
              </w:divBdr>
            </w:div>
            <w:div w:id="230431271">
              <w:marLeft w:val="480"/>
              <w:marRight w:val="0"/>
              <w:marTop w:val="0"/>
              <w:marBottom w:val="0"/>
              <w:divBdr>
                <w:top w:val="none" w:sz="0" w:space="0" w:color="auto"/>
                <w:left w:val="none" w:sz="0" w:space="0" w:color="auto"/>
                <w:bottom w:val="none" w:sz="0" w:space="0" w:color="auto"/>
                <w:right w:val="none" w:sz="0" w:space="0" w:color="auto"/>
              </w:divBdr>
            </w:div>
            <w:div w:id="230433484">
              <w:marLeft w:val="480"/>
              <w:marRight w:val="0"/>
              <w:marTop w:val="0"/>
              <w:marBottom w:val="0"/>
              <w:divBdr>
                <w:top w:val="none" w:sz="0" w:space="0" w:color="auto"/>
                <w:left w:val="none" w:sz="0" w:space="0" w:color="auto"/>
                <w:bottom w:val="none" w:sz="0" w:space="0" w:color="auto"/>
                <w:right w:val="none" w:sz="0" w:space="0" w:color="auto"/>
              </w:divBdr>
            </w:div>
            <w:div w:id="230435037">
              <w:marLeft w:val="480"/>
              <w:marRight w:val="0"/>
              <w:marTop w:val="0"/>
              <w:marBottom w:val="0"/>
              <w:divBdr>
                <w:top w:val="none" w:sz="0" w:space="0" w:color="auto"/>
                <w:left w:val="none" w:sz="0" w:space="0" w:color="auto"/>
                <w:bottom w:val="none" w:sz="0" w:space="0" w:color="auto"/>
                <w:right w:val="none" w:sz="0" w:space="0" w:color="auto"/>
              </w:divBdr>
            </w:div>
            <w:div w:id="230506131">
              <w:marLeft w:val="480"/>
              <w:marRight w:val="0"/>
              <w:marTop w:val="0"/>
              <w:marBottom w:val="0"/>
              <w:divBdr>
                <w:top w:val="none" w:sz="0" w:space="0" w:color="auto"/>
                <w:left w:val="none" w:sz="0" w:space="0" w:color="auto"/>
                <w:bottom w:val="none" w:sz="0" w:space="0" w:color="auto"/>
                <w:right w:val="none" w:sz="0" w:space="0" w:color="auto"/>
              </w:divBdr>
            </w:div>
            <w:div w:id="230627913">
              <w:marLeft w:val="480"/>
              <w:marRight w:val="0"/>
              <w:marTop w:val="0"/>
              <w:marBottom w:val="0"/>
              <w:divBdr>
                <w:top w:val="none" w:sz="0" w:space="0" w:color="auto"/>
                <w:left w:val="none" w:sz="0" w:space="0" w:color="auto"/>
                <w:bottom w:val="none" w:sz="0" w:space="0" w:color="auto"/>
                <w:right w:val="none" w:sz="0" w:space="0" w:color="auto"/>
              </w:divBdr>
            </w:div>
            <w:div w:id="230820027">
              <w:marLeft w:val="480"/>
              <w:marRight w:val="0"/>
              <w:marTop w:val="0"/>
              <w:marBottom w:val="0"/>
              <w:divBdr>
                <w:top w:val="none" w:sz="0" w:space="0" w:color="auto"/>
                <w:left w:val="none" w:sz="0" w:space="0" w:color="auto"/>
                <w:bottom w:val="none" w:sz="0" w:space="0" w:color="auto"/>
                <w:right w:val="none" w:sz="0" w:space="0" w:color="auto"/>
              </w:divBdr>
            </w:div>
            <w:div w:id="230847167">
              <w:marLeft w:val="480"/>
              <w:marRight w:val="0"/>
              <w:marTop w:val="0"/>
              <w:marBottom w:val="0"/>
              <w:divBdr>
                <w:top w:val="none" w:sz="0" w:space="0" w:color="auto"/>
                <w:left w:val="none" w:sz="0" w:space="0" w:color="auto"/>
                <w:bottom w:val="none" w:sz="0" w:space="0" w:color="auto"/>
                <w:right w:val="none" w:sz="0" w:space="0" w:color="auto"/>
              </w:divBdr>
            </w:div>
            <w:div w:id="230891616">
              <w:marLeft w:val="480"/>
              <w:marRight w:val="0"/>
              <w:marTop w:val="0"/>
              <w:marBottom w:val="0"/>
              <w:divBdr>
                <w:top w:val="none" w:sz="0" w:space="0" w:color="auto"/>
                <w:left w:val="none" w:sz="0" w:space="0" w:color="auto"/>
                <w:bottom w:val="none" w:sz="0" w:space="0" w:color="auto"/>
                <w:right w:val="none" w:sz="0" w:space="0" w:color="auto"/>
              </w:divBdr>
            </w:div>
            <w:div w:id="231039795">
              <w:marLeft w:val="480"/>
              <w:marRight w:val="0"/>
              <w:marTop w:val="0"/>
              <w:marBottom w:val="0"/>
              <w:divBdr>
                <w:top w:val="none" w:sz="0" w:space="0" w:color="auto"/>
                <w:left w:val="none" w:sz="0" w:space="0" w:color="auto"/>
                <w:bottom w:val="none" w:sz="0" w:space="0" w:color="auto"/>
                <w:right w:val="none" w:sz="0" w:space="0" w:color="auto"/>
              </w:divBdr>
            </w:div>
            <w:div w:id="231039992">
              <w:marLeft w:val="480"/>
              <w:marRight w:val="0"/>
              <w:marTop w:val="0"/>
              <w:marBottom w:val="0"/>
              <w:divBdr>
                <w:top w:val="none" w:sz="0" w:space="0" w:color="auto"/>
                <w:left w:val="none" w:sz="0" w:space="0" w:color="auto"/>
                <w:bottom w:val="none" w:sz="0" w:space="0" w:color="auto"/>
                <w:right w:val="none" w:sz="0" w:space="0" w:color="auto"/>
              </w:divBdr>
            </w:div>
            <w:div w:id="231045801">
              <w:marLeft w:val="480"/>
              <w:marRight w:val="0"/>
              <w:marTop w:val="0"/>
              <w:marBottom w:val="0"/>
              <w:divBdr>
                <w:top w:val="none" w:sz="0" w:space="0" w:color="auto"/>
                <w:left w:val="none" w:sz="0" w:space="0" w:color="auto"/>
                <w:bottom w:val="none" w:sz="0" w:space="0" w:color="auto"/>
                <w:right w:val="none" w:sz="0" w:space="0" w:color="auto"/>
              </w:divBdr>
            </w:div>
            <w:div w:id="231277230">
              <w:marLeft w:val="480"/>
              <w:marRight w:val="0"/>
              <w:marTop w:val="0"/>
              <w:marBottom w:val="0"/>
              <w:divBdr>
                <w:top w:val="none" w:sz="0" w:space="0" w:color="auto"/>
                <w:left w:val="none" w:sz="0" w:space="0" w:color="auto"/>
                <w:bottom w:val="none" w:sz="0" w:space="0" w:color="auto"/>
                <w:right w:val="none" w:sz="0" w:space="0" w:color="auto"/>
              </w:divBdr>
            </w:div>
            <w:div w:id="231307308">
              <w:marLeft w:val="480"/>
              <w:marRight w:val="0"/>
              <w:marTop w:val="0"/>
              <w:marBottom w:val="0"/>
              <w:divBdr>
                <w:top w:val="none" w:sz="0" w:space="0" w:color="auto"/>
                <w:left w:val="none" w:sz="0" w:space="0" w:color="auto"/>
                <w:bottom w:val="none" w:sz="0" w:space="0" w:color="auto"/>
                <w:right w:val="none" w:sz="0" w:space="0" w:color="auto"/>
              </w:divBdr>
            </w:div>
            <w:div w:id="231505912">
              <w:marLeft w:val="480"/>
              <w:marRight w:val="0"/>
              <w:marTop w:val="0"/>
              <w:marBottom w:val="0"/>
              <w:divBdr>
                <w:top w:val="none" w:sz="0" w:space="0" w:color="auto"/>
                <w:left w:val="none" w:sz="0" w:space="0" w:color="auto"/>
                <w:bottom w:val="none" w:sz="0" w:space="0" w:color="auto"/>
                <w:right w:val="none" w:sz="0" w:space="0" w:color="auto"/>
              </w:divBdr>
            </w:div>
            <w:div w:id="231546248">
              <w:marLeft w:val="480"/>
              <w:marRight w:val="0"/>
              <w:marTop w:val="0"/>
              <w:marBottom w:val="0"/>
              <w:divBdr>
                <w:top w:val="none" w:sz="0" w:space="0" w:color="auto"/>
                <w:left w:val="none" w:sz="0" w:space="0" w:color="auto"/>
                <w:bottom w:val="none" w:sz="0" w:space="0" w:color="auto"/>
                <w:right w:val="none" w:sz="0" w:space="0" w:color="auto"/>
              </w:divBdr>
            </w:div>
            <w:div w:id="231548089">
              <w:marLeft w:val="480"/>
              <w:marRight w:val="0"/>
              <w:marTop w:val="0"/>
              <w:marBottom w:val="0"/>
              <w:divBdr>
                <w:top w:val="none" w:sz="0" w:space="0" w:color="auto"/>
                <w:left w:val="none" w:sz="0" w:space="0" w:color="auto"/>
                <w:bottom w:val="none" w:sz="0" w:space="0" w:color="auto"/>
                <w:right w:val="none" w:sz="0" w:space="0" w:color="auto"/>
              </w:divBdr>
            </w:div>
            <w:div w:id="231618484">
              <w:marLeft w:val="480"/>
              <w:marRight w:val="0"/>
              <w:marTop w:val="0"/>
              <w:marBottom w:val="0"/>
              <w:divBdr>
                <w:top w:val="none" w:sz="0" w:space="0" w:color="auto"/>
                <w:left w:val="none" w:sz="0" w:space="0" w:color="auto"/>
                <w:bottom w:val="none" w:sz="0" w:space="0" w:color="auto"/>
                <w:right w:val="none" w:sz="0" w:space="0" w:color="auto"/>
              </w:divBdr>
            </w:div>
            <w:div w:id="231696027">
              <w:marLeft w:val="480"/>
              <w:marRight w:val="0"/>
              <w:marTop w:val="0"/>
              <w:marBottom w:val="0"/>
              <w:divBdr>
                <w:top w:val="none" w:sz="0" w:space="0" w:color="auto"/>
                <w:left w:val="none" w:sz="0" w:space="0" w:color="auto"/>
                <w:bottom w:val="none" w:sz="0" w:space="0" w:color="auto"/>
                <w:right w:val="none" w:sz="0" w:space="0" w:color="auto"/>
              </w:divBdr>
            </w:div>
            <w:div w:id="231698443">
              <w:marLeft w:val="480"/>
              <w:marRight w:val="0"/>
              <w:marTop w:val="0"/>
              <w:marBottom w:val="0"/>
              <w:divBdr>
                <w:top w:val="none" w:sz="0" w:space="0" w:color="auto"/>
                <w:left w:val="none" w:sz="0" w:space="0" w:color="auto"/>
                <w:bottom w:val="none" w:sz="0" w:space="0" w:color="auto"/>
                <w:right w:val="none" w:sz="0" w:space="0" w:color="auto"/>
              </w:divBdr>
            </w:div>
            <w:div w:id="231739113">
              <w:marLeft w:val="480"/>
              <w:marRight w:val="0"/>
              <w:marTop w:val="0"/>
              <w:marBottom w:val="0"/>
              <w:divBdr>
                <w:top w:val="none" w:sz="0" w:space="0" w:color="auto"/>
                <w:left w:val="none" w:sz="0" w:space="0" w:color="auto"/>
                <w:bottom w:val="none" w:sz="0" w:space="0" w:color="auto"/>
                <w:right w:val="none" w:sz="0" w:space="0" w:color="auto"/>
              </w:divBdr>
            </w:div>
            <w:div w:id="232156497">
              <w:marLeft w:val="480"/>
              <w:marRight w:val="0"/>
              <w:marTop w:val="0"/>
              <w:marBottom w:val="0"/>
              <w:divBdr>
                <w:top w:val="none" w:sz="0" w:space="0" w:color="auto"/>
                <w:left w:val="none" w:sz="0" w:space="0" w:color="auto"/>
                <w:bottom w:val="none" w:sz="0" w:space="0" w:color="auto"/>
                <w:right w:val="none" w:sz="0" w:space="0" w:color="auto"/>
              </w:divBdr>
            </w:div>
            <w:div w:id="232200435">
              <w:marLeft w:val="480"/>
              <w:marRight w:val="0"/>
              <w:marTop w:val="0"/>
              <w:marBottom w:val="0"/>
              <w:divBdr>
                <w:top w:val="none" w:sz="0" w:space="0" w:color="auto"/>
                <w:left w:val="none" w:sz="0" w:space="0" w:color="auto"/>
                <w:bottom w:val="none" w:sz="0" w:space="0" w:color="auto"/>
                <w:right w:val="none" w:sz="0" w:space="0" w:color="auto"/>
              </w:divBdr>
            </w:div>
            <w:div w:id="232200745">
              <w:marLeft w:val="480"/>
              <w:marRight w:val="0"/>
              <w:marTop w:val="0"/>
              <w:marBottom w:val="0"/>
              <w:divBdr>
                <w:top w:val="none" w:sz="0" w:space="0" w:color="auto"/>
                <w:left w:val="none" w:sz="0" w:space="0" w:color="auto"/>
                <w:bottom w:val="none" w:sz="0" w:space="0" w:color="auto"/>
                <w:right w:val="none" w:sz="0" w:space="0" w:color="auto"/>
              </w:divBdr>
            </w:div>
            <w:div w:id="232350748">
              <w:marLeft w:val="480"/>
              <w:marRight w:val="0"/>
              <w:marTop w:val="0"/>
              <w:marBottom w:val="0"/>
              <w:divBdr>
                <w:top w:val="none" w:sz="0" w:space="0" w:color="auto"/>
                <w:left w:val="none" w:sz="0" w:space="0" w:color="auto"/>
                <w:bottom w:val="none" w:sz="0" w:space="0" w:color="auto"/>
                <w:right w:val="none" w:sz="0" w:space="0" w:color="auto"/>
              </w:divBdr>
            </w:div>
            <w:div w:id="232355365">
              <w:marLeft w:val="480"/>
              <w:marRight w:val="0"/>
              <w:marTop w:val="0"/>
              <w:marBottom w:val="0"/>
              <w:divBdr>
                <w:top w:val="none" w:sz="0" w:space="0" w:color="auto"/>
                <w:left w:val="none" w:sz="0" w:space="0" w:color="auto"/>
                <w:bottom w:val="none" w:sz="0" w:space="0" w:color="auto"/>
                <w:right w:val="none" w:sz="0" w:space="0" w:color="auto"/>
              </w:divBdr>
            </w:div>
            <w:div w:id="232357339">
              <w:marLeft w:val="480"/>
              <w:marRight w:val="0"/>
              <w:marTop w:val="0"/>
              <w:marBottom w:val="0"/>
              <w:divBdr>
                <w:top w:val="none" w:sz="0" w:space="0" w:color="auto"/>
                <w:left w:val="none" w:sz="0" w:space="0" w:color="auto"/>
                <w:bottom w:val="none" w:sz="0" w:space="0" w:color="auto"/>
                <w:right w:val="none" w:sz="0" w:space="0" w:color="auto"/>
              </w:divBdr>
            </w:div>
            <w:div w:id="232394431">
              <w:marLeft w:val="480"/>
              <w:marRight w:val="0"/>
              <w:marTop w:val="0"/>
              <w:marBottom w:val="0"/>
              <w:divBdr>
                <w:top w:val="none" w:sz="0" w:space="0" w:color="auto"/>
                <w:left w:val="none" w:sz="0" w:space="0" w:color="auto"/>
                <w:bottom w:val="none" w:sz="0" w:space="0" w:color="auto"/>
                <w:right w:val="none" w:sz="0" w:space="0" w:color="auto"/>
              </w:divBdr>
            </w:div>
            <w:div w:id="232476633">
              <w:marLeft w:val="480"/>
              <w:marRight w:val="0"/>
              <w:marTop w:val="0"/>
              <w:marBottom w:val="0"/>
              <w:divBdr>
                <w:top w:val="none" w:sz="0" w:space="0" w:color="auto"/>
                <w:left w:val="none" w:sz="0" w:space="0" w:color="auto"/>
                <w:bottom w:val="none" w:sz="0" w:space="0" w:color="auto"/>
                <w:right w:val="none" w:sz="0" w:space="0" w:color="auto"/>
              </w:divBdr>
            </w:div>
            <w:div w:id="232587297">
              <w:marLeft w:val="480"/>
              <w:marRight w:val="0"/>
              <w:marTop w:val="0"/>
              <w:marBottom w:val="0"/>
              <w:divBdr>
                <w:top w:val="none" w:sz="0" w:space="0" w:color="auto"/>
                <w:left w:val="none" w:sz="0" w:space="0" w:color="auto"/>
                <w:bottom w:val="none" w:sz="0" w:space="0" w:color="auto"/>
                <w:right w:val="none" w:sz="0" w:space="0" w:color="auto"/>
              </w:divBdr>
            </w:div>
            <w:div w:id="232662578">
              <w:marLeft w:val="480"/>
              <w:marRight w:val="0"/>
              <w:marTop w:val="0"/>
              <w:marBottom w:val="0"/>
              <w:divBdr>
                <w:top w:val="none" w:sz="0" w:space="0" w:color="auto"/>
                <w:left w:val="none" w:sz="0" w:space="0" w:color="auto"/>
                <w:bottom w:val="none" w:sz="0" w:space="0" w:color="auto"/>
                <w:right w:val="none" w:sz="0" w:space="0" w:color="auto"/>
              </w:divBdr>
            </w:div>
            <w:div w:id="232743759">
              <w:marLeft w:val="480"/>
              <w:marRight w:val="0"/>
              <w:marTop w:val="0"/>
              <w:marBottom w:val="0"/>
              <w:divBdr>
                <w:top w:val="none" w:sz="0" w:space="0" w:color="auto"/>
                <w:left w:val="none" w:sz="0" w:space="0" w:color="auto"/>
                <w:bottom w:val="none" w:sz="0" w:space="0" w:color="auto"/>
                <w:right w:val="none" w:sz="0" w:space="0" w:color="auto"/>
              </w:divBdr>
            </w:div>
            <w:div w:id="232787832">
              <w:marLeft w:val="480"/>
              <w:marRight w:val="0"/>
              <w:marTop w:val="0"/>
              <w:marBottom w:val="0"/>
              <w:divBdr>
                <w:top w:val="none" w:sz="0" w:space="0" w:color="auto"/>
                <w:left w:val="none" w:sz="0" w:space="0" w:color="auto"/>
                <w:bottom w:val="none" w:sz="0" w:space="0" w:color="auto"/>
                <w:right w:val="none" w:sz="0" w:space="0" w:color="auto"/>
              </w:divBdr>
            </w:div>
            <w:div w:id="232811180">
              <w:marLeft w:val="480"/>
              <w:marRight w:val="0"/>
              <w:marTop w:val="0"/>
              <w:marBottom w:val="0"/>
              <w:divBdr>
                <w:top w:val="none" w:sz="0" w:space="0" w:color="auto"/>
                <w:left w:val="none" w:sz="0" w:space="0" w:color="auto"/>
                <w:bottom w:val="none" w:sz="0" w:space="0" w:color="auto"/>
                <w:right w:val="none" w:sz="0" w:space="0" w:color="auto"/>
              </w:divBdr>
            </w:div>
            <w:div w:id="232930191">
              <w:marLeft w:val="480"/>
              <w:marRight w:val="0"/>
              <w:marTop w:val="0"/>
              <w:marBottom w:val="0"/>
              <w:divBdr>
                <w:top w:val="none" w:sz="0" w:space="0" w:color="auto"/>
                <w:left w:val="none" w:sz="0" w:space="0" w:color="auto"/>
                <w:bottom w:val="none" w:sz="0" w:space="0" w:color="auto"/>
                <w:right w:val="none" w:sz="0" w:space="0" w:color="auto"/>
              </w:divBdr>
            </w:div>
            <w:div w:id="232935347">
              <w:marLeft w:val="480"/>
              <w:marRight w:val="0"/>
              <w:marTop w:val="0"/>
              <w:marBottom w:val="0"/>
              <w:divBdr>
                <w:top w:val="none" w:sz="0" w:space="0" w:color="auto"/>
                <w:left w:val="none" w:sz="0" w:space="0" w:color="auto"/>
                <w:bottom w:val="none" w:sz="0" w:space="0" w:color="auto"/>
                <w:right w:val="none" w:sz="0" w:space="0" w:color="auto"/>
              </w:divBdr>
            </w:div>
            <w:div w:id="233012612">
              <w:marLeft w:val="480"/>
              <w:marRight w:val="0"/>
              <w:marTop w:val="0"/>
              <w:marBottom w:val="0"/>
              <w:divBdr>
                <w:top w:val="none" w:sz="0" w:space="0" w:color="auto"/>
                <w:left w:val="none" w:sz="0" w:space="0" w:color="auto"/>
                <w:bottom w:val="none" w:sz="0" w:space="0" w:color="auto"/>
                <w:right w:val="none" w:sz="0" w:space="0" w:color="auto"/>
              </w:divBdr>
            </w:div>
            <w:div w:id="233123235">
              <w:marLeft w:val="480"/>
              <w:marRight w:val="0"/>
              <w:marTop w:val="0"/>
              <w:marBottom w:val="0"/>
              <w:divBdr>
                <w:top w:val="none" w:sz="0" w:space="0" w:color="auto"/>
                <w:left w:val="none" w:sz="0" w:space="0" w:color="auto"/>
                <w:bottom w:val="none" w:sz="0" w:space="0" w:color="auto"/>
                <w:right w:val="none" w:sz="0" w:space="0" w:color="auto"/>
              </w:divBdr>
            </w:div>
            <w:div w:id="233395638">
              <w:marLeft w:val="480"/>
              <w:marRight w:val="0"/>
              <w:marTop w:val="0"/>
              <w:marBottom w:val="0"/>
              <w:divBdr>
                <w:top w:val="none" w:sz="0" w:space="0" w:color="auto"/>
                <w:left w:val="none" w:sz="0" w:space="0" w:color="auto"/>
                <w:bottom w:val="none" w:sz="0" w:space="0" w:color="auto"/>
                <w:right w:val="none" w:sz="0" w:space="0" w:color="auto"/>
              </w:divBdr>
            </w:div>
            <w:div w:id="233399150">
              <w:marLeft w:val="480"/>
              <w:marRight w:val="0"/>
              <w:marTop w:val="0"/>
              <w:marBottom w:val="0"/>
              <w:divBdr>
                <w:top w:val="none" w:sz="0" w:space="0" w:color="auto"/>
                <w:left w:val="none" w:sz="0" w:space="0" w:color="auto"/>
                <w:bottom w:val="none" w:sz="0" w:space="0" w:color="auto"/>
                <w:right w:val="none" w:sz="0" w:space="0" w:color="auto"/>
              </w:divBdr>
            </w:div>
            <w:div w:id="233466731">
              <w:marLeft w:val="480"/>
              <w:marRight w:val="0"/>
              <w:marTop w:val="0"/>
              <w:marBottom w:val="0"/>
              <w:divBdr>
                <w:top w:val="none" w:sz="0" w:space="0" w:color="auto"/>
                <w:left w:val="none" w:sz="0" w:space="0" w:color="auto"/>
                <w:bottom w:val="none" w:sz="0" w:space="0" w:color="auto"/>
                <w:right w:val="none" w:sz="0" w:space="0" w:color="auto"/>
              </w:divBdr>
            </w:div>
            <w:div w:id="233666034">
              <w:marLeft w:val="480"/>
              <w:marRight w:val="0"/>
              <w:marTop w:val="0"/>
              <w:marBottom w:val="0"/>
              <w:divBdr>
                <w:top w:val="none" w:sz="0" w:space="0" w:color="auto"/>
                <w:left w:val="none" w:sz="0" w:space="0" w:color="auto"/>
                <w:bottom w:val="none" w:sz="0" w:space="0" w:color="auto"/>
                <w:right w:val="none" w:sz="0" w:space="0" w:color="auto"/>
              </w:divBdr>
            </w:div>
            <w:div w:id="233702252">
              <w:marLeft w:val="480"/>
              <w:marRight w:val="0"/>
              <w:marTop w:val="0"/>
              <w:marBottom w:val="0"/>
              <w:divBdr>
                <w:top w:val="none" w:sz="0" w:space="0" w:color="auto"/>
                <w:left w:val="none" w:sz="0" w:space="0" w:color="auto"/>
                <w:bottom w:val="none" w:sz="0" w:space="0" w:color="auto"/>
                <w:right w:val="none" w:sz="0" w:space="0" w:color="auto"/>
              </w:divBdr>
            </w:div>
            <w:div w:id="233786996">
              <w:marLeft w:val="480"/>
              <w:marRight w:val="0"/>
              <w:marTop w:val="0"/>
              <w:marBottom w:val="0"/>
              <w:divBdr>
                <w:top w:val="none" w:sz="0" w:space="0" w:color="auto"/>
                <w:left w:val="none" w:sz="0" w:space="0" w:color="auto"/>
                <w:bottom w:val="none" w:sz="0" w:space="0" w:color="auto"/>
                <w:right w:val="none" w:sz="0" w:space="0" w:color="auto"/>
              </w:divBdr>
            </w:div>
            <w:div w:id="233854940">
              <w:marLeft w:val="480"/>
              <w:marRight w:val="0"/>
              <w:marTop w:val="0"/>
              <w:marBottom w:val="0"/>
              <w:divBdr>
                <w:top w:val="none" w:sz="0" w:space="0" w:color="auto"/>
                <w:left w:val="none" w:sz="0" w:space="0" w:color="auto"/>
                <w:bottom w:val="none" w:sz="0" w:space="0" w:color="auto"/>
                <w:right w:val="none" w:sz="0" w:space="0" w:color="auto"/>
              </w:divBdr>
            </w:div>
            <w:div w:id="233901455">
              <w:marLeft w:val="480"/>
              <w:marRight w:val="0"/>
              <w:marTop w:val="0"/>
              <w:marBottom w:val="0"/>
              <w:divBdr>
                <w:top w:val="none" w:sz="0" w:space="0" w:color="auto"/>
                <w:left w:val="none" w:sz="0" w:space="0" w:color="auto"/>
                <w:bottom w:val="none" w:sz="0" w:space="0" w:color="auto"/>
                <w:right w:val="none" w:sz="0" w:space="0" w:color="auto"/>
              </w:divBdr>
            </w:div>
            <w:div w:id="234051008">
              <w:marLeft w:val="480"/>
              <w:marRight w:val="0"/>
              <w:marTop w:val="0"/>
              <w:marBottom w:val="0"/>
              <w:divBdr>
                <w:top w:val="none" w:sz="0" w:space="0" w:color="auto"/>
                <w:left w:val="none" w:sz="0" w:space="0" w:color="auto"/>
                <w:bottom w:val="none" w:sz="0" w:space="0" w:color="auto"/>
                <w:right w:val="none" w:sz="0" w:space="0" w:color="auto"/>
              </w:divBdr>
            </w:div>
            <w:div w:id="234095890">
              <w:marLeft w:val="480"/>
              <w:marRight w:val="0"/>
              <w:marTop w:val="0"/>
              <w:marBottom w:val="0"/>
              <w:divBdr>
                <w:top w:val="none" w:sz="0" w:space="0" w:color="auto"/>
                <w:left w:val="none" w:sz="0" w:space="0" w:color="auto"/>
                <w:bottom w:val="none" w:sz="0" w:space="0" w:color="auto"/>
                <w:right w:val="none" w:sz="0" w:space="0" w:color="auto"/>
              </w:divBdr>
            </w:div>
            <w:div w:id="234095966">
              <w:marLeft w:val="480"/>
              <w:marRight w:val="0"/>
              <w:marTop w:val="0"/>
              <w:marBottom w:val="0"/>
              <w:divBdr>
                <w:top w:val="none" w:sz="0" w:space="0" w:color="auto"/>
                <w:left w:val="none" w:sz="0" w:space="0" w:color="auto"/>
                <w:bottom w:val="none" w:sz="0" w:space="0" w:color="auto"/>
                <w:right w:val="none" w:sz="0" w:space="0" w:color="auto"/>
              </w:divBdr>
            </w:div>
            <w:div w:id="234097376">
              <w:marLeft w:val="480"/>
              <w:marRight w:val="0"/>
              <w:marTop w:val="0"/>
              <w:marBottom w:val="0"/>
              <w:divBdr>
                <w:top w:val="none" w:sz="0" w:space="0" w:color="auto"/>
                <w:left w:val="none" w:sz="0" w:space="0" w:color="auto"/>
                <w:bottom w:val="none" w:sz="0" w:space="0" w:color="auto"/>
                <w:right w:val="none" w:sz="0" w:space="0" w:color="auto"/>
              </w:divBdr>
            </w:div>
            <w:div w:id="234121444">
              <w:marLeft w:val="480"/>
              <w:marRight w:val="0"/>
              <w:marTop w:val="0"/>
              <w:marBottom w:val="0"/>
              <w:divBdr>
                <w:top w:val="none" w:sz="0" w:space="0" w:color="auto"/>
                <w:left w:val="none" w:sz="0" w:space="0" w:color="auto"/>
                <w:bottom w:val="none" w:sz="0" w:space="0" w:color="auto"/>
                <w:right w:val="none" w:sz="0" w:space="0" w:color="auto"/>
              </w:divBdr>
            </w:div>
            <w:div w:id="234166584">
              <w:marLeft w:val="480"/>
              <w:marRight w:val="0"/>
              <w:marTop w:val="0"/>
              <w:marBottom w:val="0"/>
              <w:divBdr>
                <w:top w:val="none" w:sz="0" w:space="0" w:color="auto"/>
                <w:left w:val="none" w:sz="0" w:space="0" w:color="auto"/>
                <w:bottom w:val="none" w:sz="0" w:space="0" w:color="auto"/>
                <w:right w:val="none" w:sz="0" w:space="0" w:color="auto"/>
              </w:divBdr>
            </w:div>
            <w:div w:id="234169556">
              <w:marLeft w:val="480"/>
              <w:marRight w:val="0"/>
              <w:marTop w:val="0"/>
              <w:marBottom w:val="0"/>
              <w:divBdr>
                <w:top w:val="none" w:sz="0" w:space="0" w:color="auto"/>
                <w:left w:val="none" w:sz="0" w:space="0" w:color="auto"/>
                <w:bottom w:val="none" w:sz="0" w:space="0" w:color="auto"/>
                <w:right w:val="none" w:sz="0" w:space="0" w:color="auto"/>
              </w:divBdr>
            </w:div>
            <w:div w:id="234316803">
              <w:marLeft w:val="480"/>
              <w:marRight w:val="0"/>
              <w:marTop w:val="0"/>
              <w:marBottom w:val="0"/>
              <w:divBdr>
                <w:top w:val="none" w:sz="0" w:space="0" w:color="auto"/>
                <w:left w:val="none" w:sz="0" w:space="0" w:color="auto"/>
                <w:bottom w:val="none" w:sz="0" w:space="0" w:color="auto"/>
                <w:right w:val="none" w:sz="0" w:space="0" w:color="auto"/>
              </w:divBdr>
            </w:div>
            <w:div w:id="234511135">
              <w:marLeft w:val="480"/>
              <w:marRight w:val="0"/>
              <w:marTop w:val="0"/>
              <w:marBottom w:val="0"/>
              <w:divBdr>
                <w:top w:val="none" w:sz="0" w:space="0" w:color="auto"/>
                <w:left w:val="none" w:sz="0" w:space="0" w:color="auto"/>
                <w:bottom w:val="none" w:sz="0" w:space="0" w:color="auto"/>
                <w:right w:val="none" w:sz="0" w:space="0" w:color="auto"/>
              </w:divBdr>
            </w:div>
            <w:div w:id="234557089">
              <w:marLeft w:val="480"/>
              <w:marRight w:val="0"/>
              <w:marTop w:val="0"/>
              <w:marBottom w:val="0"/>
              <w:divBdr>
                <w:top w:val="none" w:sz="0" w:space="0" w:color="auto"/>
                <w:left w:val="none" w:sz="0" w:space="0" w:color="auto"/>
                <w:bottom w:val="none" w:sz="0" w:space="0" w:color="auto"/>
                <w:right w:val="none" w:sz="0" w:space="0" w:color="auto"/>
              </w:divBdr>
            </w:div>
            <w:div w:id="234559323">
              <w:marLeft w:val="480"/>
              <w:marRight w:val="0"/>
              <w:marTop w:val="0"/>
              <w:marBottom w:val="0"/>
              <w:divBdr>
                <w:top w:val="none" w:sz="0" w:space="0" w:color="auto"/>
                <w:left w:val="none" w:sz="0" w:space="0" w:color="auto"/>
                <w:bottom w:val="none" w:sz="0" w:space="0" w:color="auto"/>
                <w:right w:val="none" w:sz="0" w:space="0" w:color="auto"/>
              </w:divBdr>
            </w:div>
            <w:div w:id="234585381">
              <w:marLeft w:val="480"/>
              <w:marRight w:val="0"/>
              <w:marTop w:val="0"/>
              <w:marBottom w:val="0"/>
              <w:divBdr>
                <w:top w:val="none" w:sz="0" w:space="0" w:color="auto"/>
                <w:left w:val="none" w:sz="0" w:space="0" w:color="auto"/>
                <w:bottom w:val="none" w:sz="0" w:space="0" w:color="auto"/>
                <w:right w:val="none" w:sz="0" w:space="0" w:color="auto"/>
              </w:divBdr>
            </w:div>
            <w:div w:id="234751189">
              <w:marLeft w:val="480"/>
              <w:marRight w:val="0"/>
              <w:marTop w:val="0"/>
              <w:marBottom w:val="0"/>
              <w:divBdr>
                <w:top w:val="none" w:sz="0" w:space="0" w:color="auto"/>
                <w:left w:val="none" w:sz="0" w:space="0" w:color="auto"/>
                <w:bottom w:val="none" w:sz="0" w:space="0" w:color="auto"/>
                <w:right w:val="none" w:sz="0" w:space="0" w:color="auto"/>
              </w:divBdr>
            </w:div>
            <w:div w:id="234751631">
              <w:marLeft w:val="480"/>
              <w:marRight w:val="0"/>
              <w:marTop w:val="0"/>
              <w:marBottom w:val="0"/>
              <w:divBdr>
                <w:top w:val="none" w:sz="0" w:space="0" w:color="auto"/>
                <w:left w:val="none" w:sz="0" w:space="0" w:color="auto"/>
                <w:bottom w:val="none" w:sz="0" w:space="0" w:color="auto"/>
                <w:right w:val="none" w:sz="0" w:space="0" w:color="auto"/>
              </w:divBdr>
            </w:div>
            <w:div w:id="234828522">
              <w:marLeft w:val="480"/>
              <w:marRight w:val="0"/>
              <w:marTop w:val="0"/>
              <w:marBottom w:val="0"/>
              <w:divBdr>
                <w:top w:val="none" w:sz="0" w:space="0" w:color="auto"/>
                <w:left w:val="none" w:sz="0" w:space="0" w:color="auto"/>
                <w:bottom w:val="none" w:sz="0" w:space="0" w:color="auto"/>
                <w:right w:val="none" w:sz="0" w:space="0" w:color="auto"/>
              </w:divBdr>
            </w:div>
            <w:div w:id="234900874">
              <w:marLeft w:val="480"/>
              <w:marRight w:val="0"/>
              <w:marTop w:val="0"/>
              <w:marBottom w:val="0"/>
              <w:divBdr>
                <w:top w:val="none" w:sz="0" w:space="0" w:color="auto"/>
                <w:left w:val="none" w:sz="0" w:space="0" w:color="auto"/>
                <w:bottom w:val="none" w:sz="0" w:space="0" w:color="auto"/>
                <w:right w:val="none" w:sz="0" w:space="0" w:color="auto"/>
              </w:divBdr>
            </w:div>
            <w:div w:id="234902729">
              <w:marLeft w:val="480"/>
              <w:marRight w:val="0"/>
              <w:marTop w:val="0"/>
              <w:marBottom w:val="0"/>
              <w:divBdr>
                <w:top w:val="none" w:sz="0" w:space="0" w:color="auto"/>
                <w:left w:val="none" w:sz="0" w:space="0" w:color="auto"/>
                <w:bottom w:val="none" w:sz="0" w:space="0" w:color="auto"/>
                <w:right w:val="none" w:sz="0" w:space="0" w:color="auto"/>
              </w:divBdr>
            </w:div>
            <w:div w:id="234946886">
              <w:marLeft w:val="480"/>
              <w:marRight w:val="0"/>
              <w:marTop w:val="0"/>
              <w:marBottom w:val="0"/>
              <w:divBdr>
                <w:top w:val="none" w:sz="0" w:space="0" w:color="auto"/>
                <w:left w:val="none" w:sz="0" w:space="0" w:color="auto"/>
                <w:bottom w:val="none" w:sz="0" w:space="0" w:color="auto"/>
                <w:right w:val="none" w:sz="0" w:space="0" w:color="auto"/>
              </w:divBdr>
            </w:div>
            <w:div w:id="234979266">
              <w:marLeft w:val="480"/>
              <w:marRight w:val="0"/>
              <w:marTop w:val="0"/>
              <w:marBottom w:val="0"/>
              <w:divBdr>
                <w:top w:val="none" w:sz="0" w:space="0" w:color="auto"/>
                <w:left w:val="none" w:sz="0" w:space="0" w:color="auto"/>
                <w:bottom w:val="none" w:sz="0" w:space="0" w:color="auto"/>
                <w:right w:val="none" w:sz="0" w:space="0" w:color="auto"/>
              </w:divBdr>
            </w:div>
            <w:div w:id="235013686">
              <w:marLeft w:val="480"/>
              <w:marRight w:val="0"/>
              <w:marTop w:val="0"/>
              <w:marBottom w:val="0"/>
              <w:divBdr>
                <w:top w:val="none" w:sz="0" w:space="0" w:color="auto"/>
                <w:left w:val="none" w:sz="0" w:space="0" w:color="auto"/>
                <w:bottom w:val="none" w:sz="0" w:space="0" w:color="auto"/>
                <w:right w:val="none" w:sz="0" w:space="0" w:color="auto"/>
              </w:divBdr>
            </w:div>
            <w:div w:id="235016388">
              <w:marLeft w:val="480"/>
              <w:marRight w:val="0"/>
              <w:marTop w:val="0"/>
              <w:marBottom w:val="0"/>
              <w:divBdr>
                <w:top w:val="none" w:sz="0" w:space="0" w:color="auto"/>
                <w:left w:val="none" w:sz="0" w:space="0" w:color="auto"/>
                <w:bottom w:val="none" w:sz="0" w:space="0" w:color="auto"/>
                <w:right w:val="none" w:sz="0" w:space="0" w:color="auto"/>
              </w:divBdr>
            </w:div>
            <w:div w:id="235019358">
              <w:marLeft w:val="480"/>
              <w:marRight w:val="0"/>
              <w:marTop w:val="0"/>
              <w:marBottom w:val="0"/>
              <w:divBdr>
                <w:top w:val="none" w:sz="0" w:space="0" w:color="auto"/>
                <w:left w:val="none" w:sz="0" w:space="0" w:color="auto"/>
                <w:bottom w:val="none" w:sz="0" w:space="0" w:color="auto"/>
                <w:right w:val="none" w:sz="0" w:space="0" w:color="auto"/>
              </w:divBdr>
            </w:div>
            <w:div w:id="235019961">
              <w:marLeft w:val="480"/>
              <w:marRight w:val="0"/>
              <w:marTop w:val="0"/>
              <w:marBottom w:val="0"/>
              <w:divBdr>
                <w:top w:val="none" w:sz="0" w:space="0" w:color="auto"/>
                <w:left w:val="none" w:sz="0" w:space="0" w:color="auto"/>
                <w:bottom w:val="none" w:sz="0" w:space="0" w:color="auto"/>
                <w:right w:val="none" w:sz="0" w:space="0" w:color="auto"/>
              </w:divBdr>
            </w:div>
            <w:div w:id="235167821">
              <w:marLeft w:val="480"/>
              <w:marRight w:val="0"/>
              <w:marTop w:val="0"/>
              <w:marBottom w:val="0"/>
              <w:divBdr>
                <w:top w:val="none" w:sz="0" w:space="0" w:color="auto"/>
                <w:left w:val="none" w:sz="0" w:space="0" w:color="auto"/>
                <w:bottom w:val="none" w:sz="0" w:space="0" w:color="auto"/>
                <w:right w:val="none" w:sz="0" w:space="0" w:color="auto"/>
              </w:divBdr>
            </w:div>
            <w:div w:id="235290074">
              <w:marLeft w:val="480"/>
              <w:marRight w:val="0"/>
              <w:marTop w:val="0"/>
              <w:marBottom w:val="0"/>
              <w:divBdr>
                <w:top w:val="none" w:sz="0" w:space="0" w:color="auto"/>
                <w:left w:val="none" w:sz="0" w:space="0" w:color="auto"/>
                <w:bottom w:val="none" w:sz="0" w:space="0" w:color="auto"/>
                <w:right w:val="none" w:sz="0" w:space="0" w:color="auto"/>
              </w:divBdr>
            </w:div>
            <w:div w:id="235290313">
              <w:marLeft w:val="480"/>
              <w:marRight w:val="0"/>
              <w:marTop w:val="0"/>
              <w:marBottom w:val="0"/>
              <w:divBdr>
                <w:top w:val="none" w:sz="0" w:space="0" w:color="auto"/>
                <w:left w:val="none" w:sz="0" w:space="0" w:color="auto"/>
                <w:bottom w:val="none" w:sz="0" w:space="0" w:color="auto"/>
                <w:right w:val="none" w:sz="0" w:space="0" w:color="auto"/>
              </w:divBdr>
            </w:div>
            <w:div w:id="235433741">
              <w:marLeft w:val="480"/>
              <w:marRight w:val="0"/>
              <w:marTop w:val="0"/>
              <w:marBottom w:val="0"/>
              <w:divBdr>
                <w:top w:val="none" w:sz="0" w:space="0" w:color="auto"/>
                <w:left w:val="none" w:sz="0" w:space="0" w:color="auto"/>
                <w:bottom w:val="none" w:sz="0" w:space="0" w:color="auto"/>
                <w:right w:val="none" w:sz="0" w:space="0" w:color="auto"/>
              </w:divBdr>
            </w:div>
            <w:div w:id="235476523">
              <w:marLeft w:val="480"/>
              <w:marRight w:val="0"/>
              <w:marTop w:val="0"/>
              <w:marBottom w:val="0"/>
              <w:divBdr>
                <w:top w:val="none" w:sz="0" w:space="0" w:color="auto"/>
                <w:left w:val="none" w:sz="0" w:space="0" w:color="auto"/>
                <w:bottom w:val="none" w:sz="0" w:space="0" w:color="auto"/>
                <w:right w:val="none" w:sz="0" w:space="0" w:color="auto"/>
              </w:divBdr>
            </w:div>
            <w:div w:id="235478335">
              <w:marLeft w:val="480"/>
              <w:marRight w:val="0"/>
              <w:marTop w:val="0"/>
              <w:marBottom w:val="0"/>
              <w:divBdr>
                <w:top w:val="none" w:sz="0" w:space="0" w:color="auto"/>
                <w:left w:val="none" w:sz="0" w:space="0" w:color="auto"/>
                <w:bottom w:val="none" w:sz="0" w:space="0" w:color="auto"/>
                <w:right w:val="none" w:sz="0" w:space="0" w:color="auto"/>
              </w:divBdr>
            </w:div>
            <w:div w:id="235481661">
              <w:marLeft w:val="480"/>
              <w:marRight w:val="0"/>
              <w:marTop w:val="0"/>
              <w:marBottom w:val="0"/>
              <w:divBdr>
                <w:top w:val="none" w:sz="0" w:space="0" w:color="auto"/>
                <w:left w:val="none" w:sz="0" w:space="0" w:color="auto"/>
                <w:bottom w:val="none" w:sz="0" w:space="0" w:color="auto"/>
                <w:right w:val="none" w:sz="0" w:space="0" w:color="auto"/>
              </w:divBdr>
            </w:div>
            <w:div w:id="235482009">
              <w:marLeft w:val="480"/>
              <w:marRight w:val="0"/>
              <w:marTop w:val="0"/>
              <w:marBottom w:val="0"/>
              <w:divBdr>
                <w:top w:val="none" w:sz="0" w:space="0" w:color="auto"/>
                <w:left w:val="none" w:sz="0" w:space="0" w:color="auto"/>
                <w:bottom w:val="none" w:sz="0" w:space="0" w:color="auto"/>
                <w:right w:val="none" w:sz="0" w:space="0" w:color="auto"/>
              </w:divBdr>
            </w:div>
            <w:div w:id="235632751">
              <w:marLeft w:val="480"/>
              <w:marRight w:val="0"/>
              <w:marTop w:val="0"/>
              <w:marBottom w:val="0"/>
              <w:divBdr>
                <w:top w:val="none" w:sz="0" w:space="0" w:color="auto"/>
                <w:left w:val="none" w:sz="0" w:space="0" w:color="auto"/>
                <w:bottom w:val="none" w:sz="0" w:space="0" w:color="auto"/>
                <w:right w:val="none" w:sz="0" w:space="0" w:color="auto"/>
              </w:divBdr>
            </w:div>
            <w:div w:id="235671930">
              <w:marLeft w:val="480"/>
              <w:marRight w:val="0"/>
              <w:marTop w:val="0"/>
              <w:marBottom w:val="0"/>
              <w:divBdr>
                <w:top w:val="none" w:sz="0" w:space="0" w:color="auto"/>
                <w:left w:val="none" w:sz="0" w:space="0" w:color="auto"/>
                <w:bottom w:val="none" w:sz="0" w:space="0" w:color="auto"/>
                <w:right w:val="none" w:sz="0" w:space="0" w:color="auto"/>
              </w:divBdr>
            </w:div>
            <w:div w:id="235673496">
              <w:marLeft w:val="480"/>
              <w:marRight w:val="0"/>
              <w:marTop w:val="0"/>
              <w:marBottom w:val="0"/>
              <w:divBdr>
                <w:top w:val="none" w:sz="0" w:space="0" w:color="auto"/>
                <w:left w:val="none" w:sz="0" w:space="0" w:color="auto"/>
                <w:bottom w:val="none" w:sz="0" w:space="0" w:color="auto"/>
                <w:right w:val="none" w:sz="0" w:space="0" w:color="auto"/>
              </w:divBdr>
            </w:div>
            <w:div w:id="235743548">
              <w:marLeft w:val="480"/>
              <w:marRight w:val="0"/>
              <w:marTop w:val="0"/>
              <w:marBottom w:val="0"/>
              <w:divBdr>
                <w:top w:val="none" w:sz="0" w:space="0" w:color="auto"/>
                <w:left w:val="none" w:sz="0" w:space="0" w:color="auto"/>
                <w:bottom w:val="none" w:sz="0" w:space="0" w:color="auto"/>
                <w:right w:val="none" w:sz="0" w:space="0" w:color="auto"/>
              </w:divBdr>
            </w:div>
            <w:div w:id="235744566">
              <w:marLeft w:val="480"/>
              <w:marRight w:val="0"/>
              <w:marTop w:val="0"/>
              <w:marBottom w:val="0"/>
              <w:divBdr>
                <w:top w:val="none" w:sz="0" w:space="0" w:color="auto"/>
                <w:left w:val="none" w:sz="0" w:space="0" w:color="auto"/>
                <w:bottom w:val="none" w:sz="0" w:space="0" w:color="auto"/>
                <w:right w:val="none" w:sz="0" w:space="0" w:color="auto"/>
              </w:divBdr>
            </w:div>
            <w:div w:id="235746586">
              <w:marLeft w:val="480"/>
              <w:marRight w:val="0"/>
              <w:marTop w:val="0"/>
              <w:marBottom w:val="0"/>
              <w:divBdr>
                <w:top w:val="none" w:sz="0" w:space="0" w:color="auto"/>
                <w:left w:val="none" w:sz="0" w:space="0" w:color="auto"/>
                <w:bottom w:val="none" w:sz="0" w:space="0" w:color="auto"/>
                <w:right w:val="none" w:sz="0" w:space="0" w:color="auto"/>
              </w:divBdr>
            </w:div>
            <w:div w:id="235747201">
              <w:marLeft w:val="480"/>
              <w:marRight w:val="0"/>
              <w:marTop w:val="0"/>
              <w:marBottom w:val="0"/>
              <w:divBdr>
                <w:top w:val="none" w:sz="0" w:space="0" w:color="auto"/>
                <w:left w:val="none" w:sz="0" w:space="0" w:color="auto"/>
                <w:bottom w:val="none" w:sz="0" w:space="0" w:color="auto"/>
                <w:right w:val="none" w:sz="0" w:space="0" w:color="auto"/>
              </w:divBdr>
            </w:div>
            <w:div w:id="235747740">
              <w:marLeft w:val="480"/>
              <w:marRight w:val="0"/>
              <w:marTop w:val="0"/>
              <w:marBottom w:val="0"/>
              <w:divBdr>
                <w:top w:val="none" w:sz="0" w:space="0" w:color="auto"/>
                <w:left w:val="none" w:sz="0" w:space="0" w:color="auto"/>
                <w:bottom w:val="none" w:sz="0" w:space="0" w:color="auto"/>
                <w:right w:val="none" w:sz="0" w:space="0" w:color="auto"/>
              </w:divBdr>
            </w:div>
            <w:div w:id="235748571">
              <w:marLeft w:val="480"/>
              <w:marRight w:val="0"/>
              <w:marTop w:val="0"/>
              <w:marBottom w:val="0"/>
              <w:divBdr>
                <w:top w:val="none" w:sz="0" w:space="0" w:color="auto"/>
                <w:left w:val="none" w:sz="0" w:space="0" w:color="auto"/>
                <w:bottom w:val="none" w:sz="0" w:space="0" w:color="auto"/>
                <w:right w:val="none" w:sz="0" w:space="0" w:color="auto"/>
              </w:divBdr>
            </w:div>
            <w:div w:id="235749894">
              <w:marLeft w:val="480"/>
              <w:marRight w:val="0"/>
              <w:marTop w:val="0"/>
              <w:marBottom w:val="0"/>
              <w:divBdr>
                <w:top w:val="none" w:sz="0" w:space="0" w:color="auto"/>
                <w:left w:val="none" w:sz="0" w:space="0" w:color="auto"/>
                <w:bottom w:val="none" w:sz="0" w:space="0" w:color="auto"/>
                <w:right w:val="none" w:sz="0" w:space="0" w:color="auto"/>
              </w:divBdr>
            </w:div>
            <w:div w:id="235820015">
              <w:marLeft w:val="480"/>
              <w:marRight w:val="0"/>
              <w:marTop w:val="0"/>
              <w:marBottom w:val="0"/>
              <w:divBdr>
                <w:top w:val="none" w:sz="0" w:space="0" w:color="auto"/>
                <w:left w:val="none" w:sz="0" w:space="0" w:color="auto"/>
                <w:bottom w:val="none" w:sz="0" w:space="0" w:color="auto"/>
                <w:right w:val="none" w:sz="0" w:space="0" w:color="auto"/>
              </w:divBdr>
            </w:div>
            <w:div w:id="235938405">
              <w:marLeft w:val="480"/>
              <w:marRight w:val="0"/>
              <w:marTop w:val="0"/>
              <w:marBottom w:val="0"/>
              <w:divBdr>
                <w:top w:val="none" w:sz="0" w:space="0" w:color="auto"/>
                <w:left w:val="none" w:sz="0" w:space="0" w:color="auto"/>
                <w:bottom w:val="none" w:sz="0" w:space="0" w:color="auto"/>
                <w:right w:val="none" w:sz="0" w:space="0" w:color="auto"/>
              </w:divBdr>
            </w:div>
            <w:div w:id="235938825">
              <w:marLeft w:val="480"/>
              <w:marRight w:val="0"/>
              <w:marTop w:val="0"/>
              <w:marBottom w:val="0"/>
              <w:divBdr>
                <w:top w:val="none" w:sz="0" w:space="0" w:color="auto"/>
                <w:left w:val="none" w:sz="0" w:space="0" w:color="auto"/>
                <w:bottom w:val="none" w:sz="0" w:space="0" w:color="auto"/>
                <w:right w:val="none" w:sz="0" w:space="0" w:color="auto"/>
              </w:divBdr>
            </w:div>
            <w:div w:id="235939464">
              <w:marLeft w:val="480"/>
              <w:marRight w:val="0"/>
              <w:marTop w:val="0"/>
              <w:marBottom w:val="0"/>
              <w:divBdr>
                <w:top w:val="none" w:sz="0" w:space="0" w:color="auto"/>
                <w:left w:val="none" w:sz="0" w:space="0" w:color="auto"/>
                <w:bottom w:val="none" w:sz="0" w:space="0" w:color="auto"/>
                <w:right w:val="none" w:sz="0" w:space="0" w:color="auto"/>
              </w:divBdr>
            </w:div>
            <w:div w:id="236013840">
              <w:marLeft w:val="480"/>
              <w:marRight w:val="0"/>
              <w:marTop w:val="0"/>
              <w:marBottom w:val="0"/>
              <w:divBdr>
                <w:top w:val="none" w:sz="0" w:space="0" w:color="auto"/>
                <w:left w:val="none" w:sz="0" w:space="0" w:color="auto"/>
                <w:bottom w:val="none" w:sz="0" w:space="0" w:color="auto"/>
                <w:right w:val="none" w:sz="0" w:space="0" w:color="auto"/>
              </w:divBdr>
            </w:div>
            <w:div w:id="236013918">
              <w:marLeft w:val="480"/>
              <w:marRight w:val="0"/>
              <w:marTop w:val="0"/>
              <w:marBottom w:val="0"/>
              <w:divBdr>
                <w:top w:val="none" w:sz="0" w:space="0" w:color="auto"/>
                <w:left w:val="none" w:sz="0" w:space="0" w:color="auto"/>
                <w:bottom w:val="none" w:sz="0" w:space="0" w:color="auto"/>
                <w:right w:val="none" w:sz="0" w:space="0" w:color="auto"/>
              </w:divBdr>
            </w:div>
            <w:div w:id="236134407">
              <w:marLeft w:val="480"/>
              <w:marRight w:val="0"/>
              <w:marTop w:val="0"/>
              <w:marBottom w:val="0"/>
              <w:divBdr>
                <w:top w:val="none" w:sz="0" w:space="0" w:color="auto"/>
                <w:left w:val="none" w:sz="0" w:space="0" w:color="auto"/>
                <w:bottom w:val="none" w:sz="0" w:space="0" w:color="auto"/>
                <w:right w:val="none" w:sz="0" w:space="0" w:color="auto"/>
              </w:divBdr>
            </w:div>
            <w:div w:id="236211688">
              <w:marLeft w:val="480"/>
              <w:marRight w:val="0"/>
              <w:marTop w:val="0"/>
              <w:marBottom w:val="0"/>
              <w:divBdr>
                <w:top w:val="none" w:sz="0" w:space="0" w:color="auto"/>
                <w:left w:val="none" w:sz="0" w:space="0" w:color="auto"/>
                <w:bottom w:val="none" w:sz="0" w:space="0" w:color="auto"/>
                <w:right w:val="none" w:sz="0" w:space="0" w:color="auto"/>
              </w:divBdr>
            </w:div>
            <w:div w:id="236329488">
              <w:marLeft w:val="480"/>
              <w:marRight w:val="0"/>
              <w:marTop w:val="0"/>
              <w:marBottom w:val="0"/>
              <w:divBdr>
                <w:top w:val="none" w:sz="0" w:space="0" w:color="auto"/>
                <w:left w:val="none" w:sz="0" w:space="0" w:color="auto"/>
                <w:bottom w:val="none" w:sz="0" w:space="0" w:color="auto"/>
                <w:right w:val="none" w:sz="0" w:space="0" w:color="auto"/>
              </w:divBdr>
            </w:div>
            <w:div w:id="236407152">
              <w:marLeft w:val="480"/>
              <w:marRight w:val="0"/>
              <w:marTop w:val="0"/>
              <w:marBottom w:val="0"/>
              <w:divBdr>
                <w:top w:val="none" w:sz="0" w:space="0" w:color="auto"/>
                <w:left w:val="none" w:sz="0" w:space="0" w:color="auto"/>
                <w:bottom w:val="none" w:sz="0" w:space="0" w:color="auto"/>
                <w:right w:val="none" w:sz="0" w:space="0" w:color="auto"/>
              </w:divBdr>
            </w:div>
            <w:div w:id="236520064">
              <w:marLeft w:val="480"/>
              <w:marRight w:val="0"/>
              <w:marTop w:val="0"/>
              <w:marBottom w:val="0"/>
              <w:divBdr>
                <w:top w:val="none" w:sz="0" w:space="0" w:color="auto"/>
                <w:left w:val="none" w:sz="0" w:space="0" w:color="auto"/>
                <w:bottom w:val="none" w:sz="0" w:space="0" w:color="auto"/>
                <w:right w:val="none" w:sz="0" w:space="0" w:color="auto"/>
              </w:divBdr>
            </w:div>
            <w:div w:id="236525121">
              <w:marLeft w:val="480"/>
              <w:marRight w:val="0"/>
              <w:marTop w:val="0"/>
              <w:marBottom w:val="0"/>
              <w:divBdr>
                <w:top w:val="none" w:sz="0" w:space="0" w:color="auto"/>
                <w:left w:val="none" w:sz="0" w:space="0" w:color="auto"/>
                <w:bottom w:val="none" w:sz="0" w:space="0" w:color="auto"/>
                <w:right w:val="none" w:sz="0" w:space="0" w:color="auto"/>
              </w:divBdr>
            </w:div>
            <w:div w:id="236670423">
              <w:marLeft w:val="480"/>
              <w:marRight w:val="0"/>
              <w:marTop w:val="0"/>
              <w:marBottom w:val="0"/>
              <w:divBdr>
                <w:top w:val="none" w:sz="0" w:space="0" w:color="auto"/>
                <w:left w:val="none" w:sz="0" w:space="0" w:color="auto"/>
                <w:bottom w:val="none" w:sz="0" w:space="0" w:color="auto"/>
                <w:right w:val="none" w:sz="0" w:space="0" w:color="auto"/>
              </w:divBdr>
            </w:div>
            <w:div w:id="236672237">
              <w:marLeft w:val="480"/>
              <w:marRight w:val="0"/>
              <w:marTop w:val="0"/>
              <w:marBottom w:val="0"/>
              <w:divBdr>
                <w:top w:val="none" w:sz="0" w:space="0" w:color="auto"/>
                <w:left w:val="none" w:sz="0" w:space="0" w:color="auto"/>
                <w:bottom w:val="none" w:sz="0" w:space="0" w:color="auto"/>
                <w:right w:val="none" w:sz="0" w:space="0" w:color="auto"/>
              </w:divBdr>
            </w:div>
            <w:div w:id="236745665">
              <w:marLeft w:val="480"/>
              <w:marRight w:val="0"/>
              <w:marTop w:val="0"/>
              <w:marBottom w:val="0"/>
              <w:divBdr>
                <w:top w:val="none" w:sz="0" w:space="0" w:color="auto"/>
                <w:left w:val="none" w:sz="0" w:space="0" w:color="auto"/>
                <w:bottom w:val="none" w:sz="0" w:space="0" w:color="auto"/>
                <w:right w:val="none" w:sz="0" w:space="0" w:color="auto"/>
              </w:divBdr>
            </w:div>
            <w:div w:id="236786800">
              <w:marLeft w:val="480"/>
              <w:marRight w:val="0"/>
              <w:marTop w:val="0"/>
              <w:marBottom w:val="0"/>
              <w:divBdr>
                <w:top w:val="none" w:sz="0" w:space="0" w:color="auto"/>
                <w:left w:val="none" w:sz="0" w:space="0" w:color="auto"/>
                <w:bottom w:val="none" w:sz="0" w:space="0" w:color="auto"/>
                <w:right w:val="none" w:sz="0" w:space="0" w:color="auto"/>
              </w:divBdr>
            </w:div>
            <w:div w:id="236788362">
              <w:marLeft w:val="480"/>
              <w:marRight w:val="0"/>
              <w:marTop w:val="0"/>
              <w:marBottom w:val="0"/>
              <w:divBdr>
                <w:top w:val="none" w:sz="0" w:space="0" w:color="auto"/>
                <w:left w:val="none" w:sz="0" w:space="0" w:color="auto"/>
                <w:bottom w:val="none" w:sz="0" w:space="0" w:color="auto"/>
                <w:right w:val="none" w:sz="0" w:space="0" w:color="auto"/>
              </w:divBdr>
            </w:div>
            <w:div w:id="236789722">
              <w:marLeft w:val="480"/>
              <w:marRight w:val="0"/>
              <w:marTop w:val="0"/>
              <w:marBottom w:val="0"/>
              <w:divBdr>
                <w:top w:val="none" w:sz="0" w:space="0" w:color="auto"/>
                <w:left w:val="none" w:sz="0" w:space="0" w:color="auto"/>
                <w:bottom w:val="none" w:sz="0" w:space="0" w:color="auto"/>
                <w:right w:val="none" w:sz="0" w:space="0" w:color="auto"/>
              </w:divBdr>
            </w:div>
            <w:div w:id="236793353">
              <w:marLeft w:val="480"/>
              <w:marRight w:val="0"/>
              <w:marTop w:val="0"/>
              <w:marBottom w:val="0"/>
              <w:divBdr>
                <w:top w:val="none" w:sz="0" w:space="0" w:color="auto"/>
                <w:left w:val="none" w:sz="0" w:space="0" w:color="auto"/>
                <w:bottom w:val="none" w:sz="0" w:space="0" w:color="auto"/>
                <w:right w:val="none" w:sz="0" w:space="0" w:color="auto"/>
              </w:divBdr>
            </w:div>
            <w:div w:id="236869173">
              <w:marLeft w:val="480"/>
              <w:marRight w:val="0"/>
              <w:marTop w:val="0"/>
              <w:marBottom w:val="0"/>
              <w:divBdr>
                <w:top w:val="none" w:sz="0" w:space="0" w:color="auto"/>
                <w:left w:val="none" w:sz="0" w:space="0" w:color="auto"/>
                <w:bottom w:val="none" w:sz="0" w:space="0" w:color="auto"/>
                <w:right w:val="none" w:sz="0" w:space="0" w:color="auto"/>
              </w:divBdr>
            </w:div>
            <w:div w:id="236869263">
              <w:marLeft w:val="480"/>
              <w:marRight w:val="0"/>
              <w:marTop w:val="0"/>
              <w:marBottom w:val="0"/>
              <w:divBdr>
                <w:top w:val="none" w:sz="0" w:space="0" w:color="auto"/>
                <w:left w:val="none" w:sz="0" w:space="0" w:color="auto"/>
                <w:bottom w:val="none" w:sz="0" w:space="0" w:color="auto"/>
                <w:right w:val="none" w:sz="0" w:space="0" w:color="auto"/>
              </w:divBdr>
            </w:div>
            <w:div w:id="236937492">
              <w:marLeft w:val="480"/>
              <w:marRight w:val="0"/>
              <w:marTop w:val="0"/>
              <w:marBottom w:val="0"/>
              <w:divBdr>
                <w:top w:val="none" w:sz="0" w:space="0" w:color="auto"/>
                <w:left w:val="none" w:sz="0" w:space="0" w:color="auto"/>
                <w:bottom w:val="none" w:sz="0" w:space="0" w:color="auto"/>
                <w:right w:val="none" w:sz="0" w:space="0" w:color="auto"/>
              </w:divBdr>
            </w:div>
            <w:div w:id="236984735">
              <w:marLeft w:val="480"/>
              <w:marRight w:val="0"/>
              <w:marTop w:val="0"/>
              <w:marBottom w:val="0"/>
              <w:divBdr>
                <w:top w:val="none" w:sz="0" w:space="0" w:color="auto"/>
                <w:left w:val="none" w:sz="0" w:space="0" w:color="auto"/>
                <w:bottom w:val="none" w:sz="0" w:space="0" w:color="auto"/>
                <w:right w:val="none" w:sz="0" w:space="0" w:color="auto"/>
              </w:divBdr>
            </w:div>
            <w:div w:id="237061348">
              <w:marLeft w:val="480"/>
              <w:marRight w:val="0"/>
              <w:marTop w:val="0"/>
              <w:marBottom w:val="0"/>
              <w:divBdr>
                <w:top w:val="none" w:sz="0" w:space="0" w:color="auto"/>
                <w:left w:val="none" w:sz="0" w:space="0" w:color="auto"/>
                <w:bottom w:val="none" w:sz="0" w:space="0" w:color="auto"/>
                <w:right w:val="none" w:sz="0" w:space="0" w:color="auto"/>
              </w:divBdr>
            </w:div>
            <w:div w:id="237130827">
              <w:marLeft w:val="480"/>
              <w:marRight w:val="0"/>
              <w:marTop w:val="0"/>
              <w:marBottom w:val="0"/>
              <w:divBdr>
                <w:top w:val="none" w:sz="0" w:space="0" w:color="auto"/>
                <w:left w:val="none" w:sz="0" w:space="0" w:color="auto"/>
                <w:bottom w:val="none" w:sz="0" w:space="0" w:color="auto"/>
                <w:right w:val="none" w:sz="0" w:space="0" w:color="auto"/>
              </w:divBdr>
            </w:div>
            <w:div w:id="237178415">
              <w:marLeft w:val="480"/>
              <w:marRight w:val="0"/>
              <w:marTop w:val="0"/>
              <w:marBottom w:val="0"/>
              <w:divBdr>
                <w:top w:val="none" w:sz="0" w:space="0" w:color="auto"/>
                <w:left w:val="none" w:sz="0" w:space="0" w:color="auto"/>
                <w:bottom w:val="none" w:sz="0" w:space="0" w:color="auto"/>
                <w:right w:val="none" w:sz="0" w:space="0" w:color="auto"/>
              </w:divBdr>
            </w:div>
            <w:div w:id="237326859">
              <w:marLeft w:val="480"/>
              <w:marRight w:val="0"/>
              <w:marTop w:val="0"/>
              <w:marBottom w:val="0"/>
              <w:divBdr>
                <w:top w:val="none" w:sz="0" w:space="0" w:color="auto"/>
                <w:left w:val="none" w:sz="0" w:space="0" w:color="auto"/>
                <w:bottom w:val="none" w:sz="0" w:space="0" w:color="auto"/>
                <w:right w:val="none" w:sz="0" w:space="0" w:color="auto"/>
              </w:divBdr>
            </w:div>
            <w:div w:id="237329394">
              <w:marLeft w:val="480"/>
              <w:marRight w:val="0"/>
              <w:marTop w:val="0"/>
              <w:marBottom w:val="0"/>
              <w:divBdr>
                <w:top w:val="none" w:sz="0" w:space="0" w:color="auto"/>
                <w:left w:val="none" w:sz="0" w:space="0" w:color="auto"/>
                <w:bottom w:val="none" w:sz="0" w:space="0" w:color="auto"/>
                <w:right w:val="none" w:sz="0" w:space="0" w:color="auto"/>
              </w:divBdr>
            </w:div>
            <w:div w:id="237443867">
              <w:marLeft w:val="480"/>
              <w:marRight w:val="0"/>
              <w:marTop w:val="0"/>
              <w:marBottom w:val="0"/>
              <w:divBdr>
                <w:top w:val="none" w:sz="0" w:space="0" w:color="auto"/>
                <w:left w:val="none" w:sz="0" w:space="0" w:color="auto"/>
                <w:bottom w:val="none" w:sz="0" w:space="0" w:color="auto"/>
                <w:right w:val="none" w:sz="0" w:space="0" w:color="auto"/>
              </w:divBdr>
            </w:div>
            <w:div w:id="237592759">
              <w:marLeft w:val="480"/>
              <w:marRight w:val="0"/>
              <w:marTop w:val="0"/>
              <w:marBottom w:val="0"/>
              <w:divBdr>
                <w:top w:val="none" w:sz="0" w:space="0" w:color="auto"/>
                <w:left w:val="none" w:sz="0" w:space="0" w:color="auto"/>
                <w:bottom w:val="none" w:sz="0" w:space="0" w:color="auto"/>
                <w:right w:val="none" w:sz="0" w:space="0" w:color="auto"/>
              </w:divBdr>
            </w:div>
            <w:div w:id="237635502">
              <w:marLeft w:val="480"/>
              <w:marRight w:val="0"/>
              <w:marTop w:val="0"/>
              <w:marBottom w:val="0"/>
              <w:divBdr>
                <w:top w:val="none" w:sz="0" w:space="0" w:color="auto"/>
                <w:left w:val="none" w:sz="0" w:space="0" w:color="auto"/>
                <w:bottom w:val="none" w:sz="0" w:space="0" w:color="auto"/>
                <w:right w:val="none" w:sz="0" w:space="0" w:color="auto"/>
              </w:divBdr>
            </w:div>
            <w:div w:id="237642864">
              <w:marLeft w:val="480"/>
              <w:marRight w:val="0"/>
              <w:marTop w:val="0"/>
              <w:marBottom w:val="0"/>
              <w:divBdr>
                <w:top w:val="none" w:sz="0" w:space="0" w:color="auto"/>
                <w:left w:val="none" w:sz="0" w:space="0" w:color="auto"/>
                <w:bottom w:val="none" w:sz="0" w:space="0" w:color="auto"/>
                <w:right w:val="none" w:sz="0" w:space="0" w:color="auto"/>
              </w:divBdr>
            </w:div>
            <w:div w:id="237711914">
              <w:marLeft w:val="480"/>
              <w:marRight w:val="0"/>
              <w:marTop w:val="0"/>
              <w:marBottom w:val="0"/>
              <w:divBdr>
                <w:top w:val="none" w:sz="0" w:space="0" w:color="auto"/>
                <w:left w:val="none" w:sz="0" w:space="0" w:color="auto"/>
                <w:bottom w:val="none" w:sz="0" w:space="0" w:color="auto"/>
                <w:right w:val="none" w:sz="0" w:space="0" w:color="auto"/>
              </w:divBdr>
            </w:div>
            <w:div w:id="237862492">
              <w:marLeft w:val="480"/>
              <w:marRight w:val="0"/>
              <w:marTop w:val="0"/>
              <w:marBottom w:val="0"/>
              <w:divBdr>
                <w:top w:val="none" w:sz="0" w:space="0" w:color="auto"/>
                <w:left w:val="none" w:sz="0" w:space="0" w:color="auto"/>
                <w:bottom w:val="none" w:sz="0" w:space="0" w:color="auto"/>
                <w:right w:val="none" w:sz="0" w:space="0" w:color="auto"/>
              </w:divBdr>
            </w:div>
            <w:div w:id="237982205">
              <w:marLeft w:val="480"/>
              <w:marRight w:val="0"/>
              <w:marTop w:val="0"/>
              <w:marBottom w:val="0"/>
              <w:divBdr>
                <w:top w:val="none" w:sz="0" w:space="0" w:color="auto"/>
                <w:left w:val="none" w:sz="0" w:space="0" w:color="auto"/>
                <w:bottom w:val="none" w:sz="0" w:space="0" w:color="auto"/>
                <w:right w:val="none" w:sz="0" w:space="0" w:color="auto"/>
              </w:divBdr>
            </w:div>
            <w:div w:id="238099501">
              <w:marLeft w:val="480"/>
              <w:marRight w:val="0"/>
              <w:marTop w:val="0"/>
              <w:marBottom w:val="0"/>
              <w:divBdr>
                <w:top w:val="none" w:sz="0" w:space="0" w:color="auto"/>
                <w:left w:val="none" w:sz="0" w:space="0" w:color="auto"/>
                <w:bottom w:val="none" w:sz="0" w:space="0" w:color="auto"/>
                <w:right w:val="none" w:sz="0" w:space="0" w:color="auto"/>
              </w:divBdr>
            </w:div>
            <w:div w:id="238248957">
              <w:marLeft w:val="480"/>
              <w:marRight w:val="0"/>
              <w:marTop w:val="0"/>
              <w:marBottom w:val="0"/>
              <w:divBdr>
                <w:top w:val="none" w:sz="0" w:space="0" w:color="auto"/>
                <w:left w:val="none" w:sz="0" w:space="0" w:color="auto"/>
                <w:bottom w:val="none" w:sz="0" w:space="0" w:color="auto"/>
                <w:right w:val="none" w:sz="0" w:space="0" w:color="auto"/>
              </w:divBdr>
            </w:div>
            <w:div w:id="238250440">
              <w:marLeft w:val="480"/>
              <w:marRight w:val="0"/>
              <w:marTop w:val="0"/>
              <w:marBottom w:val="0"/>
              <w:divBdr>
                <w:top w:val="none" w:sz="0" w:space="0" w:color="auto"/>
                <w:left w:val="none" w:sz="0" w:space="0" w:color="auto"/>
                <w:bottom w:val="none" w:sz="0" w:space="0" w:color="auto"/>
                <w:right w:val="none" w:sz="0" w:space="0" w:color="auto"/>
              </w:divBdr>
            </w:div>
            <w:div w:id="238292613">
              <w:marLeft w:val="480"/>
              <w:marRight w:val="0"/>
              <w:marTop w:val="0"/>
              <w:marBottom w:val="0"/>
              <w:divBdr>
                <w:top w:val="none" w:sz="0" w:space="0" w:color="auto"/>
                <w:left w:val="none" w:sz="0" w:space="0" w:color="auto"/>
                <w:bottom w:val="none" w:sz="0" w:space="0" w:color="auto"/>
                <w:right w:val="none" w:sz="0" w:space="0" w:color="auto"/>
              </w:divBdr>
            </w:div>
            <w:div w:id="238441573">
              <w:marLeft w:val="480"/>
              <w:marRight w:val="0"/>
              <w:marTop w:val="0"/>
              <w:marBottom w:val="0"/>
              <w:divBdr>
                <w:top w:val="none" w:sz="0" w:space="0" w:color="auto"/>
                <w:left w:val="none" w:sz="0" w:space="0" w:color="auto"/>
                <w:bottom w:val="none" w:sz="0" w:space="0" w:color="auto"/>
                <w:right w:val="none" w:sz="0" w:space="0" w:color="auto"/>
              </w:divBdr>
            </w:div>
            <w:div w:id="238489888">
              <w:marLeft w:val="480"/>
              <w:marRight w:val="0"/>
              <w:marTop w:val="0"/>
              <w:marBottom w:val="0"/>
              <w:divBdr>
                <w:top w:val="none" w:sz="0" w:space="0" w:color="auto"/>
                <w:left w:val="none" w:sz="0" w:space="0" w:color="auto"/>
                <w:bottom w:val="none" w:sz="0" w:space="0" w:color="auto"/>
                <w:right w:val="none" w:sz="0" w:space="0" w:color="auto"/>
              </w:divBdr>
            </w:div>
            <w:div w:id="238641565">
              <w:marLeft w:val="480"/>
              <w:marRight w:val="0"/>
              <w:marTop w:val="0"/>
              <w:marBottom w:val="0"/>
              <w:divBdr>
                <w:top w:val="none" w:sz="0" w:space="0" w:color="auto"/>
                <w:left w:val="none" w:sz="0" w:space="0" w:color="auto"/>
                <w:bottom w:val="none" w:sz="0" w:space="0" w:color="auto"/>
                <w:right w:val="none" w:sz="0" w:space="0" w:color="auto"/>
              </w:divBdr>
            </w:div>
            <w:div w:id="238683589">
              <w:marLeft w:val="480"/>
              <w:marRight w:val="0"/>
              <w:marTop w:val="0"/>
              <w:marBottom w:val="0"/>
              <w:divBdr>
                <w:top w:val="none" w:sz="0" w:space="0" w:color="auto"/>
                <w:left w:val="none" w:sz="0" w:space="0" w:color="auto"/>
                <w:bottom w:val="none" w:sz="0" w:space="0" w:color="auto"/>
                <w:right w:val="none" w:sz="0" w:space="0" w:color="auto"/>
              </w:divBdr>
            </w:div>
            <w:div w:id="238711974">
              <w:marLeft w:val="480"/>
              <w:marRight w:val="0"/>
              <w:marTop w:val="0"/>
              <w:marBottom w:val="0"/>
              <w:divBdr>
                <w:top w:val="none" w:sz="0" w:space="0" w:color="auto"/>
                <w:left w:val="none" w:sz="0" w:space="0" w:color="auto"/>
                <w:bottom w:val="none" w:sz="0" w:space="0" w:color="auto"/>
                <w:right w:val="none" w:sz="0" w:space="0" w:color="auto"/>
              </w:divBdr>
            </w:div>
            <w:div w:id="238904146">
              <w:marLeft w:val="480"/>
              <w:marRight w:val="0"/>
              <w:marTop w:val="0"/>
              <w:marBottom w:val="0"/>
              <w:divBdr>
                <w:top w:val="none" w:sz="0" w:space="0" w:color="auto"/>
                <w:left w:val="none" w:sz="0" w:space="0" w:color="auto"/>
                <w:bottom w:val="none" w:sz="0" w:space="0" w:color="auto"/>
                <w:right w:val="none" w:sz="0" w:space="0" w:color="auto"/>
              </w:divBdr>
            </w:div>
            <w:div w:id="238945492">
              <w:marLeft w:val="480"/>
              <w:marRight w:val="0"/>
              <w:marTop w:val="0"/>
              <w:marBottom w:val="0"/>
              <w:divBdr>
                <w:top w:val="none" w:sz="0" w:space="0" w:color="auto"/>
                <w:left w:val="none" w:sz="0" w:space="0" w:color="auto"/>
                <w:bottom w:val="none" w:sz="0" w:space="0" w:color="auto"/>
                <w:right w:val="none" w:sz="0" w:space="0" w:color="auto"/>
              </w:divBdr>
            </w:div>
            <w:div w:id="238948638">
              <w:marLeft w:val="480"/>
              <w:marRight w:val="0"/>
              <w:marTop w:val="0"/>
              <w:marBottom w:val="0"/>
              <w:divBdr>
                <w:top w:val="none" w:sz="0" w:space="0" w:color="auto"/>
                <w:left w:val="none" w:sz="0" w:space="0" w:color="auto"/>
                <w:bottom w:val="none" w:sz="0" w:space="0" w:color="auto"/>
                <w:right w:val="none" w:sz="0" w:space="0" w:color="auto"/>
              </w:divBdr>
            </w:div>
            <w:div w:id="238950045">
              <w:marLeft w:val="480"/>
              <w:marRight w:val="0"/>
              <w:marTop w:val="0"/>
              <w:marBottom w:val="0"/>
              <w:divBdr>
                <w:top w:val="none" w:sz="0" w:space="0" w:color="auto"/>
                <w:left w:val="none" w:sz="0" w:space="0" w:color="auto"/>
                <w:bottom w:val="none" w:sz="0" w:space="0" w:color="auto"/>
                <w:right w:val="none" w:sz="0" w:space="0" w:color="auto"/>
              </w:divBdr>
            </w:div>
            <w:div w:id="239027724">
              <w:marLeft w:val="480"/>
              <w:marRight w:val="0"/>
              <w:marTop w:val="0"/>
              <w:marBottom w:val="0"/>
              <w:divBdr>
                <w:top w:val="none" w:sz="0" w:space="0" w:color="auto"/>
                <w:left w:val="none" w:sz="0" w:space="0" w:color="auto"/>
                <w:bottom w:val="none" w:sz="0" w:space="0" w:color="auto"/>
                <w:right w:val="none" w:sz="0" w:space="0" w:color="auto"/>
              </w:divBdr>
            </w:div>
            <w:div w:id="239288976">
              <w:marLeft w:val="480"/>
              <w:marRight w:val="0"/>
              <w:marTop w:val="0"/>
              <w:marBottom w:val="0"/>
              <w:divBdr>
                <w:top w:val="none" w:sz="0" w:space="0" w:color="auto"/>
                <w:left w:val="none" w:sz="0" w:space="0" w:color="auto"/>
                <w:bottom w:val="none" w:sz="0" w:space="0" w:color="auto"/>
                <w:right w:val="none" w:sz="0" w:space="0" w:color="auto"/>
              </w:divBdr>
            </w:div>
            <w:div w:id="239413549">
              <w:marLeft w:val="480"/>
              <w:marRight w:val="0"/>
              <w:marTop w:val="0"/>
              <w:marBottom w:val="0"/>
              <w:divBdr>
                <w:top w:val="none" w:sz="0" w:space="0" w:color="auto"/>
                <w:left w:val="none" w:sz="0" w:space="0" w:color="auto"/>
                <w:bottom w:val="none" w:sz="0" w:space="0" w:color="auto"/>
                <w:right w:val="none" w:sz="0" w:space="0" w:color="auto"/>
              </w:divBdr>
            </w:div>
            <w:div w:id="239415116">
              <w:marLeft w:val="480"/>
              <w:marRight w:val="0"/>
              <w:marTop w:val="0"/>
              <w:marBottom w:val="0"/>
              <w:divBdr>
                <w:top w:val="none" w:sz="0" w:space="0" w:color="auto"/>
                <w:left w:val="none" w:sz="0" w:space="0" w:color="auto"/>
                <w:bottom w:val="none" w:sz="0" w:space="0" w:color="auto"/>
                <w:right w:val="none" w:sz="0" w:space="0" w:color="auto"/>
              </w:divBdr>
            </w:div>
            <w:div w:id="239415794">
              <w:marLeft w:val="480"/>
              <w:marRight w:val="0"/>
              <w:marTop w:val="0"/>
              <w:marBottom w:val="0"/>
              <w:divBdr>
                <w:top w:val="none" w:sz="0" w:space="0" w:color="auto"/>
                <w:left w:val="none" w:sz="0" w:space="0" w:color="auto"/>
                <w:bottom w:val="none" w:sz="0" w:space="0" w:color="auto"/>
                <w:right w:val="none" w:sz="0" w:space="0" w:color="auto"/>
              </w:divBdr>
            </w:div>
            <w:div w:id="239488241">
              <w:marLeft w:val="480"/>
              <w:marRight w:val="0"/>
              <w:marTop w:val="0"/>
              <w:marBottom w:val="0"/>
              <w:divBdr>
                <w:top w:val="none" w:sz="0" w:space="0" w:color="auto"/>
                <w:left w:val="none" w:sz="0" w:space="0" w:color="auto"/>
                <w:bottom w:val="none" w:sz="0" w:space="0" w:color="auto"/>
                <w:right w:val="none" w:sz="0" w:space="0" w:color="auto"/>
              </w:divBdr>
            </w:div>
            <w:div w:id="239632310">
              <w:marLeft w:val="480"/>
              <w:marRight w:val="0"/>
              <w:marTop w:val="0"/>
              <w:marBottom w:val="0"/>
              <w:divBdr>
                <w:top w:val="none" w:sz="0" w:space="0" w:color="auto"/>
                <w:left w:val="none" w:sz="0" w:space="0" w:color="auto"/>
                <w:bottom w:val="none" w:sz="0" w:space="0" w:color="auto"/>
                <w:right w:val="none" w:sz="0" w:space="0" w:color="auto"/>
              </w:divBdr>
            </w:div>
            <w:div w:id="239679658">
              <w:marLeft w:val="480"/>
              <w:marRight w:val="0"/>
              <w:marTop w:val="0"/>
              <w:marBottom w:val="0"/>
              <w:divBdr>
                <w:top w:val="none" w:sz="0" w:space="0" w:color="auto"/>
                <w:left w:val="none" w:sz="0" w:space="0" w:color="auto"/>
                <w:bottom w:val="none" w:sz="0" w:space="0" w:color="auto"/>
                <w:right w:val="none" w:sz="0" w:space="0" w:color="auto"/>
              </w:divBdr>
            </w:div>
            <w:div w:id="239758620">
              <w:marLeft w:val="480"/>
              <w:marRight w:val="0"/>
              <w:marTop w:val="0"/>
              <w:marBottom w:val="0"/>
              <w:divBdr>
                <w:top w:val="none" w:sz="0" w:space="0" w:color="auto"/>
                <w:left w:val="none" w:sz="0" w:space="0" w:color="auto"/>
                <w:bottom w:val="none" w:sz="0" w:space="0" w:color="auto"/>
                <w:right w:val="none" w:sz="0" w:space="0" w:color="auto"/>
              </w:divBdr>
            </w:div>
            <w:div w:id="239948276">
              <w:marLeft w:val="480"/>
              <w:marRight w:val="0"/>
              <w:marTop w:val="0"/>
              <w:marBottom w:val="0"/>
              <w:divBdr>
                <w:top w:val="none" w:sz="0" w:space="0" w:color="auto"/>
                <w:left w:val="none" w:sz="0" w:space="0" w:color="auto"/>
                <w:bottom w:val="none" w:sz="0" w:space="0" w:color="auto"/>
                <w:right w:val="none" w:sz="0" w:space="0" w:color="auto"/>
              </w:divBdr>
            </w:div>
            <w:div w:id="239952620">
              <w:marLeft w:val="480"/>
              <w:marRight w:val="0"/>
              <w:marTop w:val="0"/>
              <w:marBottom w:val="0"/>
              <w:divBdr>
                <w:top w:val="none" w:sz="0" w:space="0" w:color="auto"/>
                <w:left w:val="none" w:sz="0" w:space="0" w:color="auto"/>
                <w:bottom w:val="none" w:sz="0" w:space="0" w:color="auto"/>
                <w:right w:val="none" w:sz="0" w:space="0" w:color="auto"/>
              </w:divBdr>
            </w:div>
            <w:div w:id="240024121">
              <w:marLeft w:val="480"/>
              <w:marRight w:val="0"/>
              <w:marTop w:val="0"/>
              <w:marBottom w:val="0"/>
              <w:divBdr>
                <w:top w:val="none" w:sz="0" w:space="0" w:color="auto"/>
                <w:left w:val="none" w:sz="0" w:space="0" w:color="auto"/>
                <w:bottom w:val="none" w:sz="0" w:space="0" w:color="auto"/>
                <w:right w:val="none" w:sz="0" w:space="0" w:color="auto"/>
              </w:divBdr>
            </w:div>
            <w:div w:id="240140458">
              <w:marLeft w:val="480"/>
              <w:marRight w:val="0"/>
              <w:marTop w:val="0"/>
              <w:marBottom w:val="0"/>
              <w:divBdr>
                <w:top w:val="none" w:sz="0" w:space="0" w:color="auto"/>
                <w:left w:val="none" w:sz="0" w:space="0" w:color="auto"/>
                <w:bottom w:val="none" w:sz="0" w:space="0" w:color="auto"/>
                <w:right w:val="none" w:sz="0" w:space="0" w:color="auto"/>
              </w:divBdr>
            </w:div>
            <w:div w:id="240216244">
              <w:marLeft w:val="480"/>
              <w:marRight w:val="0"/>
              <w:marTop w:val="0"/>
              <w:marBottom w:val="0"/>
              <w:divBdr>
                <w:top w:val="none" w:sz="0" w:space="0" w:color="auto"/>
                <w:left w:val="none" w:sz="0" w:space="0" w:color="auto"/>
                <w:bottom w:val="none" w:sz="0" w:space="0" w:color="auto"/>
                <w:right w:val="none" w:sz="0" w:space="0" w:color="auto"/>
              </w:divBdr>
            </w:div>
            <w:div w:id="240255121">
              <w:marLeft w:val="480"/>
              <w:marRight w:val="0"/>
              <w:marTop w:val="0"/>
              <w:marBottom w:val="0"/>
              <w:divBdr>
                <w:top w:val="none" w:sz="0" w:space="0" w:color="auto"/>
                <w:left w:val="none" w:sz="0" w:space="0" w:color="auto"/>
                <w:bottom w:val="none" w:sz="0" w:space="0" w:color="auto"/>
                <w:right w:val="none" w:sz="0" w:space="0" w:color="auto"/>
              </w:divBdr>
            </w:div>
            <w:div w:id="240259884">
              <w:marLeft w:val="480"/>
              <w:marRight w:val="0"/>
              <w:marTop w:val="0"/>
              <w:marBottom w:val="0"/>
              <w:divBdr>
                <w:top w:val="none" w:sz="0" w:space="0" w:color="auto"/>
                <w:left w:val="none" w:sz="0" w:space="0" w:color="auto"/>
                <w:bottom w:val="none" w:sz="0" w:space="0" w:color="auto"/>
                <w:right w:val="none" w:sz="0" w:space="0" w:color="auto"/>
              </w:divBdr>
            </w:div>
            <w:div w:id="240481932">
              <w:marLeft w:val="480"/>
              <w:marRight w:val="0"/>
              <w:marTop w:val="0"/>
              <w:marBottom w:val="0"/>
              <w:divBdr>
                <w:top w:val="none" w:sz="0" w:space="0" w:color="auto"/>
                <w:left w:val="none" w:sz="0" w:space="0" w:color="auto"/>
                <w:bottom w:val="none" w:sz="0" w:space="0" w:color="auto"/>
                <w:right w:val="none" w:sz="0" w:space="0" w:color="auto"/>
              </w:divBdr>
            </w:div>
            <w:div w:id="240483349">
              <w:marLeft w:val="480"/>
              <w:marRight w:val="0"/>
              <w:marTop w:val="0"/>
              <w:marBottom w:val="0"/>
              <w:divBdr>
                <w:top w:val="none" w:sz="0" w:space="0" w:color="auto"/>
                <w:left w:val="none" w:sz="0" w:space="0" w:color="auto"/>
                <w:bottom w:val="none" w:sz="0" w:space="0" w:color="auto"/>
                <w:right w:val="none" w:sz="0" w:space="0" w:color="auto"/>
              </w:divBdr>
            </w:div>
            <w:div w:id="240674969">
              <w:marLeft w:val="480"/>
              <w:marRight w:val="0"/>
              <w:marTop w:val="0"/>
              <w:marBottom w:val="0"/>
              <w:divBdr>
                <w:top w:val="none" w:sz="0" w:space="0" w:color="auto"/>
                <w:left w:val="none" w:sz="0" w:space="0" w:color="auto"/>
                <w:bottom w:val="none" w:sz="0" w:space="0" w:color="auto"/>
                <w:right w:val="none" w:sz="0" w:space="0" w:color="auto"/>
              </w:divBdr>
            </w:div>
            <w:div w:id="240720598">
              <w:marLeft w:val="480"/>
              <w:marRight w:val="0"/>
              <w:marTop w:val="0"/>
              <w:marBottom w:val="0"/>
              <w:divBdr>
                <w:top w:val="none" w:sz="0" w:space="0" w:color="auto"/>
                <w:left w:val="none" w:sz="0" w:space="0" w:color="auto"/>
                <w:bottom w:val="none" w:sz="0" w:space="0" w:color="auto"/>
                <w:right w:val="none" w:sz="0" w:space="0" w:color="auto"/>
              </w:divBdr>
            </w:div>
            <w:div w:id="240796012">
              <w:marLeft w:val="480"/>
              <w:marRight w:val="0"/>
              <w:marTop w:val="0"/>
              <w:marBottom w:val="0"/>
              <w:divBdr>
                <w:top w:val="none" w:sz="0" w:space="0" w:color="auto"/>
                <w:left w:val="none" w:sz="0" w:space="0" w:color="auto"/>
                <w:bottom w:val="none" w:sz="0" w:space="0" w:color="auto"/>
                <w:right w:val="none" w:sz="0" w:space="0" w:color="auto"/>
              </w:divBdr>
            </w:div>
            <w:div w:id="240871488">
              <w:marLeft w:val="480"/>
              <w:marRight w:val="0"/>
              <w:marTop w:val="0"/>
              <w:marBottom w:val="0"/>
              <w:divBdr>
                <w:top w:val="none" w:sz="0" w:space="0" w:color="auto"/>
                <w:left w:val="none" w:sz="0" w:space="0" w:color="auto"/>
                <w:bottom w:val="none" w:sz="0" w:space="0" w:color="auto"/>
                <w:right w:val="none" w:sz="0" w:space="0" w:color="auto"/>
              </w:divBdr>
            </w:div>
            <w:div w:id="240919338">
              <w:marLeft w:val="480"/>
              <w:marRight w:val="0"/>
              <w:marTop w:val="0"/>
              <w:marBottom w:val="0"/>
              <w:divBdr>
                <w:top w:val="none" w:sz="0" w:space="0" w:color="auto"/>
                <w:left w:val="none" w:sz="0" w:space="0" w:color="auto"/>
                <w:bottom w:val="none" w:sz="0" w:space="0" w:color="auto"/>
                <w:right w:val="none" w:sz="0" w:space="0" w:color="auto"/>
              </w:divBdr>
            </w:div>
            <w:div w:id="241067930">
              <w:marLeft w:val="480"/>
              <w:marRight w:val="0"/>
              <w:marTop w:val="0"/>
              <w:marBottom w:val="0"/>
              <w:divBdr>
                <w:top w:val="none" w:sz="0" w:space="0" w:color="auto"/>
                <w:left w:val="none" w:sz="0" w:space="0" w:color="auto"/>
                <w:bottom w:val="none" w:sz="0" w:space="0" w:color="auto"/>
                <w:right w:val="none" w:sz="0" w:space="0" w:color="auto"/>
              </w:divBdr>
            </w:div>
            <w:div w:id="241070002">
              <w:marLeft w:val="480"/>
              <w:marRight w:val="0"/>
              <w:marTop w:val="0"/>
              <w:marBottom w:val="0"/>
              <w:divBdr>
                <w:top w:val="none" w:sz="0" w:space="0" w:color="auto"/>
                <w:left w:val="none" w:sz="0" w:space="0" w:color="auto"/>
                <w:bottom w:val="none" w:sz="0" w:space="0" w:color="auto"/>
                <w:right w:val="none" w:sz="0" w:space="0" w:color="auto"/>
              </w:divBdr>
            </w:div>
            <w:div w:id="241261795">
              <w:marLeft w:val="480"/>
              <w:marRight w:val="0"/>
              <w:marTop w:val="0"/>
              <w:marBottom w:val="0"/>
              <w:divBdr>
                <w:top w:val="none" w:sz="0" w:space="0" w:color="auto"/>
                <w:left w:val="none" w:sz="0" w:space="0" w:color="auto"/>
                <w:bottom w:val="none" w:sz="0" w:space="0" w:color="auto"/>
                <w:right w:val="none" w:sz="0" w:space="0" w:color="auto"/>
              </w:divBdr>
            </w:div>
            <w:div w:id="241376516">
              <w:marLeft w:val="480"/>
              <w:marRight w:val="0"/>
              <w:marTop w:val="0"/>
              <w:marBottom w:val="0"/>
              <w:divBdr>
                <w:top w:val="none" w:sz="0" w:space="0" w:color="auto"/>
                <w:left w:val="none" w:sz="0" w:space="0" w:color="auto"/>
                <w:bottom w:val="none" w:sz="0" w:space="0" w:color="auto"/>
                <w:right w:val="none" w:sz="0" w:space="0" w:color="auto"/>
              </w:divBdr>
            </w:div>
            <w:div w:id="241451176">
              <w:marLeft w:val="480"/>
              <w:marRight w:val="0"/>
              <w:marTop w:val="0"/>
              <w:marBottom w:val="0"/>
              <w:divBdr>
                <w:top w:val="none" w:sz="0" w:space="0" w:color="auto"/>
                <w:left w:val="none" w:sz="0" w:space="0" w:color="auto"/>
                <w:bottom w:val="none" w:sz="0" w:space="0" w:color="auto"/>
                <w:right w:val="none" w:sz="0" w:space="0" w:color="auto"/>
              </w:divBdr>
            </w:div>
            <w:div w:id="241456146">
              <w:marLeft w:val="480"/>
              <w:marRight w:val="0"/>
              <w:marTop w:val="0"/>
              <w:marBottom w:val="0"/>
              <w:divBdr>
                <w:top w:val="none" w:sz="0" w:space="0" w:color="auto"/>
                <w:left w:val="none" w:sz="0" w:space="0" w:color="auto"/>
                <w:bottom w:val="none" w:sz="0" w:space="0" w:color="auto"/>
                <w:right w:val="none" w:sz="0" w:space="0" w:color="auto"/>
              </w:divBdr>
            </w:div>
            <w:div w:id="241567205">
              <w:marLeft w:val="480"/>
              <w:marRight w:val="0"/>
              <w:marTop w:val="0"/>
              <w:marBottom w:val="0"/>
              <w:divBdr>
                <w:top w:val="none" w:sz="0" w:space="0" w:color="auto"/>
                <w:left w:val="none" w:sz="0" w:space="0" w:color="auto"/>
                <w:bottom w:val="none" w:sz="0" w:space="0" w:color="auto"/>
                <w:right w:val="none" w:sz="0" w:space="0" w:color="auto"/>
              </w:divBdr>
            </w:div>
            <w:div w:id="241573155">
              <w:marLeft w:val="480"/>
              <w:marRight w:val="0"/>
              <w:marTop w:val="0"/>
              <w:marBottom w:val="0"/>
              <w:divBdr>
                <w:top w:val="none" w:sz="0" w:space="0" w:color="auto"/>
                <w:left w:val="none" w:sz="0" w:space="0" w:color="auto"/>
                <w:bottom w:val="none" w:sz="0" w:space="0" w:color="auto"/>
                <w:right w:val="none" w:sz="0" w:space="0" w:color="auto"/>
              </w:divBdr>
            </w:div>
            <w:div w:id="242102997">
              <w:marLeft w:val="480"/>
              <w:marRight w:val="0"/>
              <w:marTop w:val="0"/>
              <w:marBottom w:val="0"/>
              <w:divBdr>
                <w:top w:val="none" w:sz="0" w:space="0" w:color="auto"/>
                <w:left w:val="none" w:sz="0" w:space="0" w:color="auto"/>
                <w:bottom w:val="none" w:sz="0" w:space="0" w:color="auto"/>
                <w:right w:val="none" w:sz="0" w:space="0" w:color="auto"/>
              </w:divBdr>
            </w:div>
            <w:div w:id="242108011">
              <w:marLeft w:val="480"/>
              <w:marRight w:val="0"/>
              <w:marTop w:val="0"/>
              <w:marBottom w:val="0"/>
              <w:divBdr>
                <w:top w:val="none" w:sz="0" w:space="0" w:color="auto"/>
                <w:left w:val="none" w:sz="0" w:space="0" w:color="auto"/>
                <w:bottom w:val="none" w:sz="0" w:space="0" w:color="auto"/>
                <w:right w:val="none" w:sz="0" w:space="0" w:color="auto"/>
              </w:divBdr>
            </w:div>
            <w:div w:id="242185362">
              <w:marLeft w:val="480"/>
              <w:marRight w:val="0"/>
              <w:marTop w:val="0"/>
              <w:marBottom w:val="0"/>
              <w:divBdr>
                <w:top w:val="none" w:sz="0" w:space="0" w:color="auto"/>
                <w:left w:val="none" w:sz="0" w:space="0" w:color="auto"/>
                <w:bottom w:val="none" w:sz="0" w:space="0" w:color="auto"/>
                <w:right w:val="none" w:sz="0" w:space="0" w:color="auto"/>
              </w:divBdr>
            </w:div>
            <w:div w:id="242298303">
              <w:marLeft w:val="480"/>
              <w:marRight w:val="0"/>
              <w:marTop w:val="0"/>
              <w:marBottom w:val="0"/>
              <w:divBdr>
                <w:top w:val="none" w:sz="0" w:space="0" w:color="auto"/>
                <w:left w:val="none" w:sz="0" w:space="0" w:color="auto"/>
                <w:bottom w:val="none" w:sz="0" w:space="0" w:color="auto"/>
                <w:right w:val="none" w:sz="0" w:space="0" w:color="auto"/>
              </w:divBdr>
            </w:div>
            <w:div w:id="242301417">
              <w:marLeft w:val="480"/>
              <w:marRight w:val="0"/>
              <w:marTop w:val="0"/>
              <w:marBottom w:val="0"/>
              <w:divBdr>
                <w:top w:val="none" w:sz="0" w:space="0" w:color="auto"/>
                <w:left w:val="none" w:sz="0" w:space="0" w:color="auto"/>
                <w:bottom w:val="none" w:sz="0" w:space="0" w:color="auto"/>
                <w:right w:val="none" w:sz="0" w:space="0" w:color="auto"/>
              </w:divBdr>
            </w:div>
            <w:div w:id="242371640">
              <w:marLeft w:val="480"/>
              <w:marRight w:val="0"/>
              <w:marTop w:val="0"/>
              <w:marBottom w:val="0"/>
              <w:divBdr>
                <w:top w:val="none" w:sz="0" w:space="0" w:color="auto"/>
                <w:left w:val="none" w:sz="0" w:space="0" w:color="auto"/>
                <w:bottom w:val="none" w:sz="0" w:space="0" w:color="auto"/>
                <w:right w:val="none" w:sz="0" w:space="0" w:color="auto"/>
              </w:divBdr>
            </w:div>
            <w:div w:id="242380026">
              <w:marLeft w:val="480"/>
              <w:marRight w:val="0"/>
              <w:marTop w:val="0"/>
              <w:marBottom w:val="0"/>
              <w:divBdr>
                <w:top w:val="none" w:sz="0" w:space="0" w:color="auto"/>
                <w:left w:val="none" w:sz="0" w:space="0" w:color="auto"/>
                <w:bottom w:val="none" w:sz="0" w:space="0" w:color="auto"/>
                <w:right w:val="none" w:sz="0" w:space="0" w:color="auto"/>
              </w:divBdr>
            </w:div>
            <w:div w:id="242448371">
              <w:marLeft w:val="480"/>
              <w:marRight w:val="0"/>
              <w:marTop w:val="0"/>
              <w:marBottom w:val="0"/>
              <w:divBdr>
                <w:top w:val="none" w:sz="0" w:space="0" w:color="auto"/>
                <w:left w:val="none" w:sz="0" w:space="0" w:color="auto"/>
                <w:bottom w:val="none" w:sz="0" w:space="0" w:color="auto"/>
                <w:right w:val="none" w:sz="0" w:space="0" w:color="auto"/>
              </w:divBdr>
            </w:div>
            <w:div w:id="242491899">
              <w:marLeft w:val="480"/>
              <w:marRight w:val="0"/>
              <w:marTop w:val="0"/>
              <w:marBottom w:val="0"/>
              <w:divBdr>
                <w:top w:val="none" w:sz="0" w:space="0" w:color="auto"/>
                <w:left w:val="none" w:sz="0" w:space="0" w:color="auto"/>
                <w:bottom w:val="none" w:sz="0" w:space="0" w:color="auto"/>
                <w:right w:val="none" w:sz="0" w:space="0" w:color="auto"/>
              </w:divBdr>
            </w:div>
            <w:div w:id="242572200">
              <w:marLeft w:val="480"/>
              <w:marRight w:val="0"/>
              <w:marTop w:val="0"/>
              <w:marBottom w:val="0"/>
              <w:divBdr>
                <w:top w:val="none" w:sz="0" w:space="0" w:color="auto"/>
                <w:left w:val="none" w:sz="0" w:space="0" w:color="auto"/>
                <w:bottom w:val="none" w:sz="0" w:space="0" w:color="auto"/>
                <w:right w:val="none" w:sz="0" w:space="0" w:color="auto"/>
              </w:divBdr>
            </w:div>
            <w:div w:id="242876434">
              <w:marLeft w:val="480"/>
              <w:marRight w:val="0"/>
              <w:marTop w:val="0"/>
              <w:marBottom w:val="0"/>
              <w:divBdr>
                <w:top w:val="none" w:sz="0" w:space="0" w:color="auto"/>
                <w:left w:val="none" w:sz="0" w:space="0" w:color="auto"/>
                <w:bottom w:val="none" w:sz="0" w:space="0" w:color="auto"/>
                <w:right w:val="none" w:sz="0" w:space="0" w:color="auto"/>
              </w:divBdr>
            </w:div>
            <w:div w:id="242879344">
              <w:marLeft w:val="480"/>
              <w:marRight w:val="0"/>
              <w:marTop w:val="0"/>
              <w:marBottom w:val="0"/>
              <w:divBdr>
                <w:top w:val="none" w:sz="0" w:space="0" w:color="auto"/>
                <w:left w:val="none" w:sz="0" w:space="0" w:color="auto"/>
                <w:bottom w:val="none" w:sz="0" w:space="0" w:color="auto"/>
                <w:right w:val="none" w:sz="0" w:space="0" w:color="auto"/>
              </w:divBdr>
            </w:div>
            <w:div w:id="242885645">
              <w:marLeft w:val="480"/>
              <w:marRight w:val="0"/>
              <w:marTop w:val="0"/>
              <w:marBottom w:val="0"/>
              <w:divBdr>
                <w:top w:val="none" w:sz="0" w:space="0" w:color="auto"/>
                <w:left w:val="none" w:sz="0" w:space="0" w:color="auto"/>
                <w:bottom w:val="none" w:sz="0" w:space="0" w:color="auto"/>
                <w:right w:val="none" w:sz="0" w:space="0" w:color="auto"/>
              </w:divBdr>
            </w:div>
            <w:div w:id="242952768">
              <w:marLeft w:val="480"/>
              <w:marRight w:val="0"/>
              <w:marTop w:val="0"/>
              <w:marBottom w:val="0"/>
              <w:divBdr>
                <w:top w:val="none" w:sz="0" w:space="0" w:color="auto"/>
                <w:left w:val="none" w:sz="0" w:space="0" w:color="auto"/>
                <w:bottom w:val="none" w:sz="0" w:space="0" w:color="auto"/>
                <w:right w:val="none" w:sz="0" w:space="0" w:color="auto"/>
              </w:divBdr>
            </w:div>
            <w:div w:id="243032617">
              <w:marLeft w:val="480"/>
              <w:marRight w:val="0"/>
              <w:marTop w:val="0"/>
              <w:marBottom w:val="0"/>
              <w:divBdr>
                <w:top w:val="none" w:sz="0" w:space="0" w:color="auto"/>
                <w:left w:val="none" w:sz="0" w:space="0" w:color="auto"/>
                <w:bottom w:val="none" w:sz="0" w:space="0" w:color="auto"/>
                <w:right w:val="none" w:sz="0" w:space="0" w:color="auto"/>
              </w:divBdr>
            </w:div>
            <w:div w:id="243035247">
              <w:marLeft w:val="480"/>
              <w:marRight w:val="0"/>
              <w:marTop w:val="0"/>
              <w:marBottom w:val="0"/>
              <w:divBdr>
                <w:top w:val="none" w:sz="0" w:space="0" w:color="auto"/>
                <w:left w:val="none" w:sz="0" w:space="0" w:color="auto"/>
                <w:bottom w:val="none" w:sz="0" w:space="0" w:color="auto"/>
                <w:right w:val="none" w:sz="0" w:space="0" w:color="auto"/>
              </w:divBdr>
            </w:div>
            <w:div w:id="243073134">
              <w:marLeft w:val="480"/>
              <w:marRight w:val="0"/>
              <w:marTop w:val="0"/>
              <w:marBottom w:val="0"/>
              <w:divBdr>
                <w:top w:val="none" w:sz="0" w:space="0" w:color="auto"/>
                <w:left w:val="none" w:sz="0" w:space="0" w:color="auto"/>
                <w:bottom w:val="none" w:sz="0" w:space="0" w:color="auto"/>
                <w:right w:val="none" w:sz="0" w:space="0" w:color="auto"/>
              </w:divBdr>
            </w:div>
            <w:div w:id="243220598">
              <w:marLeft w:val="480"/>
              <w:marRight w:val="0"/>
              <w:marTop w:val="0"/>
              <w:marBottom w:val="0"/>
              <w:divBdr>
                <w:top w:val="none" w:sz="0" w:space="0" w:color="auto"/>
                <w:left w:val="none" w:sz="0" w:space="0" w:color="auto"/>
                <w:bottom w:val="none" w:sz="0" w:space="0" w:color="auto"/>
                <w:right w:val="none" w:sz="0" w:space="0" w:color="auto"/>
              </w:divBdr>
            </w:div>
            <w:div w:id="243302196">
              <w:marLeft w:val="480"/>
              <w:marRight w:val="0"/>
              <w:marTop w:val="0"/>
              <w:marBottom w:val="0"/>
              <w:divBdr>
                <w:top w:val="none" w:sz="0" w:space="0" w:color="auto"/>
                <w:left w:val="none" w:sz="0" w:space="0" w:color="auto"/>
                <w:bottom w:val="none" w:sz="0" w:space="0" w:color="auto"/>
                <w:right w:val="none" w:sz="0" w:space="0" w:color="auto"/>
              </w:divBdr>
            </w:div>
            <w:div w:id="243339982">
              <w:marLeft w:val="480"/>
              <w:marRight w:val="0"/>
              <w:marTop w:val="0"/>
              <w:marBottom w:val="0"/>
              <w:divBdr>
                <w:top w:val="none" w:sz="0" w:space="0" w:color="auto"/>
                <w:left w:val="none" w:sz="0" w:space="0" w:color="auto"/>
                <w:bottom w:val="none" w:sz="0" w:space="0" w:color="auto"/>
                <w:right w:val="none" w:sz="0" w:space="0" w:color="auto"/>
              </w:divBdr>
            </w:div>
            <w:div w:id="243345968">
              <w:marLeft w:val="480"/>
              <w:marRight w:val="0"/>
              <w:marTop w:val="0"/>
              <w:marBottom w:val="0"/>
              <w:divBdr>
                <w:top w:val="none" w:sz="0" w:space="0" w:color="auto"/>
                <w:left w:val="none" w:sz="0" w:space="0" w:color="auto"/>
                <w:bottom w:val="none" w:sz="0" w:space="0" w:color="auto"/>
                <w:right w:val="none" w:sz="0" w:space="0" w:color="auto"/>
              </w:divBdr>
            </w:div>
            <w:div w:id="243685801">
              <w:marLeft w:val="480"/>
              <w:marRight w:val="0"/>
              <w:marTop w:val="0"/>
              <w:marBottom w:val="0"/>
              <w:divBdr>
                <w:top w:val="none" w:sz="0" w:space="0" w:color="auto"/>
                <w:left w:val="none" w:sz="0" w:space="0" w:color="auto"/>
                <w:bottom w:val="none" w:sz="0" w:space="0" w:color="auto"/>
                <w:right w:val="none" w:sz="0" w:space="0" w:color="auto"/>
              </w:divBdr>
            </w:div>
            <w:div w:id="243757738">
              <w:marLeft w:val="480"/>
              <w:marRight w:val="0"/>
              <w:marTop w:val="0"/>
              <w:marBottom w:val="0"/>
              <w:divBdr>
                <w:top w:val="none" w:sz="0" w:space="0" w:color="auto"/>
                <w:left w:val="none" w:sz="0" w:space="0" w:color="auto"/>
                <w:bottom w:val="none" w:sz="0" w:space="0" w:color="auto"/>
                <w:right w:val="none" w:sz="0" w:space="0" w:color="auto"/>
              </w:divBdr>
            </w:div>
            <w:div w:id="243759596">
              <w:marLeft w:val="480"/>
              <w:marRight w:val="0"/>
              <w:marTop w:val="0"/>
              <w:marBottom w:val="0"/>
              <w:divBdr>
                <w:top w:val="none" w:sz="0" w:space="0" w:color="auto"/>
                <w:left w:val="none" w:sz="0" w:space="0" w:color="auto"/>
                <w:bottom w:val="none" w:sz="0" w:space="0" w:color="auto"/>
                <w:right w:val="none" w:sz="0" w:space="0" w:color="auto"/>
              </w:divBdr>
            </w:div>
            <w:div w:id="243807981">
              <w:marLeft w:val="480"/>
              <w:marRight w:val="0"/>
              <w:marTop w:val="0"/>
              <w:marBottom w:val="0"/>
              <w:divBdr>
                <w:top w:val="none" w:sz="0" w:space="0" w:color="auto"/>
                <w:left w:val="none" w:sz="0" w:space="0" w:color="auto"/>
                <w:bottom w:val="none" w:sz="0" w:space="0" w:color="auto"/>
                <w:right w:val="none" w:sz="0" w:space="0" w:color="auto"/>
              </w:divBdr>
            </w:div>
            <w:div w:id="243883867">
              <w:marLeft w:val="480"/>
              <w:marRight w:val="0"/>
              <w:marTop w:val="0"/>
              <w:marBottom w:val="0"/>
              <w:divBdr>
                <w:top w:val="none" w:sz="0" w:space="0" w:color="auto"/>
                <w:left w:val="none" w:sz="0" w:space="0" w:color="auto"/>
                <w:bottom w:val="none" w:sz="0" w:space="0" w:color="auto"/>
                <w:right w:val="none" w:sz="0" w:space="0" w:color="auto"/>
              </w:divBdr>
            </w:div>
            <w:div w:id="243925348">
              <w:marLeft w:val="480"/>
              <w:marRight w:val="0"/>
              <w:marTop w:val="0"/>
              <w:marBottom w:val="0"/>
              <w:divBdr>
                <w:top w:val="none" w:sz="0" w:space="0" w:color="auto"/>
                <w:left w:val="none" w:sz="0" w:space="0" w:color="auto"/>
                <w:bottom w:val="none" w:sz="0" w:space="0" w:color="auto"/>
                <w:right w:val="none" w:sz="0" w:space="0" w:color="auto"/>
              </w:divBdr>
            </w:div>
            <w:div w:id="243952330">
              <w:marLeft w:val="480"/>
              <w:marRight w:val="0"/>
              <w:marTop w:val="0"/>
              <w:marBottom w:val="0"/>
              <w:divBdr>
                <w:top w:val="none" w:sz="0" w:space="0" w:color="auto"/>
                <w:left w:val="none" w:sz="0" w:space="0" w:color="auto"/>
                <w:bottom w:val="none" w:sz="0" w:space="0" w:color="auto"/>
                <w:right w:val="none" w:sz="0" w:space="0" w:color="auto"/>
              </w:divBdr>
            </w:div>
            <w:div w:id="244001539">
              <w:marLeft w:val="480"/>
              <w:marRight w:val="0"/>
              <w:marTop w:val="0"/>
              <w:marBottom w:val="0"/>
              <w:divBdr>
                <w:top w:val="none" w:sz="0" w:space="0" w:color="auto"/>
                <w:left w:val="none" w:sz="0" w:space="0" w:color="auto"/>
                <w:bottom w:val="none" w:sz="0" w:space="0" w:color="auto"/>
                <w:right w:val="none" w:sz="0" w:space="0" w:color="auto"/>
              </w:divBdr>
            </w:div>
            <w:div w:id="244145453">
              <w:marLeft w:val="480"/>
              <w:marRight w:val="0"/>
              <w:marTop w:val="0"/>
              <w:marBottom w:val="0"/>
              <w:divBdr>
                <w:top w:val="none" w:sz="0" w:space="0" w:color="auto"/>
                <w:left w:val="none" w:sz="0" w:space="0" w:color="auto"/>
                <w:bottom w:val="none" w:sz="0" w:space="0" w:color="auto"/>
                <w:right w:val="none" w:sz="0" w:space="0" w:color="auto"/>
              </w:divBdr>
            </w:div>
            <w:div w:id="244148701">
              <w:marLeft w:val="480"/>
              <w:marRight w:val="0"/>
              <w:marTop w:val="0"/>
              <w:marBottom w:val="0"/>
              <w:divBdr>
                <w:top w:val="none" w:sz="0" w:space="0" w:color="auto"/>
                <w:left w:val="none" w:sz="0" w:space="0" w:color="auto"/>
                <w:bottom w:val="none" w:sz="0" w:space="0" w:color="auto"/>
                <w:right w:val="none" w:sz="0" w:space="0" w:color="auto"/>
              </w:divBdr>
            </w:div>
            <w:div w:id="244265069">
              <w:marLeft w:val="480"/>
              <w:marRight w:val="0"/>
              <w:marTop w:val="0"/>
              <w:marBottom w:val="0"/>
              <w:divBdr>
                <w:top w:val="none" w:sz="0" w:space="0" w:color="auto"/>
                <w:left w:val="none" w:sz="0" w:space="0" w:color="auto"/>
                <w:bottom w:val="none" w:sz="0" w:space="0" w:color="auto"/>
                <w:right w:val="none" w:sz="0" w:space="0" w:color="auto"/>
              </w:divBdr>
            </w:div>
            <w:div w:id="244343444">
              <w:marLeft w:val="480"/>
              <w:marRight w:val="0"/>
              <w:marTop w:val="0"/>
              <w:marBottom w:val="0"/>
              <w:divBdr>
                <w:top w:val="none" w:sz="0" w:space="0" w:color="auto"/>
                <w:left w:val="none" w:sz="0" w:space="0" w:color="auto"/>
                <w:bottom w:val="none" w:sz="0" w:space="0" w:color="auto"/>
                <w:right w:val="none" w:sz="0" w:space="0" w:color="auto"/>
              </w:divBdr>
            </w:div>
            <w:div w:id="244458775">
              <w:marLeft w:val="480"/>
              <w:marRight w:val="0"/>
              <w:marTop w:val="0"/>
              <w:marBottom w:val="0"/>
              <w:divBdr>
                <w:top w:val="none" w:sz="0" w:space="0" w:color="auto"/>
                <w:left w:val="none" w:sz="0" w:space="0" w:color="auto"/>
                <w:bottom w:val="none" w:sz="0" w:space="0" w:color="auto"/>
                <w:right w:val="none" w:sz="0" w:space="0" w:color="auto"/>
              </w:divBdr>
            </w:div>
            <w:div w:id="244458793">
              <w:marLeft w:val="480"/>
              <w:marRight w:val="0"/>
              <w:marTop w:val="0"/>
              <w:marBottom w:val="0"/>
              <w:divBdr>
                <w:top w:val="none" w:sz="0" w:space="0" w:color="auto"/>
                <w:left w:val="none" w:sz="0" w:space="0" w:color="auto"/>
                <w:bottom w:val="none" w:sz="0" w:space="0" w:color="auto"/>
                <w:right w:val="none" w:sz="0" w:space="0" w:color="auto"/>
              </w:divBdr>
            </w:div>
            <w:div w:id="244464838">
              <w:marLeft w:val="480"/>
              <w:marRight w:val="0"/>
              <w:marTop w:val="0"/>
              <w:marBottom w:val="0"/>
              <w:divBdr>
                <w:top w:val="none" w:sz="0" w:space="0" w:color="auto"/>
                <w:left w:val="none" w:sz="0" w:space="0" w:color="auto"/>
                <w:bottom w:val="none" w:sz="0" w:space="0" w:color="auto"/>
                <w:right w:val="none" w:sz="0" w:space="0" w:color="auto"/>
              </w:divBdr>
            </w:div>
            <w:div w:id="244530445">
              <w:marLeft w:val="480"/>
              <w:marRight w:val="0"/>
              <w:marTop w:val="0"/>
              <w:marBottom w:val="0"/>
              <w:divBdr>
                <w:top w:val="none" w:sz="0" w:space="0" w:color="auto"/>
                <w:left w:val="none" w:sz="0" w:space="0" w:color="auto"/>
                <w:bottom w:val="none" w:sz="0" w:space="0" w:color="auto"/>
                <w:right w:val="none" w:sz="0" w:space="0" w:color="auto"/>
              </w:divBdr>
            </w:div>
            <w:div w:id="244530565">
              <w:marLeft w:val="480"/>
              <w:marRight w:val="0"/>
              <w:marTop w:val="0"/>
              <w:marBottom w:val="0"/>
              <w:divBdr>
                <w:top w:val="none" w:sz="0" w:space="0" w:color="auto"/>
                <w:left w:val="none" w:sz="0" w:space="0" w:color="auto"/>
                <w:bottom w:val="none" w:sz="0" w:space="0" w:color="auto"/>
                <w:right w:val="none" w:sz="0" w:space="0" w:color="auto"/>
              </w:divBdr>
            </w:div>
            <w:div w:id="244582295">
              <w:marLeft w:val="480"/>
              <w:marRight w:val="0"/>
              <w:marTop w:val="0"/>
              <w:marBottom w:val="0"/>
              <w:divBdr>
                <w:top w:val="none" w:sz="0" w:space="0" w:color="auto"/>
                <w:left w:val="none" w:sz="0" w:space="0" w:color="auto"/>
                <w:bottom w:val="none" w:sz="0" w:space="0" w:color="auto"/>
                <w:right w:val="none" w:sz="0" w:space="0" w:color="auto"/>
              </w:divBdr>
            </w:div>
            <w:div w:id="244610462">
              <w:marLeft w:val="480"/>
              <w:marRight w:val="0"/>
              <w:marTop w:val="0"/>
              <w:marBottom w:val="0"/>
              <w:divBdr>
                <w:top w:val="none" w:sz="0" w:space="0" w:color="auto"/>
                <w:left w:val="none" w:sz="0" w:space="0" w:color="auto"/>
                <w:bottom w:val="none" w:sz="0" w:space="0" w:color="auto"/>
                <w:right w:val="none" w:sz="0" w:space="0" w:color="auto"/>
              </w:divBdr>
            </w:div>
            <w:div w:id="244649513">
              <w:marLeft w:val="480"/>
              <w:marRight w:val="0"/>
              <w:marTop w:val="0"/>
              <w:marBottom w:val="0"/>
              <w:divBdr>
                <w:top w:val="none" w:sz="0" w:space="0" w:color="auto"/>
                <w:left w:val="none" w:sz="0" w:space="0" w:color="auto"/>
                <w:bottom w:val="none" w:sz="0" w:space="0" w:color="auto"/>
                <w:right w:val="none" w:sz="0" w:space="0" w:color="auto"/>
              </w:divBdr>
            </w:div>
            <w:div w:id="244806630">
              <w:marLeft w:val="480"/>
              <w:marRight w:val="0"/>
              <w:marTop w:val="0"/>
              <w:marBottom w:val="0"/>
              <w:divBdr>
                <w:top w:val="none" w:sz="0" w:space="0" w:color="auto"/>
                <w:left w:val="none" w:sz="0" w:space="0" w:color="auto"/>
                <w:bottom w:val="none" w:sz="0" w:space="0" w:color="auto"/>
                <w:right w:val="none" w:sz="0" w:space="0" w:color="auto"/>
              </w:divBdr>
            </w:div>
            <w:div w:id="244844082">
              <w:marLeft w:val="480"/>
              <w:marRight w:val="0"/>
              <w:marTop w:val="0"/>
              <w:marBottom w:val="0"/>
              <w:divBdr>
                <w:top w:val="none" w:sz="0" w:space="0" w:color="auto"/>
                <w:left w:val="none" w:sz="0" w:space="0" w:color="auto"/>
                <w:bottom w:val="none" w:sz="0" w:space="0" w:color="auto"/>
                <w:right w:val="none" w:sz="0" w:space="0" w:color="auto"/>
              </w:divBdr>
            </w:div>
            <w:div w:id="244845786">
              <w:marLeft w:val="480"/>
              <w:marRight w:val="0"/>
              <w:marTop w:val="0"/>
              <w:marBottom w:val="0"/>
              <w:divBdr>
                <w:top w:val="none" w:sz="0" w:space="0" w:color="auto"/>
                <w:left w:val="none" w:sz="0" w:space="0" w:color="auto"/>
                <w:bottom w:val="none" w:sz="0" w:space="0" w:color="auto"/>
                <w:right w:val="none" w:sz="0" w:space="0" w:color="auto"/>
              </w:divBdr>
            </w:div>
            <w:div w:id="244846023">
              <w:marLeft w:val="480"/>
              <w:marRight w:val="0"/>
              <w:marTop w:val="0"/>
              <w:marBottom w:val="0"/>
              <w:divBdr>
                <w:top w:val="none" w:sz="0" w:space="0" w:color="auto"/>
                <w:left w:val="none" w:sz="0" w:space="0" w:color="auto"/>
                <w:bottom w:val="none" w:sz="0" w:space="0" w:color="auto"/>
                <w:right w:val="none" w:sz="0" w:space="0" w:color="auto"/>
              </w:divBdr>
            </w:div>
            <w:div w:id="244922105">
              <w:marLeft w:val="480"/>
              <w:marRight w:val="0"/>
              <w:marTop w:val="0"/>
              <w:marBottom w:val="0"/>
              <w:divBdr>
                <w:top w:val="none" w:sz="0" w:space="0" w:color="auto"/>
                <w:left w:val="none" w:sz="0" w:space="0" w:color="auto"/>
                <w:bottom w:val="none" w:sz="0" w:space="0" w:color="auto"/>
                <w:right w:val="none" w:sz="0" w:space="0" w:color="auto"/>
              </w:divBdr>
            </w:div>
            <w:div w:id="244999214">
              <w:marLeft w:val="480"/>
              <w:marRight w:val="0"/>
              <w:marTop w:val="0"/>
              <w:marBottom w:val="0"/>
              <w:divBdr>
                <w:top w:val="none" w:sz="0" w:space="0" w:color="auto"/>
                <w:left w:val="none" w:sz="0" w:space="0" w:color="auto"/>
                <w:bottom w:val="none" w:sz="0" w:space="0" w:color="auto"/>
                <w:right w:val="none" w:sz="0" w:space="0" w:color="auto"/>
              </w:divBdr>
            </w:div>
            <w:div w:id="245040894">
              <w:marLeft w:val="480"/>
              <w:marRight w:val="0"/>
              <w:marTop w:val="0"/>
              <w:marBottom w:val="0"/>
              <w:divBdr>
                <w:top w:val="none" w:sz="0" w:space="0" w:color="auto"/>
                <w:left w:val="none" w:sz="0" w:space="0" w:color="auto"/>
                <w:bottom w:val="none" w:sz="0" w:space="0" w:color="auto"/>
                <w:right w:val="none" w:sz="0" w:space="0" w:color="auto"/>
              </w:divBdr>
            </w:div>
            <w:div w:id="245043531">
              <w:marLeft w:val="480"/>
              <w:marRight w:val="0"/>
              <w:marTop w:val="0"/>
              <w:marBottom w:val="0"/>
              <w:divBdr>
                <w:top w:val="none" w:sz="0" w:space="0" w:color="auto"/>
                <w:left w:val="none" w:sz="0" w:space="0" w:color="auto"/>
                <w:bottom w:val="none" w:sz="0" w:space="0" w:color="auto"/>
                <w:right w:val="none" w:sz="0" w:space="0" w:color="auto"/>
              </w:divBdr>
            </w:div>
            <w:div w:id="245308421">
              <w:marLeft w:val="480"/>
              <w:marRight w:val="0"/>
              <w:marTop w:val="0"/>
              <w:marBottom w:val="0"/>
              <w:divBdr>
                <w:top w:val="none" w:sz="0" w:space="0" w:color="auto"/>
                <w:left w:val="none" w:sz="0" w:space="0" w:color="auto"/>
                <w:bottom w:val="none" w:sz="0" w:space="0" w:color="auto"/>
                <w:right w:val="none" w:sz="0" w:space="0" w:color="auto"/>
              </w:divBdr>
            </w:div>
            <w:div w:id="245388608">
              <w:marLeft w:val="480"/>
              <w:marRight w:val="0"/>
              <w:marTop w:val="0"/>
              <w:marBottom w:val="0"/>
              <w:divBdr>
                <w:top w:val="none" w:sz="0" w:space="0" w:color="auto"/>
                <w:left w:val="none" w:sz="0" w:space="0" w:color="auto"/>
                <w:bottom w:val="none" w:sz="0" w:space="0" w:color="auto"/>
                <w:right w:val="none" w:sz="0" w:space="0" w:color="auto"/>
              </w:divBdr>
            </w:div>
            <w:div w:id="245576773">
              <w:marLeft w:val="480"/>
              <w:marRight w:val="0"/>
              <w:marTop w:val="0"/>
              <w:marBottom w:val="0"/>
              <w:divBdr>
                <w:top w:val="none" w:sz="0" w:space="0" w:color="auto"/>
                <w:left w:val="none" w:sz="0" w:space="0" w:color="auto"/>
                <w:bottom w:val="none" w:sz="0" w:space="0" w:color="auto"/>
                <w:right w:val="none" w:sz="0" w:space="0" w:color="auto"/>
              </w:divBdr>
            </w:div>
            <w:div w:id="245723899">
              <w:marLeft w:val="480"/>
              <w:marRight w:val="0"/>
              <w:marTop w:val="0"/>
              <w:marBottom w:val="0"/>
              <w:divBdr>
                <w:top w:val="none" w:sz="0" w:space="0" w:color="auto"/>
                <w:left w:val="none" w:sz="0" w:space="0" w:color="auto"/>
                <w:bottom w:val="none" w:sz="0" w:space="0" w:color="auto"/>
                <w:right w:val="none" w:sz="0" w:space="0" w:color="auto"/>
              </w:divBdr>
            </w:div>
            <w:div w:id="245965996">
              <w:marLeft w:val="480"/>
              <w:marRight w:val="0"/>
              <w:marTop w:val="0"/>
              <w:marBottom w:val="0"/>
              <w:divBdr>
                <w:top w:val="none" w:sz="0" w:space="0" w:color="auto"/>
                <w:left w:val="none" w:sz="0" w:space="0" w:color="auto"/>
                <w:bottom w:val="none" w:sz="0" w:space="0" w:color="auto"/>
                <w:right w:val="none" w:sz="0" w:space="0" w:color="auto"/>
              </w:divBdr>
            </w:div>
            <w:div w:id="246043584">
              <w:marLeft w:val="480"/>
              <w:marRight w:val="0"/>
              <w:marTop w:val="0"/>
              <w:marBottom w:val="0"/>
              <w:divBdr>
                <w:top w:val="none" w:sz="0" w:space="0" w:color="auto"/>
                <w:left w:val="none" w:sz="0" w:space="0" w:color="auto"/>
                <w:bottom w:val="none" w:sz="0" w:space="0" w:color="auto"/>
                <w:right w:val="none" w:sz="0" w:space="0" w:color="auto"/>
              </w:divBdr>
            </w:div>
            <w:div w:id="246159443">
              <w:marLeft w:val="480"/>
              <w:marRight w:val="0"/>
              <w:marTop w:val="0"/>
              <w:marBottom w:val="0"/>
              <w:divBdr>
                <w:top w:val="none" w:sz="0" w:space="0" w:color="auto"/>
                <w:left w:val="none" w:sz="0" w:space="0" w:color="auto"/>
                <w:bottom w:val="none" w:sz="0" w:space="0" w:color="auto"/>
                <w:right w:val="none" w:sz="0" w:space="0" w:color="auto"/>
              </w:divBdr>
            </w:div>
            <w:div w:id="246161639">
              <w:marLeft w:val="480"/>
              <w:marRight w:val="0"/>
              <w:marTop w:val="0"/>
              <w:marBottom w:val="0"/>
              <w:divBdr>
                <w:top w:val="none" w:sz="0" w:space="0" w:color="auto"/>
                <w:left w:val="none" w:sz="0" w:space="0" w:color="auto"/>
                <w:bottom w:val="none" w:sz="0" w:space="0" w:color="auto"/>
                <w:right w:val="none" w:sz="0" w:space="0" w:color="auto"/>
              </w:divBdr>
            </w:div>
            <w:div w:id="246235298">
              <w:marLeft w:val="480"/>
              <w:marRight w:val="0"/>
              <w:marTop w:val="0"/>
              <w:marBottom w:val="0"/>
              <w:divBdr>
                <w:top w:val="none" w:sz="0" w:space="0" w:color="auto"/>
                <w:left w:val="none" w:sz="0" w:space="0" w:color="auto"/>
                <w:bottom w:val="none" w:sz="0" w:space="0" w:color="auto"/>
                <w:right w:val="none" w:sz="0" w:space="0" w:color="auto"/>
              </w:divBdr>
            </w:div>
            <w:div w:id="246381289">
              <w:marLeft w:val="480"/>
              <w:marRight w:val="0"/>
              <w:marTop w:val="0"/>
              <w:marBottom w:val="0"/>
              <w:divBdr>
                <w:top w:val="none" w:sz="0" w:space="0" w:color="auto"/>
                <w:left w:val="none" w:sz="0" w:space="0" w:color="auto"/>
                <w:bottom w:val="none" w:sz="0" w:space="0" w:color="auto"/>
                <w:right w:val="none" w:sz="0" w:space="0" w:color="auto"/>
              </w:divBdr>
            </w:div>
            <w:div w:id="246429270">
              <w:marLeft w:val="480"/>
              <w:marRight w:val="0"/>
              <w:marTop w:val="0"/>
              <w:marBottom w:val="0"/>
              <w:divBdr>
                <w:top w:val="none" w:sz="0" w:space="0" w:color="auto"/>
                <w:left w:val="none" w:sz="0" w:space="0" w:color="auto"/>
                <w:bottom w:val="none" w:sz="0" w:space="0" w:color="auto"/>
                <w:right w:val="none" w:sz="0" w:space="0" w:color="auto"/>
              </w:divBdr>
            </w:div>
            <w:div w:id="246502303">
              <w:marLeft w:val="480"/>
              <w:marRight w:val="0"/>
              <w:marTop w:val="0"/>
              <w:marBottom w:val="0"/>
              <w:divBdr>
                <w:top w:val="none" w:sz="0" w:space="0" w:color="auto"/>
                <w:left w:val="none" w:sz="0" w:space="0" w:color="auto"/>
                <w:bottom w:val="none" w:sz="0" w:space="0" w:color="auto"/>
                <w:right w:val="none" w:sz="0" w:space="0" w:color="auto"/>
              </w:divBdr>
            </w:div>
            <w:div w:id="246503344">
              <w:marLeft w:val="480"/>
              <w:marRight w:val="0"/>
              <w:marTop w:val="0"/>
              <w:marBottom w:val="0"/>
              <w:divBdr>
                <w:top w:val="none" w:sz="0" w:space="0" w:color="auto"/>
                <w:left w:val="none" w:sz="0" w:space="0" w:color="auto"/>
                <w:bottom w:val="none" w:sz="0" w:space="0" w:color="auto"/>
                <w:right w:val="none" w:sz="0" w:space="0" w:color="auto"/>
              </w:divBdr>
            </w:div>
            <w:div w:id="246578402">
              <w:marLeft w:val="480"/>
              <w:marRight w:val="0"/>
              <w:marTop w:val="0"/>
              <w:marBottom w:val="0"/>
              <w:divBdr>
                <w:top w:val="none" w:sz="0" w:space="0" w:color="auto"/>
                <w:left w:val="none" w:sz="0" w:space="0" w:color="auto"/>
                <w:bottom w:val="none" w:sz="0" w:space="0" w:color="auto"/>
                <w:right w:val="none" w:sz="0" w:space="0" w:color="auto"/>
              </w:divBdr>
            </w:div>
            <w:div w:id="246620199">
              <w:marLeft w:val="480"/>
              <w:marRight w:val="0"/>
              <w:marTop w:val="0"/>
              <w:marBottom w:val="0"/>
              <w:divBdr>
                <w:top w:val="none" w:sz="0" w:space="0" w:color="auto"/>
                <w:left w:val="none" w:sz="0" w:space="0" w:color="auto"/>
                <w:bottom w:val="none" w:sz="0" w:space="0" w:color="auto"/>
                <w:right w:val="none" w:sz="0" w:space="0" w:color="auto"/>
              </w:divBdr>
            </w:div>
            <w:div w:id="246772886">
              <w:marLeft w:val="480"/>
              <w:marRight w:val="0"/>
              <w:marTop w:val="0"/>
              <w:marBottom w:val="0"/>
              <w:divBdr>
                <w:top w:val="none" w:sz="0" w:space="0" w:color="auto"/>
                <w:left w:val="none" w:sz="0" w:space="0" w:color="auto"/>
                <w:bottom w:val="none" w:sz="0" w:space="0" w:color="auto"/>
                <w:right w:val="none" w:sz="0" w:space="0" w:color="auto"/>
              </w:divBdr>
            </w:div>
            <w:div w:id="246814639">
              <w:marLeft w:val="480"/>
              <w:marRight w:val="0"/>
              <w:marTop w:val="0"/>
              <w:marBottom w:val="0"/>
              <w:divBdr>
                <w:top w:val="none" w:sz="0" w:space="0" w:color="auto"/>
                <w:left w:val="none" w:sz="0" w:space="0" w:color="auto"/>
                <w:bottom w:val="none" w:sz="0" w:space="0" w:color="auto"/>
                <w:right w:val="none" w:sz="0" w:space="0" w:color="auto"/>
              </w:divBdr>
            </w:div>
            <w:div w:id="246891697">
              <w:marLeft w:val="480"/>
              <w:marRight w:val="0"/>
              <w:marTop w:val="0"/>
              <w:marBottom w:val="0"/>
              <w:divBdr>
                <w:top w:val="none" w:sz="0" w:space="0" w:color="auto"/>
                <w:left w:val="none" w:sz="0" w:space="0" w:color="auto"/>
                <w:bottom w:val="none" w:sz="0" w:space="0" w:color="auto"/>
                <w:right w:val="none" w:sz="0" w:space="0" w:color="auto"/>
              </w:divBdr>
            </w:div>
            <w:div w:id="246960656">
              <w:marLeft w:val="480"/>
              <w:marRight w:val="0"/>
              <w:marTop w:val="0"/>
              <w:marBottom w:val="0"/>
              <w:divBdr>
                <w:top w:val="none" w:sz="0" w:space="0" w:color="auto"/>
                <w:left w:val="none" w:sz="0" w:space="0" w:color="auto"/>
                <w:bottom w:val="none" w:sz="0" w:space="0" w:color="auto"/>
                <w:right w:val="none" w:sz="0" w:space="0" w:color="auto"/>
              </w:divBdr>
            </w:div>
            <w:div w:id="247035187">
              <w:marLeft w:val="480"/>
              <w:marRight w:val="0"/>
              <w:marTop w:val="0"/>
              <w:marBottom w:val="0"/>
              <w:divBdr>
                <w:top w:val="none" w:sz="0" w:space="0" w:color="auto"/>
                <w:left w:val="none" w:sz="0" w:space="0" w:color="auto"/>
                <w:bottom w:val="none" w:sz="0" w:space="0" w:color="auto"/>
                <w:right w:val="none" w:sz="0" w:space="0" w:color="auto"/>
              </w:divBdr>
            </w:div>
            <w:div w:id="247077737">
              <w:marLeft w:val="480"/>
              <w:marRight w:val="0"/>
              <w:marTop w:val="0"/>
              <w:marBottom w:val="0"/>
              <w:divBdr>
                <w:top w:val="none" w:sz="0" w:space="0" w:color="auto"/>
                <w:left w:val="none" w:sz="0" w:space="0" w:color="auto"/>
                <w:bottom w:val="none" w:sz="0" w:space="0" w:color="auto"/>
                <w:right w:val="none" w:sz="0" w:space="0" w:color="auto"/>
              </w:divBdr>
            </w:div>
            <w:div w:id="247085362">
              <w:marLeft w:val="480"/>
              <w:marRight w:val="0"/>
              <w:marTop w:val="0"/>
              <w:marBottom w:val="0"/>
              <w:divBdr>
                <w:top w:val="none" w:sz="0" w:space="0" w:color="auto"/>
                <w:left w:val="none" w:sz="0" w:space="0" w:color="auto"/>
                <w:bottom w:val="none" w:sz="0" w:space="0" w:color="auto"/>
                <w:right w:val="none" w:sz="0" w:space="0" w:color="auto"/>
              </w:divBdr>
            </w:div>
            <w:div w:id="247154005">
              <w:marLeft w:val="480"/>
              <w:marRight w:val="0"/>
              <w:marTop w:val="0"/>
              <w:marBottom w:val="0"/>
              <w:divBdr>
                <w:top w:val="none" w:sz="0" w:space="0" w:color="auto"/>
                <w:left w:val="none" w:sz="0" w:space="0" w:color="auto"/>
                <w:bottom w:val="none" w:sz="0" w:space="0" w:color="auto"/>
                <w:right w:val="none" w:sz="0" w:space="0" w:color="auto"/>
              </w:divBdr>
            </w:div>
            <w:div w:id="247158287">
              <w:marLeft w:val="480"/>
              <w:marRight w:val="0"/>
              <w:marTop w:val="0"/>
              <w:marBottom w:val="0"/>
              <w:divBdr>
                <w:top w:val="none" w:sz="0" w:space="0" w:color="auto"/>
                <w:left w:val="none" w:sz="0" w:space="0" w:color="auto"/>
                <w:bottom w:val="none" w:sz="0" w:space="0" w:color="auto"/>
                <w:right w:val="none" w:sz="0" w:space="0" w:color="auto"/>
              </w:divBdr>
            </w:div>
            <w:div w:id="247234351">
              <w:marLeft w:val="480"/>
              <w:marRight w:val="0"/>
              <w:marTop w:val="0"/>
              <w:marBottom w:val="0"/>
              <w:divBdr>
                <w:top w:val="none" w:sz="0" w:space="0" w:color="auto"/>
                <w:left w:val="none" w:sz="0" w:space="0" w:color="auto"/>
                <w:bottom w:val="none" w:sz="0" w:space="0" w:color="auto"/>
                <w:right w:val="none" w:sz="0" w:space="0" w:color="auto"/>
              </w:divBdr>
            </w:div>
            <w:div w:id="247272593">
              <w:marLeft w:val="480"/>
              <w:marRight w:val="0"/>
              <w:marTop w:val="0"/>
              <w:marBottom w:val="0"/>
              <w:divBdr>
                <w:top w:val="none" w:sz="0" w:space="0" w:color="auto"/>
                <w:left w:val="none" w:sz="0" w:space="0" w:color="auto"/>
                <w:bottom w:val="none" w:sz="0" w:space="0" w:color="auto"/>
                <w:right w:val="none" w:sz="0" w:space="0" w:color="auto"/>
              </w:divBdr>
            </w:div>
            <w:div w:id="247421316">
              <w:marLeft w:val="480"/>
              <w:marRight w:val="0"/>
              <w:marTop w:val="0"/>
              <w:marBottom w:val="0"/>
              <w:divBdr>
                <w:top w:val="none" w:sz="0" w:space="0" w:color="auto"/>
                <w:left w:val="none" w:sz="0" w:space="0" w:color="auto"/>
                <w:bottom w:val="none" w:sz="0" w:space="0" w:color="auto"/>
                <w:right w:val="none" w:sz="0" w:space="0" w:color="auto"/>
              </w:divBdr>
            </w:div>
            <w:div w:id="247425706">
              <w:marLeft w:val="480"/>
              <w:marRight w:val="0"/>
              <w:marTop w:val="0"/>
              <w:marBottom w:val="0"/>
              <w:divBdr>
                <w:top w:val="none" w:sz="0" w:space="0" w:color="auto"/>
                <w:left w:val="none" w:sz="0" w:space="0" w:color="auto"/>
                <w:bottom w:val="none" w:sz="0" w:space="0" w:color="auto"/>
                <w:right w:val="none" w:sz="0" w:space="0" w:color="auto"/>
              </w:divBdr>
            </w:div>
            <w:div w:id="247427015">
              <w:marLeft w:val="480"/>
              <w:marRight w:val="0"/>
              <w:marTop w:val="0"/>
              <w:marBottom w:val="0"/>
              <w:divBdr>
                <w:top w:val="none" w:sz="0" w:space="0" w:color="auto"/>
                <w:left w:val="none" w:sz="0" w:space="0" w:color="auto"/>
                <w:bottom w:val="none" w:sz="0" w:space="0" w:color="auto"/>
                <w:right w:val="none" w:sz="0" w:space="0" w:color="auto"/>
              </w:divBdr>
            </w:div>
            <w:div w:id="247614826">
              <w:marLeft w:val="480"/>
              <w:marRight w:val="0"/>
              <w:marTop w:val="0"/>
              <w:marBottom w:val="0"/>
              <w:divBdr>
                <w:top w:val="none" w:sz="0" w:space="0" w:color="auto"/>
                <w:left w:val="none" w:sz="0" w:space="0" w:color="auto"/>
                <w:bottom w:val="none" w:sz="0" w:space="0" w:color="auto"/>
                <w:right w:val="none" w:sz="0" w:space="0" w:color="auto"/>
              </w:divBdr>
            </w:div>
            <w:div w:id="247662228">
              <w:marLeft w:val="480"/>
              <w:marRight w:val="0"/>
              <w:marTop w:val="0"/>
              <w:marBottom w:val="0"/>
              <w:divBdr>
                <w:top w:val="none" w:sz="0" w:space="0" w:color="auto"/>
                <w:left w:val="none" w:sz="0" w:space="0" w:color="auto"/>
                <w:bottom w:val="none" w:sz="0" w:space="0" w:color="auto"/>
                <w:right w:val="none" w:sz="0" w:space="0" w:color="auto"/>
              </w:divBdr>
            </w:div>
            <w:div w:id="247663243">
              <w:marLeft w:val="480"/>
              <w:marRight w:val="0"/>
              <w:marTop w:val="0"/>
              <w:marBottom w:val="0"/>
              <w:divBdr>
                <w:top w:val="none" w:sz="0" w:space="0" w:color="auto"/>
                <w:left w:val="none" w:sz="0" w:space="0" w:color="auto"/>
                <w:bottom w:val="none" w:sz="0" w:space="0" w:color="auto"/>
                <w:right w:val="none" w:sz="0" w:space="0" w:color="auto"/>
              </w:divBdr>
            </w:div>
            <w:div w:id="247734816">
              <w:marLeft w:val="480"/>
              <w:marRight w:val="0"/>
              <w:marTop w:val="0"/>
              <w:marBottom w:val="0"/>
              <w:divBdr>
                <w:top w:val="none" w:sz="0" w:space="0" w:color="auto"/>
                <w:left w:val="none" w:sz="0" w:space="0" w:color="auto"/>
                <w:bottom w:val="none" w:sz="0" w:space="0" w:color="auto"/>
                <w:right w:val="none" w:sz="0" w:space="0" w:color="auto"/>
              </w:divBdr>
            </w:div>
            <w:div w:id="247736576">
              <w:marLeft w:val="480"/>
              <w:marRight w:val="0"/>
              <w:marTop w:val="0"/>
              <w:marBottom w:val="0"/>
              <w:divBdr>
                <w:top w:val="none" w:sz="0" w:space="0" w:color="auto"/>
                <w:left w:val="none" w:sz="0" w:space="0" w:color="auto"/>
                <w:bottom w:val="none" w:sz="0" w:space="0" w:color="auto"/>
                <w:right w:val="none" w:sz="0" w:space="0" w:color="auto"/>
              </w:divBdr>
            </w:div>
            <w:div w:id="247812639">
              <w:marLeft w:val="480"/>
              <w:marRight w:val="0"/>
              <w:marTop w:val="0"/>
              <w:marBottom w:val="0"/>
              <w:divBdr>
                <w:top w:val="none" w:sz="0" w:space="0" w:color="auto"/>
                <w:left w:val="none" w:sz="0" w:space="0" w:color="auto"/>
                <w:bottom w:val="none" w:sz="0" w:space="0" w:color="auto"/>
                <w:right w:val="none" w:sz="0" w:space="0" w:color="auto"/>
              </w:divBdr>
            </w:div>
            <w:div w:id="247882404">
              <w:marLeft w:val="480"/>
              <w:marRight w:val="0"/>
              <w:marTop w:val="0"/>
              <w:marBottom w:val="0"/>
              <w:divBdr>
                <w:top w:val="none" w:sz="0" w:space="0" w:color="auto"/>
                <w:left w:val="none" w:sz="0" w:space="0" w:color="auto"/>
                <w:bottom w:val="none" w:sz="0" w:space="0" w:color="auto"/>
                <w:right w:val="none" w:sz="0" w:space="0" w:color="auto"/>
              </w:divBdr>
            </w:div>
            <w:div w:id="247884150">
              <w:marLeft w:val="480"/>
              <w:marRight w:val="0"/>
              <w:marTop w:val="0"/>
              <w:marBottom w:val="0"/>
              <w:divBdr>
                <w:top w:val="none" w:sz="0" w:space="0" w:color="auto"/>
                <w:left w:val="none" w:sz="0" w:space="0" w:color="auto"/>
                <w:bottom w:val="none" w:sz="0" w:space="0" w:color="auto"/>
                <w:right w:val="none" w:sz="0" w:space="0" w:color="auto"/>
              </w:divBdr>
            </w:div>
            <w:div w:id="247926511">
              <w:marLeft w:val="480"/>
              <w:marRight w:val="0"/>
              <w:marTop w:val="0"/>
              <w:marBottom w:val="0"/>
              <w:divBdr>
                <w:top w:val="none" w:sz="0" w:space="0" w:color="auto"/>
                <w:left w:val="none" w:sz="0" w:space="0" w:color="auto"/>
                <w:bottom w:val="none" w:sz="0" w:space="0" w:color="auto"/>
                <w:right w:val="none" w:sz="0" w:space="0" w:color="auto"/>
              </w:divBdr>
            </w:div>
            <w:div w:id="248085146">
              <w:marLeft w:val="480"/>
              <w:marRight w:val="0"/>
              <w:marTop w:val="0"/>
              <w:marBottom w:val="0"/>
              <w:divBdr>
                <w:top w:val="none" w:sz="0" w:space="0" w:color="auto"/>
                <w:left w:val="none" w:sz="0" w:space="0" w:color="auto"/>
                <w:bottom w:val="none" w:sz="0" w:space="0" w:color="auto"/>
                <w:right w:val="none" w:sz="0" w:space="0" w:color="auto"/>
              </w:divBdr>
            </w:div>
            <w:div w:id="248196671">
              <w:marLeft w:val="480"/>
              <w:marRight w:val="0"/>
              <w:marTop w:val="0"/>
              <w:marBottom w:val="0"/>
              <w:divBdr>
                <w:top w:val="none" w:sz="0" w:space="0" w:color="auto"/>
                <w:left w:val="none" w:sz="0" w:space="0" w:color="auto"/>
                <w:bottom w:val="none" w:sz="0" w:space="0" w:color="auto"/>
                <w:right w:val="none" w:sz="0" w:space="0" w:color="auto"/>
              </w:divBdr>
            </w:div>
            <w:div w:id="248201981">
              <w:marLeft w:val="480"/>
              <w:marRight w:val="0"/>
              <w:marTop w:val="0"/>
              <w:marBottom w:val="0"/>
              <w:divBdr>
                <w:top w:val="none" w:sz="0" w:space="0" w:color="auto"/>
                <w:left w:val="none" w:sz="0" w:space="0" w:color="auto"/>
                <w:bottom w:val="none" w:sz="0" w:space="0" w:color="auto"/>
                <w:right w:val="none" w:sz="0" w:space="0" w:color="auto"/>
              </w:divBdr>
            </w:div>
            <w:div w:id="248268790">
              <w:marLeft w:val="480"/>
              <w:marRight w:val="0"/>
              <w:marTop w:val="0"/>
              <w:marBottom w:val="0"/>
              <w:divBdr>
                <w:top w:val="none" w:sz="0" w:space="0" w:color="auto"/>
                <w:left w:val="none" w:sz="0" w:space="0" w:color="auto"/>
                <w:bottom w:val="none" w:sz="0" w:space="0" w:color="auto"/>
                <w:right w:val="none" w:sz="0" w:space="0" w:color="auto"/>
              </w:divBdr>
            </w:div>
            <w:div w:id="248269559">
              <w:marLeft w:val="480"/>
              <w:marRight w:val="0"/>
              <w:marTop w:val="0"/>
              <w:marBottom w:val="0"/>
              <w:divBdr>
                <w:top w:val="none" w:sz="0" w:space="0" w:color="auto"/>
                <w:left w:val="none" w:sz="0" w:space="0" w:color="auto"/>
                <w:bottom w:val="none" w:sz="0" w:space="0" w:color="auto"/>
                <w:right w:val="none" w:sz="0" w:space="0" w:color="auto"/>
              </w:divBdr>
            </w:div>
            <w:div w:id="248270522">
              <w:marLeft w:val="480"/>
              <w:marRight w:val="0"/>
              <w:marTop w:val="0"/>
              <w:marBottom w:val="0"/>
              <w:divBdr>
                <w:top w:val="none" w:sz="0" w:space="0" w:color="auto"/>
                <w:left w:val="none" w:sz="0" w:space="0" w:color="auto"/>
                <w:bottom w:val="none" w:sz="0" w:space="0" w:color="auto"/>
                <w:right w:val="none" w:sz="0" w:space="0" w:color="auto"/>
              </w:divBdr>
            </w:div>
            <w:div w:id="248270670">
              <w:marLeft w:val="480"/>
              <w:marRight w:val="0"/>
              <w:marTop w:val="0"/>
              <w:marBottom w:val="0"/>
              <w:divBdr>
                <w:top w:val="none" w:sz="0" w:space="0" w:color="auto"/>
                <w:left w:val="none" w:sz="0" w:space="0" w:color="auto"/>
                <w:bottom w:val="none" w:sz="0" w:space="0" w:color="auto"/>
                <w:right w:val="none" w:sz="0" w:space="0" w:color="auto"/>
              </w:divBdr>
            </w:div>
            <w:div w:id="248277299">
              <w:marLeft w:val="480"/>
              <w:marRight w:val="0"/>
              <w:marTop w:val="0"/>
              <w:marBottom w:val="0"/>
              <w:divBdr>
                <w:top w:val="none" w:sz="0" w:space="0" w:color="auto"/>
                <w:left w:val="none" w:sz="0" w:space="0" w:color="auto"/>
                <w:bottom w:val="none" w:sz="0" w:space="0" w:color="auto"/>
                <w:right w:val="none" w:sz="0" w:space="0" w:color="auto"/>
              </w:divBdr>
            </w:div>
            <w:div w:id="248317880">
              <w:marLeft w:val="480"/>
              <w:marRight w:val="0"/>
              <w:marTop w:val="0"/>
              <w:marBottom w:val="0"/>
              <w:divBdr>
                <w:top w:val="none" w:sz="0" w:space="0" w:color="auto"/>
                <w:left w:val="none" w:sz="0" w:space="0" w:color="auto"/>
                <w:bottom w:val="none" w:sz="0" w:space="0" w:color="auto"/>
                <w:right w:val="none" w:sz="0" w:space="0" w:color="auto"/>
              </w:divBdr>
            </w:div>
            <w:div w:id="248391995">
              <w:marLeft w:val="480"/>
              <w:marRight w:val="0"/>
              <w:marTop w:val="0"/>
              <w:marBottom w:val="0"/>
              <w:divBdr>
                <w:top w:val="none" w:sz="0" w:space="0" w:color="auto"/>
                <w:left w:val="none" w:sz="0" w:space="0" w:color="auto"/>
                <w:bottom w:val="none" w:sz="0" w:space="0" w:color="auto"/>
                <w:right w:val="none" w:sz="0" w:space="0" w:color="auto"/>
              </w:divBdr>
            </w:div>
            <w:div w:id="248469507">
              <w:marLeft w:val="480"/>
              <w:marRight w:val="0"/>
              <w:marTop w:val="0"/>
              <w:marBottom w:val="0"/>
              <w:divBdr>
                <w:top w:val="none" w:sz="0" w:space="0" w:color="auto"/>
                <w:left w:val="none" w:sz="0" w:space="0" w:color="auto"/>
                <w:bottom w:val="none" w:sz="0" w:space="0" w:color="auto"/>
                <w:right w:val="none" w:sz="0" w:space="0" w:color="auto"/>
              </w:divBdr>
            </w:div>
            <w:div w:id="248538874">
              <w:marLeft w:val="480"/>
              <w:marRight w:val="0"/>
              <w:marTop w:val="0"/>
              <w:marBottom w:val="0"/>
              <w:divBdr>
                <w:top w:val="none" w:sz="0" w:space="0" w:color="auto"/>
                <w:left w:val="none" w:sz="0" w:space="0" w:color="auto"/>
                <w:bottom w:val="none" w:sz="0" w:space="0" w:color="auto"/>
                <w:right w:val="none" w:sz="0" w:space="0" w:color="auto"/>
              </w:divBdr>
            </w:div>
            <w:div w:id="248539347">
              <w:marLeft w:val="480"/>
              <w:marRight w:val="0"/>
              <w:marTop w:val="0"/>
              <w:marBottom w:val="0"/>
              <w:divBdr>
                <w:top w:val="none" w:sz="0" w:space="0" w:color="auto"/>
                <w:left w:val="none" w:sz="0" w:space="0" w:color="auto"/>
                <w:bottom w:val="none" w:sz="0" w:space="0" w:color="auto"/>
                <w:right w:val="none" w:sz="0" w:space="0" w:color="auto"/>
              </w:divBdr>
            </w:div>
            <w:div w:id="248587081">
              <w:marLeft w:val="480"/>
              <w:marRight w:val="0"/>
              <w:marTop w:val="0"/>
              <w:marBottom w:val="0"/>
              <w:divBdr>
                <w:top w:val="none" w:sz="0" w:space="0" w:color="auto"/>
                <w:left w:val="none" w:sz="0" w:space="0" w:color="auto"/>
                <w:bottom w:val="none" w:sz="0" w:space="0" w:color="auto"/>
                <w:right w:val="none" w:sz="0" w:space="0" w:color="auto"/>
              </w:divBdr>
            </w:div>
            <w:div w:id="248589041">
              <w:marLeft w:val="480"/>
              <w:marRight w:val="0"/>
              <w:marTop w:val="0"/>
              <w:marBottom w:val="0"/>
              <w:divBdr>
                <w:top w:val="none" w:sz="0" w:space="0" w:color="auto"/>
                <w:left w:val="none" w:sz="0" w:space="0" w:color="auto"/>
                <w:bottom w:val="none" w:sz="0" w:space="0" w:color="auto"/>
                <w:right w:val="none" w:sz="0" w:space="0" w:color="auto"/>
              </w:divBdr>
            </w:div>
            <w:div w:id="248657949">
              <w:marLeft w:val="480"/>
              <w:marRight w:val="0"/>
              <w:marTop w:val="0"/>
              <w:marBottom w:val="0"/>
              <w:divBdr>
                <w:top w:val="none" w:sz="0" w:space="0" w:color="auto"/>
                <w:left w:val="none" w:sz="0" w:space="0" w:color="auto"/>
                <w:bottom w:val="none" w:sz="0" w:space="0" w:color="auto"/>
                <w:right w:val="none" w:sz="0" w:space="0" w:color="auto"/>
              </w:divBdr>
            </w:div>
            <w:div w:id="248731110">
              <w:marLeft w:val="480"/>
              <w:marRight w:val="0"/>
              <w:marTop w:val="0"/>
              <w:marBottom w:val="0"/>
              <w:divBdr>
                <w:top w:val="none" w:sz="0" w:space="0" w:color="auto"/>
                <w:left w:val="none" w:sz="0" w:space="0" w:color="auto"/>
                <w:bottom w:val="none" w:sz="0" w:space="0" w:color="auto"/>
                <w:right w:val="none" w:sz="0" w:space="0" w:color="auto"/>
              </w:divBdr>
            </w:div>
            <w:div w:id="248736744">
              <w:marLeft w:val="480"/>
              <w:marRight w:val="0"/>
              <w:marTop w:val="0"/>
              <w:marBottom w:val="0"/>
              <w:divBdr>
                <w:top w:val="none" w:sz="0" w:space="0" w:color="auto"/>
                <w:left w:val="none" w:sz="0" w:space="0" w:color="auto"/>
                <w:bottom w:val="none" w:sz="0" w:space="0" w:color="auto"/>
                <w:right w:val="none" w:sz="0" w:space="0" w:color="auto"/>
              </w:divBdr>
            </w:div>
            <w:div w:id="248776084">
              <w:marLeft w:val="480"/>
              <w:marRight w:val="0"/>
              <w:marTop w:val="0"/>
              <w:marBottom w:val="0"/>
              <w:divBdr>
                <w:top w:val="none" w:sz="0" w:space="0" w:color="auto"/>
                <w:left w:val="none" w:sz="0" w:space="0" w:color="auto"/>
                <w:bottom w:val="none" w:sz="0" w:space="0" w:color="auto"/>
                <w:right w:val="none" w:sz="0" w:space="0" w:color="auto"/>
              </w:divBdr>
            </w:div>
            <w:div w:id="248851457">
              <w:marLeft w:val="480"/>
              <w:marRight w:val="0"/>
              <w:marTop w:val="0"/>
              <w:marBottom w:val="0"/>
              <w:divBdr>
                <w:top w:val="none" w:sz="0" w:space="0" w:color="auto"/>
                <w:left w:val="none" w:sz="0" w:space="0" w:color="auto"/>
                <w:bottom w:val="none" w:sz="0" w:space="0" w:color="auto"/>
                <w:right w:val="none" w:sz="0" w:space="0" w:color="auto"/>
              </w:divBdr>
            </w:div>
            <w:div w:id="248855043">
              <w:marLeft w:val="480"/>
              <w:marRight w:val="0"/>
              <w:marTop w:val="0"/>
              <w:marBottom w:val="0"/>
              <w:divBdr>
                <w:top w:val="none" w:sz="0" w:space="0" w:color="auto"/>
                <w:left w:val="none" w:sz="0" w:space="0" w:color="auto"/>
                <w:bottom w:val="none" w:sz="0" w:space="0" w:color="auto"/>
                <w:right w:val="none" w:sz="0" w:space="0" w:color="auto"/>
              </w:divBdr>
            </w:div>
            <w:div w:id="248931205">
              <w:marLeft w:val="480"/>
              <w:marRight w:val="0"/>
              <w:marTop w:val="0"/>
              <w:marBottom w:val="0"/>
              <w:divBdr>
                <w:top w:val="none" w:sz="0" w:space="0" w:color="auto"/>
                <w:left w:val="none" w:sz="0" w:space="0" w:color="auto"/>
                <w:bottom w:val="none" w:sz="0" w:space="0" w:color="auto"/>
                <w:right w:val="none" w:sz="0" w:space="0" w:color="auto"/>
              </w:divBdr>
            </w:div>
            <w:div w:id="248975902">
              <w:marLeft w:val="480"/>
              <w:marRight w:val="0"/>
              <w:marTop w:val="0"/>
              <w:marBottom w:val="0"/>
              <w:divBdr>
                <w:top w:val="none" w:sz="0" w:space="0" w:color="auto"/>
                <w:left w:val="none" w:sz="0" w:space="0" w:color="auto"/>
                <w:bottom w:val="none" w:sz="0" w:space="0" w:color="auto"/>
                <w:right w:val="none" w:sz="0" w:space="0" w:color="auto"/>
              </w:divBdr>
            </w:div>
            <w:div w:id="249045460">
              <w:marLeft w:val="480"/>
              <w:marRight w:val="0"/>
              <w:marTop w:val="0"/>
              <w:marBottom w:val="0"/>
              <w:divBdr>
                <w:top w:val="none" w:sz="0" w:space="0" w:color="auto"/>
                <w:left w:val="none" w:sz="0" w:space="0" w:color="auto"/>
                <w:bottom w:val="none" w:sz="0" w:space="0" w:color="auto"/>
                <w:right w:val="none" w:sz="0" w:space="0" w:color="auto"/>
              </w:divBdr>
            </w:div>
            <w:div w:id="249050876">
              <w:marLeft w:val="480"/>
              <w:marRight w:val="0"/>
              <w:marTop w:val="0"/>
              <w:marBottom w:val="0"/>
              <w:divBdr>
                <w:top w:val="none" w:sz="0" w:space="0" w:color="auto"/>
                <w:left w:val="none" w:sz="0" w:space="0" w:color="auto"/>
                <w:bottom w:val="none" w:sz="0" w:space="0" w:color="auto"/>
                <w:right w:val="none" w:sz="0" w:space="0" w:color="auto"/>
              </w:divBdr>
            </w:div>
            <w:div w:id="249117381">
              <w:marLeft w:val="480"/>
              <w:marRight w:val="0"/>
              <w:marTop w:val="0"/>
              <w:marBottom w:val="0"/>
              <w:divBdr>
                <w:top w:val="none" w:sz="0" w:space="0" w:color="auto"/>
                <w:left w:val="none" w:sz="0" w:space="0" w:color="auto"/>
                <w:bottom w:val="none" w:sz="0" w:space="0" w:color="auto"/>
                <w:right w:val="none" w:sz="0" w:space="0" w:color="auto"/>
              </w:divBdr>
            </w:div>
            <w:div w:id="249122567">
              <w:marLeft w:val="480"/>
              <w:marRight w:val="0"/>
              <w:marTop w:val="0"/>
              <w:marBottom w:val="0"/>
              <w:divBdr>
                <w:top w:val="none" w:sz="0" w:space="0" w:color="auto"/>
                <w:left w:val="none" w:sz="0" w:space="0" w:color="auto"/>
                <w:bottom w:val="none" w:sz="0" w:space="0" w:color="auto"/>
                <w:right w:val="none" w:sz="0" w:space="0" w:color="auto"/>
              </w:divBdr>
            </w:div>
            <w:div w:id="249195349">
              <w:marLeft w:val="480"/>
              <w:marRight w:val="0"/>
              <w:marTop w:val="0"/>
              <w:marBottom w:val="0"/>
              <w:divBdr>
                <w:top w:val="none" w:sz="0" w:space="0" w:color="auto"/>
                <w:left w:val="none" w:sz="0" w:space="0" w:color="auto"/>
                <w:bottom w:val="none" w:sz="0" w:space="0" w:color="auto"/>
                <w:right w:val="none" w:sz="0" w:space="0" w:color="auto"/>
              </w:divBdr>
            </w:div>
            <w:div w:id="249240495">
              <w:marLeft w:val="480"/>
              <w:marRight w:val="0"/>
              <w:marTop w:val="0"/>
              <w:marBottom w:val="0"/>
              <w:divBdr>
                <w:top w:val="none" w:sz="0" w:space="0" w:color="auto"/>
                <w:left w:val="none" w:sz="0" w:space="0" w:color="auto"/>
                <w:bottom w:val="none" w:sz="0" w:space="0" w:color="auto"/>
                <w:right w:val="none" w:sz="0" w:space="0" w:color="auto"/>
              </w:divBdr>
            </w:div>
            <w:div w:id="249243899">
              <w:marLeft w:val="480"/>
              <w:marRight w:val="0"/>
              <w:marTop w:val="0"/>
              <w:marBottom w:val="0"/>
              <w:divBdr>
                <w:top w:val="none" w:sz="0" w:space="0" w:color="auto"/>
                <w:left w:val="none" w:sz="0" w:space="0" w:color="auto"/>
                <w:bottom w:val="none" w:sz="0" w:space="0" w:color="auto"/>
                <w:right w:val="none" w:sz="0" w:space="0" w:color="auto"/>
              </w:divBdr>
            </w:div>
            <w:div w:id="249508954">
              <w:marLeft w:val="480"/>
              <w:marRight w:val="0"/>
              <w:marTop w:val="0"/>
              <w:marBottom w:val="0"/>
              <w:divBdr>
                <w:top w:val="none" w:sz="0" w:space="0" w:color="auto"/>
                <w:left w:val="none" w:sz="0" w:space="0" w:color="auto"/>
                <w:bottom w:val="none" w:sz="0" w:space="0" w:color="auto"/>
                <w:right w:val="none" w:sz="0" w:space="0" w:color="auto"/>
              </w:divBdr>
            </w:div>
            <w:div w:id="249581093">
              <w:marLeft w:val="480"/>
              <w:marRight w:val="0"/>
              <w:marTop w:val="0"/>
              <w:marBottom w:val="0"/>
              <w:divBdr>
                <w:top w:val="none" w:sz="0" w:space="0" w:color="auto"/>
                <w:left w:val="none" w:sz="0" w:space="0" w:color="auto"/>
                <w:bottom w:val="none" w:sz="0" w:space="0" w:color="auto"/>
                <w:right w:val="none" w:sz="0" w:space="0" w:color="auto"/>
              </w:divBdr>
            </w:div>
            <w:div w:id="249584219">
              <w:marLeft w:val="480"/>
              <w:marRight w:val="0"/>
              <w:marTop w:val="0"/>
              <w:marBottom w:val="0"/>
              <w:divBdr>
                <w:top w:val="none" w:sz="0" w:space="0" w:color="auto"/>
                <w:left w:val="none" w:sz="0" w:space="0" w:color="auto"/>
                <w:bottom w:val="none" w:sz="0" w:space="0" w:color="auto"/>
                <w:right w:val="none" w:sz="0" w:space="0" w:color="auto"/>
              </w:divBdr>
            </w:div>
            <w:div w:id="249629669">
              <w:marLeft w:val="480"/>
              <w:marRight w:val="0"/>
              <w:marTop w:val="0"/>
              <w:marBottom w:val="0"/>
              <w:divBdr>
                <w:top w:val="none" w:sz="0" w:space="0" w:color="auto"/>
                <w:left w:val="none" w:sz="0" w:space="0" w:color="auto"/>
                <w:bottom w:val="none" w:sz="0" w:space="0" w:color="auto"/>
                <w:right w:val="none" w:sz="0" w:space="0" w:color="auto"/>
              </w:divBdr>
            </w:div>
            <w:div w:id="249656714">
              <w:marLeft w:val="480"/>
              <w:marRight w:val="0"/>
              <w:marTop w:val="0"/>
              <w:marBottom w:val="0"/>
              <w:divBdr>
                <w:top w:val="none" w:sz="0" w:space="0" w:color="auto"/>
                <w:left w:val="none" w:sz="0" w:space="0" w:color="auto"/>
                <w:bottom w:val="none" w:sz="0" w:space="0" w:color="auto"/>
                <w:right w:val="none" w:sz="0" w:space="0" w:color="auto"/>
              </w:divBdr>
            </w:div>
            <w:div w:id="249657542">
              <w:marLeft w:val="480"/>
              <w:marRight w:val="0"/>
              <w:marTop w:val="0"/>
              <w:marBottom w:val="0"/>
              <w:divBdr>
                <w:top w:val="none" w:sz="0" w:space="0" w:color="auto"/>
                <w:left w:val="none" w:sz="0" w:space="0" w:color="auto"/>
                <w:bottom w:val="none" w:sz="0" w:space="0" w:color="auto"/>
                <w:right w:val="none" w:sz="0" w:space="0" w:color="auto"/>
              </w:divBdr>
            </w:div>
            <w:div w:id="249854067">
              <w:marLeft w:val="480"/>
              <w:marRight w:val="0"/>
              <w:marTop w:val="0"/>
              <w:marBottom w:val="0"/>
              <w:divBdr>
                <w:top w:val="none" w:sz="0" w:space="0" w:color="auto"/>
                <w:left w:val="none" w:sz="0" w:space="0" w:color="auto"/>
                <w:bottom w:val="none" w:sz="0" w:space="0" w:color="auto"/>
                <w:right w:val="none" w:sz="0" w:space="0" w:color="auto"/>
              </w:divBdr>
            </w:div>
            <w:div w:id="249975632">
              <w:marLeft w:val="480"/>
              <w:marRight w:val="0"/>
              <w:marTop w:val="0"/>
              <w:marBottom w:val="0"/>
              <w:divBdr>
                <w:top w:val="none" w:sz="0" w:space="0" w:color="auto"/>
                <w:left w:val="none" w:sz="0" w:space="0" w:color="auto"/>
                <w:bottom w:val="none" w:sz="0" w:space="0" w:color="auto"/>
                <w:right w:val="none" w:sz="0" w:space="0" w:color="auto"/>
              </w:divBdr>
            </w:div>
            <w:div w:id="250086685">
              <w:marLeft w:val="480"/>
              <w:marRight w:val="0"/>
              <w:marTop w:val="0"/>
              <w:marBottom w:val="0"/>
              <w:divBdr>
                <w:top w:val="none" w:sz="0" w:space="0" w:color="auto"/>
                <w:left w:val="none" w:sz="0" w:space="0" w:color="auto"/>
                <w:bottom w:val="none" w:sz="0" w:space="0" w:color="auto"/>
                <w:right w:val="none" w:sz="0" w:space="0" w:color="auto"/>
              </w:divBdr>
            </w:div>
            <w:div w:id="250088092">
              <w:marLeft w:val="480"/>
              <w:marRight w:val="0"/>
              <w:marTop w:val="0"/>
              <w:marBottom w:val="0"/>
              <w:divBdr>
                <w:top w:val="none" w:sz="0" w:space="0" w:color="auto"/>
                <w:left w:val="none" w:sz="0" w:space="0" w:color="auto"/>
                <w:bottom w:val="none" w:sz="0" w:space="0" w:color="auto"/>
                <w:right w:val="none" w:sz="0" w:space="0" w:color="auto"/>
              </w:divBdr>
            </w:div>
            <w:div w:id="250160919">
              <w:marLeft w:val="480"/>
              <w:marRight w:val="0"/>
              <w:marTop w:val="0"/>
              <w:marBottom w:val="0"/>
              <w:divBdr>
                <w:top w:val="none" w:sz="0" w:space="0" w:color="auto"/>
                <w:left w:val="none" w:sz="0" w:space="0" w:color="auto"/>
                <w:bottom w:val="none" w:sz="0" w:space="0" w:color="auto"/>
                <w:right w:val="none" w:sz="0" w:space="0" w:color="auto"/>
              </w:divBdr>
            </w:div>
            <w:div w:id="250167808">
              <w:marLeft w:val="480"/>
              <w:marRight w:val="0"/>
              <w:marTop w:val="0"/>
              <w:marBottom w:val="0"/>
              <w:divBdr>
                <w:top w:val="none" w:sz="0" w:space="0" w:color="auto"/>
                <w:left w:val="none" w:sz="0" w:space="0" w:color="auto"/>
                <w:bottom w:val="none" w:sz="0" w:space="0" w:color="auto"/>
                <w:right w:val="none" w:sz="0" w:space="0" w:color="auto"/>
              </w:divBdr>
            </w:div>
            <w:div w:id="250237403">
              <w:marLeft w:val="480"/>
              <w:marRight w:val="0"/>
              <w:marTop w:val="0"/>
              <w:marBottom w:val="0"/>
              <w:divBdr>
                <w:top w:val="none" w:sz="0" w:space="0" w:color="auto"/>
                <w:left w:val="none" w:sz="0" w:space="0" w:color="auto"/>
                <w:bottom w:val="none" w:sz="0" w:space="0" w:color="auto"/>
                <w:right w:val="none" w:sz="0" w:space="0" w:color="auto"/>
              </w:divBdr>
            </w:div>
            <w:div w:id="250239120">
              <w:marLeft w:val="480"/>
              <w:marRight w:val="0"/>
              <w:marTop w:val="0"/>
              <w:marBottom w:val="0"/>
              <w:divBdr>
                <w:top w:val="none" w:sz="0" w:space="0" w:color="auto"/>
                <w:left w:val="none" w:sz="0" w:space="0" w:color="auto"/>
                <w:bottom w:val="none" w:sz="0" w:space="0" w:color="auto"/>
                <w:right w:val="none" w:sz="0" w:space="0" w:color="auto"/>
              </w:divBdr>
            </w:div>
            <w:div w:id="250240386">
              <w:marLeft w:val="480"/>
              <w:marRight w:val="0"/>
              <w:marTop w:val="0"/>
              <w:marBottom w:val="0"/>
              <w:divBdr>
                <w:top w:val="none" w:sz="0" w:space="0" w:color="auto"/>
                <w:left w:val="none" w:sz="0" w:space="0" w:color="auto"/>
                <w:bottom w:val="none" w:sz="0" w:space="0" w:color="auto"/>
                <w:right w:val="none" w:sz="0" w:space="0" w:color="auto"/>
              </w:divBdr>
            </w:div>
            <w:div w:id="250312196">
              <w:marLeft w:val="480"/>
              <w:marRight w:val="0"/>
              <w:marTop w:val="0"/>
              <w:marBottom w:val="0"/>
              <w:divBdr>
                <w:top w:val="none" w:sz="0" w:space="0" w:color="auto"/>
                <w:left w:val="none" w:sz="0" w:space="0" w:color="auto"/>
                <w:bottom w:val="none" w:sz="0" w:space="0" w:color="auto"/>
                <w:right w:val="none" w:sz="0" w:space="0" w:color="auto"/>
              </w:divBdr>
            </w:div>
            <w:div w:id="250357476">
              <w:marLeft w:val="480"/>
              <w:marRight w:val="0"/>
              <w:marTop w:val="0"/>
              <w:marBottom w:val="0"/>
              <w:divBdr>
                <w:top w:val="none" w:sz="0" w:space="0" w:color="auto"/>
                <w:left w:val="none" w:sz="0" w:space="0" w:color="auto"/>
                <w:bottom w:val="none" w:sz="0" w:space="0" w:color="auto"/>
                <w:right w:val="none" w:sz="0" w:space="0" w:color="auto"/>
              </w:divBdr>
            </w:div>
            <w:div w:id="250358011">
              <w:marLeft w:val="480"/>
              <w:marRight w:val="0"/>
              <w:marTop w:val="0"/>
              <w:marBottom w:val="0"/>
              <w:divBdr>
                <w:top w:val="none" w:sz="0" w:space="0" w:color="auto"/>
                <w:left w:val="none" w:sz="0" w:space="0" w:color="auto"/>
                <w:bottom w:val="none" w:sz="0" w:space="0" w:color="auto"/>
                <w:right w:val="none" w:sz="0" w:space="0" w:color="auto"/>
              </w:divBdr>
            </w:div>
            <w:div w:id="250436256">
              <w:marLeft w:val="480"/>
              <w:marRight w:val="0"/>
              <w:marTop w:val="0"/>
              <w:marBottom w:val="0"/>
              <w:divBdr>
                <w:top w:val="none" w:sz="0" w:space="0" w:color="auto"/>
                <w:left w:val="none" w:sz="0" w:space="0" w:color="auto"/>
                <w:bottom w:val="none" w:sz="0" w:space="0" w:color="auto"/>
                <w:right w:val="none" w:sz="0" w:space="0" w:color="auto"/>
              </w:divBdr>
            </w:div>
            <w:div w:id="250546839">
              <w:marLeft w:val="480"/>
              <w:marRight w:val="0"/>
              <w:marTop w:val="0"/>
              <w:marBottom w:val="0"/>
              <w:divBdr>
                <w:top w:val="none" w:sz="0" w:space="0" w:color="auto"/>
                <w:left w:val="none" w:sz="0" w:space="0" w:color="auto"/>
                <w:bottom w:val="none" w:sz="0" w:space="0" w:color="auto"/>
                <w:right w:val="none" w:sz="0" w:space="0" w:color="auto"/>
              </w:divBdr>
            </w:div>
            <w:div w:id="250743903">
              <w:marLeft w:val="480"/>
              <w:marRight w:val="0"/>
              <w:marTop w:val="0"/>
              <w:marBottom w:val="0"/>
              <w:divBdr>
                <w:top w:val="none" w:sz="0" w:space="0" w:color="auto"/>
                <w:left w:val="none" w:sz="0" w:space="0" w:color="auto"/>
                <w:bottom w:val="none" w:sz="0" w:space="0" w:color="auto"/>
                <w:right w:val="none" w:sz="0" w:space="0" w:color="auto"/>
              </w:divBdr>
            </w:div>
            <w:div w:id="250815014">
              <w:marLeft w:val="480"/>
              <w:marRight w:val="0"/>
              <w:marTop w:val="0"/>
              <w:marBottom w:val="0"/>
              <w:divBdr>
                <w:top w:val="none" w:sz="0" w:space="0" w:color="auto"/>
                <w:left w:val="none" w:sz="0" w:space="0" w:color="auto"/>
                <w:bottom w:val="none" w:sz="0" w:space="0" w:color="auto"/>
                <w:right w:val="none" w:sz="0" w:space="0" w:color="auto"/>
              </w:divBdr>
            </w:div>
            <w:div w:id="250893693">
              <w:marLeft w:val="480"/>
              <w:marRight w:val="0"/>
              <w:marTop w:val="0"/>
              <w:marBottom w:val="0"/>
              <w:divBdr>
                <w:top w:val="none" w:sz="0" w:space="0" w:color="auto"/>
                <w:left w:val="none" w:sz="0" w:space="0" w:color="auto"/>
                <w:bottom w:val="none" w:sz="0" w:space="0" w:color="auto"/>
                <w:right w:val="none" w:sz="0" w:space="0" w:color="auto"/>
              </w:divBdr>
            </w:div>
            <w:div w:id="250896971">
              <w:marLeft w:val="480"/>
              <w:marRight w:val="0"/>
              <w:marTop w:val="0"/>
              <w:marBottom w:val="0"/>
              <w:divBdr>
                <w:top w:val="none" w:sz="0" w:space="0" w:color="auto"/>
                <w:left w:val="none" w:sz="0" w:space="0" w:color="auto"/>
                <w:bottom w:val="none" w:sz="0" w:space="0" w:color="auto"/>
                <w:right w:val="none" w:sz="0" w:space="0" w:color="auto"/>
              </w:divBdr>
            </w:div>
            <w:div w:id="251012289">
              <w:marLeft w:val="480"/>
              <w:marRight w:val="0"/>
              <w:marTop w:val="0"/>
              <w:marBottom w:val="0"/>
              <w:divBdr>
                <w:top w:val="none" w:sz="0" w:space="0" w:color="auto"/>
                <w:left w:val="none" w:sz="0" w:space="0" w:color="auto"/>
                <w:bottom w:val="none" w:sz="0" w:space="0" w:color="auto"/>
                <w:right w:val="none" w:sz="0" w:space="0" w:color="auto"/>
              </w:divBdr>
            </w:div>
            <w:div w:id="251012735">
              <w:marLeft w:val="480"/>
              <w:marRight w:val="0"/>
              <w:marTop w:val="0"/>
              <w:marBottom w:val="0"/>
              <w:divBdr>
                <w:top w:val="none" w:sz="0" w:space="0" w:color="auto"/>
                <w:left w:val="none" w:sz="0" w:space="0" w:color="auto"/>
                <w:bottom w:val="none" w:sz="0" w:space="0" w:color="auto"/>
                <w:right w:val="none" w:sz="0" w:space="0" w:color="auto"/>
              </w:divBdr>
            </w:div>
            <w:div w:id="251087411">
              <w:marLeft w:val="480"/>
              <w:marRight w:val="0"/>
              <w:marTop w:val="0"/>
              <w:marBottom w:val="0"/>
              <w:divBdr>
                <w:top w:val="none" w:sz="0" w:space="0" w:color="auto"/>
                <w:left w:val="none" w:sz="0" w:space="0" w:color="auto"/>
                <w:bottom w:val="none" w:sz="0" w:space="0" w:color="auto"/>
                <w:right w:val="none" w:sz="0" w:space="0" w:color="auto"/>
              </w:divBdr>
            </w:div>
            <w:div w:id="251160878">
              <w:marLeft w:val="480"/>
              <w:marRight w:val="0"/>
              <w:marTop w:val="0"/>
              <w:marBottom w:val="0"/>
              <w:divBdr>
                <w:top w:val="none" w:sz="0" w:space="0" w:color="auto"/>
                <w:left w:val="none" w:sz="0" w:space="0" w:color="auto"/>
                <w:bottom w:val="none" w:sz="0" w:space="0" w:color="auto"/>
                <w:right w:val="none" w:sz="0" w:space="0" w:color="auto"/>
              </w:divBdr>
            </w:div>
            <w:div w:id="251279845">
              <w:marLeft w:val="480"/>
              <w:marRight w:val="0"/>
              <w:marTop w:val="0"/>
              <w:marBottom w:val="0"/>
              <w:divBdr>
                <w:top w:val="none" w:sz="0" w:space="0" w:color="auto"/>
                <w:left w:val="none" w:sz="0" w:space="0" w:color="auto"/>
                <w:bottom w:val="none" w:sz="0" w:space="0" w:color="auto"/>
                <w:right w:val="none" w:sz="0" w:space="0" w:color="auto"/>
              </w:divBdr>
            </w:div>
            <w:div w:id="251283474">
              <w:marLeft w:val="480"/>
              <w:marRight w:val="0"/>
              <w:marTop w:val="0"/>
              <w:marBottom w:val="0"/>
              <w:divBdr>
                <w:top w:val="none" w:sz="0" w:space="0" w:color="auto"/>
                <w:left w:val="none" w:sz="0" w:space="0" w:color="auto"/>
                <w:bottom w:val="none" w:sz="0" w:space="0" w:color="auto"/>
                <w:right w:val="none" w:sz="0" w:space="0" w:color="auto"/>
              </w:divBdr>
            </w:div>
            <w:div w:id="251351891">
              <w:marLeft w:val="480"/>
              <w:marRight w:val="0"/>
              <w:marTop w:val="0"/>
              <w:marBottom w:val="0"/>
              <w:divBdr>
                <w:top w:val="none" w:sz="0" w:space="0" w:color="auto"/>
                <w:left w:val="none" w:sz="0" w:space="0" w:color="auto"/>
                <w:bottom w:val="none" w:sz="0" w:space="0" w:color="auto"/>
                <w:right w:val="none" w:sz="0" w:space="0" w:color="auto"/>
              </w:divBdr>
            </w:div>
            <w:div w:id="251475518">
              <w:marLeft w:val="480"/>
              <w:marRight w:val="0"/>
              <w:marTop w:val="0"/>
              <w:marBottom w:val="0"/>
              <w:divBdr>
                <w:top w:val="none" w:sz="0" w:space="0" w:color="auto"/>
                <w:left w:val="none" w:sz="0" w:space="0" w:color="auto"/>
                <w:bottom w:val="none" w:sz="0" w:space="0" w:color="auto"/>
                <w:right w:val="none" w:sz="0" w:space="0" w:color="auto"/>
              </w:divBdr>
            </w:div>
            <w:div w:id="251478787">
              <w:marLeft w:val="480"/>
              <w:marRight w:val="0"/>
              <w:marTop w:val="0"/>
              <w:marBottom w:val="0"/>
              <w:divBdr>
                <w:top w:val="none" w:sz="0" w:space="0" w:color="auto"/>
                <w:left w:val="none" w:sz="0" w:space="0" w:color="auto"/>
                <w:bottom w:val="none" w:sz="0" w:space="0" w:color="auto"/>
                <w:right w:val="none" w:sz="0" w:space="0" w:color="auto"/>
              </w:divBdr>
            </w:div>
            <w:div w:id="251545764">
              <w:marLeft w:val="480"/>
              <w:marRight w:val="0"/>
              <w:marTop w:val="0"/>
              <w:marBottom w:val="0"/>
              <w:divBdr>
                <w:top w:val="none" w:sz="0" w:space="0" w:color="auto"/>
                <w:left w:val="none" w:sz="0" w:space="0" w:color="auto"/>
                <w:bottom w:val="none" w:sz="0" w:space="0" w:color="auto"/>
                <w:right w:val="none" w:sz="0" w:space="0" w:color="auto"/>
              </w:divBdr>
            </w:div>
            <w:div w:id="251594955">
              <w:marLeft w:val="480"/>
              <w:marRight w:val="0"/>
              <w:marTop w:val="0"/>
              <w:marBottom w:val="0"/>
              <w:divBdr>
                <w:top w:val="none" w:sz="0" w:space="0" w:color="auto"/>
                <w:left w:val="none" w:sz="0" w:space="0" w:color="auto"/>
                <w:bottom w:val="none" w:sz="0" w:space="0" w:color="auto"/>
                <w:right w:val="none" w:sz="0" w:space="0" w:color="auto"/>
              </w:divBdr>
            </w:div>
            <w:div w:id="251668231">
              <w:marLeft w:val="480"/>
              <w:marRight w:val="0"/>
              <w:marTop w:val="0"/>
              <w:marBottom w:val="0"/>
              <w:divBdr>
                <w:top w:val="none" w:sz="0" w:space="0" w:color="auto"/>
                <w:left w:val="none" w:sz="0" w:space="0" w:color="auto"/>
                <w:bottom w:val="none" w:sz="0" w:space="0" w:color="auto"/>
                <w:right w:val="none" w:sz="0" w:space="0" w:color="auto"/>
              </w:divBdr>
            </w:div>
            <w:div w:id="251739957">
              <w:marLeft w:val="480"/>
              <w:marRight w:val="0"/>
              <w:marTop w:val="0"/>
              <w:marBottom w:val="0"/>
              <w:divBdr>
                <w:top w:val="none" w:sz="0" w:space="0" w:color="auto"/>
                <w:left w:val="none" w:sz="0" w:space="0" w:color="auto"/>
                <w:bottom w:val="none" w:sz="0" w:space="0" w:color="auto"/>
                <w:right w:val="none" w:sz="0" w:space="0" w:color="auto"/>
              </w:divBdr>
            </w:div>
            <w:div w:id="251865523">
              <w:marLeft w:val="480"/>
              <w:marRight w:val="0"/>
              <w:marTop w:val="0"/>
              <w:marBottom w:val="0"/>
              <w:divBdr>
                <w:top w:val="none" w:sz="0" w:space="0" w:color="auto"/>
                <w:left w:val="none" w:sz="0" w:space="0" w:color="auto"/>
                <w:bottom w:val="none" w:sz="0" w:space="0" w:color="auto"/>
                <w:right w:val="none" w:sz="0" w:space="0" w:color="auto"/>
              </w:divBdr>
            </w:div>
            <w:div w:id="251933974">
              <w:marLeft w:val="480"/>
              <w:marRight w:val="0"/>
              <w:marTop w:val="0"/>
              <w:marBottom w:val="0"/>
              <w:divBdr>
                <w:top w:val="none" w:sz="0" w:space="0" w:color="auto"/>
                <w:left w:val="none" w:sz="0" w:space="0" w:color="auto"/>
                <w:bottom w:val="none" w:sz="0" w:space="0" w:color="auto"/>
                <w:right w:val="none" w:sz="0" w:space="0" w:color="auto"/>
              </w:divBdr>
            </w:div>
            <w:div w:id="251940624">
              <w:marLeft w:val="480"/>
              <w:marRight w:val="0"/>
              <w:marTop w:val="0"/>
              <w:marBottom w:val="0"/>
              <w:divBdr>
                <w:top w:val="none" w:sz="0" w:space="0" w:color="auto"/>
                <w:left w:val="none" w:sz="0" w:space="0" w:color="auto"/>
                <w:bottom w:val="none" w:sz="0" w:space="0" w:color="auto"/>
                <w:right w:val="none" w:sz="0" w:space="0" w:color="auto"/>
              </w:divBdr>
            </w:div>
            <w:div w:id="251940781">
              <w:marLeft w:val="480"/>
              <w:marRight w:val="0"/>
              <w:marTop w:val="0"/>
              <w:marBottom w:val="0"/>
              <w:divBdr>
                <w:top w:val="none" w:sz="0" w:space="0" w:color="auto"/>
                <w:left w:val="none" w:sz="0" w:space="0" w:color="auto"/>
                <w:bottom w:val="none" w:sz="0" w:space="0" w:color="auto"/>
                <w:right w:val="none" w:sz="0" w:space="0" w:color="auto"/>
              </w:divBdr>
            </w:div>
            <w:div w:id="251940907">
              <w:marLeft w:val="480"/>
              <w:marRight w:val="0"/>
              <w:marTop w:val="0"/>
              <w:marBottom w:val="0"/>
              <w:divBdr>
                <w:top w:val="none" w:sz="0" w:space="0" w:color="auto"/>
                <w:left w:val="none" w:sz="0" w:space="0" w:color="auto"/>
                <w:bottom w:val="none" w:sz="0" w:space="0" w:color="auto"/>
                <w:right w:val="none" w:sz="0" w:space="0" w:color="auto"/>
              </w:divBdr>
            </w:div>
            <w:div w:id="252010793">
              <w:marLeft w:val="480"/>
              <w:marRight w:val="0"/>
              <w:marTop w:val="0"/>
              <w:marBottom w:val="0"/>
              <w:divBdr>
                <w:top w:val="none" w:sz="0" w:space="0" w:color="auto"/>
                <w:left w:val="none" w:sz="0" w:space="0" w:color="auto"/>
                <w:bottom w:val="none" w:sz="0" w:space="0" w:color="auto"/>
                <w:right w:val="none" w:sz="0" w:space="0" w:color="auto"/>
              </w:divBdr>
            </w:div>
            <w:div w:id="252013516">
              <w:marLeft w:val="480"/>
              <w:marRight w:val="0"/>
              <w:marTop w:val="0"/>
              <w:marBottom w:val="0"/>
              <w:divBdr>
                <w:top w:val="none" w:sz="0" w:space="0" w:color="auto"/>
                <w:left w:val="none" w:sz="0" w:space="0" w:color="auto"/>
                <w:bottom w:val="none" w:sz="0" w:space="0" w:color="auto"/>
                <w:right w:val="none" w:sz="0" w:space="0" w:color="auto"/>
              </w:divBdr>
            </w:div>
            <w:div w:id="252128755">
              <w:marLeft w:val="480"/>
              <w:marRight w:val="0"/>
              <w:marTop w:val="0"/>
              <w:marBottom w:val="0"/>
              <w:divBdr>
                <w:top w:val="none" w:sz="0" w:space="0" w:color="auto"/>
                <w:left w:val="none" w:sz="0" w:space="0" w:color="auto"/>
                <w:bottom w:val="none" w:sz="0" w:space="0" w:color="auto"/>
                <w:right w:val="none" w:sz="0" w:space="0" w:color="auto"/>
              </w:divBdr>
            </w:div>
            <w:div w:id="252133013">
              <w:marLeft w:val="480"/>
              <w:marRight w:val="0"/>
              <w:marTop w:val="0"/>
              <w:marBottom w:val="0"/>
              <w:divBdr>
                <w:top w:val="none" w:sz="0" w:space="0" w:color="auto"/>
                <w:left w:val="none" w:sz="0" w:space="0" w:color="auto"/>
                <w:bottom w:val="none" w:sz="0" w:space="0" w:color="auto"/>
                <w:right w:val="none" w:sz="0" w:space="0" w:color="auto"/>
              </w:divBdr>
            </w:div>
            <w:div w:id="252279007">
              <w:marLeft w:val="480"/>
              <w:marRight w:val="0"/>
              <w:marTop w:val="0"/>
              <w:marBottom w:val="0"/>
              <w:divBdr>
                <w:top w:val="none" w:sz="0" w:space="0" w:color="auto"/>
                <w:left w:val="none" w:sz="0" w:space="0" w:color="auto"/>
                <w:bottom w:val="none" w:sz="0" w:space="0" w:color="auto"/>
                <w:right w:val="none" w:sz="0" w:space="0" w:color="auto"/>
              </w:divBdr>
            </w:div>
            <w:div w:id="252395139">
              <w:marLeft w:val="480"/>
              <w:marRight w:val="0"/>
              <w:marTop w:val="0"/>
              <w:marBottom w:val="0"/>
              <w:divBdr>
                <w:top w:val="none" w:sz="0" w:space="0" w:color="auto"/>
                <w:left w:val="none" w:sz="0" w:space="0" w:color="auto"/>
                <w:bottom w:val="none" w:sz="0" w:space="0" w:color="auto"/>
                <w:right w:val="none" w:sz="0" w:space="0" w:color="auto"/>
              </w:divBdr>
            </w:div>
            <w:div w:id="252398287">
              <w:marLeft w:val="480"/>
              <w:marRight w:val="0"/>
              <w:marTop w:val="0"/>
              <w:marBottom w:val="0"/>
              <w:divBdr>
                <w:top w:val="none" w:sz="0" w:space="0" w:color="auto"/>
                <w:left w:val="none" w:sz="0" w:space="0" w:color="auto"/>
                <w:bottom w:val="none" w:sz="0" w:space="0" w:color="auto"/>
                <w:right w:val="none" w:sz="0" w:space="0" w:color="auto"/>
              </w:divBdr>
            </w:div>
            <w:div w:id="252444836">
              <w:marLeft w:val="480"/>
              <w:marRight w:val="0"/>
              <w:marTop w:val="0"/>
              <w:marBottom w:val="0"/>
              <w:divBdr>
                <w:top w:val="none" w:sz="0" w:space="0" w:color="auto"/>
                <w:left w:val="none" w:sz="0" w:space="0" w:color="auto"/>
                <w:bottom w:val="none" w:sz="0" w:space="0" w:color="auto"/>
                <w:right w:val="none" w:sz="0" w:space="0" w:color="auto"/>
              </w:divBdr>
            </w:div>
            <w:div w:id="252470822">
              <w:marLeft w:val="480"/>
              <w:marRight w:val="0"/>
              <w:marTop w:val="0"/>
              <w:marBottom w:val="0"/>
              <w:divBdr>
                <w:top w:val="none" w:sz="0" w:space="0" w:color="auto"/>
                <w:left w:val="none" w:sz="0" w:space="0" w:color="auto"/>
                <w:bottom w:val="none" w:sz="0" w:space="0" w:color="auto"/>
                <w:right w:val="none" w:sz="0" w:space="0" w:color="auto"/>
              </w:divBdr>
            </w:div>
            <w:div w:id="252664022">
              <w:marLeft w:val="480"/>
              <w:marRight w:val="0"/>
              <w:marTop w:val="0"/>
              <w:marBottom w:val="0"/>
              <w:divBdr>
                <w:top w:val="none" w:sz="0" w:space="0" w:color="auto"/>
                <w:left w:val="none" w:sz="0" w:space="0" w:color="auto"/>
                <w:bottom w:val="none" w:sz="0" w:space="0" w:color="auto"/>
                <w:right w:val="none" w:sz="0" w:space="0" w:color="auto"/>
              </w:divBdr>
            </w:div>
            <w:div w:id="252708745">
              <w:marLeft w:val="480"/>
              <w:marRight w:val="0"/>
              <w:marTop w:val="0"/>
              <w:marBottom w:val="0"/>
              <w:divBdr>
                <w:top w:val="none" w:sz="0" w:space="0" w:color="auto"/>
                <w:left w:val="none" w:sz="0" w:space="0" w:color="auto"/>
                <w:bottom w:val="none" w:sz="0" w:space="0" w:color="auto"/>
                <w:right w:val="none" w:sz="0" w:space="0" w:color="auto"/>
              </w:divBdr>
            </w:div>
            <w:div w:id="252708885">
              <w:marLeft w:val="480"/>
              <w:marRight w:val="0"/>
              <w:marTop w:val="0"/>
              <w:marBottom w:val="0"/>
              <w:divBdr>
                <w:top w:val="none" w:sz="0" w:space="0" w:color="auto"/>
                <w:left w:val="none" w:sz="0" w:space="0" w:color="auto"/>
                <w:bottom w:val="none" w:sz="0" w:space="0" w:color="auto"/>
                <w:right w:val="none" w:sz="0" w:space="0" w:color="auto"/>
              </w:divBdr>
            </w:div>
            <w:div w:id="252739522">
              <w:marLeft w:val="480"/>
              <w:marRight w:val="0"/>
              <w:marTop w:val="0"/>
              <w:marBottom w:val="0"/>
              <w:divBdr>
                <w:top w:val="none" w:sz="0" w:space="0" w:color="auto"/>
                <w:left w:val="none" w:sz="0" w:space="0" w:color="auto"/>
                <w:bottom w:val="none" w:sz="0" w:space="0" w:color="auto"/>
                <w:right w:val="none" w:sz="0" w:space="0" w:color="auto"/>
              </w:divBdr>
            </w:div>
            <w:div w:id="252781638">
              <w:marLeft w:val="480"/>
              <w:marRight w:val="0"/>
              <w:marTop w:val="0"/>
              <w:marBottom w:val="0"/>
              <w:divBdr>
                <w:top w:val="none" w:sz="0" w:space="0" w:color="auto"/>
                <w:left w:val="none" w:sz="0" w:space="0" w:color="auto"/>
                <w:bottom w:val="none" w:sz="0" w:space="0" w:color="auto"/>
                <w:right w:val="none" w:sz="0" w:space="0" w:color="auto"/>
              </w:divBdr>
            </w:div>
            <w:div w:id="252906094">
              <w:marLeft w:val="480"/>
              <w:marRight w:val="0"/>
              <w:marTop w:val="0"/>
              <w:marBottom w:val="0"/>
              <w:divBdr>
                <w:top w:val="none" w:sz="0" w:space="0" w:color="auto"/>
                <w:left w:val="none" w:sz="0" w:space="0" w:color="auto"/>
                <w:bottom w:val="none" w:sz="0" w:space="0" w:color="auto"/>
                <w:right w:val="none" w:sz="0" w:space="0" w:color="auto"/>
              </w:divBdr>
            </w:div>
            <w:div w:id="253052234">
              <w:marLeft w:val="480"/>
              <w:marRight w:val="0"/>
              <w:marTop w:val="0"/>
              <w:marBottom w:val="0"/>
              <w:divBdr>
                <w:top w:val="none" w:sz="0" w:space="0" w:color="auto"/>
                <w:left w:val="none" w:sz="0" w:space="0" w:color="auto"/>
                <w:bottom w:val="none" w:sz="0" w:space="0" w:color="auto"/>
                <w:right w:val="none" w:sz="0" w:space="0" w:color="auto"/>
              </w:divBdr>
            </w:div>
            <w:div w:id="253100960">
              <w:marLeft w:val="480"/>
              <w:marRight w:val="0"/>
              <w:marTop w:val="0"/>
              <w:marBottom w:val="0"/>
              <w:divBdr>
                <w:top w:val="none" w:sz="0" w:space="0" w:color="auto"/>
                <w:left w:val="none" w:sz="0" w:space="0" w:color="auto"/>
                <w:bottom w:val="none" w:sz="0" w:space="0" w:color="auto"/>
                <w:right w:val="none" w:sz="0" w:space="0" w:color="auto"/>
              </w:divBdr>
            </w:div>
            <w:div w:id="253167729">
              <w:marLeft w:val="480"/>
              <w:marRight w:val="0"/>
              <w:marTop w:val="0"/>
              <w:marBottom w:val="0"/>
              <w:divBdr>
                <w:top w:val="none" w:sz="0" w:space="0" w:color="auto"/>
                <w:left w:val="none" w:sz="0" w:space="0" w:color="auto"/>
                <w:bottom w:val="none" w:sz="0" w:space="0" w:color="auto"/>
                <w:right w:val="none" w:sz="0" w:space="0" w:color="auto"/>
              </w:divBdr>
            </w:div>
            <w:div w:id="253174753">
              <w:marLeft w:val="480"/>
              <w:marRight w:val="0"/>
              <w:marTop w:val="0"/>
              <w:marBottom w:val="0"/>
              <w:divBdr>
                <w:top w:val="none" w:sz="0" w:space="0" w:color="auto"/>
                <w:left w:val="none" w:sz="0" w:space="0" w:color="auto"/>
                <w:bottom w:val="none" w:sz="0" w:space="0" w:color="auto"/>
                <w:right w:val="none" w:sz="0" w:space="0" w:color="auto"/>
              </w:divBdr>
            </w:div>
            <w:div w:id="253244422">
              <w:marLeft w:val="480"/>
              <w:marRight w:val="0"/>
              <w:marTop w:val="0"/>
              <w:marBottom w:val="0"/>
              <w:divBdr>
                <w:top w:val="none" w:sz="0" w:space="0" w:color="auto"/>
                <w:left w:val="none" w:sz="0" w:space="0" w:color="auto"/>
                <w:bottom w:val="none" w:sz="0" w:space="0" w:color="auto"/>
                <w:right w:val="none" w:sz="0" w:space="0" w:color="auto"/>
              </w:divBdr>
            </w:div>
            <w:div w:id="253249435">
              <w:marLeft w:val="480"/>
              <w:marRight w:val="0"/>
              <w:marTop w:val="0"/>
              <w:marBottom w:val="0"/>
              <w:divBdr>
                <w:top w:val="none" w:sz="0" w:space="0" w:color="auto"/>
                <w:left w:val="none" w:sz="0" w:space="0" w:color="auto"/>
                <w:bottom w:val="none" w:sz="0" w:space="0" w:color="auto"/>
                <w:right w:val="none" w:sz="0" w:space="0" w:color="auto"/>
              </w:divBdr>
            </w:div>
            <w:div w:id="253325696">
              <w:marLeft w:val="480"/>
              <w:marRight w:val="0"/>
              <w:marTop w:val="0"/>
              <w:marBottom w:val="0"/>
              <w:divBdr>
                <w:top w:val="none" w:sz="0" w:space="0" w:color="auto"/>
                <w:left w:val="none" w:sz="0" w:space="0" w:color="auto"/>
                <w:bottom w:val="none" w:sz="0" w:space="0" w:color="auto"/>
                <w:right w:val="none" w:sz="0" w:space="0" w:color="auto"/>
              </w:divBdr>
            </w:div>
            <w:div w:id="253368672">
              <w:marLeft w:val="480"/>
              <w:marRight w:val="0"/>
              <w:marTop w:val="0"/>
              <w:marBottom w:val="0"/>
              <w:divBdr>
                <w:top w:val="none" w:sz="0" w:space="0" w:color="auto"/>
                <w:left w:val="none" w:sz="0" w:space="0" w:color="auto"/>
                <w:bottom w:val="none" w:sz="0" w:space="0" w:color="auto"/>
                <w:right w:val="none" w:sz="0" w:space="0" w:color="auto"/>
              </w:divBdr>
            </w:div>
            <w:div w:id="253441998">
              <w:marLeft w:val="480"/>
              <w:marRight w:val="0"/>
              <w:marTop w:val="0"/>
              <w:marBottom w:val="0"/>
              <w:divBdr>
                <w:top w:val="none" w:sz="0" w:space="0" w:color="auto"/>
                <w:left w:val="none" w:sz="0" w:space="0" w:color="auto"/>
                <w:bottom w:val="none" w:sz="0" w:space="0" w:color="auto"/>
                <w:right w:val="none" w:sz="0" w:space="0" w:color="auto"/>
              </w:divBdr>
            </w:div>
            <w:div w:id="253586936">
              <w:marLeft w:val="480"/>
              <w:marRight w:val="0"/>
              <w:marTop w:val="0"/>
              <w:marBottom w:val="0"/>
              <w:divBdr>
                <w:top w:val="none" w:sz="0" w:space="0" w:color="auto"/>
                <w:left w:val="none" w:sz="0" w:space="0" w:color="auto"/>
                <w:bottom w:val="none" w:sz="0" w:space="0" w:color="auto"/>
                <w:right w:val="none" w:sz="0" w:space="0" w:color="auto"/>
              </w:divBdr>
            </w:div>
            <w:div w:id="253586993">
              <w:marLeft w:val="480"/>
              <w:marRight w:val="0"/>
              <w:marTop w:val="0"/>
              <w:marBottom w:val="0"/>
              <w:divBdr>
                <w:top w:val="none" w:sz="0" w:space="0" w:color="auto"/>
                <w:left w:val="none" w:sz="0" w:space="0" w:color="auto"/>
                <w:bottom w:val="none" w:sz="0" w:space="0" w:color="auto"/>
                <w:right w:val="none" w:sz="0" w:space="0" w:color="auto"/>
              </w:divBdr>
            </w:div>
            <w:div w:id="253629817">
              <w:marLeft w:val="480"/>
              <w:marRight w:val="0"/>
              <w:marTop w:val="0"/>
              <w:marBottom w:val="0"/>
              <w:divBdr>
                <w:top w:val="none" w:sz="0" w:space="0" w:color="auto"/>
                <w:left w:val="none" w:sz="0" w:space="0" w:color="auto"/>
                <w:bottom w:val="none" w:sz="0" w:space="0" w:color="auto"/>
                <w:right w:val="none" w:sz="0" w:space="0" w:color="auto"/>
              </w:divBdr>
            </w:div>
            <w:div w:id="253634470">
              <w:marLeft w:val="480"/>
              <w:marRight w:val="0"/>
              <w:marTop w:val="0"/>
              <w:marBottom w:val="0"/>
              <w:divBdr>
                <w:top w:val="none" w:sz="0" w:space="0" w:color="auto"/>
                <w:left w:val="none" w:sz="0" w:space="0" w:color="auto"/>
                <w:bottom w:val="none" w:sz="0" w:space="0" w:color="auto"/>
                <w:right w:val="none" w:sz="0" w:space="0" w:color="auto"/>
              </w:divBdr>
            </w:div>
            <w:div w:id="253706590">
              <w:marLeft w:val="480"/>
              <w:marRight w:val="0"/>
              <w:marTop w:val="0"/>
              <w:marBottom w:val="0"/>
              <w:divBdr>
                <w:top w:val="none" w:sz="0" w:space="0" w:color="auto"/>
                <w:left w:val="none" w:sz="0" w:space="0" w:color="auto"/>
                <w:bottom w:val="none" w:sz="0" w:space="0" w:color="auto"/>
                <w:right w:val="none" w:sz="0" w:space="0" w:color="auto"/>
              </w:divBdr>
            </w:div>
            <w:div w:id="253785599">
              <w:marLeft w:val="480"/>
              <w:marRight w:val="0"/>
              <w:marTop w:val="0"/>
              <w:marBottom w:val="0"/>
              <w:divBdr>
                <w:top w:val="none" w:sz="0" w:space="0" w:color="auto"/>
                <w:left w:val="none" w:sz="0" w:space="0" w:color="auto"/>
                <w:bottom w:val="none" w:sz="0" w:space="0" w:color="auto"/>
                <w:right w:val="none" w:sz="0" w:space="0" w:color="auto"/>
              </w:divBdr>
            </w:div>
            <w:div w:id="253823649">
              <w:marLeft w:val="480"/>
              <w:marRight w:val="0"/>
              <w:marTop w:val="0"/>
              <w:marBottom w:val="0"/>
              <w:divBdr>
                <w:top w:val="none" w:sz="0" w:space="0" w:color="auto"/>
                <w:left w:val="none" w:sz="0" w:space="0" w:color="auto"/>
                <w:bottom w:val="none" w:sz="0" w:space="0" w:color="auto"/>
                <w:right w:val="none" w:sz="0" w:space="0" w:color="auto"/>
              </w:divBdr>
            </w:div>
            <w:div w:id="253899344">
              <w:marLeft w:val="480"/>
              <w:marRight w:val="0"/>
              <w:marTop w:val="0"/>
              <w:marBottom w:val="0"/>
              <w:divBdr>
                <w:top w:val="none" w:sz="0" w:space="0" w:color="auto"/>
                <w:left w:val="none" w:sz="0" w:space="0" w:color="auto"/>
                <w:bottom w:val="none" w:sz="0" w:space="0" w:color="auto"/>
                <w:right w:val="none" w:sz="0" w:space="0" w:color="auto"/>
              </w:divBdr>
            </w:div>
            <w:div w:id="253905867">
              <w:marLeft w:val="480"/>
              <w:marRight w:val="0"/>
              <w:marTop w:val="0"/>
              <w:marBottom w:val="0"/>
              <w:divBdr>
                <w:top w:val="none" w:sz="0" w:space="0" w:color="auto"/>
                <w:left w:val="none" w:sz="0" w:space="0" w:color="auto"/>
                <w:bottom w:val="none" w:sz="0" w:space="0" w:color="auto"/>
                <w:right w:val="none" w:sz="0" w:space="0" w:color="auto"/>
              </w:divBdr>
            </w:div>
            <w:div w:id="253979157">
              <w:marLeft w:val="480"/>
              <w:marRight w:val="0"/>
              <w:marTop w:val="0"/>
              <w:marBottom w:val="0"/>
              <w:divBdr>
                <w:top w:val="none" w:sz="0" w:space="0" w:color="auto"/>
                <w:left w:val="none" w:sz="0" w:space="0" w:color="auto"/>
                <w:bottom w:val="none" w:sz="0" w:space="0" w:color="auto"/>
                <w:right w:val="none" w:sz="0" w:space="0" w:color="auto"/>
              </w:divBdr>
            </w:div>
            <w:div w:id="254167433">
              <w:marLeft w:val="480"/>
              <w:marRight w:val="0"/>
              <w:marTop w:val="0"/>
              <w:marBottom w:val="0"/>
              <w:divBdr>
                <w:top w:val="none" w:sz="0" w:space="0" w:color="auto"/>
                <w:left w:val="none" w:sz="0" w:space="0" w:color="auto"/>
                <w:bottom w:val="none" w:sz="0" w:space="0" w:color="auto"/>
                <w:right w:val="none" w:sz="0" w:space="0" w:color="auto"/>
              </w:divBdr>
            </w:div>
            <w:div w:id="254168555">
              <w:marLeft w:val="480"/>
              <w:marRight w:val="0"/>
              <w:marTop w:val="0"/>
              <w:marBottom w:val="0"/>
              <w:divBdr>
                <w:top w:val="none" w:sz="0" w:space="0" w:color="auto"/>
                <w:left w:val="none" w:sz="0" w:space="0" w:color="auto"/>
                <w:bottom w:val="none" w:sz="0" w:space="0" w:color="auto"/>
                <w:right w:val="none" w:sz="0" w:space="0" w:color="auto"/>
              </w:divBdr>
            </w:div>
            <w:div w:id="254172722">
              <w:marLeft w:val="480"/>
              <w:marRight w:val="0"/>
              <w:marTop w:val="0"/>
              <w:marBottom w:val="0"/>
              <w:divBdr>
                <w:top w:val="none" w:sz="0" w:space="0" w:color="auto"/>
                <w:left w:val="none" w:sz="0" w:space="0" w:color="auto"/>
                <w:bottom w:val="none" w:sz="0" w:space="0" w:color="auto"/>
                <w:right w:val="none" w:sz="0" w:space="0" w:color="auto"/>
              </w:divBdr>
            </w:div>
            <w:div w:id="254172728">
              <w:marLeft w:val="480"/>
              <w:marRight w:val="0"/>
              <w:marTop w:val="0"/>
              <w:marBottom w:val="0"/>
              <w:divBdr>
                <w:top w:val="none" w:sz="0" w:space="0" w:color="auto"/>
                <w:left w:val="none" w:sz="0" w:space="0" w:color="auto"/>
                <w:bottom w:val="none" w:sz="0" w:space="0" w:color="auto"/>
                <w:right w:val="none" w:sz="0" w:space="0" w:color="auto"/>
              </w:divBdr>
            </w:div>
            <w:div w:id="254214405">
              <w:marLeft w:val="480"/>
              <w:marRight w:val="0"/>
              <w:marTop w:val="0"/>
              <w:marBottom w:val="0"/>
              <w:divBdr>
                <w:top w:val="none" w:sz="0" w:space="0" w:color="auto"/>
                <w:left w:val="none" w:sz="0" w:space="0" w:color="auto"/>
                <w:bottom w:val="none" w:sz="0" w:space="0" w:color="auto"/>
                <w:right w:val="none" w:sz="0" w:space="0" w:color="auto"/>
              </w:divBdr>
            </w:div>
            <w:div w:id="254437950">
              <w:marLeft w:val="480"/>
              <w:marRight w:val="0"/>
              <w:marTop w:val="0"/>
              <w:marBottom w:val="0"/>
              <w:divBdr>
                <w:top w:val="none" w:sz="0" w:space="0" w:color="auto"/>
                <w:left w:val="none" w:sz="0" w:space="0" w:color="auto"/>
                <w:bottom w:val="none" w:sz="0" w:space="0" w:color="auto"/>
                <w:right w:val="none" w:sz="0" w:space="0" w:color="auto"/>
              </w:divBdr>
            </w:div>
            <w:div w:id="254477629">
              <w:marLeft w:val="480"/>
              <w:marRight w:val="0"/>
              <w:marTop w:val="0"/>
              <w:marBottom w:val="0"/>
              <w:divBdr>
                <w:top w:val="none" w:sz="0" w:space="0" w:color="auto"/>
                <w:left w:val="none" w:sz="0" w:space="0" w:color="auto"/>
                <w:bottom w:val="none" w:sz="0" w:space="0" w:color="auto"/>
                <w:right w:val="none" w:sz="0" w:space="0" w:color="auto"/>
              </w:divBdr>
            </w:div>
            <w:div w:id="254479691">
              <w:marLeft w:val="480"/>
              <w:marRight w:val="0"/>
              <w:marTop w:val="0"/>
              <w:marBottom w:val="0"/>
              <w:divBdr>
                <w:top w:val="none" w:sz="0" w:space="0" w:color="auto"/>
                <w:left w:val="none" w:sz="0" w:space="0" w:color="auto"/>
                <w:bottom w:val="none" w:sz="0" w:space="0" w:color="auto"/>
                <w:right w:val="none" w:sz="0" w:space="0" w:color="auto"/>
              </w:divBdr>
            </w:div>
            <w:div w:id="254556829">
              <w:marLeft w:val="480"/>
              <w:marRight w:val="0"/>
              <w:marTop w:val="0"/>
              <w:marBottom w:val="0"/>
              <w:divBdr>
                <w:top w:val="none" w:sz="0" w:space="0" w:color="auto"/>
                <w:left w:val="none" w:sz="0" w:space="0" w:color="auto"/>
                <w:bottom w:val="none" w:sz="0" w:space="0" w:color="auto"/>
                <w:right w:val="none" w:sz="0" w:space="0" w:color="auto"/>
              </w:divBdr>
            </w:div>
            <w:div w:id="254869730">
              <w:marLeft w:val="480"/>
              <w:marRight w:val="0"/>
              <w:marTop w:val="0"/>
              <w:marBottom w:val="0"/>
              <w:divBdr>
                <w:top w:val="none" w:sz="0" w:space="0" w:color="auto"/>
                <w:left w:val="none" w:sz="0" w:space="0" w:color="auto"/>
                <w:bottom w:val="none" w:sz="0" w:space="0" w:color="auto"/>
                <w:right w:val="none" w:sz="0" w:space="0" w:color="auto"/>
              </w:divBdr>
            </w:div>
            <w:div w:id="254946384">
              <w:marLeft w:val="480"/>
              <w:marRight w:val="0"/>
              <w:marTop w:val="0"/>
              <w:marBottom w:val="0"/>
              <w:divBdr>
                <w:top w:val="none" w:sz="0" w:space="0" w:color="auto"/>
                <w:left w:val="none" w:sz="0" w:space="0" w:color="auto"/>
                <w:bottom w:val="none" w:sz="0" w:space="0" w:color="auto"/>
                <w:right w:val="none" w:sz="0" w:space="0" w:color="auto"/>
              </w:divBdr>
            </w:div>
            <w:div w:id="254948780">
              <w:marLeft w:val="480"/>
              <w:marRight w:val="0"/>
              <w:marTop w:val="0"/>
              <w:marBottom w:val="0"/>
              <w:divBdr>
                <w:top w:val="none" w:sz="0" w:space="0" w:color="auto"/>
                <w:left w:val="none" w:sz="0" w:space="0" w:color="auto"/>
                <w:bottom w:val="none" w:sz="0" w:space="0" w:color="auto"/>
                <w:right w:val="none" w:sz="0" w:space="0" w:color="auto"/>
              </w:divBdr>
            </w:div>
            <w:div w:id="255017530">
              <w:marLeft w:val="480"/>
              <w:marRight w:val="0"/>
              <w:marTop w:val="0"/>
              <w:marBottom w:val="0"/>
              <w:divBdr>
                <w:top w:val="none" w:sz="0" w:space="0" w:color="auto"/>
                <w:left w:val="none" w:sz="0" w:space="0" w:color="auto"/>
                <w:bottom w:val="none" w:sz="0" w:space="0" w:color="auto"/>
                <w:right w:val="none" w:sz="0" w:space="0" w:color="auto"/>
              </w:divBdr>
            </w:div>
            <w:div w:id="255098855">
              <w:marLeft w:val="480"/>
              <w:marRight w:val="0"/>
              <w:marTop w:val="0"/>
              <w:marBottom w:val="0"/>
              <w:divBdr>
                <w:top w:val="none" w:sz="0" w:space="0" w:color="auto"/>
                <w:left w:val="none" w:sz="0" w:space="0" w:color="auto"/>
                <w:bottom w:val="none" w:sz="0" w:space="0" w:color="auto"/>
                <w:right w:val="none" w:sz="0" w:space="0" w:color="auto"/>
              </w:divBdr>
            </w:div>
            <w:div w:id="255283899">
              <w:marLeft w:val="480"/>
              <w:marRight w:val="0"/>
              <w:marTop w:val="0"/>
              <w:marBottom w:val="0"/>
              <w:divBdr>
                <w:top w:val="none" w:sz="0" w:space="0" w:color="auto"/>
                <w:left w:val="none" w:sz="0" w:space="0" w:color="auto"/>
                <w:bottom w:val="none" w:sz="0" w:space="0" w:color="auto"/>
                <w:right w:val="none" w:sz="0" w:space="0" w:color="auto"/>
              </w:divBdr>
            </w:div>
            <w:div w:id="255405550">
              <w:marLeft w:val="480"/>
              <w:marRight w:val="0"/>
              <w:marTop w:val="0"/>
              <w:marBottom w:val="0"/>
              <w:divBdr>
                <w:top w:val="none" w:sz="0" w:space="0" w:color="auto"/>
                <w:left w:val="none" w:sz="0" w:space="0" w:color="auto"/>
                <w:bottom w:val="none" w:sz="0" w:space="0" w:color="auto"/>
                <w:right w:val="none" w:sz="0" w:space="0" w:color="auto"/>
              </w:divBdr>
            </w:div>
            <w:div w:id="255554101">
              <w:marLeft w:val="480"/>
              <w:marRight w:val="0"/>
              <w:marTop w:val="0"/>
              <w:marBottom w:val="0"/>
              <w:divBdr>
                <w:top w:val="none" w:sz="0" w:space="0" w:color="auto"/>
                <w:left w:val="none" w:sz="0" w:space="0" w:color="auto"/>
                <w:bottom w:val="none" w:sz="0" w:space="0" w:color="auto"/>
                <w:right w:val="none" w:sz="0" w:space="0" w:color="auto"/>
              </w:divBdr>
            </w:div>
            <w:div w:id="255599013">
              <w:marLeft w:val="480"/>
              <w:marRight w:val="0"/>
              <w:marTop w:val="0"/>
              <w:marBottom w:val="0"/>
              <w:divBdr>
                <w:top w:val="none" w:sz="0" w:space="0" w:color="auto"/>
                <w:left w:val="none" w:sz="0" w:space="0" w:color="auto"/>
                <w:bottom w:val="none" w:sz="0" w:space="0" w:color="auto"/>
                <w:right w:val="none" w:sz="0" w:space="0" w:color="auto"/>
              </w:divBdr>
            </w:div>
            <w:div w:id="255600064">
              <w:marLeft w:val="480"/>
              <w:marRight w:val="0"/>
              <w:marTop w:val="0"/>
              <w:marBottom w:val="0"/>
              <w:divBdr>
                <w:top w:val="none" w:sz="0" w:space="0" w:color="auto"/>
                <w:left w:val="none" w:sz="0" w:space="0" w:color="auto"/>
                <w:bottom w:val="none" w:sz="0" w:space="0" w:color="auto"/>
                <w:right w:val="none" w:sz="0" w:space="0" w:color="auto"/>
              </w:divBdr>
            </w:div>
            <w:div w:id="255670692">
              <w:marLeft w:val="480"/>
              <w:marRight w:val="0"/>
              <w:marTop w:val="0"/>
              <w:marBottom w:val="0"/>
              <w:divBdr>
                <w:top w:val="none" w:sz="0" w:space="0" w:color="auto"/>
                <w:left w:val="none" w:sz="0" w:space="0" w:color="auto"/>
                <w:bottom w:val="none" w:sz="0" w:space="0" w:color="auto"/>
                <w:right w:val="none" w:sz="0" w:space="0" w:color="auto"/>
              </w:divBdr>
            </w:div>
            <w:div w:id="255670860">
              <w:marLeft w:val="480"/>
              <w:marRight w:val="0"/>
              <w:marTop w:val="0"/>
              <w:marBottom w:val="0"/>
              <w:divBdr>
                <w:top w:val="none" w:sz="0" w:space="0" w:color="auto"/>
                <w:left w:val="none" w:sz="0" w:space="0" w:color="auto"/>
                <w:bottom w:val="none" w:sz="0" w:space="0" w:color="auto"/>
                <w:right w:val="none" w:sz="0" w:space="0" w:color="auto"/>
              </w:divBdr>
            </w:div>
            <w:div w:id="255722197">
              <w:marLeft w:val="480"/>
              <w:marRight w:val="0"/>
              <w:marTop w:val="0"/>
              <w:marBottom w:val="0"/>
              <w:divBdr>
                <w:top w:val="none" w:sz="0" w:space="0" w:color="auto"/>
                <w:left w:val="none" w:sz="0" w:space="0" w:color="auto"/>
                <w:bottom w:val="none" w:sz="0" w:space="0" w:color="auto"/>
                <w:right w:val="none" w:sz="0" w:space="0" w:color="auto"/>
              </w:divBdr>
            </w:div>
            <w:div w:id="255797618">
              <w:marLeft w:val="480"/>
              <w:marRight w:val="0"/>
              <w:marTop w:val="0"/>
              <w:marBottom w:val="0"/>
              <w:divBdr>
                <w:top w:val="none" w:sz="0" w:space="0" w:color="auto"/>
                <w:left w:val="none" w:sz="0" w:space="0" w:color="auto"/>
                <w:bottom w:val="none" w:sz="0" w:space="0" w:color="auto"/>
                <w:right w:val="none" w:sz="0" w:space="0" w:color="auto"/>
              </w:divBdr>
            </w:div>
            <w:div w:id="255868292">
              <w:marLeft w:val="480"/>
              <w:marRight w:val="0"/>
              <w:marTop w:val="0"/>
              <w:marBottom w:val="0"/>
              <w:divBdr>
                <w:top w:val="none" w:sz="0" w:space="0" w:color="auto"/>
                <w:left w:val="none" w:sz="0" w:space="0" w:color="auto"/>
                <w:bottom w:val="none" w:sz="0" w:space="0" w:color="auto"/>
                <w:right w:val="none" w:sz="0" w:space="0" w:color="auto"/>
              </w:divBdr>
            </w:div>
            <w:div w:id="255984331">
              <w:marLeft w:val="480"/>
              <w:marRight w:val="0"/>
              <w:marTop w:val="0"/>
              <w:marBottom w:val="0"/>
              <w:divBdr>
                <w:top w:val="none" w:sz="0" w:space="0" w:color="auto"/>
                <w:left w:val="none" w:sz="0" w:space="0" w:color="auto"/>
                <w:bottom w:val="none" w:sz="0" w:space="0" w:color="auto"/>
                <w:right w:val="none" w:sz="0" w:space="0" w:color="auto"/>
              </w:divBdr>
            </w:div>
            <w:div w:id="256056570">
              <w:marLeft w:val="480"/>
              <w:marRight w:val="0"/>
              <w:marTop w:val="0"/>
              <w:marBottom w:val="0"/>
              <w:divBdr>
                <w:top w:val="none" w:sz="0" w:space="0" w:color="auto"/>
                <w:left w:val="none" w:sz="0" w:space="0" w:color="auto"/>
                <w:bottom w:val="none" w:sz="0" w:space="0" w:color="auto"/>
                <w:right w:val="none" w:sz="0" w:space="0" w:color="auto"/>
              </w:divBdr>
            </w:div>
            <w:div w:id="256137685">
              <w:marLeft w:val="480"/>
              <w:marRight w:val="0"/>
              <w:marTop w:val="0"/>
              <w:marBottom w:val="0"/>
              <w:divBdr>
                <w:top w:val="none" w:sz="0" w:space="0" w:color="auto"/>
                <w:left w:val="none" w:sz="0" w:space="0" w:color="auto"/>
                <w:bottom w:val="none" w:sz="0" w:space="0" w:color="auto"/>
                <w:right w:val="none" w:sz="0" w:space="0" w:color="auto"/>
              </w:divBdr>
            </w:div>
            <w:div w:id="256600976">
              <w:marLeft w:val="480"/>
              <w:marRight w:val="0"/>
              <w:marTop w:val="0"/>
              <w:marBottom w:val="0"/>
              <w:divBdr>
                <w:top w:val="none" w:sz="0" w:space="0" w:color="auto"/>
                <w:left w:val="none" w:sz="0" w:space="0" w:color="auto"/>
                <w:bottom w:val="none" w:sz="0" w:space="0" w:color="auto"/>
                <w:right w:val="none" w:sz="0" w:space="0" w:color="auto"/>
              </w:divBdr>
            </w:div>
            <w:div w:id="256980519">
              <w:marLeft w:val="480"/>
              <w:marRight w:val="0"/>
              <w:marTop w:val="0"/>
              <w:marBottom w:val="0"/>
              <w:divBdr>
                <w:top w:val="none" w:sz="0" w:space="0" w:color="auto"/>
                <w:left w:val="none" w:sz="0" w:space="0" w:color="auto"/>
                <w:bottom w:val="none" w:sz="0" w:space="0" w:color="auto"/>
                <w:right w:val="none" w:sz="0" w:space="0" w:color="auto"/>
              </w:divBdr>
            </w:div>
            <w:div w:id="256982606">
              <w:marLeft w:val="480"/>
              <w:marRight w:val="0"/>
              <w:marTop w:val="0"/>
              <w:marBottom w:val="0"/>
              <w:divBdr>
                <w:top w:val="none" w:sz="0" w:space="0" w:color="auto"/>
                <w:left w:val="none" w:sz="0" w:space="0" w:color="auto"/>
                <w:bottom w:val="none" w:sz="0" w:space="0" w:color="auto"/>
                <w:right w:val="none" w:sz="0" w:space="0" w:color="auto"/>
              </w:divBdr>
            </w:div>
            <w:div w:id="257098808">
              <w:marLeft w:val="480"/>
              <w:marRight w:val="0"/>
              <w:marTop w:val="0"/>
              <w:marBottom w:val="0"/>
              <w:divBdr>
                <w:top w:val="none" w:sz="0" w:space="0" w:color="auto"/>
                <w:left w:val="none" w:sz="0" w:space="0" w:color="auto"/>
                <w:bottom w:val="none" w:sz="0" w:space="0" w:color="auto"/>
                <w:right w:val="none" w:sz="0" w:space="0" w:color="auto"/>
              </w:divBdr>
            </w:div>
            <w:div w:id="257099695">
              <w:marLeft w:val="480"/>
              <w:marRight w:val="0"/>
              <w:marTop w:val="0"/>
              <w:marBottom w:val="0"/>
              <w:divBdr>
                <w:top w:val="none" w:sz="0" w:space="0" w:color="auto"/>
                <w:left w:val="none" w:sz="0" w:space="0" w:color="auto"/>
                <w:bottom w:val="none" w:sz="0" w:space="0" w:color="auto"/>
                <w:right w:val="none" w:sz="0" w:space="0" w:color="auto"/>
              </w:divBdr>
            </w:div>
            <w:div w:id="257103215">
              <w:marLeft w:val="480"/>
              <w:marRight w:val="0"/>
              <w:marTop w:val="0"/>
              <w:marBottom w:val="0"/>
              <w:divBdr>
                <w:top w:val="none" w:sz="0" w:space="0" w:color="auto"/>
                <w:left w:val="none" w:sz="0" w:space="0" w:color="auto"/>
                <w:bottom w:val="none" w:sz="0" w:space="0" w:color="auto"/>
                <w:right w:val="none" w:sz="0" w:space="0" w:color="auto"/>
              </w:divBdr>
            </w:div>
            <w:div w:id="257445121">
              <w:marLeft w:val="480"/>
              <w:marRight w:val="0"/>
              <w:marTop w:val="0"/>
              <w:marBottom w:val="0"/>
              <w:divBdr>
                <w:top w:val="none" w:sz="0" w:space="0" w:color="auto"/>
                <w:left w:val="none" w:sz="0" w:space="0" w:color="auto"/>
                <w:bottom w:val="none" w:sz="0" w:space="0" w:color="auto"/>
                <w:right w:val="none" w:sz="0" w:space="0" w:color="auto"/>
              </w:divBdr>
            </w:div>
            <w:div w:id="257494573">
              <w:marLeft w:val="480"/>
              <w:marRight w:val="0"/>
              <w:marTop w:val="0"/>
              <w:marBottom w:val="0"/>
              <w:divBdr>
                <w:top w:val="none" w:sz="0" w:space="0" w:color="auto"/>
                <w:left w:val="none" w:sz="0" w:space="0" w:color="auto"/>
                <w:bottom w:val="none" w:sz="0" w:space="0" w:color="auto"/>
                <w:right w:val="none" w:sz="0" w:space="0" w:color="auto"/>
              </w:divBdr>
            </w:div>
            <w:div w:id="257519862">
              <w:marLeft w:val="480"/>
              <w:marRight w:val="0"/>
              <w:marTop w:val="0"/>
              <w:marBottom w:val="0"/>
              <w:divBdr>
                <w:top w:val="none" w:sz="0" w:space="0" w:color="auto"/>
                <w:left w:val="none" w:sz="0" w:space="0" w:color="auto"/>
                <w:bottom w:val="none" w:sz="0" w:space="0" w:color="auto"/>
                <w:right w:val="none" w:sz="0" w:space="0" w:color="auto"/>
              </w:divBdr>
            </w:div>
            <w:div w:id="257569818">
              <w:marLeft w:val="480"/>
              <w:marRight w:val="0"/>
              <w:marTop w:val="0"/>
              <w:marBottom w:val="0"/>
              <w:divBdr>
                <w:top w:val="none" w:sz="0" w:space="0" w:color="auto"/>
                <w:left w:val="none" w:sz="0" w:space="0" w:color="auto"/>
                <w:bottom w:val="none" w:sz="0" w:space="0" w:color="auto"/>
                <w:right w:val="none" w:sz="0" w:space="0" w:color="auto"/>
              </w:divBdr>
            </w:div>
            <w:div w:id="257641410">
              <w:marLeft w:val="480"/>
              <w:marRight w:val="0"/>
              <w:marTop w:val="0"/>
              <w:marBottom w:val="0"/>
              <w:divBdr>
                <w:top w:val="none" w:sz="0" w:space="0" w:color="auto"/>
                <w:left w:val="none" w:sz="0" w:space="0" w:color="auto"/>
                <w:bottom w:val="none" w:sz="0" w:space="0" w:color="auto"/>
                <w:right w:val="none" w:sz="0" w:space="0" w:color="auto"/>
              </w:divBdr>
            </w:div>
            <w:div w:id="257761728">
              <w:marLeft w:val="480"/>
              <w:marRight w:val="0"/>
              <w:marTop w:val="0"/>
              <w:marBottom w:val="0"/>
              <w:divBdr>
                <w:top w:val="none" w:sz="0" w:space="0" w:color="auto"/>
                <w:left w:val="none" w:sz="0" w:space="0" w:color="auto"/>
                <w:bottom w:val="none" w:sz="0" w:space="0" w:color="auto"/>
                <w:right w:val="none" w:sz="0" w:space="0" w:color="auto"/>
              </w:divBdr>
            </w:div>
            <w:div w:id="257907118">
              <w:marLeft w:val="480"/>
              <w:marRight w:val="0"/>
              <w:marTop w:val="0"/>
              <w:marBottom w:val="0"/>
              <w:divBdr>
                <w:top w:val="none" w:sz="0" w:space="0" w:color="auto"/>
                <w:left w:val="none" w:sz="0" w:space="0" w:color="auto"/>
                <w:bottom w:val="none" w:sz="0" w:space="0" w:color="auto"/>
                <w:right w:val="none" w:sz="0" w:space="0" w:color="auto"/>
              </w:divBdr>
            </w:div>
            <w:div w:id="257912273">
              <w:marLeft w:val="480"/>
              <w:marRight w:val="0"/>
              <w:marTop w:val="0"/>
              <w:marBottom w:val="0"/>
              <w:divBdr>
                <w:top w:val="none" w:sz="0" w:space="0" w:color="auto"/>
                <w:left w:val="none" w:sz="0" w:space="0" w:color="auto"/>
                <w:bottom w:val="none" w:sz="0" w:space="0" w:color="auto"/>
                <w:right w:val="none" w:sz="0" w:space="0" w:color="auto"/>
              </w:divBdr>
            </w:div>
            <w:div w:id="257912560">
              <w:marLeft w:val="480"/>
              <w:marRight w:val="0"/>
              <w:marTop w:val="0"/>
              <w:marBottom w:val="0"/>
              <w:divBdr>
                <w:top w:val="none" w:sz="0" w:space="0" w:color="auto"/>
                <w:left w:val="none" w:sz="0" w:space="0" w:color="auto"/>
                <w:bottom w:val="none" w:sz="0" w:space="0" w:color="auto"/>
                <w:right w:val="none" w:sz="0" w:space="0" w:color="auto"/>
              </w:divBdr>
            </w:div>
            <w:div w:id="257912631">
              <w:marLeft w:val="480"/>
              <w:marRight w:val="0"/>
              <w:marTop w:val="0"/>
              <w:marBottom w:val="0"/>
              <w:divBdr>
                <w:top w:val="none" w:sz="0" w:space="0" w:color="auto"/>
                <w:left w:val="none" w:sz="0" w:space="0" w:color="auto"/>
                <w:bottom w:val="none" w:sz="0" w:space="0" w:color="auto"/>
                <w:right w:val="none" w:sz="0" w:space="0" w:color="auto"/>
              </w:divBdr>
            </w:div>
            <w:div w:id="257955062">
              <w:marLeft w:val="480"/>
              <w:marRight w:val="0"/>
              <w:marTop w:val="0"/>
              <w:marBottom w:val="0"/>
              <w:divBdr>
                <w:top w:val="none" w:sz="0" w:space="0" w:color="auto"/>
                <w:left w:val="none" w:sz="0" w:space="0" w:color="auto"/>
                <w:bottom w:val="none" w:sz="0" w:space="0" w:color="auto"/>
                <w:right w:val="none" w:sz="0" w:space="0" w:color="auto"/>
              </w:divBdr>
            </w:div>
            <w:div w:id="258027765">
              <w:marLeft w:val="480"/>
              <w:marRight w:val="0"/>
              <w:marTop w:val="0"/>
              <w:marBottom w:val="0"/>
              <w:divBdr>
                <w:top w:val="none" w:sz="0" w:space="0" w:color="auto"/>
                <w:left w:val="none" w:sz="0" w:space="0" w:color="auto"/>
                <w:bottom w:val="none" w:sz="0" w:space="0" w:color="auto"/>
                <w:right w:val="none" w:sz="0" w:space="0" w:color="auto"/>
              </w:divBdr>
            </w:div>
            <w:div w:id="258100834">
              <w:marLeft w:val="480"/>
              <w:marRight w:val="0"/>
              <w:marTop w:val="0"/>
              <w:marBottom w:val="0"/>
              <w:divBdr>
                <w:top w:val="none" w:sz="0" w:space="0" w:color="auto"/>
                <w:left w:val="none" w:sz="0" w:space="0" w:color="auto"/>
                <w:bottom w:val="none" w:sz="0" w:space="0" w:color="auto"/>
                <w:right w:val="none" w:sz="0" w:space="0" w:color="auto"/>
              </w:divBdr>
            </w:div>
            <w:div w:id="258101148">
              <w:marLeft w:val="480"/>
              <w:marRight w:val="0"/>
              <w:marTop w:val="0"/>
              <w:marBottom w:val="0"/>
              <w:divBdr>
                <w:top w:val="none" w:sz="0" w:space="0" w:color="auto"/>
                <w:left w:val="none" w:sz="0" w:space="0" w:color="auto"/>
                <w:bottom w:val="none" w:sz="0" w:space="0" w:color="auto"/>
                <w:right w:val="none" w:sz="0" w:space="0" w:color="auto"/>
              </w:divBdr>
            </w:div>
            <w:div w:id="258224610">
              <w:marLeft w:val="480"/>
              <w:marRight w:val="0"/>
              <w:marTop w:val="0"/>
              <w:marBottom w:val="0"/>
              <w:divBdr>
                <w:top w:val="none" w:sz="0" w:space="0" w:color="auto"/>
                <w:left w:val="none" w:sz="0" w:space="0" w:color="auto"/>
                <w:bottom w:val="none" w:sz="0" w:space="0" w:color="auto"/>
                <w:right w:val="none" w:sz="0" w:space="0" w:color="auto"/>
              </w:divBdr>
            </w:div>
            <w:div w:id="258410290">
              <w:marLeft w:val="480"/>
              <w:marRight w:val="0"/>
              <w:marTop w:val="0"/>
              <w:marBottom w:val="0"/>
              <w:divBdr>
                <w:top w:val="none" w:sz="0" w:space="0" w:color="auto"/>
                <w:left w:val="none" w:sz="0" w:space="0" w:color="auto"/>
                <w:bottom w:val="none" w:sz="0" w:space="0" w:color="auto"/>
                <w:right w:val="none" w:sz="0" w:space="0" w:color="auto"/>
              </w:divBdr>
            </w:div>
            <w:div w:id="258485023">
              <w:marLeft w:val="480"/>
              <w:marRight w:val="0"/>
              <w:marTop w:val="0"/>
              <w:marBottom w:val="0"/>
              <w:divBdr>
                <w:top w:val="none" w:sz="0" w:space="0" w:color="auto"/>
                <w:left w:val="none" w:sz="0" w:space="0" w:color="auto"/>
                <w:bottom w:val="none" w:sz="0" w:space="0" w:color="auto"/>
                <w:right w:val="none" w:sz="0" w:space="0" w:color="auto"/>
              </w:divBdr>
            </w:div>
            <w:div w:id="258487405">
              <w:marLeft w:val="480"/>
              <w:marRight w:val="0"/>
              <w:marTop w:val="0"/>
              <w:marBottom w:val="0"/>
              <w:divBdr>
                <w:top w:val="none" w:sz="0" w:space="0" w:color="auto"/>
                <w:left w:val="none" w:sz="0" w:space="0" w:color="auto"/>
                <w:bottom w:val="none" w:sz="0" w:space="0" w:color="auto"/>
                <w:right w:val="none" w:sz="0" w:space="0" w:color="auto"/>
              </w:divBdr>
            </w:div>
            <w:div w:id="258872576">
              <w:marLeft w:val="480"/>
              <w:marRight w:val="0"/>
              <w:marTop w:val="0"/>
              <w:marBottom w:val="0"/>
              <w:divBdr>
                <w:top w:val="none" w:sz="0" w:space="0" w:color="auto"/>
                <w:left w:val="none" w:sz="0" w:space="0" w:color="auto"/>
                <w:bottom w:val="none" w:sz="0" w:space="0" w:color="auto"/>
                <w:right w:val="none" w:sz="0" w:space="0" w:color="auto"/>
              </w:divBdr>
            </w:div>
            <w:div w:id="258948786">
              <w:marLeft w:val="480"/>
              <w:marRight w:val="0"/>
              <w:marTop w:val="0"/>
              <w:marBottom w:val="0"/>
              <w:divBdr>
                <w:top w:val="none" w:sz="0" w:space="0" w:color="auto"/>
                <w:left w:val="none" w:sz="0" w:space="0" w:color="auto"/>
                <w:bottom w:val="none" w:sz="0" w:space="0" w:color="auto"/>
                <w:right w:val="none" w:sz="0" w:space="0" w:color="auto"/>
              </w:divBdr>
            </w:div>
            <w:div w:id="259026611">
              <w:marLeft w:val="480"/>
              <w:marRight w:val="0"/>
              <w:marTop w:val="0"/>
              <w:marBottom w:val="0"/>
              <w:divBdr>
                <w:top w:val="none" w:sz="0" w:space="0" w:color="auto"/>
                <w:left w:val="none" w:sz="0" w:space="0" w:color="auto"/>
                <w:bottom w:val="none" w:sz="0" w:space="0" w:color="auto"/>
                <w:right w:val="none" w:sz="0" w:space="0" w:color="auto"/>
              </w:divBdr>
            </w:div>
            <w:div w:id="259145443">
              <w:marLeft w:val="480"/>
              <w:marRight w:val="0"/>
              <w:marTop w:val="0"/>
              <w:marBottom w:val="0"/>
              <w:divBdr>
                <w:top w:val="none" w:sz="0" w:space="0" w:color="auto"/>
                <w:left w:val="none" w:sz="0" w:space="0" w:color="auto"/>
                <w:bottom w:val="none" w:sz="0" w:space="0" w:color="auto"/>
                <w:right w:val="none" w:sz="0" w:space="0" w:color="auto"/>
              </w:divBdr>
            </w:div>
            <w:div w:id="259148586">
              <w:marLeft w:val="480"/>
              <w:marRight w:val="0"/>
              <w:marTop w:val="0"/>
              <w:marBottom w:val="0"/>
              <w:divBdr>
                <w:top w:val="none" w:sz="0" w:space="0" w:color="auto"/>
                <w:left w:val="none" w:sz="0" w:space="0" w:color="auto"/>
                <w:bottom w:val="none" w:sz="0" w:space="0" w:color="auto"/>
                <w:right w:val="none" w:sz="0" w:space="0" w:color="auto"/>
              </w:divBdr>
            </w:div>
            <w:div w:id="259215585">
              <w:marLeft w:val="480"/>
              <w:marRight w:val="0"/>
              <w:marTop w:val="0"/>
              <w:marBottom w:val="0"/>
              <w:divBdr>
                <w:top w:val="none" w:sz="0" w:space="0" w:color="auto"/>
                <w:left w:val="none" w:sz="0" w:space="0" w:color="auto"/>
                <w:bottom w:val="none" w:sz="0" w:space="0" w:color="auto"/>
                <w:right w:val="none" w:sz="0" w:space="0" w:color="auto"/>
              </w:divBdr>
            </w:div>
            <w:div w:id="259266923">
              <w:marLeft w:val="480"/>
              <w:marRight w:val="0"/>
              <w:marTop w:val="0"/>
              <w:marBottom w:val="0"/>
              <w:divBdr>
                <w:top w:val="none" w:sz="0" w:space="0" w:color="auto"/>
                <w:left w:val="none" w:sz="0" w:space="0" w:color="auto"/>
                <w:bottom w:val="none" w:sz="0" w:space="0" w:color="auto"/>
                <w:right w:val="none" w:sz="0" w:space="0" w:color="auto"/>
              </w:divBdr>
            </w:div>
            <w:div w:id="259414317">
              <w:marLeft w:val="480"/>
              <w:marRight w:val="0"/>
              <w:marTop w:val="0"/>
              <w:marBottom w:val="0"/>
              <w:divBdr>
                <w:top w:val="none" w:sz="0" w:space="0" w:color="auto"/>
                <w:left w:val="none" w:sz="0" w:space="0" w:color="auto"/>
                <w:bottom w:val="none" w:sz="0" w:space="0" w:color="auto"/>
                <w:right w:val="none" w:sz="0" w:space="0" w:color="auto"/>
              </w:divBdr>
            </w:div>
            <w:div w:id="259484617">
              <w:marLeft w:val="480"/>
              <w:marRight w:val="0"/>
              <w:marTop w:val="0"/>
              <w:marBottom w:val="0"/>
              <w:divBdr>
                <w:top w:val="none" w:sz="0" w:space="0" w:color="auto"/>
                <w:left w:val="none" w:sz="0" w:space="0" w:color="auto"/>
                <w:bottom w:val="none" w:sz="0" w:space="0" w:color="auto"/>
                <w:right w:val="none" w:sz="0" w:space="0" w:color="auto"/>
              </w:divBdr>
            </w:div>
            <w:div w:id="259485467">
              <w:marLeft w:val="480"/>
              <w:marRight w:val="0"/>
              <w:marTop w:val="0"/>
              <w:marBottom w:val="0"/>
              <w:divBdr>
                <w:top w:val="none" w:sz="0" w:space="0" w:color="auto"/>
                <w:left w:val="none" w:sz="0" w:space="0" w:color="auto"/>
                <w:bottom w:val="none" w:sz="0" w:space="0" w:color="auto"/>
                <w:right w:val="none" w:sz="0" w:space="0" w:color="auto"/>
              </w:divBdr>
            </w:div>
            <w:div w:id="259487634">
              <w:marLeft w:val="480"/>
              <w:marRight w:val="0"/>
              <w:marTop w:val="0"/>
              <w:marBottom w:val="0"/>
              <w:divBdr>
                <w:top w:val="none" w:sz="0" w:space="0" w:color="auto"/>
                <w:left w:val="none" w:sz="0" w:space="0" w:color="auto"/>
                <w:bottom w:val="none" w:sz="0" w:space="0" w:color="auto"/>
                <w:right w:val="none" w:sz="0" w:space="0" w:color="auto"/>
              </w:divBdr>
            </w:div>
            <w:div w:id="259685376">
              <w:marLeft w:val="480"/>
              <w:marRight w:val="0"/>
              <w:marTop w:val="0"/>
              <w:marBottom w:val="0"/>
              <w:divBdr>
                <w:top w:val="none" w:sz="0" w:space="0" w:color="auto"/>
                <w:left w:val="none" w:sz="0" w:space="0" w:color="auto"/>
                <w:bottom w:val="none" w:sz="0" w:space="0" w:color="auto"/>
                <w:right w:val="none" w:sz="0" w:space="0" w:color="auto"/>
              </w:divBdr>
            </w:div>
            <w:div w:id="259919329">
              <w:marLeft w:val="480"/>
              <w:marRight w:val="0"/>
              <w:marTop w:val="0"/>
              <w:marBottom w:val="0"/>
              <w:divBdr>
                <w:top w:val="none" w:sz="0" w:space="0" w:color="auto"/>
                <w:left w:val="none" w:sz="0" w:space="0" w:color="auto"/>
                <w:bottom w:val="none" w:sz="0" w:space="0" w:color="auto"/>
                <w:right w:val="none" w:sz="0" w:space="0" w:color="auto"/>
              </w:divBdr>
            </w:div>
            <w:div w:id="259919843">
              <w:marLeft w:val="480"/>
              <w:marRight w:val="0"/>
              <w:marTop w:val="0"/>
              <w:marBottom w:val="0"/>
              <w:divBdr>
                <w:top w:val="none" w:sz="0" w:space="0" w:color="auto"/>
                <w:left w:val="none" w:sz="0" w:space="0" w:color="auto"/>
                <w:bottom w:val="none" w:sz="0" w:space="0" w:color="auto"/>
                <w:right w:val="none" w:sz="0" w:space="0" w:color="auto"/>
              </w:divBdr>
            </w:div>
            <w:div w:id="259921876">
              <w:marLeft w:val="480"/>
              <w:marRight w:val="0"/>
              <w:marTop w:val="0"/>
              <w:marBottom w:val="0"/>
              <w:divBdr>
                <w:top w:val="none" w:sz="0" w:space="0" w:color="auto"/>
                <w:left w:val="none" w:sz="0" w:space="0" w:color="auto"/>
                <w:bottom w:val="none" w:sz="0" w:space="0" w:color="auto"/>
                <w:right w:val="none" w:sz="0" w:space="0" w:color="auto"/>
              </w:divBdr>
            </w:div>
            <w:div w:id="260067143">
              <w:marLeft w:val="480"/>
              <w:marRight w:val="0"/>
              <w:marTop w:val="0"/>
              <w:marBottom w:val="0"/>
              <w:divBdr>
                <w:top w:val="none" w:sz="0" w:space="0" w:color="auto"/>
                <w:left w:val="none" w:sz="0" w:space="0" w:color="auto"/>
                <w:bottom w:val="none" w:sz="0" w:space="0" w:color="auto"/>
                <w:right w:val="none" w:sz="0" w:space="0" w:color="auto"/>
              </w:divBdr>
            </w:div>
            <w:div w:id="260067892">
              <w:marLeft w:val="480"/>
              <w:marRight w:val="0"/>
              <w:marTop w:val="0"/>
              <w:marBottom w:val="0"/>
              <w:divBdr>
                <w:top w:val="none" w:sz="0" w:space="0" w:color="auto"/>
                <w:left w:val="none" w:sz="0" w:space="0" w:color="auto"/>
                <w:bottom w:val="none" w:sz="0" w:space="0" w:color="auto"/>
                <w:right w:val="none" w:sz="0" w:space="0" w:color="auto"/>
              </w:divBdr>
            </w:div>
            <w:div w:id="260068306">
              <w:marLeft w:val="480"/>
              <w:marRight w:val="0"/>
              <w:marTop w:val="0"/>
              <w:marBottom w:val="0"/>
              <w:divBdr>
                <w:top w:val="none" w:sz="0" w:space="0" w:color="auto"/>
                <w:left w:val="none" w:sz="0" w:space="0" w:color="auto"/>
                <w:bottom w:val="none" w:sz="0" w:space="0" w:color="auto"/>
                <w:right w:val="none" w:sz="0" w:space="0" w:color="auto"/>
              </w:divBdr>
            </w:div>
            <w:div w:id="260139674">
              <w:marLeft w:val="480"/>
              <w:marRight w:val="0"/>
              <w:marTop w:val="0"/>
              <w:marBottom w:val="0"/>
              <w:divBdr>
                <w:top w:val="none" w:sz="0" w:space="0" w:color="auto"/>
                <w:left w:val="none" w:sz="0" w:space="0" w:color="auto"/>
                <w:bottom w:val="none" w:sz="0" w:space="0" w:color="auto"/>
                <w:right w:val="none" w:sz="0" w:space="0" w:color="auto"/>
              </w:divBdr>
            </w:div>
            <w:div w:id="260143392">
              <w:marLeft w:val="480"/>
              <w:marRight w:val="0"/>
              <w:marTop w:val="0"/>
              <w:marBottom w:val="0"/>
              <w:divBdr>
                <w:top w:val="none" w:sz="0" w:space="0" w:color="auto"/>
                <w:left w:val="none" w:sz="0" w:space="0" w:color="auto"/>
                <w:bottom w:val="none" w:sz="0" w:space="0" w:color="auto"/>
                <w:right w:val="none" w:sz="0" w:space="0" w:color="auto"/>
              </w:divBdr>
            </w:div>
            <w:div w:id="260186133">
              <w:marLeft w:val="480"/>
              <w:marRight w:val="0"/>
              <w:marTop w:val="0"/>
              <w:marBottom w:val="0"/>
              <w:divBdr>
                <w:top w:val="none" w:sz="0" w:space="0" w:color="auto"/>
                <w:left w:val="none" w:sz="0" w:space="0" w:color="auto"/>
                <w:bottom w:val="none" w:sz="0" w:space="0" w:color="auto"/>
                <w:right w:val="none" w:sz="0" w:space="0" w:color="auto"/>
              </w:divBdr>
            </w:div>
            <w:div w:id="260260212">
              <w:marLeft w:val="480"/>
              <w:marRight w:val="0"/>
              <w:marTop w:val="0"/>
              <w:marBottom w:val="0"/>
              <w:divBdr>
                <w:top w:val="none" w:sz="0" w:space="0" w:color="auto"/>
                <w:left w:val="none" w:sz="0" w:space="0" w:color="auto"/>
                <w:bottom w:val="none" w:sz="0" w:space="0" w:color="auto"/>
                <w:right w:val="none" w:sz="0" w:space="0" w:color="auto"/>
              </w:divBdr>
            </w:div>
            <w:div w:id="260263594">
              <w:marLeft w:val="480"/>
              <w:marRight w:val="0"/>
              <w:marTop w:val="0"/>
              <w:marBottom w:val="0"/>
              <w:divBdr>
                <w:top w:val="none" w:sz="0" w:space="0" w:color="auto"/>
                <w:left w:val="none" w:sz="0" w:space="0" w:color="auto"/>
                <w:bottom w:val="none" w:sz="0" w:space="0" w:color="auto"/>
                <w:right w:val="none" w:sz="0" w:space="0" w:color="auto"/>
              </w:divBdr>
            </w:div>
            <w:div w:id="260332216">
              <w:marLeft w:val="480"/>
              <w:marRight w:val="0"/>
              <w:marTop w:val="0"/>
              <w:marBottom w:val="0"/>
              <w:divBdr>
                <w:top w:val="none" w:sz="0" w:space="0" w:color="auto"/>
                <w:left w:val="none" w:sz="0" w:space="0" w:color="auto"/>
                <w:bottom w:val="none" w:sz="0" w:space="0" w:color="auto"/>
                <w:right w:val="none" w:sz="0" w:space="0" w:color="auto"/>
              </w:divBdr>
            </w:div>
            <w:div w:id="260382072">
              <w:marLeft w:val="480"/>
              <w:marRight w:val="0"/>
              <w:marTop w:val="0"/>
              <w:marBottom w:val="0"/>
              <w:divBdr>
                <w:top w:val="none" w:sz="0" w:space="0" w:color="auto"/>
                <w:left w:val="none" w:sz="0" w:space="0" w:color="auto"/>
                <w:bottom w:val="none" w:sz="0" w:space="0" w:color="auto"/>
                <w:right w:val="none" w:sz="0" w:space="0" w:color="auto"/>
              </w:divBdr>
            </w:div>
            <w:div w:id="260383968">
              <w:marLeft w:val="480"/>
              <w:marRight w:val="0"/>
              <w:marTop w:val="0"/>
              <w:marBottom w:val="0"/>
              <w:divBdr>
                <w:top w:val="none" w:sz="0" w:space="0" w:color="auto"/>
                <w:left w:val="none" w:sz="0" w:space="0" w:color="auto"/>
                <w:bottom w:val="none" w:sz="0" w:space="0" w:color="auto"/>
                <w:right w:val="none" w:sz="0" w:space="0" w:color="auto"/>
              </w:divBdr>
            </w:div>
            <w:div w:id="260526582">
              <w:marLeft w:val="480"/>
              <w:marRight w:val="0"/>
              <w:marTop w:val="0"/>
              <w:marBottom w:val="0"/>
              <w:divBdr>
                <w:top w:val="none" w:sz="0" w:space="0" w:color="auto"/>
                <w:left w:val="none" w:sz="0" w:space="0" w:color="auto"/>
                <w:bottom w:val="none" w:sz="0" w:space="0" w:color="auto"/>
                <w:right w:val="none" w:sz="0" w:space="0" w:color="auto"/>
              </w:divBdr>
            </w:div>
            <w:div w:id="260574228">
              <w:marLeft w:val="480"/>
              <w:marRight w:val="0"/>
              <w:marTop w:val="0"/>
              <w:marBottom w:val="0"/>
              <w:divBdr>
                <w:top w:val="none" w:sz="0" w:space="0" w:color="auto"/>
                <w:left w:val="none" w:sz="0" w:space="0" w:color="auto"/>
                <w:bottom w:val="none" w:sz="0" w:space="0" w:color="auto"/>
                <w:right w:val="none" w:sz="0" w:space="0" w:color="auto"/>
              </w:divBdr>
            </w:div>
            <w:div w:id="260575111">
              <w:marLeft w:val="480"/>
              <w:marRight w:val="0"/>
              <w:marTop w:val="0"/>
              <w:marBottom w:val="0"/>
              <w:divBdr>
                <w:top w:val="none" w:sz="0" w:space="0" w:color="auto"/>
                <w:left w:val="none" w:sz="0" w:space="0" w:color="auto"/>
                <w:bottom w:val="none" w:sz="0" w:space="0" w:color="auto"/>
                <w:right w:val="none" w:sz="0" w:space="0" w:color="auto"/>
              </w:divBdr>
            </w:div>
            <w:div w:id="260575346">
              <w:marLeft w:val="480"/>
              <w:marRight w:val="0"/>
              <w:marTop w:val="0"/>
              <w:marBottom w:val="0"/>
              <w:divBdr>
                <w:top w:val="none" w:sz="0" w:space="0" w:color="auto"/>
                <w:left w:val="none" w:sz="0" w:space="0" w:color="auto"/>
                <w:bottom w:val="none" w:sz="0" w:space="0" w:color="auto"/>
                <w:right w:val="none" w:sz="0" w:space="0" w:color="auto"/>
              </w:divBdr>
            </w:div>
            <w:div w:id="260650503">
              <w:marLeft w:val="480"/>
              <w:marRight w:val="0"/>
              <w:marTop w:val="0"/>
              <w:marBottom w:val="0"/>
              <w:divBdr>
                <w:top w:val="none" w:sz="0" w:space="0" w:color="auto"/>
                <w:left w:val="none" w:sz="0" w:space="0" w:color="auto"/>
                <w:bottom w:val="none" w:sz="0" w:space="0" w:color="auto"/>
                <w:right w:val="none" w:sz="0" w:space="0" w:color="auto"/>
              </w:divBdr>
            </w:div>
            <w:div w:id="260724504">
              <w:marLeft w:val="480"/>
              <w:marRight w:val="0"/>
              <w:marTop w:val="0"/>
              <w:marBottom w:val="0"/>
              <w:divBdr>
                <w:top w:val="none" w:sz="0" w:space="0" w:color="auto"/>
                <w:left w:val="none" w:sz="0" w:space="0" w:color="auto"/>
                <w:bottom w:val="none" w:sz="0" w:space="0" w:color="auto"/>
                <w:right w:val="none" w:sz="0" w:space="0" w:color="auto"/>
              </w:divBdr>
            </w:div>
            <w:div w:id="260769409">
              <w:marLeft w:val="480"/>
              <w:marRight w:val="0"/>
              <w:marTop w:val="0"/>
              <w:marBottom w:val="0"/>
              <w:divBdr>
                <w:top w:val="none" w:sz="0" w:space="0" w:color="auto"/>
                <w:left w:val="none" w:sz="0" w:space="0" w:color="auto"/>
                <w:bottom w:val="none" w:sz="0" w:space="0" w:color="auto"/>
                <w:right w:val="none" w:sz="0" w:space="0" w:color="auto"/>
              </w:divBdr>
            </w:div>
            <w:div w:id="260916782">
              <w:marLeft w:val="480"/>
              <w:marRight w:val="0"/>
              <w:marTop w:val="0"/>
              <w:marBottom w:val="0"/>
              <w:divBdr>
                <w:top w:val="none" w:sz="0" w:space="0" w:color="auto"/>
                <w:left w:val="none" w:sz="0" w:space="0" w:color="auto"/>
                <w:bottom w:val="none" w:sz="0" w:space="0" w:color="auto"/>
                <w:right w:val="none" w:sz="0" w:space="0" w:color="auto"/>
              </w:divBdr>
            </w:div>
            <w:div w:id="260918761">
              <w:marLeft w:val="480"/>
              <w:marRight w:val="0"/>
              <w:marTop w:val="0"/>
              <w:marBottom w:val="0"/>
              <w:divBdr>
                <w:top w:val="none" w:sz="0" w:space="0" w:color="auto"/>
                <w:left w:val="none" w:sz="0" w:space="0" w:color="auto"/>
                <w:bottom w:val="none" w:sz="0" w:space="0" w:color="auto"/>
                <w:right w:val="none" w:sz="0" w:space="0" w:color="auto"/>
              </w:divBdr>
            </w:div>
            <w:div w:id="260987935">
              <w:marLeft w:val="480"/>
              <w:marRight w:val="0"/>
              <w:marTop w:val="0"/>
              <w:marBottom w:val="0"/>
              <w:divBdr>
                <w:top w:val="none" w:sz="0" w:space="0" w:color="auto"/>
                <w:left w:val="none" w:sz="0" w:space="0" w:color="auto"/>
                <w:bottom w:val="none" w:sz="0" w:space="0" w:color="auto"/>
                <w:right w:val="none" w:sz="0" w:space="0" w:color="auto"/>
              </w:divBdr>
            </w:div>
            <w:div w:id="260993379">
              <w:marLeft w:val="480"/>
              <w:marRight w:val="0"/>
              <w:marTop w:val="0"/>
              <w:marBottom w:val="0"/>
              <w:divBdr>
                <w:top w:val="none" w:sz="0" w:space="0" w:color="auto"/>
                <w:left w:val="none" w:sz="0" w:space="0" w:color="auto"/>
                <w:bottom w:val="none" w:sz="0" w:space="0" w:color="auto"/>
                <w:right w:val="none" w:sz="0" w:space="0" w:color="auto"/>
              </w:divBdr>
            </w:div>
            <w:div w:id="261032976">
              <w:marLeft w:val="480"/>
              <w:marRight w:val="0"/>
              <w:marTop w:val="0"/>
              <w:marBottom w:val="0"/>
              <w:divBdr>
                <w:top w:val="none" w:sz="0" w:space="0" w:color="auto"/>
                <w:left w:val="none" w:sz="0" w:space="0" w:color="auto"/>
                <w:bottom w:val="none" w:sz="0" w:space="0" w:color="auto"/>
                <w:right w:val="none" w:sz="0" w:space="0" w:color="auto"/>
              </w:divBdr>
            </w:div>
            <w:div w:id="261038492">
              <w:marLeft w:val="480"/>
              <w:marRight w:val="0"/>
              <w:marTop w:val="0"/>
              <w:marBottom w:val="0"/>
              <w:divBdr>
                <w:top w:val="none" w:sz="0" w:space="0" w:color="auto"/>
                <w:left w:val="none" w:sz="0" w:space="0" w:color="auto"/>
                <w:bottom w:val="none" w:sz="0" w:space="0" w:color="auto"/>
                <w:right w:val="none" w:sz="0" w:space="0" w:color="auto"/>
              </w:divBdr>
            </w:div>
            <w:div w:id="261258703">
              <w:marLeft w:val="480"/>
              <w:marRight w:val="0"/>
              <w:marTop w:val="0"/>
              <w:marBottom w:val="0"/>
              <w:divBdr>
                <w:top w:val="none" w:sz="0" w:space="0" w:color="auto"/>
                <w:left w:val="none" w:sz="0" w:space="0" w:color="auto"/>
                <w:bottom w:val="none" w:sz="0" w:space="0" w:color="auto"/>
                <w:right w:val="none" w:sz="0" w:space="0" w:color="auto"/>
              </w:divBdr>
            </w:div>
            <w:div w:id="261259036">
              <w:marLeft w:val="480"/>
              <w:marRight w:val="0"/>
              <w:marTop w:val="0"/>
              <w:marBottom w:val="0"/>
              <w:divBdr>
                <w:top w:val="none" w:sz="0" w:space="0" w:color="auto"/>
                <w:left w:val="none" w:sz="0" w:space="0" w:color="auto"/>
                <w:bottom w:val="none" w:sz="0" w:space="0" w:color="auto"/>
                <w:right w:val="none" w:sz="0" w:space="0" w:color="auto"/>
              </w:divBdr>
            </w:div>
            <w:div w:id="261303934">
              <w:marLeft w:val="480"/>
              <w:marRight w:val="0"/>
              <w:marTop w:val="0"/>
              <w:marBottom w:val="0"/>
              <w:divBdr>
                <w:top w:val="none" w:sz="0" w:space="0" w:color="auto"/>
                <w:left w:val="none" w:sz="0" w:space="0" w:color="auto"/>
                <w:bottom w:val="none" w:sz="0" w:space="0" w:color="auto"/>
                <w:right w:val="none" w:sz="0" w:space="0" w:color="auto"/>
              </w:divBdr>
            </w:div>
            <w:div w:id="261495357">
              <w:marLeft w:val="480"/>
              <w:marRight w:val="0"/>
              <w:marTop w:val="0"/>
              <w:marBottom w:val="0"/>
              <w:divBdr>
                <w:top w:val="none" w:sz="0" w:space="0" w:color="auto"/>
                <w:left w:val="none" w:sz="0" w:space="0" w:color="auto"/>
                <w:bottom w:val="none" w:sz="0" w:space="0" w:color="auto"/>
                <w:right w:val="none" w:sz="0" w:space="0" w:color="auto"/>
              </w:divBdr>
            </w:div>
            <w:div w:id="261691823">
              <w:marLeft w:val="480"/>
              <w:marRight w:val="0"/>
              <w:marTop w:val="0"/>
              <w:marBottom w:val="0"/>
              <w:divBdr>
                <w:top w:val="none" w:sz="0" w:space="0" w:color="auto"/>
                <w:left w:val="none" w:sz="0" w:space="0" w:color="auto"/>
                <w:bottom w:val="none" w:sz="0" w:space="0" w:color="auto"/>
                <w:right w:val="none" w:sz="0" w:space="0" w:color="auto"/>
              </w:divBdr>
            </w:div>
            <w:div w:id="261693146">
              <w:marLeft w:val="480"/>
              <w:marRight w:val="0"/>
              <w:marTop w:val="0"/>
              <w:marBottom w:val="0"/>
              <w:divBdr>
                <w:top w:val="none" w:sz="0" w:space="0" w:color="auto"/>
                <w:left w:val="none" w:sz="0" w:space="0" w:color="auto"/>
                <w:bottom w:val="none" w:sz="0" w:space="0" w:color="auto"/>
                <w:right w:val="none" w:sz="0" w:space="0" w:color="auto"/>
              </w:divBdr>
            </w:div>
            <w:div w:id="261761520">
              <w:marLeft w:val="480"/>
              <w:marRight w:val="0"/>
              <w:marTop w:val="0"/>
              <w:marBottom w:val="0"/>
              <w:divBdr>
                <w:top w:val="none" w:sz="0" w:space="0" w:color="auto"/>
                <w:left w:val="none" w:sz="0" w:space="0" w:color="auto"/>
                <w:bottom w:val="none" w:sz="0" w:space="0" w:color="auto"/>
                <w:right w:val="none" w:sz="0" w:space="0" w:color="auto"/>
              </w:divBdr>
            </w:div>
            <w:div w:id="261764609">
              <w:marLeft w:val="480"/>
              <w:marRight w:val="0"/>
              <w:marTop w:val="0"/>
              <w:marBottom w:val="0"/>
              <w:divBdr>
                <w:top w:val="none" w:sz="0" w:space="0" w:color="auto"/>
                <w:left w:val="none" w:sz="0" w:space="0" w:color="auto"/>
                <w:bottom w:val="none" w:sz="0" w:space="0" w:color="auto"/>
                <w:right w:val="none" w:sz="0" w:space="0" w:color="auto"/>
              </w:divBdr>
            </w:div>
            <w:div w:id="261843067">
              <w:marLeft w:val="480"/>
              <w:marRight w:val="0"/>
              <w:marTop w:val="0"/>
              <w:marBottom w:val="0"/>
              <w:divBdr>
                <w:top w:val="none" w:sz="0" w:space="0" w:color="auto"/>
                <w:left w:val="none" w:sz="0" w:space="0" w:color="auto"/>
                <w:bottom w:val="none" w:sz="0" w:space="0" w:color="auto"/>
                <w:right w:val="none" w:sz="0" w:space="0" w:color="auto"/>
              </w:divBdr>
            </w:div>
            <w:div w:id="261884222">
              <w:marLeft w:val="480"/>
              <w:marRight w:val="0"/>
              <w:marTop w:val="0"/>
              <w:marBottom w:val="0"/>
              <w:divBdr>
                <w:top w:val="none" w:sz="0" w:space="0" w:color="auto"/>
                <w:left w:val="none" w:sz="0" w:space="0" w:color="auto"/>
                <w:bottom w:val="none" w:sz="0" w:space="0" w:color="auto"/>
                <w:right w:val="none" w:sz="0" w:space="0" w:color="auto"/>
              </w:divBdr>
            </w:div>
            <w:div w:id="261913660">
              <w:marLeft w:val="480"/>
              <w:marRight w:val="0"/>
              <w:marTop w:val="0"/>
              <w:marBottom w:val="0"/>
              <w:divBdr>
                <w:top w:val="none" w:sz="0" w:space="0" w:color="auto"/>
                <w:left w:val="none" w:sz="0" w:space="0" w:color="auto"/>
                <w:bottom w:val="none" w:sz="0" w:space="0" w:color="auto"/>
                <w:right w:val="none" w:sz="0" w:space="0" w:color="auto"/>
              </w:divBdr>
            </w:div>
            <w:div w:id="261958799">
              <w:marLeft w:val="480"/>
              <w:marRight w:val="0"/>
              <w:marTop w:val="0"/>
              <w:marBottom w:val="0"/>
              <w:divBdr>
                <w:top w:val="none" w:sz="0" w:space="0" w:color="auto"/>
                <w:left w:val="none" w:sz="0" w:space="0" w:color="auto"/>
                <w:bottom w:val="none" w:sz="0" w:space="0" w:color="auto"/>
                <w:right w:val="none" w:sz="0" w:space="0" w:color="auto"/>
              </w:divBdr>
            </w:div>
            <w:div w:id="262037131">
              <w:marLeft w:val="480"/>
              <w:marRight w:val="0"/>
              <w:marTop w:val="0"/>
              <w:marBottom w:val="0"/>
              <w:divBdr>
                <w:top w:val="none" w:sz="0" w:space="0" w:color="auto"/>
                <w:left w:val="none" w:sz="0" w:space="0" w:color="auto"/>
                <w:bottom w:val="none" w:sz="0" w:space="0" w:color="auto"/>
                <w:right w:val="none" w:sz="0" w:space="0" w:color="auto"/>
              </w:divBdr>
            </w:div>
            <w:div w:id="262080874">
              <w:marLeft w:val="480"/>
              <w:marRight w:val="0"/>
              <w:marTop w:val="0"/>
              <w:marBottom w:val="0"/>
              <w:divBdr>
                <w:top w:val="none" w:sz="0" w:space="0" w:color="auto"/>
                <w:left w:val="none" w:sz="0" w:space="0" w:color="auto"/>
                <w:bottom w:val="none" w:sz="0" w:space="0" w:color="auto"/>
                <w:right w:val="none" w:sz="0" w:space="0" w:color="auto"/>
              </w:divBdr>
            </w:div>
            <w:div w:id="262151500">
              <w:marLeft w:val="480"/>
              <w:marRight w:val="0"/>
              <w:marTop w:val="0"/>
              <w:marBottom w:val="0"/>
              <w:divBdr>
                <w:top w:val="none" w:sz="0" w:space="0" w:color="auto"/>
                <w:left w:val="none" w:sz="0" w:space="0" w:color="auto"/>
                <w:bottom w:val="none" w:sz="0" w:space="0" w:color="auto"/>
                <w:right w:val="none" w:sz="0" w:space="0" w:color="auto"/>
              </w:divBdr>
            </w:div>
            <w:div w:id="262305000">
              <w:marLeft w:val="480"/>
              <w:marRight w:val="0"/>
              <w:marTop w:val="0"/>
              <w:marBottom w:val="0"/>
              <w:divBdr>
                <w:top w:val="none" w:sz="0" w:space="0" w:color="auto"/>
                <w:left w:val="none" w:sz="0" w:space="0" w:color="auto"/>
                <w:bottom w:val="none" w:sz="0" w:space="0" w:color="auto"/>
                <w:right w:val="none" w:sz="0" w:space="0" w:color="auto"/>
              </w:divBdr>
            </w:div>
            <w:div w:id="262343367">
              <w:marLeft w:val="480"/>
              <w:marRight w:val="0"/>
              <w:marTop w:val="0"/>
              <w:marBottom w:val="0"/>
              <w:divBdr>
                <w:top w:val="none" w:sz="0" w:space="0" w:color="auto"/>
                <w:left w:val="none" w:sz="0" w:space="0" w:color="auto"/>
                <w:bottom w:val="none" w:sz="0" w:space="0" w:color="auto"/>
                <w:right w:val="none" w:sz="0" w:space="0" w:color="auto"/>
              </w:divBdr>
            </w:div>
            <w:div w:id="262499076">
              <w:marLeft w:val="480"/>
              <w:marRight w:val="0"/>
              <w:marTop w:val="0"/>
              <w:marBottom w:val="0"/>
              <w:divBdr>
                <w:top w:val="none" w:sz="0" w:space="0" w:color="auto"/>
                <w:left w:val="none" w:sz="0" w:space="0" w:color="auto"/>
                <w:bottom w:val="none" w:sz="0" w:space="0" w:color="auto"/>
                <w:right w:val="none" w:sz="0" w:space="0" w:color="auto"/>
              </w:divBdr>
            </w:div>
            <w:div w:id="262537738">
              <w:marLeft w:val="480"/>
              <w:marRight w:val="0"/>
              <w:marTop w:val="0"/>
              <w:marBottom w:val="0"/>
              <w:divBdr>
                <w:top w:val="none" w:sz="0" w:space="0" w:color="auto"/>
                <w:left w:val="none" w:sz="0" w:space="0" w:color="auto"/>
                <w:bottom w:val="none" w:sz="0" w:space="0" w:color="auto"/>
                <w:right w:val="none" w:sz="0" w:space="0" w:color="auto"/>
              </w:divBdr>
            </w:div>
            <w:div w:id="262541890">
              <w:marLeft w:val="480"/>
              <w:marRight w:val="0"/>
              <w:marTop w:val="0"/>
              <w:marBottom w:val="0"/>
              <w:divBdr>
                <w:top w:val="none" w:sz="0" w:space="0" w:color="auto"/>
                <w:left w:val="none" w:sz="0" w:space="0" w:color="auto"/>
                <w:bottom w:val="none" w:sz="0" w:space="0" w:color="auto"/>
                <w:right w:val="none" w:sz="0" w:space="0" w:color="auto"/>
              </w:divBdr>
            </w:div>
            <w:div w:id="262542508">
              <w:marLeft w:val="480"/>
              <w:marRight w:val="0"/>
              <w:marTop w:val="0"/>
              <w:marBottom w:val="0"/>
              <w:divBdr>
                <w:top w:val="none" w:sz="0" w:space="0" w:color="auto"/>
                <w:left w:val="none" w:sz="0" w:space="0" w:color="auto"/>
                <w:bottom w:val="none" w:sz="0" w:space="0" w:color="auto"/>
                <w:right w:val="none" w:sz="0" w:space="0" w:color="auto"/>
              </w:divBdr>
            </w:div>
            <w:div w:id="262568226">
              <w:marLeft w:val="480"/>
              <w:marRight w:val="0"/>
              <w:marTop w:val="0"/>
              <w:marBottom w:val="0"/>
              <w:divBdr>
                <w:top w:val="none" w:sz="0" w:space="0" w:color="auto"/>
                <w:left w:val="none" w:sz="0" w:space="0" w:color="auto"/>
                <w:bottom w:val="none" w:sz="0" w:space="0" w:color="auto"/>
                <w:right w:val="none" w:sz="0" w:space="0" w:color="auto"/>
              </w:divBdr>
            </w:div>
            <w:div w:id="262616541">
              <w:marLeft w:val="480"/>
              <w:marRight w:val="0"/>
              <w:marTop w:val="0"/>
              <w:marBottom w:val="0"/>
              <w:divBdr>
                <w:top w:val="none" w:sz="0" w:space="0" w:color="auto"/>
                <w:left w:val="none" w:sz="0" w:space="0" w:color="auto"/>
                <w:bottom w:val="none" w:sz="0" w:space="0" w:color="auto"/>
                <w:right w:val="none" w:sz="0" w:space="0" w:color="auto"/>
              </w:divBdr>
            </w:div>
            <w:div w:id="262685747">
              <w:marLeft w:val="480"/>
              <w:marRight w:val="0"/>
              <w:marTop w:val="0"/>
              <w:marBottom w:val="0"/>
              <w:divBdr>
                <w:top w:val="none" w:sz="0" w:space="0" w:color="auto"/>
                <w:left w:val="none" w:sz="0" w:space="0" w:color="auto"/>
                <w:bottom w:val="none" w:sz="0" w:space="0" w:color="auto"/>
                <w:right w:val="none" w:sz="0" w:space="0" w:color="auto"/>
              </w:divBdr>
            </w:div>
            <w:div w:id="262734397">
              <w:marLeft w:val="480"/>
              <w:marRight w:val="0"/>
              <w:marTop w:val="0"/>
              <w:marBottom w:val="0"/>
              <w:divBdr>
                <w:top w:val="none" w:sz="0" w:space="0" w:color="auto"/>
                <w:left w:val="none" w:sz="0" w:space="0" w:color="auto"/>
                <w:bottom w:val="none" w:sz="0" w:space="0" w:color="auto"/>
                <w:right w:val="none" w:sz="0" w:space="0" w:color="auto"/>
              </w:divBdr>
            </w:div>
            <w:div w:id="262761708">
              <w:marLeft w:val="480"/>
              <w:marRight w:val="0"/>
              <w:marTop w:val="0"/>
              <w:marBottom w:val="0"/>
              <w:divBdr>
                <w:top w:val="none" w:sz="0" w:space="0" w:color="auto"/>
                <w:left w:val="none" w:sz="0" w:space="0" w:color="auto"/>
                <w:bottom w:val="none" w:sz="0" w:space="0" w:color="auto"/>
                <w:right w:val="none" w:sz="0" w:space="0" w:color="auto"/>
              </w:divBdr>
            </w:div>
            <w:div w:id="262765687">
              <w:marLeft w:val="480"/>
              <w:marRight w:val="0"/>
              <w:marTop w:val="0"/>
              <w:marBottom w:val="0"/>
              <w:divBdr>
                <w:top w:val="none" w:sz="0" w:space="0" w:color="auto"/>
                <w:left w:val="none" w:sz="0" w:space="0" w:color="auto"/>
                <w:bottom w:val="none" w:sz="0" w:space="0" w:color="auto"/>
                <w:right w:val="none" w:sz="0" w:space="0" w:color="auto"/>
              </w:divBdr>
            </w:div>
            <w:div w:id="262879366">
              <w:marLeft w:val="480"/>
              <w:marRight w:val="0"/>
              <w:marTop w:val="0"/>
              <w:marBottom w:val="0"/>
              <w:divBdr>
                <w:top w:val="none" w:sz="0" w:space="0" w:color="auto"/>
                <w:left w:val="none" w:sz="0" w:space="0" w:color="auto"/>
                <w:bottom w:val="none" w:sz="0" w:space="0" w:color="auto"/>
                <w:right w:val="none" w:sz="0" w:space="0" w:color="auto"/>
              </w:divBdr>
            </w:div>
            <w:div w:id="262882440">
              <w:marLeft w:val="480"/>
              <w:marRight w:val="0"/>
              <w:marTop w:val="0"/>
              <w:marBottom w:val="0"/>
              <w:divBdr>
                <w:top w:val="none" w:sz="0" w:space="0" w:color="auto"/>
                <w:left w:val="none" w:sz="0" w:space="0" w:color="auto"/>
                <w:bottom w:val="none" w:sz="0" w:space="0" w:color="auto"/>
                <w:right w:val="none" w:sz="0" w:space="0" w:color="auto"/>
              </w:divBdr>
            </w:div>
            <w:div w:id="262998748">
              <w:marLeft w:val="480"/>
              <w:marRight w:val="0"/>
              <w:marTop w:val="0"/>
              <w:marBottom w:val="0"/>
              <w:divBdr>
                <w:top w:val="none" w:sz="0" w:space="0" w:color="auto"/>
                <w:left w:val="none" w:sz="0" w:space="0" w:color="auto"/>
                <w:bottom w:val="none" w:sz="0" w:space="0" w:color="auto"/>
                <w:right w:val="none" w:sz="0" w:space="0" w:color="auto"/>
              </w:divBdr>
            </w:div>
            <w:div w:id="263153718">
              <w:marLeft w:val="480"/>
              <w:marRight w:val="0"/>
              <w:marTop w:val="0"/>
              <w:marBottom w:val="0"/>
              <w:divBdr>
                <w:top w:val="none" w:sz="0" w:space="0" w:color="auto"/>
                <w:left w:val="none" w:sz="0" w:space="0" w:color="auto"/>
                <w:bottom w:val="none" w:sz="0" w:space="0" w:color="auto"/>
                <w:right w:val="none" w:sz="0" w:space="0" w:color="auto"/>
              </w:divBdr>
            </w:div>
            <w:div w:id="263419241">
              <w:marLeft w:val="480"/>
              <w:marRight w:val="0"/>
              <w:marTop w:val="0"/>
              <w:marBottom w:val="0"/>
              <w:divBdr>
                <w:top w:val="none" w:sz="0" w:space="0" w:color="auto"/>
                <w:left w:val="none" w:sz="0" w:space="0" w:color="auto"/>
                <w:bottom w:val="none" w:sz="0" w:space="0" w:color="auto"/>
                <w:right w:val="none" w:sz="0" w:space="0" w:color="auto"/>
              </w:divBdr>
            </w:div>
            <w:div w:id="263535765">
              <w:marLeft w:val="480"/>
              <w:marRight w:val="0"/>
              <w:marTop w:val="0"/>
              <w:marBottom w:val="0"/>
              <w:divBdr>
                <w:top w:val="none" w:sz="0" w:space="0" w:color="auto"/>
                <w:left w:val="none" w:sz="0" w:space="0" w:color="auto"/>
                <w:bottom w:val="none" w:sz="0" w:space="0" w:color="auto"/>
                <w:right w:val="none" w:sz="0" w:space="0" w:color="auto"/>
              </w:divBdr>
            </w:div>
            <w:div w:id="263614024">
              <w:marLeft w:val="480"/>
              <w:marRight w:val="0"/>
              <w:marTop w:val="0"/>
              <w:marBottom w:val="0"/>
              <w:divBdr>
                <w:top w:val="none" w:sz="0" w:space="0" w:color="auto"/>
                <w:left w:val="none" w:sz="0" w:space="0" w:color="auto"/>
                <w:bottom w:val="none" w:sz="0" w:space="0" w:color="auto"/>
                <w:right w:val="none" w:sz="0" w:space="0" w:color="auto"/>
              </w:divBdr>
            </w:div>
            <w:div w:id="263616678">
              <w:marLeft w:val="480"/>
              <w:marRight w:val="0"/>
              <w:marTop w:val="0"/>
              <w:marBottom w:val="0"/>
              <w:divBdr>
                <w:top w:val="none" w:sz="0" w:space="0" w:color="auto"/>
                <w:left w:val="none" w:sz="0" w:space="0" w:color="auto"/>
                <w:bottom w:val="none" w:sz="0" w:space="0" w:color="auto"/>
                <w:right w:val="none" w:sz="0" w:space="0" w:color="auto"/>
              </w:divBdr>
            </w:div>
            <w:div w:id="263806779">
              <w:marLeft w:val="480"/>
              <w:marRight w:val="0"/>
              <w:marTop w:val="0"/>
              <w:marBottom w:val="0"/>
              <w:divBdr>
                <w:top w:val="none" w:sz="0" w:space="0" w:color="auto"/>
                <w:left w:val="none" w:sz="0" w:space="0" w:color="auto"/>
                <w:bottom w:val="none" w:sz="0" w:space="0" w:color="auto"/>
                <w:right w:val="none" w:sz="0" w:space="0" w:color="auto"/>
              </w:divBdr>
            </w:div>
            <w:div w:id="263851863">
              <w:marLeft w:val="480"/>
              <w:marRight w:val="0"/>
              <w:marTop w:val="0"/>
              <w:marBottom w:val="0"/>
              <w:divBdr>
                <w:top w:val="none" w:sz="0" w:space="0" w:color="auto"/>
                <w:left w:val="none" w:sz="0" w:space="0" w:color="auto"/>
                <w:bottom w:val="none" w:sz="0" w:space="0" w:color="auto"/>
                <w:right w:val="none" w:sz="0" w:space="0" w:color="auto"/>
              </w:divBdr>
            </w:div>
            <w:div w:id="264076013">
              <w:marLeft w:val="480"/>
              <w:marRight w:val="0"/>
              <w:marTop w:val="0"/>
              <w:marBottom w:val="0"/>
              <w:divBdr>
                <w:top w:val="none" w:sz="0" w:space="0" w:color="auto"/>
                <w:left w:val="none" w:sz="0" w:space="0" w:color="auto"/>
                <w:bottom w:val="none" w:sz="0" w:space="0" w:color="auto"/>
                <w:right w:val="none" w:sz="0" w:space="0" w:color="auto"/>
              </w:divBdr>
            </w:div>
            <w:div w:id="264113921">
              <w:marLeft w:val="480"/>
              <w:marRight w:val="0"/>
              <w:marTop w:val="0"/>
              <w:marBottom w:val="0"/>
              <w:divBdr>
                <w:top w:val="none" w:sz="0" w:space="0" w:color="auto"/>
                <w:left w:val="none" w:sz="0" w:space="0" w:color="auto"/>
                <w:bottom w:val="none" w:sz="0" w:space="0" w:color="auto"/>
                <w:right w:val="none" w:sz="0" w:space="0" w:color="auto"/>
              </w:divBdr>
            </w:div>
            <w:div w:id="264114747">
              <w:marLeft w:val="480"/>
              <w:marRight w:val="0"/>
              <w:marTop w:val="0"/>
              <w:marBottom w:val="0"/>
              <w:divBdr>
                <w:top w:val="none" w:sz="0" w:space="0" w:color="auto"/>
                <w:left w:val="none" w:sz="0" w:space="0" w:color="auto"/>
                <w:bottom w:val="none" w:sz="0" w:space="0" w:color="auto"/>
                <w:right w:val="none" w:sz="0" w:space="0" w:color="auto"/>
              </w:divBdr>
            </w:div>
            <w:div w:id="264189840">
              <w:marLeft w:val="480"/>
              <w:marRight w:val="0"/>
              <w:marTop w:val="0"/>
              <w:marBottom w:val="0"/>
              <w:divBdr>
                <w:top w:val="none" w:sz="0" w:space="0" w:color="auto"/>
                <w:left w:val="none" w:sz="0" w:space="0" w:color="auto"/>
                <w:bottom w:val="none" w:sz="0" w:space="0" w:color="auto"/>
                <w:right w:val="none" w:sz="0" w:space="0" w:color="auto"/>
              </w:divBdr>
            </w:div>
            <w:div w:id="264190072">
              <w:marLeft w:val="480"/>
              <w:marRight w:val="0"/>
              <w:marTop w:val="0"/>
              <w:marBottom w:val="0"/>
              <w:divBdr>
                <w:top w:val="none" w:sz="0" w:space="0" w:color="auto"/>
                <w:left w:val="none" w:sz="0" w:space="0" w:color="auto"/>
                <w:bottom w:val="none" w:sz="0" w:space="0" w:color="auto"/>
                <w:right w:val="none" w:sz="0" w:space="0" w:color="auto"/>
              </w:divBdr>
            </w:div>
            <w:div w:id="264268882">
              <w:marLeft w:val="480"/>
              <w:marRight w:val="0"/>
              <w:marTop w:val="0"/>
              <w:marBottom w:val="0"/>
              <w:divBdr>
                <w:top w:val="none" w:sz="0" w:space="0" w:color="auto"/>
                <w:left w:val="none" w:sz="0" w:space="0" w:color="auto"/>
                <w:bottom w:val="none" w:sz="0" w:space="0" w:color="auto"/>
                <w:right w:val="none" w:sz="0" w:space="0" w:color="auto"/>
              </w:divBdr>
            </w:div>
            <w:div w:id="264465203">
              <w:marLeft w:val="480"/>
              <w:marRight w:val="0"/>
              <w:marTop w:val="0"/>
              <w:marBottom w:val="0"/>
              <w:divBdr>
                <w:top w:val="none" w:sz="0" w:space="0" w:color="auto"/>
                <w:left w:val="none" w:sz="0" w:space="0" w:color="auto"/>
                <w:bottom w:val="none" w:sz="0" w:space="0" w:color="auto"/>
                <w:right w:val="none" w:sz="0" w:space="0" w:color="auto"/>
              </w:divBdr>
            </w:div>
            <w:div w:id="264533057">
              <w:marLeft w:val="480"/>
              <w:marRight w:val="0"/>
              <w:marTop w:val="0"/>
              <w:marBottom w:val="0"/>
              <w:divBdr>
                <w:top w:val="none" w:sz="0" w:space="0" w:color="auto"/>
                <w:left w:val="none" w:sz="0" w:space="0" w:color="auto"/>
                <w:bottom w:val="none" w:sz="0" w:space="0" w:color="auto"/>
                <w:right w:val="none" w:sz="0" w:space="0" w:color="auto"/>
              </w:divBdr>
            </w:div>
            <w:div w:id="264535523">
              <w:marLeft w:val="480"/>
              <w:marRight w:val="0"/>
              <w:marTop w:val="0"/>
              <w:marBottom w:val="0"/>
              <w:divBdr>
                <w:top w:val="none" w:sz="0" w:space="0" w:color="auto"/>
                <w:left w:val="none" w:sz="0" w:space="0" w:color="auto"/>
                <w:bottom w:val="none" w:sz="0" w:space="0" w:color="auto"/>
                <w:right w:val="none" w:sz="0" w:space="0" w:color="auto"/>
              </w:divBdr>
            </w:div>
            <w:div w:id="264700589">
              <w:marLeft w:val="480"/>
              <w:marRight w:val="0"/>
              <w:marTop w:val="0"/>
              <w:marBottom w:val="0"/>
              <w:divBdr>
                <w:top w:val="none" w:sz="0" w:space="0" w:color="auto"/>
                <w:left w:val="none" w:sz="0" w:space="0" w:color="auto"/>
                <w:bottom w:val="none" w:sz="0" w:space="0" w:color="auto"/>
                <w:right w:val="none" w:sz="0" w:space="0" w:color="auto"/>
              </w:divBdr>
            </w:div>
            <w:div w:id="264774475">
              <w:marLeft w:val="480"/>
              <w:marRight w:val="0"/>
              <w:marTop w:val="0"/>
              <w:marBottom w:val="0"/>
              <w:divBdr>
                <w:top w:val="none" w:sz="0" w:space="0" w:color="auto"/>
                <w:left w:val="none" w:sz="0" w:space="0" w:color="auto"/>
                <w:bottom w:val="none" w:sz="0" w:space="0" w:color="auto"/>
                <w:right w:val="none" w:sz="0" w:space="0" w:color="auto"/>
              </w:divBdr>
            </w:div>
            <w:div w:id="264852527">
              <w:marLeft w:val="480"/>
              <w:marRight w:val="0"/>
              <w:marTop w:val="0"/>
              <w:marBottom w:val="0"/>
              <w:divBdr>
                <w:top w:val="none" w:sz="0" w:space="0" w:color="auto"/>
                <w:left w:val="none" w:sz="0" w:space="0" w:color="auto"/>
                <w:bottom w:val="none" w:sz="0" w:space="0" w:color="auto"/>
                <w:right w:val="none" w:sz="0" w:space="0" w:color="auto"/>
              </w:divBdr>
            </w:div>
            <w:div w:id="264962152">
              <w:marLeft w:val="480"/>
              <w:marRight w:val="0"/>
              <w:marTop w:val="0"/>
              <w:marBottom w:val="0"/>
              <w:divBdr>
                <w:top w:val="none" w:sz="0" w:space="0" w:color="auto"/>
                <w:left w:val="none" w:sz="0" w:space="0" w:color="auto"/>
                <w:bottom w:val="none" w:sz="0" w:space="0" w:color="auto"/>
                <w:right w:val="none" w:sz="0" w:space="0" w:color="auto"/>
              </w:divBdr>
            </w:div>
            <w:div w:id="265044471">
              <w:marLeft w:val="480"/>
              <w:marRight w:val="0"/>
              <w:marTop w:val="0"/>
              <w:marBottom w:val="0"/>
              <w:divBdr>
                <w:top w:val="none" w:sz="0" w:space="0" w:color="auto"/>
                <w:left w:val="none" w:sz="0" w:space="0" w:color="auto"/>
                <w:bottom w:val="none" w:sz="0" w:space="0" w:color="auto"/>
                <w:right w:val="none" w:sz="0" w:space="0" w:color="auto"/>
              </w:divBdr>
            </w:div>
            <w:div w:id="265188520">
              <w:marLeft w:val="480"/>
              <w:marRight w:val="0"/>
              <w:marTop w:val="0"/>
              <w:marBottom w:val="0"/>
              <w:divBdr>
                <w:top w:val="none" w:sz="0" w:space="0" w:color="auto"/>
                <w:left w:val="none" w:sz="0" w:space="0" w:color="auto"/>
                <w:bottom w:val="none" w:sz="0" w:space="0" w:color="auto"/>
                <w:right w:val="none" w:sz="0" w:space="0" w:color="auto"/>
              </w:divBdr>
            </w:div>
            <w:div w:id="265233597">
              <w:marLeft w:val="480"/>
              <w:marRight w:val="0"/>
              <w:marTop w:val="0"/>
              <w:marBottom w:val="0"/>
              <w:divBdr>
                <w:top w:val="none" w:sz="0" w:space="0" w:color="auto"/>
                <w:left w:val="none" w:sz="0" w:space="0" w:color="auto"/>
                <w:bottom w:val="none" w:sz="0" w:space="0" w:color="auto"/>
                <w:right w:val="none" w:sz="0" w:space="0" w:color="auto"/>
              </w:divBdr>
            </w:div>
            <w:div w:id="265383099">
              <w:marLeft w:val="480"/>
              <w:marRight w:val="0"/>
              <w:marTop w:val="0"/>
              <w:marBottom w:val="0"/>
              <w:divBdr>
                <w:top w:val="none" w:sz="0" w:space="0" w:color="auto"/>
                <w:left w:val="none" w:sz="0" w:space="0" w:color="auto"/>
                <w:bottom w:val="none" w:sz="0" w:space="0" w:color="auto"/>
                <w:right w:val="none" w:sz="0" w:space="0" w:color="auto"/>
              </w:divBdr>
            </w:div>
            <w:div w:id="265383404">
              <w:marLeft w:val="480"/>
              <w:marRight w:val="0"/>
              <w:marTop w:val="0"/>
              <w:marBottom w:val="0"/>
              <w:divBdr>
                <w:top w:val="none" w:sz="0" w:space="0" w:color="auto"/>
                <w:left w:val="none" w:sz="0" w:space="0" w:color="auto"/>
                <w:bottom w:val="none" w:sz="0" w:space="0" w:color="auto"/>
                <w:right w:val="none" w:sz="0" w:space="0" w:color="auto"/>
              </w:divBdr>
            </w:div>
            <w:div w:id="265432094">
              <w:marLeft w:val="480"/>
              <w:marRight w:val="0"/>
              <w:marTop w:val="0"/>
              <w:marBottom w:val="0"/>
              <w:divBdr>
                <w:top w:val="none" w:sz="0" w:space="0" w:color="auto"/>
                <w:left w:val="none" w:sz="0" w:space="0" w:color="auto"/>
                <w:bottom w:val="none" w:sz="0" w:space="0" w:color="auto"/>
                <w:right w:val="none" w:sz="0" w:space="0" w:color="auto"/>
              </w:divBdr>
            </w:div>
            <w:div w:id="265576251">
              <w:marLeft w:val="480"/>
              <w:marRight w:val="0"/>
              <w:marTop w:val="0"/>
              <w:marBottom w:val="0"/>
              <w:divBdr>
                <w:top w:val="none" w:sz="0" w:space="0" w:color="auto"/>
                <w:left w:val="none" w:sz="0" w:space="0" w:color="auto"/>
                <w:bottom w:val="none" w:sz="0" w:space="0" w:color="auto"/>
                <w:right w:val="none" w:sz="0" w:space="0" w:color="auto"/>
              </w:divBdr>
            </w:div>
            <w:div w:id="265576987">
              <w:marLeft w:val="480"/>
              <w:marRight w:val="0"/>
              <w:marTop w:val="0"/>
              <w:marBottom w:val="0"/>
              <w:divBdr>
                <w:top w:val="none" w:sz="0" w:space="0" w:color="auto"/>
                <w:left w:val="none" w:sz="0" w:space="0" w:color="auto"/>
                <w:bottom w:val="none" w:sz="0" w:space="0" w:color="auto"/>
                <w:right w:val="none" w:sz="0" w:space="0" w:color="auto"/>
              </w:divBdr>
            </w:div>
            <w:div w:id="265623920">
              <w:marLeft w:val="480"/>
              <w:marRight w:val="0"/>
              <w:marTop w:val="0"/>
              <w:marBottom w:val="0"/>
              <w:divBdr>
                <w:top w:val="none" w:sz="0" w:space="0" w:color="auto"/>
                <w:left w:val="none" w:sz="0" w:space="0" w:color="auto"/>
                <w:bottom w:val="none" w:sz="0" w:space="0" w:color="auto"/>
                <w:right w:val="none" w:sz="0" w:space="0" w:color="auto"/>
              </w:divBdr>
            </w:div>
            <w:div w:id="265650069">
              <w:marLeft w:val="480"/>
              <w:marRight w:val="0"/>
              <w:marTop w:val="0"/>
              <w:marBottom w:val="0"/>
              <w:divBdr>
                <w:top w:val="none" w:sz="0" w:space="0" w:color="auto"/>
                <w:left w:val="none" w:sz="0" w:space="0" w:color="auto"/>
                <w:bottom w:val="none" w:sz="0" w:space="0" w:color="auto"/>
                <w:right w:val="none" w:sz="0" w:space="0" w:color="auto"/>
              </w:divBdr>
            </w:div>
            <w:div w:id="265696438">
              <w:marLeft w:val="480"/>
              <w:marRight w:val="0"/>
              <w:marTop w:val="0"/>
              <w:marBottom w:val="0"/>
              <w:divBdr>
                <w:top w:val="none" w:sz="0" w:space="0" w:color="auto"/>
                <w:left w:val="none" w:sz="0" w:space="0" w:color="auto"/>
                <w:bottom w:val="none" w:sz="0" w:space="0" w:color="auto"/>
                <w:right w:val="none" w:sz="0" w:space="0" w:color="auto"/>
              </w:divBdr>
            </w:div>
            <w:div w:id="265775274">
              <w:marLeft w:val="480"/>
              <w:marRight w:val="0"/>
              <w:marTop w:val="0"/>
              <w:marBottom w:val="0"/>
              <w:divBdr>
                <w:top w:val="none" w:sz="0" w:space="0" w:color="auto"/>
                <w:left w:val="none" w:sz="0" w:space="0" w:color="auto"/>
                <w:bottom w:val="none" w:sz="0" w:space="0" w:color="auto"/>
                <w:right w:val="none" w:sz="0" w:space="0" w:color="auto"/>
              </w:divBdr>
            </w:div>
            <w:div w:id="265814294">
              <w:marLeft w:val="480"/>
              <w:marRight w:val="0"/>
              <w:marTop w:val="0"/>
              <w:marBottom w:val="0"/>
              <w:divBdr>
                <w:top w:val="none" w:sz="0" w:space="0" w:color="auto"/>
                <w:left w:val="none" w:sz="0" w:space="0" w:color="auto"/>
                <w:bottom w:val="none" w:sz="0" w:space="0" w:color="auto"/>
                <w:right w:val="none" w:sz="0" w:space="0" w:color="auto"/>
              </w:divBdr>
            </w:div>
            <w:div w:id="265819350">
              <w:marLeft w:val="480"/>
              <w:marRight w:val="0"/>
              <w:marTop w:val="0"/>
              <w:marBottom w:val="0"/>
              <w:divBdr>
                <w:top w:val="none" w:sz="0" w:space="0" w:color="auto"/>
                <w:left w:val="none" w:sz="0" w:space="0" w:color="auto"/>
                <w:bottom w:val="none" w:sz="0" w:space="0" w:color="auto"/>
                <w:right w:val="none" w:sz="0" w:space="0" w:color="auto"/>
              </w:divBdr>
            </w:div>
            <w:div w:id="266086858">
              <w:marLeft w:val="480"/>
              <w:marRight w:val="0"/>
              <w:marTop w:val="0"/>
              <w:marBottom w:val="0"/>
              <w:divBdr>
                <w:top w:val="none" w:sz="0" w:space="0" w:color="auto"/>
                <w:left w:val="none" w:sz="0" w:space="0" w:color="auto"/>
                <w:bottom w:val="none" w:sz="0" w:space="0" w:color="auto"/>
                <w:right w:val="none" w:sz="0" w:space="0" w:color="auto"/>
              </w:divBdr>
            </w:div>
            <w:div w:id="266156686">
              <w:marLeft w:val="480"/>
              <w:marRight w:val="0"/>
              <w:marTop w:val="0"/>
              <w:marBottom w:val="0"/>
              <w:divBdr>
                <w:top w:val="none" w:sz="0" w:space="0" w:color="auto"/>
                <w:left w:val="none" w:sz="0" w:space="0" w:color="auto"/>
                <w:bottom w:val="none" w:sz="0" w:space="0" w:color="auto"/>
                <w:right w:val="none" w:sz="0" w:space="0" w:color="auto"/>
              </w:divBdr>
            </w:div>
            <w:div w:id="266232693">
              <w:marLeft w:val="480"/>
              <w:marRight w:val="0"/>
              <w:marTop w:val="0"/>
              <w:marBottom w:val="0"/>
              <w:divBdr>
                <w:top w:val="none" w:sz="0" w:space="0" w:color="auto"/>
                <w:left w:val="none" w:sz="0" w:space="0" w:color="auto"/>
                <w:bottom w:val="none" w:sz="0" w:space="0" w:color="auto"/>
                <w:right w:val="none" w:sz="0" w:space="0" w:color="auto"/>
              </w:divBdr>
            </w:div>
            <w:div w:id="266276748">
              <w:marLeft w:val="480"/>
              <w:marRight w:val="0"/>
              <w:marTop w:val="0"/>
              <w:marBottom w:val="0"/>
              <w:divBdr>
                <w:top w:val="none" w:sz="0" w:space="0" w:color="auto"/>
                <w:left w:val="none" w:sz="0" w:space="0" w:color="auto"/>
                <w:bottom w:val="none" w:sz="0" w:space="0" w:color="auto"/>
                <w:right w:val="none" w:sz="0" w:space="0" w:color="auto"/>
              </w:divBdr>
            </w:div>
            <w:div w:id="266278178">
              <w:marLeft w:val="480"/>
              <w:marRight w:val="0"/>
              <w:marTop w:val="0"/>
              <w:marBottom w:val="0"/>
              <w:divBdr>
                <w:top w:val="none" w:sz="0" w:space="0" w:color="auto"/>
                <w:left w:val="none" w:sz="0" w:space="0" w:color="auto"/>
                <w:bottom w:val="none" w:sz="0" w:space="0" w:color="auto"/>
                <w:right w:val="none" w:sz="0" w:space="0" w:color="auto"/>
              </w:divBdr>
            </w:div>
            <w:div w:id="266278733">
              <w:marLeft w:val="480"/>
              <w:marRight w:val="0"/>
              <w:marTop w:val="0"/>
              <w:marBottom w:val="0"/>
              <w:divBdr>
                <w:top w:val="none" w:sz="0" w:space="0" w:color="auto"/>
                <w:left w:val="none" w:sz="0" w:space="0" w:color="auto"/>
                <w:bottom w:val="none" w:sz="0" w:space="0" w:color="auto"/>
                <w:right w:val="none" w:sz="0" w:space="0" w:color="auto"/>
              </w:divBdr>
            </w:div>
            <w:div w:id="266348334">
              <w:marLeft w:val="480"/>
              <w:marRight w:val="0"/>
              <w:marTop w:val="0"/>
              <w:marBottom w:val="0"/>
              <w:divBdr>
                <w:top w:val="none" w:sz="0" w:space="0" w:color="auto"/>
                <w:left w:val="none" w:sz="0" w:space="0" w:color="auto"/>
                <w:bottom w:val="none" w:sz="0" w:space="0" w:color="auto"/>
                <w:right w:val="none" w:sz="0" w:space="0" w:color="auto"/>
              </w:divBdr>
            </w:div>
            <w:div w:id="266351478">
              <w:marLeft w:val="480"/>
              <w:marRight w:val="0"/>
              <w:marTop w:val="0"/>
              <w:marBottom w:val="0"/>
              <w:divBdr>
                <w:top w:val="none" w:sz="0" w:space="0" w:color="auto"/>
                <w:left w:val="none" w:sz="0" w:space="0" w:color="auto"/>
                <w:bottom w:val="none" w:sz="0" w:space="0" w:color="auto"/>
                <w:right w:val="none" w:sz="0" w:space="0" w:color="auto"/>
              </w:divBdr>
            </w:div>
            <w:div w:id="266425509">
              <w:marLeft w:val="480"/>
              <w:marRight w:val="0"/>
              <w:marTop w:val="0"/>
              <w:marBottom w:val="0"/>
              <w:divBdr>
                <w:top w:val="none" w:sz="0" w:space="0" w:color="auto"/>
                <w:left w:val="none" w:sz="0" w:space="0" w:color="auto"/>
                <w:bottom w:val="none" w:sz="0" w:space="0" w:color="auto"/>
                <w:right w:val="none" w:sz="0" w:space="0" w:color="auto"/>
              </w:divBdr>
            </w:div>
            <w:div w:id="266429075">
              <w:marLeft w:val="480"/>
              <w:marRight w:val="0"/>
              <w:marTop w:val="0"/>
              <w:marBottom w:val="0"/>
              <w:divBdr>
                <w:top w:val="none" w:sz="0" w:space="0" w:color="auto"/>
                <w:left w:val="none" w:sz="0" w:space="0" w:color="auto"/>
                <w:bottom w:val="none" w:sz="0" w:space="0" w:color="auto"/>
                <w:right w:val="none" w:sz="0" w:space="0" w:color="auto"/>
              </w:divBdr>
            </w:div>
            <w:div w:id="266473116">
              <w:marLeft w:val="480"/>
              <w:marRight w:val="0"/>
              <w:marTop w:val="0"/>
              <w:marBottom w:val="0"/>
              <w:divBdr>
                <w:top w:val="none" w:sz="0" w:space="0" w:color="auto"/>
                <w:left w:val="none" w:sz="0" w:space="0" w:color="auto"/>
                <w:bottom w:val="none" w:sz="0" w:space="0" w:color="auto"/>
                <w:right w:val="none" w:sz="0" w:space="0" w:color="auto"/>
              </w:divBdr>
            </w:div>
            <w:div w:id="266548904">
              <w:marLeft w:val="480"/>
              <w:marRight w:val="0"/>
              <w:marTop w:val="0"/>
              <w:marBottom w:val="0"/>
              <w:divBdr>
                <w:top w:val="none" w:sz="0" w:space="0" w:color="auto"/>
                <w:left w:val="none" w:sz="0" w:space="0" w:color="auto"/>
                <w:bottom w:val="none" w:sz="0" w:space="0" w:color="auto"/>
                <w:right w:val="none" w:sz="0" w:space="0" w:color="auto"/>
              </w:divBdr>
            </w:div>
            <w:div w:id="266622037">
              <w:marLeft w:val="480"/>
              <w:marRight w:val="0"/>
              <w:marTop w:val="0"/>
              <w:marBottom w:val="0"/>
              <w:divBdr>
                <w:top w:val="none" w:sz="0" w:space="0" w:color="auto"/>
                <w:left w:val="none" w:sz="0" w:space="0" w:color="auto"/>
                <w:bottom w:val="none" w:sz="0" w:space="0" w:color="auto"/>
                <w:right w:val="none" w:sz="0" w:space="0" w:color="auto"/>
              </w:divBdr>
            </w:div>
            <w:div w:id="266737261">
              <w:marLeft w:val="480"/>
              <w:marRight w:val="0"/>
              <w:marTop w:val="0"/>
              <w:marBottom w:val="0"/>
              <w:divBdr>
                <w:top w:val="none" w:sz="0" w:space="0" w:color="auto"/>
                <w:left w:val="none" w:sz="0" w:space="0" w:color="auto"/>
                <w:bottom w:val="none" w:sz="0" w:space="0" w:color="auto"/>
                <w:right w:val="none" w:sz="0" w:space="0" w:color="auto"/>
              </w:divBdr>
            </w:div>
            <w:div w:id="266740975">
              <w:marLeft w:val="480"/>
              <w:marRight w:val="0"/>
              <w:marTop w:val="0"/>
              <w:marBottom w:val="0"/>
              <w:divBdr>
                <w:top w:val="none" w:sz="0" w:space="0" w:color="auto"/>
                <w:left w:val="none" w:sz="0" w:space="0" w:color="auto"/>
                <w:bottom w:val="none" w:sz="0" w:space="0" w:color="auto"/>
                <w:right w:val="none" w:sz="0" w:space="0" w:color="auto"/>
              </w:divBdr>
            </w:div>
            <w:div w:id="266810692">
              <w:marLeft w:val="480"/>
              <w:marRight w:val="0"/>
              <w:marTop w:val="0"/>
              <w:marBottom w:val="0"/>
              <w:divBdr>
                <w:top w:val="none" w:sz="0" w:space="0" w:color="auto"/>
                <w:left w:val="none" w:sz="0" w:space="0" w:color="auto"/>
                <w:bottom w:val="none" w:sz="0" w:space="0" w:color="auto"/>
                <w:right w:val="none" w:sz="0" w:space="0" w:color="auto"/>
              </w:divBdr>
            </w:div>
            <w:div w:id="267008888">
              <w:marLeft w:val="480"/>
              <w:marRight w:val="0"/>
              <w:marTop w:val="0"/>
              <w:marBottom w:val="0"/>
              <w:divBdr>
                <w:top w:val="none" w:sz="0" w:space="0" w:color="auto"/>
                <w:left w:val="none" w:sz="0" w:space="0" w:color="auto"/>
                <w:bottom w:val="none" w:sz="0" w:space="0" w:color="auto"/>
                <w:right w:val="none" w:sz="0" w:space="0" w:color="auto"/>
              </w:divBdr>
            </w:div>
            <w:div w:id="267009020">
              <w:marLeft w:val="480"/>
              <w:marRight w:val="0"/>
              <w:marTop w:val="0"/>
              <w:marBottom w:val="0"/>
              <w:divBdr>
                <w:top w:val="none" w:sz="0" w:space="0" w:color="auto"/>
                <w:left w:val="none" w:sz="0" w:space="0" w:color="auto"/>
                <w:bottom w:val="none" w:sz="0" w:space="0" w:color="auto"/>
                <w:right w:val="none" w:sz="0" w:space="0" w:color="auto"/>
              </w:divBdr>
            </w:div>
            <w:div w:id="267087133">
              <w:marLeft w:val="480"/>
              <w:marRight w:val="0"/>
              <w:marTop w:val="0"/>
              <w:marBottom w:val="0"/>
              <w:divBdr>
                <w:top w:val="none" w:sz="0" w:space="0" w:color="auto"/>
                <w:left w:val="none" w:sz="0" w:space="0" w:color="auto"/>
                <w:bottom w:val="none" w:sz="0" w:space="0" w:color="auto"/>
                <w:right w:val="none" w:sz="0" w:space="0" w:color="auto"/>
              </w:divBdr>
            </w:div>
            <w:div w:id="267126360">
              <w:marLeft w:val="480"/>
              <w:marRight w:val="0"/>
              <w:marTop w:val="0"/>
              <w:marBottom w:val="0"/>
              <w:divBdr>
                <w:top w:val="none" w:sz="0" w:space="0" w:color="auto"/>
                <w:left w:val="none" w:sz="0" w:space="0" w:color="auto"/>
                <w:bottom w:val="none" w:sz="0" w:space="0" w:color="auto"/>
                <w:right w:val="none" w:sz="0" w:space="0" w:color="auto"/>
              </w:divBdr>
            </w:div>
            <w:div w:id="267198253">
              <w:marLeft w:val="480"/>
              <w:marRight w:val="0"/>
              <w:marTop w:val="0"/>
              <w:marBottom w:val="0"/>
              <w:divBdr>
                <w:top w:val="none" w:sz="0" w:space="0" w:color="auto"/>
                <w:left w:val="none" w:sz="0" w:space="0" w:color="auto"/>
                <w:bottom w:val="none" w:sz="0" w:space="0" w:color="auto"/>
                <w:right w:val="none" w:sz="0" w:space="0" w:color="auto"/>
              </w:divBdr>
            </w:div>
            <w:div w:id="267198710">
              <w:marLeft w:val="480"/>
              <w:marRight w:val="0"/>
              <w:marTop w:val="0"/>
              <w:marBottom w:val="0"/>
              <w:divBdr>
                <w:top w:val="none" w:sz="0" w:space="0" w:color="auto"/>
                <w:left w:val="none" w:sz="0" w:space="0" w:color="auto"/>
                <w:bottom w:val="none" w:sz="0" w:space="0" w:color="auto"/>
                <w:right w:val="none" w:sz="0" w:space="0" w:color="auto"/>
              </w:divBdr>
            </w:div>
            <w:div w:id="267205359">
              <w:marLeft w:val="480"/>
              <w:marRight w:val="0"/>
              <w:marTop w:val="0"/>
              <w:marBottom w:val="0"/>
              <w:divBdr>
                <w:top w:val="none" w:sz="0" w:space="0" w:color="auto"/>
                <w:left w:val="none" w:sz="0" w:space="0" w:color="auto"/>
                <w:bottom w:val="none" w:sz="0" w:space="0" w:color="auto"/>
                <w:right w:val="none" w:sz="0" w:space="0" w:color="auto"/>
              </w:divBdr>
            </w:div>
            <w:div w:id="267273408">
              <w:marLeft w:val="480"/>
              <w:marRight w:val="0"/>
              <w:marTop w:val="0"/>
              <w:marBottom w:val="0"/>
              <w:divBdr>
                <w:top w:val="none" w:sz="0" w:space="0" w:color="auto"/>
                <w:left w:val="none" w:sz="0" w:space="0" w:color="auto"/>
                <w:bottom w:val="none" w:sz="0" w:space="0" w:color="auto"/>
                <w:right w:val="none" w:sz="0" w:space="0" w:color="auto"/>
              </w:divBdr>
            </w:div>
            <w:div w:id="267274946">
              <w:marLeft w:val="480"/>
              <w:marRight w:val="0"/>
              <w:marTop w:val="0"/>
              <w:marBottom w:val="0"/>
              <w:divBdr>
                <w:top w:val="none" w:sz="0" w:space="0" w:color="auto"/>
                <w:left w:val="none" w:sz="0" w:space="0" w:color="auto"/>
                <w:bottom w:val="none" w:sz="0" w:space="0" w:color="auto"/>
                <w:right w:val="none" w:sz="0" w:space="0" w:color="auto"/>
              </w:divBdr>
            </w:div>
            <w:div w:id="267466667">
              <w:marLeft w:val="480"/>
              <w:marRight w:val="0"/>
              <w:marTop w:val="0"/>
              <w:marBottom w:val="0"/>
              <w:divBdr>
                <w:top w:val="none" w:sz="0" w:space="0" w:color="auto"/>
                <w:left w:val="none" w:sz="0" w:space="0" w:color="auto"/>
                <w:bottom w:val="none" w:sz="0" w:space="0" w:color="auto"/>
                <w:right w:val="none" w:sz="0" w:space="0" w:color="auto"/>
              </w:divBdr>
            </w:div>
            <w:div w:id="267470769">
              <w:marLeft w:val="480"/>
              <w:marRight w:val="0"/>
              <w:marTop w:val="0"/>
              <w:marBottom w:val="0"/>
              <w:divBdr>
                <w:top w:val="none" w:sz="0" w:space="0" w:color="auto"/>
                <w:left w:val="none" w:sz="0" w:space="0" w:color="auto"/>
                <w:bottom w:val="none" w:sz="0" w:space="0" w:color="auto"/>
                <w:right w:val="none" w:sz="0" w:space="0" w:color="auto"/>
              </w:divBdr>
            </w:div>
            <w:div w:id="267587781">
              <w:marLeft w:val="480"/>
              <w:marRight w:val="0"/>
              <w:marTop w:val="0"/>
              <w:marBottom w:val="0"/>
              <w:divBdr>
                <w:top w:val="none" w:sz="0" w:space="0" w:color="auto"/>
                <w:left w:val="none" w:sz="0" w:space="0" w:color="auto"/>
                <w:bottom w:val="none" w:sz="0" w:space="0" w:color="auto"/>
                <w:right w:val="none" w:sz="0" w:space="0" w:color="auto"/>
              </w:divBdr>
            </w:div>
            <w:div w:id="267661681">
              <w:marLeft w:val="480"/>
              <w:marRight w:val="0"/>
              <w:marTop w:val="0"/>
              <w:marBottom w:val="0"/>
              <w:divBdr>
                <w:top w:val="none" w:sz="0" w:space="0" w:color="auto"/>
                <w:left w:val="none" w:sz="0" w:space="0" w:color="auto"/>
                <w:bottom w:val="none" w:sz="0" w:space="0" w:color="auto"/>
                <w:right w:val="none" w:sz="0" w:space="0" w:color="auto"/>
              </w:divBdr>
            </w:div>
            <w:div w:id="267740396">
              <w:marLeft w:val="480"/>
              <w:marRight w:val="0"/>
              <w:marTop w:val="0"/>
              <w:marBottom w:val="0"/>
              <w:divBdr>
                <w:top w:val="none" w:sz="0" w:space="0" w:color="auto"/>
                <w:left w:val="none" w:sz="0" w:space="0" w:color="auto"/>
                <w:bottom w:val="none" w:sz="0" w:space="0" w:color="auto"/>
                <w:right w:val="none" w:sz="0" w:space="0" w:color="auto"/>
              </w:divBdr>
            </w:div>
            <w:div w:id="267740715">
              <w:marLeft w:val="480"/>
              <w:marRight w:val="0"/>
              <w:marTop w:val="0"/>
              <w:marBottom w:val="0"/>
              <w:divBdr>
                <w:top w:val="none" w:sz="0" w:space="0" w:color="auto"/>
                <w:left w:val="none" w:sz="0" w:space="0" w:color="auto"/>
                <w:bottom w:val="none" w:sz="0" w:space="0" w:color="auto"/>
                <w:right w:val="none" w:sz="0" w:space="0" w:color="auto"/>
              </w:divBdr>
            </w:div>
            <w:div w:id="267811655">
              <w:marLeft w:val="480"/>
              <w:marRight w:val="0"/>
              <w:marTop w:val="0"/>
              <w:marBottom w:val="0"/>
              <w:divBdr>
                <w:top w:val="none" w:sz="0" w:space="0" w:color="auto"/>
                <w:left w:val="none" w:sz="0" w:space="0" w:color="auto"/>
                <w:bottom w:val="none" w:sz="0" w:space="0" w:color="auto"/>
                <w:right w:val="none" w:sz="0" w:space="0" w:color="auto"/>
              </w:divBdr>
            </w:div>
            <w:div w:id="268045961">
              <w:marLeft w:val="480"/>
              <w:marRight w:val="0"/>
              <w:marTop w:val="0"/>
              <w:marBottom w:val="0"/>
              <w:divBdr>
                <w:top w:val="none" w:sz="0" w:space="0" w:color="auto"/>
                <w:left w:val="none" w:sz="0" w:space="0" w:color="auto"/>
                <w:bottom w:val="none" w:sz="0" w:space="0" w:color="auto"/>
                <w:right w:val="none" w:sz="0" w:space="0" w:color="auto"/>
              </w:divBdr>
            </w:div>
            <w:div w:id="268199351">
              <w:marLeft w:val="480"/>
              <w:marRight w:val="0"/>
              <w:marTop w:val="0"/>
              <w:marBottom w:val="0"/>
              <w:divBdr>
                <w:top w:val="none" w:sz="0" w:space="0" w:color="auto"/>
                <w:left w:val="none" w:sz="0" w:space="0" w:color="auto"/>
                <w:bottom w:val="none" w:sz="0" w:space="0" w:color="auto"/>
                <w:right w:val="none" w:sz="0" w:space="0" w:color="auto"/>
              </w:divBdr>
            </w:div>
            <w:div w:id="268313512">
              <w:marLeft w:val="480"/>
              <w:marRight w:val="0"/>
              <w:marTop w:val="0"/>
              <w:marBottom w:val="0"/>
              <w:divBdr>
                <w:top w:val="none" w:sz="0" w:space="0" w:color="auto"/>
                <w:left w:val="none" w:sz="0" w:space="0" w:color="auto"/>
                <w:bottom w:val="none" w:sz="0" w:space="0" w:color="auto"/>
                <w:right w:val="none" w:sz="0" w:space="0" w:color="auto"/>
              </w:divBdr>
            </w:div>
            <w:div w:id="268388866">
              <w:marLeft w:val="480"/>
              <w:marRight w:val="0"/>
              <w:marTop w:val="0"/>
              <w:marBottom w:val="0"/>
              <w:divBdr>
                <w:top w:val="none" w:sz="0" w:space="0" w:color="auto"/>
                <w:left w:val="none" w:sz="0" w:space="0" w:color="auto"/>
                <w:bottom w:val="none" w:sz="0" w:space="0" w:color="auto"/>
                <w:right w:val="none" w:sz="0" w:space="0" w:color="auto"/>
              </w:divBdr>
            </w:div>
            <w:div w:id="268437722">
              <w:marLeft w:val="480"/>
              <w:marRight w:val="0"/>
              <w:marTop w:val="0"/>
              <w:marBottom w:val="0"/>
              <w:divBdr>
                <w:top w:val="none" w:sz="0" w:space="0" w:color="auto"/>
                <w:left w:val="none" w:sz="0" w:space="0" w:color="auto"/>
                <w:bottom w:val="none" w:sz="0" w:space="0" w:color="auto"/>
                <w:right w:val="none" w:sz="0" w:space="0" w:color="auto"/>
              </w:divBdr>
            </w:div>
            <w:div w:id="268509228">
              <w:marLeft w:val="480"/>
              <w:marRight w:val="0"/>
              <w:marTop w:val="0"/>
              <w:marBottom w:val="0"/>
              <w:divBdr>
                <w:top w:val="none" w:sz="0" w:space="0" w:color="auto"/>
                <w:left w:val="none" w:sz="0" w:space="0" w:color="auto"/>
                <w:bottom w:val="none" w:sz="0" w:space="0" w:color="auto"/>
                <w:right w:val="none" w:sz="0" w:space="0" w:color="auto"/>
              </w:divBdr>
            </w:div>
            <w:div w:id="268515028">
              <w:marLeft w:val="480"/>
              <w:marRight w:val="0"/>
              <w:marTop w:val="0"/>
              <w:marBottom w:val="0"/>
              <w:divBdr>
                <w:top w:val="none" w:sz="0" w:space="0" w:color="auto"/>
                <w:left w:val="none" w:sz="0" w:space="0" w:color="auto"/>
                <w:bottom w:val="none" w:sz="0" w:space="0" w:color="auto"/>
                <w:right w:val="none" w:sz="0" w:space="0" w:color="auto"/>
              </w:divBdr>
            </w:div>
            <w:div w:id="268703326">
              <w:marLeft w:val="480"/>
              <w:marRight w:val="0"/>
              <w:marTop w:val="0"/>
              <w:marBottom w:val="0"/>
              <w:divBdr>
                <w:top w:val="none" w:sz="0" w:space="0" w:color="auto"/>
                <w:left w:val="none" w:sz="0" w:space="0" w:color="auto"/>
                <w:bottom w:val="none" w:sz="0" w:space="0" w:color="auto"/>
                <w:right w:val="none" w:sz="0" w:space="0" w:color="auto"/>
              </w:divBdr>
            </w:div>
            <w:div w:id="268703776">
              <w:marLeft w:val="480"/>
              <w:marRight w:val="0"/>
              <w:marTop w:val="0"/>
              <w:marBottom w:val="0"/>
              <w:divBdr>
                <w:top w:val="none" w:sz="0" w:space="0" w:color="auto"/>
                <w:left w:val="none" w:sz="0" w:space="0" w:color="auto"/>
                <w:bottom w:val="none" w:sz="0" w:space="0" w:color="auto"/>
                <w:right w:val="none" w:sz="0" w:space="0" w:color="auto"/>
              </w:divBdr>
            </w:div>
            <w:div w:id="268782087">
              <w:marLeft w:val="480"/>
              <w:marRight w:val="0"/>
              <w:marTop w:val="0"/>
              <w:marBottom w:val="0"/>
              <w:divBdr>
                <w:top w:val="none" w:sz="0" w:space="0" w:color="auto"/>
                <w:left w:val="none" w:sz="0" w:space="0" w:color="auto"/>
                <w:bottom w:val="none" w:sz="0" w:space="0" w:color="auto"/>
                <w:right w:val="none" w:sz="0" w:space="0" w:color="auto"/>
              </w:divBdr>
            </w:div>
            <w:div w:id="268858785">
              <w:marLeft w:val="480"/>
              <w:marRight w:val="0"/>
              <w:marTop w:val="0"/>
              <w:marBottom w:val="0"/>
              <w:divBdr>
                <w:top w:val="none" w:sz="0" w:space="0" w:color="auto"/>
                <w:left w:val="none" w:sz="0" w:space="0" w:color="auto"/>
                <w:bottom w:val="none" w:sz="0" w:space="0" w:color="auto"/>
                <w:right w:val="none" w:sz="0" w:space="0" w:color="auto"/>
              </w:divBdr>
            </w:div>
            <w:div w:id="268859775">
              <w:marLeft w:val="480"/>
              <w:marRight w:val="0"/>
              <w:marTop w:val="0"/>
              <w:marBottom w:val="0"/>
              <w:divBdr>
                <w:top w:val="none" w:sz="0" w:space="0" w:color="auto"/>
                <w:left w:val="none" w:sz="0" w:space="0" w:color="auto"/>
                <w:bottom w:val="none" w:sz="0" w:space="0" w:color="auto"/>
                <w:right w:val="none" w:sz="0" w:space="0" w:color="auto"/>
              </w:divBdr>
            </w:div>
            <w:div w:id="268970962">
              <w:marLeft w:val="480"/>
              <w:marRight w:val="0"/>
              <w:marTop w:val="0"/>
              <w:marBottom w:val="0"/>
              <w:divBdr>
                <w:top w:val="none" w:sz="0" w:space="0" w:color="auto"/>
                <w:left w:val="none" w:sz="0" w:space="0" w:color="auto"/>
                <w:bottom w:val="none" w:sz="0" w:space="0" w:color="auto"/>
                <w:right w:val="none" w:sz="0" w:space="0" w:color="auto"/>
              </w:divBdr>
            </w:div>
            <w:div w:id="269363671">
              <w:marLeft w:val="480"/>
              <w:marRight w:val="0"/>
              <w:marTop w:val="0"/>
              <w:marBottom w:val="0"/>
              <w:divBdr>
                <w:top w:val="none" w:sz="0" w:space="0" w:color="auto"/>
                <w:left w:val="none" w:sz="0" w:space="0" w:color="auto"/>
                <w:bottom w:val="none" w:sz="0" w:space="0" w:color="auto"/>
                <w:right w:val="none" w:sz="0" w:space="0" w:color="auto"/>
              </w:divBdr>
            </w:div>
            <w:div w:id="269364732">
              <w:marLeft w:val="480"/>
              <w:marRight w:val="0"/>
              <w:marTop w:val="0"/>
              <w:marBottom w:val="0"/>
              <w:divBdr>
                <w:top w:val="none" w:sz="0" w:space="0" w:color="auto"/>
                <w:left w:val="none" w:sz="0" w:space="0" w:color="auto"/>
                <w:bottom w:val="none" w:sz="0" w:space="0" w:color="auto"/>
                <w:right w:val="none" w:sz="0" w:space="0" w:color="auto"/>
              </w:divBdr>
            </w:div>
            <w:div w:id="269436877">
              <w:marLeft w:val="480"/>
              <w:marRight w:val="0"/>
              <w:marTop w:val="0"/>
              <w:marBottom w:val="0"/>
              <w:divBdr>
                <w:top w:val="none" w:sz="0" w:space="0" w:color="auto"/>
                <w:left w:val="none" w:sz="0" w:space="0" w:color="auto"/>
                <w:bottom w:val="none" w:sz="0" w:space="0" w:color="auto"/>
                <w:right w:val="none" w:sz="0" w:space="0" w:color="auto"/>
              </w:divBdr>
            </w:div>
            <w:div w:id="269437778">
              <w:marLeft w:val="480"/>
              <w:marRight w:val="0"/>
              <w:marTop w:val="0"/>
              <w:marBottom w:val="0"/>
              <w:divBdr>
                <w:top w:val="none" w:sz="0" w:space="0" w:color="auto"/>
                <w:left w:val="none" w:sz="0" w:space="0" w:color="auto"/>
                <w:bottom w:val="none" w:sz="0" w:space="0" w:color="auto"/>
                <w:right w:val="none" w:sz="0" w:space="0" w:color="auto"/>
              </w:divBdr>
            </w:div>
            <w:div w:id="269513010">
              <w:marLeft w:val="480"/>
              <w:marRight w:val="0"/>
              <w:marTop w:val="0"/>
              <w:marBottom w:val="0"/>
              <w:divBdr>
                <w:top w:val="none" w:sz="0" w:space="0" w:color="auto"/>
                <w:left w:val="none" w:sz="0" w:space="0" w:color="auto"/>
                <w:bottom w:val="none" w:sz="0" w:space="0" w:color="auto"/>
                <w:right w:val="none" w:sz="0" w:space="0" w:color="auto"/>
              </w:divBdr>
            </w:div>
            <w:div w:id="269513952">
              <w:marLeft w:val="480"/>
              <w:marRight w:val="0"/>
              <w:marTop w:val="0"/>
              <w:marBottom w:val="0"/>
              <w:divBdr>
                <w:top w:val="none" w:sz="0" w:space="0" w:color="auto"/>
                <w:left w:val="none" w:sz="0" w:space="0" w:color="auto"/>
                <w:bottom w:val="none" w:sz="0" w:space="0" w:color="auto"/>
                <w:right w:val="none" w:sz="0" w:space="0" w:color="auto"/>
              </w:divBdr>
            </w:div>
            <w:div w:id="269549817">
              <w:marLeft w:val="480"/>
              <w:marRight w:val="0"/>
              <w:marTop w:val="0"/>
              <w:marBottom w:val="0"/>
              <w:divBdr>
                <w:top w:val="none" w:sz="0" w:space="0" w:color="auto"/>
                <w:left w:val="none" w:sz="0" w:space="0" w:color="auto"/>
                <w:bottom w:val="none" w:sz="0" w:space="0" w:color="auto"/>
                <w:right w:val="none" w:sz="0" w:space="0" w:color="auto"/>
              </w:divBdr>
            </w:div>
            <w:div w:id="269551720">
              <w:marLeft w:val="480"/>
              <w:marRight w:val="0"/>
              <w:marTop w:val="0"/>
              <w:marBottom w:val="0"/>
              <w:divBdr>
                <w:top w:val="none" w:sz="0" w:space="0" w:color="auto"/>
                <w:left w:val="none" w:sz="0" w:space="0" w:color="auto"/>
                <w:bottom w:val="none" w:sz="0" w:space="0" w:color="auto"/>
                <w:right w:val="none" w:sz="0" w:space="0" w:color="auto"/>
              </w:divBdr>
            </w:div>
            <w:div w:id="269557249">
              <w:marLeft w:val="480"/>
              <w:marRight w:val="0"/>
              <w:marTop w:val="0"/>
              <w:marBottom w:val="0"/>
              <w:divBdr>
                <w:top w:val="none" w:sz="0" w:space="0" w:color="auto"/>
                <w:left w:val="none" w:sz="0" w:space="0" w:color="auto"/>
                <w:bottom w:val="none" w:sz="0" w:space="0" w:color="auto"/>
                <w:right w:val="none" w:sz="0" w:space="0" w:color="auto"/>
              </w:divBdr>
            </w:div>
            <w:div w:id="269704165">
              <w:marLeft w:val="480"/>
              <w:marRight w:val="0"/>
              <w:marTop w:val="0"/>
              <w:marBottom w:val="0"/>
              <w:divBdr>
                <w:top w:val="none" w:sz="0" w:space="0" w:color="auto"/>
                <w:left w:val="none" w:sz="0" w:space="0" w:color="auto"/>
                <w:bottom w:val="none" w:sz="0" w:space="0" w:color="auto"/>
                <w:right w:val="none" w:sz="0" w:space="0" w:color="auto"/>
              </w:divBdr>
            </w:div>
            <w:div w:id="269896292">
              <w:marLeft w:val="480"/>
              <w:marRight w:val="0"/>
              <w:marTop w:val="0"/>
              <w:marBottom w:val="0"/>
              <w:divBdr>
                <w:top w:val="none" w:sz="0" w:space="0" w:color="auto"/>
                <w:left w:val="none" w:sz="0" w:space="0" w:color="auto"/>
                <w:bottom w:val="none" w:sz="0" w:space="0" w:color="auto"/>
                <w:right w:val="none" w:sz="0" w:space="0" w:color="auto"/>
              </w:divBdr>
            </w:div>
            <w:div w:id="269898289">
              <w:marLeft w:val="480"/>
              <w:marRight w:val="0"/>
              <w:marTop w:val="0"/>
              <w:marBottom w:val="0"/>
              <w:divBdr>
                <w:top w:val="none" w:sz="0" w:space="0" w:color="auto"/>
                <w:left w:val="none" w:sz="0" w:space="0" w:color="auto"/>
                <w:bottom w:val="none" w:sz="0" w:space="0" w:color="auto"/>
                <w:right w:val="none" w:sz="0" w:space="0" w:color="auto"/>
              </w:divBdr>
            </w:div>
            <w:div w:id="269901346">
              <w:marLeft w:val="480"/>
              <w:marRight w:val="0"/>
              <w:marTop w:val="0"/>
              <w:marBottom w:val="0"/>
              <w:divBdr>
                <w:top w:val="none" w:sz="0" w:space="0" w:color="auto"/>
                <w:left w:val="none" w:sz="0" w:space="0" w:color="auto"/>
                <w:bottom w:val="none" w:sz="0" w:space="0" w:color="auto"/>
                <w:right w:val="none" w:sz="0" w:space="0" w:color="auto"/>
              </w:divBdr>
            </w:div>
            <w:div w:id="269969896">
              <w:marLeft w:val="480"/>
              <w:marRight w:val="0"/>
              <w:marTop w:val="0"/>
              <w:marBottom w:val="0"/>
              <w:divBdr>
                <w:top w:val="none" w:sz="0" w:space="0" w:color="auto"/>
                <w:left w:val="none" w:sz="0" w:space="0" w:color="auto"/>
                <w:bottom w:val="none" w:sz="0" w:space="0" w:color="auto"/>
                <w:right w:val="none" w:sz="0" w:space="0" w:color="auto"/>
              </w:divBdr>
            </w:div>
            <w:div w:id="269971739">
              <w:marLeft w:val="480"/>
              <w:marRight w:val="0"/>
              <w:marTop w:val="0"/>
              <w:marBottom w:val="0"/>
              <w:divBdr>
                <w:top w:val="none" w:sz="0" w:space="0" w:color="auto"/>
                <w:left w:val="none" w:sz="0" w:space="0" w:color="auto"/>
                <w:bottom w:val="none" w:sz="0" w:space="0" w:color="auto"/>
                <w:right w:val="none" w:sz="0" w:space="0" w:color="auto"/>
              </w:divBdr>
            </w:div>
            <w:div w:id="270010962">
              <w:marLeft w:val="480"/>
              <w:marRight w:val="0"/>
              <w:marTop w:val="0"/>
              <w:marBottom w:val="0"/>
              <w:divBdr>
                <w:top w:val="none" w:sz="0" w:space="0" w:color="auto"/>
                <w:left w:val="none" w:sz="0" w:space="0" w:color="auto"/>
                <w:bottom w:val="none" w:sz="0" w:space="0" w:color="auto"/>
                <w:right w:val="none" w:sz="0" w:space="0" w:color="auto"/>
              </w:divBdr>
            </w:div>
            <w:div w:id="270014566">
              <w:marLeft w:val="480"/>
              <w:marRight w:val="0"/>
              <w:marTop w:val="0"/>
              <w:marBottom w:val="0"/>
              <w:divBdr>
                <w:top w:val="none" w:sz="0" w:space="0" w:color="auto"/>
                <w:left w:val="none" w:sz="0" w:space="0" w:color="auto"/>
                <w:bottom w:val="none" w:sz="0" w:space="0" w:color="auto"/>
                <w:right w:val="none" w:sz="0" w:space="0" w:color="auto"/>
              </w:divBdr>
            </w:div>
            <w:div w:id="270236668">
              <w:marLeft w:val="480"/>
              <w:marRight w:val="0"/>
              <w:marTop w:val="0"/>
              <w:marBottom w:val="0"/>
              <w:divBdr>
                <w:top w:val="none" w:sz="0" w:space="0" w:color="auto"/>
                <w:left w:val="none" w:sz="0" w:space="0" w:color="auto"/>
                <w:bottom w:val="none" w:sz="0" w:space="0" w:color="auto"/>
                <w:right w:val="none" w:sz="0" w:space="0" w:color="auto"/>
              </w:divBdr>
            </w:div>
            <w:div w:id="270279754">
              <w:marLeft w:val="480"/>
              <w:marRight w:val="0"/>
              <w:marTop w:val="0"/>
              <w:marBottom w:val="0"/>
              <w:divBdr>
                <w:top w:val="none" w:sz="0" w:space="0" w:color="auto"/>
                <w:left w:val="none" w:sz="0" w:space="0" w:color="auto"/>
                <w:bottom w:val="none" w:sz="0" w:space="0" w:color="auto"/>
                <w:right w:val="none" w:sz="0" w:space="0" w:color="auto"/>
              </w:divBdr>
            </w:div>
            <w:div w:id="270282355">
              <w:marLeft w:val="480"/>
              <w:marRight w:val="0"/>
              <w:marTop w:val="0"/>
              <w:marBottom w:val="0"/>
              <w:divBdr>
                <w:top w:val="none" w:sz="0" w:space="0" w:color="auto"/>
                <w:left w:val="none" w:sz="0" w:space="0" w:color="auto"/>
                <w:bottom w:val="none" w:sz="0" w:space="0" w:color="auto"/>
                <w:right w:val="none" w:sz="0" w:space="0" w:color="auto"/>
              </w:divBdr>
            </w:div>
            <w:div w:id="270287208">
              <w:marLeft w:val="480"/>
              <w:marRight w:val="0"/>
              <w:marTop w:val="0"/>
              <w:marBottom w:val="0"/>
              <w:divBdr>
                <w:top w:val="none" w:sz="0" w:space="0" w:color="auto"/>
                <w:left w:val="none" w:sz="0" w:space="0" w:color="auto"/>
                <w:bottom w:val="none" w:sz="0" w:space="0" w:color="auto"/>
                <w:right w:val="none" w:sz="0" w:space="0" w:color="auto"/>
              </w:divBdr>
            </w:div>
            <w:div w:id="270362416">
              <w:marLeft w:val="480"/>
              <w:marRight w:val="0"/>
              <w:marTop w:val="0"/>
              <w:marBottom w:val="0"/>
              <w:divBdr>
                <w:top w:val="none" w:sz="0" w:space="0" w:color="auto"/>
                <w:left w:val="none" w:sz="0" w:space="0" w:color="auto"/>
                <w:bottom w:val="none" w:sz="0" w:space="0" w:color="auto"/>
                <w:right w:val="none" w:sz="0" w:space="0" w:color="auto"/>
              </w:divBdr>
            </w:div>
            <w:div w:id="270481396">
              <w:marLeft w:val="480"/>
              <w:marRight w:val="0"/>
              <w:marTop w:val="0"/>
              <w:marBottom w:val="0"/>
              <w:divBdr>
                <w:top w:val="none" w:sz="0" w:space="0" w:color="auto"/>
                <w:left w:val="none" w:sz="0" w:space="0" w:color="auto"/>
                <w:bottom w:val="none" w:sz="0" w:space="0" w:color="auto"/>
                <w:right w:val="none" w:sz="0" w:space="0" w:color="auto"/>
              </w:divBdr>
            </w:div>
            <w:div w:id="270556488">
              <w:marLeft w:val="480"/>
              <w:marRight w:val="0"/>
              <w:marTop w:val="0"/>
              <w:marBottom w:val="0"/>
              <w:divBdr>
                <w:top w:val="none" w:sz="0" w:space="0" w:color="auto"/>
                <w:left w:val="none" w:sz="0" w:space="0" w:color="auto"/>
                <w:bottom w:val="none" w:sz="0" w:space="0" w:color="auto"/>
                <w:right w:val="none" w:sz="0" w:space="0" w:color="auto"/>
              </w:divBdr>
            </w:div>
            <w:div w:id="270626975">
              <w:marLeft w:val="480"/>
              <w:marRight w:val="0"/>
              <w:marTop w:val="0"/>
              <w:marBottom w:val="0"/>
              <w:divBdr>
                <w:top w:val="none" w:sz="0" w:space="0" w:color="auto"/>
                <w:left w:val="none" w:sz="0" w:space="0" w:color="auto"/>
                <w:bottom w:val="none" w:sz="0" w:space="0" w:color="auto"/>
                <w:right w:val="none" w:sz="0" w:space="0" w:color="auto"/>
              </w:divBdr>
            </w:div>
            <w:div w:id="270750111">
              <w:marLeft w:val="480"/>
              <w:marRight w:val="0"/>
              <w:marTop w:val="0"/>
              <w:marBottom w:val="0"/>
              <w:divBdr>
                <w:top w:val="none" w:sz="0" w:space="0" w:color="auto"/>
                <w:left w:val="none" w:sz="0" w:space="0" w:color="auto"/>
                <w:bottom w:val="none" w:sz="0" w:space="0" w:color="auto"/>
                <w:right w:val="none" w:sz="0" w:space="0" w:color="auto"/>
              </w:divBdr>
            </w:div>
            <w:div w:id="270818780">
              <w:marLeft w:val="480"/>
              <w:marRight w:val="0"/>
              <w:marTop w:val="0"/>
              <w:marBottom w:val="0"/>
              <w:divBdr>
                <w:top w:val="none" w:sz="0" w:space="0" w:color="auto"/>
                <w:left w:val="none" w:sz="0" w:space="0" w:color="auto"/>
                <w:bottom w:val="none" w:sz="0" w:space="0" w:color="auto"/>
                <w:right w:val="none" w:sz="0" w:space="0" w:color="auto"/>
              </w:divBdr>
            </w:div>
            <w:div w:id="270821756">
              <w:marLeft w:val="480"/>
              <w:marRight w:val="0"/>
              <w:marTop w:val="0"/>
              <w:marBottom w:val="0"/>
              <w:divBdr>
                <w:top w:val="none" w:sz="0" w:space="0" w:color="auto"/>
                <w:left w:val="none" w:sz="0" w:space="0" w:color="auto"/>
                <w:bottom w:val="none" w:sz="0" w:space="0" w:color="auto"/>
                <w:right w:val="none" w:sz="0" w:space="0" w:color="auto"/>
              </w:divBdr>
            </w:div>
            <w:div w:id="271014818">
              <w:marLeft w:val="480"/>
              <w:marRight w:val="0"/>
              <w:marTop w:val="0"/>
              <w:marBottom w:val="0"/>
              <w:divBdr>
                <w:top w:val="none" w:sz="0" w:space="0" w:color="auto"/>
                <w:left w:val="none" w:sz="0" w:space="0" w:color="auto"/>
                <w:bottom w:val="none" w:sz="0" w:space="0" w:color="auto"/>
                <w:right w:val="none" w:sz="0" w:space="0" w:color="auto"/>
              </w:divBdr>
            </w:div>
            <w:div w:id="271060823">
              <w:marLeft w:val="480"/>
              <w:marRight w:val="0"/>
              <w:marTop w:val="0"/>
              <w:marBottom w:val="0"/>
              <w:divBdr>
                <w:top w:val="none" w:sz="0" w:space="0" w:color="auto"/>
                <w:left w:val="none" w:sz="0" w:space="0" w:color="auto"/>
                <w:bottom w:val="none" w:sz="0" w:space="0" w:color="auto"/>
                <w:right w:val="none" w:sz="0" w:space="0" w:color="auto"/>
              </w:divBdr>
            </w:div>
            <w:div w:id="271329665">
              <w:marLeft w:val="480"/>
              <w:marRight w:val="0"/>
              <w:marTop w:val="0"/>
              <w:marBottom w:val="0"/>
              <w:divBdr>
                <w:top w:val="none" w:sz="0" w:space="0" w:color="auto"/>
                <w:left w:val="none" w:sz="0" w:space="0" w:color="auto"/>
                <w:bottom w:val="none" w:sz="0" w:space="0" w:color="auto"/>
                <w:right w:val="none" w:sz="0" w:space="0" w:color="auto"/>
              </w:divBdr>
            </w:div>
            <w:div w:id="271516967">
              <w:marLeft w:val="480"/>
              <w:marRight w:val="0"/>
              <w:marTop w:val="0"/>
              <w:marBottom w:val="0"/>
              <w:divBdr>
                <w:top w:val="none" w:sz="0" w:space="0" w:color="auto"/>
                <w:left w:val="none" w:sz="0" w:space="0" w:color="auto"/>
                <w:bottom w:val="none" w:sz="0" w:space="0" w:color="auto"/>
                <w:right w:val="none" w:sz="0" w:space="0" w:color="auto"/>
              </w:divBdr>
            </w:div>
            <w:div w:id="271520969">
              <w:marLeft w:val="480"/>
              <w:marRight w:val="0"/>
              <w:marTop w:val="0"/>
              <w:marBottom w:val="0"/>
              <w:divBdr>
                <w:top w:val="none" w:sz="0" w:space="0" w:color="auto"/>
                <w:left w:val="none" w:sz="0" w:space="0" w:color="auto"/>
                <w:bottom w:val="none" w:sz="0" w:space="0" w:color="auto"/>
                <w:right w:val="none" w:sz="0" w:space="0" w:color="auto"/>
              </w:divBdr>
            </w:div>
            <w:div w:id="271591238">
              <w:marLeft w:val="480"/>
              <w:marRight w:val="0"/>
              <w:marTop w:val="0"/>
              <w:marBottom w:val="0"/>
              <w:divBdr>
                <w:top w:val="none" w:sz="0" w:space="0" w:color="auto"/>
                <w:left w:val="none" w:sz="0" w:space="0" w:color="auto"/>
                <w:bottom w:val="none" w:sz="0" w:space="0" w:color="auto"/>
                <w:right w:val="none" w:sz="0" w:space="0" w:color="auto"/>
              </w:divBdr>
            </w:div>
            <w:div w:id="271595963">
              <w:marLeft w:val="480"/>
              <w:marRight w:val="0"/>
              <w:marTop w:val="0"/>
              <w:marBottom w:val="0"/>
              <w:divBdr>
                <w:top w:val="none" w:sz="0" w:space="0" w:color="auto"/>
                <w:left w:val="none" w:sz="0" w:space="0" w:color="auto"/>
                <w:bottom w:val="none" w:sz="0" w:space="0" w:color="auto"/>
                <w:right w:val="none" w:sz="0" w:space="0" w:color="auto"/>
              </w:divBdr>
            </w:div>
            <w:div w:id="271596704">
              <w:marLeft w:val="480"/>
              <w:marRight w:val="0"/>
              <w:marTop w:val="0"/>
              <w:marBottom w:val="0"/>
              <w:divBdr>
                <w:top w:val="none" w:sz="0" w:space="0" w:color="auto"/>
                <w:left w:val="none" w:sz="0" w:space="0" w:color="auto"/>
                <w:bottom w:val="none" w:sz="0" w:space="0" w:color="auto"/>
                <w:right w:val="none" w:sz="0" w:space="0" w:color="auto"/>
              </w:divBdr>
            </w:div>
            <w:div w:id="271716245">
              <w:marLeft w:val="480"/>
              <w:marRight w:val="0"/>
              <w:marTop w:val="0"/>
              <w:marBottom w:val="0"/>
              <w:divBdr>
                <w:top w:val="none" w:sz="0" w:space="0" w:color="auto"/>
                <w:left w:val="none" w:sz="0" w:space="0" w:color="auto"/>
                <w:bottom w:val="none" w:sz="0" w:space="0" w:color="auto"/>
                <w:right w:val="none" w:sz="0" w:space="0" w:color="auto"/>
              </w:divBdr>
            </w:div>
            <w:div w:id="271784473">
              <w:marLeft w:val="480"/>
              <w:marRight w:val="0"/>
              <w:marTop w:val="0"/>
              <w:marBottom w:val="0"/>
              <w:divBdr>
                <w:top w:val="none" w:sz="0" w:space="0" w:color="auto"/>
                <w:left w:val="none" w:sz="0" w:space="0" w:color="auto"/>
                <w:bottom w:val="none" w:sz="0" w:space="0" w:color="auto"/>
                <w:right w:val="none" w:sz="0" w:space="0" w:color="auto"/>
              </w:divBdr>
            </w:div>
            <w:div w:id="271790890">
              <w:marLeft w:val="480"/>
              <w:marRight w:val="0"/>
              <w:marTop w:val="0"/>
              <w:marBottom w:val="0"/>
              <w:divBdr>
                <w:top w:val="none" w:sz="0" w:space="0" w:color="auto"/>
                <w:left w:val="none" w:sz="0" w:space="0" w:color="auto"/>
                <w:bottom w:val="none" w:sz="0" w:space="0" w:color="auto"/>
                <w:right w:val="none" w:sz="0" w:space="0" w:color="auto"/>
              </w:divBdr>
            </w:div>
            <w:div w:id="271863387">
              <w:marLeft w:val="480"/>
              <w:marRight w:val="0"/>
              <w:marTop w:val="0"/>
              <w:marBottom w:val="0"/>
              <w:divBdr>
                <w:top w:val="none" w:sz="0" w:space="0" w:color="auto"/>
                <w:left w:val="none" w:sz="0" w:space="0" w:color="auto"/>
                <w:bottom w:val="none" w:sz="0" w:space="0" w:color="auto"/>
                <w:right w:val="none" w:sz="0" w:space="0" w:color="auto"/>
              </w:divBdr>
            </w:div>
            <w:div w:id="271934038">
              <w:marLeft w:val="480"/>
              <w:marRight w:val="0"/>
              <w:marTop w:val="0"/>
              <w:marBottom w:val="0"/>
              <w:divBdr>
                <w:top w:val="none" w:sz="0" w:space="0" w:color="auto"/>
                <w:left w:val="none" w:sz="0" w:space="0" w:color="auto"/>
                <w:bottom w:val="none" w:sz="0" w:space="0" w:color="auto"/>
                <w:right w:val="none" w:sz="0" w:space="0" w:color="auto"/>
              </w:divBdr>
            </w:div>
            <w:div w:id="271937445">
              <w:marLeft w:val="480"/>
              <w:marRight w:val="0"/>
              <w:marTop w:val="0"/>
              <w:marBottom w:val="0"/>
              <w:divBdr>
                <w:top w:val="none" w:sz="0" w:space="0" w:color="auto"/>
                <w:left w:val="none" w:sz="0" w:space="0" w:color="auto"/>
                <w:bottom w:val="none" w:sz="0" w:space="0" w:color="auto"/>
                <w:right w:val="none" w:sz="0" w:space="0" w:color="auto"/>
              </w:divBdr>
            </w:div>
            <w:div w:id="271982215">
              <w:marLeft w:val="480"/>
              <w:marRight w:val="0"/>
              <w:marTop w:val="0"/>
              <w:marBottom w:val="0"/>
              <w:divBdr>
                <w:top w:val="none" w:sz="0" w:space="0" w:color="auto"/>
                <w:left w:val="none" w:sz="0" w:space="0" w:color="auto"/>
                <w:bottom w:val="none" w:sz="0" w:space="0" w:color="auto"/>
                <w:right w:val="none" w:sz="0" w:space="0" w:color="auto"/>
              </w:divBdr>
            </w:div>
            <w:div w:id="272059798">
              <w:marLeft w:val="480"/>
              <w:marRight w:val="0"/>
              <w:marTop w:val="0"/>
              <w:marBottom w:val="0"/>
              <w:divBdr>
                <w:top w:val="none" w:sz="0" w:space="0" w:color="auto"/>
                <w:left w:val="none" w:sz="0" w:space="0" w:color="auto"/>
                <w:bottom w:val="none" w:sz="0" w:space="0" w:color="auto"/>
                <w:right w:val="none" w:sz="0" w:space="0" w:color="auto"/>
              </w:divBdr>
            </w:div>
            <w:div w:id="272127685">
              <w:marLeft w:val="480"/>
              <w:marRight w:val="0"/>
              <w:marTop w:val="0"/>
              <w:marBottom w:val="0"/>
              <w:divBdr>
                <w:top w:val="none" w:sz="0" w:space="0" w:color="auto"/>
                <w:left w:val="none" w:sz="0" w:space="0" w:color="auto"/>
                <w:bottom w:val="none" w:sz="0" w:space="0" w:color="auto"/>
                <w:right w:val="none" w:sz="0" w:space="0" w:color="auto"/>
              </w:divBdr>
            </w:div>
            <w:div w:id="272173710">
              <w:marLeft w:val="480"/>
              <w:marRight w:val="0"/>
              <w:marTop w:val="0"/>
              <w:marBottom w:val="0"/>
              <w:divBdr>
                <w:top w:val="none" w:sz="0" w:space="0" w:color="auto"/>
                <w:left w:val="none" w:sz="0" w:space="0" w:color="auto"/>
                <w:bottom w:val="none" w:sz="0" w:space="0" w:color="auto"/>
                <w:right w:val="none" w:sz="0" w:space="0" w:color="auto"/>
              </w:divBdr>
            </w:div>
            <w:div w:id="272178056">
              <w:marLeft w:val="480"/>
              <w:marRight w:val="0"/>
              <w:marTop w:val="0"/>
              <w:marBottom w:val="0"/>
              <w:divBdr>
                <w:top w:val="none" w:sz="0" w:space="0" w:color="auto"/>
                <w:left w:val="none" w:sz="0" w:space="0" w:color="auto"/>
                <w:bottom w:val="none" w:sz="0" w:space="0" w:color="auto"/>
                <w:right w:val="none" w:sz="0" w:space="0" w:color="auto"/>
              </w:divBdr>
            </w:div>
            <w:div w:id="272245520">
              <w:marLeft w:val="480"/>
              <w:marRight w:val="0"/>
              <w:marTop w:val="0"/>
              <w:marBottom w:val="0"/>
              <w:divBdr>
                <w:top w:val="none" w:sz="0" w:space="0" w:color="auto"/>
                <w:left w:val="none" w:sz="0" w:space="0" w:color="auto"/>
                <w:bottom w:val="none" w:sz="0" w:space="0" w:color="auto"/>
                <w:right w:val="none" w:sz="0" w:space="0" w:color="auto"/>
              </w:divBdr>
            </w:div>
            <w:div w:id="272253453">
              <w:marLeft w:val="480"/>
              <w:marRight w:val="0"/>
              <w:marTop w:val="0"/>
              <w:marBottom w:val="0"/>
              <w:divBdr>
                <w:top w:val="none" w:sz="0" w:space="0" w:color="auto"/>
                <w:left w:val="none" w:sz="0" w:space="0" w:color="auto"/>
                <w:bottom w:val="none" w:sz="0" w:space="0" w:color="auto"/>
                <w:right w:val="none" w:sz="0" w:space="0" w:color="auto"/>
              </w:divBdr>
            </w:div>
            <w:div w:id="272321422">
              <w:marLeft w:val="480"/>
              <w:marRight w:val="0"/>
              <w:marTop w:val="0"/>
              <w:marBottom w:val="0"/>
              <w:divBdr>
                <w:top w:val="none" w:sz="0" w:space="0" w:color="auto"/>
                <w:left w:val="none" w:sz="0" w:space="0" w:color="auto"/>
                <w:bottom w:val="none" w:sz="0" w:space="0" w:color="auto"/>
                <w:right w:val="none" w:sz="0" w:space="0" w:color="auto"/>
              </w:divBdr>
            </w:div>
            <w:div w:id="272369832">
              <w:marLeft w:val="480"/>
              <w:marRight w:val="0"/>
              <w:marTop w:val="0"/>
              <w:marBottom w:val="0"/>
              <w:divBdr>
                <w:top w:val="none" w:sz="0" w:space="0" w:color="auto"/>
                <w:left w:val="none" w:sz="0" w:space="0" w:color="auto"/>
                <w:bottom w:val="none" w:sz="0" w:space="0" w:color="auto"/>
                <w:right w:val="none" w:sz="0" w:space="0" w:color="auto"/>
              </w:divBdr>
            </w:div>
            <w:div w:id="272710497">
              <w:marLeft w:val="480"/>
              <w:marRight w:val="0"/>
              <w:marTop w:val="0"/>
              <w:marBottom w:val="0"/>
              <w:divBdr>
                <w:top w:val="none" w:sz="0" w:space="0" w:color="auto"/>
                <w:left w:val="none" w:sz="0" w:space="0" w:color="auto"/>
                <w:bottom w:val="none" w:sz="0" w:space="0" w:color="auto"/>
                <w:right w:val="none" w:sz="0" w:space="0" w:color="auto"/>
              </w:divBdr>
            </w:div>
            <w:div w:id="272712535">
              <w:marLeft w:val="480"/>
              <w:marRight w:val="0"/>
              <w:marTop w:val="0"/>
              <w:marBottom w:val="0"/>
              <w:divBdr>
                <w:top w:val="none" w:sz="0" w:space="0" w:color="auto"/>
                <w:left w:val="none" w:sz="0" w:space="0" w:color="auto"/>
                <w:bottom w:val="none" w:sz="0" w:space="0" w:color="auto"/>
                <w:right w:val="none" w:sz="0" w:space="0" w:color="auto"/>
              </w:divBdr>
            </w:div>
            <w:div w:id="272784505">
              <w:marLeft w:val="480"/>
              <w:marRight w:val="0"/>
              <w:marTop w:val="0"/>
              <w:marBottom w:val="0"/>
              <w:divBdr>
                <w:top w:val="none" w:sz="0" w:space="0" w:color="auto"/>
                <w:left w:val="none" w:sz="0" w:space="0" w:color="auto"/>
                <w:bottom w:val="none" w:sz="0" w:space="0" w:color="auto"/>
                <w:right w:val="none" w:sz="0" w:space="0" w:color="auto"/>
              </w:divBdr>
            </w:div>
            <w:div w:id="272791292">
              <w:marLeft w:val="480"/>
              <w:marRight w:val="0"/>
              <w:marTop w:val="0"/>
              <w:marBottom w:val="0"/>
              <w:divBdr>
                <w:top w:val="none" w:sz="0" w:space="0" w:color="auto"/>
                <w:left w:val="none" w:sz="0" w:space="0" w:color="auto"/>
                <w:bottom w:val="none" w:sz="0" w:space="0" w:color="auto"/>
                <w:right w:val="none" w:sz="0" w:space="0" w:color="auto"/>
              </w:divBdr>
            </w:div>
            <w:div w:id="272827079">
              <w:marLeft w:val="480"/>
              <w:marRight w:val="0"/>
              <w:marTop w:val="0"/>
              <w:marBottom w:val="0"/>
              <w:divBdr>
                <w:top w:val="none" w:sz="0" w:space="0" w:color="auto"/>
                <w:left w:val="none" w:sz="0" w:space="0" w:color="auto"/>
                <w:bottom w:val="none" w:sz="0" w:space="0" w:color="auto"/>
                <w:right w:val="none" w:sz="0" w:space="0" w:color="auto"/>
              </w:divBdr>
            </w:div>
            <w:div w:id="272830458">
              <w:marLeft w:val="480"/>
              <w:marRight w:val="0"/>
              <w:marTop w:val="0"/>
              <w:marBottom w:val="0"/>
              <w:divBdr>
                <w:top w:val="none" w:sz="0" w:space="0" w:color="auto"/>
                <w:left w:val="none" w:sz="0" w:space="0" w:color="auto"/>
                <w:bottom w:val="none" w:sz="0" w:space="0" w:color="auto"/>
                <w:right w:val="none" w:sz="0" w:space="0" w:color="auto"/>
              </w:divBdr>
            </w:div>
            <w:div w:id="272831122">
              <w:marLeft w:val="480"/>
              <w:marRight w:val="0"/>
              <w:marTop w:val="0"/>
              <w:marBottom w:val="0"/>
              <w:divBdr>
                <w:top w:val="none" w:sz="0" w:space="0" w:color="auto"/>
                <w:left w:val="none" w:sz="0" w:space="0" w:color="auto"/>
                <w:bottom w:val="none" w:sz="0" w:space="0" w:color="auto"/>
                <w:right w:val="none" w:sz="0" w:space="0" w:color="auto"/>
              </w:divBdr>
            </w:div>
            <w:div w:id="272978735">
              <w:marLeft w:val="480"/>
              <w:marRight w:val="0"/>
              <w:marTop w:val="0"/>
              <w:marBottom w:val="0"/>
              <w:divBdr>
                <w:top w:val="none" w:sz="0" w:space="0" w:color="auto"/>
                <w:left w:val="none" w:sz="0" w:space="0" w:color="auto"/>
                <w:bottom w:val="none" w:sz="0" w:space="0" w:color="auto"/>
                <w:right w:val="none" w:sz="0" w:space="0" w:color="auto"/>
              </w:divBdr>
            </w:div>
            <w:div w:id="273174165">
              <w:marLeft w:val="480"/>
              <w:marRight w:val="0"/>
              <w:marTop w:val="0"/>
              <w:marBottom w:val="0"/>
              <w:divBdr>
                <w:top w:val="none" w:sz="0" w:space="0" w:color="auto"/>
                <w:left w:val="none" w:sz="0" w:space="0" w:color="auto"/>
                <w:bottom w:val="none" w:sz="0" w:space="0" w:color="auto"/>
                <w:right w:val="none" w:sz="0" w:space="0" w:color="auto"/>
              </w:divBdr>
            </w:div>
            <w:div w:id="273175242">
              <w:marLeft w:val="480"/>
              <w:marRight w:val="0"/>
              <w:marTop w:val="0"/>
              <w:marBottom w:val="0"/>
              <w:divBdr>
                <w:top w:val="none" w:sz="0" w:space="0" w:color="auto"/>
                <w:left w:val="none" w:sz="0" w:space="0" w:color="auto"/>
                <w:bottom w:val="none" w:sz="0" w:space="0" w:color="auto"/>
                <w:right w:val="none" w:sz="0" w:space="0" w:color="auto"/>
              </w:divBdr>
            </w:div>
            <w:div w:id="273365041">
              <w:marLeft w:val="480"/>
              <w:marRight w:val="0"/>
              <w:marTop w:val="0"/>
              <w:marBottom w:val="0"/>
              <w:divBdr>
                <w:top w:val="none" w:sz="0" w:space="0" w:color="auto"/>
                <w:left w:val="none" w:sz="0" w:space="0" w:color="auto"/>
                <w:bottom w:val="none" w:sz="0" w:space="0" w:color="auto"/>
                <w:right w:val="none" w:sz="0" w:space="0" w:color="auto"/>
              </w:divBdr>
            </w:div>
            <w:div w:id="273365380">
              <w:marLeft w:val="480"/>
              <w:marRight w:val="0"/>
              <w:marTop w:val="0"/>
              <w:marBottom w:val="0"/>
              <w:divBdr>
                <w:top w:val="none" w:sz="0" w:space="0" w:color="auto"/>
                <w:left w:val="none" w:sz="0" w:space="0" w:color="auto"/>
                <w:bottom w:val="none" w:sz="0" w:space="0" w:color="auto"/>
                <w:right w:val="none" w:sz="0" w:space="0" w:color="auto"/>
              </w:divBdr>
            </w:div>
            <w:div w:id="273483886">
              <w:marLeft w:val="480"/>
              <w:marRight w:val="0"/>
              <w:marTop w:val="0"/>
              <w:marBottom w:val="0"/>
              <w:divBdr>
                <w:top w:val="none" w:sz="0" w:space="0" w:color="auto"/>
                <w:left w:val="none" w:sz="0" w:space="0" w:color="auto"/>
                <w:bottom w:val="none" w:sz="0" w:space="0" w:color="auto"/>
                <w:right w:val="none" w:sz="0" w:space="0" w:color="auto"/>
              </w:divBdr>
            </w:div>
            <w:div w:id="273487857">
              <w:marLeft w:val="480"/>
              <w:marRight w:val="0"/>
              <w:marTop w:val="0"/>
              <w:marBottom w:val="0"/>
              <w:divBdr>
                <w:top w:val="none" w:sz="0" w:space="0" w:color="auto"/>
                <w:left w:val="none" w:sz="0" w:space="0" w:color="auto"/>
                <w:bottom w:val="none" w:sz="0" w:space="0" w:color="auto"/>
                <w:right w:val="none" w:sz="0" w:space="0" w:color="auto"/>
              </w:divBdr>
            </w:div>
            <w:div w:id="273681150">
              <w:marLeft w:val="480"/>
              <w:marRight w:val="0"/>
              <w:marTop w:val="0"/>
              <w:marBottom w:val="0"/>
              <w:divBdr>
                <w:top w:val="none" w:sz="0" w:space="0" w:color="auto"/>
                <w:left w:val="none" w:sz="0" w:space="0" w:color="auto"/>
                <w:bottom w:val="none" w:sz="0" w:space="0" w:color="auto"/>
                <w:right w:val="none" w:sz="0" w:space="0" w:color="auto"/>
              </w:divBdr>
            </w:div>
            <w:div w:id="273827245">
              <w:marLeft w:val="480"/>
              <w:marRight w:val="0"/>
              <w:marTop w:val="0"/>
              <w:marBottom w:val="0"/>
              <w:divBdr>
                <w:top w:val="none" w:sz="0" w:space="0" w:color="auto"/>
                <w:left w:val="none" w:sz="0" w:space="0" w:color="auto"/>
                <w:bottom w:val="none" w:sz="0" w:space="0" w:color="auto"/>
                <w:right w:val="none" w:sz="0" w:space="0" w:color="auto"/>
              </w:divBdr>
            </w:div>
            <w:div w:id="273827256">
              <w:marLeft w:val="480"/>
              <w:marRight w:val="0"/>
              <w:marTop w:val="0"/>
              <w:marBottom w:val="0"/>
              <w:divBdr>
                <w:top w:val="none" w:sz="0" w:space="0" w:color="auto"/>
                <w:left w:val="none" w:sz="0" w:space="0" w:color="auto"/>
                <w:bottom w:val="none" w:sz="0" w:space="0" w:color="auto"/>
                <w:right w:val="none" w:sz="0" w:space="0" w:color="auto"/>
              </w:divBdr>
            </w:div>
            <w:div w:id="273830288">
              <w:marLeft w:val="480"/>
              <w:marRight w:val="0"/>
              <w:marTop w:val="0"/>
              <w:marBottom w:val="0"/>
              <w:divBdr>
                <w:top w:val="none" w:sz="0" w:space="0" w:color="auto"/>
                <w:left w:val="none" w:sz="0" w:space="0" w:color="auto"/>
                <w:bottom w:val="none" w:sz="0" w:space="0" w:color="auto"/>
                <w:right w:val="none" w:sz="0" w:space="0" w:color="auto"/>
              </w:divBdr>
            </w:div>
            <w:div w:id="273945540">
              <w:marLeft w:val="480"/>
              <w:marRight w:val="0"/>
              <w:marTop w:val="0"/>
              <w:marBottom w:val="0"/>
              <w:divBdr>
                <w:top w:val="none" w:sz="0" w:space="0" w:color="auto"/>
                <w:left w:val="none" w:sz="0" w:space="0" w:color="auto"/>
                <w:bottom w:val="none" w:sz="0" w:space="0" w:color="auto"/>
                <w:right w:val="none" w:sz="0" w:space="0" w:color="auto"/>
              </w:divBdr>
            </w:div>
            <w:div w:id="273945581">
              <w:marLeft w:val="480"/>
              <w:marRight w:val="0"/>
              <w:marTop w:val="0"/>
              <w:marBottom w:val="0"/>
              <w:divBdr>
                <w:top w:val="none" w:sz="0" w:space="0" w:color="auto"/>
                <w:left w:val="none" w:sz="0" w:space="0" w:color="auto"/>
                <w:bottom w:val="none" w:sz="0" w:space="0" w:color="auto"/>
                <w:right w:val="none" w:sz="0" w:space="0" w:color="auto"/>
              </w:divBdr>
            </w:div>
            <w:div w:id="273948191">
              <w:marLeft w:val="480"/>
              <w:marRight w:val="0"/>
              <w:marTop w:val="0"/>
              <w:marBottom w:val="0"/>
              <w:divBdr>
                <w:top w:val="none" w:sz="0" w:space="0" w:color="auto"/>
                <w:left w:val="none" w:sz="0" w:space="0" w:color="auto"/>
                <w:bottom w:val="none" w:sz="0" w:space="0" w:color="auto"/>
                <w:right w:val="none" w:sz="0" w:space="0" w:color="auto"/>
              </w:divBdr>
            </w:div>
            <w:div w:id="274094897">
              <w:marLeft w:val="480"/>
              <w:marRight w:val="0"/>
              <w:marTop w:val="0"/>
              <w:marBottom w:val="0"/>
              <w:divBdr>
                <w:top w:val="none" w:sz="0" w:space="0" w:color="auto"/>
                <w:left w:val="none" w:sz="0" w:space="0" w:color="auto"/>
                <w:bottom w:val="none" w:sz="0" w:space="0" w:color="auto"/>
                <w:right w:val="none" w:sz="0" w:space="0" w:color="auto"/>
              </w:divBdr>
            </w:div>
            <w:div w:id="274218009">
              <w:marLeft w:val="480"/>
              <w:marRight w:val="0"/>
              <w:marTop w:val="0"/>
              <w:marBottom w:val="0"/>
              <w:divBdr>
                <w:top w:val="none" w:sz="0" w:space="0" w:color="auto"/>
                <w:left w:val="none" w:sz="0" w:space="0" w:color="auto"/>
                <w:bottom w:val="none" w:sz="0" w:space="0" w:color="auto"/>
                <w:right w:val="none" w:sz="0" w:space="0" w:color="auto"/>
              </w:divBdr>
            </w:div>
            <w:div w:id="274292708">
              <w:marLeft w:val="480"/>
              <w:marRight w:val="0"/>
              <w:marTop w:val="0"/>
              <w:marBottom w:val="0"/>
              <w:divBdr>
                <w:top w:val="none" w:sz="0" w:space="0" w:color="auto"/>
                <w:left w:val="none" w:sz="0" w:space="0" w:color="auto"/>
                <w:bottom w:val="none" w:sz="0" w:space="0" w:color="auto"/>
                <w:right w:val="none" w:sz="0" w:space="0" w:color="auto"/>
              </w:divBdr>
            </w:div>
            <w:div w:id="274293126">
              <w:marLeft w:val="480"/>
              <w:marRight w:val="0"/>
              <w:marTop w:val="0"/>
              <w:marBottom w:val="0"/>
              <w:divBdr>
                <w:top w:val="none" w:sz="0" w:space="0" w:color="auto"/>
                <w:left w:val="none" w:sz="0" w:space="0" w:color="auto"/>
                <w:bottom w:val="none" w:sz="0" w:space="0" w:color="auto"/>
                <w:right w:val="none" w:sz="0" w:space="0" w:color="auto"/>
              </w:divBdr>
            </w:div>
            <w:div w:id="274413394">
              <w:marLeft w:val="480"/>
              <w:marRight w:val="0"/>
              <w:marTop w:val="0"/>
              <w:marBottom w:val="0"/>
              <w:divBdr>
                <w:top w:val="none" w:sz="0" w:space="0" w:color="auto"/>
                <w:left w:val="none" w:sz="0" w:space="0" w:color="auto"/>
                <w:bottom w:val="none" w:sz="0" w:space="0" w:color="auto"/>
                <w:right w:val="none" w:sz="0" w:space="0" w:color="auto"/>
              </w:divBdr>
            </w:div>
            <w:div w:id="274483850">
              <w:marLeft w:val="480"/>
              <w:marRight w:val="0"/>
              <w:marTop w:val="0"/>
              <w:marBottom w:val="0"/>
              <w:divBdr>
                <w:top w:val="none" w:sz="0" w:space="0" w:color="auto"/>
                <w:left w:val="none" w:sz="0" w:space="0" w:color="auto"/>
                <w:bottom w:val="none" w:sz="0" w:space="0" w:color="auto"/>
                <w:right w:val="none" w:sz="0" w:space="0" w:color="auto"/>
              </w:divBdr>
            </w:div>
            <w:div w:id="274530483">
              <w:marLeft w:val="480"/>
              <w:marRight w:val="0"/>
              <w:marTop w:val="0"/>
              <w:marBottom w:val="0"/>
              <w:divBdr>
                <w:top w:val="none" w:sz="0" w:space="0" w:color="auto"/>
                <w:left w:val="none" w:sz="0" w:space="0" w:color="auto"/>
                <w:bottom w:val="none" w:sz="0" w:space="0" w:color="auto"/>
                <w:right w:val="none" w:sz="0" w:space="0" w:color="auto"/>
              </w:divBdr>
            </w:div>
            <w:div w:id="274530568">
              <w:marLeft w:val="480"/>
              <w:marRight w:val="0"/>
              <w:marTop w:val="0"/>
              <w:marBottom w:val="0"/>
              <w:divBdr>
                <w:top w:val="none" w:sz="0" w:space="0" w:color="auto"/>
                <w:left w:val="none" w:sz="0" w:space="0" w:color="auto"/>
                <w:bottom w:val="none" w:sz="0" w:space="0" w:color="auto"/>
                <w:right w:val="none" w:sz="0" w:space="0" w:color="auto"/>
              </w:divBdr>
            </w:div>
            <w:div w:id="274795250">
              <w:marLeft w:val="480"/>
              <w:marRight w:val="0"/>
              <w:marTop w:val="0"/>
              <w:marBottom w:val="0"/>
              <w:divBdr>
                <w:top w:val="none" w:sz="0" w:space="0" w:color="auto"/>
                <w:left w:val="none" w:sz="0" w:space="0" w:color="auto"/>
                <w:bottom w:val="none" w:sz="0" w:space="0" w:color="auto"/>
                <w:right w:val="none" w:sz="0" w:space="0" w:color="auto"/>
              </w:divBdr>
            </w:div>
            <w:div w:id="274796509">
              <w:marLeft w:val="480"/>
              <w:marRight w:val="0"/>
              <w:marTop w:val="0"/>
              <w:marBottom w:val="0"/>
              <w:divBdr>
                <w:top w:val="none" w:sz="0" w:space="0" w:color="auto"/>
                <w:left w:val="none" w:sz="0" w:space="0" w:color="auto"/>
                <w:bottom w:val="none" w:sz="0" w:space="0" w:color="auto"/>
                <w:right w:val="none" w:sz="0" w:space="0" w:color="auto"/>
              </w:divBdr>
            </w:div>
            <w:div w:id="274869995">
              <w:marLeft w:val="480"/>
              <w:marRight w:val="0"/>
              <w:marTop w:val="0"/>
              <w:marBottom w:val="0"/>
              <w:divBdr>
                <w:top w:val="none" w:sz="0" w:space="0" w:color="auto"/>
                <w:left w:val="none" w:sz="0" w:space="0" w:color="auto"/>
                <w:bottom w:val="none" w:sz="0" w:space="0" w:color="auto"/>
                <w:right w:val="none" w:sz="0" w:space="0" w:color="auto"/>
              </w:divBdr>
            </w:div>
            <w:div w:id="275019952">
              <w:marLeft w:val="480"/>
              <w:marRight w:val="0"/>
              <w:marTop w:val="0"/>
              <w:marBottom w:val="0"/>
              <w:divBdr>
                <w:top w:val="none" w:sz="0" w:space="0" w:color="auto"/>
                <w:left w:val="none" w:sz="0" w:space="0" w:color="auto"/>
                <w:bottom w:val="none" w:sz="0" w:space="0" w:color="auto"/>
                <w:right w:val="none" w:sz="0" w:space="0" w:color="auto"/>
              </w:divBdr>
            </w:div>
            <w:div w:id="275068736">
              <w:marLeft w:val="480"/>
              <w:marRight w:val="0"/>
              <w:marTop w:val="0"/>
              <w:marBottom w:val="0"/>
              <w:divBdr>
                <w:top w:val="none" w:sz="0" w:space="0" w:color="auto"/>
                <w:left w:val="none" w:sz="0" w:space="0" w:color="auto"/>
                <w:bottom w:val="none" w:sz="0" w:space="0" w:color="auto"/>
                <w:right w:val="none" w:sz="0" w:space="0" w:color="auto"/>
              </w:divBdr>
            </w:div>
            <w:div w:id="275412235">
              <w:marLeft w:val="480"/>
              <w:marRight w:val="0"/>
              <w:marTop w:val="0"/>
              <w:marBottom w:val="0"/>
              <w:divBdr>
                <w:top w:val="none" w:sz="0" w:space="0" w:color="auto"/>
                <w:left w:val="none" w:sz="0" w:space="0" w:color="auto"/>
                <w:bottom w:val="none" w:sz="0" w:space="0" w:color="auto"/>
                <w:right w:val="none" w:sz="0" w:space="0" w:color="auto"/>
              </w:divBdr>
            </w:div>
            <w:div w:id="275454672">
              <w:marLeft w:val="480"/>
              <w:marRight w:val="0"/>
              <w:marTop w:val="0"/>
              <w:marBottom w:val="0"/>
              <w:divBdr>
                <w:top w:val="none" w:sz="0" w:space="0" w:color="auto"/>
                <w:left w:val="none" w:sz="0" w:space="0" w:color="auto"/>
                <w:bottom w:val="none" w:sz="0" w:space="0" w:color="auto"/>
                <w:right w:val="none" w:sz="0" w:space="0" w:color="auto"/>
              </w:divBdr>
            </w:div>
            <w:div w:id="275524707">
              <w:marLeft w:val="480"/>
              <w:marRight w:val="0"/>
              <w:marTop w:val="0"/>
              <w:marBottom w:val="0"/>
              <w:divBdr>
                <w:top w:val="none" w:sz="0" w:space="0" w:color="auto"/>
                <w:left w:val="none" w:sz="0" w:space="0" w:color="auto"/>
                <w:bottom w:val="none" w:sz="0" w:space="0" w:color="auto"/>
                <w:right w:val="none" w:sz="0" w:space="0" w:color="auto"/>
              </w:divBdr>
            </w:div>
            <w:div w:id="275528260">
              <w:marLeft w:val="480"/>
              <w:marRight w:val="0"/>
              <w:marTop w:val="0"/>
              <w:marBottom w:val="0"/>
              <w:divBdr>
                <w:top w:val="none" w:sz="0" w:space="0" w:color="auto"/>
                <w:left w:val="none" w:sz="0" w:space="0" w:color="auto"/>
                <w:bottom w:val="none" w:sz="0" w:space="0" w:color="auto"/>
                <w:right w:val="none" w:sz="0" w:space="0" w:color="auto"/>
              </w:divBdr>
            </w:div>
            <w:div w:id="275600478">
              <w:marLeft w:val="480"/>
              <w:marRight w:val="0"/>
              <w:marTop w:val="0"/>
              <w:marBottom w:val="0"/>
              <w:divBdr>
                <w:top w:val="none" w:sz="0" w:space="0" w:color="auto"/>
                <w:left w:val="none" w:sz="0" w:space="0" w:color="auto"/>
                <w:bottom w:val="none" w:sz="0" w:space="0" w:color="auto"/>
                <w:right w:val="none" w:sz="0" w:space="0" w:color="auto"/>
              </w:divBdr>
            </w:div>
            <w:div w:id="275602262">
              <w:marLeft w:val="480"/>
              <w:marRight w:val="0"/>
              <w:marTop w:val="0"/>
              <w:marBottom w:val="0"/>
              <w:divBdr>
                <w:top w:val="none" w:sz="0" w:space="0" w:color="auto"/>
                <w:left w:val="none" w:sz="0" w:space="0" w:color="auto"/>
                <w:bottom w:val="none" w:sz="0" w:space="0" w:color="auto"/>
                <w:right w:val="none" w:sz="0" w:space="0" w:color="auto"/>
              </w:divBdr>
            </w:div>
            <w:div w:id="275646436">
              <w:marLeft w:val="480"/>
              <w:marRight w:val="0"/>
              <w:marTop w:val="0"/>
              <w:marBottom w:val="0"/>
              <w:divBdr>
                <w:top w:val="none" w:sz="0" w:space="0" w:color="auto"/>
                <w:left w:val="none" w:sz="0" w:space="0" w:color="auto"/>
                <w:bottom w:val="none" w:sz="0" w:space="0" w:color="auto"/>
                <w:right w:val="none" w:sz="0" w:space="0" w:color="auto"/>
              </w:divBdr>
            </w:div>
            <w:div w:id="276103394">
              <w:marLeft w:val="480"/>
              <w:marRight w:val="0"/>
              <w:marTop w:val="0"/>
              <w:marBottom w:val="0"/>
              <w:divBdr>
                <w:top w:val="none" w:sz="0" w:space="0" w:color="auto"/>
                <w:left w:val="none" w:sz="0" w:space="0" w:color="auto"/>
                <w:bottom w:val="none" w:sz="0" w:space="0" w:color="auto"/>
                <w:right w:val="none" w:sz="0" w:space="0" w:color="auto"/>
              </w:divBdr>
            </w:div>
            <w:div w:id="276184769">
              <w:marLeft w:val="480"/>
              <w:marRight w:val="0"/>
              <w:marTop w:val="0"/>
              <w:marBottom w:val="0"/>
              <w:divBdr>
                <w:top w:val="none" w:sz="0" w:space="0" w:color="auto"/>
                <w:left w:val="none" w:sz="0" w:space="0" w:color="auto"/>
                <w:bottom w:val="none" w:sz="0" w:space="0" w:color="auto"/>
                <w:right w:val="none" w:sz="0" w:space="0" w:color="auto"/>
              </w:divBdr>
            </w:div>
            <w:div w:id="276255904">
              <w:marLeft w:val="480"/>
              <w:marRight w:val="0"/>
              <w:marTop w:val="0"/>
              <w:marBottom w:val="0"/>
              <w:divBdr>
                <w:top w:val="none" w:sz="0" w:space="0" w:color="auto"/>
                <w:left w:val="none" w:sz="0" w:space="0" w:color="auto"/>
                <w:bottom w:val="none" w:sz="0" w:space="0" w:color="auto"/>
                <w:right w:val="none" w:sz="0" w:space="0" w:color="auto"/>
              </w:divBdr>
            </w:div>
            <w:div w:id="276379117">
              <w:marLeft w:val="480"/>
              <w:marRight w:val="0"/>
              <w:marTop w:val="0"/>
              <w:marBottom w:val="0"/>
              <w:divBdr>
                <w:top w:val="none" w:sz="0" w:space="0" w:color="auto"/>
                <w:left w:val="none" w:sz="0" w:space="0" w:color="auto"/>
                <w:bottom w:val="none" w:sz="0" w:space="0" w:color="auto"/>
                <w:right w:val="none" w:sz="0" w:space="0" w:color="auto"/>
              </w:divBdr>
            </w:div>
            <w:div w:id="276565256">
              <w:marLeft w:val="480"/>
              <w:marRight w:val="0"/>
              <w:marTop w:val="0"/>
              <w:marBottom w:val="0"/>
              <w:divBdr>
                <w:top w:val="none" w:sz="0" w:space="0" w:color="auto"/>
                <w:left w:val="none" w:sz="0" w:space="0" w:color="auto"/>
                <w:bottom w:val="none" w:sz="0" w:space="0" w:color="auto"/>
                <w:right w:val="none" w:sz="0" w:space="0" w:color="auto"/>
              </w:divBdr>
            </w:div>
            <w:div w:id="276907240">
              <w:marLeft w:val="480"/>
              <w:marRight w:val="0"/>
              <w:marTop w:val="0"/>
              <w:marBottom w:val="0"/>
              <w:divBdr>
                <w:top w:val="none" w:sz="0" w:space="0" w:color="auto"/>
                <w:left w:val="none" w:sz="0" w:space="0" w:color="auto"/>
                <w:bottom w:val="none" w:sz="0" w:space="0" w:color="auto"/>
                <w:right w:val="none" w:sz="0" w:space="0" w:color="auto"/>
              </w:divBdr>
            </w:div>
            <w:div w:id="276909282">
              <w:marLeft w:val="480"/>
              <w:marRight w:val="0"/>
              <w:marTop w:val="0"/>
              <w:marBottom w:val="0"/>
              <w:divBdr>
                <w:top w:val="none" w:sz="0" w:space="0" w:color="auto"/>
                <w:left w:val="none" w:sz="0" w:space="0" w:color="auto"/>
                <w:bottom w:val="none" w:sz="0" w:space="0" w:color="auto"/>
                <w:right w:val="none" w:sz="0" w:space="0" w:color="auto"/>
              </w:divBdr>
            </w:div>
            <w:div w:id="276910067">
              <w:marLeft w:val="480"/>
              <w:marRight w:val="0"/>
              <w:marTop w:val="0"/>
              <w:marBottom w:val="0"/>
              <w:divBdr>
                <w:top w:val="none" w:sz="0" w:space="0" w:color="auto"/>
                <w:left w:val="none" w:sz="0" w:space="0" w:color="auto"/>
                <w:bottom w:val="none" w:sz="0" w:space="0" w:color="auto"/>
                <w:right w:val="none" w:sz="0" w:space="0" w:color="auto"/>
              </w:divBdr>
            </w:div>
            <w:div w:id="276912318">
              <w:marLeft w:val="480"/>
              <w:marRight w:val="0"/>
              <w:marTop w:val="0"/>
              <w:marBottom w:val="0"/>
              <w:divBdr>
                <w:top w:val="none" w:sz="0" w:space="0" w:color="auto"/>
                <w:left w:val="none" w:sz="0" w:space="0" w:color="auto"/>
                <w:bottom w:val="none" w:sz="0" w:space="0" w:color="auto"/>
                <w:right w:val="none" w:sz="0" w:space="0" w:color="auto"/>
              </w:divBdr>
            </w:div>
            <w:div w:id="277031847">
              <w:marLeft w:val="480"/>
              <w:marRight w:val="0"/>
              <w:marTop w:val="0"/>
              <w:marBottom w:val="0"/>
              <w:divBdr>
                <w:top w:val="none" w:sz="0" w:space="0" w:color="auto"/>
                <w:left w:val="none" w:sz="0" w:space="0" w:color="auto"/>
                <w:bottom w:val="none" w:sz="0" w:space="0" w:color="auto"/>
                <w:right w:val="none" w:sz="0" w:space="0" w:color="auto"/>
              </w:divBdr>
            </w:div>
            <w:div w:id="277104005">
              <w:marLeft w:val="480"/>
              <w:marRight w:val="0"/>
              <w:marTop w:val="0"/>
              <w:marBottom w:val="0"/>
              <w:divBdr>
                <w:top w:val="none" w:sz="0" w:space="0" w:color="auto"/>
                <w:left w:val="none" w:sz="0" w:space="0" w:color="auto"/>
                <w:bottom w:val="none" w:sz="0" w:space="0" w:color="auto"/>
                <w:right w:val="none" w:sz="0" w:space="0" w:color="auto"/>
              </w:divBdr>
            </w:div>
            <w:div w:id="277110303">
              <w:marLeft w:val="480"/>
              <w:marRight w:val="0"/>
              <w:marTop w:val="0"/>
              <w:marBottom w:val="0"/>
              <w:divBdr>
                <w:top w:val="none" w:sz="0" w:space="0" w:color="auto"/>
                <w:left w:val="none" w:sz="0" w:space="0" w:color="auto"/>
                <w:bottom w:val="none" w:sz="0" w:space="0" w:color="auto"/>
                <w:right w:val="none" w:sz="0" w:space="0" w:color="auto"/>
              </w:divBdr>
            </w:div>
            <w:div w:id="277180845">
              <w:marLeft w:val="480"/>
              <w:marRight w:val="0"/>
              <w:marTop w:val="0"/>
              <w:marBottom w:val="0"/>
              <w:divBdr>
                <w:top w:val="none" w:sz="0" w:space="0" w:color="auto"/>
                <w:left w:val="none" w:sz="0" w:space="0" w:color="auto"/>
                <w:bottom w:val="none" w:sz="0" w:space="0" w:color="auto"/>
                <w:right w:val="none" w:sz="0" w:space="0" w:color="auto"/>
              </w:divBdr>
            </w:div>
            <w:div w:id="277228024">
              <w:marLeft w:val="480"/>
              <w:marRight w:val="0"/>
              <w:marTop w:val="0"/>
              <w:marBottom w:val="0"/>
              <w:divBdr>
                <w:top w:val="none" w:sz="0" w:space="0" w:color="auto"/>
                <w:left w:val="none" w:sz="0" w:space="0" w:color="auto"/>
                <w:bottom w:val="none" w:sz="0" w:space="0" w:color="auto"/>
                <w:right w:val="none" w:sz="0" w:space="0" w:color="auto"/>
              </w:divBdr>
            </w:div>
            <w:div w:id="277302704">
              <w:marLeft w:val="480"/>
              <w:marRight w:val="0"/>
              <w:marTop w:val="0"/>
              <w:marBottom w:val="0"/>
              <w:divBdr>
                <w:top w:val="none" w:sz="0" w:space="0" w:color="auto"/>
                <w:left w:val="none" w:sz="0" w:space="0" w:color="auto"/>
                <w:bottom w:val="none" w:sz="0" w:space="0" w:color="auto"/>
                <w:right w:val="none" w:sz="0" w:space="0" w:color="auto"/>
              </w:divBdr>
            </w:div>
            <w:div w:id="277371125">
              <w:marLeft w:val="480"/>
              <w:marRight w:val="0"/>
              <w:marTop w:val="0"/>
              <w:marBottom w:val="0"/>
              <w:divBdr>
                <w:top w:val="none" w:sz="0" w:space="0" w:color="auto"/>
                <w:left w:val="none" w:sz="0" w:space="0" w:color="auto"/>
                <w:bottom w:val="none" w:sz="0" w:space="0" w:color="auto"/>
                <w:right w:val="none" w:sz="0" w:space="0" w:color="auto"/>
              </w:divBdr>
            </w:div>
            <w:div w:id="277416179">
              <w:marLeft w:val="480"/>
              <w:marRight w:val="0"/>
              <w:marTop w:val="0"/>
              <w:marBottom w:val="0"/>
              <w:divBdr>
                <w:top w:val="none" w:sz="0" w:space="0" w:color="auto"/>
                <w:left w:val="none" w:sz="0" w:space="0" w:color="auto"/>
                <w:bottom w:val="none" w:sz="0" w:space="0" w:color="auto"/>
                <w:right w:val="none" w:sz="0" w:space="0" w:color="auto"/>
              </w:divBdr>
            </w:div>
            <w:div w:id="277757776">
              <w:marLeft w:val="480"/>
              <w:marRight w:val="0"/>
              <w:marTop w:val="0"/>
              <w:marBottom w:val="0"/>
              <w:divBdr>
                <w:top w:val="none" w:sz="0" w:space="0" w:color="auto"/>
                <w:left w:val="none" w:sz="0" w:space="0" w:color="auto"/>
                <w:bottom w:val="none" w:sz="0" w:space="0" w:color="auto"/>
                <w:right w:val="none" w:sz="0" w:space="0" w:color="auto"/>
              </w:divBdr>
            </w:div>
            <w:div w:id="277831733">
              <w:marLeft w:val="480"/>
              <w:marRight w:val="0"/>
              <w:marTop w:val="0"/>
              <w:marBottom w:val="0"/>
              <w:divBdr>
                <w:top w:val="none" w:sz="0" w:space="0" w:color="auto"/>
                <w:left w:val="none" w:sz="0" w:space="0" w:color="auto"/>
                <w:bottom w:val="none" w:sz="0" w:space="0" w:color="auto"/>
                <w:right w:val="none" w:sz="0" w:space="0" w:color="auto"/>
              </w:divBdr>
            </w:div>
            <w:div w:id="277873856">
              <w:marLeft w:val="480"/>
              <w:marRight w:val="0"/>
              <w:marTop w:val="0"/>
              <w:marBottom w:val="0"/>
              <w:divBdr>
                <w:top w:val="none" w:sz="0" w:space="0" w:color="auto"/>
                <w:left w:val="none" w:sz="0" w:space="0" w:color="auto"/>
                <w:bottom w:val="none" w:sz="0" w:space="0" w:color="auto"/>
                <w:right w:val="none" w:sz="0" w:space="0" w:color="auto"/>
              </w:divBdr>
            </w:div>
            <w:div w:id="277952812">
              <w:marLeft w:val="480"/>
              <w:marRight w:val="0"/>
              <w:marTop w:val="0"/>
              <w:marBottom w:val="0"/>
              <w:divBdr>
                <w:top w:val="none" w:sz="0" w:space="0" w:color="auto"/>
                <w:left w:val="none" w:sz="0" w:space="0" w:color="auto"/>
                <w:bottom w:val="none" w:sz="0" w:space="0" w:color="auto"/>
                <w:right w:val="none" w:sz="0" w:space="0" w:color="auto"/>
              </w:divBdr>
            </w:div>
            <w:div w:id="277954157">
              <w:marLeft w:val="480"/>
              <w:marRight w:val="0"/>
              <w:marTop w:val="0"/>
              <w:marBottom w:val="0"/>
              <w:divBdr>
                <w:top w:val="none" w:sz="0" w:space="0" w:color="auto"/>
                <w:left w:val="none" w:sz="0" w:space="0" w:color="auto"/>
                <w:bottom w:val="none" w:sz="0" w:space="0" w:color="auto"/>
                <w:right w:val="none" w:sz="0" w:space="0" w:color="auto"/>
              </w:divBdr>
            </w:div>
            <w:div w:id="277957396">
              <w:marLeft w:val="480"/>
              <w:marRight w:val="0"/>
              <w:marTop w:val="0"/>
              <w:marBottom w:val="0"/>
              <w:divBdr>
                <w:top w:val="none" w:sz="0" w:space="0" w:color="auto"/>
                <w:left w:val="none" w:sz="0" w:space="0" w:color="auto"/>
                <w:bottom w:val="none" w:sz="0" w:space="0" w:color="auto"/>
                <w:right w:val="none" w:sz="0" w:space="0" w:color="auto"/>
              </w:divBdr>
            </w:div>
            <w:div w:id="278074205">
              <w:marLeft w:val="480"/>
              <w:marRight w:val="0"/>
              <w:marTop w:val="0"/>
              <w:marBottom w:val="0"/>
              <w:divBdr>
                <w:top w:val="none" w:sz="0" w:space="0" w:color="auto"/>
                <w:left w:val="none" w:sz="0" w:space="0" w:color="auto"/>
                <w:bottom w:val="none" w:sz="0" w:space="0" w:color="auto"/>
                <w:right w:val="none" w:sz="0" w:space="0" w:color="auto"/>
              </w:divBdr>
            </w:div>
            <w:div w:id="278220722">
              <w:marLeft w:val="480"/>
              <w:marRight w:val="0"/>
              <w:marTop w:val="0"/>
              <w:marBottom w:val="0"/>
              <w:divBdr>
                <w:top w:val="none" w:sz="0" w:space="0" w:color="auto"/>
                <w:left w:val="none" w:sz="0" w:space="0" w:color="auto"/>
                <w:bottom w:val="none" w:sz="0" w:space="0" w:color="auto"/>
                <w:right w:val="none" w:sz="0" w:space="0" w:color="auto"/>
              </w:divBdr>
            </w:div>
            <w:div w:id="278267381">
              <w:marLeft w:val="480"/>
              <w:marRight w:val="0"/>
              <w:marTop w:val="0"/>
              <w:marBottom w:val="0"/>
              <w:divBdr>
                <w:top w:val="none" w:sz="0" w:space="0" w:color="auto"/>
                <w:left w:val="none" w:sz="0" w:space="0" w:color="auto"/>
                <w:bottom w:val="none" w:sz="0" w:space="0" w:color="auto"/>
                <w:right w:val="none" w:sz="0" w:space="0" w:color="auto"/>
              </w:divBdr>
            </w:div>
            <w:div w:id="278335925">
              <w:marLeft w:val="480"/>
              <w:marRight w:val="0"/>
              <w:marTop w:val="0"/>
              <w:marBottom w:val="0"/>
              <w:divBdr>
                <w:top w:val="none" w:sz="0" w:space="0" w:color="auto"/>
                <w:left w:val="none" w:sz="0" w:space="0" w:color="auto"/>
                <w:bottom w:val="none" w:sz="0" w:space="0" w:color="auto"/>
                <w:right w:val="none" w:sz="0" w:space="0" w:color="auto"/>
              </w:divBdr>
            </w:div>
            <w:div w:id="278344683">
              <w:marLeft w:val="480"/>
              <w:marRight w:val="0"/>
              <w:marTop w:val="0"/>
              <w:marBottom w:val="0"/>
              <w:divBdr>
                <w:top w:val="none" w:sz="0" w:space="0" w:color="auto"/>
                <w:left w:val="none" w:sz="0" w:space="0" w:color="auto"/>
                <w:bottom w:val="none" w:sz="0" w:space="0" w:color="auto"/>
                <w:right w:val="none" w:sz="0" w:space="0" w:color="auto"/>
              </w:divBdr>
            </w:div>
            <w:div w:id="278922399">
              <w:marLeft w:val="480"/>
              <w:marRight w:val="0"/>
              <w:marTop w:val="0"/>
              <w:marBottom w:val="0"/>
              <w:divBdr>
                <w:top w:val="none" w:sz="0" w:space="0" w:color="auto"/>
                <w:left w:val="none" w:sz="0" w:space="0" w:color="auto"/>
                <w:bottom w:val="none" w:sz="0" w:space="0" w:color="auto"/>
                <w:right w:val="none" w:sz="0" w:space="0" w:color="auto"/>
              </w:divBdr>
            </w:div>
            <w:div w:id="278997852">
              <w:marLeft w:val="480"/>
              <w:marRight w:val="0"/>
              <w:marTop w:val="0"/>
              <w:marBottom w:val="0"/>
              <w:divBdr>
                <w:top w:val="none" w:sz="0" w:space="0" w:color="auto"/>
                <w:left w:val="none" w:sz="0" w:space="0" w:color="auto"/>
                <w:bottom w:val="none" w:sz="0" w:space="0" w:color="auto"/>
                <w:right w:val="none" w:sz="0" w:space="0" w:color="auto"/>
              </w:divBdr>
            </w:div>
            <w:div w:id="279073059">
              <w:marLeft w:val="480"/>
              <w:marRight w:val="0"/>
              <w:marTop w:val="0"/>
              <w:marBottom w:val="0"/>
              <w:divBdr>
                <w:top w:val="none" w:sz="0" w:space="0" w:color="auto"/>
                <w:left w:val="none" w:sz="0" w:space="0" w:color="auto"/>
                <w:bottom w:val="none" w:sz="0" w:space="0" w:color="auto"/>
                <w:right w:val="none" w:sz="0" w:space="0" w:color="auto"/>
              </w:divBdr>
            </w:div>
            <w:div w:id="279143039">
              <w:marLeft w:val="480"/>
              <w:marRight w:val="0"/>
              <w:marTop w:val="0"/>
              <w:marBottom w:val="0"/>
              <w:divBdr>
                <w:top w:val="none" w:sz="0" w:space="0" w:color="auto"/>
                <w:left w:val="none" w:sz="0" w:space="0" w:color="auto"/>
                <w:bottom w:val="none" w:sz="0" w:space="0" w:color="auto"/>
                <w:right w:val="none" w:sz="0" w:space="0" w:color="auto"/>
              </w:divBdr>
            </w:div>
            <w:div w:id="279143406">
              <w:marLeft w:val="480"/>
              <w:marRight w:val="0"/>
              <w:marTop w:val="0"/>
              <w:marBottom w:val="0"/>
              <w:divBdr>
                <w:top w:val="none" w:sz="0" w:space="0" w:color="auto"/>
                <w:left w:val="none" w:sz="0" w:space="0" w:color="auto"/>
                <w:bottom w:val="none" w:sz="0" w:space="0" w:color="auto"/>
                <w:right w:val="none" w:sz="0" w:space="0" w:color="auto"/>
              </w:divBdr>
            </w:div>
            <w:div w:id="279144545">
              <w:marLeft w:val="480"/>
              <w:marRight w:val="0"/>
              <w:marTop w:val="0"/>
              <w:marBottom w:val="0"/>
              <w:divBdr>
                <w:top w:val="none" w:sz="0" w:space="0" w:color="auto"/>
                <w:left w:val="none" w:sz="0" w:space="0" w:color="auto"/>
                <w:bottom w:val="none" w:sz="0" w:space="0" w:color="auto"/>
                <w:right w:val="none" w:sz="0" w:space="0" w:color="auto"/>
              </w:divBdr>
            </w:div>
            <w:div w:id="279263882">
              <w:marLeft w:val="480"/>
              <w:marRight w:val="0"/>
              <w:marTop w:val="0"/>
              <w:marBottom w:val="0"/>
              <w:divBdr>
                <w:top w:val="none" w:sz="0" w:space="0" w:color="auto"/>
                <w:left w:val="none" w:sz="0" w:space="0" w:color="auto"/>
                <w:bottom w:val="none" w:sz="0" w:space="0" w:color="auto"/>
                <w:right w:val="none" w:sz="0" w:space="0" w:color="auto"/>
              </w:divBdr>
            </w:div>
            <w:div w:id="279266610">
              <w:marLeft w:val="480"/>
              <w:marRight w:val="0"/>
              <w:marTop w:val="0"/>
              <w:marBottom w:val="0"/>
              <w:divBdr>
                <w:top w:val="none" w:sz="0" w:space="0" w:color="auto"/>
                <w:left w:val="none" w:sz="0" w:space="0" w:color="auto"/>
                <w:bottom w:val="none" w:sz="0" w:space="0" w:color="auto"/>
                <w:right w:val="none" w:sz="0" w:space="0" w:color="auto"/>
              </w:divBdr>
            </w:div>
            <w:div w:id="279336641">
              <w:marLeft w:val="480"/>
              <w:marRight w:val="0"/>
              <w:marTop w:val="0"/>
              <w:marBottom w:val="0"/>
              <w:divBdr>
                <w:top w:val="none" w:sz="0" w:space="0" w:color="auto"/>
                <w:left w:val="none" w:sz="0" w:space="0" w:color="auto"/>
                <w:bottom w:val="none" w:sz="0" w:space="0" w:color="auto"/>
                <w:right w:val="none" w:sz="0" w:space="0" w:color="auto"/>
              </w:divBdr>
            </w:div>
            <w:div w:id="279458501">
              <w:marLeft w:val="480"/>
              <w:marRight w:val="0"/>
              <w:marTop w:val="0"/>
              <w:marBottom w:val="0"/>
              <w:divBdr>
                <w:top w:val="none" w:sz="0" w:space="0" w:color="auto"/>
                <w:left w:val="none" w:sz="0" w:space="0" w:color="auto"/>
                <w:bottom w:val="none" w:sz="0" w:space="0" w:color="auto"/>
                <w:right w:val="none" w:sz="0" w:space="0" w:color="auto"/>
              </w:divBdr>
            </w:div>
            <w:div w:id="279528974">
              <w:marLeft w:val="480"/>
              <w:marRight w:val="0"/>
              <w:marTop w:val="0"/>
              <w:marBottom w:val="0"/>
              <w:divBdr>
                <w:top w:val="none" w:sz="0" w:space="0" w:color="auto"/>
                <w:left w:val="none" w:sz="0" w:space="0" w:color="auto"/>
                <w:bottom w:val="none" w:sz="0" w:space="0" w:color="auto"/>
                <w:right w:val="none" w:sz="0" w:space="0" w:color="auto"/>
              </w:divBdr>
            </w:div>
            <w:div w:id="279530147">
              <w:marLeft w:val="480"/>
              <w:marRight w:val="0"/>
              <w:marTop w:val="0"/>
              <w:marBottom w:val="0"/>
              <w:divBdr>
                <w:top w:val="none" w:sz="0" w:space="0" w:color="auto"/>
                <w:left w:val="none" w:sz="0" w:space="0" w:color="auto"/>
                <w:bottom w:val="none" w:sz="0" w:space="0" w:color="auto"/>
                <w:right w:val="none" w:sz="0" w:space="0" w:color="auto"/>
              </w:divBdr>
            </w:div>
            <w:div w:id="279535588">
              <w:marLeft w:val="480"/>
              <w:marRight w:val="0"/>
              <w:marTop w:val="0"/>
              <w:marBottom w:val="0"/>
              <w:divBdr>
                <w:top w:val="none" w:sz="0" w:space="0" w:color="auto"/>
                <w:left w:val="none" w:sz="0" w:space="0" w:color="auto"/>
                <w:bottom w:val="none" w:sz="0" w:space="0" w:color="auto"/>
                <w:right w:val="none" w:sz="0" w:space="0" w:color="auto"/>
              </w:divBdr>
            </w:div>
            <w:div w:id="279537175">
              <w:marLeft w:val="480"/>
              <w:marRight w:val="0"/>
              <w:marTop w:val="0"/>
              <w:marBottom w:val="0"/>
              <w:divBdr>
                <w:top w:val="none" w:sz="0" w:space="0" w:color="auto"/>
                <w:left w:val="none" w:sz="0" w:space="0" w:color="auto"/>
                <w:bottom w:val="none" w:sz="0" w:space="0" w:color="auto"/>
                <w:right w:val="none" w:sz="0" w:space="0" w:color="auto"/>
              </w:divBdr>
            </w:div>
            <w:div w:id="279577055">
              <w:marLeft w:val="480"/>
              <w:marRight w:val="0"/>
              <w:marTop w:val="0"/>
              <w:marBottom w:val="0"/>
              <w:divBdr>
                <w:top w:val="none" w:sz="0" w:space="0" w:color="auto"/>
                <w:left w:val="none" w:sz="0" w:space="0" w:color="auto"/>
                <w:bottom w:val="none" w:sz="0" w:space="0" w:color="auto"/>
                <w:right w:val="none" w:sz="0" w:space="0" w:color="auto"/>
              </w:divBdr>
            </w:div>
            <w:div w:id="279647711">
              <w:marLeft w:val="480"/>
              <w:marRight w:val="0"/>
              <w:marTop w:val="0"/>
              <w:marBottom w:val="0"/>
              <w:divBdr>
                <w:top w:val="none" w:sz="0" w:space="0" w:color="auto"/>
                <w:left w:val="none" w:sz="0" w:space="0" w:color="auto"/>
                <w:bottom w:val="none" w:sz="0" w:space="0" w:color="auto"/>
                <w:right w:val="none" w:sz="0" w:space="0" w:color="auto"/>
              </w:divBdr>
            </w:div>
            <w:div w:id="279653454">
              <w:marLeft w:val="480"/>
              <w:marRight w:val="0"/>
              <w:marTop w:val="0"/>
              <w:marBottom w:val="0"/>
              <w:divBdr>
                <w:top w:val="none" w:sz="0" w:space="0" w:color="auto"/>
                <w:left w:val="none" w:sz="0" w:space="0" w:color="auto"/>
                <w:bottom w:val="none" w:sz="0" w:space="0" w:color="auto"/>
                <w:right w:val="none" w:sz="0" w:space="0" w:color="auto"/>
              </w:divBdr>
            </w:div>
            <w:div w:id="279805502">
              <w:marLeft w:val="480"/>
              <w:marRight w:val="0"/>
              <w:marTop w:val="0"/>
              <w:marBottom w:val="0"/>
              <w:divBdr>
                <w:top w:val="none" w:sz="0" w:space="0" w:color="auto"/>
                <w:left w:val="none" w:sz="0" w:space="0" w:color="auto"/>
                <w:bottom w:val="none" w:sz="0" w:space="0" w:color="auto"/>
                <w:right w:val="none" w:sz="0" w:space="0" w:color="auto"/>
              </w:divBdr>
            </w:div>
            <w:div w:id="279918048">
              <w:marLeft w:val="480"/>
              <w:marRight w:val="0"/>
              <w:marTop w:val="0"/>
              <w:marBottom w:val="0"/>
              <w:divBdr>
                <w:top w:val="none" w:sz="0" w:space="0" w:color="auto"/>
                <w:left w:val="none" w:sz="0" w:space="0" w:color="auto"/>
                <w:bottom w:val="none" w:sz="0" w:space="0" w:color="auto"/>
                <w:right w:val="none" w:sz="0" w:space="0" w:color="auto"/>
              </w:divBdr>
            </w:div>
            <w:div w:id="279921967">
              <w:marLeft w:val="480"/>
              <w:marRight w:val="0"/>
              <w:marTop w:val="0"/>
              <w:marBottom w:val="0"/>
              <w:divBdr>
                <w:top w:val="none" w:sz="0" w:space="0" w:color="auto"/>
                <w:left w:val="none" w:sz="0" w:space="0" w:color="auto"/>
                <w:bottom w:val="none" w:sz="0" w:space="0" w:color="auto"/>
                <w:right w:val="none" w:sz="0" w:space="0" w:color="auto"/>
              </w:divBdr>
            </w:div>
            <w:div w:id="279993843">
              <w:marLeft w:val="480"/>
              <w:marRight w:val="0"/>
              <w:marTop w:val="0"/>
              <w:marBottom w:val="0"/>
              <w:divBdr>
                <w:top w:val="none" w:sz="0" w:space="0" w:color="auto"/>
                <w:left w:val="none" w:sz="0" w:space="0" w:color="auto"/>
                <w:bottom w:val="none" w:sz="0" w:space="0" w:color="auto"/>
                <w:right w:val="none" w:sz="0" w:space="0" w:color="auto"/>
              </w:divBdr>
            </w:div>
            <w:div w:id="279996596">
              <w:marLeft w:val="480"/>
              <w:marRight w:val="0"/>
              <w:marTop w:val="0"/>
              <w:marBottom w:val="0"/>
              <w:divBdr>
                <w:top w:val="none" w:sz="0" w:space="0" w:color="auto"/>
                <w:left w:val="none" w:sz="0" w:space="0" w:color="auto"/>
                <w:bottom w:val="none" w:sz="0" w:space="0" w:color="auto"/>
                <w:right w:val="none" w:sz="0" w:space="0" w:color="auto"/>
              </w:divBdr>
            </w:div>
            <w:div w:id="280112673">
              <w:marLeft w:val="480"/>
              <w:marRight w:val="0"/>
              <w:marTop w:val="0"/>
              <w:marBottom w:val="0"/>
              <w:divBdr>
                <w:top w:val="none" w:sz="0" w:space="0" w:color="auto"/>
                <w:left w:val="none" w:sz="0" w:space="0" w:color="auto"/>
                <w:bottom w:val="none" w:sz="0" w:space="0" w:color="auto"/>
                <w:right w:val="none" w:sz="0" w:space="0" w:color="auto"/>
              </w:divBdr>
            </w:div>
            <w:div w:id="280235839">
              <w:marLeft w:val="480"/>
              <w:marRight w:val="0"/>
              <w:marTop w:val="0"/>
              <w:marBottom w:val="0"/>
              <w:divBdr>
                <w:top w:val="none" w:sz="0" w:space="0" w:color="auto"/>
                <w:left w:val="none" w:sz="0" w:space="0" w:color="auto"/>
                <w:bottom w:val="none" w:sz="0" w:space="0" w:color="auto"/>
                <w:right w:val="none" w:sz="0" w:space="0" w:color="auto"/>
              </w:divBdr>
            </w:div>
            <w:div w:id="280385040">
              <w:marLeft w:val="480"/>
              <w:marRight w:val="0"/>
              <w:marTop w:val="0"/>
              <w:marBottom w:val="0"/>
              <w:divBdr>
                <w:top w:val="none" w:sz="0" w:space="0" w:color="auto"/>
                <w:left w:val="none" w:sz="0" w:space="0" w:color="auto"/>
                <w:bottom w:val="none" w:sz="0" w:space="0" w:color="auto"/>
                <w:right w:val="none" w:sz="0" w:space="0" w:color="auto"/>
              </w:divBdr>
            </w:div>
            <w:div w:id="280460153">
              <w:marLeft w:val="480"/>
              <w:marRight w:val="0"/>
              <w:marTop w:val="0"/>
              <w:marBottom w:val="0"/>
              <w:divBdr>
                <w:top w:val="none" w:sz="0" w:space="0" w:color="auto"/>
                <w:left w:val="none" w:sz="0" w:space="0" w:color="auto"/>
                <w:bottom w:val="none" w:sz="0" w:space="0" w:color="auto"/>
                <w:right w:val="none" w:sz="0" w:space="0" w:color="auto"/>
              </w:divBdr>
            </w:div>
            <w:div w:id="280498801">
              <w:marLeft w:val="480"/>
              <w:marRight w:val="0"/>
              <w:marTop w:val="0"/>
              <w:marBottom w:val="0"/>
              <w:divBdr>
                <w:top w:val="none" w:sz="0" w:space="0" w:color="auto"/>
                <w:left w:val="none" w:sz="0" w:space="0" w:color="auto"/>
                <w:bottom w:val="none" w:sz="0" w:space="0" w:color="auto"/>
                <w:right w:val="none" w:sz="0" w:space="0" w:color="auto"/>
              </w:divBdr>
            </w:div>
            <w:div w:id="280655220">
              <w:marLeft w:val="480"/>
              <w:marRight w:val="0"/>
              <w:marTop w:val="0"/>
              <w:marBottom w:val="0"/>
              <w:divBdr>
                <w:top w:val="none" w:sz="0" w:space="0" w:color="auto"/>
                <w:left w:val="none" w:sz="0" w:space="0" w:color="auto"/>
                <w:bottom w:val="none" w:sz="0" w:space="0" w:color="auto"/>
                <w:right w:val="none" w:sz="0" w:space="0" w:color="auto"/>
              </w:divBdr>
            </w:div>
            <w:div w:id="280696584">
              <w:marLeft w:val="480"/>
              <w:marRight w:val="0"/>
              <w:marTop w:val="0"/>
              <w:marBottom w:val="0"/>
              <w:divBdr>
                <w:top w:val="none" w:sz="0" w:space="0" w:color="auto"/>
                <w:left w:val="none" w:sz="0" w:space="0" w:color="auto"/>
                <w:bottom w:val="none" w:sz="0" w:space="0" w:color="auto"/>
                <w:right w:val="none" w:sz="0" w:space="0" w:color="auto"/>
              </w:divBdr>
            </w:div>
            <w:div w:id="280764002">
              <w:marLeft w:val="480"/>
              <w:marRight w:val="0"/>
              <w:marTop w:val="0"/>
              <w:marBottom w:val="0"/>
              <w:divBdr>
                <w:top w:val="none" w:sz="0" w:space="0" w:color="auto"/>
                <w:left w:val="none" w:sz="0" w:space="0" w:color="auto"/>
                <w:bottom w:val="none" w:sz="0" w:space="0" w:color="auto"/>
                <w:right w:val="none" w:sz="0" w:space="0" w:color="auto"/>
              </w:divBdr>
            </w:div>
            <w:div w:id="280840262">
              <w:marLeft w:val="480"/>
              <w:marRight w:val="0"/>
              <w:marTop w:val="0"/>
              <w:marBottom w:val="0"/>
              <w:divBdr>
                <w:top w:val="none" w:sz="0" w:space="0" w:color="auto"/>
                <w:left w:val="none" w:sz="0" w:space="0" w:color="auto"/>
                <w:bottom w:val="none" w:sz="0" w:space="0" w:color="auto"/>
                <w:right w:val="none" w:sz="0" w:space="0" w:color="auto"/>
              </w:divBdr>
            </w:div>
            <w:div w:id="280887823">
              <w:marLeft w:val="480"/>
              <w:marRight w:val="0"/>
              <w:marTop w:val="0"/>
              <w:marBottom w:val="0"/>
              <w:divBdr>
                <w:top w:val="none" w:sz="0" w:space="0" w:color="auto"/>
                <w:left w:val="none" w:sz="0" w:space="0" w:color="auto"/>
                <w:bottom w:val="none" w:sz="0" w:space="0" w:color="auto"/>
                <w:right w:val="none" w:sz="0" w:space="0" w:color="auto"/>
              </w:divBdr>
            </w:div>
            <w:div w:id="280914990">
              <w:marLeft w:val="480"/>
              <w:marRight w:val="0"/>
              <w:marTop w:val="0"/>
              <w:marBottom w:val="0"/>
              <w:divBdr>
                <w:top w:val="none" w:sz="0" w:space="0" w:color="auto"/>
                <w:left w:val="none" w:sz="0" w:space="0" w:color="auto"/>
                <w:bottom w:val="none" w:sz="0" w:space="0" w:color="auto"/>
                <w:right w:val="none" w:sz="0" w:space="0" w:color="auto"/>
              </w:divBdr>
            </w:div>
            <w:div w:id="280957633">
              <w:marLeft w:val="480"/>
              <w:marRight w:val="0"/>
              <w:marTop w:val="0"/>
              <w:marBottom w:val="0"/>
              <w:divBdr>
                <w:top w:val="none" w:sz="0" w:space="0" w:color="auto"/>
                <w:left w:val="none" w:sz="0" w:space="0" w:color="auto"/>
                <w:bottom w:val="none" w:sz="0" w:space="0" w:color="auto"/>
                <w:right w:val="none" w:sz="0" w:space="0" w:color="auto"/>
              </w:divBdr>
            </w:div>
            <w:div w:id="281037426">
              <w:marLeft w:val="480"/>
              <w:marRight w:val="0"/>
              <w:marTop w:val="0"/>
              <w:marBottom w:val="0"/>
              <w:divBdr>
                <w:top w:val="none" w:sz="0" w:space="0" w:color="auto"/>
                <w:left w:val="none" w:sz="0" w:space="0" w:color="auto"/>
                <w:bottom w:val="none" w:sz="0" w:space="0" w:color="auto"/>
                <w:right w:val="none" w:sz="0" w:space="0" w:color="auto"/>
              </w:divBdr>
            </w:div>
            <w:div w:id="281038578">
              <w:marLeft w:val="480"/>
              <w:marRight w:val="0"/>
              <w:marTop w:val="0"/>
              <w:marBottom w:val="0"/>
              <w:divBdr>
                <w:top w:val="none" w:sz="0" w:space="0" w:color="auto"/>
                <w:left w:val="none" w:sz="0" w:space="0" w:color="auto"/>
                <w:bottom w:val="none" w:sz="0" w:space="0" w:color="auto"/>
                <w:right w:val="none" w:sz="0" w:space="0" w:color="auto"/>
              </w:divBdr>
            </w:div>
            <w:div w:id="281115470">
              <w:marLeft w:val="480"/>
              <w:marRight w:val="0"/>
              <w:marTop w:val="0"/>
              <w:marBottom w:val="0"/>
              <w:divBdr>
                <w:top w:val="none" w:sz="0" w:space="0" w:color="auto"/>
                <w:left w:val="none" w:sz="0" w:space="0" w:color="auto"/>
                <w:bottom w:val="none" w:sz="0" w:space="0" w:color="auto"/>
                <w:right w:val="none" w:sz="0" w:space="0" w:color="auto"/>
              </w:divBdr>
            </w:div>
            <w:div w:id="281152176">
              <w:marLeft w:val="480"/>
              <w:marRight w:val="0"/>
              <w:marTop w:val="0"/>
              <w:marBottom w:val="0"/>
              <w:divBdr>
                <w:top w:val="none" w:sz="0" w:space="0" w:color="auto"/>
                <w:left w:val="none" w:sz="0" w:space="0" w:color="auto"/>
                <w:bottom w:val="none" w:sz="0" w:space="0" w:color="auto"/>
                <w:right w:val="none" w:sz="0" w:space="0" w:color="auto"/>
              </w:divBdr>
            </w:div>
            <w:div w:id="281233687">
              <w:marLeft w:val="480"/>
              <w:marRight w:val="0"/>
              <w:marTop w:val="0"/>
              <w:marBottom w:val="0"/>
              <w:divBdr>
                <w:top w:val="none" w:sz="0" w:space="0" w:color="auto"/>
                <w:left w:val="none" w:sz="0" w:space="0" w:color="auto"/>
                <w:bottom w:val="none" w:sz="0" w:space="0" w:color="auto"/>
                <w:right w:val="none" w:sz="0" w:space="0" w:color="auto"/>
              </w:divBdr>
            </w:div>
            <w:div w:id="281303146">
              <w:marLeft w:val="480"/>
              <w:marRight w:val="0"/>
              <w:marTop w:val="0"/>
              <w:marBottom w:val="0"/>
              <w:divBdr>
                <w:top w:val="none" w:sz="0" w:space="0" w:color="auto"/>
                <w:left w:val="none" w:sz="0" w:space="0" w:color="auto"/>
                <w:bottom w:val="none" w:sz="0" w:space="0" w:color="auto"/>
                <w:right w:val="none" w:sz="0" w:space="0" w:color="auto"/>
              </w:divBdr>
            </w:div>
            <w:div w:id="281421517">
              <w:marLeft w:val="480"/>
              <w:marRight w:val="0"/>
              <w:marTop w:val="0"/>
              <w:marBottom w:val="0"/>
              <w:divBdr>
                <w:top w:val="none" w:sz="0" w:space="0" w:color="auto"/>
                <w:left w:val="none" w:sz="0" w:space="0" w:color="auto"/>
                <w:bottom w:val="none" w:sz="0" w:space="0" w:color="auto"/>
                <w:right w:val="none" w:sz="0" w:space="0" w:color="auto"/>
              </w:divBdr>
            </w:div>
            <w:div w:id="281494727">
              <w:marLeft w:val="480"/>
              <w:marRight w:val="0"/>
              <w:marTop w:val="0"/>
              <w:marBottom w:val="0"/>
              <w:divBdr>
                <w:top w:val="none" w:sz="0" w:space="0" w:color="auto"/>
                <w:left w:val="none" w:sz="0" w:space="0" w:color="auto"/>
                <w:bottom w:val="none" w:sz="0" w:space="0" w:color="auto"/>
                <w:right w:val="none" w:sz="0" w:space="0" w:color="auto"/>
              </w:divBdr>
            </w:div>
            <w:div w:id="281495516">
              <w:marLeft w:val="480"/>
              <w:marRight w:val="0"/>
              <w:marTop w:val="0"/>
              <w:marBottom w:val="0"/>
              <w:divBdr>
                <w:top w:val="none" w:sz="0" w:space="0" w:color="auto"/>
                <w:left w:val="none" w:sz="0" w:space="0" w:color="auto"/>
                <w:bottom w:val="none" w:sz="0" w:space="0" w:color="auto"/>
                <w:right w:val="none" w:sz="0" w:space="0" w:color="auto"/>
              </w:divBdr>
            </w:div>
            <w:div w:id="281496490">
              <w:marLeft w:val="480"/>
              <w:marRight w:val="0"/>
              <w:marTop w:val="0"/>
              <w:marBottom w:val="0"/>
              <w:divBdr>
                <w:top w:val="none" w:sz="0" w:space="0" w:color="auto"/>
                <w:left w:val="none" w:sz="0" w:space="0" w:color="auto"/>
                <w:bottom w:val="none" w:sz="0" w:space="0" w:color="auto"/>
                <w:right w:val="none" w:sz="0" w:space="0" w:color="auto"/>
              </w:divBdr>
            </w:div>
            <w:div w:id="281498455">
              <w:marLeft w:val="480"/>
              <w:marRight w:val="0"/>
              <w:marTop w:val="0"/>
              <w:marBottom w:val="0"/>
              <w:divBdr>
                <w:top w:val="none" w:sz="0" w:space="0" w:color="auto"/>
                <w:left w:val="none" w:sz="0" w:space="0" w:color="auto"/>
                <w:bottom w:val="none" w:sz="0" w:space="0" w:color="auto"/>
                <w:right w:val="none" w:sz="0" w:space="0" w:color="auto"/>
              </w:divBdr>
            </w:div>
            <w:div w:id="281501605">
              <w:marLeft w:val="480"/>
              <w:marRight w:val="0"/>
              <w:marTop w:val="0"/>
              <w:marBottom w:val="0"/>
              <w:divBdr>
                <w:top w:val="none" w:sz="0" w:space="0" w:color="auto"/>
                <w:left w:val="none" w:sz="0" w:space="0" w:color="auto"/>
                <w:bottom w:val="none" w:sz="0" w:space="0" w:color="auto"/>
                <w:right w:val="none" w:sz="0" w:space="0" w:color="auto"/>
              </w:divBdr>
            </w:div>
            <w:div w:id="281546310">
              <w:marLeft w:val="480"/>
              <w:marRight w:val="0"/>
              <w:marTop w:val="0"/>
              <w:marBottom w:val="0"/>
              <w:divBdr>
                <w:top w:val="none" w:sz="0" w:space="0" w:color="auto"/>
                <w:left w:val="none" w:sz="0" w:space="0" w:color="auto"/>
                <w:bottom w:val="none" w:sz="0" w:space="0" w:color="auto"/>
                <w:right w:val="none" w:sz="0" w:space="0" w:color="auto"/>
              </w:divBdr>
            </w:div>
            <w:div w:id="281615556">
              <w:marLeft w:val="480"/>
              <w:marRight w:val="0"/>
              <w:marTop w:val="0"/>
              <w:marBottom w:val="0"/>
              <w:divBdr>
                <w:top w:val="none" w:sz="0" w:space="0" w:color="auto"/>
                <w:left w:val="none" w:sz="0" w:space="0" w:color="auto"/>
                <w:bottom w:val="none" w:sz="0" w:space="0" w:color="auto"/>
                <w:right w:val="none" w:sz="0" w:space="0" w:color="auto"/>
              </w:divBdr>
            </w:div>
            <w:div w:id="281690005">
              <w:marLeft w:val="480"/>
              <w:marRight w:val="0"/>
              <w:marTop w:val="0"/>
              <w:marBottom w:val="0"/>
              <w:divBdr>
                <w:top w:val="none" w:sz="0" w:space="0" w:color="auto"/>
                <w:left w:val="none" w:sz="0" w:space="0" w:color="auto"/>
                <w:bottom w:val="none" w:sz="0" w:space="0" w:color="auto"/>
                <w:right w:val="none" w:sz="0" w:space="0" w:color="auto"/>
              </w:divBdr>
            </w:div>
            <w:div w:id="281696237">
              <w:marLeft w:val="480"/>
              <w:marRight w:val="0"/>
              <w:marTop w:val="0"/>
              <w:marBottom w:val="0"/>
              <w:divBdr>
                <w:top w:val="none" w:sz="0" w:space="0" w:color="auto"/>
                <w:left w:val="none" w:sz="0" w:space="0" w:color="auto"/>
                <w:bottom w:val="none" w:sz="0" w:space="0" w:color="auto"/>
                <w:right w:val="none" w:sz="0" w:space="0" w:color="auto"/>
              </w:divBdr>
            </w:div>
            <w:div w:id="281768560">
              <w:marLeft w:val="480"/>
              <w:marRight w:val="0"/>
              <w:marTop w:val="0"/>
              <w:marBottom w:val="0"/>
              <w:divBdr>
                <w:top w:val="none" w:sz="0" w:space="0" w:color="auto"/>
                <w:left w:val="none" w:sz="0" w:space="0" w:color="auto"/>
                <w:bottom w:val="none" w:sz="0" w:space="0" w:color="auto"/>
                <w:right w:val="none" w:sz="0" w:space="0" w:color="auto"/>
              </w:divBdr>
            </w:div>
            <w:div w:id="281771103">
              <w:marLeft w:val="480"/>
              <w:marRight w:val="0"/>
              <w:marTop w:val="0"/>
              <w:marBottom w:val="0"/>
              <w:divBdr>
                <w:top w:val="none" w:sz="0" w:space="0" w:color="auto"/>
                <w:left w:val="none" w:sz="0" w:space="0" w:color="auto"/>
                <w:bottom w:val="none" w:sz="0" w:space="0" w:color="auto"/>
                <w:right w:val="none" w:sz="0" w:space="0" w:color="auto"/>
              </w:divBdr>
            </w:div>
            <w:div w:id="281807039">
              <w:marLeft w:val="480"/>
              <w:marRight w:val="0"/>
              <w:marTop w:val="0"/>
              <w:marBottom w:val="0"/>
              <w:divBdr>
                <w:top w:val="none" w:sz="0" w:space="0" w:color="auto"/>
                <w:left w:val="none" w:sz="0" w:space="0" w:color="auto"/>
                <w:bottom w:val="none" w:sz="0" w:space="0" w:color="auto"/>
                <w:right w:val="none" w:sz="0" w:space="0" w:color="auto"/>
              </w:divBdr>
            </w:div>
            <w:div w:id="281965734">
              <w:marLeft w:val="480"/>
              <w:marRight w:val="0"/>
              <w:marTop w:val="0"/>
              <w:marBottom w:val="0"/>
              <w:divBdr>
                <w:top w:val="none" w:sz="0" w:space="0" w:color="auto"/>
                <w:left w:val="none" w:sz="0" w:space="0" w:color="auto"/>
                <w:bottom w:val="none" w:sz="0" w:space="0" w:color="auto"/>
                <w:right w:val="none" w:sz="0" w:space="0" w:color="auto"/>
              </w:divBdr>
            </w:div>
            <w:div w:id="282007726">
              <w:marLeft w:val="480"/>
              <w:marRight w:val="0"/>
              <w:marTop w:val="0"/>
              <w:marBottom w:val="0"/>
              <w:divBdr>
                <w:top w:val="none" w:sz="0" w:space="0" w:color="auto"/>
                <w:left w:val="none" w:sz="0" w:space="0" w:color="auto"/>
                <w:bottom w:val="none" w:sz="0" w:space="0" w:color="auto"/>
                <w:right w:val="none" w:sz="0" w:space="0" w:color="auto"/>
              </w:divBdr>
            </w:div>
            <w:div w:id="282075211">
              <w:marLeft w:val="480"/>
              <w:marRight w:val="0"/>
              <w:marTop w:val="0"/>
              <w:marBottom w:val="0"/>
              <w:divBdr>
                <w:top w:val="none" w:sz="0" w:space="0" w:color="auto"/>
                <w:left w:val="none" w:sz="0" w:space="0" w:color="auto"/>
                <w:bottom w:val="none" w:sz="0" w:space="0" w:color="auto"/>
                <w:right w:val="none" w:sz="0" w:space="0" w:color="auto"/>
              </w:divBdr>
            </w:div>
            <w:div w:id="282274588">
              <w:marLeft w:val="480"/>
              <w:marRight w:val="0"/>
              <w:marTop w:val="0"/>
              <w:marBottom w:val="0"/>
              <w:divBdr>
                <w:top w:val="none" w:sz="0" w:space="0" w:color="auto"/>
                <w:left w:val="none" w:sz="0" w:space="0" w:color="auto"/>
                <w:bottom w:val="none" w:sz="0" w:space="0" w:color="auto"/>
                <w:right w:val="none" w:sz="0" w:space="0" w:color="auto"/>
              </w:divBdr>
            </w:div>
            <w:div w:id="282275440">
              <w:marLeft w:val="480"/>
              <w:marRight w:val="0"/>
              <w:marTop w:val="0"/>
              <w:marBottom w:val="0"/>
              <w:divBdr>
                <w:top w:val="none" w:sz="0" w:space="0" w:color="auto"/>
                <w:left w:val="none" w:sz="0" w:space="0" w:color="auto"/>
                <w:bottom w:val="none" w:sz="0" w:space="0" w:color="auto"/>
                <w:right w:val="none" w:sz="0" w:space="0" w:color="auto"/>
              </w:divBdr>
            </w:div>
            <w:div w:id="282463439">
              <w:marLeft w:val="480"/>
              <w:marRight w:val="0"/>
              <w:marTop w:val="0"/>
              <w:marBottom w:val="0"/>
              <w:divBdr>
                <w:top w:val="none" w:sz="0" w:space="0" w:color="auto"/>
                <w:left w:val="none" w:sz="0" w:space="0" w:color="auto"/>
                <w:bottom w:val="none" w:sz="0" w:space="0" w:color="auto"/>
                <w:right w:val="none" w:sz="0" w:space="0" w:color="auto"/>
              </w:divBdr>
            </w:div>
            <w:div w:id="282615213">
              <w:marLeft w:val="480"/>
              <w:marRight w:val="0"/>
              <w:marTop w:val="0"/>
              <w:marBottom w:val="0"/>
              <w:divBdr>
                <w:top w:val="none" w:sz="0" w:space="0" w:color="auto"/>
                <w:left w:val="none" w:sz="0" w:space="0" w:color="auto"/>
                <w:bottom w:val="none" w:sz="0" w:space="0" w:color="auto"/>
                <w:right w:val="none" w:sz="0" w:space="0" w:color="auto"/>
              </w:divBdr>
            </w:div>
            <w:div w:id="282620567">
              <w:marLeft w:val="480"/>
              <w:marRight w:val="0"/>
              <w:marTop w:val="0"/>
              <w:marBottom w:val="0"/>
              <w:divBdr>
                <w:top w:val="none" w:sz="0" w:space="0" w:color="auto"/>
                <w:left w:val="none" w:sz="0" w:space="0" w:color="auto"/>
                <w:bottom w:val="none" w:sz="0" w:space="0" w:color="auto"/>
                <w:right w:val="none" w:sz="0" w:space="0" w:color="auto"/>
              </w:divBdr>
            </w:div>
            <w:div w:id="282662379">
              <w:marLeft w:val="480"/>
              <w:marRight w:val="0"/>
              <w:marTop w:val="0"/>
              <w:marBottom w:val="0"/>
              <w:divBdr>
                <w:top w:val="none" w:sz="0" w:space="0" w:color="auto"/>
                <w:left w:val="none" w:sz="0" w:space="0" w:color="auto"/>
                <w:bottom w:val="none" w:sz="0" w:space="0" w:color="auto"/>
                <w:right w:val="none" w:sz="0" w:space="0" w:color="auto"/>
              </w:divBdr>
            </w:div>
            <w:div w:id="282813496">
              <w:marLeft w:val="480"/>
              <w:marRight w:val="0"/>
              <w:marTop w:val="0"/>
              <w:marBottom w:val="0"/>
              <w:divBdr>
                <w:top w:val="none" w:sz="0" w:space="0" w:color="auto"/>
                <w:left w:val="none" w:sz="0" w:space="0" w:color="auto"/>
                <w:bottom w:val="none" w:sz="0" w:space="0" w:color="auto"/>
                <w:right w:val="none" w:sz="0" w:space="0" w:color="auto"/>
              </w:divBdr>
            </w:div>
            <w:div w:id="282855500">
              <w:marLeft w:val="480"/>
              <w:marRight w:val="0"/>
              <w:marTop w:val="0"/>
              <w:marBottom w:val="0"/>
              <w:divBdr>
                <w:top w:val="none" w:sz="0" w:space="0" w:color="auto"/>
                <w:left w:val="none" w:sz="0" w:space="0" w:color="auto"/>
                <w:bottom w:val="none" w:sz="0" w:space="0" w:color="auto"/>
                <w:right w:val="none" w:sz="0" w:space="0" w:color="auto"/>
              </w:divBdr>
            </w:div>
            <w:div w:id="282923932">
              <w:marLeft w:val="480"/>
              <w:marRight w:val="0"/>
              <w:marTop w:val="0"/>
              <w:marBottom w:val="0"/>
              <w:divBdr>
                <w:top w:val="none" w:sz="0" w:space="0" w:color="auto"/>
                <w:left w:val="none" w:sz="0" w:space="0" w:color="auto"/>
                <w:bottom w:val="none" w:sz="0" w:space="0" w:color="auto"/>
                <w:right w:val="none" w:sz="0" w:space="0" w:color="auto"/>
              </w:divBdr>
            </w:div>
            <w:div w:id="283002637">
              <w:marLeft w:val="480"/>
              <w:marRight w:val="0"/>
              <w:marTop w:val="0"/>
              <w:marBottom w:val="0"/>
              <w:divBdr>
                <w:top w:val="none" w:sz="0" w:space="0" w:color="auto"/>
                <w:left w:val="none" w:sz="0" w:space="0" w:color="auto"/>
                <w:bottom w:val="none" w:sz="0" w:space="0" w:color="auto"/>
                <w:right w:val="none" w:sz="0" w:space="0" w:color="auto"/>
              </w:divBdr>
            </w:div>
            <w:div w:id="283005565">
              <w:marLeft w:val="480"/>
              <w:marRight w:val="0"/>
              <w:marTop w:val="0"/>
              <w:marBottom w:val="0"/>
              <w:divBdr>
                <w:top w:val="none" w:sz="0" w:space="0" w:color="auto"/>
                <w:left w:val="none" w:sz="0" w:space="0" w:color="auto"/>
                <w:bottom w:val="none" w:sz="0" w:space="0" w:color="auto"/>
                <w:right w:val="none" w:sz="0" w:space="0" w:color="auto"/>
              </w:divBdr>
            </w:div>
            <w:div w:id="283077639">
              <w:marLeft w:val="480"/>
              <w:marRight w:val="0"/>
              <w:marTop w:val="0"/>
              <w:marBottom w:val="0"/>
              <w:divBdr>
                <w:top w:val="none" w:sz="0" w:space="0" w:color="auto"/>
                <w:left w:val="none" w:sz="0" w:space="0" w:color="auto"/>
                <w:bottom w:val="none" w:sz="0" w:space="0" w:color="auto"/>
                <w:right w:val="none" w:sz="0" w:space="0" w:color="auto"/>
              </w:divBdr>
            </w:div>
            <w:div w:id="283116405">
              <w:marLeft w:val="480"/>
              <w:marRight w:val="0"/>
              <w:marTop w:val="0"/>
              <w:marBottom w:val="0"/>
              <w:divBdr>
                <w:top w:val="none" w:sz="0" w:space="0" w:color="auto"/>
                <w:left w:val="none" w:sz="0" w:space="0" w:color="auto"/>
                <w:bottom w:val="none" w:sz="0" w:space="0" w:color="auto"/>
                <w:right w:val="none" w:sz="0" w:space="0" w:color="auto"/>
              </w:divBdr>
            </w:div>
            <w:div w:id="283196240">
              <w:marLeft w:val="480"/>
              <w:marRight w:val="0"/>
              <w:marTop w:val="0"/>
              <w:marBottom w:val="0"/>
              <w:divBdr>
                <w:top w:val="none" w:sz="0" w:space="0" w:color="auto"/>
                <w:left w:val="none" w:sz="0" w:space="0" w:color="auto"/>
                <w:bottom w:val="none" w:sz="0" w:space="0" w:color="auto"/>
                <w:right w:val="none" w:sz="0" w:space="0" w:color="auto"/>
              </w:divBdr>
            </w:div>
            <w:div w:id="283199179">
              <w:marLeft w:val="480"/>
              <w:marRight w:val="0"/>
              <w:marTop w:val="0"/>
              <w:marBottom w:val="0"/>
              <w:divBdr>
                <w:top w:val="none" w:sz="0" w:space="0" w:color="auto"/>
                <w:left w:val="none" w:sz="0" w:space="0" w:color="auto"/>
                <w:bottom w:val="none" w:sz="0" w:space="0" w:color="auto"/>
                <w:right w:val="none" w:sz="0" w:space="0" w:color="auto"/>
              </w:divBdr>
            </w:div>
            <w:div w:id="283391060">
              <w:marLeft w:val="480"/>
              <w:marRight w:val="0"/>
              <w:marTop w:val="0"/>
              <w:marBottom w:val="0"/>
              <w:divBdr>
                <w:top w:val="none" w:sz="0" w:space="0" w:color="auto"/>
                <w:left w:val="none" w:sz="0" w:space="0" w:color="auto"/>
                <w:bottom w:val="none" w:sz="0" w:space="0" w:color="auto"/>
                <w:right w:val="none" w:sz="0" w:space="0" w:color="auto"/>
              </w:divBdr>
            </w:div>
            <w:div w:id="283391476">
              <w:marLeft w:val="480"/>
              <w:marRight w:val="0"/>
              <w:marTop w:val="0"/>
              <w:marBottom w:val="0"/>
              <w:divBdr>
                <w:top w:val="none" w:sz="0" w:space="0" w:color="auto"/>
                <w:left w:val="none" w:sz="0" w:space="0" w:color="auto"/>
                <w:bottom w:val="none" w:sz="0" w:space="0" w:color="auto"/>
                <w:right w:val="none" w:sz="0" w:space="0" w:color="auto"/>
              </w:divBdr>
            </w:div>
            <w:div w:id="283463467">
              <w:marLeft w:val="480"/>
              <w:marRight w:val="0"/>
              <w:marTop w:val="0"/>
              <w:marBottom w:val="0"/>
              <w:divBdr>
                <w:top w:val="none" w:sz="0" w:space="0" w:color="auto"/>
                <w:left w:val="none" w:sz="0" w:space="0" w:color="auto"/>
                <w:bottom w:val="none" w:sz="0" w:space="0" w:color="auto"/>
                <w:right w:val="none" w:sz="0" w:space="0" w:color="auto"/>
              </w:divBdr>
            </w:div>
            <w:div w:id="283467116">
              <w:marLeft w:val="480"/>
              <w:marRight w:val="0"/>
              <w:marTop w:val="0"/>
              <w:marBottom w:val="0"/>
              <w:divBdr>
                <w:top w:val="none" w:sz="0" w:space="0" w:color="auto"/>
                <w:left w:val="none" w:sz="0" w:space="0" w:color="auto"/>
                <w:bottom w:val="none" w:sz="0" w:space="0" w:color="auto"/>
                <w:right w:val="none" w:sz="0" w:space="0" w:color="auto"/>
              </w:divBdr>
            </w:div>
            <w:div w:id="283538621">
              <w:marLeft w:val="480"/>
              <w:marRight w:val="0"/>
              <w:marTop w:val="0"/>
              <w:marBottom w:val="0"/>
              <w:divBdr>
                <w:top w:val="none" w:sz="0" w:space="0" w:color="auto"/>
                <w:left w:val="none" w:sz="0" w:space="0" w:color="auto"/>
                <w:bottom w:val="none" w:sz="0" w:space="0" w:color="auto"/>
                <w:right w:val="none" w:sz="0" w:space="0" w:color="auto"/>
              </w:divBdr>
            </w:div>
            <w:div w:id="283582546">
              <w:marLeft w:val="480"/>
              <w:marRight w:val="0"/>
              <w:marTop w:val="0"/>
              <w:marBottom w:val="0"/>
              <w:divBdr>
                <w:top w:val="none" w:sz="0" w:space="0" w:color="auto"/>
                <w:left w:val="none" w:sz="0" w:space="0" w:color="auto"/>
                <w:bottom w:val="none" w:sz="0" w:space="0" w:color="auto"/>
                <w:right w:val="none" w:sz="0" w:space="0" w:color="auto"/>
              </w:divBdr>
            </w:div>
            <w:div w:id="283583445">
              <w:marLeft w:val="480"/>
              <w:marRight w:val="0"/>
              <w:marTop w:val="0"/>
              <w:marBottom w:val="0"/>
              <w:divBdr>
                <w:top w:val="none" w:sz="0" w:space="0" w:color="auto"/>
                <w:left w:val="none" w:sz="0" w:space="0" w:color="auto"/>
                <w:bottom w:val="none" w:sz="0" w:space="0" w:color="auto"/>
                <w:right w:val="none" w:sz="0" w:space="0" w:color="auto"/>
              </w:divBdr>
            </w:div>
            <w:div w:id="283655240">
              <w:marLeft w:val="480"/>
              <w:marRight w:val="0"/>
              <w:marTop w:val="0"/>
              <w:marBottom w:val="0"/>
              <w:divBdr>
                <w:top w:val="none" w:sz="0" w:space="0" w:color="auto"/>
                <w:left w:val="none" w:sz="0" w:space="0" w:color="auto"/>
                <w:bottom w:val="none" w:sz="0" w:space="0" w:color="auto"/>
                <w:right w:val="none" w:sz="0" w:space="0" w:color="auto"/>
              </w:divBdr>
            </w:div>
            <w:div w:id="283729354">
              <w:marLeft w:val="480"/>
              <w:marRight w:val="0"/>
              <w:marTop w:val="0"/>
              <w:marBottom w:val="0"/>
              <w:divBdr>
                <w:top w:val="none" w:sz="0" w:space="0" w:color="auto"/>
                <w:left w:val="none" w:sz="0" w:space="0" w:color="auto"/>
                <w:bottom w:val="none" w:sz="0" w:space="0" w:color="auto"/>
                <w:right w:val="none" w:sz="0" w:space="0" w:color="auto"/>
              </w:divBdr>
            </w:div>
            <w:div w:id="283775873">
              <w:marLeft w:val="480"/>
              <w:marRight w:val="0"/>
              <w:marTop w:val="0"/>
              <w:marBottom w:val="0"/>
              <w:divBdr>
                <w:top w:val="none" w:sz="0" w:space="0" w:color="auto"/>
                <w:left w:val="none" w:sz="0" w:space="0" w:color="auto"/>
                <w:bottom w:val="none" w:sz="0" w:space="0" w:color="auto"/>
                <w:right w:val="none" w:sz="0" w:space="0" w:color="auto"/>
              </w:divBdr>
            </w:div>
            <w:div w:id="283973500">
              <w:marLeft w:val="480"/>
              <w:marRight w:val="0"/>
              <w:marTop w:val="0"/>
              <w:marBottom w:val="0"/>
              <w:divBdr>
                <w:top w:val="none" w:sz="0" w:space="0" w:color="auto"/>
                <w:left w:val="none" w:sz="0" w:space="0" w:color="auto"/>
                <w:bottom w:val="none" w:sz="0" w:space="0" w:color="auto"/>
                <w:right w:val="none" w:sz="0" w:space="0" w:color="auto"/>
              </w:divBdr>
            </w:div>
            <w:div w:id="284041397">
              <w:marLeft w:val="480"/>
              <w:marRight w:val="0"/>
              <w:marTop w:val="0"/>
              <w:marBottom w:val="0"/>
              <w:divBdr>
                <w:top w:val="none" w:sz="0" w:space="0" w:color="auto"/>
                <w:left w:val="none" w:sz="0" w:space="0" w:color="auto"/>
                <w:bottom w:val="none" w:sz="0" w:space="0" w:color="auto"/>
                <w:right w:val="none" w:sz="0" w:space="0" w:color="auto"/>
              </w:divBdr>
            </w:div>
            <w:div w:id="284117388">
              <w:marLeft w:val="480"/>
              <w:marRight w:val="0"/>
              <w:marTop w:val="0"/>
              <w:marBottom w:val="0"/>
              <w:divBdr>
                <w:top w:val="none" w:sz="0" w:space="0" w:color="auto"/>
                <w:left w:val="none" w:sz="0" w:space="0" w:color="auto"/>
                <w:bottom w:val="none" w:sz="0" w:space="0" w:color="auto"/>
                <w:right w:val="none" w:sz="0" w:space="0" w:color="auto"/>
              </w:divBdr>
            </w:div>
            <w:div w:id="284165673">
              <w:marLeft w:val="480"/>
              <w:marRight w:val="0"/>
              <w:marTop w:val="0"/>
              <w:marBottom w:val="0"/>
              <w:divBdr>
                <w:top w:val="none" w:sz="0" w:space="0" w:color="auto"/>
                <w:left w:val="none" w:sz="0" w:space="0" w:color="auto"/>
                <w:bottom w:val="none" w:sz="0" w:space="0" w:color="auto"/>
                <w:right w:val="none" w:sz="0" w:space="0" w:color="auto"/>
              </w:divBdr>
            </w:div>
            <w:div w:id="284167502">
              <w:marLeft w:val="480"/>
              <w:marRight w:val="0"/>
              <w:marTop w:val="0"/>
              <w:marBottom w:val="0"/>
              <w:divBdr>
                <w:top w:val="none" w:sz="0" w:space="0" w:color="auto"/>
                <w:left w:val="none" w:sz="0" w:space="0" w:color="auto"/>
                <w:bottom w:val="none" w:sz="0" w:space="0" w:color="auto"/>
                <w:right w:val="none" w:sz="0" w:space="0" w:color="auto"/>
              </w:divBdr>
            </w:div>
            <w:div w:id="284235771">
              <w:marLeft w:val="480"/>
              <w:marRight w:val="0"/>
              <w:marTop w:val="0"/>
              <w:marBottom w:val="0"/>
              <w:divBdr>
                <w:top w:val="none" w:sz="0" w:space="0" w:color="auto"/>
                <w:left w:val="none" w:sz="0" w:space="0" w:color="auto"/>
                <w:bottom w:val="none" w:sz="0" w:space="0" w:color="auto"/>
                <w:right w:val="none" w:sz="0" w:space="0" w:color="auto"/>
              </w:divBdr>
            </w:div>
            <w:div w:id="284311426">
              <w:marLeft w:val="480"/>
              <w:marRight w:val="0"/>
              <w:marTop w:val="0"/>
              <w:marBottom w:val="0"/>
              <w:divBdr>
                <w:top w:val="none" w:sz="0" w:space="0" w:color="auto"/>
                <w:left w:val="none" w:sz="0" w:space="0" w:color="auto"/>
                <w:bottom w:val="none" w:sz="0" w:space="0" w:color="auto"/>
                <w:right w:val="none" w:sz="0" w:space="0" w:color="auto"/>
              </w:divBdr>
            </w:div>
            <w:div w:id="284392240">
              <w:marLeft w:val="480"/>
              <w:marRight w:val="0"/>
              <w:marTop w:val="0"/>
              <w:marBottom w:val="0"/>
              <w:divBdr>
                <w:top w:val="none" w:sz="0" w:space="0" w:color="auto"/>
                <w:left w:val="none" w:sz="0" w:space="0" w:color="auto"/>
                <w:bottom w:val="none" w:sz="0" w:space="0" w:color="auto"/>
                <w:right w:val="none" w:sz="0" w:space="0" w:color="auto"/>
              </w:divBdr>
            </w:div>
            <w:div w:id="284435540">
              <w:marLeft w:val="480"/>
              <w:marRight w:val="0"/>
              <w:marTop w:val="0"/>
              <w:marBottom w:val="0"/>
              <w:divBdr>
                <w:top w:val="none" w:sz="0" w:space="0" w:color="auto"/>
                <w:left w:val="none" w:sz="0" w:space="0" w:color="auto"/>
                <w:bottom w:val="none" w:sz="0" w:space="0" w:color="auto"/>
                <w:right w:val="none" w:sz="0" w:space="0" w:color="auto"/>
              </w:divBdr>
            </w:div>
            <w:div w:id="284503743">
              <w:marLeft w:val="480"/>
              <w:marRight w:val="0"/>
              <w:marTop w:val="0"/>
              <w:marBottom w:val="0"/>
              <w:divBdr>
                <w:top w:val="none" w:sz="0" w:space="0" w:color="auto"/>
                <w:left w:val="none" w:sz="0" w:space="0" w:color="auto"/>
                <w:bottom w:val="none" w:sz="0" w:space="0" w:color="auto"/>
                <w:right w:val="none" w:sz="0" w:space="0" w:color="auto"/>
              </w:divBdr>
            </w:div>
            <w:div w:id="284505397">
              <w:marLeft w:val="480"/>
              <w:marRight w:val="0"/>
              <w:marTop w:val="0"/>
              <w:marBottom w:val="0"/>
              <w:divBdr>
                <w:top w:val="none" w:sz="0" w:space="0" w:color="auto"/>
                <w:left w:val="none" w:sz="0" w:space="0" w:color="auto"/>
                <w:bottom w:val="none" w:sz="0" w:space="0" w:color="auto"/>
                <w:right w:val="none" w:sz="0" w:space="0" w:color="auto"/>
              </w:divBdr>
            </w:div>
            <w:div w:id="284627173">
              <w:marLeft w:val="480"/>
              <w:marRight w:val="0"/>
              <w:marTop w:val="0"/>
              <w:marBottom w:val="0"/>
              <w:divBdr>
                <w:top w:val="none" w:sz="0" w:space="0" w:color="auto"/>
                <w:left w:val="none" w:sz="0" w:space="0" w:color="auto"/>
                <w:bottom w:val="none" w:sz="0" w:space="0" w:color="auto"/>
                <w:right w:val="none" w:sz="0" w:space="0" w:color="auto"/>
              </w:divBdr>
            </w:div>
            <w:div w:id="284770970">
              <w:marLeft w:val="480"/>
              <w:marRight w:val="0"/>
              <w:marTop w:val="0"/>
              <w:marBottom w:val="0"/>
              <w:divBdr>
                <w:top w:val="none" w:sz="0" w:space="0" w:color="auto"/>
                <w:left w:val="none" w:sz="0" w:space="0" w:color="auto"/>
                <w:bottom w:val="none" w:sz="0" w:space="0" w:color="auto"/>
                <w:right w:val="none" w:sz="0" w:space="0" w:color="auto"/>
              </w:divBdr>
            </w:div>
            <w:div w:id="284846240">
              <w:marLeft w:val="480"/>
              <w:marRight w:val="0"/>
              <w:marTop w:val="0"/>
              <w:marBottom w:val="0"/>
              <w:divBdr>
                <w:top w:val="none" w:sz="0" w:space="0" w:color="auto"/>
                <w:left w:val="none" w:sz="0" w:space="0" w:color="auto"/>
                <w:bottom w:val="none" w:sz="0" w:space="0" w:color="auto"/>
                <w:right w:val="none" w:sz="0" w:space="0" w:color="auto"/>
              </w:divBdr>
            </w:div>
            <w:div w:id="284970228">
              <w:marLeft w:val="480"/>
              <w:marRight w:val="0"/>
              <w:marTop w:val="0"/>
              <w:marBottom w:val="0"/>
              <w:divBdr>
                <w:top w:val="none" w:sz="0" w:space="0" w:color="auto"/>
                <w:left w:val="none" w:sz="0" w:space="0" w:color="auto"/>
                <w:bottom w:val="none" w:sz="0" w:space="0" w:color="auto"/>
                <w:right w:val="none" w:sz="0" w:space="0" w:color="auto"/>
              </w:divBdr>
            </w:div>
            <w:div w:id="285044716">
              <w:marLeft w:val="480"/>
              <w:marRight w:val="0"/>
              <w:marTop w:val="0"/>
              <w:marBottom w:val="0"/>
              <w:divBdr>
                <w:top w:val="none" w:sz="0" w:space="0" w:color="auto"/>
                <w:left w:val="none" w:sz="0" w:space="0" w:color="auto"/>
                <w:bottom w:val="none" w:sz="0" w:space="0" w:color="auto"/>
                <w:right w:val="none" w:sz="0" w:space="0" w:color="auto"/>
              </w:divBdr>
            </w:div>
            <w:div w:id="285159388">
              <w:marLeft w:val="480"/>
              <w:marRight w:val="0"/>
              <w:marTop w:val="0"/>
              <w:marBottom w:val="0"/>
              <w:divBdr>
                <w:top w:val="none" w:sz="0" w:space="0" w:color="auto"/>
                <w:left w:val="none" w:sz="0" w:space="0" w:color="auto"/>
                <w:bottom w:val="none" w:sz="0" w:space="0" w:color="auto"/>
                <w:right w:val="none" w:sz="0" w:space="0" w:color="auto"/>
              </w:divBdr>
            </w:div>
            <w:div w:id="285234649">
              <w:marLeft w:val="480"/>
              <w:marRight w:val="0"/>
              <w:marTop w:val="0"/>
              <w:marBottom w:val="0"/>
              <w:divBdr>
                <w:top w:val="none" w:sz="0" w:space="0" w:color="auto"/>
                <w:left w:val="none" w:sz="0" w:space="0" w:color="auto"/>
                <w:bottom w:val="none" w:sz="0" w:space="0" w:color="auto"/>
                <w:right w:val="none" w:sz="0" w:space="0" w:color="auto"/>
              </w:divBdr>
            </w:div>
            <w:div w:id="285309908">
              <w:marLeft w:val="480"/>
              <w:marRight w:val="0"/>
              <w:marTop w:val="0"/>
              <w:marBottom w:val="0"/>
              <w:divBdr>
                <w:top w:val="none" w:sz="0" w:space="0" w:color="auto"/>
                <w:left w:val="none" w:sz="0" w:space="0" w:color="auto"/>
                <w:bottom w:val="none" w:sz="0" w:space="0" w:color="auto"/>
                <w:right w:val="none" w:sz="0" w:space="0" w:color="auto"/>
              </w:divBdr>
            </w:div>
            <w:div w:id="285356735">
              <w:marLeft w:val="480"/>
              <w:marRight w:val="0"/>
              <w:marTop w:val="0"/>
              <w:marBottom w:val="0"/>
              <w:divBdr>
                <w:top w:val="none" w:sz="0" w:space="0" w:color="auto"/>
                <w:left w:val="none" w:sz="0" w:space="0" w:color="auto"/>
                <w:bottom w:val="none" w:sz="0" w:space="0" w:color="auto"/>
                <w:right w:val="none" w:sz="0" w:space="0" w:color="auto"/>
              </w:divBdr>
            </w:div>
            <w:div w:id="285425853">
              <w:marLeft w:val="480"/>
              <w:marRight w:val="0"/>
              <w:marTop w:val="0"/>
              <w:marBottom w:val="0"/>
              <w:divBdr>
                <w:top w:val="none" w:sz="0" w:space="0" w:color="auto"/>
                <w:left w:val="none" w:sz="0" w:space="0" w:color="auto"/>
                <w:bottom w:val="none" w:sz="0" w:space="0" w:color="auto"/>
                <w:right w:val="none" w:sz="0" w:space="0" w:color="auto"/>
              </w:divBdr>
            </w:div>
            <w:div w:id="285432747">
              <w:marLeft w:val="480"/>
              <w:marRight w:val="0"/>
              <w:marTop w:val="0"/>
              <w:marBottom w:val="0"/>
              <w:divBdr>
                <w:top w:val="none" w:sz="0" w:space="0" w:color="auto"/>
                <w:left w:val="none" w:sz="0" w:space="0" w:color="auto"/>
                <w:bottom w:val="none" w:sz="0" w:space="0" w:color="auto"/>
                <w:right w:val="none" w:sz="0" w:space="0" w:color="auto"/>
              </w:divBdr>
            </w:div>
            <w:div w:id="285503648">
              <w:marLeft w:val="480"/>
              <w:marRight w:val="0"/>
              <w:marTop w:val="0"/>
              <w:marBottom w:val="0"/>
              <w:divBdr>
                <w:top w:val="none" w:sz="0" w:space="0" w:color="auto"/>
                <w:left w:val="none" w:sz="0" w:space="0" w:color="auto"/>
                <w:bottom w:val="none" w:sz="0" w:space="0" w:color="auto"/>
                <w:right w:val="none" w:sz="0" w:space="0" w:color="auto"/>
              </w:divBdr>
            </w:div>
            <w:div w:id="285543791">
              <w:marLeft w:val="480"/>
              <w:marRight w:val="0"/>
              <w:marTop w:val="0"/>
              <w:marBottom w:val="0"/>
              <w:divBdr>
                <w:top w:val="none" w:sz="0" w:space="0" w:color="auto"/>
                <w:left w:val="none" w:sz="0" w:space="0" w:color="auto"/>
                <w:bottom w:val="none" w:sz="0" w:space="0" w:color="auto"/>
                <w:right w:val="none" w:sz="0" w:space="0" w:color="auto"/>
              </w:divBdr>
            </w:div>
            <w:div w:id="285694480">
              <w:marLeft w:val="480"/>
              <w:marRight w:val="0"/>
              <w:marTop w:val="0"/>
              <w:marBottom w:val="0"/>
              <w:divBdr>
                <w:top w:val="none" w:sz="0" w:space="0" w:color="auto"/>
                <w:left w:val="none" w:sz="0" w:space="0" w:color="auto"/>
                <w:bottom w:val="none" w:sz="0" w:space="0" w:color="auto"/>
                <w:right w:val="none" w:sz="0" w:space="0" w:color="auto"/>
              </w:divBdr>
            </w:div>
            <w:div w:id="285739152">
              <w:marLeft w:val="480"/>
              <w:marRight w:val="0"/>
              <w:marTop w:val="0"/>
              <w:marBottom w:val="0"/>
              <w:divBdr>
                <w:top w:val="none" w:sz="0" w:space="0" w:color="auto"/>
                <w:left w:val="none" w:sz="0" w:space="0" w:color="auto"/>
                <w:bottom w:val="none" w:sz="0" w:space="0" w:color="auto"/>
                <w:right w:val="none" w:sz="0" w:space="0" w:color="auto"/>
              </w:divBdr>
            </w:div>
            <w:div w:id="285742968">
              <w:marLeft w:val="480"/>
              <w:marRight w:val="0"/>
              <w:marTop w:val="0"/>
              <w:marBottom w:val="0"/>
              <w:divBdr>
                <w:top w:val="none" w:sz="0" w:space="0" w:color="auto"/>
                <w:left w:val="none" w:sz="0" w:space="0" w:color="auto"/>
                <w:bottom w:val="none" w:sz="0" w:space="0" w:color="auto"/>
                <w:right w:val="none" w:sz="0" w:space="0" w:color="auto"/>
              </w:divBdr>
            </w:div>
            <w:div w:id="285744055">
              <w:marLeft w:val="480"/>
              <w:marRight w:val="0"/>
              <w:marTop w:val="0"/>
              <w:marBottom w:val="0"/>
              <w:divBdr>
                <w:top w:val="none" w:sz="0" w:space="0" w:color="auto"/>
                <w:left w:val="none" w:sz="0" w:space="0" w:color="auto"/>
                <w:bottom w:val="none" w:sz="0" w:space="0" w:color="auto"/>
                <w:right w:val="none" w:sz="0" w:space="0" w:color="auto"/>
              </w:divBdr>
            </w:div>
            <w:div w:id="285965109">
              <w:marLeft w:val="480"/>
              <w:marRight w:val="0"/>
              <w:marTop w:val="0"/>
              <w:marBottom w:val="0"/>
              <w:divBdr>
                <w:top w:val="none" w:sz="0" w:space="0" w:color="auto"/>
                <w:left w:val="none" w:sz="0" w:space="0" w:color="auto"/>
                <w:bottom w:val="none" w:sz="0" w:space="0" w:color="auto"/>
                <w:right w:val="none" w:sz="0" w:space="0" w:color="auto"/>
              </w:divBdr>
            </w:div>
            <w:div w:id="286013468">
              <w:marLeft w:val="480"/>
              <w:marRight w:val="0"/>
              <w:marTop w:val="0"/>
              <w:marBottom w:val="0"/>
              <w:divBdr>
                <w:top w:val="none" w:sz="0" w:space="0" w:color="auto"/>
                <w:left w:val="none" w:sz="0" w:space="0" w:color="auto"/>
                <w:bottom w:val="none" w:sz="0" w:space="0" w:color="auto"/>
                <w:right w:val="none" w:sz="0" w:space="0" w:color="auto"/>
              </w:divBdr>
            </w:div>
            <w:div w:id="286014164">
              <w:marLeft w:val="480"/>
              <w:marRight w:val="0"/>
              <w:marTop w:val="0"/>
              <w:marBottom w:val="0"/>
              <w:divBdr>
                <w:top w:val="none" w:sz="0" w:space="0" w:color="auto"/>
                <w:left w:val="none" w:sz="0" w:space="0" w:color="auto"/>
                <w:bottom w:val="none" w:sz="0" w:space="0" w:color="auto"/>
                <w:right w:val="none" w:sz="0" w:space="0" w:color="auto"/>
              </w:divBdr>
            </w:div>
            <w:div w:id="286084242">
              <w:marLeft w:val="480"/>
              <w:marRight w:val="0"/>
              <w:marTop w:val="0"/>
              <w:marBottom w:val="0"/>
              <w:divBdr>
                <w:top w:val="none" w:sz="0" w:space="0" w:color="auto"/>
                <w:left w:val="none" w:sz="0" w:space="0" w:color="auto"/>
                <w:bottom w:val="none" w:sz="0" w:space="0" w:color="auto"/>
                <w:right w:val="none" w:sz="0" w:space="0" w:color="auto"/>
              </w:divBdr>
            </w:div>
            <w:div w:id="286089142">
              <w:marLeft w:val="480"/>
              <w:marRight w:val="0"/>
              <w:marTop w:val="0"/>
              <w:marBottom w:val="0"/>
              <w:divBdr>
                <w:top w:val="none" w:sz="0" w:space="0" w:color="auto"/>
                <w:left w:val="none" w:sz="0" w:space="0" w:color="auto"/>
                <w:bottom w:val="none" w:sz="0" w:space="0" w:color="auto"/>
                <w:right w:val="none" w:sz="0" w:space="0" w:color="auto"/>
              </w:divBdr>
            </w:div>
            <w:div w:id="286208211">
              <w:marLeft w:val="480"/>
              <w:marRight w:val="0"/>
              <w:marTop w:val="0"/>
              <w:marBottom w:val="0"/>
              <w:divBdr>
                <w:top w:val="none" w:sz="0" w:space="0" w:color="auto"/>
                <w:left w:val="none" w:sz="0" w:space="0" w:color="auto"/>
                <w:bottom w:val="none" w:sz="0" w:space="0" w:color="auto"/>
                <w:right w:val="none" w:sz="0" w:space="0" w:color="auto"/>
              </w:divBdr>
            </w:div>
            <w:div w:id="286396734">
              <w:marLeft w:val="480"/>
              <w:marRight w:val="0"/>
              <w:marTop w:val="0"/>
              <w:marBottom w:val="0"/>
              <w:divBdr>
                <w:top w:val="none" w:sz="0" w:space="0" w:color="auto"/>
                <w:left w:val="none" w:sz="0" w:space="0" w:color="auto"/>
                <w:bottom w:val="none" w:sz="0" w:space="0" w:color="auto"/>
                <w:right w:val="none" w:sz="0" w:space="0" w:color="auto"/>
              </w:divBdr>
            </w:div>
            <w:div w:id="286396920">
              <w:marLeft w:val="480"/>
              <w:marRight w:val="0"/>
              <w:marTop w:val="0"/>
              <w:marBottom w:val="0"/>
              <w:divBdr>
                <w:top w:val="none" w:sz="0" w:space="0" w:color="auto"/>
                <w:left w:val="none" w:sz="0" w:space="0" w:color="auto"/>
                <w:bottom w:val="none" w:sz="0" w:space="0" w:color="auto"/>
                <w:right w:val="none" w:sz="0" w:space="0" w:color="auto"/>
              </w:divBdr>
            </w:div>
            <w:div w:id="286397800">
              <w:marLeft w:val="480"/>
              <w:marRight w:val="0"/>
              <w:marTop w:val="0"/>
              <w:marBottom w:val="0"/>
              <w:divBdr>
                <w:top w:val="none" w:sz="0" w:space="0" w:color="auto"/>
                <w:left w:val="none" w:sz="0" w:space="0" w:color="auto"/>
                <w:bottom w:val="none" w:sz="0" w:space="0" w:color="auto"/>
                <w:right w:val="none" w:sz="0" w:space="0" w:color="auto"/>
              </w:divBdr>
            </w:div>
            <w:div w:id="286469394">
              <w:marLeft w:val="480"/>
              <w:marRight w:val="0"/>
              <w:marTop w:val="0"/>
              <w:marBottom w:val="0"/>
              <w:divBdr>
                <w:top w:val="none" w:sz="0" w:space="0" w:color="auto"/>
                <w:left w:val="none" w:sz="0" w:space="0" w:color="auto"/>
                <w:bottom w:val="none" w:sz="0" w:space="0" w:color="auto"/>
                <w:right w:val="none" w:sz="0" w:space="0" w:color="auto"/>
              </w:divBdr>
            </w:div>
            <w:div w:id="286590630">
              <w:marLeft w:val="480"/>
              <w:marRight w:val="0"/>
              <w:marTop w:val="0"/>
              <w:marBottom w:val="0"/>
              <w:divBdr>
                <w:top w:val="none" w:sz="0" w:space="0" w:color="auto"/>
                <w:left w:val="none" w:sz="0" w:space="0" w:color="auto"/>
                <w:bottom w:val="none" w:sz="0" w:space="0" w:color="auto"/>
                <w:right w:val="none" w:sz="0" w:space="0" w:color="auto"/>
              </w:divBdr>
            </w:div>
            <w:div w:id="286594344">
              <w:marLeft w:val="480"/>
              <w:marRight w:val="0"/>
              <w:marTop w:val="0"/>
              <w:marBottom w:val="0"/>
              <w:divBdr>
                <w:top w:val="none" w:sz="0" w:space="0" w:color="auto"/>
                <w:left w:val="none" w:sz="0" w:space="0" w:color="auto"/>
                <w:bottom w:val="none" w:sz="0" w:space="0" w:color="auto"/>
                <w:right w:val="none" w:sz="0" w:space="0" w:color="auto"/>
              </w:divBdr>
            </w:div>
            <w:div w:id="286619674">
              <w:marLeft w:val="480"/>
              <w:marRight w:val="0"/>
              <w:marTop w:val="0"/>
              <w:marBottom w:val="0"/>
              <w:divBdr>
                <w:top w:val="none" w:sz="0" w:space="0" w:color="auto"/>
                <w:left w:val="none" w:sz="0" w:space="0" w:color="auto"/>
                <w:bottom w:val="none" w:sz="0" w:space="0" w:color="auto"/>
                <w:right w:val="none" w:sz="0" w:space="0" w:color="auto"/>
              </w:divBdr>
            </w:div>
            <w:div w:id="286663461">
              <w:marLeft w:val="480"/>
              <w:marRight w:val="0"/>
              <w:marTop w:val="0"/>
              <w:marBottom w:val="0"/>
              <w:divBdr>
                <w:top w:val="none" w:sz="0" w:space="0" w:color="auto"/>
                <w:left w:val="none" w:sz="0" w:space="0" w:color="auto"/>
                <w:bottom w:val="none" w:sz="0" w:space="0" w:color="auto"/>
                <w:right w:val="none" w:sz="0" w:space="0" w:color="auto"/>
              </w:divBdr>
            </w:div>
            <w:div w:id="286668454">
              <w:marLeft w:val="480"/>
              <w:marRight w:val="0"/>
              <w:marTop w:val="0"/>
              <w:marBottom w:val="0"/>
              <w:divBdr>
                <w:top w:val="none" w:sz="0" w:space="0" w:color="auto"/>
                <w:left w:val="none" w:sz="0" w:space="0" w:color="auto"/>
                <w:bottom w:val="none" w:sz="0" w:space="0" w:color="auto"/>
                <w:right w:val="none" w:sz="0" w:space="0" w:color="auto"/>
              </w:divBdr>
            </w:div>
            <w:div w:id="286669559">
              <w:marLeft w:val="480"/>
              <w:marRight w:val="0"/>
              <w:marTop w:val="0"/>
              <w:marBottom w:val="0"/>
              <w:divBdr>
                <w:top w:val="none" w:sz="0" w:space="0" w:color="auto"/>
                <w:left w:val="none" w:sz="0" w:space="0" w:color="auto"/>
                <w:bottom w:val="none" w:sz="0" w:space="0" w:color="auto"/>
                <w:right w:val="none" w:sz="0" w:space="0" w:color="auto"/>
              </w:divBdr>
            </w:div>
            <w:div w:id="286858219">
              <w:marLeft w:val="480"/>
              <w:marRight w:val="0"/>
              <w:marTop w:val="0"/>
              <w:marBottom w:val="0"/>
              <w:divBdr>
                <w:top w:val="none" w:sz="0" w:space="0" w:color="auto"/>
                <w:left w:val="none" w:sz="0" w:space="0" w:color="auto"/>
                <w:bottom w:val="none" w:sz="0" w:space="0" w:color="auto"/>
                <w:right w:val="none" w:sz="0" w:space="0" w:color="auto"/>
              </w:divBdr>
            </w:div>
            <w:div w:id="287131540">
              <w:marLeft w:val="480"/>
              <w:marRight w:val="0"/>
              <w:marTop w:val="0"/>
              <w:marBottom w:val="0"/>
              <w:divBdr>
                <w:top w:val="none" w:sz="0" w:space="0" w:color="auto"/>
                <w:left w:val="none" w:sz="0" w:space="0" w:color="auto"/>
                <w:bottom w:val="none" w:sz="0" w:space="0" w:color="auto"/>
                <w:right w:val="none" w:sz="0" w:space="0" w:color="auto"/>
              </w:divBdr>
            </w:div>
            <w:div w:id="287131708">
              <w:marLeft w:val="480"/>
              <w:marRight w:val="0"/>
              <w:marTop w:val="0"/>
              <w:marBottom w:val="0"/>
              <w:divBdr>
                <w:top w:val="none" w:sz="0" w:space="0" w:color="auto"/>
                <w:left w:val="none" w:sz="0" w:space="0" w:color="auto"/>
                <w:bottom w:val="none" w:sz="0" w:space="0" w:color="auto"/>
                <w:right w:val="none" w:sz="0" w:space="0" w:color="auto"/>
              </w:divBdr>
            </w:div>
            <w:div w:id="287132608">
              <w:marLeft w:val="480"/>
              <w:marRight w:val="0"/>
              <w:marTop w:val="0"/>
              <w:marBottom w:val="0"/>
              <w:divBdr>
                <w:top w:val="none" w:sz="0" w:space="0" w:color="auto"/>
                <w:left w:val="none" w:sz="0" w:space="0" w:color="auto"/>
                <w:bottom w:val="none" w:sz="0" w:space="0" w:color="auto"/>
                <w:right w:val="none" w:sz="0" w:space="0" w:color="auto"/>
              </w:divBdr>
            </w:div>
            <w:div w:id="287245274">
              <w:marLeft w:val="480"/>
              <w:marRight w:val="0"/>
              <w:marTop w:val="0"/>
              <w:marBottom w:val="0"/>
              <w:divBdr>
                <w:top w:val="none" w:sz="0" w:space="0" w:color="auto"/>
                <w:left w:val="none" w:sz="0" w:space="0" w:color="auto"/>
                <w:bottom w:val="none" w:sz="0" w:space="0" w:color="auto"/>
                <w:right w:val="none" w:sz="0" w:space="0" w:color="auto"/>
              </w:divBdr>
            </w:div>
            <w:div w:id="287245698">
              <w:marLeft w:val="480"/>
              <w:marRight w:val="0"/>
              <w:marTop w:val="0"/>
              <w:marBottom w:val="0"/>
              <w:divBdr>
                <w:top w:val="none" w:sz="0" w:space="0" w:color="auto"/>
                <w:left w:val="none" w:sz="0" w:space="0" w:color="auto"/>
                <w:bottom w:val="none" w:sz="0" w:space="0" w:color="auto"/>
                <w:right w:val="none" w:sz="0" w:space="0" w:color="auto"/>
              </w:divBdr>
            </w:div>
            <w:div w:id="287322946">
              <w:marLeft w:val="480"/>
              <w:marRight w:val="0"/>
              <w:marTop w:val="0"/>
              <w:marBottom w:val="0"/>
              <w:divBdr>
                <w:top w:val="none" w:sz="0" w:space="0" w:color="auto"/>
                <w:left w:val="none" w:sz="0" w:space="0" w:color="auto"/>
                <w:bottom w:val="none" w:sz="0" w:space="0" w:color="auto"/>
                <w:right w:val="none" w:sz="0" w:space="0" w:color="auto"/>
              </w:divBdr>
            </w:div>
            <w:div w:id="287325418">
              <w:marLeft w:val="480"/>
              <w:marRight w:val="0"/>
              <w:marTop w:val="0"/>
              <w:marBottom w:val="0"/>
              <w:divBdr>
                <w:top w:val="none" w:sz="0" w:space="0" w:color="auto"/>
                <w:left w:val="none" w:sz="0" w:space="0" w:color="auto"/>
                <w:bottom w:val="none" w:sz="0" w:space="0" w:color="auto"/>
                <w:right w:val="none" w:sz="0" w:space="0" w:color="auto"/>
              </w:divBdr>
            </w:div>
            <w:div w:id="287513004">
              <w:marLeft w:val="480"/>
              <w:marRight w:val="0"/>
              <w:marTop w:val="0"/>
              <w:marBottom w:val="0"/>
              <w:divBdr>
                <w:top w:val="none" w:sz="0" w:space="0" w:color="auto"/>
                <w:left w:val="none" w:sz="0" w:space="0" w:color="auto"/>
                <w:bottom w:val="none" w:sz="0" w:space="0" w:color="auto"/>
                <w:right w:val="none" w:sz="0" w:space="0" w:color="auto"/>
              </w:divBdr>
            </w:div>
            <w:div w:id="287589170">
              <w:marLeft w:val="480"/>
              <w:marRight w:val="0"/>
              <w:marTop w:val="0"/>
              <w:marBottom w:val="0"/>
              <w:divBdr>
                <w:top w:val="none" w:sz="0" w:space="0" w:color="auto"/>
                <w:left w:val="none" w:sz="0" w:space="0" w:color="auto"/>
                <w:bottom w:val="none" w:sz="0" w:space="0" w:color="auto"/>
                <w:right w:val="none" w:sz="0" w:space="0" w:color="auto"/>
              </w:divBdr>
            </w:div>
            <w:div w:id="287705137">
              <w:marLeft w:val="480"/>
              <w:marRight w:val="0"/>
              <w:marTop w:val="0"/>
              <w:marBottom w:val="0"/>
              <w:divBdr>
                <w:top w:val="none" w:sz="0" w:space="0" w:color="auto"/>
                <w:left w:val="none" w:sz="0" w:space="0" w:color="auto"/>
                <w:bottom w:val="none" w:sz="0" w:space="0" w:color="auto"/>
                <w:right w:val="none" w:sz="0" w:space="0" w:color="auto"/>
              </w:divBdr>
            </w:div>
            <w:div w:id="287708710">
              <w:marLeft w:val="480"/>
              <w:marRight w:val="0"/>
              <w:marTop w:val="0"/>
              <w:marBottom w:val="0"/>
              <w:divBdr>
                <w:top w:val="none" w:sz="0" w:space="0" w:color="auto"/>
                <w:left w:val="none" w:sz="0" w:space="0" w:color="auto"/>
                <w:bottom w:val="none" w:sz="0" w:space="0" w:color="auto"/>
                <w:right w:val="none" w:sz="0" w:space="0" w:color="auto"/>
              </w:divBdr>
            </w:div>
            <w:div w:id="287709821">
              <w:marLeft w:val="480"/>
              <w:marRight w:val="0"/>
              <w:marTop w:val="0"/>
              <w:marBottom w:val="0"/>
              <w:divBdr>
                <w:top w:val="none" w:sz="0" w:space="0" w:color="auto"/>
                <w:left w:val="none" w:sz="0" w:space="0" w:color="auto"/>
                <w:bottom w:val="none" w:sz="0" w:space="0" w:color="auto"/>
                <w:right w:val="none" w:sz="0" w:space="0" w:color="auto"/>
              </w:divBdr>
            </w:div>
            <w:div w:id="287780241">
              <w:marLeft w:val="480"/>
              <w:marRight w:val="0"/>
              <w:marTop w:val="0"/>
              <w:marBottom w:val="0"/>
              <w:divBdr>
                <w:top w:val="none" w:sz="0" w:space="0" w:color="auto"/>
                <w:left w:val="none" w:sz="0" w:space="0" w:color="auto"/>
                <w:bottom w:val="none" w:sz="0" w:space="0" w:color="auto"/>
                <w:right w:val="none" w:sz="0" w:space="0" w:color="auto"/>
              </w:divBdr>
            </w:div>
            <w:div w:id="287855082">
              <w:marLeft w:val="480"/>
              <w:marRight w:val="0"/>
              <w:marTop w:val="0"/>
              <w:marBottom w:val="0"/>
              <w:divBdr>
                <w:top w:val="none" w:sz="0" w:space="0" w:color="auto"/>
                <w:left w:val="none" w:sz="0" w:space="0" w:color="auto"/>
                <w:bottom w:val="none" w:sz="0" w:space="0" w:color="auto"/>
                <w:right w:val="none" w:sz="0" w:space="0" w:color="auto"/>
              </w:divBdr>
            </w:div>
            <w:div w:id="287901778">
              <w:marLeft w:val="480"/>
              <w:marRight w:val="0"/>
              <w:marTop w:val="0"/>
              <w:marBottom w:val="0"/>
              <w:divBdr>
                <w:top w:val="none" w:sz="0" w:space="0" w:color="auto"/>
                <w:left w:val="none" w:sz="0" w:space="0" w:color="auto"/>
                <w:bottom w:val="none" w:sz="0" w:space="0" w:color="auto"/>
                <w:right w:val="none" w:sz="0" w:space="0" w:color="auto"/>
              </w:divBdr>
            </w:div>
            <w:div w:id="287932057">
              <w:marLeft w:val="480"/>
              <w:marRight w:val="0"/>
              <w:marTop w:val="0"/>
              <w:marBottom w:val="0"/>
              <w:divBdr>
                <w:top w:val="none" w:sz="0" w:space="0" w:color="auto"/>
                <w:left w:val="none" w:sz="0" w:space="0" w:color="auto"/>
                <w:bottom w:val="none" w:sz="0" w:space="0" w:color="auto"/>
                <w:right w:val="none" w:sz="0" w:space="0" w:color="auto"/>
              </w:divBdr>
            </w:div>
            <w:div w:id="287972217">
              <w:marLeft w:val="480"/>
              <w:marRight w:val="0"/>
              <w:marTop w:val="0"/>
              <w:marBottom w:val="0"/>
              <w:divBdr>
                <w:top w:val="none" w:sz="0" w:space="0" w:color="auto"/>
                <w:left w:val="none" w:sz="0" w:space="0" w:color="auto"/>
                <w:bottom w:val="none" w:sz="0" w:space="0" w:color="auto"/>
                <w:right w:val="none" w:sz="0" w:space="0" w:color="auto"/>
              </w:divBdr>
            </w:div>
            <w:div w:id="288055710">
              <w:marLeft w:val="480"/>
              <w:marRight w:val="0"/>
              <w:marTop w:val="0"/>
              <w:marBottom w:val="0"/>
              <w:divBdr>
                <w:top w:val="none" w:sz="0" w:space="0" w:color="auto"/>
                <w:left w:val="none" w:sz="0" w:space="0" w:color="auto"/>
                <w:bottom w:val="none" w:sz="0" w:space="0" w:color="auto"/>
                <w:right w:val="none" w:sz="0" w:space="0" w:color="auto"/>
              </w:divBdr>
            </w:div>
            <w:div w:id="288164816">
              <w:marLeft w:val="480"/>
              <w:marRight w:val="0"/>
              <w:marTop w:val="0"/>
              <w:marBottom w:val="0"/>
              <w:divBdr>
                <w:top w:val="none" w:sz="0" w:space="0" w:color="auto"/>
                <w:left w:val="none" w:sz="0" w:space="0" w:color="auto"/>
                <w:bottom w:val="none" w:sz="0" w:space="0" w:color="auto"/>
                <w:right w:val="none" w:sz="0" w:space="0" w:color="auto"/>
              </w:divBdr>
            </w:div>
            <w:div w:id="288167992">
              <w:marLeft w:val="480"/>
              <w:marRight w:val="0"/>
              <w:marTop w:val="0"/>
              <w:marBottom w:val="0"/>
              <w:divBdr>
                <w:top w:val="none" w:sz="0" w:space="0" w:color="auto"/>
                <w:left w:val="none" w:sz="0" w:space="0" w:color="auto"/>
                <w:bottom w:val="none" w:sz="0" w:space="0" w:color="auto"/>
                <w:right w:val="none" w:sz="0" w:space="0" w:color="auto"/>
              </w:divBdr>
            </w:div>
            <w:div w:id="288242721">
              <w:marLeft w:val="480"/>
              <w:marRight w:val="0"/>
              <w:marTop w:val="0"/>
              <w:marBottom w:val="0"/>
              <w:divBdr>
                <w:top w:val="none" w:sz="0" w:space="0" w:color="auto"/>
                <w:left w:val="none" w:sz="0" w:space="0" w:color="auto"/>
                <w:bottom w:val="none" w:sz="0" w:space="0" w:color="auto"/>
                <w:right w:val="none" w:sz="0" w:space="0" w:color="auto"/>
              </w:divBdr>
            </w:div>
            <w:div w:id="288249555">
              <w:marLeft w:val="480"/>
              <w:marRight w:val="0"/>
              <w:marTop w:val="0"/>
              <w:marBottom w:val="0"/>
              <w:divBdr>
                <w:top w:val="none" w:sz="0" w:space="0" w:color="auto"/>
                <w:left w:val="none" w:sz="0" w:space="0" w:color="auto"/>
                <w:bottom w:val="none" w:sz="0" w:space="0" w:color="auto"/>
                <w:right w:val="none" w:sz="0" w:space="0" w:color="auto"/>
              </w:divBdr>
            </w:div>
            <w:div w:id="288323225">
              <w:marLeft w:val="480"/>
              <w:marRight w:val="0"/>
              <w:marTop w:val="0"/>
              <w:marBottom w:val="0"/>
              <w:divBdr>
                <w:top w:val="none" w:sz="0" w:space="0" w:color="auto"/>
                <w:left w:val="none" w:sz="0" w:space="0" w:color="auto"/>
                <w:bottom w:val="none" w:sz="0" w:space="0" w:color="auto"/>
                <w:right w:val="none" w:sz="0" w:space="0" w:color="auto"/>
              </w:divBdr>
            </w:div>
            <w:div w:id="288366085">
              <w:marLeft w:val="480"/>
              <w:marRight w:val="0"/>
              <w:marTop w:val="0"/>
              <w:marBottom w:val="0"/>
              <w:divBdr>
                <w:top w:val="none" w:sz="0" w:space="0" w:color="auto"/>
                <w:left w:val="none" w:sz="0" w:space="0" w:color="auto"/>
                <w:bottom w:val="none" w:sz="0" w:space="0" w:color="auto"/>
                <w:right w:val="none" w:sz="0" w:space="0" w:color="auto"/>
              </w:divBdr>
            </w:div>
            <w:div w:id="288511538">
              <w:marLeft w:val="480"/>
              <w:marRight w:val="0"/>
              <w:marTop w:val="0"/>
              <w:marBottom w:val="0"/>
              <w:divBdr>
                <w:top w:val="none" w:sz="0" w:space="0" w:color="auto"/>
                <w:left w:val="none" w:sz="0" w:space="0" w:color="auto"/>
                <w:bottom w:val="none" w:sz="0" w:space="0" w:color="auto"/>
                <w:right w:val="none" w:sz="0" w:space="0" w:color="auto"/>
              </w:divBdr>
            </w:div>
            <w:div w:id="288586433">
              <w:marLeft w:val="480"/>
              <w:marRight w:val="0"/>
              <w:marTop w:val="0"/>
              <w:marBottom w:val="0"/>
              <w:divBdr>
                <w:top w:val="none" w:sz="0" w:space="0" w:color="auto"/>
                <w:left w:val="none" w:sz="0" w:space="0" w:color="auto"/>
                <w:bottom w:val="none" w:sz="0" w:space="0" w:color="auto"/>
                <w:right w:val="none" w:sz="0" w:space="0" w:color="auto"/>
              </w:divBdr>
            </w:div>
            <w:div w:id="288636017">
              <w:marLeft w:val="480"/>
              <w:marRight w:val="0"/>
              <w:marTop w:val="0"/>
              <w:marBottom w:val="0"/>
              <w:divBdr>
                <w:top w:val="none" w:sz="0" w:space="0" w:color="auto"/>
                <w:left w:val="none" w:sz="0" w:space="0" w:color="auto"/>
                <w:bottom w:val="none" w:sz="0" w:space="0" w:color="auto"/>
                <w:right w:val="none" w:sz="0" w:space="0" w:color="auto"/>
              </w:divBdr>
            </w:div>
            <w:div w:id="288783227">
              <w:marLeft w:val="480"/>
              <w:marRight w:val="0"/>
              <w:marTop w:val="0"/>
              <w:marBottom w:val="0"/>
              <w:divBdr>
                <w:top w:val="none" w:sz="0" w:space="0" w:color="auto"/>
                <w:left w:val="none" w:sz="0" w:space="0" w:color="auto"/>
                <w:bottom w:val="none" w:sz="0" w:space="0" w:color="auto"/>
                <w:right w:val="none" w:sz="0" w:space="0" w:color="auto"/>
              </w:divBdr>
            </w:div>
            <w:div w:id="288902210">
              <w:marLeft w:val="480"/>
              <w:marRight w:val="0"/>
              <w:marTop w:val="0"/>
              <w:marBottom w:val="0"/>
              <w:divBdr>
                <w:top w:val="none" w:sz="0" w:space="0" w:color="auto"/>
                <w:left w:val="none" w:sz="0" w:space="0" w:color="auto"/>
                <w:bottom w:val="none" w:sz="0" w:space="0" w:color="auto"/>
                <w:right w:val="none" w:sz="0" w:space="0" w:color="auto"/>
              </w:divBdr>
            </w:div>
            <w:div w:id="289016210">
              <w:marLeft w:val="480"/>
              <w:marRight w:val="0"/>
              <w:marTop w:val="0"/>
              <w:marBottom w:val="0"/>
              <w:divBdr>
                <w:top w:val="none" w:sz="0" w:space="0" w:color="auto"/>
                <w:left w:val="none" w:sz="0" w:space="0" w:color="auto"/>
                <w:bottom w:val="none" w:sz="0" w:space="0" w:color="auto"/>
                <w:right w:val="none" w:sz="0" w:space="0" w:color="auto"/>
              </w:divBdr>
            </w:div>
            <w:div w:id="289089722">
              <w:marLeft w:val="480"/>
              <w:marRight w:val="0"/>
              <w:marTop w:val="0"/>
              <w:marBottom w:val="0"/>
              <w:divBdr>
                <w:top w:val="none" w:sz="0" w:space="0" w:color="auto"/>
                <w:left w:val="none" w:sz="0" w:space="0" w:color="auto"/>
                <w:bottom w:val="none" w:sz="0" w:space="0" w:color="auto"/>
                <w:right w:val="none" w:sz="0" w:space="0" w:color="auto"/>
              </w:divBdr>
            </w:div>
            <w:div w:id="289164049">
              <w:marLeft w:val="480"/>
              <w:marRight w:val="0"/>
              <w:marTop w:val="0"/>
              <w:marBottom w:val="0"/>
              <w:divBdr>
                <w:top w:val="none" w:sz="0" w:space="0" w:color="auto"/>
                <w:left w:val="none" w:sz="0" w:space="0" w:color="auto"/>
                <w:bottom w:val="none" w:sz="0" w:space="0" w:color="auto"/>
                <w:right w:val="none" w:sz="0" w:space="0" w:color="auto"/>
              </w:divBdr>
            </w:div>
            <w:div w:id="289171747">
              <w:marLeft w:val="480"/>
              <w:marRight w:val="0"/>
              <w:marTop w:val="0"/>
              <w:marBottom w:val="0"/>
              <w:divBdr>
                <w:top w:val="none" w:sz="0" w:space="0" w:color="auto"/>
                <w:left w:val="none" w:sz="0" w:space="0" w:color="auto"/>
                <w:bottom w:val="none" w:sz="0" w:space="0" w:color="auto"/>
                <w:right w:val="none" w:sz="0" w:space="0" w:color="auto"/>
              </w:divBdr>
            </w:div>
            <w:div w:id="289239949">
              <w:marLeft w:val="480"/>
              <w:marRight w:val="0"/>
              <w:marTop w:val="0"/>
              <w:marBottom w:val="0"/>
              <w:divBdr>
                <w:top w:val="none" w:sz="0" w:space="0" w:color="auto"/>
                <w:left w:val="none" w:sz="0" w:space="0" w:color="auto"/>
                <w:bottom w:val="none" w:sz="0" w:space="0" w:color="auto"/>
                <w:right w:val="none" w:sz="0" w:space="0" w:color="auto"/>
              </w:divBdr>
            </w:div>
            <w:div w:id="289282358">
              <w:marLeft w:val="480"/>
              <w:marRight w:val="0"/>
              <w:marTop w:val="0"/>
              <w:marBottom w:val="0"/>
              <w:divBdr>
                <w:top w:val="none" w:sz="0" w:space="0" w:color="auto"/>
                <w:left w:val="none" w:sz="0" w:space="0" w:color="auto"/>
                <w:bottom w:val="none" w:sz="0" w:space="0" w:color="auto"/>
                <w:right w:val="none" w:sz="0" w:space="0" w:color="auto"/>
              </w:divBdr>
            </w:div>
            <w:div w:id="289286919">
              <w:marLeft w:val="480"/>
              <w:marRight w:val="0"/>
              <w:marTop w:val="0"/>
              <w:marBottom w:val="0"/>
              <w:divBdr>
                <w:top w:val="none" w:sz="0" w:space="0" w:color="auto"/>
                <w:left w:val="none" w:sz="0" w:space="0" w:color="auto"/>
                <w:bottom w:val="none" w:sz="0" w:space="0" w:color="auto"/>
                <w:right w:val="none" w:sz="0" w:space="0" w:color="auto"/>
              </w:divBdr>
            </w:div>
            <w:div w:id="289483427">
              <w:marLeft w:val="480"/>
              <w:marRight w:val="0"/>
              <w:marTop w:val="0"/>
              <w:marBottom w:val="0"/>
              <w:divBdr>
                <w:top w:val="none" w:sz="0" w:space="0" w:color="auto"/>
                <w:left w:val="none" w:sz="0" w:space="0" w:color="auto"/>
                <w:bottom w:val="none" w:sz="0" w:space="0" w:color="auto"/>
                <w:right w:val="none" w:sz="0" w:space="0" w:color="auto"/>
              </w:divBdr>
            </w:div>
            <w:div w:id="289556893">
              <w:marLeft w:val="480"/>
              <w:marRight w:val="0"/>
              <w:marTop w:val="0"/>
              <w:marBottom w:val="0"/>
              <w:divBdr>
                <w:top w:val="none" w:sz="0" w:space="0" w:color="auto"/>
                <w:left w:val="none" w:sz="0" w:space="0" w:color="auto"/>
                <w:bottom w:val="none" w:sz="0" w:space="0" w:color="auto"/>
                <w:right w:val="none" w:sz="0" w:space="0" w:color="auto"/>
              </w:divBdr>
            </w:div>
            <w:div w:id="289670612">
              <w:marLeft w:val="480"/>
              <w:marRight w:val="0"/>
              <w:marTop w:val="0"/>
              <w:marBottom w:val="0"/>
              <w:divBdr>
                <w:top w:val="none" w:sz="0" w:space="0" w:color="auto"/>
                <w:left w:val="none" w:sz="0" w:space="0" w:color="auto"/>
                <w:bottom w:val="none" w:sz="0" w:space="0" w:color="auto"/>
                <w:right w:val="none" w:sz="0" w:space="0" w:color="auto"/>
              </w:divBdr>
            </w:div>
            <w:div w:id="289676157">
              <w:marLeft w:val="480"/>
              <w:marRight w:val="0"/>
              <w:marTop w:val="0"/>
              <w:marBottom w:val="0"/>
              <w:divBdr>
                <w:top w:val="none" w:sz="0" w:space="0" w:color="auto"/>
                <w:left w:val="none" w:sz="0" w:space="0" w:color="auto"/>
                <w:bottom w:val="none" w:sz="0" w:space="0" w:color="auto"/>
                <w:right w:val="none" w:sz="0" w:space="0" w:color="auto"/>
              </w:divBdr>
            </w:div>
            <w:div w:id="289749549">
              <w:marLeft w:val="480"/>
              <w:marRight w:val="0"/>
              <w:marTop w:val="0"/>
              <w:marBottom w:val="0"/>
              <w:divBdr>
                <w:top w:val="none" w:sz="0" w:space="0" w:color="auto"/>
                <w:left w:val="none" w:sz="0" w:space="0" w:color="auto"/>
                <w:bottom w:val="none" w:sz="0" w:space="0" w:color="auto"/>
                <w:right w:val="none" w:sz="0" w:space="0" w:color="auto"/>
              </w:divBdr>
            </w:div>
            <w:div w:id="289868779">
              <w:marLeft w:val="480"/>
              <w:marRight w:val="0"/>
              <w:marTop w:val="0"/>
              <w:marBottom w:val="0"/>
              <w:divBdr>
                <w:top w:val="none" w:sz="0" w:space="0" w:color="auto"/>
                <w:left w:val="none" w:sz="0" w:space="0" w:color="auto"/>
                <w:bottom w:val="none" w:sz="0" w:space="0" w:color="auto"/>
                <w:right w:val="none" w:sz="0" w:space="0" w:color="auto"/>
              </w:divBdr>
            </w:div>
            <w:div w:id="289941749">
              <w:marLeft w:val="480"/>
              <w:marRight w:val="0"/>
              <w:marTop w:val="0"/>
              <w:marBottom w:val="0"/>
              <w:divBdr>
                <w:top w:val="none" w:sz="0" w:space="0" w:color="auto"/>
                <w:left w:val="none" w:sz="0" w:space="0" w:color="auto"/>
                <w:bottom w:val="none" w:sz="0" w:space="0" w:color="auto"/>
                <w:right w:val="none" w:sz="0" w:space="0" w:color="auto"/>
              </w:divBdr>
            </w:div>
            <w:div w:id="290088187">
              <w:marLeft w:val="480"/>
              <w:marRight w:val="0"/>
              <w:marTop w:val="0"/>
              <w:marBottom w:val="0"/>
              <w:divBdr>
                <w:top w:val="none" w:sz="0" w:space="0" w:color="auto"/>
                <w:left w:val="none" w:sz="0" w:space="0" w:color="auto"/>
                <w:bottom w:val="none" w:sz="0" w:space="0" w:color="auto"/>
                <w:right w:val="none" w:sz="0" w:space="0" w:color="auto"/>
              </w:divBdr>
            </w:div>
            <w:div w:id="290088324">
              <w:marLeft w:val="480"/>
              <w:marRight w:val="0"/>
              <w:marTop w:val="0"/>
              <w:marBottom w:val="0"/>
              <w:divBdr>
                <w:top w:val="none" w:sz="0" w:space="0" w:color="auto"/>
                <w:left w:val="none" w:sz="0" w:space="0" w:color="auto"/>
                <w:bottom w:val="none" w:sz="0" w:space="0" w:color="auto"/>
                <w:right w:val="none" w:sz="0" w:space="0" w:color="auto"/>
              </w:divBdr>
            </w:div>
            <w:div w:id="290089490">
              <w:marLeft w:val="480"/>
              <w:marRight w:val="0"/>
              <w:marTop w:val="0"/>
              <w:marBottom w:val="0"/>
              <w:divBdr>
                <w:top w:val="none" w:sz="0" w:space="0" w:color="auto"/>
                <w:left w:val="none" w:sz="0" w:space="0" w:color="auto"/>
                <w:bottom w:val="none" w:sz="0" w:space="0" w:color="auto"/>
                <w:right w:val="none" w:sz="0" w:space="0" w:color="auto"/>
              </w:divBdr>
            </w:div>
            <w:div w:id="290133819">
              <w:marLeft w:val="480"/>
              <w:marRight w:val="0"/>
              <w:marTop w:val="0"/>
              <w:marBottom w:val="0"/>
              <w:divBdr>
                <w:top w:val="none" w:sz="0" w:space="0" w:color="auto"/>
                <w:left w:val="none" w:sz="0" w:space="0" w:color="auto"/>
                <w:bottom w:val="none" w:sz="0" w:space="0" w:color="auto"/>
                <w:right w:val="none" w:sz="0" w:space="0" w:color="auto"/>
              </w:divBdr>
            </w:div>
            <w:div w:id="290134738">
              <w:marLeft w:val="480"/>
              <w:marRight w:val="0"/>
              <w:marTop w:val="0"/>
              <w:marBottom w:val="0"/>
              <w:divBdr>
                <w:top w:val="none" w:sz="0" w:space="0" w:color="auto"/>
                <w:left w:val="none" w:sz="0" w:space="0" w:color="auto"/>
                <w:bottom w:val="none" w:sz="0" w:space="0" w:color="auto"/>
                <w:right w:val="none" w:sz="0" w:space="0" w:color="auto"/>
              </w:divBdr>
            </w:div>
            <w:div w:id="290135740">
              <w:marLeft w:val="480"/>
              <w:marRight w:val="0"/>
              <w:marTop w:val="0"/>
              <w:marBottom w:val="0"/>
              <w:divBdr>
                <w:top w:val="none" w:sz="0" w:space="0" w:color="auto"/>
                <w:left w:val="none" w:sz="0" w:space="0" w:color="auto"/>
                <w:bottom w:val="none" w:sz="0" w:space="0" w:color="auto"/>
                <w:right w:val="none" w:sz="0" w:space="0" w:color="auto"/>
              </w:divBdr>
            </w:div>
            <w:div w:id="290206445">
              <w:marLeft w:val="480"/>
              <w:marRight w:val="0"/>
              <w:marTop w:val="0"/>
              <w:marBottom w:val="0"/>
              <w:divBdr>
                <w:top w:val="none" w:sz="0" w:space="0" w:color="auto"/>
                <w:left w:val="none" w:sz="0" w:space="0" w:color="auto"/>
                <w:bottom w:val="none" w:sz="0" w:space="0" w:color="auto"/>
                <w:right w:val="none" w:sz="0" w:space="0" w:color="auto"/>
              </w:divBdr>
            </w:div>
            <w:div w:id="290210976">
              <w:marLeft w:val="480"/>
              <w:marRight w:val="0"/>
              <w:marTop w:val="0"/>
              <w:marBottom w:val="0"/>
              <w:divBdr>
                <w:top w:val="none" w:sz="0" w:space="0" w:color="auto"/>
                <w:left w:val="none" w:sz="0" w:space="0" w:color="auto"/>
                <w:bottom w:val="none" w:sz="0" w:space="0" w:color="auto"/>
                <w:right w:val="none" w:sz="0" w:space="0" w:color="auto"/>
              </w:divBdr>
            </w:div>
            <w:div w:id="290284501">
              <w:marLeft w:val="480"/>
              <w:marRight w:val="0"/>
              <w:marTop w:val="0"/>
              <w:marBottom w:val="0"/>
              <w:divBdr>
                <w:top w:val="none" w:sz="0" w:space="0" w:color="auto"/>
                <w:left w:val="none" w:sz="0" w:space="0" w:color="auto"/>
                <w:bottom w:val="none" w:sz="0" w:space="0" w:color="auto"/>
                <w:right w:val="none" w:sz="0" w:space="0" w:color="auto"/>
              </w:divBdr>
            </w:div>
            <w:div w:id="290357034">
              <w:marLeft w:val="480"/>
              <w:marRight w:val="0"/>
              <w:marTop w:val="0"/>
              <w:marBottom w:val="0"/>
              <w:divBdr>
                <w:top w:val="none" w:sz="0" w:space="0" w:color="auto"/>
                <w:left w:val="none" w:sz="0" w:space="0" w:color="auto"/>
                <w:bottom w:val="none" w:sz="0" w:space="0" w:color="auto"/>
                <w:right w:val="none" w:sz="0" w:space="0" w:color="auto"/>
              </w:divBdr>
            </w:div>
            <w:div w:id="290400833">
              <w:marLeft w:val="480"/>
              <w:marRight w:val="0"/>
              <w:marTop w:val="0"/>
              <w:marBottom w:val="0"/>
              <w:divBdr>
                <w:top w:val="none" w:sz="0" w:space="0" w:color="auto"/>
                <w:left w:val="none" w:sz="0" w:space="0" w:color="auto"/>
                <w:bottom w:val="none" w:sz="0" w:space="0" w:color="auto"/>
                <w:right w:val="none" w:sz="0" w:space="0" w:color="auto"/>
              </w:divBdr>
            </w:div>
            <w:div w:id="290594596">
              <w:marLeft w:val="480"/>
              <w:marRight w:val="0"/>
              <w:marTop w:val="0"/>
              <w:marBottom w:val="0"/>
              <w:divBdr>
                <w:top w:val="none" w:sz="0" w:space="0" w:color="auto"/>
                <w:left w:val="none" w:sz="0" w:space="0" w:color="auto"/>
                <w:bottom w:val="none" w:sz="0" w:space="0" w:color="auto"/>
                <w:right w:val="none" w:sz="0" w:space="0" w:color="auto"/>
              </w:divBdr>
            </w:div>
            <w:div w:id="290594780">
              <w:marLeft w:val="480"/>
              <w:marRight w:val="0"/>
              <w:marTop w:val="0"/>
              <w:marBottom w:val="0"/>
              <w:divBdr>
                <w:top w:val="none" w:sz="0" w:space="0" w:color="auto"/>
                <w:left w:val="none" w:sz="0" w:space="0" w:color="auto"/>
                <w:bottom w:val="none" w:sz="0" w:space="0" w:color="auto"/>
                <w:right w:val="none" w:sz="0" w:space="0" w:color="auto"/>
              </w:divBdr>
            </w:div>
            <w:div w:id="290672570">
              <w:marLeft w:val="480"/>
              <w:marRight w:val="0"/>
              <w:marTop w:val="0"/>
              <w:marBottom w:val="0"/>
              <w:divBdr>
                <w:top w:val="none" w:sz="0" w:space="0" w:color="auto"/>
                <w:left w:val="none" w:sz="0" w:space="0" w:color="auto"/>
                <w:bottom w:val="none" w:sz="0" w:space="0" w:color="auto"/>
                <w:right w:val="none" w:sz="0" w:space="0" w:color="auto"/>
              </w:divBdr>
            </w:div>
            <w:div w:id="290743813">
              <w:marLeft w:val="480"/>
              <w:marRight w:val="0"/>
              <w:marTop w:val="0"/>
              <w:marBottom w:val="0"/>
              <w:divBdr>
                <w:top w:val="none" w:sz="0" w:space="0" w:color="auto"/>
                <w:left w:val="none" w:sz="0" w:space="0" w:color="auto"/>
                <w:bottom w:val="none" w:sz="0" w:space="0" w:color="auto"/>
                <w:right w:val="none" w:sz="0" w:space="0" w:color="auto"/>
              </w:divBdr>
            </w:div>
            <w:div w:id="290747715">
              <w:marLeft w:val="480"/>
              <w:marRight w:val="0"/>
              <w:marTop w:val="0"/>
              <w:marBottom w:val="0"/>
              <w:divBdr>
                <w:top w:val="none" w:sz="0" w:space="0" w:color="auto"/>
                <w:left w:val="none" w:sz="0" w:space="0" w:color="auto"/>
                <w:bottom w:val="none" w:sz="0" w:space="0" w:color="auto"/>
                <w:right w:val="none" w:sz="0" w:space="0" w:color="auto"/>
              </w:divBdr>
            </w:div>
            <w:div w:id="290863126">
              <w:marLeft w:val="480"/>
              <w:marRight w:val="0"/>
              <w:marTop w:val="0"/>
              <w:marBottom w:val="0"/>
              <w:divBdr>
                <w:top w:val="none" w:sz="0" w:space="0" w:color="auto"/>
                <w:left w:val="none" w:sz="0" w:space="0" w:color="auto"/>
                <w:bottom w:val="none" w:sz="0" w:space="0" w:color="auto"/>
                <w:right w:val="none" w:sz="0" w:space="0" w:color="auto"/>
              </w:divBdr>
            </w:div>
            <w:div w:id="290864514">
              <w:marLeft w:val="480"/>
              <w:marRight w:val="0"/>
              <w:marTop w:val="0"/>
              <w:marBottom w:val="0"/>
              <w:divBdr>
                <w:top w:val="none" w:sz="0" w:space="0" w:color="auto"/>
                <w:left w:val="none" w:sz="0" w:space="0" w:color="auto"/>
                <w:bottom w:val="none" w:sz="0" w:space="0" w:color="auto"/>
                <w:right w:val="none" w:sz="0" w:space="0" w:color="auto"/>
              </w:divBdr>
            </w:div>
            <w:div w:id="290938423">
              <w:marLeft w:val="480"/>
              <w:marRight w:val="0"/>
              <w:marTop w:val="0"/>
              <w:marBottom w:val="0"/>
              <w:divBdr>
                <w:top w:val="none" w:sz="0" w:space="0" w:color="auto"/>
                <w:left w:val="none" w:sz="0" w:space="0" w:color="auto"/>
                <w:bottom w:val="none" w:sz="0" w:space="0" w:color="auto"/>
                <w:right w:val="none" w:sz="0" w:space="0" w:color="auto"/>
              </w:divBdr>
            </w:div>
            <w:div w:id="290988030">
              <w:marLeft w:val="480"/>
              <w:marRight w:val="0"/>
              <w:marTop w:val="0"/>
              <w:marBottom w:val="0"/>
              <w:divBdr>
                <w:top w:val="none" w:sz="0" w:space="0" w:color="auto"/>
                <w:left w:val="none" w:sz="0" w:space="0" w:color="auto"/>
                <w:bottom w:val="none" w:sz="0" w:space="0" w:color="auto"/>
                <w:right w:val="none" w:sz="0" w:space="0" w:color="auto"/>
              </w:divBdr>
            </w:div>
            <w:div w:id="291012012">
              <w:marLeft w:val="480"/>
              <w:marRight w:val="0"/>
              <w:marTop w:val="0"/>
              <w:marBottom w:val="0"/>
              <w:divBdr>
                <w:top w:val="none" w:sz="0" w:space="0" w:color="auto"/>
                <w:left w:val="none" w:sz="0" w:space="0" w:color="auto"/>
                <w:bottom w:val="none" w:sz="0" w:space="0" w:color="auto"/>
                <w:right w:val="none" w:sz="0" w:space="0" w:color="auto"/>
              </w:divBdr>
            </w:div>
            <w:div w:id="291062510">
              <w:marLeft w:val="480"/>
              <w:marRight w:val="0"/>
              <w:marTop w:val="0"/>
              <w:marBottom w:val="0"/>
              <w:divBdr>
                <w:top w:val="none" w:sz="0" w:space="0" w:color="auto"/>
                <w:left w:val="none" w:sz="0" w:space="0" w:color="auto"/>
                <w:bottom w:val="none" w:sz="0" w:space="0" w:color="auto"/>
                <w:right w:val="none" w:sz="0" w:space="0" w:color="auto"/>
              </w:divBdr>
            </w:div>
            <w:div w:id="291063740">
              <w:marLeft w:val="480"/>
              <w:marRight w:val="0"/>
              <w:marTop w:val="0"/>
              <w:marBottom w:val="0"/>
              <w:divBdr>
                <w:top w:val="none" w:sz="0" w:space="0" w:color="auto"/>
                <w:left w:val="none" w:sz="0" w:space="0" w:color="auto"/>
                <w:bottom w:val="none" w:sz="0" w:space="0" w:color="auto"/>
                <w:right w:val="none" w:sz="0" w:space="0" w:color="auto"/>
              </w:divBdr>
            </w:div>
            <w:div w:id="291208287">
              <w:marLeft w:val="480"/>
              <w:marRight w:val="0"/>
              <w:marTop w:val="0"/>
              <w:marBottom w:val="0"/>
              <w:divBdr>
                <w:top w:val="none" w:sz="0" w:space="0" w:color="auto"/>
                <w:left w:val="none" w:sz="0" w:space="0" w:color="auto"/>
                <w:bottom w:val="none" w:sz="0" w:space="0" w:color="auto"/>
                <w:right w:val="none" w:sz="0" w:space="0" w:color="auto"/>
              </w:divBdr>
            </w:div>
            <w:div w:id="291251400">
              <w:marLeft w:val="480"/>
              <w:marRight w:val="0"/>
              <w:marTop w:val="0"/>
              <w:marBottom w:val="0"/>
              <w:divBdr>
                <w:top w:val="none" w:sz="0" w:space="0" w:color="auto"/>
                <w:left w:val="none" w:sz="0" w:space="0" w:color="auto"/>
                <w:bottom w:val="none" w:sz="0" w:space="0" w:color="auto"/>
                <w:right w:val="none" w:sz="0" w:space="0" w:color="auto"/>
              </w:divBdr>
            </w:div>
            <w:div w:id="291400159">
              <w:marLeft w:val="480"/>
              <w:marRight w:val="0"/>
              <w:marTop w:val="0"/>
              <w:marBottom w:val="0"/>
              <w:divBdr>
                <w:top w:val="none" w:sz="0" w:space="0" w:color="auto"/>
                <w:left w:val="none" w:sz="0" w:space="0" w:color="auto"/>
                <w:bottom w:val="none" w:sz="0" w:space="0" w:color="auto"/>
                <w:right w:val="none" w:sz="0" w:space="0" w:color="auto"/>
              </w:divBdr>
            </w:div>
            <w:div w:id="291518974">
              <w:marLeft w:val="480"/>
              <w:marRight w:val="0"/>
              <w:marTop w:val="0"/>
              <w:marBottom w:val="0"/>
              <w:divBdr>
                <w:top w:val="none" w:sz="0" w:space="0" w:color="auto"/>
                <w:left w:val="none" w:sz="0" w:space="0" w:color="auto"/>
                <w:bottom w:val="none" w:sz="0" w:space="0" w:color="auto"/>
                <w:right w:val="none" w:sz="0" w:space="0" w:color="auto"/>
              </w:divBdr>
            </w:div>
            <w:div w:id="291600967">
              <w:marLeft w:val="480"/>
              <w:marRight w:val="0"/>
              <w:marTop w:val="0"/>
              <w:marBottom w:val="0"/>
              <w:divBdr>
                <w:top w:val="none" w:sz="0" w:space="0" w:color="auto"/>
                <w:left w:val="none" w:sz="0" w:space="0" w:color="auto"/>
                <w:bottom w:val="none" w:sz="0" w:space="0" w:color="auto"/>
                <w:right w:val="none" w:sz="0" w:space="0" w:color="auto"/>
              </w:divBdr>
            </w:div>
            <w:div w:id="291635350">
              <w:marLeft w:val="480"/>
              <w:marRight w:val="0"/>
              <w:marTop w:val="0"/>
              <w:marBottom w:val="0"/>
              <w:divBdr>
                <w:top w:val="none" w:sz="0" w:space="0" w:color="auto"/>
                <w:left w:val="none" w:sz="0" w:space="0" w:color="auto"/>
                <w:bottom w:val="none" w:sz="0" w:space="0" w:color="auto"/>
                <w:right w:val="none" w:sz="0" w:space="0" w:color="auto"/>
              </w:divBdr>
            </w:div>
            <w:div w:id="291714915">
              <w:marLeft w:val="480"/>
              <w:marRight w:val="0"/>
              <w:marTop w:val="0"/>
              <w:marBottom w:val="0"/>
              <w:divBdr>
                <w:top w:val="none" w:sz="0" w:space="0" w:color="auto"/>
                <w:left w:val="none" w:sz="0" w:space="0" w:color="auto"/>
                <w:bottom w:val="none" w:sz="0" w:space="0" w:color="auto"/>
                <w:right w:val="none" w:sz="0" w:space="0" w:color="auto"/>
              </w:divBdr>
            </w:div>
            <w:div w:id="291788700">
              <w:marLeft w:val="480"/>
              <w:marRight w:val="0"/>
              <w:marTop w:val="0"/>
              <w:marBottom w:val="0"/>
              <w:divBdr>
                <w:top w:val="none" w:sz="0" w:space="0" w:color="auto"/>
                <w:left w:val="none" w:sz="0" w:space="0" w:color="auto"/>
                <w:bottom w:val="none" w:sz="0" w:space="0" w:color="auto"/>
                <w:right w:val="none" w:sz="0" w:space="0" w:color="auto"/>
              </w:divBdr>
            </w:div>
            <w:div w:id="291789642">
              <w:marLeft w:val="480"/>
              <w:marRight w:val="0"/>
              <w:marTop w:val="0"/>
              <w:marBottom w:val="0"/>
              <w:divBdr>
                <w:top w:val="none" w:sz="0" w:space="0" w:color="auto"/>
                <w:left w:val="none" w:sz="0" w:space="0" w:color="auto"/>
                <w:bottom w:val="none" w:sz="0" w:space="0" w:color="auto"/>
                <w:right w:val="none" w:sz="0" w:space="0" w:color="auto"/>
              </w:divBdr>
            </w:div>
            <w:div w:id="291793856">
              <w:marLeft w:val="480"/>
              <w:marRight w:val="0"/>
              <w:marTop w:val="0"/>
              <w:marBottom w:val="0"/>
              <w:divBdr>
                <w:top w:val="none" w:sz="0" w:space="0" w:color="auto"/>
                <w:left w:val="none" w:sz="0" w:space="0" w:color="auto"/>
                <w:bottom w:val="none" w:sz="0" w:space="0" w:color="auto"/>
                <w:right w:val="none" w:sz="0" w:space="0" w:color="auto"/>
              </w:divBdr>
            </w:div>
            <w:div w:id="291863929">
              <w:marLeft w:val="480"/>
              <w:marRight w:val="0"/>
              <w:marTop w:val="0"/>
              <w:marBottom w:val="0"/>
              <w:divBdr>
                <w:top w:val="none" w:sz="0" w:space="0" w:color="auto"/>
                <w:left w:val="none" w:sz="0" w:space="0" w:color="auto"/>
                <w:bottom w:val="none" w:sz="0" w:space="0" w:color="auto"/>
                <w:right w:val="none" w:sz="0" w:space="0" w:color="auto"/>
              </w:divBdr>
            </w:div>
            <w:div w:id="291864157">
              <w:marLeft w:val="480"/>
              <w:marRight w:val="0"/>
              <w:marTop w:val="0"/>
              <w:marBottom w:val="0"/>
              <w:divBdr>
                <w:top w:val="none" w:sz="0" w:space="0" w:color="auto"/>
                <w:left w:val="none" w:sz="0" w:space="0" w:color="auto"/>
                <w:bottom w:val="none" w:sz="0" w:space="0" w:color="auto"/>
                <w:right w:val="none" w:sz="0" w:space="0" w:color="auto"/>
              </w:divBdr>
            </w:div>
            <w:div w:id="291980549">
              <w:marLeft w:val="480"/>
              <w:marRight w:val="0"/>
              <w:marTop w:val="0"/>
              <w:marBottom w:val="0"/>
              <w:divBdr>
                <w:top w:val="none" w:sz="0" w:space="0" w:color="auto"/>
                <w:left w:val="none" w:sz="0" w:space="0" w:color="auto"/>
                <w:bottom w:val="none" w:sz="0" w:space="0" w:color="auto"/>
                <w:right w:val="none" w:sz="0" w:space="0" w:color="auto"/>
              </w:divBdr>
            </w:div>
            <w:div w:id="291985167">
              <w:marLeft w:val="480"/>
              <w:marRight w:val="0"/>
              <w:marTop w:val="0"/>
              <w:marBottom w:val="0"/>
              <w:divBdr>
                <w:top w:val="none" w:sz="0" w:space="0" w:color="auto"/>
                <w:left w:val="none" w:sz="0" w:space="0" w:color="auto"/>
                <w:bottom w:val="none" w:sz="0" w:space="0" w:color="auto"/>
                <w:right w:val="none" w:sz="0" w:space="0" w:color="auto"/>
              </w:divBdr>
            </w:div>
            <w:div w:id="292053836">
              <w:marLeft w:val="480"/>
              <w:marRight w:val="0"/>
              <w:marTop w:val="0"/>
              <w:marBottom w:val="0"/>
              <w:divBdr>
                <w:top w:val="none" w:sz="0" w:space="0" w:color="auto"/>
                <w:left w:val="none" w:sz="0" w:space="0" w:color="auto"/>
                <w:bottom w:val="none" w:sz="0" w:space="0" w:color="auto"/>
                <w:right w:val="none" w:sz="0" w:space="0" w:color="auto"/>
              </w:divBdr>
            </w:div>
            <w:div w:id="292097087">
              <w:marLeft w:val="480"/>
              <w:marRight w:val="0"/>
              <w:marTop w:val="0"/>
              <w:marBottom w:val="0"/>
              <w:divBdr>
                <w:top w:val="none" w:sz="0" w:space="0" w:color="auto"/>
                <w:left w:val="none" w:sz="0" w:space="0" w:color="auto"/>
                <w:bottom w:val="none" w:sz="0" w:space="0" w:color="auto"/>
                <w:right w:val="none" w:sz="0" w:space="0" w:color="auto"/>
              </w:divBdr>
            </w:div>
            <w:div w:id="292102570">
              <w:marLeft w:val="480"/>
              <w:marRight w:val="0"/>
              <w:marTop w:val="0"/>
              <w:marBottom w:val="0"/>
              <w:divBdr>
                <w:top w:val="none" w:sz="0" w:space="0" w:color="auto"/>
                <w:left w:val="none" w:sz="0" w:space="0" w:color="auto"/>
                <w:bottom w:val="none" w:sz="0" w:space="0" w:color="auto"/>
                <w:right w:val="none" w:sz="0" w:space="0" w:color="auto"/>
              </w:divBdr>
            </w:div>
            <w:div w:id="292247151">
              <w:marLeft w:val="480"/>
              <w:marRight w:val="0"/>
              <w:marTop w:val="0"/>
              <w:marBottom w:val="0"/>
              <w:divBdr>
                <w:top w:val="none" w:sz="0" w:space="0" w:color="auto"/>
                <w:left w:val="none" w:sz="0" w:space="0" w:color="auto"/>
                <w:bottom w:val="none" w:sz="0" w:space="0" w:color="auto"/>
                <w:right w:val="none" w:sz="0" w:space="0" w:color="auto"/>
              </w:divBdr>
            </w:div>
            <w:div w:id="292256459">
              <w:marLeft w:val="480"/>
              <w:marRight w:val="0"/>
              <w:marTop w:val="0"/>
              <w:marBottom w:val="0"/>
              <w:divBdr>
                <w:top w:val="none" w:sz="0" w:space="0" w:color="auto"/>
                <w:left w:val="none" w:sz="0" w:space="0" w:color="auto"/>
                <w:bottom w:val="none" w:sz="0" w:space="0" w:color="auto"/>
                <w:right w:val="none" w:sz="0" w:space="0" w:color="auto"/>
              </w:divBdr>
            </w:div>
            <w:div w:id="292290617">
              <w:marLeft w:val="480"/>
              <w:marRight w:val="0"/>
              <w:marTop w:val="0"/>
              <w:marBottom w:val="0"/>
              <w:divBdr>
                <w:top w:val="none" w:sz="0" w:space="0" w:color="auto"/>
                <w:left w:val="none" w:sz="0" w:space="0" w:color="auto"/>
                <w:bottom w:val="none" w:sz="0" w:space="0" w:color="auto"/>
                <w:right w:val="none" w:sz="0" w:space="0" w:color="auto"/>
              </w:divBdr>
            </w:div>
            <w:div w:id="292373037">
              <w:marLeft w:val="480"/>
              <w:marRight w:val="0"/>
              <w:marTop w:val="0"/>
              <w:marBottom w:val="0"/>
              <w:divBdr>
                <w:top w:val="none" w:sz="0" w:space="0" w:color="auto"/>
                <w:left w:val="none" w:sz="0" w:space="0" w:color="auto"/>
                <w:bottom w:val="none" w:sz="0" w:space="0" w:color="auto"/>
                <w:right w:val="none" w:sz="0" w:space="0" w:color="auto"/>
              </w:divBdr>
            </w:div>
            <w:div w:id="292449136">
              <w:marLeft w:val="480"/>
              <w:marRight w:val="0"/>
              <w:marTop w:val="0"/>
              <w:marBottom w:val="0"/>
              <w:divBdr>
                <w:top w:val="none" w:sz="0" w:space="0" w:color="auto"/>
                <w:left w:val="none" w:sz="0" w:space="0" w:color="auto"/>
                <w:bottom w:val="none" w:sz="0" w:space="0" w:color="auto"/>
                <w:right w:val="none" w:sz="0" w:space="0" w:color="auto"/>
              </w:divBdr>
            </w:div>
            <w:div w:id="292490996">
              <w:marLeft w:val="480"/>
              <w:marRight w:val="0"/>
              <w:marTop w:val="0"/>
              <w:marBottom w:val="0"/>
              <w:divBdr>
                <w:top w:val="none" w:sz="0" w:space="0" w:color="auto"/>
                <w:left w:val="none" w:sz="0" w:space="0" w:color="auto"/>
                <w:bottom w:val="none" w:sz="0" w:space="0" w:color="auto"/>
                <w:right w:val="none" w:sz="0" w:space="0" w:color="auto"/>
              </w:divBdr>
            </w:div>
            <w:div w:id="292563947">
              <w:marLeft w:val="480"/>
              <w:marRight w:val="0"/>
              <w:marTop w:val="0"/>
              <w:marBottom w:val="0"/>
              <w:divBdr>
                <w:top w:val="none" w:sz="0" w:space="0" w:color="auto"/>
                <w:left w:val="none" w:sz="0" w:space="0" w:color="auto"/>
                <w:bottom w:val="none" w:sz="0" w:space="0" w:color="auto"/>
                <w:right w:val="none" w:sz="0" w:space="0" w:color="auto"/>
              </w:divBdr>
            </w:div>
            <w:div w:id="292639026">
              <w:marLeft w:val="480"/>
              <w:marRight w:val="0"/>
              <w:marTop w:val="0"/>
              <w:marBottom w:val="0"/>
              <w:divBdr>
                <w:top w:val="none" w:sz="0" w:space="0" w:color="auto"/>
                <w:left w:val="none" w:sz="0" w:space="0" w:color="auto"/>
                <w:bottom w:val="none" w:sz="0" w:space="0" w:color="auto"/>
                <w:right w:val="none" w:sz="0" w:space="0" w:color="auto"/>
              </w:divBdr>
            </w:div>
            <w:div w:id="292715624">
              <w:marLeft w:val="480"/>
              <w:marRight w:val="0"/>
              <w:marTop w:val="0"/>
              <w:marBottom w:val="0"/>
              <w:divBdr>
                <w:top w:val="none" w:sz="0" w:space="0" w:color="auto"/>
                <w:left w:val="none" w:sz="0" w:space="0" w:color="auto"/>
                <w:bottom w:val="none" w:sz="0" w:space="0" w:color="auto"/>
                <w:right w:val="none" w:sz="0" w:space="0" w:color="auto"/>
              </w:divBdr>
            </w:div>
            <w:div w:id="292752786">
              <w:marLeft w:val="480"/>
              <w:marRight w:val="0"/>
              <w:marTop w:val="0"/>
              <w:marBottom w:val="0"/>
              <w:divBdr>
                <w:top w:val="none" w:sz="0" w:space="0" w:color="auto"/>
                <w:left w:val="none" w:sz="0" w:space="0" w:color="auto"/>
                <w:bottom w:val="none" w:sz="0" w:space="0" w:color="auto"/>
                <w:right w:val="none" w:sz="0" w:space="0" w:color="auto"/>
              </w:divBdr>
            </w:div>
            <w:div w:id="292754275">
              <w:marLeft w:val="480"/>
              <w:marRight w:val="0"/>
              <w:marTop w:val="0"/>
              <w:marBottom w:val="0"/>
              <w:divBdr>
                <w:top w:val="none" w:sz="0" w:space="0" w:color="auto"/>
                <w:left w:val="none" w:sz="0" w:space="0" w:color="auto"/>
                <w:bottom w:val="none" w:sz="0" w:space="0" w:color="auto"/>
                <w:right w:val="none" w:sz="0" w:space="0" w:color="auto"/>
              </w:divBdr>
            </w:div>
            <w:div w:id="292906364">
              <w:marLeft w:val="480"/>
              <w:marRight w:val="0"/>
              <w:marTop w:val="0"/>
              <w:marBottom w:val="0"/>
              <w:divBdr>
                <w:top w:val="none" w:sz="0" w:space="0" w:color="auto"/>
                <w:left w:val="none" w:sz="0" w:space="0" w:color="auto"/>
                <w:bottom w:val="none" w:sz="0" w:space="0" w:color="auto"/>
                <w:right w:val="none" w:sz="0" w:space="0" w:color="auto"/>
              </w:divBdr>
            </w:div>
            <w:div w:id="292949605">
              <w:marLeft w:val="480"/>
              <w:marRight w:val="0"/>
              <w:marTop w:val="0"/>
              <w:marBottom w:val="0"/>
              <w:divBdr>
                <w:top w:val="none" w:sz="0" w:space="0" w:color="auto"/>
                <w:left w:val="none" w:sz="0" w:space="0" w:color="auto"/>
                <w:bottom w:val="none" w:sz="0" w:space="0" w:color="auto"/>
                <w:right w:val="none" w:sz="0" w:space="0" w:color="auto"/>
              </w:divBdr>
            </w:div>
            <w:div w:id="292952978">
              <w:marLeft w:val="480"/>
              <w:marRight w:val="0"/>
              <w:marTop w:val="0"/>
              <w:marBottom w:val="0"/>
              <w:divBdr>
                <w:top w:val="none" w:sz="0" w:space="0" w:color="auto"/>
                <w:left w:val="none" w:sz="0" w:space="0" w:color="auto"/>
                <w:bottom w:val="none" w:sz="0" w:space="0" w:color="auto"/>
                <w:right w:val="none" w:sz="0" w:space="0" w:color="auto"/>
              </w:divBdr>
            </w:div>
            <w:div w:id="293024913">
              <w:marLeft w:val="480"/>
              <w:marRight w:val="0"/>
              <w:marTop w:val="0"/>
              <w:marBottom w:val="0"/>
              <w:divBdr>
                <w:top w:val="none" w:sz="0" w:space="0" w:color="auto"/>
                <w:left w:val="none" w:sz="0" w:space="0" w:color="auto"/>
                <w:bottom w:val="none" w:sz="0" w:space="0" w:color="auto"/>
                <w:right w:val="none" w:sz="0" w:space="0" w:color="auto"/>
              </w:divBdr>
            </w:div>
            <w:div w:id="293145372">
              <w:marLeft w:val="480"/>
              <w:marRight w:val="0"/>
              <w:marTop w:val="0"/>
              <w:marBottom w:val="0"/>
              <w:divBdr>
                <w:top w:val="none" w:sz="0" w:space="0" w:color="auto"/>
                <w:left w:val="none" w:sz="0" w:space="0" w:color="auto"/>
                <w:bottom w:val="none" w:sz="0" w:space="0" w:color="auto"/>
                <w:right w:val="none" w:sz="0" w:space="0" w:color="auto"/>
              </w:divBdr>
            </w:div>
            <w:div w:id="293217284">
              <w:marLeft w:val="480"/>
              <w:marRight w:val="0"/>
              <w:marTop w:val="0"/>
              <w:marBottom w:val="0"/>
              <w:divBdr>
                <w:top w:val="none" w:sz="0" w:space="0" w:color="auto"/>
                <w:left w:val="none" w:sz="0" w:space="0" w:color="auto"/>
                <w:bottom w:val="none" w:sz="0" w:space="0" w:color="auto"/>
                <w:right w:val="none" w:sz="0" w:space="0" w:color="auto"/>
              </w:divBdr>
            </w:div>
            <w:div w:id="293221151">
              <w:marLeft w:val="480"/>
              <w:marRight w:val="0"/>
              <w:marTop w:val="0"/>
              <w:marBottom w:val="0"/>
              <w:divBdr>
                <w:top w:val="none" w:sz="0" w:space="0" w:color="auto"/>
                <w:left w:val="none" w:sz="0" w:space="0" w:color="auto"/>
                <w:bottom w:val="none" w:sz="0" w:space="0" w:color="auto"/>
                <w:right w:val="none" w:sz="0" w:space="0" w:color="auto"/>
              </w:divBdr>
            </w:div>
            <w:div w:id="293289239">
              <w:marLeft w:val="480"/>
              <w:marRight w:val="0"/>
              <w:marTop w:val="0"/>
              <w:marBottom w:val="0"/>
              <w:divBdr>
                <w:top w:val="none" w:sz="0" w:space="0" w:color="auto"/>
                <w:left w:val="none" w:sz="0" w:space="0" w:color="auto"/>
                <w:bottom w:val="none" w:sz="0" w:space="0" w:color="auto"/>
                <w:right w:val="none" w:sz="0" w:space="0" w:color="auto"/>
              </w:divBdr>
            </w:div>
            <w:div w:id="293340589">
              <w:marLeft w:val="480"/>
              <w:marRight w:val="0"/>
              <w:marTop w:val="0"/>
              <w:marBottom w:val="0"/>
              <w:divBdr>
                <w:top w:val="none" w:sz="0" w:space="0" w:color="auto"/>
                <w:left w:val="none" w:sz="0" w:space="0" w:color="auto"/>
                <w:bottom w:val="none" w:sz="0" w:space="0" w:color="auto"/>
                <w:right w:val="none" w:sz="0" w:space="0" w:color="auto"/>
              </w:divBdr>
            </w:div>
            <w:div w:id="293488357">
              <w:marLeft w:val="480"/>
              <w:marRight w:val="0"/>
              <w:marTop w:val="0"/>
              <w:marBottom w:val="0"/>
              <w:divBdr>
                <w:top w:val="none" w:sz="0" w:space="0" w:color="auto"/>
                <w:left w:val="none" w:sz="0" w:space="0" w:color="auto"/>
                <w:bottom w:val="none" w:sz="0" w:space="0" w:color="auto"/>
                <w:right w:val="none" w:sz="0" w:space="0" w:color="auto"/>
              </w:divBdr>
            </w:div>
            <w:div w:id="293566896">
              <w:marLeft w:val="480"/>
              <w:marRight w:val="0"/>
              <w:marTop w:val="0"/>
              <w:marBottom w:val="0"/>
              <w:divBdr>
                <w:top w:val="none" w:sz="0" w:space="0" w:color="auto"/>
                <w:left w:val="none" w:sz="0" w:space="0" w:color="auto"/>
                <w:bottom w:val="none" w:sz="0" w:space="0" w:color="auto"/>
                <w:right w:val="none" w:sz="0" w:space="0" w:color="auto"/>
              </w:divBdr>
            </w:div>
            <w:div w:id="293677311">
              <w:marLeft w:val="480"/>
              <w:marRight w:val="0"/>
              <w:marTop w:val="0"/>
              <w:marBottom w:val="0"/>
              <w:divBdr>
                <w:top w:val="none" w:sz="0" w:space="0" w:color="auto"/>
                <w:left w:val="none" w:sz="0" w:space="0" w:color="auto"/>
                <w:bottom w:val="none" w:sz="0" w:space="0" w:color="auto"/>
                <w:right w:val="none" w:sz="0" w:space="0" w:color="auto"/>
              </w:divBdr>
            </w:div>
            <w:div w:id="293944529">
              <w:marLeft w:val="480"/>
              <w:marRight w:val="0"/>
              <w:marTop w:val="0"/>
              <w:marBottom w:val="0"/>
              <w:divBdr>
                <w:top w:val="none" w:sz="0" w:space="0" w:color="auto"/>
                <w:left w:val="none" w:sz="0" w:space="0" w:color="auto"/>
                <w:bottom w:val="none" w:sz="0" w:space="0" w:color="auto"/>
                <w:right w:val="none" w:sz="0" w:space="0" w:color="auto"/>
              </w:divBdr>
            </w:div>
            <w:div w:id="293945272">
              <w:marLeft w:val="480"/>
              <w:marRight w:val="0"/>
              <w:marTop w:val="0"/>
              <w:marBottom w:val="0"/>
              <w:divBdr>
                <w:top w:val="none" w:sz="0" w:space="0" w:color="auto"/>
                <w:left w:val="none" w:sz="0" w:space="0" w:color="auto"/>
                <w:bottom w:val="none" w:sz="0" w:space="0" w:color="auto"/>
                <w:right w:val="none" w:sz="0" w:space="0" w:color="auto"/>
              </w:divBdr>
            </w:div>
            <w:div w:id="293994755">
              <w:marLeft w:val="480"/>
              <w:marRight w:val="0"/>
              <w:marTop w:val="0"/>
              <w:marBottom w:val="0"/>
              <w:divBdr>
                <w:top w:val="none" w:sz="0" w:space="0" w:color="auto"/>
                <w:left w:val="none" w:sz="0" w:space="0" w:color="auto"/>
                <w:bottom w:val="none" w:sz="0" w:space="0" w:color="auto"/>
                <w:right w:val="none" w:sz="0" w:space="0" w:color="auto"/>
              </w:divBdr>
            </w:div>
            <w:div w:id="294065284">
              <w:marLeft w:val="480"/>
              <w:marRight w:val="0"/>
              <w:marTop w:val="0"/>
              <w:marBottom w:val="0"/>
              <w:divBdr>
                <w:top w:val="none" w:sz="0" w:space="0" w:color="auto"/>
                <w:left w:val="none" w:sz="0" w:space="0" w:color="auto"/>
                <w:bottom w:val="none" w:sz="0" w:space="0" w:color="auto"/>
                <w:right w:val="none" w:sz="0" w:space="0" w:color="auto"/>
              </w:divBdr>
            </w:div>
            <w:div w:id="294138904">
              <w:marLeft w:val="480"/>
              <w:marRight w:val="0"/>
              <w:marTop w:val="0"/>
              <w:marBottom w:val="0"/>
              <w:divBdr>
                <w:top w:val="none" w:sz="0" w:space="0" w:color="auto"/>
                <w:left w:val="none" w:sz="0" w:space="0" w:color="auto"/>
                <w:bottom w:val="none" w:sz="0" w:space="0" w:color="auto"/>
                <w:right w:val="none" w:sz="0" w:space="0" w:color="auto"/>
              </w:divBdr>
            </w:div>
            <w:div w:id="294139298">
              <w:marLeft w:val="480"/>
              <w:marRight w:val="0"/>
              <w:marTop w:val="0"/>
              <w:marBottom w:val="0"/>
              <w:divBdr>
                <w:top w:val="none" w:sz="0" w:space="0" w:color="auto"/>
                <w:left w:val="none" w:sz="0" w:space="0" w:color="auto"/>
                <w:bottom w:val="none" w:sz="0" w:space="0" w:color="auto"/>
                <w:right w:val="none" w:sz="0" w:space="0" w:color="auto"/>
              </w:divBdr>
            </w:div>
            <w:div w:id="294140686">
              <w:marLeft w:val="480"/>
              <w:marRight w:val="0"/>
              <w:marTop w:val="0"/>
              <w:marBottom w:val="0"/>
              <w:divBdr>
                <w:top w:val="none" w:sz="0" w:space="0" w:color="auto"/>
                <w:left w:val="none" w:sz="0" w:space="0" w:color="auto"/>
                <w:bottom w:val="none" w:sz="0" w:space="0" w:color="auto"/>
                <w:right w:val="none" w:sz="0" w:space="0" w:color="auto"/>
              </w:divBdr>
            </w:div>
            <w:div w:id="294146033">
              <w:marLeft w:val="480"/>
              <w:marRight w:val="0"/>
              <w:marTop w:val="0"/>
              <w:marBottom w:val="0"/>
              <w:divBdr>
                <w:top w:val="none" w:sz="0" w:space="0" w:color="auto"/>
                <w:left w:val="none" w:sz="0" w:space="0" w:color="auto"/>
                <w:bottom w:val="none" w:sz="0" w:space="0" w:color="auto"/>
                <w:right w:val="none" w:sz="0" w:space="0" w:color="auto"/>
              </w:divBdr>
            </w:div>
            <w:div w:id="294259308">
              <w:marLeft w:val="480"/>
              <w:marRight w:val="0"/>
              <w:marTop w:val="0"/>
              <w:marBottom w:val="0"/>
              <w:divBdr>
                <w:top w:val="none" w:sz="0" w:space="0" w:color="auto"/>
                <w:left w:val="none" w:sz="0" w:space="0" w:color="auto"/>
                <w:bottom w:val="none" w:sz="0" w:space="0" w:color="auto"/>
                <w:right w:val="none" w:sz="0" w:space="0" w:color="auto"/>
              </w:divBdr>
            </w:div>
            <w:div w:id="294262631">
              <w:marLeft w:val="480"/>
              <w:marRight w:val="0"/>
              <w:marTop w:val="0"/>
              <w:marBottom w:val="0"/>
              <w:divBdr>
                <w:top w:val="none" w:sz="0" w:space="0" w:color="auto"/>
                <w:left w:val="none" w:sz="0" w:space="0" w:color="auto"/>
                <w:bottom w:val="none" w:sz="0" w:space="0" w:color="auto"/>
                <w:right w:val="none" w:sz="0" w:space="0" w:color="auto"/>
              </w:divBdr>
            </w:div>
            <w:div w:id="294334334">
              <w:marLeft w:val="480"/>
              <w:marRight w:val="0"/>
              <w:marTop w:val="0"/>
              <w:marBottom w:val="0"/>
              <w:divBdr>
                <w:top w:val="none" w:sz="0" w:space="0" w:color="auto"/>
                <w:left w:val="none" w:sz="0" w:space="0" w:color="auto"/>
                <w:bottom w:val="none" w:sz="0" w:space="0" w:color="auto"/>
                <w:right w:val="none" w:sz="0" w:space="0" w:color="auto"/>
              </w:divBdr>
            </w:div>
            <w:div w:id="294338289">
              <w:marLeft w:val="480"/>
              <w:marRight w:val="0"/>
              <w:marTop w:val="0"/>
              <w:marBottom w:val="0"/>
              <w:divBdr>
                <w:top w:val="none" w:sz="0" w:space="0" w:color="auto"/>
                <w:left w:val="none" w:sz="0" w:space="0" w:color="auto"/>
                <w:bottom w:val="none" w:sz="0" w:space="0" w:color="auto"/>
                <w:right w:val="none" w:sz="0" w:space="0" w:color="auto"/>
              </w:divBdr>
            </w:div>
            <w:div w:id="294339108">
              <w:marLeft w:val="480"/>
              <w:marRight w:val="0"/>
              <w:marTop w:val="0"/>
              <w:marBottom w:val="0"/>
              <w:divBdr>
                <w:top w:val="none" w:sz="0" w:space="0" w:color="auto"/>
                <w:left w:val="none" w:sz="0" w:space="0" w:color="auto"/>
                <w:bottom w:val="none" w:sz="0" w:space="0" w:color="auto"/>
                <w:right w:val="none" w:sz="0" w:space="0" w:color="auto"/>
              </w:divBdr>
            </w:div>
            <w:div w:id="294340016">
              <w:marLeft w:val="480"/>
              <w:marRight w:val="0"/>
              <w:marTop w:val="0"/>
              <w:marBottom w:val="0"/>
              <w:divBdr>
                <w:top w:val="none" w:sz="0" w:space="0" w:color="auto"/>
                <w:left w:val="none" w:sz="0" w:space="0" w:color="auto"/>
                <w:bottom w:val="none" w:sz="0" w:space="0" w:color="auto"/>
                <w:right w:val="none" w:sz="0" w:space="0" w:color="auto"/>
              </w:divBdr>
            </w:div>
            <w:div w:id="294407477">
              <w:marLeft w:val="480"/>
              <w:marRight w:val="0"/>
              <w:marTop w:val="0"/>
              <w:marBottom w:val="0"/>
              <w:divBdr>
                <w:top w:val="none" w:sz="0" w:space="0" w:color="auto"/>
                <w:left w:val="none" w:sz="0" w:space="0" w:color="auto"/>
                <w:bottom w:val="none" w:sz="0" w:space="0" w:color="auto"/>
                <w:right w:val="none" w:sz="0" w:space="0" w:color="auto"/>
              </w:divBdr>
            </w:div>
            <w:div w:id="294415245">
              <w:marLeft w:val="480"/>
              <w:marRight w:val="0"/>
              <w:marTop w:val="0"/>
              <w:marBottom w:val="0"/>
              <w:divBdr>
                <w:top w:val="none" w:sz="0" w:space="0" w:color="auto"/>
                <w:left w:val="none" w:sz="0" w:space="0" w:color="auto"/>
                <w:bottom w:val="none" w:sz="0" w:space="0" w:color="auto"/>
                <w:right w:val="none" w:sz="0" w:space="0" w:color="auto"/>
              </w:divBdr>
            </w:div>
            <w:div w:id="294482309">
              <w:marLeft w:val="480"/>
              <w:marRight w:val="0"/>
              <w:marTop w:val="0"/>
              <w:marBottom w:val="0"/>
              <w:divBdr>
                <w:top w:val="none" w:sz="0" w:space="0" w:color="auto"/>
                <w:left w:val="none" w:sz="0" w:space="0" w:color="auto"/>
                <w:bottom w:val="none" w:sz="0" w:space="0" w:color="auto"/>
                <w:right w:val="none" w:sz="0" w:space="0" w:color="auto"/>
              </w:divBdr>
            </w:div>
            <w:div w:id="294483979">
              <w:marLeft w:val="480"/>
              <w:marRight w:val="0"/>
              <w:marTop w:val="0"/>
              <w:marBottom w:val="0"/>
              <w:divBdr>
                <w:top w:val="none" w:sz="0" w:space="0" w:color="auto"/>
                <w:left w:val="none" w:sz="0" w:space="0" w:color="auto"/>
                <w:bottom w:val="none" w:sz="0" w:space="0" w:color="auto"/>
                <w:right w:val="none" w:sz="0" w:space="0" w:color="auto"/>
              </w:divBdr>
            </w:div>
            <w:div w:id="294527233">
              <w:marLeft w:val="480"/>
              <w:marRight w:val="0"/>
              <w:marTop w:val="0"/>
              <w:marBottom w:val="0"/>
              <w:divBdr>
                <w:top w:val="none" w:sz="0" w:space="0" w:color="auto"/>
                <w:left w:val="none" w:sz="0" w:space="0" w:color="auto"/>
                <w:bottom w:val="none" w:sz="0" w:space="0" w:color="auto"/>
                <w:right w:val="none" w:sz="0" w:space="0" w:color="auto"/>
              </w:divBdr>
            </w:div>
            <w:div w:id="294677697">
              <w:marLeft w:val="480"/>
              <w:marRight w:val="0"/>
              <w:marTop w:val="0"/>
              <w:marBottom w:val="0"/>
              <w:divBdr>
                <w:top w:val="none" w:sz="0" w:space="0" w:color="auto"/>
                <w:left w:val="none" w:sz="0" w:space="0" w:color="auto"/>
                <w:bottom w:val="none" w:sz="0" w:space="0" w:color="auto"/>
                <w:right w:val="none" w:sz="0" w:space="0" w:color="auto"/>
              </w:divBdr>
            </w:div>
            <w:div w:id="294679167">
              <w:marLeft w:val="480"/>
              <w:marRight w:val="0"/>
              <w:marTop w:val="0"/>
              <w:marBottom w:val="0"/>
              <w:divBdr>
                <w:top w:val="none" w:sz="0" w:space="0" w:color="auto"/>
                <w:left w:val="none" w:sz="0" w:space="0" w:color="auto"/>
                <w:bottom w:val="none" w:sz="0" w:space="0" w:color="auto"/>
                <w:right w:val="none" w:sz="0" w:space="0" w:color="auto"/>
              </w:divBdr>
            </w:div>
            <w:div w:id="294723111">
              <w:marLeft w:val="480"/>
              <w:marRight w:val="0"/>
              <w:marTop w:val="0"/>
              <w:marBottom w:val="0"/>
              <w:divBdr>
                <w:top w:val="none" w:sz="0" w:space="0" w:color="auto"/>
                <w:left w:val="none" w:sz="0" w:space="0" w:color="auto"/>
                <w:bottom w:val="none" w:sz="0" w:space="0" w:color="auto"/>
                <w:right w:val="none" w:sz="0" w:space="0" w:color="auto"/>
              </w:divBdr>
            </w:div>
            <w:div w:id="294795476">
              <w:marLeft w:val="480"/>
              <w:marRight w:val="0"/>
              <w:marTop w:val="0"/>
              <w:marBottom w:val="0"/>
              <w:divBdr>
                <w:top w:val="none" w:sz="0" w:space="0" w:color="auto"/>
                <w:left w:val="none" w:sz="0" w:space="0" w:color="auto"/>
                <w:bottom w:val="none" w:sz="0" w:space="0" w:color="auto"/>
                <w:right w:val="none" w:sz="0" w:space="0" w:color="auto"/>
              </w:divBdr>
            </w:div>
            <w:div w:id="294873756">
              <w:marLeft w:val="480"/>
              <w:marRight w:val="0"/>
              <w:marTop w:val="0"/>
              <w:marBottom w:val="0"/>
              <w:divBdr>
                <w:top w:val="none" w:sz="0" w:space="0" w:color="auto"/>
                <w:left w:val="none" w:sz="0" w:space="0" w:color="auto"/>
                <w:bottom w:val="none" w:sz="0" w:space="0" w:color="auto"/>
                <w:right w:val="none" w:sz="0" w:space="0" w:color="auto"/>
              </w:divBdr>
            </w:div>
            <w:div w:id="295528121">
              <w:marLeft w:val="480"/>
              <w:marRight w:val="0"/>
              <w:marTop w:val="0"/>
              <w:marBottom w:val="0"/>
              <w:divBdr>
                <w:top w:val="none" w:sz="0" w:space="0" w:color="auto"/>
                <w:left w:val="none" w:sz="0" w:space="0" w:color="auto"/>
                <w:bottom w:val="none" w:sz="0" w:space="0" w:color="auto"/>
                <w:right w:val="none" w:sz="0" w:space="0" w:color="auto"/>
              </w:divBdr>
            </w:div>
            <w:div w:id="295533101">
              <w:marLeft w:val="480"/>
              <w:marRight w:val="0"/>
              <w:marTop w:val="0"/>
              <w:marBottom w:val="0"/>
              <w:divBdr>
                <w:top w:val="none" w:sz="0" w:space="0" w:color="auto"/>
                <w:left w:val="none" w:sz="0" w:space="0" w:color="auto"/>
                <w:bottom w:val="none" w:sz="0" w:space="0" w:color="auto"/>
                <w:right w:val="none" w:sz="0" w:space="0" w:color="auto"/>
              </w:divBdr>
            </w:div>
            <w:div w:id="295648375">
              <w:marLeft w:val="480"/>
              <w:marRight w:val="0"/>
              <w:marTop w:val="0"/>
              <w:marBottom w:val="0"/>
              <w:divBdr>
                <w:top w:val="none" w:sz="0" w:space="0" w:color="auto"/>
                <w:left w:val="none" w:sz="0" w:space="0" w:color="auto"/>
                <w:bottom w:val="none" w:sz="0" w:space="0" w:color="auto"/>
                <w:right w:val="none" w:sz="0" w:space="0" w:color="auto"/>
              </w:divBdr>
            </w:div>
            <w:div w:id="295723301">
              <w:marLeft w:val="480"/>
              <w:marRight w:val="0"/>
              <w:marTop w:val="0"/>
              <w:marBottom w:val="0"/>
              <w:divBdr>
                <w:top w:val="none" w:sz="0" w:space="0" w:color="auto"/>
                <w:left w:val="none" w:sz="0" w:space="0" w:color="auto"/>
                <w:bottom w:val="none" w:sz="0" w:space="0" w:color="auto"/>
                <w:right w:val="none" w:sz="0" w:space="0" w:color="auto"/>
              </w:divBdr>
            </w:div>
            <w:div w:id="295724977">
              <w:marLeft w:val="480"/>
              <w:marRight w:val="0"/>
              <w:marTop w:val="0"/>
              <w:marBottom w:val="0"/>
              <w:divBdr>
                <w:top w:val="none" w:sz="0" w:space="0" w:color="auto"/>
                <w:left w:val="none" w:sz="0" w:space="0" w:color="auto"/>
                <w:bottom w:val="none" w:sz="0" w:space="0" w:color="auto"/>
                <w:right w:val="none" w:sz="0" w:space="0" w:color="auto"/>
              </w:divBdr>
            </w:div>
            <w:div w:id="295766735">
              <w:marLeft w:val="480"/>
              <w:marRight w:val="0"/>
              <w:marTop w:val="0"/>
              <w:marBottom w:val="0"/>
              <w:divBdr>
                <w:top w:val="none" w:sz="0" w:space="0" w:color="auto"/>
                <w:left w:val="none" w:sz="0" w:space="0" w:color="auto"/>
                <w:bottom w:val="none" w:sz="0" w:space="0" w:color="auto"/>
                <w:right w:val="none" w:sz="0" w:space="0" w:color="auto"/>
              </w:divBdr>
            </w:div>
            <w:div w:id="295767760">
              <w:marLeft w:val="480"/>
              <w:marRight w:val="0"/>
              <w:marTop w:val="0"/>
              <w:marBottom w:val="0"/>
              <w:divBdr>
                <w:top w:val="none" w:sz="0" w:space="0" w:color="auto"/>
                <w:left w:val="none" w:sz="0" w:space="0" w:color="auto"/>
                <w:bottom w:val="none" w:sz="0" w:space="0" w:color="auto"/>
                <w:right w:val="none" w:sz="0" w:space="0" w:color="auto"/>
              </w:divBdr>
            </w:div>
            <w:div w:id="295837066">
              <w:marLeft w:val="480"/>
              <w:marRight w:val="0"/>
              <w:marTop w:val="0"/>
              <w:marBottom w:val="0"/>
              <w:divBdr>
                <w:top w:val="none" w:sz="0" w:space="0" w:color="auto"/>
                <w:left w:val="none" w:sz="0" w:space="0" w:color="auto"/>
                <w:bottom w:val="none" w:sz="0" w:space="0" w:color="auto"/>
                <w:right w:val="none" w:sz="0" w:space="0" w:color="auto"/>
              </w:divBdr>
            </w:div>
            <w:div w:id="295917470">
              <w:marLeft w:val="480"/>
              <w:marRight w:val="0"/>
              <w:marTop w:val="0"/>
              <w:marBottom w:val="0"/>
              <w:divBdr>
                <w:top w:val="none" w:sz="0" w:space="0" w:color="auto"/>
                <w:left w:val="none" w:sz="0" w:space="0" w:color="auto"/>
                <w:bottom w:val="none" w:sz="0" w:space="0" w:color="auto"/>
                <w:right w:val="none" w:sz="0" w:space="0" w:color="auto"/>
              </w:divBdr>
            </w:div>
            <w:div w:id="295962279">
              <w:marLeft w:val="480"/>
              <w:marRight w:val="0"/>
              <w:marTop w:val="0"/>
              <w:marBottom w:val="0"/>
              <w:divBdr>
                <w:top w:val="none" w:sz="0" w:space="0" w:color="auto"/>
                <w:left w:val="none" w:sz="0" w:space="0" w:color="auto"/>
                <w:bottom w:val="none" w:sz="0" w:space="0" w:color="auto"/>
                <w:right w:val="none" w:sz="0" w:space="0" w:color="auto"/>
              </w:divBdr>
            </w:div>
            <w:div w:id="296110612">
              <w:marLeft w:val="480"/>
              <w:marRight w:val="0"/>
              <w:marTop w:val="0"/>
              <w:marBottom w:val="0"/>
              <w:divBdr>
                <w:top w:val="none" w:sz="0" w:space="0" w:color="auto"/>
                <w:left w:val="none" w:sz="0" w:space="0" w:color="auto"/>
                <w:bottom w:val="none" w:sz="0" w:space="0" w:color="auto"/>
                <w:right w:val="none" w:sz="0" w:space="0" w:color="auto"/>
              </w:divBdr>
            </w:div>
            <w:div w:id="296178695">
              <w:marLeft w:val="480"/>
              <w:marRight w:val="0"/>
              <w:marTop w:val="0"/>
              <w:marBottom w:val="0"/>
              <w:divBdr>
                <w:top w:val="none" w:sz="0" w:space="0" w:color="auto"/>
                <w:left w:val="none" w:sz="0" w:space="0" w:color="auto"/>
                <w:bottom w:val="none" w:sz="0" w:space="0" w:color="auto"/>
                <w:right w:val="none" w:sz="0" w:space="0" w:color="auto"/>
              </w:divBdr>
            </w:div>
            <w:div w:id="296224664">
              <w:marLeft w:val="480"/>
              <w:marRight w:val="0"/>
              <w:marTop w:val="0"/>
              <w:marBottom w:val="0"/>
              <w:divBdr>
                <w:top w:val="none" w:sz="0" w:space="0" w:color="auto"/>
                <w:left w:val="none" w:sz="0" w:space="0" w:color="auto"/>
                <w:bottom w:val="none" w:sz="0" w:space="0" w:color="auto"/>
                <w:right w:val="none" w:sz="0" w:space="0" w:color="auto"/>
              </w:divBdr>
            </w:div>
            <w:div w:id="296229679">
              <w:marLeft w:val="480"/>
              <w:marRight w:val="0"/>
              <w:marTop w:val="0"/>
              <w:marBottom w:val="0"/>
              <w:divBdr>
                <w:top w:val="none" w:sz="0" w:space="0" w:color="auto"/>
                <w:left w:val="none" w:sz="0" w:space="0" w:color="auto"/>
                <w:bottom w:val="none" w:sz="0" w:space="0" w:color="auto"/>
                <w:right w:val="none" w:sz="0" w:space="0" w:color="auto"/>
              </w:divBdr>
            </w:div>
            <w:div w:id="296255126">
              <w:marLeft w:val="480"/>
              <w:marRight w:val="0"/>
              <w:marTop w:val="0"/>
              <w:marBottom w:val="0"/>
              <w:divBdr>
                <w:top w:val="none" w:sz="0" w:space="0" w:color="auto"/>
                <w:left w:val="none" w:sz="0" w:space="0" w:color="auto"/>
                <w:bottom w:val="none" w:sz="0" w:space="0" w:color="auto"/>
                <w:right w:val="none" w:sz="0" w:space="0" w:color="auto"/>
              </w:divBdr>
            </w:div>
            <w:div w:id="296450701">
              <w:marLeft w:val="480"/>
              <w:marRight w:val="0"/>
              <w:marTop w:val="0"/>
              <w:marBottom w:val="0"/>
              <w:divBdr>
                <w:top w:val="none" w:sz="0" w:space="0" w:color="auto"/>
                <w:left w:val="none" w:sz="0" w:space="0" w:color="auto"/>
                <w:bottom w:val="none" w:sz="0" w:space="0" w:color="auto"/>
                <w:right w:val="none" w:sz="0" w:space="0" w:color="auto"/>
              </w:divBdr>
            </w:div>
            <w:div w:id="296574484">
              <w:marLeft w:val="480"/>
              <w:marRight w:val="0"/>
              <w:marTop w:val="0"/>
              <w:marBottom w:val="0"/>
              <w:divBdr>
                <w:top w:val="none" w:sz="0" w:space="0" w:color="auto"/>
                <w:left w:val="none" w:sz="0" w:space="0" w:color="auto"/>
                <w:bottom w:val="none" w:sz="0" w:space="0" w:color="auto"/>
                <w:right w:val="none" w:sz="0" w:space="0" w:color="auto"/>
              </w:divBdr>
            </w:div>
            <w:div w:id="296647897">
              <w:marLeft w:val="480"/>
              <w:marRight w:val="0"/>
              <w:marTop w:val="0"/>
              <w:marBottom w:val="0"/>
              <w:divBdr>
                <w:top w:val="none" w:sz="0" w:space="0" w:color="auto"/>
                <w:left w:val="none" w:sz="0" w:space="0" w:color="auto"/>
                <w:bottom w:val="none" w:sz="0" w:space="0" w:color="auto"/>
                <w:right w:val="none" w:sz="0" w:space="0" w:color="auto"/>
              </w:divBdr>
            </w:div>
            <w:div w:id="296684524">
              <w:marLeft w:val="480"/>
              <w:marRight w:val="0"/>
              <w:marTop w:val="0"/>
              <w:marBottom w:val="0"/>
              <w:divBdr>
                <w:top w:val="none" w:sz="0" w:space="0" w:color="auto"/>
                <w:left w:val="none" w:sz="0" w:space="0" w:color="auto"/>
                <w:bottom w:val="none" w:sz="0" w:space="0" w:color="auto"/>
                <w:right w:val="none" w:sz="0" w:space="0" w:color="auto"/>
              </w:divBdr>
            </w:div>
            <w:div w:id="296761646">
              <w:marLeft w:val="480"/>
              <w:marRight w:val="0"/>
              <w:marTop w:val="0"/>
              <w:marBottom w:val="0"/>
              <w:divBdr>
                <w:top w:val="none" w:sz="0" w:space="0" w:color="auto"/>
                <w:left w:val="none" w:sz="0" w:space="0" w:color="auto"/>
                <w:bottom w:val="none" w:sz="0" w:space="0" w:color="auto"/>
                <w:right w:val="none" w:sz="0" w:space="0" w:color="auto"/>
              </w:divBdr>
            </w:div>
            <w:div w:id="297027644">
              <w:marLeft w:val="480"/>
              <w:marRight w:val="0"/>
              <w:marTop w:val="0"/>
              <w:marBottom w:val="0"/>
              <w:divBdr>
                <w:top w:val="none" w:sz="0" w:space="0" w:color="auto"/>
                <w:left w:val="none" w:sz="0" w:space="0" w:color="auto"/>
                <w:bottom w:val="none" w:sz="0" w:space="0" w:color="auto"/>
                <w:right w:val="none" w:sz="0" w:space="0" w:color="auto"/>
              </w:divBdr>
            </w:div>
            <w:div w:id="297149292">
              <w:marLeft w:val="480"/>
              <w:marRight w:val="0"/>
              <w:marTop w:val="0"/>
              <w:marBottom w:val="0"/>
              <w:divBdr>
                <w:top w:val="none" w:sz="0" w:space="0" w:color="auto"/>
                <w:left w:val="none" w:sz="0" w:space="0" w:color="auto"/>
                <w:bottom w:val="none" w:sz="0" w:space="0" w:color="auto"/>
                <w:right w:val="none" w:sz="0" w:space="0" w:color="auto"/>
              </w:divBdr>
            </w:div>
            <w:div w:id="297302950">
              <w:marLeft w:val="480"/>
              <w:marRight w:val="0"/>
              <w:marTop w:val="0"/>
              <w:marBottom w:val="0"/>
              <w:divBdr>
                <w:top w:val="none" w:sz="0" w:space="0" w:color="auto"/>
                <w:left w:val="none" w:sz="0" w:space="0" w:color="auto"/>
                <w:bottom w:val="none" w:sz="0" w:space="0" w:color="auto"/>
                <w:right w:val="none" w:sz="0" w:space="0" w:color="auto"/>
              </w:divBdr>
            </w:div>
            <w:div w:id="297345059">
              <w:marLeft w:val="480"/>
              <w:marRight w:val="0"/>
              <w:marTop w:val="0"/>
              <w:marBottom w:val="0"/>
              <w:divBdr>
                <w:top w:val="none" w:sz="0" w:space="0" w:color="auto"/>
                <w:left w:val="none" w:sz="0" w:space="0" w:color="auto"/>
                <w:bottom w:val="none" w:sz="0" w:space="0" w:color="auto"/>
                <w:right w:val="none" w:sz="0" w:space="0" w:color="auto"/>
              </w:divBdr>
            </w:div>
            <w:div w:id="297347562">
              <w:marLeft w:val="480"/>
              <w:marRight w:val="0"/>
              <w:marTop w:val="0"/>
              <w:marBottom w:val="0"/>
              <w:divBdr>
                <w:top w:val="none" w:sz="0" w:space="0" w:color="auto"/>
                <w:left w:val="none" w:sz="0" w:space="0" w:color="auto"/>
                <w:bottom w:val="none" w:sz="0" w:space="0" w:color="auto"/>
                <w:right w:val="none" w:sz="0" w:space="0" w:color="auto"/>
              </w:divBdr>
            </w:div>
            <w:div w:id="297683444">
              <w:marLeft w:val="480"/>
              <w:marRight w:val="0"/>
              <w:marTop w:val="0"/>
              <w:marBottom w:val="0"/>
              <w:divBdr>
                <w:top w:val="none" w:sz="0" w:space="0" w:color="auto"/>
                <w:left w:val="none" w:sz="0" w:space="0" w:color="auto"/>
                <w:bottom w:val="none" w:sz="0" w:space="0" w:color="auto"/>
                <w:right w:val="none" w:sz="0" w:space="0" w:color="auto"/>
              </w:divBdr>
            </w:div>
            <w:div w:id="298074733">
              <w:marLeft w:val="480"/>
              <w:marRight w:val="0"/>
              <w:marTop w:val="0"/>
              <w:marBottom w:val="0"/>
              <w:divBdr>
                <w:top w:val="none" w:sz="0" w:space="0" w:color="auto"/>
                <w:left w:val="none" w:sz="0" w:space="0" w:color="auto"/>
                <w:bottom w:val="none" w:sz="0" w:space="0" w:color="auto"/>
                <w:right w:val="none" w:sz="0" w:space="0" w:color="auto"/>
              </w:divBdr>
            </w:div>
            <w:div w:id="298077475">
              <w:marLeft w:val="480"/>
              <w:marRight w:val="0"/>
              <w:marTop w:val="0"/>
              <w:marBottom w:val="0"/>
              <w:divBdr>
                <w:top w:val="none" w:sz="0" w:space="0" w:color="auto"/>
                <w:left w:val="none" w:sz="0" w:space="0" w:color="auto"/>
                <w:bottom w:val="none" w:sz="0" w:space="0" w:color="auto"/>
                <w:right w:val="none" w:sz="0" w:space="0" w:color="auto"/>
              </w:divBdr>
            </w:div>
            <w:div w:id="298145991">
              <w:marLeft w:val="480"/>
              <w:marRight w:val="0"/>
              <w:marTop w:val="0"/>
              <w:marBottom w:val="0"/>
              <w:divBdr>
                <w:top w:val="none" w:sz="0" w:space="0" w:color="auto"/>
                <w:left w:val="none" w:sz="0" w:space="0" w:color="auto"/>
                <w:bottom w:val="none" w:sz="0" w:space="0" w:color="auto"/>
                <w:right w:val="none" w:sz="0" w:space="0" w:color="auto"/>
              </w:divBdr>
            </w:div>
            <w:div w:id="298220412">
              <w:marLeft w:val="480"/>
              <w:marRight w:val="0"/>
              <w:marTop w:val="0"/>
              <w:marBottom w:val="0"/>
              <w:divBdr>
                <w:top w:val="none" w:sz="0" w:space="0" w:color="auto"/>
                <w:left w:val="none" w:sz="0" w:space="0" w:color="auto"/>
                <w:bottom w:val="none" w:sz="0" w:space="0" w:color="auto"/>
                <w:right w:val="none" w:sz="0" w:space="0" w:color="auto"/>
              </w:divBdr>
            </w:div>
            <w:div w:id="298270412">
              <w:marLeft w:val="480"/>
              <w:marRight w:val="0"/>
              <w:marTop w:val="0"/>
              <w:marBottom w:val="0"/>
              <w:divBdr>
                <w:top w:val="none" w:sz="0" w:space="0" w:color="auto"/>
                <w:left w:val="none" w:sz="0" w:space="0" w:color="auto"/>
                <w:bottom w:val="none" w:sz="0" w:space="0" w:color="auto"/>
                <w:right w:val="none" w:sz="0" w:space="0" w:color="auto"/>
              </w:divBdr>
            </w:div>
            <w:div w:id="298343583">
              <w:marLeft w:val="480"/>
              <w:marRight w:val="0"/>
              <w:marTop w:val="0"/>
              <w:marBottom w:val="0"/>
              <w:divBdr>
                <w:top w:val="none" w:sz="0" w:space="0" w:color="auto"/>
                <w:left w:val="none" w:sz="0" w:space="0" w:color="auto"/>
                <w:bottom w:val="none" w:sz="0" w:space="0" w:color="auto"/>
                <w:right w:val="none" w:sz="0" w:space="0" w:color="auto"/>
              </w:divBdr>
            </w:div>
            <w:div w:id="298464124">
              <w:marLeft w:val="480"/>
              <w:marRight w:val="0"/>
              <w:marTop w:val="0"/>
              <w:marBottom w:val="0"/>
              <w:divBdr>
                <w:top w:val="none" w:sz="0" w:space="0" w:color="auto"/>
                <w:left w:val="none" w:sz="0" w:space="0" w:color="auto"/>
                <w:bottom w:val="none" w:sz="0" w:space="0" w:color="auto"/>
                <w:right w:val="none" w:sz="0" w:space="0" w:color="auto"/>
              </w:divBdr>
            </w:div>
            <w:div w:id="298649131">
              <w:marLeft w:val="480"/>
              <w:marRight w:val="0"/>
              <w:marTop w:val="0"/>
              <w:marBottom w:val="0"/>
              <w:divBdr>
                <w:top w:val="none" w:sz="0" w:space="0" w:color="auto"/>
                <w:left w:val="none" w:sz="0" w:space="0" w:color="auto"/>
                <w:bottom w:val="none" w:sz="0" w:space="0" w:color="auto"/>
                <w:right w:val="none" w:sz="0" w:space="0" w:color="auto"/>
              </w:divBdr>
            </w:div>
            <w:div w:id="298731291">
              <w:marLeft w:val="480"/>
              <w:marRight w:val="0"/>
              <w:marTop w:val="0"/>
              <w:marBottom w:val="0"/>
              <w:divBdr>
                <w:top w:val="none" w:sz="0" w:space="0" w:color="auto"/>
                <w:left w:val="none" w:sz="0" w:space="0" w:color="auto"/>
                <w:bottom w:val="none" w:sz="0" w:space="0" w:color="auto"/>
                <w:right w:val="none" w:sz="0" w:space="0" w:color="auto"/>
              </w:divBdr>
            </w:div>
            <w:div w:id="298845446">
              <w:marLeft w:val="480"/>
              <w:marRight w:val="0"/>
              <w:marTop w:val="0"/>
              <w:marBottom w:val="0"/>
              <w:divBdr>
                <w:top w:val="none" w:sz="0" w:space="0" w:color="auto"/>
                <w:left w:val="none" w:sz="0" w:space="0" w:color="auto"/>
                <w:bottom w:val="none" w:sz="0" w:space="0" w:color="auto"/>
                <w:right w:val="none" w:sz="0" w:space="0" w:color="auto"/>
              </w:divBdr>
            </w:div>
            <w:div w:id="298847712">
              <w:marLeft w:val="480"/>
              <w:marRight w:val="0"/>
              <w:marTop w:val="0"/>
              <w:marBottom w:val="0"/>
              <w:divBdr>
                <w:top w:val="none" w:sz="0" w:space="0" w:color="auto"/>
                <w:left w:val="none" w:sz="0" w:space="0" w:color="auto"/>
                <w:bottom w:val="none" w:sz="0" w:space="0" w:color="auto"/>
                <w:right w:val="none" w:sz="0" w:space="0" w:color="auto"/>
              </w:divBdr>
            </w:div>
            <w:div w:id="298923672">
              <w:marLeft w:val="480"/>
              <w:marRight w:val="0"/>
              <w:marTop w:val="0"/>
              <w:marBottom w:val="0"/>
              <w:divBdr>
                <w:top w:val="none" w:sz="0" w:space="0" w:color="auto"/>
                <w:left w:val="none" w:sz="0" w:space="0" w:color="auto"/>
                <w:bottom w:val="none" w:sz="0" w:space="0" w:color="auto"/>
                <w:right w:val="none" w:sz="0" w:space="0" w:color="auto"/>
              </w:divBdr>
            </w:div>
            <w:div w:id="298996245">
              <w:marLeft w:val="480"/>
              <w:marRight w:val="0"/>
              <w:marTop w:val="0"/>
              <w:marBottom w:val="0"/>
              <w:divBdr>
                <w:top w:val="none" w:sz="0" w:space="0" w:color="auto"/>
                <w:left w:val="none" w:sz="0" w:space="0" w:color="auto"/>
                <w:bottom w:val="none" w:sz="0" w:space="0" w:color="auto"/>
                <w:right w:val="none" w:sz="0" w:space="0" w:color="auto"/>
              </w:divBdr>
            </w:div>
            <w:div w:id="299073313">
              <w:marLeft w:val="480"/>
              <w:marRight w:val="0"/>
              <w:marTop w:val="0"/>
              <w:marBottom w:val="0"/>
              <w:divBdr>
                <w:top w:val="none" w:sz="0" w:space="0" w:color="auto"/>
                <w:left w:val="none" w:sz="0" w:space="0" w:color="auto"/>
                <w:bottom w:val="none" w:sz="0" w:space="0" w:color="auto"/>
                <w:right w:val="none" w:sz="0" w:space="0" w:color="auto"/>
              </w:divBdr>
            </w:div>
            <w:div w:id="299263073">
              <w:marLeft w:val="480"/>
              <w:marRight w:val="0"/>
              <w:marTop w:val="0"/>
              <w:marBottom w:val="0"/>
              <w:divBdr>
                <w:top w:val="none" w:sz="0" w:space="0" w:color="auto"/>
                <w:left w:val="none" w:sz="0" w:space="0" w:color="auto"/>
                <w:bottom w:val="none" w:sz="0" w:space="0" w:color="auto"/>
                <w:right w:val="none" w:sz="0" w:space="0" w:color="auto"/>
              </w:divBdr>
            </w:div>
            <w:div w:id="299269738">
              <w:marLeft w:val="480"/>
              <w:marRight w:val="0"/>
              <w:marTop w:val="0"/>
              <w:marBottom w:val="0"/>
              <w:divBdr>
                <w:top w:val="none" w:sz="0" w:space="0" w:color="auto"/>
                <w:left w:val="none" w:sz="0" w:space="0" w:color="auto"/>
                <w:bottom w:val="none" w:sz="0" w:space="0" w:color="auto"/>
                <w:right w:val="none" w:sz="0" w:space="0" w:color="auto"/>
              </w:divBdr>
            </w:div>
            <w:div w:id="299312036">
              <w:marLeft w:val="480"/>
              <w:marRight w:val="0"/>
              <w:marTop w:val="0"/>
              <w:marBottom w:val="0"/>
              <w:divBdr>
                <w:top w:val="none" w:sz="0" w:space="0" w:color="auto"/>
                <w:left w:val="none" w:sz="0" w:space="0" w:color="auto"/>
                <w:bottom w:val="none" w:sz="0" w:space="0" w:color="auto"/>
                <w:right w:val="none" w:sz="0" w:space="0" w:color="auto"/>
              </w:divBdr>
            </w:div>
            <w:div w:id="299506672">
              <w:marLeft w:val="480"/>
              <w:marRight w:val="0"/>
              <w:marTop w:val="0"/>
              <w:marBottom w:val="0"/>
              <w:divBdr>
                <w:top w:val="none" w:sz="0" w:space="0" w:color="auto"/>
                <w:left w:val="none" w:sz="0" w:space="0" w:color="auto"/>
                <w:bottom w:val="none" w:sz="0" w:space="0" w:color="auto"/>
                <w:right w:val="none" w:sz="0" w:space="0" w:color="auto"/>
              </w:divBdr>
            </w:div>
            <w:div w:id="299531580">
              <w:marLeft w:val="480"/>
              <w:marRight w:val="0"/>
              <w:marTop w:val="0"/>
              <w:marBottom w:val="0"/>
              <w:divBdr>
                <w:top w:val="none" w:sz="0" w:space="0" w:color="auto"/>
                <w:left w:val="none" w:sz="0" w:space="0" w:color="auto"/>
                <w:bottom w:val="none" w:sz="0" w:space="0" w:color="auto"/>
                <w:right w:val="none" w:sz="0" w:space="0" w:color="auto"/>
              </w:divBdr>
            </w:div>
            <w:div w:id="299531942">
              <w:marLeft w:val="480"/>
              <w:marRight w:val="0"/>
              <w:marTop w:val="0"/>
              <w:marBottom w:val="0"/>
              <w:divBdr>
                <w:top w:val="none" w:sz="0" w:space="0" w:color="auto"/>
                <w:left w:val="none" w:sz="0" w:space="0" w:color="auto"/>
                <w:bottom w:val="none" w:sz="0" w:space="0" w:color="auto"/>
                <w:right w:val="none" w:sz="0" w:space="0" w:color="auto"/>
              </w:divBdr>
            </w:div>
            <w:div w:id="299578289">
              <w:marLeft w:val="480"/>
              <w:marRight w:val="0"/>
              <w:marTop w:val="0"/>
              <w:marBottom w:val="0"/>
              <w:divBdr>
                <w:top w:val="none" w:sz="0" w:space="0" w:color="auto"/>
                <w:left w:val="none" w:sz="0" w:space="0" w:color="auto"/>
                <w:bottom w:val="none" w:sz="0" w:space="0" w:color="auto"/>
                <w:right w:val="none" w:sz="0" w:space="0" w:color="auto"/>
              </w:divBdr>
            </w:div>
            <w:div w:id="299656378">
              <w:marLeft w:val="480"/>
              <w:marRight w:val="0"/>
              <w:marTop w:val="0"/>
              <w:marBottom w:val="0"/>
              <w:divBdr>
                <w:top w:val="none" w:sz="0" w:space="0" w:color="auto"/>
                <w:left w:val="none" w:sz="0" w:space="0" w:color="auto"/>
                <w:bottom w:val="none" w:sz="0" w:space="0" w:color="auto"/>
                <w:right w:val="none" w:sz="0" w:space="0" w:color="auto"/>
              </w:divBdr>
            </w:div>
            <w:div w:id="299723915">
              <w:marLeft w:val="480"/>
              <w:marRight w:val="0"/>
              <w:marTop w:val="0"/>
              <w:marBottom w:val="0"/>
              <w:divBdr>
                <w:top w:val="none" w:sz="0" w:space="0" w:color="auto"/>
                <w:left w:val="none" w:sz="0" w:space="0" w:color="auto"/>
                <w:bottom w:val="none" w:sz="0" w:space="0" w:color="auto"/>
                <w:right w:val="none" w:sz="0" w:space="0" w:color="auto"/>
              </w:divBdr>
            </w:div>
            <w:div w:id="299724511">
              <w:marLeft w:val="480"/>
              <w:marRight w:val="0"/>
              <w:marTop w:val="0"/>
              <w:marBottom w:val="0"/>
              <w:divBdr>
                <w:top w:val="none" w:sz="0" w:space="0" w:color="auto"/>
                <w:left w:val="none" w:sz="0" w:space="0" w:color="auto"/>
                <w:bottom w:val="none" w:sz="0" w:space="0" w:color="auto"/>
                <w:right w:val="none" w:sz="0" w:space="0" w:color="auto"/>
              </w:divBdr>
            </w:div>
            <w:div w:id="299770521">
              <w:marLeft w:val="480"/>
              <w:marRight w:val="0"/>
              <w:marTop w:val="0"/>
              <w:marBottom w:val="0"/>
              <w:divBdr>
                <w:top w:val="none" w:sz="0" w:space="0" w:color="auto"/>
                <w:left w:val="none" w:sz="0" w:space="0" w:color="auto"/>
                <w:bottom w:val="none" w:sz="0" w:space="0" w:color="auto"/>
                <w:right w:val="none" w:sz="0" w:space="0" w:color="auto"/>
              </w:divBdr>
            </w:div>
            <w:div w:id="299841907">
              <w:marLeft w:val="480"/>
              <w:marRight w:val="0"/>
              <w:marTop w:val="0"/>
              <w:marBottom w:val="0"/>
              <w:divBdr>
                <w:top w:val="none" w:sz="0" w:space="0" w:color="auto"/>
                <w:left w:val="none" w:sz="0" w:space="0" w:color="auto"/>
                <w:bottom w:val="none" w:sz="0" w:space="0" w:color="auto"/>
                <w:right w:val="none" w:sz="0" w:space="0" w:color="auto"/>
              </w:divBdr>
            </w:div>
            <w:div w:id="299893890">
              <w:marLeft w:val="480"/>
              <w:marRight w:val="0"/>
              <w:marTop w:val="0"/>
              <w:marBottom w:val="0"/>
              <w:divBdr>
                <w:top w:val="none" w:sz="0" w:space="0" w:color="auto"/>
                <w:left w:val="none" w:sz="0" w:space="0" w:color="auto"/>
                <w:bottom w:val="none" w:sz="0" w:space="0" w:color="auto"/>
                <w:right w:val="none" w:sz="0" w:space="0" w:color="auto"/>
              </w:divBdr>
            </w:div>
            <w:div w:id="299917154">
              <w:marLeft w:val="480"/>
              <w:marRight w:val="0"/>
              <w:marTop w:val="0"/>
              <w:marBottom w:val="0"/>
              <w:divBdr>
                <w:top w:val="none" w:sz="0" w:space="0" w:color="auto"/>
                <w:left w:val="none" w:sz="0" w:space="0" w:color="auto"/>
                <w:bottom w:val="none" w:sz="0" w:space="0" w:color="auto"/>
                <w:right w:val="none" w:sz="0" w:space="0" w:color="auto"/>
              </w:divBdr>
            </w:div>
            <w:div w:id="299922782">
              <w:marLeft w:val="480"/>
              <w:marRight w:val="0"/>
              <w:marTop w:val="0"/>
              <w:marBottom w:val="0"/>
              <w:divBdr>
                <w:top w:val="none" w:sz="0" w:space="0" w:color="auto"/>
                <w:left w:val="none" w:sz="0" w:space="0" w:color="auto"/>
                <w:bottom w:val="none" w:sz="0" w:space="0" w:color="auto"/>
                <w:right w:val="none" w:sz="0" w:space="0" w:color="auto"/>
              </w:divBdr>
            </w:div>
            <w:div w:id="299925205">
              <w:marLeft w:val="480"/>
              <w:marRight w:val="0"/>
              <w:marTop w:val="0"/>
              <w:marBottom w:val="0"/>
              <w:divBdr>
                <w:top w:val="none" w:sz="0" w:space="0" w:color="auto"/>
                <w:left w:val="none" w:sz="0" w:space="0" w:color="auto"/>
                <w:bottom w:val="none" w:sz="0" w:space="0" w:color="auto"/>
                <w:right w:val="none" w:sz="0" w:space="0" w:color="auto"/>
              </w:divBdr>
            </w:div>
            <w:div w:id="299963925">
              <w:marLeft w:val="480"/>
              <w:marRight w:val="0"/>
              <w:marTop w:val="0"/>
              <w:marBottom w:val="0"/>
              <w:divBdr>
                <w:top w:val="none" w:sz="0" w:space="0" w:color="auto"/>
                <w:left w:val="none" w:sz="0" w:space="0" w:color="auto"/>
                <w:bottom w:val="none" w:sz="0" w:space="0" w:color="auto"/>
                <w:right w:val="none" w:sz="0" w:space="0" w:color="auto"/>
              </w:divBdr>
            </w:div>
            <w:div w:id="300112464">
              <w:marLeft w:val="480"/>
              <w:marRight w:val="0"/>
              <w:marTop w:val="0"/>
              <w:marBottom w:val="0"/>
              <w:divBdr>
                <w:top w:val="none" w:sz="0" w:space="0" w:color="auto"/>
                <w:left w:val="none" w:sz="0" w:space="0" w:color="auto"/>
                <w:bottom w:val="none" w:sz="0" w:space="0" w:color="auto"/>
                <w:right w:val="none" w:sz="0" w:space="0" w:color="auto"/>
              </w:divBdr>
            </w:div>
            <w:div w:id="300112670">
              <w:marLeft w:val="480"/>
              <w:marRight w:val="0"/>
              <w:marTop w:val="0"/>
              <w:marBottom w:val="0"/>
              <w:divBdr>
                <w:top w:val="none" w:sz="0" w:space="0" w:color="auto"/>
                <w:left w:val="none" w:sz="0" w:space="0" w:color="auto"/>
                <w:bottom w:val="none" w:sz="0" w:space="0" w:color="auto"/>
                <w:right w:val="none" w:sz="0" w:space="0" w:color="auto"/>
              </w:divBdr>
            </w:div>
            <w:div w:id="300119600">
              <w:marLeft w:val="480"/>
              <w:marRight w:val="0"/>
              <w:marTop w:val="0"/>
              <w:marBottom w:val="0"/>
              <w:divBdr>
                <w:top w:val="none" w:sz="0" w:space="0" w:color="auto"/>
                <w:left w:val="none" w:sz="0" w:space="0" w:color="auto"/>
                <w:bottom w:val="none" w:sz="0" w:space="0" w:color="auto"/>
                <w:right w:val="none" w:sz="0" w:space="0" w:color="auto"/>
              </w:divBdr>
            </w:div>
            <w:div w:id="300230442">
              <w:marLeft w:val="480"/>
              <w:marRight w:val="0"/>
              <w:marTop w:val="0"/>
              <w:marBottom w:val="0"/>
              <w:divBdr>
                <w:top w:val="none" w:sz="0" w:space="0" w:color="auto"/>
                <w:left w:val="none" w:sz="0" w:space="0" w:color="auto"/>
                <w:bottom w:val="none" w:sz="0" w:space="0" w:color="auto"/>
                <w:right w:val="none" w:sz="0" w:space="0" w:color="auto"/>
              </w:divBdr>
            </w:div>
            <w:div w:id="300233618">
              <w:marLeft w:val="480"/>
              <w:marRight w:val="0"/>
              <w:marTop w:val="0"/>
              <w:marBottom w:val="0"/>
              <w:divBdr>
                <w:top w:val="none" w:sz="0" w:space="0" w:color="auto"/>
                <w:left w:val="none" w:sz="0" w:space="0" w:color="auto"/>
                <w:bottom w:val="none" w:sz="0" w:space="0" w:color="auto"/>
                <w:right w:val="none" w:sz="0" w:space="0" w:color="auto"/>
              </w:divBdr>
            </w:div>
            <w:div w:id="300307329">
              <w:marLeft w:val="480"/>
              <w:marRight w:val="0"/>
              <w:marTop w:val="0"/>
              <w:marBottom w:val="0"/>
              <w:divBdr>
                <w:top w:val="none" w:sz="0" w:space="0" w:color="auto"/>
                <w:left w:val="none" w:sz="0" w:space="0" w:color="auto"/>
                <w:bottom w:val="none" w:sz="0" w:space="0" w:color="auto"/>
                <w:right w:val="none" w:sz="0" w:space="0" w:color="auto"/>
              </w:divBdr>
            </w:div>
            <w:div w:id="300311108">
              <w:marLeft w:val="480"/>
              <w:marRight w:val="0"/>
              <w:marTop w:val="0"/>
              <w:marBottom w:val="0"/>
              <w:divBdr>
                <w:top w:val="none" w:sz="0" w:space="0" w:color="auto"/>
                <w:left w:val="none" w:sz="0" w:space="0" w:color="auto"/>
                <w:bottom w:val="none" w:sz="0" w:space="0" w:color="auto"/>
                <w:right w:val="none" w:sz="0" w:space="0" w:color="auto"/>
              </w:divBdr>
            </w:div>
            <w:div w:id="300353516">
              <w:marLeft w:val="480"/>
              <w:marRight w:val="0"/>
              <w:marTop w:val="0"/>
              <w:marBottom w:val="0"/>
              <w:divBdr>
                <w:top w:val="none" w:sz="0" w:space="0" w:color="auto"/>
                <w:left w:val="none" w:sz="0" w:space="0" w:color="auto"/>
                <w:bottom w:val="none" w:sz="0" w:space="0" w:color="auto"/>
                <w:right w:val="none" w:sz="0" w:space="0" w:color="auto"/>
              </w:divBdr>
            </w:div>
            <w:div w:id="300380984">
              <w:marLeft w:val="480"/>
              <w:marRight w:val="0"/>
              <w:marTop w:val="0"/>
              <w:marBottom w:val="0"/>
              <w:divBdr>
                <w:top w:val="none" w:sz="0" w:space="0" w:color="auto"/>
                <w:left w:val="none" w:sz="0" w:space="0" w:color="auto"/>
                <w:bottom w:val="none" w:sz="0" w:space="0" w:color="auto"/>
                <w:right w:val="none" w:sz="0" w:space="0" w:color="auto"/>
              </w:divBdr>
            </w:div>
            <w:div w:id="300382070">
              <w:marLeft w:val="480"/>
              <w:marRight w:val="0"/>
              <w:marTop w:val="0"/>
              <w:marBottom w:val="0"/>
              <w:divBdr>
                <w:top w:val="none" w:sz="0" w:space="0" w:color="auto"/>
                <w:left w:val="none" w:sz="0" w:space="0" w:color="auto"/>
                <w:bottom w:val="none" w:sz="0" w:space="0" w:color="auto"/>
                <w:right w:val="none" w:sz="0" w:space="0" w:color="auto"/>
              </w:divBdr>
            </w:div>
            <w:div w:id="300425801">
              <w:marLeft w:val="480"/>
              <w:marRight w:val="0"/>
              <w:marTop w:val="0"/>
              <w:marBottom w:val="0"/>
              <w:divBdr>
                <w:top w:val="none" w:sz="0" w:space="0" w:color="auto"/>
                <w:left w:val="none" w:sz="0" w:space="0" w:color="auto"/>
                <w:bottom w:val="none" w:sz="0" w:space="0" w:color="auto"/>
                <w:right w:val="none" w:sz="0" w:space="0" w:color="auto"/>
              </w:divBdr>
            </w:div>
            <w:div w:id="300579258">
              <w:marLeft w:val="480"/>
              <w:marRight w:val="0"/>
              <w:marTop w:val="0"/>
              <w:marBottom w:val="0"/>
              <w:divBdr>
                <w:top w:val="none" w:sz="0" w:space="0" w:color="auto"/>
                <w:left w:val="none" w:sz="0" w:space="0" w:color="auto"/>
                <w:bottom w:val="none" w:sz="0" w:space="0" w:color="auto"/>
                <w:right w:val="none" w:sz="0" w:space="0" w:color="auto"/>
              </w:divBdr>
            </w:div>
            <w:div w:id="300693934">
              <w:marLeft w:val="480"/>
              <w:marRight w:val="0"/>
              <w:marTop w:val="0"/>
              <w:marBottom w:val="0"/>
              <w:divBdr>
                <w:top w:val="none" w:sz="0" w:space="0" w:color="auto"/>
                <w:left w:val="none" w:sz="0" w:space="0" w:color="auto"/>
                <w:bottom w:val="none" w:sz="0" w:space="0" w:color="auto"/>
                <w:right w:val="none" w:sz="0" w:space="0" w:color="auto"/>
              </w:divBdr>
            </w:div>
            <w:div w:id="300696210">
              <w:marLeft w:val="480"/>
              <w:marRight w:val="0"/>
              <w:marTop w:val="0"/>
              <w:marBottom w:val="0"/>
              <w:divBdr>
                <w:top w:val="none" w:sz="0" w:space="0" w:color="auto"/>
                <w:left w:val="none" w:sz="0" w:space="0" w:color="auto"/>
                <w:bottom w:val="none" w:sz="0" w:space="0" w:color="auto"/>
                <w:right w:val="none" w:sz="0" w:space="0" w:color="auto"/>
              </w:divBdr>
            </w:div>
            <w:div w:id="300699860">
              <w:marLeft w:val="480"/>
              <w:marRight w:val="0"/>
              <w:marTop w:val="0"/>
              <w:marBottom w:val="0"/>
              <w:divBdr>
                <w:top w:val="none" w:sz="0" w:space="0" w:color="auto"/>
                <w:left w:val="none" w:sz="0" w:space="0" w:color="auto"/>
                <w:bottom w:val="none" w:sz="0" w:space="0" w:color="auto"/>
                <w:right w:val="none" w:sz="0" w:space="0" w:color="auto"/>
              </w:divBdr>
            </w:div>
            <w:div w:id="301006962">
              <w:marLeft w:val="480"/>
              <w:marRight w:val="0"/>
              <w:marTop w:val="0"/>
              <w:marBottom w:val="0"/>
              <w:divBdr>
                <w:top w:val="none" w:sz="0" w:space="0" w:color="auto"/>
                <w:left w:val="none" w:sz="0" w:space="0" w:color="auto"/>
                <w:bottom w:val="none" w:sz="0" w:space="0" w:color="auto"/>
                <w:right w:val="none" w:sz="0" w:space="0" w:color="auto"/>
              </w:divBdr>
            </w:div>
            <w:div w:id="301009399">
              <w:marLeft w:val="480"/>
              <w:marRight w:val="0"/>
              <w:marTop w:val="0"/>
              <w:marBottom w:val="0"/>
              <w:divBdr>
                <w:top w:val="none" w:sz="0" w:space="0" w:color="auto"/>
                <w:left w:val="none" w:sz="0" w:space="0" w:color="auto"/>
                <w:bottom w:val="none" w:sz="0" w:space="0" w:color="auto"/>
                <w:right w:val="none" w:sz="0" w:space="0" w:color="auto"/>
              </w:divBdr>
            </w:div>
            <w:div w:id="301077216">
              <w:marLeft w:val="480"/>
              <w:marRight w:val="0"/>
              <w:marTop w:val="0"/>
              <w:marBottom w:val="0"/>
              <w:divBdr>
                <w:top w:val="none" w:sz="0" w:space="0" w:color="auto"/>
                <w:left w:val="none" w:sz="0" w:space="0" w:color="auto"/>
                <w:bottom w:val="none" w:sz="0" w:space="0" w:color="auto"/>
                <w:right w:val="none" w:sz="0" w:space="0" w:color="auto"/>
              </w:divBdr>
            </w:div>
            <w:div w:id="301155000">
              <w:marLeft w:val="480"/>
              <w:marRight w:val="0"/>
              <w:marTop w:val="0"/>
              <w:marBottom w:val="0"/>
              <w:divBdr>
                <w:top w:val="none" w:sz="0" w:space="0" w:color="auto"/>
                <w:left w:val="none" w:sz="0" w:space="0" w:color="auto"/>
                <w:bottom w:val="none" w:sz="0" w:space="0" w:color="auto"/>
                <w:right w:val="none" w:sz="0" w:space="0" w:color="auto"/>
              </w:divBdr>
            </w:div>
            <w:div w:id="301228027">
              <w:marLeft w:val="480"/>
              <w:marRight w:val="0"/>
              <w:marTop w:val="0"/>
              <w:marBottom w:val="0"/>
              <w:divBdr>
                <w:top w:val="none" w:sz="0" w:space="0" w:color="auto"/>
                <w:left w:val="none" w:sz="0" w:space="0" w:color="auto"/>
                <w:bottom w:val="none" w:sz="0" w:space="0" w:color="auto"/>
                <w:right w:val="none" w:sz="0" w:space="0" w:color="auto"/>
              </w:divBdr>
            </w:div>
            <w:div w:id="301232598">
              <w:marLeft w:val="480"/>
              <w:marRight w:val="0"/>
              <w:marTop w:val="0"/>
              <w:marBottom w:val="0"/>
              <w:divBdr>
                <w:top w:val="none" w:sz="0" w:space="0" w:color="auto"/>
                <w:left w:val="none" w:sz="0" w:space="0" w:color="auto"/>
                <w:bottom w:val="none" w:sz="0" w:space="0" w:color="auto"/>
                <w:right w:val="none" w:sz="0" w:space="0" w:color="auto"/>
              </w:divBdr>
            </w:div>
            <w:div w:id="301348895">
              <w:marLeft w:val="480"/>
              <w:marRight w:val="0"/>
              <w:marTop w:val="0"/>
              <w:marBottom w:val="0"/>
              <w:divBdr>
                <w:top w:val="none" w:sz="0" w:space="0" w:color="auto"/>
                <w:left w:val="none" w:sz="0" w:space="0" w:color="auto"/>
                <w:bottom w:val="none" w:sz="0" w:space="0" w:color="auto"/>
                <w:right w:val="none" w:sz="0" w:space="0" w:color="auto"/>
              </w:divBdr>
            </w:div>
            <w:div w:id="301472132">
              <w:marLeft w:val="480"/>
              <w:marRight w:val="0"/>
              <w:marTop w:val="0"/>
              <w:marBottom w:val="0"/>
              <w:divBdr>
                <w:top w:val="none" w:sz="0" w:space="0" w:color="auto"/>
                <w:left w:val="none" w:sz="0" w:space="0" w:color="auto"/>
                <w:bottom w:val="none" w:sz="0" w:space="0" w:color="auto"/>
                <w:right w:val="none" w:sz="0" w:space="0" w:color="auto"/>
              </w:divBdr>
            </w:div>
            <w:div w:id="301620223">
              <w:marLeft w:val="480"/>
              <w:marRight w:val="0"/>
              <w:marTop w:val="0"/>
              <w:marBottom w:val="0"/>
              <w:divBdr>
                <w:top w:val="none" w:sz="0" w:space="0" w:color="auto"/>
                <w:left w:val="none" w:sz="0" w:space="0" w:color="auto"/>
                <w:bottom w:val="none" w:sz="0" w:space="0" w:color="auto"/>
                <w:right w:val="none" w:sz="0" w:space="0" w:color="auto"/>
              </w:divBdr>
            </w:div>
            <w:div w:id="301662231">
              <w:marLeft w:val="480"/>
              <w:marRight w:val="0"/>
              <w:marTop w:val="0"/>
              <w:marBottom w:val="0"/>
              <w:divBdr>
                <w:top w:val="none" w:sz="0" w:space="0" w:color="auto"/>
                <w:left w:val="none" w:sz="0" w:space="0" w:color="auto"/>
                <w:bottom w:val="none" w:sz="0" w:space="0" w:color="auto"/>
                <w:right w:val="none" w:sz="0" w:space="0" w:color="auto"/>
              </w:divBdr>
            </w:div>
            <w:div w:id="301692062">
              <w:marLeft w:val="480"/>
              <w:marRight w:val="0"/>
              <w:marTop w:val="0"/>
              <w:marBottom w:val="0"/>
              <w:divBdr>
                <w:top w:val="none" w:sz="0" w:space="0" w:color="auto"/>
                <w:left w:val="none" w:sz="0" w:space="0" w:color="auto"/>
                <w:bottom w:val="none" w:sz="0" w:space="0" w:color="auto"/>
                <w:right w:val="none" w:sz="0" w:space="0" w:color="auto"/>
              </w:divBdr>
            </w:div>
            <w:div w:id="301883797">
              <w:marLeft w:val="480"/>
              <w:marRight w:val="0"/>
              <w:marTop w:val="0"/>
              <w:marBottom w:val="0"/>
              <w:divBdr>
                <w:top w:val="none" w:sz="0" w:space="0" w:color="auto"/>
                <w:left w:val="none" w:sz="0" w:space="0" w:color="auto"/>
                <w:bottom w:val="none" w:sz="0" w:space="0" w:color="auto"/>
                <w:right w:val="none" w:sz="0" w:space="0" w:color="auto"/>
              </w:divBdr>
            </w:div>
            <w:div w:id="301891498">
              <w:marLeft w:val="480"/>
              <w:marRight w:val="0"/>
              <w:marTop w:val="0"/>
              <w:marBottom w:val="0"/>
              <w:divBdr>
                <w:top w:val="none" w:sz="0" w:space="0" w:color="auto"/>
                <w:left w:val="none" w:sz="0" w:space="0" w:color="auto"/>
                <w:bottom w:val="none" w:sz="0" w:space="0" w:color="auto"/>
                <w:right w:val="none" w:sz="0" w:space="0" w:color="auto"/>
              </w:divBdr>
            </w:div>
            <w:div w:id="302004921">
              <w:marLeft w:val="480"/>
              <w:marRight w:val="0"/>
              <w:marTop w:val="0"/>
              <w:marBottom w:val="0"/>
              <w:divBdr>
                <w:top w:val="none" w:sz="0" w:space="0" w:color="auto"/>
                <w:left w:val="none" w:sz="0" w:space="0" w:color="auto"/>
                <w:bottom w:val="none" w:sz="0" w:space="0" w:color="auto"/>
                <w:right w:val="none" w:sz="0" w:space="0" w:color="auto"/>
              </w:divBdr>
            </w:div>
            <w:div w:id="302079584">
              <w:marLeft w:val="480"/>
              <w:marRight w:val="0"/>
              <w:marTop w:val="0"/>
              <w:marBottom w:val="0"/>
              <w:divBdr>
                <w:top w:val="none" w:sz="0" w:space="0" w:color="auto"/>
                <w:left w:val="none" w:sz="0" w:space="0" w:color="auto"/>
                <w:bottom w:val="none" w:sz="0" w:space="0" w:color="auto"/>
                <w:right w:val="none" w:sz="0" w:space="0" w:color="auto"/>
              </w:divBdr>
            </w:div>
            <w:div w:id="302152416">
              <w:marLeft w:val="480"/>
              <w:marRight w:val="0"/>
              <w:marTop w:val="0"/>
              <w:marBottom w:val="0"/>
              <w:divBdr>
                <w:top w:val="none" w:sz="0" w:space="0" w:color="auto"/>
                <w:left w:val="none" w:sz="0" w:space="0" w:color="auto"/>
                <w:bottom w:val="none" w:sz="0" w:space="0" w:color="auto"/>
                <w:right w:val="none" w:sz="0" w:space="0" w:color="auto"/>
              </w:divBdr>
            </w:div>
            <w:div w:id="302346786">
              <w:marLeft w:val="480"/>
              <w:marRight w:val="0"/>
              <w:marTop w:val="0"/>
              <w:marBottom w:val="0"/>
              <w:divBdr>
                <w:top w:val="none" w:sz="0" w:space="0" w:color="auto"/>
                <w:left w:val="none" w:sz="0" w:space="0" w:color="auto"/>
                <w:bottom w:val="none" w:sz="0" w:space="0" w:color="auto"/>
                <w:right w:val="none" w:sz="0" w:space="0" w:color="auto"/>
              </w:divBdr>
            </w:div>
            <w:div w:id="302390054">
              <w:marLeft w:val="480"/>
              <w:marRight w:val="0"/>
              <w:marTop w:val="0"/>
              <w:marBottom w:val="0"/>
              <w:divBdr>
                <w:top w:val="none" w:sz="0" w:space="0" w:color="auto"/>
                <w:left w:val="none" w:sz="0" w:space="0" w:color="auto"/>
                <w:bottom w:val="none" w:sz="0" w:space="0" w:color="auto"/>
                <w:right w:val="none" w:sz="0" w:space="0" w:color="auto"/>
              </w:divBdr>
            </w:div>
            <w:div w:id="302467992">
              <w:marLeft w:val="480"/>
              <w:marRight w:val="0"/>
              <w:marTop w:val="0"/>
              <w:marBottom w:val="0"/>
              <w:divBdr>
                <w:top w:val="none" w:sz="0" w:space="0" w:color="auto"/>
                <w:left w:val="none" w:sz="0" w:space="0" w:color="auto"/>
                <w:bottom w:val="none" w:sz="0" w:space="0" w:color="auto"/>
                <w:right w:val="none" w:sz="0" w:space="0" w:color="auto"/>
              </w:divBdr>
            </w:div>
            <w:div w:id="302471395">
              <w:marLeft w:val="480"/>
              <w:marRight w:val="0"/>
              <w:marTop w:val="0"/>
              <w:marBottom w:val="0"/>
              <w:divBdr>
                <w:top w:val="none" w:sz="0" w:space="0" w:color="auto"/>
                <w:left w:val="none" w:sz="0" w:space="0" w:color="auto"/>
                <w:bottom w:val="none" w:sz="0" w:space="0" w:color="auto"/>
                <w:right w:val="none" w:sz="0" w:space="0" w:color="auto"/>
              </w:divBdr>
            </w:div>
            <w:div w:id="302658005">
              <w:marLeft w:val="480"/>
              <w:marRight w:val="0"/>
              <w:marTop w:val="0"/>
              <w:marBottom w:val="0"/>
              <w:divBdr>
                <w:top w:val="none" w:sz="0" w:space="0" w:color="auto"/>
                <w:left w:val="none" w:sz="0" w:space="0" w:color="auto"/>
                <w:bottom w:val="none" w:sz="0" w:space="0" w:color="auto"/>
                <w:right w:val="none" w:sz="0" w:space="0" w:color="auto"/>
              </w:divBdr>
            </w:div>
            <w:div w:id="302661349">
              <w:marLeft w:val="480"/>
              <w:marRight w:val="0"/>
              <w:marTop w:val="0"/>
              <w:marBottom w:val="0"/>
              <w:divBdr>
                <w:top w:val="none" w:sz="0" w:space="0" w:color="auto"/>
                <w:left w:val="none" w:sz="0" w:space="0" w:color="auto"/>
                <w:bottom w:val="none" w:sz="0" w:space="0" w:color="auto"/>
                <w:right w:val="none" w:sz="0" w:space="0" w:color="auto"/>
              </w:divBdr>
            </w:div>
            <w:div w:id="302733962">
              <w:marLeft w:val="480"/>
              <w:marRight w:val="0"/>
              <w:marTop w:val="0"/>
              <w:marBottom w:val="0"/>
              <w:divBdr>
                <w:top w:val="none" w:sz="0" w:space="0" w:color="auto"/>
                <w:left w:val="none" w:sz="0" w:space="0" w:color="auto"/>
                <w:bottom w:val="none" w:sz="0" w:space="0" w:color="auto"/>
                <w:right w:val="none" w:sz="0" w:space="0" w:color="auto"/>
              </w:divBdr>
            </w:div>
            <w:div w:id="302852099">
              <w:marLeft w:val="480"/>
              <w:marRight w:val="0"/>
              <w:marTop w:val="0"/>
              <w:marBottom w:val="0"/>
              <w:divBdr>
                <w:top w:val="none" w:sz="0" w:space="0" w:color="auto"/>
                <w:left w:val="none" w:sz="0" w:space="0" w:color="auto"/>
                <w:bottom w:val="none" w:sz="0" w:space="0" w:color="auto"/>
                <w:right w:val="none" w:sz="0" w:space="0" w:color="auto"/>
              </w:divBdr>
            </w:div>
            <w:div w:id="302973260">
              <w:marLeft w:val="480"/>
              <w:marRight w:val="0"/>
              <w:marTop w:val="0"/>
              <w:marBottom w:val="0"/>
              <w:divBdr>
                <w:top w:val="none" w:sz="0" w:space="0" w:color="auto"/>
                <w:left w:val="none" w:sz="0" w:space="0" w:color="auto"/>
                <w:bottom w:val="none" w:sz="0" w:space="0" w:color="auto"/>
                <w:right w:val="none" w:sz="0" w:space="0" w:color="auto"/>
              </w:divBdr>
            </w:div>
            <w:div w:id="303003911">
              <w:marLeft w:val="480"/>
              <w:marRight w:val="0"/>
              <w:marTop w:val="0"/>
              <w:marBottom w:val="0"/>
              <w:divBdr>
                <w:top w:val="none" w:sz="0" w:space="0" w:color="auto"/>
                <w:left w:val="none" w:sz="0" w:space="0" w:color="auto"/>
                <w:bottom w:val="none" w:sz="0" w:space="0" w:color="auto"/>
                <w:right w:val="none" w:sz="0" w:space="0" w:color="auto"/>
              </w:divBdr>
            </w:div>
            <w:div w:id="303047784">
              <w:marLeft w:val="480"/>
              <w:marRight w:val="0"/>
              <w:marTop w:val="0"/>
              <w:marBottom w:val="0"/>
              <w:divBdr>
                <w:top w:val="none" w:sz="0" w:space="0" w:color="auto"/>
                <w:left w:val="none" w:sz="0" w:space="0" w:color="auto"/>
                <w:bottom w:val="none" w:sz="0" w:space="0" w:color="auto"/>
                <w:right w:val="none" w:sz="0" w:space="0" w:color="auto"/>
              </w:divBdr>
            </w:div>
            <w:div w:id="303388664">
              <w:marLeft w:val="480"/>
              <w:marRight w:val="0"/>
              <w:marTop w:val="0"/>
              <w:marBottom w:val="0"/>
              <w:divBdr>
                <w:top w:val="none" w:sz="0" w:space="0" w:color="auto"/>
                <w:left w:val="none" w:sz="0" w:space="0" w:color="auto"/>
                <w:bottom w:val="none" w:sz="0" w:space="0" w:color="auto"/>
                <w:right w:val="none" w:sz="0" w:space="0" w:color="auto"/>
              </w:divBdr>
            </w:div>
            <w:div w:id="303389687">
              <w:marLeft w:val="480"/>
              <w:marRight w:val="0"/>
              <w:marTop w:val="0"/>
              <w:marBottom w:val="0"/>
              <w:divBdr>
                <w:top w:val="none" w:sz="0" w:space="0" w:color="auto"/>
                <w:left w:val="none" w:sz="0" w:space="0" w:color="auto"/>
                <w:bottom w:val="none" w:sz="0" w:space="0" w:color="auto"/>
                <w:right w:val="none" w:sz="0" w:space="0" w:color="auto"/>
              </w:divBdr>
            </w:div>
            <w:div w:id="303434306">
              <w:marLeft w:val="480"/>
              <w:marRight w:val="0"/>
              <w:marTop w:val="0"/>
              <w:marBottom w:val="0"/>
              <w:divBdr>
                <w:top w:val="none" w:sz="0" w:space="0" w:color="auto"/>
                <w:left w:val="none" w:sz="0" w:space="0" w:color="auto"/>
                <w:bottom w:val="none" w:sz="0" w:space="0" w:color="auto"/>
                <w:right w:val="none" w:sz="0" w:space="0" w:color="auto"/>
              </w:divBdr>
            </w:div>
            <w:div w:id="303582840">
              <w:marLeft w:val="480"/>
              <w:marRight w:val="0"/>
              <w:marTop w:val="0"/>
              <w:marBottom w:val="0"/>
              <w:divBdr>
                <w:top w:val="none" w:sz="0" w:space="0" w:color="auto"/>
                <w:left w:val="none" w:sz="0" w:space="0" w:color="auto"/>
                <w:bottom w:val="none" w:sz="0" w:space="0" w:color="auto"/>
                <w:right w:val="none" w:sz="0" w:space="0" w:color="auto"/>
              </w:divBdr>
            </w:div>
            <w:div w:id="303583783">
              <w:marLeft w:val="480"/>
              <w:marRight w:val="0"/>
              <w:marTop w:val="0"/>
              <w:marBottom w:val="0"/>
              <w:divBdr>
                <w:top w:val="none" w:sz="0" w:space="0" w:color="auto"/>
                <w:left w:val="none" w:sz="0" w:space="0" w:color="auto"/>
                <w:bottom w:val="none" w:sz="0" w:space="0" w:color="auto"/>
                <w:right w:val="none" w:sz="0" w:space="0" w:color="auto"/>
              </w:divBdr>
            </w:div>
            <w:div w:id="303775260">
              <w:marLeft w:val="480"/>
              <w:marRight w:val="0"/>
              <w:marTop w:val="0"/>
              <w:marBottom w:val="0"/>
              <w:divBdr>
                <w:top w:val="none" w:sz="0" w:space="0" w:color="auto"/>
                <w:left w:val="none" w:sz="0" w:space="0" w:color="auto"/>
                <w:bottom w:val="none" w:sz="0" w:space="0" w:color="auto"/>
                <w:right w:val="none" w:sz="0" w:space="0" w:color="auto"/>
              </w:divBdr>
            </w:div>
            <w:div w:id="303891845">
              <w:marLeft w:val="480"/>
              <w:marRight w:val="0"/>
              <w:marTop w:val="0"/>
              <w:marBottom w:val="0"/>
              <w:divBdr>
                <w:top w:val="none" w:sz="0" w:space="0" w:color="auto"/>
                <w:left w:val="none" w:sz="0" w:space="0" w:color="auto"/>
                <w:bottom w:val="none" w:sz="0" w:space="0" w:color="auto"/>
                <w:right w:val="none" w:sz="0" w:space="0" w:color="auto"/>
              </w:divBdr>
            </w:div>
            <w:div w:id="303892476">
              <w:marLeft w:val="480"/>
              <w:marRight w:val="0"/>
              <w:marTop w:val="0"/>
              <w:marBottom w:val="0"/>
              <w:divBdr>
                <w:top w:val="none" w:sz="0" w:space="0" w:color="auto"/>
                <w:left w:val="none" w:sz="0" w:space="0" w:color="auto"/>
                <w:bottom w:val="none" w:sz="0" w:space="0" w:color="auto"/>
                <w:right w:val="none" w:sz="0" w:space="0" w:color="auto"/>
              </w:divBdr>
            </w:div>
            <w:div w:id="303892834">
              <w:marLeft w:val="480"/>
              <w:marRight w:val="0"/>
              <w:marTop w:val="0"/>
              <w:marBottom w:val="0"/>
              <w:divBdr>
                <w:top w:val="none" w:sz="0" w:space="0" w:color="auto"/>
                <w:left w:val="none" w:sz="0" w:space="0" w:color="auto"/>
                <w:bottom w:val="none" w:sz="0" w:space="0" w:color="auto"/>
                <w:right w:val="none" w:sz="0" w:space="0" w:color="auto"/>
              </w:divBdr>
            </w:div>
            <w:div w:id="303970469">
              <w:marLeft w:val="480"/>
              <w:marRight w:val="0"/>
              <w:marTop w:val="0"/>
              <w:marBottom w:val="0"/>
              <w:divBdr>
                <w:top w:val="none" w:sz="0" w:space="0" w:color="auto"/>
                <w:left w:val="none" w:sz="0" w:space="0" w:color="auto"/>
                <w:bottom w:val="none" w:sz="0" w:space="0" w:color="auto"/>
                <w:right w:val="none" w:sz="0" w:space="0" w:color="auto"/>
              </w:divBdr>
            </w:div>
            <w:div w:id="304165494">
              <w:marLeft w:val="480"/>
              <w:marRight w:val="0"/>
              <w:marTop w:val="0"/>
              <w:marBottom w:val="0"/>
              <w:divBdr>
                <w:top w:val="none" w:sz="0" w:space="0" w:color="auto"/>
                <w:left w:val="none" w:sz="0" w:space="0" w:color="auto"/>
                <w:bottom w:val="none" w:sz="0" w:space="0" w:color="auto"/>
                <w:right w:val="none" w:sz="0" w:space="0" w:color="auto"/>
              </w:divBdr>
            </w:div>
            <w:div w:id="304433110">
              <w:marLeft w:val="480"/>
              <w:marRight w:val="0"/>
              <w:marTop w:val="0"/>
              <w:marBottom w:val="0"/>
              <w:divBdr>
                <w:top w:val="none" w:sz="0" w:space="0" w:color="auto"/>
                <w:left w:val="none" w:sz="0" w:space="0" w:color="auto"/>
                <w:bottom w:val="none" w:sz="0" w:space="0" w:color="auto"/>
                <w:right w:val="none" w:sz="0" w:space="0" w:color="auto"/>
              </w:divBdr>
            </w:div>
            <w:div w:id="304553649">
              <w:marLeft w:val="480"/>
              <w:marRight w:val="0"/>
              <w:marTop w:val="0"/>
              <w:marBottom w:val="0"/>
              <w:divBdr>
                <w:top w:val="none" w:sz="0" w:space="0" w:color="auto"/>
                <w:left w:val="none" w:sz="0" w:space="0" w:color="auto"/>
                <w:bottom w:val="none" w:sz="0" w:space="0" w:color="auto"/>
                <w:right w:val="none" w:sz="0" w:space="0" w:color="auto"/>
              </w:divBdr>
            </w:div>
            <w:div w:id="304554040">
              <w:marLeft w:val="480"/>
              <w:marRight w:val="0"/>
              <w:marTop w:val="0"/>
              <w:marBottom w:val="0"/>
              <w:divBdr>
                <w:top w:val="none" w:sz="0" w:space="0" w:color="auto"/>
                <w:left w:val="none" w:sz="0" w:space="0" w:color="auto"/>
                <w:bottom w:val="none" w:sz="0" w:space="0" w:color="auto"/>
                <w:right w:val="none" w:sz="0" w:space="0" w:color="auto"/>
              </w:divBdr>
            </w:div>
            <w:div w:id="304700555">
              <w:marLeft w:val="480"/>
              <w:marRight w:val="0"/>
              <w:marTop w:val="0"/>
              <w:marBottom w:val="0"/>
              <w:divBdr>
                <w:top w:val="none" w:sz="0" w:space="0" w:color="auto"/>
                <w:left w:val="none" w:sz="0" w:space="0" w:color="auto"/>
                <w:bottom w:val="none" w:sz="0" w:space="0" w:color="auto"/>
                <w:right w:val="none" w:sz="0" w:space="0" w:color="auto"/>
              </w:divBdr>
            </w:div>
            <w:div w:id="304743117">
              <w:marLeft w:val="480"/>
              <w:marRight w:val="0"/>
              <w:marTop w:val="0"/>
              <w:marBottom w:val="0"/>
              <w:divBdr>
                <w:top w:val="none" w:sz="0" w:space="0" w:color="auto"/>
                <w:left w:val="none" w:sz="0" w:space="0" w:color="auto"/>
                <w:bottom w:val="none" w:sz="0" w:space="0" w:color="auto"/>
                <w:right w:val="none" w:sz="0" w:space="0" w:color="auto"/>
              </w:divBdr>
            </w:div>
            <w:div w:id="304745883">
              <w:marLeft w:val="480"/>
              <w:marRight w:val="0"/>
              <w:marTop w:val="0"/>
              <w:marBottom w:val="0"/>
              <w:divBdr>
                <w:top w:val="none" w:sz="0" w:space="0" w:color="auto"/>
                <w:left w:val="none" w:sz="0" w:space="0" w:color="auto"/>
                <w:bottom w:val="none" w:sz="0" w:space="0" w:color="auto"/>
                <w:right w:val="none" w:sz="0" w:space="0" w:color="auto"/>
              </w:divBdr>
            </w:div>
            <w:div w:id="304773033">
              <w:marLeft w:val="480"/>
              <w:marRight w:val="0"/>
              <w:marTop w:val="0"/>
              <w:marBottom w:val="0"/>
              <w:divBdr>
                <w:top w:val="none" w:sz="0" w:space="0" w:color="auto"/>
                <w:left w:val="none" w:sz="0" w:space="0" w:color="auto"/>
                <w:bottom w:val="none" w:sz="0" w:space="0" w:color="auto"/>
                <w:right w:val="none" w:sz="0" w:space="0" w:color="auto"/>
              </w:divBdr>
            </w:div>
            <w:div w:id="304773284">
              <w:marLeft w:val="480"/>
              <w:marRight w:val="0"/>
              <w:marTop w:val="0"/>
              <w:marBottom w:val="0"/>
              <w:divBdr>
                <w:top w:val="none" w:sz="0" w:space="0" w:color="auto"/>
                <w:left w:val="none" w:sz="0" w:space="0" w:color="auto"/>
                <w:bottom w:val="none" w:sz="0" w:space="0" w:color="auto"/>
                <w:right w:val="none" w:sz="0" w:space="0" w:color="auto"/>
              </w:divBdr>
            </w:div>
            <w:div w:id="304900231">
              <w:marLeft w:val="480"/>
              <w:marRight w:val="0"/>
              <w:marTop w:val="0"/>
              <w:marBottom w:val="0"/>
              <w:divBdr>
                <w:top w:val="none" w:sz="0" w:space="0" w:color="auto"/>
                <w:left w:val="none" w:sz="0" w:space="0" w:color="auto"/>
                <w:bottom w:val="none" w:sz="0" w:space="0" w:color="auto"/>
                <w:right w:val="none" w:sz="0" w:space="0" w:color="auto"/>
              </w:divBdr>
            </w:div>
            <w:div w:id="305092434">
              <w:marLeft w:val="480"/>
              <w:marRight w:val="0"/>
              <w:marTop w:val="0"/>
              <w:marBottom w:val="0"/>
              <w:divBdr>
                <w:top w:val="none" w:sz="0" w:space="0" w:color="auto"/>
                <w:left w:val="none" w:sz="0" w:space="0" w:color="auto"/>
                <w:bottom w:val="none" w:sz="0" w:space="0" w:color="auto"/>
                <w:right w:val="none" w:sz="0" w:space="0" w:color="auto"/>
              </w:divBdr>
            </w:div>
            <w:div w:id="305279765">
              <w:marLeft w:val="480"/>
              <w:marRight w:val="0"/>
              <w:marTop w:val="0"/>
              <w:marBottom w:val="0"/>
              <w:divBdr>
                <w:top w:val="none" w:sz="0" w:space="0" w:color="auto"/>
                <w:left w:val="none" w:sz="0" w:space="0" w:color="auto"/>
                <w:bottom w:val="none" w:sz="0" w:space="0" w:color="auto"/>
                <w:right w:val="none" w:sz="0" w:space="0" w:color="auto"/>
              </w:divBdr>
            </w:div>
            <w:div w:id="305281545">
              <w:marLeft w:val="480"/>
              <w:marRight w:val="0"/>
              <w:marTop w:val="0"/>
              <w:marBottom w:val="0"/>
              <w:divBdr>
                <w:top w:val="none" w:sz="0" w:space="0" w:color="auto"/>
                <w:left w:val="none" w:sz="0" w:space="0" w:color="auto"/>
                <w:bottom w:val="none" w:sz="0" w:space="0" w:color="auto"/>
                <w:right w:val="none" w:sz="0" w:space="0" w:color="auto"/>
              </w:divBdr>
            </w:div>
            <w:div w:id="305282099">
              <w:marLeft w:val="480"/>
              <w:marRight w:val="0"/>
              <w:marTop w:val="0"/>
              <w:marBottom w:val="0"/>
              <w:divBdr>
                <w:top w:val="none" w:sz="0" w:space="0" w:color="auto"/>
                <w:left w:val="none" w:sz="0" w:space="0" w:color="auto"/>
                <w:bottom w:val="none" w:sz="0" w:space="0" w:color="auto"/>
                <w:right w:val="none" w:sz="0" w:space="0" w:color="auto"/>
              </w:divBdr>
            </w:div>
            <w:div w:id="305284817">
              <w:marLeft w:val="480"/>
              <w:marRight w:val="0"/>
              <w:marTop w:val="0"/>
              <w:marBottom w:val="0"/>
              <w:divBdr>
                <w:top w:val="none" w:sz="0" w:space="0" w:color="auto"/>
                <w:left w:val="none" w:sz="0" w:space="0" w:color="auto"/>
                <w:bottom w:val="none" w:sz="0" w:space="0" w:color="auto"/>
                <w:right w:val="none" w:sz="0" w:space="0" w:color="auto"/>
              </w:divBdr>
            </w:div>
            <w:div w:id="305472593">
              <w:marLeft w:val="480"/>
              <w:marRight w:val="0"/>
              <w:marTop w:val="0"/>
              <w:marBottom w:val="0"/>
              <w:divBdr>
                <w:top w:val="none" w:sz="0" w:space="0" w:color="auto"/>
                <w:left w:val="none" w:sz="0" w:space="0" w:color="auto"/>
                <w:bottom w:val="none" w:sz="0" w:space="0" w:color="auto"/>
                <w:right w:val="none" w:sz="0" w:space="0" w:color="auto"/>
              </w:divBdr>
            </w:div>
            <w:div w:id="305553222">
              <w:marLeft w:val="480"/>
              <w:marRight w:val="0"/>
              <w:marTop w:val="0"/>
              <w:marBottom w:val="0"/>
              <w:divBdr>
                <w:top w:val="none" w:sz="0" w:space="0" w:color="auto"/>
                <w:left w:val="none" w:sz="0" w:space="0" w:color="auto"/>
                <w:bottom w:val="none" w:sz="0" w:space="0" w:color="auto"/>
                <w:right w:val="none" w:sz="0" w:space="0" w:color="auto"/>
              </w:divBdr>
            </w:div>
            <w:div w:id="305625284">
              <w:marLeft w:val="480"/>
              <w:marRight w:val="0"/>
              <w:marTop w:val="0"/>
              <w:marBottom w:val="0"/>
              <w:divBdr>
                <w:top w:val="none" w:sz="0" w:space="0" w:color="auto"/>
                <w:left w:val="none" w:sz="0" w:space="0" w:color="auto"/>
                <w:bottom w:val="none" w:sz="0" w:space="0" w:color="auto"/>
                <w:right w:val="none" w:sz="0" w:space="0" w:color="auto"/>
              </w:divBdr>
            </w:div>
            <w:div w:id="305822715">
              <w:marLeft w:val="480"/>
              <w:marRight w:val="0"/>
              <w:marTop w:val="0"/>
              <w:marBottom w:val="0"/>
              <w:divBdr>
                <w:top w:val="none" w:sz="0" w:space="0" w:color="auto"/>
                <w:left w:val="none" w:sz="0" w:space="0" w:color="auto"/>
                <w:bottom w:val="none" w:sz="0" w:space="0" w:color="auto"/>
                <w:right w:val="none" w:sz="0" w:space="0" w:color="auto"/>
              </w:divBdr>
            </w:div>
            <w:div w:id="305935161">
              <w:marLeft w:val="480"/>
              <w:marRight w:val="0"/>
              <w:marTop w:val="0"/>
              <w:marBottom w:val="0"/>
              <w:divBdr>
                <w:top w:val="none" w:sz="0" w:space="0" w:color="auto"/>
                <w:left w:val="none" w:sz="0" w:space="0" w:color="auto"/>
                <w:bottom w:val="none" w:sz="0" w:space="0" w:color="auto"/>
                <w:right w:val="none" w:sz="0" w:space="0" w:color="auto"/>
              </w:divBdr>
            </w:div>
            <w:div w:id="305938210">
              <w:marLeft w:val="480"/>
              <w:marRight w:val="0"/>
              <w:marTop w:val="0"/>
              <w:marBottom w:val="0"/>
              <w:divBdr>
                <w:top w:val="none" w:sz="0" w:space="0" w:color="auto"/>
                <w:left w:val="none" w:sz="0" w:space="0" w:color="auto"/>
                <w:bottom w:val="none" w:sz="0" w:space="0" w:color="auto"/>
                <w:right w:val="none" w:sz="0" w:space="0" w:color="auto"/>
              </w:divBdr>
            </w:div>
            <w:div w:id="305939429">
              <w:marLeft w:val="480"/>
              <w:marRight w:val="0"/>
              <w:marTop w:val="0"/>
              <w:marBottom w:val="0"/>
              <w:divBdr>
                <w:top w:val="none" w:sz="0" w:space="0" w:color="auto"/>
                <w:left w:val="none" w:sz="0" w:space="0" w:color="auto"/>
                <w:bottom w:val="none" w:sz="0" w:space="0" w:color="auto"/>
                <w:right w:val="none" w:sz="0" w:space="0" w:color="auto"/>
              </w:divBdr>
            </w:div>
            <w:div w:id="306017176">
              <w:marLeft w:val="480"/>
              <w:marRight w:val="0"/>
              <w:marTop w:val="0"/>
              <w:marBottom w:val="0"/>
              <w:divBdr>
                <w:top w:val="none" w:sz="0" w:space="0" w:color="auto"/>
                <w:left w:val="none" w:sz="0" w:space="0" w:color="auto"/>
                <w:bottom w:val="none" w:sz="0" w:space="0" w:color="auto"/>
                <w:right w:val="none" w:sz="0" w:space="0" w:color="auto"/>
              </w:divBdr>
            </w:div>
            <w:div w:id="306251092">
              <w:marLeft w:val="480"/>
              <w:marRight w:val="0"/>
              <w:marTop w:val="0"/>
              <w:marBottom w:val="0"/>
              <w:divBdr>
                <w:top w:val="none" w:sz="0" w:space="0" w:color="auto"/>
                <w:left w:val="none" w:sz="0" w:space="0" w:color="auto"/>
                <w:bottom w:val="none" w:sz="0" w:space="0" w:color="auto"/>
                <w:right w:val="none" w:sz="0" w:space="0" w:color="auto"/>
              </w:divBdr>
            </w:div>
            <w:div w:id="306277263">
              <w:marLeft w:val="480"/>
              <w:marRight w:val="0"/>
              <w:marTop w:val="0"/>
              <w:marBottom w:val="0"/>
              <w:divBdr>
                <w:top w:val="none" w:sz="0" w:space="0" w:color="auto"/>
                <w:left w:val="none" w:sz="0" w:space="0" w:color="auto"/>
                <w:bottom w:val="none" w:sz="0" w:space="0" w:color="auto"/>
                <w:right w:val="none" w:sz="0" w:space="0" w:color="auto"/>
              </w:divBdr>
            </w:div>
            <w:div w:id="306476243">
              <w:marLeft w:val="480"/>
              <w:marRight w:val="0"/>
              <w:marTop w:val="0"/>
              <w:marBottom w:val="0"/>
              <w:divBdr>
                <w:top w:val="none" w:sz="0" w:space="0" w:color="auto"/>
                <w:left w:val="none" w:sz="0" w:space="0" w:color="auto"/>
                <w:bottom w:val="none" w:sz="0" w:space="0" w:color="auto"/>
                <w:right w:val="none" w:sz="0" w:space="0" w:color="auto"/>
              </w:divBdr>
            </w:div>
            <w:div w:id="306714326">
              <w:marLeft w:val="480"/>
              <w:marRight w:val="0"/>
              <w:marTop w:val="0"/>
              <w:marBottom w:val="0"/>
              <w:divBdr>
                <w:top w:val="none" w:sz="0" w:space="0" w:color="auto"/>
                <w:left w:val="none" w:sz="0" w:space="0" w:color="auto"/>
                <w:bottom w:val="none" w:sz="0" w:space="0" w:color="auto"/>
                <w:right w:val="none" w:sz="0" w:space="0" w:color="auto"/>
              </w:divBdr>
            </w:div>
            <w:div w:id="306861963">
              <w:marLeft w:val="480"/>
              <w:marRight w:val="0"/>
              <w:marTop w:val="0"/>
              <w:marBottom w:val="0"/>
              <w:divBdr>
                <w:top w:val="none" w:sz="0" w:space="0" w:color="auto"/>
                <w:left w:val="none" w:sz="0" w:space="0" w:color="auto"/>
                <w:bottom w:val="none" w:sz="0" w:space="0" w:color="auto"/>
                <w:right w:val="none" w:sz="0" w:space="0" w:color="auto"/>
              </w:divBdr>
            </w:div>
            <w:div w:id="306862019">
              <w:marLeft w:val="480"/>
              <w:marRight w:val="0"/>
              <w:marTop w:val="0"/>
              <w:marBottom w:val="0"/>
              <w:divBdr>
                <w:top w:val="none" w:sz="0" w:space="0" w:color="auto"/>
                <w:left w:val="none" w:sz="0" w:space="0" w:color="auto"/>
                <w:bottom w:val="none" w:sz="0" w:space="0" w:color="auto"/>
                <w:right w:val="none" w:sz="0" w:space="0" w:color="auto"/>
              </w:divBdr>
            </w:div>
            <w:div w:id="306979635">
              <w:marLeft w:val="480"/>
              <w:marRight w:val="0"/>
              <w:marTop w:val="0"/>
              <w:marBottom w:val="0"/>
              <w:divBdr>
                <w:top w:val="none" w:sz="0" w:space="0" w:color="auto"/>
                <w:left w:val="none" w:sz="0" w:space="0" w:color="auto"/>
                <w:bottom w:val="none" w:sz="0" w:space="0" w:color="auto"/>
                <w:right w:val="none" w:sz="0" w:space="0" w:color="auto"/>
              </w:divBdr>
            </w:div>
            <w:div w:id="307058205">
              <w:marLeft w:val="480"/>
              <w:marRight w:val="0"/>
              <w:marTop w:val="0"/>
              <w:marBottom w:val="0"/>
              <w:divBdr>
                <w:top w:val="none" w:sz="0" w:space="0" w:color="auto"/>
                <w:left w:val="none" w:sz="0" w:space="0" w:color="auto"/>
                <w:bottom w:val="none" w:sz="0" w:space="0" w:color="auto"/>
                <w:right w:val="none" w:sz="0" w:space="0" w:color="auto"/>
              </w:divBdr>
            </w:div>
            <w:div w:id="307172169">
              <w:marLeft w:val="480"/>
              <w:marRight w:val="0"/>
              <w:marTop w:val="0"/>
              <w:marBottom w:val="0"/>
              <w:divBdr>
                <w:top w:val="none" w:sz="0" w:space="0" w:color="auto"/>
                <w:left w:val="none" w:sz="0" w:space="0" w:color="auto"/>
                <w:bottom w:val="none" w:sz="0" w:space="0" w:color="auto"/>
                <w:right w:val="none" w:sz="0" w:space="0" w:color="auto"/>
              </w:divBdr>
            </w:div>
            <w:div w:id="307249576">
              <w:marLeft w:val="480"/>
              <w:marRight w:val="0"/>
              <w:marTop w:val="0"/>
              <w:marBottom w:val="0"/>
              <w:divBdr>
                <w:top w:val="none" w:sz="0" w:space="0" w:color="auto"/>
                <w:left w:val="none" w:sz="0" w:space="0" w:color="auto"/>
                <w:bottom w:val="none" w:sz="0" w:space="0" w:color="auto"/>
                <w:right w:val="none" w:sz="0" w:space="0" w:color="auto"/>
              </w:divBdr>
            </w:div>
            <w:div w:id="307250315">
              <w:marLeft w:val="480"/>
              <w:marRight w:val="0"/>
              <w:marTop w:val="0"/>
              <w:marBottom w:val="0"/>
              <w:divBdr>
                <w:top w:val="none" w:sz="0" w:space="0" w:color="auto"/>
                <w:left w:val="none" w:sz="0" w:space="0" w:color="auto"/>
                <w:bottom w:val="none" w:sz="0" w:space="0" w:color="auto"/>
                <w:right w:val="none" w:sz="0" w:space="0" w:color="auto"/>
              </w:divBdr>
            </w:div>
            <w:div w:id="307250841">
              <w:marLeft w:val="480"/>
              <w:marRight w:val="0"/>
              <w:marTop w:val="0"/>
              <w:marBottom w:val="0"/>
              <w:divBdr>
                <w:top w:val="none" w:sz="0" w:space="0" w:color="auto"/>
                <w:left w:val="none" w:sz="0" w:space="0" w:color="auto"/>
                <w:bottom w:val="none" w:sz="0" w:space="0" w:color="auto"/>
                <w:right w:val="none" w:sz="0" w:space="0" w:color="auto"/>
              </w:divBdr>
            </w:div>
            <w:div w:id="307324756">
              <w:marLeft w:val="480"/>
              <w:marRight w:val="0"/>
              <w:marTop w:val="0"/>
              <w:marBottom w:val="0"/>
              <w:divBdr>
                <w:top w:val="none" w:sz="0" w:space="0" w:color="auto"/>
                <w:left w:val="none" w:sz="0" w:space="0" w:color="auto"/>
                <w:bottom w:val="none" w:sz="0" w:space="0" w:color="auto"/>
                <w:right w:val="none" w:sz="0" w:space="0" w:color="auto"/>
              </w:divBdr>
            </w:div>
            <w:div w:id="307365676">
              <w:marLeft w:val="480"/>
              <w:marRight w:val="0"/>
              <w:marTop w:val="0"/>
              <w:marBottom w:val="0"/>
              <w:divBdr>
                <w:top w:val="none" w:sz="0" w:space="0" w:color="auto"/>
                <w:left w:val="none" w:sz="0" w:space="0" w:color="auto"/>
                <w:bottom w:val="none" w:sz="0" w:space="0" w:color="auto"/>
                <w:right w:val="none" w:sz="0" w:space="0" w:color="auto"/>
              </w:divBdr>
            </w:div>
            <w:div w:id="307512586">
              <w:marLeft w:val="480"/>
              <w:marRight w:val="0"/>
              <w:marTop w:val="0"/>
              <w:marBottom w:val="0"/>
              <w:divBdr>
                <w:top w:val="none" w:sz="0" w:space="0" w:color="auto"/>
                <w:left w:val="none" w:sz="0" w:space="0" w:color="auto"/>
                <w:bottom w:val="none" w:sz="0" w:space="0" w:color="auto"/>
                <w:right w:val="none" w:sz="0" w:space="0" w:color="auto"/>
              </w:divBdr>
            </w:div>
            <w:div w:id="307515024">
              <w:marLeft w:val="480"/>
              <w:marRight w:val="0"/>
              <w:marTop w:val="0"/>
              <w:marBottom w:val="0"/>
              <w:divBdr>
                <w:top w:val="none" w:sz="0" w:space="0" w:color="auto"/>
                <w:left w:val="none" w:sz="0" w:space="0" w:color="auto"/>
                <w:bottom w:val="none" w:sz="0" w:space="0" w:color="auto"/>
                <w:right w:val="none" w:sz="0" w:space="0" w:color="auto"/>
              </w:divBdr>
            </w:div>
            <w:div w:id="307705013">
              <w:marLeft w:val="480"/>
              <w:marRight w:val="0"/>
              <w:marTop w:val="0"/>
              <w:marBottom w:val="0"/>
              <w:divBdr>
                <w:top w:val="none" w:sz="0" w:space="0" w:color="auto"/>
                <w:left w:val="none" w:sz="0" w:space="0" w:color="auto"/>
                <w:bottom w:val="none" w:sz="0" w:space="0" w:color="auto"/>
                <w:right w:val="none" w:sz="0" w:space="0" w:color="auto"/>
              </w:divBdr>
            </w:div>
            <w:div w:id="307786729">
              <w:marLeft w:val="480"/>
              <w:marRight w:val="0"/>
              <w:marTop w:val="0"/>
              <w:marBottom w:val="0"/>
              <w:divBdr>
                <w:top w:val="none" w:sz="0" w:space="0" w:color="auto"/>
                <w:left w:val="none" w:sz="0" w:space="0" w:color="auto"/>
                <w:bottom w:val="none" w:sz="0" w:space="0" w:color="auto"/>
                <w:right w:val="none" w:sz="0" w:space="0" w:color="auto"/>
              </w:divBdr>
            </w:div>
            <w:div w:id="307902383">
              <w:marLeft w:val="480"/>
              <w:marRight w:val="0"/>
              <w:marTop w:val="0"/>
              <w:marBottom w:val="0"/>
              <w:divBdr>
                <w:top w:val="none" w:sz="0" w:space="0" w:color="auto"/>
                <w:left w:val="none" w:sz="0" w:space="0" w:color="auto"/>
                <w:bottom w:val="none" w:sz="0" w:space="0" w:color="auto"/>
                <w:right w:val="none" w:sz="0" w:space="0" w:color="auto"/>
              </w:divBdr>
            </w:div>
            <w:div w:id="307975341">
              <w:marLeft w:val="480"/>
              <w:marRight w:val="0"/>
              <w:marTop w:val="0"/>
              <w:marBottom w:val="0"/>
              <w:divBdr>
                <w:top w:val="none" w:sz="0" w:space="0" w:color="auto"/>
                <w:left w:val="none" w:sz="0" w:space="0" w:color="auto"/>
                <w:bottom w:val="none" w:sz="0" w:space="0" w:color="auto"/>
                <w:right w:val="none" w:sz="0" w:space="0" w:color="auto"/>
              </w:divBdr>
            </w:div>
            <w:div w:id="308049775">
              <w:marLeft w:val="480"/>
              <w:marRight w:val="0"/>
              <w:marTop w:val="0"/>
              <w:marBottom w:val="0"/>
              <w:divBdr>
                <w:top w:val="none" w:sz="0" w:space="0" w:color="auto"/>
                <w:left w:val="none" w:sz="0" w:space="0" w:color="auto"/>
                <w:bottom w:val="none" w:sz="0" w:space="0" w:color="auto"/>
                <w:right w:val="none" w:sz="0" w:space="0" w:color="auto"/>
              </w:divBdr>
            </w:div>
            <w:div w:id="308098834">
              <w:marLeft w:val="480"/>
              <w:marRight w:val="0"/>
              <w:marTop w:val="0"/>
              <w:marBottom w:val="0"/>
              <w:divBdr>
                <w:top w:val="none" w:sz="0" w:space="0" w:color="auto"/>
                <w:left w:val="none" w:sz="0" w:space="0" w:color="auto"/>
                <w:bottom w:val="none" w:sz="0" w:space="0" w:color="auto"/>
                <w:right w:val="none" w:sz="0" w:space="0" w:color="auto"/>
              </w:divBdr>
            </w:div>
            <w:div w:id="308243643">
              <w:marLeft w:val="480"/>
              <w:marRight w:val="0"/>
              <w:marTop w:val="0"/>
              <w:marBottom w:val="0"/>
              <w:divBdr>
                <w:top w:val="none" w:sz="0" w:space="0" w:color="auto"/>
                <w:left w:val="none" w:sz="0" w:space="0" w:color="auto"/>
                <w:bottom w:val="none" w:sz="0" w:space="0" w:color="auto"/>
                <w:right w:val="none" w:sz="0" w:space="0" w:color="auto"/>
              </w:divBdr>
            </w:div>
            <w:div w:id="308290257">
              <w:marLeft w:val="480"/>
              <w:marRight w:val="0"/>
              <w:marTop w:val="0"/>
              <w:marBottom w:val="0"/>
              <w:divBdr>
                <w:top w:val="none" w:sz="0" w:space="0" w:color="auto"/>
                <w:left w:val="none" w:sz="0" w:space="0" w:color="auto"/>
                <w:bottom w:val="none" w:sz="0" w:space="0" w:color="auto"/>
                <w:right w:val="none" w:sz="0" w:space="0" w:color="auto"/>
              </w:divBdr>
            </w:div>
            <w:div w:id="308292975">
              <w:marLeft w:val="480"/>
              <w:marRight w:val="0"/>
              <w:marTop w:val="0"/>
              <w:marBottom w:val="0"/>
              <w:divBdr>
                <w:top w:val="none" w:sz="0" w:space="0" w:color="auto"/>
                <w:left w:val="none" w:sz="0" w:space="0" w:color="auto"/>
                <w:bottom w:val="none" w:sz="0" w:space="0" w:color="auto"/>
                <w:right w:val="none" w:sz="0" w:space="0" w:color="auto"/>
              </w:divBdr>
            </w:div>
            <w:div w:id="308293899">
              <w:marLeft w:val="480"/>
              <w:marRight w:val="0"/>
              <w:marTop w:val="0"/>
              <w:marBottom w:val="0"/>
              <w:divBdr>
                <w:top w:val="none" w:sz="0" w:space="0" w:color="auto"/>
                <w:left w:val="none" w:sz="0" w:space="0" w:color="auto"/>
                <w:bottom w:val="none" w:sz="0" w:space="0" w:color="auto"/>
                <w:right w:val="none" w:sz="0" w:space="0" w:color="auto"/>
              </w:divBdr>
            </w:div>
            <w:div w:id="308363623">
              <w:marLeft w:val="480"/>
              <w:marRight w:val="0"/>
              <w:marTop w:val="0"/>
              <w:marBottom w:val="0"/>
              <w:divBdr>
                <w:top w:val="none" w:sz="0" w:space="0" w:color="auto"/>
                <w:left w:val="none" w:sz="0" w:space="0" w:color="auto"/>
                <w:bottom w:val="none" w:sz="0" w:space="0" w:color="auto"/>
                <w:right w:val="none" w:sz="0" w:space="0" w:color="auto"/>
              </w:divBdr>
            </w:div>
            <w:div w:id="308369826">
              <w:marLeft w:val="480"/>
              <w:marRight w:val="0"/>
              <w:marTop w:val="0"/>
              <w:marBottom w:val="0"/>
              <w:divBdr>
                <w:top w:val="none" w:sz="0" w:space="0" w:color="auto"/>
                <w:left w:val="none" w:sz="0" w:space="0" w:color="auto"/>
                <w:bottom w:val="none" w:sz="0" w:space="0" w:color="auto"/>
                <w:right w:val="none" w:sz="0" w:space="0" w:color="auto"/>
              </w:divBdr>
            </w:div>
            <w:div w:id="308484907">
              <w:marLeft w:val="480"/>
              <w:marRight w:val="0"/>
              <w:marTop w:val="0"/>
              <w:marBottom w:val="0"/>
              <w:divBdr>
                <w:top w:val="none" w:sz="0" w:space="0" w:color="auto"/>
                <w:left w:val="none" w:sz="0" w:space="0" w:color="auto"/>
                <w:bottom w:val="none" w:sz="0" w:space="0" w:color="auto"/>
                <w:right w:val="none" w:sz="0" w:space="0" w:color="auto"/>
              </w:divBdr>
            </w:div>
            <w:div w:id="308553999">
              <w:marLeft w:val="480"/>
              <w:marRight w:val="0"/>
              <w:marTop w:val="0"/>
              <w:marBottom w:val="0"/>
              <w:divBdr>
                <w:top w:val="none" w:sz="0" w:space="0" w:color="auto"/>
                <w:left w:val="none" w:sz="0" w:space="0" w:color="auto"/>
                <w:bottom w:val="none" w:sz="0" w:space="0" w:color="auto"/>
                <w:right w:val="none" w:sz="0" w:space="0" w:color="auto"/>
              </w:divBdr>
            </w:div>
            <w:div w:id="308629767">
              <w:marLeft w:val="480"/>
              <w:marRight w:val="0"/>
              <w:marTop w:val="0"/>
              <w:marBottom w:val="0"/>
              <w:divBdr>
                <w:top w:val="none" w:sz="0" w:space="0" w:color="auto"/>
                <w:left w:val="none" w:sz="0" w:space="0" w:color="auto"/>
                <w:bottom w:val="none" w:sz="0" w:space="0" w:color="auto"/>
                <w:right w:val="none" w:sz="0" w:space="0" w:color="auto"/>
              </w:divBdr>
            </w:div>
            <w:div w:id="308705826">
              <w:marLeft w:val="480"/>
              <w:marRight w:val="0"/>
              <w:marTop w:val="0"/>
              <w:marBottom w:val="0"/>
              <w:divBdr>
                <w:top w:val="none" w:sz="0" w:space="0" w:color="auto"/>
                <w:left w:val="none" w:sz="0" w:space="0" w:color="auto"/>
                <w:bottom w:val="none" w:sz="0" w:space="0" w:color="auto"/>
                <w:right w:val="none" w:sz="0" w:space="0" w:color="auto"/>
              </w:divBdr>
            </w:div>
            <w:div w:id="308825499">
              <w:marLeft w:val="480"/>
              <w:marRight w:val="0"/>
              <w:marTop w:val="0"/>
              <w:marBottom w:val="0"/>
              <w:divBdr>
                <w:top w:val="none" w:sz="0" w:space="0" w:color="auto"/>
                <w:left w:val="none" w:sz="0" w:space="0" w:color="auto"/>
                <w:bottom w:val="none" w:sz="0" w:space="0" w:color="auto"/>
                <w:right w:val="none" w:sz="0" w:space="0" w:color="auto"/>
              </w:divBdr>
            </w:div>
            <w:div w:id="308827303">
              <w:marLeft w:val="480"/>
              <w:marRight w:val="0"/>
              <w:marTop w:val="0"/>
              <w:marBottom w:val="0"/>
              <w:divBdr>
                <w:top w:val="none" w:sz="0" w:space="0" w:color="auto"/>
                <w:left w:val="none" w:sz="0" w:space="0" w:color="auto"/>
                <w:bottom w:val="none" w:sz="0" w:space="0" w:color="auto"/>
                <w:right w:val="none" w:sz="0" w:space="0" w:color="auto"/>
              </w:divBdr>
            </w:div>
            <w:div w:id="308871803">
              <w:marLeft w:val="480"/>
              <w:marRight w:val="0"/>
              <w:marTop w:val="0"/>
              <w:marBottom w:val="0"/>
              <w:divBdr>
                <w:top w:val="none" w:sz="0" w:space="0" w:color="auto"/>
                <w:left w:val="none" w:sz="0" w:space="0" w:color="auto"/>
                <w:bottom w:val="none" w:sz="0" w:space="0" w:color="auto"/>
                <w:right w:val="none" w:sz="0" w:space="0" w:color="auto"/>
              </w:divBdr>
            </w:div>
            <w:div w:id="309021861">
              <w:marLeft w:val="480"/>
              <w:marRight w:val="0"/>
              <w:marTop w:val="0"/>
              <w:marBottom w:val="0"/>
              <w:divBdr>
                <w:top w:val="none" w:sz="0" w:space="0" w:color="auto"/>
                <w:left w:val="none" w:sz="0" w:space="0" w:color="auto"/>
                <w:bottom w:val="none" w:sz="0" w:space="0" w:color="auto"/>
                <w:right w:val="none" w:sz="0" w:space="0" w:color="auto"/>
              </w:divBdr>
            </w:div>
            <w:div w:id="309023433">
              <w:marLeft w:val="480"/>
              <w:marRight w:val="0"/>
              <w:marTop w:val="0"/>
              <w:marBottom w:val="0"/>
              <w:divBdr>
                <w:top w:val="none" w:sz="0" w:space="0" w:color="auto"/>
                <w:left w:val="none" w:sz="0" w:space="0" w:color="auto"/>
                <w:bottom w:val="none" w:sz="0" w:space="0" w:color="auto"/>
                <w:right w:val="none" w:sz="0" w:space="0" w:color="auto"/>
              </w:divBdr>
            </w:div>
            <w:div w:id="309134781">
              <w:marLeft w:val="480"/>
              <w:marRight w:val="0"/>
              <w:marTop w:val="0"/>
              <w:marBottom w:val="0"/>
              <w:divBdr>
                <w:top w:val="none" w:sz="0" w:space="0" w:color="auto"/>
                <w:left w:val="none" w:sz="0" w:space="0" w:color="auto"/>
                <w:bottom w:val="none" w:sz="0" w:space="0" w:color="auto"/>
                <w:right w:val="none" w:sz="0" w:space="0" w:color="auto"/>
              </w:divBdr>
            </w:div>
            <w:div w:id="309142783">
              <w:marLeft w:val="480"/>
              <w:marRight w:val="0"/>
              <w:marTop w:val="0"/>
              <w:marBottom w:val="0"/>
              <w:divBdr>
                <w:top w:val="none" w:sz="0" w:space="0" w:color="auto"/>
                <w:left w:val="none" w:sz="0" w:space="0" w:color="auto"/>
                <w:bottom w:val="none" w:sz="0" w:space="0" w:color="auto"/>
                <w:right w:val="none" w:sz="0" w:space="0" w:color="auto"/>
              </w:divBdr>
            </w:div>
            <w:div w:id="309211301">
              <w:marLeft w:val="480"/>
              <w:marRight w:val="0"/>
              <w:marTop w:val="0"/>
              <w:marBottom w:val="0"/>
              <w:divBdr>
                <w:top w:val="none" w:sz="0" w:space="0" w:color="auto"/>
                <w:left w:val="none" w:sz="0" w:space="0" w:color="auto"/>
                <w:bottom w:val="none" w:sz="0" w:space="0" w:color="auto"/>
                <w:right w:val="none" w:sz="0" w:space="0" w:color="auto"/>
              </w:divBdr>
            </w:div>
            <w:div w:id="309293351">
              <w:marLeft w:val="480"/>
              <w:marRight w:val="0"/>
              <w:marTop w:val="0"/>
              <w:marBottom w:val="0"/>
              <w:divBdr>
                <w:top w:val="none" w:sz="0" w:space="0" w:color="auto"/>
                <w:left w:val="none" w:sz="0" w:space="0" w:color="auto"/>
                <w:bottom w:val="none" w:sz="0" w:space="0" w:color="auto"/>
                <w:right w:val="none" w:sz="0" w:space="0" w:color="auto"/>
              </w:divBdr>
            </w:div>
            <w:div w:id="309330678">
              <w:marLeft w:val="480"/>
              <w:marRight w:val="0"/>
              <w:marTop w:val="0"/>
              <w:marBottom w:val="0"/>
              <w:divBdr>
                <w:top w:val="none" w:sz="0" w:space="0" w:color="auto"/>
                <w:left w:val="none" w:sz="0" w:space="0" w:color="auto"/>
                <w:bottom w:val="none" w:sz="0" w:space="0" w:color="auto"/>
                <w:right w:val="none" w:sz="0" w:space="0" w:color="auto"/>
              </w:divBdr>
            </w:div>
            <w:div w:id="309403222">
              <w:marLeft w:val="480"/>
              <w:marRight w:val="0"/>
              <w:marTop w:val="0"/>
              <w:marBottom w:val="0"/>
              <w:divBdr>
                <w:top w:val="none" w:sz="0" w:space="0" w:color="auto"/>
                <w:left w:val="none" w:sz="0" w:space="0" w:color="auto"/>
                <w:bottom w:val="none" w:sz="0" w:space="0" w:color="auto"/>
                <w:right w:val="none" w:sz="0" w:space="0" w:color="auto"/>
              </w:divBdr>
            </w:div>
            <w:div w:id="309603042">
              <w:marLeft w:val="480"/>
              <w:marRight w:val="0"/>
              <w:marTop w:val="0"/>
              <w:marBottom w:val="0"/>
              <w:divBdr>
                <w:top w:val="none" w:sz="0" w:space="0" w:color="auto"/>
                <w:left w:val="none" w:sz="0" w:space="0" w:color="auto"/>
                <w:bottom w:val="none" w:sz="0" w:space="0" w:color="auto"/>
                <w:right w:val="none" w:sz="0" w:space="0" w:color="auto"/>
              </w:divBdr>
            </w:div>
            <w:div w:id="309604862">
              <w:marLeft w:val="480"/>
              <w:marRight w:val="0"/>
              <w:marTop w:val="0"/>
              <w:marBottom w:val="0"/>
              <w:divBdr>
                <w:top w:val="none" w:sz="0" w:space="0" w:color="auto"/>
                <w:left w:val="none" w:sz="0" w:space="0" w:color="auto"/>
                <w:bottom w:val="none" w:sz="0" w:space="0" w:color="auto"/>
                <w:right w:val="none" w:sz="0" w:space="0" w:color="auto"/>
              </w:divBdr>
            </w:div>
            <w:div w:id="309675576">
              <w:marLeft w:val="480"/>
              <w:marRight w:val="0"/>
              <w:marTop w:val="0"/>
              <w:marBottom w:val="0"/>
              <w:divBdr>
                <w:top w:val="none" w:sz="0" w:space="0" w:color="auto"/>
                <w:left w:val="none" w:sz="0" w:space="0" w:color="auto"/>
                <w:bottom w:val="none" w:sz="0" w:space="0" w:color="auto"/>
                <w:right w:val="none" w:sz="0" w:space="0" w:color="auto"/>
              </w:divBdr>
            </w:div>
            <w:div w:id="309747247">
              <w:marLeft w:val="480"/>
              <w:marRight w:val="0"/>
              <w:marTop w:val="0"/>
              <w:marBottom w:val="0"/>
              <w:divBdr>
                <w:top w:val="none" w:sz="0" w:space="0" w:color="auto"/>
                <w:left w:val="none" w:sz="0" w:space="0" w:color="auto"/>
                <w:bottom w:val="none" w:sz="0" w:space="0" w:color="auto"/>
                <w:right w:val="none" w:sz="0" w:space="0" w:color="auto"/>
              </w:divBdr>
            </w:div>
            <w:div w:id="309755728">
              <w:marLeft w:val="480"/>
              <w:marRight w:val="0"/>
              <w:marTop w:val="0"/>
              <w:marBottom w:val="0"/>
              <w:divBdr>
                <w:top w:val="none" w:sz="0" w:space="0" w:color="auto"/>
                <w:left w:val="none" w:sz="0" w:space="0" w:color="auto"/>
                <w:bottom w:val="none" w:sz="0" w:space="0" w:color="auto"/>
                <w:right w:val="none" w:sz="0" w:space="0" w:color="auto"/>
              </w:divBdr>
            </w:div>
            <w:div w:id="309794203">
              <w:marLeft w:val="480"/>
              <w:marRight w:val="0"/>
              <w:marTop w:val="0"/>
              <w:marBottom w:val="0"/>
              <w:divBdr>
                <w:top w:val="none" w:sz="0" w:space="0" w:color="auto"/>
                <w:left w:val="none" w:sz="0" w:space="0" w:color="auto"/>
                <w:bottom w:val="none" w:sz="0" w:space="0" w:color="auto"/>
                <w:right w:val="none" w:sz="0" w:space="0" w:color="auto"/>
              </w:divBdr>
            </w:div>
            <w:div w:id="310063111">
              <w:marLeft w:val="480"/>
              <w:marRight w:val="0"/>
              <w:marTop w:val="0"/>
              <w:marBottom w:val="0"/>
              <w:divBdr>
                <w:top w:val="none" w:sz="0" w:space="0" w:color="auto"/>
                <w:left w:val="none" w:sz="0" w:space="0" w:color="auto"/>
                <w:bottom w:val="none" w:sz="0" w:space="0" w:color="auto"/>
                <w:right w:val="none" w:sz="0" w:space="0" w:color="auto"/>
              </w:divBdr>
            </w:div>
            <w:div w:id="310065360">
              <w:marLeft w:val="480"/>
              <w:marRight w:val="0"/>
              <w:marTop w:val="0"/>
              <w:marBottom w:val="0"/>
              <w:divBdr>
                <w:top w:val="none" w:sz="0" w:space="0" w:color="auto"/>
                <w:left w:val="none" w:sz="0" w:space="0" w:color="auto"/>
                <w:bottom w:val="none" w:sz="0" w:space="0" w:color="auto"/>
                <w:right w:val="none" w:sz="0" w:space="0" w:color="auto"/>
              </w:divBdr>
            </w:div>
            <w:div w:id="310138997">
              <w:marLeft w:val="480"/>
              <w:marRight w:val="0"/>
              <w:marTop w:val="0"/>
              <w:marBottom w:val="0"/>
              <w:divBdr>
                <w:top w:val="none" w:sz="0" w:space="0" w:color="auto"/>
                <w:left w:val="none" w:sz="0" w:space="0" w:color="auto"/>
                <w:bottom w:val="none" w:sz="0" w:space="0" w:color="auto"/>
                <w:right w:val="none" w:sz="0" w:space="0" w:color="auto"/>
              </w:divBdr>
            </w:div>
            <w:div w:id="310183570">
              <w:marLeft w:val="480"/>
              <w:marRight w:val="0"/>
              <w:marTop w:val="0"/>
              <w:marBottom w:val="0"/>
              <w:divBdr>
                <w:top w:val="none" w:sz="0" w:space="0" w:color="auto"/>
                <w:left w:val="none" w:sz="0" w:space="0" w:color="auto"/>
                <w:bottom w:val="none" w:sz="0" w:space="0" w:color="auto"/>
                <w:right w:val="none" w:sz="0" w:space="0" w:color="auto"/>
              </w:divBdr>
            </w:div>
            <w:div w:id="310208127">
              <w:marLeft w:val="480"/>
              <w:marRight w:val="0"/>
              <w:marTop w:val="0"/>
              <w:marBottom w:val="0"/>
              <w:divBdr>
                <w:top w:val="none" w:sz="0" w:space="0" w:color="auto"/>
                <w:left w:val="none" w:sz="0" w:space="0" w:color="auto"/>
                <w:bottom w:val="none" w:sz="0" w:space="0" w:color="auto"/>
                <w:right w:val="none" w:sz="0" w:space="0" w:color="auto"/>
              </w:divBdr>
            </w:div>
            <w:div w:id="310334535">
              <w:marLeft w:val="480"/>
              <w:marRight w:val="0"/>
              <w:marTop w:val="0"/>
              <w:marBottom w:val="0"/>
              <w:divBdr>
                <w:top w:val="none" w:sz="0" w:space="0" w:color="auto"/>
                <w:left w:val="none" w:sz="0" w:space="0" w:color="auto"/>
                <w:bottom w:val="none" w:sz="0" w:space="0" w:color="auto"/>
                <w:right w:val="none" w:sz="0" w:space="0" w:color="auto"/>
              </w:divBdr>
            </w:div>
            <w:div w:id="310402818">
              <w:marLeft w:val="480"/>
              <w:marRight w:val="0"/>
              <w:marTop w:val="0"/>
              <w:marBottom w:val="0"/>
              <w:divBdr>
                <w:top w:val="none" w:sz="0" w:space="0" w:color="auto"/>
                <w:left w:val="none" w:sz="0" w:space="0" w:color="auto"/>
                <w:bottom w:val="none" w:sz="0" w:space="0" w:color="auto"/>
                <w:right w:val="none" w:sz="0" w:space="0" w:color="auto"/>
              </w:divBdr>
            </w:div>
            <w:div w:id="310405548">
              <w:marLeft w:val="480"/>
              <w:marRight w:val="0"/>
              <w:marTop w:val="0"/>
              <w:marBottom w:val="0"/>
              <w:divBdr>
                <w:top w:val="none" w:sz="0" w:space="0" w:color="auto"/>
                <w:left w:val="none" w:sz="0" w:space="0" w:color="auto"/>
                <w:bottom w:val="none" w:sz="0" w:space="0" w:color="auto"/>
                <w:right w:val="none" w:sz="0" w:space="0" w:color="auto"/>
              </w:divBdr>
            </w:div>
            <w:div w:id="310409013">
              <w:marLeft w:val="480"/>
              <w:marRight w:val="0"/>
              <w:marTop w:val="0"/>
              <w:marBottom w:val="0"/>
              <w:divBdr>
                <w:top w:val="none" w:sz="0" w:space="0" w:color="auto"/>
                <w:left w:val="none" w:sz="0" w:space="0" w:color="auto"/>
                <w:bottom w:val="none" w:sz="0" w:space="0" w:color="auto"/>
                <w:right w:val="none" w:sz="0" w:space="0" w:color="auto"/>
              </w:divBdr>
            </w:div>
            <w:div w:id="310596972">
              <w:marLeft w:val="480"/>
              <w:marRight w:val="0"/>
              <w:marTop w:val="0"/>
              <w:marBottom w:val="0"/>
              <w:divBdr>
                <w:top w:val="none" w:sz="0" w:space="0" w:color="auto"/>
                <w:left w:val="none" w:sz="0" w:space="0" w:color="auto"/>
                <w:bottom w:val="none" w:sz="0" w:space="0" w:color="auto"/>
                <w:right w:val="none" w:sz="0" w:space="0" w:color="auto"/>
              </w:divBdr>
            </w:div>
            <w:div w:id="310599766">
              <w:marLeft w:val="480"/>
              <w:marRight w:val="0"/>
              <w:marTop w:val="0"/>
              <w:marBottom w:val="0"/>
              <w:divBdr>
                <w:top w:val="none" w:sz="0" w:space="0" w:color="auto"/>
                <w:left w:val="none" w:sz="0" w:space="0" w:color="auto"/>
                <w:bottom w:val="none" w:sz="0" w:space="0" w:color="auto"/>
                <w:right w:val="none" w:sz="0" w:space="0" w:color="auto"/>
              </w:divBdr>
            </w:div>
            <w:div w:id="310642376">
              <w:marLeft w:val="480"/>
              <w:marRight w:val="0"/>
              <w:marTop w:val="0"/>
              <w:marBottom w:val="0"/>
              <w:divBdr>
                <w:top w:val="none" w:sz="0" w:space="0" w:color="auto"/>
                <w:left w:val="none" w:sz="0" w:space="0" w:color="auto"/>
                <w:bottom w:val="none" w:sz="0" w:space="0" w:color="auto"/>
                <w:right w:val="none" w:sz="0" w:space="0" w:color="auto"/>
              </w:divBdr>
            </w:div>
            <w:div w:id="310713160">
              <w:marLeft w:val="480"/>
              <w:marRight w:val="0"/>
              <w:marTop w:val="0"/>
              <w:marBottom w:val="0"/>
              <w:divBdr>
                <w:top w:val="none" w:sz="0" w:space="0" w:color="auto"/>
                <w:left w:val="none" w:sz="0" w:space="0" w:color="auto"/>
                <w:bottom w:val="none" w:sz="0" w:space="0" w:color="auto"/>
                <w:right w:val="none" w:sz="0" w:space="0" w:color="auto"/>
              </w:divBdr>
            </w:div>
            <w:div w:id="310720156">
              <w:marLeft w:val="480"/>
              <w:marRight w:val="0"/>
              <w:marTop w:val="0"/>
              <w:marBottom w:val="0"/>
              <w:divBdr>
                <w:top w:val="none" w:sz="0" w:space="0" w:color="auto"/>
                <w:left w:val="none" w:sz="0" w:space="0" w:color="auto"/>
                <w:bottom w:val="none" w:sz="0" w:space="0" w:color="auto"/>
                <w:right w:val="none" w:sz="0" w:space="0" w:color="auto"/>
              </w:divBdr>
            </w:div>
            <w:div w:id="310792938">
              <w:marLeft w:val="480"/>
              <w:marRight w:val="0"/>
              <w:marTop w:val="0"/>
              <w:marBottom w:val="0"/>
              <w:divBdr>
                <w:top w:val="none" w:sz="0" w:space="0" w:color="auto"/>
                <w:left w:val="none" w:sz="0" w:space="0" w:color="auto"/>
                <w:bottom w:val="none" w:sz="0" w:space="0" w:color="auto"/>
                <w:right w:val="none" w:sz="0" w:space="0" w:color="auto"/>
              </w:divBdr>
            </w:div>
            <w:div w:id="310793940">
              <w:marLeft w:val="480"/>
              <w:marRight w:val="0"/>
              <w:marTop w:val="0"/>
              <w:marBottom w:val="0"/>
              <w:divBdr>
                <w:top w:val="none" w:sz="0" w:space="0" w:color="auto"/>
                <w:left w:val="none" w:sz="0" w:space="0" w:color="auto"/>
                <w:bottom w:val="none" w:sz="0" w:space="0" w:color="auto"/>
                <w:right w:val="none" w:sz="0" w:space="0" w:color="auto"/>
              </w:divBdr>
            </w:div>
            <w:div w:id="310866086">
              <w:marLeft w:val="480"/>
              <w:marRight w:val="0"/>
              <w:marTop w:val="0"/>
              <w:marBottom w:val="0"/>
              <w:divBdr>
                <w:top w:val="none" w:sz="0" w:space="0" w:color="auto"/>
                <w:left w:val="none" w:sz="0" w:space="0" w:color="auto"/>
                <w:bottom w:val="none" w:sz="0" w:space="0" w:color="auto"/>
                <w:right w:val="none" w:sz="0" w:space="0" w:color="auto"/>
              </w:divBdr>
            </w:div>
            <w:div w:id="310912132">
              <w:marLeft w:val="480"/>
              <w:marRight w:val="0"/>
              <w:marTop w:val="0"/>
              <w:marBottom w:val="0"/>
              <w:divBdr>
                <w:top w:val="none" w:sz="0" w:space="0" w:color="auto"/>
                <w:left w:val="none" w:sz="0" w:space="0" w:color="auto"/>
                <w:bottom w:val="none" w:sz="0" w:space="0" w:color="auto"/>
                <w:right w:val="none" w:sz="0" w:space="0" w:color="auto"/>
              </w:divBdr>
            </w:div>
            <w:div w:id="311178874">
              <w:marLeft w:val="480"/>
              <w:marRight w:val="0"/>
              <w:marTop w:val="0"/>
              <w:marBottom w:val="0"/>
              <w:divBdr>
                <w:top w:val="none" w:sz="0" w:space="0" w:color="auto"/>
                <w:left w:val="none" w:sz="0" w:space="0" w:color="auto"/>
                <w:bottom w:val="none" w:sz="0" w:space="0" w:color="auto"/>
                <w:right w:val="none" w:sz="0" w:space="0" w:color="auto"/>
              </w:divBdr>
            </w:div>
            <w:div w:id="311446756">
              <w:marLeft w:val="480"/>
              <w:marRight w:val="0"/>
              <w:marTop w:val="0"/>
              <w:marBottom w:val="0"/>
              <w:divBdr>
                <w:top w:val="none" w:sz="0" w:space="0" w:color="auto"/>
                <w:left w:val="none" w:sz="0" w:space="0" w:color="auto"/>
                <w:bottom w:val="none" w:sz="0" w:space="0" w:color="auto"/>
                <w:right w:val="none" w:sz="0" w:space="0" w:color="auto"/>
              </w:divBdr>
            </w:div>
            <w:div w:id="311521812">
              <w:marLeft w:val="480"/>
              <w:marRight w:val="0"/>
              <w:marTop w:val="0"/>
              <w:marBottom w:val="0"/>
              <w:divBdr>
                <w:top w:val="none" w:sz="0" w:space="0" w:color="auto"/>
                <w:left w:val="none" w:sz="0" w:space="0" w:color="auto"/>
                <w:bottom w:val="none" w:sz="0" w:space="0" w:color="auto"/>
                <w:right w:val="none" w:sz="0" w:space="0" w:color="auto"/>
              </w:divBdr>
            </w:div>
            <w:div w:id="311563235">
              <w:marLeft w:val="480"/>
              <w:marRight w:val="0"/>
              <w:marTop w:val="0"/>
              <w:marBottom w:val="0"/>
              <w:divBdr>
                <w:top w:val="none" w:sz="0" w:space="0" w:color="auto"/>
                <w:left w:val="none" w:sz="0" w:space="0" w:color="auto"/>
                <w:bottom w:val="none" w:sz="0" w:space="0" w:color="auto"/>
                <w:right w:val="none" w:sz="0" w:space="0" w:color="auto"/>
              </w:divBdr>
            </w:div>
            <w:div w:id="311712980">
              <w:marLeft w:val="480"/>
              <w:marRight w:val="0"/>
              <w:marTop w:val="0"/>
              <w:marBottom w:val="0"/>
              <w:divBdr>
                <w:top w:val="none" w:sz="0" w:space="0" w:color="auto"/>
                <w:left w:val="none" w:sz="0" w:space="0" w:color="auto"/>
                <w:bottom w:val="none" w:sz="0" w:space="0" w:color="auto"/>
                <w:right w:val="none" w:sz="0" w:space="0" w:color="auto"/>
              </w:divBdr>
            </w:div>
            <w:div w:id="311714914">
              <w:marLeft w:val="480"/>
              <w:marRight w:val="0"/>
              <w:marTop w:val="0"/>
              <w:marBottom w:val="0"/>
              <w:divBdr>
                <w:top w:val="none" w:sz="0" w:space="0" w:color="auto"/>
                <w:left w:val="none" w:sz="0" w:space="0" w:color="auto"/>
                <w:bottom w:val="none" w:sz="0" w:space="0" w:color="auto"/>
                <w:right w:val="none" w:sz="0" w:space="0" w:color="auto"/>
              </w:divBdr>
            </w:div>
            <w:div w:id="311834400">
              <w:marLeft w:val="480"/>
              <w:marRight w:val="0"/>
              <w:marTop w:val="0"/>
              <w:marBottom w:val="0"/>
              <w:divBdr>
                <w:top w:val="none" w:sz="0" w:space="0" w:color="auto"/>
                <w:left w:val="none" w:sz="0" w:space="0" w:color="auto"/>
                <w:bottom w:val="none" w:sz="0" w:space="0" w:color="auto"/>
                <w:right w:val="none" w:sz="0" w:space="0" w:color="auto"/>
              </w:divBdr>
            </w:div>
            <w:div w:id="311954748">
              <w:marLeft w:val="480"/>
              <w:marRight w:val="0"/>
              <w:marTop w:val="0"/>
              <w:marBottom w:val="0"/>
              <w:divBdr>
                <w:top w:val="none" w:sz="0" w:space="0" w:color="auto"/>
                <w:left w:val="none" w:sz="0" w:space="0" w:color="auto"/>
                <w:bottom w:val="none" w:sz="0" w:space="0" w:color="auto"/>
                <w:right w:val="none" w:sz="0" w:space="0" w:color="auto"/>
              </w:divBdr>
            </w:div>
            <w:div w:id="312024441">
              <w:marLeft w:val="480"/>
              <w:marRight w:val="0"/>
              <w:marTop w:val="0"/>
              <w:marBottom w:val="0"/>
              <w:divBdr>
                <w:top w:val="none" w:sz="0" w:space="0" w:color="auto"/>
                <w:left w:val="none" w:sz="0" w:space="0" w:color="auto"/>
                <w:bottom w:val="none" w:sz="0" w:space="0" w:color="auto"/>
                <w:right w:val="none" w:sz="0" w:space="0" w:color="auto"/>
              </w:divBdr>
            </w:div>
            <w:div w:id="312098727">
              <w:marLeft w:val="480"/>
              <w:marRight w:val="0"/>
              <w:marTop w:val="0"/>
              <w:marBottom w:val="0"/>
              <w:divBdr>
                <w:top w:val="none" w:sz="0" w:space="0" w:color="auto"/>
                <w:left w:val="none" w:sz="0" w:space="0" w:color="auto"/>
                <w:bottom w:val="none" w:sz="0" w:space="0" w:color="auto"/>
                <w:right w:val="none" w:sz="0" w:space="0" w:color="auto"/>
              </w:divBdr>
            </w:div>
            <w:div w:id="312149307">
              <w:marLeft w:val="480"/>
              <w:marRight w:val="0"/>
              <w:marTop w:val="0"/>
              <w:marBottom w:val="0"/>
              <w:divBdr>
                <w:top w:val="none" w:sz="0" w:space="0" w:color="auto"/>
                <w:left w:val="none" w:sz="0" w:space="0" w:color="auto"/>
                <w:bottom w:val="none" w:sz="0" w:space="0" w:color="auto"/>
                <w:right w:val="none" w:sz="0" w:space="0" w:color="auto"/>
              </w:divBdr>
            </w:div>
            <w:div w:id="312175787">
              <w:marLeft w:val="480"/>
              <w:marRight w:val="0"/>
              <w:marTop w:val="0"/>
              <w:marBottom w:val="0"/>
              <w:divBdr>
                <w:top w:val="none" w:sz="0" w:space="0" w:color="auto"/>
                <w:left w:val="none" w:sz="0" w:space="0" w:color="auto"/>
                <w:bottom w:val="none" w:sz="0" w:space="0" w:color="auto"/>
                <w:right w:val="none" w:sz="0" w:space="0" w:color="auto"/>
              </w:divBdr>
            </w:div>
            <w:div w:id="312295284">
              <w:marLeft w:val="480"/>
              <w:marRight w:val="0"/>
              <w:marTop w:val="0"/>
              <w:marBottom w:val="0"/>
              <w:divBdr>
                <w:top w:val="none" w:sz="0" w:space="0" w:color="auto"/>
                <w:left w:val="none" w:sz="0" w:space="0" w:color="auto"/>
                <w:bottom w:val="none" w:sz="0" w:space="0" w:color="auto"/>
                <w:right w:val="none" w:sz="0" w:space="0" w:color="auto"/>
              </w:divBdr>
            </w:div>
            <w:div w:id="312296508">
              <w:marLeft w:val="480"/>
              <w:marRight w:val="0"/>
              <w:marTop w:val="0"/>
              <w:marBottom w:val="0"/>
              <w:divBdr>
                <w:top w:val="none" w:sz="0" w:space="0" w:color="auto"/>
                <w:left w:val="none" w:sz="0" w:space="0" w:color="auto"/>
                <w:bottom w:val="none" w:sz="0" w:space="0" w:color="auto"/>
                <w:right w:val="none" w:sz="0" w:space="0" w:color="auto"/>
              </w:divBdr>
            </w:div>
            <w:div w:id="312373868">
              <w:marLeft w:val="480"/>
              <w:marRight w:val="0"/>
              <w:marTop w:val="0"/>
              <w:marBottom w:val="0"/>
              <w:divBdr>
                <w:top w:val="none" w:sz="0" w:space="0" w:color="auto"/>
                <w:left w:val="none" w:sz="0" w:space="0" w:color="auto"/>
                <w:bottom w:val="none" w:sz="0" w:space="0" w:color="auto"/>
                <w:right w:val="none" w:sz="0" w:space="0" w:color="auto"/>
              </w:divBdr>
            </w:div>
            <w:div w:id="312415798">
              <w:marLeft w:val="480"/>
              <w:marRight w:val="0"/>
              <w:marTop w:val="0"/>
              <w:marBottom w:val="0"/>
              <w:divBdr>
                <w:top w:val="none" w:sz="0" w:space="0" w:color="auto"/>
                <w:left w:val="none" w:sz="0" w:space="0" w:color="auto"/>
                <w:bottom w:val="none" w:sz="0" w:space="0" w:color="auto"/>
                <w:right w:val="none" w:sz="0" w:space="0" w:color="auto"/>
              </w:divBdr>
            </w:div>
            <w:div w:id="312756091">
              <w:marLeft w:val="480"/>
              <w:marRight w:val="0"/>
              <w:marTop w:val="0"/>
              <w:marBottom w:val="0"/>
              <w:divBdr>
                <w:top w:val="none" w:sz="0" w:space="0" w:color="auto"/>
                <w:left w:val="none" w:sz="0" w:space="0" w:color="auto"/>
                <w:bottom w:val="none" w:sz="0" w:space="0" w:color="auto"/>
                <w:right w:val="none" w:sz="0" w:space="0" w:color="auto"/>
              </w:divBdr>
            </w:div>
            <w:div w:id="312805160">
              <w:marLeft w:val="480"/>
              <w:marRight w:val="0"/>
              <w:marTop w:val="0"/>
              <w:marBottom w:val="0"/>
              <w:divBdr>
                <w:top w:val="none" w:sz="0" w:space="0" w:color="auto"/>
                <w:left w:val="none" w:sz="0" w:space="0" w:color="auto"/>
                <w:bottom w:val="none" w:sz="0" w:space="0" w:color="auto"/>
                <w:right w:val="none" w:sz="0" w:space="0" w:color="auto"/>
              </w:divBdr>
            </w:div>
            <w:div w:id="312948193">
              <w:marLeft w:val="480"/>
              <w:marRight w:val="0"/>
              <w:marTop w:val="0"/>
              <w:marBottom w:val="0"/>
              <w:divBdr>
                <w:top w:val="none" w:sz="0" w:space="0" w:color="auto"/>
                <w:left w:val="none" w:sz="0" w:space="0" w:color="auto"/>
                <w:bottom w:val="none" w:sz="0" w:space="0" w:color="auto"/>
                <w:right w:val="none" w:sz="0" w:space="0" w:color="auto"/>
              </w:divBdr>
            </w:div>
            <w:div w:id="313025737">
              <w:marLeft w:val="480"/>
              <w:marRight w:val="0"/>
              <w:marTop w:val="0"/>
              <w:marBottom w:val="0"/>
              <w:divBdr>
                <w:top w:val="none" w:sz="0" w:space="0" w:color="auto"/>
                <w:left w:val="none" w:sz="0" w:space="0" w:color="auto"/>
                <w:bottom w:val="none" w:sz="0" w:space="0" w:color="auto"/>
                <w:right w:val="none" w:sz="0" w:space="0" w:color="auto"/>
              </w:divBdr>
            </w:div>
            <w:div w:id="313217453">
              <w:marLeft w:val="480"/>
              <w:marRight w:val="0"/>
              <w:marTop w:val="0"/>
              <w:marBottom w:val="0"/>
              <w:divBdr>
                <w:top w:val="none" w:sz="0" w:space="0" w:color="auto"/>
                <w:left w:val="none" w:sz="0" w:space="0" w:color="auto"/>
                <w:bottom w:val="none" w:sz="0" w:space="0" w:color="auto"/>
                <w:right w:val="none" w:sz="0" w:space="0" w:color="auto"/>
              </w:divBdr>
            </w:div>
            <w:div w:id="313264234">
              <w:marLeft w:val="480"/>
              <w:marRight w:val="0"/>
              <w:marTop w:val="0"/>
              <w:marBottom w:val="0"/>
              <w:divBdr>
                <w:top w:val="none" w:sz="0" w:space="0" w:color="auto"/>
                <w:left w:val="none" w:sz="0" w:space="0" w:color="auto"/>
                <w:bottom w:val="none" w:sz="0" w:space="0" w:color="auto"/>
                <w:right w:val="none" w:sz="0" w:space="0" w:color="auto"/>
              </w:divBdr>
            </w:div>
            <w:div w:id="313337869">
              <w:marLeft w:val="480"/>
              <w:marRight w:val="0"/>
              <w:marTop w:val="0"/>
              <w:marBottom w:val="0"/>
              <w:divBdr>
                <w:top w:val="none" w:sz="0" w:space="0" w:color="auto"/>
                <w:left w:val="none" w:sz="0" w:space="0" w:color="auto"/>
                <w:bottom w:val="none" w:sz="0" w:space="0" w:color="auto"/>
                <w:right w:val="none" w:sz="0" w:space="0" w:color="auto"/>
              </w:divBdr>
            </w:div>
            <w:div w:id="313342113">
              <w:marLeft w:val="480"/>
              <w:marRight w:val="0"/>
              <w:marTop w:val="0"/>
              <w:marBottom w:val="0"/>
              <w:divBdr>
                <w:top w:val="none" w:sz="0" w:space="0" w:color="auto"/>
                <w:left w:val="none" w:sz="0" w:space="0" w:color="auto"/>
                <w:bottom w:val="none" w:sz="0" w:space="0" w:color="auto"/>
                <w:right w:val="none" w:sz="0" w:space="0" w:color="auto"/>
              </w:divBdr>
            </w:div>
            <w:div w:id="313416209">
              <w:marLeft w:val="480"/>
              <w:marRight w:val="0"/>
              <w:marTop w:val="0"/>
              <w:marBottom w:val="0"/>
              <w:divBdr>
                <w:top w:val="none" w:sz="0" w:space="0" w:color="auto"/>
                <w:left w:val="none" w:sz="0" w:space="0" w:color="auto"/>
                <w:bottom w:val="none" w:sz="0" w:space="0" w:color="auto"/>
                <w:right w:val="none" w:sz="0" w:space="0" w:color="auto"/>
              </w:divBdr>
            </w:div>
            <w:div w:id="313484941">
              <w:marLeft w:val="480"/>
              <w:marRight w:val="0"/>
              <w:marTop w:val="0"/>
              <w:marBottom w:val="0"/>
              <w:divBdr>
                <w:top w:val="none" w:sz="0" w:space="0" w:color="auto"/>
                <w:left w:val="none" w:sz="0" w:space="0" w:color="auto"/>
                <w:bottom w:val="none" w:sz="0" w:space="0" w:color="auto"/>
                <w:right w:val="none" w:sz="0" w:space="0" w:color="auto"/>
              </w:divBdr>
            </w:div>
            <w:div w:id="313485641">
              <w:marLeft w:val="480"/>
              <w:marRight w:val="0"/>
              <w:marTop w:val="0"/>
              <w:marBottom w:val="0"/>
              <w:divBdr>
                <w:top w:val="none" w:sz="0" w:space="0" w:color="auto"/>
                <w:left w:val="none" w:sz="0" w:space="0" w:color="auto"/>
                <w:bottom w:val="none" w:sz="0" w:space="0" w:color="auto"/>
                <w:right w:val="none" w:sz="0" w:space="0" w:color="auto"/>
              </w:divBdr>
            </w:div>
            <w:div w:id="313536659">
              <w:marLeft w:val="480"/>
              <w:marRight w:val="0"/>
              <w:marTop w:val="0"/>
              <w:marBottom w:val="0"/>
              <w:divBdr>
                <w:top w:val="none" w:sz="0" w:space="0" w:color="auto"/>
                <w:left w:val="none" w:sz="0" w:space="0" w:color="auto"/>
                <w:bottom w:val="none" w:sz="0" w:space="0" w:color="auto"/>
                <w:right w:val="none" w:sz="0" w:space="0" w:color="auto"/>
              </w:divBdr>
            </w:div>
            <w:div w:id="313611183">
              <w:marLeft w:val="480"/>
              <w:marRight w:val="0"/>
              <w:marTop w:val="0"/>
              <w:marBottom w:val="0"/>
              <w:divBdr>
                <w:top w:val="none" w:sz="0" w:space="0" w:color="auto"/>
                <w:left w:val="none" w:sz="0" w:space="0" w:color="auto"/>
                <w:bottom w:val="none" w:sz="0" w:space="0" w:color="auto"/>
                <w:right w:val="none" w:sz="0" w:space="0" w:color="auto"/>
              </w:divBdr>
            </w:div>
            <w:div w:id="313680579">
              <w:marLeft w:val="480"/>
              <w:marRight w:val="0"/>
              <w:marTop w:val="0"/>
              <w:marBottom w:val="0"/>
              <w:divBdr>
                <w:top w:val="none" w:sz="0" w:space="0" w:color="auto"/>
                <w:left w:val="none" w:sz="0" w:space="0" w:color="auto"/>
                <w:bottom w:val="none" w:sz="0" w:space="0" w:color="auto"/>
                <w:right w:val="none" w:sz="0" w:space="0" w:color="auto"/>
              </w:divBdr>
            </w:div>
            <w:div w:id="313680901">
              <w:marLeft w:val="480"/>
              <w:marRight w:val="0"/>
              <w:marTop w:val="0"/>
              <w:marBottom w:val="0"/>
              <w:divBdr>
                <w:top w:val="none" w:sz="0" w:space="0" w:color="auto"/>
                <w:left w:val="none" w:sz="0" w:space="0" w:color="auto"/>
                <w:bottom w:val="none" w:sz="0" w:space="0" w:color="auto"/>
                <w:right w:val="none" w:sz="0" w:space="0" w:color="auto"/>
              </w:divBdr>
            </w:div>
            <w:div w:id="313722355">
              <w:marLeft w:val="480"/>
              <w:marRight w:val="0"/>
              <w:marTop w:val="0"/>
              <w:marBottom w:val="0"/>
              <w:divBdr>
                <w:top w:val="none" w:sz="0" w:space="0" w:color="auto"/>
                <w:left w:val="none" w:sz="0" w:space="0" w:color="auto"/>
                <w:bottom w:val="none" w:sz="0" w:space="0" w:color="auto"/>
                <w:right w:val="none" w:sz="0" w:space="0" w:color="auto"/>
              </w:divBdr>
            </w:div>
            <w:div w:id="313723841">
              <w:marLeft w:val="480"/>
              <w:marRight w:val="0"/>
              <w:marTop w:val="0"/>
              <w:marBottom w:val="0"/>
              <w:divBdr>
                <w:top w:val="none" w:sz="0" w:space="0" w:color="auto"/>
                <w:left w:val="none" w:sz="0" w:space="0" w:color="auto"/>
                <w:bottom w:val="none" w:sz="0" w:space="0" w:color="auto"/>
                <w:right w:val="none" w:sz="0" w:space="0" w:color="auto"/>
              </w:divBdr>
            </w:div>
            <w:div w:id="313804246">
              <w:marLeft w:val="480"/>
              <w:marRight w:val="0"/>
              <w:marTop w:val="0"/>
              <w:marBottom w:val="0"/>
              <w:divBdr>
                <w:top w:val="none" w:sz="0" w:space="0" w:color="auto"/>
                <w:left w:val="none" w:sz="0" w:space="0" w:color="auto"/>
                <w:bottom w:val="none" w:sz="0" w:space="0" w:color="auto"/>
                <w:right w:val="none" w:sz="0" w:space="0" w:color="auto"/>
              </w:divBdr>
            </w:div>
            <w:div w:id="314068303">
              <w:marLeft w:val="480"/>
              <w:marRight w:val="0"/>
              <w:marTop w:val="0"/>
              <w:marBottom w:val="0"/>
              <w:divBdr>
                <w:top w:val="none" w:sz="0" w:space="0" w:color="auto"/>
                <w:left w:val="none" w:sz="0" w:space="0" w:color="auto"/>
                <w:bottom w:val="none" w:sz="0" w:space="0" w:color="auto"/>
                <w:right w:val="none" w:sz="0" w:space="0" w:color="auto"/>
              </w:divBdr>
            </w:div>
            <w:div w:id="314187587">
              <w:marLeft w:val="480"/>
              <w:marRight w:val="0"/>
              <w:marTop w:val="0"/>
              <w:marBottom w:val="0"/>
              <w:divBdr>
                <w:top w:val="none" w:sz="0" w:space="0" w:color="auto"/>
                <w:left w:val="none" w:sz="0" w:space="0" w:color="auto"/>
                <w:bottom w:val="none" w:sz="0" w:space="0" w:color="auto"/>
                <w:right w:val="none" w:sz="0" w:space="0" w:color="auto"/>
              </w:divBdr>
            </w:div>
            <w:div w:id="314258037">
              <w:marLeft w:val="480"/>
              <w:marRight w:val="0"/>
              <w:marTop w:val="0"/>
              <w:marBottom w:val="0"/>
              <w:divBdr>
                <w:top w:val="none" w:sz="0" w:space="0" w:color="auto"/>
                <w:left w:val="none" w:sz="0" w:space="0" w:color="auto"/>
                <w:bottom w:val="none" w:sz="0" w:space="0" w:color="auto"/>
                <w:right w:val="none" w:sz="0" w:space="0" w:color="auto"/>
              </w:divBdr>
            </w:div>
            <w:div w:id="314259525">
              <w:marLeft w:val="480"/>
              <w:marRight w:val="0"/>
              <w:marTop w:val="0"/>
              <w:marBottom w:val="0"/>
              <w:divBdr>
                <w:top w:val="none" w:sz="0" w:space="0" w:color="auto"/>
                <w:left w:val="none" w:sz="0" w:space="0" w:color="auto"/>
                <w:bottom w:val="none" w:sz="0" w:space="0" w:color="auto"/>
                <w:right w:val="none" w:sz="0" w:space="0" w:color="auto"/>
              </w:divBdr>
            </w:div>
            <w:div w:id="314261483">
              <w:marLeft w:val="480"/>
              <w:marRight w:val="0"/>
              <w:marTop w:val="0"/>
              <w:marBottom w:val="0"/>
              <w:divBdr>
                <w:top w:val="none" w:sz="0" w:space="0" w:color="auto"/>
                <w:left w:val="none" w:sz="0" w:space="0" w:color="auto"/>
                <w:bottom w:val="none" w:sz="0" w:space="0" w:color="auto"/>
                <w:right w:val="none" w:sz="0" w:space="0" w:color="auto"/>
              </w:divBdr>
            </w:div>
            <w:div w:id="314262231">
              <w:marLeft w:val="480"/>
              <w:marRight w:val="0"/>
              <w:marTop w:val="0"/>
              <w:marBottom w:val="0"/>
              <w:divBdr>
                <w:top w:val="none" w:sz="0" w:space="0" w:color="auto"/>
                <w:left w:val="none" w:sz="0" w:space="0" w:color="auto"/>
                <w:bottom w:val="none" w:sz="0" w:space="0" w:color="auto"/>
                <w:right w:val="none" w:sz="0" w:space="0" w:color="auto"/>
              </w:divBdr>
            </w:div>
            <w:div w:id="314336232">
              <w:marLeft w:val="480"/>
              <w:marRight w:val="0"/>
              <w:marTop w:val="0"/>
              <w:marBottom w:val="0"/>
              <w:divBdr>
                <w:top w:val="none" w:sz="0" w:space="0" w:color="auto"/>
                <w:left w:val="none" w:sz="0" w:space="0" w:color="auto"/>
                <w:bottom w:val="none" w:sz="0" w:space="0" w:color="auto"/>
                <w:right w:val="none" w:sz="0" w:space="0" w:color="auto"/>
              </w:divBdr>
            </w:div>
            <w:div w:id="314340183">
              <w:marLeft w:val="480"/>
              <w:marRight w:val="0"/>
              <w:marTop w:val="0"/>
              <w:marBottom w:val="0"/>
              <w:divBdr>
                <w:top w:val="none" w:sz="0" w:space="0" w:color="auto"/>
                <w:left w:val="none" w:sz="0" w:space="0" w:color="auto"/>
                <w:bottom w:val="none" w:sz="0" w:space="0" w:color="auto"/>
                <w:right w:val="none" w:sz="0" w:space="0" w:color="auto"/>
              </w:divBdr>
            </w:div>
            <w:div w:id="314376357">
              <w:marLeft w:val="480"/>
              <w:marRight w:val="0"/>
              <w:marTop w:val="0"/>
              <w:marBottom w:val="0"/>
              <w:divBdr>
                <w:top w:val="none" w:sz="0" w:space="0" w:color="auto"/>
                <w:left w:val="none" w:sz="0" w:space="0" w:color="auto"/>
                <w:bottom w:val="none" w:sz="0" w:space="0" w:color="auto"/>
                <w:right w:val="none" w:sz="0" w:space="0" w:color="auto"/>
              </w:divBdr>
            </w:div>
            <w:div w:id="314376909">
              <w:marLeft w:val="480"/>
              <w:marRight w:val="0"/>
              <w:marTop w:val="0"/>
              <w:marBottom w:val="0"/>
              <w:divBdr>
                <w:top w:val="none" w:sz="0" w:space="0" w:color="auto"/>
                <w:left w:val="none" w:sz="0" w:space="0" w:color="auto"/>
                <w:bottom w:val="none" w:sz="0" w:space="0" w:color="auto"/>
                <w:right w:val="none" w:sz="0" w:space="0" w:color="auto"/>
              </w:divBdr>
            </w:div>
            <w:div w:id="314381592">
              <w:marLeft w:val="480"/>
              <w:marRight w:val="0"/>
              <w:marTop w:val="0"/>
              <w:marBottom w:val="0"/>
              <w:divBdr>
                <w:top w:val="none" w:sz="0" w:space="0" w:color="auto"/>
                <w:left w:val="none" w:sz="0" w:space="0" w:color="auto"/>
                <w:bottom w:val="none" w:sz="0" w:space="0" w:color="auto"/>
                <w:right w:val="none" w:sz="0" w:space="0" w:color="auto"/>
              </w:divBdr>
            </w:div>
            <w:div w:id="314451846">
              <w:marLeft w:val="480"/>
              <w:marRight w:val="0"/>
              <w:marTop w:val="0"/>
              <w:marBottom w:val="0"/>
              <w:divBdr>
                <w:top w:val="none" w:sz="0" w:space="0" w:color="auto"/>
                <w:left w:val="none" w:sz="0" w:space="0" w:color="auto"/>
                <w:bottom w:val="none" w:sz="0" w:space="0" w:color="auto"/>
                <w:right w:val="none" w:sz="0" w:space="0" w:color="auto"/>
              </w:divBdr>
            </w:div>
            <w:div w:id="314454436">
              <w:marLeft w:val="480"/>
              <w:marRight w:val="0"/>
              <w:marTop w:val="0"/>
              <w:marBottom w:val="0"/>
              <w:divBdr>
                <w:top w:val="none" w:sz="0" w:space="0" w:color="auto"/>
                <w:left w:val="none" w:sz="0" w:space="0" w:color="auto"/>
                <w:bottom w:val="none" w:sz="0" w:space="0" w:color="auto"/>
                <w:right w:val="none" w:sz="0" w:space="0" w:color="auto"/>
              </w:divBdr>
            </w:div>
            <w:div w:id="314455022">
              <w:marLeft w:val="480"/>
              <w:marRight w:val="0"/>
              <w:marTop w:val="0"/>
              <w:marBottom w:val="0"/>
              <w:divBdr>
                <w:top w:val="none" w:sz="0" w:space="0" w:color="auto"/>
                <w:left w:val="none" w:sz="0" w:space="0" w:color="auto"/>
                <w:bottom w:val="none" w:sz="0" w:space="0" w:color="auto"/>
                <w:right w:val="none" w:sz="0" w:space="0" w:color="auto"/>
              </w:divBdr>
            </w:div>
            <w:div w:id="314528990">
              <w:marLeft w:val="480"/>
              <w:marRight w:val="0"/>
              <w:marTop w:val="0"/>
              <w:marBottom w:val="0"/>
              <w:divBdr>
                <w:top w:val="none" w:sz="0" w:space="0" w:color="auto"/>
                <w:left w:val="none" w:sz="0" w:space="0" w:color="auto"/>
                <w:bottom w:val="none" w:sz="0" w:space="0" w:color="auto"/>
                <w:right w:val="none" w:sz="0" w:space="0" w:color="auto"/>
              </w:divBdr>
            </w:div>
            <w:div w:id="314531699">
              <w:marLeft w:val="480"/>
              <w:marRight w:val="0"/>
              <w:marTop w:val="0"/>
              <w:marBottom w:val="0"/>
              <w:divBdr>
                <w:top w:val="none" w:sz="0" w:space="0" w:color="auto"/>
                <w:left w:val="none" w:sz="0" w:space="0" w:color="auto"/>
                <w:bottom w:val="none" w:sz="0" w:space="0" w:color="auto"/>
                <w:right w:val="none" w:sz="0" w:space="0" w:color="auto"/>
              </w:divBdr>
            </w:div>
            <w:div w:id="314534604">
              <w:marLeft w:val="480"/>
              <w:marRight w:val="0"/>
              <w:marTop w:val="0"/>
              <w:marBottom w:val="0"/>
              <w:divBdr>
                <w:top w:val="none" w:sz="0" w:space="0" w:color="auto"/>
                <w:left w:val="none" w:sz="0" w:space="0" w:color="auto"/>
                <w:bottom w:val="none" w:sz="0" w:space="0" w:color="auto"/>
                <w:right w:val="none" w:sz="0" w:space="0" w:color="auto"/>
              </w:divBdr>
            </w:div>
            <w:div w:id="314602688">
              <w:marLeft w:val="480"/>
              <w:marRight w:val="0"/>
              <w:marTop w:val="0"/>
              <w:marBottom w:val="0"/>
              <w:divBdr>
                <w:top w:val="none" w:sz="0" w:space="0" w:color="auto"/>
                <w:left w:val="none" w:sz="0" w:space="0" w:color="auto"/>
                <w:bottom w:val="none" w:sz="0" w:space="0" w:color="auto"/>
                <w:right w:val="none" w:sz="0" w:space="0" w:color="auto"/>
              </w:divBdr>
            </w:div>
            <w:div w:id="314646777">
              <w:marLeft w:val="480"/>
              <w:marRight w:val="0"/>
              <w:marTop w:val="0"/>
              <w:marBottom w:val="0"/>
              <w:divBdr>
                <w:top w:val="none" w:sz="0" w:space="0" w:color="auto"/>
                <w:left w:val="none" w:sz="0" w:space="0" w:color="auto"/>
                <w:bottom w:val="none" w:sz="0" w:space="0" w:color="auto"/>
                <w:right w:val="none" w:sz="0" w:space="0" w:color="auto"/>
              </w:divBdr>
            </w:div>
            <w:div w:id="314771443">
              <w:marLeft w:val="480"/>
              <w:marRight w:val="0"/>
              <w:marTop w:val="0"/>
              <w:marBottom w:val="0"/>
              <w:divBdr>
                <w:top w:val="none" w:sz="0" w:space="0" w:color="auto"/>
                <w:left w:val="none" w:sz="0" w:space="0" w:color="auto"/>
                <w:bottom w:val="none" w:sz="0" w:space="0" w:color="auto"/>
                <w:right w:val="none" w:sz="0" w:space="0" w:color="auto"/>
              </w:divBdr>
            </w:div>
            <w:div w:id="314800365">
              <w:marLeft w:val="480"/>
              <w:marRight w:val="0"/>
              <w:marTop w:val="0"/>
              <w:marBottom w:val="0"/>
              <w:divBdr>
                <w:top w:val="none" w:sz="0" w:space="0" w:color="auto"/>
                <w:left w:val="none" w:sz="0" w:space="0" w:color="auto"/>
                <w:bottom w:val="none" w:sz="0" w:space="0" w:color="auto"/>
                <w:right w:val="none" w:sz="0" w:space="0" w:color="auto"/>
              </w:divBdr>
            </w:div>
            <w:div w:id="314801691">
              <w:marLeft w:val="480"/>
              <w:marRight w:val="0"/>
              <w:marTop w:val="0"/>
              <w:marBottom w:val="0"/>
              <w:divBdr>
                <w:top w:val="none" w:sz="0" w:space="0" w:color="auto"/>
                <w:left w:val="none" w:sz="0" w:space="0" w:color="auto"/>
                <w:bottom w:val="none" w:sz="0" w:space="0" w:color="auto"/>
                <w:right w:val="none" w:sz="0" w:space="0" w:color="auto"/>
              </w:divBdr>
            </w:div>
            <w:div w:id="314837893">
              <w:marLeft w:val="480"/>
              <w:marRight w:val="0"/>
              <w:marTop w:val="0"/>
              <w:marBottom w:val="0"/>
              <w:divBdr>
                <w:top w:val="none" w:sz="0" w:space="0" w:color="auto"/>
                <w:left w:val="none" w:sz="0" w:space="0" w:color="auto"/>
                <w:bottom w:val="none" w:sz="0" w:space="0" w:color="auto"/>
                <w:right w:val="none" w:sz="0" w:space="0" w:color="auto"/>
              </w:divBdr>
            </w:div>
            <w:div w:id="314840849">
              <w:marLeft w:val="480"/>
              <w:marRight w:val="0"/>
              <w:marTop w:val="0"/>
              <w:marBottom w:val="0"/>
              <w:divBdr>
                <w:top w:val="none" w:sz="0" w:space="0" w:color="auto"/>
                <w:left w:val="none" w:sz="0" w:space="0" w:color="auto"/>
                <w:bottom w:val="none" w:sz="0" w:space="0" w:color="auto"/>
                <w:right w:val="none" w:sz="0" w:space="0" w:color="auto"/>
              </w:divBdr>
            </w:div>
            <w:div w:id="315107037">
              <w:marLeft w:val="480"/>
              <w:marRight w:val="0"/>
              <w:marTop w:val="0"/>
              <w:marBottom w:val="0"/>
              <w:divBdr>
                <w:top w:val="none" w:sz="0" w:space="0" w:color="auto"/>
                <w:left w:val="none" w:sz="0" w:space="0" w:color="auto"/>
                <w:bottom w:val="none" w:sz="0" w:space="0" w:color="auto"/>
                <w:right w:val="none" w:sz="0" w:space="0" w:color="auto"/>
              </w:divBdr>
            </w:div>
            <w:div w:id="315305880">
              <w:marLeft w:val="480"/>
              <w:marRight w:val="0"/>
              <w:marTop w:val="0"/>
              <w:marBottom w:val="0"/>
              <w:divBdr>
                <w:top w:val="none" w:sz="0" w:space="0" w:color="auto"/>
                <w:left w:val="none" w:sz="0" w:space="0" w:color="auto"/>
                <w:bottom w:val="none" w:sz="0" w:space="0" w:color="auto"/>
                <w:right w:val="none" w:sz="0" w:space="0" w:color="auto"/>
              </w:divBdr>
            </w:div>
            <w:div w:id="315375093">
              <w:marLeft w:val="480"/>
              <w:marRight w:val="0"/>
              <w:marTop w:val="0"/>
              <w:marBottom w:val="0"/>
              <w:divBdr>
                <w:top w:val="none" w:sz="0" w:space="0" w:color="auto"/>
                <w:left w:val="none" w:sz="0" w:space="0" w:color="auto"/>
                <w:bottom w:val="none" w:sz="0" w:space="0" w:color="auto"/>
                <w:right w:val="none" w:sz="0" w:space="0" w:color="auto"/>
              </w:divBdr>
            </w:div>
            <w:div w:id="315377071">
              <w:marLeft w:val="480"/>
              <w:marRight w:val="0"/>
              <w:marTop w:val="0"/>
              <w:marBottom w:val="0"/>
              <w:divBdr>
                <w:top w:val="none" w:sz="0" w:space="0" w:color="auto"/>
                <w:left w:val="none" w:sz="0" w:space="0" w:color="auto"/>
                <w:bottom w:val="none" w:sz="0" w:space="0" w:color="auto"/>
                <w:right w:val="none" w:sz="0" w:space="0" w:color="auto"/>
              </w:divBdr>
            </w:div>
            <w:div w:id="315495800">
              <w:marLeft w:val="480"/>
              <w:marRight w:val="0"/>
              <w:marTop w:val="0"/>
              <w:marBottom w:val="0"/>
              <w:divBdr>
                <w:top w:val="none" w:sz="0" w:space="0" w:color="auto"/>
                <w:left w:val="none" w:sz="0" w:space="0" w:color="auto"/>
                <w:bottom w:val="none" w:sz="0" w:space="0" w:color="auto"/>
                <w:right w:val="none" w:sz="0" w:space="0" w:color="auto"/>
              </w:divBdr>
            </w:div>
            <w:div w:id="315501822">
              <w:marLeft w:val="480"/>
              <w:marRight w:val="0"/>
              <w:marTop w:val="0"/>
              <w:marBottom w:val="0"/>
              <w:divBdr>
                <w:top w:val="none" w:sz="0" w:space="0" w:color="auto"/>
                <w:left w:val="none" w:sz="0" w:space="0" w:color="auto"/>
                <w:bottom w:val="none" w:sz="0" w:space="0" w:color="auto"/>
                <w:right w:val="none" w:sz="0" w:space="0" w:color="auto"/>
              </w:divBdr>
            </w:div>
            <w:div w:id="315765412">
              <w:marLeft w:val="480"/>
              <w:marRight w:val="0"/>
              <w:marTop w:val="0"/>
              <w:marBottom w:val="0"/>
              <w:divBdr>
                <w:top w:val="none" w:sz="0" w:space="0" w:color="auto"/>
                <w:left w:val="none" w:sz="0" w:space="0" w:color="auto"/>
                <w:bottom w:val="none" w:sz="0" w:space="0" w:color="auto"/>
                <w:right w:val="none" w:sz="0" w:space="0" w:color="auto"/>
              </w:divBdr>
            </w:div>
            <w:div w:id="315840444">
              <w:marLeft w:val="480"/>
              <w:marRight w:val="0"/>
              <w:marTop w:val="0"/>
              <w:marBottom w:val="0"/>
              <w:divBdr>
                <w:top w:val="none" w:sz="0" w:space="0" w:color="auto"/>
                <w:left w:val="none" w:sz="0" w:space="0" w:color="auto"/>
                <w:bottom w:val="none" w:sz="0" w:space="0" w:color="auto"/>
                <w:right w:val="none" w:sz="0" w:space="0" w:color="auto"/>
              </w:divBdr>
            </w:div>
            <w:div w:id="315842316">
              <w:marLeft w:val="480"/>
              <w:marRight w:val="0"/>
              <w:marTop w:val="0"/>
              <w:marBottom w:val="0"/>
              <w:divBdr>
                <w:top w:val="none" w:sz="0" w:space="0" w:color="auto"/>
                <w:left w:val="none" w:sz="0" w:space="0" w:color="auto"/>
                <w:bottom w:val="none" w:sz="0" w:space="0" w:color="auto"/>
                <w:right w:val="none" w:sz="0" w:space="0" w:color="auto"/>
              </w:divBdr>
            </w:div>
            <w:div w:id="315887214">
              <w:marLeft w:val="480"/>
              <w:marRight w:val="0"/>
              <w:marTop w:val="0"/>
              <w:marBottom w:val="0"/>
              <w:divBdr>
                <w:top w:val="none" w:sz="0" w:space="0" w:color="auto"/>
                <w:left w:val="none" w:sz="0" w:space="0" w:color="auto"/>
                <w:bottom w:val="none" w:sz="0" w:space="0" w:color="auto"/>
                <w:right w:val="none" w:sz="0" w:space="0" w:color="auto"/>
              </w:divBdr>
            </w:div>
            <w:div w:id="315963135">
              <w:marLeft w:val="480"/>
              <w:marRight w:val="0"/>
              <w:marTop w:val="0"/>
              <w:marBottom w:val="0"/>
              <w:divBdr>
                <w:top w:val="none" w:sz="0" w:space="0" w:color="auto"/>
                <w:left w:val="none" w:sz="0" w:space="0" w:color="auto"/>
                <w:bottom w:val="none" w:sz="0" w:space="0" w:color="auto"/>
                <w:right w:val="none" w:sz="0" w:space="0" w:color="auto"/>
              </w:divBdr>
            </w:div>
            <w:div w:id="316030563">
              <w:marLeft w:val="480"/>
              <w:marRight w:val="0"/>
              <w:marTop w:val="0"/>
              <w:marBottom w:val="0"/>
              <w:divBdr>
                <w:top w:val="none" w:sz="0" w:space="0" w:color="auto"/>
                <w:left w:val="none" w:sz="0" w:space="0" w:color="auto"/>
                <w:bottom w:val="none" w:sz="0" w:space="0" w:color="auto"/>
                <w:right w:val="none" w:sz="0" w:space="0" w:color="auto"/>
              </w:divBdr>
            </w:div>
            <w:div w:id="316032192">
              <w:marLeft w:val="480"/>
              <w:marRight w:val="0"/>
              <w:marTop w:val="0"/>
              <w:marBottom w:val="0"/>
              <w:divBdr>
                <w:top w:val="none" w:sz="0" w:space="0" w:color="auto"/>
                <w:left w:val="none" w:sz="0" w:space="0" w:color="auto"/>
                <w:bottom w:val="none" w:sz="0" w:space="0" w:color="auto"/>
                <w:right w:val="none" w:sz="0" w:space="0" w:color="auto"/>
              </w:divBdr>
            </w:div>
            <w:div w:id="316081601">
              <w:marLeft w:val="480"/>
              <w:marRight w:val="0"/>
              <w:marTop w:val="0"/>
              <w:marBottom w:val="0"/>
              <w:divBdr>
                <w:top w:val="none" w:sz="0" w:space="0" w:color="auto"/>
                <w:left w:val="none" w:sz="0" w:space="0" w:color="auto"/>
                <w:bottom w:val="none" w:sz="0" w:space="0" w:color="auto"/>
                <w:right w:val="none" w:sz="0" w:space="0" w:color="auto"/>
              </w:divBdr>
            </w:div>
            <w:div w:id="316226926">
              <w:marLeft w:val="480"/>
              <w:marRight w:val="0"/>
              <w:marTop w:val="0"/>
              <w:marBottom w:val="0"/>
              <w:divBdr>
                <w:top w:val="none" w:sz="0" w:space="0" w:color="auto"/>
                <w:left w:val="none" w:sz="0" w:space="0" w:color="auto"/>
                <w:bottom w:val="none" w:sz="0" w:space="0" w:color="auto"/>
                <w:right w:val="none" w:sz="0" w:space="0" w:color="auto"/>
              </w:divBdr>
            </w:div>
            <w:div w:id="316228503">
              <w:marLeft w:val="480"/>
              <w:marRight w:val="0"/>
              <w:marTop w:val="0"/>
              <w:marBottom w:val="0"/>
              <w:divBdr>
                <w:top w:val="none" w:sz="0" w:space="0" w:color="auto"/>
                <w:left w:val="none" w:sz="0" w:space="0" w:color="auto"/>
                <w:bottom w:val="none" w:sz="0" w:space="0" w:color="auto"/>
                <w:right w:val="none" w:sz="0" w:space="0" w:color="auto"/>
              </w:divBdr>
            </w:div>
            <w:div w:id="316233125">
              <w:marLeft w:val="480"/>
              <w:marRight w:val="0"/>
              <w:marTop w:val="0"/>
              <w:marBottom w:val="0"/>
              <w:divBdr>
                <w:top w:val="none" w:sz="0" w:space="0" w:color="auto"/>
                <w:left w:val="none" w:sz="0" w:space="0" w:color="auto"/>
                <w:bottom w:val="none" w:sz="0" w:space="0" w:color="auto"/>
                <w:right w:val="none" w:sz="0" w:space="0" w:color="auto"/>
              </w:divBdr>
            </w:div>
            <w:div w:id="316299652">
              <w:marLeft w:val="480"/>
              <w:marRight w:val="0"/>
              <w:marTop w:val="0"/>
              <w:marBottom w:val="0"/>
              <w:divBdr>
                <w:top w:val="none" w:sz="0" w:space="0" w:color="auto"/>
                <w:left w:val="none" w:sz="0" w:space="0" w:color="auto"/>
                <w:bottom w:val="none" w:sz="0" w:space="0" w:color="auto"/>
                <w:right w:val="none" w:sz="0" w:space="0" w:color="auto"/>
              </w:divBdr>
            </w:div>
            <w:div w:id="316300150">
              <w:marLeft w:val="480"/>
              <w:marRight w:val="0"/>
              <w:marTop w:val="0"/>
              <w:marBottom w:val="0"/>
              <w:divBdr>
                <w:top w:val="none" w:sz="0" w:space="0" w:color="auto"/>
                <w:left w:val="none" w:sz="0" w:space="0" w:color="auto"/>
                <w:bottom w:val="none" w:sz="0" w:space="0" w:color="auto"/>
                <w:right w:val="none" w:sz="0" w:space="0" w:color="auto"/>
              </w:divBdr>
            </w:div>
            <w:div w:id="316303435">
              <w:marLeft w:val="480"/>
              <w:marRight w:val="0"/>
              <w:marTop w:val="0"/>
              <w:marBottom w:val="0"/>
              <w:divBdr>
                <w:top w:val="none" w:sz="0" w:space="0" w:color="auto"/>
                <w:left w:val="none" w:sz="0" w:space="0" w:color="auto"/>
                <w:bottom w:val="none" w:sz="0" w:space="0" w:color="auto"/>
                <w:right w:val="none" w:sz="0" w:space="0" w:color="auto"/>
              </w:divBdr>
            </w:div>
            <w:div w:id="316308335">
              <w:marLeft w:val="480"/>
              <w:marRight w:val="0"/>
              <w:marTop w:val="0"/>
              <w:marBottom w:val="0"/>
              <w:divBdr>
                <w:top w:val="none" w:sz="0" w:space="0" w:color="auto"/>
                <w:left w:val="none" w:sz="0" w:space="0" w:color="auto"/>
                <w:bottom w:val="none" w:sz="0" w:space="0" w:color="auto"/>
                <w:right w:val="none" w:sz="0" w:space="0" w:color="auto"/>
              </w:divBdr>
            </w:div>
            <w:div w:id="316419611">
              <w:marLeft w:val="480"/>
              <w:marRight w:val="0"/>
              <w:marTop w:val="0"/>
              <w:marBottom w:val="0"/>
              <w:divBdr>
                <w:top w:val="none" w:sz="0" w:space="0" w:color="auto"/>
                <w:left w:val="none" w:sz="0" w:space="0" w:color="auto"/>
                <w:bottom w:val="none" w:sz="0" w:space="0" w:color="auto"/>
                <w:right w:val="none" w:sz="0" w:space="0" w:color="auto"/>
              </w:divBdr>
            </w:div>
            <w:div w:id="316420565">
              <w:marLeft w:val="480"/>
              <w:marRight w:val="0"/>
              <w:marTop w:val="0"/>
              <w:marBottom w:val="0"/>
              <w:divBdr>
                <w:top w:val="none" w:sz="0" w:space="0" w:color="auto"/>
                <w:left w:val="none" w:sz="0" w:space="0" w:color="auto"/>
                <w:bottom w:val="none" w:sz="0" w:space="0" w:color="auto"/>
                <w:right w:val="none" w:sz="0" w:space="0" w:color="auto"/>
              </w:divBdr>
            </w:div>
            <w:div w:id="316495273">
              <w:marLeft w:val="480"/>
              <w:marRight w:val="0"/>
              <w:marTop w:val="0"/>
              <w:marBottom w:val="0"/>
              <w:divBdr>
                <w:top w:val="none" w:sz="0" w:space="0" w:color="auto"/>
                <w:left w:val="none" w:sz="0" w:space="0" w:color="auto"/>
                <w:bottom w:val="none" w:sz="0" w:space="0" w:color="auto"/>
                <w:right w:val="none" w:sz="0" w:space="0" w:color="auto"/>
              </w:divBdr>
            </w:div>
            <w:div w:id="316495326">
              <w:marLeft w:val="480"/>
              <w:marRight w:val="0"/>
              <w:marTop w:val="0"/>
              <w:marBottom w:val="0"/>
              <w:divBdr>
                <w:top w:val="none" w:sz="0" w:space="0" w:color="auto"/>
                <w:left w:val="none" w:sz="0" w:space="0" w:color="auto"/>
                <w:bottom w:val="none" w:sz="0" w:space="0" w:color="auto"/>
                <w:right w:val="none" w:sz="0" w:space="0" w:color="auto"/>
              </w:divBdr>
            </w:div>
            <w:div w:id="316539251">
              <w:marLeft w:val="480"/>
              <w:marRight w:val="0"/>
              <w:marTop w:val="0"/>
              <w:marBottom w:val="0"/>
              <w:divBdr>
                <w:top w:val="none" w:sz="0" w:space="0" w:color="auto"/>
                <w:left w:val="none" w:sz="0" w:space="0" w:color="auto"/>
                <w:bottom w:val="none" w:sz="0" w:space="0" w:color="auto"/>
                <w:right w:val="none" w:sz="0" w:space="0" w:color="auto"/>
              </w:divBdr>
            </w:div>
            <w:div w:id="316541696">
              <w:marLeft w:val="480"/>
              <w:marRight w:val="0"/>
              <w:marTop w:val="0"/>
              <w:marBottom w:val="0"/>
              <w:divBdr>
                <w:top w:val="none" w:sz="0" w:space="0" w:color="auto"/>
                <w:left w:val="none" w:sz="0" w:space="0" w:color="auto"/>
                <w:bottom w:val="none" w:sz="0" w:space="0" w:color="auto"/>
                <w:right w:val="none" w:sz="0" w:space="0" w:color="auto"/>
              </w:divBdr>
            </w:div>
            <w:div w:id="316541854">
              <w:marLeft w:val="480"/>
              <w:marRight w:val="0"/>
              <w:marTop w:val="0"/>
              <w:marBottom w:val="0"/>
              <w:divBdr>
                <w:top w:val="none" w:sz="0" w:space="0" w:color="auto"/>
                <w:left w:val="none" w:sz="0" w:space="0" w:color="auto"/>
                <w:bottom w:val="none" w:sz="0" w:space="0" w:color="auto"/>
                <w:right w:val="none" w:sz="0" w:space="0" w:color="auto"/>
              </w:divBdr>
            </w:div>
            <w:div w:id="316691566">
              <w:marLeft w:val="480"/>
              <w:marRight w:val="0"/>
              <w:marTop w:val="0"/>
              <w:marBottom w:val="0"/>
              <w:divBdr>
                <w:top w:val="none" w:sz="0" w:space="0" w:color="auto"/>
                <w:left w:val="none" w:sz="0" w:space="0" w:color="auto"/>
                <w:bottom w:val="none" w:sz="0" w:space="0" w:color="auto"/>
                <w:right w:val="none" w:sz="0" w:space="0" w:color="auto"/>
              </w:divBdr>
            </w:div>
            <w:div w:id="316887167">
              <w:marLeft w:val="480"/>
              <w:marRight w:val="0"/>
              <w:marTop w:val="0"/>
              <w:marBottom w:val="0"/>
              <w:divBdr>
                <w:top w:val="none" w:sz="0" w:space="0" w:color="auto"/>
                <w:left w:val="none" w:sz="0" w:space="0" w:color="auto"/>
                <w:bottom w:val="none" w:sz="0" w:space="0" w:color="auto"/>
                <w:right w:val="none" w:sz="0" w:space="0" w:color="auto"/>
              </w:divBdr>
            </w:div>
            <w:div w:id="317147565">
              <w:marLeft w:val="480"/>
              <w:marRight w:val="0"/>
              <w:marTop w:val="0"/>
              <w:marBottom w:val="0"/>
              <w:divBdr>
                <w:top w:val="none" w:sz="0" w:space="0" w:color="auto"/>
                <w:left w:val="none" w:sz="0" w:space="0" w:color="auto"/>
                <w:bottom w:val="none" w:sz="0" w:space="0" w:color="auto"/>
                <w:right w:val="none" w:sz="0" w:space="0" w:color="auto"/>
              </w:divBdr>
            </w:div>
            <w:div w:id="317155302">
              <w:marLeft w:val="480"/>
              <w:marRight w:val="0"/>
              <w:marTop w:val="0"/>
              <w:marBottom w:val="0"/>
              <w:divBdr>
                <w:top w:val="none" w:sz="0" w:space="0" w:color="auto"/>
                <w:left w:val="none" w:sz="0" w:space="0" w:color="auto"/>
                <w:bottom w:val="none" w:sz="0" w:space="0" w:color="auto"/>
                <w:right w:val="none" w:sz="0" w:space="0" w:color="auto"/>
              </w:divBdr>
            </w:div>
            <w:div w:id="317350097">
              <w:marLeft w:val="480"/>
              <w:marRight w:val="0"/>
              <w:marTop w:val="0"/>
              <w:marBottom w:val="0"/>
              <w:divBdr>
                <w:top w:val="none" w:sz="0" w:space="0" w:color="auto"/>
                <w:left w:val="none" w:sz="0" w:space="0" w:color="auto"/>
                <w:bottom w:val="none" w:sz="0" w:space="0" w:color="auto"/>
                <w:right w:val="none" w:sz="0" w:space="0" w:color="auto"/>
              </w:divBdr>
            </w:div>
            <w:div w:id="317391689">
              <w:marLeft w:val="480"/>
              <w:marRight w:val="0"/>
              <w:marTop w:val="0"/>
              <w:marBottom w:val="0"/>
              <w:divBdr>
                <w:top w:val="none" w:sz="0" w:space="0" w:color="auto"/>
                <w:left w:val="none" w:sz="0" w:space="0" w:color="auto"/>
                <w:bottom w:val="none" w:sz="0" w:space="0" w:color="auto"/>
                <w:right w:val="none" w:sz="0" w:space="0" w:color="auto"/>
              </w:divBdr>
            </w:div>
            <w:div w:id="317616718">
              <w:marLeft w:val="480"/>
              <w:marRight w:val="0"/>
              <w:marTop w:val="0"/>
              <w:marBottom w:val="0"/>
              <w:divBdr>
                <w:top w:val="none" w:sz="0" w:space="0" w:color="auto"/>
                <w:left w:val="none" w:sz="0" w:space="0" w:color="auto"/>
                <w:bottom w:val="none" w:sz="0" w:space="0" w:color="auto"/>
                <w:right w:val="none" w:sz="0" w:space="0" w:color="auto"/>
              </w:divBdr>
            </w:div>
            <w:div w:id="317617950">
              <w:marLeft w:val="480"/>
              <w:marRight w:val="0"/>
              <w:marTop w:val="0"/>
              <w:marBottom w:val="0"/>
              <w:divBdr>
                <w:top w:val="none" w:sz="0" w:space="0" w:color="auto"/>
                <w:left w:val="none" w:sz="0" w:space="0" w:color="auto"/>
                <w:bottom w:val="none" w:sz="0" w:space="0" w:color="auto"/>
                <w:right w:val="none" w:sz="0" w:space="0" w:color="auto"/>
              </w:divBdr>
            </w:div>
            <w:div w:id="317655962">
              <w:marLeft w:val="480"/>
              <w:marRight w:val="0"/>
              <w:marTop w:val="0"/>
              <w:marBottom w:val="0"/>
              <w:divBdr>
                <w:top w:val="none" w:sz="0" w:space="0" w:color="auto"/>
                <w:left w:val="none" w:sz="0" w:space="0" w:color="auto"/>
                <w:bottom w:val="none" w:sz="0" w:space="0" w:color="auto"/>
                <w:right w:val="none" w:sz="0" w:space="0" w:color="auto"/>
              </w:divBdr>
            </w:div>
            <w:div w:id="317729715">
              <w:marLeft w:val="480"/>
              <w:marRight w:val="0"/>
              <w:marTop w:val="0"/>
              <w:marBottom w:val="0"/>
              <w:divBdr>
                <w:top w:val="none" w:sz="0" w:space="0" w:color="auto"/>
                <w:left w:val="none" w:sz="0" w:space="0" w:color="auto"/>
                <w:bottom w:val="none" w:sz="0" w:space="0" w:color="auto"/>
                <w:right w:val="none" w:sz="0" w:space="0" w:color="auto"/>
              </w:divBdr>
            </w:div>
            <w:div w:id="317854001">
              <w:marLeft w:val="480"/>
              <w:marRight w:val="0"/>
              <w:marTop w:val="0"/>
              <w:marBottom w:val="0"/>
              <w:divBdr>
                <w:top w:val="none" w:sz="0" w:space="0" w:color="auto"/>
                <w:left w:val="none" w:sz="0" w:space="0" w:color="auto"/>
                <w:bottom w:val="none" w:sz="0" w:space="0" w:color="auto"/>
                <w:right w:val="none" w:sz="0" w:space="0" w:color="auto"/>
              </w:divBdr>
            </w:div>
            <w:div w:id="317922495">
              <w:marLeft w:val="480"/>
              <w:marRight w:val="0"/>
              <w:marTop w:val="0"/>
              <w:marBottom w:val="0"/>
              <w:divBdr>
                <w:top w:val="none" w:sz="0" w:space="0" w:color="auto"/>
                <w:left w:val="none" w:sz="0" w:space="0" w:color="auto"/>
                <w:bottom w:val="none" w:sz="0" w:space="0" w:color="auto"/>
                <w:right w:val="none" w:sz="0" w:space="0" w:color="auto"/>
              </w:divBdr>
            </w:div>
            <w:div w:id="318003690">
              <w:marLeft w:val="480"/>
              <w:marRight w:val="0"/>
              <w:marTop w:val="0"/>
              <w:marBottom w:val="0"/>
              <w:divBdr>
                <w:top w:val="none" w:sz="0" w:space="0" w:color="auto"/>
                <w:left w:val="none" w:sz="0" w:space="0" w:color="auto"/>
                <w:bottom w:val="none" w:sz="0" w:space="0" w:color="auto"/>
                <w:right w:val="none" w:sz="0" w:space="0" w:color="auto"/>
              </w:divBdr>
            </w:div>
            <w:div w:id="318075796">
              <w:marLeft w:val="480"/>
              <w:marRight w:val="0"/>
              <w:marTop w:val="0"/>
              <w:marBottom w:val="0"/>
              <w:divBdr>
                <w:top w:val="none" w:sz="0" w:space="0" w:color="auto"/>
                <w:left w:val="none" w:sz="0" w:space="0" w:color="auto"/>
                <w:bottom w:val="none" w:sz="0" w:space="0" w:color="auto"/>
                <w:right w:val="none" w:sz="0" w:space="0" w:color="auto"/>
              </w:divBdr>
            </w:div>
            <w:div w:id="318076132">
              <w:marLeft w:val="480"/>
              <w:marRight w:val="0"/>
              <w:marTop w:val="0"/>
              <w:marBottom w:val="0"/>
              <w:divBdr>
                <w:top w:val="none" w:sz="0" w:space="0" w:color="auto"/>
                <w:left w:val="none" w:sz="0" w:space="0" w:color="auto"/>
                <w:bottom w:val="none" w:sz="0" w:space="0" w:color="auto"/>
                <w:right w:val="none" w:sz="0" w:space="0" w:color="auto"/>
              </w:divBdr>
            </w:div>
            <w:div w:id="318076828">
              <w:marLeft w:val="480"/>
              <w:marRight w:val="0"/>
              <w:marTop w:val="0"/>
              <w:marBottom w:val="0"/>
              <w:divBdr>
                <w:top w:val="none" w:sz="0" w:space="0" w:color="auto"/>
                <w:left w:val="none" w:sz="0" w:space="0" w:color="auto"/>
                <w:bottom w:val="none" w:sz="0" w:space="0" w:color="auto"/>
                <w:right w:val="none" w:sz="0" w:space="0" w:color="auto"/>
              </w:divBdr>
            </w:div>
            <w:div w:id="318114925">
              <w:marLeft w:val="480"/>
              <w:marRight w:val="0"/>
              <w:marTop w:val="0"/>
              <w:marBottom w:val="0"/>
              <w:divBdr>
                <w:top w:val="none" w:sz="0" w:space="0" w:color="auto"/>
                <w:left w:val="none" w:sz="0" w:space="0" w:color="auto"/>
                <w:bottom w:val="none" w:sz="0" w:space="0" w:color="auto"/>
                <w:right w:val="none" w:sz="0" w:space="0" w:color="auto"/>
              </w:divBdr>
            </w:div>
            <w:div w:id="318115130">
              <w:marLeft w:val="480"/>
              <w:marRight w:val="0"/>
              <w:marTop w:val="0"/>
              <w:marBottom w:val="0"/>
              <w:divBdr>
                <w:top w:val="none" w:sz="0" w:space="0" w:color="auto"/>
                <w:left w:val="none" w:sz="0" w:space="0" w:color="auto"/>
                <w:bottom w:val="none" w:sz="0" w:space="0" w:color="auto"/>
                <w:right w:val="none" w:sz="0" w:space="0" w:color="auto"/>
              </w:divBdr>
            </w:div>
            <w:div w:id="318190194">
              <w:marLeft w:val="480"/>
              <w:marRight w:val="0"/>
              <w:marTop w:val="0"/>
              <w:marBottom w:val="0"/>
              <w:divBdr>
                <w:top w:val="none" w:sz="0" w:space="0" w:color="auto"/>
                <w:left w:val="none" w:sz="0" w:space="0" w:color="auto"/>
                <w:bottom w:val="none" w:sz="0" w:space="0" w:color="auto"/>
                <w:right w:val="none" w:sz="0" w:space="0" w:color="auto"/>
              </w:divBdr>
            </w:div>
            <w:div w:id="318195176">
              <w:marLeft w:val="480"/>
              <w:marRight w:val="0"/>
              <w:marTop w:val="0"/>
              <w:marBottom w:val="0"/>
              <w:divBdr>
                <w:top w:val="none" w:sz="0" w:space="0" w:color="auto"/>
                <w:left w:val="none" w:sz="0" w:space="0" w:color="auto"/>
                <w:bottom w:val="none" w:sz="0" w:space="0" w:color="auto"/>
                <w:right w:val="none" w:sz="0" w:space="0" w:color="auto"/>
              </w:divBdr>
            </w:div>
            <w:div w:id="318196787">
              <w:marLeft w:val="480"/>
              <w:marRight w:val="0"/>
              <w:marTop w:val="0"/>
              <w:marBottom w:val="0"/>
              <w:divBdr>
                <w:top w:val="none" w:sz="0" w:space="0" w:color="auto"/>
                <w:left w:val="none" w:sz="0" w:space="0" w:color="auto"/>
                <w:bottom w:val="none" w:sz="0" w:space="0" w:color="auto"/>
                <w:right w:val="none" w:sz="0" w:space="0" w:color="auto"/>
              </w:divBdr>
            </w:div>
            <w:div w:id="318383891">
              <w:marLeft w:val="480"/>
              <w:marRight w:val="0"/>
              <w:marTop w:val="0"/>
              <w:marBottom w:val="0"/>
              <w:divBdr>
                <w:top w:val="none" w:sz="0" w:space="0" w:color="auto"/>
                <w:left w:val="none" w:sz="0" w:space="0" w:color="auto"/>
                <w:bottom w:val="none" w:sz="0" w:space="0" w:color="auto"/>
                <w:right w:val="none" w:sz="0" w:space="0" w:color="auto"/>
              </w:divBdr>
            </w:div>
            <w:div w:id="318465487">
              <w:marLeft w:val="480"/>
              <w:marRight w:val="0"/>
              <w:marTop w:val="0"/>
              <w:marBottom w:val="0"/>
              <w:divBdr>
                <w:top w:val="none" w:sz="0" w:space="0" w:color="auto"/>
                <w:left w:val="none" w:sz="0" w:space="0" w:color="auto"/>
                <w:bottom w:val="none" w:sz="0" w:space="0" w:color="auto"/>
                <w:right w:val="none" w:sz="0" w:space="0" w:color="auto"/>
              </w:divBdr>
            </w:div>
            <w:div w:id="318466329">
              <w:marLeft w:val="480"/>
              <w:marRight w:val="0"/>
              <w:marTop w:val="0"/>
              <w:marBottom w:val="0"/>
              <w:divBdr>
                <w:top w:val="none" w:sz="0" w:space="0" w:color="auto"/>
                <w:left w:val="none" w:sz="0" w:space="0" w:color="auto"/>
                <w:bottom w:val="none" w:sz="0" w:space="0" w:color="auto"/>
                <w:right w:val="none" w:sz="0" w:space="0" w:color="auto"/>
              </w:divBdr>
            </w:div>
            <w:div w:id="318585424">
              <w:marLeft w:val="480"/>
              <w:marRight w:val="0"/>
              <w:marTop w:val="0"/>
              <w:marBottom w:val="0"/>
              <w:divBdr>
                <w:top w:val="none" w:sz="0" w:space="0" w:color="auto"/>
                <w:left w:val="none" w:sz="0" w:space="0" w:color="auto"/>
                <w:bottom w:val="none" w:sz="0" w:space="0" w:color="auto"/>
                <w:right w:val="none" w:sz="0" w:space="0" w:color="auto"/>
              </w:divBdr>
            </w:div>
            <w:div w:id="318653584">
              <w:marLeft w:val="480"/>
              <w:marRight w:val="0"/>
              <w:marTop w:val="0"/>
              <w:marBottom w:val="0"/>
              <w:divBdr>
                <w:top w:val="none" w:sz="0" w:space="0" w:color="auto"/>
                <w:left w:val="none" w:sz="0" w:space="0" w:color="auto"/>
                <w:bottom w:val="none" w:sz="0" w:space="0" w:color="auto"/>
                <w:right w:val="none" w:sz="0" w:space="0" w:color="auto"/>
              </w:divBdr>
            </w:div>
            <w:div w:id="318726804">
              <w:marLeft w:val="480"/>
              <w:marRight w:val="0"/>
              <w:marTop w:val="0"/>
              <w:marBottom w:val="0"/>
              <w:divBdr>
                <w:top w:val="none" w:sz="0" w:space="0" w:color="auto"/>
                <w:left w:val="none" w:sz="0" w:space="0" w:color="auto"/>
                <w:bottom w:val="none" w:sz="0" w:space="0" w:color="auto"/>
                <w:right w:val="none" w:sz="0" w:space="0" w:color="auto"/>
              </w:divBdr>
            </w:div>
            <w:div w:id="318728726">
              <w:marLeft w:val="480"/>
              <w:marRight w:val="0"/>
              <w:marTop w:val="0"/>
              <w:marBottom w:val="0"/>
              <w:divBdr>
                <w:top w:val="none" w:sz="0" w:space="0" w:color="auto"/>
                <w:left w:val="none" w:sz="0" w:space="0" w:color="auto"/>
                <w:bottom w:val="none" w:sz="0" w:space="0" w:color="auto"/>
                <w:right w:val="none" w:sz="0" w:space="0" w:color="auto"/>
              </w:divBdr>
            </w:div>
            <w:div w:id="318733362">
              <w:marLeft w:val="480"/>
              <w:marRight w:val="0"/>
              <w:marTop w:val="0"/>
              <w:marBottom w:val="0"/>
              <w:divBdr>
                <w:top w:val="none" w:sz="0" w:space="0" w:color="auto"/>
                <w:left w:val="none" w:sz="0" w:space="0" w:color="auto"/>
                <w:bottom w:val="none" w:sz="0" w:space="0" w:color="auto"/>
                <w:right w:val="none" w:sz="0" w:space="0" w:color="auto"/>
              </w:divBdr>
            </w:div>
            <w:div w:id="318852885">
              <w:marLeft w:val="480"/>
              <w:marRight w:val="0"/>
              <w:marTop w:val="0"/>
              <w:marBottom w:val="0"/>
              <w:divBdr>
                <w:top w:val="none" w:sz="0" w:space="0" w:color="auto"/>
                <w:left w:val="none" w:sz="0" w:space="0" w:color="auto"/>
                <w:bottom w:val="none" w:sz="0" w:space="0" w:color="auto"/>
                <w:right w:val="none" w:sz="0" w:space="0" w:color="auto"/>
              </w:divBdr>
            </w:div>
            <w:div w:id="319046806">
              <w:marLeft w:val="480"/>
              <w:marRight w:val="0"/>
              <w:marTop w:val="0"/>
              <w:marBottom w:val="0"/>
              <w:divBdr>
                <w:top w:val="none" w:sz="0" w:space="0" w:color="auto"/>
                <w:left w:val="none" w:sz="0" w:space="0" w:color="auto"/>
                <w:bottom w:val="none" w:sz="0" w:space="0" w:color="auto"/>
                <w:right w:val="none" w:sz="0" w:space="0" w:color="auto"/>
              </w:divBdr>
            </w:div>
            <w:div w:id="319118271">
              <w:marLeft w:val="480"/>
              <w:marRight w:val="0"/>
              <w:marTop w:val="0"/>
              <w:marBottom w:val="0"/>
              <w:divBdr>
                <w:top w:val="none" w:sz="0" w:space="0" w:color="auto"/>
                <w:left w:val="none" w:sz="0" w:space="0" w:color="auto"/>
                <w:bottom w:val="none" w:sz="0" w:space="0" w:color="auto"/>
                <w:right w:val="none" w:sz="0" w:space="0" w:color="auto"/>
              </w:divBdr>
            </w:div>
            <w:div w:id="319232530">
              <w:marLeft w:val="480"/>
              <w:marRight w:val="0"/>
              <w:marTop w:val="0"/>
              <w:marBottom w:val="0"/>
              <w:divBdr>
                <w:top w:val="none" w:sz="0" w:space="0" w:color="auto"/>
                <w:left w:val="none" w:sz="0" w:space="0" w:color="auto"/>
                <w:bottom w:val="none" w:sz="0" w:space="0" w:color="auto"/>
                <w:right w:val="none" w:sz="0" w:space="0" w:color="auto"/>
              </w:divBdr>
            </w:div>
            <w:div w:id="319619300">
              <w:marLeft w:val="480"/>
              <w:marRight w:val="0"/>
              <w:marTop w:val="0"/>
              <w:marBottom w:val="0"/>
              <w:divBdr>
                <w:top w:val="none" w:sz="0" w:space="0" w:color="auto"/>
                <w:left w:val="none" w:sz="0" w:space="0" w:color="auto"/>
                <w:bottom w:val="none" w:sz="0" w:space="0" w:color="auto"/>
                <w:right w:val="none" w:sz="0" w:space="0" w:color="auto"/>
              </w:divBdr>
            </w:div>
            <w:div w:id="319697915">
              <w:marLeft w:val="480"/>
              <w:marRight w:val="0"/>
              <w:marTop w:val="0"/>
              <w:marBottom w:val="0"/>
              <w:divBdr>
                <w:top w:val="none" w:sz="0" w:space="0" w:color="auto"/>
                <w:left w:val="none" w:sz="0" w:space="0" w:color="auto"/>
                <w:bottom w:val="none" w:sz="0" w:space="0" w:color="auto"/>
                <w:right w:val="none" w:sz="0" w:space="0" w:color="auto"/>
              </w:divBdr>
            </w:div>
            <w:div w:id="319702139">
              <w:marLeft w:val="480"/>
              <w:marRight w:val="0"/>
              <w:marTop w:val="0"/>
              <w:marBottom w:val="0"/>
              <w:divBdr>
                <w:top w:val="none" w:sz="0" w:space="0" w:color="auto"/>
                <w:left w:val="none" w:sz="0" w:space="0" w:color="auto"/>
                <w:bottom w:val="none" w:sz="0" w:space="0" w:color="auto"/>
                <w:right w:val="none" w:sz="0" w:space="0" w:color="auto"/>
              </w:divBdr>
            </w:div>
            <w:div w:id="320082791">
              <w:marLeft w:val="480"/>
              <w:marRight w:val="0"/>
              <w:marTop w:val="0"/>
              <w:marBottom w:val="0"/>
              <w:divBdr>
                <w:top w:val="none" w:sz="0" w:space="0" w:color="auto"/>
                <w:left w:val="none" w:sz="0" w:space="0" w:color="auto"/>
                <w:bottom w:val="none" w:sz="0" w:space="0" w:color="auto"/>
                <w:right w:val="none" w:sz="0" w:space="0" w:color="auto"/>
              </w:divBdr>
            </w:div>
            <w:div w:id="320083176">
              <w:marLeft w:val="480"/>
              <w:marRight w:val="0"/>
              <w:marTop w:val="0"/>
              <w:marBottom w:val="0"/>
              <w:divBdr>
                <w:top w:val="none" w:sz="0" w:space="0" w:color="auto"/>
                <w:left w:val="none" w:sz="0" w:space="0" w:color="auto"/>
                <w:bottom w:val="none" w:sz="0" w:space="0" w:color="auto"/>
                <w:right w:val="none" w:sz="0" w:space="0" w:color="auto"/>
              </w:divBdr>
            </w:div>
            <w:div w:id="320234675">
              <w:marLeft w:val="480"/>
              <w:marRight w:val="0"/>
              <w:marTop w:val="0"/>
              <w:marBottom w:val="0"/>
              <w:divBdr>
                <w:top w:val="none" w:sz="0" w:space="0" w:color="auto"/>
                <w:left w:val="none" w:sz="0" w:space="0" w:color="auto"/>
                <w:bottom w:val="none" w:sz="0" w:space="0" w:color="auto"/>
                <w:right w:val="none" w:sz="0" w:space="0" w:color="auto"/>
              </w:divBdr>
            </w:div>
            <w:div w:id="320274826">
              <w:marLeft w:val="480"/>
              <w:marRight w:val="0"/>
              <w:marTop w:val="0"/>
              <w:marBottom w:val="0"/>
              <w:divBdr>
                <w:top w:val="none" w:sz="0" w:space="0" w:color="auto"/>
                <w:left w:val="none" w:sz="0" w:space="0" w:color="auto"/>
                <w:bottom w:val="none" w:sz="0" w:space="0" w:color="auto"/>
                <w:right w:val="none" w:sz="0" w:space="0" w:color="auto"/>
              </w:divBdr>
            </w:div>
            <w:div w:id="320276578">
              <w:marLeft w:val="480"/>
              <w:marRight w:val="0"/>
              <w:marTop w:val="0"/>
              <w:marBottom w:val="0"/>
              <w:divBdr>
                <w:top w:val="none" w:sz="0" w:space="0" w:color="auto"/>
                <w:left w:val="none" w:sz="0" w:space="0" w:color="auto"/>
                <w:bottom w:val="none" w:sz="0" w:space="0" w:color="auto"/>
                <w:right w:val="none" w:sz="0" w:space="0" w:color="auto"/>
              </w:divBdr>
            </w:div>
            <w:div w:id="320279976">
              <w:marLeft w:val="480"/>
              <w:marRight w:val="0"/>
              <w:marTop w:val="0"/>
              <w:marBottom w:val="0"/>
              <w:divBdr>
                <w:top w:val="none" w:sz="0" w:space="0" w:color="auto"/>
                <w:left w:val="none" w:sz="0" w:space="0" w:color="auto"/>
                <w:bottom w:val="none" w:sz="0" w:space="0" w:color="auto"/>
                <w:right w:val="none" w:sz="0" w:space="0" w:color="auto"/>
              </w:divBdr>
            </w:div>
            <w:div w:id="320473991">
              <w:marLeft w:val="480"/>
              <w:marRight w:val="0"/>
              <w:marTop w:val="0"/>
              <w:marBottom w:val="0"/>
              <w:divBdr>
                <w:top w:val="none" w:sz="0" w:space="0" w:color="auto"/>
                <w:left w:val="none" w:sz="0" w:space="0" w:color="auto"/>
                <w:bottom w:val="none" w:sz="0" w:space="0" w:color="auto"/>
                <w:right w:val="none" w:sz="0" w:space="0" w:color="auto"/>
              </w:divBdr>
            </w:div>
            <w:div w:id="320499788">
              <w:marLeft w:val="480"/>
              <w:marRight w:val="0"/>
              <w:marTop w:val="0"/>
              <w:marBottom w:val="0"/>
              <w:divBdr>
                <w:top w:val="none" w:sz="0" w:space="0" w:color="auto"/>
                <w:left w:val="none" w:sz="0" w:space="0" w:color="auto"/>
                <w:bottom w:val="none" w:sz="0" w:space="0" w:color="auto"/>
                <w:right w:val="none" w:sz="0" w:space="0" w:color="auto"/>
              </w:divBdr>
            </w:div>
            <w:div w:id="320891533">
              <w:marLeft w:val="480"/>
              <w:marRight w:val="0"/>
              <w:marTop w:val="0"/>
              <w:marBottom w:val="0"/>
              <w:divBdr>
                <w:top w:val="none" w:sz="0" w:space="0" w:color="auto"/>
                <w:left w:val="none" w:sz="0" w:space="0" w:color="auto"/>
                <w:bottom w:val="none" w:sz="0" w:space="0" w:color="auto"/>
                <w:right w:val="none" w:sz="0" w:space="0" w:color="auto"/>
              </w:divBdr>
            </w:div>
            <w:div w:id="320934505">
              <w:marLeft w:val="480"/>
              <w:marRight w:val="0"/>
              <w:marTop w:val="0"/>
              <w:marBottom w:val="0"/>
              <w:divBdr>
                <w:top w:val="none" w:sz="0" w:space="0" w:color="auto"/>
                <w:left w:val="none" w:sz="0" w:space="0" w:color="auto"/>
                <w:bottom w:val="none" w:sz="0" w:space="0" w:color="auto"/>
                <w:right w:val="none" w:sz="0" w:space="0" w:color="auto"/>
              </w:divBdr>
            </w:div>
            <w:div w:id="321007403">
              <w:marLeft w:val="480"/>
              <w:marRight w:val="0"/>
              <w:marTop w:val="0"/>
              <w:marBottom w:val="0"/>
              <w:divBdr>
                <w:top w:val="none" w:sz="0" w:space="0" w:color="auto"/>
                <w:left w:val="none" w:sz="0" w:space="0" w:color="auto"/>
                <w:bottom w:val="none" w:sz="0" w:space="0" w:color="auto"/>
                <w:right w:val="none" w:sz="0" w:space="0" w:color="auto"/>
              </w:divBdr>
            </w:div>
            <w:div w:id="321198494">
              <w:marLeft w:val="480"/>
              <w:marRight w:val="0"/>
              <w:marTop w:val="0"/>
              <w:marBottom w:val="0"/>
              <w:divBdr>
                <w:top w:val="none" w:sz="0" w:space="0" w:color="auto"/>
                <w:left w:val="none" w:sz="0" w:space="0" w:color="auto"/>
                <w:bottom w:val="none" w:sz="0" w:space="0" w:color="auto"/>
                <w:right w:val="none" w:sz="0" w:space="0" w:color="auto"/>
              </w:divBdr>
            </w:div>
            <w:div w:id="321277049">
              <w:marLeft w:val="480"/>
              <w:marRight w:val="0"/>
              <w:marTop w:val="0"/>
              <w:marBottom w:val="0"/>
              <w:divBdr>
                <w:top w:val="none" w:sz="0" w:space="0" w:color="auto"/>
                <w:left w:val="none" w:sz="0" w:space="0" w:color="auto"/>
                <w:bottom w:val="none" w:sz="0" w:space="0" w:color="auto"/>
                <w:right w:val="none" w:sz="0" w:space="0" w:color="auto"/>
              </w:divBdr>
            </w:div>
            <w:div w:id="321470462">
              <w:marLeft w:val="480"/>
              <w:marRight w:val="0"/>
              <w:marTop w:val="0"/>
              <w:marBottom w:val="0"/>
              <w:divBdr>
                <w:top w:val="none" w:sz="0" w:space="0" w:color="auto"/>
                <w:left w:val="none" w:sz="0" w:space="0" w:color="auto"/>
                <w:bottom w:val="none" w:sz="0" w:space="0" w:color="auto"/>
                <w:right w:val="none" w:sz="0" w:space="0" w:color="auto"/>
              </w:divBdr>
            </w:div>
            <w:div w:id="321660122">
              <w:marLeft w:val="480"/>
              <w:marRight w:val="0"/>
              <w:marTop w:val="0"/>
              <w:marBottom w:val="0"/>
              <w:divBdr>
                <w:top w:val="none" w:sz="0" w:space="0" w:color="auto"/>
                <w:left w:val="none" w:sz="0" w:space="0" w:color="auto"/>
                <w:bottom w:val="none" w:sz="0" w:space="0" w:color="auto"/>
                <w:right w:val="none" w:sz="0" w:space="0" w:color="auto"/>
              </w:divBdr>
            </w:div>
            <w:div w:id="321737296">
              <w:marLeft w:val="480"/>
              <w:marRight w:val="0"/>
              <w:marTop w:val="0"/>
              <w:marBottom w:val="0"/>
              <w:divBdr>
                <w:top w:val="none" w:sz="0" w:space="0" w:color="auto"/>
                <w:left w:val="none" w:sz="0" w:space="0" w:color="auto"/>
                <w:bottom w:val="none" w:sz="0" w:space="0" w:color="auto"/>
                <w:right w:val="none" w:sz="0" w:space="0" w:color="auto"/>
              </w:divBdr>
            </w:div>
            <w:div w:id="321784724">
              <w:marLeft w:val="480"/>
              <w:marRight w:val="0"/>
              <w:marTop w:val="0"/>
              <w:marBottom w:val="0"/>
              <w:divBdr>
                <w:top w:val="none" w:sz="0" w:space="0" w:color="auto"/>
                <w:left w:val="none" w:sz="0" w:space="0" w:color="auto"/>
                <w:bottom w:val="none" w:sz="0" w:space="0" w:color="auto"/>
                <w:right w:val="none" w:sz="0" w:space="0" w:color="auto"/>
              </w:divBdr>
            </w:div>
            <w:div w:id="321785266">
              <w:marLeft w:val="480"/>
              <w:marRight w:val="0"/>
              <w:marTop w:val="0"/>
              <w:marBottom w:val="0"/>
              <w:divBdr>
                <w:top w:val="none" w:sz="0" w:space="0" w:color="auto"/>
                <w:left w:val="none" w:sz="0" w:space="0" w:color="auto"/>
                <w:bottom w:val="none" w:sz="0" w:space="0" w:color="auto"/>
                <w:right w:val="none" w:sz="0" w:space="0" w:color="auto"/>
              </w:divBdr>
            </w:div>
            <w:div w:id="321812213">
              <w:marLeft w:val="480"/>
              <w:marRight w:val="0"/>
              <w:marTop w:val="0"/>
              <w:marBottom w:val="0"/>
              <w:divBdr>
                <w:top w:val="none" w:sz="0" w:space="0" w:color="auto"/>
                <w:left w:val="none" w:sz="0" w:space="0" w:color="auto"/>
                <w:bottom w:val="none" w:sz="0" w:space="0" w:color="auto"/>
                <w:right w:val="none" w:sz="0" w:space="0" w:color="auto"/>
              </w:divBdr>
            </w:div>
            <w:div w:id="321932157">
              <w:marLeft w:val="480"/>
              <w:marRight w:val="0"/>
              <w:marTop w:val="0"/>
              <w:marBottom w:val="0"/>
              <w:divBdr>
                <w:top w:val="none" w:sz="0" w:space="0" w:color="auto"/>
                <w:left w:val="none" w:sz="0" w:space="0" w:color="auto"/>
                <w:bottom w:val="none" w:sz="0" w:space="0" w:color="auto"/>
                <w:right w:val="none" w:sz="0" w:space="0" w:color="auto"/>
              </w:divBdr>
            </w:div>
            <w:div w:id="322050826">
              <w:marLeft w:val="480"/>
              <w:marRight w:val="0"/>
              <w:marTop w:val="0"/>
              <w:marBottom w:val="0"/>
              <w:divBdr>
                <w:top w:val="none" w:sz="0" w:space="0" w:color="auto"/>
                <w:left w:val="none" w:sz="0" w:space="0" w:color="auto"/>
                <w:bottom w:val="none" w:sz="0" w:space="0" w:color="auto"/>
                <w:right w:val="none" w:sz="0" w:space="0" w:color="auto"/>
              </w:divBdr>
            </w:div>
            <w:div w:id="322054644">
              <w:marLeft w:val="480"/>
              <w:marRight w:val="0"/>
              <w:marTop w:val="0"/>
              <w:marBottom w:val="0"/>
              <w:divBdr>
                <w:top w:val="none" w:sz="0" w:space="0" w:color="auto"/>
                <w:left w:val="none" w:sz="0" w:space="0" w:color="auto"/>
                <w:bottom w:val="none" w:sz="0" w:space="0" w:color="auto"/>
                <w:right w:val="none" w:sz="0" w:space="0" w:color="auto"/>
              </w:divBdr>
            </w:div>
            <w:div w:id="322319184">
              <w:marLeft w:val="480"/>
              <w:marRight w:val="0"/>
              <w:marTop w:val="0"/>
              <w:marBottom w:val="0"/>
              <w:divBdr>
                <w:top w:val="none" w:sz="0" w:space="0" w:color="auto"/>
                <w:left w:val="none" w:sz="0" w:space="0" w:color="auto"/>
                <w:bottom w:val="none" w:sz="0" w:space="0" w:color="auto"/>
                <w:right w:val="none" w:sz="0" w:space="0" w:color="auto"/>
              </w:divBdr>
            </w:div>
            <w:div w:id="322321084">
              <w:marLeft w:val="480"/>
              <w:marRight w:val="0"/>
              <w:marTop w:val="0"/>
              <w:marBottom w:val="0"/>
              <w:divBdr>
                <w:top w:val="none" w:sz="0" w:space="0" w:color="auto"/>
                <w:left w:val="none" w:sz="0" w:space="0" w:color="auto"/>
                <w:bottom w:val="none" w:sz="0" w:space="0" w:color="auto"/>
                <w:right w:val="none" w:sz="0" w:space="0" w:color="auto"/>
              </w:divBdr>
            </w:div>
            <w:div w:id="322390986">
              <w:marLeft w:val="480"/>
              <w:marRight w:val="0"/>
              <w:marTop w:val="0"/>
              <w:marBottom w:val="0"/>
              <w:divBdr>
                <w:top w:val="none" w:sz="0" w:space="0" w:color="auto"/>
                <w:left w:val="none" w:sz="0" w:space="0" w:color="auto"/>
                <w:bottom w:val="none" w:sz="0" w:space="0" w:color="auto"/>
                <w:right w:val="none" w:sz="0" w:space="0" w:color="auto"/>
              </w:divBdr>
            </w:div>
            <w:div w:id="322396705">
              <w:marLeft w:val="480"/>
              <w:marRight w:val="0"/>
              <w:marTop w:val="0"/>
              <w:marBottom w:val="0"/>
              <w:divBdr>
                <w:top w:val="none" w:sz="0" w:space="0" w:color="auto"/>
                <w:left w:val="none" w:sz="0" w:space="0" w:color="auto"/>
                <w:bottom w:val="none" w:sz="0" w:space="0" w:color="auto"/>
                <w:right w:val="none" w:sz="0" w:space="0" w:color="auto"/>
              </w:divBdr>
            </w:div>
            <w:div w:id="322396871">
              <w:marLeft w:val="480"/>
              <w:marRight w:val="0"/>
              <w:marTop w:val="0"/>
              <w:marBottom w:val="0"/>
              <w:divBdr>
                <w:top w:val="none" w:sz="0" w:space="0" w:color="auto"/>
                <w:left w:val="none" w:sz="0" w:space="0" w:color="auto"/>
                <w:bottom w:val="none" w:sz="0" w:space="0" w:color="auto"/>
                <w:right w:val="none" w:sz="0" w:space="0" w:color="auto"/>
              </w:divBdr>
            </w:div>
            <w:div w:id="322516352">
              <w:marLeft w:val="480"/>
              <w:marRight w:val="0"/>
              <w:marTop w:val="0"/>
              <w:marBottom w:val="0"/>
              <w:divBdr>
                <w:top w:val="none" w:sz="0" w:space="0" w:color="auto"/>
                <w:left w:val="none" w:sz="0" w:space="0" w:color="auto"/>
                <w:bottom w:val="none" w:sz="0" w:space="0" w:color="auto"/>
                <w:right w:val="none" w:sz="0" w:space="0" w:color="auto"/>
              </w:divBdr>
            </w:div>
            <w:div w:id="322516927">
              <w:marLeft w:val="480"/>
              <w:marRight w:val="0"/>
              <w:marTop w:val="0"/>
              <w:marBottom w:val="0"/>
              <w:divBdr>
                <w:top w:val="none" w:sz="0" w:space="0" w:color="auto"/>
                <w:left w:val="none" w:sz="0" w:space="0" w:color="auto"/>
                <w:bottom w:val="none" w:sz="0" w:space="0" w:color="auto"/>
                <w:right w:val="none" w:sz="0" w:space="0" w:color="auto"/>
              </w:divBdr>
            </w:div>
            <w:div w:id="322590968">
              <w:marLeft w:val="480"/>
              <w:marRight w:val="0"/>
              <w:marTop w:val="0"/>
              <w:marBottom w:val="0"/>
              <w:divBdr>
                <w:top w:val="none" w:sz="0" w:space="0" w:color="auto"/>
                <w:left w:val="none" w:sz="0" w:space="0" w:color="auto"/>
                <w:bottom w:val="none" w:sz="0" w:space="0" w:color="auto"/>
                <w:right w:val="none" w:sz="0" w:space="0" w:color="auto"/>
              </w:divBdr>
            </w:div>
            <w:div w:id="322634787">
              <w:marLeft w:val="480"/>
              <w:marRight w:val="0"/>
              <w:marTop w:val="0"/>
              <w:marBottom w:val="0"/>
              <w:divBdr>
                <w:top w:val="none" w:sz="0" w:space="0" w:color="auto"/>
                <w:left w:val="none" w:sz="0" w:space="0" w:color="auto"/>
                <w:bottom w:val="none" w:sz="0" w:space="0" w:color="auto"/>
                <w:right w:val="none" w:sz="0" w:space="0" w:color="auto"/>
              </w:divBdr>
            </w:div>
            <w:div w:id="322662439">
              <w:marLeft w:val="480"/>
              <w:marRight w:val="0"/>
              <w:marTop w:val="0"/>
              <w:marBottom w:val="0"/>
              <w:divBdr>
                <w:top w:val="none" w:sz="0" w:space="0" w:color="auto"/>
                <w:left w:val="none" w:sz="0" w:space="0" w:color="auto"/>
                <w:bottom w:val="none" w:sz="0" w:space="0" w:color="auto"/>
                <w:right w:val="none" w:sz="0" w:space="0" w:color="auto"/>
              </w:divBdr>
            </w:div>
            <w:div w:id="322852447">
              <w:marLeft w:val="480"/>
              <w:marRight w:val="0"/>
              <w:marTop w:val="0"/>
              <w:marBottom w:val="0"/>
              <w:divBdr>
                <w:top w:val="none" w:sz="0" w:space="0" w:color="auto"/>
                <w:left w:val="none" w:sz="0" w:space="0" w:color="auto"/>
                <w:bottom w:val="none" w:sz="0" w:space="0" w:color="auto"/>
                <w:right w:val="none" w:sz="0" w:space="0" w:color="auto"/>
              </w:divBdr>
            </w:div>
            <w:div w:id="323047360">
              <w:marLeft w:val="480"/>
              <w:marRight w:val="0"/>
              <w:marTop w:val="0"/>
              <w:marBottom w:val="0"/>
              <w:divBdr>
                <w:top w:val="none" w:sz="0" w:space="0" w:color="auto"/>
                <w:left w:val="none" w:sz="0" w:space="0" w:color="auto"/>
                <w:bottom w:val="none" w:sz="0" w:space="0" w:color="auto"/>
                <w:right w:val="none" w:sz="0" w:space="0" w:color="auto"/>
              </w:divBdr>
            </w:div>
            <w:div w:id="323049906">
              <w:marLeft w:val="480"/>
              <w:marRight w:val="0"/>
              <w:marTop w:val="0"/>
              <w:marBottom w:val="0"/>
              <w:divBdr>
                <w:top w:val="none" w:sz="0" w:space="0" w:color="auto"/>
                <w:left w:val="none" w:sz="0" w:space="0" w:color="auto"/>
                <w:bottom w:val="none" w:sz="0" w:space="0" w:color="auto"/>
                <w:right w:val="none" w:sz="0" w:space="0" w:color="auto"/>
              </w:divBdr>
            </w:div>
            <w:div w:id="323053779">
              <w:marLeft w:val="480"/>
              <w:marRight w:val="0"/>
              <w:marTop w:val="0"/>
              <w:marBottom w:val="0"/>
              <w:divBdr>
                <w:top w:val="none" w:sz="0" w:space="0" w:color="auto"/>
                <w:left w:val="none" w:sz="0" w:space="0" w:color="auto"/>
                <w:bottom w:val="none" w:sz="0" w:space="0" w:color="auto"/>
                <w:right w:val="none" w:sz="0" w:space="0" w:color="auto"/>
              </w:divBdr>
            </w:div>
            <w:div w:id="323123463">
              <w:marLeft w:val="480"/>
              <w:marRight w:val="0"/>
              <w:marTop w:val="0"/>
              <w:marBottom w:val="0"/>
              <w:divBdr>
                <w:top w:val="none" w:sz="0" w:space="0" w:color="auto"/>
                <w:left w:val="none" w:sz="0" w:space="0" w:color="auto"/>
                <w:bottom w:val="none" w:sz="0" w:space="0" w:color="auto"/>
                <w:right w:val="none" w:sz="0" w:space="0" w:color="auto"/>
              </w:divBdr>
            </w:div>
            <w:div w:id="323246286">
              <w:marLeft w:val="480"/>
              <w:marRight w:val="0"/>
              <w:marTop w:val="0"/>
              <w:marBottom w:val="0"/>
              <w:divBdr>
                <w:top w:val="none" w:sz="0" w:space="0" w:color="auto"/>
                <w:left w:val="none" w:sz="0" w:space="0" w:color="auto"/>
                <w:bottom w:val="none" w:sz="0" w:space="0" w:color="auto"/>
                <w:right w:val="none" w:sz="0" w:space="0" w:color="auto"/>
              </w:divBdr>
            </w:div>
            <w:div w:id="323317494">
              <w:marLeft w:val="480"/>
              <w:marRight w:val="0"/>
              <w:marTop w:val="0"/>
              <w:marBottom w:val="0"/>
              <w:divBdr>
                <w:top w:val="none" w:sz="0" w:space="0" w:color="auto"/>
                <w:left w:val="none" w:sz="0" w:space="0" w:color="auto"/>
                <w:bottom w:val="none" w:sz="0" w:space="0" w:color="auto"/>
                <w:right w:val="none" w:sz="0" w:space="0" w:color="auto"/>
              </w:divBdr>
            </w:div>
            <w:div w:id="323437115">
              <w:marLeft w:val="480"/>
              <w:marRight w:val="0"/>
              <w:marTop w:val="0"/>
              <w:marBottom w:val="0"/>
              <w:divBdr>
                <w:top w:val="none" w:sz="0" w:space="0" w:color="auto"/>
                <w:left w:val="none" w:sz="0" w:space="0" w:color="auto"/>
                <w:bottom w:val="none" w:sz="0" w:space="0" w:color="auto"/>
                <w:right w:val="none" w:sz="0" w:space="0" w:color="auto"/>
              </w:divBdr>
            </w:div>
            <w:div w:id="323509118">
              <w:marLeft w:val="480"/>
              <w:marRight w:val="0"/>
              <w:marTop w:val="0"/>
              <w:marBottom w:val="0"/>
              <w:divBdr>
                <w:top w:val="none" w:sz="0" w:space="0" w:color="auto"/>
                <w:left w:val="none" w:sz="0" w:space="0" w:color="auto"/>
                <w:bottom w:val="none" w:sz="0" w:space="0" w:color="auto"/>
                <w:right w:val="none" w:sz="0" w:space="0" w:color="auto"/>
              </w:divBdr>
            </w:div>
            <w:div w:id="323557551">
              <w:marLeft w:val="480"/>
              <w:marRight w:val="0"/>
              <w:marTop w:val="0"/>
              <w:marBottom w:val="0"/>
              <w:divBdr>
                <w:top w:val="none" w:sz="0" w:space="0" w:color="auto"/>
                <w:left w:val="none" w:sz="0" w:space="0" w:color="auto"/>
                <w:bottom w:val="none" w:sz="0" w:space="0" w:color="auto"/>
                <w:right w:val="none" w:sz="0" w:space="0" w:color="auto"/>
              </w:divBdr>
            </w:div>
            <w:div w:id="323703863">
              <w:marLeft w:val="480"/>
              <w:marRight w:val="0"/>
              <w:marTop w:val="0"/>
              <w:marBottom w:val="0"/>
              <w:divBdr>
                <w:top w:val="none" w:sz="0" w:space="0" w:color="auto"/>
                <w:left w:val="none" w:sz="0" w:space="0" w:color="auto"/>
                <w:bottom w:val="none" w:sz="0" w:space="0" w:color="auto"/>
                <w:right w:val="none" w:sz="0" w:space="0" w:color="auto"/>
              </w:divBdr>
            </w:div>
            <w:div w:id="323779634">
              <w:marLeft w:val="480"/>
              <w:marRight w:val="0"/>
              <w:marTop w:val="0"/>
              <w:marBottom w:val="0"/>
              <w:divBdr>
                <w:top w:val="none" w:sz="0" w:space="0" w:color="auto"/>
                <w:left w:val="none" w:sz="0" w:space="0" w:color="auto"/>
                <w:bottom w:val="none" w:sz="0" w:space="0" w:color="auto"/>
                <w:right w:val="none" w:sz="0" w:space="0" w:color="auto"/>
              </w:divBdr>
            </w:div>
            <w:div w:id="323819131">
              <w:marLeft w:val="480"/>
              <w:marRight w:val="0"/>
              <w:marTop w:val="0"/>
              <w:marBottom w:val="0"/>
              <w:divBdr>
                <w:top w:val="none" w:sz="0" w:space="0" w:color="auto"/>
                <w:left w:val="none" w:sz="0" w:space="0" w:color="auto"/>
                <w:bottom w:val="none" w:sz="0" w:space="0" w:color="auto"/>
                <w:right w:val="none" w:sz="0" w:space="0" w:color="auto"/>
              </w:divBdr>
            </w:div>
            <w:div w:id="323974439">
              <w:marLeft w:val="480"/>
              <w:marRight w:val="0"/>
              <w:marTop w:val="0"/>
              <w:marBottom w:val="0"/>
              <w:divBdr>
                <w:top w:val="none" w:sz="0" w:space="0" w:color="auto"/>
                <w:left w:val="none" w:sz="0" w:space="0" w:color="auto"/>
                <w:bottom w:val="none" w:sz="0" w:space="0" w:color="auto"/>
                <w:right w:val="none" w:sz="0" w:space="0" w:color="auto"/>
              </w:divBdr>
            </w:div>
            <w:div w:id="324015320">
              <w:marLeft w:val="480"/>
              <w:marRight w:val="0"/>
              <w:marTop w:val="0"/>
              <w:marBottom w:val="0"/>
              <w:divBdr>
                <w:top w:val="none" w:sz="0" w:space="0" w:color="auto"/>
                <w:left w:val="none" w:sz="0" w:space="0" w:color="auto"/>
                <w:bottom w:val="none" w:sz="0" w:space="0" w:color="auto"/>
                <w:right w:val="none" w:sz="0" w:space="0" w:color="auto"/>
              </w:divBdr>
            </w:div>
            <w:div w:id="324091046">
              <w:marLeft w:val="480"/>
              <w:marRight w:val="0"/>
              <w:marTop w:val="0"/>
              <w:marBottom w:val="0"/>
              <w:divBdr>
                <w:top w:val="none" w:sz="0" w:space="0" w:color="auto"/>
                <w:left w:val="none" w:sz="0" w:space="0" w:color="auto"/>
                <w:bottom w:val="none" w:sz="0" w:space="0" w:color="auto"/>
                <w:right w:val="none" w:sz="0" w:space="0" w:color="auto"/>
              </w:divBdr>
            </w:div>
            <w:div w:id="324163774">
              <w:marLeft w:val="480"/>
              <w:marRight w:val="0"/>
              <w:marTop w:val="0"/>
              <w:marBottom w:val="0"/>
              <w:divBdr>
                <w:top w:val="none" w:sz="0" w:space="0" w:color="auto"/>
                <w:left w:val="none" w:sz="0" w:space="0" w:color="auto"/>
                <w:bottom w:val="none" w:sz="0" w:space="0" w:color="auto"/>
                <w:right w:val="none" w:sz="0" w:space="0" w:color="auto"/>
              </w:divBdr>
            </w:div>
            <w:div w:id="324168757">
              <w:marLeft w:val="480"/>
              <w:marRight w:val="0"/>
              <w:marTop w:val="0"/>
              <w:marBottom w:val="0"/>
              <w:divBdr>
                <w:top w:val="none" w:sz="0" w:space="0" w:color="auto"/>
                <w:left w:val="none" w:sz="0" w:space="0" w:color="auto"/>
                <w:bottom w:val="none" w:sz="0" w:space="0" w:color="auto"/>
                <w:right w:val="none" w:sz="0" w:space="0" w:color="auto"/>
              </w:divBdr>
            </w:div>
            <w:div w:id="324171768">
              <w:marLeft w:val="480"/>
              <w:marRight w:val="0"/>
              <w:marTop w:val="0"/>
              <w:marBottom w:val="0"/>
              <w:divBdr>
                <w:top w:val="none" w:sz="0" w:space="0" w:color="auto"/>
                <w:left w:val="none" w:sz="0" w:space="0" w:color="auto"/>
                <w:bottom w:val="none" w:sz="0" w:space="0" w:color="auto"/>
                <w:right w:val="none" w:sz="0" w:space="0" w:color="auto"/>
              </w:divBdr>
            </w:div>
            <w:div w:id="324281844">
              <w:marLeft w:val="480"/>
              <w:marRight w:val="0"/>
              <w:marTop w:val="0"/>
              <w:marBottom w:val="0"/>
              <w:divBdr>
                <w:top w:val="none" w:sz="0" w:space="0" w:color="auto"/>
                <w:left w:val="none" w:sz="0" w:space="0" w:color="auto"/>
                <w:bottom w:val="none" w:sz="0" w:space="0" w:color="auto"/>
                <w:right w:val="none" w:sz="0" w:space="0" w:color="auto"/>
              </w:divBdr>
            </w:div>
            <w:div w:id="324284175">
              <w:marLeft w:val="480"/>
              <w:marRight w:val="0"/>
              <w:marTop w:val="0"/>
              <w:marBottom w:val="0"/>
              <w:divBdr>
                <w:top w:val="none" w:sz="0" w:space="0" w:color="auto"/>
                <w:left w:val="none" w:sz="0" w:space="0" w:color="auto"/>
                <w:bottom w:val="none" w:sz="0" w:space="0" w:color="auto"/>
                <w:right w:val="none" w:sz="0" w:space="0" w:color="auto"/>
              </w:divBdr>
            </w:div>
            <w:div w:id="324285088">
              <w:marLeft w:val="480"/>
              <w:marRight w:val="0"/>
              <w:marTop w:val="0"/>
              <w:marBottom w:val="0"/>
              <w:divBdr>
                <w:top w:val="none" w:sz="0" w:space="0" w:color="auto"/>
                <w:left w:val="none" w:sz="0" w:space="0" w:color="auto"/>
                <w:bottom w:val="none" w:sz="0" w:space="0" w:color="auto"/>
                <w:right w:val="none" w:sz="0" w:space="0" w:color="auto"/>
              </w:divBdr>
            </w:div>
            <w:div w:id="324285382">
              <w:marLeft w:val="480"/>
              <w:marRight w:val="0"/>
              <w:marTop w:val="0"/>
              <w:marBottom w:val="0"/>
              <w:divBdr>
                <w:top w:val="none" w:sz="0" w:space="0" w:color="auto"/>
                <w:left w:val="none" w:sz="0" w:space="0" w:color="auto"/>
                <w:bottom w:val="none" w:sz="0" w:space="0" w:color="auto"/>
                <w:right w:val="none" w:sz="0" w:space="0" w:color="auto"/>
              </w:divBdr>
            </w:div>
            <w:div w:id="324362119">
              <w:marLeft w:val="480"/>
              <w:marRight w:val="0"/>
              <w:marTop w:val="0"/>
              <w:marBottom w:val="0"/>
              <w:divBdr>
                <w:top w:val="none" w:sz="0" w:space="0" w:color="auto"/>
                <w:left w:val="none" w:sz="0" w:space="0" w:color="auto"/>
                <w:bottom w:val="none" w:sz="0" w:space="0" w:color="auto"/>
                <w:right w:val="none" w:sz="0" w:space="0" w:color="auto"/>
              </w:divBdr>
            </w:div>
            <w:div w:id="324364760">
              <w:marLeft w:val="480"/>
              <w:marRight w:val="0"/>
              <w:marTop w:val="0"/>
              <w:marBottom w:val="0"/>
              <w:divBdr>
                <w:top w:val="none" w:sz="0" w:space="0" w:color="auto"/>
                <w:left w:val="none" w:sz="0" w:space="0" w:color="auto"/>
                <w:bottom w:val="none" w:sz="0" w:space="0" w:color="auto"/>
                <w:right w:val="none" w:sz="0" w:space="0" w:color="auto"/>
              </w:divBdr>
            </w:div>
            <w:div w:id="324405641">
              <w:marLeft w:val="480"/>
              <w:marRight w:val="0"/>
              <w:marTop w:val="0"/>
              <w:marBottom w:val="0"/>
              <w:divBdr>
                <w:top w:val="none" w:sz="0" w:space="0" w:color="auto"/>
                <w:left w:val="none" w:sz="0" w:space="0" w:color="auto"/>
                <w:bottom w:val="none" w:sz="0" w:space="0" w:color="auto"/>
                <w:right w:val="none" w:sz="0" w:space="0" w:color="auto"/>
              </w:divBdr>
            </w:div>
            <w:div w:id="324407330">
              <w:marLeft w:val="480"/>
              <w:marRight w:val="0"/>
              <w:marTop w:val="0"/>
              <w:marBottom w:val="0"/>
              <w:divBdr>
                <w:top w:val="none" w:sz="0" w:space="0" w:color="auto"/>
                <w:left w:val="none" w:sz="0" w:space="0" w:color="auto"/>
                <w:bottom w:val="none" w:sz="0" w:space="0" w:color="auto"/>
                <w:right w:val="none" w:sz="0" w:space="0" w:color="auto"/>
              </w:divBdr>
            </w:div>
            <w:div w:id="324553287">
              <w:marLeft w:val="480"/>
              <w:marRight w:val="0"/>
              <w:marTop w:val="0"/>
              <w:marBottom w:val="0"/>
              <w:divBdr>
                <w:top w:val="none" w:sz="0" w:space="0" w:color="auto"/>
                <w:left w:val="none" w:sz="0" w:space="0" w:color="auto"/>
                <w:bottom w:val="none" w:sz="0" w:space="0" w:color="auto"/>
                <w:right w:val="none" w:sz="0" w:space="0" w:color="auto"/>
              </w:divBdr>
            </w:div>
            <w:div w:id="324556856">
              <w:marLeft w:val="480"/>
              <w:marRight w:val="0"/>
              <w:marTop w:val="0"/>
              <w:marBottom w:val="0"/>
              <w:divBdr>
                <w:top w:val="none" w:sz="0" w:space="0" w:color="auto"/>
                <w:left w:val="none" w:sz="0" w:space="0" w:color="auto"/>
                <w:bottom w:val="none" w:sz="0" w:space="0" w:color="auto"/>
                <w:right w:val="none" w:sz="0" w:space="0" w:color="auto"/>
              </w:divBdr>
            </w:div>
            <w:div w:id="324625530">
              <w:marLeft w:val="480"/>
              <w:marRight w:val="0"/>
              <w:marTop w:val="0"/>
              <w:marBottom w:val="0"/>
              <w:divBdr>
                <w:top w:val="none" w:sz="0" w:space="0" w:color="auto"/>
                <w:left w:val="none" w:sz="0" w:space="0" w:color="auto"/>
                <w:bottom w:val="none" w:sz="0" w:space="0" w:color="auto"/>
                <w:right w:val="none" w:sz="0" w:space="0" w:color="auto"/>
              </w:divBdr>
            </w:div>
            <w:div w:id="324669815">
              <w:marLeft w:val="480"/>
              <w:marRight w:val="0"/>
              <w:marTop w:val="0"/>
              <w:marBottom w:val="0"/>
              <w:divBdr>
                <w:top w:val="none" w:sz="0" w:space="0" w:color="auto"/>
                <w:left w:val="none" w:sz="0" w:space="0" w:color="auto"/>
                <w:bottom w:val="none" w:sz="0" w:space="0" w:color="auto"/>
                <w:right w:val="none" w:sz="0" w:space="0" w:color="auto"/>
              </w:divBdr>
            </w:div>
            <w:div w:id="324670070">
              <w:marLeft w:val="480"/>
              <w:marRight w:val="0"/>
              <w:marTop w:val="0"/>
              <w:marBottom w:val="0"/>
              <w:divBdr>
                <w:top w:val="none" w:sz="0" w:space="0" w:color="auto"/>
                <w:left w:val="none" w:sz="0" w:space="0" w:color="auto"/>
                <w:bottom w:val="none" w:sz="0" w:space="0" w:color="auto"/>
                <w:right w:val="none" w:sz="0" w:space="0" w:color="auto"/>
              </w:divBdr>
            </w:div>
            <w:div w:id="324673422">
              <w:marLeft w:val="480"/>
              <w:marRight w:val="0"/>
              <w:marTop w:val="0"/>
              <w:marBottom w:val="0"/>
              <w:divBdr>
                <w:top w:val="none" w:sz="0" w:space="0" w:color="auto"/>
                <w:left w:val="none" w:sz="0" w:space="0" w:color="auto"/>
                <w:bottom w:val="none" w:sz="0" w:space="0" w:color="auto"/>
                <w:right w:val="none" w:sz="0" w:space="0" w:color="auto"/>
              </w:divBdr>
            </w:div>
            <w:div w:id="324894335">
              <w:marLeft w:val="480"/>
              <w:marRight w:val="0"/>
              <w:marTop w:val="0"/>
              <w:marBottom w:val="0"/>
              <w:divBdr>
                <w:top w:val="none" w:sz="0" w:space="0" w:color="auto"/>
                <w:left w:val="none" w:sz="0" w:space="0" w:color="auto"/>
                <w:bottom w:val="none" w:sz="0" w:space="0" w:color="auto"/>
                <w:right w:val="none" w:sz="0" w:space="0" w:color="auto"/>
              </w:divBdr>
            </w:div>
            <w:div w:id="324941000">
              <w:marLeft w:val="480"/>
              <w:marRight w:val="0"/>
              <w:marTop w:val="0"/>
              <w:marBottom w:val="0"/>
              <w:divBdr>
                <w:top w:val="none" w:sz="0" w:space="0" w:color="auto"/>
                <w:left w:val="none" w:sz="0" w:space="0" w:color="auto"/>
                <w:bottom w:val="none" w:sz="0" w:space="0" w:color="auto"/>
                <w:right w:val="none" w:sz="0" w:space="0" w:color="auto"/>
              </w:divBdr>
            </w:div>
            <w:div w:id="324942621">
              <w:marLeft w:val="480"/>
              <w:marRight w:val="0"/>
              <w:marTop w:val="0"/>
              <w:marBottom w:val="0"/>
              <w:divBdr>
                <w:top w:val="none" w:sz="0" w:space="0" w:color="auto"/>
                <w:left w:val="none" w:sz="0" w:space="0" w:color="auto"/>
                <w:bottom w:val="none" w:sz="0" w:space="0" w:color="auto"/>
                <w:right w:val="none" w:sz="0" w:space="0" w:color="auto"/>
              </w:divBdr>
            </w:div>
            <w:div w:id="325011853">
              <w:marLeft w:val="480"/>
              <w:marRight w:val="0"/>
              <w:marTop w:val="0"/>
              <w:marBottom w:val="0"/>
              <w:divBdr>
                <w:top w:val="none" w:sz="0" w:space="0" w:color="auto"/>
                <w:left w:val="none" w:sz="0" w:space="0" w:color="auto"/>
                <w:bottom w:val="none" w:sz="0" w:space="0" w:color="auto"/>
                <w:right w:val="none" w:sz="0" w:space="0" w:color="auto"/>
              </w:divBdr>
            </w:div>
            <w:div w:id="325015651">
              <w:marLeft w:val="480"/>
              <w:marRight w:val="0"/>
              <w:marTop w:val="0"/>
              <w:marBottom w:val="0"/>
              <w:divBdr>
                <w:top w:val="none" w:sz="0" w:space="0" w:color="auto"/>
                <w:left w:val="none" w:sz="0" w:space="0" w:color="auto"/>
                <w:bottom w:val="none" w:sz="0" w:space="0" w:color="auto"/>
                <w:right w:val="none" w:sz="0" w:space="0" w:color="auto"/>
              </w:divBdr>
            </w:div>
            <w:div w:id="325016973">
              <w:marLeft w:val="480"/>
              <w:marRight w:val="0"/>
              <w:marTop w:val="0"/>
              <w:marBottom w:val="0"/>
              <w:divBdr>
                <w:top w:val="none" w:sz="0" w:space="0" w:color="auto"/>
                <w:left w:val="none" w:sz="0" w:space="0" w:color="auto"/>
                <w:bottom w:val="none" w:sz="0" w:space="0" w:color="auto"/>
                <w:right w:val="none" w:sz="0" w:space="0" w:color="auto"/>
              </w:divBdr>
            </w:div>
            <w:div w:id="325019023">
              <w:marLeft w:val="480"/>
              <w:marRight w:val="0"/>
              <w:marTop w:val="0"/>
              <w:marBottom w:val="0"/>
              <w:divBdr>
                <w:top w:val="none" w:sz="0" w:space="0" w:color="auto"/>
                <w:left w:val="none" w:sz="0" w:space="0" w:color="auto"/>
                <w:bottom w:val="none" w:sz="0" w:space="0" w:color="auto"/>
                <w:right w:val="none" w:sz="0" w:space="0" w:color="auto"/>
              </w:divBdr>
            </w:div>
            <w:div w:id="325062645">
              <w:marLeft w:val="480"/>
              <w:marRight w:val="0"/>
              <w:marTop w:val="0"/>
              <w:marBottom w:val="0"/>
              <w:divBdr>
                <w:top w:val="none" w:sz="0" w:space="0" w:color="auto"/>
                <w:left w:val="none" w:sz="0" w:space="0" w:color="auto"/>
                <w:bottom w:val="none" w:sz="0" w:space="0" w:color="auto"/>
                <w:right w:val="none" w:sz="0" w:space="0" w:color="auto"/>
              </w:divBdr>
            </w:div>
            <w:div w:id="325089926">
              <w:marLeft w:val="480"/>
              <w:marRight w:val="0"/>
              <w:marTop w:val="0"/>
              <w:marBottom w:val="0"/>
              <w:divBdr>
                <w:top w:val="none" w:sz="0" w:space="0" w:color="auto"/>
                <w:left w:val="none" w:sz="0" w:space="0" w:color="auto"/>
                <w:bottom w:val="none" w:sz="0" w:space="0" w:color="auto"/>
                <w:right w:val="none" w:sz="0" w:space="0" w:color="auto"/>
              </w:divBdr>
            </w:div>
            <w:div w:id="325206590">
              <w:marLeft w:val="480"/>
              <w:marRight w:val="0"/>
              <w:marTop w:val="0"/>
              <w:marBottom w:val="0"/>
              <w:divBdr>
                <w:top w:val="none" w:sz="0" w:space="0" w:color="auto"/>
                <w:left w:val="none" w:sz="0" w:space="0" w:color="auto"/>
                <w:bottom w:val="none" w:sz="0" w:space="0" w:color="auto"/>
                <w:right w:val="none" w:sz="0" w:space="0" w:color="auto"/>
              </w:divBdr>
            </w:div>
            <w:div w:id="325284337">
              <w:marLeft w:val="480"/>
              <w:marRight w:val="0"/>
              <w:marTop w:val="0"/>
              <w:marBottom w:val="0"/>
              <w:divBdr>
                <w:top w:val="none" w:sz="0" w:space="0" w:color="auto"/>
                <w:left w:val="none" w:sz="0" w:space="0" w:color="auto"/>
                <w:bottom w:val="none" w:sz="0" w:space="0" w:color="auto"/>
                <w:right w:val="none" w:sz="0" w:space="0" w:color="auto"/>
              </w:divBdr>
            </w:div>
            <w:div w:id="325323406">
              <w:marLeft w:val="480"/>
              <w:marRight w:val="0"/>
              <w:marTop w:val="0"/>
              <w:marBottom w:val="0"/>
              <w:divBdr>
                <w:top w:val="none" w:sz="0" w:space="0" w:color="auto"/>
                <w:left w:val="none" w:sz="0" w:space="0" w:color="auto"/>
                <w:bottom w:val="none" w:sz="0" w:space="0" w:color="auto"/>
                <w:right w:val="none" w:sz="0" w:space="0" w:color="auto"/>
              </w:divBdr>
            </w:div>
            <w:div w:id="325328598">
              <w:marLeft w:val="480"/>
              <w:marRight w:val="0"/>
              <w:marTop w:val="0"/>
              <w:marBottom w:val="0"/>
              <w:divBdr>
                <w:top w:val="none" w:sz="0" w:space="0" w:color="auto"/>
                <w:left w:val="none" w:sz="0" w:space="0" w:color="auto"/>
                <w:bottom w:val="none" w:sz="0" w:space="0" w:color="auto"/>
                <w:right w:val="none" w:sz="0" w:space="0" w:color="auto"/>
              </w:divBdr>
            </w:div>
            <w:div w:id="325329095">
              <w:marLeft w:val="480"/>
              <w:marRight w:val="0"/>
              <w:marTop w:val="0"/>
              <w:marBottom w:val="0"/>
              <w:divBdr>
                <w:top w:val="none" w:sz="0" w:space="0" w:color="auto"/>
                <w:left w:val="none" w:sz="0" w:space="0" w:color="auto"/>
                <w:bottom w:val="none" w:sz="0" w:space="0" w:color="auto"/>
                <w:right w:val="none" w:sz="0" w:space="0" w:color="auto"/>
              </w:divBdr>
            </w:div>
            <w:div w:id="325404960">
              <w:marLeft w:val="480"/>
              <w:marRight w:val="0"/>
              <w:marTop w:val="0"/>
              <w:marBottom w:val="0"/>
              <w:divBdr>
                <w:top w:val="none" w:sz="0" w:space="0" w:color="auto"/>
                <w:left w:val="none" w:sz="0" w:space="0" w:color="auto"/>
                <w:bottom w:val="none" w:sz="0" w:space="0" w:color="auto"/>
                <w:right w:val="none" w:sz="0" w:space="0" w:color="auto"/>
              </w:divBdr>
            </w:div>
            <w:div w:id="325519367">
              <w:marLeft w:val="480"/>
              <w:marRight w:val="0"/>
              <w:marTop w:val="0"/>
              <w:marBottom w:val="0"/>
              <w:divBdr>
                <w:top w:val="none" w:sz="0" w:space="0" w:color="auto"/>
                <w:left w:val="none" w:sz="0" w:space="0" w:color="auto"/>
                <w:bottom w:val="none" w:sz="0" w:space="0" w:color="auto"/>
                <w:right w:val="none" w:sz="0" w:space="0" w:color="auto"/>
              </w:divBdr>
            </w:div>
            <w:div w:id="325591562">
              <w:marLeft w:val="480"/>
              <w:marRight w:val="0"/>
              <w:marTop w:val="0"/>
              <w:marBottom w:val="0"/>
              <w:divBdr>
                <w:top w:val="none" w:sz="0" w:space="0" w:color="auto"/>
                <w:left w:val="none" w:sz="0" w:space="0" w:color="auto"/>
                <w:bottom w:val="none" w:sz="0" w:space="0" w:color="auto"/>
                <w:right w:val="none" w:sz="0" w:space="0" w:color="auto"/>
              </w:divBdr>
            </w:div>
            <w:div w:id="325599610">
              <w:marLeft w:val="480"/>
              <w:marRight w:val="0"/>
              <w:marTop w:val="0"/>
              <w:marBottom w:val="0"/>
              <w:divBdr>
                <w:top w:val="none" w:sz="0" w:space="0" w:color="auto"/>
                <w:left w:val="none" w:sz="0" w:space="0" w:color="auto"/>
                <w:bottom w:val="none" w:sz="0" w:space="0" w:color="auto"/>
                <w:right w:val="none" w:sz="0" w:space="0" w:color="auto"/>
              </w:divBdr>
            </w:div>
            <w:div w:id="325671148">
              <w:marLeft w:val="480"/>
              <w:marRight w:val="0"/>
              <w:marTop w:val="0"/>
              <w:marBottom w:val="0"/>
              <w:divBdr>
                <w:top w:val="none" w:sz="0" w:space="0" w:color="auto"/>
                <w:left w:val="none" w:sz="0" w:space="0" w:color="auto"/>
                <w:bottom w:val="none" w:sz="0" w:space="0" w:color="auto"/>
                <w:right w:val="none" w:sz="0" w:space="0" w:color="auto"/>
              </w:divBdr>
            </w:div>
            <w:div w:id="325674543">
              <w:marLeft w:val="480"/>
              <w:marRight w:val="0"/>
              <w:marTop w:val="0"/>
              <w:marBottom w:val="0"/>
              <w:divBdr>
                <w:top w:val="none" w:sz="0" w:space="0" w:color="auto"/>
                <w:left w:val="none" w:sz="0" w:space="0" w:color="auto"/>
                <w:bottom w:val="none" w:sz="0" w:space="0" w:color="auto"/>
                <w:right w:val="none" w:sz="0" w:space="0" w:color="auto"/>
              </w:divBdr>
            </w:div>
            <w:div w:id="325786618">
              <w:marLeft w:val="480"/>
              <w:marRight w:val="0"/>
              <w:marTop w:val="0"/>
              <w:marBottom w:val="0"/>
              <w:divBdr>
                <w:top w:val="none" w:sz="0" w:space="0" w:color="auto"/>
                <w:left w:val="none" w:sz="0" w:space="0" w:color="auto"/>
                <w:bottom w:val="none" w:sz="0" w:space="0" w:color="auto"/>
                <w:right w:val="none" w:sz="0" w:space="0" w:color="auto"/>
              </w:divBdr>
            </w:div>
            <w:div w:id="325867845">
              <w:marLeft w:val="480"/>
              <w:marRight w:val="0"/>
              <w:marTop w:val="0"/>
              <w:marBottom w:val="0"/>
              <w:divBdr>
                <w:top w:val="none" w:sz="0" w:space="0" w:color="auto"/>
                <w:left w:val="none" w:sz="0" w:space="0" w:color="auto"/>
                <w:bottom w:val="none" w:sz="0" w:space="0" w:color="auto"/>
                <w:right w:val="none" w:sz="0" w:space="0" w:color="auto"/>
              </w:divBdr>
            </w:div>
            <w:div w:id="325938039">
              <w:marLeft w:val="480"/>
              <w:marRight w:val="0"/>
              <w:marTop w:val="0"/>
              <w:marBottom w:val="0"/>
              <w:divBdr>
                <w:top w:val="none" w:sz="0" w:space="0" w:color="auto"/>
                <w:left w:val="none" w:sz="0" w:space="0" w:color="auto"/>
                <w:bottom w:val="none" w:sz="0" w:space="0" w:color="auto"/>
                <w:right w:val="none" w:sz="0" w:space="0" w:color="auto"/>
              </w:divBdr>
            </w:div>
            <w:div w:id="326057666">
              <w:marLeft w:val="480"/>
              <w:marRight w:val="0"/>
              <w:marTop w:val="0"/>
              <w:marBottom w:val="0"/>
              <w:divBdr>
                <w:top w:val="none" w:sz="0" w:space="0" w:color="auto"/>
                <w:left w:val="none" w:sz="0" w:space="0" w:color="auto"/>
                <w:bottom w:val="none" w:sz="0" w:space="0" w:color="auto"/>
                <w:right w:val="none" w:sz="0" w:space="0" w:color="auto"/>
              </w:divBdr>
            </w:div>
            <w:div w:id="326130697">
              <w:marLeft w:val="480"/>
              <w:marRight w:val="0"/>
              <w:marTop w:val="0"/>
              <w:marBottom w:val="0"/>
              <w:divBdr>
                <w:top w:val="none" w:sz="0" w:space="0" w:color="auto"/>
                <w:left w:val="none" w:sz="0" w:space="0" w:color="auto"/>
                <w:bottom w:val="none" w:sz="0" w:space="0" w:color="auto"/>
                <w:right w:val="none" w:sz="0" w:space="0" w:color="auto"/>
              </w:divBdr>
            </w:div>
            <w:div w:id="326173827">
              <w:marLeft w:val="480"/>
              <w:marRight w:val="0"/>
              <w:marTop w:val="0"/>
              <w:marBottom w:val="0"/>
              <w:divBdr>
                <w:top w:val="none" w:sz="0" w:space="0" w:color="auto"/>
                <w:left w:val="none" w:sz="0" w:space="0" w:color="auto"/>
                <w:bottom w:val="none" w:sz="0" w:space="0" w:color="auto"/>
                <w:right w:val="none" w:sz="0" w:space="0" w:color="auto"/>
              </w:divBdr>
            </w:div>
            <w:div w:id="326321241">
              <w:marLeft w:val="480"/>
              <w:marRight w:val="0"/>
              <w:marTop w:val="0"/>
              <w:marBottom w:val="0"/>
              <w:divBdr>
                <w:top w:val="none" w:sz="0" w:space="0" w:color="auto"/>
                <w:left w:val="none" w:sz="0" w:space="0" w:color="auto"/>
                <w:bottom w:val="none" w:sz="0" w:space="0" w:color="auto"/>
                <w:right w:val="none" w:sz="0" w:space="0" w:color="auto"/>
              </w:divBdr>
            </w:div>
            <w:div w:id="326515295">
              <w:marLeft w:val="480"/>
              <w:marRight w:val="0"/>
              <w:marTop w:val="0"/>
              <w:marBottom w:val="0"/>
              <w:divBdr>
                <w:top w:val="none" w:sz="0" w:space="0" w:color="auto"/>
                <w:left w:val="none" w:sz="0" w:space="0" w:color="auto"/>
                <w:bottom w:val="none" w:sz="0" w:space="0" w:color="auto"/>
                <w:right w:val="none" w:sz="0" w:space="0" w:color="auto"/>
              </w:divBdr>
            </w:div>
            <w:div w:id="326565975">
              <w:marLeft w:val="480"/>
              <w:marRight w:val="0"/>
              <w:marTop w:val="0"/>
              <w:marBottom w:val="0"/>
              <w:divBdr>
                <w:top w:val="none" w:sz="0" w:space="0" w:color="auto"/>
                <w:left w:val="none" w:sz="0" w:space="0" w:color="auto"/>
                <w:bottom w:val="none" w:sz="0" w:space="0" w:color="auto"/>
                <w:right w:val="none" w:sz="0" w:space="0" w:color="auto"/>
              </w:divBdr>
            </w:div>
            <w:div w:id="326596873">
              <w:marLeft w:val="480"/>
              <w:marRight w:val="0"/>
              <w:marTop w:val="0"/>
              <w:marBottom w:val="0"/>
              <w:divBdr>
                <w:top w:val="none" w:sz="0" w:space="0" w:color="auto"/>
                <w:left w:val="none" w:sz="0" w:space="0" w:color="auto"/>
                <w:bottom w:val="none" w:sz="0" w:space="0" w:color="auto"/>
                <w:right w:val="none" w:sz="0" w:space="0" w:color="auto"/>
              </w:divBdr>
            </w:div>
            <w:div w:id="326785129">
              <w:marLeft w:val="480"/>
              <w:marRight w:val="0"/>
              <w:marTop w:val="0"/>
              <w:marBottom w:val="0"/>
              <w:divBdr>
                <w:top w:val="none" w:sz="0" w:space="0" w:color="auto"/>
                <w:left w:val="none" w:sz="0" w:space="0" w:color="auto"/>
                <w:bottom w:val="none" w:sz="0" w:space="0" w:color="auto"/>
                <w:right w:val="none" w:sz="0" w:space="0" w:color="auto"/>
              </w:divBdr>
            </w:div>
            <w:div w:id="326832138">
              <w:marLeft w:val="480"/>
              <w:marRight w:val="0"/>
              <w:marTop w:val="0"/>
              <w:marBottom w:val="0"/>
              <w:divBdr>
                <w:top w:val="none" w:sz="0" w:space="0" w:color="auto"/>
                <w:left w:val="none" w:sz="0" w:space="0" w:color="auto"/>
                <w:bottom w:val="none" w:sz="0" w:space="0" w:color="auto"/>
                <w:right w:val="none" w:sz="0" w:space="0" w:color="auto"/>
              </w:divBdr>
            </w:div>
            <w:div w:id="326905165">
              <w:marLeft w:val="480"/>
              <w:marRight w:val="0"/>
              <w:marTop w:val="0"/>
              <w:marBottom w:val="0"/>
              <w:divBdr>
                <w:top w:val="none" w:sz="0" w:space="0" w:color="auto"/>
                <w:left w:val="none" w:sz="0" w:space="0" w:color="auto"/>
                <w:bottom w:val="none" w:sz="0" w:space="0" w:color="auto"/>
                <w:right w:val="none" w:sz="0" w:space="0" w:color="auto"/>
              </w:divBdr>
            </w:div>
            <w:div w:id="326906112">
              <w:marLeft w:val="480"/>
              <w:marRight w:val="0"/>
              <w:marTop w:val="0"/>
              <w:marBottom w:val="0"/>
              <w:divBdr>
                <w:top w:val="none" w:sz="0" w:space="0" w:color="auto"/>
                <w:left w:val="none" w:sz="0" w:space="0" w:color="auto"/>
                <w:bottom w:val="none" w:sz="0" w:space="0" w:color="auto"/>
                <w:right w:val="none" w:sz="0" w:space="0" w:color="auto"/>
              </w:divBdr>
            </w:div>
            <w:div w:id="326907642">
              <w:marLeft w:val="480"/>
              <w:marRight w:val="0"/>
              <w:marTop w:val="0"/>
              <w:marBottom w:val="0"/>
              <w:divBdr>
                <w:top w:val="none" w:sz="0" w:space="0" w:color="auto"/>
                <w:left w:val="none" w:sz="0" w:space="0" w:color="auto"/>
                <w:bottom w:val="none" w:sz="0" w:space="0" w:color="auto"/>
                <w:right w:val="none" w:sz="0" w:space="0" w:color="auto"/>
              </w:divBdr>
            </w:div>
            <w:div w:id="327053120">
              <w:marLeft w:val="480"/>
              <w:marRight w:val="0"/>
              <w:marTop w:val="0"/>
              <w:marBottom w:val="0"/>
              <w:divBdr>
                <w:top w:val="none" w:sz="0" w:space="0" w:color="auto"/>
                <w:left w:val="none" w:sz="0" w:space="0" w:color="auto"/>
                <w:bottom w:val="none" w:sz="0" w:space="0" w:color="auto"/>
                <w:right w:val="none" w:sz="0" w:space="0" w:color="auto"/>
              </w:divBdr>
            </w:div>
            <w:div w:id="327056760">
              <w:marLeft w:val="480"/>
              <w:marRight w:val="0"/>
              <w:marTop w:val="0"/>
              <w:marBottom w:val="0"/>
              <w:divBdr>
                <w:top w:val="none" w:sz="0" w:space="0" w:color="auto"/>
                <w:left w:val="none" w:sz="0" w:space="0" w:color="auto"/>
                <w:bottom w:val="none" w:sz="0" w:space="0" w:color="auto"/>
                <w:right w:val="none" w:sz="0" w:space="0" w:color="auto"/>
              </w:divBdr>
            </w:div>
            <w:div w:id="327101773">
              <w:marLeft w:val="480"/>
              <w:marRight w:val="0"/>
              <w:marTop w:val="0"/>
              <w:marBottom w:val="0"/>
              <w:divBdr>
                <w:top w:val="none" w:sz="0" w:space="0" w:color="auto"/>
                <w:left w:val="none" w:sz="0" w:space="0" w:color="auto"/>
                <w:bottom w:val="none" w:sz="0" w:space="0" w:color="auto"/>
                <w:right w:val="none" w:sz="0" w:space="0" w:color="auto"/>
              </w:divBdr>
            </w:div>
            <w:div w:id="327101817">
              <w:marLeft w:val="480"/>
              <w:marRight w:val="0"/>
              <w:marTop w:val="0"/>
              <w:marBottom w:val="0"/>
              <w:divBdr>
                <w:top w:val="none" w:sz="0" w:space="0" w:color="auto"/>
                <w:left w:val="none" w:sz="0" w:space="0" w:color="auto"/>
                <w:bottom w:val="none" w:sz="0" w:space="0" w:color="auto"/>
                <w:right w:val="none" w:sz="0" w:space="0" w:color="auto"/>
              </w:divBdr>
            </w:div>
            <w:div w:id="327172777">
              <w:marLeft w:val="480"/>
              <w:marRight w:val="0"/>
              <w:marTop w:val="0"/>
              <w:marBottom w:val="0"/>
              <w:divBdr>
                <w:top w:val="none" w:sz="0" w:space="0" w:color="auto"/>
                <w:left w:val="none" w:sz="0" w:space="0" w:color="auto"/>
                <w:bottom w:val="none" w:sz="0" w:space="0" w:color="auto"/>
                <w:right w:val="none" w:sz="0" w:space="0" w:color="auto"/>
              </w:divBdr>
            </w:div>
            <w:div w:id="327173589">
              <w:marLeft w:val="480"/>
              <w:marRight w:val="0"/>
              <w:marTop w:val="0"/>
              <w:marBottom w:val="0"/>
              <w:divBdr>
                <w:top w:val="none" w:sz="0" w:space="0" w:color="auto"/>
                <w:left w:val="none" w:sz="0" w:space="0" w:color="auto"/>
                <w:bottom w:val="none" w:sz="0" w:space="0" w:color="auto"/>
                <w:right w:val="none" w:sz="0" w:space="0" w:color="auto"/>
              </w:divBdr>
            </w:div>
            <w:div w:id="327247087">
              <w:marLeft w:val="480"/>
              <w:marRight w:val="0"/>
              <w:marTop w:val="0"/>
              <w:marBottom w:val="0"/>
              <w:divBdr>
                <w:top w:val="none" w:sz="0" w:space="0" w:color="auto"/>
                <w:left w:val="none" w:sz="0" w:space="0" w:color="auto"/>
                <w:bottom w:val="none" w:sz="0" w:space="0" w:color="auto"/>
                <w:right w:val="none" w:sz="0" w:space="0" w:color="auto"/>
              </w:divBdr>
            </w:div>
            <w:div w:id="327367280">
              <w:marLeft w:val="480"/>
              <w:marRight w:val="0"/>
              <w:marTop w:val="0"/>
              <w:marBottom w:val="0"/>
              <w:divBdr>
                <w:top w:val="none" w:sz="0" w:space="0" w:color="auto"/>
                <w:left w:val="none" w:sz="0" w:space="0" w:color="auto"/>
                <w:bottom w:val="none" w:sz="0" w:space="0" w:color="auto"/>
                <w:right w:val="none" w:sz="0" w:space="0" w:color="auto"/>
              </w:divBdr>
            </w:div>
            <w:div w:id="327680698">
              <w:marLeft w:val="480"/>
              <w:marRight w:val="0"/>
              <w:marTop w:val="0"/>
              <w:marBottom w:val="0"/>
              <w:divBdr>
                <w:top w:val="none" w:sz="0" w:space="0" w:color="auto"/>
                <w:left w:val="none" w:sz="0" w:space="0" w:color="auto"/>
                <w:bottom w:val="none" w:sz="0" w:space="0" w:color="auto"/>
                <w:right w:val="none" w:sz="0" w:space="0" w:color="auto"/>
              </w:divBdr>
            </w:div>
            <w:div w:id="327708811">
              <w:marLeft w:val="480"/>
              <w:marRight w:val="0"/>
              <w:marTop w:val="0"/>
              <w:marBottom w:val="0"/>
              <w:divBdr>
                <w:top w:val="none" w:sz="0" w:space="0" w:color="auto"/>
                <w:left w:val="none" w:sz="0" w:space="0" w:color="auto"/>
                <w:bottom w:val="none" w:sz="0" w:space="0" w:color="auto"/>
                <w:right w:val="none" w:sz="0" w:space="0" w:color="auto"/>
              </w:divBdr>
            </w:div>
            <w:div w:id="327946952">
              <w:marLeft w:val="480"/>
              <w:marRight w:val="0"/>
              <w:marTop w:val="0"/>
              <w:marBottom w:val="0"/>
              <w:divBdr>
                <w:top w:val="none" w:sz="0" w:space="0" w:color="auto"/>
                <w:left w:val="none" w:sz="0" w:space="0" w:color="auto"/>
                <w:bottom w:val="none" w:sz="0" w:space="0" w:color="auto"/>
                <w:right w:val="none" w:sz="0" w:space="0" w:color="auto"/>
              </w:divBdr>
            </w:div>
            <w:div w:id="328099342">
              <w:marLeft w:val="480"/>
              <w:marRight w:val="0"/>
              <w:marTop w:val="0"/>
              <w:marBottom w:val="0"/>
              <w:divBdr>
                <w:top w:val="none" w:sz="0" w:space="0" w:color="auto"/>
                <w:left w:val="none" w:sz="0" w:space="0" w:color="auto"/>
                <w:bottom w:val="none" w:sz="0" w:space="0" w:color="auto"/>
                <w:right w:val="none" w:sz="0" w:space="0" w:color="auto"/>
              </w:divBdr>
            </w:div>
            <w:div w:id="328143185">
              <w:marLeft w:val="480"/>
              <w:marRight w:val="0"/>
              <w:marTop w:val="0"/>
              <w:marBottom w:val="0"/>
              <w:divBdr>
                <w:top w:val="none" w:sz="0" w:space="0" w:color="auto"/>
                <w:left w:val="none" w:sz="0" w:space="0" w:color="auto"/>
                <w:bottom w:val="none" w:sz="0" w:space="0" w:color="auto"/>
                <w:right w:val="none" w:sz="0" w:space="0" w:color="auto"/>
              </w:divBdr>
            </w:div>
            <w:div w:id="328212142">
              <w:marLeft w:val="480"/>
              <w:marRight w:val="0"/>
              <w:marTop w:val="0"/>
              <w:marBottom w:val="0"/>
              <w:divBdr>
                <w:top w:val="none" w:sz="0" w:space="0" w:color="auto"/>
                <w:left w:val="none" w:sz="0" w:space="0" w:color="auto"/>
                <w:bottom w:val="none" w:sz="0" w:space="0" w:color="auto"/>
                <w:right w:val="none" w:sz="0" w:space="0" w:color="auto"/>
              </w:divBdr>
            </w:div>
            <w:div w:id="328217009">
              <w:marLeft w:val="480"/>
              <w:marRight w:val="0"/>
              <w:marTop w:val="0"/>
              <w:marBottom w:val="0"/>
              <w:divBdr>
                <w:top w:val="none" w:sz="0" w:space="0" w:color="auto"/>
                <w:left w:val="none" w:sz="0" w:space="0" w:color="auto"/>
                <w:bottom w:val="none" w:sz="0" w:space="0" w:color="auto"/>
                <w:right w:val="none" w:sz="0" w:space="0" w:color="auto"/>
              </w:divBdr>
            </w:div>
            <w:div w:id="328220360">
              <w:marLeft w:val="480"/>
              <w:marRight w:val="0"/>
              <w:marTop w:val="0"/>
              <w:marBottom w:val="0"/>
              <w:divBdr>
                <w:top w:val="none" w:sz="0" w:space="0" w:color="auto"/>
                <w:left w:val="none" w:sz="0" w:space="0" w:color="auto"/>
                <w:bottom w:val="none" w:sz="0" w:space="0" w:color="auto"/>
                <w:right w:val="none" w:sz="0" w:space="0" w:color="auto"/>
              </w:divBdr>
            </w:div>
            <w:div w:id="328338658">
              <w:marLeft w:val="480"/>
              <w:marRight w:val="0"/>
              <w:marTop w:val="0"/>
              <w:marBottom w:val="0"/>
              <w:divBdr>
                <w:top w:val="none" w:sz="0" w:space="0" w:color="auto"/>
                <w:left w:val="none" w:sz="0" w:space="0" w:color="auto"/>
                <w:bottom w:val="none" w:sz="0" w:space="0" w:color="auto"/>
                <w:right w:val="none" w:sz="0" w:space="0" w:color="auto"/>
              </w:divBdr>
            </w:div>
            <w:div w:id="328488737">
              <w:marLeft w:val="480"/>
              <w:marRight w:val="0"/>
              <w:marTop w:val="0"/>
              <w:marBottom w:val="0"/>
              <w:divBdr>
                <w:top w:val="none" w:sz="0" w:space="0" w:color="auto"/>
                <w:left w:val="none" w:sz="0" w:space="0" w:color="auto"/>
                <w:bottom w:val="none" w:sz="0" w:space="0" w:color="auto"/>
                <w:right w:val="none" w:sz="0" w:space="0" w:color="auto"/>
              </w:divBdr>
            </w:div>
            <w:div w:id="328562826">
              <w:marLeft w:val="480"/>
              <w:marRight w:val="0"/>
              <w:marTop w:val="0"/>
              <w:marBottom w:val="0"/>
              <w:divBdr>
                <w:top w:val="none" w:sz="0" w:space="0" w:color="auto"/>
                <w:left w:val="none" w:sz="0" w:space="0" w:color="auto"/>
                <w:bottom w:val="none" w:sz="0" w:space="0" w:color="auto"/>
                <w:right w:val="none" w:sz="0" w:space="0" w:color="auto"/>
              </w:divBdr>
            </w:div>
            <w:div w:id="328606184">
              <w:marLeft w:val="480"/>
              <w:marRight w:val="0"/>
              <w:marTop w:val="0"/>
              <w:marBottom w:val="0"/>
              <w:divBdr>
                <w:top w:val="none" w:sz="0" w:space="0" w:color="auto"/>
                <w:left w:val="none" w:sz="0" w:space="0" w:color="auto"/>
                <w:bottom w:val="none" w:sz="0" w:space="0" w:color="auto"/>
                <w:right w:val="none" w:sz="0" w:space="0" w:color="auto"/>
              </w:divBdr>
            </w:div>
            <w:div w:id="328758615">
              <w:marLeft w:val="480"/>
              <w:marRight w:val="0"/>
              <w:marTop w:val="0"/>
              <w:marBottom w:val="0"/>
              <w:divBdr>
                <w:top w:val="none" w:sz="0" w:space="0" w:color="auto"/>
                <w:left w:val="none" w:sz="0" w:space="0" w:color="auto"/>
                <w:bottom w:val="none" w:sz="0" w:space="0" w:color="auto"/>
                <w:right w:val="none" w:sz="0" w:space="0" w:color="auto"/>
              </w:divBdr>
            </w:div>
            <w:div w:id="328797318">
              <w:marLeft w:val="480"/>
              <w:marRight w:val="0"/>
              <w:marTop w:val="0"/>
              <w:marBottom w:val="0"/>
              <w:divBdr>
                <w:top w:val="none" w:sz="0" w:space="0" w:color="auto"/>
                <w:left w:val="none" w:sz="0" w:space="0" w:color="auto"/>
                <w:bottom w:val="none" w:sz="0" w:space="0" w:color="auto"/>
                <w:right w:val="none" w:sz="0" w:space="0" w:color="auto"/>
              </w:divBdr>
            </w:div>
            <w:div w:id="328944654">
              <w:marLeft w:val="480"/>
              <w:marRight w:val="0"/>
              <w:marTop w:val="0"/>
              <w:marBottom w:val="0"/>
              <w:divBdr>
                <w:top w:val="none" w:sz="0" w:space="0" w:color="auto"/>
                <w:left w:val="none" w:sz="0" w:space="0" w:color="auto"/>
                <w:bottom w:val="none" w:sz="0" w:space="0" w:color="auto"/>
                <w:right w:val="none" w:sz="0" w:space="0" w:color="auto"/>
              </w:divBdr>
            </w:div>
            <w:div w:id="329218246">
              <w:marLeft w:val="480"/>
              <w:marRight w:val="0"/>
              <w:marTop w:val="0"/>
              <w:marBottom w:val="0"/>
              <w:divBdr>
                <w:top w:val="none" w:sz="0" w:space="0" w:color="auto"/>
                <w:left w:val="none" w:sz="0" w:space="0" w:color="auto"/>
                <w:bottom w:val="none" w:sz="0" w:space="0" w:color="auto"/>
                <w:right w:val="none" w:sz="0" w:space="0" w:color="auto"/>
              </w:divBdr>
            </w:div>
            <w:div w:id="329409105">
              <w:marLeft w:val="480"/>
              <w:marRight w:val="0"/>
              <w:marTop w:val="0"/>
              <w:marBottom w:val="0"/>
              <w:divBdr>
                <w:top w:val="none" w:sz="0" w:space="0" w:color="auto"/>
                <w:left w:val="none" w:sz="0" w:space="0" w:color="auto"/>
                <w:bottom w:val="none" w:sz="0" w:space="0" w:color="auto"/>
                <w:right w:val="none" w:sz="0" w:space="0" w:color="auto"/>
              </w:divBdr>
            </w:div>
            <w:div w:id="329454485">
              <w:marLeft w:val="480"/>
              <w:marRight w:val="0"/>
              <w:marTop w:val="0"/>
              <w:marBottom w:val="0"/>
              <w:divBdr>
                <w:top w:val="none" w:sz="0" w:space="0" w:color="auto"/>
                <w:left w:val="none" w:sz="0" w:space="0" w:color="auto"/>
                <w:bottom w:val="none" w:sz="0" w:space="0" w:color="auto"/>
                <w:right w:val="none" w:sz="0" w:space="0" w:color="auto"/>
              </w:divBdr>
            </w:div>
            <w:div w:id="329456099">
              <w:marLeft w:val="480"/>
              <w:marRight w:val="0"/>
              <w:marTop w:val="0"/>
              <w:marBottom w:val="0"/>
              <w:divBdr>
                <w:top w:val="none" w:sz="0" w:space="0" w:color="auto"/>
                <w:left w:val="none" w:sz="0" w:space="0" w:color="auto"/>
                <w:bottom w:val="none" w:sz="0" w:space="0" w:color="auto"/>
                <w:right w:val="none" w:sz="0" w:space="0" w:color="auto"/>
              </w:divBdr>
            </w:div>
            <w:div w:id="329480164">
              <w:marLeft w:val="480"/>
              <w:marRight w:val="0"/>
              <w:marTop w:val="0"/>
              <w:marBottom w:val="0"/>
              <w:divBdr>
                <w:top w:val="none" w:sz="0" w:space="0" w:color="auto"/>
                <w:left w:val="none" w:sz="0" w:space="0" w:color="auto"/>
                <w:bottom w:val="none" w:sz="0" w:space="0" w:color="auto"/>
                <w:right w:val="none" w:sz="0" w:space="0" w:color="auto"/>
              </w:divBdr>
            </w:div>
            <w:div w:id="329528348">
              <w:marLeft w:val="480"/>
              <w:marRight w:val="0"/>
              <w:marTop w:val="0"/>
              <w:marBottom w:val="0"/>
              <w:divBdr>
                <w:top w:val="none" w:sz="0" w:space="0" w:color="auto"/>
                <w:left w:val="none" w:sz="0" w:space="0" w:color="auto"/>
                <w:bottom w:val="none" w:sz="0" w:space="0" w:color="auto"/>
                <w:right w:val="none" w:sz="0" w:space="0" w:color="auto"/>
              </w:divBdr>
            </w:div>
            <w:div w:id="329600149">
              <w:marLeft w:val="480"/>
              <w:marRight w:val="0"/>
              <w:marTop w:val="0"/>
              <w:marBottom w:val="0"/>
              <w:divBdr>
                <w:top w:val="none" w:sz="0" w:space="0" w:color="auto"/>
                <w:left w:val="none" w:sz="0" w:space="0" w:color="auto"/>
                <w:bottom w:val="none" w:sz="0" w:space="0" w:color="auto"/>
                <w:right w:val="none" w:sz="0" w:space="0" w:color="auto"/>
              </w:divBdr>
            </w:div>
            <w:div w:id="329716664">
              <w:marLeft w:val="480"/>
              <w:marRight w:val="0"/>
              <w:marTop w:val="0"/>
              <w:marBottom w:val="0"/>
              <w:divBdr>
                <w:top w:val="none" w:sz="0" w:space="0" w:color="auto"/>
                <w:left w:val="none" w:sz="0" w:space="0" w:color="auto"/>
                <w:bottom w:val="none" w:sz="0" w:space="0" w:color="auto"/>
                <w:right w:val="none" w:sz="0" w:space="0" w:color="auto"/>
              </w:divBdr>
            </w:div>
            <w:div w:id="329723246">
              <w:marLeft w:val="480"/>
              <w:marRight w:val="0"/>
              <w:marTop w:val="0"/>
              <w:marBottom w:val="0"/>
              <w:divBdr>
                <w:top w:val="none" w:sz="0" w:space="0" w:color="auto"/>
                <w:left w:val="none" w:sz="0" w:space="0" w:color="auto"/>
                <w:bottom w:val="none" w:sz="0" w:space="0" w:color="auto"/>
                <w:right w:val="none" w:sz="0" w:space="0" w:color="auto"/>
              </w:divBdr>
            </w:div>
            <w:div w:id="329791803">
              <w:marLeft w:val="480"/>
              <w:marRight w:val="0"/>
              <w:marTop w:val="0"/>
              <w:marBottom w:val="0"/>
              <w:divBdr>
                <w:top w:val="none" w:sz="0" w:space="0" w:color="auto"/>
                <w:left w:val="none" w:sz="0" w:space="0" w:color="auto"/>
                <w:bottom w:val="none" w:sz="0" w:space="0" w:color="auto"/>
                <w:right w:val="none" w:sz="0" w:space="0" w:color="auto"/>
              </w:divBdr>
            </w:div>
            <w:div w:id="329842989">
              <w:marLeft w:val="480"/>
              <w:marRight w:val="0"/>
              <w:marTop w:val="0"/>
              <w:marBottom w:val="0"/>
              <w:divBdr>
                <w:top w:val="none" w:sz="0" w:space="0" w:color="auto"/>
                <w:left w:val="none" w:sz="0" w:space="0" w:color="auto"/>
                <w:bottom w:val="none" w:sz="0" w:space="0" w:color="auto"/>
                <w:right w:val="none" w:sz="0" w:space="0" w:color="auto"/>
              </w:divBdr>
            </w:div>
            <w:div w:id="329868474">
              <w:marLeft w:val="480"/>
              <w:marRight w:val="0"/>
              <w:marTop w:val="0"/>
              <w:marBottom w:val="0"/>
              <w:divBdr>
                <w:top w:val="none" w:sz="0" w:space="0" w:color="auto"/>
                <w:left w:val="none" w:sz="0" w:space="0" w:color="auto"/>
                <w:bottom w:val="none" w:sz="0" w:space="0" w:color="auto"/>
                <w:right w:val="none" w:sz="0" w:space="0" w:color="auto"/>
              </w:divBdr>
            </w:div>
            <w:div w:id="329870215">
              <w:marLeft w:val="480"/>
              <w:marRight w:val="0"/>
              <w:marTop w:val="0"/>
              <w:marBottom w:val="0"/>
              <w:divBdr>
                <w:top w:val="none" w:sz="0" w:space="0" w:color="auto"/>
                <w:left w:val="none" w:sz="0" w:space="0" w:color="auto"/>
                <w:bottom w:val="none" w:sz="0" w:space="0" w:color="auto"/>
                <w:right w:val="none" w:sz="0" w:space="0" w:color="auto"/>
              </w:divBdr>
            </w:div>
            <w:div w:id="330107068">
              <w:marLeft w:val="480"/>
              <w:marRight w:val="0"/>
              <w:marTop w:val="0"/>
              <w:marBottom w:val="0"/>
              <w:divBdr>
                <w:top w:val="none" w:sz="0" w:space="0" w:color="auto"/>
                <w:left w:val="none" w:sz="0" w:space="0" w:color="auto"/>
                <w:bottom w:val="none" w:sz="0" w:space="0" w:color="auto"/>
                <w:right w:val="none" w:sz="0" w:space="0" w:color="auto"/>
              </w:divBdr>
            </w:div>
            <w:div w:id="330109102">
              <w:marLeft w:val="480"/>
              <w:marRight w:val="0"/>
              <w:marTop w:val="0"/>
              <w:marBottom w:val="0"/>
              <w:divBdr>
                <w:top w:val="none" w:sz="0" w:space="0" w:color="auto"/>
                <w:left w:val="none" w:sz="0" w:space="0" w:color="auto"/>
                <w:bottom w:val="none" w:sz="0" w:space="0" w:color="auto"/>
                <w:right w:val="none" w:sz="0" w:space="0" w:color="auto"/>
              </w:divBdr>
            </w:div>
            <w:div w:id="330524748">
              <w:marLeft w:val="480"/>
              <w:marRight w:val="0"/>
              <w:marTop w:val="0"/>
              <w:marBottom w:val="0"/>
              <w:divBdr>
                <w:top w:val="none" w:sz="0" w:space="0" w:color="auto"/>
                <w:left w:val="none" w:sz="0" w:space="0" w:color="auto"/>
                <w:bottom w:val="none" w:sz="0" w:space="0" w:color="auto"/>
                <w:right w:val="none" w:sz="0" w:space="0" w:color="auto"/>
              </w:divBdr>
            </w:div>
            <w:div w:id="330639780">
              <w:marLeft w:val="480"/>
              <w:marRight w:val="0"/>
              <w:marTop w:val="0"/>
              <w:marBottom w:val="0"/>
              <w:divBdr>
                <w:top w:val="none" w:sz="0" w:space="0" w:color="auto"/>
                <w:left w:val="none" w:sz="0" w:space="0" w:color="auto"/>
                <w:bottom w:val="none" w:sz="0" w:space="0" w:color="auto"/>
                <w:right w:val="none" w:sz="0" w:space="0" w:color="auto"/>
              </w:divBdr>
            </w:div>
            <w:div w:id="330641093">
              <w:marLeft w:val="480"/>
              <w:marRight w:val="0"/>
              <w:marTop w:val="0"/>
              <w:marBottom w:val="0"/>
              <w:divBdr>
                <w:top w:val="none" w:sz="0" w:space="0" w:color="auto"/>
                <w:left w:val="none" w:sz="0" w:space="0" w:color="auto"/>
                <w:bottom w:val="none" w:sz="0" w:space="0" w:color="auto"/>
                <w:right w:val="none" w:sz="0" w:space="0" w:color="auto"/>
              </w:divBdr>
            </w:div>
            <w:div w:id="330644542">
              <w:marLeft w:val="480"/>
              <w:marRight w:val="0"/>
              <w:marTop w:val="0"/>
              <w:marBottom w:val="0"/>
              <w:divBdr>
                <w:top w:val="none" w:sz="0" w:space="0" w:color="auto"/>
                <w:left w:val="none" w:sz="0" w:space="0" w:color="auto"/>
                <w:bottom w:val="none" w:sz="0" w:space="0" w:color="auto"/>
                <w:right w:val="none" w:sz="0" w:space="0" w:color="auto"/>
              </w:divBdr>
            </w:div>
            <w:div w:id="330647602">
              <w:marLeft w:val="480"/>
              <w:marRight w:val="0"/>
              <w:marTop w:val="0"/>
              <w:marBottom w:val="0"/>
              <w:divBdr>
                <w:top w:val="none" w:sz="0" w:space="0" w:color="auto"/>
                <w:left w:val="none" w:sz="0" w:space="0" w:color="auto"/>
                <w:bottom w:val="none" w:sz="0" w:space="0" w:color="auto"/>
                <w:right w:val="none" w:sz="0" w:space="0" w:color="auto"/>
              </w:divBdr>
            </w:div>
            <w:div w:id="331031405">
              <w:marLeft w:val="480"/>
              <w:marRight w:val="0"/>
              <w:marTop w:val="0"/>
              <w:marBottom w:val="0"/>
              <w:divBdr>
                <w:top w:val="none" w:sz="0" w:space="0" w:color="auto"/>
                <w:left w:val="none" w:sz="0" w:space="0" w:color="auto"/>
                <w:bottom w:val="none" w:sz="0" w:space="0" w:color="auto"/>
                <w:right w:val="none" w:sz="0" w:space="0" w:color="auto"/>
              </w:divBdr>
            </w:div>
            <w:div w:id="331032354">
              <w:marLeft w:val="480"/>
              <w:marRight w:val="0"/>
              <w:marTop w:val="0"/>
              <w:marBottom w:val="0"/>
              <w:divBdr>
                <w:top w:val="none" w:sz="0" w:space="0" w:color="auto"/>
                <w:left w:val="none" w:sz="0" w:space="0" w:color="auto"/>
                <w:bottom w:val="none" w:sz="0" w:space="0" w:color="auto"/>
                <w:right w:val="none" w:sz="0" w:space="0" w:color="auto"/>
              </w:divBdr>
            </w:div>
            <w:div w:id="331033443">
              <w:marLeft w:val="480"/>
              <w:marRight w:val="0"/>
              <w:marTop w:val="0"/>
              <w:marBottom w:val="0"/>
              <w:divBdr>
                <w:top w:val="none" w:sz="0" w:space="0" w:color="auto"/>
                <w:left w:val="none" w:sz="0" w:space="0" w:color="auto"/>
                <w:bottom w:val="none" w:sz="0" w:space="0" w:color="auto"/>
                <w:right w:val="none" w:sz="0" w:space="0" w:color="auto"/>
              </w:divBdr>
            </w:div>
            <w:div w:id="331033633">
              <w:marLeft w:val="480"/>
              <w:marRight w:val="0"/>
              <w:marTop w:val="0"/>
              <w:marBottom w:val="0"/>
              <w:divBdr>
                <w:top w:val="none" w:sz="0" w:space="0" w:color="auto"/>
                <w:left w:val="none" w:sz="0" w:space="0" w:color="auto"/>
                <w:bottom w:val="none" w:sz="0" w:space="0" w:color="auto"/>
                <w:right w:val="none" w:sz="0" w:space="0" w:color="auto"/>
              </w:divBdr>
            </w:div>
            <w:div w:id="331108440">
              <w:marLeft w:val="480"/>
              <w:marRight w:val="0"/>
              <w:marTop w:val="0"/>
              <w:marBottom w:val="0"/>
              <w:divBdr>
                <w:top w:val="none" w:sz="0" w:space="0" w:color="auto"/>
                <w:left w:val="none" w:sz="0" w:space="0" w:color="auto"/>
                <w:bottom w:val="none" w:sz="0" w:space="0" w:color="auto"/>
                <w:right w:val="none" w:sz="0" w:space="0" w:color="auto"/>
              </w:divBdr>
            </w:div>
            <w:div w:id="331180982">
              <w:marLeft w:val="480"/>
              <w:marRight w:val="0"/>
              <w:marTop w:val="0"/>
              <w:marBottom w:val="0"/>
              <w:divBdr>
                <w:top w:val="none" w:sz="0" w:space="0" w:color="auto"/>
                <w:left w:val="none" w:sz="0" w:space="0" w:color="auto"/>
                <w:bottom w:val="none" w:sz="0" w:space="0" w:color="auto"/>
                <w:right w:val="none" w:sz="0" w:space="0" w:color="auto"/>
              </w:divBdr>
            </w:div>
            <w:div w:id="331298689">
              <w:marLeft w:val="480"/>
              <w:marRight w:val="0"/>
              <w:marTop w:val="0"/>
              <w:marBottom w:val="0"/>
              <w:divBdr>
                <w:top w:val="none" w:sz="0" w:space="0" w:color="auto"/>
                <w:left w:val="none" w:sz="0" w:space="0" w:color="auto"/>
                <w:bottom w:val="none" w:sz="0" w:space="0" w:color="auto"/>
                <w:right w:val="none" w:sz="0" w:space="0" w:color="auto"/>
              </w:divBdr>
            </w:div>
            <w:div w:id="331301809">
              <w:marLeft w:val="480"/>
              <w:marRight w:val="0"/>
              <w:marTop w:val="0"/>
              <w:marBottom w:val="0"/>
              <w:divBdr>
                <w:top w:val="none" w:sz="0" w:space="0" w:color="auto"/>
                <w:left w:val="none" w:sz="0" w:space="0" w:color="auto"/>
                <w:bottom w:val="none" w:sz="0" w:space="0" w:color="auto"/>
                <w:right w:val="none" w:sz="0" w:space="0" w:color="auto"/>
              </w:divBdr>
            </w:div>
            <w:div w:id="331303817">
              <w:marLeft w:val="480"/>
              <w:marRight w:val="0"/>
              <w:marTop w:val="0"/>
              <w:marBottom w:val="0"/>
              <w:divBdr>
                <w:top w:val="none" w:sz="0" w:space="0" w:color="auto"/>
                <w:left w:val="none" w:sz="0" w:space="0" w:color="auto"/>
                <w:bottom w:val="none" w:sz="0" w:space="0" w:color="auto"/>
                <w:right w:val="none" w:sz="0" w:space="0" w:color="auto"/>
              </w:divBdr>
            </w:div>
            <w:div w:id="331497267">
              <w:marLeft w:val="480"/>
              <w:marRight w:val="0"/>
              <w:marTop w:val="0"/>
              <w:marBottom w:val="0"/>
              <w:divBdr>
                <w:top w:val="none" w:sz="0" w:space="0" w:color="auto"/>
                <w:left w:val="none" w:sz="0" w:space="0" w:color="auto"/>
                <w:bottom w:val="none" w:sz="0" w:space="0" w:color="auto"/>
                <w:right w:val="none" w:sz="0" w:space="0" w:color="auto"/>
              </w:divBdr>
            </w:div>
            <w:div w:id="331613556">
              <w:marLeft w:val="480"/>
              <w:marRight w:val="0"/>
              <w:marTop w:val="0"/>
              <w:marBottom w:val="0"/>
              <w:divBdr>
                <w:top w:val="none" w:sz="0" w:space="0" w:color="auto"/>
                <w:left w:val="none" w:sz="0" w:space="0" w:color="auto"/>
                <w:bottom w:val="none" w:sz="0" w:space="0" w:color="auto"/>
                <w:right w:val="none" w:sz="0" w:space="0" w:color="auto"/>
              </w:divBdr>
            </w:div>
            <w:div w:id="331760398">
              <w:marLeft w:val="480"/>
              <w:marRight w:val="0"/>
              <w:marTop w:val="0"/>
              <w:marBottom w:val="0"/>
              <w:divBdr>
                <w:top w:val="none" w:sz="0" w:space="0" w:color="auto"/>
                <w:left w:val="none" w:sz="0" w:space="0" w:color="auto"/>
                <w:bottom w:val="none" w:sz="0" w:space="0" w:color="auto"/>
                <w:right w:val="none" w:sz="0" w:space="0" w:color="auto"/>
              </w:divBdr>
            </w:div>
            <w:div w:id="331763050">
              <w:marLeft w:val="480"/>
              <w:marRight w:val="0"/>
              <w:marTop w:val="0"/>
              <w:marBottom w:val="0"/>
              <w:divBdr>
                <w:top w:val="none" w:sz="0" w:space="0" w:color="auto"/>
                <w:left w:val="none" w:sz="0" w:space="0" w:color="auto"/>
                <w:bottom w:val="none" w:sz="0" w:space="0" w:color="auto"/>
                <w:right w:val="none" w:sz="0" w:space="0" w:color="auto"/>
              </w:divBdr>
            </w:div>
            <w:div w:id="331763190">
              <w:marLeft w:val="480"/>
              <w:marRight w:val="0"/>
              <w:marTop w:val="0"/>
              <w:marBottom w:val="0"/>
              <w:divBdr>
                <w:top w:val="none" w:sz="0" w:space="0" w:color="auto"/>
                <w:left w:val="none" w:sz="0" w:space="0" w:color="auto"/>
                <w:bottom w:val="none" w:sz="0" w:space="0" w:color="auto"/>
                <w:right w:val="none" w:sz="0" w:space="0" w:color="auto"/>
              </w:divBdr>
            </w:div>
            <w:div w:id="331833206">
              <w:marLeft w:val="480"/>
              <w:marRight w:val="0"/>
              <w:marTop w:val="0"/>
              <w:marBottom w:val="0"/>
              <w:divBdr>
                <w:top w:val="none" w:sz="0" w:space="0" w:color="auto"/>
                <w:left w:val="none" w:sz="0" w:space="0" w:color="auto"/>
                <w:bottom w:val="none" w:sz="0" w:space="0" w:color="auto"/>
                <w:right w:val="none" w:sz="0" w:space="0" w:color="auto"/>
              </w:divBdr>
            </w:div>
            <w:div w:id="331879376">
              <w:marLeft w:val="480"/>
              <w:marRight w:val="0"/>
              <w:marTop w:val="0"/>
              <w:marBottom w:val="0"/>
              <w:divBdr>
                <w:top w:val="none" w:sz="0" w:space="0" w:color="auto"/>
                <w:left w:val="none" w:sz="0" w:space="0" w:color="auto"/>
                <w:bottom w:val="none" w:sz="0" w:space="0" w:color="auto"/>
                <w:right w:val="none" w:sz="0" w:space="0" w:color="auto"/>
              </w:divBdr>
            </w:div>
            <w:div w:id="331949887">
              <w:marLeft w:val="480"/>
              <w:marRight w:val="0"/>
              <w:marTop w:val="0"/>
              <w:marBottom w:val="0"/>
              <w:divBdr>
                <w:top w:val="none" w:sz="0" w:space="0" w:color="auto"/>
                <w:left w:val="none" w:sz="0" w:space="0" w:color="auto"/>
                <w:bottom w:val="none" w:sz="0" w:space="0" w:color="auto"/>
                <w:right w:val="none" w:sz="0" w:space="0" w:color="auto"/>
              </w:divBdr>
            </w:div>
            <w:div w:id="332072189">
              <w:marLeft w:val="480"/>
              <w:marRight w:val="0"/>
              <w:marTop w:val="0"/>
              <w:marBottom w:val="0"/>
              <w:divBdr>
                <w:top w:val="none" w:sz="0" w:space="0" w:color="auto"/>
                <w:left w:val="none" w:sz="0" w:space="0" w:color="auto"/>
                <w:bottom w:val="none" w:sz="0" w:space="0" w:color="auto"/>
                <w:right w:val="none" w:sz="0" w:space="0" w:color="auto"/>
              </w:divBdr>
            </w:div>
            <w:div w:id="332072460">
              <w:marLeft w:val="480"/>
              <w:marRight w:val="0"/>
              <w:marTop w:val="0"/>
              <w:marBottom w:val="0"/>
              <w:divBdr>
                <w:top w:val="none" w:sz="0" w:space="0" w:color="auto"/>
                <w:left w:val="none" w:sz="0" w:space="0" w:color="auto"/>
                <w:bottom w:val="none" w:sz="0" w:space="0" w:color="auto"/>
                <w:right w:val="none" w:sz="0" w:space="0" w:color="auto"/>
              </w:divBdr>
            </w:div>
            <w:div w:id="332144277">
              <w:marLeft w:val="480"/>
              <w:marRight w:val="0"/>
              <w:marTop w:val="0"/>
              <w:marBottom w:val="0"/>
              <w:divBdr>
                <w:top w:val="none" w:sz="0" w:space="0" w:color="auto"/>
                <w:left w:val="none" w:sz="0" w:space="0" w:color="auto"/>
                <w:bottom w:val="none" w:sz="0" w:space="0" w:color="auto"/>
                <w:right w:val="none" w:sz="0" w:space="0" w:color="auto"/>
              </w:divBdr>
            </w:div>
            <w:div w:id="332270009">
              <w:marLeft w:val="480"/>
              <w:marRight w:val="0"/>
              <w:marTop w:val="0"/>
              <w:marBottom w:val="0"/>
              <w:divBdr>
                <w:top w:val="none" w:sz="0" w:space="0" w:color="auto"/>
                <w:left w:val="none" w:sz="0" w:space="0" w:color="auto"/>
                <w:bottom w:val="none" w:sz="0" w:space="0" w:color="auto"/>
                <w:right w:val="none" w:sz="0" w:space="0" w:color="auto"/>
              </w:divBdr>
            </w:div>
            <w:div w:id="332338196">
              <w:marLeft w:val="480"/>
              <w:marRight w:val="0"/>
              <w:marTop w:val="0"/>
              <w:marBottom w:val="0"/>
              <w:divBdr>
                <w:top w:val="none" w:sz="0" w:space="0" w:color="auto"/>
                <w:left w:val="none" w:sz="0" w:space="0" w:color="auto"/>
                <w:bottom w:val="none" w:sz="0" w:space="0" w:color="auto"/>
                <w:right w:val="none" w:sz="0" w:space="0" w:color="auto"/>
              </w:divBdr>
            </w:div>
            <w:div w:id="332412226">
              <w:marLeft w:val="480"/>
              <w:marRight w:val="0"/>
              <w:marTop w:val="0"/>
              <w:marBottom w:val="0"/>
              <w:divBdr>
                <w:top w:val="none" w:sz="0" w:space="0" w:color="auto"/>
                <w:left w:val="none" w:sz="0" w:space="0" w:color="auto"/>
                <w:bottom w:val="none" w:sz="0" w:space="0" w:color="auto"/>
                <w:right w:val="none" w:sz="0" w:space="0" w:color="auto"/>
              </w:divBdr>
            </w:div>
            <w:div w:id="332491283">
              <w:marLeft w:val="480"/>
              <w:marRight w:val="0"/>
              <w:marTop w:val="0"/>
              <w:marBottom w:val="0"/>
              <w:divBdr>
                <w:top w:val="none" w:sz="0" w:space="0" w:color="auto"/>
                <w:left w:val="none" w:sz="0" w:space="0" w:color="auto"/>
                <w:bottom w:val="none" w:sz="0" w:space="0" w:color="auto"/>
                <w:right w:val="none" w:sz="0" w:space="0" w:color="auto"/>
              </w:divBdr>
            </w:div>
            <w:div w:id="332530005">
              <w:marLeft w:val="480"/>
              <w:marRight w:val="0"/>
              <w:marTop w:val="0"/>
              <w:marBottom w:val="0"/>
              <w:divBdr>
                <w:top w:val="none" w:sz="0" w:space="0" w:color="auto"/>
                <w:left w:val="none" w:sz="0" w:space="0" w:color="auto"/>
                <w:bottom w:val="none" w:sz="0" w:space="0" w:color="auto"/>
                <w:right w:val="none" w:sz="0" w:space="0" w:color="auto"/>
              </w:divBdr>
            </w:div>
            <w:div w:id="332532073">
              <w:marLeft w:val="480"/>
              <w:marRight w:val="0"/>
              <w:marTop w:val="0"/>
              <w:marBottom w:val="0"/>
              <w:divBdr>
                <w:top w:val="none" w:sz="0" w:space="0" w:color="auto"/>
                <w:left w:val="none" w:sz="0" w:space="0" w:color="auto"/>
                <w:bottom w:val="none" w:sz="0" w:space="0" w:color="auto"/>
                <w:right w:val="none" w:sz="0" w:space="0" w:color="auto"/>
              </w:divBdr>
            </w:div>
            <w:div w:id="332607039">
              <w:marLeft w:val="480"/>
              <w:marRight w:val="0"/>
              <w:marTop w:val="0"/>
              <w:marBottom w:val="0"/>
              <w:divBdr>
                <w:top w:val="none" w:sz="0" w:space="0" w:color="auto"/>
                <w:left w:val="none" w:sz="0" w:space="0" w:color="auto"/>
                <w:bottom w:val="none" w:sz="0" w:space="0" w:color="auto"/>
                <w:right w:val="none" w:sz="0" w:space="0" w:color="auto"/>
              </w:divBdr>
            </w:div>
            <w:div w:id="332800923">
              <w:marLeft w:val="480"/>
              <w:marRight w:val="0"/>
              <w:marTop w:val="0"/>
              <w:marBottom w:val="0"/>
              <w:divBdr>
                <w:top w:val="none" w:sz="0" w:space="0" w:color="auto"/>
                <w:left w:val="none" w:sz="0" w:space="0" w:color="auto"/>
                <w:bottom w:val="none" w:sz="0" w:space="0" w:color="auto"/>
                <w:right w:val="none" w:sz="0" w:space="0" w:color="auto"/>
              </w:divBdr>
            </w:div>
            <w:div w:id="332803946">
              <w:marLeft w:val="480"/>
              <w:marRight w:val="0"/>
              <w:marTop w:val="0"/>
              <w:marBottom w:val="0"/>
              <w:divBdr>
                <w:top w:val="none" w:sz="0" w:space="0" w:color="auto"/>
                <w:left w:val="none" w:sz="0" w:space="0" w:color="auto"/>
                <w:bottom w:val="none" w:sz="0" w:space="0" w:color="auto"/>
                <w:right w:val="none" w:sz="0" w:space="0" w:color="auto"/>
              </w:divBdr>
            </w:div>
            <w:div w:id="332876083">
              <w:marLeft w:val="480"/>
              <w:marRight w:val="0"/>
              <w:marTop w:val="0"/>
              <w:marBottom w:val="0"/>
              <w:divBdr>
                <w:top w:val="none" w:sz="0" w:space="0" w:color="auto"/>
                <w:left w:val="none" w:sz="0" w:space="0" w:color="auto"/>
                <w:bottom w:val="none" w:sz="0" w:space="0" w:color="auto"/>
                <w:right w:val="none" w:sz="0" w:space="0" w:color="auto"/>
              </w:divBdr>
            </w:div>
            <w:div w:id="332876311">
              <w:marLeft w:val="480"/>
              <w:marRight w:val="0"/>
              <w:marTop w:val="0"/>
              <w:marBottom w:val="0"/>
              <w:divBdr>
                <w:top w:val="none" w:sz="0" w:space="0" w:color="auto"/>
                <w:left w:val="none" w:sz="0" w:space="0" w:color="auto"/>
                <w:bottom w:val="none" w:sz="0" w:space="0" w:color="auto"/>
                <w:right w:val="none" w:sz="0" w:space="0" w:color="auto"/>
              </w:divBdr>
            </w:div>
            <w:div w:id="332953548">
              <w:marLeft w:val="480"/>
              <w:marRight w:val="0"/>
              <w:marTop w:val="0"/>
              <w:marBottom w:val="0"/>
              <w:divBdr>
                <w:top w:val="none" w:sz="0" w:space="0" w:color="auto"/>
                <w:left w:val="none" w:sz="0" w:space="0" w:color="auto"/>
                <w:bottom w:val="none" w:sz="0" w:space="0" w:color="auto"/>
                <w:right w:val="none" w:sz="0" w:space="0" w:color="auto"/>
              </w:divBdr>
            </w:div>
            <w:div w:id="332955119">
              <w:marLeft w:val="480"/>
              <w:marRight w:val="0"/>
              <w:marTop w:val="0"/>
              <w:marBottom w:val="0"/>
              <w:divBdr>
                <w:top w:val="none" w:sz="0" w:space="0" w:color="auto"/>
                <w:left w:val="none" w:sz="0" w:space="0" w:color="auto"/>
                <w:bottom w:val="none" w:sz="0" w:space="0" w:color="auto"/>
                <w:right w:val="none" w:sz="0" w:space="0" w:color="auto"/>
              </w:divBdr>
            </w:div>
            <w:div w:id="332992486">
              <w:marLeft w:val="480"/>
              <w:marRight w:val="0"/>
              <w:marTop w:val="0"/>
              <w:marBottom w:val="0"/>
              <w:divBdr>
                <w:top w:val="none" w:sz="0" w:space="0" w:color="auto"/>
                <w:left w:val="none" w:sz="0" w:space="0" w:color="auto"/>
                <w:bottom w:val="none" w:sz="0" w:space="0" w:color="auto"/>
                <w:right w:val="none" w:sz="0" w:space="0" w:color="auto"/>
              </w:divBdr>
            </w:div>
            <w:div w:id="332992738">
              <w:marLeft w:val="480"/>
              <w:marRight w:val="0"/>
              <w:marTop w:val="0"/>
              <w:marBottom w:val="0"/>
              <w:divBdr>
                <w:top w:val="none" w:sz="0" w:space="0" w:color="auto"/>
                <w:left w:val="none" w:sz="0" w:space="0" w:color="auto"/>
                <w:bottom w:val="none" w:sz="0" w:space="0" w:color="auto"/>
                <w:right w:val="none" w:sz="0" w:space="0" w:color="auto"/>
              </w:divBdr>
            </w:div>
            <w:div w:id="333000658">
              <w:marLeft w:val="480"/>
              <w:marRight w:val="0"/>
              <w:marTop w:val="0"/>
              <w:marBottom w:val="0"/>
              <w:divBdr>
                <w:top w:val="none" w:sz="0" w:space="0" w:color="auto"/>
                <w:left w:val="none" w:sz="0" w:space="0" w:color="auto"/>
                <w:bottom w:val="none" w:sz="0" w:space="0" w:color="auto"/>
                <w:right w:val="none" w:sz="0" w:space="0" w:color="auto"/>
              </w:divBdr>
            </w:div>
            <w:div w:id="333074162">
              <w:marLeft w:val="480"/>
              <w:marRight w:val="0"/>
              <w:marTop w:val="0"/>
              <w:marBottom w:val="0"/>
              <w:divBdr>
                <w:top w:val="none" w:sz="0" w:space="0" w:color="auto"/>
                <w:left w:val="none" w:sz="0" w:space="0" w:color="auto"/>
                <w:bottom w:val="none" w:sz="0" w:space="0" w:color="auto"/>
                <w:right w:val="none" w:sz="0" w:space="0" w:color="auto"/>
              </w:divBdr>
            </w:div>
            <w:div w:id="333074837">
              <w:marLeft w:val="480"/>
              <w:marRight w:val="0"/>
              <w:marTop w:val="0"/>
              <w:marBottom w:val="0"/>
              <w:divBdr>
                <w:top w:val="none" w:sz="0" w:space="0" w:color="auto"/>
                <w:left w:val="none" w:sz="0" w:space="0" w:color="auto"/>
                <w:bottom w:val="none" w:sz="0" w:space="0" w:color="auto"/>
                <w:right w:val="none" w:sz="0" w:space="0" w:color="auto"/>
              </w:divBdr>
            </w:div>
            <w:div w:id="333145521">
              <w:marLeft w:val="480"/>
              <w:marRight w:val="0"/>
              <w:marTop w:val="0"/>
              <w:marBottom w:val="0"/>
              <w:divBdr>
                <w:top w:val="none" w:sz="0" w:space="0" w:color="auto"/>
                <w:left w:val="none" w:sz="0" w:space="0" w:color="auto"/>
                <w:bottom w:val="none" w:sz="0" w:space="0" w:color="auto"/>
                <w:right w:val="none" w:sz="0" w:space="0" w:color="auto"/>
              </w:divBdr>
            </w:div>
            <w:div w:id="333268149">
              <w:marLeft w:val="480"/>
              <w:marRight w:val="0"/>
              <w:marTop w:val="0"/>
              <w:marBottom w:val="0"/>
              <w:divBdr>
                <w:top w:val="none" w:sz="0" w:space="0" w:color="auto"/>
                <w:left w:val="none" w:sz="0" w:space="0" w:color="auto"/>
                <w:bottom w:val="none" w:sz="0" w:space="0" w:color="auto"/>
                <w:right w:val="none" w:sz="0" w:space="0" w:color="auto"/>
              </w:divBdr>
            </w:div>
            <w:div w:id="333411341">
              <w:marLeft w:val="480"/>
              <w:marRight w:val="0"/>
              <w:marTop w:val="0"/>
              <w:marBottom w:val="0"/>
              <w:divBdr>
                <w:top w:val="none" w:sz="0" w:space="0" w:color="auto"/>
                <w:left w:val="none" w:sz="0" w:space="0" w:color="auto"/>
                <w:bottom w:val="none" w:sz="0" w:space="0" w:color="auto"/>
                <w:right w:val="none" w:sz="0" w:space="0" w:color="auto"/>
              </w:divBdr>
            </w:div>
            <w:div w:id="333531140">
              <w:marLeft w:val="480"/>
              <w:marRight w:val="0"/>
              <w:marTop w:val="0"/>
              <w:marBottom w:val="0"/>
              <w:divBdr>
                <w:top w:val="none" w:sz="0" w:space="0" w:color="auto"/>
                <w:left w:val="none" w:sz="0" w:space="0" w:color="auto"/>
                <w:bottom w:val="none" w:sz="0" w:space="0" w:color="auto"/>
                <w:right w:val="none" w:sz="0" w:space="0" w:color="auto"/>
              </w:divBdr>
            </w:div>
            <w:div w:id="333803646">
              <w:marLeft w:val="480"/>
              <w:marRight w:val="0"/>
              <w:marTop w:val="0"/>
              <w:marBottom w:val="0"/>
              <w:divBdr>
                <w:top w:val="none" w:sz="0" w:space="0" w:color="auto"/>
                <w:left w:val="none" w:sz="0" w:space="0" w:color="auto"/>
                <w:bottom w:val="none" w:sz="0" w:space="0" w:color="auto"/>
                <w:right w:val="none" w:sz="0" w:space="0" w:color="auto"/>
              </w:divBdr>
            </w:div>
            <w:div w:id="333841339">
              <w:marLeft w:val="480"/>
              <w:marRight w:val="0"/>
              <w:marTop w:val="0"/>
              <w:marBottom w:val="0"/>
              <w:divBdr>
                <w:top w:val="none" w:sz="0" w:space="0" w:color="auto"/>
                <w:left w:val="none" w:sz="0" w:space="0" w:color="auto"/>
                <w:bottom w:val="none" w:sz="0" w:space="0" w:color="auto"/>
                <w:right w:val="none" w:sz="0" w:space="0" w:color="auto"/>
              </w:divBdr>
            </w:div>
            <w:div w:id="333850084">
              <w:marLeft w:val="480"/>
              <w:marRight w:val="0"/>
              <w:marTop w:val="0"/>
              <w:marBottom w:val="0"/>
              <w:divBdr>
                <w:top w:val="none" w:sz="0" w:space="0" w:color="auto"/>
                <w:left w:val="none" w:sz="0" w:space="0" w:color="auto"/>
                <w:bottom w:val="none" w:sz="0" w:space="0" w:color="auto"/>
                <w:right w:val="none" w:sz="0" w:space="0" w:color="auto"/>
              </w:divBdr>
            </w:div>
            <w:div w:id="333919573">
              <w:marLeft w:val="480"/>
              <w:marRight w:val="0"/>
              <w:marTop w:val="0"/>
              <w:marBottom w:val="0"/>
              <w:divBdr>
                <w:top w:val="none" w:sz="0" w:space="0" w:color="auto"/>
                <w:left w:val="none" w:sz="0" w:space="0" w:color="auto"/>
                <w:bottom w:val="none" w:sz="0" w:space="0" w:color="auto"/>
                <w:right w:val="none" w:sz="0" w:space="0" w:color="auto"/>
              </w:divBdr>
            </w:div>
            <w:div w:id="334066644">
              <w:marLeft w:val="480"/>
              <w:marRight w:val="0"/>
              <w:marTop w:val="0"/>
              <w:marBottom w:val="0"/>
              <w:divBdr>
                <w:top w:val="none" w:sz="0" w:space="0" w:color="auto"/>
                <w:left w:val="none" w:sz="0" w:space="0" w:color="auto"/>
                <w:bottom w:val="none" w:sz="0" w:space="0" w:color="auto"/>
                <w:right w:val="none" w:sz="0" w:space="0" w:color="auto"/>
              </w:divBdr>
            </w:div>
            <w:div w:id="334193849">
              <w:marLeft w:val="480"/>
              <w:marRight w:val="0"/>
              <w:marTop w:val="0"/>
              <w:marBottom w:val="0"/>
              <w:divBdr>
                <w:top w:val="none" w:sz="0" w:space="0" w:color="auto"/>
                <w:left w:val="none" w:sz="0" w:space="0" w:color="auto"/>
                <w:bottom w:val="none" w:sz="0" w:space="0" w:color="auto"/>
                <w:right w:val="none" w:sz="0" w:space="0" w:color="auto"/>
              </w:divBdr>
            </w:div>
            <w:div w:id="334235957">
              <w:marLeft w:val="480"/>
              <w:marRight w:val="0"/>
              <w:marTop w:val="0"/>
              <w:marBottom w:val="0"/>
              <w:divBdr>
                <w:top w:val="none" w:sz="0" w:space="0" w:color="auto"/>
                <w:left w:val="none" w:sz="0" w:space="0" w:color="auto"/>
                <w:bottom w:val="none" w:sz="0" w:space="0" w:color="auto"/>
                <w:right w:val="none" w:sz="0" w:space="0" w:color="auto"/>
              </w:divBdr>
            </w:div>
            <w:div w:id="334306539">
              <w:marLeft w:val="480"/>
              <w:marRight w:val="0"/>
              <w:marTop w:val="0"/>
              <w:marBottom w:val="0"/>
              <w:divBdr>
                <w:top w:val="none" w:sz="0" w:space="0" w:color="auto"/>
                <w:left w:val="none" w:sz="0" w:space="0" w:color="auto"/>
                <w:bottom w:val="none" w:sz="0" w:space="0" w:color="auto"/>
                <w:right w:val="none" w:sz="0" w:space="0" w:color="auto"/>
              </w:divBdr>
            </w:div>
            <w:div w:id="334378886">
              <w:marLeft w:val="480"/>
              <w:marRight w:val="0"/>
              <w:marTop w:val="0"/>
              <w:marBottom w:val="0"/>
              <w:divBdr>
                <w:top w:val="none" w:sz="0" w:space="0" w:color="auto"/>
                <w:left w:val="none" w:sz="0" w:space="0" w:color="auto"/>
                <w:bottom w:val="none" w:sz="0" w:space="0" w:color="auto"/>
                <w:right w:val="none" w:sz="0" w:space="0" w:color="auto"/>
              </w:divBdr>
            </w:div>
            <w:div w:id="334455690">
              <w:marLeft w:val="480"/>
              <w:marRight w:val="0"/>
              <w:marTop w:val="0"/>
              <w:marBottom w:val="0"/>
              <w:divBdr>
                <w:top w:val="none" w:sz="0" w:space="0" w:color="auto"/>
                <w:left w:val="none" w:sz="0" w:space="0" w:color="auto"/>
                <w:bottom w:val="none" w:sz="0" w:space="0" w:color="auto"/>
                <w:right w:val="none" w:sz="0" w:space="0" w:color="auto"/>
              </w:divBdr>
            </w:div>
            <w:div w:id="334579022">
              <w:marLeft w:val="480"/>
              <w:marRight w:val="0"/>
              <w:marTop w:val="0"/>
              <w:marBottom w:val="0"/>
              <w:divBdr>
                <w:top w:val="none" w:sz="0" w:space="0" w:color="auto"/>
                <w:left w:val="none" w:sz="0" w:space="0" w:color="auto"/>
                <w:bottom w:val="none" w:sz="0" w:space="0" w:color="auto"/>
                <w:right w:val="none" w:sz="0" w:space="0" w:color="auto"/>
              </w:divBdr>
            </w:div>
            <w:div w:id="334692397">
              <w:marLeft w:val="480"/>
              <w:marRight w:val="0"/>
              <w:marTop w:val="0"/>
              <w:marBottom w:val="0"/>
              <w:divBdr>
                <w:top w:val="none" w:sz="0" w:space="0" w:color="auto"/>
                <w:left w:val="none" w:sz="0" w:space="0" w:color="auto"/>
                <w:bottom w:val="none" w:sz="0" w:space="0" w:color="auto"/>
                <w:right w:val="none" w:sz="0" w:space="0" w:color="auto"/>
              </w:divBdr>
            </w:div>
            <w:div w:id="334890475">
              <w:marLeft w:val="480"/>
              <w:marRight w:val="0"/>
              <w:marTop w:val="0"/>
              <w:marBottom w:val="0"/>
              <w:divBdr>
                <w:top w:val="none" w:sz="0" w:space="0" w:color="auto"/>
                <w:left w:val="none" w:sz="0" w:space="0" w:color="auto"/>
                <w:bottom w:val="none" w:sz="0" w:space="0" w:color="auto"/>
                <w:right w:val="none" w:sz="0" w:space="0" w:color="auto"/>
              </w:divBdr>
            </w:div>
            <w:div w:id="334920201">
              <w:marLeft w:val="480"/>
              <w:marRight w:val="0"/>
              <w:marTop w:val="0"/>
              <w:marBottom w:val="0"/>
              <w:divBdr>
                <w:top w:val="none" w:sz="0" w:space="0" w:color="auto"/>
                <w:left w:val="none" w:sz="0" w:space="0" w:color="auto"/>
                <w:bottom w:val="none" w:sz="0" w:space="0" w:color="auto"/>
                <w:right w:val="none" w:sz="0" w:space="0" w:color="auto"/>
              </w:divBdr>
            </w:div>
            <w:div w:id="335158978">
              <w:marLeft w:val="480"/>
              <w:marRight w:val="0"/>
              <w:marTop w:val="0"/>
              <w:marBottom w:val="0"/>
              <w:divBdr>
                <w:top w:val="none" w:sz="0" w:space="0" w:color="auto"/>
                <w:left w:val="none" w:sz="0" w:space="0" w:color="auto"/>
                <w:bottom w:val="none" w:sz="0" w:space="0" w:color="auto"/>
                <w:right w:val="none" w:sz="0" w:space="0" w:color="auto"/>
              </w:divBdr>
            </w:div>
            <w:div w:id="335227981">
              <w:marLeft w:val="480"/>
              <w:marRight w:val="0"/>
              <w:marTop w:val="0"/>
              <w:marBottom w:val="0"/>
              <w:divBdr>
                <w:top w:val="none" w:sz="0" w:space="0" w:color="auto"/>
                <w:left w:val="none" w:sz="0" w:space="0" w:color="auto"/>
                <w:bottom w:val="none" w:sz="0" w:space="0" w:color="auto"/>
                <w:right w:val="none" w:sz="0" w:space="0" w:color="auto"/>
              </w:divBdr>
            </w:div>
            <w:div w:id="335232326">
              <w:marLeft w:val="480"/>
              <w:marRight w:val="0"/>
              <w:marTop w:val="0"/>
              <w:marBottom w:val="0"/>
              <w:divBdr>
                <w:top w:val="none" w:sz="0" w:space="0" w:color="auto"/>
                <w:left w:val="none" w:sz="0" w:space="0" w:color="auto"/>
                <w:bottom w:val="none" w:sz="0" w:space="0" w:color="auto"/>
                <w:right w:val="none" w:sz="0" w:space="0" w:color="auto"/>
              </w:divBdr>
            </w:div>
            <w:div w:id="335422419">
              <w:marLeft w:val="480"/>
              <w:marRight w:val="0"/>
              <w:marTop w:val="0"/>
              <w:marBottom w:val="0"/>
              <w:divBdr>
                <w:top w:val="none" w:sz="0" w:space="0" w:color="auto"/>
                <w:left w:val="none" w:sz="0" w:space="0" w:color="auto"/>
                <w:bottom w:val="none" w:sz="0" w:space="0" w:color="auto"/>
                <w:right w:val="none" w:sz="0" w:space="0" w:color="auto"/>
              </w:divBdr>
            </w:div>
            <w:div w:id="335545132">
              <w:marLeft w:val="480"/>
              <w:marRight w:val="0"/>
              <w:marTop w:val="0"/>
              <w:marBottom w:val="0"/>
              <w:divBdr>
                <w:top w:val="none" w:sz="0" w:space="0" w:color="auto"/>
                <w:left w:val="none" w:sz="0" w:space="0" w:color="auto"/>
                <w:bottom w:val="none" w:sz="0" w:space="0" w:color="auto"/>
                <w:right w:val="none" w:sz="0" w:space="0" w:color="auto"/>
              </w:divBdr>
            </w:div>
            <w:div w:id="335546118">
              <w:marLeft w:val="480"/>
              <w:marRight w:val="0"/>
              <w:marTop w:val="0"/>
              <w:marBottom w:val="0"/>
              <w:divBdr>
                <w:top w:val="none" w:sz="0" w:space="0" w:color="auto"/>
                <w:left w:val="none" w:sz="0" w:space="0" w:color="auto"/>
                <w:bottom w:val="none" w:sz="0" w:space="0" w:color="auto"/>
                <w:right w:val="none" w:sz="0" w:space="0" w:color="auto"/>
              </w:divBdr>
            </w:div>
            <w:div w:id="335614029">
              <w:marLeft w:val="480"/>
              <w:marRight w:val="0"/>
              <w:marTop w:val="0"/>
              <w:marBottom w:val="0"/>
              <w:divBdr>
                <w:top w:val="none" w:sz="0" w:space="0" w:color="auto"/>
                <w:left w:val="none" w:sz="0" w:space="0" w:color="auto"/>
                <w:bottom w:val="none" w:sz="0" w:space="0" w:color="auto"/>
                <w:right w:val="none" w:sz="0" w:space="0" w:color="auto"/>
              </w:divBdr>
            </w:div>
            <w:div w:id="335618726">
              <w:marLeft w:val="480"/>
              <w:marRight w:val="0"/>
              <w:marTop w:val="0"/>
              <w:marBottom w:val="0"/>
              <w:divBdr>
                <w:top w:val="none" w:sz="0" w:space="0" w:color="auto"/>
                <w:left w:val="none" w:sz="0" w:space="0" w:color="auto"/>
                <w:bottom w:val="none" w:sz="0" w:space="0" w:color="auto"/>
                <w:right w:val="none" w:sz="0" w:space="0" w:color="auto"/>
              </w:divBdr>
            </w:div>
            <w:div w:id="335695183">
              <w:marLeft w:val="480"/>
              <w:marRight w:val="0"/>
              <w:marTop w:val="0"/>
              <w:marBottom w:val="0"/>
              <w:divBdr>
                <w:top w:val="none" w:sz="0" w:space="0" w:color="auto"/>
                <w:left w:val="none" w:sz="0" w:space="0" w:color="auto"/>
                <w:bottom w:val="none" w:sz="0" w:space="0" w:color="auto"/>
                <w:right w:val="none" w:sz="0" w:space="0" w:color="auto"/>
              </w:divBdr>
            </w:div>
            <w:div w:id="335767787">
              <w:marLeft w:val="480"/>
              <w:marRight w:val="0"/>
              <w:marTop w:val="0"/>
              <w:marBottom w:val="0"/>
              <w:divBdr>
                <w:top w:val="none" w:sz="0" w:space="0" w:color="auto"/>
                <w:left w:val="none" w:sz="0" w:space="0" w:color="auto"/>
                <w:bottom w:val="none" w:sz="0" w:space="0" w:color="auto"/>
                <w:right w:val="none" w:sz="0" w:space="0" w:color="auto"/>
              </w:divBdr>
            </w:div>
            <w:div w:id="335808141">
              <w:marLeft w:val="480"/>
              <w:marRight w:val="0"/>
              <w:marTop w:val="0"/>
              <w:marBottom w:val="0"/>
              <w:divBdr>
                <w:top w:val="none" w:sz="0" w:space="0" w:color="auto"/>
                <w:left w:val="none" w:sz="0" w:space="0" w:color="auto"/>
                <w:bottom w:val="none" w:sz="0" w:space="0" w:color="auto"/>
                <w:right w:val="none" w:sz="0" w:space="0" w:color="auto"/>
              </w:divBdr>
            </w:div>
            <w:div w:id="335808481">
              <w:marLeft w:val="480"/>
              <w:marRight w:val="0"/>
              <w:marTop w:val="0"/>
              <w:marBottom w:val="0"/>
              <w:divBdr>
                <w:top w:val="none" w:sz="0" w:space="0" w:color="auto"/>
                <w:left w:val="none" w:sz="0" w:space="0" w:color="auto"/>
                <w:bottom w:val="none" w:sz="0" w:space="0" w:color="auto"/>
                <w:right w:val="none" w:sz="0" w:space="0" w:color="auto"/>
              </w:divBdr>
            </w:div>
            <w:div w:id="335811268">
              <w:marLeft w:val="480"/>
              <w:marRight w:val="0"/>
              <w:marTop w:val="0"/>
              <w:marBottom w:val="0"/>
              <w:divBdr>
                <w:top w:val="none" w:sz="0" w:space="0" w:color="auto"/>
                <w:left w:val="none" w:sz="0" w:space="0" w:color="auto"/>
                <w:bottom w:val="none" w:sz="0" w:space="0" w:color="auto"/>
                <w:right w:val="none" w:sz="0" w:space="0" w:color="auto"/>
              </w:divBdr>
            </w:div>
            <w:div w:id="335886540">
              <w:marLeft w:val="480"/>
              <w:marRight w:val="0"/>
              <w:marTop w:val="0"/>
              <w:marBottom w:val="0"/>
              <w:divBdr>
                <w:top w:val="none" w:sz="0" w:space="0" w:color="auto"/>
                <w:left w:val="none" w:sz="0" w:space="0" w:color="auto"/>
                <w:bottom w:val="none" w:sz="0" w:space="0" w:color="auto"/>
                <w:right w:val="none" w:sz="0" w:space="0" w:color="auto"/>
              </w:divBdr>
            </w:div>
            <w:div w:id="335890436">
              <w:marLeft w:val="480"/>
              <w:marRight w:val="0"/>
              <w:marTop w:val="0"/>
              <w:marBottom w:val="0"/>
              <w:divBdr>
                <w:top w:val="none" w:sz="0" w:space="0" w:color="auto"/>
                <w:left w:val="none" w:sz="0" w:space="0" w:color="auto"/>
                <w:bottom w:val="none" w:sz="0" w:space="0" w:color="auto"/>
                <w:right w:val="none" w:sz="0" w:space="0" w:color="auto"/>
              </w:divBdr>
            </w:div>
            <w:div w:id="335964783">
              <w:marLeft w:val="480"/>
              <w:marRight w:val="0"/>
              <w:marTop w:val="0"/>
              <w:marBottom w:val="0"/>
              <w:divBdr>
                <w:top w:val="none" w:sz="0" w:space="0" w:color="auto"/>
                <w:left w:val="none" w:sz="0" w:space="0" w:color="auto"/>
                <w:bottom w:val="none" w:sz="0" w:space="0" w:color="auto"/>
                <w:right w:val="none" w:sz="0" w:space="0" w:color="auto"/>
              </w:divBdr>
            </w:div>
            <w:div w:id="336005694">
              <w:marLeft w:val="480"/>
              <w:marRight w:val="0"/>
              <w:marTop w:val="0"/>
              <w:marBottom w:val="0"/>
              <w:divBdr>
                <w:top w:val="none" w:sz="0" w:space="0" w:color="auto"/>
                <w:left w:val="none" w:sz="0" w:space="0" w:color="auto"/>
                <w:bottom w:val="none" w:sz="0" w:space="0" w:color="auto"/>
                <w:right w:val="none" w:sz="0" w:space="0" w:color="auto"/>
              </w:divBdr>
            </w:div>
            <w:div w:id="336074858">
              <w:marLeft w:val="480"/>
              <w:marRight w:val="0"/>
              <w:marTop w:val="0"/>
              <w:marBottom w:val="0"/>
              <w:divBdr>
                <w:top w:val="none" w:sz="0" w:space="0" w:color="auto"/>
                <w:left w:val="none" w:sz="0" w:space="0" w:color="auto"/>
                <w:bottom w:val="none" w:sz="0" w:space="0" w:color="auto"/>
                <w:right w:val="none" w:sz="0" w:space="0" w:color="auto"/>
              </w:divBdr>
            </w:div>
            <w:div w:id="336229087">
              <w:marLeft w:val="480"/>
              <w:marRight w:val="0"/>
              <w:marTop w:val="0"/>
              <w:marBottom w:val="0"/>
              <w:divBdr>
                <w:top w:val="none" w:sz="0" w:space="0" w:color="auto"/>
                <w:left w:val="none" w:sz="0" w:space="0" w:color="auto"/>
                <w:bottom w:val="none" w:sz="0" w:space="0" w:color="auto"/>
                <w:right w:val="none" w:sz="0" w:space="0" w:color="auto"/>
              </w:divBdr>
            </w:div>
            <w:div w:id="336232424">
              <w:marLeft w:val="480"/>
              <w:marRight w:val="0"/>
              <w:marTop w:val="0"/>
              <w:marBottom w:val="0"/>
              <w:divBdr>
                <w:top w:val="none" w:sz="0" w:space="0" w:color="auto"/>
                <w:left w:val="none" w:sz="0" w:space="0" w:color="auto"/>
                <w:bottom w:val="none" w:sz="0" w:space="0" w:color="auto"/>
                <w:right w:val="none" w:sz="0" w:space="0" w:color="auto"/>
              </w:divBdr>
            </w:div>
            <w:div w:id="336269878">
              <w:marLeft w:val="480"/>
              <w:marRight w:val="0"/>
              <w:marTop w:val="0"/>
              <w:marBottom w:val="0"/>
              <w:divBdr>
                <w:top w:val="none" w:sz="0" w:space="0" w:color="auto"/>
                <w:left w:val="none" w:sz="0" w:space="0" w:color="auto"/>
                <w:bottom w:val="none" w:sz="0" w:space="0" w:color="auto"/>
                <w:right w:val="none" w:sz="0" w:space="0" w:color="auto"/>
              </w:divBdr>
            </w:div>
            <w:div w:id="336276161">
              <w:marLeft w:val="480"/>
              <w:marRight w:val="0"/>
              <w:marTop w:val="0"/>
              <w:marBottom w:val="0"/>
              <w:divBdr>
                <w:top w:val="none" w:sz="0" w:space="0" w:color="auto"/>
                <w:left w:val="none" w:sz="0" w:space="0" w:color="auto"/>
                <w:bottom w:val="none" w:sz="0" w:space="0" w:color="auto"/>
                <w:right w:val="none" w:sz="0" w:space="0" w:color="auto"/>
              </w:divBdr>
            </w:div>
            <w:div w:id="336422932">
              <w:marLeft w:val="480"/>
              <w:marRight w:val="0"/>
              <w:marTop w:val="0"/>
              <w:marBottom w:val="0"/>
              <w:divBdr>
                <w:top w:val="none" w:sz="0" w:space="0" w:color="auto"/>
                <w:left w:val="none" w:sz="0" w:space="0" w:color="auto"/>
                <w:bottom w:val="none" w:sz="0" w:space="0" w:color="auto"/>
                <w:right w:val="none" w:sz="0" w:space="0" w:color="auto"/>
              </w:divBdr>
            </w:div>
            <w:div w:id="336423960">
              <w:marLeft w:val="480"/>
              <w:marRight w:val="0"/>
              <w:marTop w:val="0"/>
              <w:marBottom w:val="0"/>
              <w:divBdr>
                <w:top w:val="none" w:sz="0" w:space="0" w:color="auto"/>
                <w:left w:val="none" w:sz="0" w:space="0" w:color="auto"/>
                <w:bottom w:val="none" w:sz="0" w:space="0" w:color="auto"/>
                <w:right w:val="none" w:sz="0" w:space="0" w:color="auto"/>
              </w:divBdr>
            </w:div>
            <w:div w:id="336465860">
              <w:marLeft w:val="480"/>
              <w:marRight w:val="0"/>
              <w:marTop w:val="0"/>
              <w:marBottom w:val="0"/>
              <w:divBdr>
                <w:top w:val="none" w:sz="0" w:space="0" w:color="auto"/>
                <w:left w:val="none" w:sz="0" w:space="0" w:color="auto"/>
                <w:bottom w:val="none" w:sz="0" w:space="0" w:color="auto"/>
                <w:right w:val="none" w:sz="0" w:space="0" w:color="auto"/>
              </w:divBdr>
            </w:div>
            <w:div w:id="336538202">
              <w:marLeft w:val="480"/>
              <w:marRight w:val="0"/>
              <w:marTop w:val="0"/>
              <w:marBottom w:val="0"/>
              <w:divBdr>
                <w:top w:val="none" w:sz="0" w:space="0" w:color="auto"/>
                <w:left w:val="none" w:sz="0" w:space="0" w:color="auto"/>
                <w:bottom w:val="none" w:sz="0" w:space="0" w:color="auto"/>
                <w:right w:val="none" w:sz="0" w:space="0" w:color="auto"/>
              </w:divBdr>
            </w:div>
            <w:div w:id="336542478">
              <w:marLeft w:val="480"/>
              <w:marRight w:val="0"/>
              <w:marTop w:val="0"/>
              <w:marBottom w:val="0"/>
              <w:divBdr>
                <w:top w:val="none" w:sz="0" w:space="0" w:color="auto"/>
                <w:left w:val="none" w:sz="0" w:space="0" w:color="auto"/>
                <w:bottom w:val="none" w:sz="0" w:space="0" w:color="auto"/>
                <w:right w:val="none" w:sz="0" w:space="0" w:color="auto"/>
              </w:divBdr>
            </w:div>
            <w:div w:id="336616477">
              <w:marLeft w:val="480"/>
              <w:marRight w:val="0"/>
              <w:marTop w:val="0"/>
              <w:marBottom w:val="0"/>
              <w:divBdr>
                <w:top w:val="none" w:sz="0" w:space="0" w:color="auto"/>
                <w:left w:val="none" w:sz="0" w:space="0" w:color="auto"/>
                <w:bottom w:val="none" w:sz="0" w:space="0" w:color="auto"/>
                <w:right w:val="none" w:sz="0" w:space="0" w:color="auto"/>
              </w:divBdr>
            </w:div>
            <w:div w:id="336616769">
              <w:marLeft w:val="480"/>
              <w:marRight w:val="0"/>
              <w:marTop w:val="0"/>
              <w:marBottom w:val="0"/>
              <w:divBdr>
                <w:top w:val="none" w:sz="0" w:space="0" w:color="auto"/>
                <w:left w:val="none" w:sz="0" w:space="0" w:color="auto"/>
                <w:bottom w:val="none" w:sz="0" w:space="0" w:color="auto"/>
                <w:right w:val="none" w:sz="0" w:space="0" w:color="auto"/>
              </w:divBdr>
            </w:div>
            <w:div w:id="336621700">
              <w:marLeft w:val="480"/>
              <w:marRight w:val="0"/>
              <w:marTop w:val="0"/>
              <w:marBottom w:val="0"/>
              <w:divBdr>
                <w:top w:val="none" w:sz="0" w:space="0" w:color="auto"/>
                <w:left w:val="none" w:sz="0" w:space="0" w:color="auto"/>
                <w:bottom w:val="none" w:sz="0" w:space="0" w:color="auto"/>
                <w:right w:val="none" w:sz="0" w:space="0" w:color="auto"/>
              </w:divBdr>
            </w:div>
            <w:div w:id="336730653">
              <w:marLeft w:val="480"/>
              <w:marRight w:val="0"/>
              <w:marTop w:val="0"/>
              <w:marBottom w:val="0"/>
              <w:divBdr>
                <w:top w:val="none" w:sz="0" w:space="0" w:color="auto"/>
                <w:left w:val="none" w:sz="0" w:space="0" w:color="auto"/>
                <w:bottom w:val="none" w:sz="0" w:space="0" w:color="auto"/>
                <w:right w:val="none" w:sz="0" w:space="0" w:color="auto"/>
              </w:divBdr>
            </w:div>
            <w:div w:id="336733599">
              <w:marLeft w:val="480"/>
              <w:marRight w:val="0"/>
              <w:marTop w:val="0"/>
              <w:marBottom w:val="0"/>
              <w:divBdr>
                <w:top w:val="none" w:sz="0" w:space="0" w:color="auto"/>
                <w:left w:val="none" w:sz="0" w:space="0" w:color="auto"/>
                <w:bottom w:val="none" w:sz="0" w:space="0" w:color="auto"/>
                <w:right w:val="none" w:sz="0" w:space="0" w:color="auto"/>
              </w:divBdr>
            </w:div>
            <w:div w:id="336735596">
              <w:marLeft w:val="480"/>
              <w:marRight w:val="0"/>
              <w:marTop w:val="0"/>
              <w:marBottom w:val="0"/>
              <w:divBdr>
                <w:top w:val="none" w:sz="0" w:space="0" w:color="auto"/>
                <w:left w:val="none" w:sz="0" w:space="0" w:color="auto"/>
                <w:bottom w:val="none" w:sz="0" w:space="0" w:color="auto"/>
                <w:right w:val="none" w:sz="0" w:space="0" w:color="auto"/>
              </w:divBdr>
            </w:div>
            <w:div w:id="336736038">
              <w:marLeft w:val="480"/>
              <w:marRight w:val="0"/>
              <w:marTop w:val="0"/>
              <w:marBottom w:val="0"/>
              <w:divBdr>
                <w:top w:val="none" w:sz="0" w:space="0" w:color="auto"/>
                <w:left w:val="none" w:sz="0" w:space="0" w:color="auto"/>
                <w:bottom w:val="none" w:sz="0" w:space="0" w:color="auto"/>
                <w:right w:val="none" w:sz="0" w:space="0" w:color="auto"/>
              </w:divBdr>
            </w:div>
            <w:div w:id="336885323">
              <w:marLeft w:val="480"/>
              <w:marRight w:val="0"/>
              <w:marTop w:val="0"/>
              <w:marBottom w:val="0"/>
              <w:divBdr>
                <w:top w:val="none" w:sz="0" w:space="0" w:color="auto"/>
                <w:left w:val="none" w:sz="0" w:space="0" w:color="auto"/>
                <w:bottom w:val="none" w:sz="0" w:space="0" w:color="auto"/>
                <w:right w:val="none" w:sz="0" w:space="0" w:color="auto"/>
              </w:divBdr>
            </w:div>
            <w:div w:id="336927242">
              <w:marLeft w:val="480"/>
              <w:marRight w:val="0"/>
              <w:marTop w:val="0"/>
              <w:marBottom w:val="0"/>
              <w:divBdr>
                <w:top w:val="none" w:sz="0" w:space="0" w:color="auto"/>
                <w:left w:val="none" w:sz="0" w:space="0" w:color="auto"/>
                <w:bottom w:val="none" w:sz="0" w:space="0" w:color="auto"/>
                <w:right w:val="none" w:sz="0" w:space="0" w:color="auto"/>
              </w:divBdr>
            </w:div>
            <w:div w:id="336999172">
              <w:marLeft w:val="480"/>
              <w:marRight w:val="0"/>
              <w:marTop w:val="0"/>
              <w:marBottom w:val="0"/>
              <w:divBdr>
                <w:top w:val="none" w:sz="0" w:space="0" w:color="auto"/>
                <w:left w:val="none" w:sz="0" w:space="0" w:color="auto"/>
                <w:bottom w:val="none" w:sz="0" w:space="0" w:color="auto"/>
                <w:right w:val="none" w:sz="0" w:space="0" w:color="auto"/>
              </w:divBdr>
            </w:div>
            <w:div w:id="337274199">
              <w:marLeft w:val="480"/>
              <w:marRight w:val="0"/>
              <w:marTop w:val="0"/>
              <w:marBottom w:val="0"/>
              <w:divBdr>
                <w:top w:val="none" w:sz="0" w:space="0" w:color="auto"/>
                <w:left w:val="none" w:sz="0" w:space="0" w:color="auto"/>
                <w:bottom w:val="none" w:sz="0" w:space="0" w:color="auto"/>
                <w:right w:val="none" w:sz="0" w:space="0" w:color="auto"/>
              </w:divBdr>
            </w:div>
            <w:div w:id="337314167">
              <w:marLeft w:val="480"/>
              <w:marRight w:val="0"/>
              <w:marTop w:val="0"/>
              <w:marBottom w:val="0"/>
              <w:divBdr>
                <w:top w:val="none" w:sz="0" w:space="0" w:color="auto"/>
                <w:left w:val="none" w:sz="0" w:space="0" w:color="auto"/>
                <w:bottom w:val="none" w:sz="0" w:space="0" w:color="auto"/>
                <w:right w:val="none" w:sz="0" w:space="0" w:color="auto"/>
              </w:divBdr>
            </w:div>
            <w:div w:id="337345482">
              <w:marLeft w:val="480"/>
              <w:marRight w:val="0"/>
              <w:marTop w:val="0"/>
              <w:marBottom w:val="0"/>
              <w:divBdr>
                <w:top w:val="none" w:sz="0" w:space="0" w:color="auto"/>
                <w:left w:val="none" w:sz="0" w:space="0" w:color="auto"/>
                <w:bottom w:val="none" w:sz="0" w:space="0" w:color="auto"/>
                <w:right w:val="none" w:sz="0" w:space="0" w:color="auto"/>
              </w:divBdr>
            </w:div>
            <w:div w:id="337539998">
              <w:marLeft w:val="480"/>
              <w:marRight w:val="0"/>
              <w:marTop w:val="0"/>
              <w:marBottom w:val="0"/>
              <w:divBdr>
                <w:top w:val="none" w:sz="0" w:space="0" w:color="auto"/>
                <w:left w:val="none" w:sz="0" w:space="0" w:color="auto"/>
                <w:bottom w:val="none" w:sz="0" w:space="0" w:color="auto"/>
                <w:right w:val="none" w:sz="0" w:space="0" w:color="auto"/>
              </w:divBdr>
            </w:div>
            <w:div w:id="337654704">
              <w:marLeft w:val="480"/>
              <w:marRight w:val="0"/>
              <w:marTop w:val="0"/>
              <w:marBottom w:val="0"/>
              <w:divBdr>
                <w:top w:val="none" w:sz="0" w:space="0" w:color="auto"/>
                <w:left w:val="none" w:sz="0" w:space="0" w:color="auto"/>
                <w:bottom w:val="none" w:sz="0" w:space="0" w:color="auto"/>
                <w:right w:val="none" w:sz="0" w:space="0" w:color="auto"/>
              </w:divBdr>
            </w:div>
            <w:div w:id="337729848">
              <w:marLeft w:val="480"/>
              <w:marRight w:val="0"/>
              <w:marTop w:val="0"/>
              <w:marBottom w:val="0"/>
              <w:divBdr>
                <w:top w:val="none" w:sz="0" w:space="0" w:color="auto"/>
                <w:left w:val="none" w:sz="0" w:space="0" w:color="auto"/>
                <w:bottom w:val="none" w:sz="0" w:space="0" w:color="auto"/>
                <w:right w:val="none" w:sz="0" w:space="0" w:color="auto"/>
              </w:divBdr>
            </w:div>
            <w:div w:id="337734906">
              <w:marLeft w:val="480"/>
              <w:marRight w:val="0"/>
              <w:marTop w:val="0"/>
              <w:marBottom w:val="0"/>
              <w:divBdr>
                <w:top w:val="none" w:sz="0" w:space="0" w:color="auto"/>
                <w:left w:val="none" w:sz="0" w:space="0" w:color="auto"/>
                <w:bottom w:val="none" w:sz="0" w:space="0" w:color="auto"/>
                <w:right w:val="none" w:sz="0" w:space="0" w:color="auto"/>
              </w:divBdr>
            </w:div>
            <w:div w:id="337737273">
              <w:marLeft w:val="480"/>
              <w:marRight w:val="0"/>
              <w:marTop w:val="0"/>
              <w:marBottom w:val="0"/>
              <w:divBdr>
                <w:top w:val="none" w:sz="0" w:space="0" w:color="auto"/>
                <w:left w:val="none" w:sz="0" w:space="0" w:color="auto"/>
                <w:bottom w:val="none" w:sz="0" w:space="0" w:color="auto"/>
                <w:right w:val="none" w:sz="0" w:space="0" w:color="auto"/>
              </w:divBdr>
            </w:div>
            <w:div w:id="337737541">
              <w:marLeft w:val="480"/>
              <w:marRight w:val="0"/>
              <w:marTop w:val="0"/>
              <w:marBottom w:val="0"/>
              <w:divBdr>
                <w:top w:val="none" w:sz="0" w:space="0" w:color="auto"/>
                <w:left w:val="none" w:sz="0" w:space="0" w:color="auto"/>
                <w:bottom w:val="none" w:sz="0" w:space="0" w:color="auto"/>
                <w:right w:val="none" w:sz="0" w:space="0" w:color="auto"/>
              </w:divBdr>
            </w:div>
            <w:div w:id="337928572">
              <w:marLeft w:val="480"/>
              <w:marRight w:val="0"/>
              <w:marTop w:val="0"/>
              <w:marBottom w:val="0"/>
              <w:divBdr>
                <w:top w:val="none" w:sz="0" w:space="0" w:color="auto"/>
                <w:left w:val="none" w:sz="0" w:space="0" w:color="auto"/>
                <w:bottom w:val="none" w:sz="0" w:space="0" w:color="auto"/>
                <w:right w:val="none" w:sz="0" w:space="0" w:color="auto"/>
              </w:divBdr>
            </w:div>
            <w:div w:id="337928831">
              <w:marLeft w:val="480"/>
              <w:marRight w:val="0"/>
              <w:marTop w:val="0"/>
              <w:marBottom w:val="0"/>
              <w:divBdr>
                <w:top w:val="none" w:sz="0" w:space="0" w:color="auto"/>
                <w:left w:val="none" w:sz="0" w:space="0" w:color="auto"/>
                <w:bottom w:val="none" w:sz="0" w:space="0" w:color="auto"/>
                <w:right w:val="none" w:sz="0" w:space="0" w:color="auto"/>
              </w:divBdr>
            </w:div>
            <w:div w:id="338042874">
              <w:marLeft w:val="480"/>
              <w:marRight w:val="0"/>
              <w:marTop w:val="0"/>
              <w:marBottom w:val="0"/>
              <w:divBdr>
                <w:top w:val="none" w:sz="0" w:space="0" w:color="auto"/>
                <w:left w:val="none" w:sz="0" w:space="0" w:color="auto"/>
                <w:bottom w:val="none" w:sz="0" w:space="0" w:color="auto"/>
                <w:right w:val="none" w:sz="0" w:space="0" w:color="auto"/>
              </w:divBdr>
            </w:div>
            <w:div w:id="338044852">
              <w:marLeft w:val="480"/>
              <w:marRight w:val="0"/>
              <w:marTop w:val="0"/>
              <w:marBottom w:val="0"/>
              <w:divBdr>
                <w:top w:val="none" w:sz="0" w:space="0" w:color="auto"/>
                <w:left w:val="none" w:sz="0" w:space="0" w:color="auto"/>
                <w:bottom w:val="none" w:sz="0" w:space="0" w:color="auto"/>
                <w:right w:val="none" w:sz="0" w:space="0" w:color="auto"/>
              </w:divBdr>
            </w:div>
            <w:div w:id="338197605">
              <w:marLeft w:val="480"/>
              <w:marRight w:val="0"/>
              <w:marTop w:val="0"/>
              <w:marBottom w:val="0"/>
              <w:divBdr>
                <w:top w:val="none" w:sz="0" w:space="0" w:color="auto"/>
                <w:left w:val="none" w:sz="0" w:space="0" w:color="auto"/>
                <w:bottom w:val="none" w:sz="0" w:space="0" w:color="auto"/>
                <w:right w:val="none" w:sz="0" w:space="0" w:color="auto"/>
              </w:divBdr>
            </w:div>
            <w:div w:id="338234851">
              <w:marLeft w:val="480"/>
              <w:marRight w:val="0"/>
              <w:marTop w:val="0"/>
              <w:marBottom w:val="0"/>
              <w:divBdr>
                <w:top w:val="none" w:sz="0" w:space="0" w:color="auto"/>
                <w:left w:val="none" w:sz="0" w:space="0" w:color="auto"/>
                <w:bottom w:val="none" w:sz="0" w:space="0" w:color="auto"/>
                <w:right w:val="none" w:sz="0" w:space="0" w:color="auto"/>
              </w:divBdr>
            </w:div>
            <w:div w:id="338235667">
              <w:marLeft w:val="480"/>
              <w:marRight w:val="0"/>
              <w:marTop w:val="0"/>
              <w:marBottom w:val="0"/>
              <w:divBdr>
                <w:top w:val="none" w:sz="0" w:space="0" w:color="auto"/>
                <w:left w:val="none" w:sz="0" w:space="0" w:color="auto"/>
                <w:bottom w:val="none" w:sz="0" w:space="0" w:color="auto"/>
                <w:right w:val="none" w:sz="0" w:space="0" w:color="auto"/>
              </w:divBdr>
            </w:div>
            <w:div w:id="338311270">
              <w:marLeft w:val="480"/>
              <w:marRight w:val="0"/>
              <w:marTop w:val="0"/>
              <w:marBottom w:val="0"/>
              <w:divBdr>
                <w:top w:val="none" w:sz="0" w:space="0" w:color="auto"/>
                <w:left w:val="none" w:sz="0" w:space="0" w:color="auto"/>
                <w:bottom w:val="none" w:sz="0" w:space="0" w:color="auto"/>
                <w:right w:val="none" w:sz="0" w:space="0" w:color="auto"/>
              </w:divBdr>
            </w:div>
            <w:div w:id="338316855">
              <w:marLeft w:val="480"/>
              <w:marRight w:val="0"/>
              <w:marTop w:val="0"/>
              <w:marBottom w:val="0"/>
              <w:divBdr>
                <w:top w:val="none" w:sz="0" w:space="0" w:color="auto"/>
                <w:left w:val="none" w:sz="0" w:space="0" w:color="auto"/>
                <w:bottom w:val="none" w:sz="0" w:space="0" w:color="auto"/>
                <w:right w:val="none" w:sz="0" w:space="0" w:color="auto"/>
              </w:divBdr>
            </w:div>
            <w:div w:id="338393208">
              <w:marLeft w:val="480"/>
              <w:marRight w:val="0"/>
              <w:marTop w:val="0"/>
              <w:marBottom w:val="0"/>
              <w:divBdr>
                <w:top w:val="none" w:sz="0" w:space="0" w:color="auto"/>
                <w:left w:val="none" w:sz="0" w:space="0" w:color="auto"/>
                <w:bottom w:val="none" w:sz="0" w:space="0" w:color="auto"/>
                <w:right w:val="none" w:sz="0" w:space="0" w:color="auto"/>
              </w:divBdr>
            </w:div>
            <w:div w:id="338428851">
              <w:marLeft w:val="480"/>
              <w:marRight w:val="0"/>
              <w:marTop w:val="0"/>
              <w:marBottom w:val="0"/>
              <w:divBdr>
                <w:top w:val="none" w:sz="0" w:space="0" w:color="auto"/>
                <w:left w:val="none" w:sz="0" w:space="0" w:color="auto"/>
                <w:bottom w:val="none" w:sz="0" w:space="0" w:color="auto"/>
                <w:right w:val="none" w:sz="0" w:space="0" w:color="auto"/>
              </w:divBdr>
            </w:div>
            <w:div w:id="338429653">
              <w:marLeft w:val="480"/>
              <w:marRight w:val="0"/>
              <w:marTop w:val="0"/>
              <w:marBottom w:val="0"/>
              <w:divBdr>
                <w:top w:val="none" w:sz="0" w:space="0" w:color="auto"/>
                <w:left w:val="none" w:sz="0" w:space="0" w:color="auto"/>
                <w:bottom w:val="none" w:sz="0" w:space="0" w:color="auto"/>
                <w:right w:val="none" w:sz="0" w:space="0" w:color="auto"/>
              </w:divBdr>
            </w:div>
            <w:div w:id="338582188">
              <w:marLeft w:val="480"/>
              <w:marRight w:val="0"/>
              <w:marTop w:val="0"/>
              <w:marBottom w:val="0"/>
              <w:divBdr>
                <w:top w:val="none" w:sz="0" w:space="0" w:color="auto"/>
                <w:left w:val="none" w:sz="0" w:space="0" w:color="auto"/>
                <w:bottom w:val="none" w:sz="0" w:space="0" w:color="auto"/>
                <w:right w:val="none" w:sz="0" w:space="0" w:color="auto"/>
              </w:divBdr>
            </w:div>
            <w:div w:id="338585573">
              <w:marLeft w:val="480"/>
              <w:marRight w:val="0"/>
              <w:marTop w:val="0"/>
              <w:marBottom w:val="0"/>
              <w:divBdr>
                <w:top w:val="none" w:sz="0" w:space="0" w:color="auto"/>
                <w:left w:val="none" w:sz="0" w:space="0" w:color="auto"/>
                <w:bottom w:val="none" w:sz="0" w:space="0" w:color="auto"/>
                <w:right w:val="none" w:sz="0" w:space="0" w:color="auto"/>
              </w:divBdr>
            </w:div>
            <w:div w:id="338629228">
              <w:marLeft w:val="480"/>
              <w:marRight w:val="0"/>
              <w:marTop w:val="0"/>
              <w:marBottom w:val="0"/>
              <w:divBdr>
                <w:top w:val="none" w:sz="0" w:space="0" w:color="auto"/>
                <w:left w:val="none" w:sz="0" w:space="0" w:color="auto"/>
                <w:bottom w:val="none" w:sz="0" w:space="0" w:color="auto"/>
                <w:right w:val="none" w:sz="0" w:space="0" w:color="auto"/>
              </w:divBdr>
            </w:div>
            <w:div w:id="338702398">
              <w:marLeft w:val="480"/>
              <w:marRight w:val="0"/>
              <w:marTop w:val="0"/>
              <w:marBottom w:val="0"/>
              <w:divBdr>
                <w:top w:val="none" w:sz="0" w:space="0" w:color="auto"/>
                <w:left w:val="none" w:sz="0" w:space="0" w:color="auto"/>
                <w:bottom w:val="none" w:sz="0" w:space="0" w:color="auto"/>
                <w:right w:val="none" w:sz="0" w:space="0" w:color="auto"/>
              </w:divBdr>
            </w:div>
            <w:div w:id="338777441">
              <w:marLeft w:val="480"/>
              <w:marRight w:val="0"/>
              <w:marTop w:val="0"/>
              <w:marBottom w:val="0"/>
              <w:divBdr>
                <w:top w:val="none" w:sz="0" w:space="0" w:color="auto"/>
                <w:left w:val="none" w:sz="0" w:space="0" w:color="auto"/>
                <w:bottom w:val="none" w:sz="0" w:space="0" w:color="auto"/>
                <w:right w:val="none" w:sz="0" w:space="0" w:color="auto"/>
              </w:divBdr>
            </w:div>
            <w:div w:id="338852985">
              <w:marLeft w:val="480"/>
              <w:marRight w:val="0"/>
              <w:marTop w:val="0"/>
              <w:marBottom w:val="0"/>
              <w:divBdr>
                <w:top w:val="none" w:sz="0" w:space="0" w:color="auto"/>
                <w:left w:val="none" w:sz="0" w:space="0" w:color="auto"/>
                <w:bottom w:val="none" w:sz="0" w:space="0" w:color="auto"/>
                <w:right w:val="none" w:sz="0" w:space="0" w:color="auto"/>
              </w:divBdr>
            </w:div>
            <w:div w:id="338966935">
              <w:marLeft w:val="480"/>
              <w:marRight w:val="0"/>
              <w:marTop w:val="0"/>
              <w:marBottom w:val="0"/>
              <w:divBdr>
                <w:top w:val="none" w:sz="0" w:space="0" w:color="auto"/>
                <w:left w:val="none" w:sz="0" w:space="0" w:color="auto"/>
                <w:bottom w:val="none" w:sz="0" w:space="0" w:color="auto"/>
                <w:right w:val="none" w:sz="0" w:space="0" w:color="auto"/>
              </w:divBdr>
            </w:div>
            <w:div w:id="339086420">
              <w:marLeft w:val="480"/>
              <w:marRight w:val="0"/>
              <w:marTop w:val="0"/>
              <w:marBottom w:val="0"/>
              <w:divBdr>
                <w:top w:val="none" w:sz="0" w:space="0" w:color="auto"/>
                <w:left w:val="none" w:sz="0" w:space="0" w:color="auto"/>
                <w:bottom w:val="none" w:sz="0" w:space="0" w:color="auto"/>
                <w:right w:val="none" w:sz="0" w:space="0" w:color="auto"/>
              </w:divBdr>
            </w:div>
            <w:div w:id="339167187">
              <w:marLeft w:val="480"/>
              <w:marRight w:val="0"/>
              <w:marTop w:val="0"/>
              <w:marBottom w:val="0"/>
              <w:divBdr>
                <w:top w:val="none" w:sz="0" w:space="0" w:color="auto"/>
                <w:left w:val="none" w:sz="0" w:space="0" w:color="auto"/>
                <w:bottom w:val="none" w:sz="0" w:space="0" w:color="auto"/>
                <w:right w:val="none" w:sz="0" w:space="0" w:color="auto"/>
              </w:divBdr>
            </w:div>
            <w:div w:id="339352860">
              <w:marLeft w:val="480"/>
              <w:marRight w:val="0"/>
              <w:marTop w:val="0"/>
              <w:marBottom w:val="0"/>
              <w:divBdr>
                <w:top w:val="none" w:sz="0" w:space="0" w:color="auto"/>
                <w:left w:val="none" w:sz="0" w:space="0" w:color="auto"/>
                <w:bottom w:val="none" w:sz="0" w:space="0" w:color="auto"/>
                <w:right w:val="none" w:sz="0" w:space="0" w:color="auto"/>
              </w:divBdr>
            </w:div>
            <w:div w:id="339502181">
              <w:marLeft w:val="480"/>
              <w:marRight w:val="0"/>
              <w:marTop w:val="0"/>
              <w:marBottom w:val="0"/>
              <w:divBdr>
                <w:top w:val="none" w:sz="0" w:space="0" w:color="auto"/>
                <w:left w:val="none" w:sz="0" w:space="0" w:color="auto"/>
                <w:bottom w:val="none" w:sz="0" w:space="0" w:color="auto"/>
                <w:right w:val="none" w:sz="0" w:space="0" w:color="auto"/>
              </w:divBdr>
            </w:div>
            <w:div w:id="339546059">
              <w:marLeft w:val="480"/>
              <w:marRight w:val="0"/>
              <w:marTop w:val="0"/>
              <w:marBottom w:val="0"/>
              <w:divBdr>
                <w:top w:val="none" w:sz="0" w:space="0" w:color="auto"/>
                <w:left w:val="none" w:sz="0" w:space="0" w:color="auto"/>
                <w:bottom w:val="none" w:sz="0" w:space="0" w:color="auto"/>
                <w:right w:val="none" w:sz="0" w:space="0" w:color="auto"/>
              </w:divBdr>
            </w:div>
            <w:div w:id="339622639">
              <w:marLeft w:val="480"/>
              <w:marRight w:val="0"/>
              <w:marTop w:val="0"/>
              <w:marBottom w:val="0"/>
              <w:divBdr>
                <w:top w:val="none" w:sz="0" w:space="0" w:color="auto"/>
                <w:left w:val="none" w:sz="0" w:space="0" w:color="auto"/>
                <w:bottom w:val="none" w:sz="0" w:space="0" w:color="auto"/>
                <w:right w:val="none" w:sz="0" w:space="0" w:color="auto"/>
              </w:divBdr>
            </w:div>
            <w:div w:id="339695526">
              <w:marLeft w:val="480"/>
              <w:marRight w:val="0"/>
              <w:marTop w:val="0"/>
              <w:marBottom w:val="0"/>
              <w:divBdr>
                <w:top w:val="none" w:sz="0" w:space="0" w:color="auto"/>
                <w:left w:val="none" w:sz="0" w:space="0" w:color="auto"/>
                <w:bottom w:val="none" w:sz="0" w:space="0" w:color="auto"/>
                <w:right w:val="none" w:sz="0" w:space="0" w:color="auto"/>
              </w:divBdr>
            </w:div>
            <w:div w:id="339700976">
              <w:marLeft w:val="480"/>
              <w:marRight w:val="0"/>
              <w:marTop w:val="0"/>
              <w:marBottom w:val="0"/>
              <w:divBdr>
                <w:top w:val="none" w:sz="0" w:space="0" w:color="auto"/>
                <w:left w:val="none" w:sz="0" w:space="0" w:color="auto"/>
                <w:bottom w:val="none" w:sz="0" w:space="0" w:color="auto"/>
                <w:right w:val="none" w:sz="0" w:space="0" w:color="auto"/>
              </w:divBdr>
            </w:div>
            <w:div w:id="339702818">
              <w:marLeft w:val="480"/>
              <w:marRight w:val="0"/>
              <w:marTop w:val="0"/>
              <w:marBottom w:val="0"/>
              <w:divBdr>
                <w:top w:val="none" w:sz="0" w:space="0" w:color="auto"/>
                <w:left w:val="none" w:sz="0" w:space="0" w:color="auto"/>
                <w:bottom w:val="none" w:sz="0" w:space="0" w:color="auto"/>
                <w:right w:val="none" w:sz="0" w:space="0" w:color="auto"/>
              </w:divBdr>
            </w:div>
            <w:div w:id="340089192">
              <w:marLeft w:val="480"/>
              <w:marRight w:val="0"/>
              <w:marTop w:val="0"/>
              <w:marBottom w:val="0"/>
              <w:divBdr>
                <w:top w:val="none" w:sz="0" w:space="0" w:color="auto"/>
                <w:left w:val="none" w:sz="0" w:space="0" w:color="auto"/>
                <w:bottom w:val="none" w:sz="0" w:space="0" w:color="auto"/>
                <w:right w:val="none" w:sz="0" w:space="0" w:color="auto"/>
              </w:divBdr>
            </w:div>
            <w:div w:id="340158046">
              <w:marLeft w:val="480"/>
              <w:marRight w:val="0"/>
              <w:marTop w:val="0"/>
              <w:marBottom w:val="0"/>
              <w:divBdr>
                <w:top w:val="none" w:sz="0" w:space="0" w:color="auto"/>
                <w:left w:val="none" w:sz="0" w:space="0" w:color="auto"/>
                <w:bottom w:val="none" w:sz="0" w:space="0" w:color="auto"/>
                <w:right w:val="none" w:sz="0" w:space="0" w:color="auto"/>
              </w:divBdr>
            </w:div>
            <w:div w:id="340201656">
              <w:marLeft w:val="480"/>
              <w:marRight w:val="0"/>
              <w:marTop w:val="0"/>
              <w:marBottom w:val="0"/>
              <w:divBdr>
                <w:top w:val="none" w:sz="0" w:space="0" w:color="auto"/>
                <w:left w:val="none" w:sz="0" w:space="0" w:color="auto"/>
                <w:bottom w:val="none" w:sz="0" w:space="0" w:color="auto"/>
                <w:right w:val="none" w:sz="0" w:space="0" w:color="auto"/>
              </w:divBdr>
            </w:div>
            <w:div w:id="340279537">
              <w:marLeft w:val="480"/>
              <w:marRight w:val="0"/>
              <w:marTop w:val="0"/>
              <w:marBottom w:val="0"/>
              <w:divBdr>
                <w:top w:val="none" w:sz="0" w:space="0" w:color="auto"/>
                <w:left w:val="none" w:sz="0" w:space="0" w:color="auto"/>
                <w:bottom w:val="none" w:sz="0" w:space="0" w:color="auto"/>
                <w:right w:val="none" w:sz="0" w:space="0" w:color="auto"/>
              </w:divBdr>
            </w:div>
            <w:div w:id="340397001">
              <w:marLeft w:val="480"/>
              <w:marRight w:val="0"/>
              <w:marTop w:val="0"/>
              <w:marBottom w:val="0"/>
              <w:divBdr>
                <w:top w:val="none" w:sz="0" w:space="0" w:color="auto"/>
                <w:left w:val="none" w:sz="0" w:space="0" w:color="auto"/>
                <w:bottom w:val="none" w:sz="0" w:space="0" w:color="auto"/>
                <w:right w:val="none" w:sz="0" w:space="0" w:color="auto"/>
              </w:divBdr>
            </w:div>
            <w:div w:id="340469468">
              <w:marLeft w:val="480"/>
              <w:marRight w:val="0"/>
              <w:marTop w:val="0"/>
              <w:marBottom w:val="0"/>
              <w:divBdr>
                <w:top w:val="none" w:sz="0" w:space="0" w:color="auto"/>
                <w:left w:val="none" w:sz="0" w:space="0" w:color="auto"/>
                <w:bottom w:val="none" w:sz="0" w:space="0" w:color="auto"/>
                <w:right w:val="none" w:sz="0" w:space="0" w:color="auto"/>
              </w:divBdr>
            </w:div>
            <w:div w:id="340470580">
              <w:marLeft w:val="480"/>
              <w:marRight w:val="0"/>
              <w:marTop w:val="0"/>
              <w:marBottom w:val="0"/>
              <w:divBdr>
                <w:top w:val="none" w:sz="0" w:space="0" w:color="auto"/>
                <w:left w:val="none" w:sz="0" w:space="0" w:color="auto"/>
                <w:bottom w:val="none" w:sz="0" w:space="0" w:color="auto"/>
                <w:right w:val="none" w:sz="0" w:space="0" w:color="auto"/>
              </w:divBdr>
            </w:div>
            <w:div w:id="340551380">
              <w:marLeft w:val="480"/>
              <w:marRight w:val="0"/>
              <w:marTop w:val="0"/>
              <w:marBottom w:val="0"/>
              <w:divBdr>
                <w:top w:val="none" w:sz="0" w:space="0" w:color="auto"/>
                <w:left w:val="none" w:sz="0" w:space="0" w:color="auto"/>
                <w:bottom w:val="none" w:sz="0" w:space="0" w:color="auto"/>
                <w:right w:val="none" w:sz="0" w:space="0" w:color="auto"/>
              </w:divBdr>
            </w:div>
            <w:div w:id="340620128">
              <w:marLeft w:val="480"/>
              <w:marRight w:val="0"/>
              <w:marTop w:val="0"/>
              <w:marBottom w:val="0"/>
              <w:divBdr>
                <w:top w:val="none" w:sz="0" w:space="0" w:color="auto"/>
                <w:left w:val="none" w:sz="0" w:space="0" w:color="auto"/>
                <w:bottom w:val="none" w:sz="0" w:space="0" w:color="auto"/>
                <w:right w:val="none" w:sz="0" w:space="0" w:color="auto"/>
              </w:divBdr>
            </w:div>
            <w:div w:id="340665902">
              <w:marLeft w:val="480"/>
              <w:marRight w:val="0"/>
              <w:marTop w:val="0"/>
              <w:marBottom w:val="0"/>
              <w:divBdr>
                <w:top w:val="none" w:sz="0" w:space="0" w:color="auto"/>
                <w:left w:val="none" w:sz="0" w:space="0" w:color="auto"/>
                <w:bottom w:val="none" w:sz="0" w:space="0" w:color="auto"/>
                <w:right w:val="none" w:sz="0" w:space="0" w:color="auto"/>
              </w:divBdr>
            </w:div>
            <w:div w:id="340818288">
              <w:marLeft w:val="480"/>
              <w:marRight w:val="0"/>
              <w:marTop w:val="0"/>
              <w:marBottom w:val="0"/>
              <w:divBdr>
                <w:top w:val="none" w:sz="0" w:space="0" w:color="auto"/>
                <w:left w:val="none" w:sz="0" w:space="0" w:color="auto"/>
                <w:bottom w:val="none" w:sz="0" w:space="0" w:color="auto"/>
                <w:right w:val="none" w:sz="0" w:space="0" w:color="auto"/>
              </w:divBdr>
            </w:div>
            <w:div w:id="340857519">
              <w:marLeft w:val="480"/>
              <w:marRight w:val="0"/>
              <w:marTop w:val="0"/>
              <w:marBottom w:val="0"/>
              <w:divBdr>
                <w:top w:val="none" w:sz="0" w:space="0" w:color="auto"/>
                <w:left w:val="none" w:sz="0" w:space="0" w:color="auto"/>
                <w:bottom w:val="none" w:sz="0" w:space="0" w:color="auto"/>
                <w:right w:val="none" w:sz="0" w:space="0" w:color="auto"/>
              </w:divBdr>
            </w:div>
            <w:div w:id="341013100">
              <w:marLeft w:val="480"/>
              <w:marRight w:val="0"/>
              <w:marTop w:val="0"/>
              <w:marBottom w:val="0"/>
              <w:divBdr>
                <w:top w:val="none" w:sz="0" w:space="0" w:color="auto"/>
                <w:left w:val="none" w:sz="0" w:space="0" w:color="auto"/>
                <w:bottom w:val="none" w:sz="0" w:space="0" w:color="auto"/>
                <w:right w:val="none" w:sz="0" w:space="0" w:color="auto"/>
              </w:divBdr>
            </w:div>
            <w:div w:id="341049834">
              <w:marLeft w:val="480"/>
              <w:marRight w:val="0"/>
              <w:marTop w:val="0"/>
              <w:marBottom w:val="0"/>
              <w:divBdr>
                <w:top w:val="none" w:sz="0" w:space="0" w:color="auto"/>
                <w:left w:val="none" w:sz="0" w:space="0" w:color="auto"/>
                <w:bottom w:val="none" w:sz="0" w:space="0" w:color="auto"/>
                <w:right w:val="none" w:sz="0" w:space="0" w:color="auto"/>
              </w:divBdr>
            </w:div>
            <w:div w:id="341129898">
              <w:marLeft w:val="480"/>
              <w:marRight w:val="0"/>
              <w:marTop w:val="0"/>
              <w:marBottom w:val="0"/>
              <w:divBdr>
                <w:top w:val="none" w:sz="0" w:space="0" w:color="auto"/>
                <w:left w:val="none" w:sz="0" w:space="0" w:color="auto"/>
                <w:bottom w:val="none" w:sz="0" w:space="0" w:color="auto"/>
                <w:right w:val="none" w:sz="0" w:space="0" w:color="auto"/>
              </w:divBdr>
            </w:div>
            <w:div w:id="341132966">
              <w:marLeft w:val="480"/>
              <w:marRight w:val="0"/>
              <w:marTop w:val="0"/>
              <w:marBottom w:val="0"/>
              <w:divBdr>
                <w:top w:val="none" w:sz="0" w:space="0" w:color="auto"/>
                <w:left w:val="none" w:sz="0" w:space="0" w:color="auto"/>
                <w:bottom w:val="none" w:sz="0" w:space="0" w:color="auto"/>
                <w:right w:val="none" w:sz="0" w:space="0" w:color="auto"/>
              </w:divBdr>
            </w:div>
            <w:div w:id="341204439">
              <w:marLeft w:val="480"/>
              <w:marRight w:val="0"/>
              <w:marTop w:val="0"/>
              <w:marBottom w:val="0"/>
              <w:divBdr>
                <w:top w:val="none" w:sz="0" w:space="0" w:color="auto"/>
                <w:left w:val="none" w:sz="0" w:space="0" w:color="auto"/>
                <w:bottom w:val="none" w:sz="0" w:space="0" w:color="auto"/>
                <w:right w:val="none" w:sz="0" w:space="0" w:color="auto"/>
              </w:divBdr>
            </w:div>
            <w:div w:id="341207884">
              <w:marLeft w:val="480"/>
              <w:marRight w:val="0"/>
              <w:marTop w:val="0"/>
              <w:marBottom w:val="0"/>
              <w:divBdr>
                <w:top w:val="none" w:sz="0" w:space="0" w:color="auto"/>
                <w:left w:val="none" w:sz="0" w:space="0" w:color="auto"/>
                <w:bottom w:val="none" w:sz="0" w:space="0" w:color="auto"/>
                <w:right w:val="none" w:sz="0" w:space="0" w:color="auto"/>
              </w:divBdr>
            </w:div>
            <w:div w:id="341249617">
              <w:marLeft w:val="480"/>
              <w:marRight w:val="0"/>
              <w:marTop w:val="0"/>
              <w:marBottom w:val="0"/>
              <w:divBdr>
                <w:top w:val="none" w:sz="0" w:space="0" w:color="auto"/>
                <w:left w:val="none" w:sz="0" w:space="0" w:color="auto"/>
                <w:bottom w:val="none" w:sz="0" w:space="0" w:color="auto"/>
                <w:right w:val="none" w:sz="0" w:space="0" w:color="auto"/>
              </w:divBdr>
            </w:div>
            <w:div w:id="341512238">
              <w:marLeft w:val="480"/>
              <w:marRight w:val="0"/>
              <w:marTop w:val="0"/>
              <w:marBottom w:val="0"/>
              <w:divBdr>
                <w:top w:val="none" w:sz="0" w:space="0" w:color="auto"/>
                <w:left w:val="none" w:sz="0" w:space="0" w:color="auto"/>
                <w:bottom w:val="none" w:sz="0" w:space="0" w:color="auto"/>
                <w:right w:val="none" w:sz="0" w:space="0" w:color="auto"/>
              </w:divBdr>
            </w:div>
            <w:div w:id="341587320">
              <w:marLeft w:val="480"/>
              <w:marRight w:val="0"/>
              <w:marTop w:val="0"/>
              <w:marBottom w:val="0"/>
              <w:divBdr>
                <w:top w:val="none" w:sz="0" w:space="0" w:color="auto"/>
                <w:left w:val="none" w:sz="0" w:space="0" w:color="auto"/>
                <w:bottom w:val="none" w:sz="0" w:space="0" w:color="auto"/>
                <w:right w:val="none" w:sz="0" w:space="0" w:color="auto"/>
              </w:divBdr>
            </w:div>
            <w:div w:id="341665530">
              <w:marLeft w:val="480"/>
              <w:marRight w:val="0"/>
              <w:marTop w:val="0"/>
              <w:marBottom w:val="0"/>
              <w:divBdr>
                <w:top w:val="none" w:sz="0" w:space="0" w:color="auto"/>
                <w:left w:val="none" w:sz="0" w:space="0" w:color="auto"/>
                <w:bottom w:val="none" w:sz="0" w:space="0" w:color="auto"/>
                <w:right w:val="none" w:sz="0" w:space="0" w:color="auto"/>
              </w:divBdr>
            </w:div>
            <w:div w:id="341706449">
              <w:marLeft w:val="480"/>
              <w:marRight w:val="0"/>
              <w:marTop w:val="0"/>
              <w:marBottom w:val="0"/>
              <w:divBdr>
                <w:top w:val="none" w:sz="0" w:space="0" w:color="auto"/>
                <w:left w:val="none" w:sz="0" w:space="0" w:color="auto"/>
                <w:bottom w:val="none" w:sz="0" w:space="0" w:color="auto"/>
                <w:right w:val="none" w:sz="0" w:space="0" w:color="auto"/>
              </w:divBdr>
            </w:div>
            <w:div w:id="341713214">
              <w:marLeft w:val="480"/>
              <w:marRight w:val="0"/>
              <w:marTop w:val="0"/>
              <w:marBottom w:val="0"/>
              <w:divBdr>
                <w:top w:val="none" w:sz="0" w:space="0" w:color="auto"/>
                <w:left w:val="none" w:sz="0" w:space="0" w:color="auto"/>
                <w:bottom w:val="none" w:sz="0" w:space="0" w:color="auto"/>
                <w:right w:val="none" w:sz="0" w:space="0" w:color="auto"/>
              </w:divBdr>
            </w:div>
            <w:div w:id="341780779">
              <w:marLeft w:val="480"/>
              <w:marRight w:val="0"/>
              <w:marTop w:val="0"/>
              <w:marBottom w:val="0"/>
              <w:divBdr>
                <w:top w:val="none" w:sz="0" w:space="0" w:color="auto"/>
                <w:left w:val="none" w:sz="0" w:space="0" w:color="auto"/>
                <w:bottom w:val="none" w:sz="0" w:space="0" w:color="auto"/>
                <w:right w:val="none" w:sz="0" w:space="0" w:color="auto"/>
              </w:divBdr>
            </w:div>
            <w:div w:id="341783763">
              <w:marLeft w:val="480"/>
              <w:marRight w:val="0"/>
              <w:marTop w:val="0"/>
              <w:marBottom w:val="0"/>
              <w:divBdr>
                <w:top w:val="none" w:sz="0" w:space="0" w:color="auto"/>
                <w:left w:val="none" w:sz="0" w:space="0" w:color="auto"/>
                <w:bottom w:val="none" w:sz="0" w:space="0" w:color="auto"/>
                <w:right w:val="none" w:sz="0" w:space="0" w:color="auto"/>
              </w:divBdr>
            </w:div>
            <w:div w:id="341854372">
              <w:marLeft w:val="480"/>
              <w:marRight w:val="0"/>
              <w:marTop w:val="0"/>
              <w:marBottom w:val="0"/>
              <w:divBdr>
                <w:top w:val="none" w:sz="0" w:space="0" w:color="auto"/>
                <w:left w:val="none" w:sz="0" w:space="0" w:color="auto"/>
                <w:bottom w:val="none" w:sz="0" w:space="0" w:color="auto"/>
                <w:right w:val="none" w:sz="0" w:space="0" w:color="auto"/>
              </w:divBdr>
            </w:div>
            <w:div w:id="341858316">
              <w:marLeft w:val="480"/>
              <w:marRight w:val="0"/>
              <w:marTop w:val="0"/>
              <w:marBottom w:val="0"/>
              <w:divBdr>
                <w:top w:val="none" w:sz="0" w:space="0" w:color="auto"/>
                <w:left w:val="none" w:sz="0" w:space="0" w:color="auto"/>
                <w:bottom w:val="none" w:sz="0" w:space="0" w:color="auto"/>
                <w:right w:val="none" w:sz="0" w:space="0" w:color="auto"/>
              </w:divBdr>
            </w:div>
            <w:div w:id="341905319">
              <w:marLeft w:val="480"/>
              <w:marRight w:val="0"/>
              <w:marTop w:val="0"/>
              <w:marBottom w:val="0"/>
              <w:divBdr>
                <w:top w:val="none" w:sz="0" w:space="0" w:color="auto"/>
                <w:left w:val="none" w:sz="0" w:space="0" w:color="auto"/>
                <w:bottom w:val="none" w:sz="0" w:space="0" w:color="auto"/>
                <w:right w:val="none" w:sz="0" w:space="0" w:color="auto"/>
              </w:divBdr>
            </w:div>
            <w:div w:id="341973750">
              <w:marLeft w:val="480"/>
              <w:marRight w:val="0"/>
              <w:marTop w:val="0"/>
              <w:marBottom w:val="0"/>
              <w:divBdr>
                <w:top w:val="none" w:sz="0" w:space="0" w:color="auto"/>
                <w:left w:val="none" w:sz="0" w:space="0" w:color="auto"/>
                <w:bottom w:val="none" w:sz="0" w:space="0" w:color="auto"/>
                <w:right w:val="none" w:sz="0" w:space="0" w:color="auto"/>
              </w:divBdr>
            </w:div>
            <w:div w:id="341977301">
              <w:marLeft w:val="480"/>
              <w:marRight w:val="0"/>
              <w:marTop w:val="0"/>
              <w:marBottom w:val="0"/>
              <w:divBdr>
                <w:top w:val="none" w:sz="0" w:space="0" w:color="auto"/>
                <w:left w:val="none" w:sz="0" w:space="0" w:color="auto"/>
                <w:bottom w:val="none" w:sz="0" w:space="0" w:color="auto"/>
                <w:right w:val="none" w:sz="0" w:space="0" w:color="auto"/>
              </w:divBdr>
            </w:div>
            <w:div w:id="342123547">
              <w:marLeft w:val="480"/>
              <w:marRight w:val="0"/>
              <w:marTop w:val="0"/>
              <w:marBottom w:val="0"/>
              <w:divBdr>
                <w:top w:val="none" w:sz="0" w:space="0" w:color="auto"/>
                <w:left w:val="none" w:sz="0" w:space="0" w:color="auto"/>
                <w:bottom w:val="none" w:sz="0" w:space="0" w:color="auto"/>
                <w:right w:val="none" w:sz="0" w:space="0" w:color="auto"/>
              </w:divBdr>
            </w:div>
            <w:div w:id="342316361">
              <w:marLeft w:val="480"/>
              <w:marRight w:val="0"/>
              <w:marTop w:val="0"/>
              <w:marBottom w:val="0"/>
              <w:divBdr>
                <w:top w:val="none" w:sz="0" w:space="0" w:color="auto"/>
                <w:left w:val="none" w:sz="0" w:space="0" w:color="auto"/>
                <w:bottom w:val="none" w:sz="0" w:space="0" w:color="auto"/>
                <w:right w:val="none" w:sz="0" w:space="0" w:color="auto"/>
              </w:divBdr>
            </w:div>
            <w:div w:id="342513406">
              <w:marLeft w:val="480"/>
              <w:marRight w:val="0"/>
              <w:marTop w:val="0"/>
              <w:marBottom w:val="0"/>
              <w:divBdr>
                <w:top w:val="none" w:sz="0" w:space="0" w:color="auto"/>
                <w:left w:val="none" w:sz="0" w:space="0" w:color="auto"/>
                <w:bottom w:val="none" w:sz="0" w:space="0" w:color="auto"/>
                <w:right w:val="none" w:sz="0" w:space="0" w:color="auto"/>
              </w:divBdr>
            </w:div>
            <w:div w:id="342518189">
              <w:marLeft w:val="480"/>
              <w:marRight w:val="0"/>
              <w:marTop w:val="0"/>
              <w:marBottom w:val="0"/>
              <w:divBdr>
                <w:top w:val="none" w:sz="0" w:space="0" w:color="auto"/>
                <w:left w:val="none" w:sz="0" w:space="0" w:color="auto"/>
                <w:bottom w:val="none" w:sz="0" w:space="0" w:color="auto"/>
                <w:right w:val="none" w:sz="0" w:space="0" w:color="auto"/>
              </w:divBdr>
            </w:div>
            <w:div w:id="342558651">
              <w:marLeft w:val="480"/>
              <w:marRight w:val="0"/>
              <w:marTop w:val="0"/>
              <w:marBottom w:val="0"/>
              <w:divBdr>
                <w:top w:val="none" w:sz="0" w:space="0" w:color="auto"/>
                <w:left w:val="none" w:sz="0" w:space="0" w:color="auto"/>
                <w:bottom w:val="none" w:sz="0" w:space="0" w:color="auto"/>
                <w:right w:val="none" w:sz="0" w:space="0" w:color="auto"/>
              </w:divBdr>
            </w:div>
            <w:div w:id="342561738">
              <w:marLeft w:val="480"/>
              <w:marRight w:val="0"/>
              <w:marTop w:val="0"/>
              <w:marBottom w:val="0"/>
              <w:divBdr>
                <w:top w:val="none" w:sz="0" w:space="0" w:color="auto"/>
                <w:left w:val="none" w:sz="0" w:space="0" w:color="auto"/>
                <w:bottom w:val="none" w:sz="0" w:space="0" w:color="auto"/>
                <w:right w:val="none" w:sz="0" w:space="0" w:color="auto"/>
              </w:divBdr>
            </w:div>
            <w:div w:id="342588197">
              <w:marLeft w:val="480"/>
              <w:marRight w:val="0"/>
              <w:marTop w:val="0"/>
              <w:marBottom w:val="0"/>
              <w:divBdr>
                <w:top w:val="none" w:sz="0" w:space="0" w:color="auto"/>
                <w:left w:val="none" w:sz="0" w:space="0" w:color="auto"/>
                <w:bottom w:val="none" w:sz="0" w:space="0" w:color="auto"/>
                <w:right w:val="none" w:sz="0" w:space="0" w:color="auto"/>
              </w:divBdr>
            </w:div>
            <w:div w:id="342632348">
              <w:marLeft w:val="480"/>
              <w:marRight w:val="0"/>
              <w:marTop w:val="0"/>
              <w:marBottom w:val="0"/>
              <w:divBdr>
                <w:top w:val="none" w:sz="0" w:space="0" w:color="auto"/>
                <w:left w:val="none" w:sz="0" w:space="0" w:color="auto"/>
                <w:bottom w:val="none" w:sz="0" w:space="0" w:color="auto"/>
                <w:right w:val="none" w:sz="0" w:space="0" w:color="auto"/>
              </w:divBdr>
            </w:div>
            <w:div w:id="342635161">
              <w:marLeft w:val="480"/>
              <w:marRight w:val="0"/>
              <w:marTop w:val="0"/>
              <w:marBottom w:val="0"/>
              <w:divBdr>
                <w:top w:val="none" w:sz="0" w:space="0" w:color="auto"/>
                <w:left w:val="none" w:sz="0" w:space="0" w:color="auto"/>
                <w:bottom w:val="none" w:sz="0" w:space="0" w:color="auto"/>
                <w:right w:val="none" w:sz="0" w:space="0" w:color="auto"/>
              </w:divBdr>
            </w:div>
            <w:div w:id="342974534">
              <w:marLeft w:val="480"/>
              <w:marRight w:val="0"/>
              <w:marTop w:val="0"/>
              <w:marBottom w:val="0"/>
              <w:divBdr>
                <w:top w:val="none" w:sz="0" w:space="0" w:color="auto"/>
                <w:left w:val="none" w:sz="0" w:space="0" w:color="auto"/>
                <w:bottom w:val="none" w:sz="0" w:space="0" w:color="auto"/>
                <w:right w:val="none" w:sz="0" w:space="0" w:color="auto"/>
              </w:divBdr>
            </w:div>
            <w:div w:id="343017311">
              <w:marLeft w:val="480"/>
              <w:marRight w:val="0"/>
              <w:marTop w:val="0"/>
              <w:marBottom w:val="0"/>
              <w:divBdr>
                <w:top w:val="none" w:sz="0" w:space="0" w:color="auto"/>
                <w:left w:val="none" w:sz="0" w:space="0" w:color="auto"/>
                <w:bottom w:val="none" w:sz="0" w:space="0" w:color="auto"/>
                <w:right w:val="none" w:sz="0" w:space="0" w:color="auto"/>
              </w:divBdr>
            </w:div>
            <w:div w:id="343168149">
              <w:marLeft w:val="480"/>
              <w:marRight w:val="0"/>
              <w:marTop w:val="0"/>
              <w:marBottom w:val="0"/>
              <w:divBdr>
                <w:top w:val="none" w:sz="0" w:space="0" w:color="auto"/>
                <w:left w:val="none" w:sz="0" w:space="0" w:color="auto"/>
                <w:bottom w:val="none" w:sz="0" w:space="0" w:color="auto"/>
                <w:right w:val="none" w:sz="0" w:space="0" w:color="auto"/>
              </w:divBdr>
            </w:div>
            <w:div w:id="343172374">
              <w:marLeft w:val="480"/>
              <w:marRight w:val="0"/>
              <w:marTop w:val="0"/>
              <w:marBottom w:val="0"/>
              <w:divBdr>
                <w:top w:val="none" w:sz="0" w:space="0" w:color="auto"/>
                <w:left w:val="none" w:sz="0" w:space="0" w:color="auto"/>
                <w:bottom w:val="none" w:sz="0" w:space="0" w:color="auto"/>
                <w:right w:val="none" w:sz="0" w:space="0" w:color="auto"/>
              </w:divBdr>
            </w:div>
            <w:div w:id="343174049">
              <w:marLeft w:val="480"/>
              <w:marRight w:val="0"/>
              <w:marTop w:val="0"/>
              <w:marBottom w:val="0"/>
              <w:divBdr>
                <w:top w:val="none" w:sz="0" w:space="0" w:color="auto"/>
                <w:left w:val="none" w:sz="0" w:space="0" w:color="auto"/>
                <w:bottom w:val="none" w:sz="0" w:space="0" w:color="auto"/>
                <w:right w:val="none" w:sz="0" w:space="0" w:color="auto"/>
              </w:divBdr>
            </w:div>
            <w:div w:id="343174192">
              <w:marLeft w:val="480"/>
              <w:marRight w:val="0"/>
              <w:marTop w:val="0"/>
              <w:marBottom w:val="0"/>
              <w:divBdr>
                <w:top w:val="none" w:sz="0" w:space="0" w:color="auto"/>
                <w:left w:val="none" w:sz="0" w:space="0" w:color="auto"/>
                <w:bottom w:val="none" w:sz="0" w:space="0" w:color="auto"/>
                <w:right w:val="none" w:sz="0" w:space="0" w:color="auto"/>
              </w:divBdr>
            </w:div>
            <w:div w:id="343244077">
              <w:marLeft w:val="480"/>
              <w:marRight w:val="0"/>
              <w:marTop w:val="0"/>
              <w:marBottom w:val="0"/>
              <w:divBdr>
                <w:top w:val="none" w:sz="0" w:space="0" w:color="auto"/>
                <w:left w:val="none" w:sz="0" w:space="0" w:color="auto"/>
                <w:bottom w:val="none" w:sz="0" w:space="0" w:color="auto"/>
                <w:right w:val="none" w:sz="0" w:space="0" w:color="auto"/>
              </w:divBdr>
            </w:div>
            <w:div w:id="343244365">
              <w:marLeft w:val="480"/>
              <w:marRight w:val="0"/>
              <w:marTop w:val="0"/>
              <w:marBottom w:val="0"/>
              <w:divBdr>
                <w:top w:val="none" w:sz="0" w:space="0" w:color="auto"/>
                <w:left w:val="none" w:sz="0" w:space="0" w:color="auto"/>
                <w:bottom w:val="none" w:sz="0" w:space="0" w:color="auto"/>
                <w:right w:val="none" w:sz="0" w:space="0" w:color="auto"/>
              </w:divBdr>
            </w:div>
            <w:div w:id="343284119">
              <w:marLeft w:val="480"/>
              <w:marRight w:val="0"/>
              <w:marTop w:val="0"/>
              <w:marBottom w:val="0"/>
              <w:divBdr>
                <w:top w:val="none" w:sz="0" w:space="0" w:color="auto"/>
                <w:left w:val="none" w:sz="0" w:space="0" w:color="auto"/>
                <w:bottom w:val="none" w:sz="0" w:space="0" w:color="auto"/>
                <w:right w:val="none" w:sz="0" w:space="0" w:color="auto"/>
              </w:divBdr>
            </w:div>
            <w:div w:id="343287149">
              <w:marLeft w:val="480"/>
              <w:marRight w:val="0"/>
              <w:marTop w:val="0"/>
              <w:marBottom w:val="0"/>
              <w:divBdr>
                <w:top w:val="none" w:sz="0" w:space="0" w:color="auto"/>
                <w:left w:val="none" w:sz="0" w:space="0" w:color="auto"/>
                <w:bottom w:val="none" w:sz="0" w:space="0" w:color="auto"/>
                <w:right w:val="none" w:sz="0" w:space="0" w:color="auto"/>
              </w:divBdr>
            </w:div>
            <w:div w:id="343476152">
              <w:marLeft w:val="480"/>
              <w:marRight w:val="0"/>
              <w:marTop w:val="0"/>
              <w:marBottom w:val="0"/>
              <w:divBdr>
                <w:top w:val="none" w:sz="0" w:space="0" w:color="auto"/>
                <w:left w:val="none" w:sz="0" w:space="0" w:color="auto"/>
                <w:bottom w:val="none" w:sz="0" w:space="0" w:color="auto"/>
                <w:right w:val="none" w:sz="0" w:space="0" w:color="auto"/>
              </w:divBdr>
            </w:div>
            <w:div w:id="343482925">
              <w:marLeft w:val="480"/>
              <w:marRight w:val="0"/>
              <w:marTop w:val="0"/>
              <w:marBottom w:val="0"/>
              <w:divBdr>
                <w:top w:val="none" w:sz="0" w:space="0" w:color="auto"/>
                <w:left w:val="none" w:sz="0" w:space="0" w:color="auto"/>
                <w:bottom w:val="none" w:sz="0" w:space="0" w:color="auto"/>
                <w:right w:val="none" w:sz="0" w:space="0" w:color="auto"/>
              </w:divBdr>
            </w:div>
            <w:div w:id="343483544">
              <w:marLeft w:val="480"/>
              <w:marRight w:val="0"/>
              <w:marTop w:val="0"/>
              <w:marBottom w:val="0"/>
              <w:divBdr>
                <w:top w:val="none" w:sz="0" w:space="0" w:color="auto"/>
                <w:left w:val="none" w:sz="0" w:space="0" w:color="auto"/>
                <w:bottom w:val="none" w:sz="0" w:space="0" w:color="auto"/>
                <w:right w:val="none" w:sz="0" w:space="0" w:color="auto"/>
              </w:divBdr>
            </w:div>
            <w:div w:id="343555380">
              <w:marLeft w:val="480"/>
              <w:marRight w:val="0"/>
              <w:marTop w:val="0"/>
              <w:marBottom w:val="0"/>
              <w:divBdr>
                <w:top w:val="none" w:sz="0" w:space="0" w:color="auto"/>
                <w:left w:val="none" w:sz="0" w:space="0" w:color="auto"/>
                <w:bottom w:val="none" w:sz="0" w:space="0" w:color="auto"/>
                <w:right w:val="none" w:sz="0" w:space="0" w:color="auto"/>
              </w:divBdr>
            </w:div>
            <w:div w:id="343559641">
              <w:marLeft w:val="480"/>
              <w:marRight w:val="0"/>
              <w:marTop w:val="0"/>
              <w:marBottom w:val="0"/>
              <w:divBdr>
                <w:top w:val="none" w:sz="0" w:space="0" w:color="auto"/>
                <w:left w:val="none" w:sz="0" w:space="0" w:color="auto"/>
                <w:bottom w:val="none" w:sz="0" w:space="0" w:color="auto"/>
                <w:right w:val="none" w:sz="0" w:space="0" w:color="auto"/>
              </w:divBdr>
            </w:div>
            <w:div w:id="343560533">
              <w:marLeft w:val="480"/>
              <w:marRight w:val="0"/>
              <w:marTop w:val="0"/>
              <w:marBottom w:val="0"/>
              <w:divBdr>
                <w:top w:val="none" w:sz="0" w:space="0" w:color="auto"/>
                <w:left w:val="none" w:sz="0" w:space="0" w:color="auto"/>
                <w:bottom w:val="none" w:sz="0" w:space="0" w:color="auto"/>
                <w:right w:val="none" w:sz="0" w:space="0" w:color="auto"/>
              </w:divBdr>
            </w:div>
            <w:div w:id="343627648">
              <w:marLeft w:val="480"/>
              <w:marRight w:val="0"/>
              <w:marTop w:val="0"/>
              <w:marBottom w:val="0"/>
              <w:divBdr>
                <w:top w:val="none" w:sz="0" w:space="0" w:color="auto"/>
                <w:left w:val="none" w:sz="0" w:space="0" w:color="auto"/>
                <w:bottom w:val="none" w:sz="0" w:space="0" w:color="auto"/>
                <w:right w:val="none" w:sz="0" w:space="0" w:color="auto"/>
              </w:divBdr>
            </w:div>
            <w:div w:id="343628734">
              <w:marLeft w:val="480"/>
              <w:marRight w:val="0"/>
              <w:marTop w:val="0"/>
              <w:marBottom w:val="0"/>
              <w:divBdr>
                <w:top w:val="none" w:sz="0" w:space="0" w:color="auto"/>
                <w:left w:val="none" w:sz="0" w:space="0" w:color="auto"/>
                <w:bottom w:val="none" w:sz="0" w:space="0" w:color="auto"/>
                <w:right w:val="none" w:sz="0" w:space="0" w:color="auto"/>
              </w:divBdr>
            </w:div>
            <w:div w:id="343632870">
              <w:marLeft w:val="480"/>
              <w:marRight w:val="0"/>
              <w:marTop w:val="0"/>
              <w:marBottom w:val="0"/>
              <w:divBdr>
                <w:top w:val="none" w:sz="0" w:space="0" w:color="auto"/>
                <w:left w:val="none" w:sz="0" w:space="0" w:color="auto"/>
                <w:bottom w:val="none" w:sz="0" w:space="0" w:color="auto"/>
                <w:right w:val="none" w:sz="0" w:space="0" w:color="auto"/>
              </w:divBdr>
            </w:div>
            <w:div w:id="343744699">
              <w:marLeft w:val="480"/>
              <w:marRight w:val="0"/>
              <w:marTop w:val="0"/>
              <w:marBottom w:val="0"/>
              <w:divBdr>
                <w:top w:val="none" w:sz="0" w:space="0" w:color="auto"/>
                <w:left w:val="none" w:sz="0" w:space="0" w:color="auto"/>
                <w:bottom w:val="none" w:sz="0" w:space="0" w:color="auto"/>
                <w:right w:val="none" w:sz="0" w:space="0" w:color="auto"/>
              </w:divBdr>
            </w:div>
            <w:div w:id="343750011">
              <w:marLeft w:val="480"/>
              <w:marRight w:val="0"/>
              <w:marTop w:val="0"/>
              <w:marBottom w:val="0"/>
              <w:divBdr>
                <w:top w:val="none" w:sz="0" w:space="0" w:color="auto"/>
                <w:left w:val="none" w:sz="0" w:space="0" w:color="auto"/>
                <w:bottom w:val="none" w:sz="0" w:space="0" w:color="auto"/>
                <w:right w:val="none" w:sz="0" w:space="0" w:color="auto"/>
              </w:divBdr>
            </w:div>
            <w:div w:id="343945460">
              <w:marLeft w:val="480"/>
              <w:marRight w:val="0"/>
              <w:marTop w:val="0"/>
              <w:marBottom w:val="0"/>
              <w:divBdr>
                <w:top w:val="none" w:sz="0" w:space="0" w:color="auto"/>
                <w:left w:val="none" w:sz="0" w:space="0" w:color="auto"/>
                <w:bottom w:val="none" w:sz="0" w:space="0" w:color="auto"/>
                <w:right w:val="none" w:sz="0" w:space="0" w:color="auto"/>
              </w:divBdr>
            </w:div>
            <w:div w:id="344134124">
              <w:marLeft w:val="480"/>
              <w:marRight w:val="0"/>
              <w:marTop w:val="0"/>
              <w:marBottom w:val="0"/>
              <w:divBdr>
                <w:top w:val="none" w:sz="0" w:space="0" w:color="auto"/>
                <w:left w:val="none" w:sz="0" w:space="0" w:color="auto"/>
                <w:bottom w:val="none" w:sz="0" w:space="0" w:color="auto"/>
                <w:right w:val="none" w:sz="0" w:space="0" w:color="auto"/>
              </w:divBdr>
            </w:div>
            <w:div w:id="344282611">
              <w:marLeft w:val="480"/>
              <w:marRight w:val="0"/>
              <w:marTop w:val="0"/>
              <w:marBottom w:val="0"/>
              <w:divBdr>
                <w:top w:val="none" w:sz="0" w:space="0" w:color="auto"/>
                <w:left w:val="none" w:sz="0" w:space="0" w:color="auto"/>
                <w:bottom w:val="none" w:sz="0" w:space="0" w:color="auto"/>
                <w:right w:val="none" w:sz="0" w:space="0" w:color="auto"/>
              </w:divBdr>
            </w:div>
            <w:div w:id="344286295">
              <w:marLeft w:val="480"/>
              <w:marRight w:val="0"/>
              <w:marTop w:val="0"/>
              <w:marBottom w:val="0"/>
              <w:divBdr>
                <w:top w:val="none" w:sz="0" w:space="0" w:color="auto"/>
                <w:left w:val="none" w:sz="0" w:space="0" w:color="auto"/>
                <w:bottom w:val="none" w:sz="0" w:space="0" w:color="auto"/>
                <w:right w:val="none" w:sz="0" w:space="0" w:color="auto"/>
              </w:divBdr>
            </w:div>
            <w:div w:id="344290597">
              <w:marLeft w:val="480"/>
              <w:marRight w:val="0"/>
              <w:marTop w:val="0"/>
              <w:marBottom w:val="0"/>
              <w:divBdr>
                <w:top w:val="none" w:sz="0" w:space="0" w:color="auto"/>
                <w:left w:val="none" w:sz="0" w:space="0" w:color="auto"/>
                <w:bottom w:val="none" w:sz="0" w:space="0" w:color="auto"/>
                <w:right w:val="none" w:sz="0" w:space="0" w:color="auto"/>
              </w:divBdr>
            </w:div>
            <w:div w:id="344406899">
              <w:marLeft w:val="480"/>
              <w:marRight w:val="0"/>
              <w:marTop w:val="0"/>
              <w:marBottom w:val="0"/>
              <w:divBdr>
                <w:top w:val="none" w:sz="0" w:space="0" w:color="auto"/>
                <w:left w:val="none" w:sz="0" w:space="0" w:color="auto"/>
                <w:bottom w:val="none" w:sz="0" w:space="0" w:color="auto"/>
                <w:right w:val="none" w:sz="0" w:space="0" w:color="auto"/>
              </w:divBdr>
            </w:div>
            <w:div w:id="344408331">
              <w:marLeft w:val="480"/>
              <w:marRight w:val="0"/>
              <w:marTop w:val="0"/>
              <w:marBottom w:val="0"/>
              <w:divBdr>
                <w:top w:val="none" w:sz="0" w:space="0" w:color="auto"/>
                <w:left w:val="none" w:sz="0" w:space="0" w:color="auto"/>
                <w:bottom w:val="none" w:sz="0" w:space="0" w:color="auto"/>
                <w:right w:val="none" w:sz="0" w:space="0" w:color="auto"/>
              </w:divBdr>
            </w:div>
            <w:div w:id="344481065">
              <w:marLeft w:val="480"/>
              <w:marRight w:val="0"/>
              <w:marTop w:val="0"/>
              <w:marBottom w:val="0"/>
              <w:divBdr>
                <w:top w:val="none" w:sz="0" w:space="0" w:color="auto"/>
                <w:left w:val="none" w:sz="0" w:space="0" w:color="auto"/>
                <w:bottom w:val="none" w:sz="0" w:space="0" w:color="auto"/>
                <w:right w:val="none" w:sz="0" w:space="0" w:color="auto"/>
              </w:divBdr>
            </w:div>
            <w:div w:id="344789924">
              <w:marLeft w:val="480"/>
              <w:marRight w:val="0"/>
              <w:marTop w:val="0"/>
              <w:marBottom w:val="0"/>
              <w:divBdr>
                <w:top w:val="none" w:sz="0" w:space="0" w:color="auto"/>
                <w:left w:val="none" w:sz="0" w:space="0" w:color="auto"/>
                <w:bottom w:val="none" w:sz="0" w:space="0" w:color="auto"/>
                <w:right w:val="none" w:sz="0" w:space="0" w:color="auto"/>
              </w:divBdr>
            </w:div>
            <w:div w:id="344866761">
              <w:marLeft w:val="480"/>
              <w:marRight w:val="0"/>
              <w:marTop w:val="0"/>
              <w:marBottom w:val="0"/>
              <w:divBdr>
                <w:top w:val="none" w:sz="0" w:space="0" w:color="auto"/>
                <w:left w:val="none" w:sz="0" w:space="0" w:color="auto"/>
                <w:bottom w:val="none" w:sz="0" w:space="0" w:color="auto"/>
                <w:right w:val="none" w:sz="0" w:space="0" w:color="auto"/>
              </w:divBdr>
            </w:div>
            <w:div w:id="344988620">
              <w:marLeft w:val="480"/>
              <w:marRight w:val="0"/>
              <w:marTop w:val="0"/>
              <w:marBottom w:val="0"/>
              <w:divBdr>
                <w:top w:val="none" w:sz="0" w:space="0" w:color="auto"/>
                <w:left w:val="none" w:sz="0" w:space="0" w:color="auto"/>
                <w:bottom w:val="none" w:sz="0" w:space="0" w:color="auto"/>
                <w:right w:val="none" w:sz="0" w:space="0" w:color="auto"/>
              </w:divBdr>
            </w:div>
            <w:div w:id="345207933">
              <w:marLeft w:val="480"/>
              <w:marRight w:val="0"/>
              <w:marTop w:val="0"/>
              <w:marBottom w:val="0"/>
              <w:divBdr>
                <w:top w:val="none" w:sz="0" w:space="0" w:color="auto"/>
                <w:left w:val="none" w:sz="0" w:space="0" w:color="auto"/>
                <w:bottom w:val="none" w:sz="0" w:space="0" w:color="auto"/>
                <w:right w:val="none" w:sz="0" w:space="0" w:color="auto"/>
              </w:divBdr>
            </w:div>
            <w:div w:id="345248531">
              <w:marLeft w:val="480"/>
              <w:marRight w:val="0"/>
              <w:marTop w:val="0"/>
              <w:marBottom w:val="0"/>
              <w:divBdr>
                <w:top w:val="none" w:sz="0" w:space="0" w:color="auto"/>
                <w:left w:val="none" w:sz="0" w:space="0" w:color="auto"/>
                <w:bottom w:val="none" w:sz="0" w:space="0" w:color="auto"/>
                <w:right w:val="none" w:sz="0" w:space="0" w:color="auto"/>
              </w:divBdr>
            </w:div>
            <w:div w:id="345250151">
              <w:marLeft w:val="480"/>
              <w:marRight w:val="0"/>
              <w:marTop w:val="0"/>
              <w:marBottom w:val="0"/>
              <w:divBdr>
                <w:top w:val="none" w:sz="0" w:space="0" w:color="auto"/>
                <w:left w:val="none" w:sz="0" w:space="0" w:color="auto"/>
                <w:bottom w:val="none" w:sz="0" w:space="0" w:color="auto"/>
                <w:right w:val="none" w:sz="0" w:space="0" w:color="auto"/>
              </w:divBdr>
            </w:div>
            <w:div w:id="345520276">
              <w:marLeft w:val="480"/>
              <w:marRight w:val="0"/>
              <w:marTop w:val="0"/>
              <w:marBottom w:val="0"/>
              <w:divBdr>
                <w:top w:val="none" w:sz="0" w:space="0" w:color="auto"/>
                <w:left w:val="none" w:sz="0" w:space="0" w:color="auto"/>
                <w:bottom w:val="none" w:sz="0" w:space="0" w:color="auto"/>
                <w:right w:val="none" w:sz="0" w:space="0" w:color="auto"/>
              </w:divBdr>
            </w:div>
            <w:div w:id="345592548">
              <w:marLeft w:val="480"/>
              <w:marRight w:val="0"/>
              <w:marTop w:val="0"/>
              <w:marBottom w:val="0"/>
              <w:divBdr>
                <w:top w:val="none" w:sz="0" w:space="0" w:color="auto"/>
                <w:left w:val="none" w:sz="0" w:space="0" w:color="auto"/>
                <w:bottom w:val="none" w:sz="0" w:space="0" w:color="auto"/>
                <w:right w:val="none" w:sz="0" w:space="0" w:color="auto"/>
              </w:divBdr>
            </w:div>
            <w:div w:id="345637157">
              <w:marLeft w:val="480"/>
              <w:marRight w:val="0"/>
              <w:marTop w:val="0"/>
              <w:marBottom w:val="0"/>
              <w:divBdr>
                <w:top w:val="none" w:sz="0" w:space="0" w:color="auto"/>
                <w:left w:val="none" w:sz="0" w:space="0" w:color="auto"/>
                <w:bottom w:val="none" w:sz="0" w:space="0" w:color="auto"/>
                <w:right w:val="none" w:sz="0" w:space="0" w:color="auto"/>
              </w:divBdr>
            </w:div>
            <w:div w:id="345644480">
              <w:marLeft w:val="480"/>
              <w:marRight w:val="0"/>
              <w:marTop w:val="0"/>
              <w:marBottom w:val="0"/>
              <w:divBdr>
                <w:top w:val="none" w:sz="0" w:space="0" w:color="auto"/>
                <w:left w:val="none" w:sz="0" w:space="0" w:color="auto"/>
                <w:bottom w:val="none" w:sz="0" w:space="0" w:color="auto"/>
                <w:right w:val="none" w:sz="0" w:space="0" w:color="auto"/>
              </w:divBdr>
            </w:div>
            <w:div w:id="345668071">
              <w:marLeft w:val="480"/>
              <w:marRight w:val="0"/>
              <w:marTop w:val="0"/>
              <w:marBottom w:val="0"/>
              <w:divBdr>
                <w:top w:val="none" w:sz="0" w:space="0" w:color="auto"/>
                <w:left w:val="none" w:sz="0" w:space="0" w:color="auto"/>
                <w:bottom w:val="none" w:sz="0" w:space="0" w:color="auto"/>
                <w:right w:val="none" w:sz="0" w:space="0" w:color="auto"/>
              </w:divBdr>
            </w:div>
            <w:div w:id="345787591">
              <w:marLeft w:val="480"/>
              <w:marRight w:val="0"/>
              <w:marTop w:val="0"/>
              <w:marBottom w:val="0"/>
              <w:divBdr>
                <w:top w:val="none" w:sz="0" w:space="0" w:color="auto"/>
                <w:left w:val="none" w:sz="0" w:space="0" w:color="auto"/>
                <w:bottom w:val="none" w:sz="0" w:space="0" w:color="auto"/>
                <w:right w:val="none" w:sz="0" w:space="0" w:color="auto"/>
              </w:divBdr>
            </w:div>
            <w:div w:id="345790768">
              <w:marLeft w:val="480"/>
              <w:marRight w:val="0"/>
              <w:marTop w:val="0"/>
              <w:marBottom w:val="0"/>
              <w:divBdr>
                <w:top w:val="none" w:sz="0" w:space="0" w:color="auto"/>
                <w:left w:val="none" w:sz="0" w:space="0" w:color="auto"/>
                <w:bottom w:val="none" w:sz="0" w:space="0" w:color="auto"/>
                <w:right w:val="none" w:sz="0" w:space="0" w:color="auto"/>
              </w:divBdr>
            </w:div>
            <w:div w:id="345793780">
              <w:marLeft w:val="480"/>
              <w:marRight w:val="0"/>
              <w:marTop w:val="0"/>
              <w:marBottom w:val="0"/>
              <w:divBdr>
                <w:top w:val="none" w:sz="0" w:space="0" w:color="auto"/>
                <w:left w:val="none" w:sz="0" w:space="0" w:color="auto"/>
                <w:bottom w:val="none" w:sz="0" w:space="0" w:color="auto"/>
                <w:right w:val="none" w:sz="0" w:space="0" w:color="auto"/>
              </w:divBdr>
            </w:div>
            <w:div w:id="345794436">
              <w:marLeft w:val="480"/>
              <w:marRight w:val="0"/>
              <w:marTop w:val="0"/>
              <w:marBottom w:val="0"/>
              <w:divBdr>
                <w:top w:val="none" w:sz="0" w:space="0" w:color="auto"/>
                <w:left w:val="none" w:sz="0" w:space="0" w:color="auto"/>
                <w:bottom w:val="none" w:sz="0" w:space="0" w:color="auto"/>
                <w:right w:val="none" w:sz="0" w:space="0" w:color="auto"/>
              </w:divBdr>
            </w:div>
            <w:div w:id="345837793">
              <w:marLeft w:val="480"/>
              <w:marRight w:val="0"/>
              <w:marTop w:val="0"/>
              <w:marBottom w:val="0"/>
              <w:divBdr>
                <w:top w:val="none" w:sz="0" w:space="0" w:color="auto"/>
                <w:left w:val="none" w:sz="0" w:space="0" w:color="auto"/>
                <w:bottom w:val="none" w:sz="0" w:space="0" w:color="auto"/>
                <w:right w:val="none" w:sz="0" w:space="0" w:color="auto"/>
              </w:divBdr>
            </w:div>
            <w:div w:id="345987268">
              <w:marLeft w:val="480"/>
              <w:marRight w:val="0"/>
              <w:marTop w:val="0"/>
              <w:marBottom w:val="0"/>
              <w:divBdr>
                <w:top w:val="none" w:sz="0" w:space="0" w:color="auto"/>
                <w:left w:val="none" w:sz="0" w:space="0" w:color="auto"/>
                <w:bottom w:val="none" w:sz="0" w:space="0" w:color="auto"/>
                <w:right w:val="none" w:sz="0" w:space="0" w:color="auto"/>
              </w:divBdr>
            </w:div>
            <w:div w:id="346097676">
              <w:marLeft w:val="480"/>
              <w:marRight w:val="0"/>
              <w:marTop w:val="0"/>
              <w:marBottom w:val="0"/>
              <w:divBdr>
                <w:top w:val="none" w:sz="0" w:space="0" w:color="auto"/>
                <w:left w:val="none" w:sz="0" w:space="0" w:color="auto"/>
                <w:bottom w:val="none" w:sz="0" w:space="0" w:color="auto"/>
                <w:right w:val="none" w:sz="0" w:space="0" w:color="auto"/>
              </w:divBdr>
            </w:div>
            <w:div w:id="346253888">
              <w:marLeft w:val="480"/>
              <w:marRight w:val="0"/>
              <w:marTop w:val="0"/>
              <w:marBottom w:val="0"/>
              <w:divBdr>
                <w:top w:val="none" w:sz="0" w:space="0" w:color="auto"/>
                <w:left w:val="none" w:sz="0" w:space="0" w:color="auto"/>
                <w:bottom w:val="none" w:sz="0" w:space="0" w:color="auto"/>
                <w:right w:val="none" w:sz="0" w:space="0" w:color="auto"/>
              </w:divBdr>
            </w:div>
            <w:div w:id="346256942">
              <w:marLeft w:val="480"/>
              <w:marRight w:val="0"/>
              <w:marTop w:val="0"/>
              <w:marBottom w:val="0"/>
              <w:divBdr>
                <w:top w:val="none" w:sz="0" w:space="0" w:color="auto"/>
                <w:left w:val="none" w:sz="0" w:space="0" w:color="auto"/>
                <w:bottom w:val="none" w:sz="0" w:space="0" w:color="auto"/>
                <w:right w:val="none" w:sz="0" w:space="0" w:color="auto"/>
              </w:divBdr>
            </w:div>
            <w:div w:id="346297438">
              <w:marLeft w:val="480"/>
              <w:marRight w:val="0"/>
              <w:marTop w:val="0"/>
              <w:marBottom w:val="0"/>
              <w:divBdr>
                <w:top w:val="none" w:sz="0" w:space="0" w:color="auto"/>
                <w:left w:val="none" w:sz="0" w:space="0" w:color="auto"/>
                <w:bottom w:val="none" w:sz="0" w:space="0" w:color="auto"/>
                <w:right w:val="none" w:sz="0" w:space="0" w:color="auto"/>
              </w:divBdr>
            </w:div>
            <w:div w:id="346441613">
              <w:marLeft w:val="480"/>
              <w:marRight w:val="0"/>
              <w:marTop w:val="0"/>
              <w:marBottom w:val="0"/>
              <w:divBdr>
                <w:top w:val="none" w:sz="0" w:space="0" w:color="auto"/>
                <w:left w:val="none" w:sz="0" w:space="0" w:color="auto"/>
                <w:bottom w:val="none" w:sz="0" w:space="0" w:color="auto"/>
                <w:right w:val="none" w:sz="0" w:space="0" w:color="auto"/>
              </w:divBdr>
            </w:div>
            <w:div w:id="346443624">
              <w:marLeft w:val="480"/>
              <w:marRight w:val="0"/>
              <w:marTop w:val="0"/>
              <w:marBottom w:val="0"/>
              <w:divBdr>
                <w:top w:val="none" w:sz="0" w:space="0" w:color="auto"/>
                <w:left w:val="none" w:sz="0" w:space="0" w:color="auto"/>
                <w:bottom w:val="none" w:sz="0" w:space="0" w:color="auto"/>
                <w:right w:val="none" w:sz="0" w:space="0" w:color="auto"/>
              </w:divBdr>
            </w:div>
            <w:div w:id="346564614">
              <w:marLeft w:val="480"/>
              <w:marRight w:val="0"/>
              <w:marTop w:val="0"/>
              <w:marBottom w:val="0"/>
              <w:divBdr>
                <w:top w:val="none" w:sz="0" w:space="0" w:color="auto"/>
                <w:left w:val="none" w:sz="0" w:space="0" w:color="auto"/>
                <w:bottom w:val="none" w:sz="0" w:space="0" w:color="auto"/>
                <w:right w:val="none" w:sz="0" w:space="0" w:color="auto"/>
              </w:divBdr>
            </w:div>
            <w:div w:id="346641440">
              <w:marLeft w:val="480"/>
              <w:marRight w:val="0"/>
              <w:marTop w:val="0"/>
              <w:marBottom w:val="0"/>
              <w:divBdr>
                <w:top w:val="none" w:sz="0" w:space="0" w:color="auto"/>
                <w:left w:val="none" w:sz="0" w:space="0" w:color="auto"/>
                <w:bottom w:val="none" w:sz="0" w:space="0" w:color="auto"/>
                <w:right w:val="none" w:sz="0" w:space="0" w:color="auto"/>
              </w:divBdr>
            </w:div>
            <w:div w:id="346827791">
              <w:marLeft w:val="480"/>
              <w:marRight w:val="0"/>
              <w:marTop w:val="0"/>
              <w:marBottom w:val="0"/>
              <w:divBdr>
                <w:top w:val="none" w:sz="0" w:space="0" w:color="auto"/>
                <w:left w:val="none" w:sz="0" w:space="0" w:color="auto"/>
                <w:bottom w:val="none" w:sz="0" w:space="0" w:color="auto"/>
                <w:right w:val="none" w:sz="0" w:space="0" w:color="auto"/>
              </w:divBdr>
            </w:div>
            <w:div w:id="346832887">
              <w:marLeft w:val="480"/>
              <w:marRight w:val="0"/>
              <w:marTop w:val="0"/>
              <w:marBottom w:val="0"/>
              <w:divBdr>
                <w:top w:val="none" w:sz="0" w:space="0" w:color="auto"/>
                <w:left w:val="none" w:sz="0" w:space="0" w:color="auto"/>
                <w:bottom w:val="none" w:sz="0" w:space="0" w:color="auto"/>
                <w:right w:val="none" w:sz="0" w:space="0" w:color="auto"/>
              </w:divBdr>
            </w:div>
            <w:div w:id="346912420">
              <w:marLeft w:val="480"/>
              <w:marRight w:val="0"/>
              <w:marTop w:val="0"/>
              <w:marBottom w:val="0"/>
              <w:divBdr>
                <w:top w:val="none" w:sz="0" w:space="0" w:color="auto"/>
                <w:left w:val="none" w:sz="0" w:space="0" w:color="auto"/>
                <w:bottom w:val="none" w:sz="0" w:space="0" w:color="auto"/>
                <w:right w:val="none" w:sz="0" w:space="0" w:color="auto"/>
              </w:divBdr>
            </w:div>
            <w:div w:id="346949718">
              <w:marLeft w:val="480"/>
              <w:marRight w:val="0"/>
              <w:marTop w:val="0"/>
              <w:marBottom w:val="0"/>
              <w:divBdr>
                <w:top w:val="none" w:sz="0" w:space="0" w:color="auto"/>
                <w:left w:val="none" w:sz="0" w:space="0" w:color="auto"/>
                <w:bottom w:val="none" w:sz="0" w:space="0" w:color="auto"/>
                <w:right w:val="none" w:sz="0" w:space="0" w:color="auto"/>
              </w:divBdr>
            </w:div>
            <w:div w:id="346951714">
              <w:marLeft w:val="480"/>
              <w:marRight w:val="0"/>
              <w:marTop w:val="0"/>
              <w:marBottom w:val="0"/>
              <w:divBdr>
                <w:top w:val="none" w:sz="0" w:space="0" w:color="auto"/>
                <w:left w:val="none" w:sz="0" w:space="0" w:color="auto"/>
                <w:bottom w:val="none" w:sz="0" w:space="0" w:color="auto"/>
                <w:right w:val="none" w:sz="0" w:space="0" w:color="auto"/>
              </w:divBdr>
            </w:div>
            <w:div w:id="346955197">
              <w:marLeft w:val="480"/>
              <w:marRight w:val="0"/>
              <w:marTop w:val="0"/>
              <w:marBottom w:val="0"/>
              <w:divBdr>
                <w:top w:val="none" w:sz="0" w:space="0" w:color="auto"/>
                <w:left w:val="none" w:sz="0" w:space="0" w:color="auto"/>
                <w:bottom w:val="none" w:sz="0" w:space="0" w:color="auto"/>
                <w:right w:val="none" w:sz="0" w:space="0" w:color="auto"/>
              </w:divBdr>
            </w:div>
            <w:div w:id="347024546">
              <w:marLeft w:val="480"/>
              <w:marRight w:val="0"/>
              <w:marTop w:val="0"/>
              <w:marBottom w:val="0"/>
              <w:divBdr>
                <w:top w:val="none" w:sz="0" w:space="0" w:color="auto"/>
                <w:left w:val="none" w:sz="0" w:space="0" w:color="auto"/>
                <w:bottom w:val="none" w:sz="0" w:space="0" w:color="auto"/>
                <w:right w:val="none" w:sz="0" w:space="0" w:color="auto"/>
              </w:divBdr>
            </w:div>
            <w:div w:id="347025942">
              <w:marLeft w:val="480"/>
              <w:marRight w:val="0"/>
              <w:marTop w:val="0"/>
              <w:marBottom w:val="0"/>
              <w:divBdr>
                <w:top w:val="none" w:sz="0" w:space="0" w:color="auto"/>
                <w:left w:val="none" w:sz="0" w:space="0" w:color="auto"/>
                <w:bottom w:val="none" w:sz="0" w:space="0" w:color="auto"/>
                <w:right w:val="none" w:sz="0" w:space="0" w:color="auto"/>
              </w:divBdr>
            </w:div>
            <w:div w:id="347144462">
              <w:marLeft w:val="480"/>
              <w:marRight w:val="0"/>
              <w:marTop w:val="0"/>
              <w:marBottom w:val="0"/>
              <w:divBdr>
                <w:top w:val="none" w:sz="0" w:space="0" w:color="auto"/>
                <w:left w:val="none" w:sz="0" w:space="0" w:color="auto"/>
                <w:bottom w:val="none" w:sz="0" w:space="0" w:color="auto"/>
                <w:right w:val="none" w:sz="0" w:space="0" w:color="auto"/>
              </w:divBdr>
            </w:div>
            <w:div w:id="347173797">
              <w:marLeft w:val="480"/>
              <w:marRight w:val="0"/>
              <w:marTop w:val="0"/>
              <w:marBottom w:val="0"/>
              <w:divBdr>
                <w:top w:val="none" w:sz="0" w:space="0" w:color="auto"/>
                <w:left w:val="none" w:sz="0" w:space="0" w:color="auto"/>
                <w:bottom w:val="none" w:sz="0" w:space="0" w:color="auto"/>
                <w:right w:val="none" w:sz="0" w:space="0" w:color="auto"/>
              </w:divBdr>
            </w:div>
            <w:div w:id="347176802">
              <w:marLeft w:val="480"/>
              <w:marRight w:val="0"/>
              <w:marTop w:val="0"/>
              <w:marBottom w:val="0"/>
              <w:divBdr>
                <w:top w:val="none" w:sz="0" w:space="0" w:color="auto"/>
                <w:left w:val="none" w:sz="0" w:space="0" w:color="auto"/>
                <w:bottom w:val="none" w:sz="0" w:space="0" w:color="auto"/>
                <w:right w:val="none" w:sz="0" w:space="0" w:color="auto"/>
              </w:divBdr>
            </w:div>
            <w:div w:id="347219098">
              <w:marLeft w:val="480"/>
              <w:marRight w:val="0"/>
              <w:marTop w:val="0"/>
              <w:marBottom w:val="0"/>
              <w:divBdr>
                <w:top w:val="none" w:sz="0" w:space="0" w:color="auto"/>
                <w:left w:val="none" w:sz="0" w:space="0" w:color="auto"/>
                <w:bottom w:val="none" w:sz="0" w:space="0" w:color="auto"/>
                <w:right w:val="none" w:sz="0" w:space="0" w:color="auto"/>
              </w:divBdr>
            </w:div>
            <w:div w:id="347296915">
              <w:marLeft w:val="480"/>
              <w:marRight w:val="0"/>
              <w:marTop w:val="0"/>
              <w:marBottom w:val="0"/>
              <w:divBdr>
                <w:top w:val="none" w:sz="0" w:space="0" w:color="auto"/>
                <w:left w:val="none" w:sz="0" w:space="0" w:color="auto"/>
                <w:bottom w:val="none" w:sz="0" w:space="0" w:color="auto"/>
                <w:right w:val="none" w:sz="0" w:space="0" w:color="auto"/>
              </w:divBdr>
            </w:div>
            <w:div w:id="347298240">
              <w:marLeft w:val="480"/>
              <w:marRight w:val="0"/>
              <w:marTop w:val="0"/>
              <w:marBottom w:val="0"/>
              <w:divBdr>
                <w:top w:val="none" w:sz="0" w:space="0" w:color="auto"/>
                <w:left w:val="none" w:sz="0" w:space="0" w:color="auto"/>
                <w:bottom w:val="none" w:sz="0" w:space="0" w:color="auto"/>
                <w:right w:val="none" w:sz="0" w:space="0" w:color="auto"/>
              </w:divBdr>
            </w:div>
            <w:div w:id="347298680">
              <w:marLeft w:val="480"/>
              <w:marRight w:val="0"/>
              <w:marTop w:val="0"/>
              <w:marBottom w:val="0"/>
              <w:divBdr>
                <w:top w:val="none" w:sz="0" w:space="0" w:color="auto"/>
                <w:left w:val="none" w:sz="0" w:space="0" w:color="auto"/>
                <w:bottom w:val="none" w:sz="0" w:space="0" w:color="auto"/>
                <w:right w:val="none" w:sz="0" w:space="0" w:color="auto"/>
              </w:divBdr>
            </w:div>
            <w:div w:id="347415095">
              <w:marLeft w:val="480"/>
              <w:marRight w:val="0"/>
              <w:marTop w:val="0"/>
              <w:marBottom w:val="0"/>
              <w:divBdr>
                <w:top w:val="none" w:sz="0" w:space="0" w:color="auto"/>
                <w:left w:val="none" w:sz="0" w:space="0" w:color="auto"/>
                <w:bottom w:val="none" w:sz="0" w:space="0" w:color="auto"/>
                <w:right w:val="none" w:sz="0" w:space="0" w:color="auto"/>
              </w:divBdr>
            </w:div>
            <w:div w:id="347634953">
              <w:marLeft w:val="480"/>
              <w:marRight w:val="0"/>
              <w:marTop w:val="0"/>
              <w:marBottom w:val="0"/>
              <w:divBdr>
                <w:top w:val="none" w:sz="0" w:space="0" w:color="auto"/>
                <w:left w:val="none" w:sz="0" w:space="0" w:color="auto"/>
                <w:bottom w:val="none" w:sz="0" w:space="0" w:color="auto"/>
                <w:right w:val="none" w:sz="0" w:space="0" w:color="auto"/>
              </w:divBdr>
            </w:div>
            <w:div w:id="348143475">
              <w:marLeft w:val="480"/>
              <w:marRight w:val="0"/>
              <w:marTop w:val="0"/>
              <w:marBottom w:val="0"/>
              <w:divBdr>
                <w:top w:val="none" w:sz="0" w:space="0" w:color="auto"/>
                <w:left w:val="none" w:sz="0" w:space="0" w:color="auto"/>
                <w:bottom w:val="none" w:sz="0" w:space="0" w:color="auto"/>
                <w:right w:val="none" w:sz="0" w:space="0" w:color="auto"/>
              </w:divBdr>
            </w:div>
            <w:div w:id="348214127">
              <w:marLeft w:val="480"/>
              <w:marRight w:val="0"/>
              <w:marTop w:val="0"/>
              <w:marBottom w:val="0"/>
              <w:divBdr>
                <w:top w:val="none" w:sz="0" w:space="0" w:color="auto"/>
                <w:left w:val="none" w:sz="0" w:space="0" w:color="auto"/>
                <w:bottom w:val="none" w:sz="0" w:space="0" w:color="auto"/>
                <w:right w:val="none" w:sz="0" w:space="0" w:color="auto"/>
              </w:divBdr>
            </w:div>
            <w:div w:id="348223350">
              <w:marLeft w:val="480"/>
              <w:marRight w:val="0"/>
              <w:marTop w:val="0"/>
              <w:marBottom w:val="0"/>
              <w:divBdr>
                <w:top w:val="none" w:sz="0" w:space="0" w:color="auto"/>
                <w:left w:val="none" w:sz="0" w:space="0" w:color="auto"/>
                <w:bottom w:val="none" w:sz="0" w:space="0" w:color="auto"/>
                <w:right w:val="none" w:sz="0" w:space="0" w:color="auto"/>
              </w:divBdr>
            </w:div>
            <w:div w:id="348290877">
              <w:marLeft w:val="480"/>
              <w:marRight w:val="0"/>
              <w:marTop w:val="0"/>
              <w:marBottom w:val="0"/>
              <w:divBdr>
                <w:top w:val="none" w:sz="0" w:space="0" w:color="auto"/>
                <w:left w:val="none" w:sz="0" w:space="0" w:color="auto"/>
                <w:bottom w:val="none" w:sz="0" w:space="0" w:color="auto"/>
                <w:right w:val="none" w:sz="0" w:space="0" w:color="auto"/>
              </w:divBdr>
            </w:div>
            <w:div w:id="348334989">
              <w:marLeft w:val="480"/>
              <w:marRight w:val="0"/>
              <w:marTop w:val="0"/>
              <w:marBottom w:val="0"/>
              <w:divBdr>
                <w:top w:val="none" w:sz="0" w:space="0" w:color="auto"/>
                <w:left w:val="none" w:sz="0" w:space="0" w:color="auto"/>
                <w:bottom w:val="none" w:sz="0" w:space="0" w:color="auto"/>
                <w:right w:val="none" w:sz="0" w:space="0" w:color="auto"/>
              </w:divBdr>
            </w:div>
            <w:div w:id="348339315">
              <w:marLeft w:val="480"/>
              <w:marRight w:val="0"/>
              <w:marTop w:val="0"/>
              <w:marBottom w:val="0"/>
              <w:divBdr>
                <w:top w:val="none" w:sz="0" w:space="0" w:color="auto"/>
                <w:left w:val="none" w:sz="0" w:space="0" w:color="auto"/>
                <w:bottom w:val="none" w:sz="0" w:space="0" w:color="auto"/>
                <w:right w:val="none" w:sz="0" w:space="0" w:color="auto"/>
              </w:divBdr>
            </w:div>
            <w:div w:id="348530127">
              <w:marLeft w:val="480"/>
              <w:marRight w:val="0"/>
              <w:marTop w:val="0"/>
              <w:marBottom w:val="0"/>
              <w:divBdr>
                <w:top w:val="none" w:sz="0" w:space="0" w:color="auto"/>
                <w:left w:val="none" w:sz="0" w:space="0" w:color="auto"/>
                <w:bottom w:val="none" w:sz="0" w:space="0" w:color="auto"/>
                <w:right w:val="none" w:sz="0" w:space="0" w:color="auto"/>
              </w:divBdr>
            </w:div>
            <w:div w:id="348530866">
              <w:marLeft w:val="480"/>
              <w:marRight w:val="0"/>
              <w:marTop w:val="0"/>
              <w:marBottom w:val="0"/>
              <w:divBdr>
                <w:top w:val="none" w:sz="0" w:space="0" w:color="auto"/>
                <w:left w:val="none" w:sz="0" w:space="0" w:color="auto"/>
                <w:bottom w:val="none" w:sz="0" w:space="0" w:color="auto"/>
                <w:right w:val="none" w:sz="0" w:space="0" w:color="auto"/>
              </w:divBdr>
            </w:div>
            <w:div w:id="348609330">
              <w:marLeft w:val="480"/>
              <w:marRight w:val="0"/>
              <w:marTop w:val="0"/>
              <w:marBottom w:val="0"/>
              <w:divBdr>
                <w:top w:val="none" w:sz="0" w:space="0" w:color="auto"/>
                <w:left w:val="none" w:sz="0" w:space="0" w:color="auto"/>
                <w:bottom w:val="none" w:sz="0" w:space="0" w:color="auto"/>
                <w:right w:val="none" w:sz="0" w:space="0" w:color="auto"/>
              </w:divBdr>
            </w:div>
            <w:div w:id="348793755">
              <w:marLeft w:val="480"/>
              <w:marRight w:val="0"/>
              <w:marTop w:val="0"/>
              <w:marBottom w:val="0"/>
              <w:divBdr>
                <w:top w:val="none" w:sz="0" w:space="0" w:color="auto"/>
                <w:left w:val="none" w:sz="0" w:space="0" w:color="auto"/>
                <w:bottom w:val="none" w:sz="0" w:space="0" w:color="auto"/>
                <w:right w:val="none" w:sz="0" w:space="0" w:color="auto"/>
              </w:divBdr>
            </w:div>
            <w:div w:id="348876677">
              <w:marLeft w:val="480"/>
              <w:marRight w:val="0"/>
              <w:marTop w:val="0"/>
              <w:marBottom w:val="0"/>
              <w:divBdr>
                <w:top w:val="none" w:sz="0" w:space="0" w:color="auto"/>
                <w:left w:val="none" w:sz="0" w:space="0" w:color="auto"/>
                <w:bottom w:val="none" w:sz="0" w:space="0" w:color="auto"/>
                <w:right w:val="none" w:sz="0" w:space="0" w:color="auto"/>
              </w:divBdr>
            </w:div>
            <w:div w:id="348913735">
              <w:marLeft w:val="480"/>
              <w:marRight w:val="0"/>
              <w:marTop w:val="0"/>
              <w:marBottom w:val="0"/>
              <w:divBdr>
                <w:top w:val="none" w:sz="0" w:space="0" w:color="auto"/>
                <w:left w:val="none" w:sz="0" w:space="0" w:color="auto"/>
                <w:bottom w:val="none" w:sz="0" w:space="0" w:color="auto"/>
                <w:right w:val="none" w:sz="0" w:space="0" w:color="auto"/>
              </w:divBdr>
            </w:div>
            <w:div w:id="348919548">
              <w:marLeft w:val="480"/>
              <w:marRight w:val="0"/>
              <w:marTop w:val="0"/>
              <w:marBottom w:val="0"/>
              <w:divBdr>
                <w:top w:val="none" w:sz="0" w:space="0" w:color="auto"/>
                <w:left w:val="none" w:sz="0" w:space="0" w:color="auto"/>
                <w:bottom w:val="none" w:sz="0" w:space="0" w:color="auto"/>
                <w:right w:val="none" w:sz="0" w:space="0" w:color="auto"/>
              </w:divBdr>
            </w:div>
            <w:div w:id="349139992">
              <w:marLeft w:val="480"/>
              <w:marRight w:val="0"/>
              <w:marTop w:val="0"/>
              <w:marBottom w:val="0"/>
              <w:divBdr>
                <w:top w:val="none" w:sz="0" w:space="0" w:color="auto"/>
                <w:left w:val="none" w:sz="0" w:space="0" w:color="auto"/>
                <w:bottom w:val="none" w:sz="0" w:space="0" w:color="auto"/>
                <w:right w:val="none" w:sz="0" w:space="0" w:color="auto"/>
              </w:divBdr>
            </w:div>
            <w:div w:id="349182527">
              <w:marLeft w:val="480"/>
              <w:marRight w:val="0"/>
              <w:marTop w:val="0"/>
              <w:marBottom w:val="0"/>
              <w:divBdr>
                <w:top w:val="none" w:sz="0" w:space="0" w:color="auto"/>
                <w:left w:val="none" w:sz="0" w:space="0" w:color="auto"/>
                <w:bottom w:val="none" w:sz="0" w:space="0" w:color="auto"/>
                <w:right w:val="none" w:sz="0" w:space="0" w:color="auto"/>
              </w:divBdr>
            </w:div>
            <w:div w:id="349187438">
              <w:marLeft w:val="480"/>
              <w:marRight w:val="0"/>
              <w:marTop w:val="0"/>
              <w:marBottom w:val="0"/>
              <w:divBdr>
                <w:top w:val="none" w:sz="0" w:space="0" w:color="auto"/>
                <w:left w:val="none" w:sz="0" w:space="0" w:color="auto"/>
                <w:bottom w:val="none" w:sz="0" w:space="0" w:color="auto"/>
                <w:right w:val="none" w:sz="0" w:space="0" w:color="auto"/>
              </w:divBdr>
            </w:div>
            <w:div w:id="349261068">
              <w:marLeft w:val="480"/>
              <w:marRight w:val="0"/>
              <w:marTop w:val="0"/>
              <w:marBottom w:val="0"/>
              <w:divBdr>
                <w:top w:val="none" w:sz="0" w:space="0" w:color="auto"/>
                <w:left w:val="none" w:sz="0" w:space="0" w:color="auto"/>
                <w:bottom w:val="none" w:sz="0" w:space="0" w:color="auto"/>
                <w:right w:val="none" w:sz="0" w:space="0" w:color="auto"/>
              </w:divBdr>
            </w:div>
            <w:div w:id="349448858">
              <w:marLeft w:val="480"/>
              <w:marRight w:val="0"/>
              <w:marTop w:val="0"/>
              <w:marBottom w:val="0"/>
              <w:divBdr>
                <w:top w:val="none" w:sz="0" w:space="0" w:color="auto"/>
                <w:left w:val="none" w:sz="0" w:space="0" w:color="auto"/>
                <w:bottom w:val="none" w:sz="0" w:space="0" w:color="auto"/>
                <w:right w:val="none" w:sz="0" w:space="0" w:color="auto"/>
              </w:divBdr>
            </w:div>
            <w:div w:id="349450101">
              <w:marLeft w:val="480"/>
              <w:marRight w:val="0"/>
              <w:marTop w:val="0"/>
              <w:marBottom w:val="0"/>
              <w:divBdr>
                <w:top w:val="none" w:sz="0" w:space="0" w:color="auto"/>
                <w:left w:val="none" w:sz="0" w:space="0" w:color="auto"/>
                <w:bottom w:val="none" w:sz="0" w:space="0" w:color="auto"/>
                <w:right w:val="none" w:sz="0" w:space="0" w:color="auto"/>
              </w:divBdr>
            </w:div>
            <w:div w:id="349451328">
              <w:marLeft w:val="480"/>
              <w:marRight w:val="0"/>
              <w:marTop w:val="0"/>
              <w:marBottom w:val="0"/>
              <w:divBdr>
                <w:top w:val="none" w:sz="0" w:space="0" w:color="auto"/>
                <w:left w:val="none" w:sz="0" w:space="0" w:color="auto"/>
                <w:bottom w:val="none" w:sz="0" w:space="0" w:color="auto"/>
                <w:right w:val="none" w:sz="0" w:space="0" w:color="auto"/>
              </w:divBdr>
            </w:div>
            <w:div w:id="349452803">
              <w:marLeft w:val="480"/>
              <w:marRight w:val="0"/>
              <w:marTop w:val="0"/>
              <w:marBottom w:val="0"/>
              <w:divBdr>
                <w:top w:val="none" w:sz="0" w:space="0" w:color="auto"/>
                <w:left w:val="none" w:sz="0" w:space="0" w:color="auto"/>
                <w:bottom w:val="none" w:sz="0" w:space="0" w:color="auto"/>
                <w:right w:val="none" w:sz="0" w:space="0" w:color="auto"/>
              </w:divBdr>
            </w:div>
            <w:div w:id="349455472">
              <w:marLeft w:val="480"/>
              <w:marRight w:val="0"/>
              <w:marTop w:val="0"/>
              <w:marBottom w:val="0"/>
              <w:divBdr>
                <w:top w:val="none" w:sz="0" w:space="0" w:color="auto"/>
                <w:left w:val="none" w:sz="0" w:space="0" w:color="auto"/>
                <w:bottom w:val="none" w:sz="0" w:space="0" w:color="auto"/>
                <w:right w:val="none" w:sz="0" w:space="0" w:color="auto"/>
              </w:divBdr>
            </w:div>
            <w:div w:id="349524571">
              <w:marLeft w:val="480"/>
              <w:marRight w:val="0"/>
              <w:marTop w:val="0"/>
              <w:marBottom w:val="0"/>
              <w:divBdr>
                <w:top w:val="none" w:sz="0" w:space="0" w:color="auto"/>
                <w:left w:val="none" w:sz="0" w:space="0" w:color="auto"/>
                <w:bottom w:val="none" w:sz="0" w:space="0" w:color="auto"/>
                <w:right w:val="none" w:sz="0" w:space="0" w:color="auto"/>
              </w:divBdr>
            </w:div>
            <w:div w:id="349572522">
              <w:marLeft w:val="480"/>
              <w:marRight w:val="0"/>
              <w:marTop w:val="0"/>
              <w:marBottom w:val="0"/>
              <w:divBdr>
                <w:top w:val="none" w:sz="0" w:space="0" w:color="auto"/>
                <w:left w:val="none" w:sz="0" w:space="0" w:color="auto"/>
                <w:bottom w:val="none" w:sz="0" w:space="0" w:color="auto"/>
                <w:right w:val="none" w:sz="0" w:space="0" w:color="auto"/>
              </w:divBdr>
            </w:div>
            <w:div w:id="349643533">
              <w:marLeft w:val="480"/>
              <w:marRight w:val="0"/>
              <w:marTop w:val="0"/>
              <w:marBottom w:val="0"/>
              <w:divBdr>
                <w:top w:val="none" w:sz="0" w:space="0" w:color="auto"/>
                <w:left w:val="none" w:sz="0" w:space="0" w:color="auto"/>
                <w:bottom w:val="none" w:sz="0" w:space="0" w:color="auto"/>
                <w:right w:val="none" w:sz="0" w:space="0" w:color="auto"/>
              </w:divBdr>
            </w:div>
            <w:div w:id="349725378">
              <w:marLeft w:val="480"/>
              <w:marRight w:val="0"/>
              <w:marTop w:val="0"/>
              <w:marBottom w:val="0"/>
              <w:divBdr>
                <w:top w:val="none" w:sz="0" w:space="0" w:color="auto"/>
                <w:left w:val="none" w:sz="0" w:space="0" w:color="auto"/>
                <w:bottom w:val="none" w:sz="0" w:space="0" w:color="auto"/>
                <w:right w:val="none" w:sz="0" w:space="0" w:color="auto"/>
              </w:divBdr>
            </w:div>
            <w:div w:id="349768410">
              <w:marLeft w:val="480"/>
              <w:marRight w:val="0"/>
              <w:marTop w:val="0"/>
              <w:marBottom w:val="0"/>
              <w:divBdr>
                <w:top w:val="none" w:sz="0" w:space="0" w:color="auto"/>
                <w:left w:val="none" w:sz="0" w:space="0" w:color="auto"/>
                <w:bottom w:val="none" w:sz="0" w:space="0" w:color="auto"/>
                <w:right w:val="none" w:sz="0" w:space="0" w:color="auto"/>
              </w:divBdr>
            </w:div>
            <w:div w:id="349841193">
              <w:marLeft w:val="480"/>
              <w:marRight w:val="0"/>
              <w:marTop w:val="0"/>
              <w:marBottom w:val="0"/>
              <w:divBdr>
                <w:top w:val="none" w:sz="0" w:space="0" w:color="auto"/>
                <w:left w:val="none" w:sz="0" w:space="0" w:color="auto"/>
                <w:bottom w:val="none" w:sz="0" w:space="0" w:color="auto"/>
                <w:right w:val="none" w:sz="0" w:space="0" w:color="auto"/>
              </w:divBdr>
            </w:div>
            <w:div w:id="349914181">
              <w:marLeft w:val="480"/>
              <w:marRight w:val="0"/>
              <w:marTop w:val="0"/>
              <w:marBottom w:val="0"/>
              <w:divBdr>
                <w:top w:val="none" w:sz="0" w:space="0" w:color="auto"/>
                <w:left w:val="none" w:sz="0" w:space="0" w:color="auto"/>
                <w:bottom w:val="none" w:sz="0" w:space="0" w:color="auto"/>
                <w:right w:val="none" w:sz="0" w:space="0" w:color="auto"/>
              </w:divBdr>
            </w:div>
            <w:div w:id="349990866">
              <w:marLeft w:val="480"/>
              <w:marRight w:val="0"/>
              <w:marTop w:val="0"/>
              <w:marBottom w:val="0"/>
              <w:divBdr>
                <w:top w:val="none" w:sz="0" w:space="0" w:color="auto"/>
                <w:left w:val="none" w:sz="0" w:space="0" w:color="auto"/>
                <w:bottom w:val="none" w:sz="0" w:space="0" w:color="auto"/>
                <w:right w:val="none" w:sz="0" w:space="0" w:color="auto"/>
              </w:divBdr>
            </w:div>
            <w:div w:id="350036257">
              <w:marLeft w:val="480"/>
              <w:marRight w:val="0"/>
              <w:marTop w:val="0"/>
              <w:marBottom w:val="0"/>
              <w:divBdr>
                <w:top w:val="none" w:sz="0" w:space="0" w:color="auto"/>
                <w:left w:val="none" w:sz="0" w:space="0" w:color="auto"/>
                <w:bottom w:val="none" w:sz="0" w:space="0" w:color="auto"/>
                <w:right w:val="none" w:sz="0" w:space="0" w:color="auto"/>
              </w:divBdr>
            </w:div>
            <w:div w:id="350182485">
              <w:marLeft w:val="480"/>
              <w:marRight w:val="0"/>
              <w:marTop w:val="0"/>
              <w:marBottom w:val="0"/>
              <w:divBdr>
                <w:top w:val="none" w:sz="0" w:space="0" w:color="auto"/>
                <w:left w:val="none" w:sz="0" w:space="0" w:color="auto"/>
                <w:bottom w:val="none" w:sz="0" w:space="0" w:color="auto"/>
                <w:right w:val="none" w:sz="0" w:space="0" w:color="auto"/>
              </w:divBdr>
            </w:div>
            <w:div w:id="350189025">
              <w:marLeft w:val="480"/>
              <w:marRight w:val="0"/>
              <w:marTop w:val="0"/>
              <w:marBottom w:val="0"/>
              <w:divBdr>
                <w:top w:val="none" w:sz="0" w:space="0" w:color="auto"/>
                <w:left w:val="none" w:sz="0" w:space="0" w:color="auto"/>
                <w:bottom w:val="none" w:sz="0" w:space="0" w:color="auto"/>
                <w:right w:val="none" w:sz="0" w:space="0" w:color="auto"/>
              </w:divBdr>
            </w:div>
            <w:div w:id="350300671">
              <w:marLeft w:val="480"/>
              <w:marRight w:val="0"/>
              <w:marTop w:val="0"/>
              <w:marBottom w:val="0"/>
              <w:divBdr>
                <w:top w:val="none" w:sz="0" w:space="0" w:color="auto"/>
                <w:left w:val="none" w:sz="0" w:space="0" w:color="auto"/>
                <w:bottom w:val="none" w:sz="0" w:space="0" w:color="auto"/>
                <w:right w:val="none" w:sz="0" w:space="0" w:color="auto"/>
              </w:divBdr>
            </w:div>
            <w:div w:id="350375972">
              <w:marLeft w:val="480"/>
              <w:marRight w:val="0"/>
              <w:marTop w:val="0"/>
              <w:marBottom w:val="0"/>
              <w:divBdr>
                <w:top w:val="none" w:sz="0" w:space="0" w:color="auto"/>
                <w:left w:val="none" w:sz="0" w:space="0" w:color="auto"/>
                <w:bottom w:val="none" w:sz="0" w:space="0" w:color="auto"/>
                <w:right w:val="none" w:sz="0" w:space="0" w:color="auto"/>
              </w:divBdr>
            </w:div>
            <w:div w:id="350379254">
              <w:marLeft w:val="480"/>
              <w:marRight w:val="0"/>
              <w:marTop w:val="0"/>
              <w:marBottom w:val="0"/>
              <w:divBdr>
                <w:top w:val="none" w:sz="0" w:space="0" w:color="auto"/>
                <w:left w:val="none" w:sz="0" w:space="0" w:color="auto"/>
                <w:bottom w:val="none" w:sz="0" w:space="0" w:color="auto"/>
                <w:right w:val="none" w:sz="0" w:space="0" w:color="auto"/>
              </w:divBdr>
            </w:div>
            <w:div w:id="350380246">
              <w:marLeft w:val="480"/>
              <w:marRight w:val="0"/>
              <w:marTop w:val="0"/>
              <w:marBottom w:val="0"/>
              <w:divBdr>
                <w:top w:val="none" w:sz="0" w:space="0" w:color="auto"/>
                <w:left w:val="none" w:sz="0" w:space="0" w:color="auto"/>
                <w:bottom w:val="none" w:sz="0" w:space="0" w:color="auto"/>
                <w:right w:val="none" w:sz="0" w:space="0" w:color="auto"/>
              </w:divBdr>
            </w:div>
            <w:div w:id="350381459">
              <w:marLeft w:val="480"/>
              <w:marRight w:val="0"/>
              <w:marTop w:val="0"/>
              <w:marBottom w:val="0"/>
              <w:divBdr>
                <w:top w:val="none" w:sz="0" w:space="0" w:color="auto"/>
                <w:left w:val="none" w:sz="0" w:space="0" w:color="auto"/>
                <w:bottom w:val="none" w:sz="0" w:space="0" w:color="auto"/>
                <w:right w:val="none" w:sz="0" w:space="0" w:color="auto"/>
              </w:divBdr>
            </w:div>
            <w:div w:id="350617867">
              <w:marLeft w:val="480"/>
              <w:marRight w:val="0"/>
              <w:marTop w:val="0"/>
              <w:marBottom w:val="0"/>
              <w:divBdr>
                <w:top w:val="none" w:sz="0" w:space="0" w:color="auto"/>
                <w:left w:val="none" w:sz="0" w:space="0" w:color="auto"/>
                <w:bottom w:val="none" w:sz="0" w:space="0" w:color="auto"/>
                <w:right w:val="none" w:sz="0" w:space="0" w:color="auto"/>
              </w:divBdr>
            </w:div>
            <w:div w:id="350649866">
              <w:marLeft w:val="480"/>
              <w:marRight w:val="0"/>
              <w:marTop w:val="0"/>
              <w:marBottom w:val="0"/>
              <w:divBdr>
                <w:top w:val="none" w:sz="0" w:space="0" w:color="auto"/>
                <w:left w:val="none" w:sz="0" w:space="0" w:color="auto"/>
                <w:bottom w:val="none" w:sz="0" w:space="0" w:color="auto"/>
                <w:right w:val="none" w:sz="0" w:space="0" w:color="auto"/>
              </w:divBdr>
            </w:div>
            <w:div w:id="350687544">
              <w:marLeft w:val="480"/>
              <w:marRight w:val="0"/>
              <w:marTop w:val="0"/>
              <w:marBottom w:val="0"/>
              <w:divBdr>
                <w:top w:val="none" w:sz="0" w:space="0" w:color="auto"/>
                <w:left w:val="none" w:sz="0" w:space="0" w:color="auto"/>
                <w:bottom w:val="none" w:sz="0" w:space="0" w:color="auto"/>
                <w:right w:val="none" w:sz="0" w:space="0" w:color="auto"/>
              </w:divBdr>
            </w:div>
            <w:div w:id="350842169">
              <w:marLeft w:val="480"/>
              <w:marRight w:val="0"/>
              <w:marTop w:val="0"/>
              <w:marBottom w:val="0"/>
              <w:divBdr>
                <w:top w:val="none" w:sz="0" w:space="0" w:color="auto"/>
                <w:left w:val="none" w:sz="0" w:space="0" w:color="auto"/>
                <w:bottom w:val="none" w:sz="0" w:space="0" w:color="auto"/>
                <w:right w:val="none" w:sz="0" w:space="0" w:color="auto"/>
              </w:divBdr>
            </w:div>
            <w:div w:id="350844239">
              <w:marLeft w:val="480"/>
              <w:marRight w:val="0"/>
              <w:marTop w:val="0"/>
              <w:marBottom w:val="0"/>
              <w:divBdr>
                <w:top w:val="none" w:sz="0" w:space="0" w:color="auto"/>
                <w:left w:val="none" w:sz="0" w:space="0" w:color="auto"/>
                <w:bottom w:val="none" w:sz="0" w:space="0" w:color="auto"/>
                <w:right w:val="none" w:sz="0" w:space="0" w:color="auto"/>
              </w:divBdr>
            </w:div>
            <w:div w:id="351029460">
              <w:marLeft w:val="480"/>
              <w:marRight w:val="0"/>
              <w:marTop w:val="0"/>
              <w:marBottom w:val="0"/>
              <w:divBdr>
                <w:top w:val="none" w:sz="0" w:space="0" w:color="auto"/>
                <w:left w:val="none" w:sz="0" w:space="0" w:color="auto"/>
                <w:bottom w:val="none" w:sz="0" w:space="0" w:color="auto"/>
                <w:right w:val="none" w:sz="0" w:space="0" w:color="auto"/>
              </w:divBdr>
            </w:div>
            <w:div w:id="351227206">
              <w:marLeft w:val="480"/>
              <w:marRight w:val="0"/>
              <w:marTop w:val="0"/>
              <w:marBottom w:val="0"/>
              <w:divBdr>
                <w:top w:val="none" w:sz="0" w:space="0" w:color="auto"/>
                <w:left w:val="none" w:sz="0" w:space="0" w:color="auto"/>
                <w:bottom w:val="none" w:sz="0" w:space="0" w:color="auto"/>
                <w:right w:val="none" w:sz="0" w:space="0" w:color="auto"/>
              </w:divBdr>
            </w:div>
            <w:div w:id="351299059">
              <w:marLeft w:val="480"/>
              <w:marRight w:val="0"/>
              <w:marTop w:val="0"/>
              <w:marBottom w:val="0"/>
              <w:divBdr>
                <w:top w:val="none" w:sz="0" w:space="0" w:color="auto"/>
                <w:left w:val="none" w:sz="0" w:space="0" w:color="auto"/>
                <w:bottom w:val="none" w:sz="0" w:space="0" w:color="auto"/>
                <w:right w:val="none" w:sz="0" w:space="0" w:color="auto"/>
              </w:divBdr>
            </w:div>
            <w:div w:id="351348372">
              <w:marLeft w:val="480"/>
              <w:marRight w:val="0"/>
              <w:marTop w:val="0"/>
              <w:marBottom w:val="0"/>
              <w:divBdr>
                <w:top w:val="none" w:sz="0" w:space="0" w:color="auto"/>
                <w:left w:val="none" w:sz="0" w:space="0" w:color="auto"/>
                <w:bottom w:val="none" w:sz="0" w:space="0" w:color="auto"/>
                <w:right w:val="none" w:sz="0" w:space="0" w:color="auto"/>
              </w:divBdr>
            </w:div>
            <w:div w:id="351415065">
              <w:marLeft w:val="480"/>
              <w:marRight w:val="0"/>
              <w:marTop w:val="0"/>
              <w:marBottom w:val="0"/>
              <w:divBdr>
                <w:top w:val="none" w:sz="0" w:space="0" w:color="auto"/>
                <w:left w:val="none" w:sz="0" w:space="0" w:color="auto"/>
                <w:bottom w:val="none" w:sz="0" w:space="0" w:color="auto"/>
                <w:right w:val="none" w:sz="0" w:space="0" w:color="auto"/>
              </w:divBdr>
            </w:div>
            <w:div w:id="351614535">
              <w:marLeft w:val="480"/>
              <w:marRight w:val="0"/>
              <w:marTop w:val="0"/>
              <w:marBottom w:val="0"/>
              <w:divBdr>
                <w:top w:val="none" w:sz="0" w:space="0" w:color="auto"/>
                <w:left w:val="none" w:sz="0" w:space="0" w:color="auto"/>
                <w:bottom w:val="none" w:sz="0" w:space="0" w:color="auto"/>
                <w:right w:val="none" w:sz="0" w:space="0" w:color="auto"/>
              </w:divBdr>
            </w:div>
            <w:div w:id="351686197">
              <w:marLeft w:val="480"/>
              <w:marRight w:val="0"/>
              <w:marTop w:val="0"/>
              <w:marBottom w:val="0"/>
              <w:divBdr>
                <w:top w:val="none" w:sz="0" w:space="0" w:color="auto"/>
                <w:left w:val="none" w:sz="0" w:space="0" w:color="auto"/>
                <w:bottom w:val="none" w:sz="0" w:space="0" w:color="auto"/>
                <w:right w:val="none" w:sz="0" w:space="0" w:color="auto"/>
              </w:divBdr>
            </w:div>
            <w:div w:id="351690412">
              <w:marLeft w:val="480"/>
              <w:marRight w:val="0"/>
              <w:marTop w:val="0"/>
              <w:marBottom w:val="0"/>
              <w:divBdr>
                <w:top w:val="none" w:sz="0" w:space="0" w:color="auto"/>
                <w:left w:val="none" w:sz="0" w:space="0" w:color="auto"/>
                <w:bottom w:val="none" w:sz="0" w:space="0" w:color="auto"/>
                <w:right w:val="none" w:sz="0" w:space="0" w:color="auto"/>
              </w:divBdr>
            </w:div>
            <w:div w:id="351759110">
              <w:marLeft w:val="480"/>
              <w:marRight w:val="0"/>
              <w:marTop w:val="0"/>
              <w:marBottom w:val="0"/>
              <w:divBdr>
                <w:top w:val="none" w:sz="0" w:space="0" w:color="auto"/>
                <w:left w:val="none" w:sz="0" w:space="0" w:color="auto"/>
                <w:bottom w:val="none" w:sz="0" w:space="0" w:color="auto"/>
                <w:right w:val="none" w:sz="0" w:space="0" w:color="auto"/>
              </w:divBdr>
            </w:div>
            <w:div w:id="351760186">
              <w:marLeft w:val="480"/>
              <w:marRight w:val="0"/>
              <w:marTop w:val="0"/>
              <w:marBottom w:val="0"/>
              <w:divBdr>
                <w:top w:val="none" w:sz="0" w:space="0" w:color="auto"/>
                <w:left w:val="none" w:sz="0" w:space="0" w:color="auto"/>
                <w:bottom w:val="none" w:sz="0" w:space="0" w:color="auto"/>
                <w:right w:val="none" w:sz="0" w:space="0" w:color="auto"/>
              </w:divBdr>
            </w:div>
            <w:div w:id="351955136">
              <w:marLeft w:val="480"/>
              <w:marRight w:val="0"/>
              <w:marTop w:val="0"/>
              <w:marBottom w:val="0"/>
              <w:divBdr>
                <w:top w:val="none" w:sz="0" w:space="0" w:color="auto"/>
                <w:left w:val="none" w:sz="0" w:space="0" w:color="auto"/>
                <w:bottom w:val="none" w:sz="0" w:space="0" w:color="auto"/>
                <w:right w:val="none" w:sz="0" w:space="0" w:color="auto"/>
              </w:divBdr>
            </w:div>
            <w:div w:id="351999445">
              <w:marLeft w:val="480"/>
              <w:marRight w:val="0"/>
              <w:marTop w:val="0"/>
              <w:marBottom w:val="0"/>
              <w:divBdr>
                <w:top w:val="none" w:sz="0" w:space="0" w:color="auto"/>
                <w:left w:val="none" w:sz="0" w:space="0" w:color="auto"/>
                <w:bottom w:val="none" w:sz="0" w:space="0" w:color="auto"/>
                <w:right w:val="none" w:sz="0" w:space="0" w:color="auto"/>
              </w:divBdr>
            </w:div>
            <w:div w:id="352001786">
              <w:marLeft w:val="480"/>
              <w:marRight w:val="0"/>
              <w:marTop w:val="0"/>
              <w:marBottom w:val="0"/>
              <w:divBdr>
                <w:top w:val="none" w:sz="0" w:space="0" w:color="auto"/>
                <w:left w:val="none" w:sz="0" w:space="0" w:color="auto"/>
                <w:bottom w:val="none" w:sz="0" w:space="0" w:color="auto"/>
                <w:right w:val="none" w:sz="0" w:space="0" w:color="auto"/>
              </w:divBdr>
            </w:div>
            <w:div w:id="352076558">
              <w:marLeft w:val="480"/>
              <w:marRight w:val="0"/>
              <w:marTop w:val="0"/>
              <w:marBottom w:val="0"/>
              <w:divBdr>
                <w:top w:val="none" w:sz="0" w:space="0" w:color="auto"/>
                <w:left w:val="none" w:sz="0" w:space="0" w:color="auto"/>
                <w:bottom w:val="none" w:sz="0" w:space="0" w:color="auto"/>
                <w:right w:val="none" w:sz="0" w:space="0" w:color="auto"/>
              </w:divBdr>
            </w:div>
            <w:div w:id="352078269">
              <w:marLeft w:val="480"/>
              <w:marRight w:val="0"/>
              <w:marTop w:val="0"/>
              <w:marBottom w:val="0"/>
              <w:divBdr>
                <w:top w:val="none" w:sz="0" w:space="0" w:color="auto"/>
                <w:left w:val="none" w:sz="0" w:space="0" w:color="auto"/>
                <w:bottom w:val="none" w:sz="0" w:space="0" w:color="auto"/>
                <w:right w:val="none" w:sz="0" w:space="0" w:color="auto"/>
              </w:divBdr>
            </w:div>
            <w:div w:id="352150105">
              <w:marLeft w:val="480"/>
              <w:marRight w:val="0"/>
              <w:marTop w:val="0"/>
              <w:marBottom w:val="0"/>
              <w:divBdr>
                <w:top w:val="none" w:sz="0" w:space="0" w:color="auto"/>
                <w:left w:val="none" w:sz="0" w:space="0" w:color="auto"/>
                <w:bottom w:val="none" w:sz="0" w:space="0" w:color="auto"/>
                <w:right w:val="none" w:sz="0" w:space="0" w:color="auto"/>
              </w:divBdr>
            </w:div>
            <w:div w:id="352340744">
              <w:marLeft w:val="480"/>
              <w:marRight w:val="0"/>
              <w:marTop w:val="0"/>
              <w:marBottom w:val="0"/>
              <w:divBdr>
                <w:top w:val="none" w:sz="0" w:space="0" w:color="auto"/>
                <w:left w:val="none" w:sz="0" w:space="0" w:color="auto"/>
                <w:bottom w:val="none" w:sz="0" w:space="0" w:color="auto"/>
                <w:right w:val="none" w:sz="0" w:space="0" w:color="auto"/>
              </w:divBdr>
            </w:div>
            <w:div w:id="352343698">
              <w:marLeft w:val="480"/>
              <w:marRight w:val="0"/>
              <w:marTop w:val="0"/>
              <w:marBottom w:val="0"/>
              <w:divBdr>
                <w:top w:val="none" w:sz="0" w:space="0" w:color="auto"/>
                <w:left w:val="none" w:sz="0" w:space="0" w:color="auto"/>
                <w:bottom w:val="none" w:sz="0" w:space="0" w:color="auto"/>
                <w:right w:val="none" w:sz="0" w:space="0" w:color="auto"/>
              </w:divBdr>
            </w:div>
            <w:div w:id="352415820">
              <w:marLeft w:val="480"/>
              <w:marRight w:val="0"/>
              <w:marTop w:val="0"/>
              <w:marBottom w:val="0"/>
              <w:divBdr>
                <w:top w:val="none" w:sz="0" w:space="0" w:color="auto"/>
                <w:left w:val="none" w:sz="0" w:space="0" w:color="auto"/>
                <w:bottom w:val="none" w:sz="0" w:space="0" w:color="auto"/>
                <w:right w:val="none" w:sz="0" w:space="0" w:color="auto"/>
              </w:divBdr>
            </w:div>
            <w:div w:id="352534623">
              <w:marLeft w:val="480"/>
              <w:marRight w:val="0"/>
              <w:marTop w:val="0"/>
              <w:marBottom w:val="0"/>
              <w:divBdr>
                <w:top w:val="none" w:sz="0" w:space="0" w:color="auto"/>
                <w:left w:val="none" w:sz="0" w:space="0" w:color="auto"/>
                <w:bottom w:val="none" w:sz="0" w:space="0" w:color="auto"/>
                <w:right w:val="none" w:sz="0" w:space="0" w:color="auto"/>
              </w:divBdr>
            </w:div>
            <w:div w:id="352535974">
              <w:marLeft w:val="480"/>
              <w:marRight w:val="0"/>
              <w:marTop w:val="0"/>
              <w:marBottom w:val="0"/>
              <w:divBdr>
                <w:top w:val="none" w:sz="0" w:space="0" w:color="auto"/>
                <w:left w:val="none" w:sz="0" w:space="0" w:color="auto"/>
                <w:bottom w:val="none" w:sz="0" w:space="0" w:color="auto"/>
                <w:right w:val="none" w:sz="0" w:space="0" w:color="auto"/>
              </w:divBdr>
            </w:div>
            <w:div w:id="352607966">
              <w:marLeft w:val="480"/>
              <w:marRight w:val="0"/>
              <w:marTop w:val="0"/>
              <w:marBottom w:val="0"/>
              <w:divBdr>
                <w:top w:val="none" w:sz="0" w:space="0" w:color="auto"/>
                <w:left w:val="none" w:sz="0" w:space="0" w:color="auto"/>
                <w:bottom w:val="none" w:sz="0" w:space="0" w:color="auto"/>
                <w:right w:val="none" w:sz="0" w:space="0" w:color="auto"/>
              </w:divBdr>
            </w:div>
            <w:div w:id="352655988">
              <w:marLeft w:val="480"/>
              <w:marRight w:val="0"/>
              <w:marTop w:val="0"/>
              <w:marBottom w:val="0"/>
              <w:divBdr>
                <w:top w:val="none" w:sz="0" w:space="0" w:color="auto"/>
                <w:left w:val="none" w:sz="0" w:space="0" w:color="auto"/>
                <w:bottom w:val="none" w:sz="0" w:space="0" w:color="auto"/>
                <w:right w:val="none" w:sz="0" w:space="0" w:color="auto"/>
              </w:divBdr>
            </w:div>
            <w:div w:id="352734713">
              <w:marLeft w:val="480"/>
              <w:marRight w:val="0"/>
              <w:marTop w:val="0"/>
              <w:marBottom w:val="0"/>
              <w:divBdr>
                <w:top w:val="none" w:sz="0" w:space="0" w:color="auto"/>
                <w:left w:val="none" w:sz="0" w:space="0" w:color="auto"/>
                <w:bottom w:val="none" w:sz="0" w:space="0" w:color="auto"/>
                <w:right w:val="none" w:sz="0" w:space="0" w:color="auto"/>
              </w:divBdr>
            </w:div>
            <w:div w:id="352877026">
              <w:marLeft w:val="480"/>
              <w:marRight w:val="0"/>
              <w:marTop w:val="0"/>
              <w:marBottom w:val="0"/>
              <w:divBdr>
                <w:top w:val="none" w:sz="0" w:space="0" w:color="auto"/>
                <w:left w:val="none" w:sz="0" w:space="0" w:color="auto"/>
                <w:bottom w:val="none" w:sz="0" w:space="0" w:color="auto"/>
                <w:right w:val="none" w:sz="0" w:space="0" w:color="auto"/>
              </w:divBdr>
            </w:div>
            <w:div w:id="352877528">
              <w:marLeft w:val="480"/>
              <w:marRight w:val="0"/>
              <w:marTop w:val="0"/>
              <w:marBottom w:val="0"/>
              <w:divBdr>
                <w:top w:val="none" w:sz="0" w:space="0" w:color="auto"/>
                <w:left w:val="none" w:sz="0" w:space="0" w:color="auto"/>
                <w:bottom w:val="none" w:sz="0" w:space="0" w:color="auto"/>
                <w:right w:val="none" w:sz="0" w:space="0" w:color="auto"/>
              </w:divBdr>
            </w:div>
            <w:div w:id="352925608">
              <w:marLeft w:val="480"/>
              <w:marRight w:val="0"/>
              <w:marTop w:val="0"/>
              <w:marBottom w:val="0"/>
              <w:divBdr>
                <w:top w:val="none" w:sz="0" w:space="0" w:color="auto"/>
                <w:left w:val="none" w:sz="0" w:space="0" w:color="auto"/>
                <w:bottom w:val="none" w:sz="0" w:space="0" w:color="auto"/>
                <w:right w:val="none" w:sz="0" w:space="0" w:color="auto"/>
              </w:divBdr>
            </w:div>
            <w:div w:id="353002499">
              <w:marLeft w:val="480"/>
              <w:marRight w:val="0"/>
              <w:marTop w:val="0"/>
              <w:marBottom w:val="0"/>
              <w:divBdr>
                <w:top w:val="none" w:sz="0" w:space="0" w:color="auto"/>
                <w:left w:val="none" w:sz="0" w:space="0" w:color="auto"/>
                <w:bottom w:val="none" w:sz="0" w:space="0" w:color="auto"/>
                <w:right w:val="none" w:sz="0" w:space="0" w:color="auto"/>
              </w:divBdr>
            </w:div>
            <w:div w:id="353070201">
              <w:marLeft w:val="480"/>
              <w:marRight w:val="0"/>
              <w:marTop w:val="0"/>
              <w:marBottom w:val="0"/>
              <w:divBdr>
                <w:top w:val="none" w:sz="0" w:space="0" w:color="auto"/>
                <w:left w:val="none" w:sz="0" w:space="0" w:color="auto"/>
                <w:bottom w:val="none" w:sz="0" w:space="0" w:color="auto"/>
                <w:right w:val="none" w:sz="0" w:space="0" w:color="auto"/>
              </w:divBdr>
            </w:div>
            <w:div w:id="353072026">
              <w:marLeft w:val="480"/>
              <w:marRight w:val="0"/>
              <w:marTop w:val="0"/>
              <w:marBottom w:val="0"/>
              <w:divBdr>
                <w:top w:val="none" w:sz="0" w:space="0" w:color="auto"/>
                <w:left w:val="none" w:sz="0" w:space="0" w:color="auto"/>
                <w:bottom w:val="none" w:sz="0" w:space="0" w:color="auto"/>
                <w:right w:val="none" w:sz="0" w:space="0" w:color="auto"/>
              </w:divBdr>
            </w:div>
            <w:div w:id="353459797">
              <w:marLeft w:val="480"/>
              <w:marRight w:val="0"/>
              <w:marTop w:val="0"/>
              <w:marBottom w:val="0"/>
              <w:divBdr>
                <w:top w:val="none" w:sz="0" w:space="0" w:color="auto"/>
                <w:left w:val="none" w:sz="0" w:space="0" w:color="auto"/>
                <w:bottom w:val="none" w:sz="0" w:space="0" w:color="auto"/>
                <w:right w:val="none" w:sz="0" w:space="0" w:color="auto"/>
              </w:divBdr>
            </w:div>
            <w:div w:id="353504941">
              <w:marLeft w:val="480"/>
              <w:marRight w:val="0"/>
              <w:marTop w:val="0"/>
              <w:marBottom w:val="0"/>
              <w:divBdr>
                <w:top w:val="none" w:sz="0" w:space="0" w:color="auto"/>
                <w:left w:val="none" w:sz="0" w:space="0" w:color="auto"/>
                <w:bottom w:val="none" w:sz="0" w:space="0" w:color="auto"/>
                <w:right w:val="none" w:sz="0" w:space="0" w:color="auto"/>
              </w:divBdr>
            </w:div>
            <w:div w:id="353533720">
              <w:marLeft w:val="480"/>
              <w:marRight w:val="0"/>
              <w:marTop w:val="0"/>
              <w:marBottom w:val="0"/>
              <w:divBdr>
                <w:top w:val="none" w:sz="0" w:space="0" w:color="auto"/>
                <w:left w:val="none" w:sz="0" w:space="0" w:color="auto"/>
                <w:bottom w:val="none" w:sz="0" w:space="0" w:color="auto"/>
                <w:right w:val="none" w:sz="0" w:space="0" w:color="auto"/>
              </w:divBdr>
            </w:div>
            <w:div w:id="353581915">
              <w:marLeft w:val="480"/>
              <w:marRight w:val="0"/>
              <w:marTop w:val="0"/>
              <w:marBottom w:val="0"/>
              <w:divBdr>
                <w:top w:val="none" w:sz="0" w:space="0" w:color="auto"/>
                <w:left w:val="none" w:sz="0" w:space="0" w:color="auto"/>
                <w:bottom w:val="none" w:sz="0" w:space="0" w:color="auto"/>
                <w:right w:val="none" w:sz="0" w:space="0" w:color="auto"/>
              </w:divBdr>
            </w:div>
            <w:div w:id="353651211">
              <w:marLeft w:val="480"/>
              <w:marRight w:val="0"/>
              <w:marTop w:val="0"/>
              <w:marBottom w:val="0"/>
              <w:divBdr>
                <w:top w:val="none" w:sz="0" w:space="0" w:color="auto"/>
                <w:left w:val="none" w:sz="0" w:space="0" w:color="auto"/>
                <w:bottom w:val="none" w:sz="0" w:space="0" w:color="auto"/>
                <w:right w:val="none" w:sz="0" w:space="0" w:color="auto"/>
              </w:divBdr>
            </w:div>
            <w:div w:id="353654236">
              <w:marLeft w:val="480"/>
              <w:marRight w:val="0"/>
              <w:marTop w:val="0"/>
              <w:marBottom w:val="0"/>
              <w:divBdr>
                <w:top w:val="none" w:sz="0" w:space="0" w:color="auto"/>
                <w:left w:val="none" w:sz="0" w:space="0" w:color="auto"/>
                <w:bottom w:val="none" w:sz="0" w:space="0" w:color="auto"/>
                <w:right w:val="none" w:sz="0" w:space="0" w:color="auto"/>
              </w:divBdr>
            </w:div>
            <w:div w:id="353726559">
              <w:marLeft w:val="480"/>
              <w:marRight w:val="0"/>
              <w:marTop w:val="0"/>
              <w:marBottom w:val="0"/>
              <w:divBdr>
                <w:top w:val="none" w:sz="0" w:space="0" w:color="auto"/>
                <w:left w:val="none" w:sz="0" w:space="0" w:color="auto"/>
                <w:bottom w:val="none" w:sz="0" w:space="0" w:color="auto"/>
                <w:right w:val="none" w:sz="0" w:space="0" w:color="auto"/>
              </w:divBdr>
            </w:div>
            <w:div w:id="354114037">
              <w:marLeft w:val="480"/>
              <w:marRight w:val="0"/>
              <w:marTop w:val="0"/>
              <w:marBottom w:val="0"/>
              <w:divBdr>
                <w:top w:val="none" w:sz="0" w:space="0" w:color="auto"/>
                <w:left w:val="none" w:sz="0" w:space="0" w:color="auto"/>
                <w:bottom w:val="none" w:sz="0" w:space="0" w:color="auto"/>
                <w:right w:val="none" w:sz="0" w:space="0" w:color="auto"/>
              </w:divBdr>
            </w:div>
            <w:div w:id="354116533">
              <w:marLeft w:val="480"/>
              <w:marRight w:val="0"/>
              <w:marTop w:val="0"/>
              <w:marBottom w:val="0"/>
              <w:divBdr>
                <w:top w:val="none" w:sz="0" w:space="0" w:color="auto"/>
                <w:left w:val="none" w:sz="0" w:space="0" w:color="auto"/>
                <w:bottom w:val="none" w:sz="0" w:space="0" w:color="auto"/>
                <w:right w:val="none" w:sz="0" w:space="0" w:color="auto"/>
              </w:divBdr>
            </w:div>
            <w:div w:id="354120127">
              <w:marLeft w:val="480"/>
              <w:marRight w:val="0"/>
              <w:marTop w:val="0"/>
              <w:marBottom w:val="0"/>
              <w:divBdr>
                <w:top w:val="none" w:sz="0" w:space="0" w:color="auto"/>
                <w:left w:val="none" w:sz="0" w:space="0" w:color="auto"/>
                <w:bottom w:val="none" w:sz="0" w:space="0" w:color="auto"/>
                <w:right w:val="none" w:sz="0" w:space="0" w:color="auto"/>
              </w:divBdr>
            </w:div>
            <w:div w:id="354158151">
              <w:marLeft w:val="480"/>
              <w:marRight w:val="0"/>
              <w:marTop w:val="0"/>
              <w:marBottom w:val="0"/>
              <w:divBdr>
                <w:top w:val="none" w:sz="0" w:space="0" w:color="auto"/>
                <w:left w:val="none" w:sz="0" w:space="0" w:color="auto"/>
                <w:bottom w:val="none" w:sz="0" w:space="0" w:color="auto"/>
                <w:right w:val="none" w:sz="0" w:space="0" w:color="auto"/>
              </w:divBdr>
            </w:div>
            <w:div w:id="354158881">
              <w:marLeft w:val="480"/>
              <w:marRight w:val="0"/>
              <w:marTop w:val="0"/>
              <w:marBottom w:val="0"/>
              <w:divBdr>
                <w:top w:val="none" w:sz="0" w:space="0" w:color="auto"/>
                <w:left w:val="none" w:sz="0" w:space="0" w:color="auto"/>
                <w:bottom w:val="none" w:sz="0" w:space="0" w:color="auto"/>
                <w:right w:val="none" w:sz="0" w:space="0" w:color="auto"/>
              </w:divBdr>
            </w:div>
            <w:div w:id="354187990">
              <w:marLeft w:val="480"/>
              <w:marRight w:val="0"/>
              <w:marTop w:val="0"/>
              <w:marBottom w:val="0"/>
              <w:divBdr>
                <w:top w:val="none" w:sz="0" w:space="0" w:color="auto"/>
                <w:left w:val="none" w:sz="0" w:space="0" w:color="auto"/>
                <w:bottom w:val="none" w:sz="0" w:space="0" w:color="auto"/>
                <w:right w:val="none" w:sz="0" w:space="0" w:color="auto"/>
              </w:divBdr>
            </w:div>
            <w:div w:id="354238375">
              <w:marLeft w:val="480"/>
              <w:marRight w:val="0"/>
              <w:marTop w:val="0"/>
              <w:marBottom w:val="0"/>
              <w:divBdr>
                <w:top w:val="none" w:sz="0" w:space="0" w:color="auto"/>
                <w:left w:val="none" w:sz="0" w:space="0" w:color="auto"/>
                <w:bottom w:val="none" w:sz="0" w:space="0" w:color="auto"/>
                <w:right w:val="none" w:sz="0" w:space="0" w:color="auto"/>
              </w:divBdr>
            </w:div>
            <w:div w:id="354313600">
              <w:marLeft w:val="480"/>
              <w:marRight w:val="0"/>
              <w:marTop w:val="0"/>
              <w:marBottom w:val="0"/>
              <w:divBdr>
                <w:top w:val="none" w:sz="0" w:space="0" w:color="auto"/>
                <w:left w:val="none" w:sz="0" w:space="0" w:color="auto"/>
                <w:bottom w:val="none" w:sz="0" w:space="0" w:color="auto"/>
                <w:right w:val="none" w:sz="0" w:space="0" w:color="auto"/>
              </w:divBdr>
            </w:div>
            <w:div w:id="354499909">
              <w:marLeft w:val="480"/>
              <w:marRight w:val="0"/>
              <w:marTop w:val="0"/>
              <w:marBottom w:val="0"/>
              <w:divBdr>
                <w:top w:val="none" w:sz="0" w:space="0" w:color="auto"/>
                <w:left w:val="none" w:sz="0" w:space="0" w:color="auto"/>
                <w:bottom w:val="none" w:sz="0" w:space="0" w:color="auto"/>
                <w:right w:val="none" w:sz="0" w:space="0" w:color="auto"/>
              </w:divBdr>
            </w:div>
            <w:div w:id="354500088">
              <w:marLeft w:val="480"/>
              <w:marRight w:val="0"/>
              <w:marTop w:val="0"/>
              <w:marBottom w:val="0"/>
              <w:divBdr>
                <w:top w:val="none" w:sz="0" w:space="0" w:color="auto"/>
                <w:left w:val="none" w:sz="0" w:space="0" w:color="auto"/>
                <w:bottom w:val="none" w:sz="0" w:space="0" w:color="auto"/>
                <w:right w:val="none" w:sz="0" w:space="0" w:color="auto"/>
              </w:divBdr>
            </w:div>
            <w:div w:id="354502686">
              <w:marLeft w:val="480"/>
              <w:marRight w:val="0"/>
              <w:marTop w:val="0"/>
              <w:marBottom w:val="0"/>
              <w:divBdr>
                <w:top w:val="none" w:sz="0" w:space="0" w:color="auto"/>
                <w:left w:val="none" w:sz="0" w:space="0" w:color="auto"/>
                <w:bottom w:val="none" w:sz="0" w:space="0" w:color="auto"/>
                <w:right w:val="none" w:sz="0" w:space="0" w:color="auto"/>
              </w:divBdr>
            </w:div>
            <w:div w:id="354549995">
              <w:marLeft w:val="480"/>
              <w:marRight w:val="0"/>
              <w:marTop w:val="0"/>
              <w:marBottom w:val="0"/>
              <w:divBdr>
                <w:top w:val="none" w:sz="0" w:space="0" w:color="auto"/>
                <w:left w:val="none" w:sz="0" w:space="0" w:color="auto"/>
                <w:bottom w:val="none" w:sz="0" w:space="0" w:color="auto"/>
                <w:right w:val="none" w:sz="0" w:space="0" w:color="auto"/>
              </w:divBdr>
            </w:div>
            <w:div w:id="354575780">
              <w:marLeft w:val="480"/>
              <w:marRight w:val="0"/>
              <w:marTop w:val="0"/>
              <w:marBottom w:val="0"/>
              <w:divBdr>
                <w:top w:val="none" w:sz="0" w:space="0" w:color="auto"/>
                <w:left w:val="none" w:sz="0" w:space="0" w:color="auto"/>
                <w:bottom w:val="none" w:sz="0" w:space="0" w:color="auto"/>
                <w:right w:val="none" w:sz="0" w:space="0" w:color="auto"/>
              </w:divBdr>
            </w:div>
            <w:div w:id="354576429">
              <w:marLeft w:val="480"/>
              <w:marRight w:val="0"/>
              <w:marTop w:val="0"/>
              <w:marBottom w:val="0"/>
              <w:divBdr>
                <w:top w:val="none" w:sz="0" w:space="0" w:color="auto"/>
                <w:left w:val="none" w:sz="0" w:space="0" w:color="auto"/>
                <w:bottom w:val="none" w:sz="0" w:space="0" w:color="auto"/>
                <w:right w:val="none" w:sz="0" w:space="0" w:color="auto"/>
              </w:divBdr>
            </w:div>
            <w:div w:id="354578978">
              <w:marLeft w:val="480"/>
              <w:marRight w:val="0"/>
              <w:marTop w:val="0"/>
              <w:marBottom w:val="0"/>
              <w:divBdr>
                <w:top w:val="none" w:sz="0" w:space="0" w:color="auto"/>
                <w:left w:val="none" w:sz="0" w:space="0" w:color="auto"/>
                <w:bottom w:val="none" w:sz="0" w:space="0" w:color="auto"/>
                <w:right w:val="none" w:sz="0" w:space="0" w:color="auto"/>
              </w:divBdr>
            </w:div>
            <w:div w:id="354616815">
              <w:marLeft w:val="480"/>
              <w:marRight w:val="0"/>
              <w:marTop w:val="0"/>
              <w:marBottom w:val="0"/>
              <w:divBdr>
                <w:top w:val="none" w:sz="0" w:space="0" w:color="auto"/>
                <w:left w:val="none" w:sz="0" w:space="0" w:color="auto"/>
                <w:bottom w:val="none" w:sz="0" w:space="0" w:color="auto"/>
                <w:right w:val="none" w:sz="0" w:space="0" w:color="auto"/>
              </w:divBdr>
            </w:div>
            <w:div w:id="354694302">
              <w:marLeft w:val="480"/>
              <w:marRight w:val="0"/>
              <w:marTop w:val="0"/>
              <w:marBottom w:val="0"/>
              <w:divBdr>
                <w:top w:val="none" w:sz="0" w:space="0" w:color="auto"/>
                <w:left w:val="none" w:sz="0" w:space="0" w:color="auto"/>
                <w:bottom w:val="none" w:sz="0" w:space="0" w:color="auto"/>
                <w:right w:val="none" w:sz="0" w:space="0" w:color="auto"/>
              </w:divBdr>
            </w:div>
            <w:div w:id="354775838">
              <w:marLeft w:val="480"/>
              <w:marRight w:val="0"/>
              <w:marTop w:val="0"/>
              <w:marBottom w:val="0"/>
              <w:divBdr>
                <w:top w:val="none" w:sz="0" w:space="0" w:color="auto"/>
                <w:left w:val="none" w:sz="0" w:space="0" w:color="auto"/>
                <w:bottom w:val="none" w:sz="0" w:space="0" w:color="auto"/>
                <w:right w:val="none" w:sz="0" w:space="0" w:color="auto"/>
              </w:divBdr>
            </w:div>
            <w:div w:id="354812947">
              <w:marLeft w:val="480"/>
              <w:marRight w:val="0"/>
              <w:marTop w:val="0"/>
              <w:marBottom w:val="0"/>
              <w:divBdr>
                <w:top w:val="none" w:sz="0" w:space="0" w:color="auto"/>
                <w:left w:val="none" w:sz="0" w:space="0" w:color="auto"/>
                <w:bottom w:val="none" w:sz="0" w:space="0" w:color="auto"/>
                <w:right w:val="none" w:sz="0" w:space="0" w:color="auto"/>
              </w:divBdr>
            </w:div>
            <w:div w:id="355036306">
              <w:marLeft w:val="480"/>
              <w:marRight w:val="0"/>
              <w:marTop w:val="0"/>
              <w:marBottom w:val="0"/>
              <w:divBdr>
                <w:top w:val="none" w:sz="0" w:space="0" w:color="auto"/>
                <w:left w:val="none" w:sz="0" w:space="0" w:color="auto"/>
                <w:bottom w:val="none" w:sz="0" w:space="0" w:color="auto"/>
                <w:right w:val="none" w:sz="0" w:space="0" w:color="auto"/>
              </w:divBdr>
            </w:div>
            <w:div w:id="355037276">
              <w:marLeft w:val="480"/>
              <w:marRight w:val="0"/>
              <w:marTop w:val="0"/>
              <w:marBottom w:val="0"/>
              <w:divBdr>
                <w:top w:val="none" w:sz="0" w:space="0" w:color="auto"/>
                <w:left w:val="none" w:sz="0" w:space="0" w:color="auto"/>
                <w:bottom w:val="none" w:sz="0" w:space="0" w:color="auto"/>
                <w:right w:val="none" w:sz="0" w:space="0" w:color="auto"/>
              </w:divBdr>
            </w:div>
            <w:div w:id="355159601">
              <w:marLeft w:val="480"/>
              <w:marRight w:val="0"/>
              <w:marTop w:val="0"/>
              <w:marBottom w:val="0"/>
              <w:divBdr>
                <w:top w:val="none" w:sz="0" w:space="0" w:color="auto"/>
                <w:left w:val="none" w:sz="0" w:space="0" w:color="auto"/>
                <w:bottom w:val="none" w:sz="0" w:space="0" w:color="auto"/>
                <w:right w:val="none" w:sz="0" w:space="0" w:color="auto"/>
              </w:divBdr>
            </w:div>
            <w:div w:id="355161506">
              <w:marLeft w:val="480"/>
              <w:marRight w:val="0"/>
              <w:marTop w:val="0"/>
              <w:marBottom w:val="0"/>
              <w:divBdr>
                <w:top w:val="none" w:sz="0" w:space="0" w:color="auto"/>
                <w:left w:val="none" w:sz="0" w:space="0" w:color="auto"/>
                <w:bottom w:val="none" w:sz="0" w:space="0" w:color="auto"/>
                <w:right w:val="none" w:sz="0" w:space="0" w:color="auto"/>
              </w:divBdr>
            </w:div>
            <w:div w:id="355230815">
              <w:marLeft w:val="480"/>
              <w:marRight w:val="0"/>
              <w:marTop w:val="0"/>
              <w:marBottom w:val="0"/>
              <w:divBdr>
                <w:top w:val="none" w:sz="0" w:space="0" w:color="auto"/>
                <w:left w:val="none" w:sz="0" w:space="0" w:color="auto"/>
                <w:bottom w:val="none" w:sz="0" w:space="0" w:color="auto"/>
                <w:right w:val="none" w:sz="0" w:space="0" w:color="auto"/>
              </w:divBdr>
            </w:div>
            <w:div w:id="355232393">
              <w:marLeft w:val="480"/>
              <w:marRight w:val="0"/>
              <w:marTop w:val="0"/>
              <w:marBottom w:val="0"/>
              <w:divBdr>
                <w:top w:val="none" w:sz="0" w:space="0" w:color="auto"/>
                <w:left w:val="none" w:sz="0" w:space="0" w:color="auto"/>
                <w:bottom w:val="none" w:sz="0" w:space="0" w:color="auto"/>
                <w:right w:val="none" w:sz="0" w:space="0" w:color="auto"/>
              </w:divBdr>
            </w:div>
            <w:div w:id="355276460">
              <w:marLeft w:val="480"/>
              <w:marRight w:val="0"/>
              <w:marTop w:val="0"/>
              <w:marBottom w:val="0"/>
              <w:divBdr>
                <w:top w:val="none" w:sz="0" w:space="0" w:color="auto"/>
                <w:left w:val="none" w:sz="0" w:space="0" w:color="auto"/>
                <w:bottom w:val="none" w:sz="0" w:space="0" w:color="auto"/>
                <w:right w:val="none" w:sz="0" w:space="0" w:color="auto"/>
              </w:divBdr>
            </w:div>
            <w:div w:id="355352348">
              <w:marLeft w:val="480"/>
              <w:marRight w:val="0"/>
              <w:marTop w:val="0"/>
              <w:marBottom w:val="0"/>
              <w:divBdr>
                <w:top w:val="none" w:sz="0" w:space="0" w:color="auto"/>
                <w:left w:val="none" w:sz="0" w:space="0" w:color="auto"/>
                <w:bottom w:val="none" w:sz="0" w:space="0" w:color="auto"/>
                <w:right w:val="none" w:sz="0" w:space="0" w:color="auto"/>
              </w:divBdr>
            </w:div>
            <w:div w:id="355469754">
              <w:marLeft w:val="480"/>
              <w:marRight w:val="0"/>
              <w:marTop w:val="0"/>
              <w:marBottom w:val="0"/>
              <w:divBdr>
                <w:top w:val="none" w:sz="0" w:space="0" w:color="auto"/>
                <w:left w:val="none" w:sz="0" w:space="0" w:color="auto"/>
                <w:bottom w:val="none" w:sz="0" w:space="0" w:color="auto"/>
                <w:right w:val="none" w:sz="0" w:space="0" w:color="auto"/>
              </w:divBdr>
            </w:div>
            <w:div w:id="355695404">
              <w:marLeft w:val="480"/>
              <w:marRight w:val="0"/>
              <w:marTop w:val="0"/>
              <w:marBottom w:val="0"/>
              <w:divBdr>
                <w:top w:val="none" w:sz="0" w:space="0" w:color="auto"/>
                <w:left w:val="none" w:sz="0" w:space="0" w:color="auto"/>
                <w:bottom w:val="none" w:sz="0" w:space="0" w:color="auto"/>
                <w:right w:val="none" w:sz="0" w:space="0" w:color="auto"/>
              </w:divBdr>
            </w:div>
            <w:div w:id="355733785">
              <w:marLeft w:val="480"/>
              <w:marRight w:val="0"/>
              <w:marTop w:val="0"/>
              <w:marBottom w:val="0"/>
              <w:divBdr>
                <w:top w:val="none" w:sz="0" w:space="0" w:color="auto"/>
                <w:left w:val="none" w:sz="0" w:space="0" w:color="auto"/>
                <w:bottom w:val="none" w:sz="0" w:space="0" w:color="auto"/>
                <w:right w:val="none" w:sz="0" w:space="0" w:color="auto"/>
              </w:divBdr>
            </w:div>
            <w:div w:id="355736048">
              <w:marLeft w:val="480"/>
              <w:marRight w:val="0"/>
              <w:marTop w:val="0"/>
              <w:marBottom w:val="0"/>
              <w:divBdr>
                <w:top w:val="none" w:sz="0" w:space="0" w:color="auto"/>
                <w:left w:val="none" w:sz="0" w:space="0" w:color="auto"/>
                <w:bottom w:val="none" w:sz="0" w:space="0" w:color="auto"/>
                <w:right w:val="none" w:sz="0" w:space="0" w:color="auto"/>
              </w:divBdr>
            </w:div>
            <w:div w:id="355809677">
              <w:marLeft w:val="480"/>
              <w:marRight w:val="0"/>
              <w:marTop w:val="0"/>
              <w:marBottom w:val="0"/>
              <w:divBdr>
                <w:top w:val="none" w:sz="0" w:space="0" w:color="auto"/>
                <w:left w:val="none" w:sz="0" w:space="0" w:color="auto"/>
                <w:bottom w:val="none" w:sz="0" w:space="0" w:color="auto"/>
                <w:right w:val="none" w:sz="0" w:space="0" w:color="auto"/>
              </w:divBdr>
            </w:div>
            <w:div w:id="355927494">
              <w:marLeft w:val="480"/>
              <w:marRight w:val="0"/>
              <w:marTop w:val="0"/>
              <w:marBottom w:val="0"/>
              <w:divBdr>
                <w:top w:val="none" w:sz="0" w:space="0" w:color="auto"/>
                <w:left w:val="none" w:sz="0" w:space="0" w:color="auto"/>
                <w:bottom w:val="none" w:sz="0" w:space="0" w:color="auto"/>
                <w:right w:val="none" w:sz="0" w:space="0" w:color="auto"/>
              </w:divBdr>
            </w:div>
            <w:div w:id="355935669">
              <w:marLeft w:val="480"/>
              <w:marRight w:val="0"/>
              <w:marTop w:val="0"/>
              <w:marBottom w:val="0"/>
              <w:divBdr>
                <w:top w:val="none" w:sz="0" w:space="0" w:color="auto"/>
                <w:left w:val="none" w:sz="0" w:space="0" w:color="auto"/>
                <w:bottom w:val="none" w:sz="0" w:space="0" w:color="auto"/>
                <w:right w:val="none" w:sz="0" w:space="0" w:color="auto"/>
              </w:divBdr>
            </w:div>
            <w:div w:id="356004868">
              <w:marLeft w:val="480"/>
              <w:marRight w:val="0"/>
              <w:marTop w:val="0"/>
              <w:marBottom w:val="0"/>
              <w:divBdr>
                <w:top w:val="none" w:sz="0" w:space="0" w:color="auto"/>
                <w:left w:val="none" w:sz="0" w:space="0" w:color="auto"/>
                <w:bottom w:val="none" w:sz="0" w:space="0" w:color="auto"/>
                <w:right w:val="none" w:sz="0" w:space="0" w:color="auto"/>
              </w:divBdr>
            </w:div>
            <w:div w:id="356008023">
              <w:marLeft w:val="480"/>
              <w:marRight w:val="0"/>
              <w:marTop w:val="0"/>
              <w:marBottom w:val="0"/>
              <w:divBdr>
                <w:top w:val="none" w:sz="0" w:space="0" w:color="auto"/>
                <w:left w:val="none" w:sz="0" w:space="0" w:color="auto"/>
                <w:bottom w:val="none" w:sz="0" w:space="0" w:color="auto"/>
                <w:right w:val="none" w:sz="0" w:space="0" w:color="auto"/>
              </w:divBdr>
            </w:div>
            <w:div w:id="356351105">
              <w:marLeft w:val="480"/>
              <w:marRight w:val="0"/>
              <w:marTop w:val="0"/>
              <w:marBottom w:val="0"/>
              <w:divBdr>
                <w:top w:val="none" w:sz="0" w:space="0" w:color="auto"/>
                <w:left w:val="none" w:sz="0" w:space="0" w:color="auto"/>
                <w:bottom w:val="none" w:sz="0" w:space="0" w:color="auto"/>
                <w:right w:val="none" w:sz="0" w:space="0" w:color="auto"/>
              </w:divBdr>
            </w:div>
            <w:div w:id="356540229">
              <w:marLeft w:val="480"/>
              <w:marRight w:val="0"/>
              <w:marTop w:val="0"/>
              <w:marBottom w:val="0"/>
              <w:divBdr>
                <w:top w:val="none" w:sz="0" w:space="0" w:color="auto"/>
                <w:left w:val="none" w:sz="0" w:space="0" w:color="auto"/>
                <w:bottom w:val="none" w:sz="0" w:space="0" w:color="auto"/>
                <w:right w:val="none" w:sz="0" w:space="0" w:color="auto"/>
              </w:divBdr>
            </w:div>
            <w:div w:id="356657655">
              <w:marLeft w:val="480"/>
              <w:marRight w:val="0"/>
              <w:marTop w:val="0"/>
              <w:marBottom w:val="0"/>
              <w:divBdr>
                <w:top w:val="none" w:sz="0" w:space="0" w:color="auto"/>
                <w:left w:val="none" w:sz="0" w:space="0" w:color="auto"/>
                <w:bottom w:val="none" w:sz="0" w:space="0" w:color="auto"/>
                <w:right w:val="none" w:sz="0" w:space="0" w:color="auto"/>
              </w:divBdr>
            </w:div>
            <w:div w:id="356662243">
              <w:marLeft w:val="480"/>
              <w:marRight w:val="0"/>
              <w:marTop w:val="0"/>
              <w:marBottom w:val="0"/>
              <w:divBdr>
                <w:top w:val="none" w:sz="0" w:space="0" w:color="auto"/>
                <w:left w:val="none" w:sz="0" w:space="0" w:color="auto"/>
                <w:bottom w:val="none" w:sz="0" w:space="0" w:color="auto"/>
                <w:right w:val="none" w:sz="0" w:space="0" w:color="auto"/>
              </w:divBdr>
            </w:div>
            <w:div w:id="356733503">
              <w:marLeft w:val="480"/>
              <w:marRight w:val="0"/>
              <w:marTop w:val="0"/>
              <w:marBottom w:val="0"/>
              <w:divBdr>
                <w:top w:val="none" w:sz="0" w:space="0" w:color="auto"/>
                <w:left w:val="none" w:sz="0" w:space="0" w:color="auto"/>
                <w:bottom w:val="none" w:sz="0" w:space="0" w:color="auto"/>
                <w:right w:val="none" w:sz="0" w:space="0" w:color="auto"/>
              </w:divBdr>
            </w:div>
            <w:div w:id="356741475">
              <w:marLeft w:val="480"/>
              <w:marRight w:val="0"/>
              <w:marTop w:val="0"/>
              <w:marBottom w:val="0"/>
              <w:divBdr>
                <w:top w:val="none" w:sz="0" w:space="0" w:color="auto"/>
                <w:left w:val="none" w:sz="0" w:space="0" w:color="auto"/>
                <w:bottom w:val="none" w:sz="0" w:space="0" w:color="auto"/>
                <w:right w:val="none" w:sz="0" w:space="0" w:color="auto"/>
              </w:divBdr>
            </w:div>
            <w:div w:id="356783180">
              <w:marLeft w:val="480"/>
              <w:marRight w:val="0"/>
              <w:marTop w:val="0"/>
              <w:marBottom w:val="0"/>
              <w:divBdr>
                <w:top w:val="none" w:sz="0" w:space="0" w:color="auto"/>
                <w:left w:val="none" w:sz="0" w:space="0" w:color="auto"/>
                <w:bottom w:val="none" w:sz="0" w:space="0" w:color="auto"/>
                <w:right w:val="none" w:sz="0" w:space="0" w:color="auto"/>
              </w:divBdr>
            </w:div>
            <w:div w:id="356807640">
              <w:marLeft w:val="480"/>
              <w:marRight w:val="0"/>
              <w:marTop w:val="0"/>
              <w:marBottom w:val="0"/>
              <w:divBdr>
                <w:top w:val="none" w:sz="0" w:space="0" w:color="auto"/>
                <w:left w:val="none" w:sz="0" w:space="0" w:color="auto"/>
                <w:bottom w:val="none" w:sz="0" w:space="0" w:color="auto"/>
                <w:right w:val="none" w:sz="0" w:space="0" w:color="auto"/>
              </w:divBdr>
            </w:div>
            <w:div w:id="356808291">
              <w:marLeft w:val="480"/>
              <w:marRight w:val="0"/>
              <w:marTop w:val="0"/>
              <w:marBottom w:val="0"/>
              <w:divBdr>
                <w:top w:val="none" w:sz="0" w:space="0" w:color="auto"/>
                <w:left w:val="none" w:sz="0" w:space="0" w:color="auto"/>
                <w:bottom w:val="none" w:sz="0" w:space="0" w:color="auto"/>
                <w:right w:val="none" w:sz="0" w:space="0" w:color="auto"/>
              </w:divBdr>
            </w:div>
            <w:div w:id="356858073">
              <w:marLeft w:val="480"/>
              <w:marRight w:val="0"/>
              <w:marTop w:val="0"/>
              <w:marBottom w:val="0"/>
              <w:divBdr>
                <w:top w:val="none" w:sz="0" w:space="0" w:color="auto"/>
                <w:left w:val="none" w:sz="0" w:space="0" w:color="auto"/>
                <w:bottom w:val="none" w:sz="0" w:space="0" w:color="auto"/>
                <w:right w:val="none" w:sz="0" w:space="0" w:color="auto"/>
              </w:divBdr>
            </w:div>
            <w:div w:id="356925566">
              <w:marLeft w:val="480"/>
              <w:marRight w:val="0"/>
              <w:marTop w:val="0"/>
              <w:marBottom w:val="0"/>
              <w:divBdr>
                <w:top w:val="none" w:sz="0" w:space="0" w:color="auto"/>
                <w:left w:val="none" w:sz="0" w:space="0" w:color="auto"/>
                <w:bottom w:val="none" w:sz="0" w:space="0" w:color="auto"/>
                <w:right w:val="none" w:sz="0" w:space="0" w:color="auto"/>
              </w:divBdr>
            </w:div>
            <w:div w:id="357048311">
              <w:marLeft w:val="480"/>
              <w:marRight w:val="0"/>
              <w:marTop w:val="0"/>
              <w:marBottom w:val="0"/>
              <w:divBdr>
                <w:top w:val="none" w:sz="0" w:space="0" w:color="auto"/>
                <w:left w:val="none" w:sz="0" w:space="0" w:color="auto"/>
                <w:bottom w:val="none" w:sz="0" w:space="0" w:color="auto"/>
                <w:right w:val="none" w:sz="0" w:space="0" w:color="auto"/>
              </w:divBdr>
            </w:div>
            <w:div w:id="357127973">
              <w:marLeft w:val="480"/>
              <w:marRight w:val="0"/>
              <w:marTop w:val="0"/>
              <w:marBottom w:val="0"/>
              <w:divBdr>
                <w:top w:val="none" w:sz="0" w:space="0" w:color="auto"/>
                <w:left w:val="none" w:sz="0" w:space="0" w:color="auto"/>
                <w:bottom w:val="none" w:sz="0" w:space="0" w:color="auto"/>
                <w:right w:val="none" w:sz="0" w:space="0" w:color="auto"/>
              </w:divBdr>
            </w:div>
            <w:div w:id="357195276">
              <w:marLeft w:val="480"/>
              <w:marRight w:val="0"/>
              <w:marTop w:val="0"/>
              <w:marBottom w:val="0"/>
              <w:divBdr>
                <w:top w:val="none" w:sz="0" w:space="0" w:color="auto"/>
                <w:left w:val="none" w:sz="0" w:space="0" w:color="auto"/>
                <w:bottom w:val="none" w:sz="0" w:space="0" w:color="auto"/>
                <w:right w:val="none" w:sz="0" w:space="0" w:color="auto"/>
              </w:divBdr>
            </w:div>
            <w:div w:id="357241137">
              <w:marLeft w:val="480"/>
              <w:marRight w:val="0"/>
              <w:marTop w:val="0"/>
              <w:marBottom w:val="0"/>
              <w:divBdr>
                <w:top w:val="none" w:sz="0" w:space="0" w:color="auto"/>
                <w:left w:val="none" w:sz="0" w:space="0" w:color="auto"/>
                <w:bottom w:val="none" w:sz="0" w:space="0" w:color="auto"/>
                <w:right w:val="none" w:sz="0" w:space="0" w:color="auto"/>
              </w:divBdr>
            </w:div>
            <w:div w:id="357389743">
              <w:marLeft w:val="480"/>
              <w:marRight w:val="0"/>
              <w:marTop w:val="0"/>
              <w:marBottom w:val="0"/>
              <w:divBdr>
                <w:top w:val="none" w:sz="0" w:space="0" w:color="auto"/>
                <w:left w:val="none" w:sz="0" w:space="0" w:color="auto"/>
                <w:bottom w:val="none" w:sz="0" w:space="0" w:color="auto"/>
                <w:right w:val="none" w:sz="0" w:space="0" w:color="auto"/>
              </w:divBdr>
            </w:div>
            <w:div w:id="357507821">
              <w:marLeft w:val="480"/>
              <w:marRight w:val="0"/>
              <w:marTop w:val="0"/>
              <w:marBottom w:val="0"/>
              <w:divBdr>
                <w:top w:val="none" w:sz="0" w:space="0" w:color="auto"/>
                <w:left w:val="none" w:sz="0" w:space="0" w:color="auto"/>
                <w:bottom w:val="none" w:sz="0" w:space="0" w:color="auto"/>
                <w:right w:val="none" w:sz="0" w:space="0" w:color="auto"/>
              </w:divBdr>
            </w:div>
            <w:div w:id="357508896">
              <w:marLeft w:val="480"/>
              <w:marRight w:val="0"/>
              <w:marTop w:val="0"/>
              <w:marBottom w:val="0"/>
              <w:divBdr>
                <w:top w:val="none" w:sz="0" w:space="0" w:color="auto"/>
                <w:left w:val="none" w:sz="0" w:space="0" w:color="auto"/>
                <w:bottom w:val="none" w:sz="0" w:space="0" w:color="auto"/>
                <w:right w:val="none" w:sz="0" w:space="0" w:color="auto"/>
              </w:divBdr>
            </w:div>
            <w:div w:id="357511960">
              <w:marLeft w:val="480"/>
              <w:marRight w:val="0"/>
              <w:marTop w:val="0"/>
              <w:marBottom w:val="0"/>
              <w:divBdr>
                <w:top w:val="none" w:sz="0" w:space="0" w:color="auto"/>
                <w:left w:val="none" w:sz="0" w:space="0" w:color="auto"/>
                <w:bottom w:val="none" w:sz="0" w:space="0" w:color="auto"/>
                <w:right w:val="none" w:sz="0" w:space="0" w:color="auto"/>
              </w:divBdr>
            </w:div>
            <w:div w:id="357586048">
              <w:marLeft w:val="480"/>
              <w:marRight w:val="0"/>
              <w:marTop w:val="0"/>
              <w:marBottom w:val="0"/>
              <w:divBdr>
                <w:top w:val="none" w:sz="0" w:space="0" w:color="auto"/>
                <w:left w:val="none" w:sz="0" w:space="0" w:color="auto"/>
                <w:bottom w:val="none" w:sz="0" w:space="0" w:color="auto"/>
                <w:right w:val="none" w:sz="0" w:space="0" w:color="auto"/>
              </w:divBdr>
            </w:div>
            <w:div w:id="357631759">
              <w:marLeft w:val="480"/>
              <w:marRight w:val="0"/>
              <w:marTop w:val="0"/>
              <w:marBottom w:val="0"/>
              <w:divBdr>
                <w:top w:val="none" w:sz="0" w:space="0" w:color="auto"/>
                <w:left w:val="none" w:sz="0" w:space="0" w:color="auto"/>
                <w:bottom w:val="none" w:sz="0" w:space="0" w:color="auto"/>
                <w:right w:val="none" w:sz="0" w:space="0" w:color="auto"/>
              </w:divBdr>
            </w:div>
            <w:div w:id="357778868">
              <w:marLeft w:val="480"/>
              <w:marRight w:val="0"/>
              <w:marTop w:val="0"/>
              <w:marBottom w:val="0"/>
              <w:divBdr>
                <w:top w:val="none" w:sz="0" w:space="0" w:color="auto"/>
                <w:left w:val="none" w:sz="0" w:space="0" w:color="auto"/>
                <w:bottom w:val="none" w:sz="0" w:space="0" w:color="auto"/>
                <w:right w:val="none" w:sz="0" w:space="0" w:color="auto"/>
              </w:divBdr>
            </w:div>
            <w:div w:id="358048190">
              <w:marLeft w:val="480"/>
              <w:marRight w:val="0"/>
              <w:marTop w:val="0"/>
              <w:marBottom w:val="0"/>
              <w:divBdr>
                <w:top w:val="none" w:sz="0" w:space="0" w:color="auto"/>
                <w:left w:val="none" w:sz="0" w:space="0" w:color="auto"/>
                <w:bottom w:val="none" w:sz="0" w:space="0" w:color="auto"/>
                <w:right w:val="none" w:sz="0" w:space="0" w:color="auto"/>
              </w:divBdr>
            </w:div>
            <w:div w:id="358049203">
              <w:marLeft w:val="480"/>
              <w:marRight w:val="0"/>
              <w:marTop w:val="0"/>
              <w:marBottom w:val="0"/>
              <w:divBdr>
                <w:top w:val="none" w:sz="0" w:space="0" w:color="auto"/>
                <w:left w:val="none" w:sz="0" w:space="0" w:color="auto"/>
                <w:bottom w:val="none" w:sz="0" w:space="0" w:color="auto"/>
                <w:right w:val="none" w:sz="0" w:space="0" w:color="auto"/>
              </w:divBdr>
            </w:div>
            <w:div w:id="358092908">
              <w:marLeft w:val="480"/>
              <w:marRight w:val="0"/>
              <w:marTop w:val="0"/>
              <w:marBottom w:val="0"/>
              <w:divBdr>
                <w:top w:val="none" w:sz="0" w:space="0" w:color="auto"/>
                <w:left w:val="none" w:sz="0" w:space="0" w:color="auto"/>
                <w:bottom w:val="none" w:sz="0" w:space="0" w:color="auto"/>
                <w:right w:val="none" w:sz="0" w:space="0" w:color="auto"/>
              </w:divBdr>
            </w:div>
            <w:div w:id="358118534">
              <w:marLeft w:val="480"/>
              <w:marRight w:val="0"/>
              <w:marTop w:val="0"/>
              <w:marBottom w:val="0"/>
              <w:divBdr>
                <w:top w:val="none" w:sz="0" w:space="0" w:color="auto"/>
                <w:left w:val="none" w:sz="0" w:space="0" w:color="auto"/>
                <w:bottom w:val="none" w:sz="0" w:space="0" w:color="auto"/>
                <w:right w:val="none" w:sz="0" w:space="0" w:color="auto"/>
              </w:divBdr>
            </w:div>
            <w:div w:id="358162751">
              <w:marLeft w:val="480"/>
              <w:marRight w:val="0"/>
              <w:marTop w:val="0"/>
              <w:marBottom w:val="0"/>
              <w:divBdr>
                <w:top w:val="none" w:sz="0" w:space="0" w:color="auto"/>
                <w:left w:val="none" w:sz="0" w:space="0" w:color="auto"/>
                <w:bottom w:val="none" w:sz="0" w:space="0" w:color="auto"/>
                <w:right w:val="none" w:sz="0" w:space="0" w:color="auto"/>
              </w:divBdr>
            </w:div>
            <w:div w:id="358163619">
              <w:marLeft w:val="480"/>
              <w:marRight w:val="0"/>
              <w:marTop w:val="0"/>
              <w:marBottom w:val="0"/>
              <w:divBdr>
                <w:top w:val="none" w:sz="0" w:space="0" w:color="auto"/>
                <w:left w:val="none" w:sz="0" w:space="0" w:color="auto"/>
                <w:bottom w:val="none" w:sz="0" w:space="0" w:color="auto"/>
                <w:right w:val="none" w:sz="0" w:space="0" w:color="auto"/>
              </w:divBdr>
            </w:div>
            <w:div w:id="358311495">
              <w:marLeft w:val="480"/>
              <w:marRight w:val="0"/>
              <w:marTop w:val="0"/>
              <w:marBottom w:val="0"/>
              <w:divBdr>
                <w:top w:val="none" w:sz="0" w:space="0" w:color="auto"/>
                <w:left w:val="none" w:sz="0" w:space="0" w:color="auto"/>
                <w:bottom w:val="none" w:sz="0" w:space="0" w:color="auto"/>
                <w:right w:val="none" w:sz="0" w:space="0" w:color="auto"/>
              </w:divBdr>
            </w:div>
            <w:div w:id="358317739">
              <w:marLeft w:val="480"/>
              <w:marRight w:val="0"/>
              <w:marTop w:val="0"/>
              <w:marBottom w:val="0"/>
              <w:divBdr>
                <w:top w:val="none" w:sz="0" w:space="0" w:color="auto"/>
                <w:left w:val="none" w:sz="0" w:space="0" w:color="auto"/>
                <w:bottom w:val="none" w:sz="0" w:space="0" w:color="auto"/>
                <w:right w:val="none" w:sz="0" w:space="0" w:color="auto"/>
              </w:divBdr>
            </w:div>
            <w:div w:id="358358105">
              <w:marLeft w:val="480"/>
              <w:marRight w:val="0"/>
              <w:marTop w:val="0"/>
              <w:marBottom w:val="0"/>
              <w:divBdr>
                <w:top w:val="none" w:sz="0" w:space="0" w:color="auto"/>
                <w:left w:val="none" w:sz="0" w:space="0" w:color="auto"/>
                <w:bottom w:val="none" w:sz="0" w:space="0" w:color="auto"/>
                <w:right w:val="none" w:sz="0" w:space="0" w:color="auto"/>
              </w:divBdr>
            </w:div>
            <w:div w:id="358358942">
              <w:marLeft w:val="480"/>
              <w:marRight w:val="0"/>
              <w:marTop w:val="0"/>
              <w:marBottom w:val="0"/>
              <w:divBdr>
                <w:top w:val="none" w:sz="0" w:space="0" w:color="auto"/>
                <w:left w:val="none" w:sz="0" w:space="0" w:color="auto"/>
                <w:bottom w:val="none" w:sz="0" w:space="0" w:color="auto"/>
                <w:right w:val="none" w:sz="0" w:space="0" w:color="auto"/>
              </w:divBdr>
            </w:div>
            <w:div w:id="358363401">
              <w:marLeft w:val="480"/>
              <w:marRight w:val="0"/>
              <w:marTop w:val="0"/>
              <w:marBottom w:val="0"/>
              <w:divBdr>
                <w:top w:val="none" w:sz="0" w:space="0" w:color="auto"/>
                <w:left w:val="none" w:sz="0" w:space="0" w:color="auto"/>
                <w:bottom w:val="none" w:sz="0" w:space="0" w:color="auto"/>
                <w:right w:val="none" w:sz="0" w:space="0" w:color="auto"/>
              </w:divBdr>
            </w:div>
            <w:div w:id="358510990">
              <w:marLeft w:val="480"/>
              <w:marRight w:val="0"/>
              <w:marTop w:val="0"/>
              <w:marBottom w:val="0"/>
              <w:divBdr>
                <w:top w:val="none" w:sz="0" w:space="0" w:color="auto"/>
                <w:left w:val="none" w:sz="0" w:space="0" w:color="auto"/>
                <w:bottom w:val="none" w:sz="0" w:space="0" w:color="auto"/>
                <w:right w:val="none" w:sz="0" w:space="0" w:color="auto"/>
              </w:divBdr>
            </w:div>
            <w:div w:id="358893260">
              <w:marLeft w:val="480"/>
              <w:marRight w:val="0"/>
              <w:marTop w:val="0"/>
              <w:marBottom w:val="0"/>
              <w:divBdr>
                <w:top w:val="none" w:sz="0" w:space="0" w:color="auto"/>
                <w:left w:val="none" w:sz="0" w:space="0" w:color="auto"/>
                <w:bottom w:val="none" w:sz="0" w:space="0" w:color="auto"/>
                <w:right w:val="none" w:sz="0" w:space="0" w:color="auto"/>
              </w:divBdr>
            </w:div>
            <w:div w:id="358942211">
              <w:marLeft w:val="480"/>
              <w:marRight w:val="0"/>
              <w:marTop w:val="0"/>
              <w:marBottom w:val="0"/>
              <w:divBdr>
                <w:top w:val="none" w:sz="0" w:space="0" w:color="auto"/>
                <w:left w:val="none" w:sz="0" w:space="0" w:color="auto"/>
                <w:bottom w:val="none" w:sz="0" w:space="0" w:color="auto"/>
                <w:right w:val="none" w:sz="0" w:space="0" w:color="auto"/>
              </w:divBdr>
            </w:div>
            <w:div w:id="358968860">
              <w:marLeft w:val="480"/>
              <w:marRight w:val="0"/>
              <w:marTop w:val="0"/>
              <w:marBottom w:val="0"/>
              <w:divBdr>
                <w:top w:val="none" w:sz="0" w:space="0" w:color="auto"/>
                <w:left w:val="none" w:sz="0" w:space="0" w:color="auto"/>
                <w:bottom w:val="none" w:sz="0" w:space="0" w:color="auto"/>
                <w:right w:val="none" w:sz="0" w:space="0" w:color="auto"/>
              </w:divBdr>
            </w:div>
            <w:div w:id="358973034">
              <w:marLeft w:val="480"/>
              <w:marRight w:val="0"/>
              <w:marTop w:val="0"/>
              <w:marBottom w:val="0"/>
              <w:divBdr>
                <w:top w:val="none" w:sz="0" w:space="0" w:color="auto"/>
                <w:left w:val="none" w:sz="0" w:space="0" w:color="auto"/>
                <w:bottom w:val="none" w:sz="0" w:space="0" w:color="auto"/>
                <w:right w:val="none" w:sz="0" w:space="0" w:color="auto"/>
              </w:divBdr>
            </w:div>
            <w:div w:id="359011050">
              <w:marLeft w:val="480"/>
              <w:marRight w:val="0"/>
              <w:marTop w:val="0"/>
              <w:marBottom w:val="0"/>
              <w:divBdr>
                <w:top w:val="none" w:sz="0" w:space="0" w:color="auto"/>
                <w:left w:val="none" w:sz="0" w:space="0" w:color="auto"/>
                <w:bottom w:val="none" w:sz="0" w:space="0" w:color="auto"/>
                <w:right w:val="none" w:sz="0" w:space="0" w:color="auto"/>
              </w:divBdr>
            </w:div>
            <w:div w:id="359085735">
              <w:marLeft w:val="480"/>
              <w:marRight w:val="0"/>
              <w:marTop w:val="0"/>
              <w:marBottom w:val="0"/>
              <w:divBdr>
                <w:top w:val="none" w:sz="0" w:space="0" w:color="auto"/>
                <w:left w:val="none" w:sz="0" w:space="0" w:color="auto"/>
                <w:bottom w:val="none" w:sz="0" w:space="0" w:color="auto"/>
                <w:right w:val="none" w:sz="0" w:space="0" w:color="auto"/>
              </w:divBdr>
            </w:div>
            <w:div w:id="359164567">
              <w:marLeft w:val="480"/>
              <w:marRight w:val="0"/>
              <w:marTop w:val="0"/>
              <w:marBottom w:val="0"/>
              <w:divBdr>
                <w:top w:val="none" w:sz="0" w:space="0" w:color="auto"/>
                <w:left w:val="none" w:sz="0" w:space="0" w:color="auto"/>
                <w:bottom w:val="none" w:sz="0" w:space="0" w:color="auto"/>
                <w:right w:val="none" w:sz="0" w:space="0" w:color="auto"/>
              </w:divBdr>
            </w:div>
            <w:div w:id="359206897">
              <w:marLeft w:val="480"/>
              <w:marRight w:val="0"/>
              <w:marTop w:val="0"/>
              <w:marBottom w:val="0"/>
              <w:divBdr>
                <w:top w:val="none" w:sz="0" w:space="0" w:color="auto"/>
                <w:left w:val="none" w:sz="0" w:space="0" w:color="auto"/>
                <w:bottom w:val="none" w:sz="0" w:space="0" w:color="auto"/>
                <w:right w:val="none" w:sz="0" w:space="0" w:color="auto"/>
              </w:divBdr>
            </w:div>
            <w:div w:id="359209007">
              <w:marLeft w:val="480"/>
              <w:marRight w:val="0"/>
              <w:marTop w:val="0"/>
              <w:marBottom w:val="0"/>
              <w:divBdr>
                <w:top w:val="none" w:sz="0" w:space="0" w:color="auto"/>
                <w:left w:val="none" w:sz="0" w:space="0" w:color="auto"/>
                <w:bottom w:val="none" w:sz="0" w:space="0" w:color="auto"/>
                <w:right w:val="none" w:sz="0" w:space="0" w:color="auto"/>
              </w:divBdr>
            </w:div>
            <w:div w:id="359360952">
              <w:marLeft w:val="480"/>
              <w:marRight w:val="0"/>
              <w:marTop w:val="0"/>
              <w:marBottom w:val="0"/>
              <w:divBdr>
                <w:top w:val="none" w:sz="0" w:space="0" w:color="auto"/>
                <w:left w:val="none" w:sz="0" w:space="0" w:color="auto"/>
                <w:bottom w:val="none" w:sz="0" w:space="0" w:color="auto"/>
                <w:right w:val="none" w:sz="0" w:space="0" w:color="auto"/>
              </w:divBdr>
            </w:div>
            <w:div w:id="359473710">
              <w:marLeft w:val="480"/>
              <w:marRight w:val="0"/>
              <w:marTop w:val="0"/>
              <w:marBottom w:val="0"/>
              <w:divBdr>
                <w:top w:val="none" w:sz="0" w:space="0" w:color="auto"/>
                <w:left w:val="none" w:sz="0" w:space="0" w:color="auto"/>
                <w:bottom w:val="none" w:sz="0" w:space="0" w:color="auto"/>
                <w:right w:val="none" w:sz="0" w:space="0" w:color="auto"/>
              </w:divBdr>
            </w:div>
            <w:div w:id="359551618">
              <w:marLeft w:val="480"/>
              <w:marRight w:val="0"/>
              <w:marTop w:val="0"/>
              <w:marBottom w:val="0"/>
              <w:divBdr>
                <w:top w:val="none" w:sz="0" w:space="0" w:color="auto"/>
                <w:left w:val="none" w:sz="0" w:space="0" w:color="auto"/>
                <w:bottom w:val="none" w:sz="0" w:space="0" w:color="auto"/>
                <w:right w:val="none" w:sz="0" w:space="0" w:color="auto"/>
              </w:divBdr>
            </w:div>
            <w:div w:id="359552005">
              <w:marLeft w:val="480"/>
              <w:marRight w:val="0"/>
              <w:marTop w:val="0"/>
              <w:marBottom w:val="0"/>
              <w:divBdr>
                <w:top w:val="none" w:sz="0" w:space="0" w:color="auto"/>
                <w:left w:val="none" w:sz="0" w:space="0" w:color="auto"/>
                <w:bottom w:val="none" w:sz="0" w:space="0" w:color="auto"/>
                <w:right w:val="none" w:sz="0" w:space="0" w:color="auto"/>
              </w:divBdr>
            </w:div>
            <w:div w:id="359554224">
              <w:marLeft w:val="480"/>
              <w:marRight w:val="0"/>
              <w:marTop w:val="0"/>
              <w:marBottom w:val="0"/>
              <w:divBdr>
                <w:top w:val="none" w:sz="0" w:space="0" w:color="auto"/>
                <w:left w:val="none" w:sz="0" w:space="0" w:color="auto"/>
                <w:bottom w:val="none" w:sz="0" w:space="0" w:color="auto"/>
                <w:right w:val="none" w:sz="0" w:space="0" w:color="auto"/>
              </w:divBdr>
            </w:div>
            <w:div w:id="359626483">
              <w:marLeft w:val="480"/>
              <w:marRight w:val="0"/>
              <w:marTop w:val="0"/>
              <w:marBottom w:val="0"/>
              <w:divBdr>
                <w:top w:val="none" w:sz="0" w:space="0" w:color="auto"/>
                <w:left w:val="none" w:sz="0" w:space="0" w:color="auto"/>
                <w:bottom w:val="none" w:sz="0" w:space="0" w:color="auto"/>
                <w:right w:val="none" w:sz="0" w:space="0" w:color="auto"/>
              </w:divBdr>
            </w:div>
            <w:div w:id="359674159">
              <w:marLeft w:val="480"/>
              <w:marRight w:val="0"/>
              <w:marTop w:val="0"/>
              <w:marBottom w:val="0"/>
              <w:divBdr>
                <w:top w:val="none" w:sz="0" w:space="0" w:color="auto"/>
                <w:left w:val="none" w:sz="0" w:space="0" w:color="auto"/>
                <w:bottom w:val="none" w:sz="0" w:space="0" w:color="auto"/>
                <w:right w:val="none" w:sz="0" w:space="0" w:color="auto"/>
              </w:divBdr>
            </w:div>
            <w:div w:id="359817465">
              <w:marLeft w:val="480"/>
              <w:marRight w:val="0"/>
              <w:marTop w:val="0"/>
              <w:marBottom w:val="0"/>
              <w:divBdr>
                <w:top w:val="none" w:sz="0" w:space="0" w:color="auto"/>
                <w:left w:val="none" w:sz="0" w:space="0" w:color="auto"/>
                <w:bottom w:val="none" w:sz="0" w:space="0" w:color="auto"/>
                <w:right w:val="none" w:sz="0" w:space="0" w:color="auto"/>
              </w:divBdr>
            </w:div>
            <w:div w:id="360130495">
              <w:marLeft w:val="480"/>
              <w:marRight w:val="0"/>
              <w:marTop w:val="0"/>
              <w:marBottom w:val="0"/>
              <w:divBdr>
                <w:top w:val="none" w:sz="0" w:space="0" w:color="auto"/>
                <w:left w:val="none" w:sz="0" w:space="0" w:color="auto"/>
                <w:bottom w:val="none" w:sz="0" w:space="0" w:color="auto"/>
                <w:right w:val="none" w:sz="0" w:space="0" w:color="auto"/>
              </w:divBdr>
            </w:div>
            <w:div w:id="360204803">
              <w:marLeft w:val="480"/>
              <w:marRight w:val="0"/>
              <w:marTop w:val="0"/>
              <w:marBottom w:val="0"/>
              <w:divBdr>
                <w:top w:val="none" w:sz="0" w:space="0" w:color="auto"/>
                <w:left w:val="none" w:sz="0" w:space="0" w:color="auto"/>
                <w:bottom w:val="none" w:sz="0" w:space="0" w:color="auto"/>
                <w:right w:val="none" w:sz="0" w:space="0" w:color="auto"/>
              </w:divBdr>
            </w:div>
            <w:div w:id="360205690">
              <w:marLeft w:val="480"/>
              <w:marRight w:val="0"/>
              <w:marTop w:val="0"/>
              <w:marBottom w:val="0"/>
              <w:divBdr>
                <w:top w:val="none" w:sz="0" w:space="0" w:color="auto"/>
                <w:left w:val="none" w:sz="0" w:space="0" w:color="auto"/>
                <w:bottom w:val="none" w:sz="0" w:space="0" w:color="auto"/>
                <w:right w:val="none" w:sz="0" w:space="0" w:color="auto"/>
              </w:divBdr>
            </w:div>
            <w:div w:id="360398485">
              <w:marLeft w:val="480"/>
              <w:marRight w:val="0"/>
              <w:marTop w:val="0"/>
              <w:marBottom w:val="0"/>
              <w:divBdr>
                <w:top w:val="none" w:sz="0" w:space="0" w:color="auto"/>
                <w:left w:val="none" w:sz="0" w:space="0" w:color="auto"/>
                <w:bottom w:val="none" w:sz="0" w:space="0" w:color="auto"/>
                <w:right w:val="none" w:sz="0" w:space="0" w:color="auto"/>
              </w:divBdr>
            </w:div>
            <w:div w:id="360517204">
              <w:marLeft w:val="480"/>
              <w:marRight w:val="0"/>
              <w:marTop w:val="0"/>
              <w:marBottom w:val="0"/>
              <w:divBdr>
                <w:top w:val="none" w:sz="0" w:space="0" w:color="auto"/>
                <w:left w:val="none" w:sz="0" w:space="0" w:color="auto"/>
                <w:bottom w:val="none" w:sz="0" w:space="0" w:color="auto"/>
                <w:right w:val="none" w:sz="0" w:space="0" w:color="auto"/>
              </w:divBdr>
            </w:div>
            <w:div w:id="360518463">
              <w:marLeft w:val="480"/>
              <w:marRight w:val="0"/>
              <w:marTop w:val="0"/>
              <w:marBottom w:val="0"/>
              <w:divBdr>
                <w:top w:val="none" w:sz="0" w:space="0" w:color="auto"/>
                <w:left w:val="none" w:sz="0" w:space="0" w:color="auto"/>
                <w:bottom w:val="none" w:sz="0" w:space="0" w:color="auto"/>
                <w:right w:val="none" w:sz="0" w:space="0" w:color="auto"/>
              </w:divBdr>
            </w:div>
            <w:div w:id="360592167">
              <w:marLeft w:val="480"/>
              <w:marRight w:val="0"/>
              <w:marTop w:val="0"/>
              <w:marBottom w:val="0"/>
              <w:divBdr>
                <w:top w:val="none" w:sz="0" w:space="0" w:color="auto"/>
                <w:left w:val="none" w:sz="0" w:space="0" w:color="auto"/>
                <w:bottom w:val="none" w:sz="0" w:space="0" w:color="auto"/>
                <w:right w:val="none" w:sz="0" w:space="0" w:color="auto"/>
              </w:divBdr>
            </w:div>
            <w:div w:id="360713356">
              <w:marLeft w:val="480"/>
              <w:marRight w:val="0"/>
              <w:marTop w:val="0"/>
              <w:marBottom w:val="0"/>
              <w:divBdr>
                <w:top w:val="none" w:sz="0" w:space="0" w:color="auto"/>
                <w:left w:val="none" w:sz="0" w:space="0" w:color="auto"/>
                <w:bottom w:val="none" w:sz="0" w:space="0" w:color="auto"/>
                <w:right w:val="none" w:sz="0" w:space="0" w:color="auto"/>
              </w:divBdr>
            </w:div>
            <w:div w:id="360939340">
              <w:marLeft w:val="480"/>
              <w:marRight w:val="0"/>
              <w:marTop w:val="0"/>
              <w:marBottom w:val="0"/>
              <w:divBdr>
                <w:top w:val="none" w:sz="0" w:space="0" w:color="auto"/>
                <w:left w:val="none" w:sz="0" w:space="0" w:color="auto"/>
                <w:bottom w:val="none" w:sz="0" w:space="0" w:color="auto"/>
                <w:right w:val="none" w:sz="0" w:space="0" w:color="auto"/>
              </w:divBdr>
            </w:div>
            <w:div w:id="360976135">
              <w:marLeft w:val="480"/>
              <w:marRight w:val="0"/>
              <w:marTop w:val="0"/>
              <w:marBottom w:val="0"/>
              <w:divBdr>
                <w:top w:val="none" w:sz="0" w:space="0" w:color="auto"/>
                <w:left w:val="none" w:sz="0" w:space="0" w:color="auto"/>
                <w:bottom w:val="none" w:sz="0" w:space="0" w:color="auto"/>
                <w:right w:val="none" w:sz="0" w:space="0" w:color="auto"/>
              </w:divBdr>
            </w:div>
            <w:div w:id="360979437">
              <w:marLeft w:val="480"/>
              <w:marRight w:val="0"/>
              <w:marTop w:val="0"/>
              <w:marBottom w:val="0"/>
              <w:divBdr>
                <w:top w:val="none" w:sz="0" w:space="0" w:color="auto"/>
                <w:left w:val="none" w:sz="0" w:space="0" w:color="auto"/>
                <w:bottom w:val="none" w:sz="0" w:space="0" w:color="auto"/>
                <w:right w:val="none" w:sz="0" w:space="0" w:color="auto"/>
              </w:divBdr>
            </w:div>
            <w:div w:id="360981407">
              <w:marLeft w:val="480"/>
              <w:marRight w:val="0"/>
              <w:marTop w:val="0"/>
              <w:marBottom w:val="0"/>
              <w:divBdr>
                <w:top w:val="none" w:sz="0" w:space="0" w:color="auto"/>
                <w:left w:val="none" w:sz="0" w:space="0" w:color="auto"/>
                <w:bottom w:val="none" w:sz="0" w:space="0" w:color="auto"/>
                <w:right w:val="none" w:sz="0" w:space="0" w:color="auto"/>
              </w:divBdr>
            </w:div>
            <w:div w:id="361129599">
              <w:marLeft w:val="480"/>
              <w:marRight w:val="0"/>
              <w:marTop w:val="0"/>
              <w:marBottom w:val="0"/>
              <w:divBdr>
                <w:top w:val="none" w:sz="0" w:space="0" w:color="auto"/>
                <w:left w:val="none" w:sz="0" w:space="0" w:color="auto"/>
                <w:bottom w:val="none" w:sz="0" w:space="0" w:color="auto"/>
                <w:right w:val="none" w:sz="0" w:space="0" w:color="auto"/>
              </w:divBdr>
            </w:div>
            <w:div w:id="361130099">
              <w:marLeft w:val="480"/>
              <w:marRight w:val="0"/>
              <w:marTop w:val="0"/>
              <w:marBottom w:val="0"/>
              <w:divBdr>
                <w:top w:val="none" w:sz="0" w:space="0" w:color="auto"/>
                <w:left w:val="none" w:sz="0" w:space="0" w:color="auto"/>
                <w:bottom w:val="none" w:sz="0" w:space="0" w:color="auto"/>
                <w:right w:val="none" w:sz="0" w:space="0" w:color="auto"/>
              </w:divBdr>
            </w:div>
            <w:div w:id="361177256">
              <w:marLeft w:val="480"/>
              <w:marRight w:val="0"/>
              <w:marTop w:val="0"/>
              <w:marBottom w:val="0"/>
              <w:divBdr>
                <w:top w:val="none" w:sz="0" w:space="0" w:color="auto"/>
                <w:left w:val="none" w:sz="0" w:space="0" w:color="auto"/>
                <w:bottom w:val="none" w:sz="0" w:space="0" w:color="auto"/>
                <w:right w:val="none" w:sz="0" w:space="0" w:color="auto"/>
              </w:divBdr>
            </w:div>
            <w:div w:id="361397198">
              <w:marLeft w:val="480"/>
              <w:marRight w:val="0"/>
              <w:marTop w:val="0"/>
              <w:marBottom w:val="0"/>
              <w:divBdr>
                <w:top w:val="none" w:sz="0" w:space="0" w:color="auto"/>
                <w:left w:val="none" w:sz="0" w:space="0" w:color="auto"/>
                <w:bottom w:val="none" w:sz="0" w:space="0" w:color="auto"/>
                <w:right w:val="none" w:sz="0" w:space="0" w:color="auto"/>
              </w:divBdr>
            </w:div>
            <w:div w:id="361398197">
              <w:marLeft w:val="480"/>
              <w:marRight w:val="0"/>
              <w:marTop w:val="0"/>
              <w:marBottom w:val="0"/>
              <w:divBdr>
                <w:top w:val="none" w:sz="0" w:space="0" w:color="auto"/>
                <w:left w:val="none" w:sz="0" w:space="0" w:color="auto"/>
                <w:bottom w:val="none" w:sz="0" w:space="0" w:color="auto"/>
                <w:right w:val="none" w:sz="0" w:space="0" w:color="auto"/>
              </w:divBdr>
            </w:div>
            <w:div w:id="361438452">
              <w:marLeft w:val="480"/>
              <w:marRight w:val="0"/>
              <w:marTop w:val="0"/>
              <w:marBottom w:val="0"/>
              <w:divBdr>
                <w:top w:val="none" w:sz="0" w:space="0" w:color="auto"/>
                <w:left w:val="none" w:sz="0" w:space="0" w:color="auto"/>
                <w:bottom w:val="none" w:sz="0" w:space="0" w:color="auto"/>
                <w:right w:val="none" w:sz="0" w:space="0" w:color="auto"/>
              </w:divBdr>
            </w:div>
            <w:div w:id="361441661">
              <w:marLeft w:val="480"/>
              <w:marRight w:val="0"/>
              <w:marTop w:val="0"/>
              <w:marBottom w:val="0"/>
              <w:divBdr>
                <w:top w:val="none" w:sz="0" w:space="0" w:color="auto"/>
                <w:left w:val="none" w:sz="0" w:space="0" w:color="auto"/>
                <w:bottom w:val="none" w:sz="0" w:space="0" w:color="auto"/>
                <w:right w:val="none" w:sz="0" w:space="0" w:color="auto"/>
              </w:divBdr>
            </w:div>
            <w:div w:id="361442635">
              <w:marLeft w:val="480"/>
              <w:marRight w:val="0"/>
              <w:marTop w:val="0"/>
              <w:marBottom w:val="0"/>
              <w:divBdr>
                <w:top w:val="none" w:sz="0" w:space="0" w:color="auto"/>
                <w:left w:val="none" w:sz="0" w:space="0" w:color="auto"/>
                <w:bottom w:val="none" w:sz="0" w:space="0" w:color="auto"/>
                <w:right w:val="none" w:sz="0" w:space="0" w:color="auto"/>
              </w:divBdr>
            </w:div>
            <w:div w:id="361515713">
              <w:marLeft w:val="480"/>
              <w:marRight w:val="0"/>
              <w:marTop w:val="0"/>
              <w:marBottom w:val="0"/>
              <w:divBdr>
                <w:top w:val="none" w:sz="0" w:space="0" w:color="auto"/>
                <w:left w:val="none" w:sz="0" w:space="0" w:color="auto"/>
                <w:bottom w:val="none" w:sz="0" w:space="0" w:color="auto"/>
                <w:right w:val="none" w:sz="0" w:space="0" w:color="auto"/>
              </w:divBdr>
            </w:div>
            <w:div w:id="361518492">
              <w:marLeft w:val="480"/>
              <w:marRight w:val="0"/>
              <w:marTop w:val="0"/>
              <w:marBottom w:val="0"/>
              <w:divBdr>
                <w:top w:val="none" w:sz="0" w:space="0" w:color="auto"/>
                <w:left w:val="none" w:sz="0" w:space="0" w:color="auto"/>
                <w:bottom w:val="none" w:sz="0" w:space="0" w:color="auto"/>
                <w:right w:val="none" w:sz="0" w:space="0" w:color="auto"/>
              </w:divBdr>
            </w:div>
            <w:div w:id="361563682">
              <w:marLeft w:val="480"/>
              <w:marRight w:val="0"/>
              <w:marTop w:val="0"/>
              <w:marBottom w:val="0"/>
              <w:divBdr>
                <w:top w:val="none" w:sz="0" w:space="0" w:color="auto"/>
                <w:left w:val="none" w:sz="0" w:space="0" w:color="auto"/>
                <w:bottom w:val="none" w:sz="0" w:space="0" w:color="auto"/>
                <w:right w:val="none" w:sz="0" w:space="0" w:color="auto"/>
              </w:divBdr>
            </w:div>
            <w:div w:id="361593699">
              <w:marLeft w:val="480"/>
              <w:marRight w:val="0"/>
              <w:marTop w:val="0"/>
              <w:marBottom w:val="0"/>
              <w:divBdr>
                <w:top w:val="none" w:sz="0" w:space="0" w:color="auto"/>
                <w:left w:val="none" w:sz="0" w:space="0" w:color="auto"/>
                <w:bottom w:val="none" w:sz="0" w:space="0" w:color="auto"/>
                <w:right w:val="none" w:sz="0" w:space="0" w:color="auto"/>
              </w:divBdr>
            </w:div>
            <w:div w:id="361630608">
              <w:marLeft w:val="480"/>
              <w:marRight w:val="0"/>
              <w:marTop w:val="0"/>
              <w:marBottom w:val="0"/>
              <w:divBdr>
                <w:top w:val="none" w:sz="0" w:space="0" w:color="auto"/>
                <w:left w:val="none" w:sz="0" w:space="0" w:color="auto"/>
                <w:bottom w:val="none" w:sz="0" w:space="0" w:color="auto"/>
                <w:right w:val="none" w:sz="0" w:space="0" w:color="auto"/>
              </w:divBdr>
            </w:div>
            <w:div w:id="361829284">
              <w:marLeft w:val="480"/>
              <w:marRight w:val="0"/>
              <w:marTop w:val="0"/>
              <w:marBottom w:val="0"/>
              <w:divBdr>
                <w:top w:val="none" w:sz="0" w:space="0" w:color="auto"/>
                <w:left w:val="none" w:sz="0" w:space="0" w:color="auto"/>
                <w:bottom w:val="none" w:sz="0" w:space="0" w:color="auto"/>
                <w:right w:val="none" w:sz="0" w:space="0" w:color="auto"/>
              </w:divBdr>
            </w:div>
            <w:div w:id="361899085">
              <w:marLeft w:val="480"/>
              <w:marRight w:val="0"/>
              <w:marTop w:val="0"/>
              <w:marBottom w:val="0"/>
              <w:divBdr>
                <w:top w:val="none" w:sz="0" w:space="0" w:color="auto"/>
                <w:left w:val="none" w:sz="0" w:space="0" w:color="auto"/>
                <w:bottom w:val="none" w:sz="0" w:space="0" w:color="auto"/>
                <w:right w:val="none" w:sz="0" w:space="0" w:color="auto"/>
              </w:divBdr>
            </w:div>
            <w:div w:id="361904681">
              <w:marLeft w:val="480"/>
              <w:marRight w:val="0"/>
              <w:marTop w:val="0"/>
              <w:marBottom w:val="0"/>
              <w:divBdr>
                <w:top w:val="none" w:sz="0" w:space="0" w:color="auto"/>
                <w:left w:val="none" w:sz="0" w:space="0" w:color="auto"/>
                <w:bottom w:val="none" w:sz="0" w:space="0" w:color="auto"/>
                <w:right w:val="none" w:sz="0" w:space="0" w:color="auto"/>
              </w:divBdr>
            </w:div>
            <w:div w:id="361905154">
              <w:marLeft w:val="480"/>
              <w:marRight w:val="0"/>
              <w:marTop w:val="0"/>
              <w:marBottom w:val="0"/>
              <w:divBdr>
                <w:top w:val="none" w:sz="0" w:space="0" w:color="auto"/>
                <w:left w:val="none" w:sz="0" w:space="0" w:color="auto"/>
                <w:bottom w:val="none" w:sz="0" w:space="0" w:color="auto"/>
                <w:right w:val="none" w:sz="0" w:space="0" w:color="auto"/>
              </w:divBdr>
            </w:div>
            <w:div w:id="361976611">
              <w:marLeft w:val="480"/>
              <w:marRight w:val="0"/>
              <w:marTop w:val="0"/>
              <w:marBottom w:val="0"/>
              <w:divBdr>
                <w:top w:val="none" w:sz="0" w:space="0" w:color="auto"/>
                <w:left w:val="none" w:sz="0" w:space="0" w:color="auto"/>
                <w:bottom w:val="none" w:sz="0" w:space="0" w:color="auto"/>
                <w:right w:val="none" w:sz="0" w:space="0" w:color="auto"/>
              </w:divBdr>
            </w:div>
            <w:div w:id="361979557">
              <w:marLeft w:val="480"/>
              <w:marRight w:val="0"/>
              <w:marTop w:val="0"/>
              <w:marBottom w:val="0"/>
              <w:divBdr>
                <w:top w:val="none" w:sz="0" w:space="0" w:color="auto"/>
                <w:left w:val="none" w:sz="0" w:space="0" w:color="auto"/>
                <w:bottom w:val="none" w:sz="0" w:space="0" w:color="auto"/>
                <w:right w:val="none" w:sz="0" w:space="0" w:color="auto"/>
              </w:divBdr>
            </w:div>
            <w:div w:id="362026082">
              <w:marLeft w:val="480"/>
              <w:marRight w:val="0"/>
              <w:marTop w:val="0"/>
              <w:marBottom w:val="0"/>
              <w:divBdr>
                <w:top w:val="none" w:sz="0" w:space="0" w:color="auto"/>
                <w:left w:val="none" w:sz="0" w:space="0" w:color="auto"/>
                <w:bottom w:val="none" w:sz="0" w:space="0" w:color="auto"/>
                <w:right w:val="none" w:sz="0" w:space="0" w:color="auto"/>
              </w:divBdr>
            </w:div>
            <w:div w:id="362170384">
              <w:marLeft w:val="480"/>
              <w:marRight w:val="0"/>
              <w:marTop w:val="0"/>
              <w:marBottom w:val="0"/>
              <w:divBdr>
                <w:top w:val="none" w:sz="0" w:space="0" w:color="auto"/>
                <w:left w:val="none" w:sz="0" w:space="0" w:color="auto"/>
                <w:bottom w:val="none" w:sz="0" w:space="0" w:color="auto"/>
                <w:right w:val="none" w:sz="0" w:space="0" w:color="auto"/>
              </w:divBdr>
            </w:div>
            <w:div w:id="362244067">
              <w:marLeft w:val="480"/>
              <w:marRight w:val="0"/>
              <w:marTop w:val="0"/>
              <w:marBottom w:val="0"/>
              <w:divBdr>
                <w:top w:val="none" w:sz="0" w:space="0" w:color="auto"/>
                <w:left w:val="none" w:sz="0" w:space="0" w:color="auto"/>
                <w:bottom w:val="none" w:sz="0" w:space="0" w:color="auto"/>
                <w:right w:val="none" w:sz="0" w:space="0" w:color="auto"/>
              </w:divBdr>
            </w:div>
            <w:div w:id="362244689">
              <w:marLeft w:val="480"/>
              <w:marRight w:val="0"/>
              <w:marTop w:val="0"/>
              <w:marBottom w:val="0"/>
              <w:divBdr>
                <w:top w:val="none" w:sz="0" w:space="0" w:color="auto"/>
                <w:left w:val="none" w:sz="0" w:space="0" w:color="auto"/>
                <w:bottom w:val="none" w:sz="0" w:space="0" w:color="auto"/>
                <w:right w:val="none" w:sz="0" w:space="0" w:color="auto"/>
              </w:divBdr>
            </w:div>
            <w:div w:id="362247282">
              <w:marLeft w:val="480"/>
              <w:marRight w:val="0"/>
              <w:marTop w:val="0"/>
              <w:marBottom w:val="0"/>
              <w:divBdr>
                <w:top w:val="none" w:sz="0" w:space="0" w:color="auto"/>
                <w:left w:val="none" w:sz="0" w:space="0" w:color="auto"/>
                <w:bottom w:val="none" w:sz="0" w:space="0" w:color="auto"/>
                <w:right w:val="none" w:sz="0" w:space="0" w:color="auto"/>
              </w:divBdr>
            </w:div>
            <w:div w:id="362287817">
              <w:marLeft w:val="480"/>
              <w:marRight w:val="0"/>
              <w:marTop w:val="0"/>
              <w:marBottom w:val="0"/>
              <w:divBdr>
                <w:top w:val="none" w:sz="0" w:space="0" w:color="auto"/>
                <w:left w:val="none" w:sz="0" w:space="0" w:color="auto"/>
                <w:bottom w:val="none" w:sz="0" w:space="0" w:color="auto"/>
                <w:right w:val="none" w:sz="0" w:space="0" w:color="auto"/>
              </w:divBdr>
            </w:div>
            <w:div w:id="362292509">
              <w:marLeft w:val="480"/>
              <w:marRight w:val="0"/>
              <w:marTop w:val="0"/>
              <w:marBottom w:val="0"/>
              <w:divBdr>
                <w:top w:val="none" w:sz="0" w:space="0" w:color="auto"/>
                <w:left w:val="none" w:sz="0" w:space="0" w:color="auto"/>
                <w:bottom w:val="none" w:sz="0" w:space="0" w:color="auto"/>
                <w:right w:val="none" w:sz="0" w:space="0" w:color="auto"/>
              </w:divBdr>
            </w:div>
            <w:div w:id="362481623">
              <w:marLeft w:val="480"/>
              <w:marRight w:val="0"/>
              <w:marTop w:val="0"/>
              <w:marBottom w:val="0"/>
              <w:divBdr>
                <w:top w:val="none" w:sz="0" w:space="0" w:color="auto"/>
                <w:left w:val="none" w:sz="0" w:space="0" w:color="auto"/>
                <w:bottom w:val="none" w:sz="0" w:space="0" w:color="auto"/>
                <w:right w:val="none" w:sz="0" w:space="0" w:color="auto"/>
              </w:divBdr>
            </w:div>
            <w:div w:id="362558956">
              <w:marLeft w:val="480"/>
              <w:marRight w:val="0"/>
              <w:marTop w:val="0"/>
              <w:marBottom w:val="0"/>
              <w:divBdr>
                <w:top w:val="none" w:sz="0" w:space="0" w:color="auto"/>
                <w:left w:val="none" w:sz="0" w:space="0" w:color="auto"/>
                <w:bottom w:val="none" w:sz="0" w:space="0" w:color="auto"/>
                <w:right w:val="none" w:sz="0" w:space="0" w:color="auto"/>
              </w:divBdr>
            </w:div>
            <w:div w:id="362630477">
              <w:marLeft w:val="480"/>
              <w:marRight w:val="0"/>
              <w:marTop w:val="0"/>
              <w:marBottom w:val="0"/>
              <w:divBdr>
                <w:top w:val="none" w:sz="0" w:space="0" w:color="auto"/>
                <w:left w:val="none" w:sz="0" w:space="0" w:color="auto"/>
                <w:bottom w:val="none" w:sz="0" w:space="0" w:color="auto"/>
                <w:right w:val="none" w:sz="0" w:space="0" w:color="auto"/>
              </w:divBdr>
            </w:div>
            <w:div w:id="362677185">
              <w:marLeft w:val="480"/>
              <w:marRight w:val="0"/>
              <w:marTop w:val="0"/>
              <w:marBottom w:val="0"/>
              <w:divBdr>
                <w:top w:val="none" w:sz="0" w:space="0" w:color="auto"/>
                <w:left w:val="none" w:sz="0" w:space="0" w:color="auto"/>
                <w:bottom w:val="none" w:sz="0" w:space="0" w:color="auto"/>
                <w:right w:val="none" w:sz="0" w:space="0" w:color="auto"/>
              </w:divBdr>
            </w:div>
            <w:div w:id="362704981">
              <w:marLeft w:val="480"/>
              <w:marRight w:val="0"/>
              <w:marTop w:val="0"/>
              <w:marBottom w:val="0"/>
              <w:divBdr>
                <w:top w:val="none" w:sz="0" w:space="0" w:color="auto"/>
                <w:left w:val="none" w:sz="0" w:space="0" w:color="auto"/>
                <w:bottom w:val="none" w:sz="0" w:space="0" w:color="auto"/>
                <w:right w:val="none" w:sz="0" w:space="0" w:color="auto"/>
              </w:divBdr>
            </w:div>
            <w:div w:id="362948460">
              <w:marLeft w:val="480"/>
              <w:marRight w:val="0"/>
              <w:marTop w:val="0"/>
              <w:marBottom w:val="0"/>
              <w:divBdr>
                <w:top w:val="none" w:sz="0" w:space="0" w:color="auto"/>
                <w:left w:val="none" w:sz="0" w:space="0" w:color="auto"/>
                <w:bottom w:val="none" w:sz="0" w:space="0" w:color="auto"/>
                <w:right w:val="none" w:sz="0" w:space="0" w:color="auto"/>
              </w:divBdr>
            </w:div>
            <w:div w:id="363097989">
              <w:marLeft w:val="480"/>
              <w:marRight w:val="0"/>
              <w:marTop w:val="0"/>
              <w:marBottom w:val="0"/>
              <w:divBdr>
                <w:top w:val="none" w:sz="0" w:space="0" w:color="auto"/>
                <w:left w:val="none" w:sz="0" w:space="0" w:color="auto"/>
                <w:bottom w:val="none" w:sz="0" w:space="0" w:color="auto"/>
                <w:right w:val="none" w:sz="0" w:space="0" w:color="auto"/>
              </w:divBdr>
            </w:div>
            <w:div w:id="363135537">
              <w:marLeft w:val="480"/>
              <w:marRight w:val="0"/>
              <w:marTop w:val="0"/>
              <w:marBottom w:val="0"/>
              <w:divBdr>
                <w:top w:val="none" w:sz="0" w:space="0" w:color="auto"/>
                <w:left w:val="none" w:sz="0" w:space="0" w:color="auto"/>
                <w:bottom w:val="none" w:sz="0" w:space="0" w:color="auto"/>
                <w:right w:val="none" w:sz="0" w:space="0" w:color="auto"/>
              </w:divBdr>
            </w:div>
            <w:div w:id="363138555">
              <w:marLeft w:val="480"/>
              <w:marRight w:val="0"/>
              <w:marTop w:val="0"/>
              <w:marBottom w:val="0"/>
              <w:divBdr>
                <w:top w:val="none" w:sz="0" w:space="0" w:color="auto"/>
                <w:left w:val="none" w:sz="0" w:space="0" w:color="auto"/>
                <w:bottom w:val="none" w:sz="0" w:space="0" w:color="auto"/>
                <w:right w:val="none" w:sz="0" w:space="0" w:color="auto"/>
              </w:divBdr>
            </w:div>
            <w:div w:id="363210705">
              <w:marLeft w:val="480"/>
              <w:marRight w:val="0"/>
              <w:marTop w:val="0"/>
              <w:marBottom w:val="0"/>
              <w:divBdr>
                <w:top w:val="none" w:sz="0" w:space="0" w:color="auto"/>
                <w:left w:val="none" w:sz="0" w:space="0" w:color="auto"/>
                <w:bottom w:val="none" w:sz="0" w:space="0" w:color="auto"/>
                <w:right w:val="none" w:sz="0" w:space="0" w:color="auto"/>
              </w:divBdr>
            </w:div>
            <w:div w:id="363404731">
              <w:marLeft w:val="480"/>
              <w:marRight w:val="0"/>
              <w:marTop w:val="0"/>
              <w:marBottom w:val="0"/>
              <w:divBdr>
                <w:top w:val="none" w:sz="0" w:space="0" w:color="auto"/>
                <w:left w:val="none" w:sz="0" w:space="0" w:color="auto"/>
                <w:bottom w:val="none" w:sz="0" w:space="0" w:color="auto"/>
                <w:right w:val="none" w:sz="0" w:space="0" w:color="auto"/>
              </w:divBdr>
            </w:div>
            <w:div w:id="363483111">
              <w:marLeft w:val="480"/>
              <w:marRight w:val="0"/>
              <w:marTop w:val="0"/>
              <w:marBottom w:val="0"/>
              <w:divBdr>
                <w:top w:val="none" w:sz="0" w:space="0" w:color="auto"/>
                <w:left w:val="none" w:sz="0" w:space="0" w:color="auto"/>
                <w:bottom w:val="none" w:sz="0" w:space="0" w:color="auto"/>
                <w:right w:val="none" w:sz="0" w:space="0" w:color="auto"/>
              </w:divBdr>
            </w:div>
            <w:div w:id="363557266">
              <w:marLeft w:val="480"/>
              <w:marRight w:val="0"/>
              <w:marTop w:val="0"/>
              <w:marBottom w:val="0"/>
              <w:divBdr>
                <w:top w:val="none" w:sz="0" w:space="0" w:color="auto"/>
                <w:left w:val="none" w:sz="0" w:space="0" w:color="auto"/>
                <w:bottom w:val="none" w:sz="0" w:space="0" w:color="auto"/>
                <w:right w:val="none" w:sz="0" w:space="0" w:color="auto"/>
              </w:divBdr>
            </w:div>
            <w:div w:id="363600151">
              <w:marLeft w:val="480"/>
              <w:marRight w:val="0"/>
              <w:marTop w:val="0"/>
              <w:marBottom w:val="0"/>
              <w:divBdr>
                <w:top w:val="none" w:sz="0" w:space="0" w:color="auto"/>
                <w:left w:val="none" w:sz="0" w:space="0" w:color="auto"/>
                <w:bottom w:val="none" w:sz="0" w:space="0" w:color="auto"/>
                <w:right w:val="none" w:sz="0" w:space="0" w:color="auto"/>
              </w:divBdr>
            </w:div>
            <w:div w:id="363602962">
              <w:marLeft w:val="480"/>
              <w:marRight w:val="0"/>
              <w:marTop w:val="0"/>
              <w:marBottom w:val="0"/>
              <w:divBdr>
                <w:top w:val="none" w:sz="0" w:space="0" w:color="auto"/>
                <w:left w:val="none" w:sz="0" w:space="0" w:color="auto"/>
                <w:bottom w:val="none" w:sz="0" w:space="0" w:color="auto"/>
                <w:right w:val="none" w:sz="0" w:space="0" w:color="auto"/>
              </w:divBdr>
            </w:div>
            <w:div w:id="363672259">
              <w:marLeft w:val="480"/>
              <w:marRight w:val="0"/>
              <w:marTop w:val="0"/>
              <w:marBottom w:val="0"/>
              <w:divBdr>
                <w:top w:val="none" w:sz="0" w:space="0" w:color="auto"/>
                <w:left w:val="none" w:sz="0" w:space="0" w:color="auto"/>
                <w:bottom w:val="none" w:sz="0" w:space="0" w:color="auto"/>
                <w:right w:val="none" w:sz="0" w:space="0" w:color="auto"/>
              </w:divBdr>
            </w:div>
            <w:div w:id="363748317">
              <w:marLeft w:val="480"/>
              <w:marRight w:val="0"/>
              <w:marTop w:val="0"/>
              <w:marBottom w:val="0"/>
              <w:divBdr>
                <w:top w:val="none" w:sz="0" w:space="0" w:color="auto"/>
                <w:left w:val="none" w:sz="0" w:space="0" w:color="auto"/>
                <w:bottom w:val="none" w:sz="0" w:space="0" w:color="auto"/>
                <w:right w:val="none" w:sz="0" w:space="0" w:color="auto"/>
              </w:divBdr>
            </w:div>
            <w:div w:id="363792380">
              <w:marLeft w:val="480"/>
              <w:marRight w:val="0"/>
              <w:marTop w:val="0"/>
              <w:marBottom w:val="0"/>
              <w:divBdr>
                <w:top w:val="none" w:sz="0" w:space="0" w:color="auto"/>
                <w:left w:val="none" w:sz="0" w:space="0" w:color="auto"/>
                <w:bottom w:val="none" w:sz="0" w:space="0" w:color="auto"/>
                <w:right w:val="none" w:sz="0" w:space="0" w:color="auto"/>
              </w:divBdr>
            </w:div>
            <w:div w:id="363796680">
              <w:marLeft w:val="480"/>
              <w:marRight w:val="0"/>
              <w:marTop w:val="0"/>
              <w:marBottom w:val="0"/>
              <w:divBdr>
                <w:top w:val="none" w:sz="0" w:space="0" w:color="auto"/>
                <w:left w:val="none" w:sz="0" w:space="0" w:color="auto"/>
                <w:bottom w:val="none" w:sz="0" w:space="0" w:color="auto"/>
                <w:right w:val="none" w:sz="0" w:space="0" w:color="auto"/>
              </w:divBdr>
            </w:div>
            <w:div w:id="363942642">
              <w:marLeft w:val="480"/>
              <w:marRight w:val="0"/>
              <w:marTop w:val="0"/>
              <w:marBottom w:val="0"/>
              <w:divBdr>
                <w:top w:val="none" w:sz="0" w:space="0" w:color="auto"/>
                <w:left w:val="none" w:sz="0" w:space="0" w:color="auto"/>
                <w:bottom w:val="none" w:sz="0" w:space="0" w:color="auto"/>
                <w:right w:val="none" w:sz="0" w:space="0" w:color="auto"/>
              </w:divBdr>
            </w:div>
            <w:div w:id="363987340">
              <w:marLeft w:val="480"/>
              <w:marRight w:val="0"/>
              <w:marTop w:val="0"/>
              <w:marBottom w:val="0"/>
              <w:divBdr>
                <w:top w:val="none" w:sz="0" w:space="0" w:color="auto"/>
                <w:left w:val="none" w:sz="0" w:space="0" w:color="auto"/>
                <w:bottom w:val="none" w:sz="0" w:space="0" w:color="auto"/>
                <w:right w:val="none" w:sz="0" w:space="0" w:color="auto"/>
              </w:divBdr>
            </w:div>
            <w:div w:id="363992070">
              <w:marLeft w:val="480"/>
              <w:marRight w:val="0"/>
              <w:marTop w:val="0"/>
              <w:marBottom w:val="0"/>
              <w:divBdr>
                <w:top w:val="none" w:sz="0" w:space="0" w:color="auto"/>
                <w:left w:val="none" w:sz="0" w:space="0" w:color="auto"/>
                <w:bottom w:val="none" w:sz="0" w:space="0" w:color="auto"/>
                <w:right w:val="none" w:sz="0" w:space="0" w:color="auto"/>
              </w:divBdr>
            </w:div>
            <w:div w:id="364019341">
              <w:marLeft w:val="480"/>
              <w:marRight w:val="0"/>
              <w:marTop w:val="0"/>
              <w:marBottom w:val="0"/>
              <w:divBdr>
                <w:top w:val="none" w:sz="0" w:space="0" w:color="auto"/>
                <w:left w:val="none" w:sz="0" w:space="0" w:color="auto"/>
                <w:bottom w:val="none" w:sz="0" w:space="0" w:color="auto"/>
                <w:right w:val="none" w:sz="0" w:space="0" w:color="auto"/>
              </w:divBdr>
            </w:div>
            <w:div w:id="364059634">
              <w:marLeft w:val="480"/>
              <w:marRight w:val="0"/>
              <w:marTop w:val="0"/>
              <w:marBottom w:val="0"/>
              <w:divBdr>
                <w:top w:val="none" w:sz="0" w:space="0" w:color="auto"/>
                <w:left w:val="none" w:sz="0" w:space="0" w:color="auto"/>
                <w:bottom w:val="none" w:sz="0" w:space="0" w:color="auto"/>
                <w:right w:val="none" w:sz="0" w:space="0" w:color="auto"/>
              </w:divBdr>
            </w:div>
            <w:div w:id="364209692">
              <w:marLeft w:val="480"/>
              <w:marRight w:val="0"/>
              <w:marTop w:val="0"/>
              <w:marBottom w:val="0"/>
              <w:divBdr>
                <w:top w:val="none" w:sz="0" w:space="0" w:color="auto"/>
                <w:left w:val="none" w:sz="0" w:space="0" w:color="auto"/>
                <w:bottom w:val="none" w:sz="0" w:space="0" w:color="auto"/>
                <w:right w:val="none" w:sz="0" w:space="0" w:color="auto"/>
              </w:divBdr>
            </w:div>
            <w:div w:id="364253589">
              <w:marLeft w:val="480"/>
              <w:marRight w:val="0"/>
              <w:marTop w:val="0"/>
              <w:marBottom w:val="0"/>
              <w:divBdr>
                <w:top w:val="none" w:sz="0" w:space="0" w:color="auto"/>
                <w:left w:val="none" w:sz="0" w:space="0" w:color="auto"/>
                <w:bottom w:val="none" w:sz="0" w:space="0" w:color="auto"/>
                <w:right w:val="none" w:sz="0" w:space="0" w:color="auto"/>
              </w:divBdr>
            </w:div>
            <w:div w:id="364335846">
              <w:marLeft w:val="480"/>
              <w:marRight w:val="0"/>
              <w:marTop w:val="0"/>
              <w:marBottom w:val="0"/>
              <w:divBdr>
                <w:top w:val="none" w:sz="0" w:space="0" w:color="auto"/>
                <w:left w:val="none" w:sz="0" w:space="0" w:color="auto"/>
                <w:bottom w:val="none" w:sz="0" w:space="0" w:color="auto"/>
                <w:right w:val="none" w:sz="0" w:space="0" w:color="auto"/>
              </w:divBdr>
            </w:div>
            <w:div w:id="364521906">
              <w:marLeft w:val="480"/>
              <w:marRight w:val="0"/>
              <w:marTop w:val="0"/>
              <w:marBottom w:val="0"/>
              <w:divBdr>
                <w:top w:val="none" w:sz="0" w:space="0" w:color="auto"/>
                <w:left w:val="none" w:sz="0" w:space="0" w:color="auto"/>
                <w:bottom w:val="none" w:sz="0" w:space="0" w:color="auto"/>
                <w:right w:val="none" w:sz="0" w:space="0" w:color="auto"/>
              </w:divBdr>
            </w:div>
            <w:div w:id="364527762">
              <w:marLeft w:val="480"/>
              <w:marRight w:val="0"/>
              <w:marTop w:val="0"/>
              <w:marBottom w:val="0"/>
              <w:divBdr>
                <w:top w:val="none" w:sz="0" w:space="0" w:color="auto"/>
                <w:left w:val="none" w:sz="0" w:space="0" w:color="auto"/>
                <w:bottom w:val="none" w:sz="0" w:space="0" w:color="auto"/>
                <w:right w:val="none" w:sz="0" w:space="0" w:color="auto"/>
              </w:divBdr>
            </w:div>
            <w:div w:id="364529530">
              <w:marLeft w:val="480"/>
              <w:marRight w:val="0"/>
              <w:marTop w:val="0"/>
              <w:marBottom w:val="0"/>
              <w:divBdr>
                <w:top w:val="none" w:sz="0" w:space="0" w:color="auto"/>
                <w:left w:val="none" w:sz="0" w:space="0" w:color="auto"/>
                <w:bottom w:val="none" w:sz="0" w:space="0" w:color="auto"/>
                <w:right w:val="none" w:sz="0" w:space="0" w:color="auto"/>
              </w:divBdr>
            </w:div>
            <w:div w:id="364598142">
              <w:marLeft w:val="480"/>
              <w:marRight w:val="0"/>
              <w:marTop w:val="0"/>
              <w:marBottom w:val="0"/>
              <w:divBdr>
                <w:top w:val="none" w:sz="0" w:space="0" w:color="auto"/>
                <w:left w:val="none" w:sz="0" w:space="0" w:color="auto"/>
                <w:bottom w:val="none" w:sz="0" w:space="0" w:color="auto"/>
                <w:right w:val="none" w:sz="0" w:space="0" w:color="auto"/>
              </w:divBdr>
            </w:div>
            <w:div w:id="364603801">
              <w:marLeft w:val="480"/>
              <w:marRight w:val="0"/>
              <w:marTop w:val="0"/>
              <w:marBottom w:val="0"/>
              <w:divBdr>
                <w:top w:val="none" w:sz="0" w:space="0" w:color="auto"/>
                <w:left w:val="none" w:sz="0" w:space="0" w:color="auto"/>
                <w:bottom w:val="none" w:sz="0" w:space="0" w:color="auto"/>
                <w:right w:val="none" w:sz="0" w:space="0" w:color="auto"/>
              </w:divBdr>
            </w:div>
            <w:div w:id="364645870">
              <w:marLeft w:val="480"/>
              <w:marRight w:val="0"/>
              <w:marTop w:val="0"/>
              <w:marBottom w:val="0"/>
              <w:divBdr>
                <w:top w:val="none" w:sz="0" w:space="0" w:color="auto"/>
                <w:left w:val="none" w:sz="0" w:space="0" w:color="auto"/>
                <w:bottom w:val="none" w:sz="0" w:space="0" w:color="auto"/>
                <w:right w:val="none" w:sz="0" w:space="0" w:color="auto"/>
              </w:divBdr>
            </w:div>
            <w:div w:id="364672806">
              <w:marLeft w:val="480"/>
              <w:marRight w:val="0"/>
              <w:marTop w:val="0"/>
              <w:marBottom w:val="0"/>
              <w:divBdr>
                <w:top w:val="none" w:sz="0" w:space="0" w:color="auto"/>
                <w:left w:val="none" w:sz="0" w:space="0" w:color="auto"/>
                <w:bottom w:val="none" w:sz="0" w:space="0" w:color="auto"/>
                <w:right w:val="none" w:sz="0" w:space="0" w:color="auto"/>
              </w:divBdr>
            </w:div>
            <w:div w:id="365062368">
              <w:marLeft w:val="480"/>
              <w:marRight w:val="0"/>
              <w:marTop w:val="0"/>
              <w:marBottom w:val="0"/>
              <w:divBdr>
                <w:top w:val="none" w:sz="0" w:space="0" w:color="auto"/>
                <w:left w:val="none" w:sz="0" w:space="0" w:color="auto"/>
                <w:bottom w:val="none" w:sz="0" w:space="0" w:color="auto"/>
                <w:right w:val="none" w:sz="0" w:space="0" w:color="auto"/>
              </w:divBdr>
            </w:div>
            <w:div w:id="365133590">
              <w:marLeft w:val="480"/>
              <w:marRight w:val="0"/>
              <w:marTop w:val="0"/>
              <w:marBottom w:val="0"/>
              <w:divBdr>
                <w:top w:val="none" w:sz="0" w:space="0" w:color="auto"/>
                <w:left w:val="none" w:sz="0" w:space="0" w:color="auto"/>
                <w:bottom w:val="none" w:sz="0" w:space="0" w:color="auto"/>
                <w:right w:val="none" w:sz="0" w:space="0" w:color="auto"/>
              </w:divBdr>
            </w:div>
            <w:div w:id="365447049">
              <w:marLeft w:val="480"/>
              <w:marRight w:val="0"/>
              <w:marTop w:val="0"/>
              <w:marBottom w:val="0"/>
              <w:divBdr>
                <w:top w:val="none" w:sz="0" w:space="0" w:color="auto"/>
                <w:left w:val="none" w:sz="0" w:space="0" w:color="auto"/>
                <w:bottom w:val="none" w:sz="0" w:space="0" w:color="auto"/>
                <w:right w:val="none" w:sz="0" w:space="0" w:color="auto"/>
              </w:divBdr>
            </w:div>
            <w:div w:id="365450163">
              <w:marLeft w:val="480"/>
              <w:marRight w:val="0"/>
              <w:marTop w:val="0"/>
              <w:marBottom w:val="0"/>
              <w:divBdr>
                <w:top w:val="none" w:sz="0" w:space="0" w:color="auto"/>
                <w:left w:val="none" w:sz="0" w:space="0" w:color="auto"/>
                <w:bottom w:val="none" w:sz="0" w:space="0" w:color="auto"/>
                <w:right w:val="none" w:sz="0" w:space="0" w:color="auto"/>
              </w:divBdr>
            </w:div>
            <w:div w:id="365519602">
              <w:marLeft w:val="480"/>
              <w:marRight w:val="0"/>
              <w:marTop w:val="0"/>
              <w:marBottom w:val="0"/>
              <w:divBdr>
                <w:top w:val="none" w:sz="0" w:space="0" w:color="auto"/>
                <w:left w:val="none" w:sz="0" w:space="0" w:color="auto"/>
                <w:bottom w:val="none" w:sz="0" w:space="0" w:color="auto"/>
                <w:right w:val="none" w:sz="0" w:space="0" w:color="auto"/>
              </w:divBdr>
            </w:div>
            <w:div w:id="365563361">
              <w:marLeft w:val="480"/>
              <w:marRight w:val="0"/>
              <w:marTop w:val="0"/>
              <w:marBottom w:val="0"/>
              <w:divBdr>
                <w:top w:val="none" w:sz="0" w:space="0" w:color="auto"/>
                <w:left w:val="none" w:sz="0" w:space="0" w:color="auto"/>
                <w:bottom w:val="none" w:sz="0" w:space="0" w:color="auto"/>
                <w:right w:val="none" w:sz="0" w:space="0" w:color="auto"/>
              </w:divBdr>
            </w:div>
            <w:div w:id="365641325">
              <w:marLeft w:val="480"/>
              <w:marRight w:val="0"/>
              <w:marTop w:val="0"/>
              <w:marBottom w:val="0"/>
              <w:divBdr>
                <w:top w:val="none" w:sz="0" w:space="0" w:color="auto"/>
                <w:left w:val="none" w:sz="0" w:space="0" w:color="auto"/>
                <w:bottom w:val="none" w:sz="0" w:space="0" w:color="auto"/>
                <w:right w:val="none" w:sz="0" w:space="0" w:color="auto"/>
              </w:divBdr>
            </w:div>
            <w:div w:id="365642161">
              <w:marLeft w:val="480"/>
              <w:marRight w:val="0"/>
              <w:marTop w:val="0"/>
              <w:marBottom w:val="0"/>
              <w:divBdr>
                <w:top w:val="none" w:sz="0" w:space="0" w:color="auto"/>
                <w:left w:val="none" w:sz="0" w:space="0" w:color="auto"/>
                <w:bottom w:val="none" w:sz="0" w:space="0" w:color="auto"/>
                <w:right w:val="none" w:sz="0" w:space="0" w:color="auto"/>
              </w:divBdr>
            </w:div>
            <w:div w:id="365718768">
              <w:marLeft w:val="480"/>
              <w:marRight w:val="0"/>
              <w:marTop w:val="0"/>
              <w:marBottom w:val="0"/>
              <w:divBdr>
                <w:top w:val="none" w:sz="0" w:space="0" w:color="auto"/>
                <w:left w:val="none" w:sz="0" w:space="0" w:color="auto"/>
                <w:bottom w:val="none" w:sz="0" w:space="0" w:color="auto"/>
                <w:right w:val="none" w:sz="0" w:space="0" w:color="auto"/>
              </w:divBdr>
            </w:div>
            <w:div w:id="365830785">
              <w:marLeft w:val="480"/>
              <w:marRight w:val="0"/>
              <w:marTop w:val="0"/>
              <w:marBottom w:val="0"/>
              <w:divBdr>
                <w:top w:val="none" w:sz="0" w:space="0" w:color="auto"/>
                <w:left w:val="none" w:sz="0" w:space="0" w:color="auto"/>
                <w:bottom w:val="none" w:sz="0" w:space="0" w:color="auto"/>
                <w:right w:val="none" w:sz="0" w:space="0" w:color="auto"/>
              </w:divBdr>
            </w:div>
            <w:div w:id="365912049">
              <w:marLeft w:val="480"/>
              <w:marRight w:val="0"/>
              <w:marTop w:val="0"/>
              <w:marBottom w:val="0"/>
              <w:divBdr>
                <w:top w:val="none" w:sz="0" w:space="0" w:color="auto"/>
                <w:left w:val="none" w:sz="0" w:space="0" w:color="auto"/>
                <w:bottom w:val="none" w:sz="0" w:space="0" w:color="auto"/>
                <w:right w:val="none" w:sz="0" w:space="0" w:color="auto"/>
              </w:divBdr>
            </w:div>
            <w:div w:id="366030833">
              <w:marLeft w:val="480"/>
              <w:marRight w:val="0"/>
              <w:marTop w:val="0"/>
              <w:marBottom w:val="0"/>
              <w:divBdr>
                <w:top w:val="none" w:sz="0" w:space="0" w:color="auto"/>
                <w:left w:val="none" w:sz="0" w:space="0" w:color="auto"/>
                <w:bottom w:val="none" w:sz="0" w:space="0" w:color="auto"/>
                <w:right w:val="none" w:sz="0" w:space="0" w:color="auto"/>
              </w:divBdr>
            </w:div>
            <w:div w:id="366100476">
              <w:marLeft w:val="480"/>
              <w:marRight w:val="0"/>
              <w:marTop w:val="0"/>
              <w:marBottom w:val="0"/>
              <w:divBdr>
                <w:top w:val="none" w:sz="0" w:space="0" w:color="auto"/>
                <w:left w:val="none" w:sz="0" w:space="0" w:color="auto"/>
                <w:bottom w:val="none" w:sz="0" w:space="0" w:color="auto"/>
                <w:right w:val="none" w:sz="0" w:space="0" w:color="auto"/>
              </w:divBdr>
            </w:div>
            <w:div w:id="366104508">
              <w:marLeft w:val="480"/>
              <w:marRight w:val="0"/>
              <w:marTop w:val="0"/>
              <w:marBottom w:val="0"/>
              <w:divBdr>
                <w:top w:val="none" w:sz="0" w:space="0" w:color="auto"/>
                <w:left w:val="none" w:sz="0" w:space="0" w:color="auto"/>
                <w:bottom w:val="none" w:sz="0" w:space="0" w:color="auto"/>
                <w:right w:val="none" w:sz="0" w:space="0" w:color="auto"/>
              </w:divBdr>
            </w:div>
            <w:div w:id="366177517">
              <w:marLeft w:val="480"/>
              <w:marRight w:val="0"/>
              <w:marTop w:val="0"/>
              <w:marBottom w:val="0"/>
              <w:divBdr>
                <w:top w:val="none" w:sz="0" w:space="0" w:color="auto"/>
                <w:left w:val="none" w:sz="0" w:space="0" w:color="auto"/>
                <w:bottom w:val="none" w:sz="0" w:space="0" w:color="auto"/>
                <w:right w:val="none" w:sz="0" w:space="0" w:color="auto"/>
              </w:divBdr>
            </w:div>
            <w:div w:id="366570063">
              <w:marLeft w:val="480"/>
              <w:marRight w:val="0"/>
              <w:marTop w:val="0"/>
              <w:marBottom w:val="0"/>
              <w:divBdr>
                <w:top w:val="none" w:sz="0" w:space="0" w:color="auto"/>
                <w:left w:val="none" w:sz="0" w:space="0" w:color="auto"/>
                <w:bottom w:val="none" w:sz="0" w:space="0" w:color="auto"/>
                <w:right w:val="none" w:sz="0" w:space="0" w:color="auto"/>
              </w:divBdr>
            </w:div>
            <w:div w:id="366640077">
              <w:marLeft w:val="480"/>
              <w:marRight w:val="0"/>
              <w:marTop w:val="0"/>
              <w:marBottom w:val="0"/>
              <w:divBdr>
                <w:top w:val="none" w:sz="0" w:space="0" w:color="auto"/>
                <w:left w:val="none" w:sz="0" w:space="0" w:color="auto"/>
                <w:bottom w:val="none" w:sz="0" w:space="0" w:color="auto"/>
                <w:right w:val="none" w:sz="0" w:space="0" w:color="auto"/>
              </w:divBdr>
            </w:div>
            <w:div w:id="366683795">
              <w:marLeft w:val="480"/>
              <w:marRight w:val="0"/>
              <w:marTop w:val="0"/>
              <w:marBottom w:val="0"/>
              <w:divBdr>
                <w:top w:val="none" w:sz="0" w:space="0" w:color="auto"/>
                <w:left w:val="none" w:sz="0" w:space="0" w:color="auto"/>
                <w:bottom w:val="none" w:sz="0" w:space="0" w:color="auto"/>
                <w:right w:val="none" w:sz="0" w:space="0" w:color="auto"/>
              </w:divBdr>
            </w:div>
            <w:div w:id="366687453">
              <w:marLeft w:val="480"/>
              <w:marRight w:val="0"/>
              <w:marTop w:val="0"/>
              <w:marBottom w:val="0"/>
              <w:divBdr>
                <w:top w:val="none" w:sz="0" w:space="0" w:color="auto"/>
                <w:left w:val="none" w:sz="0" w:space="0" w:color="auto"/>
                <w:bottom w:val="none" w:sz="0" w:space="0" w:color="auto"/>
                <w:right w:val="none" w:sz="0" w:space="0" w:color="auto"/>
              </w:divBdr>
            </w:div>
            <w:div w:id="366687496">
              <w:marLeft w:val="480"/>
              <w:marRight w:val="0"/>
              <w:marTop w:val="0"/>
              <w:marBottom w:val="0"/>
              <w:divBdr>
                <w:top w:val="none" w:sz="0" w:space="0" w:color="auto"/>
                <w:left w:val="none" w:sz="0" w:space="0" w:color="auto"/>
                <w:bottom w:val="none" w:sz="0" w:space="0" w:color="auto"/>
                <w:right w:val="none" w:sz="0" w:space="0" w:color="auto"/>
              </w:divBdr>
            </w:div>
            <w:div w:id="367026522">
              <w:marLeft w:val="480"/>
              <w:marRight w:val="0"/>
              <w:marTop w:val="0"/>
              <w:marBottom w:val="0"/>
              <w:divBdr>
                <w:top w:val="none" w:sz="0" w:space="0" w:color="auto"/>
                <w:left w:val="none" w:sz="0" w:space="0" w:color="auto"/>
                <w:bottom w:val="none" w:sz="0" w:space="0" w:color="auto"/>
                <w:right w:val="none" w:sz="0" w:space="0" w:color="auto"/>
              </w:divBdr>
            </w:div>
            <w:div w:id="367068605">
              <w:marLeft w:val="480"/>
              <w:marRight w:val="0"/>
              <w:marTop w:val="0"/>
              <w:marBottom w:val="0"/>
              <w:divBdr>
                <w:top w:val="none" w:sz="0" w:space="0" w:color="auto"/>
                <w:left w:val="none" w:sz="0" w:space="0" w:color="auto"/>
                <w:bottom w:val="none" w:sz="0" w:space="0" w:color="auto"/>
                <w:right w:val="none" w:sz="0" w:space="0" w:color="auto"/>
              </w:divBdr>
            </w:div>
            <w:div w:id="367069176">
              <w:marLeft w:val="480"/>
              <w:marRight w:val="0"/>
              <w:marTop w:val="0"/>
              <w:marBottom w:val="0"/>
              <w:divBdr>
                <w:top w:val="none" w:sz="0" w:space="0" w:color="auto"/>
                <w:left w:val="none" w:sz="0" w:space="0" w:color="auto"/>
                <w:bottom w:val="none" w:sz="0" w:space="0" w:color="auto"/>
                <w:right w:val="none" w:sz="0" w:space="0" w:color="auto"/>
              </w:divBdr>
            </w:div>
            <w:div w:id="367069596">
              <w:marLeft w:val="480"/>
              <w:marRight w:val="0"/>
              <w:marTop w:val="0"/>
              <w:marBottom w:val="0"/>
              <w:divBdr>
                <w:top w:val="none" w:sz="0" w:space="0" w:color="auto"/>
                <w:left w:val="none" w:sz="0" w:space="0" w:color="auto"/>
                <w:bottom w:val="none" w:sz="0" w:space="0" w:color="auto"/>
                <w:right w:val="none" w:sz="0" w:space="0" w:color="auto"/>
              </w:divBdr>
            </w:div>
            <w:div w:id="367098789">
              <w:marLeft w:val="480"/>
              <w:marRight w:val="0"/>
              <w:marTop w:val="0"/>
              <w:marBottom w:val="0"/>
              <w:divBdr>
                <w:top w:val="none" w:sz="0" w:space="0" w:color="auto"/>
                <w:left w:val="none" w:sz="0" w:space="0" w:color="auto"/>
                <w:bottom w:val="none" w:sz="0" w:space="0" w:color="auto"/>
                <w:right w:val="none" w:sz="0" w:space="0" w:color="auto"/>
              </w:divBdr>
            </w:div>
            <w:div w:id="367143387">
              <w:marLeft w:val="480"/>
              <w:marRight w:val="0"/>
              <w:marTop w:val="0"/>
              <w:marBottom w:val="0"/>
              <w:divBdr>
                <w:top w:val="none" w:sz="0" w:space="0" w:color="auto"/>
                <w:left w:val="none" w:sz="0" w:space="0" w:color="auto"/>
                <w:bottom w:val="none" w:sz="0" w:space="0" w:color="auto"/>
                <w:right w:val="none" w:sz="0" w:space="0" w:color="auto"/>
              </w:divBdr>
            </w:div>
            <w:div w:id="367223114">
              <w:marLeft w:val="480"/>
              <w:marRight w:val="0"/>
              <w:marTop w:val="0"/>
              <w:marBottom w:val="0"/>
              <w:divBdr>
                <w:top w:val="none" w:sz="0" w:space="0" w:color="auto"/>
                <w:left w:val="none" w:sz="0" w:space="0" w:color="auto"/>
                <w:bottom w:val="none" w:sz="0" w:space="0" w:color="auto"/>
                <w:right w:val="none" w:sz="0" w:space="0" w:color="auto"/>
              </w:divBdr>
            </w:div>
            <w:div w:id="367224621">
              <w:marLeft w:val="480"/>
              <w:marRight w:val="0"/>
              <w:marTop w:val="0"/>
              <w:marBottom w:val="0"/>
              <w:divBdr>
                <w:top w:val="none" w:sz="0" w:space="0" w:color="auto"/>
                <w:left w:val="none" w:sz="0" w:space="0" w:color="auto"/>
                <w:bottom w:val="none" w:sz="0" w:space="0" w:color="auto"/>
                <w:right w:val="none" w:sz="0" w:space="0" w:color="auto"/>
              </w:divBdr>
            </w:div>
            <w:div w:id="367226082">
              <w:marLeft w:val="480"/>
              <w:marRight w:val="0"/>
              <w:marTop w:val="0"/>
              <w:marBottom w:val="0"/>
              <w:divBdr>
                <w:top w:val="none" w:sz="0" w:space="0" w:color="auto"/>
                <w:left w:val="none" w:sz="0" w:space="0" w:color="auto"/>
                <w:bottom w:val="none" w:sz="0" w:space="0" w:color="auto"/>
                <w:right w:val="none" w:sz="0" w:space="0" w:color="auto"/>
              </w:divBdr>
            </w:div>
            <w:div w:id="367292982">
              <w:marLeft w:val="480"/>
              <w:marRight w:val="0"/>
              <w:marTop w:val="0"/>
              <w:marBottom w:val="0"/>
              <w:divBdr>
                <w:top w:val="none" w:sz="0" w:space="0" w:color="auto"/>
                <w:left w:val="none" w:sz="0" w:space="0" w:color="auto"/>
                <w:bottom w:val="none" w:sz="0" w:space="0" w:color="auto"/>
                <w:right w:val="none" w:sz="0" w:space="0" w:color="auto"/>
              </w:divBdr>
            </w:div>
            <w:div w:id="367683326">
              <w:marLeft w:val="480"/>
              <w:marRight w:val="0"/>
              <w:marTop w:val="0"/>
              <w:marBottom w:val="0"/>
              <w:divBdr>
                <w:top w:val="none" w:sz="0" w:space="0" w:color="auto"/>
                <w:left w:val="none" w:sz="0" w:space="0" w:color="auto"/>
                <w:bottom w:val="none" w:sz="0" w:space="0" w:color="auto"/>
                <w:right w:val="none" w:sz="0" w:space="0" w:color="auto"/>
              </w:divBdr>
            </w:div>
            <w:div w:id="367723941">
              <w:marLeft w:val="480"/>
              <w:marRight w:val="0"/>
              <w:marTop w:val="0"/>
              <w:marBottom w:val="0"/>
              <w:divBdr>
                <w:top w:val="none" w:sz="0" w:space="0" w:color="auto"/>
                <w:left w:val="none" w:sz="0" w:space="0" w:color="auto"/>
                <w:bottom w:val="none" w:sz="0" w:space="0" w:color="auto"/>
                <w:right w:val="none" w:sz="0" w:space="0" w:color="auto"/>
              </w:divBdr>
            </w:div>
            <w:div w:id="367727573">
              <w:marLeft w:val="480"/>
              <w:marRight w:val="0"/>
              <w:marTop w:val="0"/>
              <w:marBottom w:val="0"/>
              <w:divBdr>
                <w:top w:val="none" w:sz="0" w:space="0" w:color="auto"/>
                <w:left w:val="none" w:sz="0" w:space="0" w:color="auto"/>
                <w:bottom w:val="none" w:sz="0" w:space="0" w:color="auto"/>
                <w:right w:val="none" w:sz="0" w:space="0" w:color="auto"/>
              </w:divBdr>
            </w:div>
            <w:div w:id="367754080">
              <w:marLeft w:val="480"/>
              <w:marRight w:val="0"/>
              <w:marTop w:val="0"/>
              <w:marBottom w:val="0"/>
              <w:divBdr>
                <w:top w:val="none" w:sz="0" w:space="0" w:color="auto"/>
                <w:left w:val="none" w:sz="0" w:space="0" w:color="auto"/>
                <w:bottom w:val="none" w:sz="0" w:space="0" w:color="auto"/>
                <w:right w:val="none" w:sz="0" w:space="0" w:color="auto"/>
              </w:divBdr>
            </w:div>
            <w:div w:id="367803960">
              <w:marLeft w:val="480"/>
              <w:marRight w:val="0"/>
              <w:marTop w:val="0"/>
              <w:marBottom w:val="0"/>
              <w:divBdr>
                <w:top w:val="none" w:sz="0" w:space="0" w:color="auto"/>
                <w:left w:val="none" w:sz="0" w:space="0" w:color="auto"/>
                <w:bottom w:val="none" w:sz="0" w:space="0" w:color="auto"/>
                <w:right w:val="none" w:sz="0" w:space="0" w:color="auto"/>
              </w:divBdr>
            </w:div>
            <w:div w:id="367923519">
              <w:marLeft w:val="480"/>
              <w:marRight w:val="0"/>
              <w:marTop w:val="0"/>
              <w:marBottom w:val="0"/>
              <w:divBdr>
                <w:top w:val="none" w:sz="0" w:space="0" w:color="auto"/>
                <w:left w:val="none" w:sz="0" w:space="0" w:color="auto"/>
                <w:bottom w:val="none" w:sz="0" w:space="0" w:color="auto"/>
                <w:right w:val="none" w:sz="0" w:space="0" w:color="auto"/>
              </w:divBdr>
            </w:div>
            <w:div w:id="367992484">
              <w:marLeft w:val="480"/>
              <w:marRight w:val="0"/>
              <w:marTop w:val="0"/>
              <w:marBottom w:val="0"/>
              <w:divBdr>
                <w:top w:val="none" w:sz="0" w:space="0" w:color="auto"/>
                <w:left w:val="none" w:sz="0" w:space="0" w:color="auto"/>
                <w:bottom w:val="none" w:sz="0" w:space="0" w:color="auto"/>
                <w:right w:val="none" w:sz="0" w:space="0" w:color="auto"/>
              </w:divBdr>
            </w:div>
            <w:div w:id="368072864">
              <w:marLeft w:val="480"/>
              <w:marRight w:val="0"/>
              <w:marTop w:val="0"/>
              <w:marBottom w:val="0"/>
              <w:divBdr>
                <w:top w:val="none" w:sz="0" w:space="0" w:color="auto"/>
                <w:left w:val="none" w:sz="0" w:space="0" w:color="auto"/>
                <w:bottom w:val="none" w:sz="0" w:space="0" w:color="auto"/>
                <w:right w:val="none" w:sz="0" w:space="0" w:color="auto"/>
              </w:divBdr>
            </w:div>
            <w:div w:id="368187684">
              <w:marLeft w:val="480"/>
              <w:marRight w:val="0"/>
              <w:marTop w:val="0"/>
              <w:marBottom w:val="0"/>
              <w:divBdr>
                <w:top w:val="none" w:sz="0" w:space="0" w:color="auto"/>
                <w:left w:val="none" w:sz="0" w:space="0" w:color="auto"/>
                <w:bottom w:val="none" w:sz="0" w:space="0" w:color="auto"/>
                <w:right w:val="none" w:sz="0" w:space="0" w:color="auto"/>
              </w:divBdr>
            </w:div>
            <w:div w:id="368261199">
              <w:marLeft w:val="480"/>
              <w:marRight w:val="0"/>
              <w:marTop w:val="0"/>
              <w:marBottom w:val="0"/>
              <w:divBdr>
                <w:top w:val="none" w:sz="0" w:space="0" w:color="auto"/>
                <w:left w:val="none" w:sz="0" w:space="0" w:color="auto"/>
                <w:bottom w:val="none" w:sz="0" w:space="0" w:color="auto"/>
                <w:right w:val="none" w:sz="0" w:space="0" w:color="auto"/>
              </w:divBdr>
            </w:div>
            <w:div w:id="368267224">
              <w:marLeft w:val="480"/>
              <w:marRight w:val="0"/>
              <w:marTop w:val="0"/>
              <w:marBottom w:val="0"/>
              <w:divBdr>
                <w:top w:val="none" w:sz="0" w:space="0" w:color="auto"/>
                <w:left w:val="none" w:sz="0" w:space="0" w:color="auto"/>
                <w:bottom w:val="none" w:sz="0" w:space="0" w:color="auto"/>
                <w:right w:val="none" w:sz="0" w:space="0" w:color="auto"/>
              </w:divBdr>
            </w:div>
            <w:div w:id="368458765">
              <w:marLeft w:val="480"/>
              <w:marRight w:val="0"/>
              <w:marTop w:val="0"/>
              <w:marBottom w:val="0"/>
              <w:divBdr>
                <w:top w:val="none" w:sz="0" w:space="0" w:color="auto"/>
                <w:left w:val="none" w:sz="0" w:space="0" w:color="auto"/>
                <w:bottom w:val="none" w:sz="0" w:space="0" w:color="auto"/>
                <w:right w:val="none" w:sz="0" w:space="0" w:color="auto"/>
              </w:divBdr>
            </w:div>
            <w:div w:id="368533228">
              <w:marLeft w:val="480"/>
              <w:marRight w:val="0"/>
              <w:marTop w:val="0"/>
              <w:marBottom w:val="0"/>
              <w:divBdr>
                <w:top w:val="none" w:sz="0" w:space="0" w:color="auto"/>
                <w:left w:val="none" w:sz="0" w:space="0" w:color="auto"/>
                <w:bottom w:val="none" w:sz="0" w:space="0" w:color="auto"/>
                <w:right w:val="none" w:sz="0" w:space="0" w:color="auto"/>
              </w:divBdr>
            </w:div>
            <w:div w:id="368605908">
              <w:marLeft w:val="480"/>
              <w:marRight w:val="0"/>
              <w:marTop w:val="0"/>
              <w:marBottom w:val="0"/>
              <w:divBdr>
                <w:top w:val="none" w:sz="0" w:space="0" w:color="auto"/>
                <w:left w:val="none" w:sz="0" w:space="0" w:color="auto"/>
                <w:bottom w:val="none" w:sz="0" w:space="0" w:color="auto"/>
                <w:right w:val="none" w:sz="0" w:space="0" w:color="auto"/>
              </w:divBdr>
            </w:div>
            <w:div w:id="368648371">
              <w:marLeft w:val="480"/>
              <w:marRight w:val="0"/>
              <w:marTop w:val="0"/>
              <w:marBottom w:val="0"/>
              <w:divBdr>
                <w:top w:val="none" w:sz="0" w:space="0" w:color="auto"/>
                <w:left w:val="none" w:sz="0" w:space="0" w:color="auto"/>
                <w:bottom w:val="none" w:sz="0" w:space="0" w:color="auto"/>
                <w:right w:val="none" w:sz="0" w:space="0" w:color="auto"/>
              </w:divBdr>
            </w:div>
            <w:div w:id="368772389">
              <w:marLeft w:val="480"/>
              <w:marRight w:val="0"/>
              <w:marTop w:val="0"/>
              <w:marBottom w:val="0"/>
              <w:divBdr>
                <w:top w:val="none" w:sz="0" w:space="0" w:color="auto"/>
                <w:left w:val="none" w:sz="0" w:space="0" w:color="auto"/>
                <w:bottom w:val="none" w:sz="0" w:space="0" w:color="auto"/>
                <w:right w:val="none" w:sz="0" w:space="0" w:color="auto"/>
              </w:divBdr>
            </w:div>
            <w:div w:id="368996135">
              <w:marLeft w:val="480"/>
              <w:marRight w:val="0"/>
              <w:marTop w:val="0"/>
              <w:marBottom w:val="0"/>
              <w:divBdr>
                <w:top w:val="none" w:sz="0" w:space="0" w:color="auto"/>
                <w:left w:val="none" w:sz="0" w:space="0" w:color="auto"/>
                <w:bottom w:val="none" w:sz="0" w:space="0" w:color="auto"/>
                <w:right w:val="none" w:sz="0" w:space="0" w:color="auto"/>
              </w:divBdr>
            </w:div>
            <w:div w:id="369036971">
              <w:marLeft w:val="480"/>
              <w:marRight w:val="0"/>
              <w:marTop w:val="0"/>
              <w:marBottom w:val="0"/>
              <w:divBdr>
                <w:top w:val="none" w:sz="0" w:space="0" w:color="auto"/>
                <w:left w:val="none" w:sz="0" w:space="0" w:color="auto"/>
                <w:bottom w:val="none" w:sz="0" w:space="0" w:color="auto"/>
                <w:right w:val="none" w:sz="0" w:space="0" w:color="auto"/>
              </w:divBdr>
            </w:div>
            <w:div w:id="369107089">
              <w:marLeft w:val="480"/>
              <w:marRight w:val="0"/>
              <w:marTop w:val="0"/>
              <w:marBottom w:val="0"/>
              <w:divBdr>
                <w:top w:val="none" w:sz="0" w:space="0" w:color="auto"/>
                <w:left w:val="none" w:sz="0" w:space="0" w:color="auto"/>
                <w:bottom w:val="none" w:sz="0" w:space="0" w:color="auto"/>
                <w:right w:val="none" w:sz="0" w:space="0" w:color="auto"/>
              </w:divBdr>
            </w:div>
            <w:div w:id="369113662">
              <w:marLeft w:val="480"/>
              <w:marRight w:val="0"/>
              <w:marTop w:val="0"/>
              <w:marBottom w:val="0"/>
              <w:divBdr>
                <w:top w:val="none" w:sz="0" w:space="0" w:color="auto"/>
                <w:left w:val="none" w:sz="0" w:space="0" w:color="auto"/>
                <w:bottom w:val="none" w:sz="0" w:space="0" w:color="auto"/>
                <w:right w:val="none" w:sz="0" w:space="0" w:color="auto"/>
              </w:divBdr>
            </w:div>
            <w:div w:id="369116173">
              <w:marLeft w:val="480"/>
              <w:marRight w:val="0"/>
              <w:marTop w:val="0"/>
              <w:marBottom w:val="0"/>
              <w:divBdr>
                <w:top w:val="none" w:sz="0" w:space="0" w:color="auto"/>
                <w:left w:val="none" w:sz="0" w:space="0" w:color="auto"/>
                <w:bottom w:val="none" w:sz="0" w:space="0" w:color="auto"/>
                <w:right w:val="none" w:sz="0" w:space="0" w:color="auto"/>
              </w:divBdr>
            </w:div>
            <w:div w:id="369426786">
              <w:marLeft w:val="480"/>
              <w:marRight w:val="0"/>
              <w:marTop w:val="0"/>
              <w:marBottom w:val="0"/>
              <w:divBdr>
                <w:top w:val="none" w:sz="0" w:space="0" w:color="auto"/>
                <w:left w:val="none" w:sz="0" w:space="0" w:color="auto"/>
                <w:bottom w:val="none" w:sz="0" w:space="0" w:color="auto"/>
                <w:right w:val="none" w:sz="0" w:space="0" w:color="auto"/>
              </w:divBdr>
            </w:div>
            <w:div w:id="369495023">
              <w:marLeft w:val="480"/>
              <w:marRight w:val="0"/>
              <w:marTop w:val="0"/>
              <w:marBottom w:val="0"/>
              <w:divBdr>
                <w:top w:val="none" w:sz="0" w:space="0" w:color="auto"/>
                <w:left w:val="none" w:sz="0" w:space="0" w:color="auto"/>
                <w:bottom w:val="none" w:sz="0" w:space="0" w:color="auto"/>
                <w:right w:val="none" w:sz="0" w:space="0" w:color="auto"/>
              </w:divBdr>
            </w:div>
            <w:div w:id="369501705">
              <w:marLeft w:val="480"/>
              <w:marRight w:val="0"/>
              <w:marTop w:val="0"/>
              <w:marBottom w:val="0"/>
              <w:divBdr>
                <w:top w:val="none" w:sz="0" w:space="0" w:color="auto"/>
                <w:left w:val="none" w:sz="0" w:space="0" w:color="auto"/>
                <w:bottom w:val="none" w:sz="0" w:space="0" w:color="auto"/>
                <w:right w:val="none" w:sz="0" w:space="0" w:color="auto"/>
              </w:divBdr>
            </w:div>
            <w:div w:id="369575666">
              <w:marLeft w:val="480"/>
              <w:marRight w:val="0"/>
              <w:marTop w:val="0"/>
              <w:marBottom w:val="0"/>
              <w:divBdr>
                <w:top w:val="none" w:sz="0" w:space="0" w:color="auto"/>
                <w:left w:val="none" w:sz="0" w:space="0" w:color="auto"/>
                <w:bottom w:val="none" w:sz="0" w:space="0" w:color="auto"/>
                <w:right w:val="none" w:sz="0" w:space="0" w:color="auto"/>
              </w:divBdr>
            </w:div>
            <w:div w:id="369647175">
              <w:marLeft w:val="480"/>
              <w:marRight w:val="0"/>
              <w:marTop w:val="0"/>
              <w:marBottom w:val="0"/>
              <w:divBdr>
                <w:top w:val="none" w:sz="0" w:space="0" w:color="auto"/>
                <w:left w:val="none" w:sz="0" w:space="0" w:color="auto"/>
                <w:bottom w:val="none" w:sz="0" w:space="0" w:color="auto"/>
                <w:right w:val="none" w:sz="0" w:space="0" w:color="auto"/>
              </w:divBdr>
            </w:div>
            <w:div w:id="369652970">
              <w:marLeft w:val="480"/>
              <w:marRight w:val="0"/>
              <w:marTop w:val="0"/>
              <w:marBottom w:val="0"/>
              <w:divBdr>
                <w:top w:val="none" w:sz="0" w:space="0" w:color="auto"/>
                <w:left w:val="none" w:sz="0" w:space="0" w:color="auto"/>
                <w:bottom w:val="none" w:sz="0" w:space="0" w:color="auto"/>
                <w:right w:val="none" w:sz="0" w:space="0" w:color="auto"/>
              </w:divBdr>
            </w:div>
            <w:div w:id="369959095">
              <w:marLeft w:val="480"/>
              <w:marRight w:val="0"/>
              <w:marTop w:val="0"/>
              <w:marBottom w:val="0"/>
              <w:divBdr>
                <w:top w:val="none" w:sz="0" w:space="0" w:color="auto"/>
                <w:left w:val="none" w:sz="0" w:space="0" w:color="auto"/>
                <w:bottom w:val="none" w:sz="0" w:space="0" w:color="auto"/>
                <w:right w:val="none" w:sz="0" w:space="0" w:color="auto"/>
              </w:divBdr>
            </w:div>
            <w:div w:id="370036596">
              <w:marLeft w:val="480"/>
              <w:marRight w:val="0"/>
              <w:marTop w:val="0"/>
              <w:marBottom w:val="0"/>
              <w:divBdr>
                <w:top w:val="none" w:sz="0" w:space="0" w:color="auto"/>
                <w:left w:val="none" w:sz="0" w:space="0" w:color="auto"/>
                <w:bottom w:val="none" w:sz="0" w:space="0" w:color="auto"/>
                <w:right w:val="none" w:sz="0" w:space="0" w:color="auto"/>
              </w:divBdr>
            </w:div>
            <w:div w:id="370155975">
              <w:marLeft w:val="480"/>
              <w:marRight w:val="0"/>
              <w:marTop w:val="0"/>
              <w:marBottom w:val="0"/>
              <w:divBdr>
                <w:top w:val="none" w:sz="0" w:space="0" w:color="auto"/>
                <w:left w:val="none" w:sz="0" w:space="0" w:color="auto"/>
                <w:bottom w:val="none" w:sz="0" w:space="0" w:color="auto"/>
                <w:right w:val="none" w:sz="0" w:space="0" w:color="auto"/>
              </w:divBdr>
            </w:div>
            <w:div w:id="370299541">
              <w:marLeft w:val="480"/>
              <w:marRight w:val="0"/>
              <w:marTop w:val="0"/>
              <w:marBottom w:val="0"/>
              <w:divBdr>
                <w:top w:val="none" w:sz="0" w:space="0" w:color="auto"/>
                <w:left w:val="none" w:sz="0" w:space="0" w:color="auto"/>
                <w:bottom w:val="none" w:sz="0" w:space="0" w:color="auto"/>
                <w:right w:val="none" w:sz="0" w:space="0" w:color="auto"/>
              </w:divBdr>
            </w:div>
            <w:div w:id="370422863">
              <w:marLeft w:val="480"/>
              <w:marRight w:val="0"/>
              <w:marTop w:val="0"/>
              <w:marBottom w:val="0"/>
              <w:divBdr>
                <w:top w:val="none" w:sz="0" w:space="0" w:color="auto"/>
                <w:left w:val="none" w:sz="0" w:space="0" w:color="auto"/>
                <w:bottom w:val="none" w:sz="0" w:space="0" w:color="auto"/>
                <w:right w:val="none" w:sz="0" w:space="0" w:color="auto"/>
              </w:divBdr>
            </w:div>
            <w:div w:id="370425677">
              <w:marLeft w:val="480"/>
              <w:marRight w:val="0"/>
              <w:marTop w:val="0"/>
              <w:marBottom w:val="0"/>
              <w:divBdr>
                <w:top w:val="none" w:sz="0" w:space="0" w:color="auto"/>
                <w:left w:val="none" w:sz="0" w:space="0" w:color="auto"/>
                <w:bottom w:val="none" w:sz="0" w:space="0" w:color="auto"/>
                <w:right w:val="none" w:sz="0" w:space="0" w:color="auto"/>
              </w:divBdr>
            </w:div>
            <w:div w:id="370686668">
              <w:marLeft w:val="480"/>
              <w:marRight w:val="0"/>
              <w:marTop w:val="0"/>
              <w:marBottom w:val="0"/>
              <w:divBdr>
                <w:top w:val="none" w:sz="0" w:space="0" w:color="auto"/>
                <w:left w:val="none" w:sz="0" w:space="0" w:color="auto"/>
                <w:bottom w:val="none" w:sz="0" w:space="0" w:color="auto"/>
                <w:right w:val="none" w:sz="0" w:space="0" w:color="auto"/>
              </w:divBdr>
            </w:div>
            <w:div w:id="370691567">
              <w:marLeft w:val="480"/>
              <w:marRight w:val="0"/>
              <w:marTop w:val="0"/>
              <w:marBottom w:val="0"/>
              <w:divBdr>
                <w:top w:val="none" w:sz="0" w:space="0" w:color="auto"/>
                <w:left w:val="none" w:sz="0" w:space="0" w:color="auto"/>
                <w:bottom w:val="none" w:sz="0" w:space="0" w:color="auto"/>
                <w:right w:val="none" w:sz="0" w:space="0" w:color="auto"/>
              </w:divBdr>
            </w:div>
            <w:div w:id="370694917">
              <w:marLeft w:val="480"/>
              <w:marRight w:val="0"/>
              <w:marTop w:val="0"/>
              <w:marBottom w:val="0"/>
              <w:divBdr>
                <w:top w:val="none" w:sz="0" w:space="0" w:color="auto"/>
                <w:left w:val="none" w:sz="0" w:space="0" w:color="auto"/>
                <w:bottom w:val="none" w:sz="0" w:space="0" w:color="auto"/>
                <w:right w:val="none" w:sz="0" w:space="0" w:color="auto"/>
              </w:divBdr>
            </w:div>
            <w:div w:id="371075440">
              <w:marLeft w:val="480"/>
              <w:marRight w:val="0"/>
              <w:marTop w:val="0"/>
              <w:marBottom w:val="0"/>
              <w:divBdr>
                <w:top w:val="none" w:sz="0" w:space="0" w:color="auto"/>
                <w:left w:val="none" w:sz="0" w:space="0" w:color="auto"/>
                <w:bottom w:val="none" w:sz="0" w:space="0" w:color="auto"/>
                <w:right w:val="none" w:sz="0" w:space="0" w:color="auto"/>
              </w:divBdr>
            </w:div>
            <w:div w:id="371081037">
              <w:marLeft w:val="480"/>
              <w:marRight w:val="0"/>
              <w:marTop w:val="0"/>
              <w:marBottom w:val="0"/>
              <w:divBdr>
                <w:top w:val="none" w:sz="0" w:space="0" w:color="auto"/>
                <w:left w:val="none" w:sz="0" w:space="0" w:color="auto"/>
                <w:bottom w:val="none" w:sz="0" w:space="0" w:color="auto"/>
                <w:right w:val="none" w:sz="0" w:space="0" w:color="auto"/>
              </w:divBdr>
            </w:div>
            <w:div w:id="371197738">
              <w:marLeft w:val="480"/>
              <w:marRight w:val="0"/>
              <w:marTop w:val="0"/>
              <w:marBottom w:val="0"/>
              <w:divBdr>
                <w:top w:val="none" w:sz="0" w:space="0" w:color="auto"/>
                <w:left w:val="none" w:sz="0" w:space="0" w:color="auto"/>
                <w:bottom w:val="none" w:sz="0" w:space="0" w:color="auto"/>
                <w:right w:val="none" w:sz="0" w:space="0" w:color="auto"/>
              </w:divBdr>
            </w:div>
            <w:div w:id="371275174">
              <w:marLeft w:val="480"/>
              <w:marRight w:val="0"/>
              <w:marTop w:val="0"/>
              <w:marBottom w:val="0"/>
              <w:divBdr>
                <w:top w:val="none" w:sz="0" w:space="0" w:color="auto"/>
                <w:left w:val="none" w:sz="0" w:space="0" w:color="auto"/>
                <w:bottom w:val="none" w:sz="0" w:space="0" w:color="auto"/>
                <w:right w:val="none" w:sz="0" w:space="0" w:color="auto"/>
              </w:divBdr>
            </w:div>
            <w:div w:id="371468723">
              <w:marLeft w:val="480"/>
              <w:marRight w:val="0"/>
              <w:marTop w:val="0"/>
              <w:marBottom w:val="0"/>
              <w:divBdr>
                <w:top w:val="none" w:sz="0" w:space="0" w:color="auto"/>
                <w:left w:val="none" w:sz="0" w:space="0" w:color="auto"/>
                <w:bottom w:val="none" w:sz="0" w:space="0" w:color="auto"/>
                <w:right w:val="none" w:sz="0" w:space="0" w:color="auto"/>
              </w:divBdr>
            </w:div>
            <w:div w:id="371612670">
              <w:marLeft w:val="480"/>
              <w:marRight w:val="0"/>
              <w:marTop w:val="0"/>
              <w:marBottom w:val="0"/>
              <w:divBdr>
                <w:top w:val="none" w:sz="0" w:space="0" w:color="auto"/>
                <w:left w:val="none" w:sz="0" w:space="0" w:color="auto"/>
                <w:bottom w:val="none" w:sz="0" w:space="0" w:color="auto"/>
                <w:right w:val="none" w:sz="0" w:space="0" w:color="auto"/>
              </w:divBdr>
            </w:div>
            <w:div w:id="371657504">
              <w:marLeft w:val="480"/>
              <w:marRight w:val="0"/>
              <w:marTop w:val="0"/>
              <w:marBottom w:val="0"/>
              <w:divBdr>
                <w:top w:val="none" w:sz="0" w:space="0" w:color="auto"/>
                <w:left w:val="none" w:sz="0" w:space="0" w:color="auto"/>
                <w:bottom w:val="none" w:sz="0" w:space="0" w:color="auto"/>
                <w:right w:val="none" w:sz="0" w:space="0" w:color="auto"/>
              </w:divBdr>
            </w:div>
            <w:div w:id="371686214">
              <w:marLeft w:val="480"/>
              <w:marRight w:val="0"/>
              <w:marTop w:val="0"/>
              <w:marBottom w:val="0"/>
              <w:divBdr>
                <w:top w:val="none" w:sz="0" w:space="0" w:color="auto"/>
                <w:left w:val="none" w:sz="0" w:space="0" w:color="auto"/>
                <w:bottom w:val="none" w:sz="0" w:space="0" w:color="auto"/>
                <w:right w:val="none" w:sz="0" w:space="0" w:color="auto"/>
              </w:divBdr>
            </w:div>
            <w:div w:id="371805495">
              <w:marLeft w:val="480"/>
              <w:marRight w:val="0"/>
              <w:marTop w:val="0"/>
              <w:marBottom w:val="0"/>
              <w:divBdr>
                <w:top w:val="none" w:sz="0" w:space="0" w:color="auto"/>
                <w:left w:val="none" w:sz="0" w:space="0" w:color="auto"/>
                <w:bottom w:val="none" w:sz="0" w:space="0" w:color="auto"/>
                <w:right w:val="none" w:sz="0" w:space="0" w:color="auto"/>
              </w:divBdr>
            </w:div>
            <w:div w:id="371807263">
              <w:marLeft w:val="480"/>
              <w:marRight w:val="0"/>
              <w:marTop w:val="0"/>
              <w:marBottom w:val="0"/>
              <w:divBdr>
                <w:top w:val="none" w:sz="0" w:space="0" w:color="auto"/>
                <w:left w:val="none" w:sz="0" w:space="0" w:color="auto"/>
                <w:bottom w:val="none" w:sz="0" w:space="0" w:color="auto"/>
                <w:right w:val="none" w:sz="0" w:space="0" w:color="auto"/>
              </w:divBdr>
            </w:div>
            <w:div w:id="371923785">
              <w:marLeft w:val="480"/>
              <w:marRight w:val="0"/>
              <w:marTop w:val="0"/>
              <w:marBottom w:val="0"/>
              <w:divBdr>
                <w:top w:val="none" w:sz="0" w:space="0" w:color="auto"/>
                <w:left w:val="none" w:sz="0" w:space="0" w:color="auto"/>
                <w:bottom w:val="none" w:sz="0" w:space="0" w:color="auto"/>
                <w:right w:val="none" w:sz="0" w:space="0" w:color="auto"/>
              </w:divBdr>
            </w:div>
            <w:div w:id="371924981">
              <w:marLeft w:val="480"/>
              <w:marRight w:val="0"/>
              <w:marTop w:val="0"/>
              <w:marBottom w:val="0"/>
              <w:divBdr>
                <w:top w:val="none" w:sz="0" w:space="0" w:color="auto"/>
                <w:left w:val="none" w:sz="0" w:space="0" w:color="auto"/>
                <w:bottom w:val="none" w:sz="0" w:space="0" w:color="auto"/>
                <w:right w:val="none" w:sz="0" w:space="0" w:color="auto"/>
              </w:divBdr>
            </w:div>
            <w:div w:id="371997272">
              <w:marLeft w:val="480"/>
              <w:marRight w:val="0"/>
              <w:marTop w:val="0"/>
              <w:marBottom w:val="0"/>
              <w:divBdr>
                <w:top w:val="none" w:sz="0" w:space="0" w:color="auto"/>
                <w:left w:val="none" w:sz="0" w:space="0" w:color="auto"/>
                <w:bottom w:val="none" w:sz="0" w:space="0" w:color="auto"/>
                <w:right w:val="none" w:sz="0" w:space="0" w:color="auto"/>
              </w:divBdr>
            </w:div>
            <w:div w:id="372073154">
              <w:marLeft w:val="480"/>
              <w:marRight w:val="0"/>
              <w:marTop w:val="0"/>
              <w:marBottom w:val="0"/>
              <w:divBdr>
                <w:top w:val="none" w:sz="0" w:space="0" w:color="auto"/>
                <w:left w:val="none" w:sz="0" w:space="0" w:color="auto"/>
                <w:bottom w:val="none" w:sz="0" w:space="0" w:color="auto"/>
                <w:right w:val="none" w:sz="0" w:space="0" w:color="auto"/>
              </w:divBdr>
            </w:div>
            <w:div w:id="372190262">
              <w:marLeft w:val="480"/>
              <w:marRight w:val="0"/>
              <w:marTop w:val="0"/>
              <w:marBottom w:val="0"/>
              <w:divBdr>
                <w:top w:val="none" w:sz="0" w:space="0" w:color="auto"/>
                <w:left w:val="none" w:sz="0" w:space="0" w:color="auto"/>
                <w:bottom w:val="none" w:sz="0" w:space="0" w:color="auto"/>
                <w:right w:val="none" w:sz="0" w:space="0" w:color="auto"/>
              </w:divBdr>
            </w:div>
            <w:div w:id="372192853">
              <w:marLeft w:val="480"/>
              <w:marRight w:val="0"/>
              <w:marTop w:val="0"/>
              <w:marBottom w:val="0"/>
              <w:divBdr>
                <w:top w:val="none" w:sz="0" w:space="0" w:color="auto"/>
                <w:left w:val="none" w:sz="0" w:space="0" w:color="auto"/>
                <w:bottom w:val="none" w:sz="0" w:space="0" w:color="auto"/>
                <w:right w:val="none" w:sz="0" w:space="0" w:color="auto"/>
              </w:divBdr>
            </w:div>
            <w:div w:id="372194144">
              <w:marLeft w:val="480"/>
              <w:marRight w:val="0"/>
              <w:marTop w:val="0"/>
              <w:marBottom w:val="0"/>
              <w:divBdr>
                <w:top w:val="none" w:sz="0" w:space="0" w:color="auto"/>
                <w:left w:val="none" w:sz="0" w:space="0" w:color="auto"/>
                <w:bottom w:val="none" w:sz="0" w:space="0" w:color="auto"/>
                <w:right w:val="none" w:sz="0" w:space="0" w:color="auto"/>
              </w:divBdr>
            </w:div>
            <w:div w:id="372269540">
              <w:marLeft w:val="480"/>
              <w:marRight w:val="0"/>
              <w:marTop w:val="0"/>
              <w:marBottom w:val="0"/>
              <w:divBdr>
                <w:top w:val="none" w:sz="0" w:space="0" w:color="auto"/>
                <w:left w:val="none" w:sz="0" w:space="0" w:color="auto"/>
                <w:bottom w:val="none" w:sz="0" w:space="0" w:color="auto"/>
                <w:right w:val="none" w:sz="0" w:space="0" w:color="auto"/>
              </w:divBdr>
            </w:div>
            <w:div w:id="372270154">
              <w:marLeft w:val="480"/>
              <w:marRight w:val="0"/>
              <w:marTop w:val="0"/>
              <w:marBottom w:val="0"/>
              <w:divBdr>
                <w:top w:val="none" w:sz="0" w:space="0" w:color="auto"/>
                <w:left w:val="none" w:sz="0" w:space="0" w:color="auto"/>
                <w:bottom w:val="none" w:sz="0" w:space="0" w:color="auto"/>
                <w:right w:val="none" w:sz="0" w:space="0" w:color="auto"/>
              </w:divBdr>
            </w:div>
            <w:div w:id="372312632">
              <w:marLeft w:val="480"/>
              <w:marRight w:val="0"/>
              <w:marTop w:val="0"/>
              <w:marBottom w:val="0"/>
              <w:divBdr>
                <w:top w:val="none" w:sz="0" w:space="0" w:color="auto"/>
                <w:left w:val="none" w:sz="0" w:space="0" w:color="auto"/>
                <w:bottom w:val="none" w:sz="0" w:space="0" w:color="auto"/>
                <w:right w:val="none" w:sz="0" w:space="0" w:color="auto"/>
              </w:divBdr>
            </w:div>
            <w:div w:id="372385850">
              <w:marLeft w:val="480"/>
              <w:marRight w:val="0"/>
              <w:marTop w:val="0"/>
              <w:marBottom w:val="0"/>
              <w:divBdr>
                <w:top w:val="none" w:sz="0" w:space="0" w:color="auto"/>
                <w:left w:val="none" w:sz="0" w:space="0" w:color="auto"/>
                <w:bottom w:val="none" w:sz="0" w:space="0" w:color="auto"/>
                <w:right w:val="none" w:sz="0" w:space="0" w:color="auto"/>
              </w:divBdr>
            </w:div>
            <w:div w:id="372461577">
              <w:marLeft w:val="480"/>
              <w:marRight w:val="0"/>
              <w:marTop w:val="0"/>
              <w:marBottom w:val="0"/>
              <w:divBdr>
                <w:top w:val="none" w:sz="0" w:space="0" w:color="auto"/>
                <w:left w:val="none" w:sz="0" w:space="0" w:color="auto"/>
                <w:bottom w:val="none" w:sz="0" w:space="0" w:color="auto"/>
                <w:right w:val="none" w:sz="0" w:space="0" w:color="auto"/>
              </w:divBdr>
            </w:div>
            <w:div w:id="372507122">
              <w:marLeft w:val="480"/>
              <w:marRight w:val="0"/>
              <w:marTop w:val="0"/>
              <w:marBottom w:val="0"/>
              <w:divBdr>
                <w:top w:val="none" w:sz="0" w:space="0" w:color="auto"/>
                <w:left w:val="none" w:sz="0" w:space="0" w:color="auto"/>
                <w:bottom w:val="none" w:sz="0" w:space="0" w:color="auto"/>
                <w:right w:val="none" w:sz="0" w:space="0" w:color="auto"/>
              </w:divBdr>
            </w:div>
            <w:div w:id="372507825">
              <w:marLeft w:val="480"/>
              <w:marRight w:val="0"/>
              <w:marTop w:val="0"/>
              <w:marBottom w:val="0"/>
              <w:divBdr>
                <w:top w:val="none" w:sz="0" w:space="0" w:color="auto"/>
                <w:left w:val="none" w:sz="0" w:space="0" w:color="auto"/>
                <w:bottom w:val="none" w:sz="0" w:space="0" w:color="auto"/>
                <w:right w:val="none" w:sz="0" w:space="0" w:color="auto"/>
              </w:divBdr>
            </w:div>
            <w:div w:id="372654550">
              <w:marLeft w:val="480"/>
              <w:marRight w:val="0"/>
              <w:marTop w:val="0"/>
              <w:marBottom w:val="0"/>
              <w:divBdr>
                <w:top w:val="none" w:sz="0" w:space="0" w:color="auto"/>
                <w:left w:val="none" w:sz="0" w:space="0" w:color="auto"/>
                <w:bottom w:val="none" w:sz="0" w:space="0" w:color="auto"/>
                <w:right w:val="none" w:sz="0" w:space="0" w:color="auto"/>
              </w:divBdr>
            </w:div>
            <w:div w:id="372659252">
              <w:marLeft w:val="480"/>
              <w:marRight w:val="0"/>
              <w:marTop w:val="0"/>
              <w:marBottom w:val="0"/>
              <w:divBdr>
                <w:top w:val="none" w:sz="0" w:space="0" w:color="auto"/>
                <w:left w:val="none" w:sz="0" w:space="0" w:color="auto"/>
                <w:bottom w:val="none" w:sz="0" w:space="0" w:color="auto"/>
                <w:right w:val="none" w:sz="0" w:space="0" w:color="auto"/>
              </w:divBdr>
            </w:div>
            <w:div w:id="372968834">
              <w:marLeft w:val="480"/>
              <w:marRight w:val="0"/>
              <w:marTop w:val="0"/>
              <w:marBottom w:val="0"/>
              <w:divBdr>
                <w:top w:val="none" w:sz="0" w:space="0" w:color="auto"/>
                <w:left w:val="none" w:sz="0" w:space="0" w:color="auto"/>
                <w:bottom w:val="none" w:sz="0" w:space="0" w:color="auto"/>
                <w:right w:val="none" w:sz="0" w:space="0" w:color="auto"/>
              </w:divBdr>
            </w:div>
            <w:div w:id="373117852">
              <w:marLeft w:val="480"/>
              <w:marRight w:val="0"/>
              <w:marTop w:val="0"/>
              <w:marBottom w:val="0"/>
              <w:divBdr>
                <w:top w:val="none" w:sz="0" w:space="0" w:color="auto"/>
                <w:left w:val="none" w:sz="0" w:space="0" w:color="auto"/>
                <w:bottom w:val="none" w:sz="0" w:space="0" w:color="auto"/>
                <w:right w:val="none" w:sz="0" w:space="0" w:color="auto"/>
              </w:divBdr>
            </w:div>
            <w:div w:id="373233253">
              <w:marLeft w:val="480"/>
              <w:marRight w:val="0"/>
              <w:marTop w:val="0"/>
              <w:marBottom w:val="0"/>
              <w:divBdr>
                <w:top w:val="none" w:sz="0" w:space="0" w:color="auto"/>
                <w:left w:val="none" w:sz="0" w:space="0" w:color="auto"/>
                <w:bottom w:val="none" w:sz="0" w:space="0" w:color="auto"/>
                <w:right w:val="none" w:sz="0" w:space="0" w:color="auto"/>
              </w:divBdr>
            </w:div>
            <w:div w:id="373308007">
              <w:marLeft w:val="480"/>
              <w:marRight w:val="0"/>
              <w:marTop w:val="0"/>
              <w:marBottom w:val="0"/>
              <w:divBdr>
                <w:top w:val="none" w:sz="0" w:space="0" w:color="auto"/>
                <w:left w:val="none" w:sz="0" w:space="0" w:color="auto"/>
                <w:bottom w:val="none" w:sz="0" w:space="0" w:color="auto"/>
                <w:right w:val="none" w:sz="0" w:space="0" w:color="auto"/>
              </w:divBdr>
            </w:div>
            <w:div w:id="373308239">
              <w:marLeft w:val="480"/>
              <w:marRight w:val="0"/>
              <w:marTop w:val="0"/>
              <w:marBottom w:val="0"/>
              <w:divBdr>
                <w:top w:val="none" w:sz="0" w:space="0" w:color="auto"/>
                <w:left w:val="none" w:sz="0" w:space="0" w:color="auto"/>
                <w:bottom w:val="none" w:sz="0" w:space="0" w:color="auto"/>
                <w:right w:val="none" w:sz="0" w:space="0" w:color="auto"/>
              </w:divBdr>
            </w:div>
            <w:div w:id="373308387">
              <w:marLeft w:val="480"/>
              <w:marRight w:val="0"/>
              <w:marTop w:val="0"/>
              <w:marBottom w:val="0"/>
              <w:divBdr>
                <w:top w:val="none" w:sz="0" w:space="0" w:color="auto"/>
                <w:left w:val="none" w:sz="0" w:space="0" w:color="auto"/>
                <w:bottom w:val="none" w:sz="0" w:space="0" w:color="auto"/>
                <w:right w:val="none" w:sz="0" w:space="0" w:color="auto"/>
              </w:divBdr>
            </w:div>
            <w:div w:id="373426507">
              <w:marLeft w:val="480"/>
              <w:marRight w:val="0"/>
              <w:marTop w:val="0"/>
              <w:marBottom w:val="0"/>
              <w:divBdr>
                <w:top w:val="none" w:sz="0" w:space="0" w:color="auto"/>
                <w:left w:val="none" w:sz="0" w:space="0" w:color="auto"/>
                <w:bottom w:val="none" w:sz="0" w:space="0" w:color="auto"/>
                <w:right w:val="none" w:sz="0" w:space="0" w:color="auto"/>
              </w:divBdr>
            </w:div>
            <w:div w:id="373623496">
              <w:marLeft w:val="480"/>
              <w:marRight w:val="0"/>
              <w:marTop w:val="0"/>
              <w:marBottom w:val="0"/>
              <w:divBdr>
                <w:top w:val="none" w:sz="0" w:space="0" w:color="auto"/>
                <w:left w:val="none" w:sz="0" w:space="0" w:color="auto"/>
                <w:bottom w:val="none" w:sz="0" w:space="0" w:color="auto"/>
                <w:right w:val="none" w:sz="0" w:space="0" w:color="auto"/>
              </w:divBdr>
            </w:div>
            <w:div w:id="373653061">
              <w:marLeft w:val="480"/>
              <w:marRight w:val="0"/>
              <w:marTop w:val="0"/>
              <w:marBottom w:val="0"/>
              <w:divBdr>
                <w:top w:val="none" w:sz="0" w:space="0" w:color="auto"/>
                <w:left w:val="none" w:sz="0" w:space="0" w:color="auto"/>
                <w:bottom w:val="none" w:sz="0" w:space="0" w:color="auto"/>
                <w:right w:val="none" w:sz="0" w:space="0" w:color="auto"/>
              </w:divBdr>
            </w:div>
            <w:div w:id="373695900">
              <w:marLeft w:val="480"/>
              <w:marRight w:val="0"/>
              <w:marTop w:val="0"/>
              <w:marBottom w:val="0"/>
              <w:divBdr>
                <w:top w:val="none" w:sz="0" w:space="0" w:color="auto"/>
                <w:left w:val="none" w:sz="0" w:space="0" w:color="auto"/>
                <w:bottom w:val="none" w:sz="0" w:space="0" w:color="auto"/>
                <w:right w:val="none" w:sz="0" w:space="0" w:color="auto"/>
              </w:divBdr>
            </w:div>
            <w:div w:id="373697563">
              <w:marLeft w:val="480"/>
              <w:marRight w:val="0"/>
              <w:marTop w:val="0"/>
              <w:marBottom w:val="0"/>
              <w:divBdr>
                <w:top w:val="none" w:sz="0" w:space="0" w:color="auto"/>
                <w:left w:val="none" w:sz="0" w:space="0" w:color="auto"/>
                <w:bottom w:val="none" w:sz="0" w:space="0" w:color="auto"/>
                <w:right w:val="none" w:sz="0" w:space="0" w:color="auto"/>
              </w:divBdr>
            </w:div>
            <w:div w:id="373846143">
              <w:marLeft w:val="480"/>
              <w:marRight w:val="0"/>
              <w:marTop w:val="0"/>
              <w:marBottom w:val="0"/>
              <w:divBdr>
                <w:top w:val="none" w:sz="0" w:space="0" w:color="auto"/>
                <w:left w:val="none" w:sz="0" w:space="0" w:color="auto"/>
                <w:bottom w:val="none" w:sz="0" w:space="0" w:color="auto"/>
                <w:right w:val="none" w:sz="0" w:space="0" w:color="auto"/>
              </w:divBdr>
            </w:div>
            <w:div w:id="373887187">
              <w:marLeft w:val="480"/>
              <w:marRight w:val="0"/>
              <w:marTop w:val="0"/>
              <w:marBottom w:val="0"/>
              <w:divBdr>
                <w:top w:val="none" w:sz="0" w:space="0" w:color="auto"/>
                <w:left w:val="none" w:sz="0" w:space="0" w:color="auto"/>
                <w:bottom w:val="none" w:sz="0" w:space="0" w:color="auto"/>
                <w:right w:val="none" w:sz="0" w:space="0" w:color="auto"/>
              </w:divBdr>
            </w:div>
            <w:div w:id="374086434">
              <w:marLeft w:val="480"/>
              <w:marRight w:val="0"/>
              <w:marTop w:val="0"/>
              <w:marBottom w:val="0"/>
              <w:divBdr>
                <w:top w:val="none" w:sz="0" w:space="0" w:color="auto"/>
                <w:left w:val="none" w:sz="0" w:space="0" w:color="auto"/>
                <w:bottom w:val="none" w:sz="0" w:space="0" w:color="auto"/>
                <w:right w:val="none" w:sz="0" w:space="0" w:color="auto"/>
              </w:divBdr>
            </w:div>
            <w:div w:id="374157740">
              <w:marLeft w:val="480"/>
              <w:marRight w:val="0"/>
              <w:marTop w:val="0"/>
              <w:marBottom w:val="0"/>
              <w:divBdr>
                <w:top w:val="none" w:sz="0" w:space="0" w:color="auto"/>
                <w:left w:val="none" w:sz="0" w:space="0" w:color="auto"/>
                <w:bottom w:val="none" w:sz="0" w:space="0" w:color="auto"/>
                <w:right w:val="none" w:sz="0" w:space="0" w:color="auto"/>
              </w:divBdr>
            </w:div>
            <w:div w:id="374277764">
              <w:marLeft w:val="480"/>
              <w:marRight w:val="0"/>
              <w:marTop w:val="0"/>
              <w:marBottom w:val="0"/>
              <w:divBdr>
                <w:top w:val="none" w:sz="0" w:space="0" w:color="auto"/>
                <w:left w:val="none" w:sz="0" w:space="0" w:color="auto"/>
                <w:bottom w:val="none" w:sz="0" w:space="0" w:color="auto"/>
                <w:right w:val="none" w:sz="0" w:space="0" w:color="auto"/>
              </w:divBdr>
            </w:div>
            <w:div w:id="374351155">
              <w:marLeft w:val="480"/>
              <w:marRight w:val="0"/>
              <w:marTop w:val="0"/>
              <w:marBottom w:val="0"/>
              <w:divBdr>
                <w:top w:val="none" w:sz="0" w:space="0" w:color="auto"/>
                <w:left w:val="none" w:sz="0" w:space="0" w:color="auto"/>
                <w:bottom w:val="none" w:sz="0" w:space="0" w:color="auto"/>
                <w:right w:val="none" w:sz="0" w:space="0" w:color="auto"/>
              </w:divBdr>
            </w:div>
            <w:div w:id="374432945">
              <w:marLeft w:val="480"/>
              <w:marRight w:val="0"/>
              <w:marTop w:val="0"/>
              <w:marBottom w:val="0"/>
              <w:divBdr>
                <w:top w:val="none" w:sz="0" w:space="0" w:color="auto"/>
                <w:left w:val="none" w:sz="0" w:space="0" w:color="auto"/>
                <w:bottom w:val="none" w:sz="0" w:space="0" w:color="auto"/>
                <w:right w:val="none" w:sz="0" w:space="0" w:color="auto"/>
              </w:divBdr>
            </w:div>
            <w:div w:id="374499759">
              <w:marLeft w:val="480"/>
              <w:marRight w:val="0"/>
              <w:marTop w:val="0"/>
              <w:marBottom w:val="0"/>
              <w:divBdr>
                <w:top w:val="none" w:sz="0" w:space="0" w:color="auto"/>
                <w:left w:val="none" w:sz="0" w:space="0" w:color="auto"/>
                <w:bottom w:val="none" w:sz="0" w:space="0" w:color="auto"/>
                <w:right w:val="none" w:sz="0" w:space="0" w:color="auto"/>
              </w:divBdr>
            </w:div>
            <w:div w:id="374618515">
              <w:marLeft w:val="480"/>
              <w:marRight w:val="0"/>
              <w:marTop w:val="0"/>
              <w:marBottom w:val="0"/>
              <w:divBdr>
                <w:top w:val="none" w:sz="0" w:space="0" w:color="auto"/>
                <w:left w:val="none" w:sz="0" w:space="0" w:color="auto"/>
                <w:bottom w:val="none" w:sz="0" w:space="0" w:color="auto"/>
                <w:right w:val="none" w:sz="0" w:space="0" w:color="auto"/>
              </w:divBdr>
            </w:div>
            <w:div w:id="374738169">
              <w:marLeft w:val="480"/>
              <w:marRight w:val="0"/>
              <w:marTop w:val="0"/>
              <w:marBottom w:val="0"/>
              <w:divBdr>
                <w:top w:val="none" w:sz="0" w:space="0" w:color="auto"/>
                <w:left w:val="none" w:sz="0" w:space="0" w:color="auto"/>
                <w:bottom w:val="none" w:sz="0" w:space="0" w:color="auto"/>
                <w:right w:val="none" w:sz="0" w:space="0" w:color="auto"/>
              </w:divBdr>
            </w:div>
            <w:div w:id="374740194">
              <w:marLeft w:val="480"/>
              <w:marRight w:val="0"/>
              <w:marTop w:val="0"/>
              <w:marBottom w:val="0"/>
              <w:divBdr>
                <w:top w:val="none" w:sz="0" w:space="0" w:color="auto"/>
                <w:left w:val="none" w:sz="0" w:space="0" w:color="auto"/>
                <w:bottom w:val="none" w:sz="0" w:space="0" w:color="auto"/>
                <w:right w:val="none" w:sz="0" w:space="0" w:color="auto"/>
              </w:divBdr>
            </w:div>
            <w:div w:id="374811633">
              <w:marLeft w:val="480"/>
              <w:marRight w:val="0"/>
              <w:marTop w:val="0"/>
              <w:marBottom w:val="0"/>
              <w:divBdr>
                <w:top w:val="none" w:sz="0" w:space="0" w:color="auto"/>
                <w:left w:val="none" w:sz="0" w:space="0" w:color="auto"/>
                <w:bottom w:val="none" w:sz="0" w:space="0" w:color="auto"/>
                <w:right w:val="none" w:sz="0" w:space="0" w:color="auto"/>
              </w:divBdr>
            </w:div>
            <w:div w:id="374818349">
              <w:marLeft w:val="480"/>
              <w:marRight w:val="0"/>
              <w:marTop w:val="0"/>
              <w:marBottom w:val="0"/>
              <w:divBdr>
                <w:top w:val="none" w:sz="0" w:space="0" w:color="auto"/>
                <w:left w:val="none" w:sz="0" w:space="0" w:color="auto"/>
                <w:bottom w:val="none" w:sz="0" w:space="0" w:color="auto"/>
                <w:right w:val="none" w:sz="0" w:space="0" w:color="auto"/>
              </w:divBdr>
            </w:div>
            <w:div w:id="374894308">
              <w:marLeft w:val="480"/>
              <w:marRight w:val="0"/>
              <w:marTop w:val="0"/>
              <w:marBottom w:val="0"/>
              <w:divBdr>
                <w:top w:val="none" w:sz="0" w:space="0" w:color="auto"/>
                <w:left w:val="none" w:sz="0" w:space="0" w:color="auto"/>
                <w:bottom w:val="none" w:sz="0" w:space="0" w:color="auto"/>
                <w:right w:val="none" w:sz="0" w:space="0" w:color="auto"/>
              </w:divBdr>
            </w:div>
            <w:div w:id="374934553">
              <w:marLeft w:val="480"/>
              <w:marRight w:val="0"/>
              <w:marTop w:val="0"/>
              <w:marBottom w:val="0"/>
              <w:divBdr>
                <w:top w:val="none" w:sz="0" w:space="0" w:color="auto"/>
                <w:left w:val="none" w:sz="0" w:space="0" w:color="auto"/>
                <w:bottom w:val="none" w:sz="0" w:space="0" w:color="auto"/>
                <w:right w:val="none" w:sz="0" w:space="0" w:color="auto"/>
              </w:divBdr>
            </w:div>
            <w:div w:id="374962800">
              <w:marLeft w:val="480"/>
              <w:marRight w:val="0"/>
              <w:marTop w:val="0"/>
              <w:marBottom w:val="0"/>
              <w:divBdr>
                <w:top w:val="none" w:sz="0" w:space="0" w:color="auto"/>
                <w:left w:val="none" w:sz="0" w:space="0" w:color="auto"/>
                <w:bottom w:val="none" w:sz="0" w:space="0" w:color="auto"/>
                <w:right w:val="none" w:sz="0" w:space="0" w:color="auto"/>
              </w:divBdr>
            </w:div>
            <w:div w:id="375008458">
              <w:marLeft w:val="480"/>
              <w:marRight w:val="0"/>
              <w:marTop w:val="0"/>
              <w:marBottom w:val="0"/>
              <w:divBdr>
                <w:top w:val="none" w:sz="0" w:space="0" w:color="auto"/>
                <w:left w:val="none" w:sz="0" w:space="0" w:color="auto"/>
                <w:bottom w:val="none" w:sz="0" w:space="0" w:color="auto"/>
                <w:right w:val="none" w:sz="0" w:space="0" w:color="auto"/>
              </w:divBdr>
            </w:div>
            <w:div w:id="375008476">
              <w:marLeft w:val="480"/>
              <w:marRight w:val="0"/>
              <w:marTop w:val="0"/>
              <w:marBottom w:val="0"/>
              <w:divBdr>
                <w:top w:val="none" w:sz="0" w:space="0" w:color="auto"/>
                <w:left w:val="none" w:sz="0" w:space="0" w:color="auto"/>
                <w:bottom w:val="none" w:sz="0" w:space="0" w:color="auto"/>
                <w:right w:val="none" w:sz="0" w:space="0" w:color="auto"/>
              </w:divBdr>
            </w:div>
            <w:div w:id="375011439">
              <w:marLeft w:val="480"/>
              <w:marRight w:val="0"/>
              <w:marTop w:val="0"/>
              <w:marBottom w:val="0"/>
              <w:divBdr>
                <w:top w:val="none" w:sz="0" w:space="0" w:color="auto"/>
                <w:left w:val="none" w:sz="0" w:space="0" w:color="auto"/>
                <w:bottom w:val="none" w:sz="0" w:space="0" w:color="auto"/>
                <w:right w:val="none" w:sz="0" w:space="0" w:color="auto"/>
              </w:divBdr>
            </w:div>
            <w:div w:id="375080259">
              <w:marLeft w:val="480"/>
              <w:marRight w:val="0"/>
              <w:marTop w:val="0"/>
              <w:marBottom w:val="0"/>
              <w:divBdr>
                <w:top w:val="none" w:sz="0" w:space="0" w:color="auto"/>
                <w:left w:val="none" w:sz="0" w:space="0" w:color="auto"/>
                <w:bottom w:val="none" w:sz="0" w:space="0" w:color="auto"/>
                <w:right w:val="none" w:sz="0" w:space="0" w:color="auto"/>
              </w:divBdr>
            </w:div>
            <w:div w:id="375087831">
              <w:marLeft w:val="480"/>
              <w:marRight w:val="0"/>
              <w:marTop w:val="0"/>
              <w:marBottom w:val="0"/>
              <w:divBdr>
                <w:top w:val="none" w:sz="0" w:space="0" w:color="auto"/>
                <w:left w:val="none" w:sz="0" w:space="0" w:color="auto"/>
                <w:bottom w:val="none" w:sz="0" w:space="0" w:color="auto"/>
                <w:right w:val="none" w:sz="0" w:space="0" w:color="auto"/>
              </w:divBdr>
            </w:div>
            <w:div w:id="375205756">
              <w:marLeft w:val="480"/>
              <w:marRight w:val="0"/>
              <w:marTop w:val="0"/>
              <w:marBottom w:val="0"/>
              <w:divBdr>
                <w:top w:val="none" w:sz="0" w:space="0" w:color="auto"/>
                <w:left w:val="none" w:sz="0" w:space="0" w:color="auto"/>
                <w:bottom w:val="none" w:sz="0" w:space="0" w:color="auto"/>
                <w:right w:val="none" w:sz="0" w:space="0" w:color="auto"/>
              </w:divBdr>
            </w:div>
            <w:div w:id="375350604">
              <w:marLeft w:val="480"/>
              <w:marRight w:val="0"/>
              <w:marTop w:val="0"/>
              <w:marBottom w:val="0"/>
              <w:divBdr>
                <w:top w:val="none" w:sz="0" w:space="0" w:color="auto"/>
                <w:left w:val="none" w:sz="0" w:space="0" w:color="auto"/>
                <w:bottom w:val="none" w:sz="0" w:space="0" w:color="auto"/>
                <w:right w:val="none" w:sz="0" w:space="0" w:color="auto"/>
              </w:divBdr>
            </w:div>
            <w:div w:id="375397896">
              <w:marLeft w:val="480"/>
              <w:marRight w:val="0"/>
              <w:marTop w:val="0"/>
              <w:marBottom w:val="0"/>
              <w:divBdr>
                <w:top w:val="none" w:sz="0" w:space="0" w:color="auto"/>
                <w:left w:val="none" w:sz="0" w:space="0" w:color="auto"/>
                <w:bottom w:val="none" w:sz="0" w:space="0" w:color="auto"/>
                <w:right w:val="none" w:sz="0" w:space="0" w:color="auto"/>
              </w:divBdr>
            </w:div>
            <w:div w:id="375399908">
              <w:marLeft w:val="480"/>
              <w:marRight w:val="0"/>
              <w:marTop w:val="0"/>
              <w:marBottom w:val="0"/>
              <w:divBdr>
                <w:top w:val="none" w:sz="0" w:space="0" w:color="auto"/>
                <w:left w:val="none" w:sz="0" w:space="0" w:color="auto"/>
                <w:bottom w:val="none" w:sz="0" w:space="0" w:color="auto"/>
                <w:right w:val="none" w:sz="0" w:space="0" w:color="auto"/>
              </w:divBdr>
            </w:div>
            <w:div w:id="375662519">
              <w:marLeft w:val="480"/>
              <w:marRight w:val="0"/>
              <w:marTop w:val="0"/>
              <w:marBottom w:val="0"/>
              <w:divBdr>
                <w:top w:val="none" w:sz="0" w:space="0" w:color="auto"/>
                <w:left w:val="none" w:sz="0" w:space="0" w:color="auto"/>
                <w:bottom w:val="none" w:sz="0" w:space="0" w:color="auto"/>
                <w:right w:val="none" w:sz="0" w:space="0" w:color="auto"/>
              </w:divBdr>
            </w:div>
            <w:div w:id="375665280">
              <w:marLeft w:val="480"/>
              <w:marRight w:val="0"/>
              <w:marTop w:val="0"/>
              <w:marBottom w:val="0"/>
              <w:divBdr>
                <w:top w:val="none" w:sz="0" w:space="0" w:color="auto"/>
                <w:left w:val="none" w:sz="0" w:space="0" w:color="auto"/>
                <w:bottom w:val="none" w:sz="0" w:space="0" w:color="auto"/>
                <w:right w:val="none" w:sz="0" w:space="0" w:color="auto"/>
              </w:divBdr>
            </w:div>
            <w:div w:id="375743843">
              <w:marLeft w:val="480"/>
              <w:marRight w:val="0"/>
              <w:marTop w:val="0"/>
              <w:marBottom w:val="0"/>
              <w:divBdr>
                <w:top w:val="none" w:sz="0" w:space="0" w:color="auto"/>
                <w:left w:val="none" w:sz="0" w:space="0" w:color="auto"/>
                <w:bottom w:val="none" w:sz="0" w:space="0" w:color="auto"/>
                <w:right w:val="none" w:sz="0" w:space="0" w:color="auto"/>
              </w:divBdr>
            </w:div>
            <w:div w:id="375811206">
              <w:marLeft w:val="480"/>
              <w:marRight w:val="0"/>
              <w:marTop w:val="0"/>
              <w:marBottom w:val="0"/>
              <w:divBdr>
                <w:top w:val="none" w:sz="0" w:space="0" w:color="auto"/>
                <w:left w:val="none" w:sz="0" w:space="0" w:color="auto"/>
                <w:bottom w:val="none" w:sz="0" w:space="0" w:color="auto"/>
                <w:right w:val="none" w:sz="0" w:space="0" w:color="auto"/>
              </w:divBdr>
            </w:div>
            <w:div w:id="375811598">
              <w:marLeft w:val="480"/>
              <w:marRight w:val="0"/>
              <w:marTop w:val="0"/>
              <w:marBottom w:val="0"/>
              <w:divBdr>
                <w:top w:val="none" w:sz="0" w:space="0" w:color="auto"/>
                <w:left w:val="none" w:sz="0" w:space="0" w:color="auto"/>
                <w:bottom w:val="none" w:sz="0" w:space="0" w:color="auto"/>
                <w:right w:val="none" w:sz="0" w:space="0" w:color="auto"/>
              </w:divBdr>
            </w:div>
            <w:div w:id="375858842">
              <w:marLeft w:val="480"/>
              <w:marRight w:val="0"/>
              <w:marTop w:val="0"/>
              <w:marBottom w:val="0"/>
              <w:divBdr>
                <w:top w:val="none" w:sz="0" w:space="0" w:color="auto"/>
                <w:left w:val="none" w:sz="0" w:space="0" w:color="auto"/>
                <w:bottom w:val="none" w:sz="0" w:space="0" w:color="auto"/>
                <w:right w:val="none" w:sz="0" w:space="0" w:color="auto"/>
              </w:divBdr>
            </w:div>
            <w:div w:id="376127891">
              <w:marLeft w:val="480"/>
              <w:marRight w:val="0"/>
              <w:marTop w:val="0"/>
              <w:marBottom w:val="0"/>
              <w:divBdr>
                <w:top w:val="none" w:sz="0" w:space="0" w:color="auto"/>
                <w:left w:val="none" w:sz="0" w:space="0" w:color="auto"/>
                <w:bottom w:val="none" w:sz="0" w:space="0" w:color="auto"/>
                <w:right w:val="none" w:sz="0" w:space="0" w:color="auto"/>
              </w:divBdr>
            </w:div>
            <w:div w:id="376204284">
              <w:marLeft w:val="480"/>
              <w:marRight w:val="0"/>
              <w:marTop w:val="0"/>
              <w:marBottom w:val="0"/>
              <w:divBdr>
                <w:top w:val="none" w:sz="0" w:space="0" w:color="auto"/>
                <w:left w:val="none" w:sz="0" w:space="0" w:color="auto"/>
                <w:bottom w:val="none" w:sz="0" w:space="0" w:color="auto"/>
                <w:right w:val="none" w:sz="0" w:space="0" w:color="auto"/>
              </w:divBdr>
            </w:div>
            <w:div w:id="376315496">
              <w:marLeft w:val="480"/>
              <w:marRight w:val="0"/>
              <w:marTop w:val="0"/>
              <w:marBottom w:val="0"/>
              <w:divBdr>
                <w:top w:val="none" w:sz="0" w:space="0" w:color="auto"/>
                <w:left w:val="none" w:sz="0" w:space="0" w:color="auto"/>
                <w:bottom w:val="none" w:sz="0" w:space="0" w:color="auto"/>
                <w:right w:val="none" w:sz="0" w:space="0" w:color="auto"/>
              </w:divBdr>
            </w:div>
            <w:div w:id="376322069">
              <w:marLeft w:val="480"/>
              <w:marRight w:val="0"/>
              <w:marTop w:val="0"/>
              <w:marBottom w:val="0"/>
              <w:divBdr>
                <w:top w:val="none" w:sz="0" w:space="0" w:color="auto"/>
                <w:left w:val="none" w:sz="0" w:space="0" w:color="auto"/>
                <w:bottom w:val="none" w:sz="0" w:space="0" w:color="auto"/>
                <w:right w:val="none" w:sz="0" w:space="0" w:color="auto"/>
              </w:divBdr>
            </w:div>
            <w:div w:id="376395602">
              <w:marLeft w:val="480"/>
              <w:marRight w:val="0"/>
              <w:marTop w:val="0"/>
              <w:marBottom w:val="0"/>
              <w:divBdr>
                <w:top w:val="none" w:sz="0" w:space="0" w:color="auto"/>
                <w:left w:val="none" w:sz="0" w:space="0" w:color="auto"/>
                <w:bottom w:val="none" w:sz="0" w:space="0" w:color="auto"/>
                <w:right w:val="none" w:sz="0" w:space="0" w:color="auto"/>
              </w:divBdr>
            </w:div>
            <w:div w:id="376439984">
              <w:marLeft w:val="480"/>
              <w:marRight w:val="0"/>
              <w:marTop w:val="0"/>
              <w:marBottom w:val="0"/>
              <w:divBdr>
                <w:top w:val="none" w:sz="0" w:space="0" w:color="auto"/>
                <w:left w:val="none" w:sz="0" w:space="0" w:color="auto"/>
                <w:bottom w:val="none" w:sz="0" w:space="0" w:color="auto"/>
                <w:right w:val="none" w:sz="0" w:space="0" w:color="auto"/>
              </w:divBdr>
            </w:div>
            <w:div w:id="376591739">
              <w:marLeft w:val="480"/>
              <w:marRight w:val="0"/>
              <w:marTop w:val="0"/>
              <w:marBottom w:val="0"/>
              <w:divBdr>
                <w:top w:val="none" w:sz="0" w:space="0" w:color="auto"/>
                <w:left w:val="none" w:sz="0" w:space="0" w:color="auto"/>
                <w:bottom w:val="none" w:sz="0" w:space="0" w:color="auto"/>
                <w:right w:val="none" w:sz="0" w:space="0" w:color="auto"/>
              </w:divBdr>
            </w:div>
            <w:div w:id="376659908">
              <w:marLeft w:val="480"/>
              <w:marRight w:val="0"/>
              <w:marTop w:val="0"/>
              <w:marBottom w:val="0"/>
              <w:divBdr>
                <w:top w:val="none" w:sz="0" w:space="0" w:color="auto"/>
                <w:left w:val="none" w:sz="0" w:space="0" w:color="auto"/>
                <w:bottom w:val="none" w:sz="0" w:space="0" w:color="auto"/>
                <w:right w:val="none" w:sz="0" w:space="0" w:color="auto"/>
              </w:divBdr>
            </w:div>
            <w:div w:id="376663674">
              <w:marLeft w:val="480"/>
              <w:marRight w:val="0"/>
              <w:marTop w:val="0"/>
              <w:marBottom w:val="0"/>
              <w:divBdr>
                <w:top w:val="none" w:sz="0" w:space="0" w:color="auto"/>
                <w:left w:val="none" w:sz="0" w:space="0" w:color="auto"/>
                <w:bottom w:val="none" w:sz="0" w:space="0" w:color="auto"/>
                <w:right w:val="none" w:sz="0" w:space="0" w:color="auto"/>
              </w:divBdr>
            </w:div>
            <w:div w:id="376703051">
              <w:marLeft w:val="480"/>
              <w:marRight w:val="0"/>
              <w:marTop w:val="0"/>
              <w:marBottom w:val="0"/>
              <w:divBdr>
                <w:top w:val="none" w:sz="0" w:space="0" w:color="auto"/>
                <w:left w:val="none" w:sz="0" w:space="0" w:color="auto"/>
                <w:bottom w:val="none" w:sz="0" w:space="0" w:color="auto"/>
                <w:right w:val="none" w:sz="0" w:space="0" w:color="auto"/>
              </w:divBdr>
            </w:div>
            <w:div w:id="376710843">
              <w:marLeft w:val="480"/>
              <w:marRight w:val="0"/>
              <w:marTop w:val="0"/>
              <w:marBottom w:val="0"/>
              <w:divBdr>
                <w:top w:val="none" w:sz="0" w:space="0" w:color="auto"/>
                <w:left w:val="none" w:sz="0" w:space="0" w:color="auto"/>
                <w:bottom w:val="none" w:sz="0" w:space="0" w:color="auto"/>
                <w:right w:val="none" w:sz="0" w:space="0" w:color="auto"/>
              </w:divBdr>
            </w:div>
            <w:div w:id="377050267">
              <w:marLeft w:val="480"/>
              <w:marRight w:val="0"/>
              <w:marTop w:val="0"/>
              <w:marBottom w:val="0"/>
              <w:divBdr>
                <w:top w:val="none" w:sz="0" w:space="0" w:color="auto"/>
                <w:left w:val="none" w:sz="0" w:space="0" w:color="auto"/>
                <w:bottom w:val="none" w:sz="0" w:space="0" w:color="auto"/>
                <w:right w:val="none" w:sz="0" w:space="0" w:color="auto"/>
              </w:divBdr>
            </w:div>
            <w:div w:id="377051230">
              <w:marLeft w:val="480"/>
              <w:marRight w:val="0"/>
              <w:marTop w:val="0"/>
              <w:marBottom w:val="0"/>
              <w:divBdr>
                <w:top w:val="none" w:sz="0" w:space="0" w:color="auto"/>
                <w:left w:val="none" w:sz="0" w:space="0" w:color="auto"/>
                <w:bottom w:val="none" w:sz="0" w:space="0" w:color="auto"/>
                <w:right w:val="none" w:sz="0" w:space="0" w:color="auto"/>
              </w:divBdr>
            </w:div>
            <w:div w:id="377126561">
              <w:marLeft w:val="480"/>
              <w:marRight w:val="0"/>
              <w:marTop w:val="0"/>
              <w:marBottom w:val="0"/>
              <w:divBdr>
                <w:top w:val="none" w:sz="0" w:space="0" w:color="auto"/>
                <w:left w:val="none" w:sz="0" w:space="0" w:color="auto"/>
                <w:bottom w:val="none" w:sz="0" w:space="0" w:color="auto"/>
                <w:right w:val="none" w:sz="0" w:space="0" w:color="auto"/>
              </w:divBdr>
            </w:div>
            <w:div w:id="377169619">
              <w:marLeft w:val="480"/>
              <w:marRight w:val="0"/>
              <w:marTop w:val="0"/>
              <w:marBottom w:val="0"/>
              <w:divBdr>
                <w:top w:val="none" w:sz="0" w:space="0" w:color="auto"/>
                <w:left w:val="none" w:sz="0" w:space="0" w:color="auto"/>
                <w:bottom w:val="none" w:sz="0" w:space="0" w:color="auto"/>
                <w:right w:val="none" w:sz="0" w:space="0" w:color="auto"/>
              </w:divBdr>
            </w:div>
            <w:div w:id="377241456">
              <w:marLeft w:val="480"/>
              <w:marRight w:val="0"/>
              <w:marTop w:val="0"/>
              <w:marBottom w:val="0"/>
              <w:divBdr>
                <w:top w:val="none" w:sz="0" w:space="0" w:color="auto"/>
                <w:left w:val="none" w:sz="0" w:space="0" w:color="auto"/>
                <w:bottom w:val="none" w:sz="0" w:space="0" w:color="auto"/>
                <w:right w:val="none" w:sz="0" w:space="0" w:color="auto"/>
              </w:divBdr>
            </w:div>
            <w:div w:id="377246087">
              <w:marLeft w:val="480"/>
              <w:marRight w:val="0"/>
              <w:marTop w:val="0"/>
              <w:marBottom w:val="0"/>
              <w:divBdr>
                <w:top w:val="none" w:sz="0" w:space="0" w:color="auto"/>
                <w:left w:val="none" w:sz="0" w:space="0" w:color="auto"/>
                <w:bottom w:val="none" w:sz="0" w:space="0" w:color="auto"/>
                <w:right w:val="none" w:sz="0" w:space="0" w:color="auto"/>
              </w:divBdr>
            </w:div>
            <w:div w:id="377247886">
              <w:marLeft w:val="480"/>
              <w:marRight w:val="0"/>
              <w:marTop w:val="0"/>
              <w:marBottom w:val="0"/>
              <w:divBdr>
                <w:top w:val="none" w:sz="0" w:space="0" w:color="auto"/>
                <w:left w:val="none" w:sz="0" w:space="0" w:color="auto"/>
                <w:bottom w:val="none" w:sz="0" w:space="0" w:color="auto"/>
                <w:right w:val="none" w:sz="0" w:space="0" w:color="auto"/>
              </w:divBdr>
            </w:div>
            <w:div w:id="377319614">
              <w:marLeft w:val="480"/>
              <w:marRight w:val="0"/>
              <w:marTop w:val="0"/>
              <w:marBottom w:val="0"/>
              <w:divBdr>
                <w:top w:val="none" w:sz="0" w:space="0" w:color="auto"/>
                <w:left w:val="none" w:sz="0" w:space="0" w:color="auto"/>
                <w:bottom w:val="none" w:sz="0" w:space="0" w:color="auto"/>
                <w:right w:val="none" w:sz="0" w:space="0" w:color="auto"/>
              </w:divBdr>
            </w:div>
            <w:div w:id="377508434">
              <w:marLeft w:val="480"/>
              <w:marRight w:val="0"/>
              <w:marTop w:val="0"/>
              <w:marBottom w:val="0"/>
              <w:divBdr>
                <w:top w:val="none" w:sz="0" w:space="0" w:color="auto"/>
                <w:left w:val="none" w:sz="0" w:space="0" w:color="auto"/>
                <w:bottom w:val="none" w:sz="0" w:space="0" w:color="auto"/>
                <w:right w:val="none" w:sz="0" w:space="0" w:color="auto"/>
              </w:divBdr>
            </w:div>
            <w:div w:id="377509325">
              <w:marLeft w:val="480"/>
              <w:marRight w:val="0"/>
              <w:marTop w:val="0"/>
              <w:marBottom w:val="0"/>
              <w:divBdr>
                <w:top w:val="none" w:sz="0" w:space="0" w:color="auto"/>
                <w:left w:val="none" w:sz="0" w:space="0" w:color="auto"/>
                <w:bottom w:val="none" w:sz="0" w:space="0" w:color="auto"/>
                <w:right w:val="none" w:sz="0" w:space="0" w:color="auto"/>
              </w:divBdr>
            </w:div>
            <w:div w:id="377582824">
              <w:marLeft w:val="480"/>
              <w:marRight w:val="0"/>
              <w:marTop w:val="0"/>
              <w:marBottom w:val="0"/>
              <w:divBdr>
                <w:top w:val="none" w:sz="0" w:space="0" w:color="auto"/>
                <w:left w:val="none" w:sz="0" w:space="0" w:color="auto"/>
                <w:bottom w:val="none" w:sz="0" w:space="0" w:color="auto"/>
                <w:right w:val="none" w:sz="0" w:space="0" w:color="auto"/>
              </w:divBdr>
            </w:div>
            <w:div w:id="377628714">
              <w:marLeft w:val="480"/>
              <w:marRight w:val="0"/>
              <w:marTop w:val="0"/>
              <w:marBottom w:val="0"/>
              <w:divBdr>
                <w:top w:val="none" w:sz="0" w:space="0" w:color="auto"/>
                <w:left w:val="none" w:sz="0" w:space="0" w:color="auto"/>
                <w:bottom w:val="none" w:sz="0" w:space="0" w:color="auto"/>
                <w:right w:val="none" w:sz="0" w:space="0" w:color="auto"/>
              </w:divBdr>
            </w:div>
            <w:div w:id="377633387">
              <w:marLeft w:val="480"/>
              <w:marRight w:val="0"/>
              <w:marTop w:val="0"/>
              <w:marBottom w:val="0"/>
              <w:divBdr>
                <w:top w:val="none" w:sz="0" w:space="0" w:color="auto"/>
                <w:left w:val="none" w:sz="0" w:space="0" w:color="auto"/>
                <w:bottom w:val="none" w:sz="0" w:space="0" w:color="auto"/>
                <w:right w:val="none" w:sz="0" w:space="0" w:color="auto"/>
              </w:divBdr>
            </w:div>
            <w:div w:id="377702791">
              <w:marLeft w:val="480"/>
              <w:marRight w:val="0"/>
              <w:marTop w:val="0"/>
              <w:marBottom w:val="0"/>
              <w:divBdr>
                <w:top w:val="none" w:sz="0" w:space="0" w:color="auto"/>
                <w:left w:val="none" w:sz="0" w:space="0" w:color="auto"/>
                <w:bottom w:val="none" w:sz="0" w:space="0" w:color="auto"/>
                <w:right w:val="none" w:sz="0" w:space="0" w:color="auto"/>
              </w:divBdr>
            </w:div>
            <w:div w:id="377970704">
              <w:marLeft w:val="480"/>
              <w:marRight w:val="0"/>
              <w:marTop w:val="0"/>
              <w:marBottom w:val="0"/>
              <w:divBdr>
                <w:top w:val="none" w:sz="0" w:space="0" w:color="auto"/>
                <w:left w:val="none" w:sz="0" w:space="0" w:color="auto"/>
                <w:bottom w:val="none" w:sz="0" w:space="0" w:color="auto"/>
                <w:right w:val="none" w:sz="0" w:space="0" w:color="auto"/>
              </w:divBdr>
            </w:div>
            <w:div w:id="378094179">
              <w:marLeft w:val="480"/>
              <w:marRight w:val="0"/>
              <w:marTop w:val="0"/>
              <w:marBottom w:val="0"/>
              <w:divBdr>
                <w:top w:val="none" w:sz="0" w:space="0" w:color="auto"/>
                <w:left w:val="none" w:sz="0" w:space="0" w:color="auto"/>
                <w:bottom w:val="none" w:sz="0" w:space="0" w:color="auto"/>
                <w:right w:val="none" w:sz="0" w:space="0" w:color="auto"/>
              </w:divBdr>
            </w:div>
            <w:div w:id="378096576">
              <w:marLeft w:val="480"/>
              <w:marRight w:val="0"/>
              <w:marTop w:val="0"/>
              <w:marBottom w:val="0"/>
              <w:divBdr>
                <w:top w:val="none" w:sz="0" w:space="0" w:color="auto"/>
                <w:left w:val="none" w:sz="0" w:space="0" w:color="auto"/>
                <w:bottom w:val="none" w:sz="0" w:space="0" w:color="auto"/>
                <w:right w:val="none" w:sz="0" w:space="0" w:color="auto"/>
              </w:divBdr>
            </w:div>
            <w:div w:id="378476307">
              <w:marLeft w:val="480"/>
              <w:marRight w:val="0"/>
              <w:marTop w:val="0"/>
              <w:marBottom w:val="0"/>
              <w:divBdr>
                <w:top w:val="none" w:sz="0" w:space="0" w:color="auto"/>
                <w:left w:val="none" w:sz="0" w:space="0" w:color="auto"/>
                <w:bottom w:val="none" w:sz="0" w:space="0" w:color="auto"/>
                <w:right w:val="none" w:sz="0" w:space="0" w:color="auto"/>
              </w:divBdr>
            </w:div>
            <w:div w:id="378668411">
              <w:marLeft w:val="480"/>
              <w:marRight w:val="0"/>
              <w:marTop w:val="0"/>
              <w:marBottom w:val="0"/>
              <w:divBdr>
                <w:top w:val="none" w:sz="0" w:space="0" w:color="auto"/>
                <w:left w:val="none" w:sz="0" w:space="0" w:color="auto"/>
                <w:bottom w:val="none" w:sz="0" w:space="0" w:color="auto"/>
                <w:right w:val="none" w:sz="0" w:space="0" w:color="auto"/>
              </w:divBdr>
            </w:div>
            <w:div w:id="378670907">
              <w:marLeft w:val="480"/>
              <w:marRight w:val="0"/>
              <w:marTop w:val="0"/>
              <w:marBottom w:val="0"/>
              <w:divBdr>
                <w:top w:val="none" w:sz="0" w:space="0" w:color="auto"/>
                <w:left w:val="none" w:sz="0" w:space="0" w:color="auto"/>
                <w:bottom w:val="none" w:sz="0" w:space="0" w:color="auto"/>
                <w:right w:val="none" w:sz="0" w:space="0" w:color="auto"/>
              </w:divBdr>
            </w:div>
            <w:div w:id="378744035">
              <w:marLeft w:val="480"/>
              <w:marRight w:val="0"/>
              <w:marTop w:val="0"/>
              <w:marBottom w:val="0"/>
              <w:divBdr>
                <w:top w:val="none" w:sz="0" w:space="0" w:color="auto"/>
                <w:left w:val="none" w:sz="0" w:space="0" w:color="auto"/>
                <w:bottom w:val="none" w:sz="0" w:space="0" w:color="auto"/>
                <w:right w:val="none" w:sz="0" w:space="0" w:color="auto"/>
              </w:divBdr>
            </w:div>
            <w:div w:id="378894151">
              <w:marLeft w:val="480"/>
              <w:marRight w:val="0"/>
              <w:marTop w:val="0"/>
              <w:marBottom w:val="0"/>
              <w:divBdr>
                <w:top w:val="none" w:sz="0" w:space="0" w:color="auto"/>
                <w:left w:val="none" w:sz="0" w:space="0" w:color="auto"/>
                <w:bottom w:val="none" w:sz="0" w:space="0" w:color="auto"/>
                <w:right w:val="none" w:sz="0" w:space="0" w:color="auto"/>
              </w:divBdr>
            </w:div>
            <w:div w:id="378894492">
              <w:marLeft w:val="480"/>
              <w:marRight w:val="0"/>
              <w:marTop w:val="0"/>
              <w:marBottom w:val="0"/>
              <w:divBdr>
                <w:top w:val="none" w:sz="0" w:space="0" w:color="auto"/>
                <w:left w:val="none" w:sz="0" w:space="0" w:color="auto"/>
                <w:bottom w:val="none" w:sz="0" w:space="0" w:color="auto"/>
                <w:right w:val="none" w:sz="0" w:space="0" w:color="auto"/>
              </w:divBdr>
            </w:div>
            <w:div w:id="378937751">
              <w:marLeft w:val="480"/>
              <w:marRight w:val="0"/>
              <w:marTop w:val="0"/>
              <w:marBottom w:val="0"/>
              <w:divBdr>
                <w:top w:val="none" w:sz="0" w:space="0" w:color="auto"/>
                <w:left w:val="none" w:sz="0" w:space="0" w:color="auto"/>
                <w:bottom w:val="none" w:sz="0" w:space="0" w:color="auto"/>
                <w:right w:val="none" w:sz="0" w:space="0" w:color="auto"/>
              </w:divBdr>
            </w:div>
            <w:div w:id="379015610">
              <w:marLeft w:val="480"/>
              <w:marRight w:val="0"/>
              <w:marTop w:val="0"/>
              <w:marBottom w:val="0"/>
              <w:divBdr>
                <w:top w:val="none" w:sz="0" w:space="0" w:color="auto"/>
                <w:left w:val="none" w:sz="0" w:space="0" w:color="auto"/>
                <w:bottom w:val="none" w:sz="0" w:space="0" w:color="auto"/>
                <w:right w:val="none" w:sz="0" w:space="0" w:color="auto"/>
              </w:divBdr>
            </w:div>
            <w:div w:id="379090258">
              <w:marLeft w:val="480"/>
              <w:marRight w:val="0"/>
              <w:marTop w:val="0"/>
              <w:marBottom w:val="0"/>
              <w:divBdr>
                <w:top w:val="none" w:sz="0" w:space="0" w:color="auto"/>
                <w:left w:val="none" w:sz="0" w:space="0" w:color="auto"/>
                <w:bottom w:val="none" w:sz="0" w:space="0" w:color="auto"/>
                <w:right w:val="none" w:sz="0" w:space="0" w:color="auto"/>
              </w:divBdr>
            </w:div>
            <w:div w:id="379092620">
              <w:marLeft w:val="480"/>
              <w:marRight w:val="0"/>
              <w:marTop w:val="0"/>
              <w:marBottom w:val="0"/>
              <w:divBdr>
                <w:top w:val="none" w:sz="0" w:space="0" w:color="auto"/>
                <w:left w:val="none" w:sz="0" w:space="0" w:color="auto"/>
                <w:bottom w:val="none" w:sz="0" w:space="0" w:color="auto"/>
                <w:right w:val="none" w:sz="0" w:space="0" w:color="auto"/>
              </w:divBdr>
            </w:div>
            <w:div w:id="379092698">
              <w:marLeft w:val="480"/>
              <w:marRight w:val="0"/>
              <w:marTop w:val="0"/>
              <w:marBottom w:val="0"/>
              <w:divBdr>
                <w:top w:val="none" w:sz="0" w:space="0" w:color="auto"/>
                <w:left w:val="none" w:sz="0" w:space="0" w:color="auto"/>
                <w:bottom w:val="none" w:sz="0" w:space="0" w:color="auto"/>
                <w:right w:val="none" w:sz="0" w:space="0" w:color="auto"/>
              </w:divBdr>
            </w:div>
            <w:div w:id="379209591">
              <w:marLeft w:val="480"/>
              <w:marRight w:val="0"/>
              <w:marTop w:val="0"/>
              <w:marBottom w:val="0"/>
              <w:divBdr>
                <w:top w:val="none" w:sz="0" w:space="0" w:color="auto"/>
                <w:left w:val="none" w:sz="0" w:space="0" w:color="auto"/>
                <w:bottom w:val="none" w:sz="0" w:space="0" w:color="auto"/>
                <w:right w:val="none" w:sz="0" w:space="0" w:color="auto"/>
              </w:divBdr>
            </w:div>
            <w:div w:id="379210734">
              <w:marLeft w:val="480"/>
              <w:marRight w:val="0"/>
              <w:marTop w:val="0"/>
              <w:marBottom w:val="0"/>
              <w:divBdr>
                <w:top w:val="none" w:sz="0" w:space="0" w:color="auto"/>
                <w:left w:val="none" w:sz="0" w:space="0" w:color="auto"/>
                <w:bottom w:val="none" w:sz="0" w:space="0" w:color="auto"/>
                <w:right w:val="none" w:sz="0" w:space="0" w:color="auto"/>
              </w:divBdr>
            </w:div>
            <w:div w:id="379283633">
              <w:marLeft w:val="480"/>
              <w:marRight w:val="0"/>
              <w:marTop w:val="0"/>
              <w:marBottom w:val="0"/>
              <w:divBdr>
                <w:top w:val="none" w:sz="0" w:space="0" w:color="auto"/>
                <w:left w:val="none" w:sz="0" w:space="0" w:color="auto"/>
                <w:bottom w:val="none" w:sz="0" w:space="0" w:color="auto"/>
                <w:right w:val="none" w:sz="0" w:space="0" w:color="auto"/>
              </w:divBdr>
            </w:div>
            <w:div w:id="379324565">
              <w:marLeft w:val="480"/>
              <w:marRight w:val="0"/>
              <w:marTop w:val="0"/>
              <w:marBottom w:val="0"/>
              <w:divBdr>
                <w:top w:val="none" w:sz="0" w:space="0" w:color="auto"/>
                <w:left w:val="none" w:sz="0" w:space="0" w:color="auto"/>
                <w:bottom w:val="none" w:sz="0" w:space="0" w:color="auto"/>
                <w:right w:val="none" w:sz="0" w:space="0" w:color="auto"/>
              </w:divBdr>
            </w:div>
            <w:div w:id="379400857">
              <w:marLeft w:val="480"/>
              <w:marRight w:val="0"/>
              <w:marTop w:val="0"/>
              <w:marBottom w:val="0"/>
              <w:divBdr>
                <w:top w:val="none" w:sz="0" w:space="0" w:color="auto"/>
                <w:left w:val="none" w:sz="0" w:space="0" w:color="auto"/>
                <w:bottom w:val="none" w:sz="0" w:space="0" w:color="auto"/>
                <w:right w:val="none" w:sz="0" w:space="0" w:color="auto"/>
              </w:divBdr>
            </w:div>
            <w:div w:id="379401961">
              <w:marLeft w:val="480"/>
              <w:marRight w:val="0"/>
              <w:marTop w:val="0"/>
              <w:marBottom w:val="0"/>
              <w:divBdr>
                <w:top w:val="none" w:sz="0" w:space="0" w:color="auto"/>
                <w:left w:val="none" w:sz="0" w:space="0" w:color="auto"/>
                <w:bottom w:val="none" w:sz="0" w:space="0" w:color="auto"/>
                <w:right w:val="none" w:sz="0" w:space="0" w:color="auto"/>
              </w:divBdr>
            </w:div>
            <w:div w:id="379403944">
              <w:marLeft w:val="480"/>
              <w:marRight w:val="0"/>
              <w:marTop w:val="0"/>
              <w:marBottom w:val="0"/>
              <w:divBdr>
                <w:top w:val="none" w:sz="0" w:space="0" w:color="auto"/>
                <w:left w:val="none" w:sz="0" w:space="0" w:color="auto"/>
                <w:bottom w:val="none" w:sz="0" w:space="0" w:color="auto"/>
                <w:right w:val="none" w:sz="0" w:space="0" w:color="auto"/>
              </w:divBdr>
            </w:div>
            <w:div w:id="379478892">
              <w:marLeft w:val="480"/>
              <w:marRight w:val="0"/>
              <w:marTop w:val="0"/>
              <w:marBottom w:val="0"/>
              <w:divBdr>
                <w:top w:val="none" w:sz="0" w:space="0" w:color="auto"/>
                <w:left w:val="none" w:sz="0" w:space="0" w:color="auto"/>
                <w:bottom w:val="none" w:sz="0" w:space="0" w:color="auto"/>
                <w:right w:val="none" w:sz="0" w:space="0" w:color="auto"/>
              </w:divBdr>
            </w:div>
            <w:div w:id="379482704">
              <w:marLeft w:val="480"/>
              <w:marRight w:val="0"/>
              <w:marTop w:val="0"/>
              <w:marBottom w:val="0"/>
              <w:divBdr>
                <w:top w:val="none" w:sz="0" w:space="0" w:color="auto"/>
                <w:left w:val="none" w:sz="0" w:space="0" w:color="auto"/>
                <w:bottom w:val="none" w:sz="0" w:space="0" w:color="auto"/>
                <w:right w:val="none" w:sz="0" w:space="0" w:color="auto"/>
              </w:divBdr>
            </w:div>
            <w:div w:id="379595456">
              <w:marLeft w:val="480"/>
              <w:marRight w:val="0"/>
              <w:marTop w:val="0"/>
              <w:marBottom w:val="0"/>
              <w:divBdr>
                <w:top w:val="none" w:sz="0" w:space="0" w:color="auto"/>
                <w:left w:val="none" w:sz="0" w:space="0" w:color="auto"/>
                <w:bottom w:val="none" w:sz="0" w:space="0" w:color="auto"/>
                <w:right w:val="none" w:sz="0" w:space="0" w:color="auto"/>
              </w:divBdr>
            </w:div>
            <w:div w:id="379596959">
              <w:marLeft w:val="480"/>
              <w:marRight w:val="0"/>
              <w:marTop w:val="0"/>
              <w:marBottom w:val="0"/>
              <w:divBdr>
                <w:top w:val="none" w:sz="0" w:space="0" w:color="auto"/>
                <w:left w:val="none" w:sz="0" w:space="0" w:color="auto"/>
                <w:bottom w:val="none" w:sz="0" w:space="0" w:color="auto"/>
                <w:right w:val="none" w:sz="0" w:space="0" w:color="auto"/>
              </w:divBdr>
            </w:div>
            <w:div w:id="379742318">
              <w:marLeft w:val="480"/>
              <w:marRight w:val="0"/>
              <w:marTop w:val="0"/>
              <w:marBottom w:val="0"/>
              <w:divBdr>
                <w:top w:val="none" w:sz="0" w:space="0" w:color="auto"/>
                <w:left w:val="none" w:sz="0" w:space="0" w:color="auto"/>
                <w:bottom w:val="none" w:sz="0" w:space="0" w:color="auto"/>
                <w:right w:val="none" w:sz="0" w:space="0" w:color="auto"/>
              </w:divBdr>
            </w:div>
            <w:div w:id="379861298">
              <w:marLeft w:val="480"/>
              <w:marRight w:val="0"/>
              <w:marTop w:val="0"/>
              <w:marBottom w:val="0"/>
              <w:divBdr>
                <w:top w:val="none" w:sz="0" w:space="0" w:color="auto"/>
                <w:left w:val="none" w:sz="0" w:space="0" w:color="auto"/>
                <w:bottom w:val="none" w:sz="0" w:space="0" w:color="auto"/>
                <w:right w:val="none" w:sz="0" w:space="0" w:color="auto"/>
              </w:divBdr>
            </w:div>
            <w:div w:id="379864230">
              <w:marLeft w:val="480"/>
              <w:marRight w:val="0"/>
              <w:marTop w:val="0"/>
              <w:marBottom w:val="0"/>
              <w:divBdr>
                <w:top w:val="none" w:sz="0" w:space="0" w:color="auto"/>
                <w:left w:val="none" w:sz="0" w:space="0" w:color="auto"/>
                <w:bottom w:val="none" w:sz="0" w:space="0" w:color="auto"/>
                <w:right w:val="none" w:sz="0" w:space="0" w:color="auto"/>
              </w:divBdr>
            </w:div>
            <w:div w:id="379979315">
              <w:marLeft w:val="480"/>
              <w:marRight w:val="0"/>
              <w:marTop w:val="0"/>
              <w:marBottom w:val="0"/>
              <w:divBdr>
                <w:top w:val="none" w:sz="0" w:space="0" w:color="auto"/>
                <w:left w:val="none" w:sz="0" w:space="0" w:color="auto"/>
                <w:bottom w:val="none" w:sz="0" w:space="0" w:color="auto"/>
                <w:right w:val="none" w:sz="0" w:space="0" w:color="auto"/>
              </w:divBdr>
            </w:div>
            <w:div w:id="380056616">
              <w:marLeft w:val="480"/>
              <w:marRight w:val="0"/>
              <w:marTop w:val="0"/>
              <w:marBottom w:val="0"/>
              <w:divBdr>
                <w:top w:val="none" w:sz="0" w:space="0" w:color="auto"/>
                <w:left w:val="none" w:sz="0" w:space="0" w:color="auto"/>
                <w:bottom w:val="none" w:sz="0" w:space="0" w:color="auto"/>
                <w:right w:val="none" w:sz="0" w:space="0" w:color="auto"/>
              </w:divBdr>
            </w:div>
            <w:div w:id="380137006">
              <w:marLeft w:val="480"/>
              <w:marRight w:val="0"/>
              <w:marTop w:val="0"/>
              <w:marBottom w:val="0"/>
              <w:divBdr>
                <w:top w:val="none" w:sz="0" w:space="0" w:color="auto"/>
                <w:left w:val="none" w:sz="0" w:space="0" w:color="auto"/>
                <w:bottom w:val="none" w:sz="0" w:space="0" w:color="auto"/>
                <w:right w:val="none" w:sz="0" w:space="0" w:color="auto"/>
              </w:divBdr>
            </w:div>
            <w:div w:id="380371268">
              <w:marLeft w:val="480"/>
              <w:marRight w:val="0"/>
              <w:marTop w:val="0"/>
              <w:marBottom w:val="0"/>
              <w:divBdr>
                <w:top w:val="none" w:sz="0" w:space="0" w:color="auto"/>
                <w:left w:val="none" w:sz="0" w:space="0" w:color="auto"/>
                <w:bottom w:val="none" w:sz="0" w:space="0" w:color="auto"/>
                <w:right w:val="none" w:sz="0" w:space="0" w:color="auto"/>
              </w:divBdr>
            </w:div>
            <w:div w:id="380373065">
              <w:marLeft w:val="480"/>
              <w:marRight w:val="0"/>
              <w:marTop w:val="0"/>
              <w:marBottom w:val="0"/>
              <w:divBdr>
                <w:top w:val="none" w:sz="0" w:space="0" w:color="auto"/>
                <w:left w:val="none" w:sz="0" w:space="0" w:color="auto"/>
                <w:bottom w:val="none" w:sz="0" w:space="0" w:color="auto"/>
                <w:right w:val="none" w:sz="0" w:space="0" w:color="auto"/>
              </w:divBdr>
            </w:div>
            <w:div w:id="380640773">
              <w:marLeft w:val="480"/>
              <w:marRight w:val="0"/>
              <w:marTop w:val="0"/>
              <w:marBottom w:val="0"/>
              <w:divBdr>
                <w:top w:val="none" w:sz="0" w:space="0" w:color="auto"/>
                <w:left w:val="none" w:sz="0" w:space="0" w:color="auto"/>
                <w:bottom w:val="none" w:sz="0" w:space="0" w:color="auto"/>
                <w:right w:val="none" w:sz="0" w:space="0" w:color="auto"/>
              </w:divBdr>
            </w:div>
            <w:div w:id="380709966">
              <w:marLeft w:val="480"/>
              <w:marRight w:val="0"/>
              <w:marTop w:val="0"/>
              <w:marBottom w:val="0"/>
              <w:divBdr>
                <w:top w:val="none" w:sz="0" w:space="0" w:color="auto"/>
                <w:left w:val="none" w:sz="0" w:space="0" w:color="auto"/>
                <w:bottom w:val="none" w:sz="0" w:space="0" w:color="auto"/>
                <w:right w:val="none" w:sz="0" w:space="0" w:color="auto"/>
              </w:divBdr>
            </w:div>
            <w:div w:id="380714351">
              <w:marLeft w:val="480"/>
              <w:marRight w:val="0"/>
              <w:marTop w:val="0"/>
              <w:marBottom w:val="0"/>
              <w:divBdr>
                <w:top w:val="none" w:sz="0" w:space="0" w:color="auto"/>
                <w:left w:val="none" w:sz="0" w:space="0" w:color="auto"/>
                <w:bottom w:val="none" w:sz="0" w:space="0" w:color="auto"/>
                <w:right w:val="none" w:sz="0" w:space="0" w:color="auto"/>
              </w:divBdr>
            </w:div>
            <w:div w:id="380905662">
              <w:marLeft w:val="480"/>
              <w:marRight w:val="0"/>
              <w:marTop w:val="0"/>
              <w:marBottom w:val="0"/>
              <w:divBdr>
                <w:top w:val="none" w:sz="0" w:space="0" w:color="auto"/>
                <w:left w:val="none" w:sz="0" w:space="0" w:color="auto"/>
                <w:bottom w:val="none" w:sz="0" w:space="0" w:color="auto"/>
                <w:right w:val="none" w:sz="0" w:space="0" w:color="auto"/>
              </w:divBdr>
            </w:div>
            <w:div w:id="380905831">
              <w:marLeft w:val="480"/>
              <w:marRight w:val="0"/>
              <w:marTop w:val="0"/>
              <w:marBottom w:val="0"/>
              <w:divBdr>
                <w:top w:val="none" w:sz="0" w:space="0" w:color="auto"/>
                <w:left w:val="none" w:sz="0" w:space="0" w:color="auto"/>
                <w:bottom w:val="none" w:sz="0" w:space="0" w:color="auto"/>
                <w:right w:val="none" w:sz="0" w:space="0" w:color="auto"/>
              </w:divBdr>
            </w:div>
            <w:div w:id="380978952">
              <w:marLeft w:val="480"/>
              <w:marRight w:val="0"/>
              <w:marTop w:val="0"/>
              <w:marBottom w:val="0"/>
              <w:divBdr>
                <w:top w:val="none" w:sz="0" w:space="0" w:color="auto"/>
                <w:left w:val="none" w:sz="0" w:space="0" w:color="auto"/>
                <w:bottom w:val="none" w:sz="0" w:space="0" w:color="auto"/>
                <w:right w:val="none" w:sz="0" w:space="0" w:color="auto"/>
              </w:divBdr>
            </w:div>
            <w:div w:id="381058155">
              <w:marLeft w:val="480"/>
              <w:marRight w:val="0"/>
              <w:marTop w:val="0"/>
              <w:marBottom w:val="0"/>
              <w:divBdr>
                <w:top w:val="none" w:sz="0" w:space="0" w:color="auto"/>
                <w:left w:val="none" w:sz="0" w:space="0" w:color="auto"/>
                <w:bottom w:val="none" w:sz="0" w:space="0" w:color="auto"/>
                <w:right w:val="none" w:sz="0" w:space="0" w:color="auto"/>
              </w:divBdr>
            </w:div>
            <w:div w:id="381101318">
              <w:marLeft w:val="480"/>
              <w:marRight w:val="0"/>
              <w:marTop w:val="0"/>
              <w:marBottom w:val="0"/>
              <w:divBdr>
                <w:top w:val="none" w:sz="0" w:space="0" w:color="auto"/>
                <w:left w:val="none" w:sz="0" w:space="0" w:color="auto"/>
                <w:bottom w:val="none" w:sz="0" w:space="0" w:color="auto"/>
                <w:right w:val="none" w:sz="0" w:space="0" w:color="auto"/>
              </w:divBdr>
            </w:div>
            <w:div w:id="381250738">
              <w:marLeft w:val="480"/>
              <w:marRight w:val="0"/>
              <w:marTop w:val="0"/>
              <w:marBottom w:val="0"/>
              <w:divBdr>
                <w:top w:val="none" w:sz="0" w:space="0" w:color="auto"/>
                <w:left w:val="none" w:sz="0" w:space="0" w:color="auto"/>
                <w:bottom w:val="none" w:sz="0" w:space="0" w:color="auto"/>
                <w:right w:val="none" w:sz="0" w:space="0" w:color="auto"/>
              </w:divBdr>
            </w:div>
            <w:div w:id="381370398">
              <w:marLeft w:val="480"/>
              <w:marRight w:val="0"/>
              <w:marTop w:val="0"/>
              <w:marBottom w:val="0"/>
              <w:divBdr>
                <w:top w:val="none" w:sz="0" w:space="0" w:color="auto"/>
                <w:left w:val="none" w:sz="0" w:space="0" w:color="auto"/>
                <w:bottom w:val="none" w:sz="0" w:space="0" w:color="auto"/>
                <w:right w:val="none" w:sz="0" w:space="0" w:color="auto"/>
              </w:divBdr>
            </w:div>
            <w:div w:id="381487894">
              <w:marLeft w:val="480"/>
              <w:marRight w:val="0"/>
              <w:marTop w:val="0"/>
              <w:marBottom w:val="0"/>
              <w:divBdr>
                <w:top w:val="none" w:sz="0" w:space="0" w:color="auto"/>
                <w:left w:val="none" w:sz="0" w:space="0" w:color="auto"/>
                <w:bottom w:val="none" w:sz="0" w:space="0" w:color="auto"/>
                <w:right w:val="none" w:sz="0" w:space="0" w:color="auto"/>
              </w:divBdr>
            </w:div>
            <w:div w:id="381635276">
              <w:marLeft w:val="480"/>
              <w:marRight w:val="0"/>
              <w:marTop w:val="0"/>
              <w:marBottom w:val="0"/>
              <w:divBdr>
                <w:top w:val="none" w:sz="0" w:space="0" w:color="auto"/>
                <w:left w:val="none" w:sz="0" w:space="0" w:color="auto"/>
                <w:bottom w:val="none" w:sz="0" w:space="0" w:color="auto"/>
                <w:right w:val="none" w:sz="0" w:space="0" w:color="auto"/>
              </w:divBdr>
            </w:div>
            <w:div w:id="381638904">
              <w:marLeft w:val="480"/>
              <w:marRight w:val="0"/>
              <w:marTop w:val="0"/>
              <w:marBottom w:val="0"/>
              <w:divBdr>
                <w:top w:val="none" w:sz="0" w:space="0" w:color="auto"/>
                <w:left w:val="none" w:sz="0" w:space="0" w:color="auto"/>
                <w:bottom w:val="none" w:sz="0" w:space="0" w:color="auto"/>
                <w:right w:val="none" w:sz="0" w:space="0" w:color="auto"/>
              </w:divBdr>
            </w:div>
            <w:div w:id="381684602">
              <w:marLeft w:val="480"/>
              <w:marRight w:val="0"/>
              <w:marTop w:val="0"/>
              <w:marBottom w:val="0"/>
              <w:divBdr>
                <w:top w:val="none" w:sz="0" w:space="0" w:color="auto"/>
                <w:left w:val="none" w:sz="0" w:space="0" w:color="auto"/>
                <w:bottom w:val="none" w:sz="0" w:space="0" w:color="auto"/>
                <w:right w:val="none" w:sz="0" w:space="0" w:color="auto"/>
              </w:divBdr>
            </w:div>
            <w:div w:id="381833971">
              <w:marLeft w:val="480"/>
              <w:marRight w:val="0"/>
              <w:marTop w:val="0"/>
              <w:marBottom w:val="0"/>
              <w:divBdr>
                <w:top w:val="none" w:sz="0" w:space="0" w:color="auto"/>
                <w:left w:val="none" w:sz="0" w:space="0" w:color="auto"/>
                <w:bottom w:val="none" w:sz="0" w:space="0" w:color="auto"/>
                <w:right w:val="none" w:sz="0" w:space="0" w:color="auto"/>
              </w:divBdr>
            </w:div>
            <w:div w:id="381904539">
              <w:marLeft w:val="480"/>
              <w:marRight w:val="0"/>
              <w:marTop w:val="0"/>
              <w:marBottom w:val="0"/>
              <w:divBdr>
                <w:top w:val="none" w:sz="0" w:space="0" w:color="auto"/>
                <w:left w:val="none" w:sz="0" w:space="0" w:color="auto"/>
                <w:bottom w:val="none" w:sz="0" w:space="0" w:color="auto"/>
                <w:right w:val="none" w:sz="0" w:space="0" w:color="auto"/>
              </w:divBdr>
            </w:div>
            <w:div w:id="382141256">
              <w:marLeft w:val="480"/>
              <w:marRight w:val="0"/>
              <w:marTop w:val="0"/>
              <w:marBottom w:val="0"/>
              <w:divBdr>
                <w:top w:val="none" w:sz="0" w:space="0" w:color="auto"/>
                <w:left w:val="none" w:sz="0" w:space="0" w:color="auto"/>
                <w:bottom w:val="none" w:sz="0" w:space="0" w:color="auto"/>
                <w:right w:val="none" w:sz="0" w:space="0" w:color="auto"/>
              </w:divBdr>
            </w:div>
            <w:div w:id="382292968">
              <w:marLeft w:val="480"/>
              <w:marRight w:val="0"/>
              <w:marTop w:val="0"/>
              <w:marBottom w:val="0"/>
              <w:divBdr>
                <w:top w:val="none" w:sz="0" w:space="0" w:color="auto"/>
                <w:left w:val="none" w:sz="0" w:space="0" w:color="auto"/>
                <w:bottom w:val="none" w:sz="0" w:space="0" w:color="auto"/>
                <w:right w:val="none" w:sz="0" w:space="0" w:color="auto"/>
              </w:divBdr>
            </w:div>
            <w:div w:id="382485526">
              <w:marLeft w:val="480"/>
              <w:marRight w:val="0"/>
              <w:marTop w:val="0"/>
              <w:marBottom w:val="0"/>
              <w:divBdr>
                <w:top w:val="none" w:sz="0" w:space="0" w:color="auto"/>
                <w:left w:val="none" w:sz="0" w:space="0" w:color="auto"/>
                <w:bottom w:val="none" w:sz="0" w:space="0" w:color="auto"/>
                <w:right w:val="none" w:sz="0" w:space="0" w:color="auto"/>
              </w:divBdr>
            </w:div>
            <w:div w:id="382558191">
              <w:marLeft w:val="480"/>
              <w:marRight w:val="0"/>
              <w:marTop w:val="0"/>
              <w:marBottom w:val="0"/>
              <w:divBdr>
                <w:top w:val="none" w:sz="0" w:space="0" w:color="auto"/>
                <w:left w:val="none" w:sz="0" w:space="0" w:color="auto"/>
                <w:bottom w:val="none" w:sz="0" w:space="0" w:color="auto"/>
                <w:right w:val="none" w:sz="0" w:space="0" w:color="auto"/>
              </w:divBdr>
            </w:div>
            <w:div w:id="382607844">
              <w:marLeft w:val="480"/>
              <w:marRight w:val="0"/>
              <w:marTop w:val="0"/>
              <w:marBottom w:val="0"/>
              <w:divBdr>
                <w:top w:val="none" w:sz="0" w:space="0" w:color="auto"/>
                <w:left w:val="none" w:sz="0" w:space="0" w:color="auto"/>
                <w:bottom w:val="none" w:sz="0" w:space="0" w:color="auto"/>
                <w:right w:val="none" w:sz="0" w:space="0" w:color="auto"/>
              </w:divBdr>
            </w:div>
            <w:div w:id="382677252">
              <w:marLeft w:val="480"/>
              <w:marRight w:val="0"/>
              <w:marTop w:val="0"/>
              <w:marBottom w:val="0"/>
              <w:divBdr>
                <w:top w:val="none" w:sz="0" w:space="0" w:color="auto"/>
                <w:left w:val="none" w:sz="0" w:space="0" w:color="auto"/>
                <w:bottom w:val="none" w:sz="0" w:space="0" w:color="auto"/>
                <w:right w:val="none" w:sz="0" w:space="0" w:color="auto"/>
              </w:divBdr>
            </w:div>
            <w:div w:id="382951468">
              <w:marLeft w:val="480"/>
              <w:marRight w:val="0"/>
              <w:marTop w:val="0"/>
              <w:marBottom w:val="0"/>
              <w:divBdr>
                <w:top w:val="none" w:sz="0" w:space="0" w:color="auto"/>
                <w:left w:val="none" w:sz="0" w:space="0" w:color="auto"/>
                <w:bottom w:val="none" w:sz="0" w:space="0" w:color="auto"/>
                <w:right w:val="none" w:sz="0" w:space="0" w:color="auto"/>
              </w:divBdr>
            </w:div>
            <w:div w:id="383024503">
              <w:marLeft w:val="480"/>
              <w:marRight w:val="0"/>
              <w:marTop w:val="0"/>
              <w:marBottom w:val="0"/>
              <w:divBdr>
                <w:top w:val="none" w:sz="0" w:space="0" w:color="auto"/>
                <w:left w:val="none" w:sz="0" w:space="0" w:color="auto"/>
                <w:bottom w:val="none" w:sz="0" w:space="0" w:color="auto"/>
                <w:right w:val="none" w:sz="0" w:space="0" w:color="auto"/>
              </w:divBdr>
            </w:div>
            <w:div w:id="383070033">
              <w:marLeft w:val="480"/>
              <w:marRight w:val="0"/>
              <w:marTop w:val="0"/>
              <w:marBottom w:val="0"/>
              <w:divBdr>
                <w:top w:val="none" w:sz="0" w:space="0" w:color="auto"/>
                <w:left w:val="none" w:sz="0" w:space="0" w:color="auto"/>
                <w:bottom w:val="none" w:sz="0" w:space="0" w:color="auto"/>
                <w:right w:val="none" w:sz="0" w:space="0" w:color="auto"/>
              </w:divBdr>
            </w:div>
            <w:div w:id="383138267">
              <w:marLeft w:val="480"/>
              <w:marRight w:val="0"/>
              <w:marTop w:val="0"/>
              <w:marBottom w:val="0"/>
              <w:divBdr>
                <w:top w:val="none" w:sz="0" w:space="0" w:color="auto"/>
                <w:left w:val="none" w:sz="0" w:space="0" w:color="auto"/>
                <w:bottom w:val="none" w:sz="0" w:space="0" w:color="auto"/>
                <w:right w:val="none" w:sz="0" w:space="0" w:color="auto"/>
              </w:divBdr>
            </w:div>
            <w:div w:id="383141417">
              <w:marLeft w:val="480"/>
              <w:marRight w:val="0"/>
              <w:marTop w:val="0"/>
              <w:marBottom w:val="0"/>
              <w:divBdr>
                <w:top w:val="none" w:sz="0" w:space="0" w:color="auto"/>
                <w:left w:val="none" w:sz="0" w:space="0" w:color="auto"/>
                <w:bottom w:val="none" w:sz="0" w:space="0" w:color="auto"/>
                <w:right w:val="none" w:sz="0" w:space="0" w:color="auto"/>
              </w:divBdr>
            </w:div>
            <w:div w:id="383215986">
              <w:marLeft w:val="480"/>
              <w:marRight w:val="0"/>
              <w:marTop w:val="0"/>
              <w:marBottom w:val="0"/>
              <w:divBdr>
                <w:top w:val="none" w:sz="0" w:space="0" w:color="auto"/>
                <w:left w:val="none" w:sz="0" w:space="0" w:color="auto"/>
                <w:bottom w:val="none" w:sz="0" w:space="0" w:color="auto"/>
                <w:right w:val="none" w:sz="0" w:space="0" w:color="auto"/>
              </w:divBdr>
            </w:div>
            <w:div w:id="383452797">
              <w:marLeft w:val="480"/>
              <w:marRight w:val="0"/>
              <w:marTop w:val="0"/>
              <w:marBottom w:val="0"/>
              <w:divBdr>
                <w:top w:val="none" w:sz="0" w:space="0" w:color="auto"/>
                <w:left w:val="none" w:sz="0" w:space="0" w:color="auto"/>
                <w:bottom w:val="none" w:sz="0" w:space="0" w:color="auto"/>
                <w:right w:val="none" w:sz="0" w:space="0" w:color="auto"/>
              </w:divBdr>
            </w:div>
            <w:div w:id="383483753">
              <w:marLeft w:val="480"/>
              <w:marRight w:val="0"/>
              <w:marTop w:val="0"/>
              <w:marBottom w:val="0"/>
              <w:divBdr>
                <w:top w:val="none" w:sz="0" w:space="0" w:color="auto"/>
                <w:left w:val="none" w:sz="0" w:space="0" w:color="auto"/>
                <w:bottom w:val="none" w:sz="0" w:space="0" w:color="auto"/>
                <w:right w:val="none" w:sz="0" w:space="0" w:color="auto"/>
              </w:divBdr>
            </w:div>
            <w:div w:id="383525439">
              <w:marLeft w:val="480"/>
              <w:marRight w:val="0"/>
              <w:marTop w:val="0"/>
              <w:marBottom w:val="0"/>
              <w:divBdr>
                <w:top w:val="none" w:sz="0" w:space="0" w:color="auto"/>
                <w:left w:val="none" w:sz="0" w:space="0" w:color="auto"/>
                <w:bottom w:val="none" w:sz="0" w:space="0" w:color="auto"/>
                <w:right w:val="none" w:sz="0" w:space="0" w:color="auto"/>
              </w:divBdr>
            </w:div>
            <w:div w:id="383531528">
              <w:marLeft w:val="480"/>
              <w:marRight w:val="0"/>
              <w:marTop w:val="0"/>
              <w:marBottom w:val="0"/>
              <w:divBdr>
                <w:top w:val="none" w:sz="0" w:space="0" w:color="auto"/>
                <w:left w:val="none" w:sz="0" w:space="0" w:color="auto"/>
                <w:bottom w:val="none" w:sz="0" w:space="0" w:color="auto"/>
                <w:right w:val="none" w:sz="0" w:space="0" w:color="auto"/>
              </w:divBdr>
            </w:div>
            <w:div w:id="383600521">
              <w:marLeft w:val="480"/>
              <w:marRight w:val="0"/>
              <w:marTop w:val="0"/>
              <w:marBottom w:val="0"/>
              <w:divBdr>
                <w:top w:val="none" w:sz="0" w:space="0" w:color="auto"/>
                <w:left w:val="none" w:sz="0" w:space="0" w:color="auto"/>
                <w:bottom w:val="none" w:sz="0" w:space="0" w:color="auto"/>
                <w:right w:val="none" w:sz="0" w:space="0" w:color="auto"/>
              </w:divBdr>
            </w:div>
            <w:div w:id="383604078">
              <w:marLeft w:val="480"/>
              <w:marRight w:val="0"/>
              <w:marTop w:val="0"/>
              <w:marBottom w:val="0"/>
              <w:divBdr>
                <w:top w:val="none" w:sz="0" w:space="0" w:color="auto"/>
                <w:left w:val="none" w:sz="0" w:space="0" w:color="auto"/>
                <w:bottom w:val="none" w:sz="0" w:space="0" w:color="auto"/>
                <w:right w:val="none" w:sz="0" w:space="0" w:color="auto"/>
              </w:divBdr>
            </w:div>
            <w:div w:id="383717210">
              <w:marLeft w:val="480"/>
              <w:marRight w:val="0"/>
              <w:marTop w:val="0"/>
              <w:marBottom w:val="0"/>
              <w:divBdr>
                <w:top w:val="none" w:sz="0" w:space="0" w:color="auto"/>
                <w:left w:val="none" w:sz="0" w:space="0" w:color="auto"/>
                <w:bottom w:val="none" w:sz="0" w:space="0" w:color="auto"/>
                <w:right w:val="none" w:sz="0" w:space="0" w:color="auto"/>
              </w:divBdr>
            </w:div>
            <w:div w:id="383724569">
              <w:marLeft w:val="480"/>
              <w:marRight w:val="0"/>
              <w:marTop w:val="0"/>
              <w:marBottom w:val="0"/>
              <w:divBdr>
                <w:top w:val="none" w:sz="0" w:space="0" w:color="auto"/>
                <w:left w:val="none" w:sz="0" w:space="0" w:color="auto"/>
                <w:bottom w:val="none" w:sz="0" w:space="0" w:color="auto"/>
                <w:right w:val="none" w:sz="0" w:space="0" w:color="auto"/>
              </w:divBdr>
            </w:div>
            <w:div w:id="383917200">
              <w:marLeft w:val="480"/>
              <w:marRight w:val="0"/>
              <w:marTop w:val="0"/>
              <w:marBottom w:val="0"/>
              <w:divBdr>
                <w:top w:val="none" w:sz="0" w:space="0" w:color="auto"/>
                <w:left w:val="none" w:sz="0" w:space="0" w:color="auto"/>
                <w:bottom w:val="none" w:sz="0" w:space="0" w:color="auto"/>
                <w:right w:val="none" w:sz="0" w:space="0" w:color="auto"/>
              </w:divBdr>
            </w:div>
            <w:div w:id="383994274">
              <w:marLeft w:val="480"/>
              <w:marRight w:val="0"/>
              <w:marTop w:val="0"/>
              <w:marBottom w:val="0"/>
              <w:divBdr>
                <w:top w:val="none" w:sz="0" w:space="0" w:color="auto"/>
                <w:left w:val="none" w:sz="0" w:space="0" w:color="auto"/>
                <w:bottom w:val="none" w:sz="0" w:space="0" w:color="auto"/>
                <w:right w:val="none" w:sz="0" w:space="0" w:color="auto"/>
              </w:divBdr>
            </w:div>
            <w:div w:id="384063804">
              <w:marLeft w:val="480"/>
              <w:marRight w:val="0"/>
              <w:marTop w:val="0"/>
              <w:marBottom w:val="0"/>
              <w:divBdr>
                <w:top w:val="none" w:sz="0" w:space="0" w:color="auto"/>
                <w:left w:val="none" w:sz="0" w:space="0" w:color="auto"/>
                <w:bottom w:val="none" w:sz="0" w:space="0" w:color="auto"/>
                <w:right w:val="none" w:sz="0" w:space="0" w:color="auto"/>
              </w:divBdr>
            </w:div>
            <w:div w:id="384181700">
              <w:marLeft w:val="480"/>
              <w:marRight w:val="0"/>
              <w:marTop w:val="0"/>
              <w:marBottom w:val="0"/>
              <w:divBdr>
                <w:top w:val="none" w:sz="0" w:space="0" w:color="auto"/>
                <w:left w:val="none" w:sz="0" w:space="0" w:color="auto"/>
                <w:bottom w:val="none" w:sz="0" w:space="0" w:color="auto"/>
                <w:right w:val="none" w:sz="0" w:space="0" w:color="auto"/>
              </w:divBdr>
            </w:div>
            <w:div w:id="384182167">
              <w:marLeft w:val="480"/>
              <w:marRight w:val="0"/>
              <w:marTop w:val="0"/>
              <w:marBottom w:val="0"/>
              <w:divBdr>
                <w:top w:val="none" w:sz="0" w:space="0" w:color="auto"/>
                <w:left w:val="none" w:sz="0" w:space="0" w:color="auto"/>
                <w:bottom w:val="none" w:sz="0" w:space="0" w:color="auto"/>
                <w:right w:val="none" w:sz="0" w:space="0" w:color="auto"/>
              </w:divBdr>
            </w:div>
            <w:div w:id="384258138">
              <w:marLeft w:val="480"/>
              <w:marRight w:val="0"/>
              <w:marTop w:val="0"/>
              <w:marBottom w:val="0"/>
              <w:divBdr>
                <w:top w:val="none" w:sz="0" w:space="0" w:color="auto"/>
                <w:left w:val="none" w:sz="0" w:space="0" w:color="auto"/>
                <w:bottom w:val="none" w:sz="0" w:space="0" w:color="auto"/>
                <w:right w:val="none" w:sz="0" w:space="0" w:color="auto"/>
              </w:divBdr>
            </w:div>
            <w:div w:id="384304706">
              <w:marLeft w:val="480"/>
              <w:marRight w:val="0"/>
              <w:marTop w:val="0"/>
              <w:marBottom w:val="0"/>
              <w:divBdr>
                <w:top w:val="none" w:sz="0" w:space="0" w:color="auto"/>
                <w:left w:val="none" w:sz="0" w:space="0" w:color="auto"/>
                <w:bottom w:val="none" w:sz="0" w:space="0" w:color="auto"/>
                <w:right w:val="none" w:sz="0" w:space="0" w:color="auto"/>
              </w:divBdr>
            </w:div>
            <w:div w:id="384373123">
              <w:marLeft w:val="480"/>
              <w:marRight w:val="0"/>
              <w:marTop w:val="0"/>
              <w:marBottom w:val="0"/>
              <w:divBdr>
                <w:top w:val="none" w:sz="0" w:space="0" w:color="auto"/>
                <w:left w:val="none" w:sz="0" w:space="0" w:color="auto"/>
                <w:bottom w:val="none" w:sz="0" w:space="0" w:color="auto"/>
                <w:right w:val="none" w:sz="0" w:space="0" w:color="auto"/>
              </w:divBdr>
            </w:div>
            <w:div w:id="384376906">
              <w:marLeft w:val="480"/>
              <w:marRight w:val="0"/>
              <w:marTop w:val="0"/>
              <w:marBottom w:val="0"/>
              <w:divBdr>
                <w:top w:val="none" w:sz="0" w:space="0" w:color="auto"/>
                <w:left w:val="none" w:sz="0" w:space="0" w:color="auto"/>
                <w:bottom w:val="none" w:sz="0" w:space="0" w:color="auto"/>
                <w:right w:val="none" w:sz="0" w:space="0" w:color="auto"/>
              </w:divBdr>
            </w:div>
            <w:div w:id="384566642">
              <w:marLeft w:val="480"/>
              <w:marRight w:val="0"/>
              <w:marTop w:val="0"/>
              <w:marBottom w:val="0"/>
              <w:divBdr>
                <w:top w:val="none" w:sz="0" w:space="0" w:color="auto"/>
                <w:left w:val="none" w:sz="0" w:space="0" w:color="auto"/>
                <w:bottom w:val="none" w:sz="0" w:space="0" w:color="auto"/>
                <w:right w:val="none" w:sz="0" w:space="0" w:color="auto"/>
              </w:divBdr>
            </w:div>
            <w:div w:id="384641229">
              <w:marLeft w:val="480"/>
              <w:marRight w:val="0"/>
              <w:marTop w:val="0"/>
              <w:marBottom w:val="0"/>
              <w:divBdr>
                <w:top w:val="none" w:sz="0" w:space="0" w:color="auto"/>
                <w:left w:val="none" w:sz="0" w:space="0" w:color="auto"/>
                <w:bottom w:val="none" w:sz="0" w:space="0" w:color="auto"/>
                <w:right w:val="none" w:sz="0" w:space="0" w:color="auto"/>
              </w:divBdr>
            </w:div>
            <w:div w:id="384643075">
              <w:marLeft w:val="480"/>
              <w:marRight w:val="0"/>
              <w:marTop w:val="0"/>
              <w:marBottom w:val="0"/>
              <w:divBdr>
                <w:top w:val="none" w:sz="0" w:space="0" w:color="auto"/>
                <w:left w:val="none" w:sz="0" w:space="0" w:color="auto"/>
                <w:bottom w:val="none" w:sz="0" w:space="0" w:color="auto"/>
                <w:right w:val="none" w:sz="0" w:space="0" w:color="auto"/>
              </w:divBdr>
            </w:div>
            <w:div w:id="384716197">
              <w:marLeft w:val="480"/>
              <w:marRight w:val="0"/>
              <w:marTop w:val="0"/>
              <w:marBottom w:val="0"/>
              <w:divBdr>
                <w:top w:val="none" w:sz="0" w:space="0" w:color="auto"/>
                <w:left w:val="none" w:sz="0" w:space="0" w:color="auto"/>
                <w:bottom w:val="none" w:sz="0" w:space="0" w:color="auto"/>
                <w:right w:val="none" w:sz="0" w:space="0" w:color="auto"/>
              </w:divBdr>
            </w:div>
            <w:div w:id="384716677">
              <w:marLeft w:val="480"/>
              <w:marRight w:val="0"/>
              <w:marTop w:val="0"/>
              <w:marBottom w:val="0"/>
              <w:divBdr>
                <w:top w:val="none" w:sz="0" w:space="0" w:color="auto"/>
                <w:left w:val="none" w:sz="0" w:space="0" w:color="auto"/>
                <w:bottom w:val="none" w:sz="0" w:space="0" w:color="auto"/>
                <w:right w:val="none" w:sz="0" w:space="0" w:color="auto"/>
              </w:divBdr>
            </w:div>
            <w:div w:id="384719825">
              <w:marLeft w:val="480"/>
              <w:marRight w:val="0"/>
              <w:marTop w:val="0"/>
              <w:marBottom w:val="0"/>
              <w:divBdr>
                <w:top w:val="none" w:sz="0" w:space="0" w:color="auto"/>
                <w:left w:val="none" w:sz="0" w:space="0" w:color="auto"/>
                <w:bottom w:val="none" w:sz="0" w:space="0" w:color="auto"/>
                <w:right w:val="none" w:sz="0" w:space="0" w:color="auto"/>
              </w:divBdr>
            </w:div>
            <w:div w:id="384725127">
              <w:marLeft w:val="480"/>
              <w:marRight w:val="0"/>
              <w:marTop w:val="0"/>
              <w:marBottom w:val="0"/>
              <w:divBdr>
                <w:top w:val="none" w:sz="0" w:space="0" w:color="auto"/>
                <w:left w:val="none" w:sz="0" w:space="0" w:color="auto"/>
                <w:bottom w:val="none" w:sz="0" w:space="0" w:color="auto"/>
                <w:right w:val="none" w:sz="0" w:space="0" w:color="auto"/>
              </w:divBdr>
            </w:div>
            <w:div w:id="384792440">
              <w:marLeft w:val="480"/>
              <w:marRight w:val="0"/>
              <w:marTop w:val="0"/>
              <w:marBottom w:val="0"/>
              <w:divBdr>
                <w:top w:val="none" w:sz="0" w:space="0" w:color="auto"/>
                <w:left w:val="none" w:sz="0" w:space="0" w:color="auto"/>
                <w:bottom w:val="none" w:sz="0" w:space="0" w:color="auto"/>
                <w:right w:val="none" w:sz="0" w:space="0" w:color="auto"/>
              </w:divBdr>
            </w:div>
            <w:div w:id="385178682">
              <w:marLeft w:val="480"/>
              <w:marRight w:val="0"/>
              <w:marTop w:val="0"/>
              <w:marBottom w:val="0"/>
              <w:divBdr>
                <w:top w:val="none" w:sz="0" w:space="0" w:color="auto"/>
                <w:left w:val="none" w:sz="0" w:space="0" w:color="auto"/>
                <w:bottom w:val="none" w:sz="0" w:space="0" w:color="auto"/>
                <w:right w:val="none" w:sz="0" w:space="0" w:color="auto"/>
              </w:divBdr>
            </w:div>
            <w:div w:id="385222427">
              <w:marLeft w:val="480"/>
              <w:marRight w:val="0"/>
              <w:marTop w:val="0"/>
              <w:marBottom w:val="0"/>
              <w:divBdr>
                <w:top w:val="none" w:sz="0" w:space="0" w:color="auto"/>
                <w:left w:val="none" w:sz="0" w:space="0" w:color="auto"/>
                <w:bottom w:val="none" w:sz="0" w:space="0" w:color="auto"/>
                <w:right w:val="none" w:sz="0" w:space="0" w:color="auto"/>
              </w:divBdr>
            </w:div>
            <w:div w:id="385379208">
              <w:marLeft w:val="480"/>
              <w:marRight w:val="0"/>
              <w:marTop w:val="0"/>
              <w:marBottom w:val="0"/>
              <w:divBdr>
                <w:top w:val="none" w:sz="0" w:space="0" w:color="auto"/>
                <w:left w:val="none" w:sz="0" w:space="0" w:color="auto"/>
                <w:bottom w:val="none" w:sz="0" w:space="0" w:color="auto"/>
                <w:right w:val="none" w:sz="0" w:space="0" w:color="auto"/>
              </w:divBdr>
            </w:div>
            <w:div w:id="385566700">
              <w:marLeft w:val="480"/>
              <w:marRight w:val="0"/>
              <w:marTop w:val="0"/>
              <w:marBottom w:val="0"/>
              <w:divBdr>
                <w:top w:val="none" w:sz="0" w:space="0" w:color="auto"/>
                <w:left w:val="none" w:sz="0" w:space="0" w:color="auto"/>
                <w:bottom w:val="none" w:sz="0" w:space="0" w:color="auto"/>
                <w:right w:val="none" w:sz="0" w:space="0" w:color="auto"/>
              </w:divBdr>
            </w:div>
            <w:div w:id="385566829">
              <w:marLeft w:val="480"/>
              <w:marRight w:val="0"/>
              <w:marTop w:val="0"/>
              <w:marBottom w:val="0"/>
              <w:divBdr>
                <w:top w:val="none" w:sz="0" w:space="0" w:color="auto"/>
                <w:left w:val="none" w:sz="0" w:space="0" w:color="auto"/>
                <w:bottom w:val="none" w:sz="0" w:space="0" w:color="auto"/>
                <w:right w:val="none" w:sz="0" w:space="0" w:color="auto"/>
              </w:divBdr>
            </w:div>
            <w:div w:id="385571799">
              <w:marLeft w:val="480"/>
              <w:marRight w:val="0"/>
              <w:marTop w:val="0"/>
              <w:marBottom w:val="0"/>
              <w:divBdr>
                <w:top w:val="none" w:sz="0" w:space="0" w:color="auto"/>
                <w:left w:val="none" w:sz="0" w:space="0" w:color="auto"/>
                <w:bottom w:val="none" w:sz="0" w:space="0" w:color="auto"/>
                <w:right w:val="none" w:sz="0" w:space="0" w:color="auto"/>
              </w:divBdr>
            </w:div>
            <w:div w:id="385641160">
              <w:marLeft w:val="480"/>
              <w:marRight w:val="0"/>
              <w:marTop w:val="0"/>
              <w:marBottom w:val="0"/>
              <w:divBdr>
                <w:top w:val="none" w:sz="0" w:space="0" w:color="auto"/>
                <w:left w:val="none" w:sz="0" w:space="0" w:color="auto"/>
                <w:bottom w:val="none" w:sz="0" w:space="0" w:color="auto"/>
                <w:right w:val="none" w:sz="0" w:space="0" w:color="auto"/>
              </w:divBdr>
            </w:div>
            <w:div w:id="385645181">
              <w:marLeft w:val="480"/>
              <w:marRight w:val="0"/>
              <w:marTop w:val="0"/>
              <w:marBottom w:val="0"/>
              <w:divBdr>
                <w:top w:val="none" w:sz="0" w:space="0" w:color="auto"/>
                <w:left w:val="none" w:sz="0" w:space="0" w:color="auto"/>
                <w:bottom w:val="none" w:sz="0" w:space="0" w:color="auto"/>
                <w:right w:val="none" w:sz="0" w:space="0" w:color="auto"/>
              </w:divBdr>
            </w:div>
            <w:div w:id="385691644">
              <w:marLeft w:val="480"/>
              <w:marRight w:val="0"/>
              <w:marTop w:val="0"/>
              <w:marBottom w:val="0"/>
              <w:divBdr>
                <w:top w:val="none" w:sz="0" w:space="0" w:color="auto"/>
                <w:left w:val="none" w:sz="0" w:space="0" w:color="auto"/>
                <w:bottom w:val="none" w:sz="0" w:space="0" w:color="auto"/>
                <w:right w:val="none" w:sz="0" w:space="0" w:color="auto"/>
              </w:divBdr>
            </w:div>
            <w:div w:id="385764181">
              <w:marLeft w:val="480"/>
              <w:marRight w:val="0"/>
              <w:marTop w:val="0"/>
              <w:marBottom w:val="0"/>
              <w:divBdr>
                <w:top w:val="none" w:sz="0" w:space="0" w:color="auto"/>
                <w:left w:val="none" w:sz="0" w:space="0" w:color="auto"/>
                <w:bottom w:val="none" w:sz="0" w:space="0" w:color="auto"/>
                <w:right w:val="none" w:sz="0" w:space="0" w:color="auto"/>
              </w:divBdr>
            </w:div>
            <w:div w:id="385836743">
              <w:marLeft w:val="480"/>
              <w:marRight w:val="0"/>
              <w:marTop w:val="0"/>
              <w:marBottom w:val="0"/>
              <w:divBdr>
                <w:top w:val="none" w:sz="0" w:space="0" w:color="auto"/>
                <w:left w:val="none" w:sz="0" w:space="0" w:color="auto"/>
                <w:bottom w:val="none" w:sz="0" w:space="0" w:color="auto"/>
                <w:right w:val="none" w:sz="0" w:space="0" w:color="auto"/>
              </w:divBdr>
            </w:div>
            <w:div w:id="385837910">
              <w:marLeft w:val="480"/>
              <w:marRight w:val="0"/>
              <w:marTop w:val="0"/>
              <w:marBottom w:val="0"/>
              <w:divBdr>
                <w:top w:val="none" w:sz="0" w:space="0" w:color="auto"/>
                <w:left w:val="none" w:sz="0" w:space="0" w:color="auto"/>
                <w:bottom w:val="none" w:sz="0" w:space="0" w:color="auto"/>
                <w:right w:val="none" w:sz="0" w:space="0" w:color="auto"/>
              </w:divBdr>
            </w:div>
            <w:div w:id="386075076">
              <w:marLeft w:val="480"/>
              <w:marRight w:val="0"/>
              <w:marTop w:val="0"/>
              <w:marBottom w:val="0"/>
              <w:divBdr>
                <w:top w:val="none" w:sz="0" w:space="0" w:color="auto"/>
                <w:left w:val="none" w:sz="0" w:space="0" w:color="auto"/>
                <w:bottom w:val="none" w:sz="0" w:space="0" w:color="auto"/>
                <w:right w:val="none" w:sz="0" w:space="0" w:color="auto"/>
              </w:divBdr>
            </w:div>
            <w:div w:id="386219634">
              <w:marLeft w:val="480"/>
              <w:marRight w:val="0"/>
              <w:marTop w:val="0"/>
              <w:marBottom w:val="0"/>
              <w:divBdr>
                <w:top w:val="none" w:sz="0" w:space="0" w:color="auto"/>
                <w:left w:val="none" w:sz="0" w:space="0" w:color="auto"/>
                <w:bottom w:val="none" w:sz="0" w:space="0" w:color="auto"/>
                <w:right w:val="none" w:sz="0" w:space="0" w:color="auto"/>
              </w:divBdr>
            </w:div>
            <w:div w:id="386346331">
              <w:marLeft w:val="480"/>
              <w:marRight w:val="0"/>
              <w:marTop w:val="0"/>
              <w:marBottom w:val="0"/>
              <w:divBdr>
                <w:top w:val="none" w:sz="0" w:space="0" w:color="auto"/>
                <w:left w:val="none" w:sz="0" w:space="0" w:color="auto"/>
                <w:bottom w:val="none" w:sz="0" w:space="0" w:color="auto"/>
                <w:right w:val="none" w:sz="0" w:space="0" w:color="auto"/>
              </w:divBdr>
            </w:div>
            <w:div w:id="386413757">
              <w:marLeft w:val="480"/>
              <w:marRight w:val="0"/>
              <w:marTop w:val="0"/>
              <w:marBottom w:val="0"/>
              <w:divBdr>
                <w:top w:val="none" w:sz="0" w:space="0" w:color="auto"/>
                <w:left w:val="none" w:sz="0" w:space="0" w:color="auto"/>
                <w:bottom w:val="none" w:sz="0" w:space="0" w:color="auto"/>
                <w:right w:val="none" w:sz="0" w:space="0" w:color="auto"/>
              </w:divBdr>
            </w:div>
            <w:div w:id="386415121">
              <w:marLeft w:val="480"/>
              <w:marRight w:val="0"/>
              <w:marTop w:val="0"/>
              <w:marBottom w:val="0"/>
              <w:divBdr>
                <w:top w:val="none" w:sz="0" w:space="0" w:color="auto"/>
                <w:left w:val="none" w:sz="0" w:space="0" w:color="auto"/>
                <w:bottom w:val="none" w:sz="0" w:space="0" w:color="auto"/>
                <w:right w:val="none" w:sz="0" w:space="0" w:color="auto"/>
              </w:divBdr>
            </w:div>
            <w:div w:id="386418061">
              <w:marLeft w:val="480"/>
              <w:marRight w:val="0"/>
              <w:marTop w:val="0"/>
              <w:marBottom w:val="0"/>
              <w:divBdr>
                <w:top w:val="none" w:sz="0" w:space="0" w:color="auto"/>
                <w:left w:val="none" w:sz="0" w:space="0" w:color="auto"/>
                <w:bottom w:val="none" w:sz="0" w:space="0" w:color="auto"/>
                <w:right w:val="none" w:sz="0" w:space="0" w:color="auto"/>
              </w:divBdr>
            </w:div>
            <w:div w:id="386535972">
              <w:marLeft w:val="480"/>
              <w:marRight w:val="0"/>
              <w:marTop w:val="0"/>
              <w:marBottom w:val="0"/>
              <w:divBdr>
                <w:top w:val="none" w:sz="0" w:space="0" w:color="auto"/>
                <w:left w:val="none" w:sz="0" w:space="0" w:color="auto"/>
                <w:bottom w:val="none" w:sz="0" w:space="0" w:color="auto"/>
                <w:right w:val="none" w:sz="0" w:space="0" w:color="auto"/>
              </w:divBdr>
            </w:div>
            <w:div w:id="386759547">
              <w:marLeft w:val="480"/>
              <w:marRight w:val="0"/>
              <w:marTop w:val="0"/>
              <w:marBottom w:val="0"/>
              <w:divBdr>
                <w:top w:val="none" w:sz="0" w:space="0" w:color="auto"/>
                <w:left w:val="none" w:sz="0" w:space="0" w:color="auto"/>
                <w:bottom w:val="none" w:sz="0" w:space="0" w:color="auto"/>
                <w:right w:val="none" w:sz="0" w:space="0" w:color="auto"/>
              </w:divBdr>
            </w:div>
            <w:div w:id="386799703">
              <w:marLeft w:val="480"/>
              <w:marRight w:val="0"/>
              <w:marTop w:val="0"/>
              <w:marBottom w:val="0"/>
              <w:divBdr>
                <w:top w:val="none" w:sz="0" w:space="0" w:color="auto"/>
                <w:left w:val="none" w:sz="0" w:space="0" w:color="auto"/>
                <w:bottom w:val="none" w:sz="0" w:space="0" w:color="auto"/>
                <w:right w:val="none" w:sz="0" w:space="0" w:color="auto"/>
              </w:divBdr>
            </w:div>
            <w:div w:id="386800560">
              <w:marLeft w:val="480"/>
              <w:marRight w:val="0"/>
              <w:marTop w:val="0"/>
              <w:marBottom w:val="0"/>
              <w:divBdr>
                <w:top w:val="none" w:sz="0" w:space="0" w:color="auto"/>
                <w:left w:val="none" w:sz="0" w:space="0" w:color="auto"/>
                <w:bottom w:val="none" w:sz="0" w:space="0" w:color="auto"/>
                <w:right w:val="none" w:sz="0" w:space="0" w:color="auto"/>
              </w:divBdr>
            </w:div>
            <w:div w:id="386956240">
              <w:marLeft w:val="480"/>
              <w:marRight w:val="0"/>
              <w:marTop w:val="0"/>
              <w:marBottom w:val="0"/>
              <w:divBdr>
                <w:top w:val="none" w:sz="0" w:space="0" w:color="auto"/>
                <w:left w:val="none" w:sz="0" w:space="0" w:color="auto"/>
                <w:bottom w:val="none" w:sz="0" w:space="0" w:color="auto"/>
                <w:right w:val="none" w:sz="0" w:space="0" w:color="auto"/>
              </w:divBdr>
            </w:div>
            <w:div w:id="386994622">
              <w:marLeft w:val="480"/>
              <w:marRight w:val="0"/>
              <w:marTop w:val="0"/>
              <w:marBottom w:val="0"/>
              <w:divBdr>
                <w:top w:val="none" w:sz="0" w:space="0" w:color="auto"/>
                <w:left w:val="none" w:sz="0" w:space="0" w:color="auto"/>
                <w:bottom w:val="none" w:sz="0" w:space="0" w:color="auto"/>
                <w:right w:val="none" w:sz="0" w:space="0" w:color="auto"/>
              </w:divBdr>
            </w:div>
            <w:div w:id="387188347">
              <w:marLeft w:val="480"/>
              <w:marRight w:val="0"/>
              <w:marTop w:val="0"/>
              <w:marBottom w:val="0"/>
              <w:divBdr>
                <w:top w:val="none" w:sz="0" w:space="0" w:color="auto"/>
                <w:left w:val="none" w:sz="0" w:space="0" w:color="auto"/>
                <w:bottom w:val="none" w:sz="0" w:space="0" w:color="auto"/>
                <w:right w:val="none" w:sz="0" w:space="0" w:color="auto"/>
              </w:divBdr>
            </w:div>
            <w:div w:id="387190033">
              <w:marLeft w:val="480"/>
              <w:marRight w:val="0"/>
              <w:marTop w:val="0"/>
              <w:marBottom w:val="0"/>
              <w:divBdr>
                <w:top w:val="none" w:sz="0" w:space="0" w:color="auto"/>
                <w:left w:val="none" w:sz="0" w:space="0" w:color="auto"/>
                <w:bottom w:val="none" w:sz="0" w:space="0" w:color="auto"/>
                <w:right w:val="none" w:sz="0" w:space="0" w:color="auto"/>
              </w:divBdr>
            </w:div>
            <w:div w:id="387190444">
              <w:marLeft w:val="480"/>
              <w:marRight w:val="0"/>
              <w:marTop w:val="0"/>
              <w:marBottom w:val="0"/>
              <w:divBdr>
                <w:top w:val="none" w:sz="0" w:space="0" w:color="auto"/>
                <w:left w:val="none" w:sz="0" w:space="0" w:color="auto"/>
                <w:bottom w:val="none" w:sz="0" w:space="0" w:color="auto"/>
                <w:right w:val="none" w:sz="0" w:space="0" w:color="auto"/>
              </w:divBdr>
            </w:div>
            <w:div w:id="387192443">
              <w:marLeft w:val="480"/>
              <w:marRight w:val="0"/>
              <w:marTop w:val="0"/>
              <w:marBottom w:val="0"/>
              <w:divBdr>
                <w:top w:val="none" w:sz="0" w:space="0" w:color="auto"/>
                <w:left w:val="none" w:sz="0" w:space="0" w:color="auto"/>
                <w:bottom w:val="none" w:sz="0" w:space="0" w:color="auto"/>
                <w:right w:val="none" w:sz="0" w:space="0" w:color="auto"/>
              </w:divBdr>
            </w:div>
            <w:div w:id="387193462">
              <w:marLeft w:val="480"/>
              <w:marRight w:val="0"/>
              <w:marTop w:val="0"/>
              <w:marBottom w:val="0"/>
              <w:divBdr>
                <w:top w:val="none" w:sz="0" w:space="0" w:color="auto"/>
                <w:left w:val="none" w:sz="0" w:space="0" w:color="auto"/>
                <w:bottom w:val="none" w:sz="0" w:space="0" w:color="auto"/>
                <w:right w:val="none" w:sz="0" w:space="0" w:color="auto"/>
              </w:divBdr>
            </w:div>
            <w:div w:id="387194291">
              <w:marLeft w:val="480"/>
              <w:marRight w:val="0"/>
              <w:marTop w:val="0"/>
              <w:marBottom w:val="0"/>
              <w:divBdr>
                <w:top w:val="none" w:sz="0" w:space="0" w:color="auto"/>
                <w:left w:val="none" w:sz="0" w:space="0" w:color="auto"/>
                <w:bottom w:val="none" w:sz="0" w:space="0" w:color="auto"/>
                <w:right w:val="none" w:sz="0" w:space="0" w:color="auto"/>
              </w:divBdr>
            </w:div>
            <w:div w:id="387270881">
              <w:marLeft w:val="480"/>
              <w:marRight w:val="0"/>
              <w:marTop w:val="0"/>
              <w:marBottom w:val="0"/>
              <w:divBdr>
                <w:top w:val="none" w:sz="0" w:space="0" w:color="auto"/>
                <w:left w:val="none" w:sz="0" w:space="0" w:color="auto"/>
                <w:bottom w:val="none" w:sz="0" w:space="0" w:color="auto"/>
                <w:right w:val="none" w:sz="0" w:space="0" w:color="auto"/>
              </w:divBdr>
            </w:div>
            <w:div w:id="387344843">
              <w:marLeft w:val="480"/>
              <w:marRight w:val="0"/>
              <w:marTop w:val="0"/>
              <w:marBottom w:val="0"/>
              <w:divBdr>
                <w:top w:val="none" w:sz="0" w:space="0" w:color="auto"/>
                <w:left w:val="none" w:sz="0" w:space="0" w:color="auto"/>
                <w:bottom w:val="none" w:sz="0" w:space="0" w:color="auto"/>
                <w:right w:val="none" w:sz="0" w:space="0" w:color="auto"/>
              </w:divBdr>
            </w:div>
            <w:div w:id="387412675">
              <w:marLeft w:val="480"/>
              <w:marRight w:val="0"/>
              <w:marTop w:val="0"/>
              <w:marBottom w:val="0"/>
              <w:divBdr>
                <w:top w:val="none" w:sz="0" w:space="0" w:color="auto"/>
                <w:left w:val="none" w:sz="0" w:space="0" w:color="auto"/>
                <w:bottom w:val="none" w:sz="0" w:space="0" w:color="auto"/>
                <w:right w:val="none" w:sz="0" w:space="0" w:color="auto"/>
              </w:divBdr>
            </w:div>
            <w:div w:id="387535250">
              <w:marLeft w:val="480"/>
              <w:marRight w:val="0"/>
              <w:marTop w:val="0"/>
              <w:marBottom w:val="0"/>
              <w:divBdr>
                <w:top w:val="none" w:sz="0" w:space="0" w:color="auto"/>
                <w:left w:val="none" w:sz="0" w:space="0" w:color="auto"/>
                <w:bottom w:val="none" w:sz="0" w:space="0" w:color="auto"/>
                <w:right w:val="none" w:sz="0" w:space="0" w:color="auto"/>
              </w:divBdr>
            </w:div>
            <w:div w:id="387647786">
              <w:marLeft w:val="480"/>
              <w:marRight w:val="0"/>
              <w:marTop w:val="0"/>
              <w:marBottom w:val="0"/>
              <w:divBdr>
                <w:top w:val="none" w:sz="0" w:space="0" w:color="auto"/>
                <w:left w:val="none" w:sz="0" w:space="0" w:color="auto"/>
                <w:bottom w:val="none" w:sz="0" w:space="0" w:color="auto"/>
                <w:right w:val="none" w:sz="0" w:space="0" w:color="auto"/>
              </w:divBdr>
            </w:div>
            <w:div w:id="387724100">
              <w:marLeft w:val="480"/>
              <w:marRight w:val="0"/>
              <w:marTop w:val="0"/>
              <w:marBottom w:val="0"/>
              <w:divBdr>
                <w:top w:val="none" w:sz="0" w:space="0" w:color="auto"/>
                <w:left w:val="none" w:sz="0" w:space="0" w:color="auto"/>
                <w:bottom w:val="none" w:sz="0" w:space="0" w:color="auto"/>
                <w:right w:val="none" w:sz="0" w:space="0" w:color="auto"/>
              </w:divBdr>
            </w:div>
            <w:div w:id="387727542">
              <w:marLeft w:val="480"/>
              <w:marRight w:val="0"/>
              <w:marTop w:val="0"/>
              <w:marBottom w:val="0"/>
              <w:divBdr>
                <w:top w:val="none" w:sz="0" w:space="0" w:color="auto"/>
                <w:left w:val="none" w:sz="0" w:space="0" w:color="auto"/>
                <w:bottom w:val="none" w:sz="0" w:space="0" w:color="auto"/>
                <w:right w:val="none" w:sz="0" w:space="0" w:color="auto"/>
              </w:divBdr>
            </w:div>
            <w:div w:id="387728305">
              <w:marLeft w:val="480"/>
              <w:marRight w:val="0"/>
              <w:marTop w:val="0"/>
              <w:marBottom w:val="0"/>
              <w:divBdr>
                <w:top w:val="none" w:sz="0" w:space="0" w:color="auto"/>
                <w:left w:val="none" w:sz="0" w:space="0" w:color="auto"/>
                <w:bottom w:val="none" w:sz="0" w:space="0" w:color="auto"/>
                <w:right w:val="none" w:sz="0" w:space="0" w:color="auto"/>
              </w:divBdr>
            </w:div>
            <w:div w:id="387804514">
              <w:marLeft w:val="480"/>
              <w:marRight w:val="0"/>
              <w:marTop w:val="0"/>
              <w:marBottom w:val="0"/>
              <w:divBdr>
                <w:top w:val="none" w:sz="0" w:space="0" w:color="auto"/>
                <w:left w:val="none" w:sz="0" w:space="0" w:color="auto"/>
                <w:bottom w:val="none" w:sz="0" w:space="0" w:color="auto"/>
                <w:right w:val="none" w:sz="0" w:space="0" w:color="auto"/>
              </w:divBdr>
            </w:div>
            <w:div w:id="387805434">
              <w:marLeft w:val="480"/>
              <w:marRight w:val="0"/>
              <w:marTop w:val="0"/>
              <w:marBottom w:val="0"/>
              <w:divBdr>
                <w:top w:val="none" w:sz="0" w:space="0" w:color="auto"/>
                <w:left w:val="none" w:sz="0" w:space="0" w:color="auto"/>
                <w:bottom w:val="none" w:sz="0" w:space="0" w:color="auto"/>
                <w:right w:val="none" w:sz="0" w:space="0" w:color="auto"/>
              </w:divBdr>
            </w:div>
            <w:div w:id="388118154">
              <w:marLeft w:val="480"/>
              <w:marRight w:val="0"/>
              <w:marTop w:val="0"/>
              <w:marBottom w:val="0"/>
              <w:divBdr>
                <w:top w:val="none" w:sz="0" w:space="0" w:color="auto"/>
                <w:left w:val="none" w:sz="0" w:space="0" w:color="auto"/>
                <w:bottom w:val="none" w:sz="0" w:space="0" w:color="auto"/>
                <w:right w:val="none" w:sz="0" w:space="0" w:color="auto"/>
              </w:divBdr>
            </w:div>
            <w:div w:id="388118185">
              <w:marLeft w:val="480"/>
              <w:marRight w:val="0"/>
              <w:marTop w:val="0"/>
              <w:marBottom w:val="0"/>
              <w:divBdr>
                <w:top w:val="none" w:sz="0" w:space="0" w:color="auto"/>
                <w:left w:val="none" w:sz="0" w:space="0" w:color="auto"/>
                <w:bottom w:val="none" w:sz="0" w:space="0" w:color="auto"/>
                <w:right w:val="none" w:sz="0" w:space="0" w:color="auto"/>
              </w:divBdr>
            </w:div>
            <w:div w:id="388189787">
              <w:marLeft w:val="480"/>
              <w:marRight w:val="0"/>
              <w:marTop w:val="0"/>
              <w:marBottom w:val="0"/>
              <w:divBdr>
                <w:top w:val="none" w:sz="0" w:space="0" w:color="auto"/>
                <w:left w:val="none" w:sz="0" w:space="0" w:color="auto"/>
                <w:bottom w:val="none" w:sz="0" w:space="0" w:color="auto"/>
                <w:right w:val="none" w:sz="0" w:space="0" w:color="auto"/>
              </w:divBdr>
            </w:div>
            <w:div w:id="388191219">
              <w:marLeft w:val="480"/>
              <w:marRight w:val="0"/>
              <w:marTop w:val="0"/>
              <w:marBottom w:val="0"/>
              <w:divBdr>
                <w:top w:val="none" w:sz="0" w:space="0" w:color="auto"/>
                <w:left w:val="none" w:sz="0" w:space="0" w:color="auto"/>
                <w:bottom w:val="none" w:sz="0" w:space="0" w:color="auto"/>
                <w:right w:val="none" w:sz="0" w:space="0" w:color="auto"/>
              </w:divBdr>
            </w:div>
            <w:div w:id="388236572">
              <w:marLeft w:val="480"/>
              <w:marRight w:val="0"/>
              <w:marTop w:val="0"/>
              <w:marBottom w:val="0"/>
              <w:divBdr>
                <w:top w:val="none" w:sz="0" w:space="0" w:color="auto"/>
                <w:left w:val="none" w:sz="0" w:space="0" w:color="auto"/>
                <w:bottom w:val="none" w:sz="0" w:space="0" w:color="auto"/>
                <w:right w:val="none" w:sz="0" w:space="0" w:color="auto"/>
              </w:divBdr>
            </w:div>
            <w:div w:id="388306763">
              <w:marLeft w:val="480"/>
              <w:marRight w:val="0"/>
              <w:marTop w:val="0"/>
              <w:marBottom w:val="0"/>
              <w:divBdr>
                <w:top w:val="none" w:sz="0" w:space="0" w:color="auto"/>
                <w:left w:val="none" w:sz="0" w:space="0" w:color="auto"/>
                <w:bottom w:val="none" w:sz="0" w:space="0" w:color="auto"/>
                <w:right w:val="none" w:sz="0" w:space="0" w:color="auto"/>
              </w:divBdr>
            </w:div>
            <w:div w:id="388386572">
              <w:marLeft w:val="480"/>
              <w:marRight w:val="0"/>
              <w:marTop w:val="0"/>
              <w:marBottom w:val="0"/>
              <w:divBdr>
                <w:top w:val="none" w:sz="0" w:space="0" w:color="auto"/>
                <w:left w:val="none" w:sz="0" w:space="0" w:color="auto"/>
                <w:bottom w:val="none" w:sz="0" w:space="0" w:color="auto"/>
                <w:right w:val="none" w:sz="0" w:space="0" w:color="auto"/>
              </w:divBdr>
            </w:div>
            <w:div w:id="388498323">
              <w:marLeft w:val="480"/>
              <w:marRight w:val="0"/>
              <w:marTop w:val="0"/>
              <w:marBottom w:val="0"/>
              <w:divBdr>
                <w:top w:val="none" w:sz="0" w:space="0" w:color="auto"/>
                <w:left w:val="none" w:sz="0" w:space="0" w:color="auto"/>
                <w:bottom w:val="none" w:sz="0" w:space="0" w:color="auto"/>
                <w:right w:val="none" w:sz="0" w:space="0" w:color="auto"/>
              </w:divBdr>
            </w:div>
            <w:div w:id="388529479">
              <w:marLeft w:val="480"/>
              <w:marRight w:val="0"/>
              <w:marTop w:val="0"/>
              <w:marBottom w:val="0"/>
              <w:divBdr>
                <w:top w:val="none" w:sz="0" w:space="0" w:color="auto"/>
                <w:left w:val="none" w:sz="0" w:space="0" w:color="auto"/>
                <w:bottom w:val="none" w:sz="0" w:space="0" w:color="auto"/>
                <w:right w:val="none" w:sz="0" w:space="0" w:color="auto"/>
              </w:divBdr>
            </w:div>
            <w:div w:id="388651107">
              <w:marLeft w:val="480"/>
              <w:marRight w:val="0"/>
              <w:marTop w:val="0"/>
              <w:marBottom w:val="0"/>
              <w:divBdr>
                <w:top w:val="none" w:sz="0" w:space="0" w:color="auto"/>
                <w:left w:val="none" w:sz="0" w:space="0" w:color="auto"/>
                <w:bottom w:val="none" w:sz="0" w:space="0" w:color="auto"/>
                <w:right w:val="none" w:sz="0" w:space="0" w:color="auto"/>
              </w:divBdr>
            </w:div>
            <w:div w:id="388655339">
              <w:marLeft w:val="480"/>
              <w:marRight w:val="0"/>
              <w:marTop w:val="0"/>
              <w:marBottom w:val="0"/>
              <w:divBdr>
                <w:top w:val="none" w:sz="0" w:space="0" w:color="auto"/>
                <w:left w:val="none" w:sz="0" w:space="0" w:color="auto"/>
                <w:bottom w:val="none" w:sz="0" w:space="0" w:color="auto"/>
                <w:right w:val="none" w:sz="0" w:space="0" w:color="auto"/>
              </w:divBdr>
            </w:div>
            <w:div w:id="388698913">
              <w:marLeft w:val="480"/>
              <w:marRight w:val="0"/>
              <w:marTop w:val="0"/>
              <w:marBottom w:val="0"/>
              <w:divBdr>
                <w:top w:val="none" w:sz="0" w:space="0" w:color="auto"/>
                <w:left w:val="none" w:sz="0" w:space="0" w:color="auto"/>
                <w:bottom w:val="none" w:sz="0" w:space="0" w:color="auto"/>
                <w:right w:val="none" w:sz="0" w:space="0" w:color="auto"/>
              </w:divBdr>
            </w:div>
            <w:div w:id="388724485">
              <w:marLeft w:val="480"/>
              <w:marRight w:val="0"/>
              <w:marTop w:val="0"/>
              <w:marBottom w:val="0"/>
              <w:divBdr>
                <w:top w:val="none" w:sz="0" w:space="0" w:color="auto"/>
                <w:left w:val="none" w:sz="0" w:space="0" w:color="auto"/>
                <w:bottom w:val="none" w:sz="0" w:space="0" w:color="auto"/>
                <w:right w:val="none" w:sz="0" w:space="0" w:color="auto"/>
              </w:divBdr>
            </w:div>
            <w:div w:id="388768540">
              <w:marLeft w:val="480"/>
              <w:marRight w:val="0"/>
              <w:marTop w:val="0"/>
              <w:marBottom w:val="0"/>
              <w:divBdr>
                <w:top w:val="none" w:sz="0" w:space="0" w:color="auto"/>
                <w:left w:val="none" w:sz="0" w:space="0" w:color="auto"/>
                <w:bottom w:val="none" w:sz="0" w:space="0" w:color="auto"/>
                <w:right w:val="none" w:sz="0" w:space="0" w:color="auto"/>
              </w:divBdr>
            </w:div>
            <w:div w:id="388769888">
              <w:marLeft w:val="480"/>
              <w:marRight w:val="0"/>
              <w:marTop w:val="0"/>
              <w:marBottom w:val="0"/>
              <w:divBdr>
                <w:top w:val="none" w:sz="0" w:space="0" w:color="auto"/>
                <w:left w:val="none" w:sz="0" w:space="0" w:color="auto"/>
                <w:bottom w:val="none" w:sz="0" w:space="0" w:color="auto"/>
                <w:right w:val="none" w:sz="0" w:space="0" w:color="auto"/>
              </w:divBdr>
            </w:div>
            <w:div w:id="388966744">
              <w:marLeft w:val="480"/>
              <w:marRight w:val="0"/>
              <w:marTop w:val="0"/>
              <w:marBottom w:val="0"/>
              <w:divBdr>
                <w:top w:val="none" w:sz="0" w:space="0" w:color="auto"/>
                <w:left w:val="none" w:sz="0" w:space="0" w:color="auto"/>
                <w:bottom w:val="none" w:sz="0" w:space="0" w:color="auto"/>
                <w:right w:val="none" w:sz="0" w:space="0" w:color="auto"/>
              </w:divBdr>
            </w:div>
            <w:div w:id="389037473">
              <w:marLeft w:val="480"/>
              <w:marRight w:val="0"/>
              <w:marTop w:val="0"/>
              <w:marBottom w:val="0"/>
              <w:divBdr>
                <w:top w:val="none" w:sz="0" w:space="0" w:color="auto"/>
                <w:left w:val="none" w:sz="0" w:space="0" w:color="auto"/>
                <w:bottom w:val="none" w:sz="0" w:space="0" w:color="auto"/>
                <w:right w:val="none" w:sz="0" w:space="0" w:color="auto"/>
              </w:divBdr>
            </w:div>
            <w:div w:id="389039087">
              <w:marLeft w:val="480"/>
              <w:marRight w:val="0"/>
              <w:marTop w:val="0"/>
              <w:marBottom w:val="0"/>
              <w:divBdr>
                <w:top w:val="none" w:sz="0" w:space="0" w:color="auto"/>
                <w:left w:val="none" w:sz="0" w:space="0" w:color="auto"/>
                <w:bottom w:val="none" w:sz="0" w:space="0" w:color="auto"/>
                <w:right w:val="none" w:sz="0" w:space="0" w:color="auto"/>
              </w:divBdr>
            </w:div>
            <w:div w:id="389115465">
              <w:marLeft w:val="480"/>
              <w:marRight w:val="0"/>
              <w:marTop w:val="0"/>
              <w:marBottom w:val="0"/>
              <w:divBdr>
                <w:top w:val="none" w:sz="0" w:space="0" w:color="auto"/>
                <w:left w:val="none" w:sz="0" w:space="0" w:color="auto"/>
                <w:bottom w:val="none" w:sz="0" w:space="0" w:color="auto"/>
                <w:right w:val="none" w:sz="0" w:space="0" w:color="auto"/>
              </w:divBdr>
            </w:div>
            <w:div w:id="389231590">
              <w:marLeft w:val="480"/>
              <w:marRight w:val="0"/>
              <w:marTop w:val="0"/>
              <w:marBottom w:val="0"/>
              <w:divBdr>
                <w:top w:val="none" w:sz="0" w:space="0" w:color="auto"/>
                <w:left w:val="none" w:sz="0" w:space="0" w:color="auto"/>
                <w:bottom w:val="none" w:sz="0" w:space="0" w:color="auto"/>
                <w:right w:val="none" w:sz="0" w:space="0" w:color="auto"/>
              </w:divBdr>
            </w:div>
            <w:div w:id="389232316">
              <w:marLeft w:val="480"/>
              <w:marRight w:val="0"/>
              <w:marTop w:val="0"/>
              <w:marBottom w:val="0"/>
              <w:divBdr>
                <w:top w:val="none" w:sz="0" w:space="0" w:color="auto"/>
                <w:left w:val="none" w:sz="0" w:space="0" w:color="auto"/>
                <w:bottom w:val="none" w:sz="0" w:space="0" w:color="auto"/>
                <w:right w:val="none" w:sz="0" w:space="0" w:color="auto"/>
              </w:divBdr>
            </w:div>
            <w:div w:id="389234022">
              <w:marLeft w:val="480"/>
              <w:marRight w:val="0"/>
              <w:marTop w:val="0"/>
              <w:marBottom w:val="0"/>
              <w:divBdr>
                <w:top w:val="none" w:sz="0" w:space="0" w:color="auto"/>
                <w:left w:val="none" w:sz="0" w:space="0" w:color="auto"/>
                <w:bottom w:val="none" w:sz="0" w:space="0" w:color="auto"/>
                <w:right w:val="none" w:sz="0" w:space="0" w:color="auto"/>
              </w:divBdr>
            </w:div>
            <w:div w:id="389303388">
              <w:marLeft w:val="480"/>
              <w:marRight w:val="0"/>
              <w:marTop w:val="0"/>
              <w:marBottom w:val="0"/>
              <w:divBdr>
                <w:top w:val="none" w:sz="0" w:space="0" w:color="auto"/>
                <w:left w:val="none" w:sz="0" w:space="0" w:color="auto"/>
                <w:bottom w:val="none" w:sz="0" w:space="0" w:color="auto"/>
                <w:right w:val="none" w:sz="0" w:space="0" w:color="auto"/>
              </w:divBdr>
            </w:div>
            <w:div w:id="389379624">
              <w:marLeft w:val="480"/>
              <w:marRight w:val="0"/>
              <w:marTop w:val="0"/>
              <w:marBottom w:val="0"/>
              <w:divBdr>
                <w:top w:val="none" w:sz="0" w:space="0" w:color="auto"/>
                <w:left w:val="none" w:sz="0" w:space="0" w:color="auto"/>
                <w:bottom w:val="none" w:sz="0" w:space="0" w:color="auto"/>
                <w:right w:val="none" w:sz="0" w:space="0" w:color="auto"/>
              </w:divBdr>
            </w:div>
            <w:div w:id="389422781">
              <w:marLeft w:val="480"/>
              <w:marRight w:val="0"/>
              <w:marTop w:val="0"/>
              <w:marBottom w:val="0"/>
              <w:divBdr>
                <w:top w:val="none" w:sz="0" w:space="0" w:color="auto"/>
                <w:left w:val="none" w:sz="0" w:space="0" w:color="auto"/>
                <w:bottom w:val="none" w:sz="0" w:space="0" w:color="auto"/>
                <w:right w:val="none" w:sz="0" w:space="0" w:color="auto"/>
              </w:divBdr>
            </w:div>
            <w:div w:id="389426954">
              <w:marLeft w:val="480"/>
              <w:marRight w:val="0"/>
              <w:marTop w:val="0"/>
              <w:marBottom w:val="0"/>
              <w:divBdr>
                <w:top w:val="none" w:sz="0" w:space="0" w:color="auto"/>
                <w:left w:val="none" w:sz="0" w:space="0" w:color="auto"/>
                <w:bottom w:val="none" w:sz="0" w:space="0" w:color="auto"/>
                <w:right w:val="none" w:sz="0" w:space="0" w:color="auto"/>
              </w:divBdr>
            </w:div>
            <w:div w:id="389429938">
              <w:marLeft w:val="480"/>
              <w:marRight w:val="0"/>
              <w:marTop w:val="0"/>
              <w:marBottom w:val="0"/>
              <w:divBdr>
                <w:top w:val="none" w:sz="0" w:space="0" w:color="auto"/>
                <w:left w:val="none" w:sz="0" w:space="0" w:color="auto"/>
                <w:bottom w:val="none" w:sz="0" w:space="0" w:color="auto"/>
                <w:right w:val="none" w:sz="0" w:space="0" w:color="auto"/>
              </w:divBdr>
            </w:div>
            <w:div w:id="389501377">
              <w:marLeft w:val="480"/>
              <w:marRight w:val="0"/>
              <w:marTop w:val="0"/>
              <w:marBottom w:val="0"/>
              <w:divBdr>
                <w:top w:val="none" w:sz="0" w:space="0" w:color="auto"/>
                <w:left w:val="none" w:sz="0" w:space="0" w:color="auto"/>
                <w:bottom w:val="none" w:sz="0" w:space="0" w:color="auto"/>
                <w:right w:val="none" w:sz="0" w:space="0" w:color="auto"/>
              </w:divBdr>
            </w:div>
            <w:div w:id="389615045">
              <w:marLeft w:val="480"/>
              <w:marRight w:val="0"/>
              <w:marTop w:val="0"/>
              <w:marBottom w:val="0"/>
              <w:divBdr>
                <w:top w:val="none" w:sz="0" w:space="0" w:color="auto"/>
                <w:left w:val="none" w:sz="0" w:space="0" w:color="auto"/>
                <w:bottom w:val="none" w:sz="0" w:space="0" w:color="auto"/>
                <w:right w:val="none" w:sz="0" w:space="0" w:color="auto"/>
              </w:divBdr>
            </w:div>
            <w:div w:id="389622805">
              <w:marLeft w:val="480"/>
              <w:marRight w:val="0"/>
              <w:marTop w:val="0"/>
              <w:marBottom w:val="0"/>
              <w:divBdr>
                <w:top w:val="none" w:sz="0" w:space="0" w:color="auto"/>
                <w:left w:val="none" w:sz="0" w:space="0" w:color="auto"/>
                <w:bottom w:val="none" w:sz="0" w:space="0" w:color="auto"/>
                <w:right w:val="none" w:sz="0" w:space="0" w:color="auto"/>
              </w:divBdr>
            </w:div>
            <w:div w:id="389690991">
              <w:marLeft w:val="480"/>
              <w:marRight w:val="0"/>
              <w:marTop w:val="0"/>
              <w:marBottom w:val="0"/>
              <w:divBdr>
                <w:top w:val="none" w:sz="0" w:space="0" w:color="auto"/>
                <w:left w:val="none" w:sz="0" w:space="0" w:color="auto"/>
                <w:bottom w:val="none" w:sz="0" w:space="0" w:color="auto"/>
                <w:right w:val="none" w:sz="0" w:space="0" w:color="auto"/>
              </w:divBdr>
            </w:div>
            <w:div w:id="389770641">
              <w:marLeft w:val="480"/>
              <w:marRight w:val="0"/>
              <w:marTop w:val="0"/>
              <w:marBottom w:val="0"/>
              <w:divBdr>
                <w:top w:val="none" w:sz="0" w:space="0" w:color="auto"/>
                <w:left w:val="none" w:sz="0" w:space="0" w:color="auto"/>
                <w:bottom w:val="none" w:sz="0" w:space="0" w:color="auto"/>
                <w:right w:val="none" w:sz="0" w:space="0" w:color="auto"/>
              </w:divBdr>
            </w:div>
            <w:div w:id="389809063">
              <w:marLeft w:val="480"/>
              <w:marRight w:val="0"/>
              <w:marTop w:val="0"/>
              <w:marBottom w:val="0"/>
              <w:divBdr>
                <w:top w:val="none" w:sz="0" w:space="0" w:color="auto"/>
                <w:left w:val="none" w:sz="0" w:space="0" w:color="auto"/>
                <w:bottom w:val="none" w:sz="0" w:space="0" w:color="auto"/>
                <w:right w:val="none" w:sz="0" w:space="0" w:color="auto"/>
              </w:divBdr>
            </w:div>
            <w:div w:id="389814414">
              <w:marLeft w:val="480"/>
              <w:marRight w:val="0"/>
              <w:marTop w:val="0"/>
              <w:marBottom w:val="0"/>
              <w:divBdr>
                <w:top w:val="none" w:sz="0" w:space="0" w:color="auto"/>
                <w:left w:val="none" w:sz="0" w:space="0" w:color="auto"/>
                <w:bottom w:val="none" w:sz="0" w:space="0" w:color="auto"/>
                <w:right w:val="none" w:sz="0" w:space="0" w:color="auto"/>
              </w:divBdr>
            </w:div>
            <w:div w:id="390077434">
              <w:marLeft w:val="480"/>
              <w:marRight w:val="0"/>
              <w:marTop w:val="0"/>
              <w:marBottom w:val="0"/>
              <w:divBdr>
                <w:top w:val="none" w:sz="0" w:space="0" w:color="auto"/>
                <w:left w:val="none" w:sz="0" w:space="0" w:color="auto"/>
                <w:bottom w:val="none" w:sz="0" w:space="0" w:color="auto"/>
                <w:right w:val="none" w:sz="0" w:space="0" w:color="auto"/>
              </w:divBdr>
            </w:div>
            <w:div w:id="390151881">
              <w:marLeft w:val="480"/>
              <w:marRight w:val="0"/>
              <w:marTop w:val="0"/>
              <w:marBottom w:val="0"/>
              <w:divBdr>
                <w:top w:val="none" w:sz="0" w:space="0" w:color="auto"/>
                <w:left w:val="none" w:sz="0" w:space="0" w:color="auto"/>
                <w:bottom w:val="none" w:sz="0" w:space="0" w:color="auto"/>
                <w:right w:val="none" w:sz="0" w:space="0" w:color="auto"/>
              </w:divBdr>
            </w:div>
            <w:div w:id="390276371">
              <w:marLeft w:val="480"/>
              <w:marRight w:val="0"/>
              <w:marTop w:val="0"/>
              <w:marBottom w:val="0"/>
              <w:divBdr>
                <w:top w:val="none" w:sz="0" w:space="0" w:color="auto"/>
                <w:left w:val="none" w:sz="0" w:space="0" w:color="auto"/>
                <w:bottom w:val="none" w:sz="0" w:space="0" w:color="auto"/>
                <w:right w:val="none" w:sz="0" w:space="0" w:color="auto"/>
              </w:divBdr>
            </w:div>
            <w:div w:id="390277977">
              <w:marLeft w:val="480"/>
              <w:marRight w:val="0"/>
              <w:marTop w:val="0"/>
              <w:marBottom w:val="0"/>
              <w:divBdr>
                <w:top w:val="none" w:sz="0" w:space="0" w:color="auto"/>
                <w:left w:val="none" w:sz="0" w:space="0" w:color="auto"/>
                <w:bottom w:val="none" w:sz="0" w:space="0" w:color="auto"/>
                <w:right w:val="none" w:sz="0" w:space="0" w:color="auto"/>
              </w:divBdr>
            </w:div>
            <w:div w:id="390278488">
              <w:marLeft w:val="480"/>
              <w:marRight w:val="0"/>
              <w:marTop w:val="0"/>
              <w:marBottom w:val="0"/>
              <w:divBdr>
                <w:top w:val="none" w:sz="0" w:space="0" w:color="auto"/>
                <w:left w:val="none" w:sz="0" w:space="0" w:color="auto"/>
                <w:bottom w:val="none" w:sz="0" w:space="0" w:color="auto"/>
                <w:right w:val="none" w:sz="0" w:space="0" w:color="auto"/>
              </w:divBdr>
            </w:div>
            <w:div w:id="390424562">
              <w:marLeft w:val="480"/>
              <w:marRight w:val="0"/>
              <w:marTop w:val="0"/>
              <w:marBottom w:val="0"/>
              <w:divBdr>
                <w:top w:val="none" w:sz="0" w:space="0" w:color="auto"/>
                <w:left w:val="none" w:sz="0" w:space="0" w:color="auto"/>
                <w:bottom w:val="none" w:sz="0" w:space="0" w:color="auto"/>
                <w:right w:val="none" w:sz="0" w:space="0" w:color="auto"/>
              </w:divBdr>
            </w:div>
            <w:div w:id="390466089">
              <w:marLeft w:val="480"/>
              <w:marRight w:val="0"/>
              <w:marTop w:val="0"/>
              <w:marBottom w:val="0"/>
              <w:divBdr>
                <w:top w:val="none" w:sz="0" w:space="0" w:color="auto"/>
                <w:left w:val="none" w:sz="0" w:space="0" w:color="auto"/>
                <w:bottom w:val="none" w:sz="0" w:space="0" w:color="auto"/>
                <w:right w:val="none" w:sz="0" w:space="0" w:color="auto"/>
              </w:divBdr>
            </w:div>
            <w:div w:id="390736222">
              <w:marLeft w:val="480"/>
              <w:marRight w:val="0"/>
              <w:marTop w:val="0"/>
              <w:marBottom w:val="0"/>
              <w:divBdr>
                <w:top w:val="none" w:sz="0" w:space="0" w:color="auto"/>
                <w:left w:val="none" w:sz="0" w:space="0" w:color="auto"/>
                <w:bottom w:val="none" w:sz="0" w:space="0" w:color="auto"/>
                <w:right w:val="none" w:sz="0" w:space="0" w:color="auto"/>
              </w:divBdr>
            </w:div>
            <w:div w:id="390881664">
              <w:marLeft w:val="480"/>
              <w:marRight w:val="0"/>
              <w:marTop w:val="0"/>
              <w:marBottom w:val="0"/>
              <w:divBdr>
                <w:top w:val="none" w:sz="0" w:space="0" w:color="auto"/>
                <w:left w:val="none" w:sz="0" w:space="0" w:color="auto"/>
                <w:bottom w:val="none" w:sz="0" w:space="0" w:color="auto"/>
                <w:right w:val="none" w:sz="0" w:space="0" w:color="auto"/>
              </w:divBdr>
            </w:div>
            <w:div w:id="390885665">
              <w:marLeft w:val="480"/>
              <w:marRight w:val="0"/>
              <w:marTop w:val="0"/>
              <w:marBottom w:val="0"/>
              <w:divBdr>
                <w:top w:val="none" w:sz="0" w:space="0" w:color="auto"/>
                <w:left w:val="none" w:sz="0" w:space="0" w:color="auto"/>
                <w:bottom w:val="none" w:sz="0" w:space="0" w:color="auto"/>
                <w:right w:val="none" w:sz="0" w:space="0" w:color="auto"/>
              </w:divBdr>
            </w:div>
            <w:div w:id="390887048">
              <w:marLeft w:val="480"/>
              <w:marRight w:val="0"/>
              <w:marTop w:val="0"/>
              <w:marBottom w:val="0"/>
              <w:divBdr>
                <w:top w:val="none" w:sz="0" w:space="0" w:color="auto"/>
                <w:left w:val="none" w:sz="0" w:space="0" w:color="auto"/>
                <w:bottom w:val="none" w:sz="0" w:space="0" w:color="auto"/>
                <w:right w:val="none" w:sz="0" w:space="0" w:color="auto"/>
              </w:divBdr>
            </w:div>
            <w:div w:id="391075535">
              <w:marLeft w:val="480"/>
              <w:marRight w:val="0"/>
              <w:marTop w:val="0"/>
              <w:marBottom w:val="0"/>
              <w:divBdr>
                <w:top w:val="none" w:sz="0" w:space="0" w:color="auto"/>
                <w:left w:val="none" w:sz="0" w:space="0" w:color="auto"/>
                <w:bottom w:val="none" w:sz="0" w:space="0" w:color="auto"/>
                <w:right w:val="none" w:sz="0" w:space="0" w:color="auto"/>
              </w:divBdr>
            </w:div>
            <w:div w:id="391346411">
              <w:marLeft w:val="480"/>
              <w:marRight w:val="0"/>
              <w:marTop w:val="0"/>
              <w:marBottom w:val="0"/>
              <w:divBdr>
                <w:top w:val="none" w:sz="0" w:space="0" w:color="auto"/>
                <w:left w:val="none" w:sz="0" w:space="0" w:color="auto"/>
                <w:bottom w:val="none" w:sz="0" w:space="0" w:color="auto"/>
                <w:right w:val="none" w:sz="0" w:space="0" w:color="auto"/>
              </w:divBdr>
            </w:div>
            <w:div w:id="391390677">
              <w:marLeft w:val="480"/>
              <w:marRight w:val="0"/>
              <w:marTop w:val="0"/>
              <w:marBottom w:val="0"/>
              <w:divBdr>
                <w:top w:val="none" w:sz="0" w:space="0" w:color="auto"/>
                <w:left w:val="none" w:sz="0" w:space="0" w:color="auto"/>
                <w:bottom w:val="none" w:sz="0" w:space="0" w:color="auto"/>
                <w:right w:val="none" w:sz="0" w:space="0" w:color="auto"/>
              </w:divBdr>
            </w:div>
            <w:div w:id="391462682">
              <w:marLeft w:val="480"/>
              <w:marRight w:val="0"/>
              <w:marTop w:val="0"/>
              <w:marBottom w:val="0"/>
              <w:divBdr>
                <w:top w:val="none" w:sz="0" w:space="0" w:color="auto"/>
                <w:left w:val="none" w:sz="0" w:space="0" w:color="auto"/>
                <w:bottom w:val="none" w:sz="0" w:space="0" w:color="auto"/>
                <w:right w:val="none" w:sz="0" w:space="0" w:color="auto"/>
              </w:divBdr>
            </w:div>
            <w:div w:id="391542540">
              <w:marLeft w:val="480"/>
              <w:marRight w:val="0"/>
              <w:marTop w:val="0"/>
              <w:marBottom w:val="0"/>
              <w:divBdr>
                <w:top w:val="none" w:sz="0" w:space="0" w:color="auto"/>
                <w:left w:val="none" w:sz="0" w:space="0" w:color="auto"/>
                <w:bottom w:val="none" w:sz="0" w:space="0" w:color="auto"/>
                <w:right w:val="none" w:sz="0" w:space="0" w:color="auto"/>
              </w:divBdr>
            </w:div>
            <w:div w:id="391661717">
              <w:marLeft w:val="480"/>
              <w:marRight w:val="0"/>
              <w:marTop w:val="0"/>
              <w:marBottom w:val="0"/>
              <w:divBdr>
                <w:top w:val="none" w:sz="0" w:space="0" w:color="auto"/>
                <w:left w:val="none" w:sz="0" w:space="0" w:color="auto"/>
                <w:bottom w:val="none" w:sz="0" w:space="0" w:color="auto"/>
                <w:right w:val="none" w:sz="0" w:space="0" w:color="auto"/>
              </w:divBdr>
            </w:div>
            <w:div w:id="391806304">
              <w:marLeft w:val="480"/>
              <w:marRight w:val="0"/>
              <w:marTop w:val="0"/>
              <w:marBottom w:val="0"/>
              <w:divBdr>
                <w:top w:val="none" w:sz="0" w:space="0" w:color="auto"/>
                <w:left w:val="none" w:sz="0" w:space="0" w:color="auto"/>
                <w:bottom w:val="none" w:sz="0" w:space="0" w:color="auto"/>
                <w:right w:val="none" w:sz="0" w:space="0" w:color="auto"/>
              </w:divBdr>
            </w:div>
            <w:div w:id="391925070">
              <w:marLeft w:val="480"/>
              <w:marRight w:val="0"/>
              <w:marTop w:val="0"/>
              <w:marBottom w:val="0"/>
              <w:divBdr>
                <w:top w:val="none" w:sz="0" w:space="0" w:color="auto"/>
                <w:left w:val="none" w:sz="0" w:space="0" w:color="auto"/>
                <w:bottom w:val="none" w:sz="0" w:space="0" w:color="auto"/>
                <w:right w:val="none" w:sz="0" w:space="0" w:color="auto"/>
              </w:divBdr>
            </w:div>
            <w:div w:id="391973647">
              <w:marLeft w:val="480"/>
              <w:marRight w:val="0"/>
              <w:marTop w:val="0"/>
              <w:marBottom w:val="0"/>
              <w:divBdr>
                <w:top w:val="none" w:sz="0" w:space="0" w:color="auto"/>
                <w:left w:val="none" w:sz="0" w:space="0" w:color="auto"/>
                <w:bottom w:val="none" w:sz="0" w:space="0" w:color="auto"/>
                <w:right w:val="none" w:sz="0" w:space="0" w:color="auto"/>
              </w:divBdr>
            </w:div>
            <w:div w:id="392000264">
              <w:marLeft w:val="480"/>
              <w:marRight w:val="0"/>
              <w:marTop w:val="0"/>
              <w:marBottom w:val="0"/>
              <w:divBdr>
                <w:top w:val="none" w:sz="0" w:space="0" w:color="auto"/>
                <w:left w:val="none" w:sz="0" w:space="0" w:color="auto"/>
                <w:bottom w:val="none" w:sz="0" w:space="0" w:color="auto"/>
                <w:right w:val="none" w:sz="0" w:space="0" w:color="auto"/>
              </w:divBdr>
            </w:div>
            <w:div w:id="392046968">
              <w:marLeft w:val="480"/>
              <w:marRight w:val="0"/>
              <w:marTop w:val="0"/>
              <w:marBottom w:val="0"/>
              <w:divBdr>
                <w:top w:val="none" w:sz="0" w:space="0" w:color="auto"/>
                <w:left w:val="none" w:sz="0" w:space="0" w:color="auto"/>
                <w:bottom w:val="none" w:sz="0" w:space="0" w:color="auto"/>
                <w:right w:val="none" w:sz="0" w:space="0" w:color="auto"/>
              </w:divBdr>
            </w:div>
            <w:div w:id="392047177">
              <w:marLeft w:val="480"/>
              <w:marRight w:val="0"/>
              <w:marTop w:val="0"/>
              <w:marBottom w:val="0"/>
              <w:divBdr>
                <w:top w:val="none" w:sz="0" w:space="0" w:color="auto"/>
                <w:left w:val="none" w:sz="0" w:space="0" w:color="auto"/>
                <w:bottom w:val="none" w:sz="0" w:space="0" w:color="auto"/>
                <w:right w:val="none" w:sz="0" w:space="0" w:color="auto"/>
              </w:divBdr>
            </w:div>
            <w:div w:id="392124689">
              <w:marLeft w:val="480"/>
              <w:marRight w:val="0"/>
              <w:marTop w:val="0"/>
              <w:marBottom w:val="0"/>
              <w:divBdr>
                <w:top w:val="none" w:sz="0" w:space="0" w:color="auto"/>
                <w:left w:val="none" w:sz="0" w:space="0" w:color="auto"/>
                <w:bottom w:val="none" w:sz="0" w:space="0" w:color="auto"/>
                <w:right w:val="none" w:sz="0" w:space="0" w:color="auto"/>
              </w:divBdr>
            </w:div>
            <w:div w:id="392199664">
              <w:marLeft w:val="480"/>
              <w:marRight w:val="0"/>
              <w:marTop w:val="0"/>
              <w:marBottom w:val="0"/>
              <w:divBdr>
                <w:top w:val="none" w:sz="0" w:space="0" w:color="auto"/>
                <w:left w:val="none" w:sz="0" w:space="0" w:color="auto"/>
                <w:bottom w:val="none" w:sz="0" w:space="0" w:color="auto"/>
                <w:right w:val="none" w:sz="0" w:space="0" w:color="auto"/>
              </w:divBdr>
            </w:div>
            <w:div w:id="392235173">
              <w:marLeft w:val="480"/>
              <w:marRight w:val="0"/>
              <w:marTop w:val="0"/>
              <w:marBottom w:val="0"/>
              <w:divBdr>
                <w:top w:val="none" w:sz="0" w:space="0" w:color="auto"/>
                <w:left w:val="none" w:sz="0" w:space="0" w:color="auto"/>
                <w:bottom w:val="none" w:sz="0" w:space="0" w:color="auto"/>
                <w:right w:val="none" w:sz="0" w:space="0" w:color="auto"/>
              </w:divBdr>
            </w:div>
            <w:div w:id="392240898">
              <w:marLeft w:val="480"/>
              <w:marRight w:val="0"/>
              <w:marTop w:val="0"/>
              <w:marBottom w:val="0"/>
              <w:divBdr>
                <w:top w:val="none" w:sz="0" w:space="0" w:color="auto"/>
                <w:left w:val="none" w:sz="0" w:space="0" w:color="auto"/>
                <w:bottom w:val="none" w:sz="0" w:space="0" w:color="auto"/>
                <w:right w:val="none" w:sz="0" w:space="0" w:color="auto"/>
              </w:divBdr>
            </w:div>
            <w:div w:id="392388688">
              <w:marLeft w:val="480"/>
              <w:marRight w:val="0"/>
              <w:marTop w:val="0"/>
              <w:marBottom w:val="0"/>
              <w:divBdr>
                <w:top w:val="none" w:sz="0" w:space="0" w:color="auto"/>
                <w:left w:val="none" w:sz="0" w:space="0" w:color="auto"/>
                <w:bottom w:val="none" w:sz="0" w:space="0" w:color="auto"/>
                <w:right w:val="none" w:sz="0" w:space="0" w:color="auto"/>
              </w:divBdr>
            </w:div>
            <w:div w:id="392390447">
              <w:marLeft w:val="480"/>
              <w:marRight w:val="0"/>
              <w:marTop w:val="0"/>
              <w:marBottom w:val="0"/>
              <w:divBdr>
                <w:top w:val="none" w:sz="0" w:space="0" w:color="auto"/>
                <w:left w:val="none" w:sz="0" w:space="0" w:color="auto"/>
                <w:bottom w:val="none" w:sz="0" w:space="0" w:color="auto"/>
                <w:right w:val="none" w:sz="0" w:space="0" w:color="auto"/>
              </w:divBdr>
            </w:div>
            <w:div w:id="392390986">
              <w:marLeft w:val="480"/>
              <w:marRight w:val="0"/>
              <w:marTop w:val="0"/>
              <w:marBottom w:val="0"/>
              <w:divBdr>
                <w:top w:val="none" w:sz="0" w:space="0" w:color="auto"/>
                <w:left w:val="none" w:sz="0" w:space="0" w:color="auto"/>
                <w:bottom w:val="none" w:sz="0" w:space="0" w:color="auto"/>
                <w:right w:val="none" w:sz="0" w:space="0" w:color="auto"/>
              </w:divBdr>
            </w:div>
            <w:div w:id="392506794">
              <w:marLeft w:val="480"/>
              <w:marRight w:val="0"/>
              <w:marTop w:val="0"/>
              <w:marBottom w:val="0"/>
              <w:divBdr>
                <w:top w:val="none" w:sz="0" w:space="0" w:color="auto"/>
                <w:left w:val="none" w:sz="0" w:space="0" w:color="auto"/>
                <w:bottom w:val="none" w:sz="0" w:space="0" w:color="auto"/>
                <w:right w:val="none" w:sz="0" w:space="0" w:color="auto"/>
              </w:divBdr>
            </w:div>
            <w:div w:id="392508043">
              <w:marLeft w:val="480"/>
              <w:marRight w:val="0"/>
              <w:marTop w:val="0"/>
              <w:marBottom w:val="0"/>
              <w:divBdr>
                <w:top w:val="none" w:sz="0" w:space="0" w:color="auto"/>
                <w:left w:val="none" w:sz="0" w:space="0" w:color="auto"/>
                <w:bottom w:val="none" w:sz="0" w:space="0" w:color="auto"/>
                <w:right w:val="none" w:sz="0" w:space="0" w:color="auto"/>
              </w:divBdr>
            </w:div>
            <w:div w:id="392508816">
              <w:marLeft w:val="480"/>
              <w:marRight w:val="0"/>
              <w:marTop w:val="0"/>
              <w:marBottom w:val="0"/>
              <w:divBdr>
                <w:top w:val="none" w:sz="0" w:space="0" w:color="auto"/>
                <w:left w:val="none" w:sz="0" w:space="0" w:color="auto"/>
                <w:bottom w:val="none" w:sz="0" w:space="0" w:color="auto"/>
                <w:right w:val="none" w:sz="0" w:space="0" w:color="auto"/>
              </w:divBdr>
            </w:div>
            <w:div w:id="392699143">
              <w:marLeft w:val="480"/>
              <w:marRight w:val="0"/>
              <w:marTop w:val="0"/>
              <w:marBottom w:val="0"/>
              <w:divBdr>
                <w:top w:val="none" w:sz="0" w:space="0" w:color="auto"/>
                <w:left w:val="none" w:sz="0" w:space="0" w:color="auto"/>
                <w:bottom w:val="none" w:sz="0" w:space="0" w:color="auto"/>
                <w:right w:val="none" w:sz="0" w:space="0" w:color="auto"/>
              </w:divBdr>
            </w:div>
            <w:div w:id="392699673">
              <w:marLeft w:val="480"/>
              <w:marRight w:val="0"/>
              <w:marTop w:val="0"/>
              <w:marBottom w:val="0"/>
              <w:divBdr>
                <w:top w:val="none" w:sz="0" w:space="0" w:color="auto"/>
                <w:left w:val="none" w:sz="0" w:space="0" w:color="auto"/>
                <w:bottom w:val="none" w:sz="0" w:space="0" w:color="auto"/>
                <w:right w:val="none" w:sz="0" w:space="0" w:color="auto"/>
              </w:divBdr>
            </w:div>
            <w:div w:id="392852258">
              <w:marLeft w:val="480"/>
              <w:marRight w:val="0"/>
              <w:marTop w:val="0"/>
              <w:marBottom w:val="0"/>
              <w:divBdr>
                <w:top w:val="none" w:sz="0" w:space="0" w:color="auto"/>
                <w:left w:val="none" w:sz="0" w:space="0" w:color="auto"/>
                <w:bottom w:val="none" w:sz="0" w:space="0" w:color="auto"/>
                <w:right w:val="none" w:sz="0" w:space="0" w:color="auto"/>
              </w:divBdr>
            </w:div>
            <w:div w:id="392893143">
              <w:marLeft w:val="480"/>
              <w:marRight w:val="0"/>
              <w:marTop w:val="0"/>
              <w:marBottom w:val="0"/>
              <w:divBdr>
                <w:top w:val="none" w:sz="0" w:space="0" w:color="auto"/>
                <w:left w:val="none" w:sz="0" w:space="0" w:color="auto"/>
                <w:bottom w:val="none" w:sz="0" w:space="0" w:color="auto"/>
                <w:right w:val="none" w:sz="0" w:space="0" w:color="auto"/>
              </w:divBdr>
            </w:div>
            <w:div w:id="392896378">
              <w:marLeft w:val="480"/>
              <w:marRight w:val="0"/>
              <w:marTop w:val="0"/>
              <w:marBottom w:val="0"/>
              <w:divBdr>
                <w:top w:val="none" w:sz="0" w:space="0" w:color="auto"/>
                <w:left w:val="none" w:sz="0" w:space="0" w:color="auto"/>
                <w:bottom w:val="none" w:sz="0" w:space="0" w:color="auto"/>
                <w:right w:val="none" w:sz="0" w:space="0" w:color="auto"/>
              </w:divBdr>
            </w:div>
            <w:div w:id="392969636">
              <w:marLeft w:val="480"/>
              <w:marRight w:val="0"/>
              <w:marTop w:val="0"/>
              <w:marBottom w:val="0"/>
              <w:divBdr>
                <w:top w:val="none" w:sz="0" w:space="0" w:color="auto"/>
                <w:left w:val="none" w:sz="0" w:space="0" w:color="auto"/>
                <w:bottom w:val="none" w:sz="0" w:space="0" w:color="auto"/>
                <w:right w:val="none" w:sz="0" w:space="0" w:color="auto"/>
              </w:divBdr>
            </w:div>
            <w:div w:id="392971551">
              <w:marLeft w:val="480"/>
              <w:marRight w:val="0"/>
              <w:marTop w:val="0"/>
              <w:marBottom w:val="0"/>
              <w:divBdr>
                <w:top w:val="none" w:sz="0" w:space="0" w:color="auto"/>
                <w:left w:val="none" w:sz="0" w:space="0" w:color="auto"/>
                <w:bottom w:val="none" w:sz="0" w:space="0" w:color="auto"/>
                <w:right w:val="none" w:sz="0" w:space="0" w:color="auto"/>
              </w:divBdr>
            </w:div>
            <w:div w:id="392971788">
              <w:marLeft w:val="480"/>
              <w:marRight w:val="0"/>
              <w:marTop w:val="0"/>
              <w:marBottom w:val="0"/>
              <w:divBdr>
                <w:top w:val="none" w:sz="0" w:space="0" w:color="auto"/>
                <w:left w:val="none" w:sz="0" w:space="0" w:color="auto"/>
                <w:bottom w:val="none" w:sz="0" w:space="0" w:color="auto"/>
                <w:right w:val="none" w:sz="0" w:space="0" w:color="auto"/>
              </w:divBdr>
            </w:div>
            <w:div w:id="393047004">
              <w:marLeft w:val="480"/>
              <w:marRight w:val="0"/>
              <w:marTop w:val="0"/>
              <w:marBottom w:val="0"/>
              <w:divBdr>
                <w:top w:val="none" w:sz="0" w:space="0" w:color="auto"/>
                <w:left w:val="none" w:sz="0" w:space="0" w:color="auto"/>
                <w:bottom w:val="none" w:sz="0" w:space="0" w:color="auto"/>
                <w:right w:val="none" w:sz="0" w:space="0" w:color="auto"/>
              </w:divBdr>
            </w:div>
            <w:div w:id="393086262">
              <w:marLeft w:val="480"/>
              <w:marRight w:val="0"/>
              <w:marTop w:val="0"/>
              <w:marBottom w:val="0"/>
              <w:divBdr>
                <w:top w:val="none" w:sz="0" w:space="0" w:color="auto"/>
                <w:left w:val="none" w:sz="0" w:space="0" w:color="auto"/>
                <w:bottom w:val="none" w:sz="0" w:space="0" w:color="auto"/>
                <w:right w:val="none" w:sz="0" w:space="0" w:color="auto"/>
              </w:divBdr>
            </w:div>
            <w:div w:id="393166537">
              <w:marLeft w:val="480"/>
              <w:marRight w:val="0"/>
              <w:marTop w:val="0"/>
              <w:marBottom w:val="0"/>
              <w:divBdr>
                <w:top w:val="none" w:sz="0" w:space="0" w:color="auto"/>
                <w:left w:val="none" w:sz="0" w:space="0" w:color="auto"/>
                <w:bottom w:val="none" w:sz="0" w:space="0" w:color="auto"/>
                <w:right w:val="none" w:sz="0" w:space="0" w:color="auto"/>
              </w:divBdr>
            </w:div>
            <w:div w:id="393283594">
              <w:marLeft w:val="480"/>
              <w:marRight w:val="0"/>
              <w:marTop w:val="0"/>
              <w:marBottom w:val="0"/>
              <w:divBdr>
                <w:top w:val="none" w:sz="0" w:space="0" w:color="auto"/>
                <w:left w:val="none" w:sz="0" w:space="0" w:color="auto"/>
                <w:bottom w:val="none" w:sz="0" w:space="0" w:color="auto"/>
                <w:right w:val="none" w:sz="0" w:space="0" w:color="auto"/>
              </w:divBdr>
            </w:div>
            <w:div w:id="393550191">
              <w:marLeft w:val="480"/>
              <w:marRight w:val="0"/>
              <w:marTop w:val="0"/>
              <w:marBottom w:val="0"/>
              <w:divBdr>
                <w:top w:val="none" w:sz="0" w:space="0" w:color="auto"/>
                <w:left w:val="none" w:sz="0" w:space="0" w:color="auto"/>
                <w:bottom w:val="none" w:sz="0" w:space="0" w:color="auto"/>
                <w:right w:val="none" w:sz="0" w:space="0" w:color="auto"/>
              </w:divBdr>
            </w:div>
            <w:div w:id="393698331">
              <w:marLeft w:val="480"/>
              <w:marRight w:val="0"/>
              <w:marTop w:val="0"/>
              <w:marBottom w:val="0"/>
              <w:divBdr>
                <w:top w:val="none" w:sz="0" w:space="0" w:color="auto"/>
                <w:left w:val="none" w:sz="0" w:space="0" w:color="auto"/>
                <w:bottom w:val="none" w:sz="0" w:space="0" w:color="auto"/>
                <w:right w:val="none" w:sz="0" w:space="0" w:color="auto"/>
              </w:divBdr>
            </w:div>
            <w:div w:id="393701959">
              <w:marLeft w:val="480"/>
              <w:marRight w:val="0"/>
              <w:marTop w:val="0"/>
              <w:marBottom w:val="0"/>
              <w:divBdr>
                <w:top w:val="none" w:sz="0" w:space="0" w:color="auto"/>
                <w:left w:val="none" w:sz="0" w:space="0" w:color="auto"/>
                <w:bottom w:val="none" w:sz="0" w:space="0" w:color="auto"/>
                <w:right w:val="none" w:sz="0" w:space="0" w:color="auto"/>
              </w:divBdr>
            </w:div>
            <w:div w:id="393815979">
              <w:marLeft w:val="480"/>
              <w:marRight w:val="0"/>
              <w:marTop w:val="0"/>
              <w:marBottom w:val="0"/>
              <w:divBdr>
                <w:top w:val="none" w:sz="0" w:space="0" w:color="auto"/>
                <w:left w:val="none" w:sz="0" w:space="0" w:color="auto"/>
                <w:bottom w:val="none" w:sz="0" w:space="0" w:color="auto"/>
                <w:right w:val="none" w:sz="0" w:space="0" w:color="auto"/>
              </w:divBdr>
            </w:div>
            <w:div w:id="393896612">
              <w:marLeft w:val="480"/>
              <w:marRight w:val="0"/>
              <w:marTop w:val="0"/>
              <w:marBottom w:val="0"/>
              <w:divBdr>
                <w:top w:val="none" w:sz="0" w:space="0" w:color="auto"/>
                <w:left w:val="none" w:sz="0" w:space="0" w:color="auto"/>
                <w:bottom w:val="none" w:sz="0" w:space="0" w:color="auto"/>
                <w:right w:val="none" w:sz="0" w:space="0" w:color="auto"/>
              </w:divBdr>
            </w:div>
            <w:div w:id="393896656">
              <w:marLeft w:val="480"/>
              <w:marRight w:val="0"/>
              <w:marTop w:val="0"/>
              <w:marBottom w:val="0"/>
              <w:divBdr>
                <w:top w:val="none" w:sz="0" w:space="0" w:color="auto"/>
                <w:left w:val="none" w:sz="0" w:space="0" w:color="auto"/>
                <w:bottom w:val="none" w:sz="0" w:space="0" w:color="auto"/>
                <w:right w:val="none" w:sz="0" w:space="0" w:color="auto"/>
              </w:divBdr>
            </w:div>
            <w:div w:id="393897197">
              <w:marLeft w:val="480"/>
              <w:marRight w:val="0"/>
              <w:marTop w:val="0"/>
              <w:marBottom w:val="0"/>
              <w:divBdr>
                <w:top w:val="none" w:sz="0" w:space="0" w:color="auto"/>
                <w:left w:val="none" w:sz="0" w:space="0" w:color="auto"/>
                <w:bottom w:val="none" w:sz="0" w:space="0" w:color="auto"/>
                <w:right w:val="none" w:sz="0" w:space="0" w:color="auto"/>
              </w:divBdr>
            </w:div>
            <w:div w:id="393939574">
              <w:marLeft w:val="480"/>
              <w:marRight w:val="0"/>
              <w:marTop w:val="0"/>
              <w:marBottom w:val="0"/>
              <w:divBdr>
                <w:top w:val="none" w:sz="0" w:space="0" w:color="auto"/>
                <w:left w:val="none" w:sz="0" w:space="0" w:color="auto"/>
                <w:bottom w:val="none" w:sz="0" w:space="0" w:color="auto"/>
                <w:right w:val="none" w:sz="0" w:space="0" w:color="auto"/>
              </w:divBdr>
            </w:div>
            <w:div w:id="393969265">
              <w:marLeft w:val="480"/>
              <w:marRight w:val="0"/>
              <w:marTop w:val="0"/>
              <w:marBottom w:val="0"/>
              <w:divBdr>
                <w:top w:val="none" w:sz="0" w:space="0" w:color="auto"/>
                <w:left w:val="none" w:sz="0" w:space="0" w:color="auto"/>
                <w:bottom w:val="none" w:sz="0" w:space="0" w:color="auto"/>
                <w:right w:val="none" w:sz="0" w:space="0" w:color="auto"/>
              </w:divBdr>
            </w:div>
            <w:div w:id="394014947">
              <w:marLeft w:val="480"/>
              <w:marRight w:val="0"/>
              <w:marTop w:val="0"/>
              <w:marBottom w:val="0"/>
              <w:divBdr>
                <w:top w:val="none" w:sz="0" w:space="0" w:color="auto"/>
                <w:left w:val="none" w:sz="0" w:space="0" w:color="auto"/>
                <w:bottom w:val="none" w:sz="0" w:space="0" w:color="auto"/>
                <w:right w:val="none" w:sz="0" w:space="0" w:color="auto"/>
              </w:divBdr>
            </w:div>
            <w:div w:id="394084317">
              <w:marLeft w:val="480"/>
              <w:marRight w:val="0"/>
              <w:marTop w:val="0"/>
              <w:marBottom w:val="0"/>
              <w:divBdr>
                <w:top w:val="none" w:sz="0" w:space="0" w:color="auto"/>
                <w:left w:val="none" w:sz="0" w:space="0" w:color="auto"/>
                <w:bottom w:val="none" w:sz="0" w:space="0" w:color="auto"/>
                <w:right w:val="none" w:sz="0" w:space="0" w:color="auto"/>
              </w:divBdr>
            </w:div>
            <w:div w:id="394085092">
              <w:marLeft w:val="480"/>
              <w:marRight w:val="0"/>
              <w:marTop w:val="0"/>
              <w:marBottom w:val="0"/>
              <w:divBdr>
                <w:top w:val="none" w:sz="0" w:space="0" w:color="auto"/>
                <w:left w:val="none" w:sz="0" w:space="0" w:color="auto"/>
                <w:bottom w:val="none" w:sz="0" w:space="0" w:color="auto"/>
                <w:right w:val="none" w:sz="0" w:space="0" w:color="auto"/>
              </w:divBdr>
            </w:div>
            <w:div w:id="394086979">
              <w:marLeft w:val="480"/>
              <w:marRight w:val="0"/>
              <w:marTop w:val="0"/>
              <w:marBottom w:val="0"/>
              <w:divBdr>
                <w:top w:val="none" w:sz="0" w:space="0" w:color="auto"/>
                <w:left w:val="none" w:sz="0" w:space="0" w:color="auto"/>
                <w:bottom w:val="none" w:sz="0" w:space="0" w:color="auto"/>
                <w:right w:val="none" w:sz="0" w:space="0" w:color="auto"/>
              </w:divBdr>
            </w:div>
            <w:div w:id="394087514">
              <w:marLeft w:val="480"/>
              <w:marRight w:val="0"/>
              <w:marTop w:val="0"/>
              <w:marBottom w:val="0"/>
              <w:divBdr>
                <w:top w:val="none" w:sz="0" w:space="0" w:color="auto"/>
                <w:left w:val="none" w:sz="0" w:space="0" w:color="auto"/>
                <w:bottom w:val="none" w:sz="0" w:space="0" w:color="auto"/>
                <w:right w:val="none" w:sz="0" w:space="0" w:color="auto"/>
              </w:divBdr>
            </w:div>
            <w:div w:id="394090968">
              <w:marLeft w:val="480"/>
              <w:marRight w:val="0"/>
              <w:marTop w:val="0"/>
              <w:marBottom w:val="0"/>
              <w:divBdr>
                <w:top w:val="none" w:sz="0" w:space="0" w:color="auto"/>
                <w:left w:val="none" w:sz="0" w:space="0" w:color="auto"/>
                <w:bottom w:val="none" w:sz="0" w:space="0" w:color="auto"/>
                <w:right w:val="none" w:sz="0" w:space="0" w:color="auto"/>
              </w:divBdr>
            </w:div>
            <w:div w:id="394133982">
              <w:marLeft w:val="480"/>
              <w:marRight w:val="0"/>
              <w:marTop w:val="0"/>
              <w:marBottom w:val="0"/>
              <w:divBdr>
                <w:top w:val="none" w:sz="0" w:space="0" w:color="auto"/>
                <w:left w:val="none" w:sz="0" w:space="0" w:color="auto"/>
                <w:bottom w:val="none" w:sz="0" w:space="0" w:color="auto"/>
                <w:right w:val="none" w:sz="0" w:space="0" w:color="auto"/>
              </w:divBdr>
            </w:div>
            <w:div w:id="394165693">
              <w:marLeft w:val="480"/>
              <w:marRight w:val="0"/>
              <w:marTop w:val="0"/>
              <w:marBottom w:val="0"/>
              <w:divBdr>
                <w:top w:val="none" w:sz="0" w:space="0" w:color="auto"/>
                <w:left w:val="none" w:sz="0" w:space="0" w:color="auto"/>
                <w:bottom w:val="none" w:sz="0" w:space="0" w:color="auto"/>
                <w:right w:val="none" w:sz="0" w:space="0" w:color="auto"/>
              </w:divBdr>
            </w:div>
            <w:div w:id="394355833">
              <w:marLeft w:val="480"/>
              <w:marRight w:val="0"/>
              <w:marTop w:val="0"/>
              <w:marBottom w:val="0"/>
              <w:divBdr>
                <w:top w:val="none" w:sz="0" w:space="0" w:color="auto"/>
                <w:left w:val="none" w:sz="0" w:space="0" w:color="auto"/>
                <w:bottom w:val="none" w:sz="0" w:space="0" w:color="auto"/>
                <w:right w:val="none" w:sz="0" w:space="0" w:color="auto"/>
              </w:divBdr>
            </w:div>
            <w:div w:id="394426516">
              <w:marLeft w:val="480"/>
              <w:marRight w:val="0"/>
              <w:marTop w:val="0"/>
              <w:marBottom w:val="0"/>
              <w:divBdr>
                <w:top w:val="none" w:sz="0" w:space="0" w:color="auto"/>
                <w:left w:val="none" w:sz="0" w:space="0" w:color="auto"/>
                <w:bottom w:val="none" w:sz="0" w:space="0" w:color="auto"/>
                <w:right w:val="none" w:sz="0" w:space="0" w:color="auto"/>
              </w:divBdr>
            </w:div>
            <w:div w:id="394472179">
              <w:marLeft w:val="480"/>
              <w:marRight w:val="0"/>
              <w:marTop w:val="0"/>
              <w:marBottom w:val="0"/>
              <w:divBdr>
                <w:top w:val="none" w:sz="0" w:space="0" w:color="auto"/>
                <w:left w:val="none" w:sz="0" w:space="0" w:color="auto"/>
                <w:bottom w:val="none" w:sz="0" w:space="0" w:color="auto"/>
                <w:right w:val="none" w:sz="0" w:space="0" w:color="auto"/>
              </w:divBdr>
            </w:div>
            <w:div w:id="394623926">
              <w:marLeft w:val="480"/>
              <w:marRight w:val="0"/>
              <w:marTop w:val="0"/>
              <w:marBottom w:val="0"/>
              <w:divBdr>
                <w:top w:val="none" w:sz="0" w:space="0" w:color="auto"/>
                <w:left w:val="none" w:sz="0" w:space="0" w:color="auto"/>
                <w:bottom w:val="none" w:sz="0" w:space="0" w:color="auto"/>
                <w:right w:val="none" w:sz="0" w:space="0" w:color="auto"/>
              </w:divBdr>
            </w:div>
            <w:div w:id="394663923">
              <w:marLeft w:val="480"/>
              <w:marRight w:val="0"/>
              <w:marTop w:val="0"/>
              <w:marBottom w:val="0"/>
              <w:divBdr>
                <w:top w:val="none" w:sz="0" w:space="0" w:color="auto"/>
                <w:left w:val="none" w:sz="0" w:space="0" w:color="auto"/>
                <w:bottom w:val="none" w:sz="0" w:space="0" w:color="auto"/>
                <w:right w:val="none" w:sz="0" w:space="0" w:color="auto"/>
              </w:divBdr>
            </w:div>
            <w:div w:id="394669985">
              <w:marLeft w:val="480"/>
              <w:marRight w:val="0"/>
              <w:marTop w:val="0"/>
              <w:marBottom w:val="0"/>
              <w:divBdr>
                <w:top w:val="none" w:sz="0" w:space="0" w:color="auto"/>
                <w:left w:val="none" w:sz="0" w:space="0" w:color="auto"/>
                <w:bottom w:val="none" w:sz="0" w:space="0" w:color="auto"/>
                <w:right w:val="none" w:sz="0" w:space="0" w:color="auto"/>
              </w:divBdr>
            </w:div>
            <w:div w:id="394741778">
              <w:marLeft w:val="480"/>
              <w:marRight w:val="0"/>
              <w:marTop w:val="0"/>
              <w:marBottom w:val="0"/>
              <w:divBdr>
                <w:top w:val="none" w:sz="0" w:space="0" w:color="auto"/>
                <w:left w:val="none" w:sz="0" w:space="0" w:color="auto"/>
                <w:bottom w:val="none" w:sz="0" w:space="0" w:color="auto"/>
                <w:right w:val="none" w:sz="0" w:space="0" w:color="auto"/>
              </w:divBdr>
            </w:div>
            <w:div w:id="394743403">
              <w:marLeft w:val="480"/>
              <w:marRight w:val="0"/>
              <w:marTop w:val="0"/>
              <w:marBottom w:val="0"/>
              <w:divBdr>
                <w:top w:val="none" w:sz="0" w:space="0" w:color="auto"/>
                <w:left w:val="none" w:sz="0" w:space="0" w:color="auto"/>
                <w:bottom w:val="none" w:sz="0" w:space="0" w:color="auto"/>
                <w:right w:val="none" w:sz="0" w:space="0" w:color="auto"/>
              </w:divBdr>
            </w:div>
            <w:div w:id="394934579">
              <w:marLeft w:val="480"/>
              <w:marRight w:val="0"/>
              <w:marTop w:val="0"/>
              <w:marBottom w:val="0"/>
              <w:divBdr>
                <w:top w:val="none" w:sz="0" w:space="0" w:color="auto"/>
                <w:left w:val="none" w:sz="0" w:space="0" w:color="auto"/>
                <w:bottom w:val="none" w:sz="0" w:space="0" w:color="auto"/>
                <w:right w:val="none" w:sz="0" w:space="0" w:color="auto"/>
              </w:divBdr>
            </w:div>
            <w:div w:id="395010818">
              <w:marLeft w:val="480"/>
              <w:marRight w:val="0"/>
              <w:marTop w:val="0"/>
              <w:marBottom w:val="0"/>
              <w:divBdr>
                <w:top w:val="none" w:sz="0" w:space="0" w:color="auto"/>
                <w:left w:val="none" w:sz="0" w:space="0" w:color="auto"/>
                <w:bottom w:val="none" w:sz="0" w:space="0" w:color="auto"/>
                <w:right w:val="none" w:sz="0" w:space="0" w:color="auto"/>
              </w:divBdr>
            </w:div>
            <w:div w:id="395013242">
              <w:marLeft w:val="480"/>
              <w:marRight w:val="0"/>
              <w:marTop w:val="0"/>
              <w:marBottom w:val="0"/>
              <w:divBdr>
                <w:top w:val="none" w:sz="0" w:space="0" w:color="auto"/>
                <w:left w:val="none" w:sz="0" w:space="0" w:color="auto"/>
                <w:bottom w:val="none" w:sz="0" w:space="0" w:color="auto"/>
                <w:right w:val="none" w:sz="0" w:space="0" w:color="auto"/>
              </w:divBdr>
            </w:div>
            <w:div w:id="395128485">
              <w:marLeft w:val="480"/>
              <w:marRight w:val="0"/>
              <w:marTop w:val="0"/>
              <w:marBottom w:val="0"/>
              <w:divBdr>
                <w:top w:val="none" w:sz="0" w:space="0" w:color="auto"/>
                <w:left w:val="none" w:sz="0" w:space="0" w:color="auto"/>
                <w:bottom w:val="none" w:sz="0" w:space="0" w:color="auto"/>
                <w:right w:val="none" w:sz="0" w:space="0" w:color="auto"/>
              </w:divBdr>
            </w:div>
            <w:div w:id="395131886">
              <w:marLeft w:val="480"/>
              <w:marRight w:val="0"/>
              <w:marTop w:val="0"/>
              <w:marBottom w:val="0"/>
              <w:divBdr>
                <w:top w:val="none" w:sz="0" w:space="0" w:color="auto"/>
                <w:left w:val="none" w:sz="0" w:space="0" w:color="auto"/>
                <w:bottom w:val="none" w:sz="0" w:space="0" w:color="auto"/>
                <w:right w:val="none" w:sz="0" w:space="0" w:color="auto"/>
              </w:divBdr>
            </w:div>
            <w:div w:id="395209195">
              <w:marLeft w:val="480"/>
              <w:marRight w:val="0"/>
              <w:marTop w:val="0"/>
              <w:marBottom w:val="0"/>
              <w:divBdr>
                <w:top w:val="none" w:sz="0" w:space="0" w:color="auto"/>
                <w:left w:val="none" w:sz="0" w:space="0" w:color="auto"/>
                <w:bottom w:val="none" w:sz="0" w:space="0" w:color="auto"/>
                <w:right w:val="none" w:sz="0" w:space="0" w:color="auto"/>
              </w:divBdr>
            </w:div>
            <w:div w:id="395469392">
              <w:marLeft w:val="480"/>
              <w:marRight w:val="0"/>
              <w:marTop w:val="0"/>
              <w:marBottom w:val="0"/>
              <w:divBdr>
                <w:top w:val="none" w:sz="0" w:space="0" w:color="auto"/>
                <w:left w:val="none" w:sz="0" w:space="0" w:color="auto"/>
                <w:bottom w:val="none" w:sz="0" w:space="0" w:color="auto"/>
                <w:right w:val="none" w:sz="0" w:space="0" w:color="auto"/>
              </w:divBdr>
            </w:div>
            <w:div w:id="395518439">
              <w:marLeft w:val="480"/>
              <w:marRight w:val="0"/>
              <w:marTop w:val="0"/>
              <w:marBottom w:val="0"/>
              <w:divBdr>
                <w:top w:val="none" w:sz="0" w:space="0" w:color="auto"/>
                <w:left w:val="none" w:sz="0" w:space="0" w:color="auto"/>
                <w:bottom w:val="none" w:sz="0" w:space="0" w:color="auto"/>
                <w:right w:val="none" w:sz="0" w:space="0" w:color="auto"/>
              </w:divBdr>
            </w:div>
            <w:div w:id="395520277">
              <w:marLeft w:val="480"/>
              <w:marRight w:val="0"/>
              <w:marTop w:val="0"/>
              <w:marBottom w:val="0"/>
              <w:divBdr>
                <w:top w:val="none" w:sz="0" w:space="0" w:color="auto"/>
                <w:left w:val="none" w:sz="0" w:space="0" w:color="auto"/>
                <w:bottom w:val="none" w:sz="0" w:space="0" w:color="auto"/>
                <w:right w:val="none" w:sz="0" w:space="0" w:color="auto"/>
              </w:divBdr>
            </w:div>
            <w:div w:id="395784765">
              <w:marLeft w:val="480"/>
              <w:marRight w:val="0"/>
              <w:marTop w:val="0"/>
              <w:marBottom w:val="0"/>
              <w:divBdr>
                <w:top w:val="none" w:sz="0" w:space="0" w:color="auto"/>
                <w:left w:val="none" w:sz="0" w:space="0" w:color="auto"/>
                <w:bottom w:val="none" w:sz="0" w:space="0" w:color="auto"/>
                <w:right w:val="none" w:sz="0" w:space="0" w:color="auto"/>
              </w:divBdr>
            </w:div>
            <w:div w:id="395788328">
              <w:marLeft w:val="480"/>
              <w:marRight w:val="0"/>
              <w:marTop w:val="0"/>
              <w:marBottom w:val="0"/>
              <w:divBdr>
                <w:top w:val="none" w:sz="0" w:space="0" w:color="auto"/>
                <w:left w:val="none" w:sz="0" w:space="0" w:color="auto"/>
                <w:bottom w:val="none" w:sz="0" w:space="0" w:color="auto"/>
                <w:right w:val="none" w:sz="0" w:space="0" w:color="auto"/>
              </w:divBdr>
            </w:div>
            <w:div w:id="395935286">
              <w:marLeft w:val="480"/>
              <w:marRight w:val="0"/>
              <w:marTop w:val="0"/>
              <w:marBottom w:val="0"/>
              <w:divBdr>
                <w:top w:val="none" w:sz="0" w:space="0" w:color="auto"/>
                <w:left w:val="none" w:sz="0" w:space="0" w:color="auto"/>
                <w:bottom w:val="none" w:sz="0" w:space="0" w:color="auto"/>
                <w:right w:val="none" w:sz="0" w:space="0" w:color="auto"/>
              </w:divBdr>
            </w:div>
            <w:div w:id="396053375">
              <w:marLeft w:val="480"/>
              <w:marRight w:val="0"/>
              <w:marTop w:val="0"/>
              <w:marBottom w:val="0"/>
              <w:divBdr>
                <w:top w:val="none" w:sz="0" w:space="0" w:color="auto"/>
                <w:left w:val="none" w:sz="0" w:space="0" w:color="auto"/>
                <w:bottom w:val="none" w:sz="0" w:space="0" w:color="auto"/>
                <w:right w:val="none" w:sz="0" w:space="0" w:color="auto"/>
              </w:divBdr>
            </w:div>
            <w:div w:id="396055264">
              <w:marLeft w:val="480"/>
              <w:marRight w:val="0"/>
              <w:marTop w:val="0"/>
              <w:marBottom w:val="0"/>
              <w:divBdr>
                <w:top w:val="none" w:sz="0" w:space="0" w:color="auto"/>
                <w:left w:val="none" w:sz="0" w:space="0" w:color="auto"/>
                <w:bottom w:val="none" w:sz="0" w:space="0" w:color="auto"/>
                <w:right w:val="none" w:sz="0" w:space="0" w:color="auto"/>
              </w:divBdr>
            </w:div>
            <w:div w:id="396125807">
              <w:marLeft w:val="480"/>
              <w:marRight w:val="0"/>
              <w:marTop w:val="0"/>
              <w:marBottom w:val="0"/>
              <w:divBdr>
                <w:top w:val="none" w:sz="0" w:space="0" w:color="auto"/>
                <w:left w:val="none" w:sz="0" w:space="0" w:color="auto"/>
                <w:bottom w:val="none" w:sz="0" w:space="0" w:color="auto"/>
                <w:right w:val="none" w:sz="0" w:space="0" w:color="auto"/>
              </w:divBdr>
            </w:div>
            <w:div w:id="396128063">
              <w:marLeft w:val="480"/>
              <w:marRight w:val="0"/>
              <w:marTop w:val="0"/>
              <w:marBottom w:val="0"/>
              <w:divBdr>
                <w:top w:val="none" w:sz="0" w:space="0" w:color="auto"/>
                <w:left w:val="none" w:sz="0" w:space="0" w:color="auto"/>
                <w:bottom w:val="none" w:sz="0" w:space="0" w:color="auto"/>
                <w:right w:val="none" w:sz="0" w:space="0" w:color="auto"/>
              </w:divBdr>
            </w:div>
            <w:div w:id="396131852">
              <w:marLeft w:val="480"/>
              <w:marRight w:val="0"/>
              <w:marTop w:val="0"/>
              <w:marBottom w:val="0"/>
              <w:divBdr>
                <w:top w:val="none" w:sz="0" w:space="0" w:color="auto"/>
                <w:left w:val="none" w:sz="0" w:space="0" w:color="auto"/>
                <w:bottom w:val="none" w:sz="0" w:space="0" w:color="auto"/>
                <w:right w:val="none" w:sz="0" w:space="0" w:color="auto"/>
              </w:divBdr>
            </w:div>
            <w:div w:id="396166984">
              <w:marLeft w:val="480"/>
              <w:marRight w:val="0"/>
              <w:marTop w:val="0"/>
              <w:marBottom w:val="0"/>
              <w:divBdr>
                <w:top w:val="none" w:sz="0" w:space="0" w:color="auto"/>
                <w:left w:val="none" w:sz="0" w:space="0" w:color="auto"/>
                <w:bottom w:val="none" w:sz="0" w:space="0" w:color="auto"/>
                <w:right w:val="none" w:sz="0" w:space="0" w:color="auto"/>
              </w:divBdr>
            </w:div>
            <w:div w:id="396441583">
              <w:marLeft w:val="480"/>
              <w:marRight w:val="0"/>
              <w:marTop w:val="0"/>
              <w:marBottom w:val="0"/>
              <w:divBdr>
                <w:top w:val="none" w:sz="0" w:space="0" w:color="auto"/>
                <w:left w:val="none" w:sz="0" w:space="0" w:color="auto"/>
                <w:bottom w:val="none" w:sz="0" w:space="0" w:color="auto"/>
                <w:right w:val="none" w:sz="0" w:space="0" w:color="auto"/>
              </w:divBdr>
            </w:div>
            <w:div w:id="396510243">
              <w:marLeft w:val="480"/>
              <w:marRight w:val="0"/>
              <w:marTop w:val="0"/>
              <w:marBottom w:val="0"/>
              <w:divBdr>
                <w:top w:val="none" w:sz="0" w:space="0" w:color="auto"/>
                <w:left w:val="none" w:sz="0" w:space="0" w:color="auto"/>
                <w:bottom w:val="none" w:sz="0" w:space="0" w:color="auto"/>
                <w:right w:val="none" w:sz="0" w:space="0" w:color="auto"/>
              </w:divBdr>
            </w:div>
            <w:div w:id="396518981">
              <w:marLeft w:val="480"/>
              <w:marRight w:val="0"/>
              <w:marTop w:val="0"/>
              <w:marBottom w:val="0"/>
              <w:divBdr>
                <w:top w:val="none" w:sz="0" w:space="0" w:color="auto"/>
                <w:left w:val="none" w:sz="0" w:space="0" w:color="auto"/>
                <w:bottom w:val="none" w:sz="0" w:space="0" w:color="auto"/>
                <w:right w:val="none" w:sz="0" w:space="0" w:color="auto"/>
              </w:divBdr>
            </w:div>
            <w:div w:id="396829883">
              <w:marLeft w:val="480"/>
              <w:marRight w:val="0"/>
              <w:marTop w:val="0"/>
              <w:marBottom w:val="0"/>
              <w:divBdr>
                <w:top w:val="none" w:sz="0" w:space="0" w:color="auto"/>
                <w:left w:val="none" w:sz="0" w:space="0" w:color="auto"/>
                <w:bottom w:val="none" w:sz="0" w:space="0" w:color="auto"/>
                <w:right w:val="none" w:sz="0" w:space="0" w:color="auto"/>
              </w:divBdr>
            </w:div>
            <w:div w:id="396904630">
              <w:marLeft w:val="480"/>
              <w:marRight w:val="0"/>
              <w:marTop w:val="0"/>
              <w:marBottom w:val="0"/>
              <w:divBdr>
                <w:top w:val="none" w:sz="0" w:space="0" w:color="auto"/>
                <w:left w:val="none" w:sz="0" w:space="0" w:color="auto"/>
                <w:bottom w:val="none" w:sz="0" w:space="0" w:color="auto"/>
                <w:right w:val="none" w:sz="0" w:space="0" w:color="auto"/>
              </w:divBdr>
            </w:div>
            <w:div w:id="396974370">
              <w:marLeft w:val="480"/>
              <w:marRight w:val="0"/>
              <w:marTop w:val="0"/>
              <w:marBottom w:val="0"/>
              <w:divBdr>
                <w:top w:val="none" w:sz="0" w:space="0" w:color="auto"/>
                <w:left w:val="none" w:sz="0" w:space="0" w:color="auto"/>
                <w:bottom w:val="none" w:sz="0" w:space="0" w:color="auto"/>
                <w:right w:val="none" w:sz="0" w:space="0" w:color="auto"/>
              </w:divBdr>
            </w:div>
            <w:div w:id="397168716">
              <w:marLeft w:val="480"/>
              <w:marRight w:val="0"/>
              <w:marTop w:val="0"/>
              <w:marBottom w:val="0"/>
              <w:divBdr>
                <w:top w:val="none" w:sz="0" w:space="0" w:color="auto"/>
                <w:left w:val="none" w:sz="0" w:space="0" w:color="auto"/>
                <w:bottom w:val="none" w:sz="0" w:space="0" w:color="auto"/>
                <w:right w:val="none" w:sz="0" w:space="0" w:color="auto"/>
              </w:divBdr>
            </w:div>
            <w:div w:id="397215513">
              <w:marLeft w:val="480"/>
              <w:marRight w:val="0"/>
              <w:marTop w:val="0"/>
              <w:marBottom w:val="0"/>
              <w:divBdr>
                <w:top w:val="none" w:sz="0" w:space="0" w:color="auto"/>
                <w:left w:val="none" w:sz="0" w:space="0" w:color="auto"/>
                <w:bottom w:val="none" w:sz="0" w:space="0" w:color="auto"/>
                <w:right w:val="none" w:sz="0" w:space="0" w:color="auto"/>
              </w:divBdr>
            </w:div>
            <w:div w:id="397241462">
              <w:marLeft w:val="480"/>
              <w:marRight w:val="0"/>
              <w:marTop w:val="0"/>
              <w:marBottom w:val="0"/>
              <w:divBdr>
                <w:top w:val="none" w:sz="0" w:space="0" w:color="auto"/>
                <w:left w:val="none" w:sz="0" w:space="0" w:color="auto"/>
                <w:bottom w:val="none" w:sz="0" w:space="0" w:color="auto"/>
                <w:right w:val="none" w:sz="0" w:space="0" w:color="auto"/>
              </w:divBdr>
            </w:div>
            <w:div w:id="397245357">
              <w:marLeft w:val="480"/>
              <w:marRight w:val="0"/>
              <w:marTop w:val="0"/>
              <w:marBottom w:val="0"/>
              <w:divBdr>
                <w:top w:val="none" w:sz="0" w:space="0" w:color="auto"/>
                <w:left w:val="none" w:sz="0" w:space="0" w:color="auto"/>
                <w:bottom w:val="none" w:sz="0" w:space="0" w:color="auto"/>
                <w:right w:val="none" w:sz="0" w:space="0" w:color="auto"/>
              </w:divBdr>
            </w:div>
            <w:div w:id="397293190">
              <w:marLeft w:val="480"/>
              <w:marRight w:val="0"/>
              <w:marTop w:val="0"/>
              <w:marBottom w:val="0"/>
              <w:divBdr>
                <w:top w:val="none" w:sz="0" w:space="0" w:color="auto"/>
                <w:left w:val="none" w:sz="0" w:space="0" w:color="auto"/>
                <w:bottom w:val="none" w:sz="0" w:space="0" w:color="auto"/>
                <w:right w:val="none" w:sz="0" w:space="0" w:color="auto"/>
              </w:divBdr>
            </w:div>
            <w:div w:id="397361700">
              <w:marLeft w:val="480"/>
              <w:marRight w:val="0"/>
              <w:marTop w:val="0"/>
              <w:marBottom w:val="0"/>
              <w:divBdr>
                <w:top w:val="none" w:sz="0" w:space="0" w:color="auto"/>
                <w:left w:val="none" w:sz="0" w:space="0" w:color="auto"/>
                <w:bottom w:val="none" w:sz="0" w:space="0" w:color="auto"/>
                <w:right w:val="none" w:sz="0" w:space="0" w:color="auto"/>
              </w:divBdr>
            </w:div>
            <w:div w:id="397362330">
              <w:marLeft w:val="480"/>
              <w:marRight w:val="0"/>
              <w:marTop w:val="0"/>
              <w:marBottom w:val="0"/>
              <w:divBdr>
                <w:top w:val="none" w:sz="0" w:space="0" w:color="auto"/>
                <w:left w:val="none" w:sz="0" w:space="0" w:color="auto"/>
                <w:bottom w:val="none" w:sz="0" w:space="0" w:color="auto"/>
                <w:right w:val="none" w:sz="0" w:space="0" w:color="auto"/>
              </w:divBdr>
            </w:div>
            <w:div w:id="397438244">
              <w:marLeft w:val="480"/>
              <w:marRight w:val="0"/>
              <w:marTop w:val="0"/>
              <w:marBottom w:val="0"/>
              <w:divBdr>
                <w:top w:val="none" w:sz="0" w:space="0" w:color="auto"/>
                <w:left w:val="none" w:sz="0" w:space="0" w:color="auto"/>
                <w:bottom w:val="none" w:sz="0" w:space="0" w:color="auto"/>
                <w:right w:val="none" w:sz="0" w:space="0" w:color="auto"/>
              </w:divBdr>
            </w:div>
            <w:div w:id="397441739">
              <w:marLeft w:val="480"/>
              <w:marRight w:val="0"/>
              <w:marTop w:val="0"/>
              <w:marBottom w:val="0"/>
              <w:divBdr>
                <w:top w:val="none" w:sz="0" w:space="0" w:color="auto"/>
                <w:left w:val="none" w:sz="0" w:space="0" w:color="auto"/>
                <w:bottom w:val="none" w:sz="0" w:space="0" w:color="auto"/>
                <w:right w:val="none" w:sz="0" w:space="0" w:color="auto"/>
              </w:divBdr>
            </w:div>
            <w:div w:id="397636312">
              <w:marLeft w:val="480"/>
              <w:marRight w:val="0"/>
              <w:marTop w:val="0"/>
              <w:marBottom w:val="0"/>
              <w:divBdr>
                <w:top w:val="none" w:sz="0" w:space="0" w:color="auto"/>
                <w:left w:val="none" w:sz="0" w:space="0" w:color="auto"/>
                <w:bottom w:val="none" w:sz="0" w:space="0" w:color="auto"/>
                <w:right w:val="none" w:sz="0" w:space="0" w:color="auto"/>
              </w:divBdr>
            </w:div>
            <w:div w:id="397750520">
              <w:marLeft w:val="480"/>
              <w:marRight w:val="0"/>
              <w:marTop w:val="0"/>
              <w:marBottom w:val="0"/>
              <w:divBdr>
                <w:top w:val="none" w:sz="0" w:space="0" w:color="auto"/>
                <w:left w:val="none" w:sz="0" w:space="0" w:color="auto"/>
                <w:bottom w:val="none" w:sz="0" w:space="0" w:color="auto"/>
                <w:right w:val="none" w:sz="0" w:space="0" w:color="auto"/>
              </w:divBdr>
            </w:div>
            <w:div w:id="397870206">
              <w:marLeft w:val="480"/>
              <w:marRight w:val="0"/>
              <w:marTop w:val="0"/>
              <w:marBottom w:val="0"/>
              <w:divBdr>
                <w:top w:val="none" w:sz="0" w:space="0" w:color="auto"/>
                <w:left w:val="none" w:sz="0" w:space="0" w:color="auto"/>
                <w:bottom w:val="none" w:sz="0" w:space="0" w:color="auto"/>
                <w:right w:val="none" w:sz="0" w:space="0" w:color="auto"/>
              </w:divBdr>
            </w:div>
            <w:div w:id="397899250">
              <w:marLeft w:val="480"/>
              <w:marRight w:val="0"/>
              <w:marTop w:val="0"/>
              <w:marBottom w:val="0"/>
              <w:divBdr>
                <w:top w:val="none" w:sz="0" w:space="0" w:color="auto"/>
                <w:left w:val="none" w:sz="0" w:space="0" w:color="auto"/>
                <w:bottom w:val="none" w:sz="0" w:space="0" w:color="auto"/>
                <w:right w:val="none" w:sz="0" w:space="0" w:color="auto"/>
              </w:divBdr>
            </w:div>
            <w:div w:id="397945671">
              <w:marLeft w:val="480"/>
              <w:marRight w:val="0"/>
              <w:marTop w:val="0"/>
              <w:marBottom w:val="0"/>
              <w:divBdr>
                <w:top w:val="none" w:sz="0" w:space="0" w:color="auto"/>
                <w:left w:val="none" w:sz="0" w:space="0" w:color="auto"/>
                <w:bottom w:val="none" w:sz="0" w:space="0" w:color="auto"/>
                <w:right w:val="none" w:sz="0" w:space="0" w:color="auto"/>
              </w:divBdr>
            </w:div>
            <w:div w:id="397946238">
              <w:marLeft w:val="480"/>
              <w:marRight w:val="0"/>
              <w:marTop w:val="0"/>
              <w:marBottom w:val="0"/>
              <w:divBdr>
                <w:top w:val="none" w:sz="0" w:space="0" w:color="auto"/>
                <w:left w:val="none" w:sz="0" w:space="0" w:color="auto"/>
                <w:bottom w:val="none" w:sz="0" w:space="0" w:color="auto"/>
                <w:right w:val="none" w:sz="0" w:space="0" w:color="auto"/>
              </w:divBdr>
            </w:div>
            <w:div w:id="398015727">
              <w:marLeft w:val="480"/>
              <w:marRight w:val="0"/>
              <w:marTop w:val="0"/>
              <w:marBottom w:val="0"/>
              <w:divBdr>
                <w:top w:val="none" w:sz="0" w:space="0" w:color="auto"/>
                <w:left w:val="none" w:sz="0" w:space="0" w:color="auto"/>
                <w:bottom w:val="none" w:sz="0" w:space="0" w:color="auto"/>
                <w:right w:val="none" w:sz="0" w:space="0" w:color="auto"/>
              </w:divBdr>
            </w:div>
            <w:div w:id="398139822">
              <w:marLeft w:val="480"/>
              <w:marRight w:val="0"/>
              <w:marTop w:val="0"/>
              <w:marBottom w:val="0"/>
              <w:divBdr>
                <w:top w:val="none" w:sz="0" w:space="0" w:color="auto"/>
                <w:left w:val="none" w:sz="0" w:space="0" w:color="auto"/>
                <w:bottom w:val="none" w:sz="0" w:space="0" w:color="auto"/>
                <w:right w:val="none" w:sz="0" w:space="0" w:color="auto"/>
              </w:divBdr>
            </w:div>
            <w:div w:id="398283074">
              <w:marLeft w:val="480"/>
              <w:marRight w:val="0"/>
              <w:marTop w:val="0"/>
              <w:marBottom w:val="0"/>
              <w:divBdr>
                <w:top w:val="none" w:sz="0" w:space="0" w:color="auto"/>
                <w:left w:val="none" w:sz="0" w:space="0" w:color="auto"/>
                <w:bottom w:val="none" w:sz="0" w:space="0" w:color="auto"/>
                <w:right w:val="none" w:sz="0" w:space="0" w:color="auto"/>
              </w:divBdr>
            </w:div>
            <w:div w:id="398329670">
              <w:marLeft w:val="480"/>
              <w:marRight w:val="0"/>
              <w:marTop w:val="0"/>
              <w:marBottom w:val="0"/>
              <w:divBdr>
                <w:top w:val="none" w:sz="0" w:space="0" w:color="auto"/>
                <w:left w:val="none" w:sz="0" w:space="0" w:color="auto"/>
                <w:bottom w:val="none" w:sz="0" w:space="0" w:color="auto"/>
                <w:right w:val="none" w:sz="0" w:space="0" w:color="auto"/>
              </w:divBdr>
            </w:div>
            <w:div w:id="398794424">
              <w:marLeft w:val="480"/>
              <w:marRight w:val="0"/>
              <w:marTop w:val="0"/>
              <w:marBottom w:val="0"/>
              <w:divBdr>
                <w:top w:val="none" w:sz="0" w:space="0" w:color="auto"/>
                <w:left w:val="none" w:sz="0" w:space="0" w:color="auto"/>
                <w:bottom w:val="none" w:sz="0" w:space="0" w:color="auto"/>
                <w:right w:val="none" w:sz="0" w:space="0" w:color="auto"/>
              </w:divBdr>
            </w:div>
            <w:div w:id="398795534">
              <w:marLeft w:val="480"/>
              <w:marRight w:val="0"/>
              <w:marTop w:val="0"/>
              <w:marBottom w:val="0"/>
              <w:divBdr>
                <w:top w:val="none" w:sz="0" w:space="0" w:color="auto"/>
                <w:left w:val="none" w:sz="0" w:space="0" w:color="auto"/>
                <w:bottom w:val="none" w:sz="0" w:space="0" w:color="auto"/>
                <w:right w:val="none" w:sz="0" w:space="0" w:color="auto"/>
              </w:divBdr>
            </w:div>
            <w:div w:id="398871395">
              <w:marLeft w:val="480"/>
              <w:marRight w:val="0"/>
              <w:marTop w:val="0"/>
              <w:marBottom w:val="0"/>
              <w:divBdr>
                <w:top w:val="none" w:sz="0" w:space="0" w:color="auto"/>
                <w:left w:val="none" w:sz="0" w:space="0" w:color="auto"/>
                <w:bottom w:val="none" w:sz="0" w:space="0" w:color="auto"/>
                <w:right w:val="none" w:sz="0" w:space="0" w:color="auto"/>
              </w:divBdr>
            </w:div>
            <w:div w:id="399256443">
              <w:marLeft w:val="480"/>
              <w:marRight w:val="0"/>
              <w:marTop w:val="0"/>
              <w:marBottom w:val="0"/>
              <w:divBdr>
                <w:top w:val="none" w:sz="0" w:space="0" w:color="auto"/>
                <w:left w:val="none" w:sz="0" w:space="0" w:color="auto"/>
                <w:bottom w:val="none" w:sz="0" w:space="0" w:color="auto"/>
                <w:right w:val="none" w:sz="0" w:space="0" w:color="auto"/>
              </w:divBdr>
            </w:div>
            <w:div w:id="399326998">
              <w:marLeft w:val="480"/>
              <w:marRight w:val="0"/>
              <w:marTop w:val="0"/>
              <w:marBottom w:val="0"/>
              <w:divBdr>
                <w:top w:val="none" w:sz="0" w:space="0" w:color="auto"/>
                <w:left w:val="none" w:sz="0" w:space="0" w:color="auto"/>
                <w:bottom w:val="none" w:sz="0" w:space="0" w:color="auto"/>
                <w:right w:val="none" w:sz="0" w:space="0" w:color="auto"/>
              </w:divBdr>
            </w:div>
            <w:div w:id="399329657">
              <w:marLeft w:val="480"/>
              <w:marRight w:val="0"/>
              <w:marTop w:val="0"/>
              <w:marBottom w:val="0"/>
              <w:divBdr>
                <w:top w:val="none" w:sz="0" w:space="0" w:color="auto"/>
                <w:left w:val="none" w:sz="0" w:space="0" w:color="auto"/>
                <w:bottom w:val="none" w:sz="0" w:space="0" w:color="auto"/>
                <w:right w:val="none" w:sz="0" w:space="0" w:color="auto"/>
              </w:divBdr>
            </w:div>
            <w:div w:id="399519084">
              <w:marLeft w:val="480"/>
              <w:marRight w:val="0"/>
              <w:marTop w:val="0"/>
              <w:marBottom w:val="0"/>
              <w:divBdr>
                <w:top w:val="none" w:sz="0" w:space="0" w:color="auto"/>
                <w:left w:val="none" w:sz="0" w:space="0" w:color="auto"/>
                <w:bottom w:val="none" w:sz="0" w:space="0" w:color="auto"/>
                <w:right w:val="none" w:sz="0" w:space="0" w:color="auto"/>
              </w:divBdr>
            </w:div>
            <w:div w:id="399643852">
              <w:marLeft w:val="480"/>
              <w:marRight w:val="0"/>
              <w:marTop w:val="0"/>
              <w:marBottom w:val="0"/>
              <w:divBdr>
                <w:top w:val="none" w:sz="0" w:space="0" w:color="auto"/>
                <w:left w:val="none" w:sz="0" w:space="0" w:color="auto"/>
                <w:bottom w:val="none" w:sz="0" w:space="0" w:color="auto"/>
                <w:right w:val="none" w:sz="0" w:space="0" w:color="auto"/>
              </w:divBdr>
            </w:div>
            <w:div w:id="399980934">
              <w:marLeft w:val="480"/>
              <w:marRight w:val="0"/>
              <w:marTop w:val="0"/>
              <w:marBottom w:val="0"/>
              <w:divBdr>
                <w:top w:val="none" w:sz="0" w:space="0" w:color="auto"/>
                <w:left w:val="none" w:sz="0" w:space="0" w:color="auto"/>
                <w:bottom w:val="none" w:sz="0" w:space="0" w:color="auto"/>
                <w:right w:val="none" w:sz="0" w:space="0" w:color="auto"/>
              </w:divBdr>
            </w:div>
            <w:div w:id="399982927">
              <w:marLeft w:val="480"/>
              <w:marRight w:val="0"/>
              <w:marTop w:val="0"/>
              <w:marBottom w:val="0"/>
              <w:divBdr>
                <w:top w:val="none" w:sz="0" w:space="0" w:color="auto"/>
                <w:left w:val="none" w:sz="0" w:space="0" w:color="auto"/>
                <w:bottom w:val="none" w:sz="0" w:space="0" w:color="auto"/>
                <w:right w:val="none" w:sz="0" w:space="0" w:color="auto"/>
              </w:divBdr>
            </w:div>
            <w:div w:id="400100633">
              <w:marLeft w:val="480"/>
              <w:marRight w:val="0"/>
              <w:marTop w:val="0"/>
              <w:marBottom w:val="0"/>
              <w:divBdr>
                <w:top w:val="none" w:sz="0" w:space="0" w:color="auto"/>
                <w:left w:val="none" w:sz="0" w:space="0" w:color="auto"/>
                <w:bottom w:val="none" w:sz="0" w:space="0" w:color="auto"/>
                <w:right w:val="none" w:sz="0" w:space="0" w:color="auto"/>
              </w:divBdr>
            </w:div>
            <w:div w:id="400173513">
              <w:marLeft w:val="480"/>
              <w:marRight w:val="0"/>
              <w:marTop w:val="0"/>
              <w:marBottom w:val="0"/>
              <w:divBdr>
                <w:top w:val="none" w:sz="0" w:space="0" w:color="auto"/>
                <w:left w:val="none" w:sz="0" w:space="0" w:color="auto"/>
                <w:bottom w:val="none" w:sz="0" w:space="0" w:color="auto"/>
                <w:right w:val="none" w:sz="0" w:space="0" w:color="auto"/>
              </w:divBdr>
            </w:div>
            <w:div w:id="400175496">
              <w:marLeft w:val="480"/>
              <w:marRight w:val="0"/>
              <w:marTop w:val="0"/>
              <w:marBottom w:val="0"/>
              <w:divBdr>
                <w:top w:val="none" w:sz="0" w:space="0" w:color="auto"/>
                <w:left w:val="none" w:sz="0" w:space="0" w:color="auto"/>
                <w:bottom w:val="none" w:sz="0" w:space="0" w:color="auto"/>
                <w:right w:val="none" w:sz="0" w:space="0" w:color="auto"/>
              </w:divBdr>
            </w:div>
            <w:div w:id="400250945">
              <w:marLeft w:val="480"/>
              <w:marRight w:val="0"/>
              <w:marTop w:val="0"/>
              <w:marBottom w:val="0"/>
              <w:divBdr>
                <w:top w:val="none" w:sz="0" w:space="0" w:color="auto"/>
                <w:left w:val="none" w:sz="0" w:space="0" w:color="auto"/>
                <w:bottom w:val="none" w:sz="0" w:space="0" w:color="auto"/>
                <w:right w:val="none" w:sz="0" w:space="0" w:color="auto"/>
              </w:divBdr>
            </w:div>
            <w:div w:id="400326488">
              <w:marLeft w:val="480"/>
              <w:marRight w:val="0"/>
              <w:marTop w:val="0"/>
              <w:marBottom w:val="0"/>
              <w:divBdr>
                <w:top w:val="none" w:sz="0" w:space="0" w:color="auto"/>
                <w:left w:val="none" w:sz="0" w:space="0" w:color="auto"/>
                <w:bottom w:val="none" w:sz="0" w:space="0" w:color="auto"/>
                <w:right w:val="none" w:sz="0" w:space="0" w:color="auto"/>
              </w:divBdr>
            </w:div>
            <w:div w:id="400448935">
              <w:marLeft w:val="480"/>
              <w:marRight w:val="0"/>
              <w:marTop w:val="0"/>
              <w:marBottom w:val="0"/>
              <w:divBdr>
                <w:top w:val="none" w:sz="0" w:space="0" w:color="auto"/>
                <w:left w:val="none" w:sz="0" w:space="0" w:color="auto"/>
                <w:bottom w:val="none" w:sz="0" w:space="0" w:color="auto"/>
                <w:right w:val="none" w:sz="0" w:space="0" w:color="auto"/>
              </w:divBdr>
            </w:div>
            <w:div w:id="400493817">
              <w:marLeft w:val="480"/>
              <w:marRight w:val="0"/>
              <w:marTop w:val="0"/>
              <w:marBottom w:val="0"/>
              <w:divBdr>
                <w:top w:val="none" w:sz="0" w:space="0" w:color="auto"/>
                <w:left w:val="none" w:sz="0" w:space="0" w:color="auto"/>
                <w:bottom w:val="none" w:sz="0" w:space="0" w:color="auto"/>
                <w:right w:val="none" w:sz="0" w:space="0" w:color="auto"/>
              </w:divBdr>
            </w:div>
            <w:div w:id="400522863">
              <w:marLeft w:val="480"/>
              <w:marRight w:val="0"/>
              <w:marTop w:val="0"/>
              <w:marBottom w:val="0"/>
              <w:divBdr>
                <w:top w:val="none" w:sz="0" w:space="0" w:color="auto"/>
                <w:left w:val="none" w:sz="0" w:space="0" w:color="auto"/>
                <w:bottom w:val="none" w:sz="0" w:space="0" w:color="auto"/>
                <w:right w:val="none" w:sz="0" w:space="0" w:color="auto"/>
              </w:divBdr>
            </w:div>
            <w:div w:id="400564333">
              <w:marLeft w:val="480"/>
              <w:marRight w:val="0"/>
              <w:marTop w:val="0"/>
              <w:marBottom w:val="0"/>
              <w:divBdr>
                <w:top w:val="none" w:sz="0" w:space="0" w:color="auto"/>
                <w:left w:val="none" w:sz="0" w:space="0" w:color="auto"/>
                <w:bottom w:val="none" w:sz="0" w:space="0" w:color="auto"/>
                <w:right w:val="none" w:sz="0" w:space="0" w:color="auto"/>
              </w:divBdr>
            </w:div>
            <w:div w:id="400565012">
              <w:marLeft w:val="480"/>
              <w:marRight w:val="0"/>
              <w:marTop w:val="0"/>
              <w:marBottom w:val="0"/>
              <w:divBdr>
                <w:top w:val="none" w:sz="0" w:space="0" w:color="auto"/>
                <w:left w:val="none" w:sz="0" w:space="0" w:color="auto"/>
                <w:bottom w:val="none" w:sz="0" w:space="0" w:color="auto"/>
                <w:right w:val="none" w:sz="0" w:space="0" w:color="auto"/>
              </w:divBdr>
            </w:div>
            <w:div w:id="400830595">
              <w:marLeft w:val="480"/>
              <w:marRight w:val="0"/>
              <w:marTop w:val="0"/>
              <w:marBottom w:val="0"/>
              <w:divBdr>
                <w:top w:val="none" w:sz="0" w:space="0" w:color="auto"/>
                <w:left w:val="none" w:sz="0" w:space="0" w:color="auto"/>
                <w:bottom w:val="none" w:sz="0" w:space="0" w:color="auto"/>
                <w:right w:val="none" w:sz="0" w:space="0" w:color="auto"/>
              </w:divBdr>
            </w:div>
            <w:div w:id="400832454">
              <w:marLeft w:val="480"/>
              <w:marRight w:val="0"/>
              <w:marTop w:val="0"/>
              <w:marBottom w:val="0"/>
              <w:divBdr>
                <w:top w:val="none" w:sz="0" w:space="0" w:color="auto"/>
                <w:left w:val="none" w:sz="0" w:space="0" w:color="auto"/>
                <w:bottom w:val="none" w:sz="0" w:space="0" w:color="auto"/>
                <w:right w:val="none" w:sz="0" w:space="0" w:color="auto"/>
              </w:divBdr>
            </w:div>
            <w:div w:id="400910395">
              <w:marLeft w:val="480"/>
              <w:marRight w:val="0"/>
              <w:marTop w:val="0"/>
              <w:marBottom w:val="0"/>
              <w:divBdr>
                <w:top w:val="none" w:sz="0" w:space="0" w:color="auto"/>
                <w:left w:val="none" w:sz="0" w:space="0" w:color="auto"/>
                <w:bottom w:val="none" w:sz="0" w:space="0" w:color="auto"/>
                <w:right w:val="none" w:sz="0" w:space="0" w:color="auto"/>
              </w:divBdr>
            </w:div>
            <w:div w:id="400955036">
              <w:marLeft w:val="480"/>
              <w:marRight w:val="0"/>
              <w:marTop w:val="0"/>
              <w:marBottom w:val="0"/>
              <w:divBdr>
                <w:top w:val="none" w:sz="0" w:space="0" w:color="auto"/>
                <w:left w:val="none" w:sz="0" w:space="0" w:color="auto"/>
                <w:bottom w:val="none" w:sz="0" w:space="0" w:color="auto"/>
                <w:right w:val="none" w:sz="0" w:space="0" w:color="auto"/>
              </w:divBdr>
            </w:div>
            <w:div w:id="401029942">
              <w:marLeft w:val="480"/>
              <w:marRight w:val="0"/>
              <w:marTop w:val="0"/>
              <w:marBottom w:val="0"/>
              <w:divBdr>
                <w:top w:val="none" w:sz="0" w:space="0" w:color="auto"/>
                <w:left w:val="none" w:sz="0" w:space="0" w:color="auto"/>
                <w:bottom w:val="none" w:sz="0" w:space="0" w:color="auto"/>
                <w:right w:val="none" w:sz="0" w:space="0" w:color="auto"/>
              </w:divBdr>
            </w:div>
            <w:div w:id="401146427">
              <w:marLeft w:val="480"/>
              <w:marRight w:val="0"/>
              <w:marTop w:val="0"/>
              <w:marBottom w:val="0"/>
              <w:divBdr>
                <w:top w:val="none" w:sz="0" w:space="0" w:color="auto"/>
                <w:left w:val="none" w:sz="0" w:space="0" w:color="auto"/>
                <w:bottom w:val="none" w:sz="0" w:space="0" w:color="auto"/>
                <w:right w:val="none" w:sz="0" w:space="0" w:color="auto"/>
              </w:divBdr>
            </w:div>
            <w:div w:id="401366931">
              <w:marLeft w:val="480"/>
              <w:marRight w:val="0"/>
              <w:marTop w:val="0"/>
              <w:marBottom w:val="0"/>
              <w:divBdr>
                <w:top w:val="none" w:sz="0" w:space="0" w:color="auto"/>
                <w:left w:val="none" w:sz="0" w:space="0" w:color="auto"/>
                <w:bottom w:val="none" w:sz="0" w:space="0" w:color="auto"/>
                <w:right w:val="none" w:sz="0" w:space="0" w:color="auto"/>
              </w:divBdr>
            </w:div>
            <w:div w:id="401367106">
              <w:marLeft w:val="480"/>
              <w:marRight w:val="0"/>
              <w:marTop w:val="0"/>
              <w:marBottom w:val="0"/>
              <w:divBdr>
                <w:top w:val="none" w:sz="0" w:space="0" w:color="auto"/>
                <w:left w:val="none" w:sz="0" w:space="0" w:color="auto"/>
                <w:bottom w:val="none" w:sz="0" w:space="0" w:color="auto"/>
                <w:right w:val="none" w:sz="0" w:space="0" w:color="auto"/>
              </w:divBdr>
            </w:div>
            <w:div w:id="401375110">
              <w:marLeft w:val="480"/>
              <w:marRight w:val="0"/>
              <w:marTop w:val="0"/>
              <w:marBottom w:val="0"/>
              <w:divBdr>
                <w:top w:val="none" w:sz="0" w:space="0" w:color="auto"/>
                <w:left w:val="none" w:sz="0" w:space="0" w:color="auto"/>
                <w:bottom w:val="none" w:sz="0" w:space="0" w:color="auto"/>
                <w:right w:val="none" w:sz="0" w:space="0" w:color="auto"/>
              </w:divBdr>
            </w:div>
            <w:div w:id="401490118">
              <w:marLeft w:val="480"/>
              <w:marRight w:val="0"/>
              <w:marTop w:val="0"/>
              <w:marBottom w:val="0"/>
              <w:divBdr>
                <w:top w:val="none" w:sz="0" w:space="0" w:color="auto"/>
                <w:left w:val="none" w:sz="0" w:space="0" w:color="auto"/>
                <w:bottom w:val="none" w:sz="0" w:space="0" w:color="auto"/>
                <w:right w:val="none" w:sz="0" w:space="0" w:color="auto"/>
              </w:divBdr>
            </w:div>
            <w:div w:id="401564497">
              <w:marLeft w:val="480"/>
              <w:marRight w:val="0"/>
              <w:marTop w:val="0"/>
              <w:marBottom w:val="0"/>
              <w:divBdr>
                <w:top w:val="none" w:sz="0" w:space="0" w:color="auto"/>
                <w:left w:val="none" w:sz="0" w:space="0" w:color="auto"/>
                <w:bottom w:val="none" w:sz="0" w:space="0" w:color="auto"/>
                <w:right w:val="none" w:sz="0" w:space="0" w:color="auto"/>
              </w:divBdr>
            </w:div>
            <w:div w:id="401609886">
              <w:marLeft w:val="480"/>
              <w:marRight w:val="0"/>
              <w:marTop w:val="0"/>
              <w:marBottom w:val="0"/>
              <w:divBdr>
                <w:top w:val="none" w:sz="0" w:space="0" w:color="auto"/>
                <w:left w:val="none" w:sz="0" w:space="0" w:color="auto"/>
                <w:bottom w:val="none" w:sz="0" w:space="0" w:color="auto"/>
                <w:right w:val="none" w:sz="0" w:space="0" w:color="auto"/>
              </w:divBdr>
            </w:div>
            <w:div w:id="401635185">
              <w:marLeft w:val="480"/>
              <w:marRight w:val="0"/>
              <w:marTop w:val="0"/>
              <w:marBottom w:val="0"/>
              <w:divBdr>
                <w:top w:val="none" w:sz="0" w:space="0" w:color="auto"/>
                <w:left w:val="none" w:sz="0" w:space="0" w:color="auto"/>
                <w:bottom w:val="none" w:sz="0" w:space="0" w:color="auto"/>
                <w:right w:val="none" w:sz="0" w:space="0" w:color="auto"/>
              </w:divBdr>
            </w:div>
            <w:div w:id="401829221">
              <w:marLeft w:val="480"/>
              <w:marRight w:val="0"/>
              <w:marTop w:val="0"/>
              <w:marBottom w:val="0"/>
              <w:divBdr>
                <w:top w:val="none" w:sz="0" w:space="0" w:color="auto"/>
                <w:left w:val="none" w:sz="0" w:space="0" w:color="auto"/>
                <w:bottom w:val="none" w:sz="0" w:space="0" w:color="auto"/>
                <w:right w:val="none" w:sz="0" w:space="0" w:color="auto"/>
              </w:divBdr>
            </w:div>
            <w:div w:id="401832078">
              <w:marLeft w:val="480"/>
              <w:marRight w:val="0"/>
              <w:marTop w:val="0"/>
              <w:marBottom w:val="0"/>
              <w:divBdr>
                <w:top w:val="none" w:sz="0" w:space="0" w:color="auto"/>
                <w:left w:val="none" w:sz="0" w:space="0" w:color="auto"/>
                <w:bottom w:val="none" w:sz="0" w:space="0" w:color="auto"/>
                <w:right w:val="none" w:sz="0" w:space="0" w:color="auto"/>
              </w:divBdr>
            </w:div>
            <w:div w:id="401952653">
              <w:marLeft w:val="480"/>
              <w:marRight w:val="0"/>
              <w:marTop w:val="0"/>
              <w:marBottom w:val="0"/>
              <w:divBdr>
                <w:top w:val="none" w:sz="0" w:space="0" w:color="auto"/>
                <w:left w:val="none" w:sz="0" w:space="0" w:color="auto"/>
                <w:bottom w:val="none" w:sz="0" w:space="0" w:color="auto"/>
                <w:right w:val="none" w:sz="0" w:space="0" w:color="auto"/>
              </w:divBdr>
            </w:div>
            <w:div w:id="401955272">
              <w:marLeft w:val="480"/>
              <w:marRight w:val="0"/>
              <w:marTop w:val="0"/>
              <w:marBottom w:val="0"/>
              <w:divBdr>
                <w:top w:val="none" w:sz="0" w:space="0" w:color="auto"/>
                <w:left w:val="none" w:sz="0" w:space="0" w:color="auto"/>
                <w:bottom w:val="none" w:sz="0" w:space="0" w:color="auto"/>
                <w:right w:val="none" w:sz="0" w:space="0" w:color="auto"/>
              </w:divBdr>
            </w:div>
            <w:div w:id="402021054">
              <w:marLeft w:val="480"/>
              <w:marRight w:val="0"/>
              <w:marTop w:val="0"/>
              <w:marBottom w:val="0"/>
              <w:divBdr>
                <w:top w:val="none" w:sz="0" w:space="0" w:color="auto"/>
                <w:left w:val="none" w:sz="0" w:space="0" w:color="auto"/>
                <w:bottom w:val="none" w:sz="0" w:space="0" w:color="auto"/>
                <w:right w:val="none" w:sz="0" w:space="0" w:color="auto"/>
              </w:divBdr>
            </w:div>
            <w:div w:id="402070159">
              <w:marLeft w:val="480"/>
              <w:marRight w:val="0"/>
              <w:marTop w:val="0"/>
              <w:marBottom w:val="0"/>
              <w:divBdr>
                <w:top w:val="none" w:sz="0" w:space="0" w:color="auto"/>
                <w:left w:val="none" w:sz="0" w:space="0" w:color="auto"/>
                <w:bottom w:val="none" w:sz="0" w:space="0" w:color="auto"/>
                <w:right w:val="none" w:sz="0" w:space="0" w:color="auto"/>
              </w:divBdr>
            </w:div>
            <w:div w:id="402410153">
              <w:marLeft w:val="480"/>
              <w:marRight w:val="0"/>
              <w:marTop w:val="0"/>
              <w:marBottom w:val="0"/>
              <w:divBdr>
                <w:top w:val="none" w:sz="0" w:space="0" w:color="auto"/>
                <w:left w:val="none" w:sz="0" w:space="0" w:color="auto"/>
                <w:bottom w:val="none" w:sz="0" w:space="0" w:color="auto"/>
                <w:right w:val="none" w:sz="0" w:space="0" w:color="auto"/>
              </w:divBdr>
            </w:div>
            <w:div w:id="402413109">
              <w:marLeft w:val="480"/>
              <w:marRight w:val="0"/>
              <w:marTop w:val="0"/>
              <w:marBottom w:val="0"/>
              <w:divBdr>
                <w:top w:val="none" w:sz="0" w:space="0" w:color="auto"/>
                <w:left w:val="none" w:sz="0" w:space="0" w:color="auto"/>
                <w:bottom w:val="none" w:sz="0" w:space="0" w:color="auto"/>
                <w:right w:val="none" w:sz="0" w:space="0" w:color="auto"/>
              </w:divBdr>
            </w:div>
            <w:div w:id="402415204">
              <w:marLeft w:val="480"/>
              <w:marRight w:val="0"/>
              <w:marTop w:val="0"/>
              <w:marBottom w:val="0"/>
              <w:divBdr>
                <w:top w:val="none" w:sz="0" w:space="0" w:color="auto"/>
                <w:left w:val="none" w:sz="0" w:space="0" w:color="auto"/>
                <w:bottom w:val="none" w:sz="0" w:space="0" w:color="auto"/>
                <w:right w:val="none" w:sz="0" w:space="0" w:color="auto"/>
              </w:divBdr>
            </w:div>
            <w:div w:id="402529860">
              <w:marLeft w:val="480"/>
              <w:marRight w:val="0"/>
              <w:marTop w:val="0"/>
              <w:marBottom w:val="0"/>
              <w:divBdr>
                <w:top w:val="none" w:sz="0" w:space="0" w:color="auto"/>
                <w:left w:val="none" w:sz="0" w:space="0" w:color="auto"/>
                <w:bottom w:val="none" w:sz="0" w:space="0" w:color="auto"/>
                <w:right w:val="none" w:sz="0" w:space="0" w:color="auto"/>
              </w:divBdr>
            </w:div>
            <w:div w:id="402608480">
              <w:marLeft w:val="480"/>
              <w:marRight w:val="0"/>
              <w:marTop w:val="0"/>
              <w:marBottom w:val="0"/>
              <w:divBdr>
                <w:top w:val="none" w:sz="0" w:space="0" w:color="auto"/>
                <w:left w:val="none" w:sz="0" w:space="0" w:color="auto"/>
                <w:bottom w:val="none" w:sz="0" w:space="0" w:color="auto"/>
                <w:right w:val="none" w:sz="0" w:space="0" w:color="auto"/>
              </w:divBdr>
            </w:div>
            <w:div w:id="402684393">
              <w:marLeft w:val="480"/>
              <w:marRight w:val="0"/>
              <w:marTop w:val="0"/>
              <w:marBottom w:val="0"/>
              <w:divBdr>
                <w:top w:val="none" w:sz="0" w:space="0" w:color="auto"/>
                <w:left w:val="none" w:sz="0" w:space="0" w:color="auto"/>
                <w:bottom w:val="none" w:sz="0" w:space="0" w:color="auto"/>
                <w:right w:val="none" w:sz="0" w:space="0" w:color="auto"/>
              </w:divBdr>
            </w:div>
            <w:div w:id="402719655">
              <w:marLeft w:val="480"/>
              <w:marRight w:val="0"/>
              <w:marTop w:val="0"/>
              <w:marBottom w:val="0"/>
              <w:divBdr>
                <w:top w:val="none" w:sz="0" w:space="0" w:color="auto"/>
                <w:left w:val="none" w:sz="0" w:space="0" w:color="auto"/>
                <w:bottom w:val="none" w:sz="0" w:space="0" w:color="auto"/>
                <w:right w:val="none" w:sz="0" w:space="0" w:color="auto"/>
              </w:divBdr>
            </w:div>
            <w:div w:id="402803868">
              <w:marLeft w:val="480"/>
              <w:marRight w:val="0"/>
              <w:marTop w:val="0"/>
              <w:marBottom w:val="0"/>
              <w:divBdr>
                <w:top w:val="none" w:sz="0" w:space="0" w:color="auto"/>
                <w:left w:val="none" w:sz="0" w:space="0" w:color="auto"/>
                <w:bottom w:val="none" w:sz="0" w:space="0" w:color="auto"/>
                <w:right w:val="none" w:sz="0" w:space="0" w:color="auto"/>
              </w:divBdr>
            </w:div>
            <w:div w:id="402989922">
              <w:marLeft w:val="480"/>
              <w:marRight w:val="0"/>
              <w:marTop w:val="0"/>
              <w:marBottom w:val="0"/>
              <w:divBdr>
                <w:top w:val="none" w:sz="0" w:space="0" w:color="auto"/>
                <w:left w:val="none" w:sz="0" w:space="0" w:color="auto"/>
                <w:bottom w:val="none" w:sz="0" w:space="0" w:color="auto"/>
                <w:right w:val="none" w:sz="0" w:space="0" w:color="auto"/>
              </w:divBdr>
            </w:div>
            <w:div w:id="402993516">
              <w:marLeft w:val="480"/>
              <w:marRight w:val="0"/>
              <w:marTop w:val="0"/>
              <w:marBottom w:val="0"/>
              <w:divBdr>
                <w:top w:val="none" w:sz="0" w:space="0" w:color="auto"/>
                <w:left w:val="none" w:sz="0" w:space="0" w:color="auto"/>
                <w:bottom w:val="none" w:sz="0" w:space="0" w:color="auto"/>
                <w:right w:val="none" w:sz="0" w:space="0" w:color="auto"/>
              </w:divBdr>
            </w:div>
            <w:div w:id="402994762">
              <w:marLeft w:val="480"/>
              <w:marRight w:val="0"/>
              <w:marTop w:val="0"/>
              <w:marBottom w:val="0"/>
              <w:divBdr>
                <w:top w:val="none" w:sz="0" w:space="0" w:color="auto"/>
                <w:left w:val="none" w:sz="0" w:space="0" w:color="auto"/>
                <w:bottom w:val="none" w:sz="0" w:space="0" w:color="auto"/>
                <w:right w:val="none" w:sz="0" w:space="0" w:color="auto"/>
              </w:divBdr>
            </w:div>
            <w:div w:id="403067565">
              <w:marLeft w:val="480"/>
              <w:marRight w:val="0"/>
              <w:marTop w:val="0"/>
              <w:marBottom w:val="0"/>
              <w:divBdr>
                <w:top w:val="none" w:sz="0" w:space="0" w:color="auto"/>
                <w:left w:val="none" w:sz="0" w:space="0" w:color="auto"/>
                <w:bottom w:val="none" w:sz="0" w:space="0" w:color="auto"/>
                <w:right w:val="none" w:sz="0" w:space="0" w:color="auto"/>
              </w:divBdr>
            </w:div>
            <w:div w:id="403072353">
              <w:marLeft w:val="480"/>
              <w:marRight w:val="0"/>
              <w:marTop w:val="0"/>
              <w:marBottom w:val="0"/>
              <w:divBdr>
                <w:top w:val="none" w:sz="0" w:space="0" w:color="auto"/>
                <w:left w:val="none" w:sz="0" w:space="0" w:color="auto"/>
                <w:bottom w:val="none" w:sz="0" w:space="0" w:color="auto"/>
                <w:right w:val="none" w:sz="0" w:space="0" w:color="auto"/>
              </w:divBdr>
            </w:div>
            <w:div w:id="403141783">
              <w:marLeft w:val="480"/>
              <w:marRight w:val="0"/>
              <w:marTop w:val="0"/>
              <w:marBottom w:val="0"/>
              <w:divBdr>
                <w:top w:val="none" w:sz="0" w:space="0" w:color="auto"/>
                <w:left w:val="none" w:sz="0" w:space="0" w:color="auto"/>
                <w:bottom w:val="none" w:sz="0" w:space="0" w:color="auto"/>
                <w:right w:val="none" w:sz="0" w:space="0" w:color="auto"/>
              </w:divBdr>
            </w:div>
            <w:div w:id="403185835">
              <w:marLeft w:val="480"/>
              <w:marRight w:val="0"/>
              <w:marTop w:val="0"/>
              <w:marBottom w:val="0"/>
              <w:divBdr>
                <w:top w:val="none" w:sz="0" w:space="0" w:color="auto"/>
                <w:left w:val="none" w:sz="0" w:space="0" w:color="auto"/>
                <w:bottom w:val="none" w:sz="0" w:space="0" w:color="auto"/>
                <w:right w:val="none" w:sz="0" w:space="0" w:color="auto"/>
              </w:divBdr>
            </w:div>
            <w:div w:id="403257095">
              <w:marLeft w:val="480"/>
              <w:marRight w:val="0"/>
              <w:marTop w:val="0"/>
              <w:marBottom w:val="0"/>
              <w:divBdr>
                <w:top w:val="none" w:sz="0" w:space="0" w:color="auto"/>
                <w:left w:val="none" w:sz="0" w:space="0" w:color="auto"/>
                <w:bottom w:val="none" w:sz="0" w:space="0" w:color="auto"/>
                <w:right w:val="none" w:sz="0" w:space="0" w:color="auto"/>
              </w:divBdr>
            </w:div>
            <w:div w:id="403257213">
              <w:marLeft w:val="480"/>
              <w:marRight w:val="0"/>
              <w:marTop w:val="0"/>
              <w:marBottom w:val="0"/>
              <w:divBdr>
                <w:top w:val="none" w:sz="0" w:space="0" w:color="auto"/>
                <w:left w:val="none" w:sz="0" w:space="0" w:color="auto"/>
                <w:bottom w:val="none" w:sz="0" w:space="0" w:color="auto"/>
                <w:right w:val="none" w:sz="0" w:space="0" w:color="auto"/>
              </w:divBdr>
            </w:div>
            <w:div w:id="403260689">
              <w:marLeft w:val="480"/>
              <w:marRight w:val="0"/>
              <w:marTop w:val="0"/>
              <w:marBottom w:val="0"/>
              <w:divBdr>
                <w:top w:val="none" w:sz="0" w:space="0" w:color="auto"/>
                <w:left w:val="none" w:sz="0" w:space="0" w:color="auto"/>
                <w:bottom w:val="none" w:sz="0" w:space="0" w:color="auto"/>
                <w:right w:val="none" w:sz="0" w:space="0" w:color="auto"/>
              </w:divBdr>
            </w:div>
            <w:div w:id="403338339">
              <w:marLeft w:val="480"/>
              <w:marRight w:val="0"/>
              <w:marTop w:val="0"/>
              <w:marBottom w:val="0"/>
              <w:divBdr>
                <w:top w:val="none" w:sz="0" w:space="0" w:color="auto"/>
                <w:left w:val="none" w:sz="0" w:space="0" w:color="auto"/>
                <w:bottom w:val="none" w:sz="0" w:space="0" w:color="auto"/>
                <w:right w:val="none" w:sz="0" w:space="0" w:color="auto"/>
              </w:divBdr>
            </w:div>
            <w:div w:id="403453517">
              <w:marLeft w:val="480"/>
              <w:marRight w:val="0"/>
              <w:marTop w:val="0"/>
              <w:marBottom w:val="0"/>
              <w:divBdr>
                <w:top w:val="none" w:sz="0" w:space="0" w:color="auto"/>
                <w:left w:val="none" w:sz="0" w:space="0" w:color="auto"/>
                <w:bottom w:val="none" w:sz="0" w:space="0" w:color="auto"/>
                <w:right w:val="none" w:sz="0" w:space="0" w:color="auto"/>
              </w:divBdr>
            </w:div>
            <w:div w:id="403524956">
              <w:marLeft w:val="480"/>
              <w:marRight w:val="0"/>
              <w:marTop w:val="0"/>
              <w:marBottom w:val="0"/>
              <w:divBdr>
                <w:top w:val="none" w:sz="0" w:space="0" w:color="auto"/>
                <w:left w:val="none" w:sz="0" w:space="0" w:color="auto"/>
                <w:bottom w:val="none" w:sz="0" w:space="0" w:color="auto"/>
                <w:right w:val="none" w:sz="0" w:space="0" w:color="auto"/>
              </w:divBdr>
            </w:div>
            <w:div w:id="403525946">
              <w:marLeft w:val="480"/>
              <w:marRight w:val="0"/>
              <w:marTop w:val="0"/>
              <w:marBottom w:val="0"/>
              <w:divBdr>
                <w:top w:val="none" w:sz="0" w:space="0" w:color="auto"/>
                <w:left w:val="none" w:sz="0" w:space="0" w:color="auto"/>
                <w:bottom w:val="none" w:sz="0" w:space="0" w:color="auto"/>
                <w:right w:val="none" w:sz="0" w:space="0" w:color="auto"/>
              </w:divBdr>
            </w:div>
            <w:div w:id="403575804">
              <w:marLeft w:val="480"/>
              <w:marRight w:val="0"/>
              <w:marTop w:val="0"/>
              <w:marBottom w:val="0"/>
              <w:divBdr>
                <w:top w:val="none" w:sz="0" w:space="0" w:color="auto"/>
                <w:left w:val="none" w:sz="0" w:space="0" w:color="auto"/>
                <w:bottom w:val="none" w:sz="0" w:space="0" w:color="auto"/>
                <w:right w:val="none" w:sz="0" w:space="0" w:color="auto"/>
              </w:divBdr>
            </w:div>
            <w:div w:id="403644518">
              <w:marLeft w:val="480"/>
              <w:marRight w:val="0"/>
              <w:marTop w:val="0"/>
              <w:marBottom w:val="0"/>
              <w:divBdr>
                <w:top w:val="none" w:sz="0" w:space="0" w:color="auto"/>
                <w:left w:val="none" w:sz="0" w:space="0" w:color="auto"/>
                <w:bottom w:val="none" w:sz="0" w:space="0" w:color="auto"/>
                <w:right w:val="none" w:sz="0" w:space="0" w:color="auto"/>
              </w:divBdr>
            </w:div>
            <w:div w:id="403647832">
              <w:marLeft w:val="480"/>
              <w:marRight w:val="0"/>
              <w:marTop w:val="0"/>
              <w:marBottom w:val="0"/>
              <w:divBdr>
                <w:top w:val="none" w:sz="0" w:space="0" w:color="auto"/>
                <w:left w:val="none" w:sz="0" w:space="0" w:color="auto"/>
                <w:bottom w:val="none" w:sz="0" w:space="0" w:color="auto"/>
                <w:right w:val="none" w:sz="0" w:space="0" w:color="auto"/>
              </w:divBdr>
            </w:div>
            <w:div w:id="403650463">
              <w:marLeft w:val="480"/>
              <w:marRight w:val="0"/>
              <w:marTop w:val="0"/>
              <w:marBottom w:val="0"/>
              <w:divBdr>
                <w:top w:val="none" w:sz="0" w:space="0" w:color="auto"/>
                <w:left w:val="none" w:sz="0" w:space="0" w:color="auto"/>
                <w:bottom w:val="none" w:sz="0" w:space="0" w:color="auto"/>
                <w:right w:val="none" w:sz="0" w:space="0" w:color="auto"/>
              </w:divBdr>
            </w:div>
            <w:div w:id="403722482">
              <w:marLeft w:val="480"/>
              <w:marRight w:val="0"/>
              <w:marTop w:val="0"/>
              <w:marBottom w:val="0"/>
              <w:divBdr>
                <w:top w:val="none" w:sz="0" w:space="0" w:color="auto"/>
                <w:left w:val="none" w:sz="0" w:space="0" w:color="auto"/>
                <w:bottom w:val="none" w:sz="0" w:space="0" w:color="auto"/>
                <w:right w:val="none" w:sz="0" w:space="0" w:color="auto"/>
              </w:divBdr>
            </w:div>
            <w:div w:id="403767662">
              <w:marLeft w:val="480"/>
              <w:marRight w:val="0"/>
              <w:marTop w:val="0"/>
              <w:marBottom w:val="0"/>
              <w:divBdr>
                <w:top w:val="none" w:sz="0" w:space="0" w:color="auto"/>
                <w:left w:val="none" w:sz="0" w:space="0" w:color="auto"/>
                <w:bottom w:val="none" w:sz="0" w:space="0" w:color="auto"/>
                <w:right w:val="none" w:sz="0" w:space="0" w:color="auto"/>
              </w:divBdr>
            </w:div>
            <w:div w:id="403797123">
              <w:marLeft w:val="480"/>
              <w:marRight w:val="0"/>
              <w:marTop w:val="0"/>
              <w:marBottom w:val="0"/>
              <w:divBdr>
                <w:top w:val="none" w:sz="0" w:space="0" w:color="auto"/>
                <w:left w:val="none" w:sz="0" w:space="0" w:color="auto"/>
                <w:bottom w:val="none" w:sz="0" w:space="0" w:color="auto"/>
                <w:right w:val="none" w:sz="0" w:space="0" w:color="auto"/>
              </w:divBdr>
            </w:div>
            <w:div w:id="403798690">
              <w:marLeft w:val="480"/>
              <w:marRight w:val="0"/>
              <w:marTop w:val="0"/>
              <w:marBottom w:val="0"/>
              <w:divBdr>
                <w:top w:val="none" w:sz="0" w:space="0" w:color="auto"/>
                <w:left w:val="none" w:sz="0" w:space="0" w:color="auto"/>
                <w:bottom w:val="none" w:sz="0" w:space="0" w:color="auto"/>
                <w:right w:val="none" w:sz="0" w:space="0" w:color="auto"/>
              </w:divBdr>
            </w:div>
            <w:div w:id="403844448">
              <w:marLeft w:val="480"/>
              <w:marRight w:val="0"/>
              <w:marTop w:val="0"/>
              <w:marBottom w:val="0"/>
              <w:divBdr>
                <w:top w:val="none" w:sz="0" w:space="0" w:color="auto"/>
                <w:left w:val="none" w:sz="0" w:space="0" w:color="auto"/>
                <w:bottom w:val="none" w:sz="0" w:space="0" w:color="auto"/>
                <w:right w:val="none" w:sz="0" w:space="0" w:color="auto"/>
              </w:divBdr>
            </w:div>
            <w:div w:id="403913528">
              <w:marLeft w:val="480"/>
              <w:marRight w:val="0"/>
              <w:marTop w:val="0"/>
              <w:marBottom w:val="0"/>
              <w:divBdr>
                <w:top w:val="none" w:sz="0" w:space="0" w:color="auto"/>
                <w:left w:val="none" w:sz="0" w:space="0" w:color="auto"/>
                <w:bottom w:val="none" w:sz="0" w:space="0" w:color="auto"/>
                <w:right w:val="none" w:sz="0" w:space="0" w:color="auto"/>
              </w:divBdr>
            </w:div>
            <w:div w:id="403994647">
              <w:marLeft w:val="480"/>
              <w:marRight w:val="0"/>
              <w:marTop w:val="0"/>
              <w:marBottom w:val="0"/>
              <w:divBdr>
                <w:top w:val="none" w:sz="0" w:space="0" w:color="auto"/>
                <w:left w:val="none" w:sz="0" w:space="0" w:color="auto"/>
                <w:bottom w:val="none" w:sz="0" w:space="0" w:color="auto"/>
                <w:right w:val="none" w:sz="0" w:space="0" w:color="auto"/>
              </w:divBdr>
            </w:div>
            <w:div w:id="404038899">
              <w:marLeft w:val="480"/>
              <w:marRight w:val="0"/>
              <w:marTop w:val="0"/>
              <w:marBottom w:val="0"/>
              <w:divBdr>
                <w:top w:val="none" w:sz="0" w:space="0" w:color="auto"/>
                <w:left w:val="none" w:sz="0" w:space="0" w:color="auto"/>
                <w:bottom w:val="none" w:sz="0" w:space="0" w:color="auto"/>
                <w:right w:val="none" w:sz="0" w:space="0" w:color="auto"/>
              </w:divBdr>
            </w:div>
            <w:div w:id="404300036">
              <w:marLeft w:val="480"/>
              <w:marRight w:val="0"/>
              <w:marTop w:val="0"/>
              <w:marBottom w:val="0"/>
              <w:divBdr>
                <w:top w:val="none" w:sz="0" w:space="0" w:color="auto"/>
                <w:left w:val="none" w:sz="0" w:space="0" w:color="auto"/>
                <w:bottom w:val="none" w:sz="0" w:space="0" w:color="auto"/>
                <w:right w:val="none" w:sz="0" w:space="0" w:color="auto"/>
              </w:divBdr>
            </w:div>
            <w:div w:id="404374491">
              <w:marLeft w:val="480"/>
              <w:marRight w:val="0"/>
              <w:marTop w:val="0"/>
              <w:marBottom w:val="0"/>
              <w:divBdr>
                <w:top w:val="none" w:sz="0" w:space="0" w:color="auto"/>
                <w:left w:val="none" w:sz="0" w:space="0" w:color="auto"/>
                <w:bottom w:val="none" w:sz="0" w:space="0" w:color="auto"/>
                <w:right w:val="none" w:sz="0" w:space="0" w:color="auto"/>
              </w:divBdr>
            </w:div>
            <w:div w:id="404450592">
              <w:marLeft w:val="480"/>
              <w:marRight w:val="0"/>
              <w:marTop w:val="0"/>
              <w:marBottom w:val="0"/>
              <w:divBdr>
                <w:top w:val="none" w:sz="0" w:space="0" w:color="auto"/>
                <w:left w:val="none" w:sz="0" w:space="0" w:color="auto"/>
                <w:bottom w:val="none" w:sz="0" w:space="0" w:color="auto"/>
                <w:right w:val="none" w:sz="0" w:space="0" w:color="auto"/>
              </w:divBdr>
            </w:div>
            <w:div w:id="404498447">
              <w:marLeft w:val="480"/>
              <w:marRight w:val="0"/>
              <w:marTop w:val="0"/>
              <w:marBottom w:val="0"/>
              <w:divBdr>
                <w:top w:val="none" w:sz="0" w:space="0" w:color="auto"/>
                <w:left w:val="none" w:sz="0" w:space="0" w:color="auto"/>
                <w:bottom w:val="none" w:sz="0" w:space="0" w:color="auto"/>
                <w:right w:val="none" w:sz="0" w:space="0" w:color="auto"/>
              </w:divBdr>
            </w:div>
            <w:div w:id="404568138">
              <w:marLeft w:val="480"/>
              <w:marRight w:val="0"/>
              <w:marTop w:val="0"/>
              <w:marBottom w:val="0"/>
              <w:divBdr>
                <w:top w:val="none" w:sz="0" w:space="0" w:color="auto"/>
                <w:left w:val="none" w:sz="0" w:space="0" w:color="auto"/>
                <w:bottom w:val="none" w:sz="0" w:space="0" w:color="auto"/>
                <w:right w:val="none" w:sz="0" w:space="0" w:color="auto"/>
              </w:divBdr>
            </w:div>
            <w:div w:id="404568468">
              <w:marLeft w:val="480"/>
              <w:marRight w:val="0"/>
              <w:marTop w:val="0"/>
              <w:marBottom w:val="0"/>
              <w:divBdr>
                <w:top w:val="none" w:sz="0" w:space="0" w:color="auto"/>
                <w:left w:val="none" w:sz="0" w:space="0" w:color="auto"/>
                <w:bottom w:val="none" w:sz="0" w:space="0" w:color="auto"/>
                <w:right w:val="none" w:sz="0" w:space="0" w:color="auto"/>
              </w:divBdr>
            </w:div>
            <w:div w:id="404569691">
              <w:marLeft w:val="480"/>
              <w:marRight w:val="0"/>
              <w:marTop w:val="0"/>
              <w:marBottom w:val="0"/>
              <w:divBdr>
                <w:top w:val="none" w:sz="0" w:space="0" w:color="auto"/>
                <w:left w:val="none" w:sz="0" w:space="0" w:color="auto"/>
                <w:bottom w:val="none" w:sz="0" w:space="0" w:color="auto"/>
                <w:right w:val="none" w:sz="0" w:space="0" w:color="auto"/>
              </w:divBdr>
            </w:div>
            <w:div w:id="404647904">
              <w:marLeft w:val="480"/>
              <w:marRight w:val="0"/>
              <w:marTop w:val="0"/>
              <w:marBottom w:val="0"/>
              <w:divBdr>
                <w:top w:val="none" w:sz="0" w:space="0" w:color="auto"/>
                <w:left w:val="none" w:sz="0" w:space="0" w:color="auto"/>
                <w:bottom w:val="none" w:sz="0" w:space="0" w:color="auto"/>
                <w:right w:val="none" w:sz="0" w:space="0" w:color="auto"/>
              </w:divBdr>
            </w:div>
            <w:div w:id="404842190">
              <w:marLeft w:val="480"/>
              <w:marRight w:val="0"/>
              <w:marTop w:val="0"/>
              <w:marBottom w:val="0"/>
              <w:divBdr>
                <w:top w:val="none" w:sz="0" w:space="0" w:color="auto"/>
                <w:left w:val="none" w:sz="0" w:space="0" w:color="auto"/>
                <w:bottom w:val="none" w:sz="0" w:space="0" w:color="auto"/>
                <w:right w:val="none" w:sz="0" w:space="0" w:color="auto"/>
              </w:divBdr>
            </w:div>
            <w:div w:id="404843363">
              <w:marLeft w:val="480"/>
              <w:marRight w:val="0"/>
              <w:marTop w:val="0"/>
              <w:marBottom w:val="0"/>
              <w:divBdr>
                <w:top w:val="none" w:sz="0" w:space="0" w:color="auto"/>
                <w:left w:val="none" w:sz="0" w:space="0" w:color="auto"/>
                <w:bottom w:val="none" w:sz="0" w:space="0" w:color="auto"/>
                <w:right w:val="none" w:sz="0" w:space="0" w:color="auto"/>
              </w:divBdr>
            </w:div>
            <w:div w:id="404956727">
              <w:marLeft w:val="480"/>
              <w:marRight w:val="0"/>
              <w:marTop w:val="0"/>
              <w:marBottom w:val="0"/>
              <w:divBdr>
                <w:top w:val="none" w:sz="0" w:space="0" w:color="auto"/>
                <w:left w:val="none" w:sz="0" w:space="0" w:color="auto"/>
                <w:bottom w:val="none" w:sz="0" w:space="0" w:color="auto"/>
                <w:right w:val="none" w:sz="0" w:space="0" w:color="auto"/>
              </w:divBdr>
            </w:div>
            <w:div w:id="404960123">
              <w:marLeft w:val="480"/>
              <w:marRight w:val="0"/>
              <w:marTop w:val="0"/>
              <w:marBottom w:val="0"/>
              <w:divBdr>
                <w:top w:val="none" w:sz="0" w:space="0" w:color="auto"/>
                <w:left w:val="none" w:sz="0" w:space="0" w:color="auto"/>
                <w:bottom w:val="none" w:sz="0" w:space="0" w:color="auto"/>
                <w:right w:val="none" w:sz="0" w:space="0" w:color="auto"/>
              </w:divBdr>
            </w:div>
            <w:div w:id="404961705">
              <w:marLeft w:val="480"/>
              <w:marRight w:val="0"/>
              <w:marTop w:val="0"/>
              <w:marBottom w:val="0"/>
              <w:divBdr>
                <w:top w:val="none" w:sz="0" w:space="0" w:color="auto"/>
                <w:left w:val="none" w:sz="0" w:space="0" w:color="auto"/>
                <w:bottom w:val="none" w:sz="0" w:space="0" w:color="auto"/>
                <w:right w:val="none" w:sz="0" w:space="0" w:color="auto"/>
              </w:divBdr>
            </w:div>
            <w:div w:id="405080158">
              <w:marLeft w:val="480"/>
              <w:marRight w:val="0"/>
              <w:marTop w:val="0"/>
              <w:marBottom w:val="0"/>
              <w:divBdr>
                <w:top w:val="none" w:sz="0" w:space="0" w:color="auto"/>
                <w:left w:val="none" w:sz="0" w:space="0" w:color="auto"/>
                <w:bottom w:val="none" w:sz="0" w:space="0" w:color="auto"/>
                <w:right w:val="none" w:sz="0" w:space="0" w:color="auto"/>
              </w:divBdr>
            </w:div>
            <w:div w:id="405105056">
              <w:marLeft w:val="480"/>
              <w:marRight w:val="0"/>
              <w:marTop w:val="0"/>
              <w:marBottom w:val="0"/>
              <w:divBdr>
                <w:top w:val="none" w:sz="0" w:space="0" w:color="auto"/>
                <w:left w:val="none" w:sz="0" w:space="0" w:color="auto"/>
                <w:bottom w:val="none" w:sz="0" w:space="0" w:color="auto"/>
                <w:right w:val="none" w:sz="0" w:space="0" w:color="auto"/>
              </w:divBdr>
            </w:div>
            <w:div w:id="405147706">
              <w:marLeft w:val="480"/>
              <w:marRight w:val="0"/>
              <w:marTop w:val="0"/>
              <w:marBottom w:val="0"/>
              <w:divBdr>
                <w:top w:val="none" w:sz="0" w:space="0" w:color="auto"/>
                <w:left w:val="none" w:sz="0" w:space="0" w:color="auto"/>
                <w:bottom w:val="none" w:sz="0" w:space="0" w:color="auto"/>
                <w:right w:val="none" w:sz="0" w:space="0" w:color="auto"/>
              </w:divBdr>
            </w:div>
            <w:div w:id="405152027">
              <w:marLeft w:val="480"/>
              <w:marRight w:val="0"/>
              <w:marTop w:val="0"/>
              <w:marBottom w:val="0"/>
              <w:divBdr>
                <w:top w:val="none" w:sz="0" w:space="0" w:color="auto"/>
                <w:left w:val="none" w:sz="0" w:space="0" w:color="auto"/>
                <w:bottom w:val="none" w:sz="0" w:space="0" w:color="auto"/>
                <w:right w:val="none" w:sz="0" w:space="0" w:color="auto"/>
              </w:divBdr>
            </w:div>
            <w:div w:id="405154042">
              <w:marLeft w:val="480"/>
              <w:marRight w:val="0"/>
              <w:marTop w:val="0"/>
              <w:marBottom w:val="0"/>
              <w:divBdr>
                <w:top w:val="none" w:sz="0" w:space="0" w:color="auto"/>
                <w:left w:val="none" w:sz="0" w:space="0" w:color="auto"/>
                <w:bottom w:val="none" w:sz="0" w:space="0" w:color="auto"/>
                <w:right w:val="none" w:sz="0" w:space="0" w:color="auto"/>
              </w:divBdr>
            </w:div>
            <w:div w:id="405297387">
              <w:marLeft w:val="480"/>
              <w:marRight w:val="0"/>
              <w:marTop w:val="0"/>
              <w:marBottom w:val="0"/>
              <w:divBdr>
                <w:top w:val="none" w:sz="0" w:space="0" w:color="auto"/>
                <w:left w:val="none" w:sz="0" w:space="0" w:color="auto"/>
                <w:bottom w:val="none" w:sz="0" w:space="0" w:color="auto"/>
                <w:right w:val="none" w:sz="0" w:space="0" w:color="auto"/>
              </w:divBdr>
            </w:div>
            <w:div w:id="405301660">
              <w:marLeft w:val="480"/>
              <w:marRight w:val="0"/>
              <w:marTop w:val="0"/>
              <w:marBottom w:val="0"/>
              <w:divBdr>
                <w:top w:val="none" w:sz="0" w:space="0" w:color="auto"/>
                <w:left w:val="none" w:sz="0" w:space="0" w:color="auto"/>
                <w:bottom w:val="none" w:sz="0" w:space="0" w:color="auto"/>
                <w:right w:val="none" w:sz="0" w:space="0" w:color="auto"/>
              </w:divBdr>
            </w:div>
            <w:div w:id="405423740">
              <w:marLeft w:val="480"/>
              <w:marRight w:val="0"/>
              <w:marTop w:val="0"/>
              <w:marBottom w:val="0"/>
              <w:divBdr>
                <w:top w:val="none" w:sz="0" w:space="0" w:color="auto"/>
                <w:left w:val="none" w:sz="0" w:space="0" w:color="auto"/>
                <w:bottom w:val="none" w:sz="0" w:space="0" w:color="auto"/>
                <w:right w:val="none" w:sz="0" w:space="0" w:color="auto"/>
              </w:divBdr>
            </w:div>
            <w:div w:id="405497815">
              <w:marLeft w:val="480"/>
              <w:marRight w:val="0"/>
              <w:marTop w:val="0"/>
              <w:marBottom w:val="0"/>
              <w:divBdr>
                <w:top w:val="none" w:sz="0" w:space="0" w:color="auto"/>
                <w:left w:val="none" w:sz="0" w:space="0" w:color="auto"/>
                <w:bottom w:val="none" w:sz="0" w:space="0" w:color="auto"/>
                <w:right w:val="none" w:sz="0" w:space="0" w:color="auto"/>
              </w:divBdr>
            </w:div>
            <w:div w:id="405617263">
              <w:marLeft w:val="480"/>
              <w:marRight w:val="0"/>
              <w:marTop w:val="0"/>
              <w:marBottom w:val="0"/>
              <w:divBdr>
                <w:top w:val="none" w:sz="0" w:space="0" w:color="auto"/>
                <w:left w:val="none" w:sz="0" w:space="0" w:color="auto"/>
                <w:bottom w:val="none" w:sz="0" w:space="0" w:color="auto"/>
                <w:right w:val="none" w:sz="0" w:space="0" w:color="auto"/>
              </w:divBdr>
            </w:div>
            <w:div w:id="405686727">
              <w:marLeft w:val="480"/>
              <w:marRight w:val="0"/>
              <w:marTop w:val="0"/>
              <w:marBottom w:val="0"/>
              <w:divBdr>
                <w:top w:val="none" w:sz="0" w:space="0" w:color="auto"/>
                <w:left w:val="none" w:sz="0" w:space="0" w:color="auto"/>
                <w:bottom w:val="none" w:sz="0" w:space="0" w:color="auto"/>
                <w:right w:val="none" w:sz="0" w:space="0" w:color="auto"/>
              </w:divBdr>
            </w:div>
            <w:div w:id="405807087">
              <w:marLeft w:val="480"/>
              <w:marRight w:val="0"/>
              <w:marTop w:val="0"/>
              <w:marBottom w:val="0"/>
              <w:divBdr>
                <w:top w:val="none" w:sz="0" w:space="0" w:color="auto"/>
                <w:left w:val="none" w:sz="0" w:space="0" w:color="auto"/>
                <w:bottom w:val="none" w:sz="0" w:space="0" w:color="auto"/>
                <w:right w:val="none" w:sz="0" w:space="0" w:color="auto"/>
              </w:divBdr>
            </w:div>
            <w:div w:id="405997401">
              <w:marLeft w:val="480"/>
              <w:marRight w:val="0"/>
              <w:marTop w:val="0"/>
              <w:marBottom w:val="0"/>
              <w:divBdr>
                <w:top w:val="none" w:sz="0" w:space="0" w:color="auto"/>
                <w:left w:val="none" w:sz="0" w:space="0" w:color="auto"/>
                <w:bottom w:val="none" w:sz="0" w:space="0" w:color="auto"/>
                <w:right w:val="none" w:sz="0" w:space="0" w:color="auto"/>
              </w:divBdr>
            </w:div>
            <w:div w:id="406078918">
              <w:marLeft w:val="480"/>
              <w:marRight w:val="0"/>
              <w:marTop w:val="0"/>
              <w:marBottom w:val="0"/>
              <w:divBdr>
                <w:top w:val="none" w:sz="0" w:space="0" w:color="auto"/>
                <w:left w:val="none" w:sz="0" w:space="0" w:color="auto"/>
                <w:bottom w:val="none" w:sz="0" w:space="0" w:color="auto"/>
                <w:right w:val="none" w:sz="0" w:space="0" w:color="auto"/>
              </w:divBdr>
            </w:div>
            <w:div w:id="406149980">
              <w:marLeft w:val="480"/>
              <w:marRight w:val="0"/>
              <w:marTop w:val="0"/>
              <w:marBottom w:val="0"/>
              <w:divBdr>
                <w:top w:val="none" w:sz="0" w:space="0" w:color="auto"/>
                <w:left w:val="none" w:sz="0" w:space="0" w:color="auto"/>
                <w:bottom w:val="none" w:sz="0" w:space="0" w:color="auto"/>
                <w:right w:val="none" w:sz="0" w:space="0" w:color="auto"/>
              </w:divBdr>
            </w:div>
            <w:div w:id="406194932">
              <w:marLeft w:val="480"/>
              <w:marRight w:val="0"/>
              <w:marTop w:val="0"/>
              <w:marBottom w:val="0"/>
              <w:divBdr>
                <w:top w:val="none" w:sz="0" w:space="0" w:color="auto"/>
                <w:left w:val="none" w:sz="0" w:space="0" w:color="auto"/>
                <w:bottom w:val="none" w:sz="0" w:space="0" w:color="auto"/>
                <w:right w:val="none" w:sz="0" w:space="0" w:color="auto"/>
              </w:divBdr>
            </w:div>
            <w:div w:id="406198263">
              <w:marLeft w:val="480"/>
              <w:marRight w:val="0"/>
              <w:marTop w:val="0"/>
              <w:marBottom w:val="0"/>
              <w:divBdr>
                <w:top w:val="none" w:sz="0" w:space="0" w:color="auto"/>
                <w:left w:val="none" w:sz="0" w:space="0" w:color="auto"/>
                <w:bottom w:val="none" w:sz="0" w:space="0" w:color="auto"/>
                <w:right w:val="none" w:sz="0" w:space="0" w:color="auto"/>
              </w:divBdr>
            </w:div>
            <w:div w:id="406223574">
              <w:marLeft w:val="480"/>
              <w:marRight w:val="0"/>
              <w:marTop w:val="0"/>
              <w:marBottom w:val="0"/>
              <w:divBdr>
                <w:top w:val="none" w:sz="0" w:space="0" w:color="auto"/>
                <w:left w:val="none" w:sz="0" w:space="0" w:color="auto"/>
                <w:bottom w:val="none" w:sz="0" w:space="0" w:color="auto"/>
                <w:right w:val="none" w:sz="0" w:space="0" w:color="auto"/>
              </w:divBdr>
            </w:div>
            <w:div w:id="406224541">
              <w:marLeft w:val="480"/>
              <w:marRight w:val="0"/>
              <w:marTop w:val="0"/>
              <w:marBottom w:val="0"/>
              <w:divBdr>
                <w:top w:val="none" w:sz="0" w:space="0" w:color="auto"/>
                <w:left w:val="none" w:sz="0" w:space="0" w:color="auto"/>
                <w:bottom w:val="none" w:sz="0" w:space="0" w:color="auto"/>
                <w:right w:val="none" w:sz="0" w:space="0" w:color="auto"/>
              </w:divBdr>
            </w:div>
            <w:div w:id="406390176">
              <w:marLeft w:val="480"/>
              <w:marRight w:val="0"/>
              <w:marTop w:val="0"/>
              <w:marBottom w:val="0"/>
              <w:divBdr>
                <w:top w:val="none" w:sz="0" w:space="0" w:color="auto"/>
                <w:left w:val="none" w:sz="0" w:space="0" w:color="auto"/>
                <w:bottom w:val="none" w:sz="0" w:space="0" w:color="auto"/>
                <w:right w:val="none" w:sz="0" w:space="0" w:color="auto"/>
              </w:divBdr>
            </w:div>
            <w:div w:id="406609332">
              <w:marLeft w:val="480"/>
              <w:marRight w:val="0"/>
              <w:marTop w:val="0"/>
              <w:marBottom w:val="0"/>
              <w:divBdr>
                <w:top w:val="none" w:sz="0" w:space="0" w:color="auto"/>
                <w:left w:val="none" w:sz="0" w:space="0" w:color="auto"/>
                <w:bottom w:val="none" w:sz="0" w:space="0" w:color="auto"/>
                <w:right w:val="none" w:sz="0" w:space="0" w:color="auto"/>
              </w:divBdr>
            </w:div>
            <w:div w:id="406612027">
              <w:marLeft w:val="480"/>
              <w:marRight w:val="0"/>
              <w:marTop w:val="0"/>
              <w:marBottom w:val="0"/>
              <w:divBdr>
                <w:top w:val="none" w:sz="0" w:space="0" w:color="auto"/>
                <w:left w:val="none" w:sz="0" w:space="0" w:color="auto"/>
                <w:bottom w:val="none" w:sz="0" w:space="0" w:color="auto"/>
                <w:right w:val="none" w:sz="0" w:space="0" w:color="auto"/>
              </w:divBdr>
            </w:div>
            <w:div w:id="406613251">
              <w:marLeft w:val="480"/>
              <w:marRight w:val="0"/>
              <w:marTop w:val="0"/>
              <w:marBottom w:val="0"/>
              <w:divBdr>
                <w:top w:val="none" w:sz="0" w:space="0" w:color="auto"/>
                <w:left w:val="none" w:sz="0" w:space="0" w:color="auto"/>
                <w:bottom w:val="none" w:sz="0" w:space="0" w:color="auto"/>
                <w:right w:val="none" w:sz="0" w:space="0" w:color="auto"/>
              </w:divBdr>
            </w:div>
            <w:div w:id="406658526">
              <w:marLeft w:val="480"/>
              <w:marRight w:val="0"/>
              <w:marTop w:val="0"/>
              <w:marBottom w:val="0"/>
              <w:divBdr>
                <w:top w:val="none" w:sz="0" w:space="0" w:color="auto"/>
                <w:left w:val="none" w:sz="0" w:space="0" w:color="auto"/>
                <w:bottom w:val="none" w:sz="0" w:space="0" w:color="auto"/>
                <w:right w:val="none" w:sz="0" w:space="0" w:color="auto"/>
              </w:divBdr>
            </w:div>
            <w:div w:id="406729297">
              <w:marLeft w:val="480"/>
              <w:marRight w:val="0"/>
              <w:marTop w:val="0"/>
              <w:marBottom w:val="0"/>
              <w:divBdr>
                <w:top w:val="none" w:sz="0" w:space="0" w:color="auto"/>
                <w:left w:val="none" w:sz="0" w:space="0" w:color="auto"/>
                <w:bottom w:val="none" w:sz="0" w:space="0" w:color="auto"/>
                <w:right w:val="none" w:sz="0" w:space="0" w:color="auto"/>
              </w:divBdr>
            </w:div>
            <w:div w:id="406922076">
              <w:marLeft w:val="480"/>
              <w:marRight w:val="0"/>
              <w:marTop w:val="0"/>
              <w:marBottom w:val="0"/>
              <w:divBdr>
                <w:top w:val="none" w:sz="0" w:space="0" w:color="auto"/>
                <w:left w:val="none" w:sz="0" w:space="0" w:color="auto"/>
                <w:bottom w:val="none" w:sz="0" w:space="0" w:color="auto"/>
                <w:right w:val="none" w:sz="0" w:space="0" w:color="auto"/>
              </w:divBdr>
            </w:div>
            <w:div w:id="407000395">
              <w:marLeft w:val="480"/>
              <w:marRight w:val="0"/>
              <w:marTop w:val="0"/>
              <w:marBottom w:val="0"/>
              <w:divBdr>
                <w:top w:val="none" w:sz="0" w:space="0" w:color="auto"/>
                <w:left w:val="none" w:sz="0" w:space="0" w:color="auto"/>
                <w:bottom w:val="none" w:sz="0" w:space="0" w:color="auto"/>
                <w:right w:val="none" w:sz="0" w:space="0" w:color="auto"/>
              </w:divBdr>
            </w:div>
            <w:div w:id="407000915">
              <w:marLeft w:val="480"/>
              <w:marRight w:val="0"/>
              <w:marTop w:val="0"/>
              <w:marBottom w:val="0"/>
              <w:divBdr>
                <w:top w:val="none" w:sz="0" w:space="0" w:color="auto"/>
                <w:left w:val="none" w:sz="0" w:space="0" w:color="auto"/>
                <w:bottom w:val="none" w:sz="0" w:space="0" w:color="auto"/>
                <w:right w:val="none" w:sz="0" w:space="0" w:color="auto"/>
              </w:divBdr>
            </w:div>
            <w:div w:id="407113147">
              <w:marLeft w:val="480"/>
              <w:marRight w:val="0"/>
              <w:marTop w:val="0"/>
              <w:marBottom w:val="0"/>
              <w:divBdr>
                <w:top w:val="none" w:sz="0" w:space="0" w:color="auto"/>
                <w:left w:val="none" w:sz="0" w:space="0" w:color="auto"/>
                <w:bottom w:val="none" w:sz="0" w:space="0" w:color="auto"/>
                <w:right w:val="none" w:sz="0" w:space="0" w:color="auto"/>
              </w:divBdr>
            </w:div>
            <w:div w:id="407114713">
              <w:marLeft w:val="480"/>
              <w:marRight w:val="0"/>
              <w:marTop w:val="0"/>
              <w:marBottom w:val="0"/>
              <w:divBdr>
                <w:top w:val="none" w:sz="0" w:space="0" w:color="auto"/>
                <w:left w:val="none" w:sz="0" w:space="0" w:color="auto"/>
                <w:bottom w:val="none" w:sz="0" w:space="0" w:color="auto"/>
                <w:right w:val="none" w:sz="0" w:space="0" w:color="auto"/>
              </w:divBdr>
            </w:div>
            <w:div w:id="407121527">
              <w:marLeft w:val="480"/>
              <w:marRight w:val="0"/>
              <w:marTop w:val="0"/>
              <w:marBottom w:val="0"/>
              <w:divBdr>
                <w:top w:val="none" w:sz="0" w:space="0" w:color="auto"/>
                <w:left w:val="none" w:sz="0" w:space="0" w:color="auto"/>
                <w:bottom w:val="none" w:sz="0" w:space="0" w:color="auto"/>
                <w:right w:val="none" w:sz="0" w:space="0" w:color="auto"/>
              </w:divBdr>
            </w:div>
            <w:div w:id="407195922">
              <w:marLeft w:val="480"/>
              <w:marRight w:val="0"/>
              <w:marTop w:val="0"/>
              <w:marBottom w:val="0"/>
              <w:divBdr>
                <w:top w:val="none" w:sz="0" w:space="0" w:color="auto"/>
                <w:left w:val="none" w:sz="0" w:space="0" w:color="auto"/>
                <w:bottom w:val="none" w:sz="0" w:space="0" w:color="auto"/>
                <w:right w:val="none" w:sz="0" w:space="0" w:color="auto"/>
              </w:divBdr>
            </w:div>
            <w:div w:id="407196968">
              <w:marLeft w:val="480"/>
              <w:marRight w:val="0"/>
              <w:marTop w:val="0"/>
              <w:marBottom w:val="0"/>
              <w:divBdr>
                <w:top w:val="none" w:sz="0" w:space="0" w:color="auto"/>
                <w:left w:val="none" w:sz="0" w:space="0" w:color="auto"/>
                <w:bottom w:val="none" w:sz="0" w:space="0" w:color="auto"/>
                <w:right w:val="none" w:sz="0" w:space="0" w:color="auto"/>
              </w:divBdr>
            </w:div>
            <w:div w:id="407264751">
              <w:marLeft w:val="480"/>
              <w:marRight w:val="0"/>
              <w:marTop w:val="0"/>
              <w:marBottom w:val="0"/>
              <w:divBdr>
                <w:top w:val="none" w:sz="0" w:space="0" w:color="auto"/>
                <w:left w:val="none" w:sz="0" w:space="0" w:color="auto"/>
                <w:bottom w:val="none" w:sz="0" w:space="0" w:color="auto"/>
                <w:right w:val="none" w:sz="0" w:space="0" w:color="auto"/>
              </w:divBdr>
            </w:div>
            <w:div w:id="407309665">
              <w:marLeft w:val="480"/>
              <w:marRight w:val="0"/>
              <w:marTop w:val="0"/>
              <w:marBottom w:val="0"/>
              <w:divBdr>
                <w:top w:val="none" w:sz="0" w:space="0" w:color="auto"/>
                <w:left w:val="none" w:sz="0" w:space="0" w:color="auto"/>
                <w:bottom w:val="none" w:sz="0" w:space="0" w:color="auto"/>
                <w:right w:val="none" w:sz="0" w:space="0" w:color="auto"/>
              </w:divBdr>
            </w:div>
            <w:div w:id="407386784">
              <w:marLeft w:val="480"/>
              <w:marRight w:val="0"/>
              <w:marTop w:val="0"/>
              <w:marBottom w:val="0"/>
              <w:divBdr>
                <w:top w:val="none" w:sz="0" w:space="0" w:color="auto"/>
                <w:left w:val="none" w:sz="0" w:space="0" w:color="auto"/>
                <w:bottom w:val="none" w:sz="0" w:space="0" w:color="auto"/>
                <w:right w:val="none" w:sz="0" w:space="0" w:color="auto"/>
              </w:divBdr>
            </w:div>
            <w:div w:id="407387215">
              <w:marLeft w:val="480"/>
              <w:marRight w:val="0"/>
              <w:marTop w:val="0"/>
              <w:marBottom w:val="0"/>
              <w:divBdr>
                <w:top w:val="none" w:sz="0" w:space="0" w:color="auto"/>
                <w:left w:val="none" w:sz="0" w:space="0" w:color="auto"/>
                <w:bottom w:val="none" w:sz="0" w:space="0" w:color="auto"/>
                <w:right w:val="none" w:sz="0" w:space="0" w:color="auto"/>
              </w:divBdr>
            </w:div>
            <w:div w:id="407387746">
              <w:marLeft w:val="480"/>
              <w:marRight w:val="0"/>
              <w:marTop w:val="0"/>
              <w:marBottom w:val="0"/>
              <w:divBdr>
                <w:top w:val="none" w:sz="0" w:space="0" w:color="auto"/>
                <w:left w:val="none" w:sz="0" w:space="0" w:color="auto"/>
                <w:bottom w:val="none" w:sz="0" w:space="0" w:color="auto"/>
                <w:right w:val="none" w:sz="0" w:space="0" w:color="auto"/>
              </w:divBdr>
            </w:div>
            <w:div w:id="407389039">
              <w:marLeft w:val="480"/>
              <w:marRight w:val="0"/>
              <w:marTop w:val="0"/>
              <w:marBottom w:val="0"/>
              <w:divBdr>
                <w:top w:val="none" w:sz="0" w:space="0" w:color="auto"/>
                <w:left w:val="none" w:sz="0" w:space="0" w:color="auto"/>
                <w:bottom w:val="none" w:sz="0" w:space="0" w:color="auto"/>
                <w:right w:val="none" w:sz="0" w:space="0" w:color="auto"/>
              </w:divBdr>
            </w:div>
            <w:div w:id="407463289">
              <w:marLeft w:val="480"/>
              <w:marRight w:val="0"/>
              <w:marTop w:val="0"/>
              <w:marBottom w:val="0"/>
              <w:divBdr>
                <w:top w:val="none" w:sz="0" w:space="0" w:color="auto"/>
                <w:left w:val="none" w:sz="0" w:space="0" w:color="auto"/>
                <w:bottom w:val="none" w:sz="0" w:space="0" w:color="auto"/>
                <w:right w:val="none" w:sz="0" w:space="0" w:color="auto"/>
              </w:divBdr>
            </w:div>
            <w:div w:id="407535316">
              <w:marLeft w:val="480"/>
              <w:marRight w:val="0"/>
              <w:marTop w:val="0"/>
              <w:marBottom w:val="0"/>
              <w:divBdr>
                <w:top w:val="none" w:sz="0" w:space="0" w:color="auto"/>
                <w:left w:val="none" w:sz="0" w:space="0" w:color="auto"/>
                <w:bottom w:val="none" w:sz="0" w:space="0" w:color="auto"/>
                <w:right w:val="none" w:sz="0" w:space="0" w:color="auto"/>
              </w:divBdr>
            </w:div>
            <w:div w:id="407579131">
              <w:marLeft w:val="480"/>
              <w:marRight w:val="0"/>
              <w:marTop w:val="0"/>
              <w:marBottom w:val="0"/>
              <w:divBdr>
                <w:top w:val="none" w:sz="0" w:space="0" w:color="auto"/>
                <w:left w:val="none" w:sz="0" w:space="0" w:color="auto"/>
                <w:bottom w:val="none" w:sz="0" w:space="0" w:color="auto"/>
                <w:right w:val="none" w:sz="0" w:space="0" w:color="auto"/>
              </w:divBdr>
            </w:div>
            <w:div w:id="407657432">
              <w:marLeft w:val="480"/>
              <w:marRight w:val="0"/>
              <w:marTop w:val="0"/>
              <w:marBottom w:val="0"/>
              <w:divBdr>
                <w:top w:val="none" w:sz="0" w:space="0" w:color="auto"/>
                <w:left w:val="none" w:sz="0" w:space="0" w:color="auto"/>
                <w:bottom w:val="none" w:sz="0" w:space="0" w:color="auto"/>
                <w:right w:val="none" w:sz="0" w:space="0" w:color="auto"/>
              </w:divBdr>
            </w:div>
            <w:div w:id="407730640">
              <w:marLeft w:val="480"/>
              <w:marRight w:val="0"/>
              <w:marTop w:val="0"/>
              <w:marBottom w:val="0"/>
              <w:divBdr>
                <w:top w:val="none" w:sz="0" w:space="0" w:color="auto"/>
                <w:left w:val="none" w:sz="0" w:space="0" w:color="auto"/>
                <w:bottom w:val="none" w:sz="0" w:space="0" w:color="auto"/>
                <w:right w:val="none" w:sz="0" w:space="0" w:color="auto"/>
              </w:divBdr>
            </w:div>
            <w:div w:id="407775848">
              <w:marLeft w:val="480"/>
              <w:marRight w:val="0"/>
              <w:marTop w:val="0"/>
              <w:marBottom w:val="0"/>
              <w:divBdr>
                <w:top w:val="none" w:sz="0" w:space="0" w:color="auto"/>
                <w:left w:val="none" w:sz="0" w:space="0" w:color="auto"/>
                <w:bottom w:val="none" w:sz="0" w:space="0" w:color="auto"/>
                <w:right w:val="none" w:sz="0" w:space="0" w:color="auto"/>
              </w:divBdr>
            </w:div>
            <w:div w:id="407846857">
              <w:marLeft w:val="480"/>
              <w:marRight w:val="0"/>
              <w:marTop w:val="0"/>
              <w:marBottom w:val="0"/>
              <w:divBdr>
                <w:top w:val="none" w:sz="0" w:space="0" w:color="auto"/>
                <w:left w:val="none" w:sz="0" w:space="0" w:color="auto"/>
                <w:bottom w:val="none" w:sz="0" w:space="0" w:color="auto"/>
                <w:right w:val="none" w:sz="0" w:space="0" w:color="auto"/>
              </w:divBdr>
            </w:div>
            <w:div w:id="407849549">
              <w:marLeft w:val="480"/>
              <w:marRight w:val="0"/>
              <w:marTop w:val="0"/>
              <w:marBottom w:val="0"/>
              <w:divBdr>
                <w:top w:val="none" w:sz="0" w:space="0" w:color="auto"/>
                <w:left w:val="none" w:sz="0" w:space="0" w:color="auto"/>
                <w:bottom w:val="none" w:sz="0" w:space="0" w:color="auto"/>
                <w:right w:val="none" w:sz="0" w:space="0" w:color="auto"/>
              </w:divBdr>
            </w:div>
            <w:div w:id="407963834">
              <w:marLeft w:val="480"/>
              <w:marRight w:val="0"/>
              <w:marTop w:val="0"/>
              <w:marBottom w:val="0"/>
              <w:divBdr>
                <w:top w:val="none" w:sz="0" w:space="0" w:color="auto"/>
                <w:left w:val="none" w:sz="0" w:space="0" w:color="auto"/>
                <w:bottom w:val="none" w:sz="0" w:space="0" w:color="auto"/>
                <w:right w:val="none" w:sz="0" w:space="0" w:color="auto"/>
              </w:divBdr>
            </w:div>
            <w:div w:id="407964408">
              <w:marLeft w:val="480"/>
              <w:marRight w:val="0"/>
              <w:marTop w:val="0"/>
              <w:marBottom w:val="0"/>
              <w:divBdr>
                <w:top w:val="none" w:sz="0" w:space="0" w:color="auto"/>
                <w:left w:val="none" w:sz="0" w:space="0" w:color="auto"/>
                <w:bottom w:val="none" w:sz="0" w:space="0" w:color="auto"/>
                <w:right w:val="none" w:sz="0" w:space="0" w:color="auto"/>
              </w:divBdr>
            </w:div>
            <w:div w:id="408043373">
              <w:marLeft w:val="480"/>
              <w:marRight w:val="0"/>
              <w:marTop w:val="0"/>
              <w:marBottom w:val="0"/>
              <w:divBdr>
                <w:top w:val="none" w:sz="0" w:space="0" w:color="auto"/>
                <w:left w:val="none" w:sz="0" w:space="0" w:color="auto"/>
                <w:bottom w:val="none" w:sz="0" w:space="0" w:color="auto"/>
                <w:right w:val="none" w:sz="0" w:space="0" w:color="auto"/>
              </w:divBdr>
            </w:div>
            <w:div w:id="408230126">
              <w:marLeft w:val="480"/>
              <w:marRight w:val="0"/>
              <w:marTop w:val="0"/>
              <w:marBottom w:val="0"/>
              <w:divBdr>
                <w:top w:val="none" w:sz="0" w:space="0" w:color="auto"/>
                <w:left w:val="none" w:sz="0" w:space="0" w:color="auto"/>
                <w:bottom w:val="none" w:sz="0" w:space="0" w:color="auto"/>
                <w:right w:val="none" w:sz="0" w:space="0" w:color="auto"/>
              </w:divBdr>
            </w:div>
            <w:div w:id="408233541">
              <w:marLeft w:val="480"/>
              <w:marRight w:val="0"/>
              <w:marTop w:val="0"/>
              <w:marBottom w:val="0"/>
              <w:divBdr>
                <w:top w:val="none" w:sz="0" w:space="0" w:color="auto"/>
                <w:left w:val="none" w:sz="0" w:space="0" w:color="auto"/>
                <w:bottom w:val="none" w:sz="0" w:space="0" w:color="auto"/>
                <w:right w:val="none" w:sz="0" w:space="0" w:color="auto"/>
              </w:divBdr>
            </w:div>
            <w:div w:id="408307307">
              <w:marLeft w:val="480"/>
              <w:marRight w:val="0"/>
              <w:marTop w:val="0"/>
              <w:marBottom w:val="0"/>
              <w:divBdr>
                <w:top w:val="none" w:sz="0" w:space="0" w:color="auto"/>
                <w:left w:val="none" w:sz="0" w:space="0" w:color="auto"/>
                <w:bottom w:val="none" w:sz="0" w:space="0" w:color="auto"/>
                <w:right w:val="none" w:sz="0" w:space="0" w:color="auto"/>
              </w:divBdr>
            </w:div>
            <w:div w:id="408309706">
              <w:marLeft w:val="480"/>
              <w:marRight w:val="0"/>
              <w:marTop w:val="0"/>
              <w:marBottom w:val="0"/>
              <w:divBdr>
                <w:top w:val="none" w:sz="0" w:space="0" w:color="auto"/>
                <w:left w:val="none" w:sz="0" w:space="0" w:color="auto"/>
                <w:bottom w:val="none" w:sz="0" w:space="0" w:color="auto"/>
                <w:right w:val="none" w:sz="0" w:space="0" w:color="auto"/>
              </w:divBdr>
            </w:div>
            <w:div w:id="408311046">
              <w:marLeft w:val="480"/>
              <w:marRight w:val="0"/>
              <w:marTop w:val="0"/>
              <w:marBottom w:val="0"/>
              <w:divBdr>
                <w:top w:val="none" w:sz="0" w:space="0" w:color="auto"/>
                <w:left w:val="none" w:sz="0" w:space="0" w:color="auto"/>
                <w:bottom w:val="none" w:sz="0" w:space="0" w:color="auto"/>
                <w:right w:val="none" w:sz="0" w:space="0" w:color="auto"/>
              </w:divBdr>
            </w:div>
            <w:div w:id="408383882">
              <w:marLeft w:val="480"/>
              <w:marRight w:val="0"/>
              <w:marTop w:val="0"/>
              <w:marBottom w:val="0"/>
              <w:divBdr>
                <w:top w:val="none" w:sz="0" w:space="0" w:color="auto"/>
                <w:left w:val="none" w:sz="0" w:space="0" w:color="auto"/>
                <w:bottom w:val="none" w:sz="0" w:space="0" w:color="auto"/>
                <w:right w:val="none" w:sz="0" w:space="0" w:color="auto"/>
              </w:divBdr>
            </w:div>
            <w:div w:id="408426182">
              <w:marLeft w:val="480"/>
              <w:marRight w:val="0"/>
              <w:marTop w:val="0"/>
              <w:marBottom w:val="0"/>
              <w:divBdr>
                <w:top w:val="none" w:sz="0" w:space="0" w:color="auto"/>
                <w:left w:val="none" w:sz="0" w:space="0" w:color="auto"/>
                <w:bottom w:val="none" w:sz="0" w:space="0" w:color="auto"/>
                <w:right w:val="none" w:sz="0" w:space="0" w:color="auto"/>
              </w:divBdr>
            </w:div>
            <w:div w:id="408775989">
              <w:marLeft w:val="480"/>
              <w:marRight w:val="0"/>
              <w:marTop w:val="0"/>
              <w:marBottom w:val="0"/>
              <w:divBdr>
                <w:top w:val="none" w:sz="0" w:space="0" w:color="auto"/>
                <w:left w:val="none" w:sz="0" w:space="0" w:color="auto"/>
                <w:bottom w:val="none" w:sz="0" w:space="0" w:color="auto"/>
                <w:right w:val="none" w:sz="0" w:space="0" w:color="auto"/>
              </w:divBdr>
            </w:div>
            <w:div w:id="408890369">
              <w:marLeft w:val="480"/>
              <w:marRight w:val="0"/>
              <w:marTop w:val="0"/>
              <w:marBottom w:val="0"/>
              <w:divBdr>
                <w:top w:val="none" w:sz="0" w:space="0" w:color="auto"/>
                <w:left w:val="none" w:sz="0" w:space="0" w:color="auto"/>
                <w:bottom w:val="none" w:sz="0" w:space="0" w:color="auto"/>
                <w:right w:val="none" w:sz="0" w:space="0" w:color="auto"/>
              </w:divBdr>
            </w:div>
            <w:div w:id="409011765">
              <w:marLeft w:val="480"/>
              <w:marRight w:val="0"/>
              <w:marTop w:val="0"/>
              <w:marBottom w:val="0"/>
              <w:divBdr>
                <w:top w:val="none" w:sz="0" w:space="0" w:color="auto"/>
                <w:left w:val="none" w:sz="0" w:space="0" w:color="auto"/>
                <w:bottom w:val="none" w:sz="0" w:space="0" w:color="auto"/>
                <w:right w:val="none" w:sz="0" w:space="0" w:color="auto"/>
              </w:divBdr>
            </w:div>
            <w:div w:id="409040083">
              <w:marLeft w:val="480"/>
              <w:marRight w:val="0"/>
              <w:marTop w:val="0"/>
              <w:marBottom w:val="0"/>
              <w:divBdr>
                <w:top w:val="none" w:sz="0" w:space="0" w:color="auto"/>
                <w:left w:val="none" w:sz="0" w:space="0" w:color="auto"/>
                <w:bottom w:val="none" w:sz="0" w:space="0" w:color="auto"/>
                <w:right w:val="none" w:sz="0" w:space="0" w:color="auto"/>
              </w:divBdr>
            </w:div>
            <w:div w:id="409081093">
              <w:marLeft w:val="480"/>
              <w:marRight w:val="0"/>
              <w:marTop w:val="0"/>
              <w:marBottom w:val="0"/>
              <w:divBdr>
                <w:top w:val="none" w:sz="0" w:space="0" w:color="auto"/>
                <w:left w:val="none" w:sz="0" w:space="0" w:color="auto"/>
                <w:bottom w:val="none" w:sz="0" w:space="0" w:color="auto"/>
                <w:right w:val="none" w:sz="0" w:space="0" w:color="auto"/>
              </w:divBdr>
            </w:div>
            <w:div w:id="409238064">
              <w:marLeft w:val="480"/>
              <w:marRight w:val="0"/>
              <w:marTop w:val="0"/>
              <w:marBottom w:val="0"/>
              <w:divBdr>
                <w:top w:val="none" w:sz="0" w:space="0" w:color="auto"/>
                <w:left w:val="none" w:sz="0" w:space="0" w:color="auto"/>
                <w:bottom w:val="none" w:sz="0" w:space="0" w:color="auto"/>
                <w:right w:val="none" w:sz="0" w:space="0" w:color="auto"/>
              </w:divBdr>
            </w:div>
            <w:div w:id="409280517">
              <w:marLeft w:val="480"/>
              <w:marRight w:val="0"/>
              <w:marTop w:val="0"/>
              <w:marBottom w:val="0"/>
              <w:divBdr>
                <w:top w:val="none" w:sz="0" w:space="0" w:color="auto"/>
                <w:left w:val="none" w:sz="0" w:space="0" w:color="auto"/>
                <w:bottom w:val="none" w:sz="0" w:space="0" w:color="auto"/>
                <w:right w:val="none" w:sz="0" w:space="0" w:color="auto"/>
              </w:divBdr>
            </w:div>
            <w:div w:id="409352188">
              <w:marLeft w:val="480"/>
              <w:marRight w:val="0"/>
              <w:marTop w:val="0"/>
              <w:marBottom w:val="0"/>
              <w:divBdr>
                <w:top w:val="none" w:sz="0" w:space="0" w:color="auto"/>
                <w:left w:val="none" w:sz="0" w:space="0" w:color="auto"/>
                <w:bottom w:val="none" w:sz="0" w:space="0" w:color="auto"/>
                <w:right w:val="none" w:sz="0" w:space="0" w:color="auto"/>
              </w:divBdr>
            </w:div>
            <w:div w:id="409549920">
              <w:marLeft w:val="480"/>
              <w:marRight w:val="0"/>
              <w:marTop w:val="0"/>
              <w:marBottom w:val="0"/>
              <w:divBdr>
                <w:top w:val="none" w:sz="0" w:space="0" w:color="auto"/>
                <w:left w:val="none" w:sz="0" w:space="0" w:color="auto"/>
                <w:bottom w:val="none" w:sz="0" w:space="0" w:color="auto"/>
                <w:right w:val="none" w:sz="0" w:space="0" w:color="auto"/>
              </w:divBdr>
            </w:div>
            <w:div w:id="409618689">
              <w:marLeft w:val="480"/>
              <w:marRight w:val="0"/>
              <w:marTop w:val="0"/>
              <w:marBottom w:val="0"/>
              <w:divBdr>
                <w:top w:val="none" w:sz="0" w:space="0" w:color="auto"/>
                <w:left w:val="none" w:sz="0" w:space="0" w:color="auto"/>
                <w:bottom w:val="none" w:sz="0" w:space="0" w:color="auto"/>
                <w:right w:val="none" w:sz="0" w:space="0" w:color="auto"/>
              </w:divBdr>
            </w:div>
            <w:div w:id="409623399">
              <w:marLeft w:val="480"/>
              <w:marRight w:val="0"/>
              <w:marTop w:val="0"/>
              <w:marBottom w:val="0"/>
              <w:divBdr>
                <w:top w:val="none" w:sz="0" w:space="0" w:color="auto"/>
                <w:left w:val="none" w:sz="0" w:space="0" w:color="auto"/>
                <w:bottom w:val="none" w:sz="0" w:space="0" w:color="auto"/>
                <w:right w:val="none" w:sz="0" w:space="0" w:color="auto"/>
              </w:divBdr>
            </w:div>
            <w:div w:id="409623870">
              <w:marLeft w:val="480"/>
              <w:marRight w:val="0"/>
              <w:marTop w:val="0"/>
              <w:marBottom w:val="0"/>
              <w:divBdr>
                <w:top w:val="none" w:sz="0" w:space="0" w:color="auto"/>
                <w:left w:val="none" w:sz="0" w:space="0" w:color="auto"/>
                <w:bottom w:val="none" w:sz="0" w:space="0" w:color="auto"/>
                <w:right w:val="none" w:sz="0" w:space="0" w:color="auto"/>
              </w:divBdr>
            </w:div>
            <w:div w:id="409691545">
              <w:marLeft w:val="480"/>
              <w:marRight w:val="0"/>
              <w:marTop w:val="0"/>
              <w:marBottom w:val="0"/>
              <w:divBdr>
                <w:top w:val="none" w:sz="0" w:space="0" w:color="auto"/>
                <w:left w:val="none" w:sz="0" w:space="0" w:color="auto"/>
                <w:bottom w:val="none" w:sz="0" w:space="0" w:color="auto"/>
                <w:right w:val="none" w:sz="0" w:space="0" w:color="auto"/>
              </w:divBdr>
            </w:div>
            <w:div w:id="409697915">
              <w:marLeft w:val="480"/>
              <w:marRight w:val="0"/>
              <w:marTop w:val="0"/>
              <w:marBottom w:val="0"/>
              <w:divBdr>
                <w:top w:val="none" w:sz="0" w:space="0" w:color="auto"/>
                <w:left w:val="none" w:sz="0" w:space="0" w:color="auto"/>
                <w:bottom w:val="none" w:sz="0" w:space="0" w:color="auto"/>
                <w:right w:val="none" w:sz="0" w:space="0" w:color="auto"/>
              </w:divBdr>
            </w:div>
            <w:div w:id="409741999">
              <w:marLeft w:val="480"/>
              <w:marRight w:val="0"/>
              <w:marTop w:val="0"/>
              <w:marBottom w:val="0"/>
              <w:divBdr>
                <w:top w:val="none" w:sz="0" w:space="0" w:color="auto"/>
                <w:left w:val="none" w:sz="0" w:space="0" w:color="auto"/>
                <w:bottom w:val="none" w:sz="0" w:space="0" w:color="auto"/>
                <w:right w:val="none" w:sz="0" w:space="0" w:color="auto"/>
              </w:divBdr>
            </w:div>
            <w:div w:id="409928660">
              <w:marLeft w:val="480"/>
              <w:marRight w:val="0"/>
              <w:marTop w:val="0"/>
              <w:marBottom w:val="0"/>
              <w:divBdr>
                <w:top w:val="none" w:sz="0" w:space="0" w:color="auto"/>
                <w:left w:val="none" w:sz="0" w:space="0" w:color="auto"/>
                <w:bottom w:val="none" w:sz="0" w:space="0" w:color="auto"/>
                <w:right w:val="none" w:sz="0" w:space="0" w:color="auto"/>
              </w:divBdr>
            </w:div>
            <w:div w:id="410007596">
              <w:marLeft w:val="480"/>
              <w:marRight w:val="0"/>
              <w:marTop w:val="0"/>
              <w:marBottom w:val="0"/>
              <w:divBdr>
                <w:top w:val="none" w:sz="0" w:space="0" w:color="auto"/>
                <w:left w:val="none" w:sz="0" w:space="0" w:color="auto"/>
                <w:bottom w:val="none" w:sz="0" w:space="0" w:color="auto"/>
                <w:right w:val="none" w:sz="0" w:space="0" w:color="auto"/>
              </w:divBdr>
            </w:div>
            <w:div w:id="410083043">
              <w:marLeft w:val="480"/>
              <w:marRight w:val="0"/>
              <w:marTop w:val="0"/>
              <w:marBottom w:val="0"/>
              <w:divBdr>
                <w:top w:val="none" w:sz="0" w:space="0" w:color="auto"/>
                <w:left w:val="none" w:sz="0" w:space="0" w:color="auto"/>
                <w:bottom w:val="none" w:sz="0" w:space="0" w:color="auto"/>
                <w:right w:val="none" w:sz="0" w:space="0" w:color="auto"/>
              </w:divBdr>
            </w:div>
            <w:div w:id="410272429">
              <w:marLeft w:val="480"/>
              <w:marRight w:val="0"/>
              <w:marTop w:val="0"/>
              <w:marBottom w:val="0"/>
              <w:divBdr>
                <w:top w:val="none" w:sz="0" w:space="0" w:color="auto"/>
                <w:left w:val="none" w:sz="0" w:space="0" w:color="auto"/>
                <w:bottom w:val="none" w:sz="0" w:space="0" w:color="auto"/>
                <w:right w:val="none" w:sz="0" w:space="0" w:color="auto"/>
              </w:divBdr>
            </w:div>
            <w:div w:id="410472011">
              <w:marLeft w:val="480"/>
              <w:marRight w:val="0"/>
              <w:marTop w:val="0"/>
              <w:marBottom w:val="0"/>
              <w:divBdr>
                <w:top w:val="none" w:sz="0" w:space="0" w:color="auto"/>
                <w:left w:val="none" w:sz="0" w:space="0" w:color="auto"/>
                <w:bottom w:val="none" w:sz="0" w:space="0" w:color="auto"/>
                <w:right w:val="none" w:sz="0" w:space="0" w:color="auto"/>
              </w:divBdr>
            </w:div>
            <w:div w:id="410539845">
              <w:marLeft w:val="480"/>
              <w:marRight w:val="0"/>
              <w:marTop w:val="0"/>
              <w:marBottom w:val="0"/>
              <w:divBdr>
                <w:top w:val="none" w:sz="0" w:space="0" w:color="auto"/>
                <w:left w:val="none" w:sz="0" w:space="0" w:color="auto"/>
                <w:bottom w:val="none" w:sz="0" w:space="0" w:color="auto"/>
                <w:right w:val="none" w:sz="0" w:space="0" w:color="auto"/>
              </w:divBdr>
            </w:div>
            <w:div w:id="410540872">
              <w:marLeft w:val="480"/>
              <w:marRight w:val="0"/>
              <w:marTop w:val="0"/>
              <w:marBottom w:val="0"/>
              <w:divBdr>
                <w:top w:val="none" w:sz="0" w:space="0" w:color="auto"/>
                <w:left w:val="none" w:sz="0" w:space="0" w:color="auto"/>
                <w:bottom w:val="none" w:sz="0" w:space="0" w:color="auto"/>
                <w:right w:val="none" w:sz="0" w:space="0" w:color="auto"/>
              </w:divBdr>
            </w:div>
            <w:div w:id="410737353">
              <w:marLeft w:val="480"/>
              <w:marRight w:val="0"/>
              <w:marTop w:val="0"/>
              <w:marBottom w:val="0"/>
              <w:divBdr>
                <w:top w:val="none" w:sz="0" w:space="0" w:color="auto"/>
                <w:left w:val="none" w:sz="0" w:space="0" w:color="auto"/>
                <w:bottom w:val="none" w:sz="0" w:space="0" w:color="auto"/>
                <w:right w:val="none" w:sz="0" w:space="0" w:color="auto"/>
              </w:divBdr>
            </w:div>
            <w:div w:id="410780332">
              <w:marLeft w:val="480"/>
              <w:marRight w:val="0"/>
              <w:marTop w:val="0"/>
              <w:marBottom w:val="0"/>
              <w:divBdr>
                <w:top w:val="none" w:sz="0" w:space="0" w:color="auto"/>
                <w:left w:val="none" w:sz="0" w:space="0" w:color="auto"/>
                <w:bottom w:val="none" w:sz="0" w:space="0" w:color="auto"/>
                <w:right w:val="none" w:sz="0" w:space="0" w:color="auto"/>
              </w:divBdr>
            </w:div>
            <w:div w:id="410931429">
              <w:marLeft w:val="480"/>
              <w:marRight w:val="0"/>
              <w:marTop w:val="0"/>
              <w:marBottom w:val="0"/>
              <w:divBdr>
                <w:top w:val="none" w:sz="0" w:space="0" w:color="auto"/>
                <w:left w:val="none" w:sz="0" w:space="0" w:color="auto"/>
                <w:bottom w:val="none" w:sz="0" w:space="0" w:color="auto"/>
                <w:right w:val="none" w:sz="0" w:space="0" w:color="auto"/>
              </w:divBdr>
            </w:div>
            <w:div w:id="411052556">
              <w:marLeft w:val="480"/>
              <w:marRight w:val="0"/>
              <w:marTop w:val="0"/>
              <w:marBottom w:val="0"/>
              <w:divBdr>
                <w:top w:val="none" w:sz="0" w:space="0" w:color="auto"/>
                <w:left w:val="none" w:sz="0" w:space="0" w:color="auto"/>
                <w:bottom w:val="none" w:sz="0" w:space="0" w:color="auto"/>
                <w:right w:val="none" w:sz="0" w:space="0" w:color="auto"/>
              </w:divBdr>
            </w:div>
            <w:div w:id="411127515">
              <w:marLeft w:val="480"/>
              <w:marRight w:val="0"/>
              <w:marTop w:val="0"/>
              <w:marBottom w:val="0"/>
              <w:divBdr>
                <w:top w:val="none" w:sz="0" w:space="0" w:color="auto"/>
                <w:left w:val="none" w:sz="0" w:space="0" w:color="auto"/>
                <w:bottom w:val="none" w:sz="0" w:space="0" w:color="auto"/>
                <w:right w:val="none" w:sz="0" w:space="0" w:color="auto"/>
              </w:divBdr>
            </w:div>
            <w:div w:id="411197332">
              <w:marLeft w:val="480"/>
              <w:marRight w:val="0"/>
              <w:marTop w:val="0"/>
              <w:marBottom w:val="0"/>
              <w:divBdr>
                <w:top w:val="none" w:sz="0" w:space="0" w:color="auto"/>
                <w:left w:val="none" w:sz="0" w:space="0" w:color="auto"/>
                <w:bottom w:val="none" w:sz="0" w:space="0" w:color="auto"/>
                <w:right w:val="none" w:sz="0" w:space="0" w:color="auto"/>
              </w:divBdr>
            </w:div>
            <w:div w:id="411202797">
              <w:marLeft w:val="480"/>
              <w:marRight w:val="0"/>
              <w:marTop w:val="0"/>
              <w:marBottom w:val="0"/>
              <w:divBdr>
                <w:top w:val="none" w:sz="0" w:space="0" w:color="auto"/>
                <w:left w:val="none" w:sz="0" w:space="0" w:color="auto"/>
                <w:bottom w:val="none" w:sz="0" w:space="0" w:color="auto"/>
                <w:right w:val="none" w:sz="0" w:space="0" w:color="auto"/>
              </w:divBdr>
            </w:div>
            <w:div w:id="411241388">
              <w:marLeft w:val="480"/>
              <w:marRight w:val="0"/>
              <w:marTop w:val="0"/>
              <w:marBottom w:val="0"/>
              <w:divBdr>
                <w:top w:val="none" w:sz="0" w:space="0" w:color="auto"/>
                <w:left w:val="none" w:sz="0" w:space="0" w:color="auto"/>
                <w:bottom w:val="none" w:sz="0" w:space="0" w:color="auto"/>
                <w:right w:val="none" w:sz="0" w:space="0" w:color="auto"/>
              </w:divBdr>
            </w:div>
            <w:div w:id="411313616">
              <w:marLeft w:val="480"/>
              <w:marRight w:val="0"/>
              <w:marTop w:val="0"/>
              <w:marBottom w:val="0"/>
              <w:divBdr>
                <w:top w:val="none" w:sz="0" w:space="0" w:color="auto"/>
                <w:left w:val="none" w:sz="0" w:space="0" w:color="auto"/>
                <w:bottom w:val="none" w:sz="0" w:space="0" w:color="auto"/>
                <w:right w:val="none" w:sz="0" w:space="0" w:color="auto"/>
              </w:divBdr>
            </w:div>
            <w:div w:id="411439678">
              <w:marLeft w:val="480"/>
              <w:marRight w:val="0"/>
              <w:marTop w:val="0"/>
              <w:marBottom w:val="0"/>
              <w:divBdr>
                <w:top w:val="none" w:sz="0" w:space="0" w:color="auto"/>
                <w:left w:val="none" w:sz="0" w:space="0" w:color="auto"/>
                <w:bottom w:val="none" w:sz="0" w:space="0" w:color="auto"/>
                <w:right w:val="none" w:sz="0" w:space="0" w:color="auto"/>
              </w:divBdr>
            </w:div>
            <w:div w:id="411632811">
              <w:marLeft w:val="480"/>
              <w:marRight w:val="0"/>
              <w:marTop w:val="0"/>
              <w:marBottom w:val="0"/>
              <w:divBdr>
                <w:top w:val="none" w:sz="0" w:space="0" w:color="auto"/>
                <w:left w:val="none" w:sz="0" w:space="0" w:color="auto"/>
                <w:bottom w:val="none" w:sz="0" w:space="0" w:color="auto"/>
                <w:right w:val="none" w:sz="0" w:space="0" w:color="auto"/>
              </w:divBdr>
            </w:div>
            <w:div w:id="411661160">
              <w:marLeft w:val="480"/>
              <w:marRight w:val="0"/>
              <w:marTop w:val="0"/>
              <w:marBottom w:val="0"/>
              <w:divBdr>
                <w:top w:val="none" w:sz="0" w:space="0" w:color="auto"/>
                <w:left w:val="none" w:sz="0" w:space="0" w:color="auto"/>
                <w:bottom w:val="none" w:sz="0" w:space="0" w:color="auto"/>
                <w:right w:val="none" w:sz="0" w:space="0" w:color="auto"/>
              </w:divBdr>
            </w:div>
            <w:div w:id="411782399">
              <w:marLeft w:val="480"/>
              <w:marRight w:val="0"/>
              <w:marTop w:val="0"/>
              <w:marBottom w:val="0"/>
              <w:divBdr>
                <w:top w:val="none" w:sz="0" w:space="0" w:color="auto"/>
                <w:left w:val="none" w:sz="0" w:space="0" w:color="auto"/>
                <w:bottom w:val="none" w:sz="0" w:space="0" w:color="auto"/>
                <w:right w:val="none" w:sz="0" w:space="0" w:color="auto"/>
              </w:divBdr>
            </w:div>
            <w:div w:id="411902331">
              <w:marLeft w:val="480"/>
              <w:marRight w:val="0"/>
              <w:marTop w:val="0"/>
              <w:marBottom w:val="0"/>
              <w:divBdr>
                <w:top w:val="none" w:sz="0" w:space="0" w:color="auto"/>
                <w:left w:val="none" w:sz="0" w:space="0" w:color="auto"/>
                <w:bottom w:val="none" w:sz="0" w:space="0" w:color="auto"/>
                <w:right w:val="none" w:sz="0" w:space="0" w:color="auto"/>
              </w:divBdr>
            </w:div>
            <w:div w:id="412169692">
              <w:marLeft w:val="480"/>
              <w:marRight w:val="0"/>
              <w:marTop w:val="0"/>
              <w:marBottom w:val="0"/>
              <w:divBdr>
                <w:top w:val="none" w:sz="0" w:space="0" w:color="auto"/>
                <w:left w:val="none" w:sz="0" w:space="0" w:color="auto"/>
                <w:bottom w:val="none" w:sz="0" w:space="0" w:color="auto"/>
                <w:right w:val="none" w:sz="0" w:space="0" w:color="auto"/>
              </w:divBdr>
            </w:div>
            <w:div w:id="412170115">
              <w:marLeft w:val="480"/>
              <w:marRight w:val="0"/>
              <w:marTop w:val="0"/>
              <w:marBottom w:val="0"/>
              <w:divBdr>
                <w:top w:val="none" w:sz="0" w:space="0" w:color="auto"/>
                <w:left w:val="none" w:sz="0" w:space="0" w:color="auto"/>
                <w:bottom w:val="none" w:sz="0" w:space="0" w:color="auto"/>
                <w:right w:val="none" w:sz="0" w:space="0" w:color="auto"/>
              </w:divBdr>
            </w:div>
            <w:div w:id="412245575">
              <w:marLeft w:val="480"/>
              <w:marRight w:val="0"/>
              <w:marTop w:val="0"/>
              <w:marBottom w:val="0"/>
              <w:divBdr>
                <w:top w:val="none" w:sz="0" w:space="0" w:color="auto"/>
                <w:left w:val="none" w:sz="0" w:space="0" w:color="auto"/>
                <w:bottom w:val="none" w:sz="0" w:space="0" w:color="auto"/>
                <w:right w:val="none" w:sz="0" w:space="0" w:color="auto"/>
              </w:divBdr>
            </w:div>
            <w:div w:id="412318656">
              <w:marLeft w:val="480"/>
              <w:marRight w:val="0"/>
              <w:marTop w:val="0"/>
              <w:marBottom w:val="0"/>
              <w:divBdr>
                <w:top w:val="none" w:sz="0" w:space="0" w:color="auto"/>
                <w:left w:val="none" w:sz="0" w:space="0" w:color="auto"/>
                <w:bottom w:val="none" w:sz="0" w:space="0" w:color="auto"/>
                <w:right w:val="none" w:sz="0" w:space="0" w:color="auto"/>
              </w:divBdr>
            </w:div>
            <w:div w:id="412363994">
              <w:marLeft w:val="480"/>
              <w:marRight w:val="0"/>
              <w:marTop w:val="0"/>
              <w:marBottom w:val="0"/>
              <w:divBdr>
                <w:top w:val="none" w:sz="0" w:space="0" w:color="auto"/>
                <w:left w:val="none" w:sz="0" w:space="0" w:color="auto"/>
                <w:bottom w:val="none" w:sz="0" w:space="0" w:color="auto"/>
                <w:right w:val="none" w:sz="0" w:space="0" w:color="auto"/>
              </w:divBdr>
            </w:div>
            <w:div w:id="412429993">
              <w:marLeft w:val="480"/>
              <w:marRight w:val="0"/>
              <w:marTop w:val="0"/>
              <w:marBottom w:val="0"/>
              <w:divBdr>
                <w:top w:val="none" w:sz="0" w:space="0" w:color="auto"/>
                <w:left w:val="none" w:sz="0" w:space="0" w:color="auto"/>
                <w:bottom w:val="none" w:sz="0" w:space="0" w:color="auto"/>
                <w:right w:val="none" w:sz="0" w:space="0" w:color="auto"/>
              </w:divBdr>
            </w:div>
            <w:div w:id="412627117">
              <w:marLeft w:val="480"/>
              <w:marRight w:val="0"/>
              <w:marTop w:val="0"/>
              <w:marBottom w:val="0"/>
              <w:divBdr>
                <w:top w:val="none" w:sz="0" w:space="0" w:color="auto"/>
                <w:left w:val="none" w:sz="0" w:space="0" w:color="auto"/>
                <w:bottom w:val="none" w:sz="0" w:space="0" w:color="auto"/>
                <w:right w:val="none" w:sz="0" w:space="0" w:color="auto"/>
              </w:divBdr>
            </w:div>
            <w:div w:id="412700470">
              <w:marLeft w:val="480"/>
              <w:marRight w:val="0"/>
              <w:marTop w:val="0"/>
              <w:marBottom w:val="0"/>
              <w:divBdr>
                <w:top w:val="none" w:sz="0" w:space="0" w:color="auto"/>
                <w:left w:val="none" w:sz="0" w:space="0" w:color="auto"/>
                <w:bottom w:val="none" w:sz="0" w:space="0" w:color="auto"/>
                <w:right w:val="none" w:sz="0" w:space="0" w:color="auto"/>
              </w:divBdr>
            </w:div>
            <w:div w:id="412701792">
              <w:marLeft w:val="480"/>
              <w:marRight w:val="0"/>
              <w:marTop w:val="0"/>
              <w:marBottom w:val="0"/>
              <w:divBdr>
                <w:top w:val="none" w:sz="0" w:space="0" w:color="auto"/>
                <w:left w:val="none" w:sz="0" w:space="0" w:color="auto"/>
                <w:bottom w:val="none" w:sz="0" w:space="0" w:color="auto"/>
                <w:right w:val="none" w:sz="0" w:space="0" w:color="auto"/>
              </w:divBdr>
            </w:div>
            <w:div w:id="412704476">
              <w:marLeft w:val="480"/>
              <w:marRight w:val="0"/>
              <w:marTop w:val="0"/>
              <w:marBottom w:val="0"/>
              <w:divBdr>
                <w:top w:val="none" w:sz="0" w:space="0" w:color="auto"/>
                <w:left w:val="none" w:sz="0" w:space="0" w:color="auto"/>
                <w:bottom w:val="none" w:sz="0" w:space="0" w:color="auto"/>
                <w:right w:val="none" w:sz="0" w:space="0" w:color="auto"/>
              </w:divBdr>
            </w:div>
            <w:div w:id="412746022">
              <w:marLeft w:val="480"/>
              <w:marRight w:val="0"/>
              <w:marTop w:val="0"/>
              <w:marBottom w:val="0"/>
              <w:divBdr>
                <w:top w:val="none" w:sz="0" w:space="0" w:color="auto"/>
                <w:left w:val="none" w:sz="0" w:space="0" w:color="auto"/>
                <w:bottom w:val="none" w:sz="0" w:space="0" w:color="auto"/>
                <w:right w:val="none" w:sz="0" w:space="0" w:color="auto"/>
              </w:divBdr>
            </w:div>
            <w:div w:id="412747423">
              <w:marLeft w:val="480"/>
              <w:marRight w:val="0"/>
              <w:marTop w:val="0"/>
              <w:marBottom w:val="0"/>
              <w:divBdr>
                <w:top w:val="none" w:sz="0" w:space="0" w:color="auto"/>
                <w:left w:val="none" w:sz="0" w:space="0" w:color="auto"/>
                <w:bottom w:val="none" w:sz="0" w:space="0" w:color="auto"/>
                <w:right w:val="none" w:sz="0" w:space="0" w:color="auto"/>
              </w:divBdr>
            </w:div>
            <w:div w:id="412749710">
              <w:marLeft w:val="480"/>
              <w:marRight w:val="0"/>
              <w:marTop w:val="0"/>
              <w:marBottom w:val="0"/>
              <w:divBdr>
                <w:top w:val="none" w:sz="0" w:space="0" w:color="auto"/>
                <w:left w:val="none" w:sz="0" w:space="0" w:color="auto"/>
                <w:bottom w:val="none" w:sz="0" w:space="0" w:color="auto"/>
                <w:right w:val="none" w:sz="0" w:space="0" w:color="auto"/>
              </w:divBdr>
            </w:div>
            <w:div w:id="412775962">
              <w:marLeft w:val="480"/>
              <w:marRight w:val="0"/>
              <w:marTop w:val="0"/>
              <w:marBottom w:val="0"/>
              <w:divBdr>
                <w:top w:val="none" w:sz="0" w:space="0" w:color="auto"/>
                <w:left w:val="none" w:sz="0" w:space="0" w:color="auto"/>
                <w:bottom w:val="none" w:sz="0" w:space="0" w:color="auto"/>
                <w:right w:val="none" w:sz="0" w:space="0" w:color="auto"/>
              </w:divBdr>
            </w:div>
            <w:div w:id="413018526">
              <w:marLeft w:val="480"/>
              <w:marRight w:val="0"/>
              <w:marTop w:val="0"/>
              <w:marBottom w:val="0"/>
              <w:divBdr>
                <w:top w:val="none" w:sz="0" w:space="0" w:color="auto"/>
                <w:left w:val="none" w:sz="0" w:space="0" w:color="auto"/>
                <w:bottom w:val="none" w:sz="0" w:space="0" w:color="auto"/>
                <w:right w:val="none" w:sz="0" w:space="0" w:color="auto"/>
              </w:divBdr>
            </w:div>
            <w:div w:id="413088628">
              <w:marLeft w:val="480"/>
              <w:marRight w:val="0"/>
              <w:marTop w:val="0"/>
              <w:marBottom w:val="0"/>
              <w:divBdr>
                <w:top w:val="none" w:sz="0" w:space="0" w:color="auto"/>
                <w:left w:val="none" w:sz="0" w:space="0" w:color="auto"/>
                <w:bottom w:val="none" w:sz="0" w:space="0" w:color="auto"/>
                <w:right w:val="none" w:sz="0" w:space="0" w:color="auto"/>
              </w:divBdr>
            </w:div>
            <w:div w:id="413094597">
              <w:marLeft w:val="480"/>
              <w:marRight w:val="0"/>
              <w:marTop w:val="0"/>
              <w:marBottom w:val="0"/>
              <w:divBdr>
                <w:top w:val="none" w:sz="0" w:space="0" w:color="auto"/>
                <w:left w:val="none" w:sz="0" w:space="0" w:color="auto"/>
                <w:bottom w:val="none" w:sz="0" w:space="0" w:color="auto"/>
                <w:right w:val="none" w:sz="0" w:space="0" w:color="auto"/>
              </w:divBdr>
            </w:div>
            <w:div w:id="413206467">
              <w:marLeft w:val="480"/>
              <w:marRight w:val="0"/>
              <w:marTop w:val="0"/>
              <w:marBottom w:val="0"/>
              <w:divBdr>
                <w:top w:val="none" w:sz="0" w:space="0" w:color="auto"/>
                <w:left w:val="none" w:sz="0" w:space="0" w:color="auto"/>
                <w:bottom w:val="none" w:sz="0" w:space="0" w:color="auto"/>
                <w:right w:val="none" w:sz="0" w:space="0" w:color="auto"/>
              </w:divBdr>
            </w:div>
            <w:div w:id="413282351">
              <w:marLeft w:val="480"/>
              <w:marRight w:val="0"/>
              <w:marTop w:val="0"/>
              <w:marBottom w:val="0"/>
              <w:divBdr>
                <w:top w:val="none" w:sz="0" w:space="0" w:color="auto"/>
                <w:left w:val="none" w:sz="0" w:space="0" w:color="auto"/>
                <w:bottom w:val="none" w:sz="0" w:space="0" w:color="auto"/>
                <w:right w:val="none" w:sz="0" w:space="0" w:color="auto"/>
              </w:divBdr>
            </w:div>
            <w:div w:id="413354718">
              <w:marLeft w:val="480"/>
              <w:marRight w:val="0"/>
              <w:marTop w:val="0"/>
              <w:marBottom w:val="0"/>
              <w:divBdr>
                <w:top w:val="none" w:sz="0" w:space="0" w:color="auto"/>
                <w:left w:val="none" w:sz="0" w:space="0" w:color="auto"/>
                <w:bottom w:val="none" w:sz="0" w:space="0" w:color="auto"/>
                <w:right w:val="none" w:sz="0" w:space="0" w:color="auto"/>
              </w:divBdr>
            </w:div>
            <w:div w:id="413430870">
              <w:marLeft w:val="480"/>
              <w:marRight w:val="0"/>
              <w:marTop w:val="0"/>
              <w:marBottom w:val="0"/>
              <w:divBdr>
                <w:top w:val="none" w:sz="0" w:space="0" w:color="auto"/>
                <w:left w:val="none" w:sz="0" w:space="0" w:color="auto"/>
                <w:bottom w:val="none" w:sz="0" w:space="0" w:color="auto"/>
                <w:right w:val="none" w:sz="0" w:space="0" w:color="auto"/>
              </w:divBdr>
            </w:div>
            <w:div w:id="413473405">
              <w:marLeft w:val="480"/>
              <w:marRight w:val="0"/>
              <w:marTop w:val="0"/>
              <w:marBottom w:val="0"/>
              <w:divBdr>
                <w:top w:val="none" w:sz="0" w:space="0" w:color="auto"/>
                <w:left w:val="none" w:sz="0" w:space="0" w:color="auto"/>
                <w:bottom w:val="none" w:sz="0" w:space="0" w:color="auto"/>
                <w:right w:val="none" w:sz="0" w:space="0" w:color="auto"/>
              </w:divBdr>
            </w:div>
            <w:div w:id="413476937">
              <w:marLeft w:val="480"/>
              <w:marRight w:val="0"/>
              <w:marTop w:val="0"/>
              <w:marBottom w:val="0"/>
              <w:divBdr>
                <w:top w:val="none" w:sz="0" w:space="0" w:color="auto"/>
                <w:left w:val="none" w:sz="0" w:space="0" w:color="auto"/>
                <w:bottom w:val="none" w:sz="0" w:space="0" w:color="auto"/>
                <w:right w:val="none" w:sz="0" w:space="0" w:color="auto"/>
              </w:divBdr>
            </w:div>
            <w:div w:id="413550577">
              <w:marLeft w:val="480"/>
              <w:marRight w:val="0"/>
              <w:marTop w:val="0"/>
              <w:marBottom w:val="0"/>
              <w:divBdr>
                <w:top w:val="none" w:sz="0" w:space="0" w:color="auto"/>
                <w:left w:val="none" w:sz="0" w:space="0" w:color="auto"/>
                <w:bottom w:val="none" w:sz="0" w:space="0" w:color="auto"/>
                <w:right w:val="none" w:sz="0" w:space="0" w:color="auto"/>
              </w:divBdr>
            </w:div>
            <w:div w:id="413553634">
              <w:marLeft w:val="480"/>
              <w:marRight w:val="0"/>
              <w:marTop w:val="0"/>
              <w:marBottom w:val="0"/>
              <w:divBdr>
                <w:top w:val="none" w:sz="0" w:space="0" w:color="auto"/>
                <w:left w:val="none" w:sz="0" w:space="0" w:color="auto"/>
                <w:bottom w:val="none" w:sz="0" w:space="0" w:color="auto"/>
                <w:right w:val="none" w:sz="0" w:space="0" w:color="auto"/>
              </w:divBdr>
            </w:div>
            <w:div w:id="413671471">
              <w:marLeft w:val="480"/>
              <w:marRight w:val="0"/>
              <w:marTop w:val="0"/>
              <w:marBottom w:val="0"/>
              <w:divBdr>
                <w:top w:val="none" w:sz="0" w:space="0" w:color="auto"/>
                <w:left w:val="none" w:sz="0" w:space="0" w:color="auto"/>
                <w:bottom w:val="none" w:sz="0" w:space="0" w:color="auto"/>
                <w:right w:val="none" w:sz="0" w:space="0" w:color="auto"/>
              </w:divBdr>
            </w:div>
            <w:div w:id="413817288">
              <w:marLeft w:val="480"/>
              <w:marRight w:val="0"/>
              <w:marTop w:val="0"/>
              <w:marBottom w:val="0"/>
              <w:divBdr>
                <w:top w:val="none" w:sz="0" w:space="0" w:color="auto"/>
                <w:left w:val="none" w:sz="0" w:space="0" w:color="auto"/>
                <w:bottom w:val="none" w:sz="0" w:space="0" w:color="auto"/>
                <w:right w:val="none" w:sz="0" w:space="0" w:color="auto"/>
              </w:divBdr>
            </w:div>
            <w:div w:id="413862457">
              <w:marLeft w:val="480"/>
              <w:marRight w:val="0"/>
              <w:marTop w:val="0"/>
              <w:marBottom w:val="0"/>
              <w:divBdr>
                <w:top w:val="none" w:sz="0" w:space="0" w:color="auto"/>
                <w:left w:val="none" w:sz="0" w:space="0" w:color="auto"/>
                <w:bottom w:val="none" w:sz="0" w:space="0" w:color="auto"/>
                <w:right w:val="none" w:sz="0" w:space="0" w:color="auto"/>
              </w:divBdr>
            </w:div>
            <w:div w:id="413862519">
              <w:marLeft w:val="480"/>
              <w:marRight w:val="0"/>
              <w:marTop w:val="0"/>
              <w:marBottom w:val="0"/>
              <w:divBdr>
                <w:top w:val="none" w:sz="0" w:space="0" w:color="auto"/>
                <w:left w:val="none" w:sz="0" w:space="0" w:color="auto"/>
                <w:bottom w:val="none" w:sz="0" w:space="0" w:color="auto"/>
                <w:right w:val="none" w:sz="0" w:space="0" w:color="auto"/>
              </w:divBdr>
            </w:div>
            <w:div w:id="413935356">
              <w:marLeft w:val="480"/>
              <w:marRight w:val="0"/>
              <w:marTop w:val="0"/>
              <w:marBottom w:val="0"/>
              <w:divBdr>
                <w:top w:val="none" w:sz="0" w:space="0" w:color="auto"/>
                <w:left w:val="none" w:sz="0" w:space="0" w:color="auto"/>
                <w:bottom w:val="none" w:sz="0" w:space="0" w:color="auto"/>
                <w:right w:val="none" w:sz="0" w:space="0" w:color="auto"/>
              </w:divBdr>
            </w:div>
            <w:div w:id="414088351">
              <w:marLeft w:val="480"/>
              <w:marRight w:val="0"/>
              <w:marTop w:val="0"/>
              <w:marBottom w:val="0"/>
              <w:divBdr>
                <w:top w:val="none" w:sz="0" w:space="0" w:color="auto"/>
                <w:left w:val="none" w:sz="0" w:space="0" w:color="auto"/>
                <w:bottom w:val="none" w:sz="0" w:space="0" w:color="auto"/>
                <w:right w:val="none" w:sz="0" w:space="0" w:color="auto"/>
              </w:divBdr>
            </w:div>
            <w:div w:id="414135896">
              <w:marLeft w:val="480"/>
              <w:marRight w:val="0"/>
              <w:marTop w:val="0"/>
              <w:marBottom w:val="0"/>
              <w:divBdr>
                <w:top w:val="none" w:sz="0" w:space="0" w:color="auto"/>
                <w:left w:val="none" w:sz="0" w:space="0" w:color="auto"/>
                <w:bottom w:val="none" w:sz="0" w:space="0" w:color="auto"/>
                <w:right w:val="none" w:sz="0" w:space="0" w:color="auto"/>
              </w:divBdr>
            </w:div>
            <w:div w:id="414203722">
              <w:marLeft w:val="480"/>
              <w:marRight w:val="0"/>
              <w:marTop w:val="0"/>
              <w:marBottom w:val="0"/>
              <w:divBdr>
                <w:top w:val="none" w:sz="0" w:space="0" w:color="auto"/>
                <w:left w:val="none" w:sz="0" w:space="0" w:color="auto"/>
                <w:bottom w:val="none" w:sz="0" w:space="0" w:color="auto"/>
                <w:right w:val="none" w:sz="0" w:space="0" w:color="auto"/>
              </w:divBdr>
            </w:div>
            <w:div w:id="414254465">
              <w:marLeft w:val="480"/>
              <w:marRight w:val="0"/>
              <w:marTop w:val="0"/>
              <w:marBottom w:val="0"/>
              <w:divBdr>
                <w:top w:val="none" w:sz="0" w:space="0" w:color="auto"/>
                <w:left w:val="none" w:sz="0" w:space="0" w:color="auto"/>
                <w:bottom w:val="none" w:sz="0" w:space="0" w:color="auto"/>
                <w:right w:val="none" w:sz="0" w:space="0" w:color="auto"/>
              </w:divBdr>
            </w:div>
            <w:div w:id="414330093">
              <w:marLeft w:val="480"/>
              <w:marRight w:val="0"/>
              <w:marTop w:val="0"/>
              <w:marBottom w:val="0"/>
              <w:divBdr>
                <w:top w:val="none" w:sz="0" w:space="0" w:color="auto"/>
                <w:left w:val="none" w:sz="0" w:space="0" w:color="auto"/>
                <w:bottom w:val="none" w:sz="0" w:space="0" w:color="auto"/>
                <w:right w:val="none" w:sz="0" w:space="0" w:color="auto"/>
              </w:divBdr>
            </w:div>
            <w:div w:id="414473972">
              <w:marLeft w:val="480"/>
              <w:marRight w:val="0"/>
              <w:marTop w:val="0"/>
              <w:marBottom w:val="0"/>
              <w:divBdr>
                <w:top w:val="none" w:sz="0" w:space="0" w:color="auto"/>
                <w:left w:val="none" w:sz="0" w:space="0" w:color="auto"/>
                <w:bottom w:val="none" w:sz="0" w:space="0" w:color="auto"/>
                <w:right w:val="none" w:sz="0" w:space="0" w:color="auto"/>
              </w:divBdr>
            </w:div>
            <w:div w:id="414714123">
              <w:marLeft w:val="480"/>
              <w:marRight w:val="0"/>
              <w:marTop w:val="0"/>
              <w:marBottom w:val="0"/>
              <w:divBdr>
                <w:top w:val="none" w:sz="0" w:space="0" w:color="auto"/>
                <w:left w:val="none" w:sz="0" w:space="0" w:color="auto"/>
                <w:bottom w:val="none" w:sz="0" w:space="0" w:color="auto"/>
                <w:right w:val="none" w:sz="0" w:space="0" w:color="auto"/>
              </w:divBdr>
            </w:div>
            <w:div w:id="414937476">
              <w:marLeft w:val="480"/>
              <w:marRight w:val="0"/>
              <w:marTop w:val="0"/>
              <w:marBottom w:val="0"/>
              <w:divBdr>
                <w:top w:val="none" w:sz="0" w:space="0" w:color="auto"/>
                <w:left w:val="none" w:sz="0" w:space="0" w:color="auto"/>
                <w:bottom w:val="none" w:sz="0" w:space="0" w:color="auto"/>
                <w:right w:val="none" w:sz="0" w:space="0" w:color="auto"/>
              </w:divBdr>
            </w:div>
            <w:div w:id="415054964">
              <w:marLeft w:val="480"/>
              <w:marRight w:val="0"/>
              <w:marTop w:val="0"/>
              <w:marBottom w:val="0"/>
              <w:divBdr>
                <w:top w:val="none" w:sz="0" w:space="0" w:color="auto"/>
                <w:left w:val="none" w:sz="0" w:space="0" w:color="auto"/>
                <w:bottom w:val="none" w:sz="0" w:space="0" w:color="auto"/>
                <w:right w:val="none" w:sz="0" w:space="0" w:color="auto"/>
              </w:divBdr>
            </w:div>
            <w:div w:id="415134064">
              <w:marLeft w:val="480"/>
              <w:marRight w:val="0"/>
              <w:marTop w:val="0"/>
              <w:marBottom w:val="0"/>
              <w:divBdr>
                <w:top w:val="none" w:sz="0" w:space="0" w:color="auto"/>
                <w:left w:val="none" w:sz="0" w:space="0" w:color="auto"/>
                <w:bottom w:val="none" w:sz="0" w:space="0" w:color="auto"/>
                <w:right w:val="none" w:sz="0" w:space="0" w:color="auto"/>
              </w:divBdr>
            </w:div>
            <w:div w:id="415246376">
              <w:marLeft w:val="480"/>
              <w:marRight w:val="0"/>
              <w:marTop w:val="0"/>
              <w:marBottom w:val="0"/>
              <w:divBdr>
                <w:top w:val="none" w:sz="0" w:space="0" w:color="auto"/>
                <w:left w:val="none" w:sz="0" w:space="0" w:color="auto"/>
                <w:bottom w:val="none" w:sz="0" w:space="0" w:color="auto"/>
                <w:right w:val="none" w:sz="0" w:space="0" w:color="auto"/>
              </w:divBdr>
            </w:div>
            <w:div w:id="415397436">
              <w:marLeft w:val="480"/>
              <w:marRight w:val="0"/>
              <w:marTop w:val="0"/>
              <w:marBottom w:val="0"/>
              <w:divBdr>
                <w:top w:val="none" w:sz="0" w:space="0" w:color="auto"/>
                <w:left w:val="none" w:sz="0" w:space="0" w:color="auto"/>
                <w:bottom w:val="none" w:sz="0" w:space="0" w:color="auto"/>
                <w:right w:val="none" w:sz="0" w:space="0" w:color="auto"/>
              </w:divBdr>
            </w:div>
            <w:div w:id="415444874">
              <w:marLeft w:val="480"/>
              <w:marRight w:val="0"/>
              <w:marTop w:val="0"/>
              <w:marBottom w:val="0"/>
              <w:divBdr>
                <w:top w:val="none" w:sz="0" w:space="0" w:color="auto"/>
                <w:left w:val="none" w:sz="0" w:space="0" w:color="auto"/>
                <w:bottom w:val="none" w:sz="0" w:space="0" w:color="auto"/>
                <w:right w:val="none" w:sz="0" w:space="0" w:color="auto"/>
              </w:divBdr>
            </w:div>
            <w:div w:id="415446748">
              <w:marLeft w:val="480"/>
              <w:marRight w:val="0"/>
              <w:marTop w:val="0"/>
              <w:marBottom w:val="0"/>
              <w:divBdr>
                <w:top w:val="none" w:sz="0" w:space="0" w:color="auto"/>
                <w:left w:val="none" w:sz="0" w:space="0" w:color="auto"/>
                <w:bottom w:val="none" w:sz="0" w:space="0" w:color="auto"/>
                <w:right w:val="none" w:sz="0" w:space="0" w:color="auto"/>
              </w:divBdr>
            </w:div>
            <w:div w:id="415515596">
              <w:marLeft w:val="480"/>
              <w:marRight w:val="0"/>
              <w:marTop w:val="0"/>
              <w:marBottom w:val="0"/>
              <w:divBdr>
                <w:top w:val="none" w:sz="0" w:space="0" w:color="auto"/>
                <w:left w:val="none" w:sz="0" w:space="0" w:color="auto"/>
                <w:bottom w:val="none" w:sz="0" w:space="0" w:color="auto"/>
                <w:right w:val="none" w:sz="0" w:space="0" w:color="auto"/>
              </w:divBdr>
            </w:div>
            <w:div w:id="415564134">
              <w:marLeft w:val="480"/>
              <w:marRight w:val="0"/>
              <w:marTop w:val="0"/>
              <w:marBottom w:val="0"/>
              <w:divBdr>
                <w:top w:val="none" w:sz="0" w:space="0" w:color="auto"/>
                <w:left w:val="none" w:sz="0" w:space="0" w:color="auto"/>
                <w:bottom w:val="none" w:sz="0" w:space="0" w:color="auto"/>
                <w:right w:val="none" w:sz="0" w:space="0" w:color="auto"/>
              </w:divBdr>
            </w:div>
            <w:div w:id="415593037">
              <w:marLeft w:val="480"/>
              <w:marRight w:val="0"/>
              <w:marTop w:val="0"/>
              <w:marBottom w:val="0"/>
              <w:divBdr>
                <w:top w:val="none" w:sz="0" w:space="0" w:color="auto"/>
                <w:left w:val="none" w:sz="0" w:space="0" w:color="auto"/>
                <w:bottom w:val="none" w:sz="0" w:space="0" w:color="auto"/>
                <w:right w:val="none" w:sz="0" w:space="0" w:color="auto"/>
              </w:divBdr>
            </w:div>
            <w:div w:id="415635213">
              <w:marLeft w:val="480"/>
              <w:marRight w:val="0"/>
              <w:marTop w:val="0"/>
              <w:marBottom w:val="0"/>
              <w:divBdr>
                <w:top w:val="none" w:sz="0" w:space="0" w:color="auto"/>
                <w:left w:val="none" w:sz="0" w:space="0" w:color="auto"/>
                <w:bottom w:val="none" w:sz="0" w:space="0" w:color="auto"/>
                <w:right w:val="none" w:sz="0" w:space="0" w:color="auto"/>
              </w:divBdr>
            </w:div>
            <w:div w:id="415707446">
              <w:marLeft w:val="480"/>
              <w:marRight w:val="0"/>
              <w:marTop w:val="0"/>
              <w:marBottom w:val="0"/>
              <w:divBdr>
                <w:top w:val="none" w:sz="0" w:space="0" w:color="auto"/>
                <w:left w:val="none" w:sz="0" w:space="0" w:color="auto"/>
                <w:bottom w:val="none" w:sz="0" w:space="0" w:color="auto"/>
                <w:right w:val="none" w:sz="0" w:space="0" w:color="auto"/>
              </w:divBdr>
            </w:div>
            <w:div w:id="415908600">
              <w:marLeft w:val="480"/>
              <w:marRight w:val="0"/>
              <w:marTop w:val="0"/>
              <w:marBottom w:val="0"/>
              <w:divBdr>
                <w:top w:val="none" w:sz="0" w:space="0" w:color="auto"/>
                <w:left w:val="none" w:sz="0" w:space="0" w:color="auto"/>
                <w:bottom w:val="none" w:sz="0" w:space="0" w:color="auto"/>
                <w:right w:val="none" w:sz="0" w:space="0" w:color="auto"/>
              </w:divBdr>
            </w:div>
            <w:div w:id="416053578">
              <w:marLeft w:val="480"/>
              <w:marRight w:val="0"/>
              <w:marTop w:val="0"/>
              <w:marBottom w:val="0"/>
              <w:divBdr>
                <w:top w:val="none" w:sz="0" w:space="0" w:color="auto"/>
                <w:left w:val="none" w:sz="0" w:space="0" w:color="auto"/>
                <w:bottom w:val="none" w:sz="0" w:space="0" w:color="auto"/>
                <w:right w:val="none" w:sz="0" w:space="0" w:color="auto"/>
              </w:divBdr>
            </w:div>
            <w:div w:id="416054506">
              <w:marLeft w:val="480"/>
              <w:marRight w:val="0"/>
              <w:marTop w:val="0"/>
              <w:marBottom w:val="0"/>
              <w:divBdr>
                <w:top w:val="none" w:sz="0" w:space="0" w:color="auto"/>
                <w:left w:val="none" w:sz="0" w:space="0" w:color="auto"/>
                <w:bottom w:val="none" w:sz="0" w:space="0" w:color="auto"/>
                <w:right w:val="none" w:sz="0" w:space="0" w:color="auto"/>
              </w:divBdr>
            </w:div>
            <w:div w:id="416287315">
              <w:marLeft w:val="480"/>
              <w:marRight w:val="0"/>
              <w:marTop w:val="0"/>
              <w:marBottom w:val="0"/>
              <w:divBdr>
                <w:top w:val="none" w:sz="0" w:space="0" w:color="auto"/>
                <w:left w:val="none" w:sz="0" w:space="0" w:color="auto"/>
                <w:bottom w:val="none" w:sz="0" w:space="0" w:color="auto"/>
                <w:right w:val="none" w:sz="0" w:space="0" w:color="auto"/>
              </w:divBdr>
            </w:div>
            <w:div w:id="416370523">
              <w:marLeft w:val="480"/>
              <w:marRight w:val="0"/>
              <w:marTop w:val="0"/>
              <w:marBottom w:val="0"/>
              <w:divBdr>
                <w:top w:val="none" w:sz="0" w:space="0" w:color="auto"/>
                <w:left w:val="none" w:sz="0" w:space="0" w:color="auto"/>
                <w:bottom w:val="none" w:sz="0" w:space="0" w:color="auto"/>
                <w:right w:val="none" w:sz="0" w:space="0" w:color="auto"/>
              </w:divBdr>
            </w:div>
            <w:div w:id="416441122">
              <w:marLeft w:val="480"/>
              <w:marRight w:val="0"/>
              <w:marTop w:val="0"/>
              <w:marBottom w:val="0"/>
              <w:divBdr>
                <w:top w:val="none" w:sz="0" w:space="0" w:color="auto"/>
                <w:left w:val="none" w:sz="0" w:space="0" w:color="auto"/>
                <w:bottom w:val="none" w:sz="0" w:space="0" w:color="auto"/>
                <w:right w:val="none" w:sz="0" w:space="0" w:color="auto"/>
              </w:divBdr>
            </w:div>
            <w:div w:id="416442157">
              <w:marLeft w:val="480"/>
              <w:marRight w:val="0"/>
              <w:marTop w:val="0"/>
              <w:marBottom w:val="0"/>
              <w:divBdr>
                <w:top w:val="none" w:sz="0" w:space="0" w:color="auto"/>
                <w:left w:val="none" w:sz="0" w:space="0" w:color="auto"/>
                <w:bottom w:val="none" w:sz="0" w:space="0" w:color="auto"/>
                <w:right w:val="none" w:sz="0" w:space="0" w:color="auto"/>
              </w:divBdr>
            </w:div>
            <w:div w:id="416630546">
              <w:marLeft w:val="480"/>
              <w:marRight w:val="0"/>
              <w:marTop w:val="0"/>
              <w:marBottom w:val="0"/>
              <w:divBdr>
                <w:top w:val="none" w:sz="0" w:space="0" w:color="auto"/>
                <w:left w:val="none" w:sz="0" w:space="0" w:color="auto"/>
                <w:bottom w:val="none" w:sz="0" w:space="0" w:color="auto"/>
                <w:right w:val="none" w:sz="0" w:space="0" w:color="auto"/>
              </w:divBdr>
            </w:div>
            <w:div w:id="416707104">
              <w:marLeft w:val="480"/>
              <w:marRight w:val="0"/>
              <w:marTop w:val="0"/>
              <w:marBottom w:val="0"/>
              <w:divBdr>
                <w:top w:val="none" w:sz="0" w:space="0" w:color="auto"/>
                <w:left w:val="none" w:sz="0" w:space="0" w:color="auto"/>
                <w:bottom w:val="none" w:sz="0" w:space="0" w:color="auto"/>
                <w:right w:val="none" w:sz="0" w:space="0" w:color="auto"/>
              </w:divBdr>
            </w:div>
            <w:div w:id="417020322">
              <w:marLeft w:val="480"/>
              <w:marRight w:val="0"/>
              <w:marTop w:val="0"/>
              <w:marBottom w:val="0"/>
              <w:divBdr>
                <w:top w:val="none" w:sz="0" w:space="0" w:color="auto"/>
                <w:left w:val="none" w:sz="0" w:space="0" w:color="auto"/>
                <w:bottom w:val="none" w:sz="0" w:space="0" w:color="auto"/>
                <w:right w:val="none" w:sz="0" w:space="0" w:color="auto"/>
              </w:divBdr>
            </w:div>
            <w:div w:id="417100793">
              <w:marLeft w:val="480"/>
              <w:marRight w:val="0"/>
              <w:marTop w:val="0"/>
              <w:marBottom w:val="0"/>
              <w:divBdr>
                <w:top w:val="none" w:sz="0" w:space="0" w:color="auto"/>
                <w:left w:val="none" w:sz="0" w:space="0" w:color="auto"/>
                <w:bottom w:val="none" w:sz="0" w:space="0" w:color="auto"/>
                <w:right w:val="none" w:sz="0" w:space="0" w:color="auto"/>
              </w:divBdr>
            </w:div>
            <w:div w:id="417140072">
              <w:marLeft w:val="480"/>
              <w:marRight w:val="0"/>
              <w:marTop w:val="0"/>
              <w:marBottom w:val="0"/>
              <w:divBdr>
                <w:top w:val="none" w:sz="0" w:space="0" w:color="auto"/>
                <w:left w:val="none" w:sz="0" w:space="0" w:color="auto"/>
                <w:bottom w:val="none" w:sz="0" w:space="0" w:color="auto"/>
                <w:right w:val="none" w:sz="0" w:space="0" w:color="auto"/>
              </w:divBdr>
            </w:div>
            <w:div w:id="417210616">
              <w:marLeft w:val="480"/>
              <w:marRight w:val="0"/>
              <w:marTop w:val="0"/>
              <w:marBottom w:val="0"/>
              <w:divBdr>
                <w:top w:val="none" w:sz="0" w:space="0" w:color="auto"/>
                <w:left w:val="none" w:sz="0" w:space="0" w:color="auto"/>
                <w:bottom w:val="none" w:sz="0" w:space="0" w:color="auto"/>
                <w:right w:val="none" w:sz="0" w:space="0" w:color="auto"/>
              </w:divBdr>
            </w:div>
            <w:div w:id="417212967">
              <w:marLeft w:val="480"/>
              <w:marRight w:val="0"/>
              <w:marTop w:val="0"/>
              <w:marBottom w:val="0"/>
              <w:divBdr>
                <w:top w:val="none" w:sz="0" w:space="0" w:color="auto"/>
                <w:left w:val="none" w:sz="0" w:space="0" w:color="auto"/>
                <w:bottom w:val="none" w:sz="0" w:space="0" w:color="auto"/>
                <w:right w:val="none" w:sz="0" w:space="0" w:color="auto"/>
              </w:divBdr>
            </w:div>
            <w:div w:id="417362612">
              <w:marLeft w:val="480"/>
              <w:marRight w:val="0"/>
              <w:marTop w:val="0"/>
              <w:marBottom w:val="0"/>
              <w:divBdr>
                <w:top w:val="none" w:sz="0" w:space="0" w:color="auto"/>
                <w:left w:val="none" w:sz="0" w:space="0" w:color="auto"/>
                <w:bottom w:val="none" w:sz="0" w:space="0" w:color="auto"/>
                <w:right w:val="none" w:sz="0" w:space="0" w:color="auto"/>
              </w:divBdr>
            </w:div>
            <w:div w:id="417484521">
              <w:marLeft w:val="480"/>
              <w:marRight w:val="0"/>
              <w:marTop w:val="0"/>
              <w:marBottom w:val="0"/>
              <w:divBdr>
                <w:top w:val="none" w:sz="0" w:space="0" w:color="auto"/>
                <w:left w:val="none" w:sz="0" w:space="0" w:color="auto"/>
                <w:bottom w:val="none" w:sz="0" w:space="0" w:color="auto"/>
                <w:right w:val="none" w:sz="0" w:space="0" w:color="auto"/>
              </w:divBdr>
            </w:div>
            <w:div w:id="417554194">
              <w:marLeft w:val="480"/>
              <w:marRight w:val="0"/>
              <w:marTop w:val="0"/>
              <w:marBottom w:val="0"/>
              <w:divBdr>
                <w:top w:val="none" w:sz="0" w:space="0" w:color="auto"/>
                <w:left w:val="none" w:sz="0" w:space="0" w:color="auto"/>
                <w:bottom w:val="none" w:sz="0" w:space="0" w:color="auto"/>
                <w:right w:val="none" w:sz="0" w:space="0" w:color="auto"/>
              </w:divBdr>
            </w:div>
            <w:div w:id="417554601">
              <w:marLeft w:val="480"/>
              <w:marRight w:val="0"/>
              <w:marTop w:val="0"/>
              <w:marBottom w:val="0"/>
              <w:divBdr>
                <w:top w:val="none" w:sz="0" w:space="0" w:color="auto"/>
                <w:left w:val="none" w:sz="0" w:space="0" w:color="auto"/>
                <w:bottom w:val="none" w:sz="0" w:space="0" w:color="auto"/>
                <w:right w:val="none" w:sz="0" w:space="0" w:color="auto"/>
              </w:divBdr>
            </w:div>
            <w:div w:id="417601467">
              <w:marLeft w:val="480"/>
              <w:marRight w:val="0"/>
              <w:marTop w:val="0"/>
              <w:marBottom w:val="0"/>
              <w:divBdr>
                <w:top w:val="none" w:sz="0" w:space="0" w:color="auto"/>
                <w:left w:val="none" w:sz="0" w:space="0" w:color="auto"/>
                <w:bottom w:val="none" w:sz="0" w:space="0" w:color="auto"/>
                <w:right w:val="none" w:sz="0" w:space="0" w:color="auto"/>
              </w:divBdr>
            </w:div>
            <w:div w:id="417749994">
              <w:marLeft w:val="480"/>
              <w:marRight w:val="0"/>
              <w:marTop w:val="0"/>
              <w:marBottom w:val="0"/>
              <w:divBdr>
                <w:top w:val="none" w:sz="0" w:space="0" w:color="auto"/>
                <w:left w:val="none" w:sz="0" w:space="0" w:color="auto"/>
                <w:bottom w:val="none" w:sz="0" w:space="0" w:color="auto"/>
                <w:right w:val="none" w:sz="0" w:space="0" w:color="auto"/>
              </w:divBdr>
            </w:div>
            <w:div w:id="417945964">
              <w:marLeft w:val="480"/>
              <w:marRight w:val="0"/>
              <w:marTop w:val="0"/>
              <w:marBottom w:val="0"/>
              <w:divBdr>
                <w:top w:val="none" w:sz="0" w:space="0" w:color="auto"/>
                <w:left w:val="none" w:sz="0" w:space="0" w:color="auto"/>
                <w:bottom w:val="none" w:sz="0" w:space="0" w:color="auto"/>
                <w:right w:val="none" w:sz="0" w:space="0" w:color="auto"/>
              </w:divBdr>
            </w:div>
            <w:div w:id="417947786">
              <w:marLeft w:val="480"/>
              <w:marRight w:val="0"/>
              <w:marTop w:val="0"/>
              <w:marBottom w:val="0"/>
              <w:divBdr>
                <w:top w:val="none" w:sz="0" w:space="0" w:color="auto"/>
                <w:left w:val="none" w:sz="0" w:space="0" w:color="auto"/>
                <w:bottom w:val="none" w:sz="0" w:space="0" w:color="auto"/>
                <w:right w:val="none" w:sz="0" w:space="0" w:color="auto"/>
              </w:divBdr>
            </w:div>
            <w:div w:id="418061301">
              <w:marLeft w:val="480"/>
              <w:marRight w:val="0"/>
              <w:marTop w:val="0"/>
              <w:marBottom w:val="0"/>
              <w:divBdr>
                <w:top w:val="none" w:sz="0" w:space="0" w:color="auto"/>
                <w:left w:val="none" w:sz="0" w:space="0" w:color="auto"/>
                <w:bottom w:val="none" w:sz="0" w:space="0" w:color="auto"/>
                <w:right w:val="none" w:sz="0" w:space="0" w:color="auto"/>
              </w:divBdr>
            </w:div>
            <w:div w:id="418067987">
              <w:marLeft w:val="480"/>
              <w:marRight w:val="0"/>
              <w:marTop w:val="0"/>
              <w:marBottom w:val="0"/>
              <w:divBdr>
                <w:top w:val="none" w:sz="0" w:space="0" w:color="auto"/>
                <w:left w:val="none" w:sz="0" w:space="0" w:color="auto"/>
                <w:bottom w:val="none" w:sz="0" w:space="0" w:color="auto"/>
                <w:right w:val="none" w:sz="0" w:space="0" w:color="auto"/>
              </w:divBdr>
            </w:div>
            <w:div w:id="418409777">
              <w:marLeft w:val="480"/>
              <w:marRight w:val="0"/>
              <w:marTop w:val="0"/>
              <w:marBottom w:val="0"/>
              <w:divBdr>
                <w:top w:val="none" w:sz="0" w:space="0" w:color="auto"/>
                <w:left w:val="none" w:sz="0" w:space="0" w:color="auto"/>
                <w:bottom w:val="none" w:sz="0" w:space="0" w:color="auto"/>
                <w:right w:val="none" w:sz="0" w:space="0" w:color="auto"/>
              </w:divBdr>
            </w:div>
            <w:div w:id="418450431">
              <w:marLeft w:val="480"/>
              <w:marRight w:val="0"/>
              <w:marTop w:val="0"/>
              <w:marBottom w:val="0"/>
              <w:divBdr>
                <w:top w:val="none" w:sz="0" w:space="0" w:color="auto"/>
                <w:left w:val="none" w:sz="0" w:space="0" w:color="auto"/>
                <w:bottom w:val="none" w:sz="0" w:space="0" w:color="auto"/>
                <w:right w:val="none" w:sz="0" w:space="0" w:color="auto"/>
              </w:divBdr>
            </w:div>
            <w:div w:id="418521156">
              <w:marLeft w:val="480"/>
              <w:marRight w:val="0"/>
              <w:marTop w:val="0"/>
              <w:marBottom w:val="0"/>
              <w:divBdr>
                <w:top w:val="none" w:sz="0" w:space="0" w:color="auto"/>
                <w:left w:val="none" w:sz="0" w:space="0" w:color="auto"/>
                <w:bottom w:val="none" w:sz="0" w:space="0" w:color="auto"/>
                <w:right w:val="none" w:sz="0" w:space="0" w:color="auto"/>
              </w:divBdr>
            </w:div>
            <w:div w:id="418523922">
              <w:marLeft w:val="480"/>
              <w:marRight w:val="0"/>
              <w:marTop w:val="0"/>
              <w:marBottom w:val="0"/>
              <w:divBdr>
                <w:top w:val="none" w:sz="0" w:space="0" w:color="auto"/>
                <w:left w:val="none" w:sz="0" w:space="0" w:color="auto"/>
                <w:bottom w:val="none" w:sz="0" w:space="0" w:color="auto"/>
                <w:right w:val="none" w:sz="0" w:space="0" w:color="auto"/>
              </w:divBdr>
            </w:div>
            <w:div w:id="418602435">
              <w:marLeft w:val="480"/>
              <w:marRight w:val="0"/>
              <w:marTop w:val="0"/>
              <w:marBottom w:val="0"/>
              <w:divBdr>
                <w:top w:val="none" w:sz="0" w:space="0" w:color="auto"/>
                <w:left w:val="none" w:sz="0" w:space="0" w:color="auto"/>
                <w:bottom w:val="none" w:sz="0" w:space="0" w:color="auto"/>
                <w:right w:val="none" w:sz="0" w:space="0" w:color="auto"/>
              </w:divBdr>
            </w:div>
            <w:div w:id="418676150">
              <w:marLeft w:val="480"/>
              <w:marRight w:val="0"/>
              <w:marTop w:val="0"/>
              <w:marBottom w:val="0"/>
              <w:divBdr>
                <w:top w:val="none" w:sz="0" w:space="0" w:color="auto"/>
                <w:left w:val="none" w:sz="0" w:space="0" w:color="auto"/>
                <w:bottom w:val="none" w:sz="0" w:space="0" w:color="auto"/>
                <w:right w:val="none" w:sz="0" w:space="0" w:color="auto"/>
              </w:divBdr>
            </w:div>
            <w:div w:id="418719508">
              <w:marLeft w:val="480"/>
              <w:marRight w:val="0"/>
              <w:marTop w:val="0"/>
              <w:marBottom w:val="0"/>
              <w:divBdr>
                <w:top w:val="none" w:sz="0" w:space="0" w:color="auto"/>
                <w:left w:val="none" w:sz="0" w:space="0" w:color="auto"/>
                <w:bottom w:val="none" w:sz="0" w:space="0" w:color="auto"/>
                <w:right w:val="none" w:sz="0" w:space="0" w:color="auto"/>
              </w:divBdr>
            </w:div>
            <w:div w:id="418914527">
              <w:marLeft w:val="480"/>
              <w:marRight w:val="0"/>
              <w:marTop w:val="0"/>
              <w:marBottom w:val="0"/>
              <w:divBdr>
                <w:top w:val="none" w:sz="0" w:space="0" w:color="auto"/>
                <w:left w:val="none" w:sz="0" w:space="0" w:color="auto"/>
                <w:bottom w:val="none" w:sz="0" w:space="0" w:color="auto"/>
                <w:right w:val="none" w:sz="0" w:space="0" w:color="auto"/>
              </w:divBdr>
            </w:div>
            <w:div w:id="418983516">
              <w:marLeft w:val="480"/>
              <w:marRight w:val="0"/>
              <w:marTop w:val="0"/>
              <w:marBottom w:val="0"/>
              <w:divBdr>
                <w:top w:val="none" w:sz="0" w:space="0" w:color="auto"/>
                <w:left w:val="none" w:sz="0" w:space="0" w:color="auto"/>
                <w:bottom w:val="none" w:sz="0" w:space="0" w:color="auto"/>
                <w:right w:val="none" w:sz="0" w:space="0" w:color="auto"/>
              </w:divBdr>
            </w:div>
            <w:div w:id="419104964">
              <w:marLeft w:val="480"/>
              <w:marRight w:val="0"/>
              <w:marTop w:val="0"/>
              <w:marBottom w:val="0"/>
              <w:divBdr>
                <w:top w:val="none" w:sz="0" w:space="0" w:color="auto"/>
                <w:left w:val="none" w:sz="0" w:space="0" w:color="auto"/>
                <w:bottom w:val="none" w:sz="0" w:space="0" w:color="auto"/>
                <w:right w:val="none" w:sz="0" w:space="0" w:color="auto"/>
              </w:divBdr>
            </w:div>
            <w:div w:id="419258491">
              <w:marLeft w:val="480"/>
              <w:marRight w:val="0"/>
              <w:marTop w:val="0"/>
              <w:marBottom w:val="0"/>
              <w:divBdr>
                <w:top w:val="none" w:sz="0" w:space="0" w:color="auto"/>
                <w:left w:val="none" w:sz="0" w:space="0" w:color="auto"/>
                <w:bottom w:val="none" w:sz="0" w:space="0" w:color="auto"/>
                <w:right w:val="none" w:sz="0" w:space="0" w:color="auto"/>
              </w:divBdr>
            </w:div>
            <w:div w:id="419299594">
              <w:marLeft w:val="480"/>
              <w:marRight w:val="0"/>
              <w:marTop w:val="0"/>
              <w:marBottom w:val="0"/>
              <w:divBdr>
                <w:top w:val="none" w:sz="0" w:space="0" w:color="auto"/>
                <w:left w:val="none" w:sz="0" w:space="0" w:color="auto"/>
                <w:bottom w:val="none" w:sz="0" w:space="0" w:color="auto"/>
                <w:right w:val="none" w:sz="0" w:space="0" w:color="auto"/>
              </w:divBdr>
            </w:div>
            <w:div w:id="419302380">
              <w:marLeft w:val="480"/>
              <w:marRight w:val="0"/>
              <w:marTop w:val="0"/>
              <w:marBottom w:val="0"/>
              <w:divBdr>
                <w:top w:val="none" w:sz="0" w:space="0" w:color="auto"/>
                <w:left w:val="none" w:sz="0" w:space="0" w:color="auto"/>
                <w:bottom w:val="none" w:sz="0" w:space="0" w:color="auto"/>
                <w:right w:val="none" w:sz="0" w:space="0" w:color="auto"/>
              </w:divBdr>
            </w:div>
            <w:div w:id="419328063">
              <w:marLeft w:val="480"/>
              <w:marRight w:val="0"/>
              <w:marTop w:val="0"/>
              <w:marBottom w:val="0"/>
              <w:divBdr>
                <w:top w:val="none" w:sz="0" w:space="0" w:color="auto"/>
                <w:left w:val="none" w:sz="0" w:space="0" w:color="auto"/>
                <w:bottom w:val="none" w:sz="0" w:space="0" w:color="auto"/>
                <w:right w:val="none" w:sz="0" w:space="0" w:color="auto"/>
              </w:divBdr>
            </w:div>
            <w:div w:id="419371780">
              <w:marLeft w:val="480"/>
              <w:marRight w:val="0"/>
              <w:marTop w:val="0"/>
              <w:marBottom w:val="0"/>
              <w:divBdr>
                <w:top w:val="none" w:sz="0" w:space="0" w:color="auto"/>
                <w:left w:val="none" w:sz="0" w:space="0" w:color="auto"/>
                <w:bottom w:val="none" w:sz="0" w:space="0" w:color="auto"/>
                <w:right w:val="none" w:sz="0" w:space="0" w:color="auto"/>
              </w:divBdr>
            </w:div>
            <w:div w:id="419373919">
              <w:marLeft w:val="480"/>
              <w:marRight w:val="0"/>
              <w:marTop w:val="0"/>
              <w:marBottom w:val="0"/>
              <w:divBdr>
                <w:top w:val="none" w:sz="0" w:space="0" w:color="auto"/>
                <w:left w:val="none" w:sz="0" w:space="0" w:color="auto"/>
                <w:bottom w:val="none" w:sz="0" w:space="0" w:color="auto"/>
                <w:right w:val="none" w:sz="0" w:space="0" w:color="auto"/>
              </w:divBdr>
            </w:div>
            <w:div w:id="419444637">
              <w:marLeft w:val="480"/>
              <w:marRight w:val="0"/>
              <w:marTop w:val="0"/>
              <w:marBottom w:val="0"/>
              <w:divBdr>
                <w:top w:val="none" w:sz="0" w:space="0" w:color="auto"/>
                <w:left w:val="none" w:sz="0" w:space="0" w:color="auto"/>
                <w:bottom w:val="none" w:sz="0" w:space="0" w:color="auto"/>
                <w:right w:val="none" w:sz="0" w:space="0" w:color="auto"/>
              </w:divBdr>
            </w:div>
            <w:div w:id="419446622">
              <w:marLeft w:val="480"/>
              <w:marRight w:val="0"/>
              <w:marTop w:val="0"/>
              <w:marBottom w:val="0"/>
              <w:divBdr>
                <w:top w:val="none" w:sz="0" w:space="0" w:color="auto"/>
                <w:left w:val="none" w:sz="0" w:space="0" w:color="auto"/>
                <w:bottom w:val="none" w:sz="0" w:space="0" w:color="auto"/>
                <w:right w:val="none" w:sz="0" w:space="0" w:color="auto"/>
              </w:divBdr>
            </w:div>
            <w:div w:id="419452084">
              <w:marLeft w:val="480"/>
              <w:marRight w:val="0"/>
              <w:marTop w:val="0"/>
              <w:marBottom w:val="0"/>
              <w:divBdr>
                <w:top w:val="none" w:sz="0" w:space="0" w:color="auto"/>
                <w:left w:val="none" w:sz="0" w:space="0" w:color="auto"/>
                <w:bottom w:val="none" w:sz="0" w:space="0" w:color="auto"/>
                <w:right w:val="none" w:sz="0" w:space="0" w:color="auto"/>
              </w:divBdr>
            </w:div>
            <w:div w:id="419565716">
              <w:marLeft w:val="480"/>
              <w:marRight w:val="0"/>
              <w:marTop w:val="0"/>
              <w:marBottom w:val="0"/>
              <w:divBdr>
                <w:top w:val="none" w:sz="0" w:space="0" w:color="auto"/>
                <w:left w:val="none" w:sz="0" w:space="0" w:color="auto"/>
                <w:bottom w:val="none" w:sz="0" w:space="0" w:color="auto"/>
                <w:right w:val="none" w:sz="0" w:space="0" w:color="auto"/>
              </w:divBdr>
            </w:div>
            <w:div w:id="419644202">
              <w:marLeft w:val="480"/>
              <w:marRight w:val="0"/>
              <w:marTop w:val="0"/>
              <w:marBottom w:val="0"/>
              <w:divBdr>
                <w:top w:val="none" w:sz="0" w:space="0" w:color="auto"/>
                <w:left w:val="none" w:sz="0" w:space="0" w:color="auto"/>
                <w:bottom w:val="none" w:sz="0" w:space="0" w:color="auto"/>
                <w:right w:val="none" w:sz="0" w:space="0" w:color="auto"/>
              </w:divBdr>
            </w:div>
            <w:div w:id="419715478">
              <w:marLeft w:val="480"/>
              <w:marRight w:val="0"/>
              <w:marTop w:val="0"/>
              <w:marBottom w:val="0"/>
              <w:divBdr>
                <w:top w:val="none" w:sz="0" w:space="0" w:color="auto"/>
                <w:left w:val="none" w:sz="0" w:space="0" w:color="auto"/>
                <w:bottom w:val="none" w:sz="0" w:space="0" w:color="auto"/>
                <w:right w:val="none" w:sz="0" w:space="0" w:color="auto"/>
              </w:divBdr>
            </w:div>
            <w:div w:id="419716448">
              <w:marLeft w:val="480"/>
              <w:marRight w:val="0"/>
              <w:marTop w:val="0"/>
              <w:marBottom w:val="0"/>
              <w:divBdr>
                <w:top w:val="none" w:sz="0" w:space="0" w:color="auto"/>
                <w:left w:val="none" w:sz="0" w:space="0" w:color="auto"/>
                <w:bottom w:val="none" w:sz="0" w:space="0" w:color="auto"/>
                <w:right w:val="none" w:sz="0" w:space="0" w:color="auto"/>
              </w:divBdr>
            </w:div>
            <w:div w:id="419765280">
              <w:marLeft w:val="480"/>
              <w:marRight w:val="0"/>
              <w:marTop w:val="0"/>
              <w:marBottom w:val="0"/>
              <w:divBdr>
                <w:top w:val="none" w:sz="0" w:space="0" w:color="auto"/>
                <w:left w:val="none" w:sz="0" w:space="0" w:color="auto"/>
                <w:bottom w:val="none" w:sz="0" w:space="0" w:color="auto"/>
                <w:right w:val="none" w:sz="0" w:space="0" w:color="auto"/>
              </w:divBdr>
            </w:div>
            <w:div w:id="419833661">
              <w:marLeft w:val="480"/>
              <w:marRight w:val="0"/>
              <w:marTop w:val="0"/>
              <w:marBottom w:val="0"/>
              <w:divBdr>
                <w:top w:val="none" w:sz="0" w:space="0" w:color="auto"/>
                <w:left w:val="none" w:sz="0" w:space="0" w:color="auto"/>
                <w:bottom w:val="none" w:sz="0" w:space="0" w:color="auto"/>
                <w:right w:val="none" w:sz="0" w:space="0" w:color="auto"/>
              </w:divBdr>
            </w:div>
            <w:div w:id="419956127">
              <w:marLeft w:val="480"/>
              <w:marRight w:val="0"/>
              <w:marTop w:val="0"/>
              <w:marBottom w:val="0"/>
              <w:divBdr>
                <w:top w:val="none" w:sz="0" w:space="0" w:color="auto"/>
                <w:left w:val="none" w:sz="0" w:space="0" w:color="auto"/>
                <w:bottom w:val="none" w:sz="0" w:space="0" w:color="auto"/>
                <w:right w:val="none" w:sz="0" w:space="0" w:color="auto"/>
              </w:divBdr>
            </w:div>
            <w:div w:id="420031589">
              <w:marLeft w:val="480"/>
              <w:marRight w:val="0"/>
              <w:marTop w:val="0"/>
              <w:marBottom w:val="0"/>
              <w:divBdr>
                <w:top w:val="none" w:sz="0" w:space="0" w:color="auto"/>
                <w:left w:val="none" w:sz="0" w:space="0" w:color="auto"/>
                <w:bottom w:val="none" w:sz="0" w:space="0" w:color="auto"/>
                <w:right w:val="none" w:sz="0" w:space="0" w:color="auto"/>
              </w:divBdr>
            </w:div>
            <w:div w:id="420033184">
              <w:marLeft w:val="480"/>
              <w:marRight w:val="0"/>
              <w:marTop w:val="0"/>
              <w:marBottom w:val="0"/>
              <w:divBdr>
                <w:top w:val="none" w:sz="0" w:space="0" w:color="auto"/>
                <w:left w:val="none" w:sz="0" w:space="0" w:color="auto"/>
                <w:bottom w:val="none" w:sz="0" w:space="0" w:color="auto"/>
                <w:right w:val="none" w:sz="0" w:space="0" w:color="auto"/>
              </w:divBdr>
            </w:div>
            <w:div w:id="420106617">
              <w:marLeft w:val="480"/>
              <w:marRight w:val="0"/>
              <w:marTop w:val="0"/>
              <w:marBottom w:val="0"/>
              <w:divBdr>
                <w:top w:val="none" w:sz="0" w:space="0" w:color="auto"/>
                <w:left w:val="none" w:sz="0" w:space="0" w:color="auto"/>
                <w:bottom w:val="none" w:sz="0" w:space="0" w:color="auto"/>
                <w:right w:val="none" w:sz="0" w:space="0" w:color="auto"/>
              </w:divBdr>
            </w:div>
            <w:div w:id="420176591">
              <w:marLeft w:val="480"/>
              <w:marRight w:val="0"/>
              <w:marTop w:val="0"/>
              <w:marBottom w:val="0"/>
              <w:divBdr>
                <w:top w:val="none" w:sz="0" w:space="0" w:color="auto"/>
                <w:left w:val="none" w:sz="0" w:space="0" w:color="auto"/>
                <w:bottom w:val="none" w:sz="0" w:space="0" w:color="auto"/>
                <w:right w:val="none" w:sz="0" w:space="0" w:color="auto"/>
              </w:divBdr>
            </w:div>
            <w:div w:id="420183360">
              <w:marLeft w:val="480"/>
              <w:marRight w:val="0"/>
              <w:marTop w:val="0"/>
              <w:marBottom w:val="0"/>
              <w:divBdr>
                <w:top w:val="none" w:sz="0" w:space="0" w:color="auto"/>
                <w:left w:val="none" w:sz="0" w:space="0" w:color="auto"/>
                <w:bottom w:val="none" w:sz="0" w:space="0" w:color="auto"/>
                <w:right w:val="none" w:sz="0" w:space="0" w:color="auto"/>
              </w:divBdr>
            </w:div>
            <w:div w:id="420300969">
              <w:marLeft w:val="480"/>
              <w:marRight w:val="0"/>
              <w:marTop w:val="0"/>
              <w:marBottom w:val="0"/>
              <w:divBdr>
                <w:top w:val="none" w:sz="0" w:space="0" w:color="auto"/>
                <w:left w:val="none" w:sz="0" w:space="0" w:color="auto"/>
                <w:bottom w:val="none" w:sz="0" w:space="0" w:color="auto"/>
                <w:right w:val="none" w:sz="0" w:space="0" w:color="auto"/>
              </w:divBdr>
            </w:div>
            <w:div w:id="420413643">
              <w:marLeft w:val="480"/>
              <w:marRight w:val="0"/>
              <w:marTop w:val="0"/>
              <w:marBottom w:val="0"/>
              <w:divBdr>
                <w:top w:val="none" w:sz="0" w:space="0" w:color="auto"/>
                <w:left w:val="none" w:sz="0" w:space="0" w:color="auto"/>
                <w:bottom w:val="none" w:sz="0" w:space="0" w:color="auto"/>
                <w:right w:val="none" w:sz="0" w:space="0" w:color="auto"/>
              </w:divBdr>
            </w:div>
            <w:div w:id="420417109">
              <w:marLeft w:val="480"/>
              <w:marRight w:val="0"/>
              <w:marTop w:val="0"/>
              <w:marBottom w:val="0"/>
              <w:divBdr>
                <w:top w:val="none" w:sz="0" w:space="0" w:color="auto"/>
                <w:left w:val="none" w:sz="0" w:space="0" w:color="auto"/>
                <w:bottom w:val="none" w:sz="0" w:space="0" w:color="auto"/>
                <w:right w:val="none" w:sz="0" w:space="0" w:color="auto"/>
              </w:divBdr>
            </w:div>
            <w:div w:id="420685354">
              <w:marLeft w:val="480"/>
              <w:marRight w:val="0"/>
              <w:marTop w:val="0"/>
              <w:marBottom w:val="0"/>
              <w:divBdr>
                <w:top w:val="none" w:sz="0" w:space="0" w:color="auto"/>
                <w:left w:val="none" w:sz="0" w:space="0" w:color="auto"/>
                <w:bottom w:val="none" w:sz="0" w:space="0" w:color="auto"/>
                <w:right w:val="none" w:sz="0" w:space="0" w:color="auto"/>
              </w:divBdr>
            </w:div>
            <w:div w:id="420764095">
              <w:marLeft w:val="480"/>
              <w:marRight w:val="0"/>
              <w:marTop w:val="0"/>
              <w:marBottom w:val="0"/>
              <w:divBdr>
                <w:top w:val="none" w:sz="0" w:space="0" w:color="auto"/>
                <w:left w:val="none" w:sz="0" w:space="0" w:color="auto"/>
                <w:bottom w:val="none" w:sz="0" w:space="0" w:color="auto"/>
                <w:right w:val="none" w:sz="0" w:space="0" w:color="auto"/>
              </w:divBdr>
            </w:div>
            <w:div w:id="420873537">
              <w:marLeft w:val="480"/>
              <w:marRight w:val="0"/>
              <w:marTop w:val="0"/>
              <w:marBottom w:val="0"/>
              <w:divBdr>
                <w:top w:val="none" w:sz="0" w:space="0" w:color="auto"/>
                <w:left w:val="none" w:sz="0" w:space="0" w:color="auto"/>
                <w:bottom w:val="none" w:sz="0" w:space="0" w:color="auto"/>
                <w:right w:val="none" w:sz="0" w:space="0" w:color="auto"/>
              </w:divBdr>
            </w:div>
            <w:div w:id="420878412">
              <w:marLeft w:val="480"/>
              <w:marRight w:val="0"/>
              <w:marTop w:val="0"/>
              <w:marBottom w:val="0"/>
              <w:divBdr>
                <w:top w:val="none" w:sz="0" w:space="0" w:color="auto"/>
                <w:left w:val="none" w:sz="0" w:space="0" w:color="auto"/>
                <w:bottom w:val="none" w:sz="0" w:space="0" w:color="auto"/>
                <w:right w:val="none" w:sz="0" w:space="0" w:color="auto"/>
              </w:divBdr>
            </w:div>
            <w:div w:id="420951570">
              <w:marLeft w:val="480"/>
              <w:marRight w:val="0"/>
              <w:marTop w:val="0"/>
              <w:marBottom w:val="0"/>
              <w:divBdr>
                <w:top w:val="none" w:sz="0" w:space="0" w:color="auto"/>
                <w:left w:val="none" w:sz="0" w:space="0" w:color="auto"/>
                <w:bottom w:val="none" w:sz="0" w:space="0" w:color="auto"/>
                <w:right w:val="none" w:sz="0" w:space="0" w:color="auto"/>
              </w:divBdr>
            </w:div>
            <w:div w:id="420956906">
              <w:marLeft w:val="480"/>
              <w:marRight w:val="0"/>
              <w:marTop w:val="0"/>
              <w:marBottom w:val="0"/>
              <w:divBdr>
                <w:top w:val="none" w:sz="0" w:space="0" w:color="auto"/>
                <w:left w:val="none" w:sz="0" w:space="0" w:color="auto"/>
                <w:bottom w:val="none" w:sz="0" w:space="0" w:color="auto"/>
                <w:right w:val="none" w:sz="0" w:space="0" w:color="auto"/>
              </w:divBdr>
            </w:div>
            <w:div w:id="421071098">
              <w:marLeft w:val="480"/>
              <w:marRight w:val="0"/>
              <w:marTop w:val="0"/>
              <w:marBottom w:val="0"/>
              <w:divBdr>
                <w:top w:val="none" w:sz="0" w:space="0" w:color="auto"/>
                <w:left w:val="none" w:sz="0" w:space="0" w:color="auto"/>
                <w:bottom w:val="none" w:sz="0" w:space="0" w:color="auto"/>
                <w:right w:val="none" w:sz="0" w:space="0" w:color="auto"/>
              </w:divBdr>
            </w:div>
            <w:div w:id="421073352">
              <w:marLeft w:val="480"/>
              <w:marRight w:val="0"/>
              <w:marTop w:val="0"/>
              <w:marBottom w:val="0"/>
              <w:divBdr>
                <w:top w:val="none" w:sz="0" w:space="0" w:color="auto"/>
                <w:left w:val="none" w:sz="0" w:space="0" w:color="auto"/>
                <w:bottom w:val="none" w:sz="0" w:space="0" w:color="auto"/>
                <w:right w:val="none" w:sz="0" w:space="0" w:color="auto"/>
              </w:divBdr>
            </w:div>
            <w:div w:id="421148410">
              <w:marLeft w:val="480"/>
              <w:marRight w:val="0"/>
              <w:marTop w:val="0"/>
              <w:marBottom w:val="0"/>
              <w:divBdr>
                <w:top w:val="none" w:sz="0" w:space="0" w:color="auto"/>
                <w:left w:val="none" w:sz="0" w:space="0" w:color="auto"/>
                <w:bottom w:val="none" w:sz="0" w:space="0" w:color="auto"/>
                <w:right w:val="none" w:sz="0" w:space="0" w:color="auto"/>
              </w:divBdr>
            </w:div>
            <w:div w:id="421223564">
              <w:marLeft w:val="480"/>
              <w:marRight w:val="0"/>
              <w:marTop w:val="0"/>
              <w:marBottom w:val="0"/>
              <w:divBdr>
                <w:top w:val="none" w:sz="0" w:space="0" w:color="auto"/>
                <w:left w:val="none" w:sz="0" w:space="0" w:color="auto"/>
                <w:bottom w:val="none" w:sz="0" w:space="0" w:color="auto"/>
                <w:right w:val="none" w:sz="0" w:space="0" w:color="auto"/>
              </w:divBdr>
            </w:div>
            <w:div w:id="421269362">
              <w:marLeft w:val="480"/>
              <w:marRight w:val="0"/>
              <w:marTop w:val="0"/>
              <w:marBottom w:val="0"/>
              <w:divBdr>
                <w:top w:val="none" w:sz="0" w:space="0" w:color="auto"/>
                <w:left w:val="none" w:sz="0" w:space="0" w:color="auto"/>
                <w:bottom w:val="none" w:sz="0" w:space="0" w:color="auto"/>
                <w:right w:val="none" w:sz="0" w:space="0" w:color="auto"/>
              </w:divBdr>
            </w:div>
            <w:div w:id="421296491">
              <w:marLeft w:val="480"/>
              <w:marRight w:val="0"/>
              <w:marTop w:val="0"/>
              <w:marBottom w:val="0"/>
              <w:divBdr>
                <w:top w:val="none" w:sz="0" w:space="0" w:color="auto"/>
                <w:left w:val="none" w:sz="0" w:space="0" w:color="auto"/>
                <w:bottom w:val="none" w:sz="0" w:space="0" w:color="auto"/>
                <w:right w:val="none" w:sz="0" w:space="0" w:color="auto"/>
              </w:divBdr>
            </w:div>
            <w:div w:id="421297683">
              <w:marLeft w:val="480"/>
              <w:marRight w:val="0"/>
              <w:marTop w:val="0"/>
              <w:marBottom w:val="0"/>
              <w:divBdr>
                <w:top w:val="none" w:sz="0" w:space="0" w:color="auto"/>
                <w:left w:val="none" w:sz="0" w:space="0" w:color="auto"/>
                <w:bottom w:val="none" w:sz="0" w:space="0" w:color="auto"/>
                <w:right w:val="none" w:sz="0" w:space="0" w:color="auto"/>
              </w:divBdr>
            </w:div>
            <w:div w:id="421411140">
              <w:marLeft w:val="480"/>
              <w:marRight w:val="0"/>
              <w:marTop w:val="0"/>
              <w:marBottom w:val="0"/>
              <w:divBdr>
                <w:top w:val="none" w:sz="0" w:space="0" w:color="auto"/>
                <w:left w:val="none" w:sz="0" w:space="0" w:color="auto"/>
                <w:bottom w:val="none" w:sz="0" w:space="0" w:color="auto"/>
                <w:right w:val="none" w:sz="0" w:space="0" w:color="auto"/>
              </w:divBdr>
            </w:div>
            <w:div w:id="421533197">
              <w:marLeft w:val="480"/>
              <w:marRight w:val="0"/>
              <w:marTop w:val="0"/>
              <w:marBottom w:val="0"/>
              <w:divBdr>
                <w:top w:val="none" w:sz="0" w:space="0" w:color="auto"/>
                <w:left w:val="none" w:sz="0" w:space="0" w:color="auto"/>
                <w:bottom w:val="none" w:sz="0" w:space="0" w:color="auto"/>
                <w:right w:val="none" w:sz="0" w:space="0" w:color="auto"/>
              </w:divBdr>
            </w:div>
            <w:div w:id="421609360">
              <w:marLeft w:val="480"/>
              <w:marRight w:val="0"/>
              <w:marTop w:val="0"/>
              <w:marBottom w:val="0"/>
              <w:divBdr>
                <w:top w:val="none" w:sz="0" w:space="0" w:color="auto"/>
                <w:left w:val="none" w:sz="0" w:space="0" w:color="auto"/>
                <w:bottom w:val="none" w:sz="0" w:space="0" w:color="auto"/>
                <w:right w:val="none" w:sz="0" w:space="0" w:color="auto"/>
              </w:divBdr>
            </w:div>
            <w:div w:id="421609692">
              <w:marLeft w:val="480"/>
              <w:marRight w:val="0"/>
              <w:marTop w:val="0"/>
              <w:marBottom w:val="0"/>
              <w:divBdr>
                <w:top w:val="none" w:sz="0" w:space="0" w:color="auto"/>
                <w:left w:val="none" w:sz="0" w:space="0" w:color="auto"/>
                <w:bottom w:val="none" w:sz="0" w:space="0" w:color="auto"/>
                <w:right w:val="none" w:sz="0" w:space="0" w:color="auto"/>
              </w:divBdr>
            </w:div>
            <w:div w:id="421681938">
              <w:marLeft w:val="480"/>
              <w:marRight w:val="0"/>
              <w:marTop w:val="0"/>
              <w:marBottom w:val="0"/>
              <w:divBdr>
                <w:top w:val="none" w:sz="0" w:space="0" w:color="auto"/>
                <w:left w:val="none" w:sz="0" w:space="0" w:color="auto"/>
                <w:bottom w:val="none" w:sz="0" w:space="0" w:color="auto"/>
                <w:right w:val="none" w:sz="0" w:space="0" w:color="auto"/>
              </w:divBdr>
            </w:div>
            <w:div w:id="421683234">
              <w:marLeft w:val="480"/>
              <w:marRight w:val="0"/>
              <w:marTop w:val="0"/>
              <w:marBottom w:val="0"/>
              <w:divBdr>
                <w:top w:val="none" w:sz="0" w:space="0" w:color="auto"/>
                <w:left w:val="none" w:sz="0" w:space="0" w:color="auto"/>
                <w:bottom w:val="none" w:sz="0" w:space="0" w:color="auto"/>
                <w:right w:val="none" w:sz="0" w:space="0" w:color="auto"/>
              </w:divBdr>
            </w:div>
            <w:div w:id="421686917">
              <w:marLeft w:val="480"/>
              <w:marRight w:val="0"/>
              <w:marTop w:val="0"/>
              <w:marBottom w:val="0"/>
              <w:divBdr>
                <w:top w:val="none" w:sz="0" w:space="0" w:color="auto"/>
                <w:left w:val="none" w:sz="0" w:space="0" w:color="auto"/>
                <w:bottom w:val="none" w:sz="0" w:space="0" w:color="auto"/>
                <w:right w:val="none" w:sz="0" w:space="0" w:color="auto"/>
              </w:divBdr>
            </w:div>
            <w:div w:id="421729412">
              <w:marLeft w:val="480"/>
              <w:marRight w:val="0"/>
              <w:marTop w:val="0"/>
              <w:marBottom w:val="0"/>
              <w:divBdr>
                <w:top w:val="none" w:sz="0" w:space="0" w:color="auto"/>
                <w:left w:val="none" w:sz="0" w:space="0" w:color="auto"/>
                <w:bottom w:val="none" w:sz="0" w:space="0" w:color="auto"/>
                <w:right w:val="none" w:sz="0" w:space="0" w:color="auto"/>
              </w:divBdr>
            </w:div>
            <w:div w:id="421756195">
              <w:marLeft w:val="480"/>
              <w:marRight w:val="0"/>
              <w:marTop w:val="0"/>
              <w:marBottom w:val="0"/>
              <w:divBdr>
                <w:top w:val="none" w:sz="0" w:space="0" w:color="auto"/>
                <w:left w:val="none" w:sz="0" w:space="0" w:color="auto"/>
                <w:bottom w:val="none" w:sz="0" w:space="0" w:color="auto"/>
                <w:right w:val="none" w:sz="0" w:space="0" w:color="auto"/>
              </w:divBdr>
            </w:div>
            <w:div w:id="421797356">
              <w:marLeft w:val="480"/>
              <w:marRight w:val="0"/>
              <w:marTop w:val="0"/>
              <w:marBottom w:val="0"/>
              <w:divBdr>
                <w:top w:val="none" w:sz="0" w:space="0" w:color="auto"/>
                <w:left w:val="none" w:sz="0" w:space="0" w:color="auto"/>
                <w:bottom w:val="none" w:sz="0" w:space="0" w:color="auto"/>
                <w:right w:val="none" w:sz="0" w:space="0" w:color="auto"/>
              </w:divBdr>
            </w:div>
            <w:div w:id="421803629">
              <w:marLeft w:val="480"/>
              <w:marRight w:val="0"/>
              <w:marTop w:val="0"/>
              <w:marBottom w:val="0"/>
              <w:divBdr>
                <w:top w:val="none" w:sz="0" w:space="0" w:color="auto"/>
                <w:left w:val="none" w:sz="0" w:space="0" w:color="auto"/>
                <w:bottom w:val="none" w:sz="0" w:space="0" w:color="auto"/>
                <w:right w:val="none" w:sz="0" w:space="0" w:color="auto"/>
              </w:divBdr>
            </w:div>
            <w:div w:id="421948172">
              <w:marLeft w:val="480"/>
              <w:marRight w:val="0"/>
              <w:marTop w:val="0"/>
              <w:marBottom w:val="0"/>
              <w:divBdr>
                <w:top w:val="none" w:sz="0" w:space="0" w:color="auto"/>
                <w:left w:val="none" w:sz="0" w:space="0" w:color="auto"/>
                <w:bottom w:val="none" w:sz="0" w:space="0" w:color="auto"/>
                <w:right w:val="none" w:sz="0" w:space="0" w:color="auto"/>
              </w:divBdr>
            </w:div>
            <w:div w:id="421990394">
              <w:marLeft w:val="480"/>
              <w:marRight w:val="0"/>
              <w:marTop w:val="0"/>
              <w:marBottom w:val="0"/>
              <w:divBdr>
                <w:top w:val="none" w:sz="0" w:space="0" w:color="auto"/>
                <w:left w:val="none" w:sz="0" w:space="0" w:color="auto"/>
                <w:bottom w:val="none" w:sz="0" w:space="0" w:color="auto"/>
                <w:right w:val="none" w:sz="0" w:space="0" w:color="auto"/>
              </w:divBdr>
            </w:div>
            <w:div w:id="421999776">
              <w:marLeft w:val="480"/>
              <w:marRight w:val="0"/>
              <w:marTop w:val="0"/>
              <w:marBottom w:val="0"/>
              <w:divBdr>
                <w:top w:val="none" w:sz="0" w:space="0" w:color="auto"/>
                <w:left w:val="none" w:sz="0" w:space="0" w:color="auto"/>
                <w:bottom w:val="none" w:sz="0" w:space="0" w:color="auto"/>
                <w:right w:val="none" w:sz="0" w:space="0" w:color="auto"/>
              </w:divBdr>
            </w:div>
            <w:div w:id="422066883">
              <w:marLeft w:val="480"/>
              <w:marRight w:val="0"/>
              <w:marTop w:val="0"/>
              <w:marBottom w:val="0"/>
              <w:divBdr>
                <w:top w:val="none" w:sz="0" w:space="0" w:color="auto"/>
                <w:left w:val="none" w:sz="0" w:space="0" w:color="auto"/>
                <w:bottom w:val="none" w:sz="0" w:space="0" w:color="auto"/>
                <w:right w:val="none" w:sz="0" w:space="0" w:color="auto"/>
              </w:divBdr>
            </w:div>
            <w:div w:id="422145754">
              <w:marLeft w:val="480"/>
              <w:marRight w:val="0"/>
              <w:marTop w:val="0"/>
              <w:marBottom w:val="0"/>
              <w:divBdr>
                <w:top w:val="none" w:sz="0" w:space="0" w:color="auto"/>
                <w:left w:val="none" w:sz="0" w:space="0" w:color="auto"/>
                <w:bottom w:val="none" w:sz="0" w:space="0" w:color="auto"/>
                <w:right w:val="none" w:sz="0" w:space="0" w:color="auto"/>
              </w:divBdr>
            </w:div>
            <w:div w:id="422262013">
              <w:marLeft w:val="480"/>
              <w:marRight w:val="0"/>
              <w:marTop w:val="0"/>
              <w:marBottom w:val="0"/>
              <w:divBdr>
                <w:top w:val="none" w:sz="0" w:space="0" w:color="auto"/>
                <w:left w:val="none" w:sz="0" w:space="0" w:color="auto"/>
                <w:bottom w:val="none" w:sz="0" w:space="0" w:color="auto"/>
                <w:right w:val="none" w:sz="0" w:space="0" w:color="auto"/>
              </w:divBdr>
            </w:div>
            <w:div w:id="422262241">
              <w:marLeft w:val="480"/>
              <w:marRight w:val="0"/>
              <w:marTop w:val="0"/>
              <w:marBottom w:val="0"/>
              <w:divBdr>
                <w:top w:val="none" w:sz="0" w:space="0" w:color="auto"/>
                <w:left w:val="none" w:sz="0" w:space="0" w:color="auto"/>
                <w:bottom w:val="none" w:sz="0" w:space="0" w:color="auto"/>
                <w:right w:val="none" w:sz="0" w:space="0" w:color="auto"/>
              </w:divBdr>
            </w:div>
            <w:div w:id="422530118">
              <w:marLeft w:val="480"/>
              <w:marRight w:val="0"/>
              <w:marTop w:val="0"/>
              <w:marBottom w:val="0"/>
              <w:divBdr>
                <w:top w:val="none" w:sz="0" w:space="0" w:color="auto"/>
                <w:left w:val="none" w:sz="0" w:space="0" w:color="auto"/>
                <w:bottom w:val="none" w:sz="0" w:space="0" w:color="auto"/>
                <w:right w:val="none" w:sz="0" w:space="0" w:color="auto"/>
              </w:divBdr>
            </w:div>
            <w:div w:id="422607063">
              <w:marLeft w:val="480"/>
              <w:marRight w:val="0"/>
              <w:marTop w:val="0"/>
              <w:marBottom w:val="0"/>
              <w:divBdr>
                <w:top w:val="none" w:sz="0" w:space="0" w:color="auto"/>
                <w:left w:val="none" w:sz="0" w:space="0" w:color="auto"/>
                <w:bottom w:val="none" w:sz="0" w:space="0" w:color="auto"/>
                <w:right w:val="none" w:sz="0" w:space="0" w:color="auto"/>
              </w:divBdr>
            </w:div>
            <w:div w:id="422646765">
              <w:marLeft w:val="480"/>
              <w:marRight w:val="0"/>
              <w:marTop w:val="0"/>
              <w:marBottom w:val="0"/>
              <w:divBdr>
                <w:top w:val="none" w:sz="0" w:space="0" w:color="auto"/>
                <w:left w:val="none" w:sz="0" w:space="0" w:color="auto"/>
                <w:bottom w:val="none" w:sz="0" w:space="0" w:color="auto"/>
                <w:right w:val="none" w:sz="0" w:space="0" w:color="auto"/>
              </w:divBdr>
            </w:div>
            <w:div w:id="422647500">
              <w:marLeft w:val="480"/>
              <w:marRight w:val="0"/>
              <w:marTop w:val="0"/>
              <w:marBottom w:val="0"/>
              <w:divBdr>
                <w:top w:val="none" w:sz="0" w:space="0" w:color="auto"/>
                <w:left w:val="none" w:sz="0" w:space="0" w:color="auto"/>
                <w:bottom w:val="none" w:sz="0" w:space="0" w:color="auto"/>
                <w:right w:val="none" w:sz="0" w:space="0" w:color="auto"/>
              </w:divBdr>
            </w:div>
            <w:div w:id="422649146">
              <w:marLeft w:val="480"/>
              <w:marRight w:val="0"/>
              <w:marTop w:val="0"/>
              <w:marBottom w:val="0"/>
              <w:divBdr>
                <w:top w:val="none" w:sz="0" w:space="0" w:color="auto"/>
                <w:left w:val="none" w:sz="0" w:space="0" w:color="auto"/>
                <w:bottom w:val="none" w:sz="0" w:space="0" w:color="auto"/>
                <w:right w:val="none" w:sz="0" w:space="0" w:color="auto"/>
              </w:divBdr>
            </w:div>
            <w:div w:id="422728911">
              <w:marLeft w:val="480"/>
              <w:marRight w:val="0"/>
              <w:marTop w:val="0"/>
              <w:marBottom w:val="0"/>
              <w:divBdr>
                <w:top w:val="none" w:sz="0" w:space="0" w:color="auto"/>
                <w:left w:val="none" w:sz="0" w:space="0" w:color="auto"/>
                <w:bottom w:val="none" w:sz="0" w:space="0" w:color="auto"/>
                <w:right w:val="none" w:sz="0" w:space="0" w:color="auto"/>
              </w:divBdr>
            </w:div>
            <w:div w:id="422773020">
              <w:marLeft w:val="480"/>
              <w:marRight w:val="0"/>
              <w:marTop w:val="0"/>
              <w:marBottom w:val="0"/>
              <w:divBdr>
                <w:top w:val="none" w:sz="0" w:space="0" w:color="auto"/>
                <w:left w:val="none" w:sz="0" w:space="0" w:color="auto"/>
                <w:bottom w:val="none" w:sz="0" w:space="0" w:color="auto"/>
                <w:right w:val="none" w:sz="0" w:space="0" w:color="auto"/>
              </w:divBdr>
            </w:div>
            <w:div w:id="422798354">
              <w:marLeft w:val="480"/>
              <w:marRight w:val="0"/>
              <w:marTop w:val="0"/>
              <w:marBottom w:val="0"/>
              <w:divBdr>
                <w:top w:val="none" w:sz="0" w:space="0" w:color="auto"/>
                <w:left w:val="none" w:sz="0" w:space="0" w:color="auto"/>
                <w:bottom w:val="none" w:sz="0" w:space="0" w:color="auto"/>
                <w:right w:val="none" w:sz="0" w:space="0" w:color="auto"/>
              </w:divBdr>
            </w:div>
            <w:div w:id="422843054">
              <w:marLeft w:val="480"/>
              <w:marRight w:val="0"/>
              <w:marTop w:val="0"/>
              <w:marBottom w:val="0"/>
              <w:divBdr>
                <w:top w:val="none" w:sz="0" w:space="0" w:color="auto"/>
                <w:left w:val="none" w:sz="0" w:space="0" w:color="auto"/>
                <w:bottom w:val="none" w:sz="0" w:space="0" w:color="auto"/>
                <w:right w:val="none" w:sz="0" w:space="0" w:color="auto"/>
              </w:divBdr>
            </w:div>
            <w:div w:id="422846462">
              <w:marLeft w:val="480"/>
              <w:marRight w:val="0"/>
              <w:marTop w:val="0"/>
              <w:marBottom w:val="0"/>
              <w:divBdr>
                <w:top w:val="none" w:sz="0" w:space="0" w:color="auto"/>
                <w:left w:val="none" w:sz="0" w:space="0" w:color="auto"/>
                <w:bottom w:val="none" w:sz="0" w:space="0" w:color="auto"/>
                <w:right w:val="none" w:sz="0" w:space="0" w:color="auto"/>
              </w:divBdr>
            </w:div>
            <w:div w:id="422848560">
              <w:marLeft w:val="480"/>
              <w:marRight w:val="0"/>
              <w:marTop w:val="0"/>
              <w:marBottom w:val="0"/>
              <w:divBdr>
                <w:top w:val="none" w:sz="0" w:space="0" w:color="auto"/>
                <w:left w:val="none" w:sz="0" w:space="0" w:color="auto"/>
                <w:bottom w:val="none" w:sz="0" w:space="0" w:color="auto"/>
                <w:right w:val="none" w:sz="0" w:space="0" w:color="auto"/>
              </w:divBdr>
            </w:div>
            <w:div w:id="422998117">
              <w:marLeft w:val="480"/>
              <w:marRight w:val="0"/>
              <w:marTop w:val="0"/>
              <w:marBottom w:val="0"/>
              <w:divBdr>
                <w:top w:val="none" w:sz="0" w:space="0" w:color="auto"/>
                <w:left w:val="none" w:sz="0" w:space="0" w:color="auto"/>
                <w:bottom w:val="none" w:sz="0" w:space="0" w:color="auto"/>
                <w:right w:val="none" w:sz="0" w:space="0" w:color="auto"/>
              </w:divBdr>
            </w:div>
            <w:div w:id="423304297">
              <w:marLeft w:val="480"/>
              <w:marRight w:val="0"/>
              <w:marTop w:val="0"/>
              <w:marBottom w:val="0"/>
              <w:divBdr>
                <w:top w:val="none" w:sz="0" w:space="0" w:color="auto"/>
                <w:left w:val="none" w:sz="0" w:space="0" w:color="auto"/>
                <w:bottom w:val="none" w:sz="0" w:space="0" w:color="auto"/>
                <w:right w:val="none" w:sz="0" w:space="0" w:color="auto"/>
              </w:divBdr>
            </w:div>
            <w:div w:id="423377205">
              <w:marLeft w:val="480"/>
              <w:marRight w:val="0"/>
              <w:marTop w:val="0"/>
              <w:marBottom w:val="0"/>
              <w:divBdr>
                <w:top w:val="none" w:sz="0" w:space="0" w:color="auto"/>
                <w:left w:val="none" w:sz="0" w:space="0" w:color="auto"/>
                <w:bottom w:val="none" w:sz="0" w:space="0" w:color="auto"/>
                <w:right w:val="none" w:sz="0" w:space="0" w:color="auto"/>
              </w:divBdr>
            </w:div>
            <w:div w:id="423380200">
              <w:marLeft w:val="480"/>
              <w:marRight w:val="0"/>
              <w:marTop w:val="0"/>
              <w:marBottom w:val="0"/>
              <w:divBdr>
                <w:top w:val="none" w:sz="0" w:space="0" w:color="auto"/>
                <w:left w:val="none" w:sz="0" w:space="0" w:color="auto"/>
                <w:bottom w:val="none" w:sz="0" w:space="0" w:color="auto"/>
                <w:right w:val="none" w:sz="0" w:space="0" w:color="auto"/>
              </w:divBdr>
            </w:div>
            <w:div w:id="423451724">
              <w:marLeft w:val="480"/>
              <w:marRight w:val="0"/>
              <w:marTop w:val="0"/>
              <w:marBottom w:val="0"/>
              <w:divBdr>
                <w:top w:val="none" w:sz="0" w:space="0" w:color="auto"/>
                <w:left w:val="none" w:sz="0" w:space="0" w:color="auto"/>
                <w:bottom w:val="none" w:sz="0" w:space="0" w:color="auto"/>
                <w:right w:val="none" w:sz="0" w:space="0" w:color="auto"/>
              </w:divBdr>
            </w:div>
            <w:div w:id="423453158">
              <w:marLeft w:val="480"/>
              <w:marRight w:val="0"/>
              <w:marTop w:val="0"/>
              <w:marBottom w:val="0"/>
              <w:divBdr>
                <w:top w:val="none" w:sz="0" w:space="0" w:color="auto"/>
                <w:left w:val="none" w:sz="0" w:space="0" w:color="auto"/>
                <w:bottom w:val="none" w:sz="0" w:space="0" w:color="auto"/>
                <w:right w:val="none" w:sz="0" w:space="0" w:color="auto"/>
              </w:divBdr>
            </w:div>
            <w:div w:id="423571285">
              <w:marLeft w:val="480"/>
              <w:marRight w:val="0"/>
              <w:marTop w:val="0"/>
              <w:marBottom w:val="0"/>
              <w:divBdr>
                <w:top w:val="none" w:sz="0" w:space="0" w:color="auto"/>
                <w:left w:val="none" w:sz="0" w:space="0" w:color="auto"/>
                <w:bottom w:val="none" w:sz="0" w:space="0" w:color="auto"/>
                <w:right w:val="none" w:sz="0" w:space="0" w:color="auto"/>
              </w:divBdr>
            </w:div>
            <w:div w:id="423645399">
              <w:marLeft w:val="480"/>
              <w:marRight w:val="0"/>
              <w:marTop w:val="0"/>
              <w:marBottom w:val="0"/>
              <w:divBdr>
                <w:top w:val="none" w:sz="0" w:space="0" w:color="auto"/>
                <w:left w:val="none" w:sz="0" w:space="0" w:color="auto"/>
                <w:bottom w:val="none" w:sz="0" w:space="0" w:color="auto"/>
                <w:right w:val="none" w:sz="0" w:space="0" w:color="auto"/>
              </w:divBdr>
            </w:div>
            <w:div w:id="423696379">
              <w:marLeft w:val="480"/>
              <w:marRight w:val="0"/>
              <w:marTop w:val="0"/>
              <w:marBottom w:val="0"/>
              <w:divBdr>
                <w:top w:val="none" w:sz="0" w:space="0" w:color="auto"/>
                <w:left w:val="none" w:sz="0" w:space="0" w:color="auto"/>
                <w:bottom w:val="none" w:sz="0" w:space="0" w:color="auto"/>
                <w:right w:val="none" w:sz="0" w:space="0" w:color="auto"/>
              </w:divBdr>
            </w:div>
            <w:div w:id="423770354">
              <w:marLeft w:val="480"/>
              <w:marRight w:val="0"/>
              <w:marTop w:val="0"/>
              <w:marBottom w:val="0"/>
              <w:divBdr>
                <w:top w:val="none" w:sz="0" w:space="0" w:color="auto"/>
                <w:left w:val="none" w:sz="0" w:space="0" w:color="auto"/>
                <w:bottom w:val="none" w:sz="0" w:space="0" w:color="auto"/>
                <w:right w:val="none" w:sz="0" w:space="0" w:color="auto"/>
              </w:divBdr>
            </w:div>
            <w:div w:id="423839754">
              <w:marLeft w:val="480"/>
              <w:marRight w:val="0"/>
              <w:marTop w:val="0"/>
              <w:marBottom w:val="0"/>
              <w:divBdr>
                <w:top w:val="none" w:sz="0" w:space="0" w:color="auto"/>
                <w:left w:val="none" w:sz="0" w:space="0" w:color="auto"/>
                <w:bottom w:val="none" w:sz="0" w:space="0" w:color="auto"/>
                <w:right w:val="none" w:sz="0" w:space="0" w:color="auto"/>
              </w:divBdr>
            </w:div>
            <w:div w:id="423919518">
              <w:marLeft w:val="480"/>
              <w:marRight w:val="0"/>
              <w:marTop w:val="0"/>
              <w:marBottom w:val="0"/>
              <w:divBdr>
                <w:top w:val="none" w:sz="0" w:space="0" w:color="auto"/>
                <w:left w:val="none" w:sz="0" w:space="0" w:color="auto"/>
                <w:bottom w:val="none" w:sz="0" w:space="0" w:color="auto"/>
                <w:right w:val="none" w:sz="0" w:space="0" w:color="auto"/>
              </w:divBdr>
            </w:div>
            <w:div w:id="423956315">
              <w:marLeft w:val="480"/>
              <w:marRight w:val="0"/>
              <w:marTop w:val="0"/>
              <w:marBottom w:val="0"/>
              <w:divBdr>
                <w:top w:val="none" w:sz="0" w:space="0" w:color="auto"/>
                <w:left w:val="none" w:sz="0" w:space="0" w:color="auto"/>
                <w:bottom w:val="none" w:sz="0" w:space="0" w:color="auto"/>
                <w:right w:val="none" w:sz="0" w:space="0" w:color="auto"/>
              </w:divBdr>
            </w:div>
            <w:div w:id="423958092">
              <w:marLeft w:val="480"/>
              <w:marRight w:val="0"/>
              <w:marTop w:val="0"/>
              <w:marBottom w:val="0"/>
              <w:divBdr>
                <w:top w:val="none" w:sz="0" w:space="0" w:color="auto"/>
                <w:left w:val="none" w:sz="0" w:space="0" w:color="auto"/>
                <w:bottom w:val="none" w:sz="0" w:space="0" w:color="auto"/>
                <w:right w:val="none" w:sz="0" w:space="0" w:color="auto"/>
              </w:divBdr>
            </w:div>
            <w:div w:id="423959127">
              <w:marLeft w:val="480"/>
              <w:marRight w:val="0"/>
              <w:marTop w:val="0"/>
              <w:marBottom w:val="0"/>
              <w:divBdr>
                <w:top w:val="none" w:sz="0" w:space="0" w:color="auto"/>
                <w:left w:val="none" w:sz="0" w:space="0" w:color="auto"/>
                <w:bottom w:val="none" w:sz="0" w:space="0" w:color="auto"/>
                <w:right w:val="none" w:sz="0" w:space="0" w:color="auto"/>
              </w:divBdr>
            </w:div>
            <w:div w:id="424037316">
              <w:marLeft w:val="480"/>
              <w:marRight w:val="0"/>
              <w:marTop w:val="0"/>
              <w:marBottom w:val="0"/>
              <w:divBdr>
                <w:top w:val="none" w:sz="0" w:space="0" w:color="auto"/>
                <w:left w:val="none" w:sz="0" w:space="0" w:color="auto"/>
                <w:bottom w:val="none" w:sz="0" w:space="0" w:color="auto"/>
                <w:right w:val="none" w:sz="0" w:space="0" w:color="auto"/>
              </w:divBdr>
            </w:div>
            <w:div w:id="424038294">
              <w:marLeft w:val="480"/>
              <w:marRight w:val="0"/>
              <w:marTop w:val="0"/>
              <w:marBottom w:val="0"/>
              <w:divBdr>
                <w:top w:val="none" w:sz="0" w:space="0" w:color="auto"/>
                <w:left w:val="none" w:sz="0" w:space="0" w:color="auto"/>
                <w:bottom w:val="none" w:sz="0" w:space="0" w:color="auto"/>
                <w:right w:val="none" w:sz="0" w:space="0" w:color="auto"/>
              </w:divBdr>
            </w:div>
            <w:div w:id="424110789">
              <w:marLeft w:val="480"/>
              <w:marRight w:val="0"/>
              <w:marTop w:val="0"/>
              <w:marBottom w:val="0"/>
              <w:divBdr>
                <w:top w:val="none" w:sz="0" w:space="0" w:color="auto"/>
                <w:left w:val="none" w:sz="0" w:space="0" w:color="auto"/>
                <w:bottom w:val="none" w:sz="0" w:space="0" w:color="auto"/>
                <w:right w:val="none" w:sz="0" w:space="0" w:color="auto"/>
              </w:divBdr>
            </w:div>
            <w:div w:id="424157228">
              <w:marLeft w:val="480"/>
              <w:marRight w:val="0"/>
              <w:marTop w:val="0"/>
              <w:marBottom w:val="0"/>
              <w:divBdr>
                <w:top w:val="none" w:sz="0" w:space="0" w:color="auto"/>
                <w:left w:val="none" w:sz="0" w:space="0" w:color="auto"/>
                <w:bottom w:val="none" w:sz="0" w:space="0" w:color="auto"/>
                <w:right w:val="none" w:sz="0" w:space="0" w:color="auto"/>
              </w:divBdr>
            </w:div>
            <w:div w:id="424227551">
              <w:marLeft w:val="480"/>
              <w:marRight w:val="0"/>
              <w:marTop w:val="0"/>
              <w:marBottom w:val="0"/>
              <w:divBdr>
                <w:top w:val="none" w:sz="0" w:space="0" w:color="auto"/>
                <w:left w:val="none" w:sz="0" w:space="0" w:color="auto"/>
                <w:bottom w:val="none" w:sz="0" w:space="0" w:color="auto"/>
                <w:right w:val="none" w:sz="0" w:space="0" w:color="auto"/>
              </w:divBdr>
            </w:div>
            <w:div w:id="424376018">
              <w:marLeft w:val="480"/>
              <w:marRight w:val="0"/>
              <w:marTop w:val="0"/>
              <w:marBottom w:val="0"/>
              <w:divBdr>
                <w:top w:val="none" w:sz="0" w:space="0" w:color="auto"/>
                <w:left w:val="none" w:sz="0" w:space="0" w:color="auto"/>
                <w:bottom w:val="none" w:sz="0" w:space="0" w:color="auto"/>
                <w:right w:val="none" w:sz="0" w:space="0" w:color="auto"/>
              </w:divBdr>
            </w:div>
            <w:div w:id="424573404">
              <w:marLeft w:val="480"/>
              <w:marRight w:val="0"/>
              <w:marTop w:val="0"/>
              <w:marBottom w:val="0"/>
              <w:divBdr>
                <w:top w:val="none" w:sz="0" w:space="0" w:color="auto"/>
                <w:left w:val="none" w:sz="0" w:space="0" w:color="auto"/>
                <w:bottom w:val="none" w:sz="0" w:space="0" w:color="auto"/>
                <w:right w:val="none" w:sz="0" w:space="0" w:color="auto"/>
              </w:divBdr>
            </w:div>
            <w:div w:id="424888702">
              <w:marLeft w:val="480"/>
              <w:marRight w:val="0"/>
              <w:marTop w:val="0"/>
              <w:marBottom w:val="0"/>
              <w:divBdr>
                <w:top w:val="none" w:sz="0" w:space="0" w:color="auto"/>
                <w:left w:val="none" w:sz="0" w:space="0" w:color="auto"/>
                <w:bottom w:val="none" w:sz="0" w:space="0" w:color="auto"/>
                <w:right w:val="none" w:sz="0" w:space="0" w:color="auto"/>
              </w:divBdr>
            </w:div>
            <w:div w:id="425005482">
              <w:marLeft w:val="480"/>
              <w:marRight w:val="0"/>
              <w:marTop w:val="0"/>
              <w:marBottom w:val="0"/>
              <w:divBdr>
                <w:top w:val="none" w:sz="0" w:space="0" w:color="auto"/>
                <w:left w:val="none" w:sz="0" w:space="0" w:color="auto"/>
                <w:bottom w:val="none" w:sz="0" w:space="0" w:color="auto"/>
                <w:right w:val="none" w:sz="0" w:space="0" w:color="auto"/>
              </w:divBdr>
            </w:div>
            <w:div w:id="425031307">
              <w:marLeft w:val="480"/>
              <w:marRight w:val="0"/>
              <w:marTop w:val="0"/>
              <w:marBottom w:val="0"/>
              <w:divBdr>
                <w:top w:val="none" w:sz="0" w:space="0" w:color="auto"/>
                <w:left w:val="none" w:sz="0" w:space="0" w:color="auto"/>
                <w:bottom w:val="none" w:sz="0" w:space="0" w:color="auto"/>
                <w:right w:val="none" w:sz="0" w:space="0" w:color="auto"/>
              </w:divBdr>
            </w:div>
            <w:div w:id="425079820">
              <w:marLeft w:val="480"/>
              <w:marRight w:val="0"/>
              <w:marTop w:val="0"/>
              <w:marBottom w:val="0"/>
              <w:divBdr>
                <w:top w:val="none" w:sz="0" w:space="0" w:color="auto"/>
                <w:left w:val="none" w:sz="0" w:space="0" w:color="auto"/>
                <w:bottom w:val="none" w:sz="0" w:space="0" w:color="auto"/>
                <w:right w:val="none" w:sz="0" w:space="0" w:color="auto"/>
              </w:divBdr>
            </w:div>
            <w:div w:id="425152437">
              <w:marLeft w:val="480"/>
              <w:marRight w:val="0"/>
              <w:marTop w:val="0"/>
              <w:marBottom w:val="0"/>
              <w:divBdr>
                <w:top w:val="none" w:sz="0" w:space="0" w:color="auto"/>
                <w:left w:val="none" w:sz="0" w:space="0" w:color="auto"/>
                <w:bottom w:val="none" w:sz="0" w:space="0" w:color="auto"/>
                <w:right w:val="none" w:sz="0" w:space="0" w:color="auto"/>
              </w:divBdr>
            </w:div>
            <w:div w:id="425157397">
              <w:marLeft w:val="480"/>
              <w:marRight w:val="0"/>
              <w:marTop w:val="0"/>
              <w:marBottom w:val="0"/>
              <w:divBdr>
                <w:top w:val="none" w:sz="0" w:space="0" w:color="auto"/>
                <w:left w:val="none" w:sz="0" w:space="0" w:color="auto"/>
                <w:bottom w:val="none" w:sz="0" w:space="0" w:color="auto"/>
                <w:right w:val="none" w:sz="0" w:space="0" w:color="auto"/>
              </w:divBdr>
            </w:div>
            <w:div w:id="425350609">
              <w:marLeft w:val="480"/>
              <w:marRight w:val="0"/>
              <w:marTop w:val="0"/>
              <w:marBottom w:val="0"/>
              <w:divBdr>
                <w:top w:val="none" w:sz="0" w:space="0" w:color="auto"/>
                <w:left w:val="none" w:sz="0" w:space="0" w:color="auto"/>
                <w:bottom w:val="none" w:sz="0" w:space="0" w:color="auto"/>
                <w:right w:val="none" w:sz="0" w:space="0" w:color="auto"/>
              </w:divBdr>
            </w:div>
            <w:div w:id="425465675">
              <w:marLeft w:val="480"/>
              <w:marRight w:val="0"/>
              <w:marTop w:val="0"/>
              <w:marBottom w:val="0"/>
              <w:divBdr>
                <w:top w:val="none" w:sz="0" w:space="0" w:color="auto"/>
                <w:left w:val="none" w:sz="0" w:space="0" w:color="auto"/>
                <w:bottom w:val="none" w:sz="0" w:space="0" w:color="auto"/>
                <w:right w:val="none" w:sz="0" w:space="0" w:color="auto"/>
              </w:divBdr>
            </w:div>
            <w:div w:id="425543430">
              <w:marLeft w:val="480"/>
              <w:marRight w:val="0"/>
              <w:marTop w:val="0"/>
              <w:marBottom w:val="0"/>
              <w:divBdr>
                <w:top w:val="none" w:sz="0" w:space="0" w:color="auto"/>
                <w:left w:val="none" w:sz="0" w:space="0" w:color="auto"/>
                <w:bottom w:val="none" w:sz="0" w:space="0" w:color="auto"/>
                <w:right w:val="none" w:sz="0" w:space="0" w:color="auto"/>
              </w:divBdr>
            </w:div>
            <w:div w:id="425687029">
              <w:marLeft w:val="480"/>
              <w:marRight w:val="0"/>
              <w:marTop w:val="0"/>
              <w:marBottom w:val="0"/>
              <w:divBdr>
                <w:top w:val="none" w:sz="0" w:space="0" w:color="auto"/>
                <w:left w:val="none" w:sz="0" w:space="0" w:color="auto"/>
                <w:bottom w:val="none" w:sz="0" w:space="0" w:color="auto"/>
                <w:right w:val="none" w:sz="0" w:space="0" w:color="auto"/>
              </w:divBdr>
            </w:div>
            <w:div w:id="425729325">
              <w:marLeft w:val="480"/>
              <w:marRight w:val="0"/>
              <w:marTop w:val="0"/>
              <w:marBottom w:val="0"/>
              <w:divBdr>
                <w:top w:val="none" w:sz="0" w:space="0" w:color="auto"/>
                <w:left w:val="none" w:sz="0" w:space="0" w:color="auto"/>
                <w:bottom w:val="none" w:sz="0" w:space="0" w:color="auto"/>
                <w:right w:val="none" w:sz="0" w:space="0" w:color="auto"/>
              </w:divBdr>
            </w:div>
            <w:div w:id="425733733">
              <w:marLeft w:val="480"/>
              <w:marRight w:val="0"/>
              <w:marTop w:val="0"/>
              <w:marBottom w:val="0"/>
              <w:divBdr>
                <w:top w:val="none" w:sz="0" w:space="0" w:color="auto"/>
                <w:left w:val="none" w:sz="0" w:space="0" w:color="auto"/>
                <w:bottom w:val="none" w:sz="0" w:space="0" w:color="auto"/>
                <w:right w:val="none" w:sz="0" w:space="0" w:color="auto"/>
              </w:divBdr>
            </w:div>
            <w:div w:id="425736698">
              <w:marLeft w:val="480"/>
              <w:marRight w:val="0"/>
              <w:marTop w:val="0"/>
              <w:marBottom w:val="0"/>
              <w:divBdr>
                <w:top w:val="none" w:sz="0" w:space="0" w:color="auto"/>
                <w:left w:val="none" w:sz="0" w:space="0" w:color="auto"/>
                <w:bottom w:val="none" w:sz="0" w:space="0" w:color="auto"/>
                <w:right w:val="none" w:sz="0" w:space="0" w:color="auto"/>
              </w:divBdr>
            </w:div>
            <w:div w:id="425736787">
              <w:marLeft w:val="480"/>
              <w:marRight w:val="0"/>
              <w:marTop w:val="0"/>
              <w:marBottom w:val="0"/>
              <w:divBdr>
                <w:top w:val="none" w:sz="0" w:space="0" w:color="auto"/>
                <w:left w:val="none" w:sz="0" w:space="0" w:color="auto"/>
                <w:bottom w:val="none" w:sz="0" w:space="0" w:color="auto"/>
                <w:right w:val="none" w:sz="0" w:space="0" w:color="auto"/>
              </w:divBdr>
            </w:div>
            <w:div w:id="425853415">
              <w:marLeft w:val="480"/>
              <w:marRight w:val="0"/>
              <w:marTop w:val="0"/>
              <w:marBottom w:val="0"/>
              <w:divBdr>
                <w:top w:val="none" w:sz="0" w:space="0" w:color="auto"/>
                <w:left w:val="none" w:sz="0" w:space="0" w:color="auto"/>
                <w:bottom w:val="none" w:sz="0" w:space="0" w:color="auto"/>
                <w:right w:val="none" w:sz="0" w:space="0" w:color="auto"/>
              </w:divBdr>
            </w:div>
            <w:div w:id="425854231">
              <w:marLeft w:val="480"/>
              <w:marRight w:val="0"/>
              <w:marTop w:val="0"/>
              <w:marBottom w:val="0"/>
              <w:divBdr>
                <w:top w:val="none" w:sz="0" w:space="0" w:color="auto"/>
                <w:left w:val="none" w:sz="0" w:space="0" w:color="auto"/>
                <w:bottom w:val="none" w:sz="0" w:space="0" w:color="auto"/>
                <w:right w:val="none" w:sz="0" w:space="0" w:color="auto"/>
              </w:divBdr>
            </w:div>
            <w:div w:id="425922296">
              <w:marLeft w:val="480"/>
              <w:marRight w:val="0"/>
              <w:marTop w:val="0"/>
              <w:marBottom w:val="0"/>
              <w:divBdr>
                <w:top w:val="none" w:sz="0" w:space="0" w:color="auto"/>
                <w:left w:val="none" w:sz="0" w:space="0" w:color="auto"/>
                <w:bottom w:val="none" w:sz="0" w:space="0" w:color="auto"/>
                <w:right w:val="none" w:sz="0" w:space="0" w:color="auto"/>
              </w:divBdr>
            </w:div>
            <w:div w:id="425924373">
              <w:marLeft w:val="480"/>
              <w:marRight w:val="0"/>
              <w:marTop w:val="0"/>
              <w:marBottom w:val="0"/>
              <w:divBdr>
                <w:top w:val="none" w:sz="0" w:space="0" w:color="auto"/>
                <w:left w:val="none" w:sz="0" w:space="0" w:color="auto"/>
                <w:bottom w:val="none" w:sz="0" w:space="0" w:color="auto"/>
                <w:right w:val="none" w:sz="0" w:space="0" w:color="auto"/>
              </w:divBdr>
            </w:div>
            <w:div w:id="426118572">
              <w:marLeft w:val="480"/>
              <w:marRight w:val="0"/>
              <w:marTop w:val="0"/>
              <w:marBottom w:val="0"/>
              <w:divBdr>
                <w:top w:val="none" w:sz="0" w:space="0" w:color="auto"/>
                <w:left w:val="none" w:sz="0" w:space="0" w:color="auto"/>
                <w:bottom w:val="none" w:sz="0" w:space="0" w:color="auto"/>
                <w:right w:val="none" w:sz="0" w:space="0" w:color="auto"/>
              </w:divBdr>
            </w:div>
            <w:div w:id="426123697">
              <w:marLeft w:val="480"/>
              <w:marRight w:val="0"/>
              <w:marTop w:val="0"/>
              <w:marBottom w:val="0"/>
              <w:divBdr>
                <w:top w:val="none" w:sz="0" w:space="0" w:color="auto"/>
                <w:left w:val="none" w:sz="0" w:space="0" w:color="auto"/>
                <w:bottom w:val="none" w:sz="0" w:space="0" w:color="auto"/>
                <w:right w:val="none" w:sz="0" w:space="0" w:color="auto"/>
              </w:divBdr>
            </w:div>
            <w:div w:id="426197106">
              <w:marLeft w:val="480"/>
              <w:marRight w:val="0"/>
              <w:marTop w:val="0"/>
              <w:marBottom w:val="0"/>
              <w:divBdr>
                <w:top w:val="none" w:sz="0" w:space="0" w:color="auto"/>
                <w:left w:val="none" w:sz="0" w:space="0" w:color="auto"/>
                <w:bottom w:val="none" w:sz="0" w:space="0" w:color="auto"/>
                <w:right w:val="none" w:sz="0" w:space="0" w:color="auto"/>
              </w:divBdr>
            </w:div>
            <w:div w:id="426269543">
              <w:marLeft w:val="480"/>
              <w:marRight w:val="0"/>
              <w:marTop w:val="0"/>
              <w:marBottom w:val="0"/>
              <w:divBdr>
                <w:top w:val="none" w:sz="0" w:space="0" w:color="auto"/>
                <w:left w:val="none" w:sz="0" w:space="0" w:color="auto"/>
                <w:bottom w:val="none" w:sz="0" w:space="0" w:color="auto"/>
                <w:right w:val="none" w:sz="0" w:space="0" w:color="auto"/>
              </w:divBdr>
            </w:div>
            <w:div w:id="426272592">
              <w:marLeft w:val="480"/>
              <w:marRight w:val="0"/>
              <w:marTop w:val="0"/>
              <w:marBottom w:val="0"/>
              <w:divBdr>
                <w:top w:val="none" w:sz="0" w:space="0" w:color="auto"/>
                <w:left w:val="none" w:sz="0" w:space="0" w:color="auto"/>
                <w:bottom w:val="none" w:sz="0" w:space="0" w:color="auto"/>
                <w:right w:val="none" w:sz="0" w:space="0" w:color="auto"/>
              </w:divBdr>
            </w:div>
            <w:div w:id="426275466">
              <w:marLeft w:val="480"/>
              <w:marRight w:val="0"/>
              <w:marTop w:val="0"/>
              <w:marBottom w:val="0"/>
              <w:divBdr>
                <w:top w:val="none" w:sz="0" w:space="0" w:color="auto"/>
                <w:left w:val="none" w:sz="0" w:space="0" w:color="auto"/>
                <w:bottom w:val="none" w:sz="0" w:space="0" w:color="auto"/>
                <w:right w:val="none" w:sz="0" w:space="0" w:color="auto"/>
              </w:divBdr>
            </w:div>
            <w:div w:id="426388143">
              <w:marLeft w:val="480"/>
              <w:marRight w:val="0"/>
              <w:marTop w:val="0"/>
              <w:marBottom w:val="0"/>
              <w:divBdr>
                <w:top w:val="none" w:sz="0" w:space="0" w:color="auto"/>
                <w:left w:val="none" w:sz="0" w:space="0" w:color="auto"/>
                <w:bottom w:val="none" w:sz="0" w:space="0" w:color="auto"/>
                <w:right w:val="none" w:sz="0" w:space="0" w:color="auto"/>
              </w:divBdr>
            </w:div>
            <w:div w:id="426579205">
              <w:marLeft w:val="480"/>
              <w:marRight w:val="0"/>
              <w:marTop w:val="0"/>
              <w:marBottom w:val="0"/>
              <w:divBdr>
                <w:top w:val="none" w:sz="0" w:space="0" w:color="auto"/>
                <w:left w:val="none" w:sz="0" w:space="0" w:color="auto"/>
                <w:bottom w:val="none" w:sz="0" w:space="0" w:color="auto"/>
                <w:right w:val="none" w:sz="0" w:space="0" w:color="auto"/>
              </w:divBdr>
            </w:div>
            <w:div w:id="426581195">
              <w:marLeft w:val="480"/>
              <w:marRight w:val="0"/>
              <w:marTop w:val="0"/>
              <w:marBottom w:val="0"/>
              <w:divBdr>
                <w:top w:val="none" w:sz="0" w:space="0" w:color="auto"/>
                <w:left w:val="none" w:sz="0" w:space="0" w:color="auto"/>
                <w:bottom w:val="none" w:sz="0" w:space="0" w:color="auto"/>
                <w:right w:val="none" w:sz="0" w:space="0" w:color="auto"/>
              </w:divBdr>
            </w:div>
            <w:div w:id="426736112">
              <w:marLeft w:val="480"/>
              <w:marRight w:val="0"/>
              <w:marTop w:val="0"/>
              <w:marBottom w:val="0"/>
              <w:divBdr>
                <w:top w:val="none" w:sz="0" w:space="0" w:color="auto"/>
                <w:left w:val="none" w:sz="0" w:space="0" w:color="auto"/>
                <w:bottom w:val="none" w:sz="0" w:space="0" w:color="auto"/>
                <w:right w:val="none" w:sz="0" w:space="0" w:color="auto"/>
              </w:divBdr>
            </w:div>
            <w:div w:id="426772872">
              <w:marLeft w:val="480"/>
              <w:marRight w:val="0"/>
              <w:marTop w:val="0"/>
              <w:marBottom w:val="0"/>
              <w:divBdr>
                <w:top w:val="none" w:sz="0" w:space="0" w:color="auto"/>
                <w:left w:val="none" w:sz="0" w:space="0" w:color="auto"/>
                <w:bottom w:val="none" w:sz="0" w:space="0" w:color="auto"/>
                <w:right w:val="none" w:sz="0" w:space="0" w:color="auto"/>
              </w:divBdr>
            </w:div>
            <w:div w:id="426853478">
              <w:marLeft w:val="480"/>
              <w:marRight w:val="0"/>
              <w:marTop w:val="0"/>
              <w:marBottom w:val="0"/>
              <w:divBdr>
                <w:top w:val="none" w:sz="0" w:space="0" w:color="auto"/>
                <w:left w:val="none" w:sz="0" w:space="0" w:color="auto"/>
                <w:bottom w:val="none" w:sz="0" w:space="0" w:color="auto"/>
                <w:right w:val="none" w:sz="0" w:space="0" w:color="auto"/>
              </w:divBdr>
            </w:div>
            <w:div w:id="426972592">
              <w:marLeft w:val="480"/>
              <w:marRight w:val="0"/>
              <w:marTop w:val="0"/>
              <w:marBottom w:val="0"/>
              <w:divBdr>
                <w:top w:val="none" w:sz="0" w:space="0" w:color="auto"/>
                <w:left w:val="none" w:sz="0" w:space="0" w:color="auto"/>
                <w:bottom w:val="none" w:sz="0" w:space="0" w:color="auto"/>
                <w:right w:val="none" w:sz="0" w:space="0" w:color="auto"/>
              </w:divBdr>
            </w:div>
            <w:div w:id="427194465">
              <w:marLeft w:val="480"/>
              <w:marRight w:val="0"/>
              <w:marTop w:val="0"/>
              <w:marBottom w:val="0"/>
              <w:divBdr>
                <w:top w:val="none" w:sz="0" w:space="0" w:color="auto"/>
                <w:left w:val="none" w:sz="0" w:space="0" w:color="auto"/>
                <w:bottom w:val="none" w:sz="0" w:space="0" w:color="auto"/>
                <w:right w:val="none" w:sz="0" w:space="0" w:color="auto"/>
              </w:divBdr>
            </w:div>
            <w:div w:id="427311763">
              <w:marLeft w:val="480"/>
              <w:marRight w:val="0"/>
              <w:marTop w:val="0"/>
              <w:marBottom w:val="0"/>
              <w:divBdr>
                <w:top w:val="none" w:sz="0" w:space="0" w:color="auto"/>
                <w:left w:val="none" w:sz="0" w:space="0" w:color="auto"/>
                <w:bottom w:val="none" w:sz="0" w:space="0" w:color="auto"/>
                <w:right w:val="none" w:sz="0" w:space="0" w:color="auto"/>
              </w:divBdr>
            </w:div>
            <w:div w:id="427314385">
              <w:marLeft w:val="480"/>
              <w:marRight w:val="0"/>
              <w:marTop w:val="0"/>
              <w:marBottom w:val="0"/>
              <w:divBdr>
                <w:top w:val="none" w:sz="0" w:space="0" w:color="auto"/>
                <w:left w:val="none" w:sz="0" w:space="0" w:color="auto"/>
                <w:bottom w:val="none" w:sz="0" w:space="0" w:color="auto"/>
                <w:right w:val="none" w:sz="0" w:space="0" w:color="auto"/>
              </w:divBdr>
            </w:div>
            <w:div w:id="427391602">
              <w:marLeft w:val="480"/>
              <w:marRight w:val="0"/>
              <w:marTop w:val="0"/>
              <w:marBottom w:val="0"/>
              <w:divBdr>
                <w:top w:val="none" w:sz="0" w:space="0" w:color="auto"/>
                <w:left w:val="none" w:sz="0" w:space="0" w:color="auto"/>
                <w:bottom w:val="none" w:sz="0" w:space="0" w:color="auto"/>
                <w:right w:val="none" w:sz="0" w:space="0" w:color="auto"/>
              </w:divBdr>
            </w:div>
            <w:div w:id="427695190">
              <w:marLeft w:val="480"/>
              <w:marRight w:val="0"/>
              <w:marTop w:val="0"/>
              <w:marBottom w:val="0"/>
              <w:divBdr>
                <w:top w:val="none" w:sz="0" w:space="0" w:color="auto"/>
                <w:left w:val="none" w:sz="0" w:space="0" w:color="auto"/>
                <w:bottom w:val="none" w:sz="0" w:space="0" w:color="auto"/>
                <w:right w:val="none" w:sz="0" w:space="0" w:color="auto"/>
              </w:divBdr>
            </w:div>
            <w:div w:id="427770420">
              <w:marLeft w:val="480"/>
              <w:marRight w:val="0"/>
              <w:marTop w:val="0"/>
              <w:marBottom w:val="0"/>
              <w:divBdr>
                <w:top w:val="none" w:sz="0" w:space="0" w:color="auto"/>
                <w:left w:val="none" w:sz="0" w:space="0" w:color="auto"/>
                <w:bottom w:val="none" w:sz="0" w:space="0" w:color="auto"/>
                <w:right w:val="none" w:sz="0" w:space="0" w:color="auto"/>
              </w:divBdr>
            </w:div>
            <w:div w:id="427778508">
              <w:marLeft w:val="480"/>
              <w:marRight w:val="0"/>
              <w:marTop w:val="0"/>
              <w:marBottom w:val="0"/>
              <w:divBdr>
                <w:top w:val="none" w:sz="0" w:space="0" w:color="auto"/>
                <w:left w:val="none" w:sz="0" w:space="0" w:color="auto"/>
                <w:bottom w:val="none" w:sz="0" w:space="0" w:color="auto"/>
                <w:right w:val="none" w:sz="0" w:space="0" w:color="auto"/>
              </w:divBdr>
            </w:div>
            <w:div w:id="427820837">
              <w:marLeft w:val="480"/>
              <w:marRight w:val="0"/>
              <w:marTop w:val="0"/>
              <w:marBottom w:val="0"/>
              <w:divBdr>
                <w:top w:val="none" w:sz="0" w:space="0" w:color="auto"/>
                <w:left w:val="none" w:sz="0" w:space="0" w:color="auto"/>
                <w:bottom w:val="none" w:sz="0" w:space="0" w:color="auto"/>
                <w:right w:val="none" w:sz="0" w:space="0" w:color="auto"/>
              </w:divBdr>
            </w:div>
            <w:div w:id="427968180">
              <w:marLeft w:val="480"/>
              <w:marRight w:val="0"/>
              <w:marTop w:val="0"/>
              <w:marBottom w:val="0"/>
              <w:divBdr>
                <w:top w:val="none" w:sz="0" w:space="0" w:color="auto"/>
                <w:left w:val="none" w:sz="0" w:space="0" w:color="auto"/>
                <w:bottom w:val="none" w:sz="0" w:space="0" w:color="auto"/>
                <w:right w:val="none" w:sz="0" w:space="0" w:color="auto"/>
              </w:divBdr>
            </w:div>
            <w:div w:id="428042977">
              <w:marLeft w:val="480"/>
              <w:marRight w:val="0"/>
              <w:marTop w:val="0"/>
              <w:marBottom w:val="0"/>
              <w:divBdr>
                <w:top w:val="none" w:sz="0" w:space="0" w:color="auto"/>
                <w:left w:val="none" w:sz="0" w:space="0" w:color="auto"/>
                <w:bottom w:val="none" w:sz="0" w:space="0" w:color="auto"/>
                <w:right w:val="none" w:sz="0" w:space="0" w:color="auto"/>
              </w:divBdr>
            </w:div>
            <w:div w:id="428237571">
              <w:marLeft w:val="480"/>
              <w:marRight w:val="0"/>
              <w:marTop w:val="0"/>
              <w:marBottom w:val="0"/>
              <w:divBdr>
                <w:top w:val="none" w:sz="0" w:space="0" w:color="auto"/>
                <w:left w:val="none" w:sz="0" w:space="0" w:color="auto"/>
                <w:bottom w:val="none" w:sz="0" w:space="0" w:color="auto"/>
                <w:right w:val="none" w:sz="0" w:space="0" w:color="auto"/>
              </w:divBdr>
            </w:div>
            <w:div w:id="428241542">
              <w:marLeft w:val="480"/>
              <w:marRight w:val="0"/>
              <w:marTop w:val="0"/>
              <w:marBottom w:val="0"/>
              <w:divBdr>
                <w:top w:val="none" w:sz="0" w:space="0" w:color="auto"/>
                <w:left w:val="none" w:sz="0" w:space="0" w:color="auto"/>
                <w:bottom w:val="none" w:sz="0" w:space="0" w:color="auto"/>
                <w:right w:val="none" w:sz="0" w:space="0" w:color="auto"/>
              </w:divBdr>
            </w:div>
            <w:div w:id="428623093">
              <w:marLeft w:val="480"/>
              <w:marRight w:val="0"/>
              <w:marTop w:val="0"/>
              <w:marBottom w:val="0"/>
              <w:divBdr>
                <w:top w:val="none" w:sz="0" w:space="0" w:color="auto"/>
                <w:left w:val="none" w:sz="0" w:space="0" w:color="auto"/>
                <w:bottom w:val="none" w:sz="0" w:space="0" w:color="auto"/>
                <w:right w:val="none" w:sz="0" w:space="0" w:color="auto"/>
              </w:divBdr>
            </w:div>
            <w:div w:id="428887347">
              <w:marLeft w:val="480"/>
              <w:marRight w:val="0"/>
              <w:marTop w:val="0"/>
              <w:marBottom w:val="0"/>
              <w:divBdr>
                <w:top w:val="none" w:sz="0" w:space="0" w:color="auto"/>
                <w:left w:val="none" w:sz="0" w:space="0" w:color="auto"/>
                <w:bottom w:val="none" w:sz="0" w:space="0" w:color="auto"/>
                <w:right w:val="none" w:sz="0" w:space="0" w:color="auto"/>
              </w:divBdr>
            </w:div>
            <w:div w:id="428962901">
              <w:marLeft w:val="480"/>
              <w:marRight w:val="0"/>
              <w:marTop w:val="0"/>
              <w:marBottom w:val="0"/>
              <w:divBdr>
                <w:top w:val="none" w:sz="0" w:space="0" w:color="auto"/>
                <w:left w:val="none" w:sz="0" w:space="0" w:color="auto"/>
                <w:bottom w:val="none" w:sz="0" w:space="0" w:color="auto"/>
                <w:right w:val="none" w:sz="0" w:space="0" w:color="auto"/>
              </w:divBdr>
            </w:div>
            <w:div w:id="429008177">
              <w:marLeft w:val="480"/>
              <w:marRight w:val="0"/>
              <w:marTop w:val="0"/>
              <w:marBottom w:val="0"/>
              <w:divBdr>
                <w:top w:val="none" w:sz="0" w:space="0" w:color="auto"/>
                <w:left w:val="none" w:sz="0" w:space="0" w:color="auto"/>
                <w:bottom w:val="none" w:sz="0" w:space="0" w:color="auto"/>
                <w:right w:val="none" w:sz="0" w:space="0" w:color="auto"/>
              </w:divBdr>
            </w:div>
            <w:div w:id="429132499">
              <w:marLeft w:val="480"/>
              <w:marRight w:val="0"/>
              <w:marTop w:val="0"/>
              <w:marBottom w:val="0"/>
              <w:divBdr>
                <w:top w:val="none" w:sz="0" w:space="0" w:color="auto"/>
                <w:left w:val="none" w:sz="0" w:space="0" w:color="auto"/>
                <w:bottom w:val="none" w:sz="0" w:space="0" w:color="auto"/>
                <w:right w:val="none" w:sz="0" w:space="0" w:color="auto"/>
              </w:divBdr>
            </w:div>
            <w:div w:id="429155785">
              <w:marLeft w:val="480"/>
              <w:marRight w:val="0"/>
              <w:marTop w:val="0"/>
              <w:marBottom w:val="0"/>
              <w:divBdr>
                <w:top w:val="none" w:sz="0" w:space="0" w:color="auto"/>
                <w:left w:val="none" w:sz="0" w:space="0" w:color="auto"/>
                <w:bottom w:val="none" w:sz="0" w:space="0" w:color="auto"/>
                <w:right w:val="none" w:sz="0" w:space="0" w:color="auto"/>
              </w:divBdr>
            </w:div>
            <w:div w:id="429202900">
              <w:marLeft w:val="480"/>
              <w:marRight w:val="0"/>
              <w:marTop w:val="0"/>
              <w:marBottom w:val="0"/>
              <w:divBdr>
                <w:top w:val="none" w:sz="0" w:space="0" w:color="auto"/>
                <w:left w:val="none" w:sz="0" w:space="0" w:color="auto"/>
                <w:bottom w:val="none" w:sz="0" w:space="0" w:color="auto"/>
                <w:right w:val="none" w:sz="0" w:space="0" w:color="auto"/>
              </w:divBdr>
            </w:div>
            <w:div w:id="429276750">
              <w:marLeft w:val="480"/>
              <w:marRight w:val="0"/>
              <w:marTop w:val="0"/>
              <w:marBottom w:val="0"/>
              <w:divBdr>
                <w:top w:val="none" w:sz="0" w:space="0" w:color="auto"/>
                <w:left w:val="none" w:sz="0" w:space="0" w:color="auto"/>
                <w:bottom w:val="none" w:sz="0" w:space="0" w:color="auto"/>
                <w:right w:val="none" w:sz="0" w:space="0" w:color="auto"/>
              </w:divBdr>
            </w:div>
            <w:div w:id="429276794">
              <w:marLeft w:val="480"/>
              <w:marRight w:val="0"/>
              <w:marTop w:val="0"/>
              <w:marBottom w:val="0"/>
              <w:divBdr>
                <w:top w:val="none" w:sz="0" w:space="0" w:color="auto"/>
                <w:left w:val="none" w:sz="0" w:space="0" w:color="auto"/>
                <w:bottom w:val="none" w:sz="0" w:space="0" w:color="auto"/>
                <w:right w:val="none" w:sz="0" w:space="0" w:color="auto"/>
              </w:divBdr>
            </w:div>
            <w:div w:id="429350833">
              <w:marLeft w:val="480"/>
              <w:marRight w:val="0"/>
              <w:marTop w:val="0"/>
              <w:marBottom w:val="0"/>
              <w:divBdr>
                <w:top w:val="none" w:sz="0" w:space="0" w:color="auto"/>
                <w:left w:val="none" w:sz="0" w:space="0" w:color="auto"/>
                <w:bottom w:val="none" w:sz="0" w:space="0" w:color="auto"/>
                <w:right w:val="none" w:sz="0" w:space="0" w:color="auto"/>
              </w:divBdr>
            </w:div>
            <w:div w:id="429471612">
              <w:marLeft w:val="480"/>
              <w:marRight w:val="0"/>
              <w:marTop w:val="0"/>
              <w:marBottom w:val="0"/>
              <w:divBdr>
                <w:top w:val="none" w:sz="0" w:space="0" w:color="auto"/>
                <w:left w:val="none" w:sz="0" w:space="0" w:color="auto"/>
                <w:bottom w:val="none" w:sz="0" w:space="0" w:color="auto"/>
                <w:right w:val="none" w:sz="0" w:space="0" w:color="auto"/>
              </w:divBdr>
            </w:div>
            <w:div w:id="429545086">
              <w:marLeft w:val="480"/>
              <w:marRight w:val="0"/>
              <w:marTop w:val="0"/>
              <w:marBottom w:val="0"/>
              <w:divBdr>
                <w:top w:val="none" w:sz="0" w:space="0" w:color="auto"/>
                <w:left w:val="none" w:sz="0" w:space="0" w:color="auto"/>
                <w:bottom w:val="none" w:sz="0" w:space="0" w:color="auto"/>
                <w:right w:val="none" w:sz="0" w:space="0" w:color="auto"/>
              </w:divBdr>
            </w:div>
            <w:div w:id="429547833">
              <w:marLeft w:val="480"/>
              <w:marRight w:val="0"/>
              <w:marTop w:val="0"/>
              <w:marBottom w:val="0"/>
              <w:divBdr>
                <w:top w:val="none" w:sz="0" w:space="0" w:color="auto"/>
                <w:left w:val="none" w:sz="0" w:space="0" w:color="auto"/>
                <w:bottom w:val="none" w:sz="0" w:space="0" w:color="auto"/>
                <w:right w:val="none" w:sz="0" w:space="0" w:color="auto"/>
              </w:divBdr>
            </w:div>
            <w:div w:id="429549779">
              <w:marLeft w:val="480"/>
              <w:marRight w:val="0"/>
              <w:marTop w:val="0"/>
              <w:marBottom w:val="0"/>
              <w:divBdr>
                <w:top w:val="none" w:sz="0" w:space="0" w:color="auto"/>
                <w:left w:val="none" w:sz="0" w:space="0" w:color="auto"/>
                <w:bottom w:val="none" w:sz="0" w:space="0" w:color="auto"/>
                <w:right w:val="none" w:sz="0" w:space="0" w:color="auto"/>
              </w:divBdr>
            </w:div>
            <w:div w:id="429662980">
              <w:marLeft w:val="480"/>
              <w:marRight w:val="0"/>
              <w:marTop w:val="0"/>
              <w:marBottom w:val="0"/>
              <w:divBdr>
                <w:top w:val="none" w:sz="0" w:space="0" w:color="auto"/>
                <w:left w:val="none" w:sz="0" w:space="0" w:color="auto"/>
                <w:bottom w:val="none" w:sz="0" w:space="0" w:color="auto"/>
                <w:right w:val="none" w:sz="0" w:space="0" w:color="auto"/>
              </w:divBdr>
            </w:div>
            <w:div w:id="429667836">
              <w:marLeft w:val="480"/>
              <w:marRight w:val="0"/>
              <w:marTop w:val="0"/>
              <w:marBottom w:val="0"/>
              <w:divBdr>
                <w:top w:val="none" w:sz="0" w:space="0" w:color="auto"/>
                <w:left w:val="none" w:sz="0" w:space="0" w:color="auto"/>
                <w:bottom w:val="none" w:sz="0" w:space="0" w:color="auto"/>
                <w:right w:val="none" w:sz="0" w:space="0" w:color="auto"/>
              </w:divBdr>
            </w:div>
            <w:div w:id="429786690">
              <w:marLeft w:val="480"/>
              <w:marRight w:val="0"/>
              <w:marTop w:val="0"/>
              <w:marBottom w:val="0"/>
              <w:divBdr>
                <w:top w:val="none" w:sz="0" w:space="0" w:color="auto"/>
                <w:left w:val="none" w:sz="0" w:space="0" w:color="auto"/>
                <w:bottom w:val="none" w:sz="0" w:space="0" w:color="auto"/>
                <w:right w:val="none" w:sz="0" w:space="0" w:color="auto"/>
              </w:divBdr>
            </w:div>
            <w:div w:id="429856527">
              <w:marLeft w:val="480"/>
              <w:marRight w:val="0"/>
              <w:marTop w:val="0"/>
              <w:marBottom w:val="0"/>
              <w:divBdr>
                <w:top w:val="none" w:sz="0" w:space="0" w:color="auto"/>
                <w:left w:val="none" w:sz="0" w:space="0" w:color="auto"/>
                <w:bottom w:val="none" w:sz="0" w:space="0" w:color="auto"/>
                <w:right w:val="none" w:sz="0" w:space="0" w:color="auto"/>
              </w:divBdr>
            </w:div>
            <w:div w:id="429929956">
              <w:marLeft w:val="480"/>
              <w:marRight w:val="0"/>
              <w:marTop w:val="0"/>
              <w:marBottom w:val="0"/>
              <w:divBdr>
                <w:top w:val="none" w:sz="0" w:space="0" w:color="auto"/>
                <w:left w:val="none" w:sz="0" w:space="0" w:color="auto"/>
                <w:bottom w:val="none" w:sz="0" w:space="0" w:color="auto"/>
                <w:right w:val="none" w:sz="0" w:space="0" w:color="auto"/>
              </w:divBdr>
            </w:div>
            <w:div w:id="429933912">
              <w:marLeft w:val="480"/>
              <w:marRight w:val="0"/>
              <w:marTop w:val="0"/>
              <w:marBottom w:val="0"/>
              <w:divBdr>
                <w:top w:val="none" w:sz="0" w:space="0" w:color="auto"/>
                <w:left w:val="none" w:sz="0" w:space="0" w:color="auto"/>
                <w:bottom w:val="none" w:sz="0" w:space="0" w:color="auto"/>
                <w:right w:val="none" w:sz="0" w:space="0" w:color="auto"/>
              </w:divBdr>
            </w:div>
            <w:div w:id="429935715">
              <w:marLeft w:val="480"/>
              <w:marRight w:val="0"/>
              <w:marTop w:val="0"/>
              <w:marBottom w:val="0"/>
              <w:divBdr>
                <w:top w:val="none" w:sz="0" w:space="0" w:color="auto"/>
                <w:left w:val="none" w:sz="0" w:space="0" w:color="auto"/>
                <w:bottom w:val="none" w:sz="0" w:space="0" w:color="auto"/>
                <w:right w:val="none" w:sz="0" w:space="0" w:color="auto"/>
              </w:divBdr>
            </w:div>
            <w:div w:id="430006288">
              <w:marLeft w:val="480"/>
              <w:marRight w:val="0"/>
              <w:marTop w:val="0"/>
              <w:marBottom w:val="0"/>
              <w:divBdr>
                <w:top w:val="none" w:sz="0" w:space="0" w:color="auto"/>
                <w:left w:val="none" w:sz="0" w:space="0" w:color="auto"/>
                <w:bottom w:val="none" w:sz="0" w:space="0" w:color="auto"/>
                <w:right w:val="none" w:sz="0" w:space="0" w:color="auto"/>
              </w:divBdr>
            </w:div>
            <w:div w:id="430010603">
              <w:marLeft w:val="480"/>
              <w:marRight w:val="0"/>
              <w:marTop w:val="0"/>
              <w:marBottom w:val="0"/>
              <w:divBdr>
                <w:top w:val="none" w:sz="0" w:space="0" w:color="auto"/>
                <w:left w:val="none" w:sz="0" w:space="0" w:color="auto"/>
                <w:bottom w:val="none" w:sz="0" w:space="0" w:color="auto"/>
                <w:right w:val="none" w:sz="0" w:space="0" w:color="auto"/>
              </w:divBdr>
            </w:div>
            <w:div w:id="430128085">
              <w:marLeft w:val="480"/>
              <w:marRight w:val="0"/>
              <w:marTop w:val="0"/>
              <w:marBottom w:val="0"/>
              <w:divBdr>
                <w:top w:val="none" w:sz="0" w:space="0" w:color="auto"/>
                <w:left w:val="none" w:sz="0" w:space="0" w:color="auto"/>
                <w:bottom w:val="none" w:sz="0" w:space="0" w:color="auto"/>
                <w:right w:val="none" w:sz="0" w:space="0" w:color="auto"/>
              </w:divBdr>
            </w:div>
            <w:div w:id="430131174">
              <w:marLeft w:val="480"/>
              <w:marRight w:val="0"/>
              <w:marTop w:val="0"/>
              <w:marBottom w:val="0"/>
              <w:divBdr>
                <w:top w:val="none" w:sz="0" w:space="0" w:color="auto"/>
                <w:left w:val="none" w:sz="0" w:space="0" w:color="auto"/>
                <w:bottom w:val="none" w:sz="0" w:space="0" w:color="auto"/>
                <w:right w:val="none" w:sz="0" w:space="0" w:color="auto"/>
              </w:divBdr>
            </w:div>
            <w:div w:id="430199151">
              <w:marLeft w:val="480"/>
              <w:marRight w:val="0"/>
              <w:marTop w:val="0"/>
              <w:marBottom w:val="0"/>
              <w:divBdr>
                <w:top w:val="none" w:sz="0" w:space="0" w:color="auto"/>
                <w:left w:val="none" w:sz="0" w:space="0" w:color="auto"/>
                <w:bottom w:val="none" w:sz="0" w:space="0" w:color="auto"/>
                <w:right w:val="none" w:sz="0" w:space="0" w:color="auto"/>
              </w:divBdr>
            </w:div>
            <w:div w:id="430248334">
              <w:marLeft w:val="480"/>
              <w:marRight w:val="0"/>
              <w:marTop w:val="0"/>
              <w:marBottom w:val="0"/>
              <w:divBdr>
                <w:top w:val="none" w:sz="0" w:space="0" w:color="auto"/>
                <w:left w:val="none" w:sz="0" w:space="0" w:color="auto"/>
                <w:bottom w:val="none" w:sz="0" w:space="0" w:color="auto"/>
                <w:right w:val="none" w:sz="0" w:space="0" w:color="auto"/>
              </w:divBdr>
            </w:div>
            <w:div w:id="430324832">
              <w:marLeft w:val="480"/>
              <w:marRight w:val="0"/>
              <w:marTop w:val="0"/>
              <w:marBottom w:val="0"/>
              <w:divBdr>
                <w:top w:val="none" w:sz="0" w:space="0" w:color="auto"/>
                <w:left w:val="none" w:sz="0" w:space="0" w:color="auto"/>
                <w:bottom w:val="none" w:sz="0" w:space="0" w:color="auto"/>
                <w:right w:val="none" w:sz="0" w:space="0" w:color="auto"/>
              </w:divBdr>
            </w:div>
            <w:div w:id="430400690">
              <w:marLeft w:val="480"/>
              <w:marRight w:val="0"/>
              <w:marTop w:val="0"/>
              <w:marBottom w:val="0"/>
              <w:divBdr>
                <w:top w:val="none" w:sz="0" w:space="0" w:color="auto"/>
                <w:left w:val="none" w:sz="0" w:space="0" w:color="auto"/>
                <w:bottom w:val="none" w:sz="0" w:space="0" w:color="auto"/>
                <w:right w:val="none" w:sz="0" w:space="0" w:color="auto"/>
              </w:divBdr>
            </w:div>
            <w:div w:id="430513244">
              <w:marLeft w:val="480"/>
              <w:marRight w:val="0"/>
              <w:marTop w:val="0"/>
              <w:marBottom w:val="0"/>
              <w:divBdr>
                <w:top w:val="none" w:sz="0" w:space="0" w:color="auto"/>
                <w:left w:val="none" w:sz="0" w:space="0" w:color="auto"/>
                <w:bottom w:val="none" w:sz="0" w:space="0" w:color="auto"/>
                <w:right w:val="none" w:sz="0" w:space="0" w:color="auto"/>
              </w:divBdr>
            </w:div>
            <w:div w:id="430513473">
              <w:marLeft w:val="480"/>
              <w:marRight w:val="0"/>
              <w:marTop w:val="0"/>
              <w:marBottom w:val="0"/>
              <w:divBdr>
                <w:top w:val="none" w:sz="0" w:space="0" w:color="auto"/>
                <w:left w:val="none" w:sz="0" w:space="0" w:color="auto"/>
                <w:bottom w:val="none" w:sz="0" w:space="0" w:color="auto"/>
                <w:right w:val="none" w:sz="0" w:space="0" w:color="auto"/>
              </w:divBdr>
            </w:div>
            <w:div w:id="430591833">
              <w:marLeft w:val="480"/>
              <w:marRight w:val="0"/>
              <w:marTop w:val="0"/>
              <w:marBottom w:val="0"/>
              <w:divBdr>
                <w:top w:val="none" w:sz="0" w:space="0" w:color="auto"/>
                <w:left w:val="none" w:sz="0" w:space="0" w:color="auto"/>
                <w:bottom w:val="none" w:sz="0" w:space="0" w:color="auto"/>
                <w:right w:val="none" w:sz="0" w:space="0" w:color="auto"/>
              </w:divBdr>
            </w:div>
            <w:div w:id="430666692">
              <w:marLeft w:val="480"/>
              <w:marRight w:val="0"/>
              <w:marTop w:val="0"/>
              <w:marBottom w:val="0"/>
              <w:divBdr>
                <w:top w:val="none" w:sz="0" w:space="0" w:color="auto"/>
                <w:left w:val="none" w:sz="0" w:space="0" w:color="auto"/>
                <w:bottom w:val="none" w:sz="0" w:space="0" w:color="auto"/>
                <w:right w:val="none" w:sz="0" w:space="0" w:color="auto"/>
              </w:divBdr>
            </w:div>
            <w:div w:id="430779115">
              <w:marLeft w:val="480"/>
              <w:marRight w:val="0"/>
              <w:marTop w:val="0"/>
              <w:marBottom w:val="0"/>
              <w:divBdr>
                <w:top w:val="none" w:sz="0" w:space="0" w:color="auto"/>
                <w:left w:val="none" w:sz="0" w:space="0" w:color="auto"/>
                <w:bottom w:val="none" w:sz="0" w:space="0" w:color="auto"/>
                <w:right w:val="none" w:sz="0" w:space="0" w:color="auto"/>
              </w:divBdr>
            </w:div>
            <w:div w:id="430856353">
              <w:marLeft w:val="480"/>
              <w:marRight w:val="0"/>
              <w:marTop w:val="0"/>
              <w:marBottom w:val="0"/>
              <w:divBdr>
                <w:top w:val="none" w:sz="0" w:space="0" w:color="auto"/>
                <w:left w:val="none" w:sz="0" w:space="0" w:color="auto"/>
                <w:bottom w:val="none" w:sz="0" w:space="0" w:color="auto"/>
                <w:right w:val="none" w:sz="0" w:space="0" w:color="auto"/>
              </w:divBdr>
            </w:div>
            <w:div w:id="430974488">
              <w:marLeft w:val="480"/>
              <w:marRight w:val="0"/>
              <w:marTop w:val="0"/>
              <w:marBottom w:val="0"/>
              <w:divBdr>
                <w:top w:val="none" w:sz="0" w:space="0" w:color="auto"/>
                <w:left w:val="none" w:sz="0" w:space="0" w:color="auto"/>
                <w:bottom w:val="none" w:sz="0" w:space="0" w:color="auto"/>
                <w:right w:val="none" w:sz="0" w:space="0" w:color="auto"/>
              </w:divBdr>
            </w:div>
            <w:div w:id="430975133">
              <w:marLeft w:val="480"/>
              <w:marRight w:val="0"/>
              <w:marTop w:val="0"/>
              <w:marBottom w:val="0"/>
              <w:divBdr>
                <w:top w:val="none" w:sz="0" w:space="0" w:color="auto"/>
                <w:left w:val="none" w:sz="0" w:space="0" w:color="auto"/>
                <w:bottom w:val="none" w:sz="0" w:space="0" w:color="auto"/>
                <w:right w:val="none" w:sz="0" w:space="0" w:color="auto"/>
              </w:divBdr>
            </w:div>
            <w:div w:id="431171191">
              <w:marLeft w:val="480"/>
              <w:marRight w:val="0"/>
              <w:marTop w:val="0"/>
              <w:marBottom w:val="0"/>
              <w:divBdr>
                <w:top w:val="none" w:sz="0" w:space="0" w:color="auto"/>
                <w:left w:val="none" w:sz="0" w:space="0" w:color="auto"/>
                <w:bottom w:val="none" w:sz="0" w:space="0" w:color="auto"/>
                <w:right w:val="none" w:sz="0" w:space="0" w:color="auto"/>
              </w:divBdr>
            </w:div>
            <w:div w:id="431243878">
              <w:marLeft w:val="480"/>
              <w:marRight w:val="0"/>
              <w:marTop w:val="0"/>
              <w:marBottom w:val="0"/>
              <w:divBdr>
                <w:top w:val="none" w:sz="0" w:space="0" w:color="auto"/>
                <w:left w:val="none" w:sz="0" w:space="0" w:color="auto"/>
                <w:bottom w:val="none" w:sz="0" w:space="0" w:color="auto"/>
                <w:right w:val="none" w:sz="0" w:space="0" w:color="auto"/>
              </w:divBdr>
            </w:div>
            <w:div w:id="431245097">
              <w:marLeft w:val="480"/>
              <w:marRight w:val="0"/>
              <w:marTop w:val="0"/>
              <w:marBottom w:val="0"/>
              <w:divBdr>
                <w:top w:val="none" w:sz="0" w:space="0" w:color="auto"/>
                <w:left w:val="none" w:sz="0" w:space="0" w:color="auto"/>
                <w:bottom w:val="none" w:sz="0" w:space="0" w:color="auto"/>
                <w:right w:val="none" w:sz="0" w:space="0" w:color="auto"/>
              </w:divBdr>
            </w:div>
            <w:div w:id="431363069">
              <w:marLeft w:val="480"/>
              <w:marRight w:val="0"/>
              <w:marTop w:val="0"/>
              <w:marBottom w:val="0"/>
              <w:divBdr>
                <w:top w:val="none" w:sz="0" w:space="0" w:color="auto"/>
                <w:left w:val="none" w:sz="0" w:space="0" w:color="auto"/>
                <w:bottom w:val="none" w:sz="0" w:space="0" w:color="auto"/>
                <w:right w:val="none" w:sz="0" w:space="0" w:color="auto"/>
              </w:divBdr>
            </w:div>
            <w:div w:id="431366585">
              <w:marLeft w:val="480"/>
              <w:marRight w:val="0"/>
              <w:marTop w:val="0"/>
              <w:marBottom w:val="0"/>
              <w:divBdr>
                <w:top w:val="none" w:sz="0" w:space="0" w:color="auto"/>
                <w:left w:val="none" w:sz="0" w:space="0" w:color="auto"/>
                <w:bottom w:val="none" w:sz="0" w:space="0" w:color="auto"/>
                <w:right w:val="none" w:sz="0" w:space="0" w:color="auto"/>
              </w:divBdr>
            </w:div>
            <w:div w:id="431390389">
              <w:marLeft w:val="480"/>
              <w:marRight w:val="0"/>
              <w:marTop w:val="0"/>
              <w:marBottom w:val="0"/>
              <w:divBdr>
                <w:top w:val="none" w:sz="0" w:space="0" w:color="auto"/>
                <w:left w:val="none" w:sz="0" w:space="0" w:color="auto"/>
                <w:bottom w:val="none" w:sz="0" w:space="0" w:color="auto"/>
                <w:right w:val="none" w:sz="0" w:space="0" w:color="auto"/>
              </w:divBdr>
            </w:div>
            <w:div w:id="431434607">
              <w:marLeft w:val="480"/>
              <w:marRight w:val="0"/>
              <w:marTop w:val="0"/>
              <w:marBottom w:val="0"/>
              <w:divBdr>
                <w:top w:val="none" w:sz="0" w:space="0" w:color="auto"/>
                <w:left w:val="none" w:sz="0" w:space="0" w:color="auto"/>
                <w:bottom w:val="none" w:sz="0" w:space="0" w:color="auto"/>
                <w:right w:val="none" w:sz="0" w:space="0" w:color="auto"/>
              </w:divBdr>
            </w:div>
            <w:div w:id="431435778">
              <w:marLeft w:val="480"/>
              <w:marRight w:val="0"/>
              <w:marTop w:val="0"/>
              <w:marBottom w:val="0"/>
              <w:divBdr>
                <w:top w:val="none" w:sz="0" w:space="0" w:color="auto"/>
                <w:left w:val="none" w:sz="0" w:space="0" w:color="auto"/>
                <w:bottom w:val="none" w:sz="0" w:space="0" w:color="auto"/>
                <w:right w:val="none" w:sz="0" w:space="0" w:color="auto"/>
              </w:divBdr>
            </w:div>
            <w:div w:id="431555465">
              <w:marLeft w:val="480"/>
              <w:marRight w:val="0"/>
              <w:marTop w:val="0"/>
              <w:marBottom w:val="0"/>
              <w:divBdr>
                <w:top w:val="none" w:sz="0" w:space="0" w:color="auto"/>
                <w:left w:val="none" w:sz="0" w:space="0" w:color="auto"/>
                <w:bottom w:val="none" w:sz="0" w:space="0" w:color="auto"/>
                <w:right w:val="none" w:sz="0" w:space="0" w:color="auto"/>
              </w:divBdr>
            </w:div>
            <w:div w:id="431560294">
              <w:marLeft w:val="480"/>
              <w:marRight w:val="0"/>
              <w:marTop w:val="0"/>
              <w:marBottom w:val="0"/>
              <w:divBdr>
                <w:top w:val="none" w:sz="0" w:space="0" w:color="auto"/>
                <w:left w:val="none" w:sz="0" w:space="0" w:color="auto"/>
                <w:bottom w:val="none" w:sz="0" w:space="0" w:color="auto"/>
                <w:right w:val="none" w:sz="0" w:space="0" w:color="auto"/>
              </w:divBdr>
            </w:div>
            <w:div w:id="431633697">
              <w:marLeft w:val="480"/>
              <w:marRight w:val="0"/>
              <w:marTop w:val="0"/>
              <w:marBottom w:val="0"/>
              <w:divBdr>
                <w:top w:val="none" w:sz="0" w:space="0" w:color="auto"/>
                <w:left w:val="none" w:sz="0" w:space="0" w:color="auto"/>
                <w:bottom w:val="none" w:sz="0" w:space="0" w:color="auto"/>
                <w:right w:val="none" w:sz="0" w:space="0" w:color="auto"/>
              </w:divBdr>
            </w:div>
            <w:div w:id="431701462">
              <w:marLeft w:val="480"/>
              <w:marRight w:val="0"/>
              <w:marTop w:val="0"/>
              <w:marBottom w:val="0"/>
              <w:divBdr>
                <w:top w:val="none" w:sz="0" w:space="0" w:color="auto"/>
                <w:left w:val="none" w:sz="0" w:space="0" w:color="auto"/>
                <w:bottom w:val="none" w:sz="0" w:space="0" w:color="auto"/>
                <w:right w:val="none" w:sz="0" w:space="0" w:color="auto"/>
              </w:divBdr>
            </w:div>
            <w:div w:id="431781114">
              <w:marLeft w:val="480"/>
              <w:marRight w:val="0"/>
              <w:marTop w:val="0"/>
              <w:marBottom w:val="0"/>
              <w:divBdr>
                <w:top w:val="none" w:sz="0" w:space="0" w:color="auto"/>
                <w:left w:val="none" w:sz="0" w:space="0" w:color="auto"/>
                <w:bottom w:val="none" w:sz="0" w:space="0" w:color="auto"/>
                <w:right w:val="none" w:sz="0" w:space="0" w:color="auto"/>
              </w:divBdr>
            </w:div>
            <w:div w:id="431825734">
              <w:marLeft w:val="480"/>
              <w:marRight w:val="0"/>
              <w:marTop w:val="0"/>
              <w:marBottom w:val="0"/>
              <w:divBdr>
                <w:top w:val="none" w:sz="0" w:space="0" w:color="auto"/>
                <w:left w:val="none" w:sz="0" w:space="0" w:color="auto"/>
                <w:bottom w:val="none" w:sz="0" w:space="0" w:color="auto"/>
                <w:right w:val="none" w:sz="0" w:space="0" w:color="auto"/>
              </w:divBdr>
            </w:div>
            <w:div w:id="431900273">
              <w:marLeft w:val="480"/>
              <w:marRight w:val="0"/>
              <w:marTop w:val="0"/>
              <w:marBottom w:val="0"/>
              <w:divBdr>
                <w:top w:val="none" w:sz="0" w:space="0" w:color="auto"/>
                <w:left w:val="none" w:sz="0" w:space="0" w:color="auto"/>
                <w:bottom w:val="none" w:sz="0" w:space="0" w:color="auto"/>
                <w:right w:val="none" w:sz="0" w:space="0" w:color="auto"/>
              </w:divBdr>
            </w:div>
            <w:div w:id="431970775">
              <w:marLeft w:val="480"/>
              <w:marRight w:val="0"/>
              <w:marTop w:val="0"/>
              <w:marBottom w:val="0"/>
              <w:divBdr>
                <w:top w:val="none" w:sz="0" w:space="0" w:color="auto"/>
                <w:left w:val="none" w:sz="0" w:space="0" w:color="auto"/>
                <w:bottom w:val="none" w:sz="0" w:space="0" w:color="auto"/>
                <w:right w:val="none" w:sz="0" w:space="0" w:color="auto"/>
              </w:divBdr>
            </w:div>
            <w:div w:id="431977073">
              <w:marLeft w:val="480"/>
              <w:marRight w:val="0"/>
              <w:marTop w:val="0"/>
              <w:marBottom w:val="0"/>
              <w:divBdr>
                <w:top w:val="none" w:sz="0" w:space="0" w:color="auto"/>
                <w:left w:val="none" w:sz="0" w:space="0" w:color="auto"/>
                <w:bottom w:val="none" w:sz="0" w:space="0" w:color="auto"/>
                <w:right w:val="none" w:sz="0" w:space="0" w:color="auto"/>
              </w:divBdr>
            </w:div>
            <w:div w:id="432167591">
              <w:marLeft w:val="480"/>
              <w:marRight w:val="0"/>
              <w:marTop w:val="0"/>
              <w:marBottom w:val="0"/>
              <w:divBdr>
                <w:top w:val="none" w:sz="0" w:space="0" w:color="auto"/>
                <w:left w:val="none" w:sz="0" w:space="0" w:color="auto"/>
                <w:bottom w:val="none" w:sz="0" w:space="0" w:color="auto"/>
                <w:right w:val="none" w:sz="0" w:space="0" w:color="auto"/>
              </w:divBdr>
            </w:div>
            <w:div w:id="432214196">
              <w:marLeft w:val="480"/>
              <w:marRight w:val="0"/>
              <w:marTop w:val="0"/>
              <w:marBottom w:val="0"/>
              <w:divBdr>
                <w:top w:val="none" w:sz="0" w:space="0" w:color="auto"/>
                <w:left w:val="none" w:sz="0" w:space="0" w:color="auto"/>
                <w:bottom w:val="none" w:sz="0" w:space="0" w:color="auto"/>
                <w:right w:val="none" w:sz="0" w:space="0" w:color="auto"/>
              </w:divBdr>
            </w:div>
            <w:div w:id="432239863">
              <w:marLeft w:val="480"/>
              <w:marRight w:val="0"/>
              <w:marTop w:val="0"/>
              <w:marBottom w:val="0"/>
              <w:divBdr>
                <w:top w:val="none" w:sz="0" w:space="0" w:color="auto"/>
                <w:left w:val="none" w:sz="0" w:space="0" w:color="auto"/>
                <w:bottom w:val="none" w:sz="0" w:space="0" w:color="auto"/>
                <w:right w:val="none" w:sz="0" w:space="0" w:color="auto"/>
              </w:divBdr>
            </w:div>
            <w:div w:id="432359410">
              <w:marLeft w:val="480"/>
              <w:marRight w:val="0"/>
              <w:marTop w:val="0"/>
              <w:marBottom w:val="0"/>
              <w:divBdr>
                <w:top w:val="none" w:sz="0" w:space="0" w:color="auto"/>
                <w:left w:val="none" w:sz="0" w:space="0" w:color="auto"/>
                <w:bottom w:val="none" w:sz="0" w:space="0" w:color="auto"/>
                <w:right w:val="none" w:sz="0" w:space="0" w:color="auto"/>
              </w:divBdr>
            </w:div>
            <w:div w:id="432359572">
              <w:marLeft w:val="480"/>
              <w:marRight w:val="0"/>
              <w:marTop w:val="0"/>
              <w:marBottom w:val="0"/>
              <w:divBdr>
                <w:top w:val="none" w:sz="0" w:space="0" w:color="auto"/>
                <w:left w:val="none" w:sz="0" w:space="0" w:color="auto"/>
                <w:bottom w:val="none" w:sz="0" w:space="0" w:color="auto"/>
                <w:right w:val="none" w:sz="0" w:space="0" w:color="auto"/>
              </w:divBdr>
            </w:div>
            <w:div w:id="432437659">
              <w:marLeft w:val="480"/>
              <w:marRight w:val="0"/>
              <w:marTop w:val="0"/>
              <w:marBottom w:val="0"/>
              <w:divBdr>
                <w:top w:val="none" w:sz="0" w:space="0" w:color="auto"/>
                <w:left w:val="none" w:sz="0" w:space="0" w:color="auto"/>
                <w:bottom w:val="none" w:sz="0" w:space="0" w:color="auto"/>
                <w:right w:val="none" w:sz="0" w:space="0" w:color="auto"/>
              </w:divBdr>
            </w:div>
            <w:div w:id="432551481">
              <w:marLeft w:val="480"/>
              <w:marRight w:val="0"/>
              <w:marTop w:val="0"/>
              <w:marBottom w:val="0"/>
              <w:divBdr>
                <w:top w:val="none" w:sz="0" w:space="0" w:color="auto"/>
                <w:left w:val="none" w:sz="0" w:space="0" w:color="auto"/>
                <w:bottom w:val="none" w:sz="0" w:space="0" w:color="auto"/>
                <w:right w:val="none" w:sz="0" w:space="0" w:color="auto"/>
              </w:divBdr>
            </w:div>
            <w:div w:id="432625917">
              <w:marLeft w:val="480"/>
              <w:marRight w:val="0"/>
              <w:marTop w:val="0"/>
              <w:marBottom w:val="0"/>
              <w:divBdr>
                <w:top w:val="none" w:sz="0" w:space="0" w:color="auto"/>
                <w:left w:val="none" w:sz="0" w:space="0" w:color="auto"/>
                <w:bottom w:val="none" w:sz="0" w:space="0" w:color="auto"/>
                <w:right w:val="none" w:sz="0" w:space="0" w:color="auto"/>
              </w:divBdr>
            </w:div>
            <w:div w:id="432631858">
              <w:marLeft w:val="480"/>
              <w:marRight w:val="0"/>
              <w:marTop w:val="0"/>
              <w:marBottom w:val="0"/>
              <w:divBdr>
                <w:top w:val="none" w:sz="0" w:space="0" w:color="auto"/>
                <w:left w:val="none" w:sz="0" w:space="0" w:color="auto"/>
                <w:bottom w:val="none" w:sz="0" w:space="0" w:color="auto"/>
                <w:right w:val="none" w:sz="0" w:space="0" w:color="auto"/>
              </w:divBdr>
            </w:div>
            <w:div w:id="432672566">
              <w:marLeft w:val="480"/>
              <w:marRight w:val="0"/>
              <w:marTop w:val="0"/>
              <w:marBottom w:val="0"/>
              <w:divBdr>
                <w:top w:val="none" w:sz="0" w:space="0" w:color="auto"/>
                <w:left w:val="none" w:sz="0" w:space="0" w:color="auto"/>
                <w:bottom w:val="none" w:sz="0" w:space="0" w:color="auto"/>
                <w:right w:val="none" w:sz="0" w:space="0" w:color="auto"/>
              </w:divBdr>
            </w:div>
            <w:div w:id="432744419">
              <w:marLeft w:val="480"/>
              <w:marRight w:val="0"/>
              <w:marTop w:val="0"/>
              <w:marBottom w:val="0"/>
              <w:divBdr>
                <w:top w:val="none" w:sz="0" w:space="0" w:color="auto"/>
                <w:left w:val="none" w:sz="0" w:space="0" w:color="auto"/>
                <w:bottom w:val="none" w:sz="0" w:space="0" w:color="auto"/>
                <w:right w:val="none" w:sz="0" w:space="0" w:color="auto"/>
              </w:divBdr>
            </w:div>
            <w:div w:id="432750124">
              <w:marLeft w:val="480"/>
              <w:marRight w:val="0"/>
              <w:marTop w:val="0"/>
              <w:marBottom w:val="0"/>
              <w:divBdr>
                <w:top w:val="none" w:sz="0" w:space="0" w:color="auto"/>
                <w:left w:val="none" w:sz="0" w:space="0" w:color="auto"/>
                <w:bottom w:val="none" w:sz="0" w:space="0" w:color="auto"/>
                <w:right w:val="none" w:sz="0" w:space="0" w:color="auto"/>
              </w:divBdr>
            </w:div>
            <w:div w:id="432866144">
              <w:marLeft w:val="480"/>
              <w:marRight w:val="0"/>
              <w:marTop w:val="0"/>
              <w:marBottom w:val="0"/>
              <w:divBdr>
                <w:top w:val="none" w:sz="0" w:space="0" w:color="auto"/>
                <w:left w:val="none" w:sz="0" w:space="0" w:color="auto"/>
                <w:bottom w:val="none" w:sz="0" w:space="0" w:color="auto"/>
                <w:right w:val="none" w:sz="0" w:space="0" w:color="auto"/>
              </w:divBdr>
            </w:div>
            <w:div w:id="432942978">
              <w:marLeft w:val="480"/>
              <w:marRight w:val="0"/>
              <w:marTop w:val="0"/>
              <w:marBottom w:val="0"/>
              <w:divBdr>
                <w:top w:val="none" w:sz="0" w:space="0" w:color="auto"/>
                <w:left w:val="none" w:sz="0" w:space="0" w:color="auto"/>
                <w:bottom w:val="none" w:sz="0" w:space="0" w:color="auto"/>
                <w:right w:val="none" w:sz="0" w:space="0" w:color="auto"/>
              </w:divBdr>
            </w:div>
            <w:div w:id="433017078">
              <w:marLeft w:val="480"/>
              <w:marRight w:val="0"/>
              <w:marTop w:val="0"/>
              <w:marBottom w:val="0"/>
              <w:divBdr>
                <w:top w:val="none" w:sz="0" w:space="0" w:color="auto"/>
                <w:left w:val="none" w:sz="0" w:space="0" w:color="auto"/>
                <w:bottom w:val="none" w:sz="0" w:space="0" w:color="auto"/>
                <w:right w:val="none" w:sz="0" w:space="0" w:color="auto"/>
              </w:divBdr>
            </w:div>
            <w:div w:id="433020559">
              <w:marLeft w:val="480"/>
              <w:marRight w:val="0"/>
              <w:marTop w:val="0"/>
              <w:marBottom w:val="0"/>
              <w:divBdr>
                <w:top w:val="none" w:sz="0" w:space="0" w:color="auto"/>
                <w:left w:val="none" w:sz="0" w:space="0" w:color="auto"/>
                <w:bottom w:val="none" w:sz="0" w:space="0" w:color="auto"/>
                <w:right w:val="none" w:sz="0" w:space="0" w:color="auto"/>
              </w:divBdr>
            </w:div>
            <w:div w:id="433020794">
              <w:marLeft w:val="480"/>
              <w:marRight w:val="0"/>
              <w:marTop w:val="0"/>
              <w:marBottom w:val="0"/>
              <w:divBdr>
                <w:top w:val="none" w:sz="0" w:space="0" w:color="auto"/>
                <w:left w:val="none" w:sz="0" w:space="0" w:color="auto"/>
                <w:bottom w:val="none" w:sz="0" w:space="0" w:color="auto"/>
                <w:right w:val="none" w:sz="0" w:space="0" w:color="auto"/>
              </w:divBdr>
            </w:div>
            <w:div w:id="433133224">
              <w:marLeft w:val="480"/>
              <w:marRight w:val="0"/>
              <w:marTop w:val="0"/>
              <w:marBottom w:val="0"/>
              <w:divBdr>
                <w:top w:val="none" w:sz="0" w:space="0" w:color="auto"/>
                <w:left w:val="none" w:sz="0" w:space="0" w:color="auto"/>
                <w:bottom w:val="none" w:sz="0" w:space="0" w:color="auto"/>
                <w:right w:val="none" w:sz="0" w:space="0" w:color="auto"/>
              </w:divBdr>
            </w:div>
            <w:div w:id="433205577">
              <w:marLeft w:val="480"/>
              <w:marRight w:val="0"/>
              <w:marTop w:val="0"/>
              <w:marBottom w:val="0"/>
              <w:divBdr>
                <w:top w:val="none" w:sz="0" w:space="0" w:color="auto"/>
                <w:left w:val="none" w:sz="0" w:space="0" w:color="auto"/>
                <w:bottom w:val="none" w:sz="0" w:space="0" w:color="auto"/>
                <w:right w:val="none" w:sz="0" w:space="0" w:color="auto"/>
              </w:divBdr>
            </w:div>
            <w:div w:id="433210594">
              <w:marLeft w:val="480"/>
              <w:marRight w:val="0"/>
              <w:marTop w:val="0"/>
              <w:marBottom w:val="0"/>
              <w:divBdr>
                <w:top w:val="none" w:sz="0" w:space="0" w:color="auto"/>
                <w:left w:val="none" w:sz="0" w:space="0" w:color="auto"/>
                <w:bottom w:val="none" w:sz="0" w:space="0" w:color="auto"/>
                <w:right w:val="none" w:sz="0" w:space="0" w:color="auto"/>
              </w:divBdr>
            </w:div>
            <w:div w:id="433282108">
              <w:marLeft w:val="480"/>
              <w:marRight w:val="0"/>
              <w:marTop w:val="0"/>
              <w:marBottom w:val="0"/>
              <w:divBdr>
                <w:top w:val="none" w:sz="0" w:space="0" w:color="auto"/>
                <w:left w:val="none" w:sz="0" w:space="0" w:color="auto"/>
                <w:bottom w:val="none" w:sz="0" w:space="0" w:color="auto"/>
                <w:right w:val="none" w:sz="0" w:space="0" w:color="auto"/>
              </w:divBdr>
            </w:div>
            <w:div w:id="433283088">
              <w:marLeft w:val="480"/>
              <w:marRight w:val="0"/>
              <w:marTop w:val="0"/>
              <w:marBottom w:val="0"/>
              <w:divBdr>
                <w:top w:val="none" w:sz="0" w:space="0" w:color="auto"/>
                <w:left w:val="none" w:sz="0" w:space="0" w:color="auto"/>
                <w:bottom w:val="none" w:sz="0" w:space="0" w:color="auto"/>
                <w:right w:val="none" w:sz="0" w:space="0" w:color="auto"/>
              </w:divBdr>
            </w:div>
            <w:div w:id="433283851">
              <w:marLeft w:val="480"/>
              <w:marRight w:val="0"/>
              <w:marTop w:val="0"/>
              <w:marBottom w:val="0"/>
              <w:divBdr>
                <w:top w:val="none" w:sz="0" w:space="0" w:color="auto"/>
                <w:left w:val="none" w:sz="0" w:space="0" w:color="auto"/>
                <w:bottom w:val="none" w:sz="0" w:space="0" w:color="auto"/>
                <w:right w:val="none" w:sz="0" w:space="0" w:color="auto"/>
              </w:divBdr>
            </w:div>
            <w:div w:id="433285120">
              <w:marLeft w:val="480"/>
              <w:marRight w:val="0"/>
              <w:marTop w:val="0"/>
              <w:marBottom w:val="0"/>
              <w:divBdr>
                <w:top w:val="none" w:sz="0" w:space="0" w:color="auto"/>
                <w:left w:val="none" w:sz="0" w:space="0" w:color="auto"/>
                <w:bottom w:val="none" w:sz="0" w:space="0" w:color="auto"/>
                <w:right w:val="none" w:sz="0" w:space="0" w:color="auto"/>
              </w:divBdr>
            </w:div>
            <w:div w:id="433403667">
              <w:marLeft w:val="480"/>
              <w:marRight w:val="0"/>
              <w:marTop w:val="0"/>
              <w:marBottom w:val="0"/>
              <w:divBdr>
                <w:top w:val="none" w:sz="0" w:space="0" w:color="auto"/>
                <w:left w:val="none" w:sz="0" w:space="0" w:color="auto"/>
                <w:bottom w:val="none" w:sz="0" w:space="0" w:color="auto"/>
                <w:right w:val="none" w:sz="0" w:space="0" w:color="auto"/>
              </w:divBdr>
            </w:div>
            <w:div w:id="433480521">
              <w:marLeft w:val="480"/>
              <w:marRight w:val="0"/>
              <w:marTop w:val="0"/>
              <w:marBottom w:val="0"/>
              <w:divBdr>
                <w:top w:val="none" w:sz="0" w:space="0" w:color="auto"/>
                <w:left w:val="none" w:sz="0" w:space="0" w:color="auto"/>
                <w:bottom w:val="none" w:sz="0" w:space="0" w:color="auto"/>
                <w:right w:val="none" w:sz="0" w:space="0" w:color="auto"/>
              </w:divBdr>
            </w:div>
            <w:div w:id="433521236">
              <w:marLeft w:val="480"/>
              <w:marRight w:val="0"/>
              <w:marTop w:val="0"/>
              <w:marBottom w:val="0"/>
              <w:divBdr>
                <w:top w:val="none" w:sz="0" w:space="0" w:color="auto"/>
                <w:left w:val="none" w:sz="0" w:space="0" w:color="auto"/>
                <w:bottom w:val="none" w:sz="0" w:space="0" w:color="auto"/>
                <w:right w:val="none" w:sz="0" w:space="0" w:color="auto"/>
              </w:divBdr>
            </w:div>
            <w:div w:id="433593426">
              <w:marLeft w:val="480"/>
              <w:marRight w:val="0"/>
              <w:marTop w:val="0"/>
              <w:marBottom w:val="0"/>
              <w:divBdr>
                <w:top w:val="none" w:sz="0" w:space="0" w:color="auto"/>
                <w:left w:val="none" w:sz="0" w:space="0" w:color="auto"/>
                <w:bottom w:val="none" w:sz="0" w:space="0" w:color="auto"/>
                <w:right w:val="none" w:sz="0" w:space="0" w:color="auto"/>
              </w:divBdr>
            </w:div>
            <w:div w:id="433668394">
              <w:marLeft w:val="480"/>
              <w:marRight w:val="0"/>
              <w:marTop w:val="0"/>
              <w:marBottom w:val="0"/>
              <w:divBdr>
                <w:top w:val="none" w:sz="0" w:space="0" w:color="auto"/>
                <w:left w:val="none" w:sz="0" w:space="0" w:color="auto"/>
                <w:bottom w:val="none" w:sz="0" w:space="0" w:color="auto"/>
                <w:right w:val="none" w:sz="0" w:space="0" w:color="auto"/>
              </w:divBdr>
            </w:div>
            <w:div w:id="433675392">
              <w:marLeft w:val="480"/>
              <w:marRight w:val="0"/>
              <w:marTop w:val="0"/>
              <w:marBottom w:val="0"/>
              <w:divBdr>
                <w:top w:val="none" w:sz="0" w:space="0" w:color="auto"/>
                <w:left w:val="none" w:sz="0" w:space="0" w:color="auto"/>
                <w:bottom w:val="none" w:sz="0" w:space="0" w:color="auto"/>
                <w:right w:val="none" w:sz="0" w:space="0" w:color="auto"/>
              </w:divBdr>
            </w:div>
            <w:div w:id="433675591">
              <w:marLeft w:val="480"/>
              <w:marRight w:val="0"/>
              <w:marTop w:val="0"/>
              <w:marBottom w:val="0"/>
              <w:divBdr>
                <w:top w:val="none" w:sz="0" w:space="0" w:color="auto"/>
                <w:left w:val="none" w:sz="0" w:space="0" w:color="auto"/>
                <w:bottom w:val="none" w:sz="0" w:space="0" w:color="auto"/>
                <w:right w:val="none" w:sz="0" w:space="0" w:color="auto"/>
              </w:divBdr>
            </w:div>
            <w:div w:id="433744171">
              <w:marLeft w:val="480"/>
              <w:marRight w:val="0"/>
              <w:marTop w:val="0"/>
              <w:marBottom w:val="0"/>
              <w:divBdr>
                <w:top w:val="none" w:sz="0" w:space="0" w:color="auto"/>
                <w:left w:val="none" w:sz="0" w:space="0" w:color="auto"/>
                <w:bottom w:val="none" w:sz="0" w:space="0" w:color="auto"/>
                <w:right w:val="none" w:sz="0" w:space="0" w:color="auto"/>
              </w:divBdr>
            </w:div>
            <w:div w:id="433748551">
              <w:marLeft w:val="480"/>
              <w:marRight w:val="0"/>
              <w:marTop w:val="0"/>
              <w:marBottom w:val="0"/>
              <w:divBdr>
                <w:top w:val="none" w:sz="0" w:space="0" w:color="auto"/>
                <w:left w:val="none" w:sz="0" w:space="0" w:color="auto"/>
                <w:bottom w:val="none" w:sz="0" w:space="0" w:color="auto"/>
                <w:right w:val="none" w:sz="0" w:space="0" w:color="auto"/>
              </w:divBdr>
            </w:div>
            <w:div w:id="433866374">
              <w:marLeft w:val="480"/>
              <w:marRight w:val="0"/>
              <w:marTop w:val="0"/>
              <w:marBottom w:val="0"/>
              <w:divBdr>
                <w:top w:val="none" w:sz="0" w:space="0" w:color="auto"/>
                <w:left w:val="none" w:sz="0" w:space="0" w:color="auto"/>
                <w:bottom w:val="none" w:sz="0" w:space="0" w:color="auto"/>
                <w:right w:val="none" w:sz="0" w:space="0" w:color="auto"/>
              </w:divBdr>
            </w:div>
            <w:div w:id="433867617">
              <w:marLeft w:val="480"/>
              <w:marRight w:val="0"/>
              <w:marTop w:val="0"/>
              <w:marBottom w:val="0"/>
              <w:divBdr>
                <w:top w:val="none" w:sz="0" w:space="0" w:color="auto"/>
                <w:left w:val="none" w:sz="0" w:space="0" w:color="auto"/>
                <w:bottom w:val="none" w:sz="0" w:space="0" w:color="auto"/>
                <w:right w:val="none" w:sz="0" w:space="0" w:color="auto"/>
              </w:divBdr>
            </w:div>
            <w:div w:id="434057001">
              <w:marLeft w:val="480"/>
              <w:marRight w:val="0"/>
              <w:marTop w:val="0"/>
              <w:marBottom w:val="0"/>
              <w:divBdr>
                <w:top w:val="none" w:sz="0" w:space="0" w:color="auto"/>
                <w:left w:val="none" w:sz="0" w:space="0" w:color="auto"/>
                <w:bottom w:val="none" w:sz="0" w:space="0" w:color="auto"/>
                <w:right w:val="none" w:sz="0" w:space="0" w:color="auto"/>
              </w:divBdr>
            </w:div>
            <w:div w:id="434061343">
              <w:marLeft w:val="480"/>
              <w:marRight w:val="0"/>
              <w:marTop w:val="0"/>
              <w:marBottom w:val="0"/>
              <w:divBdr>
                <w:top w:val="none" w:sz="0" w:space="0" w:color="auto"/>
                <w:left w:val="none" w:sz="0" w:space="0" w:color="auto"/>
                <w:bottom w:val="none" w:sz="0" w:space="0" w:color="auto"/>
                <w:right w:val="none" w:sz="0" w:space="0" w:color="auto"/>
              </w:divBdr>
            </w:div>
            <w:div w:id="434130186">
              <w:marLeft w:val="480"/>
              <w:marRight w:val="0"/>
              <w:marTop w:val="0"/>
              <w:marBottom w:val="0"/>
              <w:divBdr>
                <w:top w:val="none" w:sz="0" w:space="0" w:color="auto"/>
                <w:left w:val="none" w:sz="0" w:space="0" w:color="auto"/>
                <w:bottom w:val="none" w:sz="0" w:space="0" w:color="auto"/>
                <w:right w:val="none" w:sz="0" w:space="0" w:color="auto"/>
              </w:divBdr>
            </w:div>
            <w:div w:id="434132017">
              <w:marLeft w:val="480"/>
              <w:marRight w:val="0"/>
              <w:marTop w:val="0"/>
              <w:marBottom w:val="0"/>
              <w:divBdr>
                <w:top w:val="none" w:sz="0" w:space="0" w:color="auto"/>
                <w:left w:val="none" w:sz="0" w:space="0" w:color="auto"/>
                <w:bottom w:val="none" w:sz="0" w:space="0" w:color="auto"/>
                <w:right w:val="none" w:sz="0" w:space="0" w:color="auto"/>
              </w:divBdr>
            </w:div>
            <w:div w:id="434133433">
              <w:marLeft w:val="480"/>
              <w:marRight w:val="0"/>
              <w:marTop w:val="0"/>
              <w:marBottom w:val="0"/>
              <w:divBdr>
                <w:top w:val="none" w:sz="0" w:space="0" w:color="auto"/>
                <w:left w:val="none" w:sz="0" w:space="0" w:color="auto"/>
                <w:bottom w:val="none" w:sz="0" w:space="0" w:color="auto"/>
                <w:right w:val="none" w:sz="0" w:space="0" w:color="auto"/>
              </w:divBdr>
            </w:div>
            <w:div w:id="434254260">
              <w:marLeft w:val="480"/>
              <w:marRight w:val="0"/>
              <w:marTop w:val="0"/>
              <w:marBottom w:val="0"/>
              <w:divBdr>
                <w:top w:val="none" w:sz="0" w:space="0" w:color="auto"/>
                <w:left w:val="none" w:sz="0" w:space="0" w:color="auto"/>
                <w:bottom w:val="none" w:sz="0" w:space="0" w:color="auto"/>
                <w:right w:val="none" w:sz="0" w:space="0" w:color="auto"/>
              </w:divBdr>
            </w:div>
            <w:div w:id="434444659">
              <w:marLeft w:val="480"/>
              <w:marRight w:val="0"/>
              <w:marTop w:val="0"/>
              <w:marBottom w:val="0"/>
              <w:divBdr>
                <w:top w:val="none" w:sz="0" w:space="0" w:color="auto"/>
                <w:left w:val="none" w:sz="0" w:space="0" w:color="auto"/>
                <w:bottom w:val="none" w:sz="0" w:space="0" w:color="auto"/>
                <w:right w:val="none" w:sz="0" w:space="0" w:color="auto"/>
              </w:divBdr>
            </w:div>
            <w:div w:id="434592953">
              <w:marLeft w:val="480"/>
              <w:marRight w:val="0"/>
              <w:marTop w:val="0"/>
              <w:marBottom w:val="0"/>
              <w:divBdr>
                <w:top w:val="none" w:sz="0" w:space="0" w:color="auto"/>
                <w:left w:val="none" w:sz="0" w:space="0" w:color="auto"/>
                <w:bottom w:val="none" w:sz="0" w:space="0" w:color="auto"/>
                <w:right w:val="none" w:sz="0" w:space="0" w:color="auto"/>
              </w:divBdr>
            </w:div>
            <w:div w:id="434594408">
              <w:marLeft w:val="480"/>
              <w:marRight w:val="0"/>
              <w:marTop w:val="0"/>
              <w:marBottom w:val="0"/>
              <w:divBdr>
                <w:top w:val="none" w:sz="0" w:space="0" w:color="auto"/>
                <w:left w:val="none" w:sz="0" w:space="0" w:color="auto"/>
                <w:bottom w:val="none" w:sz="0" w:space="0" w:color="auto"/>
                <w:right w:val="none" w:sz="0" w:space="0" w:color="auto"/>
              </w:divBdr>
            </w:div>
            <w:div w:id="434596084">
              <w:marLeft w:val="480"/>
              <w:marRight w:val="0"/>
              <w:marTop w:val="0"/>
              <w:marBottom w:val="0"/>
              <w:divBdr>
                <w:top w:val="none" w:sz="0" w:space="0" w:color="auto"/>
                <w:left w:val="none" w:sz="0" w:space="0" w:color="auto"/>
                <w:bottom w:val="none" w:sz="0" w:space="0" w:color="auto"/>
                <w:right w:val="none" w:sz="0" w:space="0" w:color="auto"/>
              </w:divBdr>
            </w:div>
            <w:div w:id="434597375">
              <w:marLeft w:val="480"/>
              <w:marRight w:val="0"/>
              <w:marTop w:val="0"/>
              <w:marBottom w:val="0"/>
              <w:divBdr>
                <w:top w:val="none" w:sz="0" w:space="0" w:color="auto"/>
                <w:left w:val="none" w:sz="0" w:space="0" w:color="auto"/>
                <w:bottom w:val="none" w:sz="0" w:space="0" w:color="auto"/>
                <w:right w:val="none" w:sz="0" w:space="0" w:color="auto"/>
              </w:divBdr>
            </w:div>
            <w:div w:id="434600071">
              <w:marLeft w:val="480"/>
              <w:marRight w:val="0"/>
              <w:marTop w:val="0"/>
              <w:marBottom w:val="0"/>
              <w:divBdr>
                <w:top w:val="none" w:sz="0" w:space="0" w:color="auto"/>
                <w:left w:val="none" w:sz="0" w:space="0" w:color="auto"/>
                <w:bottom w:val="none" w:sz="0" w:space="0" w:color="auto"/>
                <w:right w:val="none" w:sz="0" w:space="0" w:color="auto"/>
              </w:divBdr>
            </w:div>
            <w:div w:id="434793101">
              <w:marLeft w:val="480"/>
              <w:marRight w:val="0"/>
              <w:marTop w:val="0"/>
              <w:marBottom w:val="0"/>
              <w:divBdr>
                <w:top w:val="none" w:sz="0" w:space="0" w:color="auto"/>
                <w:left w:val="none" w:sz="0" w:space="0" w:color="auto"/>
                <w:bottom w:val="none" w:sz="0" w:space="0" w:color="auto"/>
                <w:right w:val="none" w:sz="0" w:space="0" w:color="auto"/>
              </w:divBdr>
            </w:div>
            <w:div w:id="435095844">
              <w:marLeft w:val="480"/>
              <w:marRight w:val="0"/>
              <w:marTop w:val="0"/>
              <w:marBottom w:val="0"/>
              <w:divBdr>
                <w:top w:val="none" w:sz="0" w:space="0" w:color="auto"/>
                <w:left w:val="none" w:sz="0" w:space="0" w:color="auto"/>
                <w:bottom w:val="none" w:sz="0" w:space="0" w:color="auto"/>
                <w:right w:val="none" w:sz="0" w:space="0" w:color="auto"/>
              </w:divBdr>
            </w:div>
            <w:div w:id="435097481">
              <w:marLeft w:val="480"/>
              <w:marRight w:val="0"/>
              <w:marTop w:val="0"/>
              <w:marBottom w:val="0"/>
              <w:divBdr>
                <w:top w:val="none" w:sz="0" w:space="0" w:color="auto"/>
                <w:left w:val="none" w:sz="0" w:space="0" w:color="auto"/>
                <w:bottom w:val="none" w:sz="0" w:space="0" w:color="auto"/>
                <w:right w:val="none" w:sz="0" w:space="0" w:color="auto"/>
              </w:divBdr>
            </w:div>
            <w:div w:id="435171998">
              <w:marLeft w:val="480"/>
              <w:marRight w:val="0"/>
              <w:marTop w:val="0"/>
              <w:marBottom w:val="0"/>
              <w:divBdr>
                <w:top w:val="none" w:sz="0" w:space="0" w:color="auto"/>
                <w:left w:val="none" w:sz="0" w:space="0" w:color="auto"/>
                <w:bottom w:val="none" w:sz="0" w:space="0" w:color="auto"/>
                <w:right w:val="none" w:sz="0" w:space="0" w:color="auto"/>
              </w:divBdr>
            </w:div>
            <w:div w:id="435176194">
              <w:marLeft w:val="480"/>
              <w:marRight w:val="0"/>
              <w:marTop w:val="0"/>
              <w:marBottom w:val="0"/>
              <w:divBdr>
                <w:top w:val="none" w:sz="0" w:space="0" w:color="auto"/>
                <w:left w:val="none" w:sz="0" w:space="0" w:color="auto"/>
                <w:bottom w:val="none" w:sz="0" w:space="0" w:color="auto"/>
                <w:right w:val="none" w:sz="0" w:space="0" w:color="auto"/>
              </w:divBdr>
            </w:div>
            <w:div w:id="435255535">
              <w:marLeft w:val="480"/>
              <w:marRight w:val="0"/>
              <w:marTop w:val="0"/>
              <w:marBottom w:val="0"/>
              <w:divBdr>
                <w:top w:val="none" w:sz="0" w:space="0" w:color="auto"/>
                <w:left w:val="none" w:sz="0" w:space="0" w:color="auto"/>
                <w:bottom w:val="none" w:sz="0" w:space="0" w:color="auto"/>
                <w:right w:val="none" w:sz="0" w:space="0" w:color="auto"/>
              </w:divBdr>
            </w:div>
            <w:div w:id="435256052">
              <w:marLeft w:val="480"/>
              <w:marRight w:val="0"/>
              <w:marTop w:val="0"/>
              <w:marBottom w:val="0"/>
              <w:divBdr>
                <w:top w:val="none" w:sz="0" w:space="0" w:color="auto"/>
                <w:left w:val="none" w:sz="0" w:space="0" w:color="auto"/>
                <w:bottom w:val="none" w:sz="0" w:space="0" w:color="auto"/>
                <w:right w:val="none" w:sz="0" w:space="0" w:color="auto"/>
              </w:divBdr>
            </w:div>
            <w:div w:id="435366275">
              <w:marLeft w:val="480"/>
              <w:marRight w:val="0"/>
              <w:marTop w:val="0"/>
              <w:marBottom w:val="0"/>
              <w:divBdr>
                <w:top w:val="none" w:sz="0" w:space="0" w:color="auto"/>
                <w:left w:val="none" w:sz="0" w:space="0" w:color="auto"/>
                <w:bottom w:val="none" w:sz="0" w:space="0" w:color="auto"/>
                <w:right w:val="none" w:sz="0" w:space="0" w:color="auto"/>
              </w:divBdr>
            </w:div>
            <w:div w:id="435517098">
              <w:marLeft w:val="480"/>
              <w:marRight w:val="0"/>
              <w:marTop w:val="0"/>
              <w:marBottom w:val="0"/>
              <w:divBdr>
                <w:top w:val="none" w:sz="0" w:space="0" w:color="auto"/>
                <w:left w:val="none" w:sz="0" w:space="0" w:color="auto"/>
                <w:bottom w:val="none" w:sz="0" w:space="0" w:color="auto"/>
                <w:right w:val="none" w:sz="0" w:space="0" w:color="auto"/>
              </w:divBdr>
            </w:div>
            <w:div w:id="435517822">
              <w:marLeft w:val="480"/>
              <w:marRight w:val="0"/>
              <w:marTop w:val="0"/>
              <w:marBottom w:val="0"/>
              <w:divBdr>
                <w:top w:val="none" w:sz="0" w:space="0" w:color="auto"/>
                <w:left w:val="none" w:sz="0" w:space="0" w:color="auto"/>
                <w:bottom w:val="none" w:sz="0" w:space="0" w:color="auto"/>
                <w:right w:val="none" w:sz="0" w:space="0" w:color="auto"/>
              </w:divBdr>
            </w:div>
            <w:div w:id="435711458">
              <w:marLeft w:val="480"/>
              <w:marRight w:val="0"/>
              <w:marTop w:val="0"/>
              <w:marBottom w:val="0"/>
              <w:divBdr>
                <w:top w:val="none" w:sz="0" w:space="0" w:color="auto"/>
                <w:left w:val="none" w:sz="0" w:space="0" w:color="auto"/>
                <w:bottom w:val="none" w:sz="0" w:space="0" w:color="auto"/>
                <w:right w:val="none" w:sz="0" w:space="0" w:color="auto"/>
              </w:divBdr>
            </w:div>
            <w:div w:id="435760079">
              <w:marLeft w:val="480"/>
              <w:marRight w:val="0"/>
              <w:marTop w:val="0"/>
              <w:marBottom w:val="0"/>
              <w:divBdr>
                <w:top w:val="none" w:sz="0" w:space="0" w:color="auto"/>
                <w:left w:val="none" w:sz="0" w:space="0" w:color="auto"/>
                <w:bottom w:val="none" w:sz="0" w:space="0" w:color="auto"/>
                <w:right w:val="none" w:sz="0" w:space="0" w:color="auto"/>
              </w:divBdr>
            </w:div>
            <w:div w:id="435833536">
              <w:marLeft w:val="480"/>
              <w:marRight w:val="0"/>
              <w:marTop w:val="0"/>
              <w:marBottom w:val="0"/>
              <w:divBdr>
                <w:top w:val="none" w:sz="0" w:space="0" w:color="auto"/>
                <w:left w:val="none" w:sz="0" w:space="0" w:color="auto"/>
                <w:bottom w:val="none" w:sz="0" w:space="0" w:color="auto"/>
                <w:right w:val="none" w:sz="0" w:space="0" w:color="auto"/>
              </w:divBdr>
            </w:div>
            <w:div w:id="435903023">
              <w:marLeft w:val="480"/>
              <w:marRight w:val="0"/>
              <w:marTop w:val="0"/>
              <w:marBottom w:val="0"/>
              <w:divBdr>
                <w:top w:val="none" w:sz="0" w:space="0" w:color="auto"/>
                <w:left w:val="none" w:sz="0" w:space="0" w:color="auto"/>
                <w:bottom w:val="none" w:sz="0" w:space="0" w:color="auto"/>
                <w:right w:val="none" w:sz="0" w:space="0" w:color="auto"/>
              </w:divBdr>
            </w:div>
            <w:div w:id="435905952">
              <w:marLeft w:val="480"/>
              <w:marRight w:val="0"/>
              <w:marTop w:val="0"/>
              <w:marBottom w:val="0"/>
              <w:divBdr>
                <w:top w:val="none" w:sz="0" w:space="0" w:color="auto"/>
                <w:left w:val="none" w:sz="0" w:space="0" w:color="auto"/>
                <w:bottom w:val="none" w:sz="0" w:space="0" w:color="auto"/>
                <w:right w:val="none" w:sz="0" w:space="0" w:color="auto"/>
              </w:divBdr>
            </w:div>
            <w:div w:id="435954072">
              <w:marLeft w:val="480"/>
              <w:marRight w:val="0"/>
              <w:marTop w:val="0"/>
              <w:marBottom w:val="0"/>
              <w:divBdr>
                <w:top w:val="none" w:sz="0" w:space="0" w:color="auto"/>
                <w:left w:val="none" w:sz="0" w:space="0" w:color="auto"/>
                <w:bottom w:val="none" w:sz="0" w:space="0" w:color="auto"/>
                <w:right w:val="none" w:sz="0" w:space="0" w:color="auto"/>
              </w:divBdr>
            </w:div>
            <w:div w:id="436143932">
              <w:marLeft w:val="480"/>
              <w:marRight w:val="0"/>
              <w:marTop w:val="0"/>
              <w:marBottom w:val="0"/>
              <w:divBdr>
                <w:top w:val="none" w:sz="0" w:space="0" w:color="auto"/>
                <w:left w:val="none" w:sz="0" w:space="0" w:color="auto"/>
                <w:bottom w:val="none" w:sz="0" w:space="0" w:color="auto"/>
                <w:right w:val="none" w:sz="0" w:space="0" w:color="auto"/>
              </w:divBdr>
            </w:div>
            <w:div w:id="436295963">
              <w:marLeft w:val="480"/>
              <w:marRight w:val="0"/>
              <w:marTop w:val="0"/>
              <w:marBottom w:val="0"/>
              <w:divBdr>
                <w:top w:val="none" w:sz="0" w:space="0" w:color="auto"/>
                <w:left w:val="none" w:sz="0" w:space="0" w:color="auto"/>
                <w:bottom w:val="none" w:sz="0" w:space="0" w:color="auto"/>
                <w:right w:val="none" w:sz="0" w:space="0" w:color="auto"/>
              </w:divBdr>
            </w:div>
            <w:div w:id="436407549">
              <w:marLeft w:val="480"/>
              <w:marRight w:val="0"/>
              <w:marTop w:val="0"/>
              <w:marBottom w:val="0"/>
              <w:divBdr>
                <w:top w:val="none" w:sz="0" w:space="0" w:color="auto"/>
                <w:left w:val="none" w:sz="0" w:space="0" w:color="auto"/>
                <w:bottom w:val="none" w:sz="0" w:space="0" w:color="auto"/>
                <w:right w:val="none" w:sz="0" w:space="0" w:color="auto"/>
              </w:divBdr>
            </w:div>
            <w:div w:id="436407624">
              <w:marLeft w:val="480"/>
              <w:marRight w:val="0"/>
              <w:marTop w:val="0"/>
              <w:marBottom w:val="0"/>
              <w:divBdr>
                <w:top w:val="none" w:sz="0" w:space="0" w:color="auto"/>
                <w:left w:val="none" w:sz="0" w:space="0" w:color="auto"/>
                <w:bottom w:val="none" w:sz="0" w:space="0" w:color="auto"/>
                <w:right w:val="none" w:sz="0" w:space="0" w:color="auto"/>
              </w:divBdr>
            </w:div>
            <w:div w:id="436566360">
              <w:marLeft w:val="480"/>
              <w:marRight w:val="0"/>
              <w:marTop w:val="0"/>
              <w:marBottom w:val="0"/>
              <w:divBdr>
                <w:top w:val="none" w:sz="0" w:space="0" w:color="auto"/>
                <w:left w:val="none" w:sz="0" w:space="0" w:color="auto"/>
                <w:bottom w:val="none" w:sz="0" w:space="0" w:color="auto"/>
                <w:right w:val="none" w:sz="0" w:space="0" w:color="auto"/>
              </w:divBdr>
            </w:div>
            <w:div w:id="436604095">
              <w:marLeft w:val="480"/>
              <w:marRight w:val="0"/>
              <w:marTop w:val="0"/>
              <w:marBottom w:val="0"/>
              <w:divBdr>
                <w:top w:val="none" w:sz="0" w:space="0" w:color="auto"/>
                <w:left w:val="none" w:sz="0" w:space="0" w:color="auto"/>
                <w:bottom w:val="none" w:sz="0" w:space="0" w:color="auto"/>
                <w:right w:val="none" w:sz="0" w:space="0" w:color="auto"/>
              </w:divBdr>
            </w:div>
            <w:div w:id="436752861">
              <w:marLeft w:val="480"/>
              <w:marRight w:val="0"/>
              <w:marTop w:val="0"/>
              <w:marBottom w:val="0"/>
              <w:divBdr>
                <w:top w:val="none" w:sz="0" w:space="0" w:color="auto"/>
                <w:left w:val="none" w:sz="0" w:space="0" w:color="auto"/>
                <w:bottom w:val="none" w:sz="0" w:space="0" w:color="auto"/>
                <w:right w:val="none" w:sz="0" w:space="0" w:color="auto"/>
              </w:divBdr>
            </w:div>
            <w:div w:id="436757756">
              <w:marLeft w:val="480"/>
              <w:marRight w:val="0"/>
              <w:marTop w:val="0"/>
              <w:marBottom w:val="0"/>
              <w:divBdr>
                <w:top w:val="none" w:sz="0" w:space="0" w:color="auto"/>
                <w:left w:val="none" w:sz="0" w:space="0" w:color="auto"/>
                <w:bottom w:val="none" w:sz="0" w:space="0" w:color="auto"/>
                <w:right w:val="none" w:sz="0" w:space="0" w:color="auto"/>
              </w:divBdr>
            </w:div>
            <w:div w:id="436802526">
              <w:marLeft w:val="480"/>
              <w:marRight w:val="0"/>
              <w:marTop w:val="0"/>
              <w:marBottom w:val="0"/>
              <w:divBdr>
                <w:top w:val="none" w:sz="0" w:space="0" w:color="auto"/>
                <w:left w:val="none" w:sz="0" w:space="0" w:color="auto"/>
                <w:bottom w:val="none" w:sz="0" w:space="0" w:color="auto"/>
                <w:right w:val="none" w:sz="0" w:space="0" w:color="auto"/>
              </w:divBdr>
            </w:div>
            <w:div w:id="436874418">
              <w:marLeft w:val="480"/>
              <w:marRight w:val="0"/>
              <w:marTop w:val="0"/>
              <w:marBottom w:val="0"/>
              <w:divBdr>
                <w:top w:val="none" w:sz="0" w:space="0" w:color="auto"/>
                <w:left w:val="none" w:sz="0" w:space="0" w:color="auto"/>
                <w:bottom w:val="none" w:sz="0" w:space="0" w:color="auto"/>
                <w:right w:val="none" w:sz="0" w:space="0" w:color="auto"/>
              </w:divBdr>
            </w:div>
            <w:div w:id="436952833">
              <w:marLeft w:val="480"/>
              <w:marRight w:val="0"/>
              <w:marTop w:val="0"/>
              <w:marBottom w:val="0"/>
              <w:divBdr>
                <w:top w:val="none" w:sz="0" w:space="0" w:color="auto"/>
                <w:left w:val="none" w:sz="0" w:space="0" w:color="auto"/>
                <w:bottom w:val="none" w:sz="0" w:space="0" w:color="auto"/>
                <w:right w:val="none" w:sz="0" w:space="0" w:color="auto"/>
              </w:divBdr>
            </w:div>
            <w:div w:id="436995016">
              <w:marLeft w:val="480"/>
              <w:marRight w:val="0"/>
              <w:marTop w:val="0"/>
              <w:marBottom w:val="0"/>
              <w:divBdr>
                <w:top w:val="none" w:sz="0" w:space="0" w:color="auto"/>
                <w:left w:val="none" w:sz="0" w:space="0" w:color="auto"/>
                <w:bottom w:val="none" w:sz="0" w:space="0" w:color="auto"/>
                <w:right w:val="none" w:sz="0" w:space="0" w:color="auto"/>
              </w:divBdr>
            </w:div>
            <w:div w:id="436995250">
              <w:marLeft w:val="480"/>
              <w:marRight w:val="0"/>
              <w:marTop w:val="0"/>
              <w:marBottom w:val="0"/>
              <w:divBdr>
                <w:top w:val="none" w:sz="0" w:space="0" w:color="auto"/>
                <w:left w:val="none" w:sz="0" w:space="0" w:color="auto"/>
                <w:bottom w:val="none" w:sz="0" w:space="0" w:color="auto"/>
                <w:right w:val="none" w:sz="0" w:space="0" w:color="auto"/>
              </w:divBdr>
            </w:div>
            <w:div w:id="437061643">
              <w:marLeft w:val="480"/>
              <w:marRight w:val="0"/>
              <w:marTop w:val="0"/>
              <w:marBottom w:val="0"/>
              <w:divBdr>
                <w:top w:val="none" w:sz="0" w:space="0" w:color="auto"/>
                <w:left w:val="none" w:sz="0" w:space="0" w:color="auto"/>
                <w:bottom w:val="none" w:sz="0" w:space="0" w:color="auto"/>
                <w:right w:val="none" w:sz="0" w:space="0" w:color="auto"/>
              </w:divBdr>
            </w:div>
            <w:div w:id="437262302">
              <w:marLeft w:val="480"/>
              <w:marRight w:val="0"/>
              <w:marTop w:val="0"/>
              <w:marBottom w:val="0"/>
              <w:divBdr>
                <w:top w:val="none" w:sz="0" w:space="0" w:color="auto"/>
                <w:left w:val="none" w:sz="0" w:space="0" w:color="auto"/>
                <w:bottom w:val="none" w:sz="0" w:space="0" w:color="auto"/>
                <w:right w:val="none" w:sz="0" w:space="0" w:color="auto"/>
              </w:divBdr>
            </w:div>
            <w:div w:id="437407300">
              <w:marLeft w:val="480"/>
              <w:marRight w:val="0"/>
              <w:marTop w:val="0"/>
              <w:marBottom w:val="0"/>
              <w:divBdr>
                <w:top w:val="none" w:sz="0" w:space="0" w:color="auto"/>
                <w:left w:val="none" w:sz="0" w:space="0" w:color="auto"/>
                <w:bottom w:val="none" w:sz="0" w:space="0" w:color="auto"/>
                <w:right w:val="none" w:sz="0" w:space="0" w:color="auto"/>
              </w:divBdr>
            </w:div>
            <w:div w:id="437412532">
              <w:marLeft w:val="480"/>
              <w:marRight w:val="0"/>
              <w:marTop w:val="0"/>
              <w:marBottom w:val="0"/>
              <w:divBdr>
                <w:top w:val="none" w:sz="0" w:space="0" w:color="auto"/>
                <w:left w:val="none" w:sz="0" w:space="0" w:color="auto"/>
                <w:bottom w:val="none" w:sz="0" w:space="0" w:color="auto"/>
                <w:right w:val="none" w:sz="0" w:space="0" w:color="auto"/>
              </w:divBdr>
            </w:div>
            <w:div w:id="437524207">
              <w:marLeft w:val="480"/>
              <w:marRight w:val="0"/>
              <w:marTop w:val="0"/>
              <w:marBottom w:val="0"/>
              <w:divBdr>
                <w:top w:val="none" w:sz="0" w:space="0" w:color="auto"/>
                <w:left w:val="none" w:sz="0" w:space="0" w:color="auto"/>
                <w:bottom w:val="none" w:sz="0" w:space="0" w:color="auto"/>
                <w:right w:val="none" w:sz="0" w:space="0" w:color="auto"/>
              </w:divBdr>
            </w:div>
            <w:div w:id="437527692">
              <w:marLeft w:val="480"/>
              <w:marRight w:val="0"/>
              <w:marTop w:val="0"/>
              <w:marBottom w:val="0"/>
              <w:divBdr>
                <w:top w:val="none" w:sz="0" w:space="0" w:color="auto"/>
                <w:left w:val="none" w:sz="0" w:space="0" w:color="auto"/>
                <w:bottom w:val="none" w:sz="0" w:space="0" w:color="auto"/>
                <w:right w:val="none" w:sz="0" w:space="0" w:color="auto"/>
              </w:divBdr>
            </w:div>
            <w:div w:id="437603751">
              <w:marLeft w:val="480"/>
              <w:marRight w:val="0"/>
              <w:marTop w:val="0"/>
              <w:marBottom w:val="0"/>
              <w:divBdr>
                <w:top w:val="none" w:sz="0" w:space="0" w:color="auto"/>
                <w:left w:val="none" w:sz="0" w:space="0" w:color="auto"/>
                <w:bottom w:val="none" w:sz="0" w:space="0" w:color="auto"/>
                <w:right w:val="none" w:sz="0" w:space="0" w:color="auto"/>
              </w:divBdr>
            </w:div>
            <w:div w:id="437675092">
              <w:marLeft w:val="480"/>
              <w:marRight w:val="0"/>
              <w:marTop w:val="0"/>
              <w:marBottom w:val="0"/>
              <w:divBdr>
                <w:top w:val="none" w:sz="0" w:space="0" w:color="auto"/>
                <w:left w:val="none" w:sz="0" w:space="0" w:color="auto"/>
                <w:bottom w:val="none" w:sz="0" w:space="0" w:color="auto"/>
                <w:right w:val="none" w:sz="0" w:space="0" w:color="auto"/>
              </w:divBdr>
            </w:div>
            <w:div w:id="437724142">
              <w:marLeft w:val="480"/>
              <w:marRight w:val="0"/>
              <w:marTop w:val="0"/>
              <w:marBottom w:val="0"/>
              <w:divBdr>
                <w:top w:val="none" w:sz="0" w:space="0" w:color="auto"/>
                <w:left w:val="none" w:sz="0" w:space="0" w:color="auto"/>
                <w:bottom w:val="none" w:sz="0" w:space="0" w:color="auto"/>
                <w:right w:val="none" w:sz="0" w:space="0" w:color="auto"/>
              </w:divBdr>
            </w:div>
            <w:div w:id="437869154">
              <w:marLeft w:val="480"/>
              <w:marRight w:val="0"/>
              <w:marTop w:val="0"/>
              <w:marBottom w:val="0"/>
              <w:divBdr>
                <w:top w:val="none" w:sz="0" w:space="0" w:color="auto"/>
                <w:left w:val="none" w:sz="0" w:space="0" w:color="auto"/>
                <w:bottom w:val="none" w:sz="0" w:space="0" w:color="auto"/>
                <w:right w:val="none" w:sz="0" w:space="0" w:color="auto"/>
              </w:divBdr>
            </w:div>
            <w:div w:id="437994733">
              <w:marLeft w:val="480"/>
              <w:marRight w:val="0"/>
              <w:marTop w:val="0"/>
              <w:marBottom w:val="0"/>
              <w:divBdr>
                <w:top w:val="none" w:sz="0" w:space="0" w:color="auto"/>
                <w:left w:val="none" w:sz="0" w:space="0" w:color="auto"/>
                <w:bottom w:val="none" w:sz="0" w:space="0" w:color="auto"/>
                <w:right w:val="none" w:sz="0" w:space="0" w:color="auto"/>
              </w:divBdr>
            </w:div>
            <w:div w:id="437995084">
              <w:marLeft w:val="480"/>
              <w:marRight w:val="0"/>
              <w:marTop w:val="0"/>
              <w:marBottom w:val="0"/>
              <w:divBdr>
                <w:top w:val="none" w:sz="0" w:space="0" w:color="auto"/>
                <w:left w:val="none" w:sz="0" w:space="0" w:color="auto"/>
                <w:bottom w:val="none" w:sz="0" w:space="0" w:color="auto"/>
                <w:right w:val="none" w:sz="0" w:space="0" w:color="auto"/>
              </w:divBdr>
            </w:div>
            <w:div w:id="438112718">
              <w:marLeft w:val="480"/>
              <w:marRight w:val="0"/>
              <w:marTop w:val="0"/>
              <w:marBottom w:val="0"/>
              <w:divBdr>
                <w:top w:val="none" w:sz="0" w:space="0" w:color="auto"/>
                <w:left w:val="none" w:sz="0" w:space="0" w:color="auto"/>
                <w:bottom w:val="none" w:sz="0" w:space="0" w:color="auto"/>
                <w:right w:val="none" w:sz="0" w:space="0" w:color="auto"/>
              </w:divBdr>
            </w:div>
            <w:div w:id="438139654">
              <w:marLeft w:val="480"/>
              <w:marRight w:val="0"/>
              <w:marTop w:val="0"/>
              <w:marBottom w:val="0"/>
              <w:divBdr>
                <w:top w:val="none" w:sz="0" w:space="0" w:color="auto"/>
                <w:left w:val="none" w:sz="0" w:space="0" w:color="auto"/>
                <w:bottom w:val="none" w:sz="0" w:space="0" w:color="auto"/>
                <w:right w:val="none" w:sz="0" w:space="0" w:color="auto"/>
              </w:divBdr>
            </w:div>
            <w:div w:id="438184558">
              <w:marLeft w:val="480"/>
              <w:marRight w:val="0"/>
              <w:marTop w:val="0"/>
              <w:marBottom w:val="0"/>
              <w:divBdr>
                <w:top w:val="none" w:sz="0" w:space="0" w:color="auto"/>
                <w:left w:val="none" w:sz="0" w:space="0" w:color="auto"/>
                <w:bottom w:val="none" w:sz="0" w:space="0" w:color="auto"/>
                <w:right w:val="none" w:sz="0" w:space="0" w:color="auto"/>
              </w:divBdr>
            </w:div>
            <w:div w:id="438187734">
              <w:marLeft w:val="480"/>
              <w:marRight w:val="0"/>
              <w:marTop w:val="0"/>
              <w:marBottom w:val="0"/>
              <w:divBdr>
                <w:top w:val="none" w:sz="0" w:space="0" w:color="auto"/>
                <w:left w:val="none" w:sz="0" w:space="0" w:color="auto"/>
                <w:bottom w:val="none" w:sz="0" w:space="0" w:color="auto"/>
                <w:right w:val="none" w:sz="0" w:space="0" w:color="auto"/>
              </w:divBdr>
            </w:div>
            <w:div w:id="438305314">
              <w:marLeft w:val="480"/>
              <w:marRight w:val="0"/>
              <w:marTop w:val="0"/>
              <w:marBottom w:val="0"/>
              <w:divBdr>
                <w:top w:val="none" w:sz="0" w:space="0" w:color="auto"/>
                <w:left w:val="none" w:sz="0" w:space="0" w:color="auto"/>
                <w:bottom w:val="none" w:sz="0" w:space="0" w:color="auto"/>
                <w:right w:val="none" w:sz="0" w:space="0" w:color="auto"/>
              </w:divBdr>
            </w:div>
            <w:div w:id="438457141">
              <w:marLeft w:val="480"/>
              <w:marRight w:val="0"/>
              <w:marTop w:val="0"/>
              <w:marBottom w:val="0"/>
              <w:divBdr>
                <w:top w:val="none" w:sz="0" w:space="0" w:color="auto"/>
                <w:left w:val="none" w:sz="0" w:space="0" w:color="auto"/>
                <w:bottom w:val="none" w:sz="0" w:space="0" w:color="auto"/>
                <w:right w:val="none" w:sz="0" w:space="0" w:color="auto"/>
              </w:divBdr>
            </w:div>
            <w:div w:id="438527993">
              <w:marLeft w:val="480"/>
              <w:marRight w:val="0"/>
              <w:marTop w:val="0"/>
              <w:marBottom w:val="0"/>
              <w:divBdr>
                <w:top w:val="none" w:sz="0" w:space="0" w:color="auto"/>
                <w:left w:val="none" w:sz="0" w:space="0" w:color="auto"/>
                <w:bottom w:val="none" w:sz="0" w:space="0" w:color="auto"/>
                <w:right w:val="none" w:sz="0" w:space="0" w:color="auto"/>
              </w:divBdr>
            </w:div>
            <w:div w:id="438988607">
              <w:marLeft w:val="480"/>
              <w:marRight w:val="0"/>
              <w:marTop w:val="0"/>
              <w:marBottom w:val="0"/>
              <w:divBdr>
                <w:top w:val="none" w:sz="0" w:space="0" w:color="auto"/>
                <w:left w:val="none" w:sz="0" w:space="0" w:color="auto"/>
                <w:bottom w:val="none" w:sz="0" w:space="0" w:color="auto"/>
                <w:right w:val="none" w:sz="0" w:space="0" w:color="auto"/>
              </w:divBdr>
            </w:div>
            <w:div w:id="439182676">
              <w:marLeft w:val="480"/>
              <w:marRight w:val="0"/>
              <w:marTop w:val="0"/>
              <w:marBottom w:val="0"/>
              <w:divBdr>
                <w:top w:val="none" w:sz="0" w:space="0" w:color="auto"/>
                <w:left w:val="none" w:sz="0" w:space="0" w:color="auto"/>
                <w:bottom w:val="none" w:sz="0" w:space="0" w:color="auto"/>
                <w:right w:val="none" w:sz="0" w:space="0" w:color="auto"/>
              </w:divBdr>
            </w:div>
            <w:div w:id="439301406">
              <w:marLeft w:val="480"/>
              <w:marRight w:val="0"/>
              <w:marTop w:val="0"/>
              <w:marBottom w:val="0"/>
              <w:divBdr>
                <w:top w:val="none" w:sz="0" w:space="0" w:color="auto"/>
                <w:left w:val="none" w:sz="0" w:space="0" w:color="auto"/>
                <w:bottom w:val="none" w:sz="0" w:space="0" w:color="auto"/>
                <w:right w:val="none" w:sz="0" w:space="0" w:color="auto"/>
              </w:divBdr>
            </w:div>
            <w:div w:id="439303373">
              <w:marLeft w:val="480"/>
              <w:marRight w:val="0"/>
              <w:marTop w:val="0"/>
              <w:marBottom w:val="0"/>
              <w:divBdr>
                <w:top w:val="none" w:sz="0" w:space="0" w:color="auto"/>
                <w:left w:val="none" w:sz="0" w:space="0" w:color="auto"/>
                <w:bottom w:val="none" w:sz="0" w:space="0" w:color="auto"/>
                <w:right w:val="none" w:sz="0" w:space="0" w:color="auto"/>
              </w:divBdr>
            </w:div>
            <w:div w:id="439304025">
              <w:marLeft w:val="480"/>
              <w:marRight w:val="0"/>
              <w:marTop w:val="0"/>
              <w:marBottom w:val="0"/>
              <w:divBdr>
                <w:top w:val="none" w:sz="0" w:space="0" w:color="auto"/>
                <w:left w:val="none" w:sz="0" w:space="0" w:color="auto"/>
                <w:bottom w:val="none" w:sz="0" w:space="0" w:color="auto"/>
                <w:right w:val="none" w:sz="0" w:space="0" w:color="auto"/>
              </w:divBdr>
            </w:div>
            <w:div w:id="439492577">
              <w:marLeft w:val="480"/>
              <w:marRight w:val="0"/>
              <w:marTop w:val="0"/>
              <w:marBottom w:val="0"/>
              <w:divBdr>
                <w:top w:val="none" w:sz="0" w:space="0" w:color="auto"/>
                <w:left w:val="none" w:sz="0" w:space="0" w:color="auto"/>
                <w:bottom w:val="none" w:sz="0" w:space="0" w:color="auto"/>
                <w:right w:val="none" w:sz="0" w:space="0" w:color="auto"/>
              </w:divBdr>
            </w:div>
            <w:div w:id="439567996">
              <w:marLeft w:val="480"/>
              <w:marRight w:val="0"/>
              <w:marTop w:val="0"/>
              <w:marBottom w:val="0"/>
              <w:divBdr>
                <w:top w:val="none" w:sz="0" w:space="0" w:color="auto"/>
                <w:left w:val="none" w:sz="0" w:space="0" w:color="auto"/>
                <w:bottom w:val="none" w:sz="0" w:space="0" w:color="auto"/>
                <w:right w:val="none" w:sz="0" w:space="0" w:color="auto"/>
              </w:divBdr>
            </w:div>
            <w:div w:id="439615771">
              <w:marLeft w:val="480"/>
              <w:marRight w:val="0"/>
              <w:marTop w:val="0"/>
              <w:marBottom w:val="0"/>
              <w:divBdr>
                <w:top w:val="none" w:sz="0" w:space="0" w:color="auto"/>
                <w:left w:val="none" w:sz="0" w:space="0" w:color="auto"/>
                <w:bottom w:val="none" w:sz="0" w:space="0" w:color="auto"/>
                <w:right w:val="none" w:sz="0" w:space="0" w:color="auto"/>
              </w:divBdr>
            </w:div>
            <w:div w:id="439690100">
              <w:marLeft w:val="480"/>
              <w:marRight w:val="0"/>
              <w:marTop w:val="0"/>
              <w:marBottom w:val="0"/>
              <w:divBdr>
                <w:top w:val="none" w:sz="0" w:space="0" w:color="auto"/>
                <w:left w:val="none" w:sz="0" w:space="0" w:color="auto"/>
                <w:bottom w:val="none" w:sz="0" w:space="0" w:color="auto"/>
                <w:right w:val="none" w:sz="0" w:space="0" w:color="auto"/>
              </w:divBdr>
            </w:div>
            <w:div w:id="439763467">
              <w:marLeft w:val="480"/>
              <w:marRight w:val="0"/>
              <w:marTop w:val="0"/>
              <w:marBottom w:val="0"/>
              <w:divBdr>
                <w:top w:val="none" w:sz="0" w:space="0" w:color="auto"/>
                <w:left w:val="none" w:sz="0" w:space="0" w:color="auto"/>
                <w:bottom w:val="none" w:sz="0" w:space="0" w:color="auto"/>
                <w:right w:val="none" w:sz="0" w:space="0" w:color="auto"/>
              </w:divBdr>
            </w:div>
            <w:div w:id="439835827">
              <w:marLeft w:val="480"/>
              <w:marRight w:val="0"/>
              <w:marTop w:val="0"/>
              <w:marBottom w:val="0"/>
              <w:divBdr>
                <w:top w:val="none" w:sz="0" w:space="0" w:color="auto"/>
                <w:left w:val="none" w:sz="0" w:space="0" w:color="auto"/>
                <w:bottom w:val="none" w:sz="0" w:space="0" w:color="auto"/>
                <w:right w:val="none" w:sz="0" w:space="0" w:color="auto"/>
              </w:divBdr>
            </w:div>
            <w:div w:id="439884513">
              <w:marLeft w:val="480"/>
              <w:marRight w:val="0"/>
              <w:marTop w:val="0"/>
              <w:marBottom w:val="0"/>
              <w:divBdr>
                <w:top w:val="none" w:sz="0" w:space="0" w:color="auto"/>
                <w:left w:val="none" w:sz="0" w:space="0" w:color="auto"/>
                <w:bottom w:val="none" w:sz="0" w:space="0" w:color="auto"/>
                <w:right w:val="none" w:sz="0" w:space="0" w:color="auto"/>
              </w:divBdr>
            </w:div>
            <w:div w:id="440030518">
              <w:marLeft w:val="480"/>
              <w:marRight w:val="0"/>
              <w:marTop w:val="0"/>
              <w:marBottom w:val="0"/>
              <w:divBdr>
                <w:top w:val="none" w:sz="0" w:space="0" w:color="auto"/>
                <w:left w:val="none" w:sz="0" w:space="0" w:color="auto"/>
                <w:bottom w:val="none" w:sz="0" w:space="0" w:color="auto"/>
                <w:right w:val="none" w:sz="0" w:space="0" w:color="auto"/>
              </w:divBdr>
            </w:div>
            <w:div w:id="440345811">
              <w:marLeft w:val="480"/>
              <w:marRight w:val="0"/>
              <w:marTop w:val="0"/>
              <w:marBottom w:val="0"/>
              <w:divBdr>
                <w:top w:val="none" w:sz="0" w:space="0" w:color="auto"/>
                <w:left w:val="none" w:sz="0" w:space="0" w:color="auto"/>
                <w:bottom w:val="none" w:sz="0" w:space="0" w:color="auto"/>
                <w:right w:val="none" w:sz="0" w:space="0" w:color="auto"/>
              </w:divBdr>
            </w:div>
            <w:div w:id="440416350">
              <w:marLeft w:val="480"/>
              <w:marRight w:val="0"/>
              <w:marTop w:val="0"/>
              <w:marBottom w:val="0"/>
              <w:divBdr>
                <w:top w:val="none" w:sz="0" w:space="0" w:color="auto"/>
                <w:left w:val="none" w:sz="0" w:space="0" w:color="auto"/>
                <w:bottom w:val="none" w:sz="0" w:space="0" w:color="auto"/>
                <w:right w:val="none" w:sz="0" w:space="0" w:color="auto"/>
              </w:divBdr>
            </w:div>
            <w:div w:id="440495580">
              <w:marLeft w:val="480"/>
              <w:marRight w:val="0"/>
              <w:marTop w:val="0"/>
              <w:marBottom w:val="0"/>
              <w:divBdr>
                <w:top w:val="none" w:sz="0" w:space="0" w:color="auto"/>
                <w:left w:val="none" w:sz="0" w:space="0" w:color="auto"/>
                <w:bottom w:val="none" w:sz="0" w:space="0" w:color="auto"/>
                <w:right w:val="none" w:sz="0" w:space="0" w:color="auto"/>
              </w:divBdr>
            </w:div>
            <w:div w:id="440498335">
              <w:marLeft w:val="480"/>
              <w:marRight w:val="0"/>
              <w:marTop w:val="0"/>
              <w:marBottom w:val="0"/>
              <w:divBdr>
                <w:top w:val="none" w:sz="0" w:space="0" w:color="auto"/>
                <w:left w:val="none" w:sz="0" w:space="0" w:color="auto"/>
                <w:bottom w:val="none" w:sz="0" w:space="0" w:color="auto"/>
                <w:right w:val="none" w:sz="0" w:space="0" w:color="auto"/>
              </w:divBdr>
            </w:div>
            <w:div w:id="440540218">
              <w:marLeft w:val="480"/>
              <w:marRight w:val="0"/>
              <w:marTop w:val="0"/>
              <w:marBottom w:val="0"/>
              <w:divBdr>
                <w:top w:val="none" w:sz="0" w:space="0" w:color="auto"/>
                <w:left w:val="none" w:sz="0" w:space="0" w:color="auto"/>
                <w:bottom w:val="none" w:sz="0" w:space="0" w:color="auto"/>
                <w:right w:val="none" w:sz="0" w:space="0" w:color="auto"/>
              </w:divBdr>
            </w:div>
            <w:div w:id="440608797">
              <w:marLeft w:val="480"/>
              <w:marRight w:val="0"/>
              <w:marTop w:val="0"/>
              <w:marBottom w:val="0"/>
              <w:divBdr>
                <w:top w:val="none" w:sz="0" w:space="0" w:color="auto"/>
                <w:left w:val="none" w:sz="0" w:space="0" w:color="auto"/>
                <w:bottom w:val="none" w:sz="0" w:space="0" w:color="auto"/>
                <w:right w:val="none" w:sz="0" w:space="0" w:color="auto"/>
              </w:divBdr>
            </w:div>
            <w:div w:id="440614147">
              <w:marLeft w:val="480"/>
              <w:marRight w:val="0"/>
              <w:marTop w:val="0"/>
              <w:marBottom w:val="0"/>
              <w:divBdr>
                <w:top w:val="none" w:sz="0" w:space="0" w:color="auto"/>
                <w:left w:val="none" w:sz="0" w:space="0" w:color="auto"/>
                <w:bottom w:val="none" w:sz="0" w:space="0" w:color="auto"/>
                <w:right w:val="none" w:sz="0" w:space="0" w:color="auto"/>
              </w:divBdr>
            </w:div>
            <w:div w:id="440686814">
              <w:marLeft w:val="480"/>
              <w:marRight w:val="0"/>
              <w:marTop w:val="0"/>
              <w:marBottom w:val="0"/>
              <w:divBdr>
                <w:top w:val="none" w:sz="0" w:space="0" w:color="auto"/>
                <w:left w:val="none" w:sz="0" w:space="0" w:color="auto"/>
                <w:bottom w:val="none" w:sz="0" w:space="0" w:color="auto"/>
                <w:right w:val="none" w:sz="0" w:space="0" w:color="auto"/>
              </w:divBdr>
            </w:div>
            <w:div w:id="440689566">
              <w:marLeft w:val="480"/>
              <w:marRight w:val="0"/>
              <w:marTop w:val="0"/>
              <w:marBottom w:val="0"/>
              <w:divBdr>
                <w:top w:val="none" w:sz="0" w:space="0" w:color="auto"/>
                <w:left w:val="none" w:sz="0" w:space="0" w:color="auto"/>
                <w:bottom w:val="none" w:sz="0" w:space="0" w:color="auto"/>
                <w:right w:val="none" w:sz="0" w:space="0" w:color="auto"/>
              </w:divBdr>
            </w:div>
            <w:div w:id="440882939">
              <w:marLeft w:val="480"/>
              <w:marRight w:val="0"/>
              <w:marTop w:val="0"/>
              <w:marBottom w:val="0"/>
              <w:divBdr>
                <w:top w:val="none" w:sz="0" w:space="0" w:color="auto"/>
                <w:left w:val="none" w:sz="0" w:space="0" w:color="auto"/>
                <w:bottom w:val="none" w:sz="0" w:space="0" w:color="auto"/>
                <w:right w:val="none" w:sz="0" w:space="0" w:color="auto"/>
              </w:divBdr>
            </w:div>
            <w:div w:id="440995193">
              <w:marLeft w:val="480"/>
              <w:marRight w:val="0"/>
              <w:marTop w:val="0"/>
              <w:marBottom w:val="0"/>
              <w:divBdr>
                <w:top w:val="none" w:sz="0" w:space="0" w:color="auto"/>
                <w:left w:val="none" w:sz="0" w:space="0" w:color="auto"/>
                <w:bottom w:val="none" w:sz="0" w:space="0" w:color="auto"/>
                <w:right w:val="none" w:sz="0" w:space="0" w:color="auto"/>
              </w:divBdr>
            </w:div>
            <w:div w:id="440995573">
              <w:marLeft w:val="480"/>
              <w:marRight w:val="0"/>
              <w:marTop w:val="0"/>
              <w:marBottom w:val="0"/>
              <w:divBdr>
                <w:top w:val="none" w:sz="0" w:space="0" w:color="auto"/>
                <w:left w:val="none" w:sz="0" w:space="0" w:color="auto"/>
                <w:bottom w:val="none" w:sz="0" w:space="0" w:color="auto"/>
                <w:right w:val="none" w:sz="0" w:space="0" w:color="auto"/>
              </w:divBdr>
            </w:div>
            <w:div w:id="440995762">
              <w:marLeft w:val="480"/>
              <w:marRight w:val="0"/>
              <w:marTop w:val="0"/>
              <w:marBottom w:val="0"/>
              <w:divBdr>
                <w:top w:val="none" w:sz="0" w:space="0" w:color="auto"/>
                <w:left w:val="none" w:sz="0" w:space="0" w:color="auto"/>
                <w:bottom w:val="none" w:sz="0" w:space="0" w:color="auto"/>
                <w:right w:val="none" w:sz="0" w:space="0" w:color="auto"/>
              </w:divBdr>
            </w:div>
            <w:div w:id="441001220">
              <w:marLeft w:val="480"/>
              <w:marRight w:val="0"/>
              <w:marTop w:val="0"/>
              <w:marBottom w:val="0"/>
              <w:divBdr>
                <w:top w:val="none" w:sz="0" w:space="0" w:color="auto"/>
                <w:left w:val="none" w:sz="0" w:space="0" w:color="auto"/>
                <w:bottom w:val="none" w:sz="0" w:space="0" w:color="auto"/>
                <w:right w:val="none" w:sz="0" w:space="0" w:color="auto"/>
              </w:divBdr>
            </w:div>
            <w:div w:id="441071588">
              <w:marLeft w:val="480"/>
              <w:marRight w:val="0"/>
              <w:marTop w:val="0"/>
              <w:marBottom w:val="0"/>
              <w:divBdr>
                <w:top w:val="none" w:sz="0" w:space="0" w:color="auto"/>
                <w:left w:val="none" w:sz="0" w:space="0" w:color="auto"/>
                <w:bottom w:val="none" w:sz="0" w:space="0" w:color="auto"/>
                <w:right w:val="none" w:sz="0" w:space="0" w:color="auto"/>
              </w:divBdr>
            </w:div>
            <w:div w:id="441071806">
              <w:marLeft w:val="480"/>
              <w:marRight w:val="0"/>
              <w:marTop w:val="0"/>
              <w:marBottom w:val="0"/>
              <w:divBdr>
                <w:top w:val="none" w:sz="0" w:space="0" w:color="auto"/>
                <w:left w:val="none" w:sz="0" w:space="0" w:color="auto"/>
                <w:bottom w:val="none" w:sz="0" w:space="0" w:color="auto"/>
                <w:right w:val="none" w:sz="0" w:space="0" w:color="auto"/>
              </w:divBdr>
            </w:div>
            <w:div w:id="441076054">
              <w:marLeft w:val="480"/>
              <w:marRight w:val="0"/>
              <w:marTop w:val="0"/>
              <w:marBottom w:val="0"/>
              <w:divBdr>
                <w:top w:val="none" w:sz="0" w:space="0" w:color="auto"/>
                <w:left w:val="none" w:sz="0" w:space="0" w:color="auto"/>
                <w:bottom w:val="none" w:sz="0" w:space="0" w:color="auto"/>
                <w:right w:val="none" w:sz="0" w:space="0" w:color="auto"/>
              </w:divBdr>
            </w:div>
            <w:div w:id="441219881">
              <w:marLeft w:val="480"/>
              <w:marRight w:val="0"/>
              <w:marTop w:val="0"/>
              <w:marBottom w:val="0"/>
              <w:divBdr>
                <w:top w:val="none" w:sz="0" w:space="0" w:color="auto"/>
                <w:left w:val="none" w:sz="0" w:space="0" w:color="auto"/>
                <w:bottom w:val="none" w:sz="0" w:space="0" w:color="auto"/>
                <w:right w:val="none" w:sz="0" w:space="0" w:color="auto"/>
              </w:divBdr>
            </w:div>
            <w:div w:id="441343650">
              <w:marLeft w:val="480"/>
              <w:marRight w:val="0"/>
              <w:marTop w:val="0"/>
              <w:marBottom w:val="0"/>
              <w:divBdr>
                <w:top w:val="none" w:sz="0" w:space="0" w:color="auto"/>
                <w:left w:val="none" w:sz="0" w:space="0" w:color="auto"/>
                <w:bottom w:val="none" w:sz="0" w:space="0" w:color="auto"/>
                <w:right w:val="none" w:sz="0" w:space="0" w:color="auto"/>
              </w:divBdr>
            </w:div>
            <w:div w:id="441346459">
              <w:marLeft w:val="480"/>
              <w:marRight w:val="0"/>
              <w:marTop w:val="0"/>
              <w:marBottom w:val="0"/>
              <w:divBdr>
                <w:top w:val="none" w:sz="0" w:space="0" w:color="auto"/>
                <w:left w:val="none" w:sz="0" w:space="0" w:color="auto"/>
                <w:bottom w:val="none" w:sz="0" w:space="0" w:color="auto"/>
                <w:right w:val="none" w:sz="0" w:space="0" w:color="auto"/>
              </w:divBdr>
            </w:div>
            <w:div w:id="441459125">
              <w:marLeft w:val="480"/>
              <w:marRight w:val="0"/>
              <w:marTop w:val="0"/>
              <w:marBottom w:val="0"/>
              <w:divBdr>
                <w:top w:val="none" w:sz="0" w:space="0" w:color="auto"/>
                <w:left w:val="none" w:sz="0" w:space="0" w:color="auto"/>
                <w:bottom w:val="none" w:sz="0" w:space="0" w:color="auto"/>
                <w:right w:val="none" w:sz="0" w:space="0" w:color="auto"/>
              </w:divBdr>
            </w:div>
            <w:div w:id="441530497">
              <w:marLeft w:val="480"/>
              <w:marRight w:val="0"/>
              <w:marTop w:val="0"/>
              <w:marBottom w:val="0"/>
              <w:divBdr>
                <w:top w:val="none" w:sz="0" w:space="0" w:color="auto"/>
                <w:left w:val="none" w:sz="0" w:space="0" w:color="auto"/>
                <w:bottom w:val="none" w:sz="0" w:space="0" w:color="auto"/>
                <w:right w:val="none" w:sz="0" w:space="0" w:color="auto"/>
              </w:divBdr>
            </w:div>
            <w:div w:id="441537074">
              <w:marLeft w:val="480"/>
              <w:marRight w:val="0"/>
              <w:marTop w:val="0"/>
              <w:marBottom w:val="0"/>
              <w:divBdr>
                <w:top w:val="none" w:sz="0" w:space="0" w:color="auto"/>
                <w:left w:val="none" w:sz="0" w:space="0" w:color="auto"/>
                <w:bottom w:val="none" w:sz="0" w:space="0" w:color="auto"/>
                <w:right w:val="none" w:sz="0" w:space="0" w:color="auto"/>
              </w:divBdr>
            </w:div>
            <w:div w:id="441605858">
              <w:marLeft w:val="480"/>
              <w:marRight w:val="0"/>
              <w:marTop w:val="0"/>
              <w:marBottom w:val="0"/>
              <w:divBdr>
                <w:top w:val="none" w:sz="0" w:space="0" w:color="auto"/>
                <w:left w:val="none" w:sz="0" w:space="0" w:color="auto"/>
                <w:bottom w:val="none" w:sz="0" w:space="0" w:color="auto"/>
                <w:right w:val="none" w:sz="0" w:space="0" w:color="auto"/>
              </w:divBdr>
            </w:div>
            <w:div w:id="441606068">
              <w:marLeft w:val="480"/>
              <w:marRight w:val="0"/>
              <w:marTop w:val="0"/>
              <w:marBottom w:val="0"/>
              <w:divBdr>
                <w:top w:val="none" w:sz="0" w:space="0" w:color="auto"/>
                <w:left w:val="none" w:sz="0" w:space="0" w:color="auto"/>
                <w:bottom w:val="none" w:sz="0" w:space="0" w:color="auto"/>
                <w:right w:val="none" w:sz="0" w:space="0" w:color="auto"/>
              </w:divBdr>
            </w:div>
            <w:div w:id="441612148">
              <w:marLeft w:val="480"/>
              <w:marRight w:val="0"/>
              <w:marTop w:val="0"/>
              <w:marBottom w:val="0"/>
              <w:divBdr>
                <w:top w:val="none" w:sz="0" w:space="0" w:color="auto"/>
                <w:left w:val="none" w:sz="0" w:space="0" w:color="auto"/>
                <w:bottom w:val="none" w:sz="0" w:space="0" w:color="auto"/>
                <w:right w:val="none" w:sz="0" w:space="0" w:color="auto"/>
              </w:divBdr>
            </w:div>
            <w:div w:id="441649170">
              <w:marLeft w:val="480"/>
              <w:marRight w:val="0"/>
              <w:marTop w:val="0"/>
              <w:marBottom w:val="0"/>
              <w:divBdr>
                <w:top w:val="none" w:sz="0" w:space="0" w:color="auto"/>
                <w:left w:val="none" w:sz="0" w:space="0" w:color="auto"/>
                <w:bottom w:val="none" w:sz="0" w:space="0" w:color="auto"/>
                <w:right w:val="none" w:sz="0" w:space="0" w:color="auto"/>
              </w:divBdr>
            </w:div>
            <w:div w:id="441799922">
              <w:marLeft w:val="480"/>
              <w:marRight w:val="0"/>
              <w:marTop w:val="0"/>
              <w:marBottom w:val="0"/>
              <w:divBdr>
                <w:top w:val="none" w:sz="0" w:space="0" w:color="auto"/>
                <w:left w:val="none" w:sz="0" w:space="0" w:color="auto"/>
                <w:bottom w:val="none" w:sz="0" w:space="0" w:color="auto"/>
                <w:right w:val="none" w:sz="0" w:space="0" w:color="auto"/>
              </w:divBdr>
            </w:div>
            <w:div w:id="441803847">
              <w:marLeft w:val="480"/>
              <w:marRight w:val="0"/>
              <w:marTop w:val="0"/>
              <w:marBottom w:val="0"/>
              <w:divBdr>
                <w:top w:val="none" w:sz="0" w:space="0" w:color="auto"/>
                <w:left w:val="none" w:sz="0" w:space="0" w:color="auto"/>
                <w:bottom w:val="none" w:sz="0" w:space="0" w:color="auto"/>
                <w:right w:val="none" w:sz="0" w:space="0" w:color="auto"/>
              </w:divBdr>
            </w:div>
            <w:div w:id="441805600">
              <w:marLeft w:val="480"/>
              <w:marRight w:val="0"/>
              <w:marTop w:val="0"/>
              <w:marBottom w:val="0"/>
              <w:divBdr>
                <w:top w:val="none" w:sz="0" w:space="0" w:color="auto"/>
                <w:left w:val="none" w:sz="0" w:space="0" w:color="auto"/>
                <w:bottom w:val="none" w:sz="0" w:space="0" w:color="auto"/>
                <w:right w:val="none" w:sz="0" w:space="0" w:color="auto"/>
              </w:divBdr>
            </w:div>
            <w:div w:id="441997569">
              <w:marLeft w:val="480"/>
              <w:marRight w:val="0"/>
              <w:marTop w:val="0"/>
              <w:marBottom w:val="0"/>
              <w:divBdr>
                <w:top w:val="none" w:sz="0" w:space="0" w:color="auto"/>
                <w:left w:val="none" w:sz="0" w:space="0" w:color="auto"/>
                <w:bottom w:val="none" w:sz="0" w:space="0" w:color="auto"/>
                <w:right w:val="none" w:sz="0" w:space="0" w:color="auto"/>
              </w:divBdr>
            </w:div>
            <w:div w:id="442189548">
              <w:marLeft w:val="480"/>
              <w:marRight w:val="0"/>
              <w:marTop w:val="0"/>
              <w:marBottom w:val="0"/>
              <w:divBdr>
                <w:top w:val="none" w:sz="0" w:space="0" w:color="auto"/>
                <w:left w:val="none" w:sz="0" w:space="0" w:color="auto"/>
                <w:bottom w:val="none" w:sz="0" w:space="0" w:color="auto"/>
                <w:right w:val="none" w:sz="0" w:space="0" w:color="auto"/>
              </w:divBdr>
            </w:div>
            <w:div w:id="442191815">
              <w:marLeft w:val="480"/>
              <w:marRight w:val="0"/>
              <w:marTop w:val="0"/>
              <w:marBottom w:val="0"/>
              <w:divBdr>
                <w:top w:val="none" w:sz="0" w:space="0" w:color="auto"/>
                <w:left w:val="none" w:sz="0" w:space="0" w:color="auto"/>
                <w:bottom w:val="none" w:sz="0" w:space="0" w:color="auto"/>
                <w:right w:val="none" w:sz="0" w:space="0" w:color="auto"/>
              </w:divBdr>
            </w:div>
            <w:div w:id="442264237">
              <w:marLeft w:val="480"/>
              <w:marRight w:val="0"/>
              <w:marTop w:val="0"/>
              <w:marBottom w:val="0"/>
              <w:divBdr>
                <w:top w:val="none" w:sz="0" w:space="0" w:color="auto"/>
                <w:left w:val="none" w:sz="0" w:space="0" w:color="auto"/>
                <w:bottom w:val="none" w:sz="0" w:space="0" w:color="auto"/>
                <w:right w:val="none" w:sz="0" w:space="0" w:color="auto"/>
              </w:divBdr>
            </w:div>
            <w:div w:id="442307837">
              <w:marLeft w:val="480"/>
              <w:marRight w:val="0"/>
              <w:marTop w:val="0"/>
              <w:marBottom w:val="0"/>
              <w:divBdr>
                <w:top w:val="none" w:sz="0" w:space="0" w:color="auto"/>
                <w:left w:val="none" w:sz="0" w:space="0" w:color="auto"/>
                <w:bottom w:val="none" w:sz="0" w:space="0" w:color="auto"/>
                <w:right w:val="none" w:sz="0" w:space="0" w:color="auto"/>
              </w:divBdr>
            </w:div>
            <w:div w:id="442503509">
              <w:marLeft w:val="480"/>
              <w:marRight w:val="0"/>
              <w:marTop w:val="0"/>
              <w:marBottom w:val="0"/>
              <w:divBdr>
                <w:top w:val="none" w:sz="0" w:space="0" w:color="auto"/>
                <w:left w:val="none" w:sz="0" w:space="0" w:color="auto"/>
                <w:bottom w:val="none" w:sz="0" w:space="0" w:color="auto"/>
                <w:right w:val="none" w:sz="0" w:space="0" w:color="auto"/>
              </w:divBdr>
            </w:div>
            <w:div w:id="442774636">
              <w:marLeft w:val="480"/>
              <w:marRight w:val="0"/>
              <w:marTop w:val="0"/>
              <w:marBottom w:val="0"/>
              <w:divBdr>
                <w:top w:val="none" w:sz="0" w:space="0" w:color="auto"/>
                <w:left w:val="none" w:sz="0" w:space="0" w:color="auto"/>
                <w:bottom w:val="none" w:sz="0" w:space="0" w:color="auto"/>
                <w:right w:val="none" w:sz="0" w:space="0" w:color="auto"/>
              </w:divBdr>
            </w:div>
            <w:div w:id="442920463">
              <w:marLeft w:val="480"/>
              <w:marRight w:val="0"/>
              <w:marTop w:val="0"/>
              <w:marBottom w:val="0"/>
              <w:divBdr>
                <w:top w:val="none" w:sz="0" w:space="0" w:color="auto"/>
                <w:left w:val="none" w:sz="0" w:space="0" w:color="auto"/>
                <w:bottom w:val="none" w:sz="0" w:space="0" w:color="auto"/>
                <w:right w:val="none" w:sz="0" w:space="0" w:color="auto"/>
              </w:divBdr>
            </w:div>
            <w:div w:id="442965053">
              <w:marLeft w:val="480"/>
              <w:marRight w:val="0"/>
              <w:marTop w:val="0"/>
              <w:marBottom w:val="0"/>
              <w:divBdr>
                <w:top w:val="none" w:sz="0" w:space="0" w:color="auto"/>
                <w:left w:val="none" w:sz="0" w:space="0" w:color="auto"/>
                <w:bottom w:val="none" w:sz="0" w:space="0" w:color="auto"/>
                <w:right w:val="none" w:sz="0" w:space="0" w:color="auto"/>
              </w:divBdr>
            </w:div>
            <w:div w:id="443112467">
              <w:marLeft w:val="480"/>
              <w:marRight w:val="0"/>
              <w:marTop w:val="0"/>
              <w:marBottom w:val="0"/>
              <w:divBdr>
                <w:top w:val="none" w:sz="0" w:space="0" w:color="auto"/>
                <w:left w:val="none" w:sz="0" w:space="0" w:color="auto"/>
                <w:bottom w:val="none" w:sz="0" w:space="0" w:color="auto"/>
                <w:right w:val="none" w:sz="0" w:space="0" w:color="auto"/>
              </w:divBdr>
            </w:div>
            <w:div w:id="443156357">
              <w:marLeft w:val="480"/>
              <w:marRight w:val="0"/>
              <w:marTop w:val="0"/>
              <w:marBottom w:val="0"/>
              <w:divBdr>
                <w:top w:val="none" w:sz="0" w:space="0" w:color="auto"/>
                <w:left w:val="none" w:sz="0" w:space="0" w:color="auto"/>
                <w:bottom w:val="none" w:sz="0" w:space="0" w:color="auto"/>
                <w:right w:val="none" w:sz="0" w:space="0" w:color="auto"/>
              </w:divBdr>
            </w:div>
            <w:div w:id="443157618">
              <w:marLeft w:val="480"/>
              <w:marRight w:val="0"/>
              <w:marTop w:val="0"/>
              <w:marBottom w:val="0"/>
              <w:divBdr>
                <w:top w:val="none" w:sz="0" w:space="0" w:color="auto"/>
                <w:left w:val="none" w:sz="0" w:space="0" w:color="auto"/>
                <w:bottom w:val="none" w:sz="0" w:space="0" w:color="auto"/>
                <w:right w:val="none" w:sz="0" w:space="0" w:color="auto"/>
              </w:divBdr>
            </w:div>
            <w:div w:id="443379515">
              <w:marLeft w:val="480"/>
              <w:marRight w:val="0"/>
              <w:marTop w:val="0"/>
              <w:marBottom w:val="0"/>
              <w:divBdr>
                <w:top w:val="none" w:sz="0" w:space="0" w:color="auto"/>
                <w:left w:val="none" w:sz="0" w:space="0" w:color="auto"/>
                <w:bottom w:val="none" w:sz="0" w:space="0" w:color="auto"/>
                <w:right w:val="none" w:sz="0" w:space="0" w:color="auto"/>
              </w:divBdr>
            </w:div>
            <w:div w:id="443428607">
              <w:marLeft w:val="480"/>
              <w:marRight w:val="0"/>
              <w:marTop w:val="0"/>
              <w:marBottom w:val="0"/>
              <w:divBdr>
                <w:top w:val="none" w:sz="0" w:space="0" w:color="auto"/>
                <w:left w:val="none" w:sz="0" w:space="0" w:color="auto"/>
                <w:bottom w:val="none" w:sz="0" w:space="0" w:color="auto"/>
                <w:right w:val="none" w:sz="0" w:space="0" w:color="auto"/>
              </w:divBdr>
            </w:div>
            <w:div w:id="443497263">
              <w:marLeft w:val="480"/>
              <w:marRight w:val="0"/>
              <w:marTop w:val="0"/>
              <w:marBottom w:val="0"/>
              <w:divBdr>
                <w:top w:val="none" w:sz="0" w:space="0" w:color="auto"/>
                <w:left w:val="none" w:sz="0" w:space="0" w:color="auto"/>
                <w:bottom w:val="none" w:sz="0" w:space="0" w:color="auto"/>
                <w:right w:val="none" w:sz="0" w:space="0" w:color="auto"/>
              </w:divBdr>
            </w:div>
            <w:div w:id="443499477">
              <w:marLeft w:val="480"/>
              <w:marRight w:val="0"/>
              <w:marTop w:val="0"/>
              <w:marBottom w:val="0"/>
              <w:divBdr>
                <w:top w:val="none" w:sz="0" w:space="0" w:color="auto"/>
                <w:left w:val="none" w:sz="0" w:space="0" w:color="auto"/>
                <w:bottom w:val="none" w:sz="0" w:space="0" w:color="auto"/>
                <w:right w:val="none" w:sz="0" w:space="0" w:color="auto"/>
              </w:divBdr>
            </w:div>
            <w:div w:id="443500369">
              <w:marLeft w:val="480"/>
              <w:marRight w:val="0"/>
              <w:marTop w:val="0"/>
              <w:marBottom w:val="0"/>
              <w:divBdr>
                <w:top w:val="none" w:sz="0" w:space="0" w:color="auto"/>
                <w:left w:val="none" w:sz="0" w:space="0" w:color="auto"/>
                <w:bottom w:val="none" w:sz="0" w:space="0" w:color="auto"/>
                <w:right w:val="none" w:sz="0" w:space="0" w:color="auto"/>
              </w:divBdr>
            </w:div>
            <w:div w:id="443502502">
              <w:marLeft w:val="480"/>
              <w:marRight w:val="0"/>
              <w:marTop w:val="0"/>
              <w:marBottom w:val="0"/>
              <w:divBdr>
                <w:top w:val="none" w:sz="0" w:space="0" w:color="auto"/>
                <w:left w:val="none" w:sz="0" w:space="0" w:color="auto"/>
                <w:bottom w:val="none" w:sz="0" w:space="0" w:color="auto"/>
                <w:right w:val="none" w:sz="0" w:space="0" w:color="auto"/>
              </w:divBdr>
            </w:div>
            <w:div w:id="443547801">
              <w:marLeft w:val="480"/>
              <w:marRight w:val="0"/>
              <w:marTop w:val="0"/>
              <w:marBottom w:val="0"/>
              <w:divBdr>
                <w:top w:val="none" w:sz="0" w:space="0" w:color="auto"/>
                <w:left w:val="none" w:sz="0" w:space="0" w:color="auto"/>
                <w:bottom w:val="none" w:sz="0" w:space="0" w:color="auto"/>
                <w:right w:val="none" w:sz="0" w:space="0" w:color="auto"/>
              </w:divBdr>
            </w:div>
            <w:div w:id="443576231">
              <w:marLeft w:val="480"/>
              <w:marRight w:val="0"/>
              <w:marTop w:val="0"/>
              <w:marBottom w:val="0"/>
              <w:divBdr>
                <w:top w:val="none" w:sz="0" w:space="0" w:color="auto"/>
                <w:left w:val="none" w:sz="0" w:space="0" w:color="auto"/>
                <w:bottom w:val="none" w:sz="0" w:space="0" w:color="auto"/>
                <w:right w:val="none" w:sz="0" w:space="0" w:color="auto"/>
              </w:divBdr>
            </w:div>
            <w:div w:id="443697325">
              <w:marLeft w:val="480"/>
              <w:marRight w:val="0"/>
              <w:marTop w:val="0"/>
              <w:marBottom w:val="0"/>
              <w:divBdr>
                <w:top w:val="none" w:sz="0" w:space="0" w:color="auto"/>
                <w:left w:val="none" w:sz="0" w:space="0" w:color="auto"/>
                <w:bottom w:val="none" w:sz="0" w:space="0" w:color="auto"/>
                <w:right w:val="none" w:sz="0" w:space="0" w:color="auto"/>
              </w:divBdr>
            </w:div>
            <w:div w:id="443768861">
              <w:marLeft w:val="480"/>
              <w:marRight w:val="0"/>
              <w:marTop w:val="0"/>
              <w:marBottom w:val="0"/>
              <w:divBdr>
                <w:top w:val="none" w:sz="0" w:space="0" w:color="auto"/>
                <w:left w:val="none" w:sz="0" w:space="0" w:color="auto"/>
                <w:bottom w:val="none" w:sz="0" w:space="0" w:color="auto"/>
                <w:right w:val="none" w:sz="0" w:space="0" w:color="auto"/>
              </w:divBdr>
            </w:div>
            <w:div w:id="444007867">
              <w:marLeft w:val="480"/>
              <w:marRight w:val="0"/>
              <w:marTop w:val="0"/>
              <w:marBottom w:val="0"/>
              <w:divBdr>
                <w:top w:val="none" w:sz="0" w:space="0" w:color="auto"/>
                <w:left w:val="none" w:sz="0" w:space="0" w:color="auto"/>
                <w:bottom w:val="none" w:sz="0" w:space="0" w:color="auto"/>
                <w:right w:val="none" w:sz="0" w:space="0" w:color="auto"/>
              </w:divBdr>
            </w:div>
            <w:div w:id="444085579">
              <w:marLeft w:val="480"/>
              <w:marRight w:val="0"/>
              <w:marTop w:val="0"/>
              <w:marBottom w:val="0"/>
              <w:divBdr>
                <w:top w:val="none" w:sz="0" w:space="0" w:color="auto"/>
                <w:left w:val="none" w:sz="0" w:space="0" w:color="auto"/>
                <w:bottom w:val="none" w:sz="0" w:space="0" w:color="auto"/>
                <w:right w:val="none" w:sz="0" w:space="0" w:color="auto"/>
              </w:divBdr>
            </w:div>
            <w:div w:id="444155010">
              <w:marLeft w:val="480"/>
              <w:marRight w:val="0"/>
              <w:marTop w:val="0"/>
              <w:marBottom w:val="0"/>
              <w:divBdr>
                <w:top w:val="none" w:sz="0" w:space="0" w:color="auto"/>
                <w:left w:val="none" w:sz="0" w:space="0" w:color="auto"/>
                <w:bottom w:val="none" w:sz="0" w:space="0" w:color="auto"/>
                <w:right w:val="none" w:sz="0" w:space="0" w:color="auto"/>
              </w:divBdr>
            </w:div>
            <w:div w:id="444269910">
              <w:marLeft w:val="480"/>
              <w:marRight w:val="0"/>
              <w:marTop w:val="0"/>
              <w:marBottom w:val="0"/>
              <w:divBdr>
                <w:top w:val="none" w:sz="0" w:space="0" w:color="auto"/>
                <w:left w:val="none" w:sz="0" w:space="0" w:color="auto"/>
                <w:bottom w:val="none" w:sz="0" w:space="0" w:color="auto"/>
                <w:right w:val="none" w:sz="0" w:space="0" w:color="auto"/>
              </w:divBdr>
            </w:div>
            <w:div w:id="444349639">
              <w:marLeft w:val="480"/>
              <w:marRight w:val="0"/>
              <w:marTop w:val="0"/>
              <w:marBottom w:val="0"/>
              <w:divBdr>
                <w:top w:val="none" w:sz="0" w:space="0" w:color="auto"/>
                <w:left w:val="none" w:sz="0" w:space="0" w:color="auto"/>
                <w:bottom w:val="none" w:sz="0" w:space="0" w:color="auto"/>
                <w:right w:val="none" w:sz="0" w:space="0" w:color="auto"/>
              </w:divBdr>
            </w:div>
            <w:div w:id="444424453">
              <w:marLeft w:val="480"/>
              <w:marRight w:val="0"/>
              <w:marTop w:val="0"/>
              <w:marBottom w:val="0"/>
              <w:divBdr>
                <w:top w:val="none" w:sz="0" w:space="0" w:color="auto"/>
                <w:left w:val="none" w:sz="0" w:space="0" w:color="auto"/>
                <w:bottom w:val="none" w:sz="0" w:space="0" w:color="auto"/>
                <w:right w:val="none" w:sz="0" w:space="0" w:color="auto"/>
              </w:divBdr>
            </w:div>
            <w:div w:id="444538769">
              <w:marLeft w:val="480"/>
              <w:marRight w:val="0"/>
              <w:marTop w:val="0"/>
              <w:marBottom w:val="0"/>
              <w:divBdr>
                <w:top w:val="none" w:sz="0" w:space="0" w:color="auto"/>
                <w:left w:val="none" w:sz="0" w:space="0" w:color="auto"/>
                <w:bottom w:val="none" w:sz="0" w:space="0" w:color="auto"/>
                <w:right w:val="none" w:sz="0" w:space="0" w:color="auto"/>
              </w:divBdr>
            </w:div>
            <w:div w:id="444662078">
              <w:marLeft w:val="480"/>
              <w:marRight w:val="0"/>
              <w:marTop w:val="0"/>
              <w:marBottom w:val="0"/>
              <w:divBdr>
                <w:top w:val="none" w:sz="0" w:space="0" w:color="auto"/>
                <w:left w:val="none" w:sz="0" w:space="0" w:color="auto"/>
                <w:bottom w:val="none" w:sz="0" w:space="0" w:color="auto"/>
                <w:right w:val="none" w:sz="0" w:space="0" w:color="auto"/>
              </w:divBdr>
            </w:div>
            <w:div w:id="444738513">
              <w:marLeft w:val="480"/>
              <w:marRight w:val="0"/>
              <w:marTop w:val="0"/>
              <w:marBottom w:val="0"/>
              <w:divBdr>
                <w:top w:val="none" w:sz="0" w:space="0" w:color="auto"/>
                <w:left w:val="none" w:sz="0" w:space="0" w:color="auto"/>
                <w:bottom w:val="none" w:sz="0" w:space="0" w:color="auto"/>
                <w:right w:val="none" w:sz="0" w:space="0" w:color="auto"/>
              </w:divBdr>
            </w:div>
            <w:div w:id="444811747">
              <w:marLeft w:val="480"/>
              <w:marRight w:val="0"/>
              <w:marTop w:val="0"/>
              <w:marBottom w:val="0"/>
              <w:divBdr>
                <w:top w:val="none" w:sz="0" w:space="0" w:color="auto"/>
                <w:left w:val="none" w:sz="0" w:space="0" w:color="auto"/>
                <w:bottom w:val="none" w:sz="0" w:space="0" w:color="auto"/>
                <w:right w:val="none" w:sz="0" w:space="0" w:color="auto"/>
              </w:divBdr>
            </w:div>
            <w:div w:id="444813210">
              <w:marLeft w:val="480"/>
              <w:marRight w:val="0"/>
              <w:marTop w:val="0"/>
              <w:marBottom w:val="0"/>
              <w:divBdr>
                <w:top w:val="none" w:sz="0" w:space="0" w:color="auto"/>
                <w:left w:val="none" w:sz="0" w:space="0" w:color="auto"/>
                <w:bottom w:val="none" w:sz="0" w:space="0" w:color="auto"/>
                <w:right w:val="none" w:sz="0" w:space="0" w:color="auto"/>
              </w:divBdr>
            </w:div>
            <w:div w:id="444882553">
              <w:marLeft w:val="480"/>
              <w:marRight w:val="0"/>
              <w:marTop w:val="0"/>
              <w:marBottom w:val="0"/>
              <w:divBdr>
                <w:top w:val="none" w:sz="0" w:space="0" w:color="auto"/>
                <w:left w:val="none" w:sz="0" w:space="0" w:color="auto"/>
                <w:bottom w:val="none" w:sz="0" w:space="0" w:color="auto"/>
                <w:right w:val="none" w:sz="0" w:space="0" w:color="auto"/>
              </w:divBdr>
            </w:div>
            <w:div w:id="444885876">
              <w:marLeft w:val="480"/>
              <w:marRight w:val="0"/>
              <w:marTop w:val="0"/>
              <w:marBottom w:val="0"/>
              <w:divBdr>
                <w:top w:val="none" w:sz="0" w:space="0" w:color="auto"/>
                <w:left w:val="none" w:sz="0" w:space="0" w:color="auto"/>
                <w:bottom w:val="none" w:sz="0" w:space="0" w:color="auto"/>
                <w:right w:val="none" w:sz="0" w:space="0" w:color="auto"/>
              </w:divBdr>
            </w:div>
            <w:div w:id="444925797">
              <w:marLeft w:val="480"/>
              <w:marRight w:val="0"/>
              <w:marTop w:val="0"/>
              <w:marBottom w:val="0"/>
              <w:divBdr>
                <w:top w:val="none" w:sz="0" w:space="0" w:color="auto"/>
                <w:left w:val="none" w:sz="0" w:space="0" w:color="auto"/>
                <w:bottom w:val="none" w:sz="0" w:space="0" w:color="auto"/>
                <w:right w:val="none" w:sz="0" w:space="0" w:color="auto"/>
              </w:divBdr>
            </w:div>
            <w:div w:id="445001287">
              <w:marLeft w:val="480"/>
              <w:marRight w:val="0"/>
              <w:marTop w:val="0"/>
              <w:marBottom w:val="0"/>
              <w:divBdr>
                <w:top w:val="none" w:sz="0" w:space="0" w:color="auto"/>
                <w:left w:val="none" w:sz="0" w:space="0" w:color="auto"/>
                <w:bottom w:val="none" w:sz="0" w:space="0" w:color="auto"/>
                <w:right w:val="none" w:sz="0" w:space="0" w:color="auto"/>
              </w:divBdr>
            </w:div>
            <w:div w:id="445007489">
              <w:marLeft w:val="480"/>
              <w:marRight w:val="0"/>
              <w:marTop w:val="0"/>
              <w:marBottom w:val="0"/>
              <w:divBdr>
                <w:top w:val="none" w:sz="0" w:space="0" w:color="auto"/>
                <w:left w:val="none" w:sz="0" w:space="0" w:color="auto"/>
                <w:bottom w:val="none" w:sz="0" w:space="0" w:color="auto"/>
                <w:right w:val="none" w:sz="0" w:space="0" w:color="auto"/>
              </w:divBdr>
            </w:div>
            <w:div w:id="445080840">
              <w:marLeft w:val="480"/>
              <w:marRight w:val="0"/>
              <w:marTop w:val="0"/>
              <w:marBottom w:val="0"/>
              <w:divBdr>
                <w:top w:val="none" w:sz="0" w:space="0" w:color="auto"/>
                <w:left w:val="none" w:sz="0" w:space="0" w:color="auto"/>
                <w:bottom w:val="none" w:sz="0" w:space="0" w:color="auto"/>
                <w:right w:val="none" w:sz="0" w:space="0" w:color="auto"/>
              </w:divBdr>
            </w:div>
            <w:div w:id="445083891">
              <w:marLeft w:val="480"/>
              <w:marRight w:val="0"/>
              <w:marTop w:val="0"/>
              <w:marBottom w:val="0"/>
              <w:divBdr>
                <w:top w:val="none" w:sz="0" w:space="0" w:color="auto"/>
                <w:left w:val="none" w:sz="0" w:space="0" w:color="auto"/>
                <w:bottom w:val="none" w:sz="0" w:space="0" w:color="auto"/>
                <w:right w:val="none" w:sz="0" w:space="0" w:color="auto"/>
              </w:divBdr>
            </w:div>
            <w:div w:id="445122005">
              <w:marLeft w:val="480"/>
              <w:marRight w:val="0"/>
              <w:marTop w:val="0"/>
              <w:marBottom w:val="0"/>
              <w:divBdr>
                <w:top w:val="none" w:sz="0" w:space="0" w:color="auto"/>
                <w:left w:val="none" w:sz="0" w:space="0" w:color="auto"/>
                <w:bottom w:val="none" w:sz="0" w:space="0" w:color="auto"/>
                <w:right w:val="none" w:sz="0" w:space="0" w:color="auto"/>
              </w:divBdr>
            </w:div>
            <w:div w:id="445194808">
              <w:marLeft w:val="480"/>
              <w:marRight w:val="0"/>
              <w:marTop w:val="0"/>
              <w:marBottom w:val="0"/>
              <w:divBdr>
                <w:top w:val="none" w:sz="0" w:space="0" w:color="auto"/>
                <w:left w:val="none" w:sz="0" w:space="0" w:color="auto"/>
                <w:bottom w:val="none" w:sz="0" w:space="0" w:color="auto"/>
                <w:right w:val="none" w:sz="0" w:space="0" w:color="auto"/>
              </w:divBdr>
            </w:div>
            <w:div w:id="445346959">
              <w:marLeft w:val="480"/>
              <w:marRight w:val="0"/>
              <w:marTop w:val="0"/>
              <w:marBottom w:val="0"/>
              <w:divBdr>
                <w:top w:val="none" w:sz="0" w:space="0" w:color="auto"/>
                <w:left w:val="none" w:sz="0" w:space="0" w:color="auto"/>
                <w:bottom w:val="none" w:sz="0" w:space="0" w:color="auto"/>
                <w:right w:val="none" w:sz="0" w:space="0" w:color="auto"/>
              </w:divBdr>
            </w:div>
            <w:div w:id="445347743">
              <w:marLeft w:val="480"/>
              <w:marRight w:val="0"/>
              <w:marTop w:val="0"/>
              <w:marBottom w:val="0"/>
              <w:divBdr>
                <w:top w:val="none" w:sz="0" w:space="0" w:color="auto"/>
                <w:left w:val="none" w:sz="0" w:space="0" w:color="auto"/>
                <w:bottom w:val="none" w:sz="0" w:space="0" w:color="auto"/>
                <w:right w:val="none" w:sz="0" w:space="0" w:color="auto"/>
              </w:divBdr>
            </w:div>
            <w:div w:id="445467705">
              <w:marLeft w:val="480"/>
              <w:marRight w:val="0"/>
              <w:marTop w:val="0"/>
              <w:marBottom w:val="0"/>
              <w:divBdr>
                <w:top w:val="none" w:sz="0" w:space="0" w:color="auto"/>
                <w:left w:val="none" w:sz="0" w:space="0" w:color="auto"/>
                <w:bottom w:val="none" w:sz="0" w:space="0" w:color="auto"/>
                <w:right w:val="none" w:sz="0" w:space="0" w:color="auto"/>
              </w:divBdr>
            </w:div>
            <w:div w:id="445657780">
              <w:marLeft w:val="480"/>
              <w:marRight w:val="0"/>
              <w:marTop w:val="0"/>
              <w:marBottom w:val="0"/>
              <w:divBdr>
                <w:top w:val="none" w:sz="0" w:space="0" w:color="auto"/>
                <w:left w:val="none" w:sz="0" w:space="0" w:color="auto"/>
                <w:bottom w:val="none" w:sz="0" w:space="0" w:color="auto"/>
                <w:right w:val="none" w:sz="0" w:space="0" w:color="auto"/>
              </w:divBdr>
            </w:div>
            <w:div w:id="445660165">
              <w:marLeft w:val="480"/>
              <w:marRight w:val="0"/>
              <w:marTop w:val="0"/>
              <w:marBottom w:val="0"/>
              <w:divBdr>
                <w:top w:val="none" w:sz="0" w:space="0" w:color="auto"/>
                <w:left w:val="none" w:sz="0" w:space="0" w:color="auto"/>
                <w:bottom w:val="none" w:sz="0" w:space="0" w:color="auto"/>
                <w:right w:val="none" w:sz="0" w:space="0" w:color="auto"/>
              </w:divBdr>
            </w:div>
            <w:div w:id="445660984">
              <w:marLeft w:val="480"/>
              <w:marRight w:val="0"/>
              <w:marTop w:val="0"/>
              <w:marBottom w:val="0"/>
              <w:divBdr>
                <w:top w:val="none" w:sz="0" w:space="0" w:color="auto"/>
                <w:left w:val="none" w:sz="0" w:space="0" w:color="auto"/>
                <w:bottom w:val="none" w:sz="0" w:space="0" w:color="auto"/>
                <w:right w:val="none" w:sz="0" w:space="0" w:color="auto"/>
              </w:divBdr>
            </w:div>
            <w:div w:id="445732135">
              <w:marLeft w:val="480"/>
              <w:marRight w:val="0"/>
              <w:marTop w:val="0"/>
              <w:marBottom w:val="0"/>
              <w:divBdr>
                <w:top w:val="none" w:sz="0" w:space="0" w:color="auto"/>
                <w:left w:val="none" w:sz="0" w:space="0" w:color="auto"/>
                <w:bottom w:val="none" w:sz="0" w:space="0" w:color="auto"/>
                <w:right w:val="none" w:sz="0" w:space="0" w:color="auto"/>
              </w:divBdr>
            </w:div>
            <w:div w:id="445782430">
              <w:marLeft w:val="480"/>
              <w:marRight w:val="0"/>
              <w:marTop w:val="0"/>
              <w:marBottom w:val="0"/>
              <w:divBdr>
                <w:top w:val="none" w:sz="0" w:space="0" w:color="auto"/>
                <w:left w:val="none" w:sz="0" w:space="0" w:color="auto"/>
                <w:bottom w:val="none" w:sz="0" w:space="0" w:color="auto"/>
                <w:right w:val="none" w:sz="0" w:space="0" w:color="auto"/>
              </w:divBdr>
            </w:div>
            <w:div w:id="445806342">
              <w:marLeft w:val="480"/>
              <w:marRight w:val="0"/>
              <w:marTop w:val="0"/>
              <w:marBottom w:val="0"/>
              <w:divBdr>
                <w:top w:val="none" w:sz="0" w:space="0" w:color="auto"/>
                <w:left w:val="none" w:sz="0" w:space="0" w:color="auto"/>
                <w:bottom w:val="none" w:sz="0" w:space="0" w:color="auto"/>
                <w:right w:val="none" w:sz="0" w:space="0" w:color="auto"/>
              </w:divBdr>
            </w:div>
            <w:div w:id="445848894">
              <w:marLeft w:val="480"/>
              <w:marRight w:val="0"/>
              <w:marTop w:val="0"/>
              <w:marBottom w:val="0"/>
              <w:divBdr>
                <w:top w:val="none" w:sz="0" w:space="0" w:color="auto"/>
                <w:left w:val="none" w:sz="0" w:space="0" w:color="auto"/>
                <w:bottom w:val="none" w:sz="0" w:space="0" w:color="auto"/>
                <w:right w:val="none" w:sz="0" w:space="0" w:color="auto"/>
              </w:divBdr>
            </w:div>
            <w:div w:id="445930503">
              <w:marLeft w:val="480"/>
              <w:marRight w:val="0"/>
              <w:marTop w:val="0"/>
              <w:marBottom w:val="0"/>
              <w:divBdr>
                <w:top w:val="none" w:sz="0" w:space="0" w:color="auto"/>
                <w:left w:val="none" w:sz="0" w:space="0" w:color="auto"/>
                <w:bottom w:val="none" w:sz="0" w:space="0" w:color="auto"/>
                <w:right w:val="none" w:sz="0" w:space="0" w:color="auto"/>
              </w:divBdr>
            </w:div>
            <w:div w:id="446042666">
              <w:marLeft w:val="480"/>
              <w:marRight w:val="0"/>
              <w:marTop w:val="0"/>
              <w:marBottom w:val="0"/>
              <w:divBdr>
                <w:top w:val="none" w:sz="0" w:space="0" w:color="auto"/>
                <w:left w:val="none" w:sz="0" w:space="0" w:color="auto"/>
                <w:bottom w:val="none" w:sz="0" w:space="0" w:color="auto"/>
                <w:right w:val="none" w:sz="0" w:space="0" w:color="auto"/>
              </w:divBdr>
            </w:div>
            <w:div w:id="446049006">
              <w:marLeft w:val="480"/>
              <w:marRight w:val="0"/>
              <w:marTop w:val="0"/>
              <w:marBottom w:val="0"/>
              <w:divBdr>
                <w:top w:val="none" w:sz="0" w:space="0" w:color="auto"/>
                <w:left w:val="none" w:sz="0" w:space="0" w:color="auto"/>
                <w:bottom w:val="none" w:sz="0" w:space="0" w:color="auto"/>
                <w:right w:val="none" w:sz="0" w:space="0" w:color="auto"/>
              </w:divBdr>
            </w:div>
            <w:div w:id="446049601">
              <w:marLeft w:val="480"/>
              <w:marRight w:val="0"/>
              <w:marTop w:val="0"/>
              <w:marBottom w:val="0"/>
              <w:divBdr>
                <w:top w:val="none" w:sz="0" w:space="0" w:color="auto"/>
                <w:left w:val="none" w:sz="0" w:space="0" w:color="auto"/>
                <w:bottom w:val="none" w:sz="0" w:space="0" w:color="auto"/>
                <w:right w:val="none" w:sz="0" w:space="0" w:color="auto"/>
              </w:divBdr>
            </w:div>
            <w:div w:id="446123039">
              <w:marLeft w:val="480"/>
              <w:marRight w:val="0"/>
              <w:marTop w:val="0"/>
              <w:marBottom w:val="0"/>
              <w:divBdr>
                <w:top w:val="none" w:sz="0" w:space="0" w:color="auto"/>
                <w:left w:val="none" w:sz="0" w:space="0" w:color="auto"/>
                <w:bottom w:val="none" w:sz="0" w:space="0" w:color="auto"/>
                <w:right w:val="none" w:sz="0" w:space="0" w:color="auto"/>
              </w:divBdr>
            </w:div>
            <w:div w:id="446169388">
              <w:marLeft w:val="480"/>
              <w:marRight w:val="0"/>
              <w:marTop w:val="0"/>
              <w:marBottom w:val="0"/>
              <w:divBdr>
                <w:top w:val="none" w:sz="0" w:space="0" w:color="auto"/>
                <w:left w:val="none" w:sz="0" w:space="0" w:color="auto"/>
                <w:bottom w:val="none" w:sz="0" w:space="0" w:color="auto"/>
                <w:right w:val="none" w:sz="0" w:space="0" w:color="auto"/>
              </w:divBdr>
            </w:div>
            <w:div w:id="446241565">
              <w:marLeft w:val="480"/>
              <w:marRight w:val="0"/>
              <w:marTop w:val="0"/>
              <w:marBottom w:val="0"/>
              <w:divBdr>
                <w:top w:val="none" w:sz="0" w:space="0" w:color="auto"/>
                <w:left w:val="none" w:sz="0" w:space="0" w:color="auto"/>
                <w:bottom w:val="none" w:sz="0" w:space="0" w:color="auto"/>
                <w:right w:val="none" w:sz="0" w:space="0" w:color="auto"/>
              </w:divBdr>
            </w:div>
            <w:div w:id="446311746">
              <w:marLeft w:val="480"/>
              <w:marRight w:val="0"/>
              <w:marTop w:val="0"/>
              <w:marBottom w:val="0"/>
              <w:divBdr>
                <w:top w:val="none" w:sz="0" w:space="0" w:color="auto"/>
                <w:left w:val="none" w:sz="0" w:space="0" w:color="auto"/>
                <w:bottom w:val="none" w:sz="0" w:space="0" w:color="auto"/>
                <w:right w:val="none" w:sz="0" w:space="0" w:color="auto"/>
              </w:divBdr>
            </w:div>
            <w:div w:id="446434931">
              <w:marLeft w:val="480"/>
              <w:marRight w:val="0"/>
              <w:marTop w:val="0"/>
              <w:marBottom w:val="0"/>
              <w:divBdr>
                <w:top w:val="none" w:sz="0" w:space="0" w:color="auto"/>
                <w:left w:val="none" w:sz="0" w:space="0" w:color="auto"/>
                <w:bottom w:val="none" w:sz="0" w:space="0" w:color="auto"/>
                <w:right w:val="none" w:sz="0" w:space="0" w:color="auto"/>
              </w:divBdr>
            </w:div>
            <w:div w:id="446511341">
              <w:marLeft w:val="480"/>
              <w:marRight w:val="0"/>
              <w:marTop w:val="0"/>
              <w:marBottom w:val="0"/>
              <w:divBdr>
                <w:top w:val="none" w:sz="0" w:space="0" w:color="auto"/>
                <w:left w:val="none" w:sz="0" w:space="0" w:color="auto"/>
                <w:bottom w:val="none" w:sz="0" w:space="0" w:color="auto"/>
                <w:right w:val="none" w:sz="0" w:space="0" w:color="auto"/>
              </w:divBdr>
            </w:div>
            <w:div w:id="446630888">
              <w:marLeft w:val="480"/>
              <w:marRight w:val="0"/>
              <w:marTop w:val="0"/>
              <w:marBottom w:val="0"/>
              <w:divBdr>
                <w:top w:val="none" w:sz="0" w:space="0" w:color="auto"/>
                <w:left w:val="none" w:sz="0" w:space="0" w:color="auto"/>
                <w:bottom w:val="none" w:sz="0" w:space="0" w:color="auto"/>
                <w:right w:val="none" w:sz="0" w:space="0" w:color="auto"/>
              </w:divBdr>
            </w:div>
            <w:div w:id="446699148">
              <w:marLeft w:val="480"/>
              <w:marRight w:val="0"/>
              <w:marTop w:val="0"/>
              <w:marBottom w:val="0"/>
              <w:divBdr>
                <w:top w:val="none" w:sz="0" w:space="0" w:color="auto"/>
                <w:left w:val="none" w:sz="0" w:space="0" w:color="auto"/>
                <w:bottom w:val="none" w:sz="0" w:space="0" w:color="auto"/>
                <w:right w:val="none" w:sz="0" w:space="0" w:color="auto"/>
              </w:divBdr>
            </w:div>
            <w:div w:id="446702993">
              <w:marLeft w:val="480"/>
              <w:marRight w:val="0"/>
              <w:marTop w:val="0"/>
              <w:marBottom w:val="0"/>
              <w:divBdr>
                <w:top w:val="none" w:sz="0" w:space="0" w:color="auto"/>
                <w:left w:val="none" w:sz="0" w:space="0" w:color="auto"/>
                <w:bottom w:val="none" w:sz="0" w:space="0" w:color="auto"/>
                <w:right w:val="none" w:sz="0" w:space="0" w:color="auto"/>
              </w:divBdr>
            </w:div>
            <w:div w:id="446774132">
              <w:marLeft w:val="480"/>
              <w:marRight w:val="0"/>
              <w:marTop w:val="0"/>
              <w:marBottom w:val="0"/>
              <w:divBdr>
                <w:top w:val="none" w:sz="0" w:space="0" w:color="auto"/>
                <w:left w:val="none" w:sz="0" w:space="0" w:color="auto"/>
                <w:bottom w:val="none" w:sz="0" w:space="0" w:color="auto"/>
                <w:right w:val="none" w:sz="0" w:space="0" w:color="auto"/>
              </w:divBdr>
            </w:div>
            <w:div w:id="446850695">
              <w:marLeft w:val="480"/>
              <w:marRight w:val="0"/>
              <w:marTop w:val="0"/>
              <w:marBottom w:val="0"/>
              <w:divBdr>
                <w:top w:val="none" w:sz="0" w:space="0" w:color="auto"/>
                <w:left w:val="none" w:sz="0" w:space="0" w:color="auto"/>
                <w:bottom w:val="none" w:sz="0" w:space="0" w:color="auto"/>
                <w:right w:val="none" w:sz="0" w:space="0" w:color="auto"/>
              </w:divBdr>
            </w:div>
            <w:div w:id="447238928">
              <w:marLeft w:val="480"/>
              <w:marRight w:val="0"/>
              <w:marTop w:val="0"/>
              <w:marBottom w:val="0"/>
              <w:divBdr>
                <w:top w:val="none" w:sz="0" w:space="0" w:color="auto"/>
                <w:left w:val="none" w:sz="0" w:space="0" w:color="auto"/>
                <w:bottom w:val="none" w:sz="0" w:space="0" w:color="auto"/>
                <w:right w:val="none" w:sz="0" w:space="0" w:color="auto"/>
              </w:divBdr>
            </w:div>
            <w:div w:id="447242929">
              <w:marLeft w:val="480"/>
              <w:marRight w:val="0"/>
              <w:marTop w:val="0"/>
              <w:marBottom w:val="0"/>
              <w:divBdr>
                <w:top w:val="none" w:sz="0" w:space="0" w:color="auto"/>
                <w:left w:val="none" w:sz="0" w:space="0" w:color="auto"/>
                <w:bottom w:val="none" w:sz="0" w:space="0" w:color="auto"/>
                <w:right w:val="none" w:sz="0" w:space="0" w:color="auto"/>
              </w:divBdr>
            </w:div>
            <w:div w:id="447283874">
              <w:marLeft w:val="480"/>
              <w:marRight w:val="0"/>
              <w:marTop w:val="0"/>
              <w:marBottom w:val="0"/>
              <w:divBdr>
                <w:top w:val="none" w:sz="0" w:space="0" w:color="auto"/>
                <w:left w:val="none" w:sz="0" w:space="0" w:color="auto"/>
                <w:bottom w:val="none" w:sz="0" w:space="0" w:color="auto"/>
                <w:right w:val="none" w:sz="0" w:space="0" w:color="auto"/>
              </w:divBdr>
            </w:div>
            <w:div w:id="447310312">
              <w:marLeft w:val="480"/>
              <w:marRight w:val="0"/>
              <w:marTop w:val="0"/>
              <w:marBottom w:val="0"/>
              <w:divBdr>
                <w:top w:val="none" w:sz="0" w:space="0" w:color="auto"/>
                <w:left w:val="none" w:sz="0" w:space="0" w:color="auto"/>
                <w:bottom w:val="none" w:sz="0" w:space="0" w:color="auto"/>
                <w:right w:val="none" w:sz="0" w:space="0" w:color="auto"/>
              </w:divBdr>
            </w:div>
            <w:div w:id="447357340">
              <w:marLeft w:val="480"/>
              <w:marRight w:val="0"/>
              <w:marTop w:val="0"/>
              <w:marBottom w:val="0"/>
              <w:divBdr>
                <w:top w:val="none" w:sz="0" w:space="0" w:color="auto"/>
                <w:left w:val="none" w:sz="0" w:space="0" w:color="auto"/>
                <w:bottom w:val="none" w:sz="0" w:space="0" w:color="auto"/>
                <w:right w:val="none" w:sz="0" w:space="0" w:color="auto"/>
              </w:divBdr>
            </w:div>
            <w:div w:id="447358539">
              <w:marLeft w:val="480"/>
              <w:marRight w:val="0"/>
              <w:marTop w:val="0"/>
              <w:marBottom w:val="0"/>
              <w:divBdr>
                <w:top w:val="none" w:sz="0" w:space="0" w:color="auto"/>
                <w:left w:val="none" w:sz="0" w:space="0" w:color="auto"/>
                <w:bottom w:val="none" w:sz="0" w:space="0" w:color="auto"/>
                <w:right w:val="none" w:sz="0" w:space="0" w:color="auto"/>
              </w:divBdr>
            </w:div>
            <w:div w:id="447361866">
              <w:marLeft w:val="480"/>
              <w:marRight w:val="0"/>
              <w:marTop w:val="0"/>
              <w:marBottom w:val="0"/>
              <w:divBdr>
                <w:top w:val="none" w:sz="0" w:space="0" w:color="auto"/>
                <w:left w:val="none" w:sz="0" w:space="0" w:color="auto"/>
                <w:bottom w:val="none" w:sz="0" w:space="0" w:color="auto"/>
                <w:right w:val="none" w:sz="0" w:space="0" w:color="auto"/>
              </w:divBdr>
            </w:div>
            <w:div w:id="447435292">
              <w:marLeft w:val="480"/>
              <w:marRight w:val="0"/>
              <w:marTop w:val="0"/>
              <w:marBottom w:val="0"/>
              <w:divBdr>
                <w:top w:val="none" w:sz="0" w:space="0" w:color="auto"/>
                <w:left w:val="none" w:sz="0" w:space="0" w:color="auto"/>
                <w:bottom w:val="none" w:sz="0" w:space="0" w:color="auto"/>
                <w:right w:val="none" w:sz="0" w:space="0" w:color="auto"/>
              </w:divBdr>
            </w:div>
            <w:div w:id="447510367">
              <w:marLeft w:val="480"/>
              <w:marRight w:val="0"/>
              <w:marTop w:val="0"/>
              <w:marBottom w:val="0"/>
              <w:divBdr>
                <w:top w:val="none" w:sz="0" w:space="0" w:color="auto"/>
                <w:left w:val="none" w:sz="0" w:space="0" w:color="auto"/>
                <w:bottom w:val="none" w:sz="0" w:space="0" w:color="auto"/>
                <w:right w:val="none" w:sz="0" w:space="0" w:color="auto"/>
              </w:divBdr>
            </w:div>
            <w:div w:id="447630636">
              <w:marLeft w:val="480"/>
              <w:marRight w:val="0"/>
              <w:marTop w:val="0"/>
              <w:marBottom w:val="0"/>
              <w:divBdr>
                <w:top w:val="none" w:sz="0" w:space="0" w:color="auto"/>
                <w:left w:val="none" w:sz="0" w:space="0" w:color="auto"/>
                <w:bottom w:val="none" w:sz="0" w:space="0" w:color="auto"/>
                <w:right w:val="none" w:sz="0" w:space="0" w:color="auto"/>
              </w:divBdr>
            </w:div>
            <w:div w:id="447702024">
              <w:marLeft w:val="480"/>
              <w:marRight w:val="0"/>
              <w:marTop w:val="0"/>
              <w:marBottom w:val="0"/>
              <w:divBdr>
                <w:top w:val="none" w:sz="0" w:space="0" w:color="auto"/>
                <w:left w:val="none" w:sz="0" w:space="0" w:color="auto"/>
                <w:bottom w:val="none" w:sz="0" w:space="0" w:color="auto"/>
                <w:right w:val="none" w:sz="0" w:space="0" w:color="auto"/>
              </w:divBdr>
            </w:div>
            <w:div w:id="447815700">
              <w:marLeft w:val="480"/>
              <w:marRight w:val="0"/>
              <w:marTop w:val="0"/>
              <w:marBottom w:val="0"/>
              <w:divBdr>
                <w:top w:val="none" w:sz="0" w:space="0" w:color="auto"/>
                <w:left w:val="none" w:sz="0" w:space="0" w:color="auto"/>
                <w:bottom w:val="none" w:sz="0" w:space="0" w:color="auto"/>
                <w:right w:val="none" w:sz="0" w:space="0" w:color="auto"/>
              </w:divBdr>
            </w:div>
            <w:div w:id="447820682">
              <w:marLeft w:val="480"/>
              <w:marRight w:val="0"/>
              <w:marTop w:val="0"/>
              <w:marBottom w:val="0"/>
              <w:divBdr>
                <w:top w:val="none" w:sz="0" w:space="0" w:color="auto"/>
                <w:left w:val="none" w:sz="0" w:space="0" w:color="auto"/>
                <w:bottom w:val="none" w:sz="0" w:space="0" w:color="auto"/>
                <w:right w:val="none" w:sz="0" w:space="0" w:color="auto"/>
              </w:divBdr>
            </w:div>
            <w:div w:id="447893595">
              <w:marLeft w:val="480"/>
              <w:marRight w:val="0"/>
              <w:marTop w:val="0"/>
              <w:marBottom w:val="0"/>
              <w:divBdr>
                <w:top w:val="none" w:sz="0" w:space="0" w:color="auto"/>
                <w:left w:val="none" w:sz="0" w:space="0" w:color="auto"/>
                <w:bottom w:val="none" w:sz="0" w:space="0" w:color="auto"/>
                <w:right w:val="none" w:sz="0" w:space="0" w:color="auto"/>
              </w:divBdr>
            </w:div>
            <w:div w:id="447894878">
              <w:marLeft w:val="480"/>
              <w:marRight w:val="0"/>
              <w:marTop w:val="0"/>
              <w:marBottom w:val="0"/>
              <w:divBdr>
                <w:top w:val="none" w:sz="0" w:space="0" w:color="auto"/>
                <w:left w:val="none" w:sz="0" w:space="0" w:color="auto"/>
                <w:bottom w:val="none" w:sz="0" w:space="0" w:color="auto"/>
                <w:right w:val="none" w:sz="0" w:space="0" w:color="auto"/>
              </w:divBdr>
            </w:div>
            <w:div w:id="447898572">
              <w:marLeft w:val="480"/>
              <w:marRight w:val="0"/>
              <w:marTop w:val="0"/>
              <w:marBottom w:val="0"/>
              <w:divBdr>
                <w:top w:val="none" w:sz="0" w:space="0" w:color="auto"/>
                <w:left w:val="none" w:sz="0" w:space="0" w:color="auto"/>
                <w:bottom w:val="none" w:sz="0" w:space="0" w:color="auto"/>
                <w:right w:val="none" w:sz="0" w:space="0" w:color="auto"/>
              </w:divBdr>
            </w:div>
            <w:div w:id="447899043">
              <w:marLeft w:val="480"/>
              <w:marRight w:val="0"/>
              <w:marTop w:val="0"/>
              <w:marBottom w:val="0"/>
              <w:divBdr>
                <w:top w:val="none" w:sz="0" w:space="0" w:color="auto"/>
                <w:left w:val="none" w:sz="0" w:space="0" w:color="auto"/>
                <w:bottom w:val="none" w:sz="0" w:space="0" w:color="auto"/>
                <w:right w:val="none" w:sz="0" w:space="0" w:color="auto"/>
              </w:divBdr>
            </w:div>
            <w:div w:id="447941641">
              <w:marLeft w:val="480"/>
              <w:marRight w:val="0"/>
              <w:marTop w:val="0"/>
              <w:marBottom w:val="0"/>
              <w:divBdr>
                <w:top w:val="none" w:sz="0" w:space="0" w:color="auto"/>
                <w:left w:val="none" w:sz="0" w:space="0" w:color="auto"/>
                <w:bottom w:val="none" w:sz="0" w:space="0" w:color="auto"/>
                <w:right w:val="none" w:sz="0" w:space="0" w:color="auto"/>
              </w:divBdr>
            </w:div>
            <w:div w:id="447971041">
              <w:marLeft w:val="480"/>
              <w:marRight w:val="0"/>
              <w:marTop w:val="0"/>
              <w:marBottom w:val="0"/>
              <w:divBdr>
                <w:top w:val="none" w:sz="0" w:space="0" w:color="auto"/>
                <w:left w:val="none" w:sz="0" w:space="0" w:color="auto"/>
                <w:bottom w:val="none" w:sz="0" w:space="0" w:color="auto"/>
                <w:right w:val="none" w:sz="0" w:space="0" w:color="auto"/>
              </w:divBdr>
            </w:div>
            <w:div w:id="448084118">
              <w:marLeft w:val="480"/>
              <w:marRight w:val="0"/>
              <w:marTop w:val="0"/>
              <w:marBottom w:val="0"/>
              <w:divBdr>
                <w:top w:val="none" w:sz="0" w:space="0" w:color="auto"/>
                <w:left w:val="none" w:sz="0" w:space="0" w:color="auto"/>
                <w:bottom w:val="none" w:sz="0" w:space="0" w:color="auto"/>
                <w:right w:val="none" w:sz="0" w:space="0" w:color="auto"/>
              </w:divBdr>
            </w:div>
            <w:div w:id="448085345">
              <w:marLeft w:val="480"/>
              <w:marRight w:val="0"/>
              <w:marTop w:val="0"/>
              <w:marBottom w:val="0"/>
              <w:divBdr>
                <w:top w:val="none" w:sz="0" w:space="0" w:color="auto"/>
                <w:left w:val="none" w:sz="0" w:space="0" w:color="auto"/>
                <w:bottom w:val="none" w:sz="0" w:space="0" w:color="auto"/>
                <w:right w:val="none" w:sz="0" w:space="0" w:color="auto"/>
              </w:divBdr>
            </w:div>
            <w:div w:id="448202298">
              <w:marLeft w:val="480"/>
              <w:marRight w:val="0"/>
              <w:marTop w:val="0"/>
              <w:marBottom w:val="0"/>
              <w:divBdr>
                <w:top w:val="none" w:sz="0" w:space="0" w:color="auto"/>
                <w:left w:val="none" w:sz="0" w:space="0" w:color="auto"/>
                <w:bottom w:val="none" w:sz="0" w:space="0" w:color="auto"/>
                <w:right w:val="none" w:sz="0" w:space="0" w:color="auto"/>
              </w:divBdr>
            </w:div>
            <w:div w:id="448207533">
              <w:marLeft w:val="480"/>
              <w:marRight w:val="0"/>
              <w:marTop w:val="0"/>
              <w:marBottom w:val="0"/>
              <w:divBdr>
                <w:top w:val="none" w:sz="0" w:space="0" w:color="auto"/>
                <w:left w:val="none" w:sz="0" w:space="0" w:color="auto"/>
                <w:bottom w:val="none" w:sz="0" w:space="0" w:color="auto"/>
                <w:right w:val="none" w:sz="0" w:space="0" w:color="auto"/>
              </w:divBdr>
            </w:div>
            <w:div w:id="448284815">
              <w:marLeft w:val="480"/>
              <w:marRight w:val="0"/>
              <w:marTop w:val="0"/>
              <w:marBottom w:val="0"/>
              <w:divBdr>
                <w:top w:val="none" w:sz="0" w:space="0" w:color="auto"/>
                <w:left w:val="none" w:sz="0" w:space="0" w:color="auto"/>
                <w:bottom w:val="none" w:sz="0" w:space="0" w:color="auto"/>
                <w:right w:val="none" w:sz="0" w:space="0" w:color="auto"/>
              </w:divBdr>
            </w:div>
            <w:div w:id="448427582">
              <w:marLeft w:val="480"/>
              <w:marRight w:val="0"/>
              <w:marTop w:val="0"/>
              <w:marBottom w:val="0"/>
              <w:divBdr>
                <w:top w:val="none" w:sz="0" w:space="0" w:color="auto"/>
                <w:left w:val="none" w:sz="0" w:space="0" w:color="auto"/>
                <w:bottom w:val="none" w:sz="0" w:space="0" w:color="auto"/>
                <w:right w:val="none" w:sz="0" w:space="0" w:color="auto"/>
              </w:divBdr>
            </w:div>
            <w:div w:id="448472577">
              <w:marLeft w:val="480"/>
              <w:marRight w:val="0"/>
              <w:marTop w:val="0"/>
              <w:marBottom w:val="0"/>
              <w:divBdr>
                <w:top w:val="none" w:sz="0" w:space="0" w:color="auto"/>
                <w:left w:val="none" w:sz="0" w:space="0" w:color="auto"/>
                <w:bottom w:val="none" w:sz="0" w:space="0" w:color="auto"/>
                <w:right w:val="none" w:sz="0" w:space="0" w:color="auto"/>
              </w:divBdr>
            </w:div>
            <w:div w:id="448473110">
              <w:marLeft w:val="480"/>
              <w:marRight w:val="0"/>
              <w:marTop w:val="0"/>
              <w:marBottom w:val="0"/>
              <w:divBdr>
                <w:top w:val="none" w:sz="0" w:space="0" w:color="auto"/>
                <w:left w:val="none" w:sz="0" w:space="0" w:color="auto"/>
                <w:bottom w:val="none" w:sz="0" w:space="0" w:color="auto"/>
                <w:right w:val="none" w:sz="0" w:space="0" w:color="auto"/>
              </w:divBdr>
            </w:div>
            <w:div w:id="448476217">
              <w:marLeft w:val="480"/>
              <w:marRight w:val="0"/>
              <w:marTop w:val="0"/>
              <w:marBottom w:val="0"/>
              <w:divBdr>
                <w:top w:val="none" w:sz="0" w:space="0" w:color="auto"/>
                <w:left w:val="none" w:sz="0" w:space="0" w:color="auto"/>
                <w:bottom w:val="none" w:sz="0" w:space="0" w:color="auto"/>
                <w:right w:val="none" w:sz="0" w:space="0" w:color="auto"/>
              </w:divBdr>
            </w:div>
            <w:div w:id="448596406">
              <w:marLeft w:val="480"/>
              <w:marRight w:val="0"/>
              <w:marTop w:val="0"/>
              <w:marBottom w:val="0"/>
              <w:divBdr>
                <w:top w:val="none" w:sz="0" w:space="0" w:color="auto"/>
                <w:left w:val="none" w:sz="0" w:space="0" w:color="auto"/>
                <w:bottom w:val="none" w:sz="0" w:space="0" w:color="auto"/>
                <w:right w:val="none" w:sz="0" w:space="0" w:color="auto"/>
              </w:divBdr>
            </w:div>
            <w:div w:id="448748063">
              <w:marLeft w:val="480"/>
              <w:marRight w:val="0"/>
              <w:marTop w:val="0"/>
              <w:marBottom w:val="0"/>
              <w:divBdr>
                <w:top w:val="none" w:sz="0" w:space="0" w:color="auto"/>
                <w:left w:val="none" w:sz="0" w:space="0" w:color="auto"/>
                <w:bottom w:val="none" w:sz="0" w:space="0" w:color="auto"/>
                <w:right w:val="none" w:sz="0" w:space="0" w:color="auto"/>
              </w:divBdr>
            </w:div>
            <w:div w:id="448935559">
              <w:marLeft w:val="480"/>
              <w:marRight w:val="0"/>
              <w:marTop w:val="0"/>
              <w:marBottom w:val="0"/>
              <w:divBdr>
                <w:top w:val="none" w:sz="0" w:space="0" w:color="auto"/>
                <w:left w:val="none" w:sz="0" w:space="0" w:color="auto"/>
                <w:bottom w:val="none" w:sz="0" w:space="0" w:color="auto"/>
                <w:right w:val="none" w:sz="0" w:space="0" w:color="auto"/>
              </w:divBdr>
            </w:div>
            <w:div w:id="448935621">
              <w:marLeft w:val="480"/>
              <w:marRight w:val="0"/>
              <w:marTop w:val="0"/>
              <w:marBottom w:val="0"/>
              <w:divBdr>
                <w:top w:val="none" w:sz="0" w:space="0" w:color="auto"/>
                <w:left w:val="none" w:sz="0" w:space="0" w:color="auto"/>
                <w:bottom w:val="none" w:sz="0" w:space="0" w:color="auto"/>
                <w:right w:val="none" w:sz="0" w:space="0" w:color="auto"/>
              </w:divBdr>
            </w:div>
            <w:div w:id="448939188">
              <w:marLeft w:val="480"/>
              <w:marRight w:val="0"/>
              <w:marTop w:val="0"/>
              <w:marBottom w:val="0"/>
              <w:divBdr>
                <w:top w:val="none" w:sz="0" w:space="0" w:color="auto"/>
                <w:left w:val="none" w:sz="0" w:space="0" w:color="auto"/>
                <w:bottom w:val="none" w:sz="0" w:space="0" w:color="auto"/>
                <w:right w:val="none" w:sz="0" w:space="0" w:color="auto"/>
              </w:divBdr>
            </w:div>
            <w:div w:id="449011406">
              <w:marLeft w:val="480"/>
              <w:marRight w:val="0"/>
              <w:marTop w:val="0"/>
              <w:marBottom w:val="0"/>
              <w:divBdr>
                <w:top w:val="none" w:sz="0" w:space="0" w:color="auto"/>
                <w:left w:val="none" w:sz="0" w:space="0" w:color="auto"/>
                <w:bottom w:val="none" w:sz="0" w:space="0" w:color="auto"/>
                <w:right w:val="none" w:sz="0" w:space="0" w:color="auto"/>
              </w:divBdr>
            </w:div>
            <w:div w:id="449015753">
              <w:marLeft w:val="480"/>
              <w:marRight w:val="0"/>
              <w:marTop w:val="0"/>
              <w:marBottom w:val="0"/>
              <w:divBdr>
                <w:top w:val="none" w:sz="0" w:space="0" w:color="auto"/>
                <w:left w:val="none" w:sz="0" w:space="0" w:color="auto"/>
                <w:bottom w:val="none" w:sz="0" w:space="0" w:color="auto"/>
                <w:right w:val="none" w:sz="0" w:space="0" w:color="auto"/>
              </w:divBdr>
            </w:div>
            <w:div w:id="449056230">
              <w:marLeft w:val="480"/>
              <w:marRight w:val="0"/>
              <w:marTop w:val="0"/>
              <w:marBottom w:val="0"/>
              <w:divBdr>
                <w:top w:val="none" w:sz="0" w:space="0" w:color="auto"/>
                <w:left w:val="none" w:sz="0" w:space="0" w:color="auto"/>
                <w:bottom w:val="none" w:sz="0" w:space="0" w:color="auto"/>
                <w:right w:val="none" w:sz="0" w:space="0" w:color="auto"/>
              </w:divBdr>
            </w:div>
            <w:div w:id="449083675">
              <w:marLeft w:val="480"/>
              <w:marRight w:val="0"/>
              <w:marTop w:val="0"/>
              <w:marBottom w:val="0"/>
              <w:divBdr>
                <w:top w:val="none" w:sz="0" w:space="0" w:color="auto"/>
                <w:left w:val="none" w:sz="0" w:space="0" w:color="auto"/>
                <w:bottom w:val="none" w:sz="0" w:space="0" w:color="auto"/>
                <w:right w:val="none" w:sz="0" w:space="0" w:color="auto"/>
              </w:divBdr>
            </w:div>
            <w:div w:id="449126149">
              <w:marLeft w:val="480"/>
              <w:marRight w:val="0"/>
              <w:marTop w:val="0"/>
              <w:marBottom w:val="0"/>
              <w:divBdr>
                <w:top w:val="none" w:sz="0" w:space="0" w:color="auto"/>
                <w:left w:val="none" w:sz="0" w:space="0" w:color="auto"/>
                <w:bottom w:val="none" w:sz="0" w:space="0" w:color="auto"/>
                <w:right w:val="none" w:sz="0" w:space="0" w:color="auto"/>
              </w:divBdr>
            </w:div>
            <w:div w:id="449126801">
              <w:marLeft w:val="480"/>
              <w:marRight w:val="0"/>
              <w:marTop w:val="0"/>
              <w:marBottom w:val="0"/>
              <w:divBdr>
                <w:top w:val="none" w:sz="0" w:space="0" w:color="auto"/>
                <w:left w:val="none" w:sz="0" w:space="0" w:color="auto"/>
                <w:bottom w:val="none" w:sz="0" w:space="0" w:color="auto"/>
                <w:right w:val="none" w:sz="0" w:space="0" w:color="auto"/>
              </w:divBdr>
            </w:div>
            <w:div w:id="449127792">
              <w:marLeft w:val="480"/>
              <w:marRight w:val="0"/>
              <w:marTop w:val="0"/>
              <w:marBottom w:val="0"/>
              <w:divBdr>
                <w:top w:val="none" w:sz="0" w:space="0" w:color="auto"/>
                <w:left w:val="none" w:sz="0" w:space="0" w:color="auto"/>
                <w:bottom w:val="none" w:sz="0" w:space="0" w:color="auto"/>
                <w:right w:val="none" w:sz="0" w:space="0" w:color="auto"/>
              </w:divBdr>
            </w:div>
            <w:div w:id="449201545">
              <w:marLeft w:val="480"/>
              <w:marRight w:val="0"/>
              <w:marTop w:val="0"/>
              <w:marBottom w:val="0"/>
              <w:divBdr>
                <w:top w:val="none" w:sz="0" w:space="0" w:color="auto"/>
                <w:left w:val="none" w:sz="0" w:space="0" w:color="auto"/>
                <w:bottom w:val="none" w:sz="0" w:space="0" w:color="auto"/>
                <w:right w:val="none" w:sz="0" w:space="0" w:color="auto"/>
              </w:divBdr>
            </w:div>
            <w:div w:id="449277317">
              <w:marLeft w:val="480"/>
              <w:marRight w:val="0"/>
              <w:marTop w:val="0"/>
              <w:marBottom w:val="0"/>
              <w:divBdr>
                <w:top w:val="none" w:sz="0" w:space="0" w:color="auto"/>
                <w:left w:val="none" w:sz="0" w:space="0" w:color="auto"/>
                <w:bottom w:val="none" w:sz="0" w:space="0" w:color="auto"/>
                <w:right w:val="none" w:sz="0" w:space="0" w:color="auto"/>
              </w:divBdr>
            </w:div>
            <w:div w:id="449322243">
              <w:marLeft w:val="480"/>
              <w:marRight w:val="0"/>
              <w:marTop w:val="0"/>
              <w:marBottom w:val="0"/>
              <w:divBdr>
                <w:top w:val="none" w:sz="0" w:space="0" w:color="auto"/>
                <w:left w:val="none" w:sz="0" w:space="0" w:color="auto"/>
                <w:bottom w:val="none" w:sz="0" w:space="0" w:color="auto"/>
                <w:right w:val="none" w:sz="0" w:space="0" w:color="auto"/>
              </w:divBdr>
            </w:div>
            <w:div w:id="449325862">
              <w:marLeft w:val="480"/>
              <w:marRight w:val="0"/>
              <w:marTop w:val="0"/>
              <w:marBottom w:val="0"/>
              <w:divBdr>
                <w:top w:val="none" w:sz="0" w:space="0" w:color="auto"/>
                <w:left w:val="none" w:sz="0" w:space="0" w:color="auto"/>
                <w:bottom w:val="none" w:sz="0" w:space="0" w:color="auto"/>
                <w:right w:val="none" w:sz="0" w:space="0" w:color="auto"/>
              </w:divBdr>
            </w:div>
            <w:div w:id="449327954">
              <w:marLeft w:val="480"/>
              <w:marRight w:val="0"/>
              <w:marTop w:val="0"/>
              <w:marBottom w:val="0"/>
              <w:divBdr>
                <w:top w:val="none" w:sz="0" w:space="0" w:color="auto"/>
                <w:left w:val="none" w:sz="0" w:space="0" w:color="auto"/>
                <w:bottom w:val="none" w:sz="0" w:space="0" w:color="auto"/>
                <w:right w:val="none" w:sz="0" w:space="0" w:color="auto"/>
              </w:divBdr>
            </w:div>
            <w:div w:id="449396422">
              <w:marLeft w:val="480"/>
              <w:marRight w:val="0"/>
              <w:marTop w:val="0"/>
              <w:marBottom w:val="0"/>
              <w:divBdr>
                <w:top w:val="none" w:sz="0" w:space="0" w:color="auto"/>
                <w:left w:val="none" w:sz="0" w:space="0" w:color="auto"/>
                <w:bottom w:val="none" w:sz="0" w:space="0" w:color="auto"/>
                <w:right w:val="none" w:sz="0" w:space="0" w:color="auto"/>
              </w:divBdr>
            </w:div>
            <w:div w:id="449472424">
              <w:marLeft w:val="480"/>
              <w:marRight w:val="0"/>
              <w:marTop w:val="0"/>
              <w:marBottom w:val="0"/>
              <w:divBdr>
                <w:top w:val="none" w:sz="0" w:space="0" w:color="auto"/>
                <w:left w:val="none" w:sz="0" w:space="0" w:color="auto"/>
                <w:bottom w:val="none" w:sz="0" w:space="0" w:color="auto"/>
                <w:right w:val="none" w:sz="0" w:space="0" w:color="auto"/>
              </w:divBdr>
            </w:div>
            <w:div w:id="449474015">
              <w:marLeft w:val="480"/>
              <w:marRight w:val="0"/>
              <w:marTop w:val="0"/>
              <w:marBottom w:val="0"/>
              <w:divBdr>
                <w:top w:val="none" w:sz="0" w:space="0" w:color="auto"/>
                <w:left w:val="none" w:sz="0" w:space="0" w:color="auto"/>
                <w:bottom w:val="none" w:sz="0" w:space="0" w:color="auto"/>
                <w:right w:val="none" w:sz="0" w:space="0" w:color="auto"/>
              </w:divBdr>
            </w:div>
            <w:div w:id="449477538">
              <w:marLeft w:val="480"/>
              <w:marRight w:val="0"/>
              <w:marTop w:val="0"/>
              <w:marBottom w:val="0"/>
              <w:divBdr>
                <w:top w:val="none" w:sz="0" w:space="0" w:color="auto"/>
                <w:left w:val="none" w:sz="0" w:space="0" w:color="auto"/>
                <w:bottom w:val="none" w:sz="0" w:space="0" w:color="auto"/>
                <w:right w:val="none" w:sz="0" w:space="0" w:color="auto"/>
              </w:divBdr>
            </w:div>
            <w:div w:id="449512705">
              <w:marLeft w:val="480"/>
              <w:marRight w:val="0"/>
              <w:marTop w:val="0"/>
              <w:marBottom w:val="0"/>
              <w:divBdr>
                <w:top w:val="none" w:sz="0" w:space="0" w:color="auto"/>
                <w:left w:val="none" w:sz="0" w:space="0" w:color="auto"/>
                <w:bottom w:val="none" w:sz="0" w:space="0" w:color="auto"/>
                <w:right w:val="none" w:sz="0" w:space="0" w:color="auto"/>
              </w:divBdr>
            </w:div>
            <w:div w:id="449590018">
              <w:marLeft w:val="480"/>
              <w:marRight w:val="0"/>
              <w:marTop w:val="0"/>
              <w:marBottom w:val="0"/>
              <w:divBdr>
                <w:top w:val="none" w:sz="0" w:space="0" w:color="auto"/>
                <w:left w:val="none" w:sz="0" w:space="0" w:color="auto"/>
                <w:bottom w:val="none" w:sz="0" w:space="0" w:color="auto"/>
                <w:right w:val="none" w:sz="0" w:space="0" w:color="auto"/>
              </w:divBdr>
            </w:div>
            <w:div w:id="449711279">
              <w:marLeft w:val="480"/>
              <w:marRight w:val="0"/>
              <w:marTop w:val="0"/>
              <w:marBottom w:val="0"/>
              <w:divBdr>
                <w:top w:val="none" w:sz="0" w:space="0" w:color="auto"/>
                <w:left w:val="none" w:sz="0" w:space="0" w:color="auto"/>
                <w:bottom w:val="none" w:sz="0" w:space="0" w:color="auto"/>
                <w:right w:val="none" w:sz="0" w:space="0" w:color="auto"/>
              </w:divBdr>
            </w:div>
            <w:div w:id="449714731">
              <w:marLeft w:val="480"/>
              <w:marRight w:val="0"/>
              <w:marTop w:val="0"/>
              <w:marBottom w:val="0"/>
              <w:divBdr>
                <w:top w:val="none" w:sz="0" w:space="0" w:color="auto"/>
                <w:left w:val="none" w:sz="0" w:space="0" w:color="auto"/>
                <w:bottom w:val="none" w:sz="0" w:space="0" w:color="auto"/>
                <w:right w:val="none" w:sz="0" w:space="0" w:color="auto"/>
              </w:divBdr>
            </w:div>
            <w:div w:id="449780581">
              <w:marLeft w:val="480"/>
              <w:marRight w:val="0"/>
              <w:marTop w:val="0"/>
              <w:marBottom w:val="0"/>
              <w:divBdr>
                <w:top w:val="none" w:sz="0" w:space="0" w:color="auto"/>
                <w:left w:val="none" w:sz="0" w:space="0" w:color="auto"/>
                <w:bottom w:val="none" w:sz="0" w:space="0" w:color="auto"/>
                <w:right w:val="none" w:sz="0" w:space="0" w:color="auto"/>
              </w:divBdr>
            </w:div>
            <w:div w:id="449786915">
              <w:marLeft w:val="480"/>
              <w:marRight w:val="0"/>
              <w:marTop w:val="0"/>
              <w:marBottom w:val="0"/>
              <w:divBdr>
                <w:top w:val="none" w:sz="0" w:space="0" w:color="auto"/>
                <w:left w:val="none" w:sz="0" w:space="0" w:color="auto"/>
                <w:bottom w:val="none" w:sz="0" w:space="0" w:color="auto"/>
                <w:right w:val="none" w:sz="0" w:space="0" w:color="auto"/>
              </w:divBdr>
            </w:div>
            <w:div w:id="449862447">
              <w:marLeft w:val="480"/>
              <w:marRight w:val="0"/>
              <w:marTop w:val="0"/>
              <w:marBottom w:val="0"/>
              <w:divBdr>
                <w:top w:val="none" w:sz="0" w:space="0" w:color="auto"/>
                <w:left w:val="none" w:sz="0" w:space="0" w:color="auto"/>
                <w:bottom w:val="none" w:sz="0" w:space="0" w:color="auto"/>
                <w:right w:val="none" w:sz="0" w:space="0" w:color="auto"/>
              </w:divBdr>
            </w:div>
            <w:div w:id="449905574">
              <w:marLeft w:val="480"/>
              <w:marRight w:val="0"/>
              <w:marTop w:val="0"/>
              <w:marBottom w:val="0"/>
              <w:divBdr>
                <w:top w:val="none" w:sz="0" w:space="0" w:color="auto"/>
                <w:left w:val="none" w:sz="0" w:space="0" w:color="auto"/>
                <w:bottom w:val="none" w:sz="0" w:space="0" w:color="auto"/>
                <w:right w:val="none" w:sz="0" w:space="0" w:color="auto"/>
              </w:divBdr>
            </w:div>
            <w:div w:id="449980164">
              <w:marLeft w:val="480"/>
              <w:marRight w:val="0"/>
              <w:marTop w:val="0"/>
              <w:marBottom w:val="0"/>
              <w:divBdr>
                <w:top w:val="none" w:sz="0" w:space="0" w:color="auto"/>
                <w:left w:val="none" w:sz="0" w:space="0" w:color="auto"/>
                <w:bottom w:val="none" w:sz="0" w:space="0" w:color="auto"/>
                <w:right w:val="none" w:sz="0" w:space="0" w:color="auto"/>
              </w:divBdr>
            </w:div>
            <w:div w:id="450050308">
              <w:marLeft w:val="480"/>
              <w:marRight w:val="0"/>
              <w:marTop w:val="0"/>
              <w:marBottom w:val="0"/>
              <w:divBdr>
                <w:top w:val="none" w:sz="0" w:space="0" w:color="auto"/>
                <w:left w:val="none" w:sz="0" w:space="0" w:color="auto"/>
                <w:bottom w:val="none" w:sz="0" w:space="0" w:color="auto"/>
                <w:right w:val="none" w:sz="0" w:space="0" w:color="auto"/>
              </w:divBdr>
            </w:div>
            <w:div w:id="450051110">
              <w:marLeft w:val="480"/>
              <w:marRight w:val="0"/>
              <w:marTop w:val="0"/>
              <w:marBottom w:val="0"/>
              <w:divBdr>
                <w:top w:val="none" w:sz="0" w:space="0" w:color="auto"/>
                <w:left w:val="none" w:sz="0" w:space="0" w:color="auto"/>
                <w:bottom w:val="none" w:sz="0" w:space="0" w:color="auto"/>
                <w:right w:val="none" w:sz="0" w:space="0" w:color="auto"/>
              </w:divBdr>
            </w:div>
            <w:div w:id="450129273">
              <w:marLeft w:val="480"/>
              <w:marRight w:val="0"/>
              <w:marTop w:val="0"/>
              <w:marBottom w:val="0"/>
              <w:divBdr>
                <w:top w:val="none" w:sz="0" w:space="0" w:color="auto"/>
                <w:left w:val="none" w:sz="0" w:space="0" w:color="auto"/>
                <w:bottom w:val="none" w:sz="0" w:space="0" w:color="auto"/>
                <w:right w:val="none" w:sz="0" w:space="0" w:color="auto"/>
              </w:divBdr>
            </w:div>
            <w:div w:id="450169140">
              <w:marLeft w:val="480"/>
              <w:marRight w:val="0"/>
              <w:marTop w:val="0"/>
              <w:marBottom w:val="0"/>
              <w:divBdr>
                <w:top w:val="none" w:sz="0" w:space="0" w:color="auto"/>
                <w:left w:val="none" w:sz="0" w:space="0" w:color="auto"/>
                <w:bottom w:val="none" w:sz="0" w:space="0" w:color="auto"/>
                <w:right w:val="none" w:sz="0" w:space="0" w:color="auto"/>
              </w:divBdr>
            </w:div>
            <w:div w:id="450169796">
              <w:marLeft w:val="480"/>
              <w:marRight w:val="0"/>
              <w:marTop w:val="0"/>
              <w:marBottom w:val="0"/>
              <w:divBdr>
                <w:top w:val="none" w:sz="0" w:space="0" w:color="auto"/>
                <w:left w:val="none" w:sz="0" w:space="0" w:color="auto"/>
                <w:bottom w:val="none" w:sz="0" w:space="0" w:color="auto"/>
                <w:right w:val="none" w:sz="0" w:space="0" w:color="auto"/>
              </w:divBdr>
            </w:div>
            <w:div w:id="450172188">
              <w:marLeft w:val="480"/>
              <w:marRight w:val="0"/>
              <w:marTop w:val="0"/>
              <w:marBottom w:val="0"/>
              <w:divBdr>
                <w:top w:val="none" w:sz="0" w:space="0" w:color="auto"/>
                <w:left w:val="none" w:sz="0" w:space="0" w:color="auto"/>
                <w:bottom w:val="none" w:sz="0" w:space="0" w:color="auto"/>
                <w:right w:val="none" w:sz="0" w:space="0" w:color="auto"/>
              </w:divBdr>
            </w:div>
            <w:div w:id="450242944">
              <w:marLeft w:val="480"/>
              <w:marRight w:val="0"/>
              <w:marTop w:val="0"/>
              <w:marBottom w:val="0"/>
              <w:divBdr>
                <w:top w:val="none" w:sz="0" w:space="0" w:color="auto"/>
                <w:left w:val="none" w:sz="0" w:space="0" w:color="auto"/>
                <w:bottom w:val="none" w:sz="0" w:space="0" w:color="auto"/>
                <w:right w:val="none" w:sz="0" w:space="0" w:color="auto"/>
              </w:divBdr>
            </w:div>
            <w:div w:id="450365995">
              <w:marLeft w:val="480"/>
              <w:marRight w:val="0"/>
              <w:marTop w:val="0"/>
              <w:marBottom w:val="0"/>
              <w:divBdr>
                <w:top w:val="none" w:sz="0" w:space="0" w:color="auto"/>
                <w:left w:val="none" w:sz="0" w:space="0" w:color="auto"/>
                <w:bottom w:val="none" w:sz="0" w:space="0" w:color="auto"/>
                <w:right w:val="none" w:sz="0" w:space="0" w:color="auto"/>
              </w:divBdr>
            </w:div>
            <w:div w:id="450437952">
              <w:marLeft w:val="480"/>
              <w:marRight w:val="0"/>
              <w:marTop w:val="0"/>
              <w:marBottom w:val="0"/>
              <w:divBdr>
                <w:top w:val="none" w:sz="0" w:space="0" w:color="auto"/>
                <w:left w:val="none" w:sz="0" w:space="0" w:color="auto"/>
                <w:bottom w:val="none" w:sz="0" w:space="0" w:color="auto"/>
                <w:right w:val="none" w:sz="0" w:space="0" w:color="auto"/>
              </w:divBdr>
            </w:div>
            <w:div w:id="450439178">
              <w:marLeft w:val="480"/>
              <w:marRight w:val="0"/>
              <w:marTop w:val="0"/>
              <w:marBottom w:val="0"/>
              <w:divBdr>
                <w:top w:val="none" w:sz="0" w:space="0" w:color="auto"/>
                <w:left w:val="none" w:sz="0" w:space="0" w:color="auto"/>
                <w:bottom w:val="none" w:sz="0" w:space="0" w:color="auto"/>
                <w:right w:val="none" w:sz="0" w:space="0" w:color="auto"/>
              </w:divBdr>
            </w:div>
            <w:div w:id="450563028">
              <w:marLeft w:val="480"/>
              <w:marRight w:val="0"/>
              <w:marTop w:val="0"/>
              <w:marBottom w:val="0"/>
              <w:divBdr>
                <w:top w:val="none" w:sz="0" w:space="0" w:color="auto"/>
                <w:left w:val="none" w:sz="0" w:space="0" w:color="auto"/>
                <w:bottom w:val="none" w:sz="0" w:space="0" w:color="auto"/>
                <w:right w:val="none" w:sz="0" w:space="0" w:color="auto"/>
              </w:divBdr>
            </w:div>
            <w:div w:id="450634372">
              <w:marLeft w:val="480"/>
              <w:marRight w:val="0"/>
              <w:marTop w:val="0"/>
              <w:marBottom w:val="0"/>
              <w:divBdr>
                <w:top w:val="none" w:sz="0" w:space="0" w:color="auto"/>
                <w:left w:val="none" w:sz="0" w:space="0" w:color="auto"/>
                <w:bottom w:val="none" w:sz="0" w:space="0" w:color="auto"/>
                <w:right w:val="none" w:sz="0" w:space="0" w:color="auto"/>
              </w:divBdr>
            </w:div>
            <w:div w:id="450780930">
              <w:marLeft w:val="480"/>
              <w:marRight w:val="0"/>
              <w:marTop w:val="0"/>
              <w:marBottom w:val="0"/>
              <w:divBdr>
                <w:top w:val="none" w:sz="0" w:space="0" w:color="auto"/>
                <w:left w:val="none" w:sz="0" w:space="0" w:color="auto"/>
                <w:bottom w:val="none" w:sz="0" w:space="0" w:color="auto"/>
                <w:right w:val="none" w:sz="0" w:space="0" w:color="auto"/>
              </w:divBdr>
            </w:div>
            <w:div w:id="450822719">
              <w:marLeft w:val="480"/>
              <w:marRight w:val="0"/>
              <w:marTop w:val="0"/>
              <w:marBottom w:val="0"/>
              <w:divBdr>
                <w:top w:val="none" w:sz="0" w:space="0" w:color="auto"/>
                <w:left w:val="none" w:sz="0" w:space="0" w:color="auto"/>
                <w:bottom w:val="none" w:sz="0" w:space="0" w:color="auto"/>
                <w:right w:val="none" w:sz="0" w:space="0" w:color="auto"/>
              </w:divBdr>
            </w:div>
            <w:div w:id="450973511">
              <w:marLeft w:val="480"/>
              <w:marRight w:val="0"/>
              <w:marTop w:val="0"/>
              <w:marBottom w:val="0"/>
              <w:divBdr>
                <w:top w:val="none" w:sz="0" w:space="0" w:color="auto"/>
                <w:left w:val="none" w:sz="0" w:space="0" w:color="auto"/>
                <w:bottom w:val="none" w:sz="0" w:space="0" w:color="auto"/>
                <w:right w:val="none" w:sz="0" w:space="0" w:color="auto"/>
              </w:divBdr>
            </w:div>
            <w:div w:id="450982136">
              <w:marLeft w:val="480"/>
              <w:marRight w:val="0"/>
              <w:marTop w:val="0"/>
              <w:marBottom w:val="0"/>
              <w:divBdr>
                <w:top w:val="none" w:sz="0" w:space="0" w:color="auto"/>
                <w:left w:val="none" w:sz="0" w:space="0" w:color="auto"/>
                <w:bottom w:val="none" w:sz="0" w:space="0" w:color="auto"/>
                <w:right w:val="none" w:sz="0" w:space="0" w:color="auto"/>
              </w:divBdr>
            </w:div>
            <w:div w:id="451019685">
              <w:marLeft w:val="480"/>
              <w:marRight w:val="0"/>
              <w:marTop w:val="0"/>
              <w:marBottom w:val="0"/>
              <w:divBdr>
                <w:top w:val="none" w:sz="0" w:space="0" w:color="auto"/>
                <w:left w:val="none" w:sz="0" w:space="0" w:color="auto"/>
                <w:bottom w:val="none" w:sz="0" w:space="0" w:color="auto"/>
                <w:right w:val="none" w:sz="0" w:space="0" w:color="auto"/>
              </w:divBdr>
            </w:div>
            <w:div w:id="451169029">
              <w:marLeft w:val="480"/>
              <w:marRight w:val="0"/>
              <w:marTop w:val="0"/>
              <w:marBottom w:val="0"/>
              <w:divBdr>
                <w:top w:val="none" w:sz="0" w:space="0" w:color="auto"/>
                <w:left w:val="none" w:sz="0" w:space="0" w:color="auto"/>
                <w:bottom w:val="none" w:sz="0" w:space="0" w:color="auto"/>
                <w:right w:val="none" w:sz="0" w:space="0" w:color="auto"/>
              </w:divBdr>
            </w:div>
            <w:div w:id="451169499">
              <w:marLeft w:val="480"/>
              <w:marRight w:val="0"/>
              <w:marTop w:val="0"/>
              <w:marBottom w:val="0"/>
              <w:divBdr>
                <w:top w:val="none" w:sz="0" w:space="0" w:color="auto"/>
                <w:left w:val="none" w:sz="0" w:space="0" w:color="auto"/>
                <w:bottom w:val="none" w:sz="0" w:space="0" w:color="auto"/>
                <w:right w:val="none" w:sz="0" w:space="0" w:color="auto"/>
              </w:divBdr>
            </w:div>
            <w:div w:id="451173789">
              <w:marLeft w:val="480"/>
              <w:marRight w:val="0"/>
              <w:marTop w:val="0"/>
              <w:marBottom w:val="0"/>
              <w:divBdr>
                <w:top w:val="none" w:sz="0" w:space="0" w:color="auto"/>
                <w:left w:val="none" w:sz="0" w:space="0" w:color="auto"/>
                <w:bottom w:val="none" w:sz="0" w:space="0" w:color="auto"/>
                <w:right w:val="none" w:sz="0" w:space="0" w:color="auto"/>
              </w:divBdr>
            </w:div>
            <w:div w:id="451174101">
              <w:marLeft w:val="480"/>
              <w:marRight w:val="0"/>
              <w:marTop w:val="0"/>
              <w:marBottom w:val="0"/>
              <w:divBdr>
                <w:top w:val="none" w:sz="0" w:space="0" w:color="auto"/>
                <w:left w:val="none" w:sz="0" w:space="0" w:color="auto"/>
                <w:bottom w:val="none" w:sz="0" w:space="0" w:color="auto"/>
                <w:right w:val="none" w:sz="0" w:space="0" w:color="auto"/>
              </w:divBdr>
            </w:div>
            <w:div w:id="451175868">
              <w:marLeft w:val="480"/>
              <w:marRight w:val="0"/>
              <w:marTop w:val="0"/>
              <w:marBottom w:val="0"/>
              <w:divBdr>
                <w:top w:val="none" w:sz="0" w:space="0" w:color="auto"/>
                <w:left w:val="none" w:sz="0" w:space="0" w:color="auto"/>
                <w:bottom w:val="none" w:sz="0" w:space="0" w:color="auto"/>
                <w:right w:val="none" w:sz="0" w:space="0" w:color="auto"/>
              </w:divBdr>
            </w:div>
            <w:div w:id="451290963">
              <w:marLeft w:val="480"/>
              <w:marRight w:val="0"/>
              <w:marTop w:val="0"/>
              <w:marBottom w:val="0"/>
              <w:divBdr>
                <w:top w:val="none" w:sz="0" w:space="0" w:color="auto"/>
                <w:left w:val="none" w:sz="0" w:space="0" w:color="auto"/>
                <w:bottom w:val="none" w:sz="0" w:space="0" w:color="auto"/>
                <w:right w:val="none" w:sz="0" w:space="0" w:color="auto"/>
              </w:divBdr>
            </w:div>
            <w:div w:id="451362538">
              <w:marLeft w:val="480"/>
              <w:marRight w:val="0"/>
              <w:marTop w:val="0"/>
              <w:marBottom w:val="0"/>
              <w:divBdr>
                <w:top w:val="none" w:sz="0" w:space="0" w:color="auto"/>
                <w:left w:val="none" w:sz="0" w:space="0" w:color="auto"/>
                <w:bottom w:val="none" w:sz="0" w:space="0" w:color="auto"/>
                <w:right w:val="none" w:sz="0" w:space="0" w:color="auto"/>
              </w:divBdr>
            </w:div>
            <w:div w:id="451439978">
              <w:marLeft w:val="480"/>
              <w:marRight w:val="0"/>
              <w:marTop w:val="0"/>
              <w:marBottom w:val="0"/>
              <w:divBdr>
                <w:top w:val="none" w:sz="0" w:space="0" w:color="auto"/>
                <w:left w:val="none" w:sz="0" w:space="0" w:color="auto"/>
                <w:bottom w:val="none" w:sz="0" w:space="0" w:color="auto"/>
                <w:right w:val="none" w:sz="0" w:space="0" w:color="auto"/>
              </w:divBdr>
            </w:div>
            <w:div w:id="451442571">
              <w:marLeft w:val="480"/>
              <w:marRight w:val="0"/>
              <w:marTop w:val="0"/>
              <w:marBottom w:val="0"/>
              <w:divBdr>
                <w:top w:val="none" w:sz="0" w:space="0" w:color="auto"/>
                <w:left w:val="none" w:sz="0" w:space="0" w:color="auto"/>
                <w:bottom w:val="none" w:sz="0" w:space="0" w:color="auto"/>
                <w:right w:val="none" w:sz="0" w:space="0" w:color="auto"/>
              </w:divBdr>
            </w:div>
            <w:div w:id="451477734">
              <w:marLeft w:val="480"/>
              <w:marRight w:val="0"/>
              <w:marTop w:val="0"/>
              <w:marBottom w:val="0"/>
              <w:divBdr>
                <w:top w:val="none" w:sz="0" w:space="0" w:color="auto"/>
                <w:left w:val="none" w:sz="0" w:space="0" w:color="auto"/>
                <w:bottom w:val="none" w:sz="0" w:space="0" w:color="auto"/>
                <w:right w:val="none" w:sz="0" w:space="0" w:color="auto"/>
              </w:divBdr>
            </w:div>
            <w:div w:id="451628996">
              <w:marLeft w:val="480"/>
              <w:marRight w:val="0"/>
              <w:marTop w:val="0"/>
              <w:marBottom w:val="0"/>
              <w:divBdr>
                <w:top w:val="none" w:sz="0" w:space="0" w:color="auto"/>
                <w:left w:val="none" w:sz="0" w:space="0" w:color="auto"/>
                <w:bottom w:val="none" w:sz="0" w:space="0" w:color="auto"/>
                <w:right w:val="none" w:sz="0" w:space="0" w:color="auto"/>
              </w:divBdr>
            </w:div>
            <w:div w:id="451748218">
              <w:marLeft w:val="480"/>
              <w:marRight w:val="0"/>
              <w:marTop w:val="0"/>
              <w:marBottom w:val="0"/>
              <w:divBdr>
                <w:top w:val="none" w:sz="0" w:space="0" w:color="auto"/>
                <w:left w:val="none" w:sz="0" w:space="0" w:color="auto"/>
                <w:bottom w:val="none" w:sz="0" w:space="0" w:color="auto"/>
                <w:right w:val="none" w:sz="0" w:space="0" w:color="auto"/>
              </w:divBdr>
            </w:div>
            <w:div w:id="451751246">
              <w:marLeft w:val="480"/>
              <w:marRight w:val="0"/>
              <w:marTop w:val="0"/>
              <w:marBottom w:val="0"/>
              <w:divBdr>
                <w:top w:val="none" w:sz="0" w:space="0" w:color="auto"/>
                <w:left w:val="none" w:sz="0" w:space="0" w:color="auto"/>
                <w:bottom w:val="none" w:sz="0" w:space="0" w:color="auto"/>
                <w:right w:val="none" w:sz="0" w:space="0" w:color="auto"/>
              </w:divBdr>
            </w:div>
            <w:div w:id="451751633">
              <w:marLeft w:val="480"/>
              <w:marRight w:val="0"/>
              <w:marTop w:val="0"/>
              <w:marBottom w:val="0"/>
              <w:divBdr>
                <w:top w:val="none" w:sz="0" w:space="0" w:color="auto"/>
                <w:left w:val="none" w:sz="0" w:space="0" w:color="auto"/>
                <w:bottom w:val="none" w:sz="0" w:space="0" w:color="auto"/>
                <w:right w:val="none" w:sz="0" w:space="0" w:color="auto"/>
              </w:divBdr>
            </w:div>
            <w:div w:id="451751705">
              <w:marLeft w:val="480"/>
              <w:marRight w:val="0"/>
              <w:marTop w:val="0"/>
              <w:marBottom w:val="0"/>
              <w:divBdr>
                <w:top w:val="none" w:sz="0" w:space="0" w:color="auto"/>
                <w:left w:val="none" w:sz="0" w:space="0" w:color="auto"/>
                <w:bottom w:val="none" w:sz="0" w:space="0" w:color="auto"/>
                <w:right w:val="none" w:sz="0" w:space="0" w:color="auto"/>
              </w:divBdr>
            </w:div>
            <w:div w:id="451753616">
              <w:marLeft w:val="480"/>
              <w:marRight w:val="0"/>
              <w:marTop w:val="0"/>
              <w:marBottom w:val="0"/>
              <w:divBdr>
                <w:top w:val="none" w:sz="0" w:space="0" w:color="auto"/>
                <w:left w:val="none" w:sz="0" w:space="0" w:color="auto"/>
                <w:bottom w:val="none" w:sz="0" w:space="0" w:color="auto"/>
                <w:right w:val="none" w:sz="0" w:space="0" w:color="auto"/>
              </w:divBdr>
            </w:div>
            <w:div w:id="451940759">
              <w:marLeft w:val="480"/>
              <w:marRight w:val="0"/>
              <w:marTop w:val="0"/>
              <w:marBottom w:val="0"/>
              <w:divBdr>
                <w:top w:val="none" w:sz="0" w:space="0" w:color="auto"/>
                <w:left w:val="none" w:sz="0" w:space="0" w:color="auto"/>
                <w:bottom w:val="none" w:sz="0" w:space="0" w:color="auto"/>
                <w:right w:val="none" w:sz="0" w:space="0" w:color="auto"/>
              </w:divBdr>
            </w:div>
            <w:div w:id="451942105">
              <w:marLeft w:val="480"/>
              <w:marRight w:val="0"/>
              <w:marTop w:val="0"/>
              <w:marBottom w:val="0"/>
              <w:divBdr>
                <w:top w:val="none" w:sz="0" w:space="0" w:color="auto"/>
                <w:left w:val="none" w:sz="0" w:space="0" w:color="auto"/>
                <w:bottom w:val="none" w:sz="0" w:space="0" w:color="auto"/>
                <w:right w:val="none" w:sz="0" w:space="0" w:color="auto"/>
              </w:divBdr>
            </w:div>
            <w:div w:id="451943516">
              <w:marLeft w:val="480"/>
              <w:marRight w:val="0"/>
              <w:marTop w:val="0"/>
              <w:marBottom w:val="0"/>
              <w:divBdr>
                <w:top w:val="none" w:sz="0" w:space="0" w:color="auto"/>
                <w:left w:val="none" w:sz="0" w:space="0" w:color="auto"/>
                <w:bottom w:val="none" w:sz="0" w:space="0" w:color="auto"/>
                <w:right w:val="none" w:sz="0" w:space="0" w:color="auto"/>
              </w:divBdr>
            </w:div>
            <w:div w:id="452098692">
              <w:marLeft w:val="480"/>
              <w:marRight w:val="0"/>
              <w:marTop w:val="0"/>
              <w:marBottom w:val="0"/>
              <w:divBdr>
                <w:top w:val="none" w:sz="0" w:space="0" w:color="auto"/>
                <w:left w:val="none" w:sz="0" w:space="0" w:color="auto"/>
                <w:bottom w:val="none" w:sz="0" w:space="0" w:color="auto"/>
                <w:right w:val="none" w:sz="0" w:space="0" w:color="auto"/>
              </w:divBdr>
            </w:div>
            <w:div w:id="452134909">
              <w:marLeft w:val="480"/>
              <w:marRight w:val="0"/>
              <w:marTop w:val="0"/>
              <w:marBottom w:val="0"/>
              <w:divBdr>
                <w:top w:val="none" w:sz="0" w:space="0" w:color="auto"/>
                <w:left w:val="none" w:sz="0" w:space="0" w:color="auto"/>
                <w:bottom w:val="none" w:sz="0" w:space="0" w:color="auto"/>
                <w:right w:val="none" w:sz="0" w:space="0" w:color="auto"/>
              </w:divBdr>
            </w:div>
            <w:div w:id="452135470">
              <w:marLeft w:val="480"/>
              <w:marRight w:val="0"/>
              <w:marTop w:val="0"/>
              <w:marBottom w:val="0"/>
              <w:divBdr>
                <w:top w:val="none" w:sz="0" w:space="0" w:color="auto"/>
                <w:left w:val="none" w:sz="0" w:space="0" w:color="auto"/>
                <w:bottom w:val="none" w:sz="0" w:space="0" w:color="auto"/>
                <w:right w:val="none" w:sz="0" w:space="0" w:color="auto"/>
              </w:divBdr>
            </w:div>
            <w:div w:id="452136093">
              <w:marLeft w:val="480"/>
              <w:marRight w:val="0"/>
              <w:marTop w:val="0"/>
              <w:marBottom w:val="0"/>
              <w:divBdr>
                <w:top w:val="none" w:sz="0" w:space="0" w:color="auto"/>
                <w:left w:val="none" w:sz="0" w:space="0" w:color="auto"/>
                <w:bottom w:val="none" w:sz="0" w:space="0" w:color="auto"/>
                <w:right w:val="none" w:sz="0" w:space="0" w:color="auto"/>
              </w:divBdr>
            </w:div>
            <w:div w:id="452137382">
              <w:marLeft w:val="480"/>
              <w:marRight w:val="0"/>
              <w:marTop w:val="0"/>
              <w:marBottom w:val="0"/>
              <w:divBdr>
                <w:top w:val="none" w:sz="0" w:space="0" w:color="auto"/>
                <w:left w:val="none" w:sz="0" w:space="0" w:color="auto"/>
                <w:bottom w:val="none" w:sz="0" w:space="0" w:color="auto"/>
                <w:right w:val="none" w:sz="0" w:space="0" w:color="auto"/>
              </w:divBdr>
            </w:div>
            <w:div w:id="452214812">
              <w:marLeft w:val="480"/>
              <w:marRight w:val="0"/>
              <w:marTop w:val="0"/>
              <w:marBottom w:val="0"/>
              <w:divBdr>
                <w:top w:val="none" w:sz="0" w:space="0" w:color="auto"/>
                <w:left w:val="none" w:sz="0" w:space="0" w:color="auto"/>
                <w:bottom w:val="none" w:sz="0" w:space="0" w:color="auto"/>
                <w:right w:val="none" w:sz="0" w:space="0" w:color="auto"/>
              </w:divBdr>
            </w:div>
            <w:div w:id="452291179">
              <w:marLeft w:val="480"/>
              <w:marRight w:val="0"/>
              <w:marTop w:val="0"/>
              <w:marBottom w:val="0"/>
              <w:divBdr>
                <w:top w:val="none" w:sz="0" w:space="0" w:color="auto"/>
                <w:left w:val="none" w:sz="0" w:space="0" w:color="auto"/>
                <w:bottom w:val="none" w:sz="0" w:space="0" w:color="auto"/>
                <w:right w:val="none" w:sz="0" w:space="0" w:color="auto"/>
              </w:divBdr>
            </w:div>
            <w:div w:id="452403992">
              <w:marLeft w:val="480"/>
              <w:marRight w:val="0"/>
              <w:marTop w:val="0"/>
              <w:marBottom w:val="0"/>
              <w:divBdr>
                <w:top w:val="none" w:sz="0" w:space="0" w:color="auto"/>
                <w:left w:val="none" w:sz="0" w:space="0" w:color="auto"/>
                <w:bottom w:val="none" w:sz="0" w:space="0" w:color="auto"/>
                <w:right w:val="none" w:sz="0" w:space="0" w:color="auto"/>
              </w:divBdr>
            </w:div>
            <w:div w:id="452483303">
              <w:marLeft w:val="480"/>
              <w:marRight w:val="0"/>
              <w:marTop w:val="0"/>
              <w:marBottom w:val="0"/>
              <w:divBdr>
                <w:top w:val="none" w:sz="0" w:space="0" w:color="auto"/>
                <w:left w:val="none" w:sz="0" w:space="0" w:color="auto"/>
                <w:bottom w:val="none" w:sz="0" w:space="0" w:color="auto"/>
                <w:right w:val="none" w:sz="0" w:space="0" w:color="auto"/>
              </w:divBdr>
            </w:div>
            <w:div w:id="452595249">
              <w:marLeft w:val="480"/>
              <w:marRight w:val="0"/>
              <w:marTop w:val="0"/>
              <w:marBottom w:val="0"/>
              <w:divBdr>
                <w:top w:val="none" w:sz="0" w:space="0" w:color="auto"/>
                <w:left w:val="none" w:sz="0" w:space="0" w:color="auto"/>
                <w:bottom w:val="none" w:sz="0" w:space="0" w:color="auto"/>
                <w:right w:val="none" w:sz="0" w:space="0" w:color="auto"/>
              </w:divBdr>
            </w:div>
            <w:div w:id="452596491">
              <w:marLeft w:val="480"/>
              <w:marRight w:val="0"/>
              <w:marTop w:val="0"/>
              <w:marBottom w:val="0"/>
              <w:divBdr>
                <w:top w:val="none" w:sz="0" w:space="0" w:color="auto"/>
                <w:left w:val="none" w:sz="0" w:space="0" w:color="auto"/>
                <w:bottom w:val="none" w:sz="0" w:space="0" w:color="auto"/>
                <w:right w:val="none" w:sz="0" w:space="0" w:color="auto"/>
              </w:divBdr>
            </w:div>
            <w:div w:id="452602151">
              <w:marLeft w:val="480"/>
              <w:marRight w:val="0"/>
              <w:marTop w:val="0"/>
              <w:marBottom w:val="0"/>
              <w:divBdr>
                <w:top w:val="none" w:sz="0" w:space="0" w:color="auto"/>
                <w:left w:val="none" w:sz="0" w:space="0" w:color="auto"/>
                <w:bottom w:val="none" w:sz="0" w:space="0" w:color="auto"/>
                <w:right w:val="none" w:sz="0" w:space="0" w:color="auto"/>
              </w:divBdr>
            </w:div>
            <w:div w:id="452671643">
              <w:marLeft w:val="480"/>
              <w:marRight w:val="0"/>
              <w:marTop w:val="0"/>
              <w:marBottom w:val="0"/>
              <w:divBdr>
                <w:top w:val="none" w:sz="0" w:space="0" w:color="auto"/>
                <w:left w:val="none" w:sz="0" w:space="0" w:color="auto"/>
                <w:bottom w:val="none" w:sz="0" w:space="0" w:color="auto"/>
                <w:right w:val="none" w:sz="0" w:space="0" w:color="auto"/>
              </w:divBdr>
            </w:div>
            <w:div w:id="452748314">
              <w:marLeft w:val="480"/>
              <w:marRight w:val="0"/>
              <w:marTop w:val="0"/>
              <w:marBottom w:val="0"/>
              <w:divBdr>
                <w:top w:val="none" w:sz="0" w:space="0" w:color="auto"/>
                <w:left w:val="none" w:sz="0" w:space="0" w:color="auto"/>
                <w:bottom w:val="none" w:sz="0" w:space="0" w:color="auto"/>
                <w:right w:val="none" w:sz="0" w:space="0" w:color="auto"/>
              </w:divBdr>
            </w:div>
            <w:div w:id="452869937">
              <w:marLeft w:val="480"/>
              <w:marRight w:val="0"/>
              <w:marTop w:val="0"/>
              <w:marBottom w:val="0"/>
              <w:divBdr>
                <w:top w:val="none" w:sz="0" w:space="0" w:color="auto"/>
                <w:left w:val="none" w:sz="0" w:space="0" w:color="auto"/>
                <w:bottom w:val="none" w:sz="0" w:space="0" w:color="auto"/>
                <w:right w:val="none" w:sz="0" w:space="0" w:color="auto"/>
              </w:divBdr>
            </w:div>
            <w:div w:id="452870786">
              <w:marLeft w:val="480"/>
              <w:marRight w:val="0"/>
              <w:marTop w:val="0"/>
              <w:marBottom w:val="0"/>
              <w:divBdr>
                <w:top w:val="none" w:sz="0" w:space="0" w:color="auto"/>
                <w:left w:val="none" w:sz="0" w:space="0" w:color="auto"/>
                <w:bottom w:val="none" w:sz="0" w:space="0" w:color="auto"/>
                <w:right w:val="none" w:sz="0" w:space="0" w:color="auto"/>
              </w:divBdr>
            </w:div>
            <w:div w:id="452939310">
              <w:marLeft w:val="480"/>
              <w:marRight w:val="0"/>
              <w:marTop w:val="0"/>
              <w:marBottom w:val="0"/>
              <w:divBdr>
                <w:top w:val="none" w:sz="0" w:space="0" w:color="auto"/>
                <w:left w:val="none" w:sz="0" w:space="0" w:color="auto"/>
                <w:bottom w:val="none" w:sz="0" w:space="0" w:color="auto"/>
                <w:right w:val="none" w:sz="0" w:space="0" w:color="auto"/>
              </w:divBdr>
            </w:div>
            <w:div w:id="453132554">
              <w:marLeft w:val="480"/>
              <w:marRight w:val="0"/>
              <w:marTop w:val="0"/>
              <w:marBottom w:val="0"/>
              <w:divBdr>
                <w:top w:val="none" w:sz="0" w:space="0" w:color="auto"/>
                <w:left w:val="none" w:sz="0" w:space="0" w:color="auto"/>
                <w:bottom w:val="none" w:sz="0" w:space="0" w:color="auto"/>
                <w:right w:val="none" w:sz="0" w:space="0" w:color="auto"/>
              </w:divBdr>
            </w:div>
            <w:div w:id="453213106">
              <w:marLeft w:val="480"/>
              <w:marRight w:val="0"/>
              <w:marTop w:val="0"/>
              <w:marBottom w:val="0"/>
              <w:divBdr>
                <w:top w:val="none" w:sz="0" w:space="0" w:color="auto"/>
                <w:left w:val="none" w:sz="0" w:space="0" w:color="auto"/>
                <w:bottom w:val="none" w:sz="0" w:space="0" w:color="auto"/>
                <w:right w:val="none" w:sz="0" w:space="0" w:color="auto"/>
              </w:divBdr>
            </w:div>
            <w:div w:id="453255175">
              <w:marLeft w:val="480"/>
              <w:marRight w:val="0"/>
              <w:marTop w:val="0"/>
              <w:marBottom w:val="0"/>
              <w:divBdr>
                <w:top w:val="none" w:sz="0" w:space="0" w:color="auto"/>
                <w:left w:val="none" w:sz="0" w:space="0" w:color="auto"/>
                <w:bottom w:val="none" w:sz="0" w:space="0" w:color="auto"/>
                <w:right w:val="none" w:sz="0" w:space="0" w:color="auto"/>
              </w:divBdr>
            </w:div>
            <w:div w:id="453402499">
              <w:marLeft w:val="480"/>
              <w:marRight w:val="0"/>
              <w:marTop w:val="0"/>
              <w:marBottom w:val="0"/>
              <w:divBdr>
                <w:top w:val="none" w:sz="0" w:space="0" w:color="auto"/>
                <w:left w:val="none" w:sz="0" w:space="0" w:color="auto"/>
                <w:bottom w:val="none" w:sz="0" w:space="0" w:color="auto"/>
                <w:right w:val="none" w:sz="0" w:space="0" w:color="auto"/>
              </w:divBdr>
            </w:div>
            <w:div w:id="453405431">
              <w:marLeft w:val="480"/>
              <w:marRight w:val="0"/>
              <w:marTop w:val="0"/>
              <w:marBottom w:val="0"/>
              <w:divBdr>
                <w:top w:val="none" w:sz="0" w:space="0" w:color="auto"/>
                <w:left w:val="none" w:sz="0" w:space="0" w:color="auto"/>
                <w:bottom w:val="none" w:sz="0" w:space="0" w:color="auto"/>
                <w:right w:val="none" w:sz="0" w:space="0" w:color="auto"/>
              </w:divBdr>
            </w:div>
            <w:div w:id="453406476">
              <w:marLeft w:val="480"/>
              <w:marRight w:val="0"/>
              <w:marTop w:val="0"/>
              <w:marBottom w:val="0"/>
              <w:divBdr>
                <w:top w:val="none" w:sz="0" w:space="0" w:color="auto"/>
                <w:left w:val="none" w:sz="0" w:space="0" w:color="auto"/>
                <w:bottom w:val="none" w:sz="0" w:space="0" w:color="auto"/>
                <w:right w:val="none" w:sz="0" w:space="0" w:color="auto"/>
              </w:divBdr>
            </w:div>
            <w:div w:id="453641136">
              <w:marLeft w:val="480"/>
              <w:marRight w:val="0"/>
              <w:marTop w:val="0"/>
              <w:marBottom w:val="0"/>
              <w:divBdr>
                <w:top w:val="none" w:sz="0" w:space="0" w:color="auto"/>
                <w:left w:val="none" w:sz="0" w:space="0" w:color="auto"/>
                <w:bottom w:val="none" w:sz="0" w:space="0" w:color="auto"/>
                <w:right w:val="none" w:sz="0" w:space="0" w:color="auto"/>
              </w:divBdr>
            </w:div>
            <w:div w:id="453720174">
              <w:marLeft w:val="480"/>
              <w:marRight w:val="0"/>
              <w:marTop w:val="0"/>
              <w:marBottom w:val="0"/>
              <w:divBdr>
                <w:top w:val="none" w:sz="0" w:space="0" w:color="auto"/>
                <w:left w:val="none" w:sz="0" w:space="0" w:color="auto"/>
                <w:bottom w:val="none" w:sz="0" w:space="0" w:color="auto"/>
                <w:right w:val="none" w:sz="0" w:space="0" w:color="auto"/>
              </w:divBdr>
            </w:div>
            <w:div w:id="453793315">
              <w:marLeft w:val="480"/>
              <w:marRight w:val="0"/>
              <w:marTop w:val="0"/>
              <w:marBottom w:val="0"/>
              <w:divBdr>
                <w:top w:val="none" w:sz="0" w:space="0" w:color="auto"/>
                <w:left w:val="none" w:sz="0" w:space="0" w:color="auto"/>
                <w:bottom w:val="none" w:sz="0" w:space="0" w:color="auto"/>
                <w:right w:val="none" w:sz="0" w:space="0" w:color="auto"/>
              </w:divBdr>
            </w:div>
            <w:div w:id="453839149">
              <w:marLeft w:val="480"/>
              <w:marRight w:val="0"/>
              <w:marTop w:val="0"/>
              <w:marBottom w:val="0"/>
              <w:divBdr>
                <w:top w:val="none" w:sz="0" w:space="0" w:color="auto"/>
                <w:left w:val="none" w:sz="0" w:space="0" w:color="auto"/>
                <w:bottom w:val="none" w:sz="0" w:space="0" w:color="auto"/>
                <w:right w:val="none" w:sz="0" w:space="0" w:color="auto"/>
              </w:divBdr>
            </w:div>
            <w:div w:id="454064875">
              <w:marLeft w:val="480"/>
              <w:marRight w:val="0"/>
              <w:marTop w:val="0"/>
              <w:marBottom w:val="0"/>
              <w:divBdr>
                <w:top w:val="none" w:sz="0" w:space="0" w:color="auto"/>
                <w:left w:val="none" w:sz="0" w:space="0" w:color="auto"/>
                <w:bottom w:val="none" w:sz="0" w:space="0" w:color="auto"/>
                <w:right w:val="none" w:sz="0" w:space="0" w:color="auto"/>
              </w:divBdr>
            </w:div>
            <w:div w:id="454104867">
              <w:marLeft w:val="480"/>
              <w:marRight w:val="0"/>
              <w:marTop w:val="0"/>
              <w:marBottom w:val="0"/>
              <w:divBdr>
                <w:top w:val="none" w:sz="0" w:space="0" w:color="auto"/>
                <w:left w:val="none" w:sz="0" w:space="0" w:color="auto"/>
                <w:bottom w:val="none" w:sz="0" w:space="0" w:color="auto"/>
                <w:right w:val="none" w:sz="0" w:space="0" w:color="auto"/>
              </w:divBdr>
            </w:div>
            <w:div w:id="454105056">
              <w:marLeft w:val="480"/>
              <w:marRight w:val="0"/>
              <w:marTop w:val="0"/>
              <w:marBottom w:val="0"/>
              <w:divBdr>
                <w:top w:val="none" w:sz="0" w:space="0" w:color="auto"/>
                <w:left w:val="none" w:sz="0" w:space="0" w:color="auto"/>
                <w:bottom w:val="none" w:sz="0" w:space="0" w:color="auto"/>
                <w:right w:val="none" w:sz="0" w:space="0" w:color="auto"/>
              </w:divBdr>
            </w:div>
            <w:div w:id="454297253">
              <w:marLeft w:val="480"/>
              <w:marRight w:val="0"/>
              <w:marTop w:val="0"/>
              <w:marBottom w:val="0"/>
              <w:divBdr>
                <w:top w:val="none" w:sz="0" w:space="0" w:color="auto"/>
                <w:left w:val="none" w:sz="0" w:space="0" w:color="auto"/>
                <w:bottom w:val="none" w:sz="0" w:space="0" w:color="auto"/>
                <w:right w:val="none" w:sz="0" w:space="0" w:color="auto"/>
              </w:divBdr>
            </w:div>
            <w:div w:id="454520979">
              <w:marLeft w:val="480"/>
              <w:marRight w:val="0"/>
              <w:marTop w:val="0"/>
              <w:marBottom w:val="0"/>
              <w:divBdr>
                <w:top w:val="none" w:sz="0" w:space="0" w:color="auto"/>
                <w:left w:val="none" w:sz="0" w:space="0" w:color="auto"/>
                <w:bottom w:val="none" w:sz="0" w:space="0" w:color="auto"/>
                <w:right w:val="none" w:sz="0" w:space="0" w:color="auto"/>
              </w:divBdr>
            </w:div>
            <w:div w:id="454522074">
              <w:marLeft w:val="480"/>
              <w:marRight w:val="0"/>
              <w:marTop w:val="0"/>
              <w:marBottom w:val="0"/>
              <w:divBdr>
                <w:top w:val="none" w:sz="0" w:space="0" w:color="auto"/>
                <w:left w:val="none" w:sz="0" w:space="0" w:color="auto"/>
                <w:bottom w:val="none" w:sz="0" w:space="0" w:color="auto"/>
                <w:right w:val="none" w:sz="0" w:space="0" w:color="auto"/>
              </w:divBdr>
            </w:div>
            <w:div w:id="454636526">
              <w:marLeft w:val="480"/>
              <w:marRight w:val="0"/>
              <w:marTop w:val="0"/>
              <w:marBottom w:val="0"/>
              <w:divBdr>
                <w:top w:val="none" w:sz="0" w:space="0" w:color="auto"/>
                <w:left w:val="none" w:sz="0" w:space="0" w:color="auto"/>
                <w:bottom w:val="none" w:sz="0" w:space="0" w:color="auto"/>
                <w:right w:val="none" w:sz="0" w:space="0" w:color="auto"/>
              </w:divBdr>
            </w:div>
            <w:div w:id="454643025">
              <w:marLeft w:val="480"/>
              <w:marRight w:val="0"/>
              <w:marTop w:val="0"/>
              <w:marBottom w:val="0"/>
              <w:divBdr>
                <w:top w:val="none" w:sz="0" w:space="0" w:color="auto"/>
                <w:left w:val="none" w:sz="0" w:space="0" w:color="auto"/>
                <w:bottom w:val="none" w:sz="0" w:space="0" w:color="auto"/>
                <w:right w:val="none" w:sz="0" w:space="0" w:color="auto"/>
              </w:divBdr>
            </w:div>
            <w:div w:id="454755968">
              <w:marLeft w:val="480"/>
              <w:marRight w:val="0"/>
              <w:marTop w:val="0"/>
              <w:marBottom w:val="0"/>
              <w:divBdr>
                <w:top w:val="none" w:sz="0" w:space="0" w:color="auto"/>
                <w:left w:val="none" w:sz="0" w:space="0" w:color="auto"/>
                <w:bottom w:val="none" w:sz="0" w:space="0" w:color="auto"/>
                <w:right w:val="none" w:sz="0" w:space="0" w:color="auto"/>
              </w:divBdr>
            </w:div>
            <w:div w:id="454761610">
              <w:marLeft w:val="480"/>
              <w:marRight w:val="0"/>
              <w:marTop w:val="0"/>
              <w:marBottom w:val="0"/>
              <w:divBdr>
                <w:top w:val="none" w:sz="0" w:space="0" w:color="auto"/>
                <w:left w:val="none" w:sz="0" w:space="0" w:color="auto"/>
                <w:bottom w:val="none" w:sz="0" w:space="0" w:color="auto"/>
                <w:right w:val="none" w:sz="0" w:space="0" w:color="auto"/>
              </w:divBdr>
            </w:div>
            <w:div w:id="455028747">
              <w:marLeft w:val="480"/>
              <w:marRight w:val="0"/>
              <w:marTop w:val="0"/>
              <w:marBottom w:val="0"/>
              <w:divBdr>
                <w:top w:val="none" w:sz="0" w:space="0" w:color="auto"/>
                <w:left w:val="none" w:sz="0" w:space="0" w:color="auto"/>
                <w:bottom w:val="none" w:sz="0" w:space="0" w:color="auto"/>
                <w:right w:val="none" w:sz="0" w:space="0" w:color="auto"/>
              </w:divBdr>
            </w:div>
            <w:div w:id="455031828">
              <w:marLeft w:val="480"/>
              <w:marRight w:val="0"/>
              <w:marTop w:val="0"/>
              <w:marBottom w:val="0"/>
              <w:divBdr>
                <w:top w:val="none" w:sz="0" w:space="0" w:color="auto"/>
                <w:left w:val="none" w:sz="0" w:space="0" w:color="auto"/>
                <w:bottom w:val="none" w:sz="0" w:space="0" w:color="auto"/>
                <w:right w:val="none" w:sz="0" w:space="0" w:color="auto"/>
              </w:divBdr>
            </w:div>
            <w:div w:id="455102370">
              <w:marLeft w:val="480"/>
              <w:marRight w:val="0"/>
              <w:marTop w:val="0"/>
              <w:marBottom w:val="0"/>
              <w:divBdr>
                <w:top w:val="none" w:sz="0" w:space="0" w:color="auto"/>
                <w:left w:val="none" w:sz="0" w:space="0" w:color="auto"/>
                <w:bottom w:val="none" w:sz="0" w:space="0" w:color="auto"/>
                <w:right w:val="none" w:sz="0" w:space="0" w:color="auto"/>
              </w:divBdr>
            </w:div>
            <w:div w:id="455103252">
              <w:marLeft w:val="480"/>
              <w:marRight w:val="0"/>
              <w:marTop w:val="0"/>
              <w:marBottom w:val="0"/>
              <w:divBdr>
                <w:top w:val="none" w:sz="0" w:space="0" w:color="auto"/>
                <w:left w:val="none" w:sz="0" w:space="0" w:color="auto"/>
                <w:bottom w:val="none" w:sz="0" w:space="0" w:color="auto"/>
                <w:right w:val="none" w:sz="0" w:space="0" w:color="auto"/>
              </w:divBdr>
            </w:div>
            <w:div w:id="455107312">
              <w:marLeft w:val="480"/>
              <w:marRight w:val="0"/>
              <w:marTop w:val="0"/>
              <w:marBottom w:val="0"/>
              <w:divBdr>
                <w:top w:val="none" w:sz="0" w:space="0" w:color="auto"/>
                <w:left w:val="none" w:sz="0" w:space="0" w:color="auto"/>
                <w:bottom w:val="none" w:sz="0" w:space="0" w:color="auto"/>
                <w:right w:val="none" w:sz="0" w:space="0" w:color="auto"/>
              </w:divBdr>
            </w:div>
            <w:div w:id="455173727">
              <w:marLeft w:val="480"/>
              <w:marRight w:val="0"/>
              <w:marTop w:val="0"/>
              <w:marBottom w:val="0"/>
              <w:divBdr>
                <w:top w:val="none" w:sz="0" w:space="0" w:color="auto"/>
                <w:left w:val="none" w:sz="0" w:space="0" w:color="auto"/>
                <w:bottom w:val="none" w:sz="0" w:space="0" w:color="auto"/>
                <w:right w:val="none" w:sz="0" w:space="0" w:color="auto"/>
              </w:divBdr>
            </w:div>
            <w:div w:id="455217433">
              <w:marLeft w:val="480"/>
              <w:marRight w:val="0"/>
              <w:marTop w:val="0"/>
              <w:marBottom w:val="0"/>
              <w:divBdr>
                <w:top w:val="none" w:sz="0" w:space="0" w:color="auto"/>
                <w:left w:val="none" w:sz="0" w:space="0" w:color="auto"/>
                <w:bottom w:val="none" w:sz="0" w:space="0" w:color="auto"/>
                <w:right w:val="none" w:sz="0" w:space="0" w:color="auto"/>
              </w:divBdr>
            </w:div>
            <w:div w:id="455415370">
              <w:marLeft w:val="480"/>
              <w:marRight w:val="0"/>
              <w:marTop w:val="0"/>
              <w:marBottom w:val="0"/>
              <w:divBdr>
                <w:top w:val="none" w:sz="0" w:space="0" w:color="auto"/>
                <w:left w:val="none" w:sz="0" w:space="0" w:color="auto"/>
                <w:bottom w:val="none" w:sz="0" w:space="0" w:color="auto"/>
                <w:right w:val="none" w:sz="0" w:space="0" w:color="auto"/>
              </w:divBdr>
            </w:div>
            <w:div w:id="455637994">
              <w:marLeft w:val="480"/>
              <w:marRight w:val="0"/>
              <w:marTop w:val="0"/>
              <w:marBottom w:val="0"/>
              <w:divBdr>
                <w:top w:val="none" w:sz="0" w:space="0" w:color="auto"/>
                <w:left w:val="none" w:sz="0" w:space="0" w:color="auto"/>
                <w:bottom w:val="none" w:sz="0" w:space="0" w:color="auto"/>
                <w:right w:val="none" w:sz="0" w:space="0" w:color="auto"/>
              </w:divBdr>
            </w:div>
            <w:div w:id="455756824">
              <w:marLeft w:val="480"/>
              <w:marRight w:val="0"/>
              <w:marTop w:val="0"/>
              <w:marBottom w:val="0"/>
              <w:divBdr>
                <w:top w:val="none" w:sz="0" w:space="0" w:color="auto"/>
                <w:left w:val="none" w:sz="0" w:space="0" w:color="auto"/>
                <w:bottom w:val="none" w:sz="0" w:space="0" w:color="auto"/>
                <w:right w:val="none" w:sz="0" w:space="0" w:color="auto"/>
              </w:divBdr>
            </w:div>
            <w:div w:id="455948976">
              <w:marLeft w:val="480"/>
              <w:marRight w:val="0"/>
              <w:marTop w:val="0"/>
              <w:marBottom w:val="0"/>
              <w:divBdr>
                <w:top w:val="none" w:sz="0" w:space="0" w:color="auto"/>
                <w:left w:val="none" w:sz="0" w:space="0" w:color="auto"/>
                <w:bottom w:val="none" w:sz="0" w:space="0" w:color="auto"/>
                <w:right w:val="none" w:sz="0" w:space="0" w:color="auto"/>
              </w:divBdr>
            </w:div>
            <w:div w:id="456023338">
              <w:marLeft w:val="480"/>
              <w:marRight w:val="0"/>
              <w:marTop w:val="0"/>
              <w:marBottom w:val="0"/>
              <w:divBdr>
                <w:top w:val="none" w:sz="0" w:space="0" w:color="auto"/>
                <w:left w:val="none" w:sz="0" w:space="0" w:color="auto"/>
                <w:bottom w:val="none" w:sz="0" w:space="0" w:color="auto"/>
                <w:right w:val="none" w:sz="0" w:space="0" w:color="auto"/>
              </w:divBdr>
            </w:div>
            <w:div w:id="456029896">
              <w:marLeft w:val="480"/>
              <w:marRight w:val="0"/>
              <w:marTop w:val="0"/>
              <w:marBottom w:val="0"/>
              <w:divBdr>
                <w:top w:val="none" w:sz="0" w:space="0" w:color="auto"/>
                <w:left w:val="none" w:sz="0" w:space="0" w:color="auto"/>
                <w:bottom w:val="none" w:sz="0" w:space="0" w:color="auto"/>
                <w:right w:val="none" w:sz="0" w:space="0" w:color="auto"/>
              </w:divBdr>
            </w:div>
            <w:div w:id="456073125">
              <w:marLeft w:val="480"/>
              <w:marRight w:val="0"/>
              <w:marTop w:val="0"/>
              <w:marBottom w:val="0"/>
              <w:divBdr>
                <w:top w:val="none" w:sz="0" w:space="0" w:color="auto"/>
                <w:left w:val="none" w:sz="0" w:space="0" w:color="auto"/>
                <w:bottom w:val="none" w:sz="0" w:space="0" w:color="auto"/>
                <w:right w:val="none" w:sz="0" w:space="0" w:color="auto"/>
              </w:divBdr>
            </w:div>
            <w:div w:id="456217059">
              <w:marLeft w:val="480"/>
              <w:marRight w:val="0"/>
              <w:marTop w:val="0"/>
              <w:marBottom w:val="0"/>
              <w:divBdr>
                <w:top w:val="none" w:sz="0" w:space="0" w:color="auto"/>
                <w:left w:val="none" w:sz="0" w:space="0" w:color="auto"/>
                <w:bottom w:val="none" w:sz="0" w:space="0" w:color="auto"/>
                <w:right w:val="none" w:sz="0" w:space="0" w:color="auto"/>
              </w:divBdr>
            </w:div>
            <w:div w:id="456223285">
              <w:marLeft w:val="480"/>
              <w:marRight w:val="0"/>
              <w:marTop w:val="0"/>
              <w:marBottom w:val="0"/>
              <w:divBdr>
                <w:top w:val="none" w:sz="0" w:space="0" w:color="auto"/>
                <w:left w:val="none" w:sz="0" w:space="0" w:color="auto"/>
                <w:bottom w:val="none" w:sz="0" w:space="0" w:color="auto"/>
                <w:right w:val="none" w:sz="0" w:space="0" w:color="auto"/>
              </w:divBdr>
            </w:div>
            <w:div w:id="456261896">
              <w:marLeft w:val="480"/>
              <w:marRight w:val="0"/>
              <w:marTop w:val="0"/>
              <w:marBottom w:val="0"/>
              <w:divBdr>
                <w:top w:val="none" w:sz="0" w:space="0" w:color="auto"/>
                <w:left w:val="none" w:sz="0" w:space="0" w:color="auto"/>
                <w:bottom w:val="none" w:sz="0" w:space="0" w:color="auto"/>
                <w:right w:val="none" w:sz="0" w:space="0" w:color="auto"/>
              </w:divBdr>
            </w:div>
            <w:div w:id="456261922">
              <w:marLeft w:val="480"/>
              <w:marRight w:val="0"/>
              <w:marTop w:val="0"/>
              <w:marBottom w:val="0"/>
              <w:divBdr>
                <w:top w:val="none" w:sz="0" w:space="0" w:color="auto"/>
                <w:left w:val="none" w:sz="0" w:space="0" w:color="auto"/>
                <w:bottom w:val="none" w:sz="0" w:space="0" w:color="auto"/>
                <w:right w:val="none" w:sz="0" w:space="0" w:color="auto"/>
              </w:divBdr>
            </w:div>
            <w:div w:id="456411533">
              <w:marLeft w:val="480"/>
              <w:marRight w:val="0"/>
              <w:marTop w:val="0"/>
              <w:marBottom w:val="0"/>
              <w:divBdr>
                <w:top w:val="none" w:sz="0" w:space="0" w:color="auto"/>
                <w:left w:val="none" w:sz="0" w:space="0" w:color="auto"/>
                <w:bottom w:val="none" w:sz="0" w:space="0" w:color="auto"/>
                <w:right w:val="none" w:sz="0" w:space="0" w:color="auto"/>
              </w:divBdr>
            </w:div>
            <w:div w:id="456413199">
              <w:marLeft w:val="480"/>
              <w:marRight w:val="0"/>
              <w:marTop w:val="0"/>
              <w:marBottom w:val="0"/>
              <w:divBdr>
                <w:top w:val="none" w:sz="0" w:space="0" w:color="auto"/>
                <w:left w:val="none" w:sz="0" w:space="0" w:color="auto"/>
                <w:bottom w:val="none" w:sz="0" w:space="0" w:color="auto"/>
                <w:right w:val="none" w:sz="0" w:space="0" w:color="auto"/>
              </w:divBdr>
            </w:div>
            <w:div w:id="456458476">
              <w:marLeft w:val="480"/>
              <w:marRight w:val="0"/>
              <w:marTop w:val="0"/>
              <w:marBottom w:val="0"/>
              <w:divBdr>
                <w:top w:val="none" w:sz="0" w:space="0" w:color="auto"/>
                <w:left w:val="none" w:sz="0" w:space="0" w:color="auto"/>
                <w:bottom w:val="none" w:sz="0" w:space="0" w:color="auto"/>
                <w:right w:val="none" w:sz="0" w:space="0" w:color="auto"/>
              </w:divBdr>
            </w:div>
            <w:div w:id="456458776">
              <w:marLeft w:val="480"/>
              <w:marRight w:val="0"/>
              <w:marTop w:val="0"/>
              <w:marBottom w:val="0"/>
              <w:divBdr>
                <w:top w:val="none" w:sz="0" w:space="0" w:color="auto"/>
                <w:left w:val="none" w:sz="0" w:space="0" w:color="auto"/>
                <w:bottom w:val="none" w:sz="0" w:space="0" w:color="auto"/>
                <w:right w:val="none" w:sz="0" w:space="0" w:color="auto"/>
              </w:divBdr>
            </w:div>
            <w:div w:id="456485896">
              <w:marLeft w:val="480"/>
              <w:marRight w:val="0"/>
              <w:marTop w:val="0"/>
              <w:marBottom w:val="0"/>
              <w:divBdr>
                <w:top w:val="none" w:sz="0" w:space="0" w:color="auto"/>
                <w:left w:val="none" w:sz="0" w:space="0" w:color="auto"/>
                <w:bottom w:val="none" w:sz="0" w:space="0" w:color="auto"/>
                <w:right w:val="none" w:sz="0" w:space="0" w:color="auto"/>
              </w:divBdr>
            </w:div>
            <w:div w:id="456532579">
              <w:marLeft w:val="480"/>
              <w:marRight w:val="0"/>
              <w:marTop w:val="0"/>
              <w:marBottom w:val="0"/>
              <w:divBdr>
                <w:top w:val="none" w:sz="0" w:space="0" w:color="auto"/>
                <w:left w:val="none" w:sz="0" w:space="0" w:color="auto"/>
                <w:bottom w:val="none" w:sz="0" w:space="0" w:color="auto"/>
                <w:right w:val="none" w:sz="0" w:space="0" w:color="auto"/>
              </w:divBdr>
            </w:div>
            <w:div w:id="456609032">
              <w:marLeft w:val="480"/>
              <w:marRight w:val="0"/>
              <w:marTop w:val="0"/>
              <w:marBottom w:val="0"/>
              <w:divBdr>
                <w:top w:val="none" w:sz="0" w:space="0" w:color="auto"/>
                <w:left w:val="none" w:sz="0" w:space="0" w:color="auto"/>
                <w:bottom w:val="none" w:sz="0" w:space="0" w:color="auto"/>
                <w:right w:val="none" w:sz="0" w:space="0" w:color="auto"/>
              </w:divBdr>
            </w:div>
            <w:div w:id="456685155">
              <w:marLeft w:val="480"/>
              <w:marRight w:val="0"/>
              <w:marTop w:val="0"/>
              <w:marBottom w:val="0"/>
              <w:divBdr>
                <w:top w:val="none" w:sz="0" w:space="0" w:color="auto"/>
                <w:left w:val="none" w:sz="0" w:space="0" w:color="auto"/>
                <w:bottom w:val="none" w:sz="0" w:space="0" w:color="auto"/>
                <w:right w:val="none" w:sz="0" w:space="0" w:color="auto"/>
              </w:divBdr>
            </w:div>
            <w:div w:id="456995564">
              <w:marLeft w:val="480"/>
              <w:marRight w:val="0"/>
              <w:marTop w:val="0"/>
              <w:marBottom w:val="0"/>
              <w:divBdr>
                <w:top w:val="none" w:sz="0" w:space="0" w:color="auto"/>
                <w:left w:val="none" w:sz="0" w:space="0" w:color="auto"/>
                <w:bottom w:val="none" w:sz="0" w:space="0" w:color="auto"/>
                <w:right w:val="none" w:sz="0" w:space="0" w:color="auto"/>
              </w:divBdr>
            </w:div>
            <w:div w:id="456996247">
              <w:marLeft w:val="480"/>
              <w:marRight w:val="0"/>
              <w:marTop w:val="0"/>
              <w:marBottom w:val="0"/>
              <w:divBdr>
                <w:top w:val="none" w:sz="0" w:space="0" w:color="auto"/>
                <w:left w:val="none" w:sz="0" w:space="0" w:color="auto"/>
                <w:bottom w:val="none" w:sz="0" w:space="0" w:color="auto"/>
                <w:right w:val="none" w:sz="0" w:space="0" w:color="auto"/>
              </w:divBdr>
            </w:div>
            <w:div w:id="457188072">
              <w:marLeft w:val="480"/>
              <w:marRight w:val="0"/>
              <w:marTop w:val="0"/>
              <w:marBottom w:val="0"/>
              <w:divBdr>
                <w:top w:val="none" w:sz="0" w:space="0" w:color="auto"/>
                <w:left w:val="none" w:sz="0" w:space="0" w:color="auto"/>
                <w:bottom w:val="none" w:sz="0" w:space="0" w:color="auto"/>
                <w:right w:val="none" w:sz="0" w:space="0" w:color="auto"/>
              </w:divBdr>
            </w:div>
            <w:div w:id="457190004">
              <w:marLeft w:val="480"/>
              <w:marRight w:val="0"/>
              <w:marTop w:val="0"/>
              <w:marBottom w:val="0"/>
              <w:divBdr>
                <w:top w:val="none" w:sz="0" w:space="0" w:color="auto"/>
                <w:left w:val="none" w:sz="0" w:space="0" w:color="auto"/>
                <w:bottom w:val="none" w:sz="0" w:space="0" w:color="auto"/>
                <w:right w:val="none" w:sz="0" w:space="0" w:color="auto"/>
              </w:divBdr>
            </w:div>
            <w:div w:id="457259188">
              <w:marLeft w:val="480"/>
              <w:marRight w:val="0"/>
              <w:marTop w:val="0"/>
              <w:marBottom w:val="0"/>
              <w:divBdr>
                <w:top w:val="none" w:sz="0" w:space="0" w:color="auto"/>
                <w:left w:val="none" w:sz="0" w:space="0" w:color="auto"/>
                <w:bottom w:val="none" w:sz="0" w:space="0" w:color="auto"/>
                <w:right w:val="none" w:sz="0" w:space="0" w:color="auto"/>
              </w:divBdr>
            </w:div>
            <w:div w:id="457381903">
              <w:marLeft w:val="480"/>
              <w:marRight w:val="0"/>
              <w:marTop w:val="0"/>
              <w:marBottom w:val="0"/>
              <w:divBdr>
                <w:top w:val="none" w:sz="0" w:space="0" w:color="auto"/>
                <w:left w:val="none" w:sz="0" w:space="0" w:color="auto"/>
                <w:bottom w:val="none" w:sz="0" w:space="0" w:color="auto"/>
                <w:right w:val="none" w:sz="0" w:space="0" w:color="auto"/>
              </w:divBdr>
            </w:div>
            <w:div w:id="457456040">
              <w:marLeft w:val="480"/>
              <w:marRight w:val="0"/>
              <w:marTop w:val="0"/>
              <w:marBottom w:val="0"/>
              <w:divBdr>
                <w:top w:val="none" w:sz="0" w:space="0" w:color="auto"/>
                <w:left w:val="none" w:sz="0" w:space="0" w:color="auto"/>
                <w:bottom w:val="none" w:sz="0" w:space="0" w:color="auto"/>
                <w:right w:val="none" w:sz="0" w:space="0" w:color="auto"/>
              </w:divBdr>
            </w:div>
            <w:div w:id="457532670">
              <w:marLeft w:val="480"/>
              <w:marRight w:val="0"/>
              <w:marTop w:val="0"/>
              <w:marBottom w:val="0"/>
              <w:divBdr>
                <w:top w:val="none" w:sz="0" w:space="0" w:color="auto"/>
                <w:left w:val="none" w:sz="0" w:space="0" w:color="auto"/>
                <w:bottom w:val="none" w:sz="0" w:space="0" w:color="auto"/>
                <w:right w:val="none" w:sz="0" w:space="0" w:color="auto"/>
              </w:divBdr>
            </w:div>
            <w:div w:id="457603396">
              <w:marLeft w:val="480"/>
              <w:marRight w:val="0"/>
              <w:marTop w:val="0"/>
              <w:marBottom w:val="0"/>
              <w:divBdr>
                <w:top w:val="none" w:sz="0" w:space="0" w:color="auto"/>
                <w:left w:val="none" w:sz="0" w:space="0" w:color="auto"/>
                <w:bottom w:val="none" w:sz="0" w:space="0" w:color="auto"/>
                <w:right w:val="none" w:sz="0" w:space="0" w:color="auto"/>
              </w:divBdr>
            </w:div>
            <w:div w:id="457647158">
              <w:marLeft w:val="480"/>
              <w:marRight w:val="0"/>
              <w:marTop w:val="0"/>
              <w:marBottom w:val="0"/>
              <w:divBdr>
                <w:top w:val="none" w:sz="0" w:space="0" w:color="auto"/>
                <w:left w:val="none" w:sz="0" w:space="0" w:color="auto"/>
                <w:bottom w:val="none" w:sz="0" w:space="0" w:color="auto"/>
                <w:right w:val="none" w:sz="0" w:space="0" w:color="auto"/>
              </w:divBdr>
            </w:div>
            <w:div w:id="457650025">
              <w:marLeft w:val="480"/>
              <w:marRight w:val="0"/>
              <w:marTop w:val="0"/>
              <w:marBottom w:val="0"/>
              <w:divBdr>
                <w:top w:val="none" w:sz="0" w:space="0" w:color="auto"/>
                <w:left w:val="none" w:sz="0" w:space="0" w:color="auto"/>
                <w:bottom w:val="none" w:sz="0" w:space="0" w:color="auto"/>
                <w:right w:val="none" w:sz="0" w:space="0" w:color="auto"/>
              </w:divBdr>
            </w:div>
            <w:div w:id="457652132">
              <w:marLeft w:val="480"/>
              <w:marRight w:val="0"/>
              <w:marTop w:val="0"/>
              <w:marBottom w:val="0"/>
              <w:divBdr>
                <w:top w:val="none" w:sz="0" w:space="0" w:color="auto"/>
                <w:left w:val="none" w:sz="0" w:space="0" w:color="auto"/>
                <w:bottom w:val="none" w:sz="0" w:space="0" w:color="auto"/>
                <w:right w:val="none" w:sz="0" w:space="0" w:color="auto"/>
              </w:divBdr>
            </w:div>
            <w:div w:id="457652207">
              <w:marLeft w:val="480"/>
              <w:marRight w:val="0"/>
              <w:marTop w:val="0"/>
              <w:marBottom w:val="0"/>
              <w:divBdr>
                <w:top w:val="none" w:sz="0" w:space="0" w:color="auto"/>
                <w:left w:val="none" w:sz="0" w:space="0" w:color="auto"/>
                <w:bottom w:val="none" w:sz="0" w:space="0" w:color="auto"/>
                <w:right w:val="none" w:sz="0" w:space="0" w:color="auto"/>
              </w:divBdr>
            </w:div>
            <w:div w:id="457722184">
              <w:marLeft w:val="480"/>
              <w:marRight w:val="0"/>
              <w:marTop w:val="0"/>
              <w:marBottom w:val="0"/>
              <w:divBdr>
                <w:top w:val="none" w:sz="0" w:space="0" w:color="auto"/>
                <w:left w:val="none" w:sz="0" w:space="0" w:color="auto"/>
                <w:bottom w:val="none" w:sz="0" w:space="0" w:color="auto"/>
                <w:right w:val="none" w:sz="0" w:space="0" w:color="auto"/>
              </w:divBdr>
            </w:div>
            <w:div w:id="457837254">
              <w:marLeft w:val="480"/>
              <w:marRight w:val="0"/>
              <w:marTop w:val="0"/>
              <w:marBottom w:val="0"/>
              <w:divBdr>
                <w:top w:val="none" w:sz="0" w:space="0" w:color="auto"/>
                <w:left w:val="none" w:sz="0" w:space="0" w:color="auto"/>
                <w:bottom w:val="none" w:sz="0" w:space="0" w:color="auto"/>
                <w:right w:val="none" w:sz="0" w:space="0" w:color="auto"/>
              </w:divBdr>
            </w:div>
            <w:div w:id="457842745">
              <w:marLeft w:val="480"/>
              <w:marRight w:val="0"/>
              <w:marTop w:val="0"/>
              <w:marBottom w:val="0"/>
              <w:divBdr>
                <w:top w:val="none" w:sz="0" w:space="0" w:color="auto"/>
                <w:left w:val="none" w:sz="0" w:space="0" w:color="auto"/>
                <w:bottom w:val="none" w:sz="0" w:space="0" w:color="auto"/>
                <w:right w:val="none" w:sz="0" w:space="0" w:color="auto"/>
              </w:divBdr>
            </w:div>
            <w:div w:id="457845298">
              <w:marLeft w:val="480"/>
              <w:marRight w:val="0"/>
              <w:marTop w:val="0"/>
              <w:marBottom w:val="0"/>
              <w:divBdr>
                <w:top w:val="none" w:sz="0" w:space="0" w:color="auto"/>
                <w:left w:val="none" w:sz="0" w:space="0" w:color="auto"/>
                <w:bottom w:val="none" w:sz="0" w:space="0" w:color="auto"/>
                <w:right w:val="none" w:sz="0" w:space="0" w:color="auto"/>
              </w:divBdr>
            </w:div>
            <w:div w:id="457918661">
              <w:marLeft w:val="480"/>
              <w:marRight w:val="0"/>
              <w:marTop w:val="0"/>
              <w:marBottom w:val="0"/>
              <w:divBdr>
                <w:top w:val="none" w:sz="0" w:space="0" w:color="auto"/>
                <w:left w:val="none" w:sz="0" w:space="0" w:color="auto"/>
                <w:bottom w:val="none" w:sz="0" w:space="0" w:color="auto"/>
                <w:right w:val="none" w:sz="0" w:space="0" w:color="auto"/>
              </w:divBdr>
            </w:div>
            <w:div w:id="457989015">
              <w:marLeft w:val="480"/>
              <w:marRight w:val="0"/>
              <w:marTop w:val="0"/>
              <w:marBottom w:val="0"/>
              <w:divBdr>
                <w:top w:val="none" w:sz="0" w:space="0" w:color="auto"/>
                <w:left w:val="none" w:sz="0" w:space="0" w:color="auto"/>
                <w:bottom w:val="none" w:sz="0" w:space="0" w:color="auto"/>
                <w:right w:val="none" w:sz="0" w:space="0" w:color="auto"/>
              </w:divBdr>
            </w:div>
            <w:div w:id="457990063">
              <w:marLeft w:val="480"/>
              <w:marRight w:val="0"/>
              <w:marTop w:val="0"/>
              <w:marBottom w:val="0"/>
              <w:divBdr>
                <w:top w:val="none" w:sz="0" w:space="0" w:color="auto"/>
                <w:left w:val="none" w:sz="0" w:space="0" w:color="auto"/>
                <w:bottom w:val="none" w:sz="0" w:space="0" w:color="auto"/>
                <w:right w:val="none" w:sz="0" w:space="0" w:color="auto"/>
              </w:divBdr>
            </w:div>
            <w:div w:id="457993036">
              <w:marLeft w:val="480"/>
              <w:marRight w:val="0"/>
              <w:marTop w:val="0"/>
              <w:marBottom w:val="0"/>
              <w:divBdr>
                <w:top w:val="none" w:sz="0" w:space="0" w:color="auto"/>
                <w:left w:val="none" w:sz="0" w:space="0" w:color="auto"/>
                <w:bottom w:val="none" w:sz="0" w:space="0" w:color="auto"/>
                <w:right w:val="none" w:sz="0" w:space="0" w:color="auto"/>
              </w:divBdr>
            </w:div>
            <w:div w:id="458106247">
              <w:marLeft w:val="480"/>
              <w:marRight w:val="0"/>
              <w:marTop w:val="0"/>
              <w:marBottom w:val="0"/>
              <w:divBdr>
                <w:top w:val="none" w:sz="0" w:space="0" w:color="auto"/>
                <w:left w:val="none" w:sz="0" w:space="0" w:color="auto"/>
                <w:bottom w:val="none" w:sz="0" w:space="0" w:color="auto"/>
                <w:right w:val="none" w:sz="0" w:space="0" w:color="auto"/>
              </w:divBdr>
            </w:div>
            <w:div w:id="458183606">
              <w:marLeft w:val="480"/>
              <w:marRight w:val="0"/>
              <w:marTop w:val="0"/>
              <w:marBottom w:val="0"/>
              <w:divBdr>
                <w:top w:val="none" w:sz="0" w:space="0" w:color="auto"/>
                <w:left w:val="none" w:sz="0" w:space="0" w:color="auto"/>
                <w:bottom w:val="none" w:sz="0" w:space="0" w:color="auto"/>
                <w:right w:val="none" w:sz="0" w:space="0" w:color="auto"/>
              </w:divBdr>
            </w:div>
            <w:div w:id="458228796">
              <w:marLeft w:val="480"/>
              <w:marRight w:val="0"/>
              <w:marTop w:val="0"/>
              <w:marBottom w:val="0"/>
              <w:divBdr>
                <w:top w:val="none" w:sz="0" w:space="0" w:color="auto"/>
                <w:left w:val="none" w:sz="0" w:space="0" w:color="auto"/>
                <w:bottom w:val="none" w:sz="0" w:space="0" w:color="auto"/>
                <w:right w:val="none" w:sz="0" w:space="0" w:color="auto"/>
              </w:divBdr>
            </w:div>
            <w:div w:id="458302974">
              <w:marLeft w:val="480"/>
              <w:marRight w:val="0"/>
              <w:marTop w:val="0"/>
              <w:marBottom w:val="0"/>
              <w:divBdr>
                <w:top w:val="none" w:sz="0" w:space="0" w:color="auto"/>
                <w:left w:val="none" w:sz="0" w:space="0" w:color="auto"/>
                <w:bottom w:val="none" w:sz="0" w:space="0" w:color="auto"/>
                <w:right w:val="none" w:sz="0" w:space="0" w:color="auto"/>
              </w:divBdr>
            </w:div>
            <w:div w:id="458378633">
              <w:marLeft w:val="480"/>
              <w:marRight w:val="0"/>
              <w:marTop w:val="0"/>
              <w:marBottom w:val="0"/>
              <w:divBdr>
                <w:top w:val="none" w:sz="0" w:space="0" w:color="auto"/>
                <w:left w:val="none" w:sz="0" w:space="0" w:color="auto"/>
                <w:bottom w:val="none" w:sz="0" w:space="0" w:color="auto"/>
                <w:right w:val="none" w:sz="0" w:space="0" w:color="auto"/>
              </w:divBdr>
            </w:div>
            <w:div w:id="458568531">
              <w:marLeft w:val="480"/>
              <w:marRight w:val="0"/>
              <w:marTop w:val="0"/>
              <w:marBottom w:val="0"/>
              <w:divBdr>
                <w:top w:val="none" w:sz="0" w:space="0" w:color="auto"/>
                <w:left w:val="none" w:sz="0" w:space="0" w:color="auto"/>
                <w:bottom w:val="none" w:sz="0" w:space="0" w:color="auto"/>
                <w:right w:val="none" w:sz="0" w:space="0" w:color="auto"/>
              </w:divBdr>
            </w:div>
            <w:div w:id="458571143">
              <w:marLeft w:val="480"/>
              <w:marRight w:val="0"/>
              <w:marTop w:val="0"/>
              <w:marBottom w:val="0"/>
              <w:divBdr>
                <w:top w:val="none" w:sz="0" w:space="0" w:color="auto"/>
                <w:left w:val="none" w:sz="0" w:space="0" w:color="auto"/>
                <w:bottom w:val="none" w:sz="0" w:space="0" w:color="auto"/>
                <w:right w:val="none" w:sz="0" w:space="0" w:color="auto"/>
              </w:divBdr>
            </w:div>
            <w:div w:id="458574957">
              <w:marLeft w:val="480"/>
              <w:marRight w:val="0"/>
              <w:marTop w:val="0"/>
              <w:marBottom w:val="0"/>
              <w:divBdr>
                <w:top w:val="none" w:sz="0" w:space="0" w:color="auto"/>
                <w:left w:val="none" w:sz="0" w:space="0" w:color="auto"/>
                <w:bottom w:val="none" w:sz="0" w:space="0" w:color="auto"/>
                <w:right w:val="none" w:sz="0" w:space="0" w:color="auto"/>
              </w:divBdr>
            </w:div>
            <w:div w:id="458688738">
              <w:marLeft w:val="480"/>
              <w:marRight w:val="0"/>
              <w:marTop w:val="0"/>
              <w:marBottom w:val="0"/>
              <w:divBdr>
                <w:top w:val="none" w:sz="0" w:space="0" w:color="auto"/>
                <w:left w:val="none" w:sz="0" w:space="0" w:color="auto"/>
                <w:bottom w:val="none" w:sz="0" w:space="0" w:color="auto"/>
                <w:right w:val="none" w:sz="0" w:space="0" w:color="auto"/>
              </w:divBdr>
            </w:div>
            <w:div w:id="458692784">
              <w:marLeft w:val="480"/>
              <w:marRight w:val="0"/>
              <w:marTop w:val="0"/>
              <w:marBottom w:val="0"/>
              <w:divBdr>
                <w:top w:val="none" w:sz="0" w:space="0" w:color="auto"/>
                <w:left w:val="none" w:sz="0" w:space="0" w:color="auto"/>
                <w:bottom w:val="none" w:sz="0" w:space="0" w:color="auto"/>
                <w:right w:val="none" w:sz="0" w:space="0" w:color="auto"/>
              </w:divBdr>
            </w:div>
            <w:div w:id="458763663">
              <w:marLeft w:val="480"/>
              <w:marRight w:val="0"/>
              <w:marTop w:val="0"/>
              <w:marBottom w:val="0"/>
              <w:divBdr>
                <w:top w:val="none" w:sz="0" w:space="0" w:color="auto"/>
                <w:left w:val="none" w:sz="0" w:space="0" w:color="auto"/>
                <w:bottom w:val="none" w:sz="0" w:space="0" w:color="auto"/>
                <w:right w:val="none" w:sz="0" w:space="0" w:color="auto"/>
              </w:divBdr>
            </w:div>
            <w:div w:id="458767658">
              <w:marLeft w:val="480"/>
              <w:marRight w:val="0"/>
              <w:marTop w:val="0"/>
              <w:marBottom w:val="0"/>
              <w:divBdr>
                <w:top w:val="none" w:sz="0" w:space="0" w:color="auto"/>
                <w:left w:val="none" w:sz="0" w:space="0" w:color="auto"/>
                <w:bottom w:val="none" w:sz="0" w:space="0" w:color="auto"/>
                <w:right w:val="none" w:sz="0" w:space="0" w:color="auto"/>
              </w:divBdr>
            </w:div>
            <w:div w:id="458836127">
              <w:marLeft w:val="480"/>
              <w:marRight w:val="0"/>
              <w:marTop w:val="0"/>
              <w:marBottom w:val="0"/>
              <w:divBdr>
                <w:top w:val="none" w:sz="0" w:space="0" w:color="auto"/>
                <w:left w:val="none" w:sz="0" w:space="0" w:color="auto"/>
                <w:bottom w:val="none" w:sz="0" w:space="0" w:color="auto"/>
                <w:right w:val="none" w:sz="0" w:space="0" w:color="auto"/>
              </w:divBdr>
            </w:div>
            <w:div w:id="458843379">
              <w:marLeft w:val="480"/>
              <w:marRight w:val="0"/>
              <w:marTop w:val="0"/>
              <w:marBottom w:val="0"/>
              <w:divBdr>
                <w:top w:val="none" w:sz="0" w:space="0" w:color="auto"/>
                <w:left w:val="none" w:sz="0" w:space="0" w:color="auto"/>
                <w:bottom w:val="none" w:sz="0" w:space="0" w:color="auto"/>
                <w:right w:val="none" w:sz="0" w:space="0" w:color="auto"/>
              </w:divBdr>
            </w:div>
            <w:div w:id="458914245">
              <w:marLeft w:val="480"/>
              <w:marRight w:val="0"/>
              <w:marTop w:val="0"/>
              <w:marBottom w:val="0"/>
              <w:divBdr>
                <w:top w:val="none" w:sz="0" w:space="0" w:color="auto"/>
                <w:left w:val="none" w:sz="0" w:space="0" w:color="auto"/>
                <w:bottom w:val="none" w:sz="0" w:space="0" w:color="auto"/>
                <w:right w:val="none" w:sz="0" w:space="0" w:color="auto"/>
              </w:divBdr>
            </w:div>
            <w:div w:id="458960665">
              <w:marLeft w:val="480"/>
              <w:marRight w:val="0"/>
              <w:marTop w:val="0"/>
              <w:marBottom w:val="0"/>
              <w:divBdr>
                <w:top w:val="none" w:sz="0" w:space="0" w:color="auto"/>
                <w:left w:val="none" w:sz="0" w:space="0" w:color="auto"/>
                <w:bottom w:val="none" w:sz="0" w:space="0" w:color="auto"/>
                <w:right w:val="none" w:sz="0" w:space="0" w:color="auto"/>
              </w:divBdr>
            </w:div>
            <w:div w:id="459150575">
              <w:marLeft w:val="480"/>
              <w:marRight w:val="0"/>
              <w:marTop w:val="0"/>
              <w:marBottom w:val="0"/>
              <w:divBdr>
                <w:top w:val="none" w:sz="0" w:space="0" w:color="auto"/>
                <w:left w:val="none" w:sz="0" w:space="0" w:color="auto"/>
                <w:bottom w:val="none" w:sz="0" w:space="0" w:color="auto"/>
                <w:right w:val="none" w:sz="0" w:space="0" w:color="auto"/>
              </w:divBdr>
            </w:div>
            <w:div w:id="459299358">
              <w:marLeft w:val="480"/>
              <w:marRight w:val="0"/>
              <w:marTop w:val="0"/>
              <w:marBottom w:val="0"/>
              <w:divBdr>
                <w:top w:val="none" w:sz="0" w:space="0" w:color="auto"/>
                <w:left w:val="none" w:sz="0" w:space="0" w:color="auto"/>
                <w:bottom w:val="none" w:sz="0" w:space="0" w:color="auto"/>
                <w:right w:val="none" w:sz="0" w:space="0" w:color="auto"/>
              </w:divBdr>
            </w:div>
            <w:div w:id="459300173">
              <w:marLeft w:val="480"/>
              <w:marRight w:val="0"/>
              <w:marTop w:val="0"/>
              <w:marBottom w:val="0"/>
              <w:divBdr>
                <w:top w:val="none" w:sz="0" w:space="0" w:color="auto"/>
                <w:left w:val="none" w:sz="0" w:space="0" w:color="auto"/>
                <w:bottom w:val="none" w:sz="0" w:space="0" w:color="auto"/>
                <w:right w:val="none" w:sz="0" w:space="0" w:color="auto"/>
              </w:divBdr>
            </w:div>
            <w:div w:id="459306063">
              <w:marLeft w:val="480"/>
              <w:marRight w:val="0"/>
              <w:marTop w:val="0"/>
              <w:marBottom w:val="0"/>
              <w:divBdr>
                <w:top w:val="none" w:sz="0" w:space="0" w:color="auto"/>
                <w:left w:val="none" w:sz="0" w:space="0" w:color="auto"/>
                <w:bottom w:val="none" w:sz="0" w:space="0" w:color="auto"/>
                <w:right w:val="none" w:sz="0" w:space="0" w:color="auto"/>
              </w:divBdr>
            </w:div>
            <w:div w:id="459342731">
              <w:marLeft w:val="480"/>
              <w:marRight w:val="0"/>
              <w:marTop w:val="0"/>
              <w:marBottom w:val="0"/>
              <w:divBdr>
                <w:top w:val="none" w:sz="0" w:space="0" w:color="auto"/>
                <w:left w:val="none" w:sz="0" w:space="0" w:color="auto"/>
                <w:bottom w:val="none" w:sz="0" w:space="0" w:color="auto"/>
                <w:right w:val="none" w:sz="0" w:space="0" w:color="auto"/>
              </w:divBdr>
            </w:div>
            <w:div w:id="459421100">
              <w:marLeft w:val="480"/>
              <w:marRight w:val="0"/>
              <w:marTop w:val="0"/>
              <w:marBottom w:val="0"/>
              <w:divBdr>
                <w:top w:val="none" w:sz="0" w:space="0" w:color="auto"/>
                <w:left w:val="none" w:sz="0" w:space="0" w:color="auto"/>
                <w:bottom w:val="none" w:sz="0" w:space="0" w:color="auto"/>
                <w:right w:val="none" w:sz="0" w:space="0" w:color="auto"/>
              </w:divBdr>
            </w:div>
            <w:div w:id="459423515">
              <w:marLeft w:val="480"/>
              <w:marRight w:val="0"/>
              <w:marTop w:val="0"/>
              <w:marBottom w:val="0"/>
              <w:divBdr>
                <w:top w:val="none" w:sz="0" w:space="0" w:color="auto"/>
                <w:left w:val="none" w:sz="0" w:space="0" w:color="auto"/>
                <w:bottom w:val="none" w:sz="0" w:space="0" w:color="auto"/>
                <w:right w:val="none" w:sz="0" w:space="0" w:color="auto"/>
              </w:divBdr>
            </w:div>
            <w:div w:id="459493209">
              <w:marLeft w:val="480"/>
              <w:marRight w:val="0"/>
              <w:marTop w:val="0"/>
              <w:marBottom w:val="0"/>
              <w:divBdr>
                <w:top w:val="none" w:sz="0" w:space="0" w:color="auto"/>
                <w:left w:val="none" w:sz="0" w:space="0" w:color="auto"/>
                <w:bottom w:val="none" w:sz="0" w:space="0" w:color="auto"/>
                <w:right w:val="none" w:sz="0" w:space="0" w:color="auto"/>
              </w:divBdr>
            </w:div>
            <w:div w:id="459497260">
              <w:marLeft w:val="480"/>
              <w:marRight w:val="0"/>
              <w:marTop w:val="0"/>
              <w:marBottom w:val="0"/>
              <w:divBdr>
                <w:top w:val="none" w:sz="0" w:space="0" w:color="auto"/>
                <w:left w:val="none" w:sz="0" w:space="0" w:color="auto"/>
                <w:bottom w:val="none" w:sz="0" w:space="0" w:color="auto"/>
                <w:right w:val="none" w:sz="0" w:space="0" w:color="auto"/>
              </w:divBdr>
            </w:div>
            <w:div w:id="459499663">
              <w:marLeft w:val="480"/>
              <w:marRight w:val="0"/>
              <w:marTop w:val="0"/>
              <w:marBottom w:val="0"/>
              <w:divBdr>
                <w:top w:val="none" w:sz="0" w:space="0" w:color="auto"/>
                <w:left w:val="none" w:sz="0" w:space="0" w:color="auto"/>
                <w:bottom w:val="none" w:sz="0" w:space="0" w:color="auto"/>
                <w:right w:val="none" w:sz="0" w:space="0" w:color="auto"/>
              </w:divBdr>
            </w:div>
            <w:div w:id="459543776">
              <w:marLeft w:val="480"/>
              <w:marRight w:val="0"/>
              <w:marTop w:val="0"/>
              <w:marBottom w:val="0"/>
              <w:divBdr>
                <w:top w:val="none" w:sz="0" w:space="0" w:color="auto"/>
                <w:left w:val="none" w:sz="0" w:space="0" w:color="auto"/>
                <w:bottom w:val="none" w:sz="0" w:space="0" w:color="auto"/>
                <w:right w:val="none" w:sz="0" w:space="0" w:color="auto"/>
              </w:divBdr>
            </w:div>
            <w:div w:id="459616152">
              <w:marLeft w:val="480"/>
              <w:marRight w:val="0"/>
              <w:marTop w:val="0"/>
              <w:marBottom w:val="0"/>
              <w:divBdr>
                <w:top w:val="none" w:sz="0" w:space="0" w:color="auto"/>
                <w:left w:val="none" w:sz="0" w:space="0" w:color="auto"/>
                <w:bottom w:val="none" w:sz="0" w:space="0" w:color="auto"/>
                <w:right w:val="none" w:sz="0" w:space="0" w:color="auto"/>
              </w:divBdr>
            </w:div>
            <w:div w:id="459805398">
              <w:marLeft w:val="480"/>
              <w:marRight w:val="0"/>
              <w:marTop w:val="0"/>
              <w:marBottom w:val="0"/>
              <w:divBdr>
                <w:top w:val="none" w:sz="0" w:space="0" w:color="auto"/>
                <w:left w:val="none" w:sz="0" w:space="0" w:color="auto"/>
                <w:bottom w:val="none" w:sz="0" w:space="0" w:color="auto"/>
                <w:right w:val="none" w:sz="0" w:space="0" w:color="auto"/>
              </w:divBdr>
            </w:div>
            <w:div w:id="459812125">
              <w:marLeft w:val="480"/>
              <w:marRight w:val="0"/>
              <w:marTop w:val="0"/>
              <w:marBottom w:val="0"/>
              <w:divBdr>
                <w:top w:val="none" w:sz="0" w:space="0" w:color="auto"/>
                <w:left w:val="none" w:sz="0" w:space="0" w:color="auto"/>
                <w:bottom w:val="none" w:sz="0" w:space="0" w:color="auto"/>
                <w:right w:val="none" w:sz="0" w:space="0" w:color="auto"/>
              </w:divBdr>
            </w:div>
            <w:div w:id="459879494">
              <w:marLeft w:val="480"/>
              <w:marRight w:val="0"/>
              <w:marTop w:val="0"/>
              <w:marBottom w:val="0"/>
              <w:divBdr>
                <w:top w:val="none" w:sz="0" w:space="0" w:color="auto"/>
                <w:left w:val="none" w:sz="0" w:space="0" w:color="auto"/>
                <w:bottom w:val="none" w:sz="0" w:space="0" w:color="auto"/>
                <w:right w:val="none" w:sz="0" w:space="0" w:color="auto"/>
              </w:divBdr>
            </w:div>
            <w:div w:id="459997308">
              <w:marLeft w:val="480"/>
              <w:marRight w:val="0"/>
              <w:marTop w:val="0"/>
              <w:marBottom w:val="0"/>
              <w:divBdr>
                <w:top w:val="none" w:sz="0" w:space="0" w:color="auto"/>
                <w:left w:val="none" w:sz="0" w:space="0" w:color="auto"/>
                <w:bottom w:val="none" w:sz="0" w:space="0" w:color="auto"/>
                <w:right w:val="none" w:sz="0" w:space="0" w:color="auto"/>
              </w:divBdr>
            </w:div>
            <w:div w:id="460004988">
              <w:marLeft w:val="480"/>
              <w:marRight w:val="0"/>
              <w:marTop w:val="0"/>
              <w:marBottom w:val="0"/>
              <w:divBdr>
                <w:top w:val="none" w:sz="0" w:space="0" w:color="auto"/>
                <w:left w:val="none" w:sz="0" w:space="0" w:color="auto"/>
                <w:bottom w:val="none" w:sz="0" w:space="0" w:color="auto"/>
                <w:right w:val="none" w:sz="0" w:space="0" w:color="auto"/>
              </w:divBdr>
            </w:div>
            <w:div w:id="460071978">
              <w:marLeft w:val="480"/>
              <w:marRight w:val="0"/>
              <w:marTop w:val="0"/>
              <w:marBottom w:val="0"/>
              <w:divBdr>
                <w:top w:val="none" w:sz="0" w:space="0" w:color="auto"/>
                <w:left w:val="none" w:sz="0" w:space="0" w:color="auto"/>
                <w:bottom w:val="none" w:sz="0" w:space="0" w:color="auto"/>
                <w:right w:val="none" w:sz="0" w:space="0" w:color="auto"/>
              </w:divBdr>
            </w:div>
            <w:div w:id="460077442">
              <w:marLeft w:val="480"/>
              <w:marRight w:val="0"/>
              <w:marTop w:val="0"/>
              <w:marBottom w:val="0"/>
              <w:divBdr>
                <w:top w:val="none" w:sz="0" w:space="0" w:color="auto"/>
                <w:left w:val="none" w:sz="0" w:space="0" w:color="auto"/>
                <w:bottom w:val="none" w:sz="0" w:space="0" w:color="auto"/>
                <w:right w:val="none" w:sz="0" w:space="0" w:color="auto"/>
              </w:divBdr>
            </w:div>
            <w:div w:id="460272077">
              <w:marLeft w:val="480"/>
              <w:marRight w:val="0"/>
              <w:marTop w:val="0"/>
              <w:marBottom w:val="0"/>
              <w:divBdr>
                <w:top w:val="none" w:sz="0" w:space="0" w:color="auto"/>
                <w:left w:val="none" w:sz="0" w:space="0" w:color="auto"/>
                <w:bottom w:val="none" w:sz="0" w:space="0" w:color="auto"/>
                <w:right w:val="none" w:sz="0" w:space="0" w:color="auto"/>
              </w:divBdr>
            </w:div>
            <w:div w:id="460464862">
              <w:marLeft w:val="480"/>
              <w:marRight w:val="0"/>
              <w:marTop w:val="0"/>
              <w:marBottom w:val="0"/>
              <w:divBdr>
                <w:top w:val="none" w:sz="0" w:space="0" w:color="auto"/>
                <w:left w:val="none" w:sz="0" w:space="0" w:color="auto"/>
                <w:bottom w:val="none" w:sz="0" w:space="0" w:color="auto"/>
                <w:right w:val="none" w:sz="0" w:space="0" w:color="auto"/>
              </w:divBdr>
            </w:div>
            <w:div w:id="460467383">
              <w:marLeft w:val="480"/>
              <w:marRight w:val="0"/>
              <w:marTop w:val="0"/>
              <w:marBottom w:val="0"/>
              <w:divBdr>
                <w:top w:val="none" w:sz="0" w:space="0" w:color="auto"/>
                <w:left w:val="none" w:sz="0" w:space="0" w:color="auto"/>
                <w:bottom w:val="none" w:sz="0" w:space="0" w:color="auto"/>
                <w:right w:val="none" w:sz="0" w:space="0" w:color="auto"/>
              </w:divBdr>
            </w:div>
            <w:div w:id="460467586">
              <w:marLeft w:val="480"/>
              <w:marRight w:val="0"/>
              <w:marTop w:val="0"/>
              <w:marBottom w:val="0"/>
              <w:divBdr>
                <w:top w:val="none" w:sz="0" w:space="0" w:color="auto"/>
                <w:left w:val="none" w:sz="0" w:space="0" w:color="auto"/>
                <w:bottom w:val="none" w:sz="0" w:space="0" w:color="auto"/>
                <w:right w:val="none" w:sz="0" w:space="0" w:color="auto"/>
              </w:divBdr>
            </w:div>
            <w:div w:id="460542415">
              <w:marLeft w:val="480"/>
              <w:marRight w:val="0"/>
              <w:marTop w:val="0"/>
              <w:marBottom w:val="0"/>
              <w:divBdr>
                <w:top w:val="none" w:sz="0" w:space="0" w:color="auto"/>
                <w:left w:val="none" w:sz="0" w:space="0" w:color="auto"/>
                <w:bottom w:val="none" w:sz="0" w:space="0" w:color="auto"/>
                <w:right w:val="none" w:sz="0" w:space="0" w:color="auto"/>
              </w:divBdr>
            </w:div>
            <w:div w:id="460878000">
              <w:marLeft w:val="480"/>
              <w:marRight w:val="0"/>
              <w:marTop w:val="0"/>
              <w:marBottom w:val="0"/>
              <w:divBdr>
                <w:top w:val="none" w:sz="0" w:space="0" w:color="auto"/>
                <w:left w:val="none" w:sz="0" w:space="0" w:color="auto"/>
                <w:bottom w:val="none" w:sz="0" w:space="0" w:color="auto"/>
                <w:right w:val="none" w:sz="0" w:space="0" w:color="auto"/>
              </w:divBdr>
            </w:div>
            <w:div w:id="460920607">
              <w:marLeft w:val="480"/>
              <w:marRight w:val="0"/>
              <w:marTop w:val="0"/>
              <w:marBottom w:val="0"/>
              <w:divBdr>
                <w:top w:val="none" w:sz="0" w:space="0" w:color="auto"/>
                <w:left w:val="none" w:sz="0" w:space="0" w:color="auto"/>
                <w:bottom w:val="none" w:sz="0" w:space="0" w:color="auto"/>
                <w:right w:val="none" w:sz="0" w:space="0" w:color="auto"/>
              </w:divBdr>
            </w:div>
            <w:div w:id="460921188">
              <w:marLeft w:val="480"/>
              <w:marRight w:val="0"/>
              <w:marTop w:val="0"/>
              <w:marBottom w:val="0"/>
              <w:divBdr>
                <w:top w:val="none" w:sz="0" w:space="0" w:color="auto"/>
                <w:left w:val="none" w:sz="0" w:space="0" w:color="auto"/>
                <w:bottom w:val="none" w:sz="0" w:space="0" w:color="auto"/>
                <w:right w:val="none" w:sz="0" w:space="0" w:color="auto"/>
              </w:divBdr>
            </w:div>
            <w:div w:id="460925362">
              <w:marLeft w:val="480"/>
              <w:marRight w:val="0"/>
              <w:marTop w:val="0"/>
              <w:marBottom w:val="0"/>
              <w:divBdr>
                <w:top w:val="none" w:sz="0" w:space="0" w:color="auto"/>
                <w:left w:val="none" w:sz="0" w:space="0" w:color="auto"/>
                <w:bottom w:val="none" w:sz="0" w:space="0" w:color="auto"/>
                <w:right w:val="none" w:sz="0" w:space="0" w:color="auto"/>
              </w:divBdr>
            </w:div>
            <w:div w:id="461114347">
              <w:marLeft w:val="480"/>
              <w:marRight w:val="0"/>
              <w:marTop w:val="0"/>
              <w:marBottom w:val="0"/>
              <w:divBdr>
                <w:top w:val="none" w:sz="0" w:space="0" w:color="auto"/>
                <w:left w:val="none" w:sz="0" w:space="0" w:color="auto"/>
                <w:bottom w:val="none" w:sz="0" w:space="0" w:color="auto"/>
                <w:right w:val="none" w:sz="0" w:space="0" w:color="auto"/>
              </w:divBdr>
            </w:div>
            <w:div w:id="461314421">
              <w:marLeft w:val="480"/>
              <w:marRight w:val="0"/>
              <w:marTop w:val="0"/>
              <w:marBottom w:val="0"/>
              <w:divBdr>
                <w:top w:val="none" w:sz="0" w:space="0" w:color="auto"/>
                <w:left w:val="none" w:sz="0" w:space="0" w:color="auto"/>
                <w:bottom w:val="none" w:sz="0" w:space="0" w:color="auto"/>
                <w:right w:val="none" w:sz="0" w:space="0" w:color="auto"/>
              </w:divBdr>
            </w:div>
            <w:div w:id="461382226">
              <w:marLeft w:val="480"/>
              <w:marRight w:val="0"/>
              <w:marTop w:val="0"/>
              <w:marBottom w:val="0"/>
              <w:divBdr>
                <w:top w:val="none" w:sz="0" w:space="0" w:color="auto"/>
                <w:left w:val="none" w:sz="0" w:space="0" w:color="auto"/>
                <w:bottom w:val="none" w:sz="0" w:space="0" w:color="auto"/>
                <w:right w:val="none" w:sz="0" w:space="0" w:color="auto"/>
              </w:divBdr>
            </w:div>
            <w:div w:id="461458611">
              <w:marLeft w:val="480"/>
              <w:marRight w:val="0"/>
              <w:marTop w:val="0"/>
              <w:marBottom w:val="0"/>
              <w:divBdr>
                <w:top w:val="none" w:sz="0" w:space="0" w:color="auto"/>
                <w:left w:val="none" w:sz="0" w:space="0" w:color="auto"/>
                <w:bottom w:val="none" w:sz="0" w:space="0" w:color="auto"/>
                <w:right w:val="none" w:sz="0" w:space="0" w:color="auto"/>
              </w:divBdr>
            </w:div>
            <w:div w:id="461458679">
              <w:marLeft w:val="480"/>
              <w:marRight w:val="0"/>
              <w:marTop w:val="0"/>
              <w:marBottom w:val="0"/>
              <w:divBdr>
                <w:top w:val="none" w:sz="0" w:space="0" w:color="auto"/>
                <w:left w:val="none" w:sz="0" w:space="0" w:color="auto"/>
                <w:bottom w:val="none" w:sz="0" w:space="0" w:color="auto"/>
                <w:right w:val="none" w:sz="0" w:space="0" w:color="auto"/>
              </w:divBdr>
            </w:div>
            <w:div w:id="461505788">
              <w:marLeft w:val="480"/>
              <w:marRight w:val="0"/>
              <w:marTop w:val="0"/>
              <w:marBottom w:val="0"/>
              <w:divBdr>
                <w:top w:val="none" w:sz="0" w:space="0" w:color="auto"/>
                <w:left w:val="none" w:sz="0" w:space="0" w:color="auto"/>
                <w:bottom w:val="none" w:sz="0" w:space="0" w:color="auto"/>
                <w:right w:val="none" w:sz="0" w:space="0" w:color="auto"/>
              </w:divBdr>
            </w:div>
            <w:div w:id="461506696">
              <w:marLeft w:val="480"/>
              <w:marRight w:val="0"/>
              <w:marTop w:val="0"/>
              <w:marBottom w:val="0"/>
              <w:divBdr>
                <w:top w:val="none" w:sz="0" w:space="0" w:color="auto"/>
                <w:left w:val="none" w:sz="0" w:space="0" w:color="auto"/>
                <w:bottom w:val="none" w:sz="0" w:space="0" w:color="auto"/>
                <w:right w:val="none" w:sz="0" w:space="0" w:color="auto"/>
              </w:divBdr>
            </w:div>
            <w:div w:id="461656788">
              <w:marLeft w:val="480"/>
              <w:marRight w:val="0"/>
              <w:marTop w:val="0"/>
              <w:marBottom w:val="0"/>
              <w:divBdr>
                <w:top w:val="none" w:sz="0" w:space="0" w:color="auto"/>
                <w:left w:val="none" w:sz="0" w:space="0" w:color="auto"/>
                <w:bottom w:val="none" w:sz="0" w:space="0" w:color="auto"/>
                <w:right w:val="none" w:sz="0" w:space="0" w:color="auto"/>
              </w:divBdr>
            </w:div>
            <w:div w:id="461729446">
              <w:marLeft w:val="480"/>
              <w:marRight w:val="0"/>
              <w:marTop w:val="0"/>
              <w:marBottom w:val="0"/>
              <w:divBdr>
                <w:top w:val="none" w:sz="0" w:space="0" w:color="auto"/>
                <w:left w:val="none" w:sz="0" w:space="0" w:color="auto"/>
                <w:bottom w:val="none" w:sz="0" w:space="0" w:color="auto"/>
                <w:right w:val="none" w:sz="0" w:space="0" w:color="auto"/>
              </w:divBdr>
            </w:div>
            <w:div w:id="461768473">
              <w:marLeft w:val="480"/>
              <w:marRight w:val="0"/>
              <w:marTop w:val="0"/>
              <w:marBottom w:val="0"/>
              <w:divBdr>
                <w:top w:val="none" w:sz="0" w:space="0" w:color="auto"/>
                <w:left w:val="none" w:sz="0" w:space="0" w:color="auto"/>
                <w:bottom w:val="none" w:sz="0" w:space="0" w:color="auto"/>
                <w:right w:val="none" w:sz="0" w:space="0" w:color="auto"/>
              </w:divBdr>
            </w:div>
            <w:div w:id="461774097">
              <w:marLeft w:val="480"/>
              <w:marRight w:val="0"/>
              <w:marTop w:val="0"/>
              <w:marBottom w:val="0"/>
              <w:divBdr>
                <w:top w:val="none" w:sz="0" w:space="0" w:color="auto"/>
                <w:left w:val="none" w:sz="0" w:space="0" w:color="auto"/>
                <w:bottom w:val="none" w:sz="0" w:space="0" w:color="auto"/>
                <w:right w:val="none" w:sz="0" w:space="0" w:color="auto"/>
              </w:divBdr>
            </w:div>
            <w:div w:id="461850312">
              <w:marLeft w:val="480"/>
              <w:marRight w:val="0"/>
              <w:marTop w:val="0"/>
              <w:marBottom w:val="0"/>
              <w:divBdr>
                <w:top w:val="none" w:sz="0" w:space="0" w:color="auto"/>
                <w:left w:val="none" w:sz="0" w:space="0" w:color="auto"/>
                <w:bottom w:val="none" w:sz="0" w:space="0" w:color="auto"/>
                <w:right w:val="none" w:sz="0" w:space="0" w:color="auto"/>
              </w:divBdr>
            </w:div>
            <w:div w:id="461968809">
              <w:marLeft w:val="480"/>
              <w:marRight w:val="0"/>
              <w:marTop w:val="0"/>
              <w:marBottom w:val="0"/>
              <w:divBdr>
                <w:top w:val="none" w:sz="0" w:space="0" w:color="auto"/>
                <w:left w:val="none" w:sz="0" w:space="0" w:color="auto"/>
                <w:bottom w:val="none" w:sz="0" w:space="0" w:color="auto"/>
                <w:right w:val="none" w:sz="0" w:space="0" w:color="auto"/>
              </w:divBdr>
            </w:div>
            <w:div w:id="462042776">
              <w:marLeft w:val="480"/>
              <w:marRight w:val="0"/>
              <w:marTop w:val="0"/>
              <w:marBottom w:val="0"/>
              <w:divBdr>
                <w:top w:val="none" w:sz="0" w:space="0" w:color="auto"/>
                <w:left w:val="none" w:sz="0" w:space="0" w:color="auto"/>
                <w:bottom w:val="none" w:sz="0" w:space="0" w:color="auto"/>
                <w:right w:val="none" w:sz="0" w:space="0" w:color="auto"/>
              </w:divBdr>
            </w:div>
            <w:div w:id="462112555">
              <w:marLeft w:val="480"/>
              <w:marRight w:val="0"/>
              <w:marTop w:val="0"/>
              <w:marBottom w:val="0"/>
              <w:divBdr>
                <w:top w:val="none" w:sz="0" w:space="0" w:color="auto"/>
                <w:left w:val="none" w:sz="0" w:space="0" w:color="auto"/>
                <w:bottom w:val="none" w:sz="0" w:space="0" w:color="auto"/>
                <w:right w:val="none" w:sz="0" w:space="0" w:color="auto"/>
              </w:divBdr>
            </w:div>
            <w:div w:id="462119590">
              <w:marLeft w:val="480"/>
              <w:marRight w:val="0"/>
              <w:marTop w:val="0"/>
              <w:marBottom w:val="0"/>
              <w:divBdr>
                <w:top w:val="none" w:sz="0" w:space="0" w:color="auto"/>
                <w:left w:val="none" w:sz="0" w:space="0" w:color="auto"/>
                <w:bottom w:val="none" w:sz="0" w:space="0" w:color="auto"/>
                <w:right w:val="none" w:sz="0" w:space="0" w:color="auto"/>
              </w:divBdr>
            </w:div>
            <w:div w:id="462191757">
              <w:marLeft w:val="480"/>
              <w:marRight w:val="0"/>
              <w:marTop w:val="0"/>
              <w:marBottom w:val="0"/>
              <w:divBdr>
                <w:top w:val="none" w:sz="0" w:space="0" w:color="auto"/>
                <w:left w:val="none" w:sz="0" w:space="0" w:color="auto"/>
                <w:bottom w:val="none" w:sz="0" w:space="0" w:color="auto"/>
                <w:right w:val="none" w:sz="0" w:space="0" w:color="auto"/>
              </w:divBdr>
            </w:div>
            <w:div w:id="462234820">
              <w:marLeft w:val="480"/>
              <w:marRight w:val="0"/>
              <w:marTop w:val="0"/>
              <w:marBottom w:val="0"/>
              <w:divBdr>
                <w:top w:val="none" w:sz="0" w:space="0" w:color="auto"/>
                <w:left w:val="none" w:sz="0" w:space="0" w:color="auto"/>
                <w:bottom w:val="none" w:sz="0" w:space="0" w:color="auto"/>
                <w:right w:val="none" w:sz="0" w:space="0" w:color="auto"/>
              </w:divBdr>
            </w:div>
            <w:div w:id="462237195">
              <w:marLeft w:val="480"/>
              <w:marRight w:val="0"/>
              <w:marTop w:val="0"/>
              <w:marBottom w:val="0"/>
              <w:divBdr>
                <w:top w:val="none" w:sz="0" w:space="0" w:color="auto"/>
                <w:left w:val="none" w:sz="0" w:space="0" w:color="auto"/>
                <w:bottom w:val="none" w:sz="0" w:space="0" w:color="auto"/>
                <w:right w:val="none" w:sz="0" w:space="0" w:color="auto"/>
              </w:divBdr>
            </w:div>
            <w:div w:id="462312028">
              <w:marLeft w:val="480"/>
              <w:marRight w:val="0"/>
              <w:marTop w:val="0"/>
              <w:marBottom w:val="0"/>
              <w:divBdr>
                <w:top w:val="none" w:sz="0" w:space="0" w:color="auto"/>
                <w:left w:val="none" w:sz="0" w:space="0" w:color="auto"/>
                <w:bottom w:val="none" w:sz="0" w:space="0" w:color="auto"/>
                <w:right w:val="none" w:sz="0" w:space="0" w:color="auto"/>
              </w:divBdr>
            </w:div>
            <w:div w:id="462425446">
              <w:marLeft w:val="480"/>
              <w:marRight w:val="0"/>
              <w:marTop w:val="0"/>
              <w:marBottom w:val="0"/>
              <w:divBdr>
                <w:top w:val="none" w:sz="0" w:space="0" w:color="auto"/>
                <w:left w:val="none" w:sz="0" w:space="0" w:color="auto"/>
                <w:bottom w:val="none" w:sz="0" w:space="0" w:color="auto"/>
                <w:right w:val="none" w:sz="0" w:space="0" w:color="auto"/>
              </w:divBdr>
            </w:div>
            <w:div w:id="462425856">
              <w:marLeft w:val="480"/>
              <w:marRight w:val="0"/>
              <w:marTop w:val="0"/>
              <w:marBottom w:val="0"/>
              <w:divBdr>
                <w:top w:val="none" w:sz="0" w:space="0" w:color="auto"/>
                <w:left w:val="none" w:sz="0" w:space="0" w:color="auto"/>
                <w:bottom w:val="none" w:sz="0" w:space="0" w:color="auto"/>
                <w:right w:val="none" w:sz="0" w:space="0" w:color="auto"/>
              </w:divBdr>
            </w:div>
            <w:div w:id="462432767">
              <w:marLeft w:val="480"/>
              <w:marRight w:val="0"/>
              <w:marTop w:val="0"/>
              <w:marBottom w:val="0"/>
              <w:divBdr>
                <w:top w:val="none" w:sz="0" w:space="0" w:color="auto"/>
                <w:left w:val="none" w:sz="0" w:space="0" w:color="auto"/>
                <w:bottom w:val="none" w:sz="0" w:space="0" w:color="auto"/>
                <w:right w:val="none" w:sz="0" w:space="0" w:color="auto"/>
              </w:divBdr>
            </w:div>
            <w:div w:id="462508822">
              <w:marLeft w:val="480"/>
              <w:marRight w:val="0"/>
              <w:marTop w:val="0"/>
              <w:marBottom w:val="0"/>
              <w:divBdr>
                <w:top w:val="none" w:sz="0" w:space="0" w:color="auto"/>
                <w:left w:val="none" w:sz="0" w:space="0" w:color="auto"/>
                <w:bottom w:val="none" w:sz="0" w:space="0" w:color="auto"/>
                <w:right w:val="none" w:sz="0" w:space="0" w:color="auto"/>
              </w:divBdr>
            </w:div>
            <w:div w:id="462775603">
              <w:marLeft w:val="480"/>
              <w:marRight w:val="0"/>
              <w:marTop w:val="0"/>
              <w:marBottom w:val="0"/>
              <w:divBdr>
                <w:top w:val="none" w:sz="0" w:space="0" w:color="auto"/>
                <w:left w:val="none" w:sz="0" w:space="0" w:color="auto"/>
                <w:bottom w:val="none" w:sz="0" w:space="0" w:color="auto"/>
                <w:right w:val="none" w:sz="0" w:space="0" w:color="auto"/>
              </w:divBdr>
            </w:div>
            <w:div w:id="462816400">
              <w:marLeft w:val="480"/>
              <w:marRight w:val="0"/>
              <w:marTop w:val="0"/>
              <w:marBottom w:val="0"/>
              <w:divBdr>
                <w:top w:val="none" w:sz="0" w:space="0" w:color="auto"/>
                <w:left w:val="none" w:sz="0" w:space="0" w:color="auto"/>
                <w:bottom w:val="none" w:sz="0" w:space="0" w:color="auto"/>
                <w:right w:val="none" w:sz="0" w:space="0" w:color="auto"/>
              </w:divBdr>
            </w:div>
            <w:div w:id="462965593">
              <w:marLeft w:val="480"/>
              <w:marRight w:val="0"/>
              <w:marTop w:val="0"/>
              <w:marBottom w:val="0"/>
              <w:divBdr>
                <w:top w:val="none" w:sz="0" w:space="0" w:color="auto"/>
                <w:left w:val="none" w:sz="0" w:space="0" w:color="auto"/>
                <w:bottom w:val="none" w:sz="0" w:space="0" w:color="auto"/>
                <w:right w:val="none" w:sz="0" w:space="0" w:color="auto"/>
              </w:divBdr>
            </w:div>
            <w:div w:id="463012364">
              <w:marLeft w:val="480"/>
              <w:marRight w:val="0"/>
              <w:marTop w:val="0"/>
              <w:marBottom w:val="0"/>
              <w:divBdr>
                <w:top w:val="none" w:sz="0" w:space="0" w:color="auto"/>
                <w:left w:val="none" w:sz="0" w:space="0" w:color="auto"/>
                <w:bottom w:val="none" w:sz="0" w:space="0" w:color="auto"/>
                <w:right w:val="none" w:sz="0" w:space="0" w:color="auto"/>
              </w:divBdr>
            </w:div>
            <w:div w:id="463038996">
              <w:marLeft w:val="480"/>
              <w:marRight w:val="0"/>
              <w:marTop w:val="0"/>
              <w:marBottom w:val="0"/>
              <w:divBdr>
                <w:top w:val="none" w:sz="0" w:space="0" w:color="auto"/>
                <w:left w:val="none" w:sz="0" w:space="0" w:color="auto"/>
                <w:bottom w:val="none" w:sz="0" w:space="0" w:color="auto"/>
                <w:right w:val="none" w:sz="0" w:space="0" w:color="auto"/>
              </w:divBdr>
            </w:div>
            <w:div w:id="463157838">
              <w:marLeft w:val="480"/>
              <w:marRight w:val="0"/>
              <w:marTop w:val="0"/>
              <w:marBottom w:val="0"/>
              <w:divBdr>
                <w:top w:val="none" w:sz="0" w:space="0" w:color="auto"/>
                <w:left w:val="none" w:sz="0" w:space="0" w:color="auto"/>
                <w:bottom w:val="none" w:sz="0" w:space="0" w:color="auto"/>
                <w:right w:val="none" w:sz="0" w:space="0" w:color="auto"/>
              </w:divBdr>
            </w:div>
            <w:div w:id="463162541">
              <w:marLeft w:val="480"/>
              <w:marRight w:val="0"/>
              <w:marTop w:val="0"/>
              <w:marBottom w:val="0"/>
              <w:divBdr>
                <w:top w:val="none" w:sz="0" w:space="0" w:color="auto"/>
                <w:left w:val="none" w:sz="0" w:space="0" w:color="auto"/>
                <w:bottom w:val="none" w:sz="0" w:space="0" w:color="auto"/>
                <w:right w:val="none" w:sz="0" w:space="0" w:color="auto"/>
              </w:divBdr>
            </w:div>
            <w:div w:id="463232532">
              <w:marLeft w:val="480"/>
              <w:marRight w:val="0"/>
              <w:marTop w:val="0"/>
              <w:marBottom w:val="0"/>
              <w:divBdr>
                <w:top w:val="none" w:sz="0" w:space="0" w:color="auto"/>
                <w:left w:val="none" w:sz="0" w:space="0" w:color="auto"/>
                <w:bottom w:val="none" w:sz="0" w:space="0" w:color="auto"/>
                <w:right w:val="none" w:sz="0" w:space="0" w:color="auto"/>
              </w:divBdr>
            </w:div>
            <w:div w:id="463233285">
              <w:marLeft w:val="480"/>
              <w:marRight w:val="0"/>
              <w:marTop w:val="0"/>
              <w:marBottom w:val="0"/>
              <w:divBdr>
                <w:top w:val="none" w:sz="0" w:space="0" w:color="auto"/>
                <w:left w:val="none" w:sz="0" w:space="0" w:color="auto"/>
                <w:bottom w:val="none" w:sz="0" w:space="0" w:color="auto"/>
                <w:right w:val="none" w:sz="0" w:space="0" w:color="auto"/>
              </w:divBdr>
            </w:div>
            <w:div w:id="463239494">
              <w:marLeft w:val="480"/>
              <w:marRight w:val="0"/>
              <w:marTop w:val="0"/>
              <w:marBottom w:val="0"/>
              <w:divBdr>
                <w:top w:val="none" w:sz="0" w:space="0" w:color="auto"/>
                <w:left w:val="none" w:sz="0" w:space="0" w:color="auto"/>
                <w:bottom w:val="none" w:sz="0" w:space="0" w:color="auto"/>
                <w:right w:val="none" w:sz="0" w:space="0" w:color="auto"/>
              </w:divBdr>
            </w:div>
            <w:div w:id="463280411">
              <w:marLeft w:val="480"/>
              <w:marRight w:val="0"/>
              <w:marTop w:val="0"/>
              <w:marBottom w:val="0"/>
              <w:divBdr>
                <w:top w:val="none" w:sz="0" w:space="0" w:color="auto"/>
                <w:left w:val="none" w:sz="0" w:space="0" w:color="auto"/>
                <w:bottom w:val="none" w:sz="0" w:space="0" w:color="auto"/>
                <w:right w:val="none" w:sz="0" w:space="0" w:color="auto"/>
              </w:divBdr>
            </w:div>
            <w:div w:id="463280456">
              <w:marLeft w:val="480"/>
              <w:marRight w:val="0"/>
              <w:marTop w:val="0"/>
              <w:marBottom w:val="0"/>
              <w:divBdr>
                <w:top w:val="none" w:sz="0" w:space="0" w:color="auto"/>
                <w:left w:val="none" w:sz="0" w:space="0" w:color="auto"/>
                <w:bottom w:val="none" w:sz="0" w:space="0" w:color="auto"/>
                <w:right w:val="none" w:sz="0" w:space="0" w:color="auto"/>
              </w:divBdr>
            </w:div>
            <w:div w:id="463423523">
              <w:marLeft w:val="480"/>
              <w:marRight w:val="0"/>
              <w:marTop w:val="0"/>
              <w:marBottom w:val="0"/>
              <w:divBdr>
                <w:top w:val="none" w:sz="0" w:space="0" w:color="auto"/>
                <w:left w:val="none" w:sz="0" w:space="0" w:color="auto"/>
                <w:bottom w:val="none" w:sz="0" w:space="0" w:color="auto"/>
                <w:right w:val="none" w:sz="0" w:space="0" w:color="auto"/>
              </w:divBdr>
            </w:div>
            <w:div w:id="463425729">
              <w:marLeft w:val="480"/>
              <w:marRight w:val="0"/>
              <w:marTop w:val="0"/>
              <w:marBottom w:val="0"/>
              <w:divBdr>
                <w:top w:val="none" w:sz="0" w:space="0" w:color="auto"/>
                <w:left w:val="none" w:sz="0" w:space="0" w:color="auto"/>
                <w:bottom w:val="none" w:sz="0" w:space="0" w:color="auto"/>
                <w:right w:val="none" w:sz="0" w:space="0" w:color="auto"/>
              </w:divBdr>
            </w:div>
            <w:div w:id="463499396">
              <w:marLeft w:val="480"/>
              <w:marRight w:val="0"/>
              <w:marTop w:val="0"/>
              <w:marBottom w:val="0"/>
              <w:divBdr>
                <w:top w:val="none" w:sz="0" w:space="0" w:color="auto"/>
                <w:left w:val="none" w:sz="0" w:space="0" w:color="auto"/>
                <w:bottom w:val="none" w:sz="0" w:space="0" w:color="auto"/>
                <w:right w:val="none" w:sz="0" w:space="0" w:color="auto"/>
              </w:divBdr>
            </w:div>
            <w:div w:id="463502074">
              <w:marLeft w:val="480"/>
              <w:marRight w:val="0"/>
              <w:marTop w:val="0"/>
              <w:marBottom w:val="0"/>
              <w:divBdr>
                <w:top w:val="none" w:sz="0" w:space="0" w:color="auto"/>
                <w:left w:val="none" w:sz="0" w:space="0" w:color="auto"/>
                <w:bottom w:val="none" w:sz="0" w:space="0" w:color="auto"/>
                <w:right w:val="none" w:sz="0" w:space="0" w:color="auto"/>
              </w:divBdr>
            </w:div>
            <w:div w:id="463502536">
              <w:marLeft w:val="480"/>
              <w:marRight w:val="0"/>
              <w:marTop w:val="0"/>
              <w:marBottom w:val="0"/>
              <w:divBdr>
                <w:top w:val="none" w:sz="0" w:space="0" w:color="auto"/>
                <w:left w:val="none" w:sz="0" w:space="0" w:color="auto"/>
                <w:bottom w:val="none" w:sz="0" w:space="0" w:color="auto"/>
                <w:right w:val="none" w:sz="0" w:space="0" w:color="auto"/>
              </w:divBdr>
            </w:div>
            <w:div w:id="463741898">
              <w:marLeft w:val="480"/>
              <w:marRight w:val="0"/>
              <w:marTop w:val="0"/>
              <w:marBottom w:val="0"/>
              <w:divBdr>
                <w:top w:val="none" w:sz="0" w:space="0" w:color="auto"/>
                <w:left w:val="none" w:sz="0" w:space="0" w:color="auto"/>
                <w:bottom w:val="none" w:sz="0" w:space="0" w:color="auto"/>
                <w:right w:val="none" w:sz="0" w:space="0" w:color="auto"/>
              </w:divBdr>
            </w:div>
            <w:div w:id="463813152">
              <w:marLeft w:val="480"/>
              <w:marRight w:val="0"/>
              <w:marTop w:val="0"/>
              <w:marBottom w:val="0"/>
              <w:divBdr>
                <w:top w:val="none" w:sz="0" w:space="0" w:color="auto"/>
                <w:left w:val="none" w:sz="0" w:space="0" w:color="auto"/>
                <w:bottom w:val="none" w:sz="0" w:space="0" w:color="auto"/>
                <w:right w:val="none" w:sz="0" w:space="0" w:color="auto"/>
              </w:divBdr>
            </w:div>
            <w:div w:id="463886522">
              <w:marLeft w:val="480"/>
              <w:marRight w:val="0"/>
              <w:marTop w:val="0"/>
              <w:marBottom w:val="0"/>
              <w:divBdr>
                <w:top w:val="none" w:sz="0" w:space="0" w:color="auto"/>
                <w:left w:val="none" w:sz="0" w:space="0" w:color="auto"/>
                <w:bottom w:val="none" w:sz="0" w:space="0" w:color="auto"/>
                <w:right w:val="none" w:sz="0" w:space="0" w:color="auto"/>
              </w:divBdr>
            </w:div>
            <w:div w:id="463934673">
              <w:marLeft w:val="480"/>
              <w:marRight w:val="0"/>
              <w:marTop w:val="0"/>
              <w:marBottom w:val="0"/>
              <w:divBdr>
                <w:top w:val="none" w:sz="0" w:space="0" w:color="auto"/>
                <w:left w:val="none" w:sz="0" w:space="0" w:color="auto"/>
                <w:bottom w:val="none" w:sz="0" w:space="0" w:color="auto"/>
                <w:right w:val="none" w:sz="0" w:space="0" w:color="auto"/>
              </w:divBdr>
            </w:div>
            <w:div w:id="463935541">
              <w:marLeft w:val="480"/>
              <w:marRight w:val="0"/>
              <w:marTop w:val="0"/>
              <w:marBottom w:val="0"/>
              <w:divBdr>
                <w:top w:val="none" w:sz="0" w:space="0" w:color="auto"/>
                <w:left w:val="none" w:sz="0" w:space="0" w:color="auto"/>
                <w:bottom w:val="none" w:sz="0" w:space="0" w:color="auto"/>
                <w:right w:val="none" w:sz="0" w:space="0" w:color="auto"/>
              </w:divBdr>
            </w:div>
            <w:div w:id="464008515">
              <w:marLeft w:val="480"/>
              <w:marRight w:val="0"/>
              <w:marTop w:val="0"/>
              <w:marBottom w:val="0"/>
              <w:divBdr>
                <w:top w:val="none" w:sz="0" w:space="0" w:color="auto"/>
                <w:left w:val="none" w:sz="0" w:space="0" w:color="auto"/>
                <w:bottom w:val="none" w:sz="0" w:space="0" w:color="auto"/>
                <w:right w:val="none" w:sz="0" w:space="0" w:color="auto"/>
              </w:divBdr>
            </w:div>
            <w:div w:id="464081422">
              <w:marLeft w:val="480"/>
              <w:marRight w:val="0"/>
              <w:marTop w:val="0"/>
              <w:marBottom w:val="0"/>
              <w:divBdr>
                <w:top w:val="none" w:sz="0" w:space="0" w:color="auto"/>
                <w:left w:val="none" w:sz="0" w:space="0" w:color="auto"/>
                <w:bottom w:val="none" w:sz="0" w:space="0" w:color="auto"/>
                <w:right w:val="none" w:sz="0" w:space="0" w:color="auto"/>
              </w:divBdr>
            </w:div>
            <w:div w:id="464129272">
              <w:marLeft w:val="480"/>
              <w:marRight w:val="0"/>
              <w:marTop w:val="0"/>
              <w:marBottom w:val="0"/>
              <w:divBdr>
                <w:top w:val="none" w:sz="0" w:space="0" w:color="auto"/>
                <w:left w:val="none" w:sz="0" w:space="0" w:color="auto"/>
                <w:bottom w:val="none" w:sz="0" w:space="0" w:color="auto"/>
                <w:right w:val="none" w:sz="0" w:space="0" w:color="auto"/>
              </w:divBdr>
            </w:div>
            <w:div w:id="464197040">
              <w:marLeft w:val="480"/>
              <w:marRight w:val="0"/>
              <w:marTop w:val="0"/>
              <w:marBottom w:val="0"/>
              <w:divBdr>
                <w:top w:val="none" w:sz="0" w:space="0" w:color="auto"/>
                <w:left w:val="none" w:sz="0" w:space="0" w:color="auto"/>
                <w:bottom w:val="none" w:sz="0" w:space="0" w:color="auto"/>
                <w:right w:val="none" w:sz="0" w:space="0" w:color="auto"/>
              </w:divBdr>
            </w:div>
            <w:div w:id="464275734">
              <w:marLeft w:val="480"/>
              <w:marRight w:val="0"/>
              <w:marTop w:val="0"/>
              <w:marBottom w:val="0"/>
              <w:divBdr>
                <w:top w:val="none" w:sz="0" w:space="0" w:color="auto"/>
                <w:left w:val="none" w:sz="0" w:space="0" w:color="auto"/>
                <w:bottom w:val="none" w:sz="0" w:space="0" w:color="auto"/>
                <w:right w:val="none" w:sz="0" w:space="0" w:color="auto"/>
              </w:divBdr>
            </w:div>
            <w:div w:id="464277152">
              <w:marLeft w:val="480"/>
              <w:marRight w:val="0"/>
              <w:marTop w:val="0"/>
              <w:marBottom w:val="0"/>
              <w:divBdr>
                <w:top w:val="none" w:sz="0" w:space="0" w:color="auto"/>
                <w:left w:val="none" w:sz="0" w:space="0" w:color="auto"/>
                <w:bottom w:val="none" w:sz="0" w:space="0" w:color="auto"/>
                <w:right w:val="none" w:sz="0" w:space="0" w:color="auto"/>
              </w:divBdr>
            </w:div>
            <w:div w:id="464278426">
              <w:marLeft w:val="480"/>
              <w:marRight w:val="0"/>
              <w:marTop w:val="0"/>
              <w:marBottom w:val="0"/>
              <w:divBdr>
                <w:top w:val="none" w:sz="0" w:space="0" w:color="auto"/>
                <w:left w:val="none" w:sz="0" w:space="0" w:color="auto"/>
                <w:bottom w:val="none" w:sz="0" w:space="0" w:color="auto"/>
                <w:right w:val="none" w:sz="0" w:space="0" w:color="auto"/>
              </w:divBdr>
            </w:div>
            <w:div w:id="464279355">
              <w:marLeft w:val="480"/>
              <w:marRight w:val="0"/>
              <w:marTop w:val="0"/>
              <w:marBottom w:val="0"/>
              <w:divBdr>
                <w:top w:val="none" w:sz="0" w:space="0" w:color="auto"/>
                <w:left w:val="none" w:sz="0" w:space="0" w:color="auto"/>
                <w:bottom w:val="none" w:sz="0" w:space="0" w:color="auto"/>
                <w:right w:val="none" w:sz="0" w:space="0" w:color="auto"/>
              </w:divBdr>
            </w:div>
            <w:div w:id="464397083">
              <w:marLeft w:val="480"/>
              <w:marRight w:val="0"/>
              <w:marTop w:val="0"/>
              <w:marBottom w:val="0"/>
              <w:divBdr>
                <w:top w:val="none" w:sz="0" w:space="0" w:color="auto"/>
                <w:left w:val="none" w:sz="0" w:space="0" w:color="auto"/>
                <w:bottom w:val="none" w:sz="0" w:space="0" w:color="auto"/>
                <w:right w:val="none" w:sz="0" w:space="0" w:color="auto"/>
              </w:divBdr>
            </w:div>
            <w:div w:id="464397579">
              <w:marLeft w:val="480"/>
              <w:marRight w:val="0"/>
              <w:marTop w:val="0"/>
              <w:marBottom w:val="0"/>
              <w:divBdr>
                <w:top w:val="none" w:sz="0" w:space="0" w:color="auto"/>
                <w:left w:val="none" w:sz="0" w:space="0" w:color="auto"/>
                <w:bottom w:val="none" w:sz="0" w:space="0" w:color="auto"/>
                <w:right w:val="none" w:sz="0" w:space="0" w:color="auto"/>
              </w:divBdr>
            </w:div>
            <w:div w:id="464474146">
              <w:marLeft w:val="480"/>
              <w:marRight w:val="0"/>
              <w:marTop w:val="0"/>
              <w:marBottom w:val="0"/>
              <w:divBdr>
                <w:top w:val="none" w:sz="0" w:space="0" w:color="auto"/>
                <w:left w:val="none" w:sz="0" w:space="0" w:color="auto"/>
                <w:bottom w:val="none" w:sz="0" w:space="0" w:color="auto"/>
                <w:right w:val="none" w:sz="0" w:space="0" w:color="auto"/>
              </w:divBdr>
            </w:div>
            <w:div w:id="464587628">
              <w:marLeft w:val="480"/>
              <w:marRight w:val="0"/>
              <w:marTop w:val="0"/>
              <w:marBottom w:val="0"/>
              <w:divBdr>
                <w:top w:val="none" w:sz="0" w:space="0" w:color="auto"/>
                <w:left w:val="none" w:sz="0" w:space="0" w:color="auto"/>
                <w:bottom w:val="none" w:sz="0" w:space="0" w:color="auto"/>
                <w:right w:val="none" w:sz="0" w:space="0" w:color="auto"/>
              </w:divBdr>
            </w:div>
            <w:div w:id="464589010">
              <w:marLeft w:val="480"/>
              <w:marRight w:val="0"/>
              <w:marTop w:val="0"/>
              <w:marBottom w:val="0"/>
              <w:divBdr>
                <w:top w:val="none" w:sz="0" w:space="0" w:color="auto"/>
                <w:left w:val="none" w:sz="0" w:space="0" w:color="auto"/>
                <w:bottom w:val="none" w:sz="0" w:space="0" w:color="auto"/>
                <w:right w:val="none" w:sz="0" w:space="0" w:color="auto"/>
              </w:divBdr>
            </w:div>
            <w:div w:id="464589131">
              <w:marLeft w:val="480"/>
              <w:marRight w:val="0"/>
              <w:marTop w:val="0"/>
              <w:marBottom w:val="0"/>
              <w:divBdr>
                <w:top w:val="none" w:sz="0" w:space="0" w:color="auto"/>
                <w:left w:val="none" w:sz="0" w:space="0" w:color="auto"/>
                <w:bottom w:val="none" w:sz="0" w:space="0" w:color="auto"/>
                <w:right w:val="none" w:sz="0" w:space="0" w:color="auto"/>
              </w:divBdr>
            </w:div>
            <w:div w:id="464590397">
              <w:marLeft w:val="480"/>
              <w:marRight w:val="0"/>
              <w:marTop w:val="0"/>
              <w:marBottom w:val="0"/>
              <w:divBdr>
                <w:top w:val="none" w:sz="0" w:space="0" w:color="auto"/>
                <w:left w:val="none" w:sz="0" w:space="0" w:color="auto"/>
                <w:bottom w:val="none" w:sz="0" w:space="0" w:color="auto"/>
                <w:right w:val="none" w:sz="0" w:space="0" w:color="auto"/>
              </w:divBdr>
            </w:div>
            <w:div w:id="464785409">
              <w:marLeft w:val="480"/>
              <w:marRight w:val="0"/>
              <w:marTop w:val="0"/>
              <w:marBottom w:val="0"/>
              <w:divBdr>
                <w:top w:val="none" w:sz="0" w:space="0" w:color="auto"/>
                <w:left w:val="none" w:sz="0" w:space="0" w:color="auto"/>
                <w:bottom w:val="none" w:sz="0" w:space="0" w:color="auto"/>
                <w:right w:val="none" w:sz="0" w:space="0" w:color="auto"/>
              </w:divBdr>
            </w:div>
            <w:div w:id="464812199">
              <w:marLeft w:val="480"/>
              <w:marRight w:val="0"/>
              <w:marTop w:val="0"/>
              <w:marBottom w:val="0"/>
              <w:divBdr>
                <w:top w:val="none" w:sz="0" w:space="0" w:color="auto"/>
                <w:left w:val="none" w:sz="0" w:space="0" w:color="auto"/>
                <w:bottom w:val="none" w:sz="0" w:space="0" w:color="auto"/>
                <w:right w:val="none" w:sz="0" w:space="0" w:color="auto"/>
              </w:divBdr>
            </w:div>
            <w:div w:id="464852283">
              <w:marLeft w:val="480"/>
              <w:marRight w:val="0"/>
              <w:marTop w:val="0"/>
              <w:marBottom w:val="0"/>
              <w:divBdr>
                <w:top w:val="none" w:sz="0" w:space="0" w:color="auto"/>
                <w:left w:val="none" w:sz="0" w:space="0" w:color="auto"/>
                <w:bottom w:val="none" w:sz="0" w:space="0" w:color="auto"/>
                <w:right w:val="none" w:sz="0" w:space="0" w:color="auto"/>
              </w:divBdr>
            </w:div>
            <w:div w:id="464858332">
              <w:marLeft w:val="480"/>
              <w:marRight w:val="0"/>
              <w:marTop w:val="0"/>
              <w:marBottom w:val="0"/>
              <w:divBdr>
                <w:top w:val="none" w:sz="0" w:space="0" w:color="auto"/>
                <w:left w:val="none" w:sz="0" w:space="0" w:color="auto"/>
                <w:bottom w:val="none" w:sz="0" w:space="0" w:color="auto"/>
                <w:right w:val="none" w:sz="0" w:space="0" w:color="auto"/>
              </w:divBdr>
            </w:div>
            <w:div w:id="464927339">
              <w:marLeft w:val="480"/>
              <w:marRight w:val="0"/>
              <w:marTop w:val="0"/>
              <w:marBottom w:val="0"/>
              <w:divBdr>
                <w:top w:val="none" w:sz="0" w:space="0" w:color="auto"/>
                <w:left w:val="none" w:sz="0" w:space="0" w:color="auto"/>
                <w:bottom w:val="none" w:sz="0" w:space="0" w:color="auto"/>
                <w:right w:val="none" w:sz="0" w:space="0" w:color="auto"/>
              </w:divBdr>
            </w:div>
            <w:div w:id="465009123">
              <w:marLeft w:val="480"/>
              <w:marRight w:val="0"/>
              <w:marTop w:val="0"/>
              <w:marBottom w:val="0"/>
              <w:divBdr>
                <w:top w:val="none" w:sz="0" w:space="0" w:color="auto"/>
                <w:left w:val="none" w:sz="0" w:space="0" w:color="auto"/>
                <w:bottom w:val="none" w:sz="0" w:space="0" w:color="auto"/>
                <w:right w:val="none" w:sz="0" w:space="0" w:color="auto"/>
              </w:divBdr>
            </w:div>
            <w:div w:id="465046595">
              <w:marLeft w:val="480"/>
              <w:marRight w:val="0"/>
              <w:marTop w:val="0"/>
              <w:marBottom w:val="0"/>
              <w:divBdr>
                <w:top w:val="none" w:sz="0" w:space="0" w:color="auto"/>
                <w:left w:val="none" w:sz="0" w:space="0" w:color="auto"/>
                <w:bottom w:val="none" w:sz="0" w:space="0" w:color="auto"/>
                <w:right w:val="none" w:sz="0" w:space="0" w:color="auto"/>
              </w:divBdr>
            </w:div>
            <w:div w:id="465047847">
              <w:marLeft w:val="480"/>
              <w:marRight w:val="0"/>
              <w:marTop w:val="0"/>
              <w:marBottom w:val="0"/>
              <w:divBdr>
                <w:top w:val="none" w:sz="0" w:space="0" w:color="auto"/>
                <w:left w:val="none" w:sz="0" w:space="0" w:color="auto"/>
                <w:bottom w:val="none" w:sz="0" w:space="0" w:color="auto"/>
                <w:right w:val="none" w:sz="0" w:space="0" w:color="auto"/>
              </w:divBdr>
            </w:div>
            <w:div w:id="465120711">
              <w:marLeft w:val="480"/>
              <w:marRight w:val="0"/>
              <w:marTop w:val="0"/>
              <w:marBottom w:val="0"/>
              <w:divBdr>
                <w:top w:val="none" w:sz="0" w:space="0" w:color="auto"/>
                <w:left w:val="none" w:sz="0" w:space="0" w:color="auto"/>
                <w:bottom w:val="none" w:sz="0" w:space="0" w:color="auto"/>
                <w:right w:val="none" w:sz="0" w:space="0" w:color="auto"/>
              </w:divBdr>
            </w:div>
            <w:div w:id="465243404">
              <w:marLeft w:val="480"/>
              <w:marRight w:val="0"/>
              <w:marTop w:val="0"/>
              <w:marBottom w:val="0"/>
              <w:divBdr>
                <w:top w:val="none" w:sz="0" w:space="0" w:color="auto"/>
                <w:left w:val="none" w:sz="0" w:space="0" w:color="auto"/>
                <w:bottom w:val="none" w:sz="0" w:space="0" w:color="auto"/>
                <w:right w:val="none" w:sz="0" w:space="0" w:color="auto"/>
              </w:divBdr>
            </w:div>
            <w:div w:id="465591309">
              <w:marLeft w:val="480"/>
              <w:marRight w:val="0"/>
              <w:marTop w:val="0"/>
              <w:marBottom w:val="0"/>
              <w:divBdr>
                <w:top w:val="none" w:sz="0" w:space="0" w:color="auto"/>
                <w:left w:val="none" w:sz="0" w:space="0" w:color="auto"/>
                <w:bottom w:val="none" w:sz="0" w:space="0" w:color="auto"/>
                <w:right w:val="none" w:sz="0" w:space="0" w:color="auto"/>
              </w:divBdr>
            </w:div>
            <w:div w:id="465703549">
              <w:marLeft w:val="480"/>
              <w:marRight w:val="0"/>
              <w:marTop w:val="0"/>
              <w:marBottom w:val="0"/>
              <w:divBdr>
                <w:top w:val="none" w:sz="0" w:space="0" w:color="auto"/>
                <w:left w:val="none" w:sz="0" w:space="0" w:color="auto"/>
                <w:bottom w:val="none" w:sz="0" w:space="0" w:color="auto"/>
                <w:right w:val="none" w:sz="0" w:space="0" w:color="auto"/>
              </w:divBdr>
            </w:div>
            <w:div w:id="465775980">
              <w:marLeft w:val="480"/>
              <w:marRight w:val="0"/>
              <w:marTop w:val="0"/>
              <w:marBottom w:val="0"/>
              <w:divBdr>
                <w:top w:val="none" w:sz="0" w:space="0" w:color="auto"/>
                <w:left w:val="none" w:sz="0" w:space="0" w:color="auto"/>
                <w:bottom w:val="none" w:sz="0" w:space="0" w:color="auto"/>
                <w:right w:val="none" w:sz="0" w:space="0" w:color="auto"/>
              </w:divBdr>
            </w:div>
            <w:div w:id="465778022">
              <w:marLeft w:val="480"/>
              <w:marRight w:val="0"/>
              <w:marTop w:val="0"/>
              <w:marBottom w:val="0"/>
              <w:divBdr>
                <w:top w:val="none" w:sz="0" w:space="0" w:color="auto"/>
                <w:left w:val="none" w:sz="0" w:space="0" w:color="auto"/>
                <w:bottom w:val="none" w:sz="0" w:space="0" w:color="auto"/>
                <w:right w:val="none" w:sz="0" w:space="0" w:color="auto"/>
              </w:divBdr>
            </w:div>
            <w:div w:id="465781398">
              <w:marLeft w:val="480"/>
              <w:marRight w:val="0"/>
              <w:marTop w:val="0"/>
              <w:marBottom w:val="0"/>
              <w:divBdr>
                <w:top w:val="none" w:sz="0" w:space="0" w:color="auto"/>
                <w:left w:val="none" w:sz="0" w:space="0" w:color="auto"/>
                <w:bottom w:val="none" w:sz="0" w:space="0" w:color="auto"/>
                <w:right w:val="none" w:sz="0" w:space="0" w:color="auto"/>
              </w:divBdr>
            </w:div>
            <w:div w:id="465896664">
              <w:marLeft w:val="480"/>
              <w:marRight w:val="0"/>
              <w:marTop w:val="0"/>
              <w:marBottom w:val="0"/>
              <w:divBdr>
                <w:top w:val="none" w:sz="0" w:space="0" w:color="auto"/>
                <w:left w:val="none" w:sz="0" w:space="0" w:color="auto"/>
                <w:bottom w:val="none" w:sz="0" w:space="0" w:color="auto"/>
                <w:right w:val="none" w:sz="0" w:space="0" w:color="auto"/>
              </w:divBdr>
            </w:div>
            <w:div w:id="465928005">
              <w:marLeft w:val="480"/>
              <w:marRight w:val="0"/>
              <w:marTop w:val="0"/>
              <w:marBottom w:val="0"/>
              <w:divBdr>
                <w:top w:val="none" w:sz="0" w:space="0" w:color="auto"/>
                <w:left w:val="none" w:sz="0" w:space="0" w:color="auto"/>
                <w:bottom w:val="none" w:sz="0" w:space="0" w:color="auto"/>
                <w:right w:val="none" w:sz="0" w:space="0" w:color="auto"/>
              </w:divBdr>
            </w:div>
            <w:div w:id="466046218">
              <w:marLeft w:val="480"/>
              <w:marRight w:val="0"/>
              <w:marTop w:val="0"/>
              <w:marBottom w:val="0"/>
              <w:divBdr>
                <w:top w:val="none" w:sz="0" w:space="0" w:color="auto"/>
                <w:left w:val="none" w:sz="0" w:space="0" w:color="auto"/>
                <w:bottom w:val="none" w:sz="0" w:space="0" w:color="auto"/>
                <w:right w:val="none" w:sz="0" w:space="0" w:color="auto"/>
              </w:divBdr>
            </w:div>
            <w:div w:id="466051084">
              <w:marLeft w:val="480"/>
              <w:marRight w:val="0"/>
              <w:marTop w:val="0"/>
              <w:marBottom w:val="0"/>
              <w:divBdr>
                <w:top w:val="none" w:sz="0" w:space="0" w:color="auto"/>
                <w:left w:val="none" w:sz="0" w:space="0" w:color="auto"/>
                <w:bottom w:val="none" w:sz="0" w:space="0" w:color="auto"/>
                <w:right w:val="none" w:sz="0" w:space="0" w:color="auto"/>
              </w:divBdr>
            </w:div>
            <w:div w:id="466120377">
              <w:marLeft w:val="480"/>
              <w:marRight w:val="0"/>
              <w:marTop w:val="0"/>
              <w:marBottom w:val="0"/>
              <w:divBdr>
                <w:top w:val="none" w:sz="0" w:space="0" w:color="auto"/>
                <w:left w:val="none" w:sz="0" w:space="0" w:color="auto"/>
                <w:bottom w:val="none" w:sz="0" w:space="0" w:color="auto"/>
                <w:right w:val="none" w:sz="0" w:space="0" w:color="auto"/>
              </w:divBdr>
            </w:div>
            <w:div w:id="466122846">
              <w:marLeft w:val="480"/>
              <w:marRight w:val="0"/>
              <w:marTop w:val="0"/>
              <w:marBottom w:val="0"/>
              <w:divBdr>
                <w:top w:val="none" w:sz="0" w:space="0" w:color="auto"/>
                <w:left w:val="none" w:sz="0" w:space="0" w:color="auto"/>
                <w:bottom w:val="none" w:sz="0" w:space="0" w:color="auto"/>
                <w:right w:val="none" w:sz="0" w:space="0" w:color="auto"/>
              </w:divBdr>
            </w:div>
            <w:div w:id="466163291">
              <w:marLeft w:val="480"/>
              <w:marRight w:val="0"/>
              <w:marTop w:val="0"/>
              <w:marBottom w:val="0"/>
              <w:divBdr>
                <w:top w:val="none" w:sz="0" w:space="0" w:color="auto"/>
                <w:left w:val="none" w:sz="0" w:space="0" w:color="auto"/>
                <w:bottom w:val="none" w:sz="0" w:space="0" w:color="auto"/>
                <w:right w:val="none" w:sz="0" w:space="0" w:color="auto"/>
              </w:divBdr>
            </w:div>
            <w:div w:id="466321286">
              <w:marLeft w:val="480"/>
              <w:marRight w:val="0"/>
              <w:marTop w:val="0"/>
              <w:marBottom w:val="0"/>
              <w:divBdr>
                <w:top w:val="none" w:sz="0" w:space="0" w:color="auto"/>
                <w:left w:val="none" w:sz="0" w:space="0" w:color="auto"/>
                <w:bottom w:val="none" w:sz="0" w:space="0" w:color="auto"/>
                <w:right w:val="none" w:sz="0" w:space="0" w:color="auto"/>
              </w:divBdr>
            </w:div>
            <w:div w:id="466551755">
              <w:marLeft w:val="480"/>
              <w:marRight w:val="0"/>
              <w:marTop w:val="0"/>
              <w:marBottom w:val="0"/>
              <w:divBdr>
                <w:top w:val="none" w:sz="0" w:space="0" w:color="auto"/>
                <w:left w:val="none" w:sz="0" w:space="0" w:color="auto"/>
                <w:bottom w:val="none" w:sz="0" w:space="0" w:color="auto"/>
                <w:right w:val="none" w:sz="0" w:space="0" w:color="auto"/>
              </w:divBdr>
            </w:div>
            <w:div w:id="466554818">
              <w:marLeft w:val="480"/>
              <w:marRight w:val="0"/>
              <w:marTop w:val="0"/>
              <w:marBottom w:val="0"/>
              <w:divBdr>
                <w:top w:val="none" w:sz="0" w:space="0" w:color="auto"/>
                <w:left w:val="none" w:sz="0" w:space="0" w:color="auto"/>
                <w:bottom w:val="none" w:sz="0" w:space="0" w:color="auto"/>
                <w:right w:val="none" w:sz="0" w:space="0" w:color="auto"/>
              </w:divBdr>
            </w:div>
            <w:div w:id="466628840">
              <w:marLeft w:val="480"/>
              <w:marRight w:val="0"/>
              <w:marTop w:val="0"/>
              <w:marBottom w:val="0"/>
              <w:divBdr>
                <w:top w:val="none" w:sz="0" w:space="0" w:color="auto"/>
                <w:left w:val="none" w:sz="0" w:space="0" w:color="auto"/>
                <w:bottom w:val="none" w:sz="0" w:space="0" w:color="auto"/>
                <w:right w:val="none" w:sz="0" w:space="0" w:color="auto"/>
              </w:divBdr>
            </w:div>
            <w:div w:id="466708304">
              <w:marLeft w:val="480"/>
              <w:marRight w:val="0"/>
              <w:marTop w:val="0"/>
              <w:marBottom w:val="0"/>
              <w:divBdr>
                <w:top w:val="none" w:sz="0" w:space="0" w:color="auto"/>
                <w:left w:val="none" w:sz="0" w:space="0" w:color="auto"/>
                <w:bottom w:val="none" w:sz="0" w:space="0" w:color="auto"/>
                <w:right w:val="none" w:sz="0" w:space="0" w:color="auto"/>
              </w:divBdr>
            </w:div>
            <w:div w:id="466821533">
              <w:marLeft w:val="480"/>
              <w:marRight w:val="0"/>
              <w:marTop w:val="0"/>
              <w:marBottom w:val="0"/>
              <w:divBdr>
                <w:top w:val="none" w:sz="0" w:space="0" w:color="auto"/>
                <w:left w:val="none" w:sz="0" w:space="0" w:color="auto"/>
                <w:bottom w:val="none" w:sz="0" w:space="0" w:color="auto"/>
                <w:right w:val="none" w:sz="0" w:space="0" w:color="auto"/>
              </w:divBdr>
            </w:div>
            <w:div w:id="466900991">
              <w:marLeft w:val="480"/>
              <w:marRight w:val="0"/>
              <w:marTop w:val="0"/>
              <w:marBottom w:val="0"/>
              <w:divBdr>
                <w:top w:val="none" w:sz="0" w:space="0" w:color="auto"/>
                <w:left w:val="none" w:sz="0" w:space="0" w:color="auto"/>
                <w:bottom w:val="none" w:sz="0" w:space="0" w:color="auto"/>
                <w:right w:val="none" w:sz="0" w:space="0" w:color="auto"/>
              </w:divBdr>
            </w:div>
            <w:div w:id="466968442">
              <w:marLeft w:val="480"/>
              <w:marRight w:val="0"/>
              <w:marTop w:val="0"/>
              <w:marBottom w:val="0"/>
              <w:divBdr>
                <w:top w:val="none" w:sz="0" w:space="0" w:color="auto"/>
                <w:left w:val="none" w:sz="0" w:space="0" w:color="auto"/>
                <w:bottom w:val="none" w:sz="0" w:space="0" w:color="auto"/>
                <w:right w:val="none" w:sz="0" w:space="0" w:color="auto"/>
              </w:divBdr>
            </w:div>
            <w:div w:id="467089528">
              <w:marLeft w:val="480"/>
              <w:marRight w:val="0"/>
              <w:marTop w:val="0"/>
              <w:marBottom w:val="0"/>
              <w:divBdr>
                <w:top w:val="none" w:sz="0" w:space="0" w:color="auto"/>
                <w:left w:val="none" w:sz="0" w:space="0" w:color="auto"/>
                <w:bottom w:val="none" w:sz="0" w:space="0" w:color="auto"/>
                <w:right w:val="none" w:sz="0" w:space="0" w:color="auto"/>
              </w:divBdr>
            </w:div>
            <w:div w:id="467163525">
              <w:marLeft w:val="480"/>
              <w:marRight w:val="0"/>
              <w:marTop w:val="0"/>
              <w:marBottom w:val="0"/>
              <w:divBdr>
                <w:top w:val="none" w:sz="0" w:space="0" w:color="auto"/>
                <w:left w:val="none" w:sz="0" w:space="0" w:color="auto"/>
                <w:bottom w:val="none" w:sz="0" w:space="0" w:color="auto"/>
                <w:right w:val="none" w:sz="0" w:space="0" w:color="auto"/>
              </w:divBdr>
            </w:div>
            <w:div w:id="467237669">
              <w:marLeft w:val="480"/>
              <w:marRight w:val="0"/>
              <w:marTop w:val="0"/>
              <w:marBottom w:val="0"/>
              <w:divBdr>
                <w:top w:val="none" w:sz="0" w:space="0" w:color="auto"/>
                <w:left w:val="none" w:sz="0" w:space="0" w:color="auto"/>
                <w:bottom w:val="none" w:sz="0" w:space="0" w:color="auto"/>
                <w:right w:val="none" w:sz="0" w:space="0" w:color="auto"/>
              </w:divBdr>
            </w:div>
            <w:div w:id="467282057">
              <w:marLeft w:val="480"/>
              <w:marRight w:val="0"/>
              <w:marTop w:val="0"/>
              <w:marBottom w:val="0"/>
              <w:divBdr>
                <w:top w:val="none" w:sz="0" w:space="0" w:color="auto"/>
                <w:left w:val="none" w:sz="0" w:space="0" w:color="auto"/>
                <w:bottom w:val="none" w:sz="0" w:space="0" w:color="auto"/>
                <w:right w:val="none" w:sz="0" w:space="0" w:color="auto"/>
              </w:divBdr>
            </w:div>
            <w:div w:id="467288409">
              <w:marLeft w:val="480"/>
              <w:marRight w:val="0"/>
              <w:marTop w:val="0"/>
              <w:marBottom w:val="0"/>
              <w:divBdr>
                <w:top w:val="none" w:sz="0" w:space="0" w:color="auto"/>
                <w:left w:val="none" w:sz="0" w:space="0" w:color="auto"/>
                <w:bottom w:val="none" w:sz="0" w:space="0" w:color="auto"/>
                <w:right w:val="none" w:sz="0" w:space="0" w:color="auto"/>
              </w:divBdr>
            </w:div>
            <w:div w:id="467363720">
              <w:marLeft w:val="480"/>
              <w:marRight w:val="0"/>
              <w:marTop w:val="0"/>
              <w:marBottom w:val="0"/>
              <w:divBdr>
                <w:top w:val="none" w:sz="0" w:space="0" w:color="auto"/>
                <w:left w:val="none" w:sz="0" w:space="0" w:color="auto"/>
                <w:bottom w:val="none" w:sz="0" w:space="0" w:color="auto"/>
                <w:right w:val="none" w:sz="0" w:space="0" w:color="auto"/>
              </w:divBdr>
            </w:div>
            <w:div w:id="467432042">
              <w:marLeft w:val="480"/>
              <w:marRight w:val="0"/>
              <w:marTop w:val="0"/>
              <w:marBottom w:val="0"/>
              <w:divBdr>
                <w:top w:val="none" w:sz="0" w:space="0" w:color="auto"/>
                <w:left w:val="none" w:sz="0" w:space="0" w:color="auto"/>
                <w:bottom w:val="none" w:sz="0" w:space="0" w:color="auto"/>
                <w:right w:val="none" w:sz="0" w:space="0" w:color="auto"/>
              </w:divBdr>
            </w:div>
            <w:div w:id="467478450">
              <w:marLeft w:val="480"/>
              <w:marRight w:val="0"/>
              <w:marTop w:val="0"/>
              <w:marBottom w:val="0"/>
              <w:divBdr>
                <w:top w:val="none" w:sz="0" w:space="0" w:color="auto"/>
                <w:left w:val="none" w:sz="0" w:space="0" w:color="auto"/>
                <w:bottom w:val="none" w:sz="0" w:space="0" w:color="auto"/>
                <w:right w:val="none" w:sz="0" w:space="0" w:color="auto"/>
              </w:divBdr>
            </w:div>
            <w:div w:id="467555226">
              <w:marLeft w:val="480"/>
              <w:marRight w:val="0"/>
              <w:marTop w:val="0"/>
              <w:marBottom w:val="0"/>
              <w:divBdr>
                <w:top w:val="none" w:sz="0" w:space="0" w:color="auto"/>
                <w:left w:val="none" w:sz="0" w:space="0" w:color="auto"/>
                <w:bottom w:val="none" w:sz="0" w:space="0" w:color="auto"/>
                <w:right w:val="none" w:sz="0" w:space="0" w:color="auto"/>
              </w:divBdr>
            </w:div>
            <w:div w:id="467600271">
              <w:marLeft w:val="480"/>
              <w:marRight w:val="0"/>
              <w:marTop w:val="0"/>
              <w:marBottom w:val="0"/>
              <w:divBdr>
                <w:top w:val="none" w:sz="0" w:space="0" w:color="auto"/>
                <w:left w:val="none" w:sz="0" w:space="0" w:color="auto"/>
                <w:bottom w:val="none" w:sz="0" w:space="0" w:color="auto"/>
                <w:right w:val="none" w:sz="0" w:space="0" w:color="auto"/>
              </w:divBdr>
            </w:div>
            <w:div w:id="467742513">
              <w:marLeft w:val="480"/>
              <w:marRight w:val="0"/>
              <w:marTop w:val="0"/>
              <w:marBottom w:val="0"/>
              <w:divBdr>
                <w:top w:val="none" w:sz="0" w:space="0" w:color="auto"/>
                <w:left w:val="none" w:sz="0" w:space="0" w:color="auto"/>
                <w:bottom w:val="none" w:sz="0" w:space="0" w:color="auto"/>
                <w:right w:val="none" w:sz="0" w:space="0" w:color="auto"/>
              </w:divBdr>
            </w:div>
            <w:div w:id="467748046">
              <w:marLeft w:val="480"/>
              <w:marRight w:val="0"/>
              <w:marTop w:val="0"/>
              <w:marBottom w:val="0"/>
              <w:divBdr>
                <w:top w:val="none" w:sz="0" w:space="0" w:color="auto"/>
                <w:left w:val="none" w:sz="0" w:space="0" w:color="auto"/>
                <w:bottom w:val="none" w:sz="0" w:space="0" w:color="auto"/>
                <w:right w:val="none" w:sz="0" w:space="0" w:color="auto"/>
              </w:divBdr>
            </w:div>
            <w:div w:id="467748296">
              <w:marLeft w:val="480"/>
              <w:marRight w:val="0"/>
              <w:marTop w:val="0"/>
              <w:marBottom w:val="0"/>
              <w:divBdr>
                <w:top w:val="none" w:sz="0" w:space="0" w:color="auto"/>
                <w:left w:val="none" w:sz="0" w:space="0" w:color="auto"/>
                <w:bottom w:val="none" w:sz="0" w:space="0" w:color="auto"/>
                <w:right w:val="none" w:sz="0" w:space="0" w:color="auto"/>
              </w:divBdr>
            </w:div>
            <w:div w:id="467939432">
              <w:marLeft w:val="480"/>
              <w:marRight w:val="0"/>
              <w:marTop w:val="0"/>
              <w:marBottom w:val="0"/>
              <w:divBdr>
                <w:top w:val="none" w:sz="0" w:space="0" w:color="auto"/>
                <w:left w:val="none" w:sz="0" w:space="0" w:color="auto"/>
                <w:bottom w:val="none" w:sz="0" w:space="0" w:color="auto"/>
                <w:right w:val="none" w:sz="0" w:space="0" w:color="auto"/>
              </w:divBdr>
            </w:div>
            <w:div w:id="467939470">
              <w:marLeft w:val="480"/>
              <w:marRight w:val="0"/>
              <w:marTop w:val="0"/>
              <w:marBottom w:val="0"/>
              <w:divBdr>
                <w:top w:val="none" w:sz="0" w:space="0" w:color="auto"/>
                <w:left w:val="none" w:sz="0" w:space="0" w:color="auto"/>
                <w:bottom w:val="none" w:sz="0" w:space="0" w:color="auto"/>
                <w:right w:val="none" w:sz="0" w:space="0" w:color="auto"/>
              </w:divBdr>
            </w:div>
            <w:div w:id="468013707">
              <w:marLeft w:val="480"/>
              <w:marRight w:val="0"/>
              <w:marTop w:val="0"/>
              <w:marBottom w:val="0"/>
              <w:divBdr>
                <w:top w:val="none" w:sz="0" w:space="0" w:color="auto"/>
                <w:left w:val="none" w:sz="0" w:space="0" w:color="auto"/>
                <w:bottom w:val="none" w:sz="0" w:space="0" w:color="auto"/>
                <w:right w:val="none" w:sz="0" w:space="0" w:color="auto"/>
              </w:divBdr>
            </w:div>
            <w:div w:id="468209521">
              <w:marLeft w:val="480"/>
              <w:marRight w:val="0"/>
              <w:marTop w:val="0"/>
              <w:marBottom w:val="0"/>
              <w:divBdr>
                <w:top w:val="none" w:sz="0" w:space="0" w:color="auto"/>
                <w:left w:val="none" w:sz="0" w:space="0" w:color="auto"/>
                <w:bottom w:val="none" w:sz="0" w:space="0" w:color="auto"/>
                <w:right w:val="none" w:sz="0" w:space="0" w:color="auto"/>
              </w:divBdr>
            </w:div>
            <w:div w:id="468211851">
              <w:marLeft w:val="480"/>
              <w:marRight w:val="0"/>
              <w:marTop w:val="0"/>
              <w:marBottom w:val="0"/>
              <w:divBdr>
                <w:top w:val="none" w:sz="0" w:space="0" w:color="auto"/>
                <w:left w:val="none" w:sz="0" w:space="0" w:color="auto"/>
                <w:bottom w:val="none" w:sz="0" w:space="0" w:color="auto"/>
                <w:right w:val="none" w:sz="0" w:space="0" w:color="auto"/>
              </w:divBdr>
            </w:div>
            <w:div w:id="468255399">
              <w:marLeft w:val="480"/>
              <w:marRight w:val="0"/>
              <w:marTop w:val="0"/>
              <w:marBottom w:val="0"/>
              <w:divBdr>
                <w:top w:val="none" w:sz="0" w:space="0" w:color="auto"/>
                <w:left w:val="none" w:sz="0" w:space="0" w:color="auto"/>
                <w:bottom w:val="none" w:sz="0" w:space="0" w:color="auto"/>
                <w:right w:val="none" w:sz="0" w:space="0" w:color="auto"/>
              </w:divBdr>
            </w:div>
            <w:div w:id="468324686">
              <w:marLeft w:val="480"/>
              <w:marRight w:val="0"/>
              <w:marTop w:val="0"/>
              <w:marBottom w:val="0"/>
              <w:divBdr>
                <w:top w:val="none" w:sz="0" w:space="0" w:color="auto"/>
                <w:left w:val="none" w:sz="0" w:space="0" w:color="auto"/>
                <w:bottom w:val="none" w:sz="0" w:space="0" w:color="auto"/>
                <w:right w:val="none" w:sz="0" w:space="0" w:color="auto"/>
              </w:divBdr>
            </w:div>
            <w:div w:id="468480509">
              <w:marLeft w:val="480"/>
              <w:marRight w:val="0"/>
              <w:marTop w:val="0"/>
              <w:marBottom w:val="0"/>
              <w:divBdr>
                <w:top w:val="none" w:sz="0" w:space="0" w:color="auto"/>
                <w:left w:val="none" w:sz="0" w:space="0" w:color="auto"/>
                <w:bottom w:val="none" w:sz="0" w:space="0" w:color="auto"/>
                <w:right w:val="none" w:sz="0" w:space="0" w:color="auto"/>
              </w:divBdr>
            </w:div>
            <w:div w:id="468549185">
              <w:marLeft w:val="480"/>
              <w:marRight w:val="0"/>
              <w:marTop w:val="0"/>
              <w:marBottom w:val="0"/>
              <w:divBdr>
                <w:top w:val="none" w:sz="0" w:space="0" w:color="auto"/>
                <w:left w:val="none" w:sz="0" w:space="0" w:color="auto"/>
                <w:bottom w:val="none" w:sz="0" w:space="0" w:color="auto"/>
                <w:right w:val="none" w:sz="0" w:space="0" w:color="auto"/>
              </w:divBdr>
            </w:div>
            <w:div w:id="468593587">
              <w:marLeft w:val="480"/>
              <w:marRight w:val="0"/>
              <w:marTop w:val="0"/>
              <w:marBottom w:val="0"/>
              <w:divBdr>
                <w:top w:val="none" w:sz="0" w:space="0" w:color="auto"/>
                <w:left w:val="none" w:sz="0" w:space="0" w:color="auto"/>
                <w:bottom w:val="none" w:sz="0" w:space="0" w:color="auto"/>
                <w:right w:val="none" w:sz="0" w:space="0" w:color="auto"/>
              </w:divBdr>
            </w:div>
            <w:div w:id="468594742">
              <w:marLeft w:val="480"/>
              <w:marRight w:val="0"/>
              <w:marTop w:val="0"/>
              <w:marBottom w:val="0"/>
              <w:divBdr>
                <w:top w:val="none" w:sz="0" w:space="0" w:color="auto"/>
                <w:left w:val="none" w:sz="0" w:space="0" w:color="auto"/>
                <w:bottom w:val="none" w:sz="0" w:space="0" w:color="auto"/>
                <w:right w:val="none" w:sz="0" w:space="0" w:color="auto"/>
              </w:divBdr>
            </w:div>
            <w:div w:id="468672843">
              <w:marLeft w:val="480"/>
              <w:marRight w:val="0"/>
              <w:marTop w:val="0"/>
              <w:marBottom w:val="0"/>
              <w:divBdr>
                <w:top w:val="none" w:sz="0" w:space="0" w:color="auto"/>
                <w:left w:val="none" w:sz="0" w:space="0" w:color="auto"/>
                <w:bottom w:val="none" w:sz="0" w:space="0" w:color="auto"/>
                <w:right w:val="none" w:sz="0" w:space="0" w:color="auto"/>
              </w:divBdr>
            </w:div>
            <w:div w:id="468717113">
              <w:marLeft w:val="480"/>
              <w:marRight w:val="0"/>
              <w:marTop w:val="0"/>
              <w:marBottom w:val="0"/>
              <w:divBdr>
                <w:top w:val="none" w:sz="0" w:space="0" w:color="auto"/>
                <w:left w:val="none" w:sz="0" w:space="0" w:color="auto"/>
                <w:bottom w:val="none" w:sz="0" w:space="0" w:color="auto"/>
                <w:right w:val="none" w:sz="0" w:space="0" w:color="auto"/>
              </w:divBdr>
            </w:div>
            <w:div w:id="468742162">
              <w:marLeft w:val="480"/>
              <w:marRight w:val="0"/>
              <w:marTop w:val="0"/>
              <w:marBottom w:val="0"/>
              <w:divBdr>
                <w:top w:val="none" w:sz="0" w:space="0" w:color="auto"/>
                <w:left w:val="none" w:sz="0" w:space="0" w:color="auto"/>
                <w:bottom w:val="none" w:sz="0" w:space="0" w:color="auto"/>
                <w:right w:val="none" w:sz="0" w:space="0" w:color="auto"/>
              </w:divBdr>
            </w:div>
            <w:div w:id="468862224">
              <w:marLeft w:val="480"/>
              <w:marRight w:val="0"/>
              <w:marTop w:val="0"/>
              <w:marBottom w:val="0"/>
              <w:divBdr>
                <w:top w:val="none" w:sz="0" w:space="0" w:color="auto"/>
                <w:left w:val="none" w:sz="0" w:space="0" w:color="auto"/>
                <w:bottom w:val="none" w:sz="0" w:space="0" w:color="auto"/>
                <w:right w:val="none" w:sz="0" w:space="0" w:color="auto"/>
              </w:divBdr>
            </w:div>
            <w:div w:id="468976408">
              <w:marLeft w:val="480"/>
              <w:marRight w:val="0"/>
              <w:marTop w:val="0"/>
              <w:marBottom w:val="0"/>
              <w:divBdr>
                <w:top w:val="none" w:sz="0" w:space="0" w:color="auto"/>
                <w:left w:val="none" w:sz="0" w:space="0" w:color="auto"/>
                <w:bottom w:val="none" w:sz="0" w:space="0" w:color="auto"/>
                <w:right w:val="none" w:sz="0" w:space="0" w:color="auto"/>
              </w:divBdr>
            </w:div>
            <w:div w:id="468979440">
              <w:marLeft w:val="480"/>
              <w:marRight w:val="0"/>
              <w:marTop w:val="0"/>
              <w:marBottom w:val="0"/>
              <w:divBdr>
                <w:top w:val="none" w:sz="0" w:space="0" w:color="auto"/>
                <w:left w:val="none" w:sz="0" w:space="0" w:color="auto"/>
                <w:bottom w:val="none" w:sz="0" w:space="0" w:color="auto"/>
                <w:right w:val="none" w:sz="0" w:space="0" w:color="auto"/>
              </w:divBdr>
            </w:div>
            <w:div w:id="468979763">
              <w:marLeft w:val="480"/>
              <w:marRight w:val="0"/>
              <w:marTop w:val="0"/>
              <w:marBottom w:val="0"/>
              <w:divBdr>
                <w:top w:val="none" w:sz="0" w:space="0" w:color="auto"/>
                <w:left w:val="none" w:sz="0" w:space="0" w:color="auto"/>
                <w:bottom w:val="none" w:sz="0" w:space="0" w:color="auto"/>
                <w:right w:val="none" w:sz="0" w:space="0" w:color="auto"/>
              </w:divBdr>
            </w:div>
            <w:div w:id="469054180">
              <w:marLeft w:val="480"/>
              <w:marRight w:val="0"/>
              <w:marTop w:val="0"/>
              <w:marBottom w:val="0"/>
              <w:divBdr>
                <w:top w:val="none" w:sz="0" w:space="0" w:color="auto"/>
                <w:left w:val="none" w:sz="0" w:space="0" w:color="auto"/>
                <w:bottom w:val="none" w:sz="0" w:space="0" w:color="auto"/>
                <w:right w:val="none" w:sz="0" w:space="0" w:color="auto"/>
              </w:divBdr>
            </w:div>
            <w:div w:id="469321107">
              <w:marLeft w:val="480"/>
              <w:marRight w:val="0"/>
              <w:marTop w:val="0"/>
              <w:marBottom w:val="0"/>
              <w:divBdr>
                <w:top w:val="none" w:sz="0" w:space="0" w:color="auto"/>
                <w:left w:val="none" w:sz="0" w:space="0" w:color="auto"/>
                <w:bottom w:val="none" w:sz="0" w:space="0" w:color="auto"/>
                <w:right w:val="none" w:sz="0" w:space="0" w:color="auto"/>
              </w:divBdr>
            </w:div>
            <w:div w:id="469324724">
              <w:marLeft w:val="480"/>
              <w:marRight w:val="0"/>
              <w:marTop w:val="0"/>
              <w:marBottom w:val="0"/>
              <w:divBdr>
                <w:top w:val="none" w:sz="0" w:space="0" w:color="auto"/>
                <w:left w:val="none" w:sz="0" w:space="0" w:color="auto"/>
                <w:bottom w:val="none" w:sz="0" w:space="0" w:color="auto"/>
                <w:right w:val="none" w:sz="0" w:space="0" w:color="auto"/>
              </w:divBdr>
            </w:div>
            <w:div w:id="469399706">
              <w:marLeft w:val="480"/>
              <w:marRight w:val="0"/>
              <w:marTop w:val="0"/>
              <w:marBottom w:val="0"/>
              <w:divBdr>
                <w:top w:val="none" w:sz="0" w:space="0" w:color="auto"/>
                <w:left w:val="none" w:sz="0" w:space="0" w:color="auto"/>
                <w:bottom w:val="none" w:sz="0" w:space="0" w:color="auto"/>
                <w:right w:val="none" w:sz="0" w:space="0" w:color="auto"/>
              </w:divBdr>
            </w:div>
            <w:div w:id="469522425">
              <w:marLeft w:val="480"/>
              <w:marRight w:val="0"/>
              <w:marTop w:val="0"/>
              <w:marBottom w:val="0"/>
              <w:divBdr>
                <w:top w:val="none" w:sz="0" w:space="0" w:color="auto"/>
                <w:left w:val="none" w:sz="0" w:space="0" w:color="auto"/>
                <w:bottom w:val="none" w:sz="0" w:space="0" w:color="auto"/>
                <w:right w:val="none" w:sz="0" w:space="0" w:color="auto"/>
              </w:divBdr>
            </w:div>
            <w:div w:id="469593632">
              <w:marLeft w:val="480"/>
              <w:marRight w:val="0"/>
              <w:marTop w:val="0"/>
              <w:marBottom w:val="0"/>
              <w:divBdr>
                <w:top w:val="none" w:sz="0" w:space="0" w:color="auto"/>
                <w:left w:val="none" w:sz="0" w:space="0" w:color="auto"/>
                <w:bottom w:val="none" w:sz="0" w:space="0" w:color="auto"/>
                <w:right w:val="none" w:sz="0" w:space="0" w:color="auto"/>
              </w:divBdr>
            </w:div>
            <w:div w:id="469634627">
              <w:marLeft w:val="480"/>
              <w:marRight w:val="0"/>
              <w:marTop w:val="0"/>
              <w:marBottom w:val="0"/>
              <w:divBdr>
                <w:top w:val="none" w:sz="0" w:space="0" w:color="auto"/>
                <w:left w:val="none" w:sz="0" w:space="0" w:color="auto"/>
                <w:bottom w:val="none" w:sz="0" w:space="0" w:color="auto"/>
                <w:right w:val="none" w:sz="0" w:space="0" w:color="auto"/>
              </w:divBdr>
            </w:div>
            <w:div w:id="469638224">
              <w:marLeft w:val="480"/>
              <w:marRight w:val="0"/>
              <w:marTop w:val="0"/>
              <w:marBottom w:val="0"/>
              <w:divBdr>
                <w:top w:val="none" w:sz="0" w:space="0" w:color="auto"/>
                <w:left w:val="none" w:sz="0" w:space="0" w:color="auto"/>
                <w:bottom w:val="none" w:sz="0" w:space="0" w:color="auto"/>
                <w:right w:val="none" w:sz="0" w:space="0" w:color="auto"/>
              </w:divBdr>
            </w:div>
            <w:div w:id="469711008">
              <w:marLeft w:val="480"/>
              <w:marRight w:val="0"/>
              <w:marTop w:val="0"/>
              <w:marBottom w:val="0"/>
              <w:divBdr>
                <w:top w:val="none" w:sz="0" w:space="0" w:color="auto"/>
                <w:left w:val="none" w:sz="0" w:space="0" w:color="auto"/>
                <w:bottom w:val="none" w:sz="0" w:space="0" w:color="auto"/>
                <w:right w:val="none" w:sz="0" w:space="0" w:color="auto"/>
              </w:divBdr>
            </w:div>
            <w:div w:id="469792066">
              <w:marLeft w:val="480"/>
              <w:marRight w:val="0"/>
              <w:marTop w:val="0"/>
              <w:marBottom w:val="0"/>
              <w:divBdr>
                <w:top w:val="none" w:sz="0" w:space="0" w:color="auto"/>
                <w:left w:val="none" w:sz="0" w:space="0" w:color="auto"/>
                <w:bottom w:val="none" w:sz="0" w:space="0" w:color="auto"/>
                <w:right w:val="none" w:sz="0" w:space="0" w:color="auto"/>
              </w:divBdr>
            </w:div>
            <w:div w:id="469983161">
              <w:marLeft w:val="480"/>
              <w:marRight w:val="0"/>
              <w:marTop w:val="0"/>
              <w:marBottom w:val="0"/>
              <w:divBdr>
                <w:top w:val="none" w:sz="0" w:space="0" w:color="auto"/>
                <w:left w:val="none" w:sz="0" w:space="0" w:color="auto"/>
                <w:bottom w:val="none" w:sz="0" w:space="0" w:color="auto"/>
                <w:right w:val="none" w:sz="0" w:space="0" w:color="auto"/>
              </w:divBdr>
            </w:div>
            <w:div w:id="470094742">
              <w:marLeft w:val="480"/>
              <w:marRight w:val="0"/>
              <w:marTop w:val="0"/>
              <w:marBottom w:val="0"/>
              <w:divBdr>
                <w:top w:val="none" w:sz="0" w:space="0" w:color="auto"/>
                <w:left w:val="none" w:sz="0" w:space="0" w:color="auto"/>
                <w:bottom w:val="none" w:sz="0" w:space="0" w:color="auto"/>
                <w:right w:val="none" w:sz="0" w:space="0" w:color="auto"/>
              </w:divBdr>
            </w:div>
            <w:div w:id="470172107">
              <w:marLeft w:val="480"/>
              <w:marRight w:val="0"/>
              <w:marTop w:val="0"/>
              <w:marBottom w:val="0"/>
              <w:divBdr>
                <w:top w:val="none" w:sz="0" w:space="0" w:color="auto"/>
                <w:left w:val="none" w:sz="0" w:space="0" w:color="auto"/>
                <w:bottom w:val="none" w:sz="0" w:space="0" w:color="auto"/>
                <w:right w:val="none" w:sz="0" w:space="0" w:color="auto"/>
              </w:divBdr>
            </w:div>
            <w:div w:id="470172281">
              <w:marLeft w:val="480"/>
              <w:marRight w:val="0"/>
              <w:marTop w:val="0"/>
              <w:marBottom w:val="0"/>
              <w:divBdr>
                <w:top w:val="none" w:sz="0" w:space="0" w:color="auto"/>
                <w:left w:val="none" w:sz="0" w:space="0" w:color="auto"/>
                <w:bottom w:val="none" w:sz="0" w:space="0" w:color="auto"/>
                <w:right w:val="none" w:sz="0" w:space="0" w:color="auto"/>
              </w:divBdr>
            </w:div>
            <w:div w:id="470291542">
              <w:marLeft w:val="480"/>
              <w:marRight w:val="0"/>
              <w:marTop w:val="0"/>
              <w:marBottom w:val="0"/>
              <w:divBdr>
                <w:top w:val="none" w:sz="0" w:space="0" w:color="auto"/>
                <w:left w:val="none" w:sz="0" w:space="0" w:color="auto"/>
                <w:bottom w:val="none" w:sz="0" w:space="0" w:color="auto"/>
                <w:right w:val="none" w:sz="0" w:space="0" w:color="auto"/>
              </w:divBdr>
            </w:div>
            <w:div w:id="470293875">
              <w:marLeft w:val="480"/>
              <w:marRight w:val="0"/>
              <w:marTop w:val="0"/>
              <w:marBottom w:val="0"/>
              <w:divBdr>
                <w:top w:val="none" w:sz="0" w:space="0" w:color="auto"/>
                <w:left w:val="none" w:sz="0" w:space="0" w:color="auto"/>
                <w:bottom w:val="none" w:sz="0" w:space="0" w:color="auto"/>
                <w:right w:val="none" w:sz="0" w:space="0" w:color="auto"/>
              </w:divBdr>
            </w:div>
            <w:div w:id="470438355">
              <w:marLeft w:val="480"/>
              <w:marRight w:val="0"/>
              <w:marTop w:val="0"/>
              <w:marBottom w:val="0"/>
              <w:divBdr>
                <w:top w:val="none" w:sz="0" w:space="0" w:color="auto"/>
                <w:left w:val="none" w:sz="0" w:space="0" w:color="auto"/>
                <w:bottom w:val="none" w:sz="0" w:space="0" w:color="auto"/>
                <w:right w:val="none" w:sz="0" w:space="0" w:color="auto"/>
              </w:divBdr>
            </w:div>
            <w:div w:id="470445101">
              <w:marLeft w:val="480"/>
              <w:marRight w:val="0"/>
              <w:marTop w:val="0"/>
              <w:marBottom w:val="0"/>
              <w:divBdr>
                <w:top w:val="none" w:sz="0" w:space="0" w:color="auto"/>
                <w:left w:val="none" w:sz="0" w:space="0" w:color="auto"/>
                <w:bottom w:val="none" w:sz="0" w:space="0" w:color="auto"/>
                <w:right w:val="none" w:sz="0" w:space="0" w:color="auto"/>
              </w:divBdr>
            </w:div>
            <w:div w:id="470557400">
              <w:marLeft w:val="480"/>
              <w:marRight w:val="0"/>
              <w:marTop w:val="0"/>
              <w:marBottom w:val="0"/>
              <w:divBdr>
                <w:top w:val="none" w:sz="0" w:space="0" w:color="auto"/>
                <w:left w:val="none" w:sz="0" w:space="0" w:color="auto"/>
                <w:bottom w:val="none" w:sz="0" w:space="0" w:color="auto"/>
                <w:right w:val="none" w:sz="0" w:space="0" w:color="auto"/>
              </w:divBdr>
            </w:div>
            <w:div w:id="470561849">
              <w:marLeft w:val="480"/>
              <w:marRight w:val="0"/>
              <w:marTop w:val="0"/>
              <w:marBottom w:val="0"/>
              <w:divBdr>
                <w:top w:val="none" w:sz="0" w:space="0" w:color="auto"/>
                <w:left w:val="none" w:sz="0" w:space="0" w:color="auto"/>
                <w:bottom w:val="none" w:sz="0" w:space="0" w:color="auto"/>
                <w:right w:val="none" w:sz="0" w:space="0" w:color="auto"/>
              </w:divBdr>
            </w:div>
            <w:div w:id="470563596">
              <w:marLeft w:val="480"/>
              <w:marRight w:val="0"/>
              <w:marTop w:val="0"/>
              <w:marBottom w:val="0"/>
              <w:divBdr>
                <w:top w:val="none" w:sz="0" w:space="0" w:color="auto"/>
                <w:left w:val="none" w:sz="0" w:space="0" w:color="auto"/>
                <w:bottom w:val="none" w:sz="0" w:space="0" w:color="auto"/>
                <w:right w:val="none" w:sz="0" w:space="0" w:color="auto"/>
              </w:divBdr>
            </w:div>
            <w:div w:id="470636832">
              <w:marLeft w:val="480"/>
              <w:marRight w:val="0"/>
              <w:marTop w:val="0"/>
              <w:marBottom w:val="0"/>
              <w:divBdr>
                <w:top w:val="none" w:sz="0" w:space="0" w:color="auto"/>
                <w:left w:val="none" w:sz="0" w:space="0" w:color="auto"/>
                <w:bottom w:val="none" w:sz="0" w:space="0" w:color="auto"/>
                <w:right w:val="none" w:sz="0" w:space="0" w:color="auto"/>
              </w:divBdr>
            </w:div>
            <w:div w:id="470636872">
              <w:marLeft w:val="480"/>
              <w:marRight w:val="0"/>
              <w:marTop w:val="0"/>
              <w:marBottom w:val="0"/>
              <w:divBdr>
                <w:top w:val="none" w:sz="0" w:space="0" w:color="auto"/>
                <w:left w:val="none" w:sz="0" w:space="0" w:color="auto"/>
                <w:bottom w:val="none" w:sz="0" w:space="0" w:color="auto"/>
                <w:right w:val="none" w:sz="0" w:space="0" w:color="auto"/>
              </w:divBdr>
            </w:div>
            <w:div w:id="470707026">
              <w:marLeft w:val="480"/>
              <w:marRight w:val="0"/>
              <w:marTop w:val="0"/>
              <w:marBottom w:val="0"/>
              <w:divBdr>
                <w:top w:val="none" w:sz="0" w:space="0" w:color="auto"/>
                <w:left w:val="none" w:sz="0" w:space="0" w:color="auto"/>
                <w:bottom w:val="none" w:sz="0" w:space="0" w:color="auto"/>
                <w:right w:val="none" w:sz="0" w:space="0" w:color="auto"/>
              </w:divBdr>
            </w:div>
            <w:div w:id="470708953">
              <w:marLeft w:val="480"/>
              <w:marRight w:val="0"/>
              <w:marTop w:val="0"/>
              <w:marBottom w:val="0"/>
              <w:divBdr>
                <w:top w:val="none" w:sz="0" w:space="0" w:color="auto"/>
                <w:left w:val="none" w:sz="0" w:space="0" w:color="auto"/>
                <w:bottom w:val="none" w:sz="0" w:space="0" w:color="auto"/>
                <w:right w:val="none" w:sz="0" w:space="0" w:color="auto"/>
              </w:divBdr>
            </w:div>
            <w:div w:id="470710222">
              <w:marLeft w:val="480"/>
              <w:marRight w:val="0"/>
              <w:marTop w:val="0"/>
              <w:marBottom w:val="0"/>
              <w:divBdr>
                <w:top w:val="none" w:sz="0" w:space="0" w:color="auto"/>
                <w:left w:val="none" w:sz="0" w:space="0" w:color="auto"/>
                <w:bottom w:val="none" w:sz="0" w:space="0" w:color="auto"/>
                <w:right w:val="none" w:sz="0" w:space="0" w:color="auto"/>
              </w:divBdr>
            </w:div>
            <w:div w:id="470753082">
              <w:marLeft w:val="480"/>
              <w:marRight w:val="0"/>
              <w:marTop w:val="0"/>
              <w:marBottom w:val="0"/>
              <w:divBdr>
                <w:top w:val="none" w:sz="0" w:space="0" w:color="auto"/>
                <w:left w:val="none" w:sz="0" w:space="0" w:color="auto"/>
                <w:bottom w:val="none" w:sz="0" w:space="0" w:color="auto"/>
                <w:right w:val="none" w:sz="0" w:space="0" w:color="auto"/>
              </w:divBdr>
            </w:div>
            <w:div w:id="470825564">
              <w:marLeft w:val="480"/>
              <w:marRight w:val="0"/>
              <w:marTop w:val="0"/>
              <w:marBottom w:val="0"/>
              <w:divBdr>
                <w:top w:val="none" w:sz="0" w:space="0" w:color="auto"/>
                <w:left w:val="none" w:sz="0" w:space="0" w:color="auto"/>
                <w:bottom w:val="none" w:sz="0" w:space="0" w:color="auto"/>
                <w:right w:val="none" w:sz="0" w:space="0" w:color="auto"/>
              </w:divBdr>
            </w:div>
            <w:div w:id="471093921">
              <w:marLeft w:val="480"/>
              <w:marRight w:val="0"/>
              <w:marTop w:val="0"/>
              <w:marBottom w:val="0"/>
              <w:divBdr>
                <w:top w:val="none" w:sz="0" w:space="0" w:color="auto"/>
                <w:left w:val="none" w:sz="0" w:space="0" w:color="auto"/>
                <w:bottom w:val="none" w:sz="0" w:space="0" w:color="auto"/>
                <w:right w:val="none" w:sz="0" w:space="0" w:color="auto"/>
              </w:divBdr>
            </w:div>
            <w:div w:id="471101269">
              <w:marLeft w:val="480"/>
              <w:marRight w:val="0"/>
              <w:marTop w:val="0"/>
              <w:marBottom w:val="0"/>
              <w:divBdr>
                <w:top w:val="none" w:sz="0" w:space="0" w:color="auto"/>
                <w:left w:val="none" w:sz="0" w:space="0" w:color="auto"/>
                <w:bottom w:val="none" w:sz="0" w:space="0" w:color="auto"/>
                <w:right w:val="none" w:sz="0" w:space="0" w:color="auto"/>
              </w:divBdr>
            </w:div>
            <w:div w:id="471140493">
              <w:marLeft w:val="480"/>
              <w:marRight w:val="0"/>
              <w:marTop w:val="0"/>
              <w:marBottom w:val="0"/>
              <w:divBdr>
                <w:top w:val="none" w:sz="0" w:space="0" w:color="auto"/>
                <w:left w:val="none" w:sz="0" w:space="0" w:color="auto"/>
                <w:bottom w:val="none" w:sz="0" w:space="0" w:color="auto"/>
                <w:right w:val="none" w:sz="0" w:space="0" w:color="auto"/>
              </w:divBdr>
            </w:div>
            <w:div w:id="471289985">
              <w:marLeft w:val="480"/>
              <w:marRight w:val="0"/>
              <w:marTop w:val="0"/>
              <w:marBottom w:val="0"/>
              <w:divBdr>
                <w:top w:val="none" w:sz="0" w:space="0" w:color="auto"/>
                <w:left w:val="none" w:sz="0" w:space="0" w:color="auto"/>
                <w:bottom w:val="none" w:sz="0" w:space="0" w:color="auto"/>
                <w:right w:val="none" w:sz="0" w:space="0" w:color="auto"/>
              </w:divBdr>
            </w:div>
            <w:div w:id="471410412">
              <w:marLeft w:val="480"/>
              <w:marRight w:val="0"/>
              <w:marTop w:val="0"/>
              <w:marBottom w:val="0"/>
              <w:divBdr>
                <w:top w:val="none" w:sz="0" w:space="0" w:color="auto"/>
                <w:left w:val="none" w:sz="0" w:space="0" w:color="auto"/>
                <w:bottom w:val="none" w:sz="0" w:space="0" w:color="auto"/>
                <w:right w:val="none" w:sz="0" w:space="0" w:color="auto"/>
              </w:divBdr>
            </w:div>
            <w:div w:id="471413984">
              <w:marLeft w:val="480"/>
              <w:marRight w:val="0"/>
              <w:marTop w:val="0"/>
              <w:marBottom w:val="0"/>
              <w:divBdr>
                <w:top w:val="none" w:sz="0" w:space="0" w:color="auto"/>
                <w:left w:val="none" w:sz="0" w:space="0" w:color="auto"/>
                <w:bottom w:val="none" w:sz="0" w:space="0" w:color="auto"/>
                <w:right w:val="none" w:sz="0" w:space="0" w:color="auto"/>
              </w:divBdr>
            </w:div>
            <w:div w:id="471479619">
              <w:marLeft w:val="480"/>
              <w:marRight w:val="0"/>
              <w:marTop w:val="0"/>
              <w:marBottom w:val="0"/>
              <w:divBdr>
                <w:top w:val="none" w:sz="0" w:space="0" w:color="auto"/>
                <w:left w:val="none" w:sz="0" w:space="0" w:color="auto"/>
                <w:bottom w:val="none" w:sz="0" w:space="0" w:color="auto"/>
                <w:right w:val="none" w:sz="0" w:space="0" w:color="auto"/>
              </w:divBdr>
            </w:div>
            <w:div w:id="471487185">
              <w:marLeft w:val="480"/>
              <w:marRight w:val="0"/>
              <w:marTop w:val="0"/>
              <w:marBottom w:val="0"/>
              <w:divBdr>
                <w:top w:val="none" w:sz="0" w:space="0" w:color="auto"/>
                <w:left w:val="none" w:sz="0" w:space="0" w:color="auto"/>
                <w:bottom w:val="none" w:sz="0" w:space="0" w:color="auto"/>
                <w:right w:val="none" w:sz="0" w:space="0" w:color="auto"/>
              </w:divBdr>
            </w:div>
            <w:div w:id="471488857">
              <w:marLeft w:val="480"/>
              <w:marRight w:val="0"/>
              <w:marTop w:val="0"/>
              <w:marBottom w:val="0"/>
              <w:divBdr>
                <w:top w:val="none" w:sz="0" w:space="0" w:color="auto"/>
                <w:left w:val="none" w:sz="0" w:space="0" w:color="auto"/>
                <w:bottom w:val="none" w:sz="0" w:space="0" w:color="auto"/>
                <w:right w:val="none" w:sz="0" w:space="0" w:color="auto"/>
              </w:divBdr>
            </w:div>
            <w:div w:id="471555539">
              <w:marLeft w:val="480"/>
              <w:marRight w:val="0"/>
              <w:marTop w:val="0"/>
              <w:marBottom w:val="0"/>
              <w:divBdr>
                <w:top w:val="none" w:sz="0" w:space="0" w:color="auto"/>
                <w:left w:val="none" w:sz="0" w:space="0" w:color="auto"/>
                <w:bottom w:val="none" w:sz="0" w:space="0" w:color="auto"/>
                <w:right w:val="none" w:sz="0" w:space="0" w:color="auto"/>
              </w:divBdr>
            </w:div>
            <w:div w:id="471675417">
              <w:marLeft w:val="480"/>
              <w:marRight w:val="0"/>
              <w:marTop w:val="0"/>
              <w:marBottom w:val="0"/>
              <w:divBdr>
                <w:top w:val="none" w:sz="0" w:space="0" w:color="auto"/>
                <w:left w:val="none" w:sz="0" w:space="0" w:color="auto"/>
                <w:bottom w:val="none" w:sz="0" w:space="0" w:color="auto"/>
                <w:right w:val="none" w:sz="0" w:space="0" w:color="auto"/>
              </w:divBdr>
            </w:div>
            <w:div w:id="471748609">
              <w:marLeft w:val="480"/>
              <w:marRight w:val="0"/>
              <w:marTop w:val="0"/>
              <w:marBottom w:val="0"/>
              <w:divBdr>
                <w:top w:val="none" w:sz="0" w:space="0" w:color="auto"/>
                <w:left w:val="none" w:sz="0" w:space="0" w:color="auto"/>
                <w:bottom w:val="none" w:sz="0" w:space="0" w:color="auto"/>
                <w:right w:val="none" w:sz="0" w:space="0" w:color="auto"/>
              </w:divBdr>
            </w:div>
            <w:div w:id="471866812">
              <w:marLeft w:val="480"/>
              <w:marRight w:val="0"/>
              <w:marTop w:val="0"/>
              <w:marBottom w:val="0"/>
              <w:divBdr>
                <w:top w:val="none" w:sz="0" w:space="0" w:color="auto"/>
                <w:left w:val="none" w:sz="0" w:space="0" w:color="auto"/>
                <w:bottom w:val="none" w:sz="0" w:space="0" w:color="auto"/>
                <w:right w:val="none" w:sz="0" w:space="0" w:color="auto"/>
              </w:divBdr>
            </w:div>
            <w:div w:id="471871131">
              <w:marLeft w:val="480"/>
              <w:marRight w:val="0"/>
              <w:marTop w:val="0"/>
              <w:marBottom w:val="0"/>
              <w:divBdr>
                <w:top w:val="none" w:sz="0" w:space="0" w:color="auto"/>
                <w:left w:val="none" w:sz="0" w:space="0" w:color="auto"/>
                <w:bottom w:val="none" w:sz="0" w:space="0" w:color="auto"/>
                <w:right w:val="none" w:sz="0" w:space="0" w:color="auto"/>
              </w:divBdr>
            </w:div>
            <w:div w:id="471942471">
              <w:marLeft w:val="480"/>
              <w:marRight w:val="0"/>
              <w:marTop w:val="0"/>
              <w:marBottom w:val="0"/>
              <w:divBdr>
                <w:top w:val="none" w:sz="0" w:space="0" w:color="auto"/>
                <w:left w:val="none" w:sz="0" w:space="0" w:color="auto"/>
                <w:bottom w:val="none" w:sz="0" w:space="0" w:color="auto"/>
                <w:right w:val="none" w:sz="0" w:space="0" w:color="auto"/>
              </w:divBdr>
            </w:div>
            <w:div w:id="471942700">
              <w:marLeft w:val="480"/>
              <w:marRight w:val="0"/>
              <w:marTop w:val="0"/>
              <w:marBottom w:val="0"/>
              <w:divBdr>
                <w:top w:val="none" w:sz="0" w:space="0" w:color="auto"/>
                <w:left w:val="none" w:sz="0" w:space="0" w:color="auto"/>
                <w:bottom w:val="none" w:sz="0" w:space="0" w:color="auto"/>
                <w:right w:val="none" w:sz="0" w:space="0" w:color="auto"/>
              </w:divBdr>
            </w:div>
            <w:div w:id="471946517">
              <w:marLeft w:val="480"/>
              <w:marRight w:val="0"/>
              <w:marTop w:val="0"/>
              <w:marBottom w:val="0"/>
              <w:divBdr>
                <w:top w:val="none" w:sz="0" w:space="0" w:color="auto"/>
                <w:left w:val="none" w:sz="0" w:space="0" w:color="auto"/>
                <w:bottom w:val="none" w:sz="0" w:space="0" w:color="auto"/>
                <w:right w:val="none" w:sz="0" w:space="0" w:color="auto"/>
              </w:divBdr>
            </w:div>
            <w:div w:id="472021590">
              <w:marLeft w:val="480"/>
              <w:marRight w:val="0"/>
              <w:marTop w:val="0"/>
              <w:marBottom w:val="0"/>
              <w:divBdr>
                <w:top w:val="none" w:sz="0" w:space="0" w:color="auto"/>
                <w:left w:val="none" w:sz="0" w:space="0" w:color="auto"/>
                <w:bottom w:val="none" w:sz="0" w:space="0" w:color="auto"/>
                <w:right w:val="none" w:sz="0" w:space="0" w:color="auto"/>
              </w:divBdr>
            </w:div>
            <w:div w:id="472022232">
              <w:marLeft w:val="480"/>
              <w:marRight w:val="0"/>
              <w:marTop w:val="0"/>
              <w:marBottom w:val="0"/>
              <w:divBdr>
                <w:top w:val="none" w:sz="0" w:space="0" w:color="auto"/>
                <w:left w:val="none" w:sz="0" w:space="0" w:color="auto"/>
                <w:bottom w:val="none" w:sz="0" w:space="0" w:color="auto"/>
                <w:right w:val="none" w:sz="0" w:space="0" w:color="auto"/>
              </w:divBdr>
            </w:div>
            <w:div w:id="472212202">
              <w:marLeft w:val="480"/>
              <w:marRight w:val="0"/>
              <w:marTop w:val="0"/>
              <w:marBottom w:val="0"/>
              <w:divBdr>
                <w:top w:val="none" w:sz="0" w:space="0" w:color="auto"/>
                <w:left w:val="none" w:sz="0" w:space="0" w:color="auto"/>
                <w:bottom w:val="none" w:sz="0" w:space="0" w:color="auto"/>
                <w:right w:val="none" w:sz="0" w:space="0" w:color="auto"/>
              </w:divBdr>
            </w:div>
            <w:div w:id="472217323">
              <w:marLeft w:val="480"/>
              <w:marRight w:val="0"/>
              <w:marTop w:val="0"/>
              <w:marBottom w:val="0"/>
              <w:divBdr>
                <w:top w:val="none" w:sz="0" w:space="0" w:color="auto"/>
                <w:left w:val="none" w:sz="0" w:space="0" w:color="auto"/>
                <w:bottom w:val="none" w:sz="0" w:space="0" w:color="auto"/>
                <w:right w:val="none" w:sz="0" w:space="0" w:color="auto"/>
              </w:divBdr>
            </w:div>
            <w:div w:id="472217678">
              <w:marLeft w:val="480"/>
              <w:marRight w:val="0"/>
              <w:marTop w:val="0"/>
              <w:marBottom w:val="0"/>
              <w:divBdr>
                <w:top w:val="none" w:sz="0" w:space="0" w:color="auto"/>
                <w:left w:val="none" w:sz="0" w:space="0" w:color="auto"/>
                <w:bottom w:val="none" w:sz="0" w:space="0" w:color="auto"/>
                <w:right w:val="none" w:sz="0" w:space="0" w:color="auto"/>
              </w:divBdr>
            </w:div>
            <w:div w:id="472331127">
              <w:marLeft w:val="480"/>
              <w:marRight w:val="0"/>
              <w:marTop w:val="0"/>
              <w:marBottom w:val="0"/>
              <w:divBdr>
                <w:top w:val="none" w:sz="0" w:space="0" w:color="auto"/>
                <w:left w:val="none" w:sz="0" w:space="0" w:color="auto"/>
                <w:bottom w:val="none" w:sz="0" w:space="0" w:color="auto"/>
                <w:right w:val="none" w:sz="0" w:space="0" w:color="auto"/>
              </w:divBdr>
            </w:div>
            <w:div w:id="472407872">
              <w:marLeft w:val="480"/>
              <w:marRight w:val="0"/>
              <w:marTop w:val="0"/>
              <w:marBottom w:val="0"/>
              <w:divBdr>
                <w:top w:val="none" w:sz="0" w:space="0" w:color="auto"/>
                <w:left w:val="none" w:sz="0" w:space="0" w:color="auto"/>
                <w:bottom w:val="none" w:sz="0" w:space="0" w:color="auto"/>
                <w:right w:val="none" w:sz="0" w:space="0" w:color="auto"/>
              </w:divBdr>
            </w:div>
            <w:div w:id="472450745">
              <w:marLeft w:val="480"/>
              <w:marRight w:val="0"/>
              <w:marTop w:val="0"/>
              <w:marBottom w:val="0"/>
              <w:divBdr>
                <w:top w:val="none" w:sz="0" w:space="0" w:color="auto"/>
                <w:left w:val="none" w:sz="0" w:space="0" w:color="auto"/>
                <w:bottom w:val="none" w:sz="0" w:space="0" w:color="auto"/>
                <w:right w:val="none" w:sz="0" w:space="0" w:color="auto"/>
              </w:divBdr>
            </w:div>
            <w:div w:id="472480323">
              <w:marLeft w:val="480"/>
              <w:marRight w:val="0"/>
              <w:marTop w:val="0"/>
              <w:marBottom w:val="0"/>
              <w:divBdr>
                <w:top w:val="none" w:sz="0" w:space="0" w:color="auto"/>
                <w:left w:val="none" w:sz="0" w:space="0" w:color="auto"/>
                <w:bottom w:val="none" w:sz="0" w:space="0" w:color="auto"/>
                <w:right w:val="none" w:sz="0" w:space="0" w:color="auto"/>
              </w:divBdr>
            </w:div>
            <w:div w:id="472525851">
              <w:marLeft w:val="480"/>
              <w:marRight w:val="0"/>
              <w:marTop w:val="0"/>
              <w:marBottom w:val="0"/>
              <w:divBdr>
                <w:top w:val="none" w:sz="0" w:space="0" w:color="auto"/>
                <w:left w:val="none" w:sz="0" w:space="0" w:color="auto"/>
                <w:bottom w:val="none" w:sz="0" w:space="0" w:color="auto"/>
                <w:right w:val="none" w:sz="0" w:space="0" w:color="auto"/>
              </w:divBdr>
            </w:div>
            <w:div w:id="472719395">
              <w:marLeft w:val="480"/>
              <w:marRight w:val="0"/>
              <w:marTop w:val="0"/>
              <w:marBottom w:val="0"/>
              <w:divBdr>
                <w:top w:val="none" w:sz="0" w:space="0" w:color="auto"/>
                <w:left w:val="none" w:sz="0" w:space="0" w:color="auto"/>
                <w:bottom w:val="none" w:sz="0" w:space="0" w:color="auto"/>
                <w:right w:val="none" w:sz="0" w:space="0" w:color="auto"/>
              </w:divBdr>
            </w:div>
            <w:div w:id="472842427">
              <w:marLeft w:val="480"/>
              <w:marRight w:val="0"/>
              <w:marTop w:val="0"/>
              <w:marBottom w:val="0"/>
              <w:divBdr>
                <w:top w:val="none" w:sz="0" w:space="0" w:color="auto"/>
                <w:left w:val="none" w:sz="0" w:space="0" w:color="auto"/>
                <w:bottom w:val="none" w:sz="0" w:space="0" w:color="auto"/>
                <w:right w:val="none" w:sz="0" w:space="0" w:color="auto"/>
              </w:divBdr>
            </w:div>
            <w:div w:id="472871667">
              <w:marLeft w:val="480"/>
              <w:marRight w:val="0"/>
              <w:marTop w:val="0"/>
              <w:marBottom w:val="0"/>
              <w:divBdr>
                <w:top w:val="none" w:sz="0" w:space="0" w:color="auto"/>
                <w:left w:val="none" w:sz="0" w:space="0" w:color="auto"/>
                <w:bottom w:val="none" w:sz="0" w:space="0" w:color="auto"/>
                <w:right w:val="none" w:sz="0" w:space="0" w:color="auto"/>
              </w:divBdr>
            </w:div>
            <w:div w:id="472910047">
              <w:marLeft w:val="480"/>
              <w:marRight w:val="0"/>
              <w:marTop w:val="0"/>
              <w:marBottom w:val="0"/>
              <w:divBdr>
                <w:top w:val="none" w:sz="0" w:space="0" w:color="auto"/>
                <w:left w:val="none" w:sz="0" w:space="0" w:color="auto"/>
                <w:bottom w:val="none" w:sz="0" w:space="0" w:color="auto"/>
                <w:right w:val="none" w:sz="0" w:space="0" w:color="auto"/>
              </w:divBdr>
            </w:div>
            <w:div w:id="473059736">
              <w:marLeft w:val="480"/>
              <w:marRight w:val="0"/>
              <w:marTop w:val="0"/>
              <w:marBottom w:val="0"/>
              <w:divBdr>
                <w:top w:val="none" w:sz="0" w:space="0" w:color="auto"/>
                <w:left w:val="none" w:sz="0" w:space="0" w:color="auto"/>
                <w:bottom w:val="none" w:sz="0" w:space="0" w:color="auto"/>
                <w:right w:val="none" w:sz="0" w:space="0" w:color="auto"/>
              </w:divBdr>
            </w:div>
            <w:div w:id="473105419">
              <w:marLeft w:val="480"/>
              <w:marRight w:val="0"/>
              <w:marTop w:val="0"/>
              <w:marBottom w:val="0"/>
              <w:divBdr>
                <w:top w:val="none" w:sz="0" w:space="0" w:color="auto"/>
                <w:left w:val="none" w:sz="0" w:space="0" w:color="auto"/>
                <w:bottom w:val="none" w:sz="0" w:space="0" w:color="auto"/>
                <w:right w:val="none" w:sz="0" w:space="0" w:color="auto"/>
              </w:divBdr>
            </w:div>
            <w:div w:id="473108979">
              <w:marLeft w:val="480"/>
              <w:marRight w:val="0"/>
              <w:marTop w:val="0"/>
              <w:marBottom w:val="0"/>
              <w:divBdr>
                <w:top w:val="none" w:sz="0" w:space="0" w:color="auto"/>
                <w:left w:val="none" w:sz="0" w:space="0" w:color="auto"/>
                <w:bottom w:val="none" w:sz="0" w:space="0" w:color="auto"/>
                <w:right w:val="none" w:sz="0" w:space="0" w:color="auto"/>
              </w:divBdr>
            </w:div>
            <w:div w:id="473253238">
              <w:marLeft w:val="480"/>
              <w:marRight w:val="0"/>
              <w:marTop w:val="0"/>
              <w:marBottom w:val="0"/>
              <w:divBdr>
                <w:top w:val="none" w:sz="0" w:space="0" w:color="auto"/>
                <w:left w:val="none" w:sz="0" w:space="0" w:color="auto"/>
                <w:bottom w:val="none" w:sz="0" w:space="0" w:color="auto"/>
                <w:right w:val="none" w:sz="0" w:space="0" w:color="auto"/>
              </w:divBdr>
            </w:div>
            <w:div w:id="473261360">
              <w:marLeft w:val="480"/>
              <w:marRight w:val="0"/>
              <w:marTop w:val="0"/>
              <w:marBottom w:val="0"/>
              <w:divBdr>
                <w:top w:val="none" w:sz="0" w:space="0" w:color="auto"/>
                <w:left w:val="none" w:sz="0" w:space="0" w:color="auto"/>
                <w:bottom w:val="none" w:sz="0" w:space="0" w:color="auto"/>
                <w:right w:val="none" w:sz="0" w:space="0" w:color="auto"/>
              </w:divBdr>
            </w:div>
            <w:div w:id="473328294">
              <w:marLeft w:val="480"/>
              <w:marRight w:val="0"/>
              <w:marTop w:val="0"/>
              <w:marBottom w:val="0"/>
              <w:divBdr>
                <w:top w:val="none" w:sz="0" w:space="0" w:color="auto"/>
                <w:left w:val="none" w:sz="0" w:space="0" w:color="auto"/>
                <w:bottom w:val="none" w:sz="0" w:space="0" w:color="auto"/>
                <w:right w:val="none" w:sz="0" w:space="0" w:color="auto"/>
              </w:divBdr>
            </w:div>
            <w:div w:id="473329344">
              <w:marLeft w:val="480"/>
              <w:marRight w:val="0"/>
              <w:marTop w:val="0"/>
              <w:marBottom w:val="0"/>
              <w:divBdr>
                <w:top w:val="none" w:sz="0" w:space="0" w:color="auto"/>
                <w:left w:val="none" w:sz="0" w:space="0" w:color="auto"/>
                <w:bottom w:val="none" w:sz="0" w:space="0" w:color="auto"/>
                <w:right w:val="none" w:sz="0" w:space="0" w:color="auto"/>
              </w:divBdr>
            </w:div>
            <w:div w:id="473377739">
              <w:marLeft w:val="480"/>
              <w:marRight w:val="0"/>
              <w:marTop w:val="0"/>
              <w:marBottom w:val="0"/>
              <w:divBdr>
                <w:top w:val="none" w:sz="0" w:space="0" w:color="auto"/>
                <w:left w:val="none" w:sz="0" w:space="0" w:color="auto"/>
                <w:bottom w:val="none" w:sz="0" w:space="0" w:color="auto"/>
                <w:right w:val="none" w:sz="0" w:space="0" w:color="auto"/>
              </w:divBdr>
            </w:div>
            <w:div w:id="473379669">
              <w:marLeft w:val="480"/>
              <w:marRight w:val="0"/>
              <w:marTop w:val="0"/>
              <w:marBottom w:val="0"/>
              <w:divBdr>
                <w:top w:val="none" w:sz="0" w:space="0" w:color="auto"/>
                <w:left w:val="none" w:sz="0" w:space="0" w:color="auto"/>
                <w:bottom w:val="none" w:sz="0" w:space="0" w:color="auto"/>
                <w:right w:val="none" w:sz="0" w:space="0" w:color="auto"/>
              </w:divBdr>
            </w:div>
            <w:div w:id="473450174">
              <w:marLeft w:val="480"/>
              <w:marRight w:val="0"/>
              <w:marTop w:val="0"/>
              <w:marBottom w:val="0"/>
              <w:divBdr>
                <w:top w:val="none" w:sz="0" w:space="0" w:color="auto"/>
                <w:left w:val="none" w:sz="0" w:space="0" w:color="auto"/>
                <w:bottom w:val="none" w:sz="0" w:space="0" w:color="auto"/>
                <w:right w:val="none" w:sz="0" w:space="0" w:color="auto"/>
              </w:divBdr>
            </w:div>
            <w:div w:id="473524348">
              <w:marLeft w:val="480"/>
              <w:marRight w:val="0"/>
              <w:marTop w:val="0"/>
              <w:marBottom w:val="0"/>
              <w:divBdr>
                <w:top w:val="none" w:sz="0" w:space="0" w:color="auto"/>
                <w:left w:val="none" w:sz="0" w:space="0" w:color="auto"/>
                <w:bottom w:val="none" w:sz="0" w:space="0" w:color="auto"/>
                <w:right w:val="none" w:sz="0" w:space="0" w:color="auto"/>
              </w:divBdr>
            </w:div>
            <w:div w:id="473530034">
              <w:marLeft w:val="480"/>
              <w:marRight w:val="0"/>
              <w:marTop w:val="0"/>
              <w:marBottom w:val="0"/>
              <w:divBdr>
                <w:top w:val="none" w:sz="0" w:space="0" w:color="auto"/>
                <w:left w:val="none" w:sz="0" w:space="0" w:color="auto"/>
                <w:bottom w:val="none" w:sz="0" w:space="0" w:color="auto"/>
                <w:right w:val="none" w:sz="0" w:space="0" w:color="auto"/>
              </w:divBdr>
            </w:div>
            <w:div w:id="473643412">
              <w:marLeft w:val="480"/>
              <w:marRight w:val="0"/>
              <w:marTop w:val="0"/>
              <w:marBottom w:val="0"/>
              <w:divBdr>
                <w:top w:val="none" w:sz="0" w:space="0" w:color="auto"/>
                <w:left w:val="none" w:sz="0" w:space="0" w:color="auto"/>
                <w:bottom w:val="none" w:sz="0" w:space="0" w:color="auto"/>
                <w:right w:val="none" w:sz="0" w:space="0" w:color="auto"/>
              </w:divBdr>
            </w:div>
            <w:div w:id="473722696">
              <w:marLeft w:val="480"/>
              <w:marRight w:val="0"/>
              <w:marTop w:val="0"/>
              <w:marBottom w:val="0"/>
              <w:divBdr>
                <w:top w:val="none" w:sz="0" w:space="0" w:color="auto"/>
                <w:left w:val="none" w:sz="0" w:space="0" w:color="auto"/>
                <w:bottom w:val="none" w:sz="0" w:space="0" w:color="auto"/>
                <w:right w:val="none" w:sz="0" w:space="0" w:color="auto"/>
              </w:divBdr>
            </w:div>
            <w:div w:id="473762973">
              <w:marLeft w:val="480"/>
              <w:marRight w:val="0"/>
              <w:marTop w:val="0"/>
              <w:marBottom w:val="0"/>
              <w:divBdr>
                <w:top w:val="none" w:sz="0" w:space="0" w:color="auto"/>
                <w:left w:val="none" w:sz="0" w:space="0" w:color="auto"/>
                <w:bottom w:val="none" w:sz="0" w:space="0" w:color="auto"/>
                <w:right w:val="none" w:sz="0" w:space="0" w:color="auto"/>
              </w:divBdr>
            </w:div>
            <w:div w:id="473834028">
              <w:marLeft w:val="480"/>
              <w:marRight w:val="0"/>
              <w:marTop w:val="0"/>
              <w:marBottom w:val="0"/>
              <w:divBdr>
                <w:top w:val="none" w:sz="0" w:space="0" w:color="auto"/>
                <w:left w:val="none" w:sz="0" w:space="0" w:color="auto"/>
                <w:bottom w:val="none" w:sz="0" w:space="0" w:color="auto"/>
                <w:right w:val="none" w:sz="0" w:space="0" w:color="auto"/>
              </w:divBdr>
            </w:div>
            <w:div w:id="473834991">
              <w:marLeft w:val="480"/>
              <w:marRight w:val="0"/>
              <w:marTop w:val="0"/>
              <w:marBottom w:val="0"/>
              <w:divBdr>
                <w:top w:val="none" w:sz="0" w:space="0" w:color="auto"/>
                <w:left w:val="none" w:sz="0" w:space="0" w:color="auto"/>
                <w:bottom w:val="none" w:sz="0" w:space="0" w:color="auto"/>
                <w:right w:val="none" w:sz="0" w:space="0" w:color="auto"/>
              </w:divBdr>
            </w:div>
            <w:div w:id="473838911">
              <w:marLeft w:val="480"/>
              <w:marRight w:val="0"/>
              <w:marTop w:val="0"/>
              <w:marBottom w:val="0"/>
              <w:divBdr>
                <w:top w:val="none" w:sz="0" w:space="0" w:color="auto"/>
                <w:left w:val="none" w:sz="0" w:space="0" w:color="auto"/>
                <w:bottom w:val="none" w:sz="0" w:space="0" w:color="auto"/>
                <w:right w:val="none" w:sz="0" w:space="0" w:color="auto"/>
              </w:divBdr>
            </w:div>
            <w:div w:id="473958054">
              <w:marLeft w:val="480"/>
              <w:marRight w:val="0"/>
              <w:marTop w:val="0"/>
              <w:marBottom w:val="0"/>
              <w:divBdr>
                <w:top w:val="none" w:sz="0" w:space="0" w:color="auto"/>
                <w:left w:val="none" w:sz="0" w:space="0" w:color="auto"/>
                <w:bottom w:val="none" w:sz="0" w:space="0" w:color="auto"/>
                <w:right w:val="none" w:sz="0" w:space="0" w:color="auto"/>
              </w:divBdr>
            </w:div>
            <w:div w:id="473982802">
              <w:marLeft w:val="480"/>
              <w:marRight w:val="0"/>
              <w:marTop w:val="0"/>
              <w:marBottom w:val="0"/>
              <w:divBdr>
                <w:top w:val="none" w:sz="0" w:space="0" w:color="auto"/>
                <w:left w:val="none" w:sz="0" w:space="0" w:color="auto"/>
                <w:bottom w:val="none" w:sz="0" w:space="0" w:color="auto"/>
                <w:right w:val="none" w:sz="0" w:space="0" w:color="auto"/>
              </w:divBdr>
            </w:div>
            <w:div w:id="473988175">
              <w:marLeft w:val="480"/>
              <w:marRight w:val="0"/>
              <w:marTop w:val="0"/>
              <w:marBottom w:val="0"/>
              <w:divBdr>
                <w:top w:val="none" w:sz="0" w:space="0" w:color="auto"/>
                <w:left w:val="none" w:sz="0" w:space="0" w:color="auto"/>
                <w:bottom w:val="none" w:sz="0" w:space="0" w:color="auto"/>
                <w:right w:val="none" w:sz="0" w:space="0" w:color="auto"/>
              </w:divBdr>
            </w:div>
            <w:div w:id="474030277">
              <w:marLeft w:val="480"/>
              <w:marRight w:val="0"/>
              <w:marTop w:val="0"/>
              <w:marBottom w:val="0"/>
              <w:divBdr>
                <w:top w:val="none" w:sz="0" w:space="0" w:color="auto"/>
                <w:left w:val="none" w:sz="0" w:space="0" w:color="auto"/>
                <w:bottom w:val="none" w:sz="0" w:space="0" w:color="auto"/>
                <w:right w:val="none" w:sz="0" w:space="0" w:color="auto"/>
              </w:divBdr>
            </w:div>
            <w:div w:id="474107123">
              <w:marLeft w:val="480"/>
              <w:marRight w:val="0"/>
              <w:marTop w:val="0"/>
              <w:marBottom w:val="0"/>
              <w:divBdr>
                <w:top w:val="none" w:sz="0" w:space="0" w:color="auto"/>
                <w:left w:val="none" w:sz="0" w:space="0" w:color="auto"/>
                <w:bottom w:val="none" w:sz="0" w:space="0" w:color="auto"/>
                <w:right w:val="none" w:sz="0" w:space="0" w:color="auto"/>
              </w:divBdr>
            </w:div>
            <w:div w:id="474176748">
              <w:marLeft w:val="480"/>
              <w:marRight w:val="0"/>
              <w:marTop w:val="0"/>
              <w:marBottom w:val="0"/>
              <w:divBdr>
                <w:top w:val="none" w:sz="0" w:space="0" w:color="auto"/>
                <w:left w:val="none" w:sz="0" w:space="0" w:color="auto"/>
                <w:bottom w:val="none" w:sz="0" w:space="0" w:color="auto"/>
                <w:right w:val="none" w:sz="0" w:space="0" w:color="auto"/>
              </w:divBdr>
            </w:div>
            <w:div w:id="474298573">
              <w:marLeft w:val="480"/>
              <w:marRight w:val="0"/>
              <w:marTop w:val="0"/>
              <w:marBottom w:val="0"/>
              <w:divBdr>
                <w:top w:val="none" w:sz="0" w:space="0" w:color="auto"/>
                <w:left w:val="none" w:sz="0" w:space="0" w:color="auto"/>
                <w:bottom w:val="none" w:sz="0" w:space="0" w:color="auto"/>
                <w:right w:val="none" w:sz="0" w:space="0" w:color="auto"/>
              </w:divBdr>
            </w:div>
            <w:div w:id="474301135">
              <w:marLeft w:val="480"/>
              <w:marRight w:val="0"/>
              <w:marTop w:val="0"/>
              <w:marBottom w:val="0"/>
              <w:divBdr>
                <w:top w:val="none" w:sz="0" w:space="0" w:color="auto"/>
                <w:left w:val="none" w:sz="0" w:space="0" w:color="auto"/>
                <w:bottom w:val="none" w:sz="0" w:space="0" w:color="auto"/>
                <w:right w:val="none" w:sz="0" w:space="0" w:color="auto"/>
              </w:divBdr>
            </w:div>
            <w:div w:id="474302022">
              <w:marLeft w:val="480"/>
              <w:marRight w:val="0"/>
              <w:marTop w:val="0"/>
              <w:marBottom w:val="0"/>
              <w:divBdr>
                <w:top w:val="none" w:sz="0" w:space="0" w:color="auto"/>
                <w:left w:val="none" w:sz="0" w:space="0" w:color="auto"/>
                <w:bottom w:val="none" w:sz="0" w:space="0" w:color="auto"/>
                <w:right w:val="none" w:sz="0" w:space="0" w:color="auto"/>
              </w:divBdr>
            </w:div>
            <w:div w:id="474371259">
              <w:marLeft w:val="480"/>
              <w:marRight w:val="0"/>
              <w:marTop w:val="0"/>
              <w:marBottom w:val="0"/>
              <w:divBdr>
                <w:top w:val="none" w:sz="0" w:space="0" w:color="auto"/>
                <w:left w:val="none" w:sz="0" w:space="0" w:color="auto"/>
                <w:bottom w:val="none" w:sz="0" w:space="0" w:color="auto"/>
                <w:right w:val="none" w:sz="0" w:space="0" w:color="auto"/>
              </w:divBdr>
            </w:div>
            <w:div w:id="474372339">
              <w:marLeft w:val="480"/>
              <w:marRight w:val="0"/>
              <w:marTop w:val="0"/>
              <w:marBottom w:val="0"/>
              <w:divBdr>
                <w:top w:val="none" w:sz="0" w:space="0" w:color="auto"/>
                <w:left w:val="none" w:sz="0" w:space="0" w:color="auto"/>
                <w:bottom w:val="none" w:sz="0" w:space="0" w:color="auto"/>
                <w:right w:val="none" w:sz="0" w:space="0" w:color="auto"/>
              </w:divBdr>
            </w:div>
            <w:div w:id="474420451">
              <w:marLeft w:val="480"/>
              <w:marRight w:val="0"/>
              <w:marTop w:val="0"/>
              <w:marBottom w:val="0"/>
              <w:divBdr>
                <w:top w:val="none" w:sz="0" w:space="0" w:color="auto"/>
                <w:left w:val="none" w:sz="0" w:space="0" w:color="auto"/>
                <w:bottom w:val="none" w:sz="0" w:space="0" w:color="auto"/>
                <w:right w:val="none" w:sz="0" w:space="0" w:color="auto"/>
              </w:divBdr>
            </w:div>
            <w:div w:id="474447780">
              <w:marLeft w:val="480"/>
              <w:marRight w:val="0"/>
              <w:marTop w:val="0"/>
              <w:marBottom w:val="0"/>
              <w:divBdr>
                <w:top w:val="none" w:sz="0" w:space="0" w:color="auto"/>
                <w:left w:val="none" w:sz="0" w:space="0" w:color="auto"/>
                <w:bottom w:val="none" w:sz="0" w:space="0" w:color="auto"/>
                <w:right w:val="none" w:sz="0" w:space="0" w:color="auto"/>
              </w:divBdr>
            </w:div>
            <w:div w:id="474639220">
              <w:marLeft w:val="480"/>
              <w:marRight w:val="0"/>
              <w:marTop w:val="0"/>
              <w:marBottom w:val="0"/>
              <w:divBdr>
                <w:top w:val="none" w:sz="0" w:space="0" w:color="auto"/>
                <w:left w:val="none" w:sz="0" w:space="0" w:color="auto"/>
                <w:bottom w:val="none" w:sz="0" w:space="0" w:color="auto"/>
                <w:right w:val="none" w:sz="0" w:space="0" w:color="auto"/>
              </w:divBdr>
            </w:div>
            <w:div w:id="474762927">
              <w:marLeft w:val="480"/>
              <w:marRight w:val="0"/>
              <w:marTop w:val="0"/>
              <w:marBottom w:val="0"/>
              <w:divBdr>
                <w:top w:val="none" w:sz="0" w:space="0" w:color="auto"/>
                <w:left w:val="none" w:sz="0" w:space="0" w:color="auto"/>
                <w:bottom w:val="none" w:sz="0" w:space="0" w:color="auto"/>
                <w:right w:val="none" w:sz="0" w:space="0" w:color="auto"/>
              </w:divBdr>
            </w:div>
            <w:div w:id="474763314">
              <w:marLeft w:val="480"/>
              <w:marRight w:val="0"/>
              <w:marTop w:val="0"/>
              <w:marBottom w:val="0"/>
              <w:divBdr>
                <w:top w:val="none" w:sz="0" w:space="0" w:color="auto"/>
                <w:left w:val="none" w:sz="0" w:space="0" w:color="auto"/>
                <w:bottom w:val="none" w:sz="0" w:space="0" w:color="auto"/>
                <w:right w:val="none" w:sz="0" w:space="0" w:color="auto"/>
              </w:divBdr>
            </w:div>
            <w:div w:id="474953251">
              <w:marLeft w:val="480"/>
              <w:marRight w:val="0"/>
              <w:marTop w:val="0"/>
              <w:marBottom w:val="0"/>
              <w:divBdr>
                <w:top w:val="none" w:sz="0" w:space="0" w:color="auto"/>
                <w:left w:val="none" w:sz="0" w:space="0" w:color="auto"/>
                <w:bottom w:val="none" w:sz="0" w:space="0" w:color="auto"/>
                <w:right w:val="none" w:sz="0" w:space="0" w:color="auto"/>
              </w:divBdr>
            </w:div>
            <w:div w:id="474955707">
              <w:marLeft w:val="480"/>
              <w:marRight w:val="0"/>
              <w:marTop w:val="0"/>
              <w:marBottom w:val="0"/>
              <w:divBdr>
                <w:top w:val="none" w:sz="0" w:space="0" w:color="auto"/>
                <w:left w:val="none" w:sz="0" w:space="0" w:color="auto"/>
                <w:bottom w:val="none" w:sz="0" w:space="0" w:color="auto"/>
                <w:right w:val="none" w:sz="0" w:space="0" w:color="auto"/>
              </w:divBdr>
            </w:div>
            <w:div w:id="475148227">
              <w:marLeft w:val="480"/>
              <w:marRight w:val="0"/>
              <w:marTop w:val="0"/>
              <w:marBottom w:val="0"/>
              <w:divBdr>
                <w:top w:val="none" w:sz="0" w:space="0" w:color="auto"/>
                <w:left w:val="none" w:sz="0" w:space="0" w:color="auto"/>
                <w:bottom w:val="none" w:sz="0" w:space="0" w:color="auto"/>
                <w:right w:val="none" w:sz="0" w:space="0" w:color="auto"/>
              </w:divBdr>
            </w:div>
            <w:div w:id="475222243">
              <w:marLeft w:val="480"/>
              <w:marRight w:val="0"/>
              <w:marTop w:val="0"/>
              <w:marBottom w:val="0"/>
              <w:divBdr>
                <w:top w:val="none" w:sz="0" w:space="0" w:color="auto"/>
                <w:left w:val="none" w:sz="0" w:space="0" w:color="auto"/>
                <w:bottom w:val="none" w:sz="0" w:space="0" w:color="auto"/>
                <w:right w:val="none" w:sz="0" w:space="0" w:color="auto"/>
              </w:divBdr>
            </w:div>
            <w:div w:id="475298758">
              <w:marLeft w:val="480"/>
              <w:marRight w:val="0"/>
              <w:marTop w:val="0"/>
              <w:marBottom w:val="0"/>
              <w:divBdr>
                <w:top w:val="none" w:sz="0" w:space="0" w:color="auto"/>
                <w:left w:val="none" w:sz="0" w:space="0" w:color="auto"/>
                <w:bottom w:val="none" w:sz="0" w:space="0" w:color="auto"/>
                <w:right w:val="none" w:sz="0" w:space="0" w:color="auto"/>
              </w:divBdr>
            </w:div>
            <w:div w:id="475534503">
              <w:marLeft w:val="480"/>
              <w:marRight w:val="0"/>
              <w:marTop w:val="0"/>
              <w:marBottom w:val="0"/>
              <w:divBdr>
                <w:top w:val="none" w:sz="0" w:space="0" w:color="auto"/>
                <w:left w:val="none" w:sz="0" w:space="0" w:color="auto"/>
                <w:bottom w:val="none" w:sz="0" w:space="0" w:color="auto"/>
                <w:right w:val="none" w:sz="0" w:space="0" w:color="auto"/>
              </w:divBdr>
            </w:div>
            <w:div w:id="475613855">
              <w:marLeft w:val="480"/>
              <w:marRight w:val="0"/>
              <w:marTop w:val="0"/>
              <w:marBottom w:val="0"/>
              <w:divBdr>
                <w:top w:val="none" w:sz="0" w:space="0" w:color="auto"/>
                <w:left w:val="none" w:sz="0" w:space="0" w:color="auto"/>
                <w:bottom w:val="none" w:sz="0" w:space="0" w:color="auto"/>
                <w:right w:val="none" w:sz="0" w:space="0" w:color="auto"/>
              </w:divBdr>
            </w:div>
            <w:div w:id="475725977">
              <w:marLeft w:val="480"/>
              <w:marRight w:val="0"/>
              <w:marTop w:val="0"/>
              <w:marBottom w:val="0"/>
              <w:divBdr>
                <w:top w:val="none" w:sz="0" w:space="0" w:color="auto"/>
                <w:left w:val="none" w:sz="0" w:space="0" w:color="auto"/>
                <w:bottom w:val="none" w:sz="0" w:space="0" w:color="auto"/>
                <w:right w:val="none" w:sz="0" w:space="0" w:color="auto"/>
              </w:divBdr>
            </w:div>
            <w:div w:id="475948474">
              <w:marLeft w:val="480"/>
              <w:marRight w:val="0"/>
              <w:marTop w:val="0"/>
              <w:marBottom w:val="0"/>
              <w:divBdr>
                <w:top w:val="none" w:sz="0" w:space="0" w:color="auto"/>
                <w:left w:val="none" w:sz="0" w:space="0" w:color="auto"/>
                <w:bottom w:val="none" w:sz="0" w:space="0" w:color="auto"/>
                <w:right w:val="none" w:sz="0" w:space="0" w:color="auto"/>
              </w:divBdr>
            </w:div>
            <w:div w:id="475952612">
              <w:marLeft w:val="480"/>
              <w:marRight w:val="0"/>
              <w:marTop w:val="0"/>
              <w:marBottom w:val="0"/>
              <w:divBdr>
                <w:top w:val="none" w:sz="0" w:space="0" w:color="auto"/>
                <w:left w:val="none" w:sz="0" w:space="0" w:color="auto"/>
                <w:bottom w:val="none" w:sz="0" w:space="0" w:color="auto"/>
                <w:right w:val="none" w:sz="0" w:space="0" w:color="auto"/>
              </w:divBdr>
            </w:div>
            <w:div w:id="475991173">
              <w:marLeft w:val="480"/>
              <w:marRight w:val="0"/>
              <w:marTop w:val="0"/>
              <w:marBottom w:val="0"/>
              <w:divBdr>
                <w:top w:val="none" w:sz="0" w:space="0" w:color="auto"/>
                <w:left w:val="none" w:sz="0" w:space="0" w:color="auto"/>
                <w:bottom w:val="none" w:sz="0" w:space="0" w:color="auto"/>
                <w:right w:val="none" w:sz="0" w:space="0" w:color="auto"/>
              </w:divBdr>
            </w:div>
            <w:div w:id="476143174">
              <w:marLeft w:val="480"/>
              <w:marRight w:val="0"/>
              <w:marTop w:val="0"/>
              <w:marBottom w:val="0"/>
              <w:divBdr>
                <w:top w:val="none" w:sz="0" w:space="0" w:color="auto"/>
                <w:left w:val="none" w:sz="0" w:space="0" w:color="auto"/>
                <w:bottom w:val="none" w:sz="0" w:space="0" w:color="auto"/>
                <w:right w:val="none" w:sz="0" w:space="0" w:color="auto"/>
              </w:divBdr>
            </w:div>
            <w:div w:id="476191966">
              <w:marLeft w:val="480"/>
              <w:marRight w:val="0"/>
              <w:marTop w:val="0"/>
              <w:marBottom w:val="0"/>
              <w:divBdr>
                <w:top w:val="none" w:sz="0" w:space="0" w:color="auto"/>
                <w:left w:val="none" w:sz="0" w:space="0" w:color="auto"/>
                <w:bottom w:val="none" w:sz="0" w:space="0" w:color="auto"/>
                <w:right w:val="none" w:sz="0" w:space="0" w:color="auto"/>
              </w:divBdr>
            </w:div>
            <w:div w:id="476341579">
              <w:marLeft w:val="480"/>
              <w:marRight w:val="0"/>
              <w:marTop w:val="0"/>
              <w:marBottom w:val="0"/>
              <w:divBdr>
                <w:top w:val="none" w:sz="0" w:space="0" w:color="auto"/>
                <w:left w:val="none" w:sz="0" w:space="0" w:color="auto"/>
                <w:bottom w:val="none" w:sz="0" w:space="0" w:color="auto"/>
                <w:right w:val="none" w:sz="0" w:space="0" w:color="auto"/>
              </w:divBdr>
            </w:div>
            <w:div w:id="476383706">
              <w:marLeft w:val="480"/>
              <w:marRight w:val="0"/>
              <w:marTop w:val="0"/>
              <w:marBottom w:val="0"/>
              <w:divBdr>
                <w:top w:val="none" w:sz="0" w:space="0" w:color="auto"/>
                <w:left w:val="none" w:sz="0" w:space="0" w:color="auto"/>
                <w:bottom w:val="none" w:sz="0" w:space="0" w:color="auto"/>
                <w:right w:val="none" w:sz="0" w:space="0" w:color="auto"/>
              </w:divBdr>
            </w:div>
            <w:div w:id="476580785">
              <w:marLeft w:val="480"/>
              <w:marRight w:val="0"/>
              <w:marTop w:val="0"/>
              <w:marBottom w:val="0"/>
              <w:divBdr>
                <w:top w:val="none" w:sz="0" w:space="0" w:color="auto"/>
                <w:left w:val="none" w:sz="0" w:space="0" w:color="auto"/>
                <w:bottom w:val="none" w:sz="0" w:space="0" w:color="auto"/>
                <w:right w:val="none" w:sz="0" w:space="0" w:color="auto"/>
              </w:divBdr>
            </w:div>
            <w:div w:id="476652622">
              <w:marLeft w:val="480"/>
              <w:marRight w:val="0"/>
              <w:marTop w:val="0"/>
              <w:marBottom w:val="0"/>
              <w:divBdr>
                <w:top w:val="none" w:sz="0" w:space="0" w:color="auto"/>
                <w:left w:val="none" w:sz="0" w:space="0" w:color="auto"/>
                <w:bottom w:val="none" w:sz="0" w:space="0" w:color="auto"/>
                <w:right w:val="none" w:sz="0" w:space="0" w:color="auto"/>
              </w:divBdr>
            </w:div>
            <w:div w:id="476797230">
              <w:marLeft w:val="480"/>
              <w:marRight w:val="0"/>
              <w:marTop w:val="0"/>
              <w:marBottom w:val="0"/>
              <w:divBdr>
                <w:top w:val="none" w:sz="0" w:space="0" w:color="auto"/>
                <w:left w:val="none" w:sz="0" w:space="0" w:color="auto"/>
                <w:bottom w:val="none" w:sz="0" w:space="0" w:color="auto"/>
                <w:right w:val="none" w:sz="0" w:space="0" w:color="auto"/>
              </w:divBdr>
            </w:div>
            <w:div w:id="476916146">
              <w:marLeft w:val="480"/>
              <w:marRight w:val="0"/>
              <w:marTop w:val="0"/>
              <w:marBottom w:val="0"/>
              <w:divBdr>
                <w:top w:val="none" w:sz="0" w:space="0" w:color="auto"/>
                <w:left w:val="none" w:sz="0" w:space="0" w:color="auto"/>
                <w:bottom w:val="none" w:sz="0" w:space="0" w:color="auto"/>
                <w:right w:val="none" w:sz="0" w:space="0" w:color="auto"/>
              </w:divBdr>
            </w:div>
            <w:div w:id="476919071">
              <w:marLeft w:val="480"/>
              <w:marRight w:val="0"/>
              <w:marTop w:val="0"/>
              <w:marBottom w:val="0"/>
              <w:divBdr>
                <w:top w:val="none" w:sz="0" w:space="0" w:color="auto"/>
                <w:left w:val="none" w:sz="0" w:space="0" w:color="auto"/>
                <w:bottom w:val="none" w:sz="0" w:space="0" w:color="auto"/>
                <w:right w:val="none" w:sz="0" w:space="0" w:color="auto"/>
              </w:divBdr>
            </w:div>
            <w:div w:id="477040712">
              <w:marLeft w:val="480"/>
              <w:marRight w:val="0"/>
              <w:marTop w:val="0"/>
              <w:marBottom w:val="0"/>
              <w:divBdr>
                <w:top w:val="none" w:sz="0" w:space="0" w:color="auto"/>
                <w:left w:val="none" w:sz="0" w:space="0" w:color="auto"/>
                <w:bottom w:val="none" w:sz="0" w:space="0" w:color="auto"/>
                <w:right w:val="none" w:sz="0" w:space="0" w:color="auto"/>
              </w:divBdr>
            </w:div>
            <w:div w:id="477042065">
              <w:marLeft w:val="480"/>
              <w:marRight w:val="0"/>
              <w:marTop w:val="0"/>
              <w:marBottom w:val="0"/>
              <w:divBdr>
                <w:top w:val="none" w:sz="0" w:space="0" w:color="auto"/>
                <w:left w:val="none" w:sz="0" w:space="0" w:color="auto"/>
                <w:bottom w:val="none" w:sz="0" w:space="0" w:color="auto"/>
                <w:right w:val="none" w:sz="0" w:space="0" w:color="auto"/>
              </w:divBdr>
            </w:div>
            <w:div w:id="477069100">
              <w:marLeft w:val="480"/>
              <w:marRight w:val="0"/>
              <w:marTop w:val="0"/>
              <w:marBottom w:val="0"/>
              <w:divBdr>
                <w:top w:val="none" w:sz="0" w:space="0" w:color="auto"/>
                <w:left w:val="none" w:sz="0" w:space="0" w:color="auto"/>
                <w:bottom w:val="none" w:sz="0" w:space="0" w:color="auto"/>
                <w:right w:val="none" w:sz="0" w:space="0" w:color="auto"/>
              </w:divBdr>
            </w:div>
            <w:div w:id="477109572">
              <w:marLeft w:val="480"/>
              <w:marRight w:val="0"/>
              <w:marTop w:val="0"/>
              <w:marBottom w:val="0"/>
              <w:divBdr>
                <w:top w:val="none" w:sz="0" w:space="0" w:color="auto"/>
                <w:left w:val="none" w:sz="0" w:space="0" w:color="auto"/>
                <w:bottom w:val="none" w:sz="0" w:space="0" w:color="auto"/>
                <w:right w:val="none" w:sz="0" w:space="0" w:color="auto"/>
              </w:divBdr>
            </w:div>
            <w:div w:id="477191040">
              <w:marLeft w:val="480"/>
              <w:marRight w:val="0"/>
              <w:marTop w:val="0"/>
              <w:marBottom w:val="0"/>
              <w:divBdr>
                <w:top w:val="none" w:sz="0" w:space="0" w:color="auto"/>
                <w:left w:val="none" w:sz="0" w:space="0" w:color="auto"/>
                <w:bottom w:val="none" w:sz="0" w:space="0" w:color="auto"/>
                <w:right w:val="none" w:sz="0" w:space="0" w:color="auto"/>
              </w:divBdr>
            </w:div>
            <w:div w:id="477261881">
              <w:marLeft w:val="480"/>
              <w:marRight w:val="0"/>
              <w:marTop w:val="0"/>
              <w:marBottom w:val="0"/>
              <w:divBdr>
                <w:top w:val="none" w:sz="0" w:space="0" w:color="auto"/>
                <w:left w:val="none" w:sz="0" w:space="0" w:color="auto"/>
                <w:bottom w:val="none" w:sz="0" w:space="0" w:color="auto"/>
                <w:right w:val="none" w:sz="0" w:space="0" w:color="auto"/>
              </w:divBdr>
            </w:div>
            <w:div w:id="477262835">
              <w:marLeft w:val="480"/>
              <w:marRight w:val="0"/>
              <w:marTop w:val="0"/>
              <w:marBottom w:val="0"/>
              <w:divBdr>
                <w:top w:val="none" w:sz="0" w:space="0" w:color="auto"/>
                <w:left w:val="none" w:sz="0" w:space="0" w:color="auto"/>
                <w:bottom w:val="none" w:sz="0" w:space="0" w:color="auto"/>
                <w:right w:val="none" w:sz="0" w:space="0" w:color="auto"/>
              </w:divBdr>
            </w:div>
            <w:div w:id="477264360">
              <w:marLeft w:val="480"/>
              <w:marRight w:val="0"/>
              <w:marTop w:val="0"/>
              <w:marBottom w:val="0"/>
              <w:divBdr>
                <w:top w:val="none" w:sz="0" w:space="0" w:color="auto"/>
                <w:left w:val="none" w:sz="0" w:space="0" w:color="auto"/>
                <w:bottom w:val="none" w:sz="0" w:space="0" w:color="auto"/>
                <w:right w:val="none" w:sz="0" w:space="0" w:color="auto"/>
              </w:divBdr>
            </w:div>
            <w:div w:id="477265018">
              <w:marLeft w:val="480"/>
              <w:marRight w:val="0"/>
              <w:marTop w:val="0"/>
              <w:marBottom w:val="0"/>
              <w:divBdr>
                <w:top w:val="none" w:sz="0" w:space="0" w:color="auto"/>
                <w:left w:val="none" w:sz="0" w:space="0" w:color="auto"/>
                <w:bottom w:val="none" w:sz="0" w:space="0" w:color="auto"/>
                <w:right w:val="none" w:sz="0" w:space="0" w:color="auto"/>
              </w:divBdr>
            </w:div>
            <w:div w:id="477304353">
              <w:marLeft w:val="480"/>
              <w:marRight w:val="0"/>
              <w:marTop w:val="0"/>
              <w:marBottom w:val="0"/>
              <w:divBdr>
                <w:top w:val="none" w:sz="0" w:space="0" w:color="auto"/>
                <w:left w:val="none" w:sz="0" w:space="0" w:color="auto"/>
                <w:bottom w:val="none" w:sz="0" w:space="0" w:color="auto"/>
                <w:right w:val="none" w:sz="0" w:space="0" w:color="auto"/>
              </w:divBdr>
            </w:div>
            <w:div w:id="477377828">
              <w:marLeft w:val="480"/>
              <w:marRight w:val="0"/>
              <w:marTop w:val="0"/>
              <w:marBottom w:val="0"/>
              <w:divBdr>
                <w:top w:val="none" w:sz="0" w:space="0" w:color="auto"/>
                <w:left w:val="none" w:sz="0" w:space="0" w:color="auto"/>
                <w:bottom w:val="none" w:sz="0" w:space="0" w:color="auto"/>
                <w:right w:val="none" w:sz="0" w:space="0" w:color="auto"/>
              </w:divBdr>
            </w:div>
            <w:div w:id="477693571">
              <w:marLeft w:val="480"/>
              <w:marRight w:val="0"/>
              <w:marTop w:val="0"/>
              <w:marBottom w:val="0"/>
              <w:divBdr>
                <w:top w:val="none" w:sz="0" w:space="0" w:color="auto"/>
                <w:left w:val="none" w:sz="0" w:space="0" w:color="auto"/>
                <w:bottom w:val="none" w:sz="0" w:space="0" w:color="auto"/>
                <w:right w:val="none" w:sz="0" w:space="0" w:color="auto"/>
              </w:divBdr>
            </w:div>
            <w:div w:id="477771656">
              <w:marLeft w:val="480"/>
              <w:marRight w:val="0"/>
              <w:marTop w:val="0"/>
              <w:marBottom w:val="0"/>
              <w:divBdr>
                <w:top w:val="none" w:sz="0" w:space="0" w:color="auto"/>
                <w:left w:val="none" w:sz="0" w:space="0" w:color="auto"/>
                <w:bottom w:val="none" w:sz="0" w:space="0" w:color="auto"/>
                <w:right w:val="none" w:sz="0" w:space="0" w:color="auto"/>
              </w:divBdr>
            </w:div>
            <w:div w:id="477841169">
              <w:marLeft w:val="480"/>
              <w:marRight w:val="0"/>
              <w:marTop w:val="0"/>
              <w:marBottom w:val="0"/>
              <w:divBdr>
                <w:top w:val="none" w:sz="0" w:space="0" w:color="auto"/>
                <w:left w:val="none" w:sz="0" w:space="0" w:color="auto"/>
                <w:bottom w:val="none" w:sz="0" w:space="0" w:color="auto"/>
                <w:right w:val="none" w:sz="0" w:space="0" w:color="auto"/>
              </w:divBdr>
            </w:div>
            <w:div w:id="477848223">
              <w:marLeft w:val="480"/>
              <w:marRight w:val="0"/>
              <w:marTop w:val="0"/>
              <w:marBottom w:val="0"/>
              <w:divBdr>
                <w:top w:val="none" w:sz="0" w:space="0" w:color="auto"/>
                <w:left w:val="none" w:sz="0" w:space="0" w:color="auto"/>
                <w:bottom w:val="none" w:sz="0" w:space="0" w:color="auto"/>
                <w:right w:val="none" w:sz="0" w:space="0" w:color="auto"/>
              </w:divBdr>
            </w:div>
            <w:div w:id="477959637">
              <w:marLeft w:val="480"/>
              <w:marRight w:val="0"/>
              <w:marTop w:val="0"/>
              <w:marBottom w:val="0"/>
              <w:divBdr>
                <w:top w:val="none" w:sz="0" w:space="0" w:color="auto"/>
                <w:left w:val="none" w:sz="0" w:space="0" w:color="auto"/>
                <w:bottom w:val="none" w:sz="0" w:space="0" w:color="auto"/>
                <w:right w:val="none" w:sz="0" w:space="0" w:color="auto"/>
              </w:divBdr>
            </w:div>
            <w:div w:id="478108744">
              <w:marLeft w:val="480"/>
              <w:marRight w:val="0"/>
              <w:marTop w:val="0"/>
              <w:marBottom w:val="0"/>
              <w:divBdr>
                <w:top w:val="none" w:sz="0" w:space="0" w:color="auto"/>
                <w:left w:val="none" w:sz="0" w:space="0" w:color="auto"/>
                <w:bottom w:val="none" w:sz="0" w:space="0" w:color="auto"/>
                <w:right w:val="none" w:sz="0" w:space="0" w:color="auto"/>
              </w:divBdr>
            </w:div>
            <w:div w:id="478151791">
              <w:marLeft w:val="480"/>
              <w:marRight w:val="0"/>
              <w:marTop w:val="0"/>
              <w:marBottom w:val="0"/>
              <w:divBdr>
                <w:top w:val="none" w:sz="0" w:space="0" w:color="auto"/>
                <w:left w:val="none" w:sz="0" w:space="0" w:color="auto"/>
                <w:bottom w:val="none" w:sz="0" w:space="0" w:color="auto"/>
                <w:right w:val="none" w:sz="0" w:space="0" w:color="auto"/>
              </w:divBdr>
            </w:div>
            <w:div w:id="478155724">
              <w:marLeft w:val="480"/>
              <w:marRight w:val="0"/>
              <w:marTop w:val="0"/>
              <w:marBottom w:val="0"/>
              <w:divBdr>
                <w:top w:val="none" w:sz="0" w:space="0" w:color="auto"/>
                <w:left w:val="none" w:sz="0" w:space="0" w:color="auto"/>
                <w:bottom w:val="none" w:sz="0" w:space="0" w:color="auto"/>
                <w:right w:val="none" w:sz="0" w:space="0" w:color="auto"/>
              </w:divBdr>
            </w:div>
            <w:div w:id="478230103">
              <w:marLeft w:val="480"/>
              <w:marRight w:val="0"/>
              <w:marTop w:val="0"/>
              <w:marBottom w:val="0"/>
              <w:divBdr>
                <w:top w:val="none" w:sz="0" w:space="0" w:color="auto"/>
                <w:left w:val="none" w:sz="0" w:space="0" w:color="auto"/>
                <w:bottom w:val="none" w:sz="0" w:space="0" w:color="auto"/>
                <w:right w:val="none" w:sz="0" w:space="0" w:color="auto"/>
              </w:divBdr>
            </w:div>
            <w:div w:id="478302812">
              <w:marLeft w:val="480"/>
              <w:marRight w:val="0"/>
              <w:marTop w:val="0"/>
              <w:marBottom w:val="0"/>
              <w:divBdr>
                <w:top w:val="none" w:sz="0" w:space="0" w:color="auto"/>
                <w:left w:val="none" w:sz="0" w:space="0" w:color="auto"/>
                <w:bottom w:val="none" w:sz="0" w:space="0" w:color="auto"/>
                <w:right w:val="none" w:sz="0" w:space="0" w:color="auto"/>
              </w:divBdr>
            </w:div>
            <w:div w:id="478352249">
              <w:marLeft w:val="480"/>
              <w:marRight w:val="0"/>
              <w:marTop w:val="0"/>
              <w:marBottom w:val="0"/>
              <w:divBdr>
                <w:top w:val="none" w:sz="0" w:space="0" w:color="auto"/>
                <w:left w:val="none" w:sz="0" w:space="0" w:color="auto"/>
                <w:bottom w:val="none" w:sz="0" w:space="0" w:color="auto"/>
                <w:right w:val="none" w:sz="0" w:space="0" w:color="auto"/>
              </w:divBdr>
            </w:div>
            <w:div w:id="478426243">
              <w:marLeft w:val="480"/>
              <w:marRight w:val="0"/>
              <w:marTop w:val="0"/>
              <w:marBottom w:val="0"/>
              <w:divBdr>
                <w:top w:val="none" w:sz="0" w:space="0" w:color="auto"/>
                <w:left w:val="none" w:sz="0" w:space="0" w:color="auto"/>
                <w:bottom w:val="none" w:sz="0" w:space="0" w:color="auto"/>
                <w:right w:val="none" w:sz="0" w:space="0" w:color="auto"/>
              </w:divBdr>
            </w:div>
            <w:div w:id="478498350">
              <w:marLeft w:val="480"/>
              <w:marRight w:val="0"/>
              <w:marTop w:val="0"/>
              <w:marBottom w:val="0"/>
              <w:divBdr>
                <w:top w:val="none" w:sz="0" w:space="0" w:color="auto"/>
                <w:left w:val="none" w:sz="0" w:space="0" w:color="auto"/>
                <w:bottom w:val="none" w:sz="0" w:space="0" w:color="auto"/>
                <w:right w:val="none" w:sz="0" w:space="0" w:color="auto"/>
              </w:divBdr>
            </w:div>
            <w:div w:id="478503725">
              <w:marLeft w:val="480"/>
              <w:marRight w:val="0"/>
              <w:marTop w:val="0"/>
              <w:marBottom w:val="0"/>
              <w:divBdr>
                <w:top w:val="none" w:sz="0" w:space="0" w:color="auto"/>
                <w:left w:val="none" w:sz="0" w:space="0" w:color="auto"/>
                <w:bottom w:val="none" w:sz="0" w:space="0" w:color="auto"/>
                <w:right w:val="none" w:sz="0" w:space="0" w:color="auto"/>
              </w:divBdr>
            </w:div>
            <w:div w:id="478546526">
              <w:marLeft w:val="480"/>
              <w:marRight w:val="0"/>
              <w:marTop w:val="0"/>
              <w:marBottom w:val="0"/>
              <w:divBdr>
                <w:top w:val="none" w:sz="0" w:space="0" w:color="auto"/>
                <w:left w:val="none" w:sz="0" w:space="0" w:color="auto"/>
                <w:bottom w:val="none" w:sz="0" w:space="0" w:color="auto"/>
                <w:right w:val="none" w:sz="0" w:space="0" w:color="auto"/>
              </w:divBdr>
            </w:div>
            <w:div w:id="478570083">
              <w:marLeft w:val="480"/>
              <w:marRight w:val="0"/>
              <w:marTop w:val="0"/>
              <w:marBottom w:val="0"/>
              <w:divBdr>
                <w:top w:val="none" w:sz="0" w:space="0" w:color="auto"/>
                <w:left w:val="none" w:sz="0" w:space="0" w:color="auto"/>
                <w:bottom w:val="none" w:sz="0" w:space="0" w:color="auto"/>
                <w:right w:val="none" w:sz="0" w:space="0" w:color="auto"/>
              </w:divBdr>
            </w:div>
            <w:div w:id="478619378">
              <w:marLeft w:val="480"/>
              <w:marRight w:val="0"/>
              <w:marTop w:val="0"/>
              <w:marBottom w:val="0"/>
              <w:divBdr>
                <w:top w:val="none" w:sz="0" w:space="0" w:color="auto"/>
                <w:left w:val="none" w:sz="0" w:space="0" w:color="auto"/>
                <w:bottom w:val="none" w:sz="0" w:space="0" w:color="auto"/>
                <w:right w:val="none" w:sz="0" w:space="0" w:color="auto"/>
              </w:divBdr>
            </w:div>
            <w:div w:id="478621872">
              <w:marLeft w:val="480"/>
              <w:marRight w:val="0"/>
              <w:marTop w:val="0"/>
              <w:marBottom w:val="0"/>
              <w:divBdr>
                <w:top w:val="none" w:sz="0" w:space="0" w:color="auto"/>
                <w:left w:val="none" w:sz="0" w:space="0" w:color="auto"/>
                <w:bottom w:val="none" w:sz="0" w:space="0" w:color="auto"/>
                <w:right w:val="none" w:sz="0" w:space="0" w:color="auto"/>
              </w:divBdr>
            </w:div>
            <w:div w:id="478689186">
              <w:marLeft w:val="480"/>
              <w:marRight w:val="0"/>
              <w:marTop w:val="0"/>
              <w:marBottom w:val="0"/>
              <w:divBdr>
                <w:top w:val="none" w:sz="0" w:space="0" w:color="auto"/>
                <w:left w:val="none" w:sz="0" w:space="0" w:color="auto"/>
                <w:bottom w:val="none" w:sz="0" w:space="0" w:color="auto"/>
                <w:right w:val="none" w:sz="0" w:space="0" w:color="auto"/>
              </w:divBdr>
            </w:div>
            <w:div w:id="478692835">
              <w:marLeft w:val="480"/>
              <w:marRight w:val="0"/>
              <w:marTop w:val="0"/>
              <w:marBottom w:val="0"/>
              <w:divBdr>
                <w:top w:val="none" w:sz="0" w:space="0" w:color="auto"/>
                <w:left w:val="none" w:sz="0" w:space="0" w:color="auto"/>
                <w:bottom w:val="none" w:sz="0" w:space="0" w:color="auto"/>
                <w:right w:val="none" w:sz="0" w:space="0" w:color="auto"/>
              </w:divBdr>
            </w:div>
            <w:div w:id="478771890">
              <w:marLeft w:val="480"/>
              <w:marRight w:val="0"/>
              <w:marTop w:val="0"/>
              <w:marBottom w:val="0"/>
              <w:divBdr>
                <w:top w:val="none" w:sz="0" w:space="0" w:color="auto"/>
                <w:left w:val="none" w:sz="0" w:space="0" w:color="auto"/>
                <w:bottom w:val="none" w:sz="0" w:space="0" w:color="auto"/>
                <w:right w:val="none" w:sz="0" w:space="0" w:color="auto"/>
              </w:divBdr>
            </w:div>
            <w:div w:id="478814479">
              <w:marLeft w:val="480"/>
              <w:marRight w:val="0"/>
              <w:marTop w:val="0"/>
              <w:marBottom w:val="0"/>
              <w:divBdr>
                <w:top w:val="none" w:sz="0" w:space="0" w:color="auto"/>
                <w:left w:val="none" w:sz="0" w:space="0" w:color="auto"/>
                <w:bottom w:val="none" w:sz="0" w:space="0" w:color="auto"/>
                <w:right w:val="none" w:sz="0" w:space="0" w:color="auto"/>
              </w:divBdr>
            </w:div>
            <w:div w:id="478881423">
              <w:marLeft w:val="480"/>
              <w:marRight w:val="0"/>
              <w:marTop w:val="0"/>
              <w:marBottom w:val="0"/>
              <w:divBdr>
                <w:top w:val="none" w:sz="0" w:space="0" w:color="auto"/>
                <w:left w:val="none" w:sz="0" w:space="0" w:color="auto"/>
                <w:bottom w:val="none" w:sz="0" w:space="0" w:color="auto"/>
                <w:right w:val="none" w:sz="0" w:space="0" w:color="auto"/>
              </w:divBdr>
            </w:div>
            <w:div w:id="478959585">
              <w:marLeft w:val="480"/>
              <w:marRight w:val="0"/>
              <w:marTop w:val="0"/>
              <w:marBottom w:val="0"/>
              <w:divBdr>
                <w:top w:val="none" w:sz="0" w:space="0" w:color="auto"/>
                <w:left w:val="none" w:sz="0" w:space="0" w:color="auto"/>
                <w:bottom w:val="none" w:sz="0" w:space="0" w:color="auto"/>
                <w:right w:val="none" w:sz="0" w:space="0" w:color="auto"/>
              </w:divBdr>
            </w:div>
            <w:div w:id="479075741">
              <w:marLeft w:val="480"/>
              <w:marRight w:val="0"/>
              <w:marTop w:val="0"/>
              <w:marBottom w:val="0"/>
              <w:divBdr>
                <w:top w:val="none" w:sz="0" w:space="0" w:color="auto"/>
                <w:left w:val="none" w:sz="0" w:space="0" w:color="auto"/>
                <w:bottom w:val="none" w:sz="0" w:space="0" w:color="auto"/>
                <w:right w:val="none" w:sz="0" w:space="0" w:color="auto"/>
              </w:divBdr>
            </w:div>
            <w:div w:id="479078114">
              <w:marLeft w:val="480"/>
              <w:marRight w:val="0"/>
              <w:marTop w:val="0"/>
              <w:marBottom w:val="0"/>
              <w:divBdr>
                <w:top w:val="none" w:sz="0" w:space="0" w:color="auto"/>
                <w:left w:val="none" w:sz="0" w:space="0" w:color="auto"/>
                <w:bottom w:val="none" w:sz="0" w:space="0" w:color="auto"/>
                <w:right w:val="none" w:sz="0" w:space="0" w:color="auto"/>
              </w:divBdr>
            </w:div>
            <w:div w:id="479151427">
              <w:marLeft w:val="480"/>
              <w:marRight w:val="0"/>
              <w:marTop w:val="0"/>
              <w:marBottom w:val="0"/>
              <w:divBdr>
                <w:top w:val="none" w:sz="0" w:space="0" w:color="auto"/>
                <w:left w:val="none" w:sz="0" w:space="0" w:color="auto"/>
                <w:bottom w:val="none" w:sz="0" w:space="0" w:color="auto"/>
                <w:right w:val="none" w:sz="0" w:space="0" w:color="auto"/>
              </w:divBdr>
            </w:div>
            <w:div w:id="479227662">
              <w:marLeft w:val="480"/>
              <w:marRight w:val="0"/>
              <w:marTop w:val="0"/>
              <w:marBottom w:val="0"/>
              <w:divBdr>
                <w:top w:val="none" w:sz="0" w:space="0" w:color="auto"/>
                <w:left w:val="none" w:sz="0" w:space="0" w:color="auto"/>
                <w:bottom w:val="none" w:sz="0" w:space="0" w:color="auto"/>
                <w:right w:val="none" w:sz="0" w:space="0" w:color="auto"/>
              </w:divBdr>
            </w:div>
            <w:div w:id="479734686">
              <w:marLeft w:val="480"/>
              <w:marRight w:val="0"/>
              <w:marTop w:val="0"/>
              <w:marBottom w:val="0"/>
              <w:divBdr>
                <w:top w:val="none" w:sz="0" w:space="0" w:color="auto"/>
                <w:left w:val="none" w:sz="0" w:space="0" w:color="auto"/>
                <w:bottom w:val="none" w:sz="0" w:space="0" w:color="auto"/>
                <w:right w:val="none" w:sz="0" w:space="0" w:color="auto"/>
              </w:divBdr>
            </w:div>
            <w:div w:id="479855839">
              <w:marLeft w:val="480"/>
              <w:marRight w:val="0"/>
              <w:marTop w:val="0"/>
              <w:marBottom w:val="0"/>
              <w:divBdr>
                <w:top w:val="none" w:sz="0" w:space="0" w:color="auto"/>
                <w:left w:val="none" w:sz="0" w:space="0" w:color="auto"/>
                <w:bottom w:val="none" w:sz="0" w:space="0" w:color="auto"/>
                <w:right w:val="none" w:sz="0" w:space="0" w:color="auto"/>
              </w:divBdr>
            </w:div>
            <w:div w:id="479885124">
              <w:marLeft w:val="480"/>
              <w:marRight w:val="0"/>
              <w:marTop w:val="0"/>
              <w:marBottom w:val="0"/>
              <w:divBdr>
                <w:top w:val="none" w:sz="0" w:space="0" w:color="auto"/>
                <w:left w:val="none" w:sz="0" w:space="0" w:color="auto"/>
                <w:bottom w:val="none" w:sz="0" w:space="0" w:color="auto"/>
                <w:right w:val="none" w:sz="0" w:space="0" w:color="auto"/>
              </w:divBdr>
            </w:div>
            <w:div w:id="479931993">
              <w:marLeft w:val="480"/>
              <w:marRight w:val="0"/>
              <w:marTop w:val="0"/>
              <w:marBottom w:val="0"/>
              <w:divBdr>
                <w:top w:val="none" w:sz="0" w:space="0" w:color="auto"/>
                <w:left w:val="none" w:sz="0" w:space="0" w:color="auto"/>
                <w:bottom w:val="none" w:sz="0" w:space="0" w:color="auto"/>
                <w:right w:val="none" w:sz="0" w:space="0" w:color="auto"/>
              </w:divBdr>
            </w:div>
            <w:div w:id="480003030">
              <w:marLeft w:val="480"/>
              <w:marRight w:val="0"/>
              <w:marTop w:val="0"/>
              <w:marBottom w:val="0"/>
              <w:divBdr>
                <w:top w:val="none" w:sz="0" w:space="0" w:color="auto"/>
                <w:left w:val="none" w:sz="0" w:space="0" w:color="auto"/>
                <w:bottom w:val="none" w:sz="0" w:space="0" w:color="auto"/>
                <w:right w:val="none" w:sz="0" w:space="0" w:color="auto"/>
              </w:divBdr>
            </w:div>
            <w:div w:id="480004391">
              <w:marLeft w:val="480"/>
              <w:marRight w:val="0"/>
              <w:marTop w:val="0"/>
              <w:marBottom w:val="0"/>
              <w:divBdr>
                <w:top w:val="none" w:sz="0" w:space="0" w:color="auto"/>
                <w:left w:val="none" w:sz="0" w:space="0" w:color="auto"/>
                <w:bottom w:val="none" w:sz="0" w:space="0" w:color="auto"/>
                <w:right w:val="none" w:sz="0" w:space="0" w:color="auto"/>
              </w:divBdr>
            </w:div>
            <w:div w:id="480076483">
              <w:marLeft w:val="480"/>
              <w:marRight w:val="0"/>
              <w:marTop w:val="0"/>
              <w:marBottom w:val="0"/>
              <w:divBdr>
                <w:top w:val="none" w:sz="0" w:space="0" w:color="auto"/>
                <w:left w:val="none" w:sz="0" w:space="0" w:color="auto"/>
                <w:bottom w:val="none" w:sz="0" w:space="0" w:color="auto"/>
                <w:right w:val="none" w:sz="0" w:space="0" w:color="auto"/>
              </w:divBdr>
            </w:div>
            <w:div w:id="480081943">
              <w:marLeft w:val="480"/>
              <w:marRight w:val="0"/>
              <w:marTop w:val="0"/>
              <w:marBottom w:val="0"/>
              <w:divBdr>
                <w:top w:val="none" w:sz="0" w:space="0" w:color="auto"/>
                <w:left w:val="none" w:sz="0" w:space="0" w:color="auto"/>
                <w:bottom w:val="none" w:sz="0" w:space="0" w:color="auto"/>
                <w:right w:val="none" w:sz="0" w:space="0" w:color="auto"/>
              </w:divBdr>
            </w:div>
            <w:div w:id="480314727">
              <w:marLeft w:val="480"/>
              <w:marRight w:val="0"/>
              <w:marTop w:val="0"/>
              <w:marBottom w:val="0"/>
              <w:divBdr>
                <w:top w:val="none" w:sz="0" w:space="0" w:color="auto"/>
                <w:left w:val="none" w:sz="0" w:space="0" w:color="auto"/>
                <w:bottom w:val="none" w:sz="0" w:space="0" w:color="auto"/>
                <w:right w:val="none" w:sz="0" w:space="0" w:color="auto"/>
              </w:divBdr>
            </w:div>
            <w:div w:id="480654436">
              <w:marLeft w:val="480"/>
              <w:marRight w:val="0"/>
              <w:marTop w:val="0"/>
              <w:marBottom w:val="0"/>
              <w:divBdr>
                <w:top w:val="none" w:sz="0" w:space="0" w:color="auto"/>
                <w:left w:val="none" w:sz="0" w:space="0" w:color="auto"/>
                <w:bottom w:val="none" w:sz="0" w:space="0" w:color="auto"/>
                <w:right w:val="none" w:sz="0" w:space="0" w:color="auto"/>
              </w:divBdr>
            </w:div>
            <w:div w:id="480656567">
              <w:marLeft w:val="480"/>
              <w:marRight w:val="0"/>
              <w:marTop w:val="0"/>
              <w:marBottom w:val="0"/>
              <w:divBdr>
                <w:top w:val="none" w:sz="0" w:space="0" w:color="auto"/>
                <w:left w:val="none" w:sz="0" w:space="0" w:color="auto"/>
                <w:bottom w:val="none" w:sz="0" w:space="0" w:color="auto"/>
                <w:right w:val="none" w:sz="0" w:space="0" w:color="auto"/>
              </w:divBdr>
            </w:div>
            <w:div w:id="480729663">
              <w:marLeft w:val="480"/>
              <w:marRight w:val="0"/>
              <w:marTop w:val="0"/>
              <w:marBottom w:val="0"/>
              <w:divBdr>
                <w:top w:val="none" w:sz="0" w:space="0" w:color="auto"/>
                <w:left w:val="none" w:sz="0" w:space="0" w:color="auto"/>
                <w:bottom w:val="none" w:sz="0" w:space="0" w:color="auto"/>
                <w:right w:val="none" w:sz="0" w:space="0" w:color="auto"/>
              </w:divBdr>
            </w:div>
            <w:div w:id="480733628">
              <w:marLeft w:val="480"/>
              <w:marRight w:val="0"/>
              <w:marTop w:val="0"/>
              <w:marBottom w:val="0"/>
              <w:divBdr>
                <w:top w:val="none" w:sz="0" w:space="0" w:color="auto"/>
                <w:left w:val="none" w:sz="0" w:space="0" w:color="auto"/>
                <w:bottom w:val="none" w:sz="0" w:space="0" w:color="auto"/>
                <w:right w:val="none" w:sz="0" w:space="0" w:color="auto"/>
              </w:divBdr>
            </w:div>
            <w:div w:id="480734459">
              <w:marLeft w:val="480"/>
              <w:marRight w:val="0"/>
              <w:marTop w:val="0"/>
              <w:marBottom w:val="0"/>
              <w:divBdr>
                <w:top w:val="none" w:sz="0" w:space="0" w:color="auto"/>
                <w:left w:val="none" w:sz="0" w:space="0" w:color="auto"/>
                <w:bottom w:val="none" w:sz="0" w:space="0" w:color="auto"/>
                <w:right w:val="none" w:sz="0" w:space="0" w:color="auto"/>
              </w:divBdr>
            </w:div>
            <w:div w:id="480737773">
              <w:marLeft w:val="480"/>
              <w:marRight w:val="0"/>
              <w:marTop w:val="0"/>
              <w:marBottom w:val="0"/>
              <w:divBdr>
                <w:top w:val="none" w:sz="0" w:space="0" w:color="auto"/>
                <w:left w:val="none" w:sz="0" w:space="0" w:color="auto"/>
                <w:bottom w:val="none" w:sz="0" w:space="0" w:color="auto"/>
                <w:right w:val="none" w:sz="0" w:space="0" w:color="auto"/>
              </w:divBdr>
            </w:div>
            <w:div w:id="480854098">
              <w:marLeft w:val="480"/>
              <w:marRight w:val="0"/>
              <w:marTop w:val="0"/>
              <w:marBottom w:val="0"/>
              <w:divBdr>
                <w:top w:val="none" w:sz="0" w:space="0" w:color="auto"/>
                <w:left w:val="none" w:sz="0" w:space="0" w:color="auto"/>
                <w:bottom w:val="none" w:sz="0" w:space="0" w:color="auto"/>
                <w:right w:val="none" w:sz="0" w:space="0" w:color="auto"/>
              </w:divBdr>
            </w:div>
            <w:div w:id="480925961">
              <w:marLeft w:val="480"/>
              <w:marRight w:val="0"/>
              <w:marTop w:val="0"/>
              <w:marBottom w:val="0"/>
              <w:divBdr>
                <w:top w:val="none" w:sz="0" w:space="0" w:color="auto"/>
                <w:left w:val="none" w:sz="0" w:space="0" w:color="auto"/>
                <w:bottom w:val="none" w:sz="0" w:space="0" w:color="auto"/>
                <w:right w:val="none" w:sz="0" w:space="0" w:color="auto"/>
              </w:divBdr>
            </w:div>
            <w:div w:id="480972637">
              <w:marLeft w:val="480"/>
              <w:marRight w:val="0"/>
              <w:marTop w:val="0"/>
              <w:marBottom w:val="0"/>
              <w:divBdr>
                <w:top w:val="none" w:sz="0" w:space="0" w:color="auto"/>
                <w:left w:val="none" w:sz="0" w:space="0" w:color="auto"/>
                <w:bottom w:val="none" w:sz="0" w:space="0" w:color="auto"/>
                <w:right w:val="none" w:sz="0" w:space="0" w:color="auto"/>
              </w:divBdr>
            </w:div>
            <w:div w:id="481041443">
              <w:marLeft w:val="480"/>
              <w:marRight w:val="0"/>
              <w:marTop w:val="0"/>
              <w:marBottom w:val="0"/>
              <w:divBdr>
                <w:top w:val="none" w:sz="0" w:space="0" w:color="auto"/>
                <w:left w:val="none" w:sz="0" w:space="0" w:color="auto"/>
                <w:bottom w:val="none" w:sz="0" w:space="0" w:color="auto"/>
                <w:right w:val="none" w:sz="0" w:space="0" w:color="auto"/>
              </w:divBdr>
            </w:div>
            <w:div w:id="481046405">
              <w:marLeft w:val="480"/>
              <w:marRight w:val="0"/>
              <w:marTop w:val="0"/>
              <w:marBottom w:val="0"/>
              <w:divBdr>
                <w:top w:val="none" w:sz="0" w:space="0" w:color="auto"/>
                <w:left w:val="none" w:sz="0" w:space="0" w:color="auto"/>
                <w:bottom w:val="none" w:sz="0" w:space="0" w:color="auto"/>
                <w:right w:val="none" w:sz="0" w:space="0" w:color="auto"/>
              </w:divBdr>
            </w:div>
            <w:div w:id="481121302">
              <w:marLeft w:val="480"/>
              <w:marRight w:val="0"/>
              <w:marTop w:val="0"/>
              <w:marBottom w:val="0"/>
              <w:divBdr>
                <w:top w:val="none" w:sz="0" w:space="0" w:color="auto"/>
                <w:left w:val="none" w:sz="0" w:space="0" w:color="auto"/>
                <w:bottom w:val="none" w:sz="0" w:space="0" w:color="auto"/>
                <w:right w:val="none" w:sz="0" w:space="0" w:color="auto"/>
              </w:divBdr>
            </w:div>
            <w:div w:id="481122759">
              <w:marLeft w:val="480"/>
              <w:marRight w:val="0"/>
              <w:marTop w:val="0"/>
              <w:marBottom w:val="0"/>
              <w:divBdr>
                <w:top w:val="none" w:sz="0" w:space="0" w:color="auto"/>
                <w:left w:val="none" w:sz="0" w:space="0" w:color="auto"/>
                <w:bottom w:val="none" w:sz="0" w:space="0" w:color="auto"/>
                <w:right w:val="none" w:sz="0" w:space="0" w:color="auto"/>
              </w:divBdr>
            </w:div>
            <w:div w:id="481384871">
              <w:marLeft w:val="480"/>
              <w:marRight w:val="0"/>
              <w:marTop w:val="0"/>
              <w:marBottom w:val="0"/>
              <w:divBdr>
                <w:top w:val="none" w:sz="0" w:space="0" w:color="auto"/>
                <w:left w:val="none" w:sz="0" w:space="0" w:color="auto"/>
                <w:bottom w:val="none" w:sz="0" w:space="0" w:color="auto"/>
                <w:right w:val="none" w:sz="0" w:space="0" w:color="auto"/>
              </w:divBdr>
            </w:div>
            <w:div w:id="481387778">
              <w:marLeft w:val="480"/>
              <w:marRight w:val="0"/>
              <w:marTop w:val="0"/>
              <w:marBottom w:val="0"/>
              <w:divBdr>
                <w:top w:val="none" w:sz="0" w:space="0" w:color="auto"/>
                <w:left w:val="none" w:sz="0" w:space="0" w:color="auto"/>
                <w:bottom w:val="none" w:sz="0" w:space="0" w:color="auto"/>
                <w:right w:val="none" w:sz="0" w:space="0" w:color="auto"/>
              </w:divBdr>
            </w:div>
            <w:div w:id="481391469">
              <w:marLeft w:val="480"/>
              <w:marRight w:val="0"/>
              <w:marTop w:val="0"/>
              <w:marBottom w:val="0"/>
              <w:divBdr>
                <w:top w:val="none" w:sz="0" w:space="0" w:color="auto"/>
                <w:left w:val="none" w:sz="0" w:space="0" w:color="auto"/>
                <w:bottom w:val="none" w:sz="0" w:space="0" w:color="auto"/>
                <w:right w:val="none" w:sz="0" w:space="0" w:color="auto"/>
              </w:divBdr>
            </w:div>
            <w:div w:id="481628939">
              <w:marLeft w:val="480"/>
              <w:marRight w:val="0"/>
              <w:marTop w:val="0"/>
              <w:marBottom w:val="0"/>
              <w:divBdr>
                <w:top w:val="none" w:sz="0" w:space="0" w:color="auto"/>
                <w:left w:val="none" w:sz="0" w:space="0" w:color="auto"/>
                <w:bottom w:val="none" w:sz="0" w:space="0" w:color="auto"/>
                <w:right w:val="none" w:sz="0" w:space="0" w:color="auto"/>
              </w:divBdr>
            </w:div>
            <w:div w:id="481774190">
              <w:marLeft w:val="480"/>
              <w:marRight w:val="0"/>
              <w:marTop w:val="0"/>
              <w:marBottom w:val="0"/>
              <w:divBdr>
                <w:top w:val="none" w:sz="0" w:space="0" w:color="auto"/>
                <w:left w:val="none" w:sz="0" w:space="0" w:color="auto"/>
                <w:bottom w:val="none" w:sz="0" w:space="0" w:color="auto"/>
                <w:right w:val="none" w:sz="0" w:space="0" w:color="auto"/>
              </w:divBdr>
            </w:div>
            <w:div w:id="481779851">
              <w:marLeft w:val="480"/>
              <w:marRight w:val="0"/>
              <w:marTop w:val="0"/>
              <w:marBottom w:val="0"/>
              <w:divBdr>
                <w:top w:val="none" w:sz="0" w:space="0" w:color="auto"/>
                <w:left w:val="none" w:sz="0" w:space="0" w:color="auto"/>
                <w:bottom w:val="none" w:sz="0" w:space="0" w:color="auto"/>
                <w:right w:val="none" w:sz="0" w:space="0" w:color="auto"/>
              </w:divBdr>
            </w:div>
            <w:div w:id="481892667">
              <w:marLeft w:val="480"/>
              <w:marRight w:val="0"/>
              <w:marTop w:val="0"/>
              <w:marBottom w:val="0"/>
              <w:divBdr>
                <w:top w:val="none" w:sz="0" w:space="0" w:color="auto"/>
                <w:left w:val="none" w:sz="0" w:space="0" w:color="auto"/>
                <w:bottom w:val="none" w:sz="0" w:space="0" w:color="auto"/>
                <w:right w:val="none" w:sz="0" w:space="0" w:color="auto"/>
              </w:divBdr>
            </w:div>
            <w:div w:id="481967740">
              <w:marLeft w:val="480"/>
              <w:marRight w:val="0"/>
              <w:marTop w:val="0"/>
              <w:marBottom w:val="0"/>
              <w:divBdr>
                <w:top w:val="none" w:sz="0" w:space="0" w:color="auto"/>
                <w:left w:val="none" w:sz="0" w:space="0" w:color="auto"/>
                <w:bottom w:val="none" w:sz="0" w:space="0" w:color="auto"/>
                <w:right w:val="none" w:sz="0" w:space="0" w:color="auto"/>
              </w:divBdr>
            </w:div>
            <w:div w:id="482039236">
              <w:marLeft w:val="480"/>
              <w:marRight w:val="0"/>
              <w:marTop w:val="0"/>
              <w:marBottom w:val="0"/>
              <w:divBdr>
                <w:top w:val="none" w:sz="0" w:space="0" w:color="auto"/>
                <w:left w:val="none" w:sz="0" w:space="0" w:color="auto"/>
                <w:bottom w:val="none" w:sz="0" w:space="0" w:color="auto"/>
                <w:right w:val="none" w:sz="0" w:space="0" w:color="auto"/>
              </w:divBdr>
            </w:div>
            <w:div w:id="482048647">
              <w:marLeft w:val="480"/>
              <w:marRight w:val="0"/>
              <w:marTop w:val="0"/>
              <w:marBottom w:val="0"/>
              <w:divBdr>
                <w:top w:val="none" w:sz="0" w:space="0" w:color="auto"/>
                <w:left w:val="none" w:sz="0" w:space="0" w:color="auto"/>
                <w:bottom w:val="none" w:sz="0" w:space="0" w:color="auto"/>
                <w:right w:val="none" w:sz="0" w:space="0" w:color="auto"/>
              </w:divBdr>
            </w:div>
            <w:div w:id="482237515">
              <w:marLeft w:val="480"/>
              <w:marRight w:val="0"/>
              <w:marTop w:val="0"/>
              <w:marBottom w:val="0"/>
              <w:divBdr>
                <w:top w:val="none" w:sz="0" w:space="0" w:color="auto"/>
                <w:left w:val="none" w:sz="0" w:space="0" w:color="auto"/>
                <w:bottom w:val="none" w:sz="0" w:space="0" w:color="auto"/>
                <w:right w:val="none" w:sz="0" w:space="0" w:color="auto"/>
              </w:divBdr>
            </w:div>
            <w:div w:id="482284534">
              <w:marLeft w:val="480"/>
              <w:marRight w:val="0"/>
              <w:marTop w:val="0"/>
              <w:marBottom w:val="0"/>
              <w:divBdr>
                <w:top w:val="none" w:sz="0" w:space="0" w:color="auto"/>
                <w:left w:val="none" w:sz="0" w:space="0" w:color="auto"/>
                <w:bottom w:val="none" w:sz="0" w:space="0" w:color="auto"/>
                <w:right w:val="none" w:sz="0" w:space="0" w:color="auto"/>
              </w:divBdr>
            </w:div>
            <w:div w:id="482352121">
              <w:marLeft w:val="480"/>
              <w:marRight w:val="0"/>
              <w:marTop w:val="0"/>
              <w:marBottom w:val="0"/>
              <w:divBdr>
                <w:top w:val="none" w:sz="0" w:space="0" w:color="auto"/>
                <w:left w:val="none" w:sz="0" w:space="0" w:color="auto"/>
                <w:bottom w:val="none" w:sz="0" w:space="0" w:color="auto"/>
                <w:right w:val="none" w:sz="0" w:space="0" w:color="auto"/>
              </w:divBdr>
            </w:div>
            <w:div w:id="482619465">
              <w:marLeft w:val="480"/>
              <w:marRight w:val="0"/>
              <w:marTop w:val="0"/>
              <w:marBottom w:val="0"/>
              <w:divBdr>
                <w:top w:val="none" w:sz="0" w:space="0" w:color="auto"/>
                <w:left w:val="none" w:sz="0" w:space="0" w:color="auto"/>
                <w:bottom w:val="none" w:sz="0" w:space="0" w:color="auto"/>
                <w:right w:val="none" w:sz="0" w:space="0" w:color="auto"/>
              </w:divBdr>
            </w:div>
            <w:div w:id="482695892">
              <w:marLeft w:val="480"/>
              <w:marRight w:val="0"/>
              <w:marTop w:val="0"/>
              <w:marBottom w:val="0"/>
              <w:divBdr>
                <w:top w:val="none" w:sz="0" w:space="0" w:color="auto"/>
                <w:left w:val="none" w:sz="0" w:space="0" w:color="auto"/>
                <w:bottom w:val="none" w:sz="0" w:space="0" w:color="auto"/>
                <w:right w:val="none" w:sz="0" w:space="0" w:color="auto"/>
              </w:divBdr>
            </w:div>
            <w:div w:id="482740750">
              <w:marLeft w:val="480"/>
              <w:marRight w:val="0"/>
              <w:marTop w:val="0"/>
              <w:marBottom w:val="0"/>
              <w:divBdr>
                <w:top w:val="none" w:sz="0" w:space="0" w:color="auto"/>
                <w:left w:val="none" w:sz="0" w:space="0" w:color="auto"/>
                <w:bottom w:val="none" w:sz="0" w:space="0" w:color="auto"/>
                <w:right w:val="none" w:sz="0" w:space="0" w:color="auto"/>
              </w:divBdr>
            </w:div>
            <w:div w:id="482813682">
              <w:marLeft w:val="480"/>
              <w:marRight w:val="0"/>
              <w:marTop w:val="0"/>
              <w:marBottom w:val="0"/>
              <w:divBdr>
                <w:top w:val="none" w:sz="0" w:space="0" w:color="auto"/>
                <w:left w:val="none" w:sz="0" w:space="0" w:color="auto"/>
                <w:bottom w:val="none" w:sz="0" w:space="0" w:color="auto"/>
                <w:right w:val="none" w:sz="0" w:space="0" w:color="auto"/>
              </w:divBdr>
            </w:div>
            <w:div w:id="482888895">
              <w:marLeft w:val="480"/>
              <w:marRight w:val="0"/>
              <w:marTop w:val="0"/>
              <w:marBottom w:val="0"/>
              <w:divBdr>
                <w:top w:val="none" w:sz="0" w:space="0" w:color="auto"/>
                <w:left w:val="none" w:sz="0" w:space="0" w:color="auto"/>
                <w:bottom w:val="none" w:sz="0" w:space="0" w:color="auto"/>
                <w:right w:val="none" w:sz="0" w:space="0" w:color="auto"/>
              </w:divBdr>
            </w:div>
            <w:div w:id="482893240">
              <w:marLeft w:val="480"/>
              <w:marRight w:val="0"/>
              <w:marTop w:val="0"/>
              <w:marBottom w:val="0"/>
              <w:divBdr>
                <w:top w:val="none" w:sz="0" w:space="0" w:color="auto"/>
                <w:left w:val="none" w:sz="0" w:space="0" w:color="auto"/>
                <w:bottom w:val="none" w:sz="0" w:space="0" w:color="auto"/>
                <w:right w:val="none" w:sz="0" w:space="0" w:color="auto"/>
              </w:divBdr>
            </w:div>
            <w:div w:id="482937007">
              <w:marLeft w:val="480"/>
              <w:marRight w:val="0"/>
              <w:marTop w:val="0"/>
              <w:marBottom w:val="0"/>
              <w:divBdr>
                <w:top w:val="none" w:sz="0" w:space="0" w:color="auto"/>
                <w:left w:val="none" w:sz="0" w:space="0" w:color="auto"/>
                <w:bottom w:val="none" w:sz="0" w:space="0" w:color="auto"/>
                <w:right w:val="none" w:sz="0" w:space="0" w:color="auto"/>
              </w:divBdr>
            </w:div>
            <w:div w:id="483010758">
              <w:marLeft w:val="480"/>
              <w:marRight w:val="0"/>
              <w:marTop w:val="0"/>
              <w:marBottom w:val="0"/>
              <w:divBdr>
                <w:top w:val="none" w:sz="0" w:space="0" w:color="auto"/>
                <w:left w:val="none" w:sz="0" w:space="0" w:color="auto"/>
                <w:bottom w:val="none" w:sz="0" w:space="0" w:color="auto"/>
                <w:right w:val="none" w:sz="0" w:space="0" w:color="auto"/>
              </w:divBdr>
            </w:div>
            <w:div w:id="483087895">
              <w:marLeft w:val="480"/>
              <w:marRight w:val="0"/>
              <w:marTop w:val="0"/>
              <w:marBottom w:val="0"/>
              <w:divBdr>
                <w:top w:val="none" w:sz="0" w:space="0" w:color="auto"/>
                <w:left w:val="none" w:sz="0" w:space="0" w:color="auto"/>
                <w:bottom w:val="none" w:sz="0" w:space="0" w:color="auto"/>
                <w:right w:val="none" w:sz="0" w:space="0" w:color="auto"/>
              </w:divBdr>
            </w:div>
            <w:div w:id="483401057">
              <w:marLeft w:val="480"/>
              <w:marRight w:val="0"/>
              <w:marTop w:val="0"/>
              <w:marBottom w:val="0"/>
              <w:divBdr>
                <w:top w:val="none" w:sz="0" w:space="0" w:color="auto"/>
                <w:left w:val="none" w:sz="0" w:space="0" w:color="auto"/>
                <w:bottom w:val="none" w:sz="0" w:space="0" w:color="auto"/>
                <w:right w:val="none" w:sz="0" w:space="0" w:color="auto"/>
              </w:divBdr>
            </w:div>
            <w:div w:id="483401806">
              <w:marLeft w:val="480"/>
              <w:marRight w:val="0"/>
              <w:marTop w:val="0"/>
              <w:marBottom w:val="0"/>
              <w:divBdr>
                <w:top w:val="none" w:sz="0" w:space="0" w:color="auto"/>
                <w:left w:val="none" w:sz="0" w:space="0" w:color="auto"/>
                <w:bottom w:val="none" w:sz="0" w:space="0" w:color="auto"/>
                <w:right w:val="none" w:sz="0" w:space="0" w:color="auto"/>
              </w:divBdr>
            </w:div>
            <w:div w:id="483425582">
              <w:marLeft w:val="480"/>
              <w:marRight w:val="0"/>
              <w:marTop w:val="0"/>
              <w:marBottom w:val="0"/>
              <w:divBdr>
                <w:top w:val="none" w:sz="0" w:space="0" w:color="auto"/>
                <w:left w:val="none" w:sz="0" w:space="0" w:color="auto"/>
                <w:bottom w:val="none" w:sz="0" w:space="0" w:color="auto"/>
                <w:right w:val="none" w:sz="0" w:space="0" w:color="auto"/>
              </w:divBdr>
            </w:div>
            <w:div w:id="483471846">
              <w:marLeft w:val="480"/>
              <w:marRight w:val="0"/>
              <w:marTop w:val="0"/>
              <w:marBottom w:val="0"/>
              <w:divBdr>
                <w:top w:val="none" w:sz="0" w:space="0" w:color="auto"/>
                <w:left w:val="none" w:sz="0" w:space="0" w:color="auto"/>
                <w:bottom w:val="none" w:sz="0" w:space="0" w:color="auto"/>
                <w:right w:val="none" w:sz="0" w:space="0" w:color="auto"/>
              </w:divBdr>
            </w:div>
            <w:div w:id="483545383">
              <w:marLeft w:val="480"/>
              <w:marRight w:val="0"/>
              <w:marTop w:val="0"/>
              <w:marBottom w:val="0"/>
              <w:divBdr>
                <w:top w:val="none" w:sz="0" w:space="0" w:color="auto"/>
                <w:left w:val="none" w:sz="0" w:space="0" w:color="auto"/>
                <w:bottom w:val="none" w:sz="0" w:space="0" w:color="auto"/>
                <w:right w:val="none" w:sz="0" w:space="0" w:color="auto"/>
              </w:divBdr>
            </w:div>
            <w:div w:id="483619400">
              <w:marLeft w:val="480"/>
              <w:marRight w:val="0"/>
              <w:marTop w:val="0"/>
              <w:marBottom w:val="0"/>
              <w:divBdr>
                <w:top w:val="none" w:sz="0" w:space="0" w:color="auto"/>
                <w:left w:val="none" w:sz="0" w:space="0" w:color="auto"/>
                <w:bottom w:val="none" w:sz="0" w:space="0" w:color="auto"/>
                <w:right w:val="none" w:sz="0" w:space="0" w:color="auto"/>
              </w:divBdr>
            </w:div>
            <w:div w:id="483670320">
              <w:marLeft w:val="480"/>
              <w:marRight w:val="0"/>
              <w:marTop w:val="0"/>
              <w:marBottom w:val="0"/>
              <w:divBdr>
                <w:top w:val="none" w:sz="0" w:space="0" w:color="auto"/>
                <w:left w:val="none" w:sz="0" w:space="0" w:color="auto"/>
                <w:bottom w:val="none" w:sz="0" w:space="0" w:color="auto"/>
                <w:right w:val="none" w:sz="0" w:space="0" w:color="auto"/>
              </w:divBdr>
            </w:div>
            <w:div w:id="483815729">
              <w:marLeft w:val="480"/>
              <w:marRight w:val="0"/>
              <w:marTop w:val="0"/>
              <w:marBottom w:val="0"/>
              <w:divBdr>
                <w:top w:val="none" w:sz="0" w:space="0" w:color="auto"/>
                <w:left w:val="none" w:sz="0" w:space="0" w:color="auto"/>
                <w:bottom w:val="none" w:sz="0" w:space="0" w:color="auto"/>
                <w:right w:val="none" w:sz="0" w:space="0" w:color="auto"/>
              </w:divBdr>
            </w:div>
            <w:div w:id="484053416">
              <w:marLeft w:val="480"/>
              <w:marRight w:val="0"/>
              <w:marTop w:val="0"/>
              <w:marBottom w:val="0"/>
              <w:divBdr>
                <w:top w:val="none" w:sz="0" w:space="0" w:color="auto"/>
                <w:left w:val="none" w:sz="0" w:space="0" w:color="auto"/>
                <w:bottom w:val="none" w:sz="0" w:space="0" w:color="auto"/>
                <w:right w:val="none" w:sz="0" w:space="0" w:color="auto"/>
              </w:divBdr>
            </w:div>
            <w:div w:id="484081105">
              <w:marLeft w:val="480"/>
              <w:marRight w:val="0"/>
              <w:marTop w:val="0"/>
              <w:marBottom w:val="0"/>
              <w:divBdr>
                <w:top w:val="none" w:sz="0" w:space="0" w:color="auto"/>
                <w:left w:val="none" w:sz="0" w:space="0" w:color="auto"/>
                <w:bottom w:val="none" w:sz="0" w:space="0" w:color="auto"/>
                <w:right w:val="none" w:sz="0" w:space="0" w:color="auto"/>
              </w:divBdr>
            </w:div>
            <w:div w:id="484125632">
              <w:marLeft w:val="480"/>
              <w:marRight w:val="0"/>
              <w:marTop w:val="0"/>
              <w:marBottom w:val="0"/>
              <w:divBdr>
                <w:top w:val="none" w:sz="0" w:space="0" w:color="auto"/>
                <w:left w:val="none" w:sz="0" w:space="0" w:color="auto"/>
                <w:bottom w:val="none" w:sz="0" w:space="0" w:color="auto"/>
                <w:right w:val="none" w:sz="0" w:space="0" w:color="auto"/>
              </w:divBdr>
            </w:div>
            <w:div w:id="484125739">
              <w:marLeft w:val="480"/>
              <w:marRight w:val="0"/>
              <w:marTop w:val="0"/>
              <w:marBottom w:val="0"/>
              <w:divBdr>
                <w:top w:val="none" w:sz="0" w:space="0" w:color="auto"/>
                <w:left w:val="none" w:sz="0" w:space="0" w:color="auto"/>
                <w:bottom w:val="none" w:sz="0" w:space="0" w:color="auto"/>
                <w:right w:val="none" w:sz="0" w:space="0" w:color="auto"/>
              </w:divBdr>
            </w:div>
            <w:div w:id="484126016">
              <w:marLeft w:val="480"/>
              <w:marRight w:val="0"/>
              <w:marTop w:val="0"/>
              <w:marBottom w:val="0"/>
              <w:divBdr>
                <w:top w:val="none" w:sz="0" w:space="0" w:color="auto"/>
                <w:left w:val="none" w:sz="0" w:space="0" w:color="auto"/>
                <w:bottom w:val="none" w:sz="0" w:space="0" w:color="auto"/>
                <w:right w:val="none" w:sz="0" w:space="0" w:color="auto"/>
              </w:divBdr>
            </w:div>
            <w:div w:id="484248457">
              <w:marLeft w:val="480"/>
              <w:marRight w:val="0"/>
              <w:marTop w:val="0"/>
              <w:marBottom w:val="0"/>
              <w:divBdr>
                <w:top w:val="none" w:sz="0" w:space="0" w:color="auto"/>
                <w:left w:val="none" w:sz="0" w:space="0" w:color="auto"/>
                <w:bottom w:val="none" w:sz="0" w:space="0" w:color="auto"/>
                <w:right w:val="none" w:sz="0" w:space="0" w:color="auto"/>
              </w:divBdr>
            </w:div>
            <w:div w:id="484274787">
              <w:marLeft w:val="480"/>
              <w:marRight w:val="0"/>
              <w:marTop w:val="0"/>
              <w:marBottom w:val="0"/>
              <w:divBdr>
                <w:top w:val="none" w:sz="0" w:space="0" w:color="auto"/>
                <w:left w:val="none" w:sz="0" w:space="0" w:color="auto"/>
                <w:bottom w:val="none" w:sz="0" w:space="0" w:color="auto"/>
                <w:right w:val="none" w:sz="0" w:space="0" w:color="auto"/>
              </w:divBdr>
            </w:div>
            <w:div w:id="484276592">
              <w:marLeft w:val="480"/>
              <w:marRight w:val="0"/>
              <w:marTop w:val="0"/>
              <w:marBottom w:val="0"/>
              <w:divBdr>
                <w:top w:val="none" w:sz="0" w:space="0" w:color="auto"/>
                <w:left w:val="none" w:sz="0" w:space="0" w:color="auto"/>
                <w:bottom w:val="none" w:sz="0" w:space="0" w:color="auto"/>
                <w:right w:val="none" w:sz="0" w:space="0" w:color="auto"/>
              </w:divBdr>
            </w:div>
            <w:div w:id="484320827">
              <w:marLeft w:val="480"/>
              <w:marRight w:val="0"/>
              <w:marTop w:val="0"/>
              <w:marBottom w:val="0"/>
              <w:divBdr>
                <w:top w:val="none" w:sz="0" w:space="0" w:color="auto"/>
                <w:left w:val="none" w:sz="0" w:space="0" w:color="auto"/>
                <w:bottom w:val="none" w:sz="0" w:space="0" w:color="auto"/>
                <w:right w:val="none" w:sz="0" w:space="0" w:color="auto"/>
              </w:divBdr>
            </w:div>
            <w:div w:id="484392857">
              <w:marLeft w:val="480"/>
              <w:marRight w:val="0"/>
              <w:marTop w:val="0"/>
              <w:marBottom w:val="0"/>
              <w:divBdr>
                <w:top w:val="none" w:sz="0" w:space="0" w:color="auto"/>
                <w:left w:val="none" w:sz="0" w:space="0" w:color="auto"/>
                <w:bottom w:val="none" w:sz="0" w:space="0" w:color="auto"/>
                <w:right w:val="none" w:sz="0" w:space="0" w:color="auto"/>
              </w:divBdr>
            </w:div>
            <w:div w:id="484472966">
              <w:marLeft w:val="480"/>
              <w:marRight w:val="0"/>
              <w:marTop w:val="0"/>
              <w:marBottom w:val="0"/>
              <w:divBdr>
                <w:top w:val="none" w:sz="0" w:space="0" w:color="auto"/>
                <w:left w:val="none" w:sz="0" w:space="0" w:color="auto"/>
                <w:bottom w:val="none" w:sz="0" w:space="0" w:color="auto"/>
                <w:right w:val="none" w:sz="0" w:space="0" w:color="auto"/>
              </w:divBdr>
            </w:div>
            <w:div w:id="484588087">
              <w:marLeft w:val="480"/>
              <w:marRight w:val="0"/>
              <w:marTop w:val="0"/>
              <w:marBottom w:val="0"/>
              <w:divBdr>
                <w:top w:val="none" w:sz="0" w:space="0" w:color="auto"/>
                <w:left w:val="none" w:sz="0" w:space="0" w:color="auto"/>
                <w:bottom w:val="none" w:sz="0" w:space="0" w:color="auto"/>
                <w:right w:val="none" w:sz="0" w:space="0" w:color="auto"/>
              </w:divBdr>
            </w:div>
            <w:div w:id="484780572">
              <w:marLeft w:val="480"/>
              <w:marRight w:val="0"/>
              <w:marTop w:val="0"/>
              <w:marBottom w:val="0"/>
              <w:divBdr>
                <w:top w:val="none" w:sz="0" w:space="0" w:color="auto"/>
                <w:left w:val="none" w:sz="0" w:space="0" w:color="auto"/>
                <w:bottom w:val="none" w:sz="0" w:space="0" w:color="auto"/>
                <w:right w:val="none" w:sz="0" w:space="0" w:color="auto"/>
              </w:divBdr>
            </w:div>
            <w:div w:id="484931089">
              <w:marLeft w:val="480"/>
              <w:marRight w:val="0"/>
              <w:marTop w:val="0"/>
              <w:marBottom w:val="0"/>
              <w:divBdr>
                <w:top w:val="none" w:sz="0" w:space="0" w:color="auto"/>
                <w:left w:val="none" w:sz="0" w:space="0" w:color="auto"/>
                <w:bottom w:val="none" w:sz="0" w:space="0" w:color="auto"/>
                <w:right w:val="none" w:sz="0" w:space="0" w:color="auto"/>
              </w:divBdr>
            </w:div>
            <w:div w:id="484980040">
              <w:marLeft w:val="480"/>
              <w:marRight w:val="0"/>
              <w:marTop w:val="0"/>
              <w:marBottom w:val="0"/>
              <w:divBdr>
                <w:top w:val="none" w:sz="0" w:space="0" w:color="auto"/>
                <w:left w:val="none" w:sz="0" w:space="0" w:color="auto"/>
                <w:bottom w:val="none" w:sz="0" w:space="0" w:color="auto"/>
                <w:right w:val="none" w:sz="0" w:space="0" w:color="auto"/>
              </w:divBdr>
            </w:div>
            <w:div w:id="485053840">
              <w:marLeft w:val="480"/>
              <w:marRight w:val="0"/>
              <w:marTop w:val="0"/>
              <w:marBottom w:val="0"/>
              <w:divBdr>
                <w:top w:val="none" w:sz="0" w:space="0" w:color="auto"/>
                <w:left w:val="none" w:sz="0" w:space="0" w:color="auto"/>
                <w:bottom w:val="none" w:sz="0" w:space="0" w:color="auto"/>
                <w:right w:val="none" w:sz="0" w:space="0" w:color="auto"/>
              </w:divBdr>
            </w:div>
            <w:div w:id="485318291">
              <w:marLeft w:val="480"/>
              <w:marRight w:val="0"/>
              <w:marTop w:val="0"/>
              <w:marBottom w:val="0"/>
              <w:divBdr>
                <w:top w:val="none" w:sz="0" w:space="0" w:color="auto"/>
                <w:left w:val="none" w:sz="0" w:space="0" w:color="auto"/>
                <w:bottom w:val="none" w:sz="0" w:space="0" w:color="auto"/>
                <w:right w:val="none" w:sz="0" w:space="0" w:color="auto"/>
              </w:divBdr>
            </w:div>
            <w:div w:id="485363449">
              <w:marLeft w:val="480"/>
              <w:marRight w:val="0"/>
              <w:marTop w:val="0"/>
              <w:marBottom w:val="0"/>
              <w:divBdr>
                <w:top w:val="none" w:sz="0" w:space="0" w:color="auto"/>
                <w:left w:val="none" w:sz="0" w:space="0" w:color="auto"/>
                <w:bottom w:val="none" w:sz="0" w:space="0" w:color="auto"/>
                <w:right w:val="none" w:sz="0" w:space="0" w:color="auto"/>
              </w:divBdr>
            </w:div>
            <w:div w:id="485434616">
              <w:marLeft w:val="480"/>
              <w:marRight w:val="0"/>
              <w:marTop w:val="0"/>
              <w:marBottom w:val="0"/>
              <w:divBdr>
                <w:top w:val="none" w:sz="0" w:space="0" w:color="auto"/>
                <w:left w:val="none" w:sz="0" w:space="0" w:color="auto"/>
                <w:bottom w:val="none" w:sz="0" w:space="0" w:color="auto"/>
                <w:right w:val="none" w:sz="0" w:space="0" w:color="auto"/>
              </w:divBdr>
            </w:div>
            <w:div w:id="485437542">
              <w:marLeft w:val="480"/>
              <w:marRight w:val="0"/>
              <w:marTop w:val="0"/>
              <w:marBottom w:val="0"/>
              <w:divBdr>
                <w:top w:val="none" w:sz="0" w:space="0" w:color="auto"/>
                <w:left w:val="none" w:sz="0" w:space="0" w:color="auto"/>
                <w:bottom w:val="none" w:sz="0" w:space="0" w:color="auto"/>
                <w:right w:val="none" w:sz="0" w:space="0" w:color="auto"/>
              </w:divBdr>
            </w:div>
            <w:div w:id="485515700">
              <w:marLeft w:val="480"/>
              <w:marRight w:val="0"/>
              <w:marTop w:val="0"/>
              <w:marBottom w:val="0"/>
              <w:divBdr>
                <w:top w:val="none" w:sz="0" w:space="0" w:color="auto"/>
                <w:left w:val="none" w:sz="0" w:space="0" w:color="auto"/>
                <w:bottom w:val="none" w:sz="0" w:space="0" w:color="auto"/>
                <w:right w:val="none" w:sz="0" w:space="0" w:color="auto"/>
              </w:divBdr>
            </w:div>
            <w:div w:id="485557336">
              <w:marLeft w:val="480"/>
              <w:marRight w:val="0"/>
              <w:marTop w:val="0"/>
              <w:marBottom w:val="0"/>
              <w:divBdr>
                <w:top w:val="none" w:sz="0" w:space="0" w:color="auto"/>
                <w:left w:val="none" w:sz="0" w:space="0" w:color="auto"/>
                <w:bottom w:val="none" w:sz="0" w:space="0" w:color="auto"/>
                <w:right w:val="none" w:sz="0" w:space="0" w:color="auto"/>
              </w:divBdr>
            </w:div>
            <w:div w:id="485636504">
              <w:marLeft w:val="480"/>
              <w:marRight w:val="0"/>
              <w:marTop w:val="0"/>
              <w:marBottom w:val="0"/>
              <w:divBdr>
                <w:top w:val="none" w:sz="0" w:space="0" w:color="auto"/>
                <w:left w:val="none" w:sz="0" w:space="0" w:color="auto"/>
                <w:bottom w:val="none" w:sz="0" w:space="0" w:color="auto"/>
                <w:right w:val="none" w:sz="0" w:space="0" w:color="auto"/>
              </w:divBdr>
            </w:div>
            <w:div w:id="485707593">
              <w:marLeft w:val="480"/>
              <w:marRight w:val="0"/>
              <w:marTop w:val="0"/>
              <w:marBottom w:val="0"/>
              <w:divBdr>
                <w:top w:val="none" w:sz="0" w:space="0" w:color="auto"/>
                <w:left w:val="none" w:sz="0" w:space="0" w:color="auto"/>
                <w:bottom w:val="none" w:sz="0" w:space="0" w:color="auto"/>
                <w:right w:val="none" w:sz="0" w:space="0" w:color="auto"/>
              </w:divBdr>
            </w:div>
            <w:div w:id="485709010">
              <w:marLeft w:val="480"/>
              <w:marRight w:val="0"/>
              <w:marTop w:val="0"/>
              <w:marBottom w:val="0"/>
              <w:divBdr>
                <w:top w:val="none" w:sz="0" w:space="0" w:color="auto"/>
                <w:left w:val="none" w:sz="0" w:space="0" w:color="auto"/>
                <w:bottom w:val="none" w:sz="0" w:space="0" w:color="auto"/>
                <w:right w:val="none" w:sz="0" w:space="0" w:color="auto"/>
              </w:divBdr>
            </w:div>
            <w:div w:id="485973223">
              <w:marLeft w:val="480"/>
              <w:marRight w:val="0"/>
              <w:marTop w:val="0"/>
              <w:marBottom w:val="0"/>
              <w:divBdr>
                <w:top w:val="none" w:sz="0" w:space="0" w:color="auto"/>
                <w:left w:val="none" w:sz="0" w:space="0" w:color="auto"/>
                <w:bottom w:val="none" w:sz="0" w:space="0" w:color="auto"/>
                <w:right w:val="none" w:sz="0" w:space="0" w:color="auto"/>
              </w:divBdr>
            </w:div>
            <w:div w:id="485974308">
              <w:marLeft w:val="480"/>
              <w:marRight w:val="0"/>
              <w:marTop w:val="0"/>
              <w:marBottom w:val="0"/>
              <w:divBdr>
                <w:top w:val="none" w:sz="0" w:space="0" w:color="auto"/>
                <w:left w:val="none" w:sz="0" w:space="0" w:color="auto"/>
                <w:bottom w:val="none" w:sz="0" w:space="0" w:color="auto"/>
                <w:right w:val="none" w:sz="0" w:space="0" w:color="auto"/>
              </w:divBdr>
            </w:div>
            <w:div w:id="486477556">
              <w:marLeft w:val="480"/>
              <w:marRight w:val="0"/>
              <w:marTop w:val="0"/>
              <w:marBottom w:val="0"/>
              <w:divBdr>
                <w:top w:val="none" w:sz="0" w:space="0" w:color="auto"/>
                <w:left w:val="none" w:sz="0" w:space="0" w:color="auto"/>
                <w:bottom w:val="none" w:sz="0" w:space="0" w:color="auto"/>
                <w:right w:val="none" w:sz="0" w:space="0" w:color="auto"/>
              </w:divBdr>
            </w:div>
            <w:div w:id="486482743">
              <w:marLeft w:val="480"/>
              <w:marRight w:val="0"/>
              <w:marTop w:val="0"/>
              <w:marBottom w:val="0"/>
              <w:divBdr>
                <w:top w:val="none" w:sz="0" w:space="0" w:color="auto"/>
                <w:left w:val="none" w:sz="0" w:space="0" w:color="auto"/>
                <w:bottom w:val="none" w:sz="0" w:space="0" w:color="auto"/>
                <w:right w:val="none" w:sz="0" w:space="0" w:color="auto"/>
              </w:divBdr>
            </w:div>
            <w:div w:id="486558397">
              <w:marLeft w:val="480"/>
              <w:marRight w:val="0"/>
              <w:marTop w:val="0"/>
              <w:marBottom w:val="0"/>
              <w:divBdr>
                <w:top w:val="none" w:sz="0" w:space="0" w:color="auto"/>
                <w:left w:val="none" w:sz="0" w:space="0" w:color="auto"/>
                <w:bottom w:val="none" w:sz="0" w:space="0" w:color="auto"/>
                <w:right w:val="none" w:sz="0" w:space="0" w:color="auto"/>
              </w:divBdr>
            </w:div>
            <w:div w:id="486633804">
              <w:marLeft w:val="480"/>
              <w:marRight w:val="0"/>
              <w:marTop w:val="0"/>
              <w:marBottom w:val="0"/>
              <w:divBdr>
                <w:top w:val="none" w:sz="0" w:space="0" w:color="auto"/>
                <w:left w:val="none" w:sz="0" w:space="0" w:color="auto"/>
                <w:bottom w:val="none" w:sz="0" w:space="0" w:color="auto"/>
                <w:right w:val="none" w:sz="0" w:space="0" w:color="auto"/>
              </w:divBdr>
            </w:div>
            <w:div w:id="486672295">
              <w:marLeft w:val="480"/>
              <w:marRight w:val="0"/>
              <w:marTop w:val="0"/>
              <w:marBottom w:val="0"/>
              <w:divBdr>
                <w:top w:val="none" w:sz="0" w:space="0" w:color="auto"/>
                <w:left w:val="none" w:sz="0" w:space="0" w:color="auto"/>
                <w:bottom w:val="none" w:sz="0" w:space="0" w:color="auto"/>
                <w:right w:val="none" w:sz="0" w:space="0" w:color="auto"/>
              </w:divBdr>
            </w:div>
            <w:div w:id="486821204">
              <w:marLeft w:val="480"/>
              <w:marRight w:val="0"/>
              <w:marTop w:val="0"/>
              <w:marBottom w:val="0"/>
              <w:divBdr>
                <w:top w:val="none" w:sz="0" w:space="0" w:color="auto"/>
                <w:left w:val="none" w:sz="0" w:space="0" w:color="auto"/>
                <w:bottom w:val="none" w:sz="0" w:space="0" w:color="auto"/>
                <w:right w:val="none" w:sz="0" w:space="0" w:color="auto"/>
              </w:divBdr>
            </w:div>
            <w:div w:id="486827973">
              <w:marLeft w:val="480"/>
              <w:marRight w:val="0"/>
              <w:marTop w:val="0"/>
              <w:marBottom w:val="0"/>
              <w:divBdr>
                <w:top w:val="none" w:sz="0" w:space="0" w:color="auto"/>
                <w:left w:val="none" w:sz="0" w:space="0" w:color="auto"/>
                <w:bottom w:val="none" w:sz="0" w:space="0" w:color="auto"/>
                <w:right w:val="none" w:sz="0" w:space="0" w:color="auto"/>
              </w:divBdr>
            </w:div>
            <w:div w:id="486895312">
              <w:marLeft w:val="480"/>
              <w:marRight w:val="0"/>
              <w:marTop w:val="0"/>
              <w:marBottom w:val="0"/>
              <w:divBdr>
                <w:top w:val="none" w:sz="0" w:space="0" w:color="auto"/>
                <w:left w:val="none" w:sz="0" w:space="0" w:color="auto"/>
                <w:bottom w:val="none" w:sz="0" w:space="0" w:color="auto"/>
                <w:right w:val="none" w:sz="0" w:space="0" w:color="auto"/>
              </w:divBdr>
            </w:div>
            <w:div w:id="486939146">
              <w:marLeft w:val="480"/>
              <w:marRight w:val="0"/>
              <w:marTop w:val="0"/>
              <w:marBottom w:val="0"/>
              <w:divBdr>
                <w:top w:val="none" w:sz="0" w:space="0" w:color="auto"/>
                <w:left w:val="none" w:sz="0" w:space="0" w:color="auto"/>
                <w:bottom w:val="none" w:sz="0" w:space="0" w:color="auto"/>
                <w:right w:val="none" w:sz="0" w:space="0" w:color="auto"/>
              </w:divBdr>
            </w:div>
            <w:div w:id="487018131">
              <w:marLeft w:val="480"/>
              <w:marRight w:val="0"/>
              <w:marTop w:val="0"/>
              <w:marBottom w:val="0"/>
              <w:divBdr>
                <w:top w:val="none" w:sz="0" w:space="0" w:color="auto"/>
                <w:left w:val="none" w:sz="0" w:space="0" w:color="auto"/>
                <w:bottom w:val="none" w:sz="0" w:space="0" w:color="auto"/>
                <w:right w:val="none" w:sz="0" w:space="0" w:color="auto"/>
              </w:divBdr>
            </w:div>
            <w:div w:id="487018322">
              <w:marLeft w:val="480"/>
              <w:marRight w:val="0"/>
              <w:marTop w:val="0"/>
              <w:marBottom w:val="0"/>
              <w:divBdr>
                <w:top w:val="none" w:sz="0" w:space="0" w:color="auto"/>
                <w:left w:val="none" w:sz="0" w:space="0" w:color="auto"/>
                <w:bottom w:val="none" w:sz="0" w:space="0" w:color="auto"/>
                <w:right w:val="none" w:sz="0" w:space="0" w:color="auto"/>
              </w:divBdr>
            </w:div>
            <w:div w:id="487206839">
              <w:marLeft w:val="480"/>
              <w:marRight w:val="0"/>
              <w:marTop w:val="0"/>
              <w:marBottom w:val="0"/>
              <w:divBdr>
                <w:top w:val="none" w:sz="0" w:space="0" w:color="auto"/>
                <w:left w:val="none" w:sz="0" w:space="0" w:color="auto"/>
                <w:bottom w:val="none" w:sz="0" w:space="0" w:color="auto"/>
                <w:right w:val="none" w:sz="0" w:space="0" w:color="auto"/>
              </w:divBdr>
            </w:div>
            <w:div w:id="487207887">
              <w:marLeft w:val="480"/>
              <w:marRight w:val="0"/>
              <w:marTop w:val="0"/>
              <w:marBottom w:val="0"/>
              <w:divBdr>
                <w:top w:val="none" w:sz="0" w:space="0" w:color="auto"/>
                <w:left w:val="none" w:sz="0" w:space="0" w:color="auto"/>
                <w:bottom w:val="none" w:sz="0" w:space="0" w:color="auto"/>
                <w:right w:val="none" w:sz="0" w:space="0" w:color="auto"/>
              </w:divBdr>
            </w:div>
            <w:div w:id="487215603">
              <w:marLeft w:val="480"/>
              <w:marRight w:val="0"/>
              <w:marTop w:val="0"/>
              <w:marBottom w:val="0"/>
              <w:divBdr>
                <w:top w:val="none" w:sz="0" w:space="0" w:color="auto"/>
                <w:left w:val="none" w:sz="0" w:space="0" w:color="auto"/>
                <w:bottom w:val="none" w:sz="0" w:space="0" w:color="auto"/>
                <w:right w:val="none" w:sz="0" w:space="0" w:color="auto"/>
              </w:divBdr>
            </w:div>
            <w:div w:id="487401505">
              <w:marLeft w:val="480"/>
              <w:marRight w:val="0"/>
              <w:marTop w:val="0"/>
              <w:marBottom w:val="0"/>
              <w:divBdr>
                <w:top w:val="none" w:sz="0" w:space="0" w:color="auto"/>
                <w:left w:val="none" w:sz="0" w:space="0" w:color="auto"/>
                <w:bottom w:val="none" w:sz="0" w:space="0" w:color="auto"/>
                <w:right w:val="none" w:sz="0" w:space="0" w:color="auto"/>
              </w:divBdr>
            </w:div>
            <w:div w:id="487401684">
              <w:marLeft w:val="480"/>
              <w:marRight w:val="0"/>
              <w:marTop w:val="0"/>
              <w:marBottom w:val="0"/>
              <w:divBdr>
                <w:top w:val="none" w:sz="0" w:space="0" w:color="auto"/>
                <w:left w:val="none" w:sz="0" w:space="0" w:color="auto"/>
                <w:bottom w:val="none" w:sz="0" w:space="0" w:color="auto"/>
                <w:right w:val="none" w:sz="0" w:space="0" w:color="auto"/>
              </w:divBdr>
            </w:div>
            <w:div w:id="487479174">
              <w:marLeft w:val="480"/>
              <w:marRight w:val="0"/>
              <w:marTop w:val="0"/>
              <w:marBottom w:val="0"/>
              <w:divBdr>
                <w:top w:val="none" w:sz="0" w:space="0" w:color="auto"/>
                <w:left w:val="none" w:sz="0" w:space="0" w:color="auto"/>
                <w:bottom w:val="none" w:sz="0" w:space="0" w:color="auto"/>
                <w:right w:val="none" w:sz="0" w:space="0" w:color="auto"/>
              </w:divBdr>
            </w:div>
            <w:div w:id="487479519">
              <w:marLeft w:val="480"/>
              <w:marRight w:val="0"/>
              <w:marTop w:val="0"/>
              <w:marBottom w:val="0"/>
              <w:divBdr>
                <w:top w:val="none" w:sz="0" w:space="0" w:color="auto"/>
                <w:left w:val="none" w:sz="0" w:space="0" w:color="auto"/>
                <w:bottom w:val="none" w:sz="0" w:space="0" w:color="auto"/>
                <w:right w:val="none" w:sz="0" w:space="0" w:color="auto"/>
              </w:divBdr>
            </w:div>
            <w:div w:id="487483248">
              <w:marLeft w:val="480"/>
              <w:marRight w:val="0"/>
              <w:marTop w:val="0"/>
              <w:marBottom w:val="0"/>
              <w:divBdr>
                <w:top w:val="none" w:sz="0" w:space="0" w:color="auto"/>
                <w:left w:val="none" w:sz="0" w:space="0" w:color="auto"/>
                <w:bottom w:val="none" w:sz="0" w:space="0" w:color="auto"/>
                <w:right w:val="none" w:sz="0" w:space="0" w:color="auto"/>
              </w:divBdr>
            </w:div>
            <w:div w:id="487524238">
              <w:marLeft w:val="480"/>
              <w:marRight w:val="0"/>
              <w:marTop w:val="0"/>
              <w:marBottom w:val="0"/>
              <w:divBdr>
                <w:top w:val="none" w:sz="0" w:space="0" w:color="auto"/>
                <w:left w:val="none" w:sz="0" w:space="0" w:color="auto"/>
                <w:bottom w:val="none" w:sz="0" w:space="0" w:color="auto"/>
                <w:right w:val="none" w:sz="0" w:space="0" w:color="auto"/>
              </w:divBdr>
            </w:div>
            <w:div w:id="487597932">
              <w:marLeft w:val="480"/>
              <w:marRight w:val="0"/>
              <w:marTop w:val="0"/>
              <w:marBottom w:val="0"/>
              <w:divBdr>
                <w:top w:val="none" w:sz="0" w:space="0" w:color="auto"/>
                <w:left w:val="none" w:sz="0" w:space="0" w:color="auto"/>
                <w:bottom w:val="none" w:sz="0" w:space="0" w:color="auto"/>
                <w:right w:val="none" w:sz="0" w:space="0" w:color="auto"/>
              </w:divBdr>
            </w:div>
            <w:div w:id="487676290">
              <w:marLeft w:val="480"/>
              <w:marRight w:val="0"/>
              <w:marTop w:val="0"/>
              <w:marBottom w:val="0"/>
              <w:divBdr>
                <w:top w:val="none" w:sz="0" w:space="0" w:color="auto"/>
                <w:left w:val="none" w:sz="0" w:space="0" w:color="auto"/>
                <w:bottom w:val="none" w:sz="0" w:space="0" w:color="auto"/>
                <w:right w:val="none" w:sz="0" w:space="0" w:color="auto"/>
              </w:divBdr>
            </w:div>
            <w:div w:id="487869934">
              <w:marLeft w:val="480"/>
              <w:marRight w:val="0"/>
              <w:marTop w:val="0"/>
              <w:marBottom w:val="0"/>
              <w:divBdr>
                <w:top w:val="none" w:sz="0" w:space="0" w:color="auto"/>
                <w:left w:val="none" w:sz="0" w:space="0" w:color="auto"/>
                <w:bottom w:val="none" w:sz="0" w:space="0" w:color="auto"/>
                <w:right w:val="none" w:sz="0" w:space="0" w:color="auto"/>
              </w:divBdr>
            </w:div>
            <w:div w:id="488063996">
              <w:marLeft w:val="480"/>
              <w:marRight w:val="0"/>
              <w:marTop w:val="0"/>
              <w:marBottom w:val="0"/>
              <w:divBdr>
                <w:top w:val="none" w:sz="0" w:space="0" w:color="auto"/>
                <w:left w:val="none" w:sz="0" w:space="0" w:color="auto"/>
                <w:bottom w:val="none" w:sz="0" w:space="0" w:color="auto"/>
                <w:right w:val="none" w:sz="0" w:space="0" w:color="auto"/>
              </w:divBdr>
            </w:div>
            <w:div w:id="488208868">
              <w:marLeft w:val="480"/>
              <w:marRight w:val="0"/>
              <w:marTop w:val="0"/>
              <w:marBottom w:val="0"/>
              <w:divBdr>
                <w:top w:val="none" w:sz="0" w:space="0" w:color="auto"/>
                <w:left w:val="none" w:sz="0" w:space="0" w:color="auto"/>
                <w:bottom w:val="none" w:sz="0" w:space="0" w:color="auto"/>
                <w:right w:val="none" w:sz="0" w:space="0" w:color="auto"/>
              </w:divBdr>
            </w:div>
            <w:div w:id="488253331">
              <w:marLeft w:val="480"/>
              <w:marRight w:val="0"/>
              <w:marTop w:val="0"/>
              <w:marBottom w:val="0"/>
              <w:divBdr>
                <w:top w:val="none" w:sz="0" w:space="0" w:color="auto"/>
                <w:left w:val="none" w:sz="0" w:space="0" w:color="auto"/>
                <w:bottom w:val="none" w:sz="0" w:space="0" w:color="auto"/>
                <w:right w:val="none" w:sz="0" w:space="0" w:color="auto"/>
              </w:divBdr>
            </w:div>
            <w:div w:id="488255972">
              <w:marLeft w:val="480"/>
              <w:marRight w:val="0"/>
              <w:marTop w:val="0"/>
              <w:marBottom w:val="0"/>
              <w:divBdr>
                <w:top w:val="none" w:sz="0" w:space="0" w:color="auto"/>
                <w:left w:val="none" w:sz="0" w:space="0" w:color="auto"/>
                <w:bottom w:val="none" w:sz="0" w:space="0" w:color="auto"/>
                <w:right w:val="none" w:sz="0" w:space="0" w:color="auto"/>
              </w:divBdr>
            </w:div>
            <w:div w:id="488325345">
              <w:marLeft w:val="480"/>
              <w:marRight w:val="0"/>
              <w:marTop w:val="0"/>
              <w:marBottom w:val="0"/>
              <w:divBdr>
                <w:top w:val="none" w:sz="0" w:space="0" w:color="auto"/>
                <w:left w:val="none" w:sz="0" w:space="0" w:color="auto"/>
                <w:bottom w:val="none" w:sz="0" w:space="0" w:color="auto"/>
                <w:right w:val="none" w:sz="0" w:space="0" w:color="auto"/>
              </w:divBdr>
            </w:div>
            <w:div w:id="488403249">
              <w:marLeft w:val="480"/>
              <w:marRight w:val="0"/>
              <w:marTop w:val="0"/>
              <w:marBottom w:val="0"/>
              <w:divBdr>
                <w:top w:val="none" w:sz="0" w:space="0" w:color="auto"/>
                <w:left w:val="none" w:sz="0" w:space="0" w:color="auto"/>
                <w:bottom w:val="none" w:sz="0" w:space="0" w:color="auto"/>
                <w:right w:val="none" w:sz="0" w:space="0" w:color="auto"/>
              </w:divBdr>
            </w:div>
            <w:div w:id="488403555">
              <w:marLeft w:val="480"/>
              <w:marRight w:val="0"/>
              <w:marTop w:val="0"/>
              <w:marBottom w:val="0"/>
              <w:divBdr>
                <w:top w:val="none" w:sz="0" w:space="0" w:color="auto"/>
                <w:left w:val="none" w:sz="0" w:space="0" w:color="auto"/>
                <w:bottom w:val="none" w:sz="0" w:space="0" w:color="auto"/>
                <w:right w:val="none" w:sz="0" w:space="0" w:color="auto"/>
              </w:divBdr>
            </w:div>
            <w:div w:id="488447615">
              <w:marLeft w:val="480"/>
              <w:marRight w:val="0"/>
              <w:marTop w:val="0"/>
              <w:marBottom w:val="0"/>
              <w:divBdr>
                <w:top w:val="none" w:sz="0" w:space="0" w:color="auto"/>
                <w:left w:val="none" w:sz="0" w:space="0" w:color="auto"/>
                <w:bottom w:val="none" w:sz="0" w:space="0" w:color="auto"/>
                <w:right w:val="none" w:sz="0" w:space="0" w:color="auto"/>
              </w:divBdr>
            </w:div>
            <w:div w:id="488833032">
              <w:marLeft w:val="480"/>
              <w:marRight w:val="0"/>
              <w:marTop w:val="0"/>
              <w:marBottom w:val="0"/>
              <w:divBdr>
                <w:top w:val="none" w:sz="0" w:space="0" w:color="auto"/>
                <w:left w:val="none" w:sz="0" w:space="0" w:color="auto"/>
                <w:bottom w:val="none" w:sz="0" w:space="0" w:color="auto"/>
                <w:right w:val="none" w:sz="0" w:space="0" w:color="auto"/>
              </w:divBdr>
            </w:div>
            <w:div w:id="488835585">
              <w:marLeft w:val="480"/>
              <w:marRight w:val="0"/>
              <w:marTop w:val="0"/>
              <w:marBottom w:val="0"/>
              <w:divBdr>
                <w:top w:val="none" w:sz="0" w:space="0" w:color="auto"/>
                <w:left w:val="none" w:sz="0" w:space="0" w:color="auto"/>
                <w:bottom w:val="none" w:sz="0" w:space="0" w:color="auto"/>
                <w:right w:val="none" w:sz="0" w:space="0" w:color="auto"/>
              </w:divBdr>
            </w:div>
            <w:div w:id="488863304">
              <w:marLeft w:val="480"/>
              <w:marRight w:val="0"/>
              <w:marTop w:val="0"/>
              <w:marBottom w:val="0"/>
              <w:divBdr>
                <w:top w:val="none" w:sz="0" w:space="0" w:color="auto"/>
                <w:left w:val="none" w:sz="0" w:space="0" w:color="auto"/>
                <w:bottom w:val="none" w:sz="0" w:space="0" w:color="auto"/>
                <w:right w:val="none" w:sz="0" w:space="0" w:color="auto"/>
              </w:divBdr>
            </w:div>
            <w:div w:id="488911907">
              <w:marLeft w:val="480"/>
              <w:marRight w:val="0"/>
              <w:marTop w:val="0"/>
              <w:marBottom w:val="0"/>
              <w:divBdr>
                <w:top w:val="none" w:sz="0" w:space="0" w:color="auto"/>
                <w:left w:val="none" w:sz="0" w:space="0" w:color="auto"/>
                <w:bottom w:val="none" w:sz="0" w:space="0" w:color="auto"/>
                <w:right w:val="none" w:sz="0" w:space="0" w:color="auto"/>
              </w:divBdr>
            </w:div>
            <w:div w:id="488979873">
              <w:marLeft w:val="480"/>
              <w:marRight w:val="0"/>
              <w:marTop w:val="0"/>
              <w:marBottom w:val="0"/>
              <w:divBdr>
                <w:top w:val="none" w:sz="0" w:space="0" w:color="auto"/>
                <w:left w:val="none" w:sz="0" w:space="0" w:color="auto"/>
                <w:bottom w:val="none" w:sz="0" w:space="0" w:color="auto"/>
                <w:right w:val="none" w:sz="0" w:space="0" w:color="auto"/>
              </w:divBdr>
            </w:div>
            <w:div w:id="488980658">
              <w:marLeft w:val="480"/>
              <w:marRight w:val="0"/>
              <w:marTop w:val="0"/>
              <w:marBottom w:val="0"/>
              <w:divBdr>
                <w:top w:val="none" w:sz="0" w:space="0" w:color="auto"/>
                <w:left w:val="none" w:sz="0" w:space="0" w:color="auto"/>
                <w:bottom w:val="none" w:sz="0" w:space="0" w:color="auto"/>
                <w:right w:val="none" w:sz="0" w:space="0" w:color="auto"/>
              </w:divBdr>
            </w:div>
            <w:div w:id="489061011">
              <w:marLeft w:val="480"/>
              <w:marRight w:val="0"/>
              <w:marTop w:val="0"/>
              <w:marBottom w:val="0"/>
              <w:divBdr>
                <w:top w:val="none" w:sz="0" w:space="0" w:color="auto"/>
                <w:left w:val="none" w:sz="0" w:space="0" w:color="auto"/>
                <w:bottom w:val="none" w:sz="0" w:space="0" w:color="auto"/>
                <w:right w:val="none" w:sz="0" w:space="0" w:color="auto"/>
              </w:divBdr>
            </w:div>
            <w:div w:id="489102896">
              <w:marLeft w:val="480"/>
              <w:marRight w:val="0"/>
              <w:marTop w:val="0"/>
              <w:marBottom w:val="0"/>
              <w:divBdr>
                <w:top w:val="none" w:sz="0" w:space="0" w:color="auto"/>
                <w:left w:val="none" w:sz="0" w:space="0" w:color="auto"/>
                <w:bottom w:val="none" w:sz="0" w:space="0" w:color="auto"/>
                <w:right w:val="none" w:sz="0" w:space="0" w:color="auto"/>
              </w:divBdr>
            </w:div>
            <w:div w:id="489256456">
              <w:marLeft w:val="480"/>
              <w:marRight w:val="0"/>
              <w:marTop w:val="0"/>
              <w:marBottom w:val="0"/>
              <w:divBdr>
                <w:top w:val="none" w:sz="0" w:space="0" w:color="auto"/>
                <w:left w:val="none" w:sz="0" w:space="0" w:color="auto"/>
                <w:bottom w:val="none" w:sz="0" w:space="0" w:color="auto"/>
                <w:right w:val="none" w:sz="0" w:space="0" w:color="auto"/>
              </w:divBdr>
            </w:div>
            <w:div w:id="489441537">
              <w:marLeft w:val="480"/>
              <w:marRight w:val="0"/>
              <w:marTop w:val="0"/>
              <w:marBottom w:val="0"/>
              <w:divBdr>
                <w:top w:val="none" w:sz="0" w:space="0" w:color="auto"/>
                <w:left w:val="none" w:sz="0" w:space="0" w:color="auto"/>
                <w:bottom w:val="none" w:sz="0" w:space="0" w:color="auto"/>
                <w:right w:val="none" w:sz="0" w:space="0" w:color="auto"/>
              </w:divBdr>
            </w:div>
            <w:div w:id="489488560">
              <w:marLeft w:val="480"/>
              <w:marRight w:val="0"/>
              <w:marTop w:val="0"/>
              <w:marBottom w:val="0"/>
              <w:divBdr>
                <w:top w:val="none" w:sz="0" w:space="0" w:color="auto"/>
                <w:left w:val="none" w:sz="0" w:space="0" w:color="auto"/>
                <w:bottom w:val="none" w:sz="0" w:space="0" w:color="auto"/>
                <w:right w:val="none" w:sz="0" w:space="0" w:color="auto"/>
              </w:divBdr>
            </w:div>
            <w:div w:id="489518645">
              <w:marLeft w:val="480"/>
              <w:marRight w:val="0"/>
              <w:marTop w:val="0"/>
              <w:marBottom w:val="0"/>
              <w:divBdr>
                <w:top w:val="none" w:sz="0" w:space="0" w:color="auto"/>
                <w:left w:val="none" w:sz="0" w:space="0" w:color="auto"/>
                <w:bottom w:val="none" w:sz="0" w:space="0" w:color="auto"/>
                <w:right w:val="none" w:sz="0" w:space="0" w:color="auto"/>
              </w:divBdr>
            </w:div>
            <w:div w:id="489562427">
              <w:marLeft w:val="480"/>
              <w:marRight w:val="0"/>
              <w:marTop w:val="0"/>
              <w:marBottom w:val="0"/>
              <w:divBdr>
                <w:top w:val="none" w:sz="0" w:space="0" w:color="auto"/>
                <w:left w:val="none" w:sz="0" w:space="0" w:color="auto"/>
                <w:bottom w:val="none" w:sz="0" w:space="0" w:color="auto"/>
                <w:right w:val="none" w:sz="0" w:space="0" w:color="auto"/>
              </w:divBdr>
            </w:div>
            <w:div w:id="489639699">
              <w:marLeft w:val="480"/>
              <w:marRight w:val="0"/>
              <w:marTop w:val="0"/>
              <w:marBottom w:val="0"/>
              <w:divBdr>
                <w:top w:val="none" w:sz="0" w:space="0" w:color="auto"/>
                <w:left w:val="none" w:sz="0" w:space="0" w:color="auto"/>
                <w:bottom w:val="none" w:sz="0" w:space="0" w:color="auto"/>
                <w:right w:val="none" w:sz="0" w:space="0" w:color="auto"/>
              </w:divBdr>
            </w:div>
            <w:div w:id="489711481">
              <w:marLeft w:val="480"/>
              <w:marRight w:val="0"/>
              <w:marTop w:val="0"/>
              <w:marBottom w:val="0"/>
              <w:divBdr>
                <w:top w:val="none" w:sz="0" w:space="0" w:color="auto"/>
                <w:left w:val="none" w:sz="0" w:space="0" w:color="auto"/>
                <w:bottom w:val="none" w:sz="0" w:space="0" w:color="auto"/>
                <w:right w:val="none" w:sz="0" w:space="0" w:color="auto"/>
              </w:divBdr>
            </w:div>
            <w:div w:id="489830568">
              <w:marLeft w:val="480"/>
              <w:marRight w:val="0"/>
              <w:marTop w:val="0"/>
              <w:marBottom w:val="0"/>
              <w:divBdr>
                <w:top w:val="none" w:sz="0" w:space="0" w:color="auto"/>
                <w:left w:val="none" w:sz="0" w:space="0" w:color="auto"/>
                <w:bottom w:val="none" w:sz="0" w:space="0" w:color="auto"/>
                <w:right w:val="none" w:sz="0" w:space="0" w:color="auto"/>
              </w:divBdr>
            </w:div>
            <w:div w:id="489911088">
              <w:marLeft w:val="480"/>
              <w:marRight w:val="0"/>
              <w:marTop w:val="0"/>
              <w:marBottom w:val="0"/>
              <w:divBdr>
                <w:top w:val="none" w:sz="0" w:space="0" w:color="auto"/>
                <w:left w:val="none" w:sz="0" w:space="0" w:color="auto"/>
                <w:bottom w:val="none" w:sz="0" w:space="0" w:color="auto"/>
                <w:right w:val="none" w:sz="0" w:space="0" w:color="auto"/>
              </w:divBdr>
            </w:div>
            <w:div w:id="489978761">
              <w:marLeft w:val="480"/>
              <w:marRight w:val="0"/>
              <w:marTop w:val="0"/>
              <w:marBottom w:val="0"/>
              <w:divBdr>
                <w:top w:val="none" w:sz="0" w:space="0" w:color="auto"/>
                <w:left w:val="none" w:sz="0" w:space="0" w:color="auto"/>
                <w:bottom w:val="none" w:sz="0" w:space="0" w:color="auto"/>
                <w:right w:val="none" w:sz="0" w:space="0" w:color="auto"/>
              </w:divBdr>
            </w:div>
            <w:div w:id="490022556">
              <w:marLeft w:val="480"/>
              <w:marRight w:val="0"/>
              <w:marTop w:val="0"/>
              <w:marBottom w:val="0"/>
              <w:divBdr>
                <w:top w:val="none" w:sz="0" w:space="0" w:color="auto"/>
                <w:left w:val="none" w:sz="0" w:space="0" w:color="auto"/>
                <w:bottom w:val="none" w:sz="0" w:space="0" w:color="auto"/>
                <w:right w:val="none" w:sz="0" w:space="0" w:color="auto"/>
              </w:divBdr>
            </w:div>
            <w:div w:id="490023949">
              <w:marLeft w:val="480"/>
              <w:marRight w:val="0"/>
              <w:marTop w:val="0"/>
              <w:marBottom w:val="0"/>
              <w:divBdr>
                <w:top w:val="none" w:sz="0" w:space="0" w:color="auto"/>
                <w:left w:val="none" w:sz="0" w:space="0" w:color="auto"/>
                <w:bottom w:val="none" w:sz="0" w:space="0" w:color="auto"/>
                <w:right w:val="none" w:sz="0" w:space="0" w:color="auto"/>
              </w:divBdr>
            </w:div>
            <w:div w:id="490097284">
              <w:marLeft w:val="480"/>
              <w:marRight w:val="0"/>
              <w:marTop w:val="0"/>
              <w:marBottom w:val="0"/>
              <w:divBdr>
                <w:top w:val="none" w:sz="0" w:space="0" w:color="auto"/>
                <w:left w:val="none" w:sz="0" w:space="0" w:color="auto"/>
                <w:bottom w:val="none" w:sz="0" w:space="0" w:color="auto"/>
                <w:right w:val="none" w:sz="0" w:space="0" w:color="auto"/>
              </w:divBdr>
            </w:div>
            <w:div w:id="490099155">
              <w:marLeft w:val="480"/>
              <w:marRight w:val="0"/>
              <w:marTop w:val="0"/>
              <w:marBottom w:val="0"/>
              <w:divBdr>
                <w:top w:val="none" w:sz="0" w:space="0" w:color="auto"/>
                <w:left w:val="none" w:sz="0" w:space="0" w:color="auto"/>
                <w:bottom w:val="none" w:sz="0" w:space="0" w:color="auto"/>
                <w:right w:val="none" w:sz="0" w:space="0" w:color="auto"/>
              </w:divBdr>
            </w:div>
            <w:div w:id="490291198">
              <w:marLeft w:val="480"/>
              <w:marRight w:val="0"/>
              <w:marTop w:val="0"/>
              <w:marBottom w:val="0"/>
              <w:divBdr>
                <w:top w:val="none" w:sz="0" w:space="0" w:color="auto"/>
                <w:left w:val="none" w:sz="0" w:space="0" w:color="auto"/>
                <w:bottom w:val="none" w:sz="0" w:space="0" w:color="auto"/>
                <w:right w:val="none" w:sz="0" w:space="0" w:color="auto"/>
              </w:divBdr>
            </w:div>
            <w:div w:id="490365788">
              <w:marLeft w:val="480"/>
              <w:marRight w:val="0"/>
              <w:marTop w:val="0"/>
              <w:marBottom w:val="0"/>
              <w:divBdr>
                <w:top w:val="none" w:sz="0" w:space="0" w:color="auto"/>
                <w:left w:val="none" w:sz="0" w:space="0" w:color="auto"/>
                <w:bottom w:val="none" w:sz="0" w:space="0" w:color="auto"/>
                <w:right w:val="none" w:sz="0" w:space="0" w:color="auto"/>
              </w:divBdr>
            </w:div>
            <w:div w:id="490410164">
              <w:marLeft w:val="480"/>
              <w:marRight w:val="0"/>
              <w:marTop w:val="0"/>
              <w:marBottom w:val="0"/>
              <w:divBdr>
                <w:top w:val="none" w:sz="0" w:space="0" w:color="auto"/>
                <w:left w:val="none" w:sz="0" w:space="0" w:color="auto"/>
                <w:bottom w:val="none" w:sz="0" w:space="0" w:color="auto"/>
                <w:right w:val="none" w:sz="0" w:space="0" w:color="auto"/>
              </w:divBdr>
            </w:div>
            <w:div w:id="490560826">
              <w:marLeft w:val="480"/>
              <w:marRight w:val="0"/>
              <w:marTop w:val="0"/>
              <w:marBottom w:val="0"/>
              <w:divBdr>
                <w:top w:val="none" w:sz="0" w:space="0" w:color="auto"/>
                <w:left w:val="none" w:sz="0" w:space="0" w:color="auto"/>
                <w:bottom w:val="none" w:sz="0" w:space="0" w:color="auto"/>
                <w:right w:val="none" w:sz="0" w:space="0" w:color="auto"/>
              </w:divBdr>
            </w:div>
            <w:div w:id="490565809">
              <w:marLeft w:val="480"/>
              <w:marRight w:val="0"/>
              <w:marTop w:val="0"/>
              <w:marBottom w:val="0"/>
              <w:divBdr>
                <w:top w:val="none" w:sz="0" w:space="0" w:color="auto"/>
                <w:left w:val="none" w:sz="0" w:space="0" w:color="auto"/>
                <w:bottom w:val="none" w:sz="0" w:space="0" w:color="auto"/>
                <w:right w:val="none" w:sz="0" w:space="0" w:color="auto"/>
              </w:divBdr>
            </w:div>
            <w:div w:id="490606670">
              <w:marLeft w:val="480"/>
              <w:marRight w:val="0"/>
              <w:marTop w:val="0"/>
              <w:marBottom w:val="0"/>
              <w:divBdr>
                <w:top w:val="none" w:sz="0" w:space="0" w:color="auto"/>
                <w:left w:val="none" w:sz="0" w:space="0" w:color="auto"/>
                <w:bottom w:val="none" w:sz="0" w:space="0" w:color="auto"/>
                <w:right w:val="none" w:sz="0" w:space="0" w:color="auto"/>
              </w:divBdr>
            </w:div>
            <w:div w:id="490683355">
              <w:marLeft w:val="480"/>
              <w:marRight w:val="0"/>
              <w:marTop w:val="0"/>
              <w:marBottom w:val="0"/>
              <w:divBdr>
                <w:top w:val="none" w:sz="0" w:space="0" w:color="auto"/>
                <w:left w:val="none" w:sz="0" w:space="0" w:color="auto"/>
                <w:bottom w:val="none" w:sz="0" w:space="0" w:color="auto"/>
                <w:right w:val="none" w:sz="0" w:space="0" w:color="auto"/>
              </w:divBdr>
            </w:div>
            <w:div w:id="490758810">
              <w:marLeft w:val="480"/>
              <w:marRight w:val="0"/>
              <w:marTop w:val="0"/>
              <w:marBottom w:val="0"/>
              <w:divBdr>
                <w:top w:val="none" w:sz="0" w:space="0" w:color="auto"/>
                <w:left w:val="none" w:sz="0" w:space="0" w:color="auto"/>
                <w:bottom w:val="none" w:sz="0" w:space="0" w:color="auto"/>
                <w:right w:val="none" w:sz="0" w:space="0" w:color="auto"/>
              </w:divBdr>
            </w:div>
            <w:div w:id="490829956">
              <w:marLeft w:val="480"/>
              <w:marRight w:val="0"/>
              <w:marTop w:val="0"/>
              <w:marBottom w:val="0"/>
              <w:divBdr>
                <w:top w:val="none" w:sz="0" w:space="0" w:color="auto"/>
                <w:left w:val="none" w:sz="0" w:space="0" w:color="auto"/>
                <w:bottom w:val="none" w:sz="0" w:space="0" w:color="auto"/>
                <w:right w:val="none" w:sz="0" w:space="0" w:color="auto"/>
              </w:divBdr>
            </w:div>
            <w:div w:id="490869737">
              <w:marLeft w:val="480"/>
              <w:marRight w:val="0"/>
              <w:marTop w:val="0"/>
              <w:marBottom w:val="0"/>
              <w:divBdr>
                <w:top w:val="none" w:sz="0" w:space="0" w:color="auto"/>
                <w:left w:val="none" w:sz="0" w:space="0" w:color="auto"/>
                <w:bottom w:val="none" w:sz="0" w:space="0" w:color="auto"/>
                <w:right w:val="none" w:sz="0" w:space="0" w:color="auto"/>
              </w:divBdr>
            </w:div>
            <w:div w:id="490871129">
              <w:marLeft w:val="480"/>
              <w:marRight w:val="0"/>
              <w:marTop w:val="0"/>
              <w:marBottom w:val="0"/>
              <w:divBdr>
                <w:top w:val="none" w:sz="0" w:space="0" w:color="auto"/>
                <w:left w:val="none" w:sz="0" w:space="0" w:color="auto"/>
                <w:bottom w:val="none" w:sz="0" w:space="0" w:color="auto"/>
                <w:right w:val="none" w:sz="0" w:space="0" w:color="auto"/>
              </w:divBdr>
            </w:div>
            <w:div w:id="490876667">
              <w:marLeft w:val="480"/>
              <w:marRight w:val="0"/>
              <w:marTop w:val="0"/>
              <w:marBottom w:val="0"/>
              <w:divBdr>
                <w:top w:val="none" w:sz="0" w:space="0" w:color="auto"/>
                <w:left w:val="none" w:sz="0" w:space="0" w:color="auto"/>
                <w:bottom w:val="none" w:sz="0" w:space="0" w:color="auto"/>
                <w:right w:val="none" w:sz="0" w:space="0" w:color="auto"/>
              </w:divBdr>
            </w:div>
            <w:div w:id="490878385">
              <w:marLeft w:val="480"/>
              <w:marRight w:val="0"/>
              <w:marTop w:val="0"/>
              <w:marBottom w:val="0"/>
              <w:divBdr>
                <w:top w:val="none" w:sz="0" w:space="0" w:color="auto"/>
                <w:left w:val="none" w:sz="0" w:space="0" w:color="auto"/>
                <w:bottom w:val="none" w:sz="0" w:space="0" w:color="auto"/>
                <w:right w:val="none" w:sz="0" w:space="0" w:color="auto"/>
              </w:divBdr>
            </w:div>
            <w:div w:id="491142885">
              <w:marLeft w:val="480"/>
              <w:marRight w:val="0"/>
              <w:marTop w:val="0"/>
              <w:marBottom w:val="0"/>
              <w:divBdr>
                <w:top w:val="none" w:sz="0" w:space="0" w:color="auto"/>
                <w:left w:val="none" w:sz="0" w:space="0" w:color="auto"/>
                <w:bottom w:val="none" w:sz="0" w:space="0" w:color="auto"/>
                <w:right w:val="none" w:sz="0" w:space="0" w:color="auto"/>
              </w:divBdr>
            </w:div>
            <w:div w:id="491144065">
              <w:marLeft w:val="480"/>
              <w:marRight w:val="0"/>
              <w:marTop w:val="0"/>
              <w:marBottom w:val="0"/>
              <w:divBdr>
                <w:top w:val="none" w:sz="0" w:space="0" w:color="auto"/>
                <w:left w:val="none" w:sz="0" w:space="0" w:color="auto"/>
                <w:bottom w:val="none" w:sz="0" w:space="0" w:color="auto"/>
                <w:right w:val="none" w:sz="0" w:space="0" w:color="auto"/>
              </w:divBdr>
            </w:div>
            <w:div w:id="491219988">
              <w:marLeft w:val="480"/>
              <w:marRight w:val="0"/>
              <w:marTop w:val="0"/>
              <w:marBottom w:val="0"/>
              <w:divBdr>
                <w:top w:val="none" w:sz="0" w:space="0" w:color="auto"/>
                <w:left w:val="none" w:sz="0" w:space="0" w:color="auto"/>
                <w:bottom w:val="none" w:sz="0" w:space="0" w:color="auto"/>
                <w:right w:val="none" w:sz="0" w:space="0" w:color="auto"/>
              </w:divBdr>
            </w:div>
            <w:div w:id="491331873">
              <w:marLeft w:val="480"/>
              <w:marRight w:val="0"/>
              <w:marTop w:val="0"/>
              <w:marBottom w:val="0"/>
              <w:divBdr>
                <w:top w:val="none" w:sz="0" w:space="0" w:color="auto"/>
                <w:left w:val="none" w:sz="0" w:space="0" w:color="auto"/>
                <w:bottom w:val="none" w:sz="0" w:space="0" w:color="auto"/>
                <w:right w:val="none" w:sz="0" w:space="0" w:color="auto"/>
              </w:divBdr>
            </w:div>
            <w:div w:id="491608977">
              <w:marLeft w:val="480"/>
              <w:marRight w:val="0"/>
              <w:marTop w:val="0"/>
              <w:marBottom w:val="0"/>
              <w:divBdr>
                <w:top w:val="none" w:sz="0" w:space="0" w:color="auto"/>
                <w:left w:val="none" w:sz="0" w:space="0" w:color="auto"/>
                <w:bottom w:val="none" w:sz="0" w:space="0" w:color="auto"/>
                <w:right w:val="none" w:sz="0" w:space="0" w:color="auto"/>
              </w:divBdr>
            </w:div>
            <w:div w:id="491680199">
              <w:marLeft w:val="480"/>
              <w:marRight w:val="0"/>
              <w:marTop w:val="0"/>
              <w:marBottom w:val="0"/>
              <w:divBdr>
                <w:top w:val="none" w:sz="0" w:space="0" w:color="auto"/>
                <w:left w:val="none" w:sz="0" w:space="0" w:color="auto"/>
                <w:bottom w:val="none" w:sz="0" w:space="0" w:color="auto"/>
                <w:right w:val="none" w:sz="0" w:space="0" w:color="auto"/>
              </w:divBdr>
            </w:div>
            <w:div w:id="491680368">
              <w:marLeft w:val="480"/>
              <w:marRight w:val="0"/>
              <w:marTop w:val="0"/>
              <w:marBottom w:val="0"/>
              <w:divBdr>
                <w:top w:val="none" w:sz="0" w:space="0" w:color="auto"/>
                <w:left w:val="none" w:sz="0" w:space="0" w:color="auto"/>
                <w:bottom w:val="none" w:sz="0" w:space="0" w:color="auto"/>
                <w:right w:val="none" w:sz="0" w:space="0" w:color="auto"/>
              </w:divBdr>
            </w:div>
            <w:div w:id="491682775">
              <w:marLeft w:val="480"/>
              <w:marRight w:val="0"/>
              <w:marTop w:val="0"/>
              <w:marBottom w:val="0"/>
              <w:divBdr>
                <w:top w:val="none" w:sz="0" w:space="0" w:color="auto"/>
                <w:left w:val="none" w:sz="0" w:space="0" w:color="auto"/>
                <w:bottom w:val="none" w:sz="0" w:space="0" w:color="auto"/>
                <w:right w:val="none" w:sz="0" w:space="0" w:color="auto"/>
              </w:divBdr>
            </w:div>
            <w:div w:id="491717564">
              <w:marLeft w:val="480"/>
              <w:marRight w:val="0"/>
              <w:marTop w:val="0"/>
              <w:marBottom w:val="0"/>
              <w:divBdr>
                <w:top w:val="none" w:sz="0" w:space="0" w:color="auto"/>
                <w:left w:val="none" w:sz="0" w:space="0" w:color="auto"/>
                <w:bottom w:val="none" w:sz="0" w:space="0" w:color="auto"/>
                <w:right w:val="none" w:sz="0" w:space="0" w:color="auto"/>
              </w:divBdr>
            </w:div>
            <w:div w:id="491870782">
              <w:marLeft w:val="480"/>
              <w:marRight w:val="0"/>
              <w:marTop w:val="0"/>
              <w:marBottom w:val="0"/>
              <w:divBdr>
                <w:top w:val="none" w:sz="0" w:space="0" w:color="auto"/>
                <w:left w:val="none" w:sz="0" w:space="0" w:color="auto"/>
                <w:bottom w:val="none" w:sz="0" w:space="0" w:color="auto"/>
                <w:right w:val="none" w:sz="0" w:space="0" w:color="auto"/>
              </w:divBdr>
            </w:div>
            <w:div w:id="491876033">
              <w:marLeft w:val="480"/>
              <w:marRight w:val="0"/>
              <w:marTop w:val="0"/>
              <w:marBottom w:val="0"/>
              <w:divBdr>
                <w:top w:val="none" w:sz="0" w:space="0" w:color="auto"/>
                <w:left w:val="none" w:sz="0" w:space="0" w:color="auto"/>
                <w:bottom w:val="none" w:sz="0" w:space="0" w:color="auto"/>
                <w:right w:val="none" w:sz="0" w:space="0" w:color="auto"/>
              </w:divBdr>
            </w:div>
            <w:div w:id="491917286">
              <w:marLeft w:val="480"/>
              <w:marRight w:val="0"/>
              <w:marTop w:val="0"/>
              <w:marBottom w:val="0"/>
              <w:divBdr>
                <w:top w:val="none" w:sz="0" w:space="0" w:color="auto"/>
                <w:left w:val="none" w:sz="0" w:space="0" w:color="auto"/>
                <w:bottom w:val="none" w:sz="0" w:space="0" w:color="auto"/>
                <w:right w:val="none" w:sz="0" w:space="0" w:color="auto"/>
              </w:divBdr>
            </w:div>
            <w:div w:id="491917503">
              <w:marLeft w:val="480"/>
              <w:marRight w:val="0"/>
              <w:marTop w:val="0"/>
              <w:marBottom w:val="0"/>
              <w:divBdr>
                <w:top w:val="none" w:sz="0" w:space="0" w:color="auto"/>
                <w:left w:val="none" w:sz="0" w:space="0" w:color="auto"/>
                <w:bottom w:val="none" w:sz="0" w:space="0" w:color="auto"/>
                <w:right w:val="none" w:sz="0" w:space="0" w:color="auto"/>
              </w:divBdr>
            </w:div>
            <w:div w:id="491945784">
              <w:marLeft w:val="480"/>
              <w:marRight w:val="0"/>
              <w:marTop w:val="0"/>
              <w:marBottom w:val="0"/>
              <w:divBdr>
                <w:top w:val="none" w:sz="0" w:space="0" w:color="auto"/>
                <w:left w:val="none" w:sz="0" w:space="0" w:color="auto"/>
                <w:bottom w:val="none" w:sz="0" w:space="0" w:color="auto"/>
                <w:right w:val="none" w:sz="0" w:space="0" w:color="auto"/>
              </w:divBdr>
            </w:div>
            <w:div w:id="491989492">
              <w:marLeft w:val="480"/>
              <w:marRight w:val="0"/>
              <w:marTop w:val="0"/>
              <w:marBottom w:val="0"/>
              <w:divBdr>
                <w:top w:val="none" w:sz="0" w:space="0" w:color="auto"/>
                <w:left w:val="none" w:sz="0" w:space="0" w:color="auto"/>
                <w:bottom w:val="none" w:sz="0" w:space="0" w:color="auto"/>
                <w:right w:val="none" w:sz="0" w:space="0" w:color="auto"/>
              </w:divBdr>
            </w:div>
            <w:div w:id="492188693">
              <w:marLeft w:val="480"/>
              <w:marRight w:val="0"/>
              <w:marTop w:val="0"/>
              <w:marBottom w:val="0"/>
              <w:divBdr>
                <w:top w:val="none" w:sz="0" w:space="0" w:color="auto"/>
                <w:left w:val="none" w:sz="0" w:space="0" w:color="auto"/>
                <w:bottom w:val="none" w:sz="0" w:space="0" w:color="auto"/>
                <w:right w:val="none" w:sz="0" w:space="0" w:color="auto"/>
              </w:divBdr>
            </w:div>
            <w:div w:id="492256935">
              <w:marLeft w:val="480"/>
              <w:marRight w:val="0"/>
              <w:marTop w:val="0"/>
              <w:marBottom w:val="0"/>
              <w:divBdr>
                <w:top w:val="none" w:sz="0" w:space="0" w:color="auto"/>
                <w:left w:val="none" w:sz="0" w:space="0" w:color="auto"/>
                <w:bottom w:val="none" w:sz="0" w:space="0" w:color="auto"/>
                <w:right w:val="none" w:sz="0" w:space="0" w:color="auto"/>
              </w:divBdr>
            </w:div>
            <w:div w:id="492529484">
              <w:marLeft w:val="480"/>
              <w:marRight w:val="0"/>
              <w:marTop w:val="0"/>
              <w:marBottom w:val="0"/>
              <w:divBdr>
                <w:top w:val="none" w:sz="0" w:space="0" w:color="auto"/>
                <w:left w:val="none" w:sz="0" w:space="0" w:color="auto"/>
                <w:bottom w:val="none" w:sz="0" w:space="0" w:color="auto"/>
                <w:right w:val="none" w:sz="0" w:space="0" w:color="auto"/>
              </w:divBdr>
            </w:div>
            <w:div w:id="492532053">
              <w:marLeft w:val="480"/>
              <w:marRight w:val="0"/>
              <w:marTop w:val="0"/>
              <w:marBottom w:val="0"/>
              <w:divBdr>
                <w:top w:val="none" w:sz="0" w:space="0" w:color="auto"/>
                <w:left w:val="none" w:sz="0" w:space="0" w:color="auto"/>
                <w:bottom w:val="none" w:sz="0" w:space="0" w:color="auto"/>
                <w:right w:val="none" w:sz="0" w:space="0" w:color="auto"/>
              </w:divBdr>
            </w:div>
            <w:div w:id="492644432">
              <w:marLeft w:val="480"/>
              <w:marRight w:val="0"/>
              <w:marTop w:val="0"/>
              <w:marBottom w:val="0"/>
              <w:divBdr>
                <w:top w:val="none" w:sz="0" w:space="0" w:color="auto"/>
                <w:left w:val="none" w:sz="0" w:space="0" w:color="auto"/>
                <w:bottom w:val="none" w:sz="0" w:space="0" w:color="auto"/>
                <w:right w:val="none" w:sz="0" w:space="0" w:color="auto"/>
              </w:divBdr>
            </w:div>
            <w:div w:id="492650065">
              <w:marLeft w:val="480"/>
              <w:marRight w:val="0"/>
              <w:marTop w:val="0"/>
              <w:marBottom w:val="0"/>
              <w:divBdr>
                <w:top w:val="none" w:sz="0" w:space="0" w:color="auto"/>
                <w:left w:val="none" w:sz="0" w:space="0" w:color="auto"/>
                <w:bottom w:val="none" w:sz="0" w:space="0" w:color="auto"/>
                <w:right w:val="none" w:sz="0" w:space="0" w:color="auto"/>
              </w:divBdr>
            </w:div>
            <w:div w:id="492837652">
              <w:marLeft w:val="480"/>
              <w:marRight w:val="0"/>
              <w:marTop w:val="0"/>
              <w:marBottom w:val="0"/>
              <w:divBdr>
                <w:top w:val="none" w:sz="0" w:space="0" w:color="auto"/>
                <w:left w:val="none" w:sz="0" w:space="0" w:color="auto"/>
                <w:bottom w:val="none" w:sz="0" w:space="0" w:color="auto"/>
                <w:right w:val="none" w:sz="0" w:space="0" w:color="auto"/>
              </w:divBdr>
            </w:div>
            <w:div w:id="492839908">
              <w:marLeft w:val="480"/>
              <w:marRight w:val="0"/>
              <w:marTop w:val="0"/>
              <w:marBottom w:val="0"/>
              <w:divBdr>
                <w:top w:val="none" w:sz="0" w:space="0" w:color="auto"/>
                <w:left w:val="none" w:sz="0" w:space="0" w:color="auto"/>
                <w:bottom w:val="none" w:sz="0" w:space="0" w:color="auto"/>
                <w:right w:val="none" w:sz="0" w:space="0" w:color="auto"/>
              </w:divBdr>
            </w:div>
            <w:div w:id="492913524">
              <w:marLeft w:val="480"/>
              <w:marRight w:val="0"/>
              <w:marTop w:val="0"/>
              <w:marBottom w:val="0"/>
              <w:divBdr>
                <w:top w:val="none" w:sz="0" w:space="0" w:color="auto"/>
                <w:left w:val="none" w:sz="0" w:space="0" w:color="auto"/>
                <w:bottom w:val="none" w:sz="0" w:space="0" w:color="auto"/>
                <w:right w:val="none" w:sz="0" w:space="0" w:color="auto"/>
              </w:divBdr>
            </w:div>
            <w:div w:id="492987830">
              <w:marLeft w:val="480"/>
              <w:marRight w:val="0"/>
              <w:marTop w:val="0"/>
              <w:marBottom w:val="0"/>
              <w:divBdr>
                <w:top w:val="none" w:sz="0" w:space="0" w:color="auto"/>
                <w:left w:val="none" w:sz="0" w:space="0" w:color="auto"/>
                <w:bottom w:val="none" w:sz="0" w:space="0" w:color="auto"/>
                <w:right w:val="none" w:sz="0" w:space="0" w:color="auto"/>
              </w:divBdr>
            </w:div>
            <w:div w:id="492987879">
              <w:marLeft w:val="480"/>
              <w:marRight w:val="0"/>
              <w:marTop w:val="0"/>
              <w:marBottom w:val="0"/>
              <w:divBdr>
                <w:top w:val="none" w:sz="0" w:space="0" w:color="auto"/>
                <w:left w:val="none" w:sz="0" w:space="0" w:color="auto"/>
                <w:bottom w:val="none" w:sz="0" w:space="0" w:color="auto"/>
                <w:right w:val="none" w:sz="0" w:space="0" w:color="auto"/>
              </w:divBdr>
            </w:div>
            <w:div w:id="493184454">
              <w:marLeft w:val="480"/>
              <w:marRight w:val="0"/>
              <w:marTop w:val="0"/>
              <w:marBottom w:val="0"/>
              <w:divBdr>
                <w:top w:val="none" w:sz="0" w:space="0" w:color="auto"/>
                <w:left w:val="none" w:sz="0" w:space="0" w:color="auto"/>
                <w:bottom w:val="none" w:sz="0" w:space="0" w:color="auto"/>
                <w:right w:val="none" w:sz="0" w:space="0" w:color="auto"/>
              </w:divBdr>
            </w:div>
            <w:div w:id="493300568">
              <w:marLeft w:val="480"/>
              <w:marRight w:val="0"/>
              <w:marTop w:val="0"/>
              <w:marBottom w:val="0"/>
              <w:divBdr>
                <w:top w:val="none" w:sz="0" w:space="0" w:color="auto"/>
                <w:left w:val="none" w:sz="0" w:space="0" w:color="auto"/>
                <w:bottom w:val="none" w:sz="0" w:space="0" w:color="auto"/>
                <w:right w:val="none" w:sz="0" w:space="0" w:color="auto"/>
              </w:divBdr>
            </w:div>
            <w:div w:id="493491333">
              <w:marLeft w:val="480"/>
              <w:marRight w:val="0"/>
              <w:marTop w:val="0"/>
              <w:marBottom w:val="0"/>
              <w:divBdr>
                <w:top w:val="none" w:sz="0" w:space="0" w:color="auto"/>
                <w:left w:val="none" w:sz="0" w:space="0" w:color="auto"/>
                <w:bottom w:val="none" w:sz="0" w:space="0" w:color="auto"/>
                <w:right w:val="none" w:sz="0" w:space="0" w:color="auto"/>
              </w:divBdr>
            </w:div>
            <w:div w:id="493496199">
              <w:marLeft w:val="480"/>
              <w:marRight w:val="0"/>
              <w:marTop w:val="0"/>
              <w:marBottom w:val="0"/>
              <w:divBdr>
                <w:top w:val="none" w:sz="0" w:space="0" w:color="auto"/>
                <w:left w:val="none" w:sz="0" w:space="0" w:color="auto"/>
                <w:bottom w:val="none" w:sz="0" w:space="0" w:color="auto"/>
                <w:right w:val="none" w:sz="0" w:space="0" w:color="auto"/>
              </w:divBdr>
            </w:div>
            <w:div w:id="493568152">
              <w:marLeft w:val="480"/>
              <w:marRight w:val="0"/>
              <w:marTop w:val="0"/>
              <w:marBottom w:val="0"/>
              <w:divBdr>
                <w:top w:val="none" w:sz="0" w:space="0" w:color="auto"/>
                <w:left w:val="none" w:sz="0" w:space="0" w:color="auto"/>
                <w:bottom w:val="none" w:sz="0" w:space="0" w:color="auto"/>
                <w:right w:val="none" w:sz="0" w:space="0" w:color="auto"/>
              </w:divBdr>
            </w:div>
            <w:div w:id="493568713">
              <w:marLeft w:val="480"/>
              <w:marRight w:val="0"/>
              <w:marTop w:val="0"/>
              <w:marBottom w:val="0"/>
              <w:divBdr>
                <w:top w:val="none" w:sz="0" w:space="0" w:color="auto"/>
                <w:left w:val="none" w:sz="0" w:space="0" w:color="auto"/>
                <w:bottom w:val="none" w:sz="0" w:space="0" w:color="auto"/>
                <w:right w:val="none" w:sz="0" w:space="0" w:color="auto"/>
              </w:divBdr>
            </w:div>
            <w:div w:id="493569177">
              <w:marLeft w:val="480"/>
              <w:marRight w:val="0"/>
              <w:marTop w:val="0"/>
              <w:marBottom w:val="0"/>
              <w:divBdr>
                <w:top w:val="none" w:sz="0" w:space="0" w:color="auto"/>
                <w:left w:val="none" w:sz="0" w:space="0" w:color="auto"/>
                <w:bottom w:val="none" w:sz="0" w:space="0" w:color="auto"/>
                <w:right w:val="none" w:sz="0" w:space="0" w:color="auto"/>
              </w:divBdr>
            </w:div>
            <w:div w:id="493687614">
              <w:marLeft w:val="480"/>
              <w:marRight w:val="0"/>
              <w:marTop w:val="0"/>
              <w:marBottom w:val="0"/>
              <w:divBdr>
                <w:top w:val="none" w:sz="0" w:space="0" w:color="auto"/>
                <w:left w:val="none" w:sz="0" w:space="0" w:color="auto"/>
                <w:bottom w:val="none" w:sz="0" w:space="0" w:color="auto"/>
                <w:right w:val="none" w:sz="0" w:space="0" w:color="auto"/>
              </w:divBdr>
            </w:div>
            <w:div w:id="493759368">
              <w:marLeft w:val="480"/>
              <w:marRight w:val="0"/>
              <w:marTop w:val="0"/>
              <w:marBottom w:val="0"/>
              <w:divBdr>
                <w:top w:val="none" w:sz="0" w:space="0" w:color="auto"/>
                <w:left w:val="none" w:sz="0" w:space="0" w:color="auto"/>
                <w:bottom w:val="none" w:sz="0" w:space="0" w:color="auto"/>
                <w:right w:val="none" w:sz="0" w:space="0" w:color="auto"/>
              </w:divBdr>
            </w:div>
            <w:div w:id="493911539">
              <w:marLeft w:val="480"/>
              <w:marRight w:val="0"/>
              <w:marTop w:val="0"/>
              <w:marBottom w:val="0"/>
              <w:divBdr>
                <w:top w:val="none" w:sz="0" w:space="0" w:color="auto"/>
                <w:left w:val="none" w:sz="0" w:space="0" w:color="auto"/>
                <w:bottom w:val="none" w:sz="0" w:space="0" w:color="auto"/>
                <w:right w:val="none" w:sz="0" w:space="0" w:color="auto"/>
              </w:divBdr>
            </w:div>
            <w:div w:id="493955486">
              <w:marLeft w:val="480"/>
              <w:marRight w:val="0"/>
              <w:marTop w:val="0"/>
              <w:marBottom w:val="0"/>
              <w:divBdr>
                <w:top w:val="none" w:sz="0" w:space="0" w:color="auto"/>
                <w:left w:val="none" w:sz="0" w:space="0" w:color="auto"/>
                <w:bottom w:val="none" w:sz="0" w:space="0" w:color="auto"/>
                <w:right w:val="none" w:sz="0" w:space="0" w:color="auto"/>
              </w:divBdr>
            </w:div>
            <w:div w:id="494027748">
              <w:marLeft w:val="480"/>
              <w:marRight w:val="0"/>
              <w:marTop w:val="0"/>
              <w:marBottom w:val="0"/>
              <w:divBdr>
                <w:top w:val="none" w:sz="0" w:space="0" w:color="auto"/>
                <w:left w:val="none" w:sz="0" w:space="0" w:color="auto"/>
                <w:bottom w:val="none" w:sz="0" w:space="0" w:color="auto"/>
                <w:right w:val="none" w:sz="0" w:space="0" w:color="auto"/>
              </w:divBdr>
            </w:div>
            <w:div w:id="494028429">
              <w:marLeft w:val="480"/>
              <w:marRight w:val="0"/>
              <w:marTop w:val="0"/>
              <w:marBottom w:val="0"/>
              <w:divBdr>
                <w:top w:val="none" w:sz="0" w:space="0" w:color="auto"/>
                <w:left w:val="none" w:sz="0" w:space="0" w:color="auto"/>
                <w:bottom w:val="none" w:sz="0" w:space="0" w:color="auto"/>
                <w:right w:val="none" w:sz="0" w:space="0" w:color="auto"/>
              </w:divBdr>
            </w:div>
            <w:div w:id="494106888">
              <w:marLeft w:val="480"/>
              <w:marRight w:val="0"/>
              <w:marTop w:val="0"/>
              <w:marBottom w:val="0"/>
              <w:divBdr>
                <w:top w:val="none" w:sz="0" w:space="0" w:color="auto"/>
                <w:left w:val="none" w:sz="0" w:space="0" w:color="auto"/>
                <w:bottom w:val="none" w:sz="0" w:space="0" w:color="auto"/>
                <w:right w:val="none" w:sz="0" w:space="0" w:color="auto"/>
              </w:divBdr>
            </w:div>
            <w:div w:id="494221520">
              <w:marLeft w:val="480"/>
              <w:marRight w:val="0"/>
              <w:marTop w:val="0"/>
              <w:marBottom w:val="0"/>
              <w:divBdr>
                <w:top w:val="none" w:sz="0" w:space="0" w:color="auto"/>
                <w:left w:val="none" w:sz="0" w:space="0" w:color="auto"/>
                <w:bottom w:val="none" w:sz="0" w:space="0" w:color="auto"/>
                <w:right w:val="none" w:sz="0" w:space="0" w:color="auto"/>
              </w:divBdr>
            </w:div>
            <w:div w:id="494225419">
              <w:marLeft w:val="480"/>
              <w:marRight w:val="0"/>
              <w:marTop w:val="0"/>
              <w:marBottom w:val="0"/>
              <w:divBdr>
                <w:top w:val="none" w:sz="0" w:space="0" w:color="auto"/>
                <w:left w:val="none" w:sz="0" w:space="0" w:color="auto"/>
                <w:bottom w:val="none" w:sz="0" w:space="0" w:color="auto"/>
                <w:right w:val="none" w:sz="0" w:space="0" w:color="auto"/>
              </w:divBdr>
            </w:div>
            <w:div w:id="494225723">
              <w:marLeft w:val="480"/>
              <w:marRight w:val="0"/>
              <w:marTop w:val="0"/>
              <w:marBottom w:val="0"/>
              <w:divBdr>
                <w:top w:val="none" w:sz="0" w:space="0" w:color="auto"/>
                <w:left w:val="none" w:sz="0" w:space="0" w:color="auto"/>
                <w:bottom w:val="none" w:sz="0" w:space="0" w:color="auto"/>
                <w:right w:val="none" w:sz="0" w:space="0" w:color="auto"/>
              </w:divBdr>
            </w:div>
            <w:div w:id="494303102">
              <w:marLeft w:val="480"/>
              <w:marRight w:val="0"/>
              <w:marTop w:val="0"/>
              <w:marBottom w:val="0"/>
              <w:divBdr>
                <w:top w:val="none" w:sz="0" w:space="0" w:color="auto"/>
                <w:left w:val="none" w:sz="0" w:space="0" w:color="auto"/>
                <w:bottom w:val="none" w:sz="0" w:space="0" w:color="auto"/>
                <w:right w:val="none" w:sz="0" w:space="0" w:color="auto"/>
              </w:divBdr>
            </w:div>
            <w:div w:id="494418046">
              <w:marLeft w:val="480"/>
              <w:marRight w:val="0"/>
              <w:marTop w:val="0"/>
              <w:marBottom w:val="0"/>
              <w:divBdr>
                <w:top w:val="none" w:sz="0" w:space="0" w:color="auto"/>
                <w:left w:val="none" w:sz="0" w:space="0" w:color="auto"/>
                <w:bottom w:val="none" w:sz="0" w:space="0" w:color="auto"/>
                <w:right w:val="none" w:sz="0" w:space="0" w:color="auto"/>
              </w:divBdr>
            </w:div>
            <w:div w:id="494422778">
              <w:marLeft w:val="480"/>
              <w:marRight w:val="0"/>
              <w:marTop w:val="0"/>
              <w:marBottom w:val="0"/>
              <w:divBdr>
                <w:top w:val="none" w:sz="0" w:space="0" w:color="auto"/>
                <w:left w:val="none" w:sz="0" w:space="0" w:color="auto"/>
                <w:bottom w:val="none" w:sz="0" w:space="0" w:color="auto"/>
                <w:right w:val="none" w:sz="0" w:space="0" w:color="auto"/>
              </w:divBdr>
            </w:div>
            <w:div w:id="494537927">
              <w:marLeft w:val="480"/>
              <w:marRight w:val="0"/>
              <w:marTop w:val="0"/>
              <w:marBottom w:val="0"/>
              <w:divBdr>
                <w:top w:val="none" w:sz="0" w:space="0" w:color="auto"/>
                <w:left w:val="none" w:sz="0" w:space="0" w:color="auto"/>
                <w:bottom w:val="none" w:sz="0" w:space="0" w:color="auto"/>
                <w:right w:val="none" w:sz="0" w:space="0" w:color="auto"/>
              </w:divBdr>
            </w:div>
            <w:div w:id="494567022">
              <w:marLeft w:val="480"/>
              <w:marRight w:val="0"/>
              <w:marTop w:val="0"/>
              <w:marBottom w:val="0"/>
              <w:divBdr>
                <w:top w:val="none" w:sz="0" w:space="0" w:color="auto"/>
                <w:left w:val="none" w:sz="0" w:space="0" w:color="auto"/>
                <w:bottom w:val="none" w:sz="0" w:space="0" w:color="auto"/>
                <w:right w:val="none" w:sz="0" w:space="0" w:color="auto"/>
              </w:divBdr>
            </w:div>
            <w:div w:id="494613109">
              <w:marLeft w:val="480"/>
              <w:marRight w:val="0"/>
              <w:marTop w:val="0"/>
              <w:marBottom w:val="0"/>
              <w:divBdr>
                <w:top w:val="none" w:sz="0" w:space="0" w:color="auto"/>
                <w:left w:val="none" w:sz="0" w:space="0" w:color="auto"/>
                <w:bottom w:val="none" w:sz="0" w:space="0" w:color="auto"/>
                <w:right w:val="none" w:sz="0" w:space="0" w:color="auto"/>
              </w:divBdr>
            </w:div>
            <w:div w:id="494758876">
              <w:marLeft w:val="480"/>
              <w:marRight w:val="0"/>
              <w:marTop w:val="0"/>
              <w:marBottom w:val="0"/>
              <w:divBdr>
                <w:top w:val="none" w:sz="0" w:space="0" w:color="auto"/>
                <w:left w:val="none" w:sz="0" w:space="0" w:color="auto"/>
                <w:bottom w:val="none" w:sz="0" w:space="0" w:color="auto"/>
                <w:right w:val="none" w:sz="0" w:space="0" w:color="auto"/>
              </w:divBdr>
            </w:div>
            <w:div w:id="494809116">
              <w:marLeft w:val="480"/>
              <w:marRight w:val="0"/>
              <w:marTop w:val="0"/>
              <w:marBottom w:val="0"/>
              <w:divBdr>
                <w:top w:val="none" w:sz="0" w:space="0" w:color="auto"/>
                <w:left w:val="none" w:sz="0" w:space="0" w:color="auto"/>
                <w:bottom w:val="none" w:sz="0" w:space="0" w:color="auto"/>
                <w:right w:val="none" w:sz="0" w:space="0" w:color="auto"/>
              </w:divBdr>
            </w:div>
            <w:div w:id="494995626">
              <w:marLeft w:val="480"/>
              <w:marRight w:val="0"/>
              <w:marTop w:val="0"/>
              <w:marBottom w:val="0"/>
              <w:divBdr>
                <w:top w:val="none" w:sz="0" w:space="0" w:color="auto"/>
                <w:left w:val="none" w:sz="0" w:space="0" w:color="auto"/>
                <w:bottom w:val="none" w:sz="0" w:space="0" w:color="auto"/>
                <w:right w:val="none" w:sz="0" w:space="0" w:color="auto"/>
              </w:divBdr>
            </w:div>
            <w:div w:id="495075747">
              <w:marLeft w:val="480"/>
              <w:marRight w:val="0"/>
              <w:marTop w:val="0"/>
              <w:marBottom w:val="0"/>
              <w:divBdr>
                <w:top w:val="none" w:sz="0" w:space="0" w:color="auto"/>
                <w:left w:val="none" w:sz="0" w:space="0" w:color="auto"/>
                <w:bottom w:val="none" w:sz="0" w:space="0" w:color="auto"/>
                <w:right w:val="none" w:sz="0" w:space="0" w:color="auto"/>
              </w:divBdr>
            </w:div>
            <w:div w:id="495147412">
              <w:marLeft w:val="480"/>
              <w:marRight w:val="0"/>
              <w:marTop w:val="0"/>
              <w:marBottom w:val="0"/>
              <w:divBdr>
                <w:top w:val="none" w:sz="0" w:space="0" w:color="auto"/>
                <w:left w:val="none" w:sz="0" w:space="0" w:color="auto"/>
                <w:bottom w:val="none" w:sz="0" w:space="0" w:color="auto"/>
                <w:right w:val="none" w:sz="0" w:space="0" w:color="auto"/>
              </w:divBdr>
            </w:div>
            <w:div w:id="495195343">
              <w:marLeft w:val="480"/>
              <w:marRight w:val="0"/>
              <w:marTop w:val="0"/>
              <w:marBottom w:val="0"/>
              <w:divBdr>
                <w:top w:val="none" w:sz="0" w:space="0" w:color="auto"/>
                <w:left w:val="none" w:sz="0" w:space="0" w:color="auto"/>
                <w:bottom w:val="none" w:sz="0" w:space="0" w:color="auto"/>
                <w:right w:val="none" w:sz="0" w:space="0" w:color="auto"/>
              </w:divBdr>
            </w:div>
            <w:div w:id="495269070">
              <w:marLeft w:val="480"/>
              <w:marRight w:val="0"/>
              <w:marTop w:val="0"/>
              <w:marBottom w:val="0"/>
              <w:divBdr>
                <w:top w:val="none" w:sz="0" w:space="0" w:color="auto"/>
                <w:left w:val="none" w:sz="0" w:space="0" w:color="auto"/>
                <w:bottom w:val="none" w:sz="0" w:space="0" w:color="auto"/>
                <w:right w:val="none" w:sz="0" w:space="0" w:color="auto"/>
              </w:divBdr>
            </w:div>
            <w:div w:id="495340638">
              <w:marLeft w:val="480"/>
              <w:marRight w:val="0"/>
              <w:marTop w:val="0"/>
              <w:marBottom w:val="0"/>
              <w:divBdr>
                <w:top w:val="none" w:sz="0" w:space="0" w:color="auto"/>
                <w:left w:val="none" w:sz="0" w:space="0" w:color="auto"/>
                <w:bottom w:val="none" w:sz="0" w:space="0" w:color="auto"/>
                <w:right w:val="none" w:sz="0" w:space="0" w:color="auto"/>
              </w:divBdr>
            </w:div>
            <w:div w:id="495342923">
              <w:marLeft w:val="480"/>
              <w:marRight w:val="0"/>
              <w:marTop w:val="0"/>
              <w:marBottom w:val="0"/>
              <w:divBdr>
                <w:top w:val="none" w:sz="0" w:space="0" w:color="auto"/>
                <w:left w:val="none" w:sz="0" w:space="0" w:color="auto"/>
                <w:bottom w:val="none" w:sz="0" w:space="0" w:color="auto"/>
                <w:right w:val="none" w:sz="0" w:space="0" w:color="auto"/>
              </w:divBdr>
            </w:div>
            <w:div w:id="495417470">
              <w:marLeft w:val="480"/>
              <w:marRight w:val="0"/>
              <w:marTop w:val="0"/>
              <w:marBottom w:val="0"/>
              <w:divBdr>
                <w:top w:val="none" w:sz="0" w:space="0" w:color="auto"/>
                <w:left w:val="none" w:sz="0" w:space="0" w:color="auto"/>
                <w:bottom w:val="none" w:sz="0" w:space="0" w:color="auto"/>
                <w:right w:val="none" w:sz="0" w:space="0" w:color="auto"/>
              </w:divBdr>
            </w:div>
            <w:div w:id="495539995">
              <w:marLeft w:val="480"/>
              <w:marRight w:val="0"/>
              <w:marTop w:val="0"/>
              <w:marBottom w:val="0"/>
              <w:divBdr>
                <w:top w:val="none" w:sz="0" w:space="0" w:color="auto"/>
                <w:left w:val="none" w:sz="0" w:space="0" w:color="auto"/>
                <w:bottom w:val="none" w:sz="0" w:space="0" w:color="auto"/>
                <w:right w:val="none" w:sz="0" w:space="0" w:color="auto"/>
              </w:divBdr>
            </w:div>
            <w:div w:id="495609521">
              <w:marLeft w:val="480"/>
              <w:marRight w:val="0"/>
              <w:marTop w:val="0"/>
              <w:marBottom w:val="0"/>
              <w:divBdr>
                <w:top w:val="none" w:sz="0" w:space="0" w:color="auto"/>
                <w:left w:val="none" w:sz="0" w:space="0" w:color="auto"/>
                <w:bottom w:val="none" w:sz="0" w:space="0" w:color="auto"/>
                <w:right w:val="none" w:sz="0" w:space="0" w:color="auto"/>
              </w:divBdr>
            </w:div>
            <w:div w:id="495728932">
              <w:marLeft w:val="480"/>
              <w:marRight w:val="0"/>
              <w:marTop w:val="0"/>
              <w:marBottom w:val="0"/>
              <w:divBdr>
                <w:top w:val="none" w:sz="0" w:space="0" w:color="auto"/>
                <w:left w:val="none" w:sz="0" w:space="0" w:color="auto"/>
                <w:bottom w:val="none" w:sz="0" w:space="0" w:color="auto"/>
                <w:right w:val="none" w:sz="0" w:space="0" w:color="auto"/>
              </w:divBdr>
            </w:div>
            <w:div w:id="495732685">
              <w:marLeft w:val="480"/>
              <w:marRight w:val="0"/>
              <w:marTop w:val="0"/>
              <w:marBottom w:val="0"/>
              <w:divBdr>
                <w:top w:val="none" w:sz="0" w:space="0" w:color="auto"/>
                <w:left w:val="none" w:sz="0" w:space="0" w:color="auto"/>
                <w:bottom w:val="none" w:sz="0" w:space="0" w:color="auto"/>
                <w:right w:val="none" w:sz="0" w:space="0" w:color="auto"/>
              </w:divBdr>
            </w:div>
            <w:div w:id="495918110">
              <w:marLeft w:val="480"/>
              <w:marRight w:val="0"/>
              <w:marTop w:val="0"/>
              <w:marBottom w:val="0"/>
              <w:divBdr>
                <w:top w:val="none" w:sz="0" w:space="0" w:color="auto"/>
                <w:left w:val="none" w:sz="0" w:space="0" w:color="auto"/>
                <w:bottom w:val="none" w:sz="0" w:space="0" w:color="auto"/>
                <w:right w:val="none" w:sz="0" w:space="0" w:color="auto"/>
              </w:divBdr>
            </w:div>
            <w:div w:id="495918564">
              <w:marLeft w:val="480"/>
              <w:marRight w:val="0"/>
              <w:marTop w:val="0"/>
              <w:marBottom w:val="0"/>
              <w:divBdr>
                <w:top w:val="none" w:sz="0" w:space="0" w:color="auto"/>
                <w:left w:val="none" w:sz="0" w:space="0" w:color="auto"/>
                <w:bottom w:val="none" w:sz="0" w:space="0" w:color="auto"/>
                <w:right w:val="none" w:sz="0" w:space="0" w:color="auto"/>
              </w:divBdr>
            </w:div>
            <w:div w:id="495923375">
              <w:marLeft w:val="480"/>
              <w:marRight w:val="0"/>
              <w:marTop w:val="0"/>
              <w:marBottom w:val="0"/>
              <w:divBdr>
                <w:top w:val="none" w:sz="0" w:space="0" w:color="auto"/>
                <w:left w:val="none" w:sz="0" w:space="0" w:color="auto"/>
                <w:bottom w:val="none" w:sz="0" w:space="0" w:color="auto"/>
                <w:right w:val="none" w:sz="0" w:space="0" w:color="auto"/>
              </w:divBdr>
            </w:div>
            <w:div w:id="495925162">
              <w:marLeft w:val="480"/>
              <w:marRight w:val="0"/>
              <w:marTop w:val="0"/>
              <w:marBottom w:val="0"/>
              <w:divBdr>
                <w:top w:val="none" w:sz="0" w:space="0" w:color="auto"/>
                <w:left w:val="none" w:sz="0" w:space="0" w:color="auto"/>
                <w:bottom w:val="none" w:sz="0" w:space="0" w:color="auto"/>
                <w:right w:val="none" w:sz="0" w:space="0" w:color="auto"/>
              </w:divBdr>
            </w:div>
            <w:div w:id="495993655">
              <w:marLeft w:val="480"/>
              <w:marRight w:val="0"/>
              <w:marTop w:val="0"/>
              <w:marBottom w:val="0"/>
              <w:divBdr>
                <w:top w:val="none" w:sz="0" w:space="0" w:color="auto"/>
                <w:left w:val="none" w:sz="0" w:space="0" w:color="auto"/>
                <w:bottom w:val="none" w:sz="0" w:space="0" w:color="auto"/>
                <w:right w:val="none" w:sz="0" w:space="0" w:color="auto"/>
              </w:divBdr>
            </w:div>
            <w:div w:id="496111863">
              <w:marLeft w:val="480"/>
              <w:marRight w:val="0"/>
              <w:marTop w:val="0"/>
              <w:marBottom w:val="0"/>
              <w:divBdr>
                <w:top w:val="none" w:sz="0" w:space="0" w:color="auto"/>
                <w:left w:val="none" w:sz="0" w:space="0" w:color="auto"/>
                <w:bottom w:val="none" w:sz="0" w:space="0" w:color="auto"/>
                <w:right w:val="none" w:sz="0" w:space="0" w:color="auto"/>
              </w:divBdr>
            </w:div>
            <w:div w:id="496187441">
              <w:marLeft w:val="480"/>
              <w:marRight w:val="0"/>
              <w:marTop w:val="0"/>
              <w:marBottom w:val="0"/>
              <w:divBdr>
                <w:top w:val="none" w:sz="0" w:space="0" w:color="auto"/>
                <w:left w:val="none" w:sz="0" w:space="0" w:color="auto"/>
                <w:bottom w:val="none" w:sz="0" w:space="0" w:color="auto"/>
                <w:right w:val="none" w:sz="0" w:space="0" w:color="auto"/>
              </w:divBdr>
            </w:div>
            <w:div w:id="496189907">
              <w:marLeft w:val="480"/>
              <w:marRight w:val="0"/>
              <w:marTop w:val="0"/>
              <w:marBottom w:val="0"/>
              <w:divBdr>
                <w:top w:val="none" w:sz="0" w:space="0" w:color="auto"/>
                <w:left w:val="none" w:sz="0" w:space="0" w:color="auto"/>
                <w:bottom w:val="none" w:sz="0" w:space="0" w:color="auto"/>
                <w:right w:val="none" w:sz="0" w:space="0" w:color="auto"/>
              </w:divBdr>
            </w:div>
            <w:div w:id="496194881">
              <w:marLeft w:val="480"/>
              <w:marRight w:val="0"/>
              <w:marTop w:val="0"/>
              <w:marBottom w:val="0"/>
              <w:divBdr>
                <w:top w:val="none" w:sz="0" w:space="0" w:color="auto"/>
                <w:left w:val="none" w:sz="0" w:space="0" w:color="auto"/>
                <w:bottom w:val="none" w:sz="0" w:space="0" w:color="auto"/>
                <w:right w:val="none" w:sz="0" w:space="0" w:color="auto"/>
              </w:divBdr>
            </w:div>
            <w:div w:id="496195535">
              <w:marLeft w:val="480"/>
              <w:marRight w:val="0"/>
              <w:marTop w:val="0"/>
              <w:marBottom w:val="0"/>
              <w:divBdr>
                <w:top w:val="none" w:sz="0" w:space="0" w:color="auto"/>
                <w:left w:val="none" w:sz="0" w:space="0" w:color="auto"/>
                <w:bottom w:val="none" w:sz="0" w:space="0" w:color="auto"/>
                <w:right w:val="none" w:sz="0" w:space="0" w:color="auto"/>
              </w:divBdr>
            </w:div>
            <w:div w:id="496304486">
              <w:marLeft w:val="480"/>
              <w:marRight w:val="0"/>
              <w:marTop w:val="0"/>
              <w:marBottom w:val="0"/>
              <w:divBdr>
                <w:top w:val="none" w:sz="0" w:space="0" w:color="auto"/>
                <w:left w:val="none" w:sz="0" w:space="0" w:color="auto"/>
                <w:bottom w:val="none" w:sz="0" w:space="0" w:color="auto"/>
                <w:right w:val="none" w:sz="0" w:space="0" w:color="auto"/>
              </w:divBdr>
            </w:div>
            <w:div w:id="496307157">
              <w:marLeft w:val="480"/>
              <w:marRight w:val="0"/>
              <w:marTop w:val="0"/>
              <w:marBottom w:val="0"/>
              <w:divBdr>
                <w:top w:val="none" w:sz="0" w:space="0" w:color="auto"/>
                <w:left w:val="none" w:sz="0" w:space="0" w:color="auto"/>
                <w:bottom w:val="none" w:sz="0" w:space="0" w:color="auto"/>
                <w:right w:val="none" w:sz="0" w:space="0" w:color="auto"/>
              </w:divBdr>
            </w:div>
            <w:div w:id="496462010">
              <w:marLeft w:val="480"/>
              <w:marRight w:val="0"/>
              <w:marTop w:val="0"/>
              <w:marBottom w:val="0"/>
              <w:divBdr>
                <w:top w:val="none" w:sz="0" w:space="0" w:color="auto"/>
                <w:left w:val="none" w:sz="0" w:space="0" w:color="auto"/>
                <w:bottom w:val="none" w:sz="0" w:space="0" w:color="auto"/>
                <w:right w:val="none" w:sz="0" w:space="0" w:color="auto"/>
              </w:divBdr>
            </w:div>
            <w:div w:id="496504918">
              <w:marLeft w:val="480"/>
              <w:marRight w:val="0"/>
              <w:marTop w:val="0"/>
              <w:marBottom w:val="0"/>
              <w:divBdr>
                <w:top w:val="none" w:sz="0" w:space="0" w:color="auto"/>
                <w:left w:val="none" w:sz="0" w:space="0" w:color="auto"/>
                <w:bottom w:val="none" w:sz="0" w:space="0" w:color="auto"/>
                <w:right w:val="none" w:sz="0" w:space="0" w:color="auto"/>
              </w:divBdr>
            </w:div>
            <w:div w:id="496724168">
              <w:marLeft w:val="480"/>
              <w:marRight w:val="0"/>
              <w:marTop w:val="0"/>
              <w:marBottom w:val="0"/>
              <w:divBdr>
                <w:top w:val="none" w:sz="0" w:space="0" w:color="auto"/>
                <w:left w:val="none" w:sz="0" w:space="0" w:color="auto"/>
                <w:bottom w:val="none" w:sz="0" w:space="0" w:color="auto"/>
                <w:right w:val="none" w:sz="0" w:space="0" w:color="auto"/>
              </w:divBdr>
            </w:div>
            <w:div w:id="496771460">
              <w:marLeft w:val="480"/>
              <w:marRight w:val="0"/>
              <w:marTop w:val="0"/>
              <w:marBottom w:val="0"/>
              <w:divBdr>
                <w:top w:val="none" w:sz="0" w:space="0" w:color="auto"/>
                <w:left w:val="none" w:sz="0" w:space="0" w:color="auto"/>
                <w:bottom w:val="none" w:sz="0" w:space="0" w:color="auto"/>
                <w:right w:val="none" w:sz="0" w:space="0" w:color="auto"/>
              </w:divBdr>
            </w:div>
            <w:div w:id="496772950">
              <w:marLeft w:val="480"/>
              <w:marRight w:val="0"/>
              <w:marTop w:val="0"/>
              <w:marBottom w:val="0"/>
              <w:divBdr>
                <w:top w:val="none" w:sz="0" w:space="0" w:color="auto"/>
                <w:left w:val="none" w:sz="0" w:space="0" w:color="auto"/>
                <w:bottom w:val="none" w:sz="0" w:space="0" w:color="auto"/>
                <w:right w:val="none" w:sz="0" w:space="0" w:color="auto"/>
              </w:divBdr>
            </w:div>
            <w:div w:id="496961278">
              <w:marLeft w:val="480"/>
              <w:marRight w:val="0"/>
              <w:marTop w:val="0"/>
              <w:marBottom w:val="0"/>
              <w:divBdr>
                <w:top w:val="none" w:sz="0" w:space="0" w:color="auto"/>
                <w:left w:val="none" w:sz="0" w:space="0" w:color="auto"/>
                <w:bottom w:val="none" w:sz="0" w:space="0" w:color="auto"/>
                <w:right w:val="none" w:sz="0" w:space="0" w:color="auto"/>
              </w:divBdr>
            </w:div>
            <w:div w:id="497036677">
              <w:marLeft w:val="480"/>
              <w:marRight w:val="0"/>
              <w:marTop w:val="0"/>
              <w:marBottom w:val="0"/>
              <w:divBdr>
                <w:top w:val="none" w:sz="0" w:space="0" w:color="auto"/>
                <w:left w:val="none" w:sz="0" w:space="0" w:color="auto"/>
                <w:bottom w:val="none" w:sz="0" w:space="0" w:color="auto"/>
                <w:right w:val="none" w:sz="0" w:space="0" w:color="auto"/>
              </w:divBdr>
            </w:div>
            <w:div w:id="497112111">
              <w:marLeft w:val="480"/>
              <w:marRight w:val="0"/>
              <w:marTop w:val="0"/>
              <w:marBottom w:val="0"/>
              <w:divBdr>
                <w:top w:val="none" w:sz="0" w:space="0" w:color="auto"/>
                <w:left w:val="none" w:sz="0" w:space="0" w:color="auto"/>
                <w:bottom w:val="none" w:sz="0" w:space="0" w:color="auto"/>
                <w:right w:val="none" w:sz="0" w:space="0" w:color="auto"/>
              </w:divBdr>
            </w:div>
            <w:div w:id="497119506">
              <w:marLeft w:val="480"/>
              <w:marRight w:val="0"/>
              <w:marTop w:val="0"/>
              <w:marBottom w:val="0"/>
              <w:divBdr>
                <w:top w:val="none" w:sz="0" w:space="0" w:color="auto"/>
                <w:left w:val="none" w:sz="0" w:space="0" w:color="auto"/>
                <w:bottom w:val="none" w:sz="0" w:space="0" w:color="auto"/>
                <w:right w:val="none" w:sz="0" w:space="0" w:color="auto"/>
              </w:divBdr>
            </w:div>
            <w:div w:id="497156215">
              <w:marLeft w:val="480"/>
              <w:marRight w:val="0"/>
              <w:marTop w:val="0"/>
              <w:marBottom w:val="0"/>
              <w:divBdr>
                <w:top w:val="none" w:sz="0" w:space="0" w:color="auto"/>
                <w:left w:val="none" w:sz="0" w:space="0" w:color="auto"/>
                <w:bottom w:val="none" w:sz="0" w:space="0" w:color="auto"/>
                <w:right w:val="none" w:sz="0" w:space="0" w:color="auto"/>
              </w:divBdr>
            </w:div>
            <w:div w:id="497160660">
              <w:marLeft w:val="480"/>
              <w:marRight w:val="0"/>
              <w:marTop w:val="0"/>
              <w:marBottom w:val="0"/>
              <w:divBdr>
                <w:top w:val="none" w:sz="0" w:space="0" w:color="auto"/>
                <w:left w:val="none" w:sz="0" w:space="0" w:color="auto"/>
                <w:bottom w:val="none" w:sz="0" w:space="0" w:color="auto"/>
                <w:right w:val="none" w:sz="0" w:space="0" w:color="auto"/>
              </w:divBdr>
            </w:div>
            <w:div w:id="497162223">
              <w:marLeft w:val="480"/>
              <w:marRight w:val="0"/>
              <w:marTop w:val="0"/>
              <w:marBottom w:val="0"/>
              <w:divBdr>
                <w:top w:val="none" w:sz="0" w:space="0" w:color="auto"/>
                <w:left w:val="none" w:sz="0" w:space="0" w:color="auto"/>
                <w:bottom w:val="none" w:sz="0" w:space="0" w:color="auto"/>
                <w:right w:val="none" w:sz="0" w:space="0" w:color="auto"/>
              </w:divBdr>
            </w:div>
            <w:div w:id="497229774">
              <w:marLeft w:val="480"/>
              <w:marRight w:val="0"/>
              <w:marTop w:val="0"/>
              <w:marBottom w:val="0"/>
              <w:divBdr>
                <w:top w:val="none" w:sz="0" w:space="0" w:color="auto"/>
                <w:left w:val="none" w:sz="0" w:space="0" w:color="auto"/>
                <w:bottom w:val="none" w:sz="0" w:space="0" w:color="auto"/>
                <w:right w:val="none" w:sz="0" w:space="0" w:color="auto"/>
              </w:divBdr>
            </w:div>
            <w:div w:id="497231907">
              <w:marLeft w:val="480"/>
              <w:marRight w:val="0"/>
              <w:marTop w:val="0"/>
              <w:marBottom w:val="0"/>
              <w:divBdr>
                <w:top w:val="none" w:sz="0" w:space="0" w:color="auto"/>
                <w:left w:val="none" w:sz="0" w:space="0" w:color="auto"/>
                <w:bottom w:val="none" w:sz="0" w:space="0" w:color="auto"/>
                <w:right w:val="none" w:sz="0" w:space="0" w:color="auto"/>
              </w:divBdr>
            </w:div>
            <w:div w:id="497504344">
              <w:marLeft w:val="480"/>
              <w:marRight w:val="0"/>
              <w:marTop w:val="0"/>
              <w:marBottom w:val="0"/>
              <w:divBdr>
                <w:top w:val="none" w:sz="0" w:space="0" w:color="auto"/>
                <w:left w:val="none" w:sz="0" w:space="0" w:color="auto"/>
                <w:bottom w:val="none" w:sz="0" w:space="0" w:color="auto"/>
                <w:right w:val="none" w:sz="0" w:space="0" w:color="auto"/>
              </w:divBdr>
            </w:div>
            <w:div w:id="497505449">
              <w:marLeft w:val="480"/>
              <w:marRight w:val="0"/>
              <w:marTop w:val="0"/>
              <w:marBottom w:val="0"/>
              <w:divBdr>
                <w:top w:val="none" w:sz="0" w:space="0" w:color="auto"/>
                <w:left w:val="none" w:sz="0" w:space="0" w:color="auto"/>
                <w:bottom w:val="none" w:sz="0" w:space="0" w:color="auto"/>
                <w:right w:val="none" w:sz="0" w:space="0" w:color="auto"/>
              </w:divBdr>
            </w:div>
            <w:div w:id="497618761">
              <w:marLeft w:val="480"/>
              <w:marRight w:val="0"/>
              <w:marTop w:val="0"/>
              <w:marBottom w:val="0"/>
              <w:divBdr>
                <w:top w:val="none" w:sz="0" w:space="0" w:color="auto"/>
                <w:left w:val="none" w:sz="0" w:space="0" w:color="auto"/>
                <w:bottom w:val="none" w:sz="0" w:space="0" w:color="auto"/>
                <w:right w:val="none" w:sz="0" w:space="0" w:color="auto"/>
              </w:divBdr>
            </w:div>
            <w:div w:id="497767829">
              <w:marLeft w:val="480"/>
              <w:marRight w:val="0"/>
              <w:marTop w:val="0"/>
              <w:marBottom w:val="0"/>
              <w:divBdr>
                <w:top w:val="none" w:sz="0" w:space="0" w:color="auto"/>
                <w:left w:val="none" w:sz="0" w:space="0" w:color="auto"/>
                <w:bottom w:val="none" w:sz="0" w:space="0" w:color="auto"/>
                <w:right w:val="none" w:sz="0" w:space="0" w:color="auto"/>
              </w:divBdr>
            </w:div>
            <w:div w:id="497885161">
              <w:marLeft w:val="480"/>
              <w:marRight w:val="0"/>
              <w:marTop w:val="0"/>
              <w:marBottom w:val="0"/>
              <w:divBdr>
                <w:top w:val="none" w:sz="0" w:space="0" w:color="auto"/>
                <w:left w:val="none" w:sz="0" w:space="0" w:color="auto"/>
                <w:bottom w:val="none" w:sz="0" w:space="0" w:color="auto"/>
                <w:right w:val="none" w:sz="0" w:space="0" w:color="auto"/>
              </w:divBdr>
            </w:div>
            <w:div w:id="498036381">
              <w:marLeft w:val="480"/>
              <w:marRight w:val="0"/>
              <w:marTop w:val="0"/>
              <w:marBottom w:val="0"/>
              <w:divBdr>
                <w:top w:val="none" w:sz="0" w:space="0" w:color="auto"/>
                <w:left w:val="none" w:sz="0" w:space="0" w:color="auto"/>
                <w:bottom w:val="none" w:sz="0" w:space="0" w:color="auto"/>
                <w:right w:val="none" w:sz="0" w:space="0" w:color="auto"/>
              </w:divBdr>
            </w:div>
            <w:div w:id="498084756">
              <w:marLeft w:val="480"/>
              <w:marRight w:val="0"/>
              <w:marTop w:val="0"/>
              <w:marBottom w:val="0"/>
              <w:divBdr>
                <w:top w:val="none" w:sz="0" w:space="0" w:color="auto"/>
                <w:left w:val="none" w:sz="0" w:space="0" w:color="auto"/>
                <w:bottom w:val="none" w:sz="0" w:space="0" w:color="auto"/>
                <w:right w:val="none" w:sz="0" w:space="0" w:color="auto"/>
              </w:divBdr>
            </w:div>
            <w:div w:id="498158997">
              <w:marLeft w:val="480"/>
              <w:marRight w:val="0"/>
              <w:marTop w:val="0"/>
              <w:marBottom w:val="0"/>
              <w:divBdr>
                <w:top w:val="none" w:sz="0" w:space="0" w:color="auto"/>
                <w:left w:val="none" w:sz="0" w:space="0" w:color="auto"/>
                <w:bottom w:val="none" w:sz="0" w:space="0" w:color="auto"/>
                <w:right w:val="none" w:sz="0" w:space="0" w:color="auto"/>
              </w:divBdr>
            </w:div>
            <w:div w:id="498272747">
              <w:marLeft w:val="480"/>
              <w:marRight w:val="0"/>
              <w:marTop w:val="0"/>
              <w:marBottom w:val="0"/>
              <w:divBdr>
                <w:top w:val="none" w:sz="0" w:space="0" w:color="auto"/>
                <w:left w:val="none" w:sz="0" w:space="0" w:color="auto"/>
                <w:bottom w:val="none" w:sz="0" w:space="0" w:color="auto"/>
                <w:right w:val="none" w:sz="0" w:space="0" w:color="auto"/>
              </w:divBdr>
            </w:div>
            <w:div w:id="498277292">
              <w:marLeft w:val="480"/>
              <w:marRight w:val="0"/>
              <w:marTop w:val="0"/>
              <w:marBottom w:val="0"/>
              <w:divBdr>
                <w:top w:val="none" w:sz="0" w:space="0" w:color="auto"/>
                <w:left w:val="none" w:sz="0" w:space="0" w:color="auto"/>
                <w:bottom w:val="none" w:sz="0" w:space="0" w:color="auto"/>
                <w:right w:val="none" w:sz="0" w:space="0" w:color="auto"/>
              </w:divBdr>
            </w:div>
            <w:div w:id="498427971">
              <w:marLeft w:val="480"/>
              <w:marRight w:val="0"/>
              <w:marTop w:val="0"/>
              <w:marBottom w:val="0"/>
              <w:divBdr>
                <w:top w:val="none" w:sz="0" w:space="0" w:color="auto"/>
                <w:left w:val="none" w:sz="0" w:space="0" w:color="auto"/>
                <w:bottom w:val="none" w:sz="0" w:space="0" w:color="auto"/>
                <w:right w:val="none" w:sz="0" w:space="0" w:color="auto"/>
              </w:divBdr>
            </w:div>
            <w:div w:id="498472175">
              <w:marLeft w:val="480"/>
              <w:marRight w:val="0"/>
              <w:marTop w:val="0"/>
              <w:marBottom w:val="0"/>
              <w:divBdr>
                <w:top w:val="none" w:sz="0" w:space="0" w:color="auto"/>
                <w:left w:val="none" w:sz="0" w:space="0" w:color="auto"/>
                <w:bottom w:val="none" w:sz="0" w:space="0" w:color="auto"/>
                <w:right w:val="none" w:sz="0" w:space="0" w:color="auto"/>
              </w:divBdr>
            </w:div>
            <w:div w:id="498739669">
              <w:marLeft w:val="480"/>
              <w:marRight w:val="0"/>
              <w:marTop w:val="0"/>
              <w:marBottom w:val="0"/>
              <w:divBdr>
                <w:top w:val="none" w:sz="0" w:space="0" w:color="auto"/>
                <w:left w:val="none" w:sz="0" w:space="0" w:color="auto"/>
                <w:bottom w:val="none" w:sz="0" w:space="0" w:color="auto"/>
                <w:right w:val="none" w:sz="0" w:space="0" w:color="auto"/>
              </w:divBdr>
            </w:div>
            <w:div w:id="498930587">
              <w:marLeft w:val="480"/>
              <w:marRight w:val="0"/>
              <w:marTop w:val="0"/>
              <w:marBottom w:val="0"/>
              <w:divBdr>
                <w:top w:val="none" w:sz="0" w:space="0" w:color="auto"/>
                <w:left w:val="none" w:sz="0" w:space="0" w:color="auto"/>
                <w:bottom w:val="none" w:sz="0" w:space="0" w:color="auto"/>
                <w:right w:val="none" w:sz="0" w:space="0" w:color="auto"/>
              </w:divBdr>
            </w:div>
            <w:div w:id="498932185">
              <w:marLeft w:val="480"/>
              <w:marRight w:val="0"/>
              <w:marTop w:val="0"/>
              <w:marBottom w:val="0"/>
              <w:divBdr>
                <w:top w:val="none" w:sz="0" w:space="0" w:color="auto"/>
                <w:left w:val="none" w:sz="0" w:space="0" w:color="auto"/>
                <w:bottom w:val="none" w:sz="0" w:space="0" w:color="auto"/>
                <w:right w:val="none" w:sz="0" w:space="0" w:color="auto"/>
              </w:divBdr>
            </w:div>
            <w:div w:id="499082669">
              <w:marLeft w:val="480"/>
              <w:marRight w:val="0"/>
              <w:marTop w:val="0"/>
              <w:marBottom w:val="0"/>
              <w:divBdr>
                <w:top w:val="none" w:sz="0" w:space="0" w:color="auto"/>
                <w:left w:val="none" w:sz="0" w:space="0" w:color="auto"/>
                <w:bottom w:val="none" w:sz="0" w:space="0" w:color="auto"/>
                <w:right w:val="none" w:sz="0" w:space="0" w:color="auto"/>
              </w:divBdr>
            </w:div>
            <w:div w:id="499126101">
              <w:marLeft w:val="480"/>
              <w:marRight w:val="0"/>
              <w:marTop w:val="0"/>
              <w:marBottom w:val="0"/>
              <w:divBdr>
                <w:top w:val="none" w:sz="0" w:space="0" w:color="auto"/>
                <w:left w:val="none" w:sz="0" w:space="0" w:color="auto"/>
                <w:bottom w:val="none" w:sz="0" w:space="0" w:color="auto"/>
                <w:right w:val="none" w:sz="0" w:space="0" w:color="auto"/>
              </w:divBdr>
            </w:div>
            <w:div w:id="499127595">
              <w:marLeft w:val="480"/>
              <w:marRight w:val="0"/>
              <w:marTop w:val="0"/>
              <w:marBottom w:val="0"/>
              <w:divBdr>
                <w:top w:val="none" w:sz="0" w:space="0" w:color="auto"/>
                <w:left w:val="none" w:sz="0" w:space="0" w:color="auto"/>
                <w:bottom w:val="none" w:sz="0" w:space="0" w:color="auto"/>
                <w:right w:val="none" w:sz="0" w:space="0" w:color="auto"/>
              </w:divBdr>
            </w:div>
            <w:div w:id="499389495">
              <w:marLeft w:val="480"/>
              <w:marRight w:val="0"/>
              <w:marTop w:val="0"/>
              <w:marBottom w:val="0"/>
              <w:divBdr>
                <w:top w:val="none" w:sz="0" w:space="0" w:color="auto"/>
                <w:left w:val="none" w:sz="0" w:space="0" w:color="auto"/>
                <w:bottom w:val="none" w:sz="0" w:space="0" w:color="auto"/>
                <w:right w:val="none" w:sz="0" w:space="0" w:color="auto"/>
              </w:divBdr>
            </w:div>
            <w:div w:id="499396952">
              <w:marLeft w:val="480"/>
              <w:marRight w:val="0"/>
              <w:marTop w:val="0"/>
              <w:marBottom w:val="0"/>
              <w:divBdr>
                <w:top w:val="none" w:sz="0" w:space="0" w:color="auto"/>
                <w:left w:val="none" w:sz="0" w:space="0" w:color="auto"/>
                <w:bottom w:val="none" w:sz="0" w:space="0" w:color="auto"/>
                <w:right w:val="none" w:sz="0" w:space="0" w:color="auto"/>
              </w:divBdr>
            </w:div>
            <w:div w:id="499546739">
              <w:marLeft w:val="480"/>
              <w:marRight w:val="0"/>
              <w:marTop w:val="0"/>
              <w:marBottom w:val="0"/>
              <w:divBdr>
                <w:top w:val="none" w:sz="0" w:space="0" w:color="auto"/>
                <w:left w:val="none" w:sz="0" w:space="0" w:color="auto"/>
                <w:bottom w:val="none" w:sz="0" w:space="0" w:color="auto"/>
                <w:right w:val="none" w:sz="0" w:space="0" w:color="auto"/>
              </w:divBdr>
            </w:div>
            <w:div w:id="499547336">
              <w:marLeft w:val="480"/>
              <w:marRight w:val="0"/>
              <w:marTop w:val="0"/>
              <w:marBottom w:val="0"/>
              <w:divBdr>
                <w:top w:val="none" w:sz="0" w:space="0" w:color="auto"/>
                <w:left w:val="none" w:sz="0" w:space="0" w:color="auto"/>
                <w:bottom w:val="none" w:sz="0" w:space="0" w:color="auto"/>
                <w:right w:val="none" w:sz="0" w:space="0" w:color="auto"/>
              </w:divBdr>
            </w:div>
            <w:div w:id="499547561">
              <w:marLeft w:val="480"/>
              <w:marRight w:val="0"/>
              <w:marTop w:val="0"/>
              <w:marBottom w:val="0"/>
              <w:divBdr>
                <w:top w:val="none" w:sz="0" w:space="0" w:color="auto"/>
                <w:left w:val="none" w:sz="0" w:space="0" w:color="auto"/>
                <w:bottom w:val="none" w:sz="0" w:space="0" w:color="auto"/>
                <w:right w:val="none" w:sz="0" w:space="0" w:color="auto"/>
              </w:divBdr>
            </w:div>
            <w:div w:id="499581390">
              <w:marLeft w:val="480"/>
              <w:marRight w:val="0"/>
              <w:marTop w:val="0"/>
              <w:marBottom w:val="0"/>
              <w:divBdr>
                <w:top w:val="none" w:sz="0" w:space="0" w:color="auto"/>
                <w:left w:val="none" w:sz="0" w:space="0" w:color="auto"/>
                <w:bottom w:val="none" w:sz="0" w:space="0" w:color="auto"/>
                <w:right w:val="none" w:sz="0" w:space="0" w:color="auto"/>
              </w:divBdr>
            </w:div>
            <w:div w:id="499582464">
              <w:marLeft w:val="480"/>
              <w:marRight w:val="0"/>
              <w:marTop w:val="0"/>
              <w:marBottom w:val="0"/>
              <w:divBdr>
                <w:top w:val="none" w:sz="0" w:space="0" w:color="auto"/>
                <w:left w:val="none" w:sz="0" w:space="0" w:color="auto"/>
                <w:bottom w:val="none" w:sz="0" w:space="0" w:color="auto"/>
                <w:right w:val="none" w:sz="0" w:space="0" w:color="auto"/>
              </w:divBdr>
            </w:div>
            <w:div w:id="499664551">
              <w:marLeft w:val="480"/>
              <w:marRight w:val="0"/>
              <w:marTop w:val="0"/>
              <w:marBottom w:val="0"/>
              <w:divBdr>
                <w:top w:val="none" w:sz="0" w:space="0" w:color="auto"/>
                <w:left w:val="none" w:sz="0" w:space="0" w:color="auto"/>
                <w:bottom w:val="none" w:sz="0" w:space="0" w:color="auto"/>
                <w:right w:val="none" w:sz="0" w:space="0" w:color="auto"/>
              </w:divBdr>
            </w:div>
            <w:div w:id="499737065">
              <w:marLeft w:val="480"/>
              <w:marRight w:val="0"/>
              <w:marTop w:val="0"/>
              <w:marBottom w:val="0"/>
              <w:divBdr>
                <w:top w:val="none" w:sz="0" w:space="0" w:color="auto"/>
                <w:left w:val="none" w:sz="0" w:space="0" w:color="auto"/>
                <w:bottom w:val="none" w:sz="0" w:space="0" w:color="auto"/>
                <w:right w:val="none" w:sz="0" w:space="0" w:color="auto"/>
              </w:divBdr>
            </w:div>
            <w:div w:id="499739157">
              <w:marLeft w:val="480"/>
              <w:marRight w:val="0"/>
              <w:marTop w:val="0"/>
              <w:marBottom w:val="0"/>
              <w:divBdr>
                <w:top w:val="none" w:sz="0" w:space="0" w:color="auto"/>
                <w:left w:val="none" w:sz="0" w:space="0" w:color="auto"/>
                <w:bottom w:val="none" w:sz="0" w:space="0" w:color="auto"/>
                <w:right w:val="none" w:sz="0" w:space="0" w:color="auto"/>
              </w:divBdr>
            </w:div>
            <w:div w:id="499809857">
              <w:marLeft w:val="480"/>
              <w:marRight w:val="0"/>
              <w:marTop w:val="0"/>
              <w:marBottom w:val="0"/>
              <w:divBdr>
                <w:top w:val="none" w:sz="0" w:space="0" w:color="auto"/>
                <w:left w:val="none" w:sz="0" w:space="0" w:color="auto"/>
                <w:bottom w:val="none" w:sz="0" w:space="0" w:color="auto"/>
                <w:right w:val="none" w:sz="0" w:space="0" w:color="auto"/>
              </w:divBdr>
            </w:div>
            <w:div w:id="499856213">
              <w:marLeft w:val="480"/>
              <w:marRight w:val="0"/>
              <w:marTop w:val="0"/>
              <w:marBottom w:val="0"/>
              <w:divBdr>
                <w:top w:val="none" w:sz="0" w:space="0" w:color="auto"/>
                <w:left w:val="none" w:sz="0" w:space="0" w:color="auto"/>
                <w:bottom w:val="none" w:sz="0" w:space="0" w:color="auto"/>
                <w:right w:val="none" w:sz="0" w:space="0" w:color="auto"/>
              </w:divBdr>
            </w:div>
            <w:div w:id="499929011">
              <w:marLeft w:val="480"/>
              <w:marRight w:val="0"/>
              <w:marTop w:val="0"/>
              <w:marBottom w:val="0"/>
              <w:divBdr>
                <w:top w:val="none" w:sz="0" w:space="0" w:color="auto"/>
                <w:left w:val="none" w:sz="0" w:space="0" w:color="auto"/>
                <w:bottom w:val="none" w:sz="0" w:space="0" w:color="auto"/>
                <w:right w:val="none" w:sz="0" w:space="0" w:color="auto"/>
              </w:divBdr>
            </w:div>
            <w:div w:id="499929158">
              <w:marLeft w:val="480"/>
              <w:marRight w:val="0"/>
              <w:marTop w:val="0"/>
              <w:marBottom w:val="0"/>
              <w:divBdr>
                <w:top w:val="none" w:sz="0" w:space="0" w:color="auto"/>
                <w:left w:val="none" w:sz="0" w:space="0" w:color="auto"/>
                <w:bottom w:val="none" w:sz="0" w:space="0" w:color="auto"/>
                <w:right w:val="none" w:sz="0" w:space="0" w:color="auto"/>
              </w:divBdr>
            </w:div>
            <w:div w:id="499934410">
              <w:marLeft w:val="480"/>
              <w:marRight w:val="0"/>
              <w:marTop w:val="0"/>
              <w:marBottom w:val="0"/>
              <w:divBdr>
                <w:top w:val="none" w:sz="0" w:space="0" w:color="auto"/>
                <w:left w:val="none" w:sz="0" w:space="0" w:color="auto"/>
                <w:bottom w:val="none" w:sz="0" w:space="0" w:color="auto"/>
                <w:right w:val="none" w:sz="0" w:space="0" w:color="auto"/>
              </w:divBdr>
            </w:div>
            <w:div w:id="500000285">
              <w:marLeft w:val="480"/>
              <w:marRight w:val="0"/>
              <w:marTop w:val="0"/>
              <w:marBottom w:val="0"/>
              <w:divBdr>
                <w:top w:val="none" w:sz="0" w:space="0" w:color="auto"/>
                <w:left w:val="none" w:sz="0" w:space="0" w:color="auto"/>
                <w:bottom w:val="none" w:sz="0" w:space="0" w:color="auto"/>
                <w:right w:val="none" w:sz="0" w:space="0" w:color="auto"/>
              </w:divBdr>
            </w:div>
            <w:div w:id="500001700">
              <w:marLeft w:val="480"/>
              <w:marRight w:val="0"/>
              <w:marTop w:val="0"/>
              <w:marBottom w:val="0"/>
              <w:divBdr>
                <w:top w:val="none" w:sz="0" w:space="0" w:color="auto"/>
                <w:left w:val="none" w:sz="0" w:space="0" w:color="auto"/>
                <w:bottom w:val="none" w:sz="0" w:space="0" w:color="auto"/>
                <w:right w:val="none" w:sz="0" w:space="0" w:color="auto"/>
              </w:divBdr>
            </w:div>
            <w:div w:id="500046029">
              <w:marLeft w:val="480"/>
              <w:marRight w:val="0"/>
              <w:marTop w:val="0"/>
              <w:marBottom w:val="0"/>
              <w:divBdr>
                <w:top w:val="none" w:sz="0" w:space="0" w:color="auto"/>
                <w:left w:val="none" w:sz="0" w:space="0" w:color="auto"/>
                <w:bottom w:val="none" w:sz="0" w:space="0" w:color="auto"/>
                <w:right w:val="none" w:sz="0" w:space="0" w:color="auto"/>
              </w:divBdr>
            </w:div>
            <w:div w:id="500122413">
              <w:marLeft w:val="480"/>
              <w:marRight w:val="0"/>
              <w:marTop w:val="0"/>
              <w:marBottom w:val="0"/>
              <w:divBdr>
                <w:top w:val="none" w:sz="0" w:space="0" w:color="auto"/>
                <w:left w:val="none" w:sz="0" w:space="0" w:color="auto"/>
                <w:bottom w:val="none" w:sz="0" w:space="0" w:color="auto"/>
                <w:right w:val="none" w:sz="0" w:space="0" w:color="auto"/>
              </w:divBdr>
            </w:div>
            <w:div w:id="500195924">
              <w:marLeft w:val="480"/>
              <w:marRight w:val="0"/>
              <w:marTop w:val="0"/>
              <w:marBottom w:val="0"/>
              <w:divBdr>
                <w:top w:val="none" w:sz="0" w:space="0" w:color="auto"/>
                <w:left w:val="none" w:sz="0" w:space="0" w:color="auto"/>
                <w:bottom w:val="none" w:sz="0" w:space="0" w:color="auto"/>
                <w:right w:val="none" w:sz="0" w:space="0" w:color="auto"/>
              </w:divBdr>
            </w:div>
            <w:div w:id="500318736">
              <w:marLeft w:val="480"/>
              <w:marRight w:val="0"/>
              <w:marTop w:val="0"/>
              <w:marBottom w:val="0"/>
              <w:divBdr>
                <w:top w:val="none" w:sz="0" w:space="0" w:color="auto"/>
                <w:left w:val="none" w:sz="0" w:space="0" w:color="auto"/>
                <w:bottom w:val="none" w:sz="0" w:space="0" w:color="auto"/>
                <w:right w:val="none" w:sz="0" w:space="0" w:color="auto"/>
              </w:divBdr>
            </w:div>
            <w:div w:id="500394683">
              <w:marLeft w:val="480"/>
              <w:marRight w:val="0"/>
              <w:marTop w:val="0"/>
              <w:marBottom w:val="0"/>
              <w:divBdr>
                <w:top w:val="none" w:sz="0" w:space="0" w:color="auto"/>
                <w:left w:val="none" w:sz="0" w:space="0" w:color="auto"/>
                <w:bottom w:val="none" w:sz="0" w:space="0" w:color="auto"/>
                <w:right w:val="none" w:sz="0" w:space="0" w:color="auto"/>
              </w:divBdr>
            </w:div>
            <w:div w:id="500434421">
              <w:marLeft w:val="480"/>
              <w:marRight w:val="0"/>
              <w:marTop w:val="0"/>
              <w:marBottom w:val="0"/>
              <w:divBdr>
                <w:top w:val="none" w:sz="0" w:space="0" w:color="auto"/>
                <w:left w:val="none" w:sz="0" w:space="0" w:color="auto"/>
                <w:bottom w:val="none" w:sz="0" w:space="0" w:color="auto"/>
                <w:right w:val="none" w:sz="0" w:space="0" w:color="auto"/>
              </w:divBdr>
            </w:div>
            <w:div w:id="500505928">
              <w:marLeft w:val="480"/>
              <w:marRight w:val="0"/>
              <w:marTop w:val="0"/>
              <w:marBottom w:val="0"/>
              <w:divBdr>
                <w:top w:val="none" w:sz="0" w:space="0" w:color="auto"/>
                <w:left w:val="none" w:sz="0" w:space="0" w:color="auto"/>
                <w:bottom w:val="none" w:sz="0" w:space="0" w:color="auto"/>
                <w:right w:val="none" w:sz="0" w:space="0" w:color="auto"/>
              </w:divBdr>
            </w:div>
            <w:div w:id="500581942">
              <w:marLeft w:val="480"/>
              <w:marRight w:val="0"/>
              <w:marTop w:val="0"/>
              <w:marBottom w:val="0"/>
              <w:divBdr>
                <w:top w:val="none" w:sz="0" w:space="0" w:color="auto"/>
                <w:left w:val="none" w:sz="0" w:space="0" w:color="auto"/>
                <w:bottom w:val="none" w:sz="0" w:space="0" w:color="auto"/>
                <w:right w:val="none" w:sz="0" w:space="0" w:color="auto"/>
              </w:divBdr>
            </w:div>
            <w:div w:id="500583551">
              <w:marLeft w:val="480"/>
              <w:marRight w:val="0"/>
              <w:marTop w:val="0"/>
              <w:marBottom w:val="0"/>
              <w:divBdr>
                <w:top w:val="none" w:sz="0" w:space="0" w:color="auto"/>
                <w:left w:val="none" w:sz="0" w:space="0" w:color="auto"/>
                <w:bottom w:val="none" w:sz="0" w:space="0" w:color="auto"/>
                <w:right w:val="none" w:sz="0" w:space="0" w:color="auto"/>
              </w:divBdr>
            </w:div>
            <w:div w:id="500658871">
              <w:marLeft w:val="480"/>
              <w:marRight w:val="0"/>
              <w:marTop w:val="0"/>
              <w:marBottom w:val="0"/>
              <w:divBdr>
                <w:top w:val="none" w:sz="0" w:space="0" w:color="auto"/>
                <w:left w:val="none" w:sz="0" w:space="0" w:color="auto"/>
                <w:bottom w:val="none" w:sz="0" w:space="0" w:color="auto"/>
                <w:right w:val="none" w:sz="0" w:space="0" w:color="auto"/>
              </w:divBdr>
            </w:div>
            <w:div w:id="500704808">
              <w:marLeft w:val="480"/>
              <w:marRight w:val="0"/>
              <w:marTop w:val="0"/>
              <w:marBottom w:val="0"/>
              <w:divBdr>
                <w:top w:val="none" w:sz="0" w:space="0" w:color="auto"/>
                <w:left w:val="none" w:sz="0" w:space="0" w:color="auto"/>
                <w:bottom w:val="none" w:sz="0" w:space="0" w:color="auto"/>
                <w:right w:val="none" w:sz="0" w:space="0" w:color="auto"/>
              </w:divBdr>
            </w:div>
            <w:div w:id="500777005">
              <w:marLeft w:val="480"/>
              <w:marRight w:val="0"/>
              <w:marTop w:val="0"/>
              <w:marBottom w:val="0"/>
              <w:divBdr>
                <w:top w:val="none" w:sz="0" w:space="0" w:color="auto"/>
                <w:left w:val="none" w:sz="0" w:space="0" w:color="auto"/>
                <w:bottom w:val="none" w:sz="0" w:space="0" w:color="auto"/>
                <w:right w:val="none" w:sz="0" w:space="0" w:color="auto"/>
              </w:divBdr>
            </w:div>
            <w:div w:id="500777911">
              <w:marLeft w:val="480"/>
              <w:marRight w:val="0"/>
              <w:marTop w:val="0"/>
              <w:marBottom w:val="0"/>
              <w:divBdr>
                <w:top w:val="none" w:sz="0" w:space="0" w:color="auto"/>
                <w:left w:val="none" w:sz="0" w:space="0" w:color="auto"/>
                <w:bottom w:val="none" w:sz="0" w:space="0" w:color="auto"/>
                <w:right w:val="none" w:sz="0" w:space="0" w:color="auto"/>
              </w:divBdr>
            </w:div>
            <w:div w:id="500781264">
              <w:marLeft w:val="480"/>
              <w:marRight w:val="0"/>
              <w:marTop w:val="0"/>
              <w:marBottom w:val="0"/>
              <w:divBdr>
                <w:top w:val="none" w:sz="0" w:space="0" w:color="auto"/>
                <w:left w:val="none" w:sz="0" w:space="0" w:color="auto"/>
                <w:bottom w:val="none" w:sz="0" w:space="0" w:color="auto"/>
                <w:right w:val="none" w:sz="0" w:space="0" w:color="auto"/>
              </w:divBdr>
            </w:div>
            <w:div w:id="500782074">
              <w:marLeft w:val="480"/>
              <w:marRight w:val="0"/>
              <w:marTop w:val="0"/>
              <w:marBottom w:val="0"/>
              <w:divBdr>
                <w:top w:val="none" w:sz="0" w:space="0" w:color="auto"/>
                <w:left w:val="none" w:sz="0" w:space="0" w:color="auto"/>
                <w:bottom w:val="none" w:sz="0" w:space="0" w:color="auto"/>
                <w:right w:val="none" w:sz="0" w:space="0" w:color="auto"/>
              </w:divBdr>
            </w:div>
            <w:div w:id="500894954">
              <w:marLeft w:val="480"/>
              <w:marRight w:val="0"/>
              <w:marTop w:val="0"/>
              <w:marBottom w:val="0"/>
              <w:divBdr>
                <w:top w:val="none" w:sz="0" w:space="0" w:color="auto"/>
                <w:left w:val="none" w:sz="0" w:space="0" w:color="auto"/>
                <w:bottom w:val="none" w:sz="0" w:space="0" w:color="auto"/>
                <w:right w:val="none" w:sz="0" w:space="0" w:color="auto"/>
              </w:divBdr>
            </w:div>
            <w:div w:id="500897829">
              <w:marLeft w:val="480"/>
              <w:marRight w:val="0"/>
              <w:marTop w:val="0"/>
              <w:marBottom w:val="0"/>
              <w:divBdr>
                <w:top w:val="none" w:sz="0" w:space="0" w:color="auto"/>
                <w:left w:val="none" w:sz="0" w:space="0" w:color="auto"/>
                <w:bottom w:val="none" w:sz="0" w:space="0" w:color="auto"/>
                <w:right w:val="none" w:sz="0" w:space="0" w:color="auto"/>
              </w:divBdr>
            </w:div>
            <w:div w:id="500972581">
              <w:marLeft w:val="480"/>
              <w:marRight w:val="0"/>
              <w:marTop w:val="0"/>
              <w:marBottom w:val="0"/>
              <w:divBdr>
                <w:top w:val="none" w:sz="0" w:space="0" w:color="auto"/>
                <w:left w:val="none" w:sz="0" w:space="0" w:color="auto"/>
                <w:bottom w:val="none" w:sz="0" w:space="0" w:color="auto"/>
                <w:right w:val="none" w:sz="0" w:space="0" w:color="auto"/>
              </w:divBdr>
            </w:div>
            <w:div w:id="501051067">
              <w:marLeft w:val="480"/>
              <w:marRight w:val="0"/>
              <w:marTop w:val="0"/>
              <w:marBottom w:val="0"/>
              <w:divBdr>
                <w:top w:val="none" w:sz="0" w:space="0" w:color="auto"/>
                <w:left w:val="none" w:sz="0" w:space="0" w:color="auto"/>
                <w:bottom w:val="none" w:sz="0" w:space="0" w:color="auto"/>
                <w:right w:val="none" w:sz="0" w:space="0" w:color="auto"/>
              </w:divBdr>
            </w:div>
            <w:div w:id="501237649">
              <w:marLeft w:val="480"/>
              <w:marRight w:val="0"/>
              <w:marTop w:val="0"/>
              <w:marBottom w:val="0"/>
              <w:divBdr>
                <w:top w:val="none" w:sz="0" w:space="0" w:color="auto"/>
                <w:left w:val="none" w:sz="0" w:space="0" w:color="auto"/>
                <w:bottom w:val="none" w:sz="0" w:space="0" w:color="auto"/>
                <w:right w:val="none" w:sz="0" w:space="0" w:color="auto"/>
              </w:divBdr>
            </w:div>
            <w:div w:id="501237863">
              <w:marLeft w:val="480"/>
              <w:marRight w:val="0"/>
              <w:marTop w:val="0"/>
              <w:marBottom w:val="0"/>
              <w:divBdr>
                <w:top w:val="none" w:sz="0" w:space="0" w:color="auto"/>
                <w:left w:val="none" w:sz="0" w:space="0" w:color="auto"/>
                <w:bottom w:val="none" w:sz="0" w:space="0" w:color="auto"/>
                <w:right w:val="none" w:sz="0" w:space="0" w:color="auto"/>
              </w:divBdr>
            </w:div>
            <w:div w:id="501285501">
              <w:marLeft w:val="480"/>
              <w:marRight w:val="0"/>
              <w:marTop w:val="0"/>
              <w:marBottom w:val="0"/>
              <w:divBdr>
                <w:top w:val="none" w:sz="0" w:space="0" w:color="auto"/>
                <w:left w:val="none" w:sz="0" w:space="0" w:color="auto"/>
                <w:bottom w:val="none" w:sz="0" w:space="0" w:color="auto"/>
                <w:right w:val="none" w:sz="0" w:space="0" w:color="auto"/>
              </w:divBdr>
            </w:div>
            <w:div w:id="501310673">
              <w:marLeft w:val="480"/>
              <w:marRight w:val="0"/>
              <w:marTop w:val="0"/>
              <w:marBottom w:val="0"/>
              <w:divBdr>
                <w:top w:val="none" w:sz="0" w:space="0" w:color="auto"/>
                <w:left w:val="none" w:sz="0" w:space="0" w:color="auto"/>
                <w:bottom w:val="none" w:sz="0" w:space="0" w:color="auto"/>
                <w:right w:val="none" w:sz="0" w:space="0" w:color="auto"/>
              </w:divBdr>
            </w:div>
            <w:div w:id="501437615">
              <w:marLeft w:val="480"/>
              <w:marRight w:val="0"/>
              <w:marTop w:val="0"/>
              <w:marBottom w:val="0"/>
              <w:divBdr>
                <w:top w:val="none" w:sz="0" w:space="0" w:color="auto"/>
                <w:left w:val="none" w:sz="0" w:space="0" w:color="auto"/>
                <w:bottom w:val="none" w:sz="0" w:space="0" w:color="auto"/>
                <w:right w:val="none" w:sz="0" w:space="0" w:color="auto"/>
              </w:divBdr>
            </w:div>
            <w:div w:id="501628496">
              <w:marLeft w:val="480"/>
              <w:marRight w:val="0"/>
              <w:marTop w:val="0"/>
              <w:marBottom w:val="0"/>
              <w:divBdr>
                <w:top w:val="none" w:sz="0" w:space="0" w:color="auto"/>
                <w:left w:val="none" w:sz="0" w:space="0" w:color="auto"/>
                <w:bottom w:val="none" w:sz="0" w:space="0" w:color="auto"/>
                <w:right w:val="none" w:sz="0" w:space="0" w:color="auto"/>
              </w:divBdr>
            </w:div>
            <w:div w:id="501891308">
              <w:marLeft w:val="480"/>
              <w:marRight w:val="0"/>
              <w:marTop w:val="0"/>
              <w:marBottom w:val="0"/>
              <w:divBdr>
                <w:top w:val="none" w:sz="0" w:space="0" w:color="auto"/>
                <w:left w:val="none" w:sz="0" w:space="0" w:color="auto"/>
                <w:bottom w:val="none" w:sz="0" w:space="0" w:color="auto"/>
                <w:right w:val="none" w:sz="0" w:space="0" w:color="auto"/>
              </w:divBdr>
            </w:div>
            <w:div w:id="501895811">
              <w:marLeft w:val="480"/>
              <w:marRight w:val="0"/>
              <w:marTop w:val="0"/>
              <w:marBottom w:val="0"/>
              <w:divBdr>
                <w:top w:val="none" w:sz="0" w:space="0" w:color="auto"/>
                <w:left w:val="none" w:sz="0" w:space="0" w:color="auto"/>
                <w:bottom w:val="none" w:sz="0" w:space="0" w:color="auto"/>
                <w:right w:val="none" w:sz="0" w:space="0" w:color="auto"/>
              </w:divBdr>
            </w:div>
            <w:div w:id="501896311">
              <w:marLeft w:val="480"/>
              <w:marRight w:val="0"/>
              <w:marTop w:val="0"/>
              <w:marBottom w:val="0"/>
              <w:divBdr>
                <w:top w:val="none" w:sz="0" w:space="0" w:color="auto"/>
                <w:left w:val="none" w:sz="0" w:space="0" w:color="auto"/>
                <w:bottom w:val="none" w:sz="0" w:space="0" w:color="auto"/>
                <w:right w:val="none" w:sz="0" w:space="0" w:color="auto"/>
              </w:divBdr>
            </w:div>
            <w:div w:id="501972343">
              <w:marLeft w:val="480"/>
              <w:marRight w:val="0"/>
              <w:marTop w:val="0"/>
              <w:marBottom w:val="0"/>
              <w:divBdr>
                <w:top w:val="none" w:sz="0" w:space="0" w:color="auto"/>
                <w:left w:val="none" w:sz="0" w:space="0" w:color="auto"/>
                <w:bottom w:val="none" w:sz="0" w:space="0" w:color="auto"/>
                <w:right w:val="none" w:sz="0" w:space="0" w:color="auto"/>
              </w:divBdr>
            </w:div>
            <w:div w:id="502013365">
              <w:marLeft w:val="480"/>
              <w:marRight w:val="0"/>
              <w:marTop w:val="0"/>
              <w:marBottom w:val="0"/>
              <w:divBdr>
                <w:top w:val="none" w:sz="0" w:space="0" w:color="auto"/>
                <w:left w:val="none" w:sz="0" w:space="0" w:color="auto"/>
                <w:bottom w:val="none" w:sz="0" w:space="0" w:color="auto"/>
                <w:right w:val="none" w:sz="0" w:space="0" w:color="auto"/>
              </w:divBdr>
            </w:div>
            <w:div w:id="502206722">
              <w:marLeft w:val="480"/>
              <w:marRight w:val="0"/>
              <w:marTop w:val="0"/>
              <w:marBottom w:val="0"/>
              <w:divBdr>
                <w:top w:val="none" w:sz="0" w:space="0" w:color="auto"/>
                <w:left w:val="none" w:sz="0" w:space="0" w:color="auto"/>
                <w:bottom w:val="none" w:sz="0" w:space="0" w:color="auto"/>
                <w:right w:val="none" w:sz="0" w:space="0" w:color="auto"/>
              </w:divBdr>
            </w:div>
            <w:div w:id="502360310">
              <w:marLeft w:val="480"/>
              <w:marRight w:val="0"/>
              <w:marTop w:val="0"/>
              <w:marBottom w:val="0"/>
              <w:divBdr>
                <w:top w:val="none" w:sz="0" w:space="0" w:color="auto"/>
                <w:left w:val="none" w:sz="0" w:space="0" w:color="auto"/>
                <w:bottom w:val="none" w:sz="0" w:space="0" w:color="auto"/>
                <w:right w:val="none" w:sz="0" w:space="0" w:color="auto"/>
              </w:divBdr>
            </w:div>
            <w:div w:id="502400859">
              <w:marLeft w:val="480"/>
              <w:marRight w:val="0"/>
              <w:marTop w:val="0"/>
              <w:marBottom w:val="0"/>
              <w:divBdr>
                <w:top w:val="none" w:sz="0" w:space="0" w:color="auto"/>
                <w:left w:val="none" w:sz="0" w:space="0" w:color="auto"/>
                <w:bottom w:val="none" w:sz="0" w:space="0" w:color="auto"/>
                <w:right w:val="none" w:sz="0" w:space="0" w:color="auto"/>
              </w:divBdr>
            </w:div>
            <w:div w:id="502402474">
              <w:marLeft w:val="480"/>
              <w:marRight w:val="0"/>
              <w:marTop w:val="0"/>
              <w:marBottom w:val="0"/>
              <w:divBdr>
                <w:top w:val="none" w:sz="0" w:space="0" w:color="auto"/>
                <w:left w:val="none" w:sz="0" w:space="0" w:color="auto"/>
                <w:bottom w:val="none" w:sz="0" w:space="0" w:color="auto"/>
                <w:right w:val="none" w:sz="0" w:space="0" w:color="auto"/>
              </w:divBdr>
            </w:div>
            <w:div w:id="502472019">
              <w:marLeft w:val="480"/>
              <w:marRight w:val="0"/>
              <w:marTop w:val="0"/>
              <w:marBottom w:val="0"/>
              <w:divBdr>
                <w:top w:val="none" w:sz="0" w:space="0" w:color="auto"/>
                <w:left w:val="none" w:sz="0" w:space="0" w:color="auto"/>
                <w:bottom w:val="none" w:sz="0" w:space="0" w:color="auto"/>
                <w:right w:val="none" w:sz="0" w:space="0" w:color="auto"/>
              </w:divBdr>
            </w:div>
            <w:div w:id="502473249">
              <w:marLeft w:val="480"/>
              <w:marRight w:val="0"/>
              <w:marTop w:val="0"/>
              <w:marBottom w:val="0"/>
              <w:divBdr>
                <w:top w:val="none" w:sz="0" w:space="0" w:color="auto"/>
                <w:left w:val="none" w:sz="0" w:space="0" w:color="auto"/>
                <w:bottom w:val="none" w:sz="0" w:space="0" w:color="auto"/>
                <w:right w:val="none" w:sz="0" w:space="0" w:color="auto"/>
              </w:divBdr>
            </w:div>
            <w:div w:id="502664227">
              <w:marLeft w:val="480"/>
              <w:marRight w:val="0"/>
              <w:marTop w:val="0"/>
              <w:marBottom w:val="0"/>
              <w:divBdr>
                <w:top w:val="none" w:sz="0" w:space="0" w:color="auto"/>
                <w:left w:val="none" w:sz="0" w:space="0" w:color="auto"/>
                <w:bottom w:val="none" w:sz="0" w:space="0" w:color="auto"/>
                <w:right w:val="none" w:sz="0" w:space="0" w:color="auto"/>
              </w:divBdr>
            </w:div>
            <w:div w:id="502866578">
              <w:marLeft w:val="480"/>
              <w:marRight w:val="0"/>
              <w:marTop w:val="0"/>
              <w:marBottom w:val="0"/>
              <w:divBdr>
                <w:top w:val="none" w:sz="0" w:space="0" w:color="auto"/>
                <w:left w:val="none" w:sz="0" w:space="0" w:color="auto"/>
                <w:bottom w:val="none" w:sz="0" w:space="0" w:color="auto"/>
                <w:right w:val="none" w:sz="0" w:space="0" w:color="auto"/>
              </w:divBdr>
            </w:div>
            <w:div w:id="502937219">
              <w:marLeft w:val="480"/>
              <w:marRight w:val="0"/>
              <w:marTop w:val="0"/>
              <w:marBottom w:val="0"/>
              <w:divBdr>
                <w:top w:val="none" w:sz="0" w:space="0" w:color="auto"/>
                <w:left w:val="none" w:sz="0" w:space="0" w:color="auto"/>
                <w:bottom w:val="none" w:sz="0" w:space="0" w:color="auto"/>
                <w:right w:val="none" w:sz="0" w:space="0" w:color="auto"/>
              </w:divBdr>
            </w:div>
            <w:div w:id="502940247">
              <w:marLeft w:val="480"/>
              <w:marRight w:val="0"/>
              <w:marTop w:val="0"/>
              <w:marBottom w:val="0"/>
              <w:divBdr>
                <w:top w:val="none" w:sz="0" w:space="0" w:color="auto"/>
                <w:left w:val="none" w:sz="0" w:space="0" w:color="auto"/>
                <w:bottom w:val="none" w:sz="0" w:space="0" w:color="auto"/>
                <w:right w:val="none" w:sz="0" w:space="0" w:color="auto"/>
              </w:divBdr>
            </w:div>
            <w:div w:id="502940769">
              <w:marLeft w:val="480"/>
              <w:marRight w:val="0"/>
              <w:marTop w:val="0"/>
              <w:marBottom w:val="0"/>
              <w:divBdr>
                <w:top w:val="none" w:sz="0" w:space="0" w:color="auto"/>
                <w:left w:val="none" w:sz="0" w:space="0" w:color="auto"/>
                <w:bottom w:val="none" w:sz="0" w:space="0" w:color="auto"/>
                <w:right w:val="none" w:sz="0" w:space="0" w:color="auto"/>
              </w:divBdr>
            </w:div>
            <w:div w:id="502941119">
              <w:marLeft w:val="480"/>
              <w:marRight w:val="0"/>
              <w:marTop w:val="0"/>
              <w:marBottom w:val="0"/>
              <w:divBdr>
                <w:top w:val="none" w:sz="0" w:space="0" w:color="auto"/>
                <w:left w:val="none" w:sz="0" w:space="0" w:color="auto"/>
                <w:bottom w:val="none" w:sz="0" w:space="0" w:color="auto"/>
                <w:right w:val="none" w:sz="0" w:space="0" w:color="auto"/>
              </w:divBdr>
            </w:div>
            <w:div w:id="502941415">
              <w:marLeft w:val="480"/>
              <w:marRight w:val="0"/>
              <w:marTop w:val="0"/>
              <w:marBottom w:val="0"/>
              <w:divBdr>
                <w:top w:val="none" w:sz="0" w:space="0" w:color="auto"/>
                <w:left w:val="none" w:sz="0" w:space="0" w:color="auto"/>
                <w:bottom w:val="none" w:sz="0" w:space="0" w:color="auto"/>
                <w:right w:val="none" w:sz="0" w:space="0" w:color="auto"/>
              </w:divBdr>
            </w:div>
            <w:div w:id="503060010">
              <w:marLeft w:val="480"/>
              <w:marRight w:val="0"/>
              <w:marTop w:val="0"/>
              <w:marBottom w:val="0"/>
              <w:divBdr>
                <w:top w:val="none" w:sz="0" w:space="0" w:color="auto"/>
                <w:left w:val="none" w:sz="0" w:space="0" w:color="auto"/>
                <w:bottom w:val="none" w:sz="0" w:space="0" w:color="auto"/>
                <w:right w:val="none" w:sz="0" w:space="0" w:color="auto"/>
              </w:divBdr>
            </w:div>
            <w:div w:id="503208224">
              <w:marLeft w:val="480"/>
              <w:marRight w:val="0"/>
              <w:marTop w:val="0"/>
              <w:marBottom w:val="0"/>
              <w:divBdr>
                <w:top w:val="none" w:sz="0" w:space="0" w:color="auto"/>
                <w:left w:val="none" w:sz="0" w:space="0" w:color="auto"/>
                <w:bottom w:val="none" w:sz="0" w:space="0" w:color="auto"/>
                <w:right w:val="none" w:sz="0" w:space="0" w:color="auto"/>
              </w:divBdr>
            </w:div>
            <w:div w:id="503283650">
              <w:marLeft w:val="480"/>
              <w:marRight w:val="0"/>
              <w:marTop w:val="0"/>
              <w:marBottom w:val="0"/>
              <w:divBdr>
                <w:top w:val="none" w:sz="0" w:space="0" w:color="auto"/>
                <w:left w:val="none" w:sz="0" w:space="0" w:color="auto"/>
                <w:bottom w:val="none" w:sz="0" w:space="0" w:color="auto"/>
                <w:right w:val="none" w:sz="0" w:space="0" w:color="auto"/>
              </w:divBdr>
            </w:div>
            <w:div w:id="503394787">
              <w:marLeft w:val="480"/>
              <w:marRight w:val="0"/>
              <w:marTop w:val="0"/>
              <w:marBottom w:val="0"/>
              <w:divBdr>
                <w:top w:val="none" w:sz="0" w:space="0" w:color="auto"/>
                <w:left w:val="none" w:sz="0" w:space="0" w:color="auto"/>
                <w:bottom w:val="none" w:sz="0" w:space="0" w:color="auto"/>
                <w:right w:val="none" w:sz="0" w:space="0" w:color="auto"/>
              </w:divBdr>
            </w:div>
            <w:div w:id="503515820">
              <w:marLeft w:val="480"/>
              <w:marRight w:val="0"/>
              <w:marTop w:val="0"/>
              <w:marBottom w:val="0"/>
              <w:divBdr>
                <w:top w:val="none" w:sz="0" w:space="0" w:color="auto"/>
                <w:left w:val="none" w:sz="0" w:space="0" w:color="auto"/>
                <w:bottom w:val="none" w:sz="0" w:space="0" w:color="auto"/>
                <w:right w:val="none" w:sz="0" w:space="0" w:color="auto"/>
              </w:divBdr>
            </w:div>
            <w:div w:id="503517691">
              <w:marLeft w:val="480"/>
              <w:marRight w:val="0"/>
              <w:marTop w:val="0"/>
              <w:marBottom w:val="0"/>
              <w:divBdr>
                <w:top w:val="none" w:sz="0" w:space="0" w:color="auto"/>
                <w:left w:val="none" w:sz="0" w:space="0" w:color="auto"/>
                <w:bottom w:val="none" w:sz="0" w:space="0" w:color="auto"/>
                <w:right w:val="none" w:sz="0" w:space="0" w:color="auto"/>
              </w:divBdr>
            </w:div>
            <w:div w:id="503588177">
              <w:marLeft w:val="480"/>
              <w:marRight w:val="0"/>
              <w:marTop w:val="0"/>
              <w:marBottom w:val="0"/>
              <w:divBdr>
                <w:top w:val="none" w:sz="0" w:space="0" w:color="auto"/>
                <w:left w:val="none" w:sz="0" w:space="0" w:color="auto"/>
                <w:bottom w:val="none" w:sz="0" w:space="0" w:color="auto"/>
                <w:right w:val="none" w:sz="0" w:space="0" w:color="auto"/>
              </w:divBdr>
            </w:div>
            <w:div w:id="503663300">
              <w:marLeft w:val="480"/>
              <w:marRight w:val="0"/>
              <w:marTop w:val="0"/>
              <w:marBottom w:val="0"/>
              <w:divBdr>
                <w:top w:val="none" w:sz="0" w:space="0" w:color="auto"/>
                <w:left w:val="none" w:sz="0" w:space="0" w:color="auto"/>
                <w:bottom w:val="none" w:sz="0" w:space="0" w:color="auto"/>
                <w:right w:val="none" w:sz="0" w:space="0" w:color="auto"/>
              </w:divBdr>
            </w:div>
            <w:div w:id="503740648">
              <w:marLeft w:val="480"/>
              <w:marRight w:val="0"/>
              <w:marTop w:val="0"/>
              <w:marBottom w:val="0"/>
              <w:divBdr>
                <w:top w:val="none" w:sz="0" w:space="0" w:color="auto"/>
                <w:left w:val="none" w:sz="0" w:space="0" w:color="auto"/>
                <w:bottom w:val="none" w:sz="0" w:space="0" w:color="auto"/>
                <w:right w:val="none" w:sz="0" w:space="0" w:color="auto"/>
              </w:divBdr>
            </w:div>
            <w:div w:id="503784931">
              <w:marLeft w:val="480"/>
              <w:marRight w:val="0"/>
              <w:marTop w:val="0"/>
              <w:marBottom w:val="0"/>
              <w:divBdr>
                <w:top w:val="none" w:sz="0" w:space="0" w:color="auto"/>
                <w:left w:val="none" w:sz="0" w:space="0" w:color="auto"/>
                <w:bottom w:val="none" w:sz="0" w:space="0" w:color="auto"/>
                <w:right w:val="none" w:sz="0" w:space="0" w:color="auto"/>
              </w:divBdr>
            </w:div>
            <w:div w:id="503933834">
              <w:marLeft w:val="480"/>
              <w:marRight w:val="0"/>
              <w:marTop w:val="0"/>
              <w:marBottom w:val="0"/>
              <w:divBdr>
                <w:top w:val="none" w:sz="0" w:space="0" w:color="auto"/>
                <w:left w:val="none" w:sz="0" w:space="0" w:color="auto"/>
                <w:bottom w:val="none" w:sz="0" w:space="0" w:color="auto"/>
                <w:right w:val="none" w:sz="0" w:space="0" w:color="auto"/>
              </w:divBdr>
            </w:div>
            <w:div w:id="503979498">
              <w:marLeft w:val="480"/>
              <w:marRight w:val="0"/>
              <w:marTop w:val="0"/>
              <w:marBottom w:val="0"/>
              <w:divBdr>
                <w:top w:val="none" w:sz="0" w:space="0" w:color="auto"/>
                <w:left w:val="none" w:sz="0" w:space="0" w:color="auto"/>
                <w:bottom w:val="none" w:sz="0" w:space="0" w:color="auto"/>
                <w:right w:val="none" w:sz="0" w:space="0" w:color="auto"/>
              </w:divBdr>
            </w:div>
            <w:div w:id="504172781">
              <w:marLeft w:val="480"/>
              <w:marRight w:val="0"/>
              <w:marTop w:val="0"/>
              <w:marBottom w:val="0"/>
              <w:divBdr>
                <w:top w:val="none" w:sz="0" w:space="0" w:color="auto"/>
                <w:left w:val="none" w:sz="0" w:space="0" w:color="auto"/>
                <w:bottom w:val="none" w:sz="0" w:space="0" w:color="auto"/>
                <w:right w:val="none" w:sz="0" w:space="0" w:color="auto"/>
              </w:divBdr>
            </w:div>
            <w:div w:id="504245321">
              <w:marLeft w:val="480"/>
              <w:marRight w:val="0"/>
              <w:marTop w:val="0"/>
              <w:marBottom w:val="0"/>
              <w:divBdr>
                <w:top w:val="none" w:sz="0" w:space="0" w:color="auto"/>
                <w:left w:val="none" w:sz="0" w:space="0" w:color="auto"/>
                <w:bottom w:val="none" w:sz="0" w:space="0" w:color="auto"/>
                <w:right w:val="none" w:sz="0" w:space="0" w:color="auto"/>
              </w:divBdr>
            </w:div>
            <w:div w:id="504248529">
              <w:marLeft w:val="480"/>
              <w:marRight w:val="0"/>
              <w:marTop w:val="0"/>
              <w:marBottom w:val="0"/>
              <w:divBdr>
                <w:top w:val="none" w:sz="0" w:space="0" w:color="auto"/>
                <w:left w:val="none" w:sz="0" w:space="0" w:color="auto"/>
                <w:bottom w:val="none" w:sz="0" w:space="0" w:color="auto"/>
                <w:right w:val="none" w:sz="0" w:space="0" w:color="auto"/>
              </w:divBdr>
            </w:div>
            <w:div w:id="504320318">
              <w:marLeft w:val="480"/>
              <w:marRight w:val="0"/>
              <w:marTop w:val="0"/>
              <w:marBottom w:val="0"/>
              <w:divBdr>
                <w:top w:val="none" w:sz="0" w:space="0" w:color="auto"/>
                <w:left w:val="none" w:sz="0" w:space="0" w:color="auto"/>
                <w:bottom w:val="none" w:sz="0" w:space="0" w:color="auto"/>
                <w:right w:val="none" w:sz="0" w:space="0" w:color="auto"/>
              </w:divBdr>
            </w:div>
            <w:div w:id="504445540">
              <w:marLeft w:val="480"/>
              <w:marRight w:val="0"/>
              <w:marTop w:val="0"/>
              <w:marBottom w:val="0"/>
              <w:divBdr>
                <w:top w:val="none" w:sz="0" w:space="0" w:color="auto"/>
                <w:left w:val="none" w:sz="0" w:space="0" w:color="auto"/>
                <w:bottom w:val="none" w:sz="0" w:space="0" w:color="auto"/>
                <w:right w:val="none" w:sz="0" w:space="0" w:color="auto"/>
              </w:divBdr>
            </w:div>
            <w:div w:id="504516705">
              <w:marLeft w:val="480"/>
              <w:marRight w:val="0"/>
              <w:marTop w:val="0"/>
              <w:marBottom w:val="0"/>
              <w:divBdr>
                <w:top w:val="none" w:sz="0" w:space="0" w:color="auto"/>
                <w:left w:val="none" w:sz="0" w:space="0" w:color="auto"/>
                <w:bottom w:val="none" w:sz="0" w:space="0" w:color="auto"/>
                <w:right w:val="none" w:sz="0" w:space="0" w:color="auto"/>
              </w:divBdr>
            </w:div>
            <w:div w:id="504831524">
              <w:marLeft w:val="480"/>
              <w:marRight w:val="0"/>
              <w:marTop w:val="0"/>
              <w:marBottom w:val="0"/>
              <w:divBdr>
                <w:top w:val="none" w:sz="0" w:space="0" w:color="auto"/>
                <w:left w:val="none" w:sz="0" w:space="0" w:color="auto"/>
                <w:bottom w:val="none" w:sz="0" w:space="0" w:color="auto"/>
                <w:right w:val="none" w:sz="0" w:space="0" w:color="auto"/>
              </w:divBdr>
            </w:div>
            <w:div w:id="504855932">
              <w:marLeft w:val="480"/>
              <w:marRight w:val="0"/>
              <w:marTop w:val="0"/>
              <w:marBottom w:val="0"/>
              <w:divBdr>
                <w:top w:val="none" w:sz="0" w:space="0" w:color="auto"/>
                <w:left w:val="none" w:sz="0" w:space="0" w:color="auto"/>
                <w:bottom w:val="none" w:sz="0" w:space="0" w:color="auto"/>
                <w:right w:val="none" w:sz="0" w:space="0" w:color="auto"/>
              </w:divBdr>
            </w:div>
            <w:div w:id="504905415">
              <w:marLeft w:val="480"/>
              <w:marRight w:val="0"/>
              <w:marTop w:val="0"/>
              <w:marBottom w:val="0"/>
              <w:divBdr>
                <w:top w:val="none" w:sz="0" w:space="0" w:color="auto"/>
                <w:left w:val="none" w:sz="0" w:space="0" w:color="auto"/>
                <w:bottom w:val="none" w:sz="0" w:space="0" w:color="auto"/>
                <w:right w:val="none" w:sz="0" w:space="0" w:color="auto"/>
              </w:divBdr>
            </w:div>
            <w:div w:id="504974299">
              <w:marLeft w:val="480"/>
              <w:marRight w:val="0"/>
              <w:marTop w:val="0"/>
              <w:marBottom w:val="0"/>
              <w:divBdr>
                <w:top w:val="none" w:sz="0" w:space="0" w:color="auto"/>
                <w:left w:val="none" w:sz="0" w:space="0" w:color="auto"/>
                <w:bottom w:val="none" w:sz="0" w:space="0" w:color="auto"/>
                <w:right w:val="none" w:sz="0" w:space="0" w:color="auto"/>
              </w:divBdr>
            </w:div>
            <w:div w:id="504981602">
              <w:marLeft w:val="480"/>
              <w:marRight w:val="0"/>
              <w:marTop w:val="0"/>
              <w:marBottom w:val="0"/>
              <w:divBdr>
                <w:top w:val="none" w:sz="0" w:space="0" w:color="auto"/>
                <w:left w:val="none" w:sz="0" w:space="0" w:color="auto"/>
                <w:bottom w:val="none" w:sz="0" w:space="0" w:color="auto"/>
                <w:right w:val="none" w:sz="0" w:space="0" w:color="auto"/>
              </w:divBdr>
            </w:div>
            <w:div w:id="505020870">
              <w:marLeft w:val="480"/>
              <w:marRight w:val="0"/>
              <w:marTop w:val="0"/>
              <w:marBottom w:val="0"/>
              <w:divBdr>
                <w:top w:val="none" w:sz="0" w:space="0" w:color="auto"/>
                <w:left w:val="none" w:sz="0" w:space="0" w:color="auto"/>
                <w:bottom w:val="none" w:sz="0" w:space="0" w:color="auto"/>
                <w:right w:val="none" w:sz="0" w:space="0" w:color="auto"/>
              </w:divBdr>
            </w:div>
            <w:div w:id="505094454">
              <w:marLeft w:val="480"/>
              <w:marRight w:val="0"/>
              <w:marTop w:val="0"/>
              <w:marBottom w:val="0"/>
              <w:divBdr>
                <w:top w:val="none" w:sz="0" w:space="0" w:color="auto"/>
                <w:left w:val="none" w:sz="0" w:space="0" w:color="auto"/>
                <w:bottom w:val="none" w:sz="0" w:space="0" w:color="auto"/>
                <w:right w:val="none" w:sz="0" w:space="0" w:color="auto"/>
              </w:divBdr>
            </w:div>
            <w:div w:id="505167251">
              <w:marLeft w:val="480"/>
              <w:marRight w:val="0"/>
              <w:marTop w:val="0"/>
              <w:marBottom w:val="0"/>
              <w:divBdr>
                <w:top w:val="none" w:sz="0" w:space="0" w:color="auto"/>
                <w:left w:val="none" w:sz="0" w:space="0" w:color="auto"/>
                <w:bottom w:val="none" w:sz="0" w:space="0" w:color="auto"/>
                <w:right w:val="none" w:sz="0" w:space="0" w:color="auto"/>
              </w:divBdr>
            </w:div>
            <w:div w:id="505286838">
              <w:marLeft w:val="480"/>
              <w:marRight w:val="0"/>
              <w:marTop w:val="0"/>
              <w:marBottom w:val="0"/>
              <w:divBdr>
                <w:top w:val="none" w:sz="0" w:space="0" w:color="auto"/>
                <w:left w:val="none" w:sz="0" w:space="0" w:color="auto"/>
                <w:bottom w:val="none" w:sz="0" w:space="0" w:color="auto"/>
                <w:right w:val="none" w:sz="0" w:space="0" w:color="auto"/>
              </w:divBdr>
            </w:div>
            <w:div w:id="505482775">
              <w:marLeft w:val="480"/>
              <w:marRight w:val="0"/>
              <w:marTop w:val="0"/>
              <w:marBottom w:val="0"/>
              <w:divBdr>
                <w:top w:val="none" w:sz="0" w:space="0" w:color="auto"/>
                <w:left w:val="none" w:sz="0" w:space="0" w:color="auto"/>
                <w:bottom w:val="none" w:sz="0" w:space="0" w:color="auto"/>
                <w:right w:val="none" w:sz="0" w:space="0" w:color="auto"/>
              </w:divBdr>
            </w:div>
            <w:div w:id="505558626">
              <w:marLeft w:val="480"/>
              <w:marRight w:val="0"/>
              <w:marTop w:val="0"/>
              <w:marBottom w:val="0"/>
              <w:divBdr>
                <w:top w:val="none" w:sz="0" w:space="0" w:color="auto"/>
                <w:left w:val="none" w:sz="0" w:space="0" w:color="auto"/>
                <w:bottom w:val="none" w:sz="0" w:space="0" w:color="auto"/>
                <w:right w:val="none" w:sz="0" w:space="0" w:color="auto"/>
              </w:divBdr>
            </w:div>
            <w:div w:id="505560765">
              <w:marLeft w:val="480"/>
              <w:marRight w:val="0"/>
              <w:marTop w:val="0"/>
              <w:marBottom w:val="0"/>
              <w:divBdr>
                <w:top w:val="none" w:sz="0" w:space="0" w:color="auto"/>
                <w:left w:val="none" w:sz="0" w:space="0" w:color="auto"/>
                <w:bottom w:val="none" w:sz="0" w:space="0" w:color="auto"/>
                <w:right w:val="none" w:sz="0" w:space="0" w:color="auto"/>
              </w:divBdr>
            </w:div>
            <w:div w:id="505679504">
              <w:marLeft w:val="480"/>
              <w:marRight w:val="0"/>
              <w:marTop w:val="0"/>
              <w:marBottom w:val="0"/>
              <w:divBdr>
                <w:top w:val="none" w:sz="0" w:space="0" w:color="auto"/>
                <w:left w:val="none" w:sz="0" w:space="0" w:color="auto"/>
                <w:bottom w:val="none" w:sz="0" w:space="0" w:color="auto"/>
                <w:right w:val="none" w:sz="0" w:space="0" w:color="auto"/>
              </w:divBdr>
            </w:div>
            <w:div w:id="505948419">
              <w:marLeft w:val="480"/>
              <w:marRight w:val="0"/>
              <w:marTop w:val="0"/>
              <w:marBottom w:val="0"/>
              <w:divBdr>
                <w:top w:val="none" w:sz="0" w:space="0" w:color="auto"/>
                <w:left w:val="none" w:sz="0" w:space="0" w:color="auto"/>
                <w:bottom w:val="none" w:sz="0" w:space="0" w:color="auto"/>
                <w:right w:val="none" w:sz="0" w:space="0" w:color="auto"/>
              </w:divBdr>
            </w:div>
            <w:div w:id="506019328">
              <w:marLeft w:val="480"/>
              <w:marRight w:val="0"/>
              <w:marTop w:val="0"/>
              <w:marBottom w:val="0"/>
              <w:divBdr>
                <w:top w:val="none" w:sz="0" w:space="0" w:color="auto"/>
                <w:left w:val="none" w:sz="0" w:space="0" w:color="auto"/>
                <w:bottom w:val="none" w:sz="0" w:space="0" w:color="auto"/>
                <w:right w:val="none" w:sz="0" w:space="0" w:color="auto"/>
              </w:divBdr>
            </w:div>
            <w:div w:id="506022084">
              <w:marLeft w:val="480"/>
              <w:marRight w:val="0"/>
              <w:marTop w:val="0"/>
              <w:marBottom w:val="0"/>
              <w:divBdr>
                <w:top w:val="none" w:sz="0" w:space="0" w:color="auto"/>
                <w:left w:val="none" w:sz="0" w:space="0" w:color="auto"/>
                <w:bottom w:val="none" w:sz="0" w:space="0" w:color="auto"/>
                <w:right w:val="none" w:sz="0" w:space="0" w:color="auto"/>
              </w:divBdr>
            </w:div>
            <w:div w:id="506092990">
              <w:marLeft w:val="480"/>
              <w:marRight w:val="0"/>
              <w:marTop w:val="0"/>
              <w:marBottom w:val="0"/>
              <w:divBdr>
                <w:top w:val="none" w:sz="0" w:space="0" w:color="auto"/>
                <w:left w:val="none" w:sz="0" w:space="0" w:color="auto"/>
                <w:bottom w:val="none" w:sz="0" w:space="0" w:color="auto"/>
                <w:right w:val="none" w:sz="0" w:space="0" w:color="auto"/>
              </w:divBdr>
            </w:div>
            <w:div w:id="506095069">
              <w:marLeft w:val="480"/>
              <w:marRight w:val="0"/>
              <w:marTop w:val="0"/>
              <w:marBottom w:val="0"/>
              <w:divBdr>
                <w:top w:val="none" w:sz="0" w:space="0" w:color="auto"/>
                <w:left w:val="none" w:sz="0" w:space="0" w:color="auto"/>
                <w:bottom w:val="none" w:sz="0" w:space="0" w:color="auto"/>
                <w:right w:val="none" w:sz="0" w:space="0" w:color="auto"/>
              </w:divBdr>
            </w:div>
            <w:div w:id="506099373">
              <w:marLeft w:val="480"/>
              <w:marRight w:val="0"/>
              <w:marTop w:val="0"/>
              <w:marBottom w:val="0"/>
              <w:divBdr>
                <w:top w:val="none" w:sz="0" w:space="0" w:color="auto"/>
                <w:left w:val="none" w:sz="0" w:space="0" w:color="auto"/>
                <w:bottom w:val="none" w:sz="0" w:space="0" w:color="auto"/>
                <w:right w:val="none" w:sz="0" w:space="0" w:color="auto"/>
              </w:divBdr>
            </w:div>
            <w:div w:id="506287753">
              <w:marLeft w:val="480"/>
              <w:marRight w:val="0"/>
              <w:marTop w:val="0"/>
              <w:marBottom w:val="0"/>
              <w:divBdr>
                <w:top w:val="none" w:sz="0" w:space="0" w:color="auto"/>
                <w:left w:val="none" w:sz="0" w:space="0" w:color="auto"/>
                <w:bottom w:val="none" w:sz="0" w:space="0" w:color="auto"/>
                <w:right w:val="none" w:sz="0" w:space="0" w:color="auto"/>
              </w:divBdr>
            </w:div>
            <w:div w:id="506362704">
              <w:marLeft w:val="480"/>
              <w:marRight w:val="0"/>
              <w:marTop w:val="0"/>
              <w:marBottom w:val="0"/>
              <w:divBdr>
                <w:top w:val="none" w:sz="0" w:space="0" w:color="auto"/>
                <w:left w:val="none" w:sz="0" w:space="0" w:color="auto"/>
                <w:bottom w:val="none" w:sz="0" w:space="0" w:color="auto"/>
                <w:right w:val="none" w:sz="0" w:space="0" w:color="auto"/>
              </w:divBdr>
            </w:div>
            <w:div w:id="506407436">
              <w:marLeft w:val="480"/>
              <w:marRight w:val="0"/>
              <w:marTop w:val="0"/>
              <w:marBottom w:val="0"/>
              <w:divBdr>
                <w:top w:val="none" w:sz="0" w:space="0" w:color="auto"/>
                <w:left w:val="none" w:sz="0" w:space="0" w:color="auto"/>
                <w:bottom w:val="none" w:sz="0" w:space="0" w:color="auto"/>
                <w:right w:val="none" w:sz="0" w:space="0" w:color="auto"/>
              </w:divBdr>
            </w:div>
            <w:div w:id="506480521">
              <w:marLeft w:val="480"/>
              <w:marRight w:val="0"/>
              <w:marTop w:val="0"/>
              <w:marBottom w:val="0"/>
              <w:divBdr>
                <w:top w:val="none" w:sz="0" w:space="0" w:color="auto"/>
                <w:left w:val="none" w:sz="0" w:space="0" w:color="auto"/>
                <w:bottom w:val="none" w:sz="0" w:space="0" w:color="auto"/>
                <w:right w:val="none" w:sz="0" w:space="0" w:color="auto"/>
              </w:divBdr>
            </w:div>
            <w:div w:id="506555188">
              <w:marLeft w:val="480"/>
              <w:marRight w:val="0"/>
              <w:marTop w:val="0"/>
              <w:marBottom w:val="0"/>
              <w:divBdr>
                <w:top w:val="none" w:sz="0" w:space="0" w:color="auto"/>
                <w:left w:val="none" w:sz="0" w:space="0" w:color="auto"/>
                <w:bottom w:val="none" w:sz="0" w:space="0" w:color="auto"/>
                <w:right w:val="none" w:sz="0" w:space="0" w:color="auto"/>
              </w:divBdr>
            </w:div>
            <w:div w:id="506864148">
              <w:marLeft w:val="480"/>
              <w:marRight w:val="0"/>
              <w:marTop w:val="0"/>
              <w:marBottom w:val="0"/>
              <w:divBdr>
                <w:top w:val="none" w:sz="0" w:space="0" w:color="auto"/>
                <w:left w:val="none" w:sz="0" w:space="0" w:color="auto"/>
                <w:bottom w:val="none" w:sz="0" w:space="0" w:color="auto"/>
                <w:right w:val="none" w:sz="0" w:space="0" w:color="auto"/>
              </w:divBdr>
            </w:div>
            <w:div w:id="506872694">
              <w:marLeft w:val="480"/>
              <w:marRight w:val="0"/>
              <w:marTop w:val="0"/>
              <w:marBottom w:val="0"/>
              <w:divBdr>
                <w:top w:val="none" w:sz="0" w:space="0" w:color="auto"/>
                <w:left w:val="none" w:sz="0" w:space="0" w:color="auto"/>
                <w:bottom w:val="none" w:sz="0" w:space="0" w:color="auto"/>
                <w:right w:val="none" w:sz="0" w:space="0" w:color="auto"/>
              </w:divBdr>
            </w:div>
            <w:div w:id="506941892">
              <w:marLeft w:val="480"/>
              <w:marRight w:val="0"/>
              <w:marTop w:val="0"/>
              <w:marBottom w:val="0"/>
              <w:divBdr>
                <w:top w:val="none" w:sz="0" w:space="0" w:color="auto"/>
                <w:left w:val="none" w:sz="0" w:space="0" w:color="auto"/>
                <w:bottom w:val="none" w:sz="0" w:space="0" w:color="auto"/>
                <w:right w:val="none" w:sz="0" w:space="0" w:color="auto"/>
              </w:divBdr>
            </w:div>
            <w:div w:id="506989167">
              <w:marLeft w:val="480"/>
              <w:marRight w:val="0"/>
              <w:marTop w:val="0"/>
              <w:marBottom w:val="0"/>
              <w:divBdr>
                <w:top w:val="none" w:sz="0" w:space="0" w:color="auto"/>
                <w:left w:val="none" w:sz="0" w:space="0" w:color="auto"/>
                <w:bottom w:val="none" w:sz="0" w:space="0" w:color="auto"/>
                <w:right w:val="none" w:sz="0" w:space="0" w:color="auto"/>
              </w:divBdr>
            </w:div>
            <w:div w:id="507064219">
              <w:marLeft w:val="480"/>
              <w:marRight w:val="0"/>
              <w:marTop w:val="0"/>
              <w:marBottom w:val="0"/>
              <w:divBdr>
                <w:top w:val="none" w:sz="0" w:space="0" w:color="auto"/>
                <w:left w:val="none" w:sz="0" w:space="0" w:color="auto"/>
                <w:bottom w:val="none" w:sz="0" w:space="0" w:color="auto"/>
                <w:right w:val="none" w:sz="0" w:space="0" w:color="auto"/>
              </w:divBdr>
            </w:div>
            <w:div w:id="507066019">
              <w:marLeft w:val="480"/>
              <w:marRight w:val="0"/>
              <w:marTop w:val="0"/>
              <w:marBottom w:val="0"/>
              <w:divBdr>
                <w:top w:val="none" w:sz="0" w:space="0" w:color="auto"/>
                <w:left w:val="none" w:sz="0" w:space="0" w:color="auto"/>
                <w:bottom w:val="none" w:sz="0" w:space="0" w:color="auto"/>
                <w:right w:val="none" w:sz="0" w:space="0" w:color="auto"/>
              </w:divBdr>
            </w:div>
            <w:div w:id="507255047">
              <w:marLeft w:val="480"/>
              <w:marRight w:val="0"/>
              <w:marTop w:val="0"/>
              <w:marBottom w:val="0"/>
              <w:divBdr>
                <w:top w:val="none" w:sz="0" w:space="0" w:color="auto"/>
                <w:left w:val="none" w:sz="0" w:space="0" w:color="auto"/>
                <w:bottom w:val="none" w:sz="0" w:space="0" w:color="auto"/>
                <w:right w:val="none" w:sz="0" w:space="0" w:color="auto"/>
              </w:divBdr>
            </w:div>
            <w:div w:id="507256805">
              <w:marLeft w:val="480"/>
              <w:marRight w:val="0"/>
              <w:marTop w:val="0"/>
              <w:marBottom w:val="0"/>
              <w:divBdr>
                <w:top w:val="none" w:sz="0" w:space="0" w:color="auto"/>
                <w:left w:val="none" w:sz="0" w:space="0" w:color="auto"/>
                <w:bottom w:val="none" w:sz="0" w:space="0" w:color="auto"/>
                <w:right w:val="none" w:sz="0" w:space="0" w:color="auto"/>
              </w:divBdr>
            </w:div>
            <w:div w:id="507404677">
              <w:marLeft w:val="480"/>
              <w:marRight w:val="0"/>
              <w:marTop w:val="0"/>
              <w:marBottom w:val="0"/>
              <w:divBdr>
                <w:top w:val="none" w:sz="0" w:space="0" w:color="auto"/>
                <w:left w:val="none" w:sz="0" w:space="0" w:color="auto"/>
                <w:bottom w:val="none" w:sz="0" w:space="0" w:color="auto"/>
                <w:right w:val="none" w:sz="0" w:space="0" w:color="auto"/>
              </w:divBdr>
            </w:div>
            <w:div w:id="507406542">
              <w:marLeft w:val="480"/>
              <w:marRight w:val="0"/>
              <w:marTop w:val="0"/>
              <w:marBottom w:val="0"/>
              <w:divBdr>
                <w:top w:val="none" w:sz="0" w:space="0" w:color="auto"/>
                <w:left w:val="none" w:sz="0" w:space="0" w:color="auto"/>
                <w:bottom w:val="none" w:sz="0" w:space="0" w:color="auto"/>
                <w:right w:val="none" w:sz="0" w:space="0" w:color="auto"/>
              </w:divBdr>
            </w:div>
            <w:div w:id="507452010">
              <w:marLeft w:val="480"/>
              <w:marRight w:val="0"/>
              <w:marTop w:val="0"/>
              <w:marBottom w:val="0"/>
              <w:divBdr>
                <w:top w:val="none" w:sz="0" w:space="0" w:color="auto"/>
                <w:left w:val="none" w:sz="0" w:space="0" w:color="auto"/>
                <w:bottom w:val="none" w:sz="0" w:space="0" w:color="auto"/>
                <w:right w:val="none" w:sz="0" w:space="0" w:color="auto"/>
              </w:divBdr>
            </w:div>
            <w:div w:id="507525996">
              <w:marLeft w:val="480"/>
              <w:marRight w:val="0"/>
              <w:marTop w:val="0"/>
              <w:marBottom w:val="0"/>
              <w:divBdr>
                <w:top w:val="none" w:sz="0" w:space="0" w:color="auto"/>
                <w:left w:val="none" w:sz="0" w:space="0" w:color="auto"/>
                <w:bottom w:val="none" w:sz="0" w:space="0" w:color="auto"/>
                <w:right w:val="none" w:sz="0" w:space="0" w:color="auto"/>
              </w:divBdr>
            </w:div>
            <w:div w:id="507601011">
              <w:marLeft w:val="480"/>
              <w:marRight w:val="0"/>
              <w:marTop w:val="0"/>
              <w:marBottom w:val="0"/>
              <w:divBdr>
                <w:top w:val="none" w:sz="0" w:space="0" w:color="auto"/>
                <w:left w:val="none" w:sz="0" w:space="0" w:color="auto"/>
                <w:bottom w:val="none" w:sz="0" w:space="0" w:color="auto"/>
                <w:right w:val="none" w:sz="0" w:space="0" w:color="auto"/>
              </w:divBdr>
            </w:div>
            <w:div w:id="507670322">
              <w:marLeft w:val="480"/>
              <w:marRight w:val="0"/>
              <w:marTop w:val="0"/>
              <w:marBottom w:val="0"/>
              <w:divBdr>
                <w:top w:val="none" w:sz="0" w:space="0" w:color="auto"/>
                <w:left w:val="none" w:sz="0" w:space="0" w:color="auto"/>
                <w:bottom w:val="none" w:sz="0" w:space="0" w:color="auto"/>
                <w:right w:val="none" w:sz="0" w:space="0" w:color="auto"/>
              </w:divBdr>
            </w:div>
            <w:div w:id="507714453">
              <w:marLeft w:val="480"/>
              <w:marRight w:val="0"/>
              <w:marTop w:val="0"/>
              <w:marBottom w:val="0"/>
              <w:divBdr>
                <w:top w:val="none" w:sz="0" w:space="0" w:color="auto"/>
                <w:left w:val="none" w:sz="0" w:space="0" w:color="auto"/>
                <w:bottom w:val="none" w:sz="0" w:space="0" w:color="auto"/>
                <w:right w:val="none" w:sz="0" w:space="0" w:color="auto"/>
              </w:divBdr>
            </w:div>
            <w:div w:id="507715135">
              <w:marLeft w:val="480"/>
              <w:marRight w:val="0"/>
              <w:marTop w:val="0"/>
              <w:marBottom w:val="0"/>
              <w:divBdr>
                <w:top w:val="none" w:sz="0" w:space="0" w:color="auto"/>
                <w:left w:val="none" w:sz="0" w:space="0" w:color="auto"/>
                <w:bottom w:val="none" w:sz="0" w:space="0" w:color="auto"/>
                <w:right w:val="none" w:sz="0" w:space="0" w:color="auto"/>
              </w:divBdr>
            </w:div>
            <w:div w:id="507718184">
              <w:marLeft w:val="480"/>
              <w:marRight w:val="0"/>
              <w:marTop w:val="0"/>
              <w:marBottom w:val="0"/>
              <w:divBdr>
                <w:top w:val="none" w:sz="0" w:space="0" w:color="auto"/>
                <w:left w:val="none" w:sz="0" w:space="0" w:color="auto"/>
                <w:bottom w:val="none" w:sz="0" w:space="0" w:color="auto"/>
                <w:right w:val="none" w:sz="0" w:space="0" w:color="auto"/>
              </w:divBdr>
            </w:div>
            <w:div w:id="507720695">
              <w:marLeft w:val="480"/>
              <w:marRight w:val="0"/>
              <w:marTop w:val="0"/>
              <w:marBottom w:val="0"/>
              <w:divBdr>
                <w:top w:val="none" w:sz="0" w:space="0" w:color="auto"/>
                <w:left w:val="none" w:sz="0" w:space="0" w:color="auto"/>
                <w:bottom w:val="none" w:sz="0" w:space="0" w:color="auto"/>
                <w:right w:val="none" w:sz="0" w:space="0" w:color="auto"/>
              </w:divBdr>
            </w:div>
            <w:div w:id="507791876">
              <w:marLeft w:val="480"/>
              <w:marRight w:val="0"/>
              <w:marTop w:val="0"/>
              <w:marBottom w:val="0"/>
              <w:divBdr>
                <w:top w:val="none" w:sz="0" w:space="0" w:color="auto"/>
                <w:left w:val="none" w:sz="0" w:space="0" w:color="auto"/>
                <w:bottom w:val="none" w:sz="0" w:space="0" w:color="auto"/>
                <w:right w:val="none" w:sz="0" w:space="0" w:color="auto"/>
              </w:divBdr>
            </w:div>
            <w:div w:id="507796696">
              <w:marLeft w:val="480"/>
              <w:marRight w:val="0"/>
              <w:marTop w:val="0"/>
              <w:marBottom w:val="0"/>
              <w:divBdr>
                <w:top w:val="none" w:sz="0" w:space="0" w:color="auto"/>
                <w:left w:val="none" w:sz="0" w:space="0" w:color="auto"/>
                <w:bottom w:val="none" w:sz="0" w:space="0" w:color="auto"/>
                <w:right w:val="none" w:sz="0" w:space="0" w:color="auto"/>
              </w:divBdr>
            </w:div>
            <w:div w:id="507915702">
              <w:marLeft w:val="480"/>
              <w:marRight w:val="0"/>
              <w:marTop w:val="0"/>
              <w:marBottom w:val="0"/>
              <w:divBdr>
                <w:top w:val="none" w:sz="0" w:space="0" w:color="auto"/>
                <w:left w:val="none" w:sz="0" w:space="0" w:color="auto"/>
                <w:bottom w:val="none" w:sz="0" w:space="0" w:color="auto"/>
                <w:right w:val="none" w:sz="0" w:space="0" w:color="auto"/>
              </w:divBdr>
            </w:div>
            <w:div w:id="507983578">
              <w:marLeft w:val="480"/>
              <w:marRight w:val="0"/>
              <w:marTop w:val="0"/>
              <w:marBottom w:val="0"/>
              <w:divBdr>
                <w:top w:val="none" w:sz="0" w:space="0" w:color="auto"/>
                <w:left w:val="none" w:sz="0" w:space="0" w:color="auto"/>
                <w:bottom w:val="none" w:sz="0" w:space="0" w:color="auto"/>
                <w:right w:val="none" w:sz="0" w:space="0" w:color="auto"/>
              </w:divBdr>
            </w:div>
            <w:div w:id="507990502">
              <w:marLeft w:val="480"/>
              <w:marRight w:val="0"/>
              <w:marTop w:val="0"/>
              <w:marBottom w:val="0"/>
              <w:divBdr>
                <w:top w:val="none" w:sz="0" w:space="0" w:color="auto"/>
                <w:left w:val="none" w:sz="0" w:space="0" w:color="auto"/>
                <w:bottom w:val="none" w:sz="0" w:space="0" w:color="auto"/>
                <w:right w:val="none" w:sz="0" w:space="0" w:color="auto"/>
              </w:divBdr>
            </w:div>
            <w:div w:id="508103794">
              <w:marLeft w:val="480"/>
              <w:marRight w:val="0"/>
              <w:marTop w:val="0"/>
              <w:marBottom w:val="0"/>
              <w:divBdr>
                <w:top w:val="none" w:sz="0" w:space="0" w:color="auto"/>
                <w:left w:val="none" w:sz="0" w:space="0" w:color="auto"/>
                <w:bottom w:val="none" w:sz="0" w:space="0" w:color="auto"/>
                <w:right w:val="none" w:sz="0" w:space="0" w:color="auto"/>
              </w:divBdr>
            </w:div>
            <w:div w:id="508105584">
              <w:marLeft w:val="480"/>
              <w:marRight w:val="0"/>
              <w:marTop w:val="0"/>
              <w:marBottom w:val="0"/>
              <w:divBdr>
                <w:top w:val="none" w:sz="0" w:space="0" w:color="auto"/>
                <w:left w:val="none" w:sz="0" w:space="0" w:color="auto"/>
                <w:bottom w:val="none" w:sz="0" w:space="0" w:color="auto"/>
                <w:right w:val="none" w:sz="0" w:space="0" w:color="auto"/>
              </w:divBdr>
            </w:div>
            <w:div w:id="508108718">
              <w:marLeft w:val="480"/>
              <w:marRight w:val="0"/>
              <w:marTop w:val="0"/>
              <w:marBottom w:val="0"/>
              <w:divBdr>
                <w:top w:val="none" w:sz="0" w:space="0" w:color="auto"/>
                <w:left w:val="none" w:sz="0" w:space="0" w:color="auto"/>
                <w:bottom w:val="none" w:sz="0" w:space="0" w:color="auto"/>
                <w:right w:val="none" w:sz="0" w:space="0" w:color="auto"/>
              </w:divBdr>
            </w:div>
            <w:div w:id="508182636">
              <w:marLeft w:val="480"/>
              <w:marRight w:val="0"/>
              <w:marTop w:val="0"/>
              <w:marBottom w:val="0"/>
              <w:divBdr>
                <w:top w:val="none" w:sz="0" w:space="0" w:color="auto"/>
                <w:left w:val="none" w:sz="0" w:space="0" w:color="auto"/>
                <w:bottom w:val="none" w:sz="0" w:space="0" w:color="auto"/>
                <w:right w:val="none" w:sz="0" w:space="0" w:color="auto"/>
              </w:divBdr>
            </w:div>
            <w:div w:id="508255153">
              <w:marLeft w:val="480"/>
              <w:marRight w:val="0"/>
              <w:marTop w:val="0"/>
              <w:marBottom w:val="0"/>
              <w:divBdr>
                <w:top w:val="none" w:sz="0" w:space="0" w:color="auto"/>
                <w:left w:val="none" w:sz="0" w:space="0" w:color="auto"/>
                <w:bottom w:val="none" w:sz="0" w:space="0" w:color="auto"/>
                <w:right w:val="none" w:sz="0" w:space="0" w:color="auto"/>
              </w:divBdr>
            </w:div>
            <w:div w:id="508259034">
              <w:marLeft w:val="480"/>
              <w:marRight w:val="0"/>
              <w:marTop w:val="0"/>
              <w:marBottom w:val="0"/>
              <w:divBdr>
                <w:top w:val="none" w:sz="0" w:space="0" w:color="auto"/>
                <w:left w:val="none" w:sz="0" w:space="0" w:color="auto"/>
                <w:bottom w:val="none" w:sz="0" w:space="0" w:color="auto"/>
                <w:right w:val="none" w:sz="0" w:space="0" w:color="auto"/>
              </w:divBdr>
            </w:div>
            <w:div w:id="508326134">
              <w:marLeft w:val="480"/>
              <w:marRight w:val="0"/>
              <w:marTop w:val="0"/>
              <w:marBottom w:val="0"/>
              <w:divBdr>
                <w:top w:val="none" w:sz="0" w:space="0" w:color="auto"/>
                <w:left w:val="none" w:sz="0" w:space="0" w:color="auto"/>
                <w:bottom w:val="none" w:sz="0" w:space="0" w:color="auto"/>
                <w:right w:val="none" w:sz="0" w:space="0" w:color="auto"/>
              </w:divBdr>
            </w:div>
            <w:div w:id="508372192">
              <w:marLeft w:val="480"/>
              <w:marRight w:val="0"/>
              <w:marTop w:val="0"/>
              <w:marBottom w:val="0"/>
              <w:divBdr>
                <w:top w:val="none" w:sz="0" w:space="0" w:color="auto"/>
                <w:left w:val="none" w:sz="0" w:space="0" w:color="auto"/>
                <w:bottom w:val="none" w:sz="0" w:space="0" w:color="auto"/>
                <w:right w:val="none" w:sz="0" w:space="0" w:color="auto"/>
              </w:divBdr>
            </w:div>
            <w:div w:id="508525721">
              <w:marLeft w:val="480"/>
              <w:marRight w:val="0"/>
              <w:marTop w:val="0"/>
              <w:marBottom w:val="0"/>
              <w:divBdr>
                <w:top w:val="none" w:sz="0" w:space="0" w:color="auto"/>
                <w:left w:val="none" w:sz="0" w:space="0" w:color="auto"/>
                <w:bottom w:val="none" w:sz="0" w:space="0" w:color="auto"/>
                <w:right w:val="none" w:sz="0" w:space="0" w:color="auto"/>
              </w:divBdr>
            </w:div>
            <w:div w:id="508564769">
              <w:marLeft w:val="480"/>
              <w:marRight w:val="0"/>
              <w:marTop w:val="0"/>
              <w:marBottom w:val="0"/>
              <w:divBdr>
                <w:top w:val="none" w:sz="0" w:space="0" w:color="auto"/>
                <w:left w:val="none" w:sz="0" w:space="0" w:color="auto"/>
                <w:bottom w:val="none" w:sz="0" w:space="0" w:color="auto"/>
                <w:right w:val="none" w:sz="0" w:space="0" w:color="auto"/>
              </w:divBdr>
            </w:div>
            <w:div w:id="508566334">
              <w:marLeft w:val="480"/>
              <w:marRight w:val="0"/>
              <w:marTop w:val="0"/>
              <w:marBottom w:val="0"/>
              <w:divBdr>
                <w:top w:val="none" w:sz="0" w:space="0" w:color="auto"/>
                <w:left w:val="none" w:sz="0" w:space="0" w:color="auto"/>
                <w:bottom w:val="none" w:sz="0" w:space="0" w:color="auto"/>
                <w:right w:val="none" w:sz="0" w:space="0" w:color="auto"/>
              </w:divBdr>
            </w:div>
            <w:div w:id="508569112">
              <w:marLeft w:val="480"/>
              <w:marRight w:val="0"/>
              <w:marTop w:val="0"/>
              <w:marBottom w:val="0"/>
              <w:divBdr>
                <w:top w:val="none" w:sz="0" w:space="0" w:color="auto"/>
                <w:left w:val="none" w:sz="0" w:space="0" w:color="auto"/>
                <w:bottom w:val="none" w:sz="0" w:space="0" w:color="auto"/>
                <w:right w:val="none" w:sz="0" w:space="0" w:color="auto"/>
              </w:divBdr>
            </w:div>
            <w:div w:id="508638091">
              <w:marLeft w:val="480"/>
              <w:marRight w:val="0"/>
              <w:marTop w:val="0"/>
              <w:marBottom w:val="0"/>
              <w:divBdr>
                <w:top w:val="none" w:sz="0" w:space="0" w:color="auto"/>
                <w:left w:val="none" w:sz="0" w:space="0" w:color="auto"/>
                <w:bottom w:val="none" w:sz="0" w:space="0" w:color="auto"/>
                <w:right w:val="none" w:sz="0" w:space="0" w:color="auto"/>
              </w:divBdr>
            </w:div>
            <w:div w:id="508644567">
              <w:marLeft w:val="480"/>
              <w:marRight w:val="0"/>
              <w:marTop w:val="0"/>
              <w:marBottom w:val="0"/>
              <w:divBdr>
                <w:top w:val="none" w:sz="0" w:space="0" w:color="auto"/>
                <w:left w:val="none" w:sz="0" w:space="0" w:color="auto"/>
                <w:bottom w:val="none" w:sz="0" w:space="0" w:color="auto"/>
                <w:right w:val="none" w:sz="0" w:space="0" w:color="auto"/>
              </w:divBdr>
            </w:div>
            <w:div w:id="508718648">
              <w:marLeft w:val="480"/>
              <w:marRight w:val="0"/>
              <w:marTop w:val="0"/>
              <w:marBottom w:val="0"/>
              <w:divBdr>
                <w:top w:val="none" w:sz="0" w:space="0" w:color="auto"/>
                <w:left w:val="none" w:sz="0" w:space="0" w:color="auto"/>
                <w:bottom w:val="none" w:sz="0" w:space="0" w:color="auto"/>
                <w:right w:val="none" w:sz="0" w:space="0" w:color="auto"/>
              </w:divBdr>
            </w:div>
            <w:div w:id="508757153">
              <w:marLeft w:val="480"/>
              <w:marRight w:val="0"/>
              <w:marTop w:val="0"/>
              <w:marBottom w:val="0"/>
              <w:divBdr>
                <w:top w:val="none" w:sz="0" w:space="0" w:color="auto"/>
                <w:left w:val="none" w:sz="0" w:space="0" w:color="auto"/>
                <w:bottom w:val="none" w:sz="0" w:space="0" w:color="auto"/>
                <w:right w:val="none" w:sz="0" w:space="0" w:color="auto"/>
              </w:divBdr>
            </w:div>
            <w:div w:id="508835758">
              <w:marLeft w:val="480"/>
              <w:marRight w:val="0"/>
              <w:marTop w:val="0"/>
              <w:marBottom w:val="0"/>
              <w:divBdr>
                <w:top w:val="none" w:sz="0" w:space="0" w:color="auto"/>
                <w:left w:val="none" w:sz="0" w:space="0" w:color="auto"/>
                <w:bottom w:val="none" w:sz="0" w:space="0" w:color="auto"/>
                <w:right w:val="none" w:sz="0" w:space="0" w:color="auto"/>
              </w:divBdr>
            </w:div>
            <w:div w:id="508906675">
              <w:marLeft w:val="480"/>
              <w:marRight w:val="0"/>
              <w:marTop w:val="0"/>
              <w:marBottom w:val="0"/>
              <w:divBdr>
                <w:top w:val="none" w:sz="0" w:space="0" w:color="auto"/>
                <w:left w:val="none" w:sz="0" w:space="0" w:color="auto"/>
                <w:bottom w:val="none" w:sz="0" w:space="0" w:color="auto"/>
                <w:right w:val="none" w:sz="0" w:space="0" w:color="auto"/>
              </w:divBdr>
            </w:div>
            <w:div w:id="508953647">
              <w:marLeft w:val="480"/>
              <w:marRight w:val="0"/>
              <w:marTop w:val="0"/>
              <w:marBottom w:val="0"/>
              <w:divBdr>
                <w:top w:val="none" w:sz="0" w:space="0" w:color="auto"/>
                <w:left w:val="none" w:sz="0" w:space="0" w:color="auto"/>
                <w:bottom w:val="none" w:sz="0" w:space="0" w:color="auto"/>
                <w:right w:val="none" w:sz="0" w:space="0" w:color="auto"/>
              </w:divBdr>
            </w:div>
            <w:div w:id="508956219">
              <w:marLeft w:val="480"/>
              <w:marRight w:val="0"/>
              <w:marTop w:val="0"/>
              <w:marBottom w:val="0"/>
              <w:divBdr>
                <w:top w:val="none" w:sz="0" w:space="0" w:color="auto"/>
                <w:left w:val="none" w:sz="0" w:space="0" w:color="auto"/>
                <w:bottom w:val="none" w:sz="0" w:space="0" w:color="auto"/>
                <w:right w:val="none" w:sz="0" w:space="0" w:color="auto"/>
              </w:divBdr>
            </w:div>
            <w:div w:id="508982361">
              <w:marLeft w:val="480"/>
              <w:marRight w:val="0"/>
              <w:marTop w:val="0"/>
              <w:marBottom w:val="0"/>
              <w:divBdr>
                <w:top w:val="none" w:sz="0" w:space="0" w:color="auto"/>
                <w:left w:val="none" w:sz="0" w:space="0" w:color="auto"/>
                <w:bottom w:val="none" w:sz="0" w:space="0" w:color="auto"/>
                <w:right w:val="none" w:sz="0" w:space="0" w:color="auto"/>
              </w:divBdr>
            </w:div>
            <w:div w:id="509023903">
              <w:marLeft w:val="480"/>
              <w:marRight w:val="0"/>
              <w:marTop w:val="0"/>
              <w:marBottom w:val="0"/>
              <w:divBdr>
                <w:top w:val="none" w:sz="0" w:space="0" w:color="auto"/>
                <w:left w:val="none" w:sz="0" w:space="0" w:color="auto"/>
                <w:bottom w:val="none" w:sz="0" w:space="0" w:color="auto"/>
                <w:right w:val="none" w:sz="0" w:space="0" w:color="auto"/>
              </w:divBdr>
            </w:div>
            <w:div w:id="509027208">
              <w:marLeft w:val="480"/>
              <w:marRight w:val="0"/>
              <w:marTop w:val="0"/>
              <w:marBottom w:val="0"/>
              <w:divBdr>
                <w:top w:val="none" w:sz="0" w:space="0" w:color="auto"/>
                <w:left w:val="none" w:sz="0" w:space="0" w:color="auto"/>
                <w:bottom w:val="none" w:sz="0" w:space="0" w:color="auto"/>
                <w:right w:val="none" w:sz="0" w:space="0" w:color="auto"/>
              </w:divBdr>
            </w:div>
            <w:div w:id="509101320">
              <w:marLeft w:val="480"/>
              <w:marRight w:val="0"/>
              <w:marTop w:val="0"/>
              <w:marBottom w:val="0"/>
              <w:divBdr>
                <w:top w:val="none" w:sz="0" w:space="0" w:color="auto"/>
                <w:left w:val="none" w:sz="0" w:space="0" w:color="auto"/>
                <w:bottom w:val="none" w:sz="0" w:space="0" w:color="auto"/>
                <w:right w:val="none" w:sz="0" w:space="0" w:color="auto"/>
              </w:divBdr>
            </w:div>
            <w:div w:id="509294513">
              <w:marLeft w:val="480"/>
              <w:marRight w:val="0"/>
              <w:marTop w:val="0"/>
              <w:marBottom w:val="0"/>
              <w:divBdr>
                <w:top w:val="none" w:sz="0" w:space="0" w:color="auto"/>
                <w:left w:val="none" w:sz="0" w:space="0" w:color="auto"/>
                <w:bottom w:val="none" w:sz="0" w:space="0" w:color="auto"/>
                <w:right w:val="none" w:sz="0" w:space="0" w:color="auto"/>
              </w:divBdr>
            </w:div>
            <w:div w:id="509298462">
              <w:marLeft w:val="480"/>
              <w:marRight w:val="0"/>
              <w:marTop w:val="0"/>
              <w:marBottom w:val="0"/>
              <w:divBdr>
                <w:top w:val="none" w:sz="0" w:space="0" w:color="auto"/>
                <w:left w:val="none" w:sz="0" w:space="0" w:color="auto"/>
                <w:bottom w:val="none" w:sz="0" w:space="0" w:color="auto"/>
                <w:right w:val="none" w:sz="0" w:space="0" w:color="auto"/>
              </w:divBdr>
            </w:div>
            <w:div w:id="509367403">
              <w:marLeft w:val="480"/>
              <w:marRight w:val="0"/>
              <w:marTop w:val="0"/>
              <w:marBottom w:val="0"/>
              <w:divBdr>
                <w:top w:val="none" w:sz="0" w:space="0" w:color="auto"/>
                <w:left w:val="none" w:sz="0" w:space="0" w:color="auto"/>
                <w:bottom w:val="none" w:sz="0" w:space="0" w:color="auto"/>
                <w:right w:val="none" w:sz="0" w:space="0" w:color="auto"/>
              </w:divBdr>
            </w:div>
            <w:div w:id="509376578">
              <w:marLeft w:val="480"/>
              <w:marRight w:val="0"/>
              <w:marTop w:val="0"/>
              <w:marBottom w:val="0"/>
              <w:divBdr>
                <w:top w:val="none" w:sz="0" w:space="0" w:color="auto"/>
                <w:left w:val="none" w:sz="0" w:space="0" w:color="auto"/>
                <w:bottom w:val="none" w:sz="0" w:space="0" w:color="auto"/>
                <w:right w:val="none" w:sz="0" w:space="0" w:color="auto"/>
              </w:divBdr>
            </w:div>
            <w:div w:id="509493844">
              <w:marLeft w:val="480"/>
              <w:marRight w:val="0"/>
              <w:marTop w:val="0"/>
              <w:marBottom w:val="0"/>
              <w:divBdr>
                <w:top w:val="none" w:sz="0" w:space="0" w:color="auto"/>
                <w:left w:val="none" w:sz="0" w:space="0" w:color="auto"/>
                <w:bottom w:val="none" w:sz="0" w:space="0" w:color="auto"/>
                <w:right w:val="none" w:sz="0" w:space="0" w:color="auto"/>
              </w:divBdr>
            </w:div>
            <w:div w:id="509560917">
              <w:marLeft w:val="480"/>
              <w:marRight w:val="0"/>
              <w:marTop w:val="0"/>
              <w:marBottom w:val="0"/>
              <w:divBdr>
                <w:top w:val="none" w:sz="0" w:space="0" w:color="auto"/>
                <w:left w:val="none" w:sz="0" w:space="0" w:color="auto"/>
                <w:bottom w:val="none" w:sz="0" w:space="0" w:color="auto"/>
                <w:right w:val="none" w:sz="0" w:space="0" w:color="auto"/>
              </w:divBdr>
            </w:div>
            <w:div w:id="509569562">
              <w:marLeft w:val="480"/>
              <w:marRight w:val="0"/>
              <w:marTop w:val="0"/>
              <w:marBottom w:val="0"/>
              <w:divBdr>
                <w:top w:val="none" w:sz="0" w:space="0" w:color="auto"/>
                <w:left w:val="none" w:sz="0" w:space="0" w:color="auto"/>
                <w:bottom w:val="none" w:sz="0" w:space="0" w:color="auto"/>
                <w:right w:val="none" w:sz="0" w:space="0" w:color="auto"/>
              </w:divBdr>
            </w:div>
            <w:div w:id="509681519">
              <w:marLeft w:val="480"/>
              <w:marRight w:val="0"/>
              <w:marTop w:val="0"/>
              <w:marBottom w:val="0"/>
              <w:divBdr>
                <w:top w:val="none" w:sz="0" w:space="0" w:color="auto"/>
                <w:left w:val="none" w:sz="0" w:space="0" w:color="auto"/>
                <w:bottom w:val="none" w:sz="0" w:space="0" w:color="auto"/>
                <w:right w:val="none" w:sz="0" w:space="0" w:color="auto"/>
              </w:divBdr>
            </w:div>
            <w:div w:id="509757316">
              <w:marLeft w:val="480"/>
              <w:marRight w:val="0"/>
              <w:marTop w:val="0"/>
              <w:marBottom w:val="0"/>
              <w:divBdr>
                <w:top w:val="none" w:sz="0" w:space="0" w:color="auto"/>
                <w:left w:val="none" w:sz="0" w:space="0" w:color="auto"/>
                <w:bottom w:val="none" w:sz="0" w:space="0" w:color="auto"/>
                <w:right w:val="none" w:sz="0" w:space="0" w:color="auto"/>
              </w:divBdr>
            </w:div>
            <w:div w:id="509834021">
              <w:marLeft w:val="480"/>
              <w:marRight w:val="0"/>
              <w:marTop w:val="0"/>
              <w:marBottom w:val="0"/>
              <w:divBdr>
                <w:top w:val="none" w:sz="0" w:space="0" w:color="auto"/>
                <w:left w:val="none" w:sz="0" w:space="0" w:color="auto"/>
                <w:bottom w:val="none" w:sz="0" w:space="0" w:color="auto"/>
                <w:right w:val="none" w:sz="0" w:space="0" w:color="auto"/>
              </w:divBdr>
            </w:div>
            <w:div w:id="509950074">
              <w:marLeft w:val="480"/>
              <w:marRight w:val="0"/>
              <w:marTop w:val="0"/>
              <w:marBottom w:val="0"/>
              <w:divBdr>
                <w:top w:val="none" w:sz="0" w:space="0" w:color="auto"/>
                <w:left w:val="none" w:sz="0" w:space="0" w:color="auto"/>
                <w:bottom w:val="none" w:sz="0" w:space="0" w:color="auto"/>
                <w:right w:val="none" w:sz="0" w:space="0" w:color="auto"/>
              </w:divBdr>
            </w:div>
            <w:div w:id="509955892">
              <w:marLeft w:val="480"/>
              <w:marRight w:val="0"/>
              <w:marTop w:val="0"/>
              <w:marBottom w:val="0"/>
              <w:divBdr>
                <w:top w:val="none" w:sz="0" w:space="0" w:color="auto"/>
                <w:left w:val="none" w:sz="0" w:space="0" w:color="auto"/>
                <w:bottom w:val="none" w:sz="0" w:space="0" w:color="auto"/>
                <w:right w:val="none" w:sz="0" w:space="0" w:color="auto"/>
              </w:divBdr>
            </w:div>
            <w:div w:id="510026499">
              <w:marLeft w:val="480"/>
              <w:marRight w:val="0"/>
              <w:marTop w:val="0"/>
              <w:marBottom w:val="0"/>
              <w:divBdr>
                <w:top w:val="none" w:sz="0" w:space="0" w:color="auto"/>
                <w:left w:val="none" w:sz="0" w:space="0" w:color="auto"/>
                <w:bottom w:val="none" w:sz="0" w:space="0" w:color="auto"/>
                <w:right w:val="none" w:sz="0" w:space="0" w:color="auto"/>
              </w:divBdr>
            </w:div>
            <w:div w:id="510029800">
              <w:marLeft w:val="480"/>
              <w:marRight w:val="0"/>
              <w:marTop w:val="0"/>
              <w:marBottom w:val="0"/>
              <w:divBdr>
                <w:top w:val="none" w:sz="0" w:space="0" w:color="auto"/>
                <w:left w:val="none" w:sz="0" w:space="0" w:color="auto"/>
                <w:bottom w:val="none" w:sz="0" w:space="0" w:color="auto"/>
                <w:right w:val="none" w:sz="0" w:space="0" w:color="auto"/>
              </w:divBdr>
            </w:div>
            <w:div w:id="510222203">
              <w:marLeft w:val="480"/>
              <w:marRight w:val="0"/>
              <w:marTop w:val="0"/>
              <w:marBottom w:val="0"/>
              <w:divBdr>
                <w:top w:val="none" w:sz="0" w:space="0" w:color="auto"/>
                <w:left w:val="none" w:sz="0" w:space="0" w:color="auto"/>
                <w:bottom w:val="none" w:sz="0" w:space="0" w:color="auto"/>
                <w:right w:val="none" w:sz="0" w:space="0" w:color="auto"/>
              </w:divBdr>
            </w:div>
            <w:div w:id="510484615">
              <w:marLeft w:val="480"/>
              <w:marRight w:val="0"/>
              <w:marTop w:val="0"/>
              <w:marBottom w:val="0"/>
              <w:divBdr>
                <w:top w:val="none" w:sz="0" w:space="0" w:color="auto"/>
                <w:left w:val="none" w:sz="0" w:space="0" w:color="auto"/>
                <w:bottom w:val="none" w:sz="0" w:space="0" w:color="auto"/>
                <w:right w:val="none" w:sz="0" w:space="0" w:color="auto"/>
              </w:divBdr>
            </w:div>
            <w:div w:id="510608390">
              <w:marLeft w:val="480"/>
              <w:marRight w:val="0"/>
              <w:marTop w:val="0"/>
              <w:marBottom w:val="0"/>
              <w:divBdr>
                <w:top w:val="none" w:sz="0" w:space="0" w:color="auto"/>
                <w:left w:val="none" w:sz="0" w:space="0" w:color="auto"/>
                <w:bottom w:val="none" w:sz="0" w:space="0" w:color="auto"/>
                <w:right w:val="none" w:sz="0" w:space="0" w:color="auto"/>
              </w:divBdr>
            </w:div>
            <w:div w:id="510726262">
              <w:marLeft w:val="480"/>
              <w:marRight w:val="0"/>
              <w:marTop w:val="0"/>
              <w:marBottom w:val="0"/>
              <w:divBdr>
                <w:top w:val="none" w:sz="0" w:space="0" w:color="auto"/>
                <w:left w:val="none" w:sz="0" w:space="0" w:color="auto"/>
                <w:bottom w:val="none" w:sz="0" w:space="0" w:color="auto"/>
                <w:right w:val="none" w:sz="0" w:space="0" w:color="auto"/>
              </w:divBdr>
            </w:div>
            <w:div w:id="510753488">
              <w:marLeft w:val="480"/>
              <w:marRight w:val="0"/>
              <w:marTop w:val="0"/>
              <w:marBottom w:val="0"/>
              <w:divBdr>
                <w:top w:val="none" w:sz="0" w:space="0" w:color="auto"/>
                <w:left w:val="none" w:sz="0" w:space="0" w:color="auto"/>
                <w:bottom w:val="none" w:sz="0" w:space="0" w:color="auto"/>
                <w:right w:val="none" w:sz="0" w:space="0" w:color="auto"/>
              </w:divBdr>
            </w:div>
            <w:div w:id="510796441">
              <w:marLeft w:val="480"/>
              <w:marRight w:val="0"/>
              <w:marTop w:val="0"/>
              <w:marBottom w:val="0"/>
              <w:divBdr>
                <w:top w:val="none" w:sz="0" w:space="0" w:color="auto"/>
                <w:left w:val="none" w:sz="0" w:space="0" w:color="auto"/>
                <w:bottom w:val="none" w:sz="0" w:space="0" w:color="auto"/>
                <w:right w:val="none" w:sz="0" w:space="0" w:color="auto"/>
              </w:divBdr>
            </w:div>
            <w:div w:id="510799858">
              <w:marLeft w:val="480"/>
              <w:marRight w:val="0"/>
              <w:marTop w:val="0"/>
              <w:marBottom w:val="0"/>
              <w:divBdr>
                <w:top w:val="none" w:sz="0" w:space="0" w:color="auto"/>
                <w:left w:val="none" w:sz="0" w:space="0" w:color="auto"/>
                <w:bottom w:val="none" w:sz="0" w:space="0" w:color="auto"/>
                <w:right w:val="none" w:sz="0" w:space="0" w:color="auto"/>
              </w:divBdr>
            </w:div>
            <w:div w:id="510876535">
              <w:marLeft w:val="480"/>
              <w:marRight w:val="0"/>
              <w:marTop w:val="0"/>
              <w:marBottom w:val="0"/>
              <w:divBdr>
                <w:top w:val="none" w:sz="0" w:space="0" w:color="auto"/>
                <w:left w:val="none" w:sz="0" w:space="0" w:color="auto"/>
                <w:bottom w:val="none" w:sz="0" w:space="0" w:color="auto"/>
                <w:right w:val="none" w:sz="0" w:space="0" w:color="auto"/>
              </w:divBdr>
            </w:div>
            <w:div w:id="510950630">
              <w:marLeft w:val="480"/>
              <w:marRight w:val="0"/>
              <w:marTop w:val="0"/>
              <w:marBottom w:val="0"/>
              <w:divBdr>
                <w:top w:val="none" w:sz="0" w:space="0" w:color="auto"/>
                <w:left w:val="none" w:sz="0" w:space="0" w:color="auto"/>
                <w:bottom w:val="none" w:sz="0" w:space="0" w:color="auto"/>
                <w:right w:val="none" w:sz="0" w:space="0" w:color="auto"/>
              </w:divBdr>
            </w:div>
            <w:div w:id="510994797">
              <w:marLeft w:val="480"/>
              <w:marRight w:val="0"/>
              <w:marTop w:val="0"/>
              <w:marBottom w:val="0"/>
              <w:divBdr>
                <w:top w:val="none" w:sz="0" w:space="0" w:color="auto"/>
                <w:left w:val="none" w:sz="0" w:space="0" w:color="auto"/>
                <w:bottom w:val="none" w:sz="0" w:space="0" w:color="auto"/>
                <w:right w:val="none" w:sz="0" w:space="0" w:color="auto"/>
              </w:divBdr>
            </w:div>
            <w:div w:id="511071656">
              <w:marLeft w:val="480"/>
              <w:marRight w:val="0"/>
              <w:marTop w:val="0"/>
              <w:marBottom w:val="0"/>
              <w:divBdr>
                <w:top w:val="none" w:sz="0" w:space="0" w:color="auto"/>
                <w:left w:val="none" w:sz="0" w:space="0" w:color="auto"/>
                <w:bottom w:val="none" w:sz="0" w:space="0" w:color="auto"/>
                <w:right w:val="none" w:sz="0" w:space="0" w:color="auto"/>
              </w:divBdr>
            </w:div>
            <w:div w:id="511073894">
              <w:marLeft w:val="480"/>
              <w:marRight w:val="0"/>
              <w:marTop w:val="0"/>
              <w:marBottom w:val="0"/>
              <w:divBdr>
                <w:top w:val="none" w:sz="0" w:space="0" w:color="auto"/>
                <w:left w:val="none" w:sz="0" w:space="0" w:color="auto"/>
                <w:bottom w:val="none" w:sz="0" w:space="0" w:color="auto"/>
                <w:right w:val="none" w:sz="0" w:space="0" w:color="auto"/>
              </w:divBdr>
            </w:div>
            <w:div w:id="511147300">
              <w:marLeft w:val="480"/>
              <w:marRight w:val="0"/>
              <w:marTop w:val="0"/>
              <w:marBottom w:val="0"/>
              <w:divBdr>
                <w:top w:val="none" w:sz="0" w:space="0" w:color="auto"/>
                <w:left w:val="none" w:sz="0" w:space="0" w:color="auto"/>
                <w:bottom w:val="none" w:sz="0" w:space="0" w:color="auto"/>
                <w:right w:val="none" w:sz="0" w:space="0" w:color="auto"/>
              </w:divBdr>
            </w:div>
            <w:div w:id="511262557">
              <w:marLeft w:val="480"/>
              <w:marRight w:val="0"/>
              <w:marTop w:val="0"/>
              <w:marBottom w:val="0"/>
              <w:divBdr>
                <w:top w:val="none" w:sz="0" w:space="0" w:color="auto"/>
                <w:left w:val="none" w:sz="0" w:space="0" w:color="auto"/>
                <w:bottom w:val="none" w:sz="0" w:space="0" w:color="auto"/>
                <w:right w:val="none" w:sz="0" w:space="0" w:color="auto"/>
              </w:divBdr>
            </w:div>
            <w:div w:id="511334712">
              <w:marLeft w:val="480"/>
              <w:marRight w:val="0"/>
              <w:marTop w:val="0"/>
              <w:marBottom w:val="0"/>
              <w:divBdr>
                <w:top w:val="none" w:sz="0" w:space="0" w:color="auto"/>
                <w:left w:val="none" w:sz="0" w:space="0" w:color="auto"/>
                <w:bottom w:val="none" w:sz="0" w:space="0" w:color="auto"/>
                <w:right w:val="none" w:sz="0" w:space="0" w:color="auto"/>
              </w:divBdr>
            </w:div>
            <w:div w:id="511337555">
              <w:marLeft w:val="480"/>
              <w:marRight w:val="0"/>
              <w:marTop w:val="0"/>
              <w:marBottom w:val="0"/>
              <w:divBdr>
                <w:top w:val="none" w:sz="0" w:space="0" w:color="auto"/>
                <w:left w:val="none" w:sz="0" w:space="0" w:color="auto"/>
                <w:bottom w:val="none" w:sz="0" w:space="0" w:color="auto"/>
                <w:right w:val="none" w:sz="0" w:space="0" w:color="auto"/>
              </w:divBdr>
            </w:div>
            <w:div w:id="511382917">
              <w:marLeft w:val="480"/>
              <w:marRight w:val="0"/>
              <w:marTop w:val="0"/>
              <w:marBottom w:val="0"/>
              <w:divBdr>
                <w:top w:val="none" w:sz="0" w:space="0" w:color="auto"/>
                <w:left w:val="none" w:sz="0" w:space="0" w:color="auto"/>
                <w:bottom w:val="none" w:sz="0" w:space="0" w:color="auto"/>
                <w:right w:val="none" w:sz="0" w:space="0" w:color="auto"/>
              </w:divBdr>
            </w:div>
            <w:div w:id="511384953">
              <w:marLeft w:val="480"/>
              <w:marRight w:val="0"/>
              <w:marTop w:val="0"/>
              <w:marBottom w:val="0"/>
              <w:divBdr>
                <w:top w:val="none" w:sz="0" w:space="0" w:color="auto"/>
                <w:left w:val="none" w:sz="0" w:space="0" w:color="auto"/>
                <w:bottom w:val="none" w:sz="0" w:space="0" w:color="auto"/>
                <w:right w:val="none" w:sz="0" w:space="0" w:color="auto"/>
              </w:divBdr>
            </w:div>
            <w:div w:id="511451651">
              <w:marLeft w:val="480"/>
              <w:marRight w:val="0"/>
              <w:marTop w:val="0"/>
              <w:marBottom w:val="0"/>
              <w:divBdr>
                <w:top w:val="none" w:sz="0" w:space="0" w:color="auto"/>
                <w:left w:val="none" w:sz="0" w:space="0" w:color="auto"/>
                <w:bottom w:val="none" w:sz="0" w:space="0" w:color="auto"/>
                <w:right w:val="none" w:sz="0" w:space="0" w:color="auto"/>
              </w:divBdr>
            </w:div>
            <w:div w:id="511531942">
              <w:marLeft w:val="480"/>
              <w:marRight w:val="0"/>
              <w:marTop w:val="0"/>
              <w:marBottom w:val="0"/>
              <w:divBdr>
                <w:top w:val="none" w:sz="0" w:space="0" w:color="auto"/>
                <w:left w:val="none" w:sz="0" w:space="0" w:color="auto"/>
                <w:bottom w:val="none" w:sz="0" w:space="0" w:color="auto"/>
                <w:right w:val="none" w:sz="0" w:space="0" w:color="auto"/>
              </w:divBdr>
            </w:div>
            <w:div w:id="511605085">
              <w:marLeft w:val="480"/>
              <w:marRight w:val="0"/>
              <w:marTop w:val="0"/>
              <w:marBottom w:val="0"/>
              <w:divBdr>
                <w:top w:val="none" w:sz="0" w:space="0" w:color="auto"/>
                <w:left w:val="none" w:sz="0" w:space="0" w:color="auto"/>
                <w:bottom w:val="none" w:sz="0" w:space="0" w:color="auto"/>
                <w:right w:val="none" w:sz="0" w:space="0" w:color="auto"/>
              </w:divBdr>
            </w:div>
            <w:div w:id="511644490">
              <w:marLeft w:val="480"/>
              <w:marRight w:val="0"/>
              <w:marTop w:val="0"/>
              <w:marBottom w:val="0"/>
              <w:divBdr>
                <w:top w:val="none" w:sz="0" w:space="0" w:color="auto"/>
                <w:left w:val="none" w:sz="0" w:space="0" w:color="auto"/>
                <w:bottom w:val="none" w:sz="0" w:space="0" w:color="auto"/>
                <w:right w:val="none" w:sz="0" w:space="0" w:color="auto"/>
              </w:divBdr>
            </w:div>
            <w:div w:id="511722990">
              <w:marLeft w:val="480"/>
              <w:marRight w:val="0"/>
              <w:marTop w:val="0"/>
              <w:marBottom w:val="0"/>
              <w:divBdr>
                <w:top w:val="none" w:sz="0" w:space="0" w:color="auto"/>
                <w:left w:val="none" w:sz="0" w:space="0" w:color="auto"/>
                <w:bottom w:val="none" w:sz="0" w:space="0" w:color="auto"/>
                <w:right w:val="none" w:sz="0" w:space="0" w:color="auto"/>
              </w:divBdr>
            </w:div>
            <w:div w:id="511989739">
              <w:marLeft w:val="480"/>
              <w:marRight w:val="0"/>
              <w:marTop w:val="0"/>
              <w:marBottom w:val="0"/>
              <w:divBdr>
                <w:top w:val="none" w:sz="0" w:space="0" w:color="auto"/>
                <w:left w:val="none" w:sz="0" w:space="0" w:color="auto"/>
                <w:bottom w:val="none" w:sz="0" w:space="0" w:color="auto"/>
                <w:right w:val="none" w:sz="0" w:space="0" w:color="auto"/>
              </w:divBdr>
            </w:div>
            <w:div w:id="512036977">
              <w:marLeft w:val="480"/>
              <w:marRight w:val="0"/>
              <w:marTop w:val="0"/>
              <w:marBottom w:val="0"/>
              <w:divBdr>
                <w:top w:val="none" w:sz="0" w:space="0" w:color="auto"/>
                <w:left w:val="none" w:sz="0" w:space="0" w:color="auto"/>
                <w:bottom w:val="none" w:sz="0" w:space="0" w:color="auto"/>
                <w:right w:val="none" w:sz="0" w:space="0" w:color="auto"/>
              </w:divBdr>
            </w:div>
            <w:div w:id="512038822">
              <w:marLeft w:val="480"/>
              <w:marRight w:val="0"/>
              <w:marTop w:val="0"/>
              <w:marBottom w:val="0"/>
              <w:divBdr>
                <w:top w:val="none" w:sz="0" w:space="0" w:color="auto"/>
                <w:left w:val="none" w:sz="0" w:space="0" w:color="auto"/>
                <w:bottom w:val="none" w:sz="0" w:space="0" w:color="auto"/>
                <w:right w:val="none" w:sz="0" w:space="0" w:color="auto"/>
              </w:divBdr>
            </w:div>
            <w:div w:id="512112573">
              <w:marLeft w:val="480"/>
              <w:marRight w:val="0"/>
              <w:marTop w:val="0"/>
              <w:marBottom w:val="0"/>
              <w:divBdr>
                <w:top w:val="none" w:sz="0" w:space="0" w:color="auto"/>
                <w:left w:val="none" w:sz="0" w:space="0" w:color="auto"/>
                <w:bottom w:val="none" w:sz="0" w:space="0" w:color="auto"/>
                <w:right w:val="none" w:sz="0" w:space="0" w:color="auto"/>
              </w:divBdr>
            </w:div>
            <w:div w:id="512185970">
              <w:marLeft w:val="480"/>
              <w:marRight w:val="0"/>
              <w:marTop w:val="0"/>
              <w:marBottom w:val="0"/>
              <w:divBdr>
                <w:top w:val="none" w:sz="0" w:space="0" w:color="auto"/>
                <w:left w:val="none" w:sz="0" w:space="0" w:color="auto"/>
                <w:bottom w:val="none" w:sz="0" w:space="0" w:color="auto"/>
                <w:right w:val="none" w:sz="0" w:space="0" w:color="auto"/>
              </w:divBdr>
            </w:div>
            <w:div w:id="512300775">
              <w:marLeft w:val="480"/>
              <w:marRight w:val="0"/>
              <w:marTop w:val="0"/>
              <w:marBottom w:val="0"/>
              <w:divBdr>
                <w:top w:val="none" w:sz="0" w:space="0" w:color="auto"/>
                <w:left w:val="none" w:sz="0" w:space="0" w:color="auto"/>
                <w:bottom w:val="none" w:sz="0" w:space="0" w:color="auto"/>
                <w:right w:val="none" w:sz="0" w:space="0" w:color="auto"/>
              </w:divBdr>
            </w:div>
            <w:div w:id="512376182">
              <w:marLeft w:val="480"/>
              <w:marRight w:val="0"/>
              <w:marTop w:val="0"/>
              <w:marBottom w:val="0"/>
              <w:divBdr>
                <w:top w:val="none" w:sz="0" w:space="0" w:color="auto"/>
                <w:left w:val="none" w:sz="0" w:space="0" w:color="auto"/>
                <w:bottom w:val="none" w:sz="0" w:space="0" w:color="auto"/>
                <w:right w:val="none" w:sz="0" w:space="0" w:color="auto"/>
              </w:divBdr>
            </w:div>
            <w:div w:id="512426823">
              <w:marLeft w:val="480"/>
              <w:marRight w:val="0"/>
              <w:marTop w:val="0"/>
              <w:marBottom w:val="0"/>
              <w:divBdr>
                <w:top w:val="none" w:sz="0" w:space="0" w:color="auto"/>
                <w:left w:val="none" w:sz="0" w:space="0" w:color="auto"/>
                <w:bottom w:val="none" w:sz="0" w:space="0" w:color="auto"/>
                <w:right w:val="none" w:sz="0" w:space="0" w:color="auto"/>
              </w:divBdr>
            </w:div>
            <w:div w:id="512452697">
              <w:marLeft w:val="480"/>
              <w:marRight w:val="0"/>
              <w:marTop w:val="0"/>
              <w:marBottom w:val="0"/>
              <w:divBdr>
                <w:top w:val="none" w:sz="0" w:space="0" w:color="auto"/>
                <w:left w:val="none" w:sz="0" w:space="0" w:color="auto"/>
                <w:bottom w:val="none" w:sz="0" w:space="0" w:color="auto"/>
                <w:right w:val="none" w:sz="0" w:space="0" w:color="auto"/>
              </w:divBdr>
            </w:div>
            <w:div w:id="512494240">
              <w:marLeft w:val="480"/>
              <w:marRight w:val="0"/>
              <w:marTop w:val="0"/>
              <w:marBottom w:val="0"/>
              <w:divBdr>
                <w:top w:val="none" w:sz="0" w:space="0" w:color="auto"/>
                <w:left w:val="none" w:sz="0" w:space="0" w:color="auto"/>
                <w:bottom w:val="none" w:sz="0" w:space="0" w:color="auto"/>
                <w:right w:val="none" w:sz="0" w:space="0" w:color="auto"/>
              </w:divBdr>
            </w:div>
            <w:div w:id="512500299">
              <w:marLeft w:val="480"/>
              <w:marRight w:val="0"/>
              <w:marTop w:val="0"/>
              <w:marBottom w:val="0"/>
              <w:divBdr>
                <w:top w:val="none" w:sz="0" w:space="0" w:color="auto"/>
                <w:left w:val="none" w:sz="0" w:space="0" w:color="auto"/>
                <w:bottom w:val="none" w:sz="0" w:space="0" w:color="auto"/>
                <w:right w:val="none" w:sz="0" w:space="0" w:color="auto"/>
              </w:divBdr>
            </w:div>
            <w:div w:id="512569845">
              <w:marLeft w:val="480"/>
              <w:marRight w:val="0"/>
              <w:marTop w:val="0"/>
              <w:marBottom w:val="0"/>
              <w:divBdr>
                <w:top w:val="none" w:sz="0" w:space="0" w:color="auto"/>
                <w:left w:val="none" w:sz="0" w:space="0" w:color="auto"/>
                <w:bottom w:val="none" w:sz="0" w:space="0" w:color="auto"/>
                <w:right w:val="none" w:sz="0" w:space="0" w:color="auto"/>
              </w:divBdr>
            </w:div>
            <w:div w:id="512572743">
              <w:marLeft w:val="480"/>
              <w:marRight w:val="0"/>
              <w:marTop w:val="0"/>
              <w:marBottom w:val="0"/>
              <w:divBdr>
                <w:top w:val="none" w:sz="0" w:space="0" w:color="auto"/>
                <w:left w:val="none" w:sz="0" w:space="0" w:color="auto"/>
                <w:bottom w:val="none" w:sz="0" w:space="0" w:color="auto"/>
                <w:right w:val="none" w:sz="0" w:space="0" w:color="auto"/>
              </w:divBdr>
            </w:div>
            <w:div w:id="512653161">
              <w:marLeft w:val="480"/>
              <w:marRight w:val="0"/>
              <w:marTop w:val="0"/>
              <w:marBottom w:val="0"/>
              <w:divBdr>
                <w:top w:val="none" w:sz="0" w:space="0" w:color="auto"/>
                <w:left w:val="none" w:sz="0" w:space="0" w:color="auto"/>
                <w:bottom w:val="none" w:sz="0" w:space="0" w:color="auto"/>
                <w:right w:val="none" w:sz="0" w:space="0" w:color="auto"/>
              </w:divBdr>
            </w:div>
            <w:div w:id="512765800">
              <w:marLeft w:val="480"/>
              <w:marRight w:val="0"/>
              <w:marTop w:val="0"/>
              <w:marBottom w:val="0"/>
              <w:divBdr>
                <w:top w:val="none" w:sz="0" w:space="0" w:color="auto"/>
                <w:left w:val="none" w:sz="0" w:space="0" w:color="auto"/>
                <w:bottom w:val="none" w:sz="0" w:space="0" w:color="auto"/>
                <w:right w:val="none" w:sz="0" w:space="0" w:color="auto"/>
              </w:divBdr>
            </w:div>
            <w:div w:id="512843203">
              <w:marLeft w:val="480"/>
              <w:marRight w:val="0"/>
              <w:marTop w:val="0"/>
              <w:marBottom w:val="0"/>
              <w:divBdr>
                <w:top w:val="none" w:sz="0" w:space="0" w:color="auto"/>
                <w:left w:val="none" w:sz="0" w:space="0" w:color="auto"/>
                <w:bottom w:val="none" w:sz="0" w:space="0" w:color="auto"/>
                <w:right w:val="none" w:sz="0" w:space="0" w:color="auto"/>
              </w:divBdr>
            </w:div>
            <w:div w:id="512846287">
              <w:marLeft w:val="480"/>
              <w:marRight w:val="0"/>
              <w:marTop w:val="0"/>
              <w:marBottom w:val="0"/>
              <w:divBdr>
                <w:top w:val="none" w:sz="0" w:space="0" w:color="auto"/>
                <w:left w:val="none" w:sz="0" w:space="0" w:color="auto"/>
                <w:bottom w:val="none" w:sz="0" w:space="0" w:color="auto"/>
                <w:right w:val="none" w:sz="0" w:space="0" w:color="auto"/>
              </w:divBdr>
            </w:div>
            <w:div w:id="512885662">
              <w:marLeft w:val="480"/>
              <w:marRight w:val="0"/>
              <w:marTop w:val="0"/>
              <w:marBottom w:val="0"/>
              <w:divBdr>
                <w:top w:val="none" w:sz="0" w:space="0" w:color="auto"/>
                <w:left w:val="none" w:sz="0" w:space="0" w:color="auto"/>
                <w:bottom w:val="none" w:sz="0" w:space="0" w:color="auto"/>
                <w:right w:val="none" w:sz="0" w:space="0" w:color="auto"/>
              </w:divBdr>
            </w:div>
            <w:div w:id="512913113">
              <w:marLeft w:val="480"/>
              <w:marRight w:val="0"/>
              <w:marTop w:val="0"/>
              <w:marBottom w:val="0"/>
              <w:divBdr>
                <w:top w:val="none" w:sz="0" w:space="0" w:color="auto"/>
                <w:left w:val="none" w:sz="0" w:space="0" w:color="auto"/>
                <w:bottom w:val="none" w:sz="0" w:space="0" w:color="auto"/>
                <w:right w:val="none" w:sz="0" w:space="0" w:color="auto"/>
              </w:divBdr>
            </w:div>
            <w:div w:id="513114027">
              <w:marLeft w:val="480"/>
              <w:marRight w:val="0"/>
              <w:marTop w:val="0"/>
              <w:marBottom w:val="0"/>
              <w:divBdr>
                <w:top w:val="none" w:sz="0" w:space="0" w:color="auto"/>
                <w:left w:val="none" w:sz="0" w:space="0" w:color="auto"/>
                <w:bottom w:val="none" w:sz="0" w:space="0" w:color="auto"/>
                <w:right w:val="none" w:sz="0" w:space="0" w:color="auto"/>
              </w:divBdr>
            </w:div>
            <w:div w:id="513149351">
              <w:marLeft w:val="480"/>
              <w:marRight w:val="0"/>
              <w:marTop w:val="0"/>
              <w:marBottom w:val="0"/>
              <w:divBdr>
                <w:top w:val="none" w:sz="0" w:space="0" w:color="auto"/>
                <w:left w:val="none" w:sz="0" w:space="0" w:color="auto"/>
                <w:bottom w:val="none" w:sz="0" w:space="0" w:color="auto"/>
                <w:right w:val="none" w:sz="0" w:space="0" w:color="auto"/>
              </w:divBdr>
            </w:div>
            <w:div w:id="513302831">
              <w:marLeft w:val="480"/>
              <w:marRight w:val="0"/>
              <w:marTop w:val="0"/>
              <w:marBottom w:val="0"/>
              <w:divBdr>
                <w:top w:val="none" w:sz="0" w:space="0" w:color="auto"/>
                <w:left w:val="none" w:sz="0" w:space="0" w:color="auto"/>
                <w:bottom w:val="none" w:sz="0" w:space="0" w:color="auto"/>
                <w:right w:val="none" w:sz="0" w:space="0" w:color="auto"/>
              </w:divBdr>
            </w:div>
            <w:div w:id="513308145">
              <w:marLeft w:val="480"/>
              <w:marRight w:val="0"/>
              <w:marTop w:val="0"/>
              <w:marBottom w:val="0"/>
              <w:divBdr>
                <w:top w:val="none" w:sz="0" w:space="0" w:color="auto"/>
                <w:left w:val="none" w:sz="0" w:space="0" w:color="auto"/>
                <w:bottom w:val="none" w:sz="0" w:space="0" w:color="auto"/>
                <w:right w:val="none" w:sz="0" w:space="0" w:color="auto"/>
              </w:divBdr>
            </w:div>
            <w:div w:id="513308273">
              <w:marLeft w:val="480"/>
              <w:marRight w:val="0"/>
              <w:marTop w:val="0"/>
              <w:marBottom w:val="0"/>
              <w:divBdr>
                <w:top w:val="none" w:sz="0" w:space="0" w:color="auto"/>
                <w:left w:val="none" w:sz="0" w:space="0" w:color="auto"/>
                <w:bottom w:val="none" w:sz="0" w:space="0" w:color="auto"/>
                <w:right w:val="none" w:sz="0" w:space="0" w:color="auto"/>
              </w:divBdr>
            </w:div>
            <w:div w:id="513344290">
              <w:marLeft w:val="480"/>
              <w:marRight w:val="0"/>
              <w:marTop w:val="0"/>
              <w:marBottom w:val="0"/>
              <w:divBdr>
                <w:top w:val="none" w:sz="0" w:space="0" w:color="auto"/>
                <w:left w:val="none" w:sz="0" w:space="0" w:color="auto"/>
                <w:bottom w:val="none" w:sz="0" w:space="0" w:color="auto"/>
                <w:right w:val="none" w:sz="0" w:space="0" w:color="auto"/>
              </w:divBdr>
            </w:div>
            <w:div w:id="513422765">
              <w:marLeft w:val="480"/>
              <w:marRight w:val="0"/>
              <w:marTop w:val="0"/>
              <w:marBottom w:val="0"/>
              <w:divBdr>
                <w:top w:val="none" w:sz="0" w:space="0" w:color="auto"/>
                <w:left w:val="none" w:sz="0" w:space="0" w:color="auto"/>
                <w:bottom w:val="none" w:sz="0" w:space="0" w:color="auto"/>
                <w:right w:val="none" w:sz="0" w:space="0" w:color="auto"/>
              </w:divBdr>
            </w:div>
            <w:div w:id="513494154">
              <w:marLeft w:val="480"/>
              <w:marRight w:val="0"/>
              <w:marTop w:val="0"/>
              <w:marBottom w:val="0"/>
              <w:divBdr>
                <w:top w:val="none" w:sz="0" w:space="0" w:color="auto"/>
                <w:left w:val="none" w:sz="0" w:space="0" w:color="auto"/>
                <w:bottom w:val="none" w:sz="0" w:space="0" w:color="auto"/>
                <w:right w:val="none" w:sz="0" w:space="0" w:color="auto"/>
              </w:divBdr>
            </w:div>
            <w:div w:id="513497537">
              <w:marLeft w:val="480"/>
              <w:marRight w:val="0"/>
              <w:marTop w:val="0"/>
              <w:marBottom w:val="0"/>
              <w:divBdr>
                <w:top w:val="none" w:sz="0" w:space="0" w:color="auto"/>
                <w:left w:val="none" w:sz="0" w:space="0" w:color="auto"/>
                <w:bottom w:val="none" w:sz="0" w:space="0" w:color="auto"/>
                <w:right w:val="none" w:sz="0" w:space="0" w:color="auto"/>
              </w:divBdr>
            </w:div>
            <w:div w:id="513498749">
              <w:marLeft w:val="480"/>
              <w:marRight w:val="0"/>
              <w:marTop w:val="0"/>
              <w:marBottom w:val="0"/>
              <w:divBdr>
                <w:top w:val="none" w:sz="0" w:space="0" w:color="auto"/>
                <w:left w:val="none" w:sz="0" w:space="0" w:color="auto"/>
                <w:bottom w:val="none" w:sz="0" w:space="0" w:color="auto"/>
                <w:right w:val="none" w:sz="0" w:space="0" w:color="auto"/>
              </w:divBdr>
            </w:div>
            <w:div w:id="513571021">
              <w:marLeft w:val="480"/>
              <w:marRight w:val="0"/>
              <w:marTop w:val="0"/>
              <w:marBottom w:val="0"/>
              <w:divBdr>
                <w:top w:val="none" w:sz="0" w:space="0" w:color="auto"/>
                <w:left w:val="none" w:sz="0" w:space="0" w:color="auto"/>
                <w:bottom w:val="none" w:sz="0" w:space="0" w:color="auto"/>
                <w:right w:val="none" w:sz="0" w:space="0" w:color="auto"/>
              </w:divBdr>
            </w:div>
            <w:div w:id="513613365">
              <w:marLeft w:val="480"/>
              <w:marRight w:val="0"/>
              <w:marTop w:val="0"/>
              <w:marBottom w:val="0"/>
              <w:divBdr>
                <w:top w:val="none" w:sz="0" w:space="0" w:color="auto"/>
                <w:left w:val="none" w:sz="0" w:space="0" w:color="auto"/>
                <w:bottom w:val="none" w:sz="0" w:space="0" w:color="auto"/>
                <w:right w:val="none" w:sz="0" w:space="0" w:color="auto"/>
              </w:divBdr>
            </w:div>
            <w:div w:id="513689864">
              <w:marLeft w:val="480"/>
              <w:marRight w:val="0"/>
              <w:marTop w:val="0"/>
              <w:marBottom w:val="0"/>
              <w:divBdr>
                <w:top w:val="none" w:sz="0" w:space="0" w:color="auto"/>
                <w:left w:val="none" w:sz="0" w:space="0" w:color="auto"/>
                <w:bottom w:val="none" w:sz="0" w:space="0" w:color="auto"/>
                <w:right w:val="none" w:sz="0" w:space="0" w:color="auto"/>
              </w:divBdr>
            </w:div>
            <w:div w:id="513766615">
              <w:marLeft w:val="480"/>
              <w:marRight w:val="0"/>
              <w:marTop w:val="0"/>
              <w:marBottom w:val="0"/>
              <w:divBdr>
                <w:top w:val="none" w:sz="0" w:space="0" w:color="auto"/>
                <w:left w:val="none" w:sz="0" w:space="0" w:color="auto"/>
                <w:bottom w:val="none" w:sz="0" w:space="0" w:color="auto"/>
                <w:right w:val="none" w:sz="0" w:space="0" w:color="auto"/>
              </w:divBdr>
            </w:div>
            <w:div w:id="513809212">
              <w:marLeft w:val="480"/>
              <w:marRight w:val="0"/>
              <w:marTop w:val="0"/>
              <w:marBottom w:val="0"/>
              <w:divBdr>
                <w:top w:val="none" w:sz="0" w:space="0" w:color="auto"/>
                <w:left w:val="none" w:sz="0" w:space="0" w:color="auto"/>
                <w:bottom w:val="none" w:sz="0" w:space="0" w:color="auto"/>
                <w:right w:val="none" w:sz="0" w:space="0" w:color="auto"/>
              </w:divBdr>
            </w:div>
            <w:div w:id="513812100">
              <w:marLeft w:val="480"/>
              <w:marRight w:val="0"/>
              <w:marTop w:val="0"/>
              <w:marBottom w:val="0"/>
              <w:divBdr>
                <w:top w:val="none" w:sz="0" w:space="0" w:color="auto"/>
                <w:left w:val="none" w:sz="0" w:space="0" w:color="auto"/>
                <w:bottom w:val="none" w:sz="0" w:space="0" w:color="auto"/>
                <w:right w:val="none" w:sz="0" w:space="0" w:color="auto"/>
              </w:divBdr>
            </w:div>
            <w:div w:id="513956606">
              <w:marLeft w:val="480"/>
              <w:marRight w:val="0"/>
              <w:marTop w:val="0"/>
              <w:marBottom w:val="0"/>
              <w:divBdr>
                <w:top w:val="none" w:sz="0" w:space="0" w:color="auto"/>
                <w:left w:val="none" w:sz="0" w:space="0" w:color="auto"/>
                <w:bottom w:val="none" w:sz="0" w:space="0" w:color="auto"/>
                <w:right w:val="none" w:sz="0" w:space="0" w:color="auto"/>
              </w:divBdr>
            </w:div>
            <w:div w:id="514001954">
              <w:marLeft w:val="480"/>
              <w:marRight w:val="0"/>
              <w:marTop w:val="0"/>
              <w:marBottom w:val="0"/>
              <w:divBdr>
                <w:top w:val="none" w:sz="0" w:space="0" w:color="auto"/>
                <w:left w:val="none" w:sz="0" w:space="0" w:color="auto"/>
                <w:bottom w:val="none" w:sz="0" w:space="0" w:color="auto"/>
                <w:right w:val="none" w:sz="0" w:space="0" w:color="auto"/>
              </w:divBdr>
            </w:div>
            <w:div w:id="514077674">
              <w:marLeft w:val="480"/>
              <w:marRight w:val="0"/>
              <w:marTop w:val="0"/>
              <w:marBottom w:val="0"/>
              <w:divBdr>
                <w:top w:val="none" w:sz="0" w:space="0" w:color="auto"/>
                <w:left w:val="none" w:sz="0" w:space="0" w:color="auto"/>
                <w:bottom w:val="none" w:sz="0" w:space="0" w:color="auto"/>
                <w:right w:val="none" w:sz="0" w:space="0" w:color="auto"/>
              </w:divBdr>
            </w:div>
            <w:div w:id="514077688">
              <w:marLeft w:val="480"/>
              <w:marRight w:val="0"/>
              <w:marTop w:val="0"/>
              <w:marBottom w:val="0"/>
              <w:divBdr>
                <w:top w:val="none" w:sz="0" w:space="0" w:color="auto"/>
                <w:left w:val="none" w:sz="0" w:space="0" w:color="auto"/>
                <w:bottom w:val="none" w:sz="0" w:space="0" w:color="auto"/>
                <w:right w:val="none" w:sz="0" w:space="0" w:color="auto"/>
              </w:divBdr>
            </w:div>
            <w:div w:id="514155267">
              <w:marLeft w:val="480"/>
              <w:marRight w:val="0"/>
              <w:marTop w:val="0"/>
              <w:marBottom w:val="0"/>
              <w:divBdr>
                <w:top w:val="none" w:sz="0" w:space="0" w:color="auto"/>
                <w:left w:val="none" w:sz="0" w:space="0" w:color="auto"/>
                <w:bottom w:val="none" w:sz="0" w:space="0" w:color="auto"/>
                <w:right w:val="none" w:sz="0" w:space="0" w:color="auto"/>
              </w:divBdr>
            </w:div>
            <w:div w:id="514341745">
              <w:marLeft w:val="480"/>
              <w:marRight w:val="0"/>
              <w:marTop w:val="0"/>
              <w:marBottom w:val="0"/>
              <w:divBdr>
                <w:top w:val="none" w:sz="0" w:space="0" w:color="auto"/>
                <w:left w:val="none" w:sz="0" w:space="0" w:color="auto"/>
                <w:bottom w:val="none" w:sz="0" w:space="0" w:color="auto"/>
                <w:right w:val="none" w:sz="0" w:space="0" w:color="auto"/>
              </w:divBdr>
            </w:div>
            <w:div w:id="514341967">
              <w:marLeft w:val="480"/>
              <w:marRight w:val="0"/>
              <w:marTop w:val="0"/>
              <w:marBottom w:val="0"/>
              <w:divBdr>
                <w:top w:val="none" w:sz="0" w:space="0" w:color="auto"/>
                <w:left w:val="none" w:sz="0" w:space="0" w:color="auto"/>
                <w:bottom w:val="none" w:sz="0" w:space="0" w:color="auto"/>
                <w:right w:val="none" w:sz="0" w:space="0" w:color="auto"/>
              </w:divBdr>
            </w:div>
            <w:div w:id="514416353">
              <w:marLeft w:val="480"/>
              <w:marRight w:val="0"/>
              <w:marTop w:val="0"/>
              <w:marBottom w:val="0"/>
              <w:divBdr>
                <w:top w:val="none" w:sz="0" w:space="0" w:color="auto"/>
                <w:left w:val="none" w:sz="0" w:space="0" w:color="auto"/>
                <w:bottom w:val="none" w:sz="0" w:space="0" w:color="auto"/>
                <w:right w:val="none" w:sz="0" w:space="0" w:color="auto"/>
              </w:divBdr>
            </w:div>
            <w:div w:id="514423115">
              <w:marLeft w:val="480"/>
              <w:marRight w:val="0"/>
              <w:marTop w:val="0"/>
              <w:marBottom w:val="0"/>
              <w:divBdr>
                <w:top w:val="none" w:sz="0" w:space="0" w:color="auto"/>
                <w:left w:val="none" w:sz="0" w:space="0" w:color="auto"/>
                <w:bottom w:val="none" w:sz="0" w:space="0" w:color="auto"/>
                <w:right w:val="none" w:sz="0" w:space="0" w:color="auto"/>
              </w:divBdr>
            </w:div>
            <w:div w:id="514535648">
              <w:marLeft w:val="480"/>
              <w:marRight w:val="0"/>
              <w:marTop w:val="0"/>
              <w:marBottom w:val="0"/>
              <w:divBdr>
                <w:top w:val="none" w:sz="0" w:space="0" w:color="auto"/>
                <w:left w:val="none" w:sz="0" w:space="0" w:color="auto"/>
                <w:bottom w:val="none" w:sz="0" w:space="0" w:color="auto"/>
                <w:right w:val="none" w:sz="0" w:space="0" w:color="auto"/>
              </w:divBdr>
            </w:div>
            <w:div w:id="514541667">
              <w:marLeft w:val="480"/>
              <w:marRight w:val="0"/>
              <w:marTop w:val="0"/>
              <w:marBottom w:val="0"/>
              <w:divBdr>
                <w:top w:val="none" w:sz="0" w:space="0" w:color="auto"/>
                <w:left w:val="none" w:sz="0" w:space="0" w:color="auto"/>
                <w:bottom w:val="none" w:sz="0" w:space="0" w:color="auto"/>
                <w:right w:val="none" w:sz="0" w:space="0" w:color="auto"/>
              </w:divBdr>
            </w:div>
            <w:div w:id="514611362">
              <w:marLeft w:val="480"/>
              <w:marRight w:val="0"/>
              <w:marTop w:val="0"/>
              <w:marBottom w:val="0"/>
              <w:divBdr>
                <w:top w:val="none" w:sz="0" w:space="0" w:color="auto"/>
                <w:left w:val="none" w:sz="0" w:space="0" w:color="auto"/>
                <w:bottom w:val="none" w:sz="0" w:space="0" w:color="auto"/>
                <w:right w:val="none" w:sz="0" w:space="0" w:color="auto"/>
              </w:divBdr>
            </w:div>
            <w:div w:id="514612227">
              <w:marLeft w:val="480"/>
              <w:marRight w:val="0"/>
              <w:marTop w:val="0"/>
              <w:marBottom w:val="0"/>
              <w:divBdr>
                <w:top w:val="none" w:sz="0" w:space="0" w:color="auto"/>
                <w:left w:val="none" w:sz="0" w:space="0" w:color="auto"/>
                <w:bottom w:val="none" w:sz="0" w:space="0" w:color="auto"/>
                <w:right w:val="none" w:sz="0" w:space="0" w:color="auto"/>
              </w:divBdr>
            </w:div>
            <w:div w:id="514657399">
              <w:marLeft w:val="480"/>
              <w:marRight w:val="0"/>
              <w:marTop w:val="0"/>
              <w:marBottom w:val="0"/>
              <w:divBdr>
                <w:top w:val="none" w:sz="0" w:space="0" w:color="auto"/>
                <w:left w:val="none" w:sz="0" w:space="0" w:color="auto"/>
                <w:bottom w:val="none" w:sz="0" w:space="0" w:color="auto"/>
                <w:right w:val="none" w:sz="0" w:space="0" w:color="auto"/>
              </w:divBdr>
            </w:div>
            <w:div w:id="514881697">
              <w:marLeft w:val="480"/>
              <w:marRight w:val="0"/>
              <w:marTop w:val="0"/>
              <w:marBottom w:val="0"/>
              <w:divBdr>
                <w:top w:val="none" w:sz="0" w:space="0" w:color="auto"/>
                <w:left w:val="none" w:sz="0" w:space="0" w:color="auto"/>
                <w:bottom w:val="none" w:sz="0" w:space="0" w:color="auto"/>
                <w:right w:val="none" w:sz="0" w:space="0" w:color="auto"/>
              </w:divBdr>
            </w:div>
            <w:div w:id="514998249">
              <w:marLeft w:val="480"/>
              <w:marRight w:val="0"/>
              <w:marTop w:val="0"/>
              <w:marBottom w:val="0"/>
              <w:divBdr>
                <w:top w:val="none" w:sz="0" w:space="0" w:color="auto"/>
                <w:left w:val="none" w:sz="0" w:space="0" w:color="auto"/>
                <w:bottom w:val="none" w:sz="0" w:space="0" w:color="auto"/>
                <w:right w:val="none" w:sz="0" w:space="0" w:color="auto"/>
              </w:divBdr>
            </w:div>
            <w:div w:id="514999931">
              <w:marLeft w:val="480"/>
              <w:marRight w:val="0"/>
              <w:marTop w:val="0"/>
              <w:marBottom w:val="0"/>
              <w:divBdr>
                <w:top w:val="none" w:sz="0" w:space="0" w:color="auto"/>
                <w:left w:val="none" w:sz="0" w:space="0" w:color="auto"/>
                <w:bottom w:val="none" w:sz="0" w:space="0" w:color="auto"/>
                <w:right w:val="none" w:sz="0" w:space="0" w:color="auto"/>
              </w:divBdr>
            </w:div>
            <w:div w:id="515193405">
              <w:marLeft w:val="480"/>
              <w:marRight w:val="0"/>
              <w:marTop w:val="0"/>
              <w:marBottom w:val="0"/>
              <w:divBdr>
                <w:top w:val="none" w:sz="0" w:space="0" w:color="auto"/>
                <w:left w:val="none" w:sz="0" w:space="0" w:color="auto"/>
                <w:bottom w:val="none" w:sz="0" w:space="0" w:color="auto"/>
                <w:right w:val="none" w:sz="0" w:space="0" w:color="auto"/>
              </w:divBdr>
            </w:div>
            <w:div w:id="515311445">
              <w:marLeft w:val="480"/>
              <w:marRight w:val="0"/>
              <w:marTop w:val="0"/>
              <w:marBottom w:val="0"/>
              <w:divBdr>
                <w:top w:val="none" w:sz="0" w:space="0" w:color="auto"/>
                <w:left w:val="none" w:sz="0" w:space="0" w:color="auto"/>
                <w:bottom w:val="none" w:sz="0" w:space="0" w:color="auto"/>
                <w:right w:val="none" w:sz="0" w:space="0" w:color="auto"/>
              </w:divBdr>
            </w:div>
            <w:div w:id="515392131">
              <w:marLeft w:val="480"/>
              <w:marRight w:val="0"/>
              <w:marTop w:val="0"/>
              <w:marBottom w:val="0"/>
              <w:divBdr>
                <w:top w:val="none" w:sz="0" w:space="0" w:color="auto"/>
                <w:left w:val="none" w:sz="0" w:space="0" w:color="auto"/>
                <w:bottom w:val="none" w:sz="0" w:space="0" w:color="auto"/>
                <w:right w:val="none" w:sz="0" w:space="0" w:color="auto"/>
              </w:divBdr>
            </w:div>
            <w:div w:id="515463741">
              <w:marLeft w:val="480"/>
              <w:marRight w:val="0"/>
              <w:marTop w:val="0"/>
              <w:marBottom w:val="0"/>
              <w:divBdr>
                <w:top w:val="none" w:sz="0" w:space="0" w:color="auto"/>
                <w:left w:val="none" w:sz="0" w:space="0" w:color="auto"/>
                <w:bottom w:val="none" w:sz="0" w:space="0" w:color="auto"/>
                <w:right w:val="none" w:sz="0" w:space="0" w:color="auto"/>
              </w:divBdr>
            </w:div>
            <w:div w:id="515467667">
              <w:marLeft w:val="480"/>
              <w:marRight w:val="0"/>
              <w:marTop w:val="0"/>
              <w:marBottom w:val="0"/>
              <w:divBdr>
                <w:top w:val="none" w:sz="0" w:space="0" w:color="auto"/>
                <w:left w:val="none" w:sz="0" w:space="0" w:color="auto"/>
                <w:bottom w:val="none" w:sz="0" w:space="0" w:color="auto"/>
                <w:right w:val="none" w:sz="0" w:space="0" w:color="auto"/>
              </w:divBdr>
            </w:div>
            <w:div w:id="515577117">
              <w:marLeft w:val="480"/>
              <w:marRight w:val="0"/>
              <w:marTop w:val="0"/>
              <w:marBottom w:val="0"/>
              <w:divBdr>
                <w:top w:val="none" w:sz="0" w:space="0" w:color="auto"/>
                <w:left w:val="none" w:sz="0" w:space="0" w:color="auto"/>
                <w:bottom w:val="none" w:sz="0" w:space="0" w:color="auto"/>
                <w:right w:val="none" w:sz="0" w:space="0" w:color="auto"/>
              </w:divBdr>
            </w:div>
            <w:div w:id="515660412">
              <w:marLeft w:val="480"/>
              <w:marRight w:val="0"/>
              <w:marTop w:val="0"/>
              <w:marBottom w:val="0"/>
              <w:divBdr>
                <w:top w:val="none" w:sz="0" w:space="0" w:color="auto"/>
                <w:left w:val="none" w:sz="0" w:space="0" w:color="auto"/>
                <w:bottom w:val="none" w:sz="0" w:space="0" w:color="auto"/>
                <w:right w:val="none" w:sz="0" w:space="0" w:color="auto"/>
              </w:divBdr>
            </w:div>
            <w:div w:id="515727052">
              <w:marLeft w:val="480"/>
              <w:marRight w:val="0"/>
              <w:marTop w:val="0"/>
              <w:marBottom w:val="0"/>
              <w:divBdr>
                <w:top w:val="none" w:sz="0" w:space="0" w:color="auto"/>
                <w:left w:val="none" w:sz="0" w:space="0" w:color="auto"/>
                <w:bottom w:val="none" w:sz="0" w:space="0" w:color="auto"/>
                <w:right w:val="none" w:sz="0" w:space="0" w:color="auto"/>
              </w:divBdr>
            </w:div>
            <w:div w:id="515728059">
              <w:marLeft w:val="480"/>
              <w:marRight w:val="0"/>
              <w:marTop w:val="0"/>
              <w:marBottom w:val="0"/>
              <w:divBdr>
                <w:top w:val="none" w:sz="0" w:space="0" w:color="auto"/>
                <w:left w:val="none" w:sz="0" w:space="0" w:color="auto"/>
                <w:bottom w:val="none" w:sz="0" w:space="0" w:color="auto"/>
                <w:right w:val="none" w:sz="0" w:space="0" w:color="auto"/>
              </w:divBdr>
            </w:div>
            <w:div w:id="515776762">
              <w:marLeft w:val="480"/>
              <w:marRight w:val="0"/>
              <w:marTop w:val="0"/>
              <w:marBottom w:val="0"/>
              <w:divBdr>
                <w:top w:val="none" w:sz="0" w:space="0" w:color="auto"/>
                <w:left w:val="none" w:sz="0" w:space="0" w:color="auto"/>
                <w:bottom w:val="none" w:sz="0" w:space="0" w:color="auto"/>
                <w:right w:val="none" w:sz="0" w:space="0" w:color="auto"/>
              </w:divBdr>
            </w:div>
            <w:div w:id="515922928">
              <w:marLeft w:val="480"/>
              <w:marRight w:val="0"/>
              <w:marTop w:val="0"/>
              <w:marBottom w:val="0"/>
              <w:divBdr>
                <w:top w:val="none" w:sz="0" w:space="0" w:color="auto"/>
                <w:left w:val="none" w:sz="0" w:space="0" w:color="auto"/>
                <w:bottom w:val="none" w:sz="0" w:space="0" w:color="auto"/>
                <w:right w:val="none" w:sz="0" w:space="0" w:color="auto"/>
              </w:divBdr>
            </w:div>
            <w:div w:id="515926164">
              <w:marLeft w:val="480"/>
              <w:marRight w:val="0"/>
              <w:marTop w:val="0"/>
              <w:marBottom w:val="0"/>
              <w:divBdr>
                <w:top w:val="none" w:sz="0" w:space="0" w:color="auto"/>
                <w:left w:val="none" w:sz="0" w:space="0" w:color="auto"/>
                <w:bottom w:val="none" w:sz="0" w:space="0" w:color="auto"/>
                <w:right w:val="none" w:sz="0" w:space="0" w:color="auto"/>
              </w:divBdr>
            </w:div>
            <w:div w:id="516043042">
              <w:marLeft w:val="480"/>
              <w:marRight w:val="0"/>
              <w:marTop w:val="0"/>
              <w:marBottom w:val="0"/>
              <w:divBdr>
                <w:top w:val="none" w:sz="0" w:space="0" w:color="auto"/>
                <w:left w:val="none" w:sz="0" w:space="0" w:color="auto"/>
                <w:bottom w:val="none" w:sz="0" w:space="0" w:color="auto"/>
                <w:right w:val="none" w:sz="0" w:space="0" w:color="auto"/>
              </w:divBdr>
            </w:div>
            <w:div w:id="516161656">
              <w:marLeft w:val="480"/>
              <w:marRight w:val="0"/>
              <w:marTop w:val="0"/>
              <w:marBottom w:val="0"/>
              <w:divBdr>
                <w:top w:val="none" w:sz="0" w:space="0" w:color="auto"/>
                <w:left w:val="none" w:sz="0" w:space="0" w:color="auto"/>
                <w:bottom w:val="none" w:sz="0" w:space="0" w:color="auto"/>
                <w:right w:val="none" w:sz="0" w:space="0" w:color="auto"/>
              </w:divBdr>
            </w:div>
            <w:div w:id="516162832">
              <w:marLeft w:val="480"/>
              <w:marRight w:val="0"/>
              <w:marTop w:val="0"/>
              <w:marBottom w:val="0"/>
              <w:divBdr>
                <w:top w:val="none" w:sz="0" w:space="0" w:color="auto"/>
                <w:left w:val="none" w:sz="0" w:space="0" w:color="auto"/>
                <w:bottom w:val="none" w:sz="0" w:space="0" w:color="auto"/>
                <w:right w:val="none" w:sz="0" w:space="0" w:color="auto"/>
              </w:divBdr>
            </w:div>
            <w:div w:id="516163534">
              <w:marLeft w:val="480"/>
              <w:marRight w:val="0"/>
              <w:marTop w:val="0"/>
              <w:marBottom w:val="0"/>
              <w:divBdr>
                <w:top w:val="none" w:sz="0" w:space="0" w:color="auto"/>
                <w:left w:val="none" w:sz="0" w:space="0" w:color="auto"/>
                <w:bottom w:val="none" w:sz="0" w:space="0" w:color="auto"/>
                <w:right w:val="none" w:sz="0" w:space="0" w:color="auto"/>
              </w:divBdr>
            </w:div>
            <w:div w:id="516311408">
              <w:marLeft w:val="480"/>
              <w:marRight w:val="0"/>
              <w:marTop w:val="0"/>
              <w:marBottom w:val="0"/>
              <w:divBdr>
                <w:top w:val="none" w:sz="0" w:space="0" w:color="auto"/>
                <w:left w:val="none" w:sz="0" w:space="0" w:color="auto"/>
                <w:bottom w:val="none" w:sz="0" w:space="0" w:color="auto"/>
                <w:right w:val="none" w:sz="0" w:space="0" w:color="auto"/>
              </w:divBdr>
            </w:div>
            <w:div w:id="516316006">
              <w:marLeft w:val="480"/>
              <w:marRight w:val="0"/>
              <w:marTop w:val="0"/>
              <w:marBottom w:val="0"/>
              <w:divBdr>
                <w:top w:val="none" w:sz="0" w:space="0" w:color="auto"/>
                <w:left w:val="none" w:sz="0" w:space="0" w:color="auto"/>
                <w:bottom w:val="none" w:sz="0" w:space="0" w:color="auto"/>
                <w:right w:val="none" w:sz="0" w:space="0" w:color="auto"/>
              </w:divBdr>
            </w:div>
            <w:div w:id="516358463">
              <w:marLeft w:val="480"/>
              <w:marRight w:val="0"/>
              <w:marTop w:val="0"/>
              <w:marBottom w:val="0"/>
              <w:divBdr>
                <w:top w:val="none" w:sz="0" w:space="0" w:color="auto"/>
                <w:left w:val="none" w:sz="0" w:space="0" w:color="auto"/>
                <w:bottom w:val="none" w:sz="0" w:space="0" w:color="auto"/>
                <w:right w:val="none" w:sz="0" w:space="0" w:color="auto"/>
              </w:divBdr>
            </w:div>
            <w:div w:id="516384654">
              <w:marLeft w:val="480"/>
              <w:marRight w:val="0"/>
              <w:marTop w:val="0"/>
              <w:marBottom w:val="0"/>
              <w:divBdr>
                <w:top w:val="none" w:sz="0" w:space="0" w:color="auto"/>
                <w:left w:val="none" w:sz="0" w:space="0" w:color="auto"/>
                <w:bottom w:val="none" w:sz="0" w:space="0" w:color="auto"/>
                <w:right w:val="none" w:sz="0" w:space="0" w:color="auto"/>
              </w:divBdr>
            </w:div>
            <w:div w:id="516385326">
              <w:marLeft w:val="480"/>
              <w:marRight w:val="0"/>
              <w:marTop w:val="0"/>
              <w:marBottom w:val="0"/>
              <w:divBdr>
                <w:top w:val="none" w:sz="0" w:space="0" w:color="auto"/>
                <w:left w:val="none" w:sz="0" w:space="0" w:color="auto"/>
                <w:bottom w:val="none" w:sz="0" w:space="0" w:color="auto"/>
                <w:right w:val="none" w:sz="0" w:space="0" w:color="auto"/>
              </w:divBdr>
            </w:div>
            <w:div w:id="516426531">
              <w:marLeft w:val="480"/>
              <w:marRight w:val="0"/>
              <w:marTop w:val="0"/>
              <w:marBottom w:val="0"/>
              <w:divBdr>
                <w:top w:val="none" w:sz="0" w:space="0" w:color="auto"/>
                <w:left w:val="none" w:sz="0" w:space="0" w:color="auto"/>
                <w:bottom w:val="none" w:sz="0" w:space="0" w:color="auto"/>
                <w:right w:val="none" w:sz="0" w:space="0" w:color="auto"/>
              </w:divBdr>
            </w:div>
            <w:div w:id="516428040">
              <w:marLeft w:val="480"/>
              <w:marRight w:val="0"/>
              <w:marTop w:val="0"/>
              <w:marBottom w:val="0"/>
              <w:divBdr>
                <w:top w:val="none" w:sz="0" w:space="0" w:color="auto"/>
                <w:left w:val="none" w:sz="0" w:space="0" w:color="auto"/>
                <w:bottom w:val="none" w:sz="0" w:space="0" w:color="auto"/>
                <w:right w:val="none" w:sz="0" w:space="0" w:color="auto"/>
              </w:divBdr>
            </w:div>
            <w:div w:id="516622491">
              <w:marLeft w:val="480"/>
              <w:marRight w:val="0"/>
              <w:marTop w:val="0"/>
              <w:marBottom w:val="0"/>
              <w:divBdr>
                <w:top w:val="none" w:sz="0" w:space="0" w:color="auto"/>
                <w:left w:val="none" w:sz="0" w:space="0" w:color="auto"/>
                <w:bottom w:val="none" w:sz="0" w:space="0" w:color="auto"/>
                <w:right w:val="none" w:sz="0" w:space="0" w:color="auto"/>
              </w:divBdr>
            </w:div>
            <w:div w:id="516695078">
              <w:marLeft w:val="480"/>
              <w:marRight w:val="0"/>
              <w:marTop w:val="0"/>
              <w:marBottom w:val="0"/>
              <w:divBdr>
                <w:top w:val="none" w:sz="0" w:space="0" w:color="auto"/>
                <w:left w:val="none" w:sz="0" w:space="0" w:color="auto"/>
                <w:bottom w:val="none" w:sz="0" w:space="0" w:color="auto"/>
                <w:right w:val="none" w:sz="0" w:space="0" w:color="auto"/>
              </w:divBdr>
            </w:div>
            <w:div w:id="516970808">
              <w:marLeft w:val="480"/>
              <w:marRight w:val="0"/>
              <w:marTop w:val="0"/>
              <w:marBottom w:val="0"/>
              <w:divBdr>
                <w:top w:val="none" w:sz="0" w:space="0" w:color="auto"/>
                <w:left w:val="none" w:sz="0" w:space="0" w:color="auto"/>
                <w:bottom w:val="none" w:sz="0" w:space="0" w:color="auto"/>
                <w:right w:val="none" w:sz="0" w:space="0" w:color="auto"/>
              </w:divBdr>
            </w:div>
            <w:div w:id="517014077">
              <w:marLeft w:val="480"/>
              <w:marRight w:val="0"/>
              <w:marTop w:val="0"/>
              <w:marBottom w:val="0"/>
              <w:divBdr>
                <w:top w:val="none" w:sz="0" w:space="0" w:color="auto"/>
                <w:left w:val="none" w:sz="0" w:space="0" w:color="auto"/>
                <w:bottom w:val="none" w:sz="0" w:space="0" w:color="auto"/>
                <w:right w:val="none" w:sz="0" w:space="0" w:color="auto"/>
              </w:divBdr>
            </w:div>
            <w:div w:id="517043787">
              <w:marLeft w:val="480"/>
              <w:marRight w:val="0"/>
              <w:marTop w:val="0"/>
              <w:marBottom w:val="0"/>
              <w:divBdr>
                <w:top w:val="none" w:sz="0" w:space="0" w:color="auto"/>
                <w:left w:val="none" w:sz="0" w:space="0" w:color="auto"/>
                <w:bottom w:val="none" w:sz="0" w:space="0" w:color="auto"/>
                <w:right w:val="none" w:sz="0" w:space="0" w:color="auto"/>
              </w:divBdr>
            </w:div>
            <w:div w:id="517045098">
              <w:marLeft w:val="480"/>
              <w:marRight w:val="0"/>
              <w:marTop w:val="0"/>
              <w:marBottom w:val="0"/>
              <w:divBdr>
                <w:top w:val="none" w:sz="0" w:space="0" w:color="auto"/>
                <w:left w:val="none" w:sz="0" w:space="0" w:color="auto"/>
                <w:bottom w:val="none" w:sz="0" w:space="0" w:color="auto"/>
                <w:right w:val="none" w:sz="0" w:space="0" w:color="auto"/>
              </w:divBdr>
            </w:div>
            <w:div w:id="517085131">
              <w:marLeft w:val="480"/>
              <w:marRight w:val="0"/>
              <w:marTop w:val="0"/>
              <w:marBottom w:val="0"/>
              <w:divBdr>
                <w:top w:val="none" w:sz="0" w:space="0" w:color="auto"/>
                <w:left w:val="none" w:sz="0" w:space="0" w:color="auto"/>
                <w:bottom w:val="none" w:sz="0" w:space="0" w:color="auto"/>
                <w:right w:val="none" w:sz="0" w:space="0" w:color="auto"/>
              </w:divBdr>
            </w:div>
            <w:div w:id="517086645">
              <w:marLeft w:val="480"/>
              <w:marRight w:val="0"/>
              <w:marTop w:val="0"/>
              <w:marBottom w:val="0"/>
              <w:divBdr>
                <w:top w:val="none" w:sz="0" w:space="0" w:color="auto"/>
                <w:left w:val="none" w:sz="0" w:space="0" w:color="auto"/>
                <w:bottom w:val="none" w:sz="0" w:space="0" w:color="auto"/>
                <w:right w:val="none" w:sz="0" w:space="0" w:color="auto"/>
              </w:divBdr>
            </w:div>
            <w:div w:id="517088875">
              <w:marLeft w:val="480"/>
              <w:marRight w:val="0"/>
              <w:marTop w:val="0"/>
              <w:marBottom w:val="0"/>
              <w:divBdr>
                <w:top w:val="none" w:sz="0" w:space="0" w:color="auto"/>
                <w:left w:val="none" w:sz="0" w:space="0" w:color="auto"/>
                <w:bottom w:val="none" w:sz="0" w:space="0" w:color="auto"/>
                <w:right w:val="none" w:sz="0" w:space="0" w:color="auto"/>
              </w:divBdr>
            </w:div>
            <w:div w:id="517161671">
              <w:marLeft w:val="480"/>
              <w:marRight w:val="0"/>
              <w:marTop w:val="0"/>
              <w:marBottom w:val="0"/>
              <w:divBdr>
                <w:top w:val="none" w:sz="0" w:space="0" w:color="auto"/>
                <w:left w:val="none" w:sz="0" w:space="0" w:color="auto"/>
                <w:bottom w:val="none" w:sz="0" w:space="0" w:color="auto"/>
                <w:right w:val="none" w:sz="0" w:space="0" w:color="auto"/>
              </w:divBdr>
            </w:div>
            <w:div w:id="517238038">
              <w:marLeft w:val="480"/>
              <w:marRight w:val="0"/>
              <w:marTop w:val="0"/>
              <w:marBottom w:val="0"/>
              <w:divBdr>
                <w:top w:val="none" w:sz="0" w:space="0" w:color="auto"/>
                <w:left w:val="none" w:sz="0" w:space="0" w:color="auto"/>
                <w:bottom w:val="none" w:sz="0" w:space="0" w:color="auto"/>
                <w:right w:val="none" w:sz="0" w:space="0" w:color="auto"/>
              </w:divBdr>
            </w:div>
            <w:div w:id="517425057">
              <w:marLeft w:val="480"/>
              <w:marRight w:val="0"/>
              <w:marTop w:val="0"/>
              <w:marBottom w:val="0"/>
              <w:divBdr>
                <w:top w:val="none" w:sz="0" w:space="0" w:color="auto"/>
                <w:left w:val="none" w:sz="0" w:space="0" w:color="auto"/>
                <w:bottom w:val="none" w:sz="0" w:space="0" w:color="auto"/>
                <w:right w:val="none" w:sz="0" w:space="0" w:color="auto"/>
              </w:divBdr>
            </w:div>
            <w:div w:id="517426091">
              <w:marLeft w:val="480"/>
              <w:marRight w:val="0"/>
              <w:marTop w:val="0"/>
              <w:marBottom w:val="0"/>
              <w:divBdr>
                <w:top w:val="none" w:sz="0" w:space="0" w:color="auto"/>
                <w:left w:val="none" w:sz="0" w:space="0" w:color="auto"/>
                <w:bottom w:val="none" w:sz="0" w:space="0" w:color="auto"/>
                <w:right w:val="none" w:sz="0" w:space="0" w:color="auto"/>
              </w:divBdr>
            </w:div>
            <w:div w:id="517426446">
              <w:marLeft w:val="480"/>
              <w:marRight w:val="0"/>
              <w:marTop w:val="0"/>
              <w:marBottom w:val="0"/>
              <w:divBdr>
                <w:top w:val="none" w:sz="0" w:space="0" w:color="auto"/>
                <w:left w:val="none" w:sz="0" w:space="0" w:color="auto"/>
                <w:bottom w:val="none" w:sz="0" w:space="0" w:color="auto"/>
                <w:right w:val="none" w:sz="0" w:space="0" w:color="auto"/>
              </w:divBdr>
            </w:div>
            <w:div w:id="517433480">
              <w:marLeft w:val="480"/>
              <w:marRight w:val="0"/>
              <w:marTop w:val="0"/>
              <w:marBottom w:val="0"/>
              <w:divBdr>
                <w:top w:val="none" w:sz="0" w:space="0" w:color="auto"/>
                <w:left w:val="none" w:sz="0" w:space="0" w:color="auto"/>
                <w:bottom w:val="none" w:sz="0" w:space="0" w:color="auto"/>
                <w:right w:val="none" w:sz="0" w:space="0" w:color="auto"/>
              </w:divBdr>
            </w:div>
            <w:div w:id="517546695">
              <w:marLeft w:val="480"/>
              <w:marRight w:val="0"/>
              <w:marTop w:val="0"/>
              <w:marBottom w:val="0"/>
              <w:divBdr>
                <w:top w:val="none" w:sz="0" w:space="0" w:color="auto"/>
                <w:left w:val="none" w:sz="0" w:space="0" w:color="auto"/>
                <w:bottom w:val="none" w:sz="0" w:space="0" w:color="auto"/>
                <w:right w:val="none" w:sz="0" w:space="0" w:color="auto"/>
              </w:divBdr>
            </w:div>
            <w:div w:id="517547393">
              <w:marLeft w:val="480"/>
              <w:marRight w:val="0"/>
              <w:marTop w:val="0"/>
              <w:marBottom w:val="0"/>
              <w:divBdr>
                <w:top w:val="none" w:sz="0" w:space="0" w:color="auto"/>
                <w:left w:val="none" w:sz="0" w:space="0" w:color="auto"/>
                <w:bottom w:val="none" w:sz="0" w:space="0" w:color="auto"/>
                <w:right w:val="none" w:sz="0" w:space="0" w:color="auto"/>
              </w:divBdr>
            </w:div>
            <w:div w:id="517694402">
              <w:marLeft w:val="480"/>
              <w:marRight w:val="0"/>
              <w:marTop w:val="0"/>
              <w:marBottom w:val="0"/>
              <w:divBdr>
                <w:top w:val="none" w:sz="0" w:space="0" w:color="auto"/>
                <w:left w:val="none" w:sz="0" w:space="0" w:color="auto"/>
                <w:bottom w:val="none" w:sz="0" w:space="0" w:color="auto"/>
                <w:right w:val="none" w:sz="0" w:space="0" w:color="auto"/>
              </w:divBdr>
            </w:div>
            <w:div w:id="517698900">
              <w:marLeft w:val="480"/>
              <w:marRight w:val="0"/>
              <w:marTop w:val="0"/>
              <w:marBottom w:val="0"/>
              <w:divBdr>
                <w:top w:val="none" w:sz="0" w:space="0" w:color="auto"/>
                <w:left w:val="none" w:sz="0" w:space="0" w:color="auto"/>
                <w:bottom w:val="none" w:sz="0" w:space="0" w:color="auto"/>
                <w:right w:val="none" w:sz="0" w:space="0" w:color="auto"/>
              </w:divBdr>
            </w:div>
            <w:div w:id="517740979">
              <w:marLeft w:val="480"/>
              <w:marRight w:val="0"/>
              <w:marTop w:val="0"/>
              <w:marBottom w:val="0"/>
              <w:divBdr>
                <w:top w:val="none" w:sz="0" w:space="0" w:color="auto"/>
                <w:left w:val="none" w:sz="0" w:space="0" w:color="auto"/>
                <w:bottom w:val="none" w:sz="0" w:space="0" w:color="auto"/>
                <w:right w:val="none" w:sz="0" w:space="0" w:color="auto"/>
              </w:divBdr>
            </w:div>
            <w:div w:id="517815357">
              <w:marLeft w:val="480"/>
              <w:marRight w:val="0"/>
              <w:marTop w:val="0"/>
              <w:marBottom w:val="0"/>
              <w:divBdr>
                <w:top w:val="none" w:sz="0" w:space="0" w:color="auto"/>
                <w:left w:val="none" w:sz="0" w:space="0" w:color="auto"/>
                <w:bottom w:val="none" w:sz="0" w:space="0" w:color="auto"/>
                <w:right w:val="none" w:sz="0" w:space="0" w:color="auto"/>
              </w:divBdr>
            </w:div>
            <w:div w:id="517888439">
              <w:marLeft w:val="480"/>
              <w:marRight w:val="0"/>
              <w:marTop w:val="0"/>
              <w:marBottom w:val="0"/>
              <w:divBdr>
                <w:top w:val="none" w:sz="0" w:space="0" w:color="auto"/>
                <w:left w:val="none" w:sz="0" w:space="0" w:color="auto"/>
                <w:bottom w:val="none" w:sz="0" w:space="0" w:color="auto"/>
                <w:right w:val="none" w:sz="0" w:space="0" w:color="auto"/>
              </w:divBdr>
            </w:div>
            <w:div w:id="518011712">
              <w:marLeft w:val="480"/>
              <w:marRight w:val="0"/>
              <w:marTop w:val="0"/>
              <w:marBottom w:val="0"/>
              <w:divBdr>
                <w:top w:val="none" w:sz="0" w:space="0" w:color="auto"/>
                <w:left w:val="none" w:sz="0" w:space="0" w:color="auto"/>
                <w:bottom w:val="none" w:sz="0" w:space="0" w:color="auto"/>
                <w:right w:val="none" w:sz="0" w:space="0" w:color="auto"/>
              </w:divBdr>
            </w:div>
            <w:div w:id="518084655">
              <w:marLeft w:val="480"/>
              <w:marRight w:val="0"/>
              <w:marTop w:val="0"/>
              <w:marBottom w:val="0"/>
              <w:divBdr>
                <w:top w:val="none" w:sz="0" w:space="0" w:color="auto"/>
                <w:left w:val="none" w:sz="0" w:space="0" w:color="auto"/>
                <w:bottom w:val="none" w:sz="0" w:space="0" w:color="auto"/>
                <w:right w:val="none" w:sz="0" w:space="0" w:color="auto"/>
              </w:divBdr>
            </w:div>
            <w:div w:id="518085853">
              <w:marLeft w:val="480"/>
              <w:marRight w:val="0"/>
              <w:marTop w:val="0"/>
              <w:marBottom w:val="0"/>
              <w:divBdr>
                <w:top w:val="none" w:sz="0" w:space="0" w:color="auto"/>
                <w:left w:val="none" w:sz="0" w:space="0" w:color="auto"/>
                <w:bottom w:val="none" w:sz="0" w:space="0" w:color="auto"/>
                <w:right w:val="none" w:sz="0" w:space="0" w:color="auto"/>
              </w:divBdr>
            </w:div>
            <w:div w:id="518154564">
              <w:marLeft w:val="480"/>
              <w:marRight w:val="0"/>
              <w:marTop w:val="0"/>
              <w:marBottom w:val="0"/>
              <w:divBdr>
                <w:top w:val="none" w:sz="0" w:space="0" w:color="auto"/>
                <w:left w:val="none" w:sz="0" w:space="0" w:color="auto"/>
                <w:bottom w:val="none" w:sz="0" w:space="0" w:color="auto"/>
                <w:right w:val="none" w:sz="0" w:space="0" w:color="auto"/>
              </w:divBdr>
            </w:div>
            <w:div w:id="518467361">
              <w:marLeft w:val="480"/>
              <w:marRight w:val="0"/>
              <w:marTop w:val="0"/>
              <w:marBottom w:val="0"/>
              <w:divBdr>
                <w:top w:val="none" w:sz="0" w:space="0" w:color="auto"/>
                <w:left w:val="none" w:sz="0" w:space="0" w:color="auto"/>
                <w:bottom w:val="none" w:sz="0" w:space="0" w:color="auto"/>
                <w:right w:val="none" w:sz="0" w:space="0" w:color="auto"/>
              </w:divBdr>
            </w:div>
            <w:div w:id="518542166">
              <w:marLeft w:val="480"/>
              <w:marRight w:val="0"/>
              <w:marTop w:val="0"/>
              <w:marBottom w:val="0"/>
              <w:divBdr>
                <w:top w:val="none" w:sz="0" w:space="0" w:color="auto"/>
                <w:left w:val="none" w:sz="0" w:space="0" w:color="auto"/>
                <w:bottom w:val="none" w:sz="0" w:space="0" w:color="auto"/>
                <w:right w:val="none" w:sz="0" w:space="0" w:color="auto"/>
              </w:divBdr>
            </w:div>
            <w:div w:id="518544163">
              <w:marLeft w:val="480"/>
              <w:marRight w:val="0"/>
              <w:marTop w:val="0"/>
              <w:marBottom w:val="0"/>
              <w:divBdr>
                <w:top w:val="none" w:sz="0" w:space="0" w:color="auto"/>
                <w:left w:val="none" w:sz="0" w:space="0" w:color="auto"/>
                <w:bottom w:val="none" w:sz="0" w:space="0" w:color="auto"/>
                <w:right w:val="none" w:sz="0" w:space="0" w:color="auto"/>
              </w:divBdr>
            </w:div>
            <w:div w:id="518617207">
              <w:marLeft w:val="480"/>
              <w:marRight w:val="0"/>
              <w:marTop w:val="0"/>
              <w:marBottom w:val="0"/>
              <w:divBdr>
                <w:top w:val="none" w:sz="0" w:space="0" w:color="auto"/>
                <w:left w:val="none" w:sz="0" w:space="0" w:color="auto"/>
                <w:bottom w:val="none" w:sz="0" w:space="0" w:color="auto"/>
                <w:right w:val="none" w:sz="0" w:space="0" w:color="auto"/>
              </w:divBdr>
            </w:div>
            <w:div w:id="518618126">
              <w:marLeft w:val="480"/>
              <w:marRight w:val="0"/>
              <w:marTop w:val="0"/>
              <w:marBottom w:val="0"/>
              <w:divBdr>
                <w:top w:val="none" w:sz="0" w:space="0" w:color="auto"/>
                <w:left w:val="none" w:sz="0" w:space="0" w:color="auto"/>
                <w:bottom w:val="none" w:sz="0" w:space="0" w:color="auto"/>
                <w:right w:val="none" w:sz="0" w:space="0" w:color="auto"/>
              </w:divBdr>
            </w:div>
            <w:div w:id="518618348">
              <w:marLeft w:val="480"/>
              <w:marRight w:val="0"/>
              <w:marTop w:val="0"/>
              <w:marBottom w:val="0"/>
              <w:divBdr>
                <w:top w:val="none" w:sz="0" w:space="0" w:color="auto"/>
                <w:left w:val="none" w:sz="0" w:space="0" w:color="auto"/>
                <w:bottom w:val="none" w:sz="0" w:space="0" w:color="auto"/>
                <w:right w:val="none" w:sz="0" w:space="0" w:color="auto"/>
              </w:divBdr>
            </w:div>
            <w:div w:id="518741161">
              <w:marLeft w:val="480"/>
              <w:marRight w:val="0"/>
              <w:marTop w:val="0"/>
              <w:marBottom w:val="0"/>
              <w:divBdr>
                <w:top w:val="none" w:sz="0" w:space="0" w:color="auto"/>
                <w:left w:val="none" w:sz="0" w:space="0" w:color="auto"/>
                <w:bottom w:val="none" w:sz="0" w:space="0" w:color="auto"/>
                <w:right w:val="none" w:sz="0" w:space="0" w:color="auto"/>
              </w:divBdr>
            </w:div>
            <w:div w:id="518815558">
              <w:marLeft w:val="480"/>
              <w:marRight w:val="0"/>
              <w:marTop w:val="0"/>
              <w:marBottom w:val="0"/>
              <w:divBdr>
                <w:top w:val="none" w:sz="0" w:space="0" w:color="auto"/>
                <w:left w:val="none" w:sz="0" w:space="0" w:color="auto"/>
                <w:bottom w:val="none" w:sz="0" w:space="0" w:color="auto"/>
                <w:right w:val="none" w:sz="0" w:space="0" w:color="auto"/>
              </w:divBdr>
            </w:div>
            <w:div w:id="518853802">
              <w:marLeft w:val="480"/>
              <w:marRight w:val="0"/>
              <w:marTop w:val="0"/>
              <w:marBottom w:val="0"/>
              <w:divBdr>
                <w:top w:val="none" w:sz="0" w:space="0" w:color="auto"/>
                <w:left w:val="none" w:sz="0" w:space="0" w:color="auto"/>
                <w:bottom w:val="none" w:sz="0" w:space="0" w:color="auto"/>
                <w:right w:val="none" w:sz="0" w:space="0" w:color="auto"/>
              </w:divBdr>
            </w:div>
            <w:div w:id="518856108">
              <w:marLeft w:val="480"/>
              <w:marRight w:val="0"/>
              <w:marTop w:val="0"/>
              <w:marBottom w:val="0"/>
              <w:divBdr>
                <w:top w:val="none" w:sz="0" w:space="0" w:color="auto"/>
                <w:left w:val="none" w:sz="0" w:space="0" w:color="auto"/>
                <w:bottom w:val="none" w:sz="0" w:space="0" w:color="auto"/>
                <w:right w:val="none" w:sz="0" w:space="0" w:color="auto"/>
              </w:divBdr>
            </w:div>
            <w:div w:id="518929399">
              <w:marLeft w:val="480"/>
              <w:marRight w:val="0"/>
              <w:marTop w:val="0"/>
              <w:marBottom w:val="0"/>
              <w:divBdr>
                <w:top w:val="none" w:sz="0" w:space="0" w:color="auto"/>
                <w:left w:val="none" w:sz="0" w:space="0" w:color="auto"/>
                <w:bottom w:val="none" w:sz="0" w:space="0" w:color="auto"/>
                <w:right w:val="none" w:sz="0" w:space="0" w:color="auto"/>
              </w:divBdr>
            </w:div>
            <w:div w:id="519203278">
              <w:marLeft w:val="480"/>
              <w:marRight w:val="0"/>
              <w:marTop w:val="0"/>
              <w:marBottom w:val="0"/>
              <w:divBdr>
                <w:top w:val="none" w:sz="0" w:space="0" w:color="auto"/>
                <w:left w:val="none" w:sz="0" w:space="0" w:color="auto"/>
                <w:bottom w:val="none" w:sz="0" w:space="0" w:color="auto"/>
                <w:right w:val="none" w:sz="0" w:space="0" w:color="auto"/>
              </w:divBdr>
            </w:div>
            <w:div w:id="519203578">
              <w:marLeft w:val="480"/>
              <w:marRight w:val="0"/>
              <w:marTop w:val="0"/>
              <w:marBottom w:val="0"/>
              <w:divBdr>
                <w:top w:val="none" w:sz="0" w:space="0" w:color="auto"/>
                <w:left w:val="none" w:sz="0" w:space="0" w:color="auto"/>
                <w:bottom w:val="none" w:sz="0" w:space="0" w:color="auto"/>
                <w:right w:val="none" w:sz="0" w:space="0" w:color="auto"/>
              </w:divBdr>
            </w:div>
            <w:div w:id="519273847">
              <w:marLeft w:val="480"/>
              <w:marRight w:val="0"/>
              <w:marTop w:val="0"/>
              <w:marBottom w:val="0"/>
              <w:divBdr>
                <w:top w:val="none" w:sz="0" w:space="0" w:color="auto"/>
                <w:left w:val="none" w:sz="0" w:space="0" w:color="auto"/>
                <w:bottom w:val="none" w:sz="0" w:space="0" w:color="auto"/>
                <w:right w:val="none" w:sz="0" w:space="0" w:color="auto"/>
              </w:divBdr>
            </w:div>
            <w:div w:id="519320564">
              <w:marLeft w:val="480"/>
              <w:marRight w:val="0"/>
              <w:marTop w:val="0"/>
              <w:marBottom w:val="0"/>
              <w:divBdr>
                <w:top w:val="none" w:sz="0" w:space="0" w:color="auto"/>
                <w:left w:val="none" w:sz="0" w:space="0" w:color="auto"/>
                <w:bottom w:val="none" w:sz="0" w:space="0" w:color="auto"/>
                <w:right w:val="none" w:sz="0" w:space="0" w:color="auto"/>
              </w:divBdr>
            </w:div>
            <w:div w:id="519322332">
              <w:marLeft w:val="480"/>
              <w:marRight w:val="0"/>
              <w:marTop w:val="0"/>
              <w:marBottom w:val="0"/>
              <w:divBdr>
                <w:top w:val="none" w:sz="0" w:space="0" w:color="auto"/>
                <w:left w:val="none" w:sz="0" w:space="0" w:color="auto"/>
                <w:bottom w:val="none" w:sz="0" w:space="0" w:color="auto"/>
                <w:right w:val="none" w:sz="0" w:space="0" w:color="auto"/>
              </w:divBdr>
            </w:div>
            <w:div w:id="519392574">
              <w:marLeft w:val="480"/>
              <w:marRight w:val="0"/>
              <w:marTop w:val="0"/>
              <w:marBottom w:val="0"/>
              <w:divBdr>
                <w:top w:val="none" w:sz="0" w:space="0" w:color="auto"/>
                <w:left w:val="none" w:sz="0" w:space="0" w:color="auto"/>
                <w:bottom w:val="none" w:sz="0" w:space="0" w:color="auto"/>
                <w:right w:val="none" w:sz="0" w:space="0" w:color="auto"/>
              </w:divBdr>
            </w:div>
            <w:div w:id="519440464">
              <w:marLeft w:val="480"/>
              <w:marRight w:val="0"/>
              <w:marTop w:val="0"/>
              <w:marBottom w:val="0"/>
              <w:divBdr>
                <w:top w:val="none" w:sz="0" w:space="0" w:color="auto"/>
                <w:left w:val="none" w:sz="0" w:space="0" w:color="auto"/>
                <w:bottom w:val="none" w:sz="0" w:space="0" w:color="auto"/>
                <w:right w:val="none" w:sz="0" w:space="0" w:color="auto"/>
              </w:divBdr>
            </w:div>
            <w:div w:id="519468423">
              <w:marLeft w:val="480"/>
              <w:marRight w:val="0"/>
              <w:marTop w:val="0"/>
              <w:marBottom w:val="0"/>
              <w:divBdr>
                <w:top w:val="none" w:sz="0" w:space="0" w:color="auto"/>
                <w:left w:val="none" w:sz="0" w:space="0" w:color="auto"/>
                <w:bottom w:val="none" w:sz="0" w:space="0" w:color="auto"/>
                <w:right w:val="none" w:sz="0" w:space="0" w:color="auto"/>
              </w:divBdr>
            </w:div>
            <w:div w:id="519513971">
              <w:marLeft w:val="480"/>
              <w:marRight w:val="0"/>
              <w:marTop w:val="0"/>
              <w:marBottom w:val="0"/>
              <w:divBdr>
                <w:top w:val="none" w:sz="0" w:space="0" w:color="auto"/>
                <w:left w:val="none" w:sz="0" w:space="0" w:color="auto"/>
                <w:bottom w:val="none" w:sz="0" w:space="0" w:color="auto"/>
                <w:right w:val="none" w:sz="0" w:space="0" w:color="auto"/>
              </w:divBdr>
            </w:div>
            <w:div w:id="519589307">
              <w:marLeft w:val="480"/>
              <w:marRight w:val="0"/>
              <w:marTop w:val="0"/>
              <w:marBottom w:val="0"/>
              <w:divBdr>
                <w:top w:val="none" w:sz="0" w:space="0" w:color="auto"/>
                <w:left w:val="none" w:sz="0" w:space="0" w:color="auto"/>
                <w:bottom w:val="none" w:sz="0" w:space="0" w:color="auto"/>
                <w:right w:val="none" w:sz="0" w:space="0" w:color="auto"/>
              </w:divBdr>
            </w:div>
            <w:div w:id="519707629">
              <w:marLeft w:val="480"/>
              <w:marRight w:val="0"/>
              <w:marTop w:val="0"/>
              <w:marBottom w:val="0"/>
              <w:divBdr>
                <w:top w:val="none" w:sz="0" w:space="0" w:color="auto"/>
                <w:left w:val="none" w:sz="0" w:space="0" w:color="auto"/>
                <w:bottom w:val="none" w:sz="0" w:space="0" w:color="auto"/>
                <w:right w:val="none" w:sz="0" w:space="0" w:color="auto"/>
              </w:divBdr>
            </w:div>
            <w:div w:id="519853864">
              <w:marLeft w:val="480"/>
              <w:marRight w:val="0"/>
              <w:marTop w:val="0"/>
              <w:marBottom w:val="0"/>
              <w:divBdr>
                <w:top w:val="none" w:sz="0" w:space="0" w:color="auto"/>
                <w:left w:val="none" w:sz="0" w:space="0" w:color="auto"/>
                <w:bottom w:val="none" w:sz="0" w:space="0" w:color="auto"/>
                <w:right w:val="none" w:sz="0" w:space="0" w:color="auto"/>
              </w:divBdr>
            </w:div>
            <w:div w:id="519860955">
              <w:marLeft w:val="480"/>
              <w:marRight w:val="0"/>
              <w:marTop w:val="0"/>
              <w:marBottom w:val="0"/>
              <w:divBdr>
                <w:top w:val="none" w:sz="0" w:space="0" w:color="auto"/>
                <w:left w:val="none" w:sz="0" w:space="0" w:color="auto"/>
                <w:bottom w:val="none" w:sz="0" w:space="0" w:color="auto"/>
                <w:right w:val="none" w:sz="0" w:space="0" w:color="auto"/>
              </w:divBdr>
            </w:div>
            <w:div w:id="519900401">
              <w:marLeft w:val="480"/>
              <w:marRight w:val="0"/>
              <w:marTop w:val="0"/>
              <w:marBottom w:val="0"/>
              <w:divBdr>
                <w:top w:val="none" w:sz="0" w:space="0" w:color="auto"/>
                <w:left w:val="none" w:sz="0" w:space="0" w:color="auto"/>
                <w:bottom w:val="none" w:sz="0" w:space="0" w:color="auto"/>
                <w:right w:val="none" w:sz="0" w:space="0" w:color="auto"/>
              </w:divBdr>
            </w:div>
            <w:div w:id="519900988">
              <w:marLeft w:val="480"/>
              <w:marRight w:val="0"/>
              <w:marTop w:val="0"/>
              <w:marBottom w:val="0"/>
              <w:divBdr>
                <w:top w:val="none" w:sz="0" w:space="0" w:color="auto"/>
                <w:left w:val="none" w:sz="0" w:space="0" w:color="auto"/>
                <w:bottom w:val="none" w:sz="0" w:space="0" w:color="auto"/>
                <w:right w:val="none" w:sz="0" w:space="0" w:color="auto"/>
              </w:divBdr>
            </w:div>
            <w:div w:id="519901783">
              <w:marLeft w:val="480"/>
              <w:marRight w:val="0"/>
              <w:marTop w:val="0"/>
              <w:marBottom w:val="0"/>
              <w:divBdr>
                <w:top w:val="none" w:sz="0" w:space="0" w:color="auto"/>
                <w:left w:val="none" w:sz="0" w:space="0" w:color="auto"/>
                <w:bottom w:val="none" w:sz="0" w:space="0" w:color="auto"/>
                <w:right w:val="none" w:sz="0" w:space="0" w:color="auto"/>
              </w:divBdr>
            </w:div>
            <w:div w:id="520045426">
              <w:marLeft w:val="480"/>
              <w:marRight w:val="0"/>
              <w:marTop w:val="0"/>
              <w:marBottom w:val="0"/>
              <w:divBdr>
                <w:top w:val="none" w:sz="0" w:space="0" w:color="auto"/>
                <w:left w:val="none" w:sz="0" w:space="0" w:color="auto"/>
                <w:bottom w:val="none" w:sz="0" w:space="0" w:color="auto"/>
                <w:right w:val="none" w:sz="0" w:space="0" w:color="auto"/>
              </w:divBdr>
            </w:div>
            <w:div w:id="520045710">
              <w:marLeft w:val="480"/>
              <w:marRight w:val="0"/>
              <w:marTop w:val="0"/>
              <w:marBottom w:val="0"/>
              <w:divBdr>
                <w:top w:val="none" w:sz="0" w:space="0" w:color="auto"/>
                <w:left w:val="none" w:sz="0" w:space="0" w:color="auto"/>
                <w:bottom w:val="none" w:sz="0" w:space="0" w:color="auto"/>
                <w:right w:val="none" w:sz="0" w:space="0" w:color="auto"/>
              </w:divBdr>
            </w:div>
            <w:div w:id="520051747">
              <w:marLeft w:val="480"/>
              <w:marRight w:val="0"/>
              <w:marTop w:val="0"/>
              <w:marBottom w:val="0"/>
              <w:divBdr>
                <w:top w:val="none" w:sz="0" w:space="0" w:color="auto"/>
                <w:left w:val="none" w:sz="0" w:space="0" w:color="auto"/>
                <w:bottom w:val="none" w:sz="0" w:space="0" w:color="auto"/>
                <w:right w:val="none" w:sz="0" w:space="0" w:color="auto"/>
              </w:divBdr>
            </w:div>
            <w:div w:id="520052275">
              <w:marLeft w:val="480"/>
              <w:marRight w:val="0"/>
              <w:marTop w:val="0"/>
              <w:marBottom w:val="0"/>
              <w:divBdr>
                <w:top w:val="none" w:sz="0" w:space="0" w:color="auto"/>
                <w:left w:val="none" w:sz="0" w:space="0" w:color="auto"/>
                <w:bottom w:val="none" w:sz="0" w:space="0" w:color="auto"/>
                <w:right w:val="none" w:sz="0" w:space="0" w:color="auto"/>
              </w:divBdr>
            </w:div>
            <w:div w:id="520094638">
              <w:marLeft w:val="480"/>
              <w:marRight w:val="0"/>
              <w:marTop w:val="0"/>
              <w:marBottom w:val="0"/>
              <w:divBdr>
                <w:top w:val="none" w:sz="0" w:space="0" w:color="auto"/>
                <w:left w:val="none" w:sz="0" w:space="0" w:color="auto"/>
                <w:bottom w:val="none" w:sz="0" w:space="0" w:color="auto"/>
                <w:right w:val="none" w:sz="0" w:space="0" w:color="auto"/>
              </w:divBdr>
            </w:div>
            <w:div w:id="520433371">
              <w:marLeft w:val="480"/>
              <w:marRight w:val="0"/>
              <w:marTop w:val="0"/>
              <w:marBottom w:val="0"/>
              <w:divBdr>
                <w:top w:val="none" w:sz="0" w:space="0" w:color="auto"/>
                <w:left w:val="none" w:sz="0" w:space="0" w:color="auto"/>
                <w:bottom w:val="none" w:sz="0" w:space="0" w:color="auto"/>
                <w:right w:val="none" w:sz="0" w:space="0" w:color="auto"/>
              </w:divBdr>
            </w:div>
            <w:div w:id="520507869">
              <w:marLeft w:val="480"/>
              <w:marRight w:val="0"/>
              <w:marTop w:val="0"/>
              <w:marBottom w:val="0"/>
              <w:divBdr>
                <w:top w:val="none" w:sz="0" w:space="0" w:color="auto"/>
                <w:left w:val="none" w:sz="0" w:space="0" w:color="auto"/>
                <w:bottom w:val="none" w:sz="0" w:space="0" w:color="auto"/>
                <w:right w:val="none" w:sz="0" w:space="0" w:color="auto"/>
              </w:divBdr>
            </w:div>
            <w:div w:id="520583822">
              <w:marLeft w:val="480"/>
              <w:marRight w:val="0"/>
              <w:marTop w:val="0"/>
              <w:marBottom w:val="0"/>
              <w:divBdr>
                <w:top w:val="none" w:sz="0" w:space="0" w:color="auto"/>
                <w:left w:val="none" w:sz="0" w:space="0" w:color="auto"/>
                <w:bottom w:val="none" w:sz="0" w:space="0" w:color="auto"/>
                <w:right w:val="none" w:sz="0" w:space="0" w:color="auto"/>
              </w:divBdr>
            </w:div>
            <w:div w:id="520625815">
              <w:marLeft w:val="480"/>
              <w:marRight w:val="0"/>
              <w:marTop w:val="0"/>
              <w:marBottom w:val="0"/>
              <w:divBdr>
                <w:top w:val="none" w:sz="0" w:space="0" w:color="auto"/>
                <w:left w:val="none" w:sz="0" w:space="0" w:color="auto"/>
                <w:bottom w:val="none" w:sz="0" w:space="0" w:color="auto"/>
                <w:right w:val="none" w:sz="0" w:space="0" w:color="auto"/>
              </w:divBdr>
            </w:div>
            <w:div w:id="520700297">
              <w:marLeft w:val="480"/>
              <w:marRight w:val="0"/>
              <w:marTop w:val="0"/>
              <w:marBottom w:val="0"/>
              <w:divBdr>
                <w:top w:val="none" w:sz="0" w:space="0" w:color="auto"/>
                <w:left w:val="none" w:sz="0" w:space="0" w:color="auto"/>
                <w:bottom w:val="none" w:sz="0" w:space="0" w:color="auto"/>
                <w:right w:val="none" w:sz="0" w:space="0" w:color="auto"/>
              </w:divBdr>
            </w:div>
            <w:div w:id="520823499">
              <w:marLeft w:val="480"/>
              <w:marRight w:val="0"/>
              <w:marTop w:val="0"/>
              <w:marBottom w:val="0"/>
              <w:divBdr>
                <w:top w:val="none" w:sz="0" w:space="0" w:color="auto"/>
                <w:left w:val="none" w:sz="0" w:space="0" w:color="auto"/>
                <w:bottom w:val="none" w:sz="0" w:space="0" w:color="auto"/>
                <w:right w:val="none" w:sz="0" w:space="0" w:color="auto"/>
              </w:divBdr>
            </w:div>
            <w:div w:id="520902353">
              <w:marLeft w:val="480"/>
              <w:marRight w:val="0"/>
              <w:marTop w:val="0"/>
              <w:marBottom w:val="0"/>
              <w:divBdr>
                <w:top w:val="none" w:sz="0" w:space="0" w:color="auto"/>
                <w:left w:val="none" w:sz="0" w:space="0" w:color="auto"/>
                <w:bottom w:val="none" w:sz="0" w:space="0" w:color="auto"/>
                <w:right w:val="none" w:sz="0" w:space="0" w:color="auto"/>
              </w:divBdr>
            </w:div>
            <w:div w:id="520902941">
              <w:marLeft w:val="480"/>
              <w:marRight w:val="0"/>
              <w:marTop w:val="0"/>
              <w:marBottom w:val="0"/>
              <w:divBdr>
                <w:top w:val="none" w:sz="0" w:space="0" w:color="auto"/>
                <w:left w:val="none" w:sz="0" w:space="0" w:color="auto"/>
                <w:bottom w:val="none" w:sz="0" w:space="0" w:color="auto"/>
                <w:right w:val="none" w:sz="0" w:space="0" w:color="auto"/>
              </w:divBdr>
            </w:div>
            <w:div w:id="520973095">
              <w:marLeft w:val="480"/>
              <w:marRight w:val="0"/>
              <w:marTop w:val="0"/>
              <w:marBottom w:val="0"/>
              <w:divBdr>
                <w:top w:val="none" w:sz="0" w:space="0" w:color="auto"/>
                <w:left w:val="none" w:sz="0" w:space="0" w:color="auto"/>
                <w:bottom w:val="none" w:sz="0" w:space="0" w:color="auto"/>
                <w:right w:val="none" w:sz="0" w:space="0" w:color="auto"/>
              </w:divBdr>
            </w:div>
            <w:div w:id="520975158">
              <w:marLeft w:val="480"/>
              <w:marRight w:val="0"/>
              <w:marTop w:val="0"/>
              <w:marBottom w:val="0"/>
              <w:divBdr>
                <w:top w:val="none" w:sz="0" w:space="0" w:color="auto"/>
                <w:left w:val="none" w:sz="0" w:space="0" w:color="auto"/>
                <w:bottom w:val="none" w:sz="0" w:space="0" w:color="auto"/>
                <w:right w:val="none" w:sz="0" w:space="0" w:color="auto"/>
              </w:divBdr>
            </w:div>
            <w:div w:id="520977926">
              <w:marLeft w:val="480"/>
              <w:marRight w:val="0"/>
              <w:marTop w:val="0"/>
              <w:marBottom w:val="0"/>
              <w:divBdr>
                <w:top w:val="none" w:sz="0" w:space="0" w:color="auto"/>
                <w:left w:val="none" w:sz="0" w:space="0" w:color="auto"/>
                <w:bottom w:val="none" w:sz="0" w:space="0" w:color="auto"/>
                <w:right w:val="none" w:sz="0" w:space="0" w:color="auto"/>
              </w:divBdr>
            </w:div>
            <w:div w:id="521015686">
              <w:marLeft w:val="480"/>
              <w:marRight w:val="0"/>
              <w:marTop w:val="0"/>
              <w:marBottom w:val="0"/>
              <w:divBdr>
                <w:top w:val="none" w:sz="0" w:space="0" w:color="auto"/>
                <w:left w:val="none" w:sz="0" w:space="0" w:color="auto"/>
                <w:bottom w:val="none" w:sz="0" w:space="0" w:color="auto"/>
                <w:right w:val="none" w:sz="0" w:space="0" w:color="auto"/>
              </w:divBdr>
            </w:div>
            <w:div w:id="521019324">
              <w:marLeft w:val="480"/>
              <w:marRight w:val="0"/>
              <w:marTop w:val="0"/>
              <w:marBottom w:val="0"/>
              <w:divBdr>
                <w:top w:val="none" w:sz="0" w:space="0" w:color="auto"/>
                <w:left w:val="none" w:sz="0" w:space="0" w:color="auto"/>
                <w:bottom w:val="none" w:sz="0" w:space="0" w:color="auto"/>
                <w:right w:val="none" w:sz="0" w:space="0" w:color="auto"/>
              </w:divBdr>
            </w:div>
            <w:div w:id="521088034">
              <w:marLeft w:val="480"/>
              <w:marRight w:val="0"/>
              <w:marTop w:val="0"/>
              <w:marBottom w:val="0"/>
              <w:divBdr>
                <w:top w:val="none" w:sz="0" w:space="0" w:color="auto"/>
                <w:left w:val="none" w:sz="0" w:space="0" w:color="auto"/>
                <w:bottom w:val="none" w:sz="0" w:space="0" w:color="auto"/>
                <w:right w:val="none" w:sz="0" w:space="0" w:color="auto"/>
              </w:divBdr>
            </w:div>
            <w:div w:id="521164346">
              <w:marLeft w:val="480"/>
              <w:marRight w:val="0"/>
              <w:marTop w:val="0"/>
              <w:marBottom w:val="0"/>
              <w:divBdr>
                <w:top w:val="none" w:sz="0" w:space="0" w:color="auto"/>
                <w:left w:val="none" w:sz="0" w:space="0" w:color="auto"/>
                <w:bottom w:val="none" w:sz="0" w:space="0" w:color="auto"/>
                <w:right w:val="none" w:sz="0" w:space="0" w:color="auto"/>
              </w:divBdr>
            </w:div>
            <w:div w:id="521214415">
              <w:marLeft w:val="480"/>
              <w:marRight w:val="0"/>
              <w:marTop w:val="0"/>
              <w:marBottom w:val="0"/>
              <w:divBdr>
                <w:top w:val="none" w:sz="0" w:space="0" w:color="auto"/>
                <w:left w:val="none" w:sz="0" w:space="0" w:color="auto"/>
                <w:bottom w:val="none" w:sz="0" w:space="0" w:color="auto"/>
                <w:right w:val="none" w:sz="0" w:space="0" w:color="auto"/>
              </w:divBdr>
            </w:div>
            <w:div w:id="521239646">
              <w:marLeft w:val="480"/>
              <w:marRight w:val="0"/>
              <w:marTop w:val="0"/>
              <w:marBottom w:val="0"/>
              <w:divBdr>
                <w:top w:val="none" w:sz="0" w:space="0" w:color="auto"/>
                <w:left w:val="none" w:sz="0" w:space="0" w:color="auto"/>
                <w:bottom w:val="none" w:sz="0" w:space="0" w:color="auto"/>
                <w:right w:val="none" w:sz="0" w:space="0" w:color="auto"/>
              </w:divBdr>
            </w:div>
            <w:div w:id="521284638">
              <w:marLeft w:val="480"/>
              <w:marRight w:val="0"/>
              <w:marTop w:val="0"/>
              <w:marBottom w:val="0"/>
              <w:divBdr>
                <w:top w:val="none" w:sz="0" w:space="0" w:color="auto"/>
                <w:left w:val="none" w:sz="0" w:space="0" w:color="auto"/>
                <w:bottom w:val="none" w:sz="0" w:space="0" w:color="auto"/>
                <w:right w:val="none" w:sz="0" w:space="0" w:color="auto"/>
              </w:divBdr>
            </w:div>
            <w:div w:id="521289705">
              <w:marLeft w:val="480"/>
              <w:marRight w:val="0"/>
              <w:marTop w:val="0"/>
              <w:marBottom w:val="0"/>
              <w:divBdr>
                <w:top w:val="none" w:sz="0" w:space="0" w:color="auto"/>
                <w:left w:val="none" w:sz="0" w:space="0" w:color="auto"/>
                <w:bottom w:val="none" w:sz="0" w:space="0" w:color="auto"/>
                <w:right w:val="none" w:sz="0" w:space="0" w:color="auto"/>
              </w:divBdr>
            </w:div>
            <w:div w:id="521357179">
              <w:marLeft w:val="480"/>
              <w:marRight w:val="0"/>
              <w:marTop w:val="0"/>
              <w:marBottom w:val="0"/>
              <w:divBdr>
                <w:top w:val="none" w:sz="0" w:space="0" w:color="auto"/>
                <w:left w:val="none" w:sz="0" w:space="0" w:color="auto"/>
                <w:bottom w:val="none" w:sz="0" w:space="0" w:color="auto"/>
                <w:right w:val="none" w:sz="0" w:space="0" w:color="auto"/>
              </w:divBdr>
            </w:div>
            <w:div w:id="521360106">
              <w:marLeft w:val="480"/>
              <w:marRight w:val="0"/>
              <w:marTop w:val="0"/>
              <w:marBottom w:val="0"/>
              <w:divBdr>
                <w:top w:val="none" w:sz="0" w:space="0" w:color="auto"/>
                <w:left w:val="none" w:sz="0" w:space="0" w:color="auto"/>
                <w:bottom w:val="none" w:sz="0" w:space="0" w:color="auto"/>
                <w:right w:val="none" w:sz="0" w:space="0" w:color="auto"/>
              </w:divBdr>
            </w:div>
            <w:div w:id="521363912">
              <w:marLeft w:val="480"/>
              <w:marRight w:val="0"/>
              <w:marTop w:val="0"/>
              <w:marBottom w:val="0"/>
              <w:divBdr>
                <w:top w:val="none" w:sz="0" w:space="0" w:color="auto"/>
                <w:left w:val="none" w:sz="0" w:space="0" w:color="auto"/>
                <w:bottom w:val="none" w:sz="0" w:space="0" w:color="auto"/>
                <w:right w:val="none" w:sz="0" w:space="0" w:color="auto"/>
              </w:divBdr>
            </w:div>
            <w:div w:id="521473760">
              <w:marLeft w:val="480"/>
              <w:marRight w:val="0"/>
              <w:marTop w:val="0"/>
              <w:marBottom w:val="0"/>
              <w:divBdr>
                <w:top w:val="none" w:sz="0" w:space="0" w:color="auto"/>
                <w:left w:val="none" w:sz="0" w:space="0" w:color="auto"/>
                <w:bottom w:val="none" w:sz="0" w:space="0" w:color="auto"/>
                <w:right w:val="none" w:sz="0" w:space="0" w:color="auto"/>
              </w:divBdr>
            </w:div>
            <w:div w:id="521558191">
              <w:marLeft w:val="480"/>
              <w:marRight w:val="0"/>
              <w:marTop w:val="0"/>
              <w:marBottom w:val="0"/>
              <w:divBdr>
                <w:top w:val="none" w:sz="0" w:space="0" w:color="auto"/>
                <w:left w:val="none" w:sz="0" w:space="0" w:color="auto"/>
                <w:bottom w:val="none" w:sz="0" w:space="0" w:color="auto"/>
                <w:right w:val="none" w:sz="0" w:space="0" w:color="auto"/>
              </w:divBdr>
            </w:div>
            <w:div w:id="521624446">
              <w:marLeft w:val="480"/>
              <w:marRight w:val="0"/>
              <w:marTop w:val="0"/>
              <w:marBottom w:val="0"/>
              <w:divBdr>
                <w:top w:val="none" w:sz="0" w:space="0" w:color="auto"/>
                <w:left w:val="none" w:sz="0" w:space="0" w:color="auto"/>
                <w:bottom w:val="none" w:sz="0" w:space="0" w:color="auto"/>
                <w:right w:val="none" w:sz="0" w:space="0" w:color="auto"/>
              </w:divBdr>
            </w:div>
            <w:div w:id="521629278">
              <w:marLeft w:val="480"/>
              <w:marRight w:val="0"/>
              <w:marTop w:val="0"/>
              <w:marBottom w:val="0"/>
              <w:divBdr>
                <w:top w:val="none" w:sz="0" w:space="0" w:color="auto"/>
                <w:left w:val="none" w:sz="0" w:space="0" w:color="auto"/>
                <w:bottom w:val="none" w:sz="0" w:space="0" w:color="auto"/>
                <w:right w:val="none" w:sz="0" w:space="0" w:color="auto"/>
              </w:divBdr>
            </w:div>
            <w:div w:id="521632218">
              <w:marLeft w:val="480"/>
              <w:marRight w:val="0"/>
              <w:marTop w:val="0"/>
              <w:marBottom w:val="0"/>
              <w:divBdr>
                <w:top w:val="none" w:sz="0" w:space="0" w:color="auto"/>
                <w:left w:val="none" w:sz="0" w:space="0" w:color="auto"/>
                <w:bottom w:val="none" w:sz="0" w:space="0" w:color="auto"/>
                <w:right w:val="none" w:sz="0" w:space="0" w:color="auto"/>
              </w:divBdr>
            </w:div>
            <w:div w:id="521748939">
              <w:marLeft w:val="480"/>
              <w:marRight w:val="0"/>
              <w:marTop w:val="0"/>
              <w:marBottom w:val="0"/>
              <w:divBdr>
                <w:top w:val="none" w:sz="0" w:space="0" w:color="auto"/>
                <w:left w:val="none" w:sz="0" w:space="0" w:color="auto"/>
                <w:bottom w:val="none" w:sz="0" w:space="0" w:color="auto"/>
                <w:right w:val="none" w:sz="0" w:space="0" w:color="auto"/>
              </w:divBdr>
            </w:div>
            <w:div w:id="521818215">
              <w:marLeft w:val="480"/>
              <w:marRight w:val="0"/>
              <w:marTop w:val="0"/>
              <w:marBottom w:val="0"/>
              <w:divBdr>
                <w:top w:val="none" w:sz="0" w:space="0" w:color="auto"/>
                <w:left w:val="none" w:sz="0" w:space="0" w:color="auto"/>
                <w:bottom w:val="none" w:sz="0" w:space="0" w:color="auto"/>
                <w:right w:val="none" w:sz="0" w:space="0" w:color="auto"/>
              </w:divBdr>
            </w:div>
            <w:div w:id="521820699">
              <w:marLeft w:val="480"/>
              <w:marRight w:val="0"/>
              <w:marTop w:val="0"/>
              <w:marBottom w:val="0"/>
              <w:divBdr>
                <w:top w:val="none" w:sz="0" w:space="0" w:color="auto"/>
                <w:left w:val="none" w:sz="0" w:space="0" w:color="auto"/>
                <w:bottom w:val="none" w:sz="0" w:space="0" w:color="auto"/>
                <w:right w:val="none" w:sz="0" w:space="0" w:color="auto"/>
              </w:divBdr>
            </w:div>
            <w:div w:id="521940040">
              <w:marLeft w:val="480"/>
              <w:marRight w:val="0"/>
              <w:marTop w:val="0"/>
              <w:marBottom w:val="0"/>
              <w:divBdr>
                <w:top w:val="none" w:sz="0" w:space="0" w:color="auto"/>
                <w:left w:val="none" w:sz="0" w:space="0" w:color="auto"/>
                <w:bottom w:val="none" w:sz="0" w:space="0" w:color="auto"/>
                <w:right w:val="none" w:sz="0" w:space="0" w:color="auto"/>
              </w:divBdr>
            </w:div>
            <w:div w:id="522135217">
              <w:marLeft w:val="480"/>
              <w:marRight w:val="0"/>
              <w:marTop w:val="0"/>
              <w:marBottom w:val="0"/>
              <w:divBdr>
                <w:top w:val="none" w:sz="0" w:space="0" w:color="auto"/>
                <w:left w:val="none" w:sz="0" w:space="0" w:color="auto"/>
                <w:bottom w:val="none" w:sz="0" w:space="0" w:color="auto"/>
                <w:right w:val="none" w:sz="0" w:space="0" w:color="auto"/>
              </w:divBdr>
            </w:div>
            <w:div w:id="522211342">
              <w:marLeft w:val="480"/>
              <w:marRight w:val="0"/>
              <w:marTop w:val="0"/>
              <w:marBottom w:val="0"/>
              <w:divBdr>
                <w:top w:val="none" w:sz="0" w:space="0" w:color="auto"/>
                <w:left w:val="none" w:sz="0" w:space="0" w:color="auto"/>
                <w:bottom w:val="none" w:sz="0" w:space="0" w:color="auto"/>
                <w:right w:val="none" w:sz="0" w:space="0" w:color="auto"/>
              </w:divBdr>
            </w:div>
            <w:div w:id="522326012">
              <w:marLeft w:val="480"/>
              <w:marRight w:val="0"/>
              <w:marTop w:val="0"/>
              <w:marBottom w:val="0"/>
              <w:divBdr>
                <w:top w:val="none" w:sz="0" w:space="0" w:color="auto"/>
                <w:left w:val="none" w:sz="0" w:space="0" w:color="auto"/>
                <w:bottom w:val="none" w:sz="0" w:space="0" w:color="auto"/>
                <w:right w:val="none" w:sz="0" w:space="0" w:color="auto"/>
              </w:divBdr>
            </w:div>
            <w:div w:id="522476137">
              <w:marLeft w:val="480"/>
              <w:marRight w:val="0"/>
              <w:marTop w:val="0"/>
              <w:marBottom w:val="0"/>
              <w:divBdr>
                <w:top w:val="none" w:sz="0" w:space="0" w:color="auto"/>
                <w:left w:val="none" w:sz="0" w:space="0" w:color="auto"/>
                <w:bottom w:val="none" w:sz="0" w:space="0" w:color="auto"/>
                <w:right w:val="none" w:sz="0" w:space="0" w:color="auto"/>
              </w:divBdr>
            </w:div>
            <w:div w:id="522598553">
              <w:marLeft w:val="480"/>
              <w:marRight w:val="0"/>
              <w:marTop w:val="0"/>
              <w:marBottom w:val="0"/>
              <w:divBdr>
                <w:top w:val="none" w:sz="0" w:space="0" w:color="auto"/>
                <w:left w:val="none" w:sz="0" w:space="0" w:color="auto"/>
                <w:bottom w:val="none" w:sz="0" w:space="0" w:color="auto"/>
                <w:right w:val="none" w:sz="0" w:space="0" w:color="auto"/>
              </w:divBdr>
            </w:div>
            <w:div w:id="522783968">
              <w:marLeft w:val="480"/>
              <w:marRight w:val="0"/>
              <w:marTop w:val="0"/>
              <w:marBottom w:val="0"/>
              <w:divBdr>
                <w:top w:val="none" w:sz="0" w:space="0" w:color="auto"/>
                <w:left w:val="none" w:sz="0" w:space="0" w:color="auto"/>
                <w:bottom w:val="none" w:sz="0" w:space="0" w:color="auto"/>
                <w:right w:val="none" w:sz="0" w:space="0" w:color="auto"/>
              </w:divBdr>
            </w:div>
            <w:div w:id="522790395">
              <w:marLeft w:val="480"/>
              <w:marRight w:val="0"/>
              <w:marTop w:val="0"/>
              <w:marBottom w:val="0"/>
              <w:divBdr>
                <w:top w:val="none" w:sz="0" w:space="0" w:color="auto"/>
                <w:left w:val="none" w:sz="0" w:space="0" w:color="auto"/>
                <w:bottom w:val="none" w:sz="0" w:space="0" w:color="auto"/>
                <w:right w:val="none" w:sz="0" w:space="0" w:color="auto"/>
              </w:divBdr>
            </w:div>
            <w:div w:id="522862655">
              <w:marLeft w:val="480"/>
              <w:marRight w:val="0"/>
              <w:marTop w:val="0"/>
              <w:marBottom w:val="0"/>
              <w:divBdr>
                <w:top w:val="none" w:sz="0" w:space="0" w:color="auto"/>
                <w:left w:val="none" w:sz="0" w:space="0" w:color="auto"/>
                <w:bottom w:val="none" w:sz="0" w:space="0" w:color="auto"/>
                <w:right w:val="none" w:sz="0" w:space="0" w:color="auto"/>
              </w:divBdr>
            </w:div>
            <w:div w:id="522866396">
              <w:marLeft w:val="480"/>
              <w:marRight w:val="0"/>
              <w:marTop w:val="0"/>
              <w:marBottom w:val="0"/>
              <w:divBdr>
                <w:top w:val="none" w:sz="0" w:space="0" w:color="auto"/>
                <w:left w:val="none" w:sz="0" w:space="0" w:color="auto"/>
                <w:bottom w:val="none" w:sz="0" w:space="0" w:color="auto"/>
                <w:right w:val="none" w:sz="0" w:space="0" w:color="auto"/>
              </w:divBdr>
            </w:div>
            <w:div w:id="522938480">
              <w:marLeft w:val="480"/>
              <w:marRight w:val="0"/>
              <w:marTop w:val="0"/>
              <w:marBottom w:val="0"/>
              <w:divBdr>
                <w:top w:val="none" w:sz="0" w:space="0" w:color="auto"/>
                <w:left w:val="none" w:sz="0" w:space="0" w:color="auto"/>
                <w:bottom w:val="none" w:sz="0" w:space="0" w:color="auto"/>
                <w:right w:val="none" w:sz="0" w:space="0" w:color="auto"/>
              </w:divBdr>
            </w:div>
            <w:div w:id="522940286">
              <w:marLeft w:val="480"/>
              <w:marRight w:val="0"/>
              <w:marTop w:val="0"/>
              <w:marBottom w:val="0"/>
              <w:divBdr>
                <w:top w:val="none" w:sz="0" w:space="0" w:color="auto"/>
                <w:left w:val="none" w:sz="0" w:space="0" w:color="auto"/>
                <w:bottom w:val="none" w:sz="0" w:space="0" w:color="auto"/>
                <w:right w:val="none" w:sz="0" w:space="0" w:color="auto"/>
              </w:divBdr>
            </w:div>
            <w:div w:id="523056345">
              <w:marLeft w:val="480"/>
              <w:marRight w:val="0"/>
              <w:marTop w:val="0"/>
              <w:marBottom w:val="0"/>
              <w:divBdr>
                <w:top w:val="none" w:sz="0" w:space="0" w:color="auto"/>
                <w:left w:val="none" w:sz="0" w:space="0" w:color="auto"/>
                <w:bottom w:val="none" w:sz="0" w:space="0" w:color="auto"/>
                <w:right w:val="none" w:sz="0" w:space="0" w:color="auto"/>
              </w:divBdr>
            </w:div>
            <w:div w:id="523057257">
              <w:marLeft w:val="480"/>
              <w:marRight w:val="0"/>
              <w:marTop w:val="0"/>
              <w:marBottom w:val="0"/>
              <w:divBdr>
                <w:top w:val="none" w:sz="0" w:space="0" w:color="auto"/>
                <w:left w:val="none" w:sz="0" w:space="0" w:color="auto"/>
                <w:bottom w:val="none" w:sz="0" w:space="0" w:color="auto"/>
                <w:right w:val="none" w:sz="0" w:space="0" w:color="auto"/>
              </w:divBdr>
            </w:div>
            <w:div w:id="523249840">
              <w:marLeft w:val="480"/>
              <w:marRight w:val="0"/>
              <w:marTop w:val="0"/>
              <w:marBottom w:val="0"/>
              <w:divBdr>
                <w:top w:val="none" w:sz="0" w:space="0" w:color="auto"/>
                <w:left w:val="none" w:sz="0" w:space="0" w:color="auto"/>
                <w:bottom w:val="none" w:sz="0" w:space="0" w:color="auto"/>
                <w:right w:val="none" w:sz="0" w:space="0" w:color="auto"/>
              </w:divBdr>
            </w:div>
            <w:div w:id="523251038">
              <w:marLeft w:val="480"/>
              <w:marRight w:val="0"/>
              <w:marTop w:val="0"/>
              <w:marBottom w:val="0"/>
              <w:divBdr>
                <w:top w:val="none" w:sz="0" w:space="0" w:color="auto"/>
                <w:left w:val="none" w:sz="0" w:space="0" w:color="auto"/>
                <w:bottom w:val="none" w:sz="0" w:space="0" w:color="auto"/>
                <w:right w:val="none" w:sz="0" w:space="0" w:color="auto"/>
              </w:divBdr>
            </w:div>
            <w:div w:id="523402641">
              <w:marLeft w:val="480"/>
              <w:marRight w:val="0"/>
              <w:marTop w:val="0"/>
              <w:marBottom w:val="0"/>
              <w:divBdr>
                <w:top w:val="none" w:sz="0" w:space="0" w:color="auto"/>
                <w:left w:val="none" w:sz="0" w:space="0" w:color="auto"/>
                <w:bottom w:val="none" w:sz="0" w:space="0" w:color="auto"/>
                <w:right w:val="none" w:sz="0" w:space="0" w:color="auto"/>
              </w:divBdr>
            </w:div>
            <w:div w:id="523515174">
              <w:marLeft w:val="480"/>
              <w:marRight w:val="0"/>
              <w:marTop w:val="0"/>
              <w:marBottom w:val="0"/>
              <w:divBdr>
                <w:top w:val="none" w:sz="0" w:space="0" w:color="auto"/>
                <w:left w:val="none" w:sz="0" w:space="0" w:color="auto"/>
                <w:bottom w:val="none" w:sz="0" w:space="0" w:color="auto"/>
                <w:right w:val="none" w:sz="0" w:space="0" w:color="auto"/>
              </w:divBdr>
            </w:div>
            <w:div w:id="523519248">
              <w:marLeft w:val="480"/>
              <w:marRight w:val="0"/>
              <w:marTop w:val="0"/>
              <w:marBottom w:val="0"/>
              <w:divBdr>
                <w:top w:val="none" w:sz="0" w:space="0" w:color="auto"/>
                <w:left w:val="none" w:sz="0" w:space="0" w:color="auto"/>
                <w:bottom w:val="none" w:sz="0" w:space="0" w:color="auto"/>
                <w:right w:val="none" w:sz="0" w:space="0" w:color="auto"/>
              </w:divBdr>
            </w:div>
            <w:div w:id="523594324">
              <w:marLeft w:val="480"/>
              <w:marRight w:val="0"/>
              <w:marTop w:val="0"/>
              <w:marBottom w:val="0"/>
              <w:divBdr>
                <w:top w:val="none" w:sz="0" w:space="0" w:color="auto"/>
                <w:left w:val="none" w:sz="0" w:space="0" w:color="auto"/>
                <w:bottom w:val="none" w:sz="0" w:space="0" w:color="auto"/>
                <w:right w:val="none" w:sz="0" w:space="0" w:color="auto"/>
              </w:divBdr>
            </w:div>
            <w:div w:id="523641252">
              <w:marLeft w:val="480"/>
              <w:marRight w:val="0"/>
              <w:marTop w:val="0"/>
              <w:marBottom w:val="0"/>
              <w:divBdr>
                <w:top w:val="none" w:sz="0" w:space="0" w:color="auto"/>
                <w:left w:val="none" w:sz="0" w:space="0" w:color="auto"/>
                <w:bottom w:val="none" w:sz="0" w:space="0" w:color="auto"/>
                <w:right w:val="none" w:sz="0" w:space="0" w:color="auto"/>
              </w:divBdr>
            </w:div>
            <w:div w:id="523641549">
              <w:marLeft w:val="480"/>
              <w:marRight w:val="0"/>
              <w:marTop w:val="0"/>
              <w:marBottom w:val="0"/>
              <w:divBdr>
                <w:top w:val="none" w:sz="0" w:space="0" w:color="auto"/>
                <w:left w:val="none" w:sz="0" w:space="0" w:color="auto"/>
                <w:bottom w:val="none" w:sz="0" w:space="0" w:color="auto"/>
                <w:right w:val="none" w:sz="0" w:space="0" w:color="auto"/>
              </w:divBdr>
            </w:div>
            <w:div w:id="523711451">
              <w:marLeft w:val="480"/>
              <w:marRight w:val="0"/>
              <w:marTop w:val="0"/>
              <w:marBottom w:val="0"/>
              <w:divBdr>
                <w:top w:val="none" w:sz="0" w:space="0" w:color="auto"/>
                <w:left w:val="none" w:sz="0" w:space="0" w:color="auto"/>
                <w:bottom w:val="none" w:sz="0" w:space="0" w:color="auto"/>
                <w:right w:val="none" w:sz="0" w:space="0" w:color="auto"/>
              </w:divBdr>
            </w:div>
            <w:div w:id="523717133">
              <w:marLeft w:val="480"/>
              <w:marRight w:val="0"/>
              <w:marTop w:val="0"/>
              <w:marBottom w:val="0"/>
              <w:divBdr>
                <w:top w:val="none" w:sz="0" w:space="0" w:color="auto"/>
                <w:left w:val="none" w:sz="0" w:space="0" w:color="auto"/>
                <w:bottom w:val="none" w:sz="0" w:space="0" w:color="auto"/>
                <w:right w:val="none" w:sz="0" w:space="0" w:color="auto"/>
              </w:divBdr>
            </w:div>
            <w:div w:id="523786724">
              <w:marLeft w:val="480"/>
              <w:marRight w:val="0"/>
              <w:marTop w:val="0"/>
              <w:marBottom w:val="0"/>
              <w:divBdr>
                <w:top w:val="none" w:sz="0" w:space="0" w:color="auto"/>
                <w:left w:val="none" w:sz="0" w:space="0" w:color="auto"/>
                <w:bottom w:val="none" w:sz="0" w:space="0" w:color="auto"/>
                <w:right w:val="none" w:sz="0" w:space="0" w:color="auto"/>
              </w:divBdr>
            </w:div>
            <w:div w:id="523791845">
              <w:marLeft w:val="480"/>
              <w:marRight w:val="0"/>
              <w:marTop w:val="0"/>
              <w:marBottom w:val="0"/>
              <w:divBdr>
                <w:top w:val="none" w:sz="0" w:space="0" w:color="auto"/>
                <w:left w:val="none" w:sz="0" w:space="0" w:color="auto"/>
                <w:bottom w:val="none" w:sz="0" w:space="0" w:color="auto"/>
                <w:right w:val="none" w:sz="0" w:space="0" w:color="auto"/>
              </w:divBdr>
            </w:div>
            <w:div w:id="523859957">
              <w:marLeft w:val="480"/>
              <w:marRight w:val="0"/>
              <w:marTop w:val="0"/>
              <w:marBottom w:val="0"/>
              <w:divBdr>
                <w:top w:val="none" w:sz="0" w:space="0" w:color="auto"/>
                <w:left w:val="none" w:sz="0" w:space="0" w:color="auto"/>
                <w:bottom w:val="none" w:sz="0" w:space="0" w:color="auto"/>
                <w:right w:val="none" w:sz="0" w:space="0" w:color="auto"/>
              </w:divBdr>
            </w:div>
            <w:div w:id="523861354">
              <w:marLeft w:val="480"/>
              <w:marRight w:val="0"/>
              <w:marTop w:val="0"/>
              <w:marBottom w:val="0"/>
              <w:divBdr>
                <w:top w:val="none" w:sz="0" w:space="0" w:color="auto"/>
                <w:left w:val="none" w:sz="0" w:space="0" w:color="auto"/>
                <w:bottom w:val="none" w:sz="0" w:space="0" w:color="auto"/>
                <w:right w:val="none" w:sz="0" w:space="0" w:color="auto"/>
              </w:divBdr>
            </w:div>
            <w:div w:id="523906115">
              <w:marLeft w:val="480"/>
              <w:marRight w:val="0"/>
              <w:marTop w:val="0"/>
              <w:marBottom w:val="0"/>
              <w:divBdr>
                <w:top w:val="none" w:sz="0" w:space="0" w:color="auto"/>
                <w:left w:val="none" w:sz="0" w:space="0" w:color="auto"/>
                <w:bottom w:val="none" w:sz="0" w:space="0" w:color="auto"/>
                <w:right w:val="none" w:sz="0" w:space="0" w:color="auto"/>
              </w:divBdr>
            </w:div>
            <w:div w:id="523909561">
              <w:marLeft w:val="480"/>
              <w:marRight w:val="0"/>
              <w:marTop w:val="0"/>
              <w:marBottom w:val="0"/>
              <w:divBdr>
                <w:top w:val="none" w:sz="0" w:space="0" w:color="auto"/>
                <w:left w:val="none" w:sz="0" w:space="0" w:color="auto"/>
                <w:bottom w:val="none" w:sz="0" w:space="0" w:color="auto"/>
                <w:right w:val="none" w:sz="0" w:space="0" w:color="auto"/>
              </w:divBdr>
            </w:div>
            <w:div w:id="524095647">
              <w:marLeft w:val="480"/>
              <w:marRight w:val="0"/>
              <w:marTop w:val="0"/>
              <w:marBottom w:val="0"/>
              <w:divBdr>
                <w:top w:val="none" w:sz="0" w:space="0" w:color="auto"/>
                <w:left w:val="none" w:sz="0" w:space="0" w:color="auto"/>
                <w:bottom w:val="none" w:sz="0" w:space="0" w:color="auto"/>
                <w:right w:val="none" w:sz="0" w:space="0" w:color="auto"/>
              </w:divBdr>
            </w:div>
            <w:div w:id="524102180">
              <w:marLeft w:val="480"/>
              <w:marRight w:val="0"/>
              <w:marTop w:val="0"/>
              <w:marBottom w:val="0"/>
              <w:divBdr>
                <w:top w:val="none" w:sz="0" w:space="0" w:color="auto"/>
                <w:left w:val="none" w:sz="0" w:space="0" w:color="auto"/>
                <w:bottom w:val="none" w:sz="0" w:space="0" w:color="auto"/>
                <w:right w:val="none" w:sz="0" w:space="0" w:color="auto"/>
              </w:divBdr>
            </w:div>
            <w:div w:id="524173016">
              <w:marLeft w:val="480"/>
              <w:marRight w:val="0"/>
              <w:marTop w:val="0"/>
              <w:marBottom w:val="0"/>
              <w:divBdr>
                <w:top w:val="none" w:sz="0" w:space="0" w:color="auto"/>
                <w:left w:val="none" w:sz="0" w:space="0" w:color="auto"/>
                <w:bottom w:val="none" w:sz="0" w:space="0" w:color="auto"/>
                <w:right w:val="none" w:sz="0" w:space="0" w:color="auto"/>
              </w:divBdr>
            </w:div>
            <w:div w:id="524245589">
              <w:marLeft w:val="480"/>
              <w:marRight w:val="0"/>
              <w:marTop w:val="0"/>
              <w:marBottom w:val="0"/>
              <w:divBdr>
                <w:top w:val="none" w:sz="0" w:space="0" w:color="auto"/>
                <w:left w:val="none" w:sz="0" w:space="0" w:color="auto"/>
                <w:bottom w:val="none" w:sz="0" w:space="0" w:color="auto"/>
                <w:right w:val="none" w:sz="0" w:space="0" w:color="auto"/>
              </w:divBdr>
            </w:div>
            <w:div w:id="524364784">
              <w:marLeft w:val="480"/>
              <w:marRight w:val="0"/>
              <w:marTop w:val="0"/>
              <w:marBottom w:val="0"/>
              <w:divBdr>
                <w:top w:val="none" w:sz="0" w:space="0" w:color="auto"/>
                <w:left w:val="none" w:sz="0" w:space="0" w:color="auto"/>
                <w:bottom w:val="none" w:sz="0" w:space="0" w:color="auto"/>
                <w:right w:val="none" w:sz="0" w:space="0" w:color="auto"/>
              </w:divBdr>
            </w:div>
            <w:div w:id="524440947">
              <w:marLeft w:val="480"/>
              <w:marRight w:val="0"/>
              <w:marTop w:val="0"/>
              <w:marBottom w:val="0"/>
              <w:divBdr>
                <w:top w:val="none" w:sz="0" w:space="0" w:color="auto"/>
                <w:left w:val="none" w:sz="0" w:space="0" w:color="auto"/>
                <w:bottom w:val="none" w:sz="0" w:space="0" w:color="auto"/>
                <w:right w:val="none" w:sz="0" w:space="0" w:color="auto"/>
              </w:divBdr>
            </w:div>
            <w:div w:id="524447294">
              <w:marLeft w:val="480"/>
              <w:marRight w:val="0"/>
              <w:marTop w:val="0"/>
              <w:marBottom w:val="0"/>
              <w:divBdr>
                <w:top w:val="none" w:sz="0" w:space="0" w:color="auto"/>
                <w:left w:val="none" w:sz="0" w:space="0" w:color="auto"/>
                <w:bottom w:val="none" w:sz="0" w:space="0" w:color="auto"/>
                <w:right w:val="none" w:sz="0" w:space="0" w:color="auto"/>
              </w:divBdr>
            </w:div>
            <w:div w:id="524489210">
              <w:marLeft w:val="480"/>
              <w:marRight w:val="0"/>
              <w:marTop w:val="0"/>
              <w:marBottom w:val="0"/>
              <w:divBdr>
                <w:top w:val="none" w:sz="0" w:space="0" w:color="auto"/>
                <w:left w:val="none" w:sz="0" w:space="0" w:color="auto"/>
                <w:bottom w:val="none" w:sz="0" w:space="0" w:color="auto"/>
                <w:right w:val="none" w:sz="0" w:space="0" w:color="auto"/>
              </w:divBdr>
            </w:div>
            <w:div w:id="524558885">
              <w:marLeft w:val="480"/>
              <w:marRight w:val="0"/>
              <w:marTop w:val="0"/>
              <w:marBottom w:val="0"/>
              <w:divBdr>
                <w:top w:val="none" w:sz="0" w:space="0" w:color="auto"/>
                <w:left w:val="none" w:sz="0" w:space="0" w:color="auto"/>
                <w:bottom w:val="none" w:sz="0" w:space="0" w:color="auto"/>
                <w:right w:val="none" w:sz="0" w:space="0" w:color="auto"/>
              </w:divBdr>
            </w:div>
            <w:div w:id="524561527">
              <w:marLeft w:val="480"/>
              <w:marRight w:val="0"/>
              <w:marTop w:val="0"/>
              <w:marBottom w:val="0"/>
              <w:divBdr>
                <w:top w:val="none" w:sz="0" w:space="0" w:color="auto"/>
                <w:left w:val="none" w:sz="0" w:space="0" w:color="auto"/>
                <w:bottom w:val="none" w:sz="0" w:space="0" w:color="auto"/>
                <w:right w:val="none" w:sz="0" w:space="0" w:color="auto"/>
              </w:divBdr>
            </w:div>
            <w:div w:id="524635004">
              <w:marLeft w:val="480"/>
              <w:marRight w:val="0"/>
              <w:marTop w:val="0"/>
              <w:marBottom w:val="0"/>
              <w:divBdr>
                <w:top w:val="none" w:sz="0" w:space="0" w:color="auto"/>
                <w:left w:val="none" w:sz="0" w:space="0" w:color="auto"/>
                <w:bottom w:val="none" w:sz="0" w:space="0" w:color="auto"/>
                <w:right w:val="none" w:sz="0" w:space="0" w:color="auto"/>
              </w:divBdr>
            </w:div>
            <w:div w:id="524757581">
              <w:marLeft w:val="480"/>
              <w:marRight w:val="0"/>
              <w:marTop w:val="0"/>
              <w:marBottom w:val="0"/>
              <w:divBdr>
                <w:top w:val="none" w:sz="0" w:space="0" w:color="auto"/>
                <w:left w:val="none" w:sz="0" w:space="0" w:color="auto"/>
                <w:bottom w:val="none" w:sz="0" w:space="0" w:color="auto"/>
                <w:right w:val="none" w:sz="0" w:space="0" w:color="auto"/>
              </w:divBdr>
            </w:div>
            <w:div w:id="524902344">
              <w:marLeft w:val="480"/>
              <w:marRight w:val="0"/>
              <w:marTop w:val="0"/>
              <w:marBottom w:val="0"/>
              <w:divBdr>
                <w:top w:val="none" w:sz="0" w:space="0" w:color="auto"/>
                <w:left w:val="none" w:sz="0" w:space="0" w:color="auto"/>
                <w:bottom w:val="none" w:sz="0" w:space="0" w:color="auto"/>
                <w:right w:val="none" w:sz="0" w:space="0" w:color="auto"/>
              </w:divBdr>
            </w:div>
            <w:div w:id="525020115">
              <w:marLeft w:val="480"/>
              <w:marRight w:val="0"/>
              <w:marTop w:val="0"/>
              <w:marBottom w:val="0"/>
              <w:divBdr>
                <w:top w:val="none" w:sz="0" w:space="0" w:color="auto"/>
                <w:left w:val="none" w:sz="0" w:space="0" w:color="auto"/>
                <w:bottom w:val="none" w:sz="0" w:space="0" w:color="auto"/>
                <w:right w:val="none" w:sz="0" w:space="0" w:color="auto"/>
              </w:divBdr>
            </w:div>
            <w:div w:id="525025275">
              <w:marLeft w:val="480"/>
              <w:marRight w:val="0"/>
              <w:marTop w:val="0"/>
              <w:marBottom w:val="0"/>
              <w:divBdr>
                <w:top w:val="none" w:sz="0" w:space="0" w:color="auto"/>
                <w:left w:val="none" w:sz="0" w:space="0" w:color="auto"/>
                <w:bottom w:val="none" w:sz="0" w:space="0" w:color="auto"/>
                <w:right w:val="none" w:sz="0" w:space="0" w:color="auto"/>
              </w:divBdr>
            </w:div>
            <w:div w:id="525094344">
              <w:marLeft w:val="480"/>
              <w:marRight w:val="0"/>
              <w:marTop w:val="0"/>
              <w:marBottom w:val="0"/>
              <w:divBdr>
                <w:top w:val="none" w:sz="0" w:space="0" w:color="auto"/>
                <w:left w:val="none" w:sz="0" w:space="0" w:color="auto"/>
                <w:bottom w:val="none" w:sz="0" w:space="0" w:color="auto"/>
                <w:right w:val="none" w:sz="0" w:space="0" w:color="auto"/>
              </w:divBdr>
            </w:div>
            <w:div w:id="525095746">
              <w:marLeft w:val="480"/>
              <w:marRight w:val="0"/>
              <w:marTop w:val="0"/>
              <w:marBottom w:val="0"/>
              <w:divBdr>
                <w:top w:val="none" w:sz="0" w:space="0" w:color="auto"/>
                <w:left w:val="none" w:sz="0" w:space="0" w:color="auto"/>
                <w:bottom w:val="none" w:sz="0" w:space="0" w:color="auto"/>
                <w:right w:val="none" w:sz="0" w:space="0" w:color="auto"/>
              </w:divBdr>
            </w:div>
            <w:div w:id="525212551">
              <w:marLeft w:val="480"/>
              <w:marRight w:val="0"/>
              <w:marTop w:val="0"/>
              <w:marBottom w:val="0"/>
              <w:divBdr>
                <w:top w:val="none" w:sz="0" w:space="0" w:color="auto"/>
                <w:left w:val="none" w:sz="0" w:space="0" w:color="auto"/>
                <w:bottom w:val="none" w:sz="0" w:space="0" w:color="auto"/>
                <w:right w:val="none" w:sz="0" w:space="0" w:color="auto"/>
              </w:divBdr>
            </w:div>
            <w:div w:id="525218864">
              <w:marLeft w:val="480"/>
              <w:marRight w:val="0"/>
              <w:marTop w:val="0"/>
              <w:marBottom w:val="0"/>
              <w:divBdr>
                <w:top w:val="none" w:sz="0" w:space="0" w:color="auto"/>
                <w:left w:val="none" w:sz="0" w:space="0" w:color="auto"/>
                <w:bottom w:val="none" w:sz="0" w:space="0" w:color="auto"/>
                <w:right w:val="none" w:sz="0" w:space="0" w:color="auto"/>
              </w:divBdr>
            </w:div>
            <w:div w:id="525294318">
              <w:marLeft w:val="480"/>
              <w:marRight w:val="0"/>
              <w:marTop w:val="0"/>
              <w:marBottom w:val="0"/>
              <w:divBdr>
                <w:top w:val="none" w:sz="0" w:space="0" w:color="auto"/>
                <w:left w:val="none" w:sz="0" w:space="0" w:color="auto"/>
                <w:bottom w:val="none" w:sz="0" w:space="0" w:color="auto"/>
                <w:right w:val="none" w:sz="0" w:space="0" w:color="auto"/>
              </w:divBdr>
            </w:div>
            <w:div w:id="525295385">
              <w:marLeft w:val="480"/>
              <w:marRight w:val="0"/>
              <w:marTop w:val="0"/>
              <w:marBottom w:val="0"/>
              <w:divBdr>
                <w:top w:val="none" w:sz="0" w:space="0" w:color="auto"/>
                <w:left w:val="none" w:sz="0" w:space="0" w:color="auto"/>
                <w:bottom w:val="none" w:sz="0" w:space="0" w:color="auto"/>
                <w:right w:val="none" w:sz="0" w:space="0" w:color="auto"/>
              </w:divBdr>
            </w:div>
            <w:div w:id="525337464">
              <w:marLeft w:val="480"/>
              <w:marRight w:val="0"/>
              <w:marTop w:val="0"/>
              <w:marBottom w:val="0"/>
              <w:divBdr>
                <w:top w:val="none" w:sz="0" w:space="0" w:color="auto"/>
                <w:left w:val="none" w:sz="0" w:space="0" w:color="auto"/>
                <w:bottom w:val="none" w:sz="0" w:space="0" w:color="auto"/>
                <w:right w:val="none" w:sz="0" w:space="0" w:color="auto"/>
              </w:divBdr>
            </w:div>
            <w:div w:id="525408558">
              <w:marLeft w:val="480"/>
              <w:marRight w:val="0"/>
              <w:marTop w:val="0"/>
              <w:marBottom w:val="0"/>
              <w:divBdr>
                <w:top w:val="none" w:sz="0" w:space="0" w:color="auto"/>
                <w:left w:val="none" w:sz="0" w:space="0" w:color="auto"/>
                <w:bottom w:val="none" w:sz="0" w:space="0" w:color="auto"/>
                <w:right w:val="none" w:sz="0" w:space="0" w:color="auto"/>
              </w:divBdr>
            </w:div>
            <w:div w:id="525481397">
              <w:marLeft w:val="480"/>
              <w:marRight w:val="0"/>
              <w:marTop w:val="0"/>
              <w:marBottom w:val="0"/>
              <w:divBdr>
                <w:top w:val="none" w:sz="0" w:space="0" w:color="auto"/>
                <w:left w:val="none" w:sz="0" w:space="0" w:color="auto"/>
                <w:bottom w:val="none" w:sz="0" w:space="0" w:color="auto"/>
                <w:right w:val="none" w:sz="0" w:space="0" w:color="auto"/>
              </w:divBdr>
            </w:div>
            <w:div w:id="525556670">
              <w:marLeft w:val="480"/>
              <w:marRight w:val="0"/>
              <w:marTop w:val="0"/>
              <w:marBottom w:val="0"/>
              <w:divBdr>
                <w:top w:val="none" w:sz="0" w:space="0" w:color="auto"/>
                <w:left w:val="none" w:sz="0" w:space="0" w:color="auto"/>
                <w:bottom w:val="none" w:sz="0" w:space="0" w:color="auto"/>
                <w:right w:val="none" w:sz="0" w:space="0" w:color="auto"/>
              </w:divBdr>
            </w:div>
            <w:div w:id="525605448">
              <w:marLeft w:val="480"/>
              <w:marRight w:val="0"/>
              <w:marTop w:val="0"/>
              <w:marBottom w:val="0"/>
              <w:divBdr>
                <w:top w:val="none" w:sz="0" w:space="0" w:color="auto"/>
                <w:left w:val="none" w:sz="0" w:space="0" w:color="auto"/>
                <w:bottom w:val="none" w:sz="0" w:space="0" w:color="auto"/>
                <w:right w:val="none" w:sz="0" w:space="0" w:color="auto"/>
              </w:divBdr>
            </w:div>
            <w:div w:id="525874351">
              <w:marLeft w:val="480"/>
              <w:marRight w:val="0"/>
              <w:marTop w:val="0"/>
              <w:marBottom w:val="0"/>
              <w:divBdr>
                <w:top w:val="none" w:sz="0" w:space="0" w:color="auto"/>
                <w:left w:val="none" w:sz="0" w:space="0" w:color="auto"/>
                <w:bottom w:val="none" w:sz="0" w:space="0" w:color="auto"/>
                <w:right w:val="none" w:sz="0" w:space="0" w:color="auto"/>
              </w:divBdr>
            </w:div>
            <w:div w:id="526062279">
              <w:marLeft w:val="480"/>
              <w:marRight w:val="0"/>
              <w:marTop w:val="0"/>
              <w:marBottom w:val="0"/>
              <w:divBdr>
                <w:top w:val="none" w:sz="0" w:space="0" w:color="auto"/>
                <w:left w:val="none" w:sz="0" w:space="0" w:color="auto"/>
                <w:bottom w:val="none" w:sz="0" w:space="0" w:color="auto"/>
                <w:right w:val="none" w:sz="0" w:space="0" w:color="auto"/>
              </w:divBdr>
            </w:div>
            <w:div w:id="526140605">
              <w:marLeft w:val="480"/>
              <w:marRight w:val="0"/>
              <w:marTop w:val="0"/>
              <w:marBottom w:val="0"/>
              <w:divBdr>
                <w:top w:val="none" w:sz="0" w:space="0" w:color="auto"/>
                <w:left w:val="none" w:sz="0" w:space="0" w:color="auto"/>
                <w:bottom w:val="none" w:sz="0" w:space="0" w:color="auto"/>
                <w:right w:val="none" w:sz="0" w:space="0" w:color="auto"/>
              </w:divBdr>
            </w:div>
            <w:div w:id="526217139">
              <w:marLeft w:val="480"/>
              <w:marRight w:val="0"/>
              <w:marTop w:val="0"/>
              <w:marBottom w:val="0"/>
              <w:divBdr>
                <w:top w:val="none" w:sz="0" w:space="0" w:color="auto"/>
                <w:left w:val="none" w:sz="0" w:space="0" w:color="auto"/>
                <w:bottom w:val="none" w:sz="0" w:space="0" w:color="auto"/>
                <w:right w:val="none" w:sz="0" w:space="0" w:color="auto"/>
              </w:divBdr>
            </w:div>
            <w:div w:id="526220046">
              <w:marLeft w:val="480"/>
              <w:marRight w:val="0"/>
              <w:marTop w:val="0"/>
              <w:marBottom w:val="0"/>
              <w:divBdr>
                <w:top w:val="none" w:sz="0" w:space="0" w:color="auto"/>
                <w:left w:val="none" w:sz="0" w:space="0" w:color="auto"/>
                <w:bottom w:val="none" w:sz="0" w:space="0" w:color="auto"/>
                <w:right w:val="none" w:sz="0" w:space="0" w:color="auto"/>
              </w:divBdr>
            </w:div>
            <w:div w:id="526255430">
              <w:marLeft w:val="480"/>
              <w:marRight w:val="0"/>
              <w:marTop w:val="0"/>
              <w:marBottom w:val="0"/>
              <w:divBdr>
                <w:top w:val="none" w:sz="0" w:space="0" w:color="auto"/>
                <w:left w:val="none" w:sz="0" w:space="0" w:color="auto"/>
                <w:bottom w:val="none" w:sz="0" w:space="0" w:color="auto"/>
                <w:right w:val="none" w:sz="0" w:space="0" w:color="auto"/>
              </w:divBdr>
            </w:div>
            <w:div w:id="526259214">
              <w:marLeft w:val="480"/>
              <w:marRight w:val="0"/>
              <w:marTop w:val="0"/>
              <w:marBottom w:val="0"/>
              <w:divBdr>
                <w:top w:val="none" w:sz="0" w:space="0" w:color="auto"/>
                <w:left w:val="none" w:sz="0" w:space="0" w:color="auto"/>
                <w:bottom w:val="none" w:sz="0" w:space="0" w:color="auto"/>
                <w:right w:val="none" w:sz="0" w:space="0" w:color="auto"/>
              </w:divBdr>
            </w:div>
            <w:div w:id="526262472">
              <w:marLeft w:val="480"/>
              <w:marRight w:val="0"/>
              <w:marTop w:val="0"/>
              <w:marBottom w:val="0"/>
              <w:divBdr>
                <w:top w:val="none" w:sz="0" w:space="0" w:color="auto"/>
                <w:left w:val="none" w:sz="0" w:space="0" w:color="auto"/>
                <w:bottom w:val="none" w:sz="0" w:space="0" w:color="auto"/>
                <w:right w:val="none" w:sz="0" w:space="0" w:color="auto"/>
              </w:divBdr>
            </w:div>
            <w:div w:id="526332942">
              <w:marLeft w:val="480"/>
              <w:marRight w:val="0"/>
              <w:marTop w:val="0"/>
              <w:marBottom w:val="0"/>
              <w:divBdr>
                <w:top w:val="none" w:sz="0" w:space="0" w:color="auto"/>
                <w:left w:val="none" w:sz="0" w:space="0" w:color="auto"/>
                <w:bottom w:val="none" w:sz="0" w:space="0" w:color="auto"/>
                <w:right w:val="none" w:sz="0" w:space="0" w:color="auto"/>
              </w:divBdr>
            </w:div>
            <w:div w:id="526408406">
              <w:marLeft w:val="480"/>
              <w:marRight w:val="0"/>
              <w:marTop w:val="0"/>
              <w:marBottom w:val="0"/>
              <w:divBdr>
                <w:top w:val="none" w:sz="0" w:space="0" w:color="auto"/>
                <w:left w:val="none" w:sz="0" w:space="0" w:color="auto"/>
                <w:bottom w:val="none" w:sz="0" w:space="0" w:color="auto"/>
                <w:right w:val="none" w:sz="0" w:space="0" w:color="auto"/>
              </w:divBdr>
            </w:div>
            <w:div w:id="526413141">
              <w:marLeft w:val="480"/>
              <w:marRight w:val="0"/>
              <w:marTop w:val="0"/>
              <w:marBottom w:val="0"/>
              <w:divBdr>
                <w:top w:val="none" w:sz="0" w:space="0" w:color="auto"/>
                <w:left w:val="none" w:sz="0" w:space="0" w:color="auto"/>
                <w:bottom w:val="none" w:sz="0" w:space="0" w:color="auto"/>
                <w:right w:val="none" w:sz="0" w:space="0" w:color="auto"/>
              </w:divBdr>
            </w:div>
            <w:div w:id="526481208">
              <w:marLeft w:val="480"/>
              <w:marRight w:val="0"/>
              <w:marTop w:val="0"/>
              <w:marBottom w:val="0"/>
              <w:divBdr>
                <w:top w:val="none" w:sz="0" w:space="0" w:color="auto"/>
                <w:left w:val="none" w:sz="0" w:space="0" w:color="auto"/>
                <w:bottom w:val="none" w:sz="0" w:space="0" w:color="auto"/>
                <w:right w:val="none" w:sz="0" w:space="0" w:color="auto"/>
              </w:divBdr>
            </w:div>
            <w:div w:id="526525781">
              <w:marLeft w:val="480"/>
              <w:marRight w:val="0"/>
              <w:marTop w:val="0"/>
              <w:marBottom w:val="0"/>
              <w:divBdr>
                <w:top w:val="none" w:sz="0" w:space="0" w:color="auto"/>
                <w:left w:val="none" w:sz="0" w:space="0" w:color="auto"/>
                <w:bottom w:val="none" w:sz="0" w:space="0" w:color="auto"/>
                <w:right w:val="none" w:sz="0" w:space="0" w:color="auto"/>
              </w:divBdr>
            </w:div>
            <w:div w:id="526873896">
              <w:marLeft w:val="480"/>
              <w:marRight w:val="0"/>
              <w:marTop w:val="0"/>
              <w:marBottom w:val="0"/>
              <w:divBdr>
                <w:top w:val="none" w:sz="0" w:space="0" w:color="auto"/>
                <w:left w:val="none" w:sz="0" w:space="0" w:color="auto"/>
                <w:bottom w:val="none" w:sz="0" w:space="0" w:color="auto"/>
                <w:right w:val="none" w:sz="0" w:space="0" w:color="auto"/>
              </w:divBdr>
            </w:div>
            <w:div w:id="526914633">
              <w:marLeft w:val="480"/>
              <w:marRight w:val="0"/>
              <w:marTop w:val="0"/>
              <w:marBottom w:val="0"/>
              <w:divBdr>
                <w:top w:val="none" w:sz="0" w:space="0" w:color="auto"/>
                <w:left w:val="none" w:sz="0" w:space="0" w:color="auto"/>
                <w:bottom w:val="none" w:sz="0" w:space="0" w:color="auto"/>
                <w:right w:val="none" w:sz="0" w:space="0" w:color="auto"/>
              </w:divBdr>
            </w:div>
            <w:div w:id="526916009">
              <w:marLeft w:val="480"/>
              <w:marRight w:val="0"/>
              <w:marTop w:val="0"/>
              <w:marBottom w:val="0"/>
              <w:divBdr>
                <w:top w:val="none" w:sz="0" w:space="0" w:color="auto"/>
                <w:left w:val="none" w:sz="0" w:space="0" w:color="auto"/>
                <w:bottom w:val="none" w:sz="0" w:space="0" w:color="auto"/>
                <w:right w:val="none" w:sz="0" w:space="0" w:color="auto"/>
              </w:divBdr>
            </w:div>
            <w:div w:id="526917949">
              <w:marLeft w:val="480"/>
              <w:marRight w:val="0"/>
              <w:marTop w:val="0"/>
              <w:marBottom w:val="0"/>
              <w:divBdr>
                <w:top w:val="none" w:sz="0" w:space="0" w:color="auto"/>
                <w:left w:val="none" w:sz="0" w:space="0" w:color="auto"/>
                <w:bottom w:val="none" w:sz="0" w:space="0" w:color="auto"/>
                <w:right w:val="none" w:sz="0" w:space="0" w:color="auto"/>
              </w:divBdr>
            </w:div>
            <w:div w:id="527067899">
              <w:marLeft w:val="480"/>
              <w:marRight w:val="0"/>
              <w:marTop w:val="0"/>
              <w:marBottom w:val="0"/>
              <w:divBdr>
                <w:top w:val="none" w:sz="0" w:space="0" w:color="auto"/>
                <w:left w:val="none" w:sz="0" w:space="0" w:color="auto"/>
                <w:bottom w:val="none" w:sz="0" w:space="0" w:color="auto"/>
                <w:right w:val="none" w:sz="0" w:space="0" w:color="auto"/>
              </w:divBdr>
            </w:div>
            <w:div w:id="527107368">
              <w:marLeft w:val="480"/>
              <w:marRight w:val="0"/>
              <w:marTop w:val="0"/>
              <w:marBottom w:val="0"/>
              <w:divBdr>
                <w:top w:val="none" w:sz="0" w:space="0" w:color="auto"/>
                <w:left w:val="none" w:sz="0" w:space="0" w:color="auto"/>
                <w:bottom w:val="none" w:sz="0" w:space="0" w:color="auto"/>
                <w:right w:val="none" w:sz="0" w:space="0" w:color="auto"/>
              </w:divBdr>
            </w:div>
            <w:div w:id="527185616">
              <w:marLeft w:val="480"/>
              <w:marRight w:val="0"/>
              <w:marTop w:val="0"/>
              <w:marBottom w:val="0"/>
              <w:divBdr>
                <w:top w:val="none" w:sz="0" w:space="0" w:color="auto"/>
                <w:left w:val="none" w:sz="0" w:space="0" w:color="auto"/>
                <w:bottom w:val="none" w:sz="0" w:space="0" w:color="auto"/>
                <w:right w:val="none" w:sz="0" w:space="0" w:color="auto"/>
              </w:divBdr>
            </w:div>
            <w:div w:id="527255987">
              <w:marLeft w:val="480"/>
              <w:marRight w:val="0"/>
              <w:marTop w:val="0"/>
              <w:marBottom w:val="0"/>
              <w:divBdr>
                <w:top w:val="none" w:sz="0" w:space="0" w:color="auto"/>
                <w:left w:val="none" w:sz="0" w:space="0" w:color="auto"/>
                <w:bottom w:val="none" w:sz="0" w:space="0" w:color="auto"/>
                <w:right w:val="none" w:sz="0" w:space="0" w:color="auto"/>
              </w:divBdr>
            </w:div>
            <w:div w:id="527260183">
              <w:marLeft w:val="480"/>
              <w:marRight w:val="0"/>
              <w:marTop w:val="0"/>
              <w:marBottom w:val="0"/>
              <w:divBdr>
                <w:top w:val="none" w:sz="0" w:space="0" w:color="auto"/>
                <w:left w:val="none" w:sz="0" w:space="0" w:color="auto"/>
                <w:bottom w:val="none" w:sz="0" w:space="0" w:color="auto"/>
                <w:right w:val="none" w:sz="0" w:space="0" w:color="auto"/>
              </w:divBdr>
            </w:div>
            <w:div w:id="527334321">
              <w:marLeft w:val="480"/>
              <w:marRight w:val="0"/>
              <w:marTop w:val="0"/>
              <w:marBottom w:val="0"/>
              <w:divBdr>
                <w:top w:val="none" w:sz="0" w:space="0" w:color="auto"/>
                <w:left w:val="none" w:sz="0" w:space="0" w:color="auto"/>
                <w:bottom w:val="none" w:sz="0" w:space="0" w:color="auto"/>
                <w:right w:val="none" w:sz="0" w:space="0" w:color="auto"/>
              </w:divBdr>
            </w:div>
            <w:div w:id="527371133">
              <w:marLeft w:val="480"/>
              <w:marRight w:val="0"/>
              <w:marTop w:val="0"/>
              <w:marBottom w:val="0"/>
              <w:divBdr>
                <w:top w:val="none" w:sz="0" w:space="0" w:color="auto"/>
                <w:left w:val="none" w:sz="0" w:space="0" w:color="auto"/>
                <w:bottom w:val="none" w:sz="0" w:space="0" w:color="auto"/>
                <w:right w:val="none" w:sz="0" w:space="0" w:color="auto"/>
              </w:divBdr>
            </w:div>
            <w:div w:id="527377307">
              <w:marLeft w:val="480"/>
              <w:marRight w:val="0"/>
              <w:marTop w:val="0"/>
              <w:marBottom w:val="0"/>
              <w:divBdr>
                <w:top w:val="none" w:sz="0" w:space="0" w:color="auto"/>
                <w:left w:val="none" w:sz="0" w:space="0" w:color="auto"/>
                <w:bottom w:val="none" w:sz="0" w:space="0" w:color="auto"/>
                <w:right w:val="none" w:sz="0" w:space="0" w:color="auto"/>
              </w:divBdr>
            </w:div>
            <w:div w:id="527379387">
              <w:marLeft w:val="480"/>
              <w:marRight w:val="0"/>
              <w:marTop w:val="0"/>
              <w:marBottom w:val="0"/>
              <w:divBdr>
                <w:top w:val="none" w:sz="0" w:space="0" w:color="auto"/>
                <w:left w:val="none" w:sz="0" w:space="0" w:color="auto"/>
                <w:bottom w:val="none" w:sz="0" w:space="0" w:color="auto"/>
                <w:right w:val="none" w:sz="0" w:space="0" w:color="auto"/>
              </w:divBdr>
            </w:div>
            <w:div w:id="527566076">
              <w:marLeft w:val="480"/>
              <w:marRight w:val="0"/>
              <w:marTop w:val="0"/>
              <w:marBottom w:val="0"/>
              <w:divBdr>
                <w:top w:val="none" w:sz="0" w:space="0" w:color="auto"/>
                <w:left w:val="none" w:sz="0" w:space="0" w:color="auto"/>
                <w:bottom w:val="none" w:sz="0" w:space="0" w:color="auto"/>
                <w:right w:val="none" w:sz="0" w:space="0" w:color="auto"/>
              </w:divBdr>
            </w:div>
            <w:div w:id="527567220">
              <w:marLeft w:val="480"/>
              <w:marRight w:val="0"/>
              <w:marTop w:val="0"/>
              <w:marBottom w:val="0"/>
              <w:divBdr>
                <w:top w:val="none" w:sz="0" w:space="0" w:color="auto"/>
                <w:left w:val="none" w:sz="0" w:space="0" w:color="auto"/>
                <w:bottom w:val="none" w:sz="0" w:space="0" w:color="auto"/>
                <w:right w:val="none" w:sz="0" w:space="0" w:color="auto"/>
              </w:divBdr>
            </w:div>
            <w:div w:id="527597523">
              <w:marLeft w:val="480"/>
              <w:marRight w:val="0"/>
              <w:marTop w:val="0"/>
              <w:marBottom w:val="0"/>
              <w:divBdr>
                <w:top w:val="none" w:sz="0" w:space="0" w:color="auto"/>
                <w:left w:val="none" w:sz="0" w:space="0" w:color="auto"/>
                <w:bottom w:val="none" w:sz="0" w:space="0" w:color="auto"/>
                <w:right w:val="none" w:sz="0" w:space="0" w:color="auto"/>
              </w:divBdr>
            </w:div>
            <w:div w:id="527764206">
              <w:marLeft w:val="480"/>
              <w:marRight w:val="0"/>
              <w:marTop w:val="0"/>
              <w:marBottom w:val="0"/>
              <w:divBdr>
                <w:top w:val="none" w:sz="0" w:space="0" w:color="auto"/>
                <w:left w:val="none" w:sz="0" w:space="0" w:color="auto"/>
                <w:bottom w:val="none" w:sz="0" w:space="0" w:color="auto"/>
                <w:right w:val="none" w:sz="0" w:space="0" w:color="auto"/>
              </w:divBdr>
            </w:div>
            <w:div w:id="527834972">
              <w:marLeft w:val="480"/>
              <w:marRight w:val="0"/>
              <w:marTop w:val="0"/>
              <w:marBottom w:val="0"/>
              <w:divBdr>
                <w:top w:val="none" w:sz="0" w:space="0" w:color="auto"/>
                <w:left w:val="none" w:sz="0" w:space="0" w:color="auto"/>
                <w:bottom w:val="none" w:sz="0" w:space="0" w:color="auto"/>
                <w:right w:val="none" w:sz="0" w:space="0" w:color="auto"/>
              </w:divBdr>
            </w:div>
            <w:div w:id="527838848">
              <w:marLeft w:val="480"/>
              <w:marRight w:val="0"/>
              <w:marTop w:val="0"/>
              <w:marBottom w:val="0"/>
              <w:divBdr>
                <w:top w:val="none" w:sz="0" w:space="0" w:color="auto"/>
                <w:left w:val="none" w:sz="0" w:space="0" w:color="auto"/>
                <w:bottom w:val="none" w:sz="0" w:space="0" w:color="auto"/>
                <w:right w:val="none" w:sz="0" w:space="0" w:color="auto"/>
              </w:divBdr>
            </w:div>
            <w:div w:id="527985021">
              <w:marLeft w:val="480"/>
              <w:marRight w:val="0"/>
              <w:marTop w:val="0"/>
              <w:marBottom w:val="0"/>
              <w:divBdr>
                <w:top w:val="none" w:sz="0" w:space="0" w:color="auto"/>
                <w:left w:val="none" w:sz="0" w:space="0" w:color="auto"/>
                <w:bottom w:val="none" w:sz="0" w:space="0" w:color="auto"/>
                <w:right w:val="none" w:sz="0" w:space="0" w:color="auto"/>
              </w:divBdr>
            </w:div>
            <w:div w:id="528102031">
              <w:marLeft w:val="480"/>
              <w:marRight w:val="0"/>
              <w:marTop w:val="0"/>
              <w:marBottom w:val="0"/>
              <w:divBdr>
                <w:top w:val="none" w:sz="0" w:space="0" w:color="auto"/>
                <w:left w:val="none" w:sz="0" w:space="0" w:color="auto"/>
                <w:bottom w:val="none" w:sz="0" w:space="0" w:color="auto"/>
                <w:right w:val="none" w:sz="0" w:space="0" w:color="auto"/>
              </w:divBdr>
            </w:div>
            <w:div w:id="528110310">
              <w:marLeft w:val="480"/>
              <w:marRight w:val="0"/>
              <w:marTop w:val="0"/>
              <w:marBottom w:val="0"/>
              <w:divBdr>
                <w:top w:val="none" w:sz="0" w:space="0" w:color="auto"/>
                <w:left w:val="none" w:sz="0" w:space="0" w:color="auto"/>
                <w:bottom w:val="none" w:sz="0" w:space="0" w:color="auto"/>
                <w:right w:val="none" w:sz="0" w:space="0" w:color="auto"/>
              </w:divBdr>
            </w:div>
            <w:div w:id="528301826">
              <w:marLeft w:val="480"/>
              <w:marRight w:val="0"/>
              <w:marTop w:val="0"/>
              <w:marBottom w:val="0"/>
              <w:divBdr>
                <w:top w:val="none" w:sz="0" w:space="0" w:color="auto"/>
                <w:left w:val="none" w:sz="0" w:space="0" w:color="auto"/>
                <w:bottom w:val="none" w:sz="0" w:space="0" w:color="auto"/>
                <w:right w:val="none" w:sz="0" w:space="0" w:color="auto"/>
              </w:divBdr>
            </w:div>
            <w:div w:id="528302189">
              <w:marLeft w:val="480"/>
              <w:marRight w:val="0"/>
              <w:marTop w:val="0"/>
              <w:marBottom w:val="0"/>
              <w:divBdr>
                <w:top w:val="none" w:sz="0" w:space="0" w:color="auto"/>
                <w:left w:val="none" w:sz="0" w:space="0" w:color="auto"/>
                <w:bottom w:val="none" w:sz="0" w:space="0" w:color="auto"/>
                <w:right w:val="none" w:sz="0" w:space="0" w:color="auto"/>
              </w:divBdr>
            </w:div>
            <w:div w:id="528303401">
              <w:marLeft w:val="480"/>
              <w:marRight w:val="0"/>
              <w:marTop w:val="0"/>
              <w:marBottom w:val="0"/>
              <w:divBdr>
                <w:top w:val="none" w:sz="0" w:space="0" w:color="auto"/>
                <w:left w:val="none" w:sz="0" w:space="0" w:color="auto"/>
                <w:bottom w:val="none" w:sz="0" w:space="0" w:color="auto"/>
                <w:right w:val="none" w:sz="0" w:space="0" w:color="auto"/>
              </w:divBdr>
            </w:div>
            <w:div w:id="528493405">
              <w:marLeft w:val="480"/>
              <w:marRight w:val="0"/>
              <w:marTop w:val="0"/>
              <w:marBottom w:val="0"/>
              <w:divBdr>
                <w:top w:val="none" w:sz="0" w:space="0" w:color="auto"/>
                <w:left w:val="none" w:sz="0" w:space="0" w:color="auto"/>
                <w:bottom w:val="none" w:sz="0" w:space="0" w:color="auto"/>
                <w:right w:val="none" w:sz="0" w:space="0" w:color="auto"/>
              </w:divBdr>
            </w:div>
            <w:div w:id="528687601">
              <w:marLeft w:val="480"/>
              <w:marRight w:val="0"/>
              <w:marTop w:val="0"/>
              <w:marBottom w:val="0"/>
              <w:divBdr>
                <w:top w:val="none" w:sz="0" w:space="0" w:color="auto"/>
                <w:left w:val="none" w:sz="0" w:space="0" w:color="auto"/>
                <w:bottom w:val="none" w:sz="0" w:space="0" w:color="auto"/>
                <w:right w:val="none" w:sz="0" w:space="0" w:color="auto"/>
              </w:divBdr>
            </w:div>
            <w:div w:id="528690596">
              <w:marLeft w:val="480"/>
              <w:marRight w:val="0"/>
              <w:marTop w:val="0"/>
              <w:marBottom w:val="0"/>
              <w:divBdr>
                <w:top w:val="none" w:sz="0" w:space="0" w:color="auto"/>
                <w:left w:val="none" w:sz="0" w:space="0" w:color="auto"/>
                <w:bottom w:val="none" w:sz="0" w:space="0" w:color="auto"/>
                <w:right w:val="none" w:sz="0" w:space="0" w:color="auto"/>
              </w:divBdr>
            </w:div>
            <w:div w:id="528758687">
              <w:marLeft w:val="480"/>
              <w:marRight w:val="0"/>
              <w:marTop w:val="0"/>
              <w:marBottom w:val="0"/>
              <w:divBdr>
                <w:top w:val="none" w:sz="0" w:space="0" w:color="auto"/>
                <w:left w:val="none" w:sz="0" w:space="0" w:color="auto"/>
                <w:bottom w:val="none" w:sz="0" w:space="0" w:color="auto"/>
                <w:right w:val="none" w:sz="0" w:space="0" w:color="auto"/>
              </w:divBdr>
            </w:div>
            <w:div w:id="528763285">
              <w:marLeft w:val="480"/>
              <w:marRight w:val="0"/>
              <w:marTop w:val="0"/>
              <w:marBottom w:val="0"/>
              <w:divBdr>
                <w:top w:val="none" w:sz="0" w:space="0" w:color="auto"/>
                <w:left w:val="none" w:sz="0" w:space="0" w:color="auto"/>
                <w:bottom w:val="none" w:sz="0" w:space="0" w:color="auto"/>
                <w:right w:val="none" w:sz="0" w:space="0" w:color="auto"/>
              </w:divBdr>
            </w:div>
            <w:div w:id="528952999">
              <w:marLeft w:val="480"/>
              <w:marRight w:val="0"/>
              <w:marTop w:val="0"/>
              <w:marBottom w:val="0"/>
              <w:divBdr>
                <w:top w:val="none" w:sz="0" w:space="0" w:color="auto"/>
                <w:left w:val="none" w:sz="0" w:space="0" w:color="auto"/>
                <w:bottom w:val="none" w:sz="0" w:space="0" w:color="auto"/>
                <w:right w:val="none" w:sz="0" w:space="0" w:color="auto"/>
              </w:divBdr>
            </w:div>
            <w:div w:id="529027614">
              <w:marLeft w:val="480"/>
              <w:marRight w:val="0"/>
              <w:marTop w:val="0"/>
              <w:marBottom w:val="0"/>
              <w:divBdr>
                <w:top w:val="none" w:sz="0" w:space="0" w:color="auto"/>
                <w:left w:val="none" w:sz="0" w:space="0" w:color="auto"/>
                <w:bottom w:val="none" w:sz="0" w:space="0" w:color="auto"/>
                <w:right w:val="none" w:sz="0" w:space="0" w:color="auto"/>
              </w:divBdr>
            </w:div>
            <w:div w:id="529104854">
              <w:marLeft w:val="480"/>
              <w:marRight w:val="0"/>
              <w:marTop w:val="0"/>
              <w:marBottom w:val="0"/>
              <w:divBdr>
                <w:top w:val="none" w:sz="0" w:space="0" w:color="auto"/>
                <w:left w:val="none" w:sz="0" w:space="0" w:color="auto"/>
                <w:bottom w:val="none" w:sz="0" w:space="0" w:color="auto"/>
                <w:right w:val="none" w:sz="0" w:space="0" w:color="auto"/>
              </w:divBdr>
            </w:div>
            <w:div w:id="529151243">
              <w:marLeft w:val="480"/>
              <w:marRight w:val="0"/>
              <w:marTop w:val="0"/>
              <w:marBottom w:val="0"/>
              <w:divBdr>
                <w:top w:val="none" w:sz="0" w:space="0" w:color="auto"/>
                <w:left w:val="none" w:sz="0" w:space="0" w:color="auto"/>
                <w:bottom w:val="none" w:sz="0" w:space="0" w:color="auto"/>
                <w:right w:val="none" w:sz="0" w:space="0" w:color="auto"/>
              </w:divBdr>
            </w:div>
            <w:div w:id="529270484">
              <w:marLeft w:val="480"/>
              <w:marRight w:val="0"/>
              <w:marTop w:val="0"/>
              <w:marBottom w:val="0"/>
              <w:divBdr>
                <w:top w:val="none" w:sz="0" w:space="0" w:color="auto"/>
                <w:left w:val="none" w:sz="0" w:space="0" w:color="auto"/>
                <w:bottom w:val="none" w:sz="0" w:space="0" w:color="auto"/>
                <w:right w:val="none" w:sz="0" w:space="0" w:color="auto"/>
              </w:divBdr>
            </w:div>
            <w:div w:id="529337280">
              <w:marLeft w:val="480"/>
              <w:marRight w:val="0"/>
              <w:marTop w:val="0"/>
              <w:marBottom w:val="0"/>
              <w:divBdr>
                <w:top w:val="none" w:sz="0" w:space="0" w:color="auto"/>
                <w:left w:val="none" w:sz="0" w:space="0" w:color="auto"/>
                <w:bottom w:val="none" w:sz="0" w:space="0" w:color="auto"/>
                <w:right w:val="none" w:sz="0" w:space="0" w:color="auto"/>
              </w:divBdr>
            </w:div>
            <w:div w:id="529413364">
              <w:marLeft w:val="480"/>
              <w:marRight w:val="0"/>
              <w:marTop w:val="0"/>
              <w:marBottom w:val="0"/>
              <w:divBdr>
                <w:top w:val="none" w:sz="0" w:space="0" w:color="auto"/>
                <w:left w:val="none" w:sz="0" w:space="0" w:color="auto"/>
                <w:bottom w:val="none" w:sz="0" w:space="0" w:color="auto"/>
                <w:right w:val="none" w:sz="0" w:space="0" w:color="auto"/>
              </w:divBdr>
            </w:div>
            <w:div w:id="529419011">
              <w:marLeft w:val="480"/>
              <w:marRight w:val="0"/>
              <w:marTop w:val="0"/>
              <w:marBottom w:val="0"/>
              <w:divBdr>
                <w:top w:val="none" w:sz="0" w:space="0" w:color="auto"/>
                <w:left w:val="none" w:sz="0" w:space="0" w:color="auto"/>
                <w:bottom w:val="none" w:sz="0" w:space="0" w:color="auto"/>
                <w:right w:val="none" w:sz="0" w:space="0" w:color="auto"/>
              </w:divBdr>
            </w:div>
            <w:div w:id="529537520">
              <w:marLeft w:val="480"/>
              <w:marRight w:val="0"/>
              <w:marTop w:val="0"/>
              <w:marBottom w:val="0"/>
              <w:divBdr>
                <w:top w:val="none" w:sz="0" w:space="0" w:color="auto"/>
                <w:left w:val="none" w:sz="0" w:space="0" w:color="auto"/>
                <w:bottom w:val="none" w:sz="0" w:space="0" w:color="auto"/>
                <w:right w:val="none" w:sz="0" w:space="0" w:color="auto"/>
              </w:divBdr>
            </w:div>
            <w:div w:id="529682195">
              <w:marLeft w:val="480"/>
              <w:marRight w:val="0"/>
              <w:marTop w:val="0"/>
              <w:marBottom w:val="0"/>
              <w:divBdr>
                <w:top w:val="none" w:sz="0" w:space="0" w:color="auto"/>
                <w:left w:val="none" w:sz="0" w:space="0" w:color="auto"/>
                <w:bottom w:val="none" w:sz="0" w:space="0" w:color="auto"/>
                <w:right w:val="none" w:sz="0" w:space="0" w:color="auto"/>
              </w:divBdr>
            </w:div>
            <w:div w:id="529688554">
              <w:marLeft w:val="480"/>
              <w:marRight w:val="0"/>
              <w:marTop w:val="0"/>
              <w:marBottom w:val="0"/>
              <w:divBdr>
                <w:top w:val="none" w:sz="0" w:space="0" w:color="auto"/>
                <w:left w:val="none" w:sz="0" w:space="0" w:color="auto"/>
                <w:bottom w:val="none" w:sz="0" w:space="0" w:color="auto"/>
                <w:right w:val="none" w:sz="0" w:space="0" w:color="auto"/>
              </w:divBdr>
            </w:div>
            <w:div w:id="529728882">
              <w:marLeft w:val="480"/>
              <w:marRight w:val="0"/>
              <w:marTop w:val="0"/>
              <w:marBottom w:val="0"/>
              <w:divBdr>
                <w:top w:val="none" w:sz="0" w:space="0" w:color="auto"/>
                <w:left w:val="none" w:sz="0" w:space="0" w:color="auto"/>
                <w:bottom w:val="none" w:sz="0" w:space="0" w:color="auto"/>
                <w:right w:val="none" w:sz="0" w:space="0" w:color="auto"/>
              </w:divBdr>
            </w:div>
            <w:div w:id="529731948">
              <w:marLeft w:val="480"/>
              <w:marRight w:val="0"/>
              <w:marTop w:val="0"/>
              <w:marBottom w:val="0"/>
              <w:divBdr>
                <w:top w:val="none" w:sz="0" w:space="0" w:color="auto"/>
                <w:left w:val="none" w:sz="0" w:space="0" w:color="auto"/>
                <w:bottom w:val="none" w:sz="0" w:space="0" w:color="auto"/>
                <w:right w:val="none" w:sz="0" w:space="0" w:color="auto"/>
              </w:divBdr>
            </w:div>
            <w:div w:id="529755976">
              <w:marLeft w:val="480"/>
              <w:marRight w:val="0"/>
              <w:marTop w:val="0"/>
              <w:marBottom w:val="0"/>
              <w:divBdr>
                <w:top w:val="none" w:sz="0" w:space="0" w:color="auto"/>
                <w:left w:val="none" w:sz="0" w:space="0" w:color="auto"/>
                <w:bottom w:val="none" w:sz="0" w:space="0" w:color="auto"/>
                <w:right w:val="none" w:sz="0" w:space="0" w:color="auto"/>
              </w:divBdr>
            </w:div>
            <w:div w:id="529799604">
              <w:marLeft w:val="480"/>
              <w:marRight w:val="0"/>
              <w:marTop w:val="0"/>
              <w:marBottom w:val="0"/>
              <w:divBdr>
                <w:top w:val="none" w:sz="0" w:space="0" w:color="auto"/>
                <w:left w:val="none" w:sz="0" w:space="0" w:color="auto"/>
                <w:bottom w:val="none" w:sz="0" w:space="0" w:color="auto"/>
                <w:right w:val="none" w:sz="0" w:space="0" w:color="auto"/>
              </w:divBdr>
            </w:div>
            <w:div w:id="529807261">
              <w:marLeft w:val="480"/>
              <w:marRight w:val="0"/>
              <w:marTop w:val="0"/>
              <w:marBottom w:val="0"/>
              <w:divBdr>
                <w:top w:val="none" w:sz="0" w:space="0" w:color="auto"/>
                <w:left w:val="none" w:sz="0" w:space="0" w:color="auto"/>
                <w:bottom w:val="none" w:sz="0" w:space="0" w:color="auto"/>
                <w:right w:val="none" w:sz="0" w:space="0" w:color="auto"/>
              </w:divBdr>
            </w:div>
            <w:div w:id="529875793">
              <w:marLeft w:val="480"/>
              <w:marRight w:val="0"/>
              <w:marTop w:val="0"/>
              <w:marBottom w:val="0"/>
              <w:divBdr>
                <w:top w:val="none" w:sz="0" w:space="0" w:color="auto"/>
                <w:left w:val="none" w:sz="0" w:space="0" w:color="auto"/>
                <w:bottom w:val="none" w:sz="0" w:space="0" w:color="auto"/>
                <w:right w:val="none" w:sz="0" w:space="0" w:color="auto"/>
              </w:divBdr>
            </w:div>
            <w:div w:id="529992629">
              <w:marLeft w:val="480"/>
              <w:marRight w:val="0"/>
              <w:marTop w:val="0"/>
              <w:marBottom w:val="0"/>
              <w:divBdr>
                <w:top w:val="none" w:sz="0" w:space="0" w:color="auto"/>
                <w:left w:val="none" w:sz="0" w:space="0" w:color="auto"/>
                <w:bottom w:val="none" w:sz="0" w:space="0" w:color="auto"/>
                <w:right w:val="none" w:sz="0" w:space="0" w:color="auto"/>
              </w:divBdr>
            </w:div>
            <w:div w:id="529999297">
              <w:marLeft w:val="480"/>
              <w:marRight w:val="0"/>
              <w:marTop w:val="0"/>
              <w:marBottom w:val="0"/>
              <w:divBdr>
                <w:top w:val="none" w:sz="0" w:space="0" w:color="auto"/>
                <w:left w:val="none" w:sz="0" w:space="0" w:color="auto"/>
                <w:bottom w:val="none" w:sz="0" w:space="0" w:color="auto"/>
                <w:right w:val="none" w:sz="0" w:space="0" w:color="auto"/>
              </w:divBdr>
            </w:div>
            <w:div w:id="530145947">
              <w:marLeft w:val="480"/>
              <w:marRight w:val="0"/>
              <w:marTop w:val="0"/>
              <w:marBottom w:val="0"/>
              <w:divBdr>
                <w:top w:val="none" w:sz="0" w:space="0" w:color="auto"/>
                <w:left w:val="none" w:sz="0" w:space="0" w:color="auto"/>
                <w:bottom w:val="none" w:sz="0" w:space="0" w:color="auto"/>
                <w:right w:val="none" w:sz="0" w:space="0" w:color="auto"/>
              </w:divBdr>
            </w:div>
            <w:div w:id="530262246">
              <w:marLeft w:val="480"/>
              <w:marRight w:val="0"/>
              <w:marTop w:val="0"/>
              <w:marBottom w:val="0"/>
              <w:divBdr>
                <w:top w:val="none" w:sz="0" w:space="0" w:color="auto"/>
                <w:left w:val="none" w:sz="0" w:space="0" w:color="auto"/>
                <w:bottom w:val="none" w:sz="0" w:space="0" w:color="auto"/>
                <w:right w:val="none" w:sz="0" w:space="0" w:color="auto"/>
              </w:divBdr>
            </w:div>
            <w:div w:id="530455766">
              <w:marLeft w:val="480"/>
              <w:marRight w:val="0"/>
              <w:marTop w:val="0"/>
              <w:marBottom w:val="0"/>
              <w:divBdr>
                <w:top w:val="none" w:sz="0" w:space="0" w:color="auto"/>
                <w:left w:val="none" w:sz="0" w:space="0" w:color="auto"/>
                <w:bottom w:val="none" w:sz="0" w:space="0" w:color="auto"/>
                <w:right w:val="none" w:sz="0" w:space="0" w:color="auto"/>
              </w:divBdr>
            </w:div>
            <w:div w:id="530456005">
              <w:marLeft w:val="480"/>
              <w:marRight w:val="0"/>
              <w:marTop w:val="0"/>
              <w:marBottom w:val="0"/>
              <w:divBdr>
                <w:top w:val="none" w:sz="0" w:space="0" w:color="auto"/>
                <w:left w:val="none" w:sz="0" w:space="0" w:color="auto"/>
                <w:bottom w:val="none" w:sz="0" w:space="0" w:color="auto"/>
                <w:right w:val="none" w:sz="0" w:space="0" w:color="auto"/>
              </w:divBdr>
            </w:div>
            <w:div w:id="530459847">
              <w:marLeft w:val="480"/>
              <w:marRight w:val="0"/>
              <w:marTop w:val="0"/>
              <w:marBottom w:val="0"/>
              <w:divBdr>
                <w:top w:val="none" w:sz="0" w:space="0" w:color="auto"/>
                <w:left w:val="none" w:sz="0" w:space="0" w:color="auto"/>
                <w:bottom w:val="none" w:sz="0" w:space="0" w:color="auto"/>
                <w:right w:val="none" w:sz="0" w:space="0" w:color="auto"/>
              </w:divBdr>
            </w:div>
            <w:div w:id="530461955">
              <w:marLeft w:val="480"/>
              <w:marRight w:val="0"/>
              <w:marTop w:val="0"/>
              <w:marBottom w:val="0"/>
              <w:divBdr>
                <w:top w:val="none" w:sz="0" w:space="0" w:color="auto"/>
                <w:left w:val="none" w:sz="0" w:space="0" w:color="auto"/>
                <w:bottom w:val="none" w:sz="0" w:space="0" w:color="auto"/>
                <w:right w:val="none" w:sz="0" w:space="0" w:color="auto"/>
              </w:divBdr>
            </w:div>
            <w:div w:id="530530652">
              <w:marLeft w:val="480"/>
              <w:marRight w:val="0"/>
              <w:marTop w:val="0"/>
              <w:marBottom w:val="0"/>
              <w:divBdr>
                <w:top w:val="none" w:sz="0" w:space="0" w:color="auto"/>
                <w:left w:val="none" w:sz="0" w:space="0" w:color="auto"/>
                <w:bottom w:val="none" w:sz="0" w:space="0" w:color="auto"/>
                <w:right w:val="none" w:sz="0" w:space="0" w:color="auto"/>
              </w:divBdr>
            </w:div>
            <w:div w:id="530651923">
              <w:marLeft w:val="480"/>
              <w:marRight w:val="0"/>
              <w:marTop w:val="0"/>
              <w:marBottom w:val="0"/>
              <w:divBdr>
                <w:top w:val="none" w:sz="0" w:space="0" w:color="auto"/>
                <w:left w:val="none" w:sz="0" w:space="0" w:color="auto"/>
                <w:bottom w:val="none" w:sz="0" w:space="0" w:color="auto"/>
                <w:right w:val="none" w:sz="0" w:space="0" w:color="auto"/>
              </w:divBdr>
            </w:div>
            <w:div w:id="530799205">
              <w:marLeft w:val="480"/>
              <w:marRight w:val="0"/>
              <w:marTop w:val="0"/>
              <w:marBottom w:val="0"/>
              <w:divBdr>
                <w:top w:val="none" w:sz="0" w:space="0" w:color="auto"/>
                <w:left w:val="none" w:sz="0" w:space="0" w:color="auto"/>
                <w:bottom w:val="none" w:sz="0" w:space="0" w:color="auto"/>
                <w:right w:val="none" w:sz="0" w:space="0" w:color="auto"/>
              </w:divBdr>
            </w:div>
            <w:div w:id="530802096">
              <w:marLeft w:val="480"/>
              <w:marRight w:val="0"/>
              <w:marTop w:val="0"/>
              <w:marBottom w:val="0"/>
              <w:divBdr>
                <w:top w:val="none" w:sz="0" w:space="0" w:color="auto"/>
                <w:left w:val="none" w:sz="0" w:space="0" w:color="auto"/>
                <w:bottom w:val="none" w:sz="0" w:space="0" w:color="auto"/>
                <w:right w:val="none" w:sz="0" w:space="0" w:color="auto"/>
              </w:divBdr>
            </w:div>
            <w:div w:id="530994023">
              <w:marLeft w:val="480"/>
              <w:marRight w:val="0"/>
              <w:marTop w:val="0"/>
              <w:marBottom w:val="0"/>
              <w:divBdr>
                <w:top w:val="none" w:sz="0" w:space="0" w:color="auto"/>
                <w:left w:val="none" w:sz="0" w:space="0" w:color="auto"/>
                <w:bottom w:val="none" w:sz="0" w:space="0" w:color="auto"/>
                <w:right w:val="none" w:sz="0" w:space="0" w:color="auto"/>
              </w:divBdr>
            </w:div>
            <w:div w:id="531041843">
              <w:marLeft w:val="480"/>
              <w:marRight w:val="0"/>
              <w:marTop w:val="0"/>
              <w:marBottom w:val="0"/>
              <w:divBdr>
                <w:top w:val="none" w:sz="0" w:space="0" w:color="auto"/>
                <w:left w:val="none" w:sz="0" w:space="0" w:color="auto"/>
                <w:bottom w:val="none" w:sz="0" w:space="0" w:color="auto"/>
                <w:right w:val="none" w:sz="0" w:space="0" w:color="auto"/>
              </w:divBdr>
            </w:div>
            <w:div w:id="531068930">
              <w:marLeft w:val="480"/>
              <w:marRight w:val="0"/>
              <w:marTop w:val="0"/>
              <w:marBottom w:val="0"/>
              <w:divBdr>
                <w:top w:val="none" w:sz="0" w:space="0" w:color="auto"/>
                <w:left w:val="none" w:sz="0" w:space="0" w:color="auto"/>
                <w:bottom w:val="none" w:sz="0" w:space="0" w:color="auto"/>
                <w:right w:val="none" w:sz="0" w:space="0" w:color="auto"/>
              </w:divBdr>
            </w:div>
            <w:div w:id="531193891">
              <w:marLeft w:val="480"/>
              <w:marRight w:val="0"/>
              <w:marTop w:val="0"/>
              <w:marBottom w:val="0"/>
              <w:divBdr>
                <w:top w:val="none" w:sz="0" w:space="0" w:color="auto"/>
                <w:left w:val="none" w:sz="0" w:space="0" w:color="auto"/>
                <w:bottom w:val="none" w:sz="0" w:space="0" w:color="auto"/>
                <w:right w:val="none" w:sz="0" w:space="0" w:color="auto"/>
              </w:divBdr>
            </w:div>
            <w:div w:id="531234870">
              <w:marLeft w:val="480"/>
              <w:marRight w:val="0"/>
              <w:marTop w:val="0"/>
              <w:marBottom w:val="0"/>
              <w:divBdr>
                <w:top w:val="none" w:sz="0" w:space="0" w:color="auto"/>
                <w:left w:val="none" w:sz="0" w:space="0" w:color="auto"/>
                <w:bottom w:val="none" w:sz="0" w:space="0" w:color="auto"/>
                <w:right w:val="none" w:sz="0" w:space="0" w:color="auto"/>
              </w:divBdr>
            </w:div>
            <w:div w:id="531263414">
              <w:marLeft w:val="480"/>
              <w:marRight w:val="0"/>
              <w:marTop w:val="0"/>
              <w:marBottom w:val="0"/>
              <w:divBdr>
                <w:top w:val="none" w:sz="0" w:space="0" w:color="auto"/>
                <w:left w:val="none" w:sz="0" w:space="0" w:color="auto"/>
                <w:bottom w:val="none" w:sz="0" w:space="0" w:color="auto"/>
                <w:right w:val="none" w:sz="0" w:space="0" w:color="auto"/>
              </w:divBdr>
            </w:div>
            <w:div w:id="531308639">
              <w:marLeft w:val="480"/>
              <w:marRight w:val="0"/>
              <w:marTop w:val="0"/>
              <w:marBottom w:val="0"/>
              <w:divBdr>
                <w:top w:val="none" w:sz="0" w:space="0" w:color="auto"/>
                <w:left w:val="none" w:sz="0" w:space="0" w:color="auto"/>
                <w:bottom w:val="none" w:sz="0" w:space="0" w:color="auto"/>
                <w:right w:val="none" w:sz="0" w:space="0" w:color="auto"/>
              </w:divBdr>
            </w:div>
            <w:div w:id="531382436">
              <w:marLeft w:val="480"/>
              <w:marRight w:val="0"/>
              <w:marTop w:val="0"/>
              <w:marBottom w:val="0"/>
              <w:divBdr>
                <w:top w:val="none" w:sz="0" w:space="0" w:color="auto"/>
                <w:left w:val="none" w:sz="0" w:space="0" w:color="auto"/>
                <w:bottom w:val="none" w:sz="0" w:space="0" w:color="auto"/>
                <w:right w:val="none" w:sz="0" w:space="0" w:color="auto"/>
              </w:divBdr>
            </w:div>
            <w:div w:id="531384462">
              <w:marLeft w:val="480"/>
              <w:marRight w:val="0"/>
              <w:marTop w:val="0"/>
              <w:marBottom w:val="0"/>
              <w:divBdr>
                <w:top w:val="none" w:sz="0" w:space="0" w:color="auto"/>
                <w:left w:val="none" w:sz="0" w:space="0" w:color="auto"/>
                <w:bottom w:val="none" w:sz="0" w:space="0" w:color="auto"/>
                <w:right w:val="none" w:sz="0" w:space="0" w:color="auto"/>
              </w:divBdr>
            </w:div>
            <w:div w:id="531386297">
              <w:marLeft w:val="480"/>
              <w:marRight w:val="0"/>
              <w:marTop w:val="0"/>
              <w:marBottom w:val="0"/>
              <w:divBdr>
                <w:top w:val="none" w:sz="0" w:space="0" w:color="auto"/>
                <w:left w:val="none" w:sz="0" w:space="0" w:color="auto"/>
                <w:bottom w:val="none" w:sz="0" w:space="0" w:color="auto"/>
                <w:right w:val="none" w:sz="0" w:space="0" w:color="auto"/>
              </w:divBdr>
            </w:div>
            <w:div w:id="531571922">
              <w:marLeft w:val="480"/>
              <w:marRight w:val="0"/>
              <w:marTop w:val="0"/>
              <w:marBottom w:val="0"/>
              <w:divBdr>
                <w:top w:val="none" w:sz="0" w:space="0" w:color="auto"/>
                <w:left w:val="none" w:sz="0" w:space="0" w:color="auto"/>
                <w:bottom w:val="none" w:sz="0" w:space="0" w:color="auto"/>
                <w:right w:val="none" w:sz="0" w:space="0" w:color="auto"/>
              </w:divBdr>
            </w:div>
            <w:div w:id="531656052">
              <w:marLeft w:val="480"/>
              <w:marRight w:val="0"/>
              <w:marTop w:val="0"/>
              <w:marBottom w:val="0"/>
              <w:divBdr>
                <w:top w:val="none" w:sz="0" w:space="0" w:color="auto"/>
                <w:left w:val="none" w:sz="0" w:space="0" w:color="auto"/>
                <w:bottom w:val="none" w:sz="0" w:space="0" w:color="auto"/>
                <w:right w:val="none" w:sz="0" w:space="0" w:color="auto"/>
              </w:divBdr>
            </w:div>
            <w:div w:id="532035981">
              <w:marLeft w:val="480"/>
              <w:marRight w:val="0"/>
              <w:marTop w:val="0"/>
              <w:marBottom w:val="0"/>
              <w:divBdr>
                <w:top w:val="none" w:sz="0" w:space="0" w:color="auto"/>
                <w:left w:val="none" w:sz="0" w:space="0" w:color="auto"/>
                <w:bottom w:val="none" w:sz="0" w:space="0" w:color="auto"/>
                <w:right w:val="none" w:sz="0" w:space="0" w:color="auto"/>
              </w:divBdr>
            </w:div>
            <w:div w:id="532114420">
              <w:marLeft w:val="480"/>
              <w:marRight w:val="0"/>
              <w:marTop w:val="0"/>
              <w:marBottom w:val="0"/>
              <w:divBdr>
                <w:top w:val="none" w:sz="0" w:space="0" w:color="auto"/>
                <w:left w:val="none" w:sz="0" w:space="0" w:color="auto"/>
                <w:bottom w:val="none" w:sz="0" w:space="0" w:color="auto"/>
                <w:right w:val="none" w:sz="0" w:space="0" w:color="auto"/>
              </w:divBdr>
            </w:div>
            <w:div w:id="532231896">
              <w:marLeft w:val="480"/>
              <w:marRight w:val="0"/>
              <w:marTop w:val="0"/>
              <w:marBottom w:val="0"/>
              <w:divBdr>
                <w:top w:val="none" w:sz="0" w:space="0" w:color="auto"/>
                <w:left w:val="none" w:sz="0" w:space="0" w:color="auto"/>
                <w:bottom w:val="none" w:sz="0" w:space="0" w:color="auto"/>
                <w:right w:val="none" w:sz="0" w:space="0" w:color="auto"/>
              </w:divBdr>
            </w:div>
            <w:div w:id="532233574">
              <w:marLeft w:val="480"/>
              <w:marRight w:val="0"/>
              <w:marTop w:val="0"/>
              <w:marBottom w:val="0"/>
              <w:divBdr>
                <w:top w:val="none" w:sz="0" w:space="0" w:color="auto"/>
                <w:left w:val="none" w:sz="0" w:space="0" w:color="auto"/>
                <w:bottom w:val="none" w:sz="0" w:space="0" w:color="auto"/>
                <w:right w:val="none" w:sz="0" w:space="0" w:color="auto"/>
              </w:divBdr>
            </w:div>
            <w:div w:id="532235149">
              <w:marLeft w:val="480"/>
              <w:marRight w:val="0"/>
              <w:marTop w:val="0"/>
              <w:marBottom w:val="0"/>
              <w:divBdr>
                <w:top w:val="none" w:sz="0" w:space="0" w:color="auto"/>
                <w:left w:val="none" w:sz="0" w:space="0" w:color="auto"/>
                <w:bottom w:val="none" w:sz="0" w:space="0" w:color="auto"/>
                <w:right w:val="none" w:sz="0" w:space="0" w:color="auto"/>
              </w:divBdr>
            </w:div>
            <w:div w:id="532309714">
              <w:marLeft w:val="480"/>
              <w:marRight w:val="0"/>
              <w:marTop w:val="0"/>
              <w:marBottom w:val="0"/>
              <w:divBdr>
                <w:top w:val="none" w:sz="0" w:space="0" w:color="auto"/>
                <w:left w:val="none" w:sz="0" w:space="0" w:color="auto"/>
                <w:bottom w:val="none" w:sz="0" w:space="0" w:color="auto"/>
                <w:right w:val="none" w:sz="0" w:space="0" w:color="auto"/>
              </w:divBdr>
            </w:div>
            <w:div w:id="532617603">
              <w:marLeft w:val="480"/>
              <w:marRight w:val="0"/>
              <w:marTop w:val="0"/>
              <w:marBottom w:val="0"/>
              <w:divBdr>
                <w:top w:val="none" w:sz="0" w:space="0" w:color="auto"/>
                <w:left w:val="none" w:sz="0" w:space="0" w:color="auto"/>
                <w:bottom w:val="none" w:sz="0" w:space="0" w:color="auto"/>
                <w:right w:val="none" w:sz="0" w:space="0" w:color="auto"/>
              </w:divBdr>
            </w:div>
            <w:div w:id="532690823">
              <w:marLeft w:val="480"/>
              <w:marRight w:val="0"/>
              <w:marTop w:val="0"/>
              <w:marBottom w:val="0"/>
              <w:divBdr>
                <w:top w:val="none" w:sz="0" w:space="0" w:color="auto"/>
                <w:left w:val="none" w:sz="0" w:space="0" w:color="auto"/>
                <w:bottom w:val="none" w:sz="0" w:space="0" w:color="auto"/>
                <w:right w:val="none" w:sz="0" w:space="0" w:color="auto"/>
              </w:divBdr>
            </w:div>
            <w:div w:id="532694043">
              <w:marLeft w:val="480"/>
              <w:marRight w:val="0"/>
              <w:marTop w:val="0"/>
              <w:marBottom w:val="0"/>
              <w:divBdr>
                <w:top w:val="none" w:sz="0" w:space="0" w:color="auto"/>
                <w:left w:val="none" w:sz="0" w:space="0" w:color="auto"/>
                <w:bottom w:val="none" w:sz="0" w:space="0" w:color="auto"/>
                <w:right w:val="none" w:sz="0" w:space="0" w:color="auto"/>
              </w:divBdr>
            </w:div>
            <w:div w:id="532771156">
              <w:marLeft w:val="480"/>
              <w:marRight w:val="0"/>
              <w:marTop w:val="0"/>
              <w:marBottom w:val="0"/>
              <w:divBdr>
                <w:top w:val="none" w:sz="0" w:space="0" w:color="auto"/>
                <w:left w:val="none" w:sz="0" w:space="0" w:color="auto"/>
                <w:bottom w:val="none" w:sz="0" w:space="0" w:color="auto"/>
                <w:right w:val="none" w:sz="0" w:space="0" w:color="auto"/>
              </w:divBdr>
            </w:div>
            <w:div w:id="532961174">
              <w:marLeft w:val="480"/>
              <w:marRight w:val="0"/>
              <w:marTop w:val="0"/>
              <w:marBottom w:val="0"/>
              <w:divBdr>
                <w:top w:val="none" w:sz="0" w:space="0" w:color="auto"/>
                <w:left w:val="none" w:sz="0" w:space="0" w:color="auto"/>
                <w:bottom w:val="none" w:sz="0" w:space="0" w:color="auto"/>
                <w:right w:val="none" w:sz="0" w:space="0" w:color="auto"/>
              </w:divBdr>
            </w:div>
            <w:div w:id="533008695">
              <w:marLeft w:val="480"/>
              <w:marRight w:val="0"/>
              <w:marTop w:val="0"/>
              <w:marBottom w:val="0"/>
              <w:divBdr>
                <w:top w:val="none" w:sz="0" w:space="0" w:color="auto"/>
                <w:left w:val="none" w:sz="0" w:space="0" w:color="auto"/>
                <w:bottom w:val="none" w:sz="0" w:space="0" w:color="auto"/>
                <w:right w:val="none" w:sz="0" w:space="0" w:color="auto"/>
              </w:divBdr>
            </w:div>
            <w:div w:id="533269403">
              <w:marLeft w:val="480"/>
              <w:marRight w:val="0"/>
              <w:marTop w:val="0"/>
              <w:marBottom w:val="0"/>
              <w:divBdr>
                <w:top w:val="none" w:sz="0" w:space="0" w:color="auto"/>
                <w:left w:val="none" w:sz="0" w:space="0" w:color="auto"/>
                <w:bottom w:val="none" w:sz="0" w:space="0" w:color="auto"/>
                <w:right w:val="none" w:sz="0" w:space="0" w:color="auto"/>
              </w:divBdr>
            </w:div>
            <w:div w:id="533424439">
              <w:marLeft w:val="480"/>
              <w:marRight w:val="0"/>
              <w:marTop w:val="0"/>
              <w:marBottom w:val="0"/>
              <w:divBdr>
                <w:top w:val="none" w:sz="0" w:space="0" w:color="auto"/>
                <w:left w:val="none" w:sz="0" w:space="0" w:color="auto"/>
                <w:bottom w:val="none" w:sz="0" w:space="0" w:color="auto"/>
                <w:right w:val="none" w:sz="0" w:space="0" w:color="auto"/>
              </w:divBdr>
            </w:div>
            <w:div w:id="533426055">
              <w:marLeft w:val="480"/>
              <w:marRight w:val="0"/>
              <w:marTop w:val="0"/>
              <w:marBottom w:val="0"/>
              <w:divBdr>
                <w:top w:val="none" w:sz="0" w:space="0" w:color="auto"/>
                <w:left w:val="none" w:sz="0" w:space="0" w:color="auto"/>
                <w:bottom w:val="none" w:sz="0" w:space="0" w:color="auto"/>
                <w:right w:val="none" w:sz="0" w:space="0" w:color="auto"/>
              </w:divBdr>
            </w:div>
            <w:div w:id="533538644">
              <w:marLeft w:val="480"/>
              <w:marRight w:val="0"/>
              <w:marTop w:val="0"/>
              <w:marBottom w:val="0"/>
              <w:divBdr>
                <w:top w:val="none" w:sz="0" w:space="0" w:color="auto"/>
                <w:left w:val="none" w:sz="0" w:space="0" w:color="auto"/>
                <w:bottom w:val="none" w:sz="0" w:space="0" w:color="auto"/>
                <w:right w:val="none" w:sz="0" w:space="0" w:color="auto"/>
              </w:divBdr>
            </w:div>
            <w:div w:id="533612741">
              <w:marLeft w:val="480"/>
              <w:marRight w:val="0"/>
              <w:marTop w:val="0"/>
              <w:marBottom w:val="0"/>
              <w:divBdr>
                <w:top w:val="none" w:sz="0" w:space="0" w:color="auto"/>
                <w:left w:val="none" w:sz="0" w:space="0" w:color="auto"/>
                <w:bottom w:val="none" w:sz="0" w:space="0" w:color="auto"/>
                <w:right w:val="none" w:sz="0" w:space="0" w:color="auto"/>
              </w:divBdr>
            </w:div>
            <w:div w:id="533661490">
              <w:marLeft w:val="480"/>
              <w:marRight w:val="0"/>
              <w:marTop w:val="0"/>
              <w:marBottom w:val="0"/>
              <w:divBdr>
                <w:top w:val="none" w:sz="0" w:space="0" w:color="auto"/>
                <w:left w:val="none" w:sz="0" w:space="0" w:color="auto"/>
                <w:bottom w:val="none" w:sz="0" w:space="0" w:color="auto"/>
                <w:right w:val="none" w:sz="0" w:space="0" w:color="auto"/>
              </w:divBdr>
            </w:div>
            <w:div w:id="533813299">
              <w:marLeft w:val="480"/>
              <w:marRight w:val="0"/>
              <w:marTop w:val="0"/>
              <w:marBottom w:val="0"/>
              <w:divBdr>
                <w:top w:val="none" w:sz="0" w:space="0" w:color="auto"/>
                <w:left w:val="none" w:sz="0" w:space="0" w:color="auto"/>
                <w:bottom w:val="none" w:sz="0" w:space="0" w:color="auto"/>
                <w:right w:val="none" w:sz="0" w:space="0" w:color="auto"/>
              </w:divBdr>
            </w:div>
            <w:div w:id="533925384">
              <w:marLeft w:val="480"/>
              <w:marRight w:val="0"/>
              <w:marTop w:val="0"/>
              <w:marBottom w:val="0"/>
              <w:divBdr>
                <w:top w:val="none" w:sz="0" w:space="0" w:color="auto"/>
                <w:left w:val="none" w:sz="0" w:space="0" w:color="auto"/>
                <w:bottom w:val="none" w:sz="0" w:space="0" w:color="auto"/>
                <w:right w:val="none" w:sz="0" w:space="0" w:color="auto"/>
              </w:divBdr>
            </w:div>
            <w:div w:id="533925546">
              <w:marLeft w:val="480"/>
              <w:marRight w:val="0"/>
              <w:marTop w:val="0"/>
              <w:marBottom w:val="0"/>
              <w:divBdr>
                <w:top w:val="none" w:sz="0" w:space="0" w:color="auto"/>
                <w:left w:val="none" w:sz="0" w:space="0" w:color="auto"/>
                <w:bottom w:val="none" w:sz="0" w:space="0" w:color="auto"/>
                <w:right w:val="none" w:sz="0" w:space="0" w:color="auto"/>
              </w:divBdr>
            </w:div>
            <w:div w:id="533931754">
              <w:marLeft w:val="480"/>
              <w:marRight w:val="0"/>
              <w:marTop w:val="0"/>
              <w:marBottom w:val="0"/>
              <w:divBdr>
                <w:top w:val="none" w:sz="0" w:space="0" w:color="auto"/>
                <w:left w:val="none" w:sz="0" w:space="0" w:color="auto"/>
                <w:bottom w:val="none" w:sz="0" w:space="0" w:color="auto"/>
                <w:right w:val="none" w:sz="0" w:space="0" w:color="auto"/>
              </w:divBdr>
            </w:div>
            <w:div w:id="534003788">
              <w:marLeft w:val="480"/>
              <w:marRight w:val="0"/>
              <w:marTop w:val="0"/>
              <w:marBottom w:val="0"/>
              <w:divBdr>
                <w:top w:val="none" w:sz="0" w:space="0" w:color="auto"/>
                <w:left w:val="none" w:sz="0" w:space="0" w:color="auto"/>
                <w:bottom w:val="none" w:sz="0" w:space="0" w:color="auto"/>
                <w:right w:val="none" w:sz="0" w:space="0" w:color="auto"/>
              </w:divBdr>
            </w:div>
            <w:div w:id="534004365">
              <w:marLeft w:val="480"/>
              <w:marRight w:val="0"/>
              <w:marTop w:val="0"/>
              <w:marBottom w:val="0"/>
              <w:divBdr>
                <w:top w:val="none" w:sz="0" w:space="0" w:color="auto"/>
                <w:left w:val="none" w:sz="0" w:space="0" w:color="auto"/>
                <w:bottom w:val="none" w:sz="0" w:space="0" w:color="auto"/>
                <w:right w:val="none" w:sz="0" w:space="0" w:color="auto"/>
              </w:divBdr>
            </w:div>
            <w:div w:id="534122297">
              <w:marLeft w:val="480"/>
              <w:marRight w:val="0"/>
              <w:marTop w:val="0"/>
              <w:marBottom w:val="0"/>
              <w:divBdr>
                <w:top w:val="none" w:sz="0" w:space="0" w:color="auto"/>
                <w:left w:val="none" w:sz="0" w:space="0" w:color="auto"/>
                <w:bottom w:val="none" w:sz="0" w:space="0" w:color="auto"/>
                <w:right w:val="none" w:sz="0" w:space="0" w:color="auto"/>
              </w:divBdr>
            </w:div>
            <w:div w:id="534386015">
              <w:marLeft w:val="480"/>
              <w:marRight w:val="0"/>
              <w:marTop w:val="0"/>
              <w:marBottom w:val="0"/>
              <w:divBdr>
                <w:top w:val="none" w:sz="0" w:space="0" w:color="auto"/>
                <w:left w:val="none" w:sz="0" w:space="0" w:color="auto"/>
                <w:bottom w:val="none" w:sz="0" w:space="0" w:color="auto"/>
                <w:right w:val="none" w:sz="0" w:space="0" w:color="auto"/>
              </w:divBdr>
            </w:div>
            <w:div w:id="534386605">
              <w:marLeft w:val="480"/>
              <w:marRight w:val="0"/>
              <w:marTop w:val="0"/>
              <w:marBottom w:val="0"/>
              <w:divBdr>
                <w:top w:val="none" w:sz="0" w:space="0" w:color="auto"/>
                <w:left w:val="none" w:sz="0" w:space="0" w:color="auto"/>
                <w:bottom w:val="none" w:sz="0" w:space="0" w:color="auto"/>
                <w:right w:val="none" w:sz="0" w:space="0" w:color="auto"/>
              </w:divBdr>
            </w:div>
            <w:div w:id="534389154">
              <w:marLeft w:val="480"/>
              <w:marRight w:val="0"/>
              <w:marTop w:val="0"/>
              <w:marBottom w:val="0"/>
              <w:divBdr>
                <w:top w:val="none" w:sz="0" w:space="0" w:color="auto"/>
                <w:left w:val="none" w:sz="0" w:space="0" w:color="auto"/>
                <w:bottom w:val="none" w:sz="0" w:space="0" w:color="auto"/>
                <w:right w:val="none" w:sz="0" w:space="0" w:color="auto"/>
              </w:divBdr>
            </w:div>
            <w:div w:id="534581883">
              <w:marLeft w:val="480"/>
              <w:marRight w:val="0"/>
              <w:marTop w:val="0"/>
              <w:marBottom w:val="0"/>
              <w:divBdr>
                <w:top w:val="none" w:sz="0" w:space="0" w:color="auto"/>
                <w:left w:val="none" w:sz="0" w:space="0" w:color="auto"/>
                <w:bottom w:val="none" w:sz="0" w:space="0" w:color="auto"/>
                <w:right w:val="none" w:sz="0" w:space="0" w:color="auto"/>
              </w:divBdr>
            </w:div>
            <w:div w:id="534585390">
              <w:marLeft w:val="480"/>
              <w:marRight w:val="0"/>
              <w:marTop w:val="0"/>
              <w:marBottom w:val="0"/>
              <w:divBdr>
                <w:top w:val="none" w:sz="0" w:space="0" w:color="auto"/>
                <w:left w:val="none" w:sz="0" w:space="0" w:color="auto"/>
                <w:bottom w:val="none" w:sz="0" w:space="0" w:color="auto"/>
                <w:right w:val="none" w:sz="0" w:space="0" w:color="auto"/>
              </w:divBdr>
            </w:div>
            <w:div w:id="534585474">
              <w:marLeft w:val="480"/>
              <w:marRight w:val="0"/>
              <w:marTop w:val="0"/>
              <w:marBottom w:val="0"/>
              <w:divBdr>
                <w:top w:val="none" w:sz="0" w:space="0" w:color="auto"/>
                <w:left w:val="none" w:sz="0" w:space="0" w:color="auto"/>
                <w:bottom w:val="none" w:sz="0" w:space="0" w:color="auto"/>
                <w:right w:val="none" w:sz="0" w:space="0" w:color="auto"/>
              </w:divBdr>
            </w:div>
            <w:div w:id="534657136">
              <w:marLeft w:val="480"/>
              <w:marRight w:val="0"/>
              <w:marTop w:val="0"/>
              <w:marBottom w:val="0"/>
              <w:divBdr>
                <w:top w:val="none" w:sz="0" w:space="0" w:color="auto"/>
                <w:left w:val="none" w:sz="0" w:space="0" w:color="auto"/>
                <w:bottom w:val="none" w:sz="0" w:space="0" w:color="auto"/>
                <w:right w:val="none" w:sz="0" w:space="0" w:color="auto"/>
              </w:divBdr>
            </w:div>
            <w:div w:id="534778276">
              <w:marLeft w:val="480"/>
              <w:marRight w:val="0"/>
              <w:marTop w:val="0"/>
              <w:marBottom w:val="0"/>
              <w:divBdr>
                <w:top w:val="none" w:sz="0" w:space="0" w:color="auto"/>
                <w:left w:val="none" w:sz="0" w:space="0" w:color="auto"/>
                <w:bottom w:val="none" w:sz="0" w:space="0" w:color="auto"/>
                <w:right w:val="none" w:sz="0" w:space="0" w:color="auto"/>
              </w:divBdr>
            </w:div>
            <w:div w:id="534850217">
              <w:marLeft w:val="480"/>
              <w:marRight w:val="0"/>
              <w:marTop w:val="0"/>
              <w:marBottom w:val="0"/>
              <w:divBdr>
                <w:top w:val="none" w:sz="0" w:space="0" w:color="auto"/>
                <w:left w:val="none" w:sz="0" w:space="0" w:color="auto"/>
                <w:bottom w:val="none" w:sz="0" w:space="0" w:color="auto"/>
                <w:right w:val="none" w:sz="0" w:space="0" w:color="auto"/>
              </w:divBdr>
            </w:div>
            <w:div w:id="534924835">
              <w:marLeft w:val="480"/>
              <w:marRight w:val="0"/>
              <w:marTop w:val="0"/>
              <w:marBottom w:val="0"/>
              <w:divBdr>
                <w:top w:val="none" w:sz="0" w:space="0" w:color="auto"/>
                <w:left w:val="none" w:sz="0" w:space="0" w:color="auto"/>
                <w:bottom w:val="none" w:sz="0" w:space="0" w:color="auto"/>
                <w:right w:val="none" w:sz="0" w:space="0" w:color="auto"/>
              </w:divBdr>
            </w:div>
            <w:div w:id="534926946">
              <w:marLeft w:val="480"/>
              <w:marRight w:val="0"/>
              <w:marTop w:val="0"/>
              <w:marBottom w:val="0"/>
              <w:divBdr>
                <w:top w:val="none" w:sz="0" w:space="0" w:color="auto"/>
                <w:left w:val="none" w:sz="0" w:space="0" w:color="auto"/>
                <w:bottom w:val="none" w:sz="0" w:space="0" w:color="auto"/>
                <w:right w:val="none" w:sz="0" w:space="0" w:color="auto"/>
              </w:divBdr>
            </w:div>
            <w:div w:id="534972258">
              <w:marLeft w:val="480"/>
              <w:marRight w:val="0"/>
              <w:marTop w:val="0"/>
              <w:marBottom w:val="0"/>
              <w:divBdr>
                <w:top w:val="none" w:sz="0" w:space="0" w:color="auto"/>
                <w:left w:val="none" w:sz="0" w:space="0" w:color="auto"/>
                <w:bottom w:val="none" w:sz="0" w:space="0" w:color="auto"/>
                <w:right w:val="none" w:sz="0" w:space="0" w:color="auto"/>
              </w:divBdr>
            </w:div>
            <w:div w:id="535045290">
              <w:marLeft w:val="480"/>
              <w:marRight w:val="0"/>
              <w:marTop w:val="0"/>
              <w:marBottom w:val="0"/>
              <w:divBdr>
                <w:top w:val="none" w:sz="0" w:space="0" w:color="auto"/>
                <w:left w:val="none" w:sz="0" w:space="0" w:color="auto"/>
                <w:bottom w:val="none" w:sz="0" w:space="0" w:color="auto"/>
                <w:right w:val="none" w:sz="0" w:space="0" w:color="auto"/>
              </w:divBdr>
            </w:div>
            <w:div w:id="535050163">
              <w:marLeft w:val="480"/>
              <w:marRight w:val="0"/>
              <w:marTop w:val="0"/>
              <w:marBottom w:val="0"/>
              <w:divBdr>
                <w:top w:val="none" w:sz="0" w:space="0" w:color="auto"/>
                <w:left w:val="none" w:sz="0" w:space="0" w:color="auto"/>
                <w:bottom w:val="none" w:sz="0" w:space="0" w:color="auto"/>
                <w:right w:val="none" w:sz="0" w:space="0" w:color="auto"/>
              </w:divBdr>
            </w:div>
            <w:div w:id="535235972">
              <w:marLeft w:val="480"/>
              <w:marRight w:val="0"/>
              <w:marTop w:val="0"/>
              <w:marBottom w:val="0"/>
              <w:divBdr>
                <w:top w:val="none" w:sz="0" w:space="0" w:color="auto"/>
                <w:left w:val="none" w:sz="0" w:space="0" w:color="auto"/>
                <w:bottom w:val="none" w:sz="0" w:space="0" w:color="auto"/>
                <w:right w:val="none" w:sz="0" w:space="0" w:color="auto"/>
              </w:divBdr>
            </w:div>
            <w:div w:id="535309871">
              <w:marLeft w:val="480"/>
              <w:marRight w:val="0"/>
              <w:marTop w:val="0"/>
              <w:marBottom w:val="0"/>
              <w:divBdr>
                <w:top w:val="none" w:sz="0" w:space="0" w:color="auto"/>
                <w:left w:val="none" w:sz="0" w:space="0" w:color="auto"/>
                <w:bottom w:val="none" w:sz="0" w:space="0" w:color="auto"/>
                <w:right w:val="none" w:sz="0" w:space="0" w:color="auto"/>
              </w:divBdr>
            </w:div>
            <w:div w:id="535318068">
              <w:marLeft w:val="480"/>
              <w:marRight w:val="0"/>
              <w:marTop w:val="0"/>
              <w:marBottom w:val="0"/>
              <w:divBdr>
                <w:top w:val="none" w:sz="0" w:space="0" w:color="auto"/>
                <w:left w:val="none" w:sz="0" w:space="0" w:color="auto"/>
                <w:bottom w:val="none" w:sz="0" w:space="0" w:color="auto"/>
                <w:right w:val="none" w:sz="0" w:space="0" w:color="auto"/>
              </w:divBdr>
            </w:div>
            <w:div w:id="535432772">
              <w:marLeft w:val="480"/>
              <w:marRight w:val="0"/>
              <w:marTop w:val="0"/>
              <w:marBottom w:val="0"/>
              <w:divBdr>
                <w:top w:val="none" w:sz="0" w:space="0" w:color="auto"/>
                <w:left w:val="none" w:sz="0" w:space="0" w:color="auto"/>
                <w:bottom w:val="none" w:sz="0" w:space="0" w:color="auto"/>
                <w:right w:val="none" w:sz="0" w:space="0" w:color="auto"/>
              </w:divBdr>
            </w:div>
            <w:div w:id="535578278">
              <w:marLeft w:val="480"/>
              <w:marRight w:val="0"/>
              <w:marTop w:val="0"/>
              <w:marBottom w:val="0"/>
              <w:divBdr>
                <w:top w:val="none" w:sz="0" w:space="0" w:color="auto"/>
                <w:left w:val="none" w:sz="0" w:space="0" w:color="auto"/>
                <w:bottom w:val="none" w:sz="0" w:space="0" w:color="auto"/>
                <w:right w:val="none" w:sz="0" w:space="0" w:color="auto"/>
              </w:divBdr>
            </w:div>
            <w:div w:id="535847401">
              <w:marLeft w:val="480"/>
              <w:marRight w:val="0"/>
              <w:marTop w:val="0"/>
              <w:marBottom w:val="0"/>
              <w:divBdr>
                <w:top w:val="none" w:sz="0" w:space="0" w:color="auto"/>
                <w:left w:val="none" w:sz="0" w:space="0" w:color="auto"/>
                <w:bottom w:val="none" w:sz="0" w:space="0" w:color="auto"/>
                <w:right w:val="none" w:sz="0" w:space="0" w:color="auto"/>
              </w:divBdr>
            </w:div>
            <w:div w:id="535898312">
              <w:marLeft w:val="480"/>
              <w:marRight w:val="0"/>
              <w:marTop w:val="0"/>
              <w:marBottom w:val="0"/>
              <w:divBdr>
                <w:top w:val="none" w:sz="0" w:space="0" w:color="auto"/>
                <w:left w:val="none" w:sz="0" w:space="0" w:color="auto"/>
                <w:bottom w:val="none" w:sz="0" w:space="0" w:color="auto"/>
                <w:right w:val="none" w:sz="0" w:space="0" w:color="auto"/>
              </w:divBdr>
            </w:div>
            <w:div w:id="536090259">
              <w:marLeft w:val="480"/>
              <w:marRight w:val="0"/>
              <w:marTop w:val="0"/>
              <w:marBottom w:val="0"/>
              <w:divBdr>
                <w:top w:val="none" w:sz="0" w:space="0" w:color="auto"/>
                <w:left w:val="none" w:sz="0" w:space="0" w:color="auto"/>
                <w:bottom w:val="none" w:sz="0" w:space="0" w:color="auto"/>
                <w:right w:val="none" w:sz="0" w:space="0" w:color="auto"/>
              </w:divBdr>
            </w:div>
            <w:div w:id="536161209">
              <w:marLeft w:val="480"/>
              <w:marRight w:val="0"/>
              <w:marTop w:val="0"/>
              <w:marBottom w:val="0"/>
              <w:divBdr>
                <w:top w:val="none" w:sz="0" w:space="0" w:color="auto"/>
                <w:left w:val="none" w:sz="0" w:space="0" w:color="auto"/>
                <w:bottom w:val="none" w:sz="0" w:space="0" w:color="auto"/>
                <w:right w:val="none" w:sz="0" w:space="0" w:color="auto"/>
              </w:divBdr>
            </w:div>
            <w:div w:id="536161899">
              <w:marLeft w:val="480"/>
              <w:marRight w:val="0"/>
              <w:marTop w:val="0"/>
              <w:marBottom w:val="0"/>
              <w:divBdr>
                <w:top w:val="none" w:sz="0" w:space="0" w:color="auto"/>
                <w:left w:val="none" w:sz="0" w:space="0" w:color="auto"/>
                <w:bottom w:val="none" w:sz="0" w:space="0" w:color="auto"/>
                <w:right w:val="none" w:sz="0" w:space="0" w:color="auto"/>
              </w:divBdr>
            </w:div>
            <w:div w:id="536162096">
              <w:marLeft w:val="480"/>
              <w:marRight w:val="0"/>
              <w:marTop w:val="0"/>
              <w:marBottom w:val="0"/>
              <w:divBdr>
                <w:top w:val="none" w:sz="0" w:space="0" w:color="auto"/>
                <w:left w:val="none" w:sz="0" w:space="0" w:color="auto"/>
                <w:bottom w:val="none" w:sz="0" w:space="0" w:color="auto"/>
                <w:right w:val="none" w:sz="0" w:space="0" w:color="auto"/>
              </w:divBdr>
            </w:div>
            <w:div w:id="536167066">
              <w:marLeft w:val="480"/>
              <w:marRight w:val="0"/>
              <w:marTop w:val="0"/>
              <w:marBottom w:val="0"/>
              <w:divBdr>
                <w:top w:val="none" w:sz="0" w:space="0" w:color="auto"/>
                <w:left w:val="none" w:sz="0" w:space="0" w:color="auto"/>
                <w:bottom w:val="none" w:sz="0" w:space="0" w:color="auto"/>
                <w:right w:val="none" w:sz="0" w:space="0" w:color="auto"/>
              </w:divBdr>
            </w:div>
            <w:div w:id="536238287">
              <w:marLeft w:val="480"/>
              <w:marRight w:val="0"/>
              <w:marTop w:val="0"/>
              <w:marBottom w:val="0"/>
              <w:divBdr>
                <w:top w:val="none" w:sz="0" w:space="0" w:color="auto"/>
                <w:left w:val="none" w:sz="0" w:space="0" w:color="auto"/>
                <w:bottom w:val="none" w:sz="0" w:space="0" w:color="auto"/>
                <w:right w:val="none" w:sz="0" w:space="0" w:color="auto"/>
              </w:divBdr>
            </w:div>
            <w:div w:id="536282408">
              <w:marLeft w:val="480"/>
              <w:marRight w:val="0"/>
              <w:marTop w:val="0"/>
              <w:marBottom w:val="0"/>
              <w:divBdr>
                <w:top w:val="none" w:sz="0" w:space="0" w:color="auto"/>
                <w:left w:val="none" w:sz="0" w:space="0" w:color="auto"/>
                <w:bottom w:val="none" w:sz="0" w:space="0" w:color="auto"/>
                <w:right w:val="none" w:sz="0" w:space="0" w:color="auto"/>
              </w:divBdr>
            </w:div>
            <w:div w:id="536312185">
              <w:marLeft w:val="480"/>
              <w:marRight w:val="0"/>
              <w:marTop w:val="0"/>
              <w:marBottom w:val="0"/>
              <w:divBdr>
                <w:top w:val="none" w:sz="0" w:space="0" w:color="auto"/>
                <w:left w:val="none" w:sz="0" w:space="0" w:color="auto"/>
                <w:bottom w:val="none" w:sz="0" w:space="0" w:color="auto"/>
                <w:right w:val="none" w:sz="0" w:space="0" w:color="auto"/>
              </w:divBdr>
            </w:div>
            <w:div w:id="536503069">
              <w:marLeft w:val="480"/>
              <w:marRight w:val="0"/>
              <w:marTop w:val="0"/>
              <w:marBottom w:val="0"/>
              <w:divBdr>
                <w:top w:val="none" w:sz="0" w:space="0" w:color="auto"/>
                <w:left w:val="none" w:sz="0" w:space="0" w:color="auto"/>
                <w:bottom w:val="none" w:sz="0" w:space="0" w:color="auto"/>
                <w:right w:val="none" w:sz="0" w:space="0" w:color="auto"/>
              </w:divBdr>
            </w:div>
            <w:div w:id="536508833">
              <w:marLeft w:val="480"/>
              <w:marRight w:val="0"/>
              <w:marTop w:val="0"/>
              <w:marBottom w:val="0"/>
              <w:divBdr>
                <w:top w:val="none" w:sz="0" w:space="0" w:color="auto"/>
                <w:left w:val="none" w:sz="0" w:space="0" w:color="auto"/>
                <w:bottom w:val="none" w:sz="0" w:space="0" w:color="auto"/>
                <w:right w:val="none" w:sz="0" w:space="0" w:color="auto"/>
              </w:divBdr>
            </w:div>
            <w:div w:id="536547766">
              <w:marLeft w:val="480"/>
              <w:marRight w:val="0"/>
              <w:marTop w:val="0"/>
              <w:marBottom w:val="0"/>
              <w:divBdr>
                <w:top w:val="none" w:sz="0" w:space="0" w:color="auto"/>
                <w:left w:val="none" w:sz="0" w:space="0" w:color="auto"/>
                <w:bottom w:val="none" w:sz="0" w:space="0" w:color="auto"/>
                <w:right w:val="none" w:sz="0" w:space="0" w:color="auto"/>
              </w:divBdr>
            </w:div>
            <w:div w:id="536741731">
              <w:marLeft w:val="480"/>
              <w:marRight w:val="0"/>
              <w:marTop w:val="0"/>
              <w:marBottom w:val="0"/>
              <w:divBdr>
                <w:top w:val="none" w:sz="0" w:space="0" w:color="auto"/>
                <w:left w:val="none" w:sz="0" w:space="0" w:color="auto"/>
                <w:bottom w:val="none" w:sz="0" w:space="0" w:color="auto"/>
                <w:right w:val="none" w:sz="0" w:space="0" w:color="auto"/>
              </w:divBdr>
            </w:div>
            <w:div w:id="536817858">
              <w:marLeft w:val="480"/>
              <w:marRight w:val="0"/>
              <w:marTop w:val="0"/>
              <w:marBottom w:val="0"/>
              <w:divBdr>
                <w:top w:val="none" w:sz="0" w:space="0" w:color="auto"/>
                <w:left w:val="none" w:sz="0" w:space="0" w:color="auto"/>
                <w:bottom w:val="none" w:sz="0" w:space="0" w:color="auto"/>
                <w:right w:val="none" w:sz="0" w:space="0" w:color="auto"/>
              </w:divBdr>
            </w:div>
            <w:div w:id="536937202">
              <w:marLeft w:val="480"/>
              <w:marRight w:val="0"/>
              <w:marTop w:val="0"/>
              <w:marBottom w:val="0"/>
              <w:divBdr>
                <w:top w:val="none" w:sz="0" w:space="0" w:color="auto"/>
                <w:left w:val="none" w:sz="0" w:space="0" w:color="auto"/>
                <w:bottom w:val="none" w:sz="0" w:space="0" w:color="auto"/>
                <w:right w:val="none" w:sz="0" w:space="0" w:color="auto"/>
              </w:divBdr>
            </w:div>
            <w:div w:id="537008471">
              <w:marLeft w:val="480"/>
              <w:marRight w:val="0"/>
              <w:marTop w:val="0"/>
              <w:marBottom w:val="0"/>
              <w:divBdr>
                <w:top w:val="none" w:sz="0" w:space="0" w:color="auto"/>
                <w:left w:val="none" w:sz="0" w:space="0" w:color="auto"/>
                <w:bottom w:val="none" w:sz="0" w:space="0" w:color="auto"/>
                <w:right w:val="none" w:sz="0" w:space="0" w:color="auto"/>
              </w:divBdr>
            </w:div>
            <w:div w:id="537091294">
              <w:marLeft w:val="480"/>
              <w:marRight w:val="0"/>
              <w:marTop w:val="0"/>
              <w:marBottom w:val="0"/>
              <w:divBdr>
                <w:top w:val="none" w:sz="0" w:space="0" w:color="auto"/>
                <w:left w:val="none" w:sz="0" w:space="0" w:color="auto"/>
                <w:bottom w:val="none" w:sz="0" w:space="0" w:color="auto"/>
                <w:right w:val="none" w:sz="0" w:space="0" w:color="auto"/>
              </w:divBdr>
            </w:div>
            <w:div w:id="537157664">
              <w:marLeft w:val="480"/>
              <w:marRight w:val="0"/>
              <w:marTop w:val="0"/>
              <w:marBottom w:val="0"/>
              <w:divBdr>
                <w:top w:val="none" w:sz="0" w:space="0" w:color="auto"/>
                <w:left w:val="none" w:sz="0" w:space="0" w:color="auto"/>
                <w:bottom w:val="none" w:sz="0" w:space="0" w:color="auto"/>
                <w:right w:val="none" w:sz="0" w:space="0" w:color="auto"/>
              </w:divBdr>
            </w:div>
            <w:div w:id="537205589">
              <w:marLeft w:val="480"/>
              <w:marRight w:val="0"/>
              <w:marTop w:val="0"/>
              <w:marBottom w:val="0"/>
              <w:divBdr>
                <w:top w:val="none" w:sz="0" w:space="0" w:color="auto"/>
                <w:left w:val="none" w:sz="0" w:space="0" w:color="auto"/>
                <w:bottom w:val="none" w:sz="0" w:space="0" w:color="auto"/>
                <w:right w:val="none" w:sz="0" w:space="0" w:color="auto"/>
              </w:divBdr>
            </w:div>
            <w:div w:id="537277558">
              <w:marLeft w:val="480"/>
              <w:marRight w:val="0"/>
              <w:marTop w:val="0"/>
              <w:marBottom w:val="0"/>
              <w:divBdr>
                <w:top w:val="none" w:sz="0" w:space="0" w:color="auto"/>
                <w:left w:val="none" w:sz="0" w:space="0" w:color="auto"/>
                <w:bottom w:val="none" w:sz="0" w:space="0" w:color="auto"/>
                <w:right w:val="none" w:sz="0" w:space="0" w:color="auto"/>
              </w:divBdr>
            </w:div>
            <w:div w:id="537544453">
              <w:marLeft w:val="480"/>
              <w:marRight w:val="0"/>
              <w:marTop w:val="0"/>
              <w:marBottom w:val="0"/>
              <w:divBdr>
                <w:top w:val="none" w:sz="0" w:space="0" w:color="auto"/>
                <w:left w:val="none" w:sz="0" w:space="0" w:color="auto"/>
                <w:bottom w:val="none" w:sz="0" w:space="0" w:color="auto"/>
                <w:right w:val="none" w:sz="0" w:space="0" w:color="auto"/>
              </w:divBdr>
            </w:div>
            <w:div w:id="537550679">
              <w:marLeft w:val="480"/>
              <w:marRight w:val="0"/>
              <w:marTop w:val="0"/>
              <w:marBottom w:val="0"/>
              <w:divBdr>
                <w:top w:val="none" w:sz="0" w:space="0" w:color="auto"/>
                <w:left w:val="none" w:sz="0" w:space="0" w:color="auto"/>
                <w:bottom w:val="none" w:sz="0" w:space="0" w:color="auto"/>
                <w:right w:val="none" w:sz="0" w:space="0" w:color="auto"/>
              </w:divBdr>
            </w:div>
            <w:div w:id="537550935">
              <w:marLeft w:val="480"/>
              <w:marRight w:val="0"/>
              <w:marTop w:val="0"/>
              <w:marBottom w:val="0"/>
              <w:divBdr>
                <w:top w:val="none" w:sz="0" w:space="0" w:color="auto"/>
                <w:left w:val="none" w:sz="0" w:space="0" w:color="auto"/>
                <w:bottom w:val="none" w:sz="0" w:space="0" w:color="auto"/>
                <w:right w:val="none" w:sz="0" w:space="0" w:color="auto"/>
              </w:divBdr>
            </w:div>
            <w:div w:id="537592129">
              <w:marLeft w:val="480"/>
              <w:marRight w:val="0"/>
              <w:marTop w:val="0"/>
              <w:marBottom w:val="0"/>
              <w:divBdr>
                <w:top w:val="none" w:sz="0" w:space="0" w:color="auto"/>
                <w:left w:val="none" w:sz="0" w:space="0" w:color="auto"/>
                <w:bottom w:val="none" w:sz="0" w:space="0" w:color="auto"/>
                <w:right w:val="none" w:sz="0" w:space="0" w:color="auto"/>
              </w:divBdr>
            </w:div>
            <w:div w:id="537670801">
              <w:marLeft w:val="480"/>
              <w:marRight w:val="0"/>
              <w:marTop w:val="0"/>
              <w:marBottom w:val="0"/>
              <w:divBdr>
                <w:top w:val="none" w:sz="0" w:space="0" w:color="auto"/>
                <w:left w:val="none" w:sz="0" w:space="0" w:color="auto"/>
                <w:bottom w:val="none" w:sz="0" w:space="0" w:color="auto"/>
                <w:right w:val="none" w:sz="0" w:space="0" w:color="auto"/>
              </w:divBdr>
            </w:div>
            <w:div w:id="537741866">
              <w:marLeft w:val="480"/>
              <w:marRight w:val="0"/>
              <w:marTop w:val="0"/>
              <w:marBottom w:val="0"/>
              <w:divBdr>
                <w:top w:val="none" w:sz="0" w:space="0" w:color="auto"/>
                <w:left w:val="none" w:sz="0" w:space="0" w:color="auto"/>
                <w:bottom w:val="none" w:sz="0" w:space="0" w:color="auto"/>
                <w:right w:val="none" w:sz="0" w:space="0" w:color="auto"/>
              </w:divBdr>
            </w:div>
            <w:div w:id="537746788">
              <w:marLeft w:val="480"/>
              <w:marRight w:val="0"/>
              <w:marTop w:val="0"/>
              <w:marBottom w:val="0"/>
              <w:divBdr>
                <w:top w:val="none" w:sz="0" w:space="0" w:color="auto"/>
                <w:left w:val="none" w:sz="0" w:space="0" w:color="auto"/>
                <w:bottom w:val="none" w:sz="0" w:space="0" w:color="auto"/>
                <w:right w:val="none" w:sz="0" w:space="0" w:color="auto"/>
              </w:divBdr>
            </w:div>
            <w:div w:id="537855274">
              <w:marLeft w:val="480"/>
              <w:marRight w:val="0"/>
              <w:marTop w:val="0"/>
              <w:marBottom w:val="0"/>
              <w:divBdr>
                <w:top w:val="none" w:sz="0" w:space="0" w:color="auto"/>
                <w:left w:val="none" w:sz="0" w:space="0" w:color="auto"/>
                <w:bottom w:val="none" w:sz="0" w:space="0" w:color="auto"/>
                <w:right w:val="none" w:sz="0" w:space="0" w:color="auto"/>
              </w:divBdr>
            </w:div>
            <w:div w:id="537862772">
              <w:marLeft w:val="480"/>
              <w:marRight w:val="0"/>
              <w:marTop w:val="0"/>
              <w:marBottom w:val="0"/>
              <w:divBdr>
                <w:top w:val="none" w:sz="0" w:space="0" w:color="auto"/>
                <w:left w:val="none" w:sz="0" w:space="0" w:color="auto"/>
                <w:bottom w:val="none" w:sz="0" w:space="0" w:color="auto"/>
                <w:right w:val="none" w:sz="0" w:space="0" w:color="auto"/>
              </w:divBdr>
            </w:div>
            <w:div w:id="537934984">
              <w:marLeft w:val="480"/>
              <w:marRight w:val="0"/>
              <w:marTop w:val="0"/>
              <w:marBottom w:val="0"/>
              <w:divBdr>
                <w:top w:val="none" w:sz="0" w:space="0" w:color="auto"/>
                <w:left w:val="none" w:sz="0" w:space="0" w:color="auto"/>
                <w:bottom w:val="none" w:sz="0" w:space="0" w:color="auto"/>
                <w:right w:val="none" w:sz="0" w:space="0" w:color="auto"/>
              </w:divBdr>
            </w:div>
            <w:div w:id="538131545">
              <w:marLeft w:val="480"/>
              <w:marRight w:val="0"/>
              <w:marTop w:val="0"/>
              <w:marBottom w:val="0"/>
              <w:divBdr>
                <w:top w:val="none" w:sz="0" w:space="0" w:color="auto"/>
                <w:left w:val="none" w:sz="0" w:space="0" w:color="auto"/>
                <w:bottom w:val="none" w:sz="0" w:space="0" w:color="auto"/>
                <w:right w:val="none" w:sz="0" w:space="0" w:color="auto"/>
              </w:divBdr>
            </w:div>
            <w:div w:id="538275702">
              <w:marLeft w:val="480"/>
              <w:marRight w:val="0"/>
              <w:marTop w:val="0"/>
              <w:marBottom w:val="0"/>
              <w:divBdr>
                <w:top w:val="none" w:sz="0" w:space="0" w:color="auto"/>
                <w:left w:val="none" w:sz="0" w:space="0" w:color="auto"/>
                <w:bottom w:val="none" w:sz="0" w:space="0" w:color="auto"/>
                <w:right w:val="none" w:sz="0" w:space="0" w:color="auto"/>
              </w:divBdr>
            </w:div>
            <w:div w:id="538317004">
              <w:marLeft w:val="480"/>
              <w:marRight w:val="0"/>
              <w:marTop w:val="0"/>
              <w:marBottom w:val="0"/>
              <w:divBdr>
                <w:top w:val="none" w:sz="0" w:space="0" w:color="auto"/>
                <w:left w:val="none" w:sz="0" w:space="0" w:color="auto"/>
                <w:bottom w:val="none" w:sz="0" w:space="0" w:color="auto"/>
                <w:right w:val="none" w:sz="0" w:space="0" w:color="auto"/>
              </w:divBdr>
            </w:div>
            <w:div w:id="538518421">
              <w:marLeft w:val="480"/>
              <w:marRight w:val="0"/>
              <w:marTop w:val="0"/>
              <w:marBottom w:val="0"/>
              <w:divBdr>
                <w:top w:val="none" w:sz="0" w:space="0" w:color="auto"/>
                <w:left w:val="none" w:sz="0" w:space="0" w:color="auto"/>
                <w:bottom w:val="none" w:sz="0" w:space="0" w:color="auto"/>
                <w:right w:val="none" w:sz="0" w:space="0" w:color="auto"/>
              </w:divBdr>
            </w:div>
            <w:div w:id="538585741">
              <w:marLeft w:val="480"/>
              <w:marRight w:val="0"/>
              <w:marTop w:val="0"/>
              <w:marBottom w:val="0"/>
              <w:divBdr>
                <w:top w:val="none" w:sz="0" w:space="0" w:color="auto"/>
                <w:left w:val="none" w:sz="0" w:space="0" w:color="auto"/>
                <w:bottom w:val="none" w:sz="0" w:space="0" w:color="auto"/>
                <w:right w:val="none" w:sz="0" w:space="0" w:color="auto"/>
              </w:divBdr>
            </w:div>
            <w:div w:id="538587963">
              <w:marLeft w:val="480"/>
              <w:marRight w:val="0"/>
              <w:marTop w:val="0"/>
              <w:marBottom w:val="0"/>
              <w:divBdr>
                <w:top w:val="none" w:sz="0" w:space="0" w:color="auto"/>
                <w:left w:val="none" w:sz="0" w:space="0" w:color="auto"/>
                <w:bottom w:val="none" w:sz="0" w:space="0" w:color="auto"/>
                <w:right w:val="none" w:sz="0" w:space="0" w:color="auto"/>
              </w:divBdr>
            </w:div>
            <w:div w:id="538662674">
              <w:marLeft w:val="480"/>
              <w:marRight w:val="0"/>
              <w:marTop w:val="0"/>
              <w:marBottom w:val="0"/>
              <w:divBdr>
                <w:top w:val="none" w:sz="0" w:space="0" w:color="auto"/>
                <w:left w:val="none" w:sz="0" w:space="0" w:color="auto"/>
                <w:bottom w:val="none" w:sz="0" w:space="0" w:color="auto"/>
                <w:right w:val="none" w:sz="0" w:space="0" w:color="auto"/>
              </w:divBdr>
            </w:div>
            <w:div w:id="538710068">
              <w:marLeft w:val="480"/>
              <w:marRight w:val="0"/>
              <w:marTop w:val="0"/>
              <w:marBottom w:val="0"/>
              <w:divBdr>
                <w:top w:val="none" w:sz="0" w:space="0" w:color="auto"/>
                <w:left w:val="none" w:sz="0" w:space="0" w:color="auto"/>
                <w:bottom w:val="none" w:sz="0" w:space="0" w:color="auto"/>
                <w:right w:val="none" w:sz="0" w:space="0" w:color="auto"/>
              </w:divBdr>
            </w:div>
            <w:div w:id="538737555">
              <w:marLeft w:val="480"/>
              <w:marRight w:val="0"/>
              <w:marTop w:val="0"/>
              <w:marBottom w:val="0"/>
              <w:divBdr>
                <w:top w:val="none" w:sz="0" w:space="0" w:color="auto"/>
                <w:left w:val="none" w:sz="0" w:space="0" w:color="auto"/>
                <w:bottom w:val="none" w:sz="0" w:space="0" w:color="auto"/>
                <w:right w:val="none" w:sz="0" w:space="0" w:color="auto"/>
              </w:divBdr>
            </w:div>
            <w:div w:id="538905885">
              <w:marLeft w:val="480"/>
              <w:marRight w:val="0"/>
              <w:marTop w:val="0"/>
              <w:marBottom w:val="0"/>
              <w:divBdr>
                <w:top w:val="none" w:sz="0" w:space="0" w:color="auto"/>
                <w:left w:val="none" w:sz="0" w:space="0" w:color="auto"/>
                <w:bottom w:val="none" w:sz="0" w:space="0" w:color="auto"/>
                <w:right w:val="none" w:sz="0" w:space="0" w:color="auto"/>
              </w:divBdr>
            </w:div>
            <w:div w:id="539053802">
              <w:marLeft w:val="480"/>
              <w:marRight w:val="0"/>
              <w:marTop w:val="0"/>
              <w:marBottom w:val="0"/>
              <w:divBdr>
                <w:top w:val="none" w:sz="0" w:space="0" w:color="auto"/>
                <w:left w:val="none" w:sz="0" w:space="0" w:color="auto"/>
                <w:bottom w:val="none" w:sz="0" w:space="0" w:color="auto"/>
                <w:right w:val="none" w:sz="0" w:space="0" w:color="auto"/>
              </w:divBdr>
            </w:div>
            <w:div w:id="539054172">
              <w:marLeft w:val="480"/>
              <w:marRight w:val="0"/>
              <w:marTop w:val="0"/>
              <w:marBottom w:val="0"/>
              <w:divBdr>
                <w:top w:val="none" w:sz="0" w:space="0" w:color="auto"/>
                <w:left w:val="none" w:sz="0" w:space="0" w:color="auto"/>
                <w:bottom w:val="none" w:sz="0" w:space="0" w:color="auto"/>
                <w:right w:val="none" w:sz="0" w:space="0" w:color="auto"/>
              </w:divBdr>
            </w:div>
            <w:div w:id="539055493">
              <w:marLeft w:val="480"/>
              <w:marRight w:val="0"/>
              <w:marTop w:val="0"/>
              <w:marBottom w:val="0"/>
              <w:divBdr>
                <w:top w:val="none" w:sz="0" w:space="0" w:color="auto"/>
                <w:left w:val="none" w:sz="0" w:space="0" w:color="auto"/>
                <w:bottom w:val="none" w:sz="0" w:space="0" w:color="auto"/>
                <w:right w:val="none" w:sz="0" w:space="0" w:color="auto"/>
              </w:divBdr>
            </w:div>
            <w:div w:id="539128533">
              <w:marLeft w:val="480"/>
              <w:marRight w:val="0"/>
              <w:marTop w:val="0"/>
              <w:marBottom w:val="0"/>
              <w:divBdr>
                <w:top w:val="none" w:sz="0" w:space="0" w:color="auto"/>
                <w:left w:val="none" w:sz="0" w:space="0" w:color="auto"/>
                <w:bottom w:val="none" w:sz="0" w:space="0" w:color="auto"/>
                <w:right w:val="none" w:sz="0" w:space="0" w:color="auto"/>
              </w:divBdr>
            </w:div>
            <w:div w:id="539168847">
              <w:marLeft w:val="480"/>
              <w:marRight w:val="0"/>
              <w:marTop w:val="0"/>
              <w:marBottom w:val="0"/>
              <w:divBdr>
                <w:top w:val="none" w:sz="0" w:space="0" w:color="auto"/>
                <w:left w:val="none" w:sz="0" w:space="0" w:color="auto"/>
                <w:bottom w:val="none" w:sz="0" w:space="0" w:color="auto"/>
                <w:right w:val="none" w:sz="0" w:space="0" w:color="auto"/>
              </w:divBdr>
            </w:div>
            <w:div w:id="539243686">
              <w:marLeft w:val="480"/>
              <w:marRight w:val="0"/>
              <w:marTop w:val="0"/>
              <w:marBottom w:val="0"/>
              <w:divBdr>
                <w:top w:val="none" w:sz="0" w:space="0" w:color="auto"/>
                <w:left w:val="none" w:sz="0" w:space="0" w:color="auto"/>
                <w:bottom w:val="none" w:sz="0" w:space="0" w:color="auto"/>
                <w:right w:val="none" w:sz="0" w:space="0" w:color="auto"/>
              </w:divBdr>
            </w:div>
            <w:div w:id="539319339">
              <w:marLeft w:val="480"/>
              <w:marRight w:val="0"/>
              <w:marTop w:val="0"/>
              <w:marBottom w:val="0"/>
              <w:divBdr>
                <w:top w:val="none" w:sz="0" w:space="0" w:color="auto"/>
                <w:left w:val="none" w:sz="0" w:space="0" w:color="auto"/>
                <w:bottom w:val="none" w:sz="0" w:space="0" w:color="auto"/>
                <w:right w:val="none" w:sz="0" w:space="0" w:color="auto"/>
              </w:divBdr>
            </w:div>
            <w:div w:id="539323887">
              <w:marLeft w:val="480"/>
              <w:marRight w:val="0"/>
              <w:marTop w:val="0"/>
              <w:marBottom w:val="0"/>
              <w:divBdr>
                <w:top w:val="none" w:sz="0" w:space="0" w:color="auto"/>
                <w:left w:val="none" w:sz="0" w:space="0" w:color="auto"/>
                <w:bottom w:val="none" w:sz="0" w:space="0" w:color="auto"/>
                <w:right w:val="none" w:sz="0" w:space="0" w:color="auto"/>
              </w:divBdr>
            </w:div>
            <w:div w:id="539324668">
              <w:marLeft w:val="480"/>
              <w:marRight w:val="0"/>
              <w:marTop w:val="0"/>
              <w:marBottom w:val="0"/>
              <w:divBdr>
                <w:top w:val="none" w:sz="0" w:space="0" w:color="auto"/>
                <w:left w:val="none" w:sz="0" w:space="0" w:color="auto"/>
                <w:bottom w:val="none" w:sz="0" w:space="0" w:color="auto"/>
                <w:right w:val="none" w:sz="0" w:space="0" w:color="auto"/>
              </w:divBdr>
            </w:div>
            <w:div w:id="539393858">
              <w:marLeft w:val="480"/>
              <w:marRight w:val="0"/>
              <w:marTop w:val="0"/>
              <w:marBottom w:val="0"/>
              <w:divBdr>
                <w:top w:val="none" w:sz="0" w:space="0" w:color="auto"/>
                <w:left w:val="none" w:sz="0" w:space="0" w:color="auto"/>
                <w:bottom w:val="none" w:sz="0" w:space="0" w:color="auto"/>
                <w:right w:val="none" w:sz="0" w:space="0" w:color="auto"/>
              </w:divBdr>
            </w:div>
            <w:div w:id="539434815">
              <w:marLeft w:val="480"/>
              <w:marRight w:val="0"/>
              <w:marTop w:val="0"/>
              <w:marBottom w:val="0"/>
              <w:divBdr>
                <w:top w:val="none" w:sz="0" w:space="0" w:color="auto"/>
                <w:left w:val="none" w:sz="0" w:space="0" w:color="auto"/>
                <w:bottom w:val="none" w:sz="0" w:space="0" w:color="auto"/>
                <w:right w:val="none" w:sz="0" w:space="0" w:color="auto"/>
              </w:divBdr>
            </w:div>
            <w:div w:id="539437252">
              <w:marLeft w:val="480"/>
              <w:marRight w:val="0"/>
              <w:marTop w:val="0"/>
              <w:marBottom w:val="0"/>
              <w:divBdr>
                <w:top w:val="none" w:sz="0" w:space="0" w:color="auto"/>
                <w:left w:val="none" w:sz="0" w:space="0" w:color="auto"/>
                <w:bottom w:val="none" w:sz="0" w:space="0" w:color="auto"/>
                <w:right w:val="none" w:sz="0" w:space="0" w:color="auto"/>
              </w:divBdr>
            </w:div>
            <w:div w:id="539588415">
              <w:marLeft w:val="480"/>
              <w:marRight w:val="0"/>
              <w:marTop w:val="0"/>
              <w:marBottom w:val="0"/>
              <w:divBdr>
                <w:top w:val="none" w:sz="0" w:space="0" w:color="auto"/>
                <w:left w:val="none" w:sz="0" w:space="0" w:color="auto"/>
                <w:bottom w:val="none" w:sz="0" w:space="0" w:color="auto"/>
                <w:right w:val="none" w:sz="0" w:space="0" w:color="auto"/>
              </w:divBdr>
            </w:div>
            <w:div w:id="539630915">
              <w:marLeft w:val="480"/>
              <w:marRight w:val="0"/>
              <w:marTop w:val="0"/>
              <w:marBottom w:val="0"/>
              <w:divBdr>
                <w:top w:val="none" w:sz="0" w:space="0" w:color="auto"/>
                <w:left w:val="none" w:sz="0" w:space="0" w:color="auto"/>
                <w:bottom w:val="none" w:sz="0" w:space="0" w:color="auto"/>
                <w:right w:val="none" w:sz="0" w:space="0" w:color="auto"/>
              </w:divBdr>
            </w:div>
            <w:div w:id="539707727">
              <w:marLeft w:val="480"/>
              <w:marRight w:val="0"/>
              <w:marTop w:val="0"/>
              <w:marBottom w:val="0"/>
              <w:divBdr>
                <w:top w:val="none" w:sz="0" w:space="0" w:color="auto"/>
                <w:left w:val="none" w:sz="0" w:space="0" w:color="auto"/>
                <w:bottom w:val="none" w:sz="0" w:space="0" w:color="auto"/>
                <w:right w:val="none" w:sz="0" w:space="0" w:color="auto"/>
              </w:divBdr>
            </w:div>
            <w:div w:id="539710685">
              <w:marLeft w:val="480"/>
              <w:marRight w:val="0"/>
              <w:marTop w:val="0"/>
              <w:marBottom w:val="0"/>
              <w:divBdr>
                <w:top w:val="none" w:sz="0" w:space="0" w:color="auto"/>
                <w:left w:val="none" w:sz="0" w:space="0" w:color="auto"/>
                <w:bottom w:val="none" w:sz="0" w:space="0" w:color="auto"/>
                <w:right w:val="none" w:sz="0" w:space="0" w:color="auto"/>
              </w:divBdr>
            </w:div>
            <w:div w:id="539755033">
              <w:marLeft w:val="480"/>
              <w:marRight w:val="0"/>
              <w:marTop w:val="0"/>
              <w:marBottom w:val="0"/>
              <w:divBdr>
                <w:top w:val="none" w:sz="0" w:space="0" w:color="auto"/>
                <w:left w:val="none" w:sz="0" w:space="0" w:color="auto"/>
                <w:bottom w:val="none" w:sz="0" w:space="0" w:color="auto"/>
                <w:right w:val="none" w:sz="0" w:space="0" w:color="auto"/>
              </w:divBdr>
            </w:div>
            <w:div w:id="539829278">
              <w:marLeft w:val="480"/>
              <w:marRight w:val="0"/>
              <w:marTop w:val="0"/>
              <w:marBottom w:val="0"/>
              <w:divBdr>
                <w:top w:val="none" w:sz="0" w:space="0" w:color="auto"/>
                <w:left w:val="none" w:sz="0" w:space="0" w:color="auto"/>
                <w:bottom w:val="none" w:sz="0" w:space="0" w:color="auto"/>
                <w:right w:val="none" w:sz="0" w:space="0" w:color="auto"/>
              </w:divBdr>
            </w:div>
            <w:div w:id="539978506">
              <w:marLeft w:val="480"/>
              <w:marRight w:val="0"/>
              <w:marTop w:val="0"/>
              <w:marBottom w:val="0"/>
              <w:divBdr>
                <w:top w:val="none" w:sz="0" w:space="0" w:color="auto"/>
                <w:left w:val="none" w:sz="0" w:space="0" w:color="auto"/>
                <w:bottom w:val="none" w:sz="0" w:space="0" w:color="auto"/>
                <w:right w:val="none" w:sz="0" w:space="0" w:color="auto"/>
              </w:divBdr>
            </w:div>
            <w:div w:id="540022558">
              <w:marLeft w:val="480"/>
              <w:marRight w:val="0"/>
              <w:marTop w:val="0"/>
              <w:marBottom w:val="0"/>
              <w:divBdr>
                <w:top w:val="none" w:sz="0" w:space="0" w:color="auto"/>
                <w:left w:val="none" w:sz="0" w:space="0" w:color="auto"/>
                <w:bottom w:val="none" w:sz="0" w:space="0" w:color="auto"/>
                <w:right w:val="none" w:sz="0" w:space="0" w:color="auto"/>
              </w:divBdr>
            </w:div>
            <w:div w:id="540167094">
              <w:marLeft w:val="480"/>
              <w:marRight w:val="0"/>
              <w:marTop w:val="0"/>
              <w:marBottom w:val="0"/>
              <w:divBdr>
                <w:top w:val="none" w:sz="0" w:space="0" w:color="auto"/>
                <w:left w:val="none" w:sz="0" w:space="0" w:color="auto"/>
                <w:bottom w:val="none" w:sz="0" w:space="0" w:color="auto"/>
                <w:right w:val="none" w:sz="0" w:space="0" w:color="auto"/>
              </w:divBdr>
            </w:div>
            <w:div w:id="540241200">
              <w:marLeft w:val="480"/>
              <w:marRight w:val="0"/>
              <w:marTop w:val="0"/>
              <w:marBottom w:val="0"/>
              <w:divBdr>
                <w:top w:val="none" w:sz="0" w:space="0" w:color="auto"/>
                <w:left w:val="none" w:sz="0" w:space="0" w:color="auto"/>
                <w:bottom w:val="none" w:sz="0" w:space="0" w:color="auto"/>
                <w:right w:val="none" w:sz="0" w:space="0" w:color="auto"/>
              </w:divBdr>
            </w:div>
            <w:div w:id="540284533">
              <w:marLeft w:val="480"/>
              <w:marRight w:val="0"/>
              <w:marTop w:val="0"/>
              <w:marBottom w:val="0"/>
              <w:divBdr>
                <w:top w:val="none" w:sz="0" w:space="0" w:color="auto"/>
                <w:left w:val="none" w:sz="0" w:space="0" w:color="auto"/>
                <w:bottom w:val="none" w:sz="0" w:space="0" w:color="auto"/>
                <w:right w:val="none" w:sz="0" w:space="0" w:color="auto"/>
              </w:divBdr>
            </w:div>
            <w:div w:id="540285396">
              <w:marLeft w:val="480"/>
              <w:marRight w:val="0"/>
              <w:marTop w:val="0"/>
              <w:marBottom w:val="0"/>
              <w:divBdr>
                <w:top w:val="none" w:sz="0" w:space="0" w:color="auto"/>
                <w:left w:val="none" w:sz="0" w:space="0" w:color="auto"/>
                <w:bottom w:val="none" w:sz="0" w:space="0" w:color="auto"/>
                <w:right w:val="none" w:sz="0" w:space="0" w:color="auto"/>
              </w:divBdr>
            </w:div>
            <w:div w:id="540476703">
              <w:marLeft w:val="480"/>
              <w:marRight w:val="0"/>
              <w:marTop w:val="0"/>
              <w:marBottom w:val="0"/>
              <w:divBdr>
                <w:top w:val="none" w:sz="0" w:space="0" w:color="auto"/>
                <w:left w:val="none" w:sz="0" w:space="0" w:color="auto"/>
                <w:bottom w:val="none" w:sz="0" w:space="0" w:color="auto"/>
                <w:right w:val="none" w:sz="0" w:space="0" w:color="auto"/>
              </w:divBdr>
            </w:div>
            <w:div w:id="540482007">
              <w:marLeft w:val="480"/>
              <w:marRight w:val="0"/>
              <w:marTop w:val="0"/>
              <w:marBottom w:val="0"/>
              <w:divBdr>
                <w:top w:val="none" w:sz="0" w:space="0" w:color="auto"/>
                <w:left w:val="none" w:sz="0" w:space="0" w:color="auto"/>
                <w:bottom w:val="none" w:sz="0" w:space="0" w:color="auto"/>
                <w:right w:val="none" w:sz="0" w:space="0" w:color="auto"/>
              </w:divBdr>
            </w:div>
            <w:div w:id="540482741">
              <w:marLeft w:val="480"/>
              <w:marRight w:val="0"/>
              <w:marTop w:val="0"/>
              <w:marBottom w:val="0"/>
              <w:divBdr>
                <w:top w:val="none" w:sz="0" w:space="0" w:color="auto"/>
                <w:left w:val="none" w:sz="0" w:space="0" w:color="auto"/>
                <w:bottom w:val="none" w:sz="0" w:space="0" w:color="auto"/>
                <w:right w:val="none" w:sz="0" w:space="0" w:color="auto"/>
              </w:divBdr>
            </w:div>
            <w:div w:id="540555565">
              <w:marLeft w:val="480"/>
              <w:marRight w:val="0"/>
              <w:marTop w:val="0"/>
              <w:marBottom w:val="0"/>
              <w:divBdr>
                <w:top w:val="none" w:sz="0" w:space="0" w:color="auto"/>
                <w:left w:val="none" w:sz="0" w:space="0" w:color="auto"/>
                <w:bottom w:val="none" w:sz="0" w:space="0" w:color="auto"/>
                <w:right w:val="none" w:sz="0" w:space="0" w:color="auto"/>
              </w:divBdr>
            </w:div>
            <w:div w:id="540675268">
              <w:marLeft w:val="480"/>
              <w:marRight w:val="0"/>
              <w:marTop w:val="0"/>
              <w:marBottom w:val="0"/>
              <w:divBdr>
                <w:top w:val="none" w:sz="0" w:space="0" w:color="auto"/>
                <w:left w:val="none" w:sz="0" w:space="0" w:color="auto"/>
                <w:bottom w:val="none" w:sz="0" w:space="0" w:color="auto"/>
                <w:right w:val="none" w:sz="0" w:space="0" w:color="auto"/>
              </w:divBdr>
            </w:div>
            <w:div w:id="540826853">
              <w:marLeft w:val="480"/>
              <w:marRight w:val="0"/>
              <w:marTop w:val="0"/>
              <w:marBottom w:val="0"/>
              <w:divBdr>
                <w:top w:val="none" w:sz="0" w:space="0" w:color="auto"/>
                <w:left w:val="none" w:sz="0" w:space="0" w:color="auto"/>
                <w:bottom w:val="none" w:sz="0" w:space="0" w:color="auto"/>
                <w:right w:val="none" w:sz="0" w:space="0" w:color="auto"/>
              </w:divBdr>
            </w:div>
            <w:div w:id="540944021">
              <w:marLeft w:val="480"/>
              <w:marRight w:val="0"/>
              <w:marTop w:val="0"/>
              <w:marBottom w:val="0"/>
              <w:divBdr>
                <w:top w:val="none" w:sz="0" w:space="0" w:color="auto"/>
                <w:left w:val="none" w:sz="0" w:space="0" w:color="auto"/>
                <w:bottom w:val="none" w:sz="0" w:space="0" w:color="auto"/>
                <w:right w:val="none" w:sz="0" w:space="0" w:color="auto"/>
              </w:divBdr>
            </w:div>
            <w:div w:id="541017140">
              <w:marLeft w:val="480"/>
              <w:marRight w:val="0"/>
              <w:marTop w:val="0"/>
              <w:marBottom w:val="0"/>
              <w:divBdr>
                <w:top w:val="none" w:sz="0" w:space="0" w:color="auto"/>
                <w:left w:val="none" w:sz="0" w:space="0" w:color="auto"/>
                <w:bottom w:val="none" w:sz="0" w:space="0" w:color="auto"/>
                <w:right w:val="none" w:sz="0" w:space="0" w:color="auto"/>
              </w:divBdr>
            </w:div>
            <w:div w:id="541090189">
              <w:marLeft w:val="480"/>
              <w:marRight w:val="0"/>
              <w:marTop w:val="0"/>
              <w:marBottom w:val="0"/>
              <w:divBdr>
                <w:top w:val="none" w:sz="0" w:space="0" w:color="auto"/>
                <w:left w:val="none" w:sz="0" w:space="0" w:color="auto"/>
                <w:bottom w:val="none" w:sz="0" w:space="0" w:color="auto"/>
                <w:right w:val="none" w:sz="0" w:space="0" w:color="auto"/>
              </w:divBdr>
            </w:div>
            <w:div w:id="541091836">
              <w:marLeft w:val="480"/>
              <w:marRight w:val="0"/>
              <w:marTop w:val="0"/>
              <w:marBottom w:val="0"/>
              <w:divBdr>
                <w:top w:val="none" w:sz="0" w:space="0" w:color="auto"/>
                <w:left w:val="none" w:sz="0" w:space="0" w:color="auto"/>
                <w:bottom w:val="none" w:sz="0" w:space="0" w:color="auto"/>
                <w:right w:val="none" w:sz="0" w:space="0" w:color="auto"/>
              </w:divBdr>
            </w:div>
            <w:div w:id="541286923">
              <w:marLeft w:val="480"/>
              <w:marRight w:val="0"/>
              <w:marTop w:val="0"/>
              <w:marBottom w:val="0"/>
              <w:divBdr>
                <w:top w:val="none" w:sz="0" w:space="0" w:color="auto"/>
                <w:left w:val="none" w:sz="0" w:space="0" w:color="auto"/>
                <w:bottom w:val="none" w:sz="0" w:space="0" w:color="auto"/>
                <w:right w:val="none" w:sz="0" w:space="0" w:color="auto"/>
              </w:divBdr>
            </w:div>
            <w:div w:id="541481820">
              <w:marLeft w:val="480"/>
              <w:marRight w:val="0"/>
              <w:marTop w:val="0"/>
              <w:marBottom w:val="0"/>
              <w:divBdr>
                <w:top w:val="none" w:sz="0" w:space="0" w:color="auto"/>
                <w:left w:val="none" w:sz="0" w:space="0" w:color="auto"/>
                <w:bottom w:val="none" w:sz="0" w:space="0" w:color="auto"/>
                <w:right w:val="none" w:sz="0" w:space="0" w:color="auto"/>
              </w:divBdr>
            </w:div>
            <w:div w:id="541600695">
              <w:marLeft w:val="480"/>
              <w:marRight w:val="0"/>
              <w:marTop w:val="0"/>
              <w:marBottom w:val="0"/>
              <w:divBdr>
                <w:top w:val="none" w:sz="0" w:space="0" w:color="auto"/>
                <w:left w:val="none" w:sz="0" w:space="0" w:color="auto"/>
                <w:bottom w:val="none" w:sz="0" w:space="0" w:color="auto"/>
                <w:right w:val="none" w:sz="0" w:space="0" w:color="auto"/>
              </w:divBdr>
            </w:div>
            <w:div w:id="541673532">
              <w:marLeft w:val="480"/>
              <w:marRight w:val="0"/>
              <w:marTop w:val="0"/>
              <w:marBottom w:val="0"/>
              <w:divBdr>
                <w:top w:val="none" w:sz="0" w:space="0" w:color="auto"/>
                <w:left w:val="none" w:sz="0" w:space="0" w:color="auto"/>
                <w:bottom w:val="none" w:sz="0" w:space="0" w:color="auto"/>
                <w:right w:val="none" w:sz="0" w:space="0" w:color="auto"/>
              </w:divBdr>
            </w:div>
            <w:div w:id="541793674">
              <w:marLeft w:val="480"/>
              <w:marRight w:val="0"/>
              <w:marTop w:val="0"/>
              <w:marBottom w:val="0"/>
              <w:divBdr>
                <w:top w:val="none" w:sz="0" w:space="0" w:color="auto"/>
                <w:left w:val="none" w:sz="0" w:space="0" w:color="auto"/>
                <w:bottom w:val="none" w:sz="0" w:space="0" w:color="auto"/>
                <w:right w:val="none" w:sz="0" w:space="0" w:color="auto"/>
              </w:divBdr>
            </w:div>
            <w:div w:id="541941030">
              <w:marLeft w:val="480"/>
              <w:marRight w:val="0"/>
              <w:marTop w:val="0"/>
              <w:marBottom w:val="0"/>
              <w:divBdr>
                <w:top w:val="none" w:sz="0" w:space="0" w:color="auto"/>
                <w:left w:val="none" w:sz="0" w:space="0" w:color="auto"/>
                <w:bottom w:val="none" w:sz="0" w:space="0" w:color="auto"/>
                <w:right w:val="none" w:sz="0" w:space="0" w:color="auto"/>
              </w:divBdr>
            </w:div>
            <w:div w:id="541983541">
              <w:marLeft w:val="480"/>
              <w:marRight w:val="0"/>
              <w:marTop w:val="0"/>
              <w:marBottom w:val="0"/>
              <w:divBdr>
                <w:top w:val="none" w:sz="0" w:space="0" w:color="auto"/>
                <w:left w:val="none" w:sz="0" w:space="0" w:color="auto"/>
                <w:bottom w:val="none" w:sz="0" w:space="0" w:color="auto"/>
                <w:right w:val="none" w:sz="0" w:space="0" w:color="auto"/>
              </w:divBdr>
            </w:div>
            <w:div w:id="541988690">
              <w:marLeft w:val="480"/>
              <w:marRight w:val="0"/>
              <w:marTop w:val="0"/>
              <w:marBottom w:val="0"/>
              <w:divBdr>
                <w:top w:val="none" w:sz="0" w:space="0" w:color="auto"/>
                <w:left w:val="none" w:sz="0" w:space="0" w:color="auto"/>
                <w:bottom w:val="none" w:sz="0" w:space="0" w:color="auto"/>
                <w:right w:val="none" w:sz="0" w:space="0" w:color="auto"/>
              </w:divBdr>
            </w:div>
            <w:div w:id="542057232">
              <w:marLeft w:val="480"/>
              <w:marRight w:val="0"/>
              <w:marTop w:val="0"/>
              <w:marBottom w:val="0"/>
              <w:divBdr>
                <w:top w:val="none" w:sz="0" w:space="0" w:color="auto"/>
                <w:left w:val="none" w:sz="0" w:space="0" w:color="auto"/>
                <w:bottom w:val="none" w:sz="0" w:space="0" w:color="auto"/>
                <w:right w:val="none" w:sz="0" w:space="0" w:color="auto"/>
              </w:divBdr>
            </w:div>
            <w:div w:id="542058996">
              <w:marLeft w:val="480"/>
              <w:marRight w:val="0"/>
              <w:marTop w:val="0"/>
              <w:marBottom w:val="0"/>
              <w:divBdr>
                <w:top w:val="none" w:sz="0" w:space="0" w:color="auto"/>
                <w:left w:val="none" w:sz="0" w:space="0" w:color="auto"/>
                <w:bottom w:val="none" w:sz="0" w:space="0" w:color="auto"/>
                <w:right w:val="none" w:sz="0" w:space="0" w:color="auto"/>
              </w:divBdr>
            </w:div>
            <w:div w:id="542064889">
              <w:marLeft w:val="480"/>
              <w:marRight w:val="0"/>
              <w:marTop w:val="0"/>
              <w:marBottom w:val="0"/>
              <w:divBdr>
                <w:top w:val="none" w:sz="0" w:space="0" w:color="auto"/>
                <w:left w:val="none" w:sz="0" w:space="0" w:color="auto"/>
                <w:bottom w:val="none" w:sz="0" w:space="0" w:color="auto"/>
                <w:right w:val="none" w:sz="0" w:space="0" w:color="auto"/>
              </w:divBdr>
            </w:div>
            <w:div w:id="542179699">
              <w:marLeft w:val="480"/>
              <w:marRight w:val="0"/>
              <w:marTop w:val="0"/>
              <w:marBottom w:val="0"/>
              <w:divBdr>
                <w:top w:val="none" w:sz="0" w:space="0" w:color="auto"/>
                <w:left w:val="none" w:sz="0" w:space="0" w:color="auto"/>
                <w:bottom w:val="none" w:sz="0" w:space="0" w:color="auto"/>
                <w:right w:val="none" w:sz="0" w:space="0" w:color="auto"/>
              </w:divBdr>
            </w:div>
            <w:div w:id="542324326">
              <w:marLeft w:val="480"/>
              <w:marRight w:val="0"/>
              <w:marTop w:val="0"/>
              <w:marBottom w:val="0"/>
              <w:divBdr>
                <w:top w:val="none" w:sz="0" w:space="0" w:color="auto"/>
                <w:left w:val="none" w:sz="0" w:space="0" w:color="auto"/>
                <w:bottom w:val="none" w:sz="0" w:space="0" w:color="auto"/>
                <w:right w:val="none" w:sz="0" w:space="0" w:color="auto"/>
              </w:divBdr>
            </w:div>
            <w:div w:id="542594315">
              <w:marLeft w:val="480"/>
              <w:marRight w:val="0"/>
              <w:marTop w:val="0"/>
              <w:marBottom w:val="0"/>
              <w:divBdr>
                <w:top w:val="none" w:sz="0" w:space="0" w:color="auto"/>
                <w:left w:val="none" w:sz="0" w:space="0" w:color="auto"/>
                <w:bottom w:val="none" w:sz="0" w:space="0" w:color="auto"/>
                <w:right w:val="none" w:sz="0" w:space="0" w:color="auto"/>
              </w:divBdr>
            </w:div>
            <w:div w:id="542639360">
              <w:marLeft w:val="480"/>
              <w:marRight w:val="0"/>
              <w:marTop w:val="0"/>
              <w:marBottom w:val="0"/>
              <w:divBdr>
                <w:top w:val="none" w:sz="0" w:space="0" w:color="auto"/>
                <w:left w:val="none" w:sz="0" w:space="0" w:color="auto"/>
                <w:bottom w:val="none" w:sz="0" w:space="0" w:color="auto"/>
                <w:right w:val="none" w:sz="0" w:space="0" w:color="auto"/>
              </w:divBdr>
            </w:div>
            <w:div w:id="542642562">
              <w:marLeft w:val="480"/>
              <w:marRight w:val="0"/>
              <w:marTop w:val="0"/>
              <w:marBottom w:val="0"/>
              <w:divBdr>
                <w:top w:val="none" w:sz="0" w:space="0" w:color="auto"/>
                <w:left w:val="none" w:sz="0" w:space="0" w:color="auto"/>
                <w:bottom w:val="none" w:sz="0" w:space="0" w:color="auto"/>
                <w:right w:val="none" w:sz="0" w:space="0" w:color="auto"/>
              </w:divBdr>
            </w:div>
            <w:div w:id="542791710">
              <w:marLeft w:val="480"/>
              <w:marRight w:val="0"/>
              <w:marTop w:val="0"/>
              <w:marBottom w:val="0"/>
              <w:divBdr>
                <w:top w:val="none" w:sz="0" w:space="0" w:color="auto"/>
                <w:left w:val="none" w:sz="0" w:space="0" w:color="auto"/>
                <w:bottom w:val="none" w:sz="0" w:space="0" w:color="auto"/>
                <w:right w:val="none" w:sz="0" w:space="0" w:color="auto"/>
              </w:divBdr>
            </w:div>
            <w:div w:id="542862915">
              <w:marLeft w:val="480"/>
              <w:marRight w:val="0"/>
              <w:marTop w:val="0"/>
              <w:marBottom w:val="0"/>
              <w:divBdr>
                <w:top w:val="none" w:sz="0" w:space="0" w:color="auto"/>
                <w:left w:val="none" w:sz="0" w:space="0" w:color="auto"/>
                <w:bottom w:val="none" w:sz="0" w:space="0" w:color="auto"/>
                <w:right w:val="none" w:sz="0" w:space="0" w:color="auto"/>
              </w:divBdr>
            </w:div>
            <w:div w:id="542980910">
              <w:marLeft w:val="480"/>
              <w:marRight w:val="0"/>
              <w:marTop w:val="0"/>
              <w:marBottom w:val="0"/>
              <w:divBdr>
                <w:top w:val="none" w:sz="0" w:space="0" w:color="auto"/>
                <w:left w:val="none" w:sz="0" w:space="0" w:color="auto"/>
                <w:bottom w:val="none" w:sz="0" w:space="0" w:color="auto"/>
                <w:right w:val="none" w:sz="0" w:space="0" w:color="auto"/>
              </w:divBdr>
            </w:div>
            <w:div w:id="543062522">
              <w:marLeft w:val="480"/>
              <w:marRight w:val="0"/>
              <w:marTop w:val="0"/>
              <w:marBottom w:val="0"/>
              <w:divBdr>
                <w:top w:val="none" w:sz="0" w:space="0" w:color="auto"/>
                <w:left w:val="none" w:sz="0" w:space="0" w:color="auto"/>
                <w:bottom w:val="none" w:sz="0" w:space="0" w:color="auto"/>
                <w:right w:val="none" w:sz="0" w:space="0" w:color="auto"/>
              </w:divBdr>
            </w:div>
            <w:div w:id="543366438">
              <w:marLeft w:val="480"/>
              <w:marRight w:val="0"/>
              <w:marTop w:val="0"/>
              <w:marBottom w:val="0"/>
              <w:divBdr>
                <w:top w:val="none" w:sz="0" w:space="0" w:color="auto"/>
                <w:left w:val="none" w:sz="0" w:space="0" w:color="auto"/>
                <w:bottom w:val="none" w:sz="0" w:space="0" w:color="auto"/>
                <w:right w:val="none" w:sz="0" w:space="0" w:color="auto"/>
              </w:divBdr>
            </w:div>
            <w:div w:id="543370975">
              <w:marLeft w:val="480"/>
              <w:marRight w:val="0"/>
              <w:marTop w:val="0"/>
              <w:marBottom w:val="0"/>
              <w:divBdr>
                <w:top w:val="none" w:sz="0" w:space="0" w:color="auto"/>
                <w:left w:val="none" w:sz="0" w:space="0" w:color="auto"/>
                <w:bottom w:val="none" w:sz="0" w:space="0" w:color="auto"/>
                <w:right w:val="none" w:sz="0" w:space="0" w:color="auto"/>
              </w:divBdr>
            </w:div>
            <w:div w:id="543372518">
              <w:marLeft w:val="480"/>
              <w:marRight w:val="0"/>
              <w:marTop w:val="0"/>
              <w:marBottom w:val="0"/>
              <w:divBdr>
                <w:top w:val="none" w:sz="0" w:space="0" w:color="auto"/>
                <w:left w:val="none" w:sz="0" w:space="0" w:color="auto"/>
                <w:bottom w:val="none" w:sz="0" w:space="0" w:color="auto"/>
                <w:right w:val="none" w:sz="0" w:space="0" w:color="auto"/>
              </w:divBdr>
            </w:div>
            <w:div w:id="543491103">
              <w:marLeft w:val="480"/>
              <w:marRight w:val="0"/>
              <w:marTop w:val="0"/>
              <w:marBottom w:val="0"/>
              <w:divBdr>
                <w:top w:val="none" w:sz="0" w:space="0" w:color="auto"/>
                <w:left w:val="none" w:sz="0" w:space="0" w:color="auto"/>
                <w:bottom w:val="none" w:sz="0" w:space="0" w:color="auto"/>
                <w:right w:val="none" w:sz="0" w:space="0" w:color="auto"/>
              </w:divBdr>
            </w:div>
            <w:div w:id="543521311">
              <w:marLeft w:val="480"/>
              <w:marRight w:val="0"/>
              <w:marTop w:val="0"/>
              <w:marBottom w:val="0"/>
              <w:divBdr>
                <w:top w:val="none" w:sz="0" w:space="0" w:color="auto"/>
                <w:left w:val="none" w:sz="0" w:space="0" w:color="auto"/>
                <w:bottom w:val="none" w:sz="0" w:space="0" w:color="auto"/>
                <w:right w:val="none" w:sz="0" w:space="0" w:color="auto"/>
              </w:divBdr>
            </w:div>
            <w:div w:id="543709876">
              <w:marLeft w:val="480"/>
              <w:marRight w:val="0"/>
              <w:marTop w:val="0"/>
              <w:marBottom w:val="0"/>
              <w:divBdr>
                <w:top w:val="none" w:sz="0" w:space="0" w:color="auto"/>
                <w:left w:val="none" w:sz="0" w:space="0" w:color="auto"/>
                <w:bottom w:val="none" w:sz="0" w:space="0" w:color="auto"/>
                <w:right w:val="none" w:sz="0" w:space="0" w:color="auto"/>
              </w:divBdr>
            </w:div>
            <w:div w:id="543715276">
              <w:marLeft w:val="480"/>
              <w:marRight w:val="0"/>
              <w:marTop w:val="0"/>
              <w:marBottom w:val="0"/>
              <w:divBdr>
                <w:top w:val="none" w:sz="0" w:space="0" w:color="auto"/>
                <w:left w:val="none" w:sz="0" w:space="0" w:color="auto"/>
                <w:bottom w:val="none" w:sz="0" w:space="0" w:color="auto"/>
                <w:right w:val="none" w:sz="0" w:space="0" w:color="auto"/>
              </w:divBdr>
            </w:div>
            <w:div w:id="543718828">
              <w:marLeft w:val="480"/>
              <w:marRight w:val="0"/>
              <w:marTop w:val="0"/>
              <w:marBottom w:val="0"/>
              <w:divBdr>
                <w:top w:val="none" w:sz="0" w:space="0" w:color="auto"/>
                <w:left w:val="none" w:sz="0" w:space="0" w:color="auto"/>
                <w:bottom w:val="none" w:sz="0" w:space="0" w:color="auto"/>
                <w:right w:val="none" w:sz="0" w:space="0" w:color="auto"/>
              </w:divBdr>
            </w:div>
            <w:div w:id="543836981">
              <w:marLeft w:val="480"/>
              <w:marRight w:val="0"/>
              <w:marTop w:val="0"/>
              <w:marBottom w:val="0"/>
              <w:divBdr>
                <w:top w:val="none" w:sz="0" w:space="0" w:color="auto"/>
                <w:left w:val="none" w:sz="0" w:space="0" w:color="auto"/>
                <w:bottom w:val="none" w:sz="0" w:space="0" w:color="auto"/>
                <w:right w:val="none" w:sz="0" w:space="0" w:color="auto"/>
              </w:divBdr>
            </w:div>
            <w:div w:id="543904193">
              <w:marLeft w:val="480"/>
              <w:marRight w:val="0"/>
              <w:marTop w:val="0"/>
              <w:marBottom w:val="0"/>
              <w:divBdr>
                <w:top w:val="none" w:sz="0" w:space="0" w:color="auto"/>
                <w:left w:val="none" w:sz="0" w:space="0" w:color="auto"/>
                <w:bottom w:val="none" w:sz="0" w:space="0" w:color="auto"/>
                <w:right w:val="none" w:sz="0" w:space="0" w:color="auto"/>
              </w:divBdr>
            </w:div>
            <w:div w:id="543910522">
              <w:marLeft w:val="480"/>
              <w:marRight w:val="0"/>
              <w:marTop w:val="0"/>
              <w:marBottom w:val="0"/>
              <w:divBdr>
                <w:top w:val="none" w:sz="0" w:space="0" w:color="auto"/>
                <w:left w:val="none" w:sz="0" w:space="0" w:color="auto"/>
                <w:bottom w:val="none" w:sz="0" w:space="0" w:color="auto"/>
                <w:right w:val="none" w:sz="0" w:space="0" w:color="auto"/>
              </w:divBdr>
            </w:div>
            <w:div w:id="543911564">
              <w:marLeft w:val="480"/>
              <w:marRight w:val="0"/>
              <w:marTop w:val="0"/>
              <w:marBottom w:val="0"/>
              <w:divBdr>
                <w:top w:val="none" w:sz="0" w:space="0" w:color="auto"/>
                <w:left w:val="none" w:sz="0" w:space="0" w:color="auto"/>
                <w:bottom w:val="none" w:sz="0" w:space="0" w:color="auto"/>
                <w:right w:val="none" w:sz="0" w:space="0" w:color="auto"/>
              </w:divBdr>
            </w:div>
            <w:div w:id="543950351">
              <w:marLeft w:val="480"/>
              <w:marRight w:val="0"/>
              <w:marTop w:val="0"/>
              <w:marBottom w:val="0"/>
              <w:divBdr>
                <w:top w:val="none" w:sz="0" w:space="0" w:color="auto"/>
                <w:left w:val="none" w:sz="0" w:space="0" w:color="auto"/>
                <w:bottom w:val="none" w:sz="0" w:space="0" w:color="auto"/>
                <w:right w:val="none" w:sz="0" w:space="0" w:color="auto"/>
              </w:divBdr>
            </w:div>
            <w:div w:id="543951014">
              <w:marLeft w:val="480"/>
              <w:marRight w:val="0"/>
              <w:marTop w:val="0"/>
              <w:marBottom w:val="0"/>
              <w:divBdr>
                <w:top w:val="none" w:sz="0" w:space="0" w:color="auto"/>
                <w:left w:val="none" w:sz="0" w:space="0" w:color="auto"/>
                <w:bottom w:val="none" w:sz="0" w:space="0" w:color="auto"/>
                <w:right w:val="none" w:sz="0" w:space="0" w:color="auto"/>
              </w:divBdr>
            </w:div>
            <w:div w:id="544025635">
              <w:marLeft w:val="480"/>
              <w:marRight w:val="0"/>
              <w:marTop w:val="0"/>
              <w:marBottom w:val="0"/>
              <w:divBdr>
                <w:top w:val="none" w:sz="0" w:space="0" w:color="auto"/>
                <w:left w:val="none" w:sz="0" w:space="0" w:color="auto"/>
                <w:bottom w:val="none" w:sz="0" w:space="0" w:color="auto"/>
                <w:right w:val="none" w:sz="0" w:space="0" w:color="auto"/>
              </w:divBdr>
            </w:div>
            <w:div w:id="544029229">
              <w:marLeft w:val="480"/>
              <w:marRight w:val="0"/>
              <w:marTop w:val="0"/>
              <w:marBottom w:val="0"/>
              <w:divBdr>
                <w:top w:val="none" w:sz="0" w:space="0" w:color="auto"/>
                <w:left w:val="none" w:sz="0" w:space="0" w:color="auto"/>
                <w:bottom w:val="none" w:sz="0" w:space="0" w:color="auto"/>
                <w:right w:val="none" w:sz="0" w:space="0" w:color="auto"/>
              </w:divBdr>
            </w:div>
            <w:div w:id="544217729">
              <w:marLeft w:val="480"/>
              <w:marRight w:val="0"/>
              <w:marTop w:val="0"/>
              <w:marBottom w:val="0"/>
              <w:divBdr>
                <w:top w:val="none" w:sz="0" w:space="0" w:color="auto"/>
                <w:left w:val="none" w:sz="0" w:space="0" w:color="auto"/>
                <w:bottom w:val="none" w:sz="0" w:space="0" w:color="auto"/>
                <w:right w:val="none" w:sz="0" w:space="0" w:color="auto"/>
              </w:divBdr>
            </w:div>
            <w:div w:id="544373963">
              <w:marLeft w:val="480"/>
              <w:marRight w:val="0"/>
              <w:marTop w:val="0"/>
              <w:marBottom w:val="0"/>
              <w:divBdr>
                <w:top w:val="none" w:sz="0" w:space="0" w:color="auto"/>
                <w:left w:val="none" w:sz="0" w:space="0" w:color="auto"/>
                <w:bottom w:val="none" w:sz="0" w:space="0" w:color="auto"/>
                <w:right w:val="none" w:sz="0" w:space="0" w:color="auto"/>
              </w:divBdr>
            </w:div>
            <w:div w:id="544489671">
              <w:marLeft w:val="480"/>
              <w:marRight w:val="0"/>
              <w:marTop w:val="0"/>
              <w:marBottom w:val="0"/>
              <w:divBdr>
                <w:top w:val="none" w:sz="0" w:space="0" w:color="auto"/>
                <w:left w:val="none" w:sz="0" w:space="0" w:color="auto"/>
                <w:bottom w:val="none" w:sz="0" w:space="0" w:color="auto"/>
                <w:right w:val="none" w:sz="0" w:space="0" w:color="auto"/>
              </w:divBdr>
            </w:div>
            <w:div w:id="544564068">
              <w:marLeft w:val="480"/>
              <w:marRight w:val="0"/>
              <w:marTop w:val="0"/>
              <w:marBottom w:val="0"/>
              <w:divBdr>
                <w:top w:val="none" w:sz="0" w:space="0" w:color="auto"/>
                <w:left w:val="none" w:sz="0" w:space="0" w:color="auto"/>
                <w:bottom w:val="none" w:sz="0" w:space="0" w:color="auto"/>
                <w:right w:val="none" w:sz="0" w:space="0" w:color="auto"/>
              </w:divBdr>
            </w:div>
            <w:div w:id="544564706">
              <w:marLeft w:val="480"/>
              <w:marRight w:val="0"/>
              <w:marTop w:val="0"/>
              <w:marBottom w:val="0"/>
              <w:divBdr>
                <w:top w:val="none" w:sz="0" w:space="0" w:color="auto"/>
                <w:left w:val="none" w:sz="0" w:space="0" w:color="auto"/>
                <w:bottom w:val="none" w:sz="0" w:space="0" w:color="auto"/>
                <w:right w:val="none" w:sz="0" w:space="0" w:color="auto"/>
              </w:divBdr>
            </w:div>
            <w:div w:id="544567166">
              <w:marLeft w:val="480"/>
              <w:marRight w:val="0"/>
              <w:marTop w:val="0"/>
              <w:marBottom w:val="0"/>
              <w:divBdr>
                <w:top w:val="none" w:sz="0" w:space="0" w:color="auto"/>
                <w:left w:val="none" w:sz="0" w:space="0" w:color="auto"/>
                <w:bottom w:val="none" w:sz="0" w:space="0" w:color="auto"/>
                <w:right w:val="none" w:sz="0" w:space="0" w:color="auto"/>
              </w:divBdr>
            </w:div>
            <w:div w:id="544634658">
              <w:marLeft w:val="480"/>
              <w:marRight w:val="0"/>
              <w:marTop w:val="0"/>
              <w:marBottom w:val="0"/>
              <w:divBdr>
                <w:top w:val="none" w:sz="0" w:space="0" w:color="auto"/>
                <w:left w:val="none" w:sz="0" w:space="0" w:color="auto"/>
                <w:bottom w:val="none" w:sz="0" w:space="0" w:color="auto"/>
                <w:right w:val="none" w:sz="0" w:space="0" w:color="auto"/>
              </w:divBdr>
            </w:div>
            <w:div w:id="544677114">
              <w:marLeft w:val="480"/>
              <w:marRight w:val="0"/>
              <w:marTop w:val="0"/>
              <w:marBottom w:val="0"/>
              <w:divBdr>
                <w:top w:val="none" w:sz="0" w:space="0" w:color="auto"/>
                <w:left w:val="none" w:sz="0" w:space="0" w:color="auto"/>
                <w:bottom w:val="none" w:sz="0" w:space="0" w:color="auto"/>
                <w:right w:val="none" w:sz="0" w:space="0" w:color="auto"/>
              </w:divBdr>
            </w:div>
            <w:div w:id="544679631">
              <w:marLeft w:val="480"/>
              <w:marRight w:val="0"/>
              <w:marTop w:val="0"/>
              <w:marBottom w:val="0"/>
              <w:divBdr>
                <w:top w:val="none" w:sz="0" w:space="0" w:color="auto"/>
                <w:left w:val="none" w:sz="0" w:space="0" w:color="auto"/>
                <w:bottom w:val="none" w:sz="0" w:space="0" w:color="auto"/>
                <w:right w:val="none" w:sz="0" w:space="0" w:color="auto"/>
              </w:divBdr>
            </w:div>
            <w:div w:id="544756036">
              <w:marLeft w:val="480"/>
              <w:marRight w:val="0"/>
              <w:marTop w:val="0"/>
              <w:marBottom w:val="0"/>
              <w:divBdr>
                <w:top w:val="none" w:sz="0" w:space="0" w:color="auto"/>
                <w:left w:val="none" w:sz="0" w:space="0" w:color="auto"/>
                <w:bottom w:val="none" w:sz="0" w:space="0" w:color="auto"/>
                <w:right w:val="none" w:sz="0" w:space="0" w:color="auto"/>
              </w:divBdr>
            </w:div>
            <w:div w:id="544756948">
              <w:marLeft w:val="480"/>
              <w:marRight w:val="0"/>
              <w:marTop w:val="0"/>
              <w:marBottom w:val="0"/>
              <w:divBdr>
                <w:top w:val="none" w:sz="0" w:space="0" w:color="auto"/>
                <w:left w:val="none" w:sz="0" w:space="0" w:color="auto"/>
                <w:bottom w:val="none" w:sz="0" w:space="0" w:color="auto"/>
                <w:right w:val="none" w:sz="0" w:space="0" w:color="auto"/>
              </w:divBdr>
            </w:div>
            <w:div w:id="544872128">
              <w:marLeft w:val="480"/>
              <w:marRight w:val="0"/>
              <w:marTop w:val="0"/>
              <w:marBottom w:val="0"/>
              <w:divBdr>
                <w:top w:val="none" w:sz="0" w:space="0" w:color="auto"/>
                <w:left w:val="none" w:sz="0" w:space="0" w:color="auto"/>
                <w:bottom w:val="none" w:sz="0" w:space="0" w:color="auto"/>
                <w:right w:val="none" w:sz="0" w:space="0" w:color="auto"/>
              </w:divBdr>
            </w:div>
            <w:div w:id="544878883">
              <w:marLeft w:val="480"/>
              <w:marRight w:val="0"/>
              <w:marTop w:val="0"/>
              <w:marBottom w:val="0"/>
              <w:divBdr>
                <w:top w:val="none" w:sz="0" w:space="0" w:color="auto"/>
                <w:left w:val="none" w:sz="0" w:space="0" w:color="auto"/>
                <w:bottom w:val="none" w:sz="0" w:space="0" w:color="auto"/>
                <w:right w:val="none" w:sz="0" w:space="0" w:color="auto"/>
              </w:divBdr>
            </w:div>
            <w:div w:id="545028481">
              <w:marLeft w:val="480"/>
              <w:marRight w:val="0"/>
              <w:marTop w:val="0"/>
              <w:marBottom w:val="0"/>
              <w:divBdr>
                <w:top w:val="none" w:sz="0" w:space="0" w:color="auto"/>
                <w:left w:val="none" w:sz="0" w:space="0" w:color="auto"/>
                <w:bottom w:val="none" w:sz="0" w:space="0" w:color="auto"/>
                <w:right w:val="none" w:sz="0" w:space="0" w:color="auto"/>
              </w:divBdr>
            </w:div>
            <w:div w:id="545140476">
              <w:marLeft w:val="480"/>
              <w:marRight w:val="0"/>
              <w:marTop w:val="0"/>
              <w:marBottom w:val="0"/>
              <w:divBdr>
                <w:top w:val="none" w:sz="0" w:space="0" w:color="auto"/>
                <w:left w:val="none" w:sz="0" w:space="0" w:color="auto"/>
                <w:bottom w:val="none" w:sz="0" w:space="0" w:color="auto"/>
                <w:right w:val="none" w:sz="0" w:space="0" w:color="auto"/>
              </w:divBdr>
            </w:div>
            <w:div w:id="545263786">
              <w:marLeft w:val="480"/>
              <w:marRight w:val="0"/>
              <w:marTop w:val="0"/>
              <w:marBottom w:val="0"/>
              <w:divBdr>
                <w:top w:val="none" w:sz="0" w:space="0" w:color="auto"/>
                <w:left w:val="none" w:sz="0" w:space="0" w:color="auto"/>
                <w:bottom w:val="none" w:sz="0" w:space="0" w:color="auto"/>
                <w:right w:val="none" w:sz="0" w:space="0" w:color="auto"/>
              </w:divBdr>
            </w:div>
            <w:div w:id="545264361">
              <w:marLeft w:val="480"/>
              <w:marRight w:val="0"/>
              <w:marTop w:val="0"/>
              <w:marBottom w:val="0"/>
              <w:divBdr>
                <w:top w:val="none" w:sz="0" w:space="0" w:color="auto"/>
                <w:left w:val="none" w:sz="0" w:space="0" w:color="auto"/>
                <w:bottom w:val="none" w:sz="0" w:space="0" w:color="auto"/>
                <w:right w:val="none" w:sz="0" w:space="0" w:color="auto"/>
              </w:divBdr>
            </w:div>
            <w:div w:id="545289134">
              <w:marLeft w:val="480"/>
              <w:marRight w:val="0"/>
              <w:marTop w:val="0"/>
              <w:marBottom w:val="0"/>
              <w:divBdr>
                <w:top w:val="none" w:sz="0" w:space="0" w:color="auto"/>
                <w:left w:val="none" w:sz="0" w:space="0" w:color="auto"/>
                <w:bottom w:val="none" w:sz="0" w:space="0" w:color="auto"/>
                <w:right w:val="none" w:sz="0" w:space="0" w:color="auto"/>
              </w:divBdr>
            </w:div>
            <w:div w:id="545333935">
              <w:marLeft w:val="480"/>
              <w:marRight w:val="0"/>
              <w:marTop w:val="0"/>
              <w:marBottom w:val="0"/>
              <w:divBdr>
                <w:top w:val="none" w:sz="0" w:space="0" w:color="auto"/>
                <w:left w:val="none" w:sz="0" w:space="0" w:color="auto"/>
                <w:bottom w:val="none" w:sz="0" w:space="0" w:color="auto"/>
                <w:right w:val="none" w:sz="0" w:space="0" w:color="auto"/>
              </w:divBdr>
            </w:div>
            <w:div w:id="545407591">
              <w:marLeft w:val="480"/>
              <w:marRight w:val="0"/>
              <w:marTop w:val="0"/>
              <w:marBottom w:val="0"/>
              <w:divBdr>
                <w:top w:val="none" w:sz="0" w:space="0" w:color="auto"/>
                <w:left w:val="none" w:sz="0" w:space="0" w:color="auto"/>
                <w:bottom w:val="none" w:sz="0" w:space="0" w:color="auto"/>
                <w:right w:val="none" w:sz="0" w:space="0" w:color="auto"/>
              </w:divBdr>
            </w:div>
            <w:div w:id="545485079">
              <w:marLeft w:val="480"/>
              <w:marRight w:val="0"/>
              <w:marTop w:val="0"/>
              <w:marBottom w:val="0"/>
              <w:divBdr>
                <w:top w:val="none" w:sz="0" w:space="0" w:color="auto"/>
                <w:left w:val="none" w:sz="0" w:space="0" w:color="auto"/>
                <w:bottom w:val="none" w:sz="0" w:space="0" w:color="auto"/>
                <w:right w:val="none" w:sz="0" w:space="0" w:color="auto"/>
              </w:divBdr>
            </w:div>
            <w:div w:id="545525929">
              <w:marLeft w:val="480"/>
              <w:marRight w:val="0"/>
              <w:marTop w:val="0"/>
              <w:marBottom w:val="0"/>
              <w:divBdr>
                <w:top w:val="none" w:sz="0" w:space="0" w:color="auto"/>
                <w:left w:val="none" w:sz="0" w:space="0" w:color="auto"/>
                <w:bottom w:val="none" w:sz="0" w:space="0" w:color="auto"/>
                <w:right w:val="none" w:sz="0" w:space="0" w:color="auto"/>
              </w:divBdr>
            </w:div>
            <w:div w:id="545676198">
              <w:marLeft w:val="480"/>
              <w:marRight w:val="0"/>
              <w:marTop w:val="0"/>
              <w:marBottom w:val="0"/>
              <w:divBdr>
                <w:top w:val="none" w:sz="0" w:space="0" w:color="auto"/>
                <w:left w:val="none" w:sz="0" w:space="0" w:color="auto"/>
                <w:bottom w:val="none" w:sz="0" w:space="0" w:color="auto"/>
                <w:right w:val="none" w:sz="0" w:space="0" w:color="auto"/>
              </w:divBdr>
            </w:div>
            <w:div w:id="545677124">
              <w:marLeft w:val="480"/>
              <w:marRight w:val="0"/>
              <w:marTop w:val="0"/>
              <w:marBottom w:val="0"/>
              <w:divBdr>
                <w:top w:val="none" w:sz="0" w:space="0" w:color="auto"/>
                <w:left w:val="none" w:sz="0" w:space="0" w:color="auto"/>
                <w:bottom w:val="none" w:sz="0" w:space="0" w:color="auto"/>
                <w:right w:val="none" w:sz="0" w:space="0" w:color="auto"/>
              </w:divBdr>
            </w:div>
            <w:div w:id="545724597">
              <w:marLeft w:val="480"/>
              <w:marRight w:val="0"/>
              <w:marTop w:val="0"/>
              <w:marBottom w:val="0"/>
              <w:divBdr>
                <w:top w:val="none" w:sz="0" w:space="0" w:color="auto"/>
                <w:left w:val="none" w:sz="0" w:space="0" w:color="auto"/>
                <w:bottom w:val="none" w:sz="0" w:space="0" w:color="auto"/>
                <w:right w:val="none" w:sz="0" w:space="0" w:color="auto"/>
              </w:divBdr>
            </w:div>
            <w:div w:id="545724853">
              <w:marLeft w:val="480"/>
              <w:marRight w:val="0"/>
              <w:marTop w:val="0"/>
              <w:marBottom w:val="0"/>
              <w:divBdr>
                <w:top w:val="none" w:sz="0" w:space="0" w:color="auto"/>
                <w:left w:val="none" w:sz="0" w:space="0" w:color="auto"/>
                <w:bottom w:val="none" w:sz="0" w:space="0" w:color="auto"/>
                <w:right w:val="none" w:sz="0" w:space="0" w:color="auto"/>
              </w:divBdr>
            </w:div>
            <w:div w:id="545727581">
              <w:marLeft w:val="480"/>
              <w:marRight w:val="0"/>
              <w:marTop w:val="0"/>
              <w:marBottom w:val="0"/>
              <w:divBdr>
                <w:top w:val="none" w:sz="0" w:space="0" w:color="auto"/>
                <w:left w:val="none" w:sz="0" w:space="0" w:color="auto"/>
                <w:bottom w:val="none" w:sz="0" w:space="0" w:color="auto"/>
                <w:right w:val="none" w:sz="0" w:space="0" w:color="auto"/>
              </w:divBdr>
            </w:div>
            <w:div w:id="545799666">
              <w:marLeft w:val="480"/>
              <w:marRight w:val="0"/>
              <w:marTop w:val="0"/>
              <w:marBottom w:val="0"/>
              <w:divBdr>
                <w:top w:val="none" w:sz="0" w:space="0" w:color="auto"/>
                <w:left w:val="none" w:sz="0" w:space="0" w:color="auto"/>
                <w:bottom w:val="none" w:sz="0" w:space="0" w:color="auto"/>
                <w:right w:val="none" w:sz="0" w:space="0" w:color="auto"/>
              </w:divBdr>
            </w:div>
            <w:div w:id="545947380">
              <w:marLeft w:val="480"/>
              <w:marRight w:val="0"/>
              <w:marTop w:val="0"/>
              <w:marBottom w:val="0"/>
              <w:divBdr>
                <w:top w:val="none" w:sz="0" w:space="0" w:color="auto"/>
                <w:left w:val="none" w:sz="0" w:space="0" w:color="auto"/>
                <w:bottom w:val="none" w:sz="0" w:space="0" w:color="auto"/>
                <w:right w:val="none" w:sz="0" w:space="0" w:color="auto"/>
              </w:divBdr>
            </w:div>
            <w:div w:id="546067273">
              <w:marLeft w:val="480"/>
              <w:marRight w:val="0"/>
              <w:marTop w:val="0"/>
              <w:marBottom w:val="0"/>
              <w:divBdr>
                <w:top w:val="none" w:sz="0" w:space="0" w:color="auto"/>
                <w:left w:val="none" w:sz="0" w:space="0" w:color="auto"/>
                <w:bottom w:val="none" w:sz="0" w:space="0" w:color="auto"/>
                <w:right w:val="none" w:sz="0" w:space="0" w:color="auto"/>
              </w:divBdr>
            </w:div>
            <w:div w:id="546381294">
              <w:marLeft w:val="480"/>
              <w:marRight w:val="0"/>
              <w:marTop w:val="0"/>
              <w:marBottom w:val="0"/>
              <w:divBdr>
                <w:top w:val="none" w:sz="0" w:space="0" w:color="auto"/>
                <w:left w:val="none" w:sz="0" w:space="0" w:color="auto"/>
                <w:bottom w:val="none" w:sz="0" w:space="0" w:color="auto"/>
                <w:right w:val="none" w:sz="0" w:space="0" w:color="auto"/>
              </w:divBdr>
            </w:div>
            <w:div w:id="546525700">
              <w:marLeft w:val="480"/>
              <w:marRight w:val="0"/>
              <w:marTop w:val="0"/>
              <w:marBottom w:val="0"/>
              <w:divBdr>
                <w:top w:val="none" w:sz="0" w:space="0" w:color="auto"/>
                <w:left w:val="none" w:sz="0" w:space="0" w:color="auto"/>
                <w:bottom w:val="none" w:sz="0" w:space="0" w:color="auto"/>
                <w:right w:val="none" w:sz="0" w:space="0" w:color="auto"/>
              </w:divBdr>
            </w:div>
            <w:div w:id="546533693">
              <w:marLeft w:val="480"/>
              <w:marRight w:val="0"/>
              <w:marTop w:val="0"/>
              <w:marBottom w:val="0"/>
              <w:divBdr>
                <w:top w:val="none" w:sz="0" w:space="0" w:color="auto"/>
                <w:left w:val="none" w:sz="0" w:space="0" w:color="auto"/>
                <w:bottom w:val="none" w:sz="0" w:space="0" w:color="auto"/>
                <w:right w:val="none" w:sz="0" w:space="0" w:color="auto"/>
              </w:divBdr>
            </w:div>
            <w:div w:id="546727281">
              <w:marLeft w:val="480"/>
              <w:marRight w:val="0"/>
              <w:marTop w:val="0"/>
              <w:marBottom w:val="0"/>
              <w:divBdr>
                <w:top w:val="none" w:sz="0" w:space="0" w:color="auto"/>
                <w:left w:val="none" w:sz="0" w:space="0" w:color="auto"/>
                <w:bottom w:val="none" w:sz="0" w:space="0" w:color="auto"/>
                <w:right w:val="none" w:sz="0" w:space="0" w:color="auto"/>
              </w:divBdr>
            </w:div>
            <w:div w:id="546768408">
              <w:marLeft w:val="480"/>
              <w:marRight w:val="0"/>
              <w:marTop w:val="0"/>
              <w:marBottom w:val="0"/>
              <w:divBdr>
                <w:top w:val="none" w:sz="0" w:space="0" w:color="auto"/>
                <w:left w:val="none" w:sz="0" w:space="0" w:color="auto"/>
                <w:bottom w:val="none" w:sz="0" w:space="0" w:color="auto"/>
                <w:right w:val="none" w:sz="0" w:space="0" w:color="auto"/>
              </w:divBdr>
            </w:div>
            <w:div w:id="546842638">
              <w:marLeft w:val="480"/>
              <w:marRight w:val="0"/>
              <w:marTop w:val="0"/>
              <w:marBottom w:val="0"/>
              <w:divBdr>
                <w:top w:val="none" w:sz="0" w:space="0" w:color="auto"/>
                <w:left w:val="none" w:sz="0" w:space="0" w:color="auto"/>
                <w:bottom w:val="none" w:sz="0" w:space="0" w:color="auto"/>
                <w:right w:val="none" w:sz="0" w:space="0" w:color="auto"/>
              </w:divBdr>
            </w:div>
            <w:div w:id="546917407">
              <w:marLeft w:val="480"/>
              <w:marRight w:val="0"/>
              <w:marTop w:val="0"/>
              <w:marBottom w:val="0"/>
              <w:divBdr>
                <w:top w:val="none" w:sz="0" w:space="0" w:color="auto"/>
                <w:left w:val="none" w:sz="0" w:space="0" w:color="auto"/>
                <w:bottom w:val="none" w:sz="0" w:space="0" w:color="auto"/>
                <w:right w:val="none" w:sz="0" w:space="0" w:color="auto"/>
              </w:divBdr>
            </w:div>
            <w:div w:id="546917410">
              <w:marLeft w:val="480"/>
              <w:marRight w:val="0"/>
              <w:marTop w:val="0"/>
              <w:marBottom w:val="0"/>
              <w:divBdr>
                <w:top w:val="none" w:sz="0" w:space="0" w:color="auto"/>
                <w:left w:val="none" w:sz="0" w:space="0" w:color="auto"/>
                <w:bottom w:val="none" w:sz="0" w:space="0" w:color="auto"/>
                <w:right w:val="none" w:sz="0" w:space="0" w:color="auto"/>
              </w:divBdr>
            </w:div>
            <w:div w:id="546991073">
              <w:marLeft w:val="480"/>
              <w:marRight w:val="0"/>
              <w:marTop w:val="0"/>
              <w:marBottom w:val="0"/>
              <w:divBdr>
                <w:top w:val="none" w:sz="0" w:space="0" w:color="auto"/>
                <w:left w:val="none" w:sz="0" w:space="0" w:color="auto"/>
                <w:bottom w:val="none" w:sz="0" w:space="0" w:color="auto"/>
                <w:right w:val="none" w:sz="0" w:space="0" w:color="auto"/>
              </w:divBdr>
            </w:div>
            <w:div w:id="546992572">
              <w:marLeft w:val="480"/>
              <w:marRight w:val="0"/>
              <w:marTop w:val="0"/>
              <w:marBottom w:val="0"/>
              <w:divBdr>
                <w:top w:val="none" w:sz="0" w:space="0" w:color="auto"/>
                <w:left w:val="none" w:sz="0" w:space="0" w:color="auto"/>
                <w:bottom w:val="none" w:sz="0" w:space="0" w:color="auto"/>
                <w:right w:val="none" w:sz="0" w:space="0" w:color="auto"/>
              </w:divBdr>
            </w:div>
            <w:div w:id="547030934">
              <w:marLeft w:val="480"/>
              <w:marRight w:val="0"/>
              <w:marTop w:val="0"/>
              <w:marBottom w:val="0"/>
              <w:divBdr>
                <w:top w:val="none" w:sz="0" w:space="0" w:color="auto"/>
                <w:left w:val="none" w:sz="0" w:space="0" w:color="auto"/>
                <w:bottom w:val="none" w:sz="0" w:space="0" w:color="auto"/>
                <w:right w:val="none" w:sz="0" w:space="0" w:color="auto"/>
              </w:divBdr>
            </w:div>
            <w:div w:id="547034912">
              <w:marLeft w:val="480"/>
              <w:marRight w:val="0"/>
              <w:marTop w:val="0"/>
              <w:marBottom w:val="0"/>
              <w:divBdr>
                <w:top w:val="none" w:sz="0" w:space="0" w:color="auto"/>
                <w:left w:val="none" w:sz="0" w:space="0" w:color="auto"/>
                <w:bottom w:val="none" w:sz="0" w:space="0" w:color="auto"/>
                <w:right w:val="none" w:sz="0" w:space="0" w:color="auto"/>
              </w:divBdr>
            </w:div>
            <w:div w:id="547109941">
              <w:marLeft w:val="480"/>
              <w:marRight w:val="0"/>
              <w:marTop w:val="0"/>
              <w:marBottom w:val="0"/>
              <w:divBdr>
                <w:top w:val="none" w:sz="0" w:space="0" w:color="auto"/>
                <w:left w:val="none" w:sz="0" w:space="0" w:color="auto"/>
                <w:bottom w:val="none" w:sz="0" w:space="0" w:color="auto"/>
                <w:right w:val="none" w:sz="0" w:space="0" w:color="auto"/>
              </w:divBdr>
            </w:div>
            <w:div w:id="547183411">
              <w:marLeft w:val="480"/>
              <w:marRight w:val="0"/>
              <w:marTop w:val="0"/>
              <w:marBottom w:val="0"/>
              <w:divBdr>
                <w:top w:val="none" w:sz="0" w:space="0" w:color="auto"/>
                <w:left w:val="none" w:sz="0" w:space="0" w:color="auto"/>
                <w:bottom w:val="none" w:sz="0" w:space="0" w:color="auto"/>
                <w:right w:val="none" w:sz="0" w:space="0" w:color="auto"/>
              </w:divBdr>
            </w:div>
            <w:div w:id="547185394">
              <w:marLeft w:val="480"/>
              <w:marRight w:val="0"/>
              <w:marTop w:val="0"/>
              <w:marBottom w:val="0"/>
              <w:divBdr>
                <w:top w:val="none" w:sz="0" w:space="0" w:color="auto"/>
                <w:left w:val="none" w:sz="0" w:space="0" w:color="auto"/>
                <w:bottom w:val="none" w:sz="0" w:space="0" w:color="auto"/>
                <w:right w:val="none" w:sz="0" w:space="0" w:color="auto"/>
              </w:divBdr>
            </w:div>
            <w:div w:id="547374709">
              <w:marLeft w:val="480"/>
              <w:marRight w:val="0"/>
              <w:marTop w:val="0"/>
              <w:marBottom w:val="0"/>
              <w:divBdr>
                <w:top w:val="none" w:sz="0" w:space="0" w:color="auto"/>
                <w:left w:val="none" w:sz="0" w:space="0" w:color="auto"/>
                <w:bottom w:val="none" w:sz="0" w:space="0" w:color="auto"/>
                <w:right w:val="none" w:sz="0" w:space="0" w:color="auto"/>
              </w:divBdr>
            </w:div>
            <w:div w:id="547449418">
              <w:marLeft w:val="480"/>
              <w:marRight w:val="0"/>
              <w:marTop w:val="0"/>
              <w:marBottom w:val="0"/>
              <w:divBdr>
                <w:top w:val="none" w:sz="0" w:space="0" w:color="auto"/>
                <w:left w:val="none" w:sz="0" w:space="0" w:color="auto"/>
                <w:bottom w:val="none" w:sz="0" w:space="0" w:color="auto"/>
                <w:right w:val="none" w:sz="0" w:space="0" w:color="auto"/>
              </w:divBdr>
            </w:div>
            <w:div w:id="547568444">
              <w:marLeft w:val="480"/>
              <w:marRight w:val="0"/>
              <w:marTop w:val="0"/>
              <w:marBottom w:val="0"/>
              <w:divBdr>
                <w:top w:val="none" w:sz="0" w:space="0" w:color="auto"/>
                <w:left w:val="none" w:sz="0" w:space="0" w:color="auto"/>
                <w:bottom w:val="none" w:sz="0" w:space="0" w:color="auto"/>
                <w:right w:val="none" w:sz="0" w:space="0" w:color="auto"/>
              </w:divBdr>
            </w:div>
            <w:div w:id="547644434">
              <w:marLeft w:val="480"/>
              <w:marRight w:val="0"/>
              <w:marTop w:val="0"/>
              <w:marBottom w:val="0"/>
              <w:divBdr>
                <w:top w:val="none" w:sz="0" w:space="0" w:color="auto"/>
                <w:left w:val="none" w:sz="0" w:space="0" w:color="auto"/>
                <w:bottom w:val="none" w:sz="0" w:space="0" w:color="auto"/>
                <w:right w:val="none" w:sz="0" w:space="0" w:color="auto"/>
              </w:divBdr>
            </w:div>
            <w:div w:id="547689260">
              <w:marLeft w:val="480"/>
              <w:marRight w:val="0"/>
              <w:marTop w:val="0"/>
              <w:marBottom w:val="0"/>
              <w:divBdr>
                <w:top w:val="none" w:sz="0" w:space="0" w:color="auto"/>
                <w:left w:val="none" w:sz="0" w:space="0" w:color="auto"/>
                <w:bottom w:val="none" w:sz="0" w:space="0" w:color="auto"/>
                <w:right w:val="none" w:sz="0" w:space="0" w:color="auto"/>
              </w:divBdr>
            </w:div>
            <w:div w:id="547691970">
              <w:marLeft w:val="480"/>
              <w:marRight w:val="0"/>
              <w:marTop w:val="0"/>
              <w:marBottom w:val="0"/>
              <w:divBdr>
                <w:top w:val="none" w:sz="0" w:space="0" w:color="auto"/>
                <w:left w:val="none" w:sz="0" w:space="0" w:color="auto"/>
                <w:bottom w:val="none" w:sz="0" w:space="0" w:color="auto"/>
                <w:right w:val="none" w:sz="0" w:space="0" w:color="auto"/>
              </w:divBdr>
            </w:div>
            <w:div w:id="547763904">
              <w:marLeft w:val="480"/>
              <w:marRight w:val="0"/>
              <w:marTop w:val="0"/>
              <w:marBottom w:val="0"/>
              <w:divBdr>
                <w:top w:val="none" w:sz="0" w:space="0" w:color="auto"/>
                <w:left w:val="none" w:sz="0" w:space="0" w:color="auto"/>
                <w:bottom w:val="none" w:sz="0" w:space="0" w:color="auto"/>
                <w:right w:val="none" w:sz="0" w:space="0" w:color="auto"/>
              </w:divBdr>
            </w:div>
            <w:div w:id="547834932">
              <w:marLeft w:val="480"/>
              <w:marRight w:val="0"/>
              <w:marTop w:val="0"/>
              <w:marBottom w:val="0"/>
              <w:divBdr>
                <w:top w:val="none" w:sz="0" w:space="0" w:color="auto"/>
                <w:left w:val="none" w:sz="0" w:space="0" w:color="auto"/>
                <w:bottom w:val="none" w:sz="0" w:space="0" w:color="auto"/>
                <w:right w:val="none" w:sz="0" w:space="0" w:color="auto"/>
              </w:divBdr>
            </w:div>
            <w:div w:id="547837891">
              <w:marLeft w:val="480"/>
              <w:marRight w:val="0"/>
              <w:marTop w:val="0"/>
              <w:marBottom w:val="0"/>
              <w:divBdr>
                <w:top w:val="none" w:sz="0" w:space="0" w:color="auto"/>
                <w:left w:val="none" w:sz="0" w:space="0" w:color="auto"/>
                <w:bottom w:val="none" w:sz="0" w:space="0" w:color="auto"/>
                <w:right w:val="none" w:sz="0" w:space="0" w:color="auto"/>
              </w:divBdr>
            </w:div>
            <w:div w:id="547910903">
              <w:marLeft w:val="480"/>
              <w:marRight w:val="0"/>
              <w:marTop w:val="0"/>
              <w:marBottom w:val="0"/>
              <w:divBdr>
                <w:top w:val="none" w:sz="0" w:space="0" w:color="auto"/>
                <w:left w:val="none" w:sz="0" w:space="0" w:color="auto"/>
                <w:bottom w:val="none" w:sz="0" w:space="0" w:color="auto"/>
                <w:right w:val="none" w:sz="0" w:space="0" w:color="auto"/>
              </w:divBdr>
            </w:div>
            <w:div w:id="547958812">
              <w:marLeft w:val="480"/>
              <w:marRight w:val="0"/>
              <w:marTop w:val="0"/>
              <w:marBottom w:val="0"/>
              <w:divBdr>
                <w:top w:val="none" w:sz="0" w:space="0" w:color="auto"/>
                <w:left w:val="none" w:sz="0" w:space="0" w:color="auto"/>
                <w:bottom w:val="none" w:sz="0" w:space="0" w:color="auto"/>
                <w:right w:val="none" w:sz="0" w:space="0" w:color="auto"/>
              </w:divBdr>
            </w:div>
            <w:div w:id="548037098">
              <w:marLeft w:val="480"/>
              <w:marRight w:val="0"/>
              <w:marTop w:val="0"/>
              <w:marBottom w:val="0"/>
              <w:divBdr>
                <w:top w:val="none" w:sz="0" w:space="0" w:color="auto"/>
                <w:left w:val="none" w:sz="0" w:space="0" w:color="auto"/>
                <w:bottom w:val="none" w:sz="0" w:space="0" w:color="auto"/>
                <w:right w:val="none" w:sz="0" w:space="0" w:color="auto"/>
              </w:divBdr>
            </w:div>
            <w:div w:id="548037246">
              <w:marLeft w:val="480"/>
              <w:marRight w:val="0"/>
              <w:marTop w:val="0"/>
              <w:marBottom w:val="0"/>
              <w:divBdr>
                <w:top w:val="none" w:sz="0" w:space="0" w:color="auto"/>
                <w:left w:val="none" w:sz="0" w:space="0" w:color="auto"/>
                <w:bottom w:val="none" w:sz="0" w:space="0" w:color="auto"/>
                <w:right w:val="none" w:sz="0" w:space="0" w:color="auto"/>
              </w:divBdr>
            </w:div>
            <w:div w:id="548104270">
              <w:marLeft w:val="480"/>
              <w:marRight w:val="0"/>
              <w:marTop w:val="0"/>
              <w:marBottom w:val="0"/>
              <w:divBdr>
                <w:top w:val="none" w:sz="0" w:space="0" w:color="auto"/>
                <w:left w:val="none" w:sz="0" w:space="0" w:color="auto"/>
                <w:bottom w:val="none" w:sz="0" w:space="0" w:color="auto"/>
                <w:right w:val="none" w:sz="0" w:space="0" w:color="auto"/>
              </w:divBdr>
            </w:div>
            <w:div w:id="548109672">
              <w:marLeft w:val="480"/>
              <w:marRight w:val="0"/>
              <w:marTop w:val="0"/>
              <w:marBottom w:val="0"/>
              <w:divBdr>
                <w:top w:val="none" w:sz="0" w:space="0" w:color="auto"/>
                <w:left w:val="none" w:sz="0" w:space="0" w:color="auto"/>
                <w:bottom w:val="none" w:sz="0" w:space="0" w:color="auto"/>
                <w:right w:val="none" w:sz="0" w:space="0" w:color="auto"/>
              </w:divBdr>
            </w:div>
            <w:div w:id="548155721">
              <w:marLeft w:val="480"/>
              <w:marRight w:val="0"/>
              <w:marTop w:val="0"/>
              <w:marBottom w:val="0"/>
              <w:divBdr>
                <w:top w:val="none" w:sz="0" w:space="0" w:color="auto"/>
                <w:left w:val="none" w:sz="0" w:space="0" w:color="auto"/>
                <w:bottom w:val="none" w:sz="0" w:space="0" w:color="auto"/>
                <w:right w:val="none" w:sz="0" w:space="0" w:color="auto"/>
              </w:divBdr>
            </w:div>
            <w:div w:id="548229325">
              <w:marLeft w:val="480"/>
              <w:marRight w:val="0"/>
              <w:marTop w:val="0"/>
              <w:marBottom w:val="0"/>
              <w:divBdr>
                <w:top w:val="none" w:sz="0" w:space="0" w:color="auto"/>
                <w:left w:val="none" w:sz="0" w:space="0" w:color="auto"/>
                <w:bottom w:val="none" w:sz="0" w:space="0" w:color="auto"/>
                <w:right w:val="none" w:sz="0" w:space="0" w:color="auto"/>
              </w:divBdr>
            </w:div>
            <w:div w:id="548416861">
              <w:marLeft w:val="480"/>
              <w:marRight w:val="0"/>
              <w:marTop w:val="0"/>
              <w:marBottom w:val="0"/>
              <w:divBdr>
                <w:top w:val="none" w:sz="0" w:space="0" w:color="auto"/>
                <w:left w:val="none" w:sz="0" w:space="0" w:color="auto"/>
                <w:bottom w:val="none" w:sz="0" w:space="0" w:color="auto"/>
                <w:right w:val="none" w:sz="0" w:space="0" w:color="auto"/>
              </w:divBdr>
            </w:div>
            <w:div w:id="548490913">
              <w:marLeft w:val="480"/>
              <w:marRight w:val="0"/>
              <w:marTop w:val="0"/>
              <w:marBottom w:val="0"/>
              <w:divBdr>
                <w:top w:val="none" w:sz="0" w:space="0" w:color="auto"/>
                <w:left w:val="none" w:sz="0" w:space="0" w:color="auto"/>
                <w:bottom w:val="none" w:sz="0" w:space="0" w:color="auto"/>
                <w:right w:val="none" w:sz="0" w:space="0" w:color="auto"/>
              </w:divBdr>
            </w:div>
            <w:div w:id="548540256">
              <w:marLeft w:val="480"/>
              <w:marRight w:val="0"/>
              <w:marTop w:val="0"/>
              <w:marBottom w:val="0"/>
              <w:divBdr>
                <w:top w:val="none" w:sz="0" w:space="0" w:color="auto"/>
                <w:left w:val="none" w:sz="0" w:space="0" w:color="auto"/>
                <w:bottom w:val="none" w:sz="0" w:space="0" w:color="auto"/>
                <w:right w:val="none" w:sz="0" w:space="0" w:color="auto"/>
              </w:divBdr>
            </w:div>
            <w:div w:id="548612024">
              <w:marLeft w:val="480"/>
              <w:marRight w:val="0"/>
              <w:marTop w:val="0"/>
              <w:marBottom w:val="0"/>
              <w:divBdr>
                <w:top w:val="none" w:sz="0" w:space="0" w:color="auto"/>
                <w:left w:val="none" w:sz="0" w:space="0" w:color="auto"/>
                <w:bottom w:val="none" w:sz="0" w:space="0" w:color="auto"/>
                <w:right w:val="none" w:sz="0" w:space="0" w:color="auto"/>
              </w:divBdr>
            </w:div>
            <w:div w:id="548615433">
              <w:marLeft w:val="480"/>
              <w:marRight w:val="0"/>
              <w:marTop w:val="0"/>
              <w:marBottom w:val="0"/>
              <w:divBdr>
                <w:top w:val="none" w:sz="0" w:space="0" w:color="auto"/>
                <w:left w:val="none" w:sz="0" w:space="0" w:color="auto"/>
                <w:bottom w:val="none" w:sz="0" w:space="0" w:color="auto"/>
                <w:right w:val="none" w:sz="0" w:space="0" w:color="auto"/>
              </w:divBdr>
            </w:div>
            <w:div w:id="548684163">
              <w:marLeft w:val="480"/>
              <w:marRight w:val="0"/>
              <w:marTop w:val="0"/>
              <w:marBottom w:val="0"/>
              <w:divBdr>
                <w:top w:val="none" w:sz="0" w:space="0" w:color="auto"/>
                <w:left w:val="none" w:sz="0" w:space="0" w:color="auto"/>
                <w:bottom w:val="none" w:sz="0" w:space="0" w:color="auto"/>
                <w:right w:val="none" w:sz="0" w:space="0" w:color="auto"/>
              </w:divBdr>
            </w:div>
            <w:div w:id="548691017">
              <w:marLeft w:val="480"/>
              <w:marRight w:val="0"/>
              <w:marTop w:val="0"/>
              <w:marBottom w:val="0"/>
              <w:divBdr>
                <w:top w:val="none" w:sz="0" w:space="0" w:color="auto"/>
                <w:left w:val="none" w:sz="0" w:space="0" w:color="auto"/>
                <w:bottom w:val="none" w:sz="0" w:space="0" w:color="auto"/>
                <w:right w:val="none" w:sz="0" w:space="0" w:color="auto"/>
              </w:divBdr>
            </w:div>
            <w:div w:id="548810212">
              <w:marLeft w:val="480"/>
              <w:marRight w:val="0"/>
              <w:marTop w:val="0"/>
              <w:marBottom w:val="0"/>
              <w:divBdr>
                <w:top w:val="none" w:sz="0" w:space="0" w:color="auto"/>
                <w:left w:val="none" w:sz="0" w:space="0" w:color="auto"/>
                <w:bottom w:val="none" w:sz="0" w:space="0" w:color="auto"/>
                <w:right w:val="none" w:sz="0" w:space="0" w:color="auto"/>
              </w:divBdr>
            </w:div>
            <w:div w:id="548883753">
              <w:marLeft w:val="480"/>
              <w:marRight w:val="0"/>
              <w:marTop w:val="0"/>
              <w:marBottom w:val="0"/>
              <w:divBdr>
                <w:top w:val="none" w:sz="0" w:space="0" w:color="auto"/>
                <w:left w:val="none" w:sz="0" w:space="0" w:color="auto"/>
                <w:bottom w:val="none" w:sz="0" w:space="0" w:color="auto"/>
                <w:right w:val="none" w:sz="0" w:space="0" w:color="auto"/>
              </w:divBdr>
            </w:div>
            <w:div w:id="548956993">
              <w:marLeft w:val="480"/>
              <w:marRight w:val="0"/>
              <w:marTop w:val="0"/>
              <w:marBottom w:val="0"/>
              <w:divBdr>
                <w:top w:val="none" w:sz="0" w:space="0" w:color="auto"/>
                <w:left w:val="none" w:sz="0" w:space="0" w:color="auto"/>
                <w:bottom w:val="none" w:sz="0" w:space="0" w:color="auto"/>
                <w:right w:val="none" w:sz="0" w:space="0" w:color="auto"/>
              </w:divBdr>
            </w:div>
            <w:div w:id="548999390">
              <w:marLeft w:val="480"/>
              <w:marRight w:val="0"/>
              <w:marTop w:val="0"/>
              <w:marBottom w:val="0"/>
              <w:divBdr>
                <w:top w:val="none" w:sz="0" w:space="0" w:color="auto"/>
                <w:left w:val="none" w:sz="0" w:space="0" w:color="auto"/>
                <w:bottom w:val="none" w:sz="0" w:space="0" w:color="auto"/>
                <w:right w:val="none" w:sz="0" w:space="0" w:color="auto"/>
              </w:divBdr>
            </w:div>
            <w:div w:id="549222871">
              <w:marLeft w:val="480"/>
              <w:marRight w:val="0"/>
              <w:marTop w:val="0"/>
              <w:marBottom w:val="0"/>
              <w:divBdr>
                <w:top w:val="none" w:sz="0" w:space="0" w:color="auto"/>
                <w:left w:val="none" w:sz="0" w:space="0" w:color="auto"/>
                <w:bottom w:val="none" w:sz="0" w:space="0" w:color="auto"/>
                <w:right w:val="none" w:sz="0" w:space="0" w:color="auto"/>
              </w:divBdr>
            </w:div>
            <w:div w:id="549346910">
              <w:marLeft w:val="480"/>
              <w:marRight w:val="0"/>
              <w:marTop w:val="0"/>
              <w:marBottom w:val="0"/>
              <w:divBdr>
                <w:top w:val="none" w:sz="0" w:space="0" w:color="auto"/>
                <w:left w:val="none" w:sz="0" w:space="0" w:color="auto"/>
                <w:bottom w:val="none" w:sz="0" w:space="0" w:color="auto"/>
                <w:right w:val="none" w:sz="0" w:space="0" w:color="auto"/>
              </w:divBdr>
            </w:div>
            <w:div w:id="549389684">
              <w:marLeft w:val="480"/>
              <w:marRight w:val="0"/>
              <w:marTop w:val="0"/>
              <w:marBottom w:val="0"/>
              <w:divBdr>
                <w:top w:val="none" w:sz="0" w:space="0" w:color="auto"/>
                <w:left w:val="none" w:sz="0" w:space="0" w:color="auto"/>
                <w:bottom w:val="none" w:sz="0" w:space="0" w:color="auto"/>
                <w:right w:val="none" w:sz="0" w:space="0" w:color="auto"/>
              </w:divBdr>
            </w:div>
            <w:div w:id="549414923">
              <w:marLeft w:val="480"/>
              <w:marRight w:val="0"/>
              <w:marTop w:val="0"/>
              <w:marBottom w:val="0"/>
              <w:divBdr>
                <w:top w:val="none" w:sz="0" w:space="0" w:color="auto"/>
                <w:left w:val="none" w:sz="0" w:space="0" w:color="auto"/>
                <w:bottom w:val="none" w:sz="0" w:space="0" w:color="auto"/>
                <w:right w:val="none" w:sz="0" w:space="0" w:color="auto"/>
              </w:divBdr>
            </w:div>
            <w:div w:id="549417217">
              <w:marLeft w:val="480"/>
              <w:marRight w:val="0"/>
              <w:marTop w:val="0"/>
              <w:marBottom w:val="0"/>
              <w:divBdr>
                <w:top w:val="none" w:sz="0" w:space="0" w:color="auto"/>
                <w:left w:val="none" w:sz="0" w:space="0" w:color="auto"/>
                <w:bottom w:val="none" w:sz="0" w:space="0" w:color="auto"/>
                <w:right w:val="none" w:sz="0" w:space="0" w:color="auto"/>
              </w:divBdr>
            </w:div>
            <w:div w:id="549461159">
              <w:marLeft w:val="480"/>
              <w:marRight w:val="0"/>
              <w:marTop w:val="0"/>
              <w:marBottom w:val="0"/>
              <w:divBdr>
                <w:top w:val="none" w:sz="0" w:space="0" w:color="auto"/>
                <w:left w:val="none" w:sz="0" w:space="0" w:color="auto"/>
                <w:bottom w:val="none" w:sz="0" w:space="0" w:color="auto"/>
                <w:right w:val="none" w:sz="0" w:space="0" w:color="auto"/>
              </w:divBdr>
            </w:div>
            <w:div w:id="549461892">
              <w:marLeft w:val="480"/>
              <w:marRight w:val="0"/>
              <w:marTop w:val="0"/>
              <w:marBottom w:val="0"/>
              <w:divBdr>
                <w:top w:val="none" w:sz="0" w:space="0" w:color="auto"/>
                <w:left w:val="none" w:sz="0" w:space="0" w:color="auto"/>
                <w:bottom w:val="none" w:sz="0" w:space="0" w:color="auto"/>
                <w:right w:val="none" w:sz="0" w:space="0" w:color="auto"/>
              </w:divBdr>
            </w:div>
            <w:div w:id="549536441">
              <w:marLeft w:val="480"/>
              <w:marRight w:val="0"/>
              <w:marTop w:val="0"/>
              <w:marBottom w:val="0"/>
              <w:divBdr>
                <w:top w:val="none" w:sz="0" w:space="0" w:color="auto"/>
                <w:left w:val="none" w:sz="0" w:space="0" w:color="auto"/>
                <w:bottom w:val="none" w:sz="0" w:space="0" w:color="auto"/>
                <w:right w:val="none" w:sz="0" w:space="0" w:color="auto"/>
              </w:divBdr>
            </w:div>
            <w:div w:id="549658527">
              <w:marLeft w:val="480"/>
              <w:marRight w:val="0"/>
              <w:marTop w:val="0"/>
              <w:marBottom w:val="0"/>
              <w:divBdr>
                <w:top w:val="none" w:sz="0" w:space="0" w:color="auto"/>
                <w:left w:val="none" w:sz="0" w:space="0" w:color="auto"/>
                <w:bottom w:val="none" w:sz="0" w:space="0" w:color="auto"/>
                <w:right w:val="none" w:sz="0" w:space="0" w:color="auto"/>
              </w:divBdr>
            </w:div>
            <w:div w:id="549727548">
              <w:marLeft w:val="480"/>
              <w:marRight w:val="0"/>
              <w:marTop w:val="0"/>
              <w:marBottom w:val="0"/>
              <w:divBdr>
                <w:top w:val="none" w:sz="0" w:space="0" w:color="auto"/>
                <w:left w:val="none" w:sz="0" w:space="0" w:color="auto"/>
                <w:bottom w:val="none" w:sz="0" w:space="0" w:color="auto"/>
                <w:right w:val="none" w:sz="0" w:space="0" w:color="auto"/>
              </w:divBdr>
            </w:div>
            <w:div w:id="549727971">
              <w:marLeft w:val="480"/>
              <w:marRight w:val="0"/>
              <w:marTop w:val="0"/>
              <w:marBottom w:val="0"/>
              <w:divBdr>
                <w:top w:val="none" w:sz="0" w:space="0" w:color="auto"/>
                <w:left w:val="none" w:sz="0" w:space="0" w:color="auto"/>
                <w:bottom w:val="none" w:sz="0" w:space="0" w:color="auto"/>
                <w:right w:val="none" w:sz="0" w:space="0" w:color="auto"/>
              </w:divBdr>
            </w:div>
            <w:div w:id="549849178">
              <w:marLeft w:val="480"/>
              <w:marRight w:val="0"/>
              <w:marTop w:val="0"/>
              <w:marBottom w:val="0"/>
              <w:divBdr>
                <w:top w:val="none" w:sz="0" w:space="0" w:color="auto"/>
                <w:left w:val="none" w:sz="0" w:space="0" w:color="auto"/>
                <w:bottom w:val="none" w:sz="0" w:space="0" w:color="auto"/>
                <w:right w:val="none" w:sz="0" w:space="0" w:color="auto"/>
              </w:divBdr>
            </w:div>
            <w:div w:id="549919325">
              <w:marLeft w:val="480"/>
              <w:marRight w:val="0"/>
              <w:marTop w:val="0"/>
              <w:marBottom w:val="0"/>
              <w:divBdr>
                <w:top w:val="none" w:sz="0" w:space="0" w:color="auto"/>
                <w:left w:val="none" w:sz="0" w:space="0" w:color="auto"/>
                <w:bottom w:val="none" w:sz="0" w:space="0" w:color="auto"/>
                <w:right w:val="none" w:sz="0" w:space="0" w:color="auto"/>
              </w:divBdr>
            </w:div>
            <w:div w:id="549923539">
              <w:marLeft w:val="480"/>
              <w:marRight w:val="0"/>
              <w:marTop w:val="0"/>
              <w:marBottom w:val="0"/>
              <w:divBdr>
                <w:top w:val="none" w:sz="0" w:space="0" w:color="auto"/>
                <w:left w:val="none" w:sz="0" w:space="0" w:color="auto"/>
                <w:bottom w:val="none" w:sz="0" w:space="0" w:color="auto"/>
                <w:right w:val="none" w:sz="0" w:space="0" w:color="auto"/>
              </w:divBdr>
            </w:div>
            <w:div w:id="549995367">
              <w:marLeft w:val="480"/>
              <w:marRight w:val="0"/>
              <w:marTop w:val="0"/>
              <w:marBottom w:val="0"/>
              <w:divBdr>
                <w:top w:val="none" w:sz="0" w:space="0" w:color="auto"/>
                <w:left w:val="none" w:sz="0" w:space="0" w:color="auto"/>
                <w:bottom w:val="none" w:sz="0" w:space="0" w:color="auto"/>
                <w:right w:val="none" w:sz="0" w:space="0" w:color="auto"/>
              </w:divBdr>
            </w:div>
            <w:div w:id="550116390">
              <w:marLeft w:val="480"/>
              <w:marRight w:val="0"/>
              <w:marTop w:val="0"/>
              <w:marBottom w:val="0"/>
              <w:divBdr>
                <w:top w:val="none" w:sz="0" w:space="0" w:color="auto"/>
                <w:left w:val="none" w:sz="0" w:space="0" w:color="auto"/>
                <w:bottom w:val="none" w:sz="0" w:space="0" w:color="auto"/>
                <w:right w:val="none" w:sz="0" w:space="0" w:color="auto"/>
              </w:divBdr>
            </w:div>
            <w:div w:id="550195123">
              <w:marLeft w:val="480"/>
              <w:marRight w:val="0"/>
              <w:marTop w:val="0"/>
              <w:marBottom w:val="0"/>
              <w:divBdr>
                <w:top w:val="none" w:sz="0" w:space="0" w:color="auto"/>
                <w:left w:val="none" w:sz="0" w:space="0" w:color="auto"/>
                <w:bottom w:val="none" w:sz="0" w:space="0" w:color="auto"/>
                <w:right w:val="none" w:sz="0" w:space="0" w:color="auto"/>
              </w:divBdr>
            </w:div>
            <w:div w:id="550267442">
              <w:marLeft w:val="480"/>
              <w:marRight w:val="0"/>
              <w:marTop w:val="0"/>
              <w:marBottom w:val="0"/>
              <w:divBdr>
                <w:top w:val="none" w:sz="0" w:space="0" w:color="auto"/>
                <w:left w:val="none" w:sz="0" w:space="0" w:color="auto"/>
                <w:bottom w:val="none" w:sz="0" w:space="0" w:color="auto"/>
                <w:right w:val="none" w:sz="0" w:space="0" w:color="auto"/>
              </w:divBdr>
            </w:div>
            <w:div w:id="550314709">
              <w:marLeft w:val="480"/>
              <w:marRight w:val="0"/>
              <w:marTop w:val="0"/>
              <w:marBottom w:val="0"/>
              <w:divBdr>
                <w:top w:val="none" w:sz="0" w:space="0" w:color="auto"/>
                <w:left w:val="none" w:sz="0" w:space="0" w:color="auto"/>
                <w:bottom w:val="none" w:sz="0" w:space="0" w:color="auto"/>
                <w:right w:val="none" w:sz="0" w:space="0" w:color="auto"/>
              </w:divBdr>
            </w:div>
            <w:div w:id="550338490">
              <w:marLeft w:val="480"/>
              <w:marRight w:val="0"/>
              <w:marTop w:val="0"/>
              <w:marBottom w:val="0"/>
              <w:divBdr>
                <w:top w:val="none" w:sz="0" w:space="0" w:color="auto"/>
                <w:left w:val="none" w:sz="0" w:space="0" w:color="auto"/>
                <w:bottom w:val="none" w:sz="0" w:space="0" w:color="auto"/>
                <w:right w:val="none" w:sz="0" w:space="0" w:color="auto"/>
              </w:divBdr>
            </w:div>
            <w:div w:id="550386881">
              <w:marLeft w:val="480"/>
              <w:marRight w:val="0"/>
              <w:marTop w:val="0"/>
              <w:marBottom w:val="0"/>
              <w:divBdr>
                <w:top w:val="none" w:sz="0" w:space="0" w:color="auto"/>
                <w:left w:val="none" w:sz="0" w:space="0" w:color="auto"/>
                <w:bottom w:val="none" w:sz="0" w:space="0" w:color="auto"/>
                <w:right w:val="none" w:sz="0" w:space="0" w:color="auto"/>
              </w:divBdr>
            </w:div>
            <w:div w:id="550579023">
              <w:marLeft w:val="480"/>
              <w:marRight w:val="0"/>
              <w:marTop w:val="0"/>
              <w:marBottom w:val="0"/>
              <w:divBdr>
                <w:top w:val="none" w:sz="0" w:space="0" w:color="auto"/>
                <w:left w:val="none" w:sz="0" w:space="0" w:color="auto"/>
                <w:bottom w:val="none" w:sz="0" w:space="0" w:color="auto"/>
                <w:right w:val="none" w:sz="0" w:space="0" w:color="auto"/>
              </w:divBdr>
            </w:div>
            <w:div w:id="550773054">
              <w:marLeft w:val="480"/>
              <w:marRight w:val="0"/>
              <w:marTop w:val="0"/>
              <w:marBottom w:val="0"/>
              <w:divBdr>
                <w:top w:val="none" w:sz="0" w:space="0" w:color="auto"/>
                <w:left w:val="none" w:sz="0" w:space="0" w:color="auto"/>
                <w:bottom w:val="none" w:sz="0" w:space="0" w:color="auto"/>
                <w:right w:val="none" w:sz="0" w:space="0" w:color="auto"/>
              </w:divBdr>
            </w:div>
            <w:div w:id="550775576">
              <w:marLeft w:val="480"/>
              <w:marRight w:val="0"/>
              <w:marTop w:val="0"/>
              <w:marBottom w:val="0"/>
              <w:divBdr>
                <w:top w:val="none" w:sz="0" w:space="0" w:color="auto"/>
                <w:left w:val="none" w:sz="0" w:space="0" w:color="auto"/>
                <w:bottom w:val="none" w:sz="0" w:space="0" w:color="auto"/>
                <w:right w:val="none" w:sz="0" w:space="0" w:color="auto"/>
              </w:divBdr>
            </w:div>
            <w:div w:id="550847202">
              <w:marLeft w:val="480"/>
              <w:marRight w:val="0"/>
              <w:marTop w:val="0"/>
              <w:marBottom w:val="0"/>
              <w:divBdr>
                <w:top w:val="none" w:sz="0" w:space="0" w:color="auto"/>
                <w:left w:val="none" w:sz="0" w:space="0" w:color="auto"/>
                <w:bottom w:val="none" w:sz="0" w:space="0" w:color="auto"/>
                <w:right w:val="none" w:sz="0" w:space="0" w:color="auto"/>
              </w:divBdr>
            </w:div>
            <w:div w:id="550851893">
              <w:marLeft w:val="480"/>
              <w:marRight w:val="0"/>
              <w:marTop w:val="0"/>
              <w:marBottom w:val="0"/>
              <w:divBdr>
                <w:top w:val="none" w:sz="0" w:space="0" w:color="auto"/>
                <w:left w:val="none" w:sz="0" w:space="0" w:color="auto"/>
                <w:bottom w:val="none" w:sz="0" w:space="0" w:color="auto"/>
                <w:right w:val="none" w:sz="0" w:space="0" w:color="auto"/>
              </w:divBdr>
            </w:div>
            <w:div w:id="550965471">
              <w:marLeft w:val="480"/>
              <w:marRight w:val="0"/>
              <w:marTop w:val="0"/>
              <w:marBottom w:val="0"/>
              <w:divBdr>
                <w:top w:val="none" w:sz="0" w:space="0" w:color="auto"/>
                <w:left w:val="none" w:sz="0" w:space="0" w:color="auto"/>
                <w:bottom w:val="none" w:sz="0" w:space="0" w:color="auto"/>
                <w:right w:val="none" w:sz="0" w:space="0" w:color="auto"/>
              </w:divBdr>
            </w:div>
            <w:div w:id="551113366">
              <w:marLeft w:val="480"/>
              <w:marRight w:val="0"/>
              <w:marTop w:val="0"/>
              <w:marBottom w:val="0"/>
              <w:divBdr>
                <w:top w:val="none" w:sz="0" w:space="0" w:color="auto"/>
                <w:left w:val="none" w:sz="0" w:space="0" w:color="auto"/>
                <w:bottom w:val="none" w:sz="0" w:space="0" w:color="auto"/>
                <w:right w:val="none" w:sz="0" w:space="0" w:color="auto"/>
              </w:divBdr>
            </w:div>
            <w:div w:id="551113620">
              <w:marLeft w:val="480"/>
              <w:marRight w:val="0"/>
              <w:marTop w:val="0"/>
              <w:marBottom w:val="0"/>
              <w:divBdr>
                <w:top w:val="none" w:sz="0" w:space="0" w:color="auto"/>
                <w:left w:val="none" w:sz="0" w:space="0" w:color="auto"/>
                <w:bottom w:val="none" w:sz="0" w:space="0" w:color="auto"/>
                <w:right w:val="none" w:sz="0" w:space="0" w:color="auto"/>
              </w:divBdr>
            </w:div>
            <w:div w:id="551116810">
              <w:marLeft w:val="480"/>
              <w:marRight w:val="0"/>
              <w:marTop w:val="0"/>
              <w:marBottom w:val="0"/>
              <w:divBdr>
                <w:top w:val="none" w:sz="0" w:space="0" w:color="auto"/>
                <w:left w:val="none" w:sz="0" w:space="0" w:color="auto"/>
                <w:bottom w:val="none" w:sz="0" w:space="0" w:color="auto"/>
                <w:right w:val="none" w:sz="0" w:space="0" w:color="auto"/>
              </w:divBdr>
            </w:div>
            <w:div w:id="551158745">
              <w:marLeft w:val="480"/>
              <w:marRight w:val="0"/>
              <w:marTop w:val="0"/>
              <w:marBottom w:val="0"/>
              <w:divBdr>
                <w:top w:val="none" w:sz="0" w:space="0" w:color="auto"/>
                <w:left w:val="none" w:sz="0" w:space="0" w:color="auto"/>
                <w:bottom w:val="none" w:sz="0" w:space="0" w:color="auto"/>
                <w:right w:val="none" w:sz="0" w:space="0" w:color="auto"/>
              </w:divBdr>
            </w:div>
            <w:div w:id="551160544">
              <w:marLeft w:val="480"/>
              <w:marRight w:val="0"/>
              <w:marTop w:val="0"/>
              <w:marBottom w:val="0"/>
              <w:divBdr>
                <w:top w:val="none" w:sz="0" w:space="0" w:color="auto"/>
                <w:left w:val="none" w:sz="0" w:space="0" w:color="auto"/>
                <w:bottom w:val="none" w:sz="0" w:space="0" w:color="auto"/>
                <w:right w:val="none" w:sz="0" w:space="0" w:color="auto"/>
              </w:divBdr>
            </w:div>
            <w:div w:id="551187330">
              <w:marLeft w:val="480"/>
              <w:marRight w:val="0"/>
              <w:marTop w:val="0"/>
              <w:marBottom w:val="0"/>
              <w:divBdr>
                <w:top w:val="none" w:sz="0" w:space="0" w:color="auto"/>
                <w:left w:val="none" w:sz="0" w:space="0" w:color="auto"/>
                <w:bottom w:val="none" w:sz="0" w:space="0" w:color="auto"/>
                <w:right w:val="none" w:sz="0" w:space="0" w:color="auto"/>
              </w:divBdr>
            </w:div>
            <w:div w:id="551355052">
              <w:marLeft w:val="480"/>
              <w:marRight w:val="0"/>
              <w:marTop w:val="0"/>
              <w:marBottom w:val="0"/>
              <w:divBdr>
                <w:top w:val="none" w:sz="0" w:space="0" w:color="auto"/>
                <w:left w:val="none" w:sz="0" w:space="0" w:color="auto"/>
                <w:bottom w:val="none" w:sz="0" w:space="0" w:color="auto"/>
                <w:right w:val="none" w:sz="0" w:space="0" w:color="auto"/>
              </w:divBdr>
            </w:div>
            <w:div w:id="551501589">
              <w:marLeft w:val="480"/>
              <w:marRight w:val="0"/>
              <w:marTop w:val="0"/>
              <w:marBottom w:val="0"/>
              <w:divBdr>
                <w:top w:val="none" w:sz="0" w:space="0" w:color="auto"/>
                <w:left w:val="none" w:sz="0" w:space="0" w:color="auto"/>
                <w:bottom w:val="none" w:sz="0" w:space="0" w:color="auto"/>
                <w:right w:val="none" w:sz="0" w:space="0" w:color="auto"/>
              </w:divBdr>
            </w:div>
            <w:div w:id="551502683">
              <w:marLeft w:val="480"/>
              <w:marRight w:val="0"/>
              <w:marTop w:val="0"/>
              <w:marBottom w:val="0"/>
              <w:divBdr>
                <w:top w:val="none" w:sz="0" w:space="0" w:color="auto"/>
                <w:left w:val="none" w:sz="0" w:space="0" w:color="auto"/>
                <w:bottom w:val="none" w:sz="0" w:space="0" w:color="auto"/>
                <w:right w:val="none" w:sz="0" w:space="0" w:color="auto"/>
              </w:divBdr>
            </w:div>
            <w:div w:id="551576545">
              <w:marLeft w:val="480"/>
              <w:marRight w:val="0"/>
              <w:marTop w:val="0"/>
              <w:marBottom w:val="0"/>
              <w:divBdr>
                <w:top w:val="none" w:sz="0" w:space="0" w:color="auto"/>
                <w:left w:val="none" w:sz="0" w:space="0" w:color="auto"/>
                <w:bottom w:val="none" w:sz="0" w:space="0" w:color="auto"/>
                <w:right w:val="none" w:sz="0" w:space="0" w:color="auto"/>
              </w:divBdr>
            </w:div>
            <w:div w:id="551697443">
              <w:marLeft w:val="480"/>
              <w:marRight w:val="0"/>
              <w:marTop w:val="0"/>
              <w:marBottom w:val="0"/>
              <w:divBdr>
                <w:top w:val="none" w:sz="0" w:space="0" w:color="auto"/>
                <w:left w:val="none" w:sz="0" w:space="0" w:color="auto"/>
                <w:bottom w:val="none" w:sz="0" w:space="0" w:color="auto"/>
                <w:right w:val="none" w:sz="0" w:space="0" w:color="auto"/>
              </w:divBdr>
            </w:div>
            <w:div w:id="551964476">
              <w:marLeft w:val="480"/>
              <w:marRight w:val="0"/>
              <w:marTop w:val="0"/>
              <w:marBottom w:val="0"/>
              <w:divBdr>
                <w:top w:val="none" w:sz="0" w:space="0" w:color="auto"/>
                <w:left w:val="none" w:sz="0" w:space="0" w:color="auto"/>
                <w:bottom w:val="none" w:sz="0" w:space="0" w:color="auto"/>
                <w:right w:val="none" w:sz="0" w:space="0" w:color="auto"/>
              </w:divBdr>
            </w:div>
            <w:div w:id="551969416">
              <w:marLeft w:val="480"/>
              <w:marRight w:val="0"/>
              <w:marTop w:val="0"/>
              <w:marBottom w:val="0"/>
              <w:divBdr>
                <w:top w:val="none" w:sz="0" w:space="0" w:color="auto"/>
                <w:left w:val="none" w:sz="0" w:space="0" w:color="auto"/>
                <w:bottom w:val="none" w:sz="0" w:space="0" w:color="auto"/>
                <w:right w:val="none" w:sz="0" w:space="0" w:color="auto"/>
              </w:divBdr>
            </w:div>
            <w:div w:id="552038869">
              <w:marLeft w:val="480"/>
              <w:marRight w:val="0"/>
              <w:marTop w:val="0"/>
              <w:marBottom w:val="0"/>
              <w:divBdr>
                <w:top w:val="none" w:sz="0" w:space="0" w:color="auto"/>
                <w:left w:val="none" w:sz="0" w:space="0" w:color="auto"/>
                <w:bottom w:val="none" w:sz="0" w:space="0" w:color="auto"/>
                <w:right w:val="none" w:sz="0" w:space="0" w:color="auto"/>
              </w:divBdr>
            </w:div>
            <w:div w:id="552041510">
              <w:marLeft w:val="480"/>
              <w:marRight w:val="0"/>
              <w:marTop w:val="0"/>
              <w:marBottom w:val="0"/>
              <w:divBdr>
                <w:top w:val="none" w:sz="0" w:space="0" w:color="auto"/>
                <w:left w:val="none" w:sz="0" w:space="0" w:color="auto"/>
                <w:bottom w:val="none" w:sz="0" w:space="0" w:color="auto"/>
                <w:right w:val="none" w:sz="0" w:space="0" w:color="auto"/>
              </w:divBdr>
            </w:div>
            <w:div w:id="552153257">
              <w:marLeft w:val="480"/>
              <w:marRight w:val="0"/>
              <w:marTop w:val="0"/>
              <w:marBottom w:val="0"/>
              <w:divBdr>
                <w:top w:val="none" w:sz="0" w:space="0" w:color="auto"/>
                <w:left w:val="none" w:sz="0" w:space="0" w:color="auto"/>
                <w:bottom w:val="none" w:sz="0" w:space="0" w:color="auto"/>
                <w:right w:val="none" w:sz="0" w:space="0" w:color="auto"/>
              </w:divBdr>
            </w:div>
            <w:div w:id="552273853">
              <w:marLeft w:val="480"/>
              <w:marRight w:val="0"/>
              <w:marTop w:val="0"/>
              <w:marBottom w:val="0"/>
              <w:divBdr>
                <w:top w:val="none" w:sz="0" w:space="0" w:color="auto"/>
                <w:left w:val="none" w:sz="0" w:space="0" w:color="auto"/>
                <w:bottom w:val="none" w:sz="0" w:space="0" w:color="auto"/>
                <w:right w:val="none" w:sz="0" w:space="0" w:color="auto"/>
              </w:divBdr>
            </w:div>
            <w:div w:id="552275228">
              <w:marLeft w:val="480"/>
              <w:marRight w:val="0"/>
              <w:marTop w:val="0"/>
              <w:marBottom w:val="0"/>
              <w:divBdr>
                <w:top w:val="none" w:sz="0" w:space="0" w:color="auto"/>
                <w:left w:val="none" w:sz="0" w:space="0" w:color="auto"/>
                <w:bottom w:val="none" w:sz="0" w:space="0" w:color="auto"/>
                <w:right w:val="none" w:sz="0" w:space="0" w:color="auto"/>
              </w:divBdr>
            </w:div>
            <w:div w:id="552278047">
              <w:marLeft w:val="480"/>
              <w:marRight w:val="0"/>
              <w:marTop w:val="0"/>
              <w:marBottom w:val="0"/>
              <w:divBdr>
                <w:top w:val="none" w:sz="0" w:space="0" w:color="auto"/>
                <w:left w:val="none" w:sz="0" w:space="0" w:color="auto"/>
                <w:bottom w:val="none" w:sz="0" w:space="0" w:color="auto"/>
                <w:right w:val="none" w:sz="0" w:space="0" w:color="auto"/>
              </w:divBdr>
            </w:div>
            <w:div w:id="552347890">
              <w:marLeft w:val="480"/>
              <w:marRight w:val="0"/>
              <w:marTop w:val="0"/>
              <w:marBottom w:val="0"/>
              <w:divBdr>
                <w:top w:val="none" w:sz="0" w:space="0" w:color="auto"/>
                <w:left w:val="none" w:sz="0" w:space="0" w:color="auto"/>
                <w:bottom w:val="none" w:sz="0" w:space="0" w:color="auto"/>
                <w:right w:val="none" w:sz="0" w:space="0" w:color="auto"/>
              </w:divBdr>
            </w:div>
            <w:div w:id="552353021">
              <w:marLeft w:val="480"/>
              <w:marRight w:val="0"/>
              <w:marTop w:val="0"/>
              <w:marBottom w:val="0"/>
              <w:divBdr>
                <w:top w:val="none" w:sz="0" w:space="0" w:color="auto"/>
                <w:left w:val="none" w:sz="0" w:space="0" w:color="auto"/>
                <w:bottom w:val="none" w:sz="0" w:space="0" w:color="auto"/>
                <w:right w:val="none" w:sz="0" w:space="0" w:color="auto"/>
              </w:divBdr>
            </w:div>
            <w:div w:id="552468859">
              <w:marLeft w:val="480"/>
              <w:marRight w:val="0"/>
              <w:marTop w:val="0"/>
              <w:marBottom w:val="0"/>
              <w:divBdr>
                <w:top w:val="none" w:sz="0" w:space="0" w:color="auto"/>
                <w:left w:val="none" w:sz="0" w:space="0" w:color="auto"/>
                <w:bottom w:val="none" w:sz="0" w:space="0" w:color="auto"/>
                <w:right w:val="none" w:sz="0" w:space="0" w:color="auto"/>
              </w:divBdr>
            </w:div>
            <w:div w:id="552472805">
              <w:marLeft w:val="480"/>
              <w:marRight w:val="0"/>
              <w:marTop w:val="0"/>
              <w:marBottom w:val="0"/>
              <w:divBdr>
                <w:top w:val="none" w:sz="0" w:space="0" w:color="auto"/>
                <w:left w:val="none" w:sz="0" w:space="0" w:color="auto"/>
                <w:bottom w:val="none" w:sz="0" w:space="0" w:color="auto"/>
                <w:right w:val="none" w:sz="0" w:space="0" w:color="auto"/>
              </w:divBdr>
            </w:div>
            <w:div w:id="552498415">
              <w:marLeft w:val="480"/>
              <w:marRight w:val="0"/>
              <w:marTop w:val="0"/>
              <w:marBottom w:val="0"/>
              <w:divBdr>
                <w:top w:val="none" w:sz="0" w:space="0" w:color="auto"/>
                <w:left w:val="none" w:sz="0" w:space="0" w:color="auto"/>
                <w:bottom w:val="none" w:sz="0" w:space="0" w:color="auto"/>
                <w:right w:val="none" w:sz="0" w:space="0" w:color="auto"/>
              </w:divBdr>
            </w:div>
            <w:div w:id="552549401">
              <w:marLeft w:val="480"/>
              <w:marRight w:val="0"/>
              <w:marTop w:val="0"/>
              <w:marBottom w:val="0"/>
              <w:divBdr>
                <w:top w:val="none" w:sz="0" w:space="0" w:color="auto"/>
                <w:left w:val="none" w:sz="0" w:space="0" w:color="auto"/>
                <w:bottom w:val="none" w:sz="0" w:space="0" w:color="auto"/>
                <w:right w:val="none" w:sz="0" w:space="0" w:color="auto"/>
              </w:divBdr>
            </w:div>
            <w:div w:id="552620441">
              <w:marLeft w:val="480"/>
              <w:marRight w:val="0"/>
              <w:marTop w:val="0"/>
              <w:marBottom w:val="0"/>
              <w:divBdr>
                <w:top w:val="none" w:sz="0" w:space="0" w:color="auto"/>
                <w:left w:val="none" w:sz="0" w:space="0" w:color="auto"/>
                <w:bottom w:val="none" w:sz="0" w:space="0" w:color="auto"/>
                <w:right w:val="none" w:sz="0" w:space="0" w:color="auto"/>
              </w:divBdr>
            </w:div>
            <w:div w:id="552622089">
              <w:marLeft w:val="480"/>
              <w:marRight w:val="0"/>
              <w:marTop w:val="0"/>
              <w:marBottom w:val="0"/>
              <w:divBdr>
                <w:top w:val="none" w:sz="0" w:space="0" w:color="auto"/>
                <w:left w:val="none" w:sz="0" w:space="0" w:color="auto"/>
                <w:bottom w:val="none" w:sz="0" w:space="0" w:color="auto"/>
                <w:right w:val="none" w:sz="0" w:space="0" w:color="auto"/>
              </w:divBdr>
            </w:div>
            <w:div w:id="552735507">
              <w:marLeft w:val="480"/>
              <w:marRight w:val="0"/>
              <w:marTop w:val="0"/>
              <w:marBottom w:val="0"/>
              <w:divBdr>
                <w:top w:val="none" w:sz="0" w:space="0" w:color="auto"/>
                <w:left w:val="none" w:sz="0" w:space="0" w:color="auto"/>
                <w:bottom w:val="none" w:sz="0" w:space="0" w:color="auto"/>
                <w:right w:val="none" w:sz="0" w:space="0" w:color="auto"/>
              </w:divBdr>
            </w:div>
            <w:div w:id="552809943">
              <w:marLeft w:val="480"/>
              <w:marRight w:val="0"/>
              <w:marTop w:val="0"/>
              <w:marBottom w:val="0"/>
              <w:divBdr>
                <w:top w:val="none" w:sz="0" w:space="0" w:color="auto"/>
                <w:left w:val="none" w:sz="0" w:space="0" w:color="auto"/>
                <w:bottom w:val="none" w:sz="0" w:space="0" w:color="auto"/>
                <w:right w:val="none" w:sz="0" w:space="0" w:color="auto"/>
              </w:divBdr>
            </w:div>
            <w:div w:id="552813300">
              <w:marLeft w:val="480"/>
              <w:marRight w:val="0"/>
              <w:marTop w:val="0"/>
              <w:marBottom w:val="0"/>
              <w:divBdr>
                <w:top w:val="none" w:sz="0" w:space="0" w:color="auto"/>
                <w:left w:val="none" w:sz="0" w:space="0" w:color="auto"/>
                <w:bottom w:val="none" w:sz="0" w:space="0" w:color="auto"/>
                <w:right w:val="none" w:sz="0" w:space="0" w:color="auto"/>
              </w:divBdr>
            </w:div>
            <w:div w:id="552930589">
              <w:marLeft w:val="480"/>
              <w:marRight w:val="0"/>
              <w:marTop w:val="0"/>
              <w:marBottom w:val="0"/>
              <w:divBdr>
                <w:top w:val="none" w:sz="0" w:space="0" w:color="auto"/>
                <w:left w:val="none" w:sz="0" w:space="0" w:color="auto"/>
                <w:bottom w:val="none" w:sz="0" w:space="0" w:color="auto"/>
                <w:right w:val="none" w:sz="0" w:space="0" w:color="auto"/>
              </w:divBdr>
            </w:div>
            <w:div w:id="552931126">
              <w:marLeft w:val="480"/>
              <w:marRight w:val="0"/>
              <w:marTop w:val="0"/>
              <w:marBottom w:val="0"/>
              <w:divBdr>
                <w:top w:val="none" w:sz="0" w:space="0" w:color="auto"/>
                <w:left w:val="none" w:sz="0" w:space="0" w:color="auto"/>
                <w:bottom w:val="none" w:sz="0" w:space="0" w:color="auto"/>
                <w:right w:val="none" w:sz="0" w:space="0" w:color="auto"/>
              </w:divBdr>
            </w:div>
            <w:div w:id="552935889">
              <w:marLeft w:val="480"/>
              <w:marRight w:val="0"/>
              <w:marTop w:val="0"/>
              <w:marBottom w:val="0"/>
              <w:divBdr>
                <w:top w:val="none" w:sz="0" w:space="0" w:color="auto"/>
                <w:left w:val="none" w:sz="0" w:space="0" w:color="auto"/>
                <w:bottom w:val="none" w:sz="0" w:space="0" w:color="auto"/>
                <w:right w:val="none" w:sz="0" w:space="0" w:color="auto"/>
              </w:divBdr>
            </w:div>
            <w:div w:id="553080869">
              <w:marLeft w:val="480"/>
              <w:marRight w:val="0"/>
              <w:marTop w:val="0"/>
              <w:marBottom w:val="0"/>
              <w:divBdr>
                <w:top w:val="none" w:sz="0" w:space="0" w:color="auto"/>
                <w:left w:val="none" w:sz="0" w:space="0" w:color="auto"/>
                <w:bottom w:val="none" w:sz="0" w:space="0" w:color="auto"/>
                <w:right w:val="none" w:sz="0" w:space="0" w:color="auto"/>
              </w:divBdr>
            </w:div>
            <w:div w:id="553081245">
              <w:marLeft w:val="480"/>
              <w:marRight w:val="0"/>
              <w:marTop w:val="0"/>
              <w:marBottom w:val="0"/>
              <w:divBdr>
                <w:top w:val="none" w:sz="0" w:space="0" w:color="auto"/>
                <w:left w:val="none" w:sz="0" w:space="0" w:color="auto"/>
                <w:bottom w:val="none" w:sz="0" w:space="0" w:color="auto"/>
                <w:right w:val="none" w:sz="0" w:space="0" w:color="auto"/>
              </w:divBdr>
            </w:div>
            <w:div w:id="553155610">
              <w:marLeft w:val="480"/>
              <w:marRight w:val="0"/>
              <w:marTop w:val="0"/>
              <w:marBottom w:val="0"/>
              <w:divBdr>
                <w:top w:val="none" w:sz="0" w:space="0" w:color="auto"/>
                <w:left w:val="none" w:sz="0" w:space="0" w:color="auto"/>
                <w:bottom w:val="none" w:sz="0" w:space="0" w:color="auto"/>
                <w:right w:val="none" w:sz="0" w:space="0" w:color="auto"/>
              </w:divBdr>
            </w:div>
            <w:div w:id="553198109">
              <w:marLeft w:val="480"/>
              <w:marRight w:val="0"/>
              <w:marTop w:val="0"/>
              <w:marBottom w:val="0"/>
              <w:divBdr>
                <w:top w:val="none" w:sz="0" w:space="0" w:color="auto"/>
                <w:left w:val="none" w:sz="0" w:space="0" w:color="auto"/>
                <w:bottom w:val="none" w:sz="0" w:space="0" w:color="auto"/>
                <w:right w:val="none" w:sz="0" w:space="0" w:color="auto"/>
              </w:divBdr>
            </w:div>
            <w:div w:id="553202934">
              <w:marLeft w:val="480"/>
              <w:marRight w:val="0"/>
              <w:marTop w:val="0"/>
              <w:marBottom w:val="0"/>
              <w:divBdr>
                <w:top w:val="none" w:sz="0" w:space="0" w:color="auto"/>
                <w:left w:val="none" w:sz="0" w:space="0" w:color="auto"/>
                <w:bottom w:val="none" w:sz="0" w:space="0" w:color="auto"/>
                <w:right w:val="none" w:sz="0" w:space="0" w:color="auto"/>
              </w:divBdr>
            </w:div>
            <w:div w:id="553273083">
              <w:marLeft w:val="480"/>
              <w:marRight w:val="0"/>
              <w:marTop w:val="0"/>
              <w:marBottom w:val="0"/>
              <w:divBdr>
                <w:top w:val="none" w:sz="0" w:space="0" w:color="auto"/>
                <w:left w:val="none" w:sz="0" w:space="0" w:color="auto"/>
                <w:bottom w:val="none" w:sz="0" w:space="0" w:color="auto"/>
                <w:right w:val="none" w:sz="0" w:space="0" w:color="auto"/>
              </w:divBdr>
            </w:div>
            <w:div w:id="553469793">
              <w:marLeft w:val="480"/>
              <w:marRight w:val="0"/>
              <w:marTop w:val="0"/>
              <w:marBottom w:val="0"/>
              <w:divBdr>
                <w:top w:val="none" w:sz="0" w:space="0" w:color="auto"/>
                <w:left w:val="none" w:sz="0" w:space="0" w:color="auto"/>
                <w:bottom w:val="none" w:sz="0" w:space="0" w:color="auto"/>
                <w:right w:val="none" w:sz="0" w:space="0" w:color="auto"/>
              </w:divBdr>
            </w:div>
            <w:div w:id="553470810">
              <w:marLeft w:val="480"/>
              <w:marRight w:val="0"/>
              <w:marTop w:val="0"/>
              <w:marBottom w:val="0"/>
              <w:divBdr>
                <w:top w:val="none" w:sz="0" w:space="0" w:color="auto"/>
                <w:left w:val="none" w:sz="0" w:space="0" w:color="auto"/>
                <w:bottom w:val="none" w:sz="0" w:space="0" w:color="auto"/>
                <w:right w:val="none" w:sz="0" w:space="0" w:color="auto"/>
              </w:divBdr>
            </w:div>
            <w:div w:id="553659046">
              <w:marLeft w:val="480"/>
              <w:marRight w:val="0"/>
              <w:marTop w:val="0"/>
              <w:marBottom w:val="0"/>
              <w:divBdr>
                <w:top w:val="none" w:sz="0" w:space="0" w:color="auto"/>
                <w:left w:val="none" w:sz="0" w:space="0" w:color="auto"/>
                <w:bottom w:val="none" w:sz="0" w:space="0" w:color="auto"/>
                <w:right w:val="none" w:sz="0" w:space="0" w:color="auto"/>
              </w:divBdr>
            </w:div>
            <w:div w:id="553856213">
              <w:marLeft w:val="480"/>
              <w:marRight w:val="0"/>
              <w:marTop w:val="0"/>
              <w:marBottom w:val="0"/>
              <w:divBdr>
                <w:top w:val="none" w:sz="0" w:space="0" w:color="auto"/>
                <w:left w:val="none" w:sz="0" w:space="0" w:color="auto"/>
                <w:bottom w:val="none" w:sz="0" w:space="0" w:color="auto"/>
                <w:right w:val="none" w:sz="0" w:space="0" w:color="auto"/>
              </w:divBdr>
            </w:div>
            <w:div w:id="553926375">
              <w:marLeft w:val="480"/>
              <w:marRight w:val="0"/>
              <w:marTop w:val="0"/>
              <w:marBottom w:val="0"/>
              <w:divBdr>
                <w:top w:val="none" w:sz="0" w:space="0" w:color="auto"/>
                <w:left w:val="none" w:sz="0" w:space="0" w:color="auto"/>
                <w:bottom w:val="none" w:sz="0" w:space="0" w:color="auto"/>
                <w:right w:val="none" w:sz="0" w:space="0" w:color="auto"/>
              </w:divBdr>
            </w:div>
            <w:div w:id="554003143">
              <w:marLeft w:val="480"/>
              <w:marRight w:val="0"/>
              <w:marTop w:val="0"/>
              <w:marBottom w:val="0"/>
              <w:divBdr>
                <w:top w:val="none" w:sz="0" w:space="0" w:color="auto"/>
                <w:left w:val="none" w:sz="0" w:space="0" w:color="auto"/>
                <w:bottom w:val="none" w:sz="0" w:space="0" w:color="auto"/>
                <w:right w:val="none" w:sz="0" w:space="0" w:color="auto"/>
              </w:divBdr>
            </w:div>
            <w:div w:id="554052412">
              <w:marLeft w:val="480"/>
              <w:marRight w:val="0"/>
              <w:marTop w:val="0"/>
              <w:marBottom w:val="0"/>
              <w:divBdr>
                <w:top w:val="none" w:sz="0" w:space="0" w:color="auto"/>
                <w:left w:val="none" w:sz="0" w:space="0" w:color="auto"/>
                <w:bottom w:val="none" w:sz="0" w:space="0" w:color="auto"/>
                <w:right w:val="none" w:sz="0" w:space="0" w:color="auto"/>
              </w:divBdr>
            </w:div>
            <w:div w:id="554196769">
              <w:marLeft w:val="480"/>
              <w:marRight w:val="0"/>
              <w:marTop w:val="0"/>
              <w:marBottom w:val="0"/>
              <w:divBdr>
                <w:top w:val="none" w:sz="0" w:space="0" w:color="auto"/>
                <w:left w:val="none" w:sz="0" w:space="0" w:color="auto"/>
                <w:bottom w:val="none" w:sz="0" w:space="0" w:color="auto"/>
                <w:right w:val="none" w:sz="0" w:space="0" w:color="auto"/>
              </w:divBdr>
            </w:div>
            <w:div w:id="554201531">
              <w:marLeft w:val="480"/>
              <w:marRight w:val="0"/>
              <w:marTop w:val="0"/>
              <w:marBottom w:val="0"/>
              <w:divBdr>
                <w:top w:val="none" w:sz="0" w:space="0" w:color="auto"/>
                <w:left w:val="none" w:sz="0" w:space="0" w:color="auto"/>
                <w:bottom w:val="none" w:sz="0" w:space="0" w:color="auto"/>
                <w:right w:val="none" w:sz="0" w:space="0" w:color="auto"/>
              </w:divBdr>
            </w:div>
            <w:div w:id="554241011">
              <w:marLeft w:val="480"/>
              <w:marRight w:val="0"/>
              <w:marTop w:val="0"/>
              <w:marBottom w:val="0"/>
              <w:divBdr>
                <w:top w:val="none" w:sz="0" w:space="0" w:color="auto"/>
                <w:left w:val="none" w:sz="0" w:space="0" w:color="auto"/>
                <w:bottom w:val="none" w:sz="0" w:space="0" w:color="auto"/>
                <w:right w:val="none" w:sz="0" w:space="0" w:color="auto"/>
              </w:divBdr>
            </w:div>
            <w:div w:id="554588307">
              <w:marLeft w:val="480"/>
              <w:marRight w:val="0"/>
              <w:marTop w:val="0"/>
              <w:marBottom w:val="0"/>
              <w:divBdr>
                <w:top w:val="none" w:sz="0" w:space="0" w:color="auto"/>
                <w:left w:val="none" w:sz="0" w:space="0" w:color="auto"/>
                <w:bottom w:val="none" w:sz="0" w:space="0" w:color="auto"/>
                <w:right w:val="none" w:sz="0" w:space="0" w:color="auto"/>
              </w:divBdr>
            </w:div>
            <w:div w:id="554701795">
              <w:marLeft w:val="480"/>
              <w:marRight w:val="0"/>
              <w:marTop w:val="0"/>
              <w:marBottom w:val="0"/>
              <w:divBdr>
                <w:top w:val="none" w:sz="0" w:space="0" w:color="auto"/>
                <w:left w:val="none" w:sz="0" w:space="0" w:color="auto"/>
                <w:bottom w:val="none" w:sz="0" w:space="0" w:color="auto"/>
                <w:right w:val="none" w:sz="0" w:space="0" w:color="auto"/>
              </w:divBdr>
            </w:div>
            <w:div w:id="554970116">
              <w:marLeft w:val="480"/>
              <w:marRight w:val="0"/>
              <w:marTop w:val="0"/>
              <w:marBottom w:val="0"/>
              <w:divBdr>
                <w:top w:val="none" w:sz="0" w:space="0" w:color="auto"/>
                <w:left w:val="none" w:sz="0" w:space="0" w:color="auto"/>
                <w:bottom w:val="none" w:sz="0" w:space="0" w:color="auto"/>
                <w:right w:val="none" w:sz="0" w:space="0" w:color="auto"/>
              </w:divBdr>
            </w:div>
            <w:div w:id="555091298">
              <w:marLeft w:val="480"/>
              <w:marRight w:val="0"/>
              <w:marTop w:val="0"/>
              <w:marBottom w:val="0"/>
              <w:divBdr>
                <w:top w:val="none" w:sz="0" w:space="0" w:color="auto"/>
                <w:left w:val="none" w:sz="0" w:space="0" w:color="auto"/>
                <w:bottom w:val="none" w:sz="0" w:space="0" w:color="auto"/>
                <w:right w:val="none" w:sz="0" w:space="0" w:color="auto"/>
              </w:divBdr>
            </w:div>
            <w:div w:id="555092143">
              <w:marLeft w:val="480"/>
              <w:marRight w:val="0"/>
              <w:marTop w:val="0"/>
              <w:marBottom w:val="0"/>
              <w:divBdr>
                <w:top w:val="none" w:sz="0" w:space="0" w:color="auto"/>
                <w:left w:val="none" w:sz="0" w:space="0" w:color="auto"/>
                <w:bottom w:val="none" w:sz="0" w:space="0" w:color="auto"/>
                <w:right w:val="none" w:sz="0" w:space="0" w:color="auto"/>
              </w:divBdr>
            </w:div>
            <w:div w:id="555118695">
              <w:marLeft w:val="480"/>
              <w:marRight w:val="0"/>
              <w:marTop w:val="0"/>
              <w:marBottom w:val="0"/>
              <w:divBdr>
                <w:top w:val="none" w:sz="0" w:space="0" w:color="auto"/>
                <w:left w:val="none" w:sz="0" w:space="0" w:color="auto"/>
                <w:bottom w:val="none" w:sz="0" w:space="0" w:color="auto"/>
                <w:right w:val="none" w:sz="0" w:space="0" w:color="auto"/>
              </w:divBdr>
            </w:div>
            <w:div w:id="555119075">
              <w:marLeft w:val="480"/>
              <w:marRight w:val="0"/>
              <w:marTop w:val="0"/>
              <w:marBottom w:val="0"/>
              <w:divBdr>
                <w:top w:val="none" w:sz="0" w:space="0" w:color="auto"/>
                <w:left w:val="none" w:sz="0" w:space="0" w:color="auto"/>
                <w:bottom w:val="none" w:sz="0" w:space="0" w:color="auto"/>
                <w:right w:val="none" w:sz="0" w:space="0" w:color="auto"/>
              </w:divBdr>
            </w:div>
            <w:div w:id="555162584">
              <w:marLeft w:val="480"/>
              <w:marRight w:val="0"/>
              <w:marTop w:val="0"/>
              <w:marBottom w:val="0"/>
              <w:divBdr>
                <w:top w:val="none" w:sz="0" w:space="0" w:color="auto"/>
                <w:left w:val="none" w:sz="0" w:space="0" w:color="auto"/>
                <w:bottom w:val="none" w:sz="0" w:space="0" w:color="auto"/>
                <w:right w:val="none" w:sz="0" w:space="0" w:color="auto"/>
              </w:divBdr>
            </w:div>
            <w:div w:id="555236739">
              <w:marLeft w:val="480"/>
              <w:marRight w:val="0"/>
              <w:marTop w:val="0"/>
              <w:marBottom w:val="0"/>
              <w:divBdr>
                <w:top w:val="none" w:sz="0" w:space="0" w:color="auto"/>
                <w:left w:val="none" w:sz="0" w:space="0" w:color="auto"/>
                <w:bottom w:val="none" w:sz="0" w:space="0" w:color="auto"/>
                <w:right w:val="none" w:sz="0" w:space="0" w:color="auto"/>
              </w:divBdr>
            </w:div>
            <w:div w:id="555240557">
              <w:marLeft w:val="480"/>
              <w:marRight w:val="0"/>
              <w:marTop w:val="0"/>
              <w:marBottom w:val="0"/>
              <w:divBdr>
                <w:top w:val="none" w:sz="0" w:space="0" w:color="auto"/>
                <w:left w:val="none" w:sz="0" w:space="0" w:color="auto"/>
                <w:bottom w:val="none" w:sz="0" w:space="0" w:color="auto"/>
                <w:right w:val="none" w:sz="0" w:space="0" w:color="auto"/>
              </w:divBdr>
            </w:div>
            <w:div w:id="555241015">
              <w:marLeft w:val="480"/>
              <w:marRight w:val="0"/>
              <w:marTop w:val="0"/>
              <w:marBottom w:val="0"/>
              <w:divBdr>
                <w:top w:val="none" w:sz="0" w:space="0" w:color="auto"/>
                <w:left w:val="none" w:sz="0" w:space="0" w:color="auto"/>
                <w:bottom w:val="none" w:sz="0" w:space="0" w:color="auto"/>
                <w:right w:val="none" w:sz="0" w:space="0" w:color="auto"/>
              </w:divBdr>
            </w:div>
            <w:div w:id="555315411">
              <w:marLeft w:val="480"/>
              <w:marRight w:val="0"/>
              <w:marTop w:val="0"/>
              <w:marBottom w:val="0"/>
              <w:divBdr>
                <w:top w:val="none" w:sz="0" w:space="0" w:color="auto"/>
                <w:left w:val="none" w:sz="0" w:space="0" w:color="auto"/>
                <w:bottom w:val="none" w:sz="0" w:space="0" w:color="auto"/>
                <w:right w:val="none" w:sz="0" w:space="0" w:color="auto"/>
              </w:divBdr>
            </w:div>
            <w:div w:id="555432952">
              <w:marLeft w:val="480"/>
              <w:marRight w:val="0"/>
              <w:marTop w:val="0"/>
              <w:marBottom w:val="0"/>
              <w:divBdr>
                <w:top w:val="none" w:sz="0" w:space="0" w:color="auto"/>
                <w:left w:val="none" w:sz="0" w:space="0" w:color="auto"/>
                <w:bottom w:val="none" w:sz="0" w:space="0" w:color="auto"/>
                <w:right w:val="none" w:sz="0" w:space="0" w:color="auto"/>
              </w:divBdr>
            </w:div>
            <w:div w:id="555437572">
              <w:marLeft w:val="480"/>
              <w:marRight w:val="0"/>
              <w:marTop w:val="0"/>
              <w:marBottom w:val="0"/>
              <w:divBdr>
                <w:top w:val="none" w:sz="0" w:space="0" w:color="auto"/>
                <w:left w:val="none" w:sz="0" w:space="0" w:color="auto"/>
                <w:bottom w:val="none" w:sz="0" w:space="0" w:color="auto"/>
                <w:right w:val="none" w:sz="0" w:space="0" w:color="auto"/>
              </w:divBdr>
            </w:div>
            <w:div w:id="555705908">
              <w:marLeft w:val="480"/>
              <w:marRight w:val="0"/>
              <w:marTop w:val="0"/>
              <w:marBottom w:val="0"/>
              <w:divBdr>
                <w:top w:val="none" w:sz="0" w:space="0" w:color="auto"/>
                <w:left w:val="none" w:sz="0" w:space="0" w:color="auto"/>
                <w:bottom w:val="none" w:sz="0" w:space="0" w:color="auto"/>
                <w:right w:val="none" w:sz="0" w:space="0" w:color="auto"/>
              </w:divBdr>
            </w:div>
            <w:div w:id="555706091">
              <w:marLeft w:val="480"/>
              <w:marRight w:val="0"/>
              <w:marTop w:val="0"/>
              <w:marBottom w:val="0"/>
              <w:divBdr>
                <w:top w:val="none" w:sz="0" w:space="0" w:color="auto"/>
                <w:left w:val="none" w:sz="0" w:space="0" w:color="auto"/>
                <w:bottom w:val="none" w:sz="0" w:space="0" w:color="auto"/>
                <w:right w:val="none" w:sz="0" w:space="0" w:color="auto"/>
              </w:divBdr>
            </w:div>
            <w:div w:id="555707461">
              <w:marLeft w:val="480"/>
              <w:marRight w:val="0"/>
              <w:marTop w:val="0"/>
              <w:marBottom w:val="0"/>
              <w:divBdr>
                <w:top w:val="none" w:sz="0" w:space="0" w:color="auto"/>
                <w:left w:val="none" w:sz="0" w:space="0" w:color="auto"/>
                <w:bottom w:val="none" w:sz="0" w:space="0" w:color="auto"/>
                <w:right w:val="none" w:sz="0" w:space="0" w:color="auto"/>
              </w:divBdr>
            </w:div>
            <w:div w:id="555747540">
              <w:marLeft w:val="480"/>
              <w:marRight w:val="0"/>
              <w:marTop w:val="0"/>
              <w:marBottom w:val="0"/>
              <w:divBdr>
                <w:top w:val="none" w:sz="0" w:space="0" w:color="auto"/>
                <w:left w:val="none" w:sz="0" w:space="0" w:color="auto"/>
                <w:bottom w:val="none" w:sz="0" w:space="0" w:color="auto"/>
                <w:right w:val="none" w:sz="0" w:space="0" w:color="auto"/>
              </w:divBdr>
            </w:div>
            <w:div w:id="555817243">
              <w:marLeft w:val="480"/>
              <w:marRight w:val="0"/>
              <w:marTop w:val="0"/>
              <w:marBottom w:val="0"/>
              <w:divBdr>
                <w:top w:val="none" w:sz="0" w:space="0" w:color="auto"/>
                <w:left w:val="none" w:sz="0" w:space="0" w:color="auto"/>
                <w:bottom w:val="none" w:sz="0" w:space="0" w:color="auto"/>
                <w:right w:val="none" w:sz="0" w:space="0" w:color="auto"/>
              </w:divBdr>
            </w:div>
            <w:div w:id="555817520">
              <w:marLeft w:val="480"/>
              <w:marRight w:val="0"/>
              <w:marTop w:val="0"/>
              <w:marBottom w:val="0"/>
              <w:divBdr>
                <w:top w:val="none" w:sz="0" w:space="0" w:color="auto"/>
                <w:left w:val="none" w:sz="0" w:space="0" w:color="auto"/>
                <w:bottom w:val="none" w:sz="0" w:space="0" w:color="auto"/>
                <w:right w:val="none" w:sz="0" w:space="0" w:color="auto"/>
              </w:divBdr>
            </w:div>
            <w:div w:id="555972824">
              <w:marLeft w:val="480"/>
              <w:marRight w:val="0"/>
              <w:marTop w:val="0"/>
              <w:marBottom w:val="0"/>
              <w:divBdr>
                <w:top w:val="none" w:sz="0" w:space="0" w:color="auto"/>
                <w:left w:val="none" w:sz="0" w:space="0" w:color="auto"/>
                <w:bottom w:val="none" w:sz="0" w:space="0" w:color="auto"/>
                <w:right w:val="none" w:sz="0" w:space="0" w:color="auto"/>
              </w:divBdr>
            </w:div>
            <w:div w:id="556016345">
              <w:marLeft w:val="480"/>
              <w:marRight w:val="0"/>
              <w:marTop w:val="0"/>
              <w:marBottom w:val="0"/>
              <w:divBdr>
                <w:top w:val="none" w:sz="0" w:space="0" w:color="auto"/>
                <w:left w:val="none" w:sz="0" w:space="0" w:color="auto"/>
                <w:bottom w:val="none" w:sz="0" w:space="0" w:color="auto"/>
                <w:right w:val="none" w:sz="0" w:space="0" w:color="auto"/>
              </w:divBdr>
            </w:div>
            <w:div w:id="556090606">
              <w:marLeft w:val="480"/>
              <w:marRight w:val="0"/>
              <w:marTop w:val="0"/>
              <w:marBottom w:val="0"/>
              <w:divBdr>
                <w:top w:val="none" w:sz="0" w:space="0" w:color="auto"/>
                <w:left w:val="none" w:sz="0" w:space="0" w:color="auto"/>
                <w:bottom w:val="none" w:sz="0" w:space="0" w:color="auto"/>
                <w:right w:val="none" w:sz="0" w:space="0" w:color="auto"/>
              </w:divBdr>
            </w:div>
            <w:div w:id="556091989">
              <w:marLeft w:val="480"/>
              <w:marRight w:val="0"/>
              <w:marTop w:val="0"/>
              <w:marBottom w:val="0"/>
              <w:divBdr>
                <w:top w:val="none" w:sz="0" w:space="0" w:color="auto"/>
                <w:left w:val="none" w:sz="0" w:space="0" w:color="auto"/>
                <w:bottom w:val="none" w:sz="0" w:space="0" w:color="auto"/>
                <w:right w:val="none" w:sz="0" w:space="0" w:color="auto"/>
              </w:divBdr>
            </w:div>
            <w:div w:id="556160196">
              <w:marLeft w:val="480"/>
              <w:marRight w:val="0"/>
              <w:marTop w:val="0"/>
              <w:marBottom w:val="0"/>
              <w:divBdr>
                <w:top w:val="none" w:sz="0" w:space="0" w:color="auto"/>
                <w:left w:val="none" w:sz="0" w:space="0" w:color="auto"/>
                <w:bottom w:val="none" w:sz="0" w:space="0" w:color="auto"/>
                <w:right w:val="none" w:sz="0" w:space="0" w:color="auto"/>
              </w:divBdr>
            </w:div>
            <w:div w:id="556164426">
              <w:marLeft w:val="480"/>
              <w:marRight w:val="0"/>
              <w:marTop w:val="0"/>
              <w:marBottom w:val="0"/>
              <w:divBdr>
                <w:top w:val="none" w:sz="0" w:space="0" w:color="auto"/>
                <w:left w:val="none" w:sz="0" w:space="0" w:color="auto"/>
                <w:bottom w:val="none" w:sz="0" w:space="0" w:color="auto"/>
                <w:right w:val="none" w:sz="0" w:space="0" w:color="auto"/>
              </w:divBdr>
            </w:div>
            <w:div w:id="556361115">
              <w:marLeft w:val="480"/>
              <w:marRight w:val="0"/>
              <w:marTop w:val="0"/>
              <w:marBottom w:val="0"/>
              <w:divBdr>
                <w:top w:val="none" w:sz="0" w:space="0" w:color="auto"/>
                <w:left w:val="none" w:sz="0" w:space="0" w:color="auto"/>
                <w:bottom w:val="none" w:sz="0" w:space="0" w:color="auto"/>
                <w:right w:val="none" w:sz="0" w:space="0" w:color="auto"/>
              </w:divBdr>
            </w:div>
            <w:div w:id="556361218">
              <w:marLeft w:val="480"/>
              <w:marRight w:val="0"/>
              <w:marTop w:val="0"/>
              <w:marBottom w:val="0"/>
              <w:divBdr>
                <w:top w:val="none" w:sz="0" w:space="0" w:color="auto"/>
                <w:left w:val="none" w:sz="0" w:space="0" w:color="auto"/>
                <w:bottom w:val="none" w:sz="0" w:space="0" w:color="auto"/>
                <w:right w:val="none" w:sz="0" w:space="0" w:color="auto"/>
              </w:divBdr>
            </w:div>
            <w:div w:id="556401242">
              <w:marLeft w:val="480"/>
              <w:marRight w:val="0"/>
              <w:marTop w:val="0"/>
              <w:marBottom w:val="0"/>
              <w:divBdr>
                <w:top w:val="none" w:sz="0" w:space="0" w:color="auto"/>
                <w:left w:val="none" w:sz="0" w:space="0" w:color="auto"/>
                <w:bottom w:val="none" w:sz="0" w:space="0" w:color="auto"/>
                <w:right w:val="none" w:sz="0" w:space="0" w:color="auto"/>
              </w:divBdr>
            </w:div>
            <w:div w:id="556403801">
              <w:marLeft w:val="480"/>
              <w:marRight w:val="0"/>
              <w:marTop w:val="0"/>
              <w:marBottom w:val="0"/>
              <w:divBdr>
                <w:top w:val="none" w:sz="0" w:space="0" w:color="auto"/>
                <w:left w:val="none" w:sz="0" w:space="0" w:color="auto"/>
                <w:bottom w:val="none" w:sz="0" w:space="0" w:color="auto"/>
                <w:right w:val="none" w:sz="0" w:space="0" w:color="auto"/>
              </w:divBdr>
            </w:div>
            <w:div w:id="556428641">
              <w:marLeft w:val="480"/>
              <w:marRight w:val="0"/>
              <w:marTop w:val="0"/>
              <w:marBottom w:val="0"/>
              <w:divBdr>
                <w:top w:val="none" w:sz="0" w:space="0" w:color="auto"/>
                <w:left w:val="none" w:sz="0" w:space="0" w:color="auto"/>
                <w:bottom w:val="none" w:sz="0" w:space="0" w:color="auto"/>
                <w:right w:val="none" w:sz="0" w:space="0" w:color="auto"/>
              </w:divBdr>
            </w:div>
            <w:div w:id="556431994">
              <w:marLeft w:val="480"/>
              <w:marRight w:val="0"/>
              <w:marTop w:val="0"/>
              <w:marBottom w:val="0"/>
              <w:divBdr>
                <w:top w:val="none" w:sz="0" w:space="0" w:color="auto"/>
                <w:left w:val="none" w:sz="0" w:space="0" w:color="auto"/>
                <w:bottom w:val="none" w:sz="0" w:space="0" w:color="auto"/>
                <w:right w:val="none" w:sz="0" w:space="0" w:color="auto"/>
              </w:divBdr>
            </w:div>
            <w:div w:id="556473783">
              <w:marLeft w:val="480"/>
              <w:marRight w:val="0"/>
              <w:marTop w:val="0"/>
              <w:marBottom w:val="0"/>
              <w:divBdr>
                <w:top w:val="none" w:sz="0" w:space="0" w:color="auto"/>
                <w:left w:val="none" w:sz="0" w:space="0" w:color="auto"/>
                <w:bottom w:val="none" w:sz="0" w:space="0" w:color="auto"/>
                <w:right w:val="none" w:sz="0" w:space="0" w:color="auto"/>
              </w:divBdr>
            </w:div>
            <w:div w:id="556474226">
              <w:marLeft w:val="480"/>
              <w:marRight w:val="0"/>
              <w:marTop w:val="0"/>
              <w:marBottom w:val="0"/>
              <w:divBdr>
                <w:top w:val="none" w:sz="0" w:space="0" w:color="auto"/>
                <w:left w:val="none" w:sz="0" w:space="0" w:color="auto"/>
                <w:bottom w:val="none" w:sz="0" w:space="0" w:color="auto"/>
                <w:right w:val="none" w:sz="0" w:space="0" w:color="auto"/>
              </w:divBdr>
            </w:div>
            <w:div w:id="556476376">
              <w:marLeft w:val="480"/>
              <w:marRight w:val="0"/>
              <w:marTop w:val="0"/>
              <w:marBottom w:val="0"/>
              <w:divBdr>
                <w:top w:val="none" w:sz="0" w:space="0" w:color="auto"/>
                <w:left w:val="none" w:sz="0" w:space="0" w:color="auto"/>
                <w:bottom w:val="none" w:sz="0" w:space="0" w:color="auto"/>
                <w:right w:val="none" w:sz="0" w:space="0" w:color="auto"/>
              </w:divBdr>
            </w:div>
            <w:div w:id="556668384">
              <w:marLeft w:val="480"/>
              <w:marRight w:val="0"/>
              <w:marTop w:val="0"/>
              <w:marBottom w:val="0"/>
              <w:divBdr>
                <w:top w:val="none" w:sz="0" w:space="0" w:color="auto"/>
                <w:left w:val="none" w:sz="0" w:space="0" w:color="auto"/>
                <w:bottom w:val="none" w:sz="0" w:space="0" w:color="auto"/>
                <w:right w:val="none" w:sz="0" w:space="0" w:color="auto"/>
              </w:divBdr>
            </w:div>
            <w:div w:id="556671010">
              <w:marLeft w:val="480"/>
              <w:marRight w:val="0"/>
              <w:marTop w:val="0"/>
              <w:marBottom w:val="0"/>
              <w:divBdr>
                <w:top w:val="none" w:sz="0" w:space="0" w:color="auto"/>
                <w:left w:val="none" w:sz="0" w:space="0" w:color="auto"/>
                <w:bottom w:val="none" w:sz="0" w:space="0" w:color="auto"/>
                <w:right w:val="none" w:sz="0" w:space="0" w:color="auto"/>
              </w:divBdr>
            </w:div>
            <w:div w:id="556741864">
              <w:marLeft w:val="480"/>
              <w:marRight w:val="0"/>
              <w:marTop w:val="0"/>
              <w:marBottom w:val="0"/>
              <w:divBdr>
                <w:top w:val="none" w:sz="0" w:space="0" w:color="auto"/>
                <w:left w:val="none" w:sz="0" w:space="0" w:color="auto"/>
                <w:bottom w:val="none" w:sz="0" w:space="0" w:color="auto"/>
                <w:right w:val="none" w:sz="0" w:space="0" w:color="auto"/>
              </w:divBdr>
            </w:div>
            <w:div w:id="556748148">
              <w:marLeft w:val="480"/>
              <w:marRight w:val="0"/>
              <w:marTop w:val="0"/>
              <w:marBottom w:val="0"/>
              <w:divBdr>
                <w:top w:val="none" w:sz="0" w:space="0" w:color="auto"/>
                <w:left w:val="none" w:sz="0" w:space="0" w:color="auto"/>
                <w:bottom w:val="none" w:sz="0" w:space="0" w:color="auto"/>
                <w:right w:val="none" w:sz="0" w:space="0" w:color="auto"/>
              </w:divBdr>
            </w:div>
            <w:div w:id="556823078">
              <w:marLeft w:val="480"/>
              <w:marRight w:val="0"/>
              <w:marTop w:val="0"/>
              <w:marBottom w:val="0"/>
              <w:divBdr>
                <w:top w:val="none" w:sz="0" w:space="0" w:color="auto"/>
                <w:left w:val="none" w:sz="0" w:space="0" w:color="auto"/>
                <w:bottom w:val="none" w:sz="0" w:space="0" w:color="auto"/>
                <w:right w:val="none" w:sz="0" w:space="0" w:color="auto"/>
              </w:divBdr>
            </w:div>
            <w:div w:id="556861815">
              <w:marLeft w:val="480"/>
              <w:marRight w:val="0"/>
              <w:marTop w:val="0"/>
              <w:marBottom w:val="0"/>
              <w:divBdr>
                <w:top w:val="none" w:sz="0" w:space="0" w:color="auto"/>
                <w:left w:val="none" w:sz="0" w:space="0" w:color="auto"/>
                <w:bottom w:val="none" w:sz="0" w:space="0" w:color="auto"/>
                <w:right w:val="none" w:sz="0" w:space="0" w:color="auto"/>
              </w:divBdr>
            </w:div>
            <w:div w:id="556863333">
              <w:marLeft w:val="480"/>
              <w:marRight w:val="0"/>
              <w:marTop w:val="0"/>
              <w:marBottom w:val="0"/>
              <w:divBdr>
                <w:top w:val="none" w:sz="0" w:space="0" w:color="auto"/>
                <w:left w:val="none" w:sz="0" w:space="0" w:color="auto"/>
                <w:bottom w:val="none" w:sz="0" w:space="0" w:color="auto"/>
                <w:right w:val="none" w:sz="0" w:space="0" w:color="auto"/>
              </w:divBdr>
            </w:div>
            <w:div w:id="556940738">
              <w:marLeft w:val="480"/>
              <w:marRight w:val="0"/>
              <w:marTop w:val="0"/>
              <w:marBottom w:val="0"/>
              <w:divBdr>
                <w:top w:val="none" w:sz="0" w:space="0" w:color="auto"/>
                <w:left w:val="none" w:sz="0" w:space="0" w:color="auto"/>
                <w:bottom w:val="none" w:sz="0" w:space="0" w:color="auto"/>
                <w:right w:val="none" w:sz="0" w:space="0" w:color="auto"/>
              </w:divBdr>
            </w:div>
            <w:div w:id="557010928">
              <w:marLeft w:val="480"/>
              <w:marRight w:val="0"/>
              <w:marTop w:val="0"/>
              <w:marBottom w:val="0"/>
              <w:divBdr>
                <w:top w:val="none" w:sz="0" w:space="0" w:color="auto"/>
                <w:left w:val="none" w:sz="0" w:space="0" w:color="auto"/>
                <w:bottom w:val="none" w:sz="0" w:space="0" w:color="auto"/>
                <w:right w:val="none" w:sz="0" w:space="0" w:color="auto"/>
              </w:divBdr>
            </w:div>
            <w:div w:id="557132311">
              <w:marLeft w:val="480"/>
              <w:marRight w:val="0"/>
              <w:marTop w:val="0"/>
              <w:marBottom w:val="0"/>
              <w:divBdr>
                <w:top w:val="none" w:sz="0" w:space="0" w:color="auto"/>
                <w:left w:val="none" w:sz="0" w:space="0" w:color="auto"/>
                <w:bottom w:val="none" w:sz="0" w:space="0" w:color="auto"/>
                <w:right w:val="none" w:sz="0" w:space="0" w:color="auto"/>
              </w:divBdr>
            </w:div>
            <w:div w:id="557206053">
              <w:marLeft w:val="480"/>
              <w:marRight w:val="0"/>
              <w:marTop w:val="0"/>
              <w:marBottom w:val="0"/>
              <w:divBdr>
                <w:top w:val="none" w:sz="0" w:space="0" w:color="auto"/>
                <w:left w:val="none" w:sz="0" w:space="0" w:color="auto"/>
                <w:bottom w:val="none" w:sz="0" w:space="0" w:color="auto"/>
                <w:right w:val="none" w:sz="0" w:space="0" w:color="auto"/>
              </w:divBdr>
            </w:div>
            <w:div w:id="557327230">
              <w:marLeft w:val="480"/>
              <w:marRight w:val="0"/>
              <w:marTop w:val="0"/>
              <w:marBottom w:val="0"/>
              <w:divBdr>
                <w:top w:val="none" w:sz="0" w:space="0" w:color="auto"/>
                <w:left w:val="none" w:sz="0" w:space="0" w:color="auto"/>
                <w:bottom w:val="none" w:sz="0" w:space="0" w:color="auto"/>
                <w:right w:val="none" w:sz="0" w:space="0" w:color="auto"/>
              </w:divBdr>
            </w:div>
            <w:div w:id="557402637">
              <w:marLeft w:val="480"/>
              <w:marRight w:val="0"/>
              <w:marTop w:val="0"/>
              <w:marBottom w:val="0"/>
              <w:divBdr>
                <w:top w:val="none" w:sz="0" w:space="0" w:color="auto"/>
                <w:left w:val="none" w:sz="0" w:space="0" w:color="auto"/>
                <w:bottom w:val="none" w:sz="0" w:space="0" w:color="auto"/>
                <w:right w:val="none" w:sz="0" w:space="0" w:color="auto"/>
              </w:divBdr>
            </w:div>
            <w:div w:id="557475739">
              <w:marLeft w:val="480"/>
              <w:marRight w:val="0"/>
              <w:marTop w:val="0"/>
              <w:marBottom w:val="0"/>
              <w:divBdr>
                <w:top w:val="none" w:sz="0" w:space="0" w:color="auto"/>
                <w:left w:val="none" w:sz="0" w:space="0" w:color="auto"/>
                <w:bottom w:val="none" w:sz="0" w:space="0" w:color="auto"/>
                <w:right w:val="none" w:sz="0" w:space="0" w:color="auto"/>
              </w:divBdr>
            </w:div>
            <w:div w:id="557478799">
              <w:marLeft w:val="480"/>
              <w:marRight w:val="0"/>
              <w:marTop w:val="0"/>
              <w:marBottom w:val="0"/>
              <w:divBdr>
                <w:top w:val="none" w:sz="0" w:space="0" w:color="auto"/>
                <w:left w:val="none" w:sz="0" w:space="0" w:color="auto"/>
                <w:bottom w:val="none" w:sz="0" w:space="0" w:color="auto"/>
                <w:right w:val="none" w:sz="0" w:space="0" w:color="auto"/>
              </w:divBdr>
            </w:div>
            <w:div w:id="557519216">
              <w:marLeft w:val="480"/>
              <w:marRight w:val="0"/>
              <w:marTop w:val="0"/>
              <w:marBottom w:val="0"/>
              <w:divBdr>
                <w:top w:val="none" w:sz="0" w:space="0" w:color="auto"/>
                <w:left w:val="none" w:sz="0" w:space="0" w:color="auto"/>
                <w:bottom w:val="none" w:sz="0" w:space="0" w:color="auto"/>
                <w:right w:val="none" w:sz="0" w:space="0" w:color="auto"/>
              </w:divBdr>
            </w:div>
            <w:div w:id="557594221">
              <w:marLeft w:val="480"/>
              <w:marRight w:val="0"/>
              <w:marTop w:val="0"/>
              <w:marBottom w:val="0"/>
              <w:divBdr>
                <w:top w:val="none" w:sz="0" w:space="0" w:color="auto"/>
                <w:left w:val="none" w:sz="0" w:space="0" w:color="auto"/>
                <w:bottom w:val="none" w:sz="0" w:space="0" w:color="auto"/>
                <w:right w:val="none" w:sz="0" w:space="0" w:color="auto"/>
              </w:divBdr>
            </w:div>
            <w:div w:id="557663802">
              <w:marLeft w:val="480"/>
              <w:marRight w:val="0"/>
              <w:marTop w:val="0"/>
              <w:marBottom w:val="0"/>
              <w:divBdr>
                <w:top w:val="none" w:sz="0" w:space="0" w:color="auto"/>
                <w:left w:val="none" w:sz="0" w:space="0" w:color="auto"/>
                <w:bottom w:val="none" w:sz="0" w:space="0" w:color="auto"/>
                <w:right w:val="none" w:sz="0" w:space="0" w:color="auto"/>
              </w:divBdr>
            </w:div>
            <w:div w:id="557740732">
              <w:marLeft w:val="480"/>
              <w:marRight w:val="0"/>
              <w:marTop w:val="0"/>
              <w:marBottom w:val="0"/>
              <w:divBdr>
                <w:top w:val="none" w:sz="0" w:space="0" w:color="auto"/>
                <w:left w:val="none" w:sz="0" w:space="0" w:color="auto"/>
                <w:bottom w:val="none" w:sz="0" w:space="0" w:color="auto"/>
                <w:right w:val="none" w:sz="0" w:space="0" w:color="auto"/>
              </w:divBdr>
            </w:div>
            <w:div w:id="557742188">
              <w:marLeft w:val="480"/>
              <w:marRight w:val="0"/>
              <w:marTop w:val="0"/>
              <w:marBottom w:val="0"/>
              <w:divBdr>
                <w:top w:val="none" w:sz="0" w:space="0" w:color="auto"/>
                <w:left w:val="none" w:sz="0" w:space="0" w:color="auto"/>
                <w:bottom w:val="none" w:sz="0" w:space="0" w:color="auto"/>
                <w:right w:val="none" w:sz="0" w:space="0" w:color="auto"/>
              </w:divBdr>
            </w:div>
            <w:div w:id="557786701">
              <w:marLeft w:val="480"/>
              <w:marRight w:val="0"/>
              <w:marTop w:val="0"/>
              <w:marBottom w:val="0"/>
              <w:divBdr>
                <w:top w:val="none" w:sz="0" w:space="0" w:color="auto"/>
                <w:left w:val="none" w:sz="0" w:space="0" w:color="auto"/>
                <w:bottom w:val="none" w:sz="0" w:space="0" w:color="auto"/>
                <w:right w:val="none" w:sz="0" w:space="0" w:color="auto"/>
              </w:divBdr>
            </w:div>
            <w:div w:id="557858270">
              <w:marLeft w:val="480"/>
              <w:marRight w:val="0"/>
              <w:marTop w:val="0"/>
              <w:marBottom w:val="0"/>
              <w:divBdr>
                <w:top w:val="none" w:sz="0" w:space="0" w:color="auto"/>
                <w:left w:val="none" w:sz="0" w:space="0" w:color="auto"/>
                <w:bottom w:val="none" w:sz="0" w:space="0" w:color="auto"/>
                <w:right w:val="none" w:sz="0" w:space="0" w:color="auto"/>
              </w:divBdr>
            </w:div>
            <w:div w:id="557938667">
              <w:marLeft w:val="480"/>
              <w:marRight w:val="0"/>
              <w:marTop w:val="0"/>
              <w:marBottom w:val="0"/>
              <w:divBdr>
                <w:top w:val="none" w:sz="0" w:space="0" w:color="auto"/>
                <w:left w:val="none" w:sz="0" w:space="0" w:color="auto"/>
                <w:bottom w:val="none" w:sz="0" w:space="0" w:color="auto"/>
                <w:right w:val="none" w:sz="0" w:space="0" w:color="auto"/>
              </w:divBdr>
            </w:div>
            <w:div w:id="557978188">
              <w:marLeft w:val="480"/>
              <w:marRight w:val="0"/>
              <w:marTop w:val="0"/>
              <w:marBottom w:val="0"/>
              <w:divBdr>
                <w:top w:val="none" w:sz="0" w:space="0" w:color="auto"/>
                <w:left w:val="none" w:sz="0" w:space="0" w:color="auto"/>
                <w:bottom w:val="none" w:sz="0" w:space="0" w:color="auto"/>
                <w:right w:val="none" w:sz="0" w:space="0" w:color="auto"/>
              </w:divBdr>
            </w:div>
            <w:div w:id="558129490">
              <w:marLeft w:val="480"/>
              <w:marRight w:val="0"/>
              <w:marTop w:val="0"/>
              <w:marBottom w:val="0"/>
              <w:divBdr>
                <w:top w:val="none" w:sz="0" w:space="0" w:color="auto"/>
                <w:left w:val="none" w:sz="0" w:space="0" w:color="auto"/>
                <w:bottom w:val="none" w:sz="0" w:space="0" w:color="auto"/>
                <w:right w:val="none" w:sz="0" w:space="0" w:color="auto"/>
              </w:divBdr>
            </w:div>
            <w:div w:id="558369783">
              <w:marLeft w:val="480"/>
              <w:marRight w:val="0"/>
              <w:marTop w:val="0"/>
              <w:marBottom w:val="0"/>
              <w:divBdr>
                <w:top w:val="none" w:sz="0" w:space="0" w:color="auto"/>
                <w:left w:val="none" w:sz="0" w:space="0" w:color="auto"/>
                <w:bottom w:val="none" w:sz="0" w:space="0" w:color="auto"/>
                <w:right w:val="none" w:sz="0" w:space="0" w:color="auto"/>
              </w:divBdr>
            </w:div>
            <w:div w:id="558439489">
              <w:marLeft w:val="480"/>
              <w:marRight w:val="0"/>
              <w:marTop w:val="0"/>
              <w:marBottom w:val="0"/>
              <w:divBdr>
                <w:top w:val="none" w:sz="0" w:space="0" w:color="auto"/>
                <w:left w:val="none" w:sz="0" w:space="0" w:color="auto"/>
                <w:bottom w:val="none" w:sz="0" w:space="0" w:color="auto"/>
                <w:right w:val="none" w:sz="0" w:space="0" w:color="auto"/>
              </w:divBdr>
            </w:div>
            <w:div w:id="558439824">
              <w:marLeft w:val="480"/>
              <w:marRight w:val="0"/>
              <w:marTop w:val="0"/>
              <w:marBottom w:val="0"/>
              <w:divBdr>
                <w:top w:val="none" w:sz="0" w:space="0" w:color="auto"/>
                <w:left w:val="none" w:sz="0" w:space="0" w:color="auto"/>
                <w:bottom w:val="none" w:sz="0" w:space="0" w:color="auto"/>
                <w:right w:val="none" w:sz="0" w:space="0" w:color="auto"/>
              </w:divBdr>
            </w:div>
            <w:div w:id="558521448">
              <w:marLeft w:val="480"/>
              <w:marRight w:val="0"/>
              <w:marTop w:val="0"/>
              <w:marBottom w:val="0"/>
              <w:divBdr>
                <w:top w:val="none" w:sz="0" w:space="0" w:color="auto"/>
                <w:left w:val="none" w:sz="0" w:space="0" w:color="auto"/>
                <w:bottom w:val="none" w:sz="0" w:space="0" w:color="auto"/>
                <w:right w:val="none" w:sz="0" w:space="0" w:color="auto"/>
              </w:divBdr>
            </w:div>
            <w:div w:id="558589130">
              <w:marLeft w:val="480"/>
              <w:marRight w:val="0"/>
              <w:marTop w:val="0"/>
              <w:marBottom w:val="0"/>
              <w:divBdr>
                <w:top w:val="none" w:sz="0" w:space="0" w:color="auto"/>
                <w:left w:val="none" w:sz="0" w:space="0" w:color="auto"/>
                <w:bottom w:val="none" w:sz="0" w:space="0" w:color="auto"/>
                <w:right w:val="none" w:sz="0" w:space="0" w:color="auto"/>
              </w:divBdr>
            </w:div>
            <w:div w:id="558631989">
              <w:marLeft w:val="480"/>
              <w:marRight w:val="0"/>
              <w:marTop w:val="0"/>
              <w:marBottom w:val="0"/>
              <w:divBdr>
                <w:top w:val="none" w:sz="0" w:space="0" w:color="auto"/>
                <w:left w:val="none" w:sz="0" w:space="0" w:color="auto"/>
                <w:bottom w:val="none" w:sz="0" w:space="0" w:color="auto"/>
                <w:right w:val="none" w:sz="0" w:space="0" w:color="auto"/>
              </w:divBdr>
            </w:div>
            <w:div w:id="558639276">
              <w:marLeft w:val="480"/>
              <w:marRight w:val="0"/>
              <w:marTop w:val="0"/>
              <w:marBottom w:val="0"/>
              <w:divBdr>
                <w:top w:val="none" w:sz="0" w:space="0" w:color="auto"/>
                <w:left w:val="none" w:sz="0" w:space="0" w:color="auto"/>
                <w:bottom w:val="none" w:sz="0" w:space="0" w:color="auto"/>
                <w:right w:val="none" w:sz="0" w:space="0" w:color="auto"/>
              </w:divBdr>
            </w:div>
            <w:div w:id="558708077">
              <w:marLeft w:val="480"/>
              <w:marRight w:val="0"/>
              <w:marTop w:val="0"/>
              <w:marBottom w:val="0"/>
              <w:divBdr>
                <w:top w:val="none" w:sz="0" w:space="0" w:color="auto"/>
                <w:left w:val="none" w:sz="0" w:space="0" w:color="auto"/>
                <w:bottom w:val="none" w:sz="0" w:space="0" w:color="auto"/>
                <w:right w:val="none" w:sz="0" w:space="0" w:color="auto"/>
              </w:divBdr>
            </w:div>
            <w:div w:id="558713846">
              <w:marLeft w:val="480"/>
              <w:marRight w:val="0"/>
              <w:marTop w:val="0"/>
              <w:marBottom w:val="0"/>
              <w:divBdr>
                <w:top w:val="none" w:sz="0" w:space="0" w:color="auto"/>
                <w:left w:val="none" w:sz="0" w:space="0" w:color="auto"/>
                <w:bottom w:val="none" w:sz="0" w:space="0" w:color="auto"/>
                <w:right w:val="none" w:sz="0" w:space="0" w:color="auto"/>
              </w:divBdr>
            </w:div>
            <w:div w:id="558787999">
              <w:marLeft w:val="480"/>
              <w:marRight w:val="0"/>
              <w:marTop w:val="0"/>
              <w:marBottom w:val="0"/>
              <w:divBdr>
                <w:top w:val="none" w:sz="0" w:space="0" w:color="auto"/>
                <w:left w:val="none" w:sz="0" w:space="0" w:color="auto"/>
                <w:bottom w:val="none" w:sz="0" w:space="0" w:color="auto"/>
                <w:right w:val="none" w:sz="0" w:space="0" w:color="auto"/>
              </w:divBdr>
            </w:div>
            <w:div w:id="558905304">
              <w:marLeft w:val="480"/>
              <w:marRight w:val="0"/>
              <w:marTop w:val="0"/>
              <w:marBottom w:val="0"/>
              <w:divBdr>
                <w:top w:val="none" w:sz="0" w:space="0" w:color="auto"/>
                <w:left w:val="none" w:sz="0" w:space="0" w:color="auto"/>
                <w:bottom w:val="none" w:sz="0" w:space="0" w:color="auto"/>
                <w:right w:val="none" w:sz="0" w:space="0" w:color="auto"/>
              </w:divBdr>
            </w:div>
            <w:div w:id="559025813">
              <w:marLeft w:val="480"/>
              <w:marRight w:val="0"/>
              <w:marTop w:val="0"/>
              <w:marBottom w:val="0"/>
              <w:divBdr>
                <w:top w:val="none" w:sz="0" w:space="0" w:color="auto"/>
                <w:left w:val="none" w:sz="0" w:space="0" w:color="auto"/>
                <w:bottom w:val="none" w:sz="0" w:space="0" w:color="auto"/>
                <w:right w:val="none" w:sz="0" w:space="0" w:color="auto"/>
              </w:divBdr>
            </w:div>
            <w:div w:id="559099176">
              <w:marLeft w:val="480"/>
              <w:marRight w:val="0"/>
              <w:marTop w:val="0"/>
              <w:marBottom w:val="0"/>
              <w:divBdr>
                <w:top w:val="none" w:sz="0" w:space="0" w:color="auto"/>
                <w:left w:val="none" w:sz="0" w:space="0" w:color="auto"/>
                <w:bottom w:val="none" w:sz="0" w:space="0" w:color="auto"/>
                <w:right w:val="none" w:sz="0" w:space="0" w:color="auto"/>
              </w:divBdr>
            </w:div>
            <w:div w:id="559099420">
              <w:marLeft w:val="480"/>
              <w:marRight w:val="0"/>
              <w:marTop w:val="0"/>
              <w:marBottom w:val="0"/>
              <w:divBdr>
                <w:top w:val="none" w:sz="0" w:space="0" w:color="auto"/>
                <w:left w:val="none" w:sz="0" w:space="0" w:color="auto"/>
                <w:bottom w:val="none" w:sz="0" w:space="0" w:color="auto"/>
                <w:right w:val="none" w:sz="0" w:space="0" w:color="auto"/>
              </w:divBdr>
            </w:div>
            <w:div w:id="559173118">
              <w:marLeft w:val="480"/>
              <w:marRight w:val="0"/>
              <w:marTop w:val="0"/>
              <w:marBottom w:val="0"/>
              <w:divBdr>
                <w:top w:val="none" w:sz="0" w:space="0" w:color="auto"/>
                <w:left w:val="none" w:sz="0" w:space="0" w:color="auto"/>
                <w:bottom w:val="none" w:sz="0" w:space="0" w:color="auto"/>
                <w:right w:val="none" w:sz="0" w:space="0" w:color="auto"/>
              </w:divBdr>
            </w:div>
            <w:div w:id="559174976">
              <w:marLeft w:val="480"/>
              <w:marRight w:val="0"/>
              <w:marTop w:val="0"/>
              <w:marBottom w:val="0"/>
              <w:divBdr>
                <w:top w:val="none" w:sz="0" w:space="0" w:color="auto"/>
                <w:left w:val="none" w:sz="0" w:space="0" w:color="auto"/>
                <w:bottom w:val="none" w:sz="0" w:space="0" w:color="auto"/>
                <w:right w:val="none" w:sz="0" w:space="0" w:color="auto"/>
              </w:divBdr>
            </w:div>
            <w:div w:id="559175851">
              <w:marLeft w:val="480"/>
              <w:marRight w:val="0"/>
              <w:marTop w:val="0"/>
              <w:marBottom w:val="0"/>
              <w:divBdr>
                <w:top w:val="none" w:sz="0" w:space="0" w:color="auto"/>
                <w:left w:val="none" w:sz="0" w:space="0" w:color="auto"/>
                <w:bottom w:val="none" w:sz="0" w:space="0" w:color="auto"/>
                <w:right w:val="none" w:sz="0" w:space="0" w:color="auto"/>
              </w:divBdr>
            </w:div>
            <w:div w:id="559293467">
              <w:marLeft w:val="480"/>
              <w:marRight w:val="0"/>
              <w:marTop w:val="0"/>
              <w:marBottom w:val="0"/>
              <w:divBdr>
                <w:top w:val="none" w:sz="0" w:space="0" w:color="auto"/>
                <w:left w:val="none" w:sz="0" w:space="0" w:color="auto"/>
                <w:bottom w:val="none" w:sz="0" w:space="0" w:color="auto"/>
                <w:right w:val="none" w:sz="0" w:space="0" w:color="auto"/>
              </w:divBdr>
            </w:div>
            <w:div w:id="559365510">
              <w:marLeft w:val="480"/>
              <w:marRight w:val="0"/>
              <w:marTop w:val="0"/>
              <w:marBottom w:val="0"/>
              <w:divBdr>
                <w:top w:val="none" w:sz="0" w:space="0" w:color="auto"/>
                <w:left w:val="none" w:sz="0" w:space="0" w:color="auto"/>
                <w:bottom w:val="none" w:sz="0" w:space="0" w:color="auto"/>
                <w:right w:val="none" w:sz="0" w:space="0" w:color="auto"/>
              </w:divBdr>
            </w:div>
            <w:div w:id="559366477">
              <w:marLeft w:val="480"/>
              <w:marRight w:val="0"/>
              <w:marTop w:val="0"/>
              <w:marBottom w:val="0"/>
              <w:divBdr>
                <w:top w:val="none" w:sz="0" w:space="0" w:color="auto"/>
                <w:left w:val="none" w:sz="0" w:space="0" w:color="auto"/>
                <w:bottom w:val="none" w:sz="0" w:space="0" w:color="auto"/>
                <w:right w:val="none" w:sz="0" w:space="0" w:color="auto"/>
              </w:divBdr>
            </w:div>
            <w:div w:id="559440868">
              <w:marLeft w:val="480"/>
              <w:marRight w:val="0"/>
              <w:marTop w:val="0"/>
              <w:marBottom w:val="0"/>
              <w:divBdr>
                <w:top w:val="none" w:sz="0" w:space="0" w:color="auto"/>
                <w:left w:val="none" w:sz="0" w:space="0" w:color="auto"/>
                <w:bottom w:val="none" w:sz="0" w:space="0" w:color="auto"/>
                <w:right w:val="none" w:sz="0" w:space="0" w:color="auto"/>
              </w:divBdr>
            </w:div>
            <w:div w:id="559444657">
              <w:marLeft w:val="480"/>
              <w:marRight w:val="0"/>
              <w:marTop w:val="0"/>
              <w:marBottom w:val="0"/>
              <w:divBdr>
                <w:top w:val="none" w:sz="0" w:space="0" w:color="auto"/>
                <w:left w:val="none" w:sz="0" w:space="0" w:color="auto"/>
                <w:bottom w:val="none" w:sz="0" w:space="0" w:color="auto"/>
                <w:right w:val="none" w:sz="0" w:space="0" w:color="auto"/>
              </w:divBdr>
            </w:div>
            <w:div w:id="559483699">
              <w:marLeft w:val="480"/>
              <w:marRight w:val="0"/>
              <w:marTop w:val="0"/>
              <w:marBottom w:val="0"/>
              <w:divBdr>
                <w:top w:val="none" w:sz="0" w:space="0" w:color="auto"/>
                <w:left w:val="none" w:sz="0" w:space="0" w:color="auto"/>
                <w:bottom w:val="none" w:sz="0" w:space="0" w:color="auto"/>
                <w:right w:val="none" w:sz="0" w:space="0" w:color="auto"/>
              </w:divBdr>
            </w:div>
            <w:div w:id="559484318">
              <w:marLeft w:val="480"/>
              <w:marRight w:val="0"/>
              <w:marTop w:val="0"/>
              <w:marBottom w:val="0"/>
              <w:divBdr>
                <w:top w:val="none" w:sz="0" w:space="0" w:color="auto"/>
                <w:left w:val="none" w:sz="0" w:space="0" w:color="auto"/>
                <w:bottom w:val="none" w:sz="0" w:space="0" w:color="auto"/>
                <w:right w:val="none" w:sz="0" w:space="0" w:color="auto"/>
              </w:divBdr>
            </w:div>
            <w:div w:id="559559350">
              <w:marLeft w:val="480"/>
              <w:marRight w:val="0"/>
              <w:marTop w:val="0"/>
              <w:marBottom w:val="0"/>
              <w:divBdr>
                <w:top w:val="none" w:sz="0" w:space="0" w:color="auto"/>
                <w:left w:val="none" w:sz="0" w:space="0" w:color="auto"/>
                <w:bottom w:val="none" w:sz="0" w:space="0" w:color="auto"/>
                <w:right w:val="none" w:sz="0" w:space="0" w:color="auto"/>
              </w:divBdr>
            </w:div>
            <w:div w:id="559709214">
              <w:marLeft w:val="480"/>
              <w:marRight w:val="0"/>
              <w:marTop w:val="0"/>
              <w:marBottom w:val="0"/>
              <w:divBdr>
                <w:top w:val="none" w:sz="0" w:space="0" w:color="auto"/>
                <w:left w:val="none" w:sz="0" w:space="0" w:color="auto"/>
                <w:bottom w:val="none" w:sz="0" w:space="0" w:color="auto"/>
                <w:right w:val="none" w:sz="0" w:space="0" w:color="auto"/>
              </w:divBdr>
            </w:div>
            <w:div w:id="559826985">
              <w:marLeft w:val="480"/>
              <w:marRight w:val="0"/>
              <w:marTop w:val="0"/>
              <w:marBottom w:val="0"/>
              <w:divBdr>
                <w:top w:val="none" w:sz="0" w:space="0" w:color="auto"/>
                <w:left w:val="none" w:sz="0" w:space="0" w:color="auto"/>
                <w:bottom w:val="none" w:sz="0" w:space="0" w:color="auto"/>
                <w:right w:val="none" w:sz="0" w:space="0" w:color="auto"/>
              </w:divBdr>
            </w:div>
            <w:div w:id="559903810">
              <w:marLeft w:val="480"/>
              <w:marRight w:val="0"/>
              <w:marTop w:val="0"/>
              <w:marBottom w:val="0"/>
              <w:divBdr>
                <w:top w:val="none" w:sz="0" w:space="0" w:color="auto"/>
                <w:left w:val="none" w:sz="0" w:space="0" w:color="auto"/>
                <w:bottom w:val="none" w:sz="0" w:space="0" w:color="auto"/>
                <w:right w:val="none" w:sz="0" w:space="0" w:color="auto"/>
              </w:divBdr>
            </w:div>
            <w:div w:id="559905752">
              <w:marLeft w:val="480"/>
              <w:marRight w:val="0"/>
              <w:marTop w:val="0"/>
              <w:marBottom w:val="0"/>
              <w:divBdr>
                <w:top w:val="none" w:sz="0" w:space="0" w:color="auto"/>
                <w:left w:val="none" w:sz="0" w:space="0" w:color="auto"/>
                <w:bottom w:val="none" w:sz="0" w:space="0" w:color="auto"/>
                <w:right w:val="none" w:sz="0" w:space="0" w:color="auto"/>
              </w:divBdr>
            </w:div>
            <w:div w:id="559943471">
              <w:marLeft w:val="480"/>
              <w:marRight w:val="0"/>
              <w:marTop w:val="0"/>
              <w:marBottom w:val="0"/>
              <w:divBdr>
                <w:top w:val="none" w:sz="0" w:space="0" w:color="auto"/>
                <w:left w:val="none" w:sz="0" w:space="0" w:color="auto"/>
                <w:bottom w:val="none" w:sz="0" w:space="0" w:color="auto"/>
                <w:right w:val="none" w:sz="0" w:space="0" w:color="auto"/>
              </w:divBdr>
            </w:div>
            <w:div w:id="559944604">
              <w:marLeft w:val="480"/>
              <w:marRight w:val="0"/>
              <w:marTop w:val="0"/>
              <w:marBottom w:val="0"/>
              <w:divBdr>
                <w:top w:val="none" w:sz="0" w:space="0" w:color="auto"/>
                <w:left w:val="none" w:sz="0" w:space="0" w:color="auto"/>
                <w:bottom w:val="none" w:sz="0" w:space="0" w:color="auto"/>
                <w:right w:val="none" w:sz="0" w:space="0" w:color="auto"/>
              </w:divBdr>
            </w:div>
            <w:div w:id="560024796">
              <w:marLeft w:val="480"/>
              <w:marRight w:val="0"/>
              <w:marTop w:val="0"/>
              <w:marBottom w:val="0"/>
              <w:divBdr>
                <w:top w:val="none" w:sz="0" w:space="0" w:color="auto"/>
                <w:left w:val="none" w:sz="0" w:space="0" w:color="auto"/>
                <w:bottom w:val="none" w:sz="0" w:space="0" w:color="auto"/>
                <w:right w:val="none" w:sz="0" w:space="0" w:color="auto"/>
              </w:divBdr>
            </w:div>
            <w:div w:id="560213899">
              <w:marLeft w:val="480"/>
              <w:marRight w:val="0"/>
              <w:marTop w:val="0"/>
              <w:marBottom w:val="0"/>
              <w:divBdr>
                <w:top w:val="none" w:sz="0" w:space="0" w:color="auto"/>
                <w:left w:val="none" w:sz="0" w:space="0" w:color="auto"/>
                <w:bottom w:val="none" w:sz="0" w:space="0" w:color="auto"/>
                <w:right w:val="none" w:sz="0" w:space="0" w:color="auto"/>
              </w:divBdr>
            </w:div>
            <w:div w:id="560285195">
              <w:marLeft w:val="480"/>
              <w:marRight w:val="0"/>
              <w:marTop w:val="0"/>
              <w:marBottom w:val="0"/>
              <w:divBdr>
                <w:top w:val="none" w:sz="0" w:space="0" w:color="auto"/>
                <w:left w:val="none" w:sz="0" w:space="0" w:color="auto"/>
                <w:bottom w:val="none" w:sz="0" w:space="0" w:color="auto"/>
                <w:right w:val="none" w:sz="0" w:space="0" w:color="auto"/>
              </w:divBdr>
            </w:div>
            <w:div w:id="560292012">
              <w:marLeft w:val="480"/>
              <w:marRight w:val="0"/>
              <w:marTop w:val="0"/>
              <w:marBottom w:val="0"/>
              <w:divBdr>
                <w:top w:val="none" w:sz="0" w:space="0" w:color="auto"/>
                <w:left w:val="none" w:sz="0" w:space="0" w:color="auto"/>
                <w:bottom w:val="none" w:sz="0" w:space="0" w:color="auto"/>
                <w:right w:val="none" w:sz="0" w:space="0" w:color="auto"/>
              </w:divBdr>
            </w:div>
            <w:div w:id="560333937">
              <w:marLeft w:val="480"/>
              <w:marRight w:val="0"/>
              <w:marTop w:val="0"/>
              <w:marBottom w:val="0"/>
              <w:divBdr>
                <w:top w:val="none" w:sz="0" w:space="0" w:color="auto"/>
                <w:left w:val="none" w:sz="0" w:space="0" w:color="auto"/>
                <w:bottom w:val="none" w:sz="0" w:space="0" w:color="auto"/>
                <w:right w:val="none" w:sz="0" w:space="0" w:color="auto"/>
              </w:divBdr>
            </w:div>
            <w:div w:id="560405960">
              <w:marLeft w:val="480"/>
              <w:marRight w:val="0"/>
              <w:marTop w:val="0"/>
              <w:marBottom w:val="0"/>
              <w:divBdr>
                <w:top w:val="none" w:sz="0" w:space="0" w:color="auto"/>
                <w:left w:val="none" w:sz="0" w:space="0" w:color="auto"/>
                <w:bottom w:val="none" w:sz="0" w:space="0" w:color="auto"/>
                <w:right w:val="none" w:sz="0" w:space="0" w:color="auto"/>
              </w:divBdr>
            </w:div>
            <w:div w:id="560407389">
              <w:marLeft w:val="480"/>
              <w:marRight w:val="0"/>
              <w:marTop w:val="0"/>
              <w:marBottom w:val="0"/>
              <w:divBdr>
                <w:top w:val="none" w:sz="0" w:space="0" w:color="auto"/>
                <w:left w:val="none" w:sz="0" w:space="0" w:color="auto"/>
                <w:bottom w:val="none" w:sz="0" w:space="0" w:color="auto"/>
                <w:right w:val="none" w:sz="0" w:space="0" w:color="auto"/>
              </w:divBdr>
            </w:div>
            <w:div w:id="560486710">
              <w:marLeft w:val="480"/>
              <w:marRight w:val="0"/>
              <w:marTop w:val="0"/>
              <w:marBottom w:val="0"/>
              <w:divBdr>
                <w:top w:val="none" w:sz="0" w:space="0" w:color="auto"/>
                <w:left w:val="none" w:sz="0" w:space="0" w:color="auto"/>
                <w:bottom w:val="none" w:sz="0" w:space="0" w:color="auto"/>
                <w:right w:val="none" w:sz="0" w:space="0" w:color="auto"/>
              </w:divBdr>
            </w:div>
            <w:div w:id="560554206">
              <w:marLeft w:val="480"/>
              <w:marRight w:val="0"/>
              <w:marTop w:val="0"/>
              <w:marBottom w:val="0"/>
              <w:divBdr>
                <w:top w:val="none" w:sz="0" w:space="0" w:color="auto"/>
                <w:left w:val="none" w:sz="0" w:space="0" w:color="auto"/>
                <w:bottom w:val="none" w:sz="0" w:space="0" w:color="auto"/>
                <w:right w:val="none" w:sz="0" w:space="0" w:color="auto"/>
              </w:divBdr>
            </w:div>
            <w:div w:id="560602245">
              <w:marLeft w:val="480"/>
              <w:marRight w:val="0"/>
              <w:marTop w:val="0"/>
              <w:marBottom w:val="0"/>
              <w:divBdr>
                <w:top w:val="none" w:sz="0" w:space="0" w:color="auto"/>
                <w:left w:val="none" w:sz="0" w:space="0" w:color="auto"/>
                <w:bottom w:val="none" w:sz="0" w:space="0" w:color="auto"/>
                <w:right w:val="none" w:sz="0" w:space="0" w:color="auto"/>
              </w:divBdr>
            </w:div>
            <w:div w:id="560671592">
              <w:marLeft w:val="480"/>
              <w:marRight w:val="0"/>
              <w:marTop w:val="0"/>
              <w:marBottom w:val="0"/>
              <w:divBdr>
                <w:top w:val="none" w:sz="0" w:space="0" w:color="auto"/>
                <w:left w:val="none" w:sz="0" w:space="0" w:color="auto"/>
                <w:bottom w:val="none" w:sz="0" w:space="0" w:color="auto"/>
                <w:right w:val="none" w:sz="0" w:space="0" w:color="auto"/>
              </w:divBdr>
            </w:div>
            <w:div w:id="560676450">
              <w:marLeft w:val="480"/>
              <w:marRight w:val="0"/>
              <w:marTop w:val="0"/>
              <w:marBottom w:val="0"/>
              <w:divBdr>
                <w:top w:val="none" w:sz="0" w:space="0" w:color="auto"/>
                <w:left w:val="none" w:sz="0" w:space="0" w:color="auto"/>
                <w:bottom w:val="none" w:sz="0" w:space="0" w:color="auto"/>
                <w:right w:val="none" w:sz="0" w:space="0" w:color="auto"/>
              </w:divBdr>
            </w:div>
            <w:div w:id="560756275">
              <w:marLeft w:val="480"/>
              <w:marRight w:val="0"/>
              <w:marTop w:val="0"/>
              <w:marBottom w:val="0"/>
              <w:divBdr>
                <w:top w:val="none" w:sz="0" w:space="0" w:color="auto"/>
                <w:left w:val="none" w:sz="0" w:space="0" w:color="auto"/>
                <w:bottom w:val="none" w:sz="0" w:space="0" w:color="auto"/>
                <w:right w:val="none" w:sz="0" w:space="0" w:color="auto"/>
              </w:divBdr>
            </w:div>
            <w:div w:id="560822692">
              <w:marLeft w:val="480"/>
              <w:marRight w:val="0"/>
              <w:marTop w:val="0"/>
              <w:marBottom w:val="0"/>
              <w:divBdr>
                <w:top w:val="none" w:sz="0" w:space="0" w:color="auto"/>
                <w:left w:val="none" w:sz="0" w:space="0" w:color="auto"/>
                <w:bottom w:val="none" w:sz="0" w:space="0" w:color="auto"/>
                <w:right w:val="none" w:sz="0" w:space="0" w:color="auto"/>
              </w:divBdr>
            </w:div>
            <w:div w:id="560942915">
              <w:marLeft w:val="480"/>
              <w:marRight w:val="0"/>
              <w:marTop w:val="0"/>
              <w:marBottom w:val="0"/>
              <w:divBdr>
                <w:top w:val="none" w:sz="0" w:space="0" w:color="auto"/>
                <w:left w:val="none" w:sz="0" w:space="0" w:color="auto"/>
                <w:bottom w:val="none" w:sz="0" w:space="0" w:color="auto"/>
                <w:right w:val="none" w:sz="0" w:space="0" w:color="auto"/>
              </w:divBdr>
            </w:div>
            <w:div w:id="560944402">
              <w:marLeft w:val="480"/>
              <w:marRight w:val="0"/>
              <w:marTop w:val="0"/>
              <w:marBottom w:val="0"/>
              <w:divBdr>
                <w:top w:val="none" w:sz="0" w:space="0" w:color="auto"/>
                <w:left w:val="none" w:sz="0" w:space="0" w:color="auto"/>
                <w:bottom w:val="none" w:sz="0" w:space="0" w:color="auto"/>
                <w:right w:val="none" w:sz="0" w:space="0" w:color="auto"/>
              </w:divBdr>
            </w:div>
            <w:div w:id="561016863">
              <w:marLeft w:val="480"/>
              <w:marRight w:val="0"/>
              <w:marTop w:val="0"/>
              <w:marBottom w:val="0"/>
              <w:divBdr>
                <w:top w:val="none" w:sz="0" w:space="0" w:color="auto"/>
                <w:left w:val="none" w:sz="0" w:space="0" w:color="auto"/>
                <w:bottom w:val="none" w:sz="0" w:space="0" w:color="auto"/>
                <w:right w:val="none" w:sz="0" w:space="0" w:color="auto"/>
              </w:divBdr>
            </w:div>
            <w:div w:id="561018623">
              <w:marLeft w:val="480"/>
              <w:marRight w:val="0"/>
              <w:marTop w:val="0"/>
              <w:marBottom w:val="0"/>
              <w:divBdr>
                <w:top w:val="none" w:sz="0" w:space="0" w:color="auto"/>
                <w:left w:val="none" w:sz="0" w:space="0" w:color="auto"/>
                <w:bottom w:val="none" w:sz="0" w:space="0" w:color="auto"/>
                <w:right w:val="none" w:sz="0" w:space="0" w:color="auto"/>
              </w:divBdr>
            </w:div>
            <w:div w:id="561059686">
              <w:marLeft w:val="480"/>
              <w:marRight w:val="0"/>
              <w:marTop w:val="0"/>
              <w:marBottom w:val="0"/>
              <w:divBdr>
                <w:top w:val="none" w:sz="0" w:space="0" w:color="auto"/>
                <w:left w:val="none" w:sz="0" w:space="0" w:color="auto"/>
                <w:bottom w:val="none" w:sz="0" w:space="0" w:color="auto"/>
                <w:right w:val="none" w:sz="0" w:space="0" w:color="auto"/>
              </w:divBdr>
            </w:div>
            <w:div w:id="561138082">
              <w:marLeft w:val="480"/>
              <w:marRight w:val="0"/>
              <w:marTop w:val="0"/>
              <w:marBottom w:val="0"/>
              <w:divBdr>
                <w:top w:val="none" w:sz="0" w:space="0" w:color="auto"/>
                <w:left w:val="none" w:sz="0" w:space="0" w:color="auto"/>
                <w:bottom w:val="none" w:sz="0" w:space="0" w:color="auto"/>
                <w:right w:val="none" w:sz="0" w:space="0" w:color="auto"/>
              </w:divBdr>
            </w:div>
            <w:div w:id="561213550">
              <w:marLeft w:val="480"/>
              <w:marRight w:val="0"/>
              <w:marTop w:val="0"/>
              <w:marBottom w:val="0"/>
              <w:divBdr>
                <w:top w:val="none" w:sz="0" w:space="0" w:color="auto"/>
                <w:left w:val="none" w:sz="0" w:space="0" w:color="auto"/>
                <w:bottom w:val="none" w:sz="0" w:space="0" w:color="auto"/>
                <w:right w:val="none" w:sz="0" w:space="0" w:color="auto"/>
              </w:divBdr>
            </w:div>
            <w:div w:id="561252999">
              <w:marLeft w:val="480"/>
              <w:marRight w:val="0"/>
              <w:marTop w:val="0"/>
              <w:marBottom w:val="0"/>
              <w:divBdr>
                <w:top w:val="none" w:sz="0" w:space="0" w:color="auto"/>
                <w:left w:val="none" w:sz="0" w:space="0" w:color="auto"/>
                <w:bottom w:val="none" w:sz="0" w:space="0" w:color="auto"/>
                <w:right w:val="none" w:sz="0" w:space="0" w:color="auto"/>
              </w:divBdr>
            </w:div>
            <w:div w:id="561256863">
              <w:marLeft w:val="480"/>
              <w:marRight w:val="0"/>
              <w:marTop w:val="0"/>
              <w:marBottom w:val="0"/>
              <w:divBdr>
                <w:top w:val="none" w:sz="0" w:space="0" w:color="auto"/>
                <w:left w:val="none" w:sz="0" w:space="0" w:color="auto"/>
                <w:bottom w:val="none" w:sz="0" w:space="0" w:color="auto"/>
                <w:right w:val="none" w:sz="0" w:space="0" w:color="auto"/>
              </w:divBdr>
            </w:div>
            <w:div w:id="561404688">
              <w:marLeft w:val="480"/>
              <w:marRight w:val="0"/>
              <w:marTop w:val="0"/>
              <w:marBottom w:val="0"/>
              <w:divBdr>
                <w:top w:val="none" w:sz="0" w:space="0" w:color="auto"/>
                <w:left w:val="none" w:sz="0" w:space="0" w:color="auto"/>
                <w:bottom w:val="none" w:sz="0" w:space="0" w:color="auto"/>
                <w:right w:val="none" w:sz="0" w:space="0" w:color="auto"/>
              </w:divBdr>
            </w:div>
            <w:div w:id="561479011">
              <w:marLeft w:val="480"/>
              <w:marRight w:val="0"/>
              <w:marTop w:val="0"/>
              <w:marBottom w:val="0"/>
              <w:divBdr>
                <w:top w:val="none" w:sz="0" w:space="0" w:color="auto"/>
                <w:left w:val="none" w:sz="0" w:space="0" w:color="auto"/>
                <w:bottom w:val="none" w:sz="0" w:space="0" w:color="auto"/>
                <w:right w:val="none" w:sz="0" w:space="0" w:color="auto"/>
              </w:divBdr>
            </w:div>
            <w:div w:id="561524158">
              <w:marLeft w:val="480"/>
              <w:marRight w:val="0"/>
              <w:marTop w:val="0"/>
              <w:marBottom w:val="0"/>
              <w:divBdr>
                <w:top w:val="none" w:sz="0" w:space="0" w:color="auto"/>
                <w:left w:val="none" w:sz="0" w:space="0" w:color="auto"/>
                <w:bottom w:val="none" w:sz="0" w:space="0" w:color="auto"/>
                <w:right w:val="none" w:sz="0" w:space="0" w:color="auto"/>
              </w:divBdr>
            </w:div>
            <w:div w:id="561601994">
              <w:marLeft w:val="480"/>
              <w:marRight w:val="0"/>
              <w:marTop w:val="0"/>
              <w:marBottom w:val="0"/>
              <w:divBdr>
                <w:top w:val="none" w:sz="0" w:space="0" w:color="auto"/>
                <w:left w:val="none" w:sz="0" w:space="0" w:color="auto"/>
                <w:bottom w:val="none" w:sz="0" w:space="0" w:color="auto"/>
                <w:right w:val="none" w:sz="0" w:space="0" w:color="auto"/>
              </w:divBdr>
            </w:div>
            <w:div w:id="561722170">
              <w:marLeft w:val="480"/>
              <w:marRight w:val="0"/>
              <w:marTop w:val="0"/>
              <w:marBottom w:val="0"/>
              <w:divBdr>
                <w:top w:val="none" w:sz="0" w:space="0" w:color="auto"/>
                <w:left w:val="none" w:sz="0" w:space="0" w:color="auto"/>
                <w:bottom w:val="none" w:sz="0" w:space="0" w:color="auto"/>
                <w:right w:val="none" w:sz="0" w:space="0" w:color="auto"/>
              </w:divBdr>
            </w:div>
            <w:div w:id="561867477">
              <w:marLeft w:val="480"/>
              <w:marRight w:val="0"/>
              <w:marTop w:val="0"/>
              <w:marBottom w:val="0"/>
              <w:divBdr>
                <w:top w:val="none" w:sz="0" w:space="0" w:color="auto"/>
                <w:left w:val="none" w:sz="0" w:space="0" w:color="auto"/>
                <w:bottom w:val="none" w:sz="0" w:space="0" w:color="auto"/>
                <w:right w:val="none" w:sz="0" w:space="0" w:color="auto"/>
              </w:divBdr>
            </w:div>
            <w:div w:id="561867882">
              <w:marLeft w:val="480"/>
              <w:marRight w:val="0"/>
              <w:marTop w:val="0"/>
              <w:marBottom w:val="0"/>
              <w:divBdr>
                <w:top w:val="none" w:sz="0" w:space="0" w:color="auto"/>
                <w:left w:val="none" w:sz="0" w:space="0" w:color="auto"/>
                <w:bottom w:val="none" w:sz="0" w:space="0" w:color="auto"/>
                <w:right w:val="none" w:sz="0" w:space="0" w:color="auto"/>
              </w:divBdr>
            </w:div>
            <w:div w:id="561870715">
              <w:marLeft w:val="480"/>
              <w:marRight w:val="0"/>
              <w:marTop w:val="0"/>
              <w:marBottom w:val="0"/>
              <w:divBdr>
                <w:top w:val="none" w:sz="0" w:space="0" w:color="auto"/>
                <w:left w:val="none" w:sz="0" w:space="0" w:color="auto"/>
                <w:bottom w:val="none" w:sz="0" w:space="0" w:color="auto"/>
                <w:right w:val="none" w:sz="0" w:space="0" w:color="auto"/>
              </w:divBdr>
            </w:div>
            <w:div w:id="561870862">
              <w:marLeft w:val="480"/>
              <w:marRight w:val="0"/>
              <w:marTop w:val="0"/>
              <w:marBottom w:val="0"/>
              <w:divBdr>
                <w:top w:val="none" w:sz="0" w:space="0" w:color="auto"/>
                <w:left w:val="none" w:sz="0" w:space="0" w:color="auto"/>
                <w:bottom w:val="none" w:sz="0" w:space="0" w:color="auto"/>
                <w:right w:val="none" w:sz="0" w:space="0" w:color="auto"/>
              </w:divBdr>
            </w:div>
            <w:div w:id="561914267">
              <w:marLeft w:val="480"/>
              <w:marRight w:val="0"/>
              <w:marTop w:val="0"/>
              <w:marBottom w:val="0"/>
              <w:divBdr>
                <w:top w:val="none" w:sz="0" w:space="0" w:color="auto"/>
                <w:left w:val="none" w:sz="0" w:space="0" w:color="auto"/>
                <w:bottom w:val="none" w:sz="0" w:space="0" w:color="auto"/>
                <w:right w:val="none" w:sz="0" w:space="0" w:color="auto"/>
              </w:divBdr>
            </w:div>
            <w:div w:id="561982039">
              <w:marLeft w:val="480"/>
              <w:marRight w:val="0"/>
              <w:marTop w:val="0"/>
              <w:marBottom w:val="0"/>
              <w:divBdr>
                <w:top w:val="none" w:sz="0" w:space="0" w:color="auto"/>
                <w:left w:val="none" w:sz="0" w:space="0" w:color="auto"/>
                <w:bottom w:val="none" w:sz="0" w:space="0" w:color="auto"/>
                <w:right w:val="none" w:sz="0" w:space="0" w:color="auto"/>
              </w:divBdr>
            </w:div>
            <w:div w:id="561991155">
              <w:marLeft w:val="480"/>
              <w:marRight w:val="0"/>
              <w:marTop w:val="0"/>
              <w:marBottom w:val="0"/>
              <w:divBdr>
                <w:top w:val="none" w:sz="0" w:space="0" w:color="auto"/>
                <w:left w:val="none" w:sz="0" w:space="0" w:color="auto"/>
                <w:bottom w:val="none" w:sz="0" w:space="0" w:color="auto"/>
                <w:right w:val="none" w:sz="0" w:space="0" w:color="auto"/>
              </w:divBdr>
            </w:div>
            <w:div w:id="561991209">
              <w:marLeft w:val="480"/>
              <w:marRight w:val="0"/>
              <w:marTop w:val="0"/>
              <w:marBottom w:val="0"/>
              <w:divBdr>
                <w:top w:val="none" w:sz="0" w:space="0" w:color="auto"/>
                <w:left w:val="none" w:sz="0" w:space="0" w:color="auto"/>
                <w:bottom w:val="none" w:sz="0" w:space="0" w:color="auto"/>
                <w:right w:val="none" w:sz="0" w:space="0" w:color="auto"/>
              </w:divBdr>
            </w:div>
            <w:div w:id="562061804">
              <w:marLeft w:val="480"/>
              <w:marRight w:val="0"/>
              <w:marTop w:val="0"/>
              <w:marBottom w:val="0"/>
              <w:divBdr>
                <w:top w:val="none" w:sz="0" w:space="0" w:color="auto"/>
                <w:left w:val="none" w:sz="0" w:space="0" w:color="auto"/>
                <w:bottom w:val="none" w:sz="0" w:space="0" w:color="auto"/>
                <w:right w:val="none" w:sz="0" w:space="0" w:color="auto"/>
              </w:divBdr>
            </w:div>
            <w:div w:id="562063121">
              <w:marLeft w:val="480"/>
              <w:marRight w:val="0"/>
              <w:marTop w:val="0"/>
              <w:marBottom w:val="0"/>
              <w:divBdr>
                <w:top w:val="none" w:sz="0" w:space="0" w:color="auto"/>
                <w:left w:val="none" w:sz="0" w:space="0" w:color="auto"/>
                <w:bottom w:val="none" w:sz="0" w:space="0" w:color="auto"/>
                <w:right w:val="none" w:sz="0" w:space="0" w:color="auto"/>
              </w:divBdr>
            </w:div>
            <w:div w:id="562105519">
              <w:marLeft w:val="480"/>
              <w:marRight w:val="0"/>
              <w:marTop w:val="0"/>
              <w:marBottom w:val="0"/>
              <w:divBdr>
                <w:top w:val="none" w:sz="0" w:space="0" w:color="auto"/>
                <w:left w:val="none" w:sz="0" w:space="0" w:color="auto"/>
                <w:bottom w:val="none" w:sz="0" w:space="0" w:color="auto"/>
                <w:right w:val="none" w:sz="0" w:space="0" w:color="auto"/>
              </w:divBdr>
            </w:div>
            <w:div w:id="562106949">
              <w:marLeft w:val="480"/>
              <w:marRight w:val="0"/>
              <w:marTop w:val="0"/>
              <w:marBottom w:val="0"/>
              <w:divBdr>
                <w:top w:val="none" w:sz="0" w:space="0" w:color="auto"/>
                <w:left w:val="none" w:sz="0" w:space="0" w:color="auto"/>
                <w:bottom w:val="none" w:sz="0" w:space="0" w:color="auto"/>
                <w:right w:val="none" w:sz="0" w:space="0" w:color="auto"/>
              </w:divBdr>
            </w:div>
            <w:div w:id="562251008">
              <w:marLeft w:val="480"/>
              <w:marRight w:val="0"/>
              <w:marTop w:val="0"/>
              <w:marBottom w:val="0"/>
              <w:divBdr>
                <w:top w:val="none" w:sz="0" w:space="0" w:color="auto"/>
                <w:left w:val="none" w:sz="0" w:space="0" w:color="auto"/>
                <w:bottom w:val="none" w:sz="0" w:space="0" w:color="auto"/>
                <w:right w:val="none" w:sz="0" w:space="0" w:color="auto"/>
              </w:divBdr>
            </w:div>
            <w:div w:id="562252808">
              <w:marLeft w:val="480"/>
              <w:marRight w:val="0"/>
              <w:marTop w:val="0"/>
              <w:marBottom w:val="0"/>
              <w:divBdr>
                <w:top w:val="none" w:sz="0" w:space="0" w:color="auto"/>
                <w:left w:val="none" w:sz="0" w:space="0" w:color="auto"/>
                <w:bottom w:val="none" w:sz="0" w:space="0" w:color="auto"/>
                <w:right w:val="none" w:sz="0" w:space="0" w:color="auto"/>
              </w:divBdr>
            </w:div>
            <w:div w:id="562299080">
              <w:marLeft w:val="480"/>
              <w:marRight w:val="0"/>
              <w:marTop w:val="0"/>
              <w:marBottom w:val="0"/>
              <w:divBdr>
                <w:top w:val="none" w:sz="0" w:space="0" w:color="auto"/>
                <w:left w:val="none" w:sz="0" w:space="0" w:color="auto"/>
                <w:bottom w:val="none" w:sz="0" w:space="0" w:color="auto"/>
                <w:right w:val="none" w:sz="0" w:space="0" w:color="auto"/>
              </w:divBdr>
            </w:div>
            <w:div w:id="562376473">
              <w:marLeft w:val="480"/>
              <w:marRight w:val="0"/>
              <w:marTop w:val="0"/>
              <w:marBottom w:val="0"/>
              <w:divBdr>
                <w:top w:val="none" w:sz="0" w:space="0" w:color="auto"/>
                <w:left w:val="none" w:sz="0" w:space="0" w:color="auto"/>
                <w:bottom w:val="none" w:sz="0" w:space="0" w:color="auto"/>
                <w:right w:val="none" w:sz="0" w:space="0" w:color="auto"/>
              </w:divBdr>
            </w:div>
            <w:div w:id="562451763">
              <w:marLeft w:val="480"/>
              <w:marRight w:val="0"/>
              <w:marTop w:val="0"/>
              <w:marBottom w:val="0"/>
              <w:divBdr>
                <w:top w:val="none" w:sz="0" w:space="0" w:color="auto"/>
                <w:left w:val="none" w:sz="0" w:space="0" w:color="auto"/>
                <w:bottom w:val="none" w:sz="0" w:space="0" w:color="auto"/>
                <w:right w:val="none" w:sz="0" w:space="0" w:color="auto"/>
              </w:divBdr>
            </w:div>
            <w:div w:id="562523130">
              <w:marLeft w:val="480"/>
              <w:marRight w:val="0"/>
              <w:marTop w:val="0"/>
              <w:marBottom w:val="0"/>
              <w:divBdr>
                <w:top w:val="none" w:sz="0" w:space="0" w:color="auto"/>
                <w:left w:val="none" w:sz="0" w:space="0" w:color="auto"/>
                <w:bottom w:val="none" w:sz="0" w:space="0" w:color="auto"/>
                <w:right w:val="none" w:sz="0" w:space="0" w:color="auto"/>
              </w:divBdr>
            </w:div>
            <w:div w:id="562525926">
              <w:marLeft w:val="480"/>
              <w:marRight w:val="0"/>
              <w:marTop w:val="0"/>
              <w:marBottom w:val="0"/>
              <w:divBdr>
                <w:top w:val="none" w:sz="0" w:space="0" w:color="auto"/>
                <w:left w:val="none" w:sz="0" w:space="0" w:color="auto"/>
                <w:bottom w:val="none" w:sz="0" w:space="0" w:color="auto"/>
                <w:right w:val="none" w:sz="0" w:space="0" w:color="auto"/>
              </w:divBdr>
            </w:div>
            <w:div w:id="562716528">
              <w:marLeft w:val="480"/>
              <w:marRight w:val="0"/>
              <w:marTop w:val="0"/>
              <w:marBottom w:val="0"/>
              <w:divBdr>
                <w:top w:val="none" w:sz="0" w:space="0" w:color="auto"/>
                <w:left w:val="none" w:sz="0" w:space="0" w:color="auto"/>
                <w:bottom w:val="none" w:sz="0" w:space="0" w:color="auto"/>
                <w:right w:val="none" w:sz="0" w:space="0" w:color="auto"/>
              </w:divBdr>
            </w:div>
            <w:div w:id="562833095">
              <w:marLeft w:val="480"/>
              <w:marRight w:val="0"/>
              <w:marTop w:val="0"/>
              <w:marBottom w:val="0"/>
              <w:divBdr>
                <w:top w:val="none" w:sz="0" w:space="0" w:color="auto"/>
                <w:left w:val="none" w:sz="0" w:space="0" w:color="auto"/>
                <w:bottom w:val="none" w:sz="0" w:space="0" w:color="auto"/>
                <w:right w:val="none" w:sz="0" w:space="0" w:color="auto"/>
              </w:divBdr>
            </w:div>
            <w:div w:id="562833765">
              <w:marLeft w:val="480"/>
              <w:marRight w:val="0"/>
              <w:marTop w:val="0"/>
              <w:marBottom w:val="0"/>
              <w:divBdr>
                <w:top w:val="none" w:sz="0" w:space="0" w:color="auto"/>
                <w:left w:val="none" w:sz="0" w:space="0" w:color="auto"/>
                <w:bottom w:val="none" w:sz="0" w:space="0" w:color="auto"/>
                <w:right w:val="none" w:sz="0" w:space="0" w:color="auto"/>
              </w:divBdr>
            </w:div>
            <w:div w:id="562914757">
              <w:marLeft w:val="480"/>
              <w:marRight w:val="0"/>
              <w:marTop w:val="0"/>
              <w:marBottom w:val="0"/>
              <w:divBdr>
                <w:top w:val="none" w:sz="0" w:space="0" w:color="auto"/>
                <w:left w:val="none" w:sz="0" w:space="0" w:color="auto"/>
                <w:bottom w:val="none" w:sz="0" w:space="0" w:color="auto"/>
                <w:right w:val="none" w:sz="0" w:space="0" w:color="auto"/>
              </w:divBdr>
            </w:div>
            <w:div w:id="562984200">
              <w:marLeft w:val="480"/>
              <w:marRight w:val="0"/>
              <w:marTop w:val="0"/>
              <w:marBottom w:val="0"/>
              <w:divBdr>
                <w:top w:val="none" w:sz="0" w:space="0" w:color="auto"/>
                <w:left w:val="none" w:sz="0" w:space="0" w:color="auto"/>
                <w:bottom w:val="none" w:sz="0" w:space="0" w:color="auto"/>
                <w:right w:val="none" w:sz="0" w:space="0" w:color="auto"/>
              </w:divBdr>
            </w:div>
            <w:div w:id="562984534">
              <w:marLeft w:val="480"/>
              <w:marRight w:val="0"/>
              <w:marTop w:val="0"/>
              <w:marBottom w:val="0"/>
              <w:divBdr>
                <w:top w:val="none" w:sz="0" w:space="0" w:color="auto"/>
                <w:left w:val="none" w:sz="0" w:space="0" w:color="auto"/>
                <w:bottom w:val="none" w:sz="0" w:space="0" w:color="auto"/>
                <w:right w:val="none" w:sz="0" w:space="0" w:color="auto"/>
              </w:divBdr>
            </w:div>
            <w:div w:id="562986636">
              <w:marLeft w:val="480"/>
              <w:marRight w:val="0"/>
              <w:marTop w:val="0"/>
              <w:marBottom w:val="0"/>
              <w:divBdr>
                <w:top w:val="none" w:sz="0" w:space="0" w:color="auto"/>
                <w:left w:val="none" w:sz="0" w:space="0" w:color="auto"/>
                <w:bottom w:val="none" w:sz="0" w:space="0" w:color="auto"/>
                <w:right w:val="none" w:sz="0" w:space="0" w:color="auto"/>
              </w:divBdr>
            </w:div>
            <w:div w:id="563026371">
              <w:marLeft w:val="480"/>
              <w:marRight w:val="0"/>
              <w:marTop w:val="0"/>
              <w:marBottom w:val="0"/>
              <w:divBdr>
                <w:top w:val="none" w:sz="0" w:space="0" w:color="auto"/>
                <w:left w:val="none" w:sz="0" w:space="0" w:color="auto"/>
                <w:bottom w:val="none" w:sz="0" w:space="0" w:color="auto"/>
                <w:right w:val="none" w:sz="0" w:space="0" w:color="auto"/>
              </w:divBdr>
            </w:div>
            <w:div w:id="563181123">
              <w:marLeft w:val="480"/>
              <w:marRight w:val="0"/>
              <w:marTop w:val="0"/>
              <w:marBottom w:val="0"/>
              <w:divBdr>
                <w:top w:val="none" w:sz="0" w:space="0" w:color="auto"/>
                <w:left w:val="none" w:sz="0" w:space="0" w:color="auto"/>
                <w:bottom w:val="none" w:sz="0" w:space="0" w:color="auto"/>
                <w:right w:val="none" w:sz="0" w:space="0" w:color="auto"/>
              </w:divBdr>
            </w:div>
            <w:div w:id="563223608">
              <w:marLeft w:val="480"/>
              <w:marRight w:val="0"/>
              <w:marTop w:val="0"/>
              <w:marBottom w:val="0"/>
              <w:divBdr>
                <w:top w:val="none" w:sz="0" w:space="0" w:color="auto"/>
                <w:left w:val="none" w:sz="0" w:space="0" w:color="auto"/>
                <w:bottom w:val="none" w:sz="0" w:space="0" w:color="auto"/>
                <w:right w:val="none" w:sz="0" w:space="0" w:color="auto"/>
              </w:divBdr>
            </w:div>
            <w:div w:id="563294968">
              <w:marLeft w:val="480"/>
              <w:marRight w:val="0"/>
              <w:marTop w:val="0"/>
              <w:marBottom w:val="0"/>
              <w:divBdr>
                <w:top w:val="none" w:sz="0" w:space="0" w:color="auto"/>
                <w:left w:val="none" w:sz="0" w:space="0" w:color="auto"/>
                <w:bottom w:val="none" w:sz="0" w:space="0" w:color="auto"/>
                <w:right w:val="none" w:sz="0" w:space="0" w:color="auto"/>
              </w:divBdr>
            </w:div>
            <w:div w:id="563417644">
              <w:marLeft w:val="480"/>
              <w:marRight w:val="0"/>
              <w:marTop w:val="0"/>
              <w:marBottom w:val="0"/>
              <w:divBdr>
                <w:top w:val="none" w:sz="0" w:space="0" w:color="auto"/>
                <w:left w:val="none" w:sz="0" w:space="0" w:color="auto"/>
                <w:bottom w:val="none" w:sz="0" w:space="0" w:color="auto"/>
                <w:right w:val="none" w:sz="0" w:space="0" w:color="auto"/>
              </w:divBdr>
            </w:div>
            <w:div w:id="563491639">
              <w:marLeft w:val="480"/>
              <w:marRight w:val="0"/>
              <w:marTop w:val="0"/>
              <w:marBottom w:val="0"/>
              <w:divBdr>
                <w:top w:val="none" w:sz="0" w:space="0" w:color="auto"/>
                <w:left w:val="none" w:sz="0" w:space="0" w:color="auto"/>
                <w:bottom w:val="none" w:sz="0" w:space="0" w:color="auto"/>
                <w:right w:val="none" w:sz="0" w:space="0" w:color="auto"/>
              </w:divBdr>
            </w:div>
            <w:div w:id="563563102">
              <w:marLeft w:val="480"/>
              <w:marRight w:val="0"/>
              <w:marTop w:val="0"/>
              <w:marBottom w:val="0"/>
              <w:divBdr>
                <w:top w:val="none" w:sz="0" w:space="0" w:color="auto"/>
                <w:left w:val="none" w:sz="0" w:space="0" w:color="auto"/>
                <w:bottom w:val="none" w:sz="0" w:space="0" w:color="auto"/>
                <w:right w:val="none" w:sz="0" w:space="0" w:color="auto"/>
              </w:divBdr>
            </w:div>
            <w:div w:id="563565160">
              <w:marLeft w:val="480"/>
              <w:marRight w:val="0"/>
              <w:marTop w:val="0"/>
              <w:marBottom w:val="0"/>
              <w:divBdr>
                <w:top w:val="none" w:sz="0" w:space="0" w:color="auto"/>
                <w:left w:val="none" w:sz="0" w:space="0" w:color="auto"/>
                <w:bottom w:val="none" w:sz="0" w:space="0" w:color="auto"/>
                <w:right w:val="none" w:sz="0" w:space="0" w:color="auto"/>
              </w:divBdr>
            </w:div>
            <w:div w:id="563687154">
              <w:marLeft w:val="480"/>
              <w:marRight w:val="0"/>
              <w:marTop w:val="0"/>
              <w:marBottom w:val="0"/>
              <w:divBdr>
                <w:top w:val="none" w:sz="0" w:space="0" w:color="auto"/>
                <w:left w:val="none" w:sz="0" w:space="0" w:color="auto"/>
                <w:bottom w:val="none" w:sz="0" w:space="0" w:color="auto"/>
                <w:right w:val="none" w:sz="0" w:space="0" w:color="auto"/>
              </w:divBdr>
            </w:div>
            <w:div w:id="563763012">
              <w:marLeft w:val="480"/>
              <w:marRight w:val="0"/>
              <w:marTop w:val="0"/>
              <w:marBottom w:val="0"/>
              <w:divBdr>
                <w:top w:val="none" w:sz="0" w:space="0" w:color="auto"/>
                <w:left w:val="none" w:sz="0" w:space="0" w:color="auto"/>
                <w:bottom w:val="none" w:sz="0" w:space="0" w:color="auto"/>
                <w:right w:val="none" w:sz="0" w:space="0" w:color="auto"/>
              </w:divBdr>
            </w:div>
            <w:div w:id="563837616">
              <w:marLeft w:val="480"/>
              <w:marRight w:val="0"/>
              <w:marTop w:val="0"/>
              <w:marBottom w:val="0"/>
              <w:divBdr>
                <w:top w:val="none" w:sz="0" w:space="0" w:color="auto"/>
                <w:left w:val="none" w:sz="0" w:space="0" w:color="auto"/>
                <w:bottom w:val="none" w:sz="0" w:space="0" w:color="auto"/>
                <w:right w:val="none" w:sz="0" w:space="0" w:color="auto"/>
              </w:divBdr>
            </w:div>
            <w:div w:id="563875917">
              <w:marLeft w:val="480"/>
              <w:marRight w:val="0"/>
              <w:marTop w:val="0"/>
              <w:marBottom w:val="0"/>
              <w:divBdr>
                <w:top w:val="none" w:sz="0" w:space="0" w:color="auto"/>
                <w:left w:val="none" w:sz="0" w:space="0" w:color="auto"/>
                <w:bottom w:val="none" w:sz="0" w:space="0" w:color="auto"/>
                <w:right w:val="none" w:sz="0" w:space="0" w:color="auto"/>
              </w:divBdr>
            </w:div>
            <w:div w:id="563877992">
              <w:marLeft w:val="480"/>
              <w:marRight w:val="0"/>
              <w:marTop w:val="0"/>
              <w:marBottom w:val="0"/>
              <w:divBdr>
                <w:top w:val="none" w:sz="0" w:space="0" w:color="auto"/>
                <w:left w:val="none" w:sz="0" w:space="0" w:color="auto"/>
                <w:bottom w:val="none" w:sz="0" w:space="0" w:color="auto"/>
                <w:right w:val="none" w:sz="0" w:space="0" w:color="auto"/>
              </w:divBdr>
            </w:div>
            <w:div w:id="564028109">
              <w:marLeft w:val="480"/>
              <w:marRight w:val="0"/>
              <w:marTop w:val="0"/>
              <w:marBottom w:val="0"/>
              <w:divBdr>
                <w:top w:val="none" w:sz="0" w:space="0" w:color="auto"/>
                <w:left w:val="none" w:sz="0" w:space="0" w:color="auto"/>
                <w:bottom w:val="none" w:sz="0" w:space="0" w:color="auto"/>
                <w:right w:val="none" w:sz="0" w:space="0" w:color="auto"/>
              </w:divBdr>
            </w:div>
            <w:div w:id="564150108">
              <w:marLeft w:val="480"/>
              <w:marRight w:val="0"/>
              <w:marTop w:val="0"/>
              <w:marBottom w:val="0"/>
              <w:divBdr>
                <w:top w:val="none" w:sz="0" w:space="0" w:color="auto"/>
                <w:left w:val="none" w:sz="0" w:space="0" w:color="auto"/>
                <w:bottom w:val="none" w:sz="0" w:space="0" w:color="auto"/>
                <w:right w:val="none" w:sz="0" w:space="0" w:color="auto"/>
              </w:divBdr>
            </w:div>
            <w:div w:id="564293296">
              <w:marLeft w:val="480"/>
              <w:marRight w:val="0"/>
              <w:marTop w:val="0"/>
              <w:marBottom w:val="0"/>
              <w:divBdr>
                <w:top w:val="none" w:sz="0" w:space="0" w:color="auto"/>
                <w:left w:val="none" w:sz="0" w:space="0" w:color="auto"/>
                <w:bottom w:val="none" w:sz="0" w:space="0" w:color="auto"/>
                <w:right w:val="none" w:sz="0" w:space="0" w:color="auto"/>
              </w:divBdr>
            </w:div>
            <w:div w:id="564294687">
              <w:marLeft w:val="480"/>
              <w:marRight w:val="0"/>
              <w:marTop w:val="0"/>
              <w:marBottom w:val="0"/>
              <w:divBdr>
                <w:top w:val="none" w:sz="0" w:space="0" w:color="auto"/>
                <w:left w:val="none" w:sz="0" w:space="0" w:color="auto"/>
                <w:bottom w:val="none" w:sz="0" w:space="0" w:color="auto"/>
                <w:right w:val="none" w:sz="0" w:space="0" w:color="auto"/>
              </w:divBdr>
            </w:div>
            <w:div w:id="564295698">
              <w:marLeft w:val="480"/>
              <w:marRight w:val="0"/>
              <w:marTop w:val="0"/>
              <w:marBottom w:val="0"/>
              <w:divBdr>
                <w:top w:val="none" w:sz="0" w:space="0" w:color="auto"/>
                <w:left w:val="none" w:sz="0" w:space="0" w:color="auto"/>
                <w:bottom w:val="none" w:sz="0" w:space="0" w:color="auto"/>
                <w:right w:val="none" w:sz="0" w:space="0" w:color="auto"/>
              </w:divBdr>
            </w:div>
            <w:div w:id="564296635">
              <w:marLeft w:val="480"/>
              <w:marRight w:val="0"/>
              <w:marTop w:val="0"/>
              <w:marBottom w:val="0"/>
              <w:divBdr>
                <w:top w:val="none" w:sz="0" w:space="0" w:color="auto"/>
                <w:left w:val="none" w:sz="0" w:space="0" w:color="auto"/>
                <w:bottom w:val="none" w:sz="0" w:space="0" w:color="auto"/>
                <w:right w:val="none" w:sz="0" w:space="0" w:color="auto"/>
              </w:divBdr>
            </w:div>
            <w:div w:id="564409923">
              <w:marLeft w:val="480"/>
              <w:marRight w:val="0"/>
              <w:marTop w:val="0"/>
              <w:marBottom w:val="0"/>
              <w:divBdr>
                <w:top w:val="none" w:sz="0" w:space="0" w:color="auto"/>
                <w:left w:val="none" w:sz="0" w:space="0" w:color="auto"/>
                <w:bottom w:val="none" w:sz="0" w:space="0" w:color="auto"/>
                <w:right w:val="none" w:sz="0" w:space="0" w:color="auto"/>
              </w:divBdr>
            </w:div>
            <w:div w:id="564413269">
              <w:marLeft w:val="480"/>
              <w:marRight w:val="0"/>
              <w:marTop w:val="0"/>
              <w:marBottom w:val="0"/>
              <w:divBdr>
                <w:top w:val="none" w:sz="0" w:space="0" w:color="auto"/>
                <w:left w:val="none" w:sz="0" w:space="0" w:color="auto"/>
                <w:bottom w:val="none" w:sz="0" w:space="0" w:color="auto"/>
                <w:right w:val="none" w:sz="0" w:space="0" w:color="auto"/>
              </w:divBdr>
            </w:div>
            <w:div w:id="564724859">
              <w:marLeft w:val="480"/>
              <w:marRight w:val="0"/>
              <w:marTop w:val="0"/>
              <w:marBottom w:val="0"/>
              <w:divBdr>
                <w:top w:val="none" w:sz="0" w:space="0" w:color="auto"/>
                <w:left w:val="none" w:sz="0" w:space="0" w:color="auto"/>
                <w:bottom w:val="none" w:sz="0" w:space="0" w:color="auto"/>
                <w:right w:val="none" w:sz="0" w:space="0" w:color="auto"/>
              </w:divBdr>
            </w:div>
            <w:div w:id="564725165">
              <w:marLeft w:val="480"/>
              <w:marRight w:val="0"/>
              <w:marTop w:val="0"/>
              <w:marBottom w:val="0"/>
              <w:divBdr>
                <w:top w:val="none" w:sz="0" w:space="0" w:color="auto"/>
                <w:left w:val="none" w:sz="0" w:space="0" w:color="auto"/>
                <w:bottom w:val="none" w:sz="0" w:space="0" w:color="auto"/>
                <w:right w:val="none" w:sz="0" w:space="0" w:color="auto"/>
              </w:divBdr>
            </w:div>
            <w:div w:id="564728078">
              <w:marLeft w:val="480"/>
              <w:marRight w:val="0"/>
              <w:marTop w:val="0"/>
              <w:marBottom w:val="0"/>
              <w:divBdr>
                <w:top w:val="none" w:sz="0" w:space="0" w:color="auto"/>
                <w:left w:val="none" w:sz="0" w:space="0" w:color="auto"/>
                <w:bottom w:val="none" w:sz="0" w:space="0" w:color="auto"/>
                <w:right w:val="none" w:sz="0" w:space="0" w:color="auto"/>
              </w:divBdr>
            </w:div>
            <w:div w:id="564920549">
              <w:marLeft w:val="480"/>
              <w:marRight w:val="0"/>
              <w:marTop w:val="0"/>
              <w:marBottom w:val="0"/>
              <w:divBdr>
                <w:top w:val="none" w:sz="0" w:space="0" w:color="auto"/>
                <w:left w:val="none" w:sz="0" w:space="0" w:color="auto"/>
                <w:bottom w:val="none" w:sz="0" w:space="0" w:color="auto"/>
                <w:right w:val="none" w:sz="0" w:space="0" w:color="auto"/>
              </w:divBdr>
            </w:div>
            <w:div w:id="564949156">
              <w:marLeft w:val="480"/>
              <w:marRight w:val="0"/>
              <w:marTop w:val="0"/>
              <w:marBottom w:val="0"/>
              <w:divBdr>
                <w:top w:val="none" w:sz="0" w:space="0" w:color="auto"/>
                <w:left w:val="none" w:sz="0" w:space="0" w:color="auto"/>
                <w:bottom w:val="none" w:sz="0" w:space="0" w:color="auto"/>
                <w:right w:val="none" w:sz="0" w:space="0" w:color="auto"/>
              </w:divBdr>
            </w:div>
            <w:div w:id="564952296">
              <w:marLeft w:val="480"/>
              <w:marRight w:val="0"/>
              <w:marTop w:val="0"/>
              <w:marBottom w:val="0"/>
              <w:divBdr>
                <w:top w:val="none" w:sz="0" w:space="0" w:color="auto"/>
                <w:left w:val="none" w:sz="0" w:space="0" w:color="auto"/>
                <w:bottom w:val="none" w:sz="0" w:space="0" w:color="auto"/>
                <w:right w:val="none" w:sz="0" w:space="0" w:color="auto"/>
              </w:divBdr>
            </w:div>
            <w:div w:id="564990091">
              <w:marLeft w:val="480"/>
              <w:marRight w:val="0"/>
              <w:marTop w:val="0"/>
              <w:marBottom w:val="0"/>
              <w:divBdr>
                <w:top w:val="none" w:sz="0" w:space="0" w:color="auto"/>
                <w:left w:val="none" w:sz="0" w:space="0" w:color="auto"/>
                <w:bottom w:val="none" w:sz="0" w:space="0" w:color="auto"/>
                <w:right w:val="none" w:sz="0" w:space="0" w:color="auto"/>
              </w:divBdr>
            </w:div>
            <w:div w:id="564991811">
              <w:marLeft w:val="480"/>
              <w:marRight w:val="0"/>
              <w:marTop w:val="0"/>
              <w:marBottom w:val="0"/>
              <w:divBdr>
                <w:top w:val="none" w:sz="0" w:space="0" w:color="auto"/>
                <w:left w:val="none" w:sz="0" w:space="0" w:color="auto"/>
                <w:bottom w:val="none" w:sz="0" w:space="0" w:color="auto"/>
                <w:right w:val="none" w:sz="0" w:space="0" w:color="auto"/>
              </w:divBdr>
            </w:div>
            <w:div w:id="564997495">
              <w:marLeft w:val="480"/>
              <w:marRight w:val="0"/>
              <w:marTop w:val="0"/>
              <w:marBottom w:val="0"/>
              <w:divBdr>
                <w:top w:val="none" w:sz="0" w:space="0" w:color="auto"/>
                <w:left w:val="none" w:sz="0" w:space="0" w:color="auto"/>
                <w:bottom w:val="none" w:sz="0" w:space="0" w:color="auto"/>
                <w:right w:val="none" w:sz="0" w:space="0" w:color="auto"/>
              </w:divBdr>
            </w:div>
            <w:div w:id="565184814">
              <w:marLeft w:val="480"/>
              <w:marRight w:val="0"/>
              <w:marTop w:val="0"/>
              <w:marBottom w:val="0"/>
              <w:divBdr>
                <w:top w:val="none" w:sz="0" w:space="0" w:color="auto"/>
                <w:left w:val="none" w:sz="0" w:space="0" w:color="auto"/>
                <w:bottom w:val="none" w:sz="0" w:space="0" w:color="auto"/>
                <w:right w:val="none" w:sz="0" w:space="0" w:color="auto"/>
              </w:divBdr>
            </w:div>
            <w:div w:id="565410784">
              <w:marLeft w:val="480"/>
              <w:marRight w:val="0"/>
              <w:marTop w:val="0"/>
              <w:marBottom w:val="0"/>
              <w:divBdr>
                <w:top w:val="none" w:sz="0" w:space="0" w:color="auto"/>
                <w:left w:val="none" w:sz="0" w:space="0" w:color="auto"/>
                <w:bottom w:val="none" w:sz="0" w:space="0" w:color="auto"/>
                <w:right w:val="none" w:sz="0" w:space="0" w:color="auto"/>
              </w:divBdr>
            </w:div>
            <w:div w:id="565456971">
              <w:marLeft w:val="480"/>
              <w:marRight w:val="0"/>
              <w:marTop w:val="0"/>
              <w:marBottom w:val="0"/>
              <w:divBdr>
                <w:top w:val="none" w:sz="0" w:space="0" w:color="auto"/>
                <w:left w:val="none" w:sz="0" w:space="0" w:color="auto"/>
                <w:bottom w:val="none" w:sz="0" w:space="0" w:color="auto"/>
                <w:right w:val="none" w:sz="0" w:space="0" w:color="auto"/>
              </w:divBdr>
            </w:div>
            <w:div w:id="565529527">
              <w:marLeft w:val="480"/>
              <w:marRight w:val="0"/>
              <w:marTop w:val="0"/>
              <w:marBottom w:val="0"/>
              <w:divBdr>
                <w:top w:val="none" w:sz="0" w:space="0" w:color="auto"/>
                <w:left w:val="none" w:sz="0" w:space="0" w:color="auto"/>
                <w:bottom w:val="none" w:sz="0" w:space="0" w:color="auto"/>
                <w:right w:val="none" w:sz="0" w:space="0" w:color="auto"/>
              </w:divBdr>
            </w:div>
            <w:div w:id="565530243">
              <w:marLeft w:val="480"/>
              <w:marRight w:val="0"/>
              <w:marTop w:val="0"/>
              <w:marBottom w:val="0"/>
              <w:divBdr>
                <w:top w:val="none" w:sz="0" w:space="0" w:color="auto"/>
                <w:left w:val="none" w:sz="0" w:space="0" w:color="auto"/>
                <w:bottom w:val="none" w:sz="0" w:space="0" w:color="auto"/>
                <w:right w:val="none" w:sz="0" w:space="0" w:color="auto"/>
              </w:divBdr>
            </w:div>
            <w:div w:id="565607878">
              <w:marLeft w:val="480"/>
              <w:marRight w:val="0"/>
              <w:marTop w:val="0"/>
              <w:marBottom w:val="0"/>
              <w:divBdr>
                <w:top w:val="none" w:sz="0" w:space="0" w:color="auto"/>
                <w:left w:val="none" w:sz="0" w:space="0" w:color="auto"/>
                <w:bottom w:val="none" w:sz="0" w:space="0" w:color="auto"/>
                <w:right w:val="none" w:sz="0" w:space="0" w:color="auto"/>
              </w:divBdr>
            </w:div>
            <w:div w:id="565645985">
              <w:marLeft w:val="480"/>
              <w:marRight w:val="0"/>
              <w:marTop w:val="0"/>
              <w:marBottom w:val="0"/>
              <w:divBdr>
                <w:top w:val="none" w:sz="0" w:space="0" w:color="auto"/>
                <w:left w:val="none" w:sz="0" w:space="0" w:color="auto"/>
                <w:bottom w:val="none" w:sz="0" w:space="0" w:color="auto"/>
                <w:right w:val="none" w:sz="0" w:space="0" w:color="auto"/>
              </w:divBdr>
            </w:div>
            <w:div w:id="565728262">
              <w:marLeft w:val="480"/>
              <w:marRight w:val="0"/>
              <w:marTop w:val="0"/>
              <w:marBottom w:val="0"/>
              <w:divBdr>
                <w:top w:val="none" w:sz="0" w:space="0" w:color="auto"/>
                <w:left w:val="none" w:sz="0" w:space="0" w:color="auto"/>
                <w:bottom w:val="none" w:sz="0" w:space="0" w:color="auto"/>
                <w:right w:val="none" w:sz="0" w:space="0" w:color="auto"/>
              </w:divBdr>
            </w:div>
            <w:div w:id="565802569">
              <w:marLeft w:val="480"/>
              <w:marRight w:val="0"/>
              <w:marTop w:val="0"/>
              <w:marBottom w:val="0"/>
              <w:divBdr>
                <w:top w:val="none" w:sz="0" w:space="0" w:color="auto"/>
                <w:left w:val="none" w:sz="0" w:space="0" w:color="auto"/>
                <w:bottom w:val="none" w:sz="0" w:space="0" w:color="auto"/>
                <w:right w:val="none" w:sz="0" w:space="0" w:color="auto"/>
              </w:divBdr>
            </w:div>
            <w:div w:id="566065250">
              <w:marLeft w:val="480"/>
              <w:marRight w:val="0"/>
              <w:marTop w:val="0"/>
              <w:marBottom w:val="0"/>
              <w:divBdr>
                <w:top w:val="none" w:sz="0" w:space="0" w:color="auto"/>
                <w:left w:val="none" w:sz="0" w:space="0" w:color="auto"/>
                <w:bottom w:val="none" w:sz="0" w:space="0" w:color="auto"/>
                <w:right w:val="none" w:sz="0" w:space="0" w:color="auto"/>
              </w:divBdr>
            </w:div>
            <w:div w:id="566183754">
              <w:marLeft w:val="480"/>
              <w:marRight w:val="0"/>
              <w:marTop w:val="0"/>
              <w:marBottom w:val="0"/>
              <w:divBdr>
                <w:top w:val="none" w:sz="0" w:space="0" w:color="auto"/>
                <w:left w:val="none" w:sz="0" w:space="0" w:color="auto"/>
                <w:bottom w:val="none" w:sz="0" w:space="0" w:color="auto"/>
                <w:right w:val="none" w:sz="0" w:space="0" w:color="auto"/>
              </w:divBdr>
            </w:div>
            <w:div w:id="566258571">
              <w:marLeft w:val="480"/>
              <w:marRight w:val="0"/>
              <w:marTop w:val="0"/>
              <w:marBottom w:val="0"/>
              <w:divBdr>
                <w:top w:val="none" w:sz="0" w:space="0" w:color="auto"/>
                <w:left w:val="none" w:sz="0" w:space="0" w:color="auto"/>
                <w:bottom w:val="none" w:sz="0" w:space="0" w:color="auto"/>
                <w:right w:val="none" w:sz="0" w:space="0" w:color="auto"/>
              </w:divBdr>
            </w:div>
            <w:div w:id="566300390">
              <w:marLeft w:val="480"/>
              <w:marRight w:val="0"/>
              <w:marTop w:val="0"/>
              <w:marBottom w:val="0"/>
              <w:divBdr>
                <w:top w:val="none" w:sz="0" w:space="0" w:color="auto"/>
                <w:left w:val="none" w:sz="0" w:space="0" w:color="auto"/>
                <w:bottom w:val="none" w:sz="0" w:space="0" w:color="auto"/>
                <w:right w:val="none" w:sz="0" w:space="0" w:color="auto"/>
              </w:divBdr>
            </w:div>
            <w:div w:id="566303245">
              <w:marLeft w:val="480"/>
              <w:marRight w:val="0"/>
              <w:marTop w:val="0"/>
              <w:marBottom w:val="0"/>
              <w:divBdr>
                <w:top w:val="none" w:sz="0" w:space="0" w:color="auto"/>
                <w:left w:val="none" w:sz="0" w:space="0" w:color="auto"/>
                <w:bottom w:val="none" w:sz="0" w:space="0" w:color="auto"/>
                <w:right w:val="none" w:sz="0" w:space="0" w:color="auto"/>
              </w:divBdr>
            </w:div>
            <w:div w:id="566381663">
              <w:marLeft w:val="480"/>
              <w:marRight w:val="0"/>
              <w:marTop w:val="0"/>
              <w:marBottom w:val="0"/>
              <w:divBdr>
                <w:top w:val="none" w:sz="0" w:space="0" w:color="auto"/>
                <w:left w:val="none" w:sz="0" w:space="0" w:color="auto"/>
                <w:bottom w:val="none" w:sz="0" w:space="0" w:color="auto"/>
                <w:right w:val="none" w:sz="0" w:space="0" w:color="auto"/>
              </w:divBdr>
            </w:div>
            <w:div w:id="566383208">
              <w:marLeft w:val="480"/>
              <w:marRight w:val="0"/>
              <w:marTop w:val="0"/>
              <w:marBottom w:val="0"/>
              <w:divBdr>
                <w:top w:val="none" w:sz="0" w:space="0" w:color="auto"/>
                <w:left w:val="none" w:sz="0" w:space="0" w:color="auto"/>
                <w:bottom w:val="none" w:sz="0" w:space="0" w:color="auto"/>
                <w:right w:val="none" w:sz="0" w:space="0" w:color="auto"/>
              </w:divBdr>
            </w:div>
            <w:div w:id="566384560">
              <w:marLeft w:val="480"/>
              <w:marRight w:val="0"/>
              <w:marTop w:val="0"/>
              <w:marBottom w:val="0"/>
              <w:divBdr>
                <w:top w:val="none" w:sz="0" w:space="0" w:color="auto"/>
                <w:left w:val="none" w:sz="0" w:space="0" w:color="auto"/>
                <w:bottom w:val="none" w:sz="0" w:space="0" w:color="auto"/>
                <w:right w:val="none" w:sz="0" w:space="0" w:color="auto"/>
              </w:divBdr>
            </w:div>
            <w:div w:id="566454140">
              <w:marLeft w:val="480"/>
              <w:marRight w:val="0"/>
              <w:marTop w:val="0"/>
              <w:marBottom w:val="0"/>
              <w:divBdr>
                <w:top w:val="none" w:sz="0" w:space="0" w:color="auto"/>
                <w:left w:val="none" w:sz="0" w:space="0" w:color="auto"/>
                <w:bottom w:val="none" w:sz="0" w:space="0" w:color="auto"/>
                <w:right w:val="none" w:sz="0" w:space="0" w:color="auto"/>
              </w:divBdr>
            </w:div>
            <w:div w:id="566458222">
              <w:marLeft w:val="480"/>
              <w:marRight w:val="0"/>
              <w:marTop w:val="0"/>
              <w:marBottom w:val="0"/>
              <w:divBdr>
                <w:top w:val="none" w:sz="0" w:space="0" w:color="auto"/>
                <w:left w:val="none" w:sz="0" w:space="0" w:color="auto"/>
                <w:bottom w:val="none" w:sz="0" w:space="0" w:color="auto"/>
                <w:right w:val="none" w:sz="0" w:space="0" w:color="auto"/>
              </w:divBdr>
            </w:div>
            <w:div w:id="566499942">
              <w:marLeft w:val="480"/>
              <w:marRight w:val="0"/>
              <w:marTop w:val="0"/>
              <w:marBottom w:val="0"/>
              <w:divBdr>
                <w:top w:val="none" w:sz="0" w:space="0" w:color="auto"/>
                <w:left w:val="none" w:sz="0" w:space="0" w:color="auto"/>
                <w:bottom w:val="none" w:sz="0" w:space="0" w:color="auto"/>
                <w:right w:val="none" w:sz="0" w:space="0" w:color="auto"/>
              </w:divBdr>
            </w:div>
            <w:div w:id="566644472">
              <w:marLeft w:val="480"/>
              <w:marRight w:val="0"/>
              <w:marTop w:val="0"/>
              <w:marBottom w:val="0"/>
              <w:divBdr>
                <w:top w:val="none" w:sz="0" w:space="0" w:color="auto"/>
                <w:left w:val="none" w:sz="0" w:space="0" w:color="auto"/>
                <w:bottom w:val="none" w:sz="0" w:space="0" w:color="auto"/>
                <w:right w:val="none" w:sz="0" w:space="0" w:color="auto"/>
              </w:divBdr>
            </w:div>
            <w:div w:id="566650168">
              <w:marLeft w:val="480"/>
              <w:marRight w:val="0"/>
              <w:marTop w:val="0"/>
              <w:marBottom w:val="0"/>
              <w:divBdr>
                <w:top w:val="none" w:sz="0" w:space="0" w:color="auto"/>
                <w:left w:val="none" w:sz="0" w:space="0" w:color="auto"/>
                <w:bottom w:val="none" w:sz="0" w:space="0" w:color="auto"/>
                <w:right w:val="none" w:sz="0" w:space="0" w:color="auto"/>
              </w:divBdr>
            </w:div>
            <w:div w:id="566838369">
              <w:marLeft w:val="480"/>
              <w:marRight w:val="0"/>
              <w:marTop w:val="0"/>
              <w:marBottom w:val="0"/>
              <w:divBdr>
                <w:top w:val="none" w:sz="0" w:space="0" w:color="auto"/>
                <w:left w:val="none" w:sz="0" w:space="0" w:color="auto"/>
                <w:bottom w:val="none" w:sz="0" w:space="0" w:color="auto"/>
                <w:right w:val="none" w:sz="0" w:space="0" w:color="auto"/>
              </w:divBdr>
            </w:div>
            <w:div w:id="566842753">
              <w:marLeft w:val="480"/>
              <w:marRight w:val="0"/>
              <w:marTop w:val="0"/>
              <w:marBottom w:val="0"/>
              <w:divBdr>
                <w:top w:val="none" w:sz="0" w:space="0" w:color="auto"/>
                <w:left w:val="none" w:sz="0" w:space="0" w:color="auto"/>
                <w:bottom w:val="none" w:sz="0" w:space="0" w:color="auto"/>
                <w:right w:val="none" w:sz="0" w:space="0" w:color="auto"/>
              </w:divBdr>
            </w:div>
            <w:div w:id="566915405">
              <w:marLeft w:val="480"/>
              <w:marRight w:val="0"/>
              <w:marTop w:val="0"/>
              <w:marBottom w:val="0"/>
              <w:divBdr>
                <w:top w:val="none" w:sz="0" w:space="0" w:color="auto"/>
                <w:left w:val="none" w:sz="0" w:space="0" w:color="auto"/>
                <w:bottom w:val="none" w:sz="0" w:space="0" w:color="auto"/>
                <w:right w:val="none" w:sz="0" w:space="0" w:color="auto"/>
              </w:divBdr>
            </w:div>
            <w:div w:id="566961137">
              <w:marLeft w:val="480"/>
              <w:marRight w:val="0"/>
              <w:marTop w:val="0"/>
              <w:marBottom w:val="0"/>
              <w:divBdr>
                <w:top w:val="none" w:sz="0" w:space="0" w:color="auto"/>
                <w:left w:val="none" w:sz="0" w:space="0" w:color="auto"/>
                <w:bottom w:val="none" w:sz="0" w:space="0" w:color="auto"/>
                <w:right w:val="none" w:sz="0" w:space="0" w:color="auto"/>
              </w:divBdr>
            </w:div>
            <w:div w:id="567107448">
              <w:marLeft w:val="480"/>
              <w:marRight w:val="0"/>
              <w:marTop w:val="0"/>
              <w:marBottom w:val="0"/>
              <w:divBdr>
                <w:top w:val="none" w:sz="0" w:space="0" w:color="auto"/>
                <w:left w:val="none" w:sz="0" w:space="0" w:color="auto"/>
                <w:bottom w:val="none" w:sz="0" w:space="0" w:color="auto"/>
                <w:right w:val="none" w:sz="0" w:space="0" w:color="auto"/>
              </w:divBdr>
            </w:div>
            <w:div w:id="567107495">
              <w:marLeft w:val="480"/>
              <w:marRight w:val="0"/>
              <w:marTop w:val="0"/>
              <w:marBottom w:val="0"/>
              <w:divBdr>
                <w:top w:val="none" w:sz="0" w:space="0" w:color="auto"/>
                <w:left w:val="none" w:sz="0" w:space="0" w:color="auto"/>
                <w:bottom w:val="none" w:sz="0" w:space="0" w:color="auto"/>
                <w:right w:val="none" w:sz="0" w:space="0" w:color="auto"/>
              </w:divBdr>
            </w:div>
            <w:div w:id="567154157">
              <w:marLeft w:val="480"/>
              <w:marRight w:val="0"/>
              <w:marTop w:val="0"/>
              <w:marBottom w:val="0"/>
              <w:divBdr>
                <w:top w:val="none" w:sz="0" w:space="0" w:color="auto"/>
                <w:left w:val="none" w:sz="0" w:space="0" w:color="auto"/>
                <w:bottom w:val="none" w:sz="0" w:space="0" w:color="auto"/>
                <w:right w:val="none" w:sz="0" w:space="0" w:color="auto"/>
              </w:divBdr>
            </w:div>
            <w:div w:id="567225059">
              <w:marLeft w:val="480"/>
              <w:marRight w:val="0"/>
              <w:marTop w:val="0"/>
              <w:marBottom w:val="0"/>
              <w:divBdr>
                <w:top w:val="none" w:sz="0" w:space="0" w:color="auto"/>
                <w:left w:val="none" w:sz="0" w:space="0" w:color="auto"/>
                <w:bottom w:val="none" w:sz="0" w:space="0" w:color="auto"/>
                <w:right w:val="none" w:sz="0" w:space="0" w:color="auto"/>
              </w:divBdr>
            </w:div>
            <w:div w:id="567225213">
              <w:marLeft w:val="480"/>
              <w:marRight w:val="0"/>
              <w:marTop w:val="0"/>
              <w:marBottom w:val="0"/>
              <w:divBdr>
                <w:top w:val="none" w:sz="0" w:space="0" w:color="auto"/>
                <w:left w:val="none" w:sz="0" w:space="0" w:color="auto"/>
                <w:bottom w:val="none" w:sz="0" w:space="0" w:color="auto"/>
                <w:right w:val="none" w:sz="0" w:space="0" w:color="auto"/>
              </w:divBdr>
            </w:div>
            <w:div w:id="567225937">
              <w:marLeft w:val="480"/>
              <w:marRight w:val="0"/>
              <w:marTop w:val="0"/>
              <w:marBottom w:val="0"/>
              <w:divBdr>
                <w:top w:val="none" w:sz="0" w:space="0" w:color="auto"/>
                <w:left w:val="none" w:sz="0" w:space="0" w:color="auto"/>
                <w:bottom w:val="none" w:sz="0" w:space="0" w:color="auto"/>
                <w:right w:val="none" w:sz="0" w:space="0" w:color="auto"/>
              </w:divBdr>
            </w:div>
            <w:div w:id="567227961">
              <w:marLeft w:val="480"/>
              <w:marRight w:val="0"/>
              <w:marTop w:val="0"/>
              <w:marBottom w:val="0"/>
              <w:divBdr>
                <w:top w:val="none" w:sz="0" w:space="0" w:color="auto"/>
                <w:left w:val="none" w:sz="0" w:space="0" w:color="auto"/>
                <w:bottom w:val="none" w:sz="0" w:space="0" w:color="auto"/>
                <w:right w:val="none" w:sz="0" w:space="0" w:color="auto"/>
              </w:divBdr>
            </w:div>
            <w:div w:id="567497152">
              <w:marLeft w:val="480"/>
              <w:marRight w:val="0"/>
              <w:marTop w:val="0"/>
              <w:marBottom w:val="0"/>
              <w:divBdr>
                <w:top w:val="none" w:sz="0" w:space="0" w:color="auto"/>
                <w:left w:val="none" w:sz="0" w:space="0" w:color="auto"/>
                <w:bottom w:val="none" w:sz="0" w:space="0" w:color="auto"/>
                <w:right w:val="none" w:sz="0" w:space="0" w:color="auto"/>
              </w:divBdr>
            </w:div>
            <w:div w:id="567613278">
              <w:marLeft w:val="480"/>
              <w:marRight w:val="0"/>
              <w:marTop w:val="0"/>
              <w:marBottom w:val="0"/>
              <w:divBdr>
                <w:top w:val="none" w:sz="0" w:space="0" w:color="auto"/>
                <w:left w:val="none" w:sz="0" w:space="0" w:color="auto"/>
                <w:bottom w:val="none" w:sz="0" w:space="0" w:color="auto"/>
                <w:right w:val="none" w:sz="0" w:space="0" w:color="auto"/>
              </w:divBdr>
            </w:div>
            <w:div w:id="567688569">
              <w:marLeft w:val="480"/>
              <w:marRight w:val="0"/>
              <w:marTop w:val="0"/>
              <w:marBottom w:val="0"/>
              <w:divBdr>
                <w:top w:val="none" w:sz="0" w:space="0" w:color="auto"/>
                <w:left w:val="none" w:sz="0" w:space="0" w:color="auto"/>
                <w:bottom w:val="none" w:sz="0" w:space="0" w:color="auto"/>
                <w:right w:val="none" w:sz="0" w:space="0" w:color="auto"/>
              </w:divBdr>
            </w:div>
            <w:div w:id="567959100">
              <w:marLeft w:val="480"/>
              <w:marRight w:val="0"/>
              <w:marTop w:val="0"/>
              <w:marBottom w:val="0"/>
              <w:divBdr>
                <w:top w:val="none" w:sz="0" w:space="0" w:color="auto"/>
                <w:left w:val="none" w:sz="0" w:space="0" w:color="auto"/>
                <w:bottom w:val="none" w:sz="0" w:space="0" w:color="auto"/>
                <w:right w:val="none" w:sz="0" w:space="0" w:color="auto"/>
              </w:divBdr>
            </w:div>
            <w:div w:id="567962707">
              <w:marLeft w:val="480"/>
              <w:marRight w:val="0"/>
              <w:marTop w:val="0"/>
              <w:marBottom w:val="0"/>
              <w:divBdr>
                <w:top w:val="none" w:sz="0" w:space="0" w:color="auto"/>
                <w:left w:val="none" w:sz="0" w:space="0" w:color="auto"/>
                <w:bottom w:val="none" w:sz="0" w:space="0" w:color="auto"/>
                <w:right w:val="none" w:sz="0" w:space="0" w:color="auto"/>
              </w:divBdr>
            </w:div>
            <w:div w:id="568081279">
              <w:marLeft w:val="480"/>
              <w:marRight w:val="0"/>
              <w:marTop w:val="0"/>
              <w:marBottom w:val="0"/>
              <w:divBdr>
                <w:top w:val="none" w:sz="0" w:space="0" w:color="auto"/>
                <w:left w:val="none" w:sz="0" w:space="0" w:color="auto"/>
                <w:bottom w:val="none" w:sz="0" w:space="0" w:color="auto"/>
                <w:right w:val="none" w:sz="0" w:space="0" w:color="auto"/>
              </w:divBdr>
            </w:div>
            <w:div w:id="568150729">
              <w:marLeft w:val="480"/>
              <w:marRight w:val="0"/>
              <w:marTop w:val="0"/>
              <w:marBottom w:val="0"/>
              <w:divBdr>
                <w:top w:val="none" w:sz="0" w:space="0" w:color="auto"/>
                <w:left w:val="none" w:sz="0" w:space="0" w:color="auto"/>
                <w:bottom w:val="none" w:sz="0" w:space="0" w:color="auto"/>
                <w:right w:val="none" w:sz="0" w:space="0" w:color="auto"/>
              </w:divBdr>
            </w:div>
            <w:div w:id="568154856">
              <w:marLeft w:val="480"/>
              <w:marRight w:val="0"/>
              <w:marTop w:val="0"/>
              <w:marBottom w:val="0"/>
              <w:divBdr>
                <w:top w:val="none" w:sz="0" w:space="0" w:color="auto"/>
                <w:left w:val="none" w:sz="0" w:space="0" w:color="auto"/>
                <w:bottom w:val="none" w:sz="0" w:space="0" w:color="auto"/>
                <w:right w:val="none" w:sz="0" w:space="0" w:color="auto"/>
              </w:divBdr>
            </w:div>
            <w:div w:id="568198991">
              <w:marLeft w:val="480"/>
              <w:marRight w:val="0"/>
              <w:marTop w:val="0"/>
              <w:marBottom w:val="0"/>
              <w:divBdr>
                <w:top w:val="none" w:sz="0" w:space="0" w:color="auto"/>
                <w:left w:val="none" w:sz="0" w:space="0" w:color="auto"/>
                <w:bottom w:val="none" w:sz="0" w:space="0" w:color="auto"/>
                <w:right w:val="none" w:sz="0" w:space="0" w:color="auto"/>
              </w:divBdr>
            </w:div>
            <w:div w:id="568346309">
              <w:marLeft w:val="480"/>
              <w:marRight w:val="0"/>
              <w:marTop w:val="0"/>
              <w:marBottom w:val="0"/>
              <w:divBdr>
                <w:top w:val="none" w:sz="0" w:space="0" w:color="auto"/>
                <w:left w:val="none" w:sz="0" w:space="0" w:color="auto"/>
                <w:bottom w:val="none" w:sz="0" w:space="0" w:color="auto"/>
                <w:right w:val="none" w:sz="0" w:space="0" w:color="auto"/>
              </w:divBdr>
            </w:div>
            <w:div w:id="568540431">
              <w:marLeft w:val="480"/>
              <w:marRight w:val="0"/>
              <w:marTop w:val="0"/>
              <w:marBottom w:val="0"/>
              <w:divBdr>
                <w:top w:val="none" w:sz="0" w:space="0" w:color="auto"/>
                <w:left w:val="none" w:sz="0" w:space="0" w:color="auto"/>
                <w:bottom w:val="none" w:sz="0" w:space="0" w:color="auto"/>
                <w:right w:val="none" w:sz="0" w:space="0" w:color="auto"/>
              </w:divBdr>
            </w:div>
            <w:div w:id="568619599">
              <w:marLeft w:val="480"/>
              <w:marRight w:val="0"/>
              <w:marTop w:val="0"/>
              <w:marBottom w:val="0"/>
              <w:divBdr>
                <w:top w:val="none" w:sz="0" w:space="0" w:color="auto"/>
                <w:left w:val="none" w:sz="0" w:space="0" w:color="auto"/>
                <w:bottom w:val="none" w:sz="0" w:space="0" w:color="auto"/>
                <w:right w:val="none" w:sz="0" w:space="0" w:color="auto"/>
              </w:divBdr>
            </w:div>
            <w:div w:id="568686896">
              <w:marLeft w:val="480"/>
              <w:marRight w:val="0"/>
              <w:marTop w:val="0"/>
              <w:marBottom w:val="0"/>
              <w:divBdr>
                <w:top w:val="none" w:sz="0" w:space="0" w:color="auto"/>
                <w:left w:val="none" w:sz="0" w:space="0" w:color="auto"/>
                <w:bottom w:val="none" w:sz="0" w:space="0" w:color="auto"/>
                <w:right w:val="none" w:sz="0" w:space="0" w:color="auto"/>
              </w:divBdr>
            </w:div>
            <w:div w:id="568736695">
              <w:marLeft w:val="480"/>
              <w:marRight w:val="0"/>
              <w:marTop w:val="0"/>
              <w:marBottom w:val="0"/>
              <w:divBdr>
                <w:top w:val="none" w:sz="0" w:space="0" w:color="auto"/>
                <w:left w:val="none" w:sz="0" w:space="0" w:color="auto"/>
                <w:bottom w:val="none" w:sz="0" w:space="0" w:color="auto"/>
                <w:right w:val="none" w:sz="0" w:space="0" w:color="auto"/>
              </w:divBdr>
            </w:div>
            <w:div w:id="568805806">
              <w:marLeft w:val="480"/>
              <w:marRight w:val="0"/>
              <w:marTop w:val="0"/>
              <w:marBottom w:val="0"/>
              <w:divBdr>
                <w:top w:val="none" w:sz="0" w:space="0" w:color="auto"/>
                <w:left w:val="none" w:sz="0" w:space="0" w:color="auto"/>
                <w:bottom w:val="none" w:sz="0" w:space="0" w:color="auto"/>
                <w:right w:val="none" w:sz="0" w:space="0" w:color="auto"/>
              </w:divBdr>
            </w:div>
            <w:div w:id="568997314">
              <w:marLeft w:val="480"/>
              <w:marRight w:val="0"/>
              <w:marTop w:val="0"/>
              <w:marBottom w:val="0"/>
              <w:divBdr>
                <w:top w:val="none" w:sz="0" w:space="0" w:color="auto"/>
                <w:left w:val="none" w:sz="0" w:space="0" w:color="auto"/>
                <w:bottom w:val="none" w:sz="0" w:space="0" w:color="auto"/>
                <w:right w:val="none" w:sz="0" w:space="0" w:color="auto"/>
              </w:divBdr>
            </w:div>
            <w:div w:id="568998810">
              <w:marLeft w:val="480"/>
              <w:marRight w:val="0"/>
              <w:marTop w:val="0"/>
              <w:marBottom w:val="0"/>
              <w:divBdr>
                <w:top w:val="none" w:sz="0" w:space="0" w:color="auto"/>
                <w:left w:val="none" w:sz="0" w:space="0" w:color="auto"/>
                <w:bottom w:val="none" w:sz="0" w:space="0" w:color="auto"/>
                <w:right w:val="none" w:sz="0" w:space="0" w:color="auto"/>
              </w:divBdr>
            </w:div>
            <w:div w:id="569075735">
              <w:marLeft w:val="480"/>
              <w:marRight w:val="0"/>
              <w:marTop w:val="0"/>
              <w:marBottom w:val="0"/>
              <w:divBdr>
                <w:top w:val="none" w:sz="0" w:space="0" w:color="auto"/>
                <w:left w:val="none" w:sz="0" w:space="0" w:color="auto"/>
                <w:bottom w:val="none" w:sz="0" w:space="0" w:color="auto"/>
                <w:right w:val="none" w:sz="0" w:space="0" w:color="auto"/>
              </w:divBdr>
            </w:div>
            <w:div w:id="569077731">
              <w:marLeft w:val="480"/>
              <w:marRight w:val="0"/>
              <w:marTop w:val="0"/>
              <w:marBottom w:val="0"/>
              <w:divBdr>
                <w:top w:val="none" w:sz="0" w:space="0" w:color="auto"/>
                <w:left w:val="none" w:sz="0" w:space="0" w:color="auto"/>
                <w:bottom w:val="none" w:sz="0" w:space="0" w:color="auto"/>
                <w:right w:val="none" w:sz="0" w:space="0" w:color="auto"/>
              </w:divBdr>
            </w:div>
            <w:div w:id="569081023">
              <w:marLeft w:val="480"/>
              <w:marRight w:val="0"/>
              <w:marTop w:val="0"/>
              <w:marBottom w:val="0"/>
              <w:divBdr>
                <w:top w:val="none" w:sz="0" w:space="0" w:color="auto"/>
                <w:left w:val="none" w:sz="0" w:space="0" w:color="auto"/>
                <w:bottom w:val="none" w:sz="0" w:space="0" w:color="auto"/>
                <w:right w:val="none" w:sz="0" w:space="0" w:color="auto"/>
              </w:divBdr>
            </w:div>
            <w:div w:id="569124335">
              <w:marLeft w:val="480"/>
              <w:marRight w:val="0"/>
              <w:marTop w:val="0"/>
              <w:marBottom w:val="0"/>
              <w:divBdr>
                <w:top w:val="none" w:sz="0" w:space="0" w:color="auto"/>
                <w:left w:val="none" w:sz="0" w:space="0" w:color="auto"/>
                <w:bottom w:val="none" w:sz="0" w:space="0" w:color="auto"/>
                <w:right w:val="none" w:sz="0" w:space="0" w:color="auto"/>
              </w:divBdr>
            </w:div>
            <w:div w:id="569271686">
              <w:marLeft w:val="480"/>
              <w:marRight w:val="0"/>
              <w:marTop w:val="0"/>
              <w:marBottom w:val="0"/>
              <w:divBdr>
                <w:top w:val="none" w:sz="0" w:space="0" w:color="auto"/>
                <w:left w:val="none" w:sz="0" w:space="0" w:color="auto"/>
                <w:bottom w:val="none" w:sz="0" w:space="0" w:color="auto"/>
                <w:right w:val="none" w:sz="0" w:space="0" w:color="auto"/>
              </w:divBdr>
            </w:div>
            <w:div w:id="569392689">
              <w:marLeft w:val="480"/>
              <w:marRight w:val="0"/>
              <w:marTop w:val="0"/>
              <w:marBottom w:val="0"/>
              <w:divBdr>
                <w:top w:val="none" w:sz="0" w:space="0" w:color="auto"/>
                <w:left w:val="none" w:sz="0" w:space="0" w:color="auto"/>
                <w:bottom w:val="none" w:sz="0" w:space="0" w:color="auto"/>
                <w:right w:val="none" w:sz="0" w:space="0" w:color="auto"/>
              </w:divBdr>
            </w:div>
            <w:div w:id="569534300">
              <w:marLeft w:val="480"/>
              <w:marRight w:val="0"/>
              <w:marTop w:val="0"/>
              <w:marBottom w:val="0"/>
              <w:divBdr>
                <w:top w:val="none" w:sz="0" w:space="0" w:color="auto"/>
                <w:left w:val="none" w:sz="0" w:space="0" w:color="auto"/>
                <w:bottom w:val="none" w:sz="0" w:space="0" w:color="auto"/>
                <w:right w:val="none" w:sz="0" w:space="0" w:color="auto"/>
              </w:divBdr>
            </w:div>
            <w:div w:id="569583287">
              <w:marLeft w:val="480"/>
              <w:marRight w:val="0"/>
              <w:marTop w:val="0"/>
              <w:marBottom w:val="0"/>
              <w:divBdr>
                <w:top w:val="none" w:sz="0" w:space="0" w:color="auto"/>
                <w:left w:val="none" w:sz="0" w:space="0" w:color="auto"/>
                <w:bottom w:val="none" w:sz="0" w:space="0" w:color="auto"/>
                <w:right w:val="none" w:sz="0" w:space="0" w:color="auto"/>
              </w:divBdr>
            </w:div>
            <w:div w:id="569779411">
              <w:marLeft w:val="480"/>
              <w:marRight w:val="0"/>
              <w:marTop w:val="0"/>
              <w:marBottom w:val="0"/>
              <w:divBdr>
                <w:top w:val="none" w:sz="0" w:space="0" w:color="auto"/>
                <w:left w:val="none" w:sz="0" w:space="0" w:color="auto"/>
                <w:bottom w:val="none" w:sz="0" w:space="0" w:color="auto"/>
                <w:right w:val="none" w:sz="0" w:space="0" w:color="auto"/>
              </w:divBdr>
            </w:div>
            <w:div w:id="569969455">
              <w:marLeft w:val="480"/>
              <w:marRight w:val="0"/>
              <w:marTop w:val="0"/>
              <w:marBottom w:val="0"/>
              <w:divBdr>
                <w:top w:val="none" w:sz="0" w:space="0" w:color="auto"/>
                <w:left w:val="none" w:sz="0" w:space="0" w:color="auto"/>
                <w:bottom w:val="none" w:sz="0" w:space="0" w:color="auto"/>
                <w:right w:val="none" w:sz="0" w:space="0" w:color="auto"/>
              </w:divBdr>
            </w:div>
            <w:div w:id="569971066">
              <w:marLeft w:val="480"/>
              <w:marRight w:val="0"/>
              <w:marTop w:val="0"/>
              <w:marBottom w:val="0"/>
              <w:divBdr>
                <w:top w:val="none" w:sz="0" w:space="0" w:color="auto"/>
                <w:left w:val="none" w:sz="0" w:space="0" w:color="auto"/>
                <w:bottom w:val="none" w:sz="0" w:space="0" w:color="auto"/>
                <w:right w:val="none" w:sz="0" w:space="0" w:color="auto"/>
              </w:divBdr>
            </w:div>
            <w:div w:id="569997343">
              <w:marLeft w:val="480"/>
              <w:marRight w:val="0"/>
              <w:marTop w:val="0"/>
              <w:marBottom w:val="0"/>
              <w:divBdr>
                <w:top w:val="none" w:sz="0" w:space="0" w:color="auto"/>
                <w:left w:val="none" w:sz="0" w:space="0" w:color="auto"/>
                <w:bottom w:val="none" w:sz="0" w:space="0" w:color="auto"/>
                <w:right w:val="none" w:sz="0" w:space="0" w:color="auto"/>
              </w:divBdr>
            </w:div>
            <w:div w:id="570040728">
              <w:marLeft w:val="480"/>
              <w:marRight w:val="0"/>
              <w:marTop w:val="0"/>
              <w:marBottom w:val="0"/>
              <w:divBdr>
                <w:top w:val="none" w:sz="0" w:space="0" w:color="auto"/>
                <w:left w:val="none" w:sz="0" w:space="0" w:color="auto"/>
                <w:bottom w:val="none" w:sz="0" w:space="0" w:color="auto"/>
                <w:right w:val="none" w:sz="0" w:space="0" w:color="auto"/>
              </w:divBdr>
            </w:div>
            <w:div w:id="570041648">
              <w:marLeft w:val="480"/>
              <w:marRight w:val="0"/>
              <w:marTop w:val="0"/>
              <w:marBottom w:val="0"/>
              <w:divBdr>
                <w:top w:val="none" w:sz="0" w:space="0" w:color="auto"/>
                <w:left w:val="none" w:sz="0" w:space="0" w:color="auto"/>
                <w:bottom w:val="none" w:sz="0" w:space="0" w:color="auto"/>
                <w:right w:val="none" w:sz="0" w:space="0" w:color="auto"/>
              </w:divBdr>
            </w:div>
            <w:div w:id="570193475">
              <w:marLeft w:val="480"/>
              <w:marRight w:val="0"/>
              <w:marTop w:val="0"/>
              <w:marBottom w:val="0"/>
              <w:divBdr>
                <w:top w:val="none" w:sz="0" w:space="0" w:color="auto"/>
                <w:left w:val="none" w:sz="0" w:space="0" w:color="auto"/>
                <w:bottom w:val="none" w:sz="0" w:space="0" w:color="auto"/>
                <w:right w:val="none" w:sz="0" w:space="0" w:color="auto"/>
              </w:divBdr>
            </w:div>
            <w:div w:id="570239169">
              <w:marLeft w:val="480"/>
              <w:marRight w:val="0"/>
              <w:marTop w:val="0"/>
              <w:marBottom w:val="0"/>
              <w:divBdr>
                <w:top w:val="none" w:sz="0" w:space="0" w:color="auto"/>
                <w:left w:val="none" w:sz="0" w:space="0" w:color="auto"/>
                <w:bottom w:val="none" w:sz="0" w:space="0" w:color="auto"/>
                <w:right w:val="none" w:sz="0" w:space="0" w:color="auto"/>
              </w:divBdr>
            </w:div>
            <w:div w:id="570239188">
              <w:marLeft w:val="480"/>
              <w:marRight w:val="0"/>
              <w:marTop w:val="0"/>
              <w:marBottom w:val="0"/>
              <w:divBdr>
                <w:top w:val="none" w:sz="0" w:space="0" w:color="auto"/>
                <w:left w:val="none" w:sz="0" w:space="0" w:color="auto"/>
                <w:bottom w:val="none" w:sz="0" w:space="0" w:color="auto"/>
                <w:right w:val="none" w:sz="0" w:space="0" w:color="auto"/>
              </w:divBdr>
            </w:div>
            <w:div w:id="570385139">
              <w:marLeft w:val="480"/>
              <w:marRight w:val="0"/>
              <w:marTop w:val="0"/>
              <w:marBottom w:val="0"/>
              <w:divBdr>
                <w:top w:val="none" w:sz="0" w:space="0" w:color="auto"/>
                <w:left w:val="none" w:sz="0" w:space="0" w:color="auto"/>
                <w:bottom w:val="none" w:sz="0" w:space="0" w:color="auto"/>
                <w:right w:val="none" w:sz="0" w:space="0" w:color="auto"/>
              </w:divBdr>
            </w:div>
            <w:div w:id="570427111">
              <w:marLeft w:val="480"/>
              <w:marRight w:val="0"/>
              <w:marTop w:val="0"/>
              <w:marBottom w:val="0"/>
              <w:divBdr>
                <w:top w:val="none" w:sz="0" w:space="0" w:color="auto"/>
                <w:left w:val="none" w:sz="0" w:space="0" w:color="auto"/>
                <w:bottom w:val="none" w:sz="0" w:space="0" w:color="auto"/>
                <w:right w:val="none" w:sz="0" w:space="0" w:color="auto"/>
              </w:divBdr>
            </w:div>
            <w:div w:id="570432328">
              <w:marLeft w:val="480"/>
              <w:marRight w:val="0"/>
              <w:marTop w:val="0"/>
              <w:marBottom w:val="0"/>
              <w:divBdr>
                <w:top w:val="none" w:sz="0" w:space="0" w:color="auto"/>
                <w:left w:val="none" w:sz="0" w:space="0" w:color="auto"/>
                <w:bottom w:val="none" w:sz="0" w:space="0" w:color="auto"/>
                <w:right w:val="none" w:sz="0" w:space="0" w:color="auto"/>
              </w:divBdr>
            </w:div>
            <w:div w:id="570580613">
              <w:marLeft w:val="480"/>
              <w:marRight w:val="0"/>
              <w:marTop w:val="0"/>
              <w:marBottom w:val="0"/>
              <w:divBdr>
                <w:top w:val="none" w:sz="0" w:space="0" w:color="auto"/>
                <w:left w:val="none" w:sz="0" w:space="0" w:color="auto"/>
                <w:bottom w:val="none" w:sz="0" w:space="0" w:color="auto"/>
                <w:right w:val="none" w:sz="0" w:space="0" w:color="auto"/>
              </w:divBdr>
            </w:div>
            <w:div w:id="570581541">
              <w:marLeft w:val="480"/>
              <w:marRight w:val="0"/>
              <w:marTop w:val="0"/>
              <w:marBottom w:val="0"/>
              <w:divBdr>
                <w:top w:val="none" w:sz="0" w:space="0" w:color="auto"/>
                <w:left w:val="none" w:sz="0" w:space="0" w:color="auto"/>
                <w:bottom w:val="none" w:sz="0" w:space="0" w:color="auto"/>
                <w:right w:val="none" w:sz="0" w:space="0" w:color="auto"/>
              </w:divBdr>
            </w:div>
            <w:div w:id="570582132">
              <w:marLeft w:val="480"/>
              <w:marRight w:val="0"/>
              <w:marTop w:val="0"/>
              <w:marBottom w:val="0"/>
              <w:divBdr>
                <w:top w:val="none" w:sz="0" w:space="0" w:color="auto"/>
                <w:left w:val="none" w:sz="0" w:space="0" w:color="auto"/>
                <w:bottom w:val="none" w:sz="0" w:space="0" w:color="auto"/>
                <w:right w:val="none" w:sz="0" w:space="0" w:color="auto"/>
              </w:divBdr>
            </w:div>
            <w:div w:id="570624491">
              <w:marLeft w:val="480"/>
              <w:marRight w:val="0"/>
              <w:marTop w:val="0"/>
              <w:marBottom w:val="0"/>
              <w:divBdr>
                <w:top w:val="none" w:sz="0" w:space="0" w:color="auto"/>
                <w:left w:val="none" w:sz="0" w:space="0" w:color="auto"/>
                <w:bottom w:val="none" w:sz="0" w:space="0" w:color="auto"/>
                <w:right w:val="none" w:sz="0" w:space="0" w:color="auto"/>
              </w:divBdr>
            </w:div>
            <w:div w:id="570627889">
              <w:marLeft w:val="480"/>
              <w:marRight w:val="0"/>
              <w:marTop w:val="0"/>
              <w:marBottom w:val="0"/>
              <w:divBdr>
                <w:top w:val="none" w:sz="0" w:space="0" w:color="auto"/>
                <w:left w:val="none" w:sz="0" w:space="0" w:color="auto"/>
                <w:bottom w:val="none" w:sz="0" w:space="0" w:color="auto"/>
                <w:right w:val="none" w:sz="0" w:space="0" w:color="auto"/>
              </w:divBdr>
            </w:div>
            <w:div w:id="570696308">
              <w:marLeft w:val="480"/>
              <w:marRight w:val="0"/>
              <w:marTop w:val="0"/>
              <w:marBottom w:val="0"/>
              <w:divBdr>
                <w:top w:val="none" w:sz="0" w:space="0" w:color="auto"/>
                <w:left w:val="none" w:sz="0" w:space="0" w:color="auto"/>
                <w:bottom w:val="none" w:sz="0" w:space="0" w:color="auto"/>
                <w:right w:val="none" w:sz="0" w:space="0" w:color="auto"/>
              </w:divBdr>
            </w:div>
            <w:div w:id="570698695">
              <w:marLeft w:val="480"/>
              <w:marRight w:val="0"/>
              <w:marTop w:val="0"/>
              <w:marBottom w:val="0"/>
              <w:divBdr>
                <w:top w:val="none" w:sz="0" w:space="0" w:color="auto"/>
                <w:left w:val="none" w:sz="0" w:space="0" w:color="auto"/>
                <w:bottom w:val="none" w:sz="0" w:space="0" w:color="auto"/>
                <w:right w:val="none" w:sz="0" w:space="0" w:color="auto"/>
              </w:divBdr>
            </w:div>
            <w:div w:id="570775218">
              <w:marLeft w:val="480"/>
              <w:marRight w:val="0"/>
              <w:marTop w:val="0"/>
              <w:marBottom w:val="0"/>
              <w:divBdr>
                <w:top w:val="none" w:sz="0" w:space="0" w:color="auto"/>
                <w:left w:val="none" w:sz="0" w:space="0" w:color="auto"/>
                <w:bottom w:val="none" w:sz="0" w:space="0" w:color="auto"/>
                <w:right w:val="none" w:sz="0" w:space="0" w:color="auto"/>
              </w:divBdr>
            </w:div>
            <w:div w:id="570820384">
              <w:marLeft w:val="480"/>
              <w:marRight w:val="0"/>
              <w:marTop w:val="0"/>
              <w:marBottom w:val="0"/>
              <w:divBdr>
                <w:top w:val="none" w:sz="0" w:space="0" w:color="auto"/>
                <w:left w:val="none" w:sz="0" w:space="0" w:color="auto"/>
                <w:bottom w:val="none" w:sz="0" w:space="0" w:color="auto"/>
                <w:right w:val="none" w:sz="0" w:space="0" w:color="auto"/>
              </w:divBdr>
            </w:div>
            <w:div w:id="570820449">
              <w:marLeft w:val="480"/>
              <w:marRight w:val="0"/>
              <w:marTop w:val="0"/>
              <w:marBottom w:val="0"/>
              <w:divBdr>
                <w:top w:val="none" w:sz="0" w:space="0" w:color="auto"/>
                <w:left w:val="none" w:sz="0" w:space="0" w:color="auto"/>
                <w:bottom w:val="none" w:sz="0" w:space="0" w:color="auto"/>
                <w:right w:val="none" w:sz="0" w:space="0" w:color="auto"/>
              </w:divBdr>
            </w:div>
            <w:div w:id="570850550">
              <w:marLeft w:val="480"/>
              <w:marRight w:val="0"/>
              <w:marTop w:val="0"/>
              <w:marBottom w:val="0"/>
              <w:divBdr>
                <w:top w:val="none" w:sz="0" w:space="0" w:color="auto"/>
                <w:left w:val="none" w:sz="0" w:space="0" w:color="auto"/>
                <w:bottom w:val="none" w:sz="0" w:space="0" w:color="auto"/>
                <w:right w:val="none" w:sz="0" w:space="0" w:color="auto"/>
              </w:divBdr>
            </w:div>
            <w:div w:id="570894241">
              <w:marLeft w:val="480"/>
              <w:marRight w:val="0"/>
              <w:marTop w:val="0"/>
              <w:marBottom w:val="0"/>
              <w:divBdr>
                <w:top w:val="none" w:sz="0" w:space="0" w:color="auto"/>
                <w:left w:val="none" w:sz="0" w:space="0" w:color="auto"/>
                <w:bottom w:val="none" w:sz="0" w:space="0" w:color="auto"/>
                <w:right w:val="none" w:sz="0" w:space="0" w:color="auto"/>
              </w:divBdr>
            </w:div>
            <w:div w:id="571157399">
              <w:marLeft w:val="480"/>
              <w:marRight w:val="0"/>
              <w:marTop w:val="0"/>
              <w:marBottom w:val="0"/>
              <w:divBdr>
                <w:top w:val="none" w:sz="0" w:space="0" w:color="auto"/>
                <w:left w:val="none" w:sz="0" w:space="0" w:color="auto"/>
                <w:bottom w:val="none" w:sz="0" w:space="0" w:color="auto"/>
                <w:right w:val="none" w:sz="0" w:space="0" w:color="auto"/>
              </w:divBdr>
            </w:div>
            <w:div w:id="571278399">
              <w:marLeft w:val="480"/>
              <w:marRight w:val="0"/>
              <w:marTop w:val="0"/>
              <w:marBottom w:val="0"/>
              <w:divBdr>
                <w:top w:val="none" w:sz="0" w:space="0" w:color="auto"/>
                <w:left w:val="none" w:sz="0" w:space="0" w:color="auto"/>
                <w:bottom w:val="none" w:sz="0" w:space="0" w:color="auto"/>
                <w:right w:val="none" w:sz="0" w:space="0" w:color="auto"/>
              </w:divBdr>
            </w:div>
            <w:div w:id="571278817">
              <w:marLeft w:val="480"/>
              <w:marRight w:val="0"/>
              <w:marTop w:val="0"/>
              <w:marBottom w:val="0"/>
              <w:divBdr>
                <w:top w:val="none" w:sz="0" w:space="0" w:color="auto"/>
                <w:left w:val="none" w:sz="0" w:space="0" w:color="auto"/>
                <w:bottom w:val="none" w:sz="0" w:space="0" w:color="auto"/>
                <w:right w:val="none" w:sz="0" w:space="0" w:color="auto"/>
              </w:divBdr>
            </w:div>
            <w:div w:id="571431586">
              <w:marLeft w:val="480"/>
              <w:marRight w:val="0"/>
              <w:marTop w:val="0"/>
              <w:marBottom w:val="0"/>
              <w:divBdr>
                <w:top w:val="none" w:sz="0" w:space="0" w:color="auto"/>
                <w:left w:val="none" w:sz="0" w:space="0" w:color="auto"/>
                <w:bottom w:val="none" w:sz="0" w:space="0" w:color="auto"/>
                <w:right w:val="none" w:sz="0" w:space="0" w:color="auto"/>
              </w:divBdr>
            </w:div>
            <w:div w:id="571431646">
              <w:marLeft w:val="480"/>
              <w:marRight w:val="0"/>
              <w:marTop w:val="0"/>
              <w:marBottom w:val="0"/>
              <w:divBdr>
                <w:top w:val="none" w:sz="0" w:space="0" w:color="auto"/>
                <w:left w:val="none" w:sz="0" w:space="0" w:color="auto"/>
                <w:bottom w:val="none" w:sz="0" w:space="0" w:color="auto"/>
                <w:right w:val="none" w:sz="0" w:space="0" w:color="auto"/>
              </w:divBdr>
            </w:div>
            <w:div w:id="571475871">
              <w:marLeft w:val="480"/>
              <w:marRight w:val="0"/>
              <w:marTop w:val="0"/>
              <w:marBottom w:val="0"/>
              <w:divBdr>
                <w:top w:val="none" w:sz="0" w:space="0" w:color="auto"/>
                <w:left w:val="none" w:sz="0" w:space="0" w:color="auto"/>
                <w:bottom w:val="none" w:sz="0" w:space="0" w:color="auto"/>
                <w:right w:val="none" w:sz="0" w:space="0" w:color="auto"/>
              </w:divBdr>
            </w:div>
            <w:div w:id="571546029">
              <w:marLeft w:val="480"/>
              <w:marRight w:val="0"/>
              <w:marTop w:val="0"/>
              <w:marBottom w:val="0"/>
              <w:divBdr>
                <w:top w:val="none" w:sz="0" w:space="0" w:color="auto"/>
                <w:left w:val="none" w:sz="0" w:space="0" w:color="auto"/>
                <w:bottom w:val="none" w:sz="0" w:space="0" w:color="auto"/>
                <w:right w:val="none" w:sz="0" w:space="0" w:color="auto"/>
              </w:divBdr>
            </w:div>
            <w:div w:id="571696751">
              <w:marLeft w:val="480"/>
              <w:marRight w:val="0"/>
              <w:marTop w:val="0"/>
              <w:marBottom w:val="0"/>
              <w:divBdr>
                <w:top w:val="none" w:sz="0" w:space="0" w:color="auto"/>
                <w:left w:val="none" w:sz="0" w:space="0" w:color="auto"/>
                <w:bottom w:val="none" w:sz="0" w:space="0" w:color="auto"/>
                <w:right w:val="none" w:sz="0" w:space="0" w:color="auto"/>
              </w:divBdr>
            </w:div>
            <w:div w:id="571697996">
              <w:marLeft w:val="480"/>
              <w:marRight w:val="0"/>
              <w:marTop w:val="0"/>
              <w:marBottom w:val="0"/>
              <w:divBdr>
                <w:top w:val="none" w:sz="0" w:space="0" w:color="auto"/>
                <w:left w:val="none" w:sz="0" w:space="0" w:color="auto"/>
                <w:bottom w:val="none" w:sz="0" w:space="0" w:color="auto"/>
                <w:right w:val="none" w:sz="0" w:space="0" w:color="auto"/>
              </w:divBdr>
            </w:div>
            <w:div w:id="571736157">
              <w:marLeft w:val="480"/>
              <w:marRight w:val="0"/>
              <w:marTop w:val="0"/>
              <w:marBottom w:val="0"/>
              <w:divBdr>
                <w:top w:val="none" w:sz="0" w:space="0" w:color="auto"/>
                <w:left w:val="none" w:sz="0" w:space="0" w:color="auto"/>
                <w:bottom w:val="none" w:sz="0" w:space="0" w:color="auto"/>
                <w:right w:val="none" w:sz="0" w:space="0" w:color="auto"/>
              </w:divBdr>
            </w:div>
            <w:div w:id="571736914">
              <w:marLeft w:val="480"/>
              <w:marRight w:val="0"/>
              <w:marTop w:val="0"/>
              <w:marBottom w:val="0"/>
              <w:divBdr>
                <w:top w:val="none" w:sz="0" w:space="0" w:color="auto"/>
                <w:left w:val="none" w:sz="0" w:space="0" w:color="auto"/>
                <w:bottom w:val="none" w:sz="0" w:space="0" w:color="auto"/>
                <w:right w:val="none" w:sz="0" w:space="0" w:color="auto"/>
              </w:divBdr>
            </w:div>
            <w:div w:id="571737527">
              <w:marLeft w:val="480"/>
              <w:marRight w:val="0"/>
              <w:marTop w:val="0"/>
              <w:marBottom w:val="0"/>
              <w:divBdr>
                <w:top w:val="none" w:sz="0" w:space="0" w:color="auto"/>
                <w:left w:val="none" w:sz="0" w:space="0" w:color="auto"/>
                <w:bottom w:val="none" w:sz="0" w:space="0" w:color="auto"/>
                <w:right w:val="none" w:sz="0" w:space="0" w:color="auto"/>
              </w:divBdr>
            </w:div>
            <w:div w:id="571738383">
              <w:marLeft w:val="480"/>
              <w:marRight w:val="0"/>
              <w:marTop w:val="0"/>
              <w:marBottom w:val="0"/>
              <w:divBdr>
                <w:top w:val="none" w:sz="0" w:space="0" w:color="auto"/>
                <w:left w:val="none" w:sz="0" w:space="0" w:color="auto"/>
                <w:bottom w:val="none" w:sz="0" w:space="0" w:color="auto"/>
                <w:right w:val="none" w:sz="0" w:space="0" w:color="auto"/>
              </w:divBdr>
            </w:div>
            <w:div w:id="572082430">
              <w:marLeft w:val="480"/>
              <w:marRight w:val="0"/>
              <w:marTop w:val="0"/>
              <w:marBottom w:val="0"/>
              <w:divBdr>
                <w:top w:val="none" w:sz="0" w:space="0" w:color="auto"/>
                <w:left w:val="none" w:sz="0" w:space="0" w:color="auto"/>
                <w:bottom w:val="none" w:sz="0" w:space="0" w:color="auto"/>
                <w:right w:val="none" w:sz="0" w:space="0" w:color="auto"/>
              </w:divBdr>
            </w:div>
            <w:div w:id="572083220">
              <w:marLeft w:val="480"/>
              <w:marRight w:val="0"/>
              <w:marTop w:val="0"/>
              <w:marBottom w:val="0"/>
              <w:divBdr>
                <w:top w:val="none" w:sz="0" w:space="0" w:color="auto"/>
                <w:left w:val="none" w:sz="0" w:space="0" w:color="auto"/>
                <w:bottom w:val="none" w:sz="0" w:space="0" w:color="auto"/>
                <w:right w:val="none" w:sz="0" w:space="0" w:color="auto"/>
              </w:divBdr>
            </w:div>
            <w:div w:id="572132049">
              <w:marLeft w:val="480"/>
              <w:marRight w:val="0"/>
              <w:marTop w:val="0"/>
              <w:marBottom w:val="0"/>
              <w:divBdr>
                <w:top w:val="none" w:sz="0" w:space="0" w:color="auto"/>
                <w:left w:val="none" w:sz="0" w:space="0" w:color="auto"/>
                <w:bottom w:val="none" w:sz="0" w:space="0" w:color="auto"/>
                <w:right w:val="none" w:sz="0" w:space="0" w:color="auto"/>
              </w:divBdr>
            </w:div>
            <w:div w:id="572160317">
              <w:marLeft w:val="480"/>
              <w:marRight w:val="0"/>
              <w:marTop w:val="0"/>
              <w:marBottom w:val="0"/>
              <w:divBdr>
                <w:top w:val="none" w:sz="0" w:space="0" w:color="auto"/>
                <w:left w:val="none" w:sz="0" w:space="0" w:color="auto"/>
                <w:bottom w:val="none" w:sz="0" w:space="0" w:color="auto"/>
                <w:right w:val="none" w:sz="0" w:space="0" w:color="auto"/>
              </w:divBdr>
            </w:div>
            <w:div w:id="572202118">
              <w:marLeft w:val="480"/>
              <w:marRight w:val="0"/>
              <w:marTop w:val="0"/>
              <w:marBottom w:val="0"/>
              <w:divBdr>
                <w:top w:val="none" w:sz="0" w:space="0" w:color="auto"/>
                <w:left w:val="none" w:sz="0" w:space="0" w:color="auto"/>
                <w:bottom w:val="none" w:sz="0" w:space="0" w:color="auto"/>
                <w:right w:val="none" w:sz="0" w:space="0" w:color="auto"/>
              </w:divBdr>
            </w:div>
            <w:div w:id="572277541">
              <w:marLeft w:val="480"/>
              <w:marRight w:val="0"/>
              <w:marTop w:val="0"/>
              <w:marBottom w:val="0"/>
              <w:divBdr>
                <w:top w:val="none" w:sz="0" w:space="0" w:color="auto"/>
                <w:left w:val="none" w:sz="0" w:space="0" w:color="auto"/>
                <w:bottom w:val="none" w:sz="0" w:space="0" w:color="auto"/>
                <w:right w:val="none" w:sz="0" w:space="0" w:color="auto"/>
              </w:divBdr>
            </w:div>
            <w:div w:id="572349018">
              <w:marLeft w:val="480"/>
              <w:marRight w:val="0"/>
              <w:marTop w:val="0"/>
              <w:marBottom w:val="0"/>
              <w:divBdr>
                <w:top w:val="none" w:sz="0" w:space="0" w:color="auto"/>
                <w:left w:val="none" w:sz="0" w:space="0" w:color="auto"/>
                <w:bottom w:val="none" w:sz="0" w:space="0" w:color="auto"/>
                <w:right w:val="none" w:sz="0" w:space="0" w:color="auto"/>
              </w:divBdr>
            </w:div>
            <w:div w:id="572349588">
              <w:marLeft w:val="480"/>
              <w:marRight w:val="0"/>
              <w:marTop w:val="0"/>
              <w:marBottom w:val="0"/>
              <w:divBdr>
                <w:top w:val="none" w:sz="0" w:space="0" w:color="auto"/>
                <w:left w:val="none" w:sz="0" w:space="0" w:color="auto"/>
                <w:bottom w:val="none" w:sz="0" w:space="0" w:color="auto"/>
                <w:right w:val="none" w:sz="0" w:space="0" w:color="auto"/>
              </w:divBdr>
            </w:div>
            <w:div w:id="572352572">
              <w:marLeft w:val="480"/>
              <w:marRight w:val="0"/>
              <w:marTop w:val="0"/>
              <w:marBottom w:val="0"/>
              <w:divBdr>
                <w:top w:val="none" w:sz="0" w:space="0" w:color="auto"/>
                <w:left w:val="none" w:sz="0" w:space="0" w:color="auto"/>
                <w:bottom w:val="none" w:sz="0" w:space="0" w:color="auto"/>
                <w:right w:val="none" w:sz="0" w:space="0" w:color="auto"/>
              </w:divBdr>
            </w:div>
            <w:div w:id="572400239">
              <w:marLeft w:val="480"/>
              <w:marRight w:val="0"/>
              <w:marTop w:val="0"/>
              <w:marBottom w:val="0"/>
              <w:divBdr>
                <w:top w:val="none" w:sz="0" w:space="0" w:color="auto"/>
                <w:left w:val="none" w:sz="0" w:space="0" w:color="auto"/>
                <w:bottom w:val="none" w:sz="0" w:space="0" w:color="auto"/>
                <w:right w:val="none" w:sz="0" w:space="0" w:color="auto"/>
              </w:divBdr>
            </w:div>
            <w:div w:id="572590788">
              <w:marLeft w:val="480"/>
              <w:marRight w:val="0"/>
              <w:marTop w:val="0"/>
              <w:marBottom w:val="0"/>
              <w:divBdr>
                <w:top w:val="none" w:sz="0" w:space="0" w:color="auto"/>
                <w:left w:val="none" w:sz="0" w:space="0" w:color="auto"/>
                <w:bottom w:val="none" w:sz="0" w:space="0" w:color="auto"/>
                <w:right w:val="none" w:sz="0" w:space="0" w:color="auto"/>
              </w:divBdr>
            </w:div>
            <w:div w:id="572592086">
              <w:marLeft w:val="480"/>
              <w:marRight w:val="0"/>
              <w:marTop w:val="0"/>
              <w:marBottom w:val="0"/>
              <w:divBdr>
                <w:top w:val="none" w:sz="0" w:space="0" w:color="auto"/>
                <w:left w:val="none" w:sz="0" w:space="0" w:color="auto"/>
                <w:bottom w:val="none" w:sz="0" w:space="0" w:color="auto"/>
                <w:right w:val="none" w:sz="0" w:space="0" w:color="auto"/>
              </w:divBdr>
            </w:div>
            <w:div w:id="572667250">
              <w:marLeft w:val="480"/>
              <w:marRight w:val="0"/>
              <w:marTop w:val="0"/>
              <w:marBottom w:val="0"/>
              <w:divBdr>
                <w:top w:val="none" w:sz="0" w:space="0" w:color="auto"/>
                <w:left w:val="none" w:sz="0" w:space="0" w:color="auto"/>
                <w:bottom w:val="none" w:sz="0" w:space="0" w:color="auto"/>
                <w:right w:val="none" w:sz="0" w:space="0" w:color="auto"/>
              </w:divBdr>
            </w:div>
            <w:div w:id="572787335">
              <w:marLeft w:val="480"/>
              <w:marRight w:val="0"/>
              <w:marTop w:val="0"/>
              <w:marBottom w:val="0"/>
              <w:divBdr>
                <w:top w:val="none" w:sz="0" w:space="0" w:color="auto"/>
                <w:left w:val="none" w:sz="0" w:space="0" w:color="auto"/>
                <w:bottom w:val="none" w:sz="0" w:space="0" w:color="auto"/>
                <w:right w:val="none" w:sz="0" w:space="0" w:color="auto"/>
              </w:divBdr>
            </w:div>
            <w:div w:id="572810466">
              <w:marLeft w:val="480"/>
              <w:marRight w:val="0"/>
              <w:marTop w:val="0"/>
              <w:marBottom w:val="0"/>
              <w:divBdr>
                <w:top w:val="none" w:sz="0" w:space="0" w:color="auto"/>
                <w:left w:val="none" w:sz="0" w:space="0" w:color="auto"/>
                <w:bottom w:val="none" w:sz="0" w:space="0" w:color="auto"/>
                <w:right w:val="none" w:sz="0" w:space="0" w:color="auto"/>
              </w:divBdr>
            </w:div>
            <w:div w:id="572813477">
              <w:marLeft w:val="480"/>
              <w:marRight w:val="0"/>
              <w:marTop w:val="0"/>
              <w:marBottom w:val="0"/>
              <w:divBdr>
                <w:top w:val="none" w:sz="0" w:space="0" w:color="auto"/>
                <w:left w:val="none" w:sz="0" w:space="0" w:color="auto"/>
                <w:bottom w:val="none" w:sz="0" w:space="0" w:color="auto"/>
                <w:right w:val="none" w:sz="0" w:space="0" w:color="auto"/>
              </w:divBdr>
            </w:div>
            <w:div w:id="572814901">
              <w:marLeft w:val="480"/>
              <w:marRight w:val="0"/>
              <w:marTop w:val="0"/>
              <w:marBottom w:val="0"/>
              <w:divBdr>
                <w:top w:val="none" w:sz="0" w:space="0" w:color="auto"/>
                <w:left w:val="none" w:sz="0" w:space="0" w:color="auto"/>
                <w:bottom w:val="none" w:sz="0" w:space="0" w:color="auto"/>
                <w:right w:val="none" w:sz="0" w:space="0" w:color="auto"/>
              </w:divBdr>
            </w:div>
            <w:div w:id="572815353">
              <w:marLeft w:val="480"/>
              <w:marRight w:val="0"/>
              <w:marTop w:val="0"/>
              <w:marBottom w:val="0"/>
              <w:divBdr>
                <w:top w:val="none" w:sz="0" w:space="0" w:color="auto"/>
                <w:left w:val="none" w:sz="0" w:space="0" w:color="auto"/>
                <w:bottom w:val="none" w:sz="0" w:space="0" w:color="auto"/>
                <w:right w:val="none" w:sz="0" w:space="0" w:color="auto"/>
              </w:divBdr>
            </w:div>
            <w:div w:id="572817269">
              <w:marLeft w:val="480"/>
              <w:marRight w:val="0"/>
              <w:marTop w:val="0"/>
              <w:marBottom w:val="0"/>
              <w:divBdr>
                <w:top w:val="none" w:sz="0" w:space="0" w:color="auto"/>
                <w:left w:val="none" w:sz="0" w:space="0" w:color="auto"/>
                <w:bottom w:val="none" w:sz="0" w:space="0" w:color="auto"/>
                <w:right w:val="none" w:sz="0" w:space="0" w:color="auto"/>
              </w:divBdr>
            </w:div>
            <w:div w:id="573052011">
              <w:marLeft w:val="480"/>
              <w:marRight w:val="0"/>
              <w:marTop w:val="0"/>
              <w:marBottom w:val="0"/>
              <w:divBdr>
                <w:top w:val="none" w:sz="0" w:space="0" w:color="auto"/>
                <w:left w:val="none" w:sz="0" w:space="0" w:color="auto"/>
                <w:bottom w:val="none" w:sz="0" w:space="0" w:color="auto"/>
                <w:right w:val="none" w:sz="0" w:space="0" w:color="auto"/>
              </w:divBdr>
            </w:div>
            <w:div w:id="573127157">
              <w:marLeft w:val="480"/>
              <w:marRight w:val="0"/>
              <w:marTop w:val="0"/>
              <w:marBottom w:val="0"/>
              <w:divBdr>
                <w:top w:val="none" w:sz="0" w:space="0" w:color="auto"/>
                <w:left w:val="none" w:sz="0" w:space="0" w:color="auto"/>
                <w:bottom w:val="none" w:sz="0" w:space="0" w:color="auto"/>
                <w:right w:val="none" w:sz="0" w:space="0" w:color="auto"/>
              </w:divBdr>
            </w:div>
            <w:div w:id="573243828">
              <w:marLeft w:val="480"/>
              <w:marRight w:val="0"/>
              <w:marTop w:val="0"/>
              <w:marBottom w:val="0"/>
              <w:divBdr>
                <w:top w:val="none" w:sz="0" w:space="0" w:color="auto"/>
                <w:left w:val="none" w:sz="0" w:space="0" w:color="auto"/>
                <w:bottom w:val="none" w:sz="0" w:space="0" w:color="auto"/>
                <w:right w:val="none" w:sz="0" w:space="0" w:color="auto"/>
              </w:divBdr>
            </w:div>
            <w:div w:id="573316994">
              <w:marLeft w:val="480"/>
              <w:marRight w:val="0"/>
              <w:marTop w:val="0"/>
              <w:marBottom w:val="0"/>
              <w:divBdr>
                <w:top w:val="none" w:sz="0" w:space="0" w:color="auto"/>
                <w:left w:val="none" w:sz="0" w:space="0" w:color="auto"/>
                <w:bottom w:val="none" w:sz="0" w:space="0" w:color="auto"/>
                <w:right w:val="none" w:sz="0" w:space="0" w:color="auto"/>
              </w:divBdr>
            </w:div>
            <w:div w:id="573394439">
              <w:marLeft w:val="480"/>
              <w:marRight w:val="0"/>
              <w:marTop w:val="0"/>
              <w:marBottom w:val="0"/>
              <w:divBdr>
                <w:top w:val="none" w:sz="0" w:space="0" w:color="auto"/>
                <w:left w:val="none" w:sz="0" w:space="0" w:color="auto"/>
                <w:bottom w:val="none" w:sz="0" w:space="0" w:color="auto"/>
                <w:right w:val="none" w:sz="0" w:space="0" w:color="auto"/>
              </w:divBdr>
            </w:div>
            <w:div w:id="573398047">
              <w:marLeft w:val="480"/>
              <w:marRight w:val="0"/>
              <w:marTop w:val="0"/>
              <w:marBottom w:val="0"/>
              <w:divBdr>
                <w:top w:val="none" w:sz="0" w:space="0" w:color="auto"/>
                <w:left w:val="none" w:sz="0" w:space="0" w:color="auto"/>
                <w:bottom w:val="none" w:sz="0" w:space="0" w:color="auto"/>
                <w:right w:val="none" w:sz="0" w:space="0" w:color="auto"/>
              </w:divBdr>
            </w:div>
            <w:div w:id="573512444">
              <w:marLeft w:val="480"/>
              <w:marRight w:val="0"/>
              <w:marTop w:val="0"/>
              <w:marBottom w:val="0"/>
              <w:divBdr>
                <w:top w:val="none" w:sz="0" w:space="0" w:color="auto"/>
                <w:left w:val="none" w:sz="0" w:space="0" w:color="auto"/>
                <w:bottom w:val="none" w:sz="0" w:space="0" w:color="auto"/>
                <w:right w:val="none" w:sz="0" w:space="0" w:color="auto"/>
              </w:divBdr>
            </w:div>
            <w:div w:id="573588976">
              <w:marLeft w:val="480"/>
              <w:marRight w:val="0"/>
              <w:marTop w:val="0"/>
              <w:marBottom w:val="0"/>
              <w:divBdr>
                <w:top w:val="none" w:sz="0" w:space="0" w:color="auto"/>
                <w:left w:val="none" w:sz="0" w:space="0" w:color="auto"/>
                <w:bottom w:val="none" w:sz="0" w:space="0" w:color="auto"/>
                <w:right w:val="none" w:sz="0" w:space="0" w:color="auto"/>
              </w:divBdr>
            </w:div>
            <w:div w:id="573592082">
              <w:marLeft w:val="480"/>
              <w:marRight w:val="0"/>
              <w:marTop w:val="0"/>
              <w:marBottom w:val="0"/>
              <w:divBdr>
                <w:top w:val="none" w:sz="0" w:space="0" w:color="auto"/>
                <w:left w:val="none" w:sz="0" w:space="0" w:color="auto"/>
                <w:bottom w:val="none" w:sz="0" w:space="0" w:color="auto"/>
                <w:right w:val="none" w:sz="0" w:space="0" w:color="auto"/>
              </w:divBdr>
            </w:div>
            <w:div w:id="573780072">
              <w:marLeft w:val="480"/>
              <w:marRight w:val="0"/>
              <w:marTop w:val="0"/>
              <w:marBottom w:val="0"/>
              <w:divBdr>
                <w:top w:val="none" w:sz="0" w:space="0" w:color="auto"/>
                <w:left w:val="none" w:sz="0" w:space="0" w:color="auto"/>
                <w:bottom w:val="none" w:sz="0" w:space="0" w:color="auto"/>
                <w:right w:val="none" w:sz="0" w:space="0" w:color="auto"/>
              </w:divBdr>
            </w:div>
            <w:div w:id="573861324">
              <w:marLeft w:val="480"/>
              <w:marRight w:val="0"/>
              <w:marTop w:val="0"/>
              <w:marBottom w:val="0"/>
              <w:divBdr>
                <w:top w:val="none" w:sz="0" w:space="0" w:color="auto"/>
                <w:left w:val="none" w:sz="0" w:space="0" w:color="auto"/>
                <w:bottom w:val="none" w:sz="0" w:space="0" w:color="auto"/>
                <w:right w:val="none" w:sz="0" w:space="0" w:color="auto"/>
              </w:divBdr>
            </w:div>
            <w:div w:id="574048609">
              <w:marLeft w:val="480"/>
              <w:marRight w:val="0"/>
              <w:marTop w:val="0"/>
              <w:marBottom w:val="0"/>
              <w:divBdr>
                <w:top w:val="none" w:sz="0" w:space="0" w:color="auto"/>
                <w:left w:val="none" w:sz="0" w:space="0" w:color="auto"/>
                <w:bottom w:val="none" w:sz="0" w:space="0" w:color="auto"/>
                <w:right w:val="none" w:sz="0" w:space="0" w:color="auto"/>
              </w:divBdr>
            </w:div>
            <w:div w:id="574048775">
              <w:marLeft w:val="480"/>
              <w:marRight w:val="0"/>
              <w:marTop w:val="0"/>
              <w:marBottom w:val="0"/>
              <w:divBdr>
                <w:top w:val="none" w:sz="0" w:space="0" w:color="auto"/>
                <w:left w:val="none" w:sz="0" w:space="0" w:color="auto"/>
                <w:bottom w:val="none" w:sz="0" w:space="0" w:color="auto"/>
                <w:right w:val="none" w:sz="0" w:space="0" w:color="auto"/>
              </w:divBdr>
            </w:div>
            <w:div w:id="574125549">
              <w:marLeft w:val="480"/>
              <w:marRight w:val="0"/>
              <w:marTop w:val="0"/>
              <w:marBottom w:val="0"/>
              <w:divBdr>
                <w:top w:val="none" w:sz="0" w:space="0" w:color="auto"/>
                <w:left w:val="none" w:sz="0" w:space="0" w:color="auto"/>
                <w:bottom w:val="none" w:sz="0" w:space="0" w:color="auto"/>
                <w:right w:val="none" w:sz="0" w:space="0" w:color="auto"/>
              </w:divBdr>
            </w:div>
            <w:div w:id="574164605">
              <w:marLeft w:val="480"/>
              <w:marRight w:val="0"/>
              <w:marTop w:val="0"/>
              <w:marBottom w:val="0"/>
              <w:divBdr>
                <w:top w:val="none" w:sz="0" w:space="0" w:color="auto"/>
                <w:left w:val="none" w:sz="0" w:space="0" w:color="auto"/>
                <w:bottom w:val="none" w:sz="0" w:space="0" w:color="auto"/>
                <w:right w:val="none" w:sz="0" w:space="0" w:color="auto"/>
              </w:divBdr>
            </w:div>
            <w:div w:id="574245508">
              <w:marLeft w:val="480"/>
              <w:marRight w:val="0"/>
              <w:marTop w:val="0"/>
              <w:marBottom w:val="0"/>
              <w:divBdr>
                <w:top w:val="none" w:sz="0" w:space="0" w:color="auto"/>
                <w:left w:val="none" w:sz="0" w:space="0" w:color="auto"/>
                <w:bottom w:val="none" w:sz="0" w:space="0" w:color="auto"/>
                <w:right w:val="none" w:sz="0" w:space="0" w:color="auto"/>
              </w:divBdr>
            </w:div>
            <w:div w:id="574319338">
              <w:marLeft w:val="480"/>
              <w:marRight w:val="0"/>
              <w:marTop w:val="0"/>
              <w:marBottom w:val="0"/>
              <w:divBdr>
                <w:top w:val="none" w:sz="0" w:space="0" w:color="auto"/>
                <w:left w:val="none" w:sz="0" w:space="0" w:color="auto"/>
                <w:bottom w:val="none" w:sz="0" w:space="0" w:color="auto"/>
                <w:right w:val="none" w:sz="0" w:space="0" w:color="auto"/>
              </w:divBdr>
            </w:div>
            <w:div w:id="574358331">
              <w:marLeft w:val="480"/>
              <w:marRight w:val="0"/>
              <w:marTop w:val="0"/>
              <w:marBottom w:val="0"/>
              <w:divBdr>
                <w:top w:val="none" w:sz="0" w:space="0" w:color="auto"/>
                <w:left w:val="none" w:sz="0" w:space="0" w:color="auto"/>
                <w:bottom w:val="none" w:sz="0" w:space="0" w:color="auto"/>
                <w:right w:val="none" w:sz="0" w:space="0" w:color="auto"/>
              </w:divBdr>
            </w:div>
            <w:div w:id="574365618">
              <w:marLeft w:val="480"/>
              <w:marRight w:val="0"/>
              <w:marTop w:val="0"/>
              <w:marBottom w:val="0"/>
              <w:divBdr>
                <w:top w:val="none" w:sz="0" w:space="0" w:color="auto"/>
                <w:left w:val="none" w:sz="0" w:space="0" w:color="auto"/>
                <w:bottom w:val="none" w:sz="0" w:space="0" w:color="auto"/>
                <w:right w:val="none" w:sz="0" w:space="0" w:color="auto"/>
              </w:divBdr>
            </w:div>
            <w:div w:id="574365956">
              <w:marLeft w:val="480"/>
              <w:marRight w:val="0"/>
              <w:marTop w:val="0"/>
              <w:marBottom w:val="0"/>
              <w:divBdr>
                <w:top w:val="none" w:sz="0" w:space="0" w:color="auto"/>
                <w:left w:val="none" w:sz="0" w:space="0" w:color="auto"/>
                <w:bottom w:val="none" w:sz="0" w:space="0" w:color="auto"/>
                <w:right w:val="none" w:sz="0" w:space="0" w:color="auto"/>
              </w:divBdr>
            </w:div>
            <w:div w:id="574366323">
              <w:marLeft w:val="480"/>
              <w:marRight w:val="0"/>
              <w:marTop w:val="0"/>
              <w:marBottom w:val="0"/>
              <w:divBdr>
                <w:top w:val="none" w:sz="0" w:space="0" w:color="auto"/>
                <w:left w:val="none" w:sz="0" w:space="0" w:color="auto"/>
                <w:bottom w:val="none" w:sz="0" w:space="0" w:color="auto"/>
                <w:right w:val="none" w:sz="0" w:space="0" w:color="auto"/>
              </w:divBdr>
            </w:div>
            <w:div w:id="574438559">
              <w:marLeft w:val="480"/>
              <w:marRight w:val="0"/>
              <w:marTop w:val="0"/>
              <w:marBottom w:val="0"/>
              <w:divBdr>
                <w:top w:val="none" w:sz="0" w:space="0" w:color="auto"/>
                <w:left w:val="none" w:sz="0" w:space="0" w:color="auto"/>
                <w:bottom w:val="none" w:sz="0" w:space="0" w:color="auto"/>
                <w:right w:val="none" w:sz="0" w:space="0" w:color="auto"/>
              </w:divBdr>
            </w:div>
            <w:div w:id="574513613">
              <w:marLeft w:val="480"/>
              <w:marRight w:val="0"/>
              <w:marTop w:val="0"/>
              <w:marBottom w:val="0"/>
              <w:divBdr>
                <w:top w:val="none" w:sz="0" w:space="0" w:color="auto"/>
                <w:left w:val="none" w:sz="0" w:space="0" w:color="auto"/>
                <w:bottom w:val="none" w:sz="0" w:space="0" w:color="auto"/>
                <w:right w:val="none" w:sz="0" w:space="0" w:color="auto"/>
              </w:divBdr>
            </w:div>
            <w:div w:id="574516118">
              <w:marLeft w:val="480"/>
              <w:marRight w:val="0"/>
              <w:marTop w:val="0"/>
              <w:marBottom w:val="0"/>
              <w:divBdr>
                <w:top w:val="none" w:sz="0" w:space="0" w:color="auto"/>
                <w:left w:val="none" w:sz="0" w:space="0" w:color="auto"/>
                <w:bottom w:val="none" w:sz="0" w:space="0" w:color="auto"/>
                <w:right w:val="none" w:sz="0" w:space="0" w:color="auto"/>
              </w:divBdr>
            </w:div>
            <w:div w:id="574516388">
              <w:marLeft w:val="480"/>
              <w:marRight w:val="0"/>
              <w:marTop w:val="0"/>
              <w:marBottom w:val="0"/>
              <w:divBdr>
                <w:top w:val="none" w:sz="0" w:space="0" w:color="auto"/>
                <w:left w:val="none" w:sz="0" w:space="0" w:color="auto"/>
                <w:bottom w:val="none" w:sz="0" w:space="0" w:color="auto"/>
                <w:right w:val="none" w:sz="0" w:space="0" w:color="auto"/>
              </w:divBdr>
            </w:div>
            <w:div w:id="574585021">
              <w:marLeft w:val="480"/>
              <w:marRight w:val="0"/>
              <w:marTop w:val="0"/>
              <w:marBottom w:val="0"/>
              <w:divBdr>
                <w:top w:val="none" w:sz="0" w:space="0" w:color="auto"/>
                <w:left w:val="none" w:sz="0" w:space="0" w:color="auto"/>
                <w:bottom w:val="none" w:sz="0" w:space="0" w:color="auto"/>
                <w:right w:val="none" w:sz="0" w:space="0" w:color="auto"/>
              </w:divBdr>
            </w:div>
            <w:div w:id="574586419">
              <w:marLeft w:val="480"/>
              <w:marRight w:val="0"/>
              <w:marTop w:val="0"/>
              <w:marBottom w:val="0"/>
              <w:divBdr>
                <w:top w:val="none" w:sz="0" w:space="0" w:color="auto"/>
                <w:left w:val="none" w:sz="0" w:space="0" w:color="auto"/>
                <w:bottom w:val="none" w:sz="0" w:space="0" w:color="auto"/>
                <w:right w:val="none" w:sz="0" w:space="0" w:color="auto"/>
              </w:divBdr>
            </w:div>
            <w:div w:id="574627481">
              <w:marLeft w:val="480"/>
              <w:marRight w:val="0"/>
              <w:marTop w:val="0"/>
              <w:marBottom w:val="0"/>
              <w:divBdr>
                <w:top w:val="none" w:sz="0" w:space="0" w:color="auto"/>
                <w:left w:val="none" w:sz="0" w:space="0" w:color="auto"/>
                <w:bottom w:val="none" w:sz="0" w:space="0" w:color="auto"/>
                <w:right w:val="none" w:sz="0" w:space="0" w:color="auto"/>
              </w:divBdr>
            </w:div>
            <w:div w:id="574628614">
              <w:marLeft w:val="480"/>
              <w:marRight w:val="0"/>
              <w:marTop w:val="0"/>
              <w:marBottom w:val="0"/>
              <w:divBdr>
                <w:top w:val="none" w:sz="0" w:space="0" w:color="auto"/>
                <w:left w:val="none" w:sz="0" w:space="0" w:color="auto"/>
                <w:bottom w:val="none" w:sz="0" w:space="0" w:color="auto"/>
                <w:right w:val="none" w:sz="0" w:space="0" w:color="auto"/>
              </w:divBdr>
            </w:div>
            <w:div w:id="574634468">
              <w:marLeft w:val="480"/>
              <w:marRight w:val="0"/>
              <w:marTop w:val="0"/>
              <w:marBottom w:val="0"/>
              <w:divBdr>
                <w:top w:val="none" w:sz="0" w:space="0" w:color="auto"/>
                <w:left w:val="none" w:sz="0" w:space="0" w:color="auto"/>
                <w:bottom w:val="none" w:sz="0" w:space="0" w:color="auto"/>
                <w:right w:val="none" w:sz="0" w:space="0" w:color="auto"/>
              </w:divBdr>
            </w:div>
            <w:div w:id="574709117">
              <w:marLeft w:val="480"/>
              <w:marRight w:val="0"/>
              <w:marTop w:val="0"/>
              <w:marBottom w:val="0"/>
              <w:divBdr>
                <w:top w:val="none" w:sz="0" w:space="0" w:color="auto"/>
                <w:left w:val="none" w:sz="0" w:space="0" w:color="auto"/>
                <w:bottom w:val="none" w:sz="0" w:space="0" w:color="auto"/>
                <w:right w:val="none" w:sz="0" w:space="0" w:color="auto"/>
              </w:divBdr>
            </w:div>
            <w:div w:id="574822278">
              <w:marLeft w:val="480"/>
              <w:marRight w:val="0"/>
              <w:marTop w:val="0"/>
              <w:marBottom w:val="0"/>
              <w:divBdr>
                <w:top w:val="none" w:sz="0" w:space="0" w:color="auto"/>
                <w:left w:val="none" w:sz="0" w:space="0" w:color="auto"/>
                <w:bottom w:val="none" w:sz="0" w:space="0" w:color="auto"/>
                <w:right w:val="none" w:sz="0" w:space="0" w:color="auto"/>
              </w:divBdr>
            </w:div>
            <w:div w:id="574822720">
              <w:marLeft w:val="480"/>
              <w:marRight w:val="0"/>
              <w:marTop w:val="0"/>
              <w:marBottom w:val="0"/>
              <w:divBdr>
                <w:top w:val="none" w:sz="0" w:space="0" w:color="auto"/>
                <w:left w:val="none" w:sz="0" w:space="0" w:color="auto"/>
                <w:bottom w:val="none" w:sz="0" w:space="0" w:color="auto"/>
                <w:right w:val="none" w:sz="0" w:space="0" w:color="auto"/>
              </w:divBdr>
            </w:div>
            <w:div w:id="574826009">
              <w:marLeft w:val="480"/>
              <w:marRight w:val="0"/>
              <w:marTop w:val="0"/>
              <w:marBottom w:val="0"/>
              <w:divBdr>
                <w:top w:val="none" w:sz="0" w:space="0" w:color="auto"/>
                <w:left w:val="none" w:sz="0" w:space="0" w:color="auto"/>
                <w:bottom w:val="none" w:sz="0" w:space="0" w:color="auto"/>
                <w:right w:val="none" w:sz="0" w:space="0" w:color="auto"/>
              </w:divBdr>
            </w:div>
            <w:div w:id="574902088">
              <w:marLeft w:val="480"/>
              <w:marRight w:val="0"/>
              <w:marTop w:val="0"/>
              <w:marBottom w:val="0"/>
              <w:divBdr>
                <w:top w:val="none" w:sz="0" w:space="0" w:color="auto"/>
                <w:left w:val="none" w:sz="0" w:space="0" w:color="auto"/>
                <w:bottom w:val="none" w:sz="0" w:space="0" w:color="auto"/>
                <w:right w:val="none" w:sz="0" w:space="0" w:color="auto"/>
              </w:divBdr>
            </w:div>
            <w:div w:id="575015714">
              <w:marLeft w:val="480"/>
              <w:marRight w:val="0"/>
              <w:marTop w:val="0"/>
              <w:marBottom w:val="0"/>
              <w:divBdr>
                <w:top w:val="none" w:sz="0" w:space="0" w:color="auto"/>
                <w:left w:val="none" w:sz="0" w:space="0" w:color="auto"/>
                <w:bottom w:val="none" w:sz="0" w:space="0" w:color="auto"/>
                <w:right w:val="none" w:sz="0" w:space="0" w:color="auto"/>
              </w:divBdr>
            </w:div>
            <w:div w:id="575093370">
              <w:marLeft w:val="480"/>
              <w:marRight w:val="0"/>
              <w:marTop w:val="0"/>
              <w:marBottom w:val="0"/>
              <w:divBdr>
                <w:top w:val="none" w:sz="0" w:space="0" w:color="auto"/>
                <w:left w:val="none" w:sz="0" w:space="0" w:color="auto"/>
                <w:bottom w:val="none" w:sz="0" w:space="0" w:color="auto"/>
                <w:right w:val="none" w:sz="0" w:space="0" w:color="auto"/>
              </w:divBdr>
            </w:div>
            <w:div w:id="575094234">
              <w:marLeft w:val="480"/>
              <w:marRight w:val="0"/>
              <w:marTop w:val="0"/>
              <w:marBottom w:val="0"/>
              <w:divBdr>
                <w:top w:val="none" w:sz="0" w:space="0" w:color="auto"/>
                <w:left w:val="none" w:sz="0" w:space="0" w:color="auto"/>
                <w:bottom w:val="none" w:sz="0" w:space="0" w:color="auto"/>
                <w:right w:val="none" w:sz="0" w:space="0" w:color="auto"/>
              </w:divBdr>
            </w:div>
            <w:div w:id="575095796">
              <w:marLeft w:val="480"/>
              <w:marRight w:val="0"/>
              <w:marTop w:val="0"/>
              <w:marBottom w:val="0"/>
              <w:divBdr>
                <w:top w:val="none" w:sz="0" w:space="0" w:color="auto"/>
                <w:left w:val="none" w:sz="0" w:space="0" w:color="auto"/>
                <w:bottom w:val="none" w:sz="0" w:space="0" w:color="auto"/>
                <w:right w:val="none" w:sz="0" w:space="0" w:color="auto"/>
              </w:divBdr>
            </w:div>
            <w:div w:id="575212521">
              <w:marLeft w:val="480"/>
              <w:marRight w:val="0"/>
              <w:marTop w:val="0"/>
              <w:marBottom w:val="0"/>
              <w:divBdr>
                <w:top w:val="none" w:sz="0" w:space="0" w:color="auto"/>
                <w:left w:val="none" w:sz="0" w:space="0" w:color="auto"/>
                <w:bottom w:val="none" w:sz="0" w:space="0" w:color="auto"/>
                <w:right w:val="none" w:sz="0" w:space="0" w:color="auto"/>
              </w:divBdr>
            </w:div>
            <w:div w:id="575360395">
              <w:marLeft w:val="480"/>
              <w:marRight w:val="0"/>
              <w:marTop w:val="0"/>
              <w:marBottom w:val="0"/>
              <w:divBdr>
                <w:top w:val="none" w:sz="0" w:space="0" w:color="auto"/>
                <w:left w:val="none" w:sz="0" w:space="0" w:color="auto"/>
                <w:bottom w:val="none" w:sz="0" w:space="0" w:color="auto"/>
                <w:right w:val="none" w:sz="0" w:space="0" w:color="auto"/>
              </w:divBdr>
            </w:div>
            <w:div w:id="575436852">
              <w:marLeft w:val="480"/>
              <w:marRight w:val="0"/>
              <w:marTop w:val="0"/>
              <w:marBottom w:val="0"/>
              <w:divBdr>
                <w:top w:val="none" w:sz="0" w:space="0" w:color="auto"/>
                <w:left w:val="none" w:sz="0" w:space="0" w:color="auto"/>
                <w:bottom w:val="none" w:sz="0" w:space="0" w:color="auto"/>
                <w:right w:val="none" w:sz="0" w:space="0" w:color="auto"/>
              </w:divBdr>
            </w:div>
            <w:div w:id="575483609">
              <w:marLeft w:val="480"/>
              <w:marRight w:val="0"/>
              <w:marTop w:val="0"/>
              <w:marBottom w:val="0"/>
              <w:divBdr>
                <w:top w:val="none" w:sz="0" w:space="0" w:color="auto"/>
                <w:left w:val="none" w:sz="0" w:space="0" w:color="auto"/>
                <w:bottom w:val="none" w:sz="0" w:space="0" w:color="auto"/>
                <w:right w:val="none" w:sz="0" w:space="0" w:color="auto"/>
              </w:divBdr>
            </w:div>
            <w:div w:id="575551868">
              <w:marLeft w:val="480"/>
              <w:marRight w:val="0"/>
              <w:marTop w:val="0"/>
              <w:marBottom w:val="0"/>
              <w:divBdr>
                <w:top w:val="none" w:sz="0" w:space="0" w:color="auto"/>
                <w:left w:val="none" w:sz="0" w:space="0" w:color="auto"/>
                <w:bottom w:val="none" w:sz="0" w:space="0" w:color="auto"/>
                <w:right w:val="none" w:sz="0" w:space="0" w:color="auto"/>
              </w:divBdr>
            </w:div>
            <w:div w:id="575626705">
              <w:marLeft w:val="480"/>
              <w:marRight w:val="0"/>
              <w:marTop w:val="0"/>
              <w:marBottom w:val="0"/>
              <w:divBdr>
                <w:top w:val="none" w:sz="0" w:space="0" w:color="auto"/>
                <w:left w:val="none" w:sz="0" w:space="0" w:color="auto"/>
                <w:bottom w:val="none" w:sz="0" w:space="0" w:color="auto"/>
                <w:right w:val="none" w:sz="0" w:space="0" w:color="auto"/>
              </w:divBdr>
            </w:div>
            <w:div w:id="575632400">
              <w:marLeft w:val="480"/>
              <w:marRight w:val="0"/>
              <w:marTop w:val="0"/>
              <w:marBottom w:val="0"/>
              <w:divBdr>
                <w:top w:val="none" w:sz="0" w:space="0" w:color="auto"/>
                <w:left w:val="none" w:sz="0" w:space="0" w:color="auto"/>
                <w:bottom w:val="none" w:sz="0" w:space="0" w:color="auto"/>
                <w:right w:val="none" w:sz="0" w:space="0" w:color="auto"/>
              </w:divBdr>
            </w:div>
            <w:div w:id="575744239">
              <w:marLeft w:val="480"/>
              <w:marRight w:val="0"/>
              <w:marTop w:val="0"/>
              <w:marBottom w:val="0"/>
              <w:divBdr>
                <w:top w:val="none" w:sz="0" w:space="0" w:color="auto"/>
                <w:left w:val="none" w:sz="0" w:space="0" w:color="auto"/>
                <w:bottom w:val="none" w:sz="0" w:space="0" w:color="auto"/>
                <w:right w:val="none" w:sz="0" w:space="0" w:color="auto"/>
              </w:divBdr>
            </w:div>
            <w:div w:id="575747622">
              <w:marLeft w:val="480"/>
              <w:marRight w:val="0"/>
              <w:marTop w:val="0"/>
              <w:marBottom w:val="0"/>
              <w:divBdr>
                <w:top w:val="none" w:sz="0" w:space="0" w:color="auto"/>
                <w:left w:val="none" w:sz="0" w:space="0" w:color="auto"/>
                <w:bottom w:val="none" w:sz="0" w:space="0" w:color="auto"/>
                <w:right w:val="none" w:sz="0" w:space="0" w:color="auto"/>
              </w:divBdr>
            </w:div>
            <w:div w:id="575865733">
              <w:marLeft w:val="480"/>
              <w:marRight w:val="0"/>
              <w:marTop w:val="0"/>
              <w:marBottom w:val="0"/>
              <w:divBdr>
                <w:top w:val="none" w:sz="0" w:space="0" w:color="auto"/>
                <w:left w:val="none" w:sz="0" w:space="0" w:color="auto"/>
                <w:bottom w:val="none" w:sz="0" w:space="0" w:color="auto"/>
                <w:right w:val="none" w:sz="0" w:space="0" w:color="auto"/>
              </w:divBdr>
            </w:div>
            <w:div w:id="575939002">
              <w:marLeft w:val="480"/>
              <w:marRight w:val="0"/>
              <w:marTop w:val="0"/>
              <w:marBottom w:val="0"/>
              <w:divBdr>
                <w:top w:val="none" w:sz="0" w:space="0" w:color="auto"/>
                <w:left w:val="none" w:sz="0" w:space="0" w:color="auto"/>
                <w:bottom w:val="none" w:sz="0" w:space="0" w:color="auto"/>
                <w:right w:val="none" w:sz="0" w:space="0" w:color="auto"/>
              </w:divBdr>
            </w:div>
            <w:div w:id="576091114">
              <w:marLeft w:val="480"/>
              <w:marRight w:val="0"/>
              <w:marTop w:val="0"/>
              <w:marBottom w:val="0"/>
              <w:divBdr>
                <w:top w:val="none" w:sz="0" w:space="0" w:color="auto"/>
                <w:left w:val="none" w:sz="0" w:space="0" w:color="auto"/>
                <w:bottom w:val="none" w:sz="0" w:space="0" w:color="auto"/>
                <w:right w:val="none" w:sz="0" w:space="0" w:color="auto"/>
              </w:divBdr>
            </w:div>
            <w:div w:id="576134057">
              <w:marLeft w:val="480"/>
              <w:marRight w:val="0"/>
              <w:marTop w:val="0"/>
              <w:marBottom w:val="0"/>
              <w:divBdr>
                <w:top w:val="none" w:sz="0" w:space="0" w:color="auto"/>
                <w:left w:val="none" w:sz="0" w:space="0" w:color="auto"/>
                <w:bottom w:val="none" w:sz="0" w:space="0" w:color="auto"/>
                <w:right w:val="none" w:sz="0" w:space="0" w:color="auto"/>
              </w:divBdr>
            </w:div>
            <w:div w:id="576208559">
              <w:marLeft w:val="480"/>
              <w:marRight w:val="0"/>
              <w:marTop w:val="0"/>
              <w:marBottom w:val="0"/>
              <w:divBdr>
                <w:top w:val="none" w:sz="0" w:space="0" w:color="auto"/>
                <w:left w:val="none" w:sz="0" w:space="0" w:color="auto"/>
                <w:bottom w:val="none" w:sz="0" w:space="0" w:color="auto"/>
                <w:right w:val="none" w:sz="0" w:space="0" w:color="auto"/>
              </w:divBdr>
            </w:div>
            <w:div w:id="576332179">
              <w:marLeft w:val="480"/>
              <w:marRight w:val="0"/>
              <w:marTop w:val="0"/>
              <w:marBottom w:val="0"/>
              <w:divBdr>
                <w:top w:val="none" w:sz="0" w:space="0" w:color="auto"/>
                <w:left w:val="none" w:sz="0" w:space="0" w:color="auto"/>
                <w:bottom w:val="none" w:sz="0" w:space="0" w:color="auto"/>
                <w:right w:val="none" w:sz="0" w:space="0" w:color="auto"/>
              </w:divBdr>
            </w:div>
            <w:div w:id="576477653">
              <w:marLeft w:val="480"/>
              <w:marRight w:val="0"/>
              <w:marTop w:val="0"/>
              <w:marBottom w:val="0"/>
              <w:divBdr>
                <w:top w:val="none" w:sz="0" w:space="0" w:color="auto"/>
                <w:left w:val="none" w:sz="0" w:space="0" w:color="auto"/>
                <w:bottom w:val="none" w:sz="0" w:space="0" w:color="auto"/>
                <w:right w:val="none" w:sz="0" w:space="0" w:color="auto"/>
              </w:divBdr>
            </w:div>
            <w:div w:id="576592010">
              <w:marLeft w:val="480"/>
              <w:marRight w:val="0"/>
              <w:marTop w:val="0"/>
              <w:marBottom w:val="0"/>
              <w:divBdr>
                <w:top w:val="none" w:sz="0" w:space="0" w:color="auto"/>
                <w:left w:val="none" w:sz="0" w:space="0" w:color="auto"/>
                <w:bottom w:val="none" w:sz="0" w:space="0" w:color="auto"/>
                <w:right w:val="none" w:sz="0" w:space="0" w:color="auto"/>
              </w:divBdr>
            </w:div>
            <w:div w:id="576593832">
              <w:marLeft w:val="480"/>
              <w:marRight w:val="0"/>
              <w:marTop w:val="0"/>
              <w:marBottom w:val="0"/>
              <w:divBdr>
                <w:top w:val="none" w:sz="0" w:space="0" w:color="auto"/>
                <w:left w:val="none" w:sz="0" w:space="0" w:color="auto"/>
                <w:bottom w:val="none" w:sz="0" w:space="0" w:color="auto"/>
                <w:right w:val="none" w:sz="0" w:space="0" w:color="auto"/>
              </w:divBdr>
            </w:div>
            <w:div w:id="576718455">
              <w:marLeft w:val="480"/>
              <w:marRight w:val="0"/>
              <w:marTop w:val="0"/>
              <w:marBottom w:val="0"/>
              <w:divBdr>
                <w:top w:val="none" w:sz="0" w:space="0" w:color="auto"/>
                <w:left w:val="none" w:sz="0" w:space="0" w:color="auto"/>
                <w:bottom w:val="none" w:sz="0" w:space="0" w:color="auto"/>
                <w:right w:val="none" w:sz="0" w:space="0" w:color="auto"/>
              </w:divBdr>
            </w:div>
            <w:div w:id="576746487">
              <w:marLeft w:val="480"/>
              <w:marRight w:val="0"/>
              <w:marTop w:val="0"/>
              <w:marBottom w:val="0"/>
              <w:divBdr>
                <w:top w:val="none" w:sz="0" w:space="0" w:color="auto"/>
                <w:left w:val="none" w:sz="0" w:space="0" w:color="auto"/>
                <w:bottom w:val="none" w:sz="0" w:space="0" w:color="auto"/>
                <w:right w:val="none" w:sz="0" w:space="0" w:color="auto"/>
              </w:divBdr>
            </w:div>
            <w:div w:id="576788416">
              <w:marLeft w:val="480"/>
              <w:marRight w:val="0"/>
              <w:marTop w:val="0"/>
              <w:marBottom w:val="0"/>
              <w:divBdr>
                <w:top w:val="none" w:sz="0" w:space="0" w:color="auto"/>
                <w:left w:val="none" w:sz="0" w:space="0" w:color="auto"/>
                <w:bottom w:val="none" w:sz="0" w:space="0" w:color="auto"/>
                <w:right w:val="none" w:sz="0" w:space="0" w:color="auto"/>
              </w:divBdr>
            </w:div>
            <w:div w:id="576790018">
              <w:marLeft w:val="480"/>
              <w:marRight w:val="0"/>
              <w:marTop w:val="0"/>
              <w:marBottom w:val="0"/>
              <w:divBdr>
                <w:top w:val="none" w:sz="0" w:space="0" w:color="auto"/>
                <w:left w:val="none" w:sz="0" w:space="0" w:color="auto"/>
                <w:bottom w:val="none" w:sz="0" w:space="0" w:color="auto"/>
                <w:right w:val="none" w:sz="0" w:space="0" w:color="auto"/>
              </w:divBdr>
            </w:div>
            <w:div w:id="576862430">
              <w:marLeft w:val="480"/>
              <w:marRight w:val="0"/>
              <w:marTop w:val="0"/>
              <w:marBottom w:val="0"/>
              <w:divBdr>
                <w:top w:val="none" w:sz="0" w:space="0" w:color="auto"/>
                <w:left w:val="none" w:sz="0" w:space="0" w:color="auto"/>
                <w:bottom w:val="none" w:sz="0" w:space="0" w:color="auto"/>
                <w:right w:val="none" w:sz="0" w:space="0" w:color="auto"/>
              </w:divBdr>
            </w:div>
            <w:div w:id="576868027">
              <w:marLeft w:val="480"/>
              <w:marRight w:val="0"/>
              <w:marTop w:val="0"/>
              <w:marBottom w:val="0"/>
              <w:divBdr>
                <w:top w:val="none" w:sz="0" w:space="0" w:color="auto"/>
                <w:left w:val="none" w:sz="0" w:space="0" w:color="auto"/>
                <w:bottom w:val="none" w:sz="0" w:space="0" w:color="auto"/>
                <w:right w:val="none" w:sz="0" w:space="0" w:color="auto"/>
              </w:divBdr>
            </w:div>
            <w:div w:id="576983992">
              <w:marLeft w:val="480"/>
              <w:marRight w:val="0"/>
              <w:marTop w:val="0"/>
              <w:marBottom w:val="0"/>
              <w:divBdr>
                <w:top w:val="none" w:sz="0" w:space="0" w:color="auto"/>
                <w:left w:val="none" w:sz="0" w:space="0" w:color="auto"/>
                <w:bottom w:val="none" w:sz="0" w:space="0" w:color="auto"/>
                <w:right w:val="none" w:sz="0" w:space="0" w:color="auto"/>
              </w:divBdr>
            </w:div>
            <w:div w:id="577011208">
              <w:marLeft w:val="480"/>
              <w:marRight w:val="0"/>
              <w:marTop w:val="0"/>
              <w:marBottom w:val="0"/>
              <w:divBdr>
                <w:top w:val="none" w:sz="0" w:space="0" w:color="auto"/>
                <w:left w:val="none" w:sz="0" w:space="0" w:color="auto"/>
                <w:bottom w:val="none" w:sz="0" w:space="0" w:color="auto"/>
                <w:right w:val="none" w:sz="0" w:space="0" w:color="auto"/>
              </w:divBdr>
            </w:div>
            <w:div w:id="577053291">
              <w:marLeft w:val="480"/>
              <w:marRight w:val="0"/>
              <w:marTop w:val="0"/>
              <w:marBottom w:val="0"/>
              <w:divBdr>
                <w:top w:val="none" w:sz="0" w:space="0" w:color="auto"/>
                <w:left w:val="none" w:sz="0" w:space="0" w:color="auto"/>
                <w:bottom w:val="none" w:sz="0" w:space="0" w:color="auto"/>
                <w:right w:val="none" w:sz="0" w:space="0" w:color="auto"/>
              </w:divBdr>
            </w:div>
            <w:div w:id="577058685">
              <w:marLeft w:val="480"/>
              <w:marRight w:val="0"/>
              <w:marTop w:val="0"/>
              <w:marBottom w:val="0"/>
              <w:divBdr>
                <w:top w:val="none" w:sz="0" w:space="0" w:color="auto"/>
                <w:left w:val="none" w:sz="0" w:space="0" w:color="auto"/>
                <w:bottom w:val="none" w:sz="0" w:space="0" w:color="auto"/>
                <w:right w:val="none" w:sz="0" w:space="0" w:color="auto"/>
              </w:divBdr>
            </w:div>
            <w:div w:id="577061246">
              <w:marLeft w:val="480"/>
              <w:marRight w:val="0"/>
              <w:marTop w:val="0"/>
              <w:marBottom w:val="0"/>
              <w:divBdr>
                <w:top w:val="none" w:sz="0" w:space="0" w:color="auto"/>
                <w:left w:val="none" w:sz="0" w:space="0" w:color="auto"/>
                <w:bottom w:val="none" w:sz="0" w:space="0" w:color="auto"/>
                <w:right w:val="none" w:sz="0" w:space="0" w:color="auto"/>
              </w:divBdr>
            </w:div>
            <w:div w:id="577130096">
              <w:marLeft w:val="480"/>
              <w:marRight w:val="0"/>
              <w:marTop w:val="0"/>
              <w:marBottom w:val="0"/>
              <w:divBdr>
                <w:top w:val="none" w:sz="0" w:space="0" w:color="auto"/>
                <w:left w:val="none" w:sz="0" w:space="0" w:color="auto"/>
                <w:bottom w:val="none" w:sz="0" w:space="0" w:color="auto"/>
                <w:right w:val="none" w:sz="0" w:space="0" w:color="auto"/>
              </w:divBdr>
            </w:div>
            <w:div w:id="577177473">
              <w:marLeft w:val="480"/>
              <w:marRight w:val="0"/>
              <w:marTop w:val="0"/>
              <w:marBottom w:val="0"/>
              <w:divBdr>
                <w:top w:val="none" w:sz="0" w:space="0" w:color="auto"/>
                <w:left w:val="none" w:sz="0" w:space="0" w:color="auto"/>
                <w:bottom w:val="none" w:sz="0" w:space="0" w:color="auto"/>
                <w:right w:val="none" w:sz="0" w:space="0" w:color="auto"/>
              </w:divBdr>
            </w:div>
            <w:div w:id="577255368">
              <w:marLeft w:val="480"/>
              <w:marRight w:val="0"/>
              <w:marTop w:val="0"/>
              <w:marBottom w:val="0"/>
              <w:divBdr>
                <w:top w:val="none" w:sz="0" w:space="0" w:color="auto"/>
                <w:left w:val="none" w:sz="0" w:space="0" w:color="auto"/>
                <w:bottom w:val="none" w:sz="0" w:space="0" w:color="auto"/>
                <w:right w:val="none" w:sz="0" w:space="0" w:color="auto"/>
              </w:divBdr>
            </w:div>
            <w:div w:id="577515893">
              <w:marLeft w:val="480"/>
              <w:marRight w:val="0"/>
              <w:marTop w:val="0"/>
              <w:marBottom w:val="0"/>
              <w:divBdr>
                <w:top w:val="none" w:sz="0" w:space="0" w:color="auto"/>
                <w:left w:val="none" w:sz="0" w:space="0" w:color="auto"/>
                <w:bottom w:val="none" w:sz="0" w:space="0" w:color="auto"/>
                <w:right w:val="none" w:sz="0" w:space="0" w:color="auto"/>
              </w:divBdr>
            </w:div>
            <w:div w:id="577591191">
              <w:marLeft w:val="480"/>
              <w:marRight w:val="0"/>
              <w:marTop w:val="0"/>
              <w:marBottom w:val="0"/>
              <w:divBdr>
                <w:top w:val="none" w:sz="0" w:space="0" w:color="auto"/>
                <w:left w:val="none" w:sz="0" w:space="0" w:color="auto"/>
                <w:bottom w:val="none" w:sz="0" w:space="0" w:color="auto"/>
                <w:right w:val="none" w:sz="0" w:space="0" w:color="auto"/>
              </w:divBdr>
            </w:div>
            <w:div w:id="577637495">
              <w:marLeft w:val="480"/>
              <w:marRight w:val="0"/>
              <w:marTop w:val="0"/>
              <w:marBottom w:val="0"/>
              <w:divBdr>
                <w:top w:val="none" w:sz="0" w:space="0" w:color="auto"/>
                <w:left w:val="none" w:sz="0" w:space="0" w:color="auto"/>
                <w:bottom w:val="none" w:sz="0" w:space="0" w:color="auto"/>
                <w:right w:val="none" w:sz="0" w:space="0" w:color="auto"/>
              </w:divBdr>
            </w:div>
            <w:div w:id="577713156">
              <w:marLeft w:val="480"/>
              <w:marRight w:val="0"/>
              <w:marTop w:val="0"/>
              <w:marBottom w:val="0"/>
              <w:divBdr>
                <w:top w:val="none" w:sz="0" w:space="0" w:color="auto"/>
                <w:left w:val="none" w:sz="0" w:space="0" w:color="auto"/>
                <w:bottom w:val="none" w:sz="0" w:space="0" w:color="auto"/>
                <w:right w:val="none" w:sz="0" w:space="0" w:color="auto"/>
              </w:divBdr>
            </w:div>
            <w:div w:id="577791004">
              <w:marLeft w:val="480"/>
              <w:marRight w:val="0"/>
              <w:marTop w:val="0"/>
              <w:marBottom w:val="0"/>
              <w:divBdr>
                <w:top w:val="none" w:sz="0" w:space="0" w:color="auto"/>
                <w:left w:val="none" w:sz="0" w:space="0" w:color="auto"/>
                <w:bottom w:val="none" w:sz="0" w:space="0" w:color="auto"/>
                <w:right w:val="none" w:sz="0" w:space="0" w:color="auto"/>
              </w:divBdr>
            </w:div>
            <w:div w:id="578250091">
              <w:marLeft w:val="480"/>
              <w:marRight w:val="0"/>
              <w:marTop w:val="0"/>
              <w:marBottom w:val="0"/>
              <w:divBdr>
                <w:top w:val="none" w:sz="0" w:space="0" w:color="auto"/>
                <w:left w:val="none" w:sz="0" w:space="0" w:color="auto"/>
                <w:bottom w:val="none" w:sz="0" w:space="0" w:color="auto"/>
                <w:right w:val="none" w:sz="0" w:space="0" w:color="auto"/>
              </w:divBdr>
            </w:div>
            <w:div w:id="578294896">
              <w:marLeft w:val="480"/>
              <w:marRight w:val="0"/>
              <w:marTop w:val="0"/>
              <w:marBottom w:val="0"/>
              <w:divBdr>
                <w:top w:val="none" w:sz="0" w:space="0" w:color="auto"/>
                <w:left w:val="none" w:sz="0" w:space="0" w:color="auto"/>
                <w:bottom w:val="none" w:sz="0" w:space="0" w:color="auto"/>
                <w:right w:val="none" w:sz="0" w:space="0" w:color="auto"/>
              </w:divBdr>
            </w:div>
            <w:div w:id="578365302">
              <w:marLeft w:val="480"/>
              <w:marRight w:val="0"/>
              <w:marTop w:val="0"/>
              <w:marBottom w:val="0"/>
              <w:divBdr>
                <w:top w:val="none" w:sz="0" w:space="0" w:color="auto"/>
                <w:left w:val="none" w:sz="0" w:space="0" w:color="auto"/>
                <w:bottom w:val="none" w:sz="0" w:space="0" w:color="auto"/>
                <w:right w:val="none" w:sz="0" w:space="0" w:color="auto"/>
              </w:divBdr>
            </w:div>
            <w:div w:id="578371763">
              <w:marLeft w:val="480"/>
              <w:marRight w:val="0"/>
              <w:marTop w:val="0"/>
              <w:marBottom w:val="0"/>
              <w:divBdr>
                <w:top w:val="none" w:sz="0" w:space="0" w:color="auto"/>
                <w:left w:val="none" w:sz="0" w:space="0" w:color="auto"/>
                <w:bottom w:val="none" w:sz="0" w:space="0" w:color="auto"/>
                <w:right w:val="none" w:sz="0" w:space="0" w:color="auto"/>
              </w:divBdr>
            </w:div>
            <w:div w:id="578439796">
              <w:marLeft w:val="480"/>
              <w:marRight w:val="0"/>
              <w:marTop w:val="0"/>
              <w:marBottom w:val="0"/>
              <w:divBdr>
                <w:top w:val="none" w:sz="0" w:space="0" w:color="auto"/>
                <w:left w:val="none" w:sz="0" w:space="0" w:color="auto"/>
                <w:bottom w:val="none" w:sz="0" w:space="0" w:color="auto"/>
                <w:right w:val="none" w:sz="0" w:space="0" w:color="auto"/>
              </w:divBdr>
            </w:div>
            <w:div w:id="578445395">
              <w:marLeft w:val="480"/>
              <w:marRight w:val="0"/>
              <w:marTop w:val="0"/>
              <w:marBottom w:val="0"/>
              <w:divBdr>
                <w:top w:val="none" w:sz="0" w:space="0" w:color="auto"/>
                <w:left w:val="none" w:sz="0" w:space="0" w:color="auto"/>
                <w:bottom w:val="none" w:sz="0" w:space="0" w:color="auto"/>
                <w:right w:val="none" w:sz="0" w:space="0" w:color="auto"/>
              </w:divBdr>
            </w:div>
            <w:div w:id="578486884">
              <w:marLeft w:val="480"/>
              <w:marRight w:val="0"/>
              <w:marTop w:val="0"/>
              <w:marBottom w:val="0"/>
              <w:divBdr>
                <w:top w:val="none" w:sz="0" w:space="0" w:color="auto"/>
                <w:left w:val="none" w:sz="0" w:space="0" w:color="auto"/>
                <w:bottom w:val="none" w:sz="0" w:space="0" w:color="auto"/>
                <w:right w:val="none" w:sz="0" w:space="0" w:color="auto"/>
              </w:divBdr>
            </w:div>
            <w:div w:id="578562528">
              <w:marLeft w:val="480"/>
              <w:marRight w:val="0"/>
              <w:marTop w:val="0"/>
              <w:marBottom w:val="0"/>
              <w:divBdr>
                <w:top w:val="none" w:sz="0" w:space="0" w:color="auto"/>
                <w:left w:val="none" w:sz="0" w:space="0" w:color="auto"/>
                <w:bottom w:val="none" w:sz="0" w:space="0" w:color="auto"/>
                <w:right w:val="none" w:sz="0" w:space="0" w:color="auto"/>
              </w:divBdr>
            </w:div>
            <w:div w:id="578712241">
              <w:marLeft w:val="480"/>
              <w:marRight w:val="0"/>
              <w:marTop w:val="0"/>
              <w:marBottom w:val="0"/>
              <w:divBdr>
                <w:top w:val="none" w:sz="0" w:space="0" w:color="auto"/>
                <w:left w:val="none" w:sz="0" w:space="0" w:color="auto"/>
                <w:bottom w:val="none" w:sz="0" w:space="0" w:color="auto"/>
                <w:right w:val="none" w:sz="0" w:space="0" w:color="auto"/>
              </w:divBdr>
            </w:div>
            <w:div w:id="578828056">
              <w:marLeft w:val="480"/>
              <w:marRight w:val="0"/>
              <w:marTop w:val="0"/>
              <w:marBottom w:val="0"/>
              <w:divBdr>
                <w:top w:val="none" w:sz="0" w:space="0" w:color="auto"/>
                <w:left w:val="none" w:sz="0" w:space="0" w:color="auto"/>
                <w:bottom w:val="none" w:sz="0" w:space="0" w:color="auto"/>
                <w:right w:val="none" w:sz="0" w:space="0" w:color="auto"/>
              </w:divBdr>
            </w:div>
            <w:div w:id="578902646">
              <w:marLeft w:val="480"/>
              <w:marRight w:val="0"/>
              <w:marTop w:val="0"/>
              <w:marBottom w:val="0"/>
              <w:divBdr>
                <w:top w:val="none" w:sz="0" w:space="0" w:color="auto"/>
                <w:left w:val="none" w:sz="0" w:space="0" w:color="auto"/>
                <w:bottom w:val="none" w:sz="0" w:space="0" w:color="auto"/>
                <w:right w:val="none" w:sz="0" w:space="0" w:color="auto"/>
              </w:divBdr>
            </w:div>
            <w:div w:id="578909301">
              <w:marLeft w:val="480"/>
              <w:marRight w:val="0"/>
              <w:marTop w:val="0"/>
              <w:marBottom w:val="0"/>
              <w:divBdr>
                <w:top w:val="none" w:sz="0" w:space="0" w:color="auto"/>
                <w:left w:val="none" w:sz="0" w:space="0" w:color="auto"/>
                <w:bottom w:val="none" w:sz="0" w:space="0" w:color="auto"/>
                <w:right w:val="none" w:sz="0" w:space="0" w:color="auto"/>
              </w:divBdr>
            </w:div>
            <w:div w:id="578950069">
              <w:marLeft w:val="480"/>
              <w:marRight w:val="0"/>
              <w:marTop w:val="0"/>
              <w:marBottom w:val="0"/>
              <w:divBdr>
                <w:top w:val="none" w:sz="0" w:space="0" w:color="auto"/>
                <w:left w:val="none" w:sz="0" w:space="0" w:color="auto"/>
                <w:bottom w:val="none" w:sz="0" w:space="0" w:color="auto"/>
                <w:right w:val="none" w:sz="0" w:space="0" w:color="auto"/>
              </w:divBdr>
            </w:div>
            <w:div w:id="579095515">
              <w:marLeft w:val="480"/>
              <w:marRight w:val="0"/>
              <w:marTop w:val="0"/>
              <w:marBottom w:val="0"/>
              <w:divBdr>
                <w:top w:val="none" w:sz="0" w:space="0" w:color="auto"/>
                <w:left w:val="none" w:sz="0" w:space="0" w:color="auto"/>
                <w:bottom w:val="none" w:sz="0" w:space="0" w:color="auto"/>
                <w:right w:val="none" w:sz="0" w:space="0" w:color="auto"/>
              </w:divBdr>
            </w:div>
            <w:div w:id="579097389">
              <w:marLeft w:val="480"/>
              <w:marRight w:val="0"/>
              <w:marTop w:val="0"/>
              <w:marBottom w:val="0"/>
              <w:divBdr>
                <w:top w:val="none" w:sz="0" w:space="0" w:color="auto"/>
                <w:left w:val="none" w:sz="0" w:space="0" w:color="auto"/>
                <w:bottom w:val="none" w:sz="0" w:space="0" w:color="auto"/>
                <w:right w:val="none" w:sz="0" w:space="0" w:color="auto"/>
              </w:divBdr>
            </w:div>
            <w:div w:id="579220579">
              <w:marLeft w:val="480"/>
              <w:marRight w:val="0"/>
              <w:marTop w:val="0"/>
              <w:marBottom w:val="0"/>
              <w:divBdr>
                <w:top w:val="none" w:sz="0" w:space="0" w:color="auto"/>
                <w:left w:val="none" w:sz="0" w:space="0" w:color="auto"/>
                <w:bottom w:val="none" w:sz="0" w:space="0" w:color="auto"/>
                <w:right w:val="none" w:sz="0" w:space="0" w:color="auto"/>
              </w:divBdr>
            </w:div>
            <w:div w:id="579296650">
              <w:marLeft w:val="480"/>
              <w:marRight w:val="0"/>
              <w:marTop w:val="0"/>
              <w:marBottom w:val="0"/>
              <w:divBdr>
                <w:top w:val="none" w:sz="0" w:space="0" w:color="auto"/>
                <w:left w:val="none" w:sz="0" w:space="0" w:color="auto"/>
                <w:bottom w:val="none" w:sz="0" w:space="0" w:color="auto"/>
                <w:right w:val="none" w:sz="0" w:space="0" w:color="auto"/>
              </w:divBdr>
            </w:div>
            <w:div w:id="579412420">
              <w:marLeft w:val="480"/>
              <w:marRight w:val="0"/>
              <w:marTop w:val="0"/>
              <w:marBottom w:val="0"/>
              <w:divBdr>
                <w:top w:val="none" w:sz="0" w:space="0" w:color="auto"/>
                <w:left w:val="none" w:sz="0" w:space="0" w:color="auto"/>
                <w:bottom w:val="none" w:sz="0" w:space="0" w:color="auto"/>
                <w:right w:val="none" w:sz="0" w:space="0" w:color="auto"/>
              </w:divBdr>
            </w:div>
            <w:div w:id="579485351">
              <w:marLeft w:val="480"/>
              <w:marRight w:val="0"/>
              <w:marTop w:val="0"/>
              <w:marBottom w:val="0"/>
              <w:divBdr>
                <w:top w:val="none" w:sz="0" w:space="0" w:color="auto"/>
                <w:left w:val="none" w:sz="0" w:space="0" w:color="auto"/>
                <w:bottom w:val="none" w:sz="0" w:space="0" w:color="auto"/>
                <w:right w:val="none" w:sz="0" w:space="0" w:color="auto"/>
              </w:divBdr>
            </w:div>
            <w:div w:id="579605600">
              <w:marLeft w:val="480"/>
              <w:marRight w:val="0"/>
              <w:marTop w:val="0"/>
              <w:marBottom w:val="0"/>
              <w:divBdr>
                <w:top w:val="none" w:sz="0" w:space="0" w:color="auto"/>
                <w:left w:val="none" w:sz="0" w:space="0" w:color="auto"/>
                <w:bottom w:val="none" w:sz="0" w:space="0" w:color="auto"/>
                <w:right w:val="none" w:sz="0" w:space="0" w:color="auto"/>
              </w:divBdr>
            </w:div>
            <w:div w:id="579681708">
              <w:marLeft w:val="480"/>
              <w:marRight w:val="0"/>
              <w:marTop w:val="0"/>
              <w:marBottom w:val="0"/>
              <w:divBdr>
                <w:top w:val="none" w:sz="0" w:space="0" w:color="auto"/>
                <w:left w:val="none" w:sz="0" w:space="0" w:color="auto"/>
                <w:bottom w:val="none" w:sz="0" w:space="0" w:color="auto"/>
                <w:right w:val="none" w:sz="0" w:space="0" w:color="auto"/>
              </w:divBdr>
            </w:div>
            <w:div w:id="579800056">
              <w:marLeft w:val="480"/>
              <w:marRight w:val="0"/>
              <w:marTop w:val="0"/>
              <w:marBottom w:val="0"/>
              <w:divBdr>
                <w:top w:val="none" w:sz="0" w:space="0" w:color="auto"/>
                <w:left w:val="none" w:sz="0" w:space="0" w:color="auto"/>
                <w:bottom w:val="none" w:sz="0" w:space="0" w:color="auto"/>
                <w:right w:val="none" w:sz="0" w:space="0" w:color="auto"/>
              </w:divBdr>
            </w:div>
            <w:div w:id="579948982">
              <w:marLeft w:val="480"/>
              <w:marRight w:val="0"/>
              <w:marTop w:val="0"/>
              <w:marBottom w:val="0"/>
              <w:divBdr>
                <w:top w:val="none" w:sz="0" w:space="0" w:color="auto"/>
                <w:left w:val="none" w:sz="0" w:space="0" w:color="auto"/>
                <w:bottom w:val="none" w:sz="0" w:space="0" w:color="auto"/>
                <w:right w:val="none" w:sz="0" w:space="0" w:color="auto"/>
              </w:divBdr>
            </w:div>
            <w:div w:id="580023683">
              <w:marLeft w:val="480"/>
              <w:marRight w:val="0"/>
              <w:marTop w:val="0"/>
              <w:marBottom w:val="0"/>
              <w:divBdr>
                <w:top w:val="none" w:sz="0" w:space="0" w:color="auto"/>
                <w:left w:val="none" w:sz="0" w:space="0" w:color="auto"/>
                <w:bottom w:val="none" w:sz="0" w:space="0" w:color="auto"/>
                <w:right w:val="none" w:sz="0" w:space="0" w:color="auto"/>
              </w:divBdr>
            </w:div>
            <w:div w:id="580066474">
              <w:marLeft w:val="480"/>
              <w:marRight w:val="0"/>
              <w:marTop w:val="0"/>
              <w:marBottom w:val="0"/>
              <w:divBdr>
                <w:top w:val="none" w:sz="0" w:space="0" w:color="auto"/>
                <w:left w:val="none" w:sz="0" w:space="0" w:color="auto"/>
                <w:bottom w:val="none" w:sz="0" w:space="0" w:color="auto"/>
                <w:right w:val="none" w:sz="0" w:space="0" w:color="auto"/>
              </w:divBdr>
            </w:div>
            <w:div w:id="580070160">
              <w:marLeft w:val="480"/>
              <w:marRight w:val="0"/>
              <w:marTop w:val="0"/>
              <w:marBottom w:val="0"/>
              <w:divBdr>
                <w:top w:val="none" w:sz="0" w:space="0" w:color="auto"/>
                <w:left w:val="none" w:sz="0" w:space="0" w:color="auto"/>
                <w:bottom w:val="none" w:sz="0" w:space="0" w:color="auto"/>
                <w:right w:val="none" w:sz="0" w:space="0" w:color="auto"/>
              </w:divBdr>
            </w:div>
            <w:div w:id="580142543">
              <w:marLeft w:val="480"/>
              <w:marRight w:val="0"/>
              <w:marTop w:val="0"/>
              <w:marBottom w:val="0"/>
              <w:divBdr>
                <w:top w:val="none" w:sz="0" w:space="0" w:color="auto"/>
                <w:left w:val="none" w:sz="0" w:space="0" w:color="auto"/>
                <w:bottom w:val="none" w:sz="0" w:space="0" w:color="auto"/>
                <w:right w:val="none" w:sz="0" w:space="0" w:color="auto"/>
              </w:divBdr>
            </w:div>
            <w:div w:id="580213056">
              <w:marLeft w:val="480"/>
              <w:marRight w:val="0"/>
              <w:marTop w:val="0"/>
              <w:marBottom w:val="0"/>
              <w:divBdr>
                <w:top w:val="none" w:sz="0" w:space="0" w:color="auto"/>
                <w:left w:val="none" w:sz="0" w:space="0" w:color="auto"/>
                <w:bottom w:val="none" w:sz="0" w:space="0" w:color="auto"/>
                <w:right w:val="none" w:sz="0" w:space="0" w:color="auto"/>
              </w:divBdr>
            </w:div>
            <w:div w:id="580219235">
              <w:marLeft w:val="480"/>
              <w:marRight w:val="0"/>
              <w:marTop w:val="0"/>
              <w:marBottom w:val="0"/>
              <w:divBdr>
                <w:top w:val="none" w:sz="0" w:space="0" w:color="auto"/>
                <w:left w:val="none" w:sz="0" w:space="0" w:color="auto"/>
                <w:bottom w:val="none" w:sz="0" w:space="0" w:color="auto"/>
                <w:right w:val="none" w:sz="0" w:space="0" w:color="auto"/>
              </w:divBdr>
            </w:div>
            <w:div w:id="580529086">
              <w:marLeft w:val="480"/>
              <w:marRight w:val="0"/>
              <w:marTop w:val="0"/>
              <w:marBottom w:val="0"/>
              <w:divBdr>
                <w:top w:val="none" w:sz="0" w:space="0" w:color="auto"/>
                <w:left w:val="none" w:sz="0" w:space="0" w:color="auto"/>
                <w:bottom w:val="none" w:sz="0" w:space="0" w:color="auto"/>
                <w:right w:val="none" w:sz="0" w:space="0" w:color="auto"/>
              </w:divBdr>
            </w:div>
            <w:div w:id="580605144">
              <w:marLeft w:val="480"/>
              <w:marRight w:val="0"/>
              <w:marTop w:val="0"/>
              <w:marBottom w:val="0"/>
              <w:divBdr>
                <w:top w:val="none" w:sz="0" w:space="0" w:color="auto"/>
                <w:left w:val="none" w:sz="0" w:space="0" w:color="auto"/>
                <w:bottom w:val="none" w:sz="0" w:space="0" w:color="auto"/>
                <w:right w:val="none" w:sz="0" w:space="0" w:color="auto"/>
              </w:divBdr>
            </w:div>
            <w:div w:id="580606543">
              <w:marLeft w:val="480"/>
              <w:marRight w:val="0"/>
              <w:marTop w:val="0"/>
              <w:marBottom w:val="0"/>
              <w:divBdr>
                <w:top w:val="none" w:sz="0" w:space="0" w:color="auto"/>
                <w:left w:val="none" w:sz="0" w:space="0" w:color="auto"/>
                <w:bottom w:val="none" w:sz="0" w:space="0" w:color="auto"/>
                <w:right w:val="none" w:sz="0" w:space="0" w:color="auto"/>
              </w:divBdr>
            </w:div>
            <w:div w:id="580607831">
              <w:marLeft w:val="480"/>
              <w:marRight w:val="0"/>
              <w:marTop w:val="0"/>
              <w:marBottom w:val="0"/>
              <w:divBdr>
                <w:top w:val="none" w:sz="0" w:space="0" w:color="auto"/>
                <w:left w:val="none" w:sz="0" w:space="0" w:color="auto"/>
                <w:bottom w:val="none" w:sz="0" w:space="0" w:color="auto"/>
                <w:right w:val="none" w:sz="0" w:space="0" w:color="auto"/>
              </w:divBdr>
            </w:div>
            <w:div w:id="580675290">
              <w:marLeft w:val="480"/>
              <w:marRight w:val="0"/>
              <w:marTop w:val="0"/>
              <w:marBottom w:val="0"/>
              <w:divBdr>
                <w:top w:val="none" w:sz="0" w:space="0" w:color="auto"/>
                <w:left w:val="none" w:sz="0" w:space="0" w:color="auto"/>
                <w:bottom w:val="none" w:sz="0" w:space="0" w:color="auto"/>
                <w:right w:val="none" w:sz="0" w:space="0" w:color="auto"/>
              </w:divBdr>
            </w:div>
            <w:div w:id="580718039">
              <w:marLeft w:val="480"/>
              <w:marRight w:val="0"/>
              <w:marTop w:val="0"/>
              <w:marBottom w:val="0"/>
              <w:divBdr>
                <w:top w:val="none" w:sz="0" w:space="0" w:color="auto"/>
                <w:left w:val="none" w:sz="0" w:space="0" w:color="auto"/>
                <w:bottom w:val="none" w:sz="0" w:space="0" w:color="auto"/>
                <w:right w:val="none" w:sz="0" w:space="0" w:color="auto"/>
              </w:divBdr>
            </w:div>
            <w:div w:id="580723962">
              <w:marLeft w:val="480"/>
              <w:marRight w:val="0"/>
              <w:marTop w:val="0"/>
              <w:marBottom w:val="0"/>
              <w:divBdr>
                <w:top w:val="none" w:sz="0" w:space="0" w:color="auto"/>
                <w:left w:val="none" w:sz="0" w:space="0" w:color="auto"/>
                <w:bottom w:val="none" w:sz="0" w:space="0" w:color="auto"/>
                <w:right w:val="none" w:sz="0" w:space="0" w:color="auto"/>
              </w:divBdr>
            </w:div>
            <w:div w:id="580868121">
              <w:marLeft w:val="480"/>
              <w:marRight w:val="0"/>
              <w:marTop w:val="0"/>
              <w:marBottom w:val="0"/>
              <w:divBdr>
                <w:top w:val="none" w:sz="0" w:space="0" w:color="auto"/>
                <w:left w:val="none" w:sz="0" w:space="0" w:color="auto"/>
                <w:bottom w:val="none" w:sz="0" w:space="0" w:color="auto"/>
                <w:right w:val="none" w:sz="0" w:space="0" w:color="auto"/>
              </w:divBdr>
            </w:div>
            <w:div w:id="580913565">
              <w:marLeft w:val="480"/>
              <w:marRight w:val="0"/>
              <w:marTop w:val="0"/>
              <w:marBottom w:val="0"/>
              <w:divBdr>
                <w:top w:val="none" w:sz="0" w:space="0" w:color="auto"/>
                <w:left w:val="none" w:sz="0" w:space="0" w:color="auto"/>
                <w:bottom w:val="none" w:sz="0" w:space="0" w:color="auto"/>
                <w:right w:val="none" w:sz="0" w:space="0" w:color="auto"/>
              </w:divBdr>
            </w:div>
            <w:div w:id="580986032">
              <w:marLeft w:val="480"/>
              <w:marRight w:val="0"/>
              <w:marTop w:val="0"/>
              <w:marBottom w:val="0"/>
              <w:divBdr>
                <w:top w:val="none" w:sz="0" w:space="0" w:color="auto"/>
                <w:left w:val="none" w:sz="0" w:space="0" w:color="auto"/>
                <w:bottom w:val="none" w:sz="0" w:space="0" w:color="auto"/>
                <w:right w:val="none" w:sz="0" w:space="0" w:color="auto"/>
              </w:divBdr>
            </w:div>
            <w:div w:id="581061883">
              <w:marLeft w:val="480"/>
              <w:marRight w:val="0"/>
              <w:marTop w:val="0"/>
              <w:marBottom w:val="0"/>
              <w:divBdr>
                <w:top w:val="none" w:sz="0" w:space="0" w:color="auto"/>
                <w:left w:val="none" w:sz="0" w:space="0" w:color="auto"/>
                <w:bottom w:val="none" w:sz="0" w:space="0" w:color="auto"/>
                <w:right w:val="none" w:sz="0" w:space="0" w:color="auto"/>
              </w:divBdr>
            </w:div>
            <w:div w:id="581064881">
              <w:marLeft w:val="480"/>
              <w:marRight w:val="0"/>
              <w:marTop w:val="0"/>
              <w:marBottom w:val="0"/>
              <w:divBdr>
                <w:top w:val="none" w:sz="0" w:space="0" w:color="auto"/>
                <w:left w:val="none" w:sz="0" w:space="0" w:color="auto"/>
                <w:bottom w:val="none" w:sz="0" w:space="0" w:color="auto"/>
                <w:right w:val="none" w:sz="0" w:space="0" w:color="auto"/>
              </w:divBdr>
            </w:div>
            <w:div w:id="581255711">
              <w:marLeft w:val="480"/>
              <w:marRight w:val="0"/>
              <w:marTop w:val="0"/>
              <w:marBottom w:val="0"/>
              <w:divBdr>
                <w:top w:val="none" w:sz="0" w:space="0" w:color="auto"/>
                <w:left w:val="none" w:sz="0" w:space="0" w:color="auto"/>
                <w:bottom w:val="none" w:sz="0" w:space="0" w:color="auto"/>
                <w:right w:val="none" w:sz="0" w:space="0" w:color="auto"/>
              </w:divBdr>
            </w:div>
            <w:div w:id="581256362">
              <w:marLeft w:val="480"/>
              <w:marRight w:val="0"/>
              <w:marTop w:val="0"/>
              <w:marBottom w:val="0"/>
              <w:divBdr>
                <w:top w:val="none" w:sz="0" w:space="0" w:color="auto"/>
                <w:left w:val="none" w:sz="0" w:space="0" w:color="auto"/>
                <w:bottom w:val="none" w:sz="0" w:space="0" w:color="auto"/>
                <w:right w:val="none" w:sz="0" w:space="0" w:color="auto"/>
              </w:divBdr>
            </w:div>
            <w:div w:id="581647168">
              <w:marLeft w:val="480"/>
              <w:marRight w:val="0"/>
              <w:marTop w:val="0"/>
              <w:marBottom w:val="0"/>
              <w:divBdr>
                <w:top w:val="none" w:sz="0" w:space="0" w:color="auto"/>
                <w:left w:val="none" w:sz="0" w:space="0" w:color="auto"/>
                <w:bottom w:val="none" w:sz="0" w:space="0" w:color="auto"/>
                <w:right w:val="none" w:sz="0" w:space="0" w:color="auto"/>
              </w:divBdr>
            </w:div>
            <w:div w:id="581716338">
              <w:marLeft w:val="480"/>
              <w:marRight w:val="0"/>
              <w:marTop w:val="0"/>
              <w:marBottom w:val="0"/>
              <w:divBdr>
                <w:top w:val="none" w:sz="0" w:space="0" w:color="auto"/>
                <w:left w:val="none" w:sz="0" w:space="0" w:color="auto"/>
                <w:bottom w:val="none" w:sz="0" w:space="0" w:color="auto"/>
                <w:right w:val="none" w:sz="0" w:space="0" w:color="auto"/>
              </w:divBdr>
            </w:div>
            <w:div w:id="581724075">
              <w:marLeft w:val="480"/>
              <w:marRight w:val="0"/>
              <w:marTop w:val="0"/>
              <w:marBottom w:val="0"/>
              <w:divBdr>
                <w:top w:val="none" w:sz="0" w:space="0" w:color="auto"/>
                <w:left w:val="none" w:sz="0" w:space="0" w:color="auto"/>
                <w:bottom w:val="none" w:sz="0" w:space="0" w:color="auto"/>
                <w:right w:val="none" w:sz="0" w:space="0" w:color="auto"/>
              </w:divBdr>
            </w:div>
            <w:div w:id="581839464">
              <w:marLeft w:val="480"/>
              <w:marRight w:val="0"/>
              <w:marTop w:val="0"/>
              <w:marBottom w:val="0"/>
              <w:divBdr>
                <w:top w:val="none" w:sz="0" w:space="0" w:color="auto"/>
                <w:left w:val="none" w:sz="0" w:space="0" w:color="auto"/>
                <w:bottom w:val="none" w:sz="0" w:space="0" w:color="auto"/>
                <w:right w:val="none" w:sz="0" w:space="0" w:color="auto"/>
              </w:divBdr>
            </w:div>
            <w:div w:id="581840326">
              <w:marLeft w:val="480"/>
              <w:marRight w:val="0"/>
              <w:marTop w:val="0"/>
              <w:marBottom w:val="0"/>
              <w:divBdr>
                <w:top w:val="none" w:sz="0" w:space="0" w:color="auto"/>
                <w:left w:val="none" w:sz="0" w:space="0" w:color="auto"/>
                <w:bottom w:val="none" w:sz="0" w:space="0" w:color="auto"/>
                <w:right w:val="none" w:sz="0" w:space="0" w:color="auto"/>
              </w:divBdr>
            </w:div>
            <w:div w:id="581917365">
              <w:marLeft w:val="480"/>
              <w:marRight w:val="0"/>
              <w:marTop w:val="0"/>
              <w:marBottom w:val="0"/>
              <w:divBdr>
                <w:top w:val="none" w:sz="0" w:space="0" w:color="auto"/>
                <w:left w:val="none" w:sz="0" w:space="0" w:color="auto"/>
                <w:bottom w:val="none" w:sz="0" w:space="0" w:color="auto"/>
                <w:right w:val="none" w:sz="0" w:space="0" w:color="auto"/>
              </w:divBdr>
            </w:div>
            <w:div w:id="582028364">
              <w:marLeft w:val="480"/>
              <w:marRight w:val="0"/>
              <w:marTop w:val="0"/>
              <w:marBottom w:val="0"/>
              <w:divBdr>
                <w:top w:val="none" w:sz="0" w:space="0" w:color="auto"/>
                <w:left w:val="none" w:sz="0" w:space="0" w:color="auto"/>
                <w:bottom w:val="none" w:sz="0" w:space="0" w:color="auto"/>
                <w:right w:val="none" w:sz="0" w:space="0" w:color="auto"/>
              </w:divBdr>
            </w:div>
            <w:div w:id="582028688">
              <w:marLeft w:val="480"/>
              <w:marRight w:val="0"/>
              <w:marTop w:val="0"/>
              <w:marBottom w:val="0"/>
              <w:divBdr>
                <w:top w:val="none" w:sz="0" w:space="0" w:color="auto"/>
                <w:left w:val="none" w:sz="0" w:space="0" w:color="auto"/>
                <w:bottom w:val="none" w:sz="0" w:space="0" w:color="auto"/>
                <w:right w:val="none" w:sz="0" w:space="0" w:color="auto"/>
              </w:divBdr>
            </w:div>
            <w:div w:id="582034811">
              <w:marLeft w:val="480"/>
              <w:marRight w:val="0"/>
              <w:marTop w:val="0"/>
              <w:marBottom w:val="0"/>
              <w:divBdr>
                <w:top w:val="none" w:sz="0" w:space="0" w:color="auto"/>
                <w:left w:val="none" w:sz="0" w:space="0" w:color="auto"/>
                <w:bottom w:val="none" w:sz="0" w:space="0" w:color="auto"/>
                <w:right w:val="none" w:sz="0" w:space="0" w:color="auto"/>
              </w:divBdr>
            </w:div>
            <w:div w:id="582225257">
              <w:marLeft w:val="480"/>
              <w:marRight w:val="0"/>
              <w:marTop w:val="0"/>
              <w:marBottom w:val="0"/>
              <w:divBdr>
                <w:top w:val="none" w:sz="0" w:space="0" w:color="auto"/>
                <w:left w:val="none" w:sz="0" w:space="0" w:color="auto"/>
                <w:bottom w:val="none" w:sz="0" w:space="0" w:color="auto"/>
                <w:right w:val="none" w:sz="0" w:space="0" w:color="auto"/>
              </w:divBdr>
            </w:div>
            <w:div w:id="582296020">
              <w:marLeft w:val="480"/>
              <w:marRight w:val="0"/>
              <w:marTop w:val="0"/>
              <w:marBottom w:val="0"/>
              <w:divBdr>
                <w:top w:val="none" w:sz="0" w:space="0" w:color="auto"/>
                <w:left w:val="none" w:sz="0" w:space="0" w:color="auto"/>
                <w:bottom w:val="none" w:sz="0" w:space="0" w:color="auto"/>
                <w:right w:val="none" w:sz="0" w:space="0" w:color="auto"/>
              </w:divBdr>
            </w:div>
            <w:div w:id="582296232">
              <w:marLeft w:val="480"/>
              <w:marRight w:val="0"/>
              <w:marTop w:val="0"/>
              <w:marBottom w:val="0"/>
              <w:divBdr>
                <w:top w:val="none" w:sz="0" w:space="0" w:color="auto"/>
                <w:left w:val="none" w:sz="0" w:space="0" w:color="auto"/>
                <w:bottom w:val="none" w:sz="0" w:space="0" w:color="auto"/>
                <w:right w:val="none" w:sz="0" w:space="0" w:color="auto"/>
              </w:divBdr>
            </w:div>
            <w:div w:id="582302104">
              <w:marLeft w:val="480"/>
              <w:marRight w:val="0"/>
              <w:marTop w:val="0"/>
              <w:marBottom w:val="0"/>
              <w:divBdr>
                <w:top w:val="none" w:sz="0" w:space="0" w:color="auto"/>
                <w:left w:val="none" w:sz="0" w:space="0" w:color="auto"/>
                <w:bottom w:val="none" w:sz="0" w:space="0" w:color="auto"/>
                <w:right w:val="none" w:sz="0" w:space="0" w:color="auto"/>
              </w:divBdr>
            </w:div>
            <w:div w:id="582302235">
              <w:marLeft w:val="480"/>
              <w:marRight w:val="0"/>
              <w:marTop w:val="0"/>
              <w:marBottom w:val="0"/>
              <w:divBdr>
                <w:top w:val="none" w:sz="0" w:space="0" w:color="auto"/>
                <w:left w:val="none" w:sz="0" w:space="0" w:color="auto"/>
                <w:bottom w:val="none" w:sz="0" w:space="0" w:color="auto"/>
                <w:right w:val="none" w:sz="0" w:space="0" w:color="auto"/>
              </w:divBdr>
            </w:div>
            <w:div w:id="582421210">
              <w:marLeft w:val="480"/>
              <w:marRight w:val="0"/>
              <w:marTop w:val="0"/>
              <w:marBottom w:val="0"/>
              <w:divBdr>
                <w:top w:val="none" w:sz="0" w:space="0" w:color="auto"/>
                <w:left w:val="none" w:sz="0" w:space="0" w:color="auto"/>
                <w:bottom w:val="none" w:sz="0" w:space="0" w:color="auto"/>
                <w:right w:val="none" w:sz="0" w:space="0" w:color="auto"/>
              </w:divBdr>
            </w:div>
            <w:div w:id="582495420">
              <w:marLeft w:val="480"/>
              <w:marRight w:val="0"/>
              <w:marTop w:val="0"/>
              <w:marBottom w:val="0"/>
              <w:divBdr>
                <w:top w:val="none" w:sz="0" w:space="0" w:color="auto"/>
                <w:left w:val="none" w:sz="0" w:space="0" w:color="auto"/>
                <w:bottom w:val="none" w:sz="0" w:space="0" w:color="auto"/>
                <w:right w:val="none" w:sz="0" w:space="0" w:color="auto"/>
              </w:divBdr>
            </w:div>
            <w:div w:id="582569471">
              <w:marLeft w:val="480"/>
              <w:marRight w:val="0"/>
              <w:marTop w:val="0"/>
              <w:marBottom w:val="0"/>
              <w:divBdr>
                <w:top w:val="none" w:sz="0" w:space="0" w:color="auto"/>
                <w:left w:val="none" w:sz="0" w:space="0" w:color="auto"/>
                <w:bottom w:val="none" w:sz="0" w:space="0" w:color="auto"/>
                <w:right w:val="none" w:sz="0" w:space="0" w:color="auto"/>
              </w:divBdr>
            </w:div>
            <w:div w:id="582645491">
              <w:marLeft w:val="480"/>
              <w:marRight w:val="0"/>
              <w:marTop w:val="0"/>
              <w:marBottom w:val="0"/>
              <w:divBdr>
                <w:top w:val="none" w:sz="0" w:space="0" w:color="auto"/>
                <w:left w:val="none" w:sz="0" w:space="0" w:color="auto"/>
                <w:bottom w:val="none" w:sz="0" w:space="0" w:color="auto"/>
                <w:right w:val="none" w:sz="0" w:space="0" w:color="auto"/>
              </w:divBdr>
            </w:div>
            <w:div w:id="582764092">
              <w:marLeft w:val="480"/>
              <w:marRight w:val="0"/>
              <w:marTop w:val="0"/>
              <w:marBottom w:val="0"/>
              <w:divBdr>
                <w:top w:val="none" w:sz="0" w:space="0" w:color="auto"/>
                <w:left w:val="none" w:sz="0" w:space="0" w:color="auto"/>
                <w:bottom w:val="none" w:sz="0" w:space="0" w:color="auto"/>
                <w:right w:val="none" w:sz="0" w:space="0" w:color="auto"/>
              </w:divBdr>
            </w:div>
            <w:div w:id="582880926">
              <w:marLeft w:val="480"/>
              <w:marRight w:val="0"/>
              <w:marTop w:val="0"/>
              <w:marBottom w:val="0"/>
              <w:divBdr>
                <w:top w:val="none" w:sz="0" w:space="0" w:color="auto"/>
                <w:left w:val="none" w:sz="0" w:space="0" w:color="auto"/>
                <w:bottom w:val="none" w:sz="0" w:space="0" w:color="auto"/>
                <w:right w:val="none" w:sz="0" w:space="0" w:color="auto"/>
              </w:divBdr>
            </w:div>
            <w:div w:id="582953551">
              <w:marLeft w:val="480"/>
              <w:marRight w:val="0"/>
              <w:marTop w:val="0"/>
              <w:marBottom w:val="0"/>
              <w:divBdr>
                <w:top w:val="none" w:sz="0" w:space="0" w:color="auto"/>
                <w:left w:val="none" w:sz="0" w:space="0" w:color="auto"/>
                <w:bottom w:val="none" w:sz="0" w:space="0" w:color="auto"/>
                <w:right w:val="none" w:sz="0" w:space="0" w:color="auto"/>
              </w:divBdr>
            </w:div>
            <w:div w:id="582956925">
              <w:marLeft w:val="480"/>
              <w:marRight w:val="0"/>
              <w:marTop w:val="0"/>
              <w:marBottom w:val="0"/>
              <w:divBdr>
                <w:top w:val="none" w:sz="0" w:space="0" w:color="auto"/>
                <w:left w:val="none" w:sz="0" w:space="0" w:color="auto"/>
                <w:bottom w:val="none" w:sz="0" w:space="0" w:color="auto"/>
                <w:right w:val="none" w:sz="0" w:space="0" w:color="auto"/>
              </w:divBdr>
            </w:div>
            <w:div w:id="583076446">
              <w:marLeft w:val="480"/>
              <w:marRight w:val="0"/>
              <w:marTop w:val="0"/>
              <w:marBottom w:val="0"/>
              <w:divBdr>
                <w:top w:val="none" w:sz="0" w:space="0" w:color="auto"/>
                <w:left w:val="none" w:sz="0" w:space="0" w:color="auto"/>
                <w:bottom w:val="none" w:sz="0" w:space="0" w:color="auto"/>
                <w:right w:val="none" w:sz="0" w:space="0" w:color="auto"/>
              </w:divBdr>
            </w:div>
            <w:div w:id="583077710">
              <w:marLeft w:val="480"/>
              <w:marRight w:val="0"/>
              <w:marTop w:val="0"/>
              <w:marBottom w:val="0"/>
              <w:divBdr>
                <w:top w:val="none" w:sz="0" w:space="0" w:color="auto"/>
                <w:left w:val="none" w:sz="0" w:space="0" w:color="auto"/>
                <w:bottom w:val="none" w:sz="0" w:space="0" w:color="auto"/>
                <w:right w:val="none" w:sz="0" w:space="0" w:color="auto"/>
              </w:divBdr>
            </w:div>
            <w:div w:id="583077909">
              <w:marLeft w:val="480"/>
              <w:marRight w:val="0"/>
              <w:marTop w:val="0"/>
              <w:marBottom w:val="0"/>
              <w:divBdr>
                <w:top w:val="none" w:sz="0" w:space="0" w:color="auto"/>
                <w:left w:val="none" w:sz="0" w:space="0" w:color="auto"/>
                <w:bottom w:val="none" w:sz="0" w:space="0" w:color="auto"/>
                <w:right w:val="none" w:sz="0" w:space="0" w:color="auto"/>
              </w:divBdr>
            </w:div>
            <w:div w:id="583300432">
              <w:marLeft w:val="480"/>
              <w:marRight w:val="0"/>
              <w:marTop w:val="0"/>
              <w:marBottom w:val="0"/>
              <w:divBdr>
                <w:top w:val="none" w:sz="0" w:space="0" w:color="auto"/>
                <w:left w:val="none" w:sz="0" w:space="0" w:color="auto"/>
                <w:bottom w:val="none" w:sz="0" w:space="0" w:color="auto"/>
                <w:right w:val="none" w:sz="0" w:space="0" w:color="auto"/>
              </w:divBdr>
            </w:div>
            <w:div w:id="583494409">
              <w:marLeft w:val="480"/>
              <w:marRight w:val="0"/>
              <w:marTop w:val="0"/>
              <w:marBottom w:val="0"/>
              <w:divBdr>
                <w:top w:val="none" w:sz="0" w:space="0" w:color="auto"/>
                <w:left w:val="none" w:sz="0" w:space="0" w:color="auto"/>
                <w:bottom w:val="none" w:sz="0" w:space="0" w:color="auto"/>
                <w:right w:val="none" w:sz="0" w:space="0" w:color="auto"/>
              </w:divBdr>
            </w:div>
            <w:div w:id="583533463">
              <w:marLeft w:val="480"/>
              <w:marRight w:val="0"/>
              <w:marTop w:val="0"/>
              <w:marBottom w:val="0"/>
              <w:divBdr>
                <w:top w:val="none" w:sz="0" w:space="0" w:color="auto"/>
                <w:left w:val="none" w:sz="0" w:space="0" w:color="auto"/>
                <w:bottom w:val="none" w:sz="0" w:space="0" w:color="auto"/>
                <w:right w:val="none" w:sz="0" w:space="0" w:color="auto"/>
              </w:divBdr>
            </w:div>
            <w:div w:id="583685737">
              <w:marLeft w:val="480"/>
              <w:marRight w:val="0"/>
              <w:marTop w:val="0"/>
              <w:marBottom w:val="0"/>
              <w:divBdr>
                <w:top w:val="none" w:sz="0" w:space="0" w:color="auto"/>
                <w:left w:val="none" w:sz="0" w:space="0" w:color="auto"/>
                <w:bottom w:val="none" w:sz="0" w:space="0" w:color="auto"/>
                <w:right w:val="none" w:sz="0" w:space="0" w:color="auto"/>
              </w:divBdr>
            </w:div>
            <w:div w:id="583758574">
              <w:marLeft w:val="480"/>
              <w:marRight w:val="0"/>
              <w:marTop w:val="0"/>
              <w:marBottom w:val="0"/>
              <w:divBdr>
                <w:top w:val="none" w:sz="0" w:space="0" w:color="auto"/>
                <w:left w:val="none" w:sz="0" w:space="0" w:color="auto"/>
                <w:bottom w:val="none" w:sz="0" w:space="0" w:color="auto"/>
                <w:right w:val="none" w:sz="0" w:space="0" w:color="auto"/>
              </w:divBdr>
            </w:div>
            <w:div w:id="583804343">
              <w:marLeft w:val="480"/>
              <w:marRight w:val="0"/>
              <w:marTop w:val="0"/>
              <w:marBottom w:val="0"/>
              <w:divBdr>
                <w:top w:val="none" w:sz="0" w:space="0" w:color="auto"/>
                <w:left w:val="none" w:sz="0" w:space="0" w:color="auto"/>
                <w:bottom w:val="none" w:sz="0" w:space="0" w:color="auto"/>
                <w:right w:val="none" w:sz="0" w:space="0" w:color="auto"/>
              </w:divBdr>
            </w:div>
            <w:div w:id="584070908">
              <w:marLeft w:val="480"/>
              <w:marRight w:val="0"/>
              <w:marTop w:val="0"/>
              <w:marBottom w:val="0"/>
              <w:divBdr>
                <w:top w:val="none" w:sz="0" w:space="0" w:color="auto"/>
                <w:left w:val="none" w:sz="0" w:space="0" w:color="auto"/>
                <w:bottom w:val="none" w:sz="0" w:space="0" w:color="auto"/>
                <w:right w:val="none" w:sz="0" w:space="0" w:color="auto"/>
              </w:divBdr>
            </w:div>
            <w:div w:id="584075365">
              <w:marLeft w:val="480"/>
              <w:marRight w:val="0"/>
              <w:marTop w:val="0"/>
              <w:marBottom w:val="0"/>
              <w:divBdr>
                <w:top w:val="none" w:sz="0" w:space="0" w:color="auto"/>
                <w:left w:val="none" w:sz="0" w:space="0" w:color="auto"/>
                <w:bottom w:val="none" w:sz="0" w:space="0" w:color="auto"/>
                <w:right w:val="none" w:sz="0" w:space="0" w:color="auto"/>
              </w:divBdr>
            </w:div>
            <w:div w:id="584190832">
              <w:marLeft w:val="480"/>
              <w:marRight w:val="0"/>
              <w:marTop w:val="0"/>
              <w:marBottom w:val="0"/>
              <w:divBdr>
                <w:top w:val="none" w:sz="0" w:space="0" w:color="auto"/>
                <w:left w:val="none" w:sz="0" w:space="0" w:color="auto"/>
                <w:bottom w:val="none" w:sz="0" w:space="0" w:color="auto"/>
                <w:right w:val="none" w:sz="0" w:space="0" w:color="auto"/>
              </w:divBdr>
            </w:div>
            <w:div w:id="584261720">
              <w:marLeft w:val="480"/>
              <w:marRight w:val="0"/>
              <w:marTop w:val="0"/>
              <w:marBottom w:val="0"/>
              <w:divBdr>
                <w:top w:val="none" w:sz="0" w:space="0" w:color="auto"/>
                <w:left w:val="none" w:sz="0" w:space="0" w:color="auto"/>
                <w:bottom w:val="none" w:sz="0" w:space="0" w:color="auto"/>
                <w:right w:val="none" w:sz="0" w:space="0" w:color="auto"/>
              </w:divBdr>
            </w:div>
            <w:div w:id="584338894">
              <w:marLeft w:val="480"/>
              <w:marRight w:val="0"/>
              <w:marTop w:val="0"/>
              <w:marBottom w:val="0"/>
              <w:divBdr>
                <w:top w:val="none" w:sz="0" w:space="0" w:color="auto"/>
                <w:left w:val="none" w:sz="0" w:space="0" w:color="auto"/>
                <w:bottom w:val="none" w:sz="0" w:space="0" w:color="auto"/>
                <w:right w:val="none" w:sz="0" w:space="0" w:color="auto"/>
              </w:divBdr>
            </w:div>
            <w:div w:id="584345589">
              <w:marLeft w:val="480"/>
              <w:marRight w:val="0"/>
              <w:marTop w:val="0"/>
              <w:marBottom w:val="0"/>
              <w:divBdr>
                <w:top w:val="none" w:sz="0" w:space="0" w:color="auto"/>
                <w:left w:val="none" w:sz="0" w:space="0" w:color="auto"/>
                <w:bottom w:val="none" w:sz="0" w:space="0" w:color="auto"/>
                <w:right w:val="none" w:sz="0" w:space="0" w:color="auto"/>
              </w:divBdr>
            </w:div>
            <w:div w:id="584386540">
              <w:marLeft w:val="480"/>
              <w:marRight w:val="0"/>
              <w:marTop w:val="0"/>
              <w:marBottom w:val="0"/>
              <w:divBdr>
                <w:top w:val="none" w:sz="0" w:space="0" w:color="auto"/>
                <w:left w:val="none" w:sz="0" w:space="0" w:color="auto"/>
                <w:bottom w:val="none" w:sz="0" w:space="0" w:color="auto"/>
                <w:right w:val="none" w:sz="0" w:space="0" w:color="auto"/>
              </w:divBdr>
            </w:div>
            <w:div w:id="584386818">
              <w:marLeft w:val="480"/>
              <w:marRight w:val="0"/>
              <w:marTop w:val="0"/>
              <w:marBottom w:val="0"/>
              <w:divBdr>
                <w:top w:val="none" w:sz="0" w:space="0" w:color="auto"/>
                <w:left w:val="none" w:sz="0" w:space="0" w:color="auto"/>
                <w:bottom w:val="none" w:sz="0" w:space="0" w:color="auto"/>
                <w:right w:val="none" w:sz="0" w:space="0" w:color="auto"/>
              </w:divBdr>
            </w:div>
            <w:div w:id="584533758">
              <w:marLeft w:val="480"/>
              <w:marRight w:val="0"/>
              <w:marTop w:val="0"/>
              <w:marBottom w:val="0"/>
              <w:divBdr>
                <w:top w:val="none" w:sz="0" w:space="0" w:color="auto"/>
                <w:left w:val="none" w:sz="0" w:space="0" w:color="auto"/>
                <w:bottom w:val="none" w:sz="0" w:space="0" w:color="auto"/>
                <w:right w:val="none" w:sz="0" w:space="0" w:color="auto"/>
              </w:divBdr>
            </w:div>
            <w:div w:id="584608611">
              <w:marLeft w:val="480"/>
              <w:marRight w:val="0"/>
              <w:marTop w:val="0"/>
              <w:marBottom w:val="0"/>
              <w:divBdr>
                <w:top w:val="none" w:sz="0" w:space="0" w:color="auto"/>
                <w:left w:val="none" w:sz="0" w:space="0" w:color="auto"/>
                <w:bottom w:val="none" w:sz="0" w:space="0" w:color="auto"/>
                <w:right w:val="none" w:sz="0" w:space="0" w:color="auto"/>
              </w:divBdr>
            </w:div>
            <w:div w:id="584651819">
              <w:marLeft w:val="480"/>
              <w:marRight w:val="0"/>
              <w:marTop w:val="0"/>
              <w:marBottom w:val="0"/>
              <w:divBdr>
                <w:top w:val="none" w:sz="0" w:space="0" w:color="auto"/>
                <w:left w:val="none" w:sz="0" w:space="0" w:color="auto"/>
                <w:bottom w:val="none" w:sz="0" w:space="0" w:color="auto"/>
                <w:right w:val="none" w:sz="0" w:space="0" w:color="auto"/>
              </w:divBdr>
            </w:div>
            <w:div w:id="584654412">
              <w:marLeft w:val="480"/>
              <w:marRight w:val="0"/>
              <w:marTop w:val="0"/>
              <w:marBottom w:val="0"/>
              <w:divBdr>
                <w:top w:val="none" w:sz="0" w:space="0" w:color="auto"/>
                <w:left w:val="none" w:sz="0" w:space="0" w:color="auto"/>
                <w:bottom w:val="none" w:sz="0" w:space="0" w:color="auto"/>
                <w:right w:val="none" w:sz="0" w:space="0" w:color="auto"/>
              </w:divBdr>
            </w:div>
            <w:div w:id="584804394">
              <w:marLeft w:val="480"/>
              <w:marRight w:val="0"/>
              <w:marTop w:val="0"/>
              <w:marBottom w:val="0"/>
              <w:divBdr>
                <w:top w:val="none" w:sz="0" w:space="0" w:color="auto"/>
                <w:left w:val="none" w:sz="0" w:space="0" w:color="auto"/>
                <w:bottom w:val="none" w:sz="0" w:space="0" w:color="auto"/>
                <w:right w:val="none" w:sz="0" w:space="0" w:color="auto"/>
              </w:divBdr>
            </w:div>
            <w:div w:id="584918734">
              <w:marLeft w:val="480"/>
              <w:marRight w:val="0"/>
              <w:marTop w:val="0"/>
              <w:marBottom w:val="0"/>
              <w:divBdr>
                <w:top w:val="none" w:sz="0" w:space="0" w:color="auto"/>
                <w:left w:val="none" w:sz="0" w:space="0" w:color="auto"/>
                <w:bottom w:val="none" w:sz="0" w:space="0" w:color="auto"/>
                <w:right w:val="none" w:sz="0" w:space="0" w:color="auto"/>
              </w:divBdr>
            </w:div>
            <w:div w:id="584919533">
              <w:marLeft w:val="480"/>
              <w:marRight w:val="0"/>
              <w:marTop w:val="0"/>
              <w:marBottom w:val="0"/>
              <w:divBdr>
                <w:top w:val="none" w:sz="0" w:space="0" w:color="auto"/>
                <w:left w:val="none" w:sz="0" w:space="0" w:color="auto"/>
                <w:bottom w:val="none" w:sz="0" w:space="0" w:color="auto"/>
                <w:right w:val="none" w:sz="0" w:space="0" w:color="auto"/>
              </w:divBdr>
            </w:div>
            <w:div w:id="585041267">
              <w:marLeft w:val="480"/>
              <w:marRight w:val="0"/>
              <w:marTop w:val="0"/>
              <w:marBottom w:val="0"/>
              <w:divBdr>
                <w:top w:val="none" w:sz="0" w:space="0" w:color="auto"/>
                <w:left w:val="none" w:sz="0" w:space="0" w:color="auto"/>
                <w:bottom w:val="none" w:sz="0" w:space="0" w:color="auto"/>
                <w:right w:val="none" w:sz="0" w:space="0" w:color="auto"/>
              </w:divBdr>
            </w:div>
            <w:div w:id="585069950">
              <w:marLeft w:val="480"/>
              <w:marRight w:val="0"/>
              <w:marTop w:val="0"/>
              <w:marBottom w:val="0"/>
              <w:divBdr>
                <w:top w:val="none" w:sz="0" w:space="0" w:color="auto"/>
                <w:left w:val="none" w:sz="0" w:space="0" w:color="auto"/>
                <w:bottom w:val="none" w:sz="0" w:space="0" w:color="auto"/>
                <w:right w:val="none" w:sz="0" w:space="0" w:color="auto"/>
              </w:divBdr>
            </w:div>
            <w:div w:id="585112711">
              <w:marLeft w:val="480"/>
              <w:marRight w:val="0"/>
              <w:marTop w:val="0"/>
              <w:marBottom w:val="0"/>
              <w:divBdr>
                <w:top w:val="none" w:sz="0" w:space="0" w:color="auto"/>
                <w:left w:val="none" w:sz="0" w:space="0" w:color="auto"/>
                <w:bottom w:val="none" w:sz="0" w:space="0" w:color="auto"/>
                <w:right w:val="none" w:sz="0" w:space="0" w:color="auto"/>
              </w:divBdr>
            </w:div>
            <w:div w:id="585185698">
              <w:marLeft w:val="480"/>
              <w:marRight w:val="0"/>
              <w:marTop w:val="0"/>
              <w:marBottom w:val="0"/>
              <w:divBdr>
                <w:top w:val="none" w:sz="0" w:space="0" w:color="auto"/>
                <w:left w:val="none" w:sz="0" w:space="0" w:color="auto"/>
                <w:bottom w:val="none" w:sz="0" w:space="0" w:color="auto"/>
                <w:right w:val="none" w:sz="0" w:space="0" w:color="auto"/>
              </w:divBdr>
            </w:div>
            <w:div w:id="585193933">
              <w:marLeft w:val="480"/>
              <w:marRight w:val="0"/>
              <w:marTop w:val="0"/>
              <w:marBottom w:val="0"/>
              <w:divBdr>
                <w:top w:val="none" w:sz="0" w:space="0" w:color="auto"/>
                <w:left w:val="none" w:sz="0" w:space="0" w:color="auto"/>
                <w:bottom w:val="none" w:sz="0" w:space="0" w:color="auto"/>
                <w:right w:val="none" w:sz="0" w:space="0" w:color="auto"/>
              </w:divBdr>
            </w:div>
            <w:div w:id="585269068">
              <w:marLeft w:val="480"/>
              <w:marRight w:val="0"/>
              <w:marTop w:val="0"/>
              <w:marBottom w:val="0"/>
              <w:divBdr>
                <w:top w:val="none" w:sz="0" w:space="0" w:color="auto"/>
                <w:left w:val="none" w:sz="0" w:space="0" w:color="auto"/>
                <w:bottom w:val="none" w:sz="0" w:space="0" w:color="auto"/>
                <w:right w:val="none" w:sz="0" w:space="0" w:color="auto"/>
              </w:divBdr>
            </w:div>
            <w:div w:id="585458626">
              <w:marLeft w:val="480"/>
              <w:marRight w:val="0"/>
              <w:marTop w:val="0"/>
              <w:marBottom w:val="0"/>
              <w:divBdr>
                <w:top w:val="none" w:sz="0" w:space="0" w:color="auto"/>
                <w:left w:val="none" w:sz="0" w:space="0" w:color="auto"/>
                <w:bottom w:val="none" w:sz="0" w:space="0" w:color="auto"/>
                <w:right w:val="none" w:sz="0" w:space="0" w:color="auto"/>
              </w:divBdr>
            </w:div>
            <w:div w:id="585462489">
              <w:marLeft w:val="480"/>
              <w:marRight w:val="0"/>
              <w:marTop w:val="0"/>
              <w:marBottom w:val="0"/>
              <w:divBdr>
                <w:top w:val="none" w:sz="0" w:space="0" w:color="auto"/>
                <w:left w:val="none" w:sz="0" w:space="0" w:color="auto"/>
                <w:bottom w:val="none" w:sz="0" w:space="0" w:color="auto"/>
                <w:right w:val="none" w:sz="0" w:space="0" w:color="auto"/>
              </w:divBdr>
            </w:div>
            <w:div w:id="585529238">
              <w:marLeft w:val="480"/>
              <w:marRight w:val="0"/>
              <w:marTop w:val="0"/>
              <w:marBottom w:val="0"/>
              <w:divBdr>
                <w:top w:val="none" w:sz="0" w:space="0" w:color="auto"/>
                <w:left w:val="none" w:sz="0" w:space="0" w:color="auto"/>
                <w:bottom w:val="none" w:sz="0" w:space="0" w:color="auto"/>
                <w:right w:val="none" w:sz="0" w:space="0" w:color="auto"/>
              </w:divBdr>
            </w:div>
            <w:div w:id="585651827">
              <w:marLeft w:val="480"/>
              <w:marRight w:val="0"/>
              <w:marTop w:val="0"/>
              <w:marBottom w:val="0"/>
              <w:divBdr>
                <w:top w:val="none" w:sz="0" w:space="0" w:color="auto"/>
                <w:left w:val="none" w:sz="0" w:space="0" w:color="auto"/>
                <w:bottom w:val="none" w:sz="0" w:space="0" w:color="auto"/>
                <w:right w:val="none" w:sz="0" w:space="0" w:color="auto"/>
              </w:divBdr>
            </w:div>
            <w:div w:id="585766154">
              <w:marLeft w:val="480"/>
              <w:marRight w:val="0"/>
              <w:marTop w:val="0"/>
              <w:marBottom w:val="0"/>
              <w:divBdr>
                <w:top w:val="none" w:sz="0" w:space="0" w:color="auto"/>
                <w:left w:val="none" w:sz="0" w:space="0" w:color="auto"/>
                <w:bottom w:val="none" w:sz="0" w:space="0" w:color="auto"/>
                <w:right w:val="none" w:sz="0" w:space="0" w:color="auto"/>
              </w:divBdr>
            </w:div>
            <w:div w:id="585767741">
              <w:marLeft w:val="480"/>
              <w:marRight w:val="0"/>
              <w:marTop w:val="0"/>
              <w:marBottom w:val="0"/>
              <w:divBdr>
                <w:top w:val="none" w:sz="0" w:space="0" w:color="auto"/>
                <w:left w:val="none" w:sz="0" w:space="0" w:color="auto"/>
                <w:bottom w:val="none" w:sz="0" w:space="0" w:color="auto"/>
                <w:right w:val="none" w:sz="0" w:space="0" w:color="auto"/>
              </w:divBdr>
            </w:div>
            <w:div w:id="585772953">
              <w:marLeft w:val="480"/>
              <w:marRight w:val="0"/>
              <w:marTop w:val="0"/>
              <w:marBottom w:val="0"/>
              <w:divBdr>
                <w:top w:val="none" w:sz="0" w:space="0" w:color="auto"/>
                <w:left w:val="none" w:sz="0" w:space="0" w:color="auto"/>
                <w:bottom w:val="none" w:sz="0" w:space="0" w:color="auto"/>
                <w:right w:val="none" w:sz="0" w:space="0" w:color="auto"/>
              </w:divBdr>
            </w:div>
            <w:div w:id="585846445">
              <w:marLeft w:val="480"/>
              <w:marRight w:val="0"/>
              <w:marTop w:val="0"/>
              <w:marBottom w:val="0"/>
              <w:divBdr>
                <w:top w:val="none" w:sz="0" w:space="0" w:color="auto"/>
                <w:left w:val="none" w:sz="0" w:space="0" w:color="auto"/>
                <w:bottom w:val="none" w:sz="0" w:space="0" w:color="auto"/>
                <w:right w:val="none" w:sz="0" w:space="0" w:color="auto"/>
              </w:divBdr>
            </w:div>
            <w:div w:id="585848600">
              <w:marLeft w:val="480"/>
              <w:marRight w:val="0"/>
              <w:marTop w:val="0"/>
              <w:marBottom w:val="0"/>
              <w:divBdr>
                <w:top w:val="none" w:sz="0" w:space="0" w:color="auto"/>
                <w:left w:val="none" w:sz="0" w:space="0" w:color="auto"/>
                <w:bottom w:val="none" w:sz="0" w:space="0" w:color="auto"/>
                <w:right w:val="none" w:sz="0" w:space="0" w:color="auto"/>
              </w:divBdr>
            </w:div>
            <w:div w:id="585916357">
              <w:marLeft w:val="480"/>
              <w:marRight w:val="0"/>
              <w:marTop w:val="0"/>
              <w:marBottom w:val="0"/>
              <w:divBdr>
                <w:top w:val="none" w:sz="0" w:space="0" w:color="auto"/>
                <w:left w:val="none" w:sz="0" w:space="0" w:color="auto"/>
                <w:bottom w:val="none" w:sz="0" w:space="0" w:color="auto"/>
                <w:right w:val="none" w:sz="0" w:space="0" w:color="auto"/>
              </w:divBdr>
            </w:div>
            <w:div w:id="585920856">
              <w:marLeft w:val="480"/>
              <w:marRight w:val="0"/>
              <w:marTop w:val="0"/>
              <w:marBottom w:val="0"/>
              <w:divBdr>
                <w:top w:val="none" w:sz="0" w:space="0" w:color="auto"/>
                <w:left w:val="none" w:sz="0" w:space="0" w:color="auto"/>
                <w:bottom w:val="none" w:sz="0" w:space="0" w:color="auto"/>
                <w:right w:val="none" w:sz="0" w:space="0" w:color="auto"/>
              </w:divBdr>
            </w:div>
            <w:div w:id="586042627">
              <w:marLeft w:val="480"/>
              <w:marRight w:val="0"/>
              <w:marTop w:val="0"/>
              <w:marBottom w:val="0"/>
              <w:divBdr>
                <w:top w:val="none" w:sz="0" w:space="0" w:color="auto"/>
                <w:left w:val="none" w:sz="0" w:space="0" w:color="auto"/>
                <w:bottom w:val="none" w:sz="0" w:space="0" w:color="auto"/>
                <w:right w:val="none" w:sz="0" w:space="0" w:color="auto"/>
              </w:divBdr>
            </w:div>
            <w:div w:id="586043238">
              <w:marLeft w:val="480"/>
              <w:marRight w:val="0"/>
              <w:marTop w:val="0"/>
              <w:marBottom w:val="0"/>
              <w:divBdr>
                <w:top w:val="none" w:sz="0" w:space="0" w:color="auto"/>
                <w:left w:val="none" w:sz="0" w:space="0" w:color="auto"/>
                <w:bottom w:val="none" w:sz="0" w:space="0" w:color="auto"/>
                <w:right w:val="none" w:sz="0" w:space="0" w:color="auto"/>
              </w:divBdr>
            </w:div>
            <w:div w:id="586116220">
              <w:marLeft w:val="480"/>
              <w:marRight w:val="0"/>
              <w:marTop w:val="0"/>
              <w:marBottom w:val="0"/>
              <w:divBdr>
                <w:top w:val="none" w:sz="0" w:space="0" w:color="auto"/>
                <w:left w:val="none" w:sz="0" w:space="0" w:color="auto"/>
                <w:bottom w:val="none" w:sz="0" w:space="0" w:color="auto"/>
                <w:right w:val="none" w:sz="0" w:space="0" w:color="auto"/>
              </w:divBdr>
            </w:div>
            <w:div w:id="586231143">
              <w:marLeft w:val="480"/>
              <w:marRight w:val="0"/>
              <w:marTop w:val="0"/>
              <w:marBottom w:val="0"/>
              <w:divBdr>
                <w:top w:val="none" w:sz="0" w:space="0" w:color="auto"/>
                <w:left w:val="none" w:sz="0" w:space="0" w:color="auto"/>
                <w:bottom w:val="none" w:sz="0" w:space="0" w:color="auto"/>
                <w:right w:val="none" w:sz="0" w:space="0" w:color="auto"/>
              </w:divBdr>
            </w:div>
            <w:div w:id="586302429">
              <w:marLeft w:val="480"/>
              <w:marRight w:val="0"/>
              <w:marTop w:val="0"/>
              <w:marBottom w:val="0"/>
              <w:divBdr>
                <w:top w:val="none" w:sz="0" w:space="0" w:color="auto"/>
                <w:left w:val="none" w:sz="0" w:space="0" w:color="auto"/>
                <w:bottom w:val="none" w:sz="0" w:space="0" w:color="auto"/>
                <w:right w:val="none" w:sz="0" w:space="0" w:color="auto"/>
              </w:divBdr>
            </w:div>
            <w:div w:id="586351381">
              <w:marLeft w:val="480"/>
              <w:marRight w:val="0"/>
              <w:marTop w:val="0"/>
              <w:marBottom w:val="0"/>
              <w:divBdr>
                <w:top w:val="none" w:sz="0" w:space="0" w:color="auto"/>
                <w:left w:val="none" w:sz="0" w:space="0" w:color="auto"/>
                <w:bottom w:val="none" w:sz="0" w:space="0" w:color="auto"/>
                <w:right w:val="none" w:sz="0" w:space="0" w:color="auto"/>
              </w:divBdr>
            </w:div>
            <w:div w:id="586353314">
              <w:marLeft w:val="480"/>
              <w:marRight w:val="0"/>
              <w:marTop w:val="0"/>
              <w:marBottom w:val="0"/>
              <w:divBdr>
                <w:top w:val="none" w:sz="0" w:space="0" w:color="auto"/>
                <w:left w:val="none" w:sz="0" w:space="0" w:color="auto"/>
                <w:bottom w:val="none" w:sz="0" w:space="0" w:color="auto"/>
                <w:right w:val="none" w:sz="0" w:space="0" w:color="auto"/>
              </w:divBdr>
            </w:div>
            <w:div w:id="586379825">
              <w:marLeft w:val="480"/>
              <w:marRight w:val="0"/>
              <w:marTop w:val="0"/>
              <w:marBottom w:val="0"/>
              <w:divBdr>
                <w:top w:val="none" w:sz="0" w:space="0" w:color="auto"/>
                <w:left w:val="none" w:sz="0" w:space="0" w:color="auto"/>
                <w:bottom w:val="none" w:sz="0" w:space="0" w:color="auto"/>
                <w:right w:val="none" w:sz="0" w:space="0" w:color="auto"/>
              </w:divBdr>
            </w:div>
            <w:div w:id="586381228">
              <w:marLeft w:val="480"/>
              <w:marRight w:val="0"/>
              <w:marTop w:val="0"/>
              <w:marBottom w:val="0"/>
              <w:divBdr>
                <w:top w:val="none" w:sz="0" w:space="0" w:color="auto"/>
                <w:left w:val="none" w:sz="0" w:space="0" w:color="auto"/>
                <w:bottom w:val="none" w:sz="0" w:space="0" w:color="auto"/>
                <w:right w:val="none" w:sz="0" w:space="0" w:color="auto"/>
              </w:divBdr>
            </w:div>
            <w:div w:id="586383127">
              <w:marLeft w:val="480"/>
              <w:marRight w:val="0"/>
              <w:marTop w:val="0"/>
              <w:marBottom w:val="0"/>
              <w:divBdr>
                <w:top w:val="none" w:sz="0" w:space="0" w:color="auto"/>
                <w:left w:val="none" w:sz="0" w:space="0" w:color="auto"/>
                <w:bottom w:val="none" w:sz="0" w:space="0" w:color="auto"/>
                <w:right w:val="none" w:sz="0" w:space="0" w:color="auto"/>
              </w:divBdr>
            </w:div>
            <w:div w:id="586424014">
              <w:marLeft w:val="480"/>
              <w:marRight w:val="0"/>
              <w:marTop w:val="0"/>
              <w:marBottom w:val="0"/>
              <w:divBdr>
                <w:top w:val="none" w:sz="0" w:space="0" w:color="auto"/>
                <w:left w:val="none" w:sz="0" w:space="0" w:color="auto"/>
                <w:bottom w:val="none" w:sz="0" w:space="0" w:color="auto"/>
                <w:right w:val="none" w:sz="0" w:space="0" w:color="auto"/>
              </w:divBdr>
            </w:div>
            <w:div w:id="586495921">
              <w:marLeft w:val="480"/>
              <w:marRight w:val="0"/>
              <w:marTop w:val="0"/>
              <w:marBottom w:val="0"/>
              <w:divBdr>
                <w:top w:val="none" w:sz="0" w:space="0" w:color="auto"/>
                <w:left w:val="none" w:sz="0" w:space="0" w:color="auto"/>
                <w:bottom w:val="none" w:sz="0" w:space="0" w:color="auto"/>
                <w:right w:val="none" w:sz="0" w:space="0" w:color="auto"/>
              </w:divBdr>
            </w:div>
            <w:div w:id="586615411">
              <w:marLeft w:val="480"/>
              <w:marRight w:val="0"/>
              <w:marTop w:val="0"/>
              <w:marBottom w:val="0"/>
              <w:divBdr>
                <w:top w:val="none" w:sz="0" w:space="0" w:color="auto"/>
                <w:left w:val="none" w:sz="0" w:space="0" w:color="auto"/>
                <w:bottom w:val="none" w:sz="0" w:space="0" w:color="auto"/>
                <w:right w:val="none" w:sz="0" w:space="0" w:color="auto"/>
              </w:divBdr>
            </w:div>
            <w:div w:id="586691877">
              <w:marLeft w:val="480"/>
              <w:marRight w:val="0"/>
              <w:marTop w:val="0"/>
              <w:marBottom w:val="0"/>
              <w:divBdr>
                <w:top w:val="none" w:sz="0" w:space="0" w:color="auto"/>
                <w:left w:val="none" w:sz="0" w:space="0" w:color="auto"/>
                <w:bottom w:val="none" w:sz="0" w:space="0" w:color="auto"/>
                <w:right w:val="none" w:sz="0" w:space="0" w:color="auto"/>
              </w:divBdr>
            </w:div>
            <w:div w:id="586767436">
              <w:marLeft w:val="480"/>
              <w:marRight w:val="0"/>
              <w:marTop w:val="0"/>
              <w:marBottom w:val="0"/>
              <w:divBdr>
                <w:top w:val="none" w:sz="0" w:space="0" w:color="auto"/>
                <w:left w:val="none" w:sz="0" w:space="0" w:color="auto"/>
                <w:bottom w:val="none" w:sz="0" w:space="0" w:color="auto"/>
                <w:right w:val="none" w:sz="0" w:space="0" w:color="auto"/>
              </w:divBdr>
            </w:div>
            <w:div w:id="586814092">
              <w:marLeft w:val="480"/>
              <w:marRight w:val="0"/>
              <w:marTop w:val="0"/>
              <w:marBottom w:val="0"/>
              <w:divBdr>
                <w:top w:val="none" w:sz="0" w:space="0" w:color="auto"/>
                <w:left w:val="none" w:sz="0" w:space="0" w:color="auto"/>
                <w:bottom w:val="none" w:sz="0" w:space="0" w:color="auto"/>
                <w:right w:val="none" w:sz="0" w:space="0" w:color="auto"/>
              </w:divBdr>
            </w:div>
            <w:div w:id="586888431">
              <w:marLeft w:val="480"/>
              <w:marRight w:val="0"/>
              <w:marTop w:val="0"/>
              <w:marBottom w:val="0"/>
              <w:divBdr>
                <w:top w:val="none" w:sz="0" w:space="0" w:color="auto"/>
                <w:left w:val="none" w:sz="0" w:space="0" w:color="auto"/>
                <w:bottom w:val="none" w:sz="0" w:space="0" w:color="auto"/>
                <w:right w:val="none" w:sz="0" w:space="0" w:color="auto"/>
              </w:divBdr>
            </w:div>
            <w:div w:id="587081766">
              <w:marLeft w:val="480"/>
              <w:marRight w:val="0"/>
              <w:marTop w:val="0"/>
              <w:marBottom w:val="0"/>
              <w:divBdr>
                <w:top w:val="none" w:sz="0" w:space="0" w:color="auto"/>
                <w:left w:val="none" w:sz="0" w:space="0" w:color="auto"/>
                <w:bottom w:val="none" w:sz="0" w:space="0" w:color="auto"/>
                <w:right w:val="none" w:sz="0" w:space="0" w:color="auto"/>
              </w:divBdr>
            </w:div>
            <w:div w:id="587428487">
              <w:marLeft w:val="480"/>
              <w:marRight w:val="0"/>
              <w:marTop w:val="0"/>
              <w:marBottom w:val="0"/>
              <w:divBdr>
                <w:top w:val="none" w:sz="0" w:space="0" w:color="auto"/>
                <w:left w:val="none" w:sz="0" w:space="0" w:color="auto"/>
                <w:bottom w:val="none" w:sz="0" w:space="0" w:color="auto"/>
                <w:right w:val="none" w:sz="0" w:space="0" w:color="auto"/>
              </w:divBdr>
            </w:div>
            <w:div w:id="587497429">
              <w:marLeft w:val="480"/>
              <w:marRight w:val="0"/>
              <w:marTop w:val="0"/>
              <w:marBottom w:val="0"/>
              <w:divBdr>
                <w:top w:val="none" w:sz="0" w:space="0" w:color="auto"/>
                <w:left w:val="none" w:sz="0" w:space="0" w:color="auto"/>
                <w:bottom w:val="none" w:sz="0" w:space="0" w:color="auto"/>
                <w:right w:val="none" w:sz="0" w:space="0" w:color="auto"/>
              </w:divBdr>
            </w:div>
            <w:div w:id="587809181">
              <w:marLeft w:val="480"/>
              <w:marRight w:val="0"/>
              <w:marTop w:val="0"/>
              <w:marBottom w:val="0"/>
              <w:divBdr>
                <w:top w:val="none" w:sz="0" w:space="0" w:color="auto"/>
                <w:left w:val="none" w:sz="0" w:space="0" w:color="auto"/>
                <w:bottom w:val="none" w:sz="0" w:space="0" w:color="auto"/>
                <w:right w:val="none" w:sz="0" w:space="0" w:color="auto"/>
              </w:divBdr>
            </w:div>
            <w:div w:id="587809423">
              <w:marLeft w:val="480"/>
              <w:marRight w:val="0"/>
              <w:marTop w:val="0"/>
              <w:marBottom w:val="0"/>
              <w:divBdr>
                <w:top w:val="none" w:sz="0" w:space="0" w:color="auto"/>
                <w:left w:val="none" w:sz="0" w:space="0" w:color="auto"/>
                <w:bottom w:val="none" w:sz="0" w:space="0" w:color="auto"/>
                <w:right w:val="none" w:sz="0" w:space="0" w:color="auto"/>
              </w:divBdr>
            </w:div>
            <w:div w:id="587882450">
              <w:marLeft w:val="480"/>
              <w:marRight w:val="0"/>
              <w:marTop w:val="0"/>
              <w:marBottom w:val="0"/>
              <w:divBdr>
                <w:top w:val="none" w:sz="0" w:space="0" w:color="auto"/>
                <w:left w:val="none" w:sz="0" w:space="0" w:color="auto"/>
                <w:bottom w:val="none" w:sz="0" w:space="0" w:color="auto"/>
                <w:right w:val="none" w:sz="0" w:space="0" w:color="auto"/>
              </w:divBdr>
            </w:div>
            <w:div w:id="587885673">
              <w:marLeft w:val="480"/>
              <w:marRight w:val="0"/>
              <w:marTop w:val="0"/>
              <w:marBottom w:val="0"/>
              <w:divBdr>
                <w:top w:val="none" w:sz="0" w:space="0" w:color="auto"/>
                <w:left w:val="none" w:sz="0" w:space="0" w:color="auto"/>
                <w:bottom w:val="none" w:sz="0" w:space="0" w:color="auto"/>
                <w:right w:val="none" w:sz="0" w:space="0" w:color="auto"/>
              </w:divBdr>
            </w:div>
            <w:div w:id="587931452">
              <w:marLeft w:val="480"/>
              <w:marRight w:val="0"/>
              <w:marTop w:val="0"/>
              <w:marBottom w:val="0"/>
              <w:divBdr>
                <w:top w:val="none" w:sz="0" w:space="0" w:color="auto"/>
                <w:left w:val="none" w:sz="0" w:space="0" w:color="auto"/>
                <w:bottom w:val="none" w:sz="0" w:space="0" w:color="auto"/>
                <w:right w:val="none" w:sz="0" w:space="0" w:color="auto"/>
              </w:divBdr>
            </w:div>
            <w:div w:id="588009113">
              <w:marLeft w:val="480"/>
              <w:marRight w:val="0"/>
              <w:marTop w:val="0"/>
              <w:marBottom w:val="0"/>
              <w:divBdr>
                <w:top w:val="none" w:sz="0" w:space="0" w:color="auto"/>
                <w:left w:val="none" w:sz="0" w:space="0" w:color="auto"/>
                <w:bottom w:val="none" w:sz="0" w:space="0" w:color="auto"/>
                <w:right w:val="none" w:sz="0" w:space="0" w:color="auto"/>
              </w:divBdr>
            </w:div>
            <w:div w:id="588078061">
              <w:marLeft w:val="480"/>
              <w:marRight w:val="0"/>
              <w:marTop w:val="0"/>
              <w:marBottom w:val="0"/>
              <w:divBdr>
                <w:top w:val="none" w:sz="0" w:space="0" w:color="auto"/>
                <w:left w:val="none" w:sz="0" w:space="0" w:color="auto"/>
                <w:bottom w:val="none" w:sz="0" w:space="0" w:color="auto"/>
                <w:right w:val="none" w:sz="0" w:space="0" w:color="auto"/>
              </w:divBdr>
            </w:div>
            <w:div w:id="588197049">
              <w:marLeft w:val="480"/>
              <w:marRight w:val="0"/>
              <w:marTop w:val="0"/>
              <w:marBottom w:val="0"/>
              <w:divBdr>
                <w:top w:val="none" w:sz="0" w:space="0" w:color="auto"/>
                <w:left w:val="none" w:sz="0" w:space="0" w:color="auto"/>
                <w:bottom w:val="none" w:sz="0" w:space="0" w:color="auto"/>
                <w:right w:val="none" w:sz="0" w:space="0" w:color="auto"/>
              </w:divBdr>
            </w:div>
            <w:div w:id="588275345">
              <w:marLeft w:val="480"/>
              <w:marRight w:val="0"/>
              <w:marTop w:val="0"/>
              <w:marBottom w:val="0"/>
              <w:divBdr>
                <w:top w:val="none" w:sz="0" w:space="0" w:color="auto"/>
                <w:left w:val="none" w:sz="0" w:space="0" w:color="auto"/>
                <w:bottom w:val="none" w:sz="0" w:space="0" w:color="auto"/>
                <w:right w:val="none" w:sz="0" w:space="0" w:color="auto"/>
              </w:divBdr>
            </w:div>
            <w:div w:id="588346673">
              <w:marLeft w:val="480"/>
              <w:marRight w:val="0"/>
              <w:marTop w:val="0"/>
              <w:marBottom w:val="0"/>
              <w:divBdr>
                <w:top w:val="none" w:sz="0" w:space="0" w:color="auto"/>
                <w:left w:val="none" w:sz="0" w:space="0" w:color="auto"/>
                <w:bottom w:val="none" w:sz="0" w:space="0" w:color="auto"/>
                <w:right w:val="none" w:sz="0" w:space="0" w:color="auto"/>
              </w:divBdr>
            </w:div>
            <w:div w:id="588735255">
              <w:marLeft w:val="480"/>
              <w:marRight w:val="0"/>
              <w:marTop w:val="0"/>
              <w:marBottom w:val="0"/>
              <w:divBdr>
                <w:top w:val="none" w:sz="0" w:space="0" w:color="auto"/>
                <w:left w:val="none" w:sz="0" w:space="0" w:color="auto"/>
                <w:bottom w:val="none" w:sz="0" w:space="0" w:color="auto"/>
                <w:right w:val="none" w:sz="0" w:space="0" w:color="auto"/>
              </w:divBdr>
            </w:div>
            <w:div w:id="588775933">
              <w:marLeft w:val="480"/>
              <w:marRight w:val="0"/>
              <w:marTop w:val="0"/>
              <w:marBottom w:val="0"/>
              <w:divBdr>
                <w:top w:val="none" w:sz="0" w:space="0" w:color="auto"/>
                <w:left w:val="none" w:sz="0" w:space="0" w:color="auto"/>
                <w:bottom w:val="none" w:sz="0" w:space="0" w:color="auto"/>
                <w:right w:val="none" w:sz="0" w:space="0" w:color="auto"/>
              </w:divBdr>
            </w:div>
            <w:div w:id="588781245">
              <w:marLeft w:val="480"/>
              <w:marRight w:val="0"/>
              <w:marTop w:val="0"/>
              <w:marBottom w:val="0"/>
              <w:divBdr>
                <w:top w:val="none" w:sz="0" w:space="0" w:color="auto"/>
                <w:left w:val="none" w:sz="0" w:space="0" w:color="auto"/>
                <w:bottom w:val="none" w:sz="0" w:space="0" w:color="auto"/>
                <w:right w:val="none" w:sz="0" w:space="0" w:color="auto"/>
              </w:divBdr>
            </w:div>
            <w:div w:id="588855841">
              <w:marLeft w:val="480"/>
              <w:marRight w:val="0"/>
              <w:marTop w:val="0"/>
              <w:marBottom w:val="0"/>
              <w:divBdr>
                <w:top w:val="none" w:sz="0" w:space="0" w:color="auto"/>
                <w:left w:val="none" w:sz="0" w:space="0" w:color="auto"/>
                <w:bottom w:val="none" w:sz="0" w:space="0" w:color="auto"/>
                <w:right w:val="none" w:sz="0" w:space="0" w:color="auto"/>
              </w:divBdr>
            </w:div>
            <w:div w:id="588924535">
              <w:marLeft w:val="480"/>
              <w:marRight w:val="0"/>
              <w:marTop w:val="0"/>
              <w:marBottom w:val="0"/>
              <w:divBdr>
                <w:top w:val="none" w:sz="0" w:space="0" w:color="auto"/>
                <w:left w:val="none" w:sz="0" w:space="0" w:color="auto"/>
                <w:bottom w:val="none" w:sz="0" w:space="0" w:color="auto"/>
                <w:right w:val="none" w:sz="0" w:space="0" w:color="auto"/>
              </w:divBdr>
            </w:div>
            <w:div w:id="589042455">
              <w:marLeft w:val="480"/>
              <w:marRight w:val="0"/>
              <w:marTop w:val="0"/>
              <w:marBottom w:val="0"/>
              <w:divBdr>
                <w:top w:val="none" w:sz="0" w:space="0" w:color="auto"/>
                <w:left w:val="none" w:sz="0" w:space="0" w:color="auto"/>
                <w:bottom w:val="none" w:sz="0" w:space="0" w:color="auto"/>
                <w:right w:val="none" w:sz="0" w:space="0" w:color="auto"/>
              </w:divBdr>
            </w:div>
            <w:div w:id="589239365">
              <w:marLeft w:val="480"/>
              <w:marRight w:val="0"/>
              <w:marTop w:val="0"/>
              <w:marBottom w:val="0"/>
              <w:divBdr>
                <w:top w:val="none" w:sz="0" w:space="0" w:color="auto"/>
                <w:left w:val="none" w:sz="0" w:space="0" w:color="auto"/>
                <w:bottom w:val="none" w:sz="0" w:space="0" w:color="auto"/>
                <w:right w:val="none" w:sz="0" w:space="0" w:color="auto"/>
              </w:divBdr>
            </w:div>
            <w:div w:id="589244104">
              <w:marLeft w:val="480"/>
              <w:marRight w:val="0"/>
              <w:marTop w:val="0"/>
              <w:marBottom w:val="0"/>
              <w:divBdr>
                <w:top w:val="none" w:sz="0" w:space="0" w:color="auto"/>
                <w:left w:val="none" w:sz="0" w:space="0" w:color="auto"/>
                <w:bottom w:val="none" w:sz="0" w:space="0" w:color="auto"/>
                <w:right w:val="none" w:sz="0" w:space="0" w:color="auto"/>
              </w:divBdr>
            </w:div>
            <w:div w:id="589319679">
              <w:marLeft w:val="480"/>
              <w:marRight w:val="0"/>
              <w:marTop w:val="0"/>
              <w:marBottom w:val="0"/>
              <w:divBdr>
                <w:top w:val="none" w:sz="0" w:space="0" w:color="auto"/>
                <w:left w:val="none" w:sz="0" w:space="0" w:color="auto"/>
                <w:bottom w:val="none" w:sz="0" w:space="0" w:color="auto"/>
                <w:right w:val="none" w:sz="0" w:space="0" w:color="auto"/>
              </w:divBdr>
            </w:div>
            <w:div w:id="589387833">
              <w:marLeft w:val="480"/>
              <w:marRight w:val="0"/>
              <w:marTop w:val="0"/>
              <w:marBottom w:val="0"/>
              <w:divBdr>
                <w:top w:val="none" w:sz="0" w:space="0" w:color="auto"/>
                <w:left w:val="none" w:sz="0" w:space="0" w:color="auto"/>
                <w:bottom w:val="none" w:sz="0" w:space="0" w:color="auto"/>
                <w:right w:val="none" w:sz="0" w:space="0" w:color="auto"/>
              </w:divBdr>
            </w:div>
            <w:div w:id="589388797">
              <w:marLeft w:val="480"/>
              <w:marRight w:val="0"/>
              <w:marTop w:val="0"/>
              <w:marBottom w:val="0"/>
              <w:divBdr>
                <w:top w:val="none" w:sz="0" w:space="0" w:color="auto"/>
                <w:left w:val="none" w:sz="0" w:space="0" w:color="auto"/>
                <w:bottom w:val="none" w:sz="0" w:space="0" w:color="auto"/>
                <w:right w:val="none" w:sz="0" w:space="0" w:color="auto"/>
              </w:divBdr>
            </w:div>
            <w:div w:id="589582147">
              <w:marLeft w:val="480"/>
              <w:marRight w:val="0"/>
              <w:marTop w:val="0"/>
              <w:marBottom w:val="0"/>
              <w:divBdr>
                <w:top w:val="none" w:sz="0" w:space="0" w:color="auto"/>
                <w:left w:val="none" w:sz="0" w:space="0" w:color="auto"/>
                <w:bottom w:val="none" w:sz="0" w:space="0" w:color="auto"/>
                <w:right w:val="none" w:sz="0" w:space="0" w:color="auto"/>
              </w:divBdr>
            </w:div>
            <w:div w:id="589585507">
              <w:marLeft w:val="480"/>
              <w:marRight w:val="0"/>
              <w:marTop w:val="0"/>
              <w:marBottom w:val="0"/>
              <w:divBdr>
                <w:top w:val="none" w:sz="0" w:space="0" w:color="auto"/>
                <w:left w:val="none" w:sz="0" w:space="0" w:color="auto"/>
                <w:bottom w:val="none" w:sz="0" w:space="0" w:color="auto"/>
                <w:right w:val="none" w:sz="0" w:space="0" w:color="auto"/>
              </w:divBdr>
            </w:div>
            <w:div w:id="589586557">
              <w:marLeft w:val="480"/>
              <w:marRight w:val="0"/>
              <w:marTop w:val="0"/>
              <w:marBottom w:val="0"/>
              <w:divBdr>
                <w:top w:val="none" w:sz="0" w:space="0" w:color="auto"/>
                <w:left w:val="none" w:sz="0" w:space="0" w:color="auto"/>
                <w:bottom w:val="none" w:sz="0" w:space="0" w:color="auto"/>
                <w:right w:val="none" w:sz="0" w:space="0" w:color="auto"/>
              </w:divBdr>
            </w:div>
            <w:div w:id="589697974">
              <w:marLeft w:val="480"/>
              <w:marRight w:val="0"/>
              <w:marTop w:val="0"/>
              <w:marBottom w:val="0"/>
              <w:divBdr>
                <w:top w:val="none" w:sz="0" w:space="0" w:color="auto"/>
                <w:left w:val="none" w:sz="0" w:space="0" w:color="auto"/>
                <w:bottom w:val="none" w:sz="0" w:space="0" w:color="auto"/>
                <w:right w:val="none" w:sz="0" w:space="0" w:color="auto"/>
              </w:divBdr>
            </w:div>
            <w:div w:id="589698694">
              <w:marLeft w:val="480"/>
              <w:marRight w:val="0"/>
              <w:marTop w:val="0"/>
              <w:marBottom w:val="0"/>
              <w:divBdr>
                <w:top w:val="none" w:sz="0" w:space="0" w:color="auto"/>
                <w:left w:val="none" w:sz="0" w:space="0" w:color="auto"/>
                <w:bottom w:val="none" w:sz="0" w:space="0" w:color="auto"/>
                <w:right w:val="none" w:sz="0" w:space="0" w:color="auto"/>
              </w:divBdr>
            </w:div>
            <w:div w:id="589773436">
              <w:marLeft w:val="480"/>
              <w:marRight w:val="0"/>
              <w:marTop w:val="0"/>
              <w:marBottom w:val="0"/>
              <w:divBdr>
                <w:top w:val="none" w:sz="0" w:space="0" w:color="auto"/>
                <w:left w:val="none" w:sz="0" w:space="0" w:color="auto"/>
                <w:bottom w:val="none" w:sz="0" w:space="0" w:color="auto"/>
                <w:right w:val="none" w:sz="0" w:space="0" w:color="auto"/>
              </w:divBdr>
            </w:div>
            <w:div w:id="589824368">
              <w:marLeft w:val="480"/>
              <w:marRight w:val="0"/>
              <w:marTop w:val="0"/>
              <w:marBottom w:val="0"/>
              <w:divBdr>
                <w:top w:val="none" w:sz="0" w:space="0" w:color="auto"/>
                <w:left w:val="none" w:sz="0" w:space="0" w:color="auto"/>
                <w:bottom w:val="none" w:sz="0" w:space="0" w:color="auto"/>
                <w:right w:val="none" w:sz="0" w:space="0" w:color="auto"/>
              </w:divBdr>
            </w:div>
            <w:div w:id="589896521">
              <w:marLeft w:val="480"/>
              <w:marRight w:val="0"/>
              <w:marTop w:val="0"/>
              <w:marBottom w:val="0"/>
              <w:divBdr>
                <w:top w:val="none" w:sz="0" w:space="0" w:color="auto"/>
                <w:left w:val="none" w:sz="0" w:space="0" w:color="auto"/>
                <w:bottom w:val="none" w:sz="0" w:space="0" w:color="auto"/>
                <w:right w:val="none" w:sz="0" w:space="0" w:color="auto"/>
              </w:divBdr>
            </w:div>
            <w:div w:id="589967266">
              <w:marLeft w:val="480"/>
              <w:marRight w:val="0"/>
              <w:marTop w:val="0"/>
              <w:marBottom w:val="0"/>
              <w:divBdr>
                <w:top w:val="none" w:sz="0" w:space="0" w:color="auto"/>
                <w:left w:val="none" w:sz="0" w:space="0" w:color="auto"/>
                <w:bottom w:val="none" w:sz="0" w:space="0" w:color="auto"/>
                <w:right w:val="none" w:sz="0" w:space="0" w:color="auto"/>
              </w:divBdr>
            </w:div>
            <w:div w:id="589970715">
              <w:marLeft w:val="480"/>
              <w:marRight w:val="0"/>
              <w:marTop w:val="0"/>
              <w:marBottom w:val="0"/>
              <w:divBdr>
                <w:top w:val="none" w:sz="0" w:space="0" w:color="auto"/>
                <w:left w:val="none" w:sz="0" w:space="0" w:color="auto"/>
                <w:bottom w:val="none" w:sz="0" w:space="0" w:color="auto"/>
                <w:right w:val="none" w:sz="0" w:space="0" w:color="auto"/>
              </w:divBdr>
            </w:div>
            <w:div w:id="589973272">
              <w:marLeft w:val="480"/>
              <w:marRight w:val="0"/>
              <w:marTop w:val="0"/>
              <w:marBottom w:val="0"/>
              <w:divBdr>
                <w:top w:val="none" w:sz="0" w:space="0" w:color="auto"/>
                <w:left w:val="none" w:sz="0" w:space="0" w:color="auto"/>
                <w:bottom w:val="none" w:sz="0" w:space="0" w:color="auto"/>
                <w:right w:val="none" w:sz="0" w:space="0" w:color="auto"/>
              </w:divBdr>
            </w:div>
            <w:div w:id="589974185">
              <w:marLeft w:val="480"/>
              <w:marRight w:val="0"/>
              <w:marTop w:val="0"/>
              <w:marBottom w:val="0"/>
              <w:divBdr>
                <w:top w:val="none" w:sz="0" w:space="0" w:color="auto"/>
                <w:left w:val="none" w:sz="0" w:space="0" w:color="auto"/>
                <w:bottom w:val="none" w:sz="0" w:space="0" w:color="auto"/>
                <w:right w:val="none" w:sz="0" w:space="0" w:color="auto"/>
              </w:divBdr>
            </w:div>
            <w:div w:id="590090039">
              <w:marLeft w:val="480"/>
              <w:marRight w:val="0"/>
              <w:marTop w:val="0"/>
              <w:marBottom w:val="0"/>
              <w:divBdr>
                <w:top w:val="none" w:sz="0" w:space="0" w:color="auto"/>
                <w:left w:val="none" w:sz="0" w:space="0" w:color="auto"/>
                <w:bottom w:val="none" w:sz="0" w:space="0" w:color="auto"/>
                <w:right w:val="none" w:sz="0" w:space="0" w:color="auto"/>
              </w:divBdr>
            </w:div>
            <w:div w:id="590234128">
              <w:marLeft w:val="480"/>
              <w:marRight w:val="0"/>
              <w:marTop w:val="0"/>
              <w:marBottom w:val="0"/>
              <w:divBdr>
                <w:top w:val="none" w:sz="0" w:space="0" w:color="auto"/>
                <w:left w:val="none" w:sz="0" w:space="0" w:color="auto"/>
                <w:bottom w:val="none" w:sz="0" w:space="0" w:color="auto"/>
                <w:right w:val="none" w:sz="0" w:space="0" w:color="auto"/>
              </w:divBdr>
            </w:div>
            <w:div w:id="590234910">
              <w:marLeft w:val="480"/>
              <w:marRight w:val="0"/>
              <w:marTop w:val="0"/>
              <w:marBottom w:val="0"/>
              <w:divBdr>
                <w:top w:val="none" w:sz="0" w:space="0" w:color="auto"/>
                <w:left w:val="none" w:sz="0" w:space="0" w:color="auto"/>
                <w:bottom w:val="none" w:sz="0" w:space="0" w:color="auto"/>
                <w:right w:val="none" w:sz="0" w:space="0" w:color="auto"/>
              </w:divBdr>
            </w:div>
            <w:div w:id="590235291">
              <w:marLeft w:val="480"/>
              <w:marRight w:val="0"/>
              <w:marTop w:val="0"/>
              <w:marBottom w:val="0"/>
              <w:divBdr>
                <w:top w:val="none" w:sz="0" w:space="0" w:color="auto"/>
                <w:left w:val="none" w:sz="0" w:space="0" w:color="auto"/>
                <w:bottom w:val="none" w:sz="0" w:space="0" w:color="auto"/>
                <w:right w:val="none" w:sz="0" w:space="0" w:color="auto"/>
              </w:divBdr>
            </w:div>
            <w:div w:id="590236088">
              <w:marLeft w:val="480"/>
              <w:marRight w:val="0"/>
              <w:marTop w:val="0"/>
              <w:marBottom w:val="0"/>
              <w:divBdr>
                <w:top w:val="none" w:sz="0" w:space="0" w:color="auto"/>
                <w:left w:val="none" w:sz="0" w:space="0" w:color="auto"/>
                <w:bottom w:val="none" w:sz="0" w:space="0" w:color="auto"/>
                <w:right w:val="none" w:sz="0" w:space="0" w:color="auto"/>
              </w:divBdr>
            </w:div>
            <w:div w:id="590240513">
              <w:marLeft w:val="480"/>
              <w:marRight w:val="0"/>
              <w:marTop w:val="0"/>
              <w:marBottom w:val="0"/>
              <w:divBdr>
                <w:top w:val="none" w:sz="0" w:space="0" w:color="auto"/>
                <w:left w:val="none" w:sz="0" w:space="0" w:color="auto"/>
                <w:bottom w:val="none" w:sz="0" w:space="0" w:color="auto"/>
                <w:right w:val="none" w:sz="0" w:space="0" w:color="auto"/>
              </w:divBdr>
            </w:div>
            <w:div w:id="590312227">
              <w:marLeft w:val="480"/>
              <w:marRight w:val="0"/>
              <w:marTop w:val="0"/>
              <w:marBottom w:val="0"/>
              <w:divBdr>
                <w:top w:val="none" w:sz="0" w:space="0" w:color="auto"/>
                <w:left w:val="none" w:sz="0" w:space="0" w:color="auto"/>
                <w:bottom w:val="none" w:sz="0" w:space="0" w:color="auto"/>
                <w:right w:val="none" w:sz="0" w:space="0" w:color="auto"/>
              </w:divBdr>
            </w:div>
            <w:div w:id="590356320">
              <w:marLeft w:val="480"/>
              <w:marRight w:val="0"/>
              <w:marTop w:val="0"/>
              <w:marBottom w:val="0"/>
              <w:divBdr>
                <w:top w:val="none" w:sz="0" w:space="0" w:color="auto"/>
                <w:left w:val="none" w:sz="0" w:space="0" w:color="auto"/>
                <w:bottom w:val="none" w:sz="0" w:space="0" w:color="auto"/>
                <w:right w:val="none" w:sz="0" w:space="0" w:color="auto"/>
              </w:divBdr>
            </w:div>
            <w:div w:id="590359936">
              <w:marLeft w:val="480"/>
              <w:marRight w:val="0"/>
              <w:marTop w:val="0"/>
              <w:marBottom w:val="0"/>
              <w:divBdr>
                <w:top w:val="none" w:sz="0" w:space="0" w:color="auto"/>
                <w:left w:val="none" w:sz="0" w:space="0" w:color="auto"/>
                <w:bottom w:val="none" w:sz="0" w:space="0" w:color="auto"/>
                <w:right w:val="none" w:sz="0" w:space="0" w:color="auto"/>
              </w:divBdr>
            </w:div>
            <w:div w:id="590430644">
              <w:marLeft w:val="480"/>
              <w:marRight w:val="0"/>
              <w:marTop w:val="0"/>
              <w:marBottom w:val="0"/>
              <w:divBdr>
                <w:top w:val="none" w:sz="0" w:space="0" w:color="auto"/>
                <w:left w:val="none" w:sz="0" w:space="0" w:color="auto"/>
                <w:bottom w:val="none" w:sz="0" w:space="0" w:color="auto"/>
                <w:right w:val="none" w:sz="0" w:space="0" w:color="auto"/>
              </w:divBdr>
            </w:div>
            <w:div w:id="590434683">
              <w:marLeft w:val="480"/>
              <w:marRight w:val="0"/>
              <w:marTop w:val="0"/>
              <w:marBottom w:val="0"/>
              <w:divBdr>
                <w:top w:val="none" w:sz="0" w:space="0" w:color="auto"/>
                <w:left w:val="none" w:sz="0" w:space="0" w:color="auto"/>
                <w:bottom w:val="none" w:sz="0" w:space="0" w:color="auto"/>
                <w:right w:val="none" w:sz="0" w:space="0" w:color="auto"/>
              </w:divBdr>
            </w:div>
            <w:div w:id="590503349">
              <w:marLeft w:val="480"/>
              <w:marRight w:val="0"/>
              <w:marTop w:val="0"/>
              <w:marBottom w:val="0"/>
              <w:divBdr>
                <w:top w:val="none" w:sz="0" w:space="0" w:color="auto"/>
                <w:left w:val="none" w:sz="0" w:space="0" w:color="auto"/>
                <w:bottom w:val="none" w:sz="0" w:space="0" w:color="auto"/>
                <w:right w:val="none" w:sz="0" w:space="0" w:color="auto"/>
              </w:divBdr>
            </w:div>
            <w:div w:id="590503406">
              <w:marLeft w:val="480"/>
              <w:marRight w:val="0"/>
              <w:marTop w:val="0"/>
              <w:marBottom w:val="0"/>
              <w:divBdr>
                <w:top w:val="none" w:sz="0" w:space="0" w:color="auto"/>
                <w:left w:val="none" w:sz="0" w:space="0" w:color="auto"/>
                <w:bottom w:val="none" w:sz="0" w:space="0" w:color="auto"/>
                <w:right w:val="none" w:sz="0" w:space="0" w:color="auto"/>
              </w:divBdr>
            </w:div>
            <w:div w:id="590503764">
              <w:marLeft w:val="480"/>
              <w:marRight w:val="0"/>
              <w:marTop w:val="0"/>
              <w:marBottom w:val="0"/>
              <w:divBdr>
                <w:top w:val="none" w:sz="0" w:space="0" w:color="auto"/>
                <w:left w:val="none" w:sz="0" w:space="0" w:color="auto"/>
                <w:bottom w:val="none" w:sz="0" w:space="0" w:color="auto"/>
                <w:right w:val="none" w:sz="0" w:space="0" w:color="auto"/>
              </w:divBdr>
            </w:div>
            <w:div w:id="590504605">
              <w:marLeft w:val="480"/>
              <w:marRight w:val="0"/>
              <w:marTop w:val="0"/>
              <w:marBottom w:val="0"/>
              <w:divBdr>
                <w:top w:val="none" w:sz="0" w:space="0" w:color="auto"/>
                <w:left w:val="none" w:sz="0" w:space="0" w:color="auto"/>
                <w:bottom w:val="none" w:sz="0" w:space="0" w:color="auto"/>
                <w:right w:val="none" w:sz="0" w:space="0" w:color="auto"/>
              </w:divBdr>
            </w:div>
            <w:div w:id="590548715">
              <w:marLeft w:val="480"/>
              <w:marRight w:val="0"/>
              <w:marTop w:val="0"/>
              <w:marBottom w:val="0"/>
              <w:divBdr>
                <w:top w:val="none" w:sz="0" w:space="0" w:color="auto"/>
                <w:left w:val="none" w:sz="0" w:space="0" w:color="auto"/>
                <w:bottom w:val="none" w:sz="0" w:space="0" w:color="auto"/>
                <w:right w:val="none" w:sz="0" w:space="0" w:color="auto"/>
              </w:divBdr>
            </w:div>
            <w:div w:id="590698291">
              <w:marLeft w:val="480"/>
              <w:marRight w:val="0"/>
              <w:marTop w:val="0"/>
              <w:marBottom w:val="0"/>
              <w:divBdr>
                <w:top w:val="none" w:sz="0" w:space="0" w:color="auto"/>
                <w:left w:val="none" w:sz="0" w:space="0" w:color="auto"/>
                <w:bottom w:val="none" w:sz="0" w:space="0" w:color="auto"/>
                <w:right w:val="none" w:sz="0" w:space="0" w:color="auto"/>
              </w:divBdr>
            </w:div>
            <w:div w:id="590748106">
              <w:marLeft w:val="480"/>
              <w:marRight w:val="0"/>
              <w:marTop w:val="0"/>
              <w:marBottom w:val="0"/>
              <w:divBdr>
                <w:top w:val="none" w:sz="0" w:space="0" w:color="auto"/>
                <w:left w:val="none" w:sz="0" w:space="0" w:color="auto"/>
                <w:bottom w:val="none" w:sz="0" w:space="0" w:color="auto"/>
                <w:right w:val="none" w:sz="0" w:space="0" w:color="auto"/>
              </w:divBdr>
            </w:div>
            <w:div w:id="590820061">
              <w:marLeft w:val="480"/>
              <w:marRight w:val="0"/>
              <w:marTop w:val="0"/>
              <w:marBottom w:val="0"/>
              <w:divBdr>
                <w:top w:val="none" w:sz="0" w:space="0" w:color="auto"/>
                <w:left w:val="none" w:sz="0" w:space="0" w:color="auto"/>
                <w:bottom w:val="none" w:sz="0" w:space="0" w:color="auto"/>
                <w:right w:val="none" w:sz="0" w:space="0" w:color="auto"/>
              </w:divBdr>
            </w:div>
            <w:div w:id="590892370">
              <w:marLeft w:val="480"/>
              <w:marRight w:val="0"/>
              <w:marTop w:val="0"/>
              <w:marBottom w:val="0"/>
              <w:divBdr>
                <w:top w:val="none" w:sz="0" w:space="0" w:color="auto"/>
                <w:left w:val="none" w:sz="0" w:space="0" w:color="auto"/>
                <w:bottom w:val="none" w:sz="0" w:space="0" w:color="auto"/>
                <w:right w:val="none" w:sz="0" w:space="0" w:color="auto"/>
              </w:divBdr>
            </w:div>
            <w:div w:id="590897164">
              <w:marLeft w:val="480"/>
              <w:marRight w:val="0"/>
              <w:marTop w:val="0"/>
              <w:marBottom w:val="0"/>
              <w:divBdr>
                <w:top w:val="none" w:sz="0" w:space="0" w:color="auto"/>
                <w:left w:val="none" w:sz="0" w:space="0" w:color="auto"/>
                <w:bottom w:val="none" w:sz="0" w:space="0" w:color="auto"/>
                <w:right w:val="none" w:sz="0" w:space="0" w:color="auto"/>
              </w:divBdr>
            </w:div>
            <w:div w:id="591011715">
              <w:marLeft w:val="480"/>
              <w:marRight w:val="0"/>
              <w:marTop w:val="0"/>
              <w:marBottom w:val="0"/>
              <w:divBdr>
                <w:top w:val="none" w:sz="0" w:space="0" w:color="auto"/>
                <w:left w:val="none" w:sz="0" w:space="0" w:color="auto"/>
                <w:bottom w:val="none" w:sz="0" w:space="0" w:color="auto"/>
                <w:right w:val="none" w:sz="0" w:space="0" w:color="auto"/>
              </w:divBdr>
            </w:div>
            <w:div w:id="591082994">
              <w:marLeft w:val="480"/>
              <w:marRight w:val="0"/>
              <w:marTop w:val="0"/>
              <w:marBottom w:val="0"/>
              <w:divBdr>
                <w:top w:val="none" w:sz="0" w:space="0" w:color="auto"/>
                <w:left w:val="none" w:sz="0" w:space="0" w:color="auto"/>
                <w:bottom w:val="none" w:sz="0" w:space="0" w:color="auto"/>
                <w:right w:val="none" w:sz="0" w:space="0" w:color="auto"/>
              </w:divBdr>
            </w:div>
            <w:div w:id="591089254">
              <w:marLeft w:val="480"/>
              <w:marRight w:val="0"/>
              <w:marTop w:val="0"/>
              <w:marBottom w:val="0"/>
              <w:divBdr>
                <w:top w:val="none" w:sz="0" w:space="0" w:color="auto"/>
                <w:left w:val="none" w:sz="0" w:space="0" w:color="auto"/>
                <w:bottom w:val="none" w:sz="0" w:space="0" w:color="auto"/>
                <w:right w:val="none" w:sz="0" w:space="0" w:color="auto"/>
              </w:divBdr>
            </w:div>
            <w:div w:id="591285458">
              <w:marLeft w:val="480"/>
              <w:marRight w:val="0"/>
              <w:marTop w:val="0"/>
              <w:marBottom w:val="0"/>
              <w:divBdr>
                <w:top w:val="none" w:sz="0" w:space="0" w:color="auto"/>
                <w:left w:val="none" w:sz="0" w:space="0" w:color="auto"/>
                <w:bottom w:val="none" w:sz="0" w:space="0" w:color="auto"/>
                <w:right w:val="none" w:sz="0" w:space="0" w:color="auto"/>
              </w:divBdr>
            </w:div>
            <w:div w:id="591354447">
              <w:marLeft w:val="480"/>
              <w:marRight w:val="0"/>
              <w:marTop w:val="0"/>
              <w:marBottom w:val="0"/>
              <w:divBdr>
                <w:top w:val="none" w:sz="0" w:space="0" w:color="auto"/>
                <w:left w:val="none" w:sz="0" w:space="0" w:color="auto"/>
                <w:bottom w:val="none" w:sz="0" w:space="0" w:color="auto"/>
                <w:right w:val="none" w:sz="0" w:space="0" w:color="auto"/>
              </w:divBdr>
            </w:div>
            <w:div w:id="591397941">
              <w:marLeft w:val="480"/>
              <w:marRight w:val="0"/>
              <w:marTop w:val="0"/>
              <w:marBottom w:val="0"/>
              <w:divBdr>
                <w:top w:val="none" w:sz="0" w:space="0" w:color="auto"/>
                <w:left w:val="none" w:sz="0" w:space="0" w:color="auto"/>
                <w:bottom w:val="none" w:sz="0" w:space="0" w:color="auto"/>
                <w:right w:val="none" w:sz="0" w:space="0" w:color="auto"/>
              </w:divBdr>
            </w:div>
            <w:div w:id="591549253">
              <w:marLeft w:val="480"/>
              <w:marRight w:val="0"/>
              <w:marTop w:val="0"/>
              <w:marBottom w:val="0"/>
              <w:divBdr>
                <w:top w:val="none" w:sz="0" w:space="0" w:color="auto"/>
                <w:left w:val="none" w:sz="0" w:space="0" w:color="auto"/>
                <w:bottom w:val="none" w:sz="0" w:space="0" w:color="auto"/>
                <w:right w:val="none" w:sz="0" w:space="0" w:color="auto"/>
              </w:divBdr>
            </w:div>
            <w:div w:id="591620075">
              <w:marLeft w:val="480"/>
              <w:marRight w:val="0"/>
              <w:marTop w:val="0"/>
              <w:marBottom w:val="0"/>
              <w:divBdr>
                <w:top w:val="none" w:sz="0" w:space="0" w:color="auto"/>
                <w:left w:val="none" w:sz="0" w:space="0" w:color="auto"/>
                <w:bottom w:val="none" w:sz="0" w:space="0" w:color="auto"/>
                <w:right w:val="none" w:sz="0" w:space="0" w:color="auto"/>
              </w:divBdr>
            </w:div>
            <w:div w:id="591621177">
              <w:marLeft w:val="480"/>
              <w:marRight w:val="0"/>
              <w:marTop w:val="0"/>
              <w:marBottom w:val="0"/>
              <w:divBdr>
                <w:top w:val="none" w:sz="0" w:space="0" w:color="auto"/>
                <w:left w:val="none" w:sz="0" w:space="0" w:color="auto"/>
                <w:bottom w:val="none" w:sz="0" w:space="0" w:color="auto"/>
                <w:right w:val="none" w:sz="0" w:space="0" w:color="auto"/>
              </w:divBdr>
            </w:div>
            <w:div w:id="591625148">
              <w:marLeft w:val="480"/>
              <w:marRight w:val="0"/>
              <w:marTop w:val="0"/>
              <w:marBottom w:val="0"/>
              <w:divBdr>
                <w:top w:val="none" w:sz="0" w:space="0" w:color="auto"/>
                <w:left w:val="none" w:sz="0" w:space="0" w:color="auto"/>
                <w:bottom w:val="none" w:sz="0" w:space="0" w:color="auto"/>
                <w:right w:val="none" w:sz="0" w:space="0" w:color="auto"/>
              </w:divBdr>
            </w:div>
            <w:div w:id="591821669">
              <w:marLeft w:val="480"/>
              <w:marRight w:val="0"/>
              <w:marTop w:val="0"/>
              <w:marBottom w:val="0"/>
              <w:divBdr>
                <w:top w:val="none" w:sz="0" w:space="0" w:color="auto"/>
                <w:left w:val="none" w:sz="0" w:space="0" w:color="auto"/>
                <w:bottom w:val="none" w:sz="0" w:space="0" w:color="auto"/>
                <w:right w:val="none" w:sz="0" w:space="0" w:color="auto"/>
              </w:divBdr>
            </w:div>
            <w:div w:id="591933727">
              <w:marLeft w:val="480"/>
              <w:marRight w:val="0"/>
              <w:marTop w:val="0"/>
              <w:marBottom w:val="0"/>
              <w:divBdr>
                <w:top w:val="none" w:sz="0" w:space="0" w:color="auto"/>
                <w:left w:val="none" w:sz="0" w:space="0" w:color="auto"/>
                <w:bottom w:val="none" w:sz="0" w:space="0" w:color="auto"/>
                <w:right w:val="none" w:sz="0" w:space="0" w:color="auto"/>
              </w:divBdr>
            </w:div>
            <w:div w:id="592199916">
              <w:marLeft w:val="480"/>
              <w:marRight w:val="0"/>
              <w:marTop w:val="0"/>
              <w:marBottom w:val="0"/>
              <w:divBdr>
                <w:top w:val="none" w:sz="0" w:space="0" w:color="auto"/>
                <w:left w:val="none" w:sz="0" w:space="0" w:color="auto"/>
                <w:bottom w:val="none" w:sz="0" w:space="0" w:color="auto"/>
                <w:right w:val="none" w:sz="0" w:space="0" w:color="auto"/>
              </w:divBdr>
            </w:div>
            <w:div w:id="592201229">
              <w:marLeft w:val="480"/>
              <w:marRight w:val="0"/>
              <w:marTop w:val="0"/>
              <w:marBottom w:val="0"/>
              <w:divBdr>
                <w:top w:val="none" w:sz="0" w:space="0" w:color="auto"/>
                <w:left w:val="none" w:sz="0" w:space="0" w:color="auto"/>
                <w:bottom w:val="none" w:sz="0" w:space="0" w:color="auto"/>
                <w:right w:val="none" w:sz="0" w:space="0" w:color="auto"/>
              </w:divBdr>
            </w:div>
            <w:div w:id="592201328">
              <w:marLeft w:val="480"/>
              <w:marRight w:val="0"/>
              <w:marTop w:val="0"/>
              <w:marBottom w:val="0"/>
              <w:divBdr>
                <w:top w:val="none" w:sz="0" w:space="0" w:color="auto"/>
                <w:left w:val="none" w:sz="0" w:space="0" w:color="auto"/>
                <w:bottom w:val="none" w:sz="0" w:space="0" w:color="auto"/>
                <w:right w:val="none" w:sz="0" w:space="0" w:color="auto"/>
              </w:divBdr>
            </w:div>
            <w:div w:id="592401717">
              <w:marLeft w:val="480"/>
              <w:marRight w:val="0"/>
              <w:marTop w:val="0"/>
              <w:marBottom w:val="0"/>
              <w:divBdr>
                <w:top w:val="none" w:sz="0" w:space="0" w:color="auto"/>
                <w:left w:val="none" w:sz="0" w:space="0" w:color="auto"/>
                <w:bottom w:val="none" w:sz="0" w:space="0" w:color="auto"/>
                <w:right w:val="none" w:sz="0" w:space="0" w:color="auto"/>
              </w:divBdr>
            </w:div>
            <w:div w:id="592472641">
              <w:marLeft w:val="480"/>
              <w:marRight w:val="0"/>
              <w:marTop w:val="0"/>
              <w:marBottom w:val="0"/>
              <w:divBdr>
                <w:top w:val="none" w:sz="0" w:space="0" w:color="auto"/>
                <w:left w:val="none" w:sz="0" w:space="0" w:color="auto"/>
                <w:bottom w:val="none" w:sz="0" w:space="0" w:color="auto"/>
                <w:right w:val="none" w:sz="0" w:space="0" w:color="auto"/>
              </w:divBdr>
            </w:div>
            <w:div w:id="592511631">
              <w:marLeft w:val="480"/>
              <w:marRight w:val="0"/>
              <w:marTop w:val="0"/>
              <w:marBottom w:val="0"/>
              <w:divBdr>
                <w:top w:val="none" w:sz="0" w:space="0" w:color="auto"/>
                <w:left w:val="none" w:sz="0" w:space="0" w:color="auto"/>
                <w:bottom w:val="none" w:sz="0" w:space="0" w:color="auto"/>
                <w:right w:val="none" w:sz="0" w:space="0" w:color="auto"/>
              </w:divBdr>
            </w:div>
            <w:div w:id="592518117">
              <w:marLeft w:val="480"/>
              <w:marRight w:val="0"/>
              <w:marTop w:val="0"/>
              <w:marBottom w:val="0"/>
              <w:divBdr>
                <w:top w:val="none" w:sz="0" w:space="0" w:color="auto"/>
                <w:left w:val="none" w:sz="0" w:space="0" w:color="auto"/>
                <w:bottom w:val="none" w:sz="0" w:space="0" w:color="auto"/>
                <w:right w:val="none" w:sz="0" w:space="0" w:color="auto"/>
              </w:divBdr>
            </w:div>
            <w:div w:id="592587991">
              <w:marLeft w:val="480"/>
              <w:marRight w:val="0"/>
              <w:marTop w:val="0"/>
              <w:marBottom w:val="0"/>
              <w:divBdr>
                <w:top w:val="none" w:sz="0" w:space="0" w:color="auto"/>
                <w:left w:val="none" w:sz="0" w:space="0" w:color="auto"/>
                <w:bottom w:val="none" w:sz="0" w:space="0" w:color="auto"/>
                <w:right w:val="none" w:sz="0" w:space="0" w:color="auto"/>
              </w:divBdr>
            </w:div>
            <w:div w:id="592589051">
              <w:marLeft w:val="480"/>
              <w:marRight w:val="0"/>
              <w:marTop w:val="0"/>
              <w:marBottom w:val="0"/>
              <w:divBdr>
                <w:top w:val="none" w:sz="0" w:space="0" w:color="auto"/>
                <w:left w:val="none" w:sz="0" w:space="0" w:color="auto"/>
                <w:bottom w:val="none" w:sz="0" w:space="0" w:color="auto"/>
                <w:right w:val="none" w:sz="0" w:space="0" w:color="auto"/>
              </w:divBdr>
            </w:div>
            <w:div w:id="592661801">
              <w:marLeft w:val="480"/>
              <w:marRight w:val="0"/>
              <w:marTop w:val="0"/>
              <w:marBottom w:val="0"/>
              <w:divBdr>
                <w:top w:val="none" w:sz="0" w:space="0" w:color="auto"/>
                <w:left w:val="none" w:sz="0" w:space="0" w:color="auto"/>
                <w:bottom w:val="none" w:sz="0" w:space="0" w:color="auto"/>
                <w:right w:val="none" w:sz="0" w:space="0" w:color="auto"/>
              </w:divBdr>
            </w:div>
            <w:div w:id="592662303">
              <w:marLeft w:val="480"/>
              <w:marRight w:val="0"/>
              <w:marTop w:val="0"/>
              <w:marBottom w:val="0"/>
              <w:divBdr>
                <w:top w:val="none" w:sz="0" w:space="0" w:color="auto"/>
                <w:left w:val="none" w:sz="0" w:space="0" w:color="auto"/>
                <w:bottom w:val="none" w:sz="0" w:space="0" w:color="auto"/>
                <w:right w:val="none" w:sz="0" w:space="0" w:color="auto"/>
              </w:divBdr>
            </w:div>
            <w:div w:id="592665040">
              <w:marLeft w:val="480"/>
              <w:marRight w:val="0"/>
              <w:marTop w:val="0"/>
              <w:marBottom w:val="0"/>
              <w:divBdr>
                <w:top w:val="none" w:sz="0" w:space="0" w:color="auto"/>
                <w:left w:val="none" w:sz="0" w:space="0" w:color="auto"/>
                <w:bottom w:val="none" w:sz="0" w:space="0" w:color="auto"/>
                <w:right w:val="none" w:sz="0" w:space="0" w:color="auto"/>
              </w:divBdr>
            </w:div>
            <w:div w:id="592668680">
              <w:marLeft w:val="480"/>
              <w:marRight w:val="0"/>
              <w:marTop w:val="0"/>
              <w:marBottom w:val="0"/>
              <w:divBdr>
                <w:top w:val="none" w:sz="0" w:space="0" w:color="auto"/>
                <w:left w:val="none" w:sz="0" w:space="0" w:color="auto"/>
                <w:bottom w:val="none" w:sz="0" w:space="0" w:color="auto"/>
                <w:right w:val="none" w:sz="0" w:space="0" w:color="auto"/>
              </w:divBdr>
            </w:div>
            <w:div w:id="592712741">
              <w:marLeft w:val="480"/>
              <w:marRight w:val="0"/>
              <w:marTop w:val="0"/>
              <w:marBottom w:val="0"/>
              <w:divBdr>
                <w:top w:val="none" w:sz="0" w:space="0" w:color="auto"/>
                <w:left w:val="none" w:sz="0" w:space="0" w:color="auto"/>
                <w:bottom w:val="none" w:sz="0" w:space="0" w:color="auto"/>
                <w:right w:val="none" w:sz="0" w:space="0" w:color="auto"/>
              </w:divBdr>
            </w:div>
            <w:div w:id="592786305">
              <w:marLeft w:val="480"/>
              <w:marRight w:val="0"/>
              <w:marTop w:val="0"/>
              <w:marBottom w:val="0"/>
              <w:divBdr>
                <w:top w:val="none" w:sz="0" w:space="0" w:color="auto"/>
                <w:left w:val="none" w:sz="0" w:space="0" w:color="auto"/>
                <w:bottom w:val="none" w:sz="0" w:space="0" w:color="auto"/>
                <w:right w:val="none" w:sz="0" w:space="0" w:color="auto"/>
              </w:divBdr>
            </w:div>
            <w:div w:id="592861665">
              <w:marLeft w:val="480"/>
              <w:marRight w:val="0"/>
              <w:marTop w:val="0"/>
              <w:marBottom w:val="0"/>
              <w:divBdr>
                <w:top w:val="none" w:sz="0" w:space="0" w:color="auto"/>
                <w:left w:val="none" w:sz="0" w:space="0" w:color="auto"/>
                <w:bottom w:val="none" w:sz="0" w:space="0" w:color="auto"/>
                <w:right w:val="none" w:sz="0" w:space="0" w:color="auto"/>
              </w:divBdr>
            </w:div>
            <w:div w:id="592975432">
              <w:marLeft w:val="480"/>
              <w:marRight w:val="0"/>
              <w:marTop w:val="0"/>
              <w:marBottom w:val="0"/>
              <w:divBdr>
                <w:top w:val="none" w:sz="0" w:space="0" w:color="auto"/>
                <w:left w:val="none" w:sz="0" w:space="0" w:color="auto"/>
                <w:bottom w:val="none" w:sz="0" w:space="0" w:color="auto"/>
                <w:right w:val="none" w:sz="0" w:space="0" w:color="auto"/>
              </w:divBdr>
            </w:div>
            <w:div w:id="592976410">
              <w:marLeft w:val="480"/>
              <w:marRight w:val="0"/>
              <w:marTop w:val="0"/>
              <w:marBottom w:val="0"/>
              <w:divBdr>
                <w:top w:val="none" w:sz="0" w:space="0" w:color="auto"/>
                <w:left w:val="none" w:sz="0" w:space="0" w:color="auto"/>
                <w:bottom w:val="none" w:sz="0" w:space="0" w:color="auto"/>
                <w:right w:val="none" w:sz="0" w:space="0" w:color="auto"/>
              </w:divBdr>
            </w:div>
            <w:div w:id="593051834">
              <w:marLeft w:val="480"/>
              <w:marRight w:val="0"/>
              <w:marTop w:val="0"/>
              <w:marBottom w:val="0"/>
              <w:divBdr>
                <w:top w:val="none" w:sz="0" w:space="0" w:color="auto"/>
                <w:left w:val="none" w:sz="0" w:space="0" w:color="auto"/>
                <w:bottom w:val="none" w:sz="0" w:space="0" w:color="auto"/>
                <w:right w:val="none" w:sz="0" w:space="0" w:color="auto"/>
              </w:divBdr>
            </w:div>
            <w:div w:id="593052794">
              <w:marLeft w:val="480"/>
              <w:marRight w:val="0"/>
              <w:marTop w:val="0"/>
              <w:marBottom w:val="0"/>
              <w:divBdr>
                <w:top w:val="none" w:sz="0" w:space="0" w:color="auto"/>
                <w:left w:val="none" w:sz="0" w:space="0" w:color="auto"/>
                <w:bottom w:val="none" w:sz="0" w:space="0" w:color="auto"/>
                <w:right w:val="none" w:sz="0" w:space="0" w:color="auto"/>
              </w:divBdr>
            </w:div>
            <w:div w:id="593054880">
              <w:marLeft w:val="480"/>
              <w:marRight w:val="0"/>
              <w:marTop w:val="0"/>
              <w:marBottom w:val="0"/>
              <w:divBdr>
                <w:top w:val="none" w:sz="0" w:space="0" w:color="auto"/>
                <w:left w:val="none" w:sz="0" w:space="0" w:color="auto"/>
                <w:bottom w:val="none" w:sz="0" w:space="0" w:color="auto"/>
                <w:right w:val="none" w:sz="0" w:space="0" w:color="auto"/>
              </w:divBdr>
            </w:div>
            <w:div w:id="593129340">
              <w:marLeft w:val="480"/>
              <w:marRight w:val="0"/>
              <w:marTop w:val="0"/>
              <w:marBottom w:val="0"/>
              <w:divBdr>
                <w:top w:val="none" w:sz="0" w:space="0" w:color="auto"/>
                <w:left w:val="none" w:sz="0" w:space="0" w:color="auto"/>
                <w:bottom w:val="none" w:sz="0" w:space="0" w:color="auto"/>
                <w:right w:val="none" w:sz="0" w:space="0" w:color="auto"/>
              </w:divBdr>
            </w:div>
            <w:div w:id="593246221">
              <w:marLeft w:val="480"/>
              <w:marRight w:val="0"/>
              <w:marTop w:val="0"/>
              <w:marBottom w:val="0"/>
              <w:divBdr>
                <w:top w:val="none" w:sz="0" w:space="0" w:color="auto"/>
                <w:left w:val="none" w:sz="0" w:space="0" w:color="auto"/>
                <w:bottom w:val="none" w:sz="0" w:space="0" w:color="auto"/>
                <w:right w:val="none" w:sz="0" w:space="0" w:color="auto"/>
              </w:divBdr>
            </w:div>
            <w:div w:id="593319947">
              <w:marLeft w:val="480"/>
              <w:marRight w:val="0"/>
              <w:marTop w:val="0"/>
              <w:marBottom w:val="0"/>
              <w:divBdr>
                <w:top w:val="none" w:sz="0" w:space="0" w:color="auto"/>
                <w:left w:val="none" w:sz="0" w:space="0" w:color="auto"/>
                <w:bottom w:val="none" w:sz="0" w:space="0" w:color="auto"/>
                <w:right w:val="none" w:sz="0" w:space="0" w:color="auto"/>
              </w:divBdr>
            </w:div>
            <w:div w:id="593392453">
              <w:marLeft w:val="480"/>
              <w:marRight w:val="0"/>
              <w:marTop w:val="0"/>
              <w:marBottom w:val="0"/>
              <w:divBdr>
                <w:top w:val="none" w:sz="0" w:space="0" w:color="auto"/>
                <w:left w:val="none" w:sz="0" w:space="0" w:color="auto"/>
                <w:bottom w:val="none" w:sz="0" w:space="0" w:color="auto"/>
                <w:right w:val="none" w:sz="0" w:space="0" w:color="auto"/>
              </w:divBdr>
            </w:div>
            <w:div w:id="593392972">
              <w:marLeft w:val="480"/>
              <w:marRight w:val="0"/>
              <w:marTop w:val="0"/>
              <w:marBottom w:val="0"/>
              <w:divBdr>
                <w:top w:val="none" w:sz="0" w:space="0" w:color="auto"/>
                <w:left w:val="none" w:sz="0" w:space="0" w:color="auto"/>
                <w:bottom w:val="none" w:sz="0" w:space="0" w:color="auto"/>
                <w:right w:val="none" w:sz="0" w:space="0" w:color="auto"/>
              </w:divBdr>
            </w:div>
            <w:div w:id="593441577">
              <w:marLeft w:val="480"/>
              <w:marRight w:val="0"/>
              <w:marTop w:val="0"/>
              <w:marBottom w:val="0"/>
              <w:divBdr>
                <w:top w:val="none" w:sz="0" w:space="0" w:color="auto"/>
                <w:left w:val="none" w:sz="0" w:space="0" w:color="auto"/>
                <w:bottom w:val="none" w:sz="0" w:space="0" w:color="auto"/>
                <w:right w:val="none" w:sz="0" w:space="0" w:color="auto"/>
              </w:divBdr>
            </w:div>
            <w:div w:id="593635729">
              <w:marLeft w:val="480"/>
              <w:marRight w:val="0"/>
              <w:marTop w:val="0"/>
              <w:marBottom w:val="0"/>
              <w:divBdr>
                <w:top w:val="none" w:sz="0" w:space="0" w:color="auto"/>
                <w:left w:val="none" w:sz="0" w:space="0" w:color="auto"/>
                <w:bottom w:val="none" w:sz="0" w:space="0" w:color="auto"/>
                <w:right w:val="none" w:sz="0" w:space="0" w:color="auto"/>
              </w:divBdr>
            </w:div>
            <w:div w:id="593635851">
              <w:marLeft w:val="480"/>
              <w:marRight w:val="0"/>
              <w:marTop w:val="0"/>
              <w:marBottom w:val="0"/>
              <w:divBdr>
                <w:top w:val="none" w:sz="0" w:space="0" w:color="auto"/>
                <w:left w:val="none" w:sz="0" w:space="0" w:color="auto"/>
                <w:bottom w:val="none" w:sz="0" w:space="0" w:color="auto"/>
                <w:right w:val="none" w:sz="0" w:space="0" w:color="auto"/>
              </w:divBdr>
            </w:div>
            <w:div w:id="593704909">
              <w:marLeft w:val="480"/>
              <w:marRight w:val="0"/>
              <w:marTop w:val="0"/>
              <w:marBottom w:val="0"/>
              <w:divBdr>
                <w:top w:val="none" w:sz="0" w:space="0" w:color="auto"/>
                <w:left w:val="none" w:sz="0" w:space="0" w:color="auto"/>
                <w:bottom w:val="none" w:sz="0" w:space="0" w:color="auto"/>
                <w:right w:val="none" w:sz="0" w:space="0" w:color="auto"/>
              </w:divBdr>
            </w:div>
            <w:div w:id="593783977">
              <w:marLeft w:val="480"/>
              <w:marRight w:val="0"/>
              <w:marTop w:val="0"/>
              <w:marBottom w:val="0"/>
              <w:divBdr>
                <w:top w:val="none" w:sz="0" w:space="0" w:color="auto"/>
                <w:left w:val="none" w:sz="0" w:space="0" w:color="auto"/>
                <w:bottom w:val="none" w:sz="0" w:space="0" w:color="auto"/>
                <w:right w:val="none" w:sz="0" w:space="0" w:color="auto"/>
              </w:divBdr>
            </w:div>
            <w:div w:id="593900764">
              <w:marLeft w:val="480"/>
              <w:marRight w:val="0"/>
              <w:marTop w:val="0"/>
              <w:marBottom w:val="0"/>
              <w:divBdr>
                <w:top w:val="none" w:sz="0" w:space="0" w:color="auto"/>
                <w:left w:val="none" w:sz="0" w:space="0" w:color="auto"/>
                <w:bottom w:val="none" w:sz="0" w:space="0" w:color="auto"/>
                <w:right w:val="none" w:sz="0" w:space="0" w:color="auto"/>
              </w:divBdr>
            </w:div>
            <w:div w:id="593981900">
              <w:marLeft w:val="480"/>
              <w:marRight w:val="0"/>
              <w:marTop w:val="0"/>
              <w:marBottom w:val="0"/>
              <w:divBdr>
                <w:top w:val="none" w:sz="0" w:space="0" w:color="auto"/>
                <w:left w:val="none" w:sz="0" w:space="0" w:color="auto"/>
                <w:bottom w:val="none" w:sz="0" w:space="0" w:color="auto"/>
                <w:right w:val="none" w:sz="0" w:space="0" w:color="auto"/>
              </w:divBdr>
            </w:div>
            <w:div w:id="594020137">
              <w:marLeft w:val="480"/>
              <w:marRight w:val="0"/>
              <w:marTop w:val="0"/>
              <w:marBottom w:val="0"/>
              <w:divBdr>
                <w:top w:val="none" w:sz="0" w:space="0" w:color="auto"/>
                <w:left w:val="none" w:sz="0" w:space="0" w:color="auto"/>
                <w:bottom w:val="none" w:sz="0" w:space="0" w:color="auto"/>
                <w:right w:val="none" w:sz="0" w:space="0" w:color="auto"/>
              </w:divBdr>
            </w:div>
            <w:div w:id="594167323">
              <w:marLeft w:val="480"/>
              <w:marRight w:val="0"/>
              <w:marTop w:val="0"/>
              <w:marBottom w:val="0"/>
              <w:divBdr>
                <w:top w:val="none" w:sz="0" w:space="0" w:color="auto"/>
                <w:left w:val="none" w:sz="0" w:space="0" w:color="auto"/>
                <w:bottom w:val="none" w:sz="0" w:space="0" w:color="auto"/>
                <w:right w:val="none" w:sz="0" w:space="0" w:color="auto"/>
              </w:divBdr>
            </w:div>
            <w:div w:id="594170120">
              <w:marLeft w:val="480"/>
              <w:marRight w:val="0"/>
              <w:marTop w:val="0"/>
              <w:marBottom w:val="0"/>
              <w:divBdr>
                <w:top w:val="none" w:sz="0" w:space="0" w:color="auto"/>
                <w:left w:val="none" w:sz="0" w:space="0" w:color="auto"/>
                <w:bottom w:val="none" w:sz="0" w:space="0" w:color="auto"/>
                <w:right w:val="none" w:sz="0" w:space="0" w:color="auto"/>
              </w:divBdr>
            </w:div>
            <w:div w:id="594170984">
              <w:marLeft w:val="480"/>
              <w:marRight w:val="0"/>
              <w:marTop w:val="0"/>
              <w:marBottom w:val="0"/>
              <w:divBdr>
                <w:top w:val="none" w:sz="0" w:space="0" w:color="auto"/>
                <w:left w:val="none" w:sz="0" w:space="0" w:color="auto"/>
                <w:bottom w:val="none" w:sz="0" w:space="0" w:color="auto"/>
                <w:right w:val="none" w:sz="0" w:space="0" w:color="auto"/>
              </w:divBdr>
            </w:div>
            <w:div w:id="594285396">
              <w:marLeft w:val="480"/>
              <w:marRight w:val="0"/>
              <w:marTop w:val="0"/>
              <w:marBottom w:val="0"/>
              <w:divBdr>
                <w:top w:val="none" w:sz="0" w:space="0" w:color="auto"/>
                <w:left w:val="none" w:sz="0" w:space="0" w:color="auto"/>
                <w:bottom w:val="none" w:sz="0" w:space="0" w:color="auto"/>
                <w:right w:val="none" w:sz="0" w:space="0" w:color="auto"/>
              </w:divBdr>
            </w:div>
            <w:div w:id="594288915">
              <w:marLeft w:val="480"/>
              <w:marRight w:val="0"/>
              <w:marTop w:val="0"/>
              <w:marBottom w:val="0"/>
              <w:divBdr>
                <w:top w:val="none" w:sz="0" w:space="0" w:color="auto"/>
                <w:left w:val="none" w:sz="0" w:space="0" w:color="auto"/>
                <w:bottom w:val="none" w:sz="0" w:space="0" w:color="auto"/>
                <w:right w:val="none" w:sz="0" w:space="0" w:color="auto"/>
              </w:divBdr>
            </w:div>
            <w:div w:id="594434282">
              <w:marLeft w:val="480"/>
              <w:marRight w:val="0"/>
              <w:marTop w:val="0"/>
              <w:marBottom w:val="0"/>
              <w:divBdr>
                <w:top w:val="none" w:sz="0" w:space="0" w:color="auto"/>
                <w:left w:val="none" w:sz="0" w:space="0" w:color="auto"/>
                <w:bottom w:val="none" w:sz="0" w:space="0" w:color="auto"/>
                <w:right w:val="none" w:sz="0" w:space="0" w:color="auto"/>
              </w:divBdr>
            </w:div>
            <w:div w:id="594440534">
              <w:marLeft w:val="480"/>
              <w:marRight w:val="0"/>
              <w:marTop w:val="0"/>
              <w:marBottom w:val="0"/>
              <w:divBdr>
                <w:top w:val="none" w:sz="0" w:space="0" w:color="auto"/>
                <w:left w:val="none" w:sz="0" w:space="0" w:color="auto"/>
                <w:bottom w:val="none" w:sz="0" w:space="0" w:color="auto"/>
                <w:right w:val="none" w:sz="0" w:space="0" w:color="auto"/>
              </w:divBdr>
            </w:div>
            <w:div w:id="594628889">
              <w:marLeft w:val="480"/>
              <w:marRight w:val="0"/>
              <w:marTop w:val="0"/>
              <w:marBottom w:val="0"/>
              <w:divBdr>
                <w:top w:val="none" w:sz="0" w:space="0" w:color="auto"/>
                <w:left w:val="none" w:sz="0" w:space="0" w:color="auto"/>
                <w:bottom w:val="none" w:sz="0" w:space="0" w:color="auto"/>
                <w:right w:val="none" w:sz="0" w:space="0" w:color="auto"/>
              </w:divBdr>
            </w:div>
            <w:div w:id="594632620">
              <w:marLeft w:val="480"/>
              <w:marRight w:val="0"/>
              <w:marTop w:val="0"/>
              <w:marBottom w:val="0"/>
              <w:divBdr>
                <w:top w:val="none" w:sz="0" w:space="0" w:color="auto"/>
                <w:left w:val="none" w:sz="0" w:space="0" w:color="auto"/>
                <w:bottom w:val="none" w:sz="0" w:space="0" w:color="auto"/>
                <w:right w:val="none" w:sz="0" w:space="0" w:color="auto"/>
              </w:divBdr>
            </w:div>
            <w:div w:id="594745942">
              <w:marLeft w:val="480"/>
              <w:marRight w:val="0"/>
              <w:marTop w:val="0"/>
              <w:marBottom w:val="0"/>
              <w:divBdr>
                <w:top w:val="none" w:sz="0" w:space="0" w:color="auto"/>
                <w:left w:val="none" w:sz="0" w:space="0" w:color="auto"/>
                <w:bottom w:val="none" w:sz="0" w:space="0" w:color="auto"/>
                <w:right w:val="none" w:sz="0" w:space="0" w:color="auto"/>
              </w:divBdr>
            </w:div>
            <w:div w:id="594825824">
              <w:marLeft w:val="480"/>
              <w:marRight w:val="0"/>
              <w:marTop w:val="0"/>
              <w:marBottom w:val="0"/>
              <w:divBdr>
                <w:top w:val="none" w:sz="0" w:space="0" w:color="auto"/>
                <w:left w:val="none" w:sz="0" w:space="0" w:color="auto"/>
                <w:bottom w:val="none" w:sz="0" w:space="0" w:color="auto"/>
                <w:right w:val="none" w:sz="0" w:space="0" w:color="auto"/>
              </w:divBdr>
            </w:div>
            <w:div w:id="594900322">
              <w:marLeft w:val="480"/>
              <w:marRight w:val="0"/>
              <w:marTop w:val="0"/>
              <w:marBottom w:val="0"/>
              <w:divBdr>
                <w:top w:val="none" w:sz="0" w:space="0" w:color="auto"/>
                <w:left w:val="none" w:sz="0" w:space="0" w:color="auto"/>
                <w:bottom w:val="none" w:sz="0" w:space="0" w:color="auto"/>
                <w:right w:val="none" w:sz="0" w:space="0" w:color="auto"/>
              </w:divBdr>
            </w:div>
            <w:div w:id="594942703">
              <w:marLeft w:val="480"/>
              <w:marRight w:val="0"/>
              <w:marTop w:val="0"/>
              <w:marBottom w:val="0"/>
              <w:divBdr>
                <w:top w:val="none" w:sz="0" w:space="0" w:color="auto"/>
                <w:left w:val="none" w:sz="0" w:space="0" w:color="auto"/>
                <w:bottom w:val="none" w:sz="0" w:space="0" w:color="auto"/>
                <w:right w:val="none" w:sz="0" w:space="0" w:color="auto"/>
              </w:divBdr>
            </w:div>
            <w:div w:id="595093460">
              <w:marLeft w:val="480"/>
              <w:marRight w:val="0"/>
              <w:marTop w:val="0"/>
              <w:marBottom w:val="0"/>
              <w:divBdr>
                <w:top w:val="none" w:sz="0" w:space="0" w:color="auto"/>
                <w:left w:val="none" w:sz="0" w:space="0" w:color="auto"/>
                <w:bottom w:val="none" w:sz="0" w:space="0" w:color="auto"/>
                <w:right w:val="none" w:sz="0" w:space="0" w:color="auto"/>
              </w:divBdr>
            </w:div>
            <w:div w:id="595290268">
              <w:marLeft w:val="480"/>
              <w:marRight w:val="0"/>
              <w:marTop w:val="0"/>
              <w:marBottom w:val="0"/>
              <w:divBdr>
                <w:top w:val="none" w:sz="0" w:space="0" w:color="auto"/>
                <w:left w:val="none" w:sz="0" w:space="0" w:color="auto"/>
                <w:bottom w:val="none" w:sz="0" w:space="0" w:color="auto"/>
                <w:right w:val="none" w:sz="0" w:space="0" w:color="auto"/>
              </w:divBdr>
            </w:div>
            <w:div w:id="595332359">
              <w:marLeft w:val="480"/>
              <w:marRight w:val="0"/>
              <w:marTop w:val="0"/>
              <w:marBottom w:val="0"/>
              <w:divBdr>
                <w:top w:val="none" w:sz="0" w:space="0" w:color="auto"/>
                <w:left w:val="none" w:sz="0" w:space="0" w:color="auto"/>
                <w:bottom w:val="none" w:sz="0" w:space="0" w:color="auto"/>
                <w:right w:val="none" w:sz="0" w:space="0" w:color="auto"/>
              </w:divBdr>
            </w:div>
            <w:div w:id="595333279">
              <w:marLeft w:val="480"/>
              <w:marRight w:val="0"/>
              <w:marTop w:val="0"/>
              <w:marBottom w:val="0"/>
              <w:divBdr>
                <w:top w:val="none" w:sz="0" w:space="0" w:color="auto"/>
                <w:left w:val="none" w:sz="0" w:space="0" w:color="auto"/>
                <w:bottom w:val="none" w:sz="0" w:space="0" w:color="auto"/>
                <w:right w:val="none" w:sz="0" w:space="0" w:color="auto"/>
              </w:divBdr>
            </w:div>
            <w:div w:id="595410361">
              <w:marLeft w:val="480"/>
              <w:marRight w:val="0"/>
              <w:marTop w:val="0"/>
              <w:marBottom w:val="0"/>
              <w:divBdr>
                <w:top w:val="none" w:sz="0" w:space="0" w:color="auto"/>
                <w:left w:val="none" w:sz="0" w:space="0" w:color="auto"/>
                <w:bottom w:val="none" w:sz="0" w:space="0" w:color="auto"/>
                <w:right w:val="none" w:sz="0" w:space="0" w:color="auto"/>
              </w:divBdr>
            </w:div>
            <w:div w:id="595483614">
              <w:marLeft w:val="480"/>
              <w:marRight w:val="0"/>
              <w:marTop w:val="0"/>
              <w:marBottom w:val="0"/>
              <w:divBdr>
                <w:top w:val="none" w:sz="0" w:space="0" w:color="auto"/>
                <w:left w:val="none" w:sz="0" w:space="0" w:color="auto"/>
                <w:bottom w:val="none" w:sz="0" w:space="0" w:color="auto"/>
                <w:right w:val="none" w:sz="0" w:space="0" w:color="auto"/>
              </w:divBdr>
            </w:div>
            <w:div w:id="595483846">
              <w:marLeft w:val="480"/>
              <w:marRight w:val="0"/>
              <w:marTop w:val="0"/>
              <w:marBottom w:val="0"/>
              <w:divBdr>
                <w:top w:val="none" w:sz="0" w:space="0" w:color="auto"/>
                <w:left w:val="none" w:sz="0" w:space="0" w:color="auto"/>
                <w:bottom w:val="none" w:sz="0" w:space="0" w:color="auto"/>
                <w:right w:val="none" w:sz="0" w:space="0" w:color="auto"/>
              </w:divBdr>
            </w:div>
            <w:div w:id="595527982">
              <w:marLeft w:val="480"/>
              <w:marRight w:val="0"/>
              <w:marTop w:val="0"/>
              <w:marBottom w:val="0"/>
              <w:divBdr>
                <w:top w:val="none" w:sz="0" w:space="0" w:color="auto"/>
                <w:left w:val="none" w:sz="0" w:space="0" w:color="auto"/>
                <w:bottom w:val="none" w:sz="0" w:space="0" w:color="auto"/>
                <w:right w:val="none" w:sz="0" w:space="0" w:color="auto"/>
              </w:divBdr>
            </w:div>
            <w:div w:id="595557813">
              <w:marLeft w:val="480"/>
              <w:marRight w:val="0"/>
              <w:marTop w:val="0"/>
              <w:marBottom w:val="0"/>
              <w:divBdr>
                <w:top w:val="none" w:sz="0" w:space="0" w:color="auto"/>
                <w:left w:val="none" w:sz="0" w:space="0" w:color="auto"/>
                <w:bottom w:val="none" w:sz="0" w:space="0" w:color="auto"/>
                <w:right w:val="none" w:sz="0" w:space="0" w:color="auto"/>
              </w:divBdr>
            </w:div>
            <w:div w:id="595676570">
              <w:marLeft w:val="480"/>
              <w:marRight w:val="0"/>
              <w:marTop w:val="0"/>
              <w:marBottom w:val="0"/>
              <w:divBdr>
                <w:top w:val="none" w:sz="0" w:space="0" w:color="auto"/>
                <w:left w:val="none" w:sz="0" w:space="0" w:color="auto"/>
                <w:bottom w:val="none" w:sz="0" w:space="0" w:color="auto"/>
                <w:right w:val="none" w:sz="0" w:space="0" w:color="auto"/>
              </w:divBdr>
            </w:div>
            <w:div w:id="595789556">
              <w:marLeft w:val="480"/>
              <w:marRight w:val="0"/>
              <w:marTop w:val="0"/>
              <w:marBottom w:val="0"/>
              <w:divBdr>
                <w:top w:val="none" w:sz="0" w:space="0" w:color="auto"/>
                <w:left w:val="none" w:sz="0" w:space="0" w:color="auto"/>
                <w:bottom w:val="none" w:sz="0" w:space="0" w:color="auto"/>
                <w:right w:val="none" w:sz="0" w:space="0" w:color="auto"/>
              </w:divBdr>
            </w:div>
            <w:div w:id="595865076">
              <w:marLeft w:val="480"/>
              <w:marRight w:val="0"/>
              <w:marTop w:val="0"/>
              <w:marBottom w:val="0"/>
              <w:divBdr>
                <w:top w:val="none" w:sz="0" w:space="0" w:color="auto"/>
                <w:left w:val="none" w:sz="0" w:space="0" w:color="auto"/>
                <w:bottom w:val="none" w:sz="0" w:space="0" w:color="auto"/>
                <w:right w:val="none" w:sz="0" w:space="0" w:color="auto"/>
              </w:divBdr>
            </w:div>
            <w:div w:id="595990454">
              <w:marLeft w:val="480"/>
              <w:marRight w:val="0"/>
              <w:marTop w:val="0"/>
              <w:marBottom w:val="0"/>
              <w:divBdr>
                <w:top w:val="none" w:sz="0" w:space="0" w:color="auto"/>
                <w:left w:val="none" w:sz="0" w:space="0" w:color="auto"/>
                <w:bottom w:val="none" w:sz="0" w:space="0" w:color="auto"/>
                <w:right w:val="none" w:sz="0" w:space="0" w:color="auto"/>
              </w:divBdr>
            </w:div>
            <w:div w:id="596061614">
              <w:marLeft w:val="480"/>
              <w:marRight w:val="0"/>
              <w:marTop w:val="0"/>
              <w:marBottom w:val="0"/>
              <w:divBdr>
                <w:top w:val="none" w:sz="0" w:space="0" w:color="auto"/>
                <w:left w:val="none" w:sz="0" w:space="0" w:color="auto"/>
                <w:bottom w:val="none" w:sz="0" w:space="0" w:color="auto"/>
                <w:right w:val="none" w:sz="0" w:space="0" w:color="auto"/>
              </w:divBdr>
            </w:div>
            <w:div w:id="596063797">
              <w:marLeft w:val="480"/>
              <w:marRight w:val="0"/>
              <w:marTop w:val="0"/>
              <w:marBottom w:val="0"/>
              <w:divBdr>
                <w:top w:val="none" w:sz="0" w:space="0" w:color="auto"/>
                <w:left w:val="none" w:sz="0" w:space="0" w:color="auto"/>
                <w:bottom w:val="none" w:sz="0" w:space="0" w:color="auto"/>
                <w:right w:val="none" w:sz="0" w:space="0" w:color="auto"/>
              </w:divBdr>
            </w:div>
            <w:div w:id="596136273">
              <w:marLeft w:val="480"/>
              <w:marRight w:val="0"/>
              <w:marTop w:val="0"/>
              <w:marBottom w:val="0"/>
              <w:divBdr>
                <w:top w:val="none" w:sz="0" w:space="0" w:color="auto"/>
                <w:left w:val="none" w:sz="0" w:space="0" w:color="auto"/>
                <w:bottom w:val="none" w:sz="0" w:space="0" w:color="auto"/>
                <w:right w:val="none" w:sz="0" w:space="0" w:color="auto"/>
              </w:divBdr>
            </w:div>
            <w:div w:id="596136418">
              <w:marLeft w:val="480"/>
              <w:marRight w:val="0"/>
              <w:marTop w:val="0"/>
              <w:marBottom w:val="0"/>
              <w:divBdr>
                <w:top w:val="none" w:sz="0" w:space="0" w:color="auto"/>
                <w:left w:val="none" w:sz="0" w:space="0" w:color="auto"/>
                <w:bottom w:val="none" w:sz="0" w:space="0" w:color="auto"/>
                <w:right w:val="none" w:sz="0" w:space="0" w:color="auto"/>
              </w:divBdr>
            </w:div>
            <w:div w:id="596209472">
              <w:marLeft w:val="480"/>
              <w:marRight w:val="0"/>
              <w:marTop w:val="0"/>
              <w:marBottom w:val="0"/>
              <w:divBdr>
                <w:top w:val="none" w:sz="0" w:space="0" w:color="auto"/>
                <w:left w:val="none" w:sz="0" w:space="0" w:color="auto"/>
                <w:bottom w:val="none" w:sz="0" w:space="0" w:color="auto"/>
                <w:right w:val="none" w:sz="0" w:space="0" w:color="auto"/>
              </w:divBdr>
            </w:div>
            <w:div w:id="596249871">
              <w:marLeft w:val="480"/>
              <w:marRight w:val="0"/>
              <w:marTop w:val="0"/>
              <w:marBottom w:val="0"/>
              <w:divBdr>
                <w:top w:val="none" w:sz="0" w:space="0" w:color="auto"/>
                <w:left w:val="none" w:sz="0" w:space="0" w:color="auto"/>
                <w:bottom w:val="none" w:sz="0" w:space="0" w:color="auto"/>
                <w:right w:val="none" w:sz="0" w:space="0" w:color="auto"/>
              </w:divBdr>
            </w:div>
            <w:div w:id="596255273">
              <w:marLeft w:val="480"/>
              <w:marRight w:val="0"/>
              <w:marTop w:val="0"/>
              <w:marBottom w:val="0"/>
              <w:divBdr>
                <w:top w:val="none" w:sz="0" w:space="0" w:color="auto"/>
                <w:left w:val="none" w:sz="0" w:space="0" w:color="auto"/>
                <w:bottom w:val="none" w:sz="0" w:space="0" w:color="auto"/>
                <w:right w:val="none" w:sz="0" w:space="0" w:color="auto"/>
              </w:divBdr>
            </w:div>
            <w:div w:id="596400227">
              <w:marLeft w:val="480"/>
              <w:marRight w:val="0"/>
              <w:marTop w:val="0"/>
              <w:marBottom w:val="0"/>
              <w:divBdr>
                <w:top w:val="none" w:sz="0" w:space="0" w:color="auto"/>
                <w:left w:val="none" w:sz="0" w:space="0" w:color="auto"/>
                <w:bottom w:val="none" w:sz="0" w:space="0" w:color="auto"/>
                <w:right w:val="none" w:sz="0" w:space="0" w:color="auto"/>
              </w:divBdr>
            </w:div>
            <w:div w:id="596400765">
              <w:marLeft w:val="480"/>
              <w:marRight w:val="0"/>
              <w:marTop w:val="0"/>
              <w:marBottom w:val="0"/>
              <w:divBdr>
                <w:top w:val="none" w:sz="0" w:space="0" w:color="auto"/>
                <w:left w:val="none" w:sz="0" w:space="0" w:color="auto"/>
                <w:bottom w:val="none" w:sz="0" w:space="0" w:color="auto"/>
                <w:right w:val="none" w:sz="0" w:space="0" w:color="auto"/>
              </w:divBdr>
            </w:div>
            <w:div w:id="596403209">
              <w:marLeft w:val="480"/>
              <w:marRight w:val="0"/>
              <w:marTop w:val="0"/>
              <w:marBottom w:val="0"/>
              <w:divBdr>
                <w:top w:val="none" w:sz="0" w:space="0" w:color="auto"/>
                <w:left w:val="none" w:sz="0" w:space="0" w:color="auto"/>
                <w:bottom w:val="none" w:sz="0" w:space="0" w:color="auto"/>
                <w:right w:val="none" w:sz="0" w:space="0" w:color="auto"/>
              </w:divBdr>
            </w:div>
            <w:div w:id="596449092">
              <w:marLeft w:val="480"/>
              <w:marRight w:val="0"/>
              <w:marTop w:val="0"/>
              <w:marBottom w:val="0"/>
              <w:divBdr>
                <w:top w:val="none" w:sz="0" w:space="0" w:color="auto"/>
                <w:left w:val="none" w:sz="0" w:space="0" w:color="auto"/>
                <w:bottom w:val="none" w:sz="0" w:space="0" w:color="auto"/>
                <w:right w:val="none" w:sz="0" w:space="0" w:color="auto"/>
              </w:divBdr>
            </w:div>
            <w:div w:id="596522092">
              <w:marLeft w:val="480"/>
              <w:marRight w:val="0"/>
              <w:marTop w:val="0"/>
              <w:marBottom w:val="0"/>
              <w:divBdr>
                <w:top w:val="none" w:sz="0" w:space="0" w:color="auto"/>
                <w:left w:val="none" w:sz="0" w:space="0" w:color="auto"/>
                <w:bottom w:val="none" w:sz="0" w:space="0" w:color="auto"/>
                <w:right w:val="none" w:sz="0" w:space="0" w:color="auto"/>
              </w:divBdr>
            </w:div>
            <w:div w:id="596643368">
              <w:marLeft w:val="480"/>
              <w:marRight w:val="0"/>
              <w:marTop w:val="0"/>
              <w:marBottom w:val="0"/>
              <w:divBdr>
                <w:top w:val="none" w:sz="0" w:space="0" w:color="auto"/>
                <w:left w:val="none" w:sz="0" w:space="0" w:color="auto"/>
                <w:bottom w:val="none" w:sz="0" w:space="0" w:color="auto"/>
                <w:right w:val="none" w:sz="0" w:space="0" w:color="auto"/>
              </w:divBdr>
            </w:div>
            <w:div w:id="596862330">
              <w:marLeft w:val="480"/>
              <w:marRight w:val="0"/>
              <w:marTop w:val="0"/>
              <w:marBottom w:val="0"/>
              <w:divBdr>
                <w:top w:val="none" w:sz="0" w:space="0" w:color="auto"/>
                <w:left w:val="none" w:sz="0" w:space="0" w:color="auto"/>
                <w:bottom w:val="none" w:sz="0" w:space="0" w:color="auto"/>
                <w:right w:val="none" w:sz="0" w:space="0" w:color="auto"/>
              </w:divBdr>
            </w:div>
            <w:div w:id="596868045">
              <w:marLeft w:val="480"/>
              <w:marRight w:val="0"/>
              <w:marTop w:val="0"/>
              <w:marBottom w:val="0"/>
              <w:divBdr>
                <w:top w:val="none" w:sz="0" w:space="0" w:color="auto"/>
                <w:left w:val="none" w:sz="0" w:space="0" w:color="auto"/>
                <w:bottom w:val="none" w:sz="0" w:space="0" w:color="auto"/>
                <w:right w:val="none" w:sz="0" w:space="0" w:color="auto"/>
              </w:divBdr>
            </w:div>
            <w:div w:id="596868540">
              <w:marLeft w:val="480"/>
              <w:marRight w:val="0"/>
              <w:marTop w:val="0"/>
              <w:marBottom w:val="0"/>
              <w:divBdr>
                <w:top w:val="none" w:sz="0" w:space="0" w:color="auto"/>
                <w:left w:val="none" w:sz="0" w:space="0" w:color="auto"/>
                <w:bottom w:val="none" w:sz="0" w:space="0" w:color="auto"/>
                <w:right w:val="none" w:sz="0" w:space="0" w:color="auto"/>
              </w:divBdr>
            </w:div>
            <w:div w:id="597060127">
              <w:marLeft w:val="480"/>
              <w:marRight w:val="0"/>
              <w:marTop w:val="0"/>
              <w:marBottom w:val="0"/>
              <w:divBdr>
                <w:top w:val="none" w:sz="0" w:space="0" w:color="auto"/>
                <w:left w:val="none" w:sz="0" w:space="0" w:color="auto"/>
                <w:bottom w:val="none" w:sz="0" w:space="0" w:color="auto"/>
                <w:right w:val="none" w:sz="0" w:space="0" w:color="auto"/>
              </w:divBdr>
            </w:div>
            <w:div w:id="597098903">
              <w:marLeft w:val="480"/>
              <w:marRight w:val="0"/>
              <w:marTop w:val="0"/>
              <w:marBottom w:val="0"/>
              <w:divBdr>
                <w:top w:val="none" w:sz="0" w:space="0" w:color="auto"/>
                <w:left w:val="none" w:sz="0" w:space="0" w:color="auto"/>
                <w:bottom w:val="none" w:sz="0" w:space="0" w:color="auto"/>
                <w:right w:val="none" w:sz="0" w:space="0" w:color="auto"/>
              </w:divBdr>
            </w:div>
            <w:div w:id="597180018">
              <w:marLeft w:val="480"/>
              <w:marRight w:val="0"/>
              <w:marTop w:val="0"/>
              <w:marBottom w:val="0"/>
              <w:divBdr>
                <w:top w:val="none" w:sz="0" w:space="0" w:color="auto"/>
                <w:left w:val="none" w:sz="0" w:space="0" w:color="auto"/>
                <w:bottom w:val="none" w:sz="0" w:space="0" w:color="auto"/>
                <w:right w:val="none" w:sz="0" w:space="0" w:color="auto"/>
              </w:divBdr>
            </w:div>
            <w:div w:id="597180994">
              <w:marLeft w:val="480"/>
              <w:marRight w:val="0"/>
              <w:marTop w:val="0"/>
              <w:marBottom w:val="0"/>
              <w:divBdr>
                <w:top w:val="none" w:sz="0" w:space="0" w:color="auto"/>
                <w:left w:val="none" w:sz="0" w:space="0" w:color="auto"/>
                <w:bottom w:val="none" w:sz="0" w:space="0" w:color="auto"/>
                <w:right w:val="none" w:sz="0" w:space="0" w:color="auto"/>
              </w:divBdr>
            </w:div>
            <w:div w:id="597254887">
              <w:marLeft w:val="480"/>
              <w:marRight w:val="0"/>
              <w:marTop w:val="0"/>
              <w:marBottom w:val="0"/>
              <w:divBdr>
                <w:top w:val="none" w:sz="0" w:space="0" w:color="auto"/>
                <w:left w:val="none" w:sz="0" w:space="0" w:color="auto"/>
                <w:bottom w:val="none" w:sz="0" w:space="0" w:color="auto"/>
                <w:right w:val="none" w:sz="0" w:space="0" w:color="auto"/>
              </w:divBdr>
            </w:div>
            <w:div w:id="597375859">
              <w:marLeft w:val="480"/>
              <w:marRight w:val="0"/>
              <w:marTop w:val="0"/>
              <w:marBottom w:val="0"/>
              <w:divBdr>
                <w:top w:val="none" w:sz="0" w:space="0" w:color="auto"/>
                <w:left w:val="none" w:sz="0" w:space="0" w:color="auto"/>
                <w:bottom w:val="none" w:sz="0" w:space="0" w:color="auto"/>
                <w:right w:val="none" w:sz="0" w:space="0" w:color="auto"/>
              </w:divBdr>
            </w:div>
            <w:div w:id="597517637">
              <w:marLeft w:val="480"/>
              <w:marRight w:val="0"/>
              <w:marTop w:val="0"/>
              <w:marBottom w:val="0"/>
              <w:divBdr>
                <w:top w:val="none" w:sz="0" w:space="0" w:color="auto"/>
                <w:left w:val="none" w:sz="0" w:space="0" w:color="auto"/>
                <w:bottom w:val="none" w:sz="0" w:space="0" w:color="auto"/>
                <w:right w:val="none" w:sz="0" w:space="0" w:color="auto"/>
              </w:divBdr>
            </w:div>
            <w:div w:id="597567317">
              <w:marLeft w:val="480"/>
              <w:marRight w:val="0"/>
              <w:marTop w:val="0"/>
              <w:marBottom w:val="0"/>
              <w:divBdr>
                <w:top w:val="none" w:sz="0" w:space="0" w:color="auto"/>
                <w:left w:val="none" w:sz="0" w:space="0" w:color="auto"/>
                <w:bottom w:val="none" w:sz="0" w:space="0" w:color="auto"/>
                <w:right w:val="none" w:sz="0" w:space="0" w:color="auto"/>
              </w:divBdr>
            </w:div>
            <w:div w:id="597714475">
              <w:marLeft w:val="480"/>
              <w:marRight w:val="0"/>
              <w:marTop w:val="0"/>
              <w:marBottom w:val="0"/>
              <w:divBdr>
                <w:top w:val="none" w:sz="0" w:space="0" w:color="auto"/>
                <w:left w:val="none" w:sz="0" w:space="0" w:color="auto"/>
                <w:bottom w:val="none" w:sz="0" w:space="0" w:color="auto"/>
                <w:right w:val="none" w:sz="0" w:space="0" w:color="auto"/>
              </w:divBdr>
            </w:div>
            <w:div w:id="597715765">
              <w:marLeft w:val="480"/>
              <w:marRight w:val="0"/>
              <w:marTop w:val="0"/>
              <w:marBottom w:val="0"/>
              <w:divBdr>
                <w:top w:val="none" w:sz="0" w:space="0" w:color="auto"/>
                <w:left w:val="none" w:sz="0" w:space="0" w:color="auto"/>
                <w:bottom w:val="none" w:sz="0" w:space="0" w:color="auto"/>
                <w:right w:val="none" w:sz="0" w:space="0" w:color="auto"/>
              </w:divBdr>
            </w:div>
            <w:div w:id="598097940">
              <w:marLeft w:val="480"/>
              <w:marRight w:val="0"/>
              <w:marTop w:val="0"/>
              <w:marBottom w:val="0"/>
              <w:divBdr>
                <w:top w:val="none" w:sz="0" w:space="0" w:color="auto"/>
                <w:left w:val="none" w:sz="0" w:space="0" w:color="auto"/>
                <w:bottom w:val="none" w:sz="0" w:space="0" w:color="auto"/>
                <w:right w:val="none" w:sz="0" w:space="0" w:color="auto"/>
              </w:divBdr>
            </w:div>
            <w:div w:id="598295744">
              <w:marLeft w:val="480"/>
              <w:marRight w:val="0"/>
              <w:marTop w:val="0"/>
              <w:marBottom w:val="0"/>
              <w:divBdr>
                <w:top w:val="none" w:sz="0" w:space="0" w:color="auto"/>
                <w:left w:val="none" w:sz="0" w:space="0" w:color="auto"/>
                <w:bottom w:val="none" w:sz="0" w:space="0" w:color="auto"/>
                <w:right w:val="none" w:sz="0" w:space="0" w:color="auto"/>
              </w:divBdr>
            </w:div>
            <w:div w:id="598492982">
              <w:marLeft w:val="480"/>
              <w:marRight w:val="0"/>
              <w:marTop w:val="0"/>
              <w:marBottom w:val="0"/>
              <w:divBdr>
                <w:top w:val="none" w:sz="0" w:space="0" w:color="auto"/>
                <w:left w:val="none" w:sz="0" w:space="0" w:color="auto"/>
                <w:bottom w:val="none" w:sz="0" w:space="0" w:color="auto"/>
                <w:right w:val="none" w:sz="0" w:space="0" w:color="auto"/>
              </w:divBdr>
            </w:div>
            <w:div w:id="598560308">
              <w:marLeft w:val="480"/>
              <w:marRight w:val="0"/>
              <w:marTop w:val="0"/>
              <w:marBottom w:val="0"/>
              <w:divBdr>
                <w:top w:val="none" w:sz="0" w:space="0" w:color="auto"/>
                <w:left w:val="none" w:sz="0" w:space="0" w:color="auto"/>
                <w:bottom w:val="none" w:sz="0" w:space="0" w:color="auto"/>
                <w:right w:val="none" w:sz="0" w:space="0" w:color="auto"/>
              </w:divBdr>
            </w:div>
            <w:div w:id="598678491">
              <w:marLeft w:val="480"/>
              <w:marRight w:val="0"/>
              <w:marTop w:val="0"/>
              <w:marBottom w:val="0"/>
              <w:divBdr>
                <w:top w:val="none" w:sz="0" w:space="0" w:color="auto"/>
                <w:left w:val="none" w:sz="0" w:space="0" w:color="auto"/>
                <w:bottom w:val="none" w:sz="0" w:space="0" w:color="auto"/>
                <w:right w:val="none" w:sz="0" w:space="0" w:color="auto"/>
              </w:divBdr>
            </w:div>
            <w:div w:id="598802816">
              <w:marLeft w:val="480"/>
              <w:marRight w:val="0"/>
              <w:marTop w:val="0"/>
              <w:marBottom w:val="0"/>
              <w:divBdr>
                <w:top w:val="none" w:sz="0" w:space="0" w:color="auto"/>
                <w:left w:val="none" w:sz="0" w:space="0" w:color="auto"/>
                <w:bottom w:val="none" w:sz="0" w:space="0" w:color="auto"/>
                <w:right w:val="none" w:sz="0" w:space="0" w:color="auto"/>
              </w:divBdr>
            </w:div>
            <w:div w:id="598871692">
              <w:marLeft w:val="480"/>
              <w:marRight w:val="0"/>
              <w:marTop w:val="0"/>
              <w:marBottom w:val="0"/>
              <w:divBdr>
                <w:top w:val="none" w:sz="0" w:space="0" w:color="auto"/>
                <w:left w:val="none" w:sz="0" w:space="0" w:color="auto"/>
                <w:bottom w:val="none" w:sz="0" w:space="0" w:color="auto"/>
                <w:right w:val="none" w:sz="0" w:space="0" w:color="auto"/>
              </w:divBdr>
            </w:div>
            <w:div w:id="598873372">
              <w:marLeft w:val="480"/>
              <w:marRight w:val="0"/>
              <w:marTop w:val="0"/>
              <w:marBottom w:val="0"/>
              <w:divBdr>
                <w:top w:val="none" w:sz="0" w:space="0" w:color="auto"/>
                <w:left w:val="none" w:sz="0" w:space="0" w:color="auto"/>
                <w:bottom w:val="none" w:sz="0" w:space="0" w:color="auto"/>
                <w:right w:val="none" w:sz="0" w:space="0" w:color="auto"/>
              </w:divBdr>
            </w:div>
            <w:div w:id="598876163">
              <w:marLeft w:val="480"/>
              <w:marRight w:val="0"/>
              <w:marTop w:val="0"/>
              <w:marBottom w:val="0"/>
              <w:divBdr>
                <w:top w:val="none" w:sz="0" w:space="0" w:color="auto"/>
                <w:left w:val="none" w:sz="0" w:space="0" w:color="auto"/>
                <w:bottom w:val="none" w:sz="0" w:space="0" w:color="auto"/>
                <w:right w:val="none" w:sz="0" w:space="0" w:color="auto"/>
              </w:divBdr>
            </w:div>
            <w:div w:id="598953249">
              <w:marLeft w:val="480"/>
              <w:marRight w:val="0"/>
              <w:marTop w:val="0"/>
              <w:marBottom w:val="0"/>
              <w:divBdr>
                <w:top w:val="none" w:sz="0" w:space="0" w:color="auto"/>
                <w:left w:val="none" w:sz="0" w:space="0" w:color="auto"/>
                <w:bottom w:val="none" w:sz="0" w:space="0" w:color="auto"/>
                <w:right w:val="none" w:sz="0" w:space="0" w:color="auto"/>
              </w:divBdr>
            </w:div>
            <w:div w:id="599071163">
              <w:marLeft w:val="480"/>
              <w:marRight w:val="0"/>
              <w:marTop w:val="0"/>
              <w:marBottom w:val="0"/>
              <w:divBdr>
                <w:top w:val="none" w:sz="0" w:space="0" w:color="auto"/>
                <w:left w:val="none" w:sz="0" w:space="0" w:color="auto"/>
                <w:bottom w:val="none" w:sz="0" w:space="0" w:color="auto"/>
                <w:right w:val="none" w:sz="0" w:space="0" w:color="auto"/>
              </w:divBdr>
            </w:div>
            <w:div w:id="599140592">
              <w:marLeft w:val="480"/>
              <w:marRight w:val="0"/>
              <w:marTop w:val="0"/>
              <w:marBottom w:val="0"/>
              <w:divBdr>
                <w:top w:val="none" w:sz="0" w:space="0" w:color="auto"/>
                <w:left w:val="none" w:sz="0" w:space="0" w:color="auto"/>
                <w:bottom w:val="none" w:sz="0" w:space="0" w:color="auto"/>
                <w:right w:val="none" w:sz="0" w:space="0" w:color="auto"/>
              </w:divBdr>
            </w:div>
            <w:div w:id="599214462">
              <w:marLeft w:val="480"/>
              <w:marRight w:val="0"/>
              <w:marTop w:val="0"/>
              <w:marBottom w:val="0"/>
              <w:divBdr>
                <w:top w:val="none" w:sz="0" w:space="0" w:color="auto"/>
                <w:left w:val="none" w:sz="0" w:space="0" w:color="auto"/>
                <w:bottom w:val="none" w:sz="0" w:space="0" w:color="auto"/>
                <w:right w:val="none" w:sz="0" w:space="0" w:color="auto"/>
              </w:divBdr>
            </w:div>
            <w:div w:id="599413819">
              <w:marLeft w:val="480"/>
              <w:marRight w:val="0"/>
              <w:marTop w:val="0"/>
              <w:marBottom w:val="0"/>
              <w:divBdr>
                <w:top w:val="none" w:sz="0" w:space="0" w:color="auto"/>
                <w:left w:val="none" w:sz="0" w:space="0" w:color="auto"/>
                <w:bottom w:val="none" w:sz="0" w:space="0" w:color="auto"/>
                <w:right w:val="none" w:sz="0" w:space="0" w:color="auto"/>
              </w:divBdr>
            </w:div>
            <w:div w:id="599485393">
              <w:marLeft w:val="480"/>
              <w:marRight w:val="0"/>
              <w:marTop w:val="0"/>
              <w:marBottom w:val="0"/>
              <w:divBdr>
                <w:top w:val="none" w:sz="0" w:space="0" w:color="auto"/>
                <w:left w:val="none" w:sz="0" w:space="0" w:color="auto"/>
                <w:bottom w:val="none" w:sz="0" w:space="0" w:color="auto"/>
                <w:right w:val="none" w:sz="0" w:space="0" w:color="auto"/>
              </w:divBdr>
            </w:div>
            <w:div w:id="599527636">
              <w:marLeft w:val="480"/>
              <w:marRight w:val="0"/>
              <w:marTop w:val="0"/>
              <w:marBottom w:val="0"/>
              <w:divBdr>
                <w:top w:val="none" w:sz="0" w:space="0" w:color="auto"/>
                <w:left w:val="none" w:sz="0" w:space="0" w:color="auto"/>
                <w:bottom w:val="none" w:sz="0" w:space="0" w:color="auto"/>
                <w:right w:val="none" w:sz="0" w:space="0" w:color="auto"/>
              </w:divBdr>
            </w:div>
            <w:div w:id="599533536">
              <w:marLeft w:val="480"/>
              <w:marRight w:val="0"/>
              <w:marTop w:val="0"/>
              <w:marBottom w:val="0"/>
              <w:divBdr>
                <w:top w:val="none" w:sz="0" w:space="0" w:color="auto"/>
                <w:left w:val="none" w:sz="0" w:space="0" w:color="auto"/>
                <w:bottom w:val="none" w:sz="0" w:space="0" w:color="auto"/>
                <w:right w:val="none" w:sz="0" w:space="0" w:color="auto"/>
              </w:divBdr>
            </w:div>
            <w:div w:id="599794369">
              <w:marLeft w:val="480"/>
              <w:marRight w:val="0"/>
              <w:marTop w:val="0"/>
              <w:marBottom w:val="0"/>
              <w:divBdr>
                <w:top w:val="none" w:sz="0" w:space="0" w:color="auto"/>
                <w:left w:val="none" w:sz="0" w:space="0" w:color="auto"/>
                <w:bottom w:val="none" w:sz="0" w:space="0" w:color="auto"/>
                <w:right w:val="none" w:sz="0" w:space="0" w:color="auto"/>
              </w:divBdr>
            </w:div>
            <w:div w:id="599795720">
              <w:marLeft w:val="480"/>
              <w:marRight w:val="0"/>
              <w:marTop w:val="0"/>
              <w:marBottom w:val="0"/>
              <w:divBdr>
                <w:top w:val="none" w:sz="0" w:space="0" w:color="auto"/>
                <w:left w:val="none" w:sz="0" w:space="0" w:color="auto"/>
                <w:bottom w:val="none" w:sz="0" w:space="0" w:color="auto"/>
                <w:right w:val="none" w:sz="0" w:space="0" w:color="auto"/>
              </w:divBdr>
            </w:div>
            <w:div w:id="600068191">
              <w:marLeft w:val="480"/>
              <w:marRight w:val="0"/>
              <w:marTop w:val="0"/>
              <w:marBottom w:val="0"/>
              <w:divBdr>
                <w:top w:val="none" w:sz="0" w:space="0" w:color="auto"/>
                <w:left w:val="none" w:sz="0" w:space="0" w:color="auto"/>
                <w:bottom w:val="none" w:sz="0" w:space="0" w:color="auto"/>
                <w:right w:val="none" w:sz="0" w:space="0" w:color="auto"/>
              </w:divBdr>
            </w:div>
            <w:div w:id="600071979">
              <w:marLeft w:val="480"/>
              <w:marRight w:val="0"/>
              <w:marTop w:val="0"/>
              <w:marBottom w:val="0"/>
              <w:divBdr>
                <w:top w:val="none" w:sz="0" w:space="0" w:color="auto"/>
                <w:left w:val="none" w:sz="0" w:space="0" w:color="auto"/>
                <w:bottom w:val="none" w:sz="0" w:space="0" w:color="auto"/>
                <w:right w:val="none" w:sz="0" w:space="0" w:color="auto"/>
              </w:divBdr>
            </w:div>
            <w:div w:id="600145346">
              <w:marLeft w:val="480"/>
              <w:marRight w:val="0"/>
              <w:marTop w:val="0"/>
              <w:marBottom w:val="0"/>
              <w:divBdr>
                <w:top w:val="none" w:sz="0" w:space="0" w:color="auto"/>
                <w:left w:val="none" w:sz="0" w:space="0" w:color="auto"/>
                <w:bottom w:val="none" w:sz="0" w:space="0" w:color="auto"/>
                <w:right w:val="none" w:sz="0" w:space="0" w:color="auto"/>
              </w:divBdr>
            </w:div>
            <w:div w:id="600188595">
              <w:marLeft w:val="480"/>
              <w:marRight w:val="0"/>
              <w:marTop w:val="0"/>
              <w:marBottom w:val="0"/>
              <w:divBdr>
                <w:top w:val="none" w:sz="0" w:space="0" w:color="auto"/>
                <w:left w:val="none" w:sz="0" w:space="0" w:color="auto"/>
                <w:bottom w:val="none" w:sz="0" w:space="0" w:color="auto"/>
                <w:right w:val="none" w:sz="0" w:space="0" w:color="auto"/>
              </w:divBdr>
            </w:div>
            <w:div w:id="600379676">
              <w:marLeft w:val="480"/>
              <w:marRight w:val="0"/>
              <w:marTop w:val="0"/>
              <w:marBottom w:val="0"/>
              <w:divBdr>
                <w:top w:val="none" w:sz="0" w:space="0" w:color="auto"/>
                <w:left w:val="none" w:sz="0" w:space="0" w:color="auto"/>
                <w:bottom w:val="none" w:sz="0" w:space="0" w:color="auto"/>
                <w:right w:val="none" w:sz="0" w:space="0" w:color="auto"/>
              </w:divBdr>
            </w:div>
            <w:div w:id="600382848">
              <w:marLeft w:val="480"/>
              <w:marRight w:val="0"/>
              <w:marTop w:val="0"/>
              <w:marBottom w:val="0"/>
              <w:divBdr>
                <w:top w:val="none" w:sz="0" w:space="0" w:color="auto"/>
                <w:left w:val="none" w:sz="0" w:space="0" w:color="auto"/>
                <w:bottom w:val="none" w:sz="0" w:space="0" w:color="auto"/>
                <w:right w:val="none" w:sz="0" w:space="0" w:color="auto"/>
              </w:divBdr>
            </w:div>
            <w:div w:id="600383218">
              <w:marLeft w:val="480"/>
              <w:marRight w:val="0"/>
              <w:marTop w:val="0"/>
              <w:marBottom w:val="0"/>
              <w:divBdr>
                <w:top w:val="none" w:sz="0" w:space="0" w:color="auto"/>
                <w:left w:val="none" w:sz="0" w:space="0" w:color="auto"/>
                <w:bottom w:val="none" w:sz="0" w:space="0" w:color="auto"/>
                <w:right w:val="none" w:sz="0" w:space="0" w:color="auto"/>
              </w:divBdr>
            </w:div>
            <w:div w:id="600407843">
              <w:marLeft w:val="480"/>
              <w:marRight w:val="0"/>
              <w:marTop w:val="0"/>
              <w:marBottom w:val="0"/>
              <w:divBdr>
                <w:top w:val="none" w:sz="0" w:space="0" w:color="auto"/>
                <w:left w:val="none" w:sz="0" w:space="0" w:color="auto"/>
                <w:bottom w:val="none" w:sz="0" w:space="0" w:color="auto"/>
                <w:right w:val="none" w:sz="0" w:space="0" w:color="auto"/>
              </w:divBdr>
            </w:div>
            <w:div w:id="600451218">
              <w:marLeft w:val="480"/>
              <w:marRight w:val="0"/>
              <w:marTop w:val="0"/>
              <w:marBottom w:val="0"/>
              <w:divBdr>
                <w:top w:val="none" w:sz="0" w:space="0" w:color="auto"/>
                <w:left w:val="none" w:sz="0" w:space="0" w:color="auto"/>
                <w:bottom w:val="none" w:sz="0" w:space="0" w:color="auto"/>
                <w:right w:val="none" w:sz="0" w:space="0" w:color="auto"/>
              </w:divBdr>
            </w:div>
            <w:div w:id="600530301">
              <w:marLeft w:val="480"/>
              <w:marRight w:val="0"/>
              <w:marTop w:val="0"/>
              <w:marBottom w:val="0"/>
              <w:divBdr>
                <w:top w:val="none" w:sz="0" w:space="0" w:color="auto"/>
                <w:left w:val="none" w:sz="0" w:space="0" w:color="auto"/>
                <w:bottom w:val="none" w:sz="0" w:space="0" w:color="auto"/>
                <w:right w:val="none" w:sz="0" w:space="0" w:color="auto"/>
              </w:divBdr>
            </w:div>
            <w:div w:id="600575287">
              <w:marLeft w:val="480"/>
              <w:marRight w:val="0"/>
              <w:marTop w:val="0"/>
              <w:marBottom w:val="0"/>
              <w:divBdr>
                <w:top w:val="none" w:sz="0" w:space="0" w:color="auto"/>
                <w:left w:val="none" w:sz="0" w:space="0" w:color="auto"/>
                <w:bottom w:val="none" w:sz="0" w:space="0" w:color="auto"/>
                <w:right w:val="none" w:sz="0" w:space="0" w:color="auto"/>
              </w:divBdr>
            </w:div>
            <w:div w:id="600644298">
              <w:marLeft w:val="480"/>
              <w:marRight w:val="0"/>
              <w:marTop w:val="0"/>
              <w:marBottom w:val="0"/>
              <w:divBdr>
                <w:top w:val="none" w:sz="0" w:space="0" w:color="auto"/>
                <w:left w:val="none" w:sz="0" w:space="0" w:color="auto"/>
                <w:bottom w:val="none" w:sz="0" w:space="0" w:color="auto"/>
                <w:right w:val="none" w:sz="0" w:space="0" w:color="auto"/>
              </w:divBdr>
            </w:div>
            <w:div w:id="600646517">
              <w:marLeft w:val="480"/>
              <w:marRight w:val="0"/>
              <w:marTop w:val="0"/>
              <w:marBottom w:val="0"/>
              <w:divBdr>
                <w:top w:val="none" w:sz="0" w:space="0" w:color="auto"/>
                <w:left w:val="none" w:sz="0" w:space="0" w:color="auto"/>
                <w:bottom w:val="none" w:sz="0" w:space="0" w:color="auto"/>
                <w:right w:val="none" w:sz="0" w:space="0" w:color="auto"/>
              </w:divBdr>
            </w:div>
            <w:div w:id="600649326">
              <w:marLeft w:val="480"/>
              <w:marRight w:val="0"/>
              <w:marTop w:val="0"/>
              <w:marBottom w:val="0"/>
              <w:divBdr>
                <w:top w:val="none" w:sz="0" w:space="0" w:color="auto"/>
                <w:left w:val="none" w:sz="0" w:space="0" w:color="auto"/>
                <w:bottom w:val="none" w:sz="0" w:space="0" w:color="auto"/>
                <w:right w:val="none" w:sz="0" w:space="0" w:color="auto"/>
              </w:divBdr>
            </w:div>
            <w:div w:id="600726728">
              <w:marLeft w:val="480"/>
              <w:marRight w:val="0"/>
              <w:marTop w:val="0"/>
              <w:marBottom w:val="0"/>
              <w:divBdr>
                <w:top w:val="none" w:sz="0" w:space="0" w:color="auto"/>
                <w:left w:val="none" w:sz="0" w:space="0" w:color="auto"/>
                <w:bottom w:val="none" w:sz="0" w:space="0" w:color="auto"/>
                <w:right w:val="none" w:sz="0" w:space="0" w:color="auto"/>
              </w:divBdr>
            </w:div>
            <w:div w:id="600917360">
              <w:marLeft w:val="480"/>
              <w:marRight w:val="0"/>
              <w:marTop w:val="0"/>
              <w:marBottom w:val="0"/>
              <w:divBdr>
                <w:top w:val="none" w:sz="0" w:space="0" w:color="auto"/>
                <w:left w:val="none" w:sz="0" w:space="0" w:color="auto"/>
                <w:bottom w:val="none" w:sz="0" w:space="0" w:color="auto"/>
                <w:right w:val="none" w:sz="0" w:space="0" w:color="auto"/>
              </w:divBdr>
            </w:div>
            <w:div w:id="600988123">
              <w:marLeft w:val="480"/>
              <w:marRight w:val="0"/>
              <w:marTop w:val="0"/>
              <w:marBottom w:val="0"/>
              <w:divBdr>
                <w:top w:val="none" w:sz="0" w:space="0" w:color="auto"/>
                <w:left w:val="none" w:sz="0" w:space="0" w:color="auto"/>
                <w:bottom w:val="none" w:sz="0" w:space="0" w:color="auto"/>
                <w:right w:val="none" w:sz="0" w:space="0" w:color="auto"/>
              </w:divBdr>
            </w:div>
            <w:div w:id="600988511">
              <w:marLeft w:val="480"/>
              <w:marRight w:val="0"/>
              <w:marTop w:val="0"/>
              <w:marBottom w:val="0"/>
              <w:divBdr>
                <w:top w:val="none" w:sz="0" w:space="0" w:color="auto"/>
                <w:left w:val="none" w:sz="0" w:space="0" w:color="auto"/>
                <w:bottom w:val="none" w:sz="0" w:space="0" w:color="auto"/>
                <w:right w:val="none" w:sz="0" w:space="0" w:color="auto"/>
              </w:divBdr>
            </w:div>
            <w:div w:id="601038560">
              <w:marLeft w:val="480"/>
              <w:marRight w:val="0"/>
              <w:marTop w:val="0"/>
              <w:marBottom w:val="0"/>
              <w:divBdr>
                <w:top w:val="none" w:sz="0" w:space="0" w:color="auto"/>
                <w:left w:val="none" w:sz="0" w:space="0" w:color="auto"/>
                <w:bottom w:val="none" w:sz="0" w:space="0" w:color="auto"/>
                <w:right w:val="none" w:sz="0" w:space="0" w:color="auto"/>
              </w:divBdr>
            </w:div>
            <w:div w:id="601108824">
              <w:marLeft w:val="480"/>
              <w:marRight w:val="0"/>
              <w:marTop w:val="0"/>
              <w:marBottom w:val="0"/>
              <w:divBdr>
                <w:top w:val="none" w:sz="0" w:space="0" w:color="auto"/>
                <w:left w:val="none" w:sz="0" w:space="0" w:color="auto"/>
                <w:bottom w:val="none" w:sz="0" w:space="0" w:color="auto"/>
                <w:right w:val="none" w:sz="0" w:space="0" w:color="auto"/>
              </w:divBdr>
            </w:div>
            <w:div w:id="601111318">
              <w:marLeft w:val="480"/>
              <w:marRight w:val="0"/>
              <w:marTop w:val="0"/>
              <w:marBottom w:val="0"/>
              <w:divBdr>
                <w:top w:val="none" w:sz="0" w:space="0" w:color="auto"/>
                <w:left w:val="none" w:sz="0" w:space="0" w:color="auto"/>
                <w:bottom w:val="none" w:sz="0" w:space="0" w:color="auto"/>
                <w:right w:val="none" w:sz="0" w:space="0" w:color="auto"/>
              </w:divBdr>
            </w:div>
            <w:div w:id="601111835">
              <w:marLeft w:val="480"/>
              <w:marRight w:val="0"/>
              <w:marTop w:val="0"/>
              <w:marBottom w:val="0"/>
              <w:divBdr>
                <w:top w:val="none" w:sz="0" w:space="0" w:color="auto"/>
                <w:left w:val="none" w:sz="0" w:space="0" w:color="auto"/>
                <w:bottom w:val="none" w:sz="0" w:space="0" w:color="auto"/>
                <w:right w:val="none" w:sz="0" w:space="0" w:color="auto"/>
              </w:divBdr>
            </w:div>
            <w:div w:id="601302691">
              <w:marLeft w:val="480"/>
              <w:marRight w:val="0"/>
              <w:marTop w:val="0"/>
              <w:marBottom w:val="0"/>
              <w:divBdr>
                <w:top w:val="none" w:sz="0" w:space="0" w:color="auto"/>
                <w:left w:val="none" w:sz="0" w:space="0" w:color="auto"/>
                <w:bottom w:val="none" w:sz="0" w:space="0" w:color="auto"/>
                <w:right w:val="none" w:sz="0" w:space="0" w:color="auto"/>
              </w:divBdr>
            </w:div>
            <w:div w:id="601304708">
              <w:marLeft w:val="480"/>
              <w:marRight w:val="0"/>
              <w:marTop w:val="0"/>
              <w:marBottom w:val="0"/>
              <w:divBdr>
                <w:top w:val="none" w:sz="0" w:space="0" w:color="auto"/>
                <w:left w:val="none" w:sz="0" w:space="0" w:color="auto"/>
                <w:bottom w:val="none" w:sz="0" w:space="0" w:color="auto"/>
                <w:right w:val="none" w:sz="0" w:space="0" w:color="auto"/>
              </w:divBdr>
            </w:div>
            <w:div w:id="601305500">
              <w:marLeft w:val="480"/>
              <w:marRight w:val="0"/>
              <w:marTop w:val="0"/>
              <w:marBottom w:val="0"/>
              <w:divBdr>
                <w:top w:val="none" w:sz="0" w:space="0" w:color="auto"/>
                <w:left w:val="none" w:sz="0" w:space="0" w:color="auto"/>
                <w:bottom w:val="none" w:sz="0" w:space="0" w:color="auto"/>
                <w:right w:val="none" w:sz="0" w:space="0" w:color="auto"/>
              </w:divBdr>
            </w:div>
            <w:div w:id="601374189">
              <w:marLeft w:val="480"/>
              <w:marRight w:val="0"/>
              <w:marTop w:val="0"/>
              <w:marBottom w:val="0"/>
              <w:divBdr>
                <w:top w:val="none" w:sz="0" w:space="0" w:color="auto"/>
                <w:left w:val="none" w:sz="0" w:space="0" w:color="auto"/>
                <w:bottom w:val="none" w:sz="0" w:space="0" w:color="auto"/>
                <w:right w:val="none" w:sz="0" w:space="0" w:color="auto"/>
              </w:divBdr>
            </w:div>
            <w:div w:id="601424376">
              <w:marLeft w:val="480"/>
              <w:marRight w:val="0"/>
              <w:marTop w:val="0"/>
              <w:marBottom w:val="0"/>
              <w:divBdr>
                <w:top w:val="none" w:sz="0" w:space="0" w:color="auto"/>
                <w:left w:val="none" w:sz="0" w:space="0" w:color="auto"/>
                <w:bottom w:val="none" w:sz="0" w:space="0" w:color="auto"/>
                <w:right w:val="none" w:sz="0" w:space="0" w:color="auto"/>
              </w:divBdr>
            </w:div>
            <w:div w:id="601450710">
              <w:marLeft w:val="480"/>
              <w:marRight w:val="0"/>
              <w:marTop w:val="0"/>
              <w:marBottom w:val="0"/>
              <w:divBdr>
                <w:top w:val="none" w:sz="0" w:space="0" w:color="auto"/>
                <w:left w:val="none" w:sz="0" w:space="0" w:color="auto"/>
                <w:bottom w:val="none" w:sz="0" w:space="0" w:color="auto"/>
                <w:right w:val="none" w:sz="0" w:space="0" w:color="auto"/>
              </w:divBdr>
            </w:div>
            <w:div w:id="601568140">
              <w:marLeft w:val="480"/>
              <w:marRight w:val="0"/>
              <w:marTop w:val="0"/>
              <w:marBottom w:val="0"/>
              <w:divBdr>
                <w:top w:val="none" w:sz="0" w:space="0" w:color="auto"/>
                <w:left w:val="none" w:sz="0" w:space="0" w:color="auto"/>
                <w:bottom w:val="none" w:sz="0" w:space="0" w:color="auto"/>
                <w:right w:val="none" w:sz="0" w:space="0" w:color="auto"/>
              </w:divBdr>
            </w:div>
            <w:div w:id="601568509">
              <w:marLeft w:val="480"/>
              <w:marRight w:val="0"/>
              <w:marTop w:val="0"/>
              <w:marBottom w:val="0"/>
              <w:divBdr>
                <w:top w:val="none" w:sz="0" w:space="0" w:color="auto"/>
                <w:left w:val="none" w:sz="0" w:space="0" w:color="auto"/>
                <w:bottom w:val="none" w:sz="0" w:space="0" w:color="auto"/>
                <w:right w:val="none" w:sz="0" w:space="0" w:color="auto"/>
              </w:divBdr>
            </w:div>
            <w:div w:id="601646929">
              <w:marLeft w:val="480"/>
              <w:marRight w:val="0"/>
              <w:marTop w:val="0"/>
              <w:marBottom w:val="0"/>
              <w:divBdr>
                <w:top w:val="none" w:sz="0" w:space="0" w:color="auto"/>
                <w:left w:val="none" w:sz="0" w:space="0" w:color="auto"/>
                <w:bottom w:val="none" w:sz="0" w:space="0" w:color="auto"/>
                <w:right w:val="none" w:sz="0" w:space="0" w:color="auto"/>
              </w:divBdr>
            </w:div>
            <w:div w:id="601717584">
              <w:marLeft w:val="480"/>
              <w:marRight w:val="0"/>
              <w:marTop w:val="0"/>
              <w:marBottom w:val="0"/>
              <w:divBdr>
                <w:top w:val="none" w:sz="0" w:space="0" w:color="auto"/>
                <w:left w:val="none" w:sz="0" w:space="0" w:color="auto"/>
                <w:bottom w:val="none" w:sz="0" w:space="0" w:color="auto"/>
                <w:right w:val="none" w:sz="0" w:space="0" w:color="auto"/>
              </w:divBdr>
            </w:div>
            <w:div w:id="601762916">
              <w:marLeft w:val="480"/>
              <w:marRight w:val="0"/>
              <w:marTop w:val="0"/>
              <w:marBottom w:val="0"/>
              <w:divBdr>
                <w:top w:val="none" w:sz="0" w:space="0" w:color="auto"/>
                <w:left w:val="none" w:sz="0" w:space="0" w:color="auto"/>
                <w:bottom w:val="none" w:sz="0" w:space="0" w:color="auto"/>
                <w:right w:val="none" w:sz="0" w:space="0" w:color="auto"/>
              </w:divBdr>
            </w:div>
            <w:div w:id="601766626">
              <w:marLeft w:val="480"/>
              <w:marRight w:val="0"/>
              <w:marTop w:val="0"/>
              <w:marBottom w:val="0"/>
              <w:divBdr>
                <w:top w:val="none" w:sz="0" w:space="0" w:color="auto"/>
                <w:left w:val="none" w:sz="0" w:space="0" w:color="auto"/>
                <w:bottom w:val="none" w:sz="0" w:space="0" w:color="auto"/>
                <w:right w:val="none" w:sz="0" w:space="0" w:color="auto"/>
              </w:divBdr>
            </w:div>
            <w:div w:id="601842862">
              <w:marLeft w:val="480"/>
              <w:marRight w:val="0"/>
              <w:marTop w:val="0"/>
              <w:marBottom w:val="0"/>
              <w:divBdr>
                <w:top w:val="none" w:sz="0" w:space="0" w:color="auto"/>
                <w:left w:val="none" w:sz="0" w:space="0" w:color="auto"/>
                <w:bottom w:val="none" w:sz="0" w:space="0" w:color="auto"/>
                <w:right w:val="none" w:sz="0" w:space="0" w:color="auto"/>
              </w:divBdr>
            </w:div>
            <w:div w:id="601885053">
              <w:marLeft w:val="480"/>
              <w:marRight w:val="0"/>
              <w:marTop w:val="0"/>
              <w:marBottom w:val="0"/>
              <w:divBdr>
                <w:top w:val="none" w:sz="0" w:space="0" w:color="auto"/>
                <w:left w:val="none" w:sz="0" w:space="0" w:color="auto"/>
                <w:bottom w:val="none" w:sz="0" w:space="0" w:color="auto"/>
                <w:right w:val="none" w:sz="0" w:space="0" w:color="auto"/>
              </w:divBdr>
            </w:div>
            <w:div w:id="601885162">
              <w:marLeft w:val="480"/>
              <w:marRight w:val="0"/>
              <w:marTop w:val="0"/>
              <w:marBottom w:val="0"/>
              <w:divBdr>
                <w:top w:val="none" w:sz="0" w:space="0" w:color="auto"/>
                <w:left w:val="none" w:sz="0" w:space="0" w:color="auto"/>
                <w:bottom w:val="none" w:sz="0" w:space="0" w:color="auto"/>
                <w:right w:val="none" w:sz="0" w:space="0" w:color="auto"/>
              </w:divBdr>
            </w:div>
            <w:div w:id="601886766">
              <w:marLeft w:val="480"/>
              <w:marRight w:val="0"/>
              <w:marTop w:val="0"/>
              <w:marBottom w:val="0"/>
              <w:divBdr>
                <w:top w:val="none" w:sz="0" w:space="0" w:color="auto"/>
                <w:left w:val="none" w:sz="0" w:space="0" w:color="auto"/>
                <w:bottom w:val="none" w:sz="0" w:space="0" w:color="auto"/>
                <w:right w:val="none" w:sz="0" w:space="0" w:color="auto"/>
              </w:divBdr>
            </w:div>
            <w:div w:id="602031476">
              <w:marLeft w:val="480"/>
              <w:marRight w:val="0"/>
              <w:marTop w:val="0"/>
              <w:marBottom w:val="0"/>
              <w:divBdr>
                <w:top w:val="none" w:sz="0" w:space="0" w:color="auto"/>
                <w:left w:val="none" w:sz="0" w:space="0" w:color="auto"/>
                <w:bottom w:val="none" w:sz="0" w:space="0" w:color="auto"/>
                <w:right w:val="none" w:sz="0" w:space="0" w:color="auto"/>
              </w:divBdr>
            </w:div>
            <w:div w:id="602080295">
              <w:marLeft w:val="480"/>
              <w:marRight w:val="0"/>
              <w:marTop w:val="0"/>
              <w:marBottom w:val="0"/>
              <w:divBdr>
                <w:top w:val="none" w:sz="0" w:space="0" w:color="auto"/>
                <w:left w:val="none" w:sz="0" w:space="0" w:color="auto"/>
                <w:bottom w:val="none" w:sz="0" w:space="0" w:color="auto"/>
                <w:right w:val="none" w:sz="0" w:space="0" w:color="auto"/>
              </w:divBdr>
            </w:div>
            <w:div w:id="602108650">
              <w:marLeft w:val="480"/>
              <w:marRight w:val="0"/>
              <w:marTop w:val="0"/>
              <w:marBottom w:val="0"/>
              <w:divBdr>
                <w:top w:val="none" w:sz="0" w:space="0" w:color="auto"/>
                <w:left w:val="none" w:sz="0" w:space="0" w:color="auto"/>
                <w:bottom w:val="none" w:sz="0" w:space="0" w:color="auto"/>
                <w:right w:val="none" w:sz="0" w:space="0" w:color="auto"/>
              </w:divBdr>
            </w:div>
            <w:div w:id="602223739">
              <w:marLeft w:val="480"/>
              <w:marRight w:val="0"/>
              <w:marTop w:val="0"/>
              <w:marBottom w:val="0"/>
              <w:divBdr>
                <w:top w:val="none" w:sz="0" w:space="0" w:color="auto"/>
                <w:left w:val="none" w:sz="0" w:space="0" w:color="auto"/>
                <w:bottom w:val="none" w:sz="0" w:space="0" w:color="auto"/>
                <w:right w:val="none" w:sz="0" w:space="0" w:color="auto"/>
              </w:divBdr>
            </w:div>
            <w:div w:id="602300222">
              <w:marLeft w:val="480"/>
              <w:marRight w:val="0"/>
              <w:marTop w:val="0"/>
              <w:marBottom w:val="0"/>
              <w:divBdr>
                <w:top w:val="none" w:sz="0" w:space="0" w:color="auto"/>
                <w:left w:val="none" w:sz="0" w:space="0" w:color="auto"/>
                <w:bottom w:val="none" w:sz="0" w:space="0" w:color="auto"/>
                <w:right w:val="none" w:sz="0" w:space="0" w:color="auto"/>
              </w:divBdr>
            </w:div>
            <w:div w:id="602301786">
              <w:marLeft w:val="480"/>
              <w:marRight w:val="0"/>
              <w:marTop w:val="0"/>
              <w:marBottom w:val="0"/>
              <w:divBdr>
                <w:top w:val="none" w:sz="0" w:space="0" w:color="auto"/>
                <w:left w:val="none" w:sz="0" w:space="0" w:color="auto"/>
                <w:bottom w:val="none" w:sz="0" w:space="0" w:color="auto"/>
                <w:right w:val="none" w:sz="0" w:space="0" w:color="auto"/>
              </w:divBdr>
            </w:div>
            <w:div w:id="602421158">
              <w:marLeft w:val="480"/>
              <w:marRight w:val="0"/>
              <w:marTop w:val="0"/>
              <w:marBottom w:val="0"/>
              <w:divBdr>
                <w:top w:val="none" w:sz="0" w:space="0" w:color="auto"/>
                <w:left w:val="none" w:sz="0" w:space="0" w:color="auto"/>
                <w:bottom w:val="none" w:sz="0" w:space="0" w:color="auto"/>
                <w:right w:val="none" w:sz="0" w:space="0" w:color="auto"/>
              </w:divBdr>
            </w:div>
            <w:div w:id="602422049">
              <w:marLeft w:val="480"/>
              <w:marRight w:val="0"/>
              <w:marTop w:val="0"/>
              <w:marBottom w:val="0"/>
              <w:divBdr>
                <w:top w:val="none" w:sz="0" w:space="0" w:color="auto"/>
                <w:left w:val="none" w:sz="0" w:space="0" w:color="auto"/>
                <w:bottom w:val="none" w:sz="0" w:space="0" w:color="auto"/>
                <w:right w:val="none" w:sz="0" w:space="0" w:color="auto"/>
              </w:divBdr>
            </w:div>
            <w:div w:id="602423809">
              <w:marLeft w:val="480"/>
              <w:marRight w:val="0"/>
              <w:marTop w:val="0"/>
              <w:marBottom w:val="0"/>
              <w:divBdr>
                <w:top w:val="none" w:sz="0" w:space="0" w:color="auto"/>
                <w:left w:val="none" w:sz="0" w:space="0" w:color="auto"/>
                <w:bottom w:val="none" w:sz="0" w:space="0" w:color="auto"/>
                <w:right w:val="none" w:sz="0" w:space="0" w:color="auto"/>
              </w:divBdr>
            </w:div>
            <w:div w:id="602497243">
              <w:marLeft w:val="480"/>
              <w:marRight w:val="0"/>
              <w:marTop w:val="0"/>
              <w:marBottom w:val="0"/>
              <w:divBdr>
                <w:top w:val="none" w:sz="0" w:space="0" w:color="auto"/>
                <w:left w:val="none" w:sz="0" w:space="0" w:color="auto"/>
                <w:bottom w:val="none" w:sz="0" w:space="0" w:color="auto"/>
                <w:right w:val="none" w:sz="0" w:space="0" w:color="auto"/>
              </w:divBdr>
            </w:div>
            <w:div w:id="602498817">
              <w:marLeft w:val="480"/>
              <w:marRight w:val="0"/>
              <w:marTop w:val="0"/>
              <w:marBottom w:val="0"/>
              <w:divBdr>
                <w:top w:val="none" w:sz="0" w:space="0" w:color="auto"/>
                <w:left w:val="none" w:sz="0" w:space="0" w:color="auto"/>
                <w:bottom w:val="none" w:sz="0" w:space="0" w:color="auto"/>
                <w:right w:val="none" w:sz="0" w:space="0" w:color="auto"/>
              </w:divBdr>
            </w:div>
            <w:div w:id="602543150">
              <w:marLeft w:val="480"/>
              <w:marRight w:val="0"/>
              <w:marTop w:val="0"/>
              <w:marBottom w:val="0"/>
              <w:divBdr>
                <w:top w:val="none" w:sz="0" w:space="0" w:color="auto"/>
                <w:left w:val="none" w:sz="0" w:space="0" w:color="auto"/>
                <w:bottom w:val="none" w:sz="0" w:space="0" w:color="auto"/>
                <w:right w:val="none" w:sz="0" w:space="0" w:color="auto"/>
              </w:divBdr>
            </w:div>
            <w:div w:id="602685443">
              <w:marLeft w:val="480"/>
              <w:marRight w:val="0"/>
              <w:marTop w:val="0"/>
              <w:marBottom w:val="0"/>
              <w:divBdr>
                <w:top w:val="none" w:sz="0" w:space="0" w:color="auto"/>
                <w:left w:val="none" w:sz="0" w:space="0" w:color="auto"/>
                <w:bottom w:val="none" w:sz="0" w:space="0" w:color="auto"/>
                <w:right w:val="none" w:sz="0" w:space="0" w:color="auto"/>
              </w:divBdr>
            </w:div>
            <w:div w:id="602686242">
              <w:marLeft w:val="480"/>
              <w:marRight w:val="0"/>
              <w:marTop w:val="0"/>
              <w:marBottom w:val="0"/>
              <w:divBdr>
                <w:top w:val="none" w:sz="0" w:space="0" w:color="auto"/>
                <w:left w:val="none" w:sz="0" w:space="0" w:color="auto"/>
                <w:bottom w:val="none" w:sz="0" w:space="0" w:color="auto"/>
                <w:right w:val="none" w:sz="0" w:space="0" w:color="auto"/>
              </w:divBdr>
            </w:div>
            <w:div w:id="602881135">
              <w:marLeft w:val="480"/>
              <w:marRight w:val="0"/>
              <w:marTop w:val="0"/>
              <w:marBottom w:val="0"/>
              <w:divBdr>
                <w:top w:val="none" w:sz="0" w:space="0" w:color="auto"/>
                <w:left w:val="none" w:sz="0" w:space="0" w:color="auto"/>
                <w:bottom w:val="none" w:sz="0" w:space="0" w:color="auto"/>
                <w:right w:val="none" w:sz="0" w:space="0" w:color="auto"/>
              </w:divBdr>
            </w:div>
            <w:div w:id="602881463">
              <w:marLeft w:val="480"/>
              <w:marRight w:val="0"/>
              <w:marTop w:val="0"/>
              <w:marBottom w:val="0"/>
              <w:divBdr>
                <w:top w:val="none" w:sz="0" w:space="0" w:color="auto"/>
                <w:left w:val="none" w:sz="0" w:space="0" w:color="auto"/>
                <w:bottom w:val="none" w:sz="0" w:space="0" w:color="auto"/>
                <w:right w:val="none" w:sz="0" w:space="0" w:color="auto"/>
              </w:divBdr>
            </w:div>
            <w:div w:id="602957547">
              <w:marLeft w:val="480"/>
              <w:marRight w:val="0"/>
              <w:marTop w:val="0"/>
              <w:marBottom w:val="0"/>
              <w:divBdr>
                <w:top w:val="none" w:sz="0" w:space="0" w:color="auto"/>
                <w:left w:val="none" w:sz="0" w:space="0" w:color="auto"/>
                <w:bottom w:val="none" w:sz="0" w:space="0" w:color="auto"/>
                <w:right w:val="none" w:sz="0" w:space="0" w:color="auto"/>
              </w:divBdr>
            </w:div>
            <w:div w:id="602962296">
              <w:marLeft w:val="480"/>
              <w:marRight w:val="0"/>
              <w:marTop w:val="0"/>
              <w:marBottom w:val="0"/>
              <w:divBdr>
                <w:top w:val="none" w:sz="0" w:space="0" w:color="auto"/>
                <w:left w:val="none" w:sz="0" w:space="0" w:color="auto"/>
                <w:bottom w:val="none" w:sz="0" w:space="0" w:color="auto"/>
                <w:right w:val="none" w:sz="0" w:space="0" w:color="auto"/>
              </w:divBdr>
            </w:div>
            <w:div w:id="602962326">
              <w:marLeft w:val="480"/>
              <w:marRight w:val="0"/>
              <w:marTop w:val="0"/>
              <w:marBottom w:val="0"/>
              <w:divBdr>
                <w:top w:val="none" w:sz="0" w:space="0" w:color="auto"/>
                <w:left w:val="none" w:sz="0" w:space="0" w:color="auto"/>
                <w:bottom w:val="none" w:sz="0" w:space="0" w:color="auto"/>
                <w:right w:val="none" w:sz="0" w:space="0" w:color="auto"/>
              </w:divBdr>
            </w:div>
            <w:div w:id="602999943">
              <w:marLeft w:val="480"/>
              <w:marRight w:val="0"/>
              <w:marTop w:val="0"/>
              <w:marBottom w:val="0"/>
              <w:divBdr>
                <w:top w:val="none" w:sz="0" w:space="0" w:color="auto"/>
                <w:left w:val="none" w:sz="0" w:space="0" w:color="auto"/>
                <w:bottom w:val="none" w:sz="0" w:space="0" w:color="auto"/>
                <w:right w:val="none" w:sz="0" w:space="0" w:color="auto"/>
              </w:divBdr>
            </w:div>
            <w:div w:id="603076187">
              <w:marLeft w:val="480"/>
              <w:marRight w:val="0"/>
              <w:marTop w:val="0"/>
              <w:marBottom w:val="0"/>
              <w:divBdr>
                <w:top w:val="none" w:sz="0" w:space="0" w:color="auto"/>
                <w:left w:val="none" w:sz="0" w:space="0" w:color="auto"/>
                <w:bottom w:val="none" w:sz="0" w:space="0" w:color="auto"/>
                <w:right w:val="none" w:sz="0" w:space="0" w:color="auto"/>
              </w:divBdr>
            </w:div>
            <w:div w:id="603147008">
              <w:marLeft w:val="480"/>
              <w:marRight w:val="0"/>
              <w:marTop w:val="0"/>
              <w:marBottom w:val="0"/>
              <w:divBdr>
                <w:top w:val="none" w:sz="0" w:space="0" w:color="auto"/>
                <w:left w:val="none" w:sz="0" w:space="0" w:color="auto"/>
                <w:bottom w:val="none" w:sz="0" w:space="0" w:color="auto"/>
                <w:right w:val="none" w:sz="0" w:space="0" w:color="auto"/>
              </w:divBdr>
            </w:div>
            <w:div w:id="603194832">
              <w:marLeft w:val="480"/>
              <w:marRight w:val="0"/>
              <w:marTop w:val="0"/>
              <w:marBottom w:val="0"/>
              <w:divBdr>
                <w:top w:val="none" w:sz="0" w:space="0" w:color="auto"/>
                <w:left w:val="none" w:sz="0" w:space="0" w:color="auto"/>
                <w:bottom w:val="none" w:sz="0" w:space="0" w:color="auto"/>
                <w:right w:val="none" w:sz="0" w:space="0" w:color="auto"/>
              </w:divBdr>
            </w:div>
            <w:div w:id="603225909">
              <w:marLeft w:val="480"/>
              <w:marRight w:val="0"/>
              <w:marTop w:val="0"/>
              <w:marBottom w:val="0"/>
              <w:divBdr>
                <w:top w:val="none" w:sz="0" w:space="0" w:color="auto"/>
                <w:left w:val="none" w:sz="0" w:space="0" w:color="auto"/>
                <w:bottom w:val="none" w:sz="0" w:space="0" w:color="auto"/>
                <w:right w:val="none" w:sz="0" w:space="0" w:color="auto"/>
              </w:divBdr>
            </w:div>
            <w:div w:id="603268293">
              <w:marLeft w:val="480"/>
              <w:marRight w:val="0"/>
              <w:marTop w:val="0"/>
              <w:marBottom w:val="0"/>
              <w:divBdr>
                <w:top w:val="none" w:sz="0" w:space="0" w:color="auto"/>
                <w:left w:val="none" w:sz="0" w:space="0" w:color="auto"/>
                <w:bottom w:val="none" w:sz="0" w:space="0" w:color="auto"/>
                <w:right w:val="none" w:sz="0" w:space="0" w:color="auto"/>
              </w:divBdr>
            </w:div>
            <w:div w:id="603271364">
              <w:marLeft w:val="480"/>
              <w:marRight w:val="0"/>
              <w:marTop w:val="0"/>
              <w:marBottom w:val="0"/>
              <w:divBdr>
                <w:top w:val="none" w:sz="0" w:space="0" w:color="auto"/>
                <w:left w:val="none" w:sz="0" w:space="0" w:color="auto"/>
                <w:bottom w:val="none" w:sz="0" w:space="0" w:color="auto"/>
                <w:right w:val="none" w:sz="0" w:space="0" w:color="auto"/>
              </w:divBdr>
            </w:div>
            <w:div w:id="603420477">
              <w:marLeft w:val="480"/>
              <w:marRight w:val="0"/>
              <w:marTop w:val="0"/>
              <w:marBottom w:val="0"/>
              <w:divBdr>
                <w:top w:val="none" w:sz="0" w:space="0" w:color="auto"/>
                <w:left w:val="none" w:sz="0" w:space="0" w:color="auto"/>
                <w:bottom w:val="none" w:sz="0" w:space="0" w:color="auto"/>
                <w:right w:val="none" w:sz="0" w:space="0" w:color="auto"/>
              </w:divBdr>
            </w:div>
            <w:div w:id="603421944">
              <w:marLeft w:val="480"/>
              <w:marRight w:val="0"/>
              <w:marTop w:val="0"/>
              <w:marBottom w:val="0"/>
              <w:divBdr>
                <w:top w:val="none" w:sz="0" w:space="0" w:color="auto"/>
                <w:left w:val="none" w:sz="0" w:space="0" w:color="auto"/>
                <w:bottom w:val="none" w:sz="0" w:space="0" w:color="auto"/>
                <w:right w:val="none" w:sz="0" w:space="0" w:color="auto"/>
              </w:divBdr>
            </w:div>
            <w:div w:id="603458137">
              <w:marLeft w:val="480"/>
              <w:marRight w:val="0"/>
              <w:marTop w:val="0"/>
              <w:marBottom w:val="0"/>
              <w:divBdr>
                <w:top w:val="none" w:sz="0" w:space="0" w:color="auto"/>
                <w:left w:val="none" w:sz="0" w:space="0" w:color="auto"/>
                <w:bottom w:val="none" w:sz="0" w:space="0" w:color="auto"/>
                <w:right w:val="none" w:sz="0" w:space="0" w:color="auto"/>
              </w:divBdr>
            </w:div>
            <w:div w:id="603610796">
              <w:marLeft w:val="480"/>
              <w:marRight w:val="0"/>
              <w:marTop w:val="0"/>
              <w:marBottom w:val="0"/>
              <w:divBdr>
                <w:top w:val="none" w:sz="0" w:space="0" w:color="auto"/>
                <w:left w:val="none" w:sz="0" w:space="0" w:color="auto"/>
                <w:bottom w:val="none" w:sz="0" w:space="0" w:color="auto"/>
                <w:right w:val="none" w:sz="0" w:space="0" w:color="auto"/>
              </w:divBdr>
            </w:div>
            <w:div w:id="603656119">
              <w:marLeft w:val="480"/>
              <w:marRight w:val="0"/>
              <w:marTop w:val="0"/>
              <w:marBottom w:val="0"/>
              <w:divBdr>
                <w:top w:val="none" w:sz="0" w:space="0" w:color="auto"/>
                <w:left w:val="none" w:sz="0" w:space="0" w:color="auto"/>
                <w:bottom w:val="none" w:sz="0" w:space="0" w:color="auto"/>
                <w:right w:val="none" w:sz="0" w:space="0" w:color="auto"/>
              </w:divBdr>
            </w:div>
            <w:div w:id="603803153">
              <w:marLeft w:val="480"/>
              <w:marRight w:val="0"/>
              <w:marTop w:val="0"/>
              <w:marBottom w:val="0"/>
              <w:divBdr>
                <w:top w:val="none" w:sz="0" w:space="0" w:color="auto"/>
                <w:left w:val="none" w:sz="0" w:space="0" w:color="auto"/>
                <w:bottom w:val="none" w:sz="0" w:space="0" w:color="auto"/>
                <w:right w:val="none" w:sz="0" w:space="0" w:color="auto"/>
              </w:divBdr>
            </w:div>
            <w:div w:id="603805028">
              <w:marLeft w:val="480"/>
              <w:marRight w:val="0"/>
              <w:marTop w:val="0"/>
              <w:marBottom w:val="0"/>
              <w:divBdr>
                <w:top w:val="none" w:sz="0" w:space="0" w:color="auto"/>
                <w:left w:val="none" w:sz="0" w:space="0" w:color="auto"/>
                <w:bottom w:val="none" w:sz="0" w:space="0" w:color="auto"/>
                <w:right w:val="none" w:sz="0" w:space="0" w:color="auto"/>
              </w:divBdr>
            </w:div>
            <w:div w:id="603850816">
              <w:marLeft w:val="480"/>
              <w:marRight w:val="0"/>
              <w:marTop w:val="0"/>
              <w:marBottom w:val="0"/>
              <w:divBdr>
                <w:top w:val="none" w:sz="0" w:space="0" w:color="auto"/>
                <w:left w:val="none" w:sz="0" w:space="0" w:color="auto"/>
                <w:bottom w:val="none" w:sz="0" w:space="0" w:color="auto"/>
                <w:right w:val="none" w:sz="0" w:space="0" w:color="auto"/>
              </w:divBdr>
            </w:div>
            <w:div w:id="603921552">
              <w:marLeft w:val="480"/>
              <w:marRight w:val="0"/>
              <w:marTop w:val="0"/>
              <w:marBottom w:val="0"/>
              <w:divBdr>
                <w:top w:val="none" w:sz="0" w:space="0" w:color="auto"/>
                <w:left w:val="none" w:sz="0" w:space="0" w:color="auto"/>
                <w:bottom w:val="none" w:sz="0" w:space="0" w:color="auto"/>
                <w:right w:val="none" w:sz="0" w:space="0" w:color="auto"/>
              </w:divBdr>
            </w:div>
            <w:div w:id="604076170">
              <w:marLeft w:val="480"/>
              <w:marRight w:val="0"/>
              <w:marTop w:val="0"/>
              <w:marBottom w:val="0"/>
              <w:divBdr>
                <w:top w:val="none" w:sz="0" w:space="0" w:color="auto"/>
                <w:left w:val="none" w:sz="0" w:space="0" w:color="auto"/>
                <w:bottom w:val="none" w:sz="0" w:space="0" w:color="auto"/>
                <w:right w:val="none" w:sz="0" w:space="0" w:color="auto"/>
              </w:divBdr>
            </w:div>
            <w:div w:id="604076497">
              <w:marLeft w:val="480"/>
              <w:marRight w:val="0"/>
              <w:marTop w:val="0"/>
              <w:marBottom w:val="0"/>
              <w:divBdr>
                <w:top w:val="none" w:sz="0" w:space="0" w:color="auto"/>
                <w:left w:val="none" w:sz="0" w:space="0" w:color="auto"/>
                <w:bottom w:val="none" w:sz="0" w:space="0" w:color="auto"/>
                <w:right w:val="none" w:sz="0" w:space="0" w:color="auto"/>
              </w:divBdr>
            </w:div>
            <w:div w:id="604191857">
              <w:marLeft w:val="480"/>
              <w:marRight w:val="0"/>
              <w:marTop w:val="0"/>
              <w:marBottom w:val="0"/>
              <w:divBdr>
                <w:top w:val="none" w:sz="0" w:space="0" w:color="auto"/>
                <w:left w:val="none" w:sz="0" w:space="0" w:color="auto"/>
                <w:bottom w:val="none" w:sz="0" w:space="0" w:color="auto"/>
                <w:right w:val="none" w:sz="0" w:space="0" w:color="auto"/>
              </w:divBdr>
            </w:div>
            <w:div w:id="604268762">
              <w:marLeft w:val="480"/>
              <w:marRight w:val="0"/>
              <w:marTop w:val="0"/>
              <w:marBottom w:val="0"/>
              <w:divBdr>
                <w:top w:val="none" w:sz="0" w:space="0" w:color="auto"/>
                <w:left w:val="none" w:sz="0" w:space="0" w:color="auto"/>
                <w:bottom w:val="none" w:sz="0" w:space="0" w:color="auto"/>
                <w:right w:val="none" w:sz="0" w:space="0" w:color="auto"/>
              </w:divBdr>
            </w:div>
            <w:div w:id="604308623">
              <w:marLeft w:val="480"/>
              <w:marRight w:val="0"/>
              <w:marTop w:val="0"/>
              <w:marBottom w:val="0"/>
              <w:divBdr>
                <w:top w:val="none" w:sz="0" w:space="0" w:color="auto"/>
                <w:left w:val="none" w:sz="0" w:space="0" w:color="auto"/>
                <w:bottom w:val="none" w:sz="0" w:space="0" w:color="auto"/>
                <w:right w:val="none" w:sz="0" w:space="0" w:color="auto"/>
              </w:divBdr>
            </w:div>
            <w:div w:id="604310303">
              <w:marLeft w:val="480"/>
              <w:marRight w:val="0"/>
              <w:marTop w:val="0"/>
              <w:marBottom w:val="0"/>
              <w:divBdr>
                <w:top w:val="none" w:sz="0" w:space="0" w:color="auto"/>
                <w:left w:val="none" w:sz="0" w:space="0" w:color="auto"/>
                <w:bottom w:val="none" w:sz="0" w:space="0" w:color="auto"/>
                <w:right w:val="none" w:sz="0" w:space="0" w:color="auto"/>
              </w:divBdr>
            </w:div>
            <w:div w:id="604580520">
              <w:marLeft w:val="480"/>
              <w:marRight w:val="0"/>
              <w:marTop w:val="0"/>
              <w:marBottom w:val="0"/>
              <w:divBdr>
                <w:top w:val="none" w:sz="0" w:space="0" w:color="auto"/>
                <w:left w:val="none" w:sz="0" w:space="0" w:color="auto"/>
                <w:bottom w:val="none" w:sz="0" w:space="0" w:color="auto"/>
                <w:right w:val="none" w:sz="0" w:space="0" w:color="auto"/>
              </w:divBdr>
            </w:div>
            <w:div w:id="604729749">
              <w:marLeft w:val="480"/>
              <w:marRight w:val="0"/>
              <w:marTop w:val="0"/>
              <w:marBottom w:val="0"/>
              <w:divBdr>
                <w:top w:val="none" w:sz="0" w:space="0" w:color="auto"/>
                <w:left w:val="none" w:sz="0" w:space="0" w:color="auto"/>
                <w:bottom w:val="none" w:sz="0" w:space="0" w:color="auto"/>
                <w:right w:val="none" w:sz="0" w:space="0" w:color="auto"/>
              </w:divBdr>
            </w:div>
            <w:div w:id="604844337">
              <w:marLeft w:val="480"/>
              <w:marRight w:val="0"/>
              <w:marTop w:val="0"/>
              <w:marBottom w:val="0"/>
              <w:divBdr>
                <w:top w:val="none" w:sz="0" w:space="0" w:color="auto"/>
                <w:left w:val="none" w:sz="0" w:space="0" w:color="auto"/>
                <w:bottom w:val="none" w:sz="0" w:space="0" w:color="auto"/>
                <w:right w:val="none" w:sz="0" w:space="0" w:color="auto"/>
              </w:divBdr>
            </w:div>
            <w:div w:id="604848113">
              <w:marLeft w:val="480"/>
              <w:marRight w:val="0"/>
              <w:marTop w:val="0"/>
              <w:marBottom w:val="0"/>
              <w:divBdr>
                <w:top w:val="none" w:sz="0" w:space="0" w:color="auto"/>
                <w:left w:val="none" w:sz="0" w:space="0" w:color="auto"/>
                <w:bottom w:val="none" w:sz="0" w:space="0" w:color="auto"/>
                <w:right w:val="none" w:sz="0" w:space="0" w:color="auto"/>
              </w:divBdr>
            </w:div>
            <w:div w:id="604919222">
              <w:marLeft w:val="480"/>
              <w:marRight w:val="0"/>
              <w:marTop w:val="0"/>
              <w:marBottom w:val="0"/>
              <w:divBdr>
                <w:top w:val="none" w:sz="0" w:space="0" w:color="auto"/>
                <w:left w:val="none" w:sz="0" w:space="0" w:color="auto"/>
                <w:bottom w:val="none" w:sz="0" w:space="0" w:color="auto"/>
                <w:right w:val="none" w:sz="0" w:space="0" w:color="auto"/>
              </w:divBdr>
            </w:div>
            <w:div w:id="604969706">
              <w:marLeft w:val="480"/>
              <w:marRight w:val="0"/>
              <w:marTop w:val="0"/>
              <w:marBottom w:val="0"/>
              <w:divBdr>
                <w:top w:val="none" w:sz="0" w:space="0" w:color="auto"/>
                <w:left w:val="none" w:sz="0" w:space="0" w:color="auto"/>
                <w:bottom w:val="none" w:sz="0" w:space="0" w:color="auto"/>
                <w:right w:val="none" w:sz="0" w:space="0" w:color="auto"/>
              </w:divBdr>
            </w:div>
            <w:div w:id="604970371">
              <w:marLeft w:val="480"/>
              <w:marRight w:val="0"/>
              <w:marTop w:val="0"/>
              <w:marBottom w:val="0"/>
              <w:divBdr>
                <w:top w:val="none" w:sz="0" w:space="0" w:color="auto"/>
                <w:left w:val="none" w:sz="0" w:space="0" w:color="auto"/>
                <w:bottom w:val="none" w:sz="0" w:space="0" w:color="auto"/>
                <w:right w:val="none" w:sz="0" w:space="0" w:color="auto"/>
              </w:divBdr>
            </w:div>
            <w:div w:id="605038654">
              <w:marLeft w:val="480"/>
              <w:marRight w:val="0"/>
              <w:marTop w:val="0"/>
              <w:marBottom w:val="0"/>
              <w:divBdr>
                <w:top w:val="none" w:sz="0" w:space="0" w:color="auto"/>
                <w:left w:val="none" w:sz="0" w:space="0" w:color="auto"/>
                <w:bottom w:val="none" w:sz="0" w:space="0" w:color="auto"/>
                <w:right w:val="none" w:sz="0" w:space="0" w:color="auto"/>
              </w:divBdr>
            </w:div>
            <w:div w:id="605038671">
              <w:marLeft w:val="480"/>
              <w:marRight w:val="0"/>
              <w:marTop w:val="0"/>
              <w:marBottom w:val="0"/>
              <w:divBdr>
                <w:top w:val="none" w:sz="0" w:space="0" w:color="auto"/>
                <w:left w:val="none" w:sz="0" w:space="0" w:color="auto"/>
                <w:bottom w:val="none" w:sz="0" w:space="0" w:color="auto"/>
                <w:right w:val="none" w:sz="0" w:space="0" w:color="auto"/>
              </w:divBdr>
            </w:div>
            <w:div w:id="605160801">
              <w:marLeft w:val="480"/>
              <w:marRight w:val="0"/>
              <w:marTop w:val="0"/>
              <w:marBottom w:val="0"/>
              <w:divBdr>
                <w:top w:val="none" w:sz="0" w:space="0" w:color="auto"/>
                <w:left w:val="none" w:sz="0" w:space="0" w:color="auto"/>
                <w:bottom w:val="none" w:sz="0" w:space="0" w:color="auto"/>
                <w:right w:val="none" w:sz="0" w:space="0" w:color="auto"/>
              </w:divBdr>
            </w:div>
            <w:div w:id="605187989">
              <w:marLeft w:val="480"/>
              <w:marRight w:val="0"/>
              <w:marTop w:val="0"/>
              <w:marBottom w:val="0"/>
              <w:divBdr>
                <w:top w:val="none" w:sz="0" w:space="0" w:color="auto"/>
                <w:left w:val="none" w:sz="0" w:space="0" w:color="auto"/>
                <w:bottom w:val="none" w:sz="0" w:space="0" w:color="auto"/>
                <w:right w:val="none" w:sz="0" w:space="0" w:color="auto"/>
              </w:divBdr>
            </w:div>
            <w:div w:id="605230188">
              <w:marLeft w:val="480"/>
              <w:marRight w:val="0"/>
              <w:marTop w:val="0"/>
              <w:marBottom w:val="0"/>
              <w:divBdr>
                <w:top w:val="none" w:sz="0" w:space="0" w:color="auto"/>
                <w:left w:val="none" w:sz="0" w:space="0" w:color="auto"/>
                <w:bottom w:val="none" w:sz="0" w:space="0" w:color="auto"/>
                <w:right w:val="none" w:sz="0" w:space="0" w:color="auto"/>
              </w:divBdr>
            </w:div>
            <w:div w:id="605236982">
              <w:marLeft w:val="480"/>
              <w:marRight w:val="0"/>
              <w:marTop w:val="0"/>
              <w:marBottom w:val="0"/>
              <w:divBdr>
                <w:top w:val="none" w:sz="0" w:space="0" w:color="auto"/>
                <w:left w:val="none" w:sz="0" w:space="0" w:color="auto"/>
                <w:bottom w:val="none" w:sz="0" w:space="0" w:color="auto"/>
                <w:right w:val="none" w:sz="0" w:space="0" w:color="auto"/>
              </w:divBdr>
            </w:div>
            <w:div w:id="605306692">
              <w:marLeft w:val="480"/>
              <w:marRight w:val="0"/>
              <w:marTop w:val="0"/>
              <w:marBottom w:val="0"/>
              <w:divBdr>
                <w:top w:val="none" w:sz="0" w:space="0" w:color="auto"/>
                <w:left w:val="none" w:sz="0" w:space="0" w:color="auto"/>
                <w:bottom w:val="none" w:sz="0" w:space="0" w:color="auto"/>
                <w:right w:val="none" w:sz="0" w:space="0" w:color="auto"/>
              </w:divBdr>
            </w:div>
            <w:div w:id="605428416">
              <w:marLeft w:val="480"/>
              <w:marRight w:val="0"/>
              <w:marTop w:val="0"/>
              <w:marBottom w:val="0"/>
              <w:divBdr>
                <w:top w:val="none" w:sz="0" w:space="0" w:color="auto"/>
                <w:left w:val="none" w:sz="0" w:space="0" w:color="auto"/>
                <w:bottom w:val="none" w:sz="0" w:space="0" w:color="auto"/>
                <w:right w:val="none" w:sz="0" w:space="0" w:color="auto"/>
              </w:divBdr>
            </w:div>
            <w:div w:id="605431467">
              <w:marLeft w:val="480"/>
              <w:marRight w:val="0"/>
              <w:marTop w:val="0"/>
              <w:marBottom w:val="0"/>
              <w:divBdr>
                <w:top w:val="none" w:sz="0" w:space="0" w:color="auto"/>
                <w:left w:val="none" w:sz="0" w:space="0" w:color="auto"/>
                <w:bottom w:val="none" w:sz="0" w:space="0" w:color="auto"/>
                <w:right w:val="none" w:sz="0" w:space="0" w:color="auto"/>
              </w:divBdr>
            </w:div>
            <w:div w:id="605499118">
              <w:marLeft w:val="480"/>
              <w:marRight w:val="0"/>
              <w:marTop w:val="0"/>
              <w:marBottom w:val="0"/>
              <w:divBdr>
                <w:top w:val="none" w:sz="0" w:space="0" w:color="auto"/>
                <w:left w:val="none" w:sz="0" w:space="0" w:color="auto"/>
                <w:bottom w:val="none" w:sz="0" w:space="0" w:color="auto"/>
                <w:right w:val="none" w:sz="0" w:space="0" w:color="auto"/>
              </w:divBdr>
            </w:div>
            <w:div w:id="605499927">
              <w:marLeft w:val="480"/>
              <w:marRight w:val="0"/>
              <w:marTop w:val="0"/>
              <w:marBottom w:val="0"/>
              <w:divBdr>
                <w:top w:val="none" w:sz="0" w:space="0" w:color="auto"/>
                <w:left w:val="none" w:sz="0" w:space="0" w:color="auto"/>
                <w:bottom w:val="none" w:sz="0" w:space="0" w:color="auto"/>
                <w:right w:val="none" w:sz="0" w:space="0" w:color="auto"/>
              </w:divBdr>
            </w:div>
            <w:div w:id="605502795">
              <w:marLeft w:val="480"/>
              <w:marRight w:val="0"/>
              <w:marTop w:val="0"/>
              <w:marBottom w:val="0"/>
              <w:divBdr>
                <w:top w:val="none" w:sz="0" w:space="0" w:color="auto"/>
                <w:left w:val="none" w:sz="0" w:space="0" w:color="auto"/>
                <w:bottom w:val="none" w:sz="0" w:space="0" w:color="auto"/>
                <w:right w:val="none" w:sz="0" w:space="0" w:color="auto"/>
              </w:divBdr>
            </w:div>
            <w:div w:id="605507143">
              <w:marLeft w:val="480"/>
              <w:marRight w:val="0"/>
              <w:marTop w:val="0"/>
              <w:marBottom w:val="0"/>
              <w:divBdr>
                <w:top w:val="none" w:sz="0" w:space="0" w:color="auto"/>
                <w:left w:val="none" w:sz="0" w:space="0" w:color="auto"/>
                <w:bottom w:val="none" w:sz="0" w:space="0" w:color="auto"/>
                <w:right w:val="none" w:sz="0" w:space="0" w:color="auto"/>
              </w:divBdr>
            </w:div>
            <w:div w:id="605622155">
              <w:marLeft w:val="480"/>
              <w:marRight w:val="0"/>
              <w:marTop w:val="0"/>
              <w:marBottom w:val="0"/>
              <w:divBdr>
                <w:top w:val="none" w:sz="0" w:space="0" w:color="auto"/>
                <w:left w:val="none" w:sz="0" w:space="0" w:color="auto"/>
                <w:bottom w:val="none" w:sz="0" w:space="0" w:color="auto"/>
                <w:right w:val="none" w:sz="0" w:space="0" w:color="auto"/>
              </w:divBdr>
            </w:div>
            <w:div w:id="605623282">
              <w:marLeft w:val="480"/>
              <w:marRight w:val="0"/>
              <w:marTop w:val="0"/>
              <w:marBottom w:val="0"/>
              <w:divBdr>
                <w:top w:val="none" w:sz="0" w:space="0" w:color="auto"/>
                <w:left w:val="none" w:sz="0" w:space="0" w:color="auto"/>
                <w:bottom w:val="none" w:sz="0" w:space="0" w:color="auto"/>
                <w:right w:val="none" w:sz="0" w:space="0" w:color="auto"/>
              </w:divBdr>
            </w:div>
            <w:div w:id="605767518">
              <w:marLeft w:val="480"/>
              <w:marRight w:val="0"/>
              <w:marTop w:val="0"/>
              <w:marBottom w:val="0"/>
              <w:divBdr>
                <w:top w:val="none" w:sz="0" w:space="0" w:color="auto"/>
                <w:left w:val="none" w:sz="0" w:space="0" w:color="auto"/>
                <w:bottom w:val="none" w:sz="0" w:space="0" w:color="auto"/>
                <w:right w:val="none" w:sz="0" w:space="0" w:color="auto"/>
              </w:divBdr>
            </w:div>
            <w:div w:id="605770069">
              <w:marLeft w:val="480"/>
              <w:marRight w:val="0"/>
              <w:marTop w:val="0"/>
              <w:marBottom w:val="0"/>
              <w:divBdr>
                <w:top w:val="none" w:sz="0" w:space="0" w:color="auto"/>
                <w:left w:val="none" w:sz="0" w:space="0" w:color="auto"/>
                <w:bottom w:val="none" w:sz="0" w:space="0" w:color="auto"/>
                <w:right w:val="none" w:sz="0" w:space="0" w:color="auto"/>
              </w:divBdr>
            </w:div>
            <w:div w:id="605773285">
              <w:marLeft w:val="480"/>
              <w:marRight w:val="0"/>
              <w:marTop w:val="0"/>
              <w:marBottom w:val="0"/>
              <w:divBdr>
                <w:top w:val="none" w:sz="0" w:space="0" w:color="auto"/>
                <w:left w:val="none" w:sz="0" w:space="0" w:color="auto"/>
                <w:bottom w:val="none" w:sz="0" w:space="0" w:color="auto"/>
                <w:right w:val="none" w:sz="0" w:space="0" w:color="auto"/>
              </w:divBdr>
            </w:div>
            <w:div w:id="605844344">
              <w:marLeft w:val="480"/>
              <w:marRight w:val="0"/>
              <w:marTop w:val="0"/>
              <w:marBottom w:val="0"/>
              <w:divBdr>
                <w:top w:val="none" w:sz="0" w:space="0" w:color="auto"/>
                <w:left w:val="none" w:sz="0" w:space="0" w:color="auto"/>
                <w:bottom w:val="none" w:sz="0" w:space="0" w:color="auto"/>
                <w:right w:val="none" w:sz="0" w:space="0" w:color="auto"/>
              </w:divBdr>
            </w:div>
            <w:div w:id="605887572">
              <w:marLeft w:val="480"/>
              <w:marRight w:val="0"/>
              <w:marTop w:val="0"/>
              <w:marBottom w:val="0"/>
              <w:divBdr>
                <w:top w:val="none" w:sz="0" w:space="0" w:color="auto"/>
                <w:left w:val="none" w:sz="0" w:space="0" w:color="auto"/>
                <w:bottom w:val="none" w:sz="0" w:space="0" w:color="auto"/>
                <w:right w:val="none" w:sz="0" w:space="0" w:color="auto"/>
              </w:divBdr>
            </w:div>
            <w:div w:id="605964593">
              <w:marLeft w:val="480"/>
              <w:marRight w:val="0"/>
              <w:marTop w:val="0"/>
              <w:marBottom w:val="0"/>
              <w:divBdr>
                <w:top w:val="none" w:sz="0" w:space="0" w:color="auto"/>
                <w:left w:val="none" w:sz="0" w:space="0" w:color="auto"/>
                <w:bottom w:val="none" w:sz="0" w:space="0" w:color="auto"/>
                <w:right w:val="none" w:sz="0" w:space="0" w:color="auto"/>
              </w:divBdr>
            </w:div>
            <w:div w:id="606235642">
              <w:marLeft w:val="480"/>
              <w:marRight w:val="0"/>
              <w:marTop w:val="0"/>
              <w:marBottom w:val="0"/>
              <w:divBdr>
                <w:top w:val="none" w:sz="0" w:space="0" w:color="auto"/>
                <w:left w:val="none" w:sz="0" w:space="0" w:color="auto"/>
                <w:bottom w:val="none" w:sz="0" w:space="0" w:color="auto"/>
                <w:right w:val="none" w:sz="0" w:space="0" w:color="auto"/>
              </w:divBdr>
            </w:div>
            <w:div w:id="606305195">
              <w:marLeft w:val="480"/>
              <w:marRight w:val="0"/>
              <w:marTop w:val="0"/>
              <w:marBottom w:val="0"/>
              <w:divBdr>
                <w:top w:val="none" w:sz="0" w:space="0" w:color="auto"/>
                <w:left w:val="none" w:sz="0" w:space="0" w:color="auto"/>
                <w:bottom w:val="none" w:sz="0" w:space="0" w:color="auto"/>
                <w:right w:val="none" w:sz="0" w:space="0" w:color="auto"/>
              </w:divBdr>
            </w:div>
            <w:div w:id="606353565">
              <w:marLeft w:val="480"/>
              <w:marRight w:val="0"/>
              <w:marTop w:val="0"/>
              <w:marBottom w:val="0"/>
              <w:divBdr>
                <w:top w:val="none" w:sz="0" w:space="0" w:color="auto"/>
                <w:left w:val="none" w:sz="0" w:space="0" w:color="auto"/>
                <w:bottom w:val="none" w:sz="0" w:space="0" w:color="auto"/>
                <w:right w:val="none" w:sz="0" w:space="0" w:color="auto"/>
              </w:divBdr>
            </w:div>
            <w:div w:id="606355560">
              <w:marLeft w:val="480"/>
              <w:marRight w:val="0"/>
              <w:marTop w:val="0"/>
              <w:marBottom w:val="0"/>
              <w:divBdr>
                <w:top w:val="none" w:sz="0" w:space="0" w:color="auto"/>
                <w:left w:val="none" w:sz="0" w:space="0" w:color="auto"/>
                <w:bottom w:val="none" w:sz="0" w:space="0" w:color="auto"/>
                <w:right w:val="none" w:sz="0" w:space="0" w:color="auto"/>
              </w:divBdr>
            </w:div>
            <w:div w:id="606355706">
              <w:marLeft w:val="480"/>
              <w:marRight w:val="0"/>
              <w:marTop w:val="0"/>
              <w:marBottom w:val="0"/>
              <w:divBdr>
                <w:top w:val="none" w:sz="0" w:space="0" w:color="auto"/>
                <w:left w:val="none" w:sz="0" w:space="0" w:color="auto"/>
                <w:bottom w:val="none" w:sz="0" w:space="0" w:color="auto"/>
                <w:right w:val="none" w:sz="0" w:space="0" w:color="auto"/>
              </w:divBdr>
            </w:div>
            <w:div w:id="606428766">
              <w:marLeft w:val="480"/>
              <w:marRight w:val="0"/>
              <w:marTop w:val="0"/>
              <w:marBottom w:val="0"/>
              <w:divBdr>
                <w:top w:val="none" w:sz="0" w:space="0" w:color="auto"/>
                <w:left w:val="none" w:sz="0" w:space="0" w:color="auto"/>
                <w:bottom w:val="none" w:sz="0" w:space="0" w:color="auto"/>
                <w:right w:val="none" w:sz="0" w:space="0" w:color="auto"/>
              </w:divBdr>
            </w:div>
            <w:div w:id="606431390">
              <w:marLeft w:val="480"/>
              <w:marRight w:val="0"/>
              <w:marTop w:val="0"/>
              <w:marBottom w:val="0"/>
              <w:divBdr>
                <w:top w:val="none" w:sz="0" w:space="0" w:color="auto"/>
                <w:left w:val="none" w:sz="0" w:space="0" w:color="auto"/>
                <w:bottom w:val="none" w:sz="0" w:space="0" w:color="auto"/>
                <w:right w:val="none" w:sz="0" w:space="0" w:color="auto"/>
              </w:divBdr>
            </w:div>
            <w:div w:id="606473057">
              <w:marLeft w:val="480"/>
              <w:marRight w:val="0"/>
              <w:marTop w:val="0"/>
              <w:marBottom w:val="0"/>
              <w:divBdr>
                <w:top w:val="none" w:sz="0" w:space="0" w:color="auto"/>
                <w:left w:val="none" w:sz="0" w:space="0" w:color="auto"/>
                <w:bottom w:val="none" w:sz="0" w:space="0" w:color="auto"/>
                <w:right w:val="none" w:sz="0" w:space="0" w:color="auto"/>
              </w:divBdr>
            </w:div>
            <w:div w:id="606502439">
              <w:marLeft w:val="480"/>
              <w:marRight w:val="0"/>
              <w:marTop w:val="0"/>
              <w:marBottom w:val="0"/>
              <w:divBdr>
                <w:top w:val="none" w:sz="0" w:space="0" w:color="auto"/>
                <w:left w:val="none" w:sz="0" w:space="0" w:color="auto"/>
                <w:bottom w:val="none" w:sz="0" w:space="0" w:color="auto"/>
                <w:right w:val="none" w:sz="0" w:space="0" w:color="auto"/>
              </w:divBdr>
            </w:div>
            <w:div w:id="606736480">
              <w:marLeft w:val="480"/>
              <w:marRight w:val="0"/>
              <w:marTop w:val="0"/>
              <w:marBottom w:val="0"/>
              <w:divBdr>
                <w:top w:val="none" w:sz="0" w:space="0" w:color="auto"/>
                <w:left w:val="none" w:sz="0" w:space="0" w:color="auto"/>
                <w:bottom w:val="none" w:sz="0" w:space="0" w:color="auto"/>
                <w:right w:val="none" w:sz="0" w:space="0" w:color="auto"/>
              </w:divBdr>
            </w:div>
            <w:div w:id="607126020">
              <w:marLeft w:val="480"/>
              <w:marRight w:val="0"/>
              <w:marTop w:val="0"/>
              <w:marBottom w:val="0"/>
              <w:divBdr>
                <w:top w:val="none" w:sz="0" w:space="0" w:color="auto"/>
                <w:left w:val="none" w:sz="0" w:space="0" w:color="auto"/>
                <w:bottom w:val="none" w:sz="0" w:space="0" w:color="auto"/>
                <w:right w:val="none" w:sz="0" w:space="0" w:color="auto"/>
              </w:divBdr>
            </w:div>
            <w:div w:id="607129429">
              <w:marLeft w:val="480"/>
              <w:marRight w:val="0"/>
              <w:marTop w:val="0"/>
              <w:marBottom w:val="0"/>
              <w:divBdr>
                <w:top w:val="none" w:sz="0" w:space="0" w:color="auto"/>
                <w:left w:val="none" w:sz="0" w:space="0" w:color="auto"/>
                <w:bottom w:val="none" w:sz="0" w:space="0" w:color="auto"/>
                <w:right w:val="none" w:sz="0" w:space="0" w:color="auto"/>
              </w:divBdr>
            </w:div>
            <w:div w:id="607156772">
              <w:marLeft w:val="480"/>
              <w:marRight w:val="0"/>
              <w:marTop w:val="0"/>
              <w:marBottom w:val="0"/>
              <w:divBdr>
                <w:top w:val="none" w:sz="0" w:space="0" w:color="auto"/>
                <w:left w:val="none" w:sz="0" w:space="0" w:color="auto"/>
                <w:bottom w:val="none" w:sz="0" w:space="0" w:color="auto"/>
                <w:right w:val="none" w:sz="0" w:space="0" w:color="auto"/>
              </w:divBdr>
            </w:div>
            <w:div w:id="607200023">
              <w:marLeft w:val="480"/>
              <w:marRight w:val="0"/>
              <w:marTop w:val="0"/>
              <w:marBottom w:val="0"/>
              <w:divBdr>
                <w:top w:val="none" w:sz="0" w:space="0" w:color="auto"/>
                <w:left w:val="none" w:sz="0" w:space="0" w:color="auto"/>
                <w:bottom w:val="none" w:sz="0" w:space="0" w:color="auto"/>
                <w:right w:val="none" w:sz="0" w:space="0" w:color="auto"/>
              </w:divBdr>
            </w:div>
            <w:div w:id="607204263">
              <w:marLeft w:val="480"/>
              <w:marRight w:val="0"/>
              <w:marTop w:val="0"/>
              <w:marBottom w:val="0"/>
              <w:divBdr>
                <w:top w:val="none" w:sz="0" w:space="0" w:color="auto"/>
                <w:left w:val="none" w:sz="0" w:space="0" w:color="auto"/>
                <w:bottom w:val="none" w:sz="0" w:space="0" w:color="auto"/>
                <w:right w:val="none" w:sz="0" w:space="0" w:color="auto"/>
              </w:divBdr>
            </w:div>
            <w:div w:id="607204593">
              <w:marLeft w:val="480"/>
              <w:marRight w:val="0"/>
              <w:marTop w:val="0"/>
              <w:marBottom w:val="0"/>
              <w:divBdr>
                <w:top w:val="none" w:sz="0" w:space="0" w:color="auto"/>
                <w:left w:val="none" w:sz="0" w:space="0" w:color="auto"/>
                <w:bottom w:val="none" w:sz="0" w:space="0" w:color="auto"/>
                <w:right w:val="none" w:sz="0" w:space="0" w:color="auto"/>
              </w:divBdr>
            </w:div>
            <w:div w:id="607467645">
              <w:marLeft w:val="480"/>
              <w:marRight w:val="0"/>
              <w:marTop w:val="0"/>
              <w:marBottom w:val="0"/>
              <w:divBdr>
                <w:top w:val="none" w:sz="0" w:space="0" w:color="auto"/>
                <w:left w:val="none" w:sz="0" w:space="0" w:color="auto"/>
                <w:bottom w:val="none" w:sz="0" w:space="0" w:color="auto"/>
                <w:right w:val="none" w:sz="0" w:space="0" w:color="auto"/>
              </w:divBdr>
            </w:div>
            <w:div w:id="607544364">
              <w:marLeft w:val="480"/>
              <w:marRight w:val="0"/>
              <w:marTop w:val="0"/>
              <w:marBottom w:val="0"/>
              <w:divBdr>
                <w:top w:val="none" w:sz="0" w:space="0" w:color="auto"/>
                <w:left w:val="none" w:sz="0" w:space="0" w:color="auto"/>
                <w:bottom w:val="none" w:sz="0" w:space="0" w:color="auto"/>
                <w:right w:val="none" w:sz="0" w:space="0" w:color="auto"/>
              </w:divBdr>
            </w:div>
            <w:div w:id="607658453">
              <w:marLeft w:val="480"/>
              <w:marRight w:val="0"/>
              <w:marTop w:val="0"/>
              <w:marBottom w:val="0"/>
              <w:divBdr>
                <w:top w:val="none" w:sz="0" w:space="0" w:color="auto"/>
                <w:left w:val="none" w:sz="0" w:space="0" w:color="auto"/>
                <w:bottom w:val="none" w:sz="0" w:space="0" w:color="auto"/>
                <w:right w:val="none" w:sz="0" w:space="0" w:color="auto"/>
              </w:divBdr>
            </w:div>
            <w:div w:id="607664050">
              <w:marLeft w:val="480"/>
              <w:marRight w:val="0"/>
              <w:marTop w:val="0"/>
              <w:marBottom w:val="0"/>
              <w:divBdr>
                <w:top w:val="none" w:sz="0" w:space="0" w:color="auto"/>
                <w:left w:val="none" w:sz="0" w:space="0" w:color="auto"/>
                <w:bottom w:val="none" w:sz="0" w:space="0" w:color="auto"/>
                <w:right w:val="none" w:sz="0" w:space="0" w:color="auto"/>
              </w:divBdr>
            </w:div>
            <w:div w:id="607934792">
              <w:marLeft w:val="480"/>
              <w:marRight w:val="0"/>
              <w:marTop w:val="0"/>
              <w:marBottom w:val="0"/>
              <w:divBdr>
                <w:top w:val="none" w:sz="0" w:space="0" w:color="auto"/>
                <w:left w:val="none" w:sz="0" w:space="0" w:color="auto"/>
                <w:bottom w:val="none" w:sz="0" w:space="0" w:color="auto"/>
                <w:right w:val="none" w:sz="0" w:space="0" w:color="auto"/>
              </w:divBdr>
            </w:div>
            <w:div w:id="608001705">
              <w:marLeft w:val="480"/>
              <w:marRight w:val="0"/>
              <w:marTop w:val="0"/>
              <w:marBottom w:val="0"/>
              <w:divBdr>
                <w:top w:val="none" w:sz="0" w:space="0" w:color="auto"/>
                <w:left w:val="none" w:sz="0" w:space="0" w:color="auto"/>
                <w:bottom w:val="none" w:sz="0" w:space="0" w:color="auto"/>
                <w:right w:val="none" w:sz="0" w:space="0" w:color="auto"/>
              </w:divBdr>
            </w:div>
            <w:div w:id="608195505">
              <w:marLeft w:val="480"/>
              <w:marRight w:val="0"/>
              <w:marTop w:val="0"/>
              <w:marBottom w:val="0"/>
              <w:divBdr>
                <w:top w:val="none" w:sz="0" w:space="0" w:color="auto"/>
                <w:left w:val="none" w:sz="0" w:space="0" w:color="auto"/>
                <w:bottom w:val="none" w:sz="0" w:space="0" w:color="auto"/>
                <w:right w:val="none" w:sz="0" w:space="0" w:color="auto"/>
              </w:divBdr>
            </w:div>
            <w:div w:id="608196568">
              <w:marLeft w:val="480"/>
              <w:marRight w:val="0"/>
              <w:marTop w:val="0"/>
              <w:marBottom w:val="0"/>
              <w:divBdr>
                <w:top w:val="none" w:sz="0" w:space="0" w:color="auto"/>
                <w:left w:val="none" w:sz="0" w:space="0" w:color="auto"/>
                <w:bottom w:val="none" w:sz="0" w:space="0" w:color="auto"/>
                <w:right w:val="none" w:sz="0" w:space="0" w:color="auto"/>
              </w:divBdr>
            </w:div>
            <w:div w:id="608243445">
              <w:marLeft w:val="480"/>
              <w:marRight w:val="0"/>
              <w:marTop w:val="0"/>
              <w:marBottom w:val="0"/>
              <w:divBdr>
                <w:top w:val="none" w:sz="0" w:space="0" w:color="auto"/>
                <w:left w:val="none" w:sz="0" w:space="0" w:color="auto"/>
                <w:bottom w:val="none" w:sz="0" w:space="0" w:color="auto"/>
                <w:right w:val="none" w:sz="0" w:space="0" w:color="auto"/>
              </w:divBdr>
            </w:div>
            <w:div w:id="608270750">
              <w:marLeft w:val="480"/>
              <w:marRight w:val="0"/>
              <w:marTop w:val="0"/>
              <w:marBottom w:val="0"/>
              <w:divBdr>
                <w:top w:val="none" w:sz="0" w:space="0" w:color="auto"/>
                <w:left w:val="none" w:sz="0" w:space="0" w:color="auto"/>
                <w:bottom w:val="none" w:sz="0" w:space="0" w:color="auto"/>
                <w:right w:val="none" w:sz="0" w:space="0" w:color="auto"/>
              </w:divBdr>
            </w:div>
            <w:div w:id="608395710">
              <w:marLeft w:val="480"/>
              <w:marRight w:val="0"/>
              <w:marTop w:val="0"/>
              <w:marBottom w:val="0"/>
              <w:divBdr>
                <w:top w:val="none" w:sz="0" w:space="0" w:color="auto"/>
                <w:left w:val="none" w:sz="0" w:space="0" w:color="auto"/>
                <w:bottom w:val="none" w:sz="0" w:space="0" w:color="auto"/>
                <w:right w:val="none" w:sz="0" w:space="0" w:color="auto"/>
              </w:divBdr>
            </w:div>
            <w:div w:id="608438757">
              <w:marLeft w:val="480"/>
              <w:marRight w:val="0"/>
              <w:marTop w:val="0"/>
              <w:marBottom w:val="0"/>
              <w:divBdr>
                <w:top w:val="none" w:sz="0" w:space="0" w:color="auto"/>
                <w:left w:val="none" w:sz="0" w:space="0" w:color="auto"/>
                <w:bottom w:val="none" w:sz="0" w:space="0" w:color="auto"/>
                <w:right w:val="none" w:sz="0" w:space="0" w:color="auto"/>
              </w:divBdr>
            </w:div>
            <w:div w:id="608463774">
              <w:marLeft w:val="480"/>
              <w:marRight w:val="0"/>
              <w:marTop w:val="0"/>
              <w:marBottom w:val="0"/>
              <w:divBdr>
                <w:top w:val="none" w:sz="0" w:space="0" w:color="auto"/>
                <w:left w:val="none" w:sz="0" w:space="0" w:color="auto"/>
                <w:bottom w:val="none" w:sz="0" w:space="0" w:color="auto"/>
                <w:right w:val="none" w:sz="0" w:space="0" w:color="auto"/>
              </w:divBdr>
            </w:div>
            <w:div w:id="608513949">
              <w:marLeft w:val="480"/>
              <w:marRight w:val="0"/>
              <w:marTop w:val="0"/>
              <w:marBottom w:val="0"/>
              <w:divBdr>
                <w:top w:val="none" w:sz="0" w:space="0" w:color="auto"/>
                <w:left w:val="none" w:sz="0" w:space="0" w:color="auto"/>
                <w:bottom w:val="none" w:sz="0" w:space="0" w:color="auto"/>
                <w:right w:val="none" w:sz="0" w:space="0" w:color="auto"/>
              </w:divBdr>
            </w:div>
            <w:div w:id="608581589">
              <w:marLeft w:val="480"/>
              <w:marRight w:val="0"/>
              <w:marTop w:val="0"/>
              <w:marBottom w:val="0"/>
              <w:divBdr>
                <w:top w:val="none" w:sz="0" w:space="0" w:color="auto"/>
                <w:left w:val="none" w:sz="0" w:space="0" w:color="auto"/>
                <w:bottom w:val="none" w:sz="0" w:space="0" w:color="auto"/>
                <w:right w:val="none" w:sz="0" w:space="0" w:color="auto"/>
              </w:divBdr>
            </w:div>
            <w:div w:id="608582308">
              <w:marLeft w:val="480"/>
              <w:marRight w:val="0"/>
              <w:marTop w:val="0"/>
              <w:marBottom w:val="0"/>
              <w:divBdr>
                <w:top w:val="none" w:sz="0" w:space="0" w:color="auto"/>
                <w:left w:val="none" w:sz="0" w:space="0" w:color="auto"/>
                <w:bottom w:val="none" w:sz="0" w:space="0" w:color="auto"/>
                <w:right w:val="none" w:sz="0" w:space="0" w:color="auto"/>
              </w:divBdr>
            </w:div>
            <w:div w:id="608898784">
              <w:marLeft w:val="480"/>
              <w:marRight w:val="0"/>
              <w:marTop w:val="0"/>
              <w:marBottom w:val="0"/>
              <w:divBdr>
                <w:top w:val="none" w:sz="0" w:space="0" w:color="auto"/>
                <w:left w:val="none" w:sz="0" w:space="0" w:color="auto"/>
                <w:bottom w:val="none" w:sz="0" w:space="0" w:color="auto"/>
                <w:right w:val="none" w:sz="0" w:space="0" w:color="auto"/>
              </w:divBdr>
            </w:div>
            <w:div w:id="608972185">
              <w:marLeft w:val="480"/>
              <w:marRight w:val="0"/>
              <w:marTop w:val="0"/>
              <w:marBottom w:val="0"/>
              <w:divBdr>
                <w:top w:val="none" w:sz="0" w:space="0" w:color="auto"/>
                <w:left w:val="none" w:sz="0" w:space="0" w:color="auto"/>
                <w:bottom w:val="none" w:sz="0" w:space="0" w:color="auto"/>
                <w:right w:val="none" w:sz="0" w:space="0" w:color="auto"/>
              </w:divBdr>
            </w:div>
            <w:div w:id="608973379">
              <w:marLeft w:val="480"/>
              <w:marRight w:val="0"/>
              <w:marTop w:val="0"/>
              <w:marBottom w:val="0"/>
              <w:divBdr>
                <w:top w:val="none" w:sz="0" w:space="0" w:color="auto"/>
                <w:left w:val="none" w:sz="0" w:space="0" w:color="auto"/>
                <w:bottom w:val="none" w:sz="0" w:space="0" w:color="auto"/>
                <w:right w:val="none" w:sz="0" w:space="0" w:color="auto"/>
              </w:divBdr>
            </w:div>
            <w:div w:id="608975816">
              <w:marLeft w:val="480"/>
              <w:marRight w:val="0"/>
              <w:marTop w:val="0"/>
              <w:marBottom w:val="0"/>
              <w:divBdr>
                <w:top w:val="none" w:sz="0" w:space="0" w:color="auto"/>
                <w:left w:val="none" w:sz="0" w:space="0" w:color="auto"/>
                <w:bottom w:val="none" w:sz="0" w:space="0" w:color="auto"/>
                <w:right w:val="none" w:sz="0" w:space="0" w:color="auto"/>
              </w:divBdr>
            </w:div>
            <w:div w:id="609123381">
              <w:marLeft w:val="480"/>
              <w:marRight w:val="0"/>
              <w:marTop w:val="0"/>
              <w:marBottom w:val="0"/>
              <w:divBdr>
                <w:top w:val="none" w:sz="0" w:space="0" w:color="auto"/>
                <w:left w:val="none" w:sz="0" w:space="0" w:color="auto"/>
                <w:bottom w:val="none" w:sz="0" w:space="0" w:color="auto"/>
                <w:right w:val="none" w:sz="0" w:space="0" w:color="auto"/>
              </w:divBdr>
            </w:div>
            <w:div w:id="609243225">
              <w:marLeft w:val="480"/>
              <w:marRight w:val="0"/>
              <w:marTop w:val="0"/>
              <w:marBottom w:val="0"/>
              <w:divBdr>
                <w:top w:val="none" w:sz="0" w:space="0" w:color="auto"/>
                <w:left w:val="none" w:sz="0" w:space="0" w:color="auto"/>
                <w:bottom w:val="none" w:sz="0" w:space="0" w:color="auto"/>
                <w:right w:val="none" w:sz="0" w:space="0" w:color="auto"/>
              </w:divBdr>
            </w:div>
            <w:div w:id="609319488">
              <w:marLeft w:val="480"/>
              <w:marRight w:val="0"/>
              <w:marTop w:val="0"/>
              <w:marBottom w:val="0"/>
              <w:divBdr>
                <w:top w:val="none" w:sz="0" w:space="0" w:color="auto"/>
                <w:left w:val="none" w:sz="0" w:space="0" w:color="auto"/>
                <w:bottom w:val="none" w:sz="0" w:space="0" w:color="auto"/>
                <w:right w:val="none" w:sz="0" w:space="0" w:color="auto"/>
              </w:divBdr>
            </w:div>
            <w:div w:id="609320602">
              <w:marLeft w:val="480"/>
              <w:marRight w:val="0"/>
              <w:marTop w:val="0"/>
              <w:marBottom w:val="0"/>
              <w:divBdr>
                <w:top w:val="none" w:sz="0" w:space="0" w:color="auto"/>
                <w:left w:val="none" w:sz="0" w:space="0" w:color="auto"/>
                <w:bottom w:val="none" w:sz="0" w:space="0" w:color="auto"/>
                <w:right w:val="none" w:sz="0" w:space="0" w:color="auto"/>
              </w:divBdr>
            </w:div>
            <w:div w:id="609357099">
              <w:marLeft w:val="480"/>
              <w:marRight w:val="0"/>
              <w:marTop w:val="0"/>
              <w:marBottom w:val="0"/>
              <w:divBdr>
                <w:top w:val="none" w:sz="0" w:space="0" w:color="auto"/>
                <w:left w:val="none" w:sz="0" w:space="0" w:color="auto"/>
                <w:bottom w:val="none" w:sz="0" w:space="0" w:color="auto"/>
                <w:right w:val="none" w:sz="0" w:space="0" w:color="auto"/>
              </w:divBdr>
            </w:div>
            <w:div w:id="609358413">
              <w:marLeft w:val="480"/>
              <w:marRight w:val="0"/>
              <w:marTop w:val="0"/>
              <w:marBottom w:val="0"/>
              <w:divBdr>
                <w:top w:val="none" w:sz="0" w:space="0" w:color="auto"/>
                <w:left w:val="none" w:sz="0" w:space="0" w:color="auto"/>
                <w:bottom w:val="none" w:sz="0" w:space="0" w:color="auto"/>
                <w:right w:val="none" w:sz="0" w:space="0" w:color="auto"/>
              </w:divBdr>
            </w:div>
            <w:div w:id="609360935">
              <w:marLeft w:val="480"/>
              <w:marRight w:val="0"/>
              <w:marTop w:val="0"/>
              <w:marBottom w:val="0"/>
              <w:divBdr>
                <w:top w:val="none" w:sz="0" w:space="0" w:color="auto"/>
                <w:left w:val="none" w:sz="0" w:space="0" w:color="auto"/>
                <w:bottom w:val="none" w:sz="0" w:space="0" w:color="auto"/>
                <w:right w:val="none" w:sz="0" w:space="0" w:color="auto"/>
              </w:divBdr>
            </w:div>
            <w:div w:id="609363011">
              <w:marLeft w:val="480"/>
              <w:marRight w:val="0"/>
              <w:marTop w:val="0"/>
              <w:marBottom w:val="0"/>
              <w:divBdr>
                <w:top w:val="none" w:sz="0" w:space="0" w:color="auto"/>
                <w:left w:val="none" w:sz="0" w:space="0" w:color="auto"/>
                <w:bottom w:val="none" w:sz="0" w:space="0" w:color="auto"/>
                <w:right w:val="none" w:sz="0" w:space="0" w:color="auto"/>
              </w:divBdr>
            </w:div>
            <w:div w:id="609513460">
              <w:marLeft w:val="480"/>
              <w:marRight w:val="0"/>
              <w:marTop w:val="0"/>
              <w:marBottom w:val="0"/>
              <w:divBdr>
                <w:top w:val="none" w:sz="0" w:space="0" w:color="auto"/>
                <w:left w:val="none" w:sz="0" w:space="0" w:color="auto"/>
                <w:bottom w:val="none" w:sz="0" w:space="0" w:color="auto"/>
                <w:right w:val="none" w:sz="0" w:space="0" w:color="auto"/>
              </w:divBdr>
            </w:div>
            <w:div w:id="609551924">
              <w:marLeft w:val="480"/>
              <w:marRight w:val="0"/>
              <w:marTop w:val="0"/>
              <w:marBottom w:val="0"/>
              <w:divBdr>
                <w:top w:val="none" w:sz="0" w:space="0" w:color="auto"/>
                <w:left w:val="none" w:sz="0" w:space="0" w:color="auto"/>
                <w:bottom w:val="none" w:sz="0" w:space="0" w:color="auto"/>
                <w:right w:val="none" w:sz="0" w:space="0" w:color="auto"/>
              </w:divBdr>
            </w:div>
            <w:div w:id="609774477">
              <w:marLeft w:val="480"/>
              <w:marRight w:val="0"/>
              <w:marTop w:val="0"/>
              <w:marBottom w:val="0"/>
              <w:divBdr>
                <w:top w:val="none" w:sz="0" w:space="0" w:color="auto"/>
                <w:left w:val="none" w:sz="0" w:space="0" w:color="auto"/>
                <w:bottom w:val="none" w:sz="0" w:space="0" w:color="auto"/>
                <w:right w:val="none" w:sz="0" w:space="0" w:color="auto"/>
              </w:divBdr>
            </w:div>
            <w:div w:id="610013402">
              <w:marLeft w:val="480"/>
              <w:marRight w:val="0"/>
              <w:marTop w:val="0"/>
              <w:marBottom w:val="0"/>
              <w:divBdr>
                <w:top w:val="none" w:sz="0" w:space="0" w:color="auto"/>
                <w:left w:val="none" w:sz="0" w:space="0" w:color="auto"/>
                <w:bottom w:val="none" w:sz="0" w:space="0" w:color="auto"/>
                <w:right w:val="none" w:sz="0" w:space="0" w:color="auto"/>
              </w:divBdr>
            </w:div>
            <w:div w:id="610018519">
              <w:marLeft w:val="480"/>
              <w:marRight w:val="0"/>
              <w:marTop w:val="0"/>
              <w:marBottom w:val="0"/>
              <w:divBdr>
                <w:top w:val="none" w:sz="0" w:space="0" w:color="auto"/>
                <w:left w:val="none" w:sz="0" w:space="0" w:color="auto"/>
                <w:bottom w:val="none" w:sz="0" w:space="0" w:color="auto"/>
                <w:right w:val="none" w:sz="0" w:space="0" w:color="auto"/>
              </w:divBdr>
            </w:div>
            <w:div w:id="610212254">
              <w:marLeft w:val="480"/>
              <w:marRight w:val="0"/>
              <w:marTop w:val="0"/>
              <w:marBottom w:val="0"/>
              <w:divBdr>
                <w:top w:val="none" w:sz="0" w:space="0" w:color="auto"/>
                <w:left w:val="none" w:sz="0" w:space="0" w:color="auto"/>
                <w:bottom w:val="none" w:sz="0" w:space="0" w:color="auto"/>
                <w:right w:val="none" w:sz="0" w:space="0" w:color="auto"/>
              </w:divBdr>
            </w:div>
            <w:div w:id="610288251">
              <w:marLeft w:val="480"/>
              <w:marRight w:val="0"/>
              <w:marTop w:val="0"/>
              <w:marBottom w:val="0"/>
              <w:divBdr>
                <w:top w:val="none" w:sz="0" w:space="0" w:color="auto"/>
                <w:left w:val="none" w:sz="0" w:space="0" w:color="auto"/>
                <w:bottom w:val="none" w:sz="0" w:space="0" w:color="auto"/>
                <w:right w:val="none" w:sz="0" w:space="0" w:color="auto"/>
              </w:divBdr>
            </w:div>
            <w:div w:id="610404891">
              <w:marLeft w:val="480"/>
              <w:marRight w:val="0"/>
              <w:marTop w:val="0"/>
              <w:marBottom w:val="0"/>
              <w:divBdr>
                <w:top w:val="none" w:sz="0" w:space="0" w:color="auto"/>
                <w:left w:val="none" w:sz="0" w:space="0" w:color="auto"/>
                <w:bottom w:val="none" w:sz="0" w:space="0" w:color="auto"/>
                <w:right w:val="none" w:sz="0" w:space="0" w:color="auto"/>
              </w:divBdr>
            </w:div>
            <w:div w:id="610432882">
              <w:marLeft w:val="480"/>
              <w:marRight w:val="0"/>
              <w:marTop w:val="0"/>
              <w:marBottom w:val="0"/>
              <w:divBdr>
                <w:top w:val="none" w:sz="0" w:space="0" w:color="auto"/>
                <w:left w:val="none" w:sz="0" w:space="0" w:color="auto"/>
                <w:bottom w:val="none" w:sz="0" w:space="0" w:color="auto"/>
                <w:right w:val="none" w:sz="0" w:space="0" w:color="auto"/>
              </w:divBdr>
            </w:div>
            <w:div w:id="610434073">
              <w:marLeft w:val="480"/>
              <w:marRight w:val="0"/>
              <w:marTop w:val="0"/>
              <w:marBottom w:val="0"/>
              <w:divBdr>
                <w:top w:val="none" w:sz="0" w:space="0" w:color="auto"/>
                <w:left w:val="none" w:sz="0" w:space="0" w:color="auto"/>
                <w:bottom w:val="none" w:sz="0" w:space="0" w:color="auto"/>
                <w:right w:val="none" w:sz="0" w:space="0" w:color="auto"/>
              </w:divBdr>
            </w:div>
            <w:div w:id="610599122">
              <w:marLeft w:val="480"/>
              <w:marRight w:val="0"/>
              <w:marTop w:val="0"/>
              <w:marBottom w:val="0"/>
              <w:divBdr>
                <w:top w:val="none" w:sz="0" w:space="0" w:color="auto"/>
                <w:left w:val="none" w:sz="0" w:space="0" w:color="auto"/>
                <w:bottom w:val="none" w:sz="0" w:space="0" w:color="auto"/>
                <w:right w:val="none" w:sz="0" w:space="0" w:color="auto"/>
              </w:divBdr>
            </w:div>
            <w:div w:id="610629906">
              <w:marLeft w:val="480"/>
              <w:marRight w:val="0"/>
              <w:marTop w:val="0"/>
              <w:marBottom w:val="0"/>
              <w:divBdr>
                <w:top w:val="none" w:sz="0" w:space="0" w:color="auto"/>
                <w:left w:val="none" w:sz="0" w:space="0" w:color="auto"/>
                <w:bottom w:val="none" w:sz="0" w:space="0" w:color="auto"/>
                <w:right w:val="none" w:sz="0" w:space="0" w:color="auto"/>
              </w:divBdr>
            </w:div>
            <w:div w:id="610668835">
              <w:marLeft w:val="480"/>
              <w:marRight w:val="0"/>
              <w:marTop w:val="0"/>
              <w:marBottom w:val="0"/>
              <w:divBdr>
                <w:top w:val="none" w:sz="0" w:space="0" w:color="auto"/>
                <w:left w:val="none" w:sz="0" w:space="0" w:color="auto"/>
                <w:bottom w:val="none" w:sz="0" w:space="0" w:color="auto"/>
                <w:right w:val="none" w:sz="0" w:space="0" w:color="auto"/>
              </w:divBdr>
            </w:div>
            <w:div w:id="610673505">
              <w:marLeft w:val="480"/>
              <w:marRight w:val="0"/>
              <w:marTop w:val="0"/>
              <w:marBottom w:val="0"/>
              <w:divBdr>
                <w:top w:val="none" w:sz="0" w:space="0" w:color="auto"/>
                <w:left w:val="none" w:sz="0" w:space="0" w:color="auto"/>
                <w:bottom w:val="none" w:sz="0" w:space="0" w:color="auto"/>
                <w:right w:val="none" w:sz="0" w:space="0" w:color="auto"/>
              </w:divBdr>
            </w:div>
            <w:div w:id="610742886">
              <w:marLeft w:val="480"/>
              <w:marRight w:val="0"/>
              <w:marTop w:val="0"/>
              <w:marBottom w:val="0"/>
              <w:divBdr>
                <w:top w:val="none" w:sz="0" w:space="0" w:color="auto"/>
                <w:left w:val="none" w:sz="0" w:space="0" w:color="auto"/>
                <w:bottom w:val="none" w:sz="0" w:space="0" w:color="auto"/>
                <w:right w:val="none" w:sz="0" w:space="0" w:color="auto"/>
              </w:divBdr>
            </w:div>
            <w:div w:id="610743369">
              <w:marLeft w:val="480"/>
              <w:marRight w:val="0"/>
              <w:marTop w:val="0"/>
              <w:marBottom w:val="0"/>
              <w:divBdr>
                <w:top w:val="none" w:sz="0" w:space="0" w:color="auto"/>
                <w:left w:val="none" w:sz="0" w:space="0" w:color="auto"/>
                <w:bottom w:val="none" w:sz="0" w:space="0" w:color="auto"/>
                <w:right w:val="none" w:sz="0" w:space="0" w:color="auto"/>
              </w:divBdr>
            </w:div>
            <w:div w:id="611012733">
              <w:marLeft w:val="480"/>
              <w:marRight w:val="0"/>
              <w:marTop w:val="0"/>
              <w:marBottom w:val="0"/>
              <w:divBdr>
                <w:top w:val="none" w:sz="0" w:space="0" w:color="auto"/>
                <w:left w:val="none" w:sz="0" w:space="0" w:color="auto"/>
                <w:bottom w:val="none" w:sz="0" w:space="0" w:color="auto"/>
                <w:right w:val="none" w:sz="0" w:space="0" w:color="auto"/>
              </w:divBdr>
            </w:div>
            <w:div w:id="611085940">
              <w:marLeft w:val="480"/>
              <w:marRight w:val="0"/>
              <w:marTop w:val="0"/>
              <w:marBottom w:val="0"/>
              <w:divBdr>
                <w:top w:val="none" w:sz="0" w:space="0" w:color="auto"/>
                <w:left w:val="none" w:sz="0" w:space="0" w:color="auto"/>
                <w:bottom w:val="none" w:sz="0" w:space="0" w:color="auto"/>
                <w:right w:val="none" w:sz="0" w:space="0" w:color="auto"/>
              </w:divBdr>
            </w:div>
            <w:div w:id="611088354">
              <w:marLeft w:val="480"/>
              <w:marRight w:val="0"/>
              <w:marTop w:val="0"/>
              <w:marBottom w:val="0"/>
              <w:divBdr>
                <w:top w:val="none" w:sz="0" w:space="0" w:color="auto"/>
                <w:left w:val="none" w:sz="0" w:space="0" w:color="auto"/>
                <w:bottom w:val="none" w:sz="0" w:space="0" w:color="auto"/>
                <w:right w:val="none" w:sz="0" w:space="0" w:color="auto"/>
              </w:divBdr>
            </w:div>
            <w:div w:id="611136810">
              <w:marLeft w:val="480"/>
              <w:marRight w:val="0"/>
              <w:marTop w:val="0"/>
              <w:marBottom w:val="0"/>
              <w:divBdr>
                <w:top w:val="none" w:sz="0" w:space="0" w:color="auto"/>
                <w:left w:val="none" w:sz="0" w:space="0" w:color="auto"/>
                <w:bottom w:val="none" w:sz="0" w:space="0" w:color="auto"/>
                <w:right w:val="none" w:sz="0" w:space="0" w:color="auto"/>
              </w:divBdr>
            </w:div>
            <w:div w:id="611278114">
              <w:marLeft w:val="480"/>
              <w:marRight w:val="0"/>
              <w:marTop w:val="0"/>
              <w:marBottom w:val="0"/>
              <w:divBdr>
                <w:top w:val="none" w:sz="0" w:space="0" w:color="auto"/>
                <w:left w:val="none" w:sz="0" w:space="0" w:color="auto"/>
                <w:bottom w:val="none" w:sz="0" w:space="0" w:color="auto"/>
                <w:right w:val="none" w:sz="0" w:space="0" w:color="auto"/>
              </w:divBdr>
            </w:div>
            <w:div w:id="611327940">
              <w:marLeft w:val="480"/>
              <w:marRight w:val="0"/>
              <w:marTop w:val="0"/>
              <w:marBottom w:val="0"/>
              <w:divBdr>
                <w:top w:val="none" w:sz="0" w:space="0" w:color="auto"/>
                <w:left w:val="none" w:sz="0" w:space="0" w:color="auto"/>
                <w:bottom w:val="none" w:sz="0" w:space="0" w:color="auto"/>
                <w:right w:val="none" w:sz="0" w:space="0" w:color="auto"/>
              </w:divBdr>
            </w:div>
            <w:div w:id="611329618">
              <w:marLeft w:val="480"/>
              <w:marRight w:val="0"/>
              <w:marTop w:val="0"/>
              <w:marBottom w:val="0"/>
              <w:divBdr>
                <w:top w:val="none" w:sz="0" w:space="0" w:color="auto"/>
                <w:left w:val="none" w:sz="0" w:space="0" w:color="auto"/>
                <w:bottom w:val="none" w:sz="0" w:space="0" w:color="auto"/>
                <w:right w:val="none" w:sz="0" w:space="0" w:color="auto"/>
              </w:divBdr>
            </w:div>
            <w:div w:id="611404720">
              <w:marLeft w:val="480"/>
              <w:marRight w:val="0"/>
              <w:marTop w:val="0"/>
              <w:marBottom w:val="0"/>
              <w:divBdr>
                <w:top w:val="none" w:sz="0" w:space="0" w:color="auto"/>
                <w:left w:val="none" w:sz="0" w:space="0" w:color="auto"/>
                <w:bottom w:val="none" w:sz="0" w:space="0" w:color="auto"/>
                <w:right w:val="none" w:sz="0" w:space="0" w:color="auto"/>
              </w:divBdr>
            </w:div>
            <w:div w:id="611475048">
              <w:marLeft w:val="480"/>
              <w:marRight w:val="0"/>
              <w:marTop w:val="0"/>
              <w:marBottom w:val="0"/>
              <w:divBdr>
                <w:top w:val="none" w:sz="0" w:space="0" w:color="auto"/>
                <w:left w:val="none" w:sz="0" w:space="0" w:color="auto"/>
                <w:bottom w:val="none" w:sz="0" w:space="0" w:color="auto"/>
                <w:right w:val="none" w:sz="0" w:space="0" w:color="auto"/>
              </w:divBdr>
            </w:div>
            <w:div w:id="611594655">
              <w:marLeft w:val="480"/>
              <w:marRight w:val="0"/>
              <w:marTop w:val="0"/>
              <w:marBottom w:val="0"/>
              <w:divBdr>
                <w:top w:val="none" w:sz="0" w:space="0" w:color="auto"/>
                <w:left w:val="none" w:sz="0" w:space="0" w:color="auto"/>
                <w:bottom w:val="none" w:sz="0" w:space="0" w:color="auto"/>
                <w:right w:val="none" w:sz="0" w:space="0" w:color="auto"/>
              </w:divBdr>
            </w:div>
            <w:div w:id="611715846">
              <w:marLeft w:val="480"/>
              <w:marRight w:val="0"/>
              <w:marTop w:val="0"/>
              <w:marBottom w:val="0"/>
              <w:divBdr>
                <w:top w:val="none" w:sz="0" w:space="0" w:color="auto"/>
                <w:left w:val="none" w:sz="0" w:space="0" w:color="auto"/>
                <w:bottom w:val="none" w:sz="0" w:space="0" w:color="auto"/>
                <w:right w:val="none" w:sz="0" w:space="0" w:color="auto"/>
              </w:divBdr>
            </w:div>
            <w:div w:id="611862369">
              <w:marLeft w:val="480"/>
              <w:marRight w:val="0"/>
              <w:marTop w:val="0"/>
              <w:marBottom w:val="0"/>
              <w:divBdr>
                <w:top w:val="none" w:sz="0" w:space="0" w:color="auto"/>
                <w:left w:val="none" w:sz="0" w:space="0" w:color="auto"/>
                <w:bottom w:val="none" w:sz="0" w:space="0" w:color="auto"/>
                <w:right w:val="none" w:sz="0" w:space="0" w:color="auto"/>
              </w:divBdr>
            </w:div>
            <w:div w:id="611865459">
              <w:marLeft w:val="480"/>
              <w:marRight w:val="0"/>
              <w:marTop w:val="0"/>
              <w:marBottom w:val="0"/>
              <w:divBdr>
                <w:top w:val="none" w:sz="0" w:space="0" w:color="auto"/>
                <w:left w:val="none" w:sz="0" w:space="0" w:color="auto"/>
                <w:bottom w:val="none" w:sz="0" w:space="0" w:color="auto"/>
                <w:right w:val="none" w:sz="0" w:space="0" w:color="auto"/>
              </w:divBdr>
            </w:div>
            <w:div w:id="611865744">
              <w:marLeft w:val="480"/>
              <w:marRight w:val="0"/>
              <w:marTop w:val="0"/>
              <w:marBottom w:val="0"/>
              <w:divBdr>
                <w:top w:val="none" w:sz="0" w:space="0" w:color="auto"/>
                <w:left w:val="none" w:sz="0" w:space="0" w:color="auto"/>
                <w:bottom w:val="none" w:sz="0" w:space="0" w:color="auto"/>
                <w:right w:val="none" w:sz="0" w:space="0" w:color="auto"/>
              </w:divBdr>
            </w:div>
            <w:div w:id="611938233">
              <w:marLeft w:val="480"/>
              <w:marRight w:val="0"/>
              <w:marTop w:val="0"/>
              <w:marBottom w:val="0"/>
              <w:divBdr>
                <w:top w:val="none" w:sz="0" w:space="0" w:color="auto"/>
                <w:left w:val="none" w:sz="0" w:space="0" w:color="auto"/>
                <w:bottom w:val="none" w:sz="0" w:space="0" w:color="auto"/>
                <w:right w:val="none" w:sz="0" w:space="0" w:color="auto"/>
              </w:divBdr>
            </w:div>
            <w:div w:id="611985425">
              <w:marLeft w:val="480"/>
              <w:marRight w:val="0"/>
              <w:marTop w:val="0"/>
              <w:marBottom w:val="0"/>
              <w:divBdr>
                <w:top w:val="none" w:sz="0" w:space="0" w:color="auto"/>
                <w:left w:val="none" w:sz="0" w:space="0" w:color="auto"/>
                <w:bottom w:val="none" w:sz="0" w:space="0" w:color="auto"/>
                <w:right w:val="none" w:sz="0" w:space="0" w:color="auto"/>
              </w:divBdr>
            </w:div>
            <w:div w:id="612126980">
              <w:marLeft w:val="480"/>
              <w:marRight w:val="0"/>
              <w:marTop w:val="0"/>
              <w:marBottom w:val="0"/>
              <w:divBdr>
                <w:top w:val="none" w:sz="0" w:space="0" w:color="auto"/>
                <w:left w:val="none" w:sz="0" w:space="0" w:color="auto"/>
                <w:bottom w:val="none" w:sz="0" w:space="0" w:color="auto"/>
                <w:right w:val="none" w:sz="0" w:space="0" w:color="auto"/>
              </w:divBdr>
            </w:div>
            <w:div w:id="612246828">
              <w:marLeft w:val="480"/>
              <w:marRight w:val="0"/>
              <w:marTop w:val="0"/>
              <w:marBottom w:val="0"/>
              <w:divBdr>
                <w:top w:val="none" w:sz="0" w:space="0" w:color="auto"/>
                <w:left w:val="none" w:sz="0" w:space="0" w:color="auto"/>
                <w:bottom w:val="none" w:sz="0" w:space="0" w:color="auto"/>
                <w:right w:val="none" w:sz="0" w:space="0" w:color="auto"/>
              </w:divBdr>
            </w:div>
            <w:div w:id="612370984">
              <w:marLeft w:val="480"/>
              <w:marRight w:val="0"/>
              <w:marTop w:val="0"/>
              <w:marBottom w:val="0"/>
              <w:divBdr>
                <w:top w:val="none" w:sz="0" w:space="0" w:color="auto"/>
                <w:left w:val="none" w:sz="0" w:space="0" w:color="auto"/>
                <w:bottom w:val="none" w:sz="0" w:space="0" w:color="auto"/>
                <w:right w:val="none" w:sz="0" w:space="0" w:color="auto"/>
              </w:divBdr>
            </w:div>
            <w:div w:id="612395667">
              <w:marLeft w:val="480"/>
              <w:marRight w:val="0"/>
              <w:marTop w:val="0"/>
              <w:marBottom w:val="0"/>
              <w:divBdr>
                <w:top w:val="none" w:sz="0" w:space="0" w:color="auto"/>
                <w:left w:val="none" w:sz="0" w:space="0" w:color="auto"/>
                <w:bottom w:val="none" w:sz="0" w:space="0" w:color="auto"/>
                <w:right w:val="none" w:sz="0" w:space="0" w:color="auto"/>
              </w:divBdr>
            </w:div>
            <w:div w:id="612438817">
              <w:marLeft w:val="480"/>
              <w:marRight w:val="0"/>
              <w:marTop w:val="0"/>
              <w:marBottom w:val="0"/>
              <w:divBdr>
                <w:top w:val="none" w:sz="0" w:space="0" w:color="auto"/>
                <w:left w:val="none" w:sz="0" w:space="0" w:color="auto"/>
                <w:bottom w:val="none" w:sz="0" w:space="0" w:color="auto"/>
                <w:right w:val="none" w:sz="0" w:space="0" w:color="auto"/>
              </w:divBdr>
            </w:div>
            <w:div w:id="612515149">
              <w:marLeft w:val="480"/>
              <w:marRight w:val="0"/>
              <w:marTop w:val="0"/>
              <w:marBottom w:val="0"/>
              <w:divBdr>
                <w:top w:val="none" w:sz="0" w:space="0" w:color="auto"/>
                <w:left w:val="none" w:sz="0" w:space="0" w:color="auto"/>
                <w:bottom w:val="none" w:sz="0" w:space="0" w:color="auto"/>
                <w:right w:val="none" w:sz="0" w:space="0" w:color="auto"/>
              </w:divBdr>
            </w:div>
            <w:div w:id="612519281">
              <w:marLeft w:val="480"/>
              <w:marRight w:val="0"/>
              <w:marTop w:val="0"/>
              <w:marBottom w:val="0"/>
              <w:divBdr>
                <w:top w:val="none" w:sz="0" w:space="0" w:color="auto"/>
                <w:left w:val="none" w:sz="0" w:space="0" w:color="auto"/>
                <w:bottom w:val="none" w:sz="0" w:space="0" w:color="auto"/>
                <w:right w:val="none" w:sz="0" w:space="0" w:color="auto"/>
              </w:divBdr>
            </w:div>
            <w:div w:id="612631393">
              <w:marLeft w:val="480"/>
              <w:marRight w:val="0"/>
              <w:marTop w:val="0"/>
              <w:marBottom w:val="0"/>
              <w:divBdr>
                <w:top w:val="none" w:sz="0" w:space="0" w:color="auto"/>
                <w:left w:val="none" w:sz="0" w:space="0" w:color="auto"/>
                <w:bottom w:val="none" w:sz="0" w:space="0" w:color="auto"/>
                <w:right w:val="none" w:sz="0" w:space="0" w:color="auto"/>
              </w:divBdr>
            </w:div>
            <w:div w:id="612631462">
              <w:marLeft w:val="480"/>
              <w:marRight w:val="0"/>
              <w:marTop w:val="0"/>
              <w:marBottom w:val="0"/>
              <w:divBdr>
                <w:top w:val="none" w:sz="0" w:space="0" w:color="auto"/>
                <w:left w:val="none" w:sz="0" w:space="0" w:color="auto"/>
                <w:bottom w:val="none" w:sz="0" w:space="0" w:color="auto"/>
                <w:right w:val="none" w:sz="0" w:space="0" w:color="auto"/>
              </w:divBdr>
            </w:div>
            <w:div w:id="612637579">
              <w:marLeft w:val="480"/>
              <w:marRight w:val="0"/>
              <w:marTop w:val="0"/>
              <w:marBottom w:val="0"/>
              <w:divBdr>
                <w:top w:val="none" w:sz="0" w:space="0" w:color="auto"/>
                <w:left w:val="none" w:sz="0" w:space="0" w:color="auto"/>
                <w:bottom w:val="none" w:sz="0" w:space="0" w:color="auto"/>
                <w:right w:val="none" w:sz="0" w:space="0" w:color="auto"/>
              </w:divBdr>
            </w:div>
            <w:div w:id="612714181">
              <w:marLeft w:val="480"/>
              <w:marRight w:val="0"/>
              <w:marTop w:val="0"/>
              <w:marBottom w:val="0"/>
              <w:divBdr>
                <w:top w:val="none" w:sz="0" w:space="0" w:color="auto"/>
                <w:left w:val="none" w:sz="0" w:space="0" w:color="auto"/>
                <w:bottom w:val="none" w:sz="0" w:space="0" w:color="auto"/>
                <w:right w:val="none" w:sz="0" w:space="0" w:color="auto"/>
              </w:divBdr>
            </w:div>
            <w:div w:id="612975790">
              <w:marLeft w:val="480"/>
              <w:marRight w:val="0"/>
              <w:marTop w:val="0"/>
              <w:marBottom w:val="0"/>
              <w:divBdr>
                <w:top w:val="none" w:sz="0" w:space="0" w:color="auto"/>
                <w:left w:val="none" w:sz="0" w:space="0" w:color="auto"/>
                <w:bottom w:val="none" w:sz="0" w:space="0" w:color="auto"/>
                <w:right w:val="none" w:sz="0" w:space="0" w:color="auto"/>
              </w:divBdr>
            </w:div>
            <w:div w:id="613101913">
              <w:marLeft w:val="480"/>
              <w:marRight w:val="0"/>
              <w:marTop w:val="0"/>
              <w:marBottom w:val="0"/>
              <w:divBdr>
                <w:top w:val="none" w:sz="0" w:space="0" w:color="auto"/>
                <w:left w:val="none" w:sz="0" w:space="0" w:color="auto"/>
                <w:bottom w:val="none" w:sz="0" w:space="0" w:color="auto"/>
                <w:right w:val="none" w:sz="0" w:space="0" w:color="auto"/>
              </w:divBdr>
            </w:div>
            <w:div w:id="613173246">
              <w:marLeft w:val="480"/>
              <w:marRight w:val="0"/>
              <w:marTop w:val="0"/>
              <w:marBottom w:val="0"/>
              <w:divBdr>
                <w:top w:val="none" w:sz="0" w:space="0" w:color="auto"/>
                <w:left w:val="none" w:sz="0" w:space="0" w:color="auto"/>
                <w:bottom w:val="none" w:sz="0" w:space="0" w:color="auto"/>
                <w:right w:val="none" w:sz="0" w:space="0" w:color="auto"/>
              </w:divBdr>
            </w:div>
            <w:div w:id="613249837">
              <w:marLeft w:val="480"/>
              <w:marRight w:val="0"/>
              <w:marTop w:val="0"/>
              <w:marBottom w:val="0"/>
              <w:divBdr>
                <w:top w:val="none" w:sz="0" w:space="0" w:color="auto"/>
                <w:left w:val="none" w:sz="0" w:space="0" w:color="auto"/>
                <w:bottom w:val="none" w:sz="0" w:space="0" w:color="auto"/>
                <w:right w:val="none" w:sz="0" w:space="0" w:color="auto"/>
              </w:divBdr>
            </w:div>
            <w:div w:id="613286972">
              <w:marLeft w:val="480"/>
              <w:marRight w:val="0"/>
              <w:marTop w:val="0"/>
              <w:marBottom w:val="0"/>
              <w:divBdr>
                <w:top w:val="none" w:sz="0" w:space="0" w:color="auto"/>
                <w:left w:val="none" w:sz="0" w:space="0" w:color="auto"/>
                <w:bottom w:val="none" w:sz="0" w:space="0" w:color="auto"/>
                <w:right w:val="none" w:sz="0" w:space="0" w:color="auto"/>
              </w:divBdr>
            </w:div>
            <w:div w:id="613287671">
              <w:marLeft w:val="480"/>
              <w:marRight w:val="0"/>
              <w:marTop w:val="0"/>
              <w:marBottom w:val="0"/>
              <w:divBdr>
                <w:top w:val="none" w:sz="0" w:space="0" w:color="auto"/>
                <w:left w:val="none" w:sz="0" w:space="0" w:color="auto"/>
                <w:bottom w:val="none" w:sz="0" w:space="0" w:color="auto"/>
                <w:right w:val="none" w:sz="0" w:space="0" w:color="auto"/>
              </w:divBdr>
            </w:div>
            <w:div w:id="613291915">
              <w:marLeft w:val="480"/>
              <w:marRight w:val="0"/>
              <w:marTop w:val="0"/>
              <w:marBottom w:val="0"/>
              <w:divBdr>
                <w:top w:val="none" w:sz="0" w:space="0" w:color="auto"/>
                <w:left w:val="none" w:sz="0" w:space="0" w:color="auto"/>
                <w:bottom w:val="none" w:sz="0" w:space="0" w:color="auto"/>
                <w:right w:val="none" w:sz="0" w:space="0" w:color="auto"/>
              </w:divBdr>
            </w:div>
            <w:div w:id="613292416">
              <w:marLeft w:val="480"/>
              <w:marRight w:val="0"/>
              <w:marTop w:val="0"/>
              <w:marBottom w:val="0"/>
              <w:divBdr>
                <w:top w:val="none" w:sz="0" w:space="0" w:color="auto"/>
                <w:left w:val="none" w:sz="0" w:space="0" w:color="auto"/>
                <w:bottom w:val="none" w:sz="0" w:space="0" w:color="auto"/>
                <w:right w:val="none" w:sz="0" w:space="0" w:color="auto"/>
              </w:divBdr>
            </w:div>
            <w:div w:id="613369132">
              <w:marLeft w:val="480"/>
              <w:marRight w:val="0"/>
              <w:marTop w:val="0"/>
              <w:marBottom w:val="0"/>
              <w:divBdr>
                <w:top w:val="none" w:sz="0" w:space="0" w:color="auto"/>
                <w:left w:val="none" w:sz="0" w:space="0" w:color="auto"/>
                <w:bottom w:val="none" w:sz="0" w:space="0" w:color="auto"/>
                <w:right w:val="none" w:sz="0" w:space="0" w:color="auto"/>
              </w:divBdr>
            </w:div>
            <w:div w:id="613488900">
              <w:marLeft w:val="480"/>
              <w:marRight w:val="0"/>
              <w:marTop w:val="0"/>
              <w:marBottom w:val="0"/>
              <w:divBdr>
                <w:top w:val="none" w:sz="0" w:space="0" w:color="auto"/>
                <w:left w:val="none" w:sz="0" w:space="0" w:color="auto"/>
                <w:bottom w:val="none" w:sz="0" w:space="0" w:color="auto"/>
                <w:right w:val="none" w:sz="0" w:space="0" w:color="auto"/>
              </w:divBdr>
            </w:div>
            <w:div w:id="613634006">
              <w:marLeft w:val="480"/>
              <w:marRight w:val="0"/>
              <w:marTop w:val="0"/>
              <w:marBottom w:val="0"/>
              <w:divBdr>
                <w:top w:val="none" w:sz="0" w:space="0" w:color="auto"/>
                <w:left w:val="none" w:sz="0" w:space="0" w:color="auto"/>
                <w:bottom w:val="none" w:sz="0" w:space="0" w:color="auto"/>
                <w:right w:val="none" w:sz="0" w:space="0" w:color="auto"/>
              </w:divBdr>
            </w:div>
            <w:div w:id="613635284">
              <w:marLeft w:val="480"/>
              <w:marRight w:val="0"/>
              <w:marTop w:val="0"/>
              <w:marBottom w:val="0"/>
              <w:divBdr>
                <w:top w:val="none" w:sz="0" w:space="0" w:color="auto"/>
                <w:left w:val="none" w:sz="0" w:space="0" w:color="auto"/>
                <w:bottom w:val="none" w:sz="0" w:space="0" w:color="auto"/>
                <w:right w:val="none" w:sz="0" w:space="0" w:color="auto"/>
              </w:divBdr>
            </w:div>
            <w:div w:id="613637446">
              <w:marLeft w:val="480"/>
              <w:marRight w:val="0"/>
              <w:marTop w:val="0"/>
              <w:marBottom w:val="0"/>
              <w:divBdr>
                <w:top w:val="none" w:sz="0" w:space="0" w:color="auto"/>
                <w:left w:val="none" w:sz="0" w:space="0" w:color="auto"/>
                <w:bottom w:val="none" w:sz="0" w:space="0" w:color="auto"/>
                <w:right w:val="none" w:sz="0" w:space="0" w:color="auto"/>
              </w:divBdr>
            </w:div>
            <w:div w:id="613681821">
              <w:marLeft w:val="480"/>
              <w:marRight w:val="0"/>
              <w:marTop w:val="0"/>
              <w:marBottom w:val="0"/>
              <w:divBdr>
                <w:top w:val="none" w:sz="0" w:space="0" w:color="auto"/>
                <w:left w:val="none" w:sz="0" w:space="0" w:color="auto"/>
                <w:bottom w:val="none" w:sz="0" w:space="0" w:color="auto"/>
                <w:right w:val="none" w:sz="0" w:space="0" w:color="auto"/>
              </w:divBdr>
            </w:div>
            <w:div w:id="613753148">
              <w:marLeft w:val="480"/>
              <w:marRight w:val="0"/>
              <w:marTop w:val="0"/>
              <w:marBottom w:val="0"/>
              <w:divBdr>
                <w:top w:val="none" w:sz="0" w:space="0" w:color="auto"/>
                <w:left w:val="none" w:sz="0" w:space="0" w:color="auto"/>
                <w:bottom w:val="none" w:sz="0" w:space="0" w:color="auto"/>
                <w:right w:val="none" w:sz="0" w:space="0" w:color="auto"/>
              </w:divBdr>
            </w:div>
            <w:div w:id="613757412">
              <w:marLeft w:val="480"/>
              <w:marRight w:val="0"/>
              <w:marTop w:val="0"/>
              <w:marBottom w:val="0"/>
              <w:divBdr>
                <w:top w:val="none" w:sz="0" w:space="0" w:color="auto"/>
                <w:left w:val="none" w:sz="0" w:space="0" w:color="auto"/>
                <w:bottom w:val="none" w:sz="0" w:space="0" w:color="auto"/>
                <w:right w:val="none" w:sz="0" w:space="0" w:color="auto"/>
              </w:divBdr>
            </w:div>
            <w:div w:id="613831501">
              <w:marLeft w:val="480"/>
              <w:marRight w:val="0"/>
              <w:marTop w:val="0"/>
              <w:marBottom w:val="0"/>
              <w:divBdr>
                <w:top w:val="none" w:sz="0" w:space="0" w:color="auto"/>
                <w:left w:val="none" w:sz="0" w:space="0" w:color="auto"/>
                <w:bottom w:val="none" w:sz="0" w:space="0" w:color="auto"/>
                <w:right w:val="none" w:sz="0" w:space="0" w:color="auto"/>
              </w:divBdr>
            </w:div>
            <w:div w:id="613905781">
              <w:marLeft w:val="480"/>
              <w:marRight w:val="0"/>
              <w:marTop w:val="0"/>
              <w:marBottom w:val="0"/>
              <w:divBdr>
                <w:top w:val="none" w:sz="0" w:space="0" w:color="auto"/>
                <w:left w:val="none" w:sz="0" w:space="0" w:color="auto"/>
                <w:bottom w:val="none" w:sz="0" w:space="0" w:color="auto"/>
                <w:right w:val="none" w:sz="0" w:space="0" w:color="auto"/>
              </w:divBdr>
            </w:div>
            <w:div w:id="614141280">
              <w:marLeft w:val="480"/>
              <w:marRight w:val="0"/>
              <w:marTop w:val="0"/>
              <w:marBottom w:val="0"/>
              <w:divBdr>
                <w:top w:val="none" w:sz="0" w:space="0" w:color="auto"/>
                <w:left w:val="none" w:sz="0" w:space="0" w:color="auto"/>
                <w:bottom w:val="none" w:sz="0" w:space="0" w:color="auto"/>
                <w:right w:val="none" w:sz="0" w:space="0" w:color="auto"/>
              </w:divBdr>
            </w:div>
            <w:div w:id="614411576">
              <w:marLeft w:val="480"/>
              <w:marRight w:val="0"/>
              <w:marTop w:val="0"/>
              <w:marBottom w:val="0"/>
              <w:divBdr>
                <w:top w:val="none" w:sz="0" w:space="0" w:color="auto"/>
                <w:left w:val="none" w:sz="0" w:space="0" w:color="auto"/>
                <w:bottom w:val="none" w:sz="0" w:space="0" w:color="auto"/>
                <w:right w:val="none" w:sz="0" w:space="0" w:color="auto"/>
              </w:divBdr>
            </w:div>
            <w:div w:id="614480060">
              <w:marLeft w:val="480"/>
              <w:marRight w:val="0"/>
              <w:marTop w:val="0"/>
              <w:marBottom w:val="0"/>
              <w:divBdr>
                <w:top w:val="none" w:sz="0" w:space="0" w:color="auto"/>
                <w:left w:val="none" w:sz="0" w:space="0" w:color="auto"/>
                <w:bottom w:val="none" w:sz="0" w:space="0" w:color="auto"/>
                <w:right w:val="none" w:sz="0" w:space="0" w:color="auto"/>
              </w:divBdr>
            </w:div>
            <w:div w:id="614484447">
              <w:marLeft w:val="480"/>
              <w:marRight w:val="0"/>
              <w:marTop w:val="0"/>
              <w:marBottom w:val="0"/>
              <w:divBdr>
                <w:top w:val="none" w:sz="0" w:space="0" w:color="auto"/>
                <w:left w:val="none" w:sz="0" w:space="0" w:color="auto"/>
                <w:bottom w:val="none" w:sz="0" w:space="0" w:color="auto"/>
                <w:right w:val="none" w:sz="0" w:space="0" w:color="auto"/>
              </w:divBdr>
            </w:div>
            <w:div w:id="614560106">
              <w:marLeft w:val="480"/>
              <w:marRight w:val="0"/>
              <w:marTop w:val="0"/>
              <w:marBottom w:val="0"/>
              <w:divBdr>
                <w:top w:val="none" w:sz="0" w:space="0" w:color="auto"/>
                <w:left w:val="none" w:sz="0" w:space="0" w:color="auto"/>
                <w:bottom w:val="none" w:sz="0" w:space="0" w:color="auto"/>
                <w:right w:val="none" w:sz="0" w:space="0" w:color="auto"/>
              </w:divBdr>
            </w:div>
            <w:div w:id="614674817">
              <w:marLeft w:val="480"/>
              <w:marRight w:val="0"/>
              <w:marTop w:val="0"/>
              <w:marBottom w:val="0"/>
              <w:divBdr>
                <w:top w:val="none" w:sz="0" w:space="0" w:color="auto"/>
                <w:left w:val="none" w:sz="0" w:space="0" w:color="auto"/>
                <w:bottom w:val="none" w:sz="0" w:space="0" w:color="auto"/>
                <w:right w:val="none" w:sz="0" w:space="0" w:color="auto"/>
              </w:divBdr>
            </w:div>
            <w:div w:id="614678315">
              <w:marLeft w:val="480"/>
              <w:marRight w:val="0"/>
              <w:marTop w:val="0"/>
              <w:marBottom w:val="0"/>
              <w:divBdr>
                <w:top w:val="none" w:sz="0" w:space="0" w:color="auto"/>
                <w:left w:val="none" w:sz="0" w:space="0" w:color="auto"/>
                <w:bottom w:val="none" w:sz="0" w:space="0" w:color="auto"/>
                <w:right w:val="none" w:sz="0" w:space="0" w:color="auto"/>
              </w:divBdr>
            </w:div>
            <w:div w:id="614678343">
              <w:marLeft w:val="480"/>
              <w:marRight w:val="0"/>
              <w:marTop w:val="0"/>
              <w:marBottom w:val="0"/>
              <w:divBdr>
                <w:top w:val="none" w:sz="0" w:space="0" w:color="auto"/>
                <w:left w:val="none" w:sz="0" w:space="0" w:color="auto"/>
                <w:bottom w:val="none" w:sz="0" w:space="0" w:color="auto"/>
                <w:right w:val="none" w:sz="0" w:space="0" w:color="auto"/>
              </w:divBdr>
            </w:div>
            <w:div w:id="614680640">
              <w:marLeft w:val="480"/>
              <w:marRight w:val="0"/>
              <w:marTop w:val="0"/>
              <w:marBottom w:val="0"/>
              <w:divBdr>
                <w:top w:val="none" w:sz="0" w:space="0" w:color="auto"/>
                <w:left w:val="none" w:sz="0" w:space="0" w:color="auto"/>
                <w:bottom w:val="none" w:sz="0" w:space="0" w:color="auto"/>
                <w:right w:val="none" w:sz="0" w:space="0" w:color="auto"/>
              </w:divBdr>
            </w:div>
            <w:div w:id="614825819">
              <w:marLeft w:val="480"/>
              <w:marRight w:val="0"/>
              <w:marTop w:val="0"/>
              <w:marBottom w:val="0"/>
              <w:divBdr>
                <w:top w:val="none" w:sz="0" w:space="0" w:color="auto"/>
                <w:left w:val="none" w:sz="0" w:space="0" w:color="auto"/>
                <w:bottom w:val="none" w:sz="0" w:space="0" w:color="auto"/>
                <w:right w:val="none" w:sz="0" w:space="0" w:color="auto"/>
              </w:divBdr>
            </w:div>
            <w:div w:id="614868787">
              <w:marLeft w:val="480"/>
              <w:marRight w:val="0"/>
              <w:marTop w:val="0"/>
              <w:marBottom w:val="0"/>
              <w:divBdr>
                <w:top w:val="none" w:sz="0" w:space="0" w:color="auto"/>
                <w:left w:val="none" w:sz="0" w:space="0" w:color="auto"/>
                <w:bottom w:val="none" w:sz="0" w:space="0" w:color="auto"/>
                <w:right w:val="none" w:sz="0" w:space="0" w:color="auto"/>
              </w:divBdr>
            </w:div>
            <w:div w:id="614947564">
              <w:marLeft w:val="480"/>
              <w:marRight w:val="0"/>
              <w:marTop w:val="0"/>
              <w:marBottom w:val="0"/>
              <w:divBdr>
                <w:top w:val="none" w:sz="0" w:space="0" w:color="auto"/>
                <w:left w:val="none" w:sz="0" w:space="0" w:color="auto"/>
                <w:bottom w:val="none" w:sz="0" w:space="0" w:color="auto"/>
                <w:right w:val="none" w:sz="0" w:space="0" w:color="auto"/>
              </w:divBdr>
            </w:div>
            <w:div w:id="614950371">
              <w:marLeft w:val="480"/>
              <w:marRight w:val="0"/>
              <w:marTop w:val="0"/>
              <w:marBottom w:val="0"/>
              <w:divBdr>
                <w:top w:val="none" w:sz="0" w:space="0" w:color="auto"/>
                <w:left w:val="none" w:sz="0" w:space="0" w:color="auto"/>
                <w:bottom w:val="none" w:sz="0" w:space="0" w:color="auto"/>
                <w:right w:val="none" w:sz="0" w:space="0" w:color="auto"/>
              </w:divBdr>
            </w:div>
            <w:div w:id="615021985">
              <w:marLeft w:val="480"/>
              <w:marRight w:val="0"/>
              <w:marTop w:val="0"/>
              <w:marBottom w:val="0"/>
              <w:divBdr>
                <w:top w:val="none" w:sz="0" w:space="0" w:color="auto"/>
                <w:left w:val="none" w:sz="0" w:space="0" w:color="auto"/>
                <w:bottom w:val="none" w:sz="0" w:space="0" w:color="auto"/>
                <w:right w:val="none" w:sz="0" w:space="0" w:color="auto"/>
              </w:divBdr>
            </w:div>
            <w:div w:id="615217489">
              <w:marLeft w:val="480"/>
              <w:marRight w:val="0"/>
              <w:marTop w:val="0"/>
              <w:marBottom w:val="0"/>
              <w:divBdr>
                <w:top w:val="none" w:sz="0" w:space="0" w:color="auto"/>
                <w:left w:val="none" w:sz="0" w:space="0" w:color="auto"/>
                <w:bottom w:val="none" w:sz="0" w:space="0" w:color="auto"/>
                <w:right w:val="none" w:sz="0" w:space="0" w:color="auto"/>
              </w:divBdr>
            </w:div>
            <w:div w:id="615254459">
              <w:marLeft w:val="480"/>
              <w:marRight w:val="0"/>
              <w:marTop w:val="0"/>
              <w:marBottom w:val="0"/>
              <w:divBdr>
                <w:top w:val="none" w:sz="0" w:space="0" w:color="auto"/>
                <w:left w:val="none" w:sz="0" w:space="0" w:color="auto"/>
                <w:bottom w:val="none" w:sz="0" w:space="0" w:color="auto"/>
                <w:right w:val="none" w:sz="0" w:space="0" w:color="auto"/>
              </w:divBdr>
            </w:div>
            <w:div w:id="615256913">
              <w:marLeft w:val="480"/>
              <w:marRight w:val="0"/>
              <w:marTop w:val="0"/>
              <w:marBottom w:val="0"/>
              <w:divBdr>
                <w:top w:val="none" w:sz="0" w:space="0" w:color="auto"/>
                <w:left w:val="none" w:sz="0" w:space="0" w:color="auto"/>
                <w:bottom w:val="none" w:sz="0" w:space="0" w:color="auto"/>
                <w:right w:val="none" w:sz="0" w:space="0" w:color="auto"/>
              </w:divBdr>
            </w:div>
            <w:div w:id="615260322">
              <w:marLeft w:val="480"/>
              <w:marRight w:val="0"/>
              <w:marTop w:val="0"/>
              <w:marBottom w:val="0"/>
              <w:divBdr>
                <w:top w:val="none" w:sz="0" w:space="0" w:color="auto"/>
                <w:left w:val="none" w:sz="0" w:space="0" w:color="auto"/>
                <w:bottom w:val="none" w:sz="0" w:space="0" w:color="auto"/>
                <w:right w:val="none" w:sz="0" w:space="0" w:color="auto"/>
              </w:divBdr>
            </w:div>
            <w:div w:id="615331660">
              <w:marLeft w:val="480"/>
              <w:marRight w:val="0"/>
              <w:marTop w:val="0"/>
              <w:marBottom w:val="0"/>
              <w:divBdr>
                <w:top w:val="none" w:sz="0" w:space="0" w:color="auto"/>
                <w:left w:val="none" w:sz="0" w:space="0" w:color="auto"/>
                <w:bottom w:val="none" w:sz="0" w:space="0" w:color="auto"/>
                <w:right w:val="none" w:sz="0" w:space="0" w:color="auto"/>
              </w:divBdr>
            </w:div>
            <w:div w:id="615526175">
              <w:marLeft w:val="480"/>
              <w:marRight w:val="0"/>
              <w:marTop w:val="0"/>
              <w:marBottom w:val="0"/>
              <w:divBdr>
                <w:top w:val="none" w:sz="0" w:space="0" w:color="auto"/>
                <w:left w:val="none" w:sz="0" w:space="0" w:color="auto"/>
                <w:bottom w:val="none" w:sz="0" w:space="0" w:color="auto"/>
                <w:right w:val="none" w:sz="0" w:space="0" w:color="auto"/>
              </w:divBdr>
            </w:div>
            <w:div w:id="615603446">
              <w:marLeft w:val="480"/>
              <w:marRight w:val="0"/>
              <w:marTop w:val="0"/>
              <w:marBottom w:val="0"/>
              <w:divBdr>
                <w:top w:val="none" w:sz="0" w:space="0" w:color="auto"/>
                <w:left w:val="none" w:sz="0" w:space="0" w:color="auto"/>
                <w:bottom w:val="none" w:sz="0" w:space="0" w:color="auto"/>
                <w:right w:val="none" w:sz="0" w:space="0" w:color="auto"/>
              </w:divBdr>
            </w:div>
            <w:div w:id="615603807">
              <w:marLeft w:val="480"/>
              <w:marRight w:val="0"/>
              <w:marTop w:val="0"/>
              <w:marBottom w:val="0"/>
              <w:divBdr>
                <w:top w:val="none" w:sz="0" w:space="0" w:color="auto"/>
                <w:left w:val="none" w:sz="0" w:space="0" w:color="auto"/>
                <w:bottom w:val="none" w:sz="0" w:space="0" w:color="auto"/>
                <w:right w:val="none" w:sz="0" w:space="0" w:color="auto"/>
              </w:divBdr>
            </w:div>
            <w:div w:id="615605676">
              <w:marLeft w:val="480"/>
              <w:marRight w:val="0"/>
              <w:marTop w:val="0"/>
              <w:marBottom w:val="0"/>
              <w:divBdr>
                <w:top w:val="none" w:sz="0" w:space="0" w:color="auto"/>
                <w:left w:val="none" w:sz="0" w:space="0" w:color="auto"/>
                <w:bottom w:val="none" w:sz="0" w:space="0" w:color="auto"/>
                <w:right w:val="none" w:sz="0" w:space="0" w:color="auto"/>
              </w:divBdr>
            </w:div>
            <w:div w:id="615647515">
              <w:marLeft w:val="480"/>
              <w:marRight w:val="0"/>
              <w:marTop w:val="0"/>
              <w:marBottom w:val="0"/>
              <w:divBdr>
                <w:top w:val="none" w:sz="0" w:space="0" w:color="auto"/>
                <w:left w:val="none" w:sz="0" w:space="0" w:color="auto"/>
                <w:bottom w:val="none" w:sz="0" w:space="0" w:color="auto"/>
                <w:right w:val="none" w:sz="0" w:space="0" w:color="auto"/>
              </w:divBdr>
            </w:div>
            <w:div w:id="615675085">
              <w:marLeft w:val="480"/>
              <w:marRight w:val="0"/>
              <w:marTop w:val="0"/>
              <w:marBottom w:val="0"/>
              <w:divBdr>
                <w:top w:val="none" w:sz="0" w:space="0" w:color="auto"/>
                <w:left w:val="none" w:sz="0" w:space="0" w:color="auto"/>
                <w:bottom w:val="none" w:sz="0" w:space="0" w:color="auto"/>
                <w:right w:val="none" w:sz="0" w:space="0" w:color="auto"/>
              </w:divBdr>
            </w:div>
            <w:div w:id="615912573">
              <w:marLeft w:val="480"/>
              <w:marRight w:val="0"/>
              <w:marTop w:val="0"/>
              <w:marBottom w:val="0"/>
              <w:divBdr>
                <w:top w:val="none" w:sz="0" w:space="0" w:color="auto"/>
                <w:left w:val="none" w:sz="0" w:space="0" w:color="auto"/>
                <w:bottom w:val="none" w:sz="0" w:space="0" w:color="auto"/>
                <w:right w:val="none" w:sz="0" w:space="0" w:color="auto"/>
              </w:divBdr>
            </w:div>
            <w:div w:id="615983216">
              <w:marLeft w:val="480"/>
              <w:marRight w:val="0"/>
              <w:marTop w:val="0"/>
              <w:marBottom w:val="0"/>
              <w:divBdr>
                <w:top w:val="none" w:sz="0" w:space="0" w:color="auto"/>
                <w:left w:val="none" w:sz="0" w:space="0" w:color="auto"/>
                <w:bottom w:val="none" w:sz="0" w:space="0" w:color="auto"/>
                <w:right w:val="none" w:sz="0" w:space="0" w:color="auto"/>
              </w:divBdr>
            </w:div>
            <w:div w:id="616065969">
              <w:marLeft w:val="480"/>
              <w:marRight w:val="0"/>
              <w:marTop w:val="0"/>
              <w:marBottom w:val="0"/>
              <w:divBdr>
                <w:top w:val="none" w:sz="0" w:space="0" w:color="auto"/>
                <w:left w:val="none" w:sz="0" w:space="0" w:color="auto"/>
                <w:bottom w:val="none" w:sz="0" w:space="0" w:color="auto"/>
                <w:right w:val="none" w:sz="0" w:space="0" w:color="auto"/>
              </w:divBdr>
            </w:div>
            <w:div w:id="616104398">
              <w:marLeft w:val="480"/>
              <w:marRight w:val="0"/>
              <w:marTop w:val="0"/>
              <w:marBottom w:val="0"/>
              <w:divBdr>
                <w:top w:val="none" w:sz="0" w:space="0" w:color="auto"/>
                <w:left w:val="none" w:sz="0" w:space="0" w:color="auto"/>
                <w:bottom w:val="none" w:sz="0" w:space="0" w:color="auto"/>
                <w:right w:val="none" w:sz="0" w:space="0" w:color="auto"/>
              </w:divBdr>
            </w:div>
            <w:div w:id="616110157">
              <w:marLeft w:val="480"/>
              <w:marRight w:val="0"/>
              <w:marTop w:val="0"/>
              <w:marBottom w:val="0"/>
              <w:divBdr>
                <w:top w:val="none" w:sz="0" w:space="0" w:color="auto"/>
                <w:left w:val="none" w:sz="0" w:space="0" w:color="auto"/>
                <w:bottom w:val="none" w:sz="0" w:space="0" w:color="auto"/>
                <w:right w:val="none" w:sz="0" w:space="0" w:color="auto"/>
              </w:divBdr>
            </w:div>
            <w:div w:id="616136155">
              <w:marLeft w:val="480"/>
              <w:marRight w:val="0"/>
              <w:marTop w:val="0"/>
              <w:marBottom w:val="0"/>
              <w:divBdr>
                <w:top w:val="none" w:sz="0" w:space="0" w:color="auto"/>
                <w:left w:val="none" w:sz="0" w:space="0" w:color="auto"/>
                <w:bottom w:val="none" w:sz="0" w:space="0" w:color="auto"/>
                <w:right w:val="none" w:sz="0" w:space="0" w:color="auto"/>
              </w:divBdr>
            </w:div>
            <w:div w:id="616302455">
              <w:marLeft w:val="480"/>
              <w:marRight w:val="0"/>
              <w:marTop w:val="0"/>
              <w:marBottom w:val="0"/>
              <w:divBdr>
                <w:top w:val="none" w:sz="0" w:space="0" w:color="auto"/>
                <w:left w:val="none" w:sz="0" w:space="0" w:color="auto"/>
                <w:bottom w:val="none" w:sz="0" w:space="0" w:color="auto"/>
                <w:right w:val="none" w:sz="0" w:space="0" w:color="auto"/>
              </w:divBdr>
            </w:div>
            <w:div w:id="616328561">
              <w:marLeft w:val="480"/>
              <w:marRight w:val="0"/>
              <w:marTop w:val="0"/>
              <w:marBottom w:val="0"/>
              <w:divBdr>
                <w:top w:val="none" w:sz="0" w:space="0" w:color="auto"/>
                <w:left w:val="none" w:sz="0" w:space="0" w:color="auto"/>
                <w:bottom w:val="none" w:sz="0" w:space="0" w:color="auto"/>
                <w:right w:val="none" w:sz="0" w:space="0" w:color="auto"/>
              </w:divBdr>
            </w:div>
            <w:div w:id="616332697">
              <w:marLeft w:val="480"/>
              <w:marRight w:val="0"/>
              <w:marTop w:val="0"/>
              <w:marBottom w:val="0"/>
              <w:divBdr>
                <w:top w:val="none" w:sz="0" w:space="0" w:color="auto"/>
                <w:left w:val="none" w:sz="0" w:space="0" w:color="auto"/>
                <w:bottom w:val="none" w:sz="0" w:space="0" w:color="auto"/>
                <w:right w:val="none" w:sz="0" w:space="0" w:color="auto"/>
              </w:divBdr>
            </w:div>
            <w:div w:id="616571499">
              <w:marLeft w:val="480"/>
              <w:marRight w:val="0"/>
              <w:marTop w:val="0"/>
              <w:marBottom w:val="0"/>
              <w:divBdr>
                <w:top w:val="none" w:sz="0" w:space="0" w:color="auto"/>
                <w:left w:val="none" w:sz="0" w:space="0" w:color="auto"/>
                <w:bottom w:val="none" w:sz="0" w:space="0" w:color="auto"/>
                <w:right w:val="none" w:sz="0" w:space="0" w:color="auto"/>
              </w:divBdr>
            </w:div>
            <w:div w:id="616571529">
              <w:marLeft w:val="480"/>
              <w:marRight w:val="0"/>
              <w:marTop w:val="0"/>
              <w:marBottom w:val="0"/>
              <w:divBdr>
                <w:top w:val="none" w:sz="0" w:space="0" w:color="auto"/>
                <w:left w:val="none" w:sz="0" w:space="0" w:color="auto"/>
                <w:bottom w:val="none" w:sz="0" w:space="0" w:color="auto"/>
                <w:right w:val="none" w:sz="0" w:space="0" w:color="auto"/>
              </w:divBdr>
            </w:div>
            <w:div w:id="616642136">
              <w:marLeft w:val="480"/>
              <w:marRight w:val="0"/>
              <w:marTop w:val="0"/>
              <w:marBottom w:val="0"/>
              <w:divBdr>
                <w:top w:val="none" w:sz="0" w:space="0" w:color="auto"/>
                <w:left w:val="none" w:sz="0" w:space="0" w:color="auto"/>
                <w:bottom w:val="none" w:sz="0" w:space="0" w:color="auto"/>
                <w:right w:val="none" w:sz="0" w:space="0" w:color="auto"/>
              </w:divBdr>
            </w:div>
            <w:div w:id="616714300">
              <w:marLeft w:val="480"/>
              <w:marRight w:val="0"/>
              <w:marTop w:val="0"/>
              <w:marBottom w:val="0"/>
              <w:divBdr>
                <w:top w:val="none" w:sz="0" w:space="0" w:color="auto"/>
                <w:left w:val="none" w:sz="0" w:space="0" w:color="auto"/>
                <w:bottom w:val="none" w:sz="0" w:space="0" w:color="auto"/>
                <w:right w:val="none" w:sz="0" w:space="0" w:color="auto"/>
              </w:divBdr>
            </w:div>
            <w:div w:id="616914868">
              <w:marLeft w:val="480"/>
              <w:marRight w:val="0"/>
              <w:marTop w:val="0"/>
              <w:marBottom w:val="0"/>
              <w:divBdr>
                <w:top w:val="none" w:sz="0" w:space="0" w:color="auto"/>
                <w:left w:val="none" w:sz="0" w:space="0" w:color="auto"/>
                <w:bottom w:val="none" w:sz="0" w:space="0" w:color="auto"/>
                <w:right w:val="none" w:sz="0" w:space="0" w:color="auto"/>
              </w:divBdr>
            </w:div>
            <w:div w:id="616958888">
              <w:marLeft w:val="480"/>
              <w:marRight w:val="0"/>
              <w:marTop w:val="0"/>
              <w:marBottom w:val="0"/>
              <w:divBdr>
                <w:top w:val="none" w:sz="0" w:space="0" w:color="auto"/>
                <w:left w:val="none" w:sz="0" w:space="0" w:color="auto"/>
                <w:bottom w:val="none" w:sz="0" w:space="0" w:color="auto"/>
                <w:right w:val="none" w:sz="0" w:space="0" w:color="auto"/>
              </w:divBdr>
            </w:div>
            <w:div w:id="617101800">
              <w:marLeft w:val="480"/>
              <w:marRight w:val="0"/>
              <w:marTop w:val="0"/>
              <w:marBottom w:val="0"/>
              <w:divBdr>
                <w:top w:val="none" w:sz="0" w:space="0" w:color="auto"/>
                <w:left w:val="none" w:sz="0" w:space="0" w:color="auto"/>
                <w:bottom w:val="none" w:sz="0" w:space="0" w:color="auto"/>
                <w:right w:val="none" w:sz="0" w:space="0" w:color="auto"/>
              </w:divBdr>
            </w:div>
            <w:div w:id="617107846">
              <w:marLeft w:val="480"/>
              <w:marRight w:val="0"/>
              <w:marTop w:val="0"/>
              <w:marBottom w:val="0"/>
              <w:divBdr>
                <w:top w:val="none" w:sz="0" w:space="0" w:color="auto"/>
                <w:left w:val="none" w:sz="0" w:space="0" w:color="auto"/>
                <w:bottom w:val="none" w:sz="0" w:space="0" w:color="auto"/>
                <w:right w:val="none" w:sz="0" w:space="0" w:color="auto"/>
              </w:divBdr>
            </w:div>
            <w:div w:id="617107951">
              <w:marLeft w:val="480"/>
              <w:marRight w:val="0"/>
              <w:marTop w:val="0"/>
              <w:marBottom w:val="0"/>
              <w:divBdr>
                <w:top w:val="none" w:sz="0" w:space="0" w:color="auto"/>
                <w:left w:val="none" w:sz="0" w:space="0" w:color="auto"/>
                <w:bottom w:val="none" w:sz="0" w:space="0" w:color="auto"/>
                <w:right w:val="none" w:sz="0" w:space="0" w:color="auto"/>
              </w:divBdr>
            </w:div>
            <w:div w:id="617108022">
              <w:marLeft w:val="480"/>
              <w:marRight w:val="0"/>
              <w:marTop w:val="0"/>
              <w:marBottom w:val="0"/>
              <w:divBdr>
                <w:top w:val="none" w:sz="0" w:space="0" w:color="auto"/>
                <w:left w:val="none" w:sz="0" w:space="0" w:color="auto"/>
                <w:bottom w:val="none" w:sz="0" w:space="0" w:color="auto"/>
                <w:right w:val="none" w:sz="0" w:space="0" w:color="auto"/>
              </w:divBdr>
            </w:div>
            <w:div w:id="617378256">
              <w:marLeft w:val="480"/>
              <w:marRight w:val="0"/>
              <w:marTop w:val="0"/>
              <w:marBottom w:val="0"/>
              <w:divBdr>
                <w:top w:val="none" w:sz="0" w:space="0" w:color="auto"/>
                <w:left w:val="none" w:sz="0" w:space="0" w:color="auto"/>
                <w:bottom w:val="none" w:sz="0" w:space="0" w:color="auto"/>
                <w:right w:val="none" w:sz="0" w:space="0" w:color="auto"/>
              </w:divBdr>
            </w:div>
            <w:div w:id="617490011">
              <w:marLeft w:val="480"/>
              <w:marRight w:val="0"/>
              <w:marTop w:val="0"/>
              <w:marBottom w:val="0"/>
              <w:divBdr>
                <w:top w:val="none" w:sz="0" w:space="0" w:color="auto"/>
                <w:left w:val="none" w:sz="0" w:space="0" w:color="auto"/>
                <w:bottom w:val="none" w:sz="0" w:space="0" w:color="auto"/>
                <w:right w:val="none" w:sz="0" w:space="0" w:color="auto"/>
              </w:divBdr>
            </w:div>
            <w:div w:id="617492071">
              <w:marLeft w:val="480"/>
              <w:marRight w:val="0"/>
              <w:marTop w:val="0"/>
              <w:marBottom w:val="0"/>
              <w:divBdr>
                <w:top w:val="none" w:sz="0" w:space="0" w:color="auto"/>
                <w:left w:val="none" w:sz="0" w:space="0" w:color="auto"/>
                <w:bottom w:val="none" w:sz="0" w:space="0" w:color="auto"/>
                <w:right w:val="none" w:sz="0" w:space="0" w:color="auto"/>
              </w:divBdr>
            </w:div>
            <w:div w:id="617496352">
              <w:marLeft w:val="480"/>
              <w:marRight w:val="0"/>
              <w:marTop w:val="0"/>
              <w:marBottom w:val="0"/>
              <w:divBdr>
                <w:top w:val="none" w:sz="0" w:space="0" w:color="auto"/>
                <w:left w:val="none" w:sz="0" w:space="0" w:color="auto"/>
                <w:bottom w:val="none" w:sz="0" w:space="0" w:color="auto"/>
                <w:right w:val="none" w:sz="0" w:space="0" w:color="auto"/>
              </w:divBdr>
            </w:div>
            <w:div w:id="617639098">
              <w:marLeft w:val="480"/>
              <w:marRight w:val="0"/>
              <w:marTop w:val="0"/>
              <w:marBottom w:val="0"/>
              <w:divBdr>
                <w:top w:val="none" w:sz="0" w:space="0" w:color="auto"/>
                <w:left w:val="none" w:sz="0" w:space="0" w:color="auto"/>
                <w:bottom w:val="none" w:sz="0" w:space="0" w:color="auto"/>
                <w:right w:val="none" w:sz="0" w:space="0" w:color="auto"/>
              </w:divBdr>
            </w:div>
            <w:div w:id="617833636">
              <w:marLeft w:val="480"/>
              <w:marRight w:val="0"/>
              <w:marTop w:val="0"/>
              <w:marBottom w:val="0"/>
              <w:divBdr>
                <w:top w:val="none" w:sz="0" w:space="0" w:color="auto"/>
                <w:left w:val="none" w:sz="0" w:space="0" w:color="auto"/>
                <w:bottom w:val="none" w:sz="0" w:space="0" w:color="auto"/>
                <w:right w:val="none" w:sz="0" w:space="0" w:color="auto"/>
              </w:divBdr>
            </w:div>
            <w:div w:id="617835398">
              <w:marLeft w:val="480"/>
              <w:marRight w:val="0"/>
              <w:marTop w:val="0"/>
              <w:marBottom w:val="0"/>
              <w:divBdr>
                <w:top w:val="none" w:sz="0" w:space="0" w:color="auto"/>
                <w:left w:val="none" w:sz="0" w:space="0" w:color="auto"/>
                <w:bottom w:val="none" w:sz="0" w:space="0" w:color="auto"/>
                <w:right w:val="none" w:sz="0" w:space="0" w:color="auto"/>
              </w:divBdr>
            </w:div>
            <w:div w:id="617879773">
              <w:marLeft w:val="480"/>
              <w:marRight w:val="0"/>
              <w:marTop w:val="0"/>
              <w:marBottom w:val="0"/>
              <w:divBdr>
                <w:top w:val="none" w:sz="0" w:space="0" w:color="auto"/>
                <w:left w:val="none" w:sz="0" w:space="0" w:color="auto"/>
                <w:bottom w:val="none" w:sz="0" w:space="0" w:color="auto"/>
                <w:right w:val="none" w:sz="0" w:space="0" w:color="auto"/>
              </w:divBdr>
            </w:div>
            <w:div w:id="618142627">
              <w:marLeft w:val="480"/>
              <w:marRight w:val="0"/>
              <w:marTop w:val="0"/>
              <w:marBottom w:val="0"/>
              <w:divBdr>
                <w:top w:val="none" w:sz="0" w:space="0" w:color="auto"/>
                <w:left w:val="none" w:sz="0" w:space="0" w:color="auto"/>
                <w:bottom w:val="none" w:sz="0" w:space="0" w:color="auto"/>
                <w:right w:val="none" w:sz="0" w:space="0" w:color="auto"/>
              </w:divBdr>
            </w:div>
            <w:div w:id="618293389">
              <w:marLeft w:val="480"/>
              <w:marRight w:val="0"/>
              <w:marTop w:val="0"/>
              <w:marBottom w:val="0"/>
              <w:divBdr>
                <w:top w:val="none" w:sz="0" w:space="0" w:color="auto"/>
                <w:left w:val="none" w:sz="0" w:space="0" w:color="auto"/>
                <w:bottom w:val="none" w:sz="0" w:space="0" w:color="auto"/>
                <w:right w:val="none" w:sz="0" w:space="0" w:color="auto"/>
              </w:divBdr>
            </w:div>
            <w:div w:id="618338528">
              <w:marLeft w:val="480"/>
              <w:marRight w:val="0"/>
              <w:marTop w:val="0"/>
              <w:marBottom w:val="0"/>
              <w:divBdr>
                <w:top w:val="none" w:sz="0" w:space="0" w:color="auto"/>
                <w:left w:val="none" w:sz="0" w:space="0" w:color="auto"/>
                <w:bottom w:val="none" w:sz="0" w:space="0" w:color="auto"/>
                <w:right w:val="none" w:sz="0" w:space="0" w:color="auto"/>
              </w:divBdr>
            </w:div>
            <w:div w:id="618340859">
              <w:marLeft w:val="480"/>
              <w:marRight w:val="0"/>
              <w:marTop w:val="0"/>
              <w:marBottom w:val="0"/>
              <w:divBdr>
                <w:top w:val="none" w:sz="0" w:space="0" w:color="auto"/>
                <w:left w:val="none" w:sz="0" w:space="0" w:color="auto"/>
                <w:bottom w:val="none" w:sz="0" w:space="0" w:color="auto"/>
                <w:right w:val="none" w:sz="0" w:space="0" w:color="auto"/>
              </w:divBdr>
            </w:div>
            <w:div w:id="618415572">
              <w:marLeft w:val="480"/>
              <w:marRight w:val="0"/>
              <w:marTop w:val="0"/>
              <w:marBottom w:val="0"/>
              <w:divBdr>
                <w:top w:val="none" w:sz="0" w:space="0" w:color="auto"/>
                <w:left w:val="none" w:sz="0" w:space="0" w:color="auto"/>
                <w:bottom w:val="none" w:sz="0" w:space="0" w:color="auto"/>
                <w:right w:val="none" w:sz="0" w:space="0" w:color="auto"/>
              </w:divBdr>
            </w:div>
            <w:div w:id="618488102">
              <w:marLeft w:val="480"/>
              <w:marRight w:val="0"/>
              <w:marTop w:val="0"/>
              <w:marBottom w:val="0"/>
              <w:divBdr>
                <w:top w:val="none" w:sz="0" w:space="0" w:color="auto"/>
                <w:left w:val="none" w:sz="0" w:space="0" w:color="auto"/>
                <w:bottom w:val="none" w:sz="0" w:space="0" w:color="auto"/>
                <w:right w:val="none" w:sz="0" w:space="0" w:color="auto"/>
              </w:divBdr>
            </w:div>
            <w:div w:id="618537038">
              <w:marLeft w:val="480"/>
              <w:marRight w:val="0"/>
              <w:marTop w:val="0"/>
              <w:marBottom w:val="0"/>
              <w:divBdr>
                <w:top w:val="none" w:sz="0" w:space="0" w:color="auto"/>
                <w:left w:val="none" w:sz="0" w:space="0" w:color="auto"/>
                <w:bottom w:val="none" w:sz="0" w:space="0" w:color="auto"/>
                <w:right w:val="none" w:sz="0" w:space="0" w:color="auto"/>
              </w:divBdr>
            </w:div>
            <w:div w:id="618561469">
              <w:marLeft w:val="480"/>
              <w:marRight w:val="0"/>
              <w:marTop w:val="0"/>
              <w:marBottom w:val="0"/>
              <w:divBdr>
                <w:top w:val="none" w:sz="0" w:space="0" w:color="auto"/>
                <w:left w:val="none" w:sz="0" w:space="0" w:color="auto"/>
                <w:bottom w:val="none" w:sz="0" w:space="0" w:color="auto"/>
                <w:right w:val="none" w:sz="0" w:space="0" w:color="auto"/>
              </w:divBdr>
            </w:div>
            <w:div w:id="618684476">
              <w:marLeft w:val="480"/>
              <w:marRight w:val="0"/>
              <w:marTop w:val="0"/>
              <w:marBottom w:val="0"/>
              <w:divBdr>
                <w:top w:val="none" w:sz="0" w:space="0" w:color="auto"/>
                <w:left w:val="none" w:sz="0" w:space="0" w:color="auto"/>
                <w:bottom w:val="none" w:sz="0" w:space="0" w:color="auto"/>
                <w:right w:val="none" w:sz="0" w:space="0" w:color="auto"/>
              </w:divBdr>
            </w:div>
            <w:div w:id="618991856">
              <w:marLeft w:val="480"/>
              <w:marRight w:val="0"/>
              <w:marTop w:val="0"/>
              <w:marBottom w:val="0"/>
              <w:divBdr>
                <w:top w:val="none" w:sz="0" w:space="0" w:color="auto"/>
                <w:left w:val="none" w:sz="0" w:space="0" w:color="auto"/>
                <w:bottom w:val="none" w:sz="0" w:space="0" w:color="auto"/>
                <w:right w:val="none" w:sz="0" w:space="0" w:color="auto"/>
              </w:divBdr>
            </w:div>
            <w:div w:id="618994956">
              <w:marLeft w:val="480"/>
              <w:marRight w:val="0"/>
              <w:marTop w:val="0"/>
              <w:marBottom w:val="0"/>
              <w:divBdr>
                <w:top w:val="none" w:sz="0" w:space="0" w:color="auto"/>
                <w:left w:val="none" w:sz="0" w:space="0" w:color="auto"/>
                <w:bottom w:val="none" w:sz="0" w:space="0" w:color="auto"/>
                <w:right w:val="none" w:sz="0" w:space="0" w:color="auto"/>
              </w:divBdr>
            </w:div>
            <w:div w:id="619068828">
              <w:marLeft w:val="480"/>
              <w:marRight w:val="0"/>
              <w:marTop w:val="0"/>
              <w:marBottom w:val="0"/>
              <w:divBdr>
                <w:top w:val="none" w:sz="0" w:space="0" w:color="auto"/>
                <w:left w:val="none" w:sz="0" w:space="0" w:color="auto"/>
                <w:bottom w:val="none" w:sz="0" w:space="0" w:color="auto"/>
                <w:right w:val="none" w:sz="0" w:space="0" w:color="auto"/>
              </w:divBdr>
            </w:div>
            <w:div w:id="619070691">
              <w:marLeft w:val="480"/>
              <w:marRight w:val="0"/>
              <w:marTop w:val="0"/>
              <w:marBottom w:val="0"/>
              <w:divBdr>
                <w:top w:val="none" w:sz="0" w:space="0" w:color="auto"/>
                <w:left w:val="none" w:sz="0" w:space="0" w:color="auto"/>
                <w:bottom w:val="none" w:sz="0" w:space="0" w:color="auto"/>
                <w:right w:val="none" w:sz="0" w:space="0" w:color="auto"/>
              </w:divBdr>
            </w:div>
            <w:div w:id="619071119">
              <w:marLeft w:val="480"/>
              <w:marRight w:val="0"/>
              <w:marTop w:val="0"/>
              <w:marBottom w:val="0"/>
              <w:divBdr>
                <w:top w:val="none" w:sz="0" w:space="0" w:color="auto"/>
                <w:left w:val="none" w:sz="0" w:space="0" w:color="auto"/>
                <w:bottom w:val="none" w:sz="0" w:space="0" w:color="auto"/>
                <w:right w:val="none" w:sz="0" w:space="0" w:color="auto"/>
              </w:divBdr>
            </w:div>
            <w:div w:id="619146264">
              <w:marLeft w:val="480"/>
              <w:marRight w:val="0"/>
              <w:marTop w:val="0"/>
              <w:marBottom w:val="0"/>
              <w:divBdr>
                <w:top w:val="none" w:sz="0" w:space="0" w:color="auto"/>
                <w:left w:val="none" w:sz="0" w:space="0" w:color="auto"/>
                <w:bottom w:val="none" w:sz="0" w:space="0" w:color="auto"/>
                <w:right w:val="none" w:sz="0" w:space="0" w:color="auto"/>
              </w:divBdr>
            </w:div>
            <w:div w:id="619216799">
              <w:marLeft w:val="480"/>
              <w:marRight w:val="0"/>
              <w:marTop w:val="0"/>
              <w:marBottom w:val="0"/>
              <w:divBdr>
                <w:top w:val="none" w:sz="0" w:space="0" w:color="auto"/>
                <w:left w:val="none" w:sz="0" w:space="0" w:color="auto"/>
                <w:bottom w:val="none" w:sz="0" w:space="0" w:color="auto"/>
                <w:right w:val="none" w:sz="0" w:space="0" w:color="auto"/>
              </w:divBdr>
            </w:div>
            <w:div w:id="619336500">
              <w:marLeft w:val="480"/>
              <w:marRight w:val="0"/>
              <w:marTop w:val="0"/>
              <w:marBottom w:val="0"/>
              <w:divBdr>
                <w:top w:val="none" w:sz="0" w:space="0" w:color="auto"/>
                <w:left w:val="none" w:sz="0" w:space="0" w:color="auto"/>
                <w:bottom w:val="none" w:sz="0" w:space="0" w:color="auto"/>
                <w:right w:val="none" w:sz="0" w:space="0" w:color="auto"/>
              </w:divBdr>
            </w:div>
            <w:div w:id="619385481">
              <w:marLeft w:val="480"/>
              <w:marRight w:val="0"/>
              <w:marTop w:val="0"/>
              <w:marBottom w:val="0"/>
              <w:divBdr>
                <w:top w:val="none" w:sz="0" w:space="0" w:color="auto"/>
                <w:left w:val="none" w:sz="0" w:space="0" w:color="auto"/>
                <w:bottom w:val="none" w:sz="0" w:space="0" w:color="auto"/>
                <w:right w:val="none" w:sz="0" w:space="0" w:color="auto"/>
              </w:divBdr>
            </w:div>
            <w:div w:id="619411953">
              <w:marLeft w:val="480"/>
              <w:marRight w:val="0"/>
              <w:marTop w:val="0"/>
              <w:marBottom w:val="0"/>
              <w:divBdr>
                <w:top w:val="none" w:sz="0" w:space="0" w:color="auto"/>
                <w:left w:val="none" w:sz="0" w:space="0" w:color="auto"/>
                <w:bottom w:val="none" w:sz="0" w:space="0" w:color="auto"/>
                <w:right w:val="none" w:sz="0" w:space="0" w:color="auto"/>
              </w:divBdr>
            </w:div>
            <w:div w:id="619535251">
              <w:marLeft w:val="480"/>
              <w:marRight w:val="0"/>
              <w:marTop w:val="0"/>
              <w:marBottom w:val="0"/>
              <w:divBdr>
                <w:top w:val="none" w:sz="0" w:space="0" w:color="auto"/>
                <w:left w:val="none" w:sz="0" w:space="0" w:color="auto"/>
                <w:bottom w:val="none" w:sz="0" w:space="0" w:color="auto"/>
                <w:right w:val="none" w:sz="0" w:space="0" w:color="auto"/>
              </w:divBdr>
            </w:div>
            <w:div w:id="619577478">
              <w:marLeft w:val="480"/>
              <w:marRight w:val="0"/>
              <w:marTop w:val="0"/>
              <w:marBottom w:val="0"/>
              <w:divBdr>
                <w:top w:val="none" w:sz="0" w:space="0" w:color="auto"/>
                <w:left w:val="none" w:sz="0" w:space="0" w:color="auto"/>
                <w:bottom w:val="none" w:sz="0" w:space="0" w:color="auto"/>
                <w:right w:val="none" w:sz="0" w:space="0" w:color="auto"/>
              </w:divBdr>
            </w:div>
            <w:div w:id="619609782">
              <w:marLeft w:val="480"/>
              <w:marRight w:val="0"/>
              <w:marTop w:val="0"/>
              <w:marBottom w:val="0"/>
              <w:divBdr>
                <w:top w:val="none" w:sz="0" w:space="0" w:color="auto"/>
                <w:left w:val="none" w:sz="0" w:space="0" w:color="auto"/>
                <w:bottom w:val="none" w:sz="0" w:space="0" w:color="auto"/>
                <w:right w:val="none" w:sz="0" w:space="0" w:color="auto"/>
              </w:divBdr>
            </w:div>
            <w:div w:id="619649031">
              <w:marLeft w:val="480"/>
              <w:marRight w:val="0"/>
              <w:marTop w:val="0"/>
              <w:marBottom w:val="0"/>
              <w:divBdr>
                <w:top w:val="none" w:sz="0" w:space="0" w:color="auto"/>
                <w:left w:val="none" w:sz="0" w:space="0" w:color="auto"/>
                <w:bottom w:val="none" w:sz="0" w:space="0" w:color="auto"/>
                <w:right w:val="none" w:sz="0" w:space="0" w:color="auto"/>
              </w:divBdr>
            </w:div>
            <w:div w:id="619650759">
              <w:marLeft w:val="480"/>
              <w:marRight w:val="0"/>
              <w:marTop w:val="0"/>
              <w:marBottom w:val="0"/>
              <w:divBdr>
                <w:top w:val="none" w:sz="0" w:space="0" w:color="auto"/>
                <w:left w:val="none" w:sz="0" w:space="0" w:color="auto"/>
                <w:bottom w:val="none" w:sz="0" w:space="0" w:color="auto"/>
                <w:right w:val="none" w:sz="0" w:space="0" w:color="auto"/>
              </w:divBdr>
            </w:div>
            <w:div w:id="619727676">
              <w:marLeft w:val="480"/>
              <w:marRight w:val="0"/>
              <w:marTop w:val="0"/>
              <w:marBottom w:val="0"/>
              <w:divBdr>
                <w:top w:val="none" w:sz="0" w:space="0" w:color="auto"/>
                <w:left w:val="none" w:sz="0" w:space="0" w:color="auto"/>
                <w:bottom w:val="none" w:sz="0" w:space="0" w:color="auto"/>
                <w:right w:val="none" w:sz="0" w:space="0" w:color="auto"/>
              </w:divBdr>
            </w:div>
            <w:div w:id="619803533">
              <w:marLeft w:val="480"/>
              <w:marRight w:val="0"/>
              <w:marTop w:val="0"/>
              <w:marBottom w:val="0"/>
              <w:divBdr>
                <w:top w:val="none" w:sz="0" w:space="0" w:color="auto"/>
                <w:left w:val="none" w:sz="0" w:space="0" w:color="auto"/>
                <w:bottom w:val="none" w:sz="0" w:space="0" w:color="auto"/>
                <w:right w:val="none" w:sz="0" w:space="0" w:color="auto"/>
              </w:divBdr>
            </w:div>
            <w:div w:id="619846966">
              <w:marLeft w:val="480"/>
              <w:marRight w:val="0"/>
              <w:marTop w:val="0"/>
              <w:marBottom w:val="0"/>
              <w:divBdr>
                <w:top w:val="none" w:sz="0" w:space="0" w:color="auto"/>
                <w:left w:val="none" w:sz="0" w:space="0" w:color="auto"/>
                <w:bottom w:val="none" w:sz="0" w:space="0" w:color="auto"/>
                <w:right w:val="none" w:sz="0" w:space="0" w:color="auto"/>
              </w:divBdr>
            </w:div>
            <w:div w:id="619914383">
              <w:marLeft w:val="480"/>
              <w:marRight w:val="0"/>
              <w:marTop w:val="0"/>
              <w:marBottom w:val="0"/>
              <w:divBdr>
                <w:top w:val="none" w:sz="0" w:space="0" w:color="auto"/>
                <w:left w:val="none" w:sz="0" w:space="0" w:color="auto"/>
                <w:bottom w:val="none" w:sz="0" w:space="0" w:color="auto"/>
                <w:right w:val="none" w:sz="0" w:space="0" w:color="auto"/>
              </w:divBdr>
            </w:div>
            <w:div w:id="619992180">
              <w:marLeft w:val="480"/>
              <w:marRight w:val="0"/>
              <w:marTop w:val="0"/>
              <w:marBottom w:val="0"/>
              <w:divBdr>
                <w:top w:val="none" w:sz="0" w:space="0" w:color="auto"/>
                <w:left w:val="none" w:sz="0" w:space="0" w:color="auto"/>
                <w:bottom w:val="none" w:sz="0" w:space="0" w:color="auto"/>
                <w:right w:val="none" w:sz="0" w:space="0" w:color="auto"/>
              </w:divBdr>
            </w:div>
            <w:div w:id="619995131">
              <w:marLeft w:val="480"/>
              <w:marRight w:val="0"/>
              <w:marTop w:val="0"/>
              <w:marBottom w:val="0"/>
              <w:divBdr>
                <w:top w:val="none" w:sz="0" w:space="0" w:color="auto"/>
                <w:left w:val="none" w:sz="0" w:space="0" w:color="auto"/>
                <w:bottom w:val="none" w:sz="0" w:space="0" w:color="auto"/>
                <w:right w:val="none" w:sz="0" w:space="0" w:color="auto"/>
              </w:divBdr>
            </w:div>
            <w:div w:id="620039031">
              <w:marLeft w:val="480"/>
              <w:marRight w:val="0"/>
              <w:marTop w:val="0"/>
              <w:marBottom w:val="0"/>
              <w:divBdr>
                <w:top w:val="none" w:sz="0" w:space="0" w:color="auto"/>
                <w:left w:val="none" w:sz="0" w:space="0" w:color="auto"/>
                <w:bottom w:val="none" w:sz="0" w:space="0" w:color="auto"/>
                <w:right w:val="none" w:sz="0" w:space="0" w:color="auto"/>
              </w:divBdr>
            </w:div>
            <w:div w:id="620107950">
              <w:marLeft w:val="480"/>
              <w:marRight w:val="0"/>
              <w:marTop w:val="0"/>
              <w:marBottom w:val="0"/>
              <w:divBdr>
                <w:top w:val="none" w:sz="0" w:space="0" w:color="auto"/>
                <w:left w:val="none" w:sz="0" w:space="0" w:color="auto"/>
                <w:bottom w:val="none" w:sz="0" w:space="0" w:color="auto"/>
                <w:right w:val="none" w:sz="0" w:space="0" w:color="auto"/>
              </w:divBdr>
            </w:div>
            <w:div w:id="620261011">
              <w:marLeft w:val="480"/>
              <w:marRight w:val="0"/>
              <w:marTop w:val="0"/>
              <w:marBottom w:val="0"/>
              <w:divBdr>
                <w:top w:val="none" w:sz="0" w:space="0" w:color="auto"/>
                <w:left w:val="none" w:sz="0" w:space="0" w:color="auto"/>
                <w:bottom w:val="none" w:sz="0" w:space="0" w:color="auto"/>
                <w:right w:val="none" w:sz="0" w:space="0" w:color="auto"/>
              </w:divBdr>
            </w:div>
            <w:div w:id="620262330">
              <w:marLeft w:val="480"/>
              <w:marRight w:val="0"/>
              <w:marTop w:val="0"/>
              <w:marBottom w:val="0"/>
              <w:divBdr>
                <w:top w:val="none" w:sz="0" w:space="0" w:color="auto"/>
                <w:left w:val="none" w:sz="0" w:space="0" w:color="auto"/>
                <w:bottom w:val="none" w:sz="0" w:space="0" w:color="auto"/>
                <w:right w:val="none" w:sz="0" w:space="0" w:color="auto"/>
              </w:divBdr>
            </w:div>
            <w:div w:id="620263428">
              <w:marLeft w:val="480"/>
              <w:marRight w:val="0"/>
              <w:marTop w:val="0"/>
              <w:marBottom w:val="0"/>
              <w:divBdr>
                <w:top w:val="none" w:sz="0" w:space="0" w:color="auto"/>
                <w:left w:val="none" w:sz="0" w:space="0" w:color="auto"/>
                <w:bottom w:val="none" w:sz="0" w:space="0" w:color="auto"/>
                <w:right w:val="none" w:sz="0" w:space="0" w:color="auto"/>
              </w:divBdr>
            </w:div>
            <w:div w:id="620302209">
              <w:marLeft w:val="480"/>
              <w:marRight w:val="0"/>
              <w:marTop w:val="0"/>
              <w:marBottom w:val="0"/>
              <w:divBdr>
                <w:top w:val="none" w:sz="0" w:space="0" w:color="auto"/>
                <w:left w:val="none" w:sz="0" w:space="0" w:color="auto"/>
                <w:bottom w:val="none" w:sz="0" w:space="0" w:color="auto"/>
                <w:right w:val="none" w:sz="0" w:space="0" w:color="auto"/>
              </w:divBdr>
            </w:div>
            <w:div w:id="620308283">
              <w:marLeft w:val="480"/>
              <w:marRight w:val="0"/>
              <w:marTop w:val="0"/>
              <w:marBottom w:val="0"/>
              <w:divBdr>
                <w:top w:val="none" w:sz="0" w:space="0" w:color="auto"/>
                <w:left w:val="none" w:sz="0" w:space="0" w:color="auto"/>
                <w:bottom w:val="none" w:sz="0" w:space="0" w:color="auto"/>
                <w:right w:val="none" w:sz="0" w:space="0" w:color="auto"/>
              </w:divBdr>
            </w:div>
            <w:div w:id="620383839">
              <w:marLeft w:val="480"/>
              <w:marRight w:val="0"/>
              <w:marTop w:val="0"/>
              <w:marBottom w:val="0"/>
              <w:divBdr>
                <w:top w:val="none" w:sz="0" w:space="0" w:color="auto"/>
                <w:left w:val="none" w:sz="0" w:space="0" w:color="auto"/>
                <w:bottom w:val="none" w:sz="0" w:space="0" w:color="auto"/>
                <w:right w:val="none" w:sz="0" w:space="0" w:color="auto"/>
              </w:divBdr>
            </w:div>
            <w:div w:id="620497187">
              <w:marLeft w:val="480"/>
              <w:marRight w:val="0"/>
              <w:marTop w:val="0"/>
              <w:marBottom w:val="0"/>
              <w:divBdr>
                <w:top w:val="none" w:sz="0" w:space="0" w:color="auto"/>
                <w:left w:val="none" w:sz="0" w:space="0" w:color="auto"/>
                <w:bottom w:val="none" w:sz="0" w:space="0" w:color="auto"/>
                <w:right w:val="none" w:sz="0" w:space="0" w:color="auto"/>
              </w:divBdr>
            </w:div>
            <w:div w:id="620501046">
              <w:marLeft w:val="480"/>
              <w:marRight w:val="0"/>
              <w:marTop w:val="0"/>
              <w:marBottom w:val="0"/>
              <w:divBdr>
                <w:top w:val="none" w:sz="0" w:space="0" w:color="auto"/>
                <w:left w:val="none" w:sz="0" w:space="0" w:color="auto"/>
                <w:bottom w:val="none" w:sz="0" w:space="0" w:color="auto"/>
                <w:right w:val="none" w:sz="0" w:space="0" w:color="auto"/>
              </w:divBdr>
            </w:div>
            <w:div w:id="620570994">
              <w:marLeft w:val="480"/>
              <w:marRight w:val="0"/>
              <w:marTop w:val="0"/>
              <w:marBottom w:val="0"/>
              <w:divBdr>
                <w:top w:val="none" w:sz="0" w:space="0" w:color="auto"/>
                <w:left w:val="none" w:sz="0" w:space="0" w:color="auto"/>
                <w:bottom w:val="none" w:sz="0" w:space="0" w:color="auto"/>
                <w:right w:val="none" w:sz="0" w:space="0" w:color="auto"/>
              </w:divBdr>
            </w:div>
            <w:div w:id="620575708">
              <w:marLeft w:val="480"/>
              <w:marRight w:val="0"/>
              <w:marTop w:val="0"/>
              <w:marBottom w:val="0"/>
              <w:divBdr>
                <w:top w:val="none" w:sz="0" w:space="0" w:color="auto"/>
                <w:left w:val="none" w:sz="0" w:space="0" w:color="auto"/>
                <w:bottom w:val="none" w:sz="0" w:space="0" w:color="auto"/>
                <w:right w:val="none" w:sz="0" w:space="0" w:color="auto"/>
              </w:divBdr>
            </w:div>
            <w:div w:id="620651608">
              <w:marLeft w:val="480"/>
              <w:marRight w:val="0"/>
              <w:marTop w:val="0"/>
              <w:marBottom w:val="0"/>
              <w:divBdr>
                <w:top w:val="none" w:sz="0" w:space="0" w:color="auto"/>
                <w:left w:val="none" w:sz="0" w:space="0" w:color="auto"/>
                <w:bottom w:val="none" w:sz="0" w:space="0" w:color="auto"/>
                <w:right w:val="none" w:sz="0" w:space="0" w:color="auto"/>
              </w:divBdr>
            </w:div>
            <w:div w:id="620693277">
              <w:marLeft w:val="480"/>
              <w:marRight w:val="0"/>
              <w:marTop w:val="0"/>
              <w:marBottom w:val="0"/>
              <w:divBdr>
                <w:top w:val="none" w:sz="0" w:space="0" w:color="auto"/>
                <w:left w:val="none" w:sz="0" w:space="0" w:color="auto"/>
                <w:bottom w:val="none" w:sz="0" w:space="0" w:color="auto"/>
                <w:right w:val="none" w:sz="0" w:space="0" w:color="auto"/>
              </w:divBdr>
            </w:div>
            <w:div w:id="620723788">
              <w:marLeft w:val="480"/>
              <w:marRight w:val="0"/>
              <w:marTop w:val="0"/>
              <w:marBottom w:val="0"/>
              <w:divBdr>
                <w:top w:val="none" w:sz="0" w:space="0" w:color="auto"/>
                <w:left w:val="none" w:sz="0" w:space="0" w:color="auto"/>
                <w:bottom w:val="none" w:sz="0" w:space="0" w:color="auto"/>
                <w:right w:val="none" w:sz="0" w:space="0" w:color="auto"/>
              </w:divBdr>
            </w:div>
            <w:div w:id="620920121">
              <w:marLeft w:val="480"/>
              <w:marRight w:val="0"/>
              <w:marTop w:val="0"/>
              <w:marBottom w:val="0"/>
              <w:divBdr>
                <w:top w:val="none" w:sz="0" w:space="0" w:color="auto"/>
                <w:left w:val="none" w:sz="0" w:space="0" w:color="auto"/>
                <w:bottom w:val="none" w:sz="0" w:space="0" w:color="auto"/>
                <w:right w:val="none" w:sz="0" w:space="0" w:color="auto"/>
              </w:divBdr>
            </w:div>
            <w:div w:id="620966037">
              <w:marLeft w:val="480"/>
              <w:marRight w:val="0"/>
              <w:marTop w:val="0"/>
              <w:marBottom w:val="0"/>
              <w:divBdr>
                <w:top w:val="none" w:sz="0" w:space="0" w:color="auto"/>
                <w:left w:val="none" w:sz="0" w:space="0" w:color="auto"/>
                <w:bottom w:val="none" w:sz="0" w:space="0" w:color="auto"/>
                <w:right w:val="none" w:sz="0" w:space="0" w:color="auto"/>
              </w:divBdr>
            </w:div>
            <w:div w:id="621112569">
              <w:marLeft w:val="480"/>
              <w:marRight w:val="0"/>
              <w:marTop w:val="0"/>
              <w:marBottom w:val="0"/>
              <w:divBdr>
                <w:top w:val="none" w:sz="0" w:space="0" w:color="auto"/>
                <w:left w:val="none" w:sz="0" w:space="0" w:color="auto"/>
                <w:bottom w:val="none" w:sz="0" w:space="0" w:color="auto"/>
                <w:right w:val="none" w:sz="0" w:space="0" w:color="auto"/>
              </w:divBdr>
            </w:div>
            <w:div w:id="621150448">
              <w:marLeft w:val="480"/>
              <w:marRight w:val="0"/>
              <w:marTop w:val="0"/>
              <w:marBottom w:val="0"/>
              <w:divBdr>
                <w:top w:val="none" w:sz="0" w:space="0" w:color="auto"/>
                <w:left w:val="none" w:sz="0" w:space="0" w:color="auto"/>
                <w:bottom w:val="none" w:sz="0" w:space="0" w:color="auto"/>
                <w:right w:val="none" w:sz="0" w:space="0" w:color="auto"/>
              </w:divBdr>
            </w:div>
            <w:div w:id="621151466">
              <w:marLeft w:val="480"/>
              <w:marRight w:val="0"/>
              <w:marTop w:val="0"/>
              <w:marBottom w:val="0"/>
              <w:divBdr>
                <w:top w:val="none" w:sz="0" w:space="0" w:color="auto"/>
                <w:left w:val="none" w:sz="0" w:space="0" w:color="auto"/>
                <w:bottom w:val="none" w:sz="0" w:space="0" w:color="auto"/>
                <w:right w:val="none" w:sz="0" w:space="0" w:color="auto"/>
              </w:divBdr>
            </w:div>
            <w:div w:id="621230403">
              <w:marLeft w:val="480"/>
              <w:marRight w:val="0"/>
              <w:marTop w:val="0"/>
              <w:marBottom w:val="0"/>
              <w:divBdr>
                <w:top w:val="none" w:sz="0" w:space="0" w:color="auto"/>
                <w:left w:val="none" w:sz="0" w:space="0" w:color="auto"/>
                <w:bottom w:val="none" w:sz="0" w:space="0" w:color="auto"/>
                <w:right w:val="none" w:sz="0" w:space="0" w:color="auto"/>
              </w:divBdr>
            </w:div>
            <w:div w:id="621309548">
              <w:marLeft w:val="480"/>
              <w:marRight w:val="0"/>
              <w:marTop w:val="0"/>
              <w:marBottom w:val="0"/>
              <w:divBdr>
                <w:top w:val="none" w:sz="0" w:space="0" w:color="auto"/>
                <w:left w:val="none" w:sz="0" w:space="0" w:color="auto"/>
                <w:bottom w:val="none" w:sz="0" w:space="0" w:color="auto"/>
                <w:right w:val="none" w:sz="0" w:space="0" w:color="auto"/>
              </w:divBdr>
            </w:div>
            <w:div w:id="621425972">
              <w:marLeft w:val="480"/>
              <w:marRight w:val="0"/>
              <w:marTop w:val="0"/>
              <w:marBottom w:val="0"/>
              <w:divBdr>
                <w:top w:val="none" w:sz="0" w:space="0" w:color="auto"/>
                <w:left w:val="none" w:sz="0" w:space="0" w:color="auto"/>
                <w:bottom w:val="none" w:sz="0" w:space="0" w:color="auto"/>
                <w:right w:val="none" w:sz="0" w:space="0" w:color="auto"/>
              </w:divBdr>
            </w:div>
            <w:div w:id="621494368">
              <w:marLeft w:val="480"/>
              <w:marRight w:val="0"/>
              <w:marTop w:val="0"/>
              <w:marBottom w:val="0"/>
              <w:divBdr>
                <w:top w:val="none" w:sz="0" w:space="0" w:color="auto"/>
                <w:left w:val="none" w:sz="0" w:space="0" w:color="auto"/>
                <w:bottom w:val="none" w:sz="0" w:space="0" w:color="auto"/>
                <w:right w:val="none" w:sz="0" w:space="0" w:color="auto"/>
              </w:divBdr>
            </w:div>
            <w:div w:id="621574969">
              <w:marLeft w:val="480"/>
              <w:marRight w:val="0"/>
              <w:marTop w:val="0"/>
              <w:marBottom w:val="0"/>
              <w:divBdr>
                <w:top w:val="none" w:sz="0" w:space="0" w:color="auto"/>
                <w:left w:val="none" w:sz="0" w:space="0" w:color="auto"/>
                <w:bottom w:val="none" w:sz="0" w:space="0" w:color="auto"/>
                <w:right w:val="none" w:sz="0" w:space="0" w:color="auto"/>
              </w:divBdr>
            </w:div>
            <w:div w:id="621762440">
              <w:marLeft w:val="480"/>
              <w:marRight w:val="0"/>
              <w:marTop w:val="0"/>
              <w:marBottom w:val="0"/>
              <w:divBdr>
                <w:top w:val="none" w:sz="0" w:space="0" w:color="auto"/>
                <w:left w:val="none" w:sz="0" w:space="0" w:color="auto"/>
                <w:bottom w:val="none" w:sz="0" w:space="0" w:color="auto"/>
                <w:right w:val="none" w:sz="0" w:space="0" w:color="auto"/>
              </w:divBdr>
            </w:div>
            <w:div w:id="621960074">
              <w:marLeft w:val="480"/>
              <w:marRight w:val="0"/>
              <w:marTop w:val="0"/>
              <w:marBottom w:val="0"/>
              <w:divBdr>
                <w:top w:val="none" w:sz="0" w:space="0" w:color="auto"/>
                <w:left w:val="none" w:sz="0" w:space="0" w:color="auto"/>
                <w:bottom w:val="none" w:sz="0" w:space="0" w:color="auto"/>
                <w:right w:val="none" w:sz="0" w:space="0" w:color="auto"/>
              </w:divBdr>
            </w:div>
            <w:div w:id="621960509">
              <w:marLeft w:val="480"/>
              <w:marRight w:val="0"/>
              <w:marTop w:val="0"/>
              <w:marBottom w:val="0"/>
              <w:divBdr>
                <w:top w:val="none" w:sz="0" w:space="0" w:color="auto"/>
                <w:left w:val="none" w:sz="0" w:space="0" w:color="auto"/>
                <w:bottom w:val="none" w:sz="0" w:space="0" w:color="auto"/>
                <w:right w:val="none" w:sz="0" w:space="0" w:color="auto"/>
              </w:divBdr>
            </w:div>
            <w:div w:id="622003745">
              <w:marLeft w:val="480"/>
              <w:marRight w:val="0"/>
              <w:marTop w:val="0"/>
              <w:marBottom w:val="0"/>
              <w:divBdr>
                <w:top w:val="none" w:sz="0" w:space="0" w:color="auto"/>
                <w:left w:val="none" w:sz="0" w:space="0" w:color="auto"/>
                <w:bottom w:val="none" w:sz="0" w:space="0" w:color="auto"/>
                <w:right w:val="none" w:sz="0" w:space="0" w:color="auto"/>
              </w:divBdr>
            </w:div>
            <w:div w:id="622007259">
              <w:marLeft w:val="480"/>
              <w:marRight w:val="0"/>
              <w:marTop w:val="0"/>
              <w:marBottom w:val="0"/>
              <w:divBdr>
                <w:top w:val="none" w:sz="0" w:space="0" w:color="auto"/>
                <w:left w:val="none" w:sz="0" w:space="0" w:color="auto"/>
                <w:bottom w:val="none" w:sz="0" w:space="0" w:color="auto"/>
                <w:right w:val="none" w:sz="0" w:space="0" w:color="auto"/>
              </w:divBdr>
            </w:div>
            <w:div w:id="622080922">
              <w:marLeft w:val="480"/>
              <w:marRight w:val="0"/>
              <w:marTop w:val="0"/>
              <w:marBottom w:val="0"/>
              <w:divBdr>
                <w:top w:val="none" w:sz="0" w:space="0" w:color="auto"/>
                <w:left w:val="none" w:sz="0" w:space="0" w:color="auto"/>
                <w:bottom w:val="none" w:sz="0" w:space="0" w:color="auto"/>
                <w:right w:val="none" w:sz="0" w:space="0" w:color="auto"/>
              </w:divBdr>
            </w:div>
            <w:div w:id="622200497">
              <w:marLeft w:val="480"/>
              <w:marRight w:val="0"/>
              <w:marTop w:val="0"/>
              <w:marBottom w:val="0"/>
              <w:divBdr>
                <w:top w:val="none" w:sz="0" w:space="0" w:color="auto"/>
                <w:left w:val="none" w:sz="0" w:space="0" w:color="auto"/>
                <w:bottom w:val="none" w:sz="0" w:space="0" w:color="auto"/>
                <w:right w:val="none" w:sz="0" w:space="0" w:color="auto"/>
              </w:divBdr>
            </w:div>
            <w:div w:id="622274739">
              <w:marLeft w:val="480"/>
              <w:marRight w:val="0"/>
              <w:marTop w:val="0"/>
              <w:marBottom w:val="0"/>
              <w:divBdr>
                <w:top w:val="none" w:sz="0" w:space="0" w:color="auto"/>
                <w:left w:val="none" w:sz="0" w:space="0" w:color="auto"/>
                <w:bottom w:val="none" w:sz="0" w:space="0" w:color="auto"/>
                <w:right w:val="none" w:sz="0" w:space="0" w:color="auto"/>
              </w:divBdr>
            </w:div>
            <w:div w:id="622421470">
              <w:marLeft w:val="480"/>
              <w:marRight w:val="0"/>
              <w:marTop w:val="0"/>
              <w:marBottom w:val="0"/>
              <w:divBdr>
                <w:top w:val="none" w:sz="0" w:space="0" w:color="auto"/>
                <w:left w:val="none" w:sz="0" w:space="0" w:color="auto"/>
                <w:bottom w:val="none" w:sz="0" w:space="0" w:color="auto"/>
                <w:right w:val="none" w:sz="0" w:space="0" w:color="auto"/>
              </w:divBdr>
            </w:div>
            <w:div w:id="622423701">
              <w:marLeft w:val="480"/>
              <w:marRight w:val="0"/>
              <w:marTop w:val="0"/>
              <w:marBottom w:val="0"/>
              <w:divBdr>
                <w:top w:val="none" w:sz="0" w:space="0" w:color="auto"/>
                <w:left w:val="none" w:sz="0" w:space="0" w:color="auto"/>
                <w:bottom w:val="none" w:sz="0" w:space="0" w:color="auto"/>
                <w:right w:val="none" w:sz="0" w:space="0" w:color="auto"/>
              </w:divBdr>
            </w:div>
            <w:div w:id="622469533">
              <w:marLeft w:val="480"/>
              <w:marRight w:val="0"/>
              <w:marTop w:val="0"/>
              <w:marBottom w:val="0"/>
              <w:divBdr>
                <w:top w:val="none" w:sz="0" w:space="0" w:color="auto"/>
                <w:left w:val="none" w:sz="0" w:space="0" w:color="auto"/>
                <w:bottom w:val="none" w:sz="0" w:space="0" w:color="auto"/>
                <w:right w:val="none" w:sz="0" w:space="0" w:color="auto"/>
              </w:divBdr>
            </w:div>
            <w:div w:id="622610842">
              <w:marLeft w:val="480"/>
              <w:marRight w:val="0"/>
              <w:marTop w:val="0"/>
              <w:marBottom w:val="0"/>
              <w:divBdr>
                <w:top w:val="none" w:sz="0" w:space="0" w:color="auto"/>
                <w:left w:val="none" w:sz="0" w:space="0" w:color="auto"/>
                <w:bottom w:val="none" w:sz="0" w:space="0" w:color="auto"/>
                <w:right w:val="none" w:sz="0" w:space="0" w:color="auto"/>
              </w:divBdr>
            </w:div>
            <w:div w:id="622659086">
              <w:marLeft w:val="480"/>
              <w:marRight w:val="0"/>
              <w:marTop w:val="0"/>
              <w:marBottom w:val="0"/>
              <w:divBdr>
                <w:top w:val="none" w:sz="0" w:space="0" w:color="auto"/>
                <w:left w:val="none" w:sz="0" w:space="0" w:color="auto"/>
                <w:bottom w:val="none" w:sz="0" w:space="0" w:color="auto"/>
                <w:right w:val="none" w:sz="0" w:space="0" w:color="auto"/>
              </w:divBdr>
            </w:div>
            <w:div w:id="622733026">
              <w:marLeft w:val="480"/>
              <w:marRight w:val="0"/>
              <w:marTop w:val="0"/>
              <w:marBottom w:val="0"/>
              <w:divBdr>
                <w:top w:val="none" w:sz="0" w:space="0" w:color="auto"/>
                <w:left w:val="none" w:sz="0" w:space="0" w:color="auto"/>
                <w:bottom w:val="none" w:sz="0" w:space="0" w:color="auto"/>
                <w:right w:val="none" w:sz="0" w:space="0" w:color="auto"/>
              </w:divBdr>
            </w:div>
            <w:div w:id="622735852">
              <w:marLeft w:val="480"/>
              <w:marRight w:val="0"/>
              <w:marTop w:val="0"/>
              <w:marBottom w:val="0"/>
              <w:divBdr>
                <w:top w:val="none" w:sz="0" w:space="0" w:color="auto"/>
                <w:left w:val="none" w:sz="0" w:space="0" w:color="auto"/>
                <w:bottom w:val="none" w:sz="0" w:space="0" w:color="auto"/>
                <w:right w:val="none" w:sz="0" w:space="0" w:color="auto"/>
              </w:divBdr>
            </w:div>
            <w:div w:id="622879526">
              <w:marLeft w:val="480"/>
              <w:marRight w:val="0"/>
              <w:marTop w:val="0"/>
              <w:marBottom w:val="0"/>
              <w:divBdr>
                <w:top w:val="none" w:sz="0" w:space="0" w:color="auto"/>
                <w:left w:val="none" w:sz="0" w:space="0" w:color="auto"/>
                <w:bottom w:val="none" w:sz="0" w:space="0" w:color="auto"/>
                <w:right w:val="none" w:sz="0" w:space="0" w:color="auto"/>
              </w:divBdr>
            </w:div>
            <w:div w:id="622999945">
              <w:marLeft w:val="480"/>
              <w:marRight w:val="0"/>
              <w:marTop w:val="0"/>
              <w:marBottom w:val="0"/>
              <w:divBdr>
                <w:top w:val="none" w:sz="0" w:space="0" w:color="auto"/>
                <w:left w:val="none" w:sz="0" w:space="0" w:color="auto"/>
                <w:bottom w:val="none" w:sz="0" w:space="0" w:color="auto"/>
                <w:right w:val="none" w:sz="0" w:space="0" w:color="auto"/>
              </w:divBdr>
            </w:div>
            <w:div w:id="623000207">
              <w:marLeft w:val="480"/>
              <w:marRight w:val="0"/>
              <w:marTop w:val="0"/>
              <w:marBottom w:val="0"/>
              <w:divBdr>
                <w:top w:val="none" w:sz="0" w:space="0" w:color="auto"/>
                <w:left w:val="none" w:sz="0" w:space="0" w:color="auto"/>
                <w:bottom w:val="none" w:sz="0" w:space="0" w:color="auto"/>
                <w:right w:val="none" w:sz="0" w:space="0" w:color="auto"/>
              </w:divBdr>
            </w:div>
            <w:div w:id="623078055">
              <w:marLeft w:val="480"/>
              <w:marRight w:val="0"/>
              <w:marTop w:val="0"/>
              <w:marBottom w:val="0"/>
              <w:divBdr>
                <w:top w:val="none" w:sz="0" w:space="0" w:color="auto"/>
                <w:left w:val="none" w:sz="0" w:space="0" w:color="auto"/>
                <w:bottom w:val="none" w:sz="0" w:space="0" w:color="auto"/>
                <w:right w:val="none" w:sz="0" w:space="0" w:color="auto"/>
              </w:divBdr>
            </w:div>
            <w:div w:id="623121846">
              <w:marLeft w:val="480"/>
              <w:marRight w:val="0"/>
              <w:marTop w:val="0"/>
              <w:marBottom w:val="0"/>
              <w:divBdr>
                <w:top w:val="none" w:sz="0" w:space="0" w:color="auto"/>
                <w:left w:val="none" w:sz="0" w:space="0" w:color="auto"/>
                <w:bottom w:val="none" w:sz="0" w:space="0" w:color="auto"/>
                <w:right w:val="none" w:sz="0" w:space="0" w:color="auto"/>
              </w:divBdr>
            </w:div>
            <w:div w:id="623122601">
              <w:marLeft w:val="480"/>
              <w:marRight w:val="0"/>
              <w:marTop w:val="0"/>
              <w:marBottom w:val="0"/>
              <w:divBdr>
                <w:top w:val="none" w:sz="0" w:space="0" w:color="auto"/>
                <w:left w:val="none" w:sz="0" w:space="0" w:color="auto"/>
                <w:bottom w:val="none" w:sz="0" w:space="0" w:color="auto"/>
                <w:right w:val="none" w:sz="0" w:space="0" w:color="auto"/>
              </w:divBdr>
            </w:div>
            <w:div w:id="623193981">
              <w:marLeft w:val="480"/>
              <w:marRight w:val="0"/>
              <w:marTop w:val="0"/>
              <w:marBottom w:val="0"/>
              <w:divBdr>
                <w:top w:val="none" w:sz="0" w:space="0" w:color="auto"/>
                <w:left w:val="none" w:sz="0" w:space="0" w:color="auto"/>
                <w:bottom w:val="none" w:sz="0" w:space="0" w:color="auto"/>
                <w:right w:val="none" w:sz="0" w:space="0" w:color="auto"/>
              </w:divBdr>
            </w:div>
            <w:div w:id="623195300">
              <w:marLeft w:val="480"/>
              <w:marRight w:val="0"/>
              <w:marTop w:val="0"/>
              <w:marBottom w:val="0"/>
              <w:divBdr>
                <w:top w:val="none" w:sz="0" w:space="0" w:color="auto"/>
                <w:left w:val="none" w:sz="0" w:space="0" w:color="auto"/>
                <w:bottom w:val="none" w:sz="0" w:space="0" w:color="auto"/>
                <w:right w:val="none" w:sz="0" w:space="0" w:color="auto"/>
              </w:divBdr>
            </w:div>
            <w:div w:id="623268888">
              <w:marLeft w:val="480"/>
              <w:marRight w:val="0"/>
              <w:marTop w:val="0"/>
              <w:marBottom w:val="0"/>
              <w:divBdr>
                <w:top w:val="none" w:sz="0" w:space="0" w:color="auto"/>
                <w:left w:val="none" w:sz="0" w:space="0" w:color="auto"/>
                <w:bottom w:val="none" w:sz="0" w:space="0" w:color="auto"/>
                <w:right w:val="none" w:sz="0" w:space="0" w:color="auto"/>
              </w:divBdr>
            </w:div>
            <w:div w:id="623275623">
              <w:marLeft w:val="480"/>
              <w:marRight w:val="0"/>
              <w:marTop w:val="0"/>
              <w:marBottom w:val="0"/>
              <w:divBdr>
                <w:top w:val="none" w:sz="0" w:space="0" w:color="auto"/>
                <w:left w:val="none" w:sz="0" w:space="0" w:color="auto"/>
                <w:bottom w:val="none" w:sz="0" w:space="0" w:color="auto"/>
                <w:right w:val="none" w:sz="0" w:space="0" w:color="auto"/>
              </w:divBdr>
            </w:div>
            <w:div w:id="623385901">
              <w:marLeft w:val="480"/>
              <w:marRight w:val="0"/>
              <w:marTop w:val="0"/>
              <w:marBottom w:val="0"/>
              <w:divBdr>
                <w:top w:val="none" w:sz="0" w:space="0" w:color="auto"/>
                <w:left w:val="none" w:sz="0" w:space="0" w:color="auto"/>
                <w:bottom w:val="none" w:sz="0" w:space="0" w:color="auto"/>
                <w:right w:val="none" w:sz="0" w:space="0" w:color="auto"/>
              </w:divBdr>
            </w:div>
            <w:div w:id="623461408">
              <w:marLeft w:val="480"/>
              <w:marRight w:val="0"/>
              <w:marTop w:val="0"/>
              <w:marBottom w:val="0"/>
              <w:divBdr>
                <w:top w:val="none" w:sz="0" w:space="0" w:color="auto"/>
                <w:left w:val="none" w:sz="0" w:space="0" w:color="auto"/>
                <w:bottom w:val="none" w:sz="0" w:space="0" w:color="auto"/>
                <w:right w:val="none" w:sz="0" w:space="0" w:color="auto"/>
              </w:divBdr>
            </w:div>
            <w:div w:id="623462328">
              <w:marLeft w:val="480"/>
              <w:marRight w:val="0"/>
              <w:marTop w:val="0"/>
              <w:marBottom w:val="0"/>
              <w:divBdr>
                <w:top w:val="none" w:sz="0" w:space="0" w:color="auto"/>
                <w:left w:val="none" w:sz="0" w:space="0" w:color="auto"/>
                <w:bottom w:val="none" w:sz="0" w:space="0" w:color="auto"/>
                <w:right w:val="none" w:sz="0" w:space="0" w:color="auto"/>
              </w:divBdr>
            </w:div>
            <w:div w:id="623462398">
              <w:marLeft w:val="480"/>
              <w:marRight w:val="0"/>
              <w:marTop w:val="0"/>
              <w:marBottom w:val="0"/>
              <w:divBdr>
                <w:top w:val="none" w:sz="0" w:space="0" w:color="auto"/>
                <w:left w:val="none" w:sz="0" w:space="0" w:color="auto"/>
                <w:bottom w:val="none" w:sz="0" w:space="0" w:color="auto"/>
                <w:right w:val="none" w:sz="0" w:space="0" w:color="auto"/>
              </w:divBdr>
            </w:div>
            <w:div w:id="623511342">
              <w:marLeft w:val="480"/>
              <w:marRight w:val="0"/>
              <w:marTop w:val="0"/>
              <w:marBottom w:val="0"/>
              <w:divBdr>
                <w:top w:val="none" w:sz="0" w:space="0" w:color="auto"/>
                <w:left w:val="none" w:sz="0" w:space="0" w:color="auto"/>
                <w:bottom w:val="none" w:sz="0" w:space="0" w:color="auto"/>
                <w:right w:val="none" w:sz="0" w:space="0" w:color="auto"/>
              </w:divBdr>
            </w:div>
            <w:div w:id="623539189">
              <w:marLeft w:val="480"/>
              <w:marRight w:val="0"/>
              <w:marTop w:val="0"/>
              <w:marBottom w:val="0"/>
              <w:divBdr>
                <w:top w:val="none" w:sz="0" w:space="0" w:color="auto"/>
                <w:left w:val="none" w:sz="0" w:space="0" w:color="auto"/>
                <w:bottom w:val="none" w:sz="0" w:space="0" w:color="auto"/>
                <w:right w:val="none" w:sz="0" w:space="0" w:color="auto"/>
              </w:divBdr>
            </w:div>
            <w:div w:id="623541302">
              <w:marLeft w:val="480"/>
              <w:marRight w:val="0"/>
              <w:marTop w:val="0"/>
              <w:marBottom w:val="0"/>
              <w:divBdr>
                <w:top w:val="none" w:sz="0" w:space="0" w:color="auto"/>
                <w:left w:val="none" w:sz="0" w:space="0" w:color="auto"/>
                <w:bottom w:val="none" w:sz="0" w:space="0" w:color="auto"/>
                <w:right w:val="none" w:sz="0" w:space="0" w:color="auto"/>
              </w:divBdr>
            </w:div>
            <w:div w:id="623581905">
              <w:marLeft w:val="480"/>
              <w:marRight w:val="0"/>
              <w:marTop w:val="0"/>
              <w:marBottom w:val="0"/>
              <w:divBdr>
                <w:top w:val="none" w:sz="0" w:space="0" w:color="auto"/>
                <w:left w:val="none" w:sz="0" w:space="0" w:color="auto"/>
                <w:bottom w:val="none" w:sz="0" w:space="0" w:color="auto"/>
                <w:right w:val="none" w:sz="0" w:space="0" w:color="auto"/>
              </w:divBdr>
            </w:div>
            <w:div w:id="623656241">
              <w:marLeft w:val="480"/>
              <w:marRight w:val="0"/>
              <w:marTop w:val="0"/>
              <w:marBottom w:val="0"/>
              <w:divBdr>
                <w:top w:val="none" w:sz="0" w:space="0" w:color="auto"/>
                <w:left w:val="none" w:sz="0" w:space="0" w:color="auto"/>
                <w:bottom w:val="none" w:sz="0" w:space="0" w:color="auto"/>
                <w:right w:val="none" w:sz="0" w:space="0" w:color="auto"/>
              </w:divBdr>
            </w:div>
            <w:div w:id="623730896">
              <w:marLeft w:val="480"/>
              <w:marRight w:val="0"/>
              <w:marTop w:val="0"/>
              <w:marBottom w:val="0"/>
              <w:divBdr>
                <w:top w:val="none" w:sz="0" w:space="0" w:color="auto"/>
                <w:left w:val="none" w:sz="0" w:space="0" w:color="auto"/>
                <w:bottom w:val="none" w:sz="0" w:space="0" w:color="auto"/>
                <w:right w:val="none" w:sz="0" w:space="0" w:color="auto"/>
              </w:divBdr>
            </w:div>
            <w:div w:id="623731526">
              <w:marLeft w:val="480"/>
              <w:marRight w:val="0"/>
              <w:marTop w:val="0"/>
              <w:marBottom w:val="0"/>
              <w:divBdr>
                <w:top w:val="none" w:sz="0" w:space="0" w:color="auto"/>
                <w:left w:val="none" w:sz="0" w:space="0" w:color="auto"/>
                <w:bottom w:val="none" w:sz="0" w:space="0" w:color="auto"/>
                <w:right w:val="none" w:sz="0" w:space="0" w:color="auto"/>
              </w:divBdr>
            </w:div>
            <w:div w:id="623732317">
              <w:marLeft w:val="480"/>
              <w:marRight w:val="0"/>
              <w:marTop w:val="0"/>
              <w:marBottom w:val="0"/>
              <w:divBdr>
                <w:top w:val="none" w:sz="0" w:space="0" w:color="auto"/>
                <w:left w:val="none" w:sz="0" w:space="0" w:color="auto"/>
                <w:bottom w:val="none" w:sz="0" w:space="0" w:color="auto"/>
                <w:right w:val="none" w:sz="0" w:space="0" w:color="auto"/>
              </w:divBdr>
            </w:div>
            <w:div w:id="623735825">
              <w:marLeft w:val="480"/>
              <w:marRight w:val="0"/>
              <w:marTop w:val="0"/>
              <w:marBottom w:val="0"/>
              <w:divBdr>
                <w:top w:val="none" w:sz="0" w:space="0" w:color="auto"/>
                <w:left w:val="none" w:sz="0" w:space="0" w:color="auto"/>
                <w:bottom w:val="none" w:sz="0" w:space="0" w:color="auto"/>
                <w:right w:val="none" w:sz="0" w:space="0" w:color="auto"/>
              </w:divBdr>
            </w:div>
            <w:div w:id="623774432">
              <w:marLeft w:val="480"/>
              <w:marRight w:val="0"/>
              <w:marTop w:val="0"/>
              <w:marBottom w:val="0"/>
              <w:divBdr>
                <w:top w:val="none" w:sz="0" w:space="0" w:color="auto"/>
                <w:left w:val="none" w:sz="0" w:space="0" w:color="auto"/>
                <w:bottom w:val="none" w:sz="0" w:space="0" w:color="auto"/>
                <w:right w:val="none" w:sz="0" w:space="0" w:color="auto"/>
              </w:divBdr>
            </w:div>
            <w:div w:id="623775449">
              <w:marLeft w:val="480"/>
              <w:marRight w:val="0"/>
              <w:marTop w:val="0"/>
              <w:marBottom w:val="0"/>
              <w:divBdr>
                <w:top w:val="none" w:sz="0" w:space="0" w:color="auto"/>
                <w:left w:val="none" w:sz="0" w:space="0" w:color="auto"/>
                <w:bottom w:val="none" w:sz="0" w:space="0" w:color="auto"/>
                <w:right w:val="none" w:sz="0" w:space="0" w:color="auto"/>
              </w:divBdr>
            </w:div>
            <w:div w:id="623777461">
              <w:marLeft w:val="480"/>
              <w:marRight w:val="0"/>
              <w:marTop w:val="0"/>
              <w:marBottom w:val="0"/>
              <w:divBdr>
                <w:top w:val="none" w:sz="0" w:space="0" w:color="auto"/>
                <w:left w:val="none" w:sz="0" w:space="0" w:color="auto"/>
                <w:bottom w:val="none" w:sz="0" w:space="0" w:color="auto"/>
                <w:right w:val="none" w:sz="0" w:space="0" w:color="auto"/>
              </w:divBdr>
            </w:div>
            <w:div w:id="623777682">
              <w:marLeft w:val="480"/>
              <w:marRight w:val="0"/>
              <w:marTop w:val="0"/>
              <w:marBottom w:val="0"/>
              <w:divBdr>
                <w:top w:val="none" w:sz="0" w:space="0" w:color="auto"/>
                <w:left w:val="none" w:sz="0" w:space="0" w:color="auto"/>
                <w:bottom w:val="none" w:sz="0" w:space="0" w:color="auto"/>
                <w:right w:val="none" w:sz="0" w:space="0" w:color="auto"/>
              </w:divBdr>
            </w:div>
            <w:div w:id="623852019">
              <w:marLeft w:val="480"/>
              <w:marRight w:val="0"/>
              <w:marTop w:val="0"/>
              <w:marBottom w:val="0"/>
              <w:divBdr>
                <w:top w:val="none" w:sz="0" w:space="0" w:color="auto"/>
                <w:left w:val="none" w:sz="0" w:space="0" w:color="auto"/>
                <w:bottom w:val="none" w:sz="0" w:space="0" w:color="auto"/>
                <w:right w:val="none" w:sz="0" w:space="0" w:color="auto"/>
              </w:divBdr>
            </w:div>
            <w:div w:id="623998002">
              <w:marLeft w:val="480"/>
              <w:marRight w:val="0"/>
              <w:marTop w:val="0"/>
              <w:marBottom w:val="0"/>
              <w:divBdr>
                <w:top w:val="none" w:sz="0" w:space="0" w:color="auto"/>
                <w:left w:val="none" w:sz="0" w:space="0" w:color="auto"/>
                <w:bottom w:val="none" w:sz="0" w:space="0" w:color="auto"/>
                <w:right w:val="none" w:sz="0" w:space="0" w:color="auto"/>
              </w:divBdr>
            </w:div>
            <w:div w:id="624042972">
              <w:marLeft w:val="480"/>
              <w:marRight w:val="0"/>
              <w:marTop w:val="0"/>
              <w:marBottom w:val="0"/>
              <w:divBdr>
                <w:top w:val="none" w:sz="0" w:space="0" w:color="auto"/>
                <w:left w:val="none" w:sz="0" w:space="0" w:color="auto"/>
                <w:bottom w:val="none" w:sz="0" w:space="0" w:color="auto"/>
                <w:right w:val="none" w:sz="0" w:space="0" w:color="auto"/>
              </w:divBdr>
            </w:div>
            <w:div w:id="624241399">
              <w:marLeft w:val="480"/>
              <w:marRight w:val="0"/>
              <w:marTop w:val="0"/>
              <w:marBottom w:val="0"/>
              <w:divBdr>
                <w:top w:val="none" w:sz="0" w:space="0" w:color="auto"/>
                <w:left w:val="none" w:sz="0" w:space="0" w:color="auto"/>
                <w:bottom w:val="none" w:sz="0" w:space="0" w:color="auto"/>
                <w:right w:val="none" w:sz="0" w:space="0" w:color="auto"/>
              </w:divBdr>
            </w:div>
            <w:div w:id="624308484">
              <w:marLeft w:val="480"/>
              <w:marRight w:val="0"/>
              <w:marTop w:val="0"/>
              <w:marBottom w:val="0"/>
              <w:divBdr>
                <w:top w:val="none" w:sz="0" w:space="0" w:color="auto"/>
                <w:left w:val="none" w:sz="0" w:space="0" w:color="auto"/>
                <w:bottom w:val="none" w:sz="0" w:space="0" w:color="auto"/>
                <w:right w:val="none" w:sz="0" w:space="0" w:color="auto"/>
              </w:divBdr>
            </w:div>
            <w:div w:id="624316631">
              <w:marLeft w:val="480"/>
              <w:marRight w:val="0"/>
              <w:marTop w:val="0"/>
              <w:marBottom w:val="0"/>
              <w:divBdr>
                <w:top w:val="none" w:sz="0" w:space="0" w:color="auto"/>
                <w:left w:val="none" w:sz="0" w:space="0" w:color="auto"/>
                <w:bottom w:val="none" w:sz="0" w:space="0" w:color="auto"/>
                <w:right w:val="none" w:sz="0" w:space="0" w:color="auto"/>
              </w:divBdr>
            </w:div>
            <w:div w:id="624388392">
              <w:marLeft w:val="480"/>
              <w:marRight w:val="0"/>
              <w:marTop w:val="0"/>
              <w:marBottom w:val="0"/>
              <w:divBdr>
                <w:top w:val="none" w:sz="0" w:space="0" w:color="auto"/>
                <w:left w:val="none" w:sz="0" w:space="0" w:color="auto"/>
                <w:bottom w:val="none" w:sz="0" w:space="0" w:color="auto"/>
                <w:right w:val="none" w:sz="0" w:space="0" w:color="auto"/>
              </w:divBdr>
            </w:div>
            <w:div w:id="624389431">
              <w:marLeft w:val="480"/>
              <w:marRight w:val="0"/>
              <w:marTop w:val="0"/>
              <w:marBottom w:val="0"/>
              <w:divBdr>
                <w:top w:val="none" w:sz="0" w:space="0" w:color="auto"/>
                <w:left w:val="none" w:sz="0" w:space="0" w:color="auto"/>
                <w:bottom w:val="none" w:sz="0" w:space="0" w:color="auto"/>
                <w:right w:val="none" w:sz="0" w:space="0" w:color="auto"/>
              </w:divBdr>
            </w:div>
            <w:div w:id="624504483">
              <w:marLeft w:val="480"/>
              <w:marRight w:val="0"/>
              <w:marTop w:val="0"/>
              <w:marBottom w:val="0"/>
              <w:divBdr>
                <w:top w:val="none" w:sz="0" w:space="0" w:color="auto"/>
                <w:left w:val="none" w:sz="0" w:space="0" w:color="auto"/>
                <w:bottom w:val="none" w:sz="0" w:space="0" w:color="auto"/>
                <w:right w:val="none" w:sz="0" w:space="0" w:color="auto"/>
              </w:divBdr>
            </w:div>
            <w:div w:id="624508486">
              <w:marLeft w:val="480"/>
              <w:marRight w:val="0"/>
              <w:marTop w:val="0"/>
              <w:marBottom w:val="0"/>
              <w:divBdr>
                <w:top w:val="none" w:sz="0" w:space="0" w:color="auto"/>
                <w:left w:val="none" w:sz="0" w:space="0" w:color="auto"/>
                <w:bottom w:val="none" w:sz="0" w:space="0" w:color="auto"/>
                <w:right w:val="none" w:sz="0" w:space="0" w:color="auto"/>
              </w:divBdr>
            </w:div>
            <w:div w:id="624581301">
              <w:marLeft w:val="480"/>
              <w:marRight w:val="0"/>
              <w:marTop w:val="0"/>
              <w:marBottom w:val="0"/>
              <w:divBdr>
                <w:top w:val="none" w:sz="0" w:space="0" w:color="auto"/>
                <w:left w:val="none" w:sz="0" w:space="0" w:color="auto"/>
                <w:bottom w:val="none" w:sz="0" w:space="0" w:color="auto"/>
                <w:right w:val="none" w:sz="0" w:space="0" w:color="auto"/>
              </w:divBdr>
            </w:div>
            <w:div w:id="624584544">
              <w:marLeft w:val="480"/>
              <w:marRight w:val="0"/>
              <w:marTop w:val="0"/>
              <w:marBottom w:val="0"/>
              <w:divBdr>
                <w:top w:val="none" w:sz="0" w:space="0" w:color="auto"/>
                <w:left w:val="none" w:sz="0" w:space="0" w:color="auto"/>
                <w:bottom w:val="none" w:sz="0" w:space="0" w:color="auto"/>
                <w:right w:val="none" w:sz="0" w:space="0" w:color="auto"/>
              </w:divBdr>
            </w:div>
            <w:div w:id="624700819">
              <w:marLeft w:val="480"/>
              <w:marRight w:val="0"/>
              <w:marTop w:val="0"/>
              <w:marBottom w:val="0"/>
              <w:divBdr>
                <w:top w:val="none" w:sz="0" w:space="0" w:color="auto"/>
                <w:left w:val="none" w:sz="0" w:space="0" w:color="auto"/>
                <w:bottom w:val="none" w:sz="0" w:space="0" w:color="auto"/>
                <w:right w:val="none" w:sz="0" w:space="0" w:color="auto"/>
              </w:divBdr>
            </w:div>
            <w:div w:id="624702238">
              <w:marLeft w:val="480"/>
              <w:marRight w:val="0"/>
              <w:marTop w:val="0"/>
              <w:marBottom w:val="0"/>
              <w:divBdr>
                <w:top w:val="none" w:sz="0" w:space="0" w:color="auto"/>
                <w:left w:val="none" w:sz="0" w:space="0" w:color="auto"/>
                <w:bottom w:val="none" w:sz="0" w:space="0" w:color="auto"/>
                <w:right w:val="none" w:sz="0" w:space="0" w:color="auto"/>
              </w:divBdr>
            </w:div>
            <w:div w:id="624820982">
              <w:marLeft w:val="480"/>
              <w:marRight w:val="0"/>
              <w:marTop w:val="0"/>
              <w:marBottom w:val="0"/>
              <w:divBdr>
                <w:top w:val="none" w:sz="0" w:space="0" w:color="auto"/>
                <w:left w:val="none" w:sz="0" w:space="0" w:color="auto"/>
                <w:bottom w:val="none" w:sz="0" w:space="0" w:color="auto"/>
                <w:right w:val="none" w:sz="0" w:space="0" w:color="auto"/>
              </w:divBdr>
            </w:div>
            <w:div w:id="624895121">
              <w:marLeft w:val="480"/>
              <w:marRight w:val="0"/>
              <w:marTop w:val="0"/>
              <w:marBottom w:val="0"/>
              <w:divBdr>
                <w:top w:val="none" w:sz="0" w:space="0" w:color="auto"/>
                <w:left w:val="none" w:sz="0" w:space="0" w:color="auto"/>
                <w:bottom w:val="none" w:sz="0" w:space="0" w:color="auto"/>
                <w:right w:val="none" w:sz="0" w:space="0" w:color="auto"/>
              </w:divBdr>
            </w:div>
            <w:div w:id="624966541">
              <w:marLeft w:val="480"/>
              <w:marRight w:val="0"/>
              <w:marTop w:val="0"/>
              <w:marBottom w:val="0"/>
              <w:divBdr>
                <w:top w:val="none" w:sz="0" w:space="0" w:color="auto"/>
                <w:left w:val="none" w:sz="0" w:space="0" w:color="auto"/>
                <w:bottom w:val="none" w:sz="0" w:space="0" w:color="auto"/>
                <w:right w:val="none" w:sz="0" w:space="0" w:color="auto"/>
              </w:divBdr>
            </w:div>
            <w:div w:id="625087081">
              <w:marLeft w:val="480"/>
              <w:marRight w:val="0"/>
              <w:marTop w:val="0"/>
              <w:marBottom w:val="0"/>
              <w:divBdr>
                <w:top w:val="none" w:sz="0" w:space="0" w:color="auto"/>
                <w:left w:val="none" w:sz="0" w:space="0" w:color="auto"/>
                <w:bottom w:val="none" w:sz="0" w:space="0" w:color="auto"/>
                <w:right w:val="none" w:sz="0" w:space="0" w:color="auto"/>
              </w:divBdr>
            </w:div>
            <w:div w:id="625164249">
              <w:marLeft w:val="480"/>
              <w:marRight w:val="0"/>
              <w:marTop w:val="0"/>
              <w:marBottom w:val="0"/>
              <w:divBdr>
                <w:top w:val="none" w:sz="0" w:space="0" w:color="auto"/>
                <w:left w:val="none" w:sz="0" w:space="0" w:color="auto"/>
                <w:bottom w:val="none" w:sz="0" w:space="0" w:color="auto"/>
                <w:right w:val="none" w:sz="0" w:space="0" w:color="auto"/>
              </w:divBdr>
            </w:div>
            <w:div w:id="625310008">
              <w:marLeft w:val="480"/>
              <w:marRight w:val="0"/>
              <w:marTop w:val="0"/>
              <w:marBottom w:val="0"/>
              <w:divBdr>
                <w:top w:val="none" w:sz="0" w:space="0" w:color="auto"/>
                <w:left w:val="none" w:sz="0" w:space="0" w:color="auto"/>
                <w:bottom w:val="none" w:sz="0" w:space="0" w:color="auto"/>
                <w:right w:val="none" w:sz="0" w:space="0" w:color="auto"/>
              </w:divBdr>
            </w:div>
            <w:div w:id="625621659">
              <w:marLeft w:val="480"/>
              <w:marRight w:val="0"/>
              <w:marTop w:val="0"/>
              <w:marBottom w:val="0"/>
              <w:divBdr>
                <w:top w:val="none" w:sz="0" w:space="0" w:color="auto"/>
                <w:left w:val="none" w:sz="0" w:space="0" w:color="auto"/>
                <w:bottom w:val="none" w:sz="0" w:space="0" w:color="auto"/>
                <w:right w:val="none" w:sz="0" w:space="0" w:color="auto"/>
              </w:divBdr>
            </w:div>
            <w:div w:id="625700963">
              <w:marLeft w:val="480"/>
              <w:marRight w:val="0"/>
              <w:marTop w:val="0"/>
              <w:marBottom w:val="0"/>
              <w:divBdr>
                <w:top w:val="none" w:sz="0" w:space="0" w:color="auto"/>
                <w:left w:val="none" w:sz="0" w:space="0" w:color="auto"/>
                <w:bottom w:val="none" w:sz="0" w:space="0" w:color="auto"/>
                <w:right w:val="none" w:sz="0" w:space="0" w:color="auto"/>
              </w:divBdr>
            </w:div>
            <w:div w:id="625701580">
              <w:marLeft w:val="480"/>
              <w:marRight w:val="0"/>
              <w:marTop w:val="0"/>
              <w:marBottom w:val="0"/>
              <w:divBdr>
                <w:top w:val="none" w:sz="0" w:space="0" w:color="auto"/>
                <w:left w:val="none" w:sz="0" w:space="0" w:color="auto"/>
                <w:bottom w:val="none" w:sz="0" w:space="0" w:color="auto"/>
                <w:right w:val="none" w:sz="0" w:space="0" w:color="auto"/>
              </w:divBdr>
            </w:div>
            <w:div w:id="625744682">
              <w:marLeft w:val="480"/>
              <w:marRight w:val="0"/>
              <w:marTop w:val="0"/>
              <w:marBottom w:val="0"/>
              <w:divBdr>
                <w:top w:val="none" w:sz="0" w:space="0" w:color="auto"/>
                <w:left w:val="none" w:sz="0" w:space="0" w:color="auto"/>
                <w:bottom w:val="none" w:sz="0" w:space="0" w:color="auto"/>
                <w:right w:val="none" w:sz="0" w:space="0" w:color="auto"/>
              </w:divBdr>
            </w:div>
            <w:div w:id="625818848">
              <w:marLeft w:val="480"/>
              <w:marRight w:val="0"/>
              <w:marTop w:val="0"/>
              <w:marBottom w:val="0"/>
              <w:divBdr>
                <w:top w:val="none" w:sz="0" w:space="0" w:color="auto"/>
                <w:left w:val="none" w:sz="0" w:space="0" w:color="auto"/>
                <w:bottom w:val="none" w:sz="0" w:space="0" w:color="auto"/>
                <w:right w:val="none" w:sz="0" w:space="0" w:color="auto"/>
              </w:divBdr>
            </w:div>
            <w:div w:id="625819404">
              <w:marLeft w:val="480"/>
              <w:marRight w:val="0"/>
              <w:marTop w:val="0"/>
              <w:marBottom w:val="0"/>
              <w:divBdr>
                <w:top w:val="none" w:sz="0" w:space="0" w:color="auto"/>
                <w:left w:val="none" w:sz="0" w:space="0" w:color="auto"/>
                <w:bottom w:val="none" w:sz="0" w:space="0" w:color="auto"/>
                <w:right w:val="none" w:sz="0" w:space="0" w:color="auto"/>
              </w:divBdr>
            </w:div>
            <w:div w:id="626081075">
              <w:marLeft w:val="480"/>
              <w:marRight w:val="0"/>
              <w:marTop w:val="0"/>
              <w:marBottom w:val="0"/>
              <w:divBdr>
                <w:top w:val="none" w:sz="0" w:space="0" w:color="auto"/>
                <w:left w:val="none" w:sz="0" w:space="0" w:color="auto"/>
                <w:bottom w:val="none" w:sz="0" w:space="0" w:color="auto"/>
                <w:right w:val="none" w:sz="0" w:space="0" w:color="auto"/>
              </w:divBdr>
            </w:div>
            <w:div w:id="626087126">
              <w:marLeft w:val="480"/>
              <w:marRight w:val="0"/>
              <w:marTop w:val="0"/>
              <w:marBottom w:val="0"/>
              <w:divBdr>
                <w:top w:val="none" w:sz="0" w:space="0" w:color="auto"/>
                <w:left w:val="none" w:sz="0" w:space="0" w:color="auto"/>
                <w:bottom w:val="none" w:sz="0" w:space="0" w:color="auto"/>
                <w:right w:val="none" w:sz="0" w:space="0" w:color="auto"/>
              </w:divBdr>
            </w:div>
            <w:div w:id="626131286">
              <w:marLeft w:val="480"/>
              <w:marRight w:val="0"/>
              <w:marTop w:val="0"/>
              <w:marBottom w:val="0"/>
              <w:divBdr>
                <w:top w:val="none" w:sz="0" w:space="0" w:color="auto"/>
                <w:left w:val="none" w:sz="0" w:space="0" w:color="auto"/>
                <w:bottom w:val="none" w:sz="0" w:space="0" w:color="auto"/>
                <w:right w:val="none" w:sz="0" w:space="0" w:color="auto"/>
              </w:divBdr>
            </w:div>
            <w:div w:id="626131772">
              <w:marLeft w:val="480"/>
              <w:marRight w:val="0"/>
              <w:marTop w:val="0"/>
              <w:marBottom w:val="0"/>
              <w:divBdr>
                <w:top w:val="none" w:sz="0" w:space="0" w:color="auto"/>
                <w:left w:val="none" w:sz="0" w:space="0" w:color="auto"/>
                <w:bottom w:val="none" w:sz="0" w:space="0" w:color="auto"/>
                <w:right w:val="none" w:sz="0" w:space="0" w:color="auto"/>
              </w:divBdr>
            </w:div>
            <w:div w:id="626156404">
              <w:marLeft w:val="480"/>
              <w:marRight w:val="0"/>
              <w:marTop w:val="0"/>
              <w:marBottom w:val="0"/>
              <w:divBdr>
                <w:top w:val="none" w:sz="0" w:space="0" w:color="auto"/>
                <w:left w:val="none" w:sz="0" w:space="0" w:color="auto"/>
                <w:bottom w:val="none" w:sz="0" w:space="0" w:color="auto"/>
                <w:right w:val="none" w:sz="0" w:space="0" w:color="auto"/>
              </w:divBdr>
            </w:div>
            <w:div w:id="626204658">
              <w:marLeft w:val="480"/>
              <w:marRight w:val="0"/>
              <w:marTop w:val="0"/>
              <w:marBottom w:val="0"/>
              <w:divBdr>
                <w:top w:val="none" w:sz="0" w:space="0" w:color="auto"/>
                <w:left w:val="none" w:sz="0" w:space="0" w:color="auto"/>
                <w:bottom w:val="none" w:sz="0" w:space="0" w:color="auto"/>
                <w:right w:val="none" w:sz="0" w:space="0" w:color="auto"/>
              </w:divBdr>
            </w:div>
            <w:div w:id="626205975">
              <w:marLeft w:val="480"/>
              <w:marRight w:val="0"/>
              <w:marTop w:val="0"/>
              <w:marBottom w:val="0"/>
              <w:divBdr>
                <w:top w:val="none" w:sz="0" w:space="0" w:color="auto"/>
                <w:left w:val="none" w:sz="0" w:space="0" w:color="auto"/>
                <w:bottom w:val="none" w:sz="0" w:space="0" w:color="auto"/>
                <w:right w:val="none" w:sz="0" w:space="0" w:color="auto"/>
              </w:divBdr>
            </w:div>
            <w:div w:id="626276530">
              <w:marLeft w:val="480"/>
              <w:marRight w:val="0"/>
              <w:marTop w:val="0"/>
              <w:marBottom w:val="0"/>
              <w:divBdr>
                <w:top w:val="none" w:sz="0" w:space="0" w:color="auto"/>
                <w:left w:val="none" w:sz="0" w:space="0" w:color="auto"/>
                <w:bottom w:val="none" w:sz="0" w:space="0" w:color="auto"/>
                <w:right w:val="none" w:sz="0" w:space="0" w:color="auto"/>
              </w:divBdr>
            </w:div>
            <w:div w:id="626277859">
              <w:marLeft w:val="480"/>
              <w:marRight w:val="0"/>
              <w:marTop w:val="0"/>
              <w:marBottom w:val="0"/>
              <w:divBdr>
                <w:top w:val="none" w:sz="0" w:space="0" w:color="auto"/>
                <w:left w:val="none" w:sz="0" w:space="0" w:color="auto"/>
                <w:bottom w:val="none" w:sz="0" w:space="0" w:color="auto"/>
                <w:right w:val="none" w:sz="0" w:space="0" w:color="auto"/>
              </w:divBdr>
            </w:div>
            <w:div w:id="626279162">
              <w:marLeft w:val="480"/>
              <w:marRight w:val="0"/>
              <w:marTop w:val="0"/>
              <w:marBottom w:val="0"/>
              <w:divBdr>
                <w:top w:val="none" w:sz="0" w:space="0" w:color="auto"/>
                <w:left w:val="none" w:sz="0" w:space="0" w:color="auto"/>
                <w:bottom w:val="none" w:sz="0" w:space="0" w:color="auto"/>
                <w:right w:val="none" w:sz="0" w:space="0" w:color="auto"/>
              </w:divBdr>
            </w:div>
            <w:div w:id="626468677">
              <w:marLeft w:val="480"/>
              <w:marRight w:val="0"/>
              <w:marTop w:val="0"/>
              <w:marBottom w:val="0"/>
              <w:divBdr>
                <w:top w:val="none" w:sz="0" w:space="0" w:color="auto"/>
                <w:left w:val="none" w:sz="0" w:space="0" w:color="auto"/>
                <w:bottom w:val="none" w:sz="0" w:space="0" w:color="auto"/>
                <w:right w:val="none" w:sz="0" w:space="0" w:color="auto"/>
              </w:divBdr>
            </w:div>
            <w:div w:id="626545877">
              <w:marLeft w:val="480"/>
              <w:marRight w:val="0"/>
              <w:marTop w:val="0"/>
              <w:marBottom w:val="0"/>
              <w:divBdr>
                <w:top w:val="none" w:sz="0" w:space="0" w:color="auto"/>
                <w:left w:val="none" w:sz="0" w:space="0" w:color="auto"/>
                <w:bottom w:val="none" w:sz="0" w:space="0" w:color="auto"/>
                <w:right w:val="none" w:sz="0" w:space="0" w:color="auto"/>
              </w:divBdr>
            </w:div>
            <w:div w:id="626619477">
              <w:marLeft w:val="480"/>
              <w:marRight w:val="0"/>
              <w:marTop w:val="0"/>
              <w:marBottom w:val="0"/>
              <w:divBdr>
                <w:top w:val="none" w:sz="0" w:space="0" w:color="auto"/>
                <w:left w:val="none" w:sz="0" w:space="0" w:color="auto"/>
                <w:bottom w:val="none" w:sz="0" w:space="0" w:color="auto"/>
                <w:right w:val="none" w:sz="0" w:space="0" w:color="auto"/>
              </w:divBdr>
            </w:div>
            <w:div w:id="626622212">
              <w:marLeft w:val="480"/>
              <w:marRight w:val="0"/>
              <w:marTop w:val="0"/>
              <w:marBottom w:val="0"/>
              <w:divBdr>
                <w:top w:val="none" w:sz="0" w:space="0" w:color="auto"/>
                <w:left w:val="none" w:sz="0" w:space="0" w:color="auto"/>
                <w:bottom w:val="none" w:sz="0" w:space="0" w:color="auto"/>
                <w:right w:val="none" w:sz="0" w:space="0" w:color="auto"/>
              </w:divBdr>
            </w:div>
            <w:div w:id="626741355">
              <w:marLeft w:val="480"/>
              <w:marRight w:val="0"/>
              <w:marTop w:val="0"/>
              <w:marBottom w:val="0"/>
              <w:divBdr>
                <w:top w:val="none" w:sz="0" w:space="0" w:color="auto"/>
                <w:left w:val="none" w:sz="0" w:space="0" w:color="auto"/>
                <w:bottom w:val="none" w:sz="0" w:space="0" w:color="auto"/>
                <w:right w:val="none" w:sz="0" w:space="0" w:color="auto"/>
              </w:divBdr>
            </w:div>
            <w:div w:id="626742455">
              <w:marLeft w:val="480"/>
              <w:marRight w:val="0"/>
              <w:marTop w:val="0"/>
              <w:marBottom w:val="0"/>
              <w:divBdr>
                <w:top w:val="none" w:sz="0" w:space="0" w:color="auto"/>
                <w:left w:val="none" w:sz="0" w:space="0" w:color="auto"/>
                <w:bottom w:val="none" w:sz="0" w:space="0" w:color="auto"/>
                <w:right w:val="none" w:sz="0" w:space="0" w:color="auto"/>
              </w:divBdr>
            </w:div>
            <w:div w:id="626743391">
              <w:marLeft w:val="480"/>
              <w:marRight w:val="0"/>
              <w:marTop w:val="0"/>
              <w:marBottom w:val="0"/>
              <w:divBdr>
                <w:top w:val="none" w:sz="0" w:space="0" w:color="auto"/>
                <w:left w:val="none" w:sz="0" w:space="0" w:color="auto"/>
                <w:bottom w:val="none" w:sz="0" w:space="0" w:color="auto"/>
                <w:right w:val="none" w:sz="0" w:space="0" w:color="auto"/>
              </w:divBdr>
            </w:div>
            <w:div w:id="626814641">
              <w:marLeft w:val="480"/>
              <w:marRight w:val="0"/>
              <w:marTop w:val="0"/>
              <w:marBottom w:val="0"/>
              <w:divBdr>
                <w:top w:val="none" w:sz="0" w:space="0" w:color="auto"/>
                <w:left w:val="none" w:sz="0" w:space="0" w:color="auto"/>
                <w:bottom w:val="none" w:sz="0" w:space="0" w:color="auto"/>
                <w:right w:val="none" w:sz="0" w:space="0" w:color="auto"/>
              </w:divBdr>
            </w:div>
            <w:div w:id="626814949">
              <w:marLeft w:val="480"/>
              <w:marRight w:val="0"/>
              <w:marTop w:val="0"/>
              <w:marBottom w:val="0"/>
              <w:divBdr>
                <w:top w:val="none" w:sz="0" w:space="0" w:color="auto"/>
                <w:left w:val="none" w:sz="0" w:space="0" w:color="auto"/>
                <w:bottom w:val="none" w:sz="0" w:space="0" w:color="auto"/>
                <w:right w:val="none" w:sz="0" w:space="0" w:color="auto"/>
              </w:divBdr>
            </w:div>
            <w:div w:id="626858010">
              <w:marLeft w:val="480"/>
              <w:marRight w:val="0"/>
              <w:marTop w:val="0"/>
              <w:marBottom w:val="0"/>
              <w:divBdr>
                <w:top w:val="none" w:sz="0" w:space="0" w:color="auto"/>
                <w:left w:val="none" w:sz="0" w:space="0" w:color="auto"/>
                <w:bottom w:val="none" w:sz="0" w:space="0" w:color="auto"/>
                <w:right w:val="none" w:sz="0" w:space="0" w:color="auto"/>
              </w:divBdr>
            </w:div>
            <w:div w:id="626931117">
              <w:marLeft w:val="480"/>
              <w:marRight w:val="0"/>
              <w:marTop w:val="0"/>
              <w:marBottom w:val="0"/>
              <w:divBdr>
                <w:top w:val="none" w:sz="0" w:space="0" w:color="auto"/>
                <w:left w:val="none" w:sz="0" w:space="0" w:color="auto"/>
                <w:bottom w:val="none" w:sz="0" w:space="0" w:color="auto"/>
                <w:right w:val="none" w:sz="0" w:space="0" w:color="auto"/>
              </w:divBdr>
            </w:div>
            <w:div w:id="627124108">
              <w:marLeft w:val="480"/>
              <w:marRight w:val="0"/>
              <w:marTop w:val="0"/>
              <w:marBottom w:val="0"/>
              <w:divBdr>
                <w:top w:val="none" w:sz="0" w:space="0" w:color="auto"/>
                <w:left w:val="none" w:sz="0" w:space="0" w:color="auto"/>
                <w:bottom w:val="none" w:sz="0" w:space="0" w:color="auto"/>
                <w:right w:val="none" w:sz="0" w:space="0" w:color="auto"/>
              </w:divBdr>
            </w:div>
            <w:div w:id="627131361">
              <w:marLeft w:val="480"/>
              <w:marRight w:val="0"/>
              <w:marTop w:val="0"/>
              <w:marBottom w:val="0"/>
              <w:divBdr>
                <w:top w:val="none" w:sz="0" w:space="0" w:color="auto"/>
                <w:left w:val="none" w:sz="0" w:space="0" w:color="auto"/>
                <w:bottom w:val="none" w:sz="0" w:space="0" w:color="auto"/>
                <w:right w:val="none" w:sz="0" w:space="0" w:color="auto"/>
              </w:divBdr>
            </w:div>
            <w:div w:id="627197677">
              <w:marLeft w:val="480"/>
              <w:marRight w:val="0"/>
              <w:marTop w:val="0"/>
              <w:marBottom w:val="0"/>
              <w:divBdr>
                <w:top w:val="none" w:sz="0" w:space="0" w:color="auto"/>
                <w:left w:val="none" w:sz="0" w:space="0" w:color="auto"/>
                <w:bottom w:val="none" w:sz="0" w:space="0" w:color="auto"/>
                <w:right w:val="none" w:sz="0" w:space="0" w:color="auto"/>
              </w:divBdr>
            </w:div>
            <w:div w:id="627248320">
              <w:marLeft w:val="480"/>
              <w:marRight w:val="0"/>
              <w:marTop w:val="0"/>
              <w:marBottom w:val="0"/>
              <w:divBdr>
                <w:top w:val="none" w:sz="0" w:space="0" w:color="auto"/>
                <w:left w:val="none" w:sz="0" w:space="0" w:color="auto"/>
                <w:bottom w:val="none" w:sz="0" w:space="0" w:color="auto"/>
                <w:right w:val="none" w:sz="0" w:space="0" w:color="auto"/>
              </w:divBdr>
            </w:div>
            <w:div w:id="627249071">
              <w:marLeft w:val="480"/>
              <w:marRight w:val="0"/>
              <w:marTop w:val="0"/>
              <w:marBottom w:val="0"/>
              <w:divBdr>
                <w:top w:val="none" w:sz="0" w:space="0" w:color="auto"/>
                <w:left w:val="none" w:sz="0" w:space="0" w:color="auto"/>
                <w:bottom w:val="none" w:sz="0" w:space="0" w:color="auto"/>
                <w:right w:val="none" w:sz="0" w:space="0" w:color="auto"/>
              </w:divBdr>
            </w:div>
            <w:div w:id="627316256">
              <w:marLeft w:val="480"/>
              <w:marRight w:val="0"/>
              <w:marTop w:val="0"/>
              <w:marBottom w:val="0"/>
              <w:divBdr>
                <w:top w:val="none" w:sz="0" w:space="0" w:color="auto"/>
                <w:left w:val="none" w:sz="0" w:space="0" w:color="auto"/>
                <w:bottom w:val="none" w:sz="0" w:space="0" w:color="auto"/>
                <w:right w:val="none" w:sz="0" w:space="0" w:color="auto"/>
              </w:divBdr>
            </w:div>
            <w:div w:id="627400388">
              <w:marLeft w:val="480"/>
              <w:marRight w:val="0"/>
              <w:marTop w:val="0"/>
              <w:marBottom w:val="0"/>
              <w:divBdr>
                <w:top w:val="none" w:sz="0" w:space="0" w:color="auto"/>
                <w:left w:val="none" w:sz="0" w:space="0" w:color="auto"/>
                <w:bottom w:val="none" w:sz="0" w:space="0" w:color="auto"/>
                <w:right w:val="none" w:sz="0" w:space="0" w:color="auto"/>
              </w:divBdr>
            </w:div>
            <w:div w:id="627467558">
              <w:marLeft w:val="480"/>
              <w:marRight w:val="0"/>
              <w:marTop w:val="0"/>
              <w:marBottom w:val="0"/>
              <w:divBdr>
                <w:top w:val="none" w:sz="0" w:space="0" w:color="auto"/>
                <w:left w:val="none" w:sz="0" w:space="0" w:color="auto"/>
                <w:bottom w:val="none" w:sz="0" w:space="0" w:color="auto"/>
                <w:right w:val="none" w:sz="0" w:space="0" w:color="auto"/>
              </w:divBdr>
            </w:div>
            <w:div w:id="627472667">
              <w:marLeft w:val="480"/>
              <w:marRight w:val="0"/>
              <w:marTop w:val="0"/>
              <w:marBottom w:val="0"/>
              <w:divBdr>
                <w:top w:val="none" w:sz="0" w:space="0" w:color="auto"/>
                <w:left w:val="none" w:sz="0" w:space="0" w:color="auto"/>
                <w:bottom w:val="none" w:sz="0" w:space="0" w:color="auto"/>
                <w:right w:val="none" w:sz="0" w:space="0" w:color="auto"/>
              </w:divBdr>
            </w:div>
            <w:div w:id="627513951">
              <w:marLeft w:val="480"/>
              <w:marRight w:val="0"/>
              <w:marTop w:val="0"/>
              <w:marBottom w:val="0"/>
              <w:divBdr>
                <w:top w:val="none" w:sz="0" w:space="0" w:color="auto"/>
                <w:left w:val="none" w:sz="0" w:space="0" w:color="auto"/>
                <w:bottom w:val="none" w:sz="0" w:space="0" w:color="auto"/>
                <w:right w:val="none" w:sz="0" w:space="0" w:color="auto"/>
              </w:divBdr>
            </w:div>
            <w:div w:id="627704585">
              <w:marLeft w:val="480"/>
              <w:marRight w:val="0"/>
              <w:marTop w:val="0"/>
              <w:marBottom w:val="0"/>
              <w:divBdr>
                <w:top w:val="none" w:sz="0" w:space="0" w:color="auto"/>
                <w:left w:val="none" w:sz="0" w:space="0" w:color="auto"/>
                <w:bottom w:val="none" w:sz="0" w:space="0" w:color="auto"/>
                <w:right w:val="none" w:sz="0" w:space="0" w:color="auto"/>
              </w:divBdr>
            </w:div>
            <w:div w:id="627904225">
              <w:marLeft w:val="480"/>
              <w:marRight w:val="0"/>
              <w:marTop w:val="0"/>
              <w:marBottom w:val="0"/>
              <w:divBdr>
                <w:top w:val="none" w:sz="0" w:space="0" w:color="auto"/>
                <w:left w:val="none" w:sz="0" w:space="0" w:color="auto"/>
                <w:bottom w:val="none" w:sz="0" w:space="0" w:color="auto"/>
                <w:right w:val="none" w:sz="0" w:space="0" w:color="auto"/>
              </w:divBdr>
            </w:div>
            <w:div w:id="627972604">
              <w:marLeft w:val="480"/>
              <w:marRight w:val="0"/>
              <w:marTop w:val="0"/>
              <w:marBottom w:val="0"/>
              <w:divBdr>
                <w:top w:val="none" w:sz="0" w:space="0" w:color="auto"/>
                <w:left w:val="none" w:sz="0" w:space="0" w:color="auto"/>
                <w:bottom w:val="none" w:sz="0" w:space="0" w:color="auto"/>
                <w:right w:val="none" w:sz="0" w:space="0" w:color="auto"/>
              </w:divBdr>
            </w:div>
            <w:div w:id="627980026">
              <w:marLeft w:val="480"/>
              <w:marRight w:val="0"/>
              <w:marTop w:val="0"/>
              <w:marBottom w:val="0"/>
              <w:divBdr>
                <w:top w:val="none" w:sz="0" w:space="0" w:color="auto"/>
                <w:left w:val="none" w:sz="0" w:space="0" w:color="auto"/>
                <w:bottom w:val="none" w:sz="0" w:space="0" w:color="auto"/>
                <w:right w:val="none" w:sz="0" w:space="0" w:color="auto"/>
              </w:divBdr>
            </w:div>
            <w:div w:id="628127911">
              <w:marLeft w:val="480"/>
              <w:marRight w:val="0"/>
              <w:marTop w:val="0"/>
              <w:marBottom w:val="0"/>
              <w:divBdr>
                <w:top w:val="none" w:sz="0" w:space="0" w:color="auto"/>
                <w:left w:val="none" w:sz="0" w:space="0" w:color="auto"/>
                <w:bottom w:val="none" w:sz="0" w:space="0" w:color="auto"/>
                <w:right w:val="none" w:sz="0" w:space="0" w:color="auto"/>
              </w:divBdr>
            </w:div>
            <w:div w:id="628243031">
              <w:marLeft w:val="480"/>
              <w:marRight w:val="0"/>
              <w:marTop w:val="0"/>
              <w:marBottom w:val="0"/>
              <w:divBdr>
                <w:top w:val="none" w:sz="0" w:space="0" w:color="auto"/>
                <w:left w:val="none" w:sz="0" w:space="0" w:color="auto"/>
                <w:bottom w:val="none" w:sz="0" w:space="0" w:color="auto"/>
                <w:right w:val="none" w:sz="0" w:space="0" w:color="auto"/>
              </w:divBdr>
            </w:div>
            <w:div w:id="628243401">
              <w:marLeft w:val="480"/>
              <w:marRight w:val="0"/>
              <w:marTop w:val="0"/>
              <w:marBottom w:val="0"/>
              <w:divBdr>
                <w:top w:val="none" w:sz="0" w:space="0" w:color="auto"/>
                <w:left w:val="none" w:sz="0" w:space="0" w:color="auto"/>
                <w:bottom w:val="none" w:sz="0" w:space="0" w:color="auto"/>
                <w:right w:val="none" w:sz="0" w:space="0" w:color="auto"/>
              </w:divBdr>
            </w:div>
            <w:div w:id="628243629">
              <w:marLeft w:val="480"/>
              <w:marRight w:val="0"/>
              <w:marTop w:val="0"/>
              <w:marBottom w:val="0"/>
              <w:divBdr>
                <w:top w:val="none" w:sz="0" w:space="0" w:color="auto"/>
                <w:left w:val="none" w:sz="0" w:space="0" w:color="auto"/>
                <w:bottom w:val="none" w:sz="0" w:space="0" w:color="auto"/>
                <w:right w:val="none" w:sz="0" w:space="0" w:color="auto"/>
              </w:divBdr>
            </w:div>
            <w:div w:id="628248191">
              <w:marLeft w:val="480"/>
              <w:marRight w:val="0"/>
              <w:marTop w:val="0"/>
              <w:marBottom w:val="0"/>
              <w:divBdr>
                <w:top w:val="none" w:sz="0" w:space="0" w:color="auto"/>
                <w:left w:val="none" w:sz="0" w:space="0" w:color="auto"/>
                <w:bottom w:val="none" w:sz="0" w:space="0" w:color="auto"/>
                <w:right w:val="none" w:sz="0" w:space="0" w:color="auto"/>
              </w:divBdr>
            </w:div>
            <w:div w:id="628359330">
              <w:marLeft w:val="480"/>
              <w:marRight w:val="0"/>
              <w:marTop w:val="0"/>
              <w:marBottom w:val="0"/>
              <w:divBdr>
                <w:top w:val="none" w:sz="0" w:space="0" w:color="auto"/>
                <w:left w:val="none" w:sz="0" w:space="0" w:color="auto"/>
                <w:bottom w:val="none" w:sz="0" w:space="0" w:color="auto"/>
                <w:right w:val="none" w:sz="0" w:space="0" w:color="auto"/>
              </w:divBdr>
            </w:div>
            <w:div w:id="628366389">
              <w:marLeft w:val="480"/>
              <w:marRight w:val="0"/>
              <w:marTop w:val="0"/>
              <w:marBottom w:val="0"/>
              <w:divBdr>
                <w:top w:val="none" w:sz="0" w:space="0" w:color="auto"/>
                <w:left w:val="none" w:sz="0" w:space="0" w:color="auto"/>
                <w:bottom w:val="none" w:sz="0" w:space="0" w:color="auto"/>
                <w:right w:val="none" w:sz="0" w:space="0" w:color="auto"/>
              </w:divBdr>
            </w:div>
            <w:div w:id="628433066">
              <w:marLeft w:val="480"/>
              <w:marRight w:val="0"/>
              <w:marTop w:val="0"/>
              <w:marBottom w:val="0"/>
              <w:divBdr>
                <w:top w:val="none" w:sz="0" w:space="0" w:color="auto"/>
                <w:left w:val="none" w:sz="0" w:space="0" w:color="auto"/>
                <w:bottom w:val="none" w:sz="0" w:space="0" w:color="auto"/>
                <w:right w:val="none" w:sz="0" w:space="0" w:color="auto"/>
              </w:divBdr>
            </w:div>
            <w:div w:id="628702639">
              <w:marLeft w:val="480"/>
              <w:marRight w:val="0"/>
              <w:marTop w:val="0"/>
              <w:marBottom w:val="0"/>
              <w:divBdr>
                <w:top w:val="none" w:sz="0" w:space="0" w:color="auto"/>
                <w:left w:val="none" w:sz="0" w:space="0" w:color="auto"/>
                <w:bottom w:val="none" w:sz="0" w:space="0" w:color="auto"/>
                <w:right w:val="none" w:sz="0" w:space="0" w:color="auto"/>
              </w:divBdr>
            </w:div>
            <w:div w:id="628708328">
              <w:marLeft w:val="480"/>
              <w:marRight w:val="0"/>
              <w:marTop w:val="0"/>
              <w:marBottom w:val="0"/>
              <w:divBdr>
                <w:top w:val="none" w:sz="0" w:space="0" w:color="auto"/>
                <w:left w:val="none" w:sz="0" w:space="0" w:color="auto"/>
                <w:bottom w:val="none" w:sz="0" w:space="0" w:color="auto"/>
                <w:right w:val="none" w:sz="0" w:space="0" w:color="auto"/>
              </w:divBdr>
            </w:div>
            <w:div w:id="628784155">
              <w:marLeft w:val="480"/>
              <w:marRight w:val="0"/>
              <w:marTop w:val="0"/>
              <w:marBottom w:val="0"/>
              <w:divBdr>
                <w:top w:val="none" w:sz="0" w:space="0" w:color="auto"/>
                <w:left w:val="none" w:sz="0" w:space="0" w:color="auto"/>
                <w:bottom w:val="none" w:sz="0" w:space="0" w:color="auto"/>
                <w:right w:val="none" w:sz="0" w:space="0" w:color="auto"/>
              </w:divBdr>
            </w:div>
            <w:div w:id="628828584">
              <w:marLeft w:val="480"/>
              <w:marRight w:val="0"/>
              <w:marTop w:val="0"/>
              <w:marBottom w:val="0"/>
              <w:divBdr>
                <w:top w:val="none" w:sz="0" w:space="0" w:color="auto"/>
                <w:left w:val="none" w:sz="0" w:space="0" w:color="auto"/>
                <w:bottom w:val="none" w:sz="0" w:space="0" w:color="auto"/>
                <w:right w:val="none" w:sz="0" w:space="0" w:color="auto"/>
              </w:divBdr>
            </w:div>
            <w:div w:id="628897810">
              <w:marLeft w:val="480"/>
              <w:marRight w:val="0"/>
              <w:marTop w:val="0"/>
              <w:marBottom w:val="0"/>
              <w:divBdr>
                <w:top w:val="none" w:sz="0" w:space="0" w:color="auto"/>
                <w:left w:val="none" w:sz="0" w:space="0" w:color="auto"/>
                <w:bottom w:val="none" w:sz="0" w:space="0" w:color="auto"/>
                <w:right w:val="none" w:sz="0" w:space="0" w:color="auto"/>
              </w:divBdr>
            </w:div>
            <w:div w:id="628900801">
              <w:marLeft w:val="480"/>
              <w:marRight w:val="0"/>
              <w:marTop w:val="0"/>
              <w:marBottom w:val="0"/>
              <w:divBdr>
                <w:top w:val="none" w:sz="0" w:space="0" w:color="auto"/>
                <w:left w:val="none" w:sz="0" w:space="0" w:color="auto"/>
                <w:bottom w:val="none" w:sz="0" w:space="0" w:color="auto"/>
                <w:right w:val="none" w:sz="0" w:space="0" w:color="auto"/>
              </w:divBdr>
            </w:div>
            <w:div w:id="628901177">
              <w:marLeft w:val="480"/>
              <w:marRight w:val="0"/>
              <w:marTop w:val="0"/>
              <w:marBottom w:val="0"/>
              <w:divBdr>
                <w:top w:val="none" w:sz="0" w:space="0" w:color="auto"/>
                <w:left w:val="none" w:sz="0" w:space="0" w:color="auto"/>
                <w:bottom w:val="none" w:sz="0" w:space="0" w:color="auto"/>
                <w:right w:val="none" w:sz="0" w:space="0" w:color="auto"/>
              </w:divBdr>
            </w:div>
            <w:div w:id="628974259">
              <w:marLeft w:val="480"/>
              <w:marRight w:val="0"/>
              <w:marTop w:val="0"/>
              <w:marBottom w:val="0"/>
              <w:divBdr>
                <w:top w:val="none" w:sz="0" w:space="0" w:color="auto"/>
                <w:left w:val="none" w:sz="0" w:space="0" w:color="auto"/>
                <w:bottom w:val="none" w:sz="0" w:space="0" w:color="auto"/>
                <w:right w:val="none" w:sz="0" w:space="0" w:color="auto"/>
              </w:divBdr>
            </w:div>
            <w:div w:id="629286037">
              <w:marLeft w:val="480"/>
              <w:marRight w:val="0"/>
              <w:marTop w:val="0"/>
              <w:marBottom w:val="0"/>
              <w:divBdr>
                <w:top w:val="none" w:sz="0" w:space="0" w:color="auto"/>
                <w:left w:val="none" w:sz="0" w:space="0" w:color="auto"/>
                <w:bottom w:val="none" w:sz="0" w:space="0" w:color="auto"/>
                <w:right w:val="none" w:sz="0" w:space="0" w:color="auto"/>
              </w:divBdr>
            </w:div>
            <w:div w:id="629434240">
              <w:marLeft w:val="480"/>
              <w:marRight w:val="0"/>
              <w:marTop w:val="0"/>
              <w:marBottom w:val="0"/>
              <w:divBdr>
                <w:top w:val="none" w:sz="0" w:space="0" w:color="auto"/>
                <w:left w:val="none" w:sz="0" w:space="0" w:color="auto"/>
                <w:bottom w:val="none" w:sz="0" w:space="0" w:color="auto"/>
                <w:right w:val="none" w:sz="0" w:space="0" w:color="auto"/>
              </w:divBdr>
            </w:div>
            <w:div w:id="629482253">
              <w:marLeft w:val="480"/>
              <w:marRight w:val="0"/>
              <w:marTop w:val="0"/>
              <w:marBottom w:val="0"/>
              <w:divBdr>
                <w:top w:val="none" w:sz="0" w:space="0" w:color="auto"/>
                <w:left w:val="none" w:sz="0" w:space="0" w:color="auto"/>
                <w:bottom w:val="none" w:sz="0" w:space="0" w:color="auto"/>
                <w:right w:val="none" w:sz="0" w:space="0" w:color="auto"/>
              </w:divBdr>
            </w:div>
            <w:div w:id="629482412">
              <w:marLeft w:val="480"/>
              <w:marRight w:val="0"/>
              <w:marTop w:val="0"/>
              <w:marBottom w:val="0"/>
              <w:divBdr>
                <w:top w:val="none" w:sz="0" w:space="0" w:color="auto"/>
                <w:left w:val="none" w:sz="0" w:space="0" w:color="auto"/>
                <w:bottom w:val="none" w:sz="0" w:space="0" w:color="auto"/>
                <w:right w:val="none" w:sz="0" w:space="0" w:color="auto"/>
              </w:divBdr>
            </w:div>
            <w:div w:id="629552301">
              <w:marLeft w:val="480"/>
              <w:marRight w:val="0"/>
              <w:marTop w:val="0"/>
              <w:marBottom w:val="0"/>
              <w:divBdr>
                <w:top w:val="none" w:sz="0" w:space="0" w:color="auto"/>
                <w:left w:val="none" w:sz="0" w:space="0" w:color="auto"/>
                <w:bottom w:val="none" w:sz="0" w:space="0" w:color="auto"/>
                <w:right w:val="none" w:sz="0" w:space="0" w:color="auto"/>
              </w:divBdr>
            </w:div>
            <w:div w:id="629553210">
              <w:marLeft w:val="480"/>
              <w:marRight w:val="0"/>
              <w:marTop w:val="0"/>
              <w:marBottom w:val="0"/>
              <w:divBdr>
                <w:top w:val="none" w:sz="0" w:space="0" w:color="auto"/>
                <w:left w:val="none" w:sz="0" w:space="0" w:color="auto"/>
                <w:bottom w:val="none" w:sz="0" w:space="0" w:color="auto"/>
                <w:right w:val="none" w:sz="0" w:space="0" w:color="auto"/>
              </w:divBdr>
            </w:div>
            <w:div w:id="629553914">
              <w:marLeft w:val="480"/>
              <w:marRight w:val="0"/>
              <w:marTop w:val="0"/>
              <w:marBottom w:val="0"/>
              <w:divBdr>
                <w:top w:val="none" w:sz="0" w:space="0" w:color="auto"/>
                <w:left w:val="none" w:sz="0" w:space="0" w:color="auto"/>
                <w:bottom w:val="none" w:sz="0" w:space="0" w:color="auto"/>
                <w:right w:val="none" w:sz="0" w:space="0" w:color="auto"/>
              </w:divBdr>
            </w:div>
            <w:div w:id="629746595">
              <w:marLeft w:val="480"/>
              <w:marRight w:val="0"/>
              <w:marTop w:val="0"/>
              <w:marBottom w:val="0"/>
              <w:divBdr>
                <w:top w:val="none" w:sz="0" w:space="0" w:color="auto"/>
                <w:left w:val="none" w:sz="0" w:space="0" w:color="auto"/>
                <w:bottom w:val="none" w:sz="0" w:space="0" w:color="auto"/>
                <w:right w:val="none" w:sz="0" w:space="0" w:color="auto"/>
              </w:divBdr>
            </w:div>
            <w:div w:id="629825233">
              <w:marLeft w:val="480"/>
              <w:marRight w:val="0"/>
              <w:marTop w:val="0"/>
              <w:marBottom w:val="0"/>
              <w:divBdr>
                <w:top w:val="none" w:sz="0" w:space="0" w:color="auto"/>
                <w:left w:val="none" w:sz="0" w:space="0" w:color="auto"/>
                <w:bottom w:val="none" w:sz="0" w:space="0" w:color="auto"/>
                <w:right w:val="none" w:sz="0" w:space="0" w:color="auto"/>
              </w:divBdr>
            </w:div>
            <w:div w:id="629938997">
              <w:marLeft w:val="480"/>
              <w:marRight w:val="0"/>
              <w:marTop w:val="0"/>
              <w:marBottom w:val="0"/>
              <w:divBdr>
                <w:top w:val="none" w:sz="0" w:space="0" w:color="auto"/>
                <w:left w:val="none" w:sz="0" w:space="0" w:color="auto"/>
                <w:bottom w:val="none" w:sz="0" w:space="0" w:color="auto"/>
                <w:right w:val="none" w:sz="0" w:space="0" w:color="auto"/>
              </w:divBdr>
            </w:div>
            <w:div w:id="629940934">
              <w:marLeft w:val="480"/>
              <w:marRight w:val="0"/>
              <w:marTop w:val="0"/>
              <w:marBottom w:val="0"/>
              <w:divBdr>
                <w:top w:val="none" w:sz="0" w:space="0" w:color="auto"/>
                <w:left w:val="none" w:sz="0" w:space="0" w:color="auto"/>
                <w:bottom w:val="none" w:sz="0" w:space="0" w:color="auto"/>
                <w:right w:val="none" w:sz="0" w:space="0" w:color="auto"/>
              </w:divBdr>
            </w:div>
            <w:div w:id="630019521">
              <w:marLeft w:val="480"/>
              <w:marRight w:val="0"/>
              <w:marTop w:val="0"/>
              <w:marBottom w:val="0"/>
              <w:divBdr>
                <w:top w:val="none" w:sz="0" w:space="0" w:color="auto"/>
                <w:left w:val="none" w:sz="0" w:space="0" w:color="auto"/>
                <w:bottom w:val="none" w:sz="0" w:space="0" w:color="auto"/>
                <w:right w:val="none" w:sz="0" w:space="0" w:color="auto"/>
              </w:divBdr>
            </w:div>
            <w:div w:id="630210319">
              <w:marLeft w:val="480"/>
              <w:marRight w:val="0"/>
              <w:marTop w:val="0"/>
              <w:marBottom w:val="0"/>
              <w:divBdr>
                <w:top w:val="none" w:sz="0" w:space="0" w:color="auto"/>
                <w:left w:val="none" w:sz="0" w:space="0" w:color="auto"/>
                <w:bottom w:val="none" w:sz="0" w:space="0" w:color="auto"/>
                <w:right w:val="none" w:sz="0" w:space="0" w:color="auto"/>
              </w:divBdr>
            </w:div>
            <w:div w:id="630331771">
              <w:marLeft w:val="480"/>
              <w:marRight w:val="0"/>
              <w:marTop w:val="0"/>
              <w:marBottom w:val="0"/>
              <w:divBdr>
                <w:top w:val="none" w:sz="0" w:space="0" w:color="auto"/>
                <w:left w:val="none" w:sz="0" w:space="0" w:color="auto"/>
                <w:bottom w:val="none" w:sz="0" w:space="0" w:color="auto"/>
                <w:right w:val="none" w:sz="0" w:space="0" w:color="auto"/>
              </w:divBdr>
            </w:div>
            <w:div w:id="630400314">
              <w:marLeft w:val="480"/>
              <w:marRight w:val="0"/>
              <w:marTop w:val="0"/>
              <w:marBottom w:val="0"/>
              <w:divBdr>
                <w:top w:val="none" w:sz="0" w:space="0" w:color="auto"/>
                <w:left w:val="none" w:sz="0" w:space="0" w:color="auto"/>
                <w:bottom w:val="none" w:sz="0" w:space="0" w:color="auto"/>
                <w:right w:val="none" w:sz="0" w:space="0" w:color="auto"/>
              </w:divBdr>
            </w:div>
            <w:div w:id="630401935">
              <w:marLeft w:val="480"/>
              <w:marRight w:val="0"/>
              <w:marTop w:val="0"/>
              <w:marBottom w:val="0"/>
              <w:divBdr>
                <w:top w:val="none" w:sz="0" w:space="0" w:color="auto"/>
                <w:left w:val="none" w:sz="0" w:space="0" w:color="auto"/>
                <w:bottom w:val="none" w:sz="0" w:space="0" w:color="auto"/>
                <w:right w:val="none" w:sz="0" w:space="0" w:color="auto"/>
              </w:divBdr>
            </w:div>
            <w:div w:id="630600061">
              <w:marLeft w:val="480"/>
              <w:marRight w:val="0"/>
              <w:marTop w:val="0"/>
              <w:marBottom w:val="0"/>
              <w:divBdr>
                <w:top w:val="none" w:sz="0" w:space="0" w:color="auto"/>
                <w:left w:val="none" w:sz="0" w:space="0" w:color="auto"/>
                <w:bottom w:val="none" w:sz="0" w:space="0" w:color="auto"/>
                <w:right w:val="none" w:sz="0" w:space="0" w:color="auto"/>
              </w:divBdr>
            </w:div>
            <w:div w:id="630668470">
              <w:marLeft w:val="480"/>
              <w:marRight w:val="0"/>
              <w:marTop w:val="0"/>
              <w:marBottom w:val="0"/>
              <w:divBdr>
                <w:top w:val="none" w:sz="0" w:space="0" w:color="auto"/>
                <w:left w:val="none" w:sz="0" w:space="0" w:color="auto"/>
                <w:bottom w:val="none" w:sz="0" w:space="0" w:color="auto"/>
                <w:right w:val="none" w:sz="0" w:space="0" w:color="auto"/>
              </w:divBdr>
            </w:div>
            <w:div w:id="630750095">
              <w:marLeft w:val="480"/>
              <w:marRight w:val="0"/>
              <w:marTop w:val="0"/>
              <w:marBottom w:val="0"/>
              <w:divBdr>
                <w:top w:val="none" w:sz="0" w:space="0" w:color="auto"/>
                <w:left w:val="none" w:sz="0" w:space="0" w:color="auto"/>
                <w:bottom w:val="none" w:sz="0" w:space="0" w:color="auto"/>
                <w:right w:val="none" w:sz="0" w:space="0" w:color="auto"/>
              </w:divBdr>
            </w:div>
            <w:div w:id="630750237">
              <w:marLeft w:val="480"/>
              <w:marRight w:val="0"/>
              <w:marTop w:val="0"/>
              <w:marBottom w:val="0"/>
              <w:divBdr>
                <w:top w:val="none" w:sz="0" w:space="0" w:color="auto"/>
                <w:left w:val="none" w:sz="0" w:space="0" w:color="auto"/>
                <w:bottom w:val="none" w:sz="0" w:space="0" w:color="auto"/>
                <w:right w:val="none" w:sz="0" w:space="0" w:color="auto"/>
              </w:divBdr>
            </w:div>
            <w:div w:id="630790477">
              <w:marLeft w:val="480"/>
              <w:marRight w:val="0"/>
              <w:marTop w:val="0"/>
              <w:marBottom w:val="0"/>
              <w:divBdr>
                <w:top w:val="none" w:sz="0" w:space="0" w:color="auto"/>
                <w:left w:val="none" w:sz="0" w:space="0" w:color="auto"/>
                <w:bottom w:val="none" w:sz="0" w:space="0" w:color="auto"/>
                <w:right w:val="none" w:sz="0" w:space="0" w:color="auto"/>
              </w:divBdr>
            </w:div>
            <w:div w:id="630791365">
              <w:marLeft w:val="480"/>
              <w:marRight w:val="0"/>
              <w:marTop w:val="0"/>
              <w:marBottom w:val="0"/>
              <w:divBdr>
                <w:top w:val="none" w:sz="0" w:space="0" w:color="auto"/>
                <w:left w:val="none" w:sz="0" w:space="0" w:color="auto"/>
                <w:bottom w:val="none" w:sz="0" w:space="0" w:color="auto"/>
                <w:right w:val="none" w:sz="0" w:space="0" w:color="auto"/>
              </w:divBdr>
            </w:div>
            <w:div w:id="630938951">
              <w:marLeft w:val="480"/>
              <w:marRight w:val="0"/>
              <w:marTop w:val="0"/>
              <w:marBottom w:val="0"/>
              <w:divBdr>
                <w:top w:val="none" w:sz="0" w:space="0" w:color="auto"/>
                <w:left w:val="none" w:sz="0" w:space="0" w:color="auto"/>
                <w:bottom w:val="none" w:sz="0" w:space="0" w:color="auto"/>
                <w:right w:val="none" w:sz="0" w:space="0" w:color="auto"/>
              </w:divBdr>
            </w:div>
            <w:div w:id="630940727">
              <w:marLeft w:val="480"/>
              <w:marRight w:val="0"/>
              <w:marTop w:val="0"/>
              <w:marBottom w:val="0"/>
              <w:divBdr>
                <w:top w:val="none" w:sz="0" w:space="0" w:color="auto"/>
                <w:left w:val="none" w:sz="0" w:space="0" w:color="auto"/>
                <w:bottom w:val="none" w:sz="0" w:space="0" w:color="auto"/>
                <w:right w:val="none" w:sz="0" w:space="0" w:color="auto"/>
              </w:divBdr>
            </w:div>
            <w:div w:id="631134088">
              <w:marLeft w:val="480"/>
              <w:marRight w:val="0"/>
              <w:marTop w:val="0"/>
              <w:marBottom w:val="0"/>
              <w:divBdr>
                <w:top w:val="none" w:sz="0" w:space="0" w:color="auto"/>
                <w:left w:val="none" w:sz="0" w:space="0" w:color="auto"/>
                <w:bottom w:val="none" w:sz="0" w:space="0" w:color="auto"/>
                <w:right w:val="none" w:sz="0" w:space="0" w:color="auto"/>
              </w:divBdr>
            </w:div>
            <w:div w:id="631179005">
              <w:marLeft w:val="480"/>
              <w:marRight w:val="0"/>
              <w:marTop w:val="0"/>
              <w:marBottom w:val="0"/>
              <w:divBdr>
                <w:top w:val="none" w:sz="0" w:space="0" w:color="auto"/>
                <w:left w:val="none" w:sz="0" w:space="0" w:color="auto"/>
                <w:bottom w:val="none" w:sz="0" w:space="0" w:color="auto"/>
                <w:right w:val="none" w:sz="0" w:space="0" w:color="auto"/>
              </w:divBdr>
            </w:div>
            <w:div w:id="631206936">
              <w:marLeft w:val="480"/>
              <w:marRight w:val="0"/>
              <w:marTop w:val="0"/>
              <w:marBottom w:val="0"/>
              <w:divBdr>
                <w:top w:val="none" w:sz="0" w:space="0" w:color="auto"/>
                <w:left w:val="none" w:sz="0" w:space="0" w:color="auto"/>
                <w:bottom w:val="none" w:sz="0" w:space="0" w:color="auto"/>
                <w:right w:val="none" w:sz="0" w:space="0" w:color="auto"/>
              </w:divBdr>
            </w:div>
            <w:div w:id="631255516">
              <w:marLeft w:val="480"/>
              <w:marRight w:val="0"/>
              <w:marTop w:val="0"/>
              <w:marBottom w:val="0"/>
              <w:divBdr>
                <w:top w:val="none" w:sz="0" w:space="0" w:color="auto"/>
                <w:left w:val="none" w:sz="0" w:space="0" w:color="auto"/>
                <w:bottom w:val="none" w:sz="0" w:space="0" w:color="auto"/>
                <w:right w:val="none" w:sz="0" w:space="0" w:color="auto"/>
              </w:divBdr>
            </w:div>
            <w:div w:id="631256161">
              <w:marLeft w:val="480"/>
              <w:marRight w:val="0"/>
              <w:marTop w:val="0"/>
              <w:marBottom w:val="0"/>
              <w:divBdr>
                <w:top w:val="none" w:sz="0" w:space="0" w:color="auto"/>
                <w:left w:val="none" w:sz="0" w:space="0" w:color="auto"/>
                <w:bottom w:val="none" w:sz="0" w:space="0" w:color="auto"/>
                <w:right w:val="none" w:sz="0" w:space="0" w:color="auto"/>
              </w:divBdr>
            </w:div>
            <w:div w:id="631401365">
              <w:marLeft w:val="480"/>
              <w:marRight w:val="0"/>
              <w:marTop w:val="0"/>
              <w:marBottom w:val="0"/>
              <w:divBdr>
                <w:top w:val="none" w:sz="0" w:space="0" w:color="auto"/>
                <w:left w:val="none" w:sz="0" w:space="0" w:color="auto"/>
                <w:bottom w:val="none" w:sz="0" w:space="0" w:color="auto"/>
                <w:right w:val="none" w:sz="0" w:space="0" w:color="auto"/>
              </w:divBdr>
            </w:div>
            <w:div w:id="631402410">
              <w:marLeft w:val="480"/>
              <w:marRight w:val="0"/>
              <w:marTop w:val="0"/>
              <w:marBottom w:val="0"/>
              <w:divBdr>
                <w:top w:val="none" w:sz="0" w:space="0" w:color="auto"/>
                <w:left w:val="none" w:sz="0" w:space="0" w:color="auto"/>
                <w:bottom w:val="none" w:sz="0" w:space="0" w:color="auto"/>
                <w:right w:val="none" w:sz="0" w:space="0" w:color="auto"/>
              </w:divBdr>
            </w:div>
            <w:div w:id="631444008">
              <w:marLeft w:val="480"/>
              <w:marRight w:val="0"/>
              <w:marTop w:val="0"/>
              <w:marBottom w:val="0"/>
              <w:divBdr>
                <w:top w:val="none" w:sz="0" w:space="0" w:color="auto"/>
                <w:left w:val="none" w:sz="0" w:space="0" w:color="auto"/>
                <w:bottom w:val="none" w:sz="0" w:space="0" w:color="auto"/>
                <w:right w:val="none" w:sz="0" w:space="0" w:color="auto"/>
              </w:divBdr>
            </w:div>
            <w:div w:id="631521967">
              <w:marLeft w:val="480"/>
              <w:marRight w:val="0"/>
              <w:marTop w:val="0"/>
              <w:marBottom w:val="0"/>
              <w:divBdr>
                <w:top w:val="none" w:sz="0" w:space="0" w:color="auto"/>
                <w:left w:val="none" w:sz="0" w:space="0" w:color="auto"/>
                <w:bottom w:val="none" w:sz="0" w:space="0" w:color="auto"/>
                <w:right w:val="none" w:sz="0" w:space="0" w:color="auto"/>
              </w:divBdr>
            </w:div>
            <w:div w:id="631637893">
              <w:marLeft w:val="480"/>
              <w:marRight w:val="0"/>
              <w:marTop w:val="0"/>
              <w:marBottom w:val="0"/>
              <w:divBdr>
                <w:top w:val="none" w:sz="0" w:space="0" w:color="auto"/>
                <w:left w:val="none" w:sz="0" w:space="0" w:color="auto"/>
                <w:bottom w:val="none" w:sz="0" w:space="0" w:color="auto"/>
                <w:right w:val="none" w:sz="0" w:space="0" w:color="auto"/>
              </w:divBdr>
            </w:div>
            <w:div w:id="631643532">
              <w:marLeft w:val="480"/>
              <w:marRight w:val="0"/>
              <w:marTop w:val="0"/>
              <w:marBottom w:val="0"/>
              <w:divBdr>
                <w:top w:val="none" w:sz="0" w:space="0" w:color="auto"/>
                <w:left w:val="none" w:sz="0" w:space="0" w:color="auto"/>
                <w:bottom w:val="none" w:sz="0" w:space="0" w:color="auto"/>
                <w:right w:val="none" w:sz="0" w:space="0" w:color="auto"/>
              </w:divBdr>
            </w:div>
            <w:div w:id="631712677">
              <w:marLeft w:val="480"/>
              <w:marRight w:val="0"/>
              <w:marTop w:val="0"/>
              <w:marBottom w:val="0"/>
              <w:divBdr>
                <w:top w:val="none" w:sz="0" w:space="0" w:color="auto"/>
                <w:left w:val="none" w:sz="0" w:space="0" w:color="auto"/>
                <w:bottom w:val="none" w:sz="0" w:space="0" w:color="auto"/>
                <w:right w:val="none" w:sz="0" w:space="0" w:color="auto"/>
              </w:divBdr>
            </w:div>
            <w:div w:id="631784946">
              <w:marLeft w:val="480"/>
              <w:marRight w:val="0"/>
              <w:marTop w:val="0"/>
              <w:marBottom w:val="0"/>
              <w:divBdr>
                <w:top w:val="none" w:sz="0" w:space="0" w:color="auto"/>
                <w:left w:val="none" w:sz="0" w:space="0" w:color="auto"/>
                <w:bottom w:val="none" w:sz="0" w:space="0" w:color="auto"/>
                <w:right w:val="none" w:sz="0" w:space="0" w:color="auto"/>
              </w:divBdr>
            </w:div>
            <w:div w:id="631788627">
              <w:marLeft w:val="480"/>
              <w:marRight w:val="0"/>
              <w:marTop w:val="0"/>
              <w:marBottom w:val="0"/>
              <w:divBdr>
                <w:top w:val="none" w:sz="0" w:space="0" w:color="auto"/>
                <w:left w:val="none" w:sz="0" w:space="0" w:color="auto"/>
                <w:bottom w:val="none" w:sz="0" w:space="0" w:color="auto"/>
                <w:right w:val="none" w:sz="0" w:space="0" w:color="auto"/>
              </w:divBdr>
            </w:div>
            <w:div w:id="631789259">
              <w:marLeft w:val="480"/>
              <w:marRight w:val="0"/>
              <w:marTop w:val="0"/>
              <w:marBottom w:val="0"/>
              <w:divBdr>
                <w:top w:val="none" w:sz="0" w:space="0" w:color="auto"/>
                <w:left w:val="none" w:sz="0" w:space="0" w:color="auto"/>
                <w:bottom w:val="none" w:sz="0" w:space="0" w:color="auto"/>
                <w:right w:val="none" w:sz="0" w:space="0" w:color="auto"/>
              </w:divBdr>
            </w:div>
            <w:div w:id="631793420">
              <w:marLeft w:val="480"/>
              <w:marRight w:val="0"/>
              <w:marTop w:val="0"/>
              <w:marBottom w:val="0"/>
              <w:divBdr>
                <w:top w:val="none" w:sz="0" w:space="0" w:color="auto"/>
                <w:left w:val="none" w:sz="0" w:space="0" w:color="auto"/>
                <w:bottom w:val="none" w:sz="0" w:space="0" w:color="auto"/>
                <w:right w:val="none" w:sz="0" w:space="0" w:color="auto"/>
              </w:divBdr>
            </w:div>
            <w:div w:id="631833316">
              <w:marLeft w:val="480"/>
              <w:marRight w:val="0"/>
              <w:marTop w:val="0"/>
              <w:marBottom w:val="0"/>
              <w:divBdr>
                <w:top w:val="none" w:sz="0" w:space="0" w:color="auto"/>
                <w:left w:val="none" w:sz="0" w:space="0" w:color="auto"/>
                <w:bottom w:val="none" w:sz="0" w:space="0" w:color="auto"/>
                <w:right w:val="none" w:sz="0" w:space="0" w:color="auto"/>
              </w:divBdr>
            </w:div>
            <w:div w:id="631904768">
              <w:marLeft w:val="480"/>
              <w:marRight w:val="0"/>
              <w:marTop w:val="0"/>
              <w:marBottom w:val="0"/>
              <w:divBdr>
                <w:top w:val="none" w:sz="0" w:space="0" w:color="auto"/>
                <w:left w:val="none" w:sz="0" w:space="0" w:color="auto"/>
                <w:bottom w:val="none" w:sz="0" w:space="0" w:color="auto"/>
                <w:right w:val="none" w:sz="0" w:space="0" w:color="auto"/>
              </w:divBdr>
            </w:div>
            <w:div w:id="631980261">
              <w:marLeft w:val="480"/>
              <w:marRight w:val="0"/>
              <w:marTop w:val="0"/>
              <w:marBottom w:val="0"/>
              <w:divBdr>
                <w:top w:val="none" w:sz="0" w:space="0" w:color="auto"/>
                <w:left w:val="none" w:sz="0" w:space="0" w:color="auto"/>
                <w:bottom w:val="none" w:sz="0" w:space="0" w:color="auto"/>
                <w:right w:val="none" w:sz="0" w:space="0" w:color="auto"/>
              </w:divBdr>
            </w:div>
            <w:div w:id="632053427">
              <w:marLeft w:val="480"/>
              <w:marRight w:val="0"/>
              <w:marTop w:val="0"/>
              <w:marBottom w:val="0"/>
              <w:divBdr>
                <w:top w:val="none" w:sz="0" w:space="0" w:color="auto"/>
                <w:left w:val="none" w:sz="0" w:space="0" w:color="auto"/>
                <w:bottom w:val="none" w:sz="0" w:space="0" w:color="auto"/>
                <w:right w:val="none" w:sz="0" w:space="0" w:color="auto"/>
              </w:divBdr>
            </w:div>
            <w:div w:id="632060139">
              <w:marLeft w:val="480"/>
              <w:marRight w:val="0"/>
              <w:marTop w:val="0"/>
              <w:marBottom w:val="0"/>
              <w:divBdr>
                <w:top w:val="none" w:sz="0" w:space="0" w:color="auto"/>
                <w:left w:val="none" w:sz="0" w:space="0" w:color="auto"/>
                <w:bottom w:val="none" w:sz="0" w:space="0" w:color="auto"/>
                <w:right w:val="none" w:sz="0" w:space="0" w:color="auto"/>
              </w:divBdr>
            </w:div>
            <w:div w:id="632098612">
              <w:marLeft w:val="480"/>
              <w:marRight w:val="0"/>
              <w:marTop w:val="0"/>
              <w:marBottom w:val="0"/>
              <w:divBdr>
                <w:top w:val="none" w:sz="0" w:space="0" w:color="auto"/>
                <w:left w:val="none" w:sz="0" w:space="0" w:color="auto"/>
                <w:bottom w:val="none" w:sz="0" w:space="0" w:color="auto"/>
                <w:right w:val="none" w:sz="0" w:space="0" w:color="auto"/>
              </w:divBdr>
            </w:div>
            <w:div w:id="632099673">
              <w:marLeft w:val="480"/>
              <w:marRight w:val="0"/>
              <w:marTop w:val="0"/>
              <w:marBottom w:val="0"/>
              <w:divBdr>
                <w:top w:val="none" w:sz="0" w:space="0" w:color="auto"/>
                <w:left w:val="none" w:sz="0" w:space="0" w:color="auto"/>
                <w:bottom w:val="none" w:sz="0" w:space="0" w:color="auto"/>
                <w:right w:val="none" w:sz="0" w:space="0" w:color="auto"/>
              </w:divBdr>
            </w:div>
            <w:div w:id="632101101">
              <w:marLeft w:val="480"/>
              <w:marRight w:val="0"/>
              <w:marTop w:val="0"/>
              <w:marBottom w:val="0"/>
              <w:divBdr>
                <w:top w:val="none" w:sz="0" w:space="0" w:color="auto"/>
                <w:left w:val="none" w:sz="0" w:space="0" w:color="auto"/>
                <w:bottom w:val="none" w:sz="0" w:space="0" w:color="auto"/>
                <w:right w:val="none" w:sz="0" w:space="0" w:color="auto"/>
              </w:divBdr>
            </w:div>
            <w:div w:id="632180217">
              <w:marLeft w:val="480"/>
              <w:marRight w:val="0"/>
              <w:marTop w:val="0"/>
              <w:marBottom w:val="0"/>
              <w:divBdr>
                <w:top w:val="none" w:sz="0" w:space="0" w:color="auto"/>
                <w:left w:val="none" w:sz="0" w:space="0" w:color="auto"/>
                <w:bottom w:val="none" w:sz="0" w:space="0" w:color="auto"/>
                <w:right w:val="none" w:sz="0" w:space="0" w:color="auto"/>
              </w:divBdr>
            </w:div>
            <w:div w:id="632248989">
              <w:marLeft w:val="480"/>
              <w:marRight w:val="0"/>
              <w:marTop w:val="0"/>
              <w:marBottom w:val="0"/>
              <w:divBdr>
                <w:top w:val="none" w:sz="0" w:space="0" w:color="auto"/>
                <w:left w:val="none" w:sz="0" w:space="0" w:color="auto"/>
                <w:bottom w:val="none" w:sz="0" w:space="0" w:color="auto"/>
                <w:right w:val="none" w:sz="0" w:space="0" w:color="auto"/>
              </w:divBdr>
            </w:div>
            <w:div w:id="632366503">
              <w:marLeft w:val="480"/>
              <w:marRight w:val="0"/>
              <w:marTop w:val="0"/>
              <w:marBottom w:val="0"/>
              <w:divBdr>
                <w:top w:val="none" w:sz="0" w:space="0" w:color="auto"/>
                <w:left w:val="none" w:sz="0" w:space="0" w:color="auto"/>
                <w:bottom w:val="none" w:sz="0" w:space="0" w:color="auto"/>
                <w:right w:val="none" w:sz="0" w:space="0" w:color="auto"/>
              </w:divBdr>
            </w:div>
            <w:div w:id="632371432">
              <w:marLeft w:val="480"/>
              <w:marRight w:val="0"/>
              <w:marTop w:val="0"/>
              <w:marBottom w:val="0"/>
              <w:divBdr>
                <w:top w:val="none" w:sz="0" w:space="0" w:color="auto"/>
                <w:left w:val="none" w:sz="0" w:space="0" w:color="auto"/>
                <w:bottom w:val="none" w:sz="0" w:space="0" w:color="auto"/>
                <w:right w:val="none" w:sz="0" w:space="0" w:color="auto"/>
              </w:divBdr>
            </w:div>
            <w:div w:id="632444157">
              <w:marLeft w:val="480"/>
              <w:marRight w:val="0"/>
              <w:marTop w:val="0"/>
              <w:marBottom w:val="0"/>
              <w:divBdr>
                <w:top w:val="none" w:sz="0" w:space="0" w:color="auto"/>
                <w:left w:val="none" w:sz="0" w:space="0" w:color="auto"/>
                <w:bottom w:val="none" w:sz="0" w:space="0" w:color="auto"/>
                <w:right w:val="none" w:sz="0" w:space="0" w:color="auto"/>
              </w:divBdr>
            </w:div>
            <w:div w:id="632563281">
              <w:marLeft w:val="480"/>
              <w:marRight w:val="0"/>
              <w:marTop w:val="0"/>
              <w:marBottom w:val="0"/>
              <w:divBdr>
                <w:top w:val="none" w:sz="0" w:space="0" w:color="auto"/>
                <w:left w:val="none" w:sz="0" w:space="0" w:color="auto"/>
                <w:bottom w:val="none" w:sz="0" w:space="0" w:color="auto"/>
                <w:right w:val="none" w:sz="0" w:space="0" w:color="auto"/>
              </w:divBdr>
            </w:div>
            <w:div w:id="632633785">
              <w:marLeft w:val="480"/>
              <w:marRight w:val="0"/>
              <w:marTop w:val="0"/>
              <w:marBottom w:val="0"/>
              <w:divBdr>
                <w:top w:val="none" w:sz="0" w:space="0" w:color="auto"/>
                <w:left w:val="none" w:sz="0" w:space="0" w:color="auto"/>
                <w:bottom w:val="none" w:sz="0" w:space="0" w:color="auto"/>
                <w:right w:val="none" w:sz="0" w:space="0" w:color="auto"/>
              </w:divBdr>
            </w:div>
            <w:div w:id="632636346">
              <w:marLeft w:val="480"/>
              <w:marRight w:val="0"/>
              <w:marTop w:val="0"/>
              <w:marBottom w:val="0"/>
              <w:divBdr>
                <w:top w:val="none" w:sz="0" w:space="0" w:color="auto"/>
                <w:left w:val="none" w:sz="0" w:space="0" w:color="auto"/>
                <w:bottom w:val="none" w:sz="0" w:space="0" w:color="auto"/>
                <w:right w:val="none" w:sz="0" w:space="0" w:color="auto"/>
              </w:divBdr>
            </w:div>
            <w:div w:id="632636822">
              <w:marLeft w:val="480"/>
              <w:marRight w:val="0"/>
              <w:marTop w:val="0"/>
              <w:marBottom w:val="0"/>
              <w:divBdr>
                <w:top w:val="none" w:sz="0" w:space="0" w:color="auto"/>
                <w:left w:val="none" w:sz="0" w:space="0" w:color="auto"/>
                <w:bottom w:val="none" w:sz="0" w:space="0" w:color="auto"/>
                <w:right w:val="none" w:sz="0" w:space="0" w:color="auto"/>
              </w:divBdr>
            </w:div>
            <w:div w:id="632685441">
              <w:marLeft w:val="480"/>
              <w:marRight w:val="0"/>
              <w:marTop w:val="0"/>
              <w:marBottom w:val="0"/>
              <w:divBdr>
                <w:top w:val="none" w:sz="0" w:space="0" w:color="auto"/>
                <w:left w:val="none" w:sz="0" w:space="0" w:color="auto"/>
                <w:bottom w:val="none" w:sz="0" w:space="0" w:color="auto"/>
                <w:right w:val="none" w:sz="0" w:space="0" w:color="auto"/>
              </w:divBdr>
            </w:div>
            <w:div w:id="632902190">
              <w:marLeft w:val="480"/>
              <w:marRight w:val="0"/>
              <w:marTop w:val="0"/>
              <w:marBottom w:val="0"/>
              <w:divBdr>
                <w:top w:val="none" w:sz="0" w:space="0" w:color="auto"/>
                <w:left w:val="none" w:sz="0" w:space="0" w:color="auto"/>
                <w:bottom w:val="none" w:sz="0" w:space="0" w:color="auto"/>
                <w:right w:val="none" w:sz="0" w:space="0" w:color="auto"/>
              </w:divBdr>
            </w:div>
            <w:div w:id="633102288">
              <w:marLeft w:val="480"/>
              <w:marRight w:val="0"/>
              <w:marTop w:val="0"/>
              <w:marBottom w:val="0"/>
              <w:divBdr>
                <w:top w:val="none" w:sz="0" w:space="0" w:color="auto"/>
                <w:left w:val="none" w:sz="0" w:space="0" w:color="auto"/>
                <w:bottom w:val="none" w:sz="0" w:space="0" w:color="auto"/>
                <w:right w:val="none" w:sz="0" w:space="0" w:color="auto"/>
              </w:divBdr>
            </w:div>
            <w:div w:id="633170747">
              <w:marLeft w:val="480"/>
              <w:marRight w:val="0"/>
              <w:marTop w:val="0"/>
              <w:marBottom w:val="0"/>
              <w:divBdr>
                <w:top w:val="none" w:sz="0" w:space="0" w:color="auto"/>
                <w:left w:val="none" w:sz="0" w:space="0" w:color="auto"/>
                <w:bottom w:val="none" w:sz="0" w:space="0" w:color="auto"/>
                <w:right w:val="none" w:sz="0" w:space="0" w:color="auto"/>
              </w:divBdr>
            </w:div>
            <w:div w:id="633297911">
              <w:marLeft w:val="480"/>
              <w:marRight w:val="0"/>
              <w:marTop w:val="0"/>
              <w:marBottom w:val="0"/>
              <w:divBdr>
                <w:top w:val="none" w:sz="0" w:space="0" w:color="auto"/>
                <w:left w:val="none" w:sz="0" w:space="0" w:color="auto"/>
                <w:bottom w:val="none" w:sz="0" w:space="0" w:color="auto"/>
                <w:right w:val="none" w:sz="0" w:space="0" w:color="auto"/>
              </w:divBdr>
            </w:div>
            <w:div w:id="633364969">
              <w:marLeft w:val="480"/>
              <w:marRight w:val="0"/>
              <w:marTop w:val="0"/>
              <w:marBottom w:val="0"/>
              <w:divBdr>
                <w:top w:val="none" w:sz="0" w:space="0" w:color="auto"/>
                <w:left w:val="none" w:sz="0" w:space="0" w:color="auto"/>
                <w:bottom w:val="none" w:sz="0" w:space="0" w:color="auto"/>
                <w:right w:val="none" w:sz="0" w:space="0" w:color="auto"/>
              </w:divBdr>
            </w:div>
            <w:div w:id="633369261">
              <w:marLeft w:val="480"/>
              <w:marRight w:val="0"/>
              <w:marTop w:val="0"/>
              <w:marBottom w:val="0"/>
              <w:divBdr>
                <w:top w:val="none" w:sz="0" w:space="0" w:color="auto"/>
                <w:left w:val="none" w:sz="0" w:space="0" w:color="auto"/>
                <w:bottom w:val="none" w:sz="0" w:space="0" w:color="auto"/>
                <w:right w:val="none" w:sz="0" w:space="0" w:color="auto"/>
              </w:divBdr>
            </w:div>
            <w:div w:id="633407477">
              <w:marLeft w:val="480"/>
              <w:marRight w:val="0"/>
              <w:marTop w:val="0"/>
              <w:marBottom w:val="0"/>
              <w:divBdr>
                <w:top w:val="none" w:sz="0" w:space="0" w:color="auto"/>
                <w:left w:val="none" w:sz="0" w:space="0" w:color="auto"/>
                <w:bottom w:val="none" w:sz="0" w:space="0" w:color="auto"/>
                <w:right w:val="none" w:sz="0" w:space="0" w:color="auto"/>
              </w:divBdr>
            </w:div>
            <w:div w:id="633488663">
              <w:marLeft w:val="480"/>
              <w:marRight w:val="0"/>
              <w:marTop w:val="0"/>
              <w:marBottom w:val="0"/>
              <w:divBdr>
                <w:top w:val="none" w:sz="0" w:space="0" w:color="auto"/>
                <w:left w:val="none" w:sz="0" w:space="0" w:color="auto"/>
                <w:bottom w:val="none" w:sz="0" w:space="0" w:color="auto"/>
                <w:right w:val="none" w:sz="0" w:space="0" w:color="auto"/>
              </w:divBdr>
            </w:div>
            <w:div w:id="633489632">
              <w:marLeft w:val="480"/>
              <w:marRight w:val="0"/>
              <w:marTop w:val="0"/>
              <w:marBottom w:val="0"/>
              <w:divBdr>
                <w:top w:val="none" w:sz="0" w:space="0" w:color="auto"/>
                <w:left w:val="none" w:sz="0" w:space="0" w:color="auto"/>
                <w:bottom w:val="none" w:sz="0" w:space="0" w:color="auto"/>
                <w:right w:val="none" w:sz="0" w:space="0" w:color="auto"/>
              </w:divBdr>
            </w:div>
            <w:div w:id="633606259">
              <w:marLeft w:val="480"/>
              <w:marRight w:val="0"/>
              <w:marTop w:val="0"/>
              <w:marBottom w:val="0"/>
              <w:divBdr>
                <w:top w:val="none" w:sz="0" w:space="0" w:color="auto"/>
                <w:left w:val="none" w:sz="0" w:space="0" w:color="auto"/>
                <w:bottom w:val="none" w:sz="0" w:space="0" w:color="auto"/>
                <w:right w:val="none" w:sz="0" w:space="0" w:color="auto"/>
              </w:divBdr>
            </w:div>
            <w:div w:id="633679706">
              <w:marLeft w:val="480"/>
              <w:marRight w:val="0"/>
              <w:marTop w:val="0"/>
              <w:marBottom w:val="0"/>
              <w:divBdr>
                <w:top w:val="none" w:sz="0" w:space="0" w:color="auto"/>
                <w:left w:val="none" w:sz="0" w:space="0" w:color="auto"/>
                <w:bottom w:val="none" w:sz="0" w:space="0" w:color="auto"/>
                <w:right w:val="none" w:sz="0" w:space="0" w:color="auto"/>
              </w:divBdr>
            </w:div>
            <w:div w:id="633827762">
              <w:marLeft w:val="480"/>
              <w:marRight w:val="0"/>
              <w:marTop w:val="0"/>
              <w:marBottom w:val="0"/>
              <w:divBdr>
                <w:top w:val="none" w:sz="0" w:space="0" w:color="auto"/>
                <w:left w:val="none" w:sz="0" w:space="0" w:color="auto"/>
                <w:bottom w:val="none" w:sz="0" w:space="0" w:color="auto"/>
                <w:right w:val="none" w:sz="0" w:space="0" w:color="auto"/>
              </w:divBdr>
            </w:div>
            <w:div w:id="633872339">
              <w:marLeft w:val="480"/>
              <w:marRight w:val="0"/>
              <w:marTop w:val="0"/>
              <w:marBottom w:val="0"/>
              <w:divBdr>
                <w:top w:val="none" w:sz="0" w:space="0" w:color="auto"/>
                <w:left w:val="none" w:sz="0" w:space="0" w:color="auto"/>
                <w:bottom w:val="none" w:sz="0" w:space="0" w:color="auto"/>
                <w:right w:val="none" w:sz="0" w:space="0" w:color="auto"/>
              </w:divBdr>
            </w:div>
            <w:div w:id="634064219">
              <w:marLeft w:val="480"/>
              <w:marRight w:val="0"/>
              <w:marTop w:val="0"/>
              <w:marBottom w:val="0"/>
              <w:divBdr>
                <w:top w:val="none" w:sz="0" w:space="0" w:color="auto"/>
                <w:left w:val="none" w:sz="0" w:space="0" w:color="auto"/>
                <w:bottom w:val="none" w:sz="0" w:space="0" w:color="auto"/>
                <w:right w:val="none" w:sz="0" w:space="0" w:color="auto"/>
              </w:divBdr>
            </w:div>
            <w:div w:id="634140539">
              <w:marLeft w:val="480"/>
              <w:marRight w:val="0"/>
              <w:marTop w:val="0"/>
              <w:marBottom w:val="0"/>
              <w:divBdr>
                <w:top w:val="none" w:sz="0" w:space="0" w:color="auto"/>
                <w:left w:val="none" w:sz="0" w:space="0" w:color="auto"/>
                <w:bottom w:val="none" w:sz="0" w:space="0" w:color="auto"/>
                <w:right w:val="none" w:sz="0" w:space="0" w:color="auto"/>
              </w:divBdr>
            </w:div>
            <w:div w:id="634142716">
              <w:marLeft w:val="480"/>
              <w:marRight w:val="0"/>
              <w:marTop w:val="0"/>
              <w:marBottom w:val="0"/>
              <w:divBdr>
                <w:top w:val="none" w:sz="0" w:space="0" w:color="auto"/>
                <w:left w:val="none" w:sz="0" w:space="0" w:color="auto"/>
                <w:bottom w:val="none" w:sz="0" w:space="0" w:color="auto"/>
                <w:right w:val="none" w:sz="0" w:space="0" w:color="auto"/>
              </w:divBdr>
            </w:div>
            <w:div w:id="634144974">
              <w:marLeft w:val="480"/>
              <w:marRight w:val="0"/>
              <w:marTop w:val="0"/>
              <w:marBottom w:val="0"/>
              <w:divBdr>
                <w:top w:val="none" w:sz="0" w:space="0" w:color="auto"/>
                <w:left w:val="none" w:sz="0" w:space="0" w:color="auto"/>
                <w:bottom w:val="none" w:sz="0" w:space="0" w:color="auto"/>
                <w:right w:val="none" w:sz="0" w:space="0" w:color="auto"/>
              </w:divBdr>
            </w:div>
            <w:div w:id="634333108">
              <w:marLeft w:val="480"/>
              <w:marRight w:val="0"/>
              <w:marTop w:val="0"/>
              <w:marBottom w:val="0"/>
              <w:divBdr>
                <w:top w:val="none" w:sz="0" w:space="0" w:color="auto"/>
                <w:left w:val="none" w:sz="0" w:space="0" w:color="auto"/>
                <w:bottom w:val="none" w:sz="0" w:space="0" w:color="auto"/>
                <w:right w:val="none" w:sz="0" w:space="0" w:color="auto"/>
              </w:divBdr>
            </w:div>
            <w:div w:id="634337530">
              <w:marLeft w:val="480"/>
              <w:marRight w:val="0"/>
              <w:marTop w:val="0"/>
              <w:marBottom w:val="0"/>
              <w:divBdr>
                <w:top w:val="none" w:sz="0" w:space="0" w:color="auto"/>
                <w:left w:val="none" w:sz="0" w:space="0" w:color="auto"/>
                <w:bottom w:val="none" w:sz="0" w:space="0" w:color="auto"/>
                <w:right w:val="none" w:sz="0" w:space="0" w:color="auto"/>
              </w:divBdr>
            </w:div>
            <w:div w:id="634415169">
              <w:marLeft w:val="480"/>
              <w:marRight w:val="0"/>
              <w:marTop w:val="0"/>
              <w:marBottom w:val="0"/>
              <w:divBdr>
                <w:top w:val="none" w:sz="0" w:space="0" w:color="auto"/>
                <w:left w:val="none" w:sz="0" w:space="0" w:color="auto"/>
                <w:bottom w:val="none" w:sz="0" w:space="0" w:color="auto"/>
                <w:right w:val="none" w:sz="0" w:space="0" w:color="auto"/>
              </w:divBdr>
            </w:div>
            <w:div w:id="634482894">
              <w:marLeft w:val="480"/>
              <w:marRight w:val="0"/>
              <w:marTop w:val="0"/>
              <w:marBottom w:val="0"/>
              <w:divBdr>
                <w:top w:val="none" w:sz="0" w:space="0" w:color="auto"/>
                <w:left w:val="none" w:sz="0" w:space="0" w:color="auto"/>
                <w:bottom w:val="none" w:sz="0" w:space="0" w:color="auto"/>
                <w:right w:val="none" w:sz="0" w:space="0" w:color="auto"/>
              </w:divBdr>
            </w:div>
            <w:div w:id="634484269">
              <w:marLeft w:val="480"/>
              <w:marRight w:val="0"/>
              <w:marTop w:val="0"/>
              <w:marBottom w:val="0"/>
              <w:divBdr>
                <w:top w:val="none" w:sz="0" w:space="0" w:color="auto"/>
                <w:left w:val="none" w:sz="0" w:space="0" w:color="auto"/>
                <w:bottom w:val="none" w:sz="0" w:space="0" w:color="auto"/>
                <w:right w:val="none" w:sz="0" w:space="0" w:color="auto"/>
              </w:divBdr>
            </w:div>
            <w:div w:id="634485680">
              <w:marLeft w:val="480"/>
              <w:marRight w:val="0"/>
              <w:marTop w:val="0"/>
              <w:marBottom w:val="0"/>
              <w:divBdr>
                <w:top w:val="none" w:sz="0" w:space="0" w:color="auto"/>
                <w:left w:val="none" w:sz="0" w:space="0" w:color="auto"/>
                <w:bottom w:val="none" w:sz="0" w:space="0" w:color="auto"/>
                <w:right w:val="none" w:sz="0" w:space="0" w:color="auto"/>
              </w:divBdr>
            </w:div>
            <w:div w:id="634603073">
              <w:marLeft w:val="480"/>
              <w:marRight w:val="0"/>
              <w:marTop w:val="0"/>
              <w:marBottom w:val="0"/>
              <w:divBdr>
                <w:top w:val="none" w:sz="0" w:space="0" w:color="auto"/>
                <w:left w:val="none" w:sz="0" w:space="0" w:color="auto"/>
                <w:bottom w:val="none" w:sz="0" w:space="0" w:color="auto"/>
                <w:right w:val="none" w:sz="0" w:space="0" w:color="auto"/>
              </w:divBdr>
            </w:div>
            <w:div w:id="634605391">
              <w:marLeft w:val="480"/>
              <w:marRight w:val="0"/>
              <w:marTop w:val="0"/>
              <w:marBottom w:val="0"/>
              <w:divBdr>
                <w:top w:val="none" w:sz="0" w:space="0" w:color="auto"/>
                <w:left w:val="none" w:sz="0" w:space="0" w:color="auto"/>
                <w:bottom w:val="none" w:sz="0" w:space="0" w:color="auto"/>
                <w:right w:val="none" w:sz="0" w:space="0" w:color="auto"/>
              </w:divBdr>
            </w:div>
            <w:div w:id="634681539">
              <w:marLeft w:val="480"/>
              <w:marRight w:val="0"/>
              <w:marTop w:val="0"/>
              <w:marBottom w:val="0"/>
              <w:divBdr>
                <w:top w:val="none" w:sz="0" w:space="0" w:color="auto"/>
                <w:left w:val="none" w:sz="0" w:space="0" w:color="auto"/>
                <w:bottom w:val="none" w:sz="0" w:space="0" w:color="auto"/>
                <w:right w:val="none" w:sz="0" w:space="0" w:color="auto"/>
              </w:divBdr>
            </w:div>
            <w:div w:id="634721138">
              <w:marLeft w:val="480"/>
              <w:marRight w:val="0"/>
              <w:marTop w:val="0"/>
              <w:marBottom w:val="0"/>
              <w:divBdr>
                <w:top w:val="none" w:sz="0" w:space="0" w:color="auto"/>
                <w:left w:val="none" w:sz="0" w:space="0" w:color="auto"/>
                <w:bottom w:val="none" w:sz="0" w:space="0" w:color="auto"/>
                <w:right w:val="none" w:sz="0" w:space="0" w:color="auto"/>
              </w:divBdr>
            </w:div>
            <w:div w:id="634797572">
              <w:marLeft w:val="480"/>
              <w:marRight w:val="0"/>
              <w:marTop w:val="0"/>
              <w:marBottom w:val="0"/>
              <w:divBdr>
                <w:top w:val="none" w:sz="0" w:space="0" w:color="auto"/>
                <w:left w:val="none" w:sz="0" w:space="0" w:color="auto"/>
                <w:bottom w:val="none" w:sz="0" w:space="0" w:color="auto"/>
                <w:right w:val="none" w:sz="0" w:space="0" w:color="auto"/>
              </w:divBdr>
            </w:div>
            <w:div w:id="634870130">
              <w:marLeft w:val="480"/>
              <w:marRight w:val="0"/>
              <w:marTop w:val="0"/>
              <w:marBottom w:val="0"/>
              <w:divBdr>
                <w:top w:val="none" w:sz="0" w:space="0" w:color="auto"/>
                <w:left w:val="none" w:sz="0" w:space="0" w:color="auto"/>
                <w:bottom w:val="none" w:sz="0" w:space="0" w:color="auto"/>
                <w:right w:val="none" w:sz="0" w:space="0" w:color="auto"/>
              </w:divBdr>
            </w:div>
            <w:div w:id="634919975">
              <w:marLeft w:val="480"/>
              <w:marRight w:val="0"/>
              <w:marTop w:val="0"/>
              <w:marBottom w:val="0"/>
              <w:divBdr>
                <w:top w:val="none" w:sz="0" w:space="0" w:color="auto"/>
                <w:left w:val="none" w:sz="0" w:space="0" w:color="auto"/>
                <w:bottom w:val="none" w:sz="0" w:space="0" w:color="auto"/>
                <w:right w:val="none" w:sz="0" w:space="0" w:color="auto"/>
              </w:divBdr>
            </w:div>
            <w:div w:id="634987328">
              <w:marLeft w:val="480"/>
              <w:marRight w:val="0"/>
              <w:marTop w:val="0"/>
              <w:marBottom w:val="0"/>
              <w:divBdr>
                <w:top w:val="none" w:sz="0" w:space="0" w:color="auto"/>
                <w:left w:val="none" w:sz="0" w:space="0" w:color="auto"/>
                <w:bottom w:val="none" w:sz="0" w:space="0" w:color="auto"/>
                <w:right w:val="none" w:sz="0" w:space="0" w:color="auto"/>
              </w:divBdr>
            </w:div>
            <w:div w:id="635112014">
              <w:marLeft w:val="480"/>
              <w:marRight w:val="0"/>
              <w:marTop w:val="0"/>
              <w:marBottom w:val="0"/>
              <w:divBdr>
                <w:top w:val="none" w:sz="0" w:space="0" w:color="auto"/>
                <w:left w:val="none" w:sz="0" w:space="0" w:color="auto"/>
                <w:bottom w:val="none" w:sz="0" w:space="0" w:color="auto"/>
                <w:right w:val="none" w:sz="0" w:space="0" w:color="auto"/>
              </w:divBdr>
            </w:div>
            <w:div w:id="635139931">
              <w:marLeft w:val="480"/>
              <w:marRight w:val="0"/>
              <w:marTop w:val="0"/>
              <w:marBottom w:val="0"/>
              <w:divBdr>
                <w:top w:val="none" w:sz="0" w:space="0" w:color="auto"/>
                <w:left w:val="none" w:sz="0" w:space="0" w:color="auto"/>
                <w:bottom w:val="none" w:sz="0" w:space="0" w:color="auto"/>
                <w:right w:val="none" w:sz="0" w:space="0" w:color="auto"/>
              </w:divBdr>
            </w:div>
            <w:div w:id="635255398">
              <w:marLeft w:val="480"/>
              <w:marRight w:val="0"/>
              <w:marTop w:val="0"/>
              <w:marBottom w:val="0"/>
              <w:divBdr>
                <w:top w:val="none" w:sz="0" w:space="0" w:color="auto"/>
                <w:left w:val="none" w:sz="0" w:space="0" w:color="auto"/>
                <w:bottom w:val="none" w:sz="0" w:space="0" w:color="auto"/>
                <w:right w:val="none" w:sz="0" w:space="0" w:color="auto"/>
              </w:divBdr>
            </w:div>
            <w:div w:id="635333664">
              <w:marLeft w:val="480"/>
              <w:marRight w:val="0"/>
              <w:marTop w:val="0"/>
              <w:marBottom w:val="0"/>
              <w:divBdr>
                <w:top w:val="none" w:sz="0" w:space="0" w:color="auto"/>
                <w:left w:val="none" w:sz="0" w:space="0" w:color="auto"/>
                <w:bottom w:val="none" w:sz="0" w:space="0" w:color="auto"/>
                <w:right w:val="none" w:sz="0" w:space="0" w:color="auto"/>
              </w:divBdr>
            </w:div>
            <w:div w:id="635381288">
              <w:marLeft w:val="480"/>
              <w:marRight w:val="0"/>
              <w:marTop w:val="0"/>
              <w:marBottom w:val="0"/>
              <w:divBdr>
                <w:top w:val="none" w:sz="0" w:space="0" w:color="auto"/>
                <w:left w:val="none" w:sz="0" w:space="0" w:color="auto"/>
                <w:bottom w:val="none" w:sz="0" w:space="0" w:color="auto"/>
                <w:right w:val="none" w:sz="0" w:space="0" w:color="auto"/>
              </w:divBdr>
            </w:div>
            <w:div w:id="635448958">
              <w:marLeft w:val="480"/>
              <w:marRight w:val="0"/>
              <w:marTop w:val="0"/>
              <w:marBottom w:val="0"/>
              <w:divBdr>
                <w:top w:val="none" w:sz="0" w:space="0" w:color="auto"/>
                <w:left w:val="none" w:sz="0" w:space="0" w:color="auto"/>
                <w:bottom w:val="none" w:sz="0" w:space="0" w:color="auto"/>
                <w:right w:val="none" w:sz="0" w:space="0" w:color="auto"/>
              </w:divBdr>
            </w:div>
            <w:div w:id="635450522">
              <w:marLeft w:val="480"/>
              <w:marRight w:val="0"/>
              <w:marTop w:val="0"/>
              <w:marBottom w:val="0"/>
              <w:divBdr>
                <w:top w:val="none" w:sz="0" w:space="0" w:color="auto"/>
                <w:left w:val="none" w:sz="0" w:space="0" w:color="auto"/>
                <w:bottom w:val="none" w:sz="0" w:space="0" w:color="auto"/>
                <w:right w:val="none" w:sz="0" w:space="0" w:color="auto"/>
              </w:divBdr>
            </w:div>
            <w:div w:id="635525293">
              <w:marLeft w:val="480"/>
              <w:marRight w:val="0"/>
              <w:marTop w:val="0"/>
              <w:marBottom w:val="0"/>
              <w:divBdr>
                <w:top w:val="none" w:sz="0" w:space="0" w:color="auto"/>
                <w:left w:val="none" w:sz="0" w:space="0" w:color="auto"/>
                <w:bottom w:val="none" w:sz="0" w:space="0" w:color="auto"/>
                <w:right w:val="none" w:sz="0" w:space="0" w:color="auto"/>
              </w:divBdr>
            </w:div>
            <w:div w:id="635529796">
              <w:marLeft w:val="480"/>
              <w:marRight w:val="0"/>
              <w:marTop w:val="0"/>
              <w:marBottom w:val="0"/>
              <w:divBdr>
                <w:top w:val="none" w:sz="0" w:space="0" w:color="auto"/>
                <w:left w:val="none" w:sz="0" w:space="0" w:color="auto"/>
                <w:bottom w:val="none" w:sz="0" w:space="0" w:color="auto"/>
                <w:right w:val="none" w:sz="0" w:space="0" w:color="auto"/>
              </w:divBdr>
            </w:div>
            <w:div w:id="635571266">
              <w:marLeft w:val="480"/>
              <w:marRight w:val="0"/>
              <w:marTop w:val="0"/>
              <w:marBottom w:val="0"/>
              <w:divBdr>
                <w:top w:val="none" w:sz="0" w:space="0" w:color="auto"/>
                <w:left w:val="none" w:sz="0" w:space="0" w:color="auto"/>
                <w:bottom w:val="none" w:sz="0" w:space="0" w:color="auto"/>
                <w:right w:val="none" w:sz="0" w:space="0" w:color="auto"/>
              </w:divBdr>
            </w:div>
            <w:div w:id="635599301">
              <w:marLeft w:val="480"/>
              <w:marRight w:val="0"/>
              <w:marTop w:val="0"/>
              <w:marBottom w:val="0"/>
              <w:divBdr>
                <w:top w:val="none" w:sz="0" w:space="0" w:color="auto"/>
                <w:left w:val="none" w:sz="0" w:space="0" w:color="auto"/>
                <w:bottom w:val="none" w:sz="0" w:space="0" w:color="auto"/>
                <w:right w:val="none" w:sz="0" w:space="0" w:color="auto"/>
              </w:divBdr>
            </w:div>
            <w:div w:id="635645497">
              <w:marLeft w:val="480"/>
              <w:marRight w:val="0"/>
              <w:marTop w:val="0"/>
              <w:marBottom w:val="0"/>
              <w:divBdr>
                <w:top w:val="none" w:sz="0" w:space="0" w:color="auto"/>
                <w:left w:val="none" w:sz="0" w:space="0" w:color="auto"/>
                <w:bottom w:val="none" w:sz="0" w:space="0" w:color="auto"/>
                <w:right w:val="none" w:sz="0" w:space="0" w:color="auto"/>
              </w:divBdr>
            </w:div>
            <w:div w:id="635649003">
              <w:marLeft w:val="480"/>
              <w:marRight w:val="0"/>
              <w:marTop w:val="0"/>
              <w:marBottom w:val="0"/>
              <w:divBdr>
                <w:top w:val="none" w:sz="0" w:space="0" w:color="auto"/>
                <w:left w:val="none" w:sz="0" w:space="0" w:color="auto"/>
                <w:bottom w:val="none" w:sz="0" w:space="0" w:color="auto"/>
                <w:right w:val="none" w:sz="0" w:space="0" w:color="auto"/>
              </w:divBdr>
            </w:div>
            <w:div w:id="635650192">
              <w:marLeft w:val="480"/>
              <w:marRight w:val="0"/>
              <w:marTop w:val="0"/>
              <w:marBottom w:val="0"/>
              <w:divBdr>
                <w:top w:val="none" w:sz="0" w:space="0" w:color="auto"/>
                <w:left w:val="none" w:sz="0" w:space="0" w:color="auto"/>
                <w:bottom w:val="none" w:sz="0" w:space="0" w:color="auto"/>
                <w:right w:val="none" w:sz="0" w:space="0" w:color="auto"/>
              </w:divBdr>
            </w:div>
            <w:div w:id="635719132">
              <w:marLeft w:val="480"/>
              <w:marRight w:val="0"/>
              <w:marTop w:val="0"/>
              <w:marBottom w:val="0"/>
              <w:divBdr>
                <w:top w:val="none" w:sz="0" w:space="0" w:color="auto"/>
                <w:left w:val="none" w:sz="0" w:space="0" w:color="auto"/>
                <w:bottom w:val="none" w:sz="0" w:space="0" w:color="auto"/>
                <w:right w:val="none" w:sz="0" w:space="0" w:color="auto"/>
              </w:divBdr>
            </w:div>
            <w:div w:id="635834192">
              <w:marLeft w:val="480"/>
              <w:marRight w:val="0"/>
              <w:marTop w:val="0"/>
              <w:marBottom w:val="0"/>
              <w:divBdr>
                <w:top w:val="none" w:sz="0" w:space="0" w:color="auto"/>
                <w:left w:val="none" w:sz="0" w:space="0" w:color="auto"/>
                <w:bottom w:val="none" w:sz="0" w:space="0" w:color="auto"/>
                <w:right w:val="none" w:sz="0" w:space="0" w:color="auto"/>
              </w:divBdr>
            </w:div>
            <w:div w:id="635910178">
              <w:marLeft w:val="480"/>
              <w:marRight w:val="0"/>
              <w:marTop w:val="0"/>
              <w:marBottom w:val="0"/>
              <w:divBdr>
                <w:top w:val="none" w:sz="0" w:space="0" w:color="auto"/>
                <w:left w:val="none" w:sz="0" w:space="0" w:color="auto"/>
                <w:bottom w:val="none" w:sz="0" w:space="0" w:color="auto"/>
                <w:right w:val="none" w:sz="0" w:space="0" w:color="auto"/>
              </w:divBdr>
            </w:div>
            <w:div w:id="635991479">
              <w:marLeft w:val="480"/>
              <w:marRight w:val="0"/>
              <w:marTop w:val="0"/>
              <w:marBottom w:val="0"/>
              <w:divBdr>
                <w:top w:val="none" w:sz="0" w:space="0" w:color="auto"/>
                <w:left w:val="none" w:sz="0" w:space="0" w:color="auto"/>
                <w:bottom w:val="none" w:sz="0" w:space="0" w:color="auto"/>
                <w:right w:val="none" w:sz="0" w:space="0" w:color="auto"/>
              </w:divBdr>
            </w:div>
            <w:div w:id="635993463">
              <w:marLeft w:val="480"/>
              <w:marRight w:val="0"/>
              <w:marTop w:val="0"/>
              <w:marBottom w:val="0"/>
              <w:divBdr>
                <w:top w:val="none" w:sz="0" w:space="0" w:color="auto"/>
                <w:left w:val="none" w:sz="0" w:space="0" w:color="auto"/>
                <w:bottom w:val="none" w:sz="0" w:space="0" w:color="auto"/>
                <w:right w:val="none" w:sz="0" w:space="0" w:color="auto"/>
              </w:divBdr>
            </w:div>
            <w:div w:id="636031606">
              <w:marLeft w:val="480"/>
              <w:marRight w:val="0"/>
              <w:marTop w:val="0"/>
              <w:marBottom w:val="0"/>
              <w:divBdr>
                <w:top w:val="none" w:sz="0" w:space="0" w:color="auto"/>
                <w:left w:val="none" w:sz="0" w:space="0" w:color="auto"/>
                <w:bottom w:val="none" w:sz="0" w:space="0" w:color="auto"/>
                <w:right w:val="none" w:sz="0" w:space="0" w:color="auto"/>
              </w:divBdr>
            </w:div>
            <w:div w:id="636036740">
              <w:marLeft w:val="480"/>
              <w:marRight w:val="0"/>
              <w:marTop w:val="0"/>
              <w:marBottom w:val="0"/>
              <w:divBdr>
                <w:top w:val="none" w:sz="0" w:space="0" w:color="auto"/>
                <w:left w:val="none" w:sz="0" w:space="0" w:color="auto"/>
                <w:bottom w:val="none" w:sz="0" w:space="0" w:color="auto"/>
                <w:right w:val="none" w:sz="0" w:space="0" w:color="auto"/>
              </w:divBdr>
            </w:div>
            <w:div w:id="636107771">
              <w:marLeft w:val="480"/>
              <w:marRight w:val="0"/>
              <w:marTop w:val="0"/>
              <w:marBottom w:val="0"/>
              <w:divBdr>
                <w:top w:val="none" w:sz="0" w:space="0" w:color="auto"/>
                <w:left w:val="none" w:sz="0" w:space="0" w:color="auto"/>
                <w:bottom w:val="none" w:sz="0" w:space="0" w:color="auto"/>
                <w:right w:val="none" w:sz="0" w:space="0" w:color="auto"/>
              </w:divBdr>
            </w:div>
            <w:div w:id="636185197">
              <w:marLeft w:val="480"/>
              <w:marRight w:val="0"/>
              <w:marTop w:val="0"/>
              <w:marBottom w:val="0"/>
              <w:divBdr>
                <w:top w:val="none" w:sz="0" w:space="0" w:color="auto"/>
                <w:left w:val="none" w:sz="0" w:space="0" w:color="auto"/>
                <w:bottom w:val="none" w:sz="0" w:space="0" w:color="auto"/>
                <w:right w:val="none" w:sz="0" w:space="0" w:color="auto"/>
              </w:divBdr>
            </w:div>
            <w:div w:id="636186937">
              <w:marLeft w:val="480"/>
              <w:marRight w:val="0"/>
              <w:marTop w:val="0"/>
              <w:marBottom w:val="0"/>
              <w:divBdr>
                <w:top w:val="none" w:sz="0" w:space="0" w:color="auto"/>
                <w:left w:val="none" w:sz="0" w:space="0" w:color="auto"/>
                <w:bottom w:val="none" w:sz="0" w:space="0" w:color="auto"/>
                <w:right w:val="none" w:sz="0" w:space="0" w:color="auto"/>
              </w:divBdr>
            </w:div>
            <w:div w:id="636224027">
              <w:marLeft w:val="480"/>
              <w:marRight w:val="0"/>
              <w:marTop w:val="0"/>
              <w:marBottom w:val="0"/>
              <w:divBdr>
                <w:top w:val="none" w:sz="0" w:space="0" w:color="auto"/>
                <w:left w:val="none" w:sz="0" w:space="0" w:color="auto"/>
                <w:bottom w:val="none" w:sz="0" w:space="0" w:color="auto"/>
                <w:right w:val="none" w:sz="0" w:space="0" w:color="auto"/>
              </w:divBdr>
            </w:div>
            <w:div w:id="636301812">
              <w:marLeft w:val="480"/>
              <w:marRight w:val="0"/>
              <w:marTop w:val="0"/>
              <w:marBottom w:val="0"/>
              <w:divBdr>
                <w:top w:val="none" w:sz="0" w:space="0" w:color="auto"/>
                <w:left w:val="none" w:sz="0" w:space="0" w:color="auto"/>
                <w:bottom w:val="none" w:sz="0" w:space="0" w:color="auto"/>
                <w:right w:val="none" w:sz="0" w:space="0" w:color="auto"/>
              </w:divBdr>
            </w:div>
            <w:div w:id="636377245">
              <w:marLeft w:val="480"/>
              <w:marRight w:val="0"/>
              <w:marTop w:val="0"/>
              <w:marBottom w:val="0"/>
              <w:divBdr>
                <w:top w:val="none" w:sz="0" w:space="0" w:color="auto"/>
                <w:left w:val="none" w:sz="0" w:space="0" w:color="auto"/>
                <w:bottom w:val="none" w:sz="0" w:space="0" w:color="auto"/>
                <w:right w:val="none" w:sz="0" w:space="0" w:color="auto"/>
              </w:divBdr>
            </w:div>
            <w:div w:id="636489546">
              <w:marLeft w:val="480"/>
              <w:marRight w:val="0"/>
              <w:marTop w:val="0"/>
              <w:marBottom w:val="0"/>
              <w:divBdr>
                <w:top w:val="none" w:sz="0" w:space="0" w:color="auto"/>
                <w:left w:val="none" w:sz="0" w:space="0" w:color="auto"/>
                <w:bottom w:val="none" w:sz="0" w:space="0" w:color="auto"/>
                <w:right w:val="none" w:sz="0" w:space="0" w:color="auto"/>
              </w:divBdr>
            </w:div>
            <w:div w:id="636687804">
              <w:marLeft w:val="480"/>
              <w:marRight w:val="0"/>
              <w:marTop w:val="0"/>
              <w:marBottom w:val="0"/>
              <w:divBdr>
                <w:top w:val="none" w:sz="0" w:space="0" w:color="auto"/>
                <w:left w:val="none" w:sz="0" w:space="0" w:color="auto"/>
                <w:bottom w:val="none" w:sz="0" w:space="0" w:color="auto"/>
                <w:right w:val="none" w:sz="0" w:space="0" w:color="auto"/>
              </w:divBdr>
            </w:div>
            <w:div w:id="636689600">
              <w:marLeft w:val="480"/>
              <w:marRight w:val="0"/>
              <w:marTop w:val="0"/>
              <w:marBottom w:val="0"/>
              <w:divBdr>
                <w:top w:val="none" w:sz="0" w:space="0" w:color="auto"/>
                <w:left w:val="none" w:sz="0" w:space="0" w:color="auto"/>
                <w:bottom w:val="none" w:sz="0" w:space="0" w:color="auto"/>
                <w:right w:val="none" w:sz="0" w:space="0" w:color="auto"/>
              </w:divBdr>
            </w:div>
            <w:div w:id="636689719">
              <w:marLeft w:val="480"/>
              <w:marRight w:val="0"/>
              <w:marTop w:val="0"/>
              <w:marBottom w:val="0"/>
              <w:divBdr>
                <w:top w:val="none" w:sz="0" w:space="0" w:color="auto"/>
                <w:left w:val="none" w:sz="0" w:space="0" w:color="auto"/>
                <w:bottom w:val="none" w:sz="0" w:space="0" w:color="auto"/>
                <w:right w:val="none" w:sz="0" w:space="0" w:color="auto"/>
              </w:divBdr>
            </w:div>
            <w:div w:id="636759766">
              <w:marLeft w:val="480"/>
              <w:marRight w:val="0"/>
              <w:marTop w:val="0"/>
              <w:marBottom w:val="0"/>
              <w:divBdr>
                <w:top w:val="none" w:sz="0" w:space="0" w:color="auto"/>
                <w:left w:val="none" w:sz="0" w:space="0" w:color="auto"/>
                <w:bottom w:val="none" w:sz="0" w:space="0" w:color="auto"/>
                <w:right w:val="none" w:sz="0" w:space="0" w:color="auto"/>
              </w:divBdr>
            </w:div>
            <w:div w:id="636765880">
              <w:marLeft w:val="480"/>
              <w:marRight w:val="0"/>
              <w:marTop w:val="0"/>
              <w:marBottom w:val="0"/>
              <w:divBdr>
                <w:top w:val="none" w:sz="0" w:space="0" w:color="auto"/>
                <w:left w:val="none" w:sz="0" w:space="0" w:color="auto"/>
                <w:bottom w:val="none" w:sz="0" w:space="0" w:color="auto"/>
                <w:right w:val="none" w:sz="0" w:space="0" w:color="auto"/>
              </w:divBdr>
            </w:div>
            <w:div w:id="636910647">
              <w:marLeft w:val="480"/>
              <w:marRight w:val="0"/>
              <w:marTop w:val="0"/>
              <w:marBottom w:val="0"/>
              <w:divBdr>
                <w:top w:val="none" w:sz="0" w:space="0" w:color="auto"/>
                <w:left w:val="none" w:sz="0" w:space="0" w:color="auto"/>
                <w:bottom w:val="none" w:sz="0" w:space="0" w:color="auto"/>
                <w:right w:val="none" w:sz="0" w:space="0" w:color="auto"/>
              </w:divBdr>
            </w:div>
            <w:div w:id="637034137">
              <w:marLeft w:val="480"/>
              <w:marRight w:val="0"/>
              <w:marTop w:val="0"/>
              <w:marBottom w:val="0"/>
              <w:divBdr>
                <w:top w:val="none" w:sz="0" w:space="0" w:color="auto"/>
                <w:left w:val="none" w:sz="0" w:space="0" w:color="auto"/>
                <w:bottom w:val="none" w:sz="0" w:space="0" w:color="auto"/>
                <w:right w:val="none" w:sz="0" w:space="0" w:color="auto"/>
              </w:divBdr>
            </w:div>
            <w:div w:id="637147288">
              <w:marLeft w:val="480"/>
              <w:marRight w:val="0"/>
              <w:marTop w:val="0"/>
              <w:marBottom w:val="0"/>
              <w:divBdr>
                <w:top w:val="none" w:sz="0" w:space="0" w:color="auto"/>
                <w:left w:val="none" w:sz="0" w:space="0" w:color="auto"/>
                <w:bottom w:val="none" w:sz="0" w:space="0" w:color="auto"/>
                <w:right w:val="none" w:sz="0" w:space="0" w:color="auto"/>
              </w:divBdr>
            </w:div>
            <w:div w:id="637229549">
              <w:marLeft w:val="480"/>
              <w:marRight w:val="0"/>
              <w:marTop w:val="0"/>
              <w:marBottom w:val="0"/>
              <w:divBdr>
                <w:top w:val="none" w:sz="0" w:space="0" w:color="auto"/>
                <w:left w:val="none" w:sz="0" w:space="0" w:color="auto"/>
                <w:bottom w:val="none" w:sz="0" w:space="0" w:color="auto"/>
                <w:right w:val="none" w:sz="0" w:space="0" w:color="auto"/>
              </w:divBdr>
            </w:div>
            <w:div w:id="637296026">
              <w:marLeft w:val="480"/>
              <w:marRight w:val="0"/>
              <w:marTop w:val="0"/>
              <w:marBottom w:val="0"/>
              <w:divBdr>
                <w:top w:val="none" w:sz="0" w:space="0" w:color="auto"/>
                <w:left w:val="none" w:sz="0" w:space="0" w:color="auto"/>
                <w:bottom w:val="none" w:sz="0" w:space="0" w:color="auto"/>
                <w:right w:val="none" w:sz="0" w:space="0" w:color="auto"/>
              </w:divBdr>
            </w:div>
            <w:div w:id="637302433">
              <w:marLeft w:val="480"/>
              <w:marRight w:val="0"/>
              <w:marTop w:val="0"/>
              <w:marBottom w:val="0"/>
              <w:divBdr>
                <w:top w:val="none" w:sz="0" w:space="0" w:color="auto"/>
                <w:left w:val="none" w:sz="0" w:space="0" w:color="auto"/>
                <w:bottom w:val="none" w:sz="0" w:space="0" w:color="auto"/>
                <w:right w:val="none" w:sz="0" w:space="0" w:color="auto"/>
              </w:divBdr>
            </w:div>
            <w:div w:id="637421560">
              <w:marLeft w:val="480"/>
              <w:marRight w:val="0"/>
              <w:marTop w:val="0"/>
              <w:marBottom w:val="0"/>
              <w:divBdr>
                <w:top w:val="none" w:sz="0" w:space="0" w:color="auto"/>
                <w:left w:val="none" w:sz="0" w:space="0" w:color="auto"/>
                <w:bottom w:val="none" w:sz="0" w:space="0" w:color="auto"/>
                <w:right w:val="none" w:sz="0" w:space="0" w:color="auto"/>
              </w:divBdr>
            </w:div>
            <w:div w:id="637497659">
              <w:marLeft w:val="480"/>
              <w:marRight w:val="0"/>
              <w:marTop w:val="0"/>
              <w:marBottom w:val="0"/>
              <w:divBdr>
                <w:top w:val="none" w:sz="0" w:space="0" w:color="auto"/>
                <w:left w:val="none" w:sz="0" w:space="0" w:color="auto"/>
                <w:bottom w:val="none" w:sz="0" w:space="0" w:color="auto"/>
                <w:right w:val="none" w:sz="0" w:space="0" w:color="auto"/>
              </w:divBdr>
            </w:div>
            <w:div w:id="637564664">
              <w:marLeft w:val="480"/>
              <w:marRight w:val="0"/>
              <w:marTop w:val="0"/>
              <w:marBottom w:val="0"/>
              <w:divBdr>
                <w:top w:val="none" w:sz="0" w:space="0" w:color="auto"/>
                <w:left w:val="none" w:sz="0" w:space="0" w:color="auto"/>
                <w:bottom w:val="none" w:sz="0" w:space="0" w:color="auto"/>
                <w:right w:val="none" w:sz="0" w:space="0" w:color="auto"/>
              </w:divBdr>
            </w:div>
            <w:div w:id="637612016">
              <w:marLeft w:val="480"/>
              <w:marRight w:val="0"/>
              <w:marTop w:val="0"/>
              <w:marBottom w:val="0"/>
              <w:divBdr>
                <w:top w:val="none" w:sz="0" w:space="0" w:color="auto"/>
                <w:left w:val="none" w:sz="0" w:space="0" w:color="auto"/>
                <w:bottom w:val="none" w:sz="0" w:space="0" w:color="auto"/>
                <w:right w:val="none" w:sz="0" w:space="0" w:color="auto"/>
              </w:divBdr>
            </w:div>
            <w:div w:id="637685621">
              <w:marLeft w:val="480"/>
              <w:marRight w:val="0"/>
              <w:marTop w:val="0"/>
              <w:marBottom w:val="0"/>
              <w:divBdr>
                <w:top w:val="none" w:sz="0" w:space="0" w:color="auto"/>
                <w:left w:val="none" w:sz="0" w:space="0" w:color="auto"/>
                <w:bottom w:val="none" w:sz="0" w:space="0" w:color="auto"/>
                <w:right w:val="none" w:sz="0" w:space="0" w:color="auto"/>
              </w:divBdr>
            </w:div>
            <w:div w:id="637687028">
              <w:marLeft w:val="480"/>
              <w:marRight w:val="0"/>
              <w:marTop w:val="0"/>
              <w:marBottom w:val="0"/>
              <w:divBdr>
                <w:top w:val="none" w:sz="0" w:space="0" w:color="auto"/>
                <w:left w:val="none" w:sz="0" w:space="0" w:color="auto"/>
                <w:bottom w:val="none" w:sz="0" w:space="0" w:color="auto"/>
                <w:right w:val="none" w:sz="0" w:space="0" w:color="auto"/>
              </w:divBdr>
            </w:div>
            <w:div w:id="637691564">
              <w:marLeft w:val="480"/>
              <w:marRight w:val="0"/>
              <w:marTop w:val="0"/>
              <w:marBottom w:val="0"/>
              <w:divBdr>
                <w:top w:val="none" w:sz="0" w:space="0" w:color="auto"/>
                <w:left w:val="none" w:sz="0" w:space="0" w:color="auto"/>
                <w:bottom w:val="none" w:sz="0" w:space="0" w:color="auto"/>
                <w:right w:val="none" w:sz="0" w:space="0" w:color="auto"/>
              </w:divBdr>
            </w:div>
            <w:div w:id="637804509">
              <w:marLeft w:val="480"/>
              <w:marRight w:val="0"/>
              <w:marTop w:val="0"/>
              <w:marBottom w:val="0"/>
              <w:divBdr>
                <w:top w:val="none" w:sz="0" w:space="0" w:color="auto"/>
                <w:left w:val="none" w:sz="0" w:space="0" w:color="auto"/>
                <w:bottom w:val="none" w:sz="0" w:space="0" w:color="auto"/>
                <w:right w:val="none" w:sz="0" w:space="0" w:color="auto"/>
              </w:divBdr>
            </w:div>
            <w:div w:id="637807982">
              <w:marLeft w:val="480"/>
              <w:marRight w:val="0"/>
              <w:marTop w:val="0"/>
              <w:marBottom w:val="0"/>
              <w:divBdr>
                <w:top w:val="none" w:sz="0" w:space="0" w:color="auto"/>
                <w:left w:val="none" w:sz="0" w:space="0" w:color="auto"/>
                <w:bottom w:val="none" w:sz="0" w:space="0" w:color="auto"/>
                <w:right w:val="none" w:sz="0" w:space="0" w:color="auto"/>
              </w:divBdr>
            </w:div>
            <w:div w:id="637955486">
              <w:marLeft w:val="480"/>
              <w:marRight w:val="0"/>
              <w:marTop w:val="0"/>
              <w:marBottom w:val="0"/>
              <w:divBdr>
                <w:top w:val="none" w:sz="0" w:space="0" w:color="auto"/>
                <w:left w:val="none" w:sz="0" w:space="0" w:color="auto"/>
                <w:bottom w:val="none" w:sz="0" w:space="0" w:color="auto"/>
                <w:right w:val="none" w:sz="0" w:space="0" w:color="auto"/>
              </w:divBdr>
            </w:div>
            <w:div w:id="637959133">
              <w:marLeft w:val="480"/>
              <w:marRight w:val="0"/>
              <w:marTop w:val="0"/>
              <w:marBottom w:val="0"/>
              <w:divBdr>
                <w:top w:val="none" w:sz="0" w:space="0" w:color="auto"/>
                <w:left w:val="none" w:sz="0" w:space="0" w:color="auto"/>
                <w:bottom w:val="none" w:sz="0" w:space="0" w:color="auto"/>
                <w:right w:val="none" w:sz="0" w:space="0" w:color="auto"/>
              </w:divBdr>
            </w:div>
            <w:div w:id="638069599">
              <w:marLeft w:val="480"/>
              <w:marRight w:val="0"/>
              <w:marTop w:val="0"/>
              <w:marBottom w:val="0"/>
              <w:divBdr>
                <w:top w:val="none" w:sz="0" w:space="0" w:color="auto"/>
                <w:left w:val="none" w:sz="0" w:space="0" w:color="auto"/>
                <w:bottom w:val="none" w:sz="0" w:space="0" w:color="auto"/>
                <w:right w:val="none" w:sz="0" w:space="0" w:color="auto"/>
              </w:divBdr>
            </w:div>
            <w:div w:id="638071221">
              <w:marLeft w:val="480"/>
              <w:marRight w:val="0"/>
              <w:marTop w:val="0"/>
              <w:marBottom w:val="0"/>
              <w:divBdr>
                <w:top w:val="none" w:sz="0" w:space="0" w:color="auto"/>
                <w:left w:val="none" w:sz="0" w:space="0" w:color="auto"/>
                <w:bottom w:val="none" w:sz="0" w:space="0" w:color="auto"/>
                <w:right w:val="none" w:sz="0" w:space="0" w:color="auto"/>
              </w:divBdr>
            </w:div>
            <w:div w:id="638193067">
              <w:marLeft w:val="480"/>
              <w:marRight w:val="0"/>
              <w:marTop w:val="0"/>
              <w:marBottom w:val="0"/>
              <w:divBdr>
                <w:top w:val="none" w:sz="0" w:space="0" w:color="auto"/>
                <w:left w:val="none" w:sz="0" w:space="0" w:color="auto"/>
                <w:bottom w:val="none" w:sz="0" w:space="0" w:color="auto"/>
                <w:right w:val="none" w:sz="0" w:space="0" w:color="auto"/>
              </w:divBdr>
            </w:div>
            <w:div w:id="638270593">
              <w:marLeft w:val="480"/>
              <w:marRight w:val="0"/>
              <w:marTop w:val="0"/>
              <w:marBottom w:val="0"/>
              <w:divBdr>
                <w:top w:val="none" w:sz="0" w:space="0" w:color="auto"/>
                <w:left w:val="none" w:sz="0" w:space="0" w:color="auto"/>
                <w:bottom w:val="none" w:sz="0" w:space="0" w:color="auto"/>
                <w:right w:val="none" w:sz="0" w:space="0" w:color="auto"/>
              </w:divBdr>
            </w:div>
            <w:div w:id="638271615">
              <w:marLeft w:val="480"/>
              <w:marRight w:val="0"/>
              <w:marTop w:val="0"/>
              <w:marBottom w:val="0"/>
              <w:divBdr>
                <w:top w:val="none" w:sz="0" w:space="0" w:color="auto"/>
                <w:left w:val="none" w:sz="0" w:space="0" w:color="auto"/>
                <w:bottom w:val="none" w:sz="0" w:space="0" w:color="auto"/>
                <w:right w:val="none" w:sz="0" w:space="0" w:color="auto"/>
              </w:divBdr>
            </w:div>
            <w:div w:id="638386203">
              <w:marLeft w:val="480"/>
              <w:marRight w:val="0"/>
              <w:marTop w:val="0"/>
              <w:marBottom w:val="0"/>
              <w:divBdr>
                <w:top w:val="none" w:sz="0" w:space="0" w:color="auto"/>
                <w:left w:val="none" w:sz="0" w:space="0" w:color="auto"/>
                <w:bottom w:val="none" w:sz="0" w:space="0" w:color="auto"/>
                <w:right w:val="none" w:sz="0" w:space="0" w:color="auto"/>
              </w:divBdr>
            </w:div>
            <w:div w:id="638458472">
              <w:marLeft w:val="480"/>
              <w:marRight w:val="0"/>
              <w:marTop w:val="0"/>
              <w:marBottom w:val="0"/>
              <w:divBdr>
                <w:top w:val="none" w:sz="0" w:space="0" w:color="auto"/>
                <w:left w:val="none" w:sz="0" w:space="0" w:color="auto"/>
                <w:bottom w:val="none" w:sz="0" w:space="0" w:color="auto"/>
                <w:right w:val="none" w:sz="0" w:space="0" w:color="auto"/>
              </w:divBdr>
            </w:div>
            <w:div w:id="638800713">
              <w:marLeft w:val="480"/>
              <w:marRight w:val="0"/>
              <w:marTop w:val="0"/>
              <w:marBottom w:val="0"/>
              <w:divBdr>
                <w:top w:val="none" w:sz="0" w:space="0" w:color="auto"/>
                <w:left w:val="none" w:sz="0" w:space="0" w:color="auto"/>
                <w:bottom w:val="none" w:sz="0" w:space="0" w:color="auto"/>
                <w:right w:val="none" w:sz="0" w:space="0" w:color="auto"/>
              </w:divBdr>
            </w:div>
            <w:div w:id="638808426">
              <w:marLeft w:val="480"/>
              <w:marRight w:val="0"/>
              <w:marTop w:val="0"/>
              <w:marBottom w:val="0"/>
              <w:divBdr>
                <w:top w:val="none" w:sz="0" w:space="0" w:color="auto"/>
                <w:left w:val="none" w:sz="0" w:space="0" w:color="auto"/>
                <w:bottom w:val="none" w:sz="0" w:space="0" w:color="auto"/>
                <w:right w:val="none" w:sz="0" w:space="0" w:color="auto"/>
              </w:divBdr>
            </w:div>
            <w:div w:id="638874978">
              <w:marLeft w:val="480"/>
              <w:marRight w:val="0"/>
              <w:marTop w:val="0"/>
              <w:marBottom w:val="0"/>
              <w:divBdr>
                <w:top w:val="none" w:sz="0" w:space="0" w:color="auto"/>
                <w:left w:val="none" w:sz="0" w:space="0" w:color="auto"/>
                <w:bottom w:val="none" w:sz="0" w:space="0" w:color="auto"/>
                <w:right w:val="none" w:sz="0" w:space="0" w:color="auto"/>
              </w:divBdr>
            </w:div>
            <w:div w:id="638917654">
              <w:marLeft w:val="480"/>
              <w:marRight w:val="0"/>
              <w:marTop w:val="0"/>
              <w:marBottom w:val="0"/>
              <w:divBdr>
                <w:top w:val="none" w:sz="0" w:space="0" w:color="auto"/>
                <w:left w:val="none" w:sz="0" w:space="0" w:color="auto"/>
                <w:bottom w:val="none" w:sz="0" w:space="0" w:color="auto"/>
                <w:right w:val="none" w:sz="0" w:space="0" w:color="auto"/>
              </w:divBdr>
            </w:div>
            <w:div w:id="638996540">
              <w:marLeft w:val="480"/>
              <w:marRight w:val="0"/>
              <w:marTop w:val="0"/>
              <w:marBottom w:val="0"/>
              <w:divBdr>
                <w:top w:val="none" w:sz="0" w:space="0" w:color="auto"/>
                <w:left w:val="none" w:sz="0" w:space="0" w:color="auto"/>
                <w:bottom w:val="none" w:sz="0" w:space="0" w:color="auto"/>
                <w:right w:val="none" w:sz="0" w:space="0" w:color="auto"/>
              </w:divBdr>
            </w:div>
            <w:div w:id="639072885">
              <w:marLeft w:val="480"/>
              <w:marRight w:val="0"/>
              <w:marTop w:val="0"/>
              <w:marBottom w:val="0"/>
              <w:divBdr>
                <w:top w:val="none" w:sz="0" w:space="0" w:color="auto"/>
                <w:left w:val="none" w:sz="0" w:space="0" w:color="auto"/>
                <w:bottom w:val="none" w:sz="0" w:space="0" w:color="auto"/>
                <w:right w:val="none" w:sz="0" w:space="0" w:color="auto"/>
              </w:divBdr>
            </w:div>
            <w:div w:id="639111852">
              <w:marLeft w:val="480"/>
              <w:marRight w:val="0"/>
              <w:marTop w:val="0"/>
              <w:marBottom w:val="0"/>
              <w:divBdr>
                <w:top w:val="none" w:sz="0" w:space="0" w:color="auto"/>
                <w:left w:val="none" w:sz="0" w:space="0" w:color="auto"/>
                <w:bottom w:val="none" w:sz="0" w:space="0" w:color="auto"/>
                <w:right w:val="none" w:sz="0" w:space="0" w:color="auto"/>
              </w:divBdr>
            </w:div>
            <w:div w:id="639118415">
              <w:marLeft w:val="480"/>
              <w:marRight w:val="0"/>
              <w:marTop w:val="0"/>
              <w:marBottom w:val="0"/>
              <w:divBdr>
                <w:top w:val="none" w:sz="0" w:space="0" w:color="auto"/>
                <w:left w:val="none" w:sz="0" w:space="0" w:color="auto"/>
                <w:bottom w:val="none" w:sz="0" w:space="0" w:color="auto"/>
                <w:right w:val="none" w:sz="0" w:space="0" w:color="auto"/>
              </w:divBdr>
            </w:div>
            <w:div w:id="639189837">
              <w:marLeft w:val="480"/>
              <w:marRight w:val="0"/>
              <w:marTop w:val="0"/>
              <w:marBottom w:val="0"/>
              <w:divBdr>
                <w:top w:val="none" w:sz="0" w:space="0" w:color="auto"/>
                <w:left w:val="none" w:sz="0" w:space="0" w:color="auto"/>
                <w:bottom w:val="none" w:sz="0" w:space="0" w:color="auto"/>
                <w:right w:val="none" w:sz="0" w:space="0" w:color="auto"/>
              </w:divBdr>
            </w:div>
            <w:div w:id="639191765">
              <w:marLeft w:val="480"/>
              <w:marRight w:val="0"/>
              <w:marTop w:val="0"/>
              <w:marBottom w:val="0"/>
              <w:divBdr>
                <w:top w:val="none" w:sz="0" w:space="0" w:color="auto"/>
                <w:left w:val="none" w:sz="0" w:space="0" w:color="auto"/>
                <w:bottom w:val="none" w:sz="0" w:space="0" w:color="auto"/>
                <w:right w:val="none" w:sz="0" w:space="0" w:color="auto"/>
              </w:divBdr>
            </w:div>
            <w:div w:id="639269571">
              <w:marLeft w:val="480"/>
              <w:marRight w:val="0"/>
              <w:marTop w:val="0"/>
              <w:marBottom w:val="0"/>
              <w:divBdr>
                <w:top w:val="none" w:sz="0" w:space="0" w:color="auto"/>
                <w:left w:val="none" w:sz="0" w:space="0" w:color="auto"/>
                <w:bottom w:val="none" w:sz="0" w:space="0" w:color="auto"/>
                <w:right w:val="none" w:sz="0" w:space="0" w:color="auto"/>
              </w:divBdr>
            </w:div>
            <w:div w:id="639388459">
              <w:marLeft w:val="480"/>
              <w:marRight w:val="0"/>
              <w:marTop w:val="0"/>
              <w:marBottom w:val="0"/>
              <w:divBdr>
                <w:top w:val="none" w:sz="0" w:space="0" w:color="auto"/>
                <w:left w:val="none" w:sz="0" w:space="0" w:color="auto"/>
                <w:bottom w:val="none" w:sz="0" w:space="0" w:color="auto"/>
                <w:right w:val="none" w:sz="0" w:space="0" w:color="auto"/>
              </w:divBdr>
            </w:div>
            <w:div w:id="639462171">
              <w:marLeft w:val="480"/>
              <w:marRight w:val="0"/>
              <w:marTop w:val="0"/>
              <w:marBottom w:val="0"/>
              <w:divBdr>
                <w:top w:val="none" w:sz="0" w:space="0" w:color="auto"/>
                <w:left w:val="none" w:sz="0" w:space="0" w:color="auto"/>
                <w:bottom w:val="none" w:sz="0" w:space="0" w:color="auto"/>
                <w:right w:val="none" w:sz="0" w:space="0" w:color="auto"/>
              </w:divBdr>
            </w:div>
            <w:div w:id="639651645">
              <w:marLeft w:val="480"/>
              <w:marRight w:val="0"/>
              <w:marTop w:val="0"/>
              <w:marBottom w:val="0"/>
              <w:divBdr>
                <w:top w:val="none" w:sz="0" w:space="0" w:color="auto"/>
                <w:left w:val="none" w:sz="0" w:space="0" w:color="auto"/>
                <w:bottom w:val="none" w:sz="0" w:space="0" w:color="auto"/>
                <w:right w:val="none" w:sz="0" w:space="0" w:color="auto"/>
              </w:divBdr>
            </w:div>
            <w:div w:id="639653458">
              <w:marLeft w:val="480"/>
              <w:marRight w:val="0"/>
              <w:marTop w:val="0"/>
              <w:marBottom w:val="0"/>
              <w:divBdr>
                <w:top w:val="none" w:sz="0" w:space="0" w:color="auto"/>
                <w:left w:val="none" w:sz="0" w:space="0" w:color="auto"/>
                <w:bottom w:val="none" w:sz="0" w:space="0" w:color="auto"/>
                <w:right w:val="none" w:sz="0" w:space="0" w:color="auto"/>
              </w:divBdr>
            </w:div>
            <w:div w:id="639656523">
              <w:marLeft w:val="480"/>
              <w:marRight w:val="0"/>
              <w:marTop w:val="0"/>
              <w:marBottom w:val="0"/>
              <w:divBdr>
                <w:top w:val="none" w:sz="0" w:space="0" w:color="auto"/>
                <w:left w:val="none" w:sz="0" w:space="0" w:color="auto"/>
                <w:bottom w:val="none" w:sz="0" w:space="0" w:color="auto"/>
                <w:right w:val="none" w:sz="0" w:space="0" w:color="auto"/>
              </w:divBdr>
            </w:div>
            <w:div w:id="639766872">
              <w:marLeft w:val="480"/>
              <w:marRight w:val="0"/>
              <w:marTop w:val="0"/>
              <w:marBottom w:val="0"/>
              <w:divBdr>
                <w:top w:val="none" w:sz="0" w:space="0" w:color="auto"/>
                <w:left w:val="none" w:sz="0" w:space="0" w:color="auto"/>
                <w:bottom w:val="none" w:sz="0" w:space="0" w:color="auto"/>
                <w:right w:val="none" w:sz="0" w:space="0" w:color="auto"/>
              </w:divBdr>
            </w:div>
            <w:div w:id="639848806">
              <w:marLeft w:val="480"/>
              <w:marRight w:val="0"/>
              <w:marTop w:val="0"/>
              <w:marBottom w:val="0"/>
              <w:divBdr>
                <w:top w:val="none" w:sz="0" w:space="0" w:color="auto"/>
                <w:left w:val="none" w:sz="0" w:space="0" w:color="auto"/>
                <w:bottom w:val="none" w:sz="0" w:space="0" w:color="auto"/>
                <w:right w:val="none" w:sz="0" w:space="0" w:color="auto"/>
              </w:divBdr>
            </w:div>
            <w:div w:id="639916912">
              <w:marLeft w:val="480"/>
              <w:marRight w:val="0"/>
              <w:marTop w:val="0"/>
              <w:marBottom w:val="0"/>
              <w:divBdr>
                <w:top w:val="none" w:sz="0" w:space="0" w:color="auto"/>
                <w:left w:val="none" w:sz="0" w:space="0" w:color="auto"/>
                <w:bottom w:val="none" w:sz="0" w:space="0" w:color="auto"/>
                <w:right w:val="none" w:sz="0" w:space="0" w:color="auto"/>
              </w:divBdr>
            </w:div>
            <w:div w:id="639963539">
              <w:marLeft w:val="480"/>
              <w:marRight w:val="0"/>
              <w:marTop w:val="0"/>
              <w:marBottom w:val="0"/>
              <w:divBdr>
                <w:top w:val="none" w:sz="0" w:space="0" w:color="auto"/>
                <w:left w:val="none" w:sz="0" w:space="0" w:color="auto"/>
                <w:bottom w:val="none" w:sz="0" w:space="0" w:color="auto"/>
                <w:right w:val="none" w:sz="0" w:space="0" w:color="auto"/>
              </w:divBdr>
            </w:div>
            <w:div w:id="639968620">
              <w:marLeft w:val="480"/>
              <w:marRight w:val="0"/>
              <w:marTop w:val="0"/>
              <w:marBottom w:val="0"/>
              <w:divBdr>
                <w:top w:val="none" w:sz="0" w:space="0" w:color="auto"/>
                <w:left w:val="none" w:sz="0" w:space="0" w:color="auto"/>
                <w:bottom w:val="none" w:sz="0" w:space="0" w:color="auto"/>
                <w:right w:val="none" w:sz="0" w:space="0" w:color="auto"/>
              </w:divBdr>
            </w:div>
            <w:div w:id="640036381">
              <w:marLeft w:val="480"/>
              <w:marRight w:val="0"/>
              <w:marTop w:val="0"/>
              <w:marBottom w:val="0"/>
              <w:divBdr>
                <w:top w:val="none" w:sz="0" w:space="0" w:color="auto"/>
                <w:left w:val="none" w:sz="0" w:space="0" w:color="auto"/>
                <w:bottom w:val="none" w:sz="0" w:space="0" w:color="auto"/>
                <w:right w:val="none" w:sz="0" w:space="0" w:color="auto"/>
              </w:divBdr>
            </w:div>
            <w:div w:id="640159559">
              <w:marLeft w:val="480"/>
              <w:marRight w:val="0"/>
              <w:marTop w:val="0"/>
              <w:marBottom w:val="0"/>
              <w:divBdr>
                <w:top w:val="none" w:sz="0" w:space="0" w:color="auto"/>
                <w:left w:val="none" w:sz="0" w:space="0" w:color="auto"/>
                <w:bottom w:val="none" w:sz="0" w:space="0" w:color="auto"/>
                <w:right w:val="none" w:sz="0" w:space="0" w:color="auto"/>
              </w:divBdr>
            </w:div>
            <w:div w:id="640160507">
              <w:marLeft w:val="480"/>
              <w:marRight w:val="0"/>
              <w:marTop w:val="0"/>
              <w:marBottom w:val="0"/>
              <w:divBdr>
                <w:top w:val="none" w:sz="0" w:space="0" w:color="auto"/>
                <w:left w:val="none" w:sz="0" w:space="0" w:color="auto"/>
                <w:bottom w:val="none" w:sz="0" w:space="0" w:color="auto"/>
                <w:right w:val="none" w:sz="0" w:space="0" w:color="auto"/>
              </w:divBdr>
            </w:div>
            <w:div w:id="640234549">
              <w:marLeft w:val="480"/>
              <w:marRight w:val="0"/>
              <w:marTop w:val="0"/>
              <w:marBottom w:val="0"/>
              <w:divBdr>
                <w:top w:val="none" w:sz="0" w:space="0" w:color="auto"/>
                <w:left w:val="none" w:sz="0" w:space="0" w:color="auto"/>
                <w:bottom w:val="none" w:sz="0" w:space="0" w:color="auto"/>
                <w:right w:val="none" w:sz="0" w:space="0" w:color="auto"/>
              </w:divBdr>
            </w:div>
            <w:div w:id="640303190">
              <w:marLeft w:val="480"/>
              <w:marRight w:val="0"/>
              <w:marTop w:val="0"/>
              <w:marBottom w:val="0"/>
              <w:divBdr>
                <w:top w:val="none" w:sz="0" w:space="0" w:color="auto"/>
                <w:left w:val="none" w:sz="0" w:space="0" w:color="auto"/>
                <w:bottom w:val="none" w:sz="0" w:space="0" w:color="auto"/>
                <w:right w:val="none" w:sz="0" w:space="0" w:color="auto"/>
              </w:divBdr>
            </w:div>
            <w:div w:id="640304807">
              <w:marLeft w:val="480"/>
              <w:marRight w:val="0"/>
              <w:marTop w:val="0"/>
              <w:marBottom w:val="0"/>
              <w:divBdr>
                <w:top w:val="none" w:sz="0" w:space="0" w:color="auto"/>
                <w:left w:val="none" w:sz="0" w:space="0" w:color="auto"/>
                <w:bottom w:val="none" w:sz="0" w:space="0" w:color="auto"/>
                <w:right w:val="none" w:sz="0" w:space="0" w:color="auto"/>
              </w:divBdr>
            </w:div>
            <w:div w:id="640311457">
              <w:marLeft w:val="480"/>
              <w:marRight w:val="0"/>
              <w:marTop w:val="0"/>
              <w:marBottom w:val="0"/>
              <w:divBdr>
                <w:top w:val="none" w:sz="0" w:space="0" w:color="auto"/>
                <w:left w:val="none" w:sz="0" w:space="0" w:color="auto"/>
                <w:bottom w:val="none" w:sz="0" w:space="0" w:color="auto"/>
                <w:right w:val="none" w:sz="0" w:space="0" w:color="auto"/>
              </w:divBdr>
            </w:div>
            <w:div w:id="640379899">
              <w:marLeft w:val="480"/>
              <w:marRight w:val="0"/>
              <w:marTop w:val="0"/>
              <w:marBottom w:val="0"/>
              <w:divBdr>
                <w:top w:val="none" w:sz="0" w:space="0" w:color="auto"/>
                <w:left w:val="none" w:sz="0" w:space="0" w:color="auto"/>
                <w:bottom w:val="none" w:sz="0" w:space="0" w:color="auto"/>
                <w:right w:val="none" w:sz="0" w:space="0" w:color="auto"/>
              </w:divBdr>
            </w:div>
            <w:div w:id="640429943">
              <w:marLeft w:val="480"/>
              <w:marRight w:val="0"/>
              <w:marTop w:val="0"/>
              <w:marBottom w:val="0"/>
              <w:divBdr>
                <w:top w:val="none" w:sz="0" w:space="0" w:color="auto"/>
                <w:left w:val="none" w:sz="0" w:space="0" w:color="auto"/>
                <w:bottom w:val="none" w:sz="0" w:space="0" w:color="auto"/>
                <w:right w:val="none" w:sz="0" w:space="0" w:color="auto"/>
              </w:divBdr>
            </w:div>
            <w:div w:id="640572390">
              <w:marLeft w:val="480"/>
              <w:marRight w:val="0"/>
              <w:marTop w:val="0"/>
              <w:marBottom w:val="0"/>
              <w:divBdr>
                <w:top w:val="none" w:sz="0" w:space="0" w:color="auto"/>
                <w:left w:val="none" w:sz="0" w:space="0" w:color="auto"/>
                <w:bottom w:val="none" w:sz="0" w:space="0" w:color="auto"/>
                <w:right w:val="none" w:sz="0" w:space="0" w:color="auto"/>
              </w:divBdr>
            </w:div>
            <w:div w:id="640573602">
              <w:marLeft w:val="480"/>
              <w:marRight w:val="0"/>
              <w:marTop w:val="0"/>
              <w:marBottom w:val="0"/>
              <w:divBdr>
                <w:top w:val="none" w:sz="0" w:space="0" w:color="auto"/>
                <w:left w:val="none" w:sz="0" w:space="0" w:color="auto"/>
                <w:bottom w:val="none" w:sz="0" w:space="0" w:color="auto"/>
                <w:right w:val="none" w:sz="0" w:space="0" w:color="auto"/>
              </w:divBdr>
            </w:div>
            <w:div w:id="640579086">
              <w:marLeft w:val="480"/>
              <w:marRight w:val="0"/>
              <w:marTop w:val="0"/>
              <w:marBottom w:val="0"/>
              <w:divBdr>
                <w:top w:val="none" w:sz="0" w:space="0" w:color="auto"/>
                <w:left w:val="none" w:sz="0" w:space="0" w:color="auto"/>
                <w:bottom w:val="none" w:sz="0" w:space="0" w:color="auto"/>
                <w:right w:val="none" w:sz="0" w:space="0" w:color="auto"/>
              </w:divBdr>
            </w:div>
            <w:div w:id="640693397">
              <w:marLeft w:val="480"/>
              <w:marRight w:val="0"/>
              <w:marTop w:val="0"/>
              <w:marBottom w:val="0"/>
              <w:divBdr>
                <w:top w:val="none" w:sz="0" w:space="0" w:color="auto"/>
                <w:left w:val="none" w:sz="0" w:space="0" w:color="auto"/>
                <w:bottom w:val="none" w:sz="0" w:space="0" w:color="auto"/>
                <w:right w:val="none" w:sz="0" w:space="0" w:color="auto"/>
              </w:divBdr>
            </w:div>
            <w:div w:id="640765192">
              <w:marLeft w:val="480"/>
              <w:marRight w:val="0"/>
              <w:marTop w:val="0"/>
              <w:marBottom w:val="0"/>
              <w:divBdr>
                <w:top w:val="none" w:sz="0" w:space="0" w:color="auto"/>
                <w:left w:val="none" w:sz="0" w:space="0" w:color="auto"/>
                <w:bottom w:val="none" w:sz="0" w:space="0" w:color="auto"/>
                <w:right w:val="none" w:sz="0" w:space="0" w:color="auto"/>
              </w:divBdr>
            </w:div>
            <w:div w:id="641008808">
              <w:marLeft w:val="480"/>
              <w:marRight w:val="0"/>
              <w:marTop w:val="0"/>
              <w:marBottom w:val="0"/>
              <w:divBdr>
                <w:top w:val="none" w:sz="0" w:space="0" w:color="auto"/>
                <w:left w:val="none" w:sz="0" w:space="0" w:color="auto"/>
                <w:bottom w:val="none" w:sz="0" w:space="0" w:color="auto"/>
                <w:right w:val="none" w:sz="0" w:space="0" w:color="auto"/>
              </w:divBdr>
            </w:div>
            <w:div w:id="641154980">
              <w:marLeft w:val="480"/>
              <w:marRight w:val="0"/>
              <w:marTop w:val="0"/>
              <w:marBottom w:val="0"/>
              <w:divBdr>
                <w:top w:val="none" w:sz="0" w:space="0" w:color="auto"/>
                <w:left w:val="none" w:sz="0" w:space="0" w:color="auto"/>
                <w:bottom w:val="none" w:sz="0" w:space="0" w:color="auto"/>
                <w:right w:val="none" w:sz="0" w:space="0" w:color="auto"/>
              </w:divBdr>
            </w:div>
            <w:div w:id="641273438">
              <w:marLeft w:val="480"/>
              <w:marRight w:val="0"/>
              <w:marTop w:val="0"/>
              <w:marBottom w:val="0"/>
              <w:divBdr>
                <w:top w:val="none" w:sz="0" w:space="0" w:color="auto"/>
                <w:left w:val="none" w:sz="0" w:space="0" w:color="auto"/>
                <w:bottom w:val="none" w:sz="0" w:space="0" w:color="auto"/>
                <w:right w:val="none" w:sz="0" w:space="0" w:color="auto"/>
              </w:divBdr>
            </w:div>
            <w:div w:id="641349697">
              <w:marLeft w:val="480"/>
              <w:marRight w:val="0"/>
              <w:marTop w:val="0"/>
              <w:marBottom w:val="0"/>
              <w:divBdr>
                <w:top w:val="none" w:sz="0" w:space="0" w:color="auto"/>
                <w:left w:val="none" w:sz="0" w:space="0" w:color="auto"/>
                <w:bottom w:val="none" w:sz="0" w:space="0" w:color="auto"/>
                <w:right w:val="none" w:sz="0" w:space="0" w:color="auto"/>
              </w:divBdr>
            </w:div>
            <w:div w:id="641428610">
              <w:marLeft w:val="480"/>
              <w:marRight w:val="0"/>
              <w:marTop w:val="0"/>
              <w:marBottom w:val="0"/>
              <w:divBdr>
                <w:top w:val="none" w:sz="0" w:space="0" w:color="auto"/>
                <w:left w:val="none" w:sz="0" w:space="0" w:color="auto"/>
                <w:bottom w:val="none" w:sz="0" w:space="0" w:color="auto"/>
                <w:right w:val="none" w:sz="0" w:space="0" w:color="auto"/>
              </w:divBdr>
            </w:div>
            <w:div w:id="641467503">
              <w:marLeft w:val="480"/>
              <w:marRight w:val="0"/>
              <w:marTop w:val="0"/>
              <w:marBottom w:val="0"/>
              <w:divBdr>
                <w:top w:val="none" w:sz="0" w:space="0" w:color="auto"/>
                <w:left w:val="none" w:sz="0" w:space="0" w:color="auto"/>
                <w:bottom w:val="none" w:sz="0" w:space="0" w:color="auto"/>
                <w:right w:val="none" w:sz="0" w:space="0" w:color="auto"/>
              </w:divBdr>
            </w:div>
            <w:div w:id="641738839">
              <w:marLeft w:val="480"/>
              <w:marRight w:val="0"/>
              <w:marTop w:val="0"/>
              <w:marBottom w:val="0"/>
              <w:divBdr>
                <w:top w:val="none" w:sz="0" w:space="0" w:color="auto"/>
                <w:left w:val="none" w:sz="0" w:space="0" w:color="auto"/>
                <w:bottom w:val="none" w:sz="0" w:space="0" w:color="auto"/>
                <w:right w:val="none" w:sz="0" w:space="0" w:color="auto"/>
              </w:divBdr>
            </w:div>
            <w:div w:id="641889354">
              <w:marLeft w:val="480"/>
              <w:marRight w:val="0"/>
              <w:marTop w:val="0"/>
              <w:marBottom w:val="0"/>
              <w:divBdr>
                <w:top w:val="none" w:sz="0" w:space="0" w:color="auto"/>
                <w:left w:val="none" w:sz="0" w:space="0" w:color="auto"/>
                <w:bottom w:val="none" w:sz="0" w:space="0" w:color="auto"/>
                <w:right w:val="none" w:sz="0" w:space="0" w:color="auto"/>
              </w:divBdr>
            </w:div>
            <w:div w:id="641929680">
              <w:marLeft w:val="480"/>
              <w:marRight w:val="0"/>
              <w:marTop w:val="0"/>
              <w:marBottom w:val="0"/>
              <w:divBdr>
                <w:top w:val="none" w:sz="0" w:space="0" w:color="auto"/>
                <w:left w:val="none" w:sz="0" w:space="0" w:color="auto"/>
                <w:bottom w:val="none" w:sz="0" w:space="0" w:color="auto"/>
                <w:right w:val="none" w:sz="0" w:space="0" w:color="auto"/>
              </w:divBdr>
            </w:div>
            <w:div w:id="642005136">
              <w:marLeft w:val="480"/>
              <w:marRight w:val="0"/>
              <w:marTop w:val="0"/>
              <w:marBottom w:val="0"/>
              <w:divBdr>
                <w:top w:val="none" w:sz="0" w:space="0" w:color="auto"/>
                <w:left w:val="none" w:sz="0" w:space="0" w:color="auto"/>
                <w:bottom w:val="none" w:sz="0" w:space="0" w:color="auto"/>
                <w:right w:val="none" w:sz="0" w:space="0" w:color="auto"/>
              </w:divBdr>
            </w:div>
            <w:div w:id="642124151">
              <w:marLeft w:val="480"/>
              <w:marRight w:val="0"/>
              <w:marTop w:val="0"/>
              <w:marBottom w:val="0"/>
              <w:divBdr>
                <w:top w:val="none" w:sz="0" w:space="0" w:color="auto"/>
                <w:left w:val="none" w:sz="0" w:space="0" w:color="auto"/>
                <w:bottom w:val="none" w:sz="0" w:space="0" w:color="auto"/>
                <w:right w:val="none" w:sz="0" w:space="0" w:color="auto"/>
              </w:divBdr>
            </w:div>
            <w:div w:id="642197132">
              <w:marLeft w:val="480"/>
              <w:marRight w:val="0"/>
              <w:marTop w:val="0"/>
              <w:marBottom w:val="0"/>
              <w:divBdr>
                <w:top w:val="none" w:sz="0" w:space="0" w:color="auto"/>
                <w:left w:val="none" w:sz="0" w:space="0" w:color="auto"/>
                <w:bottom w:val="none" w:sz="0" w:space="0" w:color="auto"/>
                <w:right w:val="none" w:sz="0" w:space="0" w:color="auto"/>
              </w:divBdr>
            </w:div>
            <w:div w:id="642276095">
              <w:marLeft w:val="480"/>
              <w:marRight w:val="0"/>
              <w:marTop w:val="0"/>
              <w:marBottom w:val="0"/>
              <w:divBdr>
                <w:top w:val="none" w:sz="0" w:space="0" w:color="auto"/>
                <w:left w:val="none" w:sz="0" w:space="0" w:color="auto"/>
                <w:bottom w:val="none" w:sz="0" w:space="0" w:color="auto"/>
                <w:right w:val="none" w:sz="0" w:space="0" w:color="auto"/>
              </w:divBdr>
            </w:div>
            <w:div w:id="642471336">
              <w:marLeft w:val="480"/>
              <w:marRight w:val="0"/>
              <w:marTop w:val="0"/>
              <w:marBottom w:val="0"/>
              <w:divBdr>
                <w:top w:val="none" w:sz="0" w:space="0" w:color="auto"/>
                <w:left w:val="none" w:sz="0" w:space="0" w:color="auto"/>
                <w:bottom w:val="none" w:sz="0" w:space="0" w:color="auto"/>
                <w:right w:val="none" w:sz="0" w:space="0" w:color="auto"/>
              </w:divBdr>
            </w:div>
            <w:div w:id="642655475">
              <w:marLeft w:val="480"/>
              <w:marRight w:val="0"/>
              <w:marTop w:val="0"/>
              <w:marBottom w:val="0"/>
              <w:divBdr>
                <w:top w:val="none" w:sz="0" w:space="0" w:color="auto"/>
                <w:left w:val="none" w:sz="0" w:space="0" w:color="auto"/>
                <w:bottom w:val="none" w:sz="0" w:space="0" w:color="auto"/>
                <w:right w:val="none" w:sz="0" w:space="0" w:color="auto"/>
              </w:divBdr>
            </w:div>
            <w:div w:id="642657091">
              <w:marLeft w:val="480"/>
              <w:marRight w:val="0"/>
              <w:marTop w:val="0"/>
              <w:marBottom w:val="0"/>
              <w:divBdr>
                <w:top w:val="none" w:sz="0" w:space="0" w:color="auto"/>
                <w:left w:val="none" w:sz="0" w:space="0" w:color="auto"/>
                <w:bottom w:val="none" w:sz="0" w:space="0" w:color="auto"/>
                <w:right w:val="none" w:sz="0" w:space="0" w:color="auto"/>
              </w:divBdr>
            </w:div>
            <w:div w:id="642734377">
              <w:marLeft w:val="480"/>
              <w:marRight w:val="0"/>
              <w:marTop w:val="0"/>
              <w:marBottom w:val="0"/>
              <w:divBdr>
                <w:top w:val="none" w:sz="0" w:space="0" w:color="auto"/>
                <w:left w:val="none" w:sz="0" w:space="0" w:color="auto"/>
                <w:bottom w:val="none" w:sz="0" w:space="0" w:color="auto"/>
                <w:right w:val="none" w:sz="0" w:space="0" w:color="auto"/>
              </w:divBdr>
            </w:div>
            <w:div w:id="642807826">
              <w:marLeft w:val="480"/>
              <w:marRight w:val="0"/>
              <w:marTop w:val="0"/>
              <w:marBottom w:val="0"/>
              <w:divBdr>
                <w:top w:val="none" w:sz="0" w:space="0" w:color="auto"/>
                <w:left w:val="none" w:sz="0" w:space="0" w:color="auto"/>
                <w:bottom w:val="none" w:sz="0" w:space="0" w:color="auto"/>
                <w:right w:val="none" w:sz="0" w:space="0" w:color="auto"/>
              </w:divBdr>
            </w:div>
            <w:div w:id="642856022">
              <w:marLeft w:val="480"/>
              <w:marRight w:val="0"/>
              <w:marTop w:val="0"/>
              <w:marBottom w:val="0"/>
              <w:divBdr>
                <w:top w:val="none" w:sz="0" w:space="0" w:color="auto"/>
                <w:left w:val="none" w:sz="0" w:space="0" w:color="auto"/>
                <w:bottom w:val="none" w:sz="0" w:space="0" w:color="auto"/>
                <w:right w:val="none" w:sz="0" w:space="0" w:color="auto"/>
              </w:divBdr>
            </w:div>
            <w:div w:id="643125389">
              <w:marLeft w:val="480"/>
              <w:marRight w:val="0"/>
              <w:marTop w:val="0"/>
              <w:marBottom w:val="0"/>
              <w:divBdr>
                <w:top w:val="none" w:sz="0" w:space="0" w:color="auto"/>
                <w:left w:val="none" w:sz="0" w:space="0" w:color="auto"/>
                <w:bottom w:val="none" w:sz="0" w:space="0" w:color="auto"/>
                <w:right w:val="none" w:sz="0" w:space="0" w:color="auto"/>
              </w:divBdr>
            </w:div>
            <w:div w:id="643239976">
              <w:marLeft w:val="480"/>
              <w:marRight w:val="0"/>
              <w:marTop w:val="0"/>
              <w:marBottom w:val="0"/>
              <w:divBdr>
                <w:top w:val="none" w:sz="0" w:space="0" w:color="auto"/>
                <w:left w:val="none" w:sz="0" w:space="0" w:color="auto"/>
                <w:bottom w:val="none" w:sz="0" w:space="0" w:color="auto"/>
                <w:right w:val="none" w:sz="0" w:space="0" w:color="auto"/>
              </w:divBdr>
            </w:div>
            <w:div w:id="643244282">
              <w:marLeft w:val="480"/>
              <w:marRight w:val="0"/>
              <w:marTop w:val="0"/>
              <w:marBottom w:val="0"/>
              <w:divBdr>
                <w:top w:val="none" w:sz="0" w:space="0" w:color="auto"/>
                <w:left w:val="none" w:sz="0" w:space="0" w:color="auto"/>
                <w:bottom w:val="none" w:sz="0" w:space="0" w:color="auto"/>
                <w:right w:val="none" w:sz="0" w:space="0" w:color="auto"/>
              </w:divBdr>
            </w:div>
            <w:div w:id="643312122">
              <w:marLeft w:val="480"/>
              <w:marRight w:val="0"/>
              <w:marTop w:val="0"/>
              <w:marBottom w:val="0"/>
              <w:divBdr>
                <w:top w:val="none" w:sz="0" w:space="0" w:color="auto"/>
                <w:left w:val="none" w:sz="0" w:space="0" w:color="auto"/>
                <w:bottom w:val="none" w:sz="0" w:space="0" w:color="auto"/>
                <w:right w:val="none" w:sz="0" w:space="0" w:color="auto"/>
              </w:divBdr>
            </w:div>
            <w:div w:id="643314786">
              <w:marLeft w:val="480"/>
              <w:marRight w:val="0"/>
              <w:marTop w:val="0"/>
              <w:marBottom w:val="0"/>
              <w:divBdr>
                <w:top w:val="none" w:sz="0" w:space="0" w:color="auto"/>
                <w:left w:val="none" w:sz="0" w:space="0" w:color="auto"/>
                <w:bottom w:val="none" w:sz="0" w:space="0" w:color="auto"/>
                <w:right w:val="none" w:sz="0" w:space="0" w:color="auto"/>
              </w:divBdr>
            </w:div>
            <w:div w:id="643314969">
              <w:marLeft w:val="480"/>
              <w:marRight w:val="0"/>
              <w:marTop w:val="0"/>
              <w:marBottom w:val="0"/>
              <w:divBdr>
                <w:top w:val="none" w:sz="0" w:space="0" w:color="auto"/>
                <w:left w:val="none" w:sz="0" w:space="0" w:color="auto"/>
                <w:bottom w:val="none" w:sz="0" w:space="0" w:color="auto"/>
                <w:right w:val="none" w:sz="0" w:space="0" w:color="auto"/>
              </w:divBdr>
            </w:div>
            <w:div w:id="643315687">
              <w:marLeft w:val="480"/>
              <w:marRight w:val="0"/>
              <w:marTop w:val="0"/>
              <w:marBottom w:val="0"/>
              <w:divBdr>
                <w:top w:val="none" w:sz="0" w:space="0" w:color="auto"/>
                <w:left w:val="none" w:sz="0" w:space="0" w:color="auto"/>
                <w:bottom w:val="none" w:sz="0" w:space="0" w:color="auto"/>
                <w:right w:val="none" w:sz="0" w:space="0" w:color="auto"/>
              </w:divBdr>
            </w:div>
            <w:div w:id="643318784">
              <w:marLeft w:val="480"/>
              <w:marRight w:val="0"/>
              <w:marTop w:val="0"/>
              <w:marBottom w:val="0"/>
              <w:divBdr>
                <w:top w:val="none" w:sz="0" w:space="0" w:color="auto"/>
                <w:left w:val="none" w:sz="0" w:space="0" w:color="auto"/>
                <w:bottom w:val="none" w:sz="0" w:space="0" w:color="auto"/>
                <w:right w:val="none" w:sz="0" w:space="0" w:color="auto"/>
              </w:divBdr>
            </w:div>
            <w:div w:id="643394445">
              <w:marLeft w:val="480"/>
              <w:marRight w:val="0"/>
              <w:marTop w:val="0"/>
              <w:marBottom w:val="0"/>
              <w:divBdr>
                <w:top w:val="none" w:sz="0" w:space="0" w:color="auto"/>
                <w:left w:val="none" w:sz="0" w:space="0" w:color="auto"/>
                <w:bottom w:val="none" w:sz="0" w:space="0" w:color="auto"/>
                <w:right w:val="none" w:sz="0" w:space="0" w:color="auto"/>
              </w:divBdr>
            </w:div>
            <w:div w:id="643461982">
              <w:marLeft w:val="480"/>
              <w:marRight w:val="0"/>
              <w:marTop w:val="0"/>
              <w:marBottom w:val="0"/>
              <w:divBdr>
                <w:top w:val="none" w:sz="0" w:space="0" w:color="auto"/>
                <w:left w:val="none" w:sz="0" w:space="0" w:color="auto"/>
                <w:bottom w:val="none" w:sz="0" w:space="0" w:color="auto"/>
                <w:right w:val="none" w:sz="0" w:space="0" w:color="auto"/>
              </w:divBdr>
            </w:div>
            <w:div w:id="643509170">
              <w:marLeft w:val="480"/>
              <w:marRight w:val="0"/>
              <w:marTop w:val="0"/>
              <w:marBottom w:val="0"/>
              <w:divBdr>
                <w:top w:val="none" w:sz="0" w:space="0" w:color="auto"/>
                <w:left w:val="none" w:sz="0" w:space="0" w:color="auto"/>
                <w:bottom w:val="none" w:sz="0" w:space="0" w:color="auto"/>
                <w:right w:val="none" w:sz="0" w:space="0" w:color="auto"/>
              </w:divBdr>
            </w:div>
            <w:div w:id="643655458">
              <w:marLeft w:val="480"/>
              <w:marRight w:val="0"/>
              <w:marTop w:val="0"/>
              <w:marBottom w:val="0"/>
              <w:divBdr>
                <w:top w:val="none" w:sz="0" w:space="0" w:color="auto"/>
                <w:left w:val="none" w:sz="0" w:space="0" w:color="auto"/>
                <w:bottom w:val="none" w:sz="0" w:space="0" w:color="auto"/>
                <w:right w:val="none" w:sz="0" w:space="0" w:color="auto"/>
              </w:divBdr>
            </w:div>
            <w:div w:id="643658577">
              <w:marLeft w:val="480"/>
              <w:marRight w:val="0"/>
              <w:marTop w:val="0"/>
              <w:marBottom w:val="0"/>
              <w:divBdr>
                <w:top w:val="none" w:sz="0" w:space="0" w:color="auto"/>
                <w:left w:val="none" w:sz="0" w:space="0" w:color="auto"/>
                <w:bottom w:val="none" w:sz="0" w:space="0" w:color="auto"/>
                <w:right w:val="none" w:sz="0" w:space="0" w:color="auto"/>
              </w:divBdr>
            </w:div>
            <w:div w:id="643661066">
              <w:marLeft w:val="480"/>
              <w:marRight w:val="0"/>
              <w:marTop w:val="0"/>
              <w:marBottom w:val="0"/>
              <w:divBdr>
                <w:top w:val="none" w:sz="0" w:space="0" w:color="auto"/>
                <w:left w:val="none" w:sz="0" w:space="0" w:color="auto"/>
                <w:bottom w:val="none" w:sz="0" w:space="0" w:color="auto"/>
                <w:right w:val="none" w:sz="0" w:space="0" w:color="auto"/>
              </w:divBdr>
            </w:div>
            <w:div w:id="643778666">
              <w:marLeft w:val="480"/>
              <w:marRight w:val="0"/>
              <w:marTop w:val="0"/>
              <w:marBottom w:val="0"/>
              <w:divBdr>
                <w:top w:val="none" w:sz="0" w:space="0" w:color="auto"/>
                <w:left w:val="none" w:sz="0" w:space="0" w:color="auto"/>
                <w:bottom w:val="none" w:sz="0" w:space="0" w:color="auto"/>
                <w:right w:val="none" w:sz="0" w:space="0" w:color="auto"/>
              </w:divBdr>
            </w:div>
            <w:div w:id="643857016">
              <w:marLeft w:val="480"/>
              <w:marRight w:val="0"/>
              <w:marTop w:val="0"/>
              <w:marBottom w:val="0"/>
              <w:divBdr>
                <w:top w:val="none" w:sz="0" w:space="0" w:color="auto"/>
                <w:left w:val="none" w:sz="0" w:space="0" w:color="auto"/>
                <w:bottom w:val="none" w:sz="0" w:space="0" w:color="auto"/>
                <w:right w:val="none" w:sz="0" w:space="0" w:color="auto"/>
              </w:divBdr>
            </w:div>
            <w:div w:id="643971021">
              <w:marLeft w:val="480"/>
              <w:marRight w:val="0"/>
              <w:marTop w:val="0"/>
              <w:marBottom w:val="0"/>
              <w:divBdr>
                <w:top w:val="none" w:sz="0" w:space="0" w:color="auto"/>
                <w:left w:val="none" w:sz="0" w:space="0" w:color="auto"/>
                <w:bottom w:val="none" w:sz="0" w:space="0" w:color="auto"/>
                <w:right w:val="none" w:sz="0" w:space="0" w:color="auto"/>
              </w:divBdr>
            </w:div>
            <w:div w:id="644043223">
              <w:marLeft w:val="480"/>
              <w:marRight w:val="0"/>
              <w:marTop w:val="0"/>
              <w:marBottom w:val="0"/>
              <w:divBdr>
                <w:top w:val="none" w:sz="0" w:space="0" w:color="auto"/>
                <w:left w:val="none" w:sz="0" w:space="0" w:color="auto"/>
                <w:bottom w:val="none" w:sz="0" w:space="0" w:color="auto"/>
                <w:right w:val="none" w:sz="0" w:space="0" w:color="auto"/>
              </w:divBdr>
            </w:div>
            <w:div w:id="644046077">
              <w:marLeft w:val="480"/>
              <w:marRight w:val="0"/>
              <w:marTop w:val="0"/>
              <w:marBottom w:val="0"/>
              <w:divBdr>
                <w:top w:val="none" w:sz="0" w:space="0" w:color="auto"/>
                <w:left w:val="none" w:sz="0" w:space="0" w:color="auto"/>
                <w:bottom w:val="none" w:sz="0" w:space="0" w:color="auto"/>
                <w:right w:val="none" w:sz="0" w:space="0" w:color="auto"/>
              </w:divBdr>
            </w:div>
            <w:div w:id="644118170">
              <w:marLeft w:val="480"/>
              <w:marRight w:val="0"/>
              <w:marTop w:val="0"/>
              <w:marBottom w:val="0"/>
              <w:divBdr>
                <w:top w:val="none" w:sz="0" w:space="0" w:color="auto"/>
                <w:left w:val="none" w:sz="0" w:space="0" w:color="auto"/>
                <w:bottom w:val="none" w:sz="0" w:space="0" w:color="auto"/>
                <w:right w:val="none" w:sz="0" w:space="0" w:color="auto"/>
              </w:divBdr>
            </w:div>
            <w:div w:id="644166720">
              <w:marLeft w:val="480"/>
              <w:marRight w:val="0"/>
              <w:marTop w:val="0"/>
              <w:marBottom w:val="0"/>
              <w:divBdr>
                <w:top w:val="none" w:sz="0" w:space="0" w:color="auto"/>
                <w:left w:val="none" w:sz="0" w:space="0" w:color="auto"/>
                <w:bottom w:val="none" w:sz="0" w:space="0" w:color="auto"/>
                <w:right w:val="none" w:sz="0" w:space="0" w:color="auto"/>
              </w:divBdr>
            </w:div>
            <w:div w:id="644312364">
              <w:marLeft w:val="480"/>
              <w:marRight w:val="0"/>
              <w:marTop w:val="0"/>
              <w:marBottom w:val="0"/>
              <w:divBdr>
                <w:top w:val="none" w:sz="0" w:space="0" w:color="auto"/>
                <w:left w:val="none" w:sz="0" w:space="0" w:color="auto"/>
                <w:bottom w:val="none" w:sz="0" w:space="0" w:color="auto"/>
                <w:right w:val="none" w:sz="0" w:space="0" w:color="auto"/>
              </w:divBdr>
            </w:div>
            <w:div w:id="644361709">
              <w:marLeft w:val="480"/>
              <w:marRight w:val="0"/>
              <w:marTop w:val="0"/>
              <w:marBottom w:val="0"/>
              <w:divBdr>
                <w:top w:val="none" w:sz="0" w:space="0" w:color="auto"/>
                <w:left w:val="none" w:sz="0" w:space="0" w:color="auto"/>
                <w:bottom w:val="none" w:sz="0" w:space="0" w:color="auto"/>
                <w:right w:val="none" w:sz="0" w:space="0" w:color="auto"/>
              </w:divBdr>
            </w:div>
            <w:div w:id="644436596">
              <w:marLeft w:val="480"/>
              <w:marRight w:val="0"/>
              <w:marTop w:val="0"/>
              <w:marBottom w:val="0"/>
              <w:divBdr>
                <w:top w:val="none" w:sz="0" w:space="0" w:color="auto"/>
                <w:left w:val="none" w:sz="0" w:space="0" w:color="auto"/>
                <w:bottom w:val="none" w:sz="0" w:space="0" w:color="auto"/>
                <w:right w:val="none" w:sz="0" w:space="0" w:color="auto"/>
              </w:divBdr>
            </w:div>
            <w:div w:id="644623543">
              <w:marLeft w:val="480"/>
              <w:marRight w:val="0"/>
              <w:marTop w:val="0"/>
              <w:marBottom w:val="0"/>
              <w:divBdr>
                <w:top w:val="none" w:sz="0" w:space="0" w:color="auto"/>
                <w:left w:val="none" w:sz="0" w:space="0" w:color="auto"/>
                <w:bottom w:val="none" w:sz="0" w:space="0" w:color="auto"/>
                <w:right w:val="none" w:sz="0" w:space="0" w:color="auto"/>
              </w:divBdr>
            </w:div>
            <w:div w:id="644628981">
              <w:marLeft w:val="480"/>
              <w:marRight w:val="0"/>
              <w:marTop w:val="0"/>
              <w:marBottom w:val="0"/>
              <w:divBdr>
                <w:top w:val="none" w:sz="0" w:space="0" w:color="auto"/>
                <w:left w:val="none" w:sz="0" w:space="0" w:color="auto"/>
                <w:bottom w:val="none" w:sz="0" w:space="0" w:color="auto"/>
                <w:right w:val="none" w:sz="0" w:space="0" w:color="auto"/>
              </w:divBdr>
            </w:div>
            <w:div w:id="644743539">
              <w:marLeft w:val="480"/>
              <w:marRight w:val="0"/>
              <w:marTop w:val="0"/>
              <w:marBottom w:val="0"/>
              <w:divBdr>
                <w:top w:val="none" w:sz="0" w:space="0" w:color="auto"/>
                <w:left w:val="none" w:sz="0" w:space="0" w:color="auto"/>
                <w:bottom w:val="none" w:sz="0" w:space="0" w:color="auto"/>
                <w:right w:val="none" w:sz="0" w:space="0" w:color="auto"/>
              </w:divBdr>
            </w:div>
            <w:div w:id="644747190">
              <w:marLeft w:val="480"/>
              <w:marRight w:val="0"/>
              <w:marTop w:val="0"/>
              <w:marBottom w:val="0"/>
              <w:divBdr>
                <w:top w:val="none" w:sz="0" w:space="0" w:color="auto"/>
                <w:left w:val="none" w:sz="0" w:space="0" w:color="auto"/>
                <w:bottom w:val="none" w:sz="0" w:space="0" w:color="auto"/>
                <w:right w:val="none" w:sz="0" w:space="0" w:color="auto"/>
              </w:divBdr>
            </w:div>
            <w:div w:id="644747729">
              <w:marLeft w:val="480"/>
              <w:marRight w:val="0"/>
              <w:marTop w:val="0"/>
              <w:marBottom w:val="0"/>
              <w:divBdr>
                <w:top w:val="none" w:sz="0" w:space="0" w:color="auto"/>
                <w:left w:val="none" w:sz="0" w:space="0" w:color="auto"/>
                <w:bottom w:val="none" w:sz="0" w:space="0" w:color="auto"/>
                <w:right w:val="none" w:sz="0" w:space="0" w:color="auto"/>
              </w:divBdr>
            </w:div>
            <w:div w:id="644819332">
              <w:marLeft w:val="480"/>
              <w:marRight w:val="0"/>
              <w:marTop w:val="0"/>
              <w:marBottom w:val="0"/>
              <w:divBdr>
                <w:top w:val="none" w:sz="0" w:space="0" w:color="auto"/>
                <w:left w:val="none" w:sz="0" w:space="0" w:color="auto"/>
                <w:bottom w:val="none" w:sz="0" w:space="0" w:color="auto"/>
                <w:right w:val="none" w:sz="0" w:space="0" w:color="auto"/>
              </w:divBdr>
            </w:div>
            <w:div w:id="644971984">
              <w:marLeft w:val="480"/>
              <w:marRight w:val="0"/>
              <w:marTop w:val="0"/>
              <w:marBottom w:val="0"/>
              <w:divBdr>
                <w:top w:val="none" w:sz="0" w:space="0" w:color="auto"/>
                <w:left w:val="none" w:sz="0" w:space="0" w:color="auto"/>
                <w:bottom w:val="none" w:sz="0" w:space="0" w:color="auto"/>
                <w:right w:val="none" w:sz="0" w:space="0" w:color="auto"/>
              </w:divBdr>
            </w:div>
            <w:div w:id="645013522">
              <w:marLeft w:val="480"/>
              <w:marRight w:val="0"/>
              <w:marTop w:val="0"/>
              <w:marBottom w:val="0"/>
              <w:divBdr>
                <w:top w:val="none" w:sz="0" w:space="0" w:color="auto"/>
                <w:left w:val="none" w:sz="0" w:space="0" w:color="auto"/>
                <w:bottom w:val="none" w:sz="0" w:space="0" w:color="auto"/>
                <w:right w:val="none" w:sz="0" w:space="0" w:color="auto"/>
              </w:divBdr>
            </w:div>
            <w:div w:id="645090279">
              <w:marLeft w:val="480"/>
              <w:marRight w:val="0"/>
              <w:marTop w:val="0"/>
              <w:marBottom w:val="0"/>
              <w:divBdr>
                <w:top w:val="none" w:sz="0" w:space="0" w:color="auto"/>
                <w:left w:val="none" w:sz="0" w:space="0" w:color="auto"/>
                <w:bottom w:val="none" w:sz="0" w:space="0" w:color="auto"/>
                <w:right w:val="none" w:sz="0" w:space="0" w:color="auto"/>
              </w:divBdr>
            </w:div>
            <w:div w:id="645159073">
              <w:marLeft w:val="480"/>
              <w:marRight w:val="0"/>
              <w:marTop w:val="0"/>
              <w:marBottom w:val="0"/>
              <w:divBdr>
                <w:top w:val="none" w:sz="0" w:space="0" w:color="auto"/>
                <w:left w:val="none" w:sz="0" w:space="0" w:color="auto"/>
                <w:bottom w:val="none" w:sz="0" w:space="0" w:color="auto"/>
                <w:right w:val="none" w:sz="0" w:space="0" w:color="auto"/>
              </w:divBdr>
            </w:div>
            <w:div w:id="645164330">
              <w:marLeft w:val="480"/>
              <w:marRight w:val="0"/>
              <w:marTop w:val="0"/>
              <w:marBottom w:val="0"/>
              <w:divBdr>
                <w:top w:val="none" w:sz="0" w:space="0" w:color="auto"/>
                <w:left w:val="none" w:sz="0" w:space="0" w:color="auto"/>
                <w:bottom w:val="none" w:sz="0" w:space="0" w:color="auto"/>
                <w:right w:val="none" w:sz="0" w:space="0" w:color="auto"/>
              </w:divBdr>
            </w:div>
            <w:div w:id="645165168">
              <w:marLeft w:val="480"/>
              <w:marRight w:val="0"/>
              <w:marTop w:val="0"/>
              <w:marBottom w:val="0"/>
              <w:divBdr>
                <w:top w:val="none" w:sz="0" w:space="0" w:color="auto"/>
                <w:left w:val="none" w:sz="0" w:space="0" w:color="auto"/>
                <w:bottom w:val="none" w:sz="0" w:space="0" w:color="auto"/>
                <w:right w:val="none" w:sz="0" w:space="0" w:color="auto"/>
              </w:divBdr>
            </w:div>
            <w:div w:id="645206126">
              <w:marLeft w:val="480"/>
              <w:marRight w:val="0"/>
              <w:marTop w:val="0"/>
              <w:marBottom w:val="0"/>
              <w:divBdr>
                <w:top w:val="none" w:sz="0" w:space="0" w:color="auto"/>
                <w:left w:val="none" w:sz="0" w:space="0" w:color="auto"/>
                <w:bottom w:val="none" w:sz="0" w:space="0" w:color="auto"/>
                <w:right w:val="none" w:sz="0" w:space="0" w:color="auto"/>
              </w:divBdr>
            </w:div>
            <w:div w:id="645284757">
              <w:marLeft w:val="480"/>
              <w:marRight w:val="0"/>
              <w:marTop w:val="0"/>
              <w:marBottom w:val="0"/>
              <w:divBdr>
                <w:top w:val="none" w:sz="0" w:space="0" w:color="auto"/>
                <w:left w:val="none" w:sz="0" w:space="0" w:color="auto"/>
                <w:bottom w:val="none" w:sz="0" w:space="0" w:color="auto"/>
                <w:right w:val="none" w:sz="0" w:space="0" w:color="auto"/>
              </w:divBdr>
            </w:div>
            <w:div w:id="645360036">
              <w:marLeft w:val="480"/>
              <w:marRight w:val="0"/>
              <w:marTop w:val="0"/>
              <w:marBottom w:val="0"/>
              <w:divBdr>
                <w:top w:val="none" w:sz="0" w:space="0" w:color="auto"/>
                <w:left w:val="none" w:sz="0" w:space="0" w:color="auto"/>
                <w:bottom w:val="none" w:sz="0" w:space="0" w:color="auto"/>
                <w:right w:val="none" w:sz="0" w:space="0" w:color="auto"/>
              </w:divBdr>
            </w:div>
            <w:div w:id="645473400">
              <w:marLeft w:val="480"/>
              <w:marRight w:val="0"/>
              <w:marTop w:val="0"/>
              <w:marBottom w:val="0"/>
              <w:divBdr>
                <w:top w:val="none" w:sz="0" w:space="0" w:color="auto"/>
                <w:left w:val="none" w:sz="0" w:space="0" w:color="auto"/>
                <w:bottom w:val="none" w:sz="0" w:space="0" w:color="auto"/>
                <w:right w:val="none" w:sz="0" w:space="0" w:color="auto"/>
              </w:divBdr>
            </w:div>
            <w:div w:id="645597529">
              <w:marLeft w:val="480"/>
              <w:marRight w:val="0"/>
              <w:marTop w:val="0"/>
              <w:marBottom w:val="0"/>
              <w:divBdr>
                <w:top w:val="none" w:sz="0" w:space="0" w:color="auto"/>
                <w:left w:val="none" w:sz="0" w:space="0" w:color="auto"/>
                <w:bottom w:val="none" w:sz="0" w:space="0" w:color="auto"/>
                <w:right w:val="none" w:sz="0" w:space="0" w:color="auto"/>
              </w:divBdr>
            </w:div>
            <w:div w:id="645626652">
              <w:marLeft w:val="480"/>
              <w:marRight w:val="0"/>
              <w:marTop w:val="0"/>
              <w:marBottom w:val="0"/>
              <w:divBdr>
                <w:top w:val="none" w:sz="0" w:space="0" w:color="auto"/>
                <w:left w:val="none" w:sz="0" w:space="0" w:color="auto"/>
                <w:bottom w:val="none" w:sz="0" w:space="0" w:color="auto"/>
                <w:right w:val="none" w:sz="0" w:space="0" w:color="auto"/>
              </w:divBdr>
            </w:div>
            <w:div w:id="645663829">
              <w:marLeft w:val="480"/>
              <w:marRight w:val="0"/>
              <w:marTop w:val="0"/>
              <w:marBottom w:val="0"/>
              <w:divBdr>
                <w:top w:val="none" w:sz="0" w:space="0" w:color="auto"/>
                <w:left w:val="none" w:sz="0" w:space="0" w:color="auto"/>
                <w:bottom w:val="none" w:sz="0" w:space="0" w:color="auto"/>
                <w:right w:val="none" w:sz="0" w:space="0" w:color="auto"/>
              </w:divBdr>
            </w:div>
            <w:div w:id="645672069">
              <w:marLeft w:val="480"/>
              <w:marRight w:val="0"/>
              <w:marTop w:val="0"/>
              <w:marBottom w:val="0"/>
              <w:divBdr>
                <w:top w:val="none" w:sz="0" w:space="0" w:color="auto"/>
                <w:left w:val="none" w:sz="0" w:space="0" w:color="auto"/>
                <w:bottom w:val="none" w:sz="0" w:space="0" w:color="auto"/>
                <w:right w:val="none" w:sz="0" w:space="0" w:color="auto"/>
              </w:divBdr>
            </w:div>
            <w:div w:id="645739092">
              <w:marLeft w:val="480"/>
              <w:marRight w:val="0"/>
              <w:marTop w:val="0"/>
              <w:marBottom w:val="0"/>
              <w:divBdr>
                <w:top w:val="none" w:sz="0" w:space="0" w:color="auto"/>
                <w:left w:val="none" w:sz="0" w:space="0" w:color="auto"/>
                <w:bottom w:val="none" w:sz="0" w:space="0" w:color="auto"/>
                <w:right w:val="none" w:sz="0" w:space="0" w:color="auto"/>
              </w:divBdr>
            </w:div>
            <w:div w:id="645740256">
              <w:marLeft w:val="480"/>
              <w:marRight w:val="0"/>
              <w:marTop w:val="0"/>
              <w:marBottom w:val="0"/>
              <w:divBdr>
                <w:top w:val="none" w:sz="0" w:space="0" w:color="auto"/>
                <w:left w:val="none" w:sz="0" w:space="0" w:color="auto"/>
                <w:bottom w:val="none" w:sz="0" w:space="0" w:color="auto"/>
                <w:right w:val="none" w:sz="0" w:space="0" w:color="auto"/>
              </w:divBdr>
            </w:div>
            <w:div w:id="645741698">
              <w:marLeft w:val="480"/>
              <w:marRight w:val="0"/>
              <w:marTop w:val="0"/>
              <w:marBottom w:val="0"/>
              <w:divBdr>
                <w:top w:val="none" w:sz="0" w:space="0" w:color="auto"/>
                <w:left w:val="none" w:sz="0" w:space="0" w:color="auto"/>
                <w:bottom w:val="none" w:sz="0" w:space="0" w:color="auto"/>
                <w:right w:val="none" w:sz="0" w:space="0" w:color="auto"/>
              </w:divBdr>
            </w:div>
            <w:div w:id="645816021">
              <w:marLeft w:val="480"/>
              <w:marRight w:val="0"/>
              <w:marTop w:val="0"/>
              <w:marBottom w:val="0"/>
              <w:divBdr>
                <w:top w:val="none" w:sz="0" w:space="0" w:color="auto"/>
                <w:left w:val="none" w:sz="0" w:space="0" w:color="auto"/>
                <w:bottom w:val="none" w:sz="0" w:space="0" w:color="auto"/>
                <w:right w:val="none" w:sz="0" w:space="0" w:color="auto"/>
              </w:divBdr>
            </w:div>
            <w:div w:id="645817164">
              <w:marLeft w:val="480"/>
              <w:marRight w:val="0"/>
              <w:marTop w:val="0"/>
              <w:marBottom w:val="0"/>
              <w:divBdr>
                <w:top w:val="none" w:sz="0" w:space="0" w:color="auto"/>
                <w:left w:val="none" w:sz="0" w:space="0" w:color="auto"/>
                <w:bottom w:val="none" w:sz="0" w:space="0" w:color="auto"/>
                <w:right w:val="none" w:sz="0" w:space="0" w:color="auto"/>
              </w:divBdr>
            </w:div>
            <w:div w:id="645864550">
              <w:marLeft w:val="480"/>
              <w:marRight w:val="0"/>
              <w:marTop w:val="0"/>
              <w:marBottom w:val="0"/>
              <w:divBdr>
                <w:top w:val="none" w:sz="0" w:space="0" w:color="auto"/>
                <w:left w:val="none" w:sz="0" w:space="0" w:color="auto"/>
                <w:bottom w:val="none" w:sz="0" w:space="0" w:color="auto"/>
                <w:right w:val="none" w:sz="0" w:space="0" w:color="auto"/>
              </w:divBdr>
            </w:div>
            <w:div w:id="645936608">
              <w:marLeft w:val="480"/>
              <w:marRight w:val="0"/>
              <w:marTop w:val="0"/>
              <w:marBottom w:val="0"/>
              <w:divBdr>
                <w:top w:val="none" w:sz="0" w:space="0" w:color="auto"/>
                <w:left w:val="none" w:sz="0" w:space="0" w:color="auto"/>
                <w:bottom w:val="none" w:sz="0" w:space="0" w:color="auto"/>
                <w:right w:val="none" w:sz="0" w:space="0" w:color="auto"/>
              </w:divBdr>
            </w:div>
            <w:div w:id="646085154">
              <w:marLeft w:val="480"/>
              <w:marRight w:val="0"/>
              <w:marTop w:val="0"/>
              <w:marBottom w:val="0"/>
              <w:divBdr>
                <w:top w:val="none" w:sz="0" w:space="0" w:color="auto"/>
                <w:left w:val="none" w:sz="0" w:space="0" w:color="auto"/>
                <w:bottom w:val="none" w:sz="0" w:space="0" w:color="auto"/>
                <w:right w:val="none" w:sz="0" w:space="0" w:color="auto"/>
              </w:divBdr>
            </w:div>
            <w:div w:id="646128878">
              <w:marLeft w:val="480"/>
              <w:marRight w:val="0"/>
              <w:marTop w:val="0"/>
              <w:marBottom w:val="0"/>
              <w:divBdr>
                <w:top w:val="none" w:sz="0" w:space="0" w:color="auto"/>
                <w:left w:val="none" w:sz="0" w:space="0" w:color="auto"/>
                <w:bottom w:val="none" w:sz="0" w:space="0" w:color="auto"/>
                <w:right w:val="none" w:sz="0" w:space="0" w:color="auto"/>
              </w:divBdr>
            </w:div>
            <w:div w:id="646133835">
              <w:marLeft w:val="480"/>
              <w:marRight w:val="0"/>
              <w:marTop w:val="0"/>
              <w:marBottom w:val="0"/>
              <w:divBdr>
                <w:top w:val="none" w:sz="0" w:space="0" w:color="auto"/>
                <w:left w:val="none" w:sz="0" w:space="0" w:color="auto"/>
                <w:bottom w:val="none" w:sz="0" w:space="0" w:color="auto"/>
                <w:right w:val="none" w:sz="0" w:space="0" w:color="auto"/>
              </w:divBdr>
            </w:div>
            <w:div w:id="646134073">
              <w:marLeft w:val="480"/>
              <w:marRight w:val="0"/>
              <w:marTop w:val="0"/>
              <w:marBottom w:val="0"/>
              <w:divBdr>
                <w:top w:val="none" w:sz="0" w:space="0" w:color="auto"/>
                <w:left w:val="none" w:sz="0" w:space="0" w:color="auto"/>
                <w:bottom w:val="none" w:sz="0" w:space="0" w:color="auto"/>
                <w:right w:val="none" w:sz="0" w:space="0" w:color="auto"/>
              </w:divBdr>
            </w:div>
            <w:div w:id="646205973">
              <w:marLeft w:val="480"/>
              <w:marRight w:val="0"/>
              <w:marTop w:val="0"/>
              <w:marBottom w:val="0"/>
              <w:divBdr>
                <w:top w:val="none" w:sz="0" w:space="0" w:color="auto"/>
                <w:left w:val="none" w:sz="0" w:space="0" w:color="auto"/>
                <w:bottom w:val="none" w:sz="0" w:space="0" w:color="auto"/>
                <w:right w:val="none" w:sz="0" w:space="0" w:color="auto"/>
              </w:divBdr>
            </w:div>
            <w:div w:id="646327041">
              <w:marLeft w:val="480"/>
              <w:marRight w:val="0"/>
              <w:marTop w:val="0"/>
              <w:marBottom w:val="0"/>
              <w:divBdr>
                <w:top w:val="none" w:sz="0" w:space="0" w:color="auto"/>
                <w:left w:val="none" w:sz="0" w:space="0" w:color="auto"/>
                <w:bottom w:val="none" w:sz="0" w:space="0" w:color="auto"/>
                <w:right w:val="none" w:sz="0" w:space="0" w:color="auto"/>
              </w:divBdr>
            </w:div>
            <w:div w:id="646395490">
              <w:marLeft w:val="480"/>
              <w:marRight w:val="0"/>
              <w:marTop w:val="0"/>
              <w:marBottom w:val="0"/>
              <w:divBdr>
                <w:top w:val="none" w:sz="0" w:space="0" w:color="auto"/>
                <w:left w:val="none" w:sz="0" w:space="0" w:color="auto"/>
                <w:bottom w:val="none" w:sz="0" w:space="0" w:color="auto"/>
                <w:right w:val="none" w:sz="0" w:space="0" w:color="auto"/>
              </w:divBdr>
            </w:div>
            <w:div w:id="646398156">
              <w:marLeft w:val="480"/>
              <w:marRight w:val="0"/>
              <w:marTop w:val="0"/>
              <w:marBottom w:val="0"/>
              <w:divBdr>
                <w:top w:val="none" w:sz="0" w:space="0" w:color="auto"/>
                <w:left w:val="none" w:sz="0" w:space="0" w:color="auto"/>
                <w:bottom w:val="none" w:sz="0" w:space="0" w:color="auto"/>
                <w:right w:val="none" w:sz="0" w:space="0" w:color="auto"/>
              </w:divBdr>
            </w:div>
            <w:div w:id="646399235">
              <w:marLeft w:val="480"/>
              <w:marRight w:val="0"/>
              <w:marTop w:val="0"/>
              <w:marBottom w:val="0"/>
              <w:divBdr>
                <w:top w:val="none" w:sz="0" w:space="0" w:color="auto"/>
                <w:left w:val="none" w:sz="0" w:space="0" w:color="auto"/>
                <w:bottom w:val="none" w:sz="0" w:space="0" w:color="auto"/>
                <w:right w:val="none" w:sz="0" w:space="0" w:color="auto"/>
              </w:divBdr>
            </w:div>
            <w:div w:id="646515126">
              <w:marLeft w:val="480"/>
              <w:marRight w:val="0"/>
              <w:marTop w:val="0"/>
              <w:marBottom w:val="0"/>
              <w:divBdr>
                <w:top w:val="none" w:sz="0" w:space="0" w:color="auto"/>
                <w:left w:val="none" w:sz="0" w:space="0" w:color="auto"/>
                <w:bottom w:val="none" w:sz="0" w:space="0" w:color="auto"/>
                <w:right w:val="none" w:sz="0" w:space="0" w:color="auto"/>
              </w:divBdr>
            </w:div>
            <w:div w:id="646544547">
              <w:marLeft w:val="480"/>
              <w:marRight w:val="0"/>
              <w:marTop w:val="0"/>
              <w:marBottom w:val="0"/>
              <w:divBdr>
                <w:top w:val="none" w:sz="0" w:space="0" w:color="auto"/>
                <w:left w:val="none" w:sz="0" w:space="0" w:color="auto"/>
                <w:bottom w:val="none" w:sz="0" w:space="0" w:color="auto"/>
                <w:right w:val="none" w:sz="0" w:space="0" w:color="auto"/>
              </w:divBdr>
            </w:div>
            <w:div w:id="646591726">
              <w:marLeft w:val="480"/>
              <w:marRight w:val="0"/>
              <w:marTop w:val="0"/>
              <w:marBottom w:val="0"/>
              <w:divBdr>
                <w:top w:val="none" w:sz="0" w:space="0" w:color="auto"/>
                <w:left w:val="none" w:sz="0" w:space="0" w:color="auto"/>
                <w:bottom w:val="none" w:sz="0" w:space="0" w:color="auto"/>
                <w:right w:val="none" w:sz="0" w:space="0" w:color="auto"/>
              </w:divBdr>
            </w:div>
            <w:div w:id="646664318">
              <w:marLeft w:val="480"/>
              <w:marRight w:val="0"/>
              <w:marTop w:val="0"/>
              <w:marBottom w:val="0"/>
              <w:divBdr>
                <w:top w:val="none" w:sz="0" w:space="0" w:color="auto"/>
                <w:left w:val="none" w:sz="0" w:space="0" w:color="auto"/>
                <w:bottom w:val="none" w:sz="0" w:space="0" w:color="auto"/>
                <w:right w:val="none" w:sz="0" w:space="0" w:color="auto"/>
              </w:divBdr>
            </w:div>
            <w:div w:id="646788635">
              <w:marLeft w:val="480"/>
              <w:marRight w:val="0"/>
              <w:marTop w:val="0"/>
              <w:marBottom w:val="0"/>
              <w:divBdr>
                <w:top w:val="none" w:sz="0" w:space="0" w:color="auto"/>
                <w:left w:val="none" w:sz="0" w:space="0" w:color="auto"/>
                <w:bottom w:val="none" w:sz="0" w:space="0" w:color="auto"/>
                <w:right w:val="none" w:sz="0" w:space="0" w:color="auto"/>
              </w:divBdr>
            </w:div>
            <w:div w:id="646857833">
              <w:marLeft w:val="480"/>
              <w:marRight w:val="0"/>
              <w:marTop w:val="0"/>
              <w:marBottom w:val="0"/>
              <w:divBdr>
                <w:top w:val="none" w:sz="0" w:space="0" w:color="auto"/>
                <w:left w:val="none" w:sz="0" w:space="0" w:color="auto"/>
                <w:bottom w:val="none" w:sz="0" w:space="0" w:color="auto"/>
                <w:right w:val="none" w:sz="0" w:space="0" w:color="auto"/>
              </w:divBdr>
            </w:div>
            <w:div w:id="647053835">
              <w:marLeft w:val="480"/>
              <w:marRight w:val="0"/>
              <w:marTop w:val="0"/>
              <w:marBottom w:val="0"/>
              <w:divBdr>
                <w:top w:val="none" w:sz="0" w:space="0" w:color="auto"/>
                <w:left w:val="none" w:sz="0" w:space="0" w:color="auto"/>
                <w:bottom w:val="none" w:sz="0" w:space="0" w:color="auto"/>
                <w:right w:val="none" w:sz="0" w:space="0" w:color="auto"/>
              </w:divBdr>
            </w:div>
            <w:div w:id="647172967">
              <w:marLeft w:val="480"/>
              <w:marRight w:val="0"/>
              <w:marTop w:val="0"/>
              <w:marBottom w:val="0"/>
              <w:divBdr>
                <w:top w:val="none" w:sz="0" w:space="0" w:color="auto"/>
                <w:left w:val="none" w:sz="0" w:space="0" w:color="auto"/>
                <w:bottom w:val="none" w:sz="0" w:space="0" w:color="auto"/>
                <w:right w:val="none" w:sz="0" w:space="0" w:color="auto"/>
              </w:divBdr>
            </w:div>
            <w:div w:id="647243533">
              <w:marLeft w:val="480"/>
              <w:marRight w:val="0"/>
              <w:marTop w:val="0"/>
              <w:marBottom w:val="0"/>
              <w:divBdr>
                <w:top w:val="none" w:sz="0" w:space="0" w:color="auto"/>
                <w:left w:val="none" w:sz="0" w:space="0" w:color="auto"/>
                <w:bottom w:val="none" w:sz="0" w:space="0" w:color="auto"/>
                <w:right w:val="none" w:sz="0" w:space="0" w:color="auto"/>
              </w:divBdr>
            </w:div>
            <w:div w:id="647562838">
              <w:marLeft w:val="480"/>
              <w:marRight w:val="0"/>
              <w:marTop w:val="0"/>
              <w:marBottom w:val="0"/>
              <w:divBdr>
                <w:top w:val="none" w:sz="0" w:space="0" w:color="auto"/>
                <w:left w:val="none" w:sz="0" w:space="0" w:color="auto"/>
                <w:bottom w:val="none" w:sz="0" w:space="0" w:color="auto"/>
                <w:right w:val="none" w:sz="0" w:space="0" w:color="auto"/>
              </w:divBdr>
            </w:div>
            <w:div w:id="647631805">
              <w:marLeft w:val="480"/>
              <w:marRight w:val="0"/>
              <w:marTop w:val="0"/>
              <w:marBottom w:val="0"/>
              <w:divBdr>
                <w:top w:val="none" w:sz="0" w:space="0" w:color="auto"/>
                <w:left w:val="none" w:sz="0" w:space="0" w:color="auto"/>
                <w:bottom w:val="none" w:sz="0" w:space="0" w:color="auto"/>
                <w:right w:val="none" w:sz="0" w:space="0" w:color="auto"/>
              </w:divBdr>
            </w:div>
            <w:div w:id="647707042">
              <w:marLeft w:val="480"/>
              <w:marRight w:val="0"/>
              <w:marTop w:val="0"/>
              <w:marBottom w:val="0"/>
              <w:divBdr>
                <w:top w:val="none" w:sz="0" w:space="0" w:color="auto"/>
                <w:left w:val="none" w:sz="0" w:space="0" w:color="auto"/>
                <w:bottom w:val="none" w:sz="0" w:space="0" w:color="auto"/>
                <w:right w:val="none" w:sz="0" w:space="0" w:color="auto"/>
              </w:divBdr>
            </w:div>
            <w:div w:id="647711269">
              <w:marLeft w:val="480"/>
              <w:marRight w:val="0"/>
              <w:marTop w:val="0"/>
              <w:marBottom w:val="0"/>
              <w:divBdr>
                <w:top w:val="none" w:sz="0" w:space="0" w:color="auto"/>
                <w:left w:val="none" w:sz="0" w:space="0" w:color="auto"/>
                <w:bottom w:val="none" w:sz="0" w:space="0" w:color="auto"/>
                <w:right w:val="none" w:sz="0" w:space="0" w:color="auto"/>
              </w:divBdr>
            </w:div>
            <w:div w:id="647855319">
              <w:marLeft w:val="480"/>
              <w:marRight w:val="0"/>
              <w:marTop w:val="0"/>
              <w:marBottom w:val="0"/>
              <w:divBdr>
                <w:top w:val="none" w:sz="0" w:space="0" w:color="auto"/>
                <w:left w:val="none" w:sz="0" w:space="0" w:color="auto"/>
                <w:bottom w:val="none" w:sz="0" w:space="0" w:color="auto"/>
                <w:right w:val="none" w:sz="0" w:space="0" w:color="auto"/>
              </w:divBdr>
            </w:div>
            <w:div w:id="647974396">
              <w:marLeft w:val="480"/>
              <w:marRight w:val="0"/>
              <w:marTop w:val="0"/>
              <w:marBottom w:val="0"/>
              <w:divBdr>
                <w:top w:val="none" w:sz="0" w:space="0" w:color="auto"/>
                <w:left w:val="none" w:sz="0" w:space="0" w:color="auto"/>
                <w:bottom w:val="none" w:sz="0" w:space="0" w:color="auto"/>
                <w:right w:val="none" w:sz="0" w:space="0" w:color="auto"/>
              </w:divBdr>
            </w:div>
            <w:div w:id="647980258">
              <w:marLeft w:val="480"/>
              <w:marRight w:val="0"/>
              <w:marTop w:val="0"/>
              <w:marBottom w:val="0"/>
              <w:divBdr>
                <w:top w:val="none" w:sz="0" w:space="0" w:color="auto"/>
                <w:left w:val="none" w:sz="0" w:space="0" w:color="auto"/>
                <w:bottom w:val="none" w:sz="0" w:space="0" w:color="auto"/>
                <w:right w:val="none" w:sz="0" w:space="0" w:color="auto"/>
              </w:divBdr>
            </w:div>
            <w:div w:id="648024074">
              <w:marLeft w:val="480"/>
              <w:marRight w:val="0"/>
              <w:marTop w:val="0"/>
              <w:marBottom w:val="0"/>
              <w:divBdr>
                <w:top w:val="none" w:sz="0" w:space="0" w:color="auto"/>
                <w:left w:val="none" w:sz="0" w:space="0" w:color="auto"/>
                <w:bottom w:val="none" w:sz="0" w:space="0" w:color="auto"/>
                <w:right w:val="none" w:sz="0" w:space="0" w:color="auto"/>
              </w:divBdr>
            </w:div>
            <w:div w:id="648048781">
              <w:marLeft w:val="480"/>
              <w:marRight w:val="0"/>
              <w:marTop w:val="0"/>
              <w:marBottom w:val="0"/>
              <w:divBdr>
                <w:top w:val="none" w:sz="0" w:space="0" w:color="auto"/>
                <w:left w:val="none" w:sz="0" w:space="0" w:color="auto"/>
                <w:bottom w:val="none" w:sz="0" w:space="0" w:color="auto"/>
                <w:right w:val="none" w:sz="0" w:space="0" w:color="auto"/>
              </w:divBdr>
            </w:div>
            <w:div w:id="648292364">
              <w:marLeft w:val="480"/>
              <w:marRight w:val="0"/>
              <w:marTop w:val="0"/>
              <w:marBottom w:val="0"/>
              <w:divBdr>
                <w:top w:val="none" w:sz="0" w:space="0" w:color="auto"/>
                <w:left w:val="none" w:sz="0" w:space="0" w:color="auto"/>
                <w:bottom w:val="none" w:sz="0" w:space="0" w:color="auto"/>
                <w:right w:val="none" w:sz="0" w:space="0" w:color="auto"/>
              </w:divBdr>
            </w:div>
            <w:div w:id="648293498">
              <w:marLeft w:val="480"/>
              <w:marRight w:val="0"/>
              <w:marTop w:val="0"/>
              <w:marBottom w:val="0"/>
              <w:divBdr>
                <w:top w:val="none" w:sz="0" w:space="0" w:color="auto"/>
                <w:left w:val="none" w:sz="0" w:space="0" w:color="auto"/>
                <w:bottom w:val="none" w:sz="0" w:space="0" w:color="auto"/>
                <w:right w:val="none" w:sz="0" w:space="0" w:color="auto"/>
              </w:divBdr>
            </w:div>
            <w:div w:id="648367210">
              <w:marLeft w:val="480"/>
              <w:marRight w:val="0"/>
              <w:marTop w:val="0"/>
              <w:marBottom w:val="0"/>
              <w:divBdr>
                <w:top w:val="none" w:sz="0" w:space="0" w:color="auto"/>
                <w:left w:val="none" w:sz="0" w:space="0" w:color="auto"/>
                <w:bottom w:val="none" w:sz="0" w:space="0" w:color="auto"/>
                <w:right w:val="none" w:sz="0" w:space="0" w:color="auto"/>
              </w:divBdr>
            </w:div>
            <w:div w:id="648436655">
              <w:marLeft w:val="480"/>
              <w:marRight w:val="0"/>
              <w:marTop w:val="0"/>
              <w:marBottom w:val="0"/>
              <w:divBdr>
                <w:top w:val="none" w:sz="0" w:space="0" w:color="auto"/>
                <w:left w:val="none" w:sz="0" w:space="0" w:color="auto"/>
                <w:bottom w:val="none" w:sz="0" w:space="0" w:color="auto"/>
                <w:right w:val="none" w:sz="0" w:space="0" w:color="auto"/>
              </w:divBdr>
            </w:div>
            <w:div w:id="648482610">
              <w:marLeft w:val="480"/>
              <w:marRight w:val="0"/>
              <w:marTop w:val="0"/>
              <w:marBottom w:val="0"/>
              <w:divBdr>
                <w:top w:val="none" w:sz="0" w:space="0" w:color="auto"/>
                <w:left w:val="none" w:sz="0" w:space="0" w:color="auto"/>
                <w:bottom w:val="none" w:sz="0" w:space="0" w:color="auto"/>
                <w:right w:val="none" w:sz="0" w:space="0" w:color="auto"/>
              </w:divBdr>
            </w:div>
            <w:div w:id="648558995">
              <w:marLeft w:val="480"/>
              <w:marRight w:val="0"/>
              <w:marTop w:val="0"/>
              <w:marBottom w:val="0"/>
              <w:divBdr>
                <w:top w:val="none" w:sz="0" w:space="0" w:color="auto"/>
                <w:left w:val="none" w:sz="0" w:space="0" w:color="auto"/>
                <w:bottom w:val="none" w:sz="0" w:space="0" w:color="auto"/>
                <w:right w:val="none" w:sz="0" w:space="0" w:color="auto"/>
              </w:divBdr>
            </w:div>
            <w:div w:id="648559889">
              <w:marLeft w:val="480"/>
              <w:marRight w:val="0"/>
              <w:marTop w:val="0"/>
              <w:marBottom w:val="0"/>
              <w:divBdr>
                <w:top w:val="none" w:sz="0" w:space="0" w:color="auto"/>
                <w:left w:val="none" w:sz="0" w:space="0" w:color="auto"/>
                <w:bottom w:val="none" w:sz="0" w:space="0" w:color="auto"/>
                <w:right w:val="none" w:sz="0" w:space="0" w:color="auto"/>
              </w:divBdr>
            </w:div>
            <w:div w:id="648632378">
              <w:marLeft w:val="480"/>
              <w:marRight w:val="0"/>
              <w:marTop w:val="0"/>
              <w:marBottom w:val="0"/>
              <w:divBdr>
                <w:top w:val="none" w:sz="0" w:space="0" w:color="auto"/>
                <w:left w:val="none" w:sz="0" w:space="0" w:color="auto"/>
                <w:bottom w:val="none" w:sz="0" w:space="0" w:color="auto"/>
                <w:right w:val="none" w:sz="0" w:space="0" w:color="auto"/>
              </w:divBdr>
            </w:div>
            <w:div w:id="648680290">
              <w:marLeft w:val="480"/>
              <w:marRight w:val="0"/>
              <w:marTop w:val="0"/>
              <w:marBottom w:val="0"/>
              <w:divBdr>
                <w:top w:val="none" w:sz="0" w:space="0" w:color="auto"/>
                <w:left w:val="none" w:sz="0" w:space="0" w:color="auto"/>
                <w:bottom w:val="none" w:sz="0" w:space="0" w:color="auto"/>
                <w:right w:val="none" w:sz="0" w:space="0" w:color="auto"/>
              </w:divBdr>
            </w:div>
            <w:div w:id="648746232">
              <w:marLeft w:val="480"/>
              <w:marRight w:val="0"/>
              <w:marTop w:val="0"/>
              <w:marBottom w:val="0"/>
              <w:divBdr>
                <w:top w:val="none" w:sz="0" w:space="0" w:color="auto"/>
                <w:left w:val="none" w:sz="0" w:space="0" w:color="auto"/>
                <w:bottom w:val="none" w:sz="0" w:space="0" w:color="auto"/>
                <w:right w:val="none" w:sz="0" w:space="0" w:color="auto"/>
              </w:divBdr>
            </w:div>
            <w:div w:id="648748464">
              <w:marLeft w:val="480"/>
              <w:marRight w:val="0"/>
              <w:marTop w:val="0"/>
              <w:marBottom w:val="0"/>
              <w:divBdr>
                <w:top w:val="none" w:sz="0" w:space="0" w:color="auto"/>
                <w:left w:val="none" w:sz="0" w:space="0" w:color="auto"/>
                <w:bottom w:val="none" w:sz="0" w:space="0" w:color="auto"/>
                <w:right w:val="none" w:sz="0" w:space="0" w:color="auto"/>
              </w:divBdr>
            </w:div>
            <w:div w:id="648750173">
              <w:marLeft w:val="480"/>
              <w:marRight w:val="0"/>
              <w:marTop w:val="0"/>
              <w:marBottom w:val="0"/>
              <w:divBdr>
                <w:top w:val="none" w:sz="0" w:space="0" w:color="auto"/>
                <w:left w:val="none" w:sz="0" w:space="0" w:color="auto"/>
                <w:bottom w:val="none" w:sz="0" w:space="0" w:color="auto"/>
                <w:right w:val="none" w:sz="0" w:space="0" w:color="auto"/>
              </w:divBdr>
            </w:div>
            <w:div w:id="648751416">
              <w:marLeft w:val="480"/>
              <w:marRight w:val="0"/>
              <w:marTop w:val="0"/>
              <w:marBottom w:val="0"/>
              <w:divBdr>
                <w:top w:val="none" w:sz="0" w:space="0" w:color="auto"/>
                <w:left w:val="none" w:sz="0" w:space="0" w:color="auto"/>
                <w:bottom w:val="none" w:sz="0" w:space="0" w:color="auto"/>
                <w:right w:val="none" w:sz="0" w:space="0" w:color="auto"/>
              </w:divBdr>
            </w:div>
            <w:div w:id="648755828">
              <w:marLeft w:val="480"/>
              <w:marRight w:val="0"/>
              <w:marTop w:val="0"/>
              <w:marBottom w:val="0"/>
              <w:divBdr>
                <w:top w:val="none" w:sz="0" w:space="0" w:color="auto"/>
                <w:left w:val="none" w:sz="0" w:space="0" w:color="auto"/>
                <w:bottom w:val="none" w:sz="0" w:space="0" w:color="auto"/>
                <w:right w:val="none" w:sz="0" w:space="0" w:color="auto"/>
              </w:divBdr>
            </w:div>
            <w:div w:id="648821782">
              <w:marLeft w:val="480"/>
              <w:marRight w:val="0"/>
              <w:marTop w:val="0"/>
              <w:marBottom w:val="0"/>
              <w:divBdr>
                <w:top w:val="none" w:sz="0" w:space="0" w:color="auto"/>
                <w:left w:val="none" w:sz="0" w:space="0" w:color="auto"/>
                <w:bottom w:val="none" w:sz="0" w:space="0" w:color="auto"/>
                <w:right w:val="none" w:sz="0" w:space="0" w:color="auto"/>
              </w:divBdr>
            </w:div>
            <w:div w:id="648903798">
              <w:marLeft w:val="480"/>
              <w:marRight w:val="0"/>
              <w:marTop w:val="0"/>
              <w:marBottom w:val="0"/>
              <w:divBdr>
                <w:top w:val="none" w:sz="0" w:space="0" w:color="auto"/>
                <w:left w:val="none" w:sz="0" w:space="0" w:color="auto"/>
                <w:bottom w:val="none" w:sz="0" w:space="0" w:color="auto"/>
                <w:right w:val="none" w:sz="0" w:space="0" w:color="auto"/>
              </w:divBdr>
            </w:div>
            <w:div w:id="648940056">
              <w:marLeft w:val="480"/>
              <w:marRight w:val="0"/>
              <w:marTop w:val="0"/>
              <w:marBottom w:val="0"/>
              <w:divBdr>
                <w:top w:val="none" w:sz="0" w:space="0" w:color="auto"/>
                <w:left w:val="none" w:sz="0" w:space="0" w:color="auto"/>
                <w:bottom w:val="none" w:sz="0" w:space="0" w:color="auto"/>
                <w:right w:val="none" w:sz="0" w:space="0" w:color="auto"/>
              </w:divBdr>
            </w:div>
            <w:div w:id="648940173">
              <w:marLeft w:val="480"/>
              <w:marRight w:val="0"/>
              <w:marTop w:val="0"/>
              <w:marBottom w:val="0"/>
              <w:divBdr>
                <w:top w:val="none" w:sz="0" w:space="0" w:color="auto"/>
                <w:left w:val="none" w:sz="0" w:space="0" w:color="auto"/>
                <w:bottom w:val="none" w:sz="0" w:space="0" w:color="auto"/>
                <w:right w:val="none" w:sz="0" w:space="0" w:color="auto"/>
              </w:divBdr>
            </w:div>
            <w:div w:id="649092905">
              <w:marLeft w:val="480"/>
              <w:marRight w:val="0"/>
              <w:marTop w:val="0"/>
              <w:marBottom w:val="0"/>
              <w:divBdr>
                <w:top w:val="none" w:sz="0" w:space="0" w:color="auto"/>
                <w:left w:val="none" w:sz="0" w:space="0" w:color="auto"/>
                <w:bottom w:val="none" w:sz="0" w:space="0" w:color="auto"/>
                <w:right w:val="none" w:sz="0" w:space="0" w:color="auto"/>
              </w:divBdr>
            </w:div>
            <w:div w:id="649137254">
              <w:marLeft w:val="480"/>
              <w:marRight w:val="0"/>
              <w:marTop w:val="0"/>
              <w:marBottom w:val="0"/>
              <w:divBdr>
                <w:top w:val="none" w:sz="0" w:space="0" w:color="auto"/>
                <w:left w:val="none" w:sz="0" w:space="0" w:color="auto"/>
                <w:bottom w:val="none" w:sz="0" w:space="0" w:color="auto"/>
                <w:right w:val="none" w:sz="0" w:space="0" w:color="auto"/>
              </w:divBdr>
            </w:div>
            <w:div w:id="649211694">
              <w:marLeft w:val="480"/>
              <w:marRight w:val="0"/>
              <w:marTop w:val="0"/>
              <w:marBottom w:val="0"/>
              <w:divBdr>
                <w:top w:val="none" w:sz="0" w:space="0" w:color="auto"/>
                <w:left w:val="none" w:sz="0" w:space="0" w:color="auto"/>
                <w:bottom w:val="none" w:sz="0" w:space="0" w:color="auto"/>
                <w:right w:val="none" w:sz="0" w:space="0" w:color="auto"/>
              </w:divBdr>
            </w:div>
            <w:div w:id="649216358">
              <w:marLeft w:val="480"/>
              <w:marRight w:val="0"/>
              <w:marTop w:val="0"/>
              <w:marBottom w:val="0"/>
              <w:divBdr>
                <w:top w:val="none" w:sz="0" w:space="0" w:color="auto"/>
                <w:left w:val="none" w:sz="0" w:space="0" w:color="auto"/>
                <w:bottom w:val="none" w:sz="0" w:space="0" w:color="auto"/>
                <w:right w:val="none" w:sz="0" w:space="0" w:color="auto"/>
              </w:divBdr>
            </w:div>
            <w:div w:id="649334277">
              <w:marLeft w:val="480"/>
              <w:marRight w:val="0"/>
              <w:marTop w:val="0"/>
              <w:marBottom w:val="0"/>
              <w:divBdr>
                <w:top w:val="none" w:sz="0" w:space="0" w:color="auto"/>
                <w:left w:val="none" w:sz="0" w:space="0" w:color="auto"/>
                <w:bottom w:val="none" w:sz="0" w:space="0" w:color="auto"/>
                <w:right w:val="none" w:sz="0" w:space="0" w:color="auto"/>
              </w:divBdr>
            </w:div>
            <w:div w:id="649361686">
              <w:marLeft w:val="480"/>
              <w:marRight w:val="0"/>
              <w:marTop w:val="0"/>
              <w:marBottom w:val="0"/>
              <w:divBdr>
                <w:top w:val="none" w:sz="0" w:space="0" w:color="auto"/>
                <w:left w:val="none" w:sz="0" w:space="0" w:color="auto"/>
                <w:bottom w:val="none" w:sz="0" w:space="0" w:color="auto"/>
                <w:right w:val="none" w:sz="0" w:space="0" w:color="auto"/>
              </w:divBdr>
            </w:div>
            <w:div w:id="649477051">
              <w:marLeft w:val="480"/>
              <w:marRight w:val="0"/>
              <w:marTop w:val="0"/>
              <w:marBottom w:val="0"/>
              <w:divBdr>
                <w:top w:val="none" w:sz="0" w:space="0" w:color="auto"/>
                <w:left w:val="none" w:sz="0" w:space="0" w:color="auto"/>
                <w:bottom w:val="none" w:sz="0" w:space="0" w:color="auto"/>
                <w:right w:val="none" w:sz="0" w:space="0" w:color="auto"/>
              </w:divBdr>
            </w:div>
            <w:div w:id="649553702">
              <w:marLeft w:val="480"/>
              <w:marRight w:val="0"/>
              <w:marTop w:val="0"/>
              <w:marBottom w:val="0"/>
              <w:divBdr>
                <w:top w:val="none" w:sz="0" w:space="0" w:color="auto"/>
                <w:left w:val="none" w:sz="0" w:space="0" w:color="auto"/>
                <w:bottom w:val="none" w:sz="0" w:space="0" w:color="auto"/>
                <w:right w:val="none" w:sz="0" w:space="0" w:color="auto"/>
              </w:divBdr>
            </w:div>
            <w:div w:id="649559539">
              <w:marLeft w:val="480"/>
              <w:marRight w:val="0"/>
              <w:marTop w:val="0"/>
              <w:marBottom w:val="0"/>
              <w:divBdr>
                <w:top w:val="none" w:sz="0" w:space="0" w:color="auto"/>
                <w:left w:val="none" w:sz="0" w:space="0" w:color="auto"/>
                <w:bottom w:val="none" w:sz="0" w:space="0" w:color="auto"/>
                <w:right w:val="none" w:sz="0" w:space="0" w:color="auto"/>
              </w:divBdr>
            </w:div>
            <w:div w:id="649670823">
              <w:marLeft w:val="480"/>
              <w:marRight w:val="0"/>
              <w:marTop w:val="0"/>
              <w:marBottom w:val="0"/>
              <w:divBdr>
                <w:top w:val="none" w:sz="0" w:space="0" w:color="auto"/>
                <w:left w:val="none" w:sz="0" w:space="0" w:color="auto"/>
                <w:bottom w:val="none" w:sz="0" w:space="0" w:color="auto"/>
                <w:right w:val="none" w:sz="0" w:space="0" w:color="auto"/>
              </w:divBdr>
            </w:div>
            <w:div w:id="649747831">
              <w:marLeft w:val="480"/>
              <w:marRight w:val="0"/>
              <w:marTop w:val="0"/>
              <w:marBottom w:val="0"/>
              <w:divBdr>
                <w:top w:val="none" w:sz="0" w:space="0" w:color="auto"/>
                <w:left w:val="none" w:sz="0" w:space="0" w:color="auto"/>
                <w:bottom w:val="none" w:sz="0" w:space="0" w:color="auto"/>
                <w:right w:val="none" w:sz="0" w:space="0" w:color="auto"/>
              </w:divBdr>
            </w:div>
            <w:div w:id="649790367">
              <w:marLeft w:val="480"/>
              <w:marRight w:val="0"/>
              <w:marTop w:val="0"/>
              <w:marBottom w:val="0"/>
              <w:divBdr>
                <w:top w:val="none" w:sz="0" w:space="0" w:color="auto"/>
                <w:left w:val="none" w:sz="0" w:space="0" w:color="auto"/>
                <w:bottom w:val="none" w:sz="0" w:space="0" w:color="auto"/>
                <w:right w:val="none" w:sz="0" w:space="0" w:color="auto"/>
              </w:divBdr>
            </w:div>
            <w:div w:id="649793901">
              <w:marLeft w:val="480"/>
              <w:marRight w:val="0"/>
              <w:marTop w:val="0"/>
              <w:marBottom w:val="0"/>
              <w:divBdr>
                <w:top w:val="none" w:sz="0" w:space="0" w:color="auto"/>
                <w:left w:val="none" w:sz="0" w:space="0" w:color="auto"/>
                <w:bottom w:val="none" w:sz="0" w:space="0" w:color="auto"/>
                <w:right w:val="none" w:sz="0" w:space="0" w:color="auto"/>
              </w:divBdr>
            </w:div>
            <w:div w:id="649866358">
              <w:marLeft w:val="480"/>
              <w:marRight w:val="0"/>
              <w:marTop w:val="0"/>
              <w:marBottom w:val="0"/>
              <w:divBdr>
                <w:top w:val="none" w:sz="0" w:space="0" w:color="auto"/>
                <w:left w:val="none" w:sz="0" w:space="0" w:color="auto"/>
                <w:bottom w:val="none" w:sz="0" w:space="0" w:color="auto"/>
                <w:right w:val="none" w:sz="0" w:space="0" w:color="auto"/>
              </w:divBdr>
            </w:div>
            <w:div w:id="650057469">
              <w:marLeft w:val="480"/>
              <w:marRight w:val="0"/>
              <w:marTop w:val="0"/>
              <w:marBottom w:val="0"/>
              <w:divBdr>
                <w:top w:val="none" w:sz="0" w:space="0" w:color="auto"/>
                <w:left w:val="none" w:sz="0" w:space="0" w:color="auto"/>
                <w:bottom w:val="none" w:sz="0" w:space="0" w:color="auto"/>
                <w:right w:val="none" w:sz="0" w:space="0" w:color="auto"/>
              </w:divBdr>
            </w:div>
            <w:div w:id="650064851">
              <w:marLeft w:val="480"/>
              <w:marRight w:val="0"/>
              <w:marTop w:val="0"/>
              <w:marBottom w:val="0"/>
              <w:divBdr>
                <w:top w:val="none" w:sz="0" w:space="0" w:color="auto"/>
                <w:left w:val="none" w:sz="0" w:space="0" w:color="auto"/>
                <w:bottom w:val="none" w:sz="0" w:space="0" w:color="auto"/>
                <w:right w:val="none" w:sz="0" w:space="0" w:color="auto"/>
              </w:divBdr>
            </w:div>
            <w:div w:id="650065864">
              <w:marLeft w:val="480"/>
              <w:marRight w:val="0"/>
              <w:marTop w:val="0"/>
              <w:marBottom w:val="0"/>
              <w:divBdr>
                <w:top w:val="none" w:sz="0" w:space="0" w:color="auto"/>
                <w:left w:val="none" w:sz="0" w:space="0" w:color="auto"/>
                <w:bottom w:val="none" w:sz="0" w:space="0" w:color="auto"/>
                <w:right w:val="none" w:sz="0" w:space="0" w:color="auto"/>
              </w:divBdr>
            </w:div>
            <w:div w:id="650137045">
              <w:marLeft w:val="480"/>
              <w:marRight w:val="0"/>
              <w:marTop w:val="0"/>
              <w:marBottom w:val="0"/>
              <w:divBdr>
                <w:top w:val="none" w:sz="0" w:space="0" w:color="auto"/>
                <w:left w:val="none" w:sz="0" w:space="0" w:color="auto"/>
                <w:bottom w:val="none" w:sz="0" w:space="0" w:color="auto"/>
                <w:right w:val="none" w:sz="0" w:space="0" w:color="auto"/>
              </w:divBdr>
            </w:div>
            <w:div w:id="650184223">
              <w:marLeft w:val="480"/>
              <w:marRight w:val="0"/>
              <w:marTop w:val="0"/>
              <w:marBottom w:val="0"/>
              <w:divBdr>
                <w:top w:val="none" w:sz="0" w:space="0" w:color="auto"/>
                <w:left w:val="none" w:sz="0" w:space="0" w:color="auto"/>
                <w:bottom w:val="none" w:sz="0" w:space="0" w:color="auto"/>
                <w:right w:val="none" w:sz="0" w:space="0" w:color="auto"/>
              </w:divBdr>
            </w:div>
            <w:div w:id="650215312">
              <w:marLeft w:val="480"/>
              <w:marRight w:val="0"/>
              <w:marTop w:val="0"/>
              <w:marBottom w:val="0"/>
              <w:divBdr>
                <w:top w:val="none" w:sz="0" w:space="0" w:color="auto"/>
                <w:left w:val="none" w:sz="0" w:space="0" w:color="auto"/>
                <w:bottom w:val="none" w:sz="0" w:space="0" w:color="auto"/>
                <w:right w:val="none" w:sz="0" w:space="0" w:color="auto"/>
              </w:divBdr>
            </w:div>
            <w:div w:id="650325469">
              <w:marLeft w:val="480"/>
              <w:marRight w:val="0"/>
              <w:marTop w:val="0"/>
              <w:marBottom w:val="0"/>
              <w:divBdr>
                <w:top w:val="none" w:sz="0" w:space="0" w:color="auto"/>
                <w:left w:val="none" w:sz="0" w:space="0" w:color="auto"/>
                <w:bottom w:val="none" w:sz="0" w:space="0" w:color="auto"/>
                <w:right w:val="none" w:sz="0" w:space="0" w:color="auto"/>
              </w:divBdr>
            </w:div>
            <w:div w:id="650328430">
              <w:marLeft w:val="480"/>
              <w:marRight w:val="0"/>
              <w:marTop w:val="0"/>
              <w:marBottom w:val="0"/>
              <w:divBdr>
                <w:top w:val="none" w:sz="0" w:space="0" w:color="auto"/>
                <w:left w:val="none" w:sz="0" w:space="0" w:color="auto"/>
                <w:bottom w:val="none" w:sz="0" w:space="0" w:color="auto"/>
                <w:right w:val="none" w:sz="0" w:space="0" w:color="auto"/>
              </w:divBdr>
            </w:div>
            <w:div w:id="650332455">
              <w:marLeft w:val="480"/>
              <w:marRight w:val="0"/>
              <w:marTop w:val="0"/>
              <w:marBottom w:val="0"/>
              <w:divBdr>
                <w:top w:val="none" w:sz="0" w:space="0" w:color="auto"/>
                <w:left w:val="none" w:sz="0" w:space="0" w:color="auto"/>
                <w:bottom w:val="none" w:sz="0" w:space="0" w:color="auto"/>
                <w:right w:val="none" w:sz="0" w:space="0" w:color="auto"/>
              </w:divBdr>
            </w:div>
            <w:div w:id="650334104">
              <w:marLeft w:val="480"/>
              <w:marRight w:val="0"/>
              <w:marTop w:val="0"/>
              <w:marBottom w:val="0"/>
              <w:divBdr>
                <w:top w:val="none" w:sz="0" w:space="0" w:color="auto"/>
                <w:left w:val="none" w:sz="0" w:space="0" w:color="auto"/>
                <w:bottom w:val="none" w:sz="0" w:space="0" w:color="auto"/>
                <w:right w:val="none" w:sz="0" w:space="0" w:color="auto"/>
              </w:divBdr>
            </w:div>
            <w:div w:id="650405764">
              <w:marLeft w:val="480"/>
              <w:marRight w:val="0"/>
              <w:marTop w:val="0"/>
              <w:marBottom w:val="0"/>
              <w:divBdr>
                <w:top w:val="none" w:sz="0" w:space="0" w:color="auto"/>
                <w:left w:val="none" w:sz="0" w:space="0" w:color="auto"/>
                <w:bottom w:val="none" w:sz="0" w:space="0" w:color="auto"/>
                <w:right w:val="none" w:sz="0" w:space="0" w:color="auto"/>
              </w:divBdr>
            </w:div>
            <w:div w:id="650522757">
              <w:marLeft w:val="480"/>
              <w:marRight w:val="0"/>
              <w:marTop w:val="0"/>
              <w:marBottom w:val="0"/>
              <w:divBdr>
                <w:top w:val="none" w:sz="0" w:space="0" w:color="auto"/>
                <w:left w:val="none" w:sz="0" w:space="0" w:color="auto"/>
                <w:bottom w:val="none" w:sz="0" w:space="0" w:color="auto"/>
                <w:right w:val="none" w:sz="0" w:space="0" w:color="auto"/>
              </w:divBdr>
            </w:div>
            <w:div w:id="650643016">
              <w:marLeft w:val="480"/>
              <w:marRight w:val="0"/>
              <w:marTop w:val="0"/>
              <w:marBottom w:val="0"/>
              <w:divBdr>
                <w:top w:val="none" w:sz="0" w:space="0" w:color="auto"/>
                <w:left w:val="none" w:sz="0" w:space="0" w:color="auto"/>
                <w:bottom w:val="none" w:sz="0" w:space="0" w:color="auto"/>
                <w:right w:val="none" w:sz="0" w:space="0" w:color="auto"/>
              </w:divBdr>
            </w:div>
            <w:div w:id="650715804">
              <w:marLeft w:val="480"/>
              <w:marRight w:val="0"/>
              <w:marTop w:val="0"/>
              <w:marBottom w:val="0"/>
              <w:divBdr>
                <w:top w:val="none" w:sz="0" w:space="0" w:color="auto"/>
                <w:left w:val="none" w:sz="0" w:space="0" w:color="auto"/>
                <w:bottom w:val="none" w:sz="0" w:space="0" w:color="auto"/>
                <w:right w:val="none" w:sz="0" w:space="0" w:color="auto"/>
              </w:divBdr>
            </w:div>
            <w:div w:id="650790216">
              <w:marLeft w:val="480"/>
              <w:marRight w:val="0"/>
              <w:marTop w:val="0"/>
              <w:marBottom w:val="0"/>
              <w:divBdr>
                <w:top w:val="none" w:sz="0" w:space="0" w:color="auto"/>
                <w:left w:val="none" w:sz="0" w:space="0" w:color="auto"/>
                <w:bottom w:val="none" w:sz="0" w:space="0" w:color="auto"/>
                <w:right w:val="none" w:sz="0" w:space="0" w:color="auto"/>
              </w:divBdr>
            </w:div>
            <w:div w:id="650795891">
              <w:marLeft w:val="480"/>
              <w:marRight w:val="0"/>
              <w:marTop w:val="0"/>
              <w:marBottom w:val="0"/>
              <w:divBdr>
                <w:top w:val="none" w:sz="0" w:space="0" w:color="auto"/>
                <w:left w:val="none" w:sz="0" w:space="0" w:color="auto"/>
                <w:bottom w:val="none" w:sz="0" w:space="0" w:color="auto"/>
                <w:right w:val="none" w:sz="0" w:space="0" w:color="auto"/>
              </w:divBdr>
            </w:div>
            <w:div w:id="650907302">
              <w:marLeft w:val="480"/>
              <w:marRight w:val="0"/>
              <w:marTop w:val="0"/>
              <w:marBottom w:val="0"/>
              <w:divBdr>
                <w:top w:val="none" w:sz="0" w:space="0" w:color="auto"/>
                <w:left w:val="none" w:sz="0" w:space="0" w:color="auto"/>
                <w:bottom w:val="none" w:sz="0" w:space="0" w:color="auto"/>
                <w:right w:val="none" w:sz="0" w:space="0" w:color="auto"/>
              </w:divBdr>
            </w:div>
            <w:div w:id="651064727">
              <w:marLeft w:val="480"/>
              <w:marRight w:val="0"/>
              <w:marTop w:val="0"/>
              <w:marBottom w:val="0"/>
              <w:divBdr>
                <w:top w:val="none" w:sz="0" w:space="0" w:color="auto"/>
                <w:left w:val="none" w:sz="0" w:space="0" w:color="auto"/>
                <w:bottom w:val="none" w:sz="0" w:space="0" w:color="auto"/>
                <w:right w:val="none" w:sz="0" w:space="0" w:color="auto"/>
              </w:divBdr>
            </w:div>
            <w:div w:id="651101018">
              <w:marLeft w:val="480"/>
              <w:marRight w:val="0"/>
              <w:marTop w:val="0"/>
              <w:marBottom w:val="0"/>
              <w:divBdr>
                <w:top w:val="none" w:sz="0" w:space="0" w:color="auto"/>
                <w:left w:val="none" w:sz="0" w:space="0" w:color="auto"/>
                <w:bottom w:val="none" w:sz="0" w:space="0" w:color="auto"/>
                <w:right w:val="none" w:sz="0" w:space="0" w:color="auto"/>
              </w:divBdr>
            </w:div>
            <w:div w:id="651250622">
              <w:marLeft w:val="480"/>
              <w:marRight w:val="0"/>
              <w:marTop w:val="0"/>
              <w:marBottom w:val="0"/>
              <w:divBdr>
                <w:top w:val="none" w:sz="0" w:space="0" w:color="auto"/>
                <w:left w:val="none" w:sz="0" w:space="0" w:color="auto"/>
                <w:bottom w:val="none" w:sz="0" w:space="0" w:color="auto"/>
                <w:right w:val="none" w:sz="0" w:space="0" w:color="auto"/>
              </w:divBdr>
            </w:div>
            <w:div w:id="651252850">
              <w:marLeft w:val="480"/>
              <w:marRight w:val="0"/>
              <w:marTop w:val="0"/>
              <w:marBottom w:val="0"/>
              <w:divBdr>
                <w:top w:val="none" w:sz="0" w:space="0" w:color="auto"/>
                <w:left w:val="none" w:sz="0" w:space="0" w:color="auto"/>
                <w:bottom w:val="none" w:sz="0" w:space="0" w:color="auto"/>
                <w:right w:val="none" w:sz="0" w:space="0" w:color="auto"/>
              </w:divBdr>
            </w:div>
            <w:div w:id="651254312">
              <w:marLeft w:val="480"/>
              <w:marRight w:val="0"/>
              <w:marTop w:val="0"/>
              <w:marBottom w:val="0"/>
              <w:divBdr>
                <w:top w:val="none" w:sz="0" w:space="0" w:color="auto"/>
                <w:left w:val="none" w:sz="0" w:space="0" w:color="auto"/>
                <w:bottom w:val="none" w:sz="0" w:space="0" w:color="auto"/>
                <w:right w:val="none" w:sz="0" w:space="0" w:color="auto"/>
              </w:divBdr>
            </w:div>
            <w:div w:id="651299379">
              <w:marLeft w:val="480"/>
              <w:marRight w:val="0"/>
              <w:marTop w:val="0"/>
              <w:marBottom w:val="0"/>
              <w:divBdr>
                <w:top w:val="none" w:sz="0" w:space="0" w:color="auto"/>
                <w:left w:val="none" w:sz="0" w:space="0" w:color="auto"/>
                <w:bottom w:val="none" w:sz="0" w:space="0" w:color="auto"/>
                <w:right w:val="none" w:sz="0" w:space="0" w:color="auto"/>
              </w:divBdr>
            </w:div>
            <w:div w:id="651328806">
              <w:marLeft w:val="480"/>
              <w:marRight w:val="0"/>
              <w:marTop w:val="0"/>
              <w:marBottom w:val="0"/>
              <w:divBdr>
                <w:top w:val="none" w:sz="0" w:space="0" w:color="auto"/>
                <w:left w:val="none" w:sz="0" w:space="0" w:color="auto"/>
                <w:bottom w:val="none" w:sz="0" w:space="0" w:color="auto"/>
                <w:right w:val="none" w:sz="0" w:space="0" w:color="auto"/>
              </w:divBdr>
            </w:div>
            <w:div w:id="651451762">
              <w:marLeft w:val="480"/>
              <w:marRight w:val="0"/>
              <w:marTop w:val="0"/>
              <w:marBottom w:val="0"/>
              <w:divBdr>
                <w:top w:val="none" w:sz="0" w:space="0" w:color="auto"/>
                <w:left w:val="none" w:sz="0" w:space="0" w:color="auto"/>
                <w:bottom w:val="none" w:sz="0" w:space="0" w:color="auto"/>
                <w:right w:val="none" w:sz="0" w:space="0" w:color="auto"/>
              </w:divBdr>
            </w:div>
            <w:div w:id="651494178">
              <w:marLeft w:val="480"/>
              <w:marRight w:val="0"/>
              <w:marTop w:val="0"/>
              <w:marBottom w:val="0"/>
              <w:divBdr>
                <w:top w:val="none" w:sz="0" w:space="0" w:color="auto"/>
                <w:left w:val="none" w:sz="0" w:space="0" w:color="auto"/>
                <w:bottom w:val="none" w:sz="0" w:space="0" w:color="auto"/>
                <w:right w:val="none" w:sz="0" w:space="0" w:color="auto"/>
              </w:divBdr>
            </w:div>
            <w:div w:id="651561564">
              <w:marLeft w:val="480"/>
              <w:marRight w:val="0"/>
              <w:marTop w:val="0"/>
              <w:marBottom w:val="0"/>
              <w:divBdr>
                <w:top w:val="none" w:sz="0" w:space="0" w:color="auto"/>
                <w:left w:val="none" w:sz="0" w:space="0" w:color="auto"/>
                <w:bottom w:val="none" w:sz="0" w:space="0" w:color="auto"/>
                <w:right w:val="none" w:sz="0" w:space="0" w:color="auto"/>
              </w:divBdr>
            </w:div>
            <w:div w:id="651570110">
              <w:marLeft w:val="480"/>
              <w:marRight w:val="0"/>
              <w:marTop w:val="0"/>
              <w:marBottom w:val="0"/>
              <w:divBdr>
                <w:top w:val="none" w:sz="0" w:space="0" w:color="auto"/>
                <w:left w:val="none" w:sz="0" w:space="0" w:color="auto"/>
                <w:bottom w:val="none" w:sz="0" w:space="0" w:color="auto"/>
                <w:right w:val="none" w:sz="0" w:space="0" w:color="auto"/>
              </w:divBdr>
            </w:div>
            <w:div w:id="651638014">
              <w:marLeft w:val="480"/>
              <w:marRight w:val="0"/>
              <w:marTop w:val="0"/>
              <w:marBottom w:val="0"/>
              <w:divBdr>
                <w:top w:val="none" w:sz="0" w:space="0" w:color="auto"/>
                <w:left w:val="none" w:sz="0" w:space="0" w:color="auto"/>
                <w:bottom w:val="none" w:sz="0" w:space="0" w:color="auto"/>
                <w:right w:val="none" w:sz="0" w:space="0" w:color="auto"/>
              </w:divBdr>
            </w:div>
            <w:div w:id="651641586">
              <w:marLeft w:val="480"/>
              <w:marRight w:val="0"/>
              <w:marTop w:val="0"/>
              <w:marBottom w:val="0"/>
              <w:divBdr>
                <w:top w:val="none" w:sz="0" w:space="0" w:color="auto"/>
                <w:left w:val="none" w:sz="0" w:space="0" w:color="auto"/>
                <w:bottom w:val="none" w:sz="0" w:space="0" w:color="auto"/>
                <w:right w:val="none" w:sz="0" w:space="0" w:color="auto"/>
              </w:divBdr>
            </w:div>
            <w:div w:id="651719350">
              <w:marLeft w:val="480"/>
              <w:marRight w:val="0"/>
              <w:marTop w:val="0"/>
              <w:marBottom w:val="0"/>
              <w:divBdr>
                <w:top w:val="none" w:sz="0" w:space="0" w:color="auto"/>
                <w:left w:val="none" w:sz="0" w:space="0" w:color="auto"/>
                <w:bottom w:val="none" w:sz="0" w:space="0" w:color="auto"/>
                <w:right w:val="none" w:sz="0" w:space="0" w:color="auto"/>
              </w:divBdr>
            </w:div>
            <w:div w:id="651786778">
              <w:marLeft w:val="480"/>
              <w:marRight w:val="0"/>
              <w:marTop w:val="0"/>
              <w:marBottom w:val="0"/>
              <w:divBdr>
                <w:top w:val="none" w:sz="0" w:space="0" w:color="auto"/>
                <w:left w:val="none" w:sz="0" w:space="0" w:color="auto"/>
                <w:bottom w:val="none" w:sz="0" w:space="0" w:color="auto"/>
                <w:right w:val="none" w:sz="0" w:space="0" w:color="auto"/>
              </w:divBdr>
            </w:div>
            <w:div w:id="651830249">
              <w:marLeft w:val="480"/>
              <w:marRight w:val="0"/>
              <w:marTop w:val="0"/>
              <w:marBottom w:val="0"/>
              <w:divBdr>
                <w:top w:val="none" w:sz="0" w:space="0" w:color="auto"/>
                <w:left w:val="none" w:sz="0" w:space="0" w:color="auto"/>
                <w:bottom w:val="none" w:sz="0" w:space="0" w:color="auto"/>
                <w:right w:val="none" w:sz="0" w:space="0" w:color="auto"/>
              </w:divBdr>
            </w:div>
            <w:div w:id="651830530">
              <w:marLeft w:val="480"/>
              <w:marRight w:val="0"/>
              <w:marTop w:val="0"/>
              <w:marBottom w:val="0"/>
              <w:divBdr>
                <w:top w:val="none" w:sz="0" w:space="0" w:color="auto"/>
                <w:left w:val="none" w:sz="0" w:space="0" w:color="auto"/>
                <w:bottom w:val="none" w:sz="0" w:space="0" w:color="auto"/>
                <w:right w:val="none" w:sz="0" w:space="0" w:color="auto"/>
              </w:divBdr>
            </w:div>
            <w:div w:id="651906186">
              <w:marLeft w:val="480"/>
              <w:marRight w:val="0"/>
              <w:marTop w:val="0"/>
              <w:marBottom w:val="0"/>
              <w:divBdr>
                <w:top w:val="none" w:sz="0" w:space="0" w:color="auto"/>
                <w:left w:val="none" w:sz="0" w:space="0" w:color="auto"/>
                <w:bottom w:val="none" w:sz="0" w:space="0" w:color="auto"/>
                <w:right w:val="none" w:sz="0" w:space="0" w:color="auto"/>
              </w:divBdr>
            </w:div>
            <w:div w:id="651954062">
              <w:marLeft w:val="480"/>
              <w:marRight w:val="0"/>
              <w:marTop w:val="0"/>
              <w:marBottom w:val="0"/>
              <w:divBdr>
                <w:top w:val="none" w:sz="0" w:space="0" w:color="auto"/>
                <w:left w:val="none" w:sz="0" w:space="0" w:color="auto"/>
                <w:bottom w:val="none" w:sz="0" w:space="0" w:color="auto"/>
                <w:right w:val="none" w:sz="0" w:space="0" w:color="auto"/>
              </w:divBdr>
            </w:div>
            <w:div w:id="652105487">
              <w:marLeft w:val="480"/>
              <w:marRight w:val="0"/>
              <w:marTop w:val="0"/>
              <w:marBottom w:val="0"/>
              <w:divBdr>
                <w:top w:val="none" w:sz="0" w:space="0" w:color="auto"/>
                <w:left w:val="none" w:sz="0" w:space="0" w:color="auto"/>
                <w:bottom w:val="none" w:sz="0" w:space="0" w:color="auto"/>
                <w:right w:val="none" w:sz="0" w:space="0" w:color="auto"/>
              </w:divBdr>
            </w:div>
            <w:div w:id="652222336">
              <w:marLeft w:val="480"/>
              <w:marRight w:val="0"/>
              <w:marTop w:val="0"/>
              <w:marBottom w:val="0"/>
              <w:divBdr>
                <w:top w:val="none" w:sz="0" w:space="0" w:color="auto"/>
                <w:left w:val="none" w:sz="0" w:space="0" w:color="auto"/>
                <w:bottom w:val="none" w:sz="0" w:space="0" w:color="auto"/>
                <w:right w:val="none" w:sz="0" w:space="0" w:color="auto"/>
              </w:divBdr>
            </w:div>
            <w:div w:id="652293232">
              <w:marLeft w:val="480"/>
              <w:marRight w:val="0"/>
              <w:marTop w:val="0"/>
              <w:marBottom w:val="0"/>
              <w:divBdr>
                <w:top w:val="none" w:sz="0" w:space="0" w:color="auto"/>
                <w:left w:val="none" w:sz="0" w:space="0" w:color="auto"/>
                <w:bottom w:val="none" w:sz="0" w:space="0" w:color="auto"/>
                <w:right w:val="none" w:sz="0" w:space="0" w:color="auto"/>
              </w:divBdr>
            </w:div>
            <w:div w:id="652295859">
              <w:marLeft w:val="480"/>
              <w:marRight w:val="0"/>
              <w:marTop w:val="0"/>
              <w:marBottom w:val="0"/>
              <w:divBdr>
                <w:top w:val="none" w:sz="0" w:space="0" w:color="auto"/>
                <w:left w:val="none" w:sz="0" w:space="0" w:color="auto"/>
                <w:bottom w:val="none" w:sz="0" w:space="0" w:color="auto"/>
                <w:right w:val="none" w:sz="0" w:space="0" w:color="auto"/>
              </w:divBdr>
            </w:div>
            <w:div w:id="652412693">
              <w:marLeft w:val="480"/>
              <w:marRight w:val="0"/>
              <w:marTop w:val="0"/>
              <w:marBottom w:val="0"/>
              <w:divBdr>
                <w:top w:val="none" w:sz="0" w:space="0" w:color="auto"/>
                <w:left w:val="none" w:sz="0" w:space="0" w:color="auto"/>
                <w:bottom w:val="none" w:sz="0" w:space="0" w:color="auto"/>
                <w:right w:val="none" w:sz="0" w:space="0" w:color="auto"/>
              </w:divBdr>
            </w:div>
            <w:div w:id="652493625">
              <w:marLeft w:val="480"/>
              <w:marRight w:val="0"/>
              <w:marTop w:val="0"/>
              <w:marBottom w:val="0"/>
              <w:divBdr>
                <w:top w:val="none" w:sz="0" w:space="0" w:color="auto"/>
                <w:left w:val="none" w:sz="0" w:space="0" w:color="auto"/>
                <w:bottom w:val="none" w:sz="0" w:space="0" w:color="auto"/>
                <w:right w:val="none" w:sz="0" w:space="0" w:color="auto"/>
              </w:divBdr>
            </w:div>
            <w:div w:id="653068381">
              <w:marLeft w:val="480"/>
              <w:marRight w:val="0"/>
              <w:marTop w:val="0"/>
              <w:marBottom w:val="0"/>
              <w:divBdr>
                <w:top w:val="none" w:sz="0" w:space="0" w:color="auto"/>
                <w:left w:val="none" w:sz="0" w:space="0" w:color="auto"/>
                <w:bottom w:val="none" w:sz="0" w:space="0" w:color="auto"/>
                <w:right w:val="none" w:sz="0" w:space="0" w:color="auto"/>
              </w:divBdr>
            </w:div>
            <w:div w:id="653141747">
              <w:marLeft w:val="480"/>
              <w:marRight w:val="0"/>
              <w:marTop w:val="0"/>
              <w:marBottom w:val="0"/>
              <w:divBdr>
                <w:top w:val="none" w:sz="0" w:space="0" w:color="auto"/>
                <w:left w:val="none" w:sz="0" w:space="0" w:color="auto"/>
                <w:bottom w:val="none" w:sz="0" w:space="0" w:color="auto"/>
                <w:right w:val="none" w:sz="0" w:space="0" w:color="auto"/>
              </w:divBdr>
            </w:div>
            <w:div w:id="653219358">
              <w:marLeft w:val="480"/>
              <w:marRight w:val="0"/>
              <w:marTop w:val="0"/>
              <w:marBottom w:val="0"/>
              <w:divBdr>
                <w:top w:val="none" w:sz="0" w:space="0" w:color="auto"/>
                <w:left w:val="none" w:sz="0" w:space="0" w:color="auto"/>
                <w:bottom w:val="none" w:sz="0" w:space="0" w:color="auto"/>
                <w:right w:val="none" w:sz="0" w:space="0" w:color="auto"/>
              </w:divBdr>
            </w:div>
            <w:div w:id="653223102">
              <w:marLeft w:val="480"/>
              <w:marRight w:val="0"/>
              <w:marTop w:val="0"/>
              <w:marBottom w:val="0"/>
              <w:divBdr>
                <w:top w:val="none" w:sz="0" w:space="0" w:color="auto"/>
                <w:left w:val="none" w:sz="0" w:space="0" w:color="auto"/>
                <w:bottom w:val="none" w:sz="0" w:space="0" w:color="auto"/>
                <w:right w:val="none" w:sz="0" w:space="0" w:color="auto"/>
              </w:divBdr>
            </w:div>
            <w:div w:id="653335203">
              <w:marLeft w:val="480"/>
              <w:marRight w:val="0"/>
              <w:marTop w:val="0"/>
              <w:marBottom w:val="0"/>
              <w:divBdr>
                <w:top w:val="none" w:sz="0" w:space="0" w:color="auto"/>
                <w:left w:val="none" w:sz="0" w:space="0" w:color="auto"/>
                <w:bottom w:val="none" w:sz="0" w:space="0" w:color="auto"/>
                <w:right w:val="none" w:sz="0" w:space="0" w:color="auto"/>
              </w:divBdr>
            </w:div>
            <w:div w:id="653412676">
              <w:marLeft w:val="480"/>
              <w:marRight w:val="0"/>
              <w:marTop w:val="0"/>
              <w:marBottom w:val="0"/>
              <w:divBdr>
                <w:top w:val="none" w:sz="0" w:space="0" w:color="auto"/>
                <w:left w:val="none" w:sz="0" w:space="0" w:color="auto"/>
                <w:bottom w:val="none" w:sz="0" w:space="0" w:color="auto"/>
                <w:right w:val="none" w:sz="0" w:space="0" w:color="auto"/>
              </w:divBdr>
            </w:div>
            <w:div w:id="653460699">
              <w:marLeft w:val="480"/>
              <w:marRight w:val="0"/>
              <w:marTop w:val="0"/>
              <w:marBottom w:val="0"/>
              <w:divBdr>
                <w:top w:val="none" w:sz="0" w:space="0" w:color="auto"/>
                <w:left w:val="none" w:sz="0" w:space="0" w:color="auto"/>
                <w:bottom w:val="none" w:sz="0" w:space="0" w:color="auto"/>
                <w:right w:val="none" w:sz="0" w:space="0" w:color="auto"/>
              </w:divBdr>
            </w:div>
            <w:div w:id="653488339">
              <w:marLeft w:val="480"/>
              <w:marRight w:val="0"/>
              <w:marTop w:val="0"/>
              <w:marBottom w:val="0"/>
              <w:divBdr>
                <w:top w:val="none" w:sz="0" w:space="0" w:color="auto"/>
                <w:left w:val="none" w:sz="0" w:space="0" w:color="auto"/>
                <w:bottom w:val="none" w:sz="0" w:space="0" w:color="auto"/>
                <w:right w:val="none" w:sz="0" w:space="0" w:color="auto"/>
              </w:divBdr>
            </w:div>
            <w:div w:id="653491351">
              <w:marLeft w:val="480"/>
              <w:marRight w:val="0"/>
              <w:marTop w:val="0"/>
              <w:marBottom w:val="0"/>
              <w:divBdr>
                <w:top w:val="none" w:sz="0" w:space="0" w:color="auto"/>
                <w:left w:val="none" w:sz="0" w:space="0" w:color="auto"/>
                <w:bottom w:val="none" w:sz="0" w:space="0" w:color="auto"/>
                <w:right w:val="none" w:sz="0" w:space="0" w:color="auto"/>
              </w:divBdr>
            </w:div>
            <w:div w:id="653528922">
              <w:marLeft w:val="480"/>
              <w:marRight w:val="0"/>
              <w:marTop w:val="0"/>
              <w:marBottom w:val="0"/>
              <w:divBdr>
                <w:top w:val="none" w:sz="0" w:space="0" w:color="auto"/>
                <w:left w:val="none" w:sz="0" w:space="0" w:color="auto"/>
                <w:bottom w:val="none" w:sz="0" w:space="0" w:color="auto"/>
                <w:right w:val="none" w:sz="0" w:space="0" w:color="auto"/>
              </w:divBdr>
            </w:div>
            <w:div w:id="653682724">
              <w:marLeft w:val="480"/>
              <w:marRight w:val="0"/>
              <w:marTop w:val="0"/>
              <w:marBottom w:val="0"/>
              <w:divBdr>
                <w:top w:val="none" w:sz="0" w:space="0" w:color="auto"/>
                <w:left w:val="none" w:sz="0" w:space="0" w:color="auto"/>
                <w:bottom w:val="none" w:sz="0" w:space="0" w:color="auto"/>
                <w:right w:val="none" w:sz="0" w:space="0" w:color="auto"/>
              </w:divBdr>
            </w:div>
            <w:div w:id="653726863">
              <w:marLeft w:val="480"/>
              <w:marRight w:val="0"/>
              <w:marTop w:val="0"/>
              <w:marBottom w:val="0"/>
              <w:divBdr>
                <w:top w:val="none" w:sz="0" w:space="0" w:color="auto"/>
                <w:left w:val="none" w:sz="0" w:space="0" w:color="auto"/>
                <w:bottom w:val="none" w:sz="0" w:space="0" w:color="auto"/>
                <w:right w:val="none" w:sz="0" w:space="0" w:color="auto"/>
              </w:divBdr>
            </w:div>
            <w:div w:id="653804441">
              <w:marLeft w:val="480"/>
              <w:marRight w:val="0"/>
              <w:marTop w:val="0"/>
              <w:marBottom w:val="0"/>
              <w:divBdr>
                <w:top w:val="none" w:sz="0" w:space="0" w:color="auto"/>
                <w:left w:val="none" w:sz="0" w:space="0" w:color="auto"/>
                <w:bottom w:val="none" w:sz="0" w:space="0" w:color="auto"/>
                <w:right w:val="none" w:sz="0" w:space="0" w:color="auto"/>
              </w:divBdr>
            </w:div>
            <w:div w:id="653947172">
              <w:marLeft w:val="480"/>
              <w:marRight w:val="0"/>
              <w:marTop w:val="0"/>
              <w:marBottom w:val="0"/>
              <w:divBdr>
                <w:top w:val="none" w:sz="0" w:space="0" w:color="auto"/>
                <w:left w:val="none" w:sz="0" w:space="0" w:color="auto"/>
                <w:bottom w:val="none" w:sz="0" w:space="0" w:color="auto"/>
                <w:right w:val="none" w:sz="0" w:space="0" w:color="auto"/>
              </w:divBdr>
            </w:div>
            <w:div w:id="653994515">
              <w:marLeft w:val="480"/>
              <w:marRight w:val="0"/>
              <w:marTop w:val="0"/>
              <w:marBottom w:val="0"/>
              <w:divBdr>
                <w:top w:val="none" w:sz="0" w:space="0" w:color="auto"/>
                <w:left w:val="none" w:sz="0" w:space="0" w:color="auto"/>
                <w:bottom w:val="none" w:sz="0" w:space="0" w:color="auto"/>
                <w:right w:val="none" w:sz="0" w:space="0" w:color="auto"/>
              </w:divBdr>
            </w:div>
            <w:div w:id="654065562">
              <w:marLeft w:val="480"/>
              <w:marRight w:val="0"/>
              <w:marTop w:val="0"/>
              <w:marBottom w:val="0"/>
              <w:divBdr>
                <w:top w:val="none" w:sz="0" w:space="0" w:color="auto"/>
                <w:left w:val="none" w:sz="0" w:space="0" w:color="auto"/>
                <w:bottom w:val="none" w:sz="0" w:space="0" w:color="auto"/>
                <w:right w:val="none" w:sz="0" w:space="0" w:color="auto"/>
              </w:divBdr>
            </w:div>
            <w:div w:id="654069152">
              <w:marLeft w:val="480"/>
              <w:marRight w:val="0"/>
              <w:marTop w:val="0"/>
              <w:marBottom w:val="0"/>
              <w:divBdr>
                <w:top w:val="none" w:sz="0" w:space="0" w:color="auto"/>
                <w:left w:val="none" w:sz="0" w:space="0" w:color="auto"/>
                <w:bottom w:val="none" w:sz="0" w:space="0" w:color="auto"/>
                <w:right w:val="none" w:sz="0" w:space="0" w:color="auto"/>
              </w:divBdr>
            </w:div>
            <w:div w:id="654146692">
              <w:marLeft w:val="480"/>
              <w:marRight w:val="0"/>
              <w:marTop w:val="0"/>
              <w:marBottom w:val="0"/>
              <w:divBdr>
                <w:top w:val="none" w:sz="0" w:space="0" w:color="auto"/>
                <w:left w:val="none" w:sz="0" w:space="0" w:color="auto"/>
                <w:bottom w:val="none" w:sz="0" w:space="0" w:color="auto"/>
                <w:right w:val="none" w:sz="0" w:space="0" w:color="auto"/>
              </w:divBdr>
            </w:div>
            <w:div w:id="654182072">
              <w:marLeft w:val="480"/>
              <w:marRight w:val="0"/>
              <w:marTop w:val="0"/>
              <w:marBottom w:val="0"/>
              <w:divBdr>
                <w:top w:val="none" w:sz="0" w:space="0" w:color="auto"/>
                <w:left w:val="none" w:sz="0" w:space="0" w:color="auto"/>
                <w:bottom w:val="none" w:sz="0" w:space="0" w:color="auto"/>
                <w:right w:val="none" w:sz="0" w:space="0" w:color="auto"/>
              </w:divBdr>
            </w:div>
            <w:div w:id="654182145">
              <w:marLeft w:val="480"/>
              <w:marRight w:val="0"/>
              <w:marTop w:val="0"/>
              <w:marBottom w:val="0"/>
              <w:divBdr>
                <w:top w:val="none" w:sz="0" w:space="0" w:color="auto"/>
                <w:left w:val="none" w:sz="0" w:space="0" w:color="auto"/>
                <w:bottom w:val="none" w:sz="0" w:space="0" w:color="auto"/>
                <w:right w:val="none" w:sz="0" w:space="0" w:color="auto"/>
              </w:divBdr>
            </w:div>
            <w:div w:id="654450490">
              <w:marLeft w:val="480"/>
              <w:marRight w:val="0"/>
              <w:marTop w:val="0"/>
              <w:marBottom w:val="0"/>
              <w:divBdr>
                <w:top w:val="none" w:sz="0" w:space="0" w:color="auto"/>
                <w:left w:val="none" w:sz="0" w:space="0" w:color="auto"/>
                <w:bottom w:val="none" w:sz="0" w:space="0" w:color="auto"/>
                <w:right w:val="none" w:sz="0" w:space="0" w:color="auto"/>
              </w:divBdr>
            </w:div>
            <w:div w:id="654451179">
              <w:marLeft w:val="480"/>
              <w:marRight w:val="0"/>
              <w:marTop w:val="0"/>
              <w:marBottom w:val="0"/>
              <w:divBdr>
                <w:top w:val="none" w:sz="0" w:space="0" w:color="auto"/>
                <w:left w:val="none" w:sz="0" w:space="0" w:color="auto"/>
                <w:bottom w:val="none" w:sz="0" w:space="0" w:color="auto"/>
                <w:right w:val="none" w:sz="0" w:space="0" w:color="auto"/>
              </w:divBdr>
            </w:div>
            <w:div w:id="654528675">
              <w:marLeft w:val="480"/>
              <w:marRight w:val="0"/>
              <w:marTop w:val="0"/>
              <w:marBottom w:val="0"/>
              <w:divBdr>
                <w:top w:val="none" w:sz="0" w:space="0" w:color="auto"/>
                <w:left w:val="none" w:sz="0" w:space="0" w:color="auto"/>
                <w:bottom w:val="none" w:sz="0" w:space="0" w:color="auto"/>
                <w:right w:val="none" w:sz="0" w:space="0" w:color="auto"/>
              </w:divBdr>
            </w:div>
            <w:div w:id="654534826">
              <w:marLeft w:val="480"/>
              <w:marRight w:val="0"/>
              <w:marTop w:val="0"/>
              <w:marBottom w:val="0"/>
              <w:divBdr>
                <w:top w:val="none" w:sz="0" w:space="0" w:color="auto"/>
                <w:left w:val="none" w:sz="0" w:space="0" w:color="auto"/>
                <w:bottom w:val="none" w:sz="0" w:space="0" w:color="auto"/>
                <w:right w:val="none" w:sz="0" w:space="0" w:color="auto"/>
              </w:divBdr>
            </w:div>
            <w:div w:id="654575705">
              <w:marLeft w:val="480"/>
              <w:marRight w:val="0"/>
              <w:marTop w:val="0"/>
              <w:marBottom w:val="0"/>
              <w:divBdr>
                <w:top w:val="none" w:sz="0" w:space="0" w:color="auto"/>
                <w:left w:val="none" w:sz="0" w:space="0" w:color="auto"/>
                <w:bottom w:val="none" w:sz="0" w:space="0" w:color="auto"/>
                <w:right w:val="none" w:sz="0" w:space="0" w:color="auto"/>
              </w:divBdr>
            </w:div>
            <w:div w:id="654576302">
              <w:marLeft w:val="480"/>
              <w:marRight w:val="0"/>
              <w:marTop w:val="0"/>
              <w:marBottom w:val="0"/>
              <w:divBdr>
                <w:top w:val="none" w:sz="0" w:space="0" w:color="auto"/>
                <w:left w:val="none" w:sz="0" w:space="0" w:color="auto"/>
                <w:bottom w:val="none" w:sz="0" w:space="0" w:color="auto"/>
                <w:right w:val="none" w:sz="0" w:space="0" w:color="auto"/>
              </w:divBdr>
            </w:div>
            <w:div w:id="654801120">
              <w:marLeft w:val="480"/>
              <w:marRight w:val="0"/>
              <w:marTop w:val="0"/>
              <w:marBottom w:val="0"/>
              <w:divBdr>
                <w:top w:val="none" w:sz="0" w:space="0" w:color="auto"/>
                <w:left w:val="none" w:sz="0" w:space="0" w:color="auto"/>
                <w:bottom w:val="none" w:sz="0" w:space="0" w:color="auto"/>
                <w:right w:val="none" w:sz="0" w:space="0" w:color="auto"/>
              </w:divBdr>
            </w:div>
            <w:div w:id="654913282">
              <w:marLeft w:val="480"/>
              <w:marRight w:val="0"/>
              <w:marTop w:val="0"/>
              <w:marBottom w:val="0"/>
              <w:divBdr>
                <w:top w:val="none" w:sz="0" w:space="0" w:color="auto"/>
                <w:left w:val="none" w:sz="0" w:space="0" w:color="auto"/>
                <w:bottom w:val="none" w:sz="0" w:space="0" w:color="auto"/>
                <w:right w:val="none" w:sz="0" w:space="0" w:color="auto"/>
              </w:divBdr>
            </w:div>
            <w:div w:id="654994380">
              <w:marLeft w:val="480"/>
              <w:marRight w:val="0"/>
              <w:marTop w:val="0"/>
              <w:marBottom w:val="0"/>
              <w:divBdr>
                <w:top w:val="none" w:sz="0" w:space="0" w:color="auto"/>
                <w:left w:val="none" w:sz="0" w:space="0" w:color="auto"/>
                <w:bottom w:val="none" w:sz="0" w:space="0" w:color="auto"/>
                <w:right w:val="none" w:sz="0" w:space="0" w:color="auto"/>
              </w:divBdr>
            </w:div>
            <w:div w:id="655033835">
              <w:marLeft w:val="480"/>
              <w:marRight w:val="0"/>
              <w:marTop w:val="0"/>
              <w:marBottom w:val="0"/>
              <w:divBdr>
                <w:top w:val="none" w:sz="0" w:space="0" w:color="auto"/>
                <w:left w:val="none" w:sz="0" w:space="0" w:color="auto"/>
                <w:bottom w:val="none" w:sz="0" w:space="0" w:color="auto"/>
                <w:right w:val="none" w:sz="0" w:space="0" w:color="auto"/>
              </w:divBdr>
            </w:div>
            <w:div w:id="655109809">
              <w:marLeft w:val="480"/>
              <w:marRight w:val="0"/>
              <w:marTop w:val="0"/>
              <w:marBottom w:val="0"/>
              <w:divBdr>
                <w:top w:val="none" w:sz="0" w:space="0" w:color="auto"/>
                <w:left w:val="none" w:sz="0" w:space="0" w:color="auto"/>
                <w:bottom w:val="none" w:sz="0" w:space="0" w:color="auto"/>
                <w:right w:val="none" w:sz="0" w:space="0" w:color="auto"/>
              </w:divBdr>
            </w:div>
            <w:div w:id="655110086">
              <w:marLeft w:val="480"/>
              <w:marRight w:val="0"/>
              <w:marTop w:val="0"/>
              <w:marBottom w:val="0"/>
              <w:divBdr>
                <w:top w:val="none" w:sz="0" w:space="0" w:color="auto"/>
                <w:left w:val="none" w:sz="0" w:space="0" w:color="auto"/>
                <w:bottom w:val="none" w:sz="0" w:space="0" w:color="auto"/>
                <w:right w:val="none" w:sz="0" w:space="0" w:color="auto"/>
              </w:divBdr>
            </w:div>
            <w:div w:id="655110901">
              <w:marLeft w:val="480"/>
              <w:marRight w:val="0"/>
              <w:marTop w:val="0"/>
              <w:marBottom w:val="0"/>
              <w:divBdr>
                <w:top w:val="none" w:sz="0" w:space="0" w:color="auto"/>
                <w:left w:val="none" w:sz="0" w:space="0" w:color="auto"/>
                <w:bottom w:val="none" w:sz="0" w:space="0" w:color="auto"/>
                <w:right w:val="none" w:sz="0" w:space="0" w:color="auto"/>
              </w:divBdr>
            </w:div>
            <w:div w:id="655184195">
              <w:marLeft w:val="480"/>
              <w:marRight w:val="0"/>
              <w:marTop w:val="0"/>
              <w:marBottom w:val="0"/>
              <w:divBdr>
                <w:top w:val="none" w:sz="0" w:space="0" w:color="auto"/>
                <w:left w:val="none" w:sz="0" w:space="0" w:color="auto"/>
                <w:bottom w:val="none" w:sz="0" w:space="0" w:color="auto"/>
                <w:right w:val="none" w:sz="0" w:space="0" w:color="auto"/>
              </w:divBdr>
            </w:div>
            <w:div w:id="655189139">
              <w:marLeft w:val="480"/>
              <w:marRight w:val="0"/>
              <w:marTop w:val="0"/>
              <w:marBottom w:val="0"/>
              <w:divBdr>
                <w:top w:val="none" w:sz="0" w:space="0" w:color="auto"/>
                <w:left w:val="none" w:sz="0" w:space="0" w:color="auto"/>
                <w:bottom w:val="none" w:sz="0" w:space="0" w:color="auto"/>
                <w:right w:val="none" w:sz="0" w:space="0" w:color="auto"/>
              </w:divBdr>
            </w:div>
            <w:div w:id="655256639">
              <w:marLeft w:val="480"/>
              <w:marRight w:val="0"/>
              <w:marTop w:val="0"/>
              <w:marBottom w:val="0"/>
              <w:divBdr>
                <w:top w:val="none" w:sz="0" w:space="0" w:color="auto"/>
                <w:left w:val="none" w:sz="0" w:space="0" w:color="auto"/>
                <w:bottom w:val="none" w:sz="0" w:space="0" w:color="auto"/>
                <w:right w:val="none" w:sz="0" w:space="0" w:color="auto"/>
              </w:divBdr>
            </w:div>
            <w:div w:id="655260824">
              <w:marLeft w:val="480"/>
              <w:marRight w:val="0"/>
              <w:marTop w:val="0"/>
              <w:marBottom w:val="0"/>
              <w:divBdr>
                <w:top w:val="none" w:sz="0" w:space="0" w:color="auto"/>
                <w:left w:val="none" w:sz="0" w:space="0" w:color="auto"/>
                <w:bottom w:val="none" w:sz="0" w:space="0" w:color="auto"/>
                <w:right w:val="none" w:sz="0" w:space="0" w:color="auto"/>
              </w:divBdr>
            </w:div>
            <w:div w:id="655299448">
              <w:marLeft w:val="480"/>
              <w:marRight w:val="0"/>
              <w:marTop w:val="0"/>
              <w:marBottom w:val="0"/>
              <w:divBdr>
                <w:top w:val="none" w:sz="0" w:space="0" w:color="auto"/>
                <w:left w:val="none" w:sz="0" w:space="0" w:color="auto"/>
                <w:bottom w:val="none" w:sz="0" w:space="0" w:color="auto"/>
                <w:right w:val="none" w:sz="0" w:space="0" w:color="auto"/>
              </w:divBdr>
            </w:div>
            <w:div w:id="655374550">
              <w:marLeft w:val="480"/>
              <w:marRight w:val="0"/>
              <w:marTop w:val="0"/>
              <w:marBottom w:val="0"/>
              <w:divBdr>
                <w:top w:val="none" w:sz="0" w:space="0" w:color="auto"/>
                <w:left w:val="none" w:sz="0" w:space="0" w:color="auto"/>
                <w:bottom w:val="none" w:sz="0" w:space="0" w:color="auto"/>
                <w:right w:val="none" w:sz="0" w:space="0" w:color="auto"/>
              </w:divBdr>
            </w:div>
            <w:div w:id="655452311">
              <w:marLeft w:val="480"/>
              <w:marRight w:val="0"/>
              <w:marTop w:val="0"/>
              <w:marBottom w:val="0"/>
              <w:divBdr>
                <w:top w:val="none" w:sz="0" w:space="0" w:color="auto"/>
                <w:left w:val="none" w:sz="0" w:space="0" w:color="auto"/>
                <w:bottom w:val="none" w:sz="0" w:space="0" w:color="auto"/>
                <w:right w:val="none" w:sz="0" w:space="0" w:color="auto"/>
              </w:divBdr>
            </w:div>
            <w:div w:id="655493622">
              <w:marLeft w:val="480"/>
              <w:marRight w:val="0"/>
              <w:marTop w:val="0"/>
              <w:marBottom w:val="0"/>
              <w:divBdr>
                <w:top w:val="none" w:sz="0" w:space="0" w:color="auto"/>
                <w:left w:val="none" w:sz="0" w:space="0" w:color="auto"/>
                <w:bottom w:val="none" w:sz="0" w:space="0" w:color="auto"/>
                <w:right w:val="none" w:sz="0" w:space="0" w:color="auto"/>
              </w:divBdr>
            </w:div>
            <w:div w:id="655497898">
              <w:marLeft w:val="480"/>
              <w:marRight w:val="0"/>
              <w:marTop w:val="0"/>
              <w:marBottom w:val="0"/>
              <w:divBdr>
                <w:top w:val="none" w:sz="0" w:space="0" w:color="auto"/>
                <w:left w:val="none" w:sz="0" w:space="0" w:color="auto"/>
                <w:bottom w:val="none" w:sz="0" w:space="0" w:color="auto"/>
                <w:right w:val="none" w:sz="0" w:space="0" w:color="auto"/>
              </w:divBdr>
            </w:div>
            <w:div w:id="655568067">
              <w:marLeft w:val="480"/>
              <w:marRight w:val="0"/>
              <w:marTop w:val="0"/>
              <w:marBottom w:val="0"/>
              <w:divBdr>
                <w:top w:val="none" w:sz="0" w:space="0" w:color="auto"/>
                <w:left w:val="none" w:sz="0" w:space="0" w:color="auto"/>
                <w:bottom w:val="none" w:sz="0" w:space="0" w:color="auto"/>
                <w:right w:val="none" w:sz="0" w:space="0" w:color="auto"/>
              </w:divBdr>
            </w:div>
            <w:div w:id="655573301">
              <w:marLeft w:val="480"/>
              <w:marRight w:val="0"/>
              <w:marTop w:val="0"/>
              <w:marBottom w:val="0"/>
              <w:divBdr>
                <w:top w:val="none" w:sz="0" w:space="0" w:color="auto"/>
                <w:left w:val="none" w:sz="0" w:space="0" w:color="auto"/>
                <w:bottom w:val="none" w:sz="0" w:space="0" w:color="auto"/>
                <w:right w:val="none" w:sz="0" w:space="0" w:color="auto"/>
              </w:divBdr>
            </w:div>
            <w:div w:id="655645323">
              <w:marLeft w:val="480"/>
              <w:marRight w:val="0"/>
              <w:marTop w:val="0"/>
              <w:marBottom w:val="0"/>
              <w:divBdr>
                <w:top w:val="none" w:sz="0" w:space="0" w:color="auto"/>
                <w:left w:val="none" w:sz="0" w:space="0" w:color="auto"/>
                <w:bottom w:val="none" w:sz="0" w:space="0" w:color="auto"/>
                <w:right w:val="none" w:sz="0" w:space="0" w:color="auto"/>
              </w:divBdr>
            </w:div>
            <w:div w:id="655649189">
              <w:marLeft w:val="480"/>
              <w:marRight w:val="0"/>
              <w:marTop w:val="0"/>
              <w:marBottom w:val="0"/>
              <w:divBdr>
                <w:top w:val="none" w:sz="0" w:space="0" w:color="auto"/>
                <w:left w:val="none" w:sz="0" w:space="0" w:color="auto"/>
                <w:bottom w:val="none" w:sz="0" w:space="0" w:color="auto"/>
                <w:right w:val="none" w:sz="0" w:space="0" w:color="auto"/>
              </w:divBdr>
            </w:div>
            <w:div w:id="655720001">
              <w:marLeft w:val="480"/>
              <w:marRight w:val="0"/>
              <w:marTop w:val="0"/>
              <w:marBottom w:val="0"/>
              <w:divBdr>
                <w:top w:val="none" w:sz="0" w:space="0" w:color="auto"/>
                <w:left w:val="none" w:sz="0" w:space="0" w:color="auto"/>
                <w:bottom w:val="none" w:sz="0" w:space="0" w:color="auto"/>
                <w:right w:val="none" w:sz="0" w:space="0" w:color="auto"/>
              </w:divBdr>
            </w:div>
            <w:div w:id="655912181">
              <w:marLeft w:val="480"/>
              <w:marRight w:val="0"/>
              <w:marTop w:val="0"/>
              <w:marBottom w:val="0"/>
              <w:divBdr>
                <w:top w:val="none" w:sz="0" w:space="0" w:color="auto"/>
                <w:left w:val="none" w:sz="0" w:space="0" w:color="auto"/>
                <w:bottom w:val="none" w:sz="0" w:space="0" w:color="auto"/>
                <w:right w:val="none" w:sz="0" w:space="0" w:color="auto"/>
              </w:divBdr>
            </w:div>
            <w:div w:id="655916982">
              <w:marLeft w:val="480"/>
              <w:marRight w:val="0"/>
              <w:marTop w:val="0"/>
              <w:marBottom w:val="0"/>
              <w:divBdr>
                <w:top w:val="none" w:sz="0" w:space="0" w:color="auto"/>
                <w:left w:val="none" w:sz="0" w:space="0" w:color="auto"/>
                <w:bottom w:val="none" w:sz="0" w:space="0" w:color="auto"/>
                <w:right w:val="none" w:sz="0" w:space="0" w:color="auto"/>
              </w:divBdr>
            </w:div>
            <w:div w:id="656151462">
              <w:marLeft w:val="480"/>
              <w:marRight w:val="0"/>
              <w:marTop w:val="0"/>
              <w:marBottom w:val="0"/>
              <w:divBdr>
                <w:top w:val="none" w:sz="0" w:space="0" w:color="auto"/>
                <w:left w:val="none" w:sz="0" w:space="0" w:color="auto"/>
                <w:bottom w:val="none" w:sz="0" w:space="0" w:color="auto"/>
                <w:right w:val="none" w:sz="0" w:space="0" w:color="auto"/>
              </w:divBdr>
            </w:div>
            <w:div w:id="656223936">
              <w:marLeft w:val="480"/>
              <w:marRight w:val="0"/>
              <w:marTop w:val="0"/>
              <w:marBottom w:val="0"/>
              <w:divBdr>
                <w:top w:val="none" w:sz="0" w:space="0" w:color="auto"/>
                <w:left w:val="none" w:sz="0" w:space="0" w:color="auto"/>
                <w:bottom w:val="none" w:sz="0" w:space="0" w:color="auto"/>
                <w:right w:val="none" w:sz="0" w:space="0" w:color="auto"/>
              </w:divBdr>
            </w:div>
            <w:div w:id="656344591">
              <w:marLeft w:val="480"/>
              <w:marRight w:val="0"/>
              <w:marTop w:val="0"/>
              <w:marBottom w:val="0"/>
              <w:divBdr>
                <w:top w:val="none" w:sz="0" w:space="0" w:color="auto"/>
                <w:left w:val="none" w:sz="0" w:space="0" w:color="auto"/>
                <w:bottom w:val="none" w:sz="0" w:space="0" w:color="auto"/>
                <w:right w:val="none" w:sz="0" w:space="0" w:color="auto"/>
              </w:divBdr>
            </w:div>
            <w:div w:id="656496799">
              <w:marLeft w:val="480"/>
              <w:marRight w:val="0"/>
              <w:marTop w:val="0"/>
              <w:marBottom w:val="0"/>
              <w:divBdr>
                <w:top w:val="none" w:sz="0" w:space="0" w:color="auto"/>
                <w:left w:val="none" w:sz="0" w:space="0" w:color="auto"/>
                <w:bottom w:val="none" w:sz="0" w:space="0" w:color="auto"/>
                <w:right w:val="none" w:sz="0" w:space="0" w:color="auto"/>
              </w:divBdr>
            </w:div>
            <w:div w:id="656500347">
              <w:marLeft w:val="480"/>
              <w:marRight w:val="0"/>
              <w:marTop w:val="0"/>
              <w:marBottom w:val="0"/>
              <w:divBdr>
                <w:top w:val="none" w:sz="0" w:space="0" w:color="auto"/>
                <w:left w:val="none" w:sz="0" w:space="0" w:color="auto"/>
                <w:bottom w:val="none" w:sz="0" w:space="0" w:color="auto"/>
                <w:right w:val="none" w:sz="0" w:space="0" w:color="auto"/>
              </w:divBdr>
            </w:div>
            <w:div w:id="656693128">
              <w:marLeft w:val="480"/>
              <w:marRight w:val="0"/>
              <w:marTop w:val="0"/>
              <w:marBottom w:val="0"/>
              <w:divBdr>
                <w:top w:val="none" w:sz="0" w:space="0" w:color="auto"/>
                <w:left w:val="none" w:sz="0" w:space="0" w:color="auto"/>
                <w:bottom w:val="none" w:sz="0" w:space="0" w:color="auto"/>
                <w:right w:val="none" w:sz="0" w:space="0" w:color="auto"/>
              </w:divBdr>
            </w:div>
            <w:div w:id="656886604">
              <w:marLeft w:val="480"/>
              <w:marRight w:val="0"/>
              <w:marTop w:val="0"/>
              <w:marBottom w:val="0"/>
              <w:divBdr>
                <w:top w:val="none" w:sz="0" w:space="0" w:color="auto"/>
                <w:left w:val="none" w:sz="0" w:space="0" w:color="auto"/>
                <w:bottom w:val="none" w:sz="0" w:space="0" w:color="auto"/>
                <w:right w:val="none" w:sz="0" w:space="0" w:color="auto"/>
              </w:divBdr>
            </w:div>
            <w:div w:id="656954977">
              <w:marLeft w:val="480"/>
              <w:marRight w:val="0"/>
              <w:marTop w:val="0"/>
              <w:marBottom w:val="0"/>
              <w:divBdr>
                <w:top w:val="none" w:sz="0" w:space="0" w:color="auto"/>
                <w:left w:val="none" w:sz="0" w:space="0" w:color="auto"/>
                <w:bottom w:val="none" w:sz="0" w:space="0" w:color="auto"/>
                <w:right w:val="none" w:sz="0" w:space="0" w:color="auto"/>
              </w:divBdr>
            </w:div>
            <w:div w:id="657003058">
              <w:marLeft w:val="480"/>
              <w:marRight w:val="0"/>
              <w:marTop w:val="0"/>
              <w:marBottom w:val="0"/>
              <w:divBdr>
                <w:top w:val="none" w:sz="0" w:space="0" w:color="auto"/>
                <w:left w:val="none" w:sz="0" w:space="0" w:color="auto"/>
                <w:bottom w:val="none" w:sz="0" w:space="0" w:color="auto"/>
                <w:right w:val="none" w:sz="0" w:space="0" w:color="auto"/>
              </w:divBdr>
            </w:div>
            <w:div w:id="657029976">
              <w:marLeft w:val="480"/>
              <w:marRight w:val="0"/>
              <w:marTop w:val="0"/>
              <w:marBottom w:val="0"/>
              <w:divBdr>
                <w:top w:val="none" w:sz="0" w:space="0" w:color="auto"/>
                <w:left w:val="none" w:sz="0" w:space="0" w:color="auto"/>
                <w:bottom w:val="none" w:sz="0" w:space="0" w:color="auto"/>
                <w:right w:val="none" w:sz="0" w:space="0" w:color="auto"/>
              </w:divBdr>
            </w:div>
            <w:div w:id="657076058">
              <w:marLeft w:val="480"/>
              <w:marRight w:val="0"/>
              <w:marTop w:val="0"/>
              <w:marBottom w:val="0"/>
              <w:divBdr>
                <w:top w:val="none" w:sz="0" w:space="0" w:color="auto"/>
                <w:left w:val="none" w:sz="0" w:space="0" w:color="auto"/>
                <w:bottom w:val="none" w:sz="0" w:space="0" w:color="auto"/>
                <w:right w:val="none" w:sz="0" w:space="0" w:color="auto"/>
              </w:divBdr>
            </w:div>
            <w:div w:id="657227570">
              <w:marLeft w:val="480"/>
              <w:marRight w:val="0"/>
              <w:marTop w:val="0"/>
              <w:marBottom w:val="0"/>
              <w:divBdr>
                <w:top w:val="none" w:sz="0" w:space="0" w:color="auto"/>
                <w:left w:val="none" w:sz="0" w:space="0" w:color="auto"/>
                <w:bottom w:val="none" w:sz="0" w:space="0" w:color="auto"/>
                <w:right w:val="none" w:sz="0" w:space="0" w:color="auto"/>
              </w:divBdr>
            </w:div>
            <w:div w:id="657269783">
              <w:marLeft w:val="480"/>
              <w:marRight w:val="0"/>
              <w:marTop w:val="0"/>
              <w:marBottom w:val="0"/>
              <w:divBdr>
                <w:top w:val="none" w:sz="0" w:space="0" w:color="auto"/>
                <w:left w:val="none" w:sz="0" w:space="0" w:color="auto"/>
                <w:bottom w:val="none" w:sz="0" w:space="0" w:color="auto"/>
                <w:right w:val="none" w:sz="0" w:space="0" w:color="auto"/>
              </w:divBdr>
            </w:div>
            <w:div w:id="657341545">
              <w:marLeft w:val="480"/>
              <w:marRight w:val="0"/>
              <w:marTop w:val="0"/>
              <w:marBottom w:val="0"/>
              <w:divBdr>
                <w:top w:val="none" w:sz="0" w:space="0" w:color="auto"/>
                <w:left w:val="none" w:sz="0" w:space="0" w:color="auto"/>
                <w:bottom w:val="none" w:sz="0" w:space="0" w:color="auto"/>
                <w:right w:val="none" w:sz="0" w:space="0" w:color="auto"/>
              </w:divBdr>
            </w:div>
            <w:div w:id="657415443">
              <w:marLeft w:val="480"/>
              <w:marRight w:val="0"/>
              <w:marTop w:val="0"/>
              <w:marBottom w:val="0"/>
              <w:divBdr>
                <w:top w:val="none" w:sz="0" w:space="0" w:color="auto"/>
                <w:left w:val="none" w:sz="0" w:space="0" w:color="auto"/>
                <w:bottom w:val="none" w:sz="0" w:space="0" w:color="auto"/>
                <w:right w:val="none" w:sz="0" w:space="0" w:color="auto"/>
              </w:divBdr>
            </w:div>
            <w:div w:id="657417326">
              <w:marLeft w:val="480"/>
              <w:marRight w:val="0"/>
              <w:marTop w:val="0"/>
              <w:marBottom w:val="0"/>
              <w:divBdr>
                <w:top w:val="none" w:sz="0" w:space="0" w:color="auto"/>
                <w:left w:val="none" w:sz="0" w:space="0" w:color="auto"/>
                <w:bottom w:val="none" w:sz="0" w:space="0" w:color="auto"/>
                <w:right w:val="none" w:sz="0" w:space="0" w:color="auto"/>
              </w:divBdr>
            </w:div>
            <w:div w:id="657420630">
              <w:marLeft w:val="480"/>
              <w:marRight w:val="0"/>
              <w:marTop w:val="0"/>
              <w:marBottom w:val="0"/>
              <w:divBdr>
                <w:top w:val="none" w:sz="0" w:space="0" w:color="auto"/>
                <w:left w:val="none" w:sz="0" w:space="0" w:color="auto"/>
                <w:bottom w:val="none" w:sz="0" w:space="0" w:color="auto"/>
                <w:right w:val="none" w:sz="0" w:space="0" w:color="auto"/>
              </w:divBdr>
            </w:div>
            <w:div w:id="657465442">
              <w:marLeft w:val="480"/>
              <w:marRight w:val="0"/>
              <w:marTop w:val="0"/>
              <w:marBottom w:val="0"/>
              <w:divBdr>
                <w:top w:val="none" w:sz="0" w:space="0" w:color="auto"/>
                <w:left w:val="none" w:sz="0" w:space="0" w:color="auto"/>
                <w:bottom w:val="none" w:sz="0" w:space="0" w:color="auto"/>
                <w:right w:val="none" w:sz="0" w:space="0" w:color="auto"/>
              </w:divBdr>
            </w:div>
            <w:div w:id="657533450">
              <w:marLeft w:val="480"/>
              <w:marRight w:val="0"/>
              <w:marTop w:val="0"/>
              <w:marBottom w:val="0"/>
              <w:divBdr>
                <w:top w:val="none" w:sz="0" w:space="0" w:color="auto"/>
                <w:left w:val="none" w:sz="0" w:space="0" w:color="auto"/>
                <w:bottom w:val="none" w:sz="0" w:space="0" w:color="auto"/>
                <w:right w:val="none" w:sz="0" w:space="0" w:color="auto"/>
              </w:divBdr>
            </w:div>
            <w:div w:id="657610144">
              <w:marLeft w:val="480"/>
              <w:marRight w:val="0"/>
              <w:marTop w:val="0"/>
              <w:marBottom w:val="0"/>
              <w:divBdr>
                <w:top w:val="none" w:sz="0" w:space="0" w:color="auto"/>
                <w:left w:val="none" w:sz="0" w:space="0" w:color="auto"/>
                <w:bottom w:val="none" w:sz="0" w:space="0" w:color="auto"/>
                <w:right w:val="none" w:sz="0" w:space="0" w:color="auto"/>
              </w:divBdr>
            </w:div>
            <w:div w:id="657611954">
              <w:marLeft w:val="480"/>
              <w:marRight w:val="0"/>
              <w:marTop w:val="0"/>
              <w:marBottom w:val="0"/>
              <w:divBdr>
                <w:top w:val="none" w:sz="0" w:space="0" w:color="auto"/>
                <w:left w:val="none" w:sz="0" w:space="0" w:color="auto"/>
                <w:bottom w:val="none" w:sz="0" w:space="0" w:color="auto"/>
                <w:right w:val="none" w:sz="0" w:space="0" w:color="auto"/>
              </w:divBdr>
            </w:div>
            <w:div w:id="657616174">
              <w:marLeft w:val="480"/>
              <w:marRight w:val="0"/>
              <w:marTop w:val="0"/>
              <w:marBottom w:val="0"/>
              <w:divBdr>
                <w:top w:val="none" w:sz="0" w:space="0" w:color="auto"/>
                <w:left w:val="none" w:sz="0" w:space="0" w:color="auto"/>
                <w:bottom w:val="none" w:sz="0" w:space="0" w:color="auto"/>
                <w:right w:val="none" w:sz="0" w:space="0" w:color="auto"/>
              </w:divBdr>
            </w:div>
            <w:div w:id="657617152">
              <w:marLeft w:val="480"/>
              <w:marRight w:val="0"/>
              <w:marTop w:val="0"/>
              <w:marBottom w:val="0"/>
              <w:divBdr>
                <w:top w:val="none" w:sz="0" w:space="0" w:color="auto"/>
                <w:left w:val="none" w:sz="0" w:space="0" w:color="auto"/>
                <w:bottom w:val="none" w:sz="0" w:space="0" w:color="auto"/>
                <w:right w:val="none" w:sz="0" w:space="0" w:color="auto"/>
              </w:divBdr>
            </w:div>
            <w:div w:id="657658031">
              <w:marLeft w:val="480"/>
              <w:marRight w:val="0"/>
              <w:marTop w:val="0"/>
              <w:marBottom w:val="0"/>
              <w:divBdr>
                <w:top w:val="none" w:sz="0" w:space="0" w:color="auto"/>
                <w:left w:val="none" w:sz="0" w:space="0" w:color="auto"/>
                <w:bottom w:val="none" w:sz="0" w:space="0" w:color="auto"/>
                <w:right w:val="none" w:sz="0" w:space="0" w:color="auto"/>
              </w:divBdr>
            </w:div>
            <w:div w:id="657805482">
              <w:marLeft w:val="480"/>
              <w:marRight w:val="0"/>
              <w:marTop w:val="0"/>
              <w:marBottom w:val="0"/>
              <w:divBdr>
                <w:top w:val="none" w:sz="0" w:space="0" w:color="auto"/>
                <w:left w:val="none" w:sz="0" w:space="0" w:color="auto"/>
                <w:bottom w:val="none" w:sz="0" w:space="0" w:color="auto"/>
                <w:right w:val="none" w:sz="0" w:space="0" w:color="auto"/>
              </w:divBdr>
            </w:div>
            <w:div w:id="657806220">
              <w:marLeft w:val="480"/>
              <w:marRight w:val="0"/>
              <w:marTop w:val="0"/>
              <w:marBottom w:val="0"/>
              <w:divBdr>
                <w:top w:val="none" w:sz="0" w:space="0" w:color="auto"/>
                <w:left w:val="none" w:sz="0" w:space="0" w:color="auto"/>
                <w:bottom w:val="none" w:sz="0" w:space="0" w:color="auto"/>
                <w:right w:val="none" w:sz="0" w:space="0" w:color="auto"/>
              </w:divBdr>
            </w:div>
            <w:div w:id="657927471">
              <w:marLeft w:val="480"/>
              <w:marRight w:val="0"/>
              <w:marTop w:val="0"/>
              <w:marBottom w:val="0"/>
              <w:divBdr>
                <w:top w:val="none" w:sz="0" w:space="0" w:color="auto"/>
                <w:left w:val="none" w:sz="0" w:space="0" w:color="auto"/>
                <w:bottom w:val="none" w:sz="0" w:space="0" w:color="auto"/>
                <w:right w:val="none" w:sz="0" w:space="0" w:color="auto"/>
              </w:divBdr>
            </w:div>
            <w:div w:id="658003476">
              <w:marLeft w:val="480"/>
              <w:marRight w:val="0"/>
              <w:marTop w:val="0"/>
              <w:marBottom w:val="0"/>
              <w:divBdr>
                <w:top w:val="none" w:sz="0" w:space="0" w:color="auto"/>
                <w:left w:val="none" w:sz="0" w:space="0" w:color="auto"/>
                <w:bottom w:val="none" w:sz="0" w:space="0" w:color="auto"/>
                <w:right w:val="none" w:sz="0" w:space="0" w:color="auto"/>
              </w:divBdr>
            </w:div>
            <w:div w:id="658073843">
              <w:marLeft w:val="480"/>
              <w:marRight w:val="0"/>
              <w:marTop w:val="0"/>
              <w:marBottom w:val="0"/>
              <w:divBdr>
                <w:top w:val="none" w:sz="0" w:space="0" w:color="auto"/>
                <w:left w:val="none" w:sz="0" w:space="0" w:color="auto"/>
                <w:bottom w:val="none" w:sz="0" w:space="0" w:color="auto"/>
                <w:right w:val="none" w:sz="0" w:space="0" w:color="auto"/>
              </w:divBdr>
            </w:div>
            <w:div w:id="658113558">
              <w:marLeft w:val="480"/>
              <w:marRight w:val="0"/>
              <w:marTop w:val="0"/>
              <w:marBottom w:val="0"/>
              <w:divBdr>
                <w:top w:val="none" w:sz="0" w:space="0" w:color="auto"/>
                <w:left w:val="none" w:sz="0" w:space="0" w:color="auto"/>
                <w:bottom w:val="none" w:sz="0" w:space="0" w:color="auto"/>
                <w:right w:val="none" w:sz="0" w:space="0" w:color="auto"/>
              </w:divBdr>
            </w:div>
            <w:div w:id="658113718">
              <w:marLeft w:val="480"/>
              <w:marRight w:val="0"/>
              <w:marTop w:val="0"/>
              <w:marBottom w:val="0"/>
              <w:divBdr>
                <w:top w:val="none" w:sz="0" w:space="0" w:color="auto"/>
                <w:left w:val="none" w:sz="0" w:space="0" w:color="auto"/>
                <w:bottom w:val="none" w:sz="0" w:space="0" w:color="auto"/>
                <w:right w:val="none" w:sz="0" w:space="0" w:color="auto"/>
              </w:divBdr>
            </w:div>
            <w:div w:id="658117840">
              <w:marLeft w:val="480"/>
              <w:marRight w:val="0"/>
              <w:marTop w:val="0"/>
              <w:marBottom w:val="0"/>
              <w:divBdr>
                <w:top w:val="none" w:sz="0" w:space="0" w:color="auto"/>
                <w:left w:val="none" w:sz="0" w:space="0" w:color="auto"/>
                <w:bottom w:val="none" w:sz="0" w:space="0" w:color="auto"/>
                <w:right w:val="none" w:sz="0" w:space="0" w:color="auto"/>
              </w:divBdr>
            </w:div>
            <w:div w:id="658340243">
              <w:marLeft w:val="480"/>
              <w:marRight w:val="0"/>
              <w:marTop w:val="0"/>
              <w:marBottom w:val="0"/>
              <w:divBdr>
                <w:top w:val="none" w:sz="0" w:space="0" w:color="auto"/>
                <w:left w:val="none" w:sz="0" w:space="0" w:color="auto"/>
                <w:bottom w:val="none" w:sz="0" w:space="0" w:color="auto"/>
                <w:right w:val="none" w:sz="0" w:space="0" w:color="auto"/>
              </w:divBdr>
            </w:div>
            <w:div w:id="658458882">
              <w:marLeft w:val="480"/>
              <w:marRight w:val="0"/>
              <w:marTop w:val="0"/>
              <w:marBottom w:val="0"/>
              <w:divBdr>
                <w:top w:val="none" w:sz="0" w:space="0" w:color="auto"/>
                <w:left w:val="none" w:sz="0" w:space="0" w:color="auto"/>
                <w:bottom w:val="none" w:sz="0" w:space="0" w:color="auto"/>
                <w:right w:val="none" w:sz="0" w:space="0" w:color="auto"/>
              </w:divBdr>
            </w:div>
            <w:div w:id="658464390">
              <w:marLeft w:val="480"/>
              <w:marRight w:val="0"/>
              <w:marTop w:val="0"/>
              <w:marBottom w:val="0"/>
              <w:divBdr>
                <w:top w:val="none" w:sz="0" w:space="0" w:color="auto"/>
                <w:left w:val="none" w:sz="0" w:space="0" w:color="auto"/>
                <w:bottom w:val="none" w:sz="0" w:space="0" w:color="auto"/>
                <w:right w:val="none" w:sz="0" w:space="0" w:color="auto"/>
              </w:divBdr>
            </w:div>
            <w:div w:id="658575435">
              <w:marLeft w:val="480"/>
              <w:marRight w:val="0"/>
              <w:marTop w:val="0"/>
              <w:marBottom w:val="0"/>
              <w:divBdr>
                <w:top w:val="none" w:sz="0" w:space="0" w:color="auto"/>
                <w:left w:val="none" w:sz="0" w:space="0" w:color="auto"/>
                <w:bottom w:val="none" w:sz="0" w:space="0" w:color="auto"/>
                <w:right w:val="none" w:sz="0" w:space="0" w:color="auto"/>
              </w:divBdr>
            </w:div>
            <w:div w:id="658849763">
              <w:marLeft w:val="480"/>
              <w:marRight w:val="0"/>
              <w:marTop w:val="0"/>
              <w:marBottom w:val="0"/>
              <w:divBdr>
                <w:top w:val="none" w:sz="0" w:space="0" w:color="auto"/>
                <w:left w:val="none" w:sz="0" w:space="0" w:color="auto"/>
                <w:bottom w:val="none" w:sz="0" w:space="0" w:color="auto"/>
                <w:right w:val="none" w:sz="0" w:space="0" w:color="auto"/>
              </w:divBdr>
            </w:div>
            <w:div w:id="658996044">
              <w:marLeft w:val="480"/>
              <w:marRight w:val="0"/>
              <w:marTop w:val="0"/>
              <w:marBottom w:val="0"/>
              <w:divBdr>
                <w:top w:val="none" w:sz="0" w:space="0" w:color="auto"/>
                <w:left w:val="none" w:sz="0" w:space="0" w:color="auto"/>
                <w:bottom w:val="none" w:sz="0" w:space="0" w:color="auto"/>
                <w:right w:val="none" w:sz="0" w:space="0" w:color="auto"/>
              </w:divBdr>
            </w:div>
            <w:div w:id="659044193">
              <w:marLeft w:val="480"/>
              <w:marRight w:val="0"/>
              <w:marTop w:val="0"/>
              <w:marBottom w:val="0"/>
              <w:divBdr>
                <w:top w:val="none" w:sz="0" w:space="0" w:color="auto"/>
                <w:left w:val="none" w:sz="0" w:space="0" w:color="auto"/>
                <w:bottom w:val="none" w:sz="0" w:space="0" w:color="auto"/>
                <w:right w:val="none" w:sz="0" w:space="0" w:color="auto"/>
              </w:divBdr>
            </w:div>
            <w:div w:id="659114910">
              <w:marLeft w:val="480"/>
              <w:marRight w:val="0"/>
              <w:marTop w:val="0"/>
              <w:marBottom w:val="0"/>
              <w:divBdr>
                <w:top w:val="none" w:sz="0" w:space="0" w:color="auto"/>
                <w:left w:val="none" w:sz="0" w:space="0" w:color="auto"/>
                <w:bottom w:val="none" w:sz="0" w:space="0" w:color="auto"/>
                <w:right w:val="none" w:sz="0" w:space="0" w:color="auto"/>
              </w:divBdr>
            </w:div>
            <w:div w:id="659115866">
              <w:marLeft w:val="480"/>
              <w:marRight w:val="0"/>
              <w:marTop w:val="0"/>
              <w:marBottom w:val="0"/>
              <w:divBdr>
                <w:top w:val="none" w:sz="0" w:space="0" w:color="auto"/>
                <w:left w:val="none" w:sz="0" w:space="0" w:color="auto"/>
                <w:bottom w:val="none" w:sz="0" w:space="0" w:color="auto"/>
                <w:right w:val="none" w:sz="0" w:space="0" w:color="auto"/>
              </w:divBdr>
            </w:div>
            <w:div w:id="659161934">
              <w:marLeft w:val="480"/>
              <w:marRight w:val="0"/>
              <w:marTop w:val="0"/>
              <w:marBottom w:val="0"/>
              <w:divBdr>
                <w:top w:val="none" w:sz="0" w:space="0" w:color="auto"/>
                <w:left w:val="none" w:sz="0" w:space="0" w:color="auto"/>
                <w:bottom w:val="none" w:sz="0" w:space="0" w:color="auto"/>
                <w:right w:val="none" w:sz="0" w:space="0" w:color="auto"/>
              </w:divBdr>
            </w:div>
            <w:div w:id="659232611">
              <w:marLeft w:val="480"/>
              <w:marRight w:val="0"/>
              <w:marTop w:val="0"/>
              <w:marBottom w:val="0"/>
              <w:divBdr>
                <w:top w:val="none" w:sz="0" w:space="0" w:color="auto"/>
                <w:left w:val="none" w:sz="0" w:space="0" w:color="auto"/>
                <w:bottom w:val="none" w:sz="0" w:space="0" w:color="auto"/>
                <w:right w:val="none" w:sz="0" w:space="0" w:color="auto"/>
              </w:divBdr>
            </w:div>
            <w:div w:id="659234812">
              <w:marLeft w:val="480"/>
              <w:marRight w:val="0"/>
              <w:marTop w:val="0"/>
              <w:marBottom w:val="0"/>
              <w:divBdr>
                <w:top w:val="none" w:sz="0" w:space="0" w:color="auto"/>
                <w:left w:val="none" w:sz="0" w:space="0" w:color="auto"/>
                <w:bottom w:val="none" w:sz="0" w:space="0" w:color="auto"/>
                <w:right w:val="none" w:sz="0" w:space="0" w:color="auto"/>
              </w:divBdr>
            </w:div>
            <w:div w:id="659386628">
              <w:marLeft w:val="480"/>
              <w:marRight w:val="0"/>
              <w:marTop w:val="0"/>
              <w:marBottom w:val="0"/>
              <w:divBdr>
                <w:top w:val="none" w:sz="0" w:space="0" w:color="auto"/>
                <w:left w:val="none" w:sz="0" w:space="0" w:color="auto"/>
                <w:bottom w:val="none" w:sz="0" w:space="0" w:color="auto"/>
                <w:right w:val="none" w:sz="0" w:space="0" w:color="auto"/>
              </w:divBdr>
            </w:div>
            <w:div w:id="659577428">
              <w:marLeft w:val="480"/>
              <w:marRight w:val="0"/>
              <w:marTop w:val="0"/>
              <w:marBottom w:val="0"/>
              <w:divBdr>
                <w:top w:val="none" w:sz="0" w:space="0" w:color="auto"/>
                <w:left w:val="none" w:sz="0" w:space="0" w:color="auto"/>
                <w:bottom w:val="none" w:sz="0" w:space="0" w:color="auto"/>
                <w:right w:val="none" w:sz="0" w:space="0" w:color="auto"/>
              </w:divBdr>
            </w:div>
            <w:div w:id="659623092">
              <w:marLeft w:val="480"/>
              <w:marRight w:val="0"/>
              <w:marTop w:val="0"/>
              <w:marBottom w:val="0"/>
              <w:divBdr>
                <w:top w:val="none" w:sz="0" w:space="0" w:color="auto"/>
                <w:left w:val="none" w:sz="0" w:space="0" w:color="auto"/>
                <w:bottom w:val="none" w:sz="0" w:space="0" w:color="auto"/>
                <w:right w:val="none" w:sz="0" w:space="0" w:color="auto"/>
              </w:divBdr>
            </w:div>
            <w:div w:id="659693934">
              <w:marLeft w:val="480"/>
              <w:marRight w:val="0"/>
              <w:marTop w:val="0"/>
              <w:marBottom w:val="0"/>
              <w:divBdr>
                <w:top w:val="none" w:sz="0" w:space="0" w:color="auto"/>
                <w:left w:val="none" w:sz="0" w:space="0" w:color="auto"/>
                <w:bottom w:val="none" w:sz="0" w:space="0" w:color="auto"/>
                <w:right w:val="none" w:sz="0" w:space="0" w:color="auto"/>
              </w:divBdr>
            </w:div>
            <w:div w:id="659699223">
              <w:marLeft w:val="480"/>
              <w:marRight w:val="0"/>
              <w:marTop w:val="0"/>
              <w:marBottom w:val="0"/>
              <w:divBdr>
                <w:top w:val="none" w:sz="0" w:space="0" w:color="auto"/>
                <w:left w:val="none" w:sz="0" w:space="0" w:color="auto"/>
                <w:bottom w:val="none" w:sz="0" w:space="0" w:color="auto"/>
                <w:right w:val="none" w:sz="0" w:space="0" w:color="auto"/>
              </w:divBdr>
            </w:div>
            <w:div w:id="659776276">
              <w:marLeft w:val="480"/>
              <w:marRight w:val="0"/>
              <w:marTop w:val="0"/>
              <w:marBottom w:val="0"/>
              <w:divBdr>
                <w:top w:val="none" w:sz="0" w:space="0" w:color="auto"/>
                <w:left w:val="none" w:sz="0" w:space="0" w:color="auto"/>
                <w:bottom w:val="none" w:sz="0" w:space="0" w:color="auto"/>
                <w:right w:val="none" w:sz="0" w:space="0" w:color="auto"/>
              </w:divBdr>
            </w:div>
            <w:div w:id="659846062">
              <w:marLeft w:val="480"/>
              <w:marRight w:val="0"/>
              <w:marTop w:val="0"/>
              <w:marBottom w:val="0"/>
              <w:divBdr>
                <w:top w:val="none" w:sz="0" w:space="0" w:color="auto"/>
                <w:left w:val="none" w:sz="0" w:space="0" w:color="auto"/>
                <w:bottom w:val="none" w:sz="0" w:space="0" w:color="auto"/>
                <w:right w:val="none" w:sz="0" w:space="0" w:color="auto"/>
              </w:divBdr>
            </w:div>
            <w:div w:id="659847347">
              <w:marLeft w:val="480"/>
              <w:marRight w:val="0"/>
              <w:marTop w:val="0"/>
              <w:marBottom w:val="0"/>
              <w:divBdr>
                <w:top w:val="none" w:sz="0" w:space="0" w:color="auto"/>
                <w:left w:val="none" w:sz="0" w:space="0" w:color="auto"/>
                <w:bottom w:val="none" w:sz="0" w:space="0" w:color="auto"/>
                <w:right w:val="none" w:sz="0" w:space="0" w:color="auto"/>
              </w:divBdr>
            </w:div>
            <w:div w:id="659890818">
              <w:marLeft w:val="480"/>
              <w:marRight w:val="0"/>
              <w:marTop w:val="0"/>
              <w:marBottom w:val="0"/>
              <w:divBdr>
                <w:top w:val="none" w:sz="0" w:space="0" w:color="auto"/>
                <w:left w:val="none" w:sz="0" w:space="0" w:color="auto"/>
                <w:bottom w:val="none" w:sz="0" w:space="0" w:color="auto"/>
                <w:right w:val="none" w:sz="0" w:space="0" w:color="auto"/>
              </w:divBdr>
            </w:div>
            <w:div w:id="659890855">
              <w:marLeft w:val="480"/>
              <w:marRight w:val="0"/>
              <w:marTop w:val="0"/>
              <w:marBottom w:val="0"/>
              <w:divBdr>
                <w:top w:val="none" w:sz="0" w:space="0" w:color="auto"/>
                <w:left w:val="none" w:sz="0" w:space="0" w:color="auto"/>
                <w:bottom w:val="none" w:sz="0" w:space="0" w:color="auto"/>
                <w:right w:val="none" w:sz="0" w:space="0" w:color="auto"/>
              </w:divBdr>
            </w:div>
            <w:div w:id="659891823">
              <w:marLeft w:val="480"/>
              <w:marRight w:val="0"/>
              <w:marTop w:val="0"/>
              <w:marBottom w:val="0"/>
              <w:divBdr>
                <w:top w:val="none" w:sz="0" w:space="0" w:color="auto"/>
                <w:left w:val="none" w:sz="0" w:space="0" w:color="auto"/>
                <w:bottom w:val="none" w:sz="0" w:space="0" w:color="auto"/>
                <w:right w:val="none" w:sz="0" w:space="0" w:color="auto"/>
              </w:divBdr>
            </w:div>
            <w:div w:id="659966154">
              <w:marLeft w:val="480"/>
              <w:marRight w:val="0"/>
              <w:marTop w:val="0"/>
              <w:marBottom w:val="0"/>
              <w:divBdr>
                <w:top w:val="none" w:sz="0" w:space="0" w:color="auto"/>
                <w:left w:val="none" w:sz="0" w:space="0" w:color="auto"/>
                <w:bottom w:val="none" w:sz="0" w:space="0" w:color="auto"/>
                <w:right w:val="none" w:sz="0" w:space="0" w:color="auto"/>
              </w:divBdr>
            </w:div>
            <w:div w:id="659968734">
              <w:marLeft w:val="480"/>
              <w:marRight w:val="0"/>
              <w:marTop w:val="0"/>
              <w:marBottom w:val="0"/>
              <w:divBdr>
                <w:top w:val="none" w:sz="0" w:space="0" w:color="auto"/>
                <w:left w:val="none" w:sz="0" w:space="0" w:color="auto"/>
                <w:bottom w:val="none" w:sz="0" w:space="0" w:color="auto"/>
                <w:right w:val="none" w:sz="0" w:space="0" w:color="auto"/>
              </w:divBdr>
            </w:div>
            <w:div w:id="660081935">
              <w:marLeft w:val="480"/>
              <w:marRight w:val="0"/>
              <w:marTop w:val="0"/>
              <w:marBottom w:val="0"/>
              <w:divBdr>
                <w:top w:val="none" w:sz="0" w:space="0" w:color="auto"/>
                <w:left w:val="none" w:sz="0" w:space="0" w:color="auto"/>
                <w:bottom w:val="none" w:sz="0" w:space="0" w:color="auto"/>
                <w:right w:val="none" w:sz="0" w:space="0" w:color="auto"/>
              </w:divBdr>
            </w:div>
            <w:div w:id="660276783">
              <w:marLeft w:val="480"/>
              <w:marRight w:val="0"/>
              <w:marTop w:val="0"/>
              <w:marBottom w:val="0"/>
              <w:divBdr>
                <w:top w:val="none" w:sz="0" w:space="0" w:color="auto"/>
                <w:left w:val="none" w:sz="0" w:space="0" w:color="auto"/>
                <w:bottom w:val="none" w:sz="0" w:space="0" w:color="auto"/>
                <w:right w:val="none" w:sz="0" w:space="0" w:color="auto"/>
              </w:divBdr>
            </w:div>
            <w:div w:id="660423210">
              <w:marLeft w:val="480"/>
              <w:marRight w:val="0"/>
              <w:marTop w:val="0"/>
              <w:marBottom w:val="0"/>
              <w:divBdr>
                <w:top w:val="none" w:sz="0" w:space="0" w:color="auto"/>
                <w:left w:val="none" w:sz="0" w:space="0" w:color="auto"/>
                <w:bottom w:val="none" w:sz="0" w:space="0" w:color="auto"/>
                <w:right w:val="none" w:sz="0" w:space="0" w:color="auto"/>
              </w:divBdr>
            </w:div>
            <w:div w:id="660544683">
              <w:marLeft w:val="480"/>
              <w:marRight w:val="0"/>
              <w:marTop w:val="0"/>
              <w:marBottom w:val="0"/>
              <w:divBdr>
                <w:top w:val="none" w:sz="0" w:space="0" w:color="auto"/>
                <w:left w:val="none" w:sz="0" w:space="0" w:color="auto"/>
                <w:bottom w:val="none" w:sz="0" w:space="0" w:color="auto"/>
                <w:right w:val="none" w:sz="0" w:space="0" w:color="auto"/>
              </w:divBdr>
            </w:div>
            <w:div w:id="660700040">
              <w:marLeft w:val="480"/>
              <w:marRight w:val="0"/>
              <w:marTop w:val="0"/>
              <w:marBottom w:val="0"/>
              <w:divBdr>
                <w:top w:val="none" w:sz="0" w:space="0" w:color="auto"/>
                <w:left w:val="none" w:sz="0" w:space="0" w:color="auto"/>
                <w:bottom w:val="none" w:sz="0" w:space="0" w:color="auto"/>
                <w:right w:val="none" w:sz="0" w:space="0" w:color="auto"/>
              </w:divBdr>
            </w:div>
            <w:div w:id="660738921">
              <w:marLeft w:val="480"/>
              <w:marRight w:val="0"/>
              <w:marTop w:val="0"/>
              <w:marBottom w:val="0"/>
              <w:divBdr>
                <w:top w:val="none" w:sz="0" w:space="0" w:color="auto"/>
                <w:left w:val="none" w:sz="0" w:space="0" w:color="auto"/>
                <w:bottom w:val="none" w:sz="0" w:space="0" w:color="auto"/>
                <w:right w:val="none" w:sz="0" w:space="0" w:color="auto"/>
              </w:divBdr>
            </w:div>
            <w:div w:id="660810278">
              <w:marLeft w:val="480"/>
              <w:marRight w:val="0"/>
              <w:marTop w:val="0"/>
              <w:marBottom w:val="0"/>
              <w:divBdr>
                <w:top w:val="none" w:sz="0" w:space="0" w:color="auto"/>
                <w:left w:val="none" w:sz="0" w:space="0" w:color="auto"/>
                <w:bottom w:val="none" w:sz="0" w:space="0" w:color="auto"/>
                <w:right w:val="none" w:sz="0" w:space="0" w:color="auto"/>
              </w:divBdr>
            </w:div>
            <w:div w:id="660814229">
              <w:marLeft w:val="480"/>
              <w:marRight w:val="0"/>
              <w:marTop w:val="0"/>
              <w:marBottom w:val="0"/>
              <w:divBdr>
                <w:top w:val="none" w:sz="0" w:space="0" w:color="auto"/>
                <w:left w:val="none" w:sz="0" w:space="0" w:color="auto"/>
                <w:bottom w:val="none" w:sz="0" w:space="0" w:color="auto"/>
                <w:right w:val="none" w:sz="0" w:space="0" w:color="auto"/>
              </w:divBdr>
            </w:div>
            <w:div w:id="660930822">
              <w:marLeft w:val="480"/>
              <w:marRight w:val="0"/>
              <w:marTop w:val="0"/>
              <w:marBottom w:val="0"/>
              <w:divBdr>
                <w:top w:val="none" w:sz="0" w:space="0" w:color="auto"/>
                <w:left w:val="none" w:sz="0" w:space="0" w:color="auto"/>
                <w:bottom w:val="none" w:sz="0" w:space="0" w:color="auto"/>
                <w:right w:val="none" w:sz="0" w:space="0" w:color="auto"/>
              </w:divBdr>
            </w:div>
            <w:div w:id="660934434">
              <w:marLeft w:val="480"/>
              <w:marRight w:val="0"/>
              <w:marTop w:val="0"/>
              <w:marBottom w:val="0"/>
              <w:divBdr>
                <w:top w:val="none" w:sz="0" w:space="0" w:color="auto"/>
                <w:left w:val="none" w:sz="0" w:space="0" w:color="auto"/>
                <w:bottom w:val="none" w:sz="0" w:space="0" w:color="auto"/>
                <w:right w:val="none" w:sz="0" w:space="0" w:color="auto"/>
              </w:divBdr>
            </w:div>
            <w:div w:id="661005139">
              <w:marLeft w:val="480"/>
              <w:marRight w:val="0"/>
              <w:marTop w:val="0"/>
              <w:marBottom w:val="0"/>
              <w:divBdr>
                <w:top w:val="none" w:sz="0" w:space="0" w:color="auto"/>
                <w:left w:val="none" w:sz="0" w:space="0" w:color="auto"/>
                <w:bottom w:val="none" w:sz="0" w:space="0" w:color="auto"/>
                <w:right w:val="none" w:sz="0" w:space="0" w:color="auto"/>
              </w:divBdr>
            </w:div>
            <w:div w:id="661005221">
              <w:marLeft w:val="480"/>
              <w:marRight w:val="0"/>
              <w:marTop w:val="0"/>
              <w:marBottom w:val="0"/>
              <w:divBdr>
                <w:top w:val="none" w:sz="0" w:space="0" w:color="auto"/>
                <w:left w:val="none" w:sz="0" w:space="0" w:color="auto"/>
                <w:bottom w:val="none" w:sz="0" w:space="0" w:color="auto"/>
                <w:right w:val="none" w:sz="0" w:space="0" w:color="auto"/>
              </w:divBdr>
            </w:div>
            <w:div w:id="661128661">
              <w:marLeft w:val="480"/>
              <w:marRight w:val="0"/>
              <w:marTop w:val="0"/>
              <w:marBottom w:val="0"/>
              <w:divBdr>
                <w:top w:val="none" w:sz="0" w:space="0" w:color="auto"/>
                <w:left w:val="none" w:sz="0" w:space="0" w:color="auto"/>
                <w:bottom w:val="none" w:sz="0" w:space="0" w:color="auto"/>
                <w:right w:val="none" w:sz="0" w:space="0" w:color="auto"/>
              </w:divBdr>
            </w:div>
            <w:div w:id="661157636">
              <w:marLeft w:val="480"/>
              <w:marRight w:val="0"/>
              <w:marTop w:val="0"/>
              <w:marBottom w:val="0"/>
              <w:divBdr>
                <w:top w:val="none" w:sz="0" w:space="0" w:color="auto"/>
                <w:left w:val="none" w:sz="0" w:space="0" w:color="auto"/>
                <w:bottom w:val="none" w:sz="0" w:space="0" w:color="auto"/>
                <w:right w:val="none" w:sz="0" w:space="0" w:color="auto"/>
              </w:divBdr>
            </w:div>
            <w:div w:id="661205262">
              <w:marLeft w:val="480"/>
              <w:marRight w:val="0"/>
              <w:marTop w:val="0"/>
              <w:marBottom w:val="0"/>
              <w:divBdr>
                <w:top w:val="none" w:sz="0" w:space="0" w:color="auto"/>
                <w:left w:val="none" w:sz="0" w:space="0" w:color="auto"/>
                <w:bottom w:val="none" w:sz="0" w:space="0" w:color="auto"/>
                <w:right w:val="none" w:sz="0" w:space="0" w:color="auto"/>
              </w:divBdr>
            </w:div>
            <w:div w:id="661275473">
              <w:marLeft w:val="480"/>
              <w:marRight w:val="0"/>
              <w:marTop w:val="0"/>
              <w:marBottom w:val="0"/>
              <w:divBdr>
                <w:top w:val="none" w:sz="0" w:space="0" w:color="auto"/>
                <w:left w:val="none" w:sz="0" w:space="0" w:color="auto"/>
                <w:bottom w:val="none" w:sz="0" w:space="0" w:color="auto"/>
                <w:right w:val="none" w:sz="0" w:space="0" w:color="auto"/>
              </w:divBdr>
            </w:div>
            <w:div w:id="661280349">
              <w:marLeft w:val="480"/>
              <w:marRight w:val="0"/>
              <w:marTop w:val="0"/>
              <w:marBottom w:val="0"/>
              <w:divBdr>
                <w:top w:val="none" w:sz="0" w:space="0" w:color="auto"/>
                <w:left w:val="none" w:sz="0" w:space="0" w:color="auto"/>
                <w:bottom w:val="none" w:sz="0" w:space="0" w:color="auto"/>
                <w:right w:val="none" w:sz="0" w:space="0" w:color="auto"/>
              </w:divBdr>
            </w:div>
            <w:div w:id="661393479">
              <w:marLeft w:val="480"/>
              <w:marRight w:val="0"/>
              <w:marTop w:val="0"/>
              <w:marBottom w:val="0"/>
              <w:divBdr>
                <w:top w:val="none" w:sz="0" w:space="0" w:color="auto"/>
                <w:left w:val="none" w:sz="0" w:space="0" w:color="auto"/>
                <w:bottom w:val="none" w:sz="0" w:space="0" w:color="auto"/>
                <w:right w:val="none" w:sz="0" w:space="0" w:color="auto"/>
              </w:divBdr>
            </w:div>
            <w:div w:id="661394835">
              <w:marLeft w:val="480"/>
              <w:marRight w:val="0"/>
              <w:marTop w:val="0"/>
              <w:marBottom w:val="0"/>
              <w:divBdr>
                <w:top w:val="none" w:sz="0" w:space="0" w:color="auto"/>
                <w:left w:val="none" w:sz="0" w:space="0" w:color="auto"/>
                <w:bottom w:val="none" w:sz="0" w:space="0" w:color="auto"/>
                <w:right w:val="none" w:sz="0" w:space="0" w:color="auto"/>
              </w:divBdr>
            </w:div>
            <w:div w:id="661547540">
              <w:marLeft w:val="480"/>
              <w:marRight w:val="0"/>
              <w:marTop w:val="0"/>
              <w:marBottom w:val="0"/>
              <w:divBdr>
                <w:top w:val="none" w:sz="0" w:space="0" w:color="auto"/>
                <w:left w:val="none" w:sz="0" w:space="0" w:color="auto"/>
                <w:bottom w:val="none" w:sz="0" w:space="0" w:color="auto"/>
                <w:right w:val="none" w:sz="0" w:space="0" w:color="auto"/>
              </w:divBdr>
            </w:div>
            <w:div w:id="661548573">
              <w:marLeft w:val="480"/>
              <w:marRight w:val="0"/>
              <w:marTop w:val="0"/>
              <w:marBottom w:val="0"/>
              <w:divBdr>
                <w:top w:val="none" w:sz="0" w:space="0" w:color="auto"/>
                <w:left w:val="none" w:sz="0" w:space="0" w:color="auto"/>
                <w:bottom w:val="none" w:sz="0" w:space="0" w:color="auto"/>
                <w:right w:val="none" w:sz="0" w:space="0" w:color="auto"/>
              </w:divBdr>
            </w:div>
            <w:div w:id="661588992">
              <w:marLeft w:val="480"/>
              <w:marRight w:val="0"/>
              <w:marTop w:val="0"/>
              <w:marBottom w:val="0"/>
              <w:divBdr>
                <w:top w:val="none" w:sz="0" w:space="0" w:color="auto"/>
                <w:left w:val="none" w:sz="0" w:space="0" w:color="auto"/>
                <w:bottom w:val="none" w:sz="0" w:space="0" w:color="auto"/>
                <w:right w:val="none" w:sz="0" w:space="0" w:color="auto"/>
              </w:divBdr>
            </w:div>
            <w:div w:id="661661290">
              <w:marLeft w:val="480"/>
              <w:marRight w:val="0"/>
              <w:marTop w:val="0"/>
              <w:marBottom w:val="0"/>
              <w:divBdr>
                <w:top w:val="none" w:sz="0" w:space="0" w:color="auto"/>
                <w:left w:val="none" w:sz="0" w:space="0" w:color="auto"/>
                <w:bottom w:val="none" w:sz="0" w:space="0" w:color="auto"/>
                <w:right w:val="none" w:sz="0" w:space="0" w:color="auto"/>
              </w:divBdr>
            </w:div>
            <w:div w:id="661735640">
              <w:marLeft w:val="480"/>
              <w:marRight w:val="0"/>
              <w:marTop w:val="0"/>
              <w:marBottom w:val="0"/>
              <w:divBdr>
                <w:top w:val="none" w:sz="0" w:space="0" w:color="auto"/>
                <w:left w:val="none" w:sz="0" w:space="0" w:color="auto"/>
                <w:bottom w:val="none" w:sz="0" w:space="0" w:color="auto"/>
                <w:right w:val="none" w:sz="0" w:space="0" w:color="auto"/>
              </w:divBdr>
            </w:div>
            <w:div w:id="661743405">
              <w:marLeft w:val="480"/>
              <w:marRight w:val="0"/>
              <w:marTop w:val="0"/>
              <w:marBottom w:val="0"/>
              <w:divBdr>
                <w:top w:val="none" w:sz="0" w:space="0" w:color="auto"/>
                <w:left w:val="none" w:sz="0" w:space="0" w:color="auto"/>
                <w:bottom w:val="none" w:sz="0" w:space="0" w:color="auto"/>
                <w:right w:val="none" w:sz="0" w:space="0" w:color="auto"/>
              </w:divBdr>
            </w:div>
            <w:div w:id="661811405">
              <w:marLeft w:val="480"/>
              <w:marRight w:val="0"/>
              <w:marTop w:val="0"/>
              <w:marBottom w:val="0"/>
              <w:divBdr>
                <w:top w:val="none" w:sz="0" w:space="0" w:color="auto"/>
                <w:left w:val="none" w:sz="0" w:space="0" w:color="auto"/>
                <w:bottom w:val="none" w:sz="0" w:space="0" w:color="auto"/>
                <w:right w:val="none" w:sz="0" w:space="0" w:color="auto"/>
              </w:divBdr>
            </w:div>
            <w:div w:id="661854195">
              <w:marLeft w:val="480"/>
              <w:marRight w:val="0"/>
              <w:marTop w:val="0"/>
              <w:marBottom w:val="0"/>
              <w:divBdr>
                <w:top w:val="none" w:sz="0" w:space="0" w:color="auto"/>
                <w:left w:val="none" w:sz="0" w:space="0" w:color="auto"/>
                <w:bottom w:val="none" w:sz="0" w:space="0" w:color="auto"/>
                <w:right w:val="none" w:sz="0" w:space="0" w:color="auto"/>
              </w:divBdr>
            </w:div>
            <w:div w:id="661856355">
              <w:marLeft w:val="480"/>
              <w:marRight w:val="0"/>
              <w:marTop w:val="0"/>
              <w:marBottom w:val="0"/>
              <w:divBdr>
                <w:top w:val="none" w:sz="0" w:space="0" w:color="auto"/>
                <w:left w:val="none" w:sz="0" w:space="0" w:color="auto"/>
                <w:bottom w:val="none" w:sz="0" w:space="0" w:color="auto"/>
                <w:right w:val="none" w:sz="0" w:space="0" w:color="auto"/>
              </w:divBdr>
            </w:div>
            <w:div w:id="661929937">
              <w:marLeft w:val="480"/>
              <w:marRight w:val="0"/>
              <w:marTop w:val="0"/>
              <w:marBottom w:val="0"/>
              <w:divBdr>
                <w:top w:val="none" w:sz="0" w:space="0" w:color="auto"/>
                <w:left w:val="none" w:sz="0" w:space="0" w:color="auto"/>
                <w:bottom w:val="none" w:sz="0" w:space="0" w:color="auto"/>
                <w:right w:val="none" w:sz="0" w:space="0" w:color="auto"/>
              </w:divBdr>
            </w:div>
            <w:div w:id="661933425">
              <w:marLeft w:val="480"/>
              <w:marRight w:val="0"/>
              <w:marTop w:val="0"/>
              <w:marBottom w:val="0"/>
              <w:divBdr>
                <w:top w:val="none" w:sz="0" w:space="0" w:color="auto"/>
                <w:left w:val="none" w:sz="0" w:space="0" w:color="auto"/>
                <w:bottom w:val="none" w:sz="0" w:space="0" w:color="auto"/>
                <w:right w:val="none" w:sz="0" w:space="0" w:color="auto"/>
              </w:divBdr>
            </w:div>
            <w:div w:id="661933551">
              <w:marLeft w:val="480"/>
              <w:marRight w:val="0"/>
              <w:marTop w:val="0"/>
              <w:marBottom w:val="0"/>
              <w:divBdr>
                <w:top w:val="none" w:sz="0" w:space="0" w:color="auto"/>
                <w:left w:val="none" w:sz="0" w:space="0" w:color="auto"/>
                <w:bottom w:val="none" w:sz="0" w:space="0" w:color="auto"/>
                <w:right w:val="none" w:sz="0" w:space="0" w:color="auto"/>
              </w:divBdr>
            </w:div>
            <w:div w:id="661934486">
              <w:marLeft w:val="480"/>
              <w:marRight w:val="0"/>
              <w:marTop w:val="0"/>
              <w:marBottom w:val="0"/>
              <w:divBdr>
                <w:top w:val="none" w:sz="0" w:space="0" w:color="auto"/>
                <w:left w:val="none" w:sz="0" w:space="0" w:color="auto"/>
                <w:bottom w:val="none" w:sz="0" w:space="0" w:color="auto"/>
                <w:right w:val="none" w:sz="0" w:space="0" w:color="auto"/>
              </w:divBdr>
            </w:div>
            <w:div w:id="662045756">
              <w:marLeft w:val="480"/>
              <w:marRight w:val="0"/>
              <w:marTop w:val="0"/>
              <w:marBottom w:val="0"/>
              <w:divBdr>
                <w:top w:val="none" w:sz="0" w:space="0" w:color="auto"/>
                <w:left w:val="none" w:sz="0" w:space="0" w:color="auto"/>
                <w:bottom w:val="none" w:sz="0" w:space="0" w:color="auto"/>
                <w:right w:val="none" w:sz="0" w:space="0" w:color="auto"/>
              </w:divBdr>
            </w:div>
            <w:div w:id="662247894">
              <w:marLeft w:val="480"/>
              <w:marRight w:val="0"/>
              <w:marTop w:val="0"/>
              <w:marBottom w:val="0"/>
              <w:divBdr>
                <w:top w:val="none" w:sz="0" w:space="0" w:color="auto"/>
                <w:left w:val="none" w:sz="0" w:space="0" w:color="auto"/>
                <w:bottom w:val="none" w:sz="0" w:space="0" w:color="auto"/>
                <w:right w:val="none" w:sz="0" w:space="0" w:color="auto"/>
              </w:divBdr>
            </w:div>
            <w:div w:id="662317924">
              <w:marLeft w:val="480"/>
              <w:marRight w:val="0"/>
              <w:marTop w:val="0"/>
              <w:marBottom w:val="0"/>
              <w:divBdr>
                <w:top w:val="none" w:sz="0" w:space="0" w:color="auto"/>
                <w:left w:val="none" w:sz="0" w:space="0" w:color="auto"/>
                <w:bottom w:val="none" w:sz="0" w:space="0" w:color="auto"/>
                <w:right w:val="none" w:sz="0" w:space="0" w:color="auto"/>
              </w:divBdr>
            </w:div>
            <w:div w:id="662394249">
              <w:marLeft w:val="480"/>
              <w:marRight w:val="0"/>
              <w:marTop w:val="0"/>
              <w:marBottom w:val="0"/>
              <w:divBdr>
                <w:top w:val="none" w:sz="0" w:space="0" w:color="auto"/>
                <w:left w:val="none" w:sz="0" w:space="0" w:color="auto"/>
                <w:bottom w:val="none" w:sz="0" w:space="0" w:color="auto"/>
                <w:right w:val="none" w:sz="0" w:space="0" w:color="auto"/>
              </w:divBdr>
            </w:div>
            <w:div w:id="662510868">
              <w:marLeft w:val="480"/>
              <w:marRight w:val="0"/>
              <w:marTop w:val="0"/>
              <w:marBottom w:val="0"/>
              <w:divBdr>
                <w:top w:val="none" w:sz="0" w:space="0" w:color="auto"/>
                <w:left w:val="none" w:sz="0" w:space="0" w:color="auto"/>
                <w:bottom w:val="none" w:sz="0" w:space="0" w:color="auto"/>
                <w:right w:val="none" w:sz="0" w:space="0" w:color="auto"/>
              </w:divBdr>
            </w:div>
            <w:div w:id="662583572">
              <w:marLeft w:val="480"/>
              <w:marRight w:val="0"/>
              <w:marTop w:val="0"/>
              <w:marBottom w:val="0"/>
              <w:divBdr>
                <w:top w:val="none" w:sz="0" w:space="0" w:color="auto"/>
                <w:left w:val="none" w:sz="0" w:space="0" w:color="auto"/>
                <w:bottom w:val="none" w:sz="0" w:space="0" w:color="auto"/>
                <w:right w:val="none" w:sz="0" w:space="0" w:color="auto"/>
              </w:divBdr>
            </w:div>
            <w:div w:id="662587926">
              <w:marLeft w:val="480"/>
              <w:marRight w:val="0"/>
              <w:marTop w:val="0"/>
              <w:marBottom w:val="0"/>
              <w:divBdr>
                <w:top w:val="none" w:sz="0" w:space="0" w:color="auto"/>
                <w:left w:val="none" w:sz="0" w:space="0" w:color="auto"/>
                <w:bottom w:val="none" w:sz="0" w:space="0" w:color="auto"/>
                <w:right w:val="none" w:sz="0" w:space="0" w:color="auto"/>
              </w:divBdr>
            </w:div>
            <w:div w:id="662589373">
              <w:marLeft w:val="480"/>
              <w:marRight w:val="0"/>
              <w:marTop w:val="0"/>
              <w:marBottom w:val="0"/>
              <w:divBdr>
                <w:top w:val="none" w:sz="0" w:space="0" w:color="auto"/>
                <w:left w:val="none" w:sz="0" w:space="0" w:color="auto"/>
                <w:bottom w:val="none" w:sz="0" w:space="0" w:color="auto"/>
                <w:right w:val="none" w:sz="0" w:space="0" w:color="auto"/>
              </w:divBdr>
            </w:div>
            <w:div w:id="662591076">
              <w:marLeft w:val="480"/>
              <w:marRight w:val="0"/>
              <w:marTop w:val="0"/>
              <w:marBottom w:val="0"/>
              <w:divBdr>
                <w:top w:val="none" w:sz="0" w:space="0" w:color="auto"/>
                <w:left w:val="none" w:sz="0" w:space="0" w:color="auto"/>
                <w:bottom w:val="none" w:sz="0" w:space="0" w:color="auto"/>
                <w:right w:val="none" w:sz="0" w:space="0" w:color="auto"/>
              </w:divBdr>
            </w:div>
            <w:div w:id="662776179">
              <w:marLeft w:val="480"/>
              <w:marRight w:val="0"/>
              <w:marTop w:val="0"/>
              <w:marBottom w:val="0"/>
              <w:divBdr>
                <w:top w:val="none" w:sz="0" w:space="0" w:color="auto"/>
                <w:left w:val="none" w:sz="0" w:space="0" w:color="auto"/>
                <w:bottom w:val="none" w:sz="0" w:space="0" w:color="auto"/>
                <w:right w:val="none" w:sz="0" w:space="0" w:color="auto"/>
              </w:divBdr>
            </w:div>
            <w:div w:id="662781339">
              <w:marLeft w:val="480"/>
              <w:marRight w:val="0"/>
              <w:marTop w:val="0"/>
              <w:marBottom w:val="0"/>
              <w:divBdr>
                <w:top w:val="none" w:sz="0" w:space="0" w:color="auto"/>
                <w:left w:val="none" w:sz="0" w:space="0" w:color="auto"/>
                <w:bottom w:val="none" w:sz="0" w:space="0" w:color="auto"/>
                <w:right w:val="none" w:sz="0" w:space="0" w:color="auto"/>
              </w:divBdr>
            </w:div>
            <w:div w:id="662976369">
              <w:marLeft w:val="480"/>
              <w:marRight w:val="0"/>
              <w:marTop w:val="0"/>
              <w:marBottom w:val="0"/>
              <w:divBdr>
                <w:top w:val="none" w:sz="0" w:space="0" w:color="auto"/>
                <w:left w:val="none" w:sz="0" w:space="0" w:color="auto"/>
                <w:bottom w:val="none" w:sz="0" w:space="0" w:color="auto"/>
                <w:right w:val="none" w:sz="0" w:space="0" w:color="auto"/>
              </w:divBdr>
            </w:div>
            <w:div w:id="663049583">
              <w:marLeft w:val="480"/>
              <w:marRight w:val="0"/>
              <w:marTop w:val="0"/>
              <w:marBottom w:val="0"/>
              <w:divBdr>
                <w:top w:val="none" w:sz="0" w:space="0" w:color="auto"/>
                <w:left w:val="none" w:sz="0" w:space="0" w:color="auto"/>
                <w:bottom w:val="none" w:sz="0" w:space="0" w:color="auto"/>
                <w:right w:val="none" w:sz="0" w:space="0" w:color="auto"/>
              </w:divBdr>
            </w:div>
            <w:div w:id="663238647">
              <w:marLeft w:val="480"/>
              <w:marRight w:val="0"/>
              <w:marTop w:val="0"/>
              <w:marBottom w:val="0"/>
              <w:divBdr>
                <w:top w:val="none" w:sz="0" w:space="0" w:color="auto"/>
                <w:left w:val="none" w:sz="0" w:space="0" w:color="auto"/>
                <w:bottom w:val="none" w:sz="0" w:space="0" w:color="auto"/>
                <w:right w:val="none" w:sz="0" w:space="0" w:color="auto"/>
              </w:divBdr>
            </w:div>
            <w:div w:id="663239431">
              <w:marLeft w:val="480"/>
              <w:marRight w:val="0"/>
              <w:marTop w:val="0"/>
              <w:marBottom w:val="0"/>
              <w:divBdr>
                <w:top w:val="none" w:sz="0" w:space="0" w:color="auto"/>
                <w:left w:val="none" w:sz="0" w:space="0" w:color="auto"/>
                <w:bottom w:val="none" w:sz="0" w:space="0" w:color="auto"/>
                <w:right w:val="none" w:sz="0" w:space="0" w:color="auto"/>
              </w:divBdr>
            </w:div>
            <w:div w:id="663239524">
              <w:marLeft w:val="480"/>
              <w:marRight w:val="0"/>
              <w:marTop w:val="0"/>
              <w:marBottom w:val="0"/>
              <w:divBdr>
                <w:top w:val="none" w:sz="0" w:space="0" w:color="auto"/>
                <w:left w:val="none" w:sz="0" w:space="0" w:color="auto"/>
                <w:bottom w:val="none" w:sz="0" w:space="0" w:color="auto"/>
                <w:right w:val="none" w:sz="0" w:space="0" w:color="auto"/>
              </w:divBdr>
            </w:div>
            <w:div w:id="663362247">
              <w:marLeft w:val="480"/>
              <w:marRight w:val="0"/>
              <w:marTop w:val="0"/>
              <w:marBottom w:val="0"/>
              <w:divBdr>
                <w:top w:val="none" w:sz="0" w:space="0" w:color="auto"/>
                <w:left w:val="none" w:sz="0" w:space="0" w:color="auto"/>
                <w:bottom w:val="none" w:sz="0" w:space="0" w:color="auto"/>
                <w:right w:val="none" w:sz="0" w:space="0" w:color="auto"/>
              </w:divBdr>
            </w:div>
            <w:div w:id="663431495">
              <w:marLeft w:val="480"/>
              <w:marRight w:val="0"/>
              <w:marTop w:val="0"/>
              <w:marBottom w:val="0"/>
              <w:divBdr>
                <w:top w:val="none" w:sz="0" w:space="0" w:color="auto"/>
                <w:left w:val="none" w:sz="0" w:space="0" w:color="auto"/>
                <w:bottom w:val="none" w:sz="0" w:space="0" w:color="auto"/>
                <w:right w:val="none" w:sz="0" w:space="0" w:color="auto"/>
              </w:divBdr>
            </w:div>
            <w:div w:id="663431731">
              <w:marLeft w:val="480"/>
              <w:marRight w:val="0"/>
              <w:marTop w:val="0"/>
              <w:marBottom w:val="0"/>
              <w:divBdr>
                <w:top w:val="none" w:sz="0" w:space="0" w:color="auto"/>
                <w:left w:val="none" w:sz="0" w:space="0" w:color="auto"/>
                <w:bottom w:val="none" w:sz="0" w:space="0" w:color="auto"/>
                <w:right w:val="none" w:sz="0" w:space="0" w:color="auto"/>
              </w:divBdr>
            </w:div>
            <w:div w:id="663506316">
              <w:marLeft w:val="480"/>
              <w:marRight w:val="0"/>
              <w:marTop w:val="0"/>
              <w:marBottom w:val="0"/>
              <w:divBdr>
                <w:top w:val="none" w:sz="0" w:space="0" w:color="auto"/>
                <w:left w:val="none" w:sz="0" w:space="0" w:color="auto"/>
                <w:bottom w:val="none" w:sz="0" w:space="0" w:color="auto"/>
                <w:right w:val="none" w:sz="0" w:space="0" w:color="auto"/>
              </w:divBdr>
            </w:div>
            <w:div w:id="663512741">
              <w:marLeft w:val="480"/>
              <w:marRight w:val="0"/>
              <w:marTop w:val="0"/>
              <w:marBottom w:val="0"/>
              <w:divBdr>
                <w:top w:val="none" w:sz="0" w:space="0" w:color="auto"/>
                <w:left w:val="none" w:sz="0" w:space="0" w:color="auto"/>
                <w:bottom w:val="none" w:sz="0" w:space="0" w:color="auto"/>
                <w:right w:val="none" w:sz="0" w:space="0" w:color="auto"/>
              </w:divBdr>
            </w:div>
            <w:div w:id="663584318">
              <w:marLeft w:val="480"/>
              <w:marRight w:val="0"/>
              <w:marTop w:val="0"/>
              <w:marBottom w:val="0"/>
              <w:divBdr>
                <w:top w:val="none" w:sz="0" w:space="0" w:color="auto"/>
                <w:left w:val="none" w:sz="0" w:space="0" w:color="auto"/>
                <w:bottom w:val="none" w:sz="0" w:space="0" w:color="auto"/>
                <w:right w:val="none" w:sz="0" w:space="0" w:color="auto"/>
              </w:divBdr>
            </w:div>
            <w:div w:id="663631131">
              <w:marLeft w:val="480"/>
              <w:marRight w:val="0"/>
              <w:marTop w:val="0"/>
              <w:marBottom w:val="0"/>
              <w:divBdr>
                <w:top w:val="none" w:sz="0" w:space="0" w:color="auto"/>
                <w:left w:val="none" w:sz="0" w:space="0" w:color="auto"/>
                <w:bottom w:val="none" w:sz="0" w:space="0" w:color="auto"/>
                <w:right w:val="none" w:sz="0" w:space="0" w:color="auto"/>
              </w:divBdr>
            </w:div>
            <w:div w:id="663748667">
              <w:marLeft w:val="480"/>
              <w:marRight w:val="0"/>
              <w:marTop w:val="0"/>
              <w:marBottom w:val="0"/>
              <w:divBdr>
                <w:top w:val="none" w:sz="0" w:space="0" w:color="auto"/>
                <w:left w:val="none" w:sz="0" w:space="0" w:color="auto"/>
                <w:bottom w:val="none" w:sz="0" w:space="0" w:color="auto"/>
                <w:right w:val="none" w:sz="0" w:space="0" w:color="auto"/>
              </w:divBdr>
            </w:div>
            <w:div w:id="663897163">
              <w:marLeft w:val="480"/>
              <w:marRight w:val="0"/>
              <w:marTop w:val="0"/>
              <w:marBottom w:val="0"/>
              <w:divBdr>
                <w:top w:val="none" w:sz="0" w:space="0" w:color="auto"/>
                <w:left w:val="none" w:sz="0" w:space="0" w:color="auto"/>
                <w:bottom w:val="none" w:sz="0" w:space="0" w:color="auto"/>
                <w:right w:val="none" w:sz="0" w:space="0" w:color="auto"/>
              </w:divBdr>
            </w:div>
            <w:div w:id="664014308">
              <w:marLeft w:val="480"/>
              <w:marRight w:val="0"/>
              <w:marTop w:val="0"/>
              <w:marBottom w:val="0"/>
              <w:divBdr>
                <w:top w:val="none" w:sz="0" w:space="0" w:color="auto"/>
                <w:left w:val="none" w:sz="0" w:space="0" w:color="auto"/>
                <w:bottom w:val="none" w:sz="0" w:space="0" w:color="auto"/>
                <w:right w:val="none" w:sz="0" w:space="0" w:color="auto"/>
              </w:divBdr>
            </w:div>
            <w:div w:id="664093464">
              <w:marLeft w:val="480"/>
              <w:marRight w:val="0"/>
              <w:marTop w:val="0"/>
              <w:marBottom w:val="0"/>
              <w:divBdr>
                <w:top w:val="none" w:sz="0" w:space="0" w:color="auto"/>
                <w:left w:val="none" w:sz="0" w:space="0" w:color="auto"/>
                <w:bottom w:val="none" w:sz="0" w:space="0" w:color="auto"/>
                <w:right w:val="none" w:sz="0" w:space="0" w:color="auto"/>
              </w:divBdr>
            </w:div>
            <w:div w:id="664093511">
              <w:marLeft w:val="480"/>
              <w:marRight w:val="0"/>
              <w:marTop w:val="0"/>
              <w:marBottom w:val="0"/>
              <w:divBdr>
                <w:top w:val="none" w:sz="0" w:space="0" w:color="auto"/>
                <w:left w:val="none" w:sz="0" w:space="0" w:color="auto"/>
                <w:bottom w:val="none" w:sz="0" w:space="0" w:color="auto"/>
                <w:right w:val="none" w:sz="0" w:space="0" w:color="auto"/>
              </w:divBdr>
            </w:div>
            <w:div w:id="664095077">
              <w:marLeft w:val="480"/>
              <w:marRight w:val="0"/>
              <w:marTop w:val="0"/>
              <w:marBottom w:val="0"/>
              <w:divBdr>
                <w:top w:val="none" w:sz="0" w:space="0" w:color="auto"/>
                <w:left w:val="none" w:sz="0" w:space="0" w:color="auto"/>
                <w:bottom w:val="none" w:sz="0" w:space="0" w:color="auto"/>
                <w:right w:val="none" w:sz="0" w:space="0" w:color="auto"/>
              </w:divBdr>
            </w:div>
            <w:div w:id="664095497">
              <w:marLeft w:val="480"/>
              <w:marRight w:val="0"/>
              <w:marTop w:val="0"/>
              <w:marBottom w:val="0"/>
              <w:divBdr>
                <w:top w:val="none" w:sz="0" w:space="0" w:color="auto"/>
                <w:left w:val="none" w:sz="0" w:space="0" w:color="auto"/>
                <w:bottom w:val="none" w:sz="0" w:space="0" w:color="auto"/>
                <w:right w:val="none" w:sz="0" w:space="0" w:color="auto"/>
              </w:divBdr>
            </w:div>
            <w:div w:id="664168072">
              <w:marLeft w:val="480"/>
              <w:marRight w:val="0"/>
              <w:marTop w:val="0"/>
              <w:marBottom w:val="0"/>
              <w:divBdr>
                <w:top w:val="none" w:sz="0" w:space="0" w:color="auto"/>
                <w:left w:val="none" w:sz="0" w:space="0" w:color="auto"/>
                <w:bottom w:val="none" w:sz="0" w:space="0" w:color="auto"/>
                <w:right w:val="none" w:sz="0" w:space="0" w:color="auto"/>
              </w:divBdr>
            </w:div>
            <w:div w:id="664210749">
              <w:marLeft w:val="480"/>
              <w:marRight w:val="0"/>
              <w:marTop w:val="0"/>
              <w:marBottom w:val="0"/>
              <w:divBdr>
                <w:top w:val="none" w:sz="0" w:space="0" w:color="auto"/>
                <w:left w:val="none" w:sz="0" w:space="0" w:color="auto"/>
                <w:bottom w:val="none" w:sz="0" w:space="0" w:color="auto"/>
                <w:right w:val="none" w:sz="0" w:space="0" w:color="auto"/>
              </w:divBdr>
            </w:div>
            <w:div w:id="664212292">
              <w:marLeft w:val="480"/>
              <w:marRight w:val="0"/>
              <w:marTop w:val="0"/>
              <w:marBottom w:val="0"/>
              <w:divBdr>
                <w:top w:val="none" w:sz="0" w:space="0" w:color="auto"/>
                <w:left w:val="none" w:sz="0" w:space="0" w:color="auto"/>
                <w:bottom w:val="none" w:sz="0" w:space="0" w:color="auto"/>
                <w:right w:val="none" w:sz="0" w:space="0" w:color="auto"/>
              </w:divBdr>
            </w:div>
            <w:div w:id="664363288">
              <w:marLeft w:val="480"/>
              <w:marRight w:val="0"/>
              <w:marTop w:val="0"/>
              <w:marBottom w:val="0"/>
              <w:divBdr>
                <w:top w:val="none" w:sz="0" w:space="0" w:color="auto"/>
                <w:left w:val="none" w:sz="0" w:space="0" w:color="auto"/>
                <w:bottom w:val="none" w:sz="0" w:space="0" w:color="auto"/>
                <w:right w:val="none" w:sz="0" w:space="0" w:color="auto"/>
              </w:divBdr>
            </w:div>
            <w:div w:id="664432213">
              <w:marLeft w:val="480"/>
              <w:marRight w:val="0"/>
              <w:marTop w:val="0"/>
              <w:marBottom w:val="0"/>
              <w:divBdr>
                <w:top w:val="none" w:sz="0" w:space="0" w:color="auto"/>
                <w:left w:val="none" w:sz="0" w:space="0" w:color="auto"/>
                <w:bottom w:val="none" w:sz="0" w:space="0" w:color="auto"/>
                <w:right w:val="none" w:sz="0" w:space="0" w:color="auto"/>
              </w:divBdr>
            </w:div>
            <w:div w:id="664434061">
              <w:marLeft w:val="480"/>
              <w:marRight w:val="0"/>
              <w:marTop w:val="0"/>
              <w:marBottom w:val="0"/>
              <w:divBdr>
                <w:top w:val="none" w:sz="0" w:space="0" w:color="auto"/>
                <w:left w:val="none" w:sz="0" w:space="0" w:color="auto"/>
                <w:bottom w:val="none" w:sz="0" w:space="0" w:color="auto"/>
                <w:right w:val="none" w:sz="0" w:space="0" w:color="auto"/>
              </w:divBdr>
            </w:div>
            <w:div w:id="664553807">
              <w:marLeft w:val="480"/>
              <w:marRight w:val="0"/>
              <w:marTop w:val="0"/>
              <w:marBottom w:val="0"/>
              <w:divBdr>
                <w:top w:val="none" w:sz="0" w:space="0" w:color="auto"/>
                <w:left w:val="none" w:sz="0" w:space="0" w:color="auto"/>
                <w:bottom w:val="none" w:sz="0" w:space="0" w:color="auto"/>
                <w:right w:val="none" w:sz="0" w:space="0" w:color="auto"/>
              </w:divBdr>
            </w:div>
            <w:div w:id="664628065">
              <w:marLeft w:val="480"/>
              <w:marRight w:val="0"/>
              <w:marTop w:val="0"/>
              <w:marBottom w:val="0"/>
              <w:divBdr>
                <w:top w:val="none" w:sz="0" w:space="0" w:color="auto"/>
                <w:left w:val="none" w:sz="0" w:space="0" w:color="auto"/>
                <w:bottom w:val="none" w:sz="0" w:space="0" w:color="auto"/>
                <w:right w:val="none" w:sz="0" w:space="0" w:color="auto"/>
              </w:divBdr>
            </w:div>
            <w:div w:id="664630010">
              <w:marLeft w:val="480"/>
              <w:marRight w:val="0"/>
              <w:marTop w:val="0"/>
              <w:marBottom w:val="0"/>
              <w:divBdr>
                <w:top w:val="none" w:sz="0" w:space="0" w:color="auto"/>
                <w:left w:val="none" w:sz="0" w:space="0" w:color="auto"/>
                <w:bottom w:val="none" w:sz="0" w:space="0" w:color="auto"/>
                <w:right w:val="none" w:sz="0" w:space="0" w:color="auto"/>
              </w:divBdr>
            </w:div>
            <w:div w:id="664666642">
              <w:marLeft w:val="480"/>
              <w:marRight w:val="0"/>
              <w:marTop w:val="0"/>
              <w:marBottom w:val="0"/>
              <w:divBdr>
                <w:top w:val="none" w:sz="0" w:space="0" w:color="auto"/>
                <w:left w:val="none" w:sz="0" w:space="0" w:color="auto"/>
                <w:bottom w:val="none" w:sz="0" w:space="0" w:color="auto"/>
                <w:right w:val="none" w:sz="0" w:space="0" w:color="auto"/>
              </w:divBdr>
            </w:div>
            <w:div w:id="664817608">
              <w:marLeft w:val="480"/>
              <w:marRight w:val="0"/>
              <w:marTop w:val="0"/>
              <w:marBottom w:val="0"/>
              <w:divBdr>
                <w:top w:val="none" w:sz="0" w:space="0" w:color="auto"/>
                <w:left w:val="none" w:sz="0" w:space="0" w:color="auto"/>
                <w:bottom w:val="none" w:sz="0" w:space="0" w:color="auto"/>
                <w:right w:val="none" w:sz="0" w:space="0" w:color="auto"/>
              </w:divBdr>
            </w:div>
            <w:div w:id="664821819">
              <w:marLeft w:val="480"/>
              <w:marRight w:val="0"/>
              <w:marTop w:val="0"/>
              <w:marBottom w:val="0"/>
              <w:divBdr>
                <w:top w:val="none" w:sz="0" w:space="0" w:color="auto"/>
                <w:left w:val="none" w:sz="0" w:space="0" w:color="auto"/>
                <w:bottom w:val="none" w:sz="0" w:space="0" w:color="auto"/>
                <w:right w:val="none" w:sz="0" w:space="0" w:color="auto"/>
              </w:divBdr>
            </w:div>
            <w:div w:id="664825544">
              <w:marLeft w:val="480"/>
              <w:marRight w:val="0"/>
              <w:marTop w:val="0"/>
              <w:marBottom w:val="0"/>
              <w:divBdr>
                <w:top w:val="none" w:sz="0" w:space="0" w:color="auto"/>
                <w:left w:val="none" w:sz="0" w:space="0" w:color="auto"/>
                <w:bottom w:val="none" w:sz="0" w:space="0" w:color="auto"/>
                <w:right w:val="none" w:sz="0" w:space="0" w:color="auto"/>
              </w:divBdr>
            </w:div>
            <w:div w:id="664892188">
              <w:marLeft w:val="480"/>
              <w:marRight w:val="0"/>
              <w:marTop w:val="0"/>
              <w:marBottom w:val="0"/>
              <w:divBdr>
                <w:top w:val="none" w:sz="0" w:space="0" w:color="auto"/>
                <w:left w:val="none" w:sz="0" w:space="0" w:color="auto"/>
                <w:bottom w:val="none" w:sz="0" w:space="0" w:color="auto"/>
                <w:right w:val="none" w:sz="0" w:space="0" w:color="auto"/>
              </w:divBdr>
            </w:div>
            <w:div w:id="665018878">
              <w:marLeft w:val="480"/>
              <w:marRight w:val="0"/>
              <w:marTop w:val="0"/>
              <w:marBottom w:val="0"/>
              <w:divBdr>
                <w:top w:val="none" w:sz="0" w:space="0" w:color="auto"/>
                <w:left w:val="none" w:sz="0" w:space="0" w:color="auto"/>
                <w:bottom w:val="none" w:sz="0" w:space="0" w:color="auto"/>
                <w:right w:val="none" w:sz="0" w:space="0" w:color="auto"/>
              </w:divBdr>
            </w:div>
            <w:div w:id="665086617">
              <w:marLeft w:val="480"/>
              <w:marRight w:val="0"/>
              <w:marTop w:val="0"/>
              <w:marBottom w:val="0"/>
              <w:divBdr>
                <w:top w:val="none" w:sz="0" w:space="0" w:color="auto"/>
                <w:left w:val="none" w:sz="0" w:space="0" w:color="auto"/>
                <w:bottom w:val="none" w:sz="0" w:space="0" w:color="auto"/>
                <w:right w:val="none" w:sz="0" w:space="0" w:color="auto"/>
              </w:divBdr>
            </w:div>
            <w:div w:id="665089973">
              <w:marLeft w:val="480"/>
              <w:marRight w:val="0"/>
              <w:marTop w:val="0"/>
              <w:marBottom w:val="0"/>
              <w:divBdr>
                <w:top w:val="none" w:sz="0" w:space="0" w:color="auto"/>
                <w:left w:val="none" w:sz="0" w:space="0" w:color="auto"/>
                <w:bottom w:val="none" w:sz="0" w:space="0" w:color="auto"/>
                <w:right w:val="none" w:sz="0" w:space="0" w:color="auto"/>
              </w:divBdr>
            </w:div>
            <w:div w:id="665212508">
              <w:marLeft w:val="480"/>
              <w:marRight w:val="0"/>
              <w:marTop w:val="0"/>
              <w:marBottom w:val="0"/>
              <w:divBdr>
                <w:top w:val="none" w:sz="0" w:space="0" w:color="auto"/>
                <w:left w:val="none" w:sz="0" w:space="0" w:color="auto"/>
                <w:bottom w:val="none" w:sz="0" w:space="0" w:color="auto"/>
                <w:right w:val="none" w:sz="0" w:space="0" w:color="auto"/>
              </w:divBdr>
            </w:div>
            <w:div w:id="665322928">
              <w:marLeft w:val="480"/>
              <w:marRight w:val="0"/>
              <w:marTop w:val="0"/>
              <w:marBottom w:val="0"/>
              <w:divBdr>
                <w:top w:val="none" w:sz="0" w:space="0" w:color="auto"/>
                <w:left w:val="none" w:sz="0" w:space="0" w:color="auto"/>
                <w:bottom w:val="none" w:sz="0" w:space="0" w:color="auto"/>
                <w:right w:val="none" w:sz="0" w:space="0" w:color="auto"/>
              </w:divBdr>
            </w:div>
            <w:div w:id="665521620">
              <w:marLeft w:val="480"/>
              <w:marRight w:val="0"/>
              <w:marTop w:val="0"/>
              <w:marBottom w:val="0"/>
              <w:divBdr>
                <w:top w:val="none" w:sz="0" w:space="0" w:color="auto"/>
                <w:left w:val="none" w:sz="0" w:space="0" w:color="auto"/>
                <w:bottom w:val="none" w:sz="0" w:space="0" w:color="auto"/>
                <w:right w:val="none" w:sz="0" w:space="0" w:color="auto"/>
              </w:divBdr>
            </w:div>
            <w:div w:id="665522055">
              <w:marLeft w:val="480"/>
              <w:marRight w:val="0"/>
              <w:marTop w:val="0"/>
              <w:marBottom w:val="0"/>
              <w:divBdr>
                <w:top w:val="none" w:sz="0" w:space="0" w:color="auto"/>
                <w:left w:val="none" w:sz="0" w:space="0" w:color="auto"/>
                <w:bottom w:val="none" w:sz="0" w:space="0" w:color="auto"/>
                <w:right w:val="none" w:sz="0" w:space="0" w:color="auto"/>
              </w:divBdr>
            </w:div>
            <w:div w:id="665523456">
              <w:marLeft w:val="480"/>
              <w:marRight w:val="0"/>
              <w:marTop w:val="0"/>
              <w:marBottom w:val="0"/>
              <w:divBdr>
                <w:top w:val="none" w:sz="0" w:space="0" w:color="auto"/>
                <w:left w:val="none" w:sz="0" w:space="0" w:color="auto"/>
                <w:bottom w:val="none" w:sz="0" w:space="0" w:color="auto"/>
                <w:right w:val="none" w:sz="0" w:space="0" w:color="auto"/>
              </w:divBdr>
            </w:div>
            <w:div w:id="665666355">
              <w:marLeft w:val="480"/>
              <w:marRight w:val="0"/>
              <w:marTop w:val="0"/>
              <w:marBottom w:val="0"/>
              <w:divBdr>
                <w:top w:val="none" w:sz="0" w:space="0" w:color="auto"/>
                <w:left w:val="none" w:sz="0" w:space="0" w:color="auto"/>
                <w:bottom w:val="none" w:sz="0" w:space="0" w:color="auto"/>
                <w:right w:val="none" w:sz="0" w:space="0" w:color="auto"/>
              </w:divBdr>
            </w:div>
            <w:div w:id="665669923">
              <w:marLeft w:val="480"/>
              <w:marRight w:val="0"/>
              <w:marTop w:val="0"/>
              <w:marBottom w:val="0"/>
              <w:divBdr>
                <w:top w:val="none" w:sz="0" w:space="0" w:color="auto"/>
                <w:left w:val="none" w:sz="0" w:space="0" w:color="auto"/>
                <w:bottom w:val="none" w:sz="0" w:space="0" w:color="auto"/>
                <w:right w:val="none" w:sz="0" w:space="0" w:color="auto"/>
              </w:divBdr>
            </w:div>
            <w:div w:id="665744546">
              <w:marLeft w:val="480"/>
              <w:marRight w:val="0"/>
              <w:marTop w:val="0"/>
              <w:marBottom w:val="0"/>
              <w:divBdr>
                <w:top w:val="none" w:sz="0" w:space="0" w:color="auto"/>
                <w:left w:val="none" w:sz="0" w:space="0" w:color="auto"/>
                <w:bottom w:val="none" w:sz="0" w:space="0" w:color="auto"/>
                <w:right w:val="none" w:sz="0" w:space="0" w:color="auto"/>
              </w:divBdr>
            </w:div>
            <w:div w:id="665788140">
              <w:marLeft w:val="480"/>
              <w:marRight w:val="0"/>
              <w:marTop w:val="0"/>
              <w:marBottom w:val="0"/>
              <w:divBdr>
                <w:top w:val="none" w:sz="0" w:space="0" w:color="auto"/>
                <w:left w:val="none" w:sz="0" w:space="0" w:color="auto"/>
                <w:bottom w:val="none" w:sz="0" w:space="0" w:color="auto"/>
                <w:right w:val="none" w:sz="0" w:space="0" w:color="auto"/>
              </w:divBdr>
            </w:div>
            <w:div w:id="665940881">
              <w:marLeft w:val="480"/>
              <w:marRight w:val="0"/>
              <w:marTop w:val="0"/>
              <w:marBottom w:val="0"/>
              <w:divBdr>
                <w:top w:val="none" w:sz="0" w:space="0" w:color="auto"/>
                <w:left w:val="none" w:sz="0" w:space="0" w:color="auto"/>
                <w:bottom w:val="none" w:sz="0" w:space="0" w:color="auto"/>
                <w:right w:val="none" w:sz="0" w:space="0" w:color="auto"/>
              </w:divBdr>
            </w:div>
            <w:div w:id="665979523">
              <w:marLeft w:val="480"/>
              <w:marRight w:val="0"/>
              <w:marTop w:val="0"/>
              <w:marBottom w:val="0"/>
              <w:divBdr>
                <w:top w:val="none" w:sz="0" w:space="0" w:color="auto"/>
                <w:left w:val="none" w:sz="0" w:space="0" w:color="auto"/>
                <w:bottom w:val="none" w:sz="0" w:space="0" w:color="auto"/>
                <w:right w:val="none" w:sz="0" w:space="0" w:color="auto"/>
              </w:divBdr>
            </w:div>
            <w:div w:id="666052283">
              <w:marLeft w:val="480"/>
              <w:marRight w:val="0"/>
              <w:marTop w:val="0"/>
              <w:marBottom w:val="0"/>
              <w:divBdr>
                <w:top w:val="none" w:sz="0" w:space="0" w:color="auto"/>
                <w:left w:val="none" w:sz="0" w:space="0" w:color="auto"/>
                <w:bottom w:val="none" w:sz="0" w:space="0" w:color="auto"/>
                <w:right w:val="none" w:sz="0" w:space="0" w:color="auto"/>
              </w:divBdr>
            </w:div>
            <w:div w:id="666129748">
              <w:marLeft w:val="480"/>
              <w:marRight w:val="0"/>
              <w:marTop w:val="0"/>
              <w:marBottom w:val="0"/>
              <w:divBdr>
                <w:top w:val="none" w:sz="0" w:space="0" w:color="auto"/>
                <w:left w:val="none" w:sz="0" w:space="0" w:color="auto"/>
                <w:bottom w:val="none" w:sz="0" w:space="0" w:color="auto"/>
                <w:right w:val="none" w:sz="0" w:space="0" w:color="auto"/>
              </w:divBdr>
            </w:div>
            <w:div w:id="666203639">
              <w:marLeft w:val="480"/>
              <w:marRight w:val="0"/>
              <w:marTop w:val="0"/>
              <w:marBottom w:val="0"/>
              <w:divBdr>
                <w:top w:val="none" w:sz="0" w:space="0" w:color="auto"/>
                <w:left w:val="none" w:sz="0" w:space="0" w:color="auto"/>
                <w:bottom w:val="none" w:sz="0" w:space="0" w:color="auto"/>
                <w:right w:val="none" w:sz="0" w:space="0" w:color="auto"/>
              </w:divBdr>
            </w:div>
            <w:div w:id="666254820">
              <w:marLeft w:val="480"/>
              <w:marRight w:val="0"/>
              <w:marTop w:val="0"/>
              <w:marBottom w:val="0"/>
              <w:divBdr>
                <w:top w:val="none" w:sz="0" w:space="0" w:color="auto"/>
                <w:left w:val="none" w:sz="0" w:space="0" w:color="auto"/>
                <w:bottom w:val="none" w:sz="0" w:space="0" w:color="auto"/>
                <w:right w:val="none" w:sz="0" w:space="0" w:color="auto"/>
              </w:divBdr>
            </w:div>
            <w:div w:id="666401719">
              <w:marLeft w:val="480"/>
              <w:marRight w:val="0"/>
              <w:marTop w:val="0"/>
              <w:marBottom w:val="0"/>
              <w:divBdr>
                <w:top w:val="none" w:sz="0" w:space="0" w:color="auto"/>
                <w:left w:val="none" w:sz="0" w:space="0" w:color="auto"/>
                <w:bottom w:val="none" w:sz="0" w:space="0" w:color="auto"/>
                <w:right w:val="none" w:sz="0" w:space="0" w:color="auto"/>
              </w:divBdr>
            </w:div>
            <w:div w:id="666442025">
              <w:marLeft w:val="480"/>
              <w:marRight w:val="0"/>
              <w:marTop w:val="0"/>
              <w:marBottom w:val="0"/>
              <w:divBdr>
                <w:top w:val="none" w:sz="0" w:space="0" w:color="auto"/>
                <w:left w:val="none" w:sz="0" w:space="0" w:color="auto"/>
                <w:bottom w:val="none" w:sz="0" w:space="0" w:color="auto"/>
                <w:right w:val="none" w:sz="0" w:space="0" w:color="auto"/>
              </w:divBdr>
            </w:div>
            <w:div w:id="666518198">
              <w:marLeft w:val="480"/>
              <w:marRight w:val="0"/>
              <w:marTop w:val="0"/>
              <w:marBottom w:val="0"/>
              <w:divBdr>
                <w:top w:val="none" w:sz="0" w:space="0" w:color="auto"/>
                <w:left w:val="none" w:sz="0" w:space="0" w:color="auto"/>
                <w:bottom w:val="none" w:sz="0" w:space="0" w:color="auto"/>
                <w:right w:val="none" w:sz="0" w:space="0" w:color="auto"/>
              </w:divBdr>
            </w:div>
            <w:div w:id="666518520">
              <w:marLeft w:val="480"/>
              <w:marRight w:val="0"/>
              <w:marTop w:val="0"/>
              <w:marBottom w:val="0"/>
              <w:divBdr>
                <w:top w:val="none" w:sz="0" w:space="0" w:color="auto"/>
                <w:left w:val="none" w:sz="0" w:space="0" w:color="auto"/>
                <w:bottom w:val="none" w:sz="0" w:space="0" w:color="auto"/>
                <w:right w:val="none" w:sz="0" w:space="0" w:color="auto"/>
              </w:divBdr>
            </w:div>
            <w:div w:id="666597637">
              <w:marLeft w:val="480"/>
              <w:marRight w:val="0"/>
              <w:marTop w:val="0"/>
              <w:marBottom w:val="0"/>
              <w:divBdr>
                <w:top w:val="none" w:sz="0" w:space="0" w:color="auto"/>
                <w:left w:val="none" w:sz="0" w:space="0" w:color="auto"/>
                <w:bottom w:val="none" w:sz="0" w:space="0" w:color="auto"/>
                <w:right w:val="none" w:sz="0" w:space="0" w:color="auto"/>
              </w:divBdr>
            </w:div>
            <w:div w:id="666636253">
              <w:marLeft w:val="480"/>
              <w:marRight w:val="0"/>
              <w:marTop w:val="0"/>
              <w:marBottom w:val="0"/>
              <w:divBdr>
                <w:top w:val="none" w:sz="0" w:space="0" w:color="auto"/>
                <w:left w:val="none" w:sz="0" w:space="0" w:color="auto"/>
                <w:bottom w:val="none" w:sz="0" w:space="0" w:color="auto"/>
                <w:right w:val="none" w:sz="0" w:space="0" w:color="auto"/>
              </w:divBdr>
            </w:div>
            <w:div w:id="666639739">
              <w:marLeft w:val="480"/>
              <w:marRight w:val="0"/>
              <w:marTop w:val="0"/>
              <w:marBottom w:val="0"/>
              <w:divBdr>
                <w:top w:val="none" w:sz="0" w:space="0" w:color="auto"/>
                <w:left w:val="none" w:sz="0" w:space="0" w:color="auto"/>
                <w:bottom w:val="none" w:sz="0" w:space="0" w:color="auto"/>
                <w:right w:val="none" w:sz="0" w:space="0" w:color="auto"/>
              </w:divBdr>
            </w:div>
            <w:div w:id="666709763">
              <w:marLeft w:val="480"/>
              <w:marRight w:val="0"/>
              <w:marTop w:val="0"/>
              <w:marBottom w:val="0"/>
              <w:divBdr>
                <w:top w:val="none" w:sz="0" w:space="0" w:color="auto"/>
                <w:left w:val="none" w:sz="0" w:space="0" w:color="auto"/>
                <w:bottom w:val="none" w:sz="0" w:space="0" w:color="auto"/>
                <w:right w:val="none" w:sz="0" w:space="0" w:color="auto"/>
              </w:divBdr>
            </w:div>
            <w:div w:id="666711372">
              <w:marLeft w:val="480"/>
              <w:marRight w:val="0"/>
              <w:marTop w:val="0"/>
              <w:marBottom w:val="0"/>
              <w:divBdr>
                <w:top w:val="none" w:sz="0" w:space="0" w:color="auto"/>
                <w:left w:val="none" w:sz="0" w:space="0" w:color="auto"/>
                <w:bottom w:val="none" w:sz="0" w:space="0" w:color="auto"/>
                <w:right w:val="none" w:sz="0" w:space="0" w:color="auto"/>
              </w:divBdr>
            </w:div>
            <w:div w:id="666714339">
              <w:marLeft w:val="480"/>
              <w:marRight w:val="0"/>
              <w:marTop w:val="0"/>
              <w:marBottom w:val="0"/>
              <w:divBdr>
                <w:top w:val="none" w:sz="0" w:space="0" w:color="auto"/>
                <w:left w:val="none" w:sz="0" w:space="0" w:color="auto"/>
                <w:bottom w:val="none" w:sz="0" w:space="0" w:color="auto"/>
                <w:right w:val="none" w:sz="0" w:space="0" w:color="auto"/>
              </w:divBdr>
            </w:div>
            <w:div w:id="666788389">
              <w:marLeft w:val="480"/>
              <w:marRight w:val="0"/>
              <w:marTop w:val="0"/>
              <w:marBottom w:val="0"/>
              <w:divBdr>
                <w:top w:val="none" w:sz="0" w:space="0" w:color="auto"/>
                <w:left w:val="none" w:sz="0" w:space="0" w:color="auto"/>
                <w:bottom w:val="none" w:sz="0" w:space="0" w:color="auto"/>
                <w:right w:val="none" w:sz="0" w:space="0" w:color="auto"/>
              </w:divBdr>
            </w:div>
            <w:div w:id="666788755">
              <w:marLeft w:val="480"/>
              <w:marRight w:val="0"/>
              <w:marTop w:val="0"/>
              <w:marBottom w:val="0"/>
              <w:divBdr>
                <w:top w:val="none" w:sz="0" w:space="0" w:color="auto"/>
                <w:left w:val="none" w:sz="0" w:space="0" w:color="auto"/>
                <w:bottom w:val="none" w:sz="0" w:space="0" w:color="auto"/>
                <w:right w:val="none" w:sz="0" w:space="0" w:color="auto"/>
              </w:divBdr>
            </w:div>
            <w:div w:id="666904069">
              <w:marLeft w:val="480"/>
              <w:marRight w:val="0"/>
              <w:marTop w:val="0"/>
              <w:marBottom w:val="0"/>
              <w:divBdr>
                <w:top w:val="none" w:sz="0" w:space="0" w:color="auto"/>
                <w:left w:val="none" w:sz="0" w:space="0" w:color="auto"/>
                <w:bottom w:val="none" w:sz="0" w:space="0" w:color="auto"/>
                <w:right w:val="none" w:sz="0" w:space="0" w:color="auto"/>
              </w:divBdr>
            </w:div>
            <w:div w:id="667057692">
              <w:marLeft w:val="480"/>
              <w:marRight w:val="0"/>
              <w:marTop w:val="0"/>
              <w:marBottom w:val="0"/>
              <w:divBdr>
                <w:top w:val="none" w:sz="0" w:space="0" w:color="auto"/>
                <w:left w:val="none" w:sz="0" w:space="0" w:color="auto"/>
                <w:bottom w:val="none" w:sz="0" w:space="0" w:color="auto"/>
                <w:right w:val="none" w:sz="0" w:space="0" w:color="auto"/>
              </w:divBdr>
            </w:div>
            <w:div w:id="667247377">
              <w:marLeft w:val="480"/>
              <w:marRight w:val="0"/>
              <w:marTop w:val="0"/>
              <w:marBottom w:val="0"/>
              <w:divBdr>
                <w:top w:val="none" w:sz="0" w:space="0" w:color="auto"/>
                <w:left w:val="none" w:sz="0" w:space="0" w:color="auto"/>
                <w:bottom w:val="none" w:sz="0" w:space="0" w:color="auto"/>
                <w:right w:val="none" w:sz="0" w:space="0" w:color="auto"/>
              </w:divBdr>
            </w:div>
            <w:div w:id="667288283">
              <w:marLeft w:val="480"/>
              <w:marRight w:val="0"/>
              <w:marTop w:val="0"/>
              <w:marBottom w:val="0"/>
              <w:divBdr>
                <w:top w:val="none" w:sz="0" w:space="0" w:color="auto"/>
                <w:left w:val="none" w:sz="0" w:space="0" w:color="auto"/>
                <w:bottom w:val="none" w:sz="0" w:space="0" w:color="auto"/>
                <w:right w:val="none" w:sz="0" w:space="0" w:color="auto"/>
              </w:divBdr>
            </w:div>
            <w:div w:id="667363654">
              <w:marLeft w:val="480"/>
              <w:marRight w:val="0"/>
              <w:marTop w:val="0"/>
              <w:marBottom w:val="0"/>
              <w:divBdr>
                <w:top w:val="none" w:sz="0" w:space="0" w:color="auto"/>
                <w:left w:val="none" w:sz="0" w:space="0" w:color="auto"/>
                <w:bottom w:val="none" w:sz="0" w:space="0" w:color="auto"/>
                <w:right w:val="none" w:sz="0" w:space="0" w:color="auto"/>
              </w:divBdr>
            </w:div>
            <w:div w:id="667363768">
              <w:marLeft w:val="480"/>
              <w:marRight w:val="0"/>
              <w:marTop w:val="0"/>
              <w:marBottom w:val="0"/>
              <w:divBdr>
                <w:top w:val="none" w:sz="0" w:space="0" w:color="auto"/>
                <w:left w:val="none" w:sz="0" w:space="0" w:color="auto"/>
                <w:bottom w:val="none" w:sz="0" w:space="0" w:color="auto"/>
                <w:right w:val="none" w:sz="0" w:space="0" w:color="auto"/>
              </w:divBdr>
            </w:div>
            <w:div w:id="667366591">
              <w:marLeft w:val="480"/>
              <w:marRight w:val="0"/>
              <w:marTop w:val="0"/>
              <w:marBottom w:val="0"/>
              <w:divBdr>
                <w:top w:val="none" w:sz="0" w:space="0" w:color="auto"/>
                <w:left w:val="none" w:sz="0" w:space="0" w:color="auto"/>
                <w:bottom w:val="none" w:sz="0" w:space="0" w:color="auto"/>
                <w:right w:val="none" w:sz="0" w:space="0" w:color="auto"/>
              </w:divBdr>
            </w:div>
            <w:div w:id="667370377">
              <w:marLeft w:val="480"/>
              <w:marRight w:val="0"/>
              <w:marTop w:val="0"/>
              <w:marBottom w:val="0"/>
              <w:divBdr>
                <w:top w:val="none" w:sz="0" w:space="0" w:color="auto"/>
                <w:left w:val="none" w:sz="0" w:space="0" w:color="auto"/>
                <w:bottom w:val="none" w:sz="0" w:space="0" w:color="auto"/>
                <w:right w:val="none" w:sz="0" w:space="0" w:color="auto"/>
              </w:divBdr>
            </w:div>
            <w:div w:id="667446914">
              <w:marLeft w:val="480"/>
              <w:marRight w:val="0"/>
              <w:marTop w:val="0"/>
              <w:marBottom w:val="0"/>
              <w:divBdr>
                <w:top w:val="none" w:sz="0" w:space="0" w:color="auto"/>
                <w:left w:val="none" w:sz="0" w:space="0" w:color="auto"/>
                <w:bottom w:val="none" w:sz="0" w:space="0" w:color="auto"/>
                <w:right w:val="none" w:sz="0" w:space="0" w:color="auto"/>
              </w:divBdr>
            </w:div>
            <w:div w:id="667558064">
              <w:marLeft w:val="480"/>
              <w:marRight w:val="0"/>
              <w:marTop w:val="0"/>
              <w:marBottom w:val="0"/>
              <w:divBdr>
                <w:top w:val="none" w:sz="0" w:space="0" w:color="auto"/>
                <w:left w:val="none" w:sz="0" w:space="0" w:color="auto"/>
                <w:bottom w:val="none" w:sz="0" w:space="0" w:color="auto"/>
                <w:right w:val="none" w:sz="0" w:space="0" w:color="auto"/>
              </w:divBdr>
            </w:div>
            <w:div w:id="667631578">
              <w:marLeft w:val="480"/>
              <w:marRight w:val="0"/>
              <w:marTop w:val="0"/>
              <w:marBottom w:val="0"/>
              <w:divBdr>
                <w:top w:val="none" w:sz="0" w:space="0" w:color="auto"/>
                <w:left w:val="none" w:sz="0" w:space="0" w:color="auto"/>
                <w:bottom w:val="none" w:sz="0" w:space="0" w:color="auto"/>
                <w:right w:val="none" w:sz="0" w:space="0" w:color="auto"/>
              </w:divBdr>
            </w:div>
            <w:div w:id="667710756">
              <w:marLeft w:val="480"/>
              <w:marRight w:val="0"/>
              <w:marTop w:val="0"/>
              <w:marBottom w:val="0"/>
              <w:divBdr>
                <w:top w:val="none" w:sz="0" w:space="0" w:color="auto"/>
                <w:left w:val="none" w:sz="0" w:space="0" w:color="auto"/>
                <w:bottom w:val="none" w:sz="0" w:space="0" w:color="auto"/>
                <w:right w:val="none" w:sz="0" w:space="0" w:color="auto"/>
              </w:divBdr>
            </w:div>
            <w:div w:id="667944022">
              <w:marLeft w:val="480"/>
              <w:marRight w:val="0"/>
              <w:marTop w:val="0"/>
              <w:marBottom w:val="0"/>
              <w:divBdr>
                <w:top w:val="none" w:sz="0" w:space="0" w:color="auto"/>
                <w:left w:val="none" w:sz="0" w:space="0" w:color="auto"/>
                <w:bottom w:val="none" w:sz="0" w:space="0" w:color="auto"/>
                <w:right w:val="none" w:sz="0" w:space="0" w:color="auto"/>
              </w:divBdr>
            </w:div>
            <w:div w:id="668140469">
              <w:marLeft w:val="480"/>
              <w:marRight w:val="0"/>
              <w:marTop w:val="0"/>
              <w:marBottom w:val="0"/>
              <w:divBdr>
                <w:top w:val="none" w:sz="0" w:space="0" w:color="auto"/>
                <w:left w:val="none" w:sz="0" w:space="0" w:color="auto"/>
                <w:bottom w:val="none" w:sz="0" w:space="0" w:color="auto"/>
                <w:right w:val="none" w:sz="0" w:space="0" w:color="auto"/>
              </w:divBdr>
            </w:div>
            <w:div w:id="668143261">
              <w:marLeft w:val="480"/>
              <w:marRight w:val="0"/>
              <w:marTop w:val="0"/>
              <w:marBottom w:val="0"/>
              <w:divBdr>
                <w:top w:val="none" w:sz="0" w:space="0" w:color="auto"/>
                <w:left w:val="none" w:sz="0" w:space="0" w:color="auto"/>
                <w:bottom w:val="none" w:sz="0" w:space="0" w:color="auto"/>
                <w:right w:val="none" w:sz="0" w:space="0" w:color="auto"/>
              </w:divBdr>
            </w:div>
            <w:div w:id="668143935">
              <w:marLeft w:val="480"/>
              <w:marRight w:val="0"/>
              <w:marTop w:val="0"/>
              <w:marBottom w:val="0"/>
              <w:divBdr>
                <w:top w:val="none" w:sz="0" w:space="0" w:color="auto"/>
                <w:left w:val="none" w:sz="0" w:space="0" w:color="auto"/>
                <w:bottom w:val="none" w:sz="0" w:space="0" w:color="auto"/>
                <w:right w:val="none" w:sz="0" w:space="0" w:color="auto"/>
              </w:divBdr>
            </w:div>
            <w:div w:id="668409186">
              <w:marLeft w:val="480"/>
              <w:marRight w:val="0"/>
              <w:marTop w:val="0"/>
              <w:marBottom w:val="0"/>
              <w:divBdr>
                <w:top w:val="none" w:sz="0" w:space="0" w:color="auto"/>
                <w:left w:val="none" w:sz="0" w:space="0" w:color="auto"/>
                <w:bottom w:val="none" w:sz="0" w:space="0" w:color="auto"/>
                <w:right w:val="none" w:sz="0" w:space="0" w:color="auto"/>
              </w:divBdr>
            </w:div>
            <w:div w:id="668481791">
              <w:marLeft w:val="480"/>
              <w:marRight w:val="0"/>
              <w:marTop w:val="0"/>
              <w:marBottom w:val="0"/>
              <w:divBdr>
                <w:top w:val="none" w:sz="0" w:space="0" w:color="auto"/>
                <w:left w:val="none" w:sz="0" w:space="0" w:color="auto"/>
                <w:bottom w:val="none" w:sz="0" w:space="0" w:color="auto"/>
                <w:right w:val="none" w:sz="0" w:space="0" w:color="auto"/>
              </w:divBdr>
            </w:div>
            <w:div w:id="668486090">
              <w:marLeft w:val="480"/>
              <w:marRight w:val="0"/>
              <w:marTop w:val="0"/>
              <w:marBottom w:val="0"/>
              <w:divBdr>
                <w:top w:val="none" w:sz="0" w:space="0" w:color="auto"/>
                <w:left w:val="none" w:sz="0" w:space="0" w:color="auto"/>
                <w:bottom w:val="none" w:sz="0" w:space="0" w:color="auto"/>
                <w:right w:val="none" w:sz="0" w:space="0" w:color="auto"/>
              </w:divBdr>
            </w:div>
            <w:div w:id="668486723">
              <w:marLeft w:val="480"/>
              <w:marRight w:val="0"/>
              <w:marTop w:val="0"/>
              <w:marBottom w:val="0"/>
              <w:divBdr>
                <w:top w:val="none" w:sz="0" w:space="0" w:color="auto"/>
                <w:left w:val="none" w:sz="0" w:space="0" w:color="auto"/>
                <w:bottom w:val="none" w:sz="0" w:space="0" w:color="auto"/>
                <w:right w:val="none" w:sz="0" w:space="0" w:color="auto"/>
              </w:divBdr>
            </w:div>
            <w:div w:id="668673952">
              <w:marLeft w:val="480"/>
              <w:marRight w:val="0"/>
              <w:marTop w:val="0"/>
              <w:marBottom w:val="0"/>
              <w:divBdr>
                <w:top w:val="none" w:sz="0" w:space="0" w:color="auto"/>
                <w:left w:val="none" w:sz="0" w:space="0" w:color="auto"/>
                <w:bottom w:val="none" w:sz="0" w:space="0" w:color="auto"/>
                <w:right w:val="none" w:sz="0" w:space="0" w:color="auto"/>
              </w:divBdr>
            </w:div>
            <w:div w:id="668679657">
              <w:marLeft w:val="480"/>
              <w:marRight w:val="0"/>
              <w:marTop w:val="0"/>
              <w:marBottom w:val="0"/>
              <w:divBdr>
                <w:top w:val="none" w:sz="0" w:space="0" w:color="auto"/>
                <w:left w:val="none" w:sz="0" w:space="0" w:color="auto"/>
                <w:bottom w:val="none" w:sz="0" w:space="0" w:color="auto"/>
                <w:right w:val="none" w:sz="0" w:space="0" w:color="auto"/>
              </w:divBdr>
            </w:div>
            <w:div w:id="668798498">
              <w:marLeft w:val="480"/>
              <w:marRight w:val="0"/>
              <w:marTop w:val="0"/>
              <w:marBottom w:val="0"/>
              <w:divBdr>
                <w:top w:val="none" w:sz="0" w:space="0" w:color="auto"/>
                <w:left w:val="none" w:sz="0" w:space="0" w:color="auto"/>
                <w:bottom w:val="none" w:sz="0" w:space="0" w:color="auto"/>
                <w:right w:val="none" w:sz="0" w:space="0" w:color="auto"/>
              </w:divBdr>
            </w:div>
            <w:div w:id="668800219">
              <w:marLeft w:val="480"/>
              <w:marRight w:val="0"/>
              <w:marTop w:val="0"/>
              <w:marBottom w:val="0"/>
              <w:divBdr>
                <w:top w:val="none" w:sz="0" w:space="0" w:color="auto"/>
                <w:left w:val="none" w:sz="0" w:space="0" w:color="auto"/>
                <w:bottom w:val="none" w:sz="0" w:space="0" w:color="auto"/>
                <w:right w:val="none" w:sz="0" w:space="0" w:color="auto"/>
              </w:divBdr>
            </w:div>
            <w:div w:id="668824270">
              <w:marLeft w:val="480"/>
              <w:marRight w:val="0"/>
              <w:marTop w:val="0"/>
              <w:marBottom w:val="0"/>
              <w:divBdr>
                <w:top w:val="none" w:sz="0" w:space="0" w:color="auto"/>
                <w:left w:val="none" w:sz="0" w:space="0" w:color="auto"/>
                <w:bottom w:val="none" w:sz="0" w:space="0" w:color="auto"/>
                <w:right w:val="none" w:sz="0" w:space="0" w:color="auto"/>
              </w:divBdr>
            </w:div>
            <w:div w:id="668945143">
              <w:marLeft w:val="480"/>
              <w:marRight w:val="0"/>
              <w:marTop w:val="0"/>
              <w:marBottom w:val="0"/>
              <w:divBdr>
                <w:top w:val="none" w:sz="0" w:space="0" w:color="auto"/>
                <w:left w:val="none" w:sz="0" w:space="0" w:color="auto"/>
                <w:bottom w:val="none" w:sz="0" w:space="0" w:color="auto"/>
                <w:right w:val="none" w:sz="0" w:space="0" w:color="auto"/>
              </w:divBdr>
            </w:div>
            <w:div w:id="669060068">
              <w:marLeft w:val="480"/>
              <w:marRight w:val="0"/>
              <w:marTop w:val="0"/>
              <w:marBottom w:val="0"/>
              <w:divBdr>
                <w:top w:val="none" w:sz="0" w:space="0" w:color="auto"/>
                <w:left w:val="none" w:sz="0" w:space="0" w:color="auto"/>
                <w:bottom w:val="none" w:sz="0" w:space="0" w:color="auto"/>
                <w:right w:val="none" w:sz="0" w:space="0" w:color="auto"/>
              </w:divBdr>
            </w:div>
            <w:div w:id="669213995">
              <w:marLeft w:val="480"/>
              <w:marRight w:val="0"/>
              <w:marTop w:val="0"/>
              <w:marBottom w:val="0"/>
              <w:divBdr>
                <w:top w:val="none" w:sz="0" w:space="0" w:color="auto"/>
                <w:left w:val="none" w:sz="0" w:space="0" w:color="auto"/>
                <w:bottom w:val="none" w:sz="0" w:space="0" w:color="auto"/>
                <w:right w:val="none" w:sz="0" w:space="0" w:color="auto"/>
              </w:divBdr>
            </w:div>
            <w:div w:id="669255310">
              <w:marLeft w:val="480"/>
              <w:marRight w:val="0"/>
              <w:marTop w:val="0"/>
              <w:marBottom w:val="0"/>
              <w:divBdr>
                <w:top w:val="none" w:sz="0" w:space="0" w:color="auto"/>
                <w:left w:val="none" w:sz="0" w:space="0" w:color="auto"/>
                <w:bottom w:val="none" w:sz="0" w:space="0" w:color="auto"/>
                <w:right w:val="none" w:sz="0" w:space="0" w:color="auto"/>
              </w:divBdr>
            </w:div>
            <w:div w:id="669328749">
              <w:marLeft w:val="480"/>
              <w:marRight w:val="0"/>
              <w:marTop w:val="0"/>
              <w:marBottom w:val="0"/>
              <w:divBdr>
                <w:top w:val="none" w:sz="0" w:space="0" w:color="auto"/>
                <w:left w:val="none" w:sz="0" w:space="0" w:color="auto"/>
                <w:bottom w:val="none" w:sz="0" w:space="0" w:color="auto"/>
                <w:right w:val="none" w:sz="0" w:space="0" w:color="auto"/>
              </w:divBdr>
            </w:div>
            <w:div w:id="669411289">
              <w:marLeft w:val="480"/>
              <w:marRight w:val="0"/>
              <w:marTop w:val="0"/>
              <w:marBottom w:val="0"/>
              <w:divBdr>
                <w:top w:val="none" w:sz="0" w:space="0" w:color="auto"/>
                <w:left w:val="none" w:sz="0" w:space="0" w:color="auto"/>
                <w:bottom w:val="none" w:sz="0" w:space="0" w:color="auto"/>
                <w:right w:val="none" w:sz="0" w:space="0" w:color="auto"/>
              </w:divBdr>
            </w:div>
            <w:div w:id="669482317">
              <w:marLeft w:val="480"/>
              <w:marRight w:val="0"/>
              <w:marTop w:val="0"/>
              <w:marBottom w:val="0"/>
              <w:divBdr>
                <w:top w:val="none" w:sz="0" w:space="0" w:color="auto"/>
                <w:left w:val="none" w:sz="0" w:space="0" w:color="auto"/>
                <w:bottom w:val="none" w:sz="0" w:space="0" w:color="auto"/>
                <w:right w:val="none" w:sz="0" w:space="0" w:color="auto"/>
              </w:divBdr>
            </w:div>
            <w:div w:id="669676115">
              <w:marLeft w:val="480"/>
              <w:marRight w:val="0"/>
              <w:marTop w:val="0"/>
              <w:marBottom w:val="0"/>
              <w:divBdr>
                <w:top w:val="none" w:sz="0" w:space="0" w:color="auto"/>
                <w:left w:val="none" w:sz="0" w:space="0" w:color="auto"/>
                <w:bottom w:val="none" w:sz="0" w:space="0" w:color="auto"/>
                <w:right w:val="none" w:sz="0" w:space="0" w:color="auto"/>
              </w:divBdr>
            </w:div>
            <w:div w:id="670065167">
              <w:marLeft w:val="480"/>
              <w:marRight w:val="0"/>
              <w:marTop w:val="0"/>
              <w:marBottom w:val="0"/>
              <w:divBdr>
                <w:top w:val="none" w:sz="0" w:space="0" w:color="auto"/>
                <w:left w:val="none" w:sz="0" w:space="0" w:color="auto"/>
                <w:bottom w:val="none" w:sz="0" w:space="0" w:color="auto"/>
                <w:right w:val="none" w:sz="0" w:space="0" w:color="auto"/>
              </w:divBdr>
            </w:div>
            <w:div w:id="670334641">
              <w:marLeft w:val="480"/>
              <w:marRight w:val="0"/>
              <w:marTop w:val="0"/>
              <w:marBottom w:val="0"/>
              <w:divBdr>
                <w:top w:val="none" w:sz="0" w:space="0" w:color="auto"/>
                <w:left w:val="none" w:sz="0" w:space="0" w:color="auto"/>
                <w:bottom w:val="none" w:sz="0" w:space="0" w:color="auto"/>
                <w:right w:val="none" w:sz="0" w:space="0" w:color="auto"/>
              </w:divBdr>
            </w:div>
            <w:div w:id="670372323">
              <w:marLeft w:val="480"/>
              <w:marRight w:val="0"/>
              <w:marTop w:val="0"/>
              <w:marBottom w:val="0"/>
              <w:divBdr>
                <w:top w:val="none" w:sz="0" w:space="0" w:color="auto"/>
                <w:left w:val="none" w:sz="0" w:space="0" w:color="auto"/>
                <w:bottom w:val="none" w:sz="0" w:space="0" w:color="auto"/>
                <w:right w:val="none" w:sz="0" w:space="0" w:color="auto"/>
              </w:divBdr>
            </w:div>
            <w:div w:id="670446350">
              <w:marLeft w:val="480"/>
              <w:marRight w:val="0"/>
              <w:marTop w:val="0"/>
              <w:marBottom w:val="0"/>
              <w:divBdr>
                <w:top w:val="none" w:sz="0" w:space="0" w:color="auto"/>
                <w:left w:val="none" w:sz="0" w:space="0" w:color="auto"/>
                <w:bottom w:val="none" w:sz="0" w:space="0" w:color="auto"/>
                <w:right w:val="none" w:sz="0" w:space="0" w:color="auto"/>
              </w:divBdr>
            </w:div>
            <w:div w:id="670448670">
              <w:marLeft w:val="480"/>
              <w:marRight w:val="0"/>
              <w:marTop w:val="0"/>
              <w:marBottom w:val="0"/>
              <w:divBdr>
                <w:top w:val="none" w:sz="0" w:space="0" w:color="auto"/>
                <w:left w:val="none" w:sz="0" w:space="0" w:color="auto"/>
                <w:bottom w:val="none" w:sz="0" w:space="0" w:color="auto"/>
                <w:right w:val="none" w:sz="0" w:space="0" w:color="auto"/>
              </w:divBdr>
            </w:div>
            <w:div w:id="670523664">
              <w:marLeft w:val="480"/>
              <w:marRight w:val="0"/>
              <w:marTop w:val="0"/>
              <w:marBottom w:val="0"/>
              <w:divBdr>
                <w:top w:val="none" w:sz="0" w:space="0" w:color="auto"/>
                <w:left w:val="none" w:sz="0" w:space="0" w:color="auto"/>
                <w:bottom w:val="none" w:sz="0" w:space="0" w:color="auto"/>
                <w:right w:val="none" w:sz="0" w:space="0" w:color="auto"/>
              </w:divBdr>
            </w:div>
            <w:div w:id="670641242">
              <w:marLeft w:val="480"/>
              <w:marRight w:val="0"/>
              <w:marTop w:val="0"/>
              <w:marBottom w:val="0"/>
              <w:divBdr>
                <w:top w:val="none" w:sz="0" w:space="0" w:color="auto"/>
                <w:left w:val="none" w:sz="0" w:space="0" w:color="auto"/>
                <w:bottom w:val="none" w:sz="0" w:space="0" w:color="auto"/>
                <w:right w:val="none" w:sz="0" w:space="0" w:color="auto"/>
              </w:divBdr>
            </w:div>
            <w:div w:id="670644747">
              <w:marLeft w:val="480"/>
              <w:marRight w:val="0"/>
              <w:marTop w:val="0"/>
              <w:marBottom w:val="0"/>
              <w:divBdr>
                <w:top w:val="none" w:sz="0" w:space="0" w:color="auto"/>
                <w:left w:val="none" w:sz="0" w:space="0" w:color="auto"/>
                <w:bottom w:val="none" w:sz="0" w:space="0" w:color="auto"/>
                <w:right w:val="none" w:sz="0" w:space="0" w:color="auto"/>
              </w:divBdr>
            </w:div>
            <w:div w:id="670721232">
              <w:marLeft w:val="480"/>
              <w:marRight w:val="0"/>
              <w:marTop w:val="0"/>
              <w:marBottom w:val="0"/>
              <w:divBdr>
                <w:top w:val="none" w:sz="0" w:space="0" w:color="auto"/>
                <w:left w:val="none" w:sz="0" w:space="0" w:color="auto"/>
                <w:bottom w:val="none" w:sz="0" w:space="0" w:color="auto"/>
                <w:right w:val="none" w:sz="0" w:space="0" w:color="auto"/>
              </w:divBdr>
            </w:div>
            <w:div w:id="670762881">
              <w:marLeft w:val="480"/>
              <w:marRight w:val="0"/>
              <w:marTop w:val="0"/>
              <w:marBottom w:val="0"/>
              <w:divBdr>
                <w:top w:val="none" w:sz="0" w:space="0" w:color="auto"/>
                <w:left w:val="none" w:sz="0" w:space="0" w:color="auto"/>
                <w:bottom w:val="none" w:sz="0" w:space="0" w:color="auto"/>
                <w:right w:val="none" w:sz="0" w:space="0" w:color="auto"/>
              </w:divBdr>
            </w:div>
            <w:div w:id="670913823">
              <w:marLeft w:val="480"/>
              <w:marRight w:val="0"/>
              <w:marTop w:val="0"/>
              <w:marBottom w:val="0"/>
              <w:divBdr>
                <w:top w:val="none" w:sz="0" w:space="0" w:color="auto"/>
                <w:left w:val="none" w:sz="0" w:space="0" w:color="auto"/>
                <w:bottom w:val="none" w:sz="0" w:space="0" w:color="auto"/>
                <w:right w:val="none" w:sz="0" w:space="0" w:color="auto"/>
              </w:divBdr>
            </w:div>
            <w:div w:id="670983577">
              <w:marLeft w:val="480"/>
              <w:marRight w:val="0"/>
              <w:marTop w:val="0"/>
              <w:marBottom w:val="0"/>
              <w:divBdr>
                <w:top w:val="none" w:sz="0" w:space="0" w:color="auto"/>
                <w:left w:val="none" w:sz="0" w:space="0" w:color="auto"/>
                <w:bottom w:val="none" w:sz="0" w:space="0" w:color="auto"/>
                <w:right w:val="none" w:sz="0" w:space="0" w:color="auto"/>
              </w:divBdr>
            </w:div>
            <w:div w:id="670984716">
              <w:marLeft w:val="480"/>
              <w:marRight w:val="0"/>
              <w:marTop w:val="0"/>
              <w:marBottom w:val="0"/>
              <w:divBdr>
                <w:top w:val="none" w:sz="0" w:space="0" w:color="auto"/>
                <w:left w:val="none" w:sz="0" w:space="0" w:color="auto"/>
                <w:bottom w:val="none" w:sz="0" w:space="0" w:color="auto"/>
                <w:right w:val="none" w:sz="0" w:space="0" w:color="auto"/>
              </w:divBdr>
            </w:div>
            <w:div w:id="670985392">
              <w:marLeft w:val="480"/>
              <w:marRight w:val="0"/>
              <w:marTop w:val="0"/>
              <w:marBottom w:val="0"/>
              <w:divBdr>
                <w:top w:val="none" w:sz="0" w:space="0" w:color="auto"/>
                <w:left w:val="none" w:sz="0" w:space="0" w:color="auto"/>
                <w:bottom w:val="none" w:sz="0" w:space="0" w:color="auto"/>
                <w:right w:val="none" w:sz="0" w:space="0" w:color="auto"/>
              </w:divBdr>
            </w:div>
            <w:div w:id="670990160">
              <w:marLeft w:val="480"/>
              <w:marRight w:val="0"/>
              <w:marTop w:val="0"/>
              <w:marBottom w:val="0"/>
              <w:divBdr>
                <w:top w:val="none" w:sz="0" w:space="0" w:color="auto"/>
                <w:left w:val="none" w:sz="0" w:space="0" w:color="auto"/>
                <w:bottom w:val="none" w:sz="0" w:space="0" w:color="auto"/>
                <w:right w:val="none" w:sz="0" w:space="0" w:color="auto"/>
              </w:divBdr>
            </w:div>
            <w:div w:id="671025353">
              <w:marLeft w:val="480"/>
              <w:marRight w:val="0"/>
              <w:marTop w:val="0"/>
              <w:marBottom w:val="0"/>
              <w:divBdr>
                <w:top w:val="none" w:sz="0" w:space="0" w:color="auto"/>
                <w:left w:val="none" w:sz="0" w:space="0" w:color="auto"/>
                <w:bottom w:val="none" w:sz="0" w:space="0" w:color="auto"/>
                <w:right w:val="none" w:sz="0" w:space="0" w:color="auto"/>
              </w:divBdr>
            </w:div>
            <w:div w:id="671031115">
              <w:marLeft w:val="480"/>
              <w:marRight w:val="0"/>
              <w:marTop w:val="0"/>
              <w:marBottom w:val="0"/>
              <w:divBdr>
                <w:top w:val="none" w:sz="0" w:space="0" w:color="auto"/>
                <w:left w:val="none" w:sz="0" w:space="0" w:color="auto"/>
                <w:bottom w:val="none" w:sz="0" w:space="0" w:color="auto"/>
                <w:right w:val="none" w:sz="0" w:space="0" w:color="auto"/>
              </w:divBdr>
            </w:div>
            <w:div w:id="671104367">
              <w:marLeft w:val="480"/>
              <w:marRight w:val="0"/>
              <w:marTop w:val="0"/>
              <w:marBottom w:val="0"/>
              <w:divBdr>
                <w:top w:val="none" w:sz="0" w:space="0" w:color="auto"/>
                <w:left w:val="none" w:sz="0" w:space="0" w:color="auto"/>
                <w:bottom w:val="none" w:sz="0" w:space="0" w:color="auto"/>
                <w:right w:val="none" w:sz="0" w:space="0" w:color="auto"/>
              </w:divBdr>
            </w:div>
            <w:div w:id="671105957">
              <w:marLeft w:val="480"/>
              <w:marRight w:val="0"/>
              <w:marTop w:val="0"/>
              <w:marBottom w:val="0"/>
              <w:divBdr>
                <w:top w:val="none" w:sz="0" w:space="0" w:color="auto"/>
                <w:left w:val="none" w:sz="0" w:space="0" w:color="auto"/>
                <w:bottom w:val="none" w:sz="0" w:space="0" w:color="auto"/>
                <w:right w:val="none" w:sz="0" w:space="0" w:color="auto"/>
              </w:divBdr>
            </w:div>
            <w:div w:id="671417109">
              <w:marLeft w:val="480"/>
              <w:marRight w:val="0"/>
              <w:marTop w:val="0"/>
              <w:marBottom w:val="0"/>
              <w:divBdr>
                <w:top w:val="none" w:sz="0" w:space="0" w:color="auto"/>
                <w:left w:val="none" w:sz="0" w:space="0" w:color="auto"/>
                <w:bottom w:val="none" w:sz="0" w:space="0" w:color="auto"/>
                <w:right w:val="none" w:sz="0" w:space="0" w:color="auto"/>
              </w:divBdr>
            </w:div>
            <w:div w:id="671418166">
              <w:marLeft w:val="480"/>
              <w:marRight w:val="0"/>
              <w:marTop w:val="0"/>
              <w:marBottom w:val="0"/>
              <w:divBdr>
                <w:top w:val="none" w:sz="0" w:space="0" w:color="auto"/>
                <w:left w:val="none" w:sz="0" w:space="0" w:color="auto"/>
                <w:bottom w:val="none" w:sz="0" w:space="0" w:color="auto"/>
                <w:right w:val="none" w:sz="0" w:space="0" w:color="auto"/>
              </w:divBdr>
            </w:div>
            <w:div w:id="671564314">
              <w:marLeft w:val="480"/>
              <w:marRight w:val="0"/>
              <w:marTop w:val="0"/>
              <w:marBottom w:val="0"/>
              <w:divBdr>
                <w:top w:val="none" w:sz="0" w:space="0" w:color="auto"/>
                <w:left w:val="none" w:sz="0" w:space="0" w:color="auto"/>
                <w:bottom w:val="none" w:sz="0" w:space="0" w:color="auto"/>
                <w:right w:val="none" w:sz="0" w:space="0" w:color="auto"/>
              </w:divBdr>
            </w:div>
            <w:div w:id="671565549">
              <w:marLeft w:val="480"/>
              <w:marRight w:val="0"/>
              <w:marTop w:val="0"/>
              <w:marBottom w:val="0"/>
              <w:divBdr>
                <w:top w:val="none" w:sz="0" w:space="0" w:color="auto"/>
                <w:left w:val="none" w:sz="0" w:space="0" w:color="auto"/>
                <w:bottom w:val="none" w:sz="0" w:space="0" w:color="auto"/>
                <w:right w:val="none" w:sz="0" w:space="0" w:color="auto"/>
              </w:divBdr>
            </w:div>
            <w:div w:id="671567389">
              <w:marLeft w:val="480"/>
              <w:marRight w:val="0"/>
              <w:marTop w:val="0"/>
              <w:marBottom w:val="0"/>
              <w:divBdr>
                <w:top w:val="none" w:sz="0" w:space="0" w:color="auto"/>
                <w:left w:val="none" w:sz="0" w:space="0" w:color="auto"/>
                <w:bottom w:val="none" w:sz="0" w:space="0" w:color="auto"/>
                <w:right w:val="none" w:sz="0" w:space="0" w:color="auto"/>
              </w:divBdr>
            </w:div>
            <w:div w:id="671614297">
              <w:marLeft w:val="480"/>
              <w:marRight w:val="0"/>
              <w:marTop w:val="0"/>
              <w:marBottom w:val="0"/>
              <w:divBdr>
                <w:top w:val="none" w:sz="0" w:space="0" w:color="auto"/>
                <w:left w:val="none" w:sz="0" w:space="0" w:color="auto"/>
                <w:bottom w:val="none" w:sz="0" w:space="0" w:color="auto"/>
                <w:right w:val="none" w:sz="0" w:space="0" w:color="auto"/>
              </w:divBdr>
            </w:div>
            <w:div w:id="671950484">
              <w:marLeft w:val="480"/>
              <w:marRight w:val="0"/>
              <w:marTop w:val="0"/>
              <w:marBottom w:val="0"/>
              <w:divBdr>
                <w:top w:val="none" w:sz="0" w:space="0" w:color="auto"/>
                <w:left w:val="none" w:sz="0" w:space="0" w:color="auto"/>
                <w:bottom w:val="none" w:sz="0" w:space="0" w:color="auto"/>
                <w:right w:val="none" w:sz="0" w:space="0" w:color="auto"/>
              </w:divBdr>
            </w:div>
            <w:div w:id="671956613">
              <w:marLeft w:val="480"/>
              <w:marRight w:val="0"/>
              <w:marTop w:val="0"/>
              <w:marBottom w:val="0"/>
              <w:divBdr>
                <w:top w:val="none" w:sz="0" w:space="0" w:color="auto"/>
                <w:left w:val="none" w:sz="0" w:space="0" w:color="auto"/>
                <w:bottom w:val="none" w:sz="0" w:space="0" w:color="auto"/>
                <w:right w:val="none" w:sz="0" w:space="0" w:color="auto"/>
              </w:divBdr>
            </w:div>
            <w:div w:id="672026549">
              <w:marLeft w:val="480"/>
              <w:marRight w:val="0"/>
              <w:marTop w:val="0"/>
              <w:marBottom w:val="0"/>
              <w:divBdr>
                <w:top w:val="none" w:sz="0" w:space="0" w:color="auto"/>
                <w:left w:val="none" w:sz="0" w:space="0" w:color="auto"/>
                <w:bottom w:val="none" w:sz="0" w:space="0" w:color="auto"/>
                <w:right w:val="none" w:sz="0" w:space="0" w:color="auto"/>
              </w:divBdr>
            </w:div>
            <w:div w:id="672032335">
              <w:marLeft w:val="480"/>
              <w:marRight w:val="0"/>
              <w:marTop w:val="0"/>
              <w:marBottom w:val="0"/>
              <w:divBdr>
                <w:top w:val="none" w:sz="0" w:space="0" w:color="auto"/>
                <w:left w:val="none" w:sz="0" w:space="0" w:color="auto"/>
                <w:bottom w:val="none" w:sz="0" w:space="0" w:color="auto"/>
                <w:right w:val="none" w:sz="0" w:space="0" w:color="auto"/>
              </w:divBdr>
            </w:div>
            <w:div w:id="672104367">
              <w:marLeft w:val="480"/>
              <w:marRight w:val="0"/>
              <w:marTop w:val="0"/>
              <w:marBottom w:val="0"/>
              <w:divBdr>
                <w:top w:val="none" w:sz="0" w:space="0" w:color="auto"/>
                <w:left w:val="none" w:sz="0" w:space="0" w:color="auto"/>
                <w:bottom w:val="none" w:sz="0" w:space="0" w:color="auto"/>
                <w:right w:val="none" w:sz="0" w:space="0" w:color="auto"/>
              </w:divBdr>
            </w:div>
            <w:div w:id="672144148">
              <w:marLeft w:val="480"/>
              <w:marRight w:val="0"/>
              <w:marTop w:val="0"/>
              <w:marBottom w:val="0"/>
              <w:divBdr>
                <w:top w:val="none" w:sz="0" w:space="0" w:color="auto"/>
                <w:left w:val="none" w:sz="0" w:space="0" w:color="auto"/>
                <w:bottom w:val="none" w:sz="0" w:space="0" w:color="auto"/>
                <w:right w:val="none" w:sz="0" w:space="0" w:color="auto"/>
              </w:divBdr>
            </w:div>
            <w:div w:id="672146958">
              <w:marLeft w:val="480"/>
              <w:marRight w:val="0"/>
              <w:marTop w:val="0"/>
              <w:marBottom w:val="0"/>
              <w:divBdr>
                <w:top w:val="none" w:sz="0" w:space="0" w:color="auto"/>
                <w:left w:val="none" w:sz="0" w:space="0" w:color="auto"/>
                <w:bottom w:val="none" w:sz="0" w:space="0" w:color="auto"/>
                <w:right w:val="none" w:sz="0" w:space="0" w:color="auto"/>
              </w:divBdr>
            </w:div>
            <w:div w:id="672149619">
              <w:marLeft w:val="480"/>
              <w:marRight w:val="0"/>
              <w:marTop w:val="0"/>
              <w:marBottom w:val="0"/>
              <w:divBdr>
                <w:top w:val="none" w:sz="0" w:space="0" w:color="auto"/>
                <w:left w:val="none" w:sz="0" w:space="0" w:color="auto"/>
                <w:bottom w:val="none" w:sz="0" w:space="0" w:color="auto"/>
                <w:right w:val="none" w:sz="0" w:space="0" w:color="auto"/>
              </w:divBdr>
            </w:div>
            <w:div w:id="672219053">
              <w:marLeft w:val="480"/>
              <w:marRight w:val="0"/>
              <w:marTop w:val="0"/>
              <w:marBottom w:val="0"/>
              <w:divBdr>
                <w:top w:val="none" w:sz="0" w:space="0" w:color="auto"/>
                <w:left w:val="none" w:sz="0" w:space="0" w:color="auto"/>
                <w:bottom w:val="none" w:sz="0" w:space="0" w:color="auto"/>
                <w:right w:val="none" w:sz="0" w:space="0" w:color="auto"/>
              </w:divBdr>
            </w:div>
            <w:div w:id="672226041">
              <w:marLeft w:val="480"/>
              <w:marRight w:val="0"/>
              <w:marTop w:val="0"/>
              <w:marBottom w:val="0"/>
              <w:divBdr>
                <w:top w:val="none" w:sz="0" w:space="0" w:color="auto"/>
                <w:left w:val="none" w:sz="0" w:space="0" w:color="auto"/>
                <w:bottom w:val="none" w:sz="0" w:space="0" w:color="auto"/>
                <w:right w:val="none" w:sz="0" w:space="0" w:color="auto"/>
              </w:divBdr>
            </w:div>
            <w:div w:id="672293666">
              <w:marLeft w:val="480"/>
              <w:marRight w:val="0"/>
              <w:marTop w:val="0"/>
              <w:marBottom w:val="0"/>
              <w:divBdr>
                <w:top w:val="none" w:sz="0" w:space="0" w:color="auto"/>
                <w:left w:val="none" w:sz="0" w:space="0" w:color="auto"/>
                <w:bottom w:val="none" w:sz="0" w:space="0" w:color="auto"/>
                <w:right w:val="none" w:sz="0" w:space="0" w:color="auto"/>
              </w:divBdr>
            </w:div>
            <w:div w:id="672342049">
              <w:marLeft w:val="480"/>
              <w:marRight w:val="0"/>
              <w:marTop w:val="0"/>
              <w:marBottom w:val="0"/>
              <w:divBdr>
                <w:top w:val="none" w:sz="0" w:space="0" w:color="auto"/>
                <w:left w:val="none" w:sz="0" w:space="0" w:color="auto"/>
                <w:bottom w:val="none" w:sz="0" w:space="0" w:color="auto"/>
                <w:right w:val="none" w:sz="0" w:space="0" w:color="auto"/>
              </w:divBdr>
            </w:div>
            <w:div w:id="672415246">
              <w:marLeft w:val="480"/>
              <w:marRight w:val="0"/>
              <w:marTop w:val="0"/>
              <w:marBottom w:val="0"/>
              <w:divBdr>
                <w:top w:val="none" w:sz="0" w:space="0" w:color="auto"/>
                <w:left w:val="none" w:sz="0" w:space="0" w:color="auto"/>
                <w:bottom w:val="none" w:sz="0" w:space="0" w:color="auto"/>
                <w:right w:val="none" w:sz="0" w:space="0" w:color="auto"/>
              </w:divBdr>
            </w:div>
            <w:div w:id="672488560">
              <w:marLeft w:val="480"/>
              <w:marRight w:val="0"/>
              <w:marTop w:val="0"/>
              <w:marBottom w:val="0"/>
              <w:divBdr>
                <w:top w:val="none" w:sz="0" w:space="0" w:color="auto"/>
                <w:left w:val="none" w:sz="0" w:space="0" w:color="auto"/>
                <w:bottom w:val="none" w:sz="0" w:space="0" w:color="auto"/>
                <w:right w:val="none" w:sz="0" w:space="0" w:color="auto"/>
              </w:divBdr>
            </w:div>
            <w:div w:id="672605622">
              <w:marLeft w:val="480"/>
              <w:marRight w:val="0"/>
              <w:marTop w:val="0"/>
              <w:marBottom w:val="0"/>
              <w:divBdr>
                <w:top w:val="none" w:sz="0" w:space="0" w:color="auto"/>
                <w:left w:val="none" w:sz="0" w:space="0" w:color="auto"/>
                <w:bottom w:val="none" w:sz="0" w:space="0" w:color="auto"/>
                <w:right w:val="none" w:sz="0" w:space="0" w:color="auto"/>
              </w:divBdr>
            </w:div>
            <w:div w:id="672608068">
              <w:marLeft w:val="480"/>
              <w:marRight w:val="0"/>
              <w:marTop w:val="0"/>
              <w:marBottom w:val="0"/>
              <w:divBdr>
                <w:top w:val="none" w:sz="0" w:space="0" w:color="auto"/>
                <w:left w:val="none" w:sz="0" w:space="0" w:color="auto"/>
                <w:bottom w:val="none" w:sz="0" w:space="0" w:color="auto"/>
                <w:right w:val="none" w:sz="0" w:space="0" w:color="auto"/>
              </w:divBdr>
            </w:div>
            <w:div w:id="672684787">
              <w:marLeft w:val="480"/>
              <w:marRight w:val="0"/>
              <w:marTop w:val="0"/>
              <w:marBottom w:val="0"/>
              <w:divBdr>
                <w:top w:val="none" w:sz="0" w:space="0" w:color="auto"/>
                <w:left w:val="none" w:sz="0" w:space="0" w:color="auto"/>
                <w:bottom w:val="none" w:sz="0" w:space="0" w:color="auto"/>
                <w:right w:val="none" w:sz="0" w:space="0" w:color="auto"/>
              </w:divBdr>
            </w:div>
            <w:div w:id="672731101">
              <w:marLeft w:val="480"/>
              <w:marRight w:val="0"/>
              <w:marTop w:val="0"/>
              <w:marBottom w:val="0"/>
              <w:divBdr>
                <w:top w:val="none" w:sz="0" w:space="0" w:color="auto"/>
                <w:left w:val="none" w:sz="0" w:space="0" w:color="auto"/>
                <w:bottom w:val="none" w:sz="0" w:space="0" w:color="auto"/>
                <w:right w:val="none" w:sz="0" w:space="0" w:color="auto"/>
              </w:divBdr>
            </w:div>
            <w:div w:id="672878106">
              <w:marLeft w:val="480"/>
              <w:marRight w:val="0"/>
              <w:marTop w:val="0"/>
              <w:marBottom w:val="0"/>
              <w:divBdr>
                <w:top w:val="none" w:sz="0" w:space="0" w:color="auto"/>
                <w:left w:val="none" w:sz="0" w:space="0" w:color="auto"/>
                <w:bottom w:val="none" w:sz="0" w:space="0" w:color="auto"/>
                <w:right w:val="none" w:sz="0" w:space="0" w:color="auto"/>
              </w:divBdr>
            </w:div>
            <w:div w:id="672882360">
              <w:marLeft w:val="480"/>
              <w:marRight w:val="0"/>
              <w:marTop w:val="0"/>
              <w:marBottom w:val="0"/>
              <w:divBdr>
                <w:top w:val="none" w:sz="0" w:space="0" w:color="auto"/>
                <w:left w:val="none" w:sz="0" w:space="0" w:color="auto"/>
                <w:bottom w:val="none" w:sz="0" w:space="0" w:color="auto"/>
                <w:right w:val="none" w:sz="0" w:space="0" w:color="auto"/>
              </w:divBdr>
            </w:div>
            <w:div w:id="672925525">
              <w:marLeft w:val="480"/>
              <w:marRight w:val="0"/>
              <w:marTop w:val="0"/>
              <w:marBottom w:val="0"/>
              <w:divBdr>
                <w:top w:val="none" w:sz="0" w:space="0" w:color="auto"/>
                <w:left w:val="none" w:sz="0" w:space="0" w:color="auto"/>
                <w:bottom w:val="none" w:sz="0" w:space="0" w:color="auto"/>
                <w:right w:val="none" w:sz="0" w:space="0" w:color="auto"/>
              </w:divBdr>
            </w:div>
            <w:div w:id="672951480">
              <w:marLeft w:val="480"/>
              <w:marRight w:val="0"/>
              <w:marTop w:val="0"/>
              <w:marBottom w:val="0"/>
              <w:divBdr>
                <w:top w:val="none" w:sz="0" w:space="0" w:color="auto"/>
                <w:left w:val="none" w:sz="0" w:space="0" w:color="auto"/>
                <w:bottom w:val="none" w:sz="0" w:space="0" w:color="auto"/>
                <w:right w:val="none" w:sz="0" w:space="0" w:color="auto"/>
              </w:divBdr>
            </w:div>
            <w:div w:id="672953043">
              <w:marLeft w:val="480"/>
              <w:marRight w:val="0"/>
              <w:marTop w:val="0"/>
              <w:marBottom w:val="0"/>
              <w:divBdr>
                <w:top w:val="none" w:sz="0" w:space="0" w:color="auto"/>
                <w:left w:val="none" w:sz="0" w:space="0" w:color="auto"/>
                <w:bottom w:val="none" w:sz="0" w:space="0" w:color="auto"/>
                <w:right w:val="none" w:sz="0" w:space="0" w:color="auto"/>
              </w:divBdr>
            </w:div>
            <w:div w:id="672996783">
              <w:marLeft w:val="480"/>
              <w:marRight w:val="0"/>
              <w:marTop w:val="0"/>
              <w:marBottom w:val="0"/>
              <w:divBdr>
                <w:top w:val="none" w:sz="0" w:space="0" w:color="auto"/>
                <w:left w:val="none" w:sz="0" w:space="0" w:color="auto"/>
                <w:bottom w:val="none" w:sz="0" w:space="0" w:color="auto"/>
                <w:right w:val="none" w:sz="0" w:space="0" w:color="auto"/>
              </w:divBdr>
            </w:div>
            <w:div w:id="672998231">
              <w:marLeft w:val="480"/>
              <w:marRight w:val="0"/>
              <w:marTop w:val="0"/>
              <w:marBottom w:val="0"/>
              <w:divBdr>
                <w:top w:val="none" w:sz="0" w:space="0" w:color="auto"/>
                <w:left w:val="none" w:sz="0" w:space="0" w:color="auto"/>
                <w:bottom w:val="none" w:sz="0" w:space="0" w:color="auto"/>
                <w:right w:val="none" w:sz="0" w:space="0" w:color="auto"/>
              </w:divBdr>
            </w:div>
            <w:div w:id="673071753">
              <w:marLeft w:val="480"/>
              <w:marRight w:val="0"/>
              <w:marTop w:val="0"/>
              <w:marBottom w:val="0"/>
              <w:divBdr>
                <w:top w:val="none" w:sz="0" w:space="0" w:color="auto"/>
                <w:left w:val="none" w:sz="0" w:space="0" w:color="auto"/>
                <w:bottom w:val="none" w:sz="0" w:space="0" w:color="auto"/>
                <w:right w:val="none" w:sz="0" w:space="0" w:color="auto"/>
              </w:divBdr>
            </w:div>
            <w:div w:id="673072261">
              <w:marLeft w:val="480"/>
              <w:marRight w:val="0"/>
              <w:marTop w:val="0"/>
              <w:marBottom w:val="0"/>
              <w:divBdr>
                <w:top w:val="none" w:sz="0" w:space="0" w:color="auto"/>
                <w:left w:val="none" w:sz="0" w:space="0" w:color="auto"/>
                <w:bottom w:val="none" w:sz="0" w:space="0" w:color="auto"/>
                <w:right w:val="none" w:sz="0" w:space="0" w:color="auto"/>
              </w:divBdr>
            </w:div>
            <w:div w:id="673189409">
              <w:marLeft w:val="480"/>
              <w:marRight w:val="0"/>
              <w:marTop w:val="0"/>
              <w:marBottom w:val="0"/>
              <w:divBdr>
                <w:top w:val="none" w:sz="0" w:space="0" w:color="auto"/>
                <w:left w:val="none" w:sz="0" w:space="0" w:color="auto"/>
                <w:bottom w:val="none" w:sz="0" w:space="0" w:color="auto"/>
                <w:right w:val="none" w:sz="0" w:space="0" w:color="auto"/>
              </w:divBdr>
            </w:div>
            <w:div w:id="673266664">
              <w:marLeft w:val="480"/>
              <w:marRight w:val="0"/>
              <w:marTop w:val="0"/>
              <w:marBottom w:val="0"/>
              <w:divBdr>
                <w:top w:val="none" w:sz="0" w:space="0" w:color="auto"/>
                <w:left w:val="none" w:sz="0" w:space="0" w:color="auto"/>
                <w:bottom w:val="none" w:sz="0" w:space="0" w:color="auto"/>
                <w:right w:val="none" w:sz="0" w:space="0" w:color="auto"/>
              </w:divBdr>
            </w:div>
            <w:div w:id="673343326">
              <w:marLeft w:val="480"/>
              <w:marRight w:val="0"/>
              <w:marTop w:val="0"/>
              <w:marBottom w:val="0"/>
              <w:divBdr>
                <w:top w:val="none" w:sz="0" w:space="0" w:color="auto"/>
                <w:left w:val="none" w:sz="0" w:space="0" w:color="auto"/>
                <w:bottom w:val="none" w:sz="0" w:space="0" w:color="auto"/>
                <w:right w:val="none" w:sz="0" w:space="0" w:color="auto"/>
              </w:divBdr>
            </w:div>
            <w:div w:id="673798868">
              <w:marLeft w:val="480"/>
              <w:marRight w:val="0"/>
              <w:marTop w:val="0"/>
              <w:marBottom w:val="0"/>
              <w:divBdr>
                <w:top w:val="none" w:sz="0" w:space="0" w:color="auto"/>
                <w:left w:val="none" w:sz="0" w:space="0" w:color="auto"/>
                <w:bottom w:val="none" w:sz="0" w:space="0" w:color="auto"/>
                <w:right w:val="none" w:sz="0" w:space="0" w:color="auto"/>
              </w:divBdr>
            </w:div>
            <w:div w:id="673805805">
              <w:marLeft w:val="480"/>
              <w:marRight w:val="0"/>
              <w:marTop w:val="0"/>
              <w:marBottom w:val="0"/>
              <w:divBdr>
                <w:top w:val="none" w:sz="0" w:space="0" w:color="auto"/>
                <w:left w:val="none" w:sz="0" w:space="0" w:color="auto"/>
                <w:bottom w:val="none" w:sz="0" w:space="0" w:color="auto"/>
                <w:right w:val="none" w:sz="0" w:space="0" w:color="auto"/>
              </w:divBdr>
            </w:div>
            <w:div w:id="673841378">
              <w:marLeft w:val="480"/>
              <w:marRight w:val="0"/>
              <w:marTop w:val="0"/>
              <w:marBottom w:val="0"/>
              <w:divBdr>
                <w:top w:val="none" w:sz="0" w:space="0" w:color="auto"/>
                <w:left w:val="none" w:sz="0" w:space="0" w:color="auto"/>
                <w:bottom w:val="none" w:sz="0" w:space="0" w:color="auto"/>
                <w:right w:val="none" w:sz="0" w:space="0" w:color="auto"/>
              </w:divBdr>
            </w:div>
            <w:div w:id="673843481">
              <w:marLeft w:val="480"/>
              <w:marRight w:val="0"/>
              <w:marTop w:val="0"/>
              <w:marBottom w:val="0"/>
              <w:divBdr>
                <w:top w:val="none" w:sz="0" w:space="0" w:color="auto"/>
                <w:left w:val="none" w:sz="0" w:space="0" w:color="auto"/>
                <w:bottom w:val="none" w:sz="0" w:space="0" w:color="auto"/>
                <w:right w:val="none" w:sz="0" w:space="0" w:color="auto"/>
              </w:divBdr>
            </w:div>
            <w:div w:id="673996329">
              <w:marLeft w:val="480"/>
              <w:marRight w:val="0"/>
              <w:marTop w:val="0"/>
              <w:marBottom w:val="0"/>
              <w:divBdr>
                <w:top w:val="none" w:sz="0" w:space="0" w:color="auto"/>
                <w:left w:val="none" w:sz="0" w:space="0" w:color="auto"/>
                <w:bottom w:val="none" w:sz="0" w:space="0" w:color="auto"/>
                <w:right w:val="none" w:sz="0" w:space="0" w:color="auto"/>
              </w:divBdr>
            </w:div>
            <w:div w:id="674040275">
              <w:marLeft w:val="480"/>
              <w:marRight w:val="0"/>
              <w:marTop w:val="0"/>
              <w:marBottom w:val="0"/>
              <w:divBdr>
                <w:top w:val="none" w:sz="0" w:space="0" w:color="auto"/>
                <w:left w:val="none" w:sz="0" w:space="0" w:color="auto"/>
                <w:bottom w:val="none" w:sz="0" w:space="0" w:color="auto"/>
                <w:right w:val="none" w:sz="0" w:space="0" w:color="auto"/>
              </w:divBdr>
            </w:div>
            <w:div w:id="674040307">
              <w:marLeft w:val="480"/>
              <w:marRight w:val="0"/>
              <w:marTop w:val="0"/>
              <w:marBottom w:val="0"/>
              <w:divBdr>
                <w:top w:val="none" w:sz="0" w:space="0" w:color="auto"/>
                <w:left w:val="none" w:sz="0" w:space="0" w:color="auto"/>
                <w:bottom w:val="none" w:sz="0" w:space="0" w:color="auto"/>
                <w:right w:val="none" w:sz="0" w:space="0" w:color="auto"/>
              </w:divBdr>
            </w:div>
            <w:div w:id="674065840">
              <w:marLeft w:val="480"/>
              <w:marRight w:val="0"/>
              <w:marTop w:val="0"/>
              <w:marBottom w:val="0"/>
              <w:divBdr>
                <w:top w:val="none" w:sz="0" w:space="0" w:color="auto"/>
                <w:left w:val="none" w:sz="0" w:space="0" w:color="auto"/>
                <w:bottom w:val="none" w:sz="0" w:space="0" w:color="auto"/>
                <w:right w:val="none" w:sz="0" w:space="0" w:color="auto"/>
              </w:divBdr>
            </w:div>
            <w:div w:id="674067746">
              <w:marLeft w:val="480"/>
              <w:marRight w:val="0"/>
              <w:marTop w:val="0"/>
              <w:marBottom w:val="0"/>
              <w:divBdr>
                <w:top w:val="none" w:sz="0" w:space="0" w:color="auto"/>
                <w:left w:val="none" w:sz="0" w:space="0" w:color="auto"/>
                <w:bottom w:val="none" w:sz="0" w:space="0" w:color="auto"/>
                <w:right w:val="none" w:sz="0" w:space="0" w:color="auto"/>
              </w:divBdr>
            </w:div>
            <w:div w:id="674118070">
              <w:marLeft w:val="480"/>
              <w:marRight w:val="0"/>
              <w:marTop w:val="0"/>
              <w:marBottom w:val="0"/>
              <w:divBdr>
                <w:top w:val="none" w:sz="0" w:space="0" w:color="auto"/>
                <w:left w:val="none" w:sz="0" w:space="0" w:color="auto"/>
                <w:bottom w:val="none" w:sz="0" w:space="0" w:color="auto"/>
                <w:right w:val="none" w:sz="0" w:space="0" w:color="auto"/>
              </w:divBdr>
            </w:div>
            <w:div w:id="674184958">
              <w:marLeft w:val="480"/>
              <w:marRight w:val="0"/>
              <w:marTop w:val="0"/>
              <w:marBottom w:val="0"/>
              <w:divBdr>
                <w:top w:val="none" w:sz="0" w:space="0" w:color="auto"/>
                <w:left w:val="none" w:sz="0" w:space="0" w:color="auto"/>
                <w:bottom w:val="none" w:sz="0" w:space="0" w:color="auto"/>
                <w:right w:val="none" w:sz="0" w:space="0" w:color="auto"/>
              </w:divBdr>
            </w:div>
            <w:div w:id="674384591">
              <w:marLeft w:val="480"/>
              <w:marRight w:val="0"/>
              <w:marTop w:val="0"/>
              <w:marBottom w:val="0"/>
              <w:divBdr>
                <w:top w:val="none" w:sz="0" w:space="0" w:color="auto"/>
                <w:left w:val="none" w:sz="0" w:space="0" w:color="auto"/>
                <w:bottom w:val="none" w:sz="0" w:space="0" w:color="auto"/>
                <w:right w:val="none" w:sz="0" w:space="0" w:color="auto"/>
              </w:divBdr>
            </w:div>
            <w:div w:id="674453997">
              <w:marLeft w:val="480"/>
              <w:marRight w:val="0"/>
              <w:marTop w:val="0"/>
              <w:marBottom w:val="0"/>
              <w:divBdr>
                <w:top w:val="none" w:sz="0" w:space="0" w:color="auto"/>
                <w:left w:val="none" w:sz="0" w:space="0" w:color="auto"/>
                <w:bottom w:val="none" w:sz="0" w:space="0" w:color="auto"/>
                <w:right w:val="none" w:sz="0" w:space="0" w:color="auto"/>
              </w:divBdr>
            </w:div>
            <w:div w:id="674459915">
              <w:marLeft w:val="480"/>
              <w:marRight w:val="0"/>
              <w:marTop w:val="0"/>
              <w:marBottom w:val="0"/>
              <w:divBdr>
                <w:top w:val="none" w:sz="0" w:space="0" w:color="auto"/>
                <w:left w:val="none" w:sz="0" w:space="0" w:color="auto"/>
                <w:bottom w:val="none" w:sz="0" w:space="0" w:color="auto"/>
                <w:right w:val="none" w:sz="0" w:space="0" w:color="auto"/>
              </w:divBdr>
            </w:div>
            <w:div w:id="674574138">
              <w:marLeft w:val="480"/>
              <w:marRight w:val="0"/>
              <w:marTop w:val="0"/>
              <w:marBottom w:val="0"/>
              <w:divBdr>
                <w:top w:val="none" w:sz="0" w:space="0" w:color="auto"/>
                <w:left w:val="none" w:sz="0" w:space="0" w:color="auto"/>
                <w:bottom w:val="none" w:sz="0" w:space="0" w:color="auto"/>
                <w:right w:val="none" w:sz="0" w:space="0" w:color="auto"/>
              </w:divBdr>
            </w:div>
            <w:div w:id="674651458">
              <w:marLeft w:val="480"/>
              <w:marRight w:val="0"/>
              <w:marTop w:val="0"/>
              <w:marBottom w:val="0"/>
              <w:divBdr>
                <w:top w:val="none" w:sz="0" w:space="0" w:color="auto"/>
                <w:left w:val="none" w:sz="0" w:space="0" w:color="auto"/>
                <w:bottom w:val="none" w:sz="0" w:space="0" w:color="auto"/>
                <w:right w:val="none" w:sz="0" w:space="0" w:color="auto"/>
              </w:divBdr>
            </w:div>
            <w:div w:id="674696819">
              <w:marLeft w:val="480"/>
              <w:marRight w:val="0"/>
              <w:marTop w:val="0"/>
              <w:marBottom w:val="0"/>
              <w:divBdr>
                <w:top w:val="none" w:sz="0" w:space="0" w:color="auto"/>
                <w:left w:val="none" w:sz="0" w:space="0" w:color="auto"/>
                <w:bottom w:val="none" w:sz="0" w:space="0" w:color="auto"/>
                <w:right w:val="none" w:sz="0" w:space="0" w:color="auto"/>
              </w:divBdr>
            </w:div>
            <w:div w:id="674772131">
              <w:marLeft w:val="480"/>
              <w:marRight w:val="0"/>
              <w:marTop w:val="0"/>
              <w:marBottom w:val="0"/>
              <w:divBdr>
                <w:top w:val="none" w:sz="0" w:space="0" w:color="auto"/>
                <w:left w:val="none" w:sz="0" w:space="0" w:color="auto"/>
                <w:bottom w:val="none" w:sz="0" w:space="0" w:color="auto"/>
                <w:right w:val="none" w:sz="0" w:space="0" w:color="auto"/>
              </w:divBdr>
            </w:div>
            <w:div w:id="674965477">
              <w:marLeft w:val="480"/>
              <w:marRight w:val="0"/>
              <w:marTop w:val="0"/>
              <w:marBottom w:val="0"/>
              <w:divBdr>
                <w:top w:val="none" w:sz="0" w:space="0" w:color="auto"/>
                <w:left w:val="none" w:sz="0" w:space="0" w:color="auto"/>
                <w:bottom w:val="none" w:sz="0" w:space="0" w:color="auto"/>
                <w:right w:val="none" w:sz="0" w:space="0" w:color="auto"/>
              </w:divBdr>
            </w:div>
            <w:div w:id="675033103">
              <w:marLeft w:val="480"/>
              <w:marRight w:val="0"/>
              <w:marTop w:val="0"/>
              <w:marBottom w:val="0"/>
              <w:divBdr>
                <w:top w:val="none" w:sz="0" w:space="0" w:color="auto"/>
                <w:left w:val="none" w:sz="0" w:space="0" w:color="auto"/>
                <w:bottom w:val="none" w:sz="0" w:space="0" w:color="auto"/>
                <w:right w:val="none" w:sz="0" w:space="0" w:color="auto"/>
              </w:divBdr>
            </w:div>
            <w:div w:id="675158666">
              <w:marLeft w:val="480"/>
              <w:marRight w:val="0"/>
              <w:marTop w:val="0"/>
              <w:marBottom w:val="0"/>
              <w:divBdr>
                <w:top w:val="none" w:sz="0" w:space="0" w:color="auto"/>
                <w:left w:val="none" w:sz="0" w:space="0" w:color="auto"/>
                <w:bottom w:val="none" w:sz="0" w:space="0" w:color="auto"/>
                <w:right w:val="none" w:sz="0" w:space="0" w:color="auto"/>
              </w:divBdr>
            </w:div>
            <w:div w:id="675378454">
              <w:marLeft w:val="480"/>
              <w:marRight w:val="0"/>
              <w:marTop w:val="0"/>
              <w:marBottom w:val="0"/>
              <w:divBdr>
                <w:top w:val="none" w:sz="0" w:space="0" w:color="auto"/>
                <w:left w:val="none" w:sz="0" w:space="0" w:color="auto"/>
                <w:bottom w:val="none" w:sz="0" w:space="0" w:color="auto"/>
                <w:right w:val="none" w:sz="0" w:space="0" w:color="auto"/>
              </w:divBdr>
            </w:div>
            <w:div w:id="675498393">
              <w:marLeft w:val="480"/>
              <w:marRight w:val="0"/>
              <w:marTop w:val="0"/>
              <w:marBottom w:val="0"/>
              <w:divBdr>
                <w:top w:val="none" w:sz="0" w:space="0" w:color="auto"/>
                <w:left w:val="none" w:sz="0" w:space="0" w:color="auto"/>
                <w:bottom w:val="none" w:sz="0" w:space="0" w:color="auto"/>
                <w:right w:val="none" w:sz="0" w:space="0" w:color="auto"/>
              </w:divBdr>
            </w:div>
            <w:div w:id="675500188">
              <w:marLeft w:val="480"/>
              <w:marRight w:val="0"/>
              <w:marTop w:val="0"/>
              <w:marBottom w:val="0"/>
              <w:divBdr>
                <w:top w:val="none" w:sz="0" w:space="0" w:color="auto"/>
                <w:left w:val="none" w:sz="0" w:space="0" w:color="auto"/>
                <w:bottom w:val="none" w:sz="0" w:space="0" w:color="auto"/>
                <w:right w:val="none" w:sz="0" w:space="0" w:color="auto"/>
              </w:divBdr>
            </w:div>
            <w:div w:id="675545370">
              <w:marLeft w:val="480"/>
              <w:marRight w:val="0"/>
              <w:marTop w:val="0"/>
              <w:marBottom w:val="0"/>
              <w:divBdr>
                <w:top w:val="none" w:sz="0" w:space="0" w:color="auto"/>
                <w:left w:val="none" w:sz="0" w:space="0" w:color="auto"/>
                <w:bottom w:val="none" w:sz="0" w:space="0" w:color="auto"/>
                <w:right w:val="none" w:sz="0" w:space="0" w:color="auto"/>
              </w:divBdr>
            </w:div>
            <w:div w:id="675570958">
              <w:marLeft w:val="480"/>
              <w:marRight w:val="0"/>
              <w:marTop w:val="0"/>
              <w:marBottom w:val="0"/>
              <w:divBdr>
                <w:top w:val="none" w:sz="0" w:space="0" w:color="auto"/>
                <w:left w:val="none" w:sz="0" w:space="0" w:color="auto"/>
                <w:bottom w:val="none" w:sz="0" w:space="0" w:color="auto"/>
                <w:right w:val="none" w:sz="0" w:space="0" w:color="auto"/>
              </w:divBdr>
            </w:div>
            <w:div w:id="675767695">
              <w:marLeft w:val="480"/>
              <w:marRight w:val="0"/>
              <w:marTop w:val="0"/>
              <w:marBottom w:val="0"/>
              <w:divBdr>
                <w:top w:val="none" w:sz="0" w:space="0" w:color="auto"/>
                <w:left w:val="none" w:sz="0" w:space="0" w:color="auto"/>
                <w:bottom w:val="none" w:sz="0" w:space="0" w:color="auto"/>
                <w:right w:val="none" w:sz="0" w:space="0" w:color="auto"/>
              </w:divBdr>
            </w:div>
            <w:div w:id="675884451">
              <w:marLeft w:val="480"/>
              <w:marRight w:val="0"/>
              <w:marTop w:val="0"/>
              <w:marBottom w:val="0"/>
              <w:divBdr>
                <w:top w:val="none" w:sz="0" w:space="0" w:color="auto"/>
                <w:left w:val="none" w:sz="0" w:space="0" w:color="auto"/>
                <w:bottom w:val="none" w:sz="0" w:space="0" w:color="auto"/>
                <w:right w:val="none" w:sz="0" w:space="0" w:color="auto"/>
              </w:divBdr>
            </w:div>
            <w:div w:id="676033853">
              <w:marLeft w:val="480"/>
              <w:marRight w:val="0"/>
              <w:marTop w:val="0"/>
              <w:marBottom w:val="0"/>
              <w:divBdr>
                <w:top w:val="none" w:sz="0" w:space="0" w:color="auto"/>
                <w:left w:val="none" w:sz="0" w:space="0" w:color="auto"/>
                <w:bottom w:val="none" w:sz="0" w:space="0" w:color="auto"/>
                <w:right w:val="none" w:sz="0" w:space="0" w:color="auto"/>
              </w:divBdr>
            </w:div>
            <w:div w:id="676230072">
              <w:marLeft w:val="480"/>
              <w:marRight w:val="0"/>
              <w:marTop w:val="0"/>
              <w:marBottom w:val="0"/>
              <w:divBdr>
                <w:top w:val="none" w:sz="0" w:space="0" w:color="auto"/>
                <w:left w:val="none" w:sz="0" w:space="0" w:color="auto"/>
                <w:bottom w:val="none" w:sz="0" w:space="0" w:color="auto"/>
                <w:right w:val="none" w:sz="0" w:space="0" w:color="auto"/>
              </w:divBdr>
            </w:div>
            <w:div w:id="676271613">
              <w:marLeft w:val="480"/>
              <w:marRight w:val="0"/>
              <w:marTop w:val="0"/>
              <w:marBottom w:val="0"/>
              <w:divBdr>
                <w:top w:val="none" w:sz="0" w:space="0" w:color="auto"/>
                <w:left w:val="none" w:sz="0" w:space="0" w:color="auto"/>
                <w:bottom w:val="none" w:sz="0" w:space="0" w:color="auto"/>
                <w:right w:val="none" w:sz="0" w:space="0" w:color="auto"/>
              </w:divBdr>
            </w:div>
            <w:div w:id="676347977">
              <w:marLeft w:val="480"/>
              <w:marRight w:val="0"/>
              <w:marTop w:val="0"/>
              <w:marBottom w:val="0"/>
              <w:divBdr>
                <w:top w:val="none" w:sz="0" w:space="0" w:color="auto"/>
                <w:left w:val="none" w:sz="0" w:space="0" w:color="auto"/>
                <w:bottom w:val="none" w:sz="0" w:space="0" w:color="auto"/>
                <w:right w:val="none" w:sz="0" w:space="0" w:color="auto"/>
              </w:divBdr>
            </w:div>
            <w:div w:id="676469046">
              <w:marLeft w:val="480"/>
              <w:marRight w:val="0"/>
              <w:marTop w:val="0"/>
              <w:marBottom w:val="0"/>
              <w:divBdr>
                <w:top w:val="none" w:sz="0" w:space="0" w:color="auto"/>
                <w:left w:val="none" w:sz="0" w:space="0" w:color="auto"/>
                <w:bottom w:val="none" w:sz="0" w:space="0" w:color="auto"/>
                <w:right w:val="none" w:sz="0" w:space="0" w:color="auto"/>
              </w:divBdr>
            </w:div>
            <w:div w:id="676543131">
              <w:marLeft w:val="480"/>
              <w:marRight w:val="0"/>
              <w:marTop w:val="0"/>
              <w:marBottom w:val="0"/>
              <w:divBdr>
                <w:top w:val="none" w:sz="0" w:space="0" w:color="auto"/>
                <w:left w:val="none" w:sz="0" w:space="0" w:color="auto"/>
                <w:bottom w:val="none" w:sz="0" w:space="0" w:color="auto"/>
                <w:right w:val="none" w:sz="0" w:space="0" w:color="auto"/>
              </w:divBdr>
            </w:div>
            <w:div w:id="676856111">
              <w:marLeft w:val="480"/>
              <w:marRight w:val="0"/>
              <w:marTop w:val="0"/>
              <w:marBottom w:val="0"/>
              <w:divBdr>
                <w:top w:val="none" w:sz="0" w:space="0" w:color="auto"/>
                <w:left w:val="none" w:sz="0" w:space="0" w:color="auto"/>
                <w:bottom w:val="none" w:sz="0" w:space="0" w:color="auto"/>
                <w:right w:val="none" w:sz="0" w:space="0" w:color="auto"/>
              </w:divBdr>
            </w:div>
            <w:div w:id="676882707">
              <w:marLeft w:val="480"/>
              <w:marRight w:val="0"/>
              <w:marTop w:val="0"/>
              <w:marBottom w:val="0"/>
              <w:divBdr>
                <w:top w:val="none" w:sz="0" w:space="0" w:color="auto"/>
                <w:left w:val="none" w:sz="0" w:space="0" w:color="auto"/>
                <w:bottom w:val="none" w:sz="0" w:space="0" w:color="auto"/>
                <w:right w:val="none" w:sz="0" w:space="0" w:color="auto"/>
              </w:divBdr>
            </w:div>
            <w:div w:id="676883157">
              <w:marLeft w:val="480"/>
              <w:marRight w:val="0"/>
              <w:marTop w:val="0"/>
              <w:marBottom w:val="0"/>
              <w:divBdr>
                <w:top w:val="none" w:sz="0" w:space="0" w:color="auto"/>
                <w:left w:val="none" w:sz="0" w:space="0" w:color="auto"/>
                <w:bottom w:val="none" w:sz="0" w:space="0" w:color="auto"/>
                <w:right w:val="none" w:sz="0" w:space="0" w:color="auto"/>
              </w:divBdr>
            </w:div>
            <w:div w:id="676923512">
              <w:marLeft w:val="480"/>
              <w:marRight w:val="0"/>
              <w:marTop w:val="0"/>
              <w:marBottom w:val="0"/>
              <w:divBdr>
                <w:top w:val="none" w:sz="0" w:space="0" w:color="auto"/>
                <w:left w:val="none" w:sz="0" w:space="0" w:color="auto"/>
                <w:bottom w:val="none" w:sz="0" w:space="0" w:color="auto"/>
                <w:right w:val="none" w:sz="0" w:space="0" w:color="auto"/>
              </w:divBdr>
            </w:div>
            <w:div w:id="677074263">
              <w:marLeft w:val="480"/>
              <w:marRight w:val="0"/>
              <w:marTop w:val="0"/>
              <w:marBottom w:val="0"/>
              <w:divBdr>
                <w:top w:val="none" w:sz="0" w:space="0" w:color="auto"/>
                <w:left w:val="none" w:sz="0" w:space="0" w:color="auto"/>
                <w:bottom w:val="none" w:sz="0" w:space="0" w:color="auto"/>
                <w:right w:val="none" w:sz="0" w:space="0" w:color="auto"/>
              </w:divBdr>
            </w:div>
            <w:div w:id="677077184">
              <w:marLeft w:val="480"/>
              <w:marRight w:val="0"/>
              <w:marTop w:val="0"/>
              <w:marBottom w:val="0"/>
              <w:divBdr>
                <w:top w:val="none" w:sz="0" w:space="0" w:color="auto"/>
                <w:left w:val="none" w:sz="0" w:space="0" w:color="auto"/>
                <w:bottom w:val="none" w:sz="0" w:space="0" w:color="auto"/>
                <w:right w:val="none" w:sz="0" w:space="0" w:color="auto"/>
              </w:divBdr>
            </w:div>
            <w:div w:id="677198147">
              <w:marLeft w:val="480"/>
              <w:marRight w:val="0"/>
              <w:marTop w:val="0"/>
              <w:marBottom w:val="0"/>
              <w:divBdr>
                <w:top w:val="none" w:sz="0" w:space="0" w:color="auto"/>
                <w:left w:val="none" w:sz="0" w:space="0" w:color="auto"/>
                <w:bottom w:val="none" w:sz="0" w:space="0" w:color="auto"/>
                <w:right w:val="none" w:sz="0" w:space="0" w:color="auto"/>
              </w:divBdr>
            </w:div>
            <w:div w:id="677267777">
              <w:marLeft w:val="480"/>
              <w:marRight w:val="0"/>
              <w:marTop w:val="0"/>
              <w:marBottom w:val="0"/>
              <w:divBdr>
                <w:top w:val="none" w:sz="0" w:space="0" w:color="auto"/>
                <w:left w:val="none" w:sz="0" w:space="0" w:color="auto"/>
                <w:bottom w:val="none" w:sz="0" w:space="0" w:color="auto"/>
                <w:right w:val="none" w:sz="0" w:space="0" w:color="auto"/>
              </w:divBdr>
            </w:div>
            <w:div w:id="677274807">
              <w:marLeft w:val="480"/>
              <w:marRight w:val="0"/>
              <w:marTop w:val="0"/>
              <w:marBottom w:val="0"/>
              <w:divBdr>
                <w:top w:val="none" w:sz="0" w:space="0" w:color="auto"/>
                <w:left w:val="none" w:sz="0" w:space="0" w:color="auto"/>
                <w:bottom w:val="none" w:sz="0" w:space="0" w:color="auto"/>
                <w:right w:val="none" w:sz="0" w:space="0" w:color="auto"/>
              </w:divBdr>
            </w:div>
            <w:div w:id="677385287">
              <w:marLeft w:val="480"/>
              <w:marRight w:val="0"/>
              <w:marTop w:val="0"/>
              <w:marBottom w:val="0"/>
              <w:divBdr>
                <w:top w:val="none" w:sz="0" w:space="0" w:color="auto"/>
                <w:left w:val="none" w:sz="0" w:space="0" w:color="auto"/>
                <w:bottom w:val="none" w:sz="0" w:space="0" w:color="auto"/>
                <w:right w:val="none" w:sz="0" w:space="0" w:color="auto"/>
              </w:divBdr>
            </w:div>
            <w:div w:id="677461507">
              <w:marLeft w:val="480"/>
              <w:marRight w:val="0"/>
              <w:marTop w:val="0"/>
              <w:marBottom w:val="0"/>
              <w:divBdr>
                <w:top w:val="none" w:sz="0" w:space="0" w:color="auto"/>
                <w:left w:val="none" w:sz="0" w:space="0" w:color="auto"/>
                <w:bottom w:val="none" w:sz="0" w:space="0" w:color="auto"/>
                <w:right w:val="none" w:sz="0" w:space="0" w:color="auto"/>
              </w:divBdr>
            </w:div>
            <w:div w:id="677535550">
              <w:marLeft w:val="480"/>
              <w:marRight w:val="0"/>
              <w:marTop w:val="0"/>
              <w:marBottom w:val="0"/>
              <w:divBdr>
                <w:top w:val="none" w:sz="0" w:space="0" w:color="auto"/>
                <w:left w:val="none" w:sz="0" w:space="0" w:color="auto"/>
                <w:bottom w:val="none" w:sz="0" w:space="0" w:color="auto"/>
                <w:right w:val="none" w:sz="0" w:space="0" w:color="auto"/>
              </w:divBdr>
            </w:div>
            <w:div w:id="677536139">
              <w:marLeft w:val="480"/>
              <w:marRight w:val="0"/>
              <w:marTop w:val="0"/>
              <w:marBottom w:val="0"/>
              <w:divBdr>
                <w:top w:val="none" w:sz="0" w:space="0" w:color="auto"/>
                <w:left w:val="none" w:sz="0" w:space="0" w:color="auto"/>
                <w:bottom w:val="none" w:sz="0" w:space="0" w:color="auto"/>
                <w:right w:val="none" w:sz="0" w:space="0" w:color="auto"/>
              </w:divBdr>
            </w:div>
            <w:div w:id="677540403">
              <w:marLeft w:val="480"/>
              <w:marRight w:val="0"/>
              <w:marTop w:val="0"/>
              <w:marBottom w:val="0"/>
              <w:divBdr>
                <w:top w:val="none" w:sz="0" w:space="0" w:color="auto"/>
                <w:left w:val="none" w:sz="0" w:space="0" w:color="auto"/>
                <w:bottom w:val="none" w:sz="0" w:space="0" w:color="auto"/>
                <w:right w:val="none" w:sz="0" w:space="0" w:color="auto"/>
              </w:divBdr>
            </w:div>
            <w:div w:id="677580236">
              <w:marLeft w:val="480"/>
              <w:marRight w:val="0"/>
              <w:marTop w:val="0"/>
              <w:marBottom w:val="0"/>
              <w:divBdr>
                <w:top w:val="none" w:sz="0" w:space="0" w:color="auto"/>
                <w:left w:val="none" w:sz="0" w:space="0" w:color="auto"/>
                <w:bottom w:val="none" w:sz="0" w:space="0" w:color="auto"/>
                <w:right w:val="none" w:sz="0" w:space="0" w:color="auto"/>
              </w:divBdr>
            </w:div>
            <w:div w:id="677736519">
              <w:marLeft w:val="480"/>
              <w:marRight w:val="0"/>
              <w:marTop w:val="0"/>
              <w:marBottom w:val="0"/>
              <w:divBdr>
                <w:top w:val="none" w:sz="0" w:space="0" w:color="auto"/>
                <w:left w:val="none" w:sz="0" w:space="0" w:color="auto"/>
                <w:bottom w:val="none" w:sz="0" w:space="0" w:color="auto"/>
                <w:right w:val="none" w:sz="0" w:space="0" w:color="auto"/>
              </w:divBdr>
            </w:div>
            <w:div w:id="677738232">
              <w:marLeft w:val="480"/>
              <w:marRight w:val="0"/>
              <w:marTop w:val="0"/>
              <w:marBottom w:val="0"/>
              <w:divBdr>
                <w:top w:val="none" w:sz="0" w:space="0" w:color="auto"/>
                <w:left w:val="none" w:sz="0" w:space="0" w:color="auto"/>
                <w:bottom w:val="none" w:sz="0" w:space="0" w:color="auto"/>
                <w:right w:val="none" w:sz="0" w:space="0" w:color="auto"/>
              </w:divBdr>
            </w:div>
            <w:div w:id="677780949">
              <w:marLeft w:val="480"/>
              <w:marRight w:val="0"/>
              <w:marTop w:val="0"/>
              <w:marBottom w:val="0"/>
              <w:divBdr>
                <w:top w:val="none" w:sz="0" w:space="0" w:color="auto"/>
                <w:left w:val="none" w:sz="0" w:space="0" w:color="auto"/>
                <w:bottom w:val="none" w:sz="0" w:space="0" w:color="auto"/>
                <w:right w:val="none" w:sz="0" w:space="0" w:color="auto"/>
              </w:divBdr>
            </w:div>
            <w:div w:id="677804898">
              <w:marLeft w:val="480"/>
              <w:marRight w:val="0"/>
              <w:marTop w:val="0"/>
              <w:marBottom w:val="0"/>
              <w:divBdr>
                <w:top w:val="none" w:sz="0" w:space="0" w:color="auto"/>
                <w:left w:val="none" w:sz="0" w:space="0" w:color="auto"/>
                <w:bottom w:val="none" w:sz="0" w:space="0" w:color="auto"/>
                <w:right w:val="none" w:sz="0" w:space="0" w:color="auto"/>
              </w:divBdr>
            </w:div>
            <w:div w:id="677853487">
              <w:marLeft w:val="480"/>
              <w:marRight w:val="0"/>
              <w:marTop w:val="0"/>
              <w:marBottom w:val="0"/>
              <w:divBdr>
                <w:top w:val="none" w:sz="0" w:space="0" w:color="auto"/>
                <w:left w:val="none" w:sz="0" w:space="0" w:color="auto"/>
                <w:bottom w:val="none" w:sz="0" w:space="0" w:color="auto"/>
                <w:right w:val="none" w:sz="0" w:space="0" w:color="auto"/>
              </w:divBdr>
            </w:div>
            <w:div w:id="677855433">
              <w:marLeft w:val="480"/>
              <w:marRight w:val="0"/>
              <w:marTop w:val="0"/>
              <w:marBottom w:val="0"/>
              <w:divBdr>
                <w:top w:val="none" w:sz="0" w:space="0" w:color="auto"/>
                <w:left w:val="none" w:sz="0" w:space="0" w:color="auto"/>
                <w:bottom w:val="none" w:sz="0" w:space="0" w:color="auto"/>
                <w:right w:val="none" w:sz="0" w:space="0" w:color="auto"/>
              </w:divBdr>
            </w:div>
            <w:div w:id="677973673">
              <w:marLeft w:val="480"/>
              <w:marRight w:val="0"/>
              <w:marTop w:val="0"/>
              <w:marBottom w:val="0"/>
              <w:divBdr>
                <w:top w:val="none" w:sz="0" w:space="0" w:color="auto"/>
                <w:left w:val="none" w:sz="0" w:space="0" w:color="auto"/>
                <w:bottom w:val="none" w:sz="0" w:space="0" w:color="auto"/>
                <w:right w:val="none" w:sz="0" w:space="0" w:color="auto"/>
              </w:divBdr>
            </w:div>
            <w:div w:id="677998148">
              <w:marLeft w:val="480"/>
              <w:marRight w:val="0"/>
              <w:marTop w:val="0"/>
              <w:marBottom w:val="0"/>
              <w:divBdr>
                <w:top w:val="none" w:sz="0" w:space="0" w:color="auto"/>
                <w:left w:val="none" w:sz="0" w:space="0" w:color="auto"/>
                <w:bottom w:val="none" w:sz="0" w:space="0" w:color="auto"/>
                <w:right w:val="none" w:sz="0" w:space="0" w:color="auto"/>
              </w:divBdr>
            </w:div>
            <w:div w:id="678047134">
              <w:marLeft w:val="480"/>
              <w:marRight w:val="0"/>
              <w:marTop w:val="0"/>
              <w:marBottom w:val="0"/>
              <w:divBdr>
                <w:top w:val="none" w:sz="0" w:space="0" w:color="auto"/>
                <w:left w:val="none" w:sz="0" w:space="0" w:color="auto"/>
                <w:bottom w:val="none" w:sz="0" w:space="0" w:color="auto"/>
                <w:right w:val="none" w:sz="0" w:space="0" w:color="auto"/>
              </w:divBdr>
            </w:div>
            <w:div w:id="678389470">
              <w:marLeft w:val="480"/>
              <w:marRight w:val="0"/>
              <w:marTop w:val="0"/>
              <w:marBottom w:val="0"/>
              <w:divBdr>
                <w:top w:val="none" w:sz="0" w:space="0" w:color="auto"/>
                <w:left w:val="none" w:sz="0" w:space="0" w:color="auto"/>
                <w:bottom w:val="none" w:sz="0" w:space="0" w:color="auto"/>
                <w:right w:val="none" w:sz="0" w:space="0" w:color="auto"/>
              </w:divBdr>
            </w:div>
            <w:div w:id="678391850">
              <w:marLeft w:val="480"/>
              <w:marRight w:val="0"/>
              <w:marTop w:val="0"/>
              <w:marBottom w:val="0"/>
              <w:divBdr>
                <w:top w:val="none" w:sz="0" w:space="0" w:color="auto"/>
                <w:left w:val="none" w:sz="0" w:space="0" w:color="auto"/>
                <w:bottom w:val="none" w:sz="0" w:space="0" w:color="auto"/>
                <w:right w:val="none" w:sz="0" w:space="0" w:color="auto"/>
              </w:divBdr>
            </w:div>
            <w:div w:id="678392175">
              <w:marLeft w:val="480"/>
              <w:marRight w:val="0"/>
              <w:marTop w:val="0"/>
              <w:marBottom w:val="0"/>
              <w:divBdr>
                <w:top w:val="none" w:sz="0" w:space="0" w:color="auto"/>
                <w:left w:val="none" w:sz="0" w:space="0" w:color="auto"/>
                <w:bottom w:val="none" w:sz="0" w:space="0" w:color="auto"/>
                <w:right w:val="none" w:sz="0" w:space="0" w:color="auto"/>
              </w:divBdr>
            </w:div>
            <w:div w:id="678393451">
              <w:marLeft w:val="480"/>
              <w:marRight w:val="0"/>
              <w:marTop w:val="0"/>
              <w:marBottom w:val="0"/>
              <w:divBdr>
                <w:top w:val="none" w:sz="0" w:space="0" w:color="auto"/>
                <w:left w:val="none" w:sz="0" w:space="0" w:color="auto"/>
                <w:bottom w:val="none" w:sz="0" w:space="0" w:color="auto"/>
                <w:right w:val="none" w:sz="0" w:space="0" w:color="auto"/>
              </w:divBdr>
            </w:div>
            <w:div w:id="678625973">
              <w:marLeft w:val="480"/>
              <w:marRight w:val="0"/>
              <w:marTop w:val="0"/>
              <w:marBottom w:val="0"/>
              <w:divBdr>
                <w:top w:val="none" w:sz="0" w:space="0" w:color="auto"/>
                <w:left w:val="none" w:sz="0" w:space="0" w:color="auto"/>
                <w:bottom w:val="none" w:sz="0" w:space="0" w:color="auto"/>
                <w:right w:val="none" w:sz="0" w:space="0" w:color="auto"/>
              </w:divBdr>
            </w:div>
            <w:div w:id="678654567">
              <w:marLeft w:val="480"/>
              <w:marRight w:val="0"/>
              <w:marTop w:val="0"/>
              <w:marBottom w:val="0"/>
              <w:divBdr>
                <w:top w:val="none" w:sz="0" w:space="0" w:color="auto"/>
                <w:left w:val="none" w:sz="0" w:space="0" w:color="auto"/>
                <w:bottom w:val="none" w:sz="0" w:space="0" w:color="auto"/>
                <w:right w:val="none" w:sz="0" w:space="0" w:color="auto"/>
              </w:divBdr>
            </w:div>
            <w:div w:id="678656117">
              <w:marLeft w:val="480"/>
              <w:marRight w:val="0"/>
              <w:marTop w:val="0"/>
              <w:marBottom w:val="0"/>
              <w:divBdr>
                <w:top w:val="none" w:sz="0" w:space="0" w:color="auto"/>
                <w:left w:val="none" w:sz="0" w:space="0" w:color="auto"/>
                <w:bottom w:val="none" w:sz="0" w:space="0" w:color="auto"/>
                <w:right w:val="none" w:sz="0" w:space="0" w:color="auto"/>
              </w:divBdr>
            </w:div>
            <w:div w:id="678697177">
              <w:marLeft w:val="480"/>
              <w:marRight w:val="0"/>
              <w:marTop w:val="0"/>
              <w:marBottom w:val="0"/>
              <w:divBdr>
                <w:top w:val="none" w:sz="0" w:space="0" w:color="auto"/>
                <w:left w:val="none" w:sz="0" w:space="0" w:color="auto"/>
                <w:bottom w:val="none" w:sz="0" w:space="0" w:color="auto"/>
                <w:right w:val="none" w:sz="0" w:space="0" w:color="auto"/>
              </w:divBdr>
            </w:div>
            <w:div w:id="678888958">
              <w:marLeft w:val="480"/>
              <w:marRight w:val="0"/>
              <w:marTop w:val="0"/>
              <w:marBottom w:val="0"/>
              <w:divBdr>
                <w:top w:val="none" w:sz="0" w:space="0" w:color="auto"/>
                <w:left w:val="none" w:sz="0" w:space="0" w:color="auto"/>
                <w:bottom w:val="none" w:sz="0" w:space="0" w:color="auto"/>
                <w:right w:val="none" w:sz="0" w:space="0" w:color="auto"/>
              </w:divBdr>
            </w:div>
            <w:div w:id="678965801">
              <w:marLeft w:val="480"/>
              <w:marRight w:val="0"/>
              <w:marTop w:val="0"/>
              <w:marBottom w:val="0"/>
              <w:divBdr>
                <w:top w:val="none" w:sz="0" w:space="0" w:color="auto"/>
                <w:left w:val="none" w:sz="0" w:space="0" w:color="auto"/>
                <w:bottom w:val="none" w:sz="0" w:space="0" w:color="auto"/>
                <w:right w:val="none" w:sz="0" w:space="0" w:color="auto"/>
              </w:divBdr>
            </w:div>
            <w:div w:id="678971099">
              <w:marLeft w:val="480"/>
              <w:marRight w:val="0"/>
              <w:marTop w:val="0"/>
              <w:marBottom w:val="0"/>
              <w:divBdr>
                <w:top w:val="none" w:sz="0" w:space="0" w:color="auto"/>
                <w:left w:val="none" w:sz="0" w:space="0" w:color="auto"/>
                <w:bottom w:val="none" w:sz="0" w:space="0" w:color="auto"/>
                <w:right w:val="none" w:sz="0" w:space="0" w:color="auto"/>
              </w:divBdr>
            </w:div>
            <w:div w:id="679085123">
              <w:marLeft w:val="480"/>
              <w:marRight w:val="0"/>
              <w:marTop w:val="0"/>
              <w:marBottom w:val="0"/>
              <w:divBdr>
                <w:top w:val="none" w:sz="0" w:space="0" w:color="auto"/>
                <w:left w:val="none" w:sz="0" w:space="0" w:color="auto"/>
                <w:bottom w:val="none" w:sz="0" w:space="0" w:color="auto"/>
                <w:right w:val="none" w:sz="0" w:space="0" w:color="auto"/>
              </w:divBdr>
            </w:div>
            <w:div w:id="679090353">
              <w:marLeft w:val="480"/>
              <w:marRight w:val="0"/>
              <w:marTop w:val="0"/>
              <w:marBottom w:val="0"/>
              <w:divBdr>
                <w:top w:val="none" w:sz="0" w:space="0" w:color="auto"/>
                <w:left w:val="none" w:sz="0" w:space="0" w:color="auto"/>
                <w:bottom w:val="none" w:sz="0" w:space="0" w:color="auto"/>
                <w:right w:val="none" w:sz="0" w:space="0" w:color="auto"/>
              </w:divBdr>
            </w:div>
            <w:div w:id="679090754">
              <w:marLeft w:val="480"/>
              <w:marRight w:val="0"/>
              <w:marTop w:val="0"/>
              <w:marBottom w:val="0"/>
              <w:divBdr>
                <w:top w:val="none" w:sz="0" w:space="0" w:color="auto"/>
                <w:left w:val="none" w:sz="0" w:space="0" w:color="auto"/>
                <w:bottom w:val="none" w:sz="0" w:space="0" w:color="auto"/>
                <w:right w:val="none" w:sz="0" w:space="0" w:color="auto"/>
              </w:divBdr>
            </w:div>
            <w:div w:id="679164672">
              <w:marLeft w:val="480"/>
              <w:marRight w:val="0"/>
              <w:marTop w:val="0"/>
              <w:marBottom w:val="0"/>
              <w:divBdr>
                <w:top w:val="none" w:sz="0" w:space="0" w:color="auto"/>
                <w:left w:val="none" w:sz="0" w:space="0" w:color="auto"/>
                <w:bottom w:val="none" w:sz="0" w:space="0" w:color="auto"/>
                <w:right w:val="none" w:sz="0" w:space="0" w:color="auto"/>
              </w:divBdr>
            </w:div>
            <w:div w:id="679235542">
              <w:marLeft w:val="480"/>
              <w:marRight w:val="0"/>
              <w:marTop w:val="0"/>
              <w:marBottom w:val="0"/>
              <w:divBdr>
                <w:top w:val="none" w:sz="0" w:space="0" w:color="auto"/>
                <w:left w:val="none" w:sz="0" w:space="0" w:color="auto"/>
                <w:bottom w:val="none" w:sz="0" w:space="0" w:color="auto"/>
                <w:right w:val="none" w:sz="0" w:space="0" w:color="auto"/>
              </w:divBdr>
            </w:div>
            <w:div w:id="679239345">
              <w:marLeft w:val="480"/>
              <w:marRight w:val="0"/>
              <w:marTop w:val="0"/>
              <w:marBottom w:val="0"/>
              <w:divBdr>
                <w:top w:val="none" w:sz="0" w:space="0" w:color="auto"/>
                <w:left w:val="none" w:sz="0" w:space="0" w:color="auto"/>
                <w:bottom w:val="none" w:sz="0" w:space="0" w:color="auto"/>
                <w:right w:val="none" w:sz="0" w:space="0" w:color="auto"/>
              </w:divBdr>
            </w:div>
            <w:div w:id="679241039">
              <w:marLeft w:val="480"/>
              <w:marRight w:val="0"/>
              <w:marTop w:val="0"/>
              <w:marBottom w:val="0"/>
              <w:divBdr>
                <w:top w:val="none" w:sz="0" w:space="0" w:color="auto"/>
                <w:left w:val="none" w:sz="0" w:space="0" w:color="auto"/>
                <w:bottom w:val="none" w:sz="0" w:space="0" w:color="auto"/>
                <w:right w:val="none" w:sz="0" w:space="0" w:color="auto"/>
              </w:divBdr>
            </w:div>
            <w:div w:id="679507737">
              <w:marLeft w:val="480"/>
              <w:marRight w:val="0"/>
              <w:marTop w:val="0"/>
              <w:marBottom w:val="0"/>
              <w:divBdr>
                <w:top w:val="none" w:sz="0" w:space="0" w:color="auto"/>
                <w:left w:val="none" w:sz="0" w:space="0" w:color="auto"/>
                <w:bottom w:val="none" w:sz="0" w:space="0" w:color="auto"/>
                <w:right w:val="none" w:sz="0" w:space="0" w:color="auto"/>
              </w:divBdr>
            </w:div>
            <w:div w:id="679547635">
              <w:marLeft w:val="480"/>
              <w:marRight w:val="0"/>
              <w:marTop w:val="0"/>
              <w:marBottom w:val="0"/>
              <w:divBdr>
                <w:top w:val="none" w:sz="0" w:space="0" w:color="auto"/>
                <w:left w:val="none" w:sz="0" w:space="0" w:color="auto"/>
                <w:bottom w:val="none" w:sz="0" w:space="0" w:color="auto"/>
                <w:right w:val="none" w:sz="0" w:space="0" w:color="auto"/>
              </w:divBdr>
            </w:div>
            <w:div w:id="679553022">
              <w:marLeft w:val="480"/>
              <w:marRight w:val="0"/>
              <w:marTop w:val="0"/>
              <w:marBottom w:val="0"/>
              <w:divBdr>
                <w:top w:val="none" w:sz="0" w:space="0" w:color="auto"/>
                <w:left w:val="none" w:sz="0" w:space="0" w:color="auto"/>
                <w:bottom w:val="none" w:sz="0" w:space="0" w:color="auto"/>
                <w:right w:val="none" w:sz="0" w:space="0" w:color="auto"/>
              </w:divBdr>
            </w:div>
            <w:div w:id="679623203">
              <w:marLeft w:val="480"/>
              <w:marRight w:val="0"/>
              <w:marTop w:val="0"/>
              <w:marBottom w:val="0"/>
              <w:divBdr>
                <w:top w:val="none" w:sz="0" w:space="0" w:color="auto"/>
                <w:left w:val="none" w:sz="0" w:space="0" w:color="auto"/>
                <w:bottom w:val="none" w:sz="0" w:space="0" w:color="auto"/>
                <w:right w:val="none" w:sz="0" w:space="0" w:color="auto"/>
              </w:divBdr>
            </w:div>
            <w:div w:id="679624695">
              <w:marLeft w:val="480"/>
              <w:marRight w:val="0"/>
              <w:marTop w:val="0"/>
              <w:marBottom w:val="0"/>
              <w:divBdr>
                <w:top w:val="none" w:sz="0" w:space="0" w:color="auto"/>
                <w:left w:val="none" w:sz="0" w:space="0" w:color="auto"/>
                <w:bottom w:val="none" w:sz="0" w:space="0" w:color="auto"/>
                <w:right w:val="none" w:sz="0" w:space="0" w:color="auto"/>
              </w:divBdr>
            </w:div>
            <w:div w:id="679626239">
              <w:marLeft w:val="480"/>
              <w:marRight w:val="0"/>
              <w:marTop w:val="0"/>
              <w:marBottom w:val="0"/>
              <w:divBdr>
                <w:top w:val="none" w:sz="0" w:space="0" w:color="auto"/>
                <w:left w:val="none" w:sz="0" w:space="0" w:color="auto"/>
                <w:bottom w:val="none" w:sz="0" w:space="0" w:color="auto"/>
                <w:right w:val="none" w:sz="0" w:space="0" w:color="auto"/>
              </w:divBdr>
            </w:div>
            <w:div w:id="679698638">
              <w:marLeft w:val="480"/>
              <w:marRight w:val="0"/>
              <w:marTop w:val="0"/>
              <w:marBottom w:val="0"/>
              <w:divBdr>
                <w:top w:val="none" w:sz="0" w:space="0" w:color="auto"/>
                <w:left w:val="none" w:sz="0" w:space="0" w:color="auto"/>
                <w:bottom w:val="none" w:sz="0" w:space="0" w:color="auto"/>
                <w:right w:val="none" w:sz="0" w:space="0" w:color="auto"/>
              </w:divBdr>
            </w:div>
            <w:div w:id="679965583">
              <w:marLeft w:val="480"/>
              <w:marRight w:val="0"/>
              <w:marTop w:val="0"/>
              <w:marBottom w:val="0"/>
              <w:divBdr>
                <w:top w:val="none" w:sz="0" w:space="0" w:color="auto"/>
                <w:left w:val="none" w:sz="0" w:space="0" w:color="auto"/>
                <w:bottom w:val="none" w:sz="0" w:space="0" w:color="auto"/>
                <w:right w:val="none" w:sz="0" w:space="0" w:color="auto"/>
              </w:divBdr>
            </w:div>
            <w:div w:id="680201123">
              <w:marLeft w:val="480"/>
              <w:marRight w:val="0"/>
              <w:marTop w:val="0"/>
              <w:marBottom w:val="0"/>
              <w:divBdr>
                <w:top w:val="none" w:sz="0" w:space="0" w:color="auto"/>
                <w:left w:val="none" w:sz="0" w:space="0" w:color="auto"/>
                <w:bottom w:val="none" w:sz="0" w:space="0" w:color="auto"/>
                <w:right w:val="none" w:sz="0" w:space="0" w:color="auto"/>
              </w:divBdr>
            </w:div>
            <w:div w:id="680276126">
              <w:marLeft w:val="480"/>
              <w:marRight w:val="0"/>
              <w:marTop w:val="0"/>
              <w:marBottom w:val="0"/>
              <w:divBdr>
                <w:top w:val="none" w:sz="0" w:space="0" w:color="auto"/>
                <w:left w:val="none" w:sz="0" w:space="0" w:color="auto"/>
                <w:bottom w:val="none" w:sz="0" w:space="0" w:color="auto"/>
                <w:right w:val="none" w:sz="0" w:space="0" w:color="auto"/>
              </w:divBdr>
            </w:div>
            <w:div w:id="680284224">
              <w:marLeft w:val="480"/>
              <w:marRight w:val="0"/>
              <w:marTop w:val="0"/>
              <w:marBottom w:val="0"/>
              <w:divBdr>
                <w:top w:val="none" w:sz="0" w:space="0" w:color="auto"/>
                <w:left w:val="none" w:sz="0" w:space="0" w:color="auto"/>
                <w:bottom w:val="none" w:sz="0" w:space="0" w:color="auto"/>
                <w:right w:val="none" w:sz="0" w:space="0" w:color="auto"/>
              </w:divBdr>
            </w:div>
            <w:div w:id="680395375">
              <w:marLeft w:val="480"/>
              <w:marRight w:val="0"/>
              <w:marTop w:val="0"/>
              <w:marBottom w:val="0"/>
              <w:divBdr>
                <w:top w:val="none" w:sz="0" w:space="0" w:color="auto"/>
                <w:left w:val="none" w:sz="0" w:space="0" w:color="auto"/>
                <w:bottom w:val="none" w:sz="0" w:space="0" w:color="auto"/>
                <w:right w:val="none" w:sz="0" w:space="0" w:color="auto"/>
              </w:divBdr>
            </w:div>
            <w:div w:id="680400961">
              <w:marLeft w:val="480"/>
              <w:marRight w:val="0"/>
              <w:marTop w:val="0"/>
              <w:marBottom w:val="0"/>
              <w:divBdr>
                <w:top w:val="none" w:sz="0" w:space="0" w:color="auto"/>
                <w:left w:val="none" w:sz="0" w:space="0" w:color="auto"/>
                <w:bottom w:val="none" w:sz="0" w:space="0" w:color="auto"/>
                <w:right w:val="none" w:sz="0" w:space="0" w:color="auto"/>
              </w:divBdr>
            </w:div>
            <w:div w:id="680476935">
              <w:marLeft w:val="480"/>
              <w:marRight w:val="0"/>
              <w:marTop w:val="0"/>
              <w:marBottom w:val="0"/>
              <w:divBdr>
                <w:top w:val="none" w:sz="0" w:space="0" w:color="auto"/>
                <w:left w:val="none" w:sz="0" w:space="0" w:color="auto"/>
                <w:bottom w:val="none" w:sz="0" w:space="0" w:color="auto"/>
                <w:right w:val="none" w:sz="0" w:space="0" w:color="auto"/>
              </w:divBdr>
            </w:div>
            <w:div w:id="680546334">
              <w:marLeft w:val="480"/>
              <w:marRight w:val="0"/>
              <w:marTop w:val="0"/>
              <w:marBottom w:val="0"/>
              <w:divBdr>
                <w:top w:val="none" w:sz="0" w:space="0" w:color="auto"/>
                <w:left w:val="none" w:sz="0" w:space="0" w:color="auto"/>
                <w:bottom w:val="none" w:sz="0" w:space="0" w:color="auto"/>
                <w:right w:val="none" w:sz="0" w:space="0" w:color="auto"/>
              </w:divBdr>
            </w:div>
            <w:div w:id="680549319">
              <w:marLeft w:val="480"/>
              <w:marRight w:val="0"/>
              <w:marTop w:val="0"/>
              <w:marBottom w:val="0"/>
              <w:divBdr>
                <w:top w:val="none" w:sz="0" w:space="0" w:color="auto"/>
                <w:left w:val="none" w:sz="0" w:space="0" w:color="auto"/>
                <w:bottom w:val="none" w:sz="0" w:space="0" w:color="auto"/>
                <w:right w:val="none" w:sz="0" w:space="0" w:color="auto"/>
              </w:divBdr>
            </w:div>
            <w:div w:id="680595195">
              <w:marLeft w:val="480"/>
              <w:marRight w:val="0"/>
              <w:marTop w:val="0"/>
              <w:marBottom w:val="0"/>
              <w:divBdr>
                <w:top w:val="none" w:sz="0" w:space="0" w:color="auto"/>
                <w:left w:val="none" w:sz="0" w:space="0" w:color="auto"/>
                <w:bottom w:val="none" w:sz="0" w:space="0" w:color="auto"/>
                <w:right w:val="none" w:sz="0" w:space="0" w:color="auto"/>
              </w:divBdr>
            </w:div>
            <w:div w:id="680856265">
              <w:marLeft w:val="480"/>
              <w:marRight w:val="0"/>
              <w:marTop w:val="0"/>
              <w:marBottom w:val="0"/>
              <w:divBdr>
                <w:top w:val="none" w:sz="0" w:space="0" w:color="auto"/>
                <w:left w:val="none" w:sz="0" w:space="0" w:color="auto"/>
                <w:bottom w:val="none" w:sz="0" w:space="0" w:color="auto"/>
                <w:right w:val="none" w:sz="0" w:space="0" w:color="auto"/>
              </w:divBdr>
            </w:div>
            <w:div w:id="681010256">
              <w:marLeft w:val="480"/>
              <w:marRight w:val="0"/>
              <w:marTop w:val="0"/>
              <w:marBottom w:val="0"/>
              <w:divBdr>
                <w:top w:val="none" w:sz="0" w:space="0" w:color="auto"/>
                <w:left w:val="none" w:sz="0" w:space="0" w:color="auto"/>
                <w:bottom w:val="none" w:sz="0" w:space="0" w:color="auto"/>
                <w:right w:val="none" w:sz="0" w:space="0" w:color="auto"/>
              </w:divBdr>
            </w:div>
            <w:div w:id="681056593">
              <w:marLeft w:val="480"/>
              <w:marRight w:val="0"/>
              <w:marTop w:val="0"/>
              <w:marBottom w:val="0"/>
              <w:divBdr>
                <w:top w:val="none" w:sz="0" w:space="0" w:color="auto"/>
                <w:left w:val="none" w:sz="0" w:space="0" w:color="auto"/>
                <w:bottom w:val="none" w:sz="0" w:space="0" w:color="auto"/>
                <w:right w:val="none" w:sz="0" w:space="0" w:color="auto"/>
              </w:divBdr>
            </w:div>
            <w:div w:id="681203969">
              <w:marLeft w:val="480"/>
              <w:marRight w:val="0"/>
              <w:marTop w:val="0"/>
              <w:marBottom w:val="0"/>
              <w:divBdr>
                <w:top w:val="none" w:sz="0" w:space="0" w:color="auto"/>
                <w:left w:val="none" w:sz="0" w:space="0" w:color="auto"/>
                <w:bottom w:val="none" w:sz="0" w:space="0" w:color="auto"/>
                <w:right w:val="none" w:sz="0" w:space="0" w:color="auto"/>
              </w:divBdr>
            </w:div>
            <w:div w:id="681249182">
              <w:marLeft w:val="480"/>
              <w:marRight w:val="0"/>
              <w:marTop w:val="0"/>
              <w:marBottom w:val="0"/>
              <w:divBdr>
                <w:top w:val="none" w:sz="0" w:space="0" w:color="auto"/>
                <w:left w:val="none" w:sz="0" w:space="0" w:color="auto"/>
                <w:bottom w:val="none" w:sz="0" w:space="0" w:color="auto"/>
                <w:right w:val="none" w:sz="0" w:space="0" w:color="auto"/>
              </w:divBdr>
            </w:div>
            <w:div w:id="681318380">
              <w:marLeft w:val="480"/>
              <w:marRight w:val="0"/>
              <w:marTop w:val="0"/>
              <w:marBottom w:val="0"/>
              <w:divBdr>
                <w:top w:val="none" w:sz="0" w:space="0" w:color="auto"/>
                <w:left w:val="none" w:sz="0" w:space="0" w:color="auto"/>
                <w:bottom w:val="none" w:sz="0" w:space="0" w:color="auto"/>
                <w:right w:val="none" w:sz="0" w:space="0" w:color="auto"/>
              </w:divBdr>
            </w:div>
            <w:div w:id="681320482">
              <w:marLeft w:val="480"/>
              <w:marRight w:val="0"/>
              <w:marTop w:val="0"/>
              <w:marBottom w:val="0"/>
              <w:divBdr>
                <w:top w:val="none" w:sz="0" w:space="0" w:color="auto"/>
                <w:left w:val="none" w:sz="0" w:space="0" w:color="auto"/>
                <w:bottom w:val="none" w:sz="0" w:space="0" w:color="auto"/>
                <w:right w:val="none" w:sz="0" w:space="0" w:color="auto"/>
              </w:divBdr>
            </w:div>
            <w:div w:id="681324497">
              <w:marLeft w:val="480"/>
              <w:marRight w:val="0"/>
              <w:marTop w:val="0"/>
              <w:marBottom w:val="0"/>
              <w:divBdr>
                <w:top w:val="none" w:sz="0" w:space="0" w:color="auto"/>
                <w:left w:val="none" w:sz="0" w:space="0" w:color="auto"/>
                <w:bottom w:val="none" w:sz="0" w:space="0" w:color="auto"/>
                <w:right w:val="none" w:sz="0" w:space="0" w:color="auto"/>
              </w:divBdr>
            </w:div>
            <w:div w:id="681474008">
              <w:marLeft w:val="480"/>
              <w:marRight w:val="0"/>
              <w:marTop w:val="0"/>
              <w:marBottom w:val="0"/>
              <w:divBdr>
                <w:top w:val="none" w:sz="0" w:space="0" w:color="auto"/>
                <w:left w:val="none" w:sz="0" w:space="0" w:color="auto"/>
                <w:bottom w:val="none" w:sz="0" w:space="0" w:color="auto"/>
                <w:right w:val="none" w:sz="0" w:space="0" w:color="auto"/>
              </w:divBdr>
            </w:div>
            <w:div w:id="681516529">
              <w:marLeft w:val="480"/>
              <w:marRight w:val="0"/>
              <w:marTop w:val="0"/>
              <w:marBottom w:val="0"/>
              <w:divBdr>
                <w:top w:val="none" w:sz="0" w:space="0" w:color="auto"/>
                <w:left w:val="none" w:sz="0" w:space="0" w:color="auto"/>
                <w:bottom w:val="none" w:sz="0" w:space="0" w:color="auto"/>
                <w:right w:val="none" w:sz="0" w:space="0" w:color="auto"/>
              </w:divBdr>
            </w:div>
            <w:div w:id="681669246">
              <w:marLeft w:val="480"/>
              <w:marRight w:val="0"/>
              <w:marTop w:val="0"/>
              <w:marBottom w:val="0"/>
              <w:divBdr>
                <w:top w:val="none" w:sz="0" w:space="0" w:color="auto"/>
                <w:left w:val="none" w:sz="0" w:space="0" w:color="auto"/>
                <w:bottom w:val="none" w:sz="0" w:space="0" w:color="auto"/>
                <w:right w:val="none" w:sz="0" w:space="0" w:color="auto"/>
              </w:divBdr>
            </w:div>
            <w:div w:id="681711079">
              <w:marLeft w:val="480"/>
              <w:marRight w:val="0"/>
              <w:marTop w:val="0"/>
              <w:marBottom w:val="0"/>
              <w:divBdr>
                <w:top w:val="none" w:sz="0" w:space="0" w:color="auto"/>
                <w:left w:val="none" w:sz="0" w:space="0" w:color="auto"/>
                <w:bottom w:val="none" w:sz="0" w:space="0" w:color="auto"/>
                <w:right w:val="none" w:sz="0" w:space="0" w:color="auto"/>
              </w:divBdr>
            </w:div>
            <w:div w:id="681784060">
              <w:marLeft w:val="480"/>
              <w:marRight w:val="0"/>
              <w:marTop w:val="0"/>
              <w:marBottom w:val="0"/>
              <w:divBdr>
                <w:top w:val="none" w:sz="0" w:space="0" w:color="auto"/>
                <w:left w:val="none" w:sz="0" w:space="0" w:color="auto"/>
                <w:bottom w:val="none" w:sz="0" w:space="0" w:color="auto"/>
                <w:right w:val="none" w:sz="0" w:space="0" w:color="auto"/>
              </w:divBdr>
            </w:div>
            <w:div w:id="681854318">
              <w:marLeft w:val="480"/>
              <w:marRight w:val="0"/>
              <w:marTop w:val="0"/>
              <w:marBottom w:val="0"/>
              <w:divBdr>
                <w:top w:val="none" w:sz="0" w:space="0" w:color="auto"/>
                <w:left w:val="none" w:sz="0" w:space="0" w:color="auto"/>
                <w:bottom w:val="none" w:sz="0" w:space="0" w:color="auto"/>
                <w:right w:val="none" w:sz="0" w:space="0" w:color="auto"/>
              </w:divBdr>
            </w:div>
            <w:div w:id="681858525">
              <w:marLeft w:val="480"/>
              <w:marRight w:val="0"/>
              <w:marTop w:val="0"/>
              <w:marBottom w:val="0"/>
              <w:divBdr>
                <w:top w:val="none" w:sz="0" w:space="0" w:color="auto"/>
                <w:left w:val="none" w:sz="0" w:space="0" w:color="auto"/>
                <w:bottom w:val="none" w:sz="0" w:space="0" w:color="auto"/>
                <w:right w:val="none" w:sz="0" w:space="0" w:color="auto"/>
              </w:divBdr>
            </w:div>
            <w:div w:id="681974669">
              <w:marLeft w:val="480"/>
              <w:marRight w:val="0"/>
              <w:marTop w:val="0"/>
              <w:marBottom w:val="0"/>
              <w:divBdr>
                <w:top w:val="none" w:sz="0" w:space="0" w:color="auto"/>
                <w:left w:val="none" w:sz="0" w:space="0" w:color="auto"/>
                <w:bottom w:val="none" w:sz="0" w:space="0" w:color="auto"/>
                <w:right w:val="none" w:sz="0" w:space="0" w:color="auto"/>
              </w:divBdr>
            </w:div>
            <w:div w:id="682054289">
              <w:marLeft w:val="480"/>
              <w:marRight w:val="0"/>
              <w:marTop w:val="0"/>
              <w:marBottom w:val="0"/>
              <w:divBdr>
                <w:top w:val="none" w:sz="0" w:space="0" w:color="auto"/>
                <w:left w:val="none" w:sz="0" w:space="0" w:color="auto"/>
                <w:bottom w:val="none" w:sz="0" w:space="0" w:color="auto"/>
                <w:right w:val="none" w:sz="0" w:space="0" w:color="auto"/>
              </w:divBdr>
            </w:div>
            <w:div w:id="682055532">
              <w:marLeft w:val="480"/>
              <w:marRight w:val="0"/>
              <w:marTop w:val="0"/>
              <w:marBottom w:val="0"/>
              <w:divBdr>
                <w:top w:val="none" w:sz="0" w:space="0" w:color="auto"/>
                <w:left w:val="none" w:sz="0" w:space="0" w:color="auto"/>
                <w:bottom w:val="none" w:sz="0" w:space="0" w:color="auto"/>
                <w:right w:val="none" w:sz="0" w:space="0" w:color="auto"/>
              </w:divBdr>
            </w:div>
            <w:div w:id="682171364">
              <w:marLeft w:val="480"/>
              <w:marRight w:val="0"/>
              <w:marTop w:val="0"/>
              <w:marBottom w:val="0"/>
              <w:divBdr>
                <w:top w:val="none" w:sz="0" w:space="0" w:color="auto"/>
                <w:left w:val="none" w:sz="0" w:space="0" w:color="auto"/>
                <w:bottom w:val="none" w:sz="0" w:space="0" w:color="auto"/>
                <w:right w:val="none" w:sz="0" w:space="0" w:color="auto"/>
              </w:divBdr>
            </w:div>
            <w:div w:id="682173077">
              <w:marLeft w:val="480"/>
              <w:marRight w:val="0"/>
              <w:marTop w:val="0"/>
              <w:marBottom w:val="0"/>
              <w:divBdr>
                <w:top w:val="none" w:sz="0" w:space="0" w:color="auto"/>
                <w:left w:val="none" w:sz="0" w:space="0" w:color="auto"/>
                <w:bottom w:val="none" w:sz="0" w:space="0" w:color="auto"/>
                <w:right w:val="none" w:sz="0" w:space="0" w:color="auto"/>
              </w:divBdr>
            </w:div>
            <w:div w:id="682323386">
              <w:marLeft w:val="480"/>
              <w:marRight w:val="0"/>
              <w:marTop w:val="0"/>
              <w:marBottom w:val="0"/>
              <w:divBdr>
                <w:top w:val="none" w:sz="0" w:space="0" w:color="auto"/>
                <w:left w:val="none" w:sz="0" w:space="0" w:color="auto"/>
                <w:bottom w:val="none" w:sz="0" w:space="0" w:color="auto"/>
                <w:right w:val="none" w:sz="0" w:space="0" w:color="auto"/>
              </w:divBdr>
            </w:div>
            <w:div w:id="682361122">
              <w:marLeft w:val="480"/>
              <w:marRight w:val="0"/>
              <w:marTop w:val="0"/>
              <w:marBottom w:val="0"/>
              <w:divBdr>
                <w:top w:val="none" w:sz="0" w:space="0" w:color="auto"/>
                <w:left w:val="none" w:sz="0" w:space="0" w:color="auto"/>
                <w:bottom w:val="none" w:sz="0" w:space="0" w:color="auto"/>
                <w:right w:val="none" w:sz="0" w:space="0" w:color="auto"/>
              </w:divBdr>
            </w:div>
            <w:div w:id="682366766">
              <w:marLeft w:val="480"/>
              <w:marRight w:val="0"/>
              <w:marTop w:val="0"/>
              <w:marBottom w:val="0"/>
              <w:divBdr>
                <w:top w:val="none" w:sz="0" w:space="0" w:color="auto"/>
                <w:left w:val="none" w:sz="0" w:space="0" w:color="auto"/>
                <w:bottom w:val="none" w:sz="0" w:space="0" w:color="auto"/>
                <w:right w:val="none" w:sz="0" w:space="0" w:color="auto"/>
              </w:divBdr>
            </w:div>
            <w:div w:id="682560310">
              <w:marLeft w:val="480"/>
              <w:marRight w:val="0"/>
              <w:marTop w:val="0"/>
              <w:marBottom w:val="0"/>
              <w:divBdr>
                <w:top w:val="none" w:sz="0" w:space="0" w:color="auto"/>
                <w:left w:val="none" w:sz="0" w:space="0" w:color="auto"/>
                <w:bottom w:val="none" w:sz="0" w:space="0" w:color="auto"/>
                <w:right w:val="none" w:sz="0" w:space="0" w:color="auto"/>
              </w:divBdr>
            </w:div>
            <w:div w:id="682584443">
              <w:marLeft w:val="480"/>
              <w:marRight w:val="0"/>
              <w:marTop w:val="0"/>
              <w:marBottom w:val="0"/>
              <w:divBdr>
                <w:top w:val="none" w:sz="0" w:space="0" w:color="auto"/>
                <w:left w:val="none" w:sz="0" w:space="0" w:color="auto"/>
                <w:bottom w:val="none" w:sz="0" w:space="0" w:color="auto"/>
                <w:right w:val="none" w:sz="0" w:space="0" w:color="auto"/>
              </w:divBdr>
            </w:div>
            <w:div w:id="682781956">
              <w:marLeft w:val="480"/>
              <w:marRight w:val="0"/>
              <w:marTop w:val="0"/>
              <w:marBottom w:val="0"/>
              <w:divBdr>
                <w:top w:val="none" w:sz="0" w:space="0" w:color="auto"/>
                <w:left w:val="none" w:sz="0" w:space="0" w:color="auto"/>
                <w:bottom w:val="none" w:sz="0" w:space="0" w:color="auto"/>
                <w:right w:val="none" w:sz="0" w:space="0" w:color="auto"/>
              </w:divBdr>
            </w:div>
            <w:div w:id="682786035">
              <w:marLeft w:val="480"/>
              <w:marRight w:val="0"/>
              <w:marTop w:val="0"/>
              <w:marBottom w:val="0"/>
              <w:divBdr>
                <w:top w:val="none" w:sz="0" w:space="0" w:color="auto"/>
                <w:left w:val="none" w:sz="0" w:space="0" w:color="auto"/>
                <w:bottom w:val="none" w:sz="0" w:space="0" w:color="auto"/>
                <w:right w:val="none" w:sz="0" w:space="0" w:color="auto"/>
              </w:divBdr>
            </w:div>
            <w:div w:id="682822311">
              <w:marLeft w:val="480"/>
              <w:marRight w:val="0"/>
              <w:marTop w:val="0"/>
              <w:marBottom w:val="0"/>
              <w:divBdr>
                <w:top w:val="none" w:sz="0" w:space="0" w:color="auto"/>
                <w:left w:val="none" w:sz="0" w:space="0" w:color="auto"/>
                <w:bottom w:val="none" w:sz="0" w:space="0" w:color="auto"/>
                <w:right w:val="none" w:sz="0" w:space="0" w:color="auto"/>
              </w:divBdr>
            </w:div>
            <w:div w:id="682896627">
              <w:marLeft w:val="480"/>
              <w:marRight w:val="0"/>
              <w:marTop w:val="0"/>
              <w:marBottom w:val="0"/>
              <w:divBdr>
                <w:top w:val="none" w:sz="0" w:space="0" w:color="auto"/>
                <w:left w:val="none" w:sz="0" w:space="0" w:color="auto"/>
                <w:bottom w:val="none" w:sz="0" w:space="0" w:color="auto"/>
                <w:right w:val="none" w:sz="0" w:space="0" w:color="auto"/>
              </w:divBdr>
            </w:div>
            <w:div w:id="683016234">
              <w:marLeft w:val="480"/>
              <w:marRight w:val="0"/>
              <w:marTop w:val="0"/>
              <w:marBottom w:val="0"/>
              <w:divBdr>
                <w:top w:val="none" w:sz="0" w:space="0" w:color="auto"/>
                <w:left w:val="none" w:sz="0" w:space="0" w:color="auto"/>
                <w:bottom w:val="none" w:sz="0" w:space="0" w:color="auto"/>
                <w:right w:val="none" w:sz="0" w:space="0" w:color="auto"/>
              </w:divBdr>
            </w:div>
            <w:div w:id="683089520">
              <w:marLeft w:val="480"/>
              <w:marRight w:val="0"/>
              <w:marTop w:val="0"/>
              <w:marBottom w:val="0"/>
              <w:divBdr>
                <w:top w:val="none" w:sz="0" w:space="0" w:color="auto"/>
                <w:left w:val="none" w:sz="0" w:space="0" w:color="auto"/>
                <w:bottom w:val="none" w:sz="0" w:space="0" w:color="auto"/>
                <w:right w:val="none" w:sz="0" w:space="0" w:color="auto"/>
              </w:divBdr>
            </w:div>
            <w:div w:id="683094854">
              <w:marLeft w:val="480"/>
              <w:marRight w:val="0"/>
              <w:marTop w:val="0"/>
              <w:marBottom w:val="0"/>
              <w:divBdr>
                <w:top w:val="none" w:sz="0" w:space="0" w:color="auto"/>
                <w:left w:val="none" w:sz="0" w:space="0" w:color="auto"/>
                <w:bottom w:val="none" w:sz="0" w:space="0" w:color="auto"/>
                <w:right w:val="none" w:sz="0" w:space="0" w:color="auto"/>
              </w:divBdr>
            </w:div>
            <w:div w:id="683167760">
              <w:marLeft w:val="480"/>
              <w:marRight w:val="0"/>
              <w:marTop w:val="0"/>
              <w:marBottom w:val="0"/>
              <w:divBdr>
                <w:top w:val="none" w:sz="0" w:space="0" w:color="auto"/>
                <w:left w:val="none" w:sz="0" w:space="0" w:color="auto"/>
                <w:bottom w:val="none" w:sz="0" w:space="0" w:color="auto"/>
                <w:right w:val="none" w:sz="0" w:space="0" w:color="auto"/>
              </w:divBdr>
            </w:div>
            <w:div w:id="683169826">
              <w:marLeft w:val="480"/>
              <w:marRight w:val="0"/>
              <w:marTop w:val="0"/>
              <w:marBottom w:val="0"/>
              <w:divBdr>
                <w:top w:val="none" w:sz="0" w:space="0" w:color="auto"/>
                <w:left w:val="none" w:sz="0" w:space="0" w:color="auto"/>
                <w:bottom w:val="none" w:sz="0" w:space="0" w:color="auto"/>
                <w:right w:val="none" w:sz="0" w:space="0" w:color="auto"/>
              </w:divBdr>
            </w:div>
            <w:div w:id="683170457">
              <w:marLeft w:val="480"/>
              <w:marRight w:val="0"/>
              <w:marTop w:val="0"/>
              <w:marBottom w:val="0"/>
              <w:divBdr>
                <w:top w:val="none" w:sz="0" w:space="0" w:color="auto"/>
                <w:left w:val="none" w:sz="0" w:space="0" w:color="auto"/>
                <w:bottom w:val="none" w:sz="0" w:space="0" w:color="auto"/>
                <w:right w:val="none" w:sz="0" w:space="0" w:color="auto"/>
              </w:divBdr>
            </w:div>
            <w:div w:id="683216309">
              <w:marLeft w:val="480"/>
              <w:marRight w:val="0"/>
              <w:marTop w:val="0"/>
              <w:marBottom w:val="0"/>
              <w:divBdr>
                <w:top w:val="none" w:sz="0" w:space="0" w:color="auto"/>
                <w:left w:val="none" w:sz="0" w:space="0" w:color="auto"/>
                <w:bottom w:val="none" w:sz="0" w:space="0" w:color="auto"/>
                <w:right w:val="none" w:sz="0" w:space="0" w:color="auto"/>
              </w:divBdr>
            </w:div>
            <w:div w:id="683286180">
              <w:marLeft w:val="480"/>
              <w:marRight w:val="0"/>
              <w:marTop w:val="0"/>
              <w:marBottom w:val="0"/>
              <w:divBdr>
                <w:top w:val="none" w:sz="0" w:space="0" w:color="auto"/>
                <w:left w:val="none" w:sz="0" w:space="0" w:color="auto"/>
                <w:bottom w:val="none" w:sz="0" w:space="0" w:color="auto"/>
                <w:right w:val="none" w:sz="0" w:space="0" w:color="auto"/>
              </w:divBdr>
            </w:div>
            <w:div w:id="683291022">
              <w:marLeft w:val="480"/>
              <w:marRight w:val="0"/>
              <w:marTop w:val="0"/>
              <w:marBottom w:val="0"/>
              <w:divBdr>
                <w:top w:val="none" w:sz="0" w:space="0" w:color="auto"/>
                <w:left w:val="none" w:sz="0" w:space="0" w:color="auto"/>
                <w:bottom w:val="none" w:sz="0" w:space="0" w:color="auto"/>
                <w:right w:val="none" w:sz="0" w:space="0" w:color="auto"/>
              </w:divBdr>
            </w:div>
            <w:div w:id="683363276">
              <w:marLeft w:val="480"/>
              <w:marRight w:val="0"/>
              <w:marTop w:val="0"/>
              <w:marBottom w:val="0"/>
              <w:divBdr>
                <w:top w:val="none" w:sz="0" w:space="0" w:color="auto"/>
                <w:left w:val="none" w:sz="0" w:space="0" w:color="auto"/>
                <w:bottom w:val="none" w:sz="0" w:space="0" w:color="auto"/>
                <w:right w:val="none" w:sz="0" w:space="0" w:color="auto"/>
              </w:divBdr>
            </w:div>
            <w:div w:id="683441139">
              <w:marLeft w:val="480"/>
              <w:marRight w:val="0"/>
              <w:marTop w:val="0"/>
              <w:marBottom w:val="0"/>
              <w:divBdr>
                <w:top w:val="none" w:sz="0" w:space="0" w:color="auto"/>
                <w:left w:val="none" w:sz="0" w:space="0" w:color="auto"/>
                <w:bottom w:val="none" w:sz="0" w:space="0" w:color="auto"/>
                <w:right w:val="none" w:sz="0" w:space="0" w:color="auto"/>
              </w:divBdr>
            </w:div>
            <w:div w:id="683558431">
              <w:marLeft w:val="480"/>
              <w:marRight w:val="0"/>
              <w:marTop w:val="0"/>
              <w:marBottom w:val="0"/>
              <w:divBdr>
                <w:top w:val="none" w:sz="0" w:space="0" w:color="auto"/>
                <w:left w:val="none" w:sz="0" w:space="0" w:color="auto"/>
                <w:bottom w:val="none" w:sz="0" w:space="0" w:color="auto"/>
                <w:right w:val="none" w:sz="0" w:space="0" w:color="auto"/>
              </w:divBdr>
            </w:div>
            <w:div w:id="683673274">
              <w:marLeft w:val="480"/>
              <w:marRight w:val="0"/>
              <w:marTop w:val="0"/>
              <w:marBottom w:val="0"/>
              <w:divBdr>
                <w:top w:val="none" w:sz="0" w:space="0" w:color="auto"/>
                <w:left w:val="none" w:sz="0" w:space="0" w:color="auto"/>
                <w:bottom w:val="none" w:sz="0" w:space="0" w:color="auto"/>
                <w:right w:val="none" w:sz="0" w:space="0" w:color="auto"/>
              </w:divBdr>
            </w:div>
            <w:div w:id="683746668">
              <w:marLeft w:val="480"/>
              <w:marRight w:val="0"/>
              <w:marTop w:val="0"/>
              <w:marBottom w:val="0"/>
              <w:divBdr>
                <w:top w:val="none" w:sz="0" w:space="0" w:color="auto"/>
                <w:left w:val="none" w:sz="0" w:space="0" w:color="auto"/>
                <w:bottom w:val="none" w:sz="0" w:space="0" w:color="auto"/>
                <w:right w:val="none" w:sz="0" w:space="0" w:color="auto"/>
              </w:divBdr>
            </w:div>
            <w:div w:id="683819599">
              <w:marLeft w:val="480"/>
              <w:marRight w:val="0"/>
              <w:marTop w:val="0"/>
              <w:marBottom w:val="0"/>
              <w:divBdr>
                <w:top w:val="none" w:sz="0" w:space="0" w:color="auto"/>
                <w:left w:val="none" w:sz="0" w:space="0" w:color="auto"/>
                <w:bottom w:val="none" w:sz="0" w:space="0" w:color="auto"/>
                <w:right w:val="none" w:sz="0" w:space="0" w:color="auto"/>
              </w:divBdr>
            </w:div>
            <w:div w:id="683821763">
              <w:marLeft w:val="480"/>
              <w:marRight w:val="0"/>
              <w:marTop w:val="0"/>
              <w:marBottom w:val="0"/>
              <w:divBdr>
                <w:top w:val="none" w:sz="0" w:space="0" w:color="auto"/>
                <w:left w:val="none" w:sz="0" w:space="0" w:color="auto"/>
                <w:bottom w:val="none" w:sz="0" w:space="0" w:color="auto"/>
                <w:right w:val="none" w:sz="0" w:space="0" w:color="auto"/>
              </w:divBdr>
            </w:div>
            <w:div w:id="683824611">
              <w:marLeft w:val="480"/>
              <w:marRight w:val="0"/>
              <w:marTop w:val="0"/>
              <w:marBottom w:val="0"/>
              <w:divBdr>
                <w:top w:val="none" w:sz="0" w:space="0" w:color="auto"/>
                <w:left w:val="none" w:sz="0" w:space="0" w:color="auto"/>
                <w:bottom w:val="none" w:sz="0" w:space="0" w:color="auto"/>
                <w:right w:val="none" w:sz="0" w:space="0" w:color="auto"/>
              </w:divBdr>
            </w:div>
            <w:div w:id="683944916">
              <w:marLeft w:val="480"/>
              <w:marRight w:val="0"/>
              <w:marTop w:val="0"/>
              <w:marBottom w:val="0"/>
              <w:divBdr>
                <w:top w:val="none" w:sz="0" w:space="0" w:color="auto"/>
                <w:left w:val="none" w:sz="0" w:space="0" w:color="auto"/>
                <w:bottom w:val="none" w:sz="0" w:space="0" w:color="auto"/>
                <w:right w:val="none" w:sz="0" w:space="0" w:color="auto"/>
              </w:divBdr>
            </w:div>
            <w:div w:id="684021800">
              <w:marLeft w:val="480"/>
              <w:marRight w:val="0"/>
              <w:marTop w:val="0"/>
              <w:marBottom w:val="0"/>
              <w:divBdr>
                <w:top w:val="none" w:sz="0" w:space="0" w:color="auto"/>
                <w:left w:val="none" w:sz="0" w:space="0" w:color="auto"/>
                <w:bottom w:val="none" w:sz="0" w:space="0" w:color="auto"/>
                <w:right w:val="none" w:sz="0" w:space="0" w:color="auto"/>
              </w:divBdr>
            </w:div>
            <w:div w:id="684358901">
              <w:marLeft w:val="480"/>
              <w:marRight w:val="0"/>
              <w:marTop w:val="0"/>
              <w:marBottom w:val="0"/>
              <w:divBdr>
                <w:top w:val="none" w:sz="0" w:space="0" w:color="auto"/>
                <w:left w:val="none" w:sz="0" w:space="0" w:color="auto"/>
                <w:bottom w:val="none" w:sz="0" w:space="0" w:color="auto"/>
                <w:right w:val="none" w:sz="0" w:space="0" w:color="auto"/>
              </w:divBdr>
            </w:div>
            <w:div w:id="684359311">
              <w:marLeft w:val="480"/>
              <w:marRight w:val="0"/>
              <w:marTop w:val="0"/>
              <w:marBottom w:val="0"/>
              <w:divBdr>
                <w:top w:val="none" w:sz="0" w:space="0" w:color="auto"/>
                <w:left w:val="none" w:sz="0" w:space="0" w:color="auto"/>
                <w:bottom w:val="none" w:sz="0" w:space="0" w:color="auto"/>
                <w:right w:val="none" w:sz="0" w:space="0" w:color="auto"/>
              </w:divBdr>
            </w:div>
            <w:div w:id="684359348">
              <w:marLeft w:val="480"/>
              <w:marRight w:val="0"/>
              <w:marTop w:val="0"/>
              <w:marBottom w:val="0"/>
              <w:divBdr>
                <w:top w:val="none" w:sz="0" w:space="0" w:color="auto"/>
                <w:left w:val="none" w:sz="0" w:space="0" w:color="auto"/>
                <w:bottom w:val="none" w:sz="0" w:space="0" w:color="auto"/>
                <w:right w:val="none" w:sz="0" w:space="0" w:color="auto"/>
              </w:divBdr>
            </w:div>
            <w:div w:id="684404608">
              <w:marLeft w:val="480"/>
              <w:marRight w:val="0"/>
              <w:marTop w:val="0"/>
              <w:marBottom w:val="0"/>
              <w:divBdr>
                <w:top w:val="none" w:sz="0" w:space="0" w:color="auto"/>
                <w:left w:val="none" w:sz="0" w:space="0" w:color="auto"/>
                <w:bottom w:val="none" w:sz="0" w:space="0" w:color="auto"/>
                <w:right w:val="none" w:sz="0" w:space="0" w:color="auto"/>
              </w:divBdr>
            </w:div>
            <w:div w:id="684476836">
              <w:marLeft w:val="480"/>
              <w:marRight w:val="0"/>
              <w:marTop w:val="0"/>
              <w:marBottom w:val="0"/>
              <w:divBdr>
                <w:top w:val="none" w:sz="0" w:space="0" w:color="auto"/>
                <w:left w:val="none" w:sz="0" w:space="0" w:color="auto"/>
                <w:bottom w:val="none" w:sz="0" w:space="0" w:color="auto"/>
                <w:right w:val="none" w:sz="0" w:space="0" w:color="auto"/>
              </w:divBdr>
            </w:div>
            <w:div w:id="684479940">
              <w:marLeft w:val="480"/>
              <w:marRight w:val="0"/>
              <w:marTop w:val="0"/>
              <w:marBottom w:val="0"/>
              <w:divBdr>
                <w:top w:val="none" w:sz="0" w:space="0" w:color="auto"/>
                <w:left w:val="none" w:sz="0" w:space="0" w:color="auto"/>
                <w:bottom w:val="none" w:sz="0" w:space="0" w:color="auto"/>
                <w:right w:val="none" w:sz="0" w:space="0" w:color="auto"/>
              </w:divBdr>
            </w:div>
            <w:div w:id="684552370">
              <w:marLeft w:val="480"/>
              <w:marRight w:val="0"/>
              <w:marTop w:val="0"/>
              <w:marBottom w:val="0"/>
              <w:divBdr>
                <w:top w:val="none" w:sz="0" w:space="0" w:color="auto"/>
                <w:left w:val="none" w:sz="0" w:space="0" w:color="auto"/>
                <w:bottom w:val="none" w:sz="0" w:space="0" w:color="auto"/>
                <w:right w:val="none" w:sz="0" w:space="0" w:color="auto"/>
              </w:divBdr>
            </w:div>
            <w:div w:id="684600369">
              <w:marLeft w:val="480"/>
              <w:marRight w:val="0"/>
              <w:marTop w:val="0"/>
              <w:marBottom w:val="0"/>
              <w:divBdr>
                <w:top w:val="none" w:sz="0" w:space="0" w:color="auto"/>
                <w:left w:val="none" w:sz="0" w:space="0" w:color="auto"/>
                <w:bottom w:val="none" w:sz="0" w:space="0" w:color="auto"/>
                <w:right w:val="none" w:sz="0" w:space="0" w:color="auto"/>
              </w:divBdr>
            </w:div>
            <w:div w:id="684745058">
              <w:marLeft w:val="480"/>
              <w:marRight w:val="0"/>
              <w:marTop w:val="0"/>
              <w:marBottom w:val="0"/>
              <w:divBdr>
                <w:top w:val="none" w:sz="0" w:space="0" w:color="auto"/>
                <w:left w:val="none" w:sz="0" w:space="0" w:color="auto"/>
                <w:bottom w:val="none" w:sz="0" w:space="0" w:color="auto"/>
                <w:right w:val="none" w:sz="0" w:space="0" w:color="auto"/>
              </w:divBdr>
            </w:div>
            <w:div w:id="684790214">
              <w:marLeft w:val="480"/>
              <w:marRight w:val="0"/>
              <w:marTop w:val="0"/>
              <w:marBottom w:val="0"/>
              <w:divBdr>
                <w:top w:val="none" w:sz="0" w:space="0" w:color="auto"/>
                <w:left w:val="none" w:sz="0" w:space="0" w:color="auto"/>
                <w:bottom w:val="none" w:sz="0" w:space="0" w:color="auto"/>
                <w:right w:val="none" w:sz="0" w:space="0" w:color="auto"/>
              </w:divBdr>
            </w:div>
            <w:div w:id="684793497">
              <w:marLeft w:val="480"/>
              <w:marRight w:val="0"/>
              <w:marTop w:val="0"/>
              <w:marBottom w:val="0"/>
              <w:divBdr>
                <w:top w:val="none" w:sz="0" w:space="0" w:color="auto"/>
                <w:left w:val="none" w:sz="0" w:space="0" w:color="auto"/>
                <w:bottom w:val="none" w:sz="0" w:space="0" w:color="auto"/>
                <w:right w:val="none" w:sz="0" w:space="0" w:color="auto"/>
              </w:divBdr>
            </w:div>
            <w:div w:id="684862445">
              <w:marLeft w:val="480"/>
              <w:marRight w:val="0"/>
              <w:marTop w:val="0"/>
              <w:marBottom w:val="0"/>
              <w:divBdr>
                <w:top w:val="none" w:sz="0" w:space="0" w:color="auto"/>
                <w:left w:val="none" w:sz="0" w:space="0" w:color="auto"/>
                <w:bottom w:val="none" w:sz="0" w:space="0" w:color="auto"/>
                <w:right w:val="none" w:sz="0" w:space="0" w:color="auto"/>
              </w:divBdr>
            </w:div>
            <w:div w:id="684870191">
              <w:marLeft w:val="480"/>
              <w:marRight w:val="0"/>
              <w:marTop w:val="0"/>
              <w:marBottom w:val="0"/>
              <w:divBdr>
                <w:top w:val="none" w:sz="0" w:space="0" w:color="auto"/>
                <w:left w:val="none" w:sz="0" w:space="0" w:color="auto"/>
                <w:bottom w:val="none" w:sz="0" w:space="0" w:color="auto"/>
                <w:right w:val="none" w:sz="0" w:space="0" w:color="auto"/>
              </w:divBdr>
            </w:div>
            <w:div w:id="684983655">
              <w:marLeft w:val="480"/>
              <w:marRight w:val="0"/>
              <w:marTop w:val="0"/>
              <w:marBottom w:val="0"/>
              <w:divBdr>
                <w:top w:val="none" w:sz="0" w:space="0" w:color="auto"/>
                <w:left w:val="none" w:sz="0" w:space="0" w:color="auto"/>
                <w:bottom w:val="none" w:sz="0" w:space="0" w:color="auto"/>
                <w:right w:val="none" w:sz="0" w:space="0" w:color="auto"/>
              </w:divBdr>
            </w:div>
            <w:div w:id="684985444">
              <w:marLeft w:val="480"/>
              <w:marRight w:val="0"/>
              <w:marTop w:val="0"/>
              <w:marBottom w:val="0"/>
              <w:divBdr>
                <w:top w:val="none" w:sz="0" w:space="0" w:color="auto"/>
                <w:left w:val="none" w:sz="0" w:space="0" w:color="auto"/>
                <w:bottom w:val="none" w:sz="0" w:space="0" w:color="auto"/>
                <w:right w:val="none" w:sz="0" w:space="0" w:color="auto"/>
              </w:divBdr>
            </w:div>
            <w:div w:id="684985914">
              <w:marLeft w:val="480"/>
              <w:marRight w:val="0"/>
              <w:marTop w:val="0"/>
              <w:marBottom w:val="0"/>
              <w:divBdr>
                <w:top w:val="none" w:sz="0" w:space="0" w:color="auto"/>
                <w:left w:val="none" w:sz="0" w:space="0" w:color="auto"/>
                <w:bottom w:val="none" w:sz="0" w:space="0" w:color="auto"/>
                <w:right w:val="none" w:sz="0" w:space="0" w:color="auto"/>
              </w:divBdr>
            </w:div>
            <w:div w:id="685132707">
              <w:marLeft w:val="480"/>
              <w:marRight w:val="0"/>
              <w:marTop w:val="0"/>
              <w:marBottom w:val="0"/>
              <w:divBdr>
                <w:top w:val="none" w:sz="0" w:space="0" w:color="auto"/>
                <w:left w:val="none" w:sz="0" w:space="0" w:color="auto"/>
                <w:bottom w:val="none" w:sz="0" w:space="0" w:color="auto"/>
                <w:right w:val="none" w:sz="0" w:space="0" w:color="auto"/>
              </w:divBdr>
            </w:div>
            <w:div w:id="685138076">
              <w:marLeft w:val="480"/>
              <w:marRight w:val="0"/>
              <w:marTop w:val="0"/>
              <w:marBottom w:val="0"/>
              <w:divBdr>
                <w:top w:val="none" w:sz="0" w:space="0" w:color="auto"/>
                <w:left w:val="none" w:sz="0" w:space="0" w:color="auto"/>
                <w:bottom w:val="none" w:sz="0" w:space="0" w:color="auto"/>
                <w:right w:val="none" w:sz="0" w:space="0" w:color="auto"/>
              </w:divBdr>
            </w:div>
            <w:div w:id="685328102">
              <w:marLeft w:val="480"/>
              <w:marRight w:val="0"/>
              <w:marTop w:val="0"/>
              <w:marBottom w:val="0"/>
              <w:divBdr>
                <w:top w:val="none" w:sz="0" w:space="0" w:color="auto"/>
                <w:left w:val="none" w:sz="0" w:space="0" w:color="auto"/>
                <w:bottom w:val="none" w:sz="0" w:space="0" w:color="auto"/>
                <w:right w:val="none" w:sz="0" w:space="0" w:color="auto"/>
              </w:divBdr>
            </w:div>
            <w:div w:id="685402305">
              <w:marLeft w:val="480"/>
              <w:marRight w:val="0"/>
              <w:marTop w:val="0"/>
              <w:marBottom w:val="0"/>
              <w:divBdr>
                <w:top w:val="none" w:sz="0" w:space="0" w:color="auto"/>
                <w:left w:val="none" w:sz="0" w:space="0" w:color="auto"/>
                <w:bottom w:val="none" w:sz="0" w:space="0" w:color="auto"/>
                <w:right w:val="none" w:sz="0" w:space="0" w:color="auto"/>
              </w:divBdr>
            </w:div>
            <w:div w:id="685407060">
              <w:marLeft w:val="480"/>
              <w:marRight w:val="0"/>
              <w:marTop w:val="0"/>
              <w:marBottom w:val="0"/>
              <w:divBdr>
                <w:top w:val="none" w:sz="0" w:space="0" w:color="auto"/>
                <w:left w:val="none" w:sz="0" w:space="0" w:color="auto"/>
                <w:bottom w:val="none" w:sz="0" w:space="0" w:color="auto"/>
                <w:right w:val="none" w:sz="0" w:space="0" w:color="auto"/>
              </w:divBdr>
            </w:div>
            <w:div w:id="685668592">
              <w:marLeft w:val="480"/>
              <w:marRight w:val="0"/>
              <w:marTop w:val="0"/>
              <w:marBottom w:val="0"/>
              <w:divBdr>
                <w:top w:val="none" w:sz="0" w:space="0" w:color="auto"/>
                <w:left w:val="none" w:sz="0" w:space="0" w:color="auto"/>
                <w:bottom w:val="none" w:sz="0" w:space="0" w:color="auto"/>
                <w:right w:val="none" w:sz="0" w:space="0" w:color="auto"/>
              </w:divBdr>
            </w:div>
            <w:div w:id="685910218">
              <w:marLeft w:val="480"/>
              <w:marRight w:val="0"/>
              <w:marTop w:val="0"/>
              <w:marBottom w:val="0"/>
              <w:divBdr>
                <w:top w:val="none" w:sz="0" w:space="0" w:color="auto"/>
                <w:left w:val="none" w:sz="0" w:space="0" w:color="auto"/>
                <w:bottom w:val="none" w:sz="0" w:space="0" w:color="auto"/>
                <w:right w:val="none" w:sz="0" w:space="0" w:color="auto"/>
              </w:divBdr>
            </w:div>
            <w:div w:id="685986782">
              <w:marLeft w:val="480"/>
              <w:marRight w:val="0"/>
              <w:marTop w:val="0"/>
              <w:marBottom w:val="0"/>
              <w:divBdr>
                <w:top w:val="none" w:sz="0" w:space="0" w:color="auto"/>
                <w:left w:val="none" w:sz="0" w:space="0" w:color="auto"/>
                <w:bottom w:val="none" w:sz="0" w:space="0" w:color="auto"/>
                <w:right w:val="none" w:sz="0" w:space="0" w:color="auto"/>
              </w:divBdr>
            </w:div>
            <w:div w:id="686099807">
              <w:marLeft w:val="480"/>
              <w:marRight w:val="0"/>
              <w:marTop w:val="0"/>
              <w:marBottom w:val="0"/>
              <w:divBdr>
                <w:top w:val="none" w:sz="0" w:space="0" w:color="auto"/>
                <w:left w:val="none" w:sz="0" w:space="0" w:color="auto"/>
                <w:bottom w:val="none" w:sz="0" w:space="0" w:color="auto"/>
                <w:right w:val="none" w:sz="0" w:space="0" w:color="auto"/>
              </w:divBdr>
            </w:div>
            <w:div w:id="686181174">
              <w:marLeft w:val="480"/>
              <w:marRight w:val="0"/>
              <w:marTop w:val="0"/>
              <w:marBottom w:val="0"/>
              <w:divBdr>
                <w:top w:val="none" w:sz="0" w:space="0" w:color="auto"/>
                <w:left w:val="none" w:sz="0" w:space="0" w:color="auto"/>
                <w:bottom w:val="none" w:sz="0" w:space="0" w:color="auto"/>
                <w:right w:val="none" w:sz="0" w:space="0" w:color="auto"/>
              </w:divBdr>
            </w:div>
            <w:div w:id="686251428">
              <w:marLeft w:val="480"/>
              <w:marRight w:val="0"/>
              <w:marTop w:val="0"/>
              <w:marBottom w:val="0"/>
              <w:divBdr>
                <w:top w:val="none" w:sz="0" w:space="0" w:color="auto"/>
                <w:left w:val="none" w:sz="0" w:space="0" w:color="auto"/>
                <w:bottom w:val="none" w:sz="0" w:space="0" w:color="auto"/>
                <w:right w:val="none" w:sz="0" w:space="0" w:color="auto"/>
              </w:divBdr>
            </w:div>
            <w:div w:id="686256482">
              <w:marLeft w:val="480"/>
              <w:marRight w:val="0"/>
              <w:marTop w:val="0"/>
              <w:marBottom w:val="0"/>
              <w:divBdr>
                <w:top w:val="none" w:sz="0" w:space="0" w:color="auto"/>
                <w:left w:val="none" w:sz="0" w:space="0" w:color="auto"/>
                <w:bottom w:val="none" w:sz="0" w:space="0" w:color="auto"/>
                <w:right w:val="none" w:sz="0" w:space="0" w:color="auto"/>
              </w:divBdr>
            </w:div>
            <w:div w:id="686296656">
              <w:marLeft w:val="480"/>
              <w:marRight w:val="0"/>
              <w:marTop w:val="0"/>
              <w:marBottom w:val="0"/>
              <w:divBdr>
                <w:top w:val="none" w:sz="0" w:space="0" w:color="auto"/>
                <w:left w:val="none" w:sz="0" w:space="0" w:color="auto"/>
                <w:bottom w:val="none" w:sz="0" w:space="0" w:color="auto"/>
                <w:right w:val="none" w:sz="0" w:space="0" w:color="auto"/>
              </w:divBdr>
            </w:div>
            <w:div w:id="686323281">
              <w:marLeft w:val="480"/>
              <w:marRight w:val="0"/>
              <w:marTop w:val="0"/>
              <w:marBottom w:val="0"/>
              <w:divBdr>
                <w:top w:val="none" w:sz="0" w:space="0" w:color="auto"/>
                <w:left w:val="none" w:sz="0" w:space="0" w:color="auto"/>
                <w:bottom w:val="none" w:sz="0" w:space="0" w:color="auto"/>
                <w:right w:val="none" w:sz="0" w:space="0" w:color="auto"/>
              </w:divBdr>
            </w:div>
            <w:div w:id="686371644">
              <w:marLeft w:val="480"/>
              <w:marRight w:val="0"/>
              <w:marTop w:val="0"/>
              <w:marBottom w:val="0"/>
              <w:divBdr>
                <w:top w:val="none" w:sz="0" w:space="0" w:color="auto"/>
                <w:left w:val="none" w:sz="0" w:space="0" w:color="auto"/>
                <w:bottom w:val="none" w:sz="0" w:space="0" w:color="auto"/>
                <w:right w:val="none" w:sz="0" w:space="0" w:color="auto"/>
              </w:divBdr>
            </w:div>
            <w:div w:id="686445704">
              <w:marLeft w:val="480"/>
              <w:marRight w:val="0"/>
              <w:marTop w:val="0"/>
              <w:marBottom w:val="0"/>
              <w:divBdr>
                <w:top w:val="none" w:sz="0" w:space="0" w:color="auto"/>
                <w:left w:val="none" w:sz="0" w:space="0" w:color="auto"/>
                <w:bottom w:val="none" w:sz="0" w:space="0" w:color="auto"/>
                <w:right w:val="none" w:sz="0" w:space="0" w:color="auto"/>
              </w:divBdr>
            </w:div>
            <w:div w:id="686831107">
              <w:marLeft w:val="480"/>
              <w:marRight w:val="0"/>
              <w:marTop w:val="0"/>
              <w:marBottom w:val="0"/>
              <w:divBdr>
                <w:top w:val="none" w:sz="0" w:space="0" w:color="auto"/>
                <w:left w:val="none" w:sz="0" w:space="0" w:color="auto"/>
                <w:bottom w:val="none" w:sz="0" w:space="0" w:color="auto"/>
                <w:right w:val="none" w:sz="0" w:space="0" w:color="auto"/>
              </w:divBdr>
            </w:div>
            <w:div w:id="686832613">
              <w:marLeft w:val="480"/>
              <w:marRight w:val="0"/>
              <w:marTop w:val="0"/>
              <w:marBottom w:val="0"/>
              <w:divBdr>
                <w:top w:val="none" w:sz="0" w:space="0" w:color="auto"/>
                <w:left w:val="none" w:sz="0" w:space="0" w:color="auto"/>
                <w:bottom w:val="none" w:sz="0" w:space="0" w:color="auto"/>
                <w:right w:val="none" w:sz="0" w:space="0" w:color="auto"/>
              </w:divBdr>
            </w:div>
            <w:div w:id="687028362">
              <w:marLeft w:val="480"/>
              <w:marRight w:val="0"/>
              <w:marTop w:val="0"/>
              <w:marBottom w:val="0"/>
              <w:divBdr>
                <w:top w:val="none" w:sz="0" w:space="0" w:color="auto"/>
                <w:left w:val="none" w:sz="0" w:space="0" w:color="auto"/>
                <w:bottom w:val="none" w:sz="0" w:space="0" w:color="auto"/>
                <w:right w:val="none" w:sz="0" w:space="0" w:color="auto"/>
              </w:divBdr>
            </w:div>
            <w:div w:id="687029550">
              <w:marLeft w:val="480"/>
              <w:marRight w:val="0"/>
              <w:marTop w:val="0"/>
              <w:marBottom w:val="0"/>
              <w:divBdr>
                <w:top w:val="none" w:sz="0" w:space="0" w:color="auto"/>
                <w:left w:val="none" w:sz="0" w:space="0" w:color="auto"/>
                <w:bottom w:val="none" w:sz="0" w:space="0" w:color="auto"/>
                <w:right w:val="none" w:sz="0" w:space="0" w:color="auto"/>
              </w:divBdr>
            </w:div>
            <w:div w:id="687029848">
              <w:marLeft w:val="480"/>
              <w:marRight w:val="0"/>
              <w:marTop w:val="0"/>
              <w:marBottom w:val="0"/>
              <w:divBdr>
                <w:top w:val="none" w:sz="0" w:space="0" w:color="auto"/>
                <w:left w:val="none" w:sz="0" w:space="0" w:color="auto"/>
                <w:bottom w:val="none" w:sz="0" w:space="0" w:color="auto"/>
                <w:right w:val="none" w:sz="0" w:space="0" w:color="auto"/>
              </w:divBdr>
            </w:div>
            <w:div w:id="687098156">
              <w:marLeft w:val="480"/>
              <w:marRight w:val="0"/>
              <w:marTop w:val="0"/>
              <w:marBottom w:val="0"/>
              <w:divBdr>
                <w:top w:val="none" w:sz="0" w:space="0" w:color="auto"/>
                <w:left w:val="none" w:sz="0" w:space="0" w:color="auto"/>
                <w:bottom w:val="none" w:sz="0" w:space="0" w:color="auto"/>
                <w:right w:val="none" w:sz="0" w:space="0" w:color="auto"/>
              </w:divBdr>
            </w:div>
            <w:div w:id="687101746">
              <w:marLeft w:val="480"/>
              <w:marRight w:val="0"/>
              <w:marTop w:val="0"/>
              <w:marBottom w:val="0"/>
              <w:divBdr>
                <w:top w:val="none" w:sz="0" w:space="0" w:color="auto"/>
                <w:left w:val="none" w:sz="0" w:space="0" w:color="auto"/>
                <w:bottom w:val="none" w:sz="0" w:space="0" w:color="auto"/>
                <w:right w:val="none" w:sz="0" w:space="0" w:color="auto"/>
              </w:divBdr>
            </w:div>
            <w:div w:id="687171563">
              <w:marLeft w:val="480"/>
              <w:marRight w:val="0"/>
              <w:marTop w:val="0"/>
              <w:marBottom w:val="0"/>
              <w:divBdr>
                <w:top w:val="none" w:sz="0" w:space="0" w:color="auto"/>
                <w:left w:val="none" w:sz="0" w:space="0" w:color="auto"/>
                <w:bottom w:val="none" w:sz="0" w:space="0" w:color="auto"/>
                <w:right w:val="none" w:sz="0" w:space="0" w:color="auto"/>
              </w:divBdr>
            </w:div>
            <w:div w:id="687177138">
              <w:marLeft w:val="480"/>
              <w:marRight w:val="0"/>
              <w:marTop w:val="0"/>
              <w:marBottom w:val="0"/>
              <w:divBdr>
                <w:top w:val="none" w:sz="0" w:space="0" w:color="auto"/>
                <w:left w:val="none" w:sz="0" w:space="0" w:color="auto"/>
                <w:bottom w:val="none" w:sz="0" w:space="0" w:color="auto"/>
                <w:right w:val="none" w:sz="0" w:space="0" w:color="auto"/>
              </w:divBdr>
            </w:div>
            <w:div w:id="687217911">
              <w:marLeft w:val="480"/>
              <w:marRight w:val="0"/>
              <w:marTop w:val="0"/>
              <w:marBottom w:val="0"/>
              <w:divBdr>
                <w:top w:val="none" w:sz="0" w:space="0" w:color="auto"/>
                <w:left w:val="none" w:sz="0" w:space="0" w:color="auto"/>
                <w:bottom w:val="none" w:sz="0" w:space="0" w:color="auto"/>
                <w:right w:val="none" w:sz="0" w:space="0" w:color="auto"/>
              </w:divBdr>
            </w:div>
            <w:div w:id="687373188">
              <w:marLeft w:val="480"/>
              <w:marRight w:val="0"/>
              <w:marTop w:val="0"/>
              <w:marBottom w:val="0"/>
              <w:divBdr>
                <w:top w:val="none" w:sz="0" w:space="0" w:color="auto"/>
                <w:left w:val="none" w:sz="0" w:space="0" w:color="auto"/>
                <w:bottom w:val="none" w:sz="0" w:space="0" w:color="auto"/>
                <w:right w:val="none" w:sz="0" w:space="0" w:color="auto"/>
              </w:divBdr>
            </w:div>
            <w:div w:id="687413612">
              <w:marLeft w:val="480"/>
              <w:marRight w:val="0"/>
              <w:marTop w:val="0"/>
              <w:marBottom w:val="0"/>
              <w:divBdr>
                <w:top w:val="none" w:sz="0" w:space="0" w:color="auto"/>
                <w:left w:val="none" w:sz="0" w:space="0" w:color="auto"/>
                <w:bottom w:val="none" w:sz="0" w:space="0" w:color="auto"/>
                <w:right w:val="none" w:sz="0" w:space="0" w:color="auto"/>
              </w:divBdr>
            </w:div>
            <w:div w:id="687483218">
              <w:marLeft w:val="480"/>
              <w:marRight w:val="0"/>
              <w:marTop w:val="0"/>
              <w:marBottom w:val="0"/>
              <w:divBdr>
                <w:top w:val="none" w:sz="0" w:space="0" w:color="auto"/>
                <w:left w:val="none" w:sz="0" w:space="0" w:color="auto"/>
                <w:bottom w:val="none" w:sz="0" w:space="0" w:color="auto"/>
                <w:right w:val="none" w:sz="0" w:space="0" w:color="auto"/>
              </w:divBdr>
            </w:div>
            <w:div w:id="687562596">
              <w:marLeft w:val="480"/>
              <w:marRight w:val="0"/>
              <w:marTop w:val="0"/>
              <w:marBottom w:val="0"/>
              <w:divBdr>
                <w:top w:val="none" w:sz="0" w:space="0" w:color="auto"/>
                <w:left w:val="none" w:sz="0" w:space="0" w:color="auto"/>
                <w:bottom w:val="none" w:sz="0" w:space="0" w:color="auto"/>
                <w:right w:val="none" w:sz="0" w:space="0" w:color="auto"/>
              </w:divBdr>
            </w:div>
            <w:div w:id="687563633">
              <w:marLeft w:val="480"/>
              <w:marRight w:val="0"/>
              <w:marTop w:val="0"/>
              <w:marBottom w:val="0"/>
              <w:divBdr>
                <w:top w:val="none" w:sz="0" w:space="0" w:color="auto"/>
                <w:left w:val="none" w:sz="0" w:space="0" w:color="auto"/>
                <w:bottom w:val="none" w:sz="0" w:space="0" w:color="auto"/>
                <w:right w:val="none" w:sz="0" w:space="0" w:color="auto"/>
              </w:divBdr>
            </w:div>
            <w:div w:id="687605676">
              <w:marLeft w:val="480"/>
              <w:marRight w:val="0"/>
              <w:marTop w:val="0"/>
              <w:marBottom w:val="0"/>
              <w:divBdr>
                <w:top w:val="none" w:sz="0" w:space="0" w:color="auto"/>
                <w:left w:val="none" w:sz="0" w:space="0" w:color="auto"/>
                <w:bottom w:val="none" w:sz="0" w:space="0" w:color="auto"/>
                <w:right w:val="none" w:sz="0" w:space="0" w:color="auto"/>
              </w:divBdr>
            </w:div>
            <w:div w:id="687684819">
              <w:marLeft w:val="480"/>
              <w:marRight w:val="0"/>
              <w:marTop w:val="0"/>
              <w:marBottom w:val="0"/>
              <w:divBdr>
                <w:top w:val="none" w:sz="0" w:space="0" w:color="auto"/>
                <w:left w:val="none" w:sz="0" w:space="0" w:color="auto"/>
                <w:bottom w:val="none" w:sz="0" w:space="0" w:color="auto"/>
                <w:right w:val="none" w:sz="0" w:space="0" w:color="auto"/>
              </w:divBdr>
            </w:div>
            <w:div w:id="687873808">
              <w:marLeft w:val="480"/>
              <w:marRight w:val="0"/>
              <w:marTop w:val="0"/>
              <w:marBottom w:val="0"/>
              <w:divBdr>
                <w:top w:val="none" w:sz="0" w:space="0" w:color="auto"/>
                <w:left w:val="none" w:sz="0" w:space="0" w:color="auto"/>
                <w:bottom w:val="none" w:sz="0" w:space="0" w:color="auto"/>
                <w:right w:val="none" w:sz="0" w:space="0" w:color="auto"/>
              </w:divBdr>
            </w:div>
            <w:div w:id="687946040">
              <w:marLeft w:val="480"/>
              <w:marRight w:val="0"/>
              <w:marTop w:val="0"/>
              <w:marBottom w:val="0"/>
              <w:divBdr>
                <w:top w:val="none" w:sz="0" w:space="0" w:color="auto"/>
                <w:left w:val="none" w:sz="0" w:space="0" w:color="auto"/>
                <w:bottom w:val="none" w:sz="0" w:space="0" w:color="auto"/>
                <w:right w:val="none" w:sz="0" w:space="0" w:color="auto"/>
              </w:divBdr>
            </w:div>
            <w:div w:id="687949487">
              <w:marLeft w:val="480"/>
              <w:marRight w:val="0"/>
              <w:marTop w:val="0"/>
              <w:marBottom w:val="0"/>
              <w:divBdr>
                <w:top w:val="none" w:sz="0" w:space="0" w:color="auto"/>
                <w:left w:val="none" w:sz="0" w:space="0" w:color="auto"/>
                <w:bottom w:val="none" w:sz="0" w:space="0" w:color="auto"/>
                <w:right w:val="none" w:sz="0" w:space="0" w:color="auto"/>
              </w:divBdr>
            </w:div>
            <w:div w:id="687950756">
              <w:marLeft w:val="480"/>
              <w:marRight w:val="0"/>
              <w:marTop w:val="0"/>
              <w:marBottom w:val="0"/>
              <w:divBdr>
                <w:top w:val="none" w:sz="0" w:space="0" w:color="auto"/>
                <w:left w:val="none" w:sz="0" w:space="0" w:color="auto"/>
                <w:bottom w:val="none" w:sz="0" w:space="0" w:color="auto"/>
                <w:right w:val="none" w:sz="0" w:space="0" w:color="auto"/>
              </w:divBdr>
            </w:div>
            <w:div w:id="688021386">
              <w:marLeft w:val="480"/>
              <w:marRight w:val="0"/>
              <w:marTop w:val="0"/>
              <w:marBottom w:val="0"/>
              <w:divBdr>
                <w:top w:val="none" w:sz="0" w:space="0" w:color="auto"/>
                <w:left w:val="none" w:sz="0" w:space="0" w:color="auto"/>
                <w:bottom w:val="none" w:sz="0" w:space="0" w:color="auto"/>
                <w:right w:val="none" w:sz="0" w:space="0" w:color="auto"/>
              </w:divBdr>
            </w:div>
            <w:div w:id="688025077">
              <w:marLeft w:val="480"/>
              <w:marRight w:val="0"/>
              <w:marTop w:val="0"/>
              <w:marBottom w:val="0"/>
              <w:divBdr>
                <w:top w:val="none" w:sz="0" w:space="0" w:color="auto"/>
                <w:left w:val="none" w:sz="0" w:space="0" w:color="auto"/>
                <w:bottom w:val="none" w:sz="0" w:space="0" w:color="auto"/>
                <w:right w:val="none" w:sz="0" w:space="0" w:color="auto"/>
              </w:divBdr>
            </w:div>
            <w:div w:id="688069049">
              <w:marLeft w:val="480"/>
              <w:marRight w:val="0"/>
              <w:marTop w:val="0"/>
              <w:marBottom w:val="0"/>
              <w:divBdr>
                <w:top w:val="none" w:sz="0" w:space="0" w:color="auto"/>
                <w:left w:val="none" w:sz="0" w:space="0" w:color="auto"/>
                <w:bottom w:val="none" w:sz="0" w:space="0" w:color="auto"/>
                <w:right w:val="none" w:sz="0" w:space="0" w:color="auto"/>
              </w:divBdr>
            </w:div>
            <w:div w:id="688146754">
              <w:marLeft w:val="480"/>
              <w:marRight w:val="0"/>
              <w:marTop w:val="0"/>
              <w:marBottom w:val="0"/>
              <w:divBdr>
                <w:top w:val="none" w:sz="0" w:space="0" w:color="auto"/>
                <w:left w:val="none" w:sz="0" w:space="0" w:color="auto"/>
                <w:bottom w:val="none" w:sz="0" w:space="0" w:color="auto"/>
                <w:right w:val="none" w:sz="0" w:space="0" w:color="auto"/>
              </w:divBdr>
            </w:div>
            <w:div w:id="688215275">
              <w:marLeft w:val="480"/>
              <w:marRight w:val="0"/>
              <w:marTop w:val="0"/>
              <w:marBottom w:val="0"/>
              <w:divBdr>
                <w:top w:val="none" w:sz="0" w:space="0" w:color="auto"/>
                <w:left w:val="none" w:sz="0" w:space="0" w:color="auto"/>
                <w:bottom w:val="none" w:sz="0" w:space="0" w:color="auto"/>
                <w:right w:val="none" w:sz="0" w:space="0" w:color="auto"/>
              </w:divBdr>
            </w:div>
            <w:div w:id="688218225">
              <w:marLeft w:val="480"/>
              <w:marRight w:val="0"/>
              <w:marTop w:val="0"/>
              <w:marBottom w:val="0"/>
              <w:divBdr>
                <w:top w:val="none" w:sz="0" w:space="0" w:color="auto"/>
                <w:left w:val="none" w:sz="0" w:space="0" w:color="auto"/>
                <w:bottom w:val="none" w:sz="0" w:space="0" w:color="auto"/>
                <w:right w:val="none" w:sz="0" w:space="0" w:color="auto"/>
              </w:divBdr>
            </w:div>
            <w:div w:id="688263819">
              <w:marLeft w:val="480"/>
              <w:marRight w:val="0"/>
              <w:marTop w:val="0"/>
              <w:marBottom w:val="0"/>
              <w:divBdr>
                <w:top w:val="none" w:sz="0" w:space="0" w:color="auto"/>
                <w:left w:val="none" w:sz="0" w:space="0" w:color="auto"/>
                <w:bottom w:val="none" w:sz="0" w:space="0" w:color="auto"/>
                <w:right w:val="none" w:sz="0" w:space="0" w:color="auto"/>
              </w:divBdr>
            </w:div>
            <w:div w:id="688335548">
              <w:marLeft w:val="480"/>
              <w:marRight w:val="0"/>
              <w:marTop w:val="0"/>
              <w:marBottom w:val="0"/>
              <w:divBdr>
                <w:top w:val="none" w:sz="0" w:space="0" w:color="auto"/>
                <w:left w:val="none" w:sz="0" w:space="0" w:color="auto"/>
                <w:bottom w:val="none" w:sz="0" w:space="0" w:color="auto"/>
                <w:right w:val="none" w:sz="0" w:space="0" w:color="auto"/>
              </w:divBdr>
            </w:div>
            <w:div w:id="688486702">
              <w:marLeft w:val="480"/>
              <w:marRight w:val="0"/>
              <w:marTop w:val="0"/>
              <w:marBottom w:val="0"/>
              <w:divBdr>
                <w:top w:val="none" w:sz="0" w:space="0" w:color="auto"/>
                <w:left w:val="none" w:sz="0" w:space="0" w:color="auto"/>
                <w:bottom w:val="none" w:sz="0" w:space="0" w:color="auto"/>
                <w:right w:val="none" w:sz="0" w:space="0" w:color="auto"/>
              </w:divBdr>
            </w:div>
            <w:div w:id="688530408">
              <w:marLeft w:val="480"/>
              <w:marRight w:val="0"/>
              <w:marTop w:val="0"/>
              <w:marBottom w:val="0"/>
              <w:divBdr>
                <w:top w:val="none" w:sz="0" w:space="0" w:color="auto"/>
                <w:left w:val="none" w:sz="0" w:space="0" w:color="auto"/>
                <w:bottom w:val="none" w:sz="0" w:space="0" w:color="auto"/>
                <w:right w:val="none" w:sz="0" w:space="0" w:color="auto"/>
              </w:divBdr>
            </w:div>
            <w:div w:id="688602623">
              <w:marLeft w:val="480"/>
              <w:marRight w:val="0"/>
              <w:marTop w:val="0"/>
              <w:marBottom w:val="0"/>
              <w:divBdr>
                <w:top w:val="none" w:sz="0" w:space="0" w:color="auto"/>
                <w:left w:val="none" w:sz="0" w:space="0" w:color="auto"/>
                <w:bottom w:val="none" w:sz="0" w:space="0" w:color="auto"/>
                <w:right w:val="none" w:sz="0" w:space="0" w:color="auto"/>
              </w:divBdr>
            </w:div>
            <w:div w:id="688678459">
              <w:marLeft w:val="480"/>
              <w:marRight w:val="0"/>
              <w:marTop w:val="0"/>
              <w:marBottom w:val="0"/>
              <w:divBdr>
                <w:top w:val="none" w:sz="0" w:space="0" w:color="auto"/>
                <w:left w:val="none" w:sz="0" w:space="0" w:color="auto"/>
                <w:bottom w:val="none" w:sz="0" w:space="0" w:color="auto"/>
                <w:right w:val="none" w:sz="0" w:space="0" w:color="auto"/>
              </w:divBdr>
            </w:div>
            <w:div w:id="688678891">
              <w:marLeft w:val="480"/>
              <w:marRight w:val="0"/>
              <w:marTop w:val="0"/>
              <w:marBottom w:val="0"/>
              <w:divBdr>
                <w:top w:val="none" w:sz="0" w:space="0" w:color="auto"/>
                <w:left w:val="none" w:sz="0" w:space="0" w:color="auto"/>
                <w:bottom w:val="none" w:sz="0" w:space="0" w:color="auto"/>
                <w:right w:val="none" w:sz="0" w:space="0" w:color="auto"/>
              </w:divBdr>
            </w:div>
            <w:div w:id="688723299">
              <w:marLeft w:val="480"/>
              <w:marRight w:val="0"/>
              <w:marTop w:val="0"/>
              <w:marBottom w:val="0"/>
              <w:divBdr>
                <w:top w:val="none" w:sz="0" w:space="0" w:color="auto"/>
                <w:left w:val="none" w:sz="0" w:space="0" w:color="auto"/>
                <w:bottom w:val="none" w:sz="0" w:space="0" w:color="auto"/>
                <w:right w:val="none" w:sz="0" w:space="0" w:color="auto"/>
              </w:divBdr>
            </w:div>
            <w:div w:id="688724243">
              <w:marLeft w:val="480"/>
              <w:marRight w:val="0"/>
              <w:marTop w:val="0"/>
              <w:marBottom w:val="0"/>
              <w:divBdr>
                <w:top w:val="none" w:sz="0" w:space="0" w:color="auto"/>
                <w:left w:val="none" w:sz="0" w:space="0" w:color="auto"/>
                <w:bottom w:val="none" w:sz="0" w:space="0" w:color="auto"/>
                <w:right w:val="none" w:sz="0" w:space="0" w:color="auto"/>
              </w:divBdr>
            </w:div>
            <w:div w:id="688877333">
              <w:marLeft w:val="480"/>
              <w:marRight w:val="0"/>
              <w:marTop w:val="0"/>
              <w:marBottom w:val="0"/>
              <w:divBdr>
                <w:top w:val="none" w:sz="0" w:space="0" w:color="auto"/>
                <w:left w:val="none" w:sz="0" w:space="0" w:color="auto"/>
                <w:bottom w:val="none" w:sz="0" w:space="0" w:color="auto"/>
                <w:right w:val="none" w:sz="0" w:space="0" w:color="auto"/>
              </w:divBdr>
            </w:div>
            <w:div w:id="688918290">
              <w:marLeft w:val="480"/>
              <w:marRight w:val="0"/>
              <w:marTop w:val="0"/>
              <w:marBottom w:val="0"/>
              <w:divBdr>
                <w:top w:val="none" w:sz="0" w:space="0" w:color="auto"/>
                <w:left w:val="none" w:sz="0" w:space="0" w:color="auto"/>
                <w:bottom w:val="none" w:sz="0" w:space="0" w:color="auto"/>
                <w:right w:val="none" w:sz="0" w:space="0" w:color="auto"/>
              </w:divBdr>
            </w:div>
            <w:div w:id="688986890">
              <w:marLeft w:val="480"/>
              <w:marRight w:val="0"/>
              <w:marTop w:val="0"/>
              <w:marBottom w:val="0"/>
              <w:divBdr>
                <w:top w:val="none" w:sz="0" w:space="0" w:color="auto"/>
                <w:left w:val="none" w:sz="0" w:space="0" w:color="auto"/>
                <w:bottom w:val="none" w:sz="0" w:space="0" w:color="auto"/>
                <w:right w:val="none" w:sz="0" w:space="0" w:color="auto"/>
              </w:divBdr>
            </w:div>
            <w:div w:id="688990631">
              <w:marLeft w:val="480"/>
              <w:marRight w:val="0"/>
              <w:marTop w:val="0"/>
              <w:marBottom w:val="0"/>
              <w:divBdr>
                <w:top w:val="none" w:sz="0" w:space="0" w:color="auto"/>
                <w:left w:val="none" w:sz="0" w:space="0" w:color="auto"/>
                <w:bottom w:val="none" w:sz="0" w:space="0" w:color="auto"/>
                <w:right w:val="none" w:sz="0" w:space="0" w:color="auto"/>
              </w:divBdr>
            </w:div>
            <w:div w:id="689142452">
              <w:marLeft w:val="480"/>
              <w:marRight w:val="0"/>
              <w:marTop w:val="0"/>
              <w:marBottom w:val="0"/>
              <w:divBdr>
                <w:top w:val="none" w:sz="0" w:space="0" w:color="auto"/>
                <w:left w:val="none" w:sz="0" w:space="0" w:color="auto"/>
                <w:bottom w:val="none" w:sz="0" w:space="0" w:color="auto"/>
                <w:right w:val="none" w:sz="0" w:space="0" w:color="auto"/>
              </w:divBdr>
            </w:div>
            <w:div w:id="689143072">
              <w:marLeft w:val="480"/>
              <w:marRight w:val="0"/>
              <w:marTop w:val="0"/>
              <w:marBottom w:val="0"/>
              <w:divBdr>
                <w:top w:val="none" w:sz="0" w:space="0" w:color="auto"/>
                <w:left w:val="none" w:sz="0" w:space="0" w:color="auto"/>
                <w:bottom w:val="none" w:sz="0" w:space="0" w:color="auto"/>
                <w:right w:val="none" w:sz="0" w:space="0" w:color="auto"/>
              </w:divBdr>
            </w:div>
            <w:div w:id="689256199">
              <w:marLeft w:val="480"/>
              <w:marRight w:val="0"/>
              <w:marTop w:val="0"/>
              <w:marBottom w:val="0"/>
              <w:divBdr>
                <w:top w:val="none" w:sz="0" w:space="0" w:color="auto"/>
                <w:left w:val="none" w:sz="0" w:space="0" w:color="auto"/>
                <w:bottom w:val="none" w:sz="0" w:space="0" w:color="auto"/>
                <w:right w:val="none" w:sz="0" w:space="0" w:color="auto"/>
              </w:divBdr>
            </w:div>
            <w:div w:id="689261166">
              <w:marLeft w:val="480"/>
              <w:marRight w:val="0"/>
              <w:marTop w:val="0"/>
              <w:marBottom w:val="0"/>
              <w:divBdr>
                <w:top w:val="none" w:sz="0" w:space="0" w:color="auto"/>
                <w:left w:val="none" w:sz="0" w:space="0" w:color="auto"/>
                <w:bottom w:val="none" w:sz="0" w:space="0" w:color="auto"/>
                <w:right w:val="none" w:sz="0" w:space="0" w:color="auto"/>
              </w:divBdr>
            </w:div>
            <w:div w:id="689262848">
              <w:marLeft w:val="480"/>
              <w:marRight w:val="0"/>
              <w:marTop w:val="0"/>
              <w:marBottom w:val="0"/>
              <w:divBdr>
                <w:top w:val="none" w:sz="0" w:space="0" w:color="auto"/>
                <w:left w:val="none" w:sz="0" w:space="0" w:color="auto"/>
                <w:bottom w:val="none" w:sz="0" w:space="0" w:color="auto"/>
                <w:right w:val="none" w:sz="0" w:space="0" w:color="auto"/>
              </w:divBdr>
            </w:div>
            <w:div w:id="689332755">
              <w:marLeft w:val="480"/>
              <w:marRight w:val="0"/>
              <w:marTop w:val="0"/>
              <w:marBottom w:val="0"/>
              <w:divBdr>
                <w:top w:val="none" w:sz="0" w:space="0" w:color="auto"/>
                <w:left w:val="none" w:sz="0" w:space="0" w:color="auto"/>
                <w:bottom w:val="none" w:sz="0" w:space="0" w:color="auto"/>
                <w:right w:val="none" w:sz="0" w:space="0" w:color="auto"/>
              </w:divBdr>
            </w:div>
            <w:div w:id="689528050">
              <w:marLeft w:val="480"/>
              <w:marRight w:val="0"/>
              <w:marTop w:val="0"/>
              <w:marBottom w:val="0"/>
              <w:divBdr>
                <w:top w:val="none" w:sz="0" w:space="0" w:color="auto"/>
                <w:left w:val="none" w:sz="0" w:space="0" w:color="auto"/>
                <w:bottom w:val="none" w:sz="0" w:space="0" w:color="auto"/>
                <w:right w:val="none" w:sz="0" w:space="0" w:color="auto"/>
              </w:divBdr>
            </w:div>
            <w:div w:id="689529339">
              <w:marLeft w:val="480"/>
              <w:marRight w:val="0"/>
              <w:marTop w:val="0"/>
              <w:marBottom w:val="0"/>
              <w:divBdr>
                <w:top w:val="none" w:sz="0" w:space="0" w:color="auto"/>
                <w:left w:val="none" w:sz="0" w:space="0" w:color="auto"/>
                <w:bottom w:val="none" w:sz="0" w:space="0" w:color="auto"/>
                <w:right w:val="none" w:sz="0" w:space="0" w:color="auto"/>
              </w:divBdr>
            </w:div>
            <w:div w:id="689573245">
              <w:marLeft w:val="480"/>
              <w:marRight w:val="0"/>
              <w:marTop w:val="0"/>
              <w:marBottom w:val="0"/>
              <w:divBdr>
                <w:top w:val="none" w:sz="0" w:space="0" w:color="auto"/>
                <w:left w:val="none" w:sz="0" w:space="0" w:color="auto"/>
                <w:bottom w:val="none" w:sz="0" w:space="0" w:color="auto"/>
                <w:right w:val="none" w:sz="0" w:space="0" w:color="auto"/>
              </w:divBdr>
            </w:div>
            <w:div w:id="689648452">
              <w:marLeft w:val="480"/>
              <w:marRight w:val="0"/>
              <w:marTop w:val="0"/>
              <w:marBottom w:val="0"/>
              <w:divBdr>
                <w:top w:val="none" w:sz="0" w:space="0" w:color="auto"/>
                <w:left w:val="none" w:sz="0" w:space="0" w:color="auto"/>
                <w:bottom w:val="none" w:sz="0" w:space="0" w:color="auto"/>
                <w:right w:val="none" w:sz="0" w:space="0" w:color="auto"/>
              </w:divBdr>
            </w:div>
            <w:div w:id="689648859">
              <w:marLeft w:val="480"/>
              <w:marRight w:val="0"/>
              <w:marTop w:val="0"/>
              <w:marBottom w:val="0"/>
              <w:divBdr>
                <w:top w:val="none" w:sz="0" w:space="0" w:color="auto"/>
                <w:left w:val="none" w:sz="0" w:space="0" w:color="auto"/>
                <w:bottom w:val="none" w:sz="0" w:space="0" w:color="auto"/>
                <w:right w:val="none" w:sz="0" w:space="0" w:color="auto"/>
              </w:divBdr>
            </w:div>
            <w:div w:id="689720790">
              <w:marLeft w:val="480"/>
              <w:marRight w:val="0"/>
              <w:marTop w:val="0"/>
              <w:marBottom w:val="0"/>
              <w:divBdr>
                <w:top w:val="none" w:sz="0" w:space="0" w:color="auto"/>
                <w:left w:val="none" w:sz="0" w:space="0" w:color="auto"/>
                <w:bottom w:val="none" w:sz="0" w:space="0" w:color="auto"/>
                <w:right w:val="none" w:sz="0" w:space="0" w:color="auto"/>
              </w:divBdr>
            </w:div>
            <w:div w:id="689794407">
              <w:marLeft w:val="480"/>
              <w:marRight w:val="0"/>
              <w:marTop w:val="0"/>
              <w:marBottom w:val="0"/>
              <w:divBdr>
                <w:top w:val="none" w:sz="0" w:space="0" w:color="auto"/>
                <w:left w:val="none" w:sz="0" w:space="0" w:color="auto"/>
                <w:bottom w:val="none" w:sz="0" w:space="0" w:color="auto"/>
                <w:right w:val="none" w:sz="0" w:space="0" w:color="auto"/>
              </w:divBdr>
            </w:div>
            <w:div w:id="689837941">
              <w:marLeft w:val="480"/>
              <w:marRight w:val="0"/>
              <w:marTop w:val="0"/>
              <w:marBottom w:val="0"/>
              <w:divBdr>
                <w:top w:val="none" w:sz="0" w:space="0" w:color="auto"/>
                <w:left w:val="none" w:sz="0" w:space="0" w:color="auto"/>
                <w:bottom w:val="none" w:sz="0" w:space="0" w:color="auto"/>
                <w:right w:val="none" w:sz="0" w:space="0" w:color="auto"/>
              </w:divBdr>
            </w:div>
            <w:div w:id="689839331">
              <w:marLeft w:val="480"/>
              <w:marRight w:val="0"/>
              <w:marTop w:val="0"/>
              <w:marBottom w:val="0"/>
              <w:divBdr>
                <w:top w:val="none" w:sz="0" w:space="0" w:color="auto"/>
                <w:left w:val="none" w:sz="0" w:space="0" w:color="auto"/>
                <w:bottom w:val="none" w:sz="0" w:space="0" w:color="auto"/>
                <w:right w:val="none" w:sz="0" w:space="0" w:color="auto"/>
              </w:divBdr>
            </w:div>
            <w:div w:id="689916277">
              <w:marLeft w:val="480"/>
              <w:marRight w:val="0"/>
              <w:marTop w:val="0"/>
              <w:marBottom w:val="0"/>
              <w:divBdr>
                <w:top w:val="none" w:sz="0" w:space="0" w:color="auto"/>
                <w:left w:val="none" w:sz="0" w:space="0" w:color="auto"/>
                <w:bottom w:val="none" w:sz="0" w:space="0" w:color="auto"/>
                <w:right w:val="none" w:sz="0" w:space="0" w:color="auto"/>
              </w:divBdr>
            </w:div>
            <w:div w:id="689994977">
              <w:marLeft w:val="480"/>
              <w:marRight w:val="0"/>
              <w:marTop w:val="0"/>
              <w:marBottom w:val="0"/>
              <w:divBdr>
                <w:top w:val="none" w:sz="0" w:space="0" w:color="auto"/>
                <w:left w:val="none" w:sz="0" w:space="0" w:color="auto"/>
                <w:bottom w:val="none" w:sz="0" w:space="0" w:color="auto"/>
                <w:right w:val="none" w:sz="0" w:space="0" w:color="auto"/>
              </w:divBdr>
            </w:div>
            <w:div w:id="690106897">
              <w:marLeft w:val="480"/>
              <w:marRight w:val="0"/>
              <w:marTop w:val="0"/>
              <w:marBottom w:val="0"/>
              <w:divBdr>
                <w:top w:val="none" w:sz="0" w:space="0" w:color="auto"/>
                <w:left w:val="none" w:sz="0" w:space="0" w:color="auto"/>
                <w:bottom w:val="none" w:sz="0" w:space="0" w:color="auto"/>
                <w:right w:val="none" w:sz="0" w:space="0" w:color="auto"/>
              </w:divBdr>
            </w:div>
            <w:div w:id="690107583">
              <w:marLeft w:val="480"/>
              <w:marRight w:val="0"/>
              <w:marTop w:val="0"/>
              <w:marBottom w:val="0"/>
              <w:divBdr>
                <w:top w:val="none" w:sz="0" w:space="0" w:color="auto"/>
                <w:left w:val="none" w:sz="0" w:space="0" w:color="auto"/>
                <w:bottom w:val="none" w:sz="0" w:space="0" w:color="auto"/>
                <w:right w:val="none" w:sz="0" w:space="0" w:color="auto"/>
              </w:divBdr>
            </w:div>
            <w:div w:id="690186994">
              <w:marLeft w:val="480"/>
              <w:marRight w:val="0"/>
              <w:marTop w:val="0"/>
              <w:marBottom w:val="0"/>
              <w:divBdr>
                <w:top w:val="none" w:sz="0" w:space="0" w:color="auto"/>
                <w:left w:val="none" w:sz="0" w:space="0" w:color="auto"/>
                <w:bottom w:val="none" w:sz="0" w:space="0" w:color="auto"/>
                <w:right w:val="none" w:sz="0" w:space="0" w:color="auto"/>
              </w:divBdr>
            </w:div>
            <w:div w:id="690188149">
              <w:marLeft w:val="480"/>
              <w:marRight w:val="0"/>
              <w:marTop w:val="0"/>
              <w:marBottom w:val="0"/>
              <w:divBdr>
                <w:top w:val="none" w:sz="0" w:space="0" w:color="auto"/>
                <w:left w:val="none" w:sz="0" w:space="0" w:color="auto"/>
                <w:bottom w:val="none" w:sz="0" w:space="0" w:color="auto"/>
                <w:right w:val="none" w:sz="0" w:space="0" w:color="auto"/>
              </w:divBdr>
            </w:div>
            <w:div w:id="690226779">
              <w:marLeft w:val="480"/>
              <w:marRight w:val="0"/>
              <w:marTop w:val="0"/>
              <w:marBottom w:val="0"/>
              <w:divBdr>
                <w:top w:val="none" w:sz="0" w:space="0" w:color="auto"/>
                <w:left w:val="none" w:sz="0" w:space="0" w:color="auto"/>
                <w:bottom w:val="none" w:sz="0" w:space="0" w:color="auto"/>
                <w:right w:val="none" w:sz="0" w:space="0" w:color="auto"/>
              </w:divBdr>
            </w:div>
            <w:div w:id="690305558">
              <w:marLeft w:val="480"/>
              <w:marRight w:val="0"/>
              <w:marTop w:val="0"/>
              <w:marBottom w:val="0"/>
              <w:divBdr>
                <w:top w:val="none" w:sz="0" w:space="0" w:color="auto"/>
                <w:left w:val="none" w:sz="0" w:space="0" w:color="auto"/>
                <w:bottom w:val="none" w:sz="0" w:space="0" w:color="auto"/>
                <w:right w:val="none" w:sz="0" w:space="0" w:color="auto"/>
              </w:divBdr>
            </w:div>
            <w:div w:id="690421997">
              <w:marLeft w:val="480"/>
              <w:marRight w:val="0"/>
              <w:marTop w:val="0"/>
              <w:marBottom w:val="0"/>
              <w:divBdr>
                <w:top w:val="none" w:sz="0" w:space="0" w:color="auto"/>
                <w:left w:val="none" w:sz="0" w:space="0" w:color="auto"/>
                <w:bottom w:val="none" w:sz="0" w:space="0" w:color="auto"/>
                <w:right w:val="none" w:sz="0" w:space="0" w:color="auto"/>
              </w:divBdr>
            </w:div>
            <w:div w:id="690495652">
              <w:marLeft w:val="480"/>
              <w:marRight w:val="0"/>
              <w:marTop w:val="0"/>
              <w:marBottom w:val="0"/>
              <w:divBdr>
                <w:top w:val="none" w:sz="0" w:space="0" w:color="auto"/>
                <w:left w:val="none" w:sz="0" w:space="0" w:color="auto"/>
                <w:bottom w:val="none" w:sz="0" w:space="0" w:color="auto"/>
                <w:right w:val="none" w:sz="0" w:space="0" w:color="auto"/>
              </w:divBdr>
            </w:div>
            <w:div w:id="690570268">
              <w:marLeft w:val="480"/>
              <w:marRight w:val="0"/>
              <w:marTop w:val="0"/>
              <w:marBottom w:val="0"/>
              <w:divBdr>
                <w:top w:val="none" w:sz="0" w:space="0" w:color="auto"/>
                <w:left w:val="none" w:sz="0" w:space="0" w:color="auto"/>
                <w:bottom w:val="none" w:sz="0" w:space="0" w:color="auto"/>
                <w:right w:val="none" w:sz="0" w:space="0" w:color="auto"/>
              </w:divBdr>
            </w:div>
            <w:div w:id="690573083">
              <w:marLeft w:val="480"/>
              <w:marRight w:val="0"/>
              <w:marTop w:val="0"/>
              <w:marBottom w:val="0"/>
              <w:divBdr>
                <w:top w:val="none" w:sz="0" w:space="0" w:color="auto"/>
                <w:left w:val="none" w:sz="0" w:space="0" w:color="auto"/>
                <w:bottom w:val="none" w:sz="0" w:space="0" w:color="auto"/>
                <w:right w:val="none" w:sz="0" w:space="0" w:color="auto"/>
              </w:divBdr>
            </w:div>
            <w:div w:id="690573692">
              <w:marLeft w:val="480"/>
              <w:marRight w:val="0"/>
              <w:marTop w:val="0"/>
              <w:marBottom w:val="0"/>
              <w:divBdr>
                <w:top w:val="none" w:sz="0" w:space="0" w:color="auto"/>
                <w:left w:val="none" w:sz="0" w:space="0" w:color="auto"/>
                <w:bottom w:val="none" w:sz="0" w:space="0" w:color="auto"/>
                <w:right w:val="none" w:sz="0" w:space="0" w:color="auto"/>
              </w:divBdr>
            </w:div>
            <w:div w:id="690648994">
              <w:marLeft w:val="480"/>
              <w:marRight w:val="0"/>
              <w:marTop w:val="0"/>
              <w:marBottom w:val="0"/>
              <w:divBdr>
                <w:top w:val="none" w:sz="0" w:space="0" w:color="auto"/>
                <w:left w:val="none" w:sz="0" w:space="0" w:color="auto"/>
                <w:bottom w:val="none" w:sz="0" w:space="0" w:color="auto"/>
                <w:right w:val="none" w:sz="0" w:space="0" w:color="auto"/>
              </w:divBdr>
            </w:div>
            <w:div w:id="690688972">
              <w:marLeft w:val="480"/>
              <w:marRight w:val="0"/>
              <w:marTop w:val="0"/>
              <w:marBottom w:val="0"/>
              <w:divBdr>
                <w:top w:val="none" w:sz="0" w:space="0" w:color="auto"/>
                <w:left w:val="none" w:sz="0" w:space="0" w:color="auto"/>
                <w:bottom w:val="none" w:sz="0" w:space="0" w:color="auto"/>
                <w:right w:val="none" w:sz="0" w:space="0" w:color="auto"/>
              </w:divBdr>
            </w:div>
            <w:div w:id="690761891">
              <w:marLeft w:val="480"/>
              <w:marRight w:val="0"/>
              <w:marTop w:val="0"/>
              <w:marBottom w:val="0"/>
              <w:divBdr>
                <w:top w:val="none" w:sz="0" w:space="0" w:color="auto"/>
                <w:left w:val="none" w:sz="0" w:space="0" w:color="auto"/>
                <w:bottom w:val="none" w:sz="0" w:space="0" w:color="auto"/>
                <w:right w:val="none" w:sz="0" w:space="0" w:color="auto"/>
              </w:divBdr>
            </w:div>
            <w:div w:id="690880706">
              <w:marLeft w:val="480"/>
              <w:marRight w:val="0"/>
              <w:marTop w:val="0"/>
              <w:marBottom w:val="0"/>
              <w:divBdr>
                <w:top w:val="none" w:sz="0" w:space="0" w:color="auto"/>
                <w:left w:val="none" w:sz="0" w:space="0" w:color="auto"/>
                <w:bottom w:val="none" w:sz="0" w:space="0" w:color="auto"/>
                <w:right w:val="none" w:sz="0" w:space="0" w:color="auto"/>
              </w:divBdr>
            </w:div>
            <w:div w:id="690882221">
              <w:marLeft w:val="480"/>
              <w:marRight w:val="0"/>
              <w:marTop w:val="0"/>
              <w:marBottom w:val="0"/>
              <w:divBdr>
                <w:top w:val="none" w:sz="0" w:space="0" w:color="auto"/>
                <w:left w:val="none" w:sz="0" w:space="0" w:color="auto"/>
                <w:bottom w:val="none" w:sz="0" w:space="0" w:color="auto"/>
                <w:right w:val="none" w:sz="0" w:space="0" w:color="auto"/>
              </w:divBdr>
            </w:div>
            <w:div w:id="690910778">
              <w:marLeft w:val="480"/>
              <w:marRight w:val="0"/>
              <w:marTop w:val="0"/>
              <w:marBottom w:val="0"/>
              <w:divBdr>
                <w:top w:val="none" w:sz="0" w:space="0" w:color="auto"/>
                <w:left w:val="none" w:sz="0" w:space="0" w:color="auto"/>
                <w:bottom w:val="none" w:sz="0" w:space="0" w:color="auto"/>
                <w:right w:val="none" w:sz="0" w:space="0" w:color="auto"/>
              </w:divBdr>
            </w:div>
            <w:div w:id="690957285">
              <w:marLeft w:val="480"/>
              <w:marRight w:val="0"/>
              <w:marTop w:val="0"/>
              <w:marBottom w:val="0"/>
              <w:divBdr>
                <w:top w:val="none" w:sz="0" w:space="0" w:color="auto"/>
                <w:left w:val="none" w:sz="0" w:space="0" w:color="auto"/>
                <w:bottom w:val="none" w:sz="0" w:space="0" w:color="auto"/>
                <w:right w:val="none" w:sz="0" w:space="0" w:color="auto"/>
              </w:divBdr>
            </w:div>
            <w:div w:id="691107469">
              <w:marLeft w:val="480"/>
              <w:marRight w:val="0"/>
              <w:marTop w:val="0"/>
              <w:marBottom w:val="0"/>
              <w:divBdr>
                <w:top w:val="none" w:sz="0" w:space="0" w:color="auto"/>
                <w:left w:val="none" w:sz="0" w:space="0" w:color="auto"/>
                <w:bottom w:val="none" w:sz="0" w:space="0" w:color="auto"/>
                <w:right w:val="none" w:sz="0" w:space="0" w:color="auto"/>
              </w:divBdr>
            </w:div>
            <w:div w:id="691296565">
              <w:marLeft w:val="480"/>
              <w:marRight w:val="0"/>
              <w:marTop w:val="0"/>
              <w:marBottom w:val="0"/>
              <w:divBdr>
                <w:top w:val="none" w:sz="0" w:space="0" w:color="auto"/>
                <w:left w:val="none" w:sz="0" w:space="0" w:color="auto"/>
                <w:bottom w:val="none" w:sz="0" w:space="0" w:color="auto"/>
                <w:right w:val="none" w:sz="0" w:space="0" w:color="auto"/>
              </w:divBdr>
            </w:div>
            <w:div w:id="691301523">
              <w:marLeft w:val="480"/>
              <w:marRight w:val="0"/>
              <w:marTop w:val="0"/>
              <w:marBottom w:val="0"/>
              <w:divBdr>
                <w:top w:val="none" w:sz="0" w:space="0" w:color="auto"/>
                <w:left w:val="none" w:sz="0" w:space="0" w:color="auto"/>
                <w:bottom w:val="none" w:sz="0" w:space="0" w:color="auto"/>
                <w:right w:val="none" w:sz="0" w:space="0" w:color="auto"/>
              </w:divBdr>
            </w:div>
            <w:div w:id="691345506">
              <w:marLeft w:val="480"/>
              <w:marRight w:val="0"/>
              <w:marTop w:val="0"/>
              <w:marBottom w:val="0"/>
              <w:divBdr>
                <w:top w:val="none" w:sz="0" w:space="0" w:color="auto"/>
                <w:left w:val="none" w:sz="0" w:space="0" w:color="auto"/>
                <w:bottom w:val="none" w:sz="0" w:space="0" w:color="auto"/>
                <w:right w:val="none" w:sz="0" w:space="0" w:color="auto"/>
              </w:divBdr>
            </w:div>
            <w:div w:id="691416189">
              <w:marLeft w:val="480"/>
              <w:marRight w:val="0"/>
              <w:marTop w:val="0"/>
              <w:marBottom w:val="0"/>
              <w:divBdr>
                <w:top w:val="none" w:sz="0" w:space="0" w:color="auto"/>
                <w:left w:val="none" w:sz="0" w:space="0" w:color="auto"/>
                <w:bottom w:val="none" w:sz="0" w:space="0" w:color="auto"/>
                <w:right w:val="none" w:sz="0" w:space="0" w:color="auto"/>
              </w:divBdr>
            </w:div>
            <w:div w:id="691421429">
              <w:marLeft w:val="480"/>
              <w:marRight w:val="0"/>
              <w:marTop w:val="0"/>
              <w:marBottom w:val="0"/>
              <w:divBdr>
                <w:top w:val="none" w:sz="0" w:space="0" w:color="auto"/>
                <w:left w:val="none" w:sz="0" w:space="0" w:color="auto"/>
                <w:bottom w:val="none" w:sz="0" w:space="0" w:color="auto"/>
                <w:right w:val="none" w:sz="0" w:space="0" w:color="auto"/>
              </w:divBdr>
            </w:div>
            <w:div w:id="691491846">
              <w:marLeft w:val="480"/>
              <w:marRight w:val="0"/>
              <w:marTop w:val="0"/>
              <w:marBottom w:val="0"/>
              <w:divBdr>
                <w:top w:val="none" w:sz="0" w:space="0" w:color="auto"/>
                <w:left w:val="none" w:sz="0" w:space="0" w:color="auto"/>
                <w:bottom w:val="none" w:sz="0" w:space="0" w:color="auto"/>
                <w:right w:val="none" w:sz="0" w:space="0" w:color="auto"/>
              </w:divBdr>
            </w:div>
            <w:div w:id="691568182">
              <w:marLeft w:val="480"/>
              <w:marRight w:val="0"/>
              <w:marTop w:val="0"/>
              <w:marBottom w:val="0"/>
              <w:divBdr>
                <w:top w:val="none" w:sz="0" w:space="0" w:color="auto"/>
                <w:left w:val="none" w:sz="0" w:space="0" w:color="auto"/>
                <w:bottom w:val="none" w:sz="0" w:space="0" w:color="auto"/>
                <w:right w:val="none" w:sz="0" w:space="0" w:color="auto"/>
              </w:divBdr>
            </w:div>
            <w:div w:id="691608781">
              <w:marLeft w:val="480"/>
              <w:marRight w:val="0"/>
              <w:marTop w:val="0"/>
              <w:marBottom w:val="0"/>
              <w:divBdr>
                <w:top w:val="none" w:sz="0" w:space="0" w:color="auto"/>
                <w:left w:val="none" w:sz="0" w:space="0" w:color="auto"/>
                <w:bottom w:val="none" w:sz="0" w:space="0" w:color="auto"/>
                <w:right w:val="none" w:sz="0" w:space="0" w:color="auto"/>
              </w:divBdr>
            </w:div>
            <w:div w:id="691616823">
              <w:marLeft w:val="480"/>
              <w:marRight w:val="0"/>
              <w:marTop w:val="0"/>
              <w:marBottom w:val="0"/>
              <w:divBdr>
                <w:top w:val="none" w:sz="0" w:space="0" w:color="auto"/>
                <w:left w:val="none" w:sz="0" w:space="0" w:color="auto"/>
                <w:bottom w:val="none" w:sz="0" w:space="0" w:color="auto"/>
                <w:right w:val="none" w:sz="0" w:space="0" w:color="auto"/>
              </w:divBdr>
            </w:div>
            <w:div w:id="691688644">
              <w:marLeft w:val="480"/>
              <w:marRight w:val="0"/>
              <w:marTop w:val="0"/>
              <w:marBottom w:val="0"/>
              <w:divBdr>
                <w:top w:val="none" w:sz="0" w:space="0" w:color="auto"/>
                <w:left w:val="none" w:sz="0" w:space="0" w:color="auto"/>
                <w:bottom w:val="none" w:sz="0" w:space="0" w:color="auto"/>
                <w:right w:val="none" w:sz="0" w:space="0" w:color="auto"/>
              </w:divBdr>
            </w:div>
            <w:div w:id="691801236">
              <w:marLeft w:val="480"/>
              <w:marRight w:val="0"/>
              <w:marTop w:val="0"/>
              <w:marBottom w:val="0"/>
              <w:divBdr>
                <w:top w:val="none" w:sz="0" w:space="0" w:color="auto"/>
                <w:left w:val="none" w:sz="0" w:space="0" w:color="auto"/>
                <w:bottom w:val="none" w:sz="0" w:space="0" w:color="auto"/>
                <w:right w:val="none" w:sz="0" w:space="0" w:color="auto"/>
              </w:divBdr>
            </w:div>
            <w:div w:id="691880123">
              <w:marLeft w:val="480"/>
              <w:marRight w:val="0"/>
              <w:marTop w:val="0"/>
              <w:marBottom w:val="0"/>
              <w:divBdr>
                <w:top w:val="none" w:sz="0" w:space="0" w:color="auto"/>
                <w:left w:val="none" w:sz="0" w:space="0" w:color="auto"/>
                <w:bottom w:val="none" w:sz="0" w:space="0" w:color="auto"/>
                <w:right w:val="none" w:sz="0" w:space="0" w:color="auto"/>
              </w:divBdr>
            </w:div>
            <w:div w:id="691883146">
              <w:marLeft w:val="480"/>
              <w:marRight w:val="0"/>
              <w:marTop w:val="0"/>
              <w:marBottom w:val="0"/>
              <w:divBdr>
                <w:top w:val="none" w:sz="0" w:space="0" w:color="auto"/>
                <w:left w:val="none" w:sz="0" w:space="0" w:color="auto"/>
                <w:bottom w:val="none" w:sz="0" w:space="0" w:color="auto"/>
                <w:right w:val="none" w:sz="0" w:space="0" w:color="auto"/>
              </w:divBdr>
            </w:div>
            <w:div w:id="691884860">
              <w:marLeft w:val="480"/>
              <w:marRight w:val="0"/>
              <w:marTop w:val="0"/>
              <w:marBottom w:val="0"/>
              <w:divBdr>
                <w:top w:val="none" w:sz="0" w:space="0" w:color="auto"/>
                <w:left w:val="none" w:sz="0" w:space="0" w:color="auto"/>
                <w:bottom w:val="none" w:sz="0" w:space="0" w:color="auto"/>
                <w:right w:val="none" w:sz="0" w:space="0" w:color="auto"/>
              </w:divBdr>
            </w:div>
            <w:div w:id="691997042">
              <w:marLeft w:val="480"/>
              <w:marRight w:val="0"/>
              <w:marTop w:val="0"/>
              <w:marBottom w:val="0"/>
              <w:divBdr>
                <w:top w:val="none" w:sz="0" w:space="0" w:color="auto"/>
                <w:left w:val="none" w:sz="0" w:space="0" w:color="auto"/>
                <w:bottom w:val="none" w:sz="0" w:space="0" w:color="auto"/>
                <w:right w:val="none" w:sz="0" w:space="0" w:color="auto"/>
              </w:divBdr>
            </w:div>
            <w:div w:id="692192765">
              <w:marLeft w:val="480"/>
              <w:marRight w:val="0"/>
              <w:marTop w:val="0"/>
              <w:marBottom w:val="0"/>
              <w:divBdr>
                <w:top w:val="none" w:sz="0" w:space="0" w:color="auto"/>
                <w:left w:val="none" w:sz="0" w:space="0" w:color="auto"/>
                <w:bottom w:val="none" w:sz="0" w:space="0" w:color="auto"/>
                <w:right w:val="none" w:sz="0" w:space="0" w:color="auto"/>
              </w:divBdr>
            </w:div>
            <w:div w:id="692266244">
              <w:marLeft w:val="480"/>
              <w:marRight w:val="0"/>
              <w:marTop w:val="0"/>
              <w:marBottom w:val="0"/>
              <w:divBdr>
                <w:top w:val="none" w:sz="0" w:space="0" w:color="auto"/>
                <w:left w:val="none" w:sz="0" w:space="0" w:color="auto"/>
                <w:bottom w:val="none" w:sz="0" w:space="0" w:color="auto"/>
                <w:right w:val="none" w:sz="0" w:space="0" w:color="auto"/>
              </w:divBdr>
            </w:div>
            <w:div w:id="692268225">
              <w:marLeft w:val="480"/>
              <w:marRight w:val="0"/>
              <w:marTop w:val="0"/>
              <w:marBottom w:val="0"/>
              <w:divBdr>
                <w:top w:val="none" w:sz="0" w:space="0" w:color="auto"/>
                <w:left w:val="none" w:sz="0" w:space="0" w:color="auto"/>
                <w:bottom w:val="none" w:sz="0" w:space="0" w:color="auto"/>
                <w:right w:val="none" w:sz="0" w:space="0" w:color="auto"/>
              </w:divBdr>
            </w:div>
            <w:div w:id="692457439">
              <w:marLeft w:val="480"/>
              <w:marRight w:val="0"/>
              <w:marTop w:val="0"/>
              <w:marBottom w:val="0"/>
              <w:divBdr>
                <w:top w:val="none" w:sz="0" w:space="0" w:color="auto"/>
                <w:left w:val="none" w:sz="0" w:space="0" w:color="auto"/>
                <w:bottom w:val="none" w:sz="0" w:space="0" w:color="auto"/>
                <w:right w:val="none" w:sz="0" w:space="0" w:color="auto"/>
              </w:divBdr>
            </w:div>
            <w:div w:id="692534122">
              <w:marLeft w:val="480"/>
              <w:marRight w:val="0"/>
              <w:marTop w:val="0"/>
              <w:marBottom w:val="0"/>
              <w:divBdr>
                <w:top w:val="none" w:sz="0" w:space="0" w:color="auto"/>
                <w:left w:val="none" w:sz="0" w:space="0" w:color="auto"/>
                <w:bottom w:val="none" w:sz="0" w:space="0" w:color="auto"/>
                <w:right w:val="none" w:sz="0" w:space="0" w:color="auto"/>
              </w:divBdr>
            </w:div>
            <w:div w:id="692534311">
              <w:marLeft w:val="480"/>
              <w:marRight w:val="0"/>
              <w:marTop w:val="0"/>
              <w:marBottom w:val="0"/>
              <w:divBdr>
                <w:top w:val="none" w:sz="0" w:space="0" w:color="auto"/>
                <w:left w:val="none" w:sz="0" w:space="0" w:color="auto"/>
                <w:bottom w:val="none" w:sz="0" w:space="0" w:color="auto"/>
                <w:right w:val="none" w:sz="0" w:space="0" w:color="auto"/>
              </w:divBdr>
            </w:div>
            <w:div w:id="692539819">
              <w:marLeft w:val="480"/>
              <w:marRight w:val="0"/>
              <w:marTop w:val="0"/>
              <w:marBottom w:val="0"/>
              <w:divBdr>
                <w:top w:val="none" w:sz="0" w:space="0" w:color="auto"/>
                <w:left w:val="none" w:sz="0" w:space="0" w:color="auto"/>
                <w:bottom w:val="none" w:sz="0" w:space="0" w:color="auto"/>
                <w:right w:val="none" w:sz="0" w:space="0" w:color="auto"/>
              </w:divBdr>
            </w:div>
            <w:div w:id="692609116">
              <w:marLeft w:val="480"/>
              <w:marRight w:val="0"/>
              <w:marTop w:val="0"/>
              <w:marBottom w:val="0"/>
              <w:divBdr>
                <w:top w:val="none" w:sz="0" w:space="0" w:color="auto"/>
                <w:left w:val="none" w:sz="0" w:space="0" w:color="auto"/>
                <w:bottom w:val="none" w:sz="0" w:space="0" w:color="auto"/>
                <w:right w:val="none" w:sz="0" w:space="0" w:color="auto"/>
              </w:divBdr>
            </w:div>
            <w:div w:id="692611861">
              <w:marLeft w:val="480"/>
              <w:marRight w:val="0"/>
              <w:marTop w:val="0"/>
              <w:marBottom w:val="0"/>
              <w:divBdr>
                <w:top w:val="none" w:sz="0" w:space="0" w:color="auto"/>
                <w:left w:val="none" w:sz="0" w:space="0" w:color="auto"/>
                <w:bottom w:val="none" w:sz="0" w:space="0" w:color="auto"/>
                <w:right w:val="none" w:sz="0" w:space="0" w:color="auto"/>
              </w:divBdr>
            </w:div>
            <w:div w:id="692655605">
              <w:marLeft w:val="480"/>
              <w:marRight w:val="0"/>
              <w:marTop w:val="0"/>
              <w:marBottom w:val="0"/>
              <w:divBdr>
                <w:top w:val="none" w:sz="0" w:space="0" w:color="auto"/>
                <w:left w:val="none" w:sz="0" w:space="0" w:color="auto"/>
                <w:bottom w:val="none" w:sz="0" w:space="0" w:color="auto"/>
                <w:right w:val="none" w:sz="0" w:space="0" w:color="auto"/>
              </w:divBdr>
            </w:div>
            <w:div w:id="692727651">
              <w:marLeft w:val="480"/>
              <w:marRight w:val="0"/>
              <w:marTop w:val="0"/>
              <w:marBottom w:val="0"/>
              <w:divBdr>
                <w:top w:val="none" w:sz="0" w:space="0" w:color="auto"/>
                <w:left w:val="none" w:sz="0" w:space="0" w:color="auto"/>
                <w:bottom w:val="none" w:sz="0" w:space="0" w:color="auto"/>
                <w:right w:val="none" w:sz="0" w:space="0" w:color="auto"/>
              </w:divBdr>
            </w:div>
            <w:div w:id="692800304">
              <w:marLeft w:val="480"/>
              <w:marRight w:val="0"/>
              <w:marTop w:val="0"/>
              <w:marBottom w:val="0"/>
              <w:divBdr>
                <w:top w:val="none" w:sz="0" w:space="0" w:color="auto"/>
                <w:left w:val="none" w:sz="0" w:space="0" w:color="auto"/>
                <w:bottom w:val="none" w:sz="0" w:space="0" w:color="auto"/>
                <w:right w:val="none" w:sz="0" w:space="0" w:color="auto"/>
              </w:divBdr>
            </w:div>
            <w:div w:id="692801551">
              <w:marLeft w:val="480"/>
              <w:marRight w:val="0"/>
              <w:marTop w:val="0"/>
              <w:marBottom w:val="0"/>
              <w:divBdr>
                <w:top w:val="none" w:sz="0" w:space="0" w:color="auto"/>
                <w:left w:val="none" w:sz="0" w:space="0" w:color="auto"/>
                <w:bottom w:val="none" w:sz="0" w:space="0" w:color="auto"/>
                <w:right w:val="none" w:sz="0" w:space="0" w:color="auto"/>
              </w:divBdr>
            </w:div>
            <w:div w:id="692995596">
              <w:marLeft w:val="480"/>
              <w:marRight w:val="0"/>
              <w:marTop w:val="0"/>
              <w:marBottom w:val="0"/>
              <w:divBdr>
                <w:top w:val="none" w:sz="0" w:space="0" w:color="auto"/>
                <w:left w:val="none" w:sz="0" w:space="0" w:color="auto"/>
                <w:bottom w:val="none" w:sz="0" w:space="0" w:color="auto"/>
                <w:right w:val="none" w:sz="0" w:space="0" w:color="auto"/>
              </w:divBdr>
            </w:div>
            <w:div w:id="693002867">
              <w:marLeft w:val="480"/>
              <w:marRight w:val="0"/>
              <w:marTop w:val="0"/>
              <w:marBottom w:val="0"/>
              <w:divBdr>
                <w:top w:val="none" w:sz="0" w:space="0" w:color="auto"/>
                <w:left w:val="none" w:sz="0" w:space="0" w:color="auto"/>
                <w:bottom w:val="none" w:sz="0" w:space="0" w:color="auto"/>
                <w:right w:val="none" w:sz="0" w:space="0" w:color="auto"/>
              </w:divBdr>
            </w:div>
            <w:div w:id="693269380">
              <w:marLeft w:val="480"/>
              <w:marRight w:val="0"/>
              <w:marTop w:val="0"/>
              <w:marBottom w:val="0"/>
              <w:divBdr>
                <w:top w:val="none" w:sz="0" w:space="0" w:color="auto"/>
                <w:left w:val="none" w:sz="0" w:space="0" w:color="auto"/>
                <w:bottom w:val="none" w:sz="0" w:space="0" w:color="auto"/>
                <w:right w:val="none" w:sz="0" w:space="0" w:color="auto"/>
              </w:divBdr>
            </w:div>
            <w:div w:id="693312890">
              <w:marLeft w:val="480"/>
              <w:marRight w:val="0"/>
              <w:marTop w:val="0"/>
              <w:marBottom w:val="0"/>
              <w:divBdr>
                <w:top w:val="none" w:sz="0" w:space="0" w:color="auto"/>
                <w:left w:val="none" w:sz="0" w:space="0" w:color="auto"/>
                <w:bottom w:val="none" w:sz="0" w:space="0" w:color="auto"/>
                <w:right w:val="none" w:sz="0" w:space="0" w:color="auto"/>
              </w:divBdr>
            </w:div>
            <w:div w:id="693459384">
              <w:marLeft w:val="480"/>
              <w:marRight w:val="0"/>
              <w:marTop w:val="0"/>
              <w:marBottom w:val="0"/>
              <w:divBdr>
                <w:top w:val="none" w:sz="0" w:space="0" w:color="auto"/>
                <w:left w:val="none" w:sz="0" w:space="0" w:color="auto"/>
                <w:bottom w:val="none" w:sz="0" w:space="0" w:color="auto"/>
                <w:right w:val="none" w:sz="0" w:space="0" w:color="auto"/>
              </w:divBdr>
            </w:div>
            <w:div w:id="693460157">
              <w:marLeft w:val="480"/>
              <w:marRight w:val="0"/>
              <w:marTop w:val="0"/>
              <w:marBottom w:val="0"/>
              <w:divBdr>
                <w:top w:val="none" w:sz="0" w:space="0" w:color="auto"/>
                <w:left w:val="none" w:sz="0" w:space="0" w:color="auto"/>
                <w:bottom w:val="none" w:sz="0" w:space="0" w:color="auto"/>
                <w:right w:val="none" w:sz="0" w:space="0" w:color="auto"/>
              </w:divBdr>
            </w:div>
            <w:div w:id="693531617">
              <w:marLeft w:val="480"/>
              <w:marRight w:val="0"/>
              <w:marTop w:val="0"/>
              <w:marBottom w:val="0"/>
              <w:divBdr>
                <w:top w:val="none" w:sz="0" w:space="0" w:color="auto"/>
                <w:left w:val="none" w:sz="0" w:space="0" w:color="auto"/>
                <w:bottom w:val="none" w:sz="0" w:space="0" w:color="auto"/>
                <w:right w:val="none" w:sz="0" w:space="0" w:color="auto"/>
              </w:divBdr>
            </w:div>
            <w:div w:id="693582736">
              <w:marLeft w:val="480"/>
              <w:marRight w:val="0"/>
              <w:marTop w:val="0"/>
              <w:marBottom w:val="0"/>
              <w:divBdr>
                <w:top w:val="none" w:sz="0" w:space="0" w:color="auto"/>
                <w:left w:val="none" w:sz="0" w:space="0" w:color="auto"/>
                <w:bottom w:val="none" w:sz="0" w:space="0" w:color="auto"/>
                <w:right w:val="none" w:sz="0" w:space="0" w:color="auto"/>
              </w:divBdr>
            </w:div>
            <w:div w:id="693653918">
              <w:marLeft w:val="480"/>
              <w:marRight w:val="0"/>
              <w:marTop w:val="0"/>
              <w:marBottom w:val="0"/>
              <w:divBdr>
                <w:top w:val="none" w:sz="0" w:space="0" w:color="auto"/>
                <w:left w:val="none" w:sz="0" w:space="0" w:color="auto"/>
                <w:bottom w:val="none" w:sz="0" w:space="0" w:color="auto"/>
                <w:right w:val="none" w:sz="0" w:space="0" w:color="auto"/>
              </w:divBdr>
            </w:div>
            <w:div w:id="693657976">
              <w:marLeft w:val="480"/>
              <w:marRight w:val="0"/>
              <w:marTop w:val="0"/>
              <w:marBottom w:val="0"/>
              <w:divBdr>
                <w:top w:val="none" w:sz="0" w:space="0" w:color="auto"/>
                <w:left w:val="none" w:sz="0" w:space="0" w:color="auto"/>
                <w:bottom w:val="none" w:sz="0" w:space="0" w:color="auto"/>
                <w:right w:val="none" w:sz="0" w:space="0" w:color="auto"/>
              </w:divBdr>
            </w:div>
            <w:div w:id="693726217">
              <w:marLeft w:val="480"/>
              <w:marRight w:val="0"/>
              <w:marTop w:val="0"/>
              <w:marBottom w:val="0"/>
              <w:divBdr>
                <w:top w:val="none" w:sz="0" w:space="0" w:color="auto"/>
                <w:left w:val="none" w:sz="0" w:space="0" w:color="auto"/>
                <w:bottom w:val="none" w:sz="0" w:space="0" w:color="auto"/>
                <w:right w:val="none" w:sz="0" w:space="0" w:color="auto"/>
              </w:divBdr>
            </w:div>
            <w:div w:id="693731172">
              <w:marLeft w:val="480"/>
              <w:marRight w:val="0"/>
              <w:marTop w:val="0"/>
              <w:marBottom w:val="0"/>
              <w:divBdr>
                <w:top w:val="none" w:sz="0" w:space="0" w:color="auto"/>
                <w:left w:val="none" w:sz="0" w:space="0" w:color="auto"/>
                <w:bottom w:val="none" w:sz="0" w:space="0" w:color="auto"/>
                <w:right w:val="none" w:sz="0" w:space="0" w:color="auto"/>
              </w:divBdr>
            </w:div>
            <w:div w:id="693961679">
              <w:marLeft w:val="480"/>
              <w:marRight w:val="0"/>
              <w:marTop w:val="0"/>
              <w:marBottom w:val="0"/>
              <w:divBdr>
                <w:top w:val="none" w:sz="0" w:space="0" w:color="auto"/>
                <w:left w:val="none" w:sz="0" w:space="0" w:color="auto"/>
                <w:bottom w:val="none" w:sz="0" w:space="0" w:color="auto"/>
                <w:right w:val="none" w:sz="0" w:space="0" w:color="auto"/>
              </w:divBdr>
            </w:div>
            <w:div w:id="693963211">
              <w:marLeft w:val="480"/>
              <w:marRight w:val="0"/>
              <w:marTop w:val="0"/>
              <w:marBottom w:val="0"/>
              <w:divBdr>
                <w:top w:val="none" w:sz="0" w:space="0" w:color="auto"/>
                <w:left w:val="none" w:sz="0" w:space="0" w:color="auto"/>
                <w:bottom w:val="none" w:sz="0" w:space="0" w:color="auto"/>
                <w:right w:val="none" w:sz="0" w:space="0" w:color="auto"/>
              </w:divBdr>
            </w:div>
            <w:div w:id="693966418">
              <w:marLeft w:val="480"/>
              <w:marRight w:val="0"/>
              <w:marTop w:val="0"/>
              <w:marBottom w:val="0"/>
              <w:divBdr>
                <w:top w:val="none" w:sz="0" w:space="0" w:color="auto"/>
                <w:left w:val="none" w:sz="0" w:space="0" w:color="auto"/>
                <w:bottom w:val="none" w:sz="0" w:space="0" w:color="auto"/>
                <w:right w:val="none" w:sz="0" w:space="0" w:color="auto"/>
              </w:divBdr>
            </w:div>
            <w:div w:id="693969352">
              <w:marLeft w:val="480"/>
              <w:marRight w:val="0"/>
              <w:marTop w:val="0"/>
              <w:marBottom w:val="0"/>
              <w:divBdr>
                <w:top w:val="none" w:sz="0" w:space="0" w:color="auto"/>
                <w:left w:val="none" w:sz="0" w:space="0" w:color="auto"/>
                <w:bottom w:val="none" w:sz="0" w:space="0" w:color="auto"/>
                <w:right w:val="none" w:sz="0" w:space="0" w:color="auto"/>
              </w:divBdr>
            </w:div>
            <w:div w:id="694041480">
              <w:marLeft w:val="480"/>
              <w:marRight w:val="0"/>
              <w:marTop w:val="0"/>
              <w:marBottom w:val="0"/>
              <w:divBdr>
                <w:top w:val="none" w:sz="0" w:space="0" w:color="auto"/>
                <w:left w:val="none" w:sz="0" w:space="0" w:color="auto"/>
                <w:bottom w:val="none" w:sz="0" w:space="0" w:color="auto"/>
                <w:right w:val="none" w:sz="0" w:space="0" w:color="auto"/>
              </w:divBdr>
            </w:div>
            <w:div w:id="694304581">
              <w:marLeft w:val="480"/>
              <w:marRight w:val="0"/>
              <w:marTop w:val="0"/>
              <w:marBottom w:val="0"/>
              <w:divBdr>
                <w:top w:val="none" w:sz="0" w:space="0" w:color="auto"/>
                <w:left w:val="none" w:sz="0" w:space="0" w:color="auto"/>
                <w:bottom w:val="none" w:sz="0" w:space="0" w:color="auto"/>
                <w:right w:val="none" w:sz="0" w:space="0" w:color="auto"/>
              </w:divBdr>
            </w:div>
            <w:div w:id="694309266">
              <w:marLeft w:val="480"/>
              <w:marRight w:val="0"/>
              <w:marTop w:val="0"/>
              <w:marBottom w:val="0"/>
              <w:divBdr>
                <w:top w:val="none" w:sz="0" w:space="0" w:color="auto"/>
                <w:left w:val="none" w:sz="0" w:space="0" w:color="auto"/>
                <w:bottom w:val="none" w:sz="0" w:space="0" w:color="auto"/>
                <w:right w:val="none" w:sz="0" w:space="0" w:color="auto"/>
              </w:divBdr>
            </w:div>
            <w:div w:id="694312950">
              <w:marLeft w:val="480"/>
              <w:marRight w:val="0"/>
              <w:marTop w:val="0"/>
              <w:marBottom w:val="0"/>
              <w:divBdr>
                <w:top w:val="none" w:sz="0" w:space="0" w:color="auto"/>
                <w:left w:val="none" w:sz="0" w:space="0" w:color="auto"/>
                <w:bottom w:val="none" w:sz="0" w:space="0" w:color="auto"/>
                <w:right w:val="none" w:sz="0" w:space="0" w:color="auto"/>
              </w:divBdr>
            </w:div>
            <w:div w:id="694498375">
              <w:marLeft w:val="480"/>
              <w:marRight w:val="0"/>
              <w:marTop w:val="0"/>
              <w:marBottom w:val="0"/>
              <w:divBdr>
                <w:top w:val="none" w:sz="0" w:space="0" w:color="auto"/>
                <w:left w:val="none" w:sz="0" w:space="0" w:color="auto"/>
                <w:bottom w:val="none" w:sz="0" w:space="0" w:color="auto"/>
                <w:right w:val="none" w:sz="0" w:space="0" w:color="auto"/>
              </w:divBdr>
            </w:div>
            <w:div w:id="694502768">
              <w:marLeft w:val="480"/>
              <w:marRight w:val="0"/>
              <w:marTop w:val="0"/>
              <w:marBottom w:val="0"/>
              <w:divBdr>
                <w:top w:val="none" w:sz="0" w:space="0" w:color="auto"/>
                <w:left w:val="none" w:sz="0" w:space="0" w:color="auto"/>
                <w:bottom w:val="none" w:sz="0" w:space="0" w:color="auto"/>
                <w:right w:val="none" w:sz="0" w:space="0" w:color="auto"/>
              </w:divBdr>
            </w:div>
            <w:div w:id="694577188">
              <w:marLeft w:val="480"/>
              <w:marRight w:val="0"/>
              <w:marTop w:val="0"/>
              <w:marBottom w:val="0"/>
              <w:divBdr>
                <w:top w:val="none" w:sz="0" w:space="0" w:color="auto"/>
                <w:left w:val="none" w:sz="0" w:space="0" w:color="auto"/>
                <w:bottom w:val="none" w:sz="0" w:space="0" w:color="auto"/>
                <w:right w:val="none" w:sz="0" w:space="0" w:color="auto"/>
              </w:divBdr>
            </w:div>
            <w:div w:id="694579630">
              <w:marLeft w:val="480"/>
              <w:marRight w:val="0"/>
              <w:marTop w:val="0"/>
              <w:marBottom w:val="0"/>
              <w:divBdr>
                <w:top w:val="none" w:sz="0" w:space="0" w:color="auto"/>
                <w:left w:val="none" w:sz="0" w:space="0" w:color="auto"/>
                <w:bottom w:val="none" w:sz="0" w:space="0" w:color="auto"/>
                <w:right w:val="none" w:sz="0" w:space="0" w:color="auto"/>
              </w:divBdr>
            </w:div>
            <w:div w:id="694581049">
              <w:marLeft w:val="480"/>
              <w:marRight w:val="0"/>
              <w:marTop w:val="0"/>
              <w:marBottom w:val="0"/>
              <w:divBdr>
                <w:top w:val="none" w:sz="0" w:space="0" w:color="auto"/>
                <w:left w:val="none" w:sz="0" w:space="0" w:color="auto"/>
                <w:bottom w:val="none" w:sz="0" w:space="0" w:color="auto"/>
                <w:right w:val="none" w:sz="0" w:space="0" w:color="auto"/>
              </w:divBdr>
            </w:div>
            <w:div w:id="694619492">
              <w:marLeft w:val="480"/>
              <w:marRight w:val="0"/>
              <w:marTop w:val="0"/>
              <w:marBottom w:val="0"/>
              <w:divBdr>
                <w:top w:val="none" w:sz="0" w:space="0" w:color="auto"/>
                <w:left w:val="none" w:sz="0" w:space="0" w:color="auto"/>
                <w:bottom w:val="none" w:sz="0" w:space="0" w:color="auto"/>
                <w:right w:val="none" w:sz="0" w:space="0" w:color="auto"/>
              </w:divBdr>
            </w:div>
            <w:div w:id="694692589">
              <w:marLeft w:val="480"/>
              <w:marRight w:val="0"/>
              <w:marTop w:val="0"/>
              <w:marBottom w:val="0"/>
              <w:divBdr>
                <w:top w:val="none" w:sz="0" w:space="0" w:color="auto"/>
                <w:left w:val="none" w:sz="0" w:space="0" w:color="auto"/>
                <w:bottom w:val="none" w:sz="0" w:space="0" w:color="auto"/>
                <w:right w:val="none" w:sz="0" w:space="0" w:color="auto"/>
              </w:divBdr>
            </w:div>
            <w:div w:id="694770843">
              <w:marLeft w:val="480"/>
              <w:marRight w:val="0"/>
              <w:marTop w:val="0"/>
              <w:marBottom w:val="0"/>
              <w:divBdr>
                <w:top w:val="none" w:sz="0" w:space="0" w:color="auto"/>
                <w:left w:val="none" w:sz="0" w:space="0" w:color="auto"/>
                <w:bottom w:val="none" w:sz="0" w:space="0" w:color="auto"/>
                <w:right w:val="none" w:sz="0" w:space="0" w:color="auto"/>
              </w:divBdr>
            </w:div>
            <w:div w:id="694773438">
              <w:marLeft w:val="480"/>
              <w:marRight w:val="0"/>
              <w:marTop w:val="0"/>
              <w:marBottom w:val="0"/>
              <w:divBdr>
                <w:top w:val="none" w:sz="0" w:space="0" w:color="auto"/>
                <w:left w:val="none" w:sz="0" w:space="0" w:color="auto"/>
                <w:bottom w:val="none" w:sz="0" w:space="0" w:color="auto"/>
                <w:right w:val="none" w:sz="0" w:space="0" w:color="auto"/>
              </w:divBdr>
            </w:div>
            <w:div w:id="694813566">
              <w:marLeft w:val="480"/>
              <w:marRight w:val="0"/>
              <w:marTop w:val="0"/>
              <w:marBottom w:val="0"/>
              <w:divBdr>
                <w:top w:val="none" w:sz="0" w:space="0" w:color="auto"/>
                <w:left w:val="none" w:sz="0" w:space="0" w:color="auto"/>
                <w:bottom w:val="none" w:sz="0" w:space="0" w:color="auto"/>
                <w:right w:val="none" w:sz="0" w:space="0" w:color="auto"/>
              </w:divBdr>
            </w:div>
            <w:div w:id="694961044">
              <w:marLeft w:val="480"/>
              <w:marRight w:val="0"/>
              <w:marTop w:val="0"/>
              <w:marBottom w:val="0"/>
              <w:divBdr>
                <w:top w:val="none" w:sz="0" w:space="0" w:color="auto"/>
                <w:left w:val="none" w:sz="0" w:space="0" w:color="auto"/>
                <w:bottom w:val="none" w:sz="0" w:space="0" w:color="auto"/>
                <w:right w:val="none" w:sz="0" w:space="0" w:color="auto"/>
              </w:divBdr>
            </w:div>
            <w:div w:id="695010068">
              <w:marLeft w:val="480"/>
              <w:marRight w:val="0"/>
              <w:marTop w:val="0"/>
              <w:marBottom w:val="0"/>
              <w:divBdr>
                <w:top w:val="none" w:sz="0" w:space="0" w:color="auto"/>
                <w:left w:val="none" w:sz="0" w:space="0" w:color="auto"/>
                <w:bottom w:val="none" w:sz="0" w:space="0" w:color="auto"/>
                <w:right w:val="none" w:sz="0" w:space="0" w:color="auto"/>
              </w:divBdr>
            </w:div>
            <w:div w:id="695078059">
              <w:marLeft w:val="480"/>
              <w:marRight w:val="0"/>
              <w:marTop w:val="0"/>
              <w:marBottom w:val="0"/>
              <w:divBdr>
                <w:top w:val="none" w:sz="0" w:space="0" w:color="auto"/>
                <w:left w:val="none" w:sz="0" w:space="0" w:color="auto"/>
                <w:bottom w:val="none" w:sz="0" w:space="0" w:color="auto"/>
                <w:right w:val="none" w:sz="0" w:space="0" w:color="auto"/>
              </w:divBdr>
            </w:div>
            <w:div w:id="695152518">
              <w:marLeft w:val="480"/>
              <w:marRight w:val="0"/>
              <w:marTop w:val="0"/>
              <w:marBottom w:val="0"/>
              <w:divBdr>
                <w:top w:val="none" w:sz="0" w:space="0" w:color="auto"/>
                <w:left w:val="none" w:sz="0" w:space="0" w:color="auto"/>
                <w:bottom w:val="none" w:sz="0" w:space="0" w:color="auto"/>
                <w:right w:val="none" w:sz="0" w:space="0" w:color="auto"/>
              </w:divBdr>
            </w:div>
            <w:div w:id="695154467">
              <w:marLeft w:val="480"/>
              <w:marRight w:val="0"/>
              <w:marTop w:val="0"/>
              <w:marBottom w:val="0"/>
              <w:divBdr>
                <w:top w:val="none" w:sz="0" w:space="0" w:color="auto"/>
                <w:left w:val="none" w:sz="0" w:space="0" w:color="auto"/>
                <w:bottom w:val="none" w:sz="0" w:space="0" w:color="auto"/>
                <w:right w:val="none" w:sz="0" w:space="0" w:color="auto"/>
              </w:divBdr>
            </w:div>
            <w:div w:id="695156527">
              <w:marLeft w:val="480"/>
              <w:marRight w:val="0"/>
              <w:marTop w:val="0"/>
              <w:marBottom w:val="0"/>
              <w:divBdr>
                <w:top w:val="none" w:sz="0" w:space="0" w:color="auto"/>
                <w:left w:val="none" w:sz="0" w:space="0" w:color="auto"/>
                <w:bottom w:val="none" w:sz="0" w:space="0" w:color="auto"/>
                <w:right w:val="none" w:sz="0" w:space="0" w:color="auto"/>
              </w:divBdr>
            </w:div>
            <w:div w:id="695233768">
              <w:marLeft w:val="480"/>
              <w:marRight w:val="0"/>
              <w:marTop w:val="0"/>
              <w:marBottom w:val="0"/>
              <w:divBdr>
                <w:top w:val="none" w:sz="0" w:space="0" w:color="auto"/>
                <w:left w:val="none" w:sz="0" w:space="0" w:color="auto"/>
                <w:bottom w:val="none" w:sz="0" w:space="0" w:color="auto"/>
                <w:right w:val="none" w:sz="0" w:space="0" w:color="auto"/>
              </w:divBdr>
            </w:div>
            <w:div w:id="695235793">
              <w:marLeft w:val="480"/>
              <w:marRight w:val="0"/>
              <w:marTop w:val="0"/>
              <w:marBottom w:val="0"/>
              <w:divBdr>
                <w:top w:val="none" w:sz="0" w:space="0" w:color="auto"/>
                <w:left w:val="none" w:sz="0" w:space="0" w:color="auto"/>
                <w:bottom w:val="none" w:sz="0" w:space="0" w:color="auto"/>
                <w:right w:val="none" w:sz="0" w:space="0" w:color="auto"/>
              </w:divBdr>
            </w:div>
            <w:div w:id="695355225">
              <w:marLeft w:val="480"/>
              <w:marRight w:val="0"/>
              <w:marTop w:val="0"/>
              <w:marBottom w:val="0"/>
              <w:divBdr>
                <w:top w:val="none" w:sz="0" w:space="0" w:color="auto"/>
                <w:left w:val="none" w:sz="0" w:space="0" w:color="auto"/>
                <w:bottom w:val="none" w:sz="0" w:space="0" w:color="auto"/>
                <w:right w:val="none" w:sz="0" w:space="0" w:color="auto"/>
              </w:divBdr>
            </w:div>
            <w:div w:id="695539621">
              <w:marLeft w:val="480"/>
              <w:marRight w:val="0"/>
              <w:marTop w:val="0"/>
              <w:marBottom w:val="0"/>
              <w:divBdr>
                <w:top w:val="none" w:sz="0" w:space="0" w:color="auto"/>
                <w:left w:val="none" w:sz="0" w:space="0" w:color="auto"/>
                <w:bottom w:val="none" w:sz="0" w:space="0" w:color="auto"/>
                <w:right w:val="none" w:sz="0" w:space="0" w:color="auto"/>
              </w:divBdr>
            </w:div>
            <w:div w:id="695543425">
              <w:marLeft w:val="480"/>
              <w:marRight w:val="0"/>
              <w:marTop w:val="0"/>
              <w:marBottom w:val="0"/>
              <w:divBdr>
                <w:top w:val="none" w:sz="0" w:space="0" w:color="auto"/>
                <w:left w:val="none" w:sz="0" w:space="0" w:color="auto"/>
                <w:bottom w:val="none" w:sz="0" w:space="0" w:color="auto"/>
                <w:right w:val="none" w:sz="0" w:space="0" w:color="auto"/>
              </w:divBdr>
            </w:div>
            <w:div w:id="695547092">
              <w:marLeft w:val="480"/>
              <w:marRight w:val="0"/>
              <w:marTop w:val="0"/>
              <w:marBottom w:val="0"/>
              <w:divBdr>
                <w:top w:val="none" w:sz="0" w:space="0" w:color="auto"/>
                <w:left w:val="none" w:sz="0" w:space="0" w:color="auto"/>
                <w:bottom w:val="none" w:sz="0" w:space="0" w:color="auto"/>
                <w:right w:val="none" w:sz="0" w:space="0" w:color="auto"/>
              </w:divBdr>
            </w:div>
            <w:div w:id="695621736">
              <w:marLeft w:val="480"/>
              <w:marRight w:val="0"/>
              <w:marTop w:val="0"/>
              <w:marBottom w:val="0"/>
              <w:divBdr>
                <w:top w:val="none" w:sz="0" w:space="0" w:color="auto"/>
                <w:left w:val="none" w:sz="0" w:space="0" w:color="auto"/>
                <w:bottom w:val="none" w:sz="0" w:space="0" w:color="auto"/>
                <w:right w:val="none" w:sz="0" w:space="0" w:color="auto"/>
              </w:divBdr>
            </w:div>
            <w:div w:id="695623687">
              <w:marLeft w:val="480"/>
              <w:marRight w:val="0"/>
              <w:marTop w:val="0"/>
              <w:marBottom w:val="0"/>
              <w:divBdr>
                <w:top w:val="none" w:sz="0" w:space="0" w:color="auto"/>
                <w:left w:val="none" w:sz="0" w:space="0" w:color="auto"/>
                <w:bottom w:val="none" w:sz="0" w:space="0" w:color="auto"/>
                <w:right w:val="none" w:sz="0" w:space="0" w:color="auto"/>
              </w:divBdr>
            </w:div>
            <w:div w:id="695740968">
              <w:marLeft w:val="480"/>
              <w:marRight w:val="0"/>
              <w:marTop w:val="0"/>
              <w:marBottom w:val="0"/>
              <w:divBdr>
                <w:top w:val="none" w:sz="0" w:space="0" w:color="auto"/>
                <w:left w:val="none" w:sz="0" w:space="0" w:color="auto"/>
                <w:bottom w:val="none" w:sz="0" w:space="0" w:color="auto"/>
                <w:right w:val="none" w:sz="0" w:space="0" w:color="auto"/>
              </w:divBdr>
            </w:div>
            <w:div w:id="695888089">
              <w:marLeft w:val="480"/>
              <w:marRight w:val="0"/>
              <w:marTop w:val="0"/>
              <w:marBottom w:val="0"/>
              <w:divBdr>
                <w:top w:val="none" w:sz="0" w:space="0" w:color="auto"/>
                <w:left w:val="none" w:sz="0" w:space="0" w:color="auto"/>
                <w:bottom w:val="none" w:sz="0" w:space="0" w:color="auto"/>
                <w:right w:val="none" w:sz="0" w:space="0" w:color="auto"/>
              </w:divBdr>
            </w:div>
            <w:div w:id="696270911">
              <w:marLeft w:val="480"/>
              <w:marRight w:val="0"/>
              <w:marTop w:val="0"/>
              <w:marBottom w:val="0"/>
              <w:divBdr>
                <w:top w:val="none" w:sz="0" w:space="0" w:color="auto"/>
                <w:left w:val="none" w:sz="0" w:space="0" w:color="auto"/>
                <w:bottom w:val="none" w:sz="0" w:space="0" w:color="auto"/>
                <w:right w:val="none" w:sz="0" w:space="0" w:color="auto"/>
              </w:divBdr>
            </w:div>
            <w:div w:id="696271143">
              <w:marLeft w:val="480"/>
              <w:marRight w:val="0"/>
              <w:marTop w:val="0"/>
              <w:marBottom w:val="0"/>
              <w:divBdr>
                <w:top w:val="none" w:sz="0" w:space="0" w:color="auto"/>
                <w:left w:val="none" w:sz="0" w:space="0" w:color="auto"/>
                <w:bottom w:val="none" w:sz="0" w:space="0" w:color="auto"/>
                <w:right w:val="none" w:sz="0" w:space="0" w:color="auto"/>
              </w:divBdr>
            </w:div>
            <w:div w:id="696277603">
              <w:marLeft w:val="480"/>
              <w:marRight w:val="0"/>
              <w:marTop w:val="0"/>
              <w:marBottom w:val="0"/>
              <w:divBdr>
                <w:top w:val="none" w:sz="0" w:space="0" w:color="auto"/>
                <w:left w:val="none" w:sz="0" w:space="0" w:color="auto"/>
                <w:bottom w:val="none" w:sz="0" w:space="0" w:color="auto"/>
                <w:right w:val="none" w:sz="0" w:space="0" w:color="auto"/>
              </w:divBdr>
            </w:div>
            <w:div w:id="696348549">
              <w:marLeft w:val="480"/>
              <w:marRight w:val="0"/>
              <w:marTop w:val="0"/>
              <w:marBottom w:val="0"/>
              <w:divBdr>
                <w:top w:val="none" w:sz="0" w:space="0" w:color="auto"/>
                <w:left w:val="none" w:sz="0" w:space="0" w:color="auto"/>
                <w:bottom w:val="none" w:sz="0" w:space="0" w:color="auto"/>
                <w:right w:val="none" w:sz="0" w:space="0" w:color="auto"/>
              </w:divBdr>
            </w:div>
            <w:div w:id="696393518">
              <w:marLeft w:val="480"/>
              <w:marRight w:val="0"/>
              <w:marTop w:val="0"/>
              <w:marBottom w:val="0"/>
              <w:divBdr>
                <w:top w:val="none" w:sz="0" w:space="0" w:color="auto"/>
                <w:left w:val="none" w:sz="0" w:space="0" w:color="auto"/>
                <w:bottom w:val="none" w:sz="0" w:space="0" w:color="auto"/>
                <w:right w:val="none" w:sz="0" w:space="0" w:color="auto"/>
              </w:divBdr>
            </w:div>
            <w:div w:id="696472327">
              <w:marLeft w:val="480"/>
              <w:marRight w:val="0"/>
              <w:marTop w:val="0"/>
              <w:marBottom w:val="0"/>
              <w:divBdr>
                <w:top w:val="none" w:sz="0" w:space="0" w:color="auto"/>
                <w:left w:val="none" w:sz="0" w:space="0" w:color="auto"/>
                <w:bottom w:val="none" w:sz="0" w:space="0" w:color="auto"/>
                <w:right w:val="none" w:sz="0" w:space="0" w:color="auto"/>
              </w:divBdr>
            </w:div>
            <w:div w:id="696583124">
              <w:marLeft w:val="480"/>
              <w:marRight w:val="0"/>
              <w:marTop w:val="0"/>
              <w:marBottom w:val="0"/>
              <w:divBdr>
                <w:top w:val="none" w:sz="0" w:space="0" w:color="auto"/>
                <w:left w:val="none" w:sz="0" w:space="0" w:color="auto"/>
                <w:bottom w:val="none" w:sz="0" w:space="0" w:color="auto"/>
                <w:right w:val="none" w:sz="0" w:space="0" w:color="auto"/>
              </w:divBdr>
            </w:div>
            <w:div w:id="696585230">
              <w:marLeft w:val="480"/>
              <w:marRight w:val="0"/>
              <w:marTop w:val="0"/>
              <w:marBottom w:val="0"/>
              <w:divBdr>
                <w:top w:val="none" w:sz="0" w:space="0" w:color="auto"/>
                <w:left w:val="none" w:sz="0" w:space="0" w:color="auto"/>
                <w:bottom w:val="none" w:sz="0" w:space="0" w:color="auto"/>
                <w:right w:val="none" w:sz="0" w:space="0" w:color="auto"/>
              </w:divBdr>
            </w:div>
            <w:div w:id="696663660">
              <w:marLeft w:val="480"/>
              <w:marRight w:val="0"/>
              <w:marTop w:val="0"/>
              <w:marBottom w:val="0"/>
              <w:divBdr>
                <w:top w:val="none" w:sz="0" w:space="0" w:color="auto"/>
                <w:left w:val="none" w:sz="0" w:space="0" w:color="auto"/>
                <w:bottom w:val="none" w:sz="0" w:space="0" w:color="auto"/>
                <w:right w:val="none" w:sz="0" w:space="0" w:color="auto"/>
              </w:divBdr>
            </w:div>
            <w:div w:id="696734415">
              <w:marLeft w:val="480"/>
              <w:marRight w:val="0"/>
              <w:marTop w:val="0"/>
              <w:marBottom w:val="0"/>
              <w:divBdr>
                <w:top w:val="none" w:sz="0" w:space="0" w:color="auto"/>
                <w:left w:val="none" w:sz="0" w:space="0" w:color="auto"/>
                <w:bottom w:val="none" w:sz="0" w:space="0" w:color="auto"/>
                <w:right w:val="none" w:sz="0" w:space="0" w:color="auto"/>
              </w:divBdr>
            </w:div>
            <w:div w:id="696740863">
              <w:marLeft w:val="480"/>
              <w:marRight w:val="0"/>
              <w:marTop w:val="0"/>
              <w:marBottom w:val="0"/>
              <w:divBdr>
                <w:top w:val="none" w:sz="0" w:space="0" w:color="auto"/>
                <w:left w:val="none" w:sz="0" w:space="0" w:color="auto"/>
                <w:bottom w:val="none" w:sz="0" w:space="0" w:color="auto"/>
                <w:right w:val="none" w:sz="0" w:space="0" w:color="auto"/>
              </w:divBdr>
            </w:div>
            <w:div w:id="696779843">
              <w:marLeft w:val="480"/>
              <w:marRight w:val="0"/>
              <w:marTop w:val="0"/>
              <w:marBottom w:val="0"/>
              <w:divBdr>
                <w:top w:val="none" w:sz="0" w:space="0" w:color="auto"/>
                <w:left w:val="none" w:sz="0" w:space="0" w:color="auto"/>
                <w:bottom w:val="none" w:sz="0" w:space="0" w:color="auto"/>
                <w:right w:val="none" w:sz="0" w:space="0" w:color="auto"/>
              </w:divBdr>
            </w:div>
            <w:div w:id="696783401">
              <w:marLeft w:val="480"/>
              <w:marRight w:val="0"/>
              <w:marTop w:val="0"/>
              <w:marBottom w:val="0"/>
              <w:divBdr>
                <w:top w:val="none" w:sz="0" w:space="0" w:color="auto"/>
                <w:left w:val="none" w:sz="0" w:space="0" w:color="auto"/>
                <w:bottom w:val="none" w:sz="0" w:space="0" w:color="auto"/>
                <w:right w:val="none" w:sz="0" w:space="0" w:color="auto"/>
              </w:divBdr>
            </w:div>
            <w:div w:id="696853661">
              <w:marLeft w:val="480"/>
              <w:marRight w:val="0"/>
              <w:marTop w:val="0"/>
              <w:marBottom w:val="0"/>
              <w:divBdr>
                <w:top w:val="none" w:sz="0" w:space="0" w:color="auto"/>
                <w:left w:val="none" w:sz="0" w:space="0" w:color="auto"/>
                <w:bottom w:val="none" w:sz="0" w:space="0" w:color="auto"/>
                <w:right w:val="none" w:sz="0" w:space="0" w:color="auto"/>
              </w:divBdr>
            </w:div>
            <w:div w:id="696931066">
              <w:marLeft w:val="480"/>
              <w:marRight w:val="0"/>
              <w:marTop w:val="0"/>
              <w:marBottom w:val="0"/>
              <w:divBdr>
                <w:top w:val="none" w:sz="0" w:space="0" w:color="auto"/>
                <w:left w:val="none" w:sz="0" w:space="0" w:color="auto"/>
                <w:bottom w:val="none" w:sz="0" w:space="0" w:color="auto"/>
                <w:right w:val="none" w:sz="0" w:space="0" w:color="auto"/>
              </w:divBdr>
            </w:div>
            <w:div w:id="697051201">
              <w:marLeft w:val="480"/>
              <w:marRight w:val="0"/>
              <w:marTop w:val="0"/>
              <w:marBottom w:val="0"/>
              <w:divBdr>
                <w:top w:val="none" w:sz="0" w:space="0" w:color="auto"/>
                <w:left w:val="none" w:sz="0" w:space="0" w:color="auto"/>
                <w:bottom w:val="none" w:sz="0" w:space="0" w:color="auto"/>
                <w:right w:val="none" w:sz="0" w:space="0" w:color="auto"/>
              </w:divBdr>
            </w:div>
            <w:div w:id="697118506">
              <w:marLeft w:val="480"/>
              <w:marRight w:val="0"/>
              <w:marTop w:val="0"/>
              <w:marBottom w:val="0"/>
              <w:divBdr>
                <w:top w:val="none" w:sz="0" w:space="0" w:color="auto"/>
                <w:left w:val="none" w:sz="0" w:space="0" w:color="auto"/>
                <w:bottom w:val="none" w:sz="0" w:space="0" w:color="auto"/>
                <w:right w:val="none" w:sz="0" w:space="0" w:color="auto"/>
              </w:divBdr>
            </w:div>
            <w:div w:id="697194088">
              <w:marLeft w:val="480"/>
              <w:marRight w:val="0"/>
              <w:marTop w:val="0"/>
              <w:marBottom w:val="0"/>
              <w:divBdr>
                <w:top w:val="none" w:sz="0" w:space="0" w:color="auto"/>
                <w:left w:val="none" w:sz="0" w:space="0" w:color="auto"/>
                <w:bottom w:val="none" w:sz="0" w:space="0" w:color="auto"/>
                <w:right w:val="none" w:sz="0" w:space="0" w:color="auto"/>
              </w:divBdr>
            </w:div>
            <w:div w:id="697245653">
              <w:marLeft w:val="480"/>
              <w:marRight w:val="0"/>
              <w:marTop w:val="0"/>
              <w:marBottom w:val="0"/>
              <w:divBdr>
                <w:top w:val="none" w:sz="0" w:space="0" w:color="auto"/>
                <w:left w:val="none" w:sz="0" w:space="0" w:color="auto"/>
                <w:bottom w:val="none" w:sz="0" w:space="0" w:color="auto"/>
                <w:right w:val="none" w:sz="0" w:space="0" w:color="auto"/>
              </w:divBdr>
            </w:div>
            <w:div w:id="697312123">
              <w:marLeft w:val="480"/>
              <w:marRight w:val="0"/>
              <w:marTop w:val="0"/>
              <w:marBottom w:val="0"/>
              <w:divBdr>
                <w:top w:val="none" w:sz="0" w:space="0" w:color="auto"/>
                <w:left w:val="none" w:sz="0" w:space="0" w:color="auto"/>
                <w:bottom w:val="none" w:sz="0" w:space="0" w:color="auto"/>
                <w:right w:val="none" w:sz="0" w:space="0" w:color="auto"/>
              </w:divBdr>
            </w:div>
            <w:div w:id="697508396">
              <w:marLeft w:val="480"/>
              <w:marRight w:val="0"/>
              <w:marTop w:val="0"/>
              <w:marBottom w:val="0"/>
              <w:divBdr>
                <w:top w:val="none" w:sz="0" w:space="0" w:color="auto"/>
                <w:left w:val="none" w:sz="0" w:space="0" w:color="auto"/>
                <w:bottom w:val="none" w:sz="0" w:space="0" w:color="auto"/>
                <w:right w:val="none" w:sz="0" w:space="0" w:color="auto"/>
              </w:divBdr>
            </w:div>
            <w:div w:id="697658395">
              <w:marLeft w:val="480"/>
              <w:marRight w:val="0"/>
              <w:marTop w:val="0"/>
              <w:marBottom w:val="0"/>
              <w:divBdr>
                <w:top w:val="none" w:sz="0" w:space="0" w:color="auto"/>
                <w:left w:val="none" w:sz="0" w:space="0" w:color="auto"/>
                <w:bottom w:val="none" w:sz="0" w:space="0" w:color="auto"/>
                <w:right w:val="none" w:sz="0" w:space="0" w:color="auto"/>
              </w:divBdr>
            </w:div>
            <w:div w:id="697775953">
              <w:marLeft w:val="480"/>
              <w:marRight w:val="0"/>
              <w:marTop w:val="0"/>
              <w:marBottom w:val="0"/>
              <w:divBdr>
                <w:top w:val="none" w:sz="0" w:space="0" w:color="auto"/>
                <w:left w:val="none" w:sz="0" w:space="0" w:color="auto"/>
                <w:bottom w:val="none" w:sz="0" w:space="0" w:color="auto"/>
                <w:right w:val="none" w:sz="0" w:space="0" w:color="auto"/>
              </w:divBdr>
            </w:div>
            <w:div w:id="697776237">
              <w:marLeft w:val="480"/>
              <w:marRight w:val="0"/>
              <w:marTop w:val="0"/>
              <w:marBottom w:val="0"/>
              <w:divBdr>
                <w:top w:val="none" w:sz="0" w:space="0" w:color="auto"/>
                <w:left w:val="none" w:sz="0" w:space="0" w:color="auto"/>
                <w:bottom w:val="none" w:sz="0" w:space="0" w:color="auto"/>
                <w:right w:val="none" w:sz="0" w:space="0" w:color="auto"/>
              </w:divBdr>
            </w:div>
            <w:div w:id="697970389">
              <w:marLeft w:val="480"/>
              <w:marRight w:val="0"/>
              <w:marTop w:val="0"/>
              <w:marBottom w:val="0"/>
              <w:divBdr>
                <w:top w:val="none" w:sz="0" w:space="0" w:color="auto"/>
                <w:left w:val="none" w:sz="0" w:space="0" w:color="auto"/>
                <w:bottom w:val="none" w:sz="0" w:space="0" w:color="auto"/>
                <w:right w:val="none" w:sz="0" w:space="0" w:color="auto"/>
              </w:divBdr>
            </w:div>
            <w:div w:id="698047375">
              <w:marLeft w:val="480"/>
              <w:marRight w:val="0"/>
              <w:marTop w:val="0"/>
              <w:marBottom w:val="0"/>
              <w:divBdr>
                <w:top w:val="none" w:sz="0" w:space="0" w:color="auto"/>
                <w:left w:val="none" w:sz="0" w:space="0" w:color="auto"/>
                <w:bottom w:val="none" w:sz="0" w:space="0" w:color="auto"/>
                <w:right w:val="none" w:sz="0" w:space="0" w:color="auto"/>
              </w:divBdr>
            </w:div>
            <w:div w:id="698048479">
              <w:marLeft w:val="480"/>
              <w:marRight w:val="0"/>
              <w:marTop w:val="0"/>
              <w:marBottom w:val="0"/>
              <w:divBdr>
                <w:top w:val="none" w:sz="0" w:space="0" w:color="auto"/>
                <w:left w:val="none" w:sz="0" w:space="0" w:color="auto"/>
                <w:bottom w:val="none" w:sz="0" w:space="0" w:color="auto"/>
                <w:right w:val="none" w:sz="0" w:space="0" w:color="auto"/>
              </w:divBdr>
            </w:div>
            <w:div w:id="698235781">
              <w:marLeft w:val="480"/>
              <w:marRight w:val="0"/>
              <w:marTop w:val="0"/>
              <w:marBottom w:val="0"/>
              <w:divBdr>
                <w:top w:val="none" w:sz="0" w:space="0" w:color="auto"/>
                <w:left w:val="none" w:sz="0" w:space="0" w:color="auto"/>
                <w:bottom w:val="none" w:sz="0" w:space="0" w:color="auto"/>
                <w:right w:val="none" w:sz="0" w:space="0" w:color="auto"/>
              </w:divBdr>
            </w:div>
            <w:div w:id="698244993">
              <w:marLeft w:val="480"/>
              <w:marRight w:val="0"/>
              <w:marTop w:val="0"/>
              <w:marBottom w:val="0"/>
              <w:divBdr>
                <w:top w:val="none" w:sz="0" w:space="0" w:color="auto"/>
                <w:left w:val="none" w:sz="0" w:space="0" w:color="auto"/>
                <w:bottom w:val="none" w:sz="0" w:space="0" w:color="auto"/>
                <w:right w:val="none" w:sz="0" w:space="0" w:color="auto"/>
              </w:divBdr>
            </w:div>
            <w:div w:id="698355920">
              <w:marLeft w:val="480"/>
              <w:marRight w:val="0"/>
              <w:marTop w:val="0"/>
              <w:marBottom w:val="0"/>
              <w:divBdr>
                <w:top w:val="none" w:sz="0" w:space="0" w:color="auto"/>
                <w:left w:val="none" w:sz="0" w:space="0" w:color="auto"/>
                <w:bottom w:val="none" w:sz="0" w:space="0" w:color="auto"/>
                <w:right w:val="none" w:sz="0" w:space="0" w:color="auto"/>
              </w:divBdr>
            </w:div>
            <w:div w:id="698361870">
              <w:marLeft w:val="480"/>
              <w:marRight w:val="0"/>
              <w:marTop w:val="0"/>
              <w:marBottom w:val="0"/>
              <w:divBdr>
                <w:top w:val="none" w:sz="0" w:space="0" w:color="auto"/>
                <w:left w:val="none" w:sz="0" w:space="0" w:color="auto"/>
                <w:bottom w:val="none" w:sz="0" w:space="0" w:color="auto"/>
                <w:right w:val="none" w:sz="0" w:space="0" w:color="auto"/>
              </w:divBdr>
            </w:div>
            <w:div w:id="698625306">
              <w:marLeft w:val="480"/>
              <w:marRight w:val="0"/>
              <w:marTop w:val="0"/>
              <w:marBottom w:val="0"/>
              <w:divBdr>
                <w:top w:val="none" w:sz="0" w:space="0" w:color="auto"/>
                <w:left w:val="none" w:sz="0" w:space="0" w:color="auto"/>
                <w:bottom w:val="none" w:sz="0" w:space="0" w:color="auto"/>
                <w:right w:val="none" w:sz="0" w:space="0" w:color="auto"/>
              </w:divBdr>
            </w:div>
            <w:div w:id="698775763">
              <w:marLeft w:val="480"/>
              <w:marRight w:val="0"/>
              <w:marTop w:val="0"/>
              <w:marBottom w:val="0"/>
              <w:divBdr>
                <w:top w:val="none" w:sz="0" w:space="0" w:color="auto"/>
                <w:left w:val="none" w:sz="0" w:space="0" w:color="auto"/>
                <w:bottom w:val="none" w:sz="0" w:space="0" w:color="auto"/>
                <w:right w:val="none" w:sz="0" w:space="0" w:color="auto"/>
              </w:divBdr>
            </w:div>
            <w:div w:id="698894381">
              <w:marLeft w:val="480"/>
              <w:marRight w:val="0"/>
              <w:marTop w:val="0"/>
              <w:marBottom w:val="0"/>
              <w:divBdr>
                <w:top w:val="none" w:sz="0" w:space="0" w:color="auto"/>
                <w:left w:val="none" w:sz="0" w:space="0" w:color="auto"/>
                <w:bottom w:val="none" w:sz="0" w:space="0" w:color="auto"/>
                <w:right w:val="none" w:sz="0" w:space="0" w:color="auto"/>
              </w:divBdr>
            </w:div>
            <w:div w:id="698942130">
              <w:marLeft w:val="480"/>
              <w:marRight w:val="0"/>
              <w:marTop w:val="0"/>
              <w:marBottom w:val="0"/>
              <w:divBdr>
                <w:top w:val="none" w:sz="0" w:space="0" w:color="auto"/>
                <w:left w:val="none" w:sz="0" w:space="0" w:color="auto"/>
                <w:bottom w:val="none" w:sz="0" w:space="0" w:color="auto"/>
                <w:right w:val="none" w:sz="0" w:space="0" w:color="auto"/>
              </w:divBdr>
            </w:div>
            <w:div w:id="698970475">
              <w:marLeft w:val="480"/>
              <w:marRight w:val="0"/>
              <w:marTop w:val="0"/>
              <w:marBottom w:val="0"/>
              <w:divBdr>
                <w:top w:val="none" w:sz="0" w:space="0" w:color="auto"/>
                <w:left w:val="none" w:sz="0" w:space="0" w:color="auto"/>
                <w:bottom w:val="none" w:sz="0" w:space="0" w:color="auto"/>
                <w:right w:val="none" w:sz="0" w:space="0" w:color="auto"/>
              </w:divBdr>
            </w:div>
            <w:div w:id="699010550">
              <w:marLeft w:val="480"/>
              <w:marRight w:val="0"/>
              <w:marTop w:val="0"/>
              <w:marBottom w:val="0"/>
              <w:divBdr>
                <w:top w:val="none" w:sz="0" w:space="0" w:color="auto"/>
                <w:left w:val="none" w:sz="0" w:space="0" w:color="auto"/>
                <w:bottom w:val="none" w:sz="0" w:space="0" w:color="auto"/>
                <w:right w:val="none" w:sz="0" w:space="0" w:color="auto"/>
              </w:divBdr>
            </w:div>
            <w:div w:id="699017796">
              <w:marLeft w:val="480"/>
              <w:marRight w:val="0"/>
              <w:marTop w:val="0"/>
              <w:marBottom w:val="0"/>
              <w:divBdr>
                <w:top w:val="none" w:sz="0" w:space="0" w:color="auto"/>
                <w:left w:val="none" w:sz="0" w:space="0" w:color="auto"/>
                <w:bottom w:val="none" w:sz="0" w:space="0" w:color="auto"/>
                <w:right w:val="none" w:sz="0" w:space="0" w:color="auto"/>
              </w:divBdr>
            </w:div>
            <w:div w:id="699017925">
              <w:marLeft w:val="480"/>
              <w:marRight w:val="0"/>
              <w:marTop w:val="0"/>
              <w:marBottom w:val="0"/>
              <w:divBdr>
                <w:top w:val="none" w:sz="0" w:space="0" w:color="auto"/>
                <w:left w:val="none" w:sz="0" w:space="0" w:color="auto"/>
                <w:bottom w:val="none" w:sz="0" w:space="0" w:color="auto"/>
                <w:right w:val="none" w:sz="0" w:space="0" w:color="auto"/>
              </w:divBdr>
            </w:div>
            <w:div w:id="699162480">
              <w:marLeft w:val="480"/>
              <w:marRight w:val="0"/>
              <w:marTop w:val="0"/>
              <w:marBottom w:val="0"/>
              <w:divBdr>
                <w:top w:val="none" w:sz="0" w:space="0" w:color="auto"/>
                <w:left w:val="none" w:sz="0" w:space="0" w:color="auto"/>
                <w:bottom w:val="none" w:sz="0" w:space="0" w:color="auto"/>
                <w:right w:val="none" w:sz="0" w:space="0" w:color="auto"/>
              </w:divBdr>
            </w:div>
            <w:div w:id="699167349">
              <w:marLeft w:val="480"/>
              <w:marRight w:val="0"/>
              <w:marTop w:val="0"/>
              <w:marBottom w:val="0"/>
              <w:divBdr>
                <w:top w:val="none" w:sz="0" w:space="0" w:color="auto"/>
                <w:left w:val="none" w:sz="0" w:space="0" w:color="auto"/>
                <w:bottom w:val="none" w:sz="0" w:space="0" w:color="auto"/>
                <w:right w:val="none" w:sz="0" w:space="0" w:color="auto"/>
              </w:divBdr>
            </w:div>
            <w:div w:id="699352964">
              <w:marLeft w:val="480"/>
              <w:marRight w:val="0"/>
              <w:marTop w:val="0"/>
              <w:marBottom w:val="0"/>
              <w:divBdr>
                <w:top w:val="none" w:sz="0" w:space="0" w:color="auto"/>
                <w:left w:val="none" w:sz="0" w:space="0" w:color="auto"/>
                <w:bottom w:val="none" w:sz="0" w:space="0" w:color="auto"/>
                <w:right w:val="none" w:sz="0" w:space="0" w:color="auto"/>
              </w:divBdr>
            </w:div>
            <w:div w:id="699432438">
              <w:marLeft w:val="480"/>
              <w:marRight w:val="0"/>
              <w:marTop w:val="0"/>
              <w:marBottom w:val="0"/>
              <w:divBdr>
                <w:top w:val="none" w:sz="0" w:space="0" w:color="auto"/>
                <w:left w:val="none" w:sz="0" w:space="0" w:color="auto"/>
                <w:bottom w:val="none" w:sz="0" w:space="0" w:color="auto"/>
                <w:right w:val="none" w:sz="0" w:space="0" w:color="auto"/>
              </w:divBdr>
            </w:div>
            <w:div w:id="699478473">
              <w:marLeft w:val="480"/>
              <w:marRight w:val="0"/>
              <w:marTop w:val="0"/>
              <w:marBottom w:val="0"/>
              <w:divBdr>
                <w:top w:val="none" w:sz="0" w:space="0" w:color="auto"/>
                <w:left w:val="none" w:sz="0" w:space="0" w:color="auto"/>
                <w:bottom w:val="none" w:sz="0" w:space="0" w:color="auto"/>
                <w:right w:val="none" w:sz="0" w:space="0" w:color="auto"/>
              </w:divBdr>
            </w:div>
            <w:div w:id="699629194">
              <w:marLeft w:val="480"/>
              <w:marRight w:val="0"/>
              <w:marTop w:val="0"/>
              <w:marBottom w:val="0"/>
              <w:divBdr>
                <w:top w:val="none" w:sz="0" w:space="0" w:color="auto"/>
                <w:left w:val="none" w:sz="0" w:space="0" w:color="auto"/>
                <w:bottom w:val="none" w:sz="0" w:space="0" w:color="auto"/>
                <w:right w:val="none" w:sz="0" w:space="0" w:color="auto"/>
              </w:divBdr>
            </w:div>
            <w:div w:id="699739638">
              <w:marLeft w:val="480"/>
              <w:marRight w:val="0"/>
              <w:marTop w:val="0"/>
              <w:marBottom w:val="0"/>
              <w:divBdr>
                <w:top w:val="none" w:sz="0" w:space="0" w:color="auto"/>
                <w:left w:val="none" w:sz="0" w:space="0" w:color="auto"/>
                <w:bottom w:val="none" w:sz="0" w:space="0" w:color="auto"/>
                <w:right w:val="none" w:sz="0" w:space="0" w:color="auto"/>
              </w:divBdr>
            </w:div>
            <w:div w:id="699816371">
              <w:marLeft w:val="480"/>
              <w:marRight w:val="0"/>
              <w:marTop w:val="0"/>
              <w:marBottom w:val="0"/>
              <w:divBdr>
                <w:top w:val="none" w:sz="0" w:space="0" w:color="auto"/>
                <w:left w:val="none" w:sz="0" w:space="0" w:color="auto"/>
                <w:bottom w:val="none" w:sz="0" w:space="0" w:color="auto"/>
                <w:right w:val="none" w:sz="0" w:space="0" w:color="auto"/>
              </w:divBdr>
            </w:div>
            <w:div w:id="699863035">
              <w:marLeft w:val="480"/>
              <w:marRight w:val="0"/>
              <w:marTop w:val="0"/>
              <w:marBottom w:val="0"/>
              <w:divBdr>
                <w:top w:val="none" w:sz="0" w:space="0" w:color="auto"/>
                <w:left w:val="none" w:sz="0" w:space="0" w:color="auto"/>
                <w:bottom w:val="none" w:sz="0" w:space="0" w:color="auto"/>
                <w:right w:val="none" w:sz="0" w:space="0" w:color="auto"/>
              </w:divBdr>
            </w:div>
            <w:div w:id="700202222">
              <w:marLeft w:val="480"/>
              <w:marRight w:val="0"/>
              <w:marTop w:val="0"/>
              <w:marBottom w:val="0"/>
              <w:divBdr>
                <w:top w:val="none" w:sz="0" w:space="0" w:color="auto"/>
                <w:left w:val="none" w:sz="0" w:space="0" w:color="auto"/>
                <w:bottom w:val="none" w:sz="0" w:space="0" w:color="auto"/>
                <w:right w:val="none" w:sz="0" w:space="0" w:color="auto"/>
              </w:divBdr>
            </w:div>
            <w:div w:id="700209692">
              <w:marLeft w:val="480"/>
              <w:marRight w:val="0"/>
              <w:marTop w:val="0"/>
              <w:marBottom w:val="0"/>
              <w:divBdr>
                <w:top w:val="none" w:sz="0" w:space="0" w:color="auto"/>
                <w:left w:val="none" w:sz="0" w:space="0" w:color="auto"/>
                <w:bottom w:val="none" w:sz="0" w:space="0" w:color="auto"/>
                <w:right w:val="none" w:sz="0" w:space="0" w:color="auto"/>
              </w:divBdr>
            </w:div>
            <w:div w:id="700253197">
              <w:marLeft w:val="480"/>
              <w:marRight w:val="0"/>
              <w:marTop w:val="0"/>
              <w:marBottom w:val="0"/>
              <w:divBdr>
                <w:top w:val="none" w:sz="0" w:space="0" w:color="auto"/>
                <w:left w:val="none" w:sz="0" w:space="0" w:color="auto"/>
                <w:bottom w:val="none" w:sz="0" w:space="0" w:color="auto"/>
                <w:right w:val="none" w:sz="0" w:space="0" w:color="auto"/>
              </w:divBdr>
            </w:div>
            <w:div w:id="700400324">
              <w:marLeft w:val="480"/>
              <w:marRight w:val="0"/>
              <w:marTop w:val="0"/>
              <w:marBottom w:val="0"/>
              <w:divBdr>
                <w:top w:val="none" w:sz="0" w:space="0" w:color="auto"/>
                <w:left w:val="none" w:sz="0" w:space="0" w:color="auto"/>
                <w:bottom w:val="none" w:sz="0" w:space="0" w:color="auto"/>
                <w:right w:val="none" w:sz="0" w:space="0" w:color="auto"/>
              </w:divBdr>
            </w:div>
            <w:div w:id="700470566">
              <w:marLeft w:val="480"/>
              <w:marRight w:val="0"/>
              <w:marTop w:val="0"/>
              <w:marBottom w:val="0"/>
              <w:divBdr>
                <w:top w:val="none" w:sz="0" w:space="0" w:color="auto"/>
                <w:left w:val="none" w:sz="0" w:space="0" w:color="auto"/>
                <w:bottom w:val="none" w:sz="0" w:space="0" w:color="auto"/>
                <w:right w:val="none" w:sz="0" w:space="0" w:color="auto"/>
              </w:divBdr>
            </w:div>
            <w:div w:id="700518014">
              <w:marLeft w:val="480"/>
              <w:marRight w:val="0"/>
              <w:marTop w:val="0"/>
              <w:marBottom w:val="0"/>
              <w:divBdr>
                <w:top w:val="none" w:sz="0" w:space="0" w:color="auto"/>
                <w:left w:val="none" w:sz="0" w:space="0" w:color="auto"/>
                <w:bottom w:val="none" w:sz="0" w:space="0" w:color="auto"/>
                <w:right w:val="none" w:sz="0" w:space="0" w:color="auto"/>
              </w:divBdr>
            </w:div>
            <w:div w:id="700593200">
              <w:marLeft w:val="480"/>
              <w:marRight w:val="0"/>
              <w:marTop w:val="0"/>
              <w:marBottom w:val="0"/>
              <w:divBdr>
                <w:top w:val="none" w:sz="0" w:space="0" w:color="auto"/>
                <w:left w:val="none" w:sz="0" w:space="0" w:color="auto"/>
                <w:bottom w:val="none" w:sz="0" w:space="0" w:color="auto"/>
                <w:right w:val="none" w:sz="0" w:space="0" w:color="auto"/>
              </w:divBdr>
            </w:div>
            <w:div w:id="700739004">
              <w:marLeft w:val="480"/>
              <w:marRight w:val="0"/>
              <w:marTop w:val="0"/>
              <w:marBottom w:val="0"/>
              <w:divBdr>
                <w:top w:val="none" w:sz="0" w:space="0" w:color="auto"/>
                <w:left w:val="none" w:sz="0" w:space="0" w:color="auto"/>
                <w:bottom w:val="none" w:sz="0" w:space="0" w:color="auto"/>
                <w:right w:val="none" w:sz="0" w:space="0" w:color="auto"/>
              </w:divBdr>
            </w:div>
            <w:div w:id="700740870">
              <w:marLeft w:val="480"/>
              <w:marRight w:val="0"/>
              <w:marTop w:val="0"/>
              <w:marBottom w:val="0"/>
              <w:divBdr>
                <w:top w:val="none" w:sz="0" w:space="0" w:color="auto"/>
                <w:left w:val="none" w:sz="0" w:space="0" w:color="auto"/>
                <w:bottom w:val="none" w:sz="0" w:space="0" w:color="auto"/>
                <w:right w:val="none" w:sz="0" w:space="0" w:color="auto"/>
              </w:divBdr>
            </w:div>
            <w:div w:id="700857710">
              <w:marLeft w:val="480"/>
              <w:marRight w:val="0"/>
              <w:marTop w:val="0"/>
              <w:marBottom w:val="0"/>
              <w:divBdr>
                <w:top w:val="none" w:sz="0" w:space="0" w:color="auto"/>
                <w:left w:val="none" w:sz="0" w:space="0" w:color="auto"/>
                <w:bottom w:val="none" w:sz="0" w:space="0" w:color="auto"/>
                <w:right w:val="none" w:sz="0" w:space="0" w:color="auto"/>
              </w:divBdr>
            </w:div>
            <w:div w:id="700861261">
              <w:marLeft w:val="480"/>
              <w:marRight w:val="0"/>
              <w:marTop w:val="0"/>
              <w:marBottom w:val="0"/>
              <w:divBdr>
                <w:top w:val="none" w:sz="0" w:space="0" w:color="auto"/>
                <w:left w:val="none" w:sz="0" w:space="0" w:color="auto"/>
                <w:bottom w:val="none" w:sz="0" w:space="0" w:color="auto"/>
                <w:right w:val="none" w:sz="0" w:space="0" w:color="auto"/>
              </w:divBdr>
            </w:div>
            <w:div w:id="700863301">
              <w:marLeft w:val="480"/>
              <w:marRight w:val="0"/>
              <w:marTop w:val="0"/>
              <w:marBottom w:val="0"/>
              <w:divBdr>
                <w:top w:val="none" w:sz="0" w:space="0" w:color="auto"/>
                <w:left w:val="none" w:sz="0" w:space="0" w:color="auto"/>
                <w:bottom w:val="none" w:sz="0" w:space="0" w:color="auto"/>
                <w:right w:val="none" w:sz="0" w:space="0" w:color="auto"/>
              </w:divBdr>
            </w:div>
            <w:div w:id="701131504">
              <w:marLeft w:val="480"/>
              <w:marRight w:val="0"/>
              <w:marTop w:val="0"/>
              <w:marBottom w:val="0"/>
              <w:divBdr>
                <w:top w:val="none" w:sz="0" w:space="0" w:color="auto"/>
                <w:left w:val="none" w:sz="0" w:space="0" w:color="auto"/>
                <w:bottom w:val="none" w:sz="0" w:space="0" w:color="auto"/>
                <w:right w:val="none" w:sz="0" w:space="0" w:color="auto"/>
              </w:divBdr>
            </w:div>
            <w:div w:id="701133467">
              <w:marLeft w:val="480"/>
              <w:marRight w:val="0"/>
              <w:marTop w:val="0"/>
              <w:marBottom w:val="0"/>
              <w:divBdr>
                <w:top w:val="none" w:sz="0" w:space="0" w:color="auto"/>
                <w:left w:val="none" w:sz="0" w:space="0" w:color="auto"/>
                <w:bottom w:val="none" w:sz="0" w:space="0" w:color="auto"/>
                <w:right w:val="none" w:sz="0" w:space="0" w:color="auto"/>
              </w:divBdr>
            </w:div>
            <w:div w:id="701170639">
              <w:marLeft w:val="480"/>
              <w:marRight w:val="0"/>
              <w:marTop w:val="0"/>
              <w:marBottom w:val="0"/>
              <w:divBdr>
                <w:top w:val="none" w:sz="0" w:space="0" w:color="auto"/>
                <w:left w:val="none" w:sz="0" w:space="0" w:color="auto"/>
                <w:bottom w:val="none" w:sz="0" w:space="0" w:color="auto"/>
                <w:right w:val="none" w:sz="0" w:space="0" w:color="auto"/>
              </w:divBdr>
            </w:div>
            <w:div w:id="701200528">
              <w:marLeft w:val="480"/>
              <w:marRight w:val="0"/>
              <w:marTop w:val="0"/>
              <w:marBottom w:val="0"/>
              <w:divBdr>
                <w:top w:val="none" w:sz="0" w:space="0" w:color="auto"/>
                <w:left w:val="none" w:sz="0" w:space="0" w:color="auto"/>
                <w:bottom w:val="none" w:sz="0" w:space="0" w:color="auto"/>
                <w:right w:val="none" w:sz="0" w:space="0" w:color="auto"/>
              </w:divBdr>
            </w:div>
            <w:div w:id="701252323">
              <w:marLeft w:val="480"/>
              <w:marRight w:val="0"/>
              <w:marTop w:val="0"/>
              <w:marBottom w:val="0"/>
              <w:divBdr>
                <w:top w:val="none" w:sz="0" w:space="0" w:color="auto"/>
                <w:left w:val="none" w:sz="0" w:space="0" w:color="auto"/>
                <w:bottom w:val="none" w:sz="0" w:space="0" w:color="auto"/>
                <w:right w:val="none" w:sz="0" w:space="0" w:color="auto"/>
              </w:divBdr>
            </w:div>
            <w:div w:id="701322922">
              <w:marLeft w:val="480"/>
              <w:marRight w:val="0"/>
              <w:marTop w:val="0"/>
              <w:marBottom w:val="0"/>
              <w:divBdr>
                <w:top w:val="none" w:sz="0" w:space="0" w:color="auto"/>
                <w:left w:val="none" w:sz="0" w:space="0" w:color="auto"/>
                <w:bottom w:val="none" w:sz="0" w:space="0" w:color="auto"/>
                <w:right w:val="none" w:sz="0" w:space="0" w:color="auto"/>
              </w:divBdr>
            </w:div>
            <w:div w:id="701436397">
              <w:marLeft w:val="480"/>
              <w:marRight w:val="0"/>
              <w:marTop w:val="0"/>
              <w:marBottom w:val="0"/>
              <w:divBdr>
                <w:top w:val="none" w:sz="0" w:space="0" w:color="auto"/>
                <w:left w:val="none" w:sz="0" w:space="0" w:color="auto"/>
                <w:bottom w:val="none" w:sz="0" w:space="0" w:color="auto"/>
                <w:right w:val="none" w:sz="0" w:space="0" w:color="auto"/>
              </w:divBdr>
            </w:div>
            <w:div w:id="701513929">
              <w:marLeft w:val="480"/>
              <w:marRight w:val="0"/>
              <w:marTop w:val="0"/>
              <w:marBottom w:val="0"/>
              <w:divBdr>
                <w:top w:val="none" w:sz="0" w:space="0" w:color="auto"/>
                <w:left w:val="none" w:sz="0" w:space="0" w:color="auto"/>
                <w:bottom w:val="none" w:sz="0" w:space="0" w:color="auto"/>
                <w:right w:val="none" w:sz="0" w:space="0" w:color="auto"/>
              </w:divBdr>
            </w:div>
            <w:div w:id="701594845">
              <w:marLeft w:val="480"/>
              <w:marRight w:val="0"/>
              <w:marTop w:val="0"/>
              <w:marBottom w:val="0"/>
              <w:divBdr>
                <w:top w:val="none" w:sz="0" w:space="0" w:color="auto"/>
                <w:left w:val="none" w:sz="0" w:space="0" w:color="auto"/>
                <w:bottom w:val="none" w:sz="0" w:space="0" w:color="auto"/>
                <w:right w:val="none" w:sz="0" w:space="0" w:color="auto"/>
              </w:divBdr>
            </w:div>
            <w:div w:id="701631476">
              <w:marLeft w:val="480"/>
              <w:marRight w:val="0"/>
              <w:marTop w:val="0"/>
              <w:marBottom w:val="0"/>
              <w:divBdr>
                <w:top w:val="none" w:sz="0" w:space="0" w:color="auto"/>
                <w:left w:val="none" w:sz="0" w:space="0" w:color="auto"/>
                <w:bottom w:val="none" w:sz="0" w:space="0" w:color="auto"/>
                <w:right w:val="none" w:sz="0" w:space="0" w:color="auto"/>
              </w:divBdr>
            </w:div>
            <w:div w:id="701634601">
              <w:marLeft w:val="480"/>
              <w:marRight w:val="0"/>
              <w:marTop w:val="0"/>
              <w:marBottom w:val="0"/>
              <w:divBdr>
                <w:top w:val="none" w:sz="0" w:space="0" w:color="auto"/>
                <w:left w:val="none" w:sz="0" w:space="0" w:color="auto"/>
                <w:bottom w:val="none" w:sz="0" w:space="0" w:color="auto"/>
                <w:right w:val="none" w:sz="0" w:space="0" w:color="auto"/>
              </w:divBdr>
            </w:div>
            <w:div w:id="701784989">
              <w:marLeft w:val="480"/>
              <w:marRight w:val="0"/>
              <w:marTop w:val="0"/>
              <w:marBottom w:val="0"/>
              <w:divBdr>
                <w:top w:val="none" w:sz="0" w:space="0" w:color="auto"/>
                <w:left w:val="none" w:sz="0" w:space="0" w:color="auto"/>
                <w:bottom w:val="none" w:sz="0" w:space="0" w:color="auto"/>
                <w:right w:val="none" w:sz="0" w:space="0" w:color="auto"/>
              </w:divBdr>
            </w:div>
            <w:div w:id="701902758">
              <w:marLeft w:val="480"/>
              <w:marRight w:val="0"/>
              <w:marTop w:val="0"/>
              <w:marBottom w:val="0"/>
              <w:divBdr>
                <w:top w:val="none" w:sz="0" w:space="0" w:color="auto"/>
                <w:left w:val="none" w:sz="0" w:space="0" w:color="auto"/>
                <w:bottom w:val="none" w:sz="0" w:space="0" w:color="auto"/>
                <w:right w:val="none" w:sz="0" w:space="0" w:color="auto"/>
              </w:divBdr>
            </w:div>
            <w:div w:id="701905520">
              <w:marLeft w:val="480"/>
              <w:marRight w:val="0"/>
              <w:marTop w:val="0"/>
              <w:marBottom w:val="0"/>
              <w:divBdr>
                <w:top w:val="none" w:sz="0" w:space="0" w:color="auto"/>
                <w:left w:val="none" w:sz="0" w:space="0" w:color="auto"/>
                <w:bottom w:val="none" w:sz="0" w:space="0" w:color="auto"/>
                <w:right w:val="none" w:sz="0" w:space="0" w:color="auto"/>
              </w:divBdr>
            </w:div>
            <w:div w:id="701906375">
              <w:marLeft w:val="480"/>
              <w:marRight w:val="0"/>
              <w:marTop w:val="0"/>
              <w:marBottom w:val="0"/>
              <w:divBdr>
                <w:top w:val="none" w:sz="0" w:space="0" w:color="auto"/>
                <w:left w:val="none" w:sz="0" w:space="0" w:color="auto"/>
                <w:bottom w:val="none" w:sz="0" w:space="0" w:color="auto"/>
                <w:right w:val="none" w:sz="0" w:space="0" w:color="auto"/>
              </w:divBdr>
            </w:div>
            <w:div w:id="701973865">
              <w:marLeft w:val="480"/>
              <w:marRight w:val="0"/>
              <w:marTop w:val="0"/>
              <w:marBottom w:val="0"/>
              <w:divBdr>
                <w:top w:val="none" w:sz="0" w:space="0" w:color="auto"/>
                <w:left w:val="none" w:sz="0" w:space="0" w:color="auto"/>
                <w:bottom w:val="none" w:sz="0" w:space="0" w:color="auto"/>
                <w:right w:val="none" w:sz="0" w:space="0" w:color="auto"/>
              </w:divBdr>
            </w:div>
            <w:div w:id="702242376">
              <w:marLeft w:val="480"/>
              <w:marRight w:val="0"/>
              <w:marTop w:val="0"/>
              <w:marBottom w:val="0"/>
              <w:divBdr>
                <w:top w:val="none" w:sz="0" w:space="0" w:color="auto"/>
                <w:left w:val="none" w:sz="0" w:space="0" w:color="auto"/>
                <w:bottom w:val="none" w:sz="0" w:space="0" w:color="auto"/>
                <w:right w:val="none" w:sz="0" w:space="0" w:color="auto"/>
              </w:divBdr>
            </w:div>
            <w:div w:id="702248159">
              <w:marLeft w:val="480"/>
              <w:marRight w:val="0"/>
              <w:marTop w:val="0"/>
              <w:marBottom w:val="0"/>
              <w:divBdr>
                <w:top w:val="none" w:sz="0" w:space="0" w:color="auto"/>
                <w:left w:val="none" w:sz="0" w:space="0" w:color="auto"/>
                <w:bottom w:val="none" w:sz="0" w:space="0" w:color="auto"/>
                <w:right w:val="none" w:sz="0" w:space="0" w:color="auto"/>
              </w:divBdr>
            </w:div>
            <w:div w:id="702248317">
              <w:marLeft w:val="480"/>
              <w:marRight w:val="0"/>
              <w:marTop w:val="0"/>
              <w:marBottom w:val="0"/>
              <w:divBdr>
                <w:top w:val="none" w:sz="0" w:space="0" w:color="auto"/>
                <w:left w:val="none" w:sz="0" w:space="0" w:color="auto"/>
                <w:bottom w:val="none" w:sz="0" w:space="0" w:color="auto"/>
                <w:right w:val="none" w:sz="0" w:space="0" w:color="auto"/>
              </w:divBdr>
            </w:div>
            <w:div w:id="702248835">
              <w:marLeft w:val="480"/>
              <w:marRight w:val="0"/>
              <w:marTop w:val="0"/>
              <w:marBottom w:val="0"/>
              <w:divBdr>
                <w:top w:val="none" w:sz="0" w:space="0" w:color="auto"/>
                <w:left w:val="none" w:sz="0" w:space="0" w:color="auto"/>
                <w:bottom w:val="none" w:sz="0" w:space="0" w:color="auto"/>
                <w:right w:val="none" w:sz="0" w:space="0" w:color="auto"/>
              </w:divBdr>
            </w:div>
            <w:div w:id="702287800">
              <w:marLeft w:val="480"/>
              <w:marRight w:val="0"/>
              <w:marTop w:val="0"/>
              <w:marBottom w:val="0"/>
              <w:divBdr>
                <w:top w:val="none" w:sz="0" w:space="0" w:color="auto"/>
                <w:left w:val="none" w:sz="0" w:space="0" w:color="auto"/>
                <w:bottom w:val="none" w:sz="0" w:space="0" w:color="auto"/>
                <w:right w:val="none" w:sz="0" w:space="0" w:color="auto"/>
              </w:divBdr>
            </w:div>
            <w:div w:id="702289386">
              <w:marLeft w:val="480"/>
              <w:marRight w:val="0"/>
              <w:marTop w:val="0"/>
              <w:marBottom w:val="0"/>
              <w:divBdr>
                <w:top w:val="none" w:sz="0" w:space="0" w:color="auto"/>
                <w:left w:val="none" w:sz="0" w:space="0" w:color="auto"/>
                <w:bottom w:val="none" w:sz="0" w:space="0" w:color="auto"/>
                <w:right w:val="none" w:sz="0" w:space="0" w:color="auto"/>
              </w:divBdr>
            </w:div>
            <w:div w:id="702289664">
              <w:marLeft w:val="480"/>
              <w:marRight w:val="0"/>
              <w:marTop w:val="0"/>
              <w:marBottom w:val="0"/>
              <w:divBdr>
                <w:top w:val="none" w:sz="0" w:space="0" w:color="auto"/>
                <w:left w:val="none" w:sz="0" w:space="0" w:color="auto"/>
                <w:bottom w:val="none" w:sz="0" w:space="0" w:color="auto"/>
                <w:right w:val="none" w:sz="0" w:space="0" w:color="auto"/>
              </w:divBdr>
            </w:div>
            <w:div w:id="702293519">
              <w:marLeft w:val="480"/>
              <w:marRight w:val="0"/>
              <w:marTop w:val="0"/>
              <w:marBottom w:val="0"/>
              <w:divBdr>
                <w:top w:val="none" w:sz="0" w:space="0" w:color="auto"/>
                <w:left w:val="none" w:sz="0" w:space="0" w:color="auto"/>
                <w:bottom w:val="none" w:sz="0" w:space="0" w:color="auto"/>
                <w:right w:val="none" w:sz="0" w:space="0" w:color="auto"/>
              </w:divBdr>
            </w:div>
            <w:div w:id="702441863">
              <w:marLeft w:val="480"/>
              <w:marRight w:val="0"/>
              <w:marTop w:val="0"/>
              <w:marBottom w:val="0"/>
              <w:divBdr>
                <w:top w:val="none" w:sz="0" w:space="0" w:color="auto"/>
                <w:left w:val="none" w:sz="0" w:space="0" w:color="auto"/>
                <w:bottom w:val="none" w:sz="0" w:space="0" w:color="auto"/>
                <w:right w:val="none" w:sz="0" w:space="0" w:color="auto"/>
              </w:divBdr>
            </w:div>
            <w:div w:id="702484624">
              <w:marLeft w:val="480"/>
              <w:marRight w:val="0"/>
              <w:marTop w:val="0"/>
              <w:marBottom w:val="0"/>
              <w:divBdr>
                <w:top w:val="none" w:sz="0" w:space="0" w:color="auto"/>
                <w:left w:val="none" w:sz="0" w:space="0" w:color="auto"/>
                <w:bottom w:val="none" w:sz="0" w:space="0" w:color="auto"/>
                <w:right w:val="none" w:sz="0" w:space="0" w:color="auto"/>
              </w:divBdr>
            </w:div>
            <w:div w:id="702487960">
              <w:marLeft w:val="480"/>
              <w:marRight w:val="0"/>
              <w:marTop w:val="0"/>
              <w:marBottom w:val="0"/>
              <w:divBdr>
                <w:top w:val="none" w:sz="0" w:space="0" w:color="auto"/>
                <w:left w:val="none" w:sz="0" w:space="0" w:color="auto"/>
                <w:bottom w:val="none" w:sz="0" w:space="0" w:color="auto"/>
                <w:right w:val="none" w:sz="0" w:space="0" w:color="auto"/>
              </w:divBdr>
            </w:div>
            <w:div w:id="702557660">
              <w:marLeft w:val="480"/>
              <w:marRight w:val="0"/>
              <w:marTop w:val="0"/>
              <w:marBottom w:val="0"/>
              <w:divBdr>
                <w:top w:val="none" w:sz="0" w:space="0" w:color="auto"/>
                <w:left w:val="none" w:sz="0" w:space="0" w:color="auto"/>
                <w:bottom w:val="none" w:sz="0" w:space="0" w:color="auto"/>
                <w:right w:val="none" w:sz="0" w:space="0" w:color="auto"/>
              </w:divBdr>
            </w:div>
            <w:div w:id="702706895">
              <w:marLeft w:val="480"/>
              <w:marRight w:val="0"/>
              <w:marTop w:val="0"/>
              <w:marBottom w:val="0"/>
              <w:divBdr>
                <w:top w:val="none" w:sz="0" w:space="0" w:color="auto"/>
                <w:left w:val="none" w:sz="0" w:space="0" w:color="auto"/>
                <w:bottom w:val="none" w:sz="0" w:space="0" w:color="auto"/>
                <w:right w:val="none" w:sz="0" w:space="0" w:color="auto"/>
              </w:divBdr>
            </w:div>
            <w:div w:id="702827773">
              <w:marLeft w:val="480"/>
              <w:marRight w:val="0"/>
              <w:marTop w:val="0"/>
              <w:marBottom w:val="0"/>
              <w:divBdr>
                <w:top w:val="none" w:sz="0" w:space="0" w:color="auto"/>
                <w:left w:val="none" w:sz="0" w:space="0" w:color="auto"/>
                <w:bottom w:val="none" w:sz="0" w:space="0" w:color="auto"/>
                <w:right w:val="none" w:sz="0" w:space="0" w:color="auto"/>
              </w:divBdr>
            </w:div>
            <w:div w:id="702830742">
              <w:marLeft w:val="480"/>
              <w:marRight w:val="0"/>
              <w:marTop w:val="0"/>
              <w:marBottom w:val="0"/>
              <w:divBdr>
                <w:top w:val="none" w:sz="0" w:space="0" w:color="auto"/>
                <w:left w:val="none" w:sz="0" w:space="0" w:color="auto"/>
                <w:bottom w:val="none" w:sz="0" w:space="0" w:color="auto"/>
                <w:right w:val="none" w:sz="0" w:space="0" w:color="auto"/>
              </w:divBdr>
            </w:div>
            <w:div w:id="702945118">
              <w:marLeft w:val="480"/>
              <w:marRight w:val="0"/>
              <w:marTop w:val="0"/>
              <w:marBottom w:val="0"/>
              <w:divBdr>
                <w:top w:val="none" w:sz="0" w:space="0" w:color="auto"/>
                <w:left w:val="none" w:sz="0" w:space="0" w:color="auto"/>
                <w:bottom w:val="none" w:sz="0" w:space="0" w:color="auto"/>
                <w:right w:val="none" w:sz="0" w:space="0" w:color="auto"/>
              </w:divBdr>
            </w:div>
            <w:div w:id="702949635">
              <w:marLeft w:val="480"/>
              <w:marRight w:val="0"/>
              <w:marTop w:val="0"/>
              <w:marBottom w:val="0"/>
              <w:divBdr>
                <w:top w:val="none" w:sz="0" w:space="0" w:color="auto"/>
                <w:left w:val="none" w:sz="0" w:space="0" w:color="auto"/>
                <w:bottom w:val="none" w:sz="0" w:space="0" w:color="auto"/>
                <w:right w:val="none" w:sz="0" w:space="0" w:color="auto"/>
              </w:divBdr>
            </w:div>
            <w:div w:id="703215956">
              <w:marLeft w:val="480"/>
              <w:marRight w:val="0"/>
              <w:marTop w:val="0"/>
              <w:marBottom w:val="0"/>
              <w:divBdr>
                <w:top w:val="none" w:sz="0" w:space="0" w:color="auto"/>
                <w:left w:val="none" w:sz="0" w:space="0" w:color="auto"/>
                <w:bottom w:val="none" w:sz="0" w:space="0" w:color="auto"/>
                <w:right w:val="none" w:sz="0" w:space="0" w:color="auto"/>
              </w:divBdr>
            </w:div>
            <w:div w:id="703293209">
              <w:marLeft w:val="480"/>
              <w:marRight w:val="0"/>
              <w:marTop w:val="0"/>
              <w:marBottom w:val="0"/>
              <w:divBdr>
                <w:top w:val="none" w:sz="0" w:space="0" w:color="auto"/>
                <w:left w:val="none" w:sz="0" w:space="0" w:color="auto"/>
                <w:bottom w:val="none" w:sz="0" w:space="0" w:color="auto"/>
                <w:right w:val="none" w:sz="0" w:space="0" w:color="auto"/>
              </w:divBdr>
            </w:div>
            <w:div w:id="703335322">
              <w:marLeft w:val="480"/>
              <w:marRight w:val="0"/>
              <w:marTop w:val="0"/>
              <w:marBottom w:val="0"/>
              <w:divBdr>
                <w:top w:val="none" w:sz="0" w:space="0" w:color="auto"/>
                <w:left w:val="none" w:sz="0" w:space="0" w:color="auto"/>
                <w:bottom w:val="none" w:sz="0" w:space="0" w:color="auto"/>
                <w:right w:val="none" w:sz="0" w:space="0" w:color="auto"/>
              </w:divBdr>
            </w:div>
            <w:div w:id="703361987">
              <w:marLeft w:val="480"/>
              <w:marRight w:val="0"/>
              <w:marTop w:val="0"/>
              <w:marBottom w:val="0"/>
              <w:divBdr>
                <w:top w:val="none" w:sz="0" w:space="0" w:color="auto"/>
                <w:left w:val="none" w:sz="0" w:space="0" w:color="auto"/>
                <w:bottom w:val="none" w:sz="0" w:space="0" w:color="auto"/>
                <w:right w:val="none" w:sz="0" w:space="0" w:color="auto"/>
              </w:divBdr>
            </w:div>
            <w:div w:id="703477667">
              <w:marLeft w:val="480"/>
              <w:marRight w:val="0"/>
              <w:marTop w:val="0"/>
              <w:marBottom w:val="0"/>
              <w:divBdr>
                <w:top w:val="none" w:sz="0" w:space="0" w:color="auto"/>
                <w:left w:val="none" w:sz="0" w:space="0" w:color="auto"/>
                <w:bottom w:val="none" w:sz="0" w:space="0" w:color="auto"/>
                <w:right w:val="none" w:sz="0" w:space="0" w:color="auto"/>
              </w:divBdr>
            </w:div>
            <w:div w:id="703477826">
              <w:marLeft w:val="480"/>
              <w:marRight w:val="0"/>
              <w:marTop w:val="0"/>
              <w:marBottom w:val="0"/>
              <w:divBdr>
                <w:top w:val="none" w:sz="0" w:space="0" w:color="auto"/>
                <w:left w:val="none" w:sz="0" w:space="0" w:color="auto"/>
                <w:bottom w:val="none" w:sz="0" w:space="0" w:color="auto"/>
                <w:right w:val="none" w:sz="0" w:space="0" w:color="auto"/>
              </w:divBdr>
            </w:div>
            <w:div w:id="703600698">
              <w:marLeft w:val="480"/>
              <w:marRight w:val="0"/>
              <w:marTop w:val="0"/>
              <w:marBottom w:val="0"/>
              <w:divBdr>
                <w:top w:val="none" w:sz="0" w:space="0" w:color="auto"/>
                <w:left w:val="none" w:sz="0" w:space="0" w:color="auto"/>
                <w:bottom w:val="none" w:sz="0" w:space="0" w:color="auto"/>
                <w:right w:val="none" w:sz="0" w:space="0" w:color="auto"/>
              </w:divBdr>
            </w:div>
            <w:div w:id="703748274">
              <w:marLeft w:val="480"/>
              <w:marRight w:val="0"/>
              <w:marTop w:val="0"/>
              <w:marBottom w:val="0"/>
              <w:divBdr>
                <w:top w:val="none" w:sz="0" w:space="0" w:color="auto"/>
                <w:left w:val="none" w:sz="0" w:space="0" w:color="auto"/>
                <w:bottom w:val="none" w:sz="0" w:space="0" w:color="auto"/>
                <w:right w:val="none" w:sz="0" w:space="0" w:color="auto"/>
              </w:divBdr>
            </w:div>
            <w:div w:id="703749907">
              <w:marLeft w:val="480"/>
              <w:marRight w:val="0"/>
              <w:marTop w:val="0"/>
              <w:marBottom w:val="0"/>
              <w:divBdr>
                <w:top w:val="none" w:sz="0" w:space="0" w:color="auto"/>
                <w:left w:val="none" w:sz="0" w:space="0" w:color="auto"/>
                <w:bottom w:val="none" w:sz="0" w:space="0" w:color="auto"/>
                <w:right w:val="none" w:sz="0" w:space="0" w:color="auto"/>
              </w:divBdr>
            </w:div>
            <w:div w:id="703750424">
              <w:marLeft w:val="480"/>
              <w:marRight w:val="0"/>
              <w:marTop w:val="0"/>
              <w:marBottom w:val="0"/>
              <w:divBdr>
                <w:top w:val="none" w:sz="0" w:space="0" w:color="auto"/>
                <w:left w:val="none" w:sz="0" w:space="0" w:color="auto"/>
                <w:bottom w:val="none" w:sz="0" w:space="0" w:color="auto"/>
                <w:right w:val="none" w:sz="0" w:space="0" w:color="auto"/>
              </w:divBdr>
            </w:div>
            <w:div w:id="703791970">
              <w:marLeft w:val="480"/>
              <w:marRight w:val="0"/>
              <w:marTop w:val="0"/>
              <w:marBottom w:val="0"/>
              <w:divBdr>
                <w:top w:val="none" w:sz="0" w:space="0" w:color="auto"/>
                <w:left w:val="none" w:sz="0" w:space="0" w:color="auto"/>
                <w:bottom w:val="none" w:sz="0" w:space="0" w:color="auto"/>
                <w:right w:val="none" w:sz="0" w:space="0" w:color="auto"/>
              </w:divBdr>
            </w:div>
            <w:div w:id="703865587">
              <w:marLeft w:val="480"/>
              <w:marRight w:val="0"/>
              <w:marTop w:val="0"/>
              <w:marBottom w:val="0"/>
              <w:divBdr>
                <w:top w:val="none" w:sz="0" w:space="0" w:color="auto"/>
                <w:left w:val="none" w:sz="0" w:space="0" w:color="auto"/>
                <w:bottom w:val="none" w:sz="0" w:space="0" w:color="auto"/>
                <w:right w:val="none" w:sz="0" w:space="0" w:color="auto"/>
              </w:divBdr>
            </w:div>
            <w:div w:id="703991096">
              <w:marLeft w:val="480"/>
              <w:marRight w:val="0"/>
              <w:marTop w:val="0"/>
              <w:marBottom w:val="0"/>
              <w:divBdr>
                <w:top w:val="none" w:sz="0" w:space="0" w:color="auto"/>
                <w:left w:val="none" w:sz="0" w:space="0" w:color="auto"/>
                <w:bottom w:val="none" w:sz="0" w:space="0" w:color="auto"/>
                <w:right w:val="none" w:sz="0" w:space="0" w:color="auto"/>
              </w:divBdr>
            </w:div>
            <w:div w:id="704062524">
              <w:marLeft w:val="480"/>
              <w:marRight w:val="0"/>
              <w:marTop w:val="0"/>
              <w:marBottom w:val="0"/>
              <w:divBdr>
                <w:top w:val="none" w:sz="0" w:space="0" w:color="auto"/>
                <w:left w:val="none" w:sz="0" w:space="0" w:color="auto"/>
                <w:bottom w:val="none" w:sz="0" w:space="0" w:color="auto"/>
                <w:right w:val="none" w:sz="0" w:space="0" w:color="auto"/>
              </w:divBdr>
            </w:div>
            <w:div w:id="704403182">
              <w:marLeft w:val="480"/>
              <w:marRight w:val="0"/>
              <w:marTop w:val="0"/>
              <w:marBottom w:val="0"/>
              <w:divBdr>
                <w:top w:val="none" w:sz="0" w:space="0" w:color="auto"/>
                <w:left w:val="none" w:sz="0" w:space="0" w:color="auto"/>
                <w:bottom w:val="none" w:sz="0" w:space="0" w:color="auto"/>
                <w:right w:val="none" w:sz="0" w:space="0" w:color="auto"/>
              </w:divBdr>
            </w:div>
            <w:div w:id="704448996">
              <w:marLeft w:val="480"/>
              <w:marRight w:val="0"/>
              <w:marTop w:val="0"/>
              <w:marBottom w:val="0"/>
              <w:divBdr>
                <w:top w:val="none" w:sz="0" w:space="0" w:color="auto"/>
                <w:left w:val="none" w:sz="0" w:space="0" w:color="auto"/>
                <w:bottom w:val="none" w:sz="0" w:space="0" w:color="auto"/>
                <w:right w:val="none" w:sz="0" w:space="0" w:color="auto"/>
              </w:divBdr>
            </w:div>
            <w:div w:id="704521124">
              <w:marLeft w:val="480"/>
              <w:marRight w:val="0"/>
              <w:marTop w:val="0"/>
              <w:marBottom w:val="0"/>
              <w:divBdr>
                <w:top w:val="none" w:sz="0" w:space="0" w:color="auto"/>
                <w:left w:val="none" w:sz="0" w:space="0" w:color="auto"/>
                <w:bottom w:val="none" w:sz="0" w:space="0" w:color="auto"/>
                <w:right w:val="none" w:sz="0" w:space="0" w:color="auto"/>
              </w:divBdr>
            </w:div>
            <w:div w:id="704670569">
              <w:marLeft w:val="480"/>
              <w:marRight w:val="0"/>
              <w:marTop w:val="0"/>
              <w:marBottom w:val="0"/>
              <w:divBdr>
                <w:top w:val="none" w:sz="0" w:space="0" w:color="auto"/>
                <w:left w:val="none" w:sz="0" w:space="0" w:color="auto"/>
                <w:bottom w:val="none" w:sz="0" w:space="0" w:color="auto"/>
                <w:right w:val="none" w:sz="0" w:space="0" w:color="auto"/>
              </w:divBdr>
            </w:div>
            <w:div w:id="704863592">
              <w:marLeft w:val="480"/>
              <w:marRight w:val="0"/>
              <w:marTop w:val="0"/>
              <w:marBottom w:val="0"/>
              <w:divBdr>
                <w:top w:val="none" w:sz="0" w:space="0" w:color="auto"/>
                <w:left w:val="none" w:sz="0" w:space="0" w:color="auto"/>
                <w:bottom w:val="none" w:sz="0" w:space="0" w:color="auto"/>
                <w:right w:val="none" w:sz="0" w:space="0" w:color="auto"/>
              </w:divBdr>
            </w:div>
            <w:div w:id="704868476">
              <w:marLeft w:val="480"/>
              <w:marRight w:val="0"/>
              <w:marTop w:val="0"/>
              <w:marBottom w:val="0"/>
              <w:divBdr>
                <w:top w:val="none" w:sz="0" w:space="0" w:color="auto"/>
                <w:left w:val="none" w:sz="0" w:space="0" w:color="auto"/>
                <w:bottom w:val="none" w:sz="0" w:space="0" w:color="auto"/>
                <w:right w:val="none" w:sz="0" w:space="0" w:color="auto"/>
              </w:divBdr>
            </w:div>
            <w:div w:id="704912059">
              <w:marLeft w:val="480"/>
              <w:marRight w:val="0"/>
              <w:marTop w:val="0"/>
              <w:marBottom w:val="0"/>
              <w:divBdr>
                <w:top w:val="none" w:sz="0" w:space="0" w:color="auto"/>
                <w:left w:val="none" w:sz="0" w:space="0" w:color="auto"/>
                <w:bottom w:val="none" w:sz="0" w:space="0" w:color="auto"/>
                <w:right w:val="none" w:sz="0" w:space="0" w:color="auto"/>
              </w:divBdr>
            </w:div>
            <w:div w:id="705107400">
              <w:marLeft w:val="480"/>
              <w:marRight w:val="0"/>
              <w:marTop w:val="0"/>
              <w:marBottom w:val="0"/>
              <w:divBdr>
                <w:top w:val="none" w:sz="0" w:space="0" w:color="auto"/>
                <w:left w:val="none" w:sz="0" w:space="0" w:color="auto"/>
                <w:bottom w:val="none" w:sz="0" w:space="0" w:color="auto"/>
                <w:right w:val="none" w:sz="0" w:space="0" w:color="auto"/>
              </w:divBdr>
            </w:div>
            <w:div w:id="705107610">
              <w:marLeft w:val="480"/>
              <w:marRight w:val="0"/>
              <w:marTop w:val="0"/>
              <w:marBottom w:val="0"/>
              <w:divBdr>
                <w:top w:val="none" w:sz="0" w:space="0" w:color="auto"/>
                <w:left w:val="none" w:sz="0" w:space="0" w:color="auto"/>
                <w:bottom w:val="none" w:sz="0" w:space="0" w:color="auto"/>
                <w:right w:val="none" w:sz="0" w:space="0" w:color="auto"/>
              </w:divBdr>
            </w:div>
            <w:div w:id="705133904">
              <w:marLeft w:val="480"/>
              <w:marRight w:val="0"/>
              <w:marTop w:val="0"/>
              <w:marBottom w:val="0"/>
              <w:divBdr>
                <w:top w:val="none" w:sz="0" w:space="0" w:color="auto"/>
                <w:left w:val="none" w:sz="0" w:space="0" w:color="auto"/>
                <w:bottom w:val="none" w:sz="0" w:space="0" w:color="auto"/>
                <w:right w:val="none" w:sz="0" w:space="0" w:color="auto"/>
              </w:divBdr>
            </w:div>
            <w:div w:id="705175847">
              <w:marLeft w:val="480"/>
              <w:marRight w:val="0"/>
              <w:marTop w:val="0"/>
              <w:marBottom w:val="0"/>
              <w:divBdr>
                <w:top w:val="none" w:sz="0" w:space="0" w:color="auto"/>
                <w:left w:val="none" w:sz="0" w:space="0" w:color="auto"/>
                <w:bottom w:val="none" w:sz="0" w:space="0" w:color="auto"/>
                <w:right w:val="none" w:sz="0" w:space="0" w:color="auto"/>
              </w:divBdr>
            </w:div>
            <w:div w:id="705179354">
              <w:marLeft w:val="480"/>
              <w:marRight w:val="0"/>
              <w:marTop w:val="0"/>
              <w:marBottom w:val="0"/>
              <w:divBdr>
                <w:top w:val="none" w:sz="0" w:space="0" w:color="auto"/>
                <w:left w:val="none" w:sz="0" w:space="0" w:color="auto"/>
                <w:bottom w:val="none" w:sz="0" w:space="0" w:color="auto"/>
                <w:right w:val="none" w:sz="0" w:space="0" w:color="auto"/>
              </w:divBdr>
            </w:div>
            <w:div w:id="705254157">
              <w:marLeft w:val="480"/>
              <w:marRight w:val="0"/>
              <w:marTop w:val="0"/>
              <w:marBottom w:val="0"/>
              <w:divBdr>
                <w:top w:val="none" w:sz="0" w:space="0" w:color="auto"/>
                <w:left w:val="none" w:sz="0" w:space="0" w:color="auto"/>
                <w:bottom w:val="none" w:sz="0" w:space="0" w:color="auto"/>
                <w:right w:val="none" w:sz="0" w:space="0" w:color="auto"/>
              </w:divBdr>
            </w:div>
            <w:div w:id="705255232">
              <w:marLeft w:val="480"/>
              <w:marRight w:val="0"/>
              <w:marTop w:val="0"/>
              <w:marBottom w:val="0"/>
              <w:divBdr>
                <w:top w:val="none" w:sz="0" w:space="0" w:color="auto"/>
                <w:left w:val="none" w:sz="0" w:space="0" w:color="auto"/>
                <w:bottom w:val="none" w:sz="0" w:space="0" w:color="auto"/>
                <w:right w:val="none" w:sz="0" w:space="0" w:color="auto"/>
              </w:divBdr>
            </w:div>
            <w:div w:id="705300171">
              <w:marLeft w:val="480"/>
              <w:marRight w:val="0"/>
              <w:marTop w:val="0"/>
              <w:marBottom w:val="0"/>
              <w:divBdr>
                <w:top w:val="none" w:sz="0" w:space="0" w:color="auto"/>
                <w:left w:val="none" w:sz="0" w:space="0" w:color="auto"/>
                <w:bottom w:val="none" w:sz="0" w:space="0" w:color="auto"/>
                <w:right w:val="none" w:sz="0" w:space="0" w:color="auto"/>
              </w:divBdr>
            </w:div>
            <w:div w:id="705375242">
              <w:marLeft w:val="480"/>
              <w:marRight w:val="0"/>
              <w:marTop w:val="0"/>
              <w:marBottom w:val="0"/>
              <w:divBdr>
                <w:top w:val="none" w:sz="0" w:space="0" w:color="auto"/>
                <w:left w:val="none" w:sz="0" w:space="0" w:color="auto"/>
                <w:bottom w:val="none" w:sz="0" w:space="0" w:color="auto"/>
                <w:right w:val="none" w:sz="0" w:space="0" w:color="auto"/>
              </w:divBdr>
            </w:div>
            <w:div w:id="705522504">
              <w:marLeft w:val="480"/>
              <w:marRight w:val="0"/>
              <w:marTop w:val="0"/>
              <w:marBottom w:val="0"/>
              <w:divBdr>
                <w:top w:val="none" w:sz="0" w:space="0" w:color="auto"/>
                <w:left w:val="none" w:sz="0" w:space="0" w:color="auto"/>
                <w:bottom w:val="none" w:sz="0" w:space="0" w:color="auto"/>
                <w:right w:val="none" w:sz="0" w:space="0" w:color="auto"/>
              </w:divBdr>
            </w:div>
            <w:div w:id="705563071">
              <w:marLeft w:val="480"/>
              <w:marRight w:val="0"/>
              <w:marTop w:val="0"/>
              <w:marBottom w:val="0"/>
              <w:divBdr>
                <w:top w:val="none" w:sz="0" w:space="0" w:color="auto"/>
                <w:left w:val="none" w:sz="0" w:space="0" w:color="auto"/>
                <w:bottom w:val="none" w:sz="0" w:space="0" w:color="auto"/>
                <w:right w:val="none" w:sz="0" w:space="0" w:color="auto"/>
              </w:divBdr>
            </w:div>
            <w:div w:id="705570971">
              <w:marLeft w:val="480"/>
              <w:marRight w:val="0"/>
              <w:marTop w:val="0"/>
              <w:marBottom w:val="0"/>
              <w:divBdr>
                <w:top w:val="none" w:sz="0" w:space="0" w:color="auto"/>
                <w:left w:val="none" w:sz="0" w:space="0" w:color="auto"/>
                <w:bottom w:val="none" w:sz="0" w:space="0" w:color="auto"/>
                <w:right w:val="none" w:sz="0" w:space="0" w:color="auto"/>
              </w:divBdr>
            </w:div>
            <w:div w:id="705713122">
              <w:marLeft w:val="480"/>
              <w:marRight w:val="0"/>
              <w:marTop w:val="0"/>
              <w:marBottom w:val="0"/>
              <w:divBdr>
                <w:top w:val="none" w:sz="0" w:space="0" w:color="auto"/>
                <w:left w:val="none" w:sz="0" w:space="0" w:color="auto"/>
                <w:bottom w:val="none" w:sz="0" w:space="0" w:color="auto"/>
                <w:right w:val="none" w:sz="0" w:space="0" w:color="auto"/>
              </w:divBdr>
            </w:div>
            <w:div w:id="705758269">
              <w:marLeft w:val="480"/>
              <w:marRight w:val="0"/>
              <w:marTop w:val="0"/>
              <w:marBottom w:val="0"/>
              <w:divBdr>
                <w:top w:val="none" w:sz="0" w:space="0" w:color="auto"/>
                <w:left w:val="none" w:sz="0" w:space="0" w:color="auto"/>
                <w:bottom w:val="none" w:sz="0" w:space="0" w:color="auto"/>
                <w:right w:val="none" w:sz="0" w:space="0" w:color="auto"/>
              </w:divBdr>
            </w:div>
            <w:div w:id="705758889">
              <w:marLeft w:val="480"/>
              <w:marRight w:val="0"/>
              <w:marTop w:val="0"/>
              <w:marBottom w:val="0"/>
              <w:divBdr>
                <w:top w:val="none" w:sz="0" w:space="0" w:color="auto"/>
                <w:left w:val="none" w:sz="0" w:space="0" w:color="auto"/>
                <w:bottom w:val="none" w:sz="0" w:space="0" w:color="auto"/>
                <w:right w:val="none" w:sz="0" w:space="0" w:color="auto"/>
              </w:divBdr>
            </w:div>
            <w:div w:id="705789125">
              <w:marLeft w:val="480"/>
              <w:marRight w:val="0"/>
              <w:marTop w:val="0"/>
              <w:marBottom w:val="0"/>
              <w:divBdr>
                <w:top w:val="none" w:sz="0" w:space="0" w:color="auto"/>
                <w:left w:val="none" w:sz="0" w:space="0" w:color="auto"/>
                <w:bottom w:val="none" w:sz="0" w:space="0" w:color="auto"/>
                <w:right w:val="none" w:sz="0" w:space="0" w:color="auto"/>
              </w:divBdr>
            </w:div>
            <w:div w:id="705789888">
              <w:marLeft w:val="480"/>
              <w:marRight w:val="0"/>
              <w:marTop w:val="0"/>
              <w:marBottom w:val="0"/>
              <w:divBdr>
                <w:top w:val="none" w:sz="0" w:space="0" w:color="auto"/>
                <w:left w:val="none" w:sz="0" w:space="0" w:color="auto"/>
                <w:bottom w:val="none" w:sz="0" w:space="0" w:color="auto"/>
                <w:right w:val="none" w:sz="0" w:space="0" w:color="auto"/>
              </w:divBdr>
            </w:div>
            <w:div w:id="705834423">
              <w:marLeft w:val="480"/>
              <w:marRight w:val="0"/>
              <w:marTop w:val="0"/>
              <w:marBottom w:val="0"/>
              <w:divBdr>
                <w:top w:val="none" w:sz="0" w:space="0" w:color="auto"/>
                <w:left w:val="none" w:sz="0" w:space="0" w:color="auto"/>
                <w:bottom w:val="none" w:sz="0" w:space="0" w:color="auto"/>
                <w:right w:val="none" w:sz="0" w:space="0" w:color="auto"/>
              </w:divBdr>
            </w:div>
            <w:div w:id="705982075">
              <w:marLeft w:val="480"/>
              <w:marRight w:val="0"/>
              <w:marTop w:val="0"/>
              <w:marBottom w:val="0"/>
              <w:divBdr>
                <w:top w:val="none" w:sz="0" w:space="0" w:color="auto"/>
                <w:left w:val="none" w:sz="0" w:space="0" w:color="auto"/>
                <w:bottom w:val="none" w:sz="0" w:space="0" w:color="auto"/>
                <w:right w:val="none" w:sz="0" w:space="0" w:color="auto"/>
              </w:divBdr>
            </w:div>
            <w:div w:id="706024372">
              <w:marLeft w:val="480"/>
              <w:marRight w:val="0"/>
              <w:marTop w:val="0"/>
              <w:marBottom w:val="0"/>
              <w:divBdr>
                <w:top w:val="none" w:sz="0" w:space="0" w:color="auto"/>
                <w:left w:val="none" w:sz="0" w:space="0" w:color="auto"/>
                <w:bottom w:val="none" w:sz="0" w:space="0" w:color="auto"/>
                <w:right w:val="none" w:sz="0" w:space="0" w:color="auto"/>
              </w:divBdr>
            </w:div>
            <w:div w:id="706026028">
              <w:marLeft w:val="480"/>
              <w:marRight w:val="0"/>
              <w:marTop w:val="0"/>
              <w:marBottom w:val="0"/>
              <w:divBdr>
                <w:top w:val="none" w:sz="0" w:space="0" w:color="auto"/>
                <w:left w:val="none" w:sz="0" w:space="0" w:color="auto"/>
                <w:bottom w:val="none" w:sz="0" w:space="0" w:color="auto"/>
                <w:right w:val="none" w:sz="0" w:space="0" w:color="auto"/>
              </w:divBdr>
            </w:div>
            <w:div w:id="706179177">
              <w:marLeft w:val="480"/>
              <w:marRight w:val="0"/>
              <w:marTop w:val="0"/>
              <w:marBottom w:val="0"/>
              <w:divBdr>
                <w:top w:val="none" w:sz="0" w:space="0" w:color="auto"/>
                <w:left w:val="none" w:sz="0" w:space="0" w:color="auto"/>
                <w:bottom w:val="none" w:sz="0" w:space="0" w:color="auto"/>
                <w:right w:val="none" w:sz="0" w:space="0" w:color="auto"/>
              </w:divBdr>
            </w:div>
            <w:div w:id="706180530">
              <w:marLeft w:val="480"/>
              <w:marRight w:val="0"/>
              <w:marTop w:val="0"/>
              <w:marBottom w:val="0"/>
              <w:divBdr>
                <w:top w:val="none" w:sz="0" w:space="0" w:color="auto"/>
                <w:left w:val="none" w:sz="0" w:space="0" w:color="auto"/>
                <w:bottom w:val="none" w:sz="0" w:space="0" w:color="auto"/>
                <w:right w:val="none" w:sz="0" w:space="0" w:color="auto"/>
              </w:divBdr>
            </w:div>
            <w:div w:id="706223703">
              <w:marLeft w:val="480"/>
              <w:marRight w:val="0"/>
              <w:marTop w:val="0"/>
              <w:marBottom w:val="0"/>
              <w:divBdr>
                <w:top w:val="none" w:sz="0" w:space="0" w:color="auto"/>
                <w:left w:val="none" w:sz="0" w:space="0" w:color="auto"/>
                <w:bottom w:val="none" w:sz="0" w:space="0" w:color="auto"/>
                <w:right w:val="none" w:sz="0" w:space="0" w:color="auto"/>
              </w:divBdr>
            </w:div>
            <w:div w:id="706294856">
              <w:marLeft w:val="480"/>
              <w:marRight w:val="0"/>
              <w:marTop w:val="0"/>
              <w:marBottom w:val="0"/>
              <w:divBdr>
                <w:top w:val="none" w:sz="0" w:space="0" w:color="auto"/>
                <w:left w:val="none" w:sz="0" w:space="0" w:color="auto"/>
                <w:bottom w:val="none" w:sz="0" w:space="0" w:color="auto"/>
                <w:right w:val="none" w:sz="0" w:space="0" w:color="auto"/>
              </w:divBdr>
            </w:div>
            <w:div w:id="706300850">
              <w:marLeft w:val="480"/>
              <w:marRight w:val="0"/>
              <w:marTop w:val="0"/>
              <w:marBottom w:val="0"/>
              <w:divBdr>
                <w:top w:val="none" w:sz="0" w:space="0" w:color="auto"/>
                <w:left w:val="none" w:sz="0" w:space="0" w:color="auto"/>
                <w:bottom w:val="none" w:sz="0" w:space="0" w:color="auto"/>
                <w:right w:val="none" w:sz="0" w:space="0" w:color="auto"/>
              </w:divBdr>
            </w:div>
            <w:div w:id="706486125">
              <w:marLeft w:val="480"/>
              <w:marRight w:val="0"/>
              <w:marTop w:val="0"/>
              <w:marBottom w:val="0"/>
              <w:divBdr>
                <w:top w:val="none" w:sz="0" w:space="0" w:color="auto"/>
                <w:left w:val="none" w:sz="0" w:space="0" w:color="auto"/>
                <w:bottom w:val="none" w:sz="0" w:space="0" w:color="auto"/>
                <w:right w:val="none" w:sz="0" w:space="0" w:color="auto"/>
              </w:divBdr>
            </w:div>
            <w:div w:id="706486808">
              <w:marLeft w:val="480"/>
              <w:marRight w:val="0"/>
              <w:marTop w:val="0"/>
              <w:marBottom w:val="0"/>
              <w:divBdr>
                <w:top w:val="none" w:sz="0" w:space="0" w:color="auto"/>
                <w:left w:val="none" w:sz="0" w:space="0" w:color="auto"/>
                <w:bottom w:val="none" w:sz="0" w:space="0" w:color="auto"/>
                <w:right w:val="none" w:sz="0" w:space="0" w:color="auto"/>
              </w:divBdr>
            </w:div>
            <w:div w:id="706487659">
              <w:marLeft w:val="480"/>
              <w:marRight w:val="0"/>
              <w:marTop w:val="0"/>
              <w:marBottom w:val="0"/>
              <w:divBdr>
                <w:top w:val="none" w:sz="0" w:space="0" w:color="auto"/>
                <w:left w:val="none" w:sz="0" w:space="0" w:color="auto"/>
                <w:bottom w:val="none" w:sz="0" w:space="0" w:color="auto"/>
                <w:right w:val="none" w:sz="0" w:space="0" w:color="auto"/>
              </w:divBdr>
            </w:div>
            <w:div w:id="706489524">
              <w:marLeft w:val="480"/>
              <w:marRight w:val="0"/>
              <w:marTop w:val="0"/>
              <w:marBottom w:val="0"/>
              <w:divBdr>
                <w:top w:val="none" w:sz="0" w:space="0" w:color="auto"/>
                <w:left w:val="none" w:sz="0" w:space="0" w:color="auto"/>
                <w:bottom w:val="none" w:sz="0" w:space="0" w:color="auto"/>
                <w:right w:val="none" w:sz="0" w:space="0" w:color="auto"/>
              </w:divBdr>
            </w:div>
            <w:div w:id="706490991">
              <w:marLeft w:val="480"/>
              <w:marRight w:val="0"/>
              <w:marTop w:val="0"/>
              <w:marBottom w:val="0"/>
              <w:divBdr>
                <w:top w:val="none" w:sz="0" w:space="0" w:color="auto"/>
                <w:left w:val="none" w:sz="0" w:space="0" w:color="auto"/>
                <w:bottom w:val="none" w:sz="0" w:space="0" w:color="auto"/>
                <w:right w:val="none" w:sz="0" w:space="0" w:color="auto"/>
              </w:divBdr>
            </w:div>
            <w:div w:id="706678768">
              <w:marLeft w:val="480"/>
              <w:marRight w:val="0"/>
              <w:marTop w:val="0"/>
              <w:marBottom w:val="0"/>
              <w:divBdr>
                <w:top w:val="none" w:sz="0" w:space="0" w:color="auto"/>
                <w:left w:val="none" w:sz="0" w:space="0" w:color="auto"/>
                <w:bottom w:val="none" w:sz="0" w:space="0" w:color="auto"/>
                <w:right w:val="none" w:sz="0" w:space="0" w:color="auto"/>
              </w:divBdr>
            </w:div>
            <w:div w:id="706837530">
              <w:marLeft w:val="480"/>
              <w:marRight w:val="0"/>
              <w:marTop w:val="0"/>
              <w:marBottom w:val="0"/>
              <w:divBdr>
                <w:top w:val="none" w:sz="0" w:space="0" w:color="auto"/>
                <w:left w:val="none" w:sz="0" w:space="0" w:color="auto"/>
                <w:bottom w:val="none" w:sz="0" w:space="0" w:color="auto"/>
                <w:right w:val="none" w:sz="0" w:space="0" w:color="auto"/>
              </w:divBdr>
            </w:div>
            <w:div w:id="706954955">
              <w:marLeft w:val="480"/>
              <w:marRight w:val="0"/>
              <w:marTop w:val="0"/>
              <w:marBottom w:val="0"/>
              <w:divBdr>
                <w:top w:val="none" w:sz="0" w:space="0" w:color="auto"/>
                <w:left w:val="none" w:sz="0" w:space="0" w:color="auto"/>
                <w:bottom w:val="none" w:sz="0" w:space="0" w:color="auto"/>
                <w:right w:val="none" w:sz="0" w:space="0" w:color="auto"/>
              </w:divBdr>
            </w:div>
            <w:div w:id="707023751">
              <w:marLeft w:val="480"/>
              <w:marRight w:val="0"/>
              <w:marTop w:val="0"/>
              <w:marBottom w:val="0"/>
              <w:divBdr>
                <w:top w:val="none" w:sz="0" w:space="0" w:color="auto"/>
                <w:left w:val="none" w:sz="0" w:space="0" w:color="auto"/>
                <w:bottom w:val="none" w:sz="0" w:space="0" w:color="auto"/>
                <w:right w:val="none" w:sz="0" w:space="0" w:color="auto"/>
              </w:divBdr>
            </w:div>
            <w:div w:id="707069870">
              <w:marLeft w:val="480"/>
              <w:marRight w:val="0"/>
              <w:marTop w:val="0"/>
              <w:marBottom w:val="0"/>
              <w:divBdr>
                <w:top w:val="none" w:sz="0" w:space="0" w:color="auto"/>
                <w:left w:val="none" w:sz="0" w:space="0" w:color="auto"/>
                <w:bottom w:val="none" w:sz="0" w:space="0" w:color="auto"/>
                <w:right w:val="none" w:sz="0" w:space="0" w:color="auto"/>
              </w:divBdr>
            </w:div>
            <w:div w:id="707145301">
              <w:marLeft w:val="480"/>
              <w:marRight w:val="0"/>
              <w:marTop w:val="0"/>
              <w:marBottom w:val="0"/>
              <w:divBdr>
                <w:top w:val="none" w:sz="0" w:space="0" w:color="auto"/>
                <w:left w:val="none" w:sz="0" w:space="0" w:color="auto"/>
                <w:bottom w:val="none" w:sz="0" w:space="0" w:color="auto"/>
                <w:right w:val="none" w:sz="0" w:space="0" w:color="auto"/>
              </w:divBdr>
            </w:div>
            <w:div w:id="707531153">
              <w:marLeft w:val="480"/>
              <w:marRight w:val="0"/>
              <w:marTop w:val="0"/>
              <w:marBottom w:val="0"/>
              <w:divBdr>
                <w:top w:val="none" w:sz="0" w:space="0" w:color="auto"/>
                <w:left w:val="none" w:sz="0" w:space="0" w:color="auto"/>
                <w:bottom w:val="none" w:sz="0" w:space="0" w:color="auto"/>
                <w:right w:val="none" w:sz="0" w:space="0" w:color="auto"/>
              </w:divBdr>
            </w:div>
            <w:div w:id="707610941">
              <w:marLeft w:val="480"/>
              <w:marRight w:val="0"/>
              <w:marTop w:val="0"/>
              <w:marBottom w:val="0"/>
              <w:divBdr>
                <w:top w:val="none" w:sz="0" w:space="0" w:color="auto"/>
                <w:left w:val="none" w:sz="0" w:space="0" w:color="auto"/>
                <w:bottom w:val="none" w:sz="0" w:space="0" w:color="auto"/>
                <w:right w:val="none" w:sz="0" w:space="0" w:color="auto"/>
              </w:divBdr>
            </w:div>
            <w:div w:id="707730131">
              <w:marLeft w:val="480"/>
              <w:marRight w:val="0"/>
              <w:marTop w:val="0"/>
              <w:marBottom w:val="0"/>
              <w:divBdr>
                <w:top w:val="none" w:sz="0" w:space="0" w:color="auto"/>
                <w:left w:val="none" w:sz="0" w:space="0" w:color="auto"/>
                <w:bottom w:val="none" w:sz="0" w:space="0" w:color="auto"/>
                <w:right w:val="none" w:sz="0" w:space="0" w:color="auto"/>
              </w:divBdr>
            </w:div>
            <w:div w:id="707880250">
              <w:marLeft w:val="480"/>
              <w:marRight w:val="0"/>
              <w:marTop w:val="0"/>
              <w:marBottom w:val="0"/>
              <w:divBdr>
                <w:top w:val="none" w:sz="0" w:space="0" w:color="auto"/>
                <w:left w:val="none" w:sz="0" w:space="0" w:color="auto"/>
                <w:bottom w:val="none" w:sz="0" w:space="0" w:color="auto"/>
                <w:right w:val="none" w:sz="0" w:space="0" w:color="auto"/>
              </w:divBdr>
            </w:div>
            <w:div w:id="707952015">
              <w:marLeft w:val="480"/>
              <w:marRight w:val="0"/>
              <w:marTop w:val="0"/>
              <w:marBottom w:val="0"/>
              <w:divBdr>
                <w:top w:val="none" w:sz="0" w:space="0" w:color="auto"/>
                <w:left w:val="none" w:sz="0" w:space="0" w:color="auto"/>
                <w:bottom w:val="none" w:sz="0" w:space="0" w:color="auto"/>
                <w:right w:val="none" w:sz="0" w:space="0" w:color="auto"/>
              </w:divBdr>
            </w:div>
            <w:div w:id="707996880">
              <w:marLeft w:val="480"/>
              <w:marRight w:val="0"/>
              <w:marTop w:val="0"/>
              <w:marBottom w:val="0"/>
              <w:divBdr>
                <w:top w:val="none" w:sz="0" w:space="0" w:color="auto"/>
                <w:left w:val="none" w:sz="0" w:space="0" w:color="auto"/>
                <w:bottom w:val="none" w:sz="0" w:space="0" w:color="auto"/>
                <w:right w:val="none" w:sz="0" w:space="0" w:color="auto"/>
              </w:divBdr>
            </w:div>
            <w:div w:id="708070160">
              <w:marLeft w:val="480"/>
              <w:marRight w:val="0"/>
              <w:marTop w:val="0"/>
              <w:marBottom w:val="0"/>
              <w:divBdr>
                <w:top w:val="none" w:sz="0" w:space="0" w:color="auto"/>
                <w:left w:val="none" w:sz="0" w:space="0" w:color="auto"/>
                <w:bottom w:val="none" w:sz="0" w:space="0" w:color="auto"/>
                <w:right w:val="none" w:sz="0" w:space="0" w:color="auto"/>
              </w:divBdr>
            </w:div>
            <w:div w:id="708188507">
              <w:marLeft w:val="480"/>
              <w:marRight w:val="0"/>
              <w:marTop w:val="0"/>
              <w:marBottom w:val="0"/>
              <w:divBdr>
                <w:top w:val="none" w:sz="0" w:space="0" w:color="auto"/>
                <w:left w:val="none" w:sz="0" w:space="0" w:color="auto"/>
                <w:bottom w:val="none" w:sz="0" w:space="0" w:color="auto"/>
                <w:right w:val="none" w:sz="0" w:space="0" w:color="auto"/>
              </w:divBdr>
            </w:div>
            <w:div w:id="708190720">
              <w:marLeft w:val="480"/>
              <w:marRight w:val="0"/>
              <w:marTop w:val="0"/>
              <w:marBottom w:val="0"/>
              <w:divBdr>
                <w:top w:val="none" w:sz="0" w:space="0" w:color="auto"/>
                <w:left w:val="none" w:sz="0" w:space="0" w:color="auto"/>
                <w:bottom w:val="none" w:sz="0" w:space="0" w:color="auto"/>
                <w:right w:val="none" w:sz="0" w:space="0" w:color="auto"/>
              </w:divBdr>
            </w:div>
            <w:div w:id="708257803">
              <w:marLeft w:val="480"/>
              <w:marRight w:val="0"/>
              <w:marTop w:val="0"/>
              <w:marBottom w:val="0"/>
              <w:divBdr>
                <w:top w:val="none" w:sz="0" w:space="0" w:color="auto"/>
                <w:left w:val="none" w:sz="0" w:space="0" w:color="auto"/>
                <w:bottom w:val="none" w:sz="0" w:space="0" w:color="auto"/>
                <w:right w:val="none" w:sz="0" w:space="0" w:color="auto"/>
              </w:divBdr>
            </w:div>
            <w:div w:id="708260459">
              <w:marLeft w:val="480"/>
              <w:marRight w:val="0"/>
              <w:marTop w:val="0"/>
              <w:marBottom w:val="0"/>
              <w:divBdr>
                <w:top w:val="none" w:sz="0" w:space="0" w:color="auto"/>
                <w:left w:val="none" w:sz="0" w:space="0" w:color="auto"/>
                <w:bottom w:val="none" w:sz="0" w:space="0" w:color="auto"/>
                <w:right w:val="none" w:sz="0" w:space="0" w:color="auto"/>
              </w:divBdr>
            </w:div>
            <w:div w:id="708264690">
              <w:marLeft w:val="480"/>
              <w:marRight w:val="0"/>
              <w:marTop w:val="0"/>
              <w:marBottom w:val="0"/>
              <w:divBdr>
                <w:top w:val="none" w:sz="0" w:space="0" w:color="auto"/>
                <w:left w:val="none" w:sz="0" w:space="0" w:color="auto"/>
                <w:bottom w:val="none" w:sz="0" w:space="0" w:color="auto"/>
                <w:right w:val="none" w:sz="0" w:space="0" w:color="auto"/>
              </w:divBdr>
            </w:div>
            <w:div w:id="708409368">
              <w:marLeft w:val="480"/>
              <w:marRight w:val="0"/>
              <w:marTop w:val="0"/>
              <w:marBottom w:val="0"/>
              <w:divBdr>
                <w:top w:val="none" w:sz="0" w:space="0" w:color="auto"/>
                <w:left w:val="none" w:sz="0" w:space="0" w:color="auto"/>
                <w:bottom w:val="none" w:sz="0" w:space="0" w:color="auto"/>
                <w:right w:val="none" w:sz="0" w:space="0" w:color="auto"/>
              </w:divBdr>
            </w:div>
            <w:div w:id="708529481">
              <w:marLeft w:val="480"/>
              <w:marRight w:val="0"/>
              <w:marTop w:val="0"/>
              <w:marBottom w:val="0"/>
              <w:divBdr>
                <w:top w:val="none" w:sz="0" w:space="0" w:color="auto"/>
                <w:left w:val="none" w:sz="0" w:space="0" w:color="auto"/>
                <w:bottom w:val="none" w:sz="0" w:space="0" w:color="auto"/>
                <w:right w:val="none" w:sz="0" w:space="0" w:color="auto"/>
              </w:divBdr>
            </w:div>
            <w:div w:id="708534371">
              <w:marLeft w:val="480"/>
              <w:marRight w:val="0"/>
              <w:marTop w:val="0"/>
              <w:marBottom w:val="0"/>
              <w:divBdr>
                <w:top w:val="none" w:sz="0" w:space="0" w:color="auto"/>
                <w:left w:val="none" w:sz="0" w:space="0" w:color="auto"/>
                <w:bottom w:val="none" w:sz="0" w:space="0" w:color="auto"/>
                <w:right w:val="none" w:sz="0" w:space="0" w:color="auto"/>
              </w:divBdr>
            </w:div>
            <w:div w:id="708578516">
              <w:marLeft w:val="480"/>
              <w:marRight w:val="0"/>
              <w:marTop w:val="0"/>
              <w:marBottom w:val="0"/>
              <w:divBdr>
                <w:top w:val="none" w:sz="0" w:space="0" w:color="auto"/>
                <w:left w:val="none" w:sz="0" w:space="0" w:color="auto"/>
                <w:bottom w:val="none" w:sz="0" w:space="0" w:color="auto"/>
                <w:right w:val="none" w:sz="0" w:space="0" w:color="auto"/>
              </w:divBdr>
            </w:div>
            <w:div w:id="708795479">
              <w:marLeft w:val="480"/>
              <w:marRight w:val="0"/>
              <w:marTop w:val="0"/>
              <w:marBottom w:val="0"/>
              <w:divBdr>
                <w:top w:val="none" w:sz="0" w:space="0" w:color="auto"/>
                <w:left w:val="none" w:sz="0" w:space="0" w:color="auto"/>
                <w:bottom w:val="none" w:sz="0" w:space="0" w:color="auto"/>
                <w:right w:val="none" w:sz="0" w:space="0" w:color="auto"/>
              </w:divBdr>
            </w:div>
            <w:div w:id="708797421">
              <w:marLeft w:val="480"/>
              <w:marRight w:val="0"/>
              <w:marTop w:val="0"/>
              <w:marBottom w:val="0"/>
              <w:divBdr>
                <w:top w:val="none" w:sz="0" w:space="0" w:color="auto"/>
                <w:left w:val="none" w:sz="0" w:space="0" w:color="auto"/>
                <w:bottom w:val="none" w:sz="0" w:space="0" w:color="auto"/>
                <w:right w:val="none" w:sz="0" w:space="0" w:color="auto"/>
              </w:divBdr>
            </w:div>
            <w:div w:id="708799773">
              <w:marLeft w:val="480"/>
              <w:marRight w:val="0"/>
              <w:marTop w:val="0"/>
              <w:marBottom w:val="0"/>
              <w:divBdr>
                <w:top w:val="none" w:sz="0" w:space="0" w:color="auto"/>
                <w:left w:val="none" w:sz="0" w:space="0" w:color="auto"/>
                <w:bottom w:val="none" w:sz="0" w:space="0" w:color="auto"/>
                <w:right w:val="none" w:sz="0" w:space="0" w:color="auto"/>
              </w:divBdr>
            </w:div>
            <w:div w:id="708839106">
              <w:marLeft w:val="480"/>
              <w:marRight w:val="0"/>
              <w:marTop w:val="0"/>
              <w:marBottom w:val="0"/>
              <w:divBdr>
                <w:top w:val="none" w:sz="0" w:space="0" w:color="auto"/>
                <w:left w:val="none" w:sz="0" w:space="0" w:color="auto"/>
                <w:bottom w:val="none" w:sz="0" w:space="0" w:color="auto"/>
                <w:right w:val="none" w:sz="0" w:space="0" w:color="auto"/>
              </w:divBdr>
            </w:div>
            <w:div w:id="708913008">
              <w:marLeft w:val="480"/>
              <w:marRight w:val="0"/>
              <w:marTop w:val="0"/>
              <w:marBottom w:val="0"/>
              <w:divBdr>
                <w:top w:val="none" w:sz="0" w:space="0" w:color="auto"/>
                <w:left w:val="none" w:sz="0" w:space="0" w:color="auto"/>
                <w:bottom w:val="none" w:sz="0" w:space="0" w:color="auto"/>
                <w:right w:val="none" w:sz="0" w:space="0" w:color="auto"/>
              </w:divBdr>
            </w:div>
            <w:div w:id="709038000">
              <w:marLeft w:val="480"/>
              <w:marRight w:val="0"/>
              <w:marTop w:val="0"/>
              <w:marBottom w:val="0"/>
              <w:divBdr>
                <w:top w:val="none" w:sz="0" w:space="0" w:color="auto"/>
                <w:left w:val="none" w:sz="0" w:space="0" w:color="auto"/>
                <w:bottom w:val="none" w:sz="0" w:space="0" w:color="auto"/>
                <w:right w:val="none" w:sz="0" w:space="0" w:color="auto"/>
              </w:divBdr>
            </w:div>
            <w:div w:id="709259779">
              <w:marLeft w:val="480"/>
              <w:marRight w:val="0"/>
              <w:marTop w:val="0"/>
              <w:marBottom w:val="0"/>
              <w:divBdr>
                <w:top w:val="none" w:sz="0" w:space="0" w:color="auto"/>
                <w:left w:val="none" w:sz="0" w:space="0" w:color="auto"/>
                <w:bottom w:val="none" w:sz="0" w:space="0" w:color="auto"/>
                <w:right w:val="none" w:sz="0" w:space="0" w:color="auto"/>
              </w:divBdr>
            </w:div>
            <w:div w:id="709303421">
              <w:marLeft w:val="480"/>
              <w:marRight w:val="0"/>
              <w:marTop w:val="0"/>
              <w:marBottom w:val="0"/>
              <w:divBdr>
                <w:top w:val="none" w:sz="0" w:space="0" w:color="auto"/>
                <w:left w:val="none" w:sz="0" w:space="0" w:color="auto"/>
                <w:bottom w:val="none" w:sz="0" w:space="0" w:color="auto"/>
                <w:right w:val="none" w:sz="0" w:space="0" w:color="auto"/>
              </w:divBdr>
            </w:div>
            <w:div w:id="709308081">
              <w:marLeft w:val="480"/>
              <w:marRight w:val="0"/>
              <w:marTop w:val="0"/>
              <w:marBottom w:val="0"/>
              <w:divBdr>
                <w:top w:val="none" w:sz="0" w:space="0" w:color="auto"/>
                <w:left w:val="none" w:sz="0" w:space="0" w:color="auto"/>
                <w:bottom w:val="none" w:sz="0" w:space="0" w:color="auto"/>
                <w:right w:val="none" w:sz="0" w:space="0" w:color="auto"/>
              </w:divBdr>
            </w:div>
            <w:div w:id="709451847">
              <w:marLeft w:val="480"/>
              <w:marRight w:val="0"/>
              <w:marTop w:val="0"/>
              <w:marBottom w:val="0"/>
              <w:divBdr>
                <w:top w:val="none" w:sz="0" w:space="0" w:color="auto"/>
                <w:left w:val="none" w:sz="0" w:space="0" w:color="auto"/>
                <w:bottom w:val="none" w:sz="0" w:space="0" w:color="auto"/>
                <w:right w:val="none" w:sz="0" w:space="0" w:color="auto"/>
              </w:divBdr>
            </w:div>
            <w:div w:id="709455839">
              <w:marLeft w:val="480"/>
              <w:marRight w:val="0"/>
              <w:marTop w:val="0"/>
              <w:marBottom w:val="0"/>
              <w:divBdr>
                <w:top w:val="none" w:sz="0" w:space="0" w:color="auto"/>
                <w:left w:val="none" w:sz="0" w:space="0" w:color="auto"/>
                <w:bottom w:val="none" w:sz="0" w:space="0" w:color="auto"/>
                <w:right w:val="none" w:sz="0" w:space="0" w:color="auto"/>
              </w:divBdr>
            </w:div>
            <w:div w:id="709457001">
              <w:marLeft w:val="480"/>
              <w:marRight w:val="0"/>
              <w:marTop w:val="0"/>
              <w:marBottom w:val="0"/>
              <w:divBdr>
                <w:top w:val="none" w:sz="0" w:space="0" w:color="auto"/>
                <w:left w:val="none" w:sz="0" w:space="0" w:color="auto"/>
                <w:bottom w:val="none" w:sz="0" w:space="0" w:color="auto"/>
                <w:right w:val="none" w:sz="0" w:space="0" w:color="auto"/>
              </w:divBdr>
            </w:div>
            <w:div w:id="709459151">
              <w:marLeft w:val="480"/>
              <w:marRight w:val="0"/>
              <w:marTop w:val="0"/>
              <w:marBottom w:val="0"/>
              <w:divBdr>
                <w:top w:val="none" w:sz="0" w:space="0" w:color="auto"/>
                <w:left w:val="none" w:sz="0" w:space="0" w:color="auto"/>
                <w:bottom w:val="none" w:sz="0" w:space="0" w:color="auto"/>
                <w:right w:val="none" w:sz="0" w:space="0" w:color="auto"/>
              </w:divBdr>
            </w:div>
            <w:div w:id="709493955">
              <w:marLeft w:val="480"/>
              <w:marRight w:val="0"/>
              <w:marTop w:val="0"/>
              <w:marBottom w:val="0"/>
              <w:divBdr>
                <w:top w:val="none" w:sz="0" w:space="0" w:color="auto"/>
                <w:left w:val="none" w:sz="0" w:space="0" w:color="auto"/>
                <w:bottom w:val="none" w:sz="0" w:space="0" w:color="auto"/>
                <w:right w:val="none" w:sz="0" w:space="0" w:color="auto"/>
              </w:divBdr>
            </w:div>
            <w:div w:id="709577323">
              <w:marLeft w:val="480"/>
              <w:marRight w:val="0"/>
              <w:marTop w:val="0"/>
              <w:marBottom w:val="0"/>
              <w:divBdr>
                <w:top w:val="none" w:sz="0" w:space="0" w:color="auto"/>
                <w:left w:val="none" w:sz="0" w:space="0" w:color="auto"/>
                <w:bottom w:val="none" w:sz="0" w:space="0" w:color="auto"/>
                <w:right w:val="none" w:sz="0" w:space="0" w:color="auto"/>
              </w:divBdr>
            </w:div>
            <w:div w:id="709761711">
              <w:marLeft w:val="480"/>
              <w:marRight w:val="0"/>
              <w:marTop w:val="0"/>
              <w:marBottom w:val="0"/>
              <w:divBdr>
                <w:top w:val="none" w:sz="0" w:space="0" w:color="auto"/>
                <w:left w:val="none" w:sz="0" w:space="0" w:color="auto"/>
                <w:bottom w:val="none" w:sz="0" w:space="0" w:color="auto"/>
                <w:right w:val="none" w:sz="0" w:space="0" w:color="auto"/>
              </w:divBdr>
            </w:div>
            <w:div w:id="709764601">
              <w:marLeft w:val="480"/>
              <w:marRight w:val="0"/>
              <w:marTop w:val="0"/>
              <w:marBottom w:val="0"/>
              <w:divBdr>
                <w:top w:val="none" w:sz="0" w:space="0" w:color="auto"/>
                <w:left w:val="none" w:sz="0" w:space="0" w:color="auto"/>
                <w:bottom w:val="none" w:sz="0" w:space="0" w:color="auto"/>
                <w:right w:val="none" w:sz="0" w:space="0" w:color="auto"/>
              </w:divBdr>
            </w:div>
            <w:div w:id="709840091">
              <w:marLeft w:val="480"/>
              <w:marRight w:val="0"/>
              <w:marTop w:val="0"/>
              <w:marBottom w:val="0"/>
              <w:divBdr>
                <w:top w:val="none" w:sz="0" w:space="0" w:color="auto"/>
                <w:left w:val="none" w:sz="0" w:space="0" w:color="auto"/>
                <w:bottom w:val="none" w:sz="0" w:space="0" w:color="auto"/>
                <w:right w:val="none" w:sz="0" w:space="0" w:color="auto"/>
              </w:divBdr>
            </w:div>
            <w:div w:id="709840564">
              <w:marLeft w:val="480"/>
              <w:marRight w:val="0"/>
              <w:marTop w:val="0"/>
              <w:marBottom w:val="0"/>
              <w:divBdr>
                <w:top w:val="none" w:sz="0" w:space="0" w:color="auto"/>
                <w:left w:val="none" w:sz="0" w:space="0" w:color="auto"/>
                <w:bottom w:val="none" w:sz="0" w:space="0" w:color="auto"/>
                <w:right w:val="none" w:sz="0" w:space="0" w:color="auto"/>
              </w:divBdr>
            </w:div>
            <w:div w:id="709955620">
              <w:marLeft w:val="480"/>
              <w:marRight w:val="0"/>
              <w:marTop w:val="0"/>
              <w:marBottom w:val="0"/>
              <w:divBdr>
                <w:top w:val="none" w:sz="0" w:space="0" w:color="auto"/>
                <w:left w:val="none" w:sz="0" w:space="0" w:color="auto"/>
                <w:bottom w:val="none" w:sz="0" w:space="0" w:color="auto"/>
                <w:right w:val="none" w:sz="0" w:space="0" w:color="auto"/>
              </w:divBdr>
            </w:div>
            <w:div w:id="709958928">
              <w:marLeft w:val="480"/>
              <w:marRight w:val="0"/>
              <w:marTop w:val="0"/>
              <w:marBottom w:val="0"/>
              <w:divBdr>
                <w:top w:val="none" w:sz="0" w:space="0" w:color="auto"/>
                <w:left w:val="none" w:sz="0" w:space="0" w:color="auto"/>
                <w:bottom w:val="none" w:sz="0" w:space="0" w:color="auto"/>
                <w:right w:val="none" w:sz="0" w:space="0" w:color="auto"/>
              </w:divBdr>
            </w:div>
            <w:div w:id="710037728">
              <w:marLeft w:val="480"/>
              <w:marRight w:val="0"/>
              <w:marTop w:val="0"/>
              <w:marBottom w:val="0"/>
              <w:divBdr>
                <w:top w:val="none" w:sz="0" w:space="0" w:color="auto"/>
                <w:left w:val="none" w:sz="0" w:space="0" w:color="auto"/>
                <w:bottom w:val="none" w:sz="0" w:space="0" w:color="auto"/>
                <w:right w:val="none" w:sz="0" w:space="0" w:color="auto"/>
              </w:divBdr>
            </w:div>
            <w:div w:id="710039998">
              <w:marLeft w:val="480"/>
              <w:marRight w:val="0"/>
              <w:marTop w:val="0"/>
              <w:marBottom w:val="0"/>
              <w:divBdr>
                <w:top w:val="none" w:sz="0" w:space="0" w:color="auto"/>
                <w:left w:val="none" w:sz="0" w:space="0" w:color="auto"/>
                <w:bottom w:val="none" w:sz="0" w:space="0" w:color="auto"/>
                <w:right w:val="none" w:sz="0" w:space="0" w:color="auto"/>
              </w:divBdr>
            </w:div>
            <w:div w:id="710106313">
              <w:marLeft w:val="480"/>
              <w:marRight w:val="0"/>
              <w:marTop w:val="0"/>
              <w:marBottom w:val="0"/>
              <w:divBdr>
                <w:top w:val="none" w:sz="0" w:space="0" w:color="auto"/>
                <w:left w:val="none" w:sz="0" w:space="0" w:color="auto"/>
                <w:bottom w:val="none" w:sz="0" w:space="0" w:color="auto"/>
                <w:right w:val="none" w:sz="0" w:space="0" w:color="auto"/>
              </w:divBdr>
            </w:div>
            <w:div w:id="710152998">
              <w:marLeft w:val="480"/>
              <w:marRight w:val="0"/>
              <w:marTop w:val="0"/>
              <w:marBottom w:val="0"/>
              <w:divBdr>
                <w:top w:val="none" w:sz="0" w:space="0" w:color="auto"/>
                <w:left w:val="none" w:sz="0" w:space="0" w:color="auto"/>
                <w:bottom w:val="none" w:sz="0" w:space="0" w:color="auto"/>
                <w:right w:val="none" w:sz="0" w:space="0" w:color="auto"/>
              </w:divBdr>
            </w:div>
            <w:div w:id="710224192">
              <w:marLeft w:val="480"/>
              <w:marRight w:val="0"/>
              <w:marTop w:val="0"/>
              <w:marBottom w:val="0"/>
              <w:divBdr>
                <w:top w:val="none" w:sz="0" w:space="0" w:color="auto"/>
                <w:left w:val="none" w:sz="0" w:space="0" w:color="auto"/>
                <w:bottom w:val="none" w:sz="0" w:space="0" w:color="auto"/>
                <w:right w:val="none" w:sz="0" w:space="0" w:color="auto"/>
              </w:divBdr>
            </w:div>
            <w:div w:id="710302279">
              <w:marLeft w:val="480"/>
              <w:marRight w:val="0"/>
              <w:marTop w:val="0"/>
              <w:marBottom w:val="0"/>
              <w:divBdr>
                <w:top w:val="none" w:sz="0" w:space="0" w:color="auto"/>
                <w:left w:val="none" w:sz="0" w:space="0" w:color="auto"/>
                <w:bottom w:val="none" w:sz="0" w:space="0" w:color="auto"/>
                <w:right w:val="none" w:sz="0" w:space="0" w:color="auto"/>
              </w:divBdr>
            </w:div>
            <w:div w:id="710347062">
              <w:marLeft w:val="480"/>
              <w:marRight w:val="0"/>
              <w:marTop w:val="0"/>
              <w:marBottom w:val="0"/>
              <w:divBdr>
                <w:top w:val="none" w:sz="0" w:space="0" w:color="auto"/>
                <w:left w:val="none" w:sz="0" w:space="0" w:color="auto"/>
                <w:bottom w:val="none" w:sz="0" w:space="0" w:color="auto"/>
                <w:right w:val="none" w:sz="0" w:space="0" w:color="auto"/>
              </w:divBdr>
            </w:div>
            <w:div w:id="710497333">
              <w:marLeft w:val="480"/>
              <w:marRight w:val="0"/>
              <w:marTop w:val="0"/>
              <w:marBottom w:val="0"/>
              <w:divBdr>
                <w:top w:val="none" w:sz="0" w:space="0" w:color="auto"/>
                <w:left w:val="none" w:sz="0" w:space="0" w:color="auto"/>
                <w:bottom w:val="none" w:sz="0" w:space="0" w:color="auto"/>
                <w:right w:val="none" w:sz="0" w:space="0" w:color="auto"/>
              </w:divBdr>
            </w:div>
            <w:div w:id="710569835">
              <w:marLeft w:val="480"/>
              <w:marRight w:val="0"/>
              <w:marTop w:val="0"/>
              <w:marBottom w:val="0"/>
              <w:divBdr>
                <w:top w:val="none" w:sz="0" w:space="0" w:color="auto"/>
                <w:left w:val="none" w:sz="0" w:space="0" w:color="auto"/>
                <w:bottom w:val="none" w:sz="0" w:space="0" w:color="auto"/>
                <w:right w:val="none" w:sz="0" w:space="0" w:color="auto"/>
              </w:divBdr>
            </w:div>
            <w:div w:id="710761913">
              <w:marLeft w:val="480"/>
              <w:marRight w:val="0"/>
              <w:marTop w:val="0"/>
              <w:marBottom w:val="0"/>
              <w:divBdr>
                <w:top w:val="none" w:sz="0" w:space="0" w:color="auto"/>
                <w:left w:val="none" w:sz="0" w:space="0" w:color="auto"/>
                <w:bottom w:val="none" w:sz="0" w:space="0" w:color="auto"/>
                <w:right w:val="none" w:sz="0" w:space="0" w:color="auto"/>
              </w:divBdr>
            </w:div>
            <w:div w:id="710804798">
              <w:marLeft w:val="480"/>
              <w:marRight w:val="0"/>
              <w:marTop w:val="0"/>
              <w:marBottom w:val="0"/>
              <w:divBdr>
                <w:top w:val="none" w:sz="0" w:space="0" w:color="auto"/>
                <w:left w:val="none" w:sz="0" w:space="0" w:color="auto"/>
                <w:bottom w:val="none" w:sz="0" w:space="0" w:color="auto"/>
                <w:right w:val="none" w:sz="0" w:space="0" w:color="auto"/>
              </w:divBdr>
            </w:div>
            <w:div w:id="710955476">
              <w:marLeft w:val="480"/>
              <w:marRight w:val="0"/>
              <w:marTop w:val="0"/>
              <w:marBottom w:val="0"/>
              <w:divBdr>
                <w:top w:val="none" w:sz="0" w:space="0" w:color="auto"/>
                <w:left w:val="none" w:sz="0" w:space="0" w:color="auto"/>
                <w:bottom w:val="none" w:sz="0" w:space="0" w:color="auto"/>
                <w:right w:val="none" w:sz="0" w:space="0" w:color="auto"/>
              </w:divBdr>
            </w:div>
            <w:div w:id="711075129">
              <w:marLeft w:val="480"/>
              <w:marRight w:val="0"/>
              <w:marTop w:val="0"/>
              <w:marBottom w:val="0"/>
              <w:divBdr>
                <w:top w:val="none" w:sz="0" w:space="0" w:color="auto"/>
                <w:left w:val="none" w:sz="0" w:space="0" w:color="auto"/>
                <w:bottom w:val="none" w:sz="0" w:space="0" w:color="auto"/>
                <w:right w:val="none" w:sz="0" w:space="0" w:color="auto"/>
              </w:divBdr>
            </w:div>
            <w:div w:id="711152996">
              <w:marLeft w:val="480"/>
              <w:marRight w:val="0"/>
              <w:marTop w:val="0"/>
              <w:marBottom w:val="0"/>
              <w:divBdr>
                <w:top w:val="none" w:sz="0" w:space="0" w:color="auto"/>
                <w:left w:val="none" w:sz="0" w:space="0" w:color="auto"/>
                <w:bottom w:val="none" w:sz="0" w:space="0" w:color="auto"/>
                <w:right w:val="none" w:sz="0" w:space="0" w:color="auto"/>
              </w:divBdr>
            </w:div>
            <w:div w:id="711156974">
              <w:marLeft w:val="480"/>
              <w:marRight w:val="0"/>
              <w:marTop w:val="0"/>
              <w:marBottom w:val="0"/>
              <w:divBdr>
                <w:top w:val="none" w:sz="0" w:space="0" w:color="auto"/>
                <w:left w:val="none" w:sz="0" w:space="0" w:color="auto"/>
                <w:bottom w:val="none" w:sz="0" w:space="0" w:color="auto"/>
                <w:right w:val="none" w:sz="0" w:space="0" w:color="auto"/>
              </w:divBdr>
            </w:div>
            <w:div w:id="711420255">
              <w:marLeft w:val="480"/>
              <w:marRight w:val="0"/>
              <w:marTop w:val="0"/>
              <w:marBottom w:val="0"/>
              <w:divBdr>
                <w:top w:val="none" w:sz="0" w:space="0" w:color="auto"/>
                <w:left w:val="none" w:sz="0" w:space="0" w:color="auto"/>
                <w:bottom w:val="none" w:sz="0" w:space="0" w:color="auto"/>
                <w:right w:val="none" w:sz="0" w:space="0" w:color="auto"/>
              </w:divBdr>
            </w:div>
            <w:div w:id="711420600">
              <w:marLeft w:val="480"/>
              <w:marRight w:val="0"/>
              <w:marTop w:val="0"/>
              <w:marBottom w:val="0"/>
              <w:divBdr>
                <w:top w:val="none" w:sz="0" w:space="0" w:color="auto"/>
                <w:left w:val="none" w:sz="0" w:space="0" w:color="auto"/>
                <w:bottom w:val="none" w:sz="0" w:space="0" w:color="auto"/>
                <w:right w:val="none" w:sz="0" w:space="0" w:color="auto"/>
              </w:divBdr>
            </w:div>
            <w:div w:id="711421864">
              <w:marLeft w:val="480"/>
              <w:marRight w:val="0"/>
              <w:marTop w:val="0"/>
              <w:marBottom w:val="0"/>
              <w:divBdr>
                <w:top w:val="none" w:sz="0" w:space="0" w:color="auto"/>
                <w:left w:val="none" w:sz="0" w:space="0" w:color="auto"/>
                <w:bottom w:val="none" w:sz="0" w:space="0" w:color="auto"/>
                <w:right w:val="none" w:sz="0" w:space="0" w:color="auto"/>
              </w:divBdr>
            </w:div>
            <w:div w:id="711422960">
              <w:marLeft w:val="480"/>
              <w:marRight w:val="0"/>
              <w:marTop w:val="0"/>
              <w:marBottom w:val="0"/>
              <w:divBdr>
                <w:top w:val="none" w:sz="0" w:space="0" w:color="auto"/>
                <w:left w:val="none" w:sz="0" w:space="0" w:color="auto"/>
                <w:bottom w:val="none" w:sz="0" w:space="0" w:color="auto"/>
                <w:right w:val="none" w:sz="0" w:space="0" w:color="auto"/>
              </w:divBdr>
            </w:div>
            <w:div w:id="711461595">
              <w:marLeft w:val="480"/>
              <w:marRight w:val="0"/>
              <w:marTop w:val="0"/>
              <w:marBottom w:val="0"/>
              <w:divBdr>
                <w:top w:val="none" w:sz="0" w:space="0" w:color="auto"/>
                <w:left w:val="none" w:sz="0" w:space="0" w:color="auto"/>
                <w:bottom w:val="none" w:sz="0" w:space="0" w:color="auto"/>
                <w:right w:val="none" w:sz="0" w:space="0" w:color="auto"/>
              </w:divBdr>
            </w:div>
            <w:div w:id="711462980">
              <w:marLeft w:val="480"/>
              <w:marRight w:val="0"/>
              <w:marTop w:val="0"/>
              <w:marBottom w:val="0"/>
              <w:divBdr>
                <w:top w:val="none" w:sz="0" w:space="0" w:color="auto"/>
                <w:left w:val="none" w:sz="0" w:space="0" w:color="auto"/>
                <w:bottom w:val="none" w:sz="0" w:space="0" w:color="auto"/>
                <w:right w:val="none" w:sz="0" w:space="0" w:color="auto"/>
              </w:divBdr>
            </w:div>
            <w:div w:id="711534389">
              <w:marLeft w:val="480"/>
              <w:marRight w:val="0"/>
              <w:marTop w:val="0"/>
              <w:marBottom w:val="0"/>
              <w:divBdr>
                <w:top w:val="none" w:sz="0" w:space="0" w:color="auto"/>
                <w:left w:val="none" w:sz="0" w:space="0" w:color="auto"/>
                <w:bottom w:val="none" w:sz="0" w:space="0" w:color="auto"/>
                <w:right w:val="none" w:sz="0" w:space="0" w:color="auto"/>
              </w:divBdr>
            </w:div>
            <w:div w:id="711537937">
              <w:marLeft w:val="480"/>
              <w:marRight w:val="0"/>
              <w:marTop w:val="0"/>
              <w:marBottom w:val="0"/>
              <w:divBdr>
                <w:top w:val="none" w:sz="0" w:space="0" w:color="auto"/>
                <w:left w:val="none" w:sz="0" w:space="0" w:color="auto"/>
                <w:bottom w:val="none" w:sz="0" w:space="0" w:color="auto"/>
                <w:right w:val="none" w:sz="0" w:space="0" w:color="auto"/>
              </w:divBdr>
            </w:div>
            <w:div w:id="711539547">
              <w:marLeft w:val="480"/>
              <w:marRight w:val="0"/>
              <w:marTop w:val="0"/>
              <w:marBottom w:val="0"/>
              <w:divBdr>
                <w:top w:val="none" w:sz="0" w:space="0" w:color="auto"/>
                <w:left w:val="none" w:sz="0" w:space="0" w:color="auto"/>
                <w:bottom w:val="none" w:sz="0" w:space="0" w:color="auto"/>
                <w:right w:val="none" w:sz="0" w:space="0" w:color="auto"/>
              </w:divBdr>
            </w:div>
            <w:div w:id="711542920">
              <w:marLeft w:val="480"/>
              <w:marRight w:val="0"/>
              <w:marTop w:val="0"/>
              <w:marBottom w:val="0"/>
              <w:divBdr>
                <w:top w:val="none" w:sz="0" w:space="0" w:color="auto"/>
                <w:left w:val="none" w:sz="0" w:space="0" w:color="auto"/>
                <w:bottom w:val="none" w:sz="0" w:space="0" w:color="auto"/>
                <w:right w:val="none" w:sz="0" w:space="0" w:color="auto"/>
              </w:divBdr>
            </w:div>
            <w:div w:id="711655448">
              <w:marLeft w:val="480"/>
              <w:marRight w:val="0"/>
              <w:marTop w:val="0"/>
              <w:marBottom w:val="0"/>
              <w:divBdr>
                <w:top w:val="none" w:sz="0" w:space="0" w:color="auto"/>
                <w:left w:val="none" w:sz="0" w:space="0" w:color="auto"/>
                <w:bottom w:val="none" w:sz="0" w:space="0" w:color="auto"/>
                <w:right w:val="none" w:sz="0" w:space="0" w:color="auto"/>
              </w:divBdr>
            </w:div>
            <w:div w:id="711659819">
              <w:marLeft w:val="480"/>
              <w:marRight w:val="0"/>
              <w:marTop w:val="0"/>
              <w:marBottom w:val="0"/>
              <w:divBdr>
                <w:top w:val="none" w:sz="0" w:space="0" w:color="auto"/>
                <w:left w:val="none" w:sz="0" w:space="0" w:color="auto"/>
                <w:bottom w:val="none" w:sz="0" w:space="0" w:color="auto"/>
                <w:right w:val="none" w:sz="0" w:space="0" w:color="auto"/>
              </w:divBdr>
            </w:div>
            <w:div w:id="711687436">
              <w:marLeft w:val="480"/>
              <w:marRight w:val="0"/>
              <w:marTop w:val="0"/>
              <w:marBottom w:val="0"/>
              <w:divBdr>
                <w:top w:val="none" w:sz="0" w:space="0" w:color="auto"/>
                <w:left w:val="none" w:sz="0" w:space="0" w:color="auto"/>
                <w:bottom w:val="none" w:sz="0" w:space="0" w:color="auto"/>
                <w:right w:val="none" w:sz="0" w:space="0" w:color="auto"/>
              </w:divBdr>
            </w:div>
            <w:div w:id="711730525">
              <w:marLeft w:val="480"/>
              <w:marRight w:val="0"/>
              <w:marTop w:val="0"/>
              <w:marBottom w:val="0"/>
              <w:divBdr>
                <w:top w:val="none" w:sz="0" w:space="0" w:color="auto"/>
                <w:left w:val="none" w:sz="0" w:space="0" w:color="auto"/>
                <w:bottom w:val="none" w:sz="0" w:space="0" w:color="auto"/>
                <w:right w:val="none" w:sz="0" w:space="0" w:color="auto"/>
              </w:divBdr>
            </w:div>
            <w:div w:id="711732951">
              <w:marLeft w:val="480"/>
              <w:marRight w:val="0"/>
              <w:marTop w:val="0"/>
              <w:marBottom w:val="0"/>
              <w:divBdr>
                <w:top w:val="none" w:sz="0" w:space="0" w:color="auto"/>
                <w:left w:val="none" w:sz="0" w:space="0" w:color="auto"/>
                <w:bottom w:val="none" w:sz="0" w:space="0" w:color="auto"/>
                <w:right w:val="none" w:sz="0" w:space="0" w:color="auto"/>
              </w:divBdr>
            </w:div>
            <w:div w:id="711928545">
              <w:marLeft w:val="480"/>
              <w:marRight w:val="0"/>
              <w:marTop w:val="0"/>
              <w:marBottom w:val="0"/>
              <w:divBdr>
                <w:top w:val="none" w:sz="0" w:space="0" w:color="auto"/>
                <w:left w:val="none" w:sz="0" w:space="0" w:color="auto"/>
                <w:bottom w:val="none" w:sz="0" w:space="0" w:color="auto"/>
                <w:right w:val="none" w:sz="0" w:space="0" w:color="auto"/>
              </w:divBdr>
            </w:div>
            <w:div w:id="712000400">
              <w:marLeft w:val="480"/>
              <w:marRight w:val="0"/>
              <w:marTop w:val="0"/>
              <w:marBottom w:val="0"/>
              <w:divBdr>
                <w:top w:val="none" w:sz="0" w:space="0" w:color="auto"/>
                <w:left w:val="none" w:sz="0" w:space="0" w:color="auto"/>
                <w:bottom w:val="none" w:sz="0" w:space="0" w:color="auto"/>
                <w:right w:val="none" w:sz="0" w:space="0" w:color="auto"/>
              </w:divBdr>
            </w:div>
            <w:div w:id="712074645">
              <w:marLeft w:val="480"/>
              <w:marRight w:val="0"/>
              <w:marTop w:val="0"/>
              <w:marBottom w:val="0"/>
              <w:divBdr>
                <w:top w:val="none" w:sz="0" w:space="0" w:color="auto"/>
                <w:left w:val="none" w:sz="0" w:space="0" w:color="auto"/>
                <w:bottom w:val="none" w:sz="0" w:space="0" w:color="auto"/>
                <w:right w:val="none" w:sz="0" w:space="0" w:color="auto"/>
              </w:divBdr>
            </w:div>
            <w:div w:id="712122899">
              <w:marLeft w:val="480"/>
              <w:marRight w:val="0"/>
              <w:marTop w:val="0"/>
              <w:marBottom w:val="0"/>
              <w:divBdr>
                <w:top w:val="none" w:sz="0" w:space="0" w:color="auto"/>
                <w:left w:val="none" w:sz="0" w:space="0" w:color="auto"/>
                <w:bottom w:val="none" w:sz="0" w:space="0" w:color="auto"/>
                <w:right w:val="none" w:sz="0" w:space="0" w:color="auto"/>
              </w:divBdr>
            </w:div>
            <w:div w:id="712189526">
              <w:marLeft w:val="480"/>
              <w:marRight w:val="0"/>
              <w:marTop w:val="0"/>
              <w:marBottom w:val="0"/>
              <w:divBdr>
                <w:top w:val="none" w:sz="0" w:space="0" w:color="auto"/>
                <w:left w:val="none" w:sz="0" w:space="0" w:color="auto"/>
                <w:bottom w:val="none" w:sz="0" w:space="0" w:color="auto"/>
                <w:right w:val="none" w:sz="0" w:space="0" w:color="auto"/>
              </w:divBdr>
            </w:div>
            <w:div w:id="712193222">
              <w:marLeft w:val="480"/>
              <w:marRight w:val="0"/>
              <w:marTop w:val="0"/>
              <w:marBottom w:val="0"/>
              <w:divBdr>
                <w:top w:val="none" w:sz="0" w:space="0" w:color="auto"/>
                <w:left w:val="none" w:sz="0" w:space="0" w:color="auto"/>
                <w:bottom w:val="none" w:sz="0" w:space="0" w:color="auto"/>
                <w:right w:val="none" w:sz="0" w:space="0" w:color="auto"/>
              </w:divBdr>
            </w:div>
            <w:div w:id="712266472">
              <w:marLeft w:val="480"/>
              <w:marRight w:val="0"/>
              <w:marTop w:val="0"/>
              <w:marBottom w:val="0"/>
              <w:divBdr>
                <w:top w:val="none" w:sz="0" w:space="0" w:color="auto"/>
                <w:left w:val="none" w:sz="0" w:space="0" w:color="auto"/>
                <w:bottom w:val="none" w:sz="0" w:space="0" w:color="auto"/>
                <w:right w:val="none" w:sz="0" w:space="0" w:color="auto"/>
              </w:divBdr>
            </w:div>
            <w:div w:id="712266858">
              <w:marLeft w:val="480"/>
              <w:marRight w:val="0"/>
              <w:marTop w:val="0"/>
              <w:marBottom w:val="0"/>
              <w:divBdr>
                <w:top w:val="none" w:sz="0" w:space="0" w:color="auto"/>
                <w:left w:val="none" w:sz="0" w:space="0" w:color="auto"/>
                <w:bottom w:val="none" w:sz="0" w:space="0" w:color="auto"/>
                <w:right w:val="none" w:sz="0" w:space="0" w:color="auto"/>
              </w:divBdr>
            </w:div>
            <w:div w:id="712267590">
              <w:marLeft w:val="480"/>
              <w:marRight w:val="0"/>
              <w:marTop w:val="0"/>
              <w:marBottom w:val="0"/>
              <w:divBdr>
                <w:top w:val="none" w:sz="0" w:space="0" w:color="auto"/>
                <w:left w:val="none" w:sz="0" w:space="0" w:color="auto"/>
                <w:bottom w:val="none" w:sz="0" w:space="0" w:color="auto"/>
                <w:right w:val="none" w:sz="0" w:space="0" w:color="auto"/>
              </w:divBdr>
            </w:div>
            <w:div w:id="712270424">
              <w:marLeft w:val="480"/>
              <w:marRight w:val="0"/>
              <w:marTop w:val="0"/>
              <w:marBottom w:val="0"/>
              <w:divBdr>
                <w:top w:val="none" w:sz="0" w:space="0" w:color="auto"/>
                <w:left w:val="none" w:sz="0" w:space="0" w:color="auto"/>
                <w:bottom w:val="none" w:sz="0" w:space="0" w:color="auto"/>
                <w:right w:val="none" w:sz="0" w:space="0" w:color="auto"/>
              </w:divBdr>
            </w:div>
            <w:div w:id="712341913">
              <w:marLeft w:val="480"/>
              <w:marRight w:val="0"/>
              <w:marTop w:val="0"/>
              <w:marBottom w:val="0"/>
              <w:divBdr>
                <w:top w:val="none" w:sz="0" w:space="0" w:color="auto"/>
                <w:left w:val="none" w:sz="0" w:space="0" w:color="auto"/>
                <w:bottom w:val="none" w:sz="0" w:space="0" w:color="auto"/>
                <w:right w:val="none" w:sz="0" w:space="0" w:color="auto"/>
              </w:divBdr>
            </w:div>
            <w:div w:id="712386584">
              <w:marLeft w:val="480"/>
              <w:marRight w:val="0"/>
              <w:marTop w:val="0"/>
              <w:marBottom w:val="0"/>
              <w:divBdr>
                <w:top w:val="none" w:sz="0" w:space="0" w:color="auto"/>
                <w:left w:val="none" w:sz="0" w:space="0" w:color="auto"/>
                <w:bottom w:val="none" w:sz="0" w:space="0" w:color="auto"/>
                <w:right w:val="none" w:sz="0" w:space="0" w:color="auto"/>
              </w:divBdr>
            </w:div>
            <w:div w:id="712462206">
              <w:marLeft w:val="480"/>
              <w:marRight w:val="0"/>
              <w:marTop w:val="0"/>
              <w:marBottom w:val="0"/>
              <w:divBdr>
                <w:top w:val="none" w:sz="0" w:space="0" w:color="auto"/>
                <w:left w:val="none" w:sz="0" w:space="0" w:color="auto"/>
                <w:bottom w:val="none" w:sz="0" w:space="0" w:color="auto"/>
                <w:right w:val="none" w:sz="0" w:space="0" w:color="auto"/>
              </w:divBdr>
            </w:div>
            <w:div w:id="712507423">
              <w:marLeft w:val="480"/>
              <w:marRight w:val="0"/>
              <w:marTop w:val="0"/>
              <w:marBottom w:val="0"/>
              <w:divBdr>
                <w:top w:val="none" w:sz="0" w:space="0" w:color="auto"/>
                <w:left w:val="none" w:sz="0" w:space="0" w:color="auto"/>
                <w:bottom w:val="none" w:sz="0" w:space="0" w:color="auto"/>
                <w:right w:val="none" w:sz="0" w:space="0" w:color="auto"/>
              </w:divBdr>
            </w:div>
            <w:div w:id="712576776">
              <w:marLeft w:val="480"/>
              <w:marRight w:val="0"/>
              <w:marTop w:val="0"/>
              <w:marBottom w:val="0"/>
              <w:divBdr>
                <w:top w:val="none" w:sz="0" w:space="0" w:color="auto"/>
                <w:left w:val="none" w:sz="0" w:space="0" w:color="auto"/>
                <w:bottom w:val="none" w:sz="0" w:space="0" w:color="auto"/>
                <w:right w:val="none" w:sz="0" w:space="0" w:color="auto"/>
              </w:divBdr>
            </w:div>
            <w:div w:id="712576892">
              <w:marLeft w:val="480"/>
              <w:marRight w:val="0"/>
              <w:marTop w:val="0"/>
              <w:marBottom w:val="0"/>
              <w:divBdr>
                <w:top w:val="none" w:sz="0" w:space="0" w:color="auto"/>
                <w:left w:val="none" w:sz="0" w:space="0" w:color="auto"/>
                <w:bottom w:val="none" w:sz="0" w:space="0" w:color="auto"/>
                <w:right w:val="none" w:sz="0" w:space="0" w:color="auto"/>
              </w:divBdr>
            </w:div>
            <w:div w:id="712577936">
              <w:marLeft w:val="480"/>
              <w:marRight w:val="0"/>
              <w:marTop w:val="0"/>
              <w:marBottom w:val="0"/>
              <w:divBdr>
                <w:top w:val="none" w:sz="0" w:space="0" w:color="auto"/>
                <w:left w:val="none" w:sz="0" w:space="0" w:color="auto"/>
                <w:bottom w:val="none" w:sz="0" w:space="0" w:color="auto"/>
                <w:right w:val="none" w:sz="0" w:space="0" w:color="auto"/>
              </w:divBdr>
            </w:div>
            <w:div w:id="712578428">
              <w:marLeft w:val="480"/>
              <w:marRight w:val="0"/>
              <w:marTop w:val="0"/>
              <w:marBottom w:val="0"/>
              <w:divBdr>
                <w:top w:val="none" w:sz="0" w:space="0" w:color="auto"/>
                <w:left w:val="none" w:sz="0" w:space="0" w:color="auto"/>
                <w:bottom w:val="none" w:sz="0" w:space="0" w:color="auto"/>
                <w:right w:val="none" w:sz="0" w:space="0" w:color="auto"/>
              </w:divBdr>
            </w:div>
            <w:div w:id="712583496">
              <w:marLeft w:val="480"/>
              <w:marRight w:val="0"/>
              <w:marTop w:val="0"/>
              <w:marBottom w:val="0"/>
              <w:divBdr>
                <w:top w:val="none" w:sz="0" w:space="0" w:color="auto"/>
                <w:left w:val="none" w:sz="0" w:space="0" w:color="auto"/>
                <w:bottom w:val="none" w:sz="0" w:space="0" w:color="auto"/>
                <w:right w:val="none" w:sz="0" w:space="0" w:color="auto"/>
              </w:divBdr>
            </w:div>
            <w:div w:id="712772603">
              <w:marLeft w:val="480"/>
              <w:marRight w:val="0"/>
              <w:marTop w:val="0"/>
              <w:marBottom w:val="0"/>
              <w:divBdr>
                <w:top w:val="none" w:sz="0" w:space="0" w:color="auto"/>
                <w:left w:val="none" w:sz="0" w:space="0" w:color="auto"/>
                <w:bottom w:val="none" w:sz="0" w:space="0" w:color="auto"/>
                <w:right w:val="none" w:sz="0" w:space="0" w:color="auto"/>
              </w:divBdr>
            </w:div>
            <w:div w:id="712845151">
              <w:marLeft w:val="480"/>
              <w:marRight w:val="0"/>
              <w:marTop w:val="0"/>
              <w:marBottom w:val="0"/>
              <w:divBdr>
                <w:top w:val="none" w:sz="0" w:space="0" w:color="auto"/>
                <w:left w:val="none" w:sz="0" w:space="0" w:color="auto"/>
                <w:bottom w:val="none" w:sz="0" w:space="0" w:color="auto"/>
                <w:right w:val="none" w:sz="0" w:space="0" w:color="auto"/>
              </w:divBdr>
            </w:div>
            <w:div w:id="712847441">
              <w:marLeft w:val="480"/>
              <w:marRight w:val="0"/>
              <w:marTop w:val="0"/>
              <w:marBottom w:val="0"/>
              <w:divBdr>
                <w:top w:val="none" w:sz="0" w:space="0" w:color="auto"/>
                <w:left w:val="none" w:sz="0" w:space="0" w:color="auto"/>
                <w:bottom w:val="none" w:sz="0" w:space="0" w:color="auto"/>
                <w:right w:val="none" w:sz="0" w:space="0" w:color="auto"/>
              </w:divBdr>
            </w:div>
            <w:div w:id="712848053">
              <w:marLeft w:val="480"/>
              <w:marRight w:val="0"/>
              <w:marTop w:val="0"/>
              <w:marBottom w:val="0"/>
              <w:divBdr>
                <w:top w:val="none" w:sz="0" w:space="0" w:color="auto"/>
                <w:left w:val="none" w:sz="0" w:space="0" w:color="auto"/>
                <w:bottom w:val="none" w:sz="0" w:space="0" w:color="auto"/>
                <w:right w:val="none" w:sz="0" w:space="0" w:color="auto"/>
              </w:divBdr>
            </w:div>
            <w:div w:id="712924002">
              <w:marLeft w:val="480"/>
              <w:marRight w:val="0"/>
              <w:marTop w:val="0"/>
              <w:marBottom w:val="0"/>
              <w:divBdr>
                <w:top w:val="none" w:sz="0" w:space="0" w:color="auto"/>
                <w:left w:val="none" w:sz="0" w:space="0" w:color="auto"/>
                <w:bottom w:val="none" w:sz="0" w:space="0" w:color="auto"/>
                <w:right w:val="none" w:sz="0" w:space="0" w:color="auto"/>
              </w:divBdr>
            </w:div>
            <w:div w:id="712927951">
              <w:marLeft w:val="480"/>
              <w:marRight w:val="0"/>
              <w:marTop w:val="0"/>
              <w:marBottom w:val="0"/>
              <w:divBdr>
                <w:top w:val="none" w:sz="0" w:space="0" w:color="auto"/>
                <w:left w:val="none" w:sz="0" w:space="0" w:color="auto"/>
                <w:bottom w:val="none" w:sz="0" w:space="0" w:color="auto"/>
                <w:right w:val="none" w:sz="0" w:space="0" w:color="auto"/>
              </w:divBdr>
            </w:div>
            <w:div w:id="713038323">
              <w:marLeft w:val="480"/>
              <w:marRight w:val="0"/>
              <w:marTop w:val="0"/>
              <w:marBottom w:val="0"/>
              <w:divBdr>
                <w:top w:val="none" w:sz="0" w:space="0" w:color="auto"/>
                <w:left w:val="none" w:sz="0" w:space="0" w:color="auto"/>
                <w:bottom w:val="none" w:sz="0" w:space="0" w:color="auto"/>
                <w:right w:val="none" w:sz="0" w:space="0" w:color="auto"/>
              </w:divBdr>
            </w:div>
            <w:div w:id="713039385">
              <w:marLeft w:val="480"/>
              <w:marRight w:val="0"/>
              <w:marTop w:val="0"/>
              <w:marBottom w:val="0"/>
              <w:divBdr>
                <w:top w:val="none" w:sz="0" w:space="0" w:color="auto"/>
                <w:left w:val="none" w:sz="0" w:space="0" w:color="auto"/>
                <w:bottom w:val="none" w:sz="0" w:space="0" w:color="auto"/>
                <w:right w:val="none" w:sz="0" w:space="0" w:color="auto"/>
              </w:divBdr>
            </w:div>
            <w:div w:id="713040544">
              <w:marLeft w:val="480"/>
              <w:marRight w:val="0"/>
              <w:marTop w:val="0"/>
              <w:marBottom w:val="0"/>
              <w:divBdr>
                <w:top w:val="none" w:sz="0" w:space="0" w:color="auto"/>
                <w:left w:val="none" w:sz="0" w:space="0" w:color="auto"/>
                <w:bottom w:val="none" w:sz="0" w:space="0" w:color="auto"/>
                <w:right w:val="none" w:sz="0" w:space="0" w:color="auto"/>
              </w:divBdr>
            </w:div>
            <w:div w:id="713232259">
              <w:marLeft w:val="480"/>
              <w:marRight w:val="0"/>
              <w:marTop w:val="0"/>
              <w:marBottom w:val="0"/>
              <w:divBdr>
                <w:top w:val="none" w:sz="0" w:space="0" w:color="auto"/>
                <w:left w:val="none" w:sz="0" w:space="0" w:color="auto"/>
                <w:bottom w:val="none" w:sz="0" w:space="0" w:color="auto"/>
                <w:right w:val="none" w:sz="0" w:space="0" w:color="auto"/>
              </w:divBdr>
            </w:div>
            <w:div w:id="713234100">
              <w:marLeft w:val="480"/>
              <w:marRight w:val="0"/>
              <w:marTop w:val="0"/>
              <w:marBottom w:val="0"/>
              <w:divBdr>
                <w:top w:val="none" w:sz="0" w:space="0" w:color="auto"/>
                <w:left w:val="none" w:sz="0" w:space="0" w:color="auto"/>
                <w:bottom w:val="none" w:sz="0" w:space="0" w:color="auto"/>
                <w:right w:val="none" w:sz="0" w:space="0" w:color="auto"/>
              </w:divBdr>
            </w:div>
            <w:div w:id="713314921">
              <w:marLeft w:val="480"/>
              <w:marRight w:val="0"/>
              <w:marTop w:val="0"/>
              <w:marBottom w:val="0"/>
              <w:divBdr>
                <w:top w:val="none" w:sz="0" w:space="0" w:color="auto"/>
                <w:left w:val="none" w:sz="0" w:space="0" w:color="auto"/>
                <w:bottom w:val="none" w:sz="0" w:space="0" w:color="auto"/>
                <w:right w:val="none" w:sz="0" w:space="0" w:color="auto"/>
              </w:divBdr>
            </w:div>
            <w:div w:id="713389114">
              <w:marLeft w:val="480"/>
              <w:marRight w:val="0"/>
              <w:marTop w:val="0"/>
              <w:marBottom w:val="0"/>
              <w:divBdr>
                <w:top w:val="none" w:sz="0" w:space="0" w:color="auto"/>
                <w:left w:val="none" w:sz="0" w:space="0" w:color="auto"/>
                <w:bottom w:val="none" w:sz="0" w:space="0" w:color="auto"/>
                <w:right w:val="none" w:sz="0" w:space="0" w:color="auto"/>
              </w:divBdr>
            </w:div>
            <w:div w:id="713576986">
              <w:marLeft w:val="480"/>
              <w:marRight w:val="0"/>
              <w:marTop w:val="0"/>
              <w:marBottom w:val="0"/>
              <w:divBdr>
                <w:top w:val="none" w:sz="0" w:space="0" w:color="auto"/>
                <w:left w:val="none" w:sz="0" w:space="0" w:color="auto"/>
                <w:bottom w:val="none" w:sz="0" w:space="0" w:color="auto"/>
                <w:right w:val="none" w:sz="0" w:space="0" w:color="auto"/>
              </w:divBdr>
            </w:div>
            <w:div w:id="713622089">
              <w:marLeft w:val="480"/>
              <w:marRight w:val="0"/>
              <w:marTop w:val="0"/>
              <w:marBottom w:val="0"/>
              <w:divBdr>
                <w:top w:val="none" w:sz="0" w:space="0" w:color="auto"/>
                <w:left w:val="none" w:sz="0" w:space="0" w:color="auto"/>
                <w:bottom w:val="none" w:sz="0" w:space="0" w:color="auto"/>
                <w:right w:val="none" w:sz="0" w:space="0" w:color="auto"/>
              </w:divBdr>
            </w:div>
            <w:div w:id="713622500">
              <w:marLeft w:val="480"/>
              <w:marRight w:val="0"/>
              <w:marTop w:val="0"/>
              <w:marBottom w:val="0"/>
              <w:divBdr>
                <w:top w:val="none" w:sz="0" w:space="0" w:color="auto"/>
                <w:left w:val="none" w:sz="0" w:space="0" w:color="auto"/>
                <w:bottom w:val="none" w:sz="0" w:space="0" w:color="auto"/>
                <w:right w:val="none" w:sz="0" w:space="0" w:color="auto"/>
              </w:divBdr>
            </w:div>
            <w:div w:id="713622536">
              <w:marLeft w:val="480"/>
              <w:marRight w:val="0"/>
              <w:marTop w:val="0"/>
              <w:marBottom w:val="0"/>
              <w:divBdr>
                <w:top w:val="none" w:sz="0" w:space="0" w:color="auto"/>
                <w:left w:val="none" w:sz="0" w:space="0" w:color="auto"/>
                <w:bottom w:val="none" w:sz="0" w:space="0" w:color="auto"/>
                <w:right w:val="none" w:sz="0" w:space="0" w:color="auto"/>
              </w:divBdr>
            </w:div>
            <w:div w:id="713625797">
              <w:marLeft w:val="480"/>
              <w:marRight w:val="0"/>
              <w:marTop w:val="0"/>
              <w:marBottom w:val="0"/>
              <w:divBdr>
                <w:top w:val="none" w:sz="0" w:space="0" w:color="auto"/>
                <w:left w:val="none" w:sz="0" w:space="0" w:color="auto"/>
                <w:bottom w:val="none" w:sz="0" w:space="0" w:color="auto"/>
                <w:right w:val="none" w:sz="0" w:space="0" w:color="auto"/>
              </w:divBdr>
            </w:div>
            <w:div w:id="713772233">
              <w:marLeft w:val="480"/>
              <w:marRight w:val="0"/>
              <w:marTop w:val="0"/>
              <w:marBottom w:val="0"/>
              <w:divBdr>
                <w:top w:val="none" w:sz="0" w:space="0" w:color="auto"/>
                <w:left w:val="none" w:sz="0" w:space="0" w:color="auto"/>
                <w:bottom w:val="none" w:sz="0" w:space="0" w:color="auto"/>
                <w:right w:val="none" w:sz="0" w:space="0" w:color="auto"/>
              </w:divBdr>
            </w:div>
            <w:div w:id="713774481">
              <w:marLeft w:val="480"/>
              <w:marRight w:val="0"/>
              <w:marTop w:val="0"/>
              <w:marBottom w:val="0"/>
              <w:divBdr>
                <w:top w:val="none" w:sz="0" w:space="0" w:color="auto"/>
                <w:left w:val="none" w:sz="0" w:space="0" w:color="auto"/>
                <w:bottom w:val="none" w:sz="0" w:space="0" w:color="auto"/>
                <w:right w:val="none" w:sz="0" w:space="0" w:color="auto"/>
              </w:divBdr>
            </w:div>
            <w:div w:id="713846673">
              <w:marLeft w:val="480"/>
              <w:marRight w:val="0"/>
              <w:marTop w:val="0"/>
              <w:marBottom w:val="0"/>
              <w:divBdr>
                <w:top w:val="none" w:sz="0" w:space="0" w:color="auto"/>
                <w:left w:val="none" w:sz="0" w:space="0" w:color="auto"/>
                <w:bottom w:val="none" w:sz="0" w:space="0" w:color="auto"/>
                <w:right w:val="none" w:sz="0" w:space="0" w:color="auto"/>
              </w:divBdr>
            </w:div>
            <w:div w:id="713850764">
              <w:marLeft w:val="480"/>
              <w:marRight w:val="0"/>
              <w:marTop w:val="0"/>
              <w:marBottom w:val="0"/>
              <w:divBdr>
                <w:top w:val="none" w:sz="0" w:space="0" w:color="auto"/>
                <w:left w:val="none" w:sz="0" w:space="0" w:color="auto"/>
                <w:bottom w:val="none" w:sz="0" w:space="0" w:color="auto"/>
                <w:right w:val="none" w:sz="0" w:space="0" w:color="auto"/>
              </w:divBdr>
            </w:div>
            <w:div w:id="713887734">
              <w:marLeft w:val="480"/>
              <w:marRight w:val="0"/>
              <w:marTop w:val="0"/>
              <w:marBottom w:val="0"/>
              <w:divBdr>
                <w:top w:val="none" w:sz="0" w:space="0" w:color="auto"/>
                <w:left w:val="none" w:sz="0" w:space="0" w:color="auto"/>
                <w:bottom w:val="none" w:sz="0" w:space="0" w:color="auto"/>
                <w:right w:val="none" w:sz="0" w:space="0" w:color="auto"/>
              </w:divBdr>
            </w:div>
            <w:div w:id="713962717">
              <w:marLeft w:val="480"/>
              <w:marRight w:val="0"/>
              <w:marTop w:val="0"/>
              <w:marBottom w:val="0"/>
              <w:divBdr>
                <w:top w:val="none" w:sz="0" w:space="0" w:color="auto"/>
                <w:left w:val="none" w:sz="0" w:space="0" w:color="auto"/>
                <w:bottom w:val="none" w:sz="0" w:space="0" w:color="auto"/>
                <w:right w:val="none" w:sz="0" w:space="0" w:color="auto"/>
              </w:divBdr>
            </w:div>
            <w:div w:id="713963018">
              <w:marLeft w:val="480"/>
              <w:marRight w:val="0"/>
              <w:marTop w:val="0"/>
              <w:marBottom w:val="0"/>
              <w:divBdr>
                <w:top w:val="none" w:sz="0" w:space="0" w:color="auto"/>
                <w:left w:val="none" w:sz="0" w:space="0" w:color="auto"/>
                <w:bottom w:val="none" w:sz="0" w:space="0" w:color="auto"/>
                <w:right w:val="none" w:sz="0" w:space="0" w:color="auto"/>
              </w:divBdr>
            </w:div>
            <w:div w:id="713965344">
              <w:marLeft w:val="480"/>
              <w:marRight w:val="0"/>
              <w:marTop w:val="0"/>
              <w:marBottom w:val="0"/>
              <w:divBdr>
                <w:top w:val="none" w:sz="0" w:space="0" w:color="auto"/>
                <w:left w:val="none" w:sz="0" w:space="0" w:color="auto"/>
                <w:bottom w:val="none" w:sz="0" w:space="0" w:color="auto"/>
                <w:right w:val="none" w:sz="0" w:space="0" w:color="auto"/>
              </w:divBdr>
            </w:div>
            <w:div w:id="714084283">
              <w:marLeft w:val="480"/>
              <w:marRight w:val="0"/>
              <w:marTop w:val="0"/>
              <w:marBottom w:val="0"/>
              <w:divBdr>
                <w:top w:val="none" w:sz="0" w:space="0" w:color="auto"/>
                <w:left w:val="none" w:sz="0" w:space="0" w:color="auto"/>
                <w:bottom w:val="none" w:sz="0" w:space="0" w:color="auto"/>
                <w:right w:val="none" w:sz="0" w:space="0" w:color="auto"/>
              </w:divBdr>
            </w:div>
            <w:div w:id="714161488">
              <w:marLeft w:val="480"/>
              <w:marRight w:val="0"/>
              <w:marTop w:val="0"/>
              <w:marBottom w:val="0"/>
              <w:divBdr>
                <w:top w:val="none" w:sz="0" w:space="0" w:color="auto"/>
                <w:left w:val="none" w:sz="0" w:space="0" w:color="auto"/>
                <w:bottom w:val="none" w:sz="0" w:space="0" w:color="auto"/>
                <w:right w:val="none" w:sz="0" w:space="0" w:color="auto"/>
              </w:divBdr>
            </w:div>
            <w:div w:id="714238619">
              <w:marLeft w:val="480"/>
              <w:marRight w:val="0"/>
              <w:marTop w:val="0"/>
              <w:marBottom w:val="0"/>
              <w:divBdr>
                <w:top w:val="none" w:sz="0" w:space="0" w:color="auto"/>
                <w:left w:val="none" w:sz="0" w:space="0" w:color="auto"/>
                <w:bottom w:val="none" w:sz="0" w:space="0" w:color="auto"/>
                <w:right w:val="none" w:sz="0" w:space="0" w:color="auto"/>
              </w:divBdr>
            </w:div>
            <w:div w:id="714352334">
              <w:marLeft w:val="480"/>
              <w:marRight w:val="0"/>
              <w:marTop w:val="0"/>
              <w:marBottom w:val="0"/>
              <w:divBdr>
                <w:top w:val="none" w:sz="0" w:space="0" w:color="auto"/>
                <w:left w:val="none" w:sz="0" w:space="0" w:color="auto"/>
                <w:bottom w:val="none" w:sz="0" w:space="0" w:color="auto"/>
                <w:right w:val="none" w:sz="0" w:space="0" w:color="auto"/>
              </w:divBdr>
            </w:div>
            <w:div w:id="714425507">
              <w:marLeft w:val="480"/>
              <w:marRight w:val="0"/>
              <w:marTop w:val="0"/>
              <w:marBottom w:val="0"/>
              <w:divBdr>
                <w:top w:val="none" w:sz="0" w:space="0" w:color="auto"/>
                <w:left w:val="none" w:sz="0" w:space="0" w:color="auto"/>
                <w:bottom w:val="none" w:sz="0" w:space="0" w:color="auto"/>
                <w:right w:val="none" w:sz="0" w:space="0" w:color="auto"/>
              </w:divBdr>
            </w:div>
            <w:div w:id="714473629">
              <w:marLeft w:val="480"/>
              <w:marRight w:val="0"/>
              <w:marTop w:val="0"/>
              <w:marBottom w:val="0"/>
              <w:divBdr>
                <w:top w:val="none" w:sz="0" w:space="0" w:color="auto"/>
                <w:left w:val="none" w:sz="0" w:space="0" w:color="auto"/>
                <w:bottom w:val="none" w:sz="0" w:space="0" w:color="auto"/>
                <w:right w:val="none" w:sz="0" w:space="0" w:color="auto"/>
              </w:divBdr>
            </w:div>
            <w:div w:id="714474689">
              <w:marLeft w:val="480"/>
              <w:marRight w:val="0"/>
              <w:marTop w:val="0"/>
              <w:marBottom w:val="0"/>
              <w:divBdr>
                <w:top w:val="none" w:sz="0" w:space="0" w:color="auto"/>
                <w:left w:val="none" w:sz="0" w:space="0" w:color="auto"/>
                <w:bottom w:val="none" w:sz="0" w:space="0" w:color="auto"/>
                <w:right w:val="none" w:sz="0" w:space="0" w:color="auto"/>
              </w:divBdr>
            </w:div>
            <w:div w:id="714502824">
              <w:marLeft w:val="480"/>
              <w:marRight w:val="0"/>
              <w:marTop w:val="0"/>
              <w:marBottom w:val="0"/>
              <w:divBdr>
                <w:top w:val="none" w:sz="0" w:space="0" w:color="auto"/>
                <w:left w:val="none" w:sz="0" w:space="0" w:color="auto"/>
                <w:bottom w:val="none" w:sz="0" w:space="0" w:color="auto"/>
                <w:right w:val="none" w:sz="0" w:space="0" w:color="auto"/>
              </w:divBdr>
            </w:div>
            <w:div w:id="714812357">
              <w:marLeft w:val="480"/>
              <w:marRight w:val="0"/>
              <w:marTop w:val="0"/>
              <w:marBottom w:val="0"/>
              <w:divBdr>
                <w:top w:val="none" w:sz="0" w:space="0" w:color="auto"/>
                <w:left w:val="none" w:sz="0" w:space="0" w:color="auto"/>
                <w:bottom w:val="none" w:sz="0" w:space="0" w:color="auto"/>
                <w:right w:val="none" w:sz="0" w:space="0" w:color="auto"/>
              </w:divBdr>
            </w:div>
            <w:div w:id="714814778">
              <w:marLeft w:val="480"/>
              <w:marRight w:val="0"/>
              <w:marTop w:val="0"/>
              <w:marBottom w:val="0"/>
              <w:divBdr>
                <w:top w:val="none" w:sz="0" w:space="0" w:color="auto"/>
                <w:left w:val="none" w:sz="0" w:space="0" w:color="auto"/>
                <w:bottom w:val="none" w:sz="0" w:space="0" w:color="auto"/>
                <w:right w:val="none" w:sz="0" w:space="0" w:color="auto"/>
              </w:divBdr>
            </w:div>
            <w:div w:id="715084529">
              <w:marLeft w:val="480"/>
              <w:marRight w:val="0"/>
              <w:marTop w:val="0"/>
              <w:marBottom w:val="0"/>
              <w:divBdr>
                <w:top w:val="none" w:sz="0" w:space="0" w:color="auto"/>
                <w:left w:val="none" w:sz="0" w:space="0" w:color="auto"/>
                <w:bottom w:val="none" w:sz="0" w:space="0" w:color="auto"/>
                <w:right w:val="none" w:sz="0" w:space="0" w:color="auto"/>
              </w:divBdr>
            </w:div>
            <w:div w:id="715158951">
              <w:marLeft w:val="480"/>
              <w:marRight w:val="0"/>
              <w:marTop w:val="0"/>
              <w:marBottom w:val="0"/>
              <w:divBdr>
                <w:top w:val="none" w:sz="0" w:space="0" w:color="auto"/>
                <w:left w:val="none" w:sz="0" w:space="0" w:color="auto"/>
                <w:bottom w:val="none" w:sz="0" w:space="0" w:color="auto"/>
                <w:right w:val="none" w:sz="0" w:space="0" w:color="auto"/>
              </w:divBdr>
            </w:div>
            <w:div w:id="715203199">
              <w:marLeft w:val="480"/>
              <w:marRight w:val="0"/>
              <w:marTop w:val="0"/>
              <w:marBottom w:val="0"/>
              <w:divBdr>
                <w:top w:val="none" w:sz="0" w:space="0" w:color="auto"/>
                <w:left w:val="none" w:sz="0" w:space="0" w:color="auto"/>
                <w:bottom w:val="none" w:sz="0" w:space="0" w:color="auto"/>
                <w:right w:val="none" w:sz="0" w:space="0" w:color="auto"/>
              </w:divBdr>
            </w:div>
            <w:div w:id="715273170">
              <w:marLeft w:val="480"/>
              <w:marRight w:val="0"/>
              <w:marTop w:val="0"/>
              <w:marBottom w:val="0"/>
              <w:divBdr>
                <w:top w:val="none" w:sz="0" w:space="0" w:color="auto"/>
                <w:left w:val="none" w:sz="0" w:space="0" w:color="auto"/>
                <w:bottom w:val="none" w:sz="0" w:space="0" w:color="auto"/>
                <w:right w:val="none" w:sz="0" w:space="0" w:color="auto"/>
              </w:divBdr>
            </w:div>
            <w:div w:id="715470913">
              <w:marLeft w:val="480"/>
              <w:marRight w:val="0"/>
              <w:marTop w:val="0"/>
              <w:marBottom w:val="0"/>
              <w:divBdr>
                <w:top w:val="none" w:sz="0" w:space="0" w:color="auto"/>
                <w:left w:val="none" w:sz="0" w:space="0" w:color="auto"/>
                <w:bottom w:val="none" w:sz="0" w:space="0" w:color="auto"/>
                <w:right w:val="none" w:sz="0" w:space="0" w:color="auto"/>
              </w:divBdr>
            </w:div>
            <w:div w:id="715618336">
              <w:marLeft w:val="480"/>
              <w:marRight w:val="0"/>
              <w:marTop w:val="0"/>
              <w:marBottom w:val="0"/>
              <w:divBdr>
                <w:top w:val="none" w:sz="0" w:space="0" w:color="auto"/>
                <w:left w:val="none" w:sz="0" w:space="0" w:color="auto"/>
                <w:bottom w:val="none" w:sz="0" w:space="0" w:color="auto"/>
                <w:right w:val="none" w:sz="0" w:space="0" w:color="auto"/>
              </w:divBdr>
            </w:div>
            <w:div w:id="715661952">
              <w:marLeft w:val="480"/>
              <w:marRight w:val="0"/>
              <w:marTop w:val="0"/>
              <w:marBottom w:val="0"/>
              <w:divBdr>
                <w:top w:val="none" w:sz="0" w:space="0" w:color="auto"/>
                <w:left w:val="none" w:sz="0" w:space="0" w:color="auto"/>
                <w:bottom w:val="none" w:sz="0" w:space="0" w:color="auto"/>
                <w:right w:val="none" w:sz="0" w:space="0" w:color="auto"/>
              </w:divBdr>
            </w:div>
            <w:div w:id="715852662">
              <w:marLeft w:val="480"/>
              <w:marRight w:val="0"/>
              <w:marTop w:val="0"/>
              <w:marBottom w:val="0"/>
              <w:divBdr>
                <w:top w:val="none" w:sz="0" w:space="0" w:color="auto"/>
                <w:left w:val="none" w:sz="0" w:space="0" w:color="auto"/>
                <w:bottom w:val="none" w:sz="0" w:space="0" w:color="auto"/>
                <w:right w:val="none" w:sz="0" w:space="0" w:color="auto"/>
              </w:divBdr>
            </w:div>
            <w:div w:id="716053045">
              <w:marLeft w:val="480"/>
              <w:marRight w:val="0"/>
              <w:marTop w:val="0"/>
              <w:marBottom w:val="0"/>
              <w:divBdr>
                <w:top w:val="none" w:sz="0" w:space="0" w:color="auto"/>
                <w:left w:val="none" w:sz="0" w:space="0" w:color="auto"/>
                <w:bottom w:val="none" w:sz="0" w:space="0" w:color="auto"/>
                <w:right w:val="none" w:sz="0" w:space="0" w:color="auto"/>
              </w:divBdr>
            </w:div>
            <w:div w:id="716128816">
              <w:marLeft w:val="480"/>
              <w:marRight w:val="0"/>
              <w:marTop w:val="0"/>
              <w:marBottom w:val="0"/>
              <w:divBdr>
                <w:top w:val="none" w:sz="0" w:space="0" w:color="auto"/>
                <w:left w:val="none" w:sz="0" w:space="0" w:color="auto"/>
                <w:bottom w:val="none" w:sz="0" w:space="0" w:color="auto"/>
                <w:right w:val="none" w:sz="0" w:space="0" w:color="auto"/>
              </w:divBdr>
            </w:div>
            <w:div w:id="716274688">
              <w:marLeft w:val="480"/>
              <w:marRight w:val="0"/>
              <w:marTop w:val="0"/>
              <w:marBottom w:val="0"/>
              <w:divBdr>
                <w:top w:val="none" w:sz="0" w:space="0" w:color="auto"/>
                <w:left w:val="none" w:sz="0" w:space="0" w:color="auto"/>
                <w:bottom w:val="none" w:sz="0" w:space="0" w:color="auto"/>
                <w:right w:val="none" w:sz="0" w:space="0" w:color="auto"/>
              </w:divBdr>
            </w:div>
            <w:div w:id="716392932">
              <w:marLeft w:val="480"/>
              <w:marRight w:val="0"/>
              <w:marTop w:val="0"/>
              <w:marBottom w:val="0"/>
              <w:divBdr>
                <w:top w:val="none" w:sz="0" w:space="0" w:color="auto"/>
                <w:left w:val="none" w:sz="0" w:space="0" w:color="auto"/>
                <w:bottom w:val="none" w:sz="0" w:space="0" w:color="auto"/>
                <w:right w:val="none" w:sz="0" w:space="0" w:color="auto"/>
              </w:divBdr>
            </w:div>
            <w:div w:id="716469206">
              <w:marLeft w:val="480"/>
              <w:marRight w:val="0"/>
              <w:marTop w:val="0"/>
              <w:marBottom w:val="0"/>
              <w:divBdr>
                <w:top w:val="none" w:sz="0" w:space="0" w:color="auto"/>
                <w:left w:val="none" w:sz="0" w:space="0" w:color="auto"/>
                <w:bottom w:val="none" w:sz="0" w:space="0" w:color="auto"/>
                <w:right w:val="none" w:sz="0" w:space="0" w:color="auto"/>
              </w:divBdr>
            </w:div>
            <w:div w:id="716509763">
              <w:marLeft w:val="480"/>
              <w:marRight w:val="0"/>
              <w:marTop w:val="0"/>
              <w:marBottom w:val="0"/>
              <w:divBdr>
                <w:top w:val="none" w:sz="0" w:space="0" w:color="auto"/>
                <w:left w:val="none" w:sz="0" w:space="0" w:color="auto"/>
                <w:bottom w:val="none" w:sz="0" w:space="0" w:color="auto"/>
                <w:right w:val="none" w:sz="0" w:space="0" w:color="auto"/>
              </w:divBdr>
            </w:div>
            <w:div w:id="716514722">
              <w:marLeft w:val="480"/>
              <w:marRight w:val="0"/>
              <w:marTop w:val="0"/>
              <w:marBottom w:val="0"/>
              <w:divBdr>
                <w:top w:val="none" w:sz="0" w:space="0" w:color="auto"/>
                <w:left w:val="none" w:sz="0" w:space="0" w:color="auto"/>
                <w:bottom w:val="none" w:sz="0" w:space="0" w:color="auto"/>
                <w:right w:val="none" w:sz="0" w:space="0" w:color="auto"/>
              </w:divBdr>
            </w:div>
            <w:div w:id="716667885">
              <w:marLeft w:val="480"/>
              <w:marRight w:val="0"/>
              <w:marTop w:val="0"/>
              <w:marBottom w:val="0"/>
              <w:divBdr>
                <w:top w:val="none" w:sz="0" w:space="0" w:color="auto"/>
                <w:left w:val="none" w:sz="0" w:space="0" w:color="auto"/>
                <w:bottom w:val="none" w:sz="0" w:space="0" w:color="auto"/>
                <w:right w:val="none" w:sz="0" w:space="0" w:color="auto"/>
              </w:divBdr>
            </w:div>
            <w:div w:id="716855336">
              <w:marLeft w:val="480"/>
              <w:marRight w:val="0"/>
              <w:marTop w:val="0"/>
              <w:marBottom w:val="0"/>
              <w:divBdr>
                <w:top w:val="none" w:sz="0" w:space="0" w:color="auto"/>
                <w:left w:val="none" w:sz="0" w:space="0" w:color="auto"/>
                <w:bottom w:val="none" w:sz="0" w:space="0" w:color="auto"/>
                <w:right w:val="none" w:sz="0" w:space="0" w:color="auto"/>
              </w:divBdr>
            </w:div>
            <w:div w:id="716855563">
              <w:marLeft w:val="480"/>
              <w:marRight w:val="0"/>
              <w:marTop w:val="0"/>
              <w:marBottom w:val="0"/>
              <w:divBdr>
                <w:top w:val="none" w:sz="0" w:space="0" w:color="auto"/>
                <w:left w:val="none" w:sz="0" w:space="0" w:color="auto"/>
                <w:bottom w:val="none" w:sz="0" w:space="0" w:color="auto"/>
                <w:right w:val="none" w:sz="0" w:space="0" w:color="auto"/>
              </w:divBdr>
            </w:div>
            <w:div w:id="716855966">
              <w:marLeft w:val="480"/>
              <w:marRight w:val="0"/>
              <w:marTop w:val="0"/>
              <w:marBottom w:val="0"/>
              <w:divBdr>
                <w:top w:val="none" w:sz="0" w:space="0" w:color="auto"/>
                <w:left w:val="none" w:sz="0" w:space="0" w:color="auto"/>
                <w:bottom w:val="none" w:sz="0" w:space="0" w:color="auto"/>
                <w:right w:val="none" w:sz="0" w:space="0" w:color="auto"/>
              </w:divBdr>
            </w:div>
            <w:div w:id="716856521">
              <w:marLeft w:val="480"/>
              <w:marRight w:val="0"/>
              <w:marTop w:val="0"/>
              <w:marBottom w:val="0"/>
              <w:divBdr>
                <w:top w:val="none" w:sz="0" w:space="0" w:color="auto"/>
                <w:left w:val="none" w:sz="0" w:space="0" w:color="auto"/>
                <w:bottom w:val="none" w:sz="0" w:space="0" w:color="auto"/>
                <w:right w:val="none" w:sz="0" w:space="0" w:color="auto"/>
              </w:divBdr>
            </w:div>
            <w:div w:id="716928457">
              <w:marLeft w:val="480"/>
              <w:marRight w:val="0"/>
              <w:marTop w:val="0"/>
              <w:marBottom w:val="0"/>
              <w:divBdr>
                <w:top w:val="none" w:sz="0" w:space="0" w:color="auto"/>
                <w:left w:val="none" w:sz="0" w:space="0" w:color="auto"/>
                <w:bottom w:val="none" w:sz="0" w:space="0" w:color="auto"/>
                <w:right w:val="none" w:sz="0" w:space="0" w:color="auto"/>
              </w:divBdr>
            </w:div>
            <w:div w:id="716975141">
              <w:marLeft w:val="480"/>
              <w:marRight w:val="0"/>
              <w:marTop w:val="0"/>
              <w:marBottom w:val="0"/>
              <w:divBdr>
                <w:top w:val="none" w:sz="0" w:space="0" w:color="auto"/>
                <w:left w:val="none" w:sz="0" w:space="0" w:color="auto"/>
                <w:bottom w:val="none" w:sz="0" w:space="0" w:color="auto"/>
                <w:right w:val="none" w:sz="0" w:space="0" w:color="auto"/>
              </w:divBdr>
            </w:div>
            <w:div w:id="716977013">
              <w:marLeft w:val="480"/>
              <w:marRight w:val="0"/>
              <w:marTop w:val="0"/>
              <w:marBottom w:val="0"/>
              <w:divBdr>
                <w:top w:val="none" w:sz="0" w:space="0" w:color="auto"/>
                <w:left w:val="none" w:sz="0" w:space="0" w:color="auto"/>
                <w:bottom w:val="none" w:sz="0" w:space="0" w:color="auto"/>
                <w:right w:val="none" w:sz="0" w:space="0" w:color="auto"/>
              </w:divBdr>
            </w:div>
            <w:div w:id="717125852">
              <w:marLeft w:val="480"/>
              <w:marRight w:val="0"/>
              <w:marTop w:val="0"/>
              <w:marBottom w:val="0"/>
              <w:divBdr>
                <w:top w:val="none" w:sz="0" w:space="0" w:color="auto"/>
                <w:left w:val="none" w:sz="0" w:space="0" w:color="auto"/>
                <w:bottom w:val="none" w:sz="0" w:space="0" w:color="auto"/>
                <w:right w:val="none" w:sz="0" w:space="0" w:color="auto"/>
              </w:divBdr>
            </w:div>
            <w:div w:id="717126090">
              <w:marLeft w:val="480"/>
              <w:marRight w:val="0"/>
              <w:marTop w:val="0"/>
              <w:marBottom w:val="0"/>
              <w:divBdr>
                <w:top w:val="none" w:sz="0" w:space="0" w:color="auto"/>
                <w:left w:val="none" w:sz="0" w:space="0" w:color="auto"/>
                <w:bottom w:val="none" w:sz="0" w:space="0" w:color="auto"/>
                <w:right w:val="none" w:sz="0" w:space="0" w:color="auto"/>
              </w:divBdr>
            </w:div>
            <w:div w:id="717506919">
              <w:marLeft w:val="480"/>
              <w:marRight w:val="0"/>
              <w:marTop w:val="0"/>
              <w:marBottom w:val="0"/>
              <w:divBdr>
                <w:top w:val="none" w:sz="0" w:space="0" w:color="auto"/>
                <w:left w:val="none" w:sz="0" w:space="0" w:color="auto"/>
                <w:bottom w:val="none" w:sz="0" w:space="0" w:color="auto"/>
                <w:right w:val="none" w:sz="0" w:space="0" w:color="auto"/>
              </w:divBdr>
            </w:div>
            <w:div w:id="717557092">
              <w:marLeft w:val="480"/>
              <w:marRight w:val="0"/>
              <w:marTop w:val="0"/>
              <w:marBottom w:val="0"/>
              <w:divBdr>
                <w:top w:val="none" w:sz="0" w:space="0" w:color="auto"/>
                <w:left w:val="none" w:sz="0" w:space="0" w:color="auto"/>
                <w:bottom w:val="none" w:sz="0" w:space="0" w:color="auto"/>
                <w:right w:val="none" w:sz="0" w:space="0" w:color="auto"/>
              </w:divBdr>
            </w:div>
            <w:div w:id="717585474">
              <w:marLeft w:val="480"/>
              <w:marRight w:val="0"/>
              <w:marTop w:val="0"/>
              <w:marBottom w:val="0"/>
              <w:divBdr>
                <w:top w:val="none" w:sz="0" w:space="0" w:color="auto"/>
                <w:left w:val="none" w:sz="0" w:space="0" w:color="auto"/>
                <w:bottom w:val="none" w:sz="0" w:space="0" w:color="auto"/>
                <w:right w:val="none" w:sz="0" w:space="0" w:color="auto"/>
              </w:divBdr>
            </w:div>
            <w:div w:id="717634228">
              <w:marLeft w:val="480"/>
              <w:marRight w:val="0"/>
              <w:marTop w:val="0"/>
              <w:marBottom w:val="0"/>
              <w:divBdr>
                <w:top w:val="none" w:sz="0" w:space="0" w:color="auto"/>
                <w:left w:val="none" w:sz="0" w:space="0" w:color="auto"/>
                <w:bottom w:val="none" w:sz="0" w:space="0" w:color="auto"/>
                <w:right w:val="none" w:sz="0" w:space="0" w:color="auto"/>
              </w:divBdr>
            </w:div>
            <w:div w:id="717778143">
              <w:marLeft w:val="480"/>
              <w:marRight w:val="0"/>
              <w:marTop w:val="0"/>
              <w:marBottom w:val="0"/>
              <w:divBdr>
                <w:top w:val="none" w:sz="0" w:space="0" w:color="auto"/>
                <w:left w:val="none" w:sz="0" w:space="0" w:color="auto"/>
                <w:bottom w:val="none" w:sz="0" w:space="0" w:color="auto"/>
                <w:right w:val="none" w:sz="0" w:space="0" w:color="auto"/>
              </w:divBdr>
            </w:div>
            <w:div w:id="717780490">
              <w:marLeft w:val="480"/>
              <w:marRight w:val="0"/>
              <w:marTop w:val="0"/>
              <w:marBottom w:val="0"/>
              <w:divBdr>
                <w:top w:val="none" w:sz="0" w:space="0" w:color="auto"/>
                <w:left w:val="none" w:sz="0" w:space="0" w:color="auto"/>
                <w:bottom w:val="none" w:sz="0" w:space="0" w:color="auto"/>
                <w:right w:val="none" w:sz="0" w:space="0" w:color="auto"/>
              </w:divBdr>
            </w:div>
            <w:div w:id="717782729">
              <w:marLeft w:val="480"/>
              <w:marRight w:val="0"/>
              <w:marTop w:val="0"/>
              <w:marBottom w:val="0"/>
              <w:divBdr>
                <w:top w:val="none" w:sz="0" w:space="0" w:color="auto"/>
                <w:left w:val="none" w:sz="0" w:space="0" w:color="auto"/>
                <w:bottom w:val="none" w:sz="0" w:space="0" w:color="auto"/>
                <w:right w:val="none" w:sz="0" w:space="0" w:color="auto"/>
              </w:divBdr>
            </w:div>
            <w:div w:id="717782769">
              <w:marLeft w:val="480"/>
              <w:marRight w:val="0"/>
              <w:marTop w:val="0"/>
              <w:marBottom w:val="0"/>
              <w:divBdr>
                <w:top w:val="none" w:sz="0" w:space="0" w:color="auto"/>
                <w:left w:val="none" w:sz="0" w:space="0" w:color="auto"/>
                <w:bottom w:val="none" w:sz="0" w:space="0" w:color="auto"/>
                <w:right w:val="none" w:sz="0" w:space="0" w:color="auto"/>
              </w:divBdr>
            </w:div>
            <w:div w:id="717826567">
              <w:marLeft w:val="480"/>
              <w:marRight w:val="0"/>
              <w:marTop w:val="0"/>
              <w:marBottom w:val="0"/>
              <w:divBdr>
                <w:top w:val="none" w:sz="0" w:space="0" w:color="auto"/>
                <w:left w:val="none" w:sz="0" w:space="0" w:color="auto"/>
                <w:bottom w:val="none" w:sz="0" w:space="0" w:color="auto"/>
                <w:right w:val="none" w:sz="0" w:space="0" w:color="auto"/>
              </w:divBdr>
            </w:div>
            <w:div w:id="717902433">
              <w:marLeft w:val="480"/>
              <w:marRight w:val="0"/>
              <w:marTop w:val="0"/>
              <w:marBottom w:val="0"/>
              <w:divBdr>
                <w:top w:val="none" w:sz="0" w:space="0" w:color="auto"/>
                <w:left w:val="none" w:sz="0" w:space="0" w:color="auto"/>
                <w:bottom w:val="none" w:sz="0" w:space="0" w:color="auto"/>
                <w:right w:val="none" w:sz="0" w:space="0" w:color="auto"/>
              </w:divBdr>
            </w:div>
            <w:div w:id="718017156">
              <w:marLeft w:val="480"/>
              <w:marRight w:val="0"/>
              <w:marTop w:val="0"/>
              <w:marBottom w:val="0"/>
              <w:divBdr>
                <w:top w:val="none" w:sz="0" w:space="0" w:color="auto"/>
                <w:left w:val="none" w:sz="0" w:space="0" w:color="auto"/>
                <w:bottom w:val="none" w:sz="0" w:space="0" w:color="auto"/>
                <w:right w:val="none" w:sz="0" w:space="0" w:color="auto"/>
              </w:divBdr>
            </w:div>
            <w:div w:id="718166392">
              <w:marLeft w:val="480"/>
              <w:marRight w:val="0"/>
              <w:marTop w:val="0"/>
              <w:marBottom w:val="0"/>
              <w:divBdr>
                <w:top w:val="none" w:sz="0" w:space="0" w:color="auto"/>
                <w:left w:val="none" w:sz="0" w:space="0" w:color="auto"/>
                <w:bottom w:val="none" w:sz="0" w:space="0" w:color="auto"/>
                <w:right w:val="none" w:sz="0" w:space="0" w:color="auto"/>
              </w:divBdr>
            </w:div>
            <w:div w:id="718289060">
              <w:marLeft w:val="480"/>
              <w:marRight w:val="0"/>
              <w:marTop w:val="0"/>
              <w:marBottom w:val="0"/>
              <w:divBdr>
                <w:top w:val="none" w:sz="0" w:space="0" w:color="auto"/>
                <w:left w:val="none" w:sz="0" w:space="0" w:color="auto"/>
                <w:bottom w:val="none" w:sz="0" w:space="0" w:color="auto"/>
                <w:right w:val="none" w:sz="0" w:space="0" w:color="auto"/>
              </w:divBdr>
            </w:div>
            <w:div w:id="718358250">
              <w:marLeft w:val="480"/>
              <w:marRight w:val="0"/>
              <w:marTop w:val="0"/>
              <w:marBottom w:val="0"/>
              <w:divBdr>
                <w:top w:val="none" w:sz="0" w:space="0" w:color="auto"/>
                <w:left w:val="none" w:sz="0" w:space="0" w:color="auto"/>
                <w:bottom w:val="none" w:sz="0" w:space="0" w:color="auto"/>
                <w:right w:val="none" w:sz="0" w:space="0" w:color="auto"/>
              </w:divBdr>
            </w:div>
            <w:div w:id="718363108">
              <w:marLeft w:val="480"/>
              <w:marRight w:val="0"/>
              <w:marTop w:val="0"/>
              <w:marBottom w:val="0"/>
              <w:divBdr>
                <w:top w:val="none" w:sz="0" w:space="0" w:color="auto"/>
                <w:left w:val="none" w:sz="0" w:space="0" w:color="auto"/>
                <w:bottom w:val="none" w:sz="0" w:space="0" w:color="auto"/>
                <w:right w:val="none" w:sz="0" w:space="0" w:color="auto"/>
              </w:divBdr>
            </w:div>
            <w:div w:id="718474944">
              <w:marLeft w:val="480"/>
              <w:marRight w:val="0"/>
              <w:marTop w:val="0"/>
              <w:marBottom w:val="0"/>
              <w:divBdr>
                <w:top w:val="none" w:sz="0" w:space="0" w:color="auto"/>
                <w:left w:val="none" w:sz="0" w:space="0" w:color="auto"/>
                <w:bottom w:val="none" w:sz="0" w:space="0" w:color="auto"/>
                <w:right w:val="none" w:sz="0" w:space="0" w:color="auto"/>
              </w:divBdr>
            </w:div>
            <w:div w:id="718630391">
              <w:marLeft w:val="480"/>
              <w:marRight w:val="0"/>
              <w:marTop w:val="0"/>
              <w:marBottom w:val="0"/>
              <w:divBdr>
                <w:top w:val="none" w:sz="0" w:space="0" w:color="auto"/>
                <w:left w:val="none" w:sz="0" w:space="0" w:color="auto"/>
                <w:bottom w:val="none" w:sz="0" w:space="0" w:color="auto"/>
                <w:right w:val="none" w:sz="0" w:space="0" w:color="auto"/>
              </w:divBdr>
            </w:div>
            <w:div w:id="718668770">
              <w:marLeft w:val="480"/>
              <w:marRight w:val="0"/>
              <w:marTop w:val="0"/>
              <w:marBottom w:val="0"/>
              <w:divBdr>
                <w:top w:val="none" w:sz="0" w:space="0" w:color="auto"/>
                <w:left w:val="none" w:sz="0" w:space="0" w:color="auto"/>
                <w:bottom w:val="none" w:sz="0" w:space="0" w:color="auto"/>
                <w:right w:val="none" w:sz="0" w:space="0" w:color="auto"/>
              </w:divBdr>
            </w:div>
            <w:div w:id="718826331">
              <w:marLeft w:val="480"/>
              <w:marRight w:val="0"/>
              <w:marTop w:val="0"/>
              <w:marBottom w:val="0"/>
              <w:divBdr>
                <w:top w:val="none" w:sz="0" w:space="0" w:color="auto"/>
                <w:left w:val="none" w:sz="0" w:space="0" w:color="auto"/>
                <w:bottom w:val="none" w:sz="0" w:space="0" w:color="auto"/>
                <w:right w:val="none" w:sz="0" w:space="0" w:color="auto"/>
              </w:divBdr>
            </w:div>
            <w:div w:id="718936276">
              <w:marLeft w:val="480"/>
              <w:marRight w:val="0"/>
              <w:marTop w:val="0"/>
              <w:marBottom w:val="0"/>
              <w:divBdr>
                <w:top w:val="none" w:sz="0" w:space="0" w:color="auto"/>
                <w:left w:val="none" w:sz="0" w:space="0" w:color="auto"/>
                <w:bottom w:val="none" w:sz="0" w:space="0" w:color="auto"/>
                <w:right w:val="none" w:sz="0" w:space="0" w:color="auto"/>
              </w:divBdr>
            </w:div>
            <w:div w:id="719092201">
              <w:marLeft w:val="480"/>
              <w:marRight w:val="0"/>
              <w:marTop w:val="0"/>
              <w:marBottom w:val="0"/>
              <w:divBdr>
                <w:top w:val="none" w:sz="0" w:space="0" w:color="auto"/>
                <w:left w:val="none" w:sz="0" w:space="0" w:color="auto"/>
                <w:bottom w:val="none" w:sz="0" w:space="0" w:color="auto"/>
                <w:right w:val="none" w:sz="0" w:space="0" w:color="auto"/>
              </w:divBdr>
            </w:div>
            <w:div w:id="719132691">
              <w:marLeft w:val="480"/>
              <w:marRight w:val="0"/>
              <w:marTop w:val="0"/>
              <w:marBottom w:val="0"/>
              <w:divBdr>
                <w:top w:val="none" w:sz="0" w:space="0" w:color="auto"/>
                <w:left w:val="none" w:sz="0" w:space="0" w:color="auto"/>
                <w:bottom w:val="none" w:sz="0" w:space="0" w:color="auto"/>
                <w:right w:val="none" w:sz="0" w:space="0" w:color="auto"/>
              </w:divBdr>
            </w:div>
            <w:div w:id="719133176">
              <w:marLeft w:val="480"/>
              <w:marRight w:val="0"/>
              <w:marTop w:val="0"/>
              <w:marBottom w:val="0"/>
              <w:divBdr>
                <w:top w:val="none" w:sz="0" w:space="0" w:color="auto"/>
                <w:left w:val="none" w:sz="0" w:space="0" w:color="auto"/>
                <w:bottom w:val="none" w:sz="0" w:space="0" w:color="auto"/>
                <w:right w:val="none" w:sz="0" w:space="0" w:color="auto"/>
              </w:divBdr>
            </w:div>
            <w:div w:id="719206815">
              <w:marLeft w:val="480"/>
              <w:marRight w:val="0"/>
              <w:marTop w:val="0"/>
              <w:marBottom w:val="0"/>
              <w:divBdr>
                <w:top w:val="none" w:sz="0" w:space="0" w:color="auto"/>
                <w:left w:val="none" w:sz="0" w:space="0" w:color="auto"/>
                <w:bottom w:val="none" w:sz="0" w:space="0" w:color="auto"/>
                <w:right w:val="none" w:sz="0" w:space="0" w:color="auto"/>
              </w:divBdr>
            </w:div>
            <w:div w:id="719280657">
              <w:marLeft w:val="480"/>
              <w:marRight w:val="0"/>
              <w:marTop w:val="0"/>
              <w:marBottom w:val="0"/>
              <w:divBdr>
                <w:top w:val="none" w:sz="0" w:space="0" w:color="auto"/>
                <w:left w:val="none" w:sz="0" w:space="0" w:color="auto"/>
                <w:bottom w:val="none" w:sz="0" w:space="0" w:color="auto"/>
                <w:right w:val="none" w:sz="0" w:space="0" w:color="auto"/>
              </w:divBdr>
            </w:div>
            <w:div w:id="719324419">
              <w:marLeft w:val="480"/>
              <w:marRight w:val="0"/>
              <w:marTop w:val="0"/>
              <w:marBottom w:val="0"/>
              <w:divBdr>
                <w:top w:val="none" w:sz="0" w:space="0" w:color="auto"/>
                <w:left w:val="none" w:sz="0" w:space="0" w:color="auto"/>
                <w:bottom w:val="none" w:sz="0" w:space="0" w:color="auto"/>
                <w:right w:val="none" w:sz="0" w:space="0" w:color="auto"/>
              </w:divBdr>
            </w:div>
            <w:div w:id="719325478">
              <w:marLeft w:val="480"/>
              <w:marRight w:val="0"/>
              <w:marTop w:val="0"/>
              <w:marBottom w:val="0"/>
              <w:divBdr>
                <w:top w:val="none" w:sz="0" w:space="0" w:color="auto"/>
                <w:left w:val="none" w:sz="0" w:space="0" w:color="auto"/>
                <w:bottom w:val="none" w:sz="0" w:space="0" w:color="auto"/>
                <w:right w:val="none" w:sz="0" w:space="0" w:color="auto"/>
              </w:divBdr>
            </w:div>
            <w:div w:id="719325968">
              <w:marLeft w:val="480"/>
              <w:marRight w:val="0"/>
              <w:marTop w:val="0"/>
              <w:marBottom w:val="0"/>
              <w:divBdr>
                <w:top w:val="none" w:sz="0" w:space="0" w:color="auto"/>
                <w:left w:val="none" w:sz="0" w:space="0" w:color="auto"/>
                <w:bottom w:val="none" w:sz="0" w:space="0" w:color="auto"/>
                <w:right w:val="none" w:sz="0" w:space="0" w:color="auto"/>
              </w:divBdr>
            </w:div>
            <w:div w:id="719397842">
              <w:marLeft w:val="480"/>
              <w:marRight w:val="0"/>
              <w:marTop w:val="0"/>
              <w:marBottom w:val="0"/>
              <w:divBdr>
                <w:top w:val="none" w:sz="0" w:space="0" w:color="auto"/>
                <w:left w:val="none" w:sz="0" w:space="0" w:color="auto"/>
                <w:bottom w:val="none" w:sz="0" w:space="0" w:color="auto"/>
                <w:right w:val="none" w:sz="0" w:space="0" w:color="auto"/>
              </w:divBdr>
            </w:div>
            <w:div w:id="719399980">
              <w:marLeft w:val="480"/>
              <w:marRight w:val="0"/>
              <w:marTop w:val="0"/>
              <w:marBottom w:val="0"/>
              <w:divBdr>
                <w:top w:val="none" w:sz="0" w:space="0" w:color="auto"/>
                <w:left w:val="none" w:sz="0" w:space="0" w:color="auto"/>
                <w:bottom w:val="none" w:sz="0" w:space="0" w:color="auto"/>
                <w:right w:val="none" w:sz="0" w:space="0" w:color="auto"/>
              </w:divBdr>
            </w:div>
            <w:div w:id="719552237">
              <w:marLeft w:val="480"/>
              <w:marRight w:val="0"/>
              <w:marTop w:val="0"/>
              <w:marBottom w:val="0"/>
              <w:divBdr>
                <w:top w:val="none" w:sz="0" w:space="0" w:color="auto"/>
                <w:left w:val="none" w:sz="0" w:space="0" w:color="auto"/>
                <w:bottom w:val="none" w:sz="0" w:space="0" w:color="auto"/>
                <w:right w:val="none" w:sz="0" w:space="0" w:color="auto"/>
              </w:divBdr>
            </w:div>
            <w:div w:id="719670062">
              <w:marLeft w:val="480"/>
              <w:marRight w:val="0"/>
              <w:marTop w:val="0"/>
              <w:marBottom w:val="0"/>
              <w:divBdr>
                <w:top w:val="none" w:sz="0" w:space="0" w:color="auto"/>
                <w:left w:val="none" w:sz="0" w:space="0" w:color="auto"/>
                <w:bottom w:val="none" w:sz="0" w:space="0" w:color="auto"/>
                <w:right w:val="none" w:sz="0" w:space="0" w:color="auto"/>
              </w:divBdr>
            </w:div>
            <w:div w:id="719944316">
              <w:marLeft w:val="480"/>
              <w:marRight w:val="0"/>
              <w:marTop w:val="0"/>
              <w:marBottom w:val="0"/>
              <w:divBdr>
                <w:top w:val="none" w:sz="0" w:space="0" w:color="auto"/>
                <w:left w:val="none" w:sz="0" w:space="0" w:color="auto"/>
                <w:bottom w:val="none" w:sz="0" w:space="0" w:color="auto"/>
                <w:right w:val="none" w:sz="0" w:space="0" w:color="auto"/>
              </w:divBdr>
            </w:div>
            <w:div w:id="720055657">
              <w:marLeft w:val="480"/>
              <w:marRight w:val="0"/>
              <w:marTop w:val="0"/>
              <w:marBottom w:val="0"/>
              <w:divBdr>
                <w:top w:val="none" w:sz="0" w:space="0" w:color="auto"/>
                <w:left w:val="none" w:sz="0" w:space="0" w:color="auto"/>
                <w:bottom w:val="none" w:sz="0" w:space="0" w:color="auto"/>
                <w:right w:val="none" w:sz="0" w:space="0" w:color="auto"/>
              </w:divBdr>
            </w:div>
            <w:div w:id="720177173">
              <w:marLeft w:val="480"/>
              <w:marRight w:val="0"/>
              <w:marTop w:val="0"/>
              <w:marBottom w:val="0"/>
              <w:divBdr>
                <w:top w:val="none" w:sz="0" w:space="0" w:color="auto"/>
                <w:left w:val="none" w:sz="0" w:space="0" w:color="auto"/>
                <w:bottom w:val="none" w:sz="0" w:space="0" w:color="auto"/>
                <w:right w:val="none" w:sz="0" w:space="0" w:color="auto"/>
              </w:divBdr>
            </w:div>
            <w:div w:id="720207458">
              <w:marLeft w:val="480"/>
              <w:marRight w:val="0"/>
              <w:marTop w:val="0"/>
              <w:marBottom w:val="0"/>
              <w:divBdr>
                <w:top w:val="none" w:sz="0" w:space="0" w:color="auto"/>
                <w:left w:val="none" w:sz="0" w:space="0" w:color="auto"/>
                <w:bottom w:val="none" w:sz="0" w:space="0" w:color="auto"/>
                <w:right w:val="none" w:sz="0" w:space="0" w:color="auto"/>
              </w:divBdr>
            </w:div>
            <w:div w:id="720248387">
              <w:marLeft w:val="480"/>
              <w:marRight w:val="0"/>
              <w:marTop w:val="0"/>
              <w:marBottom w:val="0"/>
              <w:divBdr>
                <w:top w:val="none" w:sz="0" w:space="0" w:color="auto"/>
                <w:left w:val="none" w:sz="0" w:space="0" w:color="auto"/>
                <w:bottom w:val="none" w:sz="0" w:space="0" w:color="auto"/>
                <w:right w:val="none" w:sz="0" w:space="0" w:color="auto"/>
              </w:divBdr>
            </w:div>
            <w:div w:id="720326733">
              <w:marLeft w:val="480"/>
              <w:marRight w:val="0"/>
              <w:marTop w:val="0"/>
              <w:marBottom w:val="0"/>
              <w:divBdr>
                <w:top w:val="none" w:sz="0" w:space="0" w:color="auto"/>
                <w:left w:val="none" w:sz="0" w:space="0" w:color="auto"/>
                <w:bottom w:val="none" w:sz="0" w:space="0" w:color="auto"/>
                <w:right w:val="none" w:sz="0" w:space="0" w:color="auto"/>
              </w:divBdr>
            </w:div>
            <w:div w:id="720400506">
              <w:marLeft w:val="480"/>
              <w:marRight w:val="0"/>
              <w:marTop w:val="0"/>
              <w:marBottom w:val="0"/>
              <w:divBdr>
                <w:top w:val="none" w:sz="0" w:space="0" w:color="auto"/>
                <w:left w:val="none" w:sz="0" w:space="0" w:color="auto"/>
                <w:bottom w:val="none" w:sz="0" w:space="0" w:color="auto"/>
                <w:right w:val="none" w:sz="0" w:space="0" w:color="auto"/>
              </w:divBdr>
            </w:div>
            <w:div w:id="720515429">
              <w:marLeft w:val="480"/>
              <w:marRight w:val="0"/>
              <w:marTop w:val="0"/>
              <w:marBottom w:val="0"/>
              <w:divBdr>
                <w:top w:val="none" w:sz="0" w:space="0" w:color="auto"/>
                <w:left w:val="none" w:sz="0" w:space="0" w:color="auto"/>
                <w:bottom w:val="none" w:sz="0" w:space="0" w:color="auto"/>
                <w:right w:val="none" w:sz="0" w:space="0" w:color="auto"/>
              </w:divBdr>
            </w:div>
            <w:div w:id="720634348">
              <w:marLeft w:val="480"/>
              <w:marRight w:val="0"/>
              <w:marTop w:val="0"/>
              <w:marBottom w:val="0"/>
              <w:divBdr>
                <w:top w:val="none" w:sz="0" w:space="0" w:color="auto"/>
                <w:left w:val="none" w:sz="0" w:space="0" w:color="auto"/>
                <w:bottom w:val="none" w:sz="0" w:space="0" w:color="auto"/>
                <w:right w:val="none" w:sz="0" w:space="0" w:color="auto"/>
              </w:divBdr>
            </w:div>
            <w:div w:id="720789314">
              <w:marLeft w:val="480"/>
              <w:marRight w:val="0"/>
              <w:marTop w:val="0"/>
              <w:marBottom w:val="0"/>
              <w:divBdr>
                <w:top w:val="none" w:sz="0" w:space="0" w:color="auto"/>
                <w:left w:val="none" w:sz="0" w:space="0" w:color="auto"/>
                <w:bottom w:val="none" w:sz="0" w:space="0" w:color="auto"/>
                <w:right w:val="none" w:sz="0" w:space="0" w:color="auto"/>
              </w:divBdr>
            </w:div>
            <w:div w:id="720789487">
              <w:marLeft w:val="480"/>
              <w:marRight w:val="0"/>
              <w:marTop w:val="0"/>
              <w:marBottom w:val="0"/>
              <w:divBdr>
                <w:top w:val="none" w:sz="0" w:space="0" w:color="auto"/>
                <w:left w:val="none" w:sz="0" w:space="0" w:color="auto"/>
                <w:bottom w:val="none" w:sz="0" w:space="0" w:color="auto"/>
                <w:right w:val="none" w:sz="0" w:space="0" w:color="auto"/>
              </w:divBdr>
            </w:div>
            <w:div w:id="720789838">
              <w:marLeft w:val="480"/>
              <w:marRight w:val="0"/>
              <w:marTop w:val="0"/>
              <w:marBottom w:val="0"/>
              <w:divBdr>
                <w:top w:val="none" w:sz="0" w:space="0" w:color="auto"/>
                <w:left w:val="none" w:sz="0" w:space="0" w:color="auto"/>
                <w:bottom w:val="none" w:sz="0" w:space="0" w:color="auto"/>
                <w:right w:val="none" w:sz="0" w:space="0" w:color="auto"/>
              </w:divBdr>
            </w:div>
            <w:div w:id="720790834">
              <w:marLeft w:val="480"/>
              <w:marRight w:val="0"/>
              <w:marTop w:val="0"/>
              <w:marBottom w:val="0"/>
              <w:divBdr>
                <w:top w:val="none" w:sz="0" w:space="0" w:color="auto"/>
                <w:left w:val="none" w:sz="0" w:space="0" w:color="auto"/>
                <w:bottom w:val="none" w:sz="0" w:space="0" w:color="auto"/>
                <w:right w:val="none" w:sz="0" w:space="0" w:color="auto"/>
              </w:divBdr>
            </w:div>
            <w:div w:id="721097847">
              <w:marLeft w:val="480"/>
              <w:marRight w:val="0"/>
              <w:marTop w:val="0"/>
              <w:marBottom w:val="0"/>
              <w:divBdr>
                <w:top w:val="none" w:sz="0" w:space="0" w:color="auto"/>
                <w:left w:val="none" w:sz="0" w:space="0" w:color="auto"/>
                <w:bottom w:val="none" w:sz="0" w:space="0" w:color="auto"/>
                <w:right w:val="none" w:sz="0" w:space="0" w:color="auto"/>
              </w:divBdr>
            </w:div>
            <w:div w:id="721179307">
              <w:marLeft w:val="480"/>
              <w:marRight w:val="0"/>
              <w:marTop w:val="0"/>
              <w:marBottom w:val="0"/>
              <w:divBdr>
                <w:top w:val="none" w:sz="0" w:space="0" w:color="auto"/>
                <w:left w:val="none" w:sz="0" w:space="0" w:color="auto"/>
                <w:bottom w:val="none" w:sz="0" w:space="0" w:color="auto"/>
                <w:right w:val="none" w:sz="0" w:space="0" w:color="auto"/>
              </w:divBdr>
            </w:div>
            <w:div w:id="721440933">
              <w:marLeft w:val="480"/>
              <w:marRight w:val="0"/>
              <w:marTop w:val="0"/>
              <w:marBottom w:val="0"/>
              <w:divBdr>
                <w:top w:val="none" w:sz="0" w:space="0" w:color="auto"/>
                <w:left w:val="none" w:sz="0" w:space="0" w:color="auto"/>
                <w:bottom w:val="none" w:sz="0" w:space="0" w:color="auto"/>
                <w:right w:val="none" w:sz="0" w:space="0" w:color="auto"/>
              </w:divBdr>
            </w:div>
            <w:div w:id="721488501">
              <w:marLeft w:val="480"/>
              <w:marRight w:val="0"/>
              <w:marTop w:val="0"/>
              <w:marBottom w:val="0"/>
              <w:divBdr>
                <w:top w:val="none" w:sz="0" w:space="0" w:color="auto"/>
                <w:left w:val="none" w:sz="0" w:space="0" w:color="auto"/>
                <w:bottom w:val="none" w:sz="0" w:space="0" w:color="auto"/>
                <w:right w:val="none" w:sz="0" w:space="0" w:color="auto"/>
              </w:divBdr>
            </w:div>
            <w:div w:id="721516670">
              <w:marLeft w:val="480"/>
              <w:marRight w:val="0"/>
              <w:marTop w:val="0"/>
              <w:marBottom w:val="0"/>
              <w:divBdr>
                <w:top w:val="none" w:sz="0" w:space="0" w:color="auto"/>
                <w:left w:val="none" w:sz="0" w:space="0" w:color="auto"/>
                <w:bottom w:val="none" w:sz="0" w:space="0" w:color="auto"/>
                <w:right w:val="none" w:sz="0" w:space="0" w:color="auto"/>
              </w:divBdr>
            </w:div>
            <w:div w:id="721683210">
              <w:marLeft w:val="480"/>
              <w:marRight w:val="0"/>
              <w:marTop w:val="0"/>
              <w:marBottom w:val="0"/>
              <w:divBdr>
                <w:top w:val="none" w:sz="0" w:space="0" w:color="auto"/>
                <w:left w:val="none" w:sz="0" w:space="0" w:color="auto"/>
                <w:bottom w:val="none" w:sz="0" w:space="0" w:color="auto"/>
                <w:right w:val="none" w:sz="0" w:space="0" w:color="auto"/>
              </w:divBdr>
            </w:div>
            <w:div w:id="721828431">
              <w:marLeft w:val="480"/>
              <w:marRight w:val="0"/>
              <w:marTop w:val="0"/>
              <w:marBottom w:val="0"/>
              <w:divBdr>
                <w:top w:val="none" w:sz="0" w:space="0" w:color="auto"/>
                <w:left w:val="none" w:sz="0" w:space="0" w:color="auto"/>
                <w:bottom w:val="none" w:sz="0" w:space="0" w:color="auto"/>
                <w:right w:val="none" w:sz="0" w:space="0" w:color="auto"/>
              </w:divBdr>
            </w:div>
            <w:div w:id="722021069">
              <w:marLeft w:val="480"/>
              <w:marRight w:val="0"/>
              <w:marTop w:val="0"/>
              <w:marBottom w:val="0"/>
              <w:divBdr>
                <w:top w:val="none" w:sz="0" w:space="0" w:color="auto"/>
                <w:left w:val="none" w:sz="0" w:space="0" w:color="auto"/>
                <w:bottom w:val="none" w:sz="0" w:space="0" w:color="auto"/>
                <w:right w:val="none" w:sz="0" w:space="0" w:color="auto"/>
              </w:divBdr>
            </w:div>
            <w:div w:id="722024750">
              <w:marLeft w:val="480"/>
              <w:marRight w:val="0"/>
              <w:marTop w:val="0"/>
              <w:marBottom w:val="0"/>
              <w:divBdr>
                <w:top w:val="none" w:sz="0" w:space="0" w:color="auto"/>
                <w:left w:val="none" w:sz="0" w:space="0" w:color="auto"/>
                <w:bottom w:val="none" w:sz="0" w:space="0" w:color="auto"/>
                <w:right w:val="none" w:sz="0" w:space="0" w:color="auto"/>
              </w:divBdr>
            </w:div>
            <w:div w:id="722101727">
              <w:marLeft w:val="480"/>
              <w:marRight w:val="0"/>
              <w:marTop w:val="0"/>
              <w:marBottom w:val="0"/>
              <w:divBdr>
                <w:top w:val="none" w:sz="0" w:space="0" w:color="auto"/>
                <w:left w:val="none" w:sz="0" w:space="0" w:color="auto"/>
                <w:bottom w:val="none" w:sz="0" w:space="0" w:color="auto"/>
                <w:right w:val="none" w:sz="0" w:space="0" w:color="auto"/>
              </w:divBdr>
            </w:div>
            <w:div w:id="722141356">
              <w:marLeft w:val="480"/>
              <w:marRight w:val="0"/>
              <w:marTop w:val="0"/>
              <w:marBottom w:val="0"/>
              <w:divBdr>
                <w:top w:val="none" w:sz="0" w:space="0" w:color="auto"/>
                <w:left w:val="none" w:sz="0" w:space="0" w:color="auto"/>
                <w:bottom w:val="none" w:sz="0" w:space="0" w:color="auto"/>
                <w:right w:val="none" w:sz="0" w:space="0" w:color="auto"/>
              </w:divBdr>
            </w:div>
            <w:div w:id="722143444">
              <w:marLeft w:val="480"/>
              <w:marRight w:val="0"/>
              <w:marTop w:val="0"/>
              <w:marBottom w:val="0"/>
              <w:divBdr>
                <w:top w:val="none" w:sz="0" w:space="0" w:color="auto"/>
                <w:left w:val="none" w:sz="0" w:space="0" w:color="auto"/>
                <w:bottom w:val="none" w:sz="0" w:space="0" w:color="auto"/>
                <w:right w:val="none" w:sz="0" w:space="0" w:color="auto"/>
              </w:divBdr>
            </w:div>
            <w:div w:id="722173565">
              <w:marLeft w:val="480"/>
              <w:marRight w:val="0"/>
              <w:marTop w:val="0"/>
              <w:marBottom w:val="0"/>
              <w:divBdr>
                <w:top w:val="none" w:sz="0" w:space="0" w:color="auto"/>
                <w:left w:val="none" w:sz="0" w:space="0" w:color="auto"/>
                <w:bottom w:val="none" w:sz="0" w:space="0" w:color="auto"/>
                <w:right w:val="none" w:sz="0" w:space="0" w:color="auto"/>
              </w:divBdr>
            </w:div>
            <w:div w:id="722556266">
              <w:marLeft w:val="480"/>
              <w:marRight w:val="0"/>
              <w:marTop w:val="0"/>
              <w:marBottom w:val="0"/>
              <w:divBdr>
                <w:top w:val="none" w:sz="0" w:space="0" w:color="auto"/>
                <w:left w:val="none" w:sz="0" w:space="0" w:color="auto"/>
                <w:bottom w:val="none" w:sz="0" w:space="0" w:color="auto"/>
                <w:right w:val="none" w:sz="0" w:space="0" w:color="auto"/>
              </w:divBdr>
            </w:div>
            <w:div w:id="722556611">
              <w:marLeft w:val="480"/>
              <w:marRight w:val="0"/>
              <w:marTop w:val="0"/>
              <w:marBottom w:val="0"/>
              <w:divBdr>
                <w:top w:val="none" w:sz="0" w:space="0" w:color="auto"/>
                <w:left w:val="none" w:sz="0" w:space="0" w:color="auto"/>
                <w:bottom w:val="none" w:sz="0" w:space="0" w:color="auto"/>
                <w:right w:val="none" w:sz="0" w:space="0" w:color="auto"/>
              </w:divBdr>
            </w:div>
            <w:div w:id="722606367">
              <w:marLeft w:val="480"/>
              <w:marRight w:val="0"/>
              <w:marTop w:val="0"/>
              <w:marBottom w:val="0"/>
              <w:divBdr>
                <w:top w:val="none" w:sz="0" w:space="0" w:color="auto"/>
                <w:left w:val="none" w:sz="0" w:space="0" w:color="auto"/>
                <w:bottom w:val="none" w:sz="0" w:space="0" w:color="auto"/>
                <w:right w:val="none" w:sz="0" w:space="0" w:color="auto"/>
              </w:divBdr>
            </w:div>
            <w:div w:id="722607940">
              <w:marLeft w:val="480"/>
              <w:marRight w:val="0"/>
              <w:marTop w:val="0"/>
              <w:marBottom w:val="0"/>
              <w:divBdr>
                <w:top w:val="none" w:sz="0" w:space="0" w:color="auto"/>
                <w:left w:val="none" w:sz="0" w:space="0" w:color="auto"/>
                <w:bottom w:val="none" w:sz="0" w:space="0" w:color="auto"/>
                <w:right w:val="none" w:sz="0" w:space="0" w:color="auto"/>
              </w:divBdr>
            </w:div>
            <w:div w:id="722678949">
              <w:marLeft w:val="480"/>
              <w:marRight w:val="0"/>
              <w:marTop w:val="0"/>
              <w:marBottom w:val="0"/>
              <w:divBdr>
                <w:top w:val="none" w:sz="0" w:space="0" w:color="auto"/>
                <w:left w:val="none" w:sz="0" w:space="0" w:color="auto"/>
                <w:bottom w:val="none" w:sz="0" w:space="0" w:color="auto"/>
                <w:right w:val="none" w:sz="0" w:space="0" w:color="auto"/>
              </w:divBdr>
            </w:div>
            <w:div w:id="722681265">
              <w:marLeft w:val="480"/>
              <w:marRight w:val="0"/>
              <w:marTop w:val="0"/>
              <w:marBottom w:val="0"/>
              <w:divBdr>
                <w:top w:val="none" w:sz="0" w:space="0" w:color="auto"/>
                <w:left w:val="none" w:sz="0" w:space="0" w:color="auto"/>
                <w:bottom w:val="none" w:sz="0" w:space="0" w:color="auto"/>
                <w:right w:val="none" w:sz="0" w:space="0" w:color="auto"/>
              </w:divBdr>
            </w:div>
            <w:div w:id="722683201">
              <w:marLeft w:val="480"/>
              <w:marRight w:val="0"/>
              <w:marTop w:val="0"/>
              <w:marBottom w:val="0"/>
              <w:divBdr>
                <w:top w:val="none" w:sz="0" w:space="0" w:color="auto"/>
                <w:left w:val="none" w:sz="0" w:space="0" w:color="auto"/>
                <w:bottom w:val="none" w:sz="0" w:space="0" w:color="auto"/>
                <w:right w:val="none" w:sz="0" w:space="0" w:color="auto"/>
              </w:divBdr>
            </w:div>
            <w:div w:id="722801288">
              <w:marLeft w:val="480"/>
              <w:marRight w:val="0"/>
              <w:marTop w:val="0"/>
              <w:marBottom w:val="0"/>
              <w:divBdr>
                <w:top w:val="none" w:sz="0" w:space="0" w:color="auto"/>
                <w:left w:val="none" w:sz="0" w:space="0" w:color="auto"/>
                <w:bottom w:val="none" w:sz="0" w:space="0" w:color="auto"/>
                <w:right w:val="none" w:sz="0" w:space="0" w:color="auto"/>
              </w:divBdr>
            </w:div>
            <w:div w:id="722949025">
              <w:marLeft w:val="480"/>
              <w:marRight w:val="0"/>
              <w:marTop w:val="0"/>
              <w:marBottom w:val="0"/>
              <w:divBdr>
                <w:top w:val="none" w:sz="0" w:space="0" w:color="auto"/>
                <w:left w:val="none" w:sz="0" w:space="0" w:color="auto"/>
                <w:bottom w:val="none" w:sz="0" w:space="0" w:color="auto"/>
                <w:right w:val="none" w:sz="0" w:space="0" w:color="auto"/>
              </w:divBdr>
            </w:div>
            <w:div w:id="723061531">
              <w:marLeft w:val="480"/>
              <w:marRight w:val="0"/>
              <w:marTop w:val="0"/>
              <w:marBottom w:val="0"/>
              <w:divBdr>
                <w:top w:val="none" w:sz="0" w:space="0" w:color="auto"/>
                <w:left w:val="none" w:sz="0" w:space="0" w:color="auto"/>
                <w:bottom w:val="none" w:sz="0" w:space="0" w:color="auto"/>
                <w:right w:val="none" w:sz="0" w:space="0" w:color="auto"/>
              </w:divBdr>
            </w:div>
            <w:div w:id="723061846">
              <w:marLeft w:val="480"/>
              <w:marRight w:val="0"/>
              <w:marTop w:val="0"/>
              <w:marBottom w:val="0"/>
              <w:divBdr>
                <w:top w:val="none" w:sz="0" w:space="0" w:color="auto"/>
                <w:left w:val="none" w:sz="0" w:space="0" w:color="auto"/>
                <w:bottom w:val="none" w:sz="0" w:space="0" w:color="auto"/>
                <w:right w:val="none" w:sz="0" w:space="0" w:color="auto"/>
              </w:divBdr>
            </w:div>
            <w:div w:id="723066479">
              <w:marLeft w:val="480"/>
              <w:marRight w:val="0"/>
              <w:marTop w:val="0"/>
              <w:marBottom w:val="0"/>
              <w:divBdr>
                <w:top w:val="none" w:sz="0" w:space="0" w:color="auto"/>
                <w:left w:val="none" w:sz="0" w:space="0" w:color="auto"/>
                <w:bottom w:val="none" w:sz="0" w:space="0" w:color="auto"/>
                <w:right w:val="none" w:sz="0" w:space="0" w:color="auto"/>
              </w:divBdr>
            </w:div>
            <w:div w:id="723069677">
              <w:marLeft w:val="480"/>
              <w:marRight w:val="0"/>
              <w:marTop w:val="0"/>
              <w:marBottom w:val="0"/>
              <w:divBdr>
                <w:top w:val="none" w:sz="0" w:space="0" w:color="auto"/>
                <w:left w:val="none" w:sz="0" w:space="0" w:color="auto"/>
                <w:bottom w:val="none" w:sz="0" w:space="0" w:color="auto"/>
                <w:right w:val="none" w:sz="0" w:space="0" w:color="auto"/>
              </w:divBdr>
            </w:div>
            <w:div w:id="723336736">
              <w:marLeft w:val="480"/>
              <w:marRight w:val="0"/>
              <w:marTop w:val="0"/>
              <w:marBottom w:val="0"/>
              <w:divBdr>
                <w:top w:val="none" w:sz="0" w:space="0" w:color="auto"/>
                <w:left w:val="none" w:sz="0" w:space="0" w:color="auto"/>
                <w:bottom w:val="none" w:sz="0" w:space="0" w:color="auto"/>
                <w:right w:val="none" w:sz="0" w:space="0" w:color="auto"/>
              </w:divBdr>
            </w:div>
            <w:div w:id="723603421">
              <w:marLeft w:val="480"/>
              <w:marRight w:val="0"/>
              <w:marTop w:val="0"/>
              <w:marBottom w:val="0"/>
              <w:divBdr>
                <w:top w:val="none" w:sz="0" w:space="0" w:color="auto"/>
                <w:left w:val="none" w:sz="0" w:space="0" w:color="auto"/>
                <w:bottom w:val="none" w:sz="0" w:space="0" w:color="auto"/>
                <w:right w:val="none" w:sz="0" w:space="0" w:color="auto"/>
              </w:divBdr>
            </w:div>
            <w:div w:id="723722026">
              <w:marLeft w:val="480"/>
              <w:marRight w:val="0"/>
              <w:marTop w:val="0"/>
              <w:marBottom w:val="0"/>
              <w:divBdr>
                <w:top w:val="none" w:sz="0" w:space="0" w:color="auto"/>
                <w:left w:val="none" w:sz="0" w:space="0" w:color="auto"/>
                <w:bottom w:val="none" w:sz="0" w:space="0" w:color="auto"/>
                <w:right w:val="none" w:sz="0" w:space="0" w:color="auto"/>
              </w:divBdr>
            </w:div>
            <w:div w:id="723792545">
              <w:marLeft w:val="480"/>
              <w:marRight w:val="0"/>
              <w:marTop w:val="0"/>
              <w:marBottom w:val="0"/>
              <w:divBdr>
                <w:top w:val="none" w:sz="0" w:space="0" w:color="auto"/>
                <w:left w:val="none" w:sz="0" w:space="0" w:color="auto"/>
                <w:bottom w:val="none" w:sz="0" w:space="0" w:color="auto"/>
                <w:right w:val="none" w:sz="0" w:space="0" w:color="auto"/>
              </w:divBdr>
            </w:div>
            <w:div w:id="723792644">
              <w:marLeft w:val="480"/>
              <w:marRight w:val="0"/>
              <w:marTop w:val="0"/>
              <w:marBottom w:val="0"/>
              <w:divBdr>
                <w:top w:val="none" w:sz="0" w:space="0" w:color="auto"/>
                <w:left w:val="none" w:sz="0" w:space="0" w:color="auto"/>
                <w:bottom w:val="none" w:sz="0" w:space="0" w:color="auto"/>
                <w:right w:val="none" w:sz="0" w:space="0" w:color="auto"/>
              </w:divBdr>
            </w:div>
            <w:div w:id="723799049">
              <w:marLeft w:val="480"/>
              <w:marRight w:val="0"/>
              <w:marTop w:val="0"/>
              <w:marBottom w:val="0"/>
              <w:divBdr>
                <w:top w:val="none" w:sz="0" w:space="0" w:color="auto"/>
                <w:left w:val="none" w:sz="0" w:space="0" w:color="auto"/>
                <w:bottom w:val="none" w:sz="0" w:space="0" w:color="auto"/>
                <w:right w:val="none" w:sz="0" w:space="0" w:color="auto"/>
              </w:divBdr>
            </w:div>
            <w:div w:id="723867319">
              <w:marLeft w:val="480"/>
              <w:marRight w:val="0"/>
              <w:marTop w:val="0"/>
              <w:marBottom w:val="0"/>
              <w:divBdr>
                <w:top w:val="none" w:sz="0" w:space="0" w:color="auto"/>
                <w:left w:val="none" w:sz="0" w:space="0" w:color="auto"/>
                <w:bottom w:val="none" w:sz="0" w:space="0" w:color="auto"/>
                <w:right w:val="none" w:sz="0" w:space="0" w:color="auto"/>
              </w:divBdr>
            </w:div>
            <w:div w:id="723868013">
              <w:marLeft w:val="480"/>
              <w:marRight w:val="0"/>
              <w:marTop w:val="0"/>
              <w:marBottom w:val="0"/>
              <w:divBdr>
                <w:top w:val="none" w:sz="0" w:space="0" w:color="auto"/>
                <w:left w:val="none" w:sz="0" w:space="0" w:color="auto"/>
                <w:bottom w:val="none" w:sz="0" w:space="0" w:color="auto"/>
                <w:right w:val="none" w:sz="0" w:space="0" w:color="auto"/>
              </w:divBdr>
            </w:div>
            <w:div w:id="723942120">
              <w:marLeft w:val="480"/>
              <w:marRight w:val="0"/>
              <w:marTop w:val="0"/>
              <w:marBottom w:val="0"/>
              <w:divBdr>
                <w:top w:val="none" w:sz="0" w:space="0" w:color="auto"/>
                <w:left w:val="none" w:sz="0" w:space="0" w:color="auto"/>
                <w:bottom w:val="none" w:sz="0" w:space="0" w:color="auto"/>
                <w:right w:val="none" w:sz="0" w:space="0" w:color="auto"/>
              </w:divBdr>
            </w:div>
            <w:div w:id="723943404">
              <w:marLeft w:val="480"/>
              <w:marRight w:val="0"/>
              <w:marTop w:val="0"/>
              <w:marBottom w:val="0"/>
              <w:divBdr>
                <w:top w:val="none" w:sz="0" w:space="0" w:color="auto"/>
                <w:left w:val="none" w:sz="0" w:space="0" w:color="auto"/>
                <w:bottom w:val="none" w:sz="0" w:space="0" w:color="auto"/>
                <w:right w:val="none" w:sz="0" w:space="0" w:color="auto"/>
              </w:divBdr>
            </w:div>
            <w:div w:id="723984622">
              <w:marLeft w:val="480"/>
              <w:marRight w:val="0"/>
              <w:marTop w:val="0"/>
              <w:marBottom w:val="0"/>
              <w:divBdr>
                <w:top w:val="none" w:sz="0" w:space="0" w:color="auto"/>
                <w:left w:val="none" w:sz="0" w:space="0" w:color="auto"/>
                <w:bottom w:val="none" w:sz="0" w:space="0" w:color="auto"/>
                <w:right w:val="none" w:sz="0" w:space="0" w:color="auto"/>
              </w:divBdr>
            </w:div>
            <w:div w:id="724060730">
              <w:marLeft w:val="480"/>
              <w:marRight w:val="0"/>
              <w:marTop w:val="0"/>
              <w:marBottom w:val="0"/>
              <w:divBdr>
                <w:top w:val="none" w:sz="0" w:space="0" w:color="auto"/>
                <w:left w:val="none" w:sz="0" w:space="0" w:color="auto"/>
                <w:bottom w:val="none" w:sz="0" w:space="0" w:color="auto"/>
                <w:right w:val="none" w:sz="0" w:space="0" w:color="auto"/>
              </w:divBdr>
            </w:div>
            <w:div w:id="724135826">
              <w:marLeft w:val="480"/>
              <w:marRight w:val="0"/>
              <w:marTop w:val="0"/>
              <w:marBottom w:val="0"/>
              <w:divBdr>
                <w:top w:val="none" w:sz="0" w:space="0" w:color="auto"/>
                <w:left w:val="none" w:sz="0" w:space="0" w:color="auto"/>
                <w:bottom w:val="none" w:sz="0" w:space="0" w:color="auto"/>
                <w:right w:val="none" w:sz="0" w:space="0" w:color="auto"/>
              </w:divBdr>
            </w:div>
            <w:div w:id="724179119">
              <w:marLeft w:val="480"/>
              <w:marRight w:val="0"/>
              <w:marTop w:val="0"/>
              <w:marBottom w:val="0"/>
              <w:divBdr>
                <w:top w:val="none" w:sz="0" w:space="0" w:color="auto"/>
                <w:left w:val="none" w:sz="0" w:space="0" w:color="auto"/>
                <w:bottom w:val="none" w:sz="0" w:space="0" w:color="auto"/>
                <w:right w:val="none" w:sz="0" w:space="0" w:color="auto"/>
              </w:divBdr>
            </w:div>
            <w:div w:id="724181743">
              <w:marLeft w:val="480"/>
              <w:marRight w:val="0"/>
              <w:marTop w:val="0"/>
              <w:marBottom w:val="0"/>
              <w:divBdr>
                <w:top w:val="none" w:sz="0" w:space="0" w:color="auto"/>
                <w:left w:val="none" w:sz="0" w:space="0" w:color="auto"/>
                <w:bottom w:val="none" w:sz="0" w:space="0" w:color="auto"/>
                <w:right w:val="none" w:sz="0" w:space="0" w:color="auto"/>
              </w:divBdr>
            </w:div>
            <w:div w:id="724184792">
              <w:marLeft w:val="480"/>
              <w:marRight w:val="0"/>
              <w:marTop w:val="0"/>
              <w:marBottom w:val="0"/>
              <w:divBdr>
                <w:top w:val="none" w:sz="0" w:space="0" w:color="auto"/>
                <w:left w:val="none" w:sz="0" w:space="0" w:color="auto"/>
                <w:bottom w:val="none" w:sz="0" w:space="0" w:color="auto"/>
                <w:right w:val="none" w:sz="0" w:space="0" w:color="auto"/>
              </w:divBdr>
            </w:div>
            <w:div w:id="724255841">
              <w:marLeft w:val="480"/>
              <w:marRight w:val="0"/>
              <w:marTop w:val="0"/>
              <w:marBottom w:val="0"/>
              <w:divBdr>
                <w:top w:val="none" w:sz="0" w:space="0" w:color="auto"/>
                <w:left w:val="none" w:sz="0" w:space="0" w:color="auto"/>
                <w:bottom w:val="none" w:sz="0" w:space="0" w:color="auto"/>
                <w:right w:val="none" w:sz="0" w:space="0" w:color="auto"/>
              </w:divBdr>
            </w:div>
            <w:div w:id="724259939">
              <w:marLeft w:val="480"/>
              <w:marRight w:val="0"/>
              <w:marTop w:val="0"/>
              <w:marBottom w:val="0"/>
              <w:divBdr>
                <w:top w:val="none" w:sz="0" w:space="0" w:color="auto"/>
                <w:left w:val="none" w:sz="0" w:space="0" w:color="auto"/>
                <w:bottom w:val="none" w:sz="0" w:space="0" w:color="auto"/>
                <w:right w:val="none" w:sz="0" w:space="0" w:color="auto"/>
              </w:divBdr>
            </w:div>
            <w:div w:id="724331789">
              <w:marLeft w:val="480"/>
              <w:marRight w:val="0"/>
              <w:marTop w:val="0"/>
              <w:marBottom w:val="0"/>
              <w:divBdr>
                <w:top w:val="none" w:sz="0" w:space="0" w:color="auto"/>
                <w:left w:val="none" w:sz="0" w:space="0" w:color="auto"/>
                <w:bottom w:val="none" w:sz="0" w:space="0" w:color="auto"/>
                <w:right w:val="none" w:sz="0" w:space="0" w:color="auto"/>
              </w:divBdr>
            </w:div>
            <w:div w:id="724376412">
              <w:marLeft w:val="480"/>
              <w:marRight w:val="0"/>
              <w:marTop w:val="0"/>
              <w:marBottom w:val="0"/>
              <w:divBdr>
                <w:top w:val="none" w:sz="0" w:space="0" w:color="auto"/>
                <w:left w:val="none" w:sz="0" w:space="0" w:color="auto"/>
                <w:bottom w:val="none" w:sz="0" w:space="0" w:color="auto"/>
                <w:right w:val="none" w:sz="0" w:space="0" w:color="auto"/>
              </w:divBdr>
            </w:div>
            <w:div w:id="724455411">
              <w:marLeft w:val="480"/>
              <w:marRight w:val="0"/>
              <w:marTop w:val="0"/>
              <w:marBottom w:val="0"/>
              <w:divBdr>
                <w:top w:val="none" w:sz="0" w:space="0" w:color="auto"/>
                <w:left w:val="none" w:sz="0" w:space="0" w:color="auto"/>
                <w:bottom w:val="none" w:sz="0" w:space="0" w:color="auto"/>
                <w:right w:val="none" w:sz="0" w:space="0" w:color="auto"/>
              </w:divBdr>
            </w:div>
            <w:div w:id="724521738">
              <w:marLeft w:val="480"/>
              <w:marRight w:val="0"/>
              <w:marTop w:val="0"/>
              <w:marBottom w:val="0"/>
              <w:divBdr>
                <w:top w:val="none" w:sz="0" w:space="0" w:color="auto"/>
                <w:left w:val="none" w:sz="0" w:space="0" w:color="auto"/>
                <w:bottom w:val="none" w:sz="0" w:space="0" w:color="auto"/>
                <w:right w:val="none" w:sz="0" w:space="0" w:color="auto"/>
              </w:divBdr>
            </w:div>
            <w:div w:id="724522354">
              <w:marLeft w:val="480"/>
              <w:marRight w:val="0"/>
              <w:marTop w:val="0"/>
              <w:marBottom w:val="0"/>
              <w:divBdr>
                <w:top w:val="none" w:sz="0" w:space="0" w:color="auto"/>
                <w:left w:val="none" w:sz="0" w:space="0" w:color="auto"/>
                <w:bottom w:val="none" w:sz="0" w:space="0" w:color="auto"/>
                <w:right w:val="none" w:sz="0" w:space="0" w:color="auto"/>
              </w:divBdr>
            </w:div>
            <w:div w:id="724597718">
              <w:marLeft w:val="480"/>
              <w:marRight w:val="0"/>
              <w:marTop w:val="0"/>
              <w:marBottom w:val="0"/>
              <w:divBdr>
                <w:top w:val="none" w:sz="0" w:space="0" w:color="auto"/>
                <w:left w:val="none" w:sz="0" w:space="0" w:color="auto"/>
                <w:bottom w:val="none" w:sz="0" w:space="0" w:color="auto"/>
                <w:right w:val="none" w:sz="0" w:space="0" w:color="auto"/>
              </w:divBdr>
            </w:div>
            <w:div w:id="724643966">
              <w:marLeft w:val="480"/>
              <w:marRight w:val="0"/>
              <w:marTop w:val="0"/>
              <w:marBottom w:val="0"/>
              <w:divBdr>
                <w:top w:val="none" w:sz="0" w:space="0" w:color="auto"/>
                <w:left w:val="none" w:sz="0" w:space="0" w:color="auto"/>
                <w:bottom w:val="none" w:sz="0" w:space="0" w:color="auto"/>
                <w:right w:val="none" w:sz="0" w:space="0" w:color="auto"/>
              </w:divBdr>
            </w:div>
            <w:div w:id="724717666">
              <w:marLeft w:val="480"/>
              <w:marRight w:val="0"/>
              <w:marTop w:val="0"/>
              <w:marBottom w:val="0"/>
              <w:divBdr>
                <w:top w:val="none" w:sz="0" w:space="0" w:color="auto"/>
                <w:left w:val="none" w:sz="0" w:space="0" w:color="auto"/>
                <w:bottom w:val="none" w:sz="0" w:space="0" w:color="auto"/>
                <w:right w:val="none" w:sz="0" w:space="0" w:color="auto"/>
              </w:divBdr>
            </w:div>
            <w:div w:id="724835051">
              <w:marLeft w:val="480"/>
              <w:marRight w:val="0"/>
              <w:marTop w:val="0"/>
              <w:marBottom w:val="0"/>
              <w:divBdr>
                <w:top w:val="none" w:sz="0" w:space="0" w:color="auto"/>
                <w:left w:val="none" w:sz="0" w:space="0" w:color="auto"/>
                <w:bottom w:val="none" w:sz="0" w:space="0" w:color="auto"/>
                <w:right w:val="none" w:sz="0" w:space="0" w:color="auto"/>
              </w:divBdr>
            </w:div>
            <w:div w:id="724838805">
              <w:marLeft w:val="480"/>
              <w:marRight w:val="0"/>
              <w:marTop w:val="0"/>
              <w:marBottom w:val="0"/>
              <w:divBdr>
                <w:top w:val="none" w:sz="0" w:space="0" w:color="auto"/>
                <w:left w:val="none" w:sz="0" w:space="0" w:color="auto"/>
                <w:bottom w:val="none" w:sz="0" w:space="0" w:color="auto"/>
                <w:right w:val="none" w:sz="0" w:space="0" w:color="auto"/>
              </w:divBdr>
            </w:div>
            <w:div w:id="725032297">
              <w:marLeft w:val="480"/>
              <w:marRight w:val="0"/>
              <w:marTop w:val="0"/>
              <w:marBottom w:val="0"/>
              <w:divBdr>
                <w:top w:val="none" w:sz="0" w:space="0" w:color="auto"/>
                <w:left w:val="none" w:sz="0" w:space="0" w:color="auto"/>
                <w:bottom w:val="none" w:sz="0" w:space="0" w:color="auto"/>
                <w:right w:val="none" w:sz="0" w:space="0" w:color="auto"/>
              </w:divBdr>
            </w:div>
            <w:div w:id="725104983">
              <w:marLeft w:val="480"/>
              <w:marRight w:val="0"/>
              <w:marTop w:val="0"/>
              <w:marBottom w:val="0"/>
              <w:divBdr>
                <w:top w:val="none" w:sz="0" w:space="0" w:color="auto"/>
                <w:left w:val="none" w:sz="0" w:space="0" w:color="auto"/>
                <w:bottom w:val="none" w:sz="0" w:space="0" w:color="auto"/>
                <w:right w:val="none" w:sz="0" w:space="0" w:color="auto"/>
              </w:divBdr>
            </w:div>
            <w:div w:id="725447148">
              <w:marLeft w:val="480"/>
              <w:marRight w:val="0"/>
              <w:marTop w:val="0"/>
              <w:marBottom w:val="0"/>
              <w:divBdr>
                <w:top w:val="none" w:sz="0" w:space="0" w:color="auto"/>
                <w:left w:val="none" w:sz="0" w:space="0" w:color="auto"/>
                <w:bottom w:val="none" w:sz="0" w:space="0" w:color="auto"/>
                <w:right w:val="none" w:sz="0" w:space="0" w:color="auto"/>
              </w:divBdr>
            </w:div>
            <w:div w:id="725489435">
              <w:marLeft w:val="480"/>
              <w:marRight w:val="0"/>
              <w:marTop w:val="0"/>
              <w:marBottom w:val="0"/>
              <w:divBdr>
                <w:top w:val="none" w:sz="0" w:space="0" w:color="auto"/>
                <w:left w:val="none" w:sz="0" w:space="0" w:color="auto"/>
                <w:bottom w:val="none" w:sz="0" w:space="0" w:color="auto"/>
                <w:right w:val="none" w:sz="0" w:space="0" w:color="auto"/>
              </w:divBdr>
            </w:div>
            <w:div w:id="725489599">
              <w:marLeft w:val="480"/>
              <w:marRight w:val="0"/>
              <w:marTop w:val="0"/>
              <w:marBottom w:val="0"/>
              <w:divBdr>
                <w:top w:val="none" w:sz="0" w:space="0" w:color="auto"/>
                <w:left w:val="none" w:sz="0" w:space="0" w:color="auto"/>
                <w:bottom w:val="none" w:sz="0" w:space="0" w:color="auto"/>
                <w:right w:val="none" w:sz="0" w:space="0" w:color="auto"/>
              </w:divBdr>
            </w:div>
            <w:div w:id="725492748">
              <w:marLeft w:val="480"/>
              <w:marRight w:val="0"/>
              <w:marTop w:val="0"/>
              <w:marBottom w:val="0"/>
              <w:divBdr>
                <w:top w:val="none" w:sz="0" w:space="0" w:color="auto"/>
                <w:left w:val="none" w:sz="0" w:space="0" w:color="auto"/>
                <w:bottom w:val="none" w:sz="0" w:space="0" w:color="auto"/>
                <w:right w:val="none" w:sz="0" w:space="0" w:color="auto"/>
              </w:divBdr>
            </w:div>
            <w:div w:id="725614812">
              <w:marLeft w:val="480"/>
              <w:marRight w:val="0"/>
              <w:marTop w:val="0"/>
              <w:marBottom w:val="0"/>
              <w:divBdr>
                <w:top w:val="none" w:sz="0" w:space="0" w:color="auto"/>
                <w:left w:val="none" w:sz="0" w:space="0" w:color="auto"/>
                <w:bottom w:val="none" w:sz="0" w:space="0" w:color="auto"/>
                <w:right w:val="none" w:sz="0" w:space="0" w:color="auto"/>
              </w:divBdr>
            </w:div>
            <w:div w:id="725615313">
              <w:marLeft w:val="480"/>
              <w:marRight w:val="0"/>
              <w:marTop w:val="0"/>
              <w:marBottom w:val="0"/>
              <w:divBdr>
                <w:top w:val="none" w:sz="0" w:space="0" w:color="auto"/>
                <w:left w:val="none" w:sz="0" w:space="0" w:color="auto"/>
                <w:bottom w:val="none" w:sz="0" w:space="0" w:color="auto"/>
                <w:right w:val="none" w:sz="0" w:space="0" w:color="auto"/>
              </w:divBdr>
            </w:div>
            <w:div w:id="725645206">
              <w:marLeft w:val="480"/>
              <w:marRight w:val="0"/>
              <w:marTop w:val="0"/>
              <w:marBottom w:val="0"/>
              <w:divBdr>
                <w:top w:val="none" w:sz="0" w:space="0" w:color="auto"/>
                <w:left w:val="none" w:sz="0" w:space="0" w:color="auto"/>
                <w:bottom w:val="none" w:sz="0" w:space="0" w:color="auto"/>
                <w:right w:val="none" w:sz="0" w:space="0" w:color="auto"/>
              </w:divBdr>
            </w:div>
            <w:div w:id="725684275">
              <w:marLeft w:val="480"/>
              <w:marRight w:val="0"/>
              <w:marTop w:val="0"/>
              <w:marBottom w:val="0"/>
              <w:divBdr>
                <w:top w:val="none" w:sz="0" w:space="0" w:color="auto"/>
                <w:left w:val="none" w:sz="0" w:space="0" w:color="auto"/>
                <w:bottom w:val="none" w:sz="0" w:space="0" w:color="auto"/>
                <w:right w:val="none" w:sz="0" w:space="0" w:color="auto"/>
              </w:divBdr>
            </w:div>
            <w:div w:id="725686021">
              <w:marLeft w:val="480"/>
              <w:marRight w:val="0"/>
              <w:marTop w:val="0"/>
              <w:marBottom w:val="0"/>
              <w:divBdr>
                <w:top w:val="none" w:sz="0" w:space="0" w:color="auto"/>
                <w:left w:val="none" w:sz="0" w:space="0" w:color="auto"/>
                <w:bottom w:val="none" w:sz="0" w:space="0" w:color="auto"/>
                <w:right w:val="none" w:sz="0" w:space="0" w:color="auto"/>
              </w:divBdr>
            </w:div>
            <w:div w:id="725687409">
              <w:marLeft w:val="480"/>
              <w:marRight w:val="0"/>
              <w:marTop w:val="0"/>
              <w:marBottom w:val="0"/>
              <w:divBdr>
                <w:top w:val="none" w:sz="0" w:space="0" w:color="auto"/>
                <w:left w:val="none" w:sz="0" w:space="0" w:color="auto"/>
                <w:bottom w:val="none" w:sz="0" w:space="0" w:color="auto"/>
                <w:right w:val="none" w:sz="0" w:space="0" w:color="auto"/>
              </w:divBdr>
            </w:div>
            <w:div w:id="725689496">
              <w:marLeft w:val="480"/>
              <w:marRight w:val="0"/>
              <w:marTop w:val="0"/>
              <w:marBottom w:val="0"/>
              <w:divBdr>
                <w:top w:val="none" w:sz="0" w:space="0" w:color="auto"/>
                <w:left w:val="none" w:sz="0" w:space="0" w:color="auto"/>
                <w:bottom w:val="none" w:sz="0" w:space="0" w:color="auto"/>
                <w:right w:val="none" w:sz="0" w:space="0" w:color="auto"/>
              </w:divBdr>
            </w:div>
            <w:div w:id="725689847">
              <w:marLeft w:val="480"/>
              <w:marRight w:val="0"/>
              <w:marTop w:val="0"/>
              <w:marBottom w:val="0"/>
              <w:divBdr>
                <w:top w:val="none" w:sz="0" w:space="0" w:color="auto"/>
                <w:left w:val="none" w:sz="0" w:space="0" w:color="auto"/>
                <w:bottom w:val="none" w:sz="0" w:space="0" w:color="auto"/>
                <w:right w:val="none" w:sz="0" w:space="0" w:color="auto"/>
              </w:divBdr>
            </w:div>
            <w:div w:id="725763277">
              <w:marLeft w:val="480"/>
              <w:marRight w:val="0"/>
              <w:marTop w:val="0"/>
              <w:marBottom w:val="0"/>
              <w:divBdr>
                <w:top w:val="none" w:sz="0" w:space="0" w:color="auto"/>
                <w:left w:val="none" w:sz="0" w:space="0" w:color="auto"/>
                <w:bottom w:val="none" w:sz="0" w:space="0" w:color="auto"/>
                <w:right w:val="none" w:sz="0" w:space="0" w:color="auto"/>
              </w:divBdr>
            </w:div>
            <w:div w:id="725836568">
              <w:marLeft w:val="480"/>
              <w:marRight w:val="0"/>
              <w:marTop w:val="0"/>
              <w:marBottom w:val="0"/>
              <w:divBdr>
                <w:top w:val="none" w:sz="0" w:space="0" w:color="auto"/>
                <w:left w:val="none" w:sz="0" w:space="0" w:color="auto"/>
                <w:bottom w:val="none" w:sz="0" w:space="0" w:color="auto"/>
                <w:right w:val="none" w:sz="0" w:space="0" w:color="auto"/>
              </w:divBdr>
            </w:div>
            <w:div w:id="725840442">
              <w:marLeft w:val="480"/>
              <w:marRight w:val="0"/>
              <w:marTop w:val="0"/>
              <w:marBottom w:val="0"/>
              <w:divBdr>
                <w:top w:val="none" w:sz="0" w:space="0" w:color="auto"/>
                <w:left w:val="none" w:sz="0" w:space="0" w:color="auto"/>
                <w:bottom w:val="none" w:sz="0" w:space="0" w:color="auto"/>
                <w:right w:val="none" w:sz="0" w:space="0" w:color="auto"/>
              </w:divBdr>
            </w:div>
            <w:div w:id="725952615">
              <w:marLeft w:val="480"/>
              <w:marRight w:val="0"/>
              <w:marTop w:val="0"/>
              <w:marBottom w:val="0"/>
              <w:divBdr>
                <w:top w:val="none" w:sz="0" w:space="0" w:color="auto"/>
                <w:left w:val="none" w:sz="0" w:space="0" w:color="auto"/>
                <w:bottom w:val="none" w:sz="0" w:space="0" w:color="auto"/>
                <w:right w:val="none" w:sz="0" w:space="0" w:color="auto"/>
              </w:divBdr>
            </w:div>
            <w:div w:id="726073862">
              <w:marLeft w:val="480"/>
              <w:marRight w:val="0"/>
              <w:marTop w:val="0"/>
              <w:marBottom w:val="0"/>
              <w:divBdr>
                <w:top w:val="none" w:sz="0" w:space="0" w:color="auto"/>
                <w:left w:val="none" w:sz="0" w:space="0" w:color="auto"/>
                <w:bottom w:val="none" w:sz="0" w:space="0" w:color="auto"/>
                <w:right w:val="none" w:sz="0" w:space="0" w:color="auto"/>
              </w:divBdr>
            </w:div>
            <w:div w:id="726152492">
              <w:marLeft w:val="480"/>
              <w:marRight w:val="0"/>
              <w:marTop w:val="0"/>
              <w:marBottom w:val="0"/>
              <w:divBdr>
                <w:top w:val="none" w:sz="0" w:space="0" w:color="auto"/>
                <w:left w:val="none" w:sz="0" w:space="0" w:color="auto"/>
                <w:bottom w:val="none" w:sz="0" w:space="0" w:color="auto"/>
                <w:right w:val="none" w:sz="0" w:space="0" w:color="auto"/>
              </w:divBdr>
            </w:div>
            <w:div w:id="726339336">
              <w:marLeft w:val="480"/>
              <w:marRight w:val="0"/>
              <w:marTop w:val="0"/>
              <w:marBottom w:val="0"/>
              <w:divBdr>
                <w:top w:val="none" w:sz="0" w:space="0" w:color="auto"/>
                <w:left w:val="none" w:sz="0" w:space="0" w:color="auto"/>
                <w:bottom w:val="none" w:sz="0" w:space="0" w:color="auto"/>
                <w:right w:val="none" w:sz="0" w:space="0" w:color="auto"/>
              </w:divBdr>
            </w:div>
            <w:div w:id="726342007">
              <w:marLeft w:val="480"/>
              <w:marRight w:val="0"/>
              <w:marTop w:val="0"/>
              <w:marBottom w:val="0"/>
              <w:divBdr>
                <w:top w:val="none" w:sz="0" w:space="0" w:color="auto"/>
                <w:left w:val="none" w:sz="0" w:space="0" w:color="auto"/>
                <w:bottom w:val="none" w:sz="0" w:space="0" w:color="auto"/>
                <w:right w:val="none" w:sz="0" w:space="0" w:color="auto"/>
              </w:divBdr>
            </w:div>
            <w:div w:id="726611264">
              <w:marLeft w:val="480"/>
              <w:marRight w:val="0"/>
              <w:marTop w:val="0"/>
              <w:marBottom w:val="0"/>
              <w:divBdr>
                <w:top w:val="none" w:sz="0" w:space="0" w:color="auto"/>
                <w:left w:val="none" w:sz="0" w:space="0" w:color="auto"/>
                <w:bottom w:val="none" w:sz="0" w:space="0" w:color="auto"/>
                <w:right w:val="none" w:sz="0" w:space="0" w:color="auto"/>
              </w:divBdr>
            </w:div>
            <w:div w:id="727000854">
              <w:marLeft w:val="480"/>
              <w:marRight w:val="0"/>
              <w:marTop w:val="0"/>
              <w:marBottom w:val="0"/>
              <w:divBdr>
                <w:top w:val="none" w:sz="0" w:space="0" w:color="auto"/>
                <w:left w:val="none" w:sz="0" w:space="0" w:color="auto"/>
                <w:bottom w:val="none" w:sz="0" w:space="0" w:color="auto"/>
                <w:right w:val="none" w:sz="0" w:space="0" w:color="auto"/>
              </w:divBdr>
            </w:div>
            <w:div w:id="727071380">
              <w:marLeft w:val="480"/>
              <w:marRight w:val="0"/>
              <w:marTop w:val="0"/>
              <w:marBottom w:val="0"/>
              <w:divBdr>
                <w:top w:val="none" w:sz="0" w:space="0" w:color="auto"/>
                <w:left w:val="none" w:sz="0" w:space="0" w:color="auto"/>
                <w:bottom w:val="none" w:sz="0" w:space="0" w:color="auto"/>
                <w:right w:val="none" w:sz="0" w:space="0" w:color="auto"/>
              </w:divBdr>
            </w:div>
            <w:div w:id="727142594">
              <w:marLeft w:val="480"/>
              <w:marRight w:val="0"/>
              <w:marTop w:val="0"/>
              <w:marBottom w:val="0"/>
              <w:divBdr>
                <w:top w:val="none" w:sz="0" w:space="0" w:color="auto"/>
                <w:left w:val="none" w:sz="0" w:space="0" w:color="auto"/>
                <w:bottom w:val="none" w:sz="0" w:space="0" w:color="auto"/>
                <w:right w:val="none" w:sz="0" w:space="0" w:color="auto"/>
              </w:divBdr>
            </w:div>
            <w:div w:id="727266461">
              <w:marLeft w:val="480"/>
              <w:marRight w:val="0"/>
              <w:marTop w:val="0"/>
              <w:marBottom w:val="0"/>
              <w:divBdr>
                <w:top w:val="none" w:sz="0" w:space="0" w:color="auto"/>
                <w:left w:val="none" w:sz="0" w:space="0" w:color="auto"/>
                <w:bottom w:val="none" w:sz="0" w:space="0" w:color="auto"/>
                <w:right w:val="none" w:sz="0" w:space="0" w:color="auto"/>
              </w:divBdr>
            </w:div>
            <w:div w:id="727338884">
              <w:marLeft w:val="480"/>
              <w:marRight w:val="0"/>
              <w:marTop w:val="0"/>
              <w:marBottom w:val="0"/>
              <w:divBdr>
                <w:top w:val="none" w:sz="0" w:space="0" w:color="auto"/>
                <w:left w:val="none" w:sz="0" w:space="0" w:color="auto"/>
                <w:bottom w:val="none" w:sz="0" w:space="0" w:color="auto"/>
                <w:right w:val="none" w:sz="0" w:space="0" w:color="auto"/>
              </w:divBdr>
            </w:div>
            <w:div w:id="727343545">
              <w:marLeft w:val="480"/>
              <w:marRight w:val="0"/>
              <w:marTop w:val="0"/>
              <w:marBottom w:val="0"/>
              <w:divBdr>
                <w:top w:val="none" w:sz="0" w:space="0" w:color="auto"/>
                <w:left w:val="none" w:sz="0" w:space="0" w:color="auto"/>
                <w:bottom w:val="none" w:sz="0" w:space="0" w:color="auto"/>
                <w:right w:val="none" w:sz="0" w:space="0" w:color="auto"/>
              </w:divBdr>
            </w:div>
            <w:div w:id="727386808">
              <w:marLeft w:val="480"/>
              <w:marRight w:val="0"/>
              <w:marTop w:val="0"/>
              <w:marBottom w:val="0"/>
              <w:divBdr>
                <w:top w:val="none" w:sz="0" w:space="0" w:color="auto"/>
                <w:left w:val="none" w:sz="0" w:space="0" w:color="auto"/>
                <w:bottom w:val="none" w:sz="0" w:space="0" w:color="auto"/>
                <w:right w:val="none" w:sz="0" w:space="0" w:color="auto"/>
              </w:divBdr>
            </w:div>
            <w:div w:id="727532492">
              <w:marLeft w:val="480"/>
              <w:marRight w:val="0"/>
              <w:marTop w:val="0"/>
              <w:marBottom w:val="0"/>
              <w:divBdr>
                <w:top w:val="none" w:sz="0" w:space="0" w:color="auto"/>
                <w:left w:val="none" w:sz="0" w:space="0" w:color="auto"/>
                <w:bottom w:val="none" w:sz="0" w:space="0" w:color="auto"/>
                <w:right w:val="none" w:sz="0" w:space="0" w:color="auto"/>
              </w:divBdr>
            </w:div>
            <w:div w:id="727533135">
              <w:marLeft w:val="480"/>
              <w:marRight w:val="0"/>
              <w:marTop w:val="0"/>
              <w:marBottom w:val="0"/>
              <w:divBdr>
                <w:top w:val="none" w:sz="0" w:space="0" w:color="auto"/>
                <w:left w:val="none" w:sz="0" w:space="0" w:color="auto"/>
                <w:bottom w:val="none" w:sz="0" w:space="0" w:color="auto"/>
                <w:right w:val="none" w:sz="0" w:space="0" w:color="auto"/>
              </w:divBdr>
            </w:div>
            <w:div w:id="727536320">
              <w:marLeft w:val="480"/>
              <w:marRight w:val="0"/>
              <w:marTop w:val="0"/>
              <w:marBottom w:val="0"/>
              <w:divBdr>
                <w:top w:val="none" w:sz="0" w:space="0" w:color="auto"/>
                <w:left w:val="none" w:sz="0" w:space="0" w:color="auto"/>
                <w:bottom w:val="none" w:sz="0" w:space="0" w:color="auto"/>
                <w:right w:val="none" w:sz="0" w:space="0" w:color="auto"/>
              </w:divBdr>
            </w:div>
            <w:div w:id="727604625">
              <w:marLeft w:val="480"/>
              <w:marRight w:val="0"/>
              <w:marTop w:val="0"/>
              <w:marBottom w:val="0"/>
              <w:divBdr>
                <w:top w:val="none" w:sz="0" w:space="0" w:color="auto"/>
                <w:left w:val="none" w:sz="0" w:space="0" w:color="auto"/>
                <w:bottom w:val="none" w:sz="0" w:space="0" w:color="auto"/>
                <w:right w:val="none" w:sz="0" w:space="0" w:color="auto"/>
              </w:divBdr>
            </w:div>
            <w:div w:id="727610687">
              <w:marLeft w:val="480"/>
              <w:marRight w:val="0"/>
              <w:marTop w:val="0"/>
              <w:marBottom w:val="0"/>
              <w:divBdr>
                <w:top w:val="none" w:sz="0" w:space="0" w:color="auto"/>
                <w:left w:val="none" w:sz="0" w:space="0" w:color="auto"/>
                <w:bottom w:val="none" w:sz="0" w:space="0" w:color="auto"/>
                <w:right w:val="none" w:sz="0" w:space="0" w:color="auto"/>
              </w:divBdr>
            </w:div>
            <w:div w:id="727726110">
              <w:marLeft w:val="480"/>
              <w:marRight w:val="0"/>
              <w:marTop w:val="0"/>
              <w:marBottom w:val="0"/>
              <w:divBdr>
                <w:top w:val="none" w:sz="0" w:space="0" w:color="auto"/>
                <w:left w:val="none" w:sz="0" w:space="0" w:color="auto"/>
                <w:bottom w:val="none" w:sz="0" w:space="0" w:color="auto"/>
                <w:right w:val="none" w:sz="0" w:space="0" w:color="auto"/>
              </w:divBdr>
            </w:div>
            <w:div w:id="727726715">
              <w:marLeft w:val="480"/>
              <w:marRight w:val="0"/>
              <w:marTop w:val="0"/>
              <w:marBottom w:val="0"/>
              <w:divBdr>
                <w:top w:val="none" w:sz="0" w:space="0" w:color="auto"/>
                <w:left w:val="none" w:sz="0" w:space="0" w:color="auto"/>
                <w:bottom w:val="none" w:sz="0" w:space="0" w:color="auto"/>
                <w:right w:val="none" w:sz="0" w:space="0" w:color="auto"/>
              </w:divBdr>
            </w:div>
            <w:div w:id="727732041">
              <w:marLeft w:val="480"/>
              <w:marRight w:val="0"/>
              <w:marTop w:val="0"/>
              <w:marBottom w:val="0"/>
              <w:divBdr>
                <w:top w:val="none" w:sz="0" w:space="0" w:color="auto"/>
                <w:left w:val="none" w:sz="0" w:space="0" w:color="auto"/>
                <w:bottom w:val="none" w:sz="0" w:space="0" w:color="auto"/>
                <w:right w:val="none" w:sz="0" w:space="0" w:color="auto"/>
              </w:divBdr>
            </w:div>
            <w:div w:id="727802899">
              <w:marLeft w:val="480"/>
              <w:marRight w:val="0"/>
              <w:marTop w:val="0"/>
              <w:marBottom w:val="0"/>
              <w:divBdr>
                <w:top w:val="none" w:sz="0" w:space="0" w:color="auto"/>
                <w:left w:val="none" w:sz="0" w:space="0" w:color="auto"/>
                <w:bottom w:val="none" w:sz="0" w:space="0" w:color="auto"/>
                <w:right w:val="none" w:sz="0" w:space="0" w:color="auto"/>
              </w:divBdr>
            </w:div>
            <w:div w:id="727847799">
              <w:marLeft w:val="480"/>
              <w:marRight w:val="0"/>
              <w:marTop w:val="0"/>
              <w:marBottom w:val="0"/>
              <w:divBdr>
                <w:top w:val="none" w:sz="0" w:space="0" w:color="auto"/>
                <w:left w:val="none" w:sz="0" w:space="0" w:color="auto"/>
                <w:bottom w:val="none" w:sz="0" w:space="0" w:color="auto"/>
                <w:right w:val="none" w:sz="0" w:space="0" w:color="auto"/>
              </w:divBdr>
            </w:div>
            <w:div w:id="727992411">
              <w:marLeft w:val="480"/>
              <w:marRight w:val="0"/>
              <w:marTop w:val="0"/>
              <w:marBottom w:val="0"/>
              <w:divBdr>
                <w:top w:val="none" w:sz="0" w:space="0" w:color="auto"/>
                <w:left w:val="none" w:sz="0" w:space="0" w:color="auto"/>
                <w:bottom w:val="none" w:sz="0" w:space="0" w:color="auto"/>
                <w:right w:val="none" w:sz="0" w:space="0" w:color="auto"/>
              </w:divBdr>
            </w:div>
            <w:div w:id="728042866">
              <w:marLeft w:val="480"/>
              <w:marRight w:val="0"/>
              <w:marTop w:val="0"/>
              <w:marBottom w:val="0"/>
              <w:divBdr>
                <w:top w:val="none" w:sz="0" w:space="0" w:color="auto"/>
                <w:left w:val="none" w:sz="0" w:space="0" w:color="auto"/>
                <w:bottom w:val="none" w:sz="0" w:space="0" w:color="auto"/>
                <w:right w:val="none" w:sz="0" w:space="0" w:color="auto"/>
              </w:divBdr>
            </w:div>
            <w:div w:id="728071458">
              <w:marLeft w:val="480"/>
              <w:marRight w:val="0"/>
              <w:marTop w:val="0"/>
              <w:marBottom w:val="0"/>
              <w:divBdr>
                <w:top w:val="none" w:sz="0" w:space="0" w:color="auto"/>
                <w:left w:val="none" w:sz="0" w:space="0" w:color="auto"/>
                <w:bottom w:val="none" w:sz="0" w:space="0" w:color="auto"/>
                <w:right w:val="none" w:sz="0" w:space="0" w:color="auto"/>
              </w:divBdr>
            </w:div>
            <w:div w:id="728116213">
              <w:marLeft w:val="480"/>
              <w:marRight w:val="0"/>
              <w:marTop w:val="0"/>
              <w:marBottom w:val="0"/>
              <w:divBdr>
                <w:top w:val="none" w:sz="0" w:space="0" w:color="auto"/>
                <w:left w:val="none" w:sz="0" w:space="0" w:color="auto"/>
                <w:bottom w:val="none" w:sz="0" w:space="0" w:color="auto"/>
                <w:right w:val="none" w:sz="0" w:space="0" w:color="auto"/>
              </w:divBdr>
            </w:div>
            <w:div w:id="728116947">
              <w:marLeft w:val="480"/>
              <w:marRight w:val="0"/>
              <w:marTop w:val="0"/>
              <w:marBottom w:val="0"/>
              <w:divBdr>
                <w:top w:val="none" w:sz="0" w:space="0" w:color="auto"/>
                <w:left w:val="none" w:sz="0" w:space="0" w:color="auto"/>
                <w:bottom w:val="none" w:sz="0" w:space="0" w:color="auto"/>
                <w:right w:val="none" w:sz="0" w:space="0" w:color="auto"/>
              </w:divBdr>
            </w:div>
            <w:div w:id="728117024">
              <w:marLeft w:val="480"/>
              <w:marRight w:val="0"/>
              <w:marTop w:val="0"/>
              <w:marBottom w:val="0"/>
              <w:divBdr>
                <w:top w:val="none" w:sz="0" w:space="0" w:color="auto"/>
                <w:left w:val="none" w:sz="0" w:space="0" w:color="auto"/>
                <w:bottom w:val="none" w:sz="0" w:space="0" w:color="auto"/>
                <w:right w:val="none" w:sz="0" w:space="0" w:color="auto"/>
              </w:divBdr>
            </w:div>
            <w:div w:id="728190301">
              <w:marLeft w:val="480"/>
              <w:marRight w:val="0"/>
              <w:marTop w:val="0"/>
              <w:marBottom w:val="0"/>
              <w:divBdr>
                <w:top w:val="none" w:sz="0" w:space="0" w:color="auto"/>
                <w:left w:val="none" w:sz="0" w:space="0" w:color="auto"/>
                <w:bottom w:val="none" w:sz="0" w:space="0" w:color="auto"/>
                <w:right w:val="none" w:sz="0" w:space="0" w:color="auto"/>
              </w:divBdr>
            </w:div>
            <w:div w:id="728267324">
              <w:marLeft w:val="480"/>
              <w:marRight w:val="0"/>
              <w:marTop w:val="0"/>
              <w:marBottom w:val="0"/>
              <w:divBdr>
                <w:top w:val="none" w:sz="0" w:space="0" w:color="auto"/>
                <w:left w:val="none" w:sz="0" w:space="0" w:color="auto"/>
                <w:bottom w:val="none" w:sz="0" w:space="0" w:color="auto"/>
                <w:right w:val="none" w:sz="0" w:space="0" w:color="auto"/>
              </w:divBdr>
            </w:div>
            <w:div w:id="728311946">
              <w:marLeft w:val="480"/>
              <w:marRight w:val="0"/>
              <w:marTop w:val="0"/>
              <w:marBottom w:val="0"/>
              <w:divBdr>
                <w:top w:val="none" w:sz="0" w:space="0" w:color="auto"/>
                <w:left w:val="none" w:sz="0" w:space="0" w:color="auto"/>
                <w:bottom w:val="none" w:sz="0" w:space="0" w:color="auto"/>
                <w:right w:val="none" w:sz="0" w:space="0" w:color="auto"/>
              </w:divBdr>
            </w:div>
            <w:div w:id="728454679">
              <w:marLeft w:val="480"/>
              <w:marRight w:val="0"/>
              <w:marTop w:val="0"/>
              <w:marBottom w:val="0"/>
              <w:divBdr>
                <w:top w:val="none" w:sz="0" w:space="0" w:color="auto"/>
                <w:left w:val="none" w:sz="0" w:space="0" w:color="auto"/>
                <w:bottom w:val="none" w:sz="0" w:space="0" w:color="auto"/>
                <w:right w:val="none" w:sz="0" w:space="0" w:color="auto"/>
              </w:divBdr>
            </w:div>
            <w:div w:id="728461810">
              <w:marLeft w:val="480"/>
              <w:marRight w:val="0"/>
              <w:marTop w:val="0"/>
              <w:marBottom w:val="0"/>
              <w:divBdr>
                <w:top w:val="none" w:sz="0" w:space="0" w:color="auto"/>
                <w:left w:val="none" w:sz="0" w:space="0" w:color="auto"/>
                <w:bottom w:val="none" w:sz="0" w:space="0" w:color="auto"/>
                <w:right w:val="none" w:sz="0" w:space="0" w:color="auto"/>
              </w:divBdr>
            </w:div>
            <w:div w:id="728503677">
              <w:marLeft w:val="480"/>
              <w:marRight w:val="0"/>
              <w:marTop w:val="0"/>
              <w:marBottom w:val="0"/>
              <w:divBdr>
                <w:top w:val="none" w:sz="0" w:space="0" w:color="auto"/>
                <w:left w:val="none" w:sz="0" w:space="0" w:color="auto"/>
                <w:bottom w:val="none" w:sz="0" w:space="0" w:color="auto"/>
                <w:right w:val="none" w:sz="0" w:space="0" w:color="auto"/>
              </w:divBdr>
            </w:div>
            <w:div w:id="728646886">
              <w:marLeft w:val="480"/>
              <w:marRight w:val="0"/>
              <w:marTop w:val="0"/>
              <w:marBottom w:val="0"/>
              <w:divBdr>
                <w:top w:val="none" w:sz="0" w:space="0" w:color="auto"/>
                <w:left w:val="none" w:sz="0" w:space="0" w:color="auto"/>
                <w:bottom w:val="none" w:sz="0" w:space="0" w:color="auto"/>
                <w:right w:val="none" w:sz="0" w:space="0" w:color="auto"/>
              </w:divBdr>
            </w:div>
            <w:div w:id="728843000">
              <w:marLeft w:val="480"/>
              <w:marRight w:val="0"/>
              <w:marTop w:val="0"/>
              <w:marBottom w:val="0"/>
              <w:divBdr>
                <w:top w:val="none" w:sz="0" w:space="0" w:color="auto"/>
                <w:left w:val="none" w:sz="0" w:space="0" w:color="auto"/>
                <w:bottom w:val="none" w:sz="0" w:space="0" w:color="auto"/>
                <w:right w:val="none" w:sz="0" w:space="0" w:color="auto"/>
              </w:divBdr>
            </w:div>
            <w:div w:id="728918071">
              <w:marLeft w:val="480"/>
              <w:marRight w:val="0"/>
              <w:marTop w:val="0"/>
              <w:marBottom w:val="0"/>
              <w:divBdr>
                <w:top w:val="none" w:sz="0" w:space="0" w:color="auto"/>
                <w:left w:val="none" w:sz="0" w:space="0" w:color="auto"/>
                <w:bottom w:val="none" w:sz="0" w:space="0" w:color="auto"/>
                <w:right w:val="none" w:sz="0" w:space="0" w:color="auto"/>
              </w:divBdr>
            </w:div>
            <w:div w:id="728923309">
              <w:marLeft w:val="480"/>
              <w:marRight w:val="0"/>
              <w:marTop w:val="0"/>
              <w:marBottom w:val="0"/>
              <w:divBdr>
                <w:top w:val="none" w:sz="0" w:space="0" w:color="auto"/>
                <w:left w:val="none" w:sz="0" w:space="0" w:color="auto"/>
                <w:bottom w:val="none" w:sz="0" w:space="0" w:color="auto"/>
                <w:right w:val="none" w:sz="0" w:space="0" w:color="auto"/>
              </w:divBdr>
            </w:div>
            <w:div w:id="728966227">
              <w:marLeft w:val="480"/>
              <w:marRight w:val="0"/>
              <w:marTop w:val="0"/>
              <w:marBottom w:val="0"/>
              <w:divBdr>
                <w:top w:val="none" w:sz="0" w:space="0" w:color="auto"/>
                <w:left w:val="none" w:sz="0" w:space="0" w:color="auto"/>
                <w:bottom w:val="none" w:sz="0" w:space="0" w:color="auto"/>
                <w:right w:val="none" w:sz="0" w:space="0" w:color="auto"/>
              </w:divBdr>
            </w:div>
            <w:div w:id="729041443">
              <w:marLeft w:val="480"/>
              <w:marRight w:val="0"/>
              <w:marTop w:val="0"/>
              <w:marBottom w:val="0"/>
              <w:divBdr>
                <w:top w:val="none" w:sz="0" w:space="0" w:color="auto"/>
                <w:left w:val="none" w:sz="0" w:space="0" w:color="auto"/>
                <w:bottom w:val="none" w:sz="0" w:space="0" w:color="auto"/>
                <w:right w:val="none" w:sz="0" w:space="0" w:color="auto"/>
              </w:divBdr>
            </w:div>
            <w:div w:id="729110953">
              <w:marLeft w:val="480"/>
              <w:marRight w:val="0"/>
              <w:marTop w:val="0"/>
              <w:marBottom w:val="0"/>
              <w:divBdr>
                <w:top w:val="none" w:sz="0" w:space="0" w:color="auto"/>
                <w:left w:val="none" w:sz="0" w:space="0" w:color="auto"/>
                <w:bottom w:val="none" w:sz="0" w:space="0" w:color="auto"/>
                <w:right w:val="none" w:sz="0" w:space="0" w:color="auto"/>
              </w:divBdr>
            </w:div>
            <w:div w:id="729113290">
              <w:marLeft w:val="480"/>
              <w:marRight w:val="0"/>
              <w:marTop w:val="0"/>
              <w:marBottom w:val="0"/>
              <w:divBdr>
                <w:top w:val="none" w:sz="0" w:space="0" w:color="auto"/>
                <w:left w:val="none" w:sz="0" w:space="0" w:color="auto"/>
                <w:bottom w:val="none" w:sz="0" w:space="0" w:color="auto"/>
                <w:right w:val="none" w:sz="0" w:space="0" w:color="auto"/>
              </w:divBdr>
            </w:div>
            <w:div w:id="729160219">
              <w:marLeft w:val="480"/>
              <w:marRight w:val="0"/>
              <w:marTop w:val="0"/>
              <w:marBottom w:val="0"/>
              <w:divBdr>
                <w:top w:val="none" w:sz="0" w:space="0" w:color="auto"/>
                <w:left w:val="none" w:sz="0" w:space="0" w:color="auto"/>
                <w:bottom w:val="none" w:sz="0" w:space="0" w:color="auto"/>
                <w:right w:val="none" w:sz="0" w:space="0" w:color="auto"/>
              </w:divBdr>
            </w:div>
            <w:div w:id="729303190">
              <w:marLeft w:val="480"/>
              <w:marRight w:val="0"/>
              <w:marTop w:val="0"/>
              <w:marBottom w:val="0"/>
              <w:divBdr>
                <w:top w:val="none" w:sz="0" w:space="0" w:color="auto"/>
                <w:left w:val="none" w:sz="0" w:space="0" w:color="auto"/>
                <w:bottom w:val="none" w:sz="0" w:space="0" w:color="auto"/>
                <w:right w:val="none" w:sz="0" w:space="0" w:color="auto"/>
              </w:divBdr>
            </w:div>
            <w:div w:id="729310051">
              <w:marLeft w:val="480"/>
              <w:marRight w:val="0"/>
              <w:marTop w:val="0"/>
              <w:marBottom w:val="0"/>
              <w:divBdr>
                <w:top w:val="none" w:sz="0" w:space="0" w:color="auto"/>
                <w:left w:val="none" w:sz="0" w:space="0" w:color="auto"/>
                <w:bottom w:val="none" w:sz="0" w:space="0" w:color="auto"/>
                <w:right w:val="none" w:sz="0" w:space="0" w:color="auto"/>
              </w:divBdr>
            </w:div>
            <w:div w:id="729422521">
              <w:marLeft w:val="480"/>
              <w:marRight w:val="0"/>
              <w:marTop w:val="0"/>
              <w:marBottom w:val="0"/>
              <w:divBdr>
                <w:top w:val="none" w:sz="0" w:space="0" w:color="auto"/>
                <w:left w:val="none" w:sz="0" w:space="0" w:color="auto"/>
                <w:bottom w:val="none" w:sz="0" w:space="0" w:color="auto"/>
                <w:right w:val="none" w:sz="0" w:space="0" w:color="auto"/>
              </w:divBdr>
            </w:div>
            <w:div w:id="729497512">
              <w:marLeft w:val="480"/>
              <w:marRight w:val="0"/>
              <w:marTop w:val="0"/>
              <w:marBottom w:val="0"/>
              <w:divBdr>
                <w:top w:val="none" w:sz="0" w:space="0" w:color="auto"/>
                <w:left w:val="none" w:sz="0" w:space="0" w:color="auto"/>
                <w:bottom w:val="none" w:sz="0" w:space="0" w:color="auto"/>
                <w:right w:val="none" w:sz="0" w:space="0" w:color="auto"/>
              </w:divBdr>
            </w:div>
            <w:div w:id="729769144">
              <w:marLeft w:val="480"/>
              <w:marRight w:val="0"/>
              <w:marTop w:val="0"/>
              <w:marBottom w:val="0"/>
              <w:divBdr>
                <w:top w:val="none" w:sz="0" w:space="0" w:color="auto"/>
                <w:left w:val="none" w:sz="0" w:space="0" w:color="auto"/>
                <w:bottom w:val="none" w:sz="0" w:space="0" w:color="auto"/>
                <w:right w:val="none" w:sz="0" w:space="0" w:color="auto"/>
              </w:divBdr>
            </w:div>
            <w:div w:id="729810704">
              <w:marLeft w:val="480"/>
              <w:marRight w:val="0"/>
              <w:marTop w:val="0"/>
              <w:marBottom w:val="0"/>
              <w:divBdr>
                <w:top w:val="none" w:sz="0" w:space="0" w:color="auto"/>
                <w:left w:val="none" w:sz="0" w:space="0" w:color="auto"/>
                <w:bottom w:val="none" w:sz="0" w:space="0" w:color="auto"/>
                <w:right w:val="none" w:sz="0" w:space="0" w:color="auto"/>
              </w:divBdr>
            </w:div>
            <w:div w:id="729811021">
              <w:marLeft w:val="480"/>
              <w:marRight w:val="0"/>
              <w:marTop w:val="0"/>
              <w:marBottom w:val="0"/>
              <w:divBdr>
                <w:top w:val="none" w:sz="0" w:space="0" w:color="auto"/>
                <w:left w:val="none" w:sz="0" w:space="0" w:color="auto"/>
                <w:bottom w:val="none" w:sz="0" w:space="0" w:color="auto"/>
                <w:right w:val="none" w:sz="0" w:space="0" w:color="auto"/>
              </w:divBdr>
            </w:div>
            <w:div w:id="729812797">
              <w:marLeft w:val="480"/>
              <w:marRight w:val="0"/>
              <w:marTop w:val="0"/>
              <w:marBottom w:val="0"/>
              <w:divBdr>
                <w:top w:val="none" w:sz="0" w:space="0" w:color="auto"/>
                <w:left w:val="none" w:sz="0" w:space="0" w:color="auto"/>
                <w:bottom w:val="none" w:sz="0" w:space="0" w:color="auto"/>
                <w:right w:val="none" w:sz="0" w:space="0" w:color="auto"/>
              </w:divBdr>
            </w:div>
            <w:div w:id="729814188">
              <w:marLeft w:val="480"/>
              <w:marRight w:val="0"/>
              <w:marTop w:val="0"/>
              <w:marBottom w:val="0"/>
              <w:divBdr>
                <w:top w:val="none" w:sz="0" w:space="0" w:color="auto"/>
                <w:left w:val="none" w:sz="0" w:space="0" w:color="auto"/>
                <w:bottom w:val="none" w:sz="0" w:space="0" w:color="auto"/>
                <w:right w:val="none" w:sz="0" w:space="0" w:color="auto"/>
              </w:divBdr>
            </w:div>
            <w:div w:id="729884973">
              <w:marLeft w:val="480"/>
              <w:marRight w:val="0"/>
              <w:marTop w:val="0"/>
              <w:marBottom w:val="0"/>
              <w:divBdr>
                <w:top w:val="none" w:sz="0" w:space="0" w:color="auto"/>
                <w:left w:val="none" w:sz="0" w:space="0" w:color="auto"/>
                <w:bottom w:val="none" w:sz="0" w:space="0" w:color="auto"/>
                <w:right w:val="none" w:sz="0" w:space="0" w:color="auto"/>
              </w:divBdr>
            </w:div>
            <w:div w:id="729887834">
              <w:marLeft w:val="480"/>
              <w:marRight w:val="0"/>
              <w:marTop w:val="0"/>
              <w:marBottom w:val="0"/>
              <w:divBdr>
                <w:top w:val="none" w:sz="0" w:space="0" w:color="auto"/>
                <w:left w:val="none" w:sz="0" w:space="0" w:color="auto"/>
                <w:bottom w:val="none" w:sz="0" w:space="0" w:color="auto"/>
                <w:right w:val="none" w:sz="0" w:space="0" w:color="auto"/>
              </w:divBdr>
            </w:div>
            <w:div w:id="730076062">
              <w:marLeft w:val="480"/>
              <w:marRight w:val="0"/>
              <w:marTop w:val="0"/>
              <w:marBottom w:val="0"/>
              <w:divBdr>
                <w:top w:val="none" w:sz="0" w:space="0" w:color="auto"/>
                <w:left w:val="none" w:sz="0" w:space="0" w:color="auto"/>
                <w:bottom w:val="none" w:sz="0" w:space="0" w:color="auto"/>
                <w:right w:val="none" w:sz="0" w:space="0" w:color="auto"/>
              </w:divBdr>
            </w:div>
            <w:div w:id="730156470">
              <w:marLeft w:val="480"/>
              <w:marRight w:val="0"/>
              <w:marTop w:val="0"/>
              <w:marBottom w:val="0"/>
              <w:divBdr>
                <w:top w:val="none" w:sz="0" w:space="0" w:color="auto"/>
                <w:left w:val="none" w:sz="0" w:space="0" w:color="auto"/>
                <w:bottom w:val="none" w:sz="0" w:space="0" w:color="auto"/>
                <w:right w:val="none" w:sz="0" w:space="0" w:color="auto"/>
              </w:divBdr>
            </w:div>
            <w:div w:id="730158490">
              <w:marLeft w:val="480"/>
              <w:marRight w:val="0"/>
              <w:marTop w:val="0"/>
              <w:marBottom w:val="0"/>
              <w:divBdr>
                <w:top w:val="none" w:sz="0" w:space="0" w:color="auto"/>
                <w:left w:val="none" w:sz="0" w:space="0" w:color="auto"/>
                <w:bottom w:val="none" w:sz="0" w:space="0" w:color="auto"/>
                <w:right w:val="none" w:sz="0" w:space="0" w:color="auto"/>
              </w:divBdr>
            </w:div>
            <w:div w:id="730228107">
              <w:marLeft w:val="480"/>
              <w:marRight w:val="0"/>
              <w:marTop w:val="0"/>
              <w:marBottom w:val="0"/>
              <w:divBdr>
                <w:top w:val="none" w:sz="0" w:space="0" w:color="auto"/>
                <w:left w:val="none" w:sz="0" w:space="0" w:color="auto"/>
                <w:bottom w:val="none" w:sz="0" w:space="0" w:color="auto"/>
                <w:right w:val="none" w:sz="0" w:space="0" w:color="auto"/>
              </w:divBdr>
            </w:div>
            <w:div w:id="730465177">
              <w:marLeft w:val="480"/>
              <w:marRight w:val="0"/>
              <w:marTop w:val="0"/>
              <w:marBottom w:val="0"/>
              <w:divBdr>
                <w:top w:val="none" w:sz="0" w:space="0" w:color="auto"/>
                <w:left w:val="none" w:sz="0" w:space="0" w:color="auto"/>
                <w:bottom w:val="none" w:sz="0" w:space="0" w:color="auto"/>
                <w:right w:val="none" w:sz="0" w:space="0" w:color="auto"/>
              </w:divBdr>
            </w:div>
            <w:div w:id="730536991">
              <w:marLeft w:val="480"/>
              <w:marRight w:val="0"/>
              <w:marTop w:val="0"/>
              <w:marBottom w:val="0"/>
              <w:divBdr>
                <w:top w:val="none" w:sz="0" w:space="0" w:color="auto"/>
                <w:left w:val="none" w:sz="0" w:space="0" w:color="auto"/>
                <w:bottom w:val="none" w:sz="0" w:space="0" w:color="auto"/>
                <w:right w:val="none" w:sz="0" w:space="0" w:color="auto"/>
              </w:divBdr>
            </w:div>
            <w:div w:id="730663560">
              <w:marLeft w:val="480"/>
              <w:marRight w:val="0"/>
              <w:marTop w:val="0"/>
              <w:marBottom w:val="0"/>
              <w:divBdr>
                <w:top w:val="none" w:sz="0" w:space="0" w:color="auto"/>
                <w:left w:val="none" w:sz="0" w:space="0" w:color="auto"/>
                <w:bottom w:val="none" w:sz="0" w:space="0" w:color="auto"/>
                <w:right w:val="none" w:sz="0" w:space="0" w:color="auto"/>
              </w:divBdr>
            </w:div>
            <w:div w:id="730732427">
              <w:marLeft w:val="480"/>
              <w:marRight w:val="0"/>
              <w:marTop w:val="0"/>
              <w:marBottom w:val="0"/>
              <w:divBdr>
                <w:top w:val="none" w:sz="0" w:space="0" w:color="auto"/>
                <w:left w:val="none" w:sz="0" w:space="0" w:color="auto"/>
                <w:bottom w:val="none" w:sz="0" w:space="0" w:color="auto"/>
                <w:right w:val="none" w:sz="0" w:space="0" w:color="auto"/>
              </w:divBdr>
            </w:div>
            <w:div w:id="730810485">
              <w:marLeft w:val="480"/>
              <w:marRight w:val="0"/>
              <w:marTop w:val="0"/>
              <w:marBottom w:val="0"/>
              <w:divBdr>
                <w:top w:val="none" w:sz="0" w:space="0" w:color="auto"/>
                <w:left w:val="none" w:sz="0" w:space="0" w:color="auto"/>
                <w:bottom w:val="none" w:sz="0" w:space="0" w:color="auto"/>
                <w:right w:val="none" w:sz="0" w:space="0" w:color="auto"/>
              </w:divBdr>
            </w:div>
            <w:div w:id="730930876">
              <w:marLeft w:val="480"/>
              <w:marRight w:val="0"/>
              <w:marTop w:val="0"/>
              <w:marBottom w:val="0"/>
              <w:divBdr>
                <w:top w:val="none" w:sz="0" w:space="0" w:color="auto"/>
                <w:left w:val="none" w:sz="0" w:space="0" w:color="auto"/>
                <w:bottom w:val="none" w:sz="0" w:space="0" w:color="auto"/>
                <w:right w:val="none" w:sz="0" w:space="0" w:color="auto"/>
              </w:divBdr>
            </w:div>
            <w:div w:id="731199431">
              <w:marLeft w:val="480"/>
              <w:marRight w:val="0"/>
              <w:marTop w:val="0"/>
              <w:marBottom w:val="0"/>
              <w:divBdr>
                <w:top w:val="none" w:sz="0" w:space="0" w:color="auto"/>
                <w:left w:val="none" w:sz="0" w:space="0" w:color="auto"/>
                <w:bottom w:val="none" w:sz="0" w:space="0" w:color="auto"/>
                <w:right w:val="none" w:sz="0" w:space="0" w:color="auto"/>
              </w:divBdr>
            </w:div>
            <w:div w:id="731277252">
              <w:marLeft w:val="480"/>
              <w:marRight w:val="0"/>
              <w:marTop w:val="0"/>
              <w:marBottom w:val="0"/>
              <w:divBdr>
                <w:top w:val="none" w:sz="0" w:space="0" w:color="auto"/>
                <w:left w:val="none" w:sz="0" w:space="0" w:color="auto"/>
                <w:bottom w:val="none" w:sz="0" w:space="0" w:color="auto"/>
                <w:right w:val="none" w:sz="0" w:space="0" w:color="auto"/>
              </w:divBdr>
            </w:div>
            <w:div w:id="731347861">
              <w:marLeft w:val="480"/>
              <w:marRight w:val="0"/>
              <w:marTop w:val="0"/>
              <w:marBottom w:val="0"/>
              <w:divBdr>
                <w:top w:val="none" w:sz="0" w:space="0" w:color="auto"/>
                <w:left w:val="none" w:sz="0" w:space="0" w:color="auto"/>
                <w:bottom w:val="none" w:sz="0" w:space="0" w:color="auto"/>
                <w:right w:val="none" w:sz="0" w:space="0" w:color="auto"/>
              </w:divBdr>
            </w:div>
            <w:div w:id="731465740">
              <w:marLeft w:val="480"/>
              <w:marRight w:val="0"/>
              <w:marTop w:val="0"/>
              <w:marBottom w:val="0"/>
              <w:divBdr>
                <w:top w:val="none" w:sz="0" w:space="0" w:color="auto"/>
                <w:left w:val="none" w:sz="0" w:space="0" w:color="auto"/>
                <w:bottom w:val="none" w:sz="0" w:space="0" w:color="auto"/>
                <w:right w:val="none" w:sz="0" w:space="0" w:color="auto"/>
              </w:divBdr>
            </w:div>
            <w:div w:id="731537985">
              <w:marLeft w:val="480"/>
              <w:marRight w:val="0"/>
              <w:marTop w:val="0"/>
              <w:marBottom w:val="0"/>
              <w:divBdr>
                <w:top w:val="none" w:sz="0" w:space="0" w:color="auto"/>
                <w:left w:val="none" w:sz="0" w:space="0" w:color="auto"/>
                <w:bottom w:val="none" w:sz="0" w:space="0" w:color="auto"/>
                <w:right w:val="none" w:sz="0" w:space="0" w:color="auto"/>
              </w:divBdr>
            </w:div>
            <w:div w:id="731581145">
              <w:marLeft w:val="480"/>
              <w:marRight w:val="0"/>
              <w:marTop w:val="0"/>
              <w:marBottom w:val="0"/>
              <w:divBdr>
                <w:top w:val="none" w:sz="0" w:space="0" w:color="auto"/>
                <w:left w:val="none" w:sz="0" w:space="0" w:color="auto"/>
                <w:bottom w:val="none" w:sz="0" w:space="0" w:color="auto"/>
                <w:right w:val="none" w:sz="0" w:space="0" w:color="auto"/>
              </w:divBdr>
            </w:div>
            <w:div w:id="731655402">
              <w:marLeft w:val="480"/>
              <w:marRight w:val="0"/>
              <w:marTop w:val="0"/>
              <w:marBottom w:val="0"/>
              <w:divBdr>
                <w:top w:val="none" w:sz="0" w:space="0" w:color="auto"/>
                <w:left w:val="none" w:sz="0" w:space="0" w:color="auto"/>
                <w:bottom w:val="none" w:sz="0" w:space="0" w:color="auto"/>
                <w:right w:val="none" w:sz="0" w:space="0" w:color="auto"/>
              </w:divBdr>
            </w:div>
            <w:div w:id="731729671">
              <w:marLeft w:val="480"/>
              <w:marRight w:val="0"/>
              <w:marTop w:val="0"/>
              <w:marBottom w:val="0"/>
              <w:divBdr>
                <w:top w:val="none" w:sz="0" w:space="0" w:color="auto"/>
                <w:left w:val="none" w:sz="0" w:space="0" w:color="auto"/>
                <w:bottom w:val="none" w:sz="0" w:space="0" w:color="auto"/>
                <w:right w:val="none" w:sz="0" w:space="0" w:color="auto"/>
              </w:divBdr>
            </w:div>
            <w:div w:id="731780053">
              <w:marLeft w:val="480"/>
              <w:marRight w:val="0"/>
              <w:marTop w:val="0"/>
              <w:marBottom w:val="0"/>
              <w:divBdr>
                <w:top w:val="none" w:sz="0" w:space="0" w:color="auto"/>
                <w:left w:val="none" w:sz="0" w:space="0" w:color="auto"/>
                <w:bottom w:val="none" w:sz="0" w:space="0" w:color="auto"/>
                <w:right w:val="none" w:sz="0" w:space="0" w:color="auto"/>
              </w:divBdr>
            </w:div>
            <w:div w:id="731805182">
              <w:marLeft w:val="480"/>
              <w:marRight w:val="0"/>
              <w:marTop w:val="0"/>
              <w:marBottom w:val="0"/>
              <w:divBdr>
                <w:top w:val="none" w:sz="0" w:space="0" w:color="auto"/>
                <w:left w:val="none" w:sz="0" w:space="0" w:color="auto"/>
                <w:bottom w:val="none" w:sz="0" w:space="0" w:color="auto"/>
                <w:right w:val="none" w:sz="0" w:space="0" w:color="auto"/>
              </w:divBdr>
            </w:div>
            <w:div w:id="731850443">
              <w:marLeft w:val="480"/>
              <w:marRight w:val="0"/>
              <w:marTop w:val="0"/>
              <w:marBottom w:val="0"/>
              <w:divBdr>
                <w:top w:val="none" w:sz="0" w:space="0" w:color="auto"/>
                <w:left w:val="none" w:sz="0" w:space="0" w:color="auto"/>
                <w:bottom w:val="none" w:sz="0" w:space="0" w:color="auto"/>
                <w:right w:val="none" w:sz="0" w:space="0" w:color="auto"/>
              </w:divBdr>
            </w:div>
            <w:div w:id="731855504">
              <w:marLeft w:val="480"/>
              <w:marRight w:val="0"/>
              <w:marTop w:val="0"/>
              <w:marBottom w:val="0"/>
              <w:divBdr>
                <w:top w:val="none" w:sz="0" w:space="0" w:color="auto"/>
                <w:left w:val="none" w:sz="0" w:space="0" w:color="auto"/>
                <w:bottom w:val="none" w:sz="0" w:space="0" w:color="auto"/>
                <w:right w:val="none" w:sz="0" w:space="0" w:color="auto"/>
              </w:divBdr>
            </w:div>
            <w:div w:id="731931949">
              <w:marLeft w:val="480"/>
              <w:marRight w:val="0"/>
              <w:marTop w:val="0"/>
              <w:marBottom w:val="0"/>
              <w:divBdr>
                <w:top w:val="none" w:sz="0" w:space="0" w:color="auto"/>
                <w:left w:val="none" w:sz="0" w:space="0" w:color="auto"/>
                <w:bottom w:val="none" w:sz="0" w:space="0" w:color="auto"/>
                <w:right w:val="none" w:sz="0" w:space="0" w:color="auto"/>
              </w:divBdr>
            </w:div>
            <w:div w:id="732117700">
              <w:marLeft w:val="480"/>
              <w:marRight w:val="0"/>
              <w:marTop w:val="0"/>
              <w:marBottom w:val="0"/>
              <w:divBdr>
                <w:top w:val="none" w:sz="0" w:space="0" w:color="auto"/>
                <w:left w:val="none" w:sz="0" w:space="0" w:color="auto"/>
                <w:bottom w:val="none" w:sz="0" w:space="0" w:color="auto"/>
                <w:right w:val="none" w:sz="0" w:space="0" w:color="auto"/>
              </w:divBdr>
            </w:div>
            <w:div w:id="732120247">
              <w:marLeft w:val="480"/>
              <w:marRight w:val="0"/>
              <w:marTop w:val="0"/>
              <w:marBottom w:val="0"/>
              <w:divBdr>
                <w:top w:val="none" w:sz="0" w:space="0" w:color="auto"/>
                <w:left w:val="none" w:sz="0" w:space="0" w:color="auto"/>
                <w:bottom w:val="none" w:sz="0" w:space="0" w:color="auto"/>
                <w:right w:val="none" w:sz="0" w:space="0" w:color="auto"/>
              </w:divBdr>
            </w:div>
            <w:div w:id="732124619">
              <w:marLeft w:val="480"/>
              <w:marRight w:val="0"/>
              <w:marTop w:val="0"/>
              <w:marBottom w:val="0"/>
              <w:divBdr>
                <w:top w:val="none" w:sz="0" w:space="0" w:color="auto"/>
                <w:left w:val="none" w:sz="0" w:space="0" w:color="auto"/>
                <w:bottom w:val="none" w:sz="0" w:space="0" w:color="auto"/>
                <w:right w:val="none" w:sz="0" w:space="0" w:color="auto"/>
              </w:divBdr>
            </w:div>
            <w:div w:id="732197170">
              <w:marLeft w:val="480"/>
              <w:marRight w:val="0"/>
              <w:marTop w:val="0"/>
              <w:marBottom w:val="0"/>
              <w:divBdr>
                <w:top w:val="none" w:sz="0" w:space="0" w:color="auto"/>
                <w:left w:val="none" w:sz="0" w:space="0" w:color="auto"/>
                <w:bottom w:val="none" w:sz="0" w:space="0" w:color="auto"/>
                <w:right w:val="none" w:sz="0" w:space="0" w:color="auto"/>
              </w:divBdr>
            </w:div>
            <w:div w:id="732387480">
              <w:marLeft w:val="480"/>
              <w:marRight w:val="0"/>
              <w:marTop w:val="0"/>
              <w:marBottom w:val="0"/>
              <w:divBdr>
                <w:top w:val="none" w:sz="0" w:space="0" w:color="auto"/>
                <w:left w:val="none" w:sz="0" w:space="0" w:color="auto"/>
                <w:bottom w:val="none" w:sz="0" w:space="0" w:color="auto"/>
                <w:right w:val="none" w:sz="0" w:space="0" w:color="auto"/>
              </w:divBdr>
            </w:div>
            <w:div w:id="732503264">
              <w:marLeft w:val="480"/>
              <w:marRight w:val="0"/>
              <w:marTop w:val="0"/>
              <w:marBottom w:val="0"/>
              <w:divBdr>
                <w:top w:val="none" w:sz="0" w:space="0" w:color="auto"/>
                <w:left w:val="none" w:sz="0" w:space="0" w:color="auto"/>
                <w:bottom w:val="none" w:sz="0" w:space="0" w:color="auto"/>
                <w:right w:val="none" w:sz="0" w:space="0" w:color="auto"/>
              </w:divBdr>
            </w:div>
            <w:div w:id="732629844">
              <w:marLeft w:val="480"/>
              <w:marRight w:val="0"/>
              <w:marTop w:val="0"/>
              <w:marBottom w:val="0"/>
              <w:divBdr>
                <w:top w:val="none" w:sz="0" w:space="0" w:color="auto"/>
                <w:left w:val="none" w:sz="0" w:space="0" w:color="auto"/>
                <w:bottom w:val="none" w:sz="0" w:space="0" w:color="auto"/>
                <w:right w:val="none" w:sz="0" w:space="0" w:color="auto"/>
              </w:divBdr>
            </w:div>
            <w:div w:id="732702801">
              <w:marLeft w:val="480"/>
              <w:marRight w:val="0"/>
              <w:marTop w:val="0"/>
              <w:marBottom w:val="0"/>
              <w:divBdr>
                <w:top w:val="none" w:sz="0" w:space="0" w:color="auto"/>
                <w:left w:val="none" w:sz="0" w:space="0" w:color="auto"/>
                <w:bottom w:val="none" w:sz="0" w:space="0" w:color="auto"/>
                <w:right w:val="none" w:sz="0" w:space="0" w:color="auto"/>
              </w:divBdr>
            </w:div>
            <w:div w:id="732775869">
              <w:marLeft w:val="480"/>
              <w:marRight w:val="0"/>
              <w:marTop w:val="0"/>
              <w:marBottom w:val="0"/>
              <w:divBdr>
                <w:top w:val="none" w:sz="0" w:space="0" w:color="auto"/>
                <w:left w:val="none" w:sz="0" w:space="0" w:color="auto"/>
                <w:bottom w:val="none" w:sz="0" w:space="0" w:color="auto"/>
                <w:right w:val="none" w:sz="0" w:space="0" w:color="auto"/>
              </w:divBdr>
            </w:div>
            <w:div w:id="732852141">
              <w:marLeft w:val="480"/>
              <w:marRight w:val="0"/>
              <w:marTop w:val="0"/>
              <w:marBottom w:val="0"/>
              <w:divBdr>
                <w:top w:val="none" w:sz="0" w:space="0" w:color="auto"/>
                <w:left w:val="none" w:sz="0" w:space="0" w:color="auto"/>
                <w:bottom w:val="none" w:sz="0" w:space="0" w:color="auto"/>
                <w:right w:val="none" w:sz="0" w:space="0" w:color="auto"/>
              </w:divBdr>
            </w:div>
            <w:div w:id="732855713">
              <w:marLeft w:val="480"/>
              <w:marRight w:val="0"/>
              <w:marTop w:val="0"/>
              <w:marBottom w:val="0"/>
              <w:divBdr>
                <w:top w:val="none" w:sz="0" w:space="0" w:color="auto"/>
                <w:left w:val="none" w:sz="0" w:space="0" w:color="auto"/>
                <w:bottom w:val="none" w:sz="0" w:space="0" w:color="auto"/>
                <w:right w:val="none" w:sz="0" w:space="0" w:color="auto"/>
              </w:divBdr>
            </w:div>
            <w:div w:id="732898220">
              <w:marLeft w:val="480"/>
              <w:marRight w:val="0"/>
              <w:marTop w:val="0"/>
              <w:marBottom w:val="0"/>
              <w:divBdr>
                <w:top w:val="none" w:sz="0" w:space="0" w:color="auto"/>
                <w:left w:val="none" w:sz="0" w:space="0" w:color="auto"/>
                <w:bottom w:val="none" w:sz="0" w:space="0" w:color="auto"/>
                <w:right w:val="none" w:sz="0" w:space="0" w:color="auto"/>
              </w:divBdr>
            </w:div>
            <w:div w:id="732966182">
              <w:marLeft w:val="480"/>
              <w:marRight w:val="0"/>
              <w:marTop w:val="0"/>
              <w:marBottom w:val="0"/>
              <w:divBdr>
                <w:top w:val="none" w:sz="0" w:space="0" w:color="auto"/>
                <w:left w:val="none" w:sz="0" w:space="0" w:color="auto"/>
                <w:bottom w:val="none" w:sz="0" w:space="0" w:color="auto"/>
                <w:right w:val="none" w:sz="0" w:space="0" w:color="auto"/>
              </w:divBdr>
            </w:div>
            <w:div w:id="733049390">
              <w:marLeft w:val="480"/>
              <w:marRight w:val="0"/>
              <w:marTop w:val="0"/>
              <w:marBottom w:val="0"/>
              <w:divBdr>
                <w:top w:val="none" w:sz="0" w:space="0" w:color="auto"/>
                <w:left w:val="none" w:sz="0" w:space="0" w:color="auto"/>
                <w:bottom w:val="none" w:sz="0" w:space="0" w:color="auto"/>
                <w:right w:val="none" w:sz="0" w:space="0" w:color="auto"/>
              </w:divBdr>
            </w:div>
            <w:div w:id="733087446">
              <w:marLeft w:val="480"/>
              <w:marRight w:val="0"/>
              <w:marTop w:val="0"/>
              <w:marBottom w:val="0"/>
              <w:divBdr>
                <w:top w:val="none" w:sz="0" w:space="0" w:color="auto"/>
                <w:left w:val="none" w:sz="0" w:space="0" w:color="auto"/>
                <w:bottom w:val="none" w:sz="0" w:space="0" w:color="auto"/>
                <w:right w:val="none" w:sz="0" w:space="0" w:color="auto"/>
              </w:divBdr>
            </w:div>
            <w:div w:id="733241401">
              <w:marLeft w:val="480"/>
              <w:marRight w:val="0"/>
              <w:marTop w:val="0"/>
              <w:marBottom w:val="0"/>
              <w:divBdr>
                <w:top w:val="none" w:sz="0" w:space="0" w:color="auto"/>
                <w:left w:val="none" w:sz="0" w:space="0" w:color="auto"/>
                <w:bottom w:val="none" w:sz="0" w:space="0" w:color="auto"/>
                <w:right w:val="none" w:sz="0" w:space="0" w:color="auto"/>
              </w:divBdr>
            </w:div>
            <w:div w:id="733351270">
              <w:marLeft w:val="480"/>
              <w:marRight w:val="0"/>
              <w:marTop w:val="0"/>
              <w:marBottom w:val="0"/>
              <w:divBdr>
                <w:top w:val="none" w:sz="0" w:space="0" w:color="auto"/>
                <w:left w:val="none" w:sz="0" w:space="0" w:color="auto"/>
                <w:bottom w:val="none" w:sz="0" w:space="0" w:color="auto"/>
                <w:right w:val="none" w:sz="0" w:space="0" w:color="auto"/>
              </w:divBdr>
            </w:div>
            <w:div w:id="733435696">
              <w:marLeft w:val="480"/>
              <w:marRight w:val="0"/>
              <w:marTop w:val="0"/>
              <w:marBottom w:val="0"/>
              <w:divBdr>
                <w:top w:val="none" w:sz="0" w:space="0" w:color="auto"/>
                <w:left w:val="none" w:sz="0" w:space="0" w:color="auto"/>
                <w:bottom w:val="none" w:sz="0" w:space="0" w:color="auto"/>
                <w:right w:val="none" w:sz="0" w:space="0" w:color="auto"/>
              </w:divBdr>
            </w:div>
            <w:div w:id="733546359">
              <w:marLeft w:val="480"/>
              <w:marRight w:val="0"/>
              <w:marTop w:val="0"/>
              <w:marBottom w:val="0"/>
              <w:divBdr>
                <w:top w:val="none" w:sz="0" w:space="0" w:color="auto"/>
                <w:left w:val="none" w:sz="0" w:space="0" w:color="auto"/>
                <w:bottom w:val="none" w:sz="0" w:space="0" w:color="auto"/>
                <w:right w:val="none" w:sz="0" w:space="0" w:color="auto"/>
              </w:divBdr>
            </w:div>
            <w:div w:id="733553937">
              <w:marLeft w:val="480"/>
              <w:marRight w:val="0"/>
              <w:marTop w:val="0"/>
              <w:marBottom w:val="0"/>
              <w:divBdr>
                <w:top w:val="none" w:sz="0" w:space="0" w:color="auto"/>
                <w:left w:val="none" w:sz="0" w:space="0" w:color="auto"/>
                <w:bottom w:val="none" w:sz="0" w:space="0" w:color="auto"/>
                <w:right w:val="none" w:sz="0" w:space="0" w:color="auto"/>
              </w:divBdr>
            </w:div>
            <w:div w:id="733699082">
              <w:marLeft w:val="480"/>
              <w:marRight w:val="0"/>
              <w:marTop w:val="0"/>
              <w:marBottom w:val="0"/>
              <w:divBdr>
                <w:top w:val="none" w:sz="0" w:space="0" w:color="auto"/>
                <w:left w:val="none" w:sz="0" w:space="0" w:color="auto"/>
                <w:bottom w:val="none" w:sz="0" w:space="0" w:color="auto"/>
                <w:right w:val="none" w:sz="0" w:space="0" w:color="auto"/>
              </w:divBdr>
            </w:div>
            <w:div w:id="733699948">
              <w:marLeft w:val="480"/>
              <w:marRight w:val="0"/>
              <w:marTop w:val="0"/>
              <w:marBottom w:val="0"/>
              <w:divBdr>
                <w:top w:val="none" w:sz="0" w:space="0" w:color="auto"/>
                <w:left w:val="none" w:sz="0" w:space="0" w:color="auto"/>
                <w:bottom w:val="none" w:sz="0" w:space="0" w:color="auto"/>
                <w:right w:val="none" w:sz="0" w:space="0" w:color="auto"/>
              </w:divBdr>
            </w:div>
            <w:div w:id="733745194">
              <w:marLeft w:val="480"/>
              <w:marRight w:val="0"/>
              <w:marTop w:val="0"/>
              <w:marBottom w:val="0"/>
              <w:divBdr>
                <w:top w:val="none" w:sz="0" w:space="0" w:color="auto"/>
                <w:left w:val="none" w:sz="0" w:space="0" w:color="auto"/>
                <w:bottom w:val="none" w:sz="0" w:space="0" w:color="auto"/>
                <w:right w:val="none" w:sz="0" w:space="0" w:color="auto"/>
              </w:divBdr>
            </w:div>
            <w:div w:id="733896386">
              <w:marLeft w:val="480"/>
              <w:marRight w:val="0"/>
              <w:marTop w:val="0"/>
              <w:marBottom w:val="0"/>
              <w:divBdr>
                <w:top w:val="none" w:sz="0" w:space="0" w:color="auto"/>
                <w:left w:val="none" w:sz="0" w:space="0" w:color="auto"/>
                <w:bottom w:val="none" w:sz="0" w:space="0" w:color="auto"/>
                <w:right w:val="none" w:sz="0" w:space="0" w:color="auto"/>
              </w:divBdr>
            </w:div>
            <w:div w:id="733898063">
              <w:marLeft w:val="480"/>
              <w:marRight w:val="0"/>
              <w:marTop w:val="0"/>
              <w:marBottom w:val="0"/>
              <w:divBdr>
                <w:top w:val="none" w:sz="0" w:space="0" w:color="auto"/>
                <w:left w:val="none" w:sz="0" w:space="0" w:color="auto"/>
                <w:bottom w:val="none" w:sz="0" w:space="0" w:color="auto"/>
                <w:right w:val="none" w:sz="0" w:space="0" w:color="auto"/>
              </w:divBdr>
            </w:div>
            <w:div w:id="733940085">
              <w:marLeft w:val="480"/>
              <w:marRight w:val="0"/>
              <w:marTop w:val="0"/>
              <w:marBottom w:val="0"/>
              <w:divBdr>
                <w:top w:val="none" w:sz="0" w:space="0" w:color="auto"/>
                <w:left w:val="none" w:sz="0" w:space="0" w:color="auto"/>
                <w:bottom w:val="none" w:sz="0" w:space="0" w:color="auto"/>
                <w:right w:val="none" w:sz="0" w:space="0" w:color="auto"/>
              </w:divBdr>
            </w:div>
            <w:div w:id="733967979">
              <w:marLeft w:val="480"/>
              <w:marRight w:val="0"/>
              <w:marTop w:val="0"/>
              <w:marBottom w:val="0"/>
              <w:divBdr>
                <w:top w:val="none" w:sz="0" w:space="0" w:color="auto"/>
                <w:left w:val="none" w:sz="0" w:space="0" w:color="auto"/>
                <w:bottom w:val="none" w:sz="0" w:space="0" w:color="auto"/>
                <w:right w:val="none" w:sz="0" w:space="0" w:color="auto"/>
              </w:divBdr>
            </w:div>
            <w:div w:id="734006620">
              <w:marLeft w:val="480"/>
              <w:marRight w:val="0"/>
              <w:marTop w:val="0"/>
              <w:marBottom w:val="0"/>
              <w:divBdr>
                <w:top w:val="none" w:sz="0" w:space="0" w:color="auto"/>
                <w:left w:val="none" w:sz="0" w:space="0" w:color="auto"/>
                <w:bottom w:val="none" w:sz="0" w:space="0" w:color="auto"/>
                <w:right w:val="none" w:sz="0" w:space="0" w:color="auto"/>
              </w:divBdr>
            </w:div>
            <w:div w:id="734276483">
              <w:marLeft w:val="480"/>
              <w:marRight w:val="0"/>
              <w:marTop w:val="0"/>
              <w:marBottom w:val="0"/>
              <w:divBdr>
                <w:top w:val="none" w:sz="0" w:space="0" w:color="auto"/>
                <w:left w:val="none" w:sz="0" w:space="0" w:color="auto"/>
                <w:bottom w:val="none" w:sz="0" w:space="0" w:color="auto"/>
                <w:right w:val="none" w:sz="0" w:space="0" w:color="auto"/>
              </w:divBdr>
            </w:div>
            <w:div w:id="734354288">
              <w:marLeft w:val="480"/>
              <w:marRight w:val="0"/>
              <w:marTop w:val="0"/>
              <w:marBottom w:val="0"/>
              <w:divBdr>
                <w:top w:val="none" w:sz="0" w:space="0" w:color="auto"/>
                <w:left w:val="none" w:sz="0" w:space="0" w:color="auto"/>
                <w:bottom w:val="none" w:sz="0" w:space="0" w:color="auto"/>
                <w:right w:val="none" w:sz="0" w:space="0" w:color="auto"/>
              </w:divBdr>
            </w:div>
            <w:div w:id="734427996">
              <w:marLeft w:val="480"/>
              <w:marRight w:val="0"/>
              <w:marTop w:val="0"/>
              <w:marBottom w:val="0"/>
              <w:divBdr>
                <w:top w:val="none" w:sz="0" w:space="0" w:color="auto"/>
                <w:left w:val="none" w:sz="0" w:space="0" w:color="auto"/>
                <w:bottom w:val="none" w:sz="0" w:space="0" w:color="auto"/>
                <w:right w:val="none" w:sz="0" w:space="0" w:color="auto"/>
              </w:divBdr>
            </w:div>
            <w:div w:id="734476667">
              <w:marLeft w:val="480"/>
              <w:marRight w:val="0"/>
              <w:marTop w:val="0"/>
              <w:marBottom w:val="0"/>
              <w:divBdr>
                <w:top w:val="none" w:sz="0" w:space="0" w:color="auto"/>
                <w:left w:val="none" w:sz="0" w:space="0" w:color="auto"/>
                <w:bottom w:val="none" w:sz="0" w:space="0" w:color="auto"/>
                <w:right w:val="none" w:sz="0" w:space="0" w:color="auto"/>
              </w:divBdr>
            </w:div>
            <w:div w:id="734477242">
              <w:marLeft w:val="480"/>
              <w:marRight w:val="0"/>
              <w:marTop w:val="0"/>
              <w:marBottom w:val="0"/>
              <w:divBdr>
                <w:top w:val="none" w:sz="0" w:space="0" w:color="auto"/>
                <w:left w:val="none" w:sz="0" w:space="0" w:color="auto"/>
                <w:bottom w:val="none" w:sz="0" w:space="0" w:color="auto"/>
                <w:right w:val="none" w:sz="0" w:space="0" w:color="auto"/>
              </w:divBdr>
            </w:div>
            <w:div w:id="734477723">
              <w:marLeft w:val="480"/>
              <w:marRight w:val="0"/>
              <w:marTop w:val="0"/>
              <w:marBottom w:val="0"/>
              <w:divBdr>
                <w:top w:val="none" w:sz="0" w:space="0" w:color="auto"/>
                <w:left w:val="none" w:sz="0" w:space="0" w:color="auto"/>
                <w:bottom w:val="none" w:sz="0" w:space="0" w:color="auto"/>
                <w:right w:val="none" w:sz="0" w:space="0" w:color="auto"/>
              </w:divBdr>
            </w:div>
            <w:div w:id="734546633">
              <w:marLeft w:val="480"/>
              <w:marRight w:val="0"/>
              <w:marTop w:val="0"/>
              <w:marBottom w:val="0"/>
              <w:divBdr>
                <w:top w:val="none" w:sz="0" w:space="0" w:color="auto"/>
                <w:left w:val="none" w:sz="0" w:space="0" w:color="auto"/>
                <w:bottom w:val="none" w:sz="0" w:space="0" w:color="auto"/>
                <w:right w:val="none" w:sz="0" w:space="0" w:color="auto"/>
              </w:divBdr>
            </w:div>
            <w:div w:id="734550907">
              <w:marLeft w:val="480"/>
              <w:marRight w:val="0"/>
              <w:marTop w:val="0"/>
              <w:marBottom w:val="0"/>
              <w:divBdr>
                <w:top w:val="none" w:sz="0" w:space="0" w:color="auto"/>
                <w:left w:val="none" w:sz="0" w:space="0" w:color="auto"/>
                <w:bottom w:val="none" w:sz="0" w:space="0" w:color="auto"/>
                <w:right w:val="none" w:sz="0" w:space="0" w:color="auto"/>
              </w:divBdr>
            </w:div>
            <w:div w:id="734663167">
              <w:marLeft w:val="480"/>
              <w:marRight w:val="0"/>
              <w:marTop w:val="0"/>
              <w:marBottom w:val="0"/>
              <w:divBdr>
                <w:top w:val="none" w:sz="0" w:space="0" w:color="auto"/>
                <w:left w:val="none" w:sz="0" w:space="0" w:color="auto"/>
                <w:bottom w:val="none" w:sz="0" w:space="0" w:color="auto"/>
                <w:right w:val="none" w:sz="0" w:space="0" w:color="auto"/>
              </w:divBdr>
            </w:div>
            <w:div w:id="734820761">
              <w:marLeft w:val="480"/>
              <w:marRight w:val="0"/>
              <w:marTop w:val="0"/>
              <w:marBottom w:val="0"/>
              <w:divBdr>
                <w:top w:val="none" w:sz="0" w:space="0" w:color="auto"/>
                <w:left w:val="none" w:sz="0" w:space="0" w:color="auto"/>
                <w:bottom w:val="none" w:sz="0" w:space="0" w:color="auto"/>
                <w:right w:val="none" w:sz="0" w:space="0" w:color="auto"/>
              </w:divBdr>
            </w:div>
            <w:div w:id="735014858">
              <w:marLeft w:val="480"/>
              <w:marRight w:val="0"/>
              <w:marTop w:val="0"/>
              <w:marBottom w:val="0"/>
              <w:divBdr>
                <w:top w:val="none" w:sz="0" w:space="0" w:color="auto"/>
                <w:left w:val="none" w:sz="0" w:space="0" w:color="auto"/>
                <w:bottom w:val="none" w:sz="0" w:space="0" w:color="auto"/>
                <w:right w:val="none" w:sz="0" w:space="0" w:color="auto"/>
              </w:divBdr>
            </w:div>
            <w:div w:id="735084086">
              <w:marLeft w:val="480"/>
              <w:marRight w:val="0"/>
              <w:marTop w:val="0"/>
              <w:marBottom w:val="0"/>
              <w:divBdr>
                <w:top w:val="none" w:sz="0" w:space="0" w:color="auto"/>
                <w:left w:val="none" w:sz="0" w:space="0" w:color="auto"/>
                <w:bottom w:val="none" w:sz="0" w:space="0" w:color="auto"/>
                <w:right w:val="none" w:sz="0" w:space="0" w:color="auto"/>
              </w:divBdr>
            </w:div>
            <w:div w:id="735126085">
              <w:marLeft w:val="480"/>
              <w:marRight w:val="0"/>
              <w:marTop w:val="0"/>
              <w:marBottom w:val="0"/>
              <w:divBdr>
                <w:top w:val="none" w:sz="0" w:space="0" w:color="auto"/>
                <w:left w:val="none" w:sz="0" w:space="0" w:color="auto"/>
                <w:bottom w:val="none" w:sz="0" w:space="0" w:color="auto"/>
                <w:right w:val="none" w:sz="0" w:space="0" w:color="auto"/>
              </w:divBdr>
            </w:div>
            <w:div w:id="735201500">
              <w:marLeft w:val="480"/>
              <w:marRight w:val="0"/>
              <w:marTop w:val="0"/>
              <w:marBottom w:val="0"/>
              <w:divBdr>
                <w:top w:val="none" w:sz="0" w:space="0" w:color="auto"/>
                <w:left w:val="none" w:sz="0" w:space="0" w:color="auto"/>
                <w:bottom w:val="none" w:sz="0" w:space="0" w:color="auto"/>
                <w:right w:val="none" w:sz="0" w:space="0" w:color="auto"/>
              </w:divBdr>
            </w:div>
            <w:div w:id="735278099">
              <w:marLeft w:val="480"/>
              <w:marRight w:val="0"/>
              <w:marTop w:val="0"/>
              <w:marBottom w:val="0"/>
              <w:divBdr>
                <w:top w:val="none" w:sz="0" w:space="0" w:color="auto"/>
                <w:left w:val="none" w:sz="0" w:space="0" w:color="auto"/>
                <w:bottom w:val="none" w:sz="0" w:space="0" w:color="auto"/>
                <w:right w:val="none" w:sz="0" w:space="0" w:color="auto"/>
              </w:divBdr>
            </w:div>
            <w:div w:id="735280633">
              <w:marLeft w:val="480"/>
              <w:marRight w:val="0"/>
              <w:marTop w:val="0"/>
              <w:marBottom w:val="0"/>
              <w:divBdr>
                <w:top w:val="none" w:sz="0" w:space="0" w:color="auto"/>
                <w:left w:val="none" w:sz="0" w:space="0" w:color="auto"/>
                <w:bottom w:val="none" w:sz="0" w:space="0" w:color="auto"/>
                <w:right w:val="none" w:sz="0" w:space="0" w:color="auto"/>
              </w:divBdr>
            </w:div>
            <w:div w:id="735396930">
              <w:marLeft w:val="480"/>
              <w:marRight w:val="0"/>
              <w:marTop w:val="0"/>
              <w:marBottom w:val="0"/>
              <w:divBdr>
                <w:top w:val="none" w:sz="0" w:space="0" w:color="auto"/>
                <w:left w:val="none" w:sz="0" w:space="0" w:color="auto"/>
                <w:bottom w:val="none" w:sz="0" w:space="0" w:color="auto"/>
                <w:right w:val="none" w:sz="0" w:space="0" w:color="auto"/>
              </w:divBdr>
            </w:div>
            <w:div w:id="735398862">
              <w:marLeft w:val="480"/>
              <w:marRight w:val="0"/>
              <w:marTop w:val="0"/>
              <w:marBottom w:val="0"/>
              <w:divBdr>
                <w:top w:val="none" w:sz="0" w:space="0" w:color="auto"/>
                <w:left w:val="none" w:sz="0" w:space="0" w:color="auto"/>
                <w:bottom w:val="none" w:sz="0" w:space="0" w:color="auto"/>
                <w:right w:val="none" w:sz="0" w:space="0" w:color="auto"/>
              </w:divBdr>
            </w:div>
            <w:div w:id="735468808">
              <w:marLeft w:val="480"/>
              <w:marRight w:val="0"/>
              <w:marTop w:val="0"/>
              <w:marBottom w:val="0"/>
              <w:divBdr>
                <w:top w:val="none" w:sz="0" w:space="0" w:color="auto"/>
                <w:left w:val="none" w:sz="0" w:space="0" w:color="auto"/>
                <w:bottom w:val="none" w:sz="0" w:space="0" w:color="auto"/>
                <w:right w:val="none" w:sz="0" w:space="0" w:color="auto"/>
              </w:divBdr>
            </w:div>
            <w:div w:id="735472060">
              <w:marLeft w:val="480"/>
              <w:marRight w:val="0"/>
              <w:marTop w:val="0"/>
              <w:marBottom w:val="0"/>
              <w:divBdr>
                <w:top w:val="none" w:sz="0" w:space="0" w:color="auto"/>
                <w:left w:val="none" w:sz="0" w:space="0" w:color="auto"/>
                <w:bottom w:val="none" w:sz="0" w:space="0" w:color="auto"/>
                <w:right w:val="none" w:sz="0" w:space="0" w:color="auto"/>
              </w:divBdr>
            </w:div>
            <w:div w:id="735518042">
              <w:marLeft w:val="480"/>
              <w:marRight w:val="0"/>
              <w:marTop w:val="0"/>
              <w:marBottom w:val="0"/>
              <w:divBdr>
                <w:top w:val="none" w:sz="0" w:space="0" w:color="auto"/>
                <w:left w:val="none" w:sz="0" w:space="0" w:color="auto"/>
                <w:bottom w:val="none" w:sz="0" w:space="0" w:color="auto"/>
                <w:right w:val="none" w:sz="0" w:space="0" w:color="auto"/>
              </w:divBdr>
            </w:div>
            <w:div w:id="735519036">
              <w:marLeft w:val="480"/>
              <w:marRight w:val="0"/>
              <w:marTop w:val="0"/>
              <w:marBottom w:val="0"/>
              <w:divBdr>
                <w:top w:val="none" w:sz="0" w:space="0" w:color="auto"/>
                <w:left w:val="none" w:sz="0" w:space="0" w:color="auto"/>
                <w:bottom w:val="none" w:sz="0" w:space="0" w:color="auto"/>
                <w:right w:val="none" w:sz="0" w:space="0" w:color="auto"/>
              </w:divBdr>
            </w:div>
            <w:div w:id="735588367">
              <w:marLeft w:val="480"/>
              <w:marRight w:val="0"/>
              <w:marTop w:val="0"/>
              <w:marBottom w:val="0"/>
              <w:divBdr>
                <w:top w:val="none" w:sz="0" w:space="0" w:color="auto"/>
                <w:left w:val="none" w:sz="0" w:space="0" w:color="auto"/>
                <w:bottom w:val="none" w:sz="0" w:space="0" w:color="auto"/>
                <w:right w:val="none" w:sz="0" w:space="0" w:color="auto"/>
              </w:divBdr>
            </w:div>
            <w:div w:id="735594804">
              <w:marLeft w:val="480"/>
              <w:marRight w:val="0"/>
              <w:marTop w:val="0"/>
              <w:marBottom w:val="0"/>
              <w:divBdr>
                <w:top w:val="none" w:sz="0" w:space="0" w:color="auto"/>
                <w:left w:val="none" w:sz="0" w:space="0" w:color="auto"/>
                <w:bottom w:val="none" w:sz="0" w:space="0" w:color="auto"/>
                <w:right w:val="none" w:sz="0" w:space="0" w:color="auto"/>
              </w:divBdr>
            </w:div>
            <w:div w:id="735664757">
              <w:marLeft w:val="480"/>
              <w:marRight w:val="0"/>
              <w:marTop w:val="0"/>
              <w:marBottom w:val="0"/>
              <w:divBdr>
                <w:top w:val="none" w:sz="0" w:space="0" w:color="auto"/>
                <w:left w:val="none" w:sz="0" w:space="0" w:color="auto"/>
                <w:bottom w:val="none" w:sz="0" w:space="0" w:color="auto"/>
                <w:right w:val="none" w:sz="0" w:space="0" w:color="auto"/>
              </w:divBdr>
            </w:div>
            <w:div w:id="735930289">
              <w:marLeft w:val="480"/>
              <w:marRight w:val="0"/>
              <w:marTop w:val="0"/>
              <w:marBottom w:val="0"/>
              <w:divBdr>
                <w:top w:val="none" w:sz="0" w:space="0" w:color="auto"/>
                <w:left w:val="none" w:sz="0" w:space="0" w:color="auto"/>
                <w:bottom w:val="none" w:sz="0" w:space="0" w:color="auto"/>
                <w:right w:val="none" w:sz="0" w:space="0" w:color="auto"/>
              </w:divBdr>
            </w:div>
            <w:div w:id="735982017">
              <w:marLeft w:val="480"/>
              <w:marRight w:val="0"/>
              <w:marTop w:val="0"/>
              <w:marBottom w:val="0"/>
              <w:divBdr>
                <w:top w:val="none" w:sz="0" w:space="0" w:color="auto"/>
                <w:left w:val="none" w:sz="0" w:space="0" w:color="auto"/>
                <w:bottom w:val="none" w:sz="0" w:space="0" w:color="auto"/>
                <w:right w:val="none" w:sz="0" w:space="0" w:color="auto"/>
              </w:divBdr>
            </w:div>
            <w:div w:id="736056172">
              <w:marLeft w:val="480"/>
              <w:marRight w:val="0"/>
              <w:marTop w:val="0"/>
              <w:marBottom w:val="0"/>
              <w:divBdr>
                <w:top w:val="none" w:sz="0" w:space="0" w:color="auto"/>
                <w:left w:val="none" w:sz="0" w:space="0" w:color="auto"/>
                <w:bottom w:val="none" w:sz="0" w:space="0" w:color="auto"/>
                <w:right w:val="none" w:sz="0" w:space="0" w:color="auto"/>
              </w:divBdr>
            </w:div>
            <w:div w:id="736320593">
              <w:marLeft w:val="480"/>
              <w:marRight w:val="0"/>
              <w:marTop w:val="0"/>
              <w:marBottom w:val="0"/>
              <w:divBdr>
                <w:top w:val="none" w:sz="0" w:space="0" w:color="auto"/>
                <w:left w:val="none" w:sz="0" w:space="0" w:color="auto"/>
                <w:bottom w:val="none" w:sz="0" w:space="0" w:color="auto"/>
                <w:right w:val="none" w:sz="0" w:space="0" w:color="auto"/>
              </w:divBdr>
            </w:div>
            <w:div w:id="736321795">
              <w:marLeft w:val="480"/>
              <w:marRight w:val="0"/>
              <w:marTop w:val="0"/>
              <w:marBottom w:val="0"/>
              <w:divBdr>
                <w:top w:val="none" w:sz="0" w:space="0" w:color="auto"/>
                <w:left w:val="none" w:sz="0" w:space="0" w:color="auto"/>
                <w:bottom w:val="none" w:sz="0" w:space="0" w:color="auto"/>
                <w:right w:val="none" w:sz="0" w:space="0" w:color="auto"/>
              </w:divBdr>
            </w:div>
            <w:div w:id="736435889">
              <w:marLeft w:val="480"/>
              <w:marRight w:val="0"/>
              <w:marTop w:val="0"/>
              <w:marBottom w:val="0"/>
              <w:divBdr>
                <w:top w:val="none" w:sz="0" w:space="0" w:color="auto"/>
                <w:left w:val="none" w:sz="0" w:space="0" w:color="auto"/>
                <w:bottom w:val="none" w:sz="0" w:space="0" w:color="auto"/>
                <w:right w:val="none" w:sz="0" w:space="0" w:color="auto"/>
              </w:divBdr>
            </w:div>
            <w:div w:id="736441791">
              <w:marLeft w:val="480"/>
              <w:marRight w:val="0"/>
              <w:marTop w:val="0"/>
              <w:marBottom w:val="0"/>
              <w:divBdr>
                <w:top w:val="none" w:sz="0" w:space="0" w:color="auto"/>
                <w:left w:val="none" w:sz="0" w:space="0" w:color="auto"/>
                <w:bottom w:val="none" w:sz="0" w:space="0" w:color="auto"/>
                <w:right w:val="none" w:sz="0" w:space="0" w:color="auto"/>
              </w:divBdr>
            </w:div>
            <w:div w:id="736514381">
              <w:marLeft w:val="480"/>
              <w:marRight w:val="0"/>
              <w:marTop w:val="0"/>
              <w:marBottom w:val="0"/>
              <w:divBdr>
                <w:top w:val="none" w:sz="0" w:space="0" w:color="auto"/>
                <w:left w:val="none" w:sz="0" w:space="0" w:color="auto"/>
                <w:bottom w:val="none" w:sz="0" w:space="0" w:color="auto"/>
                <w:right w:val="none" w:sz="0" w:space="0" w:color="auto"/>
              </w:divBdr>
            </w:div>
            <w:div w:id="736710968">
              <w:marLeft w:val="480"/>
              <w:marRight w:val="0"/>
              <w:marTop w:val="0"/>
              <w:marBottom w:val="0"/>
              <w:divBdr>
                <w:top w:val="none" w:sz="0" w:space="0" w:color="auto"/>
                <w:left w:val="none" w:sz="0" w:space="0" w:color="auto"/>
                <w:bottom w:val="none" w:sz="0" w:space="0" w:color="auto"/>
                <w:right w:val="none" w:sz="0" w:space="0" w:color="auto"/>
              </w:divBdr>
            </w:div>
            <w:div w:id="736711427">
              <w:marLeft w:val="480"/>
              <w:marRight w:val="0"/>
              <w:marTop w:val="0"/>
              <w:marBottom w:val="0"/>
              <w:divBdr>
                <w:top w:val="none" w:sz="0" w:space="0" w:color="auto"/>
                <w:left w:val="none" w:sz="0" w:space="0" w:color="auto"/>
                <w:bottom w:val="none" w:sz="0" w:space="0" w:color="auto"/>
                <w:right w:val="none" w:sz="0" w:space="0" w:color="auto"/>
              </w:divBdr>
            </w:div>
            <w:div w:id="736823579">
              <w:marLeft w:val="480"/>
              <w:marRight w:val="0"/>
              <w:marTop w:val="0"/>
              <w:marBottom w:val="0"/>
              <w:divBdr>
                <w:top w:val="none" w:sz="0" w:space="0" w:color="auto"/>
                <w:left w:val="none" w:sz="0" w:space="0" w:color="auto"/>
                <w:bottom w:val="none" w:sz="0" w:space="0" w:color="auto"/>
                <w:right w:val="none" w:sz="0" w:space="0" w:color="auto"/>
              </w:divBdr>
            </w:div>
            <w:div w:id="736826915">
              <w:marLeft w:val="480"/>
              <w:marRight w:val="0"/>
              <w:marTop w:val="0"/>
              <w:marBottom w:val="0"/>
              <w:divBdr>
                <w:top w:val="none" w:sz="0" w:space="0" w:color="auto"/>
                <w:left w:val="none" w:sz="0" w:space="0" w:color="auto"/>
                <w:bottom w:val="none" w:sz="0" w:space="0" w:color="auto"/>
                <w:right w:val="none" w:sz="0" w:space="0" w:color="auto"/>
              </w:divBdr>
            </w:div>
            <w:div w:id="736902928">
              <w:marLeft w:val="480"/>
              <w:marRight w:val="0"/>
              <w:marTop w:val="0"/>
              <w:marBottom w:val="0"/>
              <w:divBdr>
                <w:top w:val="none" w:sz="0" w:space="0" w:color="auto"/>
                <w:left w:val="none" w:sz="0" w:space="0" w:color="auto"/>
                <w:bottom w:val="none" w:sz="0" w:space="0" w:color="auto"/>
                <w:right w:val="none" w:sz="0" w:space="0" w:color="auto"/>
              </w:divBdr>
            </w:div>
            <w:div w:id="736981216">
              <w:marLeft w:val="480"/>
              <w:marRight w:val="0"/>
              <w:marTop w:val="0"/>
              <w:marBottom w:val="0"/>
              <w:divBdr>
                <w:top w:val="none" w:sz="0" w:space="0" w:color="auto"/>
                <w:left w:val="none" w:sz="0" w:space="0" w:color="auto"/>
                <w:bottom w:val="none" w:sz="0" w:space="0" w:color="auto"/>
                <w:right w:val="none" w:sz="0" w:space="0" w:color="auto"/>
              </w:divBdr>
            </w:div>
            <w:div w:id="737021740">
              <w:marLeft w:val="480"/>
              <w:marRight w:val="0"/>
              <w:marTop w:val="0"/>
              <w:marBottom w:val="0"/>
              <w:divBdr>
                <w:top w:val="none" w:sz="0" w:space="0" w:color="auto"/>
                <w:left w:val="none" w:sz="0" w:space="0" w:color="auto"/>
                <w:bottom w:val="none" w:sz="0" w:space="0" w:color="auto"/>
                <w:right w:val="none" w:sz="0" w:space="0" w:color="auto"/>
              </w:divBdr>
            </w:div>
            <w:div w:id="737047112">
              <w:marLeft w:val="480"/>
              <w:marRight w:val="0"/>
              <w:marTop w:val="0"/>
              <w:marBottom w:val="0"/>
              <w:divBdr>
                <w:top w:val="none" w:sz="0" w:space="0" w:color="auto"/>
                <w:left w:val="none" w:sz="0" w:space="0" w:color="auto"/>
                <w:bottom w:val="none" w:sz="0" w:space="0" w:color="auto"/>
                <w:right w:val="none" w:sz="0" w:space="0" w:color="auto"/>
              </w:divBdr>
            </w:div>
            <w:div w:id="737441301">
              <w:marLeft w:val="480"/>
              <w:marRight w:val="0"/>
              <w:marTop w:val="0"/>
              <w:marBottom w:val="0"/>
              <w:divBdr>
                <w:top w:val="none" w:sz="0" w:space="0" w:color="auto"/>
                <w:left w:val="none" w:sz="0" w:space="0" w:color="auto"/>
                <w:bottom w:val="none" w:sz="0" w:space="0" w:color="auto"/>
                <w:right w:val="none" w:sz="0" w:space="0" w:color="auto"/>
              </w:divBdr>
            </w:div>
            <w:div w:id="737675224">
              <w:marLeft w:val="480"/>
              <w:marRight w:val="0"/>
              <w:marTop w:val="0"/>
              <w:marBottom w:val="0"/>
              <w:divBdr>
                <w:top w:val="none" w:sz="0" w:space="0" w:color="auto"/>
                <w:left w:val="none" w:sz="0" w:space="0" w:color="auto"/>
                <w:bottom w:val="none" w:sz="0" w:space="0" w:color="auto"/>
                <w:right w:val="none" w:sz="0" w:space="0" w:color="auto"/>
              </w:divBdr>
            </w:div>
            <w:div w:id="737822306">
              <w:marLeft w:val="480"/>
              <w:marRight w:val="0"/>
              <w:marTop w:val="0"/>
              <w:marBottom w:val="0"/>
              <w:divBdr>
                <w:top w:val="none" w:sz="0" w:space="0" w:color="auto"/>
                <w:left w:val="none" w:sz="0" w:space="0" w:color="auto"/>
                <w:bottom w:val="none" w:sz="0" w:space="0" w:color="auto"/>
                <w:right w:val="none" w:sz="0" w:space="0" w:color="auto"/>
              </w:divBdr>
            </w:div>
            <w:div w:id="737939522">
              <w:marLeft w:val="480"/>
              <w:marRight w:val="0"/>
              <w:marTop w:val="0"/>
              <w:marBottom w:val="0"/>
              <w:divBdr>
                <w:top w:val="none" w:sz="0" w:space="0" w:color="auto"/>
                <w:left w:val="none" w:sz="0" w:space="0" w:color="auto"/>
                <w:bottom w:val="none" w:sz="0" w:space="0" w:color="auto"/>
                <w:right w:val="none" w:sz="0" w:space="0" w:color="auto"/>
              </w:divBdr>
            </w:div>
            <w:div w:id="738135922">
              <w:marLeft w:val="480"/>
              <w:marRight w:val="0"/>
              <w:marTop w:val="0"/>
              <w:marBottom w:val="0"/>
              <w:divBdr>
                <w:top w:val="none" w:sz="0" w:space="0" w:color="auto"/>
                <w:left w:val="none" w:sz="0" w:space="0" w:color="auto"/>
                <w:bottom w:val="none" w:sz="0" w:space="0" w:color="auto"/>
                <w:right w:val="none" w:sz="0" w:space="0" w:color="auto"/>
              </w:divBdr>
            </w:div>
            <w:div w:id="738360483">
              <w:marLeft w:val="480"/>
              <w:marRight w:val="0"/>
              <w:marTop w:val="0"/>
              <w:marBottom w:val="0"/>
              <w:divBdr>
                <w:top w:val="none" w:sz="0" w:space="0" w:color="auto"/>
                <w:left w:val="none" w:sz="0" w:space="0" w:color="auto"/>
                <w:bottom w:val="none" w:sz="0" w:space="0" w:color="auto"/>
                <w:right w:val="none" w:sz="0" w:space="0" w:color="auto"/>
              </w:divBdr>
            </w:div>
            <w:div w:id="738478420">
              <w:marLeft w:val="480"/>
              <w:marRight w:val="0"/>
              <w:marTop w:val="0"/>
              <w:marBottom w:val="0"/>
              <w:divBdr>
                <w:top w:val="none" w:sz="0" w:space="0" w:color="auto"/>
                <w:left w:val="none" w:sz="0" w:space="0" w:color="auto"/>
                <w:bottom w:val="none" w:sz="0" w:space="0" w:color="auto"/>
                <w:right w:val="none" w:sz="0" w:space="0" w:color="auto"/>
              </w:divBdr>
            </w:div>
            <w:div w:id="738598970">
              <w:marLeft w:val="480"/>
              <w:marRight w:val="0"/>
              <w:marTop w:val="0"/>
              <w:marBottom w:val="0"/>
              <w:divBdr>
                <w:top w:val="none" w:sz="0" w:space="0" w:color="auto"/>
                <w:left w:val="none" w:sz="0" w:space="0" w:color="auto"/>
                <w:bottom w:val="none" w:sz="0" w:space="0" w:color="auto"/>
                <w:right w:val="none" w:sz="0" w:space="0" w:color="auto"/>
              </w:divBdr>
            </w:div>
            <w:div w:id="738601013">
              <w:marLeft w:val="480"/>
              <w:marRight w:val="0"/>
              <w:marTop w:val="0"/>
              <w:marBottom w:val="0"/>
              <w:divBdr>
                <w:top w:val="none" w:sz="0" w:space="0" w:color="auto"/>
                <w:left w:val="none" w:sz="0" w:space="0" w:color="auto"/>
                <w:bottom w:val="none" w:sz="0" w:space="0" w:color="auto"/>
                <w:right w:val="none" w:sz="0" w:space="0" w:color="auto"/>
              </w:divBdr>
            </w:div>
            <w:div w:id="738795937">
              <w:marLeft w:val="480"/>
              <w:marRight w:val="0"/>
              <w:marTop w:val="0"/>
              <w:marBottom w:val="0"/>
              <w:divBdr>
                <w:top w:val="none" w:sz="0" w:space="0" w:color="auto"/>
                <w:left w:val="none" w:sz="0" w:space="0" w:color="auto"/>
                <w:bottom w:val="none" w:sz="0" w:space="0" w:color="auto"/>
                <w:right w:val="none" w:sz="0" w:space="0" w:color="auto"/>
              </w:divBdr>
            </w:div>
            <w:div w:id="738819947">
              <w:marLeft w:val="480"/>
              <w:marRight w:val="0"/>
              <w:marTop w:val="0"/>
              <w:marBottom w:val="0"/>
              <w:divBdr>
                <w:top w:val="none" w:sz="0" w:space="0" w:color="auto"/>
                <w:left w:val="none" w:sz="0" w:space="0" w:color="auto"/>
                <w:bottom w:val="none" w:sz="0" w:space="0" w:color="auto"/>
                <w:right w:val="none" w:sz="0" w:space="0" w:color="auto"/>
              </w:divBdr>
            </w:div>
            <w:div w:id="738941784">
              <w:marLeft w:val="480"/>
              <w:marRight w:val="0"/>
              <w:marTop w:val="0"/>
              <w:marBottom w:val="0"/>
              <w:divBdr>
                <w:top w:val="none" w:sz="0" w:space="0" w:color="auto"/>
                <w:left w:val="none" w:sz="0" w:space="0" w:color="auto"/>
                <w:bottom w:val="none" w:sz="0" w:space="0" w:color="auto"/>
                <w:right w:val="none" w:sz="0" w:space="0" w:color="auto"/>
              </w:divBdr>
            </w:div>
            <w:div w:id="739057039">
              <w:marLeft w:val="480"/>
              <w:marRight w:val="0"/>
              <w:marTop w:val="0"/>
              <w:marBottom w:val="0"/>
              <w:divBdr>
                <w:top w:val="none" w:sz="0" w:space="0" w:color="auto"/>
                <w:left w:val="none" w:sz="0" w:space="0" w:color="auto"/>
                <w:bottom w:val="none" w:sz="0" w:space="0" w:color="auto"/>
                <w:right w:val="none" w:sz="0" w:space="0" w:color="auto"/>
              </w:divBdr>
            </w:div>
            <w:div w:id="739065106">
              <w:marLeft w:val="480"/>
              <w:marRight w:val="0"/>
              <w:marTop w:val="0"/>
              <w:marBottom w:val="0"/>
              <w:divBdr>
                <w:top w:val="none" w:sz="0" w:space="0" w:color="auto"/>
                <w:left w:val="none" w:sz="0" w:space="0" w:color="auto"/>
                <w:bottom w:val="none" w:sz="0" w:space="0" w:color="auto"/>
                <w:right w:val="none" w:sz="0" w:space="0" w:color="auto"/>
              </w:divBdr>
            </w:div>
            <w:div w:id="739209661">
              <w:marLeft w:val="480"/>
              <w:marRight w:val="0"/>
              <w:marTop w:val="0"/>
              <w:marBottom w:val="0"/>
              <w:divBdr>
                <w:top w:val="none" w:sz="0" w:space="0" w:color="auto"/>
                <w:left w:val="none" w:sz="0" w:space="0" w:color="auto"/>
                <w:bottom w:val="none" w:sz="0" w:space="0" w:color="auto"/>
                <w:right w:val="none" w:sz="0" w:space="0" w:color="auto"/>
              </w:divBdr>
            </w:div>
            <w:div w:id="739250352">
              <w:marLeft w:val="480"/>
              <w:marRight w:val="0"/>
              <w:marTop w:val="0"/>
              <w:marBottom w:val="0"/>
              <w:divBdr>
                <w:top w:val="none" w:sz="0" w:space="0" w:color="auto"/>
                <w:left w:val="none" w:sz="0" w:space="0" w:color="auto"/>
                <w:bottom w:val="none" w:sz="0" w:space="0" w:color="auto"/>
                <w:right w:val="none" w:sz="0" w:space="0" w:color="auto"/>
              </w:divBdr>
            </w:div>
            <w:div w:id="739406723">
              <w:marLeft w:val="480"/>
              <w:marRight w:val="0"/>
              <w:marTop w:val="0"/>
              <w:marBottom w:val="0"/>
              <w:divBdr>
                <w:top w:val="none" w:sz="0" w:space="0" w:color="auto"/>
                <w:left w:val="none" w:sz="0" w:space="0" w:color="auto"/>
                <w:bottom w:val="none" w:sz="0" w:space="0" w:color="auto"/>
                <w:right w:val="none" w:sz="0" w:space="0" w:color="auto"/>
              </w:divBdr>
            </w:div>
            <w:div w:id="739407155">
              <w:marLeft w:val="480"/>
              <w:marRight w:val="0"/>
              <w:marTop w:val="0"/>
              <w:marBottom w:val="0"/>
              <w:divBdr>
                <w:top w:val="none" w:sz="0" w:space="0" w:color="auto"/>
                <w:left w:val="none" w:sz="0" w:space="0" w:color="auto"/>
                <w:bottom w:val="none" w:sz="0" w:space="0" w:color="auto"/>
                <w:right w:val="none" w:sz="0" w:space="0" w:color="auto"/>
              </w:divBdr>
            </w:div>
            <w:div w:id="739517926">
              <w:marLeft w:val="480"/>
              <w:marRight w:val="0"/>
              <w:marTop w:val="0"/>
              <w:marBottom w:val="0"/>
              <w:divBdr>
                <w:top w:val="none" w:sz="0" w:space="0" w:color="auto"/>
                <w:left w:val="none" w:sz="0" w:space="0" w:color="auto"/>
                <w:bottom w:val="none" w:sz="0" w:space="0" w:color="auto"/>
                <w:right w:val="none" w:sz="0" w:space="0" w:color="auto"/>
              </w:divBdr>
            </w:div>
            <w:div w:id="739592823">
              <w:marLeft w:val="480"/>
              <w:marRight w:val="0"/>
              <w:marTop w:val="0"/>
              <w:marBottom w:val="0"/>
              <w:divBdr>
                <w:top w:val="none" w:sz="0" w:space="0" w:color="auto"/>
                <w:left w:val="none" w:sz="0" w:space="0" w:color="auto"/>
                <w:bottom w:val="none" w:sz="0" w:space="0" w:color="auto"/>
                <w:right w:val="none" w:sz="0" w:space="0" w:color="auto"/>
              </w:divBdr>
            </w:div>
            <w:div w:id="739671154">
              <w:marLeft w:val="480"/>
              <w:marRight w:val="0"/>
              <w:marTop w:val="0"/>
              <w:marBottom w:val="0"/>
              <w:divBdr>
                <w:top w:val="none" w:sz="0" w:space="0" w:color="auto"/>
                <w:left w:val="none" w:sz="0" w:space="0" w:color="auto"/>
                <w:bottom w:val="none" w:sz="0" w:space="0" w:color="auto"/>
                <w:right w:val="none" w:sz="0" w:space="0" w:color="auto"/>
              </w:divBdr>
            </w:div>
            <w:div w:id="739718047">
              <w:marLeft w:val="480"/>
              <w:marRight w:val="0"/>
              <w:marTop w:val="0"/>
              <w:marBottom w:val="0"/>
              <w:divBdr>
                <w:top w:val="none" w:sz="0" w:space="0" w:color="auto"/>
                <w:left w:val="none" w:sz="0" w:space="0" w:color="auto"/>
                <w:bottom w:val="none" w:sz="0" w:space="0" w:color="auto"/>
                <w:right w:val="none" w:sz="0" w:space="0" w:color="auto"/>
              </w:divBdr>
            </w:div>
            <w:div w:id="739720117">
              <w:marLeft w:val="480"/>
              <w:marRight w:val="0"/>
              <w:marTop w:val="0"/>
              <w:marBottom w:val="0"/>
              <w:divBdr>
                <w:top w:val="none" w:sz="0" w:space="0" w:color="auto"/>
                <w:left w:val="none" w:sz="0" w:space="0" w:color="auto"/>
                <w:bottom w:val="none" w:sz="0" w:space="0" w:color="auto"/>
                <w:right w:val="none" w:sz="0" w:space="0" w:color="auto"/>
              </w:divBdr>
            </w:div>
            <w:div w:id="739789002">
              <w:marLeft w:val="480"/>
              <w:marRight w:val="0"/>
              <w:marTop w:val="0"/>
              <w:marBottom w:val="0"/>
              <w:divBdr>
                <w:top w:val="none" w:sz="0" w:space="0" w:color="auto"/>
                <w:left w:val="none" w:sz="0" w:space="0" w:color="auto"/>
                <w:bottom w:val="none" w:sz="0" w:space="0" w:color="auto"/>
                <w:right w:val="none" w:sz="0" w:space="0" w:color="auto"/>
              </w:divBdr>
            </w:div>
            <w:div w:id="739863617">
              <w:marLeft w:val="480"/>
              <w:marRight w:val="0"/>
              <w:marTop w:val="0"/>
              <w:marBottom w:val="0"/>
              <w:divBdr>
                <w:top w:val="none" w:sz="0" w:space="0" w:color="auto"/>
                <w:left w:val="none" w:sz="0" w:space="0" w:color="auto"/>
                <w:bottom w:val="none" w:sz="0" w:space="0" w:color="auto"/>
                <w:right w:val="none" w:sz="0" w:space="0" w:color="auto"/>
              </w:divBdr>
            </w:div>
            <w:div w:id="739905588">
              <w:marLeft w:val="480"/>
              <w:marRight w:val="0"/>
              <w:marTop w:val="0"/>
              <w:marBottom w:val="0"/>
              <w:divBdr>
                <w:top w:val="none" w:sz="0" w:space="0" w:color="auto"/>
                <w:left w:val="none" w:sz="0" w:space="0" w:color="auto"/>
                <w:bottom w:val="none" w:sz="0" w:space="0" w:color="auto"/>
                <w:right w:val="none" w:sz="0" w:space="0" w:color="auto"/>
              </w:divBdr>
            </w:div>
            <w:div w:id="739981681">
              <w:marLeft w:val="480"/>
              <w:marRight w:val="0"/>
              <w:marTop w:val="0"/>
              <w:marBottom w:val="0"/>
              <w:divBdr>
                <w:top w:val="none" w:sz="0" w:space="0" w:color="auto"/>
                <w:left w:val="none" w:sz="0" w:space="0" w:color="auto"/>
                <w:bottom w:val="none" w:sz="0" w:space="0" w:color="auto"/>
                <w:right w:val="none" w:sz="0" w:space="0" w:color="auto"/>
              </w:divBdr>
            </w:div>
            <w:div w:id="740181244">
              <w:marLeft w:val="480"/>
              <w:marRight w:val="0"/>
              <w:marTop w:val="0"/>
              <w:marBottom w:val="0"/>
              <w:divBdr>
                <w:top w:val="none" w:sz="0" w:space="0" w:color="auto"/>
                <w:left w:val="none" w:sz="0" w:space="0" w:color="auto"/>
                <w:bottom w:val="none" w:sz="0" w:space="0" w:color="auto"/>
                <w:right w:val="none" w:sz="0" w:space="0" w:color="auto"/>
              </w:divBdr>
            </w:div>
            <w:div w:id="740251068">
              <w:marLeft w:val="480"/>
              <w:marRight w:val="0"/>
              <w:marTop w:val="0"/>
              <w:marBottom w:val="0"/>
              <w:divBdr>
                <w:top w:val="none" w:sz="0" w:space="0" w:color="auto"/>
                <w:left w:val="none" w:sz="0" w:space="0" w:color="auto"/>
                <w:bottom w:val="none" w:sz="0" w:space="0" w:color="auto"/>
                <w:right w:val="none" w:sz="0" w:space="0" w:color="auto"/>
              </w:divBdr>
            </w:div>
            <w:div w:id="740254219">
              <w:marLeft w:val="480"/>
              <w:marRight w:val="0"/>
              <w:marTop w:val="0"/>
              <w:marBottom w:val="0"/>
              <w:divBdr>
                <w:top w:val="none" w:sz="0" w:space="0" w:color="auto"/>
                <w:left w:val="none" w:sz="0" w:space="0" w:color="auto"/>
                <w:bottom w:val="none" w:sz="0" w:space="0" w:color="auto"/>
                <w:right w:val="none" w:sz="0" w:space="0" w:color="auto"/>
              </w:divBdr>
            </w:div>
            <w:div w:id="740323341">
              <w:marLeft w:val="480"/>
              <w:marRight w:val="0"/>
              <w:marTop w:val="0"/>
              <w:marBottom w:val="0"/>
              <w:divBdr>
                <w:top w:val="none" w:sz="0" w:space="0" w:color="auto"/>
                <w:left w:val="none" w:sz="0" w:space="0" w:color="auto"/>
                <w:bottom w:val="none" w:sz="0" w:space="0" w:color="auto"/>
                <w:right w:val="none" w:sz="0" w:space="0" w:color="auto"/>
              </w:divBdr>
            </w:div>
            <w:div w:id="740325321">
              <w:marLeft w:val="480"/>
              <w:marRight w:val="0"/>
              <w:marTop w:val="0"/>
              <w:marBottom w:val="0"/>
              <w:divBdr>
                <w:top w:val="none" w:sz="0" w:space="0" w:color="auto"/>
                <w:left w:val="none" w:sz="0" w:space="0" w:color="auto"/>
                <w:bottom w:val="none" w:sz="0" w:space="0" w:color="auto"/>
                <w:right w:val="none" w:sz="0" w:space="0" w:color="auto"/>
              </w:divBdr>
            </w:div>
            <w:div w:id="740325620">
              <w:marLeft w:val="480"/>
              <w:marRight w:val="0"/>
              <w:marTop w:val="0"/>
              <w:marBottom w:val="0"/>
              <w:divBdr>
                <w:top w:val="none" w:sz="0" w:space="0" w:color="auto"/>
                <w:left w:val="none" w:sz="0" w:space="0" w:color="auto"/>
                <w:bottom w:val="none" w:sz="0" w:space="0" w:color="auto"/>
                <w:right w:val="none" w:sz="0" w:space="0" w:color="auto"/>
              </w:divBdr>
            </w:div>
            <w:div w:id="740327339">
              <w:marLeft w:val="480"/>
              <w:marRight w:val="0"/>
              <w:marTop w:val="0"/>
              <w:marBottom w:val="0"/>
              <w:divBdr>
                <w:top w:val="none" w:sz="0" w:space="0" w:color="auto"/>
                <w:left w:val="none" w:sz="0" w:space="0" w:color="auto"/>
                <w:bottom w:val="none" w:sz="0" w:space="0" w:color="auto"/>
                <w:right w:val="none" w:sz="0" w:space="0" w:color="auto"/>
              </w:divBdr>
            </w:div>
            <w:div w:id="740449783">
              <w:marLeft w:val="480"/>
              <w:marRight w:val="0"/>
              <w:marTop w:val="0"/>
              <w:marBottom w:val="0"/>
              <w:divBdr>
                <w:top w:val="none" w:sz="0" w:space="0" w:color="auto"/>
                <w:left w:val="none" w:sz="0" w:space="0" w:color="auto"/>
                <w:bottom w:val="none" w:sz="0" w:space="0" w:color="auto"/>
                <w:right w:val="none" w:sz="0" w:space="0" w:color="auto"/>
              </w:divBdr>
            </w:div>
            <w:div w:id="740560896">
              <w:marLeft w:val="480"/>
              <w:marRight w:val="0"/>
              <w:marTop w:val="0"/>
              <w:marBottom w:val="0"/>
              <w:divBdr>
                <w:top w:val="none" w:sz="0" w:space="0" w:color="auto"/>
                <w:left w:val="none" w:sz="0" w:space="0" w:color="auto"/>
                <w:bottom w:val="none" w:sz="0" w:space="0" w:color="auto"/>
                <w:right w:val="none" w:sz="0" w:space="0" w:color="auto"/>
              </w:divBdr>
            </w:div>
            <w:div w:id="740561483">
              <w:marLeft w:val="480"/>
              <w:marRight w:val="0"/>
              <w:marTop w:val="0"/>
              <w:marBottom w:val="0"/>
              <w:divBdr>
                <w:top w:val="none" w:sz="0" w:space="0" w:color="auto"/>
                <w:left w:val="none" w:sz="0" w:space="0" w:color="auto"/>
                <w:bottom w:val="none" w:sz="0" w:space="0" w:color="auto"/>
                <w:right w:val="none" w:sz="0" w:space="0" w:color="auto"/>
              </w:divBdr>
            </w:div>
            <w:div w:id="740568744">
              <w:marLeft w:val="480"/>
              <w:marRight w:val="0"/>
              <w:marTop w:val="0"/>
              <w:marBottom w:val="0"/>
              <w:divBdr>
                <w:top w:val="none" w:sz="0" w:space="0" w:color="auto"/>
                <w:left w:val="none" w:sz="0" w:space="0" w:color="auto"/>
                <w:bottom w:val="none" w:sz="0" w:space="0" w:color="auto"/>
                <w:right w:val="none" w:sz="0" w:space="0" w:color="auto"/>
              </w:divBdr>
            </w:div>
            <w:div w:id="740643902">
              <w:marLeft w:val="480"/>
              <w:marRight w:val="0"/>
              <w:marTop w:val="0"/>
              <w:marBottom w:val="0"/>
              <w:divBdr>
                <w:top w:val="none" w:sz="0" w:space="0" w:color="auto"/>
                <w:left w:val="none" w:sz="0" w:space="0" w:color="auto"/>
                <w:bottom w:val="none" w:sz="0" w:space="0" w:color="auto"/>
                <w:right w:val="none" w:sz="0" w:space="0" w:color="auto"/>
              </w:divBdr>
            </w:div>
            <w:div w:id="740757148">
              <w:marLeft w:val="480"/>
              <w:marRight w:val="0"/>
              <w:marTop w:val="0"/>
              <w:marBottom w:val="0"/>
              <w:divBdr>
                <w:top w:val="none" w:sz="0" w:space="0" w:color="auto"/>
                <w:left w:val="none" w:sz="0" w:space="0" w:color="auto"/>
                <w:bottom w:val="none" w:sz="0" w:space="0" w:color="auto"/>
                <w:right w:val="none" w:sz="0" w:space="0" w:color="auto"/>
              </w:divBdr>
            </w:div>
            <w:div w:id="740758403">
              <w:marLeft w:val="480"/>
              <w:marRight w:val="0"/>
              <w:marTop w:val="0"/>
              <w:marBottom w:val="0"/>
              <w:divBdr>
                <w:top w:val="none" w:sz="0" w:space="0" w:color="auto"/>
                <w:left w:val="none" w:sz="0" w:space="0" w:color="auto"/>
                <w:bottom w:val="none" w:sz="0" w:space="0" w:color="auto"/>
                <w:right w:val="none" w:sz="0" w:space="0" w:color="auto"/>
              </w:divBdr>
            </w:div>
            <w:div w:id="741215083">
              <w:marLeft w:val="480"/>
              <w:marRight w:val="0"/>
              <w:marTop w:val="0"/>
              <w:marBottom w:val="0"/>
              <w:divBdr>
                <w:top w:val="none" w:sz="0" w:space="0" w:color="auto"/>
                <w:left w:val="none" w:sz="0" w:space="0" w:color="auto"/>
                <w:bottom w:val="none" w:sz="0" w:space="0" w:color="auto"/>
                <w:right w:val="none" w:sz="0" w:space="0" w:color="auto"/>
              </w:divBdr>
            </w:div>
            <w:div w:id="741483864">
              <w:marLeft w:val="480"/>
              <w:marRight w:val="0"/>
              <w:marTop w:val="0"/>
              <w:marBottom w:val="0"/>
              <w:divBdr>
                <w:top w:val="none" w:sz="0" w:space="0" w:color="auto"/>
                <w:left w:val="none" w:sz="0" w:space="0" w:color="auto"/>
                <w:bottom w:val="none" w:sz="0" w:space="0" w:color="auto"/>
                <w:right w:val="none" w:sz="0" w:space="0" w:color="auto"/>
              </w:divBdr>
            </w:div>
            <w:div w:id="741488911">
              <w:marLeft w:val="480"/>
              <w:marRight w:val="0"/>
              <w:marTop w:val="0"/>
              <w:marBottom w:val="0"/>
              <w:divBdr>
                <w:top w:val="none" w:sz="0" w:space="0" w:color="auto"/>
                <w:left w:val="none" w:sz="0" w:space="0" w:color="auto"/>
                <w:bottom w:val="none" w:sz="0" w:space="0" w:color="auto"/>
                <w:right w:val="none" w:sz="0" w:space="0" w:color="auto"/>
              </w:divBdr>
            </w:div>
            <w:div w:id="741490595">
              <w:marLeft w:val="480"/>
              <w:marRight w:val="0"/>
              <w:marTop w:val="0"/>
              <w:marBottom w:val="0"/>
              <w:divBdr>
                <w:top w:val="none" w:sz="0" w:space="0" w:color="auto"/>
                <w:left w:val="none" w:sz="0" w:space="0" w:color="auto"/>
                <w:bottom w:val="none" w:sz="0" w:space="0" w:color="auto"/>
                <w:right w:val="none" w:sz="0" w:space="0" w:color="auto"/>
              </w:divBdr>
            </w:div>
            <w:div w:id="741609995">
              <w:marLeft w:val="480"/>
              <w:marRight w:val="0"/>
              <w:marTop w:val="0"/>
              <w:marBottom w:val="0"/>
              <w:divBdr>
                <w:top w:val="none" w:sz="0" w:space="0" w:color="auto"/>
                <w:left w:val="none" w:sz="0" w:space="0" w:color="auto"/>
                <w:bottom w:val="none" w:sz="0" w:space="0" w:color="auto"/>
                <w:right w:val="none" w:sz="0" w:space="0" w:color="auto"/>
              </w:divBdr>
            </w:div>
            <w:div w:id="741635643">
              <w:marLeft w:val="480"/>
              <w:marRight w:val="0"/>
              <w:marTop w:val="0"/>
              <w:marBottom w:val="0"/>
              <w:divBdr>
                <w:top w:val="none" w:sz="0" w:space="0" w:color="auto"/>
                <w:left w:val="none" w:sz="0" w:space="0" w:color="auto"/>
                <w:bottom w:val="none" w:sz="0" w:space="0" w:color="auto"/>
                <w:right w:val="none" w:sz="0" w:space="0" w:color="auto"/>
              </w:divBdr>
            </w:div>
            <w:div w:id="741830534">
              <w:marLeft w:val="480"/>
              <w:marRight w:val="0"/>
              <w:marTop w:val="0"/>
              <w:marBottom w:val="0"/>
              <w:divBdr>
                <w:top w:val="none" w:sz="0" w:space="0" w:color="auto"/>
                <w:left w:val="none" w:sz="0" w:space="0" w:color="auto"/>
                <w:bottom w:val="none" w:sz="0" w:space="0" w:color="auto"/>
                <w:right w:val="none" w:sz="0" w:space="0" w:color="auto"/>
              </w:divBdr>
            </w:div>
            <w:div w:id="741872461">
              <w:marLeft w:val="480"/>
              <w:marRight w:val="0"/>
              <w:marTop w:val="0"/>
              <w:marBottom w:val="0"/>
              <w:divBdr>
                <w:top w:val="none" w:sz="0" w:space="0" w:color="auto"/>
                <w:left w:val="none" w:sz="0" w:space="0" w:color="auto"/>
                <w:bottom w:val="none" w:sz="0" w:space="0" w:color="auto"/>
                <w:right w:val="none" w:sz="0" w:space="0" w:color="auto"/>
              </w:divBdr>
            </w:div>
            <w:div w:id="741945143">
              <w:marLeft w:val="480"/>
              <w:marRight w:val="0"/>
              <w:marTop w:val="0"/>
              <w:marBottom w:val="0"/>
              <w:divBdr>
                <w:top w:val="none" w:sz="0" w:space="0" w:color="auto"/>
                <w:left w:val="none" w:sz="0" w:space="0" w:color="auto"/>
                <w:bottom w:val="none" w:sz="0" w:space="0" w:color="auto"/>
                <w:right w:val="none" w:sz="0" w:space="0" w:color="auto"/>
              </w:divBdr>
            </w:div>
            <w:div w:id="741947059">
              <w:marLeft w:val="480"/>
              <w:marRight w:val="0"/>
              <w:marTop w:val="0"/>
              <w:marBottom w:val="0"/>
              <w:divBdr>
                <w:top w:val="none" w:sz="0" w:space="0" w:color="auto"/>
                <w:left w:val="none" w:sz="0" w:space="0" w:color="auto"/>
                <w:bottom w:val="none" w:sz="0" w:space="0" w:color="auto"/>
                <w:right w:val="none" w:sz="0" w:space="0" w:color="auto"/>
              </w:divBdr>
            </w:div>
            <w:div w:id="741951639">
              <w:marLeft w:val="480"/>
              <w:marRight w:val="0"/>
              <w:marTop w:val="0"/>
              <w:marBottom w:val="0"/>
              <w:divBdr>
                <w:top w:val="none" w:sz="0" w:space="0" w:color="auto"/>
                <w:left w:val="none" w:sz="0" w:space="0" w:color="auto"/>
                <w:bottom w:val="none" w:sz="0" w:space="0" w:color="auto"/>
                <w:right w:val="none" w:sz="0" w:space="0" w:color="auto"/>
              </w:divBdr>
            </w:div>
            <w:div w:id="742022401">
              <w:marLeft w:val="480"/>
              <w:marRight w:val="0"/>
              <w:marTop w:val="0"/>
              <w:marBottom w:val="0"/>
              <w:divBdr>
                <w:top w:val="none" w:sz="0" w:space="0" w:color="auto"/>
                <w:left w:val="none" w:sz="0" w:space="0" w:color="auto"/>
                <w:bottom w:val="none" w:sz="0" w:space="0" w:color="auto"/>
                <w:right w:val="none" w:sz="0" w:space="0" w:color="auto"/>
              </w:divBdr>
            </w:div>
            <w:div w:id="742066303">
              <w:marLeft w:val="480"/>
              <w:marRight w:val="0"/>
              <w:marTop w:val="0"/>
              <w:marBottom w:val="0"/>
              <w:divBdr>
                <w:top w:val="none" w:sz="0" w:space="0" w:color="auto"/>
                <w:left w:val="none" w:sz="0" w:space="0" w:color="auto"/>
                <w:bottom w:val="none" w:sz="0" w:space="0" w:color="auto"/>
                <w:right w:val="none" w:sz="0" w:space="0" w:color="auto"/>
              </w:divBdr>
            </w:div>
            <w:div w:id="742217563">
              <w:marLeft w:val="480"/>
              <w:marRight w:val="0"/>
              <w:marTop w:val="0"/>
              <w:marBottom w:val="0"/>
              <w:divBdr>
                <w:top w:val="none" w:sz="0" w:space="0" w:color="auto"/>
                <w:left w:val="none" w:sz="0" w:space="0" w:color="auto"/>
                <w:bottom w:val="none" w:sz="0" w:space="0" w:color="auto"/>
                <w:right w:val="none" w:sz="0" w:space="0" w:color="auto"/>
              </w:divBdr>
            </w:div>
            <w:div w:id="742262273">
              <w:marLeft w:val="480"/>
              <w:marRight w:val="0"/>
              <w:marTop w:val="0"/>
              <w:marBottom w:val="0"/>
              <w:divBdr>
                <w:top w:val="none" w:sz="0" w:space="0" w:color="auto"/>
                <w:left w:val="none" w:sz="0" w:space="0" w:color="auto"/>
                <w:bottom w:val="none" w:sz="0" w:space="0" w:color="auto"/>
                <w:right w:val="none" w:sz="0" w:space="0" w:color="auto"/>
              </w:divBdr>
            </w:div>
            <w:div w:id="742335978">
              <w:marLeft w:val="480"/>
              <w:marRight w:val="0"/>
              <w:marTop w:val="0"/>
              <w:marBottom w:val="0"/>
              <w:divBdr>
                <w:top w:val="none" w:sz="0" w:space="0" w:color="auto"/>
                <w:left w:val="none" w:sz="0" w:space="0" w:color="auto"/>
                <w:bottom w:val="none" w:sz="0" w:space="0" w:color="auto"/>
                <w:right w:val="none" w:sz="0" w:space="0" w:color="auto"/>
              </w:divBdr>
            </w:div>
            <w:div w:id="742458763">
              <w:marLeft w:val="480"/>
              <w:marRight w:val="0"/>
              <w:marTop w:val="0"/>
              <w:marBottom w:val="0"/>
              <w:divBdr>
                <w:top w:val="none" w:sz="0" w:space="0" w:color="auto"/>
                <w:left w:val="none" w:sz="0" w:space="0" w:color="auto"/>
                <w:bottom w:val="none" w:sz="0" w:space="0" w:color="auto"/>
                <w:right w:val="none" w:sz="0" w:space="0" w:color="auto"/>
              </w:divBdr>
            </w:div>
            <w:div w:id="742483784">
              <w:marLeft w:val="480"/>
              <w:marRight w:val="0"/>
              <w:marTop w:val="0"/>
              <w:marBottom w:val="0"/>
              <w:divBdr>
                <w:top w:val="none" w:sz="0" w:space="0" w:color="auto"/>
                <w:left w:val="none" w:sz="0" w:space="0" w:color="auto"/>
                <w:bottom w:val="none" w:sz="0" w:space="0" w:color="auto"/>
                <w:right w:val="none" w:sz="0" w:space="0" w:color="auto"/>
              </w:divBdr>
            </w:div>
            <w:div w:id="742529035">
              <w:marLeft w:val="480"/>
              <w:marRight w:val="0"/>
              <w:marTop w:val="0"/>
              <w:marBottom w:val="0"/>
              <w:divBdr>
                <w:top w:val="none" w:sz="0" w:space="0" w:color="auto"/>
                <w:left w:val="none" w:sz="0" w:space="0" w:color="auto"/>
                <w:bottom w:val="none" w:sz="0" w:space="0" w:color="auto"/>
                <w:right w:val="none" w:sz="0" w:space="0" w:color="auto"/>
              </w:divBdr>
            </w:div>
            <w:div w:id="742532946">
              <w:marLeft w:val="480"/>
              <w:marRight w:val="0"/>
              <w:marTop w:val="0"/>
              <w:marBottom w:val="0"/>
              <w:divBdr>
                <w:top w:val="none" w:sz="0" w:space="0" w:color="auto"/>
                <w:left w:val="none" w:sz="0" w:space="0" w:color="auto"/>
                <w:bottom w:val="none" w:sz="0" w:space="0" w:color="auto"/>
                <w:right w:val="none" w:sz="0" w:space="0" w:color="auto"/>
              </w:divBdr>
            </w:div>
            <w:div w:id="742601174">
              <w:marLeft w:val="480"/>
              <w:marRight w:val="0"/>
              <w:marTop w:val="0"/>
              <w:marBottom w:val="0"/>
              <w:divBdr>
                <w:top w:val="none" w:sz="0" w:space="0" w:color="auto"/>
                <w:left w:val="none" w:sz="0" w:space="0" w:color="auto"/>
                <w:bottom w:val="none" w:sz="0" w:space="0" w:color="auto"/>
                <w:right w:val="none" w:sz="0" w:space="0" w:color="auto"/>
              </w:divBdr>
            </w:div>
            <w:div w:id="742607336">
              <w:marLeft w:val="480"/>
              <w:marRight w:val="0"/>
              <w:marTop w:val="0"/>
              <w:marBottom w:val="0"/>
              <w:divBdr>
                <w:top w:val="none" w:sz="0" w:space="0" w:color="auto"/>
                <w:left w:val="none" w:sz="0" w:space="0" w:color="auto"/>
                <w:bottom w:val="none" w:sz="0" w:space="0" w:color="auto"/>
                <w:right w:val="none" w:sz="0" w:space="0" w:color="auto"/>
              </w:divBdr>
            </w:div>
            <w:div w:id="742681497">
              <w:marLeft w:val="480"/>
              <w:marRight w:val="0"/>
              <w:marTop w:val="0"/>
              <w:marBottom w:val="0"/>
              <w:divBdr>
                <w:top w:val="none" w:sz="0" w:space="0" w:color="auto"/>
                <w:left w:val="none" w:sz="0" w:space="0" w:color="auto"/>
                <w:bottom w:val="none" w:sz="0" w:space="0" w:color="auto"/>
                <w:right w:val="none" w:sz="0" w:space="0" w:color="auto"/>
              </w:divBdr>
            </w:div>
            <w:div w:id="742684062">
              <w:marLeft w:val="480"/>
              <w:marRight w:val="0"/>
              <w:marTop w:val="0"/>
              <w:marBottom w:val="0"/>
              <w:divBdr>
                <w:top w:val="none" w:sz="0" w:space="0" w:color="auto"/>
                <w:left w:val="none" w:sz="0" w:space="0" w:color="auto"/>
                <w:bottom w:val="none" w:sz="0" w:space="0" w:color="auto"/>
                <w:right w:val="none" w:sz="0" w:space="0" w:color="auto"/>
              </w:divBdr>
            </w:div>
            <w:div w:id="742873663">
              <w:marLeft w:val="480"/>
              <w:marRight w:val="0"/>
              <w:marTop w:val="0"/>
              <w:marBottom w:val="0"/>
              <w:divBdr>
                <w:top w:val="none" w:sz="0" w:space="0" w:color="auto"/>
                <w:left w:val="none" w:sz="0" w:space="0" w:color="auto"/>
                <w:bottom w:val="none" w:sz="0" w:space="0" w:color="auto"/>
                <w:right w:val="none" w:sz="0" w:space="0" w:color="auto"/>
              </w:divBdr>
            </w:div>
            <w:div w:id="742873925">
              <w:marLeft w:val="480"/>
              <w:marRight w:val="0"/>
              <w:marTop w:val="0"/>
              <w:marBottom w:val="0"/>
              <w:divBdr>
                <w:top w:val="none" w:sz="0" w:space="0" w:color="auto"/>
                <w:left w:val="none" w:sz="0" w:space="0" w:color="auto"/>
                <w:bottom w:val="none" w:sz="0" w:space="0" w:color="auto"/>
                <w:right w:val="none" w:sz="0" w:space="0" w:color="auto"/>
              </w:divBdr>
            </w:div>
            <w:div w:id="742917241">
              <w:marLeft w:val="480"/>
              <w:marRight w:val="0"/>
              <w:marTop w:val="0"/>
              <w:marBottom w:val="0"/>
              <w:divBdr>
                <w:top w:val="none" w:sz="0" w:space="0" w:color="auto"/>
                <w:left w:val="none" w:sz="0" w:space="0" w:color="auto"/>
                <w:bottom w:val="none" w:sz="0" w:space="0" w:color="auto"/>
                <w:right w:val="none" w:sz="0" w:space="0" w:color="auto"/>
              </w:divBdr>
            </w:div>
            <w:div w:id="742987885">
              <w:marLeft w:val="480"/>
              <w:marRight w:val="0"/>
              <w:marTop w:val="0"/>
              <w:marBottom w:val="0"/>
              <w:divBdr>
                <w:top w:val="none" w:sz="0" w:space="0" w:color="auto"/>
                <w:left w:val="none" w:sz="0" w:space="0" w:color="auto"/>
                <w:bottom w:val="none" w:sz="0" w:space="0" w:color="auto"/>
                <w:right w:val="none" w:sz="0" w:space="0" w:color="auto"/>
              </w:divBdr>
            </w:div>
            <w:div w:id="742989108">
              <w:marLeft w:val="480"/>
              <w:marRight w:val="0"/>
              <w:marTop w:val="0"/>
              <w:marBottom w:val="0"/>
              <w:divBdr>
                <w:top w:val="none" w:sz="0" w:space="0" w:color="auto"/>
                <w:left w:val="none" w:sz="0" w:space="0" w:color="auto"/>
                <w:bottom w:val="none" w:sz="0" w:space="0" w:color="auto"/>
                <w:right w:val="none" w:sz="0" w:space="0" w:color="auto"/>
              </w:divBdr>
            </w:div>
            <w:div w:id="743137858">
              <w:marLeft w:val="480"/>
              <w:marRight w:val="0"/>
              <w:marTop w:val="0"/>
              <w:marBottom w:val="0"/>
              <w:divBdr>
                <w:top w:val="none" w:sz="0" w:space="0" w:color="auto"/>
                <w:left w:val="none" w:sz="0" w:space="0" w:color="auto"/>
                <w:bottom w:val="none" w:sz="0" w:space="0" w:color="auto"/>
                <w:right w:val="none" w:sz="0" w:space="0" w:color="auto"/>
              </w:divBdr>
            </w:div>
            <w:div w:id="743140443">
              <w:marLeft w:val="480"/>
              <w:marRight w:val="0"/>
              <w:marTop w:val="0"/>
              <w:marBottom w:val="0"/>
              <w:divBdr>
                <w:top w:val="none" w:sz="0" w:space="0" w:color="auto"/>
                <w:left w:val="none" w:sz="0" w:space="0" w:color="auto"/>
                <w:bottom w:val="none" w:sz="0" w:space="0" w:color="auto"/>
                <w:right w:val="none" w:sz="0" w:space="0" w:color="auto"/>
              </w:divBdr>
            </w:div>
            <w:div w:id="743144202">
              <w:marLeft w:val="480"/>
              <w:marRight w:val="0"/>
              <w:marTop w:val="0"/>
              <w:marBottom w:val="0"/>
              <w:divBdr>
                <w:top w:val="none" w:sz="0" w:space="0" w:color="auto"/>
                <w:left w:val="none" w:sz="0" w:space="0" w:color="auto"/>
                <w:bottom w:val="none" w:sz="0" w:space="0" w:color="auto"/>
                <w:right w:val="none" w:sz="0" w:space="0" w:color="auto"/>
              </w:divBdr>
            </w:div>
            <w:div w:id="743183182">
              <w:marLeft w:val="480"/>
              <w:marRight w:val="0"/>
              <w:marTop w:val="0"/>
              <w:marBottom w:val="0"/>
              <w:divBdr>
                <w:top w:val="none" w:sz="0" w:space="0" w:color="auto"/>
                <w:left w:val="none" w:sz="0" w:space="0" w:color="auto"/>
                <w:bottom w:val="none" w:sz="0" w:space="0" w:color="auto"/>
                <w:right w:val="none" w:sz="0" w:space="0" w:color="auto"/>
              </w:divBdr>
            </w:div>
            <w:div w:id="743331615">
              <w:marLeft w:val="480"/>
              <w:marRight w:val="0"/>
              <w:marTop w:val="0"/>
              <w:marBottom w:val="0"/>
              <w:divBdr>
                <w:top w:val="none" w:sz="0" w:space="0" w:color="auto"/>
                <w:left w:val="none" w:sz="0" w:space="0" w:color="auto"/>
                <w:bottom w:val="none" w:sz="0" w:space="0" w:color="auto"/>
                <w:right w:val="none" w:sz="0" w:space="0" w:color="auto"/>
              </w:divBdr>
            </w:div>
            <w:div w:id="743576439">
              <w:marLeft w:val="480"/>
              <w:marRight w:val="0"/>
              <w:marTop w:val="0"/>
              <w:marBottom w:val="0"/>
              <w:divBdr>
                <w:top w:val="none" w:sz="0" w:space="0" w:color="auto"/>
                <w:left w:val="none" w:sz="0" w:space="0" w:color="auto"/>
                <w:bottom w:val="none" w:sz="0" w:space="0" w:color="auto"/>
                <w:right w:val="none" w:sz="0" w:space="0" w:color="auto"/>
              </w:divBdr>
            </w:div>
            <w:div w:id="743601393">
              <w:marLeft w:val="480"/>
              <w:marRight w:val="0"/>
              <w:marTop w:val="0"/>
              <w:marBottom w:val="0"/>
              <w:divBdr>
                <w:top w:val="none" w:sz="0" w:space="0" w:color="auto"/>
                <w:left w:val="none" w:sz="0" w:space="0" w:color="auto"/>
                <w:bottom w:val="none" w:sz="0" w:space="0" w:color="auto"/>
                <w:right w:val="none" w:sz="0" w:space="0" w:color="auto"/>
              </w:divBdr>
            </w:div>
            <w:div w:id="743645343">
              <w:marLeft w:val="480"/>
              <w:marRight w:val="0"/>
              <w:marTop w:val="0"/>
              <w:marBottom w:val="0"/>
              <w:divBdr>
                <w:top w:val="none" w:sz="0" w:space="0" w:color="auto"/>
                <w:left w:val="none" w:sz="0" w:space="0" w:color="auto"/>
                <w:bottom w:val="none" w:sz="0" w:space="0" w:color="auto"/>
                <w:right w:val="none" w:sz="0" w:space="0" w:color="auto"/>
              </w:divBdr>
            </w:div>
            <w:div w:id="743727065">
              <w:marLeft w:val="480"/>
              <w:marRight w:val="0"/>
              <w:marTop w:val="0"/>
              <w:marBottom w:val="0"/>
              <w:divBdr>
                <w:top w:val="none" w:sz="0" w:space="0" w:color="auto"/>
                <w:left w:val="none" w:sz="0" w:space="0" w:color="auto"/>
                <w:bottom w:val="none" w:sz="0" w:space="0" w:color="auto"/>
                <w:right w:val="none" w:sz="0" w:space="0" w:color="auto"/>
              </w:divBdr>
            </w:div>
            <w:div w:id="743768740">
              <w:marLeft w:val="480"/>
              <w:marRight w:val="0"/>
              <w:marTop w:val="0"/>
              <w:marBottom w:val="0"/>
              <w:divBdr>
                <w:top w:val="none" w:sz="0" w:space="0" w:color="auto"/>
                <w:left w:val="none" w:sz="0" w:space="0" w:color="auto"/>
                <w:bottom w:val="none" w:sz="0" w:space="0" w:color="auto"/>
                <w:right w:val="none" w:sz="0" w:space="0" w:color="auto"/>
              </w:divBdr>
            </w:div>
            <w:div w:id="743915235">
              <w:marLeft w:val="480"/>
              <w:marRight w:val="0"/>
              <w:marTop w:val="0"/>
              <w:marBottom w:val="0"/>
              <w:divBdr>
                <w:top w:val="none" w:sz="0" w:space="0" w:color="auto"/>
                <w:left w:val="none" w:sz="0" w:space="0" w:color="auto"/>
                <w:bottom w:val="none" w:sz="0" w:space="0" w:color="auto"/>
                <w:right w:val="none" w:sz="0" w:space="0" w:color="auto"/>
              </w:divBdr>
            </w:div>
            <w:div w:id="743918967">
              <w:marLeft w:val="480"/>
              <w:marRight w:val="0"/>
              <w:marTop w:val="0"/>
              <w:marBottom w:val="0"/>
              <w:divBdr>
                <w:top w:val="none" w:sz="0" w:space="0" w:color="auto"/>
                <w:left w:val="none" w:sz="0" w:space="0" w:color="auto"/>
                <w:bottom w:val="none" w:sz="0" w:space="0" w:color="auto"/>
                <w:right w:val="none" w:sz="0" w:space="0" w:color="auto"/>
              </w:divBdr>
            </w:div>
            <w:div w:id="744030868">
              <w:marLeft w:val="480"/>
              <w:marRight w:val="0"/>
              <w:marTop w:val="0"/>
              <w:marBottom w:val="0"/>
              <w:divBdr>
                <w:top w:val="none" w:sz="0" w:space="0" w:color="auto"/>
                <w:left w:val="none" w:sz="0" w:space="0" w:color="auto"/>
                <w:bottom w:val="none" w:sz="0" w:space="0" w:color="auto"/>
                <w:right w:val="none" w:sz="0" w:space="0" w:color="auto"/>
              </w:divBdr>
            </w:div>
            <w:div w:id="744110136">
              <w:marLeft w:val="480"/>
              <w:marRight w:val="0"/>
              <w:marTop w:val="0"/>
              <w:marBottom w:val="0"/>
              <w:divBdr>
                <w:top w:val="none" w:sz="0" w:space="0" w:color="auto"/>
                <w:left w:val="none" w:sz="0" w:space="0" w:color="auto"/>
                <w:bottom w:val="none" w:sz="0" w:space="0" w:color="auto"/>
                <w:right w:val="none" w:sz="0" w:space="0" w:color="auto"/>
              </w:divBdr>
            </w:div>
            <w:div w:id="744186799">
              <w:marLeft w:val="480"/>
              <w:marRight w:val="0"/>
              <w:marTop w:val="0"/>
              <w:marBottom w:val="0"/>
              <w:divBdr>
                <w:top w:val="none" w:sz="0" w:space="0" w:color="auto"/>
                <w:left w:val="none" w:sz="0" w:space="0" w:color="auto"/>
                <w:bottom w:val="none" w:sz="0" w:space="0" w:color="auto"/>
                <w:right w:val="none" w:sz="0" w:space="0" w:color="auto"/>
              </w:divBdr>
            </w:div>
            <w:div w:id="744227520">
              <w:marLeft w:val="480"/>
              <w:marRight w:val="0"/>
              <w:marTop w:val="0"/>
              <w:marBottom w:val="0"/>
              <w:divBdr>
                <w:top w:val="none" w:sz="0" w:space="0" w:color="auto"/>
                <w:left w:val="none" w:sz="0" w:space="0" w:color="auto"/>
                <w:bottom w:val="none" w:sz="0" w:space="0" w:color="auto"/>
                <w:right w:val="none" w:sz="0" w:space="0" w:color="auto"/>
              </w:divBdr>
            </w:div>
            <w:div w:id="744228799">
              <w:marLeft w:val="480"/>
              <w:marRight w:val="0"/>
              <w:marTop w:val="0"/>
              <w:marBottom w:val="0"/>
              <w:divBdr>
                <w:top w:val="none" w:sz="0" w:space="0" w:color="auto"/>
                <w:left w:val="none" w:sz="0" w:space="0" w:color="auto"/>
                <w:bottom w:val="none" w:sz="0" w:space="0" w:color="auto"/>
                <w:right w:val="none" w:sz="0" w:space="0" w:color="auto"/>
              </w:divBdr>
            </w:div>
            <w:div w:id="744301114">
              <w:marLeft w:val="480"/>
              <w:marRight w:val="0"/>
              <w:marTop w:val="0"/>
              <w:marBottom w:val="0"/>
              <w:divBdr>
                <w:top w:val="none" w:sz="0" w:space="0" w:color="auto"/>
                <w:left w:val="none" w:sz="0" w:space="0" w:color="auto"/>
                <w:bottom w:val="none" w:sz="0" w:space="0" w:color="auto"/>
                <w:right w:val="none" w:sz="0" w:space="0" w:color="auto"/>
              </w:divBdr>
            </w:div>
            <w:div w:id="744304190">
              <w:marLeft w:val="480"/>
              <w:marRight w:val="0"/>
              <w:marTop w:val="0"/>
              <w:marBottom w:val="0"/>
              <w:divBdr>
                <w:top w:val="none" w:sz="0" w:space="0" w:color="auto"/>
                <w:left w:val="none" w:sz="0" w:space="0" w:color="auto"/>
                <w:bottom w:val="none" w:sz="0" w:space="0" w:color="auto"/>
                <w:right w:val="none" w:sz="0" w:space="0" w:color="auto"/>
              </w:divBdr>
            </w:div>
            <w:div w:id="744500378">
              <w:marLeft w:val="480"/>
              <w:marRight w:val="0"/>
              <w:marTop w:val="0"/>
              <w:marBottom w:val="0"/>
              <w:divBdr>
                <w:top w:val="none" w:sz="0" w:space="0" w:color="auto"/>
                <w:left w:val="none" w:sz="0" w:space="0" w:color="auto"/>
                <w:bottom w:val="none" w:sz="0" w:space="0" w:color="auto"/>
                <w:right w:val="none" w:sz="0" w:space="0" w:color="auto"/>
              </w:divBdr>
            </w:div>
            <w:div w:id="744685919">
              <w:marLeft w:val="480"/>
              <w:marRight w:val="0"/>
              <w:marTop w:val="0"/>
              <w:marBottom w:val="0"/>
              <w:divBdr>
                <w:top w:val="none" w:sz="0" w:space="0" w:color="auto"/>
                <w:left w:val="none" w:sz="0" w:space="0" w:color="auto"/>
                <w:bottom w:val="none" w:sz="0" w:space="0" w:color="auto"/>
                <w:right w:val="none" w:sz="0" w:space="0" w:color="auto"/>
              </w:divBdr>
            </w:div>
            <w:div w:id="744691500">
              <w:marLeft w:val="480"/>
              <w:marRight w:val="0"/>
              <w:marTop w:val="0"/>
              <w:marBottom w:val="0"/>
              <w:divBdr>
                <w:top w:val="none" w:sz="0" w:space="0" w:color="auto"/>
                <w:left w:val="none" w:sz="0" w:space="0" w:color="auto"/>
                <w:bottom w:val="none" w:sz="0" w:space="0" w:color="auto"/>
                <w:right w:val="none" w:sz="0" w:space="0" w:color="auto"/>
              </w:divBdr>
            </w:div>
            <w:div w:id="744693039">
              <w:marLeft w:val="480"/>
              <w:marRight w:val="0"/>
              <w:marTop w:val="0"/>
              <w:marBottom w:val="0"/>
              <w:divBdr>
                <w:top w:val="none" w:sz="0" w:space="0" w:color="auto"/>
                <w:left w:val="none" w:sz="0" w:space="0" w:color="auto"/>
                <w:bottom w:val="none" w:sz="0" w:space="0" w:color="auto"/>
                <w:right w:val="none" w:sz="0" w:space="0" w:color="auto"/>
              </w:divBdr>
            </w:div>
            <w:div w:id="744717590">
              <w:marLeft w:val="480"/>
              <w:marRight w:val="0"/>
              <w:marTop w:val="0"/>
              <w:marBottom w:val="0"/>
              <w:divBdr>
                <w:top w:val="none" w:sz="0" w:space="0" w:color="auto"/>
                <w:left w:val="none" w:sz="0" w:space="0" w:color="auto"/>
                <w:bottom w:val="none" w:sz="0" w:space="0" w:color="auto"/>
                <w:right w:val="none" w:sz="0" w:space="0" w:color="auto"/>
              </w:divBdr>
            </w:div>
            <w:div w:id="744759813">
              <w:marLeft w:val="480"/>
              <w:marRight w:val="0"/>
              <w:marTop w:val="0"/>
              <w:marBottom w:val="0"/>
              <w:divBdr>
                <w:top w:val="none" w:sz="0" w:space="0" w:color="auto"/>
                <w:left w:val="none" w:sz="0" w:space="0" w:color="auto"/>
                <w:bottom w:val="none" w:sz="0" w:space="0" w:color="auto"/>
                <w:right w:val="none" w:sz="0" w:space="0" w:color="auto"/>
              </w:divBdr>
            </w:div>
            <w:div w:id="744761781">
              <w:marLeft w:val="480"/>
              <w:marRight w:val="0"/>
              <w:marTop w:val="0"/>
              <w:marBottom w:val="0"/>
              <w:divBdr>
                <w:top w:val="none" w:sz="0" w:space="0" w:color="auto"/>
                <w:left w:val="none" w:sz="0" w:space="0" w:color="auto"/>
                <w:bottom w:val="none" w:sz="0" w:space="0" w:color="auto"/>
                <w:right w:val="none" w:sz="0" w:space="0" w:color="auto"/>
              </w:divBdr>
            </w:div>
            <w:div w:id="744762667">
              <w:marLeft w:val="480"/>
              <w:marRight w:val="0"/>
              <w:marTop w:val="0"/>
              <w:marBottom w:val="0"/>
              <w:divBdr>
                <w:top w:val="none" w:sz="0" w:space="0" w:color="auto"/>
                <w:left w:val="none" w:sz="0" w:space="0" w:color="auto"/>
                <w:bottom w:val="none" w:sz="0" w:space="0" w:color="auto"/>
                <w:right w:val="none" w:sz="0" w:space="0" w:color="auto"/>
              </w:divBdr>
            </w:div>
            <w:div w:id="744911689">
              <w:marLeft w:val="480"/>
              <w:marRight w:val="0"/>
              <w:marTop w:val="0"/>
              <w:marBottom w:val="0"/>
              <w:divBdr>
                <w:top w:val="none" w:sz="0" w:space="0" w:color="auto"/>
                <w:left w:val="none" w:sz="0" w:space="0" w:color="auto"/>
                <w:bottom w:val="none" w:sz="0" w:space="0" w:color="auto"/>
                <w:right w:val="none" w:sz="0" w:space="0" w:color="auto"/>
              </w:divBdr>
            </w:div>
            <w:div w:id="744913927">
              <w:marLeft w:val="480"/>
              <w:marRight w:val="0"/>
              <w:marTop w:val="0"/>
              <w:marBottom w:val="0"/>
              <w:divBdr>
                <w:top w:val="none" w:sz="0" w:space="0" w:color="auto"/>
                <w:left w:val="none" w:sz="0" w:space="0" w:color="auto"/>
                <w:bottom w:val="none" w:sz="0" w:space="0" w:color="auto"/>
                <w:right w:val="none" w:sz="0" w:space="0" w:color="auto"/>
              </w:divBdr>
            </w:div>
            <w:div w:id="744954034">
              <w:marLeft w:val="480"/>
              <w:marRight w:val="0"/>
              <w:marTop w:val="0"/>
              <w:marBottom w:val="0"/>
              <w:divBdr>
                <w:top w:val="none" w:sz="0" w:space="0" w:color="auto"/>
                <w:left w:val="none" w:sz="0" w:space="0" w:color="auto"/>
                <w:bottom w:val="none" w:sz="0" w:space="0" w:color="auto"/>
                <w:right w:val="none" w:sz="0" w:space="0" w:color="auto"/>
              </w:divBdr>
            </w:div>
            <w:div w:id="745028987">
              <w:marLeft w:val="480"/>
              <w:marRight w:val="0"/>
              <w:marTop w:val="0"/>
              <w:marBottom w:val="0"/>
              <w:divBdr>
                <w:top w:val="none" w:sz="0" w:space="0" w:color="auto"/>
                <w:left w:val="none" w:sz="0" w:space="0" w:color="auto"/>
                <w:bottom w:val="none" w:sz="0" w:space="0" w:color="auto"/>
                <w:right w:val="none" w:sz="0" w:space="0" w:color="auto"/>
              </w:divBdr>
            </w:div>
            <w:div w:id="745147702">
              <w:marLeft w:val="480"/>
              <w:marRight w:val="0"/>
              <w:marTop w:val="0"/>
              <w:marBottom w:val="0"/>
              <w:divBdr>
                <w:top w:val="none" w:sz="0" w:space="0" w:color="auto"/>
                <w:left w:val="none" w:sz="0" w:space="0" w:color="auto"/>
                <w:bottom w:val="none" w:sz="0" w:space="0" w:color="auto"/>
                <w:right w:val="none" w:sz="0" w:space="0" w:color="auto"/>
              </w:divBdr>
            </w:div>
            <w:div w:id="745149436">
              <w:marLeft w:val="480"/>
              <w:marRight w:val="0"/>
              <w:marTop w:val="0"/>
              <w:marBottom w:val="0"/>
              <w:divBdr>
                <w:top w:val="none" w:sz="0" w:space="0" w:color="auto"/>
                <w:left w:val="none" w:sz="0" w:space="0" w:color="auto"/>
                <w:bottom w:val="none" w:sz="0" w:space="0" w:color="auto"/>
                <w:right w:val="none" w:sz="0" w:space="0" w:color="auto"/>
              </w:divBdr>
            </w:div>
            <w:div w:id="745224556">
              <w:marLeft w:val="480"/>
              <w:marRight w:val="0"/>
              <w:marTop w:val="0"/>
              <w:marBottom w:val="0"/>
              <w:divBdr>
                <w:top w:val="none" w:sz="0" w:space="0" w:color="auto"/>
                <w:left w:val="none" w:sz="0" w:space="0" w:color="auto"/>
                <w:bottom w:val="none" w:sz="0" w:space="0" w:color="auto"/>
                <w:right w:val="none" w:sz="0" w:space="0" w:color="auto"/>
              </w:divBdr>
            </w:div>
            <w:div w:id="745297231">
              <w:marLeft w:val="480"/>
              <w:marRight w:val="0"/>
              <w:marTop w:val="0"/>
              <w:marBottom w:val="0"/>
              <w:divBdr>
                <w:top w:val="none" w:sz="0" w:space="0" w:color="auto"/>
                <w:left w:val="none" w:sz="0" w:space="0" w:color="auto"/>
                <w:bottom w:val="none" w:sz="0" w:space="0" w:color="auto"/>
                <w:right w:val="none" w:sz="0" w:space="0" w:color="auto"/>
              </w:divBdr>
            </w:div>
            <w:div w:id="745303710">
              <w:marLeft w:val="480"/>
              <w:marRight w:val="0"/>
              <w:marTop w:val="0"/>
              <w:marBottom w:val="0"/>
              <w:divBdr>
                <w:top w:val="none" w:sz="0" w:space="0" w:color="auto"/>
                <w:left w:val="none" w:sz="0" w:space="0" w:color="auto"/>
                <w:bottom w:val="none" w:sz="0" w:space="0" w:color="auto"/>
                <w:right w:val="none" w:sz="0" w:space="0" w:color="auto"/>
              </w:divBdr>
            </w:div>
            <w:div w:id="745347686">
              <w:marLeft w:val="480"/>
              <w:marRight w:val="0"/>
              <w:marTop w:val="0"/>
              <w:marBottom w:val="0"/>
              <w:divBdr>
                <w:top w:val="none" w:sz="0" w:space="0" w:color="auto"/>
                <w:left w:val="none" w:sz="0" w:space="0" w:color="auto"/>
                <w:bottom w:val="none" w:sz="0" w:space="0" w:color="auto"/>
                <w:right w:val="none" w:sz="0" w:space="0" w:color="auto"/>
              </w:divBdr>
            </w:div>
            <w:div w:id="745415767">
              <w:marLeft w:val="480"/>
              <w:marRight w:val="0"/>
              <w:marTop w:val="0"/>
              <w:marBottom w:val="0"/>
              <w:divBdr>
                <w:top w:val="none" w:sz="0" w:space="0" w:color="auto"/>
                <w:left w:val="none" w:sz="0" w:space="0" w:color="auto"/>
                <w:bottom w:val="none" w:sz="0" w:space="0" w:color="auto"/>
                <w:right w:val="none" w:sz="0" w:space="0" w:color="auto"/>
              </w:divBdr>
            </w:div>
            <w:div w:id="745416182">
              <w:marLeft w:val="480"/>
              <w:marRight w:val="0"/>
              <w:marTop w:val="0"/>
              <w:marBottom w:val="0"/>
              <w:divBdr>
                <w:top w:val="none" w:sz="0" w:space="0" w:color="auto"/>
                <w:left w:val="none" w:sz="0" w:space="0" w:color="auto"/>
                <w:bottom w:val="none" w:sz="0" w:space="0" w:color="auto"/>
                <w:right w:val="none" w:sz="0" w:space="0" w:color="auto"/>
              </w:divBdr>
            </w:div>
            <w:div w:id="745417509">
              <w:marLeft w:val="480"/>
              <w:marRight w:val="0"/>
              <w:marTop w:val="0"/>
              <w:marBottom w:val="0"/>
              <w:divBdr>
                <w:top w:val="none" w:sz="0" w:space="0" w:color="auto"/>
                <w:left w:val="none" w:sz="0" w:space="0" w:color="auto"/>
                <w:bottom w:val="none" w:sz="0" w:space="0" w:color="auto"/>
                <w:right w:val="none" w:sz="0" w:space="0" w:color="auto"/>
              </w:divBdr>
            </w:div>
            <w:div w:id="745538846">
              <w:marLeft w:val="480"/>
              <w:marRight w:val="0"/>
              <w:marTop w:val="0"/>
              <w:marBottom w:val="0"/>
              <w:divBdr>
                <w:top w:val="none" w:sz="0" w:space="0" w:color="auto"/>
                <w:left w:val="none" w:sz="0" w:space="0" w:color="auto"/>
                <w:bottom w:val="none" w:sz="0" w:space="0" w:color="auto"/>
                <w:right w:val="none" w:sz="0" w:space="0" w:color="auto"/>
              </w:divBdr>
            </w:div>
            <w:div w:id="745608856">
              <w:marLeft w:val="480"/>
              <w:marRight w:val="0"/>
              <w:marTop w:val="0"/>
              <w:marBottom w:val="0"/>
              <w:divBdr>
                <w:top w:val="none" w:sz="0" w:space="0" w:color="auto"/>
                <w:left w:val="none" w:sz="0" w:space="0" w:color="auto"/>
                <w:bottom w:val="none" w:sz="0" w:space="0" w:color="auto"/>
                <w:right w:val="none" w:sz="0" w:space="0" w:color="auto"/>
              </w:divBdr>
            </w:div>
            <w:div w:id="745765388">
              <w:marLeft w:val="480"/>
              <w:marRight w:val="0"/>
              <w:marTop w:val="0"/>
              <w:marBottom w:val="0"/>
              <w:divBdr>
                <w:top w:val="none" w:sz="0" w:space="0" w:color="auto"/>
                <w:left w:val="none" w:sz="0" w:space="0" w:color="auto"/>
                <w:bottom w:val="none" w:sz="0" w:space="0" w:color="auto"/>
                <w:right w:val="none" w:sz="0" w:space="0" w:color="auto"/>
              </w:divBdr>
            </w:div>
            <w:div w:id="745766414">
              <w:marLeft w:val="480"/>
              <w:marRight w:val="0"/>
              <w:marTop w:val="0"/>
              <w:marBottom w:val="0"/>
              <w:divBdr>
                <w:top w:val="none" w:sz="0" w:space="0" w:color="auto"/>
                <w:left w:val="none" w:sz="0" w:space="0" w:color="auto"/>
                <w:bottom w:val="none" w:sz="0" w:space="0" w:color="auto"/>
                <w:right w:val="none" w:sz="0" w:space="0" w:color="auto"/>
              </w:divBdr>
            </w:div>
            <w:div w:id="746071740">
              <w:marLeft w:val="480"/>
              <w:marRight w:val="0"/>
              <w:marTop w:val="0"/>
              <w:marBottom w:val="0"/>
              <w:divBdr>
                <w:top w:val="none" w:sz="0" w:space="0" w:color="auto"/>
                <w:left w:val="none" w:sz="0" w:space="0" w:color="auto"/>
                <w:bottom w:val="none" w:sz="0" w:space="0" w:color="auto"/>
                <w:right w:val="none" w:sz="0" w:space="0" w:color="auto"/>
              </w:divBdr>
            </w:div>
            <w:div w:id="746074575">
              <w:marLeft w:val="480"/>
              <w:marRight w:val="0"/>
              <w:marTop w:val="0"/>
              <w:marBottom w:val="0"/>
              <w:divBdr>
                <w:top w:val="none" w:sz="0" w:space="0" w:color="auto"/>
                <w:left w:val="none" w:sz="0" w:space="0" w:color="auto"/>
                <w:bottom w:val="none" w:sz="0" w:space="0" w:color="auto"/>
                <w:right w:val="none" w:sz="0" w:space="0" w:color="auto"/>
              </w:divBdr>
            </w:div>
            <w:div w:id="746076505">
              <w:marLeft w:val="480"/>
              <w:marRight w:val="0"/>
              <w:marTop w:val="0"/>
              <w:marBottom w:val="0"/>
              <w:divBdr>
                <w:top w:val="none" w:sz="0" w:space="0" w:color="auto"/>
                <w:left w:val="none" w:sz="0" w:space="0" w:color="auto"/>
                <w:bottom w:val="none" w:sz="0" w:space="0" w:color="auto"/>
                <w:right w:val="none" w:sz="0" w:space="0" w:color="auto"/>
              </w:divBdr>
            </w:div>
            <w:div w:id="746149093">
              <w:marLeft w:val="480"/>
              <w:marRight w:val="0"/>
              <w:marTop w:val="0"/>
              <w:marBottom w:val="0"/>
              <w:divBdr>
                <w:top w:val="none" w:sz="0" w:space="0" w:color="auto"/>
                <w:left w:val="none" w:sz="0" w:space="0" w:color="auto"/>
                <w:bottom w:val="none" w:sz="0" w:space="0" w:color="auto"/>
                <w:right w:val="none" w:sz="0" w:space="0" w:color="auto"/>
              </w:divBdr>
            </w:div>
            <w:div w:id="746192974">
              <w:marLeft w:val="480"/>
              <w:marRight w:val="0"/>
              <w:marTop w:val="0"/>
              <w:marBottom w:val="0"/>
              <w:divBdr>
                <w:top w:val="none" w:sz="0" w:space="0" w:color="auto"/>
                <w:left w:val="none" w:sz="0" w:space="0" w:color="auto"/>
                <w:bottom w:val="none" w:sz="0" w:space="0" w:color="auto"/>
                <w:right w:val="none" w:sz="0" w:space="0" w:color="auto"/>
              </w:divBdr>
            </w:div>
            <w:div w:id="746193830">
              <w:marLeft w:val="480"/>
              <w:marRight w:val="0"/>
              <w:marTop w:val="0"/>
              <w:marBottom w:val="0"/>
              <w:divBdr>
                <w:top w:val="none" w:sz="0" w:space="0" w:color="auto"/>
                <w:left w:val="none" w:sz="0" w:space="0" w:color="auto"/>
                <w:bottom w:val="none" w:sz="0" w:space="0" w:color="auto"/>
                <w:right w:val="none" w:sz="0" w:space="0" w:color="auto"/>
              </w:divBdr>
            </w:div>
            <w:div w:id="746265944">
              <w:marLeft w:val="480"/>
              <w:marRight w:val="0"/>
              <w:marTop w:val="0"/>
              <w:marBottom w:val="0"/>
              <w:divBdr>
                <w:top w:val="none" w:sz="0" w:space="0" w:color="auto"/>
                <w:left w:val="none" w:sz="0" w:space="0" w:color="auto"/>
                <w:bottom w:val="none" w:sz="0" w:space="0" w:color="auto"/>
                <w:right w:val="none" w:sz="0" w:space="0" w:color="auto"/>
              </w:divBdr>
            </w:div>
            <w:div w:id="746266500">
              <w:marLeft w:val="480"/>
              <w:marRight w:val="0"/>
              <w:marTop w:val="0"/>
              <w:marBottom w:val="0"/>
              <w:divBdr>
                <w:top w:val="none" w:sz="0" w:space="0" w:color="auto"/>
                <w:left w:val="none" w:sz="0" w:space="0" w:color="auto"/>
                <w:bottom w:val="none" w:sz="0" w:space="0" w:color="auto"/>
                <w:right w:val="none" w:sz="0" w:space="0" w:color="auto"/>
              </w:divBdr>
            </w:div>
            <w:div w:id="746457588">
              <w:marLeft w:val="480"/>
              <w:marRight w:val="0"/>
              <w:marTop w:val="0"/>
              <w:marBottom w:val="0"/>
              <w:divBdr>
                <w:top w:val="none" w:sz="0" w:space="0" w:color="auto"/>
                <w:left w:val="none" w:sz="0" w:space="0" w:color="auto"/>
                <w:bottom w:val="none" w:sz="0" w:space="0" w:color="auto"/>
                <w:right w:val="none" w:sz="0" w:space="0" w:color="auto"/>
              </w:divBdr>
            </w:div>
            <w:div w:id="746459824">
              <w:marLeft w:val="480"/>
              <w:marRight w:val="0"/>
              <w:marTop w:val="0"/>
              <w:marBottom w:val="0"/>
              <w:divBdr>
                <w:top w:val="none" w:sz="0" w:space="0" w:color="auto"/>
                <w:left w:val="none" w:sz="0" w:space="0" w:color="auto"/>
                <w:bottom w:val="none" w:sz="0" w:space="0" w:color="auto"/>
                <w:right w:val="none" w:sz="0" w:space="0" w:color="auto"/>
              </w:divBdr>
            </w:div>
            <w:div w:id="746608791">
              <w:marLeft w:val="480"/>
              <w:marRight w:val="0"/>
              <w:marTop w:val="0"/>
              <w:marBottom w:val="0"/>
              <w:divBdr>
                <w:top w:val="none" w:sz="0" w:space="0" w:color="auto"/>
                <w:left w:val="none" w:sz="0" w:space="0" w:color="auto"/>
                <w:bottom w:val="none" w:sz="0" w:space="0" w:color="auto"/>
                <w:right w:val="none" w:sz="0" w:space="0" w:color="auto"/>
              </w:divBdr>
            </w:div>
            <w:div w:id="746613568">
              <w:marLeft w:val="480"/>
              <w:marRight w:val="0"/>
              <w:marTop w:val="0"/>
              <w:marBottom w:val="0"/>
              <w:divBdr>
                <w:top w:val="none" w:sz="0" w:space="0" w:color="auto"/>
                <w:left w:val="none" w:sz="0" w:space="0" w:color="auto"/>
                <w:bottom w:val="none" w:sz="0" w:space="0" w:color="auto"/>
                <w:right w:val="none" w:sz="0" w:space="0" w:color="auto"/>
              </w:divBdr>
            </w:div>
            <w:div w:id="746616393">
              <w:marLeft w:val="480"/>
              <w:marRight w:val="0"/>
              <w:marTop w:val="0"/>
              <w:marBottom w:val="0"/>
              <w:divBdr>
                <w:top w:val="none" w:sz="0" w:space="0" w:color="auto"/>
                <w:left w:val="none" w:sz="0" w:space="0" w:color="auto"/>
                <w:bottom w:val="none" w:sz="0" w:space="0" w:color="auto"/>
                <w:right w:val="none" w:sz="0" w:space="0" w:color="auto"/>
              </w:divBdr>
            </w:div>
            <w:div w:id="746726269">
              <w:marLeft w:val="480"/>
              <w:marRight w:val="0"/>
              <w:marTop w:val="0"/>
              <w:marBottom w:val="0"/>
              <w:divBdr>
                <w:top w:val="none" w:sz="0" w:space="0" w:color="auto"/>
                <w:left w:val="none" w:sz="0" w:space="0" w:color="auto"/>
                <w:bottom w:val="none" w:sz="0" w:space="0" w:color="auto"/>
                <w:right w:val="none" w:sz="0" w:space="0" w:color="auto"/>
              </w:divBdr>
            </w:div>
            <w:div w:id="746729064">
              <w:marLeft w:val="480"/>
              <w:marRight w:val="0"/>
              <w:marTop w:val="0"/>
              <w:marBottom w:val="0"/>
              <w:divBdr>
                <w:top w:val="none" w:sz="0" w:space="0" w:color="auto"/>
                <w:left w:val="none" w:sz="0" w:space="0" w:color="auto"/>
                <w:bottom w:val="none" w:sz="0" w:space="0" w:color="auto"/>
                <w:right w:val="none" w:sz="0" w:space="0" w:color="auto"/>
              </w:divBdr>
            </w:div>
            <w:div w:id="746876367">
              <w:marLeft w:val="480"/>
              <w:marRight w:val="0"/>
              <w:marTop w:val="0"/>
              <w:marBottom w:val="0"/>
              <w:divBdr>
                <w:top w:val="none" w:sz="0" w:space="0" w:color="auto"/>
                <w:left w:val="none" w:sz="0" w:space="0" w:color="auto"/>
                <w:bottom w:val="none" w:sz="0" w:space="0" w:color="auto"/>
                <w:right w:val="none" w:sz="0" w:space="0" w:color="auto"/>
              </w:divBdr>
            </w:div>
            <w:div w:id="746879932">
              <w:marLeft w:val="480"/>
              <w:marRight w:val="0"/>
              <w:marTop w:val="0"/>
              <w:marBottom w:val="0"/>
              <w:divBdr>
                <w:top w:val="none" w:sz="0" w:space="0" w:color="auto"/>
                <w:left w:val="none" w:sz="0" w:space="0" w:color="auto"/>
                <w:bottom w:val="none" w:sz="0" w:space="0" w:color="auto"/>
                <w:right w:val="none" w:sz="0" w:space="0" w:color="auto"/>
              </w:divBdr>
            </w:div>
            <w:div w:id="746880821">
              <w:marLeft w:val="480"/>
              <w:marRight w:val="0"/>
              <w:marTop w:val="0"/>
              <w:marBottom w:val="0"/>
              <w:divBdr>
                <w:top w:val="none" w:sz="0" w:space="0" w:color="auto"/>
                <w:left w:val="none" w:sz="0" w:space="0" w:color="auto"/>
                <w:bottom w:val="none" w:sz="0" w:space="0" w:color="auto"/>
                <w:right w:val="none" w:sz="0" w:space="0" w:color="auto"/>
              </w:divBdr>
            </w:div>
            <w:div w:id="746919122">
              <w:marLeft w:val="480"/>
              <w:marRight w:val="0"/>
              <w:marTop w:val="0"/>
              <w:marBottom w:val="0"/>
              <w:divBdr>
                <w:top w:val="none" w:sz="0" w:space="0" w:color="auto"/>
                <w:left w:val="none" w:sz="0" w:space="0" w:color="auto"/>
                <w:bottom w:val="none" w:sz="0" w:space="0" w:color="auto"/>
                <w:right w:val="none" w:sz="0" w:space="0" w:color="auto"/>
              </w:divBdr>
            </w:div>
            <w:div w:id="746926631">
              <w:marLeft w:val="480"/>
              <w:marRight w:val="0"/>
              <w:marTop w:val="0"/>
              <w:marBottom w:val="0"/>
              <w:divBdr>
                <w:top w:val="none" w:sz="0" w:space="0" w:color="auto"/>
                <w:left w:val="none" w:sz="0" w:space="0" w:color="auto"/>
                <w:bottom w:val="none" w:sz="0" w:space="0" w:color="auto"/>
                <w:right w:val="none" w:sz="0" w:space="0" w:color="auto"/>
              </w:divBdr>
            </w:div>
            <w:div w:id="746994814">
              <w:marLeft w:val="480"/>
              <w:marRight w:val="0"/>
              <w:marTop w:val="0"/>
              <w:marBottom w:val="0"/>
              <w:divBdr>
                <w:top w:val="none" w:sz="0" w:space="0" w:color="auto"/>
                <w:left w:val="none" w:sz="0" w:space="0" w:color="auto"/>
                <w:bottom w:val="none" w:sz="0" w:space="0" w:color="auto"/>
                <w:right w:val="none" w:sz="0" w:space="0" w:color="auto"/>
              </w:divBdr>
            </w:div>
            <w:div w:id="747002200">
              <w:marLeft w:val="480"/>
              <w:marRight w:val="0"/>
              <w:marTop w:val="0"/>
              <w:marBottom w:val="0"/>
              <w:divBdr>
                <w:top w:val="none" w:sz="0" w:space="0" w:color="auto"/>
                <w:left w:val="none" w:sz="0" w:space="0" w:color="auto"/>
                <w:bottom w:val="none" w:sz="0" w:space="0" w:color="auto"/>
                <w:right w:val="none" w:sz="0" w:space="0" w:color="auto"/>
              </w:divBdr>
            </w:div>
            <w:div w:id="747115166">
              <w:marLeft w:val="480"/>
              <w:marRight w:val="0"/>
              <w:marTop w:val="0"/>
              <w:marBottom w:val="0"/>
              <w:divBdr>
                <w:top w:val="none" w:sz="0" w:space="0" w:color="auto"/>
                <w:left w:val="none" w:sz="0" w:space="0" w:color="auto"/>
                <w:bottom w:val="none" w:sz="0" w:space="0" w:color="auto"/>
                <w:right w:val="none" w:sz="0" w:space="0" w:color="auto"/>
              </w:divBdr>
            </w:div>
            <w:div w:id="747265155">
              <w:marLeft w:val="480"/>
              <w:marRight w:val="0"/>
              <w:marTop w:val="0"/>
              <w:marBottom w:val="0"/>
              <w:divBdr>
                <w:top w:val="none" w:sz="0" w:space="0" w:color="auto"/>
                <w:left w:val="none" w:sz="0" w:space="0" w:color="auto"/>
                <w:bottom w:val="none" w:sz="0" w:space="0" w:color="auto"/>
                <w:right w:val="none" w:sz="0" w:space="0" w:color="auto"/>
              </w:divBdr>
            </w:div>
            <w:div w:id="747382865">
              <w:marLeft w:val="480"/>
              <w:marRight w:val="0"/>
              <w:marTop w:val="0"/>
              <w:marBottom w:val="0"/>
              <w:divBdr>
                <w:top w:val="none" w:sz="0" w:space="0" w:color="auto"/>
                <w:left w:val="none" w:sz="0" w:space="0" w:color="auto"/>
                <w:bottom w:val="none" w:sz="0" w:space="0" w:color="auto"/>
                <w:right w:val="none" w:sz="0" w:space="0" w:color="auto"/>
              </w:divBdr>
            </w:div>
            <w:div w:id="747388696">
              <w:marLeft w:val="480"/>
              <w:marRight w:val="0"/>
              <w:marTop w:val="0"/>
              <w:marBottom w:val="0"/>
              <w:divBdr>
                <w:top w:val="none" w:sz="0" w:space="0" w:color="auto"/>
                <w:left w:val="none" w:sz="0" w:space="0" w:color="auto"/>
                <w:bottom w:val="none" w:sz="0" w:space="0" w:color="auto"/>
                <w:right w:val="none" w:sz="0" w:space="0" w:color="auto"/>
              </w:divBdr>
            </w:div>
            <w:div w:id="747460152">
              <w:marLeft w:val="480"/>
              <w:marRight w:val="0"/>
              <w:marTop w:val="0"/>
              <w:marBottom w:val="0"/>
              <w:divBdr>
                <w:top w:val="none" w:sz="0" w:space="0" w:color="auto"/>
                <w:left w:val="none" w:sz="0" w:space="0" w:color="auto"/>
                <w:bottom w:val="none" w:sz="0" w:space="0" w:color="auto"/>
                <w:right w:val="none" w:sz="0" w:space="0" w:color="auto"/>
              </w:divBdr>
            </w:div>
            <w:div w:id="747504736">
              <w:marLeft w:val="480"/>
              <w:marRight w:val="0"/>
              <w:marTop w:val="0"/>
              <w:marBottom w:val="0"/>
              <w:divBdr>
                <w:top w:val="none" w:sz="0" w:space="0" w:color="auto"/>
                <w:left w:val="none" w:sz="0" w:space="0" w:color="auto"/>
                <w:bottom w:val="none" w:sz="0" w:space="0" w:color="auto"/>
                <w:right w:val="none" w:sz="0" w:space="0" w:color="auto"/>
              </w:divBdr>
            </w:div>
            <w:div w:id="747532139">
              <w:marLeft w:val="480"/>
              <w:marRight w:val="0"/>
              <w:marTop w:val="0"/>
              <w:marBottom w:val="0"/>
              <w:divBdr>
                <w:top w:val="none" w:sz="0" w:space="0" w:color="auto"/>
                <w:left w:val="none" w:sz="0" w:space="0" w:color="auto"/>
                <w:bottom w:val="none" w:sz="0" w:space="0" w:color="auto"/>
                <w:right w:val="none" w:sz="0" w:space="0" w:color="auto"/>
              </w:divBdr>
            </w:div>
            <w:div w:id="747652804">
              <w:marLeft w:val="480"/>
              <w:marRight w:val="0"/>
              <w:marTop w:val="0"/>
              <w:marBottom w:val="0"/>
              <w:divBdr>
                <w:top w:val="none" w:sz="0" w:space="0" w:color="auto"/>
                <w:left w:val="none" w:sz="0" w:space="0" w:color="auto"/>
                <w:bottom w:val="none" w:sz="0" w:space="0" w:color="auto"/>
                <w:right w:val="none" w:sz="0" w:space="0" w:color="auto"/>
              </w:divBdr>
            </w:div>
            <w:div w:id="747657474">
              <w:marLeft w:val="480"/>
              <w:marRight w:val="0"/>
              <w:marTop w:val="0"/>
              <w:marBottom w:val="0"/>
              <w:divBdr>
                <w:top w:val="none" w:sz="0" w:space="0" w:color="auto"/>
                <w:left w:val="none" w:sz="0" w:space="0" w:color="auto"/>
                <w:bottom w:val="none" w:sz="0" w:space="0" w:color="auto"/>
                <w:right w:val="none" w:sz="0" w:space="0" w:color="auto"/>
              </w:divBdr>
            </w:div>
            <w:div w:id="747732150">
              <w:marLeft w:val="480"/>
              <w:marRight w:val="0"/>
              <w:marTop w:val="0"/>
              <w:marBottom w:val="0"/>
              <w:divBdr>
                <w:top w:val="none" w:sz="0" w:space="0" w:color="auto"/>
                <w:left w:val="none" w:sz="0" w:space="0" w:color="auto"/>
                <w:bottom w:val="none" w:sz="0" w:space="0" w:color="auto"/>
                <w:right w:val="none" w:sz="0" w:space="0" w:color="auto"/>
              </w:divBdr>
            </w:div>
            <w:div w:id="747774348">
              <w:marLeft w:val="480"/>
              <w:marRight w:val="0"/>
              <w:marTop w:val="0"/>
              <w:marBottom w:val="0"/>
              <w:divBdr>
                <w:top w:val="none" w:sz="0" w:space="0" w:color="auto"/>
                <w:left w:val="none" w:sz="0" w:space="0" w:color="auto"/>
                <w:bottom w:val="none" w:sz="0" w:space="0" w:color="auto"/>
                <w:right w:val="none" w:sz="0" w:space="0" w:color="auto"/>
              </w:divBdr>
            </w:div>
            <w:div w:id="747776068">
              <w:marLeft w:val="480"/>
              <w:marRight w:val="0"/>
              <w:marTop w:val="0"/>
              <w:marBottom w:val="0"/>
              <w:divBdr>
                <w:top w:val="none" w:sz="0" w:space="0" w:color="auto"/>
                <w:left w:val="none" w:sz="0" w:space="0" w:color="auto"/>
                <w:bottom w:val="none" w:sz="0" w:space="0" w:color="auto"/>
                <w:right w:val="none" w:sz="0" w:space="0" w:color="auto"/>
              </w:divBdr>
            </w:div>
            <w:div w:id="747851840">
              <w:marLeft w:val="480"/>
              <w:marRight w:val="0"/>
              <w:marTop w:val="0"/>
              <w:marBottom w:val="0"/>
              <w:divBdr>
                <w:top w:val="none" w:sz="0" w:space="0" w:color="auto"/>
                <w:left w:val="none" w:sz="0" w:space="0" w:color="auto"/>
                <w:bottom w:val="none" w:sz="0" w:space="0" w:color="auto"/>
                <w:right w:val="none" w:sz="0" w:space="0" w:color="auto"/>
              </w:divBdr>
            </w:div>
            <w:div w:id="748040892">
              <w:marLeft w:val="480"/>
              <w:marRight w:val="0"/>
              <w:marTop w:val="0"/>
              <w:marBottom w:val="0"/>
              <w:divBdr>
                <w:top w:val="none" w:sz="0" w:space="0" w:color="auto"/>
                <w:left w:val="none" w:sz="0" w:space="0" w:color="auto"/>
                <w:bottom w:val="none" w:sz="0" w:space="0" w:color="auto"/>
                <w:right w:val="none" w:sz="0" w:space="0" w:color="auto"/>
              </w:divBdr>
            </w:div>
            <w:div w:id="748041327">
              <w:marLeft w:val="480"/>
              <w:marRight w:val="0"/>
              <w:marTop w:val="0"/>
              <w:marBottom w:val="0"/>
              <w:divBdr>
                <w:top w:val="none" w:sz="0" w:space="0" w:color="auto"/>
                <w:left w:val="none" w:sz="0" w:space="0" w:color="auto"/>
                <w:bottom w:val="none" w:sz="0" w:space="0" w:color="auto"/>
                <w:right w:val="none" w:sz="0" w:space="0" w:color="auto"/>
              </w:divBdr>
            </w:div>
            <w:div w:id="748043222">
              <w:marLeft w:val="480"/>
              <w:marRight w:val="0"/>
              <w:marTop w:val="0"/>
              <w:marBottom w:val="0"/>
              <w:divBdr>
                <w:top w:val="none" w:sz="0" w:space="0" w:color="auto"/>
                <w:left w:val="none" w:sz="0" w:space="0" w:color="auto"/>
                <w:bottom w:val="none" w:sz="0" w:space="0" w:color="auto"/>
                <w:right w:val="none" w:sz="0" w:space="0" w:color="auto"/>
              </w:divBdr>
            </w:div>
            <w:div w:id="748163426">
              <w:marLeft w:val="480"/>
              <w:marRight w:val="0"/>
              <w:marTop w:val="0"/>
              <w:marBottom w:val="0"/>
              <w:divBdr>
                <w:top w:val="none" w:sz="0" w:space="0" w:color="auto"/>
                <w:left w:val="none" w:sz="0" w:space="0" w:color="auto"/>
                <w:bottom w:val="none" w:sz="0" w:space="0" w:color="auto"/>
                <w:right w:val="none" w:sz="0" w:space="0" w:color="auto"/>
              </w:divBdr>
            </w:div>
            <w:div w:id="748232347">
              <w:marLeft w:val="480"/>
              <w:marRight w:val="0"/>
              <w:marTop w:val="0"/>
              <w:marBottom w:val="0"/>
              <w:divBdr>
                <w:top w:val="none" w:sz="0" w:space="0" w:color="auto"/>
                <w:left w:val="none" w:sz="0" w:space="0" w:color="auto"/>
                <w:bottom w:val="none" w:sz="0" w:space="0" w:color="auto"/>
                <w:right w:val="none" w:sz="0" w:space="0" w:color="auto"/>
              </w:divBdr>
            </w:div>
            <w:div w:id="748305691">
              <w:marLeft w:val="480"/>
              <w:marRight w:val="0"/>
              <w:marTop w:val="0"/>
              <w:marBottom w:val="0"/>
              <w:divBdr>
                <w:top w:val="none" w:sz="0" w:space="0" w:color="auto"/>
                <w:left w:val="none" w:sz="0" w:space="0" w:color="auto"/>
                <w:bottom w:val="none" w:sz="0" w:space="0" w:color="auto"/>
                <w:right w:val="none" w:sz="0" w:space="0" w:color="auto"/>
              </w:divBdr>
            </w:div>
            <w:div w:id="748356450">
              <w:marLeft w:val="480"/>
              <w:marRight w:val="0"/>
              <w:marTop w:val="0"/>
              <w:marBottom w:val="0"/>
              <w:divBdr>
                <w:top w:val="none" w:sz="0" w:space="0" w:color="auto"/>
                <w:left w:val="none" w:sz="0" w:space="0" w:color="auto"/>
                <w:bottom w:val="none" w:sz="0" w:space="0" w:color="auto"/>
                <w:right w:val="none" w:sz="0" w:space="0" w:color="auto"/>
              </w:divBdr>
            </w:div>
            <w:div w:id="748426158">
              <w:marLeft w:val="480"/>
              <w:marRight w:val="0"/>
              <w:marTop w:val="0"/>
              <w:marBottom w:val="0"/>
              <w:divBdr>
                <w:top w:val="none" w:sz="0" w:space="0" w:color="auto"/>
                <w:left w:val="none" w:sz="0" w:space="0" w:color="auto"/>
                <w:bottom w:val="none" w:sz="0" w:space="0" w:color="auto"/>
                <w:right w:val="none" w:sz="0" w:space="0" w:color="auto"/>
              </w:divBdr>
            </w:div>
            <w:div w:id="748428345">
              <w:marLeft w:val="480"/>
              <w:marRight w:val="0"/>
              <w:marTop w:val="0"/>
              <w:marBottom w:val="0"/>
              <w:divBdr>
                <w:top w:val="none" w:sz="0" w:space="0" w:color="auto"/>
                <w:left w:val="none" w:sz="0" w:space="0" w:color="auto"/>
                <w:bottom w:val="none" w:sz="0" w:space="0" w:color="auto"/>
                <w:right w:val="none" w:sz="0" w:space="0" w:color="auto"/>
              </w:divBdr>
            </w:div>
            <w:div w:id="748506449">
              <w:marLeft w:val="480"/>
              <w:marRight w:val="0"/>
              <w:marTop w:val="0"/>
              <w:marBottom w:val="0"/>
              <w:divBdr>
                <w:top w:val="none" w:sz="0" w:space="0" w:color="auto"/>
                <w:left w:val="none" w:sz="0" w:space="0" w:color="auto"/>
                <w:bottom w:val="none" w:sz="0" w:space="0" w:color="auto"/>
                <w:right w:val="none" w:sz="0" w:space="0" w:color="auto"/>
              </w:divBdr>
            </w:div>
            <w:div w:id="748576673">
              <w:marLeft w:val="480"/>
              <w:marRight w:val="0"/>
              <w:marTop w:val="0"/>
              <w:marBottom w:val="0"/>
              <w:divBdr>
                <w:top w:val="none" w:sz="0" w:space="0" w:color="auto"/>
                <w:left w:val="none" w:sz="0" w:space="0" w:color="auto"/>
                <w:bottom w:val="none" w:sz="0" w:space="0" w:color="auto"/>
                <w:right w:val="none" w:sz="0" w:space="0" w:color="auto"/>
              </w:divBdr>
            </w:div>
            <w:div w:id="748577967">
              <w:marLeft w:val="480"/>
              <w:marRight w:val="0"/>
              <w:marTop w:val="0"/>
              <w:marBottom w:val="0"/>
              <w:divBdr>
                <w:top w:val="none" w:sz="0" w:space="0" w:color="auto"/>
                <w:left w:val="none" w:sz="0" w:space="0" w:color="auto"/>
                <w:bottom w:val="none" w:sz="0" w:space="0" w:color="auto"/>
                <w:right w:val="none" w:sz="0" w:space="0" w:color="auto"/>
              </w:divBdr>
            </w:div>
            <w:div w:id="748650170">
              <w:marLeft w:val="480"/>
              <w:marRight w:val="0"/>
              <w:marTop w:val="0"/>
              <w:marBottom w:val="0"/>
              <w:divBdr>
                <w:top w:val="none" w:sz="0" w:space="0" w:color="auto"/>
                <w:left w:val="none" w:sz="0" w:space="0" w:color="auto"/>
                <w:bottom w:val="none" w:sz="0" w:space="0" w:color="auto"/>
                <w:right w:val="none" w:sz="0" w:space="0" w:color="auto"/>
              </w:divBdr>
            </w:div>
            <w:div w:id="748960987">
              <w:marLeft w:val="480"/>
              <w:marRight w:val="0"/>
              <w:marTop w:val="0"/>
              <w:marBottom w:val="0"/>
              <w:divBdr>
                <w:top w:val="none" w:sz="0" w:space="0" w:color="auto"/>
                <w:left w:val="none" w:sz="0" w:space="0" w:color="auto"/>
                <w:bottom w:val="none" w:sz="0" w:space="0" w:color="auto"/>
                <w:right w:val="none" w:sz="0" w:space="0" w:color="auto"/>
              </w:divBdr>
            </w:div>
            <w:div w:id="749153981">
              <w:marLeft w:val="480"/>
              <w:marRight w:val="0"/>
              <w:marTop w:val="0"/>
              <w:marBottom w:val="0"/>
              <w:divBdr>
                <w:top w:val="none" w:sz="0" w:space="0" w:color="auto"/>
                <w:left w:val="none" w:sz="0" w:space="0" w:color="auto"/>
                <w:bottom w:val="none" w:sz="0" w:space="0" w:color="auto"/>
                <w:right w:val="none" w:sz="0" w:space="0" w:color="auto"/>
              </w:divBdr>
            </w:div>
            <w:div w:id="749234580">
              <w:marLeft w:val="480"/>
              <w:marRight w:val="0"/>
              <w:marTop w:val="0"/>
              <w:marBottom w:val="0"/>
              <w:divBdr>
                <w:top w:val="none" w:sz="0" w:space="0" w:color="auto"/>
                <w:left w:val="none" w:sz="0" w:space="0" w:color="auto"/>
                <w:bottom w:val="none" w:sz="0" w:space="0" w:color="auto"/>
                <w:right w:val="none" w:sz="0" w:space="0" w:color="auto"/>
              </w:divBdr>
            </w:div>
            <w:div w:id="749347544">
              <w:marLeft w:val="480"/>
              <w:marRight w:val="0"/>
              <w:marTop w:val="0"/>
              <w:marBottom w:val="0"/>
              <w:divBdr>
                <w:top w:val="none" w:sz="0" w:space="0" w:color="auto"/>
                <w:left w:val="none" w:sz="0" w:space="0" w:color="auto"/>
                <w:bottom w:val="none" w:sz="0" w:space="0" w:color="auto"/>
                <w:right w:val="none" w:sz="0" w:space="0" w:color="auto"/>
              </w:divBdr>
            </w:div>
            <w:div w:id="749349078">
              <w:marLeft w:val="480"/>
              <w:marRight w:val="0"/>
              <w:marTop w:val="0"/>
              <w:marBottom w:val="0"/>
              <w:divBdr>
                <w:top w:val="none" w:sz="0" w:space="0" w:color="auto"/>
                <w:left w:val="none" w:sz="0" w:space="0" w:color="auto"/>
                <w:bottom w:val="none" w:sz="0" w:space="0" w:color="auto"/>
                <w:right w:val="none" w:sz="0" w:space="0" w:color="auto"/>
              </w:divBdr>
            </w:div>
            <w:div w:id="749351254">
              <w:marLeft w:val="480"/>
              <w:marRight w:val="0"/>
              <w:marTop w:val="0"/>
              <w:marBottom w:val="0"/>
              <w:divBdr>
                <w:top w:val="none" w:sz="0" w:space="0" w:color="auto"/>
                <w:left w:val="none" w:sz="0" w:space="0" w:color="auto"/>
                <w:bottom w:val="none" w:sz="0" w:space="0" w:color="auto"/>
                <w:right w:val="none" w:sz="0" w:space="0" w:color="auto"/>
              </w:divBdr>
            </w:div>
            <w:div w:id="749428832">
              <w:marLeft w:val="480"/>
              <w:marRight w:val="0"/>
              <w:marTop w:val="0"/>
              <w:marBottom w:val="0"/>
              <w:divBdr>
                <w:top w:val="none" w:sz="0" w:space="0" w:color="auto"/>
                <w:left w:val="none" w:sz="0" w:space="0" w:color="auto"/>
                <w:bottom w:val="none" w:sz="0" w:space="0" w:color="auto"/>
                <w:right w:val="none" w:sz="0" w:space="0" w:color="auto"/>
              </w:divBdr>
            </w:div>
            <w:div w:id="749498690">
              <w:marLeft w:val="480"/>
              <w:marRight w:val="0"/>
              <w:marTop w:val="0"/>
              <w:marBottom w:val="0"/>
              <w:divBdr>
                <w:top w:val="none" w:sz="0" w:space="0" w:color="auto"/>
                <w:left w:val="none" w:sz="0" w:space="0" w:color="auto"/>
                <w:bottom w:val="none" w:sz="0" w:space="0" w:color="auto"/>
                <w:right w:val="none" w:sz="0" w:space="0" w:color="auto"/>
              </w:divBdr>
            </w:div>
            <w:div w:id="749544906">
              <w:marLeft w:val="480"/>
              <w:marRight w:val="0"/>
              <w:marTop w:val="0"/>
              <w:marBottom w:val="0"/>
              <w:divBdr>
                <w:top w:val="none" w:sz="0" w:space="0" w:color="auto"/>
                <w:left w:val="none" w:sz="0" w:space="0" w:color="auto"/>
                <w:bottom w:val="none" w:sz="0" w:space="0" w:color="auto"/>
                <w:right w:val="none" w:sz="0" w:space="0" w:color="auto"/>
              </w:divBdr>
            </w:div>
            <w:div w:id="749549441">
              <w:marLeft w:val="480"/>
              <w:marRight w:val="0"/>
              <w:marTop w:val="0"/>
              <w:marBottom w:val="0"/>
              <w:divBdr>
                <w:top w:val="none" w:sz="0" w:space="0" w:color="auto"/>
                <w:left w:val="none" w:sz="0" w:space="0" w:color="auto"/>
                <w:bottom w:val="none" w:sz="0" w:space="0" w:color="auto"/>
                <w:right w:val="none" w:sz="0" w:space="0" w:color="auto"/>
              </w:divBdr>
            </w:div>
            <w:div w:id="749623406">
              <w:marLeft w:val="480"/>
              <w:marRight w:val="0"/>
              <w:marTop w:val="0"/>
              <w:marBottom w:val="0"/>
              <w:divBdr>
                <w:top w:val="none" w:sz="0" w:space="0" w:color="auto"/>
                <w:left w:val="none" w:sz="0" w:space="0" w:color="auto"/>
                <w:bottom w:val="none" w:sz="0" w:space="0" w:color="auto"/>
                <w:right w:val="none" w:sz="0" w:space="0" w:color="auto"/>
              </w:divBdr>
            </w:div>
            <w:div w:id="749691029">
              <w:marLeft w:val="480"/>
              <w:marRight w:val="0"/>
              <w:marTop w:val="0"/>
              <w:marBottom w:val="0"/>
              <w:divBdr>
                <w:top w:val="none" w:sz="0" w:space="0" w:color="auto"/>
                <w:left w:val="none" w:sz="0" w:space="0" w:color="auto"/>
                <w:bottom w:val="none" w:sz="0" w:space="0" w:color="auto"/>
                <w:right w:val="none" w:sz="0" w:space="0" w:color="auto"/>
              </w:divBdr>
            </w:div>
            <w:div w:id="749694266">
              <w:marLeft w:val="480"/>
              <w:marRight w:val="0"/>
              <w:marTop w:val="0"/>
              <w:marBottom w:val="0"/>
              <w:divBdr>
                <w:top w:val="none" w:sz="0" w:space="0" w:color="auto"/>
                <w:left w:val="none" w:sz="0" w:space="0" w:color="auto"/>
                <w:bottom w:val="none" w:sz="0" w:space="0" w:color="auto"/>
                <w:right w:val="none" w:sz="0" w:space="0" w:color="auto"/>
              </w:divBdr>
            </w:div>
            <w:div w:id="749735908">
              <w:marLeft w:val="480"/>
              <w:marRight w:val="0"/>
              <w:marTop w:val="0"/>
              <w:marBottom w:val="0"/>
              <w:divBdr>
                <w:top w:val="none" w:sz="0" w:space="0" w:color="auto"/>
                <w:left w:val="none" w:sz="0" w:space="0" w:color="auto"/>
                <w:bottom w:val="none" w:sz="0" w:space="0" w:color="auto"/>
                <w:right w:val="none" w:sz="0" w:space="0" w:color="auto"/>
              </w:divBdr>
            </w:div>
            <w:div w:id="749741210">
              <w:marLeft w:val="480"/>
              <w:marRight w:val="0"/>
              <w:marTop w:val="0"/>
              <w:marBottom w:val="0"/>
              <w:divBdr>
                <w:top w:val="none" w:sz="0" w:space="0" w:color="auto"/>
                <w:left w:val="none" w:sz="0" w:space="0" w:color="auto"/>
                <w:bottom w:val="none" w:sz="0" w:space="0" w:color="auto"/>
                <w:right w:val="none" w:sz="0" w:space="0" w:color="auto"/>
              </w:divBdr>
            </w:div>
            <w:div w:id="749813498">
              <w:marLeft w:val="480"/>
              <w:marRight w:val="0"/>
              <w:marTop w:val="0"/>
              <w:marBottom w:val="0"/>
              <w:divBdr>
                <w:top w:val="none" w:sz="0" w:space="0" w:color="auto"/>
                <w:left w:val="none" w:sz="0" w:space="0" w:color="auto"/>
                <w:bottom w:val="none" w:sz="0" w:space="0" w:color="auto"/>
                <w:right w:val="none" w:sz="0" w:space="0" w:color="auto"/>
              </w:divBdr>
            </w:div>
            <w:div w:id="749814369">
              <w:marLeft w:val="480"/>
              <w:marRight w:val="0"/>
              <w:marTop w:val="0"/>
              <w:marBottom w:val="0"/>
              <w:divBdr>
                <w:top w:val="none" w:sz="0" w:space="0" w:color="auto"/>
                <w:left w:val="none" w:sz="0" w:space="0" w:color="auto"/>
                <w:bottom w:val="none" w:sz="0" w:space="0" w:color="auto"/>
                <w:right w:val="none" w:sz="0" w:space="0" w:color="auto"/>
              </w:divBdr>
            </w:div>
            <w:div w:id="749889384">
              <w:marLeft w:val="480"/>
              <w:marRight w:val="0"/>
              <w:marTop w:val="0"/>
              <w:marBottom w:val="0"/>
              <w:divBdr>
                <w:top w:val="none" w:sz="0" w:space="0" w:color="auto"/>
                <w:left w:val="none" w:sz="0" w:space="0" w:color="auto"/>
                <w:bottom w:val="none" w:sz="0" w:space="0" w:color="auto"/>
                <w:right w:val="none" w:sz="0" w:space="0" w:color="auto"/>
              </w:divBdr>
            </w:div>
            <w:div w:id="749891822">
              <w:marLeft w:val="480"/>
              <w:marRight w:val="0"/>
              <w:marTop w:val="0"/>
              <w:marBottom w:val="0"/>
              <w:divBdr>
                <w:top w:val="none" w:sz="0" w:space="0" w:color="auto"/>
                <w:left w:val="none" w:sz="0" w:space="0" w:color="auto"/>
                <w:bottom w:val="none" w:sz="0" w:space="0" w:color="auto"/>
                <w:right w:val="none" w:sz="0" w:space="0" w:color="auto"/>
              </w:divBdr>
            </w:div>
            <w:div w:id="749960251">
              <w:marLeft w:val="480"/>
              <w:marRight w:val="0"/>
              <w:marTop w:val="0"/>
              <w:marBottom w:val="0"/>
              <w:divBdr>
                <w:top w:val="none" w:sz="0" w:space="0" w:color="auto"/>
                <w:left w:val="none" w:sz="0" w:space="0" w:color="auto"/>
                <w:bottom w:val="none" w:sz="0" w:space="0" w:color="auto"/>
                <w:right w:val="none" w:sz="0" w:space="0" w:color="auto"/>
              </w:divBdr>
            </w:div>
            <w:div w:id="750010173">
              <w:marLeft w:val="480"/>
              <w:marRight w:val="0"/>
              <w:marTop w:val="0"/>
              <w:marBottom w:val="0"/>
              <w:divBdr>
                <w:top w:val="none" w:sz="0" w:space="0" w:color="auto"/>
                <w:left w:val="none" w:sz="0" w:space="0" w:color="auto"/>
                <w:bottom w:val="none" w:sz="0" w:space="0" w:color="auto"/>
                <w:right w:val="none" w:sz="0" w:space="0" w:color="auto"/>
              </w:divBdr>
            </w:div>
            <w:div w:id="750081164">
              <w:marLeft w:val="480"/>
              <w:marRight w:val="0"/>
              <w:marTop w:val="0"/>
              <w:marBottom w:val="0"/>
              <w:divBdr>
                <w:top w:val="none" w:sz="0" w:space="0" w:color="auto"/>
                <w:left w:val="none" w:sz="0" w:space="0" w:color="auto"/>
                <w:bottom w:val="none" w:sz="0" w:space="0" w:color="auto"/>
                <w:right w:val="none" w:sz="0" w:space="0" w:color="auto"/>
              </w:divBdr>
            </w:div>
            <w:div w:id="750125371">
              <w:marLeft w:val="480"/>
              <w:marRight w:val="0"/>
              <w:marTop w:val="0"/>
              <w:marBottom w:val="0"/>
              <w:divBdr>
                <w:top w:val="none" w:sz="0" w:space="0" w:color="auto"/>
                <w:left w:val="none" w:sz="0" w:space="0" w:color="auto"/>
                <w:bottom w:val="none" w:sz="0" w:space="0" w:color="auto"/>
                <w:right w:val="none" w:sz="0" w:space="0" w:color="auto"/>
              </w:divBdr>
            </w:div>
            <w:div w:id="750153042">
              <w:marLeft w:val="480"/>
              <w:marRight w:val="0"/>
              <w:marTop w:val="0"/>
              <w:marBottom w:val="0"/>
              <w:divBdr>
                <w:top w:val="none" w:sz="0" w:space="0" w:color="auto"/>
                <w:left w:val="none" w:sz="0" w:space="0" w:color="auto"/>
                <w:bottom w:val="none" w:sz="0" w:space="0" w:color="auto"/>
                <w:right w:val="none" w:sz="0" w:space="0" w:color="auto"/>
              </w:divBdr>
            </w:div>
            <w:div w:id="750153631">
              <w:marLeft w:val="480"/>
              <w:marRight w:val="0"/>
              <w:marTop w:val="0"/>
              <w:marBottom w:val="0"/>
              <w:divBdr>
                <w:top w:val="none" w:sz="0" w:space="0" w:color="auto"/>
                <w:left w:val="none" w:sz="0" w:space="0" w:color="auto"/>
                <w:bottom w:val="none" w:sz="0" w:space="0" w:color="auto"/>
                <w:right w:val="none" w:sz="0" w:space="0" w:color="auto"/>
              </w:divBdr>
            </w:div>
            <w:div w:id="750157569">
              <w:marLeft w:val="480"/>
              <w:marRight w:val="0"/>
              <w:marTop w:val="0"/>
              <w:marBottom w:val="0"/>
              <w:divBdr>
                <w:top w:val="none" w:sz="0" w:space="0" w:color="auto"/>
                <w:left w:val="none" w:sz="0" w:space="0" w:color="auto"/>
                <w:bottom w:val="none" w:sz="0" w:space="0" w:color="auto"/>
                <w:right w:val="none" w:sz="0" w:space="0" w:color="auto"/>
              </w:divBdr>
            </w:div>
            <w:div w:id="750352306">
              <w:marLeft w:val="480"/>
              <w:marRight w:val="0"/>
              <w:marTop w:val="0"/>
              <w:marBottom w:val="0"/>
              <w:divBdr>
                <w:top w:val="none" w:sz="0" w:space="0" w:color="auto"/>
                <w:left w:val="none" w:sz="0" w:space="0" w:color="auto"/>
                <w:bottom w:val="none" w:sz="0" w:space="0" w:color="auto"/>
                <w:right w:val="none" w:sz="0" w:space="0" w:color="auto"/>
              </w:divBdr>
            </w:div>
            <w:div w:id="750391202">
              <w:marLeft w:val="480"/>
              <w:marRight w:val="0"/>
              <w:marTop w:val="0"/>
              <w:marBottom w:val="0"/>
              <w:divBdr>
                <w:top w:val="none" w:sz="0" w:space="0" w:color="auto"/>
                <w:left w:val="none" w:sz="0" w:space="0" w:color="auto"/>
                <w:bottom w:val="none" w:sz="0" w:space="0" w:color="auto"/>
                <w:right w:val="none" w:sz="0" w:space="0" w:color="auto"/>
              </w:divBdr>
            </w:div>
            <w:div w:id="750465569">
              <w:marLeft w:val="480"/>
              <w:marRight w:val="0"/>
              <w:marTop w:val="0"/>
              <w:marBottom w:val="0"/>
              <w:divBdr>
                <w:top w:val="none" w:sz="0" w:space="0" w:color="auto"/>
                <w:left w:val="none" w:sz="0" w:space="0" w:color="auto"/>
                <w:bottom w:val="none" w:sz="0" w:space="0" w:color="auto"/>
                <w:right w:val="none" w:sz="0" w:space="0" w:color="auto"/>
              </w:divBdr>
            </w:div>
            <w:div w:id="750469475">
              <w:marLeft w:val="480"/>
              <w:marRight w:val="0"/>
              <w:marTop w:val="0"/>
              <w:marBottom w:val="0"/>
              <w:divBdr>
                <w:top w:val="none" w:sz="0" w:space="0" w:color="auto"/>
                <w:left w:val="none" w:sz="0" w:space="0" w:color="auto"/>
                <w:bottom w:val="none" w:sz="0" w:space="0" w:color="auto"/>
                <w:right w:val="none" w:sz="0" w:space="0" w:color="auto"/>
              </w:divBdr>
            </w:div>
            <w:div w:id="750733447">
              <w:marLeft w:val="480"/>
              <w:marRight w:val="0"/>
              <w:marTop w:val="0"/>
              <w:marBottom w:val="0"/>
              <w:divBdr>
                <w:top w:val="none" w:sz="0" w:space="0" w:color="auto"/>
                <w:left w:val="none" w:sz="0" w:space="0" w:color="auto"/>
                <w:bottom w:val="none" w:sz="0" w:space="0" w:color="auto"/>
                <w:right w:val="none" w:sz="0" w:space="0" w:color="auto"/>
              </w:divBdr>
            </w:div>
            <w:div w:id="750737207">
              <w:marLeft w:val="480"/>
              <w:marRight w:val="0"/>
              <w:marTop w:val="0"/>
              <w:marBottom w:val="0"/>
              <w:divBdr>
                <w:top w:val="none" w:sz="0" w:space="0" w:color="auto"/>
                <w:left w:val="none" w:sz="0" w:space="0" w:color="auto"/>
                <w:bottom w:val="none" w:sz="0" w:space="0" w:color="auto"/>
                <w:right w:val="none" w:sz="0" w:space="0" w:color="auto"/>
              </w:divBdr>
            </w:div>
            <w:div w:id="750811309">
              <w:marLeft w:val="480"/>
              <w:marRight w:val="0"/>
              <w:marTop w:val="0"/>
              <w:marBottom w:val="0"/>
              <w:divBdr>
                <w:top w:val="none" w:sz="0" w:space="0" w:color="auto"/>
                <w:left w:val="none" w:sz="0" w:space="0" w:color="auto"/>
                <w:bottom w:val="none" w:sz="0" w:space="0" w:color="auto"/>
                <w:right w:val="none" w:sz="0" w:space="0" w:color="auto"/>
              </w:divBdr>
            </w:div>
            <w:div w:id="750811806">
              <w:marLeft w:val="480"/>
              <w:marRight w:val="0"/>
              <w:marTop w:val="0"/>
              <w:marBottom w:val="0"/>
              <w:divBdr>
                <w:top w:val="none" w:sz="0" w:space="0" w:color="auto"/>
                <w:left w:val="none" w:sz="0" w:space="0" w:color="auto"/>
                <w:bottom w:val="none" w:sz="0" w:space="0" w:color="auto"/>
                <w:right w:val="none" w:sz="0" w:space="0" w:color="auto"/>
              </w:divBdr>
            </w:div>
            <w:div w:id="750854345">
              <w:marLeft w:val="480"/>
              <w:marRight w:val="0"/>
              <w:marTop w:val="0"/>
              <w:marBottom w:val="0"/>
              <w:divBdr>
                <w:top w:val="none" w:sz="0" w:space="0" w:color="auto"/>
                <w:left w:val="none" w:sz="0" w:space="0" w:color="auto"/>
                <w:bottom w:val="none" w:sz="0" w:space="0" w:color="auto"/>
                <w:right w:val="none" w:sz="0" w:space="0" w:color="auto"/>
              </w:divBdr>
            </w:div>
            <w:div w:id="750929223">
              <w:marLeft w:val="480"/>
              <w:marRight w:val="0"/>
              <w:marTop w:val="0"/>
              <w:marBottom w:val="0"/>
              <w:divBdr>
                <w:top w:val="none" w:sz="0" w:space="0" w:color="auto"/>
                <w:left w:val="none" w:sz="0" w:space="0" w:color="auto"/>
                <w:bottom w:val="none" w:sz="0" w:space="0" w:color="auto"/>
                <w:right w:val="none" w:sz="0" w:space="0" w:color="auto"/>
              </w:divBdr>
            </w:div>
            <w:div w:id="750932878">
              <w:marLeft w:val="480"/>
              <w:marRight w:val="0"/>
              <w:marTop w:val="0"/>
              <w:marBottom w:val="0"/>
              <w:divBdr>
                <w:top w:val="none" w:sz="0" w:space="0" w:color="auto"/>
                <w:left w:val="none" w:sz="0" w:space="0" w:color="auto"/>
                <w:bottom w:val="none" w:sz="0" w:space="0" w:color="auto"/>
                <w:right w:val="none" w:sz="0" w:space="0" w:color="auto"/>
              </w:divBdr>
            </w:div>
            <w:div w:id="751047511">
              <w:marLeft w:val="480"/>
              <w:marRight w:val="0"/>
              <w:marTop w:val="0"/>
              <w:marBottom w:val="0"/>
              <w:divBdr>
                <w:top w:val="none" w:sz="0" w:space="0" w:color="auto"/>
                <w:left w:val="none" w:sz="0" w:space="0" w:color="auto"/>
                <w:bottom w:val="none" w:sz="0" w:space="0" w:color="auto"/>
                <w:right w:val="none" w:sz="0" w:space="0" w:color="auto"/>
              </w:divBdr>
            </w:div>
            <w:div w:id="751047750">
              <w:marLeft w:val="480"/>
              <w:marRight w:val="0"/>
              <w:marTop w:val="0"/>
              <w:marBottom w:val="0"/>
              <w:divBdr>
                <w:top w:val="none" w:sz="0" w:space="0" w:color="auto"/>
                <w:left w:val="none" w:sz="0" w:space="0" w:color="auto"/>
                <w:bottom w:val="none" w:sz="0" w:space="0" w:color="auto"/>
                <w:right w:val="none" w:sz="0" w:space="0" w:color="auto"/>
              </w:divBdr>
            </w:div>
            <w:div w:id="751050012">
              <w:marLeft w:val="480"/>
              <w:marRight w:val="0"/>
              <w:marTop w:val="0"/>
              <w:marBottom w:val="0"/>
              <w:divBdr>
                <w:top w:val="none" w:sz="0" w:space="0" w:color="auto"/>
                <w:left w:val="none" w:sz="0" w:space="0" w:color="auto"/>
                <w:bottom w:val="none" w:sz="0" w:space="0" w:color="auto"/>
                <w:right w:val="none" w:sz="0" w:space="0" w:color="auto"/>
              </w:divBdr>
            </w:div>
            <w:div w:id="751123299">
              <w:marLeft w:val="480"/>
              <w:marRight w:val="0"/>
              <w:marTop w:val="0"/>
              <w:marBottom w:val="0"/>
              <w:divBdr>
                <w:top w:val="none" w:sz="0" w:space="0" w:color="auto"/>
                <w:left w:val="none" w:sz="0" w:space="0" w:color="auto"/>
                <w:bottom w:val="none" w:sz="0" w:space="0" w:color="auto"/>
                <w:right w:val="none" w:sz="0" w:space="0" w:color="auto"/>
              </w:divBdr>
            </w:div>
            <w:div w:id="751123515">
              <w:marLeft w:val="480"/>
              <w:marRight w:val="0"/>
              <w:marTop w:val="0"/>
              <w:marBottom w:val="0"/>
              <w:divBdr>
                <w:top w:val="none" w:sz="0" w:space="0" w:color="auto"/>
                <w:left w:val="none" w:sz="0" w:space="0" w:color="auto"/>
                <w:bottom w:val="none" w:sz="0" w:space="0" w:color="auto"/>
                <w:right w:val="none" w:sz="0" w:space="0" w:color="auto"/>
              </w:divBdr>
            </w:div>
            <w:div w:id="751127178">
              <w:marLeft w:val="480"/>
              <w:marRight w:val="0"/>
              <w:marTop w:val="0"/>
              <w:marBottom w:val="0"/>
              <w:divBdr>
                <w:top w:val="none" w:sz="0" w:space="0" w:color="auto"/>
                <w:left w:val="none" w:sz="0" w:space="0" w:color="auto"/>
                <w:bottom w:val="none" w:sz="0" w:space="0" w:color="auto"/>
                <w:right w:val="none" w:sz="0" w:space="0" w:color="auto"/>
              </w:divBdr>
            </w:div>
            <w:div w:id="751196742">
              <w:marLeft w:val="480"/>
              <w:marRight w:val="0"/>
              <w:marTop w:val="0"/>
              <w:marBottom w:val="0"/>
              <w:divBdr>
                <w:top w:val="none" w:sz="0" w:space="0" w:color="auto"/>
                <w:left w:val="none" w:sz="0" w:space="0" w:color="auto"/>
                <w:bottom w:val="none" w:sz="0" w:space="0" w:color="auto"/>
                <w:right w:val="none" w:sz="0" w:space="0" w:color="auto"/>
              </w:divBdr>
            </w:div>
            <w:div w:id="751245080">
              <w:marLeft w:val="480"/>
              <w:marRight w:val="0"/>
              <w:marTop w:val="0"/>
              <w:marBottom w:val="0"/>
              <w:divBdr>
                <w:top w:val="none" w:sz="0" w:space="0" w:color="auto"/>
                <w:left w:val="none" w:sz="0" w:space="0" w:color="auto"/>
                <w:bottom w:val="none" w:sz="0" w:space="0" w:color="auto"/>
                <w:right w:val="none" w:sz="0" w:space="0" w:color="auto"/>
              </w:divBdr>
            </w:div>
            <w:div w:id="751317895">
              <w:marLeft w:val="480"/>
              <w:marRight w:val="0"/>
              <w:marTop w:val="0"/>
              <w:marBottom w:val="0"/>
              <w:divBdr>
                <w:top w:val="none" w:sz="0" w:space="0" w:color="auto"/>
                <w:left w:val="none" w:sz="0" w:space="0" w:color="auto"/>
                <w:bottom w:val="none" w:sz="0" w:space="0" w:color="auto"/>
                <w:right w:val="none" w:sz="0" w:space="0" w:color="auto"/>
              </w:divBdr>
            </w:div>
            <w:div w:id="751394059">
              <w:marLeft w:val="480"/>
              <w:marRight w:val="0"/>
              <w:marTop w:val="0"/>
              <w:marBottom w:val="0"/>
              <w:divBdr>
                <w:top w:val="none" w:sz="0" w:space="0" w:color="auto"/>
                <w:left w:val="none" w:sz="0" w:space="0" w:color="auto"/>
                <w:bottom w:val="none" w:sz="0" w:space="0" w:color="auto"/>
                <w:right w:val="none" w:sz="0" w:space="0" w:color="auto"/>
              </w:divBdr>
            </w:div>
            <w:div w:id="751506264">
              <w:marLeft w:val="480"/>
              <w:marRight w:val="0"/>
              <w:marTop w:val="0"/>
              <w:marBottom w:val="0"/>
              <w:divBdr>
                <w:top w:val="none" w:sz="0" w:space="0" w:color="auto"/>
                <w:left w:val="none" w:sz="0" w:space="0" w:color="auto"/>
                <w:bottom w:val="none" w:sz="0" w:space="0" w:color="auto"/>
                <w:right w:val="none" w:sz="0" w:space="0" w:color="auto"/>
              </w:divBdr>
            </w:div>
            <w:div w:id="751585985">
              <w:marLeft w:val="480"/>
              <w:marRight w:val="0"/>
              <w:marTop w:val="0"/>
              <w:marBottom w:val="0"/>
              <w:divBdr>
                <w:top w:val="none" w:sz="0" w:space="0" w:color="auto"/>
                <w:left w:val="none" w:sz="0" w:space="0" w:color="auto"/>
                <w:bottom w:val="none" w:sz="0" w:space="0" w:color="auto"/>
                <w:right w:val="none" w:sz="0" w:space="0" w:color="auto"/>
              </w:divBdr>
            </w:div>
            <w:div w:id="751586699">
              <w:marLeft w:val="480"/>
              <w:marRight w:val="0"/>
              <w:marTop w:val="0"/>
              <w:marBottom w:val="0"/>
              <w:divBdr>
                <w:top w:val="none" w:sz="0" w:space="0" w:color="auto"/>
                <w:left w:val="none" w:sz="0" w:space="0" w:color="auto"/>
                <w:bottom w:val="none" w:sz="0" w:space="0" w:color="auto"/>
                <w:right w:val="none" w:sz="0" w:space="0" w:color="auto"/>
              </w:divBdr>
            </w:div>
            <w:div w:id="751661002">
              <w:marLeft w:val="480"/>
              <w:marRight w:val="0"/>
              <w:marTop w:val="0"/>
              <w:marBottom w:val="0"/>
              <w:divBdr>
                <w:top w:val="none" w:sz="0" w:space="0" w:color="auto"/>
                <w:left w:val="none" w:sz="0" w:space="0" w:color="auto"/>
                <w:bottom w:val="none" w:sz="0" w:space="0" w:color="auto"/>
                <w:right w:val="none" w:sz="0" w:space="0" w:color="auto"/>
              </w:divBdr>
            </w:div>
            <w:div w:id="751662153">
              <w:marLeft w:val="480"/>
              <w:marRight w:val="0"/>
              <w:marTop w:val="0"/>
              <w:marBottom w:val="0"/>
              <w:divBdr>
                <w:top w:val="none" w:sz="0" w:space="0" w:color="auto"/>
                <w:left w:val="none" w:sz="0" w:space="0" w:color="auto"/>
                <w:bottom w:val="none" w:sz="0" w:space="0" w:color="auto"/>
                <w:right w:val="none" w:sz="0" w:space="0" w:color="auto"/>
              </w:divBdr>
            </w:div>
            <w:div w:id="751855169">
              <w:marLeft w:val="480"/>
              <w:marRight w:val="0"/>
              <w:marTop w:val="0"/>
              <w:marBottom w:val="0"/>
              <w:divBdr>
                <w:top w:val="none" w:sz="0" w:space="0" w:color="auto"/>
                <w:left w:val="none" w:sz="0" w:space="0" w:color="auto"/>
                <w:bottom w:val="none" w:sz="0" w:space="0" w:color="auto"/>
                <w:right w:val="none" w:sz="0" w:space="0" w:color="auto"/>
              </w:divBdr>
            </w:div>
            <w:div w:id="751856414">
              <w:marLeft w:val="480"/>
              <w:marRight w:val="0"/>
              <w:marTop w:val="0"/>
              <w:marBottom w:val="0"/>
              <w:divBdr>
                <w:top w:val="none" w:sz="0" w:space="0" w:color="auto"/>
                <w:left w:val="none" w:sz="0" w:space="0" w:color="auto"/>
                <w:bottom w:val="none" w:sz="0" w:space="0" w:color="auto"/>
                <w:right w:val="none" w:sz="0" w:space="0" w:color="auto"/>
              </w:divBdr>
            </w:div>
            <w:div w:id="751971942">
              <w:marLeft w:val="480"/>
              <w:marRight w:val="0"/>
              <w:marTop w:val="0"/>
              <w:marBottom w:val="0"/>
              <w:divBdr>
                <w:top w:val="none" w:sz="0" w:space="0" w:color="auto"/>
                <w:left w:val="none" w:sz="0" w:space="0" w:color="auto"/>
                <w:bottom w:val="none" w:sz="0" w:space="0" w:color="auto"/>
                <w:right w:val="none" w:sz="0" w:space="0" w:color="auto"/>
              </w:divBdr>
            </w:div>
            <w:div w:id="752046823">
              <w:marLeft w:val="480"/>
              <w:marRight w:val="0"/>
              <w:marTop w:val="0"/>
              <w:marBottom w:val="0"/>
              <w:divBdr>
                <w:top w:val="none" w:sz="0" w:space="0" w:color="auto"/>
                <w:left w:val="none" w:sz="0" w:space="0" w:color="auto"/>
                <w:bottom w:val="none" w:sz="0" w:space="0" w:color="auto"/>
                <w:right w:val="none" w:sz="0" w:space="0" w:color="auto"/>
              </w:divBdr>
            </w:div>
            <w:div w:id="752093110">
              <w:marLeft w:val="480"/>
              <w:marRight w:val="0"/>
              <w:marTop w:val="0"/>
              <w:marBottom w:val="0"/>
              <w:divBdr>
                <w:top w:val="none" w:sz="0" w:space="0" w:color="auto"/>
                <w:left w:val="none" w:sz="0" w:space="0" w:color="auto"/>
                <w:bottom w:val="none" w:sz="0" w:space="0" w:color="auto"/>
                <w:right w:val="none" w:sz="0" w:space="0" w:color="auto"/>
              </w:divBdr>
            </w:div>
            <w:div w:id="752580166">
              <w:marLeft w:val="480"/>
              <w:marRight w:val="0"/>
              <w:marTop w:val="0"/>
              <w:marBottom w:val="0"/>
              <w:divBdr>
                <w:top w:val="none" w:sz="0" w:space="0" w:color="auto"/>
                <w:left w:val="none" w:sz="0" w:space="0" w:color="auto"/>
                <w:bottom w:val="none" w:sz="0" w:space="0" w:color="auto"/>
                <w:right w:val="none" w:sz="0" w:space="0" w:color="auto"/>
              </w:divBdr>
            </w:div>
            <w:div w:id="752580756">
              <w:marLeft w:val="480"/>
              <w:marRight w:val="0"/>
              <w:marTop w:val="0"/>
              <w:marBottom w:val="0"/>
              <w:divBdr>
                <w:top w:val="none" w:sz="0" w:space="0" w:color="auto"/>
                <w:left w:val="none" w:sz="0" w:space="0" w:color="auto"/>
                <w:bottom w:val="none" w:sz="0" w:space="0" w:color="auto"/>
                <w:right w:val="none" w:sz="0" w:space="0" w:color="auto"/>
              </w:divBdr>
            </w:div>
            <w:div w:id="752705658">
              <w:marLeft w:val="480"/>
              <w:marRight w:val="0"/>
              <w:marTop w:val="0"/>
              <w:marBottom w:val="0"/>
              <w:divBdr>
                <w:top w:val="none" w:sz="0" w:space="0" w:color="auto"/>
                <w:left w:val="none" w:sz="0" w:space="0" w:color="auto"/>
                <w:bottom w:val="none" w:sz="0" w:space="0" w:color="auto"/>
                <w:right w:val="none" w:sz="0" w:space="0" w:color="auto"/>
              </w:divBdr>
            </w:div>
            <w:div w:id="752778751">
              <w:marLeft w:val="480"/>
              <w:marRight w:val="0"/>
              <w:marTop w:val="0"/>
              <w:marBottom w:val="0"/>
              <w:divBdr>
                <w:top w:val="none" w:sz="0" w:space="0" w:color="auto"/>
                <w:left w:val="none" w:sz="0" w:space="0" w:color="auto"/>
                <w:bottom w:val="none" w:sz="0" w:space="0" w:color="auto"/>
                <w:right w:val="none" w:sz="0" w:space="0" w:color="auto"/>
              </w:divBdr>
            </w:div>
            <w:div w:id="752816616">
              <w:marLeft w:val="480"/>
              <w:marRight w:val="0"/>
              <w:marTop w:val="0"/>
              <w:marBottom w:val="0"/>
              <w:divBdr>
                <w:top w:val="none" w:sz="0" w:space="0" w:color="auto"/>
                <w:left w:val="none" w:sz="0" w:space="0" w:color="auto"/>
                <w:bottom w:val="none" w:sz="0" w:space="0" w:color="auto"/>
                <w:right w:val="none" w:sz="0" w:space="0" w:color="auto"/>
              </w:divBdr>
            </w:div>
            <w:div w:id="752898394">
              <w:marLeft w:val="480"/>
              <w:marRight w:val="0"/>
              <w:marTop w:val="0"/>
              <w:marBottom w:val="0"/>
              <w:divBdr>
                <w:top w:val="none" w:sz="0" w:space="0" w:color="auto"/>
                <w:left w:val="none" w:sz="0" w:space="0" w:color="auto"/>
                <w:bottom w:val="none" w:sz="0" w:space="0" w:color="auto"/>
                <w:right w:val="none" w:sz="0" w:space="0" w:color="auto"/>
              </w:divBdr>
            </w:div>
            <w:div w:id="752971300">
              <w:marLeft w:val="480"/>
              <w:marRight w:val="0"/>
              <w:marTop w:val="0"/>
              <w:marBottom w:val="0"/>
              <w:divBdr>
                <w:top w:val="none" w:sz="0" w:space="0" w:color="auto"/>
                <w:left w:val="none" w:sz="0" w:space="0" w:color="auto"/>
                <w:bottom w:val="none" w:sz="0" w:space="0" w:color="auto"/>
                <w:right w:val="none" w:sz="0" w:space="0" w:color="auto"/>
              </w:divBdr>
            </w:div>
            <w:div w:id="752974101">
              <w:marLeft w:val="480"/>
              <w:marRight w:val="0"/>
              <w:marTop w:val="0"/>
              <w:marBottom w:val="0"/>
              <w:divBdr>
                <w:top w:val="none" w:sz="0" w:space="0" w:color="auto"/>
                <w:left w:val="none" w:sz="0" w:space="0" w:color="auto"/>
                <w:bottom w:val="none" w:sz="0" w:space="0" w:color="auto"/>
                <w:right w:val="none" w:sz="0" w:space="0" w:color="auto"/>
              </w:divBdr>
            </w:div>
            <w:div w:id="753167105">
              <w:marLeft w:val="480"/>
              <w:marRight w:val="0"/>
              <w:marTop w:val="0"/>
              <w:marBottom w:val="0"/>
              <w:divBdr>
                <w:top w:val="none" w:sz="0" w:space="0" w:color="auto"/>
                <w:left w:val="none" w:sz="0" w:space="0" w:color="auto"/>
                <w:bottom w:val="none" w:sz="0" w:space="0" w:color="auto"/>
                <w:right w:val="none" w:sz="0" w:space="0" w:color="auto"/>
              </w:divBdr>
            </w:div>
            <w:div w:id="753208533">
              <w:marLeft w:val="480"/>
              <w:marRight w:val="0"/>
              <w:marTop w:val="0"/>
              <w:marBottom w:val="0"/>
              <w:divBdr>
                <w:top w:val="none" w:sz="0" w:space="0" w:color="auto"/>
                <w:left w:val="none" w:sz="0" w:space="0" w:color="auto"/>
                <w:bottom w:val="none" w:sz="0" w:space="0" w:color="auto"/>
                <w:right w:val="none" w:sz="0" w:space="0" w:color="auto"/>
              </w:divBdr>
            </w:div>
            <w:div w:id="753278479">
              <w:marLeft w:val="480"/>
              <w:marRight w:val="0"/>
              <w:marTop w:val="0"/>
              <w:marBottom w:val="0"/>
              <w:divBdr>
                <w:top w:val="none" w:sz="0" w:space="0" w:color="auto"/>
                <w:left w:val="none" w:sz="0" w:space="0" w:color="auto"/>
                <w:bottom w:val="none" w:sz="0" w:space="0" w:color="auto"/>
                <w:right w:val="none" w:sz="0" w:space="0" w:color="auto"/>
              </w:divBdr>
            </w:div>
            <w:div w:id="753282820">
              <w:marLeft w:val="480"/>
              <w:marRight w:val="0"/>
              <w:marTop w:val="0"/>
              <w:marBottom w:val="0"/>
              <w:divBdr>
                <w:top w:val="none" w:sz="0" w:space="0" w:color="auto"/>
                <w:left w:val="none" w:sz="0" w:space="0" w:color="auto"/>
                <w:bottom w:val="none" w:sz="0" w:space="0" w:color="auto"/>
                <w:right w:val="none" w:sz="0" w:space="0" w:color="auto"/>
              </w:divBdr>
            </w:div>
            <w:div w:id="753478888">
              <w:marLeft w:val="480"/>
              <w:marRight w:val="0"/>
              <w:marTop w:val="0"/>
              <w:marBottom w:val="0"/>
              <w:divBdr>
                <w:top w:val="none" w:sz="0" w:space="0" w:color="auto"/>
                <w:left w:val="none" w:sz="0" w:space="0" w:color="auto"/>
                <w:bottom w:val="none" w:sz="0" w:space="0" w:color="auto"/>
                <w:right w:val="none" w:sz="0" w:space="0" w:color="auto"/>
              </w:divBdr>
            </w:div>
            <w:div w:id="753554787">
              <w:marLeft w:val="480"/>
              <w:marRight w:val="0"/>
              <w:marTop w:val="0"/>
              <w:marBottom w:val="0"/>
              <w:divBdr>
                <w:top w:val="none" w:sz="0" w:space="0" w:color="auto"/>
                <w:left w:val="none" w:sz="0" w:space="0" w:color="auto"/>
                <w:bottom w:val="none" w:sz="0" w:space="0" w:color="auto"/>
                <w:right w:val="none" w:sz="0" w:space="0" w:color="auto"/>
              </w:divBdr>
            </w:div>
            <w:div w:id="753624209">
              <w:marLeft w:val="480"/>
              <w:marRight w:val="0"/>
              <w:marTop w:val="0"/>
              <w:marBottom w:val="0"/>
              <w:divBdr>
                <w:top w:val="none" w:sz="0" w:space="0" w:color="auto"/>
                <w:left w:val="none" w:sz="0" w:space="0" w:color="auto"/>
                <w:bottom w:val="none" w:sz="0" w:space="0" w:color="auto"/>
                <w:right w:val="none" w:sz="0" w:space="0" w:color="auto"/>
              </w:divBdr>
            </w:div>
            <w:div w:id="753624643">
              <w:marLeft w:val="480"/>
              <w:marRight w:val="0"/>
              <w:marTop w:val="0"/>
              <w:marBottom w:val="0"/>
              <w:divBdr>
                <w:top w:val="none" w:sz="0" w:space="0" w:color="auto"/>
                <w:left w:val="none" w:sz="0" w:space="0" w:color="auto"/>
                <w:bottom w:val="none" w:sz="0" w:space="0" w:color="auto"/>
                <w:right w:val="none" w:sz="0" w:space="0" w:color="auto"/>
              </w:divBdr>
            </w:div>
            <w:div w:id="753741670">
              <w:marLeft w:val="480"/>
              <w:marRight w:val="0"/>
              <w:marTop w:val="0"/>
              <w:marBottom w:val="0"/>
              <w:divBdr>
                <w:top w:val="none" w:sz="0" w:space="0" w:color="auto"/>
                <w:left w:val="none" w:sz="0" w:space="0" w:color="auto"/>
                <w:bottom w:val="none" w:sz="0" w:space="0" w:color="auto"/>
                <w:right w:val="none" w:sz="0" w:space="0" w:color="auto"/>
              </w:divBdr>
            </w:div>
            <w:div w:id="753820266">
              <w:marLeft w:val="480"/>
              <w:marRight w:val="0"/>
              <w:marTop w:val="0"/>
              <w:marBottom w:val="0"/>
              <w:divBdr>
                <w:top w:val="none" w:sz="0" w:space="0" w:color="auto"/>
                <w:left w:val="none" w:sz="0" w:space="0" w:color="auto"/>
                <w:bottom w:val="none" w:sz="0" w:space="0" w:color="auto"/>
                <w:right w:val="none" w:sz="0" w:space="0" w:color="auto"/>
              </w:divBdr>
            </w:div>
            <w:div w:id="753821902">
              <w:marLeft w:val="480"/>
              <w:marRight w:val="0"/>
              <w:marTop w:val="0"/>
              <w:marBottom w:val="0"/>
              <w:divBdr>
                <w:top w:val="none" w:sz="0" w:space="0" w:color="auto"/>
                <w:left w:val="none" w:sz="0" w:space="0" w:color="auto"/>
                <w:bottom w:val="none" w:sz="0" w:space="0" w:color="auto"/>
                <w:right w:val="none" w:sz="0" w:space="0" w:color="auto"/>
              </w:divBdr>
            </w:div>
            <w:div w:id="753824103">
              <w:marLeft w:val="480"/>
              <w:marRight w:val="0"/>
              <w:marTop w:val="0"/>
              <w:marBottom w:val="0"/>
              <w:divBdr>
                <w:top w:val="none" w:sz="0" w:space="0" w:color="auto"/>
                <w:left w:val="none" w:sz="0" w:space="0" w:color="auto"/>
                <w:bottom w:val="none" w:sz="0" w:space="0" w:color="auto"/>
                <w:right w:val="none" w:sz="0" w:space="0" w:color="auto"/>
              </w:divBdr>
            </w:div>
            <w:div w:id="753933534">
              <w:marLeft w:val="480"/>
              <w:marRight w:val="0"/>
              <w:marTop w:val="0"/>
              <w:marBottom w:val="0"/>
              <w:divBdr>
                <w:top w:val="none" w:sz="0" w:space="0" w:color="auto"/>
                <w:left w:val="none" w:sz="0" w:space="0" w:color="auto"/>
                <w:bottom w:val="none" w:sz="0" w:space="0" w:color="auto"/>
                <w:right w:val="none" w:sz="0" w:space="0" w:color="auto"/>
              </w:divBdr>
            </w:div>
            <w:div w:id="754084518">
              <w:marLeft w:val="480"/>
              <w:marRight w:val="0"/>
              <w:marTop w:val="0"/>
              <w:marBottom w:val="0"/>
              <w:divBdr>
                <w:top w:val="none" w:sz="0" w:space="0" w:color="auto"/>
                <w:left w:val="none" w:sz="0" w:space="0" w:color="auto"/>
                <w:bottom w:val="none" w:sz="0" w:space="0" w:color="auto"/>
                <w:right w:val="none" w:sz="0" w:space="0" w:color="auto"/>
              </w:divBdr>
            </w:div>
            <w:div w:id="754127536">
              <w:marLeft w:val="480"/>
              <w:marRight w:val="0"/>
              <w:marTop w:val="0"/>
              <w:marBottom w:val="0"/>
              <w:divBdr>
                <w:top w:val="none" w:sz="0" w:space="0" w:color="auto"/>
                <w:left w:val="none" w:sz="0" w:space="0" w:color="auto"/>
                <w:bottom w:val="none" w:sz="0" w:space="0" w:color="auto"/>
                <w:right w:val="none" w:sz="0" w:space="0" w:color="auto"/>
              </w:divBdr>
            </w:div>
            <w:div w:id="754133003">
              <w:marLeft w:val="480"/>
              <w:marRight w:val="0"/>
              <w:marTop w:val="0"/>
              <w:marBottom w:val="0"/>
              <w:divBdr>
                <w:top w:val="none" w:sz="0" w:space="0" w:color="auto"/>
                <w:left w:val="none" w:sz="0" w:space="0" w:color="auto"/>
                <w:bottom w:val="none" w:sz="0" w:space="0" w:color="auto"/>
                <w:right w:val="none" w:sz="0" w:space="0" w:color="auto"/>
              </w:divBdr>
            </w:div>
            <w:div w:id="754282333">
              <w:marLeft w:val="480"/>
              <w:marRight w:val="0"/>
              <w:marTop w:val="0"/>
              <w:marBottom w:val="0"/>
              <w:divBdr>
                <w:top w:val="none" w:sz="0" w:space="0" w:color="auto"/>
                <w:left w:val="none" w:sz="0" w:space="0" w:color="auto"/>
                <w:bottom w:val="none" w:sz="0" w:space="0" w:color="auto"/>
                <w:right w:val="none" w:sz="0" w:space="0" w:color="auto"/>
              </w:divBdr>
            </w:div>
            <w:div w:id="754283877">
              <w:marLeft w:val="480"/>
              <w:marRight w:val="0"/>
              <w:marTop w:val="0"/>
              <w:marBottom w:val="0"/>
              <w:divBdr>
                <w:top w:val="none" w:sz="0" w:space="0" w:color="auto"/>
                <w:left w:val="none" w:sz="0" w:space="0" w:color="auto"/>
                <w:bottom w:val="none" w:sz="0" w:space="0" w:color="auto"/>
                <w:right w:val="none" w:sz="0" w:space="0" w:color="auto"/>
              </w:divBdr>
            </w:div>
            <w:div w:id="754328676">
              <w:marLeft w:val="480"/>
              <w:marRight w:val="0"/>
              <w:marTop w:val="0"/>
              <w:marBottom w:val="0"/>
              <w:divBdr>
                <w:top w:val="none" w:sz="0" w:space="0" w:color="auto"/>
                <w:left w:val="none" w:sz="0" w:space="0" w:color="auto"/>
                <w:bottom w:val="none" w:sz="0" w:space="0" w:color="auto"/>
                <w:right w:val="none" w:sz="0" w:space="0" w:color="auto"/>
              </w:divBdr>
            </w:div>
            <w:div w:id="754400113">
              <w:marLeft w:val="480"/>
              <w:marRight w:val="0"/>
              <w:marTop w:val="0"/>
              <w:marBottom w:val="0"/>
              <w:divBdr>
                <w:top w:val="none" w:sz="0" w:space="0" w:color="auto"/>
                <w:left w:val="none" w:sz="0" w:space="0" w:color="auto"/>
                <w:bottom w:val="none" w:sz="0" w:space="0" w:color="auto"/>
                <w:right w:val="none" w:sz="0" w:space="0" w:color="auto"/>
              </w:divBdr>
            </w:div>
            <w:div w:id="754404519">
              <w:marLeft w:val="480"/>
              <w:marRight w:val="0"/>
              <w:marTop w:val="0"/>
              <w:marBottom w:val="0"/>
              <w:divBdr>
                <w:top w:val="none" w:sz="0" w:space="0" w:color="auto"/>
                <w:left w:val="none" w:sz="0" w:space="0" w:color="auto"/>
                <w:bottom w:val="none" w:sz="0" w:space="0" w:color="auto"/>
                <w:right w:val="none" w:sz="0" w:space="0" w:color="auto"/>
              </w:divBdr>
            </w:div>
            <w:div w:id="754474636">
              <w:marLeft w:val="480"/>
              <w:marRight w:val="0"/>
              <w:marTop w:val="0"/>
              <w:marBottom w:val="0"/>
              <w:divBdr>
                <w:top w:val="none" w:sz="0" w:space="0" w:color="auto"/>
                <w:left w:val="none" w:sz="0" w:space="0" w:color="auto"/>
                <w:bottom w:val="none" w:sz="0" w:space="0" w:color="auto"/>
                <w:right w:val="none" w:sz="0" w:space="0" w:color="auto"/>
              </w:divBdr>
            </w:div>
            <w:div w:id="754521184">
              <w:marLeft w:val="480"/>
              <w:marRight w:val="0"/>
              <w:marTop w:val="0"/>
              <w:marBottom w:val="0"/>
              <w:divBdr>
                <w:top w:val="none" w:sz="0" w:space="0" w:color="auto"/>
                <w:left w:val="none" w:sz="0" w:space="0" w:color="auto"/>
                <w:bottom w:val="none" w:sz="0" w:space="0" w:color="auto"/>
                <w:right w:val="none" w:sz="0" w:space="0" w:color="auto"/>
              </w:divBdr>
            </w:div>
            <w:div w:id="754546998">
              <w:marLeft w:val="480"/>
              <w:marRight w:val="0"/>
              <w:marTop w:val="0"/>
              <w:marBottom w:val="0"/>
              <w:divBdr>
                <w:top w:val="none" w:sz="0" w:space="0" w:color="auto"/>
                <w:left w:val="none" w:sz="0" w:space="0" w:color="auto"/>
                <w:bottom w:val="none" w:sz="0" w:space="0" w:color="auto"/>
                <w:right w:val="none" w:sz="0" w:space="0" w:color="auto"/>
              </w:divBdr>
            </w:div>
            <w:div w:id="754593084">
              <w:marLeft w:val="480"/>
              <w:marRight w:val="0"/>
              <w:marTop w:val="0"/>
              <w:marBottom w:val="0"/>
              <w:divBdr>
                <w:top w:val="none" w:sz="0" w:space="0" w:color="auto"/>
                <w:left w:val="none" w:sz="0" w:space="0" w:color="auto"/>
                <w:bottom w:val="none" w:sz="0" w:space="0" w:color="auto"/>
                <w:right w:val="none" w:sz="0" w:space="0" w:color="auto"/>
              </w:divBdr>
            </w:div>
            <w:div w:id="754668160">
              <w:marLeft w:val="480"/>
              <w:marRight w:val="0"/>
              <w:marTop w:val="0"/>
              <w:marBottom w:val="0"/>
              <w:divBdr>
                <w:top w:val="none" w:sz="0" w:space="0" w:color="auto"/>
                <w:left w:val="none" w:sz="0" w:space="0" w:color="auto"/>
                <w:bottom w:val="none" w:sz="0" w:space="0" w:color="auto"/>
                <w:right w:val="none" w:sz="0" w:space="0" w:color="auto"/>
              </w:divBdr>
            </w:div>
            <w:div w:id="754858042">
              <w:marLeft w:val="480"/>
              <w:marRight w:val="0"/>
              <w:marTop w:val="0"/>
              <w:marBottom w:val="0"/>
              <w:divBdr>
                <w:top w:val="none" w:sz="0" w:space="0" w:color="auto"/>
                <w:left w:val="none" w:sz="0" w:space="0" w:color="auto"/>
                <w:bottom w:val="none" w:sz="0" w:space="0" w:color="auto"/>
                <w:right w:val="none" w:sz="0" w:space="0" w:color="auto"/>
              </w:divBdr>
            </w:div>
            <w:div w:id="754861345">
              <w:marLeft w:val="480"/>
              <w:marRight w:val="0"/>
              <w:marTop w:val="0"/>
              <w:marBottom w:val="0"/>
              <w:divBdr>
                <w:top w:val="none" w:sz="0" w:space="0" w:color="auto"/>
                <w:left w:val="none" w:sz="0" w:space="0" w:color="auto"/>
                <w:bottom w:val="none" w:sz="0" w:space="0" w:color="auto"/>
                <w:right w:val="none" w:sz="0" w:space="0" w:color="auto"/>
              </w:divBdr>
            </w:div>
            <w:div w:id="754864573">
              <w:marLeft w:val="480"/>
              <w:marRight w:val="0"/>
              <w:marTop w:val="0"/>
              <w:marBottom w:val="0"/>
              <w:divBdr>
                <w:top w:val="none" w:sz="0" w:space="0" w:color="auto"/>
                <w:left w:val="none" w:sz="0" w:space="0" w:color="auto"/>
                <w:bottom w:val="none" w:sz="0" w:space="0" w:color="auto"/>
                <w:right w:val="none" w:sz="0" w:space="0" w:color="auto"/>
              </w:divBdr>
            </w:div>
            <w:div w:id="754865317">
              <w:marLeft w:val="480"/>
              <w:marRight w:val="0"/>
              <w:marTop w:val="0"/>
              <w:marBottom w:val="0"/>
              <w:divBdr>
                <w:top w:val="none" w:sz="0" w:space="0" w:color="auto"/>
                <w:left w:val="none" w:sz="0" w:space="0" w:color="auto"/>
                <w:bottom w:val="none" w:sz="0" w:space="0" w:color="auto"/>
                <w:right w:val="none" w:sz="0" w:space="0" w:color="auto"/>
              </w:divBdr>
            </w:div>
            <w:div w:id="754939484">
              <w:marLeft w:val="480"/>
              <w:marRight w:val="0"/>
              <w:marTop w:val="0"/>
              <w:marBottom w:val="0"/>
              <w:divBdr>
                <w:top w:val="none" w:sz="0" w:space="0" w:color="auto"/>
                <w:left w:val="none" w:sz="0" w:space="0" w:color="auto"/>
                <w:bottom w:val="none" w:sz="0" w:space="0" w:color="auto"/>
                <w:right w:val="none" w:sz="0" w:space="0" w:color="auto"/>
              </w:divBdr>
            </w:div>
            <w:div w:id="754975485">
              <w:marLeft w:val="480"/>
              <w:marRight w:val="0"/>
              <w:marTop w:val="0"/>
              <w:marBottom w:val="0"/>
              <w:divBdr>
                <w:top w:val="none" w:sz="0" w:space="0" w:color="auto"/>
                <w:left w:val="none" w:sz="0" w:space="0" w:color="auto"/>
                <w:bottom w:val="none" w:sz="0" w:space="0" w:color="auto"/>
                <w:right w:val="none" w:sz="0" w:space="0" w:color="auto"/>
              </w:divBdr>
            </w:div>
            <w:div w:id="755053833">
              <w:marLeft w:val="480"/>
              <w:marRight w:val="0"/>
              <w:marTop w:val="0"/>
              <w:marBottom w:val="0"/>
              <w:divBdr>
                <w:top w:val="none" w:sz="0" w:space="0" w:color="auto"/>
                <w:left w:val="none" w:sz="0" w:space="0" w:color="auto"/>
                <w:bottom w:val="none" w:sz="0" w:space="0" w:color="auto"/>
                <w:right w:val="none" w:sz="0" w:space="0" w:color="auto"/>
              </w:divBdr>
            </w:div>
            <w:div w:id="755173823">
              <w:marLeft w:val="480"/>
              <w:marRight w:val="0"/>
              <w:marTop w:val="0"/>
              <w:marBottom w:val="0"/>
              <w:divBdr>
                <w:top w:val="none" w:sz="0" w:space="0" w:color="auto"/>
                <w:left w:val="none" w:sz="0" w:space="0" w:color="auto"/>
                <w:bottom w:val="none" w:sz="0" w:space="0" w:color="auto"/>
                <w:right w:val="none" w:sz="0" w:space="0" w:color="auto"/>
              </w:divBdr>
            </w:div>
            <w:div w:id="755246619">
              <w:marLeft w:val="480"/>
              <w:marRight w:val="0"/>
              <w:marTop w:val="0"/>
              <w:marBottom w:val="0"/>
              <w:divBdr>
                <w:top w:val="none" w:sz="0" w:space="0" w:color="auto"/>
                <w:left w:val="none" w:sz="0" w:space="0" w:color="auto"/>
                <w:bottom w:val="none" w:sz="0" w:space="0" w:color="auto"/>
                <w:right w:val="none" w:sz="0" w:space="0" w:color="auto"/>
              </w:divBdr>
            </w:div>
            <w:div w:id="755398882">
              <w:marLeft w:val="480"/>
              <w:marRight w:val="0"/>
              <w:marTop w:val="0"/>
              <w:marBottom w:val="0"/>
              <w:divBdr>
                <w:top w:val="none" w:sz="0" w:space="0" w:color="auto"/>
                <w:left w:val="none" w:sz="0" w:space="0" w:color="auto"/>
                <w:bottom w:val="none" w:sz="0" w:space="0" w:color="auto"/>
                <w:right w:val="none" w:sz="0" w:space="0" w:color="auto"/>
              </w:divBdr>
            </w:div>
            <w:div w:id="755399181">
              <w:marLeft w:val="480"/>
              <w:marRight w:val="0"/>
              <w:marTop w:val="0"/>
              <w:marBottom w:val="0"/>
              <w:divBdr>
                <w:top w:val="none" w:sz="0" w:space="0" w:color="auto"/>
                <w:left w:val="none" w:sz="0" w:space="0" w:color="auto"/>
                <w:bottom w:val="none" w:sz="0" w:space="0" w:color="auto"/>
                <w:right w:val="none" w:sz="0" w:space="0" w:color="auto"/>
              </w:divBdr>
            </w:div>
            <w:div w:id="755636632">
              <w:marLeft w:val="480"/>
              <w:marRight w:val="0"/>
              <w:marTop w:val="0"/>
              <w:marBottom w:val="0"/>
              <w:divBdr>
                <w:top w:val="none" w:sz="0" w:space="0" w:color="auto"/>
                <w:left w:val="none" w:sz="0" w:space="0" w:color="auto"/>
                <w:bottom w:val="none" w:sz="0" w:space="0" w:color="auto"/>
                <w:right w:val="none" w:sz="0" w:space="0" w:color="auto"/>
              </w:divBdr>
            </w:div>
            <w:div w:id="755637726">
              <w:marLeft w:val="480"/>
              <w:marRight w:val="0"/>
              <w:marTop w:val="0"/>
              <w:marBottom w:val="0"/>
              <w:divBdr>
                <w:top w:val="none" w:sz="0" w:space="0" w:color="auto"/>
                <w:left w:val="none" w:sz="0" w:space="0" w:color="auto"/>
                <w:bottom w:val="none" w:sz="0" w:space="0" w:color="auto"/>
                <w:right w:val="none" w:sz="0" w:space="0" w:color="auto"/>
              </w:divBdr>
            </w:div>
            <w:div w:id="755710027">
              <w:marLeft w:val="480"/>
              <w:marRight w:val="0"/>
              <w:marTop w:val="0"/>
              <w:marBottom w:val="0"/>
              <w:divBdr>
                <w:top w:val="none" w:sz="0" w:space="0" w:color="auto"/>
                <w:left w:val="none" w:sz="0" w:space="0" w:color="auto"/>
                <w:bottom w:val="none" w:sz="0" w:space="0" w:color="auto"/>
                <w:right w:val="none" w:sz="0" w:space="0" w:color="auto"/>
              </w:divBdr>
            </w:div>
            <w:div w:id="755784649">
              <w:marLeft w:val="480"/>
              <w:marRight w:val="0"/>
              <w:marTop w:val="0"/>
              <w:marBottom w:val="0"/>
              <w:divBdr>
                <w:top w:val="none" w:sz="0" w:space="0" w:color="auto"/>
                <w:left w:val="none" w:sz="0" w:space="0" w:color="auto"/>
                <w:bottom w:val="none" w:sz="0" w:space="0" w:color="auto"/>
                <w:right w:val="none" w:sz="0" w:space="0" w:color="auto"/>
              </w:divBdr>
            </w:div>
            <w:div w:id="755827799">
              <w:marLeft w:val="480"/>
              <w:marRight w:val="0"/>
              <w:marTop w:val="0"/>
              <w:marBottom w:val="0"/>
              <w:divBdr>
                <w:top w:val="none" w:sz="0" w:space="0" w:color="auto"/>
                <w:left w:val="none" w:sz="0" w:space="0" w:color="auto"/>
                <w:bottom w:val="none" w:sz="0" w:space="0" w:color="auto"/>
                <w:right w:val="none" w:sz="0" w:space="0" w:color="auto"/>
              </w:divBdr>
            </w:div>
            <w:div w:id="755907230">
              <w:marLeft w:val="480"/>
              <w:marRight w:val="0"/>
              <w:marTop w:val="0"/>
              <w:marBottom w:val="0"/>
              <w:divBdr>
                <w:top w:val="none" w:sz="0" w:space="0" w:color="auto"/>
                <w:left w:val="none" w:sz="0" w:space="0" w:color="auto"/>
                <w:bottom w:val="none" w:sz="0" w:space="0" w:color="auto"/>
                <w:right w:val="none" w:sz="0" w:space="0" w:color="auto"/>
              </w:divBdr>
            </w:div>
            <w:div w:id="755976483">
              <w:marLeft w:val="480"/>
              <w:marRight w:val="0"/>
              <w:marTop w:val="0"/>
              <w:marBottom w:val="0"/>
              <w:divBdr>
                <w:top w:val="none" w:sz="0" w:space="0" w:color="auto"/>
                <w:left w:val="none" w:sz="0" w:space="0" w:color="auto"/>
                <w:bottom w:val="none" w:sz="0" w:space="0" w:color="auto"/>
                <w:right w:val="none" w:sz="0" w:space="0" w:color="auto"/>
              </w:divBdr>
            </w:div>
            <w:div w:id="756051053">
              <w:marLeft w:val="480"/>
              <w:marRight w:val="0"/>
              <w:marTop w:val="0"/>
              <w:marBottom w:val="0"/>
              <w:divBdr>
                <w:top w:val="none" w:sz="0" w:space="0" w:color="auto"/>
                <w:left w:val="none" w:sz="0" w:space="0" w:color="auto"/>
                <w:bottom w:val="none" w:sz="0" w:space="0" w:color="auto"/>
                <w:right w:val="none" w:sz="0" w:space="0" w:color="auto"/>
              </w:divBdr>
            </w:div>
            <w:div w:id="756051806">
              <w:marLeft w:val="480"/>
              <w:marRight w:val="0"/>
              <w:marTop w:val="0"/>
              <w:marBottom w:val="0"/>
              <w:divBdr>
                <w:top w:val="none" w:sz="0" w:space="0" w:color="auto"/>
                <w:left w:val="none" w:sz="0" w:space="0" w:color="auto"/>
                <w:bottom w:val="none" w:sz="0" w:space="0" w:color="auto"/>
                <w:right w:val="none" w:sz="0" w:space="0" w:color="auto"/>
              </w:divBdr>
            </w:div>
            <w:div w:id="756052140">
              <w:marLeft w:val="480"/>
              <w:marRight w:val="0"/>
              <w:marTop w:val="0"/>
              <w:marBottom w:val="0"/>
              <w:divBdr>
                <w:top w:val="none" w:sz="0" w:space="0" w:color="auto"/>
                <w:left w:val="none" w:sz="0" w:space="0" w:color="auto"/>
                <w:bottom w:val="none" w:sz="0" w:space="0" w:color="auto"/>
                <w:right w:val="none" w:sz="0" w:space="0" w:color="auto"/>
              </w:divBdr>
            </w:div>
            <w:div w:id="756094536">
              <w:marLeft w:val="480"/>
              <w:marRight w:val="0"/>
              <w:marTop w:val="0"/>
              <w:marBottom w:val="0"/>
              <w:divBdr>
                <w:top w:val="none" w:sz="0" w:space="0" w:color="auto"/>
                <w:left w:val="none" w:sz="0" w:space="0" w:color="auto"/>
                <w:bottom w:val="none" w:sz="0" w:space="0" w:color="auto"/>
                <w:right w:val="none" w:sz="0" w:space="0" w:color="auto"/>
              </w:divBdr>
            </w:div>
            <w:div w:id="756097898">
              <w:marLeft w:val="480"/>
              <w:marRight w:val="0"/>
              <w:marTop w:val="0"/>
              <w:marBottom w:val="0"/>
              <w:divBdr>
                <w:top w:val="none" w:sz="0" w:space="0" w:color="auto"/>
                <w:left w:val="none" w:sz="0" w:space="0" w:color="auto"/>
                <w:bottom w:val="none" w:sz="0" w:space="0" w:color="auto"/>
                <w:right w:val="none" w:sz="0" w:space="0" w:color="auto"/>
              </w:divBdr>
            </w:div>
            <w:div w:id="756243952">
              <w:marLeft w:val="480"/>
              <w:marRight w:val="0"/>
              <w:marTop w:val="0"/>
              <w:marBottom w:val="0"/>
              <w:divBdr>
                <w:top w:val="none" w:sz="0" w:space="0" w:color="auto"/>
                <w:left w:val="none" w:sz="0" w:space="0" w:color="auto"/>
                <w:bottom w:val="none" w:sz="0" w:space="0" w:color="auto"/>
                <w:right w:val="none" w:sz="0" w:space="0" w:color="auto"/>
              </w:divBdr>
            </w:div>
            <w:div w:id="756251176">
              <w:marLeft w:val="480"/>
              <w:marRight w:val="0"/>
              <w:marTop w:val="0"/>
              <w:marBottom w:val="0"/>
              <w:divBdr>
                <w:top w:val="none" w:sz="0" w:space="0" w:color="auto"/>
                <w:left w:val="none" w:sz="0" w:space="0" w:color="auto"/>
                <w:bottom w:val="none" w:sz="0" w:space="0" w:color="auto"/>
                <w:right w:val="none" w:sz="0" w:space="0" w:color="auto"/>
              </w:divBdr>
            </w:div>
            <w:div w:id="756292786">
              <w:marLeft w:val="480"/>
              <w:marRight w:val="0"/>
              <w:marTop w:val="0"/>
              <w:marBottom w:val="0"/>
              <w:divBdr>
                <w:top w:val="none" w:sz="0" w:space="0" w:color="auto"/>
                <w:left w:val="none" w:sz="0" w:space="0" w:color="auto"/>
                <w:bottom w:val="none" w:sz="0" w:space="0" w:color="auto"/>
                <w:right w:val="none" w:sz="0" w:space="0" w:color="auto"/>
              </w:divBdr>
            </w:div>
            <w:div w:id="756369119">
              <w:marLeft w:val="480"/>
              <w:marRight w:val="0"/>
              <w:marTop w:val="0"/>
              <w:marBottom w:val="0"/>
              <w:divBdr>
                <w:top w:val="none" w:sz="0" w:space="0" w:color="auto"/>
                <w:left w:val="none" w:sz="0" w:space="0" w:color="auto"/>
                <w:bottom w:val="none" w:sz="0" w:space="0" w:color="auto"/>
                <w:right w:val="none" w:sz="0" w:space="0" w:color="auto"/>
              </w:divBdr>
            </w:div>
            <w:div w:id="756369515">
              <w:marLeft w:val="480"/>
              <w:marRight w:val="0"/>
              <w:marTop w:val="0"/>
              <w:marBottom w:val="0"/>
              <w:divBdr>
                <w:top w:val="none" w:sz="0" w:space="0" w:color="auto"/>
                <w:left w:val="none" w:sz="0" w:space="0" w:color="auto"/>
                <w:bottom w:val="none" w:sz="0" w:space="0" w:color="auto"/>
                <w:right w:val="none" w:sz="0" w:space="0" w:color="auto"/>
              </w:divBdr>
            </w:div>
            <w:div w:id="756487417">
              <w:marLeft w:val="480"/>
              <w:marRight w:val="0"/>
              <w:marTop w:val="0"/>
              <w:marBottom w:val="0"/>
              <w:divBdr>
                <w:top w:val="none" w:sz="0" w:space="0" w:color="auto"/>
                <w:left w:val="none" w:sz="0" w:space="0" w:color="auto"/>
                <w:bottom w:val="none" w:sz="0" w:space="0" w:color="auto"/>
                <w:right w:val="none" w:sz="0" w:space="0" w:color="auto"/>
              </w:divBdr>
            </w:div>
            <w:div w:id="756557455">
              <w:marLeft w:val="480"/>
              <w:marRight w:val="0"/>
              <w:marTop w:val="0"/>
              <w:marBottom w:val="0"/>
              <w:divBdr>
                <w:top w:val="none" w:sz="0" w:space="0" w:color="auto"/>
                <w:left w:val="none" w:sz="0" w:space="0" w:color="auto"/>
                <w:bottom w:val="none" w:sz="0" w:space="0" w:color="auto"/>
                <w:right w:val="none" w:sz="0" w:space="0" w:color="auto"/>
              </w:divBdr>
            </w:div>
            <w:div w:id="756560095">
              <w:marLeft w:val="480"/>
              <w:marRight w:val="0"/>
              <w:marTop w:val="0"/>
              <w:marBottom w:val="0"/>
              <w:divBdr>
                <w:top w:val="none" w:sz="0" w:space="0" w:color="auto"/>
                <w:left w:val="none" w:sz="0" w:space="0" w:color="auto"/>
                <w:bottom w:val="none" w:sz="0" w:space="0" w:color="auto"/>
                <w:right w:val="none" w:sz="0" w:space="0" w:color="auto"/>
              </w:divBdr>
            </w:div>
            <w:div w:id="756631298">
              <w:marLeft w:val="480"/>
              <w:marRight w:val="0"/>
              <w:marTop w:val="0"/>
              <w:marBottom w:val="0"/>
              <w:divBdr>
                <w:top w:val="none" w:sz="0" w:space="0" w:color="auto"/>
                <w:left w:val="none" w:sz="0" w:space="0" w:color="auto"/>
                <w:bottom w:val="none" w:sz="0" w:space="0" w:color="auto"/>
                <w:right w:val="none" w:sz="0" w:space="0" w:color="auto"/>
              </w:divBdr>
            </w:div>
            <w:div w:id="756682073">
              <w:marLeft w:val="480"/>
              <w:marRight w:val="0"/>
              <w:marTop w:val="0"/>
              <w:marBottom w:val="0"/>
              <w:divBdr>
                <w:top w:val="none" w:sz="0" w:space="0" w:color="auto"/>
                <w:left w:val="none" w:sz="0" w:space="0" w:color="auto"/>
                <w:bottom w:val="none" w:sz="0" w:space="0" w:color="auto"/>
                <w:right w:val="none" w:sz="0" w:space="0" w:color="auto"/>
              </w:divBdr>
            </w:div>
            <w:div w:id="756709946">
              <w:marLeft w:val="480"/>
              <w:marRight w:val="0"/>
              <w:marTop w:val="0"/>
              <w:marBottom w:val="0"/>
              <w:divBdr>
                <w:top w:val="none" w:sz="0" w:space="0" w:color="auto"/>
                <w:left w:val="none" w:sz="0" w:space="0" w:color="auto"/>
                <w:bottom w:val="none" w:sz="0" w:space="0" w:color="auto"/>
                <w:right w:val="none" w:sz="0" w:space="0" w:color="auto"/>
              </w:divBdr>
            </w:div>
            <w:div w:id="756748205">
              <w:marLeft w:val="480"/>
              <w:marRight w:val="0"/>
              <w:marTop w:val="0"/>
              <w:marBottom w:val="0"/>
              <w:divBdr>
                <w:top w:val="none" w:sz="0" w:space="0" w:color="auto"/>
                <w:left w:val="none" w:sz="0" w:space="0" w:color="auto"/>
                <w:bottom w:val="none" w:sz="0" w:space="0" w:color="auto"/>
                <w:right w:val="none" w:sz="0" w:space="0" w:color="auto"/>
              </w:divBdr>
            </w:div>
            <w:div w:id="757016740">
              <w:marLeft w:val="480"/>
              <w:marRight w:val="0"/>
              <w:marTop w:val="0"/>
              <w:marBottom w:val="0"/>
              <w:divBdr>
                <w:top w:val="none" w:sz="0" w:space="0" w:color="auto"/>
                <w:left w:val="none" w:sz="0" w:space="0" w:color="auto"/>
                <w:bottom w:val="none" w:sz="0" w:space="0" w:color="auto"/>
                <w:right w:val="none" w:sz="0" w:space="0" w:color="auto"/>
              </w:divBdr>
            </w:div>
            <w:div w:id="757020642">
              <w:marLeft w:val="480"/>
              <w:marRight w:val="0"/>
              <w:marTop w:val="0"/>
              <w:marBottom w:val="0"/>
              <w:divBdr>
                <w:top w:val="none" w:sz="0" w:space="0" w:color="auto"/>
                <w:left w:val="none" w:sz="0" w:space="0" w:color="auto"/>
                <w:bottom w:val="none" w:sz="0" w:space="0" w:color="auto"/>
                <w:right w:val="none" w:sz="0" w:space="0" w:color="auto"/>
              </w:divBdr>
            </w:div>
            <w:div w:id="757216775">
              <w:marLeft w:val="480"/>
              <w:marRight w:val="0"/>
              <w:marTop w:val="0"/>
              <w:marBottom w:val="0"/>
              <w:divBdr>
                <w:top w:val="none" w:sz="0" w:space="0" w:color="auto"/>
                <w:left w:val="none" w:sz="0" w:space="0" w:color="auto"/>
                <w:bottom w:val="none" w:sz="0" w:space="0" w:color="auto"/>
                <w:right w:val="none" w:sz="0" w:space="0" w:color="auto"/>
              </w:divBdr>
            </w:div>
            <w:div w:id="757218564">
              <w:marLeft w:val="480"/>
              <w:marRight w:val="0"/>
              <w:marTop w:val="0"/>
              <w:marBottom w:val="0"/>
              <w:divBdr>
                <w:top w:val="none" w:sz="0" w:space="0" w:color="auto"/>
                <w:left w:val="none" w:sz="0" w:space="0" w:color="auto"/>
                <w:bottom w:val="none" w:sz="0" w:space="0" w:color="auto"/>
                <w:right w:val="none" w:sz="0" w:space="0" w:color="auto"/>
              </w:divBdr>
            </w:div>
            <w:div w:id="757409803">
              <w:marLeft w:val="480"/>
              <w:marRight w:val="0"/>
              <w:marTop w:val="0"/>
              <w:marBottom w:val="0"/>
              <w:divBdr>
                <w:top w:val="none" w:sz="0" w:space="0" w:color="auto"/>
                <w:left w:val="none" w:sz="0" w:space="0" w:color="auto"/>
                <w:bottom w:val="none" w:sz="0" w:space="0" w:color="auto"/>
                <w:right w:val="none" w:sz="0" w:space="0" w:color="auto"/>
              </w:divBdr>
            </w:div>
            <w:div w:id="757556033">
              <w:marLeft w:val="480"/>
              <w:marRight w:val="0"/>
              <w:marTop w:val="0"/>
              <w:marBottom w:val="0"/>
              <w:divBdr>
                <w:top w:val="none" w:sz="0" w:space="0" w:color="auto"/>
                <w:left w:val="none" w:sz="0" w:space="0" w:color="auto"/>
                <w:bottom w:val="none" w:sz="0" w:space="0" w:color="auto"/>
                <w:right w:val="none" w:sz="0" w:space="0" w:color="auto"/>
              </w:divBdr>
            </w:div>
            <w:div w:id="757596660">
              <w:marLeft w:val="480"/>
              <w:marRight w:val="0"/>
              <w:marTop w:val="0"/>
              <w:marBottom w:val="0"/>
              <w:divBdr>
                <w:top w:val="none" w:sz="0" w:space="0" w:color="auto"/>
                <w:left w:val="none" w:sz="0" w:space="0" w:color="auto"/>
                <w:bottom w:val="none" w:sz="0" w:space="0" w:color="auto"/>
                <w:right w:val="none" w:sz="0" w:space="0" w:color="auto"/>
              </w:divBdr>
            </w:div>
            <w:div w:id="757672394">
              <w:marLeft w:val="480"/>
              <w:marRight w:val="0"/>
              <w:marTop w:val="0"/>
              <w:marBottom w:val="0"/>
              <w:divBdr>
                <w:top w:val="none" w:sz="0" w:space="0" w:color="auto"/>
                <w:left w:val="none" w:sz="0" w:space="0" w:color="auto"/>
                <w:bottom w:val="none" w:sz="0" w:space="0" w:color="auto"/>
                <w:right w:val="none" w:sz="0" w:space="0" w:color="auto"/>
              </w:divBdr>
            </w:div>
            <w:div w:id="757747443">
              <w:marLeft w:val="480"/>
              <w:marRight w:val="0"/>
              <w:marTop w:val="0"/>
              <w:marBottom w:val="0"/>
              <w:divBdr>
                <w:top w:val="none" w:sz="0" w:space="0" w:color="auto"/>
                <w:left w:val="none" w:sz="0" w:space="0" w:color="auto"/>
                <w:bottom w:val="none" w:sz="0" w:space="0" w:color="auto"/>
                <w:right w:val="none" w:sz="0" w:space="0" w:color="auto"/>
              </w:divBdr>
            </w:div>
            <w:div w:id="757754756">
              <w:marLeft w:val="480"/>
              <w:marRight w:val="0"/>
              <w:marTop w:val="0"/>
              <w:marBottom w:val="0"/>
              <w:divBdr>
                <w:top w:val="none" w:sz="0" w:space="0" w:color="auto"/>
                <w:left w:val="none" w:sz="0" w:space="0" w:color="auto"/>
                <w:bottom w:val="none" w:sz="0" w:space="0" w:color="auto"/>
                <w:right w:val="none" w:sz="0" w:space="0" w:color="auto"/>
              </w:divBdr>
            </w:div>
            <w:div w:id="757755156">
              <w:marLeft w:val="480"/>
              <w:marRight w:val="0"/>
              <w:marTop w:val="0"/>
              <w:marBottom w:val="0"/>
              <w:divBdr>
                <w:top w:val="none" w:sz="0" w:space="0" w:color="auto"/>
                <w:left w:val="none" w:sz="0" w:space="0" w:color="auto"/>
                <w:bottom w:val="none" w:sz="0" w:space="0" w:color="auto"/>
                <w:right w:val="none" w:sz="0" w:space="0" w:color="auto"/>
              </w:divBdr>
            </w:div>
            <w:div w:id="757942964">
              <w:marLeft w:val="480"/>
              <w:marRight w:val="0"/>
              <w:marTop w:val="0"/>
              <w:marBottom w:val="0"/>
              <w:divBdr>
                <w:top w:val="none" w:sz="0" w:space="0" w:color="auto"/>
                <w:left w:val="none" w:sz="0" w:space="0" w:color="auto"/>
                <w:bottom w:val="none" w:sz="0" w:space="0" w:color="auto"/>
                <w:right w:val="none" w:sz="0" w:space="0" w:color="auto"/>
              </w:divBdr>
            </w:div>
            <w:div w:id="758061841">
              <w:marLeft w:val="480"/>
              <w:marRight w:val="0"/>
              <w:marTop w:val="0"/>
              <w:marBottom w:val="0"/>
              <w:divBdr>
                <w:top w:val="none" w:sz="0" w:space="0" w:color="auto"/>
                <w:left w:val="none" w:sz="0" w:space="0" w:color="auto"/>
                <w:bottom w:val="none" w:sz="0" w:space="0" w:color="auto"/>
                <w:right w:val="none" w:sz="0" w:space="0" w:color="auto"/>
              </w:divBdr>
            </w:div>
            <w:div w:id="758066717">
              <w:marLeft w:val="480"/>
              <w:marRight w:val="0"/>
              <w:marTop w:val="0"/>
              <w:marBottom w:val="0"/>
              <w:divBdr>
                <w:top w:val="none" w:sz="0" w:space="0" w:color="auto"/>
                <w:left w:val="none" w:sz="0" w:space="0" w:color="auto"/>
                <w:bottom w:val="none" w:sz="0" w:space="0" w:color="auto"/>
                <w:right w:val="none" w:sz="0" w:space="0" w:color="auto"/>
              </w:divBdr>
            </w:div>
            <w:div w:id="758135643">
              <w:marLeft w:val="480"/>
              <w:marRight w:val="0"/>
              <w:marTop w:val="0"/>
              <w:marBottom w:val="0"/>
              <w:divBdr>
                <w:top w:val="none" w:sz="0" w:space="0" w:color="auto"/>
                <w:left w:val="none" w:sz="0" w:space="0" w:color="auto"/>
                <w:bottom w:val="none" w:sz="0" w:space="0" w:color="auto"/>
                <w:right w:val="none" w:sz="0" w:space="0" w:color="auto"/>
              </w:divBdr>
            </w:div>
            <w:div w:id="758137947">
              <w:marLeft w:val="480"/>
              <w:marRight w:val="0"/>
              <w:marTop w:val="0"/>
              <w:marBottom w:val="0"/>
              <w:divBdr>
                <w:top w:val="none" w:sz="0" w:space="0" w:color="auto"/>
                <w:left w:val="none" w:sz="0" w:space="0" w:color="auto"/>
                <w:bottom w:val="none" w:sz="0" w:space="0" w:color="auto"/>
                <w:right w:val="none" w:sz="0" w:space="0" w:color="auto"/>
              </w:divBdr>
            </w:div>
            <w:div w:id="758139115">
              <w:marLeft w:val="480"/>
              <w:marRight w:val="0"/>
              <w:marTop w:val="0"/>
              <w:marBottom w:val="0"/>
              <w:divBdr>
                <w:top w:val="none" w:sz="0" w:space="0" w:color="auto"/>
                <w:left w:val="none" w:sz="0" w:space="0" w:color="auto"/>
                <w:bottom w:val="none" w:sz="0" w:space="0" w:color="auto"/>
                <w:right w:val="none" w:sz="0" w:space="0" w:color="auto"/>
              </w:divBdr>
            </w:div>
            <w:div w:id="758209168">
              <w:marLeft w:val="480"/>
              <w:marRight w:val="0"/>
              <w:marTop w:val="0"/>
              <w:marBottom w:val="0"/>
              <w:divBdr>
                <w:top w:val="none" w:sz="0" w:space="0" w:color="auto"/>
                <w:left w:val="none" w:sz="0" w:space="0" w:color="auto"/>
                <w:bottom w:val="none" w:sz="0" w:space="0" w:color="auto"/>
                <w:right w:val="none" w:sz="0" w:space="0" w:color="auto"/>
              </w:divBdr>
            </w:div>
            <w:div w:id="758253014">
              <w:marLeft w:val="480"/>
              <w:marRight w:val="0"/>
              <w:marTop w:val="0"/>
              <w:marBottom w:val="0"/>
              <w:divBdr>
                <w:top w:val="none" w:sz="0" w:space="0" w:color="auto"/>
                <w:left w:val="none" w:sz="0" w:space="0" w:color="auto"/>
                <w:bottom w:val="none" w:sz="0" w:space="0" w:color="auto"/>
                <w:right w:val="none" w:sz="0" w:space="0" w:color="auto"/>
              </w:divBdr>
            </w:div>
            <w:div w:id="758523024">
              <w:marLeft w:val="480"/>
              <w:marRight w:val="0"/>
              <w:marTop w:val="0"/>
              <w:marBottom w:val="0"/>
              <w:divBdr>
                <w:top w:val="none" w:sz="0" w:space="0" w:color="auto"/>
                <w:left w:val="none" w:sz="0" w:space="0" w:color="auto"/>
                <w:bottom w:val="none" w:sz="0" w:space="0" w:color="auto"/>
                <w:right w:val="none" w:sz="0" w:space="0" w:color="auto"/>
              </w:divBdr>
            </w:div>
            <w:div w:id="758595712">
              <w:marLeft w:val="480"/>
              <w:marRight w:val="0"/>
              <w:marTop w:val="0"/>
              <w:marBottom w:val="0"/>
              <w:divBdr>
                <w:top w:val="none" w:sz="0" w:space="0" w:color="auto"/>
                <w:left w:val="none" w:sz="0" w:space="0" w:color="auto"/>
                <w:bottom w:val="none" w:sz="0" w:space="0" w:color="auto"/>
                <w:right w:val="none" w:sz="0" w:space="0" w:color="auto"/>
              </w:divBdr>
            </w:div>
            <w:div w:id="758675715">
              <w:marLeft w:val="480"/>
              <w:marRight w:val="0"/>
              <w:marTop w:val="0"/>
              <w:marBottom w:val="0"/>
              <w:divBdr>
                <w:top w:val="none" w:sz="0" w:space="0" w:color="auto"/>
                <w:left w:val="none" w:sz="0" w:space="0" w:color="auto"/>
                <w:bottom w:val="none" w:sz="0" w:space="0" w:color="auto"/>
                <w:right w:val="none" w:sz="0" w:space="0" w:color="auto"/>
              </w:divBdr>
            </w:div>
            <w:div w:id="758676804">
              <w:marLeft w:val="480"/>
              <w:marRight w:val="0"/>
              <w:marTop w:val="0"/>
              <w:marBottom w:val="0"/>
              <w:divBdr>
                <w:top w:val="none" w:sz="0" w:space="0" w:color="auto"/>
                <w:left w:val="none" w:sz="0" w:space="0" w:color="auto"/>
                <w:bottom w:val="none" w:sz="0" w:space="0" w:color="auto"/>
                <w:right w:val="none" w:sz="0" w:space="0" w:color="auto"/>
              </w:divBdr>
            </w:div>
            <w:div w:id="758796831">
              <w:marLeft w:val="480"/>
              <w:marRight w:val="0"/>
              <w:marTop w:val="0"/>
              <w:marBottom w:val="0"/>
              <w:divBdr>
                <w:top w:val="none" w:sz="0" w:space="0" w:color="auto"/>
                <w:left w:val="none" w:sz="0" w:space="0" w:color="auto"/>
                <w:bottom w:val="none" w:sz="0" w:space="0" w:color="auto"/>
                <w:right w:val="none" w:sz="0" w:space="0" w:color="auto"/>
              </w:divBdr>
            </w:div>
            <w:div w:id="759104414">
              <w:marLeft w:val="480"/>
              <w:marRight w:val="0"/>
              <w:marTop w:val="0"/>
              <w:marBottom w:val="0"/>
              <w:divBdr>
                <w:top w:val="none" w:sz="0" w:space="0" w:color="auto"/>
                <w:left w:val="none" w:sz="0" w:space="0" w:color="auto"/>
                <w:bottom w:val="none" w:sz="0" w:space="0" w:color="auto"/>
                <w:right w:val="none" w:sz="0" w:space="0" w:color="auto"/>
              </w:divBdr>
            </w:div>
            <w:div w:id="759252659">
              <w:marLeft w:val="480"/>
              <w:marRight w:val="0"/>
              <w:marTop w:val="0"/>
              <w:marBottom w:val="0"/>
              <w:divBdr>
                <w:top w:val="none" w:sz="0" w:space="0" w:color="auto"/>
                <w:left w:val="none" w:sz="0" w:space="0" w:color="auto"/>
                <w:bottom w:val="none" w:sz="0" w:space="0" w:color="auto"/>
                <w:right w:val="none" w:sz="0" w:space="0" w:color="auto"/>
              </w:divBdr>
            </w:div>
            <w:div w:id="759521343">
              <w:marLeft w:val="480"/>
              <w:marRight w:val="0"/>
              <w:marTop w:val="0"/>
              <w:marBottom w:val="0"/>
              <w:divBdr>
                <w:top w:val="none" w:sz="0" w:space="0" w:color="auto"/>
                <w:left w:val="none" w:sz="0" w:space="0" w:color="auto"/>
                <w:bottom w:val="none" w:sz="0" w:space="0" w:color="auto"/>
                <w:right w:val="none" w:sz="0" w:space="0" w:color="auto"/>
              </w:divBdr>
            </w:div>
            <w:div w:id="759525640">
              <w:marLeft w:val="480"/>
              <w:marRight w:val="0"/>
              <w:marTop w:val="0"/>
              <w:marBottom w:val="0"/>
              <w:divBdr>
                <w:top w:val="none" w:sz="0" w:space="0" w:color="auto"/>
                <w:left w:val="none" w:sz="0" w:space="0" w:color="auto"/>
                <w:bottom w:val="none" w:sz="0" w:space="0" w:color="auto"/>
                <w:right w:val="none" w:sz="0" w:space="0" w:color="auto"/>
              </w:divBdr>
            </w:div>
            <w:div w:id="759637686">
              <w:marLeft w:val="480"/>
              <w:marRight w:val="0"/>
              <w:marTop w:val="0"/>
              <w:marBottom w:val="0"/>
              <w:divBdr>
                <w:top w:val="none" w:sz="0" w:space="0" w:color="auto"/>
                <w:left w:val="none" w:sz="0" w:space="0" w:color="auto"/>
                <w:bottom w:val="none" w:sz="0" w:space="0" w:color="auto"/>
                <w:right w:val="none" w:sz="0" w:space="0" w:color="auto"/>
              </w:divBdr>
            </w:div>
            <w:div w:id="759643908">
              <w:marLeft w:val="480"/>
              <w:marRight w:val="0"/>
              <w:marTop w:val="0"/>
              <w:marBottom w:val="0"/>
              <w:divBdr>
                <w:top w:val="none" w:sz="0" w:space="0" w:color="auto"/>
                <w:left w:val="none" w:sz="0" w:space="0" w:color="auto"/>
                <w:bottom w:val="none" w:sz="0" w:space="0" w:color="auto"/>
                <w:right w:val="none" w:sz="0" w:space="0" w:color="auto"/>
              </w:divBdr>
            </w:div>
            <w:div w:id="759759363">
              <w:marLeft w:val="480"/>
              <w:marRight w:val="0"/>
              <w:marTop w:val="0"/>
              <w:marBottom w:val="0"/>
              <w:divBdr>
                <w:top w:val="none" w:sz="0" w:space="0" w:color="auto"/>
                <w:left w:val="none" w:sz="0" w:space="0" w:color="auto"/>
                <w:bottom w:val="none" w:sz="0" w:space="0" w:color="auto"/>
                <w:right w:val="none" w:sz="0" w:space="0" w:color="auto"/>
              </w:divBdr>
            </w:div>
            <w:div w:id="759759956">
              <w:marLeft w:val="480"/>
              <w:marRight w:val="0"/>
              <w:marTop w:val="0"/>
              <w:marBottom w:val="0"/>
              <w:divBdr>
                <w:top w:val="none" w:sz="0" w:space="0" w:color="auto"/>
                <w:left w:val="none" w:sz="0" w:space="0" w:color="auto"/>
                <w:bottom w:val="none" w:sz="0" w:space="0" w:color="auto"/>
                <w:right w:val="none" w:sz="0" w:space="0" w:color="auto"/>
              </w:divBdr>
            </w:div>
            <w:div w:id="759762827">
              <w:marLeft w:val="480"/>
              <w:marRight w:val="0"/>
              <w:marTop w:val="0"/>
              <w:marBottom w:val="0"/>
              <w:divBdr>
                <w:top w:val="none" w:sz="0" w:space="0" w:color="auto"/>
                <w:left w:val="none" w:sz="0" w:space="0" w:color="auto"/>
                <w:bottom w:val="none" w:sz="0" w:space="0" w:color="auto"/>
                <w:right w:val="none" w:sz="0" w:space="0" w:color="auto"/>
              </w:divBdr>
            </w:div>
            <w:div w:id="760031452">
              <w:marLeft w:val="480"/>
              <w:marRight w:val="0"/>
              <w:marTop w:val="0"/>
              <w:marBottom w:val="0"/>
              <w:divBdr>
                <w:top w:val="none" w:sz="0" w:space="0" w:color="auto"/>
                <w:left w:val="none" w:sz="0" w:space="0" w:color="auto"/>
                <w:bottom w:val="none" w:sz="0" w:space="0" w:color="auto"/>
                <w:right w:val="none" w:sz="0" w:space="0" w:color="auto"/>
              </w:divBdr>
            </w:div>
            <w:div w:id="760102145">
              <w:marLeft w:val="480"/>
              <w:marRight w:val="0"/>
              <w:marTop w:val="0"/>
              <w:marBottom w:val="0"/>
              <w:divBdr>
                <w:top w:val="none" w:sz="0" w:space="0" w:color="auto"/>
                <w:left w:val="none" w:sz="0" w:space="0" w:color="auto"/>
                <w:bottom w:val="none" w:sz="0" w:space="0" w:color="auto"/>
                <w:right w:val="none" w:sz="0" w:space="0" w:color="auto"/>
              </w:divBdr>
            </w:div>
            <w:div w:id="760108056">
              <w:marLeft w:val="480"/>
              <w:marRight w:val="0"/>
              <w:marTop w:val="0"/>
              <w:marBottom w:val="0"/>
              <w:divBdr>
                <w:top w:val="none" w:sz="0" w:space="0" w:color="auto"/>
                <w:left w:val="none" w:sz="0" w:space="0" w:color="auto"/>
                <w:bottom w:val="none" w:sz="0" w:space="0" w:color="auto"/>
                <w:right w:val="none" w:sz="0" w:space="0" w:color="auto"/>
              </w:divBdr>
            </w:div>
            <w:div w:id="760108687">
              <w:marLeft w:val="480"/>
              <w:marRight w:val="0"/>
              <w:marTop w:val="0"/>
              <w:marBottom w:val="0"/>
              <w:divBdr>
                <w:top w:val="none" w:sz="0" w:space="0" w:color="auto"/>
                <w:left w:val="none" w:sz="0" w:space="0" w:color="auto"/>
                <w:bottom w:val="none" w:sz="0" w:space="0" w:color="auto"/>
                <w:right w:val="none" w:sz="0" w:space="0" w:color="auto"/>
              </w:divBdr>
            </w:div>
            <w:div w:id="760295605">
              <w:marLeft w:val="480"/>
              <w:marRight w:val="0"/>
              <w:marTop w:val="0"/>
              <w:marBottom w:val="0"/>
              <w:divBdr>
                <w:top w:val="none" w:sz="0" w:space="0" w:color="auto"/>
                <w:left w:val="none" w:sz="0" w:space="0" w:color="auto"/>
                <w:bottom w:val="none" w:sz="0" w:space="0" w:color="auto"/>
                <w:right w:val="none" w:sz="0" w:space="0" w:color="auto"/>
              </w:divBdr>
            </w:div>
            <w:div w:id="760445013">
              <w:marLeft w:val="480"/>
              <w:marRight w:val="0"/>
              <w:marTop w:val="0"/>
              <w:marBottom w:val="0"/>
              <w:divBdr>
                <w:top w:val="none" w:sz="0" w:space="0" w:color="auto"/>
                <w:left w:val="none" w:sz="0" w:space="0" w:color="auto"/>
                <w:bottom w:val="none" w:sz="0" w:space="0" w:color="auto"/>
                <w:right w:val="none" w:sz="0" w:space="0" w:color="auto"/>
              </w:divBdr>
            </w:div>
            <w:div w:id="760446518">
              <w:marLeft w:val="480"/>
              <w:marRight w:val="0"/>
              <w:marTop w:val="0"/>
              <w:marBottom w:val="0"/>
              <w:divBdr>
                <w:top w:val="none" w:sz="0" w:space="0" w:color="auto"/>
                <w:left w:val="none" w:sz="0" w:space="0" w:color="auto"/>
                <w:bottom w:val="none" w:sz="0" w:space="0" w:color="auto"/>
                <w:right w:val="none" w:sz="0" w:space="0" w:color="auto"/>
              </w:divBdr>
            </w:div>
            <w:div w:id="760490456">
              <w:marLeft w:val="480"/>
              <w:marRight w:val="0"/>
              <w:marTop w:val="0"/>
              <w:marBottom w:val="0"/>
              <w:divBdr>
                <w:top w:val="none" w:sz="0" w:space="0" w:color="auto"/>
                <w:left w:val="none" w:sz="0" w:space="0" w:color="auto"/>
                <w:bottom w:val="none" w:sz="0" w:space="0" w:color="auto"/>
                <w:right w:val="none" w:sz="0" w:space="0" w:color="auto"/>
              </w:divBdr>
            </w:div>
            <w:div w:id="760612714">
              <w:marLeft w:val="480"/>
              <w:marRight w:val="0"/>
              <w:marTop w:val="0"/>
              <w:marBottom w:val="0"/>
              <w:divBdr>
                <w:top w:val="none" w:sz="0" w:space="0" w:color="auto"/>
                <w:left w:val="none" w:sz="0" w:space="0" w:color="auto"/>
                <w:bottom w:val="none" w:sz="0" w:space="0" w:color="auto"/>
                <w:right w:val="none" w:sz="0" w:space="0" w:color="auto"/>
              </w:divBdr>
            </w:div>
            <w:div w:id="760638735">
              <w:marLeft w:val="480"/>
              <w:marRight w:val="0"/>
              <w:marTop w:val="0"/>
              <w:marBottom w:val="0"/>
              <w:divBdr>
                <w:top w:val="none" w:sz="0" w:space="0" w:color="auto"/>
                <w:left w:val="none" w:sz="0" w:space="0" w:color="auto"/>
                <w:bottom w:val="none" w:sz="0" w:space="0" w:color="auto"/>
                <w:right w:val="none" w:sz="0" w:space="0" w:color="auto"/>
              </w:divBdr>
            </w:div>
            <w:div w:id="760642339">
              <w:marLeft w:val="480"/>
              <w:marRight w:val="0"/>
              <w:marTop w:val="0"/>
              <w:marBottom w:val="0"/>
              <w:divBdr>
                <w:top w:val="none" w:sz="0" w:space="0" w:color="auto"/>
                <w:left w:val="none" w:sz="0" w:space="0" w:color="auto"/>
                <w:bottom w:val="none" w:sz="0" w:space="0" w:color="auto"/>
                <w:right w:val="none" w:sz="0" w:space="0" w:color="auto"/>
              </w:divBdr>
            </w:div>
            <w:div w:id="760681566">
              <w:marLeft w:val="480"/>
              <w:marRight w:val="0"/>
              <w:marTop w:val="0"/>
              <w:marBottom w:val="0"/>
              <w:divBdr>
                <w:top w:val="none" w:sz="0" w:space="0" w:color="auto"/>
                <w:left w:val="none" w:sz="0" w:space="0" w:color="auto"/>
                <w:bottom w:val="none" w:sz="0" w:space="0" w:color="auto"/>
                <w:right w:val="none" w:sz="0" w:space="0" w:color="auto"/>
              </w:divBdr>
            </w:div>
            <w:div w:id="760755880">
              <w:marLeft w:val="480"/>
              <w:marRight w:val="0"/>
              <w:marTop w:val="0"/>
              <w:marBottom w:val="0"/>
              <w:divBdr>
                <w:top w:val="none" w:sz="0" w:space="0" w:color="auto"/>
                <w:left w:val="none" w:sz="0" w:space="0" w:color="auto"/>
                <w:bottom w:val="none" w:sz="0" w:space="0" w:color="auto"/>
                <w:right w:val="none" w:sz="0" w:space="0" w:color="auto"/>
              </w:divBdr>
            </w:div>
            <w:div w:id="760873305">
              <w:marLeft w:val="480"/>
              <w:marRight w:val="0"/>
              <w:marTop w:val="0"/>
              <w:marBottom w:val="0"/>
              <w:divBdr>
                <w:top w:val="none" w:sz="0" w:space="0" w:color="auto"/>
                <w:left w:val="none" w:sz="0" w:space="0" w:color="auto"/>
                <w:bottom w:val="none" w:sz="0" w:space="0" w:color="auto"/>
                <w:right w:val="none" w:sz="0" w:space="0" w:color="auto"/>
              </w:divBdr>
            </w:div>
            <w:div w:id="760876063">
              <w:marLeft w:val="480"/>
              <w:marRight w:val="0"/>
              <w:marTop w:val="0"/>
              <w:marBottom w:val="0"/>
              <w:divBdr>
                <w:top w:val="none" w:sz="0" w:space="0" w:color="auto"/>
                <w:left w:val="none" w:sz="0" w:space="0" w:color="auto"/>
                <w:bottom w:val="none" w:sz="0" w:space="0" w:color="auto"/>
                <w:right w:val="none" w:sz="0" w:space="0" w:color="auto"/>
              </w:divBdr>
            </w:div>
            <w:div w:id="761074205">
              <w:marLeft w:val="480"/>
              <w:marRight w:val="0"/>
              <w:marTop w:val="0"/>
              <w:marBottom w:val="0"/>
              <w:divBdr>
                <w:top w:val="none" w:sz="0" w:space="0" w:color="auto"/>
                <w:left w:val="none" w:sz="0" w:space="0" w:color="auto"/>
                <w:bottom w:val="none" w:sz="0" w:space="0" w:color="auto"/>
                <w:right w:val="none" w:sz="0" w:space="0" w:color="auto"/>
              </w:divBdr>
            </w:div>
            <w:div w:id="761146939">
              <w:marLeft w:val="480"/>
              <w:marRight w:val="0"/>
              <w:marTop w:val="0"/>
              <w:marBottom w:val="0"/>
              <w:divBdr>
                <w:top w:val="none" w:sz="0" w:space="0" w:color="auto"/>
                <w:left w:val="none" w:sz="0" w:space="0" w:color="auto"/>
                <w:bottom w:val="none" w:sz="0" w:space="0" w:color="auto"/>
                <w:right w:val="none" w:sz="0" w:space="0" w:color="auto"/>
              </w:divBdr>
            </w:div>
            <w:div w:id="761294511">
              <w:marLeft w:val="480"/>
              <w:marRight w:val="0"/>
              <w:marTop w:val="0"/>
              <w:marBottom w:val="0"/>
              <w:divBdr>
                <w:top w:val="none" w:sz="0" w:space="0" w:color="auto"/>
                <w:left w:val="none" w:sz="0" w:space="0" w:color="auto"/>
                <w:bottom w:val="none" w:sz="0" w:space="0" w:color="auto"/>
                <w:right w:val="none" w:sz="0" w:space="0" w:color="auto"/>
              </w:divBdr>
            </w:div>
            <w:div w:id="761295180">
              <w:marLeft w:val="480"/>
              <w:marRight w:val="0"/>
              <w:marTop w:val="0"/>
              <w:marBottom w:val="0"/>
              <w:divBdr>
                <w:top w:val="none" w:sz="0" w:space="0" w:color="auto"/>
                <w:left w:val="none" w:sz="0" w:space="0" w:color="auto"/>
                <w:bottom w:val="none" w:sz="0" w:space="0" w:color="auto"/>
                <w:right w:val="none" w:sz="0" w:space="0" w:color="auto"/>
              </w:divBdr>
            </w:div>
            <w:div w:id="761337410">
              <w:marLeft w:val="480"/>
              <w:marRight w:val="0"/>
              <w:marTop w:val="0"/>
              <w:marBottom w:val="0"/>
              <w:divBdr>
                <w:top w:val="none" w:sz="0" w:space="0" w:color="auto"/>
                <w:left w:val="none" w:sz="0" w:space="0" w:color="auto"/>
                <w:bottom w:val="none" w:sz="0" w:space="0" w:color="auto"/>
                <w:right w:val="none" w:sz="0" w:space="0" w:color="auto"/>
              </w:divBdr>
            </w:div>
            <w:div w:id="761411130">
              <w:marLeft w:val="480"/>
              <w:marRight w:val="0"/>
              <w:marTop w:val="0"/>
              <w:marBottom w:val="0"/>
              <w:divBdr>
                <w:top w:val="none" w:sz="0" w:space="0" w:color="auto"/>
                <w:left w:val="none" w:sz="0" w:space="0" w:color="auto"/>
                <w:bottom w:val="none" w:sz="0" w:space="0" w:color="auto"/>
                <w:right w:val="none" w:sz="0" w:space="0" w:color="auto"/>
              </w:divBdr>
            </w:div>
            <w:div w:id="761415404">
              <w:marLeft w:val="480"/>
              <w:marRight w:val="0"/>
              <w:marTop w:val="0"/>
              <w:marBottom w:val="0"/>
              <w:divBdr>
                <w:top w:val="none" w:sz="0" w:space="0" w:color="auto"/>
                <w:left w:val="none" w:sz="0" w:space="0" w:color="auto"/>
                <w:bottom w:val="none" w:sz="0" w:space="0" w:color="auto"/>
                <w:right w:val="none" w:sz="0" w:space="0" w:color="auto"/>
              </w:divBdr>
            </w:div>
            <w:div w:id="761418051">
              <w:marLeft w:val="480"/>
              <w:marRight w:val="0"/>
              <w:marTop w:val="0"/>
              <w:marBottom w:val="0"/>
              <w:divBdr>
                <w:top w:val="none" w:sz="0" w:space="0" w:color="auto"/>
                <w:left w:val="none" w:sz="0" w:space="0" w:color="auto"/>
                <w:bottom w:val="none" w:sz="0" w:space="0" w:color="auto"/>
                <w:right w:val="none" w:sz="0" w:space="0" w:color="auto"/>
              </w:divBdr>
            </w:div>
            <w:div w:id="761488241">
              <w:marLeft w:val="480"/>
              <w:marRight w:val="0"/>
              <w:marTop w:val="0"/>
              <w:marBottom w:val="0"/>
              <w:divBdr>
                <w:top w:val="none" w:sz="0" w:space="0" w:color="auto"/>
                <w:left w:val="none" w:sz="0" w:space="0" w:color="auto"/>
                <w:bottom w:val="none" w:sz="0" w:space="0" w:color="auto"/>
                <w:right w:val="none" w:sz="0" w:space="0" w:color="auto"/>
              </w:divBdr>
            </w:div>
            <w:div w:id="761490801">
              <w:marLeft w:val="480"/>
              <w:marRight w:val="0"/>
              <w:marTop w:val="0"/>
              <w:marBottom w:val="0"/>
              <w:divBdr>
                <w:top w:val="none" w:sz="0" w:space="0" w:color="auto"/>
                <w:left w:val="none" w:sz="0" w:space="0" w:color="auto"/>
                <w:bottom w:val="none" w:sz="0" w:space="0" w:color="auto"/>
                <w:right w:val="none" w:sz="0" w:space="0" w:color="auto"/>
              </w:divBdr>
            </w:div>
            <w:div w:id="761536199">
              <w:marLeft w:val="480"/>
              <w:marRight w:val="0"/>
              <w:marTop w:val="0"/>
              <w:marBottom w:val="0"/>
              <w:divBdr>
                <w:top w:val="none" w:sz="0" w:space="0" w:color="auto"/>
                <w:left w:val="none" w:sz="0" w:space="0" w:color="auto"/>
                <w:bottom w:val="none" w:sz="0" w:space="0" w:color="auto"/>
                <w:right w:val="none" w:sz="0" w:space="0" w:color="auto"/>
              </w:divBdr>
            </w:div>
            <w:div w:id="761683518">
              <w:marLeft w:val="480"/>
              <w:marRight w:val="0"/>
              <w:marTop w:val="0"/>
              <w:marBottom w:val="0"/>
              <w:divBdr>
                <w:top w:val="none" w:sz="0" w:space="0" w:color="auto"/>
                <w:left w:val="none" w:sz="0" w:space="0" w:color="auto"/>
                <w:bottom w:val="none" w:sz="0" w:space="0" w:color="auto"/>
                <w:right w:val="none" w:sz="0" w:space="0" w:color="auto"/>
              </w:divBdr>
            </w:div>
            <w:div w:id="761798611">
              <w:marLeft w:val="480"/>
              <w:marRight w:val="0"/>
              <w:marTop w:val="0"/>
              <w:marBottom w:val="0"/>
              <w:divBdr>
                <w:top w:val="none" w:sz="0" w:space="0" w:color="auto"/>
                <w:left w:val="none" w:sz="0" w:space="0" w:color="auto"/>
                <w:bottom w:val="none" w:sz="0" w:space="0" w:color="auto"/>
                <w:right w:val="none" w:sz="0" w:space="0" w:color="auto"/>
              </w:divBdr>
            </w:div>
            <w:div w:id="761879193">
              <w:marLeft w:val="480"/>
              <w:marRight w:val="0"/>
              <w:marTop w:val="0"/>
              <w:marBottom w:val="0"/>
              <w:divBdr>
                <w:top w:val="none" w:sz="0" w:space="0" w:color="auto"/>
                <w:left w:val="none" w:sz="0" w:space="0" w:color="auto"/>
                <w:bottom w:val="none" w:sz="0" w:space="0" w:color="auto"/>
                <w:right w:val="none" w:sz="0" w:space="0" w:color="auto"/>
              </w:divBdr>
            </w:div>
            <w:div w:id="762067764">
              <w:marLeft w:val="480"/>
              <w:marRight w:val="0"/>
              <w:marTop w:val="0"/>
              <w:marBottom w:val="0"/>
              <w:divBdr>
                <w:top w:val="none" w:sz="0" w:space="0" w:color="auto"/>
                <w:left w:val="none" w:sz="0" w:space="0" w:color="auto"/>
                <w:bottom w:val="none" w:sz="0" w:space="0" w:color="auto"/>
                <w:right w:val="none" w:sz="0" w:space="0" w:color="auto"/>
              </w:divBdr>
            </w:div>
            <w:div w:id="762267178">
              <w:marLeft w:val="480"/>
              <w:marRight w:val="0"/>
              <w:marTop w:val="0"/>
              <w:marBottom w:val="0"/>
              <w:divBdr>
                <w:top w:val="none" w:sz="0" w:space="0" w:color="auto"/>
                <w:left w:val="none" w:sz="0" w:space="0" w:color="auto"/>
                <w:bottom w:val="none" w:sz="0" w:space="0" w:color="auto"/>
                <w:right w:val="none" w:sz="0" w:space="0" w:color="auto"/>
              </w:divBdr>
            </w:div>
            <w:div w:id="762336253">
              <w:marLeft w:val="480"/>
              <w:marRight w:val="0"/>
              <w:marTop w:val="0"/>
              <w:marBottom w:val="0"/>
              <w:divBdr>
                <w:top w:val="none" w:sz="0" w:space="0" w:color="auto"/>
                <w:left w:val="none" w:sz="0" w:space="0" w:color="auto"/>
                <w:bottom w:val="none" w:sz="0" w:space="0" w:color="auto"/>
                <w:right w:val="none" w:sz="0" w:space="0" w:color="auto"/>
              </w:divBdr>
            </w:div>
            <w:div w:id="762341805">
              <w:marLeft w:val="480"/>
              <w:marRight w:val="0"/>
              <w:marTop w:val="0"/>
              <w:marBottom w:val="0"/>
              <w:divBdr>
                <w:top w:val="none" w:sz="0" w:space="0" w:color="auto"/>
                <w:left w:val="none" w:sz="0" w:space="0" w:color="auto"/>
                <w:bottom w:val="none" w:sz="0" w:space="0" w:color="auto"/>
                <w:right w:val="none" w:sz="0" w:space="0" w:color="auto"/>
              </w:divBdr>
            </w:div>
            <w:div w:id="762459694">
              <w:marLeft w:val="480"/>
              <w:marRight w:val="0"/>
              <w:marTop w:val="0"/>
              <w:marBottom w:val="0"/>
              <w:divBdr>
                <w:top w:val="none" w:sz="0" w:space="0" w:color="auto"/>
                <w:left w:val="none" w:sz="0" w:space="0" w:color="auto"/>
                <w:bottom w:val="none" w:sz="0" w:space="0" w:color="auto"/>
                <w:right w:val="none" w:sz="0" w:space="0" w:color="auto"/>
              </w:divBdr>
            </w:div>
            <w:div w:id="762529588">
              <w:marLeft w:val="480"/>
              <w:marRight w:val="0"/>
              <w:marTop w:val="0"/>
              <w:marBottom w:val="0"/>
              <w:divBdr>
                <w:top w:val="none" w:sz="0" w:space="0" w:color="auto"/>
                <w:left w:val="none" w:sz="0" w:space="0" w:color="auto"/>
                <w:bottom w:val="none" w:sz="0" w:space="0" w:color="auto"/>
                <w:right w:val="none" w:sz="0" w:space="0" w:color="auto"/>
              </w:divBdr>
            </w:div>
            <w:div w:id="762530525">
              <w:marLeft w:val="480"/>
              <w:marRight w:val="0"/>
              <w:marTop w:val="0"/>
              <w:marBottom w:val="0"/>
              <w:divBdr>
                <w:top w:val="none" w:sz="0" w:space="0" w:color="auto"/>
                <w:left w:val="none" w:sz="0" w:space="0" w:color="auto"/>
                <w:bottom w:val="none" w:sz="0" w:space="0" w:color="auto"/>
                <w:right w:val="none" w:sz="0" w:space="0" w:color="auto"/>
              </w:divBdr>
            </w:div>
            <w:div w:id="762647603">
              <w:marLeft w:val="480"/>
              <w:marRight w:val="0"/>
              <w:marTop w:val="0"/>
              <w:marBottom w:val="0"/>
              <w:divBdr>
                <w:top w:val="none" w:sz="0" w:space="0" w:color="auto"/>
                <w:left w:val="none" w:sz="0" w:space="0" w:color="auto"/>
                <w:bottom w:val="none" w:sz="0" w:space="0" w:color="auto"/>
                <w:right w:val="none" w:sz="0" w:space="0" w:color="auto"/>
              </w:divBdr>
            </w:div>
            <w:div w:id="762799058">
              <w:marLeft w:val="480"/>
              <w:marRight w:val="0"/>
              <w:marTop w:val="0"/>
              <w:marBottom w:val="0"/>
              <w:divBdr>
                <w:top w:val="none" w:sz="0" w:space="0" w:color="auto"/>
                <w:left w:val="none" w:sz="0" w:space="0" w:color="auto"/>
                <w:bottom w:val="none" w:sz="0" w:space="0" w:color="auto"/>
                <w:right w:val="none" w:sz="0" w:space="0" w:color="auto"/>
              </w:divBdr>
            </w:div>
            <w:div w:id="762842428">
              <w:marLeft w:val="480"/>
              <w:marRight w:val="0"/>
              <w:marTop w:val="0"/>
              <w:marBottom w:val="0"/>
              <w:divBdr>
                <w:top w:val="none" w:sz="0" w:space="0" w:color="auto"/>
                <w:left w:val="none" w:sz="0" w:space="0" w:color="auto"/>
                <w:bottom w:val="none" w:sz="0" w:space="0" w:color="auto"/>
                <w:right w:val="none" w:sz="0" w:space="0" w:color="auto"/>
              </w:divBdr>
            </w:div>
            <w:div w:id="762991305">
              <w:marLeft w:val="480"/>
              <w:marRight w:val="0"/>
              <w:marTop w:val="0"/>
              <w:marBottom w:val="0"/>
              <w:divBdr>
                <w:top w:val="none" w:sz="0" w:space="0" w:color="auto"/>
                <w:left w:val="none" w:sz="0" w:space="0" w:color="auto"/>
                <w:bottom w:val="none" w:sz="0" w:space="0" w:color="auto"/>
                <w:right w:val="none" w:sz="0" w:space="0" w:color="auto"/>
              </w:divBdr>
            </w:div>
            <w:div w:id="762991520">
              <w:marLeft w:val="480"/>
              <w:marRight w:val="0"/>
              <w:marTop w:val="0"/>
              <w:marBottom w:val="0"/>
              <w:divBdr>
                <w:top w:val="none" w:sz="0" w:space="0" w:color="auto"/>
                <w:left w:val="none" w:sz="0" w:space="0" w:color="auto"/>
                <w:bottom w:val="none" w:sz="0" w:space="0" w:color="auto"/>
                <w:right w:val="none" w:sz="0" w:space="0" w:color="auto"/>
              </w:divBdr>
            </w:div>
            <w:div w:id="763116336">
              <w:marLeft w:val="480"/>
              <w:marRight w:val="0"/>
              <w:marTop w:val="0"/>
              <w:marBottom w:val="0"/>
              <w:divBdr>
                <w:top w:val="none" w:sz="0" w:space="0" w:color="auto"/>
                <w:left w:val="none" w:sz="0" w:space="0" w:color="auto"/>
                <w:bottom w:val="none" w:sz="0" w:space="0" w:color="auto"/>
                <w:right w:val="none" w:sz="0" w:space="0" w:color="auto"/>
              </w:divBdr>
            </w:div>
            <w:div w:id="763261801">
              <w:marLeft w:val="480"/>
              <w:marRight w:val="0"/>
              <w:marTop w:val="0"/>
              <w:marBottom w:val="0"/>
              <w:divBdr>
                <w:top w:val="none" w:sz="0" w:space="0" w:color="auto"/>
                <w:left w:val="none" w:sz="0" w:space="0" w:color="auto"/>
                <w:bottom w:val="none" w:sz="0" w:space="0" w:color="auto"/>
                <w:right w:val="none" w:sz="0" w:space="0" w:color="auto"/>
              </w:divBdr>
            </w:div>
            <w:div w:id="763384329">
              <w:marLeft w:val="480"/>
              <w:marRight w:val="0"/>
              <w:marTop w:val="0"/>
              <w:marBottom w:val="0"/>
              <w:divBdr>
                <w:top w:val="none" w:sz="0" w:space="0" w:color="auto"/>
                <w:left w:val="none" w:sz="0" w:space="0" w:color="auto"/>
                <w:bottom w:val="none" w:sz="0" w:space="0" w:color="auto"/>
                <w:right w:val="none" w:sz="0" w:space="0" w:color="auto"/>
              </w:divBdr>
            </w:div>
            <w:div w:id="763500652">
              <w:marLeft w:val="480"/>
              <w:marRight w:val="0"/>
              <w:marTop w:val="0"/>
              <w:marBottom w:val="0"/>
              <w:divBdr>
                <w:top w:val="none" w:sz="0" w:space="0" w:color="auto"/>
                <w:left w:val="none" w:sz="0" w:space="0" w:color="auto"/>
                <w:bottom w:val="none" w:sz="0" w:space="0" w:color="auto"/>
                <w:right w:val="none" w:sz="0" w:space="0" w:color="auto"/>
              </w:divBdr>
            </w:div>
            <w:div w:id="763526666">
              <w:marLeft w:val="480"/>
              <w:marRight w:val="0"/>
              <w:marTop w:val="0"/>
              <w:marBottom w:val="0"/>
              <w:divBdr>
                <w:top w:val="none" w:sz="0" w:space="0" w:color="auto"/>
                <w:left w:val="none" w:sz="0" w:space="0" w:color="auto"/>
                <w:bottom w:val="none" w:sz="0" w:space="0" w:color="auto"/>
                <w:right w:val="none" w:sz="0" w:space="0" w:color="auto"/>
              </w:divBdr>
            </w:div>
            <w:div w:id="763573841">
              <w:marLeft w:val="480"/>
              <w:marRight w:val="0"/>
              <w:marTop w:val="0"/>
              <w:marBottom w:val="0"/>
              <w:divBdr>
                <w:top w:val="none" w:sz="0" w:space="0" w:color="auto"/>
                <w:left w:val="none" w:sz="0" w:space="0" w:color="auto"/>
                <w:bottom w:val="none" w:sz="0" w:space="0" w:color="auto"/>
                <w:right w:val="none" w:sz="0" w:space="0" w:color="auto"/>
              </w:divBdr>
            </w:div>
            <w:div w:id="763648356">
              <w:marLeft w:val="480"/>
              <w:marRight w:val="0"/>
              <w:marTop w:val="0"/>
              <w:marBottom w:val="0"/>
              <w:divBdr>
                <w:top w:val="none" w:sz="0" w:space="0" w:color="auto"/>
                <w:left w:val="none" w:sz="0" w:space="0" w:color="auto"/>
                <w:bottom w:val="none" w:sz="0" w:space="0" w:color="auto"/>
                <w:right w:val="none" w:sz="0" w:space="0" w:color="auto"/>
              </w:divBdr>
            </w:div>
            <w:div w:id="763694290">
              <w:marLeft w:val="480"/>
              <w:marRight w:val="0"/>
              <w:marTop w:val="0"/>
              <w:marBottom w:val="0"/>
              <w:divBdr>
                <w:top w:val="none" w:sz="0" w:space="0" w:color="auto"/>
                <w:left w:val="none" w:sz="0" w:space="0" w:color="auto"/>
                <w:bottom w:val="none" w:sz="0" w:space="0" w:color="auto"/>
                <w:right w:val="none" w:sz="0" w:space="0" w:color="auto"/>
              </w:divBdr>
            </w:div>
            <w:div w:id="763915585">
              <w:marLeft w:val="480"/>
              <w:marRight w:val="0"/>
              <w:marTop w:val="0"/>
              <w:marBottom w:val="0"/>
              <w:divBdr>
                <w:top w:val="none" w:sz="0" w:space="0" w:color="auto"/>
                <w:left w:val="none" w:sz="0" w:space="0" w:color="auto"/>
                <w:bottom w:val="none" w:sz="0" w:space="0" w:color="auto"/>
                <w:right w:val="none" w:sz="0" w:space="0" w:color="auto"/>
              </w:divBdr>
            </w:div>
            <w:div w:id="764034492">
              <w:marLeft w:val="480"/>
              <w:marRight w:val="0"/>
              <w:marTop w:val="0"/>
              <w:marBottom w:val="0"/>
              <w:divBdr>
                <w:top w:val="none" w:sz="0" w:space="0" w:color="auto"/>
                <w:left w:val="none" w:sz="0" w:space="0" w:color="auto"/>
                <w:bottom w:val="none" w:sz="0" w:space="0" w:color="auto"/>
                <w:right w:val="none" w:sz="0" w:space="0" w:color="auto"/>
              </w:divBdr>
            </w:div>
            <w:div w:id="764036151">
              <w:marLeft w:val="480"/>
              <w:marRight w:val="0"/>
              <w:marTop w:val="0"/>
              <w:marBottom w:val="0"/>
              <w:divBdr>
                <w:top w:val="none" w:sz="0" w:space="0" w:color="auto"/>
                <w:left w:val="none" w:sz="0" w:space="0" w:color="auto"/>
                <w:bottom w:val="none" w:sz="0" w:space="0" w:color="auto"/>
                <w:right w:val="none" w:sz="0" w:space="0" w:color="auto"/>
              </w:divBdr>
            </w:div>
            <w:div w:id="764038502">
              <w:marLeft w:val="480"/>
              <w:marRight w:val="0"/>
              <w:marTop w:val="0"/>
              <w:marBottom w:val="0"/>
              <w:divBdr>
                <w:top w:val="none" w:sz="0" w:space="0" w:color="auto"/>
                <w:left w:val="none" w:sz="0" w:space="0" w:color="auto"/>
                <w:bottom w:val="none" w:sz="0" w:space="0" w:color="auto"/>
                <w:right w:val="none" w:sz="0" w:space="0" w:color="auto"/>
              </w:divBdr>
            </w:div>
            <w:div w:id="764108755">
              <w:marLeft w:val="480"/>
              <w:marRight w:val="0"/>
              <w:marTop w:val="0"/>
              <w:marBottom w:val="0"/>
              <w:divBdr>
                <w:top w:val="none" w:sz="0" w:space="0" w:color="auto"/>
                <w:left w:val="none" w:sz="0" w:space="0" w:color="auto"/>
                <w:bottom w:val="none" w:sz="0" w:space="0" w:color="auto"/>
                <w:right w:val="none" w:sz="0" w:space="0" w:color="auto"/>
              </w:divBdr>
            </w:div>
            <w:div w:id="764115574">
              <w:marLeft w:val="480"/>
              <w:marRight w:val="0"/>
              <w:marTop w:val="0"/>
              <w:marBottom w:val="0"/>
              <w:divBdr>
                <w:top w:val="none" w:sz="0" w:space="0" w:color="auto"/>
                <w:left w:val="none" w:sz="0" w:space="0" w:color="auto"/>
                <w:bottom w:val="none" w:sz="0" w:space="0" w:color="auto"/>
                <w:right w:val="none" w:sz="0" w:space="0" w:color="auto"/>
              </w:divBdr>
            </w:div>
            <w:div w:id="764150972">
              <w:marLeft w:val="480"/>
              <w:marRight w:val="0"/>
              <w:marTop w:val="0"/>
              <w:marBottom w:val="0"/>
              <w:divBdr>
                <w:top w:val="none" w:sz="0" w:space="0" w:color="auto"/>
                <w:left w:val="none" w:sz="0" w:space="0" w:color="auto"/>
                <w:bottom w:val="none" w:sz="0" w:space="0" w:color="auto"/>
                <w:right w:val="none" w:sz="0" w:space="0" w:color="auto"/>
              </w:divBdr>
            </w:div>
            <w:div w:id="764226164">
              <w:marLeft w:val="480"/>
              <w:marRight w:val="0"/>
              <w:marTop w:val="0"/>
              <w:marBottom w:val="0"/>
              <w:divBdr>
                <w:top w:val="none" w:sz="0" w:space="0" w:color="auto"/>
                <w:left w:val="none" w:sz="0" w:space="0" w:color="auto"/>
                <w:bottom w:val="none" w:sz="0" w:space="0" w:color="auto"/>
                <w:right w:val="none" w:sz="0" w:space="0" w:color="auto"/>
              </w:divBdr>
            </w:div>
            <w:div w:id="764303432">
              <w:marLeft w:val="480"/>
              <w:marRight w:val="0"/>
              <w:marTop w:val="0"/>
              <w:marBottom w:val="0"/>
              <w:divBdr>
                <w:top w:val="none" w:sz="0" w:space="0" w:color="auto"/>
                <w:left w:val="none" w:sz="0" w:space="0" w:color="auto"/>
                <w:bottom w:val="none" w:sz="0" w:space="0" w:color="auto"/>
                <w:right w:val="none" w:sz="0" w:space="0" w:color="auto"/>
              </w:divBdr>
            </w:div>
            <w:div w:id="764348192">
              <w:marLeft w:val="480"/>
              <w:marRight w:val="0"/>
              <w:marTop w:val="0"/>
              <w:marBottom w:val="0"/>
              <w:divBdr>
                <w:top w:val="none" w:sz="0" w:space="0" w:color="auto"/>
                <w:left w:val="none" w:sz="0" w:space="0" w:color="auto"/>
                <w:bottom w:val="none" w:sz="0" w:space="0" w:color="auto"/>
                <w:right w:val="none" w:sz="0" w:space="0" w:color="auto"/>
              </w:divBdr>
            </w:div>
            <w:div w:id="764375909">
              <w:marLeft w:val="480"/>
              <w:marRight w:val="0"/>
              <w:marTop w:val="0"/>
              <w:marBottom w:val="0"/>
              <w:divBdr>
                <w:top w:val="none" w:sz="0" w:space="0" w:color="auto"/>
                <w:left w:val="none" w:sz="0" w:space="0" w:color="auto"/>
                <w:bottom w:val="none" w:sz="0" w:space="0" w:color="auto"/>
                <w:right w:val="none" w:sz="0" w:space="0" w:color="auto"/>
              </w:divBdr>
            </w:div>
            <w:div w:id="764500573">
              <w:marLeft w:val="480"/>
              <w:marRight w:val="0"/>
              <w:marTop w:val="0"/>
              <w:marBottom w:val="0"/>
              <w:divBdr>
                <w:top w:val="none" w:sz="0" w:space="0" w:color="auto"/>
                <w:left w:val="none" w:sz="0" w:space="0" w:color="auto"/>
                <w:bottom w:val="none" w:sz="0" w:space="0" w:color="auto"/>
                <w:right w:val="none" w:sz="0" w:space="0" w:color="auto"/>
              </w:divBdr>
            </w:div>
            <w:div w:id="764568427">
              <w:marLeft w:val="480"/>
              <w:marRight w:val="0"/>
              <w:marTop w:val="0"/>
              <w:marBottom w:val="0"/>
              <w:divBdr>
                <w:top w:val="none" w:sz="0" w:space="0" w:color="auto"/>
                <w:left w:val="none" w:sz="0" w:space="0" w:color="auto"/>
                <w:bottom w:val="none" w:sz="0" w:space="0" w:color="auto"/>
                <w:right w:val="none" w:sz="0" w:space="0" w:color="auto"/>
              </w:divBdr>
            </w:div>
            <w:div w:id="764612563">
              <w:marLeft w:val="480"/>
              <w:marRight w:val="0"/>
              <w:marTop w:val="0"/>
              <w:marBottom w:val="0"/>
              <w:divBdr>
                <w:top w:val="none" w:sz="0" w:space="0" w:color="auto"/>
                <w:left w:val="none" w:sz="0" w:space="0" w:color="auto"/>
                <w:bottom w:val="none" w:sz="0" w:space="0" w:color="auto"/>
                <w:right w:val="none" w:sz="0" w:space="0" w:color="auto"/>
              </w:divBdr>
            </w:div>
            <w:div w:id="764620033">
              <w:marLeft w:val="480"/>
              <w:marRight w:val="0"/>
              <w:marTop w:val="0"/>
              <w:marBottom w:val="0"/>
              <w:divBdr>
                <w:top w:val="none" w:sz="0" w:space="0" w:color="auto"/>
                <w:left w:val="none" w:sz="0" w:space="0" w:color="auto"/>
                <w:bottom w:val="none" w:sz="0" w:space="0" w:color="auto"/>
                <w:right w:val="none" w:sz="0" w:space="0" w:color="auto"/>
              </w:divBdr>
            </w:div>
            <w:div w:id="764692024">
              <w:marLeft w:val="480"/>
              <w:marRight w:val="0"/>
              <w:marTop w:val="0"/>
              <w:marBottom w:val="0"/>
              <w:divBdr>
                <w:top w:val="none" w:sz="0" w:space="0" w:color="auto"/>
                <w:left w:val="none" w:sz="0" w:space="0" w:color="auto"/>
                <w:bottom w:val="none" w:sz="0" w:space="0" w:color="auto"/>
                <w:right w:val="none" w:sz="0" w:space="0" w:color="auto"/>
              </w:divBdr>
            </w:div>
            <w:div w:id="764767968">
              <w:marLeft w:val="480"/>
              <w:marRight w:val="0"/>
              <w:marTop w:val="0"/>
              <w:marBottom w:val="0"/>
              <w:divBdr>
                <w:top w:val="none" w:sz="0" w:space="0" w:color="auto"/>
                <w:left w:val="none" w:sz="0" w:space="0" w:color="auto"/>
                <w:bottom w:val="none" w:sz="0" w:space="0" w:color="auto"/>
                <w:right w:val="none" w:sz="0" w:space="0" w:color="auto"/>
              </w:divBdr>
            </w:div>
            <w:div w:id="764959738">
              <w:marLeft w:val="480"/>
              <w:marRight w:val="0"/>
              <w:marTop w:val="0"/>
              <w:marBottom w:val="0"/>
              <w:divBdr>
                <w:top w:val="none" w:sz="0" w:space="0" w:color="auto"/>
                <w:left w:val="none" w:sz="0" w:space="0" w:color="auto"/>
                <w:bottom w:val="none" w:sz="0" w:space="0" w:color="auto"/>
                <w:right w:val="none" w:sz="0" w:space="0" w:color="auto"/>
              </w:divBdr>
            </w:div>
            <w:div w:id="765073124">
              <w:marLeft w:val="480"/>
              <w:marRight w:val="0"/>
              <w:marTop w:val="0"/>
              <w:marBottom w:val="0"/>
              <w:divBdr>
                <w:top w:val="none" w:sz="0" w:space="0" w:color="auto"/>
                <w:left w:val="none" w:sz="0" w:space="0" w:color="auto"/>
                <w:bottom w:val="none" w:sz="0" w:space="0" w:color="auto"/>
                <w:right w:val="none" w:sz="0" w:space="0" w:color="auto"/>
              </w:divBdr>
            </w:div>
            <w:div w:id="765225753">
              <w:marLeft w:val="480"/>
              <w:marRight w:val="0"/>
              <w:marTop w:val="0"/>
              <w:marBottom w:val="0"/>
              <w:divBdr>
                <w:top w:val="none" w:sz="0" w:space="0" w:color="auto"/>
                <w:left w:val="none" w:sz="0" w:space="0" w:color="auto"/>
                <w:bottom w:val="none" w:sz="0" w:space="0" w:color="auto"/>
                <w:right w:val="none" w:sz="0" w:space="0" w:color="auto"/>
              </w:divBdr>
            </w:div>
            <w:div w:id="765266608">
              <w:marLeft w:val="480"/>
              <w:marRight w:val="0"/>
              <w:marTop w:val="0"/>
              <w:marBottom w:val="0"/>
              <w:divBdr>
                <w:top w:val="none" w:sz="0" w:space="0" w:color="auto"/>
                <w:left w:val="none" w:sz="0" w:space="0" w:color="auto"/>
                <w:bottom w:val="none" w:sz="0" w:space="0" w:color="auto"/>
                <w:right w:val="none" w:sz="0" w:space="0" w:color="auto"/>
              </w:divBdr>
            </w:div>
            <w:div w:id="765612653">
              <w:marLeft w:val="480"/>
              <w:marRight w:val="0"/>
              <w:marTop w:val="0"/>
              <w:marBottom w:val="0"/>
              <w:divBdr>
                <w:top w:val="none" w:sz="0" w:space="0" w:color="auto"/>
                <w:left w:val="none" w:sz="0" w:space="0" w:color="auto"/>
                <w:bottom w:val="none" w:sz="0" w:space="0" w:color="auto"/>
                <w:right w:val="none" w:sz="0" w:space="0" w:color="auto"/>
              </w:divBdr>
            </w:div>
            <w:div w:id="765685938">
              <w:marLeft w:val="480"/>
              <w:marRight w:val="0"/>
              <w:marTop w:val="0"/>
              <w:marBottom w:val="0"/>
              <w:divBdr>
                <w:top w:val="none" w:sz="0" w:space="0" w:color="auto"/>
                <w:left w:val="none" w:sz="0" w:space="0" w:color="auto"/>
                <w:bottom w:val="none" w:sz="0" w:space="0" w:color="auto"/>
                <w:right w:val="none" w:sz="0" w:space="0" w:color="auto"/>
              </w:divBdr>
            </w:div>
            <w:div w:id="765804682">
              <w:marLeft w:val="480"/>
              <w:marRight w:val="0"/>
              <w:marTop w:val="0"/>
              <w:marBottom w:val="0"/>
              <w:divBdr>
                <w:top w:val="none" w:sz="0" w:space="0" w:color="auto"/>
                <w:left w:val="none" w:sz="0" w:space="0" w:color="auto"/>
                <w:bottom w:val="none" w:sz="0" w:space="0" w:color="auto"/>
                <w:right w:val="none" w:sz="0" w:space="0" w:color="auto"/>
              </w:divBdr>
            </w:div>
            <w:div w:id="765878935">
              <w:marLeft w:val="480"/>
              <w:marRight w:val="0"/>
              <w:marTop w:val="0"/>
              <w:marBottom w:val="0"/>
              <w:divBdr>
                <w:top w:val="none" w:sz="0" w:space="0" w:color="auto"/>
                <w:left w:val="none" w:sz="0" w:space="0" w:color="auto"/>
                <w:bottom w:val="none" w:sz="0" w:space="0" w:color="auto"/>
                <w:right w:val="none" w:sz="0" w:space="0" w:color="auto"/>
              </w:divBdr>
            </w:div>
            <w:div w:id="765998059">
              <w:marLeft w:val="480"/>
              <w:marRight w:val="0"/>
              <w:marTop w:val="0"/>
              <w:marBottom w:val="0"/>
              <w:divBdr>
                <w:top w:val="none" w:sz="0" w:space="0" w:color="auto"/>
                <w:left w:val="none" w:sz="0" w:space="0" w:color="auto"/>
                <w:bottom w:val="none" w:sz="0" w:space="0" w:color="auto"/>
                <w:right w:val="none" w:sz="0" w:space="0" w:color="auto"/>
              </w:divBdr>
            </w:div>
            <w:div w:id="765999405">
              <w:marLeft w:val="480"/>
              <w:marRight w:val="0"/>
              <w:marTop w:val="0"/>
              <w:marBottom w:val="0"/>
              <w:divBdr>
                <w:top w:val="none" w:sz="0" w:space="0" w:color="auto"/>
                <w:left w:val="none" w:sz="0" w:space="0" w:color="auto"/>
                <w:bottom w:val="none" w:sz="0" w:space="0" w:color="auto"/>
                <w:right w:val="none" w:sz="0" w:space="0" w:color="auto"/>
              </w:divBdr>
            </w:div>
            <w:div w:id="766073047">
              <w:marLeft w:val="480"/>
              <w:marRight w:val="0"/>
              <w:marTop w:val="0"/>
              <w:marBottom w:val="0"/>
              <w:divBdr>
                <w:top w:val="none" w:sz="0" w:space="0" w:color="auto"/>
                <w:left w:val="none" w:sz="0" w:space="0" w:color="auto"/>
                <w:bottom w:val="none" w:sz="0" w:space="0" w:color="auto"/>
                <w:right w:val="none" w:sz="0" w:space="0" w:color="auto"/>
              </w:divBdr>
            </w:div>
            <w:div w:id="766074835">
              <w:marLeft w:val="480"/>
              <w:marRight w:val="0"/>
              <w:marTop w:val="0"/>
              <w:marBottom w:val="0"/>
              <w:divBdr>
                <w:top w:val="none" w:sz="0" w:space="0" w:color="auto"/>
                <w:left w:val="none" w:sz="0" w:space="0" w:color="auto"/>
                <w:bottom w:val="none" w:sz="0" w:space="0" w:color="auto"/>
                <w:right w:val="none" w:sz="0" w:space="0" w:color="auto"/>
              </w:divBdr>
            </w:div>
            <w:div w:id="766080488">
              <w:marLeft w:val="480"/>
              <w:marRight w:val="0"/>
              <w:marTop w:val="0"/>
              <w:marBottom w:val="0"/>
              <w:divBdr>
                <w:top w:val="none" w:sz="0" w:space="0" w:color="auto"/>
                <w:left w:val="none" w:sz="0" w:space="0" w:color="auto"/>
                <w:bottom w:val="none" w:sz="0" w:space="0" w:color="auto"/>
                <w:right w:val="none" w:sz="0" w:space="0" w:color="auto"/>
              </w:divBdr>
            </w:div>
            <w:div w:id="766271096">
              <w:marLeft w:val="480"/>
              <w:marRight w:val="0"/>
              <w:marTop w:val="0"/>
              <w:marBottom w:val="0"/>
              <w:divBdr>
                <w:top w:val="none" w:sz="0" w:space="0" w:color="auto"/>
                <w:left w:val="none" w:sz="0" w:space="0" w:color="auto"/>
                <w:bottom w:val="none" w:sz="0" w:space="0" w:color="auto"/>
                <w:right w:val="none" w:sz="0" w:space="0" w:color="auto"/>
              </w:divBdr>
            </w:div>
            <w:div w:id="766314016">
              <w:marLeft w:val="480"/>
              <w:marRight w:val="0"/>
              <w:marTop w:val="0"/>
              <w:marBottom w:val="0"/>
              <w:divBdr>
                <w:top w:val="none" w:sz="0" w:space="0" w:color="auto"/>
                <w:left w:val="none" w:sz="0" w:space="0" w:color="auto"/>
                <w:bottom w:val="none" w:sz="0" w:space="0" w:color="auto"/>
                <w:right w:val="none" w:sz="0" w:space="0" w:color="auto"/>
              </w:divBdr>
            </w:div>
            <w:div w:id="766317486">
              <w:marLeft w:val="480"/>
              <w:marRight w:val="0"/>
              <w:marTop w:val="0"/>
              <w:marBottom w:val="0"/>
              <w:divBdr>
                <w:top w:val="none" w:sz="0" w:space="0" w:color="auto"/>
                <w:left w:val="none" w:sz="0" w:space="0" w:color="auto"/>
                <w:bottom w:val="none" w:sz="0" w:space="0" w:color="auto"/>
                <w:right w:val="none" w:sz="0" w:space="0" w:color="auto"/>
              </w:divBdr>
            </w:div>
            <w:div w:id="766459235">
              <w:marLeft w:val="480"/>
              <w:marRight w:val="0"/>
              <w:marTop w:val="0"/>
              <w:marBottom w:val="0"/>
              <w:divBdr>
                <w:top w:val="none" w:sz="0" w:space="0" w:color="auto"/>
                <w:left w:val="none" w:sz="0" w:space="0" w:color="auto"/>
                <w:bottom w:val="none" w:sz="0" w:space="0" w:color="auto"/>
                <w:right w:val="none" w:sz="0" w:space="0" w:color="auto"/>
              </w:divBdr>
            </w:div>
            <w:div w:id="766534316">
              <w:marLeft w:val="480"/>
              <w:marRight w:val="0"/>
              <w:marTop w:val="0"/>
              <w:marBottom w:val="0"/>
              <w:divBdr>
                <w:top w:val="none" w:sz="0" w:space="0" w:color="auto"/>
                <w:left w:val="none" w:sz="0" w:space="0" w:color="auto"/>
                <w:bottom w:val="none" w:sz="0" w:space="0" w:color="auto"/>
                <w:right w:val="none" w:sz="0" w:space="0" w:color="auto"/>
              </w:divBdr>
            </w:div>
            <w:div w:id="766577061">
              <w:marLeft w:val="480"/>
              <w:marRight w:val="0"/>
              <w:marTop w:val="0"/>
              <w:marBottom w:val="0"/>
              <w:divBdr>
                <w:top w:val="none" w:sz="0" w:space="0" w:color="auto"/>
                <w:left w:val="none" w:sz="0" w:space="0" w:color="auto"/>
                <w:bottom w:val="none" w:sz="0" w:space="0" w:color="auto"/>
                <w:right w:val="none" w:sz="0" w:space="0" w:color="auto"/>
              </w:divBdr>
            </w:div>
            <w:div w:id="766654519">
              <w:marLeft w:val="480"/>
              <w:marRight w:val="0"/>
              <w:marTop w:val="0"/>
              <w:marBottom w:val="0"/>
              <w:divBdr>
                <w:top w:val="none" w:sz="0" w:space="0" w:color="auto"/>
                <w:left w:val="none" w:sz="0" w:space="0" w:color="auto"/>
                <w:bottom w:val="none" w:sz="0" w:space="0" w:color="auto"/>
                <w:right w:val="none" w:sz="0" w:space="0" w:color="auto"/>
              </w:divBdr>
            </w:div>
            <w:div w:id="766657254">
              <w:marLeft w:val="480"/>
              <w:marRight w:val="0"/>
              <w:marTop w:val="0"/>
              <w:marBottom w:val="0"/>
              <w:divBdr>
                <w:top w:val="none" w:sz="0" w:space="0" w:color="auto"/>
                <w:left w:val="none" w:sz="0" w:space="0" w:color="auto"/>
                <w:bottom w:val="none" w:sz="0" w:space="0" w:color="auto"/>
                <w:right w:val="none" w:sz="0" w:space="0" w:color="auto"/>
              </w:divBdr>
            </w:div>
            <w:div w:id="766734771">
              <w:marLeft w:val="480"/>
              <w:marRight w:val="0"/>
              <w:marTop w:val="0"/>
              <w:marBottom w:val="0"/>
              <w:divBdr>
                <w:top w:val="none" w:sz="0" w:space="0" w:color="auto"/>
                <w:left w:val="none" w:sz="0" w:space="0" w:color="auto"/>
                <w:bottom w:val="none" w:sz="0" w:space="0" w:color="auto"/>
                <w:right w:val="none" w:sz="0" w:space="0" w:color="auto"/>
              </w:divBdr>
            </w:div>
            <w:div w:id="766847425">
              <w:marLeft w:val="480"/>
              <w:marRight w:val="0"/>
              <w:marTop w:val="0"/>
              <w:marBottom w:val="0"/>
              <w:divBdr>
                <w:top w:val="none" w:sz="0" w:space="0" w:color="auto"/>
                <w:left w:val="none" w:sz="0" w:space="0" w:color="auto"/>
                <w:bottom w:val="none" w:sz="0" w:space="0" w:color="auto"/>
                <w:right w:val="none" w:sz="0" w:space="0" w:color="auto"/>
              </w:divBdr>
            </w:div>
            <w:div w:id="766999488">
              <w:marLeft w:val="480"/>
              <w:marRight w:val="0"/>
              <w:marTop w:val="0"/>
              <w:marBottom w:val="0"/>
              <w:divBdr>
                <w:top w:val="none" w:sz="0" w:space="0" w:color="auto"/>
                <w:left w:val="none" w:sz="0" w:space="0" w:color="auto"/>
                <w:bottom w:val="none" w:sz="0" w:space="0" w:color="auto"/>
                <w:right w:val="none" w:sz="0" w:space="0" w:color="auto"/>
              </w:divBdr>
            </w:div>
            <w:div w:id="767038816">
              <w:marLeft w:val="480"/>
              <w:marRight w:val="0"/>
              <w:marTop w:val="0"/>
              <w:marBottom w:val="0"/>
              <w:divBdr>
                <w:top w:val="none" w:sz="0" w:space="0" w:color="auto"/>
                <w:left w:val="none" w:sz="0" w:space="0" w:color="auto"/>
                <w:bottom w:val="none" w:sz="0" w:space="0" w:color="auto"/>
                <w:right w:val="none" w:sz="0" w:space="0" w:color="auto"/>
              </w:divBdr>
            </w:div>
            <w:div w:id="767045016">
              <w:marLeft w:val="480"/>
              <w:marRight w:val="0"/>
              <w:marTop w:val="0"/>
              <w:marBottom w:val="0"/>
              <w:divBdr>
                <w:top w:val="none" w:sz="0" w:space="0" w:color="auto"/>
                <w:left w:val="none" w:sz="0" w:space="0" w:color="auto"/>
                <w:bottom w:val="none" w:sz="0" w:space="0" w:color="auto"/>
                <w:right w:val="none" w:sz="0" w:space="0" w:color="auto"/>
              </w:divBdr>
            </w:div>
            <w:div w:id="767114671">
              <w:marLeft w:val="480"/>
              <w:marRight w:val="0"/>
              <w:marTop w:val="0"/>
              <w:marBottom w:val="0"/>
              <w:divBdr>
                <w:top w:val="none" w:sz="0" w:space="0" w:color="auto"/>
                <w:left w:val="none" w:sz="0" w:space="0" w:color="auto"/>
                <w:bottom w:val="none" w:sz="0" w:space="0" w:color="auto"/>
                <w:right w:val="none" w:sz="0" w:space="0" w:color="auto"/>
              </w:divBdr>
            </w:div>
            <w:div w:id="767239206">
              <w:marLeft w:val="480"/>
              <w:marRight w:val="0"/>
              <w:marTop w:val="0"/>
              <w:marBottom w:val="0"/>
              <w:divBdr>
                <w:top w:val="none" w:sz="0" w:space="0" w:color="auto"/>
                <w:left w:val="none" w:sz="0" w:space="0" w:color="auto"/>
                <w:bottom w:val="none" w:sz="0" w:space="0" w:color="auto"/>
                <w:right w:val="none" w:sz="0" w:space="0" w:color="auto"/>
              </w:divBdr>
            </w:div>
            <w:div w:id="767239716">
              <w:marLeft w:val="480"/>
              <w:marRight w:val="0"/>
              <w:marTop w:val="0"/>
              <w:marBottom w:val="0"/>
              <w:divBdr>
                <w:top w:val="none" w:sz="0" w:space="0" w:color="auto"/>
                <w:left w:val="none" w:sz="0" w:space="0" w:color="auto"/>
                <w:bottom w:val="none" w:sz="0" w:space="0" w:color="auto"/>
                <w:right w:val="none" w:sz="0" w:space="0" w:color="auto"/>
              </w:divBdr>
            </w:div>
            <w:div w:id="767392398">
              <w:marLeft w:val="480"/>
              <w:marRight w:val="0"/>
              <w:marTop w:val="0"/>
              <w:marBottom w:val="0"/>
              <w:divBdr>
                <w:top w:val="none" w:sz="0" w:space="0" w:color="auto"/>
                <w:left w:val="none" w:sz="0" w:space="0" w:color="auto"/>
                <w:bottom w:val="none" w:sz="0" w:space="0" w:color="auto"/>
                <w:right w:val="none" w:sz="0" w:space="0" w:color="auto"/>
              </w:divBdr>
            </w:div>
            <w:div w:id="767458295">
              <w:marLeft w:val="480"/>
              <w:marRight w:val="0"/>
              <w:marTop w:val="0"/>
              <w:marBottom w:val="0"/>
              <w:divBdr>
                <w:top w:val="none" w:sz="0" w:space="0" w:color="auto"/>
                <w:left w:val="none" w:sz="0" w:space="0" w:color="auto"/>
                <w:bottom w:val="none" w:sz="0" w:space="0" w:color="auto"/>
                <w:right w:val="none" w:sz="0" w:space="0" w:color="auto"/>
              </w:divBdr>
            </w:div>
            <w:div w:id="768114439">
              <w:marLeft w:val="480"/>
              <w:marRight w:val="0"/>
              <w:marTop w:val="0"/>
              <w:marBottom w:val="0"/>
              <w:divBdr>
                <w:top w:val="none" w:sz="0" w:space="0" w:color="auto"/>
                <w:left w:val="none" w:sz="0" w:space="0" w:color="auto"/>
                <w:bottom w:val="none" w:sz="0" w:space="0" w:color="auto"/>
                <w:right w:val="none" w:sz="0" w:space="0" w:color="auto"/>
              </w:divBdr>
            </w:div>
            <w:div w:id="768157210">
              <w:marLeft w:val="480"/>
              <w:marRight w:val="0"/>
              <w:marTop w:val="0"/>
              <w:marBottom w:val="0"/>
              <w:divBdr>
                <w:top w:val="none" w:sz="0" w:space="0" w:color="auto"/>
                <w:left w:val="none" w:sz="0" w:space="0" w:color="auto"/>
                <w:bottom w:val="none" w:sz="0" w:space="0" w:color="auto"/>
                <w:right w:val="none" w:sz="0" w:space="0" w:color="auto"/>
              </w:divBdr>
            </w:div>
            <w:div w:id="768165399">
              <w:marLeft w:val="480"/>
              <w:marRight w:val="0"/>
              <w:marTop w:val="0"/>
              <w:marBottom w:val="0"/>
              <w:divBdr>
                <w:top w:val="none" w:sz="0" w:space="0" w:color="auto"/>
                <w:left w:val="none" w:sz="0" w:space="0" w:color="auto"/>
                <w:bottom w:val="none" w:sz="0" w:space="0" w:color="auto"/>
                <w:right w:val="none" w:sz="0" w:space="0" w:color="auto"/>
              </w:divBdr>
            </w:div>
            <w:div w:id="768239811">
              <w:marLeft w:val="480"/>
              <w:marRight w:val="0"/>
              <w:marTop w:val="0"/>
              <w:marBottom w:val="0"/>
              <w:divBdr>
                <w:top w:val="none" w:sz="0" w:space="0" w:color="auto"/>
                <w:left w:val="none" w:sz="0" w:space="0" w:color="auto"/>
                <w:bottom w:val="none" w:sz="0" w:space="0" w:color="auto"/>
                <w:right w:val="none" w:sz="0" w:space="0" w:color="auto"/>
              </w:divBdr>
            </w:div>
            <w:div w:id="768427545">
              <w:marLeft w:val="480"/>
              <w:marRight w:val="0"/>
              <w:marTop w:val="0"/>
              <w:marBottom w:val="0"/>
              <w:divBdr>
                <w:top w:val="none" w:sz="0" w:space="0" w:color="auto"/>
                <w:left w:val="none" w:sz="0" w:space="0" w:color="auto"/>
                <w:bottom w:val="none" w:sz="0" w:space="0" w:color="auto"/>
                <w:right w:val="none" w:sz="0" w:space="0" w:color="auto"/>
              </w:divBdr>
            </w:div>
            <w:div w:id="768431963">
              <w:marLeft w:val="480"/>
              <w:marRight w:val="0"/>
              <w:marTop w:val="0"/>
              <w:marBottom w:val="0"/>
              <w:divBdr>
                <w:top w:val="none" w:sz="0" w:space="0" w:color="auto"/>
                <w:left w:val="none" w:sz="0" w:space="0" w:color="auto"/>
                <w:bottom w:val="none" w:sz="0" w:space="0" w:color="auto"/>
                <w:right w:val="none" w:sz="0" w:space="0" w:color="auto"/>
              </w:divBdr>
            </w:div>
            <w:div w:id="768432882">
              <w:marLeft w:val="480"/>
              <w:marRight w:val="0"/>
              <w:marTop w:val="0"/>
              <w:marBottom w:val="0"/>
              <w:divBdr>
                <w:top w:val="none" w:sz="0" w:space="0" w:color="auto"/>
                <w:left w:val="none" w:sz="0" w:space="0" w:color="auto"/>
                <w:bottom w:val="none" w:sz="0" w:space="0" w:color="auto"/>
                <w:right w:val="none" w:sz="0" w:space="0" w:color="auto"/>
              </w:divBdr>
            </w:div>
            <w:div w:id="768502818">
              <w:marLeft w:val="480"/>
              <w:marRight w:val="0"/>
              <w:marTop w:val="0"/>
              <w:marBottom w:val="0"/>
              <w:divBdr>
                <w:top w:val="none" w:sz="0" w:space="0" w:color="auto"/>
                <w:left w:val="none" w:sz="0" w:space="0" w:color="auto"/>
                <w:bottom w:val="none" w:sz="0" w:space="0" w:color="auto"/>
                <w:right w:val="none" w:sz="0" w:space="0" w:color="auto"/>
              </w:divBdr>
            </w:div>
            <w:div w:id="768503779">
              <w:marLeft w:val="480"/>
              <w:marRight w:val="0"/>
              <w:marTop w:val="0"/>
              <w:marBottom w:val="0"/>
              <w:divBdr>
                <w:top w:val="none" w:sz="0" w:space="0" w:color="auto"/>
                <w:left w:val="none" w:sz="0" w:space="0" w:color="auto"/>
                <w:bottom w:val="none" w:sz="0" w:space="0" w:color="auto"/>
                <w:right w:val="none" w:sz="0" w:space="0" w:color="auto"/>
              </w:divBdr>
            </w:div>
            <w:div w:id="768505628">
              <w:marLeft w:val="480"/>
              <w:marRight w:val="0"/>
              <w:marTop w:val="0"/>
              <w:marBottom w:val="0"/>
              <w:divBdr>
                <w:top w:val="none" w:sz="0" w:space="0" w:color="auto"/>
                <w:left w:val="none" w:sz="0" w:space="0" w:color="auto"/>
                <w:bottom w:val="none" w:sz="0" w:space="0" w:color="auto"/>
                <w:right w:val="none" w:sz="0" w:space="0" w:color="auto"/>
              </w:divBdr>
            </w:div>
            <w:div w:id="768693646">
              <w:marLeft w:val="480"/>
              <w:marRight w:val="0"/>
              <w:marTop w:val="0"/>
              <w:marBottom w:val="0"/>
              <w:divBdr>
                <w:top w:val="none" w:sz="0" w:space="0" w:color="auto"/>
                <w:left w:val="none" w:sz="0" w:space="0" w:color="auto"/>
                <w:bottom w:val="none" w:sz="0" w:space="0" w:color="auto"/>
                <w:right w:val="none" w:sz="0" w:space="0" w:color="auto"/>
              </w:divBdr>
            </w:div>
            <w:div w:id="768700361">
              <w:marLeft w:val="480"/>
              <w:marRight w:val="0"/>
              <w:marTop w:val="0"/>
              <w:marBottom w:val="0"/>
              <w:divBdr>
                <w:top w:val="none" w:sz="0" w:space="0" w:color="auto"/>
                <w:left w:val="none" w:sz="0" w:space="0" w:color="auto"/>
                <w:bottom w:val="none" w:sz="0" w:space="0" w:color="auto"/>
                <w:right w:val="none" w:sz="0" w:space="0" w:color="auto"/>
              </w:divBdr>
            </w:div>
            <w:div w:id="768701401">
              <w:marLeft w:val="480"/>
              <w:marRight w:val="0"/>
              <w:marTop w:val="0"/>
              <w:marBottom w:val="0"/>
              <w:divBdr>
                <w:top w:val="none" w:sz="0" w:space="0" w:color="auto"/>
                <w:left w:val="none" w:sz="0" w:space="0" w:color="auto"/>
                <w:bottom w:val="none" w:sz="0" w:space="0" w:color="auto"/>
                <w:right w:val="none" w:sz="0" w:space="0" w:color="auto"/>
              </w:divBdr>
            </w:div>
            <w:div w:id="768737462">
              <w:marLeft w:val="480"/>
              <w:marRight w:val="0"/>
              <w:marTop w:val="0"/>
              <w:marBottom w:val="0"/>
              <w:divBdr>
                <w:top w:val="none" w:sz="0" w:space="0" w:color="auto"/>
                <w:left w:val="none" w:sz="0" w:space="0" w:color="auto"/>
                <w:bottom w:val="none" w:sz="0" w:space="0" w:color="auto"/>
                <w:right w:val="none" w:sz="0" w:space="0" w:color="auto"/>
              </w:divBdr>
            </w:div>
            <w:div w:id="769157390">
              <w:marLeft w:val="480"/>
              <w:marRight w:val="0"/>
              <w:marTop w:val="0"/>
              <w:marBottom w:val="0"/>
              <w:divBdr>
                <w:top w:val="none" w:sz="0" w:space="0" w:color="auto"/>
                <w:left w:val="none" w:sz="0" w:space="0" w:color="auto"/>
                <w:bottom w:val="none" w:sz="0" w:space="0" w:color="auto"/>
                <w:right w:val="none" w:sz="0" w:space="0" w:color="auto"/>
              </w:divBdr>
            </w:div>
            <w:div w:id="769198707">
              <w:marLeft w:val="480"/>
              <w:marRight w:val="0"/>
              <w:marTop w:val="0"/>
              <w:marBottom w:val="0"/>
              <w:divBdr>
                <w:top w:val="none" w:sz="0" w:space="0" w:color="auto"/>
                <w:left w:val="none" w:sz="0" w:space="0" w:color="auto"/>
                <w:bottom w:val="none" w:sz="0" w:space="0" w:color="auto"/>
                <w:right w:val="none" w:sz="0" w:space="0" w:color="auto"/>
              </w:divBdr>
            </w:div>
            <w:div w:id="769202479">
              <w:marLeft w:val="480"/>
              <w:marRight w:val="0"/>
              <w:marTop w:val="0"/>
              <w:marBottom w:val="0"/>
              <w:divBdr>
                <w:top w:val="none" w:sz="0" w:space="0" w:color="auto"/>
                <w:left w:val="none" w:sz="0" w:space="0" w:color="auto"/>
                <w:bottom w:val="none" w:sz="0" w:space="0" w:color="auto"/>
                <w:right w:val="none" w:sz="0" w:space="0" w:color="auto"/>
              </w:divBdr>
            </w:div>
            <w:div w:id="769278823">
              <w:marLeft w:val="480"/>
              <w:marRight w:val="0"/>
              <w:marTop w:val="0"/>
              <w:marBottom w:val="0"/>
              <w:divBdr>
                <w:top w:val="none" w:sz="0" w:space="0" w:color="auto"/>
                <w:left w:val="none" w:sz="0" w:space="0" w:color="auto"/>
                <w:bottom w:val="none" w:sz="0" w:space="0" w:color="auto"/>
                <w:right w:val="none" w:sz="0" w:space="0" w:color="auto"/>
              </w:divBdr>
            </w:div>
            <w:div w:id="769545448">
              <w:marLeft w:val="480"/>
              <w:marRight w:val="0"/>
              <w:marTop w:val="0"/>
              <w:marBottom w:val="0"/>
              <w:divBdr>
                <w:top w:val="none" w:sz="0" w:space="0" w:color="auto"/>
                <w:left w:val="none" w:sz="0" w:space="0" w:color="auto"/>
                <w:bottom w:val="none" w:sz="0" w:space="0" w:color="auto"/>
                <w:right w:val="none" w:sz="0" w:space="0" w:color="auto"/>
              </w:divBdr>
            </w:div>
            <w:div w:id="769547101">
              <w:marLeft w:val="480"/>
              <w:marRight w:val="0"/>
              <w:marTop w:val="0"/>
              <w:marBottom w:val="0"/>
              <w:divBdr>
                <w:top w:val="none" w:sz="0" w:space="0" w:color="auto"/>
                <w:left w:val="none" w:sz="0" w:space="0" w:color="auto"/>
                <w:bottom w:val="none" w:sz="0" w:space="0" w:color="auto"/>
                <w:right w:val="none" w:sz="0" w:space="0" w:color="auto"/>
              </w:divBdr>
            </w:div>
            <w:div w:id="769621131">
              <w:marLeft w:val="480"/>
              <w:marRight w:val="0"/>
              <w:marTop w:val="0"/>
              <w:marBottom w:val="0"/>
              <w:divBdr>
                <w:top w:val="none" w:sz="0" w:space="0" w:color="auto"/>
                <w:left w:val="none" w:sz="0" w:space="0" w:color="auto"/>
                <w:bottom w:val="none" w:sz="0" w:space="0" w:color="auto"/>
                <w:right w:val="none" w:sz="0" w:space="0" w:color="auto"/>
              </w:divBdr>
            </w:div>
            <w:div w:id="769738229">
              <w:marLeft w:val="480"/>
              <w:marRight w:val="0"/>
              <w:marTop w:val="0"/>
              <w:marBottom w:val="0"/>
              <w:divBdr>
                <w:top w:val="none" w:sz="0" w:space="0" w:color="auto"/>
                <w:left w:val="none" w:sz="0" w:space="0" w:color="auto"/>
                <w:bottom w:val="none" w:sz="0" w:space="0" w:color="auto"/>
                <w:right w:val="none" w:sz="0" w:space="0" w:color="auto"/>
              </w:divBdr>
            </w:div>
            <w:div w:id="769740569">
              <w:marLeft w:val="480"/>
              <w:marRight w:val="0"/>
              <w:marTop w:val="0"/>
              <w:marBottom w:val="0"/>
              <w:divBdr>
                <w:top w:val="none" w:sz="0" w:space="0" w:color="auto"/>
                <w:left w:val="none" w:sz="0" w:space="0" w:color="auto"/>
                <w:bottom w:val="none" w:sz="0" w:space="0" w:color="auto"/>
                <w:right w:val="none" w:sz="0" w:space="0" w:color="auto"/>
              </w:divBdr>
            </w:div>
            <w:div w:id="769816059">
              <w:marLeft w:val="480"/>
              <w:marRight w:val="0"/>
              <w:marTop w:val="0"/>
              <w:marBottom w:val="0"/>
              <w:divBdr>
                <w:top w:val="none" w:sz="0" w:space="0" w:color="auto"/>
                <w:left w:val="none" w:sz="0" w:space="0" w:color="auto"/>
                <w:bottom w:val="none" w:sz="0" w:space="0" w:color="auto"/>
                <w:right w:val="none" w:sz="0" w:space="0" w:color="auto"/>
              </w:divBdr>
            </w:div>
            <w:div w:id="769853501">
              <w:marLeft w:val="480"/>
              <w:marRight w:val="0"/>
              <w:marTop w:val="0"/>
              <w:marBottom w:val="0"/>
              <w:divBdr>
                <w:top w:val="none" w:sz="0" w:space="0" w:color="auto"/>
                <w:left w:val="none" w:sz="0" w:space="0" w:color="auto"/>
                <w:bottom w:val="none" w:sz="0" w:space="0" w:color="auto"/>
                <w:right w:val="none" w:sz="0" w:space="0" w:color="auto"/>
              </w:divBdr>
            </w:div>
            <w:div w:id="770055534">
              <w:marLeft w:val="480"/>
              <w:marRight w:val="0"/>
              <w:marTop w:val="0"/>
              <w:marBottom w:val="0"/>
              <w:divBdr>
                <w:top w:val="none" w:sz="0" w:space="0" w:color="auto"/>
                <w:left w:val="none" w:sz="0" w:space="0" w:color="auto"/>
                <w:bottom w:val="none" w:sz="0" w:space="0" w:color="auto"/>
                <w:right w:val="none" w:sz="0" w:space="0" w:color="auto"/>
              </w:divBdr>
            </w:div>
            <w:div w:id="770123089">
              <w:marLeft w:val="480"/>
              <w:marRight w:val="0"/>
              <w:marTop w:val="0"/>
              <w:marBottom w:val="0"/>
              <w:divBdr>
                <w:top w:val="none" w:sz="0" w:space="0" w:color="auto"/>
                <w:left w:val="none" w:sz="0" w:space="0" w:color="auto"/>
                <w:bottom w:val="none" w:sz="0" w:space="0" w:color="auto"/>
                <w:right w:val="none" w:sz="0" w:space="0" w:color="auto"/>
              </w:divBdr>
            </w:div>
            <w:div w:id="770197670">
              <w:marLeft w:val="480"/>
              <w:marRight w:val="0"/>
              <w:marTop w:val="0"/>
              <w:marBottom w:val="0"/>
              <w:divBdr>
                <w:top w:val="none" w:sz="0" w:space="0" w:color="auto"/>
                <w:left w:val="none" w:sz="0" w:space="0" w:color="auto"/>
                <w:bottom w:val="none" w:sz="0" w:space="0" w:color="auto"/>
                <w:right w:val="none" w:sz="0" w:space="0" w:color="auto"/>
              </w:divBdr>
            </w:div>
            <w:div w:id="770590520">
              <w:marLeft w:val="480"/>
              <w:marRight w:val="0"/>
              <w:marTop w:val="0"/>
              <w:marBottom w:val="0"/>
              <w:divBdr>
                <w:top w:val="none" w:sz="0" w:space="0" w:color="auto"/>
                <w:left w:val="none" w:sz="0" w:space="0" w:color="auto"/>
                <w:bottom w:val="none" w:sz="0" w:space="0" w:color="auto"/>
                <w:right w:val="none" w:sz="0" w:space="0" w:color="auto"/>
              </w:divBdr>
            </w:div>
            <w:div w:id="770591390">
              <w:marLeft w:val="480"/>
              <w:marRight w:val="0"/>
              <w:marTop w:val="0"/>
              <w:marBottom w:val="0"/>
              <w:divBdr>
                <w:top w:val="none" w:sz="0" w:space="0" w:color="auto"/>
                <w:left w:val="none" w:sz="0" w:space="0" w:color="auto"/>
                <w:bottom w:val="none" w:sz="0" w:space="0" w:color="auto"/>
                <w:right w:val="none" w:sz="0" w:space="0" w:color="auto"/>
              </w:divBdr>
            </w:div>
            <w:div w:id="770734573">
              <w:marLeft w:val="480"/>
              <w:marRight w:val="0"/>
              <w:marTop w:val="0"/>
              <w:marBottom w:val="0"/>
              <w:divBdr>
                <w:top w:val="none" w:sz="0" w:space="0" w:color="auto"/>
                <w:left w:val="none" w:sz="0" w:space="0" w:color="auto"/>
                <w:bottom w:val="none" w:sz="0" w:space="0" w:color="auto"/>
                <w:right w:val="none" w:sz="0" w:space="0" w:color="auto"/>
              </w:divBdr>
            </w:div>
            <w:div w:id="770777868">
              <w:marLeft w:val="480"/>
              <w:marRight w:val="0"/>
              <w:marTop w:val="0"/>
              <w:marBottom w:val="0"/>
              <w:divBdr>
                <w:top w:val="none" w:sz="0" w:space="0" w:color="auto"/>
                <w:left w:val="none" w:sz="0" w:space="0" w:color="auto"/>
                <w:bottom w:val="none" w:sz="0" w:space="0" w:color="auto"/>
                <w:right w:val="none" w:sz="0" w:space="0" w:color="auto"/>
              </w:divBdr>
            </w:div>
            <w:div w:id="770785405">
              <w:marLeft w:val="480"/>
              <w:marRight w:val="0"/>
              <w:marTop w:val="0"/>
              <w:marBottom w:val="0"/>
              <w:divBdr>
                <w:top w:val="none" w:sz="0" w:space="0" w:color="auto"/>
                <w:left w:val="none" w:sz="0" w:space="0" w:color="auto"/>
                <w:bottom w:val="none" w:sz="0" w:space="0" w:color="auto"/>
                <w:right w:val="none" w:sz="0" w:space="0" w:color="auto"/>
              </w:divBdr>
            </w:div>
            <w:div w:id="770860580">
              <w:marLeft w:val="480"/>
              <w:marRight w:val="0"/>
              <w:marTop w:val="0"/>
              <w:marBottom w:val="0"/>
              <w:divBdr>
                <w:top w:val="none" w:sz="0" w:space="0" w:color="auto"/>
                <w:left w:val="none" w:sz="0" w:space="0" w:color="auto"/>
                <w:bottom w:val="none" w:sz="0" w:space="0" w:color="auto"/>
                <w:right w:val="none" w:sz="0" w:space="0" w:color="auto"/>
              </w:divBdr>
            </w:div>
            <w:div w:id="770904095">
              <w:marLeft w:val="480"/>
              <w:marRight w:val="0"/>
              <w:marTop w:val="0"/>
              <w:marBottom w:val="0"/>
              <w:divBdr>
                <w:top w:val="none" w:sz="0" w:space="0" w:color="auto"/>
                <w:left w:val="none" w:sz="0" w:space="0" w:color="auto"/>
                <w:bottom w:val="none" w:sz="0" w:space="0" w:color="auto"/>
                <w:right w:val="none" w:sz="0" w:space="0" w:color="auto"/>
              </w:divBdr>
            </w:div>
            <w:div w:id="771125438">
              <w:marLeft w:val="480"/>
              <w:marRight w:val="0"/>
              <w:marTop w:val="0"/>
              <w:marBottom w:val="0"/>
              <w:divBdr>
                <w:top w:val="none" w:sz="0" w:space="0" w:color="auto"/>
                <w:left w:val="none" w:sz="0" w:space="0" w:color="auto"/>
                <w:bottom w:val="none" w:sz="0" w:space="0" w:color="auto"/>
                <w:right w:val="none" w:sz="0" w:space="0" w:color="auto"/>
              </w:divBdr>
            </w:div>
            <w:div w:id="771171429">
              <w:marLeft w:val="480"/>
              <w:marRight w:val="0"/>
              <w:marTop w:val="0"/>
              <w:marBottom w:val="0"/>
              <w:divBdr>
                <w:top w:val="none" w:sz="0" w:space="0" w:color="auto"/>
                <w:left w:val="none" w:sz="0" w:space="0" w:color="auto"/>
                <w:bottom w:val="none" w:sz="0" w:space="0" w:color="auto"/>
                <w:right w:val="none" w:sz="0" w:space="0" w:color="auto"/>
              </w:divBdr>
            </w:div>
            <w:div w:id="771239208">
              <w:marLeft w:val="480"/>
              <w:marRight w:val="0"/>
              <w:marTop w:val="0"/>
              <w:marBottom w:val="0"/>
              <w:divBdr>
                <w:top w:val="none" w:sz="0" w:space="0" w:color="auto"/>
                <w:left w:val="none" w:sz="0" w:space="0" w:color="auto"/>
                <w:bottom w:val="none" w:sz="0" w:space="0" w:color="auto"/>
                <w:right w:val="none" w:sz="0" w:space="0" w:color="auto"/>
              </w:divBdr>
            </w:div>
            <w:div w:id="771241755">
              <w:marLeft w:val="480"/>
              <w:marRight w:val="0"/>
              <w:marTop w:val="0"/>
              <w:marBottom w:val="0"/>
              <w:divBdr>
                <w:top w:val="none" w:sz="0" w:space="0" w:color="auto"/>
                <w:left w:val="none" w:sz="0" w:space="0" w:color="auto"/>
                <w:bottom w:val="none" w:sz="0" w:space="0" w:color="auto"/>
                <w:right w:val="none" w:sz="0" w:space="0" w:color="auto"/>
              </w:divBdr>
            </w:div>
            <w:div w:id="771363877">
              <w:marLeft w:val="480"/>
              <w:marRight w:val="0"/>
              <w:marTop w:val="0"/>
              <w:marBottom w:val="0"/>
              <w:divBdr>
                <w:top w:val="none" w:sz="0" w:space="0" w:color="auto"/>
                <w:left w:val="none" w:sz="0" w:space="0" w:color="auto"/>
                <w:bottom w:val="none" w:sz="0" w:space="0" w:color="auto"/>
                <w:right w:val="none" w:sz="0" w:space="0" w:color="auto"/>
              </w:divBdr>
            </w:div>
            <w:div w:id="771363905">
              <w:marLeft w:val="480"/>
              <w:marRight w:val="0"/>
              <w:marTop w:val="0"/>
              <w:marBottom w:val="0"/>
              <w:divBdr>
                <w:top w:val="none" w:sz="0" w:space="0" w:color="auto"/>
                <w:left w:val="none" w:sz="0" w:space="0" w:color="auto"/>
                <w:bottom w:val="none" w:sz="0" w:space="0" w:color="auto"/>
                <w:right w:val="none" w:sz="0" w:space="0" w:color="auto"/>
              </w:divBdr>
            </w:div>
            <w:div w:id="771625562">
              <w:marLeft w:val="480"/>
              <w:marRight w:val="0"/>
              <w:marTop w:val="0"/>
              <w:marBottom w:val="0"/>
              <w:divBdr>
                <w:top w:val="none" w:sz="0" w:space="0" w:color="auto"/>
                <w:left w:val="none" w:sz="0" w:space="0" w:color="auto"/>
                <w:bottom w:val="none" w:sz="0" w:space="0" w:color="auto"/>
                <w:right w:val="none" w:sz="0" w:space="0" w:color="auto"/>
              </w:divBdr>
            </w:div>
            <w:div w:id="771626057">
              <w:marLeft w:val="480"/>
              <w:marRight w:val="0"/>
              <w:marTop w:val="0"/>
              <w:marBottom w:val="0"/>
              <w:divBdr>
                <w:top w:val="none" w:sz="0" w:space="0" w:color="auto"/>
                <w:left w:val="none" w:sz="0" w:space="0" w:color="auto"/>
                <w:bottom w:val="none" w:sz="0" w:space="0" w:color="auto"/>
                <w:right w:val="none" w:sz="0" w:space="0" w:color="auto"/>
              </w:divBdr>
            </w:div>
            <w:div w:id="771705177">
              <w:marLeft w:val="480"/>
              <w:marRight w:val="0"/>
              <w:marTop w:val="0"/>
              <w:marBottom w:val="0"/>
              <w:divBdr>
                <w:top w:val="none" w:sz="0" w:space="0" w:color="auto"/>
                <w:left w:val="none" w:sz="0" w:space="0" w:color="auto"/>
                <w:bottom w:val="none" w:sz="0" w:space="0" w:color="auto"/>
                <w:right w:val="none" w:sz="0" w:space="0" w:color="auto"/>
              </w:divBdr>
            </w:div>
            <w:div w:id="771705915">
              <w:marLeft w:val="480"/>
              <w:marRight w:val="0"/>
              <w:marTop w:val="0"/>
              <w:marBottom w:val="0"/>
              <w:divBdr>
                <w:top w:val="none" w:sz="0" w:space="0" w:color="auto"/>
                <w:left w:val="none" w:sz="0" w:space="0" w:color="auto"/>
                <w:bottom w:val="none" w:sz="0" w:space="0" w:color="auto"/>
                <w:right w:val="none" w:sz="0" w:space="0" w:color="auto"/>
              </w:divBdr>
            </w:div>
            <w:div w:id="772021204">
              <w:marLeft w:val="480"/>
              <w:marRight w:val="0"/>
              <w:marTop w:val="0"/>
              <w:marBottom w:val="0"/>
              <w:divBdr>
                <w:top w:val="none" w:sz="0" w:space="0" w:color="auto"/>
                <w:left w:val="none" w:sz="0" w:space="0" w:color="auto"/>
                <w:bottom w:val="none" w:sz="0" w:space="0" w:color="auto"/>
                <w:right w:val="none" w:sz="0" w:space="0" w:color="auto"/>
              </w:divBdr>
            </w:div>
            <w:div w:id="772095910">
              <w:marLeft w:val="480"/>
              <w:marRight w:val="0"/>
              <w:marTop w:val="0"/>
              <w:marBottom w:val="0"/>
              <w:divBdr>
                <w:top w:val="none" w:sz="0" w:space="0" w:color="auto"/>
                <w:left w:val="none" w:sz="0" w:space="0" w:color="auto"/>
                <w:bottom w:val="none" w:sz="0" w:space="0" w:color="auto"/>
                <w:right w:val="none" w:sz="0" w:space="0" w:color="auto"/>
              </w:divBdr>
            </w:div>
            <w:div w:id="772162890">
              <w:marLeft w:val="480"/>
              <w:marRight w:val="0"/>
              <w:marTop w:val="0"/>
              <w:marBottom w:val="0"/>
              <w:divBdr>
                <w:top w:val="none" w:sz="0" w:space="0" w:color="auto"/>
                <w:left w:val="none" w:sz="0" w:space="0" w:color="auto"/>
                <w:bottom w:val="none" w:sz="0" w:space="0" w:color="auto"/>
                <w:right w:val="none" w:sz="0" w:space="0" w:color="auto"/>
              </w:divBdr>
            </w:div>
            <w:div w:id="772166881">
              <w:marLeft w:val="480"/>
              <w:marRight w:val="0"/>
              <w:marTop w:val="0"/>
              <w:marBottom w:val="0"/>
              <w:divBdr>
                <w:top w:val="none" w:sz="0" w:space="0" w:color="auto"/>
                <w:left w:val="none" w:sz="0" w:space="0" w:color="auto"/>
                <w:bottom w:val="none" w:sz="0" w:space="0" w:color="auto"/>
                <w:right w:val="none" w:sz="0" w:space="0" w:color="auto"/>
              </w:divBdr>
            </w:div>
            <w:div w:id="772212101">
              <w:marLeft w:val="480"/>
              <w:marRight w:val="0"/>
              <w:marTop w:val="0"/>
              <w:marBottom w:val="0"/>
              <w:divBdr>
                <w:top w:val="none" w:sz="0" w:space="0" w:color="auto"/>
                <w:left w:val="none" w:sz="0" w:space="0" w:color="auto"/>
                <w:bottom w:val="none" w:sz="0" w:space="0" w:color="auto"/>
                <w:right w:val="none" w:sz="0" w:space="0" w:color="auto"/>
              </w:divBdr>
            </w:div>
            <w:div w:id="772238707">
              <w:marLeft w:val="480"/>
              <w:marRight w:val="0"/>
              <w:marTop w:val="0"/>
              <w:marBottom w:val="0"/>
              <w:divBdr>
                <w:top w:val="none" w:sz="0" w:space="0" w:color="auto"/>
                <w:left w:val="none" w:sz="0" w:space="0" w:color="auto"/>
                <w:bottom w:val="none" w:sz="0" w:space="0" w:color="auto"/>
                <w:right w:val="none" w:sz="0" w:space="0" w:color="auto"/>
              </w:divBdr>
            </w:div>
            <w:div w:id="772240104">
              <w:marLeft w:val="480"/>
              <w:marRight w:val="0"/>
              <w:marTop w:val="0"/>
              <w:marBottom w:val="0"/>
              <w:divBdr>
                <w:top w:val="none" w:sz="0" w:space="0" w:color="auto"/>
                <w:left w:val="none" w:sz="0" w:space="0" w:color="auto"/>
                <w:bottom w:val="none" w:sz="0" w:space="0" w:color="auto"/>
                <w:right w:val="none" w:sz="0" w:space="0" w:color="auto"/>
              </w:divBdr>
            </w:div>
            <w:div w:id="772357836">
              <w:marLeft w:val="480"/>
              <w:marRight w:val="0"/>
              <w:marTop w:val="0"/>
              <w:marBottom w:val="0"/>
              <w:divBdr>
                <w:top w:val="none" w:sz="0" w:space="0" w:color="auto"/>
                <w:left w:val="none" w:sz="0" w:space="0" w:color="auto"/>
                <w:bottom w:val="none" w:sz="0" w:space="0" w:color="auto"/>
                <w:right w:val="none" w:sz="0" w:space="0" w:color="auto"/>
              </w:divBdr>
            </w:div>
            <w:div w:id="772361696">
              <w:marLeft w:val="480"/>
              <w:marRight w:val="0"/>
              <w:marTop w:val="0"/>
              <w:marBottom w:val="0"/>
              <w:divBdr>
                <w:top w:val="none" w:sz="0" w:space="0" w:color="auto"/>
                <w:left w:val="none" w:sz="0" w:space="0" w:color="auto"/>
                <w:bottom w:val="none" w:sz="0" w:space="0" w:color="auto"/>
                <w:right w:val="none" w:sz="0" w:space="0" w:color="auto"/>
              </w:divBdr>
            </w:div>
            <w:div w:id="772363974">
              <w:marLeft w:val="480"/>
              <w:marRight w:val="0"/>
              <w:marTop w:val="0"/>
              <w:marBottom w:val="0"/>
              <w:divBdr>
                <w:top w:val="none" w:sz="0" w:space="0" w:color="auto"/>
                <w:left w:val="none" w:sz="0" w:space="0" w:color="auto"/>
                <w:bottom w:val="none" w:sz="0" w:space="0" w:color="auto"/>
                <w:right w:val="none" w:sz="0" w:space="0" w:color="auto"/>
              </w:divBdr>
            </w:div>
            <w:div w:id="772431671">
              <w:marLeft w:val="480"/>
              <w:marRight w:val="0"/>
              <w:marTop w:val="0"/>
              <w:marBottom w:val="0"/>
              <w:divBdr>
                <w:top w:val="none" w:sz="0" w:space="0" w:color="auto"/>
                <w:left w:val="none" w:sz="0" w:space="0" w:color="auto"/>
                <w:bottom w:val="none" w:sz="0" w:space="0" w:color="auto"/>
                <w:right w:val="none" w:sz="0" w:space="0" w:color="auto"/>
              </w:divBdr>
            </w:div>
            <w:div w:id="772476009">
              <w:marLeft w:val="480"/>
              <w:marRight w:val="0"/>
              <w:marTop w:val="0"/>
              <w:marBottom w:val="0"/>
              <w:divBdr>
                <w:top w:val="none" w:sz="0" w:space="0" w:color="auto"/>
                <w:left w:val="none" w:sz="0" w:space="0" w:color="auto"/>
                <w:bottom w:val="none" w:sz="0" w:space="0" w:color="auto"/>
                <w:right w:val="none" w:sz="0" w:space="0" w:color="auto"/>
              </w:divBdr>
            </w:div>
            <w:div w:id="772482855">
              <w:marLeft w:val="480"/>
              <w:marRight w:val="0"/>
              <w:marTop w:val="0"/>
              <w:marBottom w:val="0"/>
              <w:divBdr>
                <w:top w:val="none" w:sz="0" w:space="0" w:color="auto"/>
                <w:left w:val="none" w:sz="0" w:space="0" w:color="auto"/>
                <w:bottom w:val="none" w:sz="0" w:space="0" w:color="auto"/>
                <w:right w:val="none" w:sz="0" w:space="0" w:color="auto"/>
              </w:divBdr>
            </w:div>
            <w:div w:id="772550400">
              <w:marLeft w:val="480"/>
              <w:marRight w:val="0"/>
              <w:marTop w:val="0"/>
              <w:marBottom w:val="0"/>
              <w:divBdr>
                <w:top w:val="none" w:sz="0" w:space="0" w:color="auto"/>
                <w:left w:val="none" w:sz="0" w:space="0" w:color="auto"/>
                <w:bottom w:val="none" w:sz="0" w:space="0" w:color="auto"/>
                <w:right w:val="none" w:sz="0" w:space="0" w:color="auto"/>
              </w:divBdr>
            </w:div>
            <w:div w:id="772625304">
              <w:marLeft w:val="480"/>
              <w:marRight w:val="0"/>
              <w:marTop w:val="0"/>
              <w:marBottom w:val="0"/>
              <w:divBdr>
                <w:top w:val="none" w:sz="0" w:space="0" w:color="auto"/>
                <w:left w:val="none" w:sz="0" w:space="0" w:color="auto"/>
                <w:bottom w:val="none" w:sz="0" w:space="0" w:color="auto"/>
                <w:right w:val="none" w:sz="0" w:space="0" w:color="auto"/>
              </w:divBdr>
            </w:div>
            <w:div w:id="772627561">
              <w:marLeft w:val="480"/>
              <w:marRight w:val="0"/>
              <w:marTop w:val="0"/>
              <w:marBottom w:val="0"/>
              <w:divBdr>
                <w:top w:val="none" w:sz="0" w:space="0" w:color="auto"/>
                <w:left w:val="none" w:sz="0" w:space="0" w:color="auto"/>
                <w:bottom w:val="none" w:sz="0" w:space="0" w:color="auto"/>
                <w:right w:val="none" w:sz="0" w:space="0" w:color="auto"/>
              </w:divBdr>
            </w:div>
            <w:div w:id="772630460">
              <w:marLeft w:val="480"/>
              <w:marRight w:val="0"/>
              <w:marTop w:val="0"/>
              <w:marBottom w:val="0"/>
              <w:divBdr>
                <w:top w:val="none" w:sz="0" w:space="0" w:color="auto"/>
                <w:left w:val="none" w:sz="0" w:space="0" w:color="auto"/>
                <w:bottom w:val="none" w:sz="0" w:space="0" w:color="auto"/>
                <w:right w:val="none" w:sz="0" w:space="0" w:color="auto"/>
              </w:divBdr>
            </w:div>
            <w:div w:id="772674480">
              <w:marLeft w:val="480"/>
              <w:marRight w:val="0"/>
              <w:marTop w:val="0"/>
              <w:marBottom w:val="0"/>
              <w:divBdr>
                <w:top w:val="none" w:sz="0" w:space="0" w:color="auto"/>
                <w:left w:val="none" w:sz="0" w:space="0" w:color="auto"/>
                <w:bottom w:val="none" w:sz="0" w:space="0" w:color="auto"/>
                <w:right w:val="none" w:sz="0" w:space="0" w:color="auto"/>
              </w:divBdr>
            </w:div>
            <w:div w:id="772898812">
              <w:marLeft w:val="480"/>
              <w:marRight w:val="0"/>
              <w:marTop w:val="0"/>
              <w:marBottom w:val="0"/>
              <w:divBdr>
                <w:top w:val="none" w:sz="0" w:space="0" w:color="auto"/>
                <w:left w:val="none" w:sz="0" w:space="0" w:color="auto"/>
                <w:bottom w:val="none" w:sz="0" w:space="0" w:color="auto"/>
                <w:right w:val="none" w:sz="0" w:space="0" w:color="auto"/>
              </w:divBdr>
            </w:div>
            <w:div w:id="773063257">
              <w:marLeft w:val="480"/>
              <w:marRight w:val="0"/>
              <w:marTop w:val="0"/>
              <w:marBottom w:val="0"/>
              <w:divBdr>
                <w:top w:val="none" w:sz="0" w:space="0" w:color="auto"/>
                <w:left w:val="none" w:sz="0" w:space="0" w:color="auto"/>
                <w:bottom w:val="none" w:sz="0" w:space="0" w:color="auto"/>
                <w:right w:val="none" w:sz="0" w:space="0" w:color="auto"/>
              </w:divBdr>
            </w:div>
            <w:div w:id="773132124">
              <w:marLeft w:val="480"/>
              <w:marRight w:val="0"/>
              <w:marTop w:val="0"/>
              <w:marBottom w:val="0"/>
              <w:divBdr>
                <w:top w:val="none" w:sz="0" w:space="0" w:color="auto"/>
                <w:left w:val="none" w:sz="0" w:space="0" w:color="auto"/>
                <w:bottom w:val="none" w:sz="0" w:space="0" w:color="auto"/>
                <w:right w:val="none" w:sz="0" w:space="0" w:color="auto"/>
              </w:divBdr>
            </w:div>
            <w:div w:id="773281784">
              <w:marLeft w:val="480"/>
              <w:marRight w:val="0"/>
              <w:marTop w:val="0"/>
              <w:marBottom w:val="0"/>
              <w:divBdr>
                <w:top w:val="none" w:sz="0" w:space="0" w:color="auto"/>
                <w:left w:val="none" w:sz="0" w:space="0" w:color="auto"/>
                <w:bottom w:val="none" w:sz="0" w:space="0" w:color="auto"/>
                <w:right w:val="none" w:sz="0" w:space="0" w:color="auto"/>
              </w:divBdr>
            </w:div>
            <w:div w:id="773286989">
              <w:marLeft w:val="480"/>
              <w:marRight w:val="0"/>
              <w:marTop w:val="0"/>
              <w:marBottom w:val="0"/>
              <w:divBdr>
                <w:top w:val="none" w:sz="0" w:space="0" w:color="auto"/>
                <w:left w:val="none" w:sz="0" w:space="0" w:color="auto"/>
                <w:bottom w:val="none" w:sz="0" w:space="0" w:color="auto"/>
                <w:right w:val="none" w:sz="0" w:space="0" w:color="auto"/>
              </w:divBdr>
            </w:div>
            <w:div w:id="773289073">
              <w:marLeft w:val="480"/>
              <w:marRight w:val="0"/>
              <w:marTop w:val="0"/>
              <w:marBottom w:val="0"/>
              <w:divBdr>
                <w:top w:val="none" w:sz="0" w:space="0" w:color="auto"/>
                <w:left w:val="none" w:sz="0" w:space="0" w:color="auto"/>
                <w:bottom w:val="none" w:sz="0" w:space="0" w:color="auto"/>
                <w:right w:val="none" w:sz="0" w:space="0" w:color="auto"/>
              </w:divBdr>
            </w:div>
            <w:div w:id="773398399">
              <w:marLeft w:val="480"/>
              <w:marRight w:val="0"/>
              <w:marTop w:val="0"/>
              <w:marBottom w:val="0"/>
              <w:divBdr>
                <w:top w:val="none" w:sz="0" w:space="0" w:color="auto"/>
                <w:left w:val="none" w:sz="0" w:space="0" w:color="auto"/>
                <w:bottom w:val="none" w:sz="0" w:space="0" w:color="auto"/>
                <w:right w:val="none" w:sz="0" w:space="0" w:color="auto"/>
              </w:divBdr>
            </w:div>
            <w:div w:id="773478398">
              <w:marLeft w:val="480"/>
              <w:marRight w:val="0"/>
              <w:marTop w:val="0"/>
              <w:marBottom w:val="0"/>
              <w:divBdr>
                <w:top w:val="none" w:sz="0" w:space="0" w:color="auto"/>
                <w:left w:val="none" w:sz="0" w:space="0" w:color="auto"/>
                <w:bottom w:val="none" w:sz="0" w:space="0" w:color="auto"/>
                <w:right w:val="none" w:sz="0" w:space="0" w:color="auto"/>
              </w:divBdr>
            </w:div>
            <w:div w:id="773479602">
              <w:marLeft w:val="480"/>
              <w:marRight w:val="0"/>
              <w:marTop w:val="0"/>
              <w:marBottom w:val="0"/>
              <w:divBdr>
                <w:top w:val="none" w:sz="0" w:space="0" w:color="auto"/>
                <w:left w:val="none" w:sz="0" w:space="0" w:color="auto"/>
                <w:bottom w:val="none" w:sz="0" w:space="0" w:color="auto"/>
                <w:right w:val="none" w:sz="0" w:space="0" w:color="auto"/>
              </w:divBdr>
            </w:div>
            <w:div w:id="773480141">
              <w:marLeft w:val="480"/>
              <w:marRight w:val="0"/>
              <w:marTop w:val="0"/>
              <w:marBottom w:val="0"/>
              <w:divBdr>
                <w:top w:val="none" w:sz="0" w:space="0" w:color="auto"/>
                <w:left w:val="none" w:sz="0" w:space="0" w:color="auto"/>
                <w:bottom w:val="none" w:sz="0" w:space="0" w:color="auto"/>
                <w:right w:val="none" w:sz="0" w:space="0" w:color="auto"/>
              </w:divBdr>
            </w:div>
            <w:div w:id="773550678">
              <w:marLeft w:val="480"/>
              <w:marRight w:val="0"/>
              <w:marTop w:val="0"/>
              <w:marBottom w:val="0"/>
              <w:divBdr>
                <w:top w:val="none" w:sz="0" w:space="0" w:color="auto"/>
                <w:left w:val="none" w:sz="0" w:space="0" w:color="auto"/>
                <w:bottom w:val="none" w:sz="0" w:space="0" w:color="auto"/>
                <w:right w:val="none" w:sz="0" w:space="0" w:color="auto"/>
              </w:divBdr>
            </w:div>
            <w:div w:id="773595891">
              <w:marLeft w:val="480"/>
              <w:marRight w:val="0"/>
              <w:marTop w:val="0"/>
              <w:marBottom w:val="0"/>
              <w:divBdr>
                <w:top w:val="none" w:sz="0" w:space="0" w:color="auto"/>
                <w:left w:val="none" w:sz="0" w:space="0" w:color="auto"/>
                <w:bottom w:val="none" w:sz="0" w:space="0" w:color="auto"/>
                <w:right w:val="none" w:sz="0" w:space="0" w:color="auto"/>
              </w:divBdr>
            </w:div>
            <w:div w:id="773599405">
              <w:marLeft w:val="480"/>
              <w:marRight w:val="0"/>
              <w:marTop w:val="0"/>
              <w:marBottom w:val="0"/>
              <w:divBdr>
                <w:top w:val="none" w:sz="0" w:space="0" w:color="auto"/>
                <w:left w:val="none" w:sz="0" w:space="0" w:color="auto"/>
                <w:bottom w:val="none" w:sz="0" w:space="0" w:color="auto"/>
                <w:right w:val="none" w:sz="0" w:space="0" w:color="auto"/>
              </w:divBdr>
            </w:div>
            <w:div w:id="773742022">
              <w:marLeft w:val="480"/>
              <w:marRight w:val="0"/>
              <w:marTop w:val="0"/>
              <w:marBottom w:val="0"/>
              <w:divBdr>
                <w:top w:val="none" w:sz="0" w:space="0" w:color="auto"/>
                <w:left w:val="none" w:sz="0" w:space="0" w:color="auto"/>
                <w:bottom w:val="none" w:sz="0" w:space="0" w:color="auto"/>
                <w:right w:val="none" w:sz="0" w:space="0" w:color="auto"/>
              </w:divBdr>
            </w:div>
            <w:div w:id="773940241">
              <w:marLeft w:val="480"/>
              <w:marRight w:val="0"/>
              <w:marTop w:val="0"/>
              <w:marBottom w:val="0"/>
              <w:divBdr>
                <w:top w:val="none" w:sz="0" w:space="0" w:color="auto"/>
                <w:left w:val="none" w:sz="0" w:space="0" w:color="auto"/>
                <w:bottom w:val="none" w:sz="0" w:space="0" w:color="auto"/>
                <w:right w:val="none" w:sz="0" w:space="0" w:color="auto"/>
              </w:divBdr>
            </w:div>
            <w:div w:id="773941571">
              <w:marLeft w:val="480"/>
              <w:marRight w:val="0"/>
              <w:marTop w:val="0"/>
              <w:marBottom w:val="0"/>
              <w:divBdr>
                <w:top w:val="none" w:sz="0" w:space="0" w:color="auto"/>
                <w:left w:val="none" w:sz="0" w:space="0" w:color="auto"/>
                <w:bottom w:val="none" w:sz="0" w:space="0" w:color="auto"/>
                <w:right w:val="none" w:sz="0" w:space="0" w:color="auto"/>
              </w:divBdr>
            </w:div>
            <w:div w:id="773984371">
              <w:marLeft w:val="480"/>
              <w:marRight w:val="0"/>
              <w:marTop w:val="0"/>
              <w:marBottom w:val="0"/>
              <w:divBdr>
                <w:top w:val="none" w:sz="0" w:space="0" w:color="auto"/>
                <w:left w:val="none" w:sz="0" w:space="0" w:color="auto"/>
                <w:bottom w:val="none" w:sz="0" w:space="0" w:color="auto"/>
                <w:right w:val="none" w:sz="0" w:space="0" w:color="auto"/>
              </w:divBdr>
            </w:div>
            <w:div w:id="774057437">
              <w:marLeft w:val="480"/>
              <w:marRight w:val="0"/>
              <w:marTop w:val="0"/>
              <w:marBottom w:val="0"/>
              <w:divBdr>
                <w:top w:val="none" w:sz="0" w:space="0" w:color="auto"/>
                <w:left w:val="none" w:sz="0" w:space="0" w:color="auto"/>
                <w:bottom w:val="none" w:sz="0" w:space="0" w:color="auto"/>
                <w:right w:val="none" w:sz="0" w:space="0" w:color="auto"/>
              </w:divBdr>
            </w:div>
            <w:div w:id="774137304">
              <w:marLeft w:val="480"/>
              <w:marRight w:val="0"/>
              <w:marTop w:val="0"/>
              <w:marBottom w:val="0"/>
              <w:divBdr>
                <w:top w:val="none" w:sz="0" w:space="0" w:color="auto"/>
                <w:left w:val="none" w:sz="0" w:space="0" w:color="auto"/>
                <w:bottom w:val="none" w:sz="0" w:space="0" w:color="auto"/>
                <w:right w:val="none" w:sz="0" w:space="0" w:color="auto"/>
              </w:divBdr>
            </w:div>
            <w:div w:id="774247969">
              <w:marLeft w:val="480"/>
              <w:marRight w:val="0"/>
              <w:marTop w:val="0"/>
              <w:marBottom w:val="0"/>
              <w:divBdr>
                <w:top w:val="none" w:sz="0" w:space="0" w:color="auto"/>
                <w:left w:val="none" w:sz="0" w:space="0" w:color="auto"/>
                <w:bottom w:val="none" w:sz="0" w:space="0" w:color="auto"/>
                <w:right w:val="none" w:sz="0" w:space="0" w:color="auto"/>
              </w:divBdr>
            </w:div>
            <w:div w:id="774251428">
              <w:marLeft w:val="480"/>
              <w:marRight w:val="0"/>
              <w:marTop w:val="0"/>
              <w:marBottom w:val="0"/>
              <w:divBdr>
                <w:top w:val="none" w:sz="0" w:space="0" w:color="auto"/>
                <w:left w:val="none" w:sz="0" w:space="0" w:color="auto"/>
                <w:bottom w:val="none" w:sz="0" w:space="0" w:color="auto"/>
                <w:right w:val="none" w:sz="0" w:space="0" w:color="auto"/>
              </w:divBdr>
            </w:div>
            <w:div w:id="774440712">
              <w:marLeft w:val="480"/>
              <w:marRight w:val="0"/>
              <w:marTop w:val="0"/>
              <w:marBottom w:val="0"/>
              <w:divBdr>
                <w:top w:val="none" w:sz="0" w:space="0" w:color="auto"/>
                <w:left w:val="none" w:sz="0" w:space="0" w:color="auto"/>
                <w:bottom w:val="none" w:sz="0" w:space="0" w:color="auto"/>
                <w:right w:val="none" w:sz="0" w:space="0" w:color="auto"/>
              </w:divBdr>
            </w:div>
            <w:div w:id="774521275">
              <w:marLeft w:val="480"/>
              <w:marRight w:val="0"/>
              <w:marTop w:val="0"/>
              <w:marBottom w:val="0"/>
              <w:divBdr>
                <w:top w:val="none" w:sz="0" w:space="0" w:color="auto"/>
                <w:left w:val="none" w:sz="0" w:space="0" w:color="auto"/>
                <w:bottom w:val="none" w:sz="0" w:space="0" w:color="auto"/>
                <w:right w:val="none" w:sz="0" w:space="0" w:color="auto"/>
              </w:divBdr>
            </w:div>
            <w:div w:id="774598748">
              <w:marLeft w:val="480"/>
              <w:marRight w:val="0"/>
              <w:marTop w:val="0"/>
              <w:marBottom w:val="0"/>
              <w:divBdr>
                <w:top w:val="none" w:sz="0" w:space="0" w:color="auto"/>
                <w:left w:val="none" w:sz="0" w:space="0" w:color="auto"/>
                <w:bottom w:val="none" w:sz="0" w:space="0" w:color="auto"/>
                <w:right w:val="none" w:sz="0" w:space="0" w:color="auto"/>
              </w:divBdr>
            </w:div>
            <w:div w:id="774642241">
              <w:marLeft w:val="480"/>
              <w:marRight w:val="0"/>
              <w:marTop w:val="0"/>
              <w:marBottom w:val="0"/>
              <w:divBdr>
                <w:top w:val="none" w:sz="0" w:space="0" w:color="auto"/>
                <w:left w:val="none" w:sz="0" w:space="0" w:color="auto"/>
                <w:bottom w:val="none" w:sz="0" w:space="0" w:color="auto"/>
                <w:right w:val="none" w:sz="0" w:space="0" w:color="auto"/>
              </w:divBdr>
            </w:div>
            <w:div w:id="774709614">
              <w:marLeft w:val="480"/>
              <w:marRight w:val="0"/>
              <w:marTop w:val="0"/>
              <w:marBottom w:val="0"/>
              <w:divBdr>
                <w:top w:val="none" w:sz="0" w:space="0" w:color="auto"/>
                <w:left w:val="none" w:sz="0" w:space="0" w:color="auto"/>
                <w:bottom w:val="none" w:sz="0" w:space="0" w:color="auto"/>
                <w:right w:val="none" w:sz="0" w:space="0" w:color="auto"/>
              </w:divBdr>
            </w:div>
            <w:div w:id="774792098">
              <w:marLeft w:val="480"/>
              <w:marRight w:val="0"/>
              <w:marTop w:val="0"/>
              <w:marBottom w:val="0"/>
              <w:divBdr>
                <w:top w:val="none" w:sz="0" w:space="0" w:color="auto"/>
                <w:left w:val="none" w:sz="0" w:space="0" w:color="auto"/>
                <w:bottom w:val="none" w:sz="0" w:space="0" w:color="auto"/>
                <w:right w:val="none" w:sz="0" w:space="0" w:color="auto"/>
              </w:divBdr>
            </w:div>
            <w:div w:id="775060061">
              <w:marLeft w:val="480"/>
              <w:marRight w:val="0"/>
              <w:marTop w:val="0"/>
              <w:marBottom w:val="0"/>
              <w:divBdr>
                <w:top w:val="none" w:sz="0" w:space="0" w:color="auto"/>
                <w:left w:val="none" w:sz="0" w:space="0" w:color="auto"/>
                <w:bottom w:val="none" w:sz="0" w:space="0" w:color="auto"/>
                <w:right w:val="none" w:sz="0" w:space="0" w:color="auto"/>
              </w:divBdr>
            </w:div>
            <w:div w:id="775095298">
              <w:marLeft w:val="480"/>
              <w:marRight w:val="0"/>
              <w:marTop w:val="0"/>
              <w:marBottom w:val="0"/>
              <w:divBdr>
                <w:top w:val="none" w:sz="0" w:space="0" w:color="auto"/>
                <w:left w:val="none" w:sz="0" w:space="0" w:color="auto"/>
                <w:bottom w:val="none" w:sz="0" w:space="0" w:color="auto"/>
                <w:right w:val="none" w:sz="0" w:space="0" w:color="auto"/>
              </w:divBdr>
            </w:div>
            <w:div w:id="775101341">
              <w:marLeft w:val="480"/>
              <w:marRight w:val="0"/>
              <w:marTop w:val="0"/>
              <w:marBottom w:val="0"/>
              <w:divBdr>
                <w:top w:val="none" w:sz="0" w:space="0" w:color="auto"/>
                <w:left w:val="none" w:sz="0" w:space="0" w:color="auto"/>
                <w:bottom w:val="none" w:sz="0" w:space="0" w:color="auto"/>
                <w:right w:val="none" w:sz="0" w:space="0" w:color="auto"/>
              </w:divBdr>
            </w:div>
            <w:div w:id="775104582">
              <w:marLeft w:val="480"/>
              <w:marRight w:val="0"/>
              <w:marTop w:val="0"/>
              <w:marBottom w:val="0"/>
              <w:divBdr>
                <w:top w:val="none" w:sz="0" w:space="0" w:color="auto"/>
                <w:left w:val="none" w:sz="0" w:space="0" w:color="auto"/>
                <w:bottom w:val="none" w:sz="0" w:space="0" w:color="auto"/>
                <w:right w:val="none" w:sz="0" w:space="0" w:color="auto"/>
              </w:divBdr>
            </w:div>
            <w:div w:id="775180314">
              <w:marLeft w:val="480"/>
              <w:marRight w:val="0"/>
              <w:marTop w:val="0"/>
              <w:marBottom w:val="0"/>
              <w:divBdr>
                <w:top w:val="none" w:sz="0" w:space="0" w:color="auto"/>
                <w:left w:val="none" w:sz="0" w:space="0" w:color="auto"/>
                <w:bottom w:val="none" w:sz="0" w:space="0" w:color="auto"/>
                <w:right w:val="none" w:sz="0" w:space="0" w:color="auto"/>
              </w:divBdr>
            </w:div>
            <w:div w:id="775322630">
              <w:marLeft w:val="480"/>
              <w:marRight w:val="0"/>
              <w:marTop w:val="0"/>
              <w:marBottom w:val="0"/>
              <w:divBdr>
                <w:top w:val="none" w:sz="0" w:space="0" w:color="auto"/>
                <w:left w:val="none" w:sz="0" w:space="0" w:color="auto"/>
                <w:bottom w:val="none" w:sz="0" w:space="0" w:color="auto"/>
                <w:right w:val="none" w:sz="0" w:space="0" w:color="auto"/>
              </w:divBdr>
            </w:div>
            <w:div w:id="775323020">
              <w:marLeft w:val="480"/>
              <w:marRight w:val="0"/>
              <w:marTop w:val="0"/>
              <w:marBottom w:val="0"/>
              <w:divBdr>
                <w:top w:val="none" w:sz="0" w:space="0" w:color="auto"/>
                <w:left w:val="none" w:sz="0" w:space="0" w:color="auto"/>
                <w:bottom w:val="none" w:sz="0" w:space="0" w:color="auto"/>
                <w:right w:val="none" w:sz="0" w:space="0" w:color="auto"/>
              </w:divBdr>
            </w:div>
            <w:div w:id="775372870">
              <w:marLeft w:val="480"/>
              <w:marRight w:val="0"/>
              <w:marTop w:val="0"/>
              <w:marBottom w:val="0"/>
              <w:divBdr>
                <w:top w:val="none" w:sz="0" w:space="0" w:color="auto"/>
                <w:left w:val="none" w:sz="0" w:space="0" w:color="auto"/>
                <w:bottom w:val="none" w:sz="0" w:space="0" w:color="auto"/>
                <w:right w:val="none" w:sz="0" w:space="0" w:color="auto"/>
              </w:divBdr>
            </w:div>
            <w:div w:id="775448582">
              <w:marLeft w:val="480"/>
              <w:marRight w:val="0"/>
              <w:marTop w:val="0"/>
              <w:marBottom w:val="0"/>
              <w:divBdr>
                <w:top w:val="none" w:sz="0" w:space="0" w:color="auto"/>
                <w:left w:val="none" w:sz="0" w:space="0" w:color="auto"/>
                <w:bottom w:val="none" w:sz="0" w:space="0" w:color="auto"/>
                <w:right w:val="none" w:sz="0" w:space="0" w:color="auto"/>
              </w:divBdr>
            </w:div>
            <w:div w:id="775559004">
              <w:marLeft w:val="480"/>
              <w:marRight w:val="0"/>
              <w:marTop w:val="0"/>
              <w:marBottom w:val="0"/>
              <w:divBdr>
                <w:top w:val="none" w:sz="0" w:space="0" w:color="auto"/>
                <w:left w:val="none" w:sz="0" w:space="0" w:color="auto"/>
                <w:bottom w:val="none" w:sz="0" w:space="0" w:color="auto"/>
                <w:right w:val="none" w:sz="0" w:space="0" w:color="auto"/>
              </w:divBdr>
            </w:div>
            <w:div w:id="775561732">
              <w:marLeft w:val="480"/>
              <w:marRight w:val="0"/>
              <w:marTop w:val="0"/>
              <w:marBottom w:val="0"/>
              <w:divBdr>
                <w:top w:val="none" w:sz="0" w:space="0" w:color="auto"/>
                <w:left w:val="none" w:sz="0" w:space="0" w:color="auto"/>
                <w:bottom w:val="none" w:sz="0" w:space="0" w:color="auto"/>
                <w:right w:val="none" w:sz="0" w:space="0" w:color="auto"/>
              </w:divBdr>
            </w:div>
            <w:div w:id="775562242">
              <w:marLeft w:val="480"/>
              <w:marRight w:val="0"/>
              <w:marTop w:val="0"/>
              <w:marBottom w:val="0"/>
              <w:divBdr>
                <w:top w:val="none" w:sz="0" w:space="0" w:color="auto"/>
                <w:left w:val="none" w:sz="0" w:space="0" w:color="auto"/>
                <w:bottom w:val="none" w:sz="0" w:space="0" w:color="auto"/>
                <w:right w:val="none" w:sz="0" w:space="0" w:color="auto"/>
              </w:divBdr>
            </w:div>
            <w:div w:id="775639888">
              <w:marLeft w:val="480"/>
              <w:marRight w:val="0"/>
              <w:marTop w:val="0"/>
              <w:marBottom w:val="0"/>
              <w:divBdr>
                <w:top w:val="none" w:sz="0" w:space="0" w:color="auto"/>
                <w:left w:val="none" w:sz="0" w:space="0" w:color="auto"/>
                <w:bottom w:val="none" w:sz="0" w:space="0" w:color="auto"/>
                <w:right w:val="none" w:sz="0" w:space="0" w:color="auto"/>
              </w:divBdr>
            </w:div>
            <w:div w:id="775752645">
              <w:marLeft w:val="480"/>
              <w:marRight w:val="0"/>
              <w:marTop w:val="0"/>
              <w:marBottom w:val="0"/>
              <w:divBdr>
                <w:top w:val="none" w:sz="0" w:space="0" w:color="auto"/>
                <w:left w:val="none" w:sz="0" w:space="0" w:color="auto"/>
                <w:bottom w:val="none" w:sz="0" w:space="0" w:color="auto"/>
                <w:right w:val="none" w:sz="0" w:space="0" w:color="auto"/>
              </w:divBdr>
            </w:div>
            <w:div w:id="775754260">
              <w:marLeft w:val="480"/>
              <w:marRight w:val="0"/>
              <w:marTop w:val="0"/>
              <w:marBottom w:val="0"/>
              <w:divBdr>
                <w:top w:val="none" w:sz="0" w:space="0" w:color="auto"/>
                <w:left w:val="none" w:sz="0" w:space="0" w:color="auto"/>
                <w:bottom w:val="none" w:sz="0" w:space="0" w:color="auto"/>
                <w:right w:val="none" w:sz="0" w:space="0" w:color="auto"/>
              </w:divBdr>
            </w:div>
            <w:div w:id="775905656">
              <w:marLeft w:val="480"/>
              <w:marRight w:val="0"/>
              <w:marTop w:val="0"/>
              <w:marBottom w:val="0"/>
              <w:divBdr>
                <w:top w:val="none" w:sz="0" w:space="0" w:color="auto"/>
                <w:left w:val="none" w:sz="0" w:space="0" w:color="auto"/>
                <w:bottom w:val="none" w:sz="0" w:space="0" w:color="auto"/>
                <w:right w:val="none" w:sz="0" w:space="0" w:color="auto"/>
              </w:divBdr>
            </w:div>
            <w:div w:id="775906549">
              <w:marLeft w:val="480"/>
              <w:marRight w:val="0"/>
              <w:marTop w:val="0"/>
              <w:marBottom w:val="0"/>
              <w:divBdr>
                <w:top w:val="none" w:sz="0" w:space="0" w:color="auto"/>
                <w:left w:val="none" w:sz="0" w:space="0" w:color="auto"/>
                <w:bottom w:val="none" w:sz="0" w:space="0" w:color="auto"/>
                <w:right w:val="none" w:sz="0" w:space="0" w:color="auto"/>
              </w:divBdr>
            </w:div>
            <w:div w:id="776020534">
              <w:marLeft w:val="480"/>
              <w:marRight w:val="0"/>
              <w:marTop w:val="0"/>
              <w:marBottom w:val="0"/>
              <w:divBdr>
                <w:top w:val="none" w:sz="0" w:space="0" w:color="auto"/>
                <w:left w:val="none" w:sz="0" w:space="0" w:color="auto"/>
                <w:bottom w:val="none" w:sz="0" w:space="0" w:color="auto"/>
                <w:right w:val="none" w:sz="0" w:space="0" w:color="auto"/>
              </w:divBdr>
            </w:div>
            <w:div w:id="776026234">
              <w:marLeft w:val="480"/>
              <w:marRight w:val="0"/>
              <w:marTop w:val="0"/>
              <w:marBottom w:val="0"/>
              <w:divBdr>
                <w:top w:val="none" w:sz="0" w:space="0" w:color="auto"/>
                <w:left w:val="none" w:sz="0" w:space="0" w:color="auto"/>
                <w:bottom w:val="none" w:sz="0" w:space="0" w:color="auto"/>
                <w:right w:val="none" w:sz="0" w:space="0" w:color="auto"/>
              </w:divBdr>
            </w:div>
            <w:div w:id="776099749">
              <w:marLeft w:val="480"/>
              <w:marRight w:val="0"/>
              <w:marTop w:val="0"/>
              <w:marBottom w:val="0"/>
              <w:divBdr>
                <w:top w:val="none" w:sz="0" w:space="0" w:color="auto"/>
                <w:left w:val="none" w:sz="0" w:space="0" w:color="auto"/>
                <w:bottom w:val="none" w:sz="0" w:space="0" w:color="auto"/>
                <w:right w:val="none" w:sz="0" w:space="0" w:color="auto"/>
              </w:divBdr>
            </w:div>
            <w:div w:id="776102880">
              <w:marLeft w:val="480"/>
              <w:marRight w:val="0"/>
              <w:marTop w:val="0"/>
              <w:marBottom w:val="0"/>
              <w:divBdr>
                <w:top w:val="none" w:sz="0" w:space="0" w:color="auto"/>
                <w:left w:val="none" w:sz="0" w:space="0" w:color="auto"/>
                <w:bottom w:val="none" w:sz="0" w:space="0" w:color="auto"/>
                <w:right w:val="none" w:sz="0" w:space="0" w:color="auto"/>
              </w:divBdr>
            </w:div>
            <w:div w:id="776103474">
              <w:marLeft w:val="480"/>
              <w:marRight w:val="0"/>
              <w:marTop w:val="0"/>
              <w:marBottom w:val="0"/>
              <w:divBdr>
                <w:top w:val="none" w:sz="0" w:space="0" w:color="auto"/>
                <w:left w:val="none" w:sz="0" w:space="0" w:color="auto"/>
                <w:bottom w:val="none" w:sz="0" w:space="0" w:color="auto"/>
                <w:right w:val="none" w:sz="0" w:space="0" w:color="auto"/>
              </w:divBdr>
            </w:div>
            <w:div w:id="776483198">
              <w:marLeft w:val="480"/>
              <w:marRight w:val="0"/>
              <w:marTop w:val="0"/>
              <w:marBottom w:val="0"/>
              <w:divBdr>
                <w:top w:val="none" w:sz="0" w:space="0" w:color="auto"/>
                <w:left w:val="none" w:sz="0" w:space="0" w:color="auto"/>
                <w:bottom w:val="none" w:sz="0" w:space="0" w:color="auto"/>
                <w:right w:val="none" w:sz="0" w:space="0" w:color="auto"/>
              </w:divBdr>
            </w:div>
            <w:div w:id="776488193">
              <w:marLeft w:val="480"/>
              <w:marRight w:val="0"/>
              <w:marTop w:val="0"/>
              <w:marBottom w:val="0"/>
              <w:divBdr>
                <w:top w:val="none" w:sz="0" w:space="0" w:color="auto"/>
                <w:left w:val="none" w:sz="0" w:space="0" w:color="auto"/>
                <w:bottom w:val="none" w:sz="0" w:space="0" w:color="auto"/>
                <w:right w:val="none" w:sz="0" w:space="0" w:color="auto"/>
              </w:divBdr>
            </w:div>
            <w:div w:id="776557932">
              <w:marLeft w:val="480"/>
              <w:marRight w:val="0"/>
              <w:marTop w:val="0"/>
              <w:marBottom w:val="0"/>
              <w:divBdr>
                <w:top w:val="none" w:sz="0" w:space="0" w:color="auto"/>
                <w:left w:val="none" w:sz="0" w:space="0" w:color="auto"/>
                <w:bottom w:val="none" w:sz="0" w:space="0" w:color="auto"/>
                <w:right w:val="none" w:sz="0" w:space="0" w:color="auto"/>
              </w:divBdr>
            </w:div>
            <w:div w:id="776559962">
              <w:marLeft w:val="480"/>
              <w:marRight w:val="0"/>
              <w:marTop w:val="0"/>
              <w:marBottom w:val="0"/>
              <w:divBdr>
                <w:top w:val="none" w:sz="0" w:space="0" w:color="auto"/>
                <w:left w:val="none" w:sz="0" w:space="0" w:color="auto"/>
                <w:bottom w:val="none" w:sz="0" w:space="0" w:color="auto"/>
                <w:right w:val="none" w:sz="0" w:space="0" w:color="auto"/>
              </w:divBdr>
            </w:div>
            <w:div w:id="776676269">
              <w:marLeft w:val="480"/>
              <w:marRight w:val="0"/>
              <w:marTop w:val="0"/>
              <w:marBottom w:val="0"/>
              <w:divBdr>
                <w:top w:val="none" w:sz="0" w:space="0" w:color="auto"/>
                <w:left w:val="none" w:sz="0" w:space="0" w:color="auto"/>
                <w:bottom w:val="none" w:sz="0" w:space="0" w:color="auto"/>
                <w:right w:val="none" w:sz="0" w:space="0" w:color="auto"/>
              </w:divBdr>
            </w:div>
            <w:div w:id="776678723">
              <w:marLeft w:val="480"/>
              <w:marRight w:val="0"/>
              <w:marTop w:val="0"/>
              <w:marBottom w:val="0"/>
              <w:divBdr>
                <w:top w:val="none" w:sz="0" w:space="0" w:color="auto"/>
                <w:left w:val="none" w:sz="0" w:space="0" w:color="auto"/>
                <w:bottom w:val="none" w:sz="0" w:space="0" w:color="auto"/>
                <w:right w:val="none" w:sz="0" w:space="0" w:color="auto"/>
              </w:divBdr>
            </w:div>
            <w:div w:id="776749947">
              <w:marLeft w:val="480"/>
              <w:marRight w:val="0"/>
              <w:marTop w:val="0"/>
              <w:marBottom w:val="0"/>
              <w:divBdr>
                <w:top w:val="none" w:sz="0" w:space="0" w:color="auto"/>
                <w:left w:val="none" w:sz="0" w:space="0" w:color="auto"/>
                <w:bottom w:val="none" w:sz="0" w:space="0" w:color="auto"/>
                <w:right w:val="none" w:sz="0" w:space="0" w:color="auto"/>
              </w:divBdr>
            </w:div>
            <w:div w:id="776758039">
              <w:marLeft w:val="480"/>
              <w:marRight w:val="0"/>
              <w:marTop w:val="0"/>
              <w:marBottom w:val="0"/>
              <w:divBdr>
                <w:top w:val="none" w:sz="0" w:space="0" w:color="auto"/>
                <w:left w:val="none" w:sz="0" w:space="0" w:color="auto"/>
                <w:bottom w:val="none" w:sz="0" w:space="0" w:color="auto"/>
                <w:right w:val="none" w:sz="0" w:space="0" w:color="auto"/>
              </w:divBdr>
            </w:div>
            <w:div w:id="776828916">
              <w:marLeft w:val="480"/>
              <w:marRight w:val="0"/>
              <w:marTop w:val="0"/>
              <w:marBottom w:val="0"/>
              <w:divBdr>
                <w:top w:val="none" w:sz="0" w:space="0" w:color="auto"/>
                <w:left w:val="none" w:sz="0" w:space="0" w:color="auto"/>
                <w:bottom w:val="none" w:sz="0" w:space="0" w:color="auto"/>
                <w:right w:val="none" w:sz="0" w:space="0" w:color="auto"/>
              </w:divBdr>
            </w:div>
            <w:div w:id="776869495">
              <w:marLeft w:val="480"/>
              <w:marRight w:val="0"/>
              <w:marTop w:val="0"/>
              <w:marBottom w:val="0"/>
              <w:divBdr>
                <w:top w:val="none" w:sz="0" w:space="0" w:color="auto"/>
                <w:left w:val="none" w:sz="0" w:space="0" w:color="auto"/>
                <w:bottom w:val="none" w:sz="0" w:space="0" w:color="auto"/>
                <w:right w:val="none" w:sz="0" w:space="0" w:color="auto"/>
              </w:divBdr>
            </w:div>
            <w:div w:id="776873183">
              <w:marLeft w:val="480"/>
              <w:marRight w:val="0"/>
              <w:marTop w:val="0"/>
              <w:marBottom w:val="0"/>
              <w:divBdr>
                <w:top w:val="none" w:sz="0" w:space="0" w:color="auto"/>
                <w:left w:val="none" w:sz="0" w:space="0" w:color="auto"/>
                <w:bottom w:val="none" w:sz="0" w:space="0" w:color="auto"/>
                <w:right w:val="none" w:sz="0" w:space="0" w:color="auto"/>
              </w:divBdr>
            </w:div>
            <w:div w:id="777020394">
              <w:marLeft w:val="480"/>
              <w:marRight w:val="0"/>
              <w:marTop w:val="0"/>
              <w:marBottom w:val="0"/>
              <w:divBdr>
                <w:top w:val="none" w:sz="0" w:space="0" w:color="auto"/>
                <w:left w:val="none" w:sz="0" w:space="0" w:color="auto"/>
                <w:bottom w:val="none" w:sz="0" w:space="0" w:color="auto"/>
                <w:right w:val="none" w:sz="0" w:space="0" w:color="auto"/>
              </w:divBdr>
            </w:div>
            <w:div w:id="777025732">
              <w:marLeft w:val="480"/>
              <w:marRight w:val="0"/>
              <w:marTop w:val="0"/>
              <w:marBottom w:val="0"/>
              <w:divBdr>
                <w:top w:val="none" w:sz="0" w:space="0" w:color="auto"/>
                <w:left w:val="none" w:sz="0" w:space="0" w:color="auto"/>
                <w:bottom w:val="none" w:sz="0" w:space="0" w:color="auto"/>
                <w:right w:val="none" w:sz="0" w:space="0" w:color="auto"/>
              </w:divBdr>
            </w:div>
            <w:div w:id="777138015">
              <w:marLeft w:val="480"/>
              <w:marRight w:val="0"/>
              <w:marTop w:val="0"/>
              <w:marBottom w:val="0"/>
              <w:divBdr>
                <w:top w:val="none" w:sz="0" w:space="0" w:color="auto"/>
                <w:left w:val="none" w:sz="0" w:space="0" w:color="auto"/>
                <w:bottom w:val="none" w:sz="0" w:space="0" w:color="auto"/>
                <w:right w:val="none" w:sz="0" w:space="0" w:color="auto"/>
              </w:divBdr>
            </w:div>
            <w:div w:id="777139488">
              <w:marLeft w:val="480"/>
              <w:marRight w:val="0"/>
              <w:marTop w:val="0"/>
              <w:marBottom w:val="0"/>
              <w:divBdr>
                <w:top w:val="none" w:sz="0" w:space="0" w:color="auto"/>
                <w:left w:val="none" w:sz="0" w:space="0" w:color="auto"/>
                <w:bottom w:val="none" w:sz="0" w:space="0" w:color="auto"/>
                <w:right w:val="none" w:sz="0" w:space="0" w:color="auto"/>
              </w:divBdr>
            </w:div>
            <w:div w:id="777145627">
              <w:marLeft w:val="480"/>
              <w:marRight w:val="0"/>
              <w:marTop w:val="0"/>
              <w:marBottom w:val="0"/>
              <w:divBdr>
                <w:top w:val="none" w:sz="0" w:space="0" w:color="auto"/>
                <w:left w:val="none" w:sz="0" w:space="0" w:color="auto"/>
                <w:bottom w:val="none" w:sz="0" w:space="0" w:color="auto"/>
                <w:right w:val="none" w:sz="0" w:space="0" w:color="auto"/>
              </w:divBdr>
            </w:div>
            <w:div w:id="777212432">
              <w:marLeft w:val="480"/>
              <w:marRight w:val="0"/>
              <w:marTop w:val="0"/>
              <w:marBottom w:val="0"/>
              <w:divBdr>
                <w:top w:val="none" w:sz="0" w:space="0" w:color="auto"/>
                <w:left w:val="none" w:sz="0" w:space="0" w:color="auto"/>
                <w:bottom w:val="none" w:sz="0" w:space="0" w:color="auto"/>
                <w:right w:val="none" w:sz="0" w:space="0" w:color="auto"/>
              </w:divBdr>
            </w:div>
            <w:div w:id="777215189">
              <w:marLeft w:val="480"/>
              <w:marRight w:val="0"/>
              <w:marTop w:val="0"/>
              <w:marBottom w:val="0"/>
              <w:divBdr>
                <w:top w:val="none" w:sz="0" w:space="0" w:color="auto"/>
                <w:left w:val="none" w:sz="0" w:space="0" w:color="auto"/>
                <w:bottom w:val="none" w:sz="0" w:space="0" w:color="auto"/>
                <w:right w:val="none" w:sz="0" w:space="0" w:color="auto"/>
              </w:divBdr>
            </w:div>
            <w:div w:id="777219983">
              <w:marLeft w:val="480"/>
              <w:marRight w:val="0"/>
              <w:marTop w:val="0"/>
              <w:marBottom w:val="0"/>
              <w:divBdr>
                <w:top w:val="none" w:sz="0" w:space="0" w:color="auto"/>
                <w:left w:val="none" w:sz="0" w:space="0" w:color="auto"/>
                <w:bottom w:val="none" w:sz="0" w:space="0" w:color="auto"/>
                <w:right w:val="none" w:sz="0" w:space="0" w:color="auto"/>
              </w:divBdr>
            </w:div>
            <w:div w:id="777332481">
              <w:marLeft w:val="480"/>
              <w:marRight w:val="0"/>
              <w:marTop w:val="0"/>
              <w:marBottom w:val="0"/>
              <w:divBdr>
                <w:top w:val="none" w:sz="0" w:space="0" w:color="auto"/>
                <w:left w:val="none" w:sz="0" w:space="0" w:color="auto"/>
                <w:bottom w:val="none" w:sz="0" w:space="0" w:color="auto"/>
                <w:right w:val="none" w:sz="0" w:space="0" w:color="auto"/>
              </w:divBdr>
            </w:div>
            <w:div w:id="777337936">
              <w:marLeft w:val="480"/>
              <w:marRight w:val="0"/>
              <w:marTop w:val="0"/>
              <w:marBottom w:val="0"/>
              <w:divBdr>
                <w:top w:val="none" w:sz="0" w:space="0" w:color="auto"/>
                <w:left w:val="none" w:sz="0" w:space="0" w:color="auto"/>
                <w:bottom w:val="none" w:sz="0" w:space="0" w:color="auto"/>
                <w:right w:val="none" w:sz="0" w:space="0" w:color="auto"/>
              </w:divBdr>
            </w:div>
            <w:div w:id="777412880">
              <w:marLeft w:val="480"/>
              <w:marRight w:val="0"/>
              <w:marTop w:val="0"/>
              <w:marBottom w:val="0"/>
              <w:divBdr>
                <w:top w:val="none" w:sz="0" w:space="0" w:color="auto"/>
                <w:left w:val="none" w:sz="0" w:space="0" w:color="auto"/>
                <w:bottom w:val="none" w:sz="0" w:space="0" w:color="auto"/>
                <w:right w:val="none" w:sz="0" w:space="0" w:color="auto"/>
              </w:divBdr>
            </w:div>
            <w:div w:id="777455093">
              <w:marLeft w:val="480"/>
              <w:marRight w:val="0"/>
              <w:marTop w:val="0"/>
              <w:marBottom w:val="0"/>
              <w:divBdr>
                <w:top w:val="none" w:sz="0" w:space="0" w:color="auto"/>
                <w:left w:val="none" w:sz="0" w:space="0" w:color="auto"/>
                <w:bottom w:val="none" w:sz="0" w:space="0" w:color="auto"/>
                <w:right w:val="none" w:sz="0" w:space="0" w:color="auto"/>
              </w:divBdr>
            </w:div>
            <w:div w:id="777676744">
              <w:marLeft w:val="480"/>
              <w:marRight w:val="0"/>
              <w:marTop w:val="0"/>
              <w:marBottom w:val="0"/>
              <w:divBdr>
                <w:top w:val="none" w:sz="0" w:space="0" w:color="auto"/>
                <w:left w:val="none" w:sz="0" w:space="0" w:color="auto"/>
                <w:bottom w:val="none" w:sz="0" w:space="0" w:color="auto"/>
                <w:right w:val="none" w:sz="0" w:space="0" w:color="auto"/>
              </w:divBdr>
            </w:div>
            <w:div w:id="777796985">
              <w:marLeft w:val="480"/>
              <w:marRight w:val="0"/>
              <w:marTop w:val="0"/>
              <w:marBottom w:val="0"/>
              <w:divBdr>
                <w:top w:val="none" w:sz="0" w:space="0" w:color="auto"/>
                <w:left w:val="none" w:sz="0" w:space="0" w:color="auto"/>
                <w:bottom w:val="none" w:sz="0" w:space="0" w:color="auto"/>
                <w:right w:val="none" w:sz="0" w:space="0" w:color="auto"/>
              </w:divBdr>
            </w:div>
            <w:div w:id="777868527">
              <w:marLeft w:val="480"/>
              <w:marRight w:val="0"/>
              <w:marTop w:val="0"/>
              <w:marBottom w:val="0"/>
              <w:divBdr>
                <w:top w:val="none" w:sz="0" w:space="0" w:color="auto"/>
                <w:left w:val="none" w:sz="0" w:space="0" w:color="auto"/>
                <w:bottom w:val="none" w:sz="0" w:space="0" w:color="auto"/>
                <w:right w:val="none" w:sz="0" w:space="0" w:color="auto"/>
              </w:divBdr>
            </w:div>
            <w:div w:id="778181894">
              <w:marLeft w:val="480"/>
              <w:marRight w:val="0"/>
              <w:marTop w:val="0"/>
              <w:marBottom w:val="0"/>
              <w:divBdr>
                <w:top w:val="none" w:sz="0" w:space="0" w:color="auto"/>
                <w:left w:val="none" w:sz="0" w:space="0" w:color="auto"/>
                <w:bottom w:val="none" w:sz="0" w:space="0" w:color="auto"/>
                <w:right w:val="none" w:sz="0" w:space="0" w:color="auto"/>
              </w:divBdr>
            </w:div>
            <w:div w:id="778259975">
              <w:marLeft w:val="480"/>
              <w:marRight w:val="0"/>
              <w:marTop w:val="0"/>
              <w:marBottom w:val="0"/>
              <w:divBdr>
                <w:top w:val="none" w:sz="0" w:space="0" w:color="auto"/>
                <w:left w:val="none" w:sz="0" w:space="0" w:color="auto"/>
                <w:bottom w:val="none" w:sz="0" w:space="0" w:color="auto"/>
                <w:right w:val="none" w:sz="0" w:space="0" w:color="auto"/>
              </w:divBdr>
            </w:div>
            <w:div w:id="778260190">
              <w:marLeft w:val="480"/>
              <w:marRight w:val="0"/>
              <w:marTop w:val="0"/>
              <w:marBottom w:val="0"/>
              <w:divBdr>
                <w:top w:val="none" w:sz="0" w:space="0" w:color="auto"/>
                <w:left w:val="none" w:sz="0" w:space="0" w:color="auto"/>
                <w:bottom w:val="none" w:sz="0" w:space="0" w:color="auto"/>
                <w:right w:val="none" w:sz="0" w:space="0" w:color="auto"/>
              </w:divBdr>
            </w:div>
            <w:div w:id="778531553">
              <w:marLeft w:val="480"/>
              <w:marRight w:val="0"/>
              <w:marTop w:val="0"/>
              <w:marBottom w:val="0"/>
              <w:divBdr>
                <w:top w:val="none" w:sz="0" w:space="0" w:color="auto"/>
                <w:left w:val="none" w:sz="0" w:space="0" w:color="auto"/>
                <w:bottom w:val="none" w:sz="0" w:space="0" w:color="auto"/>
                <w:right w:val="none" w:sz="0" w:space="0" w:color="auto"/>
              </w:divBdr>
            </w:div>
            <w:div w:id="778572185">
              <w:marLeft w:val="480"/>
              <w:marRight w:val="0"/>
              <w:marTop w:val="0"/>
              <w:marBottom w:val="0"/>
              <w:divBdr>
                <w:top w:val="none" w:sz="0" w:space="0" w:color="auto"/>
                <w:left w:val="none" w:sz="0" w:space="0" w:color="auto"/>
                <w:bottom w:val="none" w:sz="0" w:space="0" w:color="auto"/>
                <w:right w:val="none" w:sz="0" w:space="0" w:color="auto"/>
              </w:divBdr>
            </w:div>
            <w:div w:id="778766475">
              <w:marLeft w:val="480"/>
              <w:marRight w:val="0"/>
              <w:marTop w:val="0"/>
              <w:marBottom w:val="0"/>
              <w:divBdr>
                <w:top w:val="none" w:sz="0" w:space="0" w:color="auto"/>
                <w:left w:val="none" w:sz="0" w:space="0" w:color="auto"/>
                <w:bottom w:val="none" w:sz="0" w:space="0" w:color="auto"/>
                <w:right w:val="none" w:sz="0" w:space="0" w:color="auto"/>
              </w:divBdr>
            </w:div>
            <w:div w:id="778836702">
              <w:marLeft w:val="480"/>
              <w:marRight w:val="0"/>
              <w:marTop w:val="0"/>
              <w:marBottom w:val="0"/>
              <w:divBdr>
                <w:top w:val="none" w:sz="0" w:space="0" w:color="auto"/>
                <w:left w:val="none" w:sz="0" w:space="0" w:color="auto"/>
                <w:bottom w:val="none" w:sz="0" w:space="0" w:color="auto"/>
                <w:right w:val="none" w:sz="0" w:space="0" w:color="auto"/>
              </w:divBdr>
            </w:div>
            <w:div w:id="778916835">
              <w:marLeft w:val="480"/>
              <w:marRight w:val="0"/>
              <w:marTop w:val="0"/>
              <w:marBottom w:val="0"/>
              <w:divBdr>
                <w:top w:val="none" w:sz="0" w:space="0" w:color="auto"/>
                <w:left w:val="none" w:sz="0" w:space="0" w:color="auto"/>
                <w:bottom w:val="none" w:sz="0" w:space="0" w:color="auto"/>
                <w:right w:val="none" w:sz="0" w:space="0" w:color="auto"/>
              </w:divBdr>
            </w:div>
            <w:div w:id="778960969">
              <w:marLeft w:val="480"/>
              <w:marRight w:val="0"/>
              <w:marTop w:val="0"/>
              <w:marBottom w:val="0"/>
              <w:divBdr>
                <w:top w:val="none" w:sz="0" w:space="0" w:color="auto"/>
                <w:left w:val="none" w:sz="0" w:space="0" w:color="auto"/>
                <w:bottom w:val="none" w:sz="0" w:space="0" w:color="auto"/>
                <w:right w:val="none" w:sz="0" w:space="0" w:color="auto"/>
              </w:divBdr>
            </w:div>
            <w:div w:id="779107972">
              <w:marLeft w:val="480"/>
              <w:marRight w:val="0"/>
              <w:marTop w:val="0"/>
              <w:marBottom w:val="0"/>
              <w:divBdr>
                <w:top w:val="none" w:sz="0" w:space="0" w:color="auto"/>
                <w:left w:val="none" w:sz="0" w:space="0" w:color="auto"/>
                <w:bottom w:val="none" w:sz="0" w:space="0" w:color="auto"/>
                <w:right w:val="none" w:sz="0" w:space="0" w:color="auto"/>
              </w:divBdr>
            </w:div>
            <w:div w:id="779228699">
              <w:marLeft w:val="480"/>
              <w:marRight w:val="0"/>
              <w:marTop w:val="0"/>
              <w:marBottom w:val="0"/>
              <w:divBdr>
                <w:top w:val="none" w:sz="0" w:space="0" w:color="auto"/>
                <w:left w:val="none" w:sz="0" w:space="0" w:color="auto"/>
                <w:bottom w:val="none" w:sz="0" w:space="0" w:color="auto"/>
                <w:right w:val="none" w:sz="0" w:space="0" w:color="auto"/>
              </w:divBdr>
            </w:div>
            <w:div w:id="779253867">
              <w:marLeft w:val="480"/>
              <w:marRight w:val="0"/>
              <w:marTop w:val="0"/>
              <w:marBottom w:val="0"/>
              <w:divBdr>
                <w:top w:val="none" w:sz="0" w:space="0" w:color="auto"/>
                <w:left w:val="none" w:sz="0" w:space="0" w:color="auto"/>
                <w:bottom w:val="none" w:sz="0" w:space="0" w:color="auto"/>
                <w:right w:val="none" w:sz="0" w:space="0" w:color="auto"/>
              </w:divBdr>
            </w:div>
            <w:div w:id="779379412">
              <w:marLeft w:val="480"/>
              <w:marRight w:val="0"/>
              <w:marTop w:val="0"/>
              <w:marBottom w:val="0"/>
              <w:divBdr>
                <w:top w:val="none" w:sz="0" w:space="0" w:color="auto"/>
                <w:left w:val="none" w:sz="0" w:space="0" w:color="auto"/>
                <w:bottom w:val="none" w:sz="0" w:space="0" w:color="auto"/>
                <w:right w:val="none" w:sz="0" w:space="0" w:color="auto"/>
              </w:divBdr>
            </w:div>
            <w:div w:id="779447856">
              <w:marLeft w:val="480"/>
              <w:marRight w:val="0"/>
              <w:marTop w:val="0"/>
              <w:marBottom w:val="0"/>
              <w:divBdr>
                <w:top w:val="none" w:sz="0" w:space="0" w:color="auto"/>
                <w:left w:val="none" w:sz="0" w:space="0" w:color="auto"/>
                <w:bottom w:val="none" w:sz="0" w:space="0" w:color="auto"/>
                <w:right w:val="none" w:sz="0" w:space="0" w:color="auto"/>
              </w:divBdr>
            </w:div>
            <w:div w:id="779450523">
              <w:marLeft w:val="480"/>
              <w:marRight w:val="0"/>
              <w:marTop w:val="0"/>
              <w:marBottom w:val="0"/>
              <w:divBdr>
                <w:top w:val="none" w:sz="0" w:space="0" w:color="auto"/>
                <w:left w:val="none" w:sz="0" w:space="0" w:color="auto"/>
                <w:bottom w:val="none" w:sz="0" w:space="0" w:color="auto"/>
                <w:right w:val="none" w:sz="0" w:space="0" w:color="auto"/>
              </w:divBdr>
            </w:div>
            <w:div w:id="779491235">
              <w:marLeft w:val="480"/>
              <w:marRight w:val="0"/>
              <w:marTop w:val="0"/>
              <w:marBottom w:val="0"/>
              <w:divBdr>
                <w:top w:val="none" w:sz="0" w:space="0" w:color="auto"/>
                <w:left w:val="none" w:sz="0" w:space="0" w:color="auto"/>
                <w:bottom w:val="none" w:sz="0" w:space="0" w:color="auto"/>
                <w:right w:val="none" w:sz="0" w:space="0" w:color="auto"/>
              </w:divBdr>
            </w:div>
            <w:div w:id="779497461">
              <w:marLeft w:val="480"/>
              <w:marRight w:val="0"/>
              <w:marTop w:val="0"/>
              <w:marBottom w:val="0"/>
              <w:divBdr>
                <w:top w:val="none" w:sz="0" w:space="0" w:color="auto"/>
                <w:left w:val="none" w:sz="0" w:space="0" w:color="auto"/>
                <w:bottom w:val="none" w:sz="0" w:space="0" w:color="auto"/>
                <w:right w:val="none" w:sz="0" w:space="0" w:color="auto"/>
              </w:divBdr>
            </w:div>
            <w:div w:id="779639720">
              <w:marLeft w:val="480"/>
              <w:marRight w:val="0"/>
              <w:marTop w:val="0"/>
              <w:marBottom w:val="0"/>
              <w:divBdr>
                <w:top w:val="none" w:sz="0" w:space="0" w:color="auto"/>
                <w:left w:val="none" w:sz="0" w:space="0" w:color="auto"/>
                <w:bottom w:val="none" w:sz="0" w:space="0" w:color="auto"/>
                <w:right w:val="none" w:sz="0" w:space="0" w:color="auto"/>
              </w:divBdr>
            </w:div>
            <w:div w:id="779642448">
              <w:marLeft w:val="480"/>
              <w:marRight w:val="0"/>
              <w:marTop w:val="0"/>
              <w:marBottom w:val="0"/>
              <w:divBdr>
                <w:top w:val="none" w:sz="0" w:space="0" w:color="auto"/>
                <w:left w:val="none" w:sz="0" w:space="0" w:color="auto"/>
                <w:bottom w:val="none" w:sz="0" w:space="0" w:color="auto"/>
                <w:right w:val="none" w:sz="0" w:space="0" w:color="auto"/>
              </w:divBdr>
            </w:div>
            <w:div w:id="779760467">
              <w:marLeft w:val="480"/>
              <w:marRight w:val="0"/>
              <w:marTop w:val="0"/>
              <w:marBottom w:val="0"/>
              <w:divBdr>
                <w:top w:val="none" w:sz="0" w:space="0" w:color="auto"/>
                <w:left w:val="none" w:sz="0" w:space="0" w:color="auto"/>
                <w:bottom w:val="none" w:sz="0" w:space="0" w:color="auto"/>
                <w:right w:val="none" w:sz="0" w:space="0" w:color="auto"/>
              </w:divBdr>
            </w:div>
            <w:div w:id="779761899">
              <w:marLeft w:val="480"/>
              <w:marRight w:val="0"/>
              <w:marTop w:val="0"/>
              <w:marBottom w:val="0"/>
              <w:divBdr>
                <w:top w:val="none" w:sz="0" w:space="0" w:color="auto"/>
                <w:left w:val="none" w:sz="0" w:space="0" w:color="auto"/>
                <w:bottom w:val="none" w:sz="0" w:space="0" w:color="auto"/>
                <w:right w:val="none" w:sz="0" w:space="0" w:color="auto"/>
              </w:divBdr>
            </w:div>
            <w:div w:id="779837012">
              <w:marLeft w:val="480"/>
              <w:marRight w:val="0"/>
              <w:marTop w:val="0"/>
              <w:marBottom w:val="0"/>
              <w:divBdr>
                <w:top w:val="none" w:sz="0" w:space="0" w:color="auto"/>
                <w:left w:val="none" w:sz="0" w:space="0" w:color="auto"/>
                <w:bottom w:val="none" w:sz="0" w:space="0" w:color="auto"/>
                <w:right w:val="none" w:sz="0" w:space="0" w:color="auto"/>
              </w:divBdr>
            </w:div>
            <w:div w:id="780029411">
              <w:marLeft w:val="480"/>
              <w:marRight w:val="0"/>
              <w:marTop w:val="0"/>
              <w:marBottom w:val="0"/>
              <w:divBdr>
                <w:top w:val="none" w:sz="0" w:space="0" w:color="auto"/>
                <w:left w:val="none" w:sz="0" w:space="0" w:color="auto"/>
                <w:bottom w:val="none" w:sz="0" w:space="0" w:color="auto"/>
                <w:right w:val="none" w:sz="0" w:space="0" w:color="auto"/>
              </w:divBdr>
            </w:div>
            <w:div w:id="780034795">
              <w:marLeft w:val="480"/>
              <w:marRight w:val="0"/>
              <w:marTop w:val="0"/>
              <w:marBottom w:val="0"/>
              <w:divBdr>
                <w:top w:val="none" w:sz="0" w:space="0" w:color="auto"/>
                <w:left w:val="none" w:sz="0" w:space="0" w:color="auto"/>
                <w:bottom w:val="none" w:sz="0" w:space="0" w:color="auto"/>
                <w:right w:val="none" w:sz="0" w:space="0" w:color="auto"/>
              </w:divBdr>
            </w:div>
            <w:div w:id="780144791">
              <w:marLeft w:val="480"/>
              <w:marRight w:val="0"/>
              <w:marTop w:val="0"/>
              <w:marBottom w:val="0"/>
              <w:divBdr>
                <w:top w:val="none" w:sz="0" w:space="0" w:color="auto"/>
                <w:left w:val="none" w:sz="0" w:space="0" w:color="auto"/>
                <w:bottom w:val="none" w:sz="0" w:space="0" w:color="auto"/>
                <w:right w:val="none" w:sz="0" w:space="0" w:color="auto"/>
              </w:divBdr>
            </w:div>
            <w:div w:id="780224605">
              <w:marLeft w:val="480"/>
              <w:marRight w:val="0"/>
              <w:marTop w:val="0"/>
              <w:marBottom w:val="0"/>
              <w:divBdr>
                <w:top w:val="none" w:sz="0" w:space="0" w:color="auto"/>
                <w:left w:val="none" w:sz="0" w:space="0" w:color="auto"/>
                <w:bottom w:val="none" w:sz="0" w:space="0" w:color="auto"/>
                <w:right w:val="none" w:sz="0" w:space="0" w:color="auto"/>
              </w:divBdr>
            </w:div>
            <w:div w:id="780226640">
              <w:marLeft w:val="480"/>
              <w:marRight w:val="0"/>
              <w:marTop w:val="0"/>
              <w:marBottom w:val="0"/>
              <w:divBdr>
                <w:top w:val="none" w:sz="0" w:space="0" w:color="auto"/>
                <w:left w:val="none" w:sz="0" w:space="0" w:color="auto"/>
                <w:bottom w:val="none" w:sz="0" w:space="0" w:color="auto"/>
                <w:right w:val="none" w:sz="0" w:space="0" w:color="auto"/>
              </w:divBdr>
            </w:div>
            <w:div w:id="780228018">
              <w:marLeft w:val="480"/>
              <w:marRight w:val="0"/>
              <w:marTop w:val="0"/>
              <w:marBottom w:val="0"/>
              <w:divBdr>
                <w:top w:val="none" w:sz="0" w:space="0" w:color="auto"/>
                <w:left w:val="none" w:sz="0" w:space="0" w:color="auto"/>
                <w:bottom w:val="none" w:sz="0" w:space="0" w:color="auto"/>
                <w:right w:val="none" w:sz="0" w:space="0" w:color="auto"/>
              </w:divBdr>
            </w:div>
            <w:div w:id="780297359">
              <w:marLeft w:val="480"/>
              <w:marRight w:val="0"/>
              <w:marTop w:val="0"/>
              <w:marBottom w:val="0"/>
              <w:divBdr>
                <w:top w:val="none" w:sz="0" w:space="0" w:color="auto"/>
                <w:left w:val="none" w:sz="0" w:space="0" w:color="auto"/>
                <w:bottom w:val="none" w:sz="0" w:space="0" w:color="auto"/>
                <w:right w:val="none" w:sz="0" w:space="0" w:color="auto"/>
              </w:divBdr>
            </w:div>
            <w:div w:id="780297552">
              <w:marLeft w:val="480"/>
              <w:marRight w:val="0"/>
              <w:marTop w:val="0"/>
              <w:marBottom w:val="0"/>
              <w:divBdr>
                <w:top w:val="none" w:sz="0" w:space="0" w:color="auto"/>
                <w:left w:val="none" w:sz="0" w:space="0" w:color="auto"/>
                <w:bottom w:val="none" w:sz="0" w:space="0" w:color="auto"/>
                <w:right w:val="none" w:sz="0" w:space="0" w:color="auto"/>
              </w:divBdr>
            </w:div>
            <w:div w:id="780299882">
              <w:marLeft w:val="480"/>
              <w:marRight w:val="0"/>
              <w:marTop w:val="0"/>
              <w:marBottom w:val="0"/>
              <w:divBdr>
                <w:top w:val="none" w:sz="0" w:space="0" w:color="auto"/>
                <w:left w:val="none" w:sz="0" w:space="0" w:color="auto"/>
                <w:bottom w:val="none" w:sz="0" w:space="0" w:color="auto"/>
                <w:right w:val="none" w:sz="0" w:space="0" w:color="auto"/>
              </w:divBdr>
            </w:div>
            <w:div w:id="780302385">
              <w:marLeft w:val="480"/>
              <w:marRight w:val="0"/>
              <w:marTop w:val="0"/>
              <w:marBottom w:val="0"/>
              <w:divBdr>
                <w:top w:val="none" w:sz="0" w:space="0" w:color="auto"/>
                <w:left w:val="none" w:sz="0" w:space="0" w:color="auto"/>
                <w:bottom w:val="none" w:sz="0" w:space="0" w:color="auto"/>
                <w:right w:val="none" w:sz="0" w:space="0" w:color="auto"/>
              </w:divBdr>
            </w:div>
            <w:div w:id="780303095">
              <w:marLeft w:val="480"/>
              <w:marRight w:val="0"/>
              <w:marTop w:val="0"/>
              <w:marBottom w:val="0"/>
              <w:divBdr>
                <w:top w:val="none" w:sz="0" w:space="0" w:color="auto"/>
                <w:left w:val="none" w:sz="0" w:space="0" w:color="auto"/>
                <w:bottom w:val="none" w:sz="0" w:space="0" w:color="auto"/>
                <w:right w:val="none" w:sz="0" w:space="0" w:color="auto"/>
              </w:divBdr>
            </w:div>
            <w:div w:id="780303229">
              <w:marLeft w:val="480"/>
              <w:marRight w:val="0"/>
              <w:marTop w:val="0"/>
              <w:marBottom w:val="0"/>
              <w:divBdr>
                <w:top w:val="none" w:sz="0" w:space="0" w:color="auto"/>
                <w:left w:val="none" w:sz="0" w:space="0" w:color="auto"/>
                <w:bottom w:val="none" w:sz="0" w:space="0" w:color="auto"/>
                <w:right w:val="none" w:sz="0" w:space="0" w:color="auto"/>
              </w:divBdr>
            </w:div>
            <w:div w:id="780418623">
              <w:marLeft w:val="480"/>
              <w:marRight w:val="0"/>
              <w:marTop w:val="0"/>
              <w:marBottom w:val="0"/>
              <w:divBdr>
                <w:top w:val="none" w:sz="0" w:space="0" w:color="auto"/>
                <w:left w:val="none" w:sz="0" w:space="0" w:color="auto"/>
                <w:bottom w:val="none" w:sz="0" w:space="0" w:color="auto"/>
                <w:right w:val="none" w:sz="0" w:space="0" w:color="auto"/>
              </w:divBdr>
            </w:div>
            <w:div w:id="780494590">
              <w:marLeft w:val="480"/>
              <w:marRight w:val="0"/>
              <w:marTop w:val="0"/>
              <w:marBottom w:val="0"/>
              <w:divBdr>
                <w:top w:val="none" w:sz="0" w:space="0" w:color="auto"/>
                <w:left w:val="none" w:sz="0" w:space="0" w:color="auto"/>
                <w:bottom w:val="none" w:sz="0" w:space="0" w:color="auto"/>
                <w:right w:val="none" w:sz="0" w:space="0" w:color="auto"/>
              </w:divBdr>
            </w:div>
            <w:div w:id="780613349">
              <w:marLeft w:val="480"/>
              <w:marRight w:val="0"/>
              <w:marTop w:val="0"/>
              <w:marBottom w:val="0"/>
              <w:divBdr>
                <w:top w:val="none" w:sz="0" w:space="0" w:color="auto"/>
                <w:left w:val="none" w:sz="0" w:space="0" w:color="auto"/>
                <w:bottom w:val="none" w:sz="0" w:space="0" w:color="auto"/>
                <w:right w:val="none" w:sz="0" w:space="0" w:color="auto"/>
              </w:divBdr>
            </w:div>
            <w:div w:id="780685054">
              <w:marLeft w:val="480"/>
              <w:marRight w:val="0"/>
              <w:marTop w:val="0"/>
              <w:marBottom w:val="0"/>
              <w:divBdr>
                <w:top w:val="none" w:sz="0" w:space="0" w:color="auto"/>
                <w:left w:val="none" w:sz="0" w:space="0" w:color="auto"/>
                <w:bottom w:val="none" w:sz="0" w:space="0" w:color="auto"/>
                <w:right w:val="none" w:sz="0" w:space="0" w:color="auto"/>
              </w:divBdr>
            </w:div>
            <w:div w:id="780801621">
              <w:marLeft w:val="480"/>
              <w:marRight w:val="0"/>
              <w:marTop w:val="0"/>
              <w:marBottom w:val="0"/>
              <w:divBdr>
                <w:top w:val="none" w:sz="0" w:space="0" w:color="auto"/>
                <w:left w:val="none" w:sz="0" w:space="0" w:color="auto"/>
                <w:bottom w:val="none" w:sz="0" w:space="0" w:color="auto"/>
                <w:right w:val="none" w:sz="0" w:space="0" w:color="auto"/>
              </w:divBdr>
            </w:div>
            <w:div w:id="780874718">
              <w:marLeft w:val="480"/>
              <w:marRight w:val="0"/>
              <w:marTop w:val="0"/>
              <w:marBottom w:val="0"/>
              <w:divBdr>
                <w:top w:val="none" w:sz="0" w:space="0" w:color="auto"/>
                <w:left w:val="none" w:sz="0" w:space="0" w:color="auto"/>
                <w:bottom w:val="none" w:sz="0" w:space="0" w:color="auto"/>
                <w:right w:val="none" w:sz="0" w:space="0" w:color="auto"/>
              </w:divBdr>
            </w:div>
            <w:div w:id="780878170">
              <w:marLeft w:val="480"/>
              <w:marRight w:val="0"/>
              <w:marTop w:val="0"/>
              <w:marBottom w:val="0"/>
              <w:divBdr>
                <w:top w:val="none" w:sz="0" w:space="0" w:color="auto"/>
                <w:left w:val="none" w:sz="0" w:space="0" w:color="auto"/>
                <w:bottom w:val="none" w:sz="0" w:space="0" w:color="auto"/>
                <w:right w:val="none" w:sz="0" w:space="0" w:color="auto"/>
              </w:divBdr>
            </w:div>
            <w:div w:id="780952853">
              <w:marLeft w:val="480"/>
              <w:marRight w:val="0"/>
              <w:marTop w:val="0"/>
              <w:marBottom w:val="0"/>
              <w:divBdr>
                <w:top w:val="none" w:sz="0" w:space="0" w:color="auto"/>
                <w:left w:val="none" w:sz="0" w:space="0" w:color="auto"/>
                <w:bottom w:val="none" w:sz="0" w:space="0" w:color="auto"/>
                <w:right w:val="none" w:sz="0" w:space="0" w:color="auto"/>
              </w:divBdr>
            </w:div>
            <w:div w:id="781069910">
              <w:marLeft w:val="480"/>
              <w:marRight w:val="0"/>
              <w:marTop w:val="0"/>
              <w:marBottom w:val="0"/>
              <w:divBdr>
                <w:top w:val="none" w:sz="0" w:space="0" w:color="auto"/>
                <w:left w:val="none" w:sz="0" w:space="0" w:color="auto"/>
                <w:bottom w:val="none" w:sz="0" w:space="0" w:color="auto"/>
                <w:right w:val="none" w:sz="0" w:space="0" w:color="auto"/>
              </w:divBdr>
            </w:div>
            <w:div w:id="781071722">
              <w:marLeft w:val="480"/>
              <w:marRight w:val="0"/>
              <w:marTop w:val="0"/>
              <w:marBottom w:val="0"/>
              <w:divBdr>
                <w:top w:val="none" w:sz="0" w:space="0" w:color="auto"/>
                <w:left w:val="none" w:sz="0" w:space="0" w:color="auto"/>
                <w:bottom w:val="none" w:sz="0" w:space="0" w:color="auto"/>
                <w:right w:val="none" w:sz="0" w:space="0" w:color="auto"/>
              </w:divBdr>
            </w:div>
            <w:div w:id="781071774">
              <w:marLeft w:val="480"/>
              <w:marRight w:val="0"/>
              <w:marTop w:val="0"/>
              <w:marBottom w:val="0"/>
              <w:divBdr>
                <w:top w:val="none" w:sz="0" w:space="0" w:color="auto"/>
                <w:left w:val="none" w:sz="0" w:space="0" w:color="auto"/>
                <w:bottom w:val="none" w:sz="0" w:space="0" w:color="auto"/>
                <w:right w:val="none" w:sz="0" w:space="0" w:color="auto"/>
              </w:divBdr>
            </w:div>
            <w:div w:id="781144155">
              <w:marLeft w:val="480"/>
              <w:marRight w:val="0"/>
              <w:marTop w:val="0"/>
              <w:marBottom w:val="0"/>
              <w:divBdr>
                <w:top w:val="none" w:sz="0" w:space="0" w:color="auto"/>
                <w:left w:val="none" w:sz="0" w:space="0" w:color="auto"/>
                <w:bottom w:val="none" w:sz="0" w:space="0" w:color="auto"/>
                <w:right w:val="none" w:sz="0" w:space="0" w:color="auto"/>
              </w:divBdr>
            </w:div>
            <w:div w:id="781152768">
              <w:marLeft w:val="480"/>
              <w:marRight w:val="0"/>
              <w:marTop w:val="0"/>
              <w:marBottom w:val="0"/>
              <w:divBdr>
                <w:top w:val="none" w:sz="0" w:space="0" w:color="auto"/>
                <w:left w:val="none" w:sz="0" w:space="0" w:color="auto"/>
                <w:bottom w:val="none" w:sz="0" w:space="0" w:color="auto"/>
                <w:right w:val="none" w:sz="0" w:space="0" w:color="auto"/>
              </w:divBdr>
            </w:div>
            <w:div w:id="781194904">
              <w:marLeft w:val="480"/>
              <w:marRight w:val="0"/>
              <w:marTop w:val="0"/>
              <w:marBottom w:val="0"/>
              <w:divBdr>
                <w:top w:val="none" w:sz="0" w:space="0" w:color="auto"/>
                <w:left w:val="none" w:sz="0" w:space="0" w:color="auto"/>
                <w:bottom w:val="none" w:sz="0" w:space="0" w:color="auto"/>
                <w:right w:val="none" w:sz="0" w:space="0" w:color="auto"/>
              </w:divBdr>
            </w:div>
            <w:div w:id="781218908">
              <w:marLeft w:val="480"/>
              <w:marRight w:val="0"/>
              <w:marTop w:val="0"/>
              <w:marBottom w:val="0"/>
              <w:divBdr>
                <w:top w:val="none" w:sz="0" w:space="0" w:color="auto"/>
                <w:left w:val="none" w:sz="0" w:space="0" w:color="auto"/>
                <w:bottom w:val="none" w:sz="0" w:space="0" w:color="auto"/>
                <w:right w:val="none" w:sz="0" w:space="0" w:color="auto"/>
              </w:divBdr>
            </w:div>
            <w:div w:id="781263440">
              <w:marLeft w:val="480"/>
              <w:marRight w:val="0"/>
              <w:marTop w:val="0"/>
              <w:marBottom w:val="0"/>
              <w:divBdr>
                <w:top w:val="none" w:sz="0" w:space="0" w:color="auto"/>
                <w:left w:val="none" w:sz="0" w:space="0" w:color="auto"/>
                <w:bottom w:val="none" w:sz="0" w:space="0" w:color="auto"/>
                <w:right w:val="none" w:sz="0" w:space="0" w:color="auto"/>
              </w:divBdr>
            </w:div>
            <w:div w:id="781386460">
              <w:marLeft w:val="480"/>
              <w:marRight w:val="0"/>
              <w:marTop w:val="0"/>
              <w:marBottom w:val="0"/>
              <w:divBdr>
                <w:top w:val="none" w:sz="0" w:space="0" w:color="auto"/>
                <w:left w:val="none" w:sz="0" w:space="0" w:color="auto"/>
                <w:bottom w:val="none" w:sz="0" w:space="0" w:color="auto"/>
                <w:right w:val="none" w:sz="0" w:space="0" w:color="auto"/>
              </w:divBdr>
            </w:div>
            <w:div w:id="781463486">
              <w:marLeft w:val="480"/>
              <w:marRight w:val="0"/>
              <w:marTop w:val="0"/>
              <w:marBottom w:val="0"/>
              <w:divBdr>
                <w:top w:val="none" w:sz="0" w:space="0" w:color="auto"/>
                <w:left w:val="none" w:sz="0" w:space="0" w:color="auto"/>
                <w:bottom w:val="none" w:sz="0" w:space="0" w:color="auto"/>
                <w:right w:val="none" w:sz="0" w:space="0" w:color="auto"/>
              </w:divBdr>
            </w:div>
            <w:div w:id="781538077">
              <w:marLeft w:val="480"/>
              <w:marRight w:val="0"/>
              <w:marTop w:val="0"/>
              <w:marBottom w:val="0"/>
              <w:divBdr>
                <w:top w:val="none" w:sz="0" w:space="0" w:color="auto"/>
                <w:left w:val="none" w:sz="0" w:space="0" w:color="auto"/>
                <w:bottom w:val="none" w:sz="0" w:space="0" w:color="auto"/>
                <w:right w:val="none" w:sz="0" w:space="0" w:color="auto"/>
              </w:divBdr>
            </w:div>
            <w:div w:id="781612099">
              <w:marLeft w:val="480"/>
              <w:marRight w:val="0"/>
              <w:marTop w:val="0"/>
              <w:marBottom w:val="0"/>
              <w:divBdr>
                <w:top w:val="none" w:sz="0" w:space="0" w:color="auto"/>
                <w:left w:val="none" w:sz="0" w:space="0" w:color="auto"/>
                <w:bottom w:val="none" w:sz="0" w:space="0" w:color="auto"/>
                <w:right w:val="none" w:sz="0" w:space="0" w:color="auto"/>
              </w:divBdr>
            </w:div>
            <w:div w:id="781653587">
              <w:marLeft w:val="480"/>
              <w:marRight w:val="0"/>
              <w:marTop w:val="0"/>
              <w:marBottom w:val="0"/>
              <w:divBdr>
                <w:top w:val="none" w:sz="0" w:space="0" w:color="auto"/>
                <w:left w:val="none" w:sz="0" w:space="0" w:color="auto"/>
                <w:bottom w:val="none" w:sz="0" w:space="0" w:color="auto"/>
                <w:right w:val="none" w:sz="0" w:space="0" w:color="auto"/>
              </w:divBdr>
            </w:div>
            <w:div w:id="781801523">
              <w:marLeft w:val="480"/>
              <w:marRight w:val="0"/>
              <w:marTop w:val="0"/>
              <w:marBottom w:val="0"/>
              <w:divBdr>
                <w:top w:val="none" w:sz="0" w:space="0" w:color="auto"/>
                <w:left w:val="none" w:sz="0" w:space="0" w:color="auto"/>
                <w:bottom w:val="none" w:sz="0" w:space="0" w:color="auto"/>
                <w:right w:val="none" w:sz="0" w:space="0" w:color="auto"/>
              </w:divBdr>
            </w:div>
            <w:div w:id="781802859">
              <w:marLeft w:val="480"/>
              <w:marRight w:val="0"/>
              <w:marTop w:val="0"/>
              <w:marBottom w:val="0"/>
              <w:divBdr>
                <w:top w:val="none" w:sz="0" w:space="0" w:color="auto"/>
                <w:left w:val="none" w:sz="0" w:space="0" w:color="auto"/>
                <w:bottom w:val="none" w:sz="0" w:space="0" w:color="auto"/>
                <w:right w:val="none" w:sz="0" w:space="0" w:color="auto"/>
              </w:divBdr>
            </w:div>
            <w:div w:id="781917779">
              <w:marLeft w:val="480"/>
              <w:marRight w:val="0"/>
              <w:marTop w:val="0"/>
              <w:marBottom w:val="0"/>
              <w:divBdr>
                <w:top w:val="none" w:sz="0" w:space="0" w:color="auto"/>
                <w:left w:val="none" w:sz="0" w:space="0" w:color="auto"/>
                <w:bottom w:val="none" w:sz="0" w:space="0" w:color="auto"/>
                <w:right w:val="none" w:sz="0" w:space="0" w:color="auto"/>
              </w:divBdr>
            </w:div>
            <w:div w:id="782110269">
              <w:marLeft w:val="480"/>
              <w:marRight w:val="0"/>
              <w:marTop w:val="0"/>
              <w:marBottom w:val="0"/>
              <w:divBdr>
                <w:top w:val="none" w:sz="0" w:space="0" w:color="auto"/>
                <w:left w:val="none" w:sz="0" w:space="0" w:color="auto"/>
                <w:bottom w:val="none" w:sz="0" w:space="0" w:color="auto"/>
                <w:right w:val="none" w:sz="0" w:space="0" w:color="auto"/>
              </w:divBdr>
            </w:div>
            <w:div w:id="782118993">
              <w:marLeft w:val="480"/>
              <w:marRight w:val="0"/>
              <w:marTop w:val="0"/>
              <w:marBottom w:val="0"/>
              <w:divBdr>
                <w:top w:val="none" w:sz="0" w:space="0" w:color="auto"/>
                <w:left w:val="none" w:sz="0" w:space="0" w:color="auto"/>
                <w:bottom w:val="none" w:sz="0" w:space="0" w:color="auto"/>
                <w:right w:val="none" w:sz="0" w:space="0" w:color="auto"/>
              </w:divBdr>
            </w:div>
            <w:div w:id="782188421">
              <w:marLeft w:val="480"/>
              <w:marRight w:val="0"/>
              <w:marTop w:val="0"/>
              <w:marBottom w:val="0"/>
              <w:divBdr>
                <w:top w:val="none" w:sz="0" w:space="0" w:color="auto"/>
                <w:left w:val="none" w:sz="0" w:space="0" w:color="auto"/>
                <w:bottom w:val="none" w:sz="0" w:space="0" w:color="auto"/>
                <w:right w:val="none" w:sz="0" w:space="0" w:color="auto"/>
              </w:divBdr>
            </w:div>
            <w:div w:id="782263924">
              <w:marLeft w:val="480"/>
              <w:marRight w:val="0"/>
              <w:marTop w:val="0"/>
              <w:marBottom w:val="0"/>
              <w:divBdr>
                <w:top w:val="none" w:sz="0" w:space="0" w:color="auto"/>
                <w:left w:val="none" w:sz="0" w:space="0" w:color="auto"/>
                <w:bottom w:val="none" w:sz="0" w:space="0" w:color="auto"/>
                <w:right w:val="none" w:sz="0" w:space="0" w:color="auto"/>
              </w:divBdr>
            </w:div>
            <w:div w:id="782264631">
              <w:marLeft w:val="480"/>
              <w:marRight w:val="0"/>
              <w:marTop w:val="0"/>
              <w:marBottom w:val="0"/>
              <w:divBdr>
                <w:top w:val="none" w:sz="0" w:space="0" w:color="auto"/>
                <w:left w:val="none" w:sz="0" w:space="0" w:color="auto"/>
                <w:bottom w:val="none" w:sz="0" w:space="0" w:color="auto"/>
                <w:right w:val="none" w:sz="0" w:space="0" w:color="auto"/>
              </w:divBdr>
            </w:div>
            <w:div w:id="782305768">
              <w:marLeft w:val="480"/>
              <w:marRight w:val="0"/>
              <w:marTop w:val="0"/>
              <w:marBottom w:val="0"/>
              <w:divBdr>
                <w:top w:val="none" w:sz="0" w:space="0" w:color="auto"/>
                <w:left w:val="none" w:sz="0" w:space="0" w:color="auto"/>
                <w:bottom w:val="none" w:sz="0" w:space="0" w:color="auto"/>
                <w:right w:val="none" w:sz="0" w:space="0" w:color="auto"/>
              </w:divBdr>
            </w:div>
            <w:div w:id="782306832">
              <w:marLeft w:val="480"/>
              <w:marRight w:val="0"/>
              <w:marTop w:val="0"/>
              <w:marBottom w:val="0"/>
              <w:divBdr>
                <w:top w:val="none" w:sz="0" w:space="0" w:color="auto"/>
                <w:left w:val="none" w:sz="0" w:space="0" w:color="auto"/>
                <w:bottom w:val="none" w:sz="0" w:space="0" w:color="auto"/>
                <w:right w:val="none" w:sz="0" w:space="0" w:color="auto"/>
              </w:divBdr>
            </w:div>
            <w:div w:id="782378563">
              <w:marLeft w:val="480"/>
              <w:marRight w:val="0"/>
              <w:marTop w:val="0"/>
              <w:marBottom w:val="0"/>
              <w:divBdr>
                <w:top w:val="none" w:sz="0" w:space="0" w:color="auto"/>
                <w:left w:val="none" w:sz="0" w:space="0" w:color="auto"/>
                <w:bottom w:val="none" w:sz="0" w:space="0" w:color="auto"/>
                <w:right w:val="none" w:sz="0" w:space="0" w:color="auto"/>
              </w:divBdr>
            </w:div>
            <w:div w:id="782387553">
              <w:marLeft w:val="480"/>
              <w:marRight w:val="0"/>
              <w:marTop w:val="0"/>
              <w:marBottom w:val="0"/>
              <w:divBdr>
                <w:top w:val="none" w:sz="0" w:space="0" w:color="auto"/>
                <w:left w:val="none" w:sz="0" w:space="0" w:color="auto"/>
                <w:bottom w:val="none" w:sz="0" w:space="0" w:color="auto"/>
                <w:right w:val="none" w:sz="0" w:space="0" w:color="auto"/>
              </w:divBdr>
            </w:div>
            <w:div w:id="782458631">
              <w:marLeft w:val="480"/>
              <w:marRight w:val="0"/>
              <w:marTop w:val="0"/>
              <w:marBottom w:val="0"/>
              <w:divBdr>
                <w:top w:val="none" w:sz="0" w:space="0" w:color="auto"/>
                <w:left w:val="none" w:sz="0" w:space="0" w:color="auto"/>
                <w:bottom w:val="none" w:sz="0" w:space="0" w:color="auto"/>
                <w:right w:val="none" w:sz="0" w:space="0" w:color="auto"/>
              </w:divBdr>
            </w:div>
            <w:div w:id="782530137">
              <w:marLeft w:val="480"/>
              <w:marRight w:val="0"/>
              <w:marTop w:val="0"/>
              <w:marBottom w:val="0"/>
              <w:divBdr>
                <w:top w:val="none" w:sz="0" w:space="0" w:color="auto"/>
                <w:left w:val="none" w:sz="0" w:space="0" w:color="auto"/>
                <w:bottom w:val="none" w:sz="0" w:space="0" w:color="auto"/>
                <w:right w:val="none" w:sz="0" w:space="0" w:color="auto"/>
              </w:divBdr>
            </w:div>
            <w:div w:id="782572249">
              <w:marLeft w:val="480"/>
              <w:marRight w:val="0"/>
              <w:marTop w:val="0"/>
              <w:marBottom w:val="0"/>
              <w:divBdr>
                <w:top w:val="none" w:sz="0" w:space="0" w:color="auto"/>
                <w:left w:val="none" w:sz="0" w:space="0" w:color="auto"/>
                <w:bottom w:val="none" w:sz="0" w:space="0" w:color="auto"/>
                <w:right w:val="none" w:sz="0" w:space="0" w:color="auto"/>
              </w:divBdr>
            </w:div>
            <w:div w:id="782653272">
              <w:marLeft w:val="480"/>
              <w:marRight w:val="0"/>
              <w:marTop w:val="0"/>
              <w:marBottom w:val="0"/>
              <w:divBdr>
                <w:top w:val="none" w:sz="0" w:space="0" w:color="auto"/>
                <w:left w:val="none" w:sz="0" w:space="0" w:color="auto"/>
                <w:bottom w:val="none" w:sz="0" w:space="0" w:color="auto"/>
                <w:right w:val="none" w:sz="0" w:space="0" w:color="auto"/>
              </w:divBdr>
            </w:div>
            <w:div w:id="782696628">
              <w:marLeft w:val="480"/>
              <w:marRight w:val="0"/>
              <w:marTop w:val="0"/>
              <w:marBottom w:val="0"/>
              <w:divBdr>
                <w:top w:val="none" w:sz="0" w:space="0" w:color="auto"/>
                <w:left w:val="none" w:sz="0" w:space="0" w:color="auto"/>
                <w:bottom w:val="none" w:sz="0" w:space="0" w:color="auto"/>
                <w:right w:val="none" w:sz="0" w:space="0" w:color="auto"/>
              </w:divBdr>
            </w:div>
            <w:div w:id="782729116">
              <w:marLeft w:val="480"/>
              <w:marRight w:val="0"/>
              <w:marTop w:val="0"/>
              <w:marBottom w:val="0"/>
              <w:divBdr>
                <w:top w:val="none" w:sz="0" w:space="0" w:color="auto"/>
                <w:left w:val="none" w:sz="0" w:space="0" w:color="auto"/>
                <w:bottom w:val="none" w:sz="0" w:space="0" w:color="auto"/>
                <w:right w:val="none" w:sz="0" w:space="0" w:color="auto"/>
              </w:divBdr>
            </w:div>
            <w:div w:id="782842797">
              <w:marLeft w:val="480"/>
              <w:marRight w:val="0"/>
              <w:marTop w:val="0"/>
              <w:marBottom w:val="0"/>
              <w:divBdr>
                <w:top w:val="none" w:sz="0" w:space="0" w:color="auto"/>
                <w:left w:val="none" w:sz="0" w:space="0" w:color="auto"/>
                <w:bottom w:val="none" w:sz="0" w:space="0" w:color="auto"/>
                <w:right w:val="none" w:sz="0" w:space="0" w:color="auto"/>
              </w:divBdr>
            </w:div>
            <w:div w:id="782961217">
              <w:marLeft w:val="480"/>
              <w:marRight w:val="0"/>
              <w:marTop w:val="0"/>
              <w:marBottom w:val="0"/>
              <w:divBdr>
                <w:top w:val="none" w:sz="0" w:space="0" w:color="auto"/>
                <w:left w:val="none" w:sz="0" w:space="0" w:color="auto"/>
                <w:bottom w:val="none" w:sz="0" w:space="0" w:color="auto"/>
                <w:right w:val="none" w:sz="0" w:space="0" w:color="auto"/>
              </w:divBdr>
            </w:div>
            <w:div w:id="783041556">
              <w:marLeft w:val="480"/>
              <w:marRight w:val="0"/>
              <w:marTop w:val="0"/>
              <w:marBottom w:val="0"/>
              <w:divBdr>
                <w:top w:val="none" w:sz="0" w:space="0" w:color="auto"/>
                <w:left w:val="none" w:sz="0" w:space="0" w:color="auto"/>
                <w:bottom w:val="none" w:sz="0" w:space="0" w:color="auto"/>
                <w:right w:val="none" w:sz="0" w:space="0" w:color="auto"/>
              </w:divBdr>
            </w:div>
            <w:div w:id="783112922">
              <w:marLeft w:val="480"/>
              <w:marRight w:val="0"/>
              <w:marTop w:val="0"/>
              <w:marBottom w:val="0"/>
              <w:divBdr>
                <w:top w:val="none" w:sz="0" w:space="0" w:color="auto"/>
                <w:left w:val="none" w:sz="0" w:space="0" w:color="auto"/>
                <w:bottom w:val="none" w:sz="0" w:space="0" w:color="auto"/>
                <w:right w:val="none" w:sz="0" w:space="0" w:color="auto"/>
              </w:divBdr>
            </w:div>
            <w:div w:id="783114781">
              <w:marLeft w:val="480"/>
              <w:marRight w:val="0"/>
              <w:marTop w:val="0"/>
              <w:marBottom w:val="0"/>
              <w:divBdr>
                <w:top w:val="none" w:sz="0" w:space="0" w:color="auto"/>
                <w:left w:val="none" w:sz="0" w:space="0" w:color="auto"/>
                <w:bottom w:val="none" w:sz="0" w:space="0" w:color="auto"/>
                <w:right w:val="none" w:sz="0" w:space="0" w:color="auto"/>
              </w:divBdr>
            </w:div>
            <w:div w:id="783117051">
              <w:marLeft w:val="480"/>
              <w:marRight w:val="0"/>
              <w:marTop w:val="0"/>
              <w:marBottom w:val="0"/>
              <w:divBdr>
                <w:top w:val="none" w:sz="0" w:space="0" w:color="auto"/>
                <w:left w:val="none" w:sz="0" w:space="0" w:color="auto"/>
                <w:bottom w:val="none" w:sz="0" w:space="0" w:color="auto"/>
                <w:right w:val="none" w:sz="0" w:space="0" w:color="auto"/>
              </w:divBdr>
            </w:div>
            <w:div w:id="783377838">
              <w:marLeft w:val="480"/>
              <w:marRight w:val="0"/>
              <w:marTop w:val="0"/>
              <w:marBottom w:val="0"/>
              <w:divBdr>
                <w:top w:val="none" w:sz="0" w:space="0" w:color="auto"/>
                <w:left w:val="none" w:sz="0" w:space="0" w:color="auto"/>
                <w:bottom w:val="none" w:sz="0" w:space="0" w:color="auto"/>
                <w:right w:val="none" w:sz="0" w:space="0" w:color="auto"/>
              </w:divBdr>
            </w:div>
            <w:div w:id="783378678">
              <w:marLeft w:val="480"/>
              <w:marRight w:val="0"/>
              <w:marTop w:val="0"/>
              <w:marBottom w:val="0"/>
              <w:divBdr>
                <w:top w:val="none" w:sz="0" w:space="0" w:color="auto"/>
                <w:left w:val="none" w:sz="0" w:space="0" w:color="auto"/>
                <w:bottom w:val="none" w:sz="0" w:space="0" w:color="auto"/>
                <w:right w:val="none" w:sz="0" w:space="0" w:color="auto"/>
              </w:divBdr>
            </w:div>
            <w:div w:id="783496212">
              <w:marLeft w:val="480"/>
              <w:marRight w:val="0"/>
              <w:marTop w:val="0"/>
              <w:marBottom w:val="0"/>
              <w:divBdr>
                <w:top w:val="none" w:sz="0" w:space="0" w:color="auto"/>
                <w:left w:val="none" w:sz="0" w:space="0" w:color="auto"/>
                <w:bottom w:val="none" w:sz="0" w:space="0" w:color="auto"/>
                <w:right w:val="none" w:sz="0" w:space="0" w:color="auto"/>
              </w:divBdr>
            </w:div>
            <w:div w:id="783498525">
              <w:marLeft w:val="480"/>
              <w:marRight w:val="0"/>
              <w:marTop w:val="0"/>
              <w:marBottom w:val="0"/>
              <w:divBdr>
                <w:top w:val="none" w:sz="0" w:space="0" w:color="auto"/>
                <w:left w:val="none" w:sz="0" w:space="0" w:color="auto"/>
                <w:bottom w:val="none" w:sz="0" w:space="0" w:color="auto"/>
                <w:right w:val="none" w:sz="0" w:space="0" w:color="auto"/>
              </w:divBdr>
            </w:div>
            <w:div w:id="783615460">
              <w:marLeft w:val="480"/>
              <w:marRight w:val="0"/>
              <w:marTop w:val="0"/>
              <w:marBottom w:val="0"/>
              <w:divBdr>
                <w:top w:val="none" w:sz="0" w:space="0" w:color="auto"/>
                <w:left w:val="none" w:sz="0" w:space="0" w:color="auto"/>
                <w:bottom w:val="none" w:sz="0" w:space="0" w:color="auto"/>
                <w:right w:val="none" w:sz="0" w:space="0" w:color="auto"/>
              </w:divBdr>
            </w:div>
            <w:div w:id="783618582">
              <w:marLeft w:val="480"/>
              <w:marRight w:val="0"/>
              <w:marTop w:val="0"/>
              <w:marBottom w:val="0"/>
              <w:divBdr>
                <w:top w:val="none" w:sz="0" w:space="0" w:color="auto"/>
                <w:left w:val="none" w:sz="0" w:space="0" w:color="auto"/>
                <w:bottom w:val="none" w:sz="0" w:space="0" w:color="auto"/>
                <w:right w:val="none" w:sz="0" w:space="0" w:color="auto"/>
              </w:divBdr>
            </w:div>
            <w:div w:id="783691307">
              <w:marLeft w:val="480"/>
              <w:marRight w:val="0"/>
              <w:marTop w:val="0"/>
              <w:marBottom w:val="0"/>
              <w:divBdr>
                <w:top w:val="none" w:sz="0" w:space="0" w:color="auto"/>
                <w:left w:val="none" w:sz="0" w:space="0" w:color="auto"/>
                <w:bottom w:val="none" w:sz="0" w:space="0" w:color="auto"/>
                <w:right w:val="none" w:sz="0" w:space="0" w:color="auto"/>
              </w:divBdr>
            </w:div>
            <w:div w:id="783884426">
              <w:marLeft w:val="480"/>
              <w:marRight w:val="0"/>
              <w:marTop w:val="0"/>
              <w:marBottom w:val="0"/>
              <w:divBdr>
                <w:top w:val="none" w:sz="0" w:space="0" w:color="auto"/>
                <w:left w:val="none" w:sz="0" w:space="0" w:color="auto"/>
                <w:bottom w:val="none" w:sz="0" w:space="0" w:color="auto"/>
                <w:right w:val="none" w:sz="0" w:space="0" w:color="auto"/>
              </w:divBdr>
            </w:div>
            <w:div w:id="783885464">
              <w:marLeft w:val="480"/>
              <w:marRight w:val="0"/>
              <w:marTop w:val="0"/>
              <w:marBottom w:val="0"/>
              <w:divBdr>
                <w:top w:val="none" w:sz="0" w:space="0" w:color="auto"/>
                <w:left w:val="none" w:sz="0" w:space="0" w:color="auto"/>
                <w:bottom w:val="none" w:sz="0" w:space="0" w:color="auto"/>
                <w:right w:val="none" w:sz="0" w:space="0" w:color="auto"/>
              </w:divBdr>
            </w:div>
            <w:div w:id="783888562">
              <w:marLeft w:val="480"/>
              <w:marRight w:val="0"/>
              <w:marTop w:val="0"/>
              <w:marBottom w:val="0"/>
              <w:divBdr>
                <w:top w:val="none" w:sz="0" w:space="0" w:color="auto"/>
                <w:left w:val="none" w:sz="0" w:space="0" w:color="auto"/>
                <w:bottom w:val="none" w:sz="0" w:space="0" w:color="auto"/>
                <w:right w:val="none" w:sz="0" w:space="0" w:color="auto"/>
              </w:divBdr>
            </w:div>
            <w:div w:id="783961022">
              <w:marLeft w:val="480"/>
              <w:marRight w:val="0"/>
              <w:marTop w:val="0"/>
              <w:marBottom w:val="0"/>
              <w:divBdr>
                <w:top w:val="none" w:sz="0" w:space="0" w:color="auto"/>
                <w:left w:val="none" w:sz="0" w:space="0" w:color="auto"/>
                <w:bottom w:val="none" w:sz="0" w:space="0" w:color="auto"/>
                <w:right w:val="none" w:sz="0" w:space="0" w:color="auto"/>
              </w:divBdr>
            </w:div>
            <w:div w:id="784033200">
              <w:marLeft w:val="480"/>
              <w:marRight w:val="0"/>
              <w:marTop w:val="0"/>
              <w:marBottom w:val="0"/>
              <w:divBdr>
                <w:top w:val="none" w:sz="0" w:space="0" w:color="auto"/>
                <w:left w:val="none" w:sz="0" w:space="0" w:color="auto"/>
                <w:bottom w:val="none" w:sz="0" w:space="0" w:color="auto"/>
                <w:right w:val="none" w:sz="0" w:space="0" w:color="auto"/>
              </w:divBdr>
            </w:div>
            <w:div w:id="784036076">
              <w:marLeft w:val="480"/>
              <w:marRight w:val="0"/>
              <w:marTop w:val="0"/>
              <w:marBottom w:val="0"/>
              <w:divBdr>
                <w:top w:val="none" w:sz="0" w:space="0" w:color="auto"/>
                <w:left w:val="none" w:sz="0" w:space="0" w:color="auto"/>
                <w:bottom w:val="none" w:sz="0" w:space="0" w:color="auto"/>
                <w:right w:val="none" w:sz="0" w:space="0" w:color="auto"/>
              </w:divBdr>
            </w:div>
            <w:div w:id="784077607">
              <w:marLeft w:val="480"/>
              <w:marRight w:val="0"/>
              <w:marTop w:val="0"/>
              <w:marBottom w:val="0"/>
              <w:divBdr>
                <w:top w:val="none" w:sz="0" w:space="0" w:color="auto"/>
                <w:left w:val="none" w:sz="0" w:space="0" w:color="auto"/>
                <w:bottom w:val="none" w:sz="0" w:space="0" w:color="auto"/>
                <w:right w:val="none" w:sz="0" w:space="0" w:color="auto"/>
              </w:divBdr>
            </w:div>
            <w:div w:id="784080471">
              <w:marLeft w:val="480"/>
              <w:marRight w:val="0"/>
              <w:marTop w:val="0"/>
              <w:marBottom w:val="0"/>
              <w:divBdr>
                <w:top w:val="none" w:sz="0" w:space="0" w:color="auto"/>
                <w:left w:val="none" w:sz="0" w:space="0" w:color="auto"/>
                <w:bottom w:val="none" w:sz="0" w:space="0" w:color="auto"/>
                <w:right w:val="none" w:sz="0" w:space="0" w:color="auto"/>
              </w:divBdr>
            </w:div>
            <w:div w:id="784158958">
              <w:marLeft w:val="480"/>
              <w:marRight w:val="0"/>
              <w:marTop w:val="0"/>
              <w:marBottom w:val="0"/>
              <w:divBdr>
                <w:top w:val="none" w:sz="0" w:space="0" w:color="auto"/>
                <w:left w:val="none" w:sz="0" w:space="0" w:color="auto"/>
                <w:bottom w:val="none" w:sz="0" w:space="0" w:color="auto"/>
                <w:right w:val="none" w:sz="0" w:space="0" w:color="auto"/>
              </w:divBdr>
            </w:div>
            <w:div w:id="784272400">
              <w:marLeft w:val="480"/>
              <w:marRight w:val="0"/>
              <w:marTop w:val="0"/>
              <w:marBottom w:val="0"/>
              <w:divBdr>
                <w:top w:val="none" w:sz="0" w:space="0" w:color="auto"/>
                <w:left w:val="none" w:sz="0" w:space="0" w:color="auto"/>
                <w:bottom w:val="none" w:sz="0" w:space="0" w:color="auto"/>
                <w:right w:val="none" w:sz="0" w:space="0" w:color="auto"/>
              </w:divBdr>
            </w:div>
            <w:div w:id="784344867">
              <w:marLeft w:val="480"/>
              <w:marRight w:val="0"/>
              <w:marTop w:val="0"/>
              <w:marBottom w:val="0"/>
              <w:divBdr>
                <w:top w:val="none" w:sz="0" w:space="0" w:color="auto"/>
                <w:left w:val="none" w:sz="0" w:space="0" w:color="auto"/>
                <w:bottom w:val="none" w:sz="0" w:space="0" w:color="auto"/>
                <w:right w:val="none" w:sz="0" w:space="0" w:color="auto"/>
              </w:divBdr>
            </w:div>
            <w:div w:id="784347800">
              <w:marLeft w:val="480"/>
              <w:marRight w:val="0"/>
              <w:marTop w:val="0"/>
              <w:marBottom w:val="0"/>
              <w:divBdr>
                <w:top w:val="none" w:sz="0" w:space="0" w:color="auto"/>
                <w:left w:val="none" w:sz="0" w:space="0" w:color="auto"/>
                <w:bottom w:val="none" w:sz="0" w:space="0" w:color="auto"/>
                <w:right w:val="none" w:sz="0" w:space="0" w:color="auto"/>
              </w:divBdr>
            </w:div>
            <w:div w:id="784422487">
              <w:marLeft w:val="480"/>
              <w:marRight w:val="0"/>
              <w:marTop w:val="0"/>
              <w:marBottom w:val="0"/>
              <w:divBdr>
                <w:top w:val="none" w:sz="0" w:space="0" w:color="auto"/>
                <w:left w:val="none" w:sz="0" w:space="0" w:color="auto"/>
                <w:bottom w:val="none" w:sz="0" w:space="0" w:color="auto"/>
                <w:right w:val="none" w:sz="0" w:space="0" w:color="auto"/>
              </w:divBdr>
            </w:div>
            <w:div w:id="784497481">
              <w:marLeft w:val="480"/>
              <w:marRight w:val="0"/>
              <w:marTop w:val="0"/>
              <w:marBottom w:val="0"/>
              <w:divBdr>
                <w:top w:val="none" w:sz="0" w:space="0" w:color="auto"/>
                <w:left w:val="none" w:sz="0" w:space="0" w:color="auto"/>
                <w:bottom w:val="none" w:sz="0" w:space="0" w:color="auto"/>
                <w:right w:val="none" w:sz="0" w:space="0" w:color="auto"/>
              </w:divBdr>
            </w:div>
            <w:div w:id="784620142">
              <w:marLeft w:val="480"/>
              <w:marRight w:val="0"/>
              <w:marTop w:val="0"/>
              <w:marBottom w:val="0"/>
              <w:divBdr>
                <w:top w:val="none" w:sz="0" w:space="0" w:color="auto"/>
                <w:left w:val="none" w:sz="0" w:space="0" w:color="auto"/>
                <w:bottom w:val="none" w:sz="0" w:space="0" w:color="auto"/>
                <w:right w:val="none" w:sz="0" w:space="0" w:color="auto"/>
              </w:divBdr>
            </w:div>
            <w:div w:id="784809002">
              <w:marLeft w:val="480"/>
              <w:marRight w:val="0"/>
              <w:marTop w:val="0"/>
              <w:marBottom w:val="0"/>
              <w:divBdr>
                <w:top w:val="none" w:sz="0" w:space="0" w:color="auto"/>
                <w:left w:val="none" w:sz="0" w:space="0" w:color="auto"/>
                <w:bottom w:val="none" w:sz="0" w:space="0" w:color="auto"/>
                <w:right w:val="none" w:sz="0" w:space="0" w:color="auto"/>
              </w:divBdr>
            </w:div>
            <w:div w:id="784930301">
              <w:marLeft w:val="480"/>
              <w:marRight w:val="0"/>
              <w:marTop w:val="0"/>
              <w:marBottom w:val="0"/>
              <w:divBdr>
                <w:top w:val="none" w:sz="0" w:space="0" w:color="auto"/>
                <w:left w:val="none" w:sz="0" w:space="0" w:color="auto"/>
                <w:bottom w:val="none" w:sz="0" w:space="0" w:color="auto"/>
                <w:right w:val="none" w:sz="0" w:space="0" w:color="auto"/>
              </w:divBdr>
            </w:div>
            <w:div w:id="785196550">
              <w:marLeft w:val="480"/>
              <w:marRight w:val="0"/>
              <w:marTop w:val="0"/>
              <w:marBottom w:val="0"/>
              <w:divBdr>
                <w:top w:val="none" w:sz="0" w:space="0" w:color="auto"/>
                <w:left w:val="none" w:sz="0" w:space="0" w:color="auto"/>
                <w:bottom w:val="none" w:sz="0" w:space="0" w:color="auto"/>
                <w:right w:val="none" w:sz="0" w:space="0" w:color="auto"/>
              </w:divBdr>
            </w:div>
            <w:div w:id="785270280">
              <w:marLeft w:val="480"/>
              <w:marRight w:val="0"/>
              <w:marTop w:val="0"/>
              <w:marBottom w:val="0"/>
              <w:divBdr>
                <w:top w:val="none" w:sz="0" w:space="0" w:color="auto"/>
                <w:left w:val="none" w:sz="0" w:space="0" w:color="auto"/>
                <w:bottom w:val="none" w:sz="0" w:space="0" w:color="auto"/>
                <w:right w:val="none" w:sz="0" w:space="0" w:color="auto"/>
              </w:divBdr>
            </w:div>
            <w:div w:id="785346724">
              <w:marLeft w:val="480"/>
              <w:marRight w:val="0"/>
              <w:marTop w:val="0"/>
              <w:marBottom w:val="0"/>
              <w:divBdr>
                <w:top w:val="none" w:sz="0" w:space="0" w:color="auto"/>
                <w:left w:val="none" w:sz="0" w:space="0" w:color="auto"/>
                <w:bottom w:val="none" w:sz="0" w:space="0" w:color="auto"/>
                <w:right w:val="none" w:sz="0" w:space="0" w:color="auto"/>
              </w:divBdr>
            </w:div>
            <w:div w:id="785395241">
              <w:marLeft w:val="480"/>
              <w:marRight w:val="0"/>
              <w:marTop w:val="0"/>
              <w:marBottom w:val="0"/>
              <w:divBdr>
                <w:top w:val="none" w:sz="0" w:space="0" w:color="auto"/>
                <w:left w:val="none" w:sz="0" w:space="0" w:color="auto"/>
                <w:bottom w:val="none" w:sz="0" w:space="0" w:color="auto"/>
                <w:right w:val="none" w:sz="0" w:space="0" w:color="auto"/>
              </w:divBdr>
            </w:div>
            <w:div w:id="785586081">
              <w:marLeft w:val="480"/>
              <w:marRight w:val="0"/>
              <w:marTop w:val="0"/>
              <w:marBottom w:val="0"/>
              <w:divBdr>
                <w:top w:val="none" w:sz="0" w:space="0" w:color="auto"/>
                <w:left w:val="none" w:sz="0" w:space="0" w:color="auto"/>
                <w:bottom w:val="none" w:sz="0" w:space="0" w:color="auto"/>
                <w:right w:val="none" w:sz="0" w:space="0" w:color="auto"/>
              </w:divBdr>
            </w:div>
            <w:div w:id="785589037">
              <w:marLeft w:val="480"/>
              <w:marRight w:val="0"/>
              <w:marTop w:val="0"/>
              <w:marBottom w:val="0"/>
              <w:divBdr>
                <w:top w:val="none" w:sz="0" w:space="0" w:color="auto"/>
                <w:left w:val="none" w:sz="0" w:space="0" w:color="auto"/>
                <w:bottom w:val="none" w:sz="0" w:space="0" w:color="auto"/>
                <w:right w:val="none" w:sz="0" w:space="0" w:color="auto"/>
              </w:divBdr>
            </w:div>
            <w:div w:id="785612466">
              <w:marLeft w:val="480"/>
              <w:marRight w:val="0"/>
              <w:marTop w:val="0"/>
              <w:marBottom w:val="0"/>
              <w:divBdr>
                <w:top w:val="none" w:sz="0" w:space="0" w:color="auto"/>
                <w:left w:val="none" w:sz="0" w:space="0" w:color="auto"/>
                <w:bottom w:val="none" w:sz="0" w:space="0" w:color="auto"/>
                <w:right w:val="none" w:sz="0" w:space="0" w:color="auto"/>
              </w:divBdr>
            </w:div>
            <w:div w:id="785780457">
              <w:marLeft w:val="480"/>
              <w:marRight w:val="0"/>
              <w:marTop w:val="0"/>
              <w:marBottom w:val="0"/>
              <w:divBdr>
                <w:top w:val="none" w:sz="0" w:space="0" w:color="auto"/>
                <w:left w:val="none" w:sz="0" w:space="0" w:color="auto"/>
                <w:bottom w:val="none" w:sz="0" w:space="0" w:color="auto"/>
                <w:right w:val="none" w:sz="0" w:space="0" w:color="auto"/>
              </w:divBdr>
            </w:div>
            <w:div w:id="785849083">
              <w:marLeft w:val="480"/>
              <w:marRight w:val="0"/>
              <w:marTop w:val="0"/>
              <w:marBottom w:val="0"/>
              <w:divBdr>
                <w:top w:val="none" w:sz="0" w:space="0" w:color="auto"/>
                <w:left w:val="none" w:sz="0" w:space="0" w:color="auto"/>
                <w:bottom w:val="none" w:sz="0" w:space="0" w:color="auto"/>
                <w:right w:val="none" w:sz="0" w:space="0" w:color="auto"/>
              </w:divBdr>
            </w:div>
            <w:div w:id="785853265">
              <w:marLeft w:val="480"/>
              <w:marRight w:val="0"/>
              <w:marTop w:val="0"/>
              <w:marBottom w:val="0"/>
              <w:divBdr>
                <w:top w:val="none" w:sz="0" w:space="0" w:color="auto"/>
                <w:left w:val="none" w:sz="0" w:space="0" w:color="auto"/>
                <w:bottom w:val="none" w:sz="0" w:space="0" w:color="auto"/>
                <w:right w:val="none" w:sz="0" w:space="0" w:color="auto"/>
              </w:divBdr>
            </w:div>
            <w:div w:id="785925102">
              <w:marLeft w:val="480"/>
              <w:marRight w:val="0"/>
              <w:marTop w:val="0"/>
              <w:marBottom w:val="0"/>
              <w:divBdr>
                <w:top w:val="none" w:sz="0" w:space="0" w:color="auto"/>
                <w:left w:val="none" w:sz="0" w:space="0" w:color="auto"/>
                <w:bottom w:val="none" w:sz="0" w:space="0" w:color="auto"/>
                <w:right w:val="none" w:sz="0" w:space="0" w:color="auto"/>
              </w:divBdr>
            </w:div>
            <w:div w:id="785926063">
              <w:marLeft w:val="480"/>
              <w:marRight w:val="0"/>
              <w:marTop w:val="0"/>
              <w:marBottom w:val="0"/>
              <w:divBdr>
                <w:top w:val="none" w:sz="0" w:space="0" w:color="auto"/>
                <w:left w:val="none" w:sz="0" w:space="0" w:color="auto"/>
                <w:bottom w:val="none" w:sz="0" w:space="0" w:color="auto"/>
                <w:right w:val="none" w:sz="0" w:space="0" w:color="auto"/>
              </w:divBdr>
            </w:div>
            <w:div w:id="785926652">
              <w:marLeft w:val="480"/>
              <w:marRight w:val="0"/>
              <w:marTop w:val="0"/>
              <w:marBottom w:val="0"/>
              <w:divBdr>
                <w:top w:val="none" w:sz="0" w:space="0" w:color="auto"/>
                <w:left w:val="none" w:sz="0" w:space="0" w:color="auto"/>
                <w:bottom w:val="none" w:sz="0" w:space="0" w:color="auto"/>
                <w:right w:val="none" w:sz="0" w:space="0" w:color="auto"/>
              </w:divBdr>
            </w:div>
            <w:div w:id="785927120">
              <w:marLeft w:val="480"/>
              <w:marRight w:val="0"/>
              <w:marTop w:val="0"/>
              <w:marBottom w:val="0"/>
              <w:divBdr>
                <w:top w:val="none" w:sz="0" w:space="0" w:color="auto"/>
                <w:left w:val="none" w:sz="0" w:space="0" w:color="auto"/>
                <w:bottom w:val="none" w:sz="0" w:space="0" w:color="auto"/>
                <w:right w:val="none" w:sz="0" w:space="0" w:color="auto"/>
              </w:divBdr>
            </w:div>
            <w:div w:id="786002285">
              <w:marLeft w:val="480"/>
              <w:marRight w:val="0"/>
              <w:marTop w:val="0"/>
              <w:marBottom w:val="0"/>
              <w:divBdr>
                <w:top w:val="none" w:sz="0" w:space="0" w:color="auto"/>
                <w:left w:val="none" w:sz="0" w:space="0" w:color="auto"/>
                <w:bottom w:val="none" w:sz="0" w:space="0" w:color="auto"/>
                <w:right w:val="none" w:sz="0" w:space="0" w:color="auto"/>
              </w:divBdr>
            </w:div>
            <w:div w:id="786045135">
              <w:marLeft w:val="480"/>
              <w:marRight w:val="0"/>
              <w:marTop w:val="0"/>
              <w:marBottom w:val="0"/>
              <w:divBdr>
                <w:top w:val="none" w:sz="0" w:space="0" w:color="auto"/>
                <w:left w:val="none" w:sz="0" w:space="0" w:color="auto"/>
                <w:bottom w:val="none" w:sz="0" w:space="0" w:color="auto"/>
                <w:right w:val="none" w:sz="0" w:space="0" w:color="auto"/>
              </w:divBdr>
            </w:div>
            <w:div w:id="786119929">
              <w:marLeft w:val="480"/>
              <w:marRight w:val="0"/>
              <w:marTop w:val="0"/>
              <w:marBottom w:val="0"/>
              <w:divBdr>
                <w:top w:val="none" w:sz="0" w:space="0" w:color="auto"/>
                <w:left w:val="none" w:sz="0" w:space="0" w:color="auto"/>
                <w:bottom w:val="none" w:sz="0" w:space="0" w:color="auto"/>
                <w:right w:val="none" w:sz="0" w:space="0" w:color="auto"/>
              </w:divBdr>
            </w:div>
            <w:div w:id="786196107">
              <w:marLeft w:val="480"/>
              <w:marRight w:val="0"/>
              <w:marTop w:val="0"/>
              <w:marBottom w:val="0"/>
              <w:divBdr>
                <w:top w:val="none" w:sz="0" w:space="0" w:color="auto"/>
                <w:left w:val="none" w:sz="0" w:space="0" w:color="auto"/>
                <w:bottom w:val="none" w:sz="0" w:space="0" w:color="auto"/>
                <w:right w:val="none" w:sz="0" w:space="0" w:color="auto"/>
              </w:divBdr>
            </w:div>
            <w:div w:id="786317816">
              <w:marLeft w:val="480"/>
              <w:marRight w:val="0"/>
              <w:marTop w:val="0"/>
              <w:marBottom w:val="0"/>
              <w:divBdr>
                <w:top w:val="none" w:sz="0" w:space="0" w:color="auto"/>
                <w:left w:val="none" w:sz="0" w:space="0" w:color="auto"/>
                <w:bottom w:val="none" w:sz="0" w:space="0" w:color="auto"/>
                <w:right w:val="none" w:sz="0" w:space="0" w:color="auto"/>
              </w:divBdr>
            </w:div>
            <w:div w:id="786393748">
              <w:marLeft w:val="480"/>
              <w:marRight w:val="0"/>
              <w:marTop w:val="0"/>
              <w:marBottom w:val="0"/>
              <w:divBdr>
                <w:top w:val="none" w:sz="0" w:space="0" w:color="auto"/>
                <w:left w:val="none" w:sz="0" w:space="0" w:color="auto"/>
                <w:bottom w:val="none" w:sz="0" w:space="0" w:color="auto"/>
                <w:right w:val="none" w:sz="0" w:space="0" w:color="auto"/>
              </w:divBdr>
            </w:div>
            <w:div w:id="786394502">
              <w:marLeft w:val="480"/>
              <w:marRight w:val="0"/>
              <w:marTop w:val="0"/>
              <w:marBottom w:val="0"/>
              <w:divBdr>
                <w:top w:val="none" w:sz="0" w:space="0" w:color="auto"/>
                <w:left w:val="none" w:sz="0" w:space="0" w:color="auto"/>
                <w:bottom w:val="none" w:sz="0" w:space="0" w:color="auto"/>
                <w:right w:val="none" w:sz="0" w:space="0" w:color="auto"/>
              </w:divBdr>
            </w:div>
            <w:div w:id="786395107">
              <w:marLeft w:val="480"/>
              <w:marRight w:val="0"/>
              <w:marTop w:val="0"/>
              <w:marBottom w:val="0"/>
              <w:divBdr>
                <w:top w:val="none" w:sz="0" w:space="0" w:color="auto"/>
                <w:left w:val="none" w:sz="0" w:space="0" w:color="auto"/>
                <w:bottom w:val="none" w:sz="0" w:space="0" w:color="auto"/>
                <w:right w:val="none" w:sz="0" w:space="0" w:color="auto"/>
              </w:divBdr>
            </w:div>
            <w:div w:id="786587951">
              <w:marLeft w:val="480"/>
              <w:marRight w:val="0"/>
              <w:marTop w:val="0"/>
              <w:marBottom w:val="0"/>
              <w:divBdr>
                <w:top w:val="none" w:sz="0" w:space="0" w:color="auto"/>
                <w:left w:val="none" w:sz="0" w:space="0" w:color="auto"/>
                <w:bottom w:val="none" w:sz="0" w:space="0" w:color="auto"/>
                <w:right w:val="none" w:sz="0" w:space="0" w:color="auto"/>
              </w:divBdr>
            </w:div>
            <w:div w:id="786629401">
              <w:marLeft w:val="480"/>
              <w:marRight w:val="0"/>
              <w:marTop w:val="0"/>
              <w:marBottom w:val="0"/>
              <w:divBdr>
                <w:top w:val="none" w:sz="0" w:space="0" w:color="auto"/>
                <w:left w:val="none" w:sz="0" w:space="0" w:color="auto"/>
                <w:bottom w:val="none" w:sz="0" w:space="0" w:color="auto"/>
                <w:right w:val="none" w:sz="0" w:space="0" w:color="auto"/>
              </w:divBdr>
            </w:div>
            <w:div w:id="786774816">
              <w:marLeft w:val="480"/>
              <w:marRight w:val="0"/>
              <w:marTop w:val="0"/>
              <w:marBottom w:val="0"/>
              <w:divBdr>
                <w:top w:val="none" w:sz="0" w:space="0" w:color="auto"/>
                <w:left w:val="none" w:sz="0" w:space="0" w:color="auto"/>
                <w:bottom w:val="none" w:sz="0" w:space="0" w:color="auto"/>
                <w:right w:val="none" w:sz="0" w:space="0" w:color="auto"/>
              </w:divBdr>
            </w:div>
            <w:div w:id="786775866">
              <w:marLeft w:val="480"/>
              <w:marRight w:val="0"/>
              <w:marTop w:val="0"/>
              <w:marBottom w:val="0"/>
              <w:divBdr>
                <w:top w:val="none" w:sz="0" w:space="0" w:color="auto"/>
                <w:left w:val="none" w:sz="0" w:space="0" w:color="auto"/>
                <w:bottom w:val="none" w:sz="0" w:space="0" w:color="auto"/>
                <w:right w:val="none" w:sz="0" w:space="0" w:color="auto"/>
              </w:divBdr>
            </w:div>
            <w:div w:id="786897939">
              <w:marLeft w:val="480"/>
              <w:marRight w:val="0"/>
              <w:marTop w:val="0"/>
              <w:marBottom w:val="0"/>
              <w:divBdr>
                <w:top w:val="none" w:sz="0" w:space="0" w:color="auto"/>
                <w:left w:val="none" w:sz="0" w:space="0" w:color="auto"/>
                <w:bottom w:val="none" w:sz="0" w:space="0" w:color="auto"/>
                <w:right w:val="none" w:sz="0" w:space="0" w:color="auto"/>
              </w:divBdr>
            </w:div>
            <w:div w:id="787042115">
              <w:marLeft w:val="480"/>
              <w:marRight w:val="0"/>
              <w:marTop w:val="0"/>
              <w:marBottom w:val="0"/>
              <w:divBdr>
                <w:top w:val="none" w:sz="0" w:space="0" w:color="auto"/>
                <w:left w:val="none" w:sz="0" w:space="0" w:color="auto"/>
                <w:bottom w:val="none" w:sz="0" w:space="0" w:color="auto"/>
                <w:right w:val="none" w:sz="0" w:space="0" w:color="auto"/>
              </w:divBdr>
            </w:div>
            <w:div w:id="787046778">
              <w:marLeft w:val="480"/>
              <w:marRight w:val="0"/>
              <w:marTop w:val="0"/>
              <w:marBottom w:val="0"/>
              <w:divBdr>
                <w:top w:val="none" w:sz="0" w:space="0" w:color="auto"/>
                <w:left w:val="none" w:sz="0" w:space="0" w:color="auto"/>
                <w:bottom w:val="none" w:sz="0" w:space="0" w:color="auto"/>
                <w:right w:val="none" w:sz="0" w:space="0" w:color="auto"/>
              </w:divBdr>
            </w:div>
            <w:div w:id="787091033">
              <w:marLeft w:val="480"/>
              <w:marRight w:val="0"/>
              <w:marTop w:val="0"/>
              <w:marBottom w:val="0"/>
              <w:divBdr>
                <w:top w:val="none" w:sz="0" w:space="0" w:color="auto"/>
                <w:left w:val="none" w:sz="0" w:space="0" w:color="auto"/>
                <w:bottom w:val="none" w:sz="0" w:space="0" w:color="auto"/>
                <w:right w:val="none" w:sz="0" w:space="0" w:color="auto"/>
              </w:divBdr>
            </w:div>
            <w:div w:id="787164178">
              <w:marLeft w:val="480"/>
              <w:marRight w:val="0"/>
              <w:marTop w:val="0"/>
              <w:marBottom w:val="0"/>
              <w:divBdr>
                <w:top w:val="none" w:sz="0" w:space="0" w:color="auto"/>
                <w:left w:val="none" w:sz="0" w:space="0" w:color="auto"/>
                <w:bottom w:val="none" w:sz="0" w:space="0" w:color="auto"/>
                <w:right w:val="none" w:sz="0" w:space="0" w:color="auto"/>
              </w:divBdr>
            </w:div>
            <w:div w:id="787164416">
              <w:marLeft w:val="480"/>
              <w:marRight w:val="0"/>
              <w:marTop w:val="0"/>
              <w:marBottom w:val="0"/>
              <w:divBdr>
                <w:top w:val="none" w:sz="0" w:space="0" w:color="auto"/>
                <w:left w:val="none" w:sz="0" w:space="0" w:color="auto"/>
                <w:bottom w:val="none" w:sz="0" w:space="0" w:color="auto"/>
                <w:right w:val="none" w:sz="0" w:space="0" w:color="auto"/>
              </w:divBdr>
            </w:div>
            <w:div w:id="787241103">
              <w:marLeft w:val="480"/>
              <w:marRight w:val="0"/>
              <w:marTop w:val="0"/>
              <w:marBottom w:val="0"/>
              <w:divBdr>
                <w:top w:val="none" w:sz="0" w:space="0" w:color="auto"/>
                <w:left w:val="none" w:sz="0" w:space="0" w:color="auto"/>
                <w:bottom w:val="none" w:sz="0" w:space="0" w:color="auto"/>
                <w:right w:val="none" w:sz="0" w:space="0" w:color="auto"/>
              </w:divBdr>
            </w:div>
            <w:div w:id="787352272">
              <w:marLeft w:val="480"/>
              <w:marRight w:val="0"/>
              <w:marTop w:val="0"/>
              <w:marBottom w:val="0"/>
              <w:divBdr>
                <w:top w:val="none" w:sz="0" w:space="0" w:color="auto"/>
                <w:left w:val="none" w:sz="0" w:space="0" w:color="auto"/>
                <w:bottom w:val="none" w:sz="0" w:space="0" w:color="auto"/>
                <w:right w:val="none" w:sz="0" w:space="0" w:color="auto"/>
              </w:divBdr>
            </w:div>
            <w:div w:id="787548479">
              <w:marLeft w:val="480"/>
              <w:marRight w:val="0"/>
              <w:marTop w:val="0"/>
              <w:marBottom w:val="0"/>
              <w:divBdr>
                <w:top w:val="none" w:sz="0" w:space="0" w:color="auto"/>
                <w:left w:val="none" w:sz="0" w:space="0" w:color="auto"/>
                <w:bottom w:val="none" w:sz="0" w:space="0" w:color="auto"/>
                <w:right w:val="none" w:sz="0" w:space="0" w:color="auto"/>
              </w:divBdr>
            </w:div>
            <w:div w:id="787815186">
              <w:marLeft w:val="480"/>
              <w:marRight w:val="0"/>
              <w:marTop w:val="0"/>
              <w:marBottom w:val="0"/>
              <w:divBdr>
                <w:top w:val="none" w:sz="0" w:space="0" w:color="auto"/>
                <w:left w:val="none" w:sz="0" w:space="0" w:color="auto"/>
                <w:bottom w:val="none" w:sz="0" w:space="0" w:color="auto"/>
                <w:right w:val="none" w:sz="0" w:space="0" w:color="auto"/>
              </w:divBdr>
            </w:div>
            <w:div w:id="787967465">
              <w:marLeft w:val="480"/>
              <w:marRight w:val="0"/>
              <w:marTop w:val="0"/>
              <w:marBottom w:val="0"/>
              <w:divBdr>
                <w:top w:val="none" w:sz="0" w:space="0" w:color="auto"/>
                <w:left w:val="none" w:sz="0" w:space="0" w:color="auto"/>
                <w:bottom w:val="none" w:sz="0" w:space="0" w:color="auto"/>
                <w:right w:val="none" w:sz="0" w:space="0" w:color="auto"/>
              </w:divBdr>
            </w:div>
            <w:div w:id="787972043">
              <w:marLeft w:val="480"/>
              <w:marRight w:val="0"/>
              <w:marTop w:val="0"/>
              <w:marBottom w:val="0"/>
              <w:divBdr>
                <w:top w:val="none" w:sz="0" w:space="0" w:color="auto"/>
                <w:left w:val="none" w:sz="0" w:space="0" w:color="auto"/>
                <w:bottom w:val="none" w:sz="0" w:space="0" w:color="auto"/>
                <w:right w:val="none" w:sz="0" w:space="0" w:color="auto"/>
              </w:divBdr>
            </w:div>
            <w:div w:id="788087746">
              <w:marLeft w:val="480"/>
              <w:marRight w:val="0"/>
              <w:marTop w:val="0"/>
              <w:marBottom w:val="0"/>
              <w:divBdr>
                <w:top w:val="none" w:sz="0" w:space="0" w:color="auto"/>
                <w:left w:val="none" w:sz="0" w:space="0" w:color="auto"/>
                <w:bottom w:val="none" w:sz="0" w:space="0" w:color="auto"/>
                <w:right w:val="none" w:sz="0" w:space="0" w:color="auto"/>
              </w:divBdr>
            </w:div>
            <w:div w:id="788161987">
              <w:marLeft w:val="480"/>
              <w:marRight w:val="0"/>
              <w:marTop w:val="0"/>
              <w:marBottom w:val="0"/>
              <w:divBdr>
                <w:top w:val="none" w:sz="0" w:space="0" w:color="auto"/>
                <w:left w:val="none" w:sz="0" w:space="0" w:color="auto"/>
                <w:bottom w:val="none" w:sz="0" w:space="0" w:color="auto"/>
                <w:right w:val="none" w:sz="0" w:space="0" w:color="auto"/>
              </w:divBdr>
            </w:div>
            <w:div w:id="788280409">
              <w:marLeft w:val="480"/>
              <w:marRight w:val="0"/>
              <w:marTop w:val="0"/>
              <w:marBottom w:val="0"/>
              <w:divBdr>
                <w:top w:val="none" w:sz="0" w:space="0" w:color="auto"/>
                <w:left w:val="none" w:sz="0" w:space="0" w:color="auto"/>
                <w:bottom w:val="none" w:sz="0" w:space="0" w:color="auto"/>
                <w:right w:val="none" w:sz="0" w:space="0" w:color="auto"/>
              </w:divBdr>
            </w:div>
            <w:div w:id="788352949">
              <w:marLeft w:val="480"/>
              <w:marRight w:val="0"/>
              <w:marTop w:val="0"/>
              <w:marBottom w:val="0"/>
              <w:divBdr>
                <w:top w:val="none" w:sz="0" w:space="0" w:color="auto"/>
                <w:left w:val="none" w:sz="0" w:space="0" w:color="auto"/>
                <w:bottom w:val="none" w:sz="0" w:space="0" w:color="auto"/>
                <w:right w:val="none" w:sz="0" w:space="0" w:color="auto"/>
              </w:divBdr>
            </w:div>
            <w:div w:id="788357613">
              <w:marLeft w:val="480"/>
              <w:marRight w:val="0"/>
              <w:marTop w:val="0"/>
              <w:marBottom w:val="0"/>
              <w:divBdr>
                <w:top w:val="none" w:sz="0" w:space="0" w:color="auto"/>
                <w:left w:val="none" w:sz="0" w:space="0" w:color="auto"/>
                <w:bottom w:val="none" w:sz="0" w:space="0" w:color="auto"/>
                <w:right w:val="none" w:sz="0" w:space="0" w:color="auto"/>
              </w:divBdr>
            </w:div>
            <w:div w:id="788470879">
              <w:marLeft w:val="480"/>
              <w:marRight w:val="0"/>
              <w:marTop w:val="0"/>
              <w:marBottom w:val="0"/>
              <w:divBdr>
                <w:top w:val="none" w:sz="0" w:space="0" w:color="auto"/>
                <w:left w:val="none" w:sz="0" w:space="0" w:color="auto"/>
                <w:bottom w:val="none" w:sz="0" w:space="0" w:color="auto"/>
                <w:right w:val="none" w:sz="0" w:space="0" w:color="auto"/>
              </w:divBdr>
            </w:div>
            <w:div w:id="788553709">
              <w:marLeft w:val="480"/>
              <w:marRight w:val="0"/>
              <w:marTop w:val="0"/>
              <w:marBottom w:val="0"/>
              <w:divBdr>
                <w:top w:val="none" w:sz="0" w:space="0" w:color="auto"/>
                <w:left w:val="none" w:sz="0" w:space="0" w:color="auto"/>
                <w:bottom w:val="none" w:sz="0" w:space="0" w:color="auto"/>
                <w:right w:val="none" w:sz="0" w:space="0" w:color="auto"/>
              </w:divBdr>
            </w:div>
            <w:div w:id="788627328">
              <w:marLeft w:val="480"/>
              <w:marRight w:val="0"/>
              <w:marTop w:val="0"/>
              <w:marBottom w:val="0"/>
              <w:divBdr>
                <w:top w:val="none" w:sz="0" w:space="0" w:color="auto"/>
                <w:left w:val="none" w:sz="0" w:space="0" w:color="auto"/>
                <w:bottom w:val="none" w:sz="0" w:space="0" w:color="auto"/>
                <w:right w:val="none" w:sz="0" w:space="0" w:color="auto"/>
              </w:divBdr>
            </w:div>
            <w:div w:id="788664385">
              <w:marLeft w:val="480"/>
              <w:marRight w:val="0"/>
              <w:marTop w:val="0"/>
              <w:marBottom w:val="0"/>
              <w:divBdr>
                <w:top w:val="none" w:sz="0" w:space="0" w:color="auto"/>
                <w:left w:val="none" w:sz="0" w:space="0" w:color="auto"/>
                <w:bottom w:val="none" w:sz="0" w:space="0" w:color="auto"/>
                <w:right w:val="none" w:sz="0" w:space="0" w:color="auto"/>
              </w:divBdr>
            </w:div>
            <w:div w:id="788740024">
              <w:marLeft w:val="480"/>
              <w:marRight w:val="0"/>
              <w:marTop w:val="0"/>
              <w:marBottom w:val="0"/>
              <w:divBdr>
                <w:top w:val="none" w:sz="0" w:space="0" w:color="auto"/>
                <w:left w:val="none" w:sz="0" w:space="0" w:color="auto"/>
                <w:bottom w:val="none" w:sz="0" w:space="0" w:color="auto"/>
                <w:right w:val="none" w:sz="0" w:space="0" w:color="auto"/>
              </w:divBdr>
            </w:div>
            <w:div w:id="788742189">
              <w:marLeft w:val="480"/>
              <w:marRight w:val="0"/>
              <w:marTop w:val="0"/>
              <w:marBottom w:val="0"/>
              <w:divBdr>
                <w:top w:val="none" w:sz="0" w:space="0" w:color="auto"/>
                <w:left w:val="none" w:sz="0" w:space="0" w:color="auto"/>
                <w:bottom w:val="none" w:sz="0" w:space="0" w:color="auto"/>
                <w:right w:val="none" w:sz="0" w:space="0" w:color="auto"/>
              </w:divBdr>
            </w:div>
            <w:div w:id="788814002">
              <w:marLeft w:val="480"/>
              <w:marRight w:val="0"/>
              <w:marTop w:val="0"/>
              <w:marBottom w:val="0"/>
              <w:divBdr>
                <w:top w:val="none" w:sz="0" w:space="0" w:color="auto"/>
                <w:left w:val="none" w:sz="0" w:space="0" w:color="auto"/>
                <w:bottom w:val="none" w:sz="0" w:space="0" w:color="auto"/>
                <w:right w:val="none" w:sz="0" w:space="0" w:color="auto"/>
              </w:divBdr>
            </w:div>
            <w:div w:id="788815675">
              <w:marLeft w:val="480"/>
              <w:marRight w:val="0"/>
              <w:marTop w:val="0"/>
              <w:marBottom w:val="0"/>
              <w:divBdr>
                <w:top w:val="none" w:sz="0" w:space="0" w:color="auto"/>
                <w:left w:val="none" w:sz="0" w:space="0" w:color="auto"/>
                <w:bottom w:val="none" w:sz="0" w:space="0" w:color="auto"/>
                <w:right w:val="none" w:sz="0" w:space="0" w:color="auto"/>
              </w:divBdr>
            </w:div>
            <w:div w:id="788859292">
              <w:marLeft w:val="480"/>
              <w:marRight w:val="0"/>
              <w:marTop w:val="0"/>
              <w:marBottom w:val="0"/>
              <w:divBdr>
                <w:top w:val="none" w:sz="0" w:space="0" w:color="auto"/>
                <w:left w:val="none" w:sz="0" w:space="0" w:color="auto"/>
                <w:bottom w:val="none" w:sz="0" w:space="0" w:color="auto"/>
                <w:right w:val="none" w:sz="0" w:space="0" w:color="auto"/>
              </w:divBdr>
            </w:div>
            <w:div w:id="788938512">
              <w:marLeft w:val="480"/>
              <w:marRight w:val="0"/>
              <w:marTop w:val="0"/>
              <w:marBottom w:val="0"/>
              <w:divBdr>
                <w:top w:val="none" w:sz="0" w:space="0" w:color="auto"/>
                <w:left w:val="none" w:sz="0" w:space="0" w:color="auto"/>
                <w:bottom w:val="none" w:sz="0" w:space="0" w:color="auto"/>
                <w:right w:val="none" w:sz="0" w:space="0" w:color="auto"/>
              </w:divBdr>
            </w:div>
            <w:div w:id="789013546">
              <w:marLeft w:val="480"/>
              <w:marRight w:val="0"/>
              <w:marTop w:val="0"/>
              <w:marBottom w:val="0"/>
              <w:divBdr>
                <w:top w:val="none" w:sz="0" w:space="0" w:color="auto"/>
                <w:left w:val="none" w:sz="0" w:space="0" w:color="auto"/>
                <w:bottom w:val="none" w:sz="0" w:space="0" w:color="auto"/>
                <w:right w:val="none" w:sz="0" w:space="0" w:color="auto"/>
              </w:divBdr>
            </w:div>
            <w:div w:id="789132644">
              <w:marLeft w:val="480"/>
              <w:marRight w:val="0"/>
              <w:marTop w:val="0"/>
              <w:marBottom w:val="0"/>
              <w:divBdr>
                <w:top w:val="none" w:sz="0" w:space="0" w:color="auto"/>
                <w:left w:val="none" w:sz="0" w:space="0" w:color="auto"/>
                <w:bottom w:val="none" w:sz="0" w:space="0" w:color="auto"/>
                <w:right w:val="none" w:sz="0" w:space="0" w:color="auto"/>
              </w:divBdr>
            </w:div>
            <w:div w:id="789394644">
              <w:marLeft w:val="480"/>
              <w:marRight w:val="0"/>
              <w:marTop w:val="0"/>
              <w:marBottom w:val="0"/>
              <w:divBdr>
                <w:top w:val="none" w:sz="0" w:space="0" w:color="auto"/>
                <w:left w:val="none" w:sz="0" w:space="0" w:color="auto"/>
                <w:bottom w:val="none" w:sz="0" w:space="0" w:color="auto"/>
                <w:right w:val="none" w:sz="0" w:space="0" w:color="auto"/>
              </w:divBdr>
            </w:div>
            <w:div w:id="789397273">
              <w:marLeft w:val="480"/>
              <w:marRight w:val="0"/>
              <w:marTop w:val="0"/>
              <w:marBottom w:val="0"/>
              <w:divBdr>
                <w:top w:val="none" w:sz="0" w:space="0" w:color="auto"/>
                <w:left w:val="none" w:sz="0" w:space="0" w:color="auto"/>
                <w:bottom w:val="none" w:sz="0" w:space="0" w:color="auto"/>
                <w:right w:val="none" w:sz="0" w:space="0" w:color="auto"/>
              </w:divBdr>
            </w:div>
            <w:div w:id="789402512">
              <w:marLeft w:val="480"/>
              <w:marRight w:val="0"/>
              <w:marTop w:val="0"/>
              <w:marBottom w:val="0"/>
              <w:divBdr>
                <w:top w:val="none" w:sz="0" w:space="0" w:color="auto"/>
                <w:left w:val="none" w:sz="0" w:space="0" w:color="auto"/>
                <w:bottom w:val="none" w:sz="0" w:space="0" w:color="auto"/>
                <w:right w:val="none" w:sz="0" w:space="0" w:color="auto"/>
              </w:divBdr>
            </w:div>
            <w:div w:id="789468710">
              <w:marLeft w:val="480"/>
              <w:marRight w:val="0"/>
              <w:marTop w:val="0"/>
              <w:marBottom w:val="0"/>
              <w:divBdr>
                <w:top w:val="none" w:sz="0" w:space="0" w:color="auto"/>
                <w:left w:val="none" w:sz="0" w:space="0" w:color="auto"/>
                <w:bottom w:val="none" w:sz="0" w:space="0" w:color="auto"/>
                <w:right w:val="none" w:sz="0" w:space="0" w:color="auto"/>
              </w:divBdr>
            </w:div>
            <w:div w:id="789516559">
              <w:marLeft w:val="480"/>
              <w:marRight w:val="0"/>
              <w:marTop w:val="0"/>
              <w:marBottom w:val="0"/>
              <w:divBdr>
                <w:top w:val="none" w:sz="0" w:space="0" w:color="auto"/>
                <w:left w:val="none" w:sz="0" w:space="0" w:color="auto"/>
                <w:bottom w:val="none" w:sz="0" w:space="0" w:color="auto"/>
                <w:right w:val="none" w:sz="0" w:space="0" w:color="auto"/>
              </w:divBdr>
            </w:div>
            <w:div w:id="789590158">
              <w:marLeft w:val="480"/>
              <w:marRight w:val="0"/>
              <w:marTop w:val="0"/>
              <w:marBottom w:val="0"/>
              <w:divBdr>
                <w:top w:val="none" w:sz="0" w:space="0" w:color="auto"/>
                <w:left w:val="none" w:sz="0" w:space="0" w:color="auto"/>
                <w:bottom w:val="none" w:sz="0" w:space="0" w:color="auto"/>
                <w:right w:val="none" w:sz="0" w:space="0" w:color="auto"/>
              </w:divBdr>
            </w:div>
            <w:div w:id="789663255">
              <w:marLeft w:val="480"/>
              <w:marRight w:val="0"/>
              <w:marTop w:val="0"/>
              <w:marBottom w:val="0"/>
              <w:divBdr>
                <w:top w:val="none" w:sz="0" w:space="0" w:color="auto"/>
                <w:left w:val="none" w:sz="0" w:space="0" w:color="auto"/>
                <w:bottom w:val="none" w:sz="0" w:space="0" w:color="auto"/>
                <w:right w:val="none" w:sz="0" w:space="0" w:color="auto"/>
              </w:divBdr>
            </w:div>
            <w:div w:id="789739080">
              <w:marLeft w:val="480"/>
              <w:marRight w:val="0"/>
              <w:marTop w:val="0"/>
              <w:marBottom w:val="0"/>
              <w:divBdr>
                <w:top w:val="none" w:sz="0" w:space="0" w:color="auto"/>
                <w:left w:val="none" w:sz="0" w:space="0" w:color="auto"/>
                <w:bottom w:val="none" w:sz="0" w:space="0" w:color="auto"/>
                <w:right w:val="none" w:sz="0" w:space="0" w:color="auto"/>
              </w:divBdr>
            </w:div>
            <w:div w:id="789856603">
              <w:marLeft w:val="480"/>
              <w:marRight w:val="0"/>
              <w:marTop w:val="0"/>
              <w:marBottom w:val="0"/>
              <w:divBdr>
                <w:top w:val="none" w:sz="0" w:space="0" w:color="auto"/>
                <w:left w:val="none" w:sz="0" w:space="0" w:color="auto"/>
                <w:bottom w:val="none" w:sz="0" w:space="0" w:color="auto"/>
                <w:right w:val="none" w:sz="0" w:space="0" w:color="auto"/>
              </w:divBdr>
            </w:div>
            <w:div w:id="789864004">
              <w:marLeft w:val="480"/>
              <w:marRight w:val="0"/>
              <w:marTop w:val="0"/>
              <w:marBottom w:val="0"/>
              <w:divBdr>
                <w:top w:val="none" w:sz="0" w:space="0" w:color="auto"/>
                <w:left w:val="none" w:sz="0" w:space="0" w:color="auto"/>
                <w:bottom w:val="none" w:sz="0" w:space="0" w:color="auto"/>
                <w:right w:val="none" w:sz="0" w:space="0" w:color="auto"/>
              </w:divBdr>
            </w:div>
            <w:div w:id="789864486">
              <w:marLeft w:val="480"/>
              <w:marRight w:val="0"/>
              <w:marTop w:val="0"/>
              <w:marBottom w:val="0"/>
              <w:divBdr>
                <w:top w:val="none" w:sz="0" w:space="0" w:color="auto"/>
                <w:left w:val="none" w:sz="0" w:space="0" w:color="auto"/>
                <w:bottom w:val="none" w:sz="0" w:space="0" w:color="auto"/>
                <w:right w:val="none" w:sz="0" w:space="0" w:color="auto"/>
              </w:divBdr>
            </w:div>
            <w:div w:id="789974595">
              <w:marLeft w:val="480"/>
              <w:marRight w:val="0"/>
              <w:marTop w:val="0"/>
              <w:marBottom w:val="0"/>
              <w:divBdr>
                <w:top w:val="none" w:sz="0" w:space="0" w:color="auto"/>
                <w:left w:val="none" w:sz="0" w:space="0" w:color="auto"/>
                <w:bottom w:val="none" w:sz="0" w:space="0" w:color="auto"/>
                <w:right w:val="none" w:sz="0" w:space="0" w:color="auto"/>
              </w:divBdr>
            </w:div>
            <w:div w:id="789980007">
              <w:marLeft w:val="480"/>
              <w:marRight w:val="0"/>
              <w:marTop w:val="0"/>
              <w:marBottom w:val="0"/>
              <w:divBdr>
                <w:top w:val="none" w:sz="0" w:space="0" w:color="auto"/>
                <w:left w:val="none" w:sz="0" w:space="0" w:color="auto"/>
                <w:bottom w:val="none" w:sz="0" w:space="0" w:color="auto"/>
                <w:right w:val="none" w:sz="0" w:space="0" w:color="auto"/>
              </w:divBdr>
            </w:div>
            <w:div w:id="790175649">
              <w:marLeft w:val="480"/>
              <w:marRight w:val="0"/>
              <w:marTop w:val="0"/>
              <w:marBottom w:val="0"/>
              <w:divBdr>
                <w:top w:val="none" w:sz="0" w:space="0" w:color="auto"/>
                <w:left w:val="none" w:sz="0" w:space="0" w:color="auto"/>
                <w:bottom w:val="none" w:sz="0" w:space="0" w:color="auto"/>
                <w:right w:val="none" w:sz="0" w:space="0" w:color="auto"/>
              </w:divBdr>
            </w:div>
            <w:div w:id="790243242">
              <w:marLeft w:val="480"/>
              <w:marRight w:val="0"/>
              <w:marTop w:val="0"/>
              <w:marBottom w:val="0"/>
              <w:divBdr>
                <w:top w:val="none" w:sz="0" w:space="0" w:color="auto"/>
                <w:left w:val="none" w:sz="0" w:space="0" w:color="auto"/>
                <w:bottom w:val="none" w:sz="0" w:space="0" w:color="auto"/>
                <w:right w:val="none" w:sz="0" w:space="0" w:color="auto"/>
              </w:divBdr>
            </w:div>
            <w:div w:id="790323629">
              <w:marLeft w:val="480"/>
              <w:marRight w:val="0"/>
              <w:marTop w:val="0"/>
              <w:marBottom w:val="0"/>
              <w:divBdr>
                <w:top w:val="none" w:sz="0" w:space="0" w:color="auto"/>
                <w:left w:val="none" w:sz="0" w:space="0" w:color="auto"/>
                <w:bottom w:val="none" w:sz="0" w:space="0" w:color="auto"/>
                <w:right w:val="none" w:sz="0" w:space="0" w:color="auto"/>
              </w:divBdr>
            </w:div>
            <w:div w:id="790366642">
              <w:marLeft w:val="480"/>
              <w:marRight w:val="0"/>
              <w:marTop w:val="0"/>
              <w:marBottom w:val="0"/>
              <w:divBdr>
                <w:top w:val="none" w:sz="0" w:space="0" w:color="auto"/>
                <w:left w:val="none" w:sz="0" w:space="0" w:color="auto"/>
                <w:bottom w:val="none" w:sz="0" w:space="0" w:color="auto"/>
                <w:right w:val="none" w:sz="0" w:space="0" w:color="auto"/>
              </w:divBdr>
            </w:div>
            <w:div w:id="790396872">
              <w:marLeft w:val="480"/>
              <w:marRight w:val="0"/>
              <w:marTop w:val="0"/>
              <w:marBottom w:val="0"/>
              <w:divBdr>
                <w:top w:val="none" w:sz="0" w:space="0" w:color="auto"/>
                <w:left w:val="none" w:sz="0" w:space="0" w:color="auto"/>
                <w:bottom w:val="none" w:sz="0" w:space="0" w:color="auto"/>
                <w:right w:val="none" w:sz="0" w:space="0" w:color="auto"/>
              </w:divBdr>
            </w:div>
            <w:div w:id="790637847">
              <w:marLeft w:val="480"/>
              <w:marRight w:val="0"/>
              <w:marTop w:val="0"/>
              <w:marBottom w:val="0"/>
              <w:divBdr>
                <w:top w:val="none" w:sz="0" w:space="0" w:color="auto"/>
                <w:left w:val="none" w:sz="0" w:space="0" w:color="auto"/>
                <w:bottom w:val="none" w:sz="0" w:space="0" w:color="auto"/>
                <w:right w:val="none" w:sz="0" w:space="0" w:color="auto"/>
              </w:divBdr>
            </w:div>
            <w:div w:id="790781714">
              <w:marLeft w:val="480"/>
              <w:marRight w:val="0"/>
              <w:marTop w:val="0"/>
              <w:marBottom w:val="0"/>
              <w:divBdr>
                <w:top w:val="none" w:sz="0" w:space="0" w:color="auto"/>
                <w:left w:val="none" w:sz="0" w:space="0" w:color="auto"/>
                <w:bottom w:val="none" w:sz="0" w:space="0" w:color="auto"/>
                <w:right w:val="none" w:sz="0" w:space="0" w:color="auto"/>
              </w:divBdr>
            </w:div>
            <w:div w:id="790901920">
              <w:marLeft w:val="480"/>
              <w:marRight w:val="0"/>
              <w:marTop w:val="0"/>
              <w:marBottom w:val="0"/>
              <w:divBdr>
                <w:top w:val="none" w:sz="0" w:space="0" w:color="auto"/>
                <w:left w:val="none" w:sz="0" w:space="0" w:color="auto"/>
                <w:bottom w:val="none" w:sz="0" w:space="0" w:color="auto"/>
                <w:right w:val="none" w:sz="0" w:space="0" w:color="auto"/>
              </w:divBdr>
            </w:div>
            <w:div w:id="791050023">
              <w:marLeft w:val="480"/>
              <w:marRight w:val="0"/>
              <w:marTop w:val="0"/>
              <w:marBottom w:val="0"/>
              <w:divBdr>
                <w:top w:val="none" w:sz="0" w:space="0" w:color="auto"/>
                <w:left w:val="none" w:sz="0" w:space="0" w:color="auto"/>
                <w:bottom w:val="none" w:sz="0" w:space="0" w:color="auto"/>
                <w:right w:val="none" w:sz="0" w:space="0" w:color="auto"/>
              </w:divBdr>
            </w:div>
            <w:div w:id="791096338">
              <w:marLeft w:val="480"/>
              <w:marRight w:val="0"/>
              <w:marTop w:val="0"/>
              <w:marBottom w:val="0"/>
              <w:divBdr>
                <w:top w:val="none" w:sz="0" w:space="0" w:color="auto"/>
                <w:left w:val="none" w:sz="0" w:space="0" w:color="auto"/>
                <w:bottom w:val="none" w:sz="0" w:space="0" w:color="auto"/>
                <w:right w:val="none" w:sz="0" w:space="0" w:color="auto"/>
              </w:divBdr>
            </w:div>
            <w:div w:id="791173470">
              <w:marLeft w:val="480"/>
              <w:marRight w:val="0"/>
              <w:marTop w:val="0"/>
              <w:marBottom w:val="0"/>
              <w:divBdr>
                <w:top w:val="none" w:sz="0" w:space="0" w:color="auto"/>
                <w:left w:val="none" w:sz="0" w:space="0" w:color="auto"/>
                <w:bottom w:val="none" w:sz="0" w:space="0" w:color="auto"/>
                <w:right w:val="none" w:sz="0" w:space="0" w:color="auto"/>
              </w:divBdr>
            </w:div>
            <w:div w:id="791290280">
              <w:marLeft w:val="480"/>
              <w:marRight w:val="0"/>
              <w:marTop w:val="0"/>
              <w:marBottom w:val="0"/>
              <w:divBdr>
                <w:top w:val="none" w:sz="0" w:space="0" w:color="auto"/>
                <w:left w:val="none" w:sz="0" w:space="0" w:color="auto"/>
                <w:bottom w:val="none" w:sz="0" w:space="0" w:color="auto"/>
                <w:right w:val="none" w:sz="0" w:space="0" w:color="auto"/>
              </w:divBdr>
            </w:div>
            <w:div w:id="791364132">
              <w:marLeft w:val="480"/>
              <w:marRight w:val="0"/>
              <w:marTop w:val="0"/>
              <w:marBottom w:val="0"/>
              <w:divBdr>
                <w:top w:val="none" w:sz="0" w:space="0" w:color="auto"/>
                <w:left w:val="none" w:sz="0" w:space="0" w:color="auto"/>
                <w:bottom w:val="none" w:sz="0" w:space="0" w:color="auto"/>
                <w:right w:val="none" w:sz="0" w:space="0" w:color="auto"/>
              </w:divBdr>
            </w:div>
            <w:div w:id="791366616">
              <w:marLeft w:val="480"/>
              <w:marRight w:val="0"/>
              <w:marTop w:val="0"/>
              <w:marBottom w:val="0"/>
              <w:divBdr>
                <w:top w:val="none" w:sz="0" w:space="0" w:color="auto"/>
                <w:left w:val="none" w:sz="0" w:space="0" w:color="auto"/>
                <w:bottom w:val="none" w:sz="0" w:space="0" w:color="auto"/>
                <w:right w:val="none" w:sz="0" w:space="0" w:color="auto"/>
              </w:divBdr>
            </w:div>
            <w:div w:id="791437775">
              <w:marLeft w:val="480"/>
              <w:marRight w:val="0"/>
              <w:marTop w:val="0"/>
              <w:marBottom w:val="0"/>
              <w:divBdr>
                <w:top w:val="none" w:sz="0" w:space="0" w:color="auto"/>
                <w:left w:val="none" w:sz="0" w:space="0" w:color="auto"/>
                <w:bottom w:val="none" w:sz="0" w:space="0" w:color="auto"/>
                <w:right w:val="none" w:sz="0" w:space="0" w:color="auto"/>
              </w:divBdr>
            </w:div>
            <w:div w:id="791636370">
              <w:marLeft w:val="480"/>
              <w:marRight w:val="0"/>
              <w:marTop w:val="0"/>
              <w:marBottom w:val="0"/>
              <w:divBdr>
                <w:top w:val="none" w:sz="0" w:space="0" w:color="auto"/>
                <w:left w:val="none" w:sz="0" w:space="0" w:color="auto"/>
                <w:bottom w:val="none" w:sz="0" w:space="0" w:color="auto"/>
                <w:right w:val="none" w:sz="0" w:space="0" w:color="auto"/>
              </w:divBdr>
            </w:div>
            <w:div w:id="791707572">
              <w:marLeft w:val="480"/>
              <w:marRight w:val="0"/>
              <w:marTop w:val="0"/>
              <w:marBottom w:val="0"/>
              <w:divBdr>
                <w:top w:val="none" w:sz="0" w:space="0" w:color="auto"/>
                <w:left w:val="none" w:sz="0" w:space="0" w:color="auto"/>
                <w:bottom w:val="none" w:sz="0" w:space="0" w:color="auto"/>
                <w:right w:val="none" w:sz="0" w:space="0" w:color="auto"/>
              </w:divBdr>
            </w:div>
            <w:div w:id="791750289">
              <w:marLeft w:val="480"/>
              <w:marRight w:val="0"/>
              <w:marTop w:val="0"/>
              <w:marBottom w:val="0"/>
              <w:divBdr>
                <w:top w:val="none" w:sz="0" w:space="0" w:color="auto"/>
                <w:left w:val="none" w:sz="0" w:space="0" w:color="auto"/>
                <w:bottom w:val="none" w:sz="0" w:space="0" w:color="auto"/>
                <w:right w:val="none" w:sz="0" w:space="0" w:color="auto"/>
              </w:divBdr>
            </w:div>
            <w:div w:id="791750452">
              <w:marLeft w:val="480"/>
              <w:marRight w:val="0"/>
              <w:marTop w:val="0"/>
              <w:marBottom w:val="0"/>
              <w:divBdr>
                <w:top w:val="none" w:sz="0" w:space="0" w:color="auto"/>
                <w:left w:val="none" w:sz="0" w:space="0" w:color="auto"/>
                <w:bottom w:val="none" w:sz="0" w:space="0" w:color="auto"/>
                <w:right w:val="none" w:sz="0" w:space="0" w:color="auto"/>
              </w:divBdr>
            </w:div>
            <w:div w:id="791828843">
              <w:marLeft w:val="480"/>
              <w:marRight w:val="0"/>
              <w:marTop w:val="0"/>
              <w:marBottom w:val="0"/>
              <w:divBdr>
                <w:top w:val="none" w:sz="0" w:space="0" w:color="auto"/>
                <w:left w:val="none" w:sz="0" w:space="0" w:color="auto"/>
                <w:bottom w:val="none" w:sz="0" w:space="0" w:color="auto"/>
                <w:right w:val="none" w:sz="0" w:space="0" w:color="auto"/>
              </w:divBdr>
            </w:div>
            <w:div w:id="791898682">
              <w:marLeft w:val="480"/>
              <w:marRight w:val="0"/>
              <w:marTop w:val="0"/>
              <w:marBottom w:val="0"/>
              <w:divBdr>
                <w:top w:val="none" w:sz="0" w:space="0" w:color="auto"/>
                <w:left w:val="none" w:sz="0" w:space="0" w:color="auto"/>
                <w:bottom w:val="none" w:sz="0" w:space="0" w:color="auto"/>
                <w:right w:val="none" w:sz="0" w:space="0" w:color="auto"/>
              </w:divBdr>
            </w:div>
            <w:div w:id="791941285">
              <w:marLeft w:val="480"/>
              <w:marRight w:val="0"/>
              <w:marTop w:val="0"/>
              <w:marBottom w:val="0"/>
              <w:divBdr>
                <w:top w:val="none" w:sz="0" w:space="0" w:color="auto"/>
                <w:left w:val="none" w:sz="0" w:space="0" w:color="auto"/>
                <w:bottom w:val="none" w:sz="0" w:space="0" w:color="auto"/>
                <w:right w:val="none" w:sz="0" w:space="0" w:color="auto"/>
              </w:divBdr>
            </w:div>
            <w:div w:id="792016673">
              <w:marLeft w:val="480"/>
              <w:marRight w:val="0"/>
              <w:marTop w:val="0"/>
              <w:marBottom w:val="0"/>
              <w:divBdr>
                <w:top w:val="none" w:sz="0" w:space="0" w:color="auto"/>
                <w:left w:val="none" w:sz="0" w:space="0" w:color="auto"/>
                <w:bottom w:val="none" w:sz="0" w:space="0" w:color="auto"/>
                <w:right w:val="none" w:sz="0" w:space="0" w:color="auto"/>
              </w:divBdr>
            </w:div>
            <w:div w:id="792021126">
              <w:marLeft w:val="480"/>
              <w:marRight w:val="0"/>
              <w:marTop w:val="0"/>
              <w:marBottom w:val="0"/>
              <w:divBdr>
                <w:top w:val="none" w:sz="0" w:space="0" w:color="auto"/>
                <w:left w:val="none" w:sz="0" w:space="0" w:color="auto"/>
                <w:bottom w:val="none" w:sz="0" w:space="0" w:color="auto"/>
                <w:right w:val="none" w:sz="0" w:space="0" w:color="auto"/>
              </w:divBdr>
            </w:div>
            <w:div w:id="792090451">
              <w:marLeft w:val="480"/>
              <w:marRight w:val="0"/>
              <w:marTop w:val="0"/>
              <w:marBottom w:val="0"/>
              <w:divBdr>
                <w:top w:val="none" w:sz="0" w:space="0" w:color="auto"/>
                <w:left w:val="none" w:sz="0" w:space="0" w:color="auto"/>
                <w:bottom w:val="none" w:sz="0" w:space="0" w:color="auto"/>
                <w:right w:val="none" w:sz="0" w:space="0" w:color="auto"/>
              </w:divBdr>
            </w:div>
            <w:div w:id="792095123">
              <w:marLeft w:val="480"/>
              <w:marRight w:val="0"/>
              <w:marTop w:val="0"/>
              <w:marBottom w:val="0"/>
              <w:divBdr>
                <w:top w:val="none" w:sz="0" w:space="0" w:color="auto"/>
                <w:left w:val="none" w:sz="0" w:space="0" w:color="auto"/>
                <w:bottom w:val="none" w:sz="0" w:space="0" w:color="auto"/>
                <w:right w:val="none" w:sz="0" w:space="0" w:color="auto"/>
              </w:divBdr>
            </w:div>
            <w:div w:id="792097596">
              <w:marLeft w:val="480"/>
              <w:marRight w:val="0"/>
              <w:marTop w:val="0"/>
              <w:marBottom w:val="0"/>
              <w:divBdr>
                <w:top w:val="none" w:sz="0" w:space="0" w:color="auto"/>
                <w:left w:val="none" w:sz="0" w:space="0" w:color="auto"/>
                <w:bottom w:val="none" w:sz="0" w:space="0" w:color="auto"/>
                <w:right w:val="none" w:sz="0" w:space="0" w:color="auto"/>
              </w:divBdr>
            </w:div>
            <w:div w:id="792136887">
              <w:marLeft w:val="480"/>
              <w:marRight w:val="0"/>
              <w:marTop w:val="0"/>
              <w:marBottom w:val="0"/>
              <w:divBdr>
                <w:top w:val="none" w:sz="0" w:space="0" w:color="auto"/>
                <w:left w:val="none" w:sz="0" w:space="0" w:color="auto"/>
                <w:bottom w:val="none" w:sz="0" w:space="0" w:color="auto"/>
                <w:right w:val="none" w:sz="0" w:space="0" w:color="auto"/>
              </w:divBdr>
            </w:div>
            <w:div w:id="792165983">
              <w:marLeft w:val="480"/>
              <w:marRight w:val="0"/>
              <w:marTop w:val="0"/>
              <w:marBottom w:val="0"/>
              <w:divBdr>
                <w:top w:val="none" w:sz="0" w:space="0" w:color="auto"/>
                <w:left w:val="none" w:sz="0" w:space="0" w:color="auto"/>
                <w:bottom w:val="none" w:sz="0" w:space="0" w:color="auto"/>
                <w:right w:val="none" w:sz="0" w:space="0" w:color="auto"/>
              </w:divBdr>
            </w:div>
            <w:div w:id="792216946">
              <w:marLeft w:val="480"/>
              <w:marRight w:val="0"/>
              <w:marTop w:val="0"/>
              <w:marBottom w:val="0"/>
              <w:divBdr>
                <w:top w:val="none" w:sz="0" w:space="0" w:color="auto"/>
                <w:left w:val="none" w:sz="0" w:space="0" w:color="auto"/>
                <w:bottom w:val="none" w:sz="0" w:space="0" w:color="auto"/>
                <w:right w:val="none" w:sz="0" w:space="0" w:color="auto"/>
              </w:divBdr>
            </w:div>
            <w:div w:id="792286074">
              <w:marLeft w:val="480"/>
              <w:marRight w:val="0"/>
              <w:marTop w:val="0"/>
              <w:marBottom w:val="0"/>
              <w:divBdr>
                <w:top w:val="none" w:sz="0" w:space="0" w:color="auto"/>
                <w:left w:val="none" w:sz="0" w:space="0" w:color="auto"/>
                <w:bottom w:val="none" w:sz="0" w:space="0" w:color="auto"/>
                <w:right w:val="none" w:sz="0" w:space="0" w:color="auto"/>
              </w:divBdr>
            </w:div>
            <w:div w:id="792673861">
              <w:marLeft w:val="480"/>
              <w:marRight w:val="0"/>
              <w:marTop w:val="0"/>
              <w:marBottom w:val="0"/>
              <w:divBdr>
                <w:top w:val="none" w:sz="0" w:space="0" w:color="auto"/>
                <w:left w:val="none" w:sz="0" w:space="0" w:color="auto"/>
                <w:bottom w:val="none" w:sz="0" w:space="0" w:color="auto"/>
                <w:right w:val="none" w:sz="0" w:space="0" w:color="auto"/>
              </w:divBdr>
            </w:div>
            <w:div w:id="792677930">
              <w:marLeft w:val="480"/>
              <w:marRight w:val="0"/>
              <w:marTop w:val="0"/>
              <w:marBottom w:val="0"/>
              <w:divBdr>
                <w:top w:val="none" w:sz="0" w:space="0" w:color="auto"/>
                <w:left w:val="none" w:sz="0" w:space="0" w:color="auto"/>
                <w:bottom w:val="none" w:sz="0" w:space="0" w:color="auto"/>
                <w:right w:val="none" w:sz="0" w:space="0" w:color="auto"/>
              </w:divBdr>
            </w:div>
            <w:div w:id="792790044">
              <w:marLeft w:val="480"/>
              <w:marRight w:val="0"/>
              <w:marTop w:val="0"/>
              <w:marBottom w:val="0"/>
              <w:divBdr>
                <w:top w:val="none" w:sz="0" w:space="0" w:color="auto"/>
                <w:left w:val="none" w:sz="0" w:space="0" w:color="auto"/>
                <w:bottom w:val="none" w:sz="0" w:space="0" w:color="auto"/>
                <w:right w:val="none" w:sz="0" w:space="0" w:color="auto"/>
              </w:divBdr>
            </w:div>
            <w:div w:id="792796558">
              <w:marLeft w:val="480"/>
              <w:marRight w:val="0"/>
              <w:marTop w:val="0"/>
              <w:marBottom w:val="0"/>
              <w:divBdr>
                <w:top w:val="none" w:sz="0" w:space="0" w:color="auto"/>
                <w:left w:val="none" w:sz="0" w:space="0" w:color="auto"/>
                <w:bottom w:val="none" w:sz="0" w:space="0" w:color="auto"/>
                <w:right w:val="none" w:sz="0" w:space="0" w:color="auto"/>
              </w:divBdr>
            </w:div>
            <w:div w:id="792871078">
              <w:marLeft w:val="480"/>
              <w:marRight w:val="0"/>
              <w:marTop w:val="0"/>
              <w:marBottom w:val="0"/>
              <w:divBdr>
                <w:top w:val="none" w:sz="0" w:space="0" w:color="auto"/>
                <w:left w:val="none" w:sz="0" w:space="0" w:color="auto"/>
                <w:bottom w:val="none" w:sz="0" w:space="0" w:color="auto"/>
                <w:right w:val="none" w:sz="0" w:space="0" w:color="auto"/>
              </w:divBdr>
            </w:div>
            <w:div w:id="793015593">
              <w:marLeft w:val="480"/>
              <w:marRight w:val="0"/>
              <w:marTop w:val="0"/>
              <w:marBottom w:val="0"/>
              <w:divBdr>
                <w:top w:val="none" w:sz="0" w:space="0" w:color="auto"/>
                <w:left w:val="none" w:sz="0" w:space="0" w:color="auto"/>
                <w:bottom w:val="none" w:sz="0" w:space="0" w:color="auto"/>
                <w:right w:val="none" w:sz="0" w:space="0" w:color="auto"/>
              </w:divBdr>
            </w:div>
            <w:div w:id="793058138">
              <w:marLeft w:val="480"/>
              <w:marRight w:val="0"/>
              <w:marTop w:val="0"/>
              <w:marBottom w:val="0"/>
              <w:divBdr>
                <w:top w:val="none" w:sz="0" w:space="0" w:color="auto"/>
                <w:left w:val="none" w:sz="0" w:space="0" w:color="auto"/>
                <w:bottom w:val="none" w:sz="0" w:space="0" w:color="auto"/>
                <w:right w:val="none" w:sz="0" w:space="0" w:color="auto"/>
              </w:divBdr>
            </w:div>
            <w:div w:id="793333740">
              <w:marLeft w:val="480"/>
              <w:marRight w:val="0"/>
              <w:marTop w:val="0"/>
              <w:marBottom w:val="0"/>
              <w:divBdr>
                <w:top w:val="none" w:sz="0" w:space="0" w:color="auto"/>
                <w:left w:val="none" w:sz="0" w:space="0" w:color="auto"/>
                <w:bottom w:val="none" w:sz="0" w:space="0" w:color="auto"/>
                <w:right w:val="none" w:sz="0" w:space="0" w:color="auto"/>
              </w:divBdr>
            </w:div>
            <w:div w:id="793596757">
              <w:marLeft w:val="480"/>
              <w:marRight w:val="0"/>
              <w:marTop w:val="0"/>
              <w:marBottom w:val="0"/>
              <w:divBdr>
                <w:top w:val="none" w:sz="0" w:space="0" w:color="auto"/>
                <w:left w:val="none" w:sz="0" w:space="0" w:color="auto"/>
                <w:bottom w:val="none" w:sz="0" w:space="0" w:color="auto"/>
                <w:right w:val="none" w:sz="0" w:space="0" w:color="auto"/>
              </w:divBdr>
            </w:div>
            <w:div w:id="793712019">
              <w:marLeft w:val="480"/>
              <w:marRight w:val="0"/>
              <w:marTop w:val="0"/>
              <w:marBottom w:val="0"/>
              <w:divBdr>
                <w:top w:val="none" w:sz="0" w:space="0" w:color="auto"/>
                <w:left w:val="none" w:sz="0" w:space="0" w:color="auto"/>
                <w:bottom w:val="none" w:sz="0" w:space="0" w:color="auto"/>
                <w:right w:val="none" w:sz="0" w:space="0" w:color="auto"/>
              </w:divBdr>
            </w:div>
            <w:div w:id="793713428">
              <w:marLeft w:val="480"/>
              <w:marRight w:val="0"/>
              <w:marTop w:val="0"/>
              <w:marBottom w:val="0"/>
              <w:divBdr>
                <w:top w:val="none" w:sz="0" w:space="0" w:color="auto"/>
                <w:left w:val="none" w:sz="0" w:space="0" w:color="auto"/>
                <w:bottom w:val="none" w:sz="0" w:space="0" w:color="auto"/>
                <w:right w:val="none" w:sz="0" w:space="0" w:color="auto"/>
              </w:divBdr>
            </w:div>
            <w:div w:id="793716891">
              <w:marLeft w:val="480"/>
              <w:marRight w:val="0"/>
              <w:marTop w:val="0"/>
              <w:marBottom w:val="0"/>
              <w:divBdr>
                <w:top w:val="none" w:sz="0" w:space="0" w:color="auto"/>
                <w:left w:val="none" w:sz="0" w:space="0" w:color="auto"/>
                <w:bottom w:val="none" w:sz="0" w:space="0" w:color="auto"/>
                <w:right w:val="none" w:sz="0" w:space="0" w:color="auto"/>
              </w:divBdr>
            </w:div>
            <w:div w:id="793718539">
              <w:marLeft w:val="480"/>
              <w:marRight w:val="0"/>
              <w:marTop w:val="0"/>
              <w:marBottom w:val="0"/>
              <w:divBdr>
                <w:top w:val="none" w:sz="0" w:space="0" w:color="auto"/>
                <w:left w:val="none" w:sz="0" w:space="0" w:color="auto"/>
                <w:bottom w:val="none" w:sz="0" w:space="0" w:color="auto"/>
                <w:right w:val="none" w:sz="0" w:space="0" w:color="auto"/>
              </w:divBdr>
            </w:div>
            <w:div w:id="793788644">
              <w:marLeft w:val="480"/>
              <w:marRight w:val="0"/>
              <w:marTop w:val="0"/>
              <w:marBottom w:val="0"/>
              <w:divBdr>
                <w:top w:val="none" w:sz="0" w:space="0" w:color="auto"/>
                <w:left w:val="none" w:sz="0" w:space="0" w:color="auto"/>
                <w:bottom w:val="none" w:sz="0" w:space="0" w:color="auto"/>
                <w:right w:val="none" w:sz="0" w:space="0" w:color="auto"/>
              </w:divBdr>
            </w:div>
            <w:div w:id="793791182">
              <w:marLeft w:val="480"/>
              <w:marRight w:val="0"/>
              <w:marTop w:val="0"/>
              <w:marBottom w:val="0"/>
              <w:divBdr>
                <w:top w:val="none" w:sz="0" w:space="0" w:color="auto"/>
                <w:left w:val="none" w:sz="0" w:space="0" w:color="auto"/>
                <w:bottom w:val="none" w:sz="0" w:space="0" w:color="auto"/>
                <w:right w:val="none" w:sz="0" w:space="0" w:color="auto"/>
              </w:divBdr>
            </w:div>
            <w:div w:id="793795943">
              <w:marLeft w:val="480"/>
              <w:marRight w:val="0"/>
              <w:marTop w:val="0"/>
              <w:marBottom w:val="0"/>
              <w:divBdr>
                <w:top w:val="none" w:sz="0" w:space="0" w:color="auto"/>
                <w:left w:val="none" w:sz="0" w:space="0" w:color="auto"/>
                <w:bottom w:val="none" w:sz="0" w:space="0" w:color="auto"/>
                <w:right w:val="none" w:sz="0" w:space="0" w:color="auto"/>
              </w:divBdr>
            </w:div>
            <w:div w:id="793837991">
              <w:marLeft w:val="480"/>
              <w:marRight w:val="0"/>
              <w:marTop w:val="0"/>
              <w:marBottom w:val="0"/>
              <w:divBdr>
                <w:top w:val="none" w:sz="0" w:space="0" w:color="auto"/>
                <w:left w:val="none" w:sz="0" w:space="0" w:color="auto"/>
                <w:bottom w:val="none" w:sz="0" w:space="0" w:color="auto"/>
                <w:right w:val="none" w:sz="0" w:space="0" w:color="auto"/>
              </w:divBdr>
            </w:div>
            <w:div w:id="793906866">
              <w:marLeft w:val="480"/>
              <w:marRight w:val="0"/>
              <w:marTop w:val="0"/>
              <w:marBottom w:val="0"/>
              <w:divBdr>
                <w:top w:val="none" w:sz="0" w:space="0" w:color="auto"/>
                <w:left w:val="none" w:sz="0" w:space="0" w:color="auto"/>
                <w:bottom w:val="none" w:sz="0" w:space="0" w:color="auto"/>
                <w:right w:val="none" w:sz="0" w:space="0" w:color="auto"/>
              </w:divBdr>
            </w:div>
            <w:div w:id="794061267">
              <w:marLeft w:val="480"/>
              <w:marRight w:val="0"/>
              <w:marTop w:val="0"/>
              <w:marBottom w:val="0"/>
              <w:divBdr>
                <w:top w:val="none" w:sz="0" w:space="0" w:color="auto"/>
                <w:left w:val="none" w:sz="0" w:space="0" w:color="auto"/>
                <w:bottom w:val="none" w:sz="0" w:space="0" w:color="auto"/>
                <w:right w:val="none" w:sz="0" w:space="0" w:color="auto"/>
              </w:divBdr>
            </w:div>
            <w:div w:id="794063916">
              <w:marLeft w:val="480"/>
              <w:marRight w:val="0"/>
              <w:marTop w:val="0"/>
              <w:marBottom w:val="0"/>
              <w:divBdr>
                <w:top w:val="none" w:sz="0" w:space="0" w:color="auto"/>
                <w:left w:val="none" w:sz="0" w:space="0" w:color="auto"/>
                <w:bottom w:val="none" w:sz="0" w:space="0" w:color="auto"/>
                <w:right w:val="none" w:sz="0" w:space="0" w:color="auto"/>
              </w:divBdr>
            </w:div>
            <w:div w:id="794296994">
              <w:marLeft w:val="480"/>
              <w:marRight w:val="0"/>
              <w:marTop w:val="0"/>
              <w:marBottom w:val="0"/>
              <w:divBdr>
                <w:top w:val="none" w:sz="0" w:space="0" w:color="auto"/>
                <w:left w:val="none" w:sz="0" w:space="0" w:color="auto"/>
                <w:bottom w:val="none" w:sz="0" w:space="0" w:color="auto"/>
                <w:right w:val="none" w:sz="0" w:space="0" w:color="auto"/>
              </w:divBdr>
            </w:div>
            <w:div w:id="794329012">
              <w:marLeft w:val="480"/>
              <w:marRight w:val="0"/>
              <w:marTop w:val="0"/>
              <w:marBottom w:val="0"/>
              <w:divBdr>
                <w:top w:val="none" w:sz="0" w:space="0" w:color="auto"/>
                <w:left w:val="none" w:sz="0" w:space="0" w:color="auto"/>
                <w:bottom w:val="none" w:sz="0" w:space="0" w:color="auto"/>
                <w:right w:val="none" w:sz="0" w:space="0" w:color="auto"/>
              </w:divBdr>
            </w:div>
            <w:div w:id="794368141">
              <w:marLeft w:val="480"/>
              <w:marRight w:val="0"/>
              <w:marTop w:val="0"/>
              <w:marBottom w:val="0"/>
              <w:divBdr>
                <w:top w:val="none" w:sz="0" w:space="0" w:color="auto"/>
                <w:left w:val="none" w:sz="0" w:space="0" w:color="auto"/>
                <w:bottom w:val="none" w:sz="0" w:space="0" w:color="auto"/>
                <w:right w:val="none" w:sz="0" w:space="0" w:color="auto"/>
              </w:divBdr>
            </w:div>
            <w:div w:id="794375059">
              <w:marLeft w:val="480"/>
              <w:marRight w:val="0"/>
              <w:marTop w:val="0"/>
              <w:marBottom w:val="0"/>
              <w:divBdr>
                <w:top w:val="none" w:sz="0" w:space="0" w:color="auto"/>
                <w:left w:val="none" w:sz="0" w:space="0" w:color="auto"/>
                <w:bottom w:val="none" w:sz="0" w:space="0" w:color="auto"/>
                <w:right w:val="none" w:sz="0" w:space="0" w:color="auto"/>
              </w:divBdr>
            </w:div>
            <w:div w:id="794449624">
              <w:marLeft w:val="480"/>
              <w:marRight w:val="0"/>
              <w:marTop w:val="0"/>
              <w:marBottom w:val="0"/>
              <w:divBdr>
                <w:top w:val="none" w:sz="0" w:space="0" w:color="auto"/>
                <w:left w:val="none" w:sz="0" w:space="0" w:color="auto"/>
                <w:bottom w:val="none" w:sz="0" w:space="0" w:color="auto"/>
                <w:right w:val="none" w:sz="0" w:space="0" w:color="auto"/>
              </w:divBdr>
            </w:div>
            <w:div w:id="794569708">
              <w:marLeft w:val="480"/>
              <w:marRight w:val="0"/>
              <w:marTop w:val="0"/>
              <w:marBottom w:val="0"/>
              <w:divBdr>
                <w:top w:val="none" w:sz="0" w:space="0" w:color="auto"/>
                <w:left w:val="none" w:sz="0" w:space="0" w:color="auto"/>
                <w:bottom w:val="none" w:sz="0" w:space="0" w:color="auto"/>
                <w:right w:val="none" w:sz="0" w:space="0" w:color="auto"/>
              </w:divBdr>
            </w:div>
            <w:div w:id="794643008">
              <w:marLeft w:val="480"/>
              <w:marRight w:val="0"/>
              <w:marTop w:val="0"/>
              <w:marBottom w:val="0"/>
              <w:divBdr>
                <w:top w:val="none" w:sz="0" w:space="0" w:color="auto"/>
                <w:left w:val="none" w:sz="0" w:space="0" w:color="auto"/>
                <w:bottom w:val="none" w:sz="0" w:space="0" w:color="auto"/>
                <w:right w:val="none" w:sz="0" w:space="0" w:color="auto"/>
              </w:divBdr>
            </w:div>
            <w:div w:id="794645056">
              <w:marLeft w:val="480"/>
              <w:marRight w:val="0"/>
              <w:marTop w:val="0"/>
              <w:marBottom w:val="0"/>
              <w:divBdr>
                <w:top w:val="none" w:sz="0" w:space="0" w:color="auto"/>
                <w:left w:val="none" w:sz="0" w:space="0" w:color="auto"/>
                <w:bottom w:val="none" w:sz="0" w:space="0" w:color="auto"/>
                <w:right w:val="none" w:sz="0" w:space="0" w:color="auto"/>
              </w:divBdr>
            </w:div>
            <w:div w:id="794837049">
              <w:marLeft w:val="480"/>
              <w:marRight w:val="0"/>
              <w:marTop w:val="0"/>
              <w:marBottom w:val="0"/>
              <w:divBdr>
                <w:top w:val="none" w:sz="0" w:space="0" w:color="auto"/>
                <w:left w:val="none" w:sz="0" w:space="0" w:color="auto"/>
                <w:bottom w:val="none" w:sz="0" w:space="0" w:color="auto"/>
                <w:right w:val="none" w:sz="0" w:space="0" w:color="auto"/>
              </w:divBdr>
            </w:div>
            <w:div w:id="794983953">
              <w:marLeft w:val="480"/>
              <w:marRight w:val="0"/>
              <w:marTop w:val="0"/>
              <w:marBottom w:val="0"/>
              <w:divBdr>
                <w:top w:val="none" w:sz="0" w:space="0" w:color="auto"/>
                <w:left w:val="none" w:sz="0" w:space="0" w:color="auto"/>
                <w:bottom w:val="none" w:sz="0" w:space="0" w:color="auto"/>
                <w:right w:val="none" w:sz="0" w:space="0" w:color="auto"/>
              </w:divBdr>
            </w:div>
            <w:div w:id="795097806">
              <w:marLeft w:val="480"/>
              <w:marRight w:val="0"/>
              <w:marTop w:val="0"/>
              <w:marBottom w:val="0"/>
              <w:divBdr>
                <w:top w:val="none" w:sz="0" w:space="0" w:color="auto"/>
                <w:left w:val="none" w:sz="0" w:space="0" w:color="auto"/>
                <w:bottom w:val="none" w:sz="0" w:space="0" w:color="auto"/>
                <w:right w:val="none" w:sz="0" w:space="0" w:color="auto"/>
              </w:divBdr>
            </w:div>
            <w:div w:id="795484315">
              <w:marLeft w:val="480"/>
              <w:marRight w:val="0"/>
              <w:marTop w:val="0"/>
              <w:marBottom w:val="0"/>
              <w:divBdr>
                <w:top w:val="none" w:sz="0" w:space="0" w:color="auto"/>
                <w:left w:val="none" w:sz="0" w:space="0" w:color="auto"/>
                <w:bottom w:val="none" w:sz="0" w:space="0" w:color="auto"/>
                <w:right w:val="none" w:sz="0" w:space="0" w:color="auto"/>
              </w:divBdr>
            </w:div>
            <w:div w:id="795488973">
              <w:marLeft w:val="480"/>
              <w:marRight w:val="0"/>
              <w:marTop w:val="0"/>
              <w:marBottom w:val="0"/>
              <w:divBdr>
                <w:top w:val="none" w:sz="0" w:space="0" w:color="auto"/>
                <w:left w:val="none" w:sz="0" w:space="0" w:color="auto"/>
                <w:bottom w:val="none" w:sz="0" w:space="0" w:color="auto"/>
                <w:right w:val="none" w:sz="0" w:space="0" w:color="auto"/>
              </w:divBdr>
            </w:div>
            <w:div w:id="795490262">
              <w:marLeft w:val="480"/>
              <w:marRight w:val="0"/>
              <w:marTop w:val="0"/>
              <w:marBottom w:val="0"/>
              <w:divBdr>
                <w:top w:val="none" w:sz="0" w:space="0" w:color="auto"/>
                <w:left w:val="none" w:sz="0" w:space="0" w:color="auto"/>
                <w:bottom w:val="none" w:sz="0" w:space="0" w:color="auto"/>
                <w:right w:val="none" w:sz="0" w:space="0" w:color="auto"/>
              </w:divBdr>
            </w:div>
            <w:div w:id="795685573">
              <w:marLeft w:val="480"/>
              <w:marRight w:val="0"/>
              <w:marTop w:val="0"/>
              <w:marBottom w:val="0"/>
              <w:divBdr>
                <w:top w:val="none" w:sz="0" w:space="0" w:color="auto"/>
                <w:left w:val="none" w:sz="0" w:space="0" w:color="auto"/>
                <w:bottom w:val="none" w:sz="0" w:space="0" w:color="auto"/>
                <w:right w:val="none" w:sz="0" w:space="0" w:color="auto"/>
              </w:divBdr>
            </w:div>
            <w:div w:id="795834325">
              <w:marLeft w:val="480"/>
              <w:marRight w:val="0"/>
              <w:marTop w:val="0"/>
              <w:marBottom w:val="0"/>
              <w:divBdr>
                <w:top w:val="none" w:sz="0" w:space="0" w:color="auto"/>
                <w:left w:val="none" w:sz="0" w:space="0" w:color="auto"/>
                <w:bottom w:val="none" w:sz="0" w:space="0" w:color="auto"/>
                <w:right w:val="none" w:sz="0" w:space="0" w:color="auto"/>
              </w:divBdr>
            </w:div>
            <w:div w:id="795874963">
              <w:marLeft w:val="480"/>
              <w:marRight w:val="0"/>
              <w:marTop w:val="0"/>
              <w:marBottom w:val="0"/>
              <w:divBdr>
                <w:top w:val="none" w:sz="0" w:space="0" w:color="auto"/>
                <w:left w:val="none" w:sz="0" w:space="0" w:color="auto"/>
                <w:bottom w:val="none" w:sz="0" w:space="0" w:color="auto"/>
                <w:right w:val="none" w:sz="0" w:space="0" w:color="auto"/>
              </w:divBdr>
            </w:div>
            <w:div w:id="796024248">
              <w:marLeft w:val="480"/>
              <w:marRight w:val="0"/>
              <w:marTop w:val="0"/>
              <w:marBottom w:val="0"/>
              <w:divBdr>
                <w:top w:val="none" w:sz="0" w:space="0" w:color="auto"/>
                <w:left w:val="none" w:sz="0" w:space="0" w:color="auto"/>
                <w:bottom w:val="none" w:sz="0" w:space="0" w:color="auto"/>
                <w:right w:val="none" w:sz="0" w:space="0" w:color="auto"/>
              </w:divBdr>
            </w:div>
            <w:div w:id="796148408">
              <w:marLeft w:val="480"/>
              <w:marRight w:val="0"/>
              <w:marTop w:val="0"/>
              <w:marBottom w:val="0"/>
              <w:divBdr>
                <w:top w:val="none" w:sz="0" w:space="0" w:color="auto"/>
                <w:left w:val="none" w:sz="0" w:space="0" w:color="auto"/>
                <w:bottom w:val="none" w:sz="0" w:space="0" w:color="auto"/>
                <w:right w:val="none" w:sz="0" w:space="0" w:color="auto"/>
              </w:divBdr>
            </w:div>
            <w:div w:id="796215817">
              <w:marLeft w:val="480"/>
              <w:marRight w:val="0"/>
              <w:marTop w:val="0"/>
              <w:marBottom w:val="0"/>
              <w:divBdr>
                <w:top w:val="none" w:sz="0" w:space="0" w:color="auto"/>
                <w:left w:val="none" w:sz="0" w:space="0" w:color="auto"/>
                <w:bottom w:val="none" w:sz="0" w:space="0" w:color="auto"/>
                <w:right w:val="none" w:sz="0" w:space="0" w:color="auto"/>
              </w:divBdr>
            </w:div>
            <w:div w:id="796221038">
              <w:marLeft w:val="480"/>
              <w:marRight w:val="0"/>
              <w:marTop w:val="0"/>
              <w:marBottom w:val="0"/>
              <w:divBdr>
                <w:top w:val="none" w:sz="0" w:space="0" w:color="auto"/>
                <w:left w:val="none" w:sz="0" w:space="0" w:color="auto"/>
                <w:bottom w:val="none" w:sz="0" w:space="0" w:color="auto"/>
                <w:right w:val="none" w:sz="0" w:space="0" w:color="auto"/>
              </w:divBdr>
            </w:div>
            <w:div w:id="796265275">
              <w:marLeft w:val="480"/>
              <w:marRight w:val="0"/>
              <w:marTop w:val="0"/>
              <w:marBottom w:val="0"/>
              <w:divBdr>
                <w:top w:val="none" w:sz="0" w:space="0" w:color="auto"/>
                <w:left w:val="none" w:sz="0" w:space="0" w:color="auto"/>
                <w:bottom w:val="none" w:sz="0" w:space="0" w:color="auto"/>
                <w:right w:val="none" w:sz="0" w:space="0" w:color="auto"/>
              </w:divBdr>
            </w:div>
            <w:div w:id="796290173">
              <w:marLeft w:val="480"/>
              <w:marRight w:val="0"/>
              <w:marTop w:val="0"/>
              <w:marBottom w:val="0"/>
              <w:divBdr>
                <w:top w:val="none" w:sz="0" w:space="0" w:color="auto"/>
                <w:left w:val="none" w:sz="0" w:space="0" w:color="auto"/>
                <w:bottom w:val="none" w:sz="0" w:space="0" w:color="auto"/>
                <w:right w:val="none" w:sz="0" w:space="0" w:color="auto"/>
              </w:divBdr>
            </w:div>
            <w:div w:id="796334946">
              <w:marLeft w:val="480"/>
              <w:marRight w:val="0"/>
              <w:marTop w:val="0"/>
              <w:marBottom w:val="0"/>
              <w:divBdr>
                <w:top w:val="none" w:sz="0" w:space="0" w:color="auto"/>
                <w:left w:val="none" w:sz="0" w:space="0" w:color="auto"/>
                <w:bottom w:val="none" w:sz="0" w:space="0" w:color="auto"/>
                <w:right w:val="none" w:sz="0" w:space="0" w:color="auto"/>
              </w:divBdr>
            </w:div>
            <w:div w:id="796414854">
              <w:marLeft w:val="480"/>
              <w:marRight w:val="0"/>
              <w:marTop w:val="0"/>
              <w:marBottom w:val="0"/>
              <w:divBdr>
                <w:top w:val="none" w:sz="0" w:space="0" w:color="auto"/>
                <w:left w:val="none" w:sz="0" w:space="0" w:color="auto"/>
                <w:bottom w:val="none" w:sz="0" w:space="0" w:color="auto"/>
                <w:right w:val="none" w:sz="0" w:space="0" w:color="auto"/>
              </w:divBdr>
            </w:div>
            <w:div w:id="796610517">
              <w:marLeft w:val="480"/>
              <w:marRight w:val="0"/>
              <w:marTop w:val="0"/>
              <w:marBottom w:val="0"/>
              <w:divBdr>
                <w:top w:val="none" w:sz="0" w:space="0" w:color="auto"/>
                <w:left w:val="none" w:sz="0" w:space="0" w:color="auto"/>
                <w:bottom w:val="none" w:sz="0" w:space="0" w:color="auto"/>
                <w:right w:val="none" w:sz="0" w:space="0" w:color="auto"/>
              </w:divBdr>
            </w:div>
            <w:div w:id="796794521">
              <w:marLeft w:val="480"/>
              <w:marRight w:val="0"/>
              <w:marTop w:val="0"/>
              <w:marBottom w:val="0"/>
              <w:divBdr>
                <w:top w:val="none" w:sz="0" w:space="0" w:color="auto"/>
                <w:left w:val="none" w:sz="0" w:space="0" w:color="auto"/>
                <w:bottom w:val="none" w:sz="0" w:space="0" w:color="auto"/>
                <w:right w:val="none" w:sz="0" w:space="0" w:color="auto"/>
              </w:divBdr>
            </w:div>
            <w:div w:id="796870064">
              <w:marLeft w:val="480"/>
              <w:marRight w:val="0"/>
              <w:marTop w:val="0"/>
              <w:marBottom w:val="0"/>
              <w:divBdr>
                <w:top w:val="none" w:sz="0" w:space="0" w:color="auto"/>
                <w:left w:val="none" w:sz="0" w:space="0" w:color="auto"/>
                <w:bottom w:val="none" w:sz="0" w:space="0" w:color="auto"/>
                <w:right w:val="none" w:sz="0" w:space="0" w:color="auto"/>
              </w:divBdr>
            </w:div>
            <w:div w:id="796876367">
              <w:marLeft w:val="480"/>
              <w:marRight w:val="0"/>
              <w:marTop w:val="0"/>
              <w:marBottom w:val="0"/>
              <w:divBdr>
                <w:top w:val="none" w:sz="0" w:space="0" w:color="auto"/>
                <w:left w:val="none" w:sz="0" w:space="0" w:color="auto"/>
                <w:bottom w:val="none" w:sz="0" w:space="0" w:color="auto"/>
                <w:right w:val="none" w:sz="0" w:space="0" w:color="auto"/>
              </w:divBdr>
            </w:div>
            <w:div w:id="796920187">
              <w:marLeft w:val="480"/>
              <w:marRight w:val="0"/>
              <w:marTop w:val="0"/>
              <w:marBottom w:val="0"/>
              <w:divBdr>
                <w:top w:val="none" w:sz="0" w:space="0" w:color="auto"/>
                <w:left w:val="none" w:sz="0" w:space="0" w:color="auto"/>
                <w:bottom w:val="none" w:sz="0" w:space="0" w:color="auto"/>
                <w:right w:val="none" w:sz="0" w:space="0" w:color="auto"/>
              </w:divBdr>
            </w:div>
            <w:div w:id="797066152">
              <w:marLeft w:val="480"/>
              <w:marRight w:val="0"/>
              <w:marTop w:val="0"/>
              <w:marBottom w:val="0"/>
              <w:divBdr>
                <w:top w:val="none" w:sz="0" w:space="0" w:color="auto"/>
                <w:left w:val="none" w:sz="0" w:space="0" w:color="auto"/>
                <w:bottom w:val="none" w:sz="0" w:space="0" w:color="auto"/>
                <w:right w:val="none" w:sz="0" w:space="0" w:color="auto"/>
              </w:divBdr>
            </w:div>
            <w:div w:id="797336309">
              <w:marLeft w:val="480"/>
              <w:marRight w:val="0"/>
              <w:marTop w:val="0"/>
              <w:marBottom w:val="0"/>
              <w:divBdr>
                <w:top w:val="none" w:sz="0" w:space="0" w:color="auto"/>
                <w:left w:val="none" w:sz="0" w:space="0" w:color="auto"/>
                <w:bottom w:val="none" w:sz="0" w:space="0" w:color="auto"/>
                <w:right w:val="none" w:sz="0" w:space="0" w:color="auto"/>
              </w:divBdr>
            </w:div>
            <w:div w:id="797338844">
              <w:marLeft w:val="480"/>
              <w:marRight w:val="0"/>
              <w:marTop w:val="0"/>
              <w:marBottom w:val="0"/>
              <w:divBdr>
                <w:top w:val="none" w:sz="0" w:space="0" w:color="auto"/>
                <w:left w:val="none" w:sz="0" w:space="0" w:color="auto"/>
                <w:bottom w:val="none" w:sz="0" w:space="0" w:color="auto"/>
                <w:right w:val="none" w:sz="0" w:space="0" w:color="auto"/>
              </w:divBdr>
            </w:div>
            <w:div w:id="797377513">
              <w:marLeft w:val="480"/>
              <w:marRight w:val="0"/>
              <w:marTop w:val="0"/>
              <w:marBottom w:val="0"/>
              <w:divBdr>
                <w:top w:val="none" w:sz="0" w:space="0" w:color="auto"/>
                <w:left w:val="none" w:sz="0" w:space="0" w:color="auto"/>
                <w:bottom w:val="none" w:sz="0" w:space="0" w:color="auto"/>
                <w:right w:val="none" w:sz="0" w:space="0" w:color="auto"/>
              </w:divBdr>
            </w:div>
            <w:div w:id="797380832">
              <w:marLeft w:val="480"/>
              <w:marRight w:val="0"/>
              <w:marTop w:val="0"/>
              <w:marBottom w:val="0"/>
              <w:divBdr>
                <w:top w:val="none" w:sz="0" w:space="0" w:color="auto"/>
                <w:left w:val="none" w:sz="0" w:space="0" w:color="auto"/>
                <w:bottom w:val="none" w:sz="0" w:space="0" w:color="auto"/>
                <w:right w:val="none" w:sz="0" w:space="0" w:color="auto"/>
              </w:divBdr>
            </w:div>
            <w:div w:id="797531125">
              <w:marLeft w:val="480"/>
              <w:marRight w:val="0"/>
              <w:marTop w:val="0"/>
              <w:marBottom w:val="0"/>
              <w:divBdr>
                <w:top w:val="none" w:sz="0" w:space="0" w:color="auto"/>
                <w:left w:val="none" w:sz="0" w:space="0" w:color="auto"/>
                <w:bottom w:val="none" w:sz="0" w:space="0" w:color="auto"/>
                <w:right w:val="none" w:sz="0" w:space="0" w:color="auto"/>
              </w:divBdr>
            </w:div>
            <w:div w:id="797577188">
              <w:marLeft w:val="480"/>
              <w:marRight w:val="0"/>
              <w:marTop w:val="0"/>
              <w:marBottom w:val="0"/>
              <w:divBdr>
                <w:top w:val="none" w:sz="0" w:space="0" w:color="auto"/>
                <w:left w:val="none" w:sz="0" w:space="0" w:color="auto"/>
                <w:bottom w:val="none" w:sz="0" w:space="0" w:color="auto"/>
                <w:right w:val="none" w:sz="0" w:space="0" w:color="auto"/>
              </w:divBdr>
            </w:div>
            <w:div w:id="797723415">
              <w:marLeft w:val="480"/>
              <w:marRight w:val="0"/>
              <w:marTop w:val="0"/>
              <w:marBottom w:val="0"/>
              <w:divBdr>
                <w:top w:val="none" w:sz="0" w:space="0" w:color="auto"/>
                <w:left w:val="none" w:sz="0" w:space="0" w:color="auto"/>
                <w:bottom w:val="none" w:sz="0" w:space="0" w:color="auto"/>
                <w:right w:val="none" w:sz="0" w:space="0" w:color="auto"/>
              </w:divBdr>
            </w:div>
            <w:div w:id="797723518">
              <w:marLeft w:val="480"/>
              <w:marRight w:val="0"/>
              <w:marTop w:val="0"/>
              <w:marBottom w:val="0"/>
              <w:divBdr>
                <w:top w:val="none" w:sz="0" w:space="0" w:color="auto"/>
                <w:left w:val="none" w:sz="0" w:space="0" w:color="auto"/>
                <w:bottom w:val="none" w:sz="0" w:space="0" w:color="auto"/>
                <w:right w:val="none" w:sz="0" w:space="0" w:color="auto"/>
              </w:divBdr>
            </w:div>
            <w:div w:id="797798100">
              <w:marLeft w:val="480"/>
              <w:marRight w:val="0"/>
              <w:marTop w:val="0"/>
              <w:marBottom w:val="0"/>
              <w:divBdr>
                <w:top w:val="none" w:sz="0" w:space="0" w:color="auto"/>
                <w:left w:val="none" w:sz="0" w:space="0" w:color="auto"/>
                <w:bottom w:val="none" w:sz="0" w:space="0" w:color="auto"/>
                <w:right w:val="none" w:sz="0" w:space="0" w:color="auto"/>
              </w:divBdr>
            </w:div>
            <w:div w:id="797844913">
              <w:marLeft w:val="480"/>
              <w:marRight w:val="0"/>
              <w:marTop w:val="0"/>
              <w:marBottom w:val="0"/>
              <w:divBdr>
                <w:top w:val="none" w:sz="0" w:space="0" w:color="auto"/>
                <w:left w:val="none" w:sz="0" w:space="0" w:color="auto"/>
                <w:bottom w:val="none" w:sz="0" w:space="0" w:color="auto"/>
                <w:right w:val="none" w:sz="0" w:space="0" w:color="auto"/>
              </w:divBdr>
            </w:div>
            <w:div w:id="798034343">
              <w:marLeft w:val="480"/>
              <w:marRight w:val="0"/>
              <w:marTop w:val="0"/>
              <w:marBottom w:val="0"/>
              <w:divBdr>
                <w:top w:val="none" w:sz="0" w:space="0" w:color="auto"/>
                <w:left w:val="none" w:sz="0" w:space="0" w:color="auto"/>
                <w:bottom w:val="none" w:sz="0" w:space="0" w:color="auto"/>
                <w:right w:val="none" w:sz="0" w:space="0" w:color="auto"/>
              </w:divBdr>
            </w:div>
            <w:div w:id="798038224">
              <w:marLeft w:val="480"/>
              <w:marRight w:val="0"/>
              <w:marTop w:val="0"/>
              <w:marBottom w:val="0"/>
              <w:divBdr>
                <w:top w:val="none" w:sz="0" w:space="0" w:color="auto"/>
                <w:left w:val="none" w:sz="0" w:space="0" w:color="auto"/>
                <w:bottom w:val="none" w:sz="0" w:space="0" w:color="auto"/>
                <w:right w:val="none" w:sz="0" w:space="0" w:color="auto"/>
              </w:divBdr>
            </w:div>
            <w:div w:id="798108480">
              <w:marLeft w:val="480"/>
              <w:marRight w:val="0"/>
              <w:marTop w:val="0"/>
              <w:marBottom w:val="0"/>
              <w:divBdr>
                <w:top w:val="none" w:sz="0" w:space="0" w:color="auto"/>
                <w:left w:val="none" w:sz="0" w:space="0" w:color="auto"/>
                <w:bottom w:val="none" w:sz="0" w:space="0" w:color="auto"/>
                <w:right w:val="none" w:sz="0" w:space="0" w:color="auto"/>
              </w:divBdr>
            </w:div>
            <w:div w:id="798261232">
              <w:marLeft w:val="480"/>
              <w:marRight w:val="0"/>
              <w:marTop w:val="0"/>
              <w:marBottom w:val="0"/>
              <w:divBdr>
                <w:top w:val="none" w:sz="0" w:space="0" w:color="auto"/>
                <w:left w:val="none" w:sz="0" w:space="0" w:color="auto"/>
                <w:bottom w:val="none" w:sz="0" w:space="0" w:color="auto"/>
                <w:right w:val="none" w:sz="0" w:space="0" w:color="auto"/>
              </w:divBdr>
            </w:div>
            <w:div w:id="798451300">
              <w:marLeft w:val="480"/>
              <w:marRight w:val="0"/>
              <w:marTop w:val="0"/>
              <w:marBottom w:val="0"/>
              <w:divBdr>
                <w:top w:val="none" w:sz="0" w:space="0" w:color="auto"/>
                <w:left w:val="none" w:sz="0" w:space="0" w:color="auto"/>
                <w:bottom w:val="none" w:sz="0" w:space="0" w:color="auto"/>
                <w:right w:val="none" w:sz="0" w:space="0" w:color="auto"/>
              </w:divBdr>
            </w:div>
            <w:div w:id="798454307">
              <w:marLeft w:val="480"/>
              <w:marRight w:val="0"/>
              <w:marTop w:val="0"/>
              <w:marBottom w:val="0"/>
              <w:divBdr>
                <w:top w:val="none" w:sz="0" w:space="0" w:color="auto"/>
                <w:left w:val="none" w:sz="0" w:space="0" w:color="auto"/>
                <w:bottom w:val="none" w:sz="0" w:space="0" w:color="auto"/>
                <w:right w:val="none" w:sz="0" w:space="0" w:color="auto"/>
              </w:divBdr>
            </w:div>
            <w:div w:id="798572580">
              <w:marLeft w:val="480"/>
              <w:marRight w:val="0"/>
              <w:marTop w:val="0"/>
              <w:marBottom w:val="0"/>
              <w:divBdr>
                <w:top w:val="none" w:sz="0" w:space="0" w:color="auto"/>
                <w:left w:val="none" w:sz="0" w:space="0" w:color="auto"/>
                <w:bottom w:val="none" w:sz="0" w:space="0" w:color="auto"/>
                <w:right w:val="none" w:sz="0" w:space="0" w:color="auto"/>
              </w:divBdr>
            </w:div>
            <w:div w:id="798763300">
              <w:marLeft w:val="480"/>
              <w:marRight w:val="0"/>
              <w:marTop w:val="0"/>
              <w:marBottom w:val="0"/>
              <w:divBdr>
                <w:top w:val="none" w:sz="0" w:space="0" w:color="auto"/>
                <w:left w:val="none" w:sz="0" w:space="0" w:color="auto"/>
                <w:bottom w:val="none" w:sz="0" w:space="0" w:color="auto"/>
                <w:right w:val="none" w:sz="0" w:space="0" w:color="auto"/>
              </w:divBdr>
            </w:div>
            <w:div w:id="798884295">
              <w:marLeft w:val="480"/>
              <w:marRight w:val="0"/>
              <w:marTop w:val="0"/>
              <w:marBottom w:val="0"/>
              <w:divBdr>
                <w:top w:val="none" w:sz="0" w:space="0" w:color="auto"/>
                <w:left w:val="none" w:sz="0" w:space="0" w:color="auto"/>
                <w:bottom w:val="none" w:sz="0" w:space="0" w:color="auto"/>
                <w:right w:val="none" w:sz="0" w:space="0" w:color="auto"/>
              </w:divBdr>
            </w:div>
            <w:div w:id="798960227">
              <w:marLeft w:val="480"/>
              <w:marRight w:val="0"/>
              <w:marTop w:val="0"/>
              <w:marBottom w:val="0"/>
              <w:divBdr>
                <w:top w:val="none" w:sz="0" w:space="0" w:color="auto"/>
                <w:left w:val="none" w:sz="0" w:space="0" w:color="auto"/>
                <w:bottom w:val="none" w:sz="0" w:space="0" w:color="auto"/>
                <w:right w:val="none" w:sz="0" w:space="0" w:color="auto"/>
              </w:divBdr>
            </w:div>
            <w:div w:id="799032256">
              <w:marLeft w:val="480"/>
              <w:marRight w:val="0"/>
              <w:marTop w:val="0"/>
              <w:marBottom w:val="0"/>
              <w:divBdr>
                <w:top w:val="none" w:sz="0" w:space="0" w:color="auto"/>
                <w:left w:val="none" w:sz="0" w:space="0" w:color="auto"/>
                <w:bottom w:val="none" w:sz="0" w:space="0" w:color="auto"/>
                <w:right w:val="none" w:sz="0" w:space="0" w:color="auto"/>
              </w:divBdr>
            </w:div>
            <w:div w:id="799033599">
              <w:marLeft w:val="480"/>
              <w:marRight w:val="0"/>
              <w:marTop w:val="0"/>
              <w:marBottom w:val="0"/>
              <w:divBdr>
                <w:top w:val="none" w:sz="0" w:space="0" w:color="auto"/>
                <w:left w:val="none" w:sz="0" w:space="0" w:color="auto"/>
                <w:bottom w:val="none" w:sz="0" w:space="0" w:color="auto"/>
                <w:right w:val="none" w:sz="0" w:space="0" w:color="auto"/>
              </w:divBdr>
            </w:div>
            <w:div w:id="799104444">
              <w:marLeft w:val="480"/>
              <w:marRight w:val="0"/>
              <w:marTop w:val="0"/>
              <w:marBottom w:val="0"/>
              <w:divBdr>
                <w:top w:val="none" w:sz="0" w:space="0" w:color="auto"/>
                <w:left w:val="none" w:sz="0" w:space="0" w:color="auto"/>
                <w:bottom w:val="none" w:sz="0" w:space="0" w:color="auto"/>
                <w:right w:val="none" w:sz="0" w:space="0" w:color="auto"/>
              </w:divBdr>
            </w:div>
            <w:div w:id="799106678">
              <w:marLeft w:val="480"/>
              <w:marRight w:val="0"/>
              <w:marTop w:val="0"/>
              <w:marBottom w:val="0"/>
              <w:divBdr>
                <w:top w:val="none" w:sz="0" w:space="0" w:color="auto"/>
                <w:left w:val="none" w:sz="0" w:space="0" w:color="auto"/>
                <w:bottom w:val="none" w:sz="0" w:space="0" w:color="auto"/>
                <w:right w:val="none" w:sz="0" w:space="0" w:color="auto"/>
              </w:divBdr>
            </w:div>
            <w:div w:id="799152809">
              <w:marLeft w:val="480"/>
              <w:marRight w:val="0"/>
              <w:marTop w:val="0"/>
              <w:marBottom w:val="0"/>
              <w:divBdr>
                <w:top w:val="none" w:sz="0" w:space="0" w:color="auto"/>
                <w:left w:val="none" w:sz="0" w:space="0" w:color="auto"/>
                <w:bottom w:val="none" w:sz="0" w:space="0" w:color="auto"/>
                <w:right w:val="none" w:sz="0" w:space="0" w:color="auto"/>
              </w:divBdr>
            </w:div>
            <w:div w:id="799374701">
              <w:marLeft w:val="480"/>
              <w:marRight w:val="0"/>
              <w:marTop w:val="0"/>
              <w:marBottom w:val="0"/>
              <w:divBdr>
                <w:top w:val="none" w:sz="0" w:space="0" w:color="auto"/>
                <w:left w:val="none" w:sz="0" w:space="0" w:color="auto"/>
                <w:bottom w:val="none" w:sz="0" w:space="0" w:color="auto"/>
                <w:right w:val="none" w:sz="0" w:space="0" w:color="auto"/>
              </w:divBdr>
            </w:div>
            <w:div w:id="799375078">
              <w:marLeft w:val="480"/>
              <w:marRight w:val="0"/>
              <w:marTop w:val="0"/>
              <w:marBottom w:val="0"/>
              <w:divBdr>
                <w:top w:val="none" w:sz="0" w:space="0" w:color="auto"/>
                <w:left w:val="none" w:sz="0" w:space="0" w:color="auto"/>
                <w:bottom w:val="none" w:sz="0" w:space="0" w:color="auto"/>
                <w:right w:val="none" w:sz="0" w:space="0" w:color="auto"/>
              </w:divBdr>
            </w:div>
            <w:div w:id="799418535">
              <w:marLeft w:val="480"/>
              <w:marRight w:val="0"/>
              <w:marTop w:val="0"/>
              <w:marBottom w:val="0"/>
              <w:divBdr>
                <w:top w:val="none" w:sz="0" w:space="0" w:color="auto"/>
                <w:left w:val="none" w:sz="0" w:space="0" w:color="auto"/>
                <w:bottom w:val="none" w:sz="0" w:space="0" w:color="auto"/>
                <w:right w:val="none" w:sz="0" w:space="0" w:color="auto"/>
              </w:divBdr>
            </w:div>
            <w:div w:id="799492084">
              <w:marLeft w:val="480"/>
              <w:marRight w:val="0"/>
              <w:marTop w:val="0"/>
              <w:marBottom w:val="0"/>
              <w:divBdr>
                <w:top w:val="none" w:sz="0" w:space="0" w:color="auto"/>
                <w:left w:val="none" w:sz="0" w:space="0" w:color="auto"/>
                <w:bottom w:val="none" w:sz="0" w:space="0" w:color="auto"/>
                <w:right w:val="none" w:sz="0" w:space="0" w:color="auto"/>
              </w:divBdr>
            </w:div>
            <w:div w:id="799541228">
              <w:marLeft w:val="480"/>
              <w:marRight w:val="0"/>
              <w:marTop w:val="0"/>
              <w:marBottom w:val="0"/>
              <w:divBdr>
                <w:top w:val="none" w:sz="0" w:space="0" w:color="auto"/>
                <w:left w:val="none" w:sz="0" w:space="0" w:color="auto"/>
                <w:bottom w:val="none" w:sz="0" w:space="0" w:color="auto"/>
                <w:right w:val="none" w:sz="0" w:space="0" w:color="auto"/>
              </w:divBdr>
            </w:div>
            <w:div w:id="799571233">
              <w:marLeft w:val="480"/>
              <w:marRight w:val="0"/>
              <w:marTop w:val="0"/>
              <w:marBottom w:val="0"/>
              <w:divBdr>
                <w:top w:val="none" w:sz="0" w:space="0" w:color="auto"/>
                <w:left w:val="none" w:sz="0" w:space="0" w:color="auto"/>
                <w:bottom w:val="none" w:sz="0" w:space="0" w:color="auto"/>
                <w:right w:val="none" w:sz="0" w:space="0" w:color="auto"/>
              </w:divBdr>
            </w:div>
            <w:div w:id="799618247">
              <w:marLeft w:val="480"/>
              <w:marRight w:val="0"/>
              <w:marTop w:val="0"/>
              <w:marBottom w:val="0"/>
              <w:divBdr>
                <w:top w:val="none" w:sz="0" w:space="0" w:color="auto"/>
                <w:left w:val="none" w:sz="0" w:space="0" w:color="auto"/>
                <w:bottom w:val="none" w:sz="0" w:space="0" w:color="auto"/>
                <w:right w:val="none" w:sz="0" w:space="0" w:color="auto"/>
              </w:divBdr>
            </w:div>
            <w:div w:id="799684314">
              <w:marLeft w:val="480"/>
              <w:marRight w:val="0"/>
              <w:marTop w:val="0"/>
              <w:marBottom w:val="0"/>
              <w:divBdr>
                <w:top w:val="none" w:sz="0" w:space="0" w:color="auto"/>
                <w:left w:val="none" w:sz="0" w:space="0" w:color="auto"/>
                <w:bottom w:val="none" w:sz="0" w:space="0" w:color="auto"/>
                <w:right w:val="none" w:sz="0" w:space="0" w:color="auto"/>
              </w:divBdr>
            </w:div>
            <w:div w:id="799803676">
              <w:marLeft w:val="480"/>
              <w:marRight w:val="0"/>
              <w:marTop w:val="0"/>
              <w:marBottom w:val="0"/>
              <w:divBdr>
                <w:top w:val="none" w:sz="0" w:space="0" w:color="auto"/>
                <w:left w:val="none" w:sz="0" w:space="0" w:color="auto"/>
                <w:bottom w:val="none" w:sz="0" w:space="0" w:color="auto"/>
                <w:right w:val="none" w:sz="0" w:space="0" w:color="auto"/>
              </w:divBdr>
            </w:div>
            <w:div w:id="800000019">
              <w:marLeft w:val="480"/>
              <w:marRight w:val="0"/>
              <w:marTop w:val="0"/>
              <w:marBottom w:val="0"/>
              <w:divBdr>
                <w:top w:val="none" w:sz="0" w:space="0" w:color="auto"/>
                <w:left w:val="none" w:sz="0" w:space="0" w:color="auto"/>
                <w:bottom w:val="none" w:sz="0" w:space="0" w:color="auto"/>
                <w:right w:val="none" w:sz="0" w:space="0" w:color="auto"/>
              </w:divBdr>
            </w:div>
            <w:div w:id="800152246">
              <w:marLeft w:val="480"/>
              <w:marRight w:val="0"/>
              <w:marTop w:val="0"/>
              <w:marBottom w:val="0"/>
              <w:divBdr>
                <w:top w:val="none" w:sz="0" w:space="0" w:color="auto"/>
                <w:left w:val="none" w:sz="0" w:space="0" w:color="auto"/>
                <w:bottom w:val="none" w:sz="0" w:space="0" w:color="auto"/>
                <w:right w:val="none" w:sz="0" w:space="0" w:color="auto"/>
              </w:divBdr>
            </w:div>
            <w:div w:id="800415923">
              <w:marLeft w:val="480"/>
              <w:marRight w:val="0"/>
              <w:marTop w:val="0"/>
              <w:marBottom w:val="0"/>
              <w:divBdr>
                <w:top w:val="none" w:sz="0" w:space="0" w:color="auto"/>
                <w:left w:val="none" w:sz="0" w:space="0" w:color="auto"/>
                <w:bottom w:val="none" w:sz="0" w:space="0" w:color="auto"/>
                <w:right w:val="none" w:sz="0" w:space="0" w:color="auto"/>
              </w:divBdr>
            </w:div>
            <w:div w:id="800614431">
              <w:marLeft w:val="480"/>
              <w:marRight w:val="0"/>
              <w:marTop w:val="0"/>
              <w:marBottom w:val="0"/>
              <w:divBdr>
                <w:top w:val="none" w:sz="0" w:space="0" w:color="auto"/>
                <w:left w:val="none" w:sz="0" w:space="0" w:color="auto"/>
                <w:bottom w:val="none" w:sz="0" w:space="0" w:color="auto"/>
                <w:right w:val="none" w:sz="0" w:space="0" w:color="auto"/>
              </w:divBdr>
            </w:div>
            <w:div w:id="800657738">
              <w:marLeft w:val="480"/>
              <w:marRight w:val="0"/>
              <w:marTop w:val="0"/>
              <w:marBottom w:val="0"/>
              <w:divBdr>
                <w:top w:val="none" w:sz="0" w:space="0" w:color="auto"/>
                <w:left w:val="none" w:sz="0" w:space="0" w:color="auto"/>
                <w:bottom w:val="none" w:sz="0" w:space="0" w:color="auto"/>
                <w:right w:val="none" w:sz="0" w:space="0" w:color="auto"/>
              </w:divBdr>
            </w:div>
            <w:div w:id="800927718">
              <w:marLeft w:val="480"/>
              <w:marRight w:val="0"/>
              <w:marTop w:val="0"/>
              <w:marBottom w:val="0"/>
              <w:divBdr>
                <w:top w:val="none" w:sz="0" w:space="0" w:color="auto"/>
                <w:left w:val="none" w:sz="0" w:space="0" w:color="auto"/>
                <w:bottom w:val="none" w:sz="0" w:space="0" w:color="auto"/>
                <w:right w:val="none" w:sz="0" w:space="0" w:color="auto"/>
              </w:divBdr>
            </w:div>
            <w:div w:id="800928654">
              <w:marLeft w:val="480"/>
              <w:marRight w:val="0"/>
              <w:marTop w:val="0"/>
              <w:marBottom w:val="0"/>
              <w:divBdr>
                <w:top w:val="none" w:sz="0" w:space="0" w:color="auto"/>
                <w:left w:val="none" w:sz="0" w:space="0" w:color="auto"/>
                <w:bottom w:val="none" w:sz="0" w:space="0" w:color="auto"/>
                <w:right w:val="none" w:sz="0" w:space="0" w:color="auto"/>
              </w:divBdr>
            </w:div>
            <w:div w:id="800999594">
              <w:marLeft w:val="480"/>
              <w:marRight w:val="0"/>
              <w:marTop w:val="0"/>
              <w:marBottom w:val="0"/>
              <w:divBdr>
                <w:top w:val="none" w:sz="0" w:space="0" w:color="auto"/>
                <w:left w:val="none" w:sz="0" w:space="0" w:color="auto"/>
                <w:bottom w:val="none" w:sz="0" w:space="0" w:color="auto"/>
                <w:right w:val="none" w:sz="0" w:space="0" w:color="auto"/>
              </w:divBdr>
            </w:div>
            <w:div w:id="801117683">
              <w:marLeft w:val="480"/>
              <w:marRight w:val="0"/>
              <w:marTop w:val="0"/>
              <w:marBottom w:val="0"/>
              <w:divBdr>
                <w:top w:val="none" w:sz="0" w:space="0" w:color="auto"/>
                <w:left w:val="none" w:sz="0" w:space="0" w:color="auto"/>
                <w:bottom w:val="none" w:sz="0" w:space="0" w:color="auto"/>
                <w:right w:val="none" w:sz="0" w:space="0" w:color="auto"/>
              </w:divBdr>
            </w:div>
            <w:div w:id="801270262">
              <w:marLeft w:val="480"/>
              <w:marRight w:val="0"/>
              <w:marTop w:val="0"/>
              <w:marBottom w:val="0"/>
              <w:divBdr>
                <w:top w:val="none" w:sz="0" w:space="0" w:color="auto"/>
                <w:left w:val="none" w:sz="0" w:space="0" w:color="auto"/>
                <w:bottom w:val="none" w:sz="0" w:space="0" w:color="auto"/>
                <w:right w:val="none" w:sz="0" w:space="0" w:color="auto"/>
              </w:divBdr>
            </w:div>
            <w:div w:id="801270536">
              <w:marLeft w:val="480"/>
              <w:marRight w:val="0"/>
              <w:marTop w:val="0"/>
              <w:marBottom w:val="0"/>
              <w:divBdr>
                <w:top w:val="none" w:sz="0" w:space="0" w:color="auto"/>
                <w:left w:val="none" w:sz="0" w:space="0" w:color="auto"/>
                <w:bottom w:val="none" w:sz="0" w:space="0" w:color="auto"/>
                <w:right w:val="none" w:sz="0" w:space="0" w:color="auto"/>
              </w:divBdr>
            </w:div>
            <w:div w:id="801312557">
              <w:marLeft w:val="480"/>
              <w:marRight w:val="0"/>
              <w:marTop w:val="0"/>
              <w:marBottom w:val="0"/>
              <w:divBdr>
                <w:top w:val="none" w:sz="0" w:space="0" w:color="auto"/>
                <w:left w:val="none" w:sz="0" w:space="0" w:color="auto"/>
                <w:bottom w:val="none" w:sz="0" w:space="0" w:color="auto"/>
                <w:right w:val="none" w:sz="0" w:space="0" w:color="auto"/>
              </w:divBdr>
            </w:div>
            <w:div w:id="801314358">
              <w:marLeft w:val="480"/>
              <w:marRight w:val="0"/>
              <w:marTop w:val="0"/>
              <w:marBottom w:val="0"/>
              <w:divBdr>
                <w:top w:val="none" w:sz="0" w:space="0" w:color="auto"/>
                <w:left w:val="none" w:sz="0" w:space="0" w:color="auto"/>
                <w:bottom w:val="none" w:sz="0" w:space="0" w:color="auto"/>
                <w:right w:val="none" w:sz="0" w:space="0" w:color="auto"/>
              </w:divBdr>
            </w:div>
            <w:div w:id="801381403">
              <w:marLeft w:val="480"/>
              <w:marRight w:val="0"/>
              <w:marTop w:val="0"/>
              <w:marBottom w:val="0"/>
              <w:divBdr>
                <w:top w:val="none" w:sz="0" w:space="0" w:color="auto"/>
                <w:left w:val="none" w:sz="0" w:space="0" w:color="auto"/>
                <w:bottom w:val="none" w:sz="0" w:space="0" w:color="auto"/>
                <w:right w:val="none" w:sz="0" w:space="0" w:color="auto"/>
              </w:divBdr>
            </w:div>
            <w:div w:id="801388722">
              <w:marLeft w:val="480"/>
              <w:marRight w:val="0"/>
              <w:marTop w:val="0"/>
              <w:marBottom w:val="0"/>
              <w:divBdr>
                <w:top w:val="none" w:sz="0" w:space="0" w:color="auto"/>
                <w:left w:val="none" w:sz="0" w:space="0" w:color="auto"/>
                <w:bottom w:val="none" w:sz="0" w:space="0" w:color="auto"/>
                <w:right w:val="none" w:sz="0" w:space="0" w:color="auto"/>
              </w:divBdr>
            </w:div>
            <w:div w:id="801653614">
              <w:marLeft w:val="480"/>
              <w:marRight w:val="0"/>
              <w:marTop w:val="0"/>
              <w:marBottom w:val="0"/>
              <w:divBdr>
                <w:top w:val="none" w:sz="0" w:space="0" w:color="auto"/>
                <w:left w:val="none" w:sz="0" w:space="0" w:color="auto"/>
                <w:bottom w:val="none" w:sz="0" w:space="0" w:color="auto"/>
                <w:right w:val="none" w:sz="0" w:space="0" w:color="auto"/>
              </w:divBdr>
            </w:div>
            <w:div w:id="801725690">
              <w:marLeft w:val="480"/>
              <w:marRight w:val="0"/>
              <w:marTop w:val="0"/>
              <w:marBottom w:val="0"/>
              <w:divBdr>
                <w:top w:val="none" w:sz="0" w:space="0" w:color="auto"/>
                <w:left w:val="none" w:sz="0" w:space="0" w:color="auto"/>
                <w:bottom w:val="none" w:sz="0" w:space="0" w:color="auto"/>
                <w:right w:val="none" w:sz="0" w:space="0" w:color="auto"/>
              </w:divBdr>
            </w:div>
            <w:div w:id="801727611">
              <w:marLeft w:val="480"/>
              <w:marRight w:val="0"/>
              <w:marTop w:val="0"/>
              <w:marBottom w:val="0"/>
              <w:divBdr>
                <w:top w:val="none" w:sz="0" w:space="0" w:color="auto"/>
                <w:left w:val="none" w:sz="0" w:space="0" w:color="auto"/>
                <w:bottom w:val="none" w:sz="0" w:space="0" w:color="auto"/>
                <w:right w:val="none" w:sz="0" w:space="0" w:color="auto"/>
              </w:divBdr>
            </w:div>
            <w:div w:id="801732311">
              <w:marLeft w:val="480"/>
              <w:marRight w:val="0"/>
              <w:marTop w:val="0"/>
              <w:marBottom w:val="0"/>
              <w:divBdr>
                <w:top w:val="none" w:sz="0" w:space="0" w:color="auto"/>
                <w:left w:val="none" w:sz="0" w:space="0" w:color="auto"/>
                <w:bottom w:val="none" w:sz="0" w:space="0" w:color="auto"/>
                <w:right w:val="none" w:sz="0" w:space="0" w:color="auto"/>
              </w:divBdr>
            </w:div>
            <w:div w:id="801965154">
              <w:marLeft w:val="480"/>
              <w:marRight w:val="0"/>
              <w:marTop w:val="0"/>
              <w:marBottom w:val="0"/>
              <w:divBdr>
                <w:top w:val="none" w:sz="0" w:space="0" w:color="auto"/>
                <w:left w:val="none" w:sz="0" w:space="0" w:color="auto"/>
                <w:bottom w:val="none" w:sz="0" w:space="0" w:color="auto"/>
                <w:right w:val="none" w:sz="0" w:space="0" w:color="auto"/>
              </w:divBdr>
            </w:div>
            <w:div w:id="801967279">
              <w:marLeft w:val="480"/>
              <w:marRight w:val="0"/>
              <w:marTop w:val="0"/>
              <w:marBottom w:val="0"/>
              <w:divBdr>
                <w:top w:val="none" w:sz="0" w:space="0" w:color="auto"/>
                <w:left w:val="none" w:sz="0" w:space="0" w:color="auto"/>
                <w:bottom w:val="none" w:sz="0" w:space="0" w:color="auto"/>
                <w:right w:val="none" w:sz="0" w:space="0" w:color="auto"/>
              </w:divBdr>
            </w:div>
            <w:div w:id="802045352">
              <w:marLeft w:val="480"/>
              <w:marRight w:val="0"/>
              <w:marTop w:val="0"/>
              <w:marBottom w:val="0"/>
              <w:divBdr>
                <w:top w:val="none" w:sz="0" w:space="0" w:color="auto"/>
                <w:left w:val="none" w:sz="0" w:space="0" w:color="auto"/>
                <w:bottom w:val="none" w:sz="0" w:space="0" w:color="auto"/>
                <w:right w:val="none" w:sz="0" w:space="0" w:color="auto"/>
              </w:divBdr>
            </w:div>
            <w:div w:id="802309198">
              <w:marLeft w:val="480"/>
              <w:marRight w:val="0"/>
              <w:marTop w:val="0"/>
              <w:marBottom w:val="0"/>
              <w:divBdr>
                <w:top w:val="none" w:sz="0" w:space="0" w:color="auto"/>
                <w:left w:val="none" w:sz="0" w:space="0" w:color="auto"/>
                <w:bottom w:val="none" w:sz="0" w:space="0" w:color="auto"/>
                <w:right w:val="none" w:sz="0" w:space="0" w:color="auto"/>
              </w:divBdr>
            </w:div>
            <w:div w:id="802309641">
              <w:marLeft w:val="480"/>
              <w:marRight w:val="0"/>
              <w:marTop w:val="0"/>
              <w:marBottom w:val="0"/>
              <w:divBdr>
                <w:top w:val="none" w:sz="0" w:space="0" w:color="auto"/>
                <w:left w:val="none" w:sz="0" w:space="0" w:color="auto"/>
                <w:bottom w:val="none" w:sz="0" w:space="0" w:color="auto"/>
                <w:right w:val="none" w:sz="0" w:space="0" w:color="auto"/>
              </w:divBdr>
            </w:div>
            <w:div w:id="802313191">
              <w:marLeft w:val="480"/>
              <w:marRight w:val="0"/>
              <w:marTop w:val="0"/>
              <w:marBottom w:val="0"/>
              <w:divBdr>
                <w:top w:val="none" w:sz="0" w:space="0" w:color="auto"/>
                <w:left w:val="none" w:sz="0" w:space="0" w:color="auto"/>
                <w:bottom w:val="none" w:sz="0" w:space="0" w:color="auto"/>
                <w:right w:val="none" w:sz="0" w:space="0" w:color="auto"/>
              </w:divBdr>
            </w:div>
            <w:div w:id="802502353">
              <w:marLeft w:val="480"/>
              <w:marRight w:val="0"/>
              <w:marTop w:val="0"/>
              <w:marBottom w:val="0"/>
              <w:divBdr>
                <w:top w:val="none" w:sz="0" w:space="0" w:color="auto"/>
                <w:left w:val="none" w:sz="0" w:space="0" w:color="auto"/>
                <w:bottom w:val="none" w:sz="0" w:space="0" w:color="auto"/>
                <w:right w:val="none" w:sz="0" w:space="0" w:color="auto"/>
              </w:divBdr>
            </w:div>
            <w:div w:id="802506964">
              <w:marLeft w:val="480"/>
              <w:marRight w:val="0"/>
              <w:marTop w:val="0"/>
              <w:marBottom w:val="0"/>
              <w:divBdr>
                <w:top w:val="none" w:sz="0" w:space="0" w:color="auto"/>
                <w:left w:val="none" w:sz="0" w:space="0" w:color="auto"/>
                <w:bottom w:val="none" w:sz="0" w:space="0" w:color="auto"/>
                <w:right w:val="none" w:sz="0" w:space="0" w:color="auto"/>
              </w:divBdr>
            </w:div>
            <w:div w:id="802576921">
              <w:marLeft w:val="480"/>
              <w:marRight w:val="0"/>
              <w:marTop w:val="0"/>
              <w:marBottom w:val="0"/>
              <w:divBdr>
                <w:top w:val="none" w:sz="0" w:space="0" w:color="auto"/>
                <w:left w:val="none" w:sz="0" w:space="0" w:color="auto"/>
                <w:bottom w:val="none" w:sz="0" w:space="0" w:color="auto"/>
                <w:right w:val="none" w:sz="0" w:space="0" w:color="auto"/>
              </w:divBdr>
            </w:div>
            <w:div w:id="802580615">
              <w:marLeft w:val="480"/>
              <w:marRight w:val="0"/>
              <w:marTop w:val="0"/>
              <w:marBottom w:val="0"/>
              <w:divBdr>
                <w:top w:val="none" w:sz="0" w:space="0" w:color="auto"/>
                <w:left w:val="none" w:sz="0" w:space="0" w:color="auto"/>
                <w:bottom w:val="none" w:sz="0" w:space="0" w:color="auto"/>
                <w:right w:val="none" w:sz="0" w:space="0" w:color="auto"/>
              </w:divBdr>
            </w:div>
            <w:div w:id="802583614">
              <w:marLeft w:val="480"/>
              <w:marRight w:val="0"/>
              <w:marTop w:val="0"/>
              <w:marBottom w:val="0"/>
              <w:divBdr>
                <w:top w:val="none" w:sz="0" w:space="0" w:color="auto"/>
                <w:left w:val="none" w:sz="0" w:space="0" w:color="auto"/>
                <w:bottom w:val="none" w:sz="0" w:space="0" w:color="auto"/>
                <w:right w:val="none" w:sz="0" w:space="0" w:color="auto"/>
              </w:divBdr>
            </w:div>
            <w:div w:id="802623831">
              <w:marLeft w:val="480"/>
              <w:marRight w:val="0"/>
              <w:marTop w:val="0"/>
              <w:marBottom w:val="0"/>
              <w:divBdr>
                <w:top w:val="none" w:sz="0" w:space="0" w:color="auto"/>
                <w:left w:val="none" w:sz="0" w:space="0" w:color="auto"/>
                <w:bottom w:val="none" w:sz="0" w:space="0" w:color="auto"/>
                <w:right w:val="none" w:sz="0" w:space="0" w:color="auto"/>
              </w:divBdr>
            </w:div>
            <w:div w:id="802625409">
              <w:marLeft w:val="480"/>
              <w:marRight w:val="0"/>
              <w:marTop w:val="0"/>
              <w:marBottom w:val="0"/>
              <w:divBdr>
                <w:top w:val="none" w:sz="0" w:space="0" w:color="auto"/>
                <w:left w:val="none" w:sz="0" w:space="0" w:color="auto"/>
                <w:bottom w:val="none" w:sz="0" w:space="0" w:color="auto"/>
                <w:right w:val="none" w:sz="0" w:space="0" w:color="auto"/>
              </w:divBdr>
            </w:div>
            <w:div w:id="802772402">
              <w:marLeft w:val="480"/>
              <w:marRight w:val="0"/>
              <w:marTop w:val="0"/>
              <w:marBottom w:val="0"/>
              <w:divBdr>
                <w:top w:val="none" w:sz="0" w:space="0" w:color="auto"/>
                <w:left w:val="none" w:sz="0" w:space="0" w:color="auto"/>
                <w:bottom w:val="none" w:sz="0" w:space="0" w:color="auto"/>
                <w:right w:val="none" w:sz="0" w:space="0" w:color="auto"/>
              </w:divBdr>
            </w:div>
            <w:div w:id="802776675">
              <w:marLeft w:val="480"/>
              <w:marRight w:val="0"/>
              <w:marTop w:val="0"/>
              <w:marBottom w:val="0"/>
              <w:divBdr>
                <w:top w:val="none" w:sz="0" w:space="0" w:color="auto"/>
                <w:left w:val="none" w:sz="0" w:space="0" w:color="auto"/>
                <w:bottom w:val="none" w:sz="0" w:space="0" w:color="auto"/>
                <w:right w:val="none" w:sz="0" w:space="0" w:color="auto"/>
              </w:divBdr>
            </w:div>
            <w:div w:id="802843794">
              <w:marLeft w:val="480"/>
              <w:marRight w:val="0"/>
              <w:marTop w:val="0"/>
              <w:marBottom w:val="0"/>
              <w:divBdr>
                <w:top w:val="none" w:sz="0" w:space="0" w:color="auto"/>
                <w:left w:val="none" w:sz="0" w:space="0" w:color="auto"/>
                <w:bottom w:val="none" w:sz="0" w:space="0" w:color="auto"/>
                <w:right w:val="none" w:sz="0" w:space="0" w:color="auto"/>
              </w:divBdr>
            </w:div>
            <w:div w:id="802844789">
              <w:marLeft w:val="480"/>
              <w:marRight w:val="0"/>
              <w:marTop w:val="0"/>
              <w:marBottom w:val="0"/>
              <w:divBdr>
                <w:top w:val="none" w:sz="0" w:space="0" w:color="auto"/>
                <w:left w:val="none" w:sz="0" w:space="0" w:color="auto"/>
                <w:bottom w:val="none" w:sz="0" w:space="0" w:color="auto"/>
                <w:right w:val="none" w:sz="0" w:space="0" w:color="auto"/>
              </w:divBdr>
            </w:div>
            <w:div w:id="802967380">
              <w:marLeft w:val="480"/>
              <w:marRight w:val="0"/>
              <w:marTop w:val="0"/>
              <w:marBottom w:val="0"/>
              <w:divBdr>
                <w:top w:val="none" w:sz="0" w:space="0" w:color="auto"/>
                <w:left w:val="none" w:sz="0" w:space="0" w:color="auto"/>
                <w:bottom w:val="none" w:sz="0" w:space="0" w:color="auto"/>
                <w:right w:val="none" w:sz="0" w:space="0" w:color="auto"/>
              </w:divBdr>
            </w:div>
            <w:div w:id="803035993">
              <w:marLeft w:val="480"/>
              <w:marRight w:val="0"/>
              <w:marTop w:val="0"/>
              <w:marBottom w:val="0"/>
              <w:divBdr>
                <w:top w:val="none" w:sz="0" w:space="0" w:color="auto"/>
                <w:left w:val="none" w:sz="0" w:space="0" w:color="auto"/>
                <w:bottom w:val="none" w:sz="0" w:space="0" w:color="auto"/>
                <w:right w:val="none" w:sz="0" w:space="0" w:color="auto"/>
              </w:divBdr>
            </w:div>
            <w:div w:id="803159380">
              <w:marLeft w:val="480"/>
              <w:marRight w:val="0"/>
              <w:marTop w:val="0"/>
              <w:marBottom w:val="0"/>
              <w:divBdr>
                <w:top w:val="none" w:sz="0" w:space="0" w:color="auto"/>
                <w:left w:val="none" w:sz="0" w:space="0" w:color="auto"/>
                <w:bottom w:val="none" w:sz="0" w:space="0" w:color="auto"/>
                <w:right w:val="none" w:sz="0" w:space="0" w:color="auto"/>
              </w:divBdr>
            </w:div>
            <w:div w:id="803162200">
              <w:marLeft w:val="480"/>
              <w:marRight w:val="0"/>
              <w:marTop w:val="0"/>
              <w:marBottom w:val="0"/>
              <w:divBdr>
                <w:top w:val="none" w:sz="0" w:space="0" w:color="auto"/>
                <w:left w:val="none" w:sz="0" w:space="0" w:color="auto"/>
                <w:bottom w:val="none" w:sz="0" w:space="0" w:color="auto"/>
                <w:right w:val="none" w:sz="0" w:space="0" w:color="auto"/>
              </w:divBdr>
            </w:div>
            <w:div w:id="803306612">
              <w:marLeft w:val="480"/>
              <w:marRight w:val="0"/>
              <w:marTop w:val="0"/>
              <w:marBottom w:val="0"/>
              <w:divBdr>
                <w:top w:val="none" w:sz="0" w:space="0" w:color="auto"/>
                <w:left w:val="none" w:sz="0" w:space="0" w:color="auto"/>
                <w:bottom w:val="none" w:sz="0" w:space="0" w:color="auto"/>
                <w:right w:val="none" w:sz="0" w:space="0" w:color="auto"/>
              </w:divBdr>
            </w:div>
            <w:div w:id="803306748">
              <w:marLeft w:val="480"/>
              <w:marRight w:val="0"/>
              <w:marTop w:val="0"/>
              <w:marBottom w:val="0"/>
              <w:divBdr>
                <w:top w:val="none" w:sz="0" w:space="0" w:color="auto"/>
                <w:left w:val="none" w:sz="0" w:space="0" w:color="auto"/>
                <w:bottom w:val="none" w:sz="0" w:space="0" w:color="auto"/>
                <w:right w:val="none" w:sz="0" w:space="0" w:color="auto"/>
              </w:divBdr>
            </w:div>
            <w:div w:id="803500727">
              <w:marLeft w:val="480"/>
              <w:marRight w:val="0"/>
              <w:marTop w:val="0"/>
              <w:marBottom w:val="0"/>
              <w:divBdr>
                <w:top w:val="none" w:sz="0" w:space="0" w:color="auto"/>
                <w:left w:val="none" w:sz="0" w:space="0" w:color="auto"/>
                <w:bottom w:val="none" w:sz="0" w:space="0" w:color="auto"/>
                <w:right w:val="none" w:sz="0" w:space="0" w:color="auto"/>
              </w:divBdr>
            </w:div>
            <w:div w:id="803502920">
              <w:marLeft w:val="480"/>
              <w:marRight w:val="0"/>
              <w:marTop w:val="0"/>
              <w:marBottom w:val="0"/>
              <w:divBdr>
                <w:top w:val="none" w:sz="0" w:space="0" w:color="auto"/>
                <w:left w:val="none" w:sz="0" w:space="0" w:color="auto"/>
                <w:bottom w:val="none" w:sz="0" w:space="0" w:color="auto"/>
                <w:right w:val="none" w:sz="0" w:space="0" w:color="auto"/>
              </w:divBdr>
            </w:div>
            <w:div w:id="803543197">
              <w:marLeft w:val="480"/>
              <w:marRight w:val="0"/>
              <w:marTop w:val="0"/>
              <w:marBottom w:val="0"/>
              <w:divBdr>
                <w:top w:val="none" w:sz="0" w:space="0" w:color="auto"/>
                <w:left w:val="none" w:sz="0" w:space="0" w:color="auto"/>
                <w:bottom w:val="none" w:sz="0" w:space="0" w:color="auto"/>
                <w:right w:val="none" w:sz="0" w:space="0" w:color="auto"/>
              </w:divBdr>
            </w:div>
            <w:div w:id="803619898">
              <w:marLeft w:val="480"/>
              <w:marRight w:val="0"/>
              <w:marTop w:val="0"/>
              <w:marBottom w:val="0"/>
              <w:divBdr>
                <w:top w:val="none" w:sz="0" w:space="0" w:color="auto"/>
                <w:left w:val="none" w:sz="0" w:space="0" w:color="auto"/>
                <w:bottom w:val="none" w:sz="0" w:space="0" w:color="auto"/>
                <w:right w:val="none" w:sz="0" w:space="0" w:color="auto"/>
              </w:divBdr>
            </w:div>
            <w:div w:id="803742968">
              <w:marLeft w:val="480"/>
              <w:marRight w:val="0"/>
              <w:marTop w:val="0"/>
              <w:marBottom w:val="0"/>
              <w:divBdr>
                <w:top w:val="none" w:sz="0" w:space="0" w:color="auto"/>
                <w:left w:val="none" w:sz="0" w:space="0" w:color="auto"/>
                <w:bottom w:val="none" w:sz="0" w:space="0" w:color="auto"/>
                <w:right w:val="none" w:sz="0" w:space="0" w:color="auto"/>
              </w:divBdr>
            </w:div>
            <w:div w:id="803815995">
              <w:marLeft w:val="480"/>
              <w:marRight w:val="0"/>
              <w:marTop w:val="0"/>
              <w:marBottom w:val="0"/>
              <w:divBdr>
                <w:top w:val="none" w:sz="0" w:space="0" w:color="auto"/>
                <w:left w:val="none" w:sz="0" w:space="0" w:color="auto"/>
                <w:bottom w:val="none" w:sz="0" w:space="0" w:color="auto"/>
                <w:right w:val="none" w:sz="0" w:space="0" w:color="auto"/>
              </w:divBdr>
            </w:div>
            <w:div w:id="803890351">
              <w:marLeft w:val="480"/>
              <w:marRight w:val="0"/>
              <w:marTop w:val="0"/>
              <w:marBottom w:val="0"/>
              <w:divBdr>
                <w:top w:val="none" w:sz="0" w:space="0" w:color="auto"/>
                <w:left w:val="none" w:sz="0" w:space="0" w:color="auto"/>
                <w:bottom w:val="none" w:sz="0" w:space="0" w:color="auto"/>
                <w:right w:val="none" w:sz="0" w:space="0" w:color="auto"/>
              </w:divBdr>
            </w:div>
            <w:div w:id="803933682">
              <w:marLeft w:val="480"/>
              <w:marRight w:val="0"/>
              <w:marTop w:val="0"/>
              <w:marBottom w:val="0"/>
              <w:divBdr>
                <w:top w:val="none" w:sz="0" w:space="0" w:color="auto"/>
                <w:left w:val="none" w:sz="0" w:space="0" w:color="auto"/>
                <w:bottom w:val="none" w:sz="0" w:space="0" w:color="auto"/>
                <w:right w:val="none" w:sz="0" w:space="0" w:color="auto"/>
              </w:divBdr>
            </w:div>
            <w:div w:id="804078467">
              <w:marLeft w:val="480"/>
              <w:marRight w:val="0"/>
              <w:marTop w:val="0"/>
              <w:marBottom w:val="0"/>
              <w:divBdr>
                <w:top w:val="none" w:sz="0" w:space="0" w:color="auto"/>
                <w:left w:val="none" w:sz="0" w:space="0" w:color="auto"/>
                <w:bottom w:val="none" w:sz="0" w:space="0" w:color="auto"/>
                <w:right w:val="none" w:sz="0" w:space="0" w:color="auto"/>
              </w:divBdr>
            </w:div>
            <w:div w:id="804275631">
              <w:marLeft w:val="480"/>
              <w:marRight w:val="0"/>
              <w:marTop w:val="0"/>
              <w:marBottom w:val="0"/>
              <w:divBdr>
                <w:top w:val="none" w:sz="0" w:space="0" w:color="auto"/>
                <w:left w:val="none" w:sz="0" w:space="0" w:color="auto"/>
                <w:bottom w:val="none" w:sz="0" w:space="0" w:color="auto"/>
                <w:right w:val="none" w:sz="0" w:space="0" w:color="auto"/>
              </w:divBdr>
            </w:div>
            <w:div w:id="804276080">
              <w:marLeft w:val="480"/>
              <w:marRight w:val="0"/>
              <w:marTop w:val="0"/>
              <w:marBottom w:val="0"/>
              <w:divBdr>
                <w:top w:val="none" w:sz="0" w:space="0" w:color="auto"/>
                <w:left w:val="none" w:sz="0" w:space="0" w:color="auto"/>
                <w:bottom w:val="none" w:sz="0" w:space="0" w:color="auto"/>
                <w:right w:val="none" w:sz="0" w:space="0" w:color="auto"/>
              </w:divBdr>
            </w:div>
            <w:div w:id="804279248">
              <w:marLeft w:val="480"/>
              <w:marRight w:val="0"/>
              <w:marTop w:val="0"/>
              <w:marBottom w:val="0"/>
              <w:divBdr>
                <w:top w:val="none" w:sz="0" w:space="0" w:color="auto"/>
                <w:left w:val="none" w:sz="0" w:space="0" w:color="auto"/>
                <w:bottom w:val="none" w:sz="0" w:space="0" w:color="auto"/>
                <w:right w:val="none" w:sz="0" w:space="0" w:color="auto"/>
              </w:divBdr>
            </w:div>
            <w:div w:id="804469442">
              <w:marLeft w:val="480"/>
              <w:marRight w:val="0"/>
              <w:marTop w:val="0"/>
              <w:marBottom w:val="0"/>
              <w:divBdr>
                <w:top w:val="none" w:sz="0" w:space="0" w:color="auto"/>
                <w:left w:val="none" w:sz="0" w:space="0" w:color="auto"/>
                <w:bottom w:val="none" w:sz="0" w:space="0" w:color="auto"/>
                <w:right w:val="none" w:sz="0" w:space="0" w:color="auto"/>
              </w:divBdr>
            </w:div>
            <w:div w:id="804471390">
              <w:marLeft w:val="480"/>
              <w:marRight w:val="0"/>
              <w:marTop w:val="0"/>
              <w:marBottom w:val="0"/>
              <w:divBdr>
                <w:top w:val="none" w:sz="0" w:space="0" w:color="auto"/>
                <w:left w:val="none" w:sz="0" w:space="0" w:color="auto"/>
                <w:bottom w:val="none" w:sz="0" w:space="0" w:color="auto"/>
                <w:right w:val="none" w:sz="0" w:space="0" w:color="auto"/>
              </w:divBdr>
            </w:div>
            <w:div w:id="804588382">
              <w:marLeft w:val="480"/>
              <w:marRight w:val="0"/>
              <w:marTop w:val="0"/>
              <w:marBottom w:val="0"/>
              <w:divBdr>
                <w:top w:val="none" w:sz="0" w:space="0" w:color="auto"/>
                <w:left w:val="none" w:sz="0" w:space="0" w:color="auto"/>
                <w:bottom w:val="none" w:sz="0" w:space="0" w:color="auto"/>
                <w:right w:val="none" w:sz="0" w:space="0" w:color="auto"/>
              </w:divBdr>
            </w:div>
            <w:div w:id="804738932">
              <w:marLeft w:val="480"/>
              <w:marRight w:val="0"/>
              <w:marTop w:val="0"/>
              <w:marBottom w:val="0"/>
              <w:divBdr>
                <w:top w:val="none" w:sz="0" w:space="0" w:color="auto"/>
                <w:left w:val="none" w:sz="0" w:space="0" w:color="auto"/>
                <w:bottom w:val="none" w:sz="0" w:space="0" w:color="auto"/>
                <w:right w:val="none" w:sz="0" w:space="0" w:color="auto"/>
              </w:divBdr>
            </w:div>
            <w:div w:id="804934484">
              <w:marLeft w:val="480"/>
              <w:marRight w:val="0"/>
              <w:marTop w:val="0"/>
              <w:marBottom w:val="0"/>
              <w:divBdr>
                <w:top w:val="none" w:sz="0" w:space="0" w:color="auto"/>
                <w:left w:val="none" w:sz="0" w:space="0" w:color="auto"/>
                <w:bottom w:val="none" w:sz="0" w:space="0" w:color="auto"/>
                <w:right w:val="none" w:sz="0" w:space="0" w:color="auto"/>
              </w:divBdr>
            </w:div>
            <w:div w:id="805049314">
              <w:marLeft w:val="480"/>
              <w:marRight w:val="0"/>
              <w:marTop w:val="0"/>
              <w:marBottom w:val="0"/>
              <w:divBdr>
                <w:top w:val="none" w:sz="0" w:space="0" w:color="auto"/>
                <w:left w:val="none" w:sz="0" w:space="0" w:color="auto"/>
                <w:bottom w:val="none" w:sz="0" w:space="0" w:color="auto"/>
                <w:right w:val="none" w:sz="0" w:space="0" w:color="auto"/>
              </w:divBdr>
            </w:div>
            <w:div w:id="805120440">
              <w:marLeft w:val="480"/>
              <w:marRight w:val="0"/>
              <w:marTop w:val="0"/>
              <w:marBottom w:val="0"/>
              <w:divBdr>
                <w:top w:val="none" w:sz="0" w:space="0" w:color="auto"/>
                <w:left w:val="none" w:sz="0" w:space="0" w:color="auto"/>
                <w:bottom w:val="none" w:sz="0" w:space="0" w:color="auto"/>
                <w:right w:val="none" w:sz="0" w:space="0" w:color="auto"/>
              </w:divBdr>
            </w:div>
            <w:div w:id="805122736">
              <w:marLeft w:val="480"/>
              <w:marRight w:val="0"/>
              <w:marTop w:val="0"/>
              <w:marBottom w:val="0"/>
              <w:divBdr>
                <w:top w:val="none" w:sz="0" w:space="0" w:color="auto"/>
                <w:left w:val="none" w:sz="0" w:space="0" w:color="auto"/>
                <w:bottom w:val="none" w:sz="0" w:space="0" w:color="auto"/>
                <w:right w:val="none" w:sz="0" w:space="0" w:color="auto"/>
              </w:divBdr>
            </w:div>
            <w:div w:id="805203399">
              <w:marLeft w:val="480"/>
              <w:marRight w:val="0"/>
              <w:marTop w:val="0"/>
              <w:marBottom w:val="0"/>
              <w:divBdr>
                <w:top w:val="none" w:sz="0" w:space="0" w:color="auto"/>
                <w:left w:val="none" w:sz="0" w:space="0" w:color="auto"/>
                <w:bottom w:val="none" w:sz="0" w:space="0" w:color="auto"/>
                <w:right w:val="none" w:sz="0" w:space="0" w:color="auto"/>
              </w:divBdr>
            </w:div>
            <w:div w:id="805203931">
              <w:marLeft w:val="480"/>
              <w:marRight w:val="0"/>
              <w:marTop w:val="0"/>
              <w:marBottom w:val="0"/>
              <w:divBdr>
                <w:top w:val="none" w:sz="0" w:space="0" w:color="auto"/>
                <w:left w:val="none" w:sz="0" w:space="0" w:color="auto"/>
                <w:bottom w:val="none" w:sz="0" w:space="0" w:color="auto"/>
                <w:right w:val="none" w:sz="0" w:space="0" w:color="auto"/>
              </w:divBdr>
            </w:div>
            <w:div w:id="805241387">
              <w:marLeft w:val="480"/>
              <w:marRight w:val="0"/>
              <w:marTop w:val="0"/>
              <w:marBottom w:val="0"/>
              <w:divBdr>
                <w:top w:val="none" w:sz="0" w:space="0" w:color="auto"/>
                <w:left w:val="none" w:sz="0" w:space="0" w:color="auto"/>
                <w:bottom w:val="none" w:sz="0" w:space="0" w:color="auto"/>
                <w:right w:val="none" w:sz="0" w:space="0" w:color="auto"/>
              </w:divBdr>
            </w:div>
            <w:div w:id="805319801">
              <w:marLeft w:val="480"/>
              <w:marRight w:val="0"/>
              <w:marTop w:val="0"/>
              <w:marBottom w:val="0"/>
              <w:divBdr>
                <w:top w:val="none" w:sz="0" w:space="0" w:color="auto"/>
                <w:left w:val="none" w:sz="0" w:space="0" w:color="auto"/>
                <w:bottom w:val="none" w:sz="0" w:space="0" w:color="auto"/>
                <w:right w:val="none" w:sz="0" w:space="0" w:color="auto"/>
              </w:divBdr>
            </w:div>
            <w:div w:id="805437865">
              <w:marLeft w:val="480"/>
              <w:marRight w:val="0"/>
              <w:marTop w:val="0"/>
              <w:marBottom w:val="0"/>
              <w:divBdr>
                <w:top w:val="none" w:sz="0" w:space="0" w:color="auto"/>
                <w:left w:val="none" w:sz="0" w:space="0" w:color="auto"/>
                <w:bottom w:val="none" w:sz="0" w:space="0" w:color="auto"/>
                <w:right w:val="none" w:sz="0" w:space="0" w:color="auto"/>
              </w:divBdr>
            </w:div>
            <w:div w:id="805506425">
              <w:marLeft w:val="480"/>
              <w:marRight w:val="0"/>
              <w:marTop w:val="0"/>
              <w:marBottom w:val="0"/>
              <w:divBdr>
                <w:top w:val="none" w:sz="0" w:space="0" w:color="auto"/>
                <w:left w:val="none" w:sz="0" w:space="0" w:color="auto"/>
                <w:bottom w:val="none" w:sz="0" w:space="0" w:color="auto"/>
                <w:right w:val="none" w:sz="0" w:space="0" w:color="auto"/>
              </w:divBdr>
            </w:div>
            <w:div w:id="805511107">
              <w:marLeft w:val="480"/>
              <w:marRight w:val="0"/>
              <w:marTop w:val="0"/>
              <w:marBottom w:val="0"/>
              <w:divBdr>
                <w:top w:val="none" w:sz="0" w:space="0" w:color="auto"/>
                <w:left w:val="none" w:sz="0" w:space="0" w:color="auto"/>
                <w:bottom w:val="none" w:sz="0" w:space="0" w:color="auto"/>
                <w:right w:val="none" w:sz="0" w:space="0" w:color="auto"/>
              </w:divBdr>
            </w:div>
            <w:div w:id="805587061">
              <w:marLeft w:val="480"/>
              <w:marRight w:val="0"/>
              <w:marTop w:val="0"/>
              <w:marBottom w:val="0"/>
              <w:divBdr>
                <w:top w:val="none" w:sz="0" w:space="0" w:color="auto"/>
                <w:left w:val="none" w:sz="0" w:space="0" w:color="auto"/>
                <w:bottom w:val="none" w:sz="0" w:space="0" w:color="auto"/>
                <w:right w:val="none" w:sz="0" w:space="0" w:color="auto"/>
              </w:divBdr>
            </w:div>
            <w:div w:id="805659344">
              <w:marLeft w:val="480"/>
              <w:marRight w:val="0"/>
              <w:marTop w:val="0"/>
              <w:marBottom w:val="0"/>
              <w:divBdr>
                <w:top w:val="none" w:sz="0" w:space="0" w:color="auto"/>
                <w:left w:val="none" w:sz="0" w:space="0" w:color="auto"/>
                <w:bottom w:val="none" w:sz="0" w:space="0" w:color="auto"/>
                <w:right w:val="none" w:sz="0" w:space="0" w:color="auto"/>
              </w:divBdr>
            </w:div>
            <w:div w:id="805666272">
              <w:marLeft w:val="480"/>
              <w:marRight w:val="0"/>
              <w:marTop w:val="0"/>
              <w:marBottom w:val="0"/>
              <w:divBdr>
                <w:top w:val="none" w:sz="0" w:space="0" w:color="auto"/>
                <w:left w:val="none" w:sz="0" w:space="0" w:color="auto"/>
                <w:bottom w:val="none" w:sz="0" w:space="0" w:color="auto"/>
                <w:right w:val="none" w:sz="0" w:space="0" w:color="auto"/>
              </w:divBdr>
            </w:div>
            <w:div w:id="805783705">
              <w:marLeft w:val="480"/>
              <w:marRight w:val="0"/>
              <w:marTop w:val="0"/>
              <w:marBottom w:val="0"/>
              <w:divBdr>
                <w:top w:val="none" w:sz="0" w:space="0" w:color="auto"/>
                <w:left w:val="none" w:sz="0" w:space="0" w:color="auto"/>
                <w:bottom w:val="none" w:sz="0" w:space="0" w:color="auto"/>
                <w:right w:val="none" w:sz="0" w:space="0" w:color="auto"/>
              </w:divBdr>
            </w:div>
            <w:div w:id="805859876">
              <w:marLeft w:val="480"/>
              <w:marRight w:val="0"/>
              <w:marTop w:val="0"/>
              <w:marBottom w:val="0"/>
              <w:divBdr>
                <w:top w:val="none" w:sz="0" w:space="0" w:color="auto"/>
                <w:left w:val="none" w:sz="0" w:space="0" w:color="auto"/>
                <w:bottom w:val="none" w:sz="0" w:space="0" w:color="auto"/>
                <w:right w:val="none" w:sz="0" w:space="0" w:color="auto"/>
              </w:divBdr>
            </w:div>
            <w:div w:id="805927105">
              <w:marLeft w:val="480"/>
              <w:marRight w:val="0"/>
              <w:marTop w:val="0"/>
              <w:marBottom w:val="0"/>
              <w:divBdr>
                <w:top w:val="none" w:sz="0" w:space="0" w:color="auto"/>
                <w:left w:val="none" w:sz="0" w:space="0" w:color="auto"/>
                <w:bottom w:val="none" w:sz="0" w:space="0" w:color="auto"/>
                <w:right w:val="none" w:sz="0" w:space="0" w:color="auto"/>
              </w:divBdr>
            </w:div>
            <w:div w:id="805976855">
              <w:marLeft w:val="480"/>
              <w:marRight w:val="0"/>
              <w:marTop w:val="0"/>
              <w:marBottom w:val="0"/>
              <w:divBdr>
                <w:top w:val="none" w:sz="0" w:space="0" w:color="auto"/>
                <w:left w:val="none" w:sz="0" w:space="0" w:color="auto"/>
                <w:bottom w:val="none" w:sz="0" w:space="0" w:color="auto"/>
                <w:right w:val="none" w:sz="0" w:space="0" w:color="auto"/>
              </w:divBdr>
            </w:div>
            <w:div w:id="806119912">
              <w:marLeft w:val="480"/>
              <w:marRight w:val="0"/>
              <w:marTop w:val="0"/>
              <w:marBottom w:val="0"/>
              <w:divBdr>
                <w:top w:val="none" w:sz="0" w:space="0" w:color="auto"/>
                <w:left w:val="none" w:sz="0" w:space="0" w:color="auto"/>
                <w:bottom w:val="none" w:sz="0" w:space="0" w:color="auto"/>
                <w:right w:val="none" w:sz="0" w:space="0" w:color="auto"/>
              </w:divBdr>
            </w:div>
            <w:div w:id="806124896">
              <w:marLeft w:val="480"/>
              <w:marRight w:val="0"/>
              <w:marTop w:val="0"/>
              <w:marBottom w:val="0"/>
              <w:divBdr>
                <w:top w:val="none" w:sz="0" w:space="0" w:color="auto"/>
                <w:left w:val="none" w:sz="0" w:space="0" w:color="auto"/>
                <w:bottom w:val="none" w:sz="0" w:space="0" w:color="auto"/>
                <w:right w:val="none" w:sz="0" w:space="0" w:color="auto"/>
              </w:divBdr>
            </w:div>
            <w:div w:id="806242000">
              <w:marLeft w:val="480"/>
              <w:marRight w:val="0"/>
              <w:marTop w:val="0"/>
              <w:marBottom w:val="0"/>
              <w:divBdr>
                <w:top w:val="none" w:sz="0" w:space="0" w:color="auto"/>
                <w:left w:val="none" w:sz="0" w:space="0" w:color="auto"/>
                <w:bottom w:val="none" w:sz="0" w:space="0" w:color="auto"/>
                <w:right w:val="none" w:sz="0" w:space="0" w:color="auto"/>
              </w:divBdr>
            </w:div>
            <w:div w:id="806319947">
              <w:marLeft w:val="480"/>
              <w:marRight w:val="0"/>
              <w:marTop w:val="0"/>
              <w:marBottom w:val="0"/>
              <w:divBdr>
                <w:top w:val="none" w:sz="0" w:space="0" w:color="auto"/>
                <w:left w:val="none" w:sz="0" w:space="0" w:color="auto"/>
                <w:bottom w:val="none" w:sz="0" w:space="0" w:color="auto"/>
                <w:right w:val="none" w:sz="0" w:space="0" w:color="auto"/>
              </w:divBdr>
            </w:div>
            <w:div w:id="806358348">
              <w:marLeft w:val="480"/>
              <w:marRight w:val="0"/>
              <w:marTop w:val="0"/>
              <w:marBottom w:val="0"/>
              <w:divBdr>
                <w:top w:val="none" w:sz="0" w:space="0" w:color="auto"/>
                <w:left w:val="none" w:sz="0" w:space="0" w:color="auto"/>
                <w:bottom w:val="none" w:sz="0" w:space="0" w:color="auto"/>
                <w:right w:val="none" w:sz="0" w:space="0" w:color="auto"/>
              </w:divBdr>
            </w:div>
            <w:div w:id="806582555">
              <w:marLeft w:val="480"/>
              <w:marRight w:val="0"/>
              <w:marTop w:val="0"/>
              <w:marBottom w:val="0"/>
              <w:divBdr>
                <w:top w:val="none" w:sz="0" w:space="0" w:color="auto"/>
                <w:left w:val="none" w:sz="0" w:space="0" w:color="auto"/>
                <w:bottom w:val="none" w:sz="0" w:space="0" w:color="auto"/>
                <w:right w:val="none" w:sz="0" w:space="0" w:color="auto"/>
              </w:divBdr>
            </w:div>
            <w:div w:id="806699029">
              <w:marLeft w:val="480"/>
              <w:marRight w:val="0"/>
              <w:marTop w:val="0"/>
              <w:marBottom w:val="0"/>
              <w:divBdr>
                <w:top w:val="none" w:sz="0" w:space="0" w:color="auto"/>
                <w:left w:val="none" w:sz="0" w:space="0" w:color="auto"/>
                <w:bottom w:val="none" w:sz="0" w:space="0" w:color="auto"/>
                <w:right w:val="none" w:sz="0" w:space="0" w:color="auto"/>
              </w:divBdr>
            </w:div>
            <w:div w:id="806703722">
              <w:marLeft w:val="480"/>
              <w:marRight w:val="0"/>
              <w:marTop w:val="0"/>
              <w:marBottom w:val="0"/>
              <w:divBdr>
                <w:top w:val="none" w:sz="0" w:space="0" w:color="auto"/>
                <w:left w:val="none" w:sz="0" w:space="0" w:color="auto"/>
                <w:bottom w:val="none" w:sz="0" w:space="0" w:color="auto"/>
                <w:right w:val="none" w:sz="0" w:space="0" w:color="auto"/>
              </w:divBdr>
            </w:div>
            <w:div w:id="806705019">
              <w:marLeft w:val="480"/>
              <w:marRight w:val="0"/>
              <w:marTop w:val="0"/>
              <w:marBottom w:val="0"/>
              <w:divBdr>
                <w:top w:val="none" w:sz="0" w:space="0" w:color="auto"/>
                <w:left w:val="none" w:sz="0" w:space="0" w:color="auto"/>
                <w:bottom w:val="none" w:sz="0" w:space="0" w:color="auto"/>
                <w:right w:val="none" w:sz="0" w:space="0" w:color="auto"/>
              </w:divBdr>
            </w:div>
            <w:div w:id="806780177">
              <w:marLeft w:val="480"/>
              <w:marRight w:val="0"/>
              <w:marTop w:val="0"/>
              <w:marBottom w:val="0"/>
              <w:divBdr>
                <w:top w:val="none" w:sz="0" w:space="0" w:color="auto"/>
                <w:left w:val="none" w:sz="0" w:space="0" w:color="auto"/>
                <w:bottom w:val="none" w:sz="0" w:space="0" w:color="auto"/>
                <w:right w:val="none" w:sz="0" w:space="0" w:color="auto"/>
              </w:divBdr>
            </w:div>
            <w:div w:id="806971065">
              <w:marLeft w:val="480"/>
              <w:marRight w:val="0"/>
              <w:marTop w:val="0"/>
              <w:marBottom w:val="0"/>
              <w:divBdr>
                <w:top w:val="none" w:sz="0" w:space="0" w:color="auto"/>
                <w:left w:val="none" w:sz="0" w:space="0" w:color="auto"/>
                <w:bottom w:val="none" w:sz="0" w:space="0" w:color="auto"/>
                <w:right w:val="none" w:sz="0" w:space="0" w:color="auto"/>
              </w:divBdr>
            </w:div>
            <w:div w:id="807087377">
              <w:marLeft w:val="480"/>
              <w:marRight w:val="0"/>
              <w:marTop w:val="0"/>
              <w:marBottom w:val="0"/>
              <w:divBdr>
                <w:top w:val="none" w:sz="0" w:space="0" w:color="auto"/>
                <w:left w:val="none" w:sz="0" w:space="0" w:color="auto"/>
                <w:bottom w:val="none" w:sz="0" w:space="0" w:color="auto"/>
                <w:right w:val="none" w:sz="0" w:space="0" w:color="auto"/>
              </w:divBdr>
            </w:div>
            <w:div w:id="807092362">
              <w:marLeft w:val="480"/>
              <w:marRight w:val="0"/>
              <w:marTop w:val="0"/>
              <w:marBottom w:val="0"/>
              <w:divBdr>
                <w:top w:val="none" w:sz="0" w:space="0" w:color="auto"/>
                <w:left w:val="none" w:sz="0" w:space="0" w:color="auto"/>
                <w:bottom w:val="none" w:sz="0" w:space="0" w:color="auto"/>
                <w:right w:val="none" w:sz="0" w:space="0" w:color="auto"/>
              </w:divBdr>
            </w:div>
            <w:div w:id="807166324">
              <w:marLeft w:val="480"/>
              <w:marRight w:val="0"/>
              <w:marTop w:val="0"/>
              <w:marBottom w:val="0"/>
              <w:divBdr>
                <w:top w:val="none" w:sz="0" w:space="0" w:color="auto"/>
                <w:left w:val="none" w:sz="0" w:space="0" w:color="auto"/>
                <w:bottom w:val="none" w:sz="0" w:space="0" w:color="auto"/>
                <w:right w:val="none" w:sz="0" w:space="0" w:color="auto"/>
              </w:divBdr>
            </w:div>
            <w:div w:id="807283203">
              <w:marLeft w:val="480"/>
              <w:marRight w:val="0"/>
              <w:marTop w:val="0"/>
              <w:marBottom w:val="0"/>
              <w:divBdr>
                <w:top w:val="none" w:sz="0" w:space="0" w:color="auto"/>
                <w:left w:val="none" w:sz="0" w:space="0" w:color="auto"/>
                <w:bottom w:val="none" w:sz="0" w:space="0" w:color="auto"/>
                <w:right w:val="none" w:sz="0" w:space="0" w:color="auto"/>
              </w:divBdr>
            </w:div>
            <w:div w:id="807432209">
              <w:marLeft w:val="480"/>
              <w:marRight w:val="0"/>
              <w:marTop w:val="0"/>
              <w:marBottom w:val="0"/>
              <w:divBdr>
                <w:top w:val="none" w:sz="0" w:space="0" w:color="auto"/>
                <w:left w:val="none" w:sz="0" w:space="0" w:color="auto"/>
                <w:bottom w:val="none" w:sz="0" w:space="0" w:color="auto"/>
                <w:right w:val="none" w:sz="0" w:space="0" w:color="auto"/>
              </w:divBdr>
            </w:div>
            <w:div w:id="807435788">
              <w:marLeft w:val="480"/>
              <w:marRight w:val="0"/>
              <w:marTop w:val="0"/>
              <w:marBottom w:val="0"/>
              <w:divBdr>
                <w:top w:val="none" w:sz="0" w:space="0" w:color="auto"/>
                <w:left w:val="none" w:sz="0" w:space="0" w:color="auto"/>
                <w:bottom w:val="none" w:sz="0" w:space="0" w:color="auto"/>
                <w:right w:val="none" w:sz="0" w:space="0" w:color="auto"/>
              </w:divBdr>
            </w:div>
            <w:div w:id="807550075">
              <w:marLeft w:val="480"/>
              <w:marRight w:val="0"/>
              <w:marTop w:val="0"/>
              <w:marBottom w:val="0"/>
              <w:divBdr>
                <w:top w:val="none" w:sz="0" w:space="0" w:color="auto"/>
                <w:left w:val="none" w:sz="0" w:space="0" w:color="auto"/>
                <w:bottom w:val="none" w:sz="0" w:space="0" w:color="auto"/>
                <w:right w:val="none" w:sz="0" w:space="0" w:color="auto"/>
              </w:divBdr>
            </w:div>
            <w:div w:id="807552653">
              <w:marLeft w:val="480"/>
              <w:marRight w:val="0"/>
              <w:marTop w:val="0"/>
              <w:marBottom w:val="0"/>
              <w:divBdr>
                <w:top w:val="none" w:sz="0" w:space="0" w:color="auto"/>
                <w:left w:val="none" w:sz="0" w:space="0" w:color="auto"/>
                <w:bottom w:val="none" w:sz="0" w:space="0" w:color="auto"/>
                <w:right w:val="none" w:sz="0" w:space="0" w:color="auto"/>
              </w:divBdr>
            </w:div>
            <w:div w:id="807622823">
              <w:marLeft w:val="480"/>
              <w:marRight w:val="0"/>
              <w:marTop w:val="0"/>
              <w:marBottom w:val="0"/>
              <w:divBdr>
                <w:top w:val="none" w:sz="0" w:space="0" w:color="auto"/>
                <w:left w:val="none" w:sz="0" w:space="0" w:color="auto"/>
                <w:bottom w:val="none" w:sz="0" w:space="0" w:color="auto"/>
                <w:right w:val="none" w:sz="0" w:space="0" w:color="auto"/>
              </w:divBdr>
            </w:div>
            <w:div w:id="807622986">
              <w:marLeft w:val="480"/>
              <w:marRight w:val="0"/>
              <w:marTop w:val="0"/>
              <w:marBottom w:val="0"/>
              <w:divBdr>
                <w:top w:val="none" w:sz="0" w:space="0" w:color="auto"/>
                <w:left w:val="none" w:sz="0" w:space="0" w:color="auto"/>
                <w:bottom w:val="none" w:sz="0" w:space="0" w:color="auto"/>
                <w:right w:val="none" w:sz="0" w:space="0" w:color="auto"/>
              </w:divBdr>
            </w:div>
            <w:div w:id="807623402">
              <w:marLeft w:val="480"/>
              <w:marRight w:val="0"/>
              <w:marTop w:val="0"/>
              <w:marBottom w:val="0"/>
              <w:divBdr>
                <w:top w:val="none" w:sz="0" w:space="0" w:color="auto"/>
                <w:left w:val="none" w:sz="0" w:space="0" w:color="auto"/>
                <w:bottom w:val="none" w:sz="0" w:space="0" w:color="auto"/>
                <w:right w:val="none" w:sz="0" w:space="0" w:color="auto"/>
              </w:divBdr>
            </w:div>
            <w:div w:id="807625940">
              <w:marLeft w:val="480"/>
              <w:marRight w:val="0"/>
              <w:marTop w:val="0"/>
              <w:marBottom w:val="0"/>
              <w:divBdr>
                <w:top w:val="none" w:sz="0" w:space="0" w:color="auto"/>
                <w:left w:val="none" w:sz="0" w:space="0" w:color="auto"/>
                <w:bottom w:val="none" w:sz="0" w:space="0" w:color="auto"/>
                <w:right w:val="none" w:sz="0" w:space="0" w:color="auto"/>
              </w:divBdr>
            </w:div>
            <w:div w:id="807668763">
              <w:marLeft w:val="480"/>
              <w:marRight w:val="0"/>
              <w:marTop w:val="0"/>
              <w:marBottom w:val="0"/>
              <w:divBdr>
                <w:top w:val="none" w:sz="0" w:space="0" w:color="auto"/>
                <w:left w:val="none" w:sz="0" w:space="0" w:color="auto"/>
                <w:bottom w:val="none" w:sz="0" w:space="0" w:color="auto"/>
                <w:right w:val="none" w:sz="0" w:space="0" w:color="auto"/>
              </w:divBdr>
            </w:div>
            <w:div w:id="807865924">
              <w:marLeft w:val="480"/>
              <w:marRight w:val="0"/>
              <w:marTop w:val="0"/>
              <w:marBottom w:val="0"/>
              <w:divBdr>
                <w:top w:val="none" w:sz="0" w:space="0" w:color="auto"/>
                <w:left w:val="none" w:sz="0" w:space="0" w:color="auto"/>
                <w:bottom w:val="none" w:sz="0" w:space="0" w:color="auto"/>
                <w:right w:val="none" w:sz="0" w:space="0" w:color="auto"/>
              </w:divBdr>
            </w:div>
            <w:div w:id="807938841">
              <w:marLeft w:val="480"/>
              <w:marRight w:val="0"/>
              <w:marTop w:val="0"/>
              <w:marBottom w:val="0"/>
              <w:divBdr>
                <w:top w:val="none" w:sz="0" w:space="0" w:color="auto"/>
                <w:left w:val="none" w:sz="0" w:space="0" w:color="auto"/>
                <w:bottom w:val="none" w:sz="0" w:space="0" w:color="auto"/>
                <w:right w:val="none" w:sz="0" w:space="0" w:color="auto"/>
              </w:divBdr>
            </w:div>
            <w:div w:id="808134615">
              <w:marLeft w:val="480"/>
              <w:marRight w:val="0"/>
              <w:marTop w:val="0"/>
              <w:marBottom w:val="0"/>
              <w:divBdr>
                <w:top w:val="none" w:sz="0" w:space="0" w:color="auto"/>
                <w:left w:val="none" w:sz="0" w:space="0" w:color="auto"/>
                <w:bottom w:val="none" w:sz="0" w:space="0" w:color="auto"/>
                <w:right w:val="none" w:sz="0" w:space="0" w:color="auto"/>
              </w:divBdr>
            </w:div>
            <w:div w:id="808136174">
              <w:marLeft w:val="480"/>
              <w:marRight w:val="0"/>
              <w:marTop w:val="0"/>
              <w:marBottom w:val="0"/>
              <w:divBdr>
                <w:top w:val="none" w:sz="0" w:space="0" w:color="auto"/>
                <w:left w:val="none" w:sz="0" w:space="0" w:color="auto"/>
                <w:bottom w:val="none" w:sz="0" w:space="0" w:color="auto"/>
                <w:right w:val="none" w:sz="0" w:space="0" w:color="auto"/>
              </w:divBdr>
            </w:div>
            <w:div w:id="808284111">
              <w:marLeft w:val="480"/>
              <w:marRight w:val="0"/>
              <w:marTop w:val="0"/>
              <w:marBottom w:val="0"/>
              <w:divBdr>
                <w:top w:val="none" w:sz="0" w:space="0" w:color="auto"/>
                <w:left w:val="none" w:sz="0" w:space="0" w:color="auto"/>
                <w:bottom w:val="none" w:sz="0" w:space="0" w:color="auto"/>
                <w:right w:val="none" w:sz="0" w:space="0" w:color="auto"/>
              </w:divBdr>
            </w:div>
            <w:div w:id="808323846">
              <w:marLeft w:val="480"/>
              <w:marRight w:val="0"/>
              <w:marTop w:val="0"/>
              <w:marBottom w:val="0"/>
              <w:divBdr>
                <w:top w:val="none" w:sz="0" w:space="0" w:color="auto"/>
                <w:left w:val="none" w:sz="0" w:space="0" w:color="auto"/>
                <w:bottom w:val="none" w:sz="0" w:space="0" w:color="auto"/>
                <w:right w:val="none" w:sz="0" w:space="0" w:color="auto"/>
              </w:divBdr>
            </w:div>
            <w:div w:id="808590853">
              <w:marLeft w:val="480"/>
              <w:marRight w:val="0"/>
              <w:marTop w:val="0"/>
              <w:marBottom w:val="0"/>
              <w:divBdr>
                <w:top w:val="none" w:sz="0" w:space="0" w:color="auto"/>
                <w:left w:val="none" w:sz="0" w:space="0" w:color="auto"/>
                <w:bottom w:val="none" w:sz="0" w:space="0" w:color="auto"/>
                <w:right w:val="none" w:sz="0" w:space="0" w:color="auto"/>
              </w:divBdr>
            </w:div>
            <w:div w:id="808716579">
              <w:marLeft w:val="480"/>
              <w:marRight w:val="0"/>
              <w:marTop w:val="0"/>
              <w:marBottom w:val="0"/>
              <w:divBdr>
                <w:top w:val="none" w:sz="0" w:space="0" w:color="auto"/>
                <w:left w:val="none" w:sz="0" w:space="0" w:color="auto"/>
                <w:bottom w:val="none" w:sz="0" w:space="0" w:color="auto"/>
                <w:right w:val="none" w:sz="0" w:space="0" w:color="auto"/>
              </w:divBdr>
            </w:div>
            <w:div w:id="808740393">
              <w:marLeft w:val="480"/>
              <w:marRight w:val="0"/>
              <w:marTop w:val="0"/>
              <w:marBottom w:val="0"/>
              <w:divBdr>
                <w:top w:val="none" w:sz="0" w:space="0" w:color="auto"/>
                <w:left w:val="none" w:sz="0" w:space="0" w:color="auto"/>
                <w:bottom w:val="none" w:sz="0" w:space="0" w:color="auto"/>
                <w:right w:val="none" w:sz="0" w:space="0" w:color="auto"/>
              </w:divBdr>
            </w:div>
            <w:div w:id="808976840">
              <w:marLeft w:val="480"/>
              <w:marRight w:val="0"/>
              <w:marTop w:val="0"/>
              <w:marBottom w:val="0"/>
              <w:divBdr>
                <w:top w:val="none" w:sz="0" w:space="0" w:color="auto"/>
                <w:left w:val="none" w:sz="0" w:space="0" w:color="auto"/>
                <w:bottom w:val="none" w:sz="0" w:space="0" w:color="auto"/>
                <w:right w:val="none" w:sz="0" w:space="0" w:color="auto"/>
              </w:divBdr>
            </w:div>
            <w:div w:id="809054899">
              <w:marLeft w:val="480"/>
              <w:marRight w:val="0"/>
              <w:marTop w:val="0"/>
              <w:marBottom w:val="0"/>
              <w:divBdr>
                <w:top w:val="none" w:sz="0" w:space="0" w:color="auto"/>
                <w:left w:val="none" w:sz="0" w:space="0" w:color="auto"/>
                <w:bottom w:val="none" w:sz="0" w:space="0" w:color="auto"/>
                <w:right w:val="none" w:sz="0" w:space="0" w:color="auto"/>
              </w:divBdr>
            </w:div>
            <w:div w:id="809133811">
              <w:marLeft w:val="480"/>
              <w:marRight w:val="0"/>
              <w:marTop w:val="0"/>
              <w:marBottom w:val="0"/>
              <w:divBdr>
                <w:top w:val="none" w:sz="0" w:space="0" w:color="auto"/>
                <w:left w:val="none" w:sz="0" w:space="0" w:color="auto"/>
                <w:bottom w:val="none" w:sz="0" w:space="0" w:color="auto"/>
                <w:right w:val="none" w:sz="0" w:space="0" w:color="auto"/>
              </w:divBdr>
            </w:div>
            <w:div w:id="809134005">
              <w:marLeft w:val="480"/>
              <w:marRight w:val="0"/>
              <w:marTop w:val="0"/>
              <w:marBottom w:val="0"/>
              <w:divBdr>
                <w:top w:val="none" w:sz="0" w:space="0" w:color="auto"/>
                <w:left w:val="none" w:sz="0" w:space="0" w:color="auto"/>
                <w:bottom w:val="none" w:sz="0" w:space="0" w:color="auto"/>
                <w:right w:val="none" w:sz="0" w:space="0" w:color="auto"/>
              </w:divBdr>
            </w:div>
            <w:div w:id="809202778">
              <w:marLeft w:val="480"/>
              <w:marRight w:val="0"/>
              <w:marTop w:val="0"/>
              <w:marBottom w:val="0"/>
              <w:divBdr>
                <w:top w:val="none" w:sz="0" w:space="0" w:color="auto"/>
                <w:left w:val="none" w:sz="0" w:space="0" w:color="auto"/>
                <w:bottom w:val="none" w:sz="0" w:space="0" w:color="auto"/>
                <w:right w:val="none" w:sz="0" w:space="0" w:color="auto"/>
              </w:divBdr>
            </w:div>
            <w:div w:id="809247838">
              <w:marLeft w:val="480"/>
              <w:marRight w:val="0"/>
              <w:marTop w:val="0"/>
              <w:marBottom w:val="0"/>
              <w:divBdr>
                <w:top w:val="none" w:sz="0" w:space="0" w:color="auto"/>
                <w:left w:val="none" w:sz="0" w:space="0" w:color="auto"/>
                <w:bottom w:val="none" w:sz="0" w:space="0" w:color="auto"/>
                <w:right w:val="none" w:sz="0" w:space="0" w:color="auto"/>
              </w:divBdr>
            </w:div>
            <w:div w:id="809320651">
              <w:marLeft w:val="480"/>
              <w:marRight w:val="0"/>
              <w:marTop w:val="0"/>
              <w:marBottom w:val="0"/>
              <w:divBdr>
                <w:top w:val="none" w:sz="0" w:space="0" w:color="auto"/>
                <w:left w:val="none" w:sz="0" w:space="0" w:color="auto"/>
                <w:bottom w:val="none" w:sz="0" w:space="0" w:color="auto"/>
                <w:right w:val="none" w:sz="0" w:space="0" w:color="auto"/>
              </w:divBdr>
            </w:div>
            <w:div w:id="809400787">
              <w:marLeft w:val="480"/>
              <w:marRight w:val="0"/>
              <w:marTop w:val="0"/>
              <w:marBottom w:val="0"/>
              <w:divBdr>
                <w:top w:val="none" w:sz="0" w:space="0" w:color="auto"/>
                <w:left w:val="none" w:sz="0" w:space="0" w:color="auto"/>
                <w:bottom w:val="none" w:sz="0" w:space="0" w:color="auto"/>
                <w:right w:val="none" w:sz="0" w:space="0" w:color="auto"/>
              </w:divBdr>
            </w:div>
            <w:div w:id="809443190">
              <w:marLeft w:val="480"/>
              <w:marRight w:val="0"/>
              <w:marTop w:val="0"/>
              <w:marBottom w:val="0"/>
              <w:divBdr>
                <w:top w:val="none" w:sz="0" w:space="0" w:color="auto"/>
                <w:left w:val="none" w:sz="0" w:space="0" w:color="auto"/>
                <w:bottom w:val="none" w:sz="0" w:space="0" w:color="auto"/>
                <w:right w:val="none" w:sz="0" w:space="0" w:color="auto"/>
              </w:divBdr>
            </w:div>
            <w:div w:id="809447218">
              <w:marLeft w:val="480"/>
              <w:marRight w:val="0"/>
              <w:marTop w:val="0"/>
              <w:marBottom w:val="0"/>
              <w:divBdr>
                <w:top w:val="none" w:sz="0" w:space="0" w:color="auto"/>
                <w:left w:val="none" w:sz="0" w:space="0" w:color="auto"/>
                <w:bottom w:val="none" w:sz="0" w:space="0" w:color="auto"/>
                <w:right w:val="none" w:sz="0" w:space="0" w:color="auto"/>
              </w:divBdr>
            </w:div>
            <w:div w:id="809515663">
              <w:marLeft w:val="480"/>
              <w:marRight w:val="0"/>
              <w:marTop w:val="0"/>
              <w:marBottom w:val="0"/>
              <w:divBdr>
                <w:top w:val="none" w:sz="0" w:space="0" w:color="auto"/>
                <w:left w:val="none" w:sz="0" w:space="0" w:color="auto"/>
                <w:bottom w:val="none" w:sz="0" w:space="0" w:color="auto"/>
                <w:right w:val="none" w:sz="0" w:space="0" w:color="auto"/>
              </w:divBdr>
            </w:div>
            <w:div w:id="809596142">
              <w:marLeft w:val="480"/>
              <w:marRight w:val="0"/>
              <w:marTop w:val="0"/>
              <w:marBottom w:val="0"/>
              <w:divBdr>
                <w:top w:val="none" w:sz="0" w:space="0" w:color="auto"/>
                <w:left w:val="none" w:sz="0" w:space="0" w:color="auto"/>
                <w:bottom w:val="none" w:sz="0" w:space="0" w:color="auto"/>
                <w:right w:val="none" w:sz="0" w:space="0" w:color="auto"/>
              </w:divBdr>
            </w:div>
            <w:div w:id="809715859">
              <w:marLeft w:val="480"/>
              <w:marRight w:val="0"/>
              <w:marTop w:val="0"/>
              <w:marBottom w:val="0"/>
              <w:divBdr>
                <w:top w:val="none" w:sz="0" w:space="0" w:color="auto"/>
                <w:left w:val="none" w:sz="0" w:space="0" w:color="auto"/>
                <w:bottom w:val="none" w:sz="0" w:space="0" w:color="auto"/>
                <w:right w:val="none" w:sz="0" w:space="0" w:color="auto"/>
              </w:divBdr>
            </w:div>
            <w:div w:id="809785582">
              <w:marLeft w:val="480"/>
              <w:marRight w:val="0"/>
              <w:marTop w:val="0"/>
              <w:marBottom w:val="0"/>
              <w:divBdr>
                <w:top w:val="none" w:sz="0" w:space="0" w:color="auto"/>
                <w:left w:val="none" w:sz="0" w:space="0" w:color="auto"/>
                <w:bottom w:val="none" w:sz="0" w:space="0" w:color="auto"/>
                <w:right w:val="none" w:sz="0" w:space="0" w:color="auto"/>
              </w:divBdr>
            </w:div>
            <w:div w:id="809787126">
              <w:marLeft w:val="480"/>
              <w:marRight w:val="0"/>
              <w:marTop w:val="0"/>
              <w:marBottom w:val="0"/>
              <w:divBdr>
                <w:top w:val="none" w:sz="0" w:space="0" w:color="auto"/>
                <w:left w:val="none" w:sz="0" w:space="0" w:color="auto"/>
                <w:bottom w:val="none" w:sz="0" w:space="0" w:color="auto"/>
                <w:right w:val="none" w:sz="0" w:space="0" w:color="auto"/>
              </w:divBdr>
            </w:div>
            <w:div w:id="809900088">
              <w:marLeft w:val="480"/>
              <w:marRight w:val="0"/>
              <w:marTop w:val="0"/>
              <w:marBottom w:val="0"/>
              <w:divBdr>
                <w:top w:val="none" w:sz="0" w:space="0" w:color="auto"/>
                <w:left w:val="none" w:sz="0" w:space="0" w:color="auto"/>
                <w:bottom w:val="none" w:sz="0" w:space="0" w:color="auto"/>
                <w:right w:val="none" w:sz="0" w:space="0" w:color="auto"/>
              </w:divBdr>
            </w:div>
            <w:div w:id="809977857">
              <w:marLeft w:val="480"/>
              <w:marRight w:val="0"/>
              <w:marTop w:val="0"/>
              <w:marBottom w:val="0"/>
              <w:divBdr>
                <w:top w:val="none" w:sz="0" w:space="0" w:color="auto"/>
                <w:left w:val="none" w:sz="0" w:space="0" w:color="auto"/>
                <w:bottom w:val="none" w:sz="0" w:space="0" w:color="auto"/>
                <w:right w:val="none" w:sz="0" w:space="0" w:color="auto"/>
              </w:divBdr>
            </w:div>
            <w:div w:id="809980592">
              <w:marLeft w:val="480"/>
              <w:marRight w:val="0"/>
              <w:marTop w:val="0"/>
              <w:marBottom w:val="0"/>
              <w:divBdr>
                <w:top w:val="none" w:sz="0" w:space="0" w:color="auto"/>
                <w:left w:val="none" w:sz="0" w:space="0" w:color="auto"/>
                <w:bottom w:val="none" w:sz="0" w:space="0" w:color="auto"/>
                <w:right w:val="none" w:sz="0" w:space="0" w:color="auto"/>
              </w:divBdr>
            </w:div>
            <w:div w:id="810098512">
              <w:marLeft w:val="480"/>
              <w:marRight w:val="0"/>
              <w:marTop w:val="0"/>
              <w:marBottom w:val="0"/>
              <w:divBdr>
                <w:top w:val="none" w:sz="0" w:space="0" w:color="auto"/>
                <w:left w:val="none" w:sz="0" w:space="0" w:color="auto"/>
                <w:bottom w:val="none" w:sz="0" w:space="0" w:color="auto"/>
                <w:right w:val="none" w:sz="0" w:space="0" w:color="auto"/>
              </w:divBdr>
            </w:div>
            <w:div w:id="810101258">
              <w:marLeft w:val="480"/>
              <w:marRight w:val="0"/>
              <w:marTop w:val="0"/>
              <w:marBottom w:val="0"/>
              <w:divBdr>
                <w:top w:val="none" w:sz="0" w:space="0" w:color="auto"/>
                <w:left w:val="none" w:sz="0" w:space="0" w:color="auto"/>
                <w:bottom w:val="none" w:sz="0" w:space="0" w:color="auto"/>
                <w:right w:val="none" w:sz="0" w:space="0" w:color="auto"/>
              </w:divBdr>
            </w:div>
            <w:div w:id="810251411">
              <w:marLeft w:val="480"/>
              <w:marRight w:val="0"/>
              <w:marTop w:val="0"/>
              <w:marBottom w:val="0"/>
              <w:divBdr>
                <w:top w:val="none" w:sz="0" w:space="0" w:color="auto"/>
                <w:left w:val="none" w:sz="0" w:space="0" w:color="auto"/>
                <w:bottom w:val="none" w:sz="0" w:space="0" w:color="auto"/>
                <w:right w:val="none" w:sz="0" w:space="0" w:color="auto"/>
              </w:divBdr>
            </w:div>
            <w:div w:id="810289402">
              <w:marLeft w:val="480"/>
              <w:marRight w:val="0"/>
              <w:marTop w:val="0"/>
              <w:marBottom w:val="0"/>
              <w:divBdr>
                <w:top w:val="none" w:sz="0" w:space="0" w:color="auto"/>
                <w:left w:val="none" w:sz="0" w:space="0" w:color="auto"/>
                <w:bottom w:val="none" w:sz="0" w:space="0" w:color="auto"/>
                <w:right w:val="none" w:sz="0" w:space="0" w:color="auto"/>
              </w:divBdr>
            </w:div>
            <w:div w:id="810446554">
              <w:marLeft w:val="480"/>
              <w:marRight w:val="0"/>
              <w:marTop w:val="0"/>
              <w:marBottom w:val="0"/>
              <w:divBdr>
                <w:top w:val="none" w:sz="0" w:space="0" w:color="auto"/>
                <w:left w:val="none" w:sz="0" w:space="0" w:color="auto"/>
                <w:bottom w:val="none" w:sz="0" w:space="0" w:color="auto"/>
                <w:right w:val="none" w:sz="0" w:space="0" w:color="auto"/>
              </w:divBdr>
            </w:div>
            <w:div w:id="810516162">
              <w:marLeft w:val="480"/>
              <w:marRight w:val="0"/>
              <w:marTop w:val="0"/>
              <w:marBottom w:val="0"/>
              <w:divBdr>
                <w:top w:val="none" w:sz="0" w:space="0" w:color="auto"/>
                <w:left w:val="none" w:sz="0" w:space="0" w:color="auto"/>
                <w:bottom w:val="none" w:sz="0" w:space="0" w:color="auto"/>
                <w:right w:val="none" w:sz="0" w:space="0" w:color="auto"/>
              </w:divBdr>
            </w:div>
            <w:div w:id="810556619">
              <w:marLeft w:val="480"/>
              <w:marRight w:val="0"/>
              <w:marTop w:val="0"/>
              <w:marBottom w:val="0"/>
              <w:divBdr>
                <w:top w:val="none" w:sz="0" w:space="0" w:color="auto"/>
                <w:left w:val="none" w:sz="0" w:space="0" w:color="auto"/>
                <w:bottom w:val="none" w:sz="0" w:space="0" w:color="auto"/>
                <w:right w:val="none" w:sz="0" w:space="0" w:color="auto"/>
              </w:divBdr>
            </w:div>
            <w:div w:id="810558937">
              <w:marLeft w:val="480"/>
              <w:marRight w:val="0"/>
              <w:marTop w:val="0"/>
              <w:marBottom w:val="0"/>
              <w:divBdr>
                <w:top w:val="none" w:sz="0" w:space="0" w:color="auto"/>
                <w:left w:val="none" w:sz="0" w:space="0" w:color="auto"/>
                <w:bottom w:val="none" w:sz="0" w:space="0" w:color="auto"/>
                <w:right w:val="none" w:sz="0" w:space="0" w:color="auto"/>
              </w:divBdr>
            </w:div>
            <w:div w:id="810749231">
              <w:marLeft w:val="480"/>
              <w:marRight w:val="0"/>
              <w:marTop w:val="0"/>
              <w:marBottom w:val="0"/>
              <w:divBdr>
                <w:top w:val="none" w:sz="0" w:space="0" w:color="auto"/>
                <w:left w:val="none" w:sz="0" w:space="0" w:color="auto"/>
                <w:bottom w:val="none" w:sz="0" w:space="0" w:color="auto"/>
                <w:right w:val="none" w:sz="0" w:space="0" w:color="auto"/>
              </w:divBdr>
            </w:div>
            <w:div w:id="810823744">
              <w:marLeft w:val="480"/>
              <w:marRight w:val="0"/>
              <w:marTop w:val="0"/>
              <w:marBottom w:val="0"/>
              <w:divBdr>
                <w:top w:val="none" w:sz="0" w:space="0" w:color="auto"/>
                <w:left w:val="none" w:sz="0" w:space="0" w:color="auto"/>
                <w:bottom w:val="none" w:sz="0" w:space="0" w:color="auto"/>
                <w:right w:val="none" w:sz="0" w:space="0" w:color="auto"/>
              </w:divBdr>
            </w:div>
            <w:div w:id="810824527">
              <w:marLeft w:val="480"/>
              <w:marRight w:val="0"/>
              <w:marTop w:val="0"/>
              <w:marBottom w:val="0"/>
              <w:divBdr>
                <w:top w:val="none" w:sz="0" w:space="0" w:color="auto"/>
                <w:left w:val="none" w:sz="0" w:space="0" w:color="auto"/>
                <w:bottom w:val="none" w:sz="0" w:space="0" w:color="auto"/>
                <w:right w:val="none" w:sz="0" w:space="0" w:color="auto"/>
              </w:divBdr>
            </w:div>
            <w:div w:id="810828042">
              <w:marLeft w:val="480"/>
              <w:marRight w:val="0"/>
              <w:marTop w:val="0"/>
              <w:marBottom w:val="0"/>
              <w:divBdr>
                <w:top w:val="none" w:sz="0" w:space="0" w:color="auto"/>
                <w:left w:val="none" w:sz="0" w:space="0" w:color="auto"/>
                <w:bottom w:val="none" w:sz="0" w:space="0" w:color="auto"/>
                <w:right w:val="none" w:sz="0" w:space="0" w:color="auto"/>
              </w:divBdr>
            </w:div>
            <w:div w:id="810832959">
              <w:marLeft w:val="480"/>
              <w:marRight w:val="0"/>
              <w:marTop w:val="0"/>
              <w:marBottom w:val="0"/>
              <w:divBdr>
                <w:top w:val="none" w:sz="0" w:space="0" w:color="auto"/>
                <w:left w:val="none" w:sz="0" w:space="0" w:color="auto"/>
                <w:bottom w:val="none" w:sz="0" w:space="0" w:color="auto"/>
                <w:right w:val="none" w:sz="0" w:space="0" w:color="auto"/>
              </w:divBdr>
            </w:div>
            <w:div w:id="810906610">
              <w:marLeft w:val="480"/>
              <w:marRight w:val="0"/>
              <w:marTop w:val="0"/>
              <w:marBottom w:val="0"/>
              <w:divBdr>
                <w:top w:val="none" w:sz="0" w:space="0" w:color="auto"/>
                <w:left w:val="none" w:sz="0" w:space="0" w:color="auto"/>
                <w:bottom w:val="none" w:sz="0" w:space="0" w:color="auto"/>
                <w:right w:val="none" w:sz="0" w:space="0" w:color="auto"/>
              </w:divBdr>
            </w:div>
            <w:div w:id="810946285">
              <w:marLeft w:val="480"/>
              <w:marRight w:val="0"/>
              <w:marTop w:val="0"/>
              <w:marBottom w:val="0"/>
              <w:divBdr>
                <w:top w:val="none" w:sz="0" w:space="0" w:color="auto"/>
                <w:left w:val="none" w:sz="0" w:space="0" w:color="auto"/>
                <w:bottom w:val="none" w:sz="0" w:space="0" w:color="auto"/>
                <w:right w:val="none" w:sz="0" w:space="0" w:color="auto"/>
              </w:divBdr>
            </w:div>
            <w:div w:id="810949447">
              <w:marLeft w:val="480"/>
              <w:marRight w:val="0"/>
              <w:marTop w:val="0"/>
              <w:marBottom w:val="0"/>
              <w:divBdr>
                <w:top w:val="none" w:sz="0" w:space="0" w:color="auto"/>
                <w:left w:val="none" w:sz="0" w:space="0" w:color="auto"/>
                <w:bottom w:val="none" w:sz="0" w:space="0" w:color="auto"/>
                <w:right w:val="none" w:sz="0" w:space="0" w:color="auto"/>
              </w:divBdr>
            </w:div>
            <w:div w:id="811102144">
              <w:marLeft w:val="480"/>
              <w:marRight w:val="0"/>
              <w:marTop w:val="0"/>
              <w:marBottom w:val="0"/>
              <w:divBdr>
                <w:top w:val="none" w:sz="0" w:space="0" w:color="auto"/>
                <w:left w:val="none" w:sz="0" w:space="0" w:color="auto"/>
                <w:bottom w:val="none" w:sz="0" w:space="0" w:color="auto"/>
                <w:right w:val="none" w:sz="0" w:space="0" w:color="auto"/>
              </w:divBdr>
            </w:div>
            <w:div w:id="811142697">
              <w:marLeft w:val="480"/>
              <w:marRight w:val="0"/>
              <w:marTop w:val="0"/>
              <w:marBottom w:val="0"/>
              <w:divBdr>
                <w:top w:val="none" w:sz="0" w:space="0" w:color="auto"/>
                <w:left w:val="none" w:sz="0" w:space="0" w:color="auto"/>
                <w:bottom w:val="none" w:sz="0" w:space="0" w:color="auto"/>
                <w:right w:val="none" w:sz="0" w:space="0" w:color="auto"/>
              </w:divBdr>
            </w:div>
            <w:div w:id="811287543">
              <w:marLeft w:val="480"/>
              <w:marRight w:val="0"/>
              <w:marTop w:val="0"/>
              <w:marBottom w:val="0"/>
              <w:divBdr>
                <w:top w:val="none" w:sz="0" w:space="0" w:color="auto"/>
                <w:left w:val="none" w:sz="0" w:space="0" w:color="auto"/>
                <w:bottom w:val="none" w:sz="0" w:space="0" w:color="auto"/>
                <w:right w:val="none" w:sz="0" w:space="0" w:color="auto"/>
              </w:divBdr>
            </w:div>
            <w:div w:id="811294040">
              <w:marLeft w:val="480"/>
              <w:marRight w:val="0"/>
              <w:marTop w:val="0"/>
              <w:marBottom w:val="0"/>
              <w:divBdr>
                <w:top w:val="none" w:sz="0" w:space="0" w:color="auto"/>
                <w:left w:val="none" w:sz="0" w:space="0" w:color="auto"/>
                <w:bottom w:val="none" w:sz="0" w:space="0" w:color="auto"/>
                <w:right w:val="none" w:sz="0" w:space="0" w:color="auto"/>
              </w:divBdr>
            </w:div>
            <w:div w:id="811294653">
              <w:marLeft w:val="480"/>
              <w:marRight w:val="0"/>
              <w:marTop w:val="0"/>
              <w:marBottom w:val="0"/>
              <w:divBdr>
                <w:top w:val="none" w:sz="0" w:space="0" w:color="auto"/>
                <w:left w:val="none" w:sz="0" w:space="0" w:color="auto"/>
                <w:bottom w:val="none" w:sz="0" w:space="0" w:color="auto"/>
                <w:right w:val="none" w:sz="0" w:space="0" w:color="auto"/>
              </w:divBdr>
            </w:div>
            <w:div w:id="811480251">
              <w:marLeft w:val="480"/>
              <w:marRight w:val="0"/>
              <w:marTop w:val="0"/>
              <w:marBottom w:val="0"/>
              <w:divBdr>
                <w:top w:val="none" w:sz="0" w:space="0" w:color="auto"/>
                <w:left w:val="none" w:sz="0" w:space="0" w:color="auto"/>
                <w:bottom w:val="none" w:sz="0" w:space="0" w:color="auto"/>
                <w:right w:val="none" w:sz="0" w:space="0" w:color="auto"/>
              </w:divBdr>
            </w:div>
            <w:div w:id="811480590">
              <w:marLeft w:val="480"/>
              <w:marRight w:val="0"/>
              <w:marTop w:val="0"/>
              <w:marBottom w:val="0"/>
              <w:divBdr>
                <w:top w:val="none" w:sz="0" w:space="0" w:color="auto"/>
                <w:left w:val="none" w:sz="0" w:space="0" w:color="auto"/>
                <w:bottom w:val="none" w:sz="0" w:space="0" w:color="auto"/>
                <w:right w:val="none" w:sz="0" w:space="0" w:color="auto"/>
              </w:divBdr>
            </w:div>
            <w:div w:id="811599193">
              <w:marLeft w:val="480"/>
              <w:marRight w:val="0"/>
              <w:marTop w:val="0"/>
              <w:marBottom w:val="0"/>
              <w:divBdr>
                <w:top w:val="none" w:sz="0" w:space="0" w:color="auto"/>
                <w:left w:val="none" w:sz="0" w:space="0" w:color="auto"/>
                <w:bottom w:val="none" w:sz="0" w:space="0" w:color="auto"/>
                <w:right w:val="none" w:sz="0" w:space="0" w:color="auto"/>
              </w:divBdr>
            </w:div>
            <w:div w:id="811605278">
              <w:marLeft w:val="480"/>
              <w:marRight w:val="0"/>
              <w:marTop w:val="0"/>
              <w:marBottom w:val="0"/>
              <w:divBdr>
                <w:top w:val="none" w:sz="0" w:space="0" w:color="auto"/>
                <w:left w:val="none" w:sz="0" w:space="0" w:color="auto"/>
                <w:bottom w:val="none" w:sz="0" w:space="0" w:color="auto"/>
                <w:right w:val="none" w:sz="0" w:space="0" w:color="auto"/>
              </w:divBdr>
            </w:div>
            <w:div w:id="811673871">
              <w:marLeft w:val="480"/>
              <w:marRight w:val="0"/>
              <w:marTop w:val="0"/>
              <w:marBottom w:val="0"/>
              <w:divBdr>
                <w:top w:val="none" w:sz="0" w:space="0" w:color="auto"/>
                <w:left w:val="none" w:sz="0" w:space="0" w:color="auto"/>
                <w:bottom w:val="none" w:sz="0" w:space="0" w:color="auto"/>
                <w:right w:val="none" w:sz="0" w:space="0" w:color="auto"/>
              </w:divBdr>
            </w:div>
            <w:div w:id="811678227">
              <w:marLeft w:val="480"/>
              <w:marRight w:val="0"/>
              <w:marTop w:val="0"/>
              <w:marBottom w:val="0"/>
              <w:divBdr>
                <w:top w:val="none" w:sz="0" w:space="0" w:color="auto"/>
                <w:left w:val="none" w:sz="0" w:space="0" w:color="auto"/>
                <w:bottom w:val="none" w:sz="0" w:space="0" w:color="auto"/>
                <w:right w:val="none" w:sz="0" w:space="0" w:color="auto"/>
              </w:divBdr>
            </w:div>
            <w:div w:id="811680790">
              <w:marLeft w:val="480"/>
              <w:marRight w:val="0"/>
              <w:marTop w:val="0"/>
              <w:marBottom w:val="0"/>
              <w:divBdr>
                <w:top w:val="none" w:sz="0" w:space="0" w:color="auto"/>
                <w:left w:val="none" w:sz="0" w:space="0" w:color="auto"/>
                <w:bottom w:val="none" w:sz="0" w:space="0" w:color="auto"/>
                <w:right w:val="none" w:sz="0" w:space="0" w:color="auto"/>
              </w:divBdr>
            </w:div>
            <w:div w:id="811755527">
              <w:marLeft w:val="480"/>
              <w:marRight w:val="0"/>
              <w:marTop w:val="0"/>
              <w:marBottom w:val="0"/>
              <w:divBdr>
                <w:top w:val="none" w:sz="0" w:space="0" w:color="auto"/>
                <w:left w:val="none" w:sz="0" w:space="0" w:color="auto"/>
                <w:bottom w:val="none" w:sz="0" w:space="0" w:color="auto"/>
                <w:right w:val="none" w:sz="0" w:space="0" w:color="auto"/>
              </w:divBdr>
            </w:div>
            <w:div w:id="811868393">
              <w:marLeft w:val="480"/>
              <w:marRight w:val="0"/>
              <w:marTop w:val="0"/>
              <w:marBottom w:val="0"/>
              <w:divBdr>
                <w:top w:val="none" w:sz="0" w:space="0" w:color="auto"/>
                <w:left w:val="none" w:sz="0" w:space="0" w:color="auto"/>
                <w:bottom w:val="none" w:sz="0" w:space="0" w:color="auto"/>
                <w:right w:val="none" w:sz="0" w:space="0" w:color="auto"/>
              </w:divBdr>
            </w:div>
            <w:div w:id="811869724">
              <w:marLeft w:val="480"/>
              <w:marRight w:val="0"/>
              <w:marTop w:val="0"/>
              <w:marBottom w:val="0"/>
              <w:divBdr>
                <w:top w:val="none" w:sz="0" w:space="0" w:color="auto"/>
                <w:left w:val="none" w:sz="0" w:space="0" w:color="auto"/>
                <w:bottom w:val="none" w:sz="0" w:space="0" w:color="auto"/>
                <w:right w:val="none" w:sz="0" w:space="0" w:color="auto"/>
              </w:divBdr>
            </w:div>
            <w:div w:id="811870037">
              <w:marLeft w:val="480"/>
              <w:marRight w:val="0"/>
              <w:marTop w:val="0"/>
              <w:marBottom w:val="0"/>
              <w:divBdr>
                <w:top w:val="none" w:sz="0" w:space="0" w:color="auto"/>
                <w:left w:val="none" w:sz="0" w:space="0" w:color="auto"/>
                <w:bottom w:val="none" w:sz="0" w:space="0" w:color="auto"/>
                <w:right w:val="none" w:sz="0" w:space="0" w:color="auto"/>
              </w:divBdr>
            </w:div>
            <w:div w:id="811949288">
              <w:marLeft w:val="480"/>
              <w:marRight w:val="0"/>
              <w:marTop w:val="0"/>
              <w:marBottom w:val="0"/>
              <w:divBdr>
                <w:top w:val="none" w:sz="0" w:space="0" w:color="auto"/>
                <w:left w:val="none" w:sz="0" w:space="0" w:color="auto"/>
                <w:bottom w:val="none" w:sz="0" w:space="0" w:color="auto"/>
                <w:right w:val="none" w:sz="0" w:space="0" w:color="auto"/>
              </w:divBdr>
            </w:div>
            <w:div w:id="812066073">
              <w:marLeft w:val="480"/>
              <w:marRight w:val="0"/>
              <w:marTop w:val="0"/>
              <w:marBottom w:val="0"/>
              <w:divBdr>
                <w:top w:val="none" w:sz="0" w:space="0" w:color="auto"/>
                <w:left w:val="none" w:sz="0" w:space="0" w:color="auto"/>
                <w:bottom w:val="none" w:sz="0" w:space="0" w:color="auto"/>
                <w:right w:val="none" w:sz="0" w:space="0" w:color="auto"/>
              </w:divBdr>
            </w:div>
            <w:div w:id="812143045">
              <w:marLeft w:val="480"/>
              <w:marRight w:val="0"/>
              <w:marTop w:val="0"/>
              <w:marBottom w:val="0"/>
              <w:divBdr>
                <w:top w:val="none" w:sz="0" w:space="0" w:color="auto"/>
                <w:left w:val="none" w:sz="0" w:space="0" w:color="auto"/>
                <w:bottom w:val="none" w:sz="0" w:space="0" w:color="auto"/>
                <w:right w:val="none" w:sz="0" w:space="0" w:color="auto"/>
              </w:divBdr>
            </w:div>
            <w:div w:id="812253779">
              <w:marLeft w:val="480"/>
              <w:marRight w:val="0"/>
              <w:marTop w:val="0"/>
              <w:marBottom w:val="0"/>
              <w:divBdr>
                <w:top w:val="none" w:sz="0" w:space="0" w:color="auto"/>
                <w:left w:val="none" w:sz="0" w:space="0" w:color="auto"/>
                <w:bottom w:val="none" w:sz="0" w:space="0" w:color="auto"/>
                <w:right w:val="none" w:sz="0" w:space="0" w:color="auto"/>
              </w:divBdr>
            </w:div>
            <w:div w:id="812257249">
              <w:marLeft w:val="480"/>
              <w:marRight w:val="0"/>
              <w:marTop w:val="0"/>
              <w:marBottom w:val="0"/>
              <w:divBdr>
                <w:top w:val="none" w:sz="0" w:space="0" w:color="auto"/>
                <w:left w:val="none" w:sz="0" w:space="0" w:color="auto"/>
                <w:bottom w:val="none" w:sz="0" w:space="0" w:color="auto"/>
                <w:right w:val="none" w:sz="0" w:space="0" w:color="auto"/>
              </w:divBdr>
            </w:div>
            <w:div w:id="812260055">
              <w:marLeft w:val="480"/>
              <w:marRight w:val="0"/>
              <w:marTop w:val="0"/>
              <w:marBottom w:val="0"/>
              <w:divBdr>
                <w:top w:val="none" w:sz="0" w:space="0" w:color="auto"/>
                <w:left w:val="none" w:sz="0" w:space="0" w:color="auto"/>
                <w:bottom w:val="none" w:sz="0" w:space="0" w:color="auto"/>
                <w:right w:val="none" w:sz="0" w:space="0" w:color="auto"/>
              </w:divBdr>
            </w:div>
            <w:div w:id="812285558">
              <w:marLeft w:val="480"/>
              <w:marRight w:val="0"/>
              <w:marTop w:val="0"/>
              <w:marBottom w:val="0"/>
              <w:divBdr>
                <w:top w:val="none" w:sz="0" w:space="0" w:color="auto"/>
                <w:left w:val="none" w:sz="0" w:space="0" w:color="auto"/>
                <w:bottom w:val="none" w:sz="0" w:space="0" w:color="auto"/>
                <w:right w:val="none" w:sz="0" w:space="0" w:color="auto"/>
              </w:divBdr>
            </w:div>
            <w:div w:id="812331721">
              <w:marLeft w:val="480"/>
              <w:marRight w:val="0"/>
              <w:marTop w:val="0"/>
              <w:marBottom w:val="0"/>
              <w:divBdr>
                <w:top w:val="none" w:sz="0" w:space="0" w:color="auto"/>
                <w:left w:val="none" w:sz="0" w:space="0" w:color="auto"/>
                <w:bottom w:val="none" w:sz="0" w:space="0" w:color="auto"/>
                <w:right w:val="none" w:sz="0" w:space="0" w:color="auto"/>
              </w:divBdr>
            </w:div>
            <w:div w:id="812529116">
              <w:marLeft w:val="480"/>
              <w:marRight w:val="0"/>
              <w:marTop w:val="0"/>
              <w:marBottom w:val="0"/>
              <w:divBdr>
                <w:top w:val="none" w:sz="0" w:space="0" w:color="auto"/>
                <w:left w:val="none" w:sz="0" w:space="0" w:color="auto"/>
                <w:bottom w:val="none" w:sz="0" w:space="0" w:color="auto"/>
                <w:right w:val="none" w:sz="0" w:space="0" w:color="auto"/>
              </w:divBdr>
            </w:div>
            <w:div w:id="812648082">
              <w:marLeft w:val="480"/>
              <w:marRight w:val="0"/>
              <w:marTop w:val="0"/>
              <w:marBottom w:val="0"/>
              <w:divBdr>
                <w:top w:val="none" w:sz="0" w:space="0" w:color="auto"/>
                <w:left w:val="none" w:sz="0" w:space="0" w:color="auto"/>
                <w:bottom w:val="none" w:sz="0" w:space="0" w:color="auto"/>
                <w:right w:val="none" w:sz="0" w:space="0" w:color="auto"/>
              </w:divBdr>
            </w:div>
            <w:div w:id="812676606">
              <w:marLeft w:val="480"/>
              <w:marRight w:val="0"/>
              <w:marTop w:val="0"/>
              <w:marBottom w:val="0"/>
              <w:divBdr>
                <w:top w:val="none" w:sz="0" w:space="0" w:color="auto"/>
                <w:left w:val="none" w:sz="0" w:space="0" w:color="auto"/>
                <w:bottom w:val="none" w:sz="0" w:space="0" w:color="auto"/>
                <w:right w:val="none" w:sz="0" w:space="0" w:color="auto"/>
              </w:divBdr>
            </w:div>
            <w:div w:id="812678765">
              <w:marLeft w:val="480"/>
              <w:marRight w:val="0"/>
              <w:marTop w:val="0"/>
              <w:marBottom w:val="0"/>
              <w:divBdr>
                <w:top w:val="none" w:sz="0" w:space="0" w:color="auto"/>
                <w:left w:val="none" w:sz="0" w:space="0" w:color="auto"/>
                <w:bottom w:val="none" w:sz="0" w:space="0" w:color="auto"/>
                <w:right w:val="none" w:sz="0" w:space="0" w:color="auto"/>
              </w:divBdr>
            </w:div>
            <w:div w:id="812716942">
              <w:marLeft w:val="480"/>
              <w:marRight w:val="0"/>
              <w:marTop w:val="0"/>
              <w:marBottom w:val="0"/>
              <w:divBdr>
                <w:top w:val="none" w:sz="0" w:space="0" w:color="auto"/>
                <w:left w:val="none" w:sz="0" w:space="0" w:color="auto"/>
                <w:bottom w:val="none" w:sz="0" w:space="0" w:color="auto"/>
                <w:right w:val="none" w:sz="0" w:space="0" w:color="auto"/>
              </w:divBdr>
            </w:div>
            <w:div w:id="812717383">
              <w:marLeft w:val="480"/>
              <w:marRight w:val="0"/>
              <w:marTop w:val="0"/>
              <w:marBottom w:val="0"/>
              <w:divBdr>
                <w:top w:val="none" w:sz="0" w:space="0" w:color="auto"/>
                <w:left w:val="none" w:sz="0" w:space="0" w:color="auto"/>
                <w:bottom w:val="none" w:sz="0" w:space="0" w:color="auto"/>
                <w:right w:val="none" w:sz="0" w:space="0" w:color="auto"/>
              </w:divBdr>
            </w:div>
            <w:div w:id="812793097">
              <w:marLeft w:val="480"/>
              <w:marRight w:val="0"/>
              <w:marTop w:val="0"/>
              <w:marBottom w:val="0"/>
              <w:divBdr>
                <w:top w:val="none" w:sz="0" w:space="0" w:color="auto"/>
                <w:left w:val="none" w:sz="0" w:space="0" w:color="auto"/>
                <w:bottom w:val="none" w:sz="0" w:space="0" w:color="auto"/>
                <w:right w:val="none" w:sz="0" w:space="0" w:color="auto"/>
              </w:divBdr>
            </w:div>
            <w:div w:id="812914524">
              <w:marLeft w:val="480"/>
              <w:marRight w:val="0"/>
              <w:marTop w:val="0"/>
              <w:marBottom w:val="0"/>
              <w:divBdr>
                <w:top w:val="none" w:sz="0" w:space="0" w:color="auto"/>
                <w:left w:val="none" w:sz="0" w:space="0" w:color="auto"/>
                <w:bottom w:val="none" w:sz="0" w:space="0" w:color="auto"/>
                <w:right w:val="none" w:sz="0" w:space="0" w:color="auto"/>
              </w:divBdr>
            </w:div>
            <w:div w:id="812914554">
              <w:marLeft w:val="480"/>
              <w:marRight w:val="0"/>
              <w:marTop w:val="0"/>
              <w:marBottom w:val="0"/>
              <w:divBdr>
                <w:top w:val="none" w:sz="0" w:space="0" w:color="auto"/>
                <w:left w:val="none" w:sz="0" w:space="0" w:color="auto"/>
                <w:bottom w:val="none" w:sz="0" w:space="0" w:color="auto"/>
                <w:right w:val="none" w:sz="0" w:space="0" w:color="auto"/>
              </w:divBdr>
            </w:div>
            <w:div w:id="813067570">
              <w:marLeft w:val="480"/>
              <w:marRight w:val="0"/>
              <w:marTop w:val="0"/>
              <w:marBottom w:val="0"/>
              <w:divBdr>
                <w:top w:val="none" w:sz="0" w:space="0" w:color="auto"/>
                <w:left w:val="none" w:sz="0" w:space="0" w:color="auto"/>
                <w:bottom w:val="none" w:sz="0" w:space="0" w:color="auto"/>
                <w:right w:val="none" w:sz="0" w:space="0" w:color="auto"/>
              </w:divBdr>
            </w:div>
            <w:div w:id="813110412">
              <w:marLeft w:val="480"/>
              <w:marRight w:val="0"/>
              <w:marTop w:val="0"/>
              <w:marBottom w:val="0"/>
              <w:divBdr>
                <w:top w:val="none" w:sz="0" w:space="0" w:color="auto"/>
                <w:left w:val="none" w:sz="0" w:space="0" w:color="auto"/>
                <w:bottom w:val="none" w:sz="0" w:space="0" w:color="auto"/>
                <w:right w:val="none" w:sz="0" w:space="0" w:color="auto"/>
              </w:divBdr>
            </w:div>
            <w:div w:id="813185535">
              <w:marLeft w:val="480"/>
              <w:marRight w:val="0"/>
              <w:marTop w:val="0"/>
              <w:marBottom w:val="0"/>
              <w:divBdr>
                <w:top w:val="none" w:sz="0" w:space="0" w:color="auto"/>
                <w:left w:val="none" w:sz="0" w:space="0" w:color="auto"/>
                <w:bottom w:val="none" w:sz="0" w:space="0" w:color="auto"/>
                <w:right w:val="none" w:sz="0" w:space="0" w:color="auto"/>
              </w:divBdr>
            </w:div>
            <w:div w:id="813331532">
              <w:marLeft w:val="480"/>
              <w:marRight w:val="0"/>
              <w:marTop w:val="0"/>
              <w:marBottom w:val="0"/>
              <w:divBdr>
                <w:top w:val="none" w:sz="0" w:space="0" w:color="auto"/>
                <w:left w:val="none" w:sz="0" w:space="0" w:color="auto"/>
                <w:bottom w:val="none" w:sz="0" w:space="0" w:color="auto"/>
                <w:right w:val="none" w:sz="0" w:space="0" w:color="auto"/>
              </w:divBdr>
            </w:div>
            <w:div w:id="813372850">
              <w:marLeft w:val="480"/>
              <w:marRight w:val="0"/>
              <w:marTop w:val="0"/>
              <w:marBottom w:val="0"/>
              <w:divBdr>
                <w:top w:val="none" w:sz="0" w:space="0" w:color="auto"/>
                <w:left w:val="none" w:sz="0" w:space="0" w:color="auto"/>
                <w:bottom w:val="none" w:sz="0" w:space="0" w:color="auto"/>
                <w:right w:val="none" w:sz="0" w:space="0" w:color="auto"/>
              </w:divBdr>
            </w:div>
            <w:div w:id="813524935">
              <w:marLeft w:val="480"/>
              <w:marRight w:val="0"/>
              <w:marTop w:val="0"/>
              <w:marBottom w:val="0"/>
              <w:divBdr>
                <w:top w:val="none" w:sz="0" w:space="0" w:color="auto"/>
                <w:left w:val="none" w:sz="0" w:space="0" w:color="auto"/>
                <w:bottom w:val="none" w:sz="0" w:space="0" w:color="auto"/>
                <w:right w:val="none" w:sz="0" w:space="0" w:color="auto"/>
              </w:divBdr>
            </w:div>
            <w:div w:id="813566570">
              <w:marLeft w:val="480"/>
              <w:marRight w:val="0"/>
              <w:marTop w:val="0"/>
              <w:marBottom w:val="0"/>
              <w:divBdr>
                <w:top w:val="none" w:sz="0" w:space="0" w:color="auto"/>
                <w:left w:val="none" w:sz="0" w:space="0" w:color="auto"/>
                <w:bottom w:val="none" w:sz="0" w:space="0" w:color="auto"/>
                <w:right w:val="none" w:sz="0" w:space="0" w:color="auto"/>
              </w:divBdr>
            </w:div>
            <w:div w:id="813716089">
              <w:marLeft w:val="480"/>
              <w:marRight w:val="0"/>
              <w:marTop w:val="0"/>
              <w:marBottom w:val="0"/>
              <w:divBdr>
                <w:top w:val="none" w:sz="0" w:space="0" w:color="auto"/>
                <w:left w:val="none" w:sz="0" w:space="0" w:color="auto"/>
                <w:bottom w:val="none" w:sz="0" w:space="0" w:color="auto"/>
                <w:right w:val="none" w:sz="0" w:space="0" w:color="auto"/>
              </w:divBdr>
            </w:div>
            <w:div w:id="813717957">
              <w:marLeft w:val="480"/>
              <w:marRight w:val="0"/>
              <w:marTop w:val="0"/>
              <w:marBottom w:val="0"/>
              <w:divBdr>
                <w:top w:val="none" w:sz="0" w:space="0" w:color="auto"/>
                <w:left w:val="none" w:sz="0" w:space="0" w:color="auto"/>
                <w:bottom w:val="none" w:sz="0" w:space="0" w:color="auto"/>
                <w:right w:val="none" w:sz="0" w:space="0" w:color="auto"/>
              </w:divBdr>
            </w:div>
            <w:div w:id="813764835">
              <w:marLeft w:val="480"/>
              <w:marRight w:val="0"/>
              <w:marTop w:val="0"/>
              <w:marBottom w:val="0"/>
              <w:divBdr>
                <w:top w:val="none" w:sz="0" w:space="0" w:color="auto"/>
                <w:left w:val="none" w:sz="0" w:space="0" w:color="auto"/>
                <w:bottom w:val="none" w:sz="0" w:space="0" w:color="auto"/>
                <w:right w:val="none" w:sz="0" w:space="0" w:color="auto"/>
              </w:divBdr>
            </w:div>
            <w:div w:id="813914989">
              <w:marLeft w:val="480"/>
              <w:marRight w:val="0"/>
              <w:marTop w:val="0"/>
              <w:marBottom w:val="0"/>
              <w:divBdr>
                <w:top w:val="none" w:sz="0" w:space="0" w:color="auto"/>
                <w:left w:val="none" w:sz="0" w:space="0" w:color="auto"/>
                <w:bottom w:val="none" w:sz="0" w:space="0" w:color="auto"/>
                <w:right w:val="none" w:sz="0" w:space="0" w:color="auto"/>
              </w:divBdr>
            </w:div>
            <w:div w:id="813916278">
              <w:marLeft w:val="480"/>
              <w:marRight w:val="0"/>
              <w:marTop w:val="0"/>
              <w:marBottom w:val="0"/>
              <w:divBdr>
                <w:top w:val="none" w:sz="0" w:space="0" w:color="auto"/>
                <w:left w:val="none" w:sz="0" w:space="0" w:color="auto"/>
                <w:bottom w:val="none" w:sz="0" w:space="0" w:color="auto"/>
                <w:right w:val="none" w:sz="0" w:space="0" w:color="auto"/>
              </w:divBdr>
            </w:div>
            <w:div w:id="813986808">
              <w:marLeft w:val="480"/>
              <w:marRight w:val="0"/>
              <w:marTop w:val="0"/>
              <w:marBottom w:val="0"/>
              <w:divBdr>
                <w:top w:val="none" w:sz="0" w:space="0" w:color="auto"/>
                <w:left w:val="none" w:sz="0" w:space="0" w:color="auto"/>
                <w:bottom w:val="none" w:sz="0" w:space="0" w:color="auto"/>
                <w:right w:val="none" w:sz="0" w:space="0" w:color="auto"/>
              </w:divBdr>
            </w:div>
            <w:div w:id="814102877">
              <w:marLeft w:val="480"/>
              <w:marRight w:val="0"/>
              <w:marTop w:val="0"/>
              <w:marBottom w:val="0"/>
              <w:divBdr>
                <w:top w:val="none" w:sz="0" w:space="0" w:color="auto"/>
                <w:left w:val="none" w:sz="0" w:space="0" w:color="auto"/>
                <w:bottom w:val="none" w:sz="0" w:space="0" w:color="auto"/>
                <w:right w:val="none" w:sz="0" w:space="0" w:color="auto"/>
              </w:divBdr>
            </w:div>
            <w:div w:id="814177773">
              <w:marLeft w:val="480"/>
              <w:marRight w:val="0"/>
              <w:marTop w:val="0"/>
              <w:marBottom w:val="0"/>
              <w:divBdr>
                <w:top w:val="none" w:sz="0" w:space="0" w:color="auto"/>
                <w:left w:val="none" w:sz="0" w:space="0" w:color="auto"/>
                <w:bottom w:val="none" w:sz="0" w:space="0" w:color="auto"/>
                <w:right w:val="none" w:sz="0" w:space="0" w:color="auto"/>
              </w:divBdr>
            </w:div>
            <w:div w:id="814222148">
              <w:marLeft w:val="480"/>
              <w:marRight w:val="0"/>
              <w:marTop w:val="0"/>
              <w:marBottom w:val="0"/>
              <w:divBdr>
                <w:top w:val="none" w:sz="0" w:space="0" w:color="auto"/>
                <w:left w:val="none" w:sz="0" w:space="0" w:color="auto"/>
                <w:bottom w:val="none" w:sz="0" w:space="0" w:color="auto"/>
                <w:right w:val="none" w:sz="0" w:space="0" w:color="auto"/>
              </w:divBdr>
            </w:div>
            <w:div w:id="814300115">
              <w:marLeft w:val="480"/>
              <w:marRight w:val="0"/>
              <w:marTop w:val="0"/>
              <w:marBottom w:val="0"/>
              <w:divBdr>
                <w:top w:val="none" w:sz="0" w:space="0" w:color="auto"/>
                <w:left w:val="none" w:sz="0" w:space="0" w:color="auto"/>
                <w:bottom w:val="none" w:sz="0" w:space="0" w:color="auto"/>
                <w:right w:val="none" w:sz="0" w:space="0" w:color="auto"/>
              </w:divBdr>
            </w:div>
            <w:div w:id="814370649">
              <w:marLeft w:val="480"/>
              <w:marRight w:val="0"/>
              <w:marTop w:val="0"/>
              <w:marBottom w:val="0"/>
              <w:divBdr>
                <w:top w:val="none" w:sz="0" w:space="0" w:color="auto"/>
                <w:left w:val="none" w:sz="0" w:space="0" w:color="auto"/>
                <w:bottom w:val="none" w:sz="0" w:space="0" w:color="auto"/>
                <w:right w:val="none" w:sz="0" w:space="0" w:color="auto"/>
              </w:divBdr>
            </w:div>
            <w:div w:id="814377933">
              <w:marLeft w:val="480"/>
              <w:marRight w:val="0"/>
              <w:marTop w:val="0"/>
              <w:marBottom w:val="0"/>
              <w:divBdr>
                <w:top w:val="none" w:sz="0" w:space="0" w:color="auto"/>
                <w:left w:val="none" w:sz="0" w:space="0" w:color="auto"/>
                <w:bottom w:val="none" w:sz="0" w:space="0" w:color="auto"/>
                <w:right w:val="none" w:sz="0" w:space="0" w:color="auto"/>
              </w:divBdr>
            </w:div>
            <w:div w:id="814488962">
              <w:marLeft w:val="480"/>
              <w:marRight w:val="0"/>
              <w:marTop w:val="0"/>
              <w:marBottom w:val="0"/>
              <w:divBdr>
                <w:top w:val="none" w:sz="0" w:space="0" w:color="auto"/>
                <w:left w:val="none" w:sz="0" w:space="0" w:color="auto"/>
                <w:bottom w:val="none" w:sz="0" w:space="0" w:color="auto"/>
                <w:right w:val="none" w:sz="0" w:space="0" w:color="auto"/>
              </w:divBdr>
            </w:div>
            <w:div w:id="814571002">
              <w:marLeft w:val="480"/>
              <w:marRight w:val="0"/>
              <w:marTop w:val="0"/>
              <w:marBottom w:val="0"/>
              <w:divBdr>
                <w:top w:val="none" w:sz="0" w:space="0" w:color="auto"/>
                <w:left w:val="none" w:sz="0" w:space="0" w:color="auto"/>
                <w:bottom w:val="none" w:sz="0" w:space="0" w:color="auto"/>
                <w:right w:val="none" w:sz="0" w:space="0" w:color="auto"/>
              </w:divBdr>
            </w:div>
            <w:div w:id="814644213">
              <w:marLeft w:val="480"/>
              <w:marRight w:val="0"/>
              <w:marTop w:val="0"/>
              <w:marBottom w:val="0"/>
              <w:divBdr>
                <w:top w:val="none" w:sz="0" w:space="0" w:color="auto"/>
                <w:left w:val="none" w:sz="0" w:space="0" w:color="auto"/>
                <w:bottom w:val="none" w:sz="0" w:space="0" w:color="auto"/>
                <w:right w:val="none" w:sz="0" w:space="0" w:color="auto"/>
              </w:divBdr>
            </w:div>
            <w:div w:id="814832342">
              <w:marLeft w:val="480"/>
              <w:marRight w:val="0"/>
              <w:marTop w:val="0"/>
              <w:marBottom w:val="0"/>
              <w:divBdr>
                <w:top w:val="none" w:sz="0" w:space="0" w:color="auto"/>
                <w:left w:val="none" w:sz="0" w:space="0" w:color="auto"/>
                <w:bottom w:val="none" w:sz="0" w:space="0" w:color="auto"/>
                <w:right w:val="none" w:sz="0" w:space="0" w:color="auto"/>
              </w:divBdr>
            </w:div>
            <w:div w:id="814875809">
              <w:marLeft w:val="480"/>
              <w:marRight w:val="0"/>
              <w:marTop w:val="0"/>
              <w:marBottom w:val="0"/>
              <w:divBdr>
                <w:top w:val="none" w:sz="0" w:space="0" w:color="auto"/>
                <w:left w:val="none" w:sz="0" w:space="0" w:color="auto"/>
                <w:bottom w:val="none" w:sz="0" w:space="0" w:color="auto"/>
                <w:right w:val="none" w:sz="0" w:space="0" w:color="auto"/>
              </w:divBdr>
            </w:div>
            <w:div w:id="814949060">
              <w:marLeft w:val="480"/>
              <w:marRight w:val="0"/>
              <w:marTop w:val="0"/>
              <w:marBottom w:val="0"/>
              <w:divBdr>
                <w:top w:val="none" w:sz="0" w:space="0" w:color="auto"/>
                <w:left w:val="none" w:sz="0" w:space="0" w:color="auto"/>
                <w:bottom w:val="none" w:sz="0" w:space="0" w:color="auto"/>
                <w:right w:val="none" w:sz="0" w:space="0" w:color="auto"/>
              </w:divBdr>
            </w:div>
            <w:div w:id="814954797">
              <w:marLeft w:val="480"/>
              <w:marRight w:val="0"/>
              <w:marTop w:val="0"/>
              <w:marBottom w:val="0"/>
              <w:divBdr>
                <w:top w:val="none" w:sz="0" w:space="0" w:color="auto"/>
                <w:left w:val="none" w:sz="0" w:space="0" w:color="auto"/>
                <w:bottom w:val="none" w:sz="0" w:space="0" w:color="auto"/>
                <w:right w:val="none" w:sz="0" w:space="0" w:color="auto"/>
              </w:divBdr>
            </w:div>
            <w:div w:id="814954898">
              <w:marLeft w:val="480"/>
              <w:marRight w:val="0"/>
              <w:marTop w:val="0"/>
              <w:marBottom w:val="0"/>
              <w:divBdr>
                <w:top w:val="none" w:sz="0" w:space="0" w:color="auto"/>
                <w:left w:val="none" w:sz="0" w:space="0" w:color="auto"/>
                <w:bottom w:val="none" w:sz="0" w:space="0" w:color="auto"/>
                <w:right w:val="none" w:sz="0" w:space="0" w:color="auto"/>
              </w:divBdr>
            </w:div>
            <w:div w:id="814956073">
              <w:marLeft w:val="480"/>
              <w:marRight w:val="0"/>
              <w:marTop w:val="0"/>
              <w:marBottom w:val="0"/>
              <w:divBdr>
                <w:top w:val="none" w:sz="0" w:space="0" w:color="auto"/>
                <w:left w:val="none" w:sz="0" w:space="0" w:color="auto"/>
                <w:bottom w:val="none" w:sz="0" w:space="0" w:color="auto"/>
                <w:right w:val="none" w:sz="0" w:space="0" w:color="auto"/>
              </w:divBdr>
            </w:div>
            <w:div w:id="815024632">
              <w:marLeft w:val="480"/>
              <w:marRight w:val="0"/>
              <w:marTop w:val="0"/>
              <w:marBottom w:val="0"/>
              <w:divBdr>
                <w:top w:val="none" w:sz="0" w:space="0" w:color="auto"/>
                <w:left w:val="none" w:sz="0" w:space="0" w:color="auto"/>
                <w:bottom w:val="none" w:sz="0" w:space="0" w:color="auto"/>
                <w:right w:val="none" w:sz="0" w:space="0" w:color="auto"/>
              </w:divBdr>
            </w:div>
            <w:div w:id="815025104">
              <w:marLeft w:val="480"/>
              <w:marRight w:val="0"/>
              <w:marTop w:val="0"/>
              <w:marBottom w:val="0"/>
              <w:divBdr>
                <w:top w:val="none" w:sz="0" w:space="0" w:color="auto"/>
                <w:left w:val="none" w:sz="0" w:space="0" w:color="auto"/>
                <w:bottom w:val="none" w:sz="0" w:space="0" w:color="auto"/>
                <w:right w:val="none" w:sz="0" w:space="0" w:color="auto"/>
              </w:divBdr>
            </w:div>
            <w:div w:id="815028662">
              <w:marLeft w:val="480"/>
              <w:marRight w:val="0"/>
              <w:marTop w:val="0"/>
              <w:marBottom w:val="0"/>
              <w:divBdr>
                <w:top w:val="none" w:sz="0" w:space="0" w:color="auto"/>
                <w:left w:val="none" w:sz="0" w:space="0" w:color="auto"/>
                <w:bottom w:val="none" w:sz="0" w:space="0" w:color="auto"/>
                <w:right w:val="none" w:sz="0" w:space="0" w:color="auto"/>
              </w:divBdr>
            </w:div>
            <w:div w:id="815029632">
              <w:marLeft w:val="480"/>
              <w:marRight w:val="0"/>
              <w:marTop w:val="0"/>
              <w:marBottom w:val="0"/>
              <w:divBdr>
                <w:top w:val="none" w:sz="0" w:space="0" w:color="auto"/>
                <w:left w:val="none" w:sz="0" w:space="0" w:color="auto"/>
                <w:bottom w:val="none" w:sz="0" w:space="0" w:color="auto"/>
                <w:right w:val="none" w:sz="0" w:space="0" w:color="auto"/>
              </w:divBdr>
            </w:div>
            <w:div w:id="815100954">
              <w:marLeft w:val="480"/>
              <w:marRight w:val="0"/>
              <w:marTop w:val="0"/>
              <w:marBottom w:val="0"/>
              <w:divBdr>
                <w:top w:val="none" w:sz="0" w:space="0" w:color="auto"/>
                <w:left w:val="none" w:sz="0" w:space="0" w:color="auto"/>
                <w:bottom w:val="none" w:sz="0" w:space="0" w:color="auto"/>
                <w:right w:val="none" w:sz="0" w:space="0" w:color="auto"/>
              </w:divBdr>
            </w:div>
            <w:div w:id="815142183">
              <w:marLeft w:val="480"/>
              <w:marRight w:val="0"/>
              <w:marTop w:val="0"/>
              <w:marBottom w:val="0"/>
              <w:divBdr>
                <w:top w:val="none" w:sz="0" w:space="0" w:color="auto"/>
                <w:left w:val="none" w:sz="0" w:space="0" w:color="auto"/>
                <w:bottom w:val="none" w:sz="0" w:space="0" w:color="auto"/>
                <w:right w:val="none" w:sz="0" w:space="0" w:color="auto"/>
              </w:divBdr>
            </w:div>
            <w:div w:id="815218526">
              <w:marLeft w:val="480"/>
              <w:marRight w:val="0"/>
              <w:marTop w:val="0"/>
              <w:marBottom w:val="0"/>
              <w:divBdr>
                <w:top w:val="none" w:sz="0" w:space="0" w:color="auto"/>
                <w:left w:val="none" w:sz="0" w:space="0" w:color="auto"/>
                <w:bottom w:val="none" w:sz="0" w:space="0" w:color="auto"/>
                <w:right w:val="none" w:sz="0" w:space="0" w:color="auto"/>
              </w:divBdr>
            </w:div>
            <w:div w:id="815293631">
              <w:marLeft w:val="480"/>
              <w:marRight w:val="0"/>
              <w:marTop w:val="0"/>
              <w:marBottom w:val="0"/>
              <w:divBdr>
                <w:top w:val="none" w:sz="0" w:space="0" w:color="auto"/>
                <w:left w:val="none" w:sz="0" w:space="0" w:color="auto"/>
                <w:bottom w:val="none" w:sz="0" w:space="0" w:color="auto"/>
                <w:right w:val="none" w:sz="0" w:space="0" w:color="auto"/>
              </w:divBdr>
            </w:div>
            <w:div w:id="815294212">
              <w:marLeft w:val="480"/>
              <w:marRight w:val="0"/>
              <w:marTop w:val="0"/>
              <w:marBottom w:val="0"/>
              <w:divBdr>
                <w:top w:val="none" w:sz="0" w:space="0" w:color="auto"/>
                <w:left w:val="none" w:sz="0" w:space="0" w:color="auto"/>
                <w:bottom w:val="none" w:sz="0" w:space="0" w:color="auto"/>
                <w:right w:val="none" w:sz="0" w:space="0" w:color="auto"/>
              </w:divBdr>
            </w:div>
            <w:div w:id="815420304">
              <w:marLeft w:val="480"/>
              <w:marRight w:val="0"/>
              <w:marTop w:val="0"/>
              <w:marBottom w:val="0"/>
              <w:divBdr>
                <w:top w:val="none" w:sz="0" w:space="0" w:color="auto"/>
                <w:left w:val="none" w:sz="0" w:space="0" w:color="auto"/>
                <w:bottom w:val="none" w:sz="0" w:space="0" w:color="auto"/>
                <w:right w:val="none" w:sz="0" w:space="0" w:color="auto"/>
              </w:divBdr>
            </w:div>
            <w:div w:id="815488489">
              <w:marLeft w:val="480"/>
              <w:marRight w:val="0"/>
              <w:marTop w:val="0"/>
              <w:marBottom w:val="0"/>
              <w:divBdr>
                <w:top w:val="none" w:sz="0" w:space="0" w:color="auto"/>
                <w:left w:val="none" w:sz="0" w:space="0" w:color="auto"/>
                <w:bottom w:val="none" w:sz="0" w:space="0" w:color="auto"/>
                <w:right w:val="none" w:sz="0" w:space="0" w:color="auto"/>
              </w:divBdr>
            </w:div>
            <w:div w:id="815530786">
              <w:marLeft w:val="480"/>
              <w:marRight w:val="0"/>
              <w:marTop w:val="0"/>
              <w:marBottom w:val="0"/>
              <w:divBdr>
                <w:top w:val="none" w:sz="0" w:space="0" w:color="auto"/>
                <w:left w:val="none" w:sz="0" w:space="0" w:color="auto"/>
                <w:bottom w:val="none" w:sz="0" w:space="0" w:color="auto"/>
                <w:right w:val="none" w:sz="0" w:space="0" w:color="auto"/>
              </w:divBdr>
            </w:div>
            <w:div w:id="815605977">
              <w:marLeft w:val="480"/>
              <w:marRight w:val="0"/>
              <w:marTop w:val="0"/>
              <w:marBottom w:val="0"/>
              <w:divBdr>
                <w:top w:val="none" w:sz="0" w:space="0" w:color="auto"/>
                <w:left w:val="none" w:sz="0" w:space="0" w:color="auto"/>
                <w:bottom w:val="none" w:sz="0" w:space="0" w:color="auto"/>
                <w:right w:val="none" w:sz="0" w:space="0" w:color="auto"/>
              </w:divBdr>
            </w:div>
            <w:div w:id="815611097">
              <w:marLeft w:val="480"/>
              <w:marRight w:val="0"/>
              <w:marTop w:val="0"/>
              <w:marBottom w:val="0"/>
              <w:divBdr>
                <w:top w:val="none" w:sz="0" w:space="0" w:color="auto"/>
                <w:left w:val="none" w:sz="0" w:space="0" w:color="auto"/>
                <w:bottom w:val="none" w:sz="0" w:space="0" w:color="auto"/>
                <w:right w:val="none" w:sz="0" w:space="0" w:color="auto"/>
              </w:divBdr>
            </w:div>
            <w:div w:id="815687222">
              <w:marLeft w:val="480"/>
              <w:marRight w:val="0"/>
              <w:marTop w:val="0"/>
              <w:marBottom w:val="0"/>
              <w:divBdr>
                <w:top w:val="none" w:sz="0" w:space="0" w:color="auto"/>
                <w:left w:val="none" w:sz="0" w:space="0" w:color="auto"/>
                <w:bottom w:val="none" w:sz="0" w:space="0" w:color="auto"/>
                <w:right w:val="none" w:sz="0" w:space="0" w:color="auto"/>
              </w:divBdr>
            </w:div>
            <w:div w:id="815755895">
              <w:marLeft w:val="480"/>
              <w:marRight w:val="0"/>
              <w:marTop w:val="0"/>
              <w:marBottom w:val="0"/>
              <w:divBdr>
                <w:top w:val="none" w:sz="0" w:space="0" w:color="auto"/>
                <w:left w:val="none" w:sz="0" w:space="0" w:color="auto"/>
                <w:bottom w:val="none" w:sz="0" w:space="0" w:color="auto"/>
                <w:right w:val="none" w:sz="0" w:space="0" w:color="auto"/>
              </w:divBdr>
            </w:div>
            <w:div w:id="815803709">
              <w:marLeft w:val="480"/>
              <w:marRight w:val="0"/>
              <w:marTop w:val="0"/>
              <w:marBottom w:val="0"/>
              <w:divBdr>
                <w:top w:val="none" w:sz="0" w:space="0" w:color="auto"/>
                <w:left w:val="none" w:sz="0" w:space="0" w:color="auto"/>
                <w:bottom w:val="none" w:sz="0" w:space="0" w:color="auto"/>
                <w:right w:val="none" w:sz="0" w:space="0" w:color="auto"/>
              </w:divBdr>
            </w:div>
            <w:div w:id="815924600">
              <w:marLeft w:val="480"/>
              <w:marRight w:val="0"/>
              <w:marTop w:val="0"/>
              <w:marBottom w:val="0"/>
              <w:divBdr>
                <w:top w:val="none" w:sz="0" w:space="0" w:color="auto"/>
                <w:left w:val="none" w:sz="0" w:space="0" w:color="auto"/>
                <w:bottom w:val="none" w:sz="0" w:space="0" w:color="auto"/>
                <w:right w:val="none" w:sz="0" w:space="0" w:color="auto"/>
              </w:divBdr>
            </w:div>
            <w:div w:id="815955092">
              <w:marLeft w:val="480"/>
              <w:marRight w:val="0"/>
              <w:marTop w:val="0"/>
              <w:marBottom w:val="0"/>
              <w:divBdr>
                <w:top w:val="none" w:sz="0" w:space="0" w:color="auto"/>
                <w:left w:val="none" w:sz="0" w:space="0" w:color="auto"/>
                <w:bottom w:val="none" w:sz="0" w:space="0" w:color="auto"/>
                <w:right w:val="none" w:sz="0" w:space="0" w:color="auto"/>
              </w:divBdr>
            </w:div>
            <w:div w:id="815996280">
              <w:marLeft w:val="480"/>
              <w:marRight w:val="0"/>
              <w:marTop w:val="0"/>
              <w:marBottom w:val="0"/>
              <w:divBdr>
                <w:top w:val="none" w:sz="0" w:space="0" w:color="auto"/>
                <w:left w:val="none" w:sz="0" w:space="0" w:color="auto"/>
                <w:bottom w:val="none" w:sz="0" w:space="0" w:color="auto"/>
                <w:right w:val="none" w:sz="0" w:space="0" w:color="auto"/>
              </w:divBdr>
            </w:div>
            <w:div w:id="816069653">
              <w:marLeft w:val="480"/>
              <w:marRight w:val="0"/>
              <w:marTop w:val="0"/>
              <w:marBottom w:val="0"/>
              <w:divBdr>
                <w:top w:val="none" w:sz="0" w:space="0" w:color="auto"/>
                <w:left w:val="none" w:sz="0" w:space="0" w:color="auto"/>
                <w:bottom w:val="none" w:sz="0" w:space="0" w:color="auto"/>
                <w:right w:val="none" w:sz="0" w:space="0" w:color="auto"/>
              </w:divBdr>
            </w:div>
            <w:div w:id="816074159">
              <w:marLeft w:val="480"/>
              <w:marRight w:val="0"/>
              <w:marTop w:val="0"/>
              <w:marBottom w:val="0"/>
              <w:divBdr>
                <w:top w:val="none" w:sz="0" w:space="0" w:color="auto"/>
                <w:left w:val="none" w:sz="0" w:space="0" w:color="auto"/>
                <w:bottom w:val="none" w:sz="0" w:space="0" w:color="auto"/>
                <w:right w:val="none" w:sz="0" w:space="0" w:color="auto"/>
              </w:divBdr>
            </w:div>
            <w:div w:id="816216617">
              <w:marLeft w:val="480"/>
              <w:marRight w:val="0"/>
              <w:marTop w:val="0"/>
              <w:marBottom w:val="0"/>
              <w:divBdr>
                <w:top w:val="none" w:sz="0" w:space="0" w:color="auto"/>
                <w:left w:val="none" w:sz="0" w:space="0" w:color="auto"/>
                <w:bottom w:val="none" w:sz="0" w:space="0" w:color="auto"/>
                <w:right w:val="none" w:sz="0" w:space="0" w:color="auto"/>
              </w:divBdr>
            </w:div>
            <w:div w:id="816384820">
              <w:marLeft w:val="480"/>
              <w:marRight w:val="0"/>
              <w:marTop w:val="0"/>
              <w:marBottom w:val="0"/>
              <w:divBdr>
                <w:top w:val="none" w:sz="0" w:space="0" w:color="auto"/>
                <w:left w:val="none" w:sz="0" w:space="0" w:color="auto"/>
                <w:bottom w:val="none" w:sz="0" w:space="0" w:color="auto"/>
                <w:right w:val="none" w:sz="0" w:space="0" w:color="auto"/>
              </w:divBdr>
            </w:div>
            <w:div w:id="816456411">
              <w:marLeft w:val="480"/>
              <w:marRight w:val="0"/>
              <w:marTop w:val="0"/>
              <w:marBottom w:val="0"/>
              <w:divBdr>
                <w:top w:val="none" w:sz="0" w:space="0" w:color="auto"/>
                <w:left w:val="none" w:sz="0" w:space="0" w:color="auto"/>
                <w:bottom w:val="none" w:sz="0" w:space="0" w:color="auto"/>
                <w:right w:val="none" w:sz="0" w:space="0" w:color="auto"/>
              </w:divBdr>
            </w:div>
            <w:div w:id="816460950">
              <w:marLeft w:val="480"/>
              <w:marRight w:val="0"/>
              <w:marTop w:val="0"/>
              <w:marBottom w:val="0"/>
              <w:divBdr>
                <w:top w:val="none" w:sz="0" w:space="0" w:color="auto"/>
                <w:left w:val="none" w:sz="0" w:space="0" w:color="auto"/>
                <w:bottom w:val="none" w:sz="0" w:space="0" w:color="auto"/>
                <w:right w:val="none" w:sz="0" w:space="0" w:color="auto"/>
              </w:divBdr>
            </w:div>
            <w:div w:id="816606816">
              <w:marLeft w:val="480"/>
              <w:marRight w:val="0"/>
              <w:marTop w:val="0"/>
              <w:marBottom w:val="0"/>
              <w:divBdr>
                <w:top w:val="none" w:sz="0" w:space="0" w:color="auto"/>
                <w:left w:val="none" w:sz="0" w:space="0" w:color="auto"/>
                <w:bottom w:val="none" w:sz="0" w:space="0" w:color="auto"/>
                <w:right w:val="none" w:sz="0" w:space="0" w:color="auto"/>
              </w:divBdr>
            </w:div>
            <w:div w:id="816721375">
              <w:marLeft w:val="480"/>
              <w:marRight w:val="0"/>
              <w:marTop w:val="0"/>
              <w:marBottom w:val="0"/>
              <w:divBdr>
                <w:top w:val="none" w:sz="0" w:space="0" w:color="auto"/>
                <w:left w:val="none" w:sz="0" w:space="0" w:color="auto"/>
                <w:bottom w:val="none" w:sz="0" w:space="0" w:color="auto"/>
                <w:right w:val="none" w:sz="0" w:space="0" w:color="auto"/>
              </w:divBdr>
            </w:div>
            <w:div w:id="816724330">
              <w:marLeft w:val="480"/>
              <w:marRight w:val="0"/>
              <w:marTop w:val="0"/>
              <w:marBottom w:val="0"/>
              <w:divBdr>
                <w:top w:val="none" w:sz="0" w:space="0" w:color="auto"/>
                <w:left w:val="none" w:sz="0" w:space="0" w:color="auto"/>
                <w:bottom w:val="none" w:sz="0" w:space="0" w:color="auto"/>
                <w:right w:val="none" w:sz="0" w:space="0" w:color="auto"/>
              </w:divBdr>
            </w:div>
            <w:div w:id="816729322">
              <w:marLeft w:val="480"/>
              <w:marRight w:val="0"/>
              <w:marTop w:val="0"/>
              <w:marBottom w:val="0"/>
              <w:divBdr>
                <w:top w:val="none" w:sz="0" w:space="0" w:color="auto"/>
                <w:left w:val="none" w:sz="0" w:space="0" w:color="auto"/>
                <w:bottom w:val="none" w:sz="0" w:space="0" w:color="auto"/>
                <w:right w:val="none" w:sz="0" w:space="0" w:color="auto"/>
              </w:divBdr>
            </w:div>
            <w:div w:id="817038977">
              <w:marLeft w:val="480"/>
              <w:marRight w:val="0"/>
              <w:marTop w:val="0"/>
              <w:marBottom w:val="0"/>
              <w:divBdr>
                <w:top w:val="none" w:sz="0" w:space="0" w:color="auto"/>
                <w:left w:val="none" w:sz="0" w:space="0" w:color="auto"/>
                <w:bottom w:val="none" w:sz="0" w:space="0" w:color="auto"/>
                <w:right w:val="none" w:sz="0" w:space="0" w:color="auto"/>
              </w:divBdr>
            </w:div>
            <w:div w:id="817108019">
              <w:marLeft w:val="480"/>
              <w:marRight w:val="0"/>
              <w:marTop w:val="0"/>
              <w:marBottom w:val="0"/>
              <w:divBdr>
                <w:top w:val="none" w:sz="0" w:space="0" w:color="auto"/>
                <w:left w:val="none" w:sz="0" w:space="0" w:color="auto"/>
                <w:bottom w:val="none" w:sz="0" w:space="0" w:color="auto"/>
                <w:right w:val="none" w:sz="0" w:space="0" w:color="auto"/>
              </w:divBdr>
            </w:div>
            <w:div w:id="817305814">
              <w:marLeft w:val="480"/>
              <w:marRight w:val="0"/>
              <w:marTop w:val="0"/>
              <w:marBottom w:val="0"/>
              <w:divBdr>
                <w:top w:val="none" w:sz="0" w:space="0" w:color="auto"/>
                <w:left w:val="none" w:sz="0" w:space="0" w:color="auto"/>
                <w:bottom w:val="none" w:sz="0" w:space="0" w:color="auto"/>
                <w:right w:val="none" w:sz="0" w:space="0" w:color="auto"/>
              </w:divBdr>
            </w:div>
            <w:div w:id="817306669">
              <w:marLeft w:val="480"/>
              <w:marRight w:val="0"/>
              <w:marTop w:val="0"/>
              <w:marBottom w:val="0"/>
              <w:divBdr>
                <w:top w:val="none" w:sz="0" w:space="0" w:color="auto"/>
                <w:left w:val="none" w:sz="0" w:space="0" w:color="auto"/>
                <w:bottom w:val="none" w:sz="0" w:space="0" w:color="auto"/>
                <w:right w:val="none" w:sz="0" w:space="0" w:color="auto"/>
              </w:divBdr>
            </w:div>
            <w:div w:id="817527577">
              <w:marLeft w:val="480"/>
              <w:marRight w:val="0"/>
              <w:marTop w:val="0"/>
              <w:marBottom w:val="0"/>
              <w:divBdr>
                <w:top w:val="none" w:sz="0" w:space="0" w:color="auto"/>
                <w:left w:val="none" w:sz="0" w:space="0" w:color="auto"/>
                <w:bottom w:val="none" w:sz="0" w:space="0" w:color="auto"/>
                <w:right w:val="none" w:sz="0" w:space="0" w:color="auto"/>
              </w:divBdr>
            </w:div>
            <w:div w:id="817570636">
              <w:marLeft w:val="480"/>
              <w:marRight w:val="0"/>
              <w:marTop w:val="0"/>
              <w:marBottom w:val="0"/>
              <w:divBdr>
                <w:top w:val="none" w:sz="0" w:space="0" w:color="auto"/>
                <w:left w:val="none" w:sz="0" w:space="0" w:color="auto"/>
                <w:bottom w:val="none" w:sz="0" w:space="0" w:color="auto"/>
                <w:right w:val="none" w:sz="0" w:space="0" w:color="auto"/>
              </w:divBdr>
            </w:div>
            <w:div w:id="817575600">
              <w:marLeft w:val="480"/>
              <w:marRight w:val="0"/>
              <w:marTop w:val="0"/>
              <w:marBottom w:val="0"/>
              <w:divBdr>
                <w:top w:val="none" w:sz="0" w:space="0" w:color="auto"/>
                <w:left w:val="none" w:sz="0" w:space="0" w:color="auto"/>
                <w:bottom w:val="none" w:sz="0" w:space="0" w:color="auto"/>
                <w:right w:val="none" w:sz="0" w:space="0" w:color="auto"/>
              </w:divBdr>
            </w:div>
            <w:div w:id="817578661">
              <w:marLeft w:val="480"/>
              <w:marRight w:val="0"/>
              <w:marTop w:val="0"/>
              <w:marBottom w:val="0"/>
              <w:divBdr>
                <w:top w:val="none" w:sz="0" w:space="0" w:color="auto"/>
                <w:left w:val="none" w:sz="0" w:space="0" w:color="auto"/>
                <w:bottom w:val="none" w:sz="0" w:space="0" w:color="auto"/>
                <w:right w:val="none" w:sz="0" w:space="0" w:color="auto"/>
              </w:divBdr>
            </w:div>
            <w:div w:id="817693527">
              <w:marLeft w:val="480"/>
              <w:marRight w:val="0"/>
              <w:marTop w:val="0"/>
              <w:marBottom w:val="0"/>
              <w:divBdr>
                <w:top w:val="none" w:sz="0" w:space="0" w:color="auto"/>
                <w:left w:val="none" w:sz="0" w:space="0" w:color="auto"/>
                <w:bottom w:val="none" w:sz="0" w:space="0" w:color="auto"/>
                <w:right w:val="none" w:sz="0" w:space="0" w:color="auto"/>
              </w:divBdr>
            </w:div>
            <w:div w:id="817723913">
              <w:marLeft w:val="480"/>
              <w:marRight w:val="0"/>
              <w:marTop w:val="0"/>
              <w:marBottom w:val="0"/>
              <w:divBdr>
                <w:top w:val="none" w:sz="0" w:space="0" w:color="auto"/>
                <w:left w:val="none" w:sz="0" w:space="0" w:color="auto"/>
                <w:bottom w:val="none" w:sz="0" w:space="0" w:color="auto"/>
                <w:right w:val="none" w:sz="0" w:space="0" w:color="auto"/>
              </w:divBdr>
            </w:div>
            <w:div w:id="817725334">
              <w:marLeft w:val="480"/>
              <w:marRight w:val="0"/>
              <w:marTop w:val="0"/>
              <w:marBottom w:val="0"/>
              <w:divBdr>
                <w:top w:val="none" w:sz="0" w:space="0" w:color="auto"/>
                <w:left w:val="none" w:sz="0" w:space="0" w:color="auto"/>
                <w:bottom w:val="none" w:sz="0" w:space="0" w:color="auto"/>
                <w:right w:val="none" w:sz="0" w:space="0" w:color="auto"/>
              </w:divBdr>
            </w:div>
            <w:div w:id="817839374">
              <w:marLeft w:val="480"/>
              <w:marRight w:val="0"/>
              <w:marTop w:val="0"/>
              <w:marBottom w:val="0"/>
              <w:divBdr>
                <w:top w:val="none" w:sz="0" w:space="0" w:color="auto"/>
                <w:left w:val="none" w:sz="0" w:space="0" w:color="auto"/>
                <w:bottom w:val="none" w:sz="0" w:space="0" w:color="auto"/>
                <w:right w:val="none" w:sz="0" w:space="0" w:color="auto"/>
              </w:divBdr>
            </w:div>
            <w:div w:id="817915011">
              <w:marLeft w:val="480"/>
              <w:marRight w:val="0"/>
              <w:marTop w:val="0"/>
              <w:marBottom w:val="0"/>
              <w:divBdr>
                <w:top w:val="none" w:sz="0" w:space="0" w:color="auto"/>
                <w:left w:val="none" w:sz="0" w:space="0" w:color="auto"/>
                <w:bottom w:val="none" w:sz="0" w:space="0" w:color="auto"/>
                <w:right w:val="none" w:sz="0" w:space="0" w:color="auto"/>
              </w:divBdr>
            </w:div>
            <w:div w:id="817915306">
              <w:marLeft w:val="480"/>
              <w:marRight w:val="0"/>
              <w:marTop w:val="0"/>
              <w:marBottom w:val="0"/>
              <w:divBdr>
                <w:top w:val="none" w:sz="0" w:space="0" w:color="auto"/>
                <w:left w:val="none" w:sz="0" w:space="0" w:color="auto"/>
                <w:bottom w:val="none" w:sz="0" w:space="0" w:color="auto"/>
                <w:right w:val="none" w:sz="0" w:space="0" w:color="auto"/>
              </w:divBdr>
            </w:div>
            <w:div w:id="818107958">
              <w:marLeft w:val="480"/>
              <w:marRight w:val="0"/>
              <w:marTop w:val="0"/>
              <w:marBottom w:val="0"/>
              <w:divBdr>
                <w:top w:val="none" w:sz="0" w:space="0" w:color="auto"/>
                <w:left w:val="none" w:sz="0" w:space="0" w:color="auto"/>
                <w:bottom w:val="none" w:sz="0" w:space="0" w:color="auto"/>
                <w:right w:val="none" w:sz="0" w:space="0" w:color="auto"/>
              </w:divBdr>
            </w:div>
            <w:div w:id="818108855">
              <w:marLeft w:val="480"/>
              <w:marRight w:val="0"/>
              <w:marTop w:val="0"/>
              <w:marBottom w:val="0"/>
              <w:divBdr>
                <w:top w:val="none" w:sz="0" w:space="0" w:color="auto"/>
                <w:left w:val="none" w:sz="0" w:space="0" w:color="auto"/>
                <w:bottom w:val="none" w:sz="0" w:space="0" w:color="auto"/>
                <w:right w:val="none" w:sz="0" w:space="0" w:color="auto"/>
              </w:divBdr>
            </w:div>
            <w:div w:id="818153890">
              <w:marLeft w:val="480"/>
              <w:marRight w:val="0"/>
              <w:marTop w:val="0"/>
              <w:marBottom w:val="0"/>
              <w:divBdr>
                <w:top w:val="none" w:sz="0" w:space="0" w:color="auto"/>
                <w:left w:val="none" w:sz="0" w:space="0" w:color="auto"/>
                <w:bottom w:val="none" w:sz="0" w:space="0" w:color="auto"/>
                <w:right w:val="none" w:sz="0" w:space="0" w:color="auto"/>
              </w:divBdr>
            </w:div>
            <w:div w:id="818304476">
              <w:marLeft w:val="480"/>
              <w:marRight w:val="0"/>
              <w:marTop w:val="0"/>
              <w:marBottom w:val="0"/>
              <w:divBdr>
                <w:top w:val="none" w:sz="0" w:space="0" w:color="auto"/>
                <w:left w:val="none" w:sz="0" w:space="0" w:color="auto"/>
                <w:bottom w:val="none" w:sz="0" w:space="0" w:color="auto"/>
                <w:right w:val="none" w:sz="0" w:space="0" w:color="auto"/>
              </w:divBdr>
            </w:div>
            <w:div w:id="818500867">
              <w:marLeft w:val="480"/>
              <w:marRight w:val="0"/>
              <w:marTop w:val="0"/>
              <w:marBottom w:val="0"/>
              <w:divBdr>
                <w:top w:val="none" w:sz="0" w:space="0" w:color="auto"/>
                <w:left w:val="none" w:sz="0" w:space="0" w:color="auto"/>
                <w:bottom w:val="none" w:sz="0" w:space="0" w:color="auto"/>
                <w:right w:val="none" w:sz="0" w:space="0" w:color="auto"/>
              </w:divBdr>
            </w:div>
            <w:div w:id="818545702">
              <w:marLeft w:val="480"/>
              <w:marRight w:val="0"/>
              <w:marTop w:val="0"/>
              <w:marBottom w:val="0"/>
              <w:divBdr>
                <w:top w:val="none" w:sz="0" w:space="0" w:color="auto"/>
                <w:left w:val="none" w:sz="0" w:space="0" w:color="auto"/>
                <w:bottom w:val="none" w:sz="0" w:space="0" w:color="auto"/>
                <w:right w:val="none" w:sz="0" w:space="0" w:color="auto"/>
              </w:divBdr>
            </w:div>
            <w:div w:id="818619613">
              <w:marLeft w:val="480"/>
              <w:marRight w:val="0"/>
              <w:marTop w:val="0"/>
              <w:marBottom w:val="0"/>
              <w:divBdr>
                <w:top w:val="none" w:sz="0" w:space="0" w:color="auto"/>
                <w:left w:val="none" w:sz="0" w:space="0" w:color="auto"/>
                <w:bottom w:val="none" w:sz="0" w:space="0" w:color="auto"/>
                <w:right w:val="none" w:sz="0" w:space="0" w:color="auto"/>
              </w:divBdr>
            </w:div>
            <w:div w:id="818691433">
              <w:marLeft w:val="480"/>
              <w:marRight w:val="0"/>
              <w:marTop w:val="0"/>
              <w:marBottom w:val="0"/>
              <w:divBdr>
                <w:top w:val="none" w:sz="0" w:space="0" w:color="auto"/>
                <w:left w:val="none" w:sz="0" w:space="0" w:color="auto"/>
                <w:bottom w:val="none" w:sz="0" w:space="0" w:color="auto"/>
                <w:right w:val="none" w:sz="0" w:space="0" w:color="auto"/>
              </w:divBdr>
            </w:div>
            <w:div w:id="818813688">
              <w:marLeft w:val="480"/>
              <w:marRight w:val="0"/>
              <w:marTop w:val="0"/>
              <w:marBottom w:val="0"/>
              <w:divBdr>
                <w:top w:val="none" w:sz="0" w:space="0" w:color="auto"/>
                <w:left w:val="none" w:sz="0" w:space="0" w:color="auto"/>
                <w:bottom w:val="none" w:sz="0" w:space="0" w:color="auto"/>
                <w:right w:val="none" w:sz="0" w:space="0" w:color="auto"/>
              </w:divBdr>
            </w:div>
            <w:div w:id="818885125">
              <w:marLeft w:val="480"/>
              <w:marRight w:val="0"/>
              <w:marTop w:val="0"/>
              <w:marBottom w:val="0"/>
              <w:divBdr>
                <w:top w:val="none" w:sz="0" w:space="0" w:color="auto"/>
                <w:left w:val="none" w:sz="0" w:space="0" w:color="auto"/>
                <w:bottom w:val="none" w:sz="0" w:space="0" w:color="auto"/>
                <w:right w:val="none" w:sz="0" w:space="0" w:color="auto"/>
              </w:divBdr>
            </w:div>
            <w:div w:id="819007855">
              <w:marLeft w:val="480"/>
              <w:marRight w:val="0"/>
              <w:marTop w:val="0"/>
              <w:marBottom w:val="0"/>
              <w:divBdr>
                <w:top w:val="none" w:sz="0" w:space="0" w:color="auto"/>
                <w:left w:val="none" w:sz="0" w:space="0" w:color="auto"/>
                <w:bottom w:val="none" w:sz="0" w:space="0" w:color="auto"/>
                <w:right w:val="none" w:sz="0" w:space="0" w:color="auto"/>
              </w:divBdr>
            </w:div>
            <w:div w:id="819074290">
              <w:marLeft w:val="480"/>
              <w:marRight w:val="0"/>
              <w:marTop w:val="0"/>
              <w:marBottom w:val="0"/>
              <w:divBdr>
                <w:top w:val="none" w:sz="0" w:space="0" w:color="auto"/>
                <w:left w:val="none" w:sz="0" w:space="0" w:color="auto"/>
                <w:bottom w:val="none" w:sz="0" w:space="0" w:color="auto"/>
                <w:right w:val="none" w:sz="0" w:space="0" w:color="auto"/>
              </w:divBdr>
            </w:div>
            <w:div w:id="819150745">
              <w:marLeft w:val="480"/>
              <w:marRight w:val="0"/>
              <w:marTop w:val="0"/>
              <w:marBottom w:val="0"/>
              <w:divBdr>
                <w:top w:val="none" w:sz="0" w:space="0" w:color="auto"/>
                <w:left w:val="none" w:sz="0" w:space="0" w:color="auto"/>
                <w:bottom w:val="none" w:sz="0" w:space="0" w:color="auto"/>
                <w:right w:val="none" w:sz="0" w:space="0" w:color="auto"/>
              </w:divBdr>
            </w:div>
            <w:div w:id="819226069">
              <w:marLeft w:val="480"/>
              <w:marRight w:val="0"/>
              <w:marTop w:val="0"/>
              <w:marBottom w:val="0"/>
              <w:divBdr>
                <w:top w:val="none" w:sz="0" w:space="0" w:color="auto"/>
                <w:left w:val="none" w:sz="0" w:space="0" w:color="auto"/>
                <w:bottom w:val="none" w:sz="0" w:space="0" w:color="auto"/>
                <w:right w:val="none" w:sz="0" w:space="0" w:color="auto"/>
              </w:divBdr>
            </w:div>
            <w:div w:id="819275613">
              <w:marLeft w:val="480"/>
              <w:marRight w:val="0"/>
              <w:marTop w:val="0"/>
              <w:marBottom w:val="0"/>
              <w:divBdr>
                <w:top w:val="none" w:sz="0" w:space="0" w:color="auto"/>
                <w:left w:val="none" w:sz="0" w:space="0" w:color="auto"/>
                <w:bottom w:val="none" w:sz="0" w:space="0" w:color="auto"/>
                <w:right w:val="none" w:sz="0" w:space="0" w:color="auto"/>
              </w:divBdr>
            </w:div>
            <w:div w:id="819467213">
              <w:marLeft w:val="480"/>
              <w:marRight w:val="0"/>
              <w:marTop w:val="0"/>
              <w:marBottom w:val="0"/>
              <w:divBdr>
                <w:top w:val="none" w:sz="0" w:space="0" w:color="auto"/>
                <w:left w:val="none" w:sz="0" w:space="0" w:color="auto"/>
                <w:bottom w:val="none" w:sz="0" w:space="0" w:color="auto"/>
                <w:right w:val="none" w:sz="0" w:space="0" w:color="auto"/>
              </w:divBdr>
            </w:div>
            <w:div w:id="819614216">
              <w:marLeft w:val="480"/>
              <w:marRight w:val="0"/>
              <w:marTop w:val="0"/>
              <w:marBottom w:val="0"/>
              <w:divBdr>
                <w:top w:val="none" w:sz="0" w:space="0" w:color="auto"/>
                <w:left w:val="none" w:sz="0" w:space="0" w:color="auto"/>
                <w:bottom w:val="none" w:sz="0" w:space="0" w:color="auto"/>
                <w:right w:val="none" w:sz="0" w:space="0" w:color="auto"/>
              </w:divBdr>
            </w:div>
            <w:div w:id="819662959">
              <w:marLeft w:val="480"/>
              <w:marRight w:val="0"/>
              <w:marTop w:val="0"/>
              <w:marBottom w:val="0"/>
              <w:divBdr>
                <w:top w:val="none" w:sz="0" w:space="0" w:color="auto"/>
                <w:left w:val="none" w:sz="0" w:space="0" w:color="auto"/>
                <w:bottom w:val="none" w:sz="0" w:space="0" w:color="auto"/>
                <w:right w:val="none" w:sz="0" w:space="0" w:color="auto"/>
              </w:divBdr>
            </w:div>
            <w:div w:id="819735978">
              <w:marLeft w:val="480"/>
              <w:marRight w:val="0"/>
              <w:marTop w:val="0"/>
              <w:marBottom w:val="0"/>
              <w:divBdr>
                <w:top w:val="none" w:sz="0" w:space="0" w:color="auto"/>
                <w:left w:val="none" w:sz="0" w:space="0" w:color="auto"/>
                <w:bottom w:val="none" w:sz="0" w:space="0" w:color="auto"/>
                <w:right w:val="none" w:sz="0" w:space="0" w:color="auto"/>
              </w:divBdr>
            </w:div>
            <w:div w:id="819805998">
              <w:marLeft w:val="480"/>
              <w:marRight w:val="0"/>
              <w:marTop w:val="0"/>
              <w:marBottom w:val="0"/>
              <w:divBdr>
                <w:top w:val="none" w:sz="0" w:space="0" w:color="auto"/>
                <w:left w:val="none" w:sz="0" w:space="0" w:color="auto"/>
                <w:bottom w:val="none" w:sz="0" w:space="0" w:color="auto"/>
                <w:right w:val="none" w:sz="0" w:space="0" w:color="auto"/>
              </w:divBdr>
            </w:div>
            <w:div w:id="819922452">
              <w:marLeft w:val="480"/>
              <w:marRight w:val="0"/>
              <w:marTop w:val="0"/>
              <w:marBottom w:val="0"/>
              <w:divBdr>
                <w:top w:val="none" w:sz="0" w:space="0" w:color="auto"/>
                <w:left w:val="none" w:sz="0" w:space="0" w:color="auto"/>
                <w:bottom w:val="none" w:sz="0" w:space="0" w:color="auto"/>
                <w:right w:val="none" w:sz="0" w:space="0" w:color="auto"/>
              </w:divBdr>
            </w:div>
            <w:div w:id="820006252">
              <w:marLeft w:val="480"/>
              <w:marRight w:val="0"/>
              <w:marTop w:val="0"/>
              <w:marBottom w:val="0"/>
              <w:divBdr>
                <w:top w:val="none" w:sz="0" w:space="0" w:color="auto"/>
                <w:left w:val="none" w:sz="0" w:space="0" w:color="auto"/>
                <w:bottom w:val="none" w:sz="0" w:space="0" w:color="auto"/>
                <w:right w:val="none" w:sz="0" w:space="0" w:color="auto"/>
              </w:divBdr>
            </w:div>
            <w:div w:id="820007228">
              <w:marLeft w:val="480"/>
              <w:marRight w:val="0"/>
              <w:marTop w:val="0"/>
              <w:marBottom w:val="0"/>
              <w:divBdr>
                <w:top w:val="none" w:sz="0" w:space="0" w:color="auto"/>
                <w:left w:val="none" w:sz="0" w:space="0" w:color="auto"/>
                <w:bottom w:val="none" w:sz="0" w:space="0" w:color="auto"/>
                <w:right w:val="none" w:sz="0" w:space="0" w:color="auto"/>
              </w:divBdr>
            </w:div>
            <w:div w:id="820074852">
              <w:marLeft w:val="480"/>
              <w:marRight w:val="0"/>
              <w:marTop w:val="0"/>
              <w:marBottom w:val="0"/>
              <w:divBdr>
                <w:top w:val="none" w:sz="0" w:space="0" w:color="auto"/>
                <w:left w:val="none" w:sz="0" w:space="0" w:color="auto"/>
                <w:bottom w:val="none" w:sz="0" w:space="0" w:color="auto"/>
                <w:right w:val="none" w:sz="0" w:space="0" w:color="auto"/>
              </w:divBdr>
            </w:div>
            <w:div w:id="820393177">
              <w:marLeft w:val="480"/>
              <w:marRight w:val="0"/>
              <w:marTop w:val="0"/>
              <w:marBottom w:val="0"/>
              <w:divBdr>
                <w:top w:val="none" w:sz="0" w:space="0" w:color="auto"/>
                <w:left w:val="none" w:sz="0" w:space="0" w:color="auto"/>
                <w:bottom w:val="none" w:sz="0" w:space="0" w:color="auto"/>
                <w:right w:val="none" w:sz="0" w:space="0" w:color="auto"/>
              </w:divBdr>
            </w:div>
            <w:div w:id="820847950">
              <w:marLeft w:val="480"/>
              <w:marRight w:val="0"/>
              <w:marTop w:val="0"/>
              <w:marBottom w:val="0"/>
              <w:divBdr>
                <w:top w:val="none" w:sz="0" w:space="0" w:color="auto"/>
                <w:left w:val="none" w:sz="0" w:space="0" w:color="auto"/>
                <w:bottom w:val="none" w:sz="0" w:space="0" w:color="auto"/>
                <w:right w:val="none" w:sz="0" w:space="0" w:color="auto"/>
              </w:divBdr>
            </w:div>
            <w:div w:id="820921543">
              <w:marLeft w:val="480"/>
              <w:marRight w:val="0"/>
              <w:marTop w:val="0"/>
              <w:marBottom w:val="0"/>
              <w:divBdr>
                <w:top w:val="none" w:sz="0" w:space="0" w:color="auto"/>
                <w:left w:val="none" w:sz="0" w:space="0" w:color="auto"/>
                <w:bottom w:val="none" w:sz="0" w:space="0" w:color="auto"/>
                <w:right w:val="none" w:sz="0" w:space="0" w:color="auto"/>
              </w:divBdr>
            </w:div>
            <w:div w:id="820921762">
              <w:marLeft w:val="480"/>
              <w:marRight w:val="0"/>
              <w:marTop w:val="0"/>
              <w:marBottom w:val="0"/>
              <w:divBdr>
                <w:top w:val="none" w:sz="0" w:space="0" w:color="auto"/>
                <w:left w:val="none" w:sz="0" w:space="0" w:color="auto"/>
                <w:bottom w:val="none" w:sz="0" w:space="0" w:color="auto"/>
                <w:right w:val="none" w:sz="0" w:space="0" w:color="auto"/>
              </w:divBdr>
            </w:div>
            <w:div w:id="820921980">
              <w:marLeft w:val="480"/>
              <w:marRight w:val="0"/>
              <w:marTop w:val="0"/>
              <w:marBottom w:val="0"/>
              <w:divBdr>
                <w:top w:val="none" w:sz="0" w:space="0" w:color="auto"/>
                <w:left w:val="none" w:sz="0" w:space="0" w:color="auto"/>
                <w:bottom w:val="none" w:sz="0" w:space="0" w:color="auto"/>
                <w:right w:val="none" w:sz="0" w:space="0" w:color="auto"/>
              </w:divBdr>
            </w:div>
            <w:div w:id="820925887">
              <w:marLeft w:val="480"/>
              <w:marRight w:val="0"/>
              <w:marTop w:val="0"/>
              <w:marBottom w:val="0"/>
              <w:divBdr>
                <w:top w:val="none" w:sz="0" w:space="0" w:color="auto"/>
                <w:left w:val="none" w:sz="0" w:space="0" w:color="auto"/>
                <w:bottom w:val="none" w:sz="0" w:space="0" w:color="auto"/>
                <w:right w:val="none" w:sz="0" w:space="0" w:color="auto"/>
              </w:divBdr>
            </w:div>
            <w:div w:id="820929023">
              <w:marLeft w:val="480"/>
              <w:marRight w:val="0"/>
              <w:marTop w:val="0"/>
              <w:marBottom w:val="0"/>
              <w:divBdr>
                <w:top w:val="none" w:sz="0" w:space="0" w:color="auto"/>
                <w:left w:val="none" w:sz="0" w:space="0" w:color="auto"/>
                <w:bottom w:val="none" w:sz="0" w:space="0" w:color="auto"/>
                <w:right w:val="none" w:sz="0" w:space="0" w:color="auto"/>
              </w:divBdr>
            </w:div>
            <w:div w:id="821048317">
              <w:marLeft w:val="480"/>
              <w:marRight w:val="0"/>
              <w:marTop w:val="0"/>
              <w:marBottom w:val="0"/>
              <w:divBdr>
                <w:top w:val="none" w:sz="0" w:space="0" w:color="auto"/>
                <w:left w:val="none" w:sz="0" w:space="0" w:color="auto"/>
                <w:bottom w:val="none" w:sz="0" w:space="0" w:color="auto"/>
                <w:right w:val="none" w:sz="0" w:space="0" w:color="auto"/>
              </w:divBdr>
            </w:div>
            <w:div w:id="821121388">
              <w:marLeft w:val="480"/>
              <w:marRight w:val="0"/>
              <w:marTop w:val="0"/>
              <w:marBottom w:val="0"/>
              <w:divBdr>
                <w:top w:val="none" w:sz="0" w:space="0" w:color="auto"/>
                <w:left w:val="none" w:sz="0" w:space="0" w:color="auto"/>
                <w:bottom w:val="none" w:sz="0" w:space="0" w:color="auto"/>
                <w:right w:val="none" w:sz="0" w:space="0" w:color="auto"/>
              </w:divBdr>
            </w:div>
            <w:div w:id="821237551">
              <w:marLeft w:val="480"/>
              <w:marRight w:val="0"/>
              <w:marTop w:val="0"/>
              <w:marBottom w:val="0"/>
              <w:divBdr>
                <w:top w:val="none" w:sz="0" w:space="0" w:color="auto"/>
                <w:left w:val="none" w:sz="0" w:space="0" w:color="auto"/>
                <w:bottom w:val="none" w:sz="0" w:space="0" w:color="auto"/>
                <w:right w:val="none" w:sz="0" w:space="0" w:color="auto"/>
              </w:divBdr>
            </w:div>
            <w:div w:id="821239366">
              <w:marLeft w:val="480"/>
              <w:marRight w:val="0"/>
              <w:marTop w:val="0"/>
              <w:marBottom w:val="0"/>
              <w:divBdr>
                <w:top w:val="none" w:sz="0" w:space="0" w:color="auto"/>
                <w:left w:val="none" w:sz="0" w:space="0" w:color="auto"/>
                <w:bottom w:val="none" w:sz="0" w:space="0" w:color="auto"/>
                <w:right w:val="none" w:sz="0" w:space="0" w:color="auto"/>
              </w:divBdr>
            </w:div>
            <w:div w:id="821458760">
              <w:marLeft w:val="480"/>
              <w:marRight w:val="0"/>
              <w:marTop w:val="0"/>
              <w:marBottom w:val="0"/>
              <w:divBdr>
                <w:top w:val="none" w:sz="0" w:space="0" w:color="auto"/>
                <w:left w:val="none" w:sz="0" w:space="0" w:color="auto"/>
                <w:bottom w:val="none" w:sz="0" w:space="0" w:color="auto"/>
                <w:right w:val="none" w:sz="0" w:space="0" w:color="auto"/>
              </w:divBdr>
            </w:div>
            <w:div w:id="821584276">
              <w:marLeft w:val="480"/>
              <w:marRight w:val="0"/>
              <w:marTop w:val="0"/>
              <w:marBottom w:val="0"/>
              <w:divBdr>
                <w:top w:val="none" w:sz="0" w:space="0" w:color="auto"/>
                <w:left w:val="none" w:sz="0" w:space="0" w:color="auto"/>
                <w:bottom w:val="none" w:sz="0" w:space="0" w:color="auto"/>
                <w:right w:val="none" w:sz="0" w:space="0" w:color="auto"/>
              </w:divBdr>
            </w:div>
            <w:div w:id="821696505">
              <w:marLeft w:val="480"/>
              <w:marRight w:val="0"/>
              <w:marTop w:val="0"/>
              <w:marBottom w:val="0"/>
              <w:divBdr>
                <w:top w:val="none" w:sz="0" w:space="0" w:color="auto"/>
                <w:left w:val="none" w:sz="0" w:space="0" w:color="auto"/>
                <w:bottom w:val="none" w:sz="0" w:space="0" w:color="auto"/>
                <w:right w:val="none" w:sz="0" w:space="0" w:color="auto"/>
              </w:divBdr>
            </w:div>
            <w:div w:id="821774510">
              <w:marLeft w:val="480"/>
              <w:marRight w:val="0"/>
              <w:marTop w:val="0"/>
              <w:marBottom w:val="0"/>
              <w:divBdr>
                <w:top w:val="none" w:sz="0" w:space="0" w:color="auto"/>
                <w:left w:val="none" w:sz="0" w:space="0" w:color="auto"/>
                <w:bottom w:val="none" w:sz="0" w:space="0" w:color="auto"/>
                <w:right w:val="none" w:sz="0" w:space="0" w:color="auto"/>
              </w:divBdr>
            </w:div>
            <w:div w:id="821778833">
              <w:marLeft w:val="480"/>
              <w:marRight w:val="0"/>
              <w:marTop w:val="0"/>
              <w:marBottom w:val="0"/>
              <w:divBdr>
                <w:top w:val="none" w:sz="0" w:space="0" w:color="auto"/>
                <w:left w:val="none" w:sz="0" w:space="0" w:color="auto"/>
                <w:bottom w:val="none" w:sz="0" w:space="0" w:color="auto"/>
                <w:right w:val="none" w:sz="0" w:space="0" w:color="auto"/>
              </w:divBdr>
            </w:div>
            <w:div w:id="821846321">
              <w:marLeft w:val="480"/>
              <w:marRight w:val="0"/>
              <w:marTop w:val="0"/>
              <w:marBottom w:val="0"/>
              <w:divBdr>
                <w:top w:val="none" w:sz="0" w:space="0" w:color="auto"/>
                <w:left w:val="none" w:sz="0" w:space="0" w:color="auto"/>
                <w:bottom w:val="none" w:sz="0" w:space="0" w:color="auto"/>
                <w:right w:val="none" w:sz="0" w:space="0" w:color="auto"/>
              </w:divBdr>
            </w:div>
            <w:div w:id="821851658">
              <w:marLeft w:val="480"/>
              <w:marRight w:val="0"/>
              <w:marTop w:val="0"/>
              <w:marBottom w:val="0"/>
              <w:divBdr>
                <w:top w:val="none" w:sz="0" w:space="0" w:color="auto"/>
                <w:left w:val="none" w:sz="0" w:space="0" w:color="auto"/>
                <w:bottom w:val="none" w:sz="0" w:space="0" w:color="auto"/>
                <w:right w:val="none" w:sz="0" w:space="0" w:color="auto"/>
              </w:divBdr>
            </w:div>
            <w:div w:id="821968814">
              <w:marLeft w:val="480"/>
              <w:marRight w:val="0"/>
              <w:marTop w:val="0"/>
              <w:marBottom w:val="0"/>
              <w:divBdr>
                <w:top w:val="none" w:sz="0" w:space="0" w:color="auto"/>
                <w:left w:val="none" w:sz="0" w:space="0" w:color="auto"/>
                <w:bottom w:val="none" w:sz="0" w:space="0" w:color="auto"/>
                <w:right w:val="none" w:sz="0" w:space="0" w:color="auto"/>
              </w:divBdr>
            </w:div>
            <w:div w:id="821970339">
              <w:marLeft w:val="480"/>
              <w:marRight w:val="0"/>
              <w:marTop w:val="0"/>
              <w:marBottom w:val="0"/>
              <w:divBdr>
                <w:top w:val="none" w:sz="0" w:space="0" w:color="auto"/>
                <w:left w:val="none" w:sz="0" w:space="0" w:color="auto"/>
                <w:bottom w:val="none" w:sz="0" w:space="0" w:color="auto"/>
                <w:right w:val="none" w:sz="0" w:space="0" w:color="auto"/>
              </w:divBdr>
            </w:div>
            <w:div w:id="822043289">
              <w:marLeft w:val="480"/>
              <w:marRight w:val="0"/>
              <w:marTop w:val="0"/>
              <w:marBottom w:val="0"/>
              <w:divBdr>
                <w:top w:val="none" w:sz="0" w:space="0" w:color="auto"/>
                <w:left w:val="none" w:sz="0" w:space="0" w:color="auto"/>
                <w:bottom w:val="none" w:sz="0" w:space="0" w:color="auto"/>
                <w:right w:val="none" w:sz="0" w:space="0" w:color="auto"/>
              </w:divBdr>
            </w:div>
            <w:div w:id="822089927">
              <w:marLeft w:val="480"/>
              <w:marRight w:val="0"/>
              <w:marTop w:val="0"/>
              <w:marBottom w:val="0"/>
              <w:divBdr>
                <w:top w:val="none" w:sz="0" w:space="0" w:color="auto"/>
                <w:left w:val="none" w:sz="0" w:space="0" w:color="auto"/>
                <w:bottom w:val="none" w:sz="0" w:space="0" w:color="auto"/>
                <w:right w:val="none" w:sz="0" w:space="0" w:color="auto"/>
              </w:divBdr>
            </w:div>
            <w:div w:id="822158721">
              <w:marLeft w:val="480"/>
              <w:marRight w:val="0"/>
              <w:marTop w:val="0"/>
              <w:marBottom w:val="0"/>
              <w:divBdr>
                <w:top w:val="none" w:sz="0" w:space="0" w:color="auto"/>
                <w:left w:val="none" w:sz="0" w:space="0" w:color="auto"/>
                <w:bottom w:val="none" w:sz="0" w:space="0" w:color="auto"/>
                <w:right w:val="none" w:sz="0" w:space="0" w:color="auto"/>
              </w:divBdr>
            </w:div>
            <w:div w:id="822238984">
              <w:marLeft w:val="480"/>
              <w:marRight w:val="0"/>
              <w:marTop w:val="0"/>
              <w:marBottom w:val="0"/>
              <w:divBdr>
                <w:top w:val="none" w:sz="0" w:space="0" w:color="auto"/>
                <w:left w:val="none" w:sz="0" w:space="0" w:color="auto"/>
                <w:bottom w:val="none" w:sz="0" w:space="0" w:color="auto"/>
                <w:right w:val="none" w:sz="0" w:space="0" w:color="auto"/>
              </w:divBdr>
            </w:div>
            <w:div w:id="822310027">
              <w:marLeft w:val="480"/>
              <w:marRight w:val="0"/>
              <w:marTop w:val="0"/>
              <w:marBottom w:val="0"/>
              <w:divBdr>
                <w:top w:val="none" w:sz="0" w:space="0" w:color="auto"/>
                <w:left w:val="none" w:sz="0" w:space="0" w:color="auto"/>
                <w:bottom w:val="none" w:sz="0" w:space="0" w:color="auto"/>
                <w:right w:val="none" w:sz="0" w:space="0" w:color="auto"/>
              </w:divBdr>
            </w:div>
            <w:div w:id="822353308">
              <w:marLeft w:val="480"/>
              <w:marRight w:val="0"/>
              <w:marTop w:val="0"/>
              <w:marBottom w:val="0"/>
              <w:divBdr>
                <w:top w:val="none" w:sz="0" w:space="0" w:color="auto"/>
                <w:left w:val="none" w:sz="0" w:space="0" w:color="auto"/>
                <w:bottom w:val="none" w:sz="0" w:space="0" w:color="auto"/>
                <w:right w:val="none" w:sz="0" w:space="0" w:color="auto"/>
              </w:divBdr>
            </w:div>
            <w:div w:id="822358401">
              <w:marLeft w:val="480"/>
              <w:marRight w:val="0"/>
              <w:marTop w:val="0"/>
              <w:marBottom w:val="0"/>
              <w:divBdr>
                <w:top w:val="none" w:sz="0" w:space="0" w:color="auto"/>
                <w:left w:val="none" w:sz="0" w:space="0" w:color="auto"/>
                <w:bottom w:val="none" w:sz="0" w:space="0" w:color="auto"/>
                <w:right w:val="none" w:sz="0" w:space="0" w:color="auto"/>
              </w:divBdr>
            </w:div>
            <w:div w:id="822358409">
              <w:marLeft w:val="480"/>
              <w:marRight w:val="0"/>
              <w:marTop w:val="0"/>
              <w:marBottom w:val="0"/>
              <w:divBdr>
                <w:top w:val="none" w:sz="0" w:space="0" w:color="auto"/>
                <w:left w:val="none" w:sz="0" w:space="0" w:color="auto"/>
                <w:bottom w:val="none" w:sz="0" w:space="0" w:color="auto"/>
                <w:right w:val="none" w:sz="0" w:space="0" w:color="auto"/>
              </w:divBdr>
            </w:div>
            <w:div w:id="822426122">
              <w:marLeft w:val="480"/>
              <w:marRight w:val="0"/>
              <w:marTop w:val="0"/>
              <w:marBottom w:val="0"/>
              <w:divBdr>
                <w:top w:val="none" w:sz="0" w:space="0" w:color="auto"/>
                <w:left w:val="none" w:sz="0" w:space="0" w:color="auto"/>
                <w:bottom w:val="none" w:sz="0" w:space="0" w:color="auto"/>
                <w:right w:val="none" w:sz="0" w:space="0" w:color="auto"/>
              </w:divBdr>
            </w:div>
            <w:div w:id="822432567">
              <w:marLeft w:val="480"/>
              <w:marRight w:val="0"/>
              <w:marTop w:val="0"/>
              <w:marBottom w:val="0"/>
              <w:divBdr>
                <w:top w:val="none" w:sz="0" w:space="0" w:color="auto"/>
                <w:left w:val="none" w:sz="0" w:space="0" w:color="auto"/>
                <w:bottom w:val="none" w:sz="0" w:space="0" w:color="auto"/>
                <w:right w:val="none" w:sz="0" w:space="0" w:color="auto"/>
              </w:divBdr>
            </w:div>
            <w:div w:id="822545140">
              <w:marLeft w:val="480"/>
              <w:marRight w:val="0"/>
              <w:marTop w:val="0"/>
              <w:marBottom w:val="0"/>
              <w:divBdr>
                <w:top w:val="none" w:sz="0" w:space="0" w:color="auto"/>
                <w:left w:val="none" w:sz="0" w:space="0" w:color="auto"/>
                <w:bottom w:val="none" w:sz="0" w:space="0" w:color="auto"/>
                <w:right w:val="none" w:sz="0" w:space="0" w:color="auto"/>
              </w:divBdr>
            </w:div>
            <w:div w:id="822623313">
              <w:marLeft w:val="480"/>
              <w:marRight w:val="0"/>
              <w:marTop w:val="0"/>
              <w:marBottom w:val="0"/>
              <w:divBdr>
                <w:top w:val="none" w:sz="0" w:space="0" w:color="auto"/>
                <w:left w:val="none" w:sz="0" w:space="0" w:color="auto"/>
                <w:bottom w:val="none" w:sz="0" w:space="0" w:color="auto"/>
                <w:right w:val="none" w:sz="0" w:space="0" w:color="auto"/>
              </w:divBdr>
            </w:div>
            <w:div w:id="822625750">
              <w:marLeft w:val="480"/>
              <w:marRight w:val="0"/>
              <w:marTop w:val="0"/>
              <w:marBottom w:val="0"/>
              <w:divBdr>
                <w:top w:val="none" w:sz="0" w:space="0" w:color="auto"/>
                <w:left w:val="none" w:sz="0" w:space="0" w:color="auto"/>
                <w:bottom w:val="none" w:sz="0" w:space="0" w:color="auto"/>
                <w:right w:val="none" w:sz="0" w:space="0" w:color="auto"/>
              </w:divBdr>
            </w:div>
            <w:div w:id="822696341">
              <w:marLeft w:val="480"/>
              <w:marRight w:val="0"/>
              <w:marTop w:val="0"/>
              <w:marBottom w:val="0"/>
              <w:divBdr>
                <w:top w:val="none" w:sz="0" w:space="0" w:color="auto"/>
                <w:left w:val="none" w:sz="0" w:space="0" w:color="auto"/>
                <w:bottom w:val="none" w:sz="0" w:space="0" w:color="auto"/>
                <w:right w:val="none" w:sz="0" w:space="0" w:color="auto"/>
              </w:divBdr>
            </w:div>
            <w:div w:id="822698535">
              <w:marLeft w:val="480"/>
              <w:marRight w:val="0"/>
              <w:marTop w:val="0"/>
              <w:marBottom w:val="0"/>
              <w:divBdr>
                <w:top w:val="none" w:sz="0" w:space="0" w:color="auto"/>
                <w:left w:val="none" w:sz="0" w:space="0" w:color="auto"/>
                <w:bottom w:val="none" w:sz="0" w:space="0" w:color="auto"/>
                <w:right w:val="none" w:sz="0" w:space="0" w:color="auto"/>
              </w:divBdr>
            </w:div>
            <w:div w:id="822745524">
              <w:marLeft w:val="480"/>
              <w:marRight w:val="0"/>
              <w:marTop w:val="0"/>
              <w:marBottom w:val="0"/>
              <w:divBdr>
                <w:top w:val="none" w:sz="0" w:space="0" w:color="auto"/>
                <w:left w:val="none" w:sz="0" w:space="0" w:color="auto"/>
                <w:bottom w:val="none" w:sz="0" w:space="0" w:color="auto"/>
                <w:right w:val="none" w:sz="0" w:space="0" w:color="auto"/>
              </w:divBdr>
            </w:div>
            <w:div w:id="822745747">
              <w:marLeft w:val="480"/>
              <w:marRight w:val="0"/>
              <w:marTop w:val="0"/>
              <w:marBottom w:val="0"/>
              <w:divBdr>
                <w:top w:val="none" w:sz="0" w:space="0" w:color="auto"/>
                <w:left w:val="none" w:sz="0" w:space="0" w:color="auto"/>
                <w:bottom w:val="none" w:sz="0" w:space="0" w:color="auto"/>
                <w:right w:val="none" w:sz="0" w:space="0" w:color="auto"/>
              </w:divBdr>
            </w:div>
            <w:div w:id="822895195">
              <w:marLeft w:val="480"/>
              <w:marRight w:val="0"/>
              <w:marTop w:val="0"/>
              <w:marBottom w:val="0"/>
              <w:divBdr>
                <w:top w:val="none" w:sz="0" w:space="0" w:color="auto"/>
                <w:left w:val="none" w:sz="0" w:space="0" w:color="auto"/>
                <w:bottom w:val="none" w:sz="0" w:space="0" w:color="auto"/>
                <w:right w:val="none" w:sz="0" w:space="0" w:color="auto"/>
              </w:divBdr>
            </w:div>
            <w:div w:id="822895229">
              <w:marLeft w:val="480"/>
              <w:marRight w:val="0"/>
              <w:marTop w:val="0"/>
              <w:marBottom w:val="0"/>
              <w:divBdr>
                <w:top w:val="none" w:sz="0" w:space="0" w:color="auto"/>
                <w:left w:val="none" w:sz="0" w:space="0" w:color="auto"/>
                <w:bottom w:val="none" w:sz="0" w:space="0" w:color="auto"/>
                <w:right w:val="none" w:sz="0" w:space="0" w:color="auto"/>
              </w:divBdr>
            </w:div>
            <w:div w:id="822937759">
              <w:marLeft w:val="480"/>
              <w:marRight w:val="0"/>
              <w:marTop w:val="0"/>
              <w:marBottom w:val="0"/>
              <w:divBdr>
                <w:top w:val="none" w:sz="0" w:space="0" w:color="auto"/>
                <w:left w:val="none" w:sz="0" w:space="0" w:color="auto"/>
                <w:bottom w:val="none" w:sz="0" w:space="0" w:color="auto"/>
                <w:right w:val="none" w:sz="0" w:space="0" w:color="auto"/>
              </w:divBdr>
            </w:div>
            <w:div w:id="823010305">
              <w:marLeft w:val="480"/>
              <w:marRight w:val="0"/>
              <w:marTop w:val="0"/>
              <w:marBottom w:val="0"/>
              <w:divBdr>
                <w:top w:val="none" w:sz="0" w:space="0" w:color="auto"/>
                <w:left w:val="none" w:sz="0" w:space="0" w:color="auto"/>
                <w:bottom w:val="none" w:sz="0" w:space="0" w:color="auto"/>
                <w:right w:val="none" w:sz="0" w:space="0" w:color="auto"/>
              </w:divBdr>
            </w:div>
            <w:div w:id="823010952">
              <w:marLeft w:val="480"/>
              <w:marRight w:val="0"/>
              <w:marTop w:val="0"/>
              <w:marBottom w:val="0"/>
              <w:divBdr>
                <w:top w:val="none" w:sz="0" w:space="0" w:color="auto"/>
                <w:left w:val="none" w:sz="0" w:space="0" w:color="auto"/>
                <w:bottom w:val="none" w:sz="0" w:space="0" w:color="auto"/>
                <w:right w:val="none" w:sz="0" w:space="0" w:color="auto"/>
              </w:divBdr>
            </w:div>
            <w:div w:id="823014107">
              <w:marLeft w:val="480"/>
              <w:marRight w:val="0"/>
              <w:marTop w:val="0"/>
              <w:marBottom w:val="0"/>
              <w:divBdr>
                <w:top w:val="none" w:sz="0" w:space="0" w:color="auto"/>
                <w:left w:val="none" w:sz="0" w:space="0" w:color="auto"/>
                <w:bottom w:val="none" w:sz="0" w:space="0" w:color="auto"/>
                <w:right w:val="none" w:sz="0" w:space="0" w:color="auto"/>
              </w:divBdr>
            </w:div>
            <w:div w:id="823163646">
              <w:marLeft w:val="480"/>
              <w:marRight w:val="0"/>
              <w:marTop w:val="0"/>
              <w:marBottom w:val="0"/>
              <w:divBdr>
                <w:top w:val="none" w:sz="0" w:space="0" w:color="auto"/>
                <w:left w:val="none" w:sz="0" w:space="0" w:color="auto"/>
                <w:bottom w:val="none" w:sz="0" w:space="0" w:color="auto"/>
                <w:right w:val="none" w:sz="0" w:space="0" w:color="auto"/>
              </w:divBdr>
            </w:div>
            <w:div w:id="823205347">
              <w:marLeft w:val="480"/>
              <w:marRight w:val="0"/>
              <w:marTop w:val="0"/>
              <w:marBottom w:val="0"/>
              <w:divBdr>
                <w:top w:val="none" w:sz="0" w:space="0" w:color="auto"/>
                <w:left w:val="none" w:sz="0" w:space="0" w:color="auto"/>
                <w:bottom w:val="none" w:sz="0" w:space="0" w:color="auto"/>
                <w:right w:val="none" w:sz="0" w:space="0" w:color="auto"/>
              </w:divBdr>
            </w:div>
            <w:div w:id="823275349">
              <w:marLeft w:val="480"/>
              <w:marRight w:val="0"/>
              <w:marTop w:val="0"/>
              <w:marBottom w:val="0"/>
              <w:divBdr>
                <w:top w:val="none" w:sz="0" w:space="0" w:color="auto"/>
                <w:left w:val="none" w:sz="0" w:space="0" w:color="auto"/>
                <w:bottom w:val="none" w:sz="0" w:space="0" w:color="auto"/>
                <w:right w:val="none" w:sz="0" w:space="0" w:color="auto"/>
              </w:divBdr>
            </w:div>
            <w:div w:id="823398273">
              <w:marLeft w:val="480"/>
              <w:marRight w:val="0"/>
              <w:marTop w:val="0"/>
              <w:marBottom w:val="0"/>
              <w:divBdr>
                <w:top w:val="none" w:sz="0" w:space="0" w:color="auto"/>
                <w:left w:val="none" w:sz="0" w:space="0" w:color="auto"/>
                <w:bottom w:val="none" w:sz="0" w:space="0" w:color="auto"/>
                <w:right w:val="none" w:sz="0" w:space="0" w:color="auto"/>
              </w:divBdr>
            </w:div>
            <w:div w:id="823399775">
              <w:marLeft w:val="480"/>
              <w:marRight w:val="0"/>
              <w:marTop w:val="0"/>
              <w:marBottom w:val="0"/>
              <w:divBdr>
                <w:top w:val="none" w:sz="0" w:space="0" w:color="auto"/>
                <w:left w:val="none" w:sz="0" w:space="0" w:color="auto"/>
                <w:bottom w:val="none" w:sz="0" w:space="0" w:color="auto"/>
                <w:right w:val="none" w:sz="0" w:space="0" w:color="auto"/>
              </w:divBdr>
            </w:div>
            <w:div w:id="823400356">
              <w:marLeft w:val="480"/>
              <w:marRight w:val="0"/>
              <w:marTop w:val="0"/>
              <w:marBottom w:val="0"/>
              <w:divBdr>
                <w:top w:val="none" w:sz="0" w:space="0" w:color="auto"/>
                <w:left w:val="none" w:sz="0" w:space="0" w:color="auto"/>
                <w:bottom w:val="none" w:sz="0" w:space="0" w:color="auto"/>
                <w:right w:val="none" w:sz="0" w:space="0" w:color="auto"/>
              </w:divBdr>
            </w:div>
            <w:div w:id="823474528">
              <w:marLeft w:val="480"/>
              <w:marRight w:val="0"/>
              <w:marTop w:val="0"/>
              <w:marBottom w:val="0"/>
              <w:divBdr>
                <w:top w:val="none" w:sz="0" w:space="0" w:color="auto"/>
                <w:left w:val="none" w:sz="0" w:space="0" w:color="auto"/>
                <w:bottom w:val="none" w:sz="0" w:space="0" w:color="auto"/>
                <w:right w:val="none" w:sz="0" w:space="0" w:color="auto"/>
              </w:divBdr>
            </w:div>
            <w:div w:id="823546545">
              <w:marLeft w:val="480"/>
              <w:marRight w:val="0"/>
              <w:marTop w:val="0"/>
              <w:marBottom w:val="0"/>
              <w:divBdr>
                <w:top w:val="none" w:sz="0" w:space="0" w:color="auto"/>
                <w:left w:val="none" w:sz="0" w:space="0" w:color="auto"/>
                <w:bottom w:val="none" w:sz="0" w:space="0" w:color="auto"/>
                <w:right w:val="none" w:sz="0" w:space="0" w:color="auto"/>
              </w:divBdr>
            </w:div>
            <w:div w:id="823668230">
              <w:marLeft w:val="480"/>
              <w:marRight w:val="0"/>
              <w:marTop w:val="0"/>
              <w:marBottom w:val="0"/>
              <w:divBdr>
                <w:top w:val="none" w:sz="0" w:space="0" w:color="auto"/>
                <w:left w:val="none" w:sz="0" w:space="0" w:color="auto"/>
                <w:bottom w:val="none" w:sz="0" w:space="0" w:color="auto"/>
                <w:right w:val="none" w:sz="0" w:space="0" w:color="auto"/>
              </w:divBdr>
            </w:div>
            <w:div w:id="823738386">
              <w:marLeft w:val="480"/>
              <w:marRight w:val="0"/>
              <w:marTop w:val="0"/>
              <w:marBottom w:val="0"/>
              <w:divBdr>
                <w:top w:val="none" w:sz="0" w:space="0" w:color="auto"/>
                <w:left w:val="none" w:sz="0" w:space="0" w:color="auto"/>
                <w:bottom w:val="none" w:sz="0" w:space="0" w:color="auto"/>
                <w:right w:val="none" w:sz="0" w:space="0" w:color="auto"/>
              </w:divBdr>
            </w:div>
            <w:div w:id="823932866">
              <w:marLeft w:val="480"/>
              <w:marRight w:val="0"/>
              <w:marTop w:val="0"/>
              <w:marBottom w:val="0"/>
              <w:divBdr>
                <w:top w:val="none" w:sz="0" w:space="0" w:color="auto"/>
                <w:left w:val="none" w:sz="0" w:space="0" w:color="auto"/>
                <w:bottom w:val="none" w:sz="0" w:space="0" w:color="auto"/>
                <w:right w:val="none" w:sz="0" w:space="0" w:color="auto"/>
              </w:divBdr>
            </w:div>
            <w:div w:id="824123570">
              <w:marLeft w:val="480"/>
              <w:marRight w:val="0"/>
              <w:marTop w:val="0"/>
              <w:marBottom w:val="0"/>
              <w:divBdr>
                <w:top w:val="none" w:sz="0" w:space="0" w:color="auto"/>
                <w:left w:val="none" w:sz="0" w:space="0" w:color="auto"/>
                <w:bottom w:val="none" w:sz="0" w:space="0" w:color="auto"/>
                <w:right w:val="none" w:sz="0" w:space="0" w:color="auto"/>
              </w:divBdr>
            </w:div>
            <w:div w:id="824126566">
              <w:marLeft w:val="480"/>
              <w:marRight w:val="0"/>
              <w:marTop w:val="0"/>
              <w:marBottom w:val="0"/>
              <w:divBdr>
                <w:top w:val="none" w:sz="0" w:space="0" w:color="auto"/>
                <w:left w:val="none" w:sz="0" w:space="0" w:color="auto"/>
                <w:bottom w:val="none" w:sz="0" w:space="0" w:color="auto"/>
                <w:right w:val="none" w:sz="0" w:space="0" w:color="auto"/>
              </w:divBdr>
            </w:div>
            <w:div w:id="824130367">
              <w:marLeft w:val="480"/>
              <w:marRight w:val="0"/>
              <w:marTop w:val="0"/>
              <w:marBottom w:val="0"/>
              <w:divBdr>
                <w:top w:val="none" w:sz="0" w:space="0" w:color="auto"/>
                <w:left w:val="none" w:sz="0" w:space="0" w:color="auto"/>
                <w:bottom w:val="none" w:sz="0" w:space="0" w:color="auto"/>
                <w:right w:val="none" w:sz="0" w:space="0" w:color="auto"/>
              </w:divBdr>
            </w:div>
            <w:div w:id="824130392">
              <w:marLeft w:val="480"/>
              <w:marRight w:val="0"/>
              <w:marTop w:val="0"/>
              <w:marBottom w:val="0"/>
              <w:divBdr>
                <w:top w:val="none" w:sz="0" w:space="0" w:color="auto"/>
                <w:left w:val="none" w:sz="0" w:space="0" w:color="auto"/>
                <w:bottom w:val="none" w:sz="0" w:space="0" w:color="auto"/>
                <w:right w:val="none" w:sz="0" w:space="0" w:color="auto"/>
              </w:divBdr>
            </w:div>
            <w:div w:id="824246448">
              <w:marLeft w:val="480"/>
              <w:marRight w:val="0"/>
              <w:marTop w:val="0"/>
              <w:marBottom w:val="0"/>
              <w:divBdr>
                <w:top w:val="none" w:sz="0" w:space="0" w:color="auto"/>
                <w:left w:val="none" w:sz="0" w:space="0" w:color="auto"/>
                <w:bottom w:val="none" w:sz="0" w:space="0" w:color="auto"/>
                <w:right w:val="none" w:sz="0" w:space="0" w:color="auto"/>
              </w:divBdr>
            </w:div>
            <w:div w:id="824469130">
              <w:marLeft w:val="480"/>
              <w:marRight w:val="0"/>
              <w:marTop w:val="0"/>
              <w:marBottom w:val="0"/>
              <w:divBdr>
                <w:top w:val="none" w:sz="0" w:space="0" w:color="auto"/>
                <w:left w:val="none" w:sz="0" w:space="0" w:color="auto"/>
                <w:bottom w:val="none" w:sz="0" w:space="0" w:color="auto"/>
                <w:right w:val="none" w:sz="0" w:space="0" w:color="auto"/>
              </w:divBdr>
            </w:div>
            <w:div w:id="824472661">
              <w:marLeft w:val="480"/>
              <w:marRight w:val="0"/>
              <w:marTop w:val="0"/>
              <w:marBottom w:val="0"/>
              <w:divBdr>
                <w:top w:val="none" w:sz="0" w:space="0" w:color="auto"/>
                <w:left w:val="none" w:sz="0" w:space="0" w:color="auto"/>
                <w:bottom w:val="none" w:sz="0" w:space="0" w:color="auto"/>
                <w:right w:val="none" w:sz="0" w:space="0" w:color="auto"/>
              </w:divBdr>
            </w:div>
            <w:div w:id="824518777">
              <w:marLeft w:val="480"/>
              <w:marRight w:val="0"/>
              <w:marTop w:val="0"/>
              <w:marBottom w:val="0"/>
              <w:divBdr>
                <w:top w:val="none" w:sz="0" w:space="0" w:color="auto"/>
                <w:left w:val="none" w:sz="0" w:space="0" w:color="auto"/>
                <w:bottom w:val="none" w:sz="0" w:space="0" w:color="auto"/>
                <w:right w:val="none" w:sz="0" w:space="0" w:color="auto"/>
              </w:divBdr>
            </w:div>
            <w:div w:id="824736151">
              <w:marLeft w:val="480"/>
              <w:marRight w:val="0"/>
              <w:marTop w:val="0"/>
              <w:marBottom w:val="0"/>
              <w:divBdr>
                <w:top w:val="none" w:sz="0" w:space="0" w:color="auto"/>
                <w:left w:val="none" w:sz="0" w:space="0" w:color="auto"/>
                <w:bottom w:val="none" w:sz="0" w:space="0" w:color="auto"/>
                <w:right w:val="none" w:sz="0" w:space="0" w:color="auto"/>
              </w:divBdr>
            </w:div>
            <w:div w:id="824782969">
              <w:marLeft w:val="480"/>
              <w:marRight w:val="0"/>
              <w:marTop w:val="0"/>
              <w:marBottom w:val="0"/>
              <w:divBdr>
                <w:top w:val="none" w:sz="0" w:space="0" w:color="auto"/>
                <w:left w:val="none" w:sz="0" w:space="0" w:color="auto"/>
                <w:bottom w:val="none" w:sz="0" w:space="0" w:color="auto"/>
                <w:right w:val="none" w:sz="0" w:space="0" w:color="auto"/>
              </w:divBdr>
            </w:div>
            <w:div w:id="824784060">
              <w:marLeft w:val="480"/>
              <w:marRight w:val="0"/>
              <w:marTop w:val="0"/>
              <w:marBottom w:val="0"/>
              <w:divBdr>
                <w:top w:val="none" w:sz="0" w:space="0" w:color="auto"/>
                <w:left w:val="none" w:sz="0" w:space="0" w:color="auto"/>
                <w:bottom w:val="none" w:sz="0" w:space="0" w:color="auto"/>
                <w:right w:val="none" w:sz="0" w:space="0" w:color="auto"/>
              </w:divBdr>
            </w:div>
            <w:div w:id="824784281">
              <w:marLeft w:val="480"/>
              <w:marRight w:val="0"/>
              <w:marTop w:val="0"/>
              <w:marBottom w:val="0"/>
              <w:divBdr>
                <w:top w:val="none" w:sz="0" w:space="0" w:color="auto"/>
                <w:left w:val="none" w:sz="0" w:space="0" w:color="auto"/>
                <w:bottom w:val="none" w:sz="0" w:space="0" w:color="auto"/>
                <w:right w:val="none" w:sz="0" w:space="0" w:color="auto"/>
              </w:divBdr>
            </w:div>
            <w:div w:id="824859352">
              <w:marLeft w:val="480"/>
              <w:marRight w:val="0"/>
              <w:marTop w:val="0"/>
              <w:marBottom w:val="0"/>
              <w:divBdr>
                <w:top w:val="none" w:sz="0" w:space="0" w:color="auto"/>
                <w:left w:val="none" w:sz="0" w:space="0" w:color="auto"/>
                <w:bottom w:val="none" w:sz="0" w:space="0" w:color="auto"/>
                <w:right w:val="none" w:sz="0" w:space="0" w:color="auto"/>
              </w:divBdr>
            </w:div>
            <w:div w:id="824976305">
              <w:marLeft w:val="480"/>
              <w:marRight w:val="0"/>
              <w:marTop w:val="0"/>
              <w:marBottom w:val="0"/>
              <w:divBdr>
                <w:top w:val="none" w:sz="0" w:space="0" w:color="auto"/>
                <w:left w:val="none" w:sz="0" w:space="0" w:color="auto"/>
                <w:bottom w:val="none" w:sz="0" w:space="0" w:color="auto"/>
                <w:right w:val="none" w:sz="0" w:space="0" w:color="auto"/>
              </w:divBdr>
            </w:div>
            <w:div w:id="825392948">
              <w:marLeft w:val="480"/>
              <w:marRight w:val="0"/>
              <w:marTop w:val="0"/>
              <w:marBottom w:val="0"/>
              <w:divBdr>
                <w:top w:val="none" w:sz="0" w:space="0" w:color="auto"/>
                <w:left w:val="none" w:sz="0" w:space="0" w:color="auto"/>
                <w:bottom w:val="none" w:sz="0" w:space="0" w:color="auto"/>
                <w:right w:val="none" w:sz="0" w:space="0" w:color="auto"/>
              </w:divBdr>
            </w:div>
            <w:div w:id="825513193">
              <w:marLeft w:val="480"/>
              <w:marRight w:val="0"/>
              <w:marTop w:val="0"/>
              <w:marBottom w:val="0"/>
              <w:divBdr>
                <w:top w:val="none" w:sz="0" w:space="0" w:color="auto"/>
                <w:left w:val="none" w:sz="0" w:space="0" w:color="auto"/>
                <w:bottom w:val="none" w:sz="0" w:space="0" w:color="auto"/>
                <w:right w:val="none" w:sz="0" w:space="0" w:color="auto"/>
              </w:divBdr>
            </w:div>
            <w:div w:id="825589601">
              <w:marLeft w:val="480"/>
              <w:marRight w:val="0"/>
              <w:marTop w:val="0"/>
              <w:marBottom w:val="0"/>
              <w:divBdr>
                <w:top w:val="none" w:sz="0" w:space="0" w:color="auto"/>
                <w:left w:val="none" w:sz="0" w:space="0" w:color="auto"/>
                <w:bottom w:val="none" w:sz="0" w:space="0" w:color="auto"/>
                <w:right w:val="none" w:sz="0" w:space="0" w:color="auto"/>
              </w:divBdr>
            </w:div>
            <w:div w:id="825631649">
              <w:marLeft w:val="480"/>
              <w:marRight w:val="0"/>
              <w:marTop w:val="0"/>
              <w:marBottom w:val="0"/>
              <w:divBdr>
                <w:top w:val="none" w:sz="0" w:space="0" w:color="auto"/>
                <w:left w:val="none" w:sz="0" w:space="0" w:color="auto"/>
                <w:bottom w:val="none" w:sz="0" w:space="0" w:color="auto"/>
                <w:right w:val="none" w:sz="0" w:space="0" w:color="auto"/>
              </w:divBdr>
            </w:div>
            <w:div w:id="825635499">
              <w:marLeft w:val="480"/>
              <w:marRight w:val="0"/>
              <w:marTop w:val="0"/>
              <w:marBottom w:val="0"/>
              <w:divBdr>
                <w:top w:val="none" w:sz="0" w:space="0" w:color="auto"/>
                <w:left w:val="none" w:sz="0" w:space="0" w:color="auto"/>
                <w:bottom w:val="none" w:sz="0" w:space="0" w:color="auto"/>
                <w:right w:val="none" w:sz="0" w:space="0" w:color="auto"/>
              </w:divBdr>
            </w:div>
            <w:div w:id="825780111">
              <w:marLeft w:val="480"/>
              <w:marRight w:val="0"/>
              <w:marTop w:val="0"/>
              <w:marBottom w:val="0"/>
              <w:divBdr>
                <w:top w:val="none" w:sz="0" w:space="0" w:color="auto"/>
                <w:left w:val="none" w:sz="0" w:space="0" w:color="auto"/>
                <w:bottom w:val="none" w:sz="0" w:space="0" w:color="auto"/>
                <w:right w:val="none" w:sz="0" w:space="0" w:color="auto"/>
              </w:divBdr>
            </w:div>
            <w:div w:id="825782294">
              <w:marLeft w:val="480"/>
              <w:marRight w:val="0"/>
              <w:marTop w:val="0"/>
              <w:marBottom w:val="0"/>
              <w:divBdr>
                <w:top w:val="none" w:sz="0" w:space="0" w:color="auto"/>
                <w:left w:val="none" w:sz="0" w:space="0" w:color="auto"/>
                <w:bottom w:val="none" w:sz="0" w:space="0" w:color="auto"/>
                <w:right w:val="none" w:sz="0" w:space="0" w:color="auto"/>
              </w:divBdr>
            </w:div>
            <w:div w:id="825898586">
              <w:marLeft w:val="480"/>
              <w:marRight w:val="0"/>
              <w:marTop w:val="0"/>
              <w:marBottom w:val="0"/>
              <w:divBdr>
                <w:top w:val="none" w:sz="0" w:space="0" w:color="auto"/>
                <w:left w:val="none" w:sz="0" w:space="0" w:color="auto"/>
                <w:bottom w:val="none" w:sz="0" w:space="0" w:color="auto"/>
                <w:right w:val="none" w:sz="0" w:space="0" w:color="auto"/>
              </w:divBdr>
            </w:div>
            <w:div w:id="825903902">
              <w:marLeft w:val="480"/>
              <w:marRight w:val="0"/>
              <w:marTop w:val="0"/>
              <w:marBottom w:val="0"/>
              <w:divBdr>
                <w:top w:val="none" w:sz="0" w:space="0" w:color="auto"/>
                <w:left w:val="none" w:sz="0" w:space="0" w:color="auto"/>
                <w:bottom w:val="none" w:sz="0" w:space="0" w:color="auto"/>
                <w:right w:val="none" w:sz="0" w:space="0" w:color="auto"/>
              </w:divBdr>
            </w:div>
            <w:div w:id="825970690">
              <w:marLeft w:val="480"/>
              <w:marRight w:val="0"/>
              <w:marTop w:val="0"/>
              <w:marBottom w:val="0"/>
              <w:divBdr>
                <w:top w:val="none" w:sz="0" w:space="0" w:color="auto"/>
                <w:left w:val="none" w:sz="0" w:space="0" w:color="auto"/>
                <w:bottom w:val="none" w:sz="0" w:space="0" w:color="auto"/>
                <w:right w:val="none" w:sz="0" w:space="0" w:color="auto"/>
              </w:divBdr>
            </w:div>
            <w:div w:id="825979412">
              <w:marLeft w:val="480"/>
              <w:marRight w:val="0"/>
              <w:marTop w:val="0"/>
              <w:marBottom w:val="0"/>
              <w:divBdr>
                <w:top w:val="none" w:sz="0" w:space="0" w:color="auto"/>
                <w:left w:val="none" w:sz="0" w:space="0" w:color="auto"/>
                <w:bottom w:val="none" w:sz="0" w:space="0" w:color="auto"/>
                <w:right w:val="none" w:sz="0" w:space="0" w:color="auto"/>
              </w:divBdr>
            </w:div>
            <w:div w:id="826016313">
              <w:marLeft w:val="480"/>
              <w:marRight w:val="0"/>
              <w:marTop w:val="0"/>
              <w:marBottom w:val="0"/>
              <w:divBdr>
                <w:top w:val="none" w:sz="0" w:space="0" w:color="auto"/>
                <w:left w:val="none" w:sz="0" w:space="0" w:color="auto"/>
                <w:bottom w:val="none" w:sz="0" w:space="0" w:color="auto"/>
                <w:right w:val="none" w:sz="0" w:space="0" w:color="auto"/>
              </w:divBdr>
            </w:div>
            <w:div w:id="826020999">
              <w:marLeft w:val="480"/>
              <w:marRight w:val="0"/>
              <w:marTop w:val="0"/>
              <w:marBottom w:val="0"/>
              <w:divBdr>
                <w:top w:val="none" w:sz="0" w:space="0" w:color="auto"/>
                <w:left w:val="none" w:sz="0" w:space="0" w:color="auto"/>
                <w:bottom w:val="none" w:sz="0" w:space="0" w:color="auto"/>
                <w:right w:val="none" w:sz="0" w:space="0" w:color="auto"/>
              </w:divBdr>
            </w:div>
            <w:div w:id="826167825">
              <w:marLeft w:val="480"/>
              <w:marRight w:val="0"/>
              <w:marTop w:val="0"/>
              <w:marBottom w:val="0"/>
              <w:divBdr>
                <w:top w:val="none" w:sz="0" w:space="0" w:color="auto"/>
                <w:left w:val="none" w:sz="0" w:space="0" w:color="auto"/>
                <w:bottom w:val="none" w:sz="0" w:space="0" w:color="auto"/>
                <w:right w:val="none" w:sz="0" w:space="0" w:color="auto"/>
              </w:divBdr>
            </w:div>
            <w:div w:id="826243842">
              <w:marLeft w:val="480"/>
              <w:marRight w:val="0"/>
              <w:marTop w:val="0"/>
              <w:marBottom w:val="0"/>
              <w:divBdr>
                <w:top w:val="none" w:sz="0" w:space="0" w:color="auto"/>
                <w:left w:val="none" w:sz="0" w:space="0" w:color="auto"/>
                <w:bottom w:val="none" w:sz="0" w:space="0" w:color="auto"/>
                <w:right w:val="none" w:sz="0" w:space="0" w:color="auto"/>
              </w:divBdr>
            </w:div>
            <w:div w:id="826285768">
              <w:marLeft w:val="480"/>
              <w:marRight w:val="0"/>
              <w:marTop w:val="0"/>
              <w:marBottom w:val="0"/>
              <w:divBdr>
                <w:top w:val="none" w:sz="0" w:space="0" w:color="auto"/>
                <w:left w:val="none" w:sz="0" w:space="0" w:color="auto"/>
                <w:bottom w:val="none" w:sz="0" w:space="0" w:color="auto"/>
                <w:right w:val="none" w:sz="0" w:space="0" w:color="auto"/>
              </w:divBdr>
            </w:div>
            <w:div w:id="826290507">
              <w:marLeft w:val="480"/>
              <w:marRight w:val="0"/>
              <w:marTop w:val="0"/>
              <w:marBottom w:val="0"/>
              <w:divBdr>
                <w:top w:val="none" w:sz="0" w:space="0" w:color="auto"/>
                <w:left w:val="none" w:sz="0" w:space="0" w:color="auto"/>
                <w:bottom w:val="none" w:sz="0" w:space="0" w:color="auto"/>
                <w:right w:val="none" w:sz="0" w:space="0" w:color="auto"/>
              </w:divBdr>
            </w:div>
            <w:div w:id="826435584">
              <w:marLeft w:val="480"/>
              <w:marRight w:val="0"/>
              <w:marTop w:val="0"/>
              <w:marBottom w:val="0"/>
              <w:divBdr>
                <w:top w:val="none" w:sz="0" w:space="0" w:color="auto"/>
                <w:left w:val="none" w:sz="0" w:space="0" w:color="auto"/>
                <w:bottom w:val="none" w:sz="0" w:space="0" w:color="auto"/>
                <w:right w:val="none" w:sz="0" w:space="0" w:color="auto"/>
              </w:divBdr>
            </w:div>
            <w:div w:id="826437589">
              <w:marLeft w:val="480"/>
              <w:marRight w:val="0"/>
              <w:marTop w:val="0"/>
              <w:marBottom w:val="0"/>
              <w:divBdr>
                <w:top w:val="none" w:sz="0" w:space="0" w:color="auto"/>
                <w:left w:val="none" w:sz="0" w:space="0" w:color="auto"/>
                <w:bottom w:val="none" w:sz="0" w:space="0" w:color="auto"/>
                <w:right w:val="none" w:sz="0" w:space="0" w:color="auto"/>
              </w:divBdr>
            </w:div>
            <w:div w:id="826481210">
              <w:marLeft w:val="480"/>
              <w:marRight w:val="0"/>
              <w:marTop w:val="0"/>
              <w:marBottom w:val="0"/>
              <w:divBdr>
                <w:top w:val="none" w:sz="0" w:space="0" w:color="auto"/>
                <w:left w:val="none" w:sz="0" w:space="0" w:color="auto"/>
                <w:bottom w:val="none" w:sz="0" w:space="0" w:color="auto"/>
                <w:right w:val="none" w:sz="0" w:space="0" w:color="auto"/>
              </w:divBdr>
            </w:div>
            <w:div w:id="826481356">
              <w:marLeft w:val="480"/>
              <w:marRight w:val="0"/>
              <w:marTop w:val="0"/>
              <w:marBottom w:val="0"/>
              <w:divBdr>
                <w:top w:val="none" w:sz="0" w:space="0" w:color="auto"/>
                <w:left w:val="none" w:sz="0" w:space="0" w:color="auto"/>
                <w:bottom w:val="none" w:sz="0" w:space="0" w:color="auto"/>
                <w:right w:val="none" w:sz="0" w:space="0" w:color="auto"/>
              </w:divBdr>
            </w:div>
            <w:div w:id="826484485">
              <w:marLeft w:val="480"/>
              <w:marRight w:val="0"/>
              <w:marTop w:val="0"/>
              <w:marBottom w:val="0"/>
              <w:divBdr>
                <w:top w:val="none" w:sz="0" w:space="0" w:color="auto"/>
                <w:left w:val="none" w:sz="0" w:space="0" w:color="auto"/>
                <w:bottom w:val="none" w:sz="0" w:space="0" w:color="auto"/>
                <w:right w:val="none" w:sz="0" w:space="0" w:color="auto"/>
              </w:divBdr>
            </w:div>
            <w:div w:id="826554596">
              <w:marLeft w:val="480"/>
              <w:marRight w:val="0"/>
              <w:marTop w:val="0"/>
              <w:marBottom w:val="0"/>
              <w:divBdr>
                <w:top w:val="none" w:sz="0" w:space="0" w:color="auto"/>
                <w:left w:val="none" w:sz="0" w:space="0" w:color="auto"/>
                <w:bottom w:val="none" w:sz="0" w:space="0" w:color="auto"/>
                <w:right w:val="none" w:sz="0" w:space="0" w:color="auto"/>
              </w:divBdr>
            </w:div>
            <w:div w:id="826626911">
              <w:marLeft w:val="480"/>
              <w:marRight w:val="0"/>
              <w:marTop w:val="0"/>
              <w:marBottom w:val="0"/>
              <w:divBdr>
                <w:top w:val="none" w:sz="0" w:space="0" w:color="auto"/>
                <w:left w:val="none" w:sz="0" w:space="0" w:color="auto"/>
                <w:bottom w:val="none" w:sz="0" w:space="0" w:color="auto"/>
                <w:right w:val="none" w:sz="0" w:space="0" w:color="auto"/>
              </w:divBdr>
            </w:div>
            <w:div w:id="826672953">
              <w:marLeft w:val="480"/>
              <w:marRight w:val="0"/>
              <w:marTop w:val="0"/>
              <w:marBottom w:val="0"/>
              <w:divBdr>
                <w:top w:val="none" w:sz="0" w:space="0" w:color="auto"/>
                <w:left w:val="none" w:sz="0" w:space="0" w:color="auto"/>
                <w:bottom w:val="none" w:sz="0" w:space="0" w:color="auto"/>
                <w:right w:val="none" w:sz="0" w:space="0" w:color="auto"/>
              </w:divBdr>
            </w:div>
            <w:div w:id="826676972">
              <w:marLeft w:val="480"/>
              <w:marRight w:val="0"/>
              <w:marTop w:val="0"/>
              <w:marBottom w:val="0"/>
              <w:divBdr>
                <w:top w:val="none" w:sz="0" w:space="0" w:color="auto"/>
                <w:left w:val="none" w:sz="0" w:space="0" w:color="auto"/>
                <w:bottom w:val="none" w:sz="0" w:space="0" w:color="auto"/>
                <w:right w:val="none" w:sz="0" w:space="0" w:color="auto"/>
              </w:divBdr>
            </w:div>
            <w:div w:id="826677004">
              <w:marLeft w:val="480"/>
              <w:marRight w:val="0"/>
              <w:marTop w:val="0"/>
              <w:marBottom w:val="0"/>
              <w:divBdr>
                <w:top w:val="none" w:sz="0" w:space="0" w:color="auto"/>
                <w:left w:val="none" w:sz="0" w:space="0" w:color="auto"/>
                <w:bottom w:val="none" w:sz="0" w:space="0" w:color="auto"/>
                <w:right w:val="none" w:sz="0" w:space="0" w:color="auto"/>
              </w:divBdr>
            </w:div>
            <w:div w:id="826703237">
              <w:marLeft w:val="480"/>
              <w:marRight w:val="0"/>
              <w:marTop w:val="0"/>
              <w:marBottom w:val="0"/>
              <w:divBdr>
                <w:top w:val="none" w:sz="0" w:space="0" w:color="auto"/>
                <w:left w:val="none" w:sz="0" w:space="0" w:color="auto"/>
                <w:bottom w:val="none" w:sz="0" w:space="0" w:color="auto"/>
                <w:right w:val="none" w:sz="0" w:space="0" w:color="auto"/>
              </w:divBdr>
            </w:div>
            <w:div w:id="826744189">
              <w:marLeft w:val="480"/>
              <w:marRight w:val="0"/>
              <w:marTop w:val="0"/>
              <w:marBottom w:val="0"/>
              <w:divBdr>
                <w:top w:val="none" w:sz="0" w:space="0" w:color="auto"/>
                <w:left w:val="none" w:sz="0" w:space="0" w:color="auto"/>
                <w:bottom w:val="none" w:sz="0" w:space="0" w:color="auto"/>
                <w:right w:val="none" w:sz="0" w:space="0" w:color="auto"/>
              </w:divBdr>
            </w:div>
            <w:div w:id="826745114">
              <w:marLeft w:val="480"/>
              <w:marRight w:val="0"/>
              <w:marTop w:val="0"/>
              <w:marBottom w:val="0"/>
              <w:divBdr>
                <w:top w:val="none" w:sz="0" w:space="0" w:color="auto"/>
                <w:left w:val="none" w:sz="0" w:space="0" w:color="auto"/>
                <w:bottom w:val="none" w:sz="0" w:space="0" w:color="auto"/>
                <w:right w:val="none" w:sz="0" w:space="0" w:color="auto"/>
              </w:divBdr>
            </w:div>
            <w:div w:id="826819593">
              <w:marLeft w:val="480"/>
              <w:marRight w:val="0"/>
              <w:marTop w:val="0"/>
              <w:marBottom w:val="0"/>
              <w:divBdr>
                <w:top w:val="none" w:sz="0" w:space="0" w:color="auto"/>
                <w:left w:val="none" w:sz="0" w:space="0" w:color="auto"/>
                <w:bottom w:val="none" w:sz="0" w:space="0" w:color="auto"/>
                <w:right w:val="none" w:sz="0" w:space="0" w:color="auto"/>
              </w:divBdr>
            </w:div>
            <w:div w:id="826825553">
              <w:marLeft w:val="480"/>
              <w:marRight w:val="0"/>
              <w:marTop w:val="0"/>
              <w:marBottom w:val="0"/>
              <w:divBdr>
                <w:top w:val="none" w:sz="0" w:space="0" w:color="auto"/>
                <w:left w:val="none" w:sz="0" w:space="0" w:color="auto"/>
                <w:bottom w:val="none" w:sz="0" w:space="0" w:color="auto"/>
                <w:right w:val="none" w:sz="0" w:space="0" w:color="auto"/>
              </w:divBdr>
            </w:div>
            <w:div w:id="826868437">
              <w:marLeft w:val="480"/>
              <w:marRight w:val="0"/>
              <w:marTop w:val="0"/>
              <w:marBottom w:val="0"/>
              <w:divBdr>
                <w:top w:val="none" w:sz="0" w:space="0" w:color="auto"/>
                <w:left w:val="none" w:sz="0" w:space="0" w:color="auto"/>
                <w:bottom w:val="none" w:sz="0" w:space="0" w:color="auto"/>
                <w:right w:val="none" w:sz="0" w:space="0" w:color="auto"/>
              </w:divBdr>
            </w:div>
            <w:div w:id="826896616">
              <w:marLeft w:val="480"/>
              <w:marRight w:val="0"/>
              <w:marTop w:val="0"/>
              <w:marBottom w:val="0"/>
              <w:divBdr>
                <w:top w:val="none" w:sz="0" w:space="0" w:color="auto"/>
                <w:left w:val="none" w:sz="0" w:space="0" w:color="auto"/>
                <w:bottom w:val="none" w:sz="0" w:space="0" w:color="auto"/>
                <w:right w:val="none" w:sz="0" w:space="0" w:color="auto"/>
              </w:divBdr>
            </w:div>
            <w:div w:id="826942401">
              <w:marLeft w:val="480"/>
              <w:marRight w:val="0"/>
              <w:marTop w:val="0"/>
              <w:marBottom w:val="0"/>
              <w:divBdr>
                <w:top w:val="none" w:sz="0" w:space="0" w:color="auto"/>
                <w:left w:val="none" w:sz="0" w:space="0" w:color="auto"/>
                <w:bottom w:val="none" w:sz="0" w:space="0" w:color="auto"/>
                <w:right w:val="none" w:sz="0" w:space="0" w:color="auto"/>
              </w:divBdr>
            </w:div>
            <w:div w:id="827092897">
              <w:marLeft w:val="480"/>
              <w:marRight w:val="0"/>
              <w:marTop w:val="0"/>
              <w:marBottom w:val="0"/>
              <w:divBdr>
                <w:top w:val="none" w:sz="0" w:space="0" w:color="auto"/>
                <w:left w:val="none" w:sz="0" w:space="0" w:color="auto"/>
                <w:bottom w:val="none" w:sz="0" w:space="0" w:color="auto"/>
                <w:right w:val="none" w:sz="0" w:space="0" w:color="auto"/>
              </w:divBdr>
            </w:div>
            <w:div w:id="827094423">
              <w:marLeft w:val="480"/>
              <w:marRight w:val="0"/>
              <w:marTop w:val="0"/>
              <w:marBottom w:val="0"/>
              <w:divBdr>
                <w:top w:val="none" w:sz="0" w:space="0" w:color="auto"/>
                <w:left w:val="none" w:sz="0" w:space="0" w:color="auto"/>
                <w:bottom w:val="none" w:sz="0" w:space="0" w:color="auto"/>
                <w:right w:val="none" w:sz="0" w:space="0" w:color="auto"/>
              </w:divBdr>
            </w:div>
            <w:div w:id="827094784">
              <w:marLeft w:val="480"/>
              <w:marRight w:val="0"/>
              <w:marTop w:val="0"/>
              <w:marBottom w:val="0"/>
              <w:divBdr>
                <w:top w:val="none" w:sz="0" w:space="0" w:color="auto"/>
                <w:left w:val="none" w:sz="0" w:space="0" w:color="auto"/>
                <w:bottom w:val="none" w:sz="0" w:space="0" w:color="auto"/>
                <w:right w:val="none" w:sz="0" w:space="0" w:color="auto"/>
              </w:divBdr>
            </w:div>
            <w:div w:id="827139546">
              <w:marLeft w:val="480"/>
              <w:marRight w:val="0"/>
              <w:marTop w:val="0"/>
              <w:marBottom w:val="0"/>
              <w:divBdr>
                <w:top w:val="none" w:sz="0" w:space="0" w:color="auto"/>
                <w:left w:val="none" w:sz="0" w:space="0" w:color="auto"/>
                <w:bottom w:val="none" w:sz="0" w:space="0" w:color="auto"/>
                <w:right w:val="none" w:sz="0" w:space="0" w:color="auto"/>
              </w:divBdr>
            </w:div>
            <w:div w:id="827207871">
              <w:marLeft w:val="480"/>
              <w:marRight w:val="0"/>
              <w:marTop w:val="0"/>
              <w:marBottom w:val="0"/>
              <w:divBdr>
                <w:top w:val="none" w:sz="0" w:space="0" w:color="auto"/>
                <w:left w:val="none" w:sz="0" w:space="0" w:color="auto"/>
                <w:bottom w:val="none" w:sz="0" w:space="0" w:color="auto"/>
                <w:right w:val="none" w:sz="0" w:space="0" w:color="auto"/>
              </w:divBdr>
            </w:div>
            <w:div w:id="827281771">
              <w:marLeft w:val="480"/>
              <w:marRight w:val="0"/>
              <w:marTop w:val="0"/>
              <w:marBottom w:val="0"/>
              <w:divBdr>
                <w:top w:val="none" w:sz="0" w:space="0" w:color="auto"/>
                <w:left w:val="none" w:sz="0" w:space="0" w:color="auto"/>
                <w:bottom w:val="none" w:sz="0" w:space="0" w:color="auto"/>
                <w:right w:val="none" w:sz="0" w:space="0" w:color="auto"/>
              </w:divBdr>
            </w:div>
            <w:div w:id="827289292">
              <w:marLeft w:val="480"/>
              <w:marRight w:val="0"/>
              <w:marTop w:val="0"/>
              <w:marBottom w:val="0"/>
              <w:divBdr>
                <w:top w:val="none" w:sz="0" w:space="0" w:color="auto"/>
                <w:left w:val="none" w:sz="0" w:space="0" w:color="auto"/>
                <w:bottom w:val="none" w:sz="0" w:space="0" w:color="auto"/>
                <w:right w:val="none" w:sz="0" w:space="0" w:color="auto"/>
              </w:divBdr>
            </w:div>
            <w:div w:id="827327858">
              <w:marLeft w:val="480"/>
              <w:marRight w:val="0"/>
              <w:marTop w:val="0"/>
              <w:marBottom w:val="0"/>
              <w:divBdr>
                <w:top w:val="none" w:sz="0" w:space="0" w:color="auto"/>
                <w:left w:val="none" w:sz="0" w:space="0" w:color="auto"/>
                <w:bottom w:val="none" w:sz="0" w:space="0" w:color="auto"/>
                <w:right w:val="none" w:sz="0" w:space="0" w:color="auto"/>
              </w:divBdr>
            </w:div>
            <w:div w:id="827403446">
              <w:marLeft w:val="480"/>
              <w:marRight w:val="0"/>
              <w:marTop w:val="0"/>
              <w:marBottom w:val="0"/>
              <w:divBdr>
                <w:top w:val="none" w:sz="0" w:space="0" w:color="auto"/>
                <w:left w:val="none" w:sz="0" w:space="0" w:color="auto"/>
                <w:bottom w:val="none" w:sz="0" w:space="0" w:color="auto"/>
                <w:right w:val="none" w:sz="0" w:space="0" w:color="auto"/>
              </w:divBdr>
            </w:div>
            <w:div w:id="827483216">
              <w:marLeft w:val="480"/>
              <w:marRight w:val="0"/>
              <w:marTop w:val="0"/>
              <w:marBottom w:val="0"/>
              <w:divBdr>
                <w:top w:val="none" w:sz="0" w:space="0" w:color="auto"/>
                <w:left w:val="none" w:sz="0" w:space="0" w:color="auto"/>
                <w:bottom w:val="none" w:sz="0" w:space="0" w:color="auto"/>
                <w:right w:val="none" w:sz="0" w:space="0" w:color="auto"/>
              </w:divBdr>
            </w:div>
            <w:div w:id="827596160">
              <w:marLeft w:val="480"/>
              <w:marRight w:val="0"/>
              <w:marTop w:val="0"/>
              <w:marBottom w:val="0"/>
              <w:divBdr>
                <w:top w:val="none" w:sz="0" w:space="0" w:color="auto"/>
                <w:left w:val="none" w:sz="0" w:space="0" w:color="auto"/>
                <w:bottom w:val="none" w:sz="0" w:space="0" w:color="auto"/>
                <w:right w:val="none" w:sz="0" w:space="0" w:color="auto"/>
              </w:divBdr>
            </w:div>
            <w:div w:id="827938374">
              <w:marLeft w:val="480"/>
              <w:marRight w:val="0"/>
              <w:marTop w:val="0"/>
              <w:marBottom w:val="0"/>
              <w:divBdr>
                <w:top w:val="none" w:sz="0" w:space="0" w:color="auto"/>
                <w:left w:val="none" w:sz="0" w:space="0" w:color="auto"/>
                <w:bottom w:val="none" w:sz="0" w:space="0" w:color="auto"/>
                <w:right w:val="none" w:sz="0" w:space="0" w:color="auto"/>
              </w:divBdr>
            </w:div>
            <w:div w:id="828129748">
              <w:marLeft w:val="480"/>
              <w:marRight w:val="0"/>
              <w:marTop w:val="0"/>
              <w:marBottom w:val="0"/>
              <w:divBdr>
                <w:top w:val="none" w:sz="0" w:space="0" w:color="auto"/>
                <w:left w:val="none" w:sz="0" w:space="0" w:color="auto"/>
                <w:bottom w:val="none" w:sz="0" w:space="0" w:color="auto"/>
                <w:right w:val="none" w:sz="0" w:space="0" w:color="auto"/>
              </w:divBdr>
            </w:div>
            <w:div w:id="828130540">
              <w:marLeft w:val="480"/>
              <w:marRight w:val="0"/>
              <w:marTop w:val="0"/>
              <w:marBottom w:val="0"/>
              <w:divBdr>
                <w:top w:val="none" w:sz="0" w:space="0" w:color="auto"/>
                <w:left w:val="none" w:sz="0" w:space="0" w:color="auto"/>
                <w:bottom w:val="none" w:sz="0" w:space="0" w:color="auto"/>
                <w:right w:val="none" w:sz="0" w:space="0" w:color="auto"/>
              </w:divBdr>
            </w:div>
            <w:div w:id="828205255">
              <w:marLeft w:val="480"/>
              <w:marRight w:val="0"/>
              <w:marTop w:val="0"/>
              <w:marBottom w:val="0"/>
              <w:divBdr>
                <w:top w:val="none" w:sz="0" w:space="0" w:color="auto"/>
                <w:left w:val="none" w:sz="0" w:space="0" w:color="auto"/>
                <w:bottom w:val="none" w:sz="0" w:space="0" w:color="auto"/>
                <w:right w:val="none" w:sz="0" w:space="0" w:color="auto"/>
              </w:divBdr>
            </w:div>
            <w:div w:id="828208446">
              <w:marLeft w:val="480"/>
              <w:marRight w:val="0"/>
              <w:marTop w:val="0"/>
              <w:marBottom w:val="0"/>
              <w:divBdr>
                <w:top w:val="none" w:sz="0" w:space="0" w:color="auto"/>
                <w:left w:val="none" w:sz="0" w:space="0" w:color="auto"/>
                <w:bottom w:val="none" w:sz="0" w:space="0" w:color="auto"/>
                <w:right w:val="none" w:sz="0" w:space="0" w:color="auto"/>
              </w:divBdr>
            </w:div>
            <w:div w:id="828211132">
              <w:marLeft w:val="480"/>
              <w:marRight w:val="0"/>
              <w:marTop w:val="0"/>
              <w:marBottom w:val="0"/>
              <w:divBdr>
                <w:top w:val="none" w:sz="0" w:space="0" w:color="auto"/>
                <w:left w:val="none" w:sz="0" w:space="0" w:color="auto"/>
                <w:bottom w:val="none" w:sz="0" w:space="0" w:color="auto"/>
                <w:right w:val="none" w:sz="0" w:space="0" w:color="auto"/>
              </w:divBdr>
            </w:div>
            <w:div w:id="828254146">
              <w:marLeft w:val="480"/>
              <w:marRight w:val="0"/>
              <w:marTop w:val="0"/>
              <w:marBottom w:val="0"/>
              <w:divBdr>
                <w:top w:val="none" w:sz="0" w:space="0" w:color="auto"/>
                <w:left w:val="none" w:sz="0" w:space="0" w:color="auto"/>
                <w:bottom w:val="none" w:sz="0" w:space="0" w:color="auto"/>
                <w:right w:val="none" w:sz="0" w:space="0" w:color="auto"/>
              </w:divBdr>
            </w:div>
            <w:div w:id="828323897">
              <w:marLeft w:val="480"/>
              <w:marRight w:val="0"/>
              <w:marTop w:val="0"/>
              <w:marBottom w:val="0"/>
              <w:divBdr>
                <w:top w:val="none" w:sz="0" w:space="0" w:color="auto"/>
                <w:left w:val="none" w:sz="0" w:space="0" w:color="auto"/>
                <w:bottom w:val="none" w:sz="0" w:space="0" w:color="auto"/>
                <w:right w:val="none" w:sz="0" w:space="0" w:color="auto"/>
              </w:divBdr>
            </w:div>
            <w:div w:id="828331060">
              <w:marLeft w:val="480"/>
              <w:marRight w:val="0"/>
              <w:marTop w:val="0"/>
              <w:marBottom w:val="0"/>
              <w:divBdr>
                <w:top w:val="none" w:sz="0" w:space="0" w:color="auto"/>
                <w:left w:val="none" w:sz="0" w:space="0" w:color="auto"/>
                <w:bottom w:val="none" w:sz="0" w:space="0" w:color="auto"/>
                <w:right w:val="none" w:sz="0" w:space="0" w:color="auto"/>
              </w:divBdr>
            </w:div>
            <w:div w:id="828406670">
              <w:marLeft w:val="480"/>
              <w:marRight w:val="0"/>
              <w:marTop w:val="0"/>
              <w:marBottom w:val="0"/>
              <w:divBdr>
                <w:top w:val="none" w:sz="0" w:space="0" w:color="auto"/>
                <w:left w:val="none" w:sz="0" w:space="0" w:color="auto"/>
                <w:bottom w:val="none" w:sz="0" w:space="0" w:color="auto"/>
                <w:right w:val="none" w:sz="0" w:space="0" w:color="auto"/>
              </w:divBdr>
            </w:div>
            <w:div w:id="828448963">
              <w:marLeft w:val="480"/>
              <w:marRight w:val="0"/>
              <w:marTop w:val="0"/>
              <w:marBottom w:val="0"/>
              <w:divBdr>
                <w:top w:val="none" w:sz="0" w:space="0" w:color="auto"/>
                <w:left w:val="none" w:sz="0" w:space="0" w:color="auto"/>
                <w:bottom w:val="none" w:sz="0" w:space="0" w:color="auto"/>
                <w:right w:val="none" w:sz="0" w:space="0" w:color="auto"/>
              </w:divBdr>
            </w:div>
            <w:div w:id="828517653">
              <w:marLeft w:val="480"/>
              <w:marRight w:val="0"/>
              <w:marTop w:val="0"/>
              <w:marBottom w:val="0"/>
              <w:divBdr>
                <w:top w:val="none" w:sz="0" w:space="0" w:color="auto"/>
                <w:left w:val="none" w:sz="0" w:space="0" w:color="auto"/>
                <w:bottom w:val="none" w:sz="0" w:space="0" w:color="auto"/>
                <w:right w:val="none" w:sz="0" w:space="0" w:color="auto"/>
              </w:divBdr>
            </w:div>
            <w:div w:id="828518132">
              <w:marLeft w:val="480"/>
              <w:marRight w:val="0"/>
              <w:marTop w:val="0"/>
              <w:marBottom w:val="0"/>
              <w:divBdr>
                <w:top w:val="none" w:sz="0" w:space="0" w:color="auto"/>
                <w:left w:val="none" w:sz="0" w:space="0" w:color="auto"/>
                <w:bottom w:val="none" w:sz="0" w:space="0" w:color="auto"/>
                <w:right w:val="none" w:sz="0" w:space="0" w:color="auto"/>
              </w:divBdr>
            </w:div>
            <w:div w:id="828519149">
              <w:marLeft w:val="480"/>
              <w:marRight w:val="0"/>
              <w:marTop w:val="0"/>
              <w:marBottom w:val="0"/>
              <w:divBdr>
                <w:top w:val="none" w:sz="0" w:space="0" w:color="auto"/>
                <w:left w:val="none" w:sz="0" w:space="0" w:color="auto"/>
                <w:bottom w:val="none" w:sz="0" w:space="0" w:color="auto"/>
                <w:right w:val="none" w:sz="0" w:space="0" w:color="auto"/>
              </w:divBdr>
            </w:div>
            <w:div w:id="828642542">
              <w:marLeft w:val="480"/>
              <w:marRight w:val="0"/>
              <w:marTop w:val="0"/>
              <w:marBottom w:val="0"/>
              <w:divBdr>
                <w:top w:val="none" w:sz="0" w:space="0" w:color="auto"/>
                <w:left w:val="none" w:sz="0" w:space="0" w:color="auto"/>
                <w:bottom w:val="none" w:sz="0" w:space="0" w:color="auto"/>
                <w:right w:val="none" w:sz="0" w:space="0" w:color="auto"/>
              </w:divBdr>
            </w:div>
            <w:div w:id="828718416">
              <w:marLeft w:val="480"/>
              <w:marRight w:val="0"/>
              <w:marTop w:val="0"/>
              <w:marBottom w:val="0"/>
              <w:divBdr>
                <w:top w:val="none" w:sz="0" w:space="0" w:color="auto"/>
                <w:left w:val="none" w:sz="0" w:space="0" w:color="auto"/>
                <w:bottom w:val="none" w:sz="0" w:space="0" w:color="auto"/>
                <w:right w:val="none" w:sz="0" w:space="0" w:color="auto"/>
              </w:divBdr>
            </w:div>
            <w:div w:id="828982526">
              <w:marLeft w:val="480"/>
              <w:marRight w:val="0"/>
              <w:marTop w:val="0"/>
              <w:marBottom w:val="0"/>
              <w:divBdr>
                <w:top w:val="none" w:sz="0" w:space="0" w:color="auto"/>
                <w:left w:val="none" w:sz="0" w:space="0" w:color="auto"/>
                <w:bottom w:val="none" w:sz="0" w:space="0" w:color="auto"/>
                <w:right w:val="none" w:sz="0" w:space="0" w:color="auto"/>
              </w:divBdr>
            </w:div>
            <w:div w:id="829058191">
              <w:marLeft w:val="480"/>
              <w:marRight w:val="0"/>
              <w:marTop w:val="0"/>
              <w:marBottom w:val="0"/>
              <w:divBdr>
                <w:top w:val="none" w:sz="0" w:space="0" w:color="auto"/>
                <w:left w:val="none" w:sz="0" w:space="0" w:color="auto"/>
                <w:bottom w:val="none" w:sz="0" w:space="0" w:color="auto"/>
                <w:right w:val="none" w:sz="0" w:space="0" w:color="auto"/>
              </w:divBdr>
            </w:div>
            <w:div w:id="829292812">
              <w:marLeft w:val="480"/>
              <w:marRight w:val="0"/>
              <w:marTop w:val="0"/>
              <w:marBottom w:val="0"/>
              <w:divBdr>
                <w:top w:val="none" w:sz="0" w:space="0" w:color="auto"/>
                <w:left w:val="none" w:sz="0" w:space="0" w:color="auto"/>
                <w:bottom w:val="none" w:sz="0" w:space="0" w:color="auto"/>
                <w:right w:val="none" w:sz="0" w:space="0" w:color="auto"/>
              </w:divBdr>
            </w:div>
            <w:div w:id="829298270">
              <w:marLeft w:val="480"/>
              <w:marRight w:val="0"/>
              <w:marTop w:val="0"/>
              <w:marBottom w:val="0"/>
              <w:divBdr>
                <w:top w:val="none" w:sz="0" w:space="0" w:color="auto"/>
                <w:left w:val="none" w:sz="0" w:space="0" w:color="auto"/>
                <w:bottom w:val="none" w:sz="0" w:space="0" w:color="auto"/>
                <w:right w:val="none" w:sz="0" w:space="0" w:color="auto"/>
              </w:divBdr>
            </w:div>
            <w:div w:id="829324954">
              <w:marLeft w:val="480"/>
              <w:marRight w:val="0"/>
              <w:marTop w:val="0"/>
              <w:marBottom w:val="0"/>
              <w:divBdr>
                <w:top w:val="none" w:sz="0" w:space="0" w:color="auto"/>
                <w:left w:val="none" w:sz="0" w:space="0" w:color="auto"/>
                <w:bottom w:val="none" w:sz="0" w:space="0" w:color="auto"/>
                <w:right w:val="none" w:sz="0" w:space="0" w:color="auto"/>
              </w:divBdr>
            </w:div>
            <w:div w:id="829364956">
              <w:marLeft w:val="480"/>
              <w:marRight w:val="0"/>
              <w:marTop w:val="0"/>
              <w:marBottom w:val="0"/>
              <w:divBdr>
                <w:top w:val="none" w:sz="0" w:space="0" w:color="auto"/>
                <w:left w:val="none" w:sz="0" w:space="0" w:color="auto"/>
                <w:bottom w:val="none" w:sz="0" w:space="0" w:color="auto"/>
                <w:right w:val="none" w:sz="0" w:space="0" w:color="auto"/>
              </w:divBdr>
            </w:div>
            <w:div w:id="829366067">
              <w:marLeft w:val="480"/>
              <w:marRight w:val="0"/>
              <w:marTop w:val="0"/>
              <w:marBottom w:val="0"/>
              <w:divBdr>
                <w:top w:val="none" w:sz="0" w:space="0" w:color="auto"/>
                <w:left w:val="none" w:sz="0" w:space="0" w:color="auto"/>
                <w:bottom w:val="none" w:sz="0" w:space="0" w:color="auto"/>
                <w:right w:val="none" w:sz="0" w:space="0" w:color="auto"/>
              </w:divBdr>
            </w:div>
            <w:div w:id="829516459">
              <w:marLeft w:val="480"/>
              <w:marRight w:val="0"/>
              <w:marTop w:val="0"/>
              <w:marBottom w:val="0"/>
              <w:divBdr>
                <w:top w:val="none" w:sz="0" w:space="0" w:color="auto"/>
                <w:left w:val="none" w:sz="0" w:space="0" w:color="auto"/>
                <w:bottom w:val="none" w:sz="0" w:space="0" w:color="auto"/>
                <w:right w:val="none" w:sz="0" w:space="0" w:color="auto"/>
              </w:divBdr>
            </w:div>
            <w:div w:id="829559255">
              <w:marLeft w:val="480"/>
              <w:marRight w:val="0"/>
              <w:marTop w:val="0"/>
              <w:marBottom w:val="0"/>
              <w:divBdr>
                <w:top w:val="none" w:sz="0" w:space="0" w:color="auto"/>
                <w:left w:val="none" w:sz="0" w:space="0" w:color="auto"/>
                <w:bottom w:val="none" w:sz="0" w:space="0" w:color="auto"/>
                <w:right w:val="none" w:sz="0" w:space="0" w:color="auto"/>
              </w:divBdr>
            </w:div>
            <w:div w:id="829560523">
              <w:marLeft w:val="480"/>
              <w:marRight w:val="0"/>
              <w:marTop w:val="0"/>
              <w:marBottom w:val="0"/>
              <w:divBdr>
                <w:top w:val="none" w:sz="0" w:space="0" w:color="auto"/>
                <w:left w:val="none" w:sz="0" w:space="0" w:color="auto"/>
                <w:bottom w:val="none" w:sz="0" w:space="0" w:color="auto"/>
                <w:right w:val="none" w:sz="0" w:space="0" w:color="auto"/>
              </w:divBdr>
            </w:div>
            <w:div w:id="829562160">
              <w:marLeft w:val="480"/>
              <w:marRight w:val="0"/>
              <w:marTop w:val="0"/>
              <w:marBottom w:val="0"/>
              <w:divBdr>
                <w:top w:val="none" w:sz="0" w:space="0" w:color="auto"/>
                <w:left w:val="none" w:sz="0" w:space="0" w:color="auto"/>
                <w:bottom w:val="none" w:sz="0" w:space="0" w:color="auto"/>
                <w:right w:val="none" w:sz="0" w:space="0" w:color="auto"/>
              </w:divBdr>
            </w:div>
            <w:div w:id="829712499">
              <w:marLeft w:val="480"/>
              <w:marRight w:val="0"/>
              <w:marTop w:val="0"/>
              <w:marBottom w:val="0"/>
              <w:divBdr>
                <w:top w:val="none" w:sz="0" w:space="0" w:color="auto"/>
                <w:left w:val="none" w:sz="0" w:space="0" w:color="auto"/>
                <w:bottom w:val="none" w:sz="0" w:space="0" w:color="auto"/>
                <w:right w:val="none" w:sz="0" w:space="0" w:color="auto"/>
              </w:divBdr>
            </w:div>
            <w:div w:id="829714673">
              <w:marLeft w:val="480"/>
              <w:marRight w:val="0"/>
              <w:marTop w:val="0"/>
              <w:marBottom w:val="0"/>
              <w:divBdr>
                <w:top w:val="none" w:sz="0" w:space="0" w:color="auto"/>
                <w:left w:val="none" w:sz="0" w:space="0" w:color="auto"/>
                <w:bottom w:val="none" w:sz="0" w:space="0" w:color="auto"/>
                <w:right w:val="none" w:sz="0" w:space="0" w:color="auto"/>
              </w:divBdr>
            </w:div>
            <w:div w:id="829756465">
              <w:marLeft w:val="480"/>
              <w:marRight w:val="0"/>
              <w:marTop w:val="0"/>
              <w:marBottom w:val="0"/>
              <w:divBdr>
                <w:top w:val="none" w:sz="0" w:space="0" w:color="auto"/>
                <w:left w:val="none" w:sz="0" w:space="0" w:color="auto"/>
                <w:bottom w:val="none" w:sz="0" w:space="0" w:color="auto"/>
                <w:right w:val="none" w:sz="0" w:space="0" w:color="auto"/>
              </w:divBdr>
            </w:div>
            <w:div w:id="829757277">
              <w:marLeft w:val="480"/>
              <w:marRight w:val="0"/>
              <w:marTop w:val="0"/>
              <w:marBottom w:val="0"/>
              <w:divBdr>
                <w:top w:val="none" w:sz="0" w:space="0" w:color="auto"/>
                <w:left w:val="none" w:sz="0" w:space="0" w:color="auto"/>
                <w:bottom w:val="none" w:sz="0" w:space="0" w:color="auto"/>
                <w:right w:val="none" w:sz="0" w:space="0" w:color="auto"/>
              </w:divBdr>
            </w:div>
            <w:div w:id="829826919">
              <w:marLeft w:val="480"/>
              <w:marRight w:val="0"/>
              <w:marTop w:val="0"/>
              <w:marBottom w:val="0"/>
              <w:divBdr>
                <w:top w:val="none" w:sz="0" w:space="0" w:color="auto"/>
                <w:left w:val="none" w:sz="0" w:space="0" w:color="auto"/>
                <w:bottom w:val="none" w:sz="0" w:space="0" w:color="auto"/>
                <w:right w:val="none" w:sz="0" w:space="0" w:color="auto"/>
              </w:divBdr>
            </w:div>
            <w:div w:id="829827085">
              <w:marLeft w:val="480"/>
              <w:marRight w:val="0"/>
              <w:marTop w:val="0"/>
              <w:marBottom w:val="0"/>
              <w:divBdr>
                <w:top w:val="none" w:sz="0" w:space="0" w:color="auto"/>
                <w:left w:val="none" w:sz="0" w:space="0" w:color="auto"/>
                <w:bottom w:val="none" w:sz="0" w:space="0" w:color="auto"/>
                <w:right w:val="none" w:sz="0" w:space="0" w:color="auto"/>
              </w:divBdr>
            </w:div>
            <w:div w:id="829833986">
              <w:marLeft w:val="480"/>
              <w:marRight w:val="0"/>
              <w:marTop w:val="0"/>
              <w:marBottom w:val="0"/>
              <w:divBdr>
                <w:top w:val="none" w:sz="0" w:space="0" w:color="auto"/>
                <w:left w:val="none" w:sz="0" w:space="0" w:color="auto"/>
                <w:bottom w:val="none" w:sz="0" w:space="0" w:color="auto"/>
                <w:right w:val="none" w:sz="0" w:space="0" w:color="auto"/>
              </w:divBdr>
            </w:div>
            <w:div w:id="829907963">
              <w:marLeft w:val="480"/>
              <w:marRight w:val="0"/>
              <w:marTop w:val="0"/>
              <w:marBottom w:val="0"/>
              <w:divBdr>
                <w:top w:val="none" w:sz="0" w:space="0" w:color="auto"/>
                <w:left w:val="none" w:sz="0" w:space="0" w:color="auto"/>
                <w:bottom w:val="none" w:sz="0" w:space="0" w:color="auto"/>
                <w:right w:val="none" w:sz="0" w:space="0" w:color="auto"/>
              </w:divBdr>
            </w:div>
            <w:div w:id="830027777">
              <w:marLeft w:val="480"/>
              <w:marRight w:val="0"/>
              <w:marTop w:val="0"/>
              <w:marBottom w:val="0"/>
              <w:divBdr>
                <w:top w:val="none" w:sz="0" w:space="0" w:color="auto"/>
                <w:left w:val="none" w:sz="0" w:space="0" w:color="auto"/>
                <w:bottom w:val="none" w:sz="0" w:space="0" w:color="auto"/>
                <w:right w:val="none" w:sz="0" w:space="0" w:color="auto"/>
              </w:divBdr>
            </w:div>
            <w:div w:id="830028460">
              <w:marLeft w:val="480"/>
              <w:marRight w:val="0"/>
              <w:marTop w:val="0"/>
              <w:marBottom w:val="0"/>
              <w:divBdr>
                <w:top w:val="none" w:sz="0" w:space="0" w:color="auto"/>
                <w:left w:val="none" w:sz="0" w:space="0" w:color="auto"/>
                <w:bottom w:val="none" w:sz="0" w:space="0" w:color="auto"/>
                <w:right w:val="none" w:sz="0" w:space="0" w:color="auto"/>
              </w:divBdr>
            </w:div>
            <w:div w:id="830096356">
              <w:marLeft w:val="480"/>
              <w:marRight w:val="0"/>
              <w:marTop w:val="0"/>
              <w:marBottom w:val="0"/>
              <w:divBdr>
                <w:top w:val="none" w:sz="0" w:space="0" w:color="auto"/>
                <w:left w:val="none" w:sz="0" w:space="0" w:color="auto"/>
                <w:bottom w:val="none" w:sz="0" w:space="0" w:color="auto"/>
                <w:right w:val="none" w:sz="0" w:space="0" w:color="auto"/>
              </w:divBdr>
            </w:div>
            <w:div w:id="830171800">
              <w:marLeft w:val="480"/>
              <w:marRight w:val="0"/>
              <w:marTop w:val="0"/>
              <w:marBottom w:val="0"/>
              <w:divBdr>
                <w:top w:val="none" w:sz="0" w:space="0" w:color="auto"/>
                <w:left w:val="none" w:sz="0" w:space="0" w:color="auto"/>
                <w:bottom w:val="none" w:sz="0" w:space="0" w:color="auto"/>
                <w:right w:val="none" w:sz="0" w:space="0" w:color="auto"/>
              </w:divBdr>
            </w:div>
            <w:div w:id="830175039">
              <w:marLeft w:val="480"/>
              <w:marRight w:val="0"/>
              <w:marTop w:val="0"/>
              <w:marBottom w:val="0"/>
              <w:divBdr>
                <w:top w:val="none" w:sz="0" w:space="0" w:color="auto"/>
                <w:left w:val="none" w:sz="0" w:space="0" w:color="auto"/>
                <w:bottom w:val="none" w:sz="0" w:space="0" w:color="auto"/>
                <w:right w:val="none" w:sz="0" w:space="0" w:color="auto"/>
              </w:divBdr>
            </w:div>
            <w:div w:id="830365255">
              <w:marLeft w:val="480"/>
              <w:marRight w:val="0"/>
              <w:marTop w:val="0"/>
              <w:marBottom w:val="0"/>
              <w:divBdr>
                <w:top w:val="none" w:sz="0" w:space="0" w:color="auto"/>
                <w:left w:val="none" w:sz="0" w:space="0" w:color="auto"/>
                <w:bottom w:val="none" w:sz="0" w:space="0" w:color="auto"/>
                <w:right w:val="none" w:sz="0" w:space="0" w:color="auto"/>
              </w:divBdr>
            </w:div>
            <w:div w:id="830483459">
              <w:marLeft w:val="480"/>
              <w:marRight w:val="0"/>
              <w:marTop w:val="0"/>
              <w:marBottom w:val="0"/>
              <w:divBdr>
                <w:top w:val="none" w:sz="0" w:space="0" w:color="auto"/>
                <w:left w:val="none" w:sz="0" w:space="0" w:color="auto"/>
                <w:bottom w:val="none" w:sz="0" w:space="0" w:color="auto"/>
                <w:right w:val="none" w:sz="0" w:space="0" w:color="auto"/>
              </w:divBdr>
            </w:div>
            <w:div w:id="830486855">
              <w:marLeft w:val="480"/>
              <w:marRight w:val="0"/>
              <w:marTop w:val="0"/>
              <w:marBottom w:val="0"/>
              <w:divBdr>
                <w:top w:val="none" w:sz="0" w:space="0" w:color="auto"/>
                <w:left w:val="none" w:sz="0" w:space="0" w:color="auto"/>
                <w:bottom w:val="none" w:sz="0" w:space="0" w:color="auto"/>
                <w:right w:val="none" w:sz="0" w:space="0" w:color="auto"/>
              </w:divBdr>
            </w:div>
            <w:div w:id="830755558">
              <w:marLeft w:val="480"/>
              <w:marRight w:val="0"/>
              <w:marTop w:val="0"/>
              <w:marBottom w:val="0"/>
              <w:divBdr>
                <w:top w:val="none" w:sz="0" w:space="0" w:color="auto"/>
                <w:left w:val="none" w:sz="0" w:space="0" w:color="auto"/>
                <w:bottom w:val="none" w:sz="0" w:space="0" w:color="auto"/>
                <w:right w:val="none" w:sz="0" w:space="0" w:color="auto"/>
              </w:divBdr>
            </w:div>
            <w:div w:id="830756580">
              <w:marLeft w:val="480"/>
              <w:marRight w:val="0"/>
              <w:marTop w:val="0"/>
              <w:marBottom w:val="0"/>
              <w:divBdr>
                <w:top w:val="none" w:sz="0" w:space="0" w:color="auto"/>
                <w:left w:val="none" w:sz="0" w:space="0" w:color="auto"/>
                <w:bottom w:val="none" w:sz="0" w:space="0" w:color="auto"/>
                <w:right w:val="none" w:sz="0" w:space="0" w:color="auto"/>
              </w:divBdr>
            </w:div>
            <w:div w:id="831062642">
              <w:marLeft w:val="480"/>
              <w:marRight w:val="0"/>
              <w:marTop w:val="0"/>
              <w:marBottom w:val="0"/>
              <w:divBdr>
                <w:top w:val="none" w:sz="0" w:space="0" w:color="auto"/>
                <w:left w:val="none" w:sz="0" w:space="0" w:color="auto"/>
                <w:bottom w:val="none" w:sz="0" w:space="0" w:color="auto"/>
                <w:right w:val="none" w:sz="0" w:space="0" w:color="auto"/>
              </w:divBdr>
            </w:div>
            <w:div w:id="831214236">
              <w:marLeft w:val="480"/>
              <w:marRight w:val="0"/>
              <w:marTop w:val="0"/>
              <w:marBottom w:val="0"/>
              <w:divBdr>
                <w:top w:val="none" w:sz="0" w:space="0" w:color="auto"/>
                <w:left w:val="none" w:sz="0" w:space="0" w:color="auto"/>
                <w:bottom w:val="none" w:sz="0" w:space="0" w:color="auto"/>
                <w:right w:val="none" w:sz="0" w:space="0" w:color="auto"/>
              </w:divBdr>
            </w:div>
            <w:div w:id="831216250">
              <w:marLeft w:val="480"/>
              <w:marRight w:val="0"/>
              <w:marTop w:val="0"/>
              <w:marBottom w:val="0"/>
              <w:divBdr>
                <w:top w:val="none" w:sz="0" w:space="0" w:color="auto"/>
                <w:left w:val="none" w:sz="0" w:space="0" w:color="auto"/>
                <w:bottom w:val="none" w:sz="0" w:space="0" w:color="auto"/>
                <w:right w:val="none" w:sz="0" w:space="0" w:color="auto"/>
              </w:divBdr>
            </w:div>
            <w:div w:id="831259187">
              <w:marLeft w:val="480"/>
              <w:marRight w:val="0"/>
              <w:marTop w:val="0"/>
              <w:marBottom w:val="0"/>
              <w:divBdr>
                <w:top w:val="none" w:sz="0" w:space="0" w:color="auto"/>
                <w:left w:val="none" w:sz="0" w:space="0" w:color="auto"/>
                <w:bottom w:val="none" w:sz="0" w:space="0" w:color="auto"/>
                <w:right w:val="none" w:sz="0" w:space="0" w:color="auto"/>
              </w:divBdr>
            </w:div>
            <w:div w:id="831262937">
              <w:marLeft w:val="480"/>
              <w:marRight w:val="0"/>
              <w:marTop w:val="0"/>
              <w:marBottom w:val="0"/>
              <w:divBdr>
                <w:top w:val="none" w:sz="0" w:space="0" w:color="auto"/>
                <w:left w:val="none" w:sz="0" w:space="0" w:color="auto"/>
                <w:bottom w:val="none" w:sz="0" w:space="0" w:color="auto"/>
                <w:right w:val="none" w:sz="0" w:space="0" w:color="auto"/>
              </w:divBdr>
            </w:div>
            <w:div w:id="831457073">
              <w:marLeft w:val="480"/>
              <w:marRight w:val="0"/>
              <w:marTop w:val="0"/>
              <w:marBottom w:val="0"/>
              <w:divBdr>
                <w:top w:val="none" w:sz="0" w:space="0" w:color="auto"/>
                <w:left w:val="none" w:sz="0" w:space="0" w:color="auto"/>
                <w:bottom w:val="none" w:sz="0" w:space="0" w:color="auto"/>
                <w:right w:val="none" w:sz="0" w:space="0" w:color="auto"/>
              </w:divBdr>
            </w:div>
            <w:div w:id="831457693">
              <w:marLeft w:val="480"/>
              <w:marRight w:val="0"/>
              <w:marTop w:val="0"/>
              <w:marBottom w:val="0"/>
              <w:divBdr>
                <w:top w:val="none" w:sz="0" w:space="0" w:color="auto"/>
                <w:left w:val="none" w:sz="0" w:space="0" w:color="auto"/>
                <w:bottom w:val="none" w:sz="0" w:space="0" w:color="auto"/>
                <w:right w:val="none" w:sz="0" w:space="0" w:color="auto"/>
              </w:divBdr>
            </w:div>
            <w:div w:id="831485854">
              <w:marLeft w:val="480"/>
              <w:marRight w:val="0"/>
              <w:marTop w:val="0"/>
              <w:marBottom w:val="0"/>
              <w:divBdr>
                <w:top w:val="none" w:sz="0" w:space="0" w:color="auto"/>
                <w:left w:val="none" w:sz="0" w:space="0" w:color="auto"/>
                <w:bottom w:val="none" w:sz="0" w:space="0" w:color="auto"/>
                <w:right w:val="none" w:sz="0" w:space="0" w:color="auto"/>
              </w:divBdr>
            </w:div>
            <w:div w:id="831531390">
              <w:marLeft w:val="480"/>
              <w:marRight w:val="0"/>
              <w:marTop w:val="0"/>
              <w:marBottom w:val="0"/>
              <w:divBdr>
                <w:top w:val="none" w:sz="0" w:space="0" w:color="auto"/>
                <w:left w:val="none" w:sz="0" w:space="0" w:color="auto"/>
                <w:bottom w:val="none" w:sz="0" w:space="0" w:color="auto"/>
                <w:right w:val="none" w:sz="0" w:space="0" w:color="auto"/>
              </w:divBdr>
            </w:div>
            <w:div w:id="831599501">
              <w:marLeft w:val="480"/>
              <w:marRight w:val="0"/>
              <w:marTop w:val="0"/>
              <w:marBottom w:val="0"/>
              <w:divBdr>
                <w:top w:val="none" w:sz="0" w:space="0" w:color="auto"/>
                <w:left w:val="none" w:sz="0" w:space="0" w:color="auto"/>
                <w:bottom w:val="none" w:sz="0" w:space="0" w:color="auto"/>
                <w:right w:val="none" w:sz="0" w:space="0" w:color="auto"/>
              </w:divBdr>
            </w:div>
            <w:div w:id="831607334">
              <w:marLeft w:val="480"/>
              <w:marRight w:val="0"/>
              <w:marTop w:val="0"/>
              <w:marBottom w:val="0"/>
              <w:divBdr>
                <w:top w:val="none" w:sz="0" w:space="0" w:color="auto"/>
                <w:left w:val="none" w:sz="0" w:space="0" w:color="auto"/>
                <w:bottom w:val="none" w:sz="0" w:space="0" w:color="auto"/>
                <w:right w:val="none" w:sz="0" w:space="0" w:color="auto"/>
              </w:divBdr>
            </w:div>
            <w:div w:id="831721832">
              <w:marLeft w:val="480"/>
              <w:marRight w:val="0"/>
              <w:marTop w:val="0"/>
              <w:marBottom w:val="0"/>
              <w:divBdr>
                <w:top w:val="none" w:sz="0" w:space="0" w:color="auto"/>
                <w:left w:val="none" w:sz="0" w:space="0" w:color="auto"/>
                <w:bottom w:val="none" w:sz="0" w:space="0" w:color="auto"/>
                <w:right w:val="none" w:sz="0" w:space="0" w:color="auto"/>
              </w:divBdr>
            </w:div>
            <w:div w:id="831722687">
              <w:marLeft w:val="480"/>
              <w:marRight w:val="0"/>
              <w:marTop w:val="0"/>
              <w:marBottom w:val="0"/>
              <w:divBdr>
                <w:top w:val="none" w:sz="0" w:space="0" w:color="auto"/>
                <w:left w:val="none" w:sz="0" w:space="0" w:color="auto"/>
                <w:bottom w:val="none" w:sz="0" w:space="0" w:color="auto"/>
                <w:right w:val="none" w:sz="0" w:space="0" w:color="auto"/>
              </w:divBdr>
            </w:div>
            <w:div w:id="831794775">
              <w:marLeft w:val="480"/>
              <w:marRight w:val="0"/>
              <w:marTop w:val="0"/>
              <w:marBottom w:val="0"/>
              <w:divBdr>
                <w:top w:val="none" w:sz="0" w:space="0" w:color="auto"/>
                <w:left w:val="none" w:sz="0" w:space="0" w:color="auto"/>
                <w:bottom w:val="none" w:sz="0" w:space="0" w:color="auto"/>
                <w:right w:val="none" w:sz="0" w:space="0" w:color="auto"/>
              </w:divBdr>
            </w:div>
            <w:div w:id="831918670">
              <w:marLeft w:val="480"/>
              <w:marRight w:val="0"/>
              <w:marTop w:val="0"/>
              <w:marBottom w:val="0"/>
              <w:divBdr>
                <w:top w:val="none" w:sz="0" w:space="0" w:color="auto"/>
                <w:left w:val="none" w:sz="0" w:space="0" w:color="auto"/>
                <w:bottom w:val="none" w:sz="0" w:space="0" w:color="auto"/>
                <w:right w:val="none" w:sz="0" w:space="0" w:color="auto"/>
              </w:divBdr>
            </w:div>
            <w:div w:id="832143108">
              <w:marLeft w:val="480"/>
              <w:marRight w:val="0"/>
              <w:marTop w:val="0"/>
              <w:marBottom w:val="0"/>
              <w:divBdr>
                <w:top w:val="none" w:sz="0" w:space="0" w:color="auto"/>
                <w:left w:val="none" w:sz="0" w:space="0" w:color="auto"/>
                <w:bottom w:val="none" w:sz="0" w:space="0" w:color="auto"/>
                <w:right w:val="none" w:sz="0" w:space="0" w:color="auto"/>
              </w:divBdr>
            </w:div>
            <w:div w:id="832180257">
              <w:marLeft w:val="480"/>
              <w:marRight w:val="0"/>
              <w:marTop w:val="0"/>
              <w:marBottom w:val="0"/>
              <w:divBdr>
                <w:top w:val="none" w:sz="0" w:space="0" w:color="auto"/>
                <w:left w:val="none" w:sz="0" w:space="0" w:color="auto"/>
                <w:bottom w:val="none" w:sz="0" w:space="0" w:color="auto"/>
                <w:right w:val="none" w:sz="0" w:space="0" w:color="auto"/>
              </w:divBdr>
            </w:div>
            <w:div w:id="832183238">
              <w:marLeft w:val="480"/>
              <w:marRight w:val="0"/>
              <w:marTop w:val="0"/>
              <w:marBottom w:val="0"/>
              <w:divBdr>
                <w:top w:val="none" w:sz="0" w:space="0" w:color="auto"/>
                <w:left w:val="none" w:sz="0" w:space="0" w:color="auto"/>
                <w:bottom w:val="none" w:sz="0" w:space="0" w:color="auto"/>
                <w:right w:val="none" w:sz="0" w:space="0" w:color="auto"/>
              </w:divBdr>
            </w:div>
            <w:div w:id="832183526">
              <w:marLeft w:val="480"/>
              <w:marRight w:val="0"/>
              <w:marTop w:val="0"/>
              <w:marBottom w:val="0"/>
              <w:divBdr>
                <w:top w:val="none" w:sz="0" w:space="0" w:color="auto"/>
                <w:left w:val="none" w:sz="0" w:space="0" w:color="auto"/>
                <w:bottom w:val="none" w:sz="0" w:space="0" w:color="auto"/>
                <w:right w:val="none" w:sz="0" w:space="0" w:color="auto"/>
              </w:divBdr>
            </w:div>
            <w:div w:id="832184059">
              <w:marLeft w:val="480"/>
              <w:marRight w:val="0"/>
              <w:marTop w:val="0"/>
              <w:marBottom w:val="0"/>
              <w:divBdr>
                <w:top w:val="none" w:sz="0" w:space="0" w:color="auto"/>
                <w:left w:val="none" w:sz="0" w:space="0" w:color="auto"/>
                <w:bottom w:val="none" w:sz="0" w:space="0" w:color="auto"/>
                <w:right w:val="none" w:sz="0" w:space="0" w:color="auto"/>
              </w:divBdr>
            </w:div>
            <w:div w:id="832184942">
              <w:marLeft w:val="480"/>
              <w:marRight w:val="0"/>
              <w:marTop w:val="0"/>
              <w:marBottom w:val="0"/>
              <w:divBdr>
                <w:top w:val="none" w:sz="0" w:space="0" w:color="auto"/>
                <w:left w:val="none" w:sz="0" w:space="0" w:color="auto"/>
                <w:bottom w:val="none" w:sz="0" w:space="0" w:color="auto"/>
                <w:right w:val="none" w:sz="0" w:space="0" w:color="auto"/>
              </w:divBdr>
            </w:div>
            <w:div w:id="832382027">
              <w:marLeft w:val="480"/>
              <w:marRight w:val="0"/>
              <w:marTop w:val="0"/>
              <w:marBottom w:val="0"/>
              <w:divBdr>
                <w:top w:val="none" w:sz="0" w:space="0" w:color="auto"/>
                <w:left w:val="none" w:sz="0" w:space="0" w:color="auto"/>
                <w:bottom w:val="none" w:sz="0" w:space="0" w:color="auto"/>
                <w:right w:val="none" w:sz="0" w:space="0" w:color="auto"/>
              </w:divBdr>
            </w:div>
            <w:div w:id="832453690">
              <w:marLeft w:val="480"/>
              <w:marRight w:val="0"/>
              <w:marTop w:val="0"/>
              <w:marBottom w:val="0"/>
              <w:divBdr>
                <w:top w:val="none" w:sz="0" w:space="0" w:color="auto"/>
                <w:left w:val="none" w:sz="0" w:space="0" w:color="auto"/>
                <w:bottom w:val="none" w:sz="0" w:space="0" w:color="auto"/>
                <w:right w:val="none" w:sz="0" w:space="0" w:color="auto"/>
              </w:divBdr>
            </w:div>
            <w:div w:id="832523552">
              <w:marLeft w:val="480"/>
              <w:marRight w:val="0"/>
              <w:marTop w:val="0"/>
              <w:marBottom w:val="0"/>
              <w:divBdr>
                <w:top w:val="none" w:sz="0" w:space="0" w:color="auto"/>
                <w:left w:val="none" w:sz="0" w:space="0" w:color="auto"/>
                <w:bottom w:val="none" w:sz="0" w:space="0" w:color="auto"/>
                <w:right w:val="none" w:sz="0" w:space="0" w:color="auto"/>
              </w:divBdr>
            </w:div>
            <w:div w:id="832601710">
              <w:marLeft w:val="480"/>
              <w:marRight w:val="0"/>
              <w:marTop w:val="0"/>
              <w:marBottom w:val="0"/>
              <w:divBdr>
                <w:top w:val="none" w:sz="0" w:space="0" w:color="auto"/>
                <w:left w:val="none" w:sz="0" w:space="0" w:color="auto"/>
                <w:bottom w:val="none" w:sz="0" w:space="0" w:color="auto"/>
                <w:right w:val="none" w:sz="0" w:space="0" w:color="auto"/>
              </w:divBdr>
            </w:div>
            <w:div w:id="832642530">
              <w:marLeft w:val="480"/>
              <w:marRight w:val="0"/>
              <w:marTop w:val="0"/>
              <w:marBottom w:val="0"/>
              <w:divBdr>
                <w:top w:val="none" w:sz="0" w:space="0" w:color="auto"/>
                <w:left w:val="none" w:sz="0" w:space="0" w:color="auto"/>
                <w:bottom w:val="none" w:sz="0" w:space="0" w:color="auto"/>
                <w:right w:val="none" w:sz="0" w:space="0" w:color="auto"/>
              </w:divBdr>
            </w:div>
            <w:div w:id="832910739">
              <w:marLeft w:val="480"/>
              <w:marRight w:val="0"/>
              <w:marTop w:val="0"/>
              <w:marBottom w:val="0"/>
              <w:divBdr>
                <w:top w:val="none" w:sz="0" w:space="0" w:color="auto"/>
                <w:left w:val="none" w:sz="0" w:space="0" w:color="auto"/>
                <w:bottom w:val="none" w:sz="0" w:space="0" w:color="auto"/>
                <w:right w:val="none" w:sz="0" w:space="0" w:color="auto"/>
              </w:divBdr>
            </w:div>
            <w:div w:id="832992449">
              <w:marLeft w:val="480"/>
              <w:marRight w:val="0"/>
              <w:marTop w:val="0"/>
              <w:marBottom w:val="0"/>
              <w:divBdr>
                <w:top w:val="none" w:sz="0" w:space="0" w:color="auto"/>
                <w:left w:val="none" w:sz="0" w:space="0" w:color="auto"/>
                <w:bottom w:val="none" w:sz="0" w:space="0" w:color="auto"/>
                <w:right w:val="none" w:sz="0" w:space="0" w:color="auto"/>
              </w:divBdr>
            </w:div>
            <w:div w:id="833035466">
              <w:marLeft w:val="480"/>
              <w:marRight w:val="0"/>
              <w:marTop w:val="0"/>
              <w:marBottom w:val="0"/>
              <w:divBdr>
                <w:top w:val="none" w:sz="0" w:space="0" w:color="auto"/>
                <w:left w:val="none" w:sz="0" w:space="0" w:color="auto"/>
                <w:bottom w:val="none" w:sz="0" w:space="0" w:color="auto"/>
                <w:right w:val="none" w:sz="0" w:space="0" w:color="auto"/>
              </w:divBdr>
            </w:div>
            <w:div w:id="833037276">
              <w:marLeft w:val="480"/>
              <w:marRight w:val="0"/>
              <w:marTop w:val="0"/>
              <w:marBottom w:val="0"/>
              <w:divBdr>
                <w:top w:val="none" w:sz="0" w:space="0" w:color="auto"/>
                <w:left w:val="none" w:sz="0" w:space="0" w:color="auto"/>
                <w:bottom w:val="none" w:sz="0" w:space="0" w:color="auto"/>
                <w:right w:val="none" w:sz="0" w:space="0" w:color="auto"/>
              </w:divBdr>
            </w:div>
            <w:div w:id="833104101">
              <w:marLeft w:val="480"/>
              <w:marRight w:val="0"/>
              <w:marTop w:val="0"/>
              <w:marBottom w:val="0"/>
              <w:divBdr>
                <w:top w:val="none" w:sz="0" w:space="0" w:color="auto"/>
                <w:left w:val="none" w:sz="0" w:space="0" w:color="auto"/>
                <w:bottom w:val="none" w:sz="0" w:space="0" w:color="auto"/>
                <w:right w:val="none" w:sz="0" w:space="0" w:color="auto"/>
              </w:divBdr>
            </w:div>
            <w:div w:id="833107865">
              <w:marLeft w:val="480"/>
              <w:marRight w:val="0"/>
              <w:marTop w:val="0"/>
              <w:marBottom w:val="0"/>
              <w:divBdr>
                <w:top w:val="none" w:sz="0" w:space="0" w:color="auto"/>
                <w:left w:val="none" w:sz="0" w:space="0" w:color="auto"/>
                <w:bottom w:val="none" w:sz="0" w:space="0" w:color="auto"/>
                <w:right w:val="none" w:sz="0" w:space="0" w:color="auto"/>
              </w:divBdr>
            </w:div>
            <w:div w:id="833108155">
              <w:marLeft w:val="480"/>
              <w:marRight w:val="0"/>
              <w:marTop w:val="0"/>
              <w:marBottom w:val="0"/>
              <w:divBdr>
                <w:top w:val="none" w:sz="0" w:space="0" w:color="auto"/>
                <w:left w:val="none" w:sz="0" w:space="0" w:color="auto"/>
                <w:bottom w:val="none" w:sz="0" w:space="0" w:color="auto"/>
                <w:right w:val="none" w:sz="0" w:space="0" w:color="auto"/>
              </w:divBdr>
            </w:div>
            <w:div w:id="833229542">
              <w:marLeft w:val="480"/>
              <w:marRight w:val="0"/>
              <w:marTop w:val="0"/>
              <w:marBottom w:val="0"/>
              <w:divBdr>
                <w:top w:val="none" w:sz="0" w:space="0" w:color="auto"/>
                <w:left w:val="none" w:sz="0" w:space="0" w:color="auto"/>
                <w:bottom w:val="none" w:sz="0" w:space="0" w:color="auto"/>
                <w:right w:val="none" w:sz="0" w:space="0" w:color="auto"/>
              </w:divBdr>
            </w:div>
            <w:div w:id="833298009">
              <w:marLeft w:val="480"/>
              <w:marRight w:val="0"/>
              <w:marTop w:val="0"/>
              <w:marBottom w:val="0"/>
              <w:divBdr>
                <w:top w:val="none" w:sz="0" w:space="0" w:color="auto"/>
                <w:left w:val="none" w:sz="0" w:space="0" w:color="auto"/>
                <w:bottom w:val="none" w:sz="0" w:space="0" w:color="auto"/>
                <w:right w:val="none" w:sz="0" w:space="0" w:color="auto"/>
              </w:divBdr>
            </w:div>
            <w:div w:id="833371788">
              <w:marLeft w:val="480"/>
              <w:marRight w:val="0"/>
              <w:marTop w:val="0"/>
              <w:marBottom w:val="0"/>
              <w:divBdr>
                <w:top w:val="none" w:sz="0" w:space="0" w:color="auto"/>
                <w:left w:val="none" w:sz="0" w:space="0" w:color="auto"/>
                <w:bottom w:val="none" w:sz="0" w:space="0" w:color="auto"/>
                <w:right w:val="none" w:sz="0" w:space="0" w:color="auto"/>
              </w:divBdr>
            </w:div>
            <w:div w:id="833374372">
              <w:marLeft w:val="480"/>
              <w:marRight w:val="0"/>
              <w:marTop w:val="0"/>
              <w:marBottom w:val="0"/>
              <w:divBdr>
                <w:top w:val="none" w:sz="0" w:space="0" w:color="auto"/>
                <w:left w:val="none" w:sz="0" w:space="0" w:color="auto"/>
                <w:bottom w:val="none" w:sz="0" w:space="0" w:color="auto"/>
                <w:right w:val="none" w:sz="0" w:space="0" w:color="auto"/>
              </w:divBdr>
            </w:div>
            <w:div w:id="833450114">
              <w:marLeft w:val="480"/>
              <w:marRight w:val="0"/>
              <w:marTop w:val="0"/>
              <w:marBottom w:val="0"/>
              <w:divBdr>
                <w:top w:val="none" w:sz="0" w:space="0" w:color="auto"/>
                <w:left w:val="none" w:sz="0" w:space="0" w:color="auto"/>
                <w:bottom w:val="none" w:sz="0" w:space="0" w:color="auto"/>
                <w:right w:val="none" w:sz="0" w:space="0" w:color="auto"/>
              </w:divBdr>
            </w:div>
            <w:div w:id="833451324">
              <w:marLeft w:val="480"/>
              <w:marRight w:val="0"/>
              <w:marTop w:val="0"/>
              <w:marBottom w:val="0"/>
              <w:divBdr>
                <w:top w:val="none" w:sz="0" w:space="0" w:color="auto"/>
                <w:left w:val="none" w:sz="0" w:space="0" w:color="auto"/>
                <w:bottom w:val="none" w:sz="0" w:space="0" w:color="auto"/>
                <w:right w:val="none" w:sz="0" w:space="0" w:color="auto"/>
              </w:divBdr>
            </w:div>
            <w:div w:id="833493618">
              <w:marLeft w:val="480"/>
              <w:marRight w:val="0"/>
              <w:marTop w:val="0"/>
              <w:marBottom w:val="0"/>
              <w:divBdr>
                <w:top w:val="none" w:sz="0" w:space="0" w:color="auto"/>
                <w:left w:val="none" w:sz="0" w:space="0" w:color="auto"/>
                <w:bottom w:val="none" w:sz="0" w:space="0" w:color="auto"/>
                <w:right w:val="none" w:sz="0" w:space="0" w:color="auto"/>
              </w:divBdr>
            </w:div>
            <w:div w:id="833572217">
              <w:marLeft w:val="480"/>
              <w:marRight w:val="0"/>
              <w:marTop w:val="0"/>
              <w:marBottom w:val="0"/>
              <w:divBdr>
                <w:top w:val="none" w:sz="0" w:space="0" w:color="auto"/>
                <w:left w:val="none" w:sz="0" w:space="0" w:color="auto"/>
                <w:bottom w:val="none" w:sz="0" w:space="0" w:color="auto"/>
                <w:right w:val="none" w:sz="0" w:space="0" w:color="auto"/>
              </w:divBdr>
            </w:div>
            <w:div w:id="833684305">
              <w:marLeft w:val="480"/>
              <w:marRight w:val="0"/>
              <w:marTop w:val="0"/>
              <w:marBottom w:val="0"/>
              <w:divBdr>
                <w:top w:val="none" w:sz="0" w:space="0" w:color="auto"/>
                <w:left w:val="none" w:sz="0" w:space="0" w:color="auto"/>
                <w:bottom w:val="none" w:sz="0" w:space="0" w:color="auto"/>
                <w:right w:val="none" w:sz="0" w:space="0" w:color="auto"/>
              </w:divBdr>
            </w:div>
            <w:div w:id="833692026">
              <w:marLeft w:val="480"/>
              <w:marRight w:val="0"/>
              <w:marTop w:val="0"/>
              <w:marBottom w:val="0"/>
              <w:divBdr>
                <w:top w:val="none" w:sz="0" w:space="0" w:color="auto"/>
                <w:left w:val="none" w:sz="0" w:space="0" w:color="auto"/>
                <w:bottom w:val="none" w:sz="0" w:space="0" w:color="auto"/>
                <w:right w:val="none" w:sz="0" w:space="0" w:color="auto"/>
              </w:divBdr>
            </w:div>
            <w:div w:id="833839153">
              <w:marLeft w:val="480"/>
              <w:marRight w:val="0"/>
              <w:marTop w:val="0"/>
              <w:marBottom w:val="0"/>
              <w:divBdr>
                <w:top w:val="none" w:sz="0" w:space="0" w:color="auto"/>
                <w:left w:val="none" w:sz="0" w:space="0" w:color="auto"/>
                <w:bottom w:val="none" w:sz="0" w:space="0" w:color="auto"/>
                <w:right w:val="none" w:sz="0" w:space="0" w:color="auto"/>
              </w:divBdr>
            </w:div>
            <w:div w:id="833880889">
              <w:marLeft w:val="480"/>
              <w:marRight w:val="0"/>
              <w:marTop w:val="0"/>
              <w:marBottom w:val="0"/>
              <w:divBdr>
                <w:top w:val="none" w:sz="0" w:space="0" w:color="auto"/>
                <w:left w:val="none" w:sz="0" w:space="0" w:color="auto"/>
                <w:bottom w:val="none" w:sz="0" w:space="0" w:color="auto"/>
                <w:right w:val="none" w:sz="0" w:space="0" w:color="auto"/>
              </w:divBdr>
            </w:div>
            <w:div w:id="833956336">
              <w:marLeft w:val="480"/>
              <w:marRight w:val="0"/>
              <w:marTop w:val="0"/>
              <w:marBottom w:val="0"/>
              <w:divBdr>
                <w:top w:val="none" w:sz="0" w:space="0" w:color="auto"/>
                <w:left w:val="none" w:sz="0" w:space="0" w:color="auto"/>
                <w:bottom w:val="none" w:sz="0" w:space="0" w:color="auto"/>
                <w:right w:val="none" w:sz="0" w:space="0" w:color="auto"/>
              </w:divBdr>
            </w:div>
            <w:div w:id="834033499">
              <w:marLeft w:val="480"/>
              <w:marRight w:val="0"/>
              <w:marTop w:val="0"/>
              <w:marBottom w:val="0"/>
              <w:divBdr>
                <w:top w:val="none" w:sz="0" w:space="0" w:color="auto"/>
                <w:left w:val="none" w:sz="0" w:space="0" w:color="auto"/>
                <w:bottom w:val="none" w:sz="0" w:space="0" w:color="auto"/>
                <w:right w:val="none" w:sz="0" w:space="0" w:color="auto"/>
              </w:divBdr>
            </w:div>
            <w:div w:id="834108926">
              <w:marLeft w:val="480"/>
              <w:marRight w:val="0"/>
              <w:marTop w:val="0"/>
              <w:marBottom w:val="0"/>
              <w:divBdr>
                <w:top w:val="none" w:sz="0" w:space="0" w:color="auto"/>
                <w:left w:val="none" w:sz="0" w:space="0" w:color="auto"/>
                <w:bottom w:val="none" w:sz="0" w:space="0" w:color="auto"/>
                <w:right w:val="none" w:sz="0" w:space="0" w:color="auto"/>
              </w:divBdr>
            </w:div>
            <w:div w:id="834302227">
              <w:marLeft w:val="480"/>
              <w:marRight w:val="0"/>
              <w:marTop w:val="0"/>
              <w:marBottom w:val="0"/>
              <w:divBdr>
                <w:top w:val="none" w:sz="0" w:space="0" w:color="auto"/>
                <w:left w:val="none" w:sz="0" w:space="0" w:color="auto"/>
                <w:bottom w:val="none" w:sz="0" w:space="0" w:color="auto"/>
                <w:right w:val="none" w:sz="0" w:space="0" w:color="auto"/>
              </w:divBdr>
            </w:div>
            <w:div w:id="834417822">
              <w:marLeft w:val="480"/>
              <w:marRight w:val="0"/>
              <w:marTop w:val="0"/>
              <w:marBottom w:val="0"/>
              <w:divBdr>
                <w:top w:val="none" w:sz="0" w:space="0" w:color="auto"/>
                <w:left w:val="none" w:sz="0" w:space="0" w:color="auto"/>
                <w:bottom w:val="none" w:sz="0" w:space="0" w:color="auto"/>
                <w:right w:val="none" w:sz="0" w:space="0" w:color="auto"/>
              </w:divBdr>
            </w:div>
            <w:div w:id="834493365">
              <w:marLeft w:val="480"/>
              <w:marRight w:val="0"/>
              <w:marTop w:val="0"/>
              <w:marBottom w:val="0"/>
              <w:divBdr>
                <w:top w:val="none" w:sz="0" w:space="0" w:color="auto"/>
                <w:left w:val="none" w:sz="0" w:space="0" w:color="auto"/>
                <w:bottom w:val="none" w:sz="0" w:space="0" w:color="auto"/>
                <w:right w:val="none" w:sz="0" w:space="0" w:color="auto"/>
              </w:divBdr>
            </w:div>
            <w:div w:id="834760143">
              <w:marLeft w:val="480"/>
              <w:marRight w:val="0"/>
              <w:marTop w:val="0"/>
              <w:marBottom w:val="0"/>
              <w:divBdr>
                <w:top w:val="none" w:sz="0" w:space="0" w:color="auto"/>
                <w:left w:val="none" w:sz="0" w:space="0" w:color="auto"/>
                <w:bottom w:val="none" w:sz="0" w:space="0" w:color="auto"/>
                <w:right w:val="none" w:sz="0" w:space="0" w:color="auto"/>
              </w:divBdr>
            </w:div>
            <w:div w:id="834884817">
              <w:marLeft w:val="480"/>
              <w:marRight w:val="0"/>
              <w:marTop w:val="0"/>
              <w:marBottom w:val="0"/>
              <w:divBdr>
                <w:top w:val="none" w:sz="0" w:space="0" w:color="auto"/>
                <w:left w:val="none" w:sz="0" w:space="0" w:color="auto"/>
                <w:bottom w:val="none" w:sz="0" w:space="0" w:color="auto"/>
                <w:right w:val="none" w:sz="0" w:space="0" w:color="auto"/>
              </w:divBdr>
            </w:div>
            <w:div w:id="834959558">
              <w:marLeft w:val="480"/>
              <w:marRight w:val="0"/>
              <w:marTop w:val="0"/>
              <w:marBottom w:val="0"/>
              <w:divBdr>
                <w:top w:val="none" w:sz="0" w:space="0" w:color="auto"/>
                <w:left w:val="none" w:sz="0" w:space="0" w:color="auto"/>
                <w:bottom w:val="none" w:sz="0" w:space="0" w:color="auto"/>
                <w:right w:val="none" w:sz="0" w:space="0" w:color="auto"/>
              </w:divBdr>
            </w:div>
            <w:div w:id="835076358">
              <w:marLeft w:val="480"/>
              <w:marRight w:val="0"/>
              <w:marTop w:val="0"/>
              <w:marBottom w:val="0"/>
              <w:divBdr>
                <w:top w:val="none" w:sz="0" w:space="0" w:color="auto"/>
                <w:left w:val="none" w:sz="0" w:space="0" w:color="auto"/>
                <w:bottom w:val="none" w:sz="0" w:space="0" w:color="auto"/>
                <w:right w:val="none" w:sz="0" w:space="0" w:color="auto"/>
              </w:divBdr>
            </w:div>
            <w:div w:id="835076749">
              <w:marLeft w:val="480"/>
              <w:marRight w:val="0"/>
              <w:marTop w:val="0"/>
              <w:marBottom w:val="0"/>
              <w:divBdr>
                <w:top w:val="none" w:sz="0" w:space="0" w:color="auto"/>
                <w:left w:val="none" w:sz="0" w:space="0" w:color="auto"/>
                <w:bottom w:val="none" w:sz="0" w:space="0" w:color="auto"/>
                <w:right w:val="none" w:sz="0" w:space="0" w:color="auto"/>
              </w:divBdr>
            </w:div>
            <w:div w:id="835150246">
              <w:marLeft w:val="480"/>
              <w:marRight w:val="0"/>
              <w:marTop w:val="0"/>
              <w:marBottom w:val="0"/>
              <w:divBdr>
                <w:top w:val="none" w:sz="0" w:space="0" w:color="auto"/>
                <w:left w:val="none" w:sz="0" w:space="0" w:color="auto"/>
                <w:bottom w:val="none" w:sz="0" w:space="0" w:color="auto"/>
                <w:right w:val="none" w:sz="0" w:space="0" w:color="auto"/>
              </w:divBdr>
            </w:div>
            <w:div w:id="835151186">
              <w:marLeft w:val="480"/>
              <w:marRight w:val="0"/>
              <w:marTop w:val="0"/>
              <w:marBottom w:val="0"/>
              <w:divBdr>
                <w:top w:val="none" w:sz="0" w:space="0" w:color="auto"/>
                <w:left w:val="none" w:sz="0" w:space="0" w:color="auto"/>
                <w:bottom w:val="none" w:sz="0" w:space="0" w:color="auto"/>
                <w:right w:val="none" w:sz="0" w:space="0" w:color="auto"/>
              </w:divBdr>
            </w:div>
            <w:div w:id="835192802">
              <w:marLeft w:val="480"/>
              <w:marRight w:val="0"/>
              <w:marTop w:val="0"/>
              <w:marBottom w:val="0"/>
              <w:divBdr>
                <w:top w:val="none" w:sz="0" w:space="0" w:color="auto"/>
                <w:left w:val="none" w:sz="0" w:space="0" w:color="auto"/>
                <w:bottom w:val="none" w:sz="0" w:space="0" w:color="auto"/>
                <w:right w:val="none" w:sz="0" w:space="0" w:color="auto"/>
              </w:divBdr>
            </w:div>
            <w:div w:id="835265178">
              <w:marLeft w:val="480"/>
              <w:marRight w:val="0"/>
              <w:marTop w:val="0"/>
              <w:marBottom w:val="0"/>
              <w:divBdr>
                <w:top w:val="none" w:sz="0" w:space="0" w:color="auto"/>
                <w:left w:val="none" w:sz="0" w:space="0" w:color="auto"/>
                <w:bottom w:val="none" w:sz="0" w:space="0" w:color="auto"/>
                <w:right w:val="none" w:sz="0" w:space="0" w:color="auto"/>
              </w:divBdr>
            </w:div>
            <w:div w:id="835342240">
              <w:marLeft w:val="480"/>
              <w:marRight w:val="0"/>
              <w:marTop w:val="0"/>
              <w:marBottom w:val="0"/>
              <w:divBdr>
                <w:top w:val="none" w:sz="0" w:space="0" w:color="auto"/>
                <w:left w:val="none" w:sz="0" w:space="0" w:color="auto"/>
                <w:bottom w:val="none" w:sz="0" w:space="0" w:color="auto"/>
                <w:right w:val="none" w:sz="0" w:space="0" w:color="auto"/>
              </w:divBdr>
            </w:div>
            <w:div w:id="835415588">
              <w:marLeft w:val="480"/>
              <w:marRight w:val="0"/>
              <w:marTop w:val="0"/>
              <w:marBottom w:val="0"/>
              <w:divBdr>
                <w:top w:val="none" w:sz="0" w:space="0" w:color="auto"/>
                <w:left w:val="none" w:sz="0" w:space="0" w:color="auto"/>
                <w:bottom w:val="none" w:sz="0" w:space="0" w:color="auto"/>
                <w:right w:val="none" w:sz="0" w:space="0" w:color="auto"/>
              </w:divBdr>
            </w:div>
            <w:div w:id="835417286">
              <w:marLeft w:val="480"/>
              <w:marRight w:val="0"/>
              <w:marTop w:val="0"/>
              <w:marBottom w:val="0"/>
              <w:divBdr>
                <w:top w:val="none" w:sz="0" w:space="0" w:color="auto"/>
                <w:left w:val="none" w:sz="0" w:space="0" w:color="auto"/>
                <w:bottom w:val="none" w:sz="0" w:space="0" w:color="auto"/>
                <w:right w:val="none" w:sz="0" w:space="0" w:color="auto"/>
              </w:divBdr>
            </w:div>
            <w:div w:id="835455477">
              <w:marLeft w:val="480"/>
              <w:marRight w:val="0"/>
              <w:marTop w:val="0"/>
              <w:marBottom w:val="0"/>
              <w:divBdr>
                <w:top w:val="none" w:sz="0" w:space="0" w:color="auto"/>
                <w:left w:val="none" w:sz="0" w:space="0" w:color="auto"/>
                <w:bottom w:val="none" w:sz="0" w:space="0" w:color="auto"/>
                <w:right w:val="none" w:sz="0" w:space="0" w:color="auto"/>
              </w:divBdr>
            </w:div>
            <w:div w:id="835533792">
              <w:marLeft w:val="480"/>
              <w:marRight w:val="0"/>
              <w:marTop w:val="0"/>
              <w:marBottom w:val="0"/>
              <w:divBdr>
                <w:top w:val="none" w:sz="0" w:space="0" w:color="auto"/>
                <w:left w:val="none" w:sz="0" w:space="0" w:color="auto"/>
                <w:bottom w:val="none" w:sz="0" w:space="0" w:color="auto"/>
                <w:right w:val="none" w:sz="0" w:space="0" w:color="auto"/>
              </w:divBdr>
            </w:div>
            <w:div w:id="835609163">
              <w:marLeft w:val="480"/>
              <w:marRight w:val="0"/>
              <w:marTop w:val="0"/>
              <w:marBottom w:val="0"/>
              <w:divBdr>
                <w:top w:val="none" w:sz="0" w:space="0" w:color="auto"/>
                <w:left w:val="none" w:sz="0" w:space="0" w:color="auto"/>
                <w:bottom w:val="none" w:sz="0" w:space="0" w:color="auto"/>
                <w:right w:val="none" w:sz="0" w:space="0" w:color="auto"/>
              </w:divBdr>
            </w:div>
            <w:div w:id="835609869">
              <w:marLeft w:val="480"/>
              <w:marRight w:val="0"/>
              <w:marTop w:val="0"/>
              <w:marBottom w:val="0"/>
              <w:divBdr>
                <w:top w:val="none" w:sz="0" w:space="0" w:color="auto"/>
                <w:left w:val="none" w:sz="0" w:space="0" w:color="auto"/>
                <w:bottom w:val="none" w:sz="0" w:space="0" w:color="auto"/>
                <w:right w:val="none" w:sz="0" w:space="0" w:color="auto"/>
              </w:divBdr>
            </w:div>
            <w:div w:id="835727366">
              <w:marLeft w:val="480"/>
              <w:marRight w:val="0"/>
              <w:marTop w:val="0"/>
              <w:marBottom w:val="0"/>
              <w:divBdr>
                <w:top w:val="none" w:sz="0" w:space="0" w:color="auto"/>
                <w:left w:val="none" w:sz="0" w:space="0" w:color="auto"/>
                <w:bottom w:val="none" w:sz="0" w:space="0" w:color="auto"/>
                <w:right w:val="none" w:sz="0" w:space="0" w:color="auto"/>
              </w:divBdr>
            </w:div>
            <w:div w:id="835877726">
              <w:marLeft w:val="480"/>
              <w:marRight w:val="0"/>
              <w:marTop w:val="0"/>
              <w:marBottom w:val="0"/>
              <w:divBdr>
                <w:top w:val="none" w:sz="0" w:space="0" w:color="auto"/>
                <w:left w:val="none" w:sz="0" w:space="0" w:color="auto"/>
                <w:bottom w:val="none" w:sz="0" w:space="0" w:color="auto"/>
                <w:right w:val="none" w:sz="0" w:space="0" w:color="auto"/>
              </w:divBdr>
            </w:div>
            <w:div w:id="835925003">
              <w:marLeft w:val="480"/>
              <w:marRight w:val="0"/>
              <w:marTop w:val="0"/>
              <w:marBottom w:val="0"/>
              <w:divBdr>
                <w:top w:val="none" w:sz="0" w:space="0" w:color="auto"/>
                <w:left w:val="none" w:sz="0" w:space="0" w:color="auto"/>
                <w:bottom w:val="none" w:sz="0" w:space="0" w:color="auto"/>
                <w:right w:val="none" w:sz="0" w:space="0" w:color="auto"/>
              </w:divBdr>
            </w:div>
            <w:div w:id="835925479">
              <w:marLeft w:val="480"/>
              <w:marRight w:val="0"/>
              <w:marTop w:val="0"/>
              <w:marBottom w:val="0"/>
              <w:divBdr>
                <w:top w:val="none" w:sz="0" w:space="0" w:color="auto"/>
                <w:left w:val="none" w:sz="0" w:space="0" w:color="auto"/>
                <w:bottom w:val="none" w:sz="0" w:space="0" w:color="auto"/>
                <w:right w:val="none" w:sz="0" w:space="0" w:color="auto"/>
              </w:divBdr>
            </w:div>
            <w:div w:id="836044864">
              <w:marLeft w:val="480"/>
              <w:marRight w:val="0"/>
              <w:marTop w:val="0"/>
              <w:marBottom w:val="0"/>
              <w:divBdr>
                <w:top w:val="none" w:sz="0" w:space="0" w:color="auto"/>
                <w:left w:val="none" w:sz="0" w:space="0" w:color="auto"/>
                <w:bottom w:val="none" w:sz="0" w:space="0" w:color="auto"/>
                <w:right w:val="none" w:sz="0" w:space="0" w:color="auto"/>
              </w:divBdr>
            </w:div>
            <w:div w:id="836071679">
              <w:marLeft w:val="480"/>
              <w:marRight w:val="0"/>
              <w:marTop w:val="0"/>
              <w:marBottom w:val="0"/>
              <w:divBdr>
                <w:top w:val="none" w:sz="0" w:space="0" w:color="auto"/>
                <w:left w:val="none" w:sz="0" w:space="0" w:color="auto"/>
                <w:bottom w:val="none" w:sz="0" w:space="0" w:color="auto"/>
                <w:right w:val="none" w:sz="0" w:space="0" w:color="auto"/>
              </w:divBdr>
            </w:div>
            <w:div w:id="836115999">
              <w:marLeft w:val="480"/>
              <w:marRight w:val="0"/>
              <w:marTop w:val="0"/>
              <w:marBottom w:val="0"/>
              <w:divBdr>
                <w:top w:val="none" w:sz="0" w:space="0" w:color="auto"/>
                <w:left w:val="none" w:sz="0" w:space="0" w:color="auto"/>
                <w:bottom w:val="none" w:sz="0" w:space="0" w:color="auto"/>
                <w:right w:val="none" w:sz="0" w:space="0" w:color="auto"/>
              </w:divBdr>
            </w:div>
            <w:div w:id="836116660">
              <w:marLeft w:val="480"/>
              <w:marRight w:val="0"/>
              <w:marTop w:val="0"/>
              <w:marBottom w:val="0"/>
              <w:divBdr>
                <w:top w:val="none" w:sz="0" w:space="0" w:color="auto"/>
                <w:left w:val="none" w:sz="0" w:space="0" w:color="auto"/>
                <w:bottom w:val="none" w:sz="0" w:space="0" w:color="auto"/>
                <w:right w:val="none" w:sz="0" w:space="0" w:color="auto"/>
              </w:divBdr>
            </w:div>
            <w:div w:id="836119113">
              <w:marLeft w:val="480"/>
              <w:marRight w:val="0"/>
              <w:marTop w:val="0"/>
              <w:marBottom w:val="0"/>
              <w:divBdr>
                <w:top w:val="none" w:sz="0" w:space="0" w:color="auto"/>
                <w:left w:val="none" w:sz="0" w:space="0" w:color="auto"/>
                <w:bottom w:val="none" w:sz="0" w:space="0" w:color="auto"/>
                <w:right w:val="none" w:sz="0" w:space="0" w:color="auto"/>
              </w:divBdr>
            </w:div>
            <w:div w:id="836265379">
              <w:marLeft w:val="480"/>
              <w:marRight w:val="0"/>
              <w:marTop w:val="0"/>
              <w:marBottom w:val="0"/>
              <w:divBdr>
                <w:top w:val="none" w:sz="0" w:space="0" w:color="auto"/>
                <w:left w:val="none" w:sz="0" w:space="0" w:color="auto"/>
                <w:bottom w:val="none" w:sz="0" w:space="0" w:color="auto"/>
                <w:right w:val="none" w:sz="0" w:space="0" w:color="auto"/>
              </w:divBdr>
            </w:div>
            <w:div w:id="836308106">
              <w:marLeft w:val="480"/>
              <w:marRight w:val="0"/>
              <w:marTop w:val="0"/>
              <w:marBottom w:val="0"/>
              <w:divBdr>
                <w:top w:val="none" w:sz="0" w:space="0" w:color="auto"/>
                <w:left w:val="none" w:sz="0" w:space="0" w:color="auto"/>
                <w:bottom w:val="none" w:sz="0" w:space="0" w:color="auto"/>
                <w:right w:val="none" w:sz="0" w:space="0" w:color="auto"/>
              </w:divBdr>
            </w:div>
            <w:div w:id="836455541">
              <w:marLeft w:val="480"/>
              <w:marRight w:val="0"/>
              <w:marTop w:val="0"/>
              <w:marBottom w:val="0"/>
              <w:divBdr>
                <w:top w:val="none" w:sz="0" w:space="0" w:color="auto"/>
                <w:left w:val="none" w:sz="0" w:space="0" w:color="auto"/>
                <w:bottom w:val="none" w:sz="0" w:space="0" w:color="auto"/>
                <w:right w:val="none" w:sz="0" w:space="0" w:color="auto"/>
              </w:divBdr>
            </w:div>
            <w:div w:id="836458689">
              <w:marLeft w:val="480"/>
              <w:marRight w:val="0"/>
              <w:marTop w:val="0"/>
              <w:marBottom w:val="0"/>
              <w:divBdr>
                <w:top w:val="none" w:sz="0" w:space="0" w:color="auto"/>
                <w:left w:val="none" w:sz="0" w:space="0" w:color="auto"/>
                <w:bottom w:val="none" w:sz="0" w:space="0" w:color="auto"/>
                <w:right w:val="none" w:sz="0" w:space="0" w:color="auto"/>
              </w:divBdr>
            </w:div>
            <w:div w:id="836463693">
              <w:marLeft w:val="480"/>
              <w:marRight w:val="0"/>
              <w:marTop w:val="0"/>
              <w:marBottom w:val="0"/>
              <w:divBdr>
                <w:top w:val="none" w:sz="0" w:space="0" w:color="auto"/>
                <w:left w:val="none" w:sz="0" w:space="0" w:color="auto"/>
                <w:bottom w:val="none" w:sz="0" w:space="0" w:color="auto"/>
                <w:right w:val="none" w:sz="0" w:space="0" w:color="auto"/>
              </w:divBdr>
            </w:div>
            <w:div w:id="836503688">
              <w:marLeft w:val="480"/>
              <w:marRight w:val="0"/>
              <w:marTop w:val="0"/>
              <w:marBottom w:val="0"/>
              <w:divBdr>
                <w:top w:val="none" w:sz="0" w:space="0" w:color="auto"/>
                <w:left w:val="none" w:sz="0" w:space="0" w:color="auto"/>
                <w:bottom w:val="none" w:sz="0" w:space="0" w:color="auto"/>
                <w:right w:val="none" w:sz="0" w:space="0" w:color="auto"/>
              </w:divBdr>
            </w:div>
            <w:div w:id="836578585">
              <w:marLeft w:val="480"/>
              <w:marRight w:val="0"/>
              <w:marTop w:val="0"/>
              <w:marBottom w:val="0"/>
              <w:divBdr>
                <w:top w:val="none" w:sz="0" w:space="0" w:color="auto"/>
                <w:left w:val="none" w:sz="0" w:space="0" w:color="auto"/>
                <w:bottom w:val="none" w:sz="0" w:space="0" w:color="auto"/>
                <w:right w:val="none" w:sz="0" w:space="0" w:color="auto"/>
              </w:divBdr>
            </w:div>
            <w:div w:id="836648282">
              <w:marLeft w:val="480"/>
              <w:marRight w:val="0"/>
              <w:marTop w:val="0"/>
              <w:marBottom w:val="0"/>
              <w:divBdr>
                <w:top w:val="none" w:sz="0" w:space="0" w:color="auto"/>
                <w:left w:val="none" w:sz="0" w:space="0" w:color="auto"/>
                <w:bottom w:val="none" w:sz="0" w:space="0" w:color="auto"/>
                <w:right w:val="none" w:sz="0" w:space="0" w:color="auto"/>
              </w:divBdr>
            </w:div>
            <w:div w:id="836847296">
              <w:marLeft w:val="480"/>
              <w:marRight w:val="0"/>
              <w:marTop w:val="0"/>
              <w:marBottom w:val="0"/>
              <w:divBdr>
                <w:top w:val="none" w:sz="0" w:space="0" w:color="auto"/>
                <w:left w:val="none" w:sz="0" w:space="0" w:color="auto"/>
                <w:bottom w:val="none" w:sz="0" w:space="0" w:color="auto"/>
                <w:right w:val="none" w:sz="0" w:space="0" w:color="auto"/>
              </w:divBdr>
            </w:div>
            <w:div w:id="837038906">
              <w:marLeft w:val="480"/>
              <w:marRight w:val="0"/>
              <w:marTop w:val="0"/>
              <w:marBottom w:val="0"/>
              <w:divBdr>
                <w:top w:val="none" w:sz="0" w:space="0" w:color="auto"/>
                <w:left w:val="none" w:sz="0" w:space="0" w:color="auto"/>
                <w:bottom w:val="none" w:sz="0" w:space="0" w:color="auto"/>
                <w:right w:val="none" w:sz="0" w:space="0" w:color="auto"/>
              </w:divBdr>
            </w:div>
            <w:div w:id="837039127">
              <w:marLeft w:val="480"/>
              <w:marRight w:val="0"/>
              <w:marTop w:val="0"/>
              <w:marBottom w:val="0"/>
              <w:divBdr>
                <w:top w:val="none" w:sz="0" w:space="0" w:color="auto"/>
                <w:left w:val="none" w:sz="0" w:space="0" w:color="auto"/>
                <w:bottom w:val="none" w:sz="0" w:space="0" w:color="auto"/>
                <w:right w:val="none" w:sz="0" w:space="0" w:color="auto"/>
              </w:divBdr>
            </w:div>
            <w:div w:id="837161490">
              <w:marLeft w:val="480"/>
              <w:marRight w:val="0"/>
              <w:marTop w:val="0"/>
              <w:marBottom w:val="0"/>
              <w:divBdr>
                <w:top w:val="none" w:sz="0" w:space="0" w:color="auto"/>
                <w:left w:val="none" w:sz="0" w:space="0" w:color="auto"/>
                <w:bottom w:val="none" w:sz="0" w:space="0" w:color="auto"/>
                <w:right w:val="none" w:sz="0" w:space="0" w:color="auto"/>
              </w:divBdr>
            </w:div>
            <w:div w:id="837233760">
              <w:marLeft w:val="480"/>
              <w:marRight w:val="0"/>
              <w:marTop w:val="0"/>
              <w:marBottom w:val="0"/>
              <w:divBdr>
                <w:top w:val="none" w:sz="0" w:space="0" w:color="auto"/>
                <w:left w:val="none" w:sz="0" w:space="0" w:color="auto"/>
                <w:bottom w:val="none" w:sz="0" w:space="0" w:color="auto"/>
                <w:right w:val="none" w:sz="0" w:space="0" w:color="auto"/>
              </w:divBdr>
            </w:div>
            <w:div w:id="837303312">
              <w:marLeft w:val="480"/>
              <w:marRight w:val="0"/>
              <w:marTop w:val="0"/>
              <w:marBottom w:val="0"/>
              <w:divBdr>
                <w:top w:val="none" w:sz="0" w:space="0" w:color="auto"/>
                <w:left w:val="none" w:sz="0" w:space="0" w:color="auto"/>
                <w:bottom w:val="none" w:sz="0" w:space="0" w:color="auto"/>
                <w:right w:val="none" w:sz="0" w:space="0" w:color="auto"/>
              </w:divBdr>
            </w:div>
            <w:div w:id="837304543">
              <w:marLeft w:val="480"/>
              <w:marRight w:val="0"/>
              <w:marTop w:val="0"/>
              <w:marBottom w:val="0"/>
              <w:divBdr>
                <w:top w:val="none" w:sz="0" w:space="0" w:color="auto"/>
                <w:left w:val="none" w:sz="0" w:space="0" w:color="auto"/>
                <w:bottom w:val="none" w:sz="0" w:space="0" w:color="auto"/>
                <w:right w:val="none" w:sz="0" w:space="0" w:color="auto"/>
              </w:divBdr>
            </w:div>
            <w:div w:id="837311486">
              <w:marLeft w:val="480"/>
              <w:marRight w:val="0"/>
              <w:marTop w:val="0"/>
              <w:marBottom w:val="0"/>
              <w:divBdr>
                <w:top w:val="none" w:sz="0" w:space="0" w:color="auto"/>
                <w:left w:val="none" w:sz="0" w:space="0" w:color="auto"/>
                <w:bottom w:val="none" w:sz="0" w:space="0" w:color="auto"/>
                <w:right w:val="none" w:sz="0" w:space="0" w:color="auto"/>
              </w:divBdr>
            </w:div>
            <w:div w:id="837384339">
              <w:marLeft w:val="480"/>
              <w:marRight w:val="0"/>
              <w:marTop w:val="0"/>
              <w:marBottom w:val="0"/>
              <w:divBdr>
                <w:top w:val="none" w:sz="0" w:space="0" w:color="auto"/>
                <w:left w:val="none" w:sz="0" w:space="0" w:color="auto"/>
                <w:bottom w:val="none" w:sz="0" w:space="0" w:color="auto"/>
                <w:right w:val="none" w:sz="0" w:space="0" w:color="auto"/>
              </w:divBdr>
            </w:div>
            <w:div w:id="837421776">
              <w:marLeft w:val="480"/>
              <w:marRight w:val="0"/>
              <w:marTop w:val="0"/>
              <w:marBottom w:val="0"/>
              <w:divBdr>
                <w:top w:val="none" w:sz="0" w:space="0" w:color="auto"/>
                <w:left w:val="none" w:sz="0" w:space="0" w:color="auto"/>
                <w:bottom w:val="none" w:sz="0" w:space="0" w:color="auto"/>
                <w:right w:val="none" w:sz="0" w:space="0" w:color="auto"/>
              </w:divBdr>
            </w:div>
            <w:div w:id="837497093">
              <w:marLeft w:val="480"/>
              <w:marRight w:val="0"/>
              <w:marTop w:val="0"/>
              <w:marBottom w:val="0"/>
              <w:divBdr>
                <w:top w:val="none" w:sz="0" w:space="0" w:color="auto"/>
                <w:left w:val="none" w:sz="0" w:space="0" w:color="auto"/>
                <w:bottom w:val="none" w:sz="0" w:space="0" w:color="auto"/>
                <w:right w:val="none" w:sz="0" w:space="0" w:color="auto"/>
              </w:divBdr>
            </w:div>
            <w:div w:id="837497806">
              <w:marLeft w:val="480"/>
              <w:marRight w:val="0"/>
              <w:marTop w:val="0"/>
              <w:marBottom w:val="0"/>
              <w:divBdr>
                <w:top w:val="none" w:sz="0" w:space="0" w:color="auto"/>
                <w:left w:val="none" w:sz="0" w:space="0" w:color="auto"/>
                <w:bottom w:val="none" w:sz="0" w:space="0" w:color="auto"/>
                <w:right w:val="none" w:sz="0" w:space="0" w:color="auto"/>
              </w:divBdr>
            </w:div>
            <w:div w:id="837690401">
              <w:marLeft w:val="480"/>
              <w:marRight w:val="0"/>
              <w:marTop w:val="0"/>
              <w:marBottom w:val="0"/>
              <w:divBdr>
                <w:top w:val="none" w:sz="0" w:space="0" w:color="auto"/>
                <w:left w:val="none" w:sz="0" w:space="0" w:color="auto"/>
                <w:bottom w:val="none" w:sz="0" w:space="0" w:color="auto"/>
                <w:right w:val="none" w:sz="0" w:space="0" w:color="auto"/>
              </w:divBdr>
            </w:div>
            <w:div w:id="837692003">
              <w:marLeft w:val="480"/>
              <w:marRight w:val="0"/>
              <w:marTop w:val="0"/>
              <w:marBottom w:val="0"/>
              <w:divBdr>
                <w:top w:val="none" w:sz="0" w:space="0" w:color="auto"/>
                <w:left w:val="none" w:sz="0" w:space="0" w:color="auto"/>
                <w:bottom w:val="none" w:sz="0" w:space="0" w:color="auto"/>
                <w:right w:val="none" w:sz="0" w:space="0" w:color="auto"/>
              </w:divBdr>
            </w:div>
            <w:div w:id="837767560">
              <w:marLeft w:val="480"/>
              <w:marRight w:val="0"/>
              <w:marTop w:val="0"/>
              <w:marBottom w:val="0"/>
              <w:divBdr>
                <w:top w:val="none" w:sz="0" w:space="0" w:color="auto"/>
                <w:left w:val="none" w:sz="0" w:space="0" w:color="auto"/>
                <w:bottom w:val="none" w:sz="0" w:space="0" w:color="auto"/>
                <w:right w:val="none" w:sz="0" w:space="0" w:color="auto"/>
              </w:divBdr>
            </w:div>
            <w:div w:id="837888248">
              <w:marLeft w:val="480"/>
              <w:marRight w:val="0"/>
              <w:marTop w:val="0"/>
              <w:marBottom w:val="0"/>
              <w:divBdr>
                <w:top w:val="none" w:sz="0" w:space="0" w:color="auto"/>
                <w:left w:val="none" w:sz="0" w:space="0" w:color="auto"/>
                <w:bottom w:val="none" w:sz="0" w:space="0" w:color="auto"/>
                <w:right w:val="none" w:sz="0" w:space="0" w:color="auto"/>
              </w:divBdr>
            </w:div>
            <w:div w:id="838037453">
              <w:marLeft w:val="480"/>
              <w:marRight w:val="0"/>
              <w:marTop w:val="0"/>
              <w:marBottom w:val="0"/>
              <w:divBdr>
                <w:top w:val="none" w:sz="0" w:space="0" w:color="auto"/>
                <w:left w:val="none" w:sz="0" w:space="0" w:color="auto"/>
                <w:bottom w:val="none" w:sz="0" w:space="0" w:color="auto"/>
                <w:right w:val="none" w:sz="0" w:space="0" w:color="auto"/>
              </w:divBdr>
            </w:div>
            <w:div w:id="838083948">
              <w:marLeft w:val="480"/>
              <w:marRight w:val="0"/>
              <w:marTop w:val="0"/>
              <w:marBottom w:val="0"/>
              <w:divBdr>
                <w:top w:val="none" w:sz="0" w:space="0" w:color="auto"/>
                <w:left w:val="none" w:sz="0" w:space="0" w:color="auto"/>
                <w:bottom w:val="none" w:sz="0" w:space="0" w:color="auto"/>
                <w:right w:val="none" w:sz="0" w:space="0" w:color="auto"/>
              </w:divBdr>
            </w:div>
            <w:div w:id="838154058">
              <w:marLeft w:val="480"/>
              <w:marRight w:val="0"/>
              <w:marTop w:val="0"/>
              <w:marBottom w:val="0"/>
              <w:divBdr>
                <w:top w:val="none" w:sz="0" w:space="0" w:color="auto"/>
                <w:left w:val="none" w:sz="0" w:space="0" w:color="auto"/>
                <w:bottom w:val="none" w:sz="0" w:space="0" w:color="auto"/>
                <w:right w:val="none" w:sz="0" w:space="0" w:color="auto"/>
              </w:divBdr>
            </w:div>
            <w:div w:id="838159371">
              <w:marLeft w:val="480"/>
              <w:marRight w:val="0"/>
              <w:marTop w:val="0"/>
              <w:marBottom w:val="0"/>
              <w:divBdr>
                <w:top w:val="none" w:sz="0" w:space="0" w:color="auto"/>
                <w:left w:val="none" w:sz="0" w:space="0" w:color="auto"/>
                <w:bottom w:val="none" w:sz="0" w:space="0" w:color="auto"/>
                <w:right w:val="none" w:sz="0" w:space="0" w:color="auto"/>
              </w:divBdr>
            </w:div>
            <w:div w:id="838271533">
              <w:marLeft w:val="480"/>
              <w:marRight w:val="0"/>
              <w:marTop w:val="0"/>
              <w:marBottom w:val="0"/>
              <w:divBdr>
                <w:top w:val="none" w:sz="0" w:space="0" w:color="auto"/>
                <w:left w:val="none" w:sz="0" w:space="0" w:color="auto"/>
                <w:bottom w:val="none" w:sz="0" w:space="0" w:color="auto"/>
                <w:right w:val="none" w:sz="0" w:space="0" w:color="auto"/>
              </w:divBdr>
            </w:div>
            <w:div w:id="838347155">
              <w:marLeft w:val="480"/>
              <w:marRight w:val="0"/>
              <w:marTop w:val="0"/>
              <w:marBottom w:val="0"/>
              <w:divBdr>
                <w:top w:val="none" w:sz="0" w:space="0" w:color="auto"/>
                <w:left w:val="none" w:sz="0" w:space="0" w:color="auto"/>
                <w:bottom w:val="none" w:sz="0" w:space="0" w:color="auto"/>
                <w:right w:val="none" w:sz="0" w:space="0" w:color="auto"/>
              </w:divBdr>
            </w:div>
            <w:div w:id="838354023">
              <w:marLeft w:val="480"/>
              <w:marRight w:val="0"/>
              <w:marTop w:val="0"/>
              <w:marBottom w:val="0"/>
              <w:divBdr>
                <w:top w:val="none" w:sz="0" w:space="0" w:color="auto"/>
                <w:left w:val="none" w:sz="0" w:space="0" w:color="auto"/>
                <w:bottom w:val="none" w:sz="0" w:space="0" w:color="auto"/>
                <w:right w:val="none" w:sz="0" w:space="0" w:color="auto"/>
              </w:divBdr>
            </w:div>
            <w:div w:id="838423339">
              <w:marLeft w:val="480"/>
              <w:marRight w:val="0"/>
              <w:marTop w:val="0"/>
              <w:marBottom w:val="0"/>
              <w:divBdr>
                <w:top w:val="none" w:sz="0" w:space="0" w:color="auto"/>
                <w:left w:val="none" w:sz="0" w:space="0" w:color="auto"/>
                <w:bottom w:val="none" w:sz="0" w:space="0" w:color="auto"/>
                <w:right w:val="none" w:sz="0" w:space="0" w:color="auto"/>
              </w:divBdr>
            </w:div>
            <w:div w:id="838426523">
              <w:marLeft w:val="480"/>
              <w:marRight w:val="0"/>
              <w:marTop w:val="0"/>
              <w:marBottom w:val="0"/>
              <w:divBdr>
                <w:top w:val="none" w:sz="0" w:space="0" w:color="auto"/>
                <w:left w:val="none" w:sz="0" w:space="0" w:color="auto"/>
                <w:bottom w:val="none" w:sz="0" w:space="0" w:color="auto"/>
                <w:right w:val="none" w:sz="0" w:space="0" w:color="auto"/>
              </w:divBdr>
            </w:div>
            <w:div w:id="838426853">
              <w:marLeft w:val="480"/>
              <w:marRight w:val="0"/>
              <w:marTop w:val="0"/>
              <w:marBottom w:val="0"/>
              <w:divBdr>
                <w:top w:val="none" w:sz="0" w:space="0" w:color="auto"/>
                <w:left w:val="none" w:sz="0" w:space="0" w:color="auto"/>
                <w:bottom w:val="none" w:sz="0" w:space="0" w:color="auto"/>
                <w:right w:val="none" w:sz="0" w:space="0" w:color="auto"/>
              </w:divBdr>
            </w:div>
            <w:div w:id="838471755">
              <w:marLeft w:val="480"/>
              <w:marRight w:val="0"/>
              <w:marTop w:val="0"/>
              <w:marBottom w:val="0"/>
              <w:divBdr>
                <w:top w:val="none" w:sz="0" w:space="0" w:color="auto"/>
                <w:left w:val="none" w:sz="0" w:space="0" w:color="auto"/>
                <w:bottom w:val="none" w:sz="0" w:space="0" w:color="auto"/>
                <w:right w:val="none" w:sz="0" w:space="0" w:color="auto"/>
              </w:divBdr>
            </w:div>
            <w:div w:id="838539039">
              <w:marLeft w:val="480"/>
              <w:marRight w:val="0"/>
              <w:marTop w:val="0"/>
              <w:marBottom w:val="0"/>
              <w:divBdr>
                <w:top w:val="none" w:sz="0" w:space="0" w:color="auto"/>
                <w:left w:val="none" w:sz="0" w:space="0" w:color="auto"/>
                <w:bottom w:val="none" w:sz="0" w:space="0" w:color="auto"/>
                <w:right w:val="none" w:sz="0" w:space="0" w:color="auto"/>
              </w:divBdr>
            </w:div>
            <w:div w:id="838543283">
              <w:marLeft w:val="480"/>
              <w:marRight w:val="0"/>
              <w:marTop w:val="0"/>
              <w:marBottom w:val="0"/>
              <w:divBdr>
                <w:top w:val="none" w:sz="0" w:space="0" w:color="auto"/>
                <w:left w:val="none" w:sz="0" w:space="0" w:color="auto"/>
                <w:bottom w:val="none" w:sz="0" w:space="0" w:color="auto"/>
                <w:right w:val="none" w:sz="0" w:space="0" w:color="auto"/>
              </w:divBdr>
            </w:div>
            <w:div w:id="838547220">
              <w:marLeft w:val="480"/>
              <w:marRight w:val="0"/>
              <w:marTop w:val="0"/>
              <w:marBottom w:val="0"/>
              <w:divBdr>
                <w:top w:val="none" w:sz="0" w:space="0" w:color="auto"/>
                <w:left w:val="none" w:sz="0" w:space="0" w:color="auto"/>
                <w:bottom w:val="none" w:sz="0" w:space="0" w:color="auto"/>
                <w:right w:val="none" w:sz="0" w:space="0" w:color="auto"/>
              </w:divBdr>
            </w:div>
            <w:div w:id="838617370">
              <w:marLeft w:val="480"/>
              <w:marRight w:val="0"/>
              <w:marTop w:val="0"/>
              <w:marBottom w:val="0"/>
              <w:divBdr>
                <w:top w:val="none" w:sz="0" w:space="0" w:color="auto"/>
                <w:left w:val="none" w:sz="0" w:space="0" w:color="auto"/>
                <w:bottom w:val="none" w:sz="0" w:space="0" w:color="auto"/>
                <w:right w:val="none" w:sz="0" w:space="0" w:color="auto"/>
              </w:divBdr>
            </w:div>
            <w:div w:id="838665311">
              <w:marLeft w:val="480"/>
              <w:marRight w:val="0"/>
              <w:marTop w:val="0"/>
              <w:marBottom w:val="0"/>
              <w:divBdr>
                <w:top w:val="none" w:sz="0" w:space="0" w:color="auto"/>
                <w:left w:val="none" w:sz="0" w:space="0" w:color="auto"/>
                <w:bottom w:val="none" w:sz="0" w:space="0" w:color="auto"/>
                <w:right w:val="none" w:sz="0" w:space="0" w:color="auto"/>
              </w:divBdr>
            </w:div>
            <w:div w:id="838695039">
              <w:marLeft w:val="480"/>
              <w:marRight w:val="0"/>
              <w:marTop w:val="0"/>
              <w:marBottom w:val="0"/>
              <w:divBdr>
                <w:top w:val="none" w:sz="0" w:space="0" w:color="auto"/>
                <w:left w:val="none" w:sz="0" w:space="0" w:color="auto"/>
                <w:bottom w:val="none" w:sz="0" w:space="0" w:color="auto"/>
                <w:right w:val="none" w:sz="0" w:space="0" w:color="auto"/>
              </w:divBdr>
            </w:div>
            <w:div w:id="838813193">
              <w:marLeft w:val="480"/>
              <w:marRight w:val="0"/>
              <w:marTop w:val="0"/>
              <w:marBottom w:val="0"/>
              <w:divBdr>
                <w:top w:val="none" w:sz="0" w:space="0" w:color="auto"/>
                <w:left w:val="none" w:sz="0" w:space="0" w:color="auto"/>
                <w:bottom w:val="none" w:sz="0" w:space="0" w:color="auto"/>
                <w:right w:val="none" w:sz="0" w:space="0" w:color="auto"/>
              </w:divBdr>
            </w:div>
            <w:div w:id="838813267">
              <w:marLeft w:val="480"/>
              <w:marRight w:val="0"/>
              <w:marTop w:val="0"/>
              <w:marBottom w:val="0"/>
              <w:divBdr>
                <w:top w:val="none" w:sz="0" w:space="0" w:color="auto"/>
                <w:left w:val="none" w:sz="0" w:space="0" w:color="auto"/>
                <w:bottom w:val="none" w:sz="0" w:space="0" w:color="auto"/>
                <w:right w:val="none" w:sz="0" w:space="0" w:color="auto"/>
              </w:divBdr>
            </w:div>
            <w:div w:id="838930455">
              <w:marLeft w:val="480"/>
              <w:marRight w:val="0"/>
              <w:marTop w:val="0"/>
              <w:marBottom w:val="0"/>
              <w:divBdr>
                <w:top w:val="none" w:sz="0" w:space="0" w:color="auto"/>
                <w:left w:val="none" w:sz="0" w:space="0" w:color="auto"/>
                <w:bottom w:val="none" w:sz="0" w:space="0" w:color="auto"/>
                <w:right w:val="none" w:sz="0" w:space="0" w:color="auto"/>
              </w:divBdr>
            </w:div>
            <w:div w:id="839197011">
              <w:marLeft w:val="480"/>
              <w:marRight w:val="0"/>
              <w:marTop w:val="0"/>
              <w:marBottom w:val="0"/>
              <w:divBdr>
                <w:top w:val="none" w:sz="0" w:space="0" w:color="auto"/>
                <w:left w:val="none" w:sz="0" w:space="0" w:color="auto"/>
                <w:bottom w:val="none" w:sz="0" w:space="0" w:color="auto"/>
                <w:right w:val="none" w:sz="0" w:space="0" w:color="auto"/>
              </w:divBdr>
            </w:div>
            <w:div w:id="839275924">
              <w:marLeft w:val="480"/>
              <w:marRight w:val="0"/>
              <w:marTop w:val="0"/>
              <w:marBottom w:val="0"/>
              <w:divBdr>
                <w:top w:val="none" w:sz="0" w:space="0" w:color="auto"/>
                <w:left w:val="none" w:sz="0" w:space="0" w:color="auto"/>
                <w:bottom w:val="none" w:sz="0" w:space="0" w:color="auto"/>
                <w:right w:val="none" w:sz="0" w:space="0" w:color="auto"/>
              </w:divBdr>
            </w:div>
            <w:div w:id="839349961">
              <w:marLeft w:val="480"/>
              <w:marRight w:val="0"/>
              <w:marTop w:val="0"/>
              <w:marBottom w:val="0"/>
              <w:divBdr>
                <w:top w:val="none" w:sz="0" w:space="0" w:color="auto"/>
                <w:left w:val="none" w:sz="0" w:space="0" w:color="auto"/>
                <w:bottom w:val="none" w:sz="0" w:space="0" w:color="auto"/>
                <w:right w:val="none" w:sz="0" w:space="0" w:color="auto"/>
              </w:divBdr>
            </w:div>
            <w:div w:id="839545046">
              <w:marLeft w:val="480"/>
              <w:marRight w:val="0"/>
              <w:marTop w:val="0"/>
              <w:marBottom w:val="0"/>
              <w:divBdr>
                <w:top w:val="none" w:sz="0" w:space="0" w:color="auto"/>
                <w:left w:val="none" w:sz="0" w:space="0" w:color="auto"/>
                <w:bottom w:val="none" w:sz="0" w:space="0" w:color="auto"/>
                <w:right w:val="none" w:sz="0" w:space="0" w:color="auto"/>
              </w:divBdr>
            </w:div>
            <w:div w:id="839924277">
              <w:marLeft w:val="480"/>
              <w:marRight w:val="0"/>
              <w:marTop w:val="0"/>
              <w:marBottom w:val="0"/>
              <w:divBdr>
                <w:top w:val="none" w:sz="0" w:space="0" w:color="auto"/>
                <w:left w:val="none" w:sz="0" w:space="0" w:color="auto"/>
                <w:bottom w:val="none" w:sz="0" w:space="0" w:color="auto"/>
                <w:right w:val="none" w:sz="0" w:space="0" w:color="auto"/>
              </w:divBdr>
            </w:div>
            <w:div w:id="839930301">
              <w:marLeft w:val="480"/>
              <w:marRight w:val="0"/>
              <w:marTop w:val="0"/>
              <w:marBottom w:val="0"/>
              <w:divBdr>
                <w:top w:val="none" w:sz="0" w:space="0" w:color="auto"/>
                <w:left w:val="none" w:sz="0" w:space="0" w:color="auto"/>
                <w:bottom w:val="none" w:sz="0" w:space="0" w:color="auto"/>
                <w:right w:val="none" w:sz="0" w:space="0" w:color="auto"/>
              </w:divBdr>
            </w:div>
            <w:div w:id="840006882">
              <w:marLeft w:val="480"/>
              <w:marRight w:val="0"/>
              <w:marTop w:val="0"/>
              <w:marBottom w:val="0"/>
              <w:divBdr>
                <w:top w:val="none" w:sz="0" w:space="0" w:color="auto"/>
                <w:left w:val="none" w:sz="0" w:space="0" w:color="auto"/>
                <w:bottom w:val="none" w:sz="0" w:space="0" w:color="auto"/>
                <w:right w:val="none" w:sz="0" w:space="0" w:color="auto"/>
              </w:divBdr>
            </w:div>
            <w:div w:id="840044209">
              <w:marLeft w:val="480"/>
              <w:marRight w:val="0"/>
              <w:marTop w:val="0"/>
              <w:marBottom w:val="0"/>
              <w:divBdr>
                <w:top w:val="none" w:sz="0" w:space="0" w:color="auto"/>
                <w:left w:val="none" w:sz="0" w:space="0" w:color="auto"/>
                <w:bottom w:val="none" w:sz="0" w:space="0" w:color="auto"/>
                <w:right w:val="none" w:sz="0" w:space="0" w:color="auto"/>
              </w:divBdr>
            </w:div>
            <w:div w:id="840045272">
              <w:marLeft w:val="480"/>
              <w:marRight w:val="0"/>
              <w:marTop w:val="0"/>
              <w:marBottom w:val="0"/>
              <w:divBdr>
                <w:top w:val="none" w:sz="0" w:space="0" w:color="auto"/>
                <w:left w:val="none" w:sz="0" w:space="0" w:color="auto"/>
                <w:bottom w:val="none" w:sz="0" w:space="0" w:color="auto"/>
                <w:right w:val="none" w:sz="0" w:space="0" w:color="auto"/>
              </w:divBdr>
            </w:div>
            <w:div w:id="840120424">
              <w:marLeft w:val="480"/>
              <w:marRight w:val="0"/>
              <w:marTop w:val="0"/>
              <w:marBottom w:val="0"/>
              <w:divBdr>
                <w:top w:val="none" w:sz="0" w:space="0" w:color="auto"/>
                <w:left w:val="none" w:sz="0" w:space="0" w:color="auto"/>
                <w:bottom w:val="none" w:sz="0" w:space="0" w:color="auto"/>
                <w:right w:val="none" w:sz="0" w:space="0" w:color="auto"/>
              </w:divBdr>
            </w:div>
            <w:div w:id="840120987">
              <w:marLeft w:val="480"/>
              <w:marRight w:val="0"/>
              <w:marTop w:val="0"/>
              <w:marBottom w:val="0"/>
              <w:divBdr>
                <w:top w:val="none" w:sz="0" w:space="0" w:color="auto"/>
                <w:left w:val="none" w:sz="0" w:space="0" w:color="auto"/>
                <w:bottom w:val="none" w:sz="0" w:space="0" w:color="auto"/>
                <w:right w:val="none" w:sz="0" w:space="0" w:color="auto"/>
              </w:divBdr>
            </w:div>
            <w:div w:id="840122223">
              <w:marLeft w:val="480"/>
              <w:marRight w:val="0"/>
              <w:marTop w:val="0"/>
              <w:marBottom w:val="0"/>
              <w:divBdr>
                <w:top w:val="none" w:sz="0" w:space="0" w:color="auto"/>
                <w:left w:val="none" w:sz="0" w:space="0" w:color="auto"/>
                <w:bottom w:val="none" w:sz="0" w:space="0" w:color="auto"/>
                <w:right w:val="none" w:sz="0" w:space="0" w:color="auto"/>
              </w:divBdr>
            </w:div>
            <w:div w:id="840241536">
              <w:marLeft w:val="480"/>
              <w:marRight w:val="0"/>
              <w:marTop w:val="0"/>
              <w:marBottom w:val="0"/>
              <w:divBdr>
                <w:top w:val="none" w:sz="0" w:space="0" w:color="auto"/>
                <w:left w:val="none" w:sz="0" w:space="0" w:color="auto"/>
                <w:bottom w:val="none" w:sz="0" w:space="0" w:color="auto"/>
                <w:right w:val="none" w:sz="0" w:space="0" w:color="auto"/>
              </w:divBdr>
            </w:div>
            <w:div w:id="840241719">
              <w:marLeft w:val="480"/>
              <w:marRight w:val="0"/>
              <w:marTop w:val="0"/>
              <w:marBottom w:val="0"/>
              <w:divBdr>
                <w:top w:val="none" w:sz="0" w:space="0" w:color="auto"/>
                <w:left w:val="none" w:sz="0" w:space="0" w:color="auto"/>
                <w:bottom w:val="none" w:sz="0" w:space="0" w:color="auto"/>
                <w:right w:val="none" w:sz="0" w:space="0" w:color="auto"/>
              </w:divBdr>
            </w:div>
            <w:div w:id="840243380">
              <w:marLeft w:val="480"/>
              <w:marRight w:val="0"/>
              <w:marTop w:val="0"/>
              <w:marBottom w:val="0"/>
              <w:divBdr>
                <w:top w:val="none" w:sz="0" w:space="0" w:color="auto"/>
                <w:left w:val="none" w:sz="0" w:space="0" w:color="auto"/>
                <w:bottom w:val="none" w:sz="0" w:space="0" w:color="auto"/>
                <w:right w:val="none" w:sz="0" w:space="0" w:color="auto"/>
              </w:divBdr>
            </w:div>
            <w:div w:id="840310808">
              <w:marLeft w:val="480"/>
              <w:marRight w:val="0"/>
              <w:marTop w:val="0"/>
              <w:marBottom w:val="0"/>
              <w:divBdr>
                <w:top w:val="none" w:sz="0" w:space="0" w:color="auto"/>
                <w:left w:val="none" w:sz="0" w:space="0" w:color="auto"/>
                <w:bottom w:val="none" w:sz="0" w:space="0" w:color="auto"/>
                <w:right w:val="none" w:sz="0" w:space="0" w:color="auto"/>
              </w:divBdr>
            </w:div>
            <w:div w:id="840311187">
              <w:marLeft w:val="480"/>
              <w:marRight w:val="0"/>
              <w:marTop w:val="0"/>
              <w:marBottom w:val="0"/>
              <w:divBdr>
                <w:top w:val="none" w:sz="0" w:space="0" w:color="auto"/>
                <w:left w:val="none" w:sz="0" w:space="0" w:color="auto"/>
                <w:bottom w:val="none" w:sz="0" w:space="0" w:color="auto"/>
                <w:right w:val="none" w:sz="0" w:space="0" w:color="auto"/>
              </w:divBdr>
            </w:div>
            <w:div w:id="840312369">
              <w:marLeft w:val="480"/>
              <w:marRight w:val="0"/>
              <w:marTop w:val="0"/>
              <w:marBottom w:val="0"/>
              <w:divBdr>
                <w:top w:val="none" w:sz="0" w:space="0" w:color="auto"/>
                <w:left w:val="none" w:sz="0" w:space="0" w:color="auto"/>
                <w:bottom w:val="none" w:sz="0" w:space="0" w:color="auto"/>
                <w:right w:val="none" w:sz="0" w:space="0" w:color="auto"/>
              </w:divBdr>
            </w:div>
            <w:div w:id="840316385">
              <w:marLeft w:val="480"/>
              <w:marRight w:val="0"/>
              <w:marTop w:val="0"/>
              <w:marBottom w:val="0"/>
              <w:divBdr>
                <w:top w:val="none" w:sz="0" w:space="0" w:color="auto"/>
                <w:left w:val="none" w:sz="0" w:space="0" w:color="auto"/>
                <w:bottom w:val="none" w:sz="0" w:space="0" w:color="auto"/>
                <w:right w:val="none" w:sz="0" w:space="0" w:color="auto"/>
              </w:divBdr>
            </w:div>
            <w:div w:id="840434015">
              <w:marLeft w:val="480"/>
              <w:marRight w:val="0"/>
              <w:marTop w:val="0"/>
              <w:marBottom w:val="0"/>
              <w:divBdr>
                <w:top w:val="none" w:sz="0" w:space="0" w:color="auto"/>
                <w:left w:val="none" w:sz="0" w:space="0" w:color="auto"/>
                <w:bottom w:val="none" w:sz="0" w:space="0" w:color="auto"/>
                <w:right w:val="none" w:sz="0" w:space="0" w:color="auto"/>
              </w:divBdr>
            </w:div>
            <w:div w:id="840583974">
              <w:marLeft w:val="480"/>
              <w:marRight w:val="0"/>
              <w:marTop w:val="0"/>
              <w:marBottom w:val="0"/>
              <w:divBdr>
                <w:top w:val="none" w:sz="0" w:space="0" w:color="auto"/>
                <w:left w:val="none" w:sz="0" w:space="0" w:color="auto"/>
                <w:bottom w:val="none" w:sz="0" w:space="0" w:color="auto"/>
                <w:right w:val="none" w:sz="0" w:space="0" w:color="auto"/>
              </w:divBdr>
            </w:div>
            <w:div w:id="840584670">
              <w:marLeft w:val="480"/>
              <w:marRight w:val="0"/>
              <w:marTop w:val="0"/>
              <w:marBottom w:val="0"/>
              <w:divBdr>
                <w:top w:val="none" w:sz="0" w:space="0" w:color="auto"/>
                <w:left w:val="none" w:sz="0" w:space="0" w:color="auto"/>
                <w:bottom w:val="none" w:sz="0" w:space="0" w:color="auto"/>
                <w:right w:val="none" w:sz="0" w:space="0" w:color="auto"/>
              </w:divBdr>
            </w:div>
            <w:div w:id="840586443">
              <w:marLeft w:val="480"/>
              <w:marRight w:val="0"/>
              <w:marTop w:val="0"/>
              <w:marBottom w:val="0"/>
              <w:divBdr>
                <w:top w:val="none" w:sz="0" w:space="0" w:color="auto"/>
                <w:left w:val="none" w:sz="0" w:space="0" w:color="auto"/>
                <w:bottom w:val="none" w:sz="0" w:space="0" w:color="auto"/>
                <w:right w:val="none" w:sz="0" w:space="0" w:color="auto"/>
              </w:divBdr>
            </w:div>
            <w:div w:id="840631154">
              <w:marLeft w:val="480"/>
              <w:marRight w:val="0"/>
              <w:marTop w:val="0"/>
              <w:marBottom w:val="0"/>
              <w:divBdr>
                <w:top w:val="none" w:sz="0" w:space="0" w:color="auto"/>
                <w:left w:val="none" w:sz="0" w:space="0" w:color="auto"/>
                <w:bottom w:val="none" w:sz="0" w:space="0" w:color="auto"/>
                <w:right w:val="none" w:sz="0" w:space="0" w:color="auto"/>
              </w:divBdr>
            </w:div>
            <w:div w:id="840655998">
              <w:marLeft w:val="480"/>
              <w:marRight w:val="0"/>
              <w:marTop w:val="0"/>
              <w:marBottom w:val="0"/>
              <w:divBdr>
                <w:top w:val="none" w:sz="0" w:space="0" w:color="auto"/>
                <w:left w:val="none" w:sz="0" w:space="0" w:color="auto"/>
                <w:bottom w:val="none" w:sz="0" w:space="0" w:color="auto"/>
                <w:right w:val="none" w:sz="0" w:space="0" w:color="auto"/>
              </w:divBdr>
            </w:div>
            <w:div w:id="840773456">
              <w:marLeft w:val="480"/>
              <w:marRight w:val="0"/>
              <w:marTop w:val="0"/>
              <w:marBottom w:val="0"/>
              <w:divBdr>
                <w:top w:val="none" w:sz="0" w:space="0" w:color="auto"/>
                <w:left w:val="none" w:sz="0" w:space="0" w:color="auto"/>
                <w:bottom w:val="none" w:sz="0" w:space="0" w:color="auto"/>
                <w:right w:val="none" w:sz="0" w:space="0" w:color="auto"/>
              </w:divBdr>
            </w:div>
            <w:div w:id="840851670">
              <w:marLeft w:val="480"/>
              <w:marRight w:val="0"/>
              <w:marTop w:val="0"/>
              <w:marBottom w:val="0"/>
              <w:divBdr>
                <w:top w:val="none" w:sz="0" w:space="0" w:color="auto"/>
                <w:left w:val="none" w:sz="0" w:space="0" w:color="auto"/>
                <w:bottom w:val="none" w:sz="0" w:space="0" w:color="auto"/>
                <w:right w:val="none" w:sz="0" w:space="0" w:color="auto"/>
              </w:divBdr>
            </w:div>
            <w:div w:id="840852897">
              <w:marLeft w:val="480"/>
              <w:marRight w:val="0"/>
              <w:marTop w:val="0"/>
              <w:marBottom w:val="0"/>
              <w:divBdr>
                <w:top w:val="none" w:sz="0" w:space="0" w:color="auto"/>
                <w:left w:val="none" w:sz="0" w:space="0" w:color="auto"/>
                <w:bottom w:val="none" w:sz="0" w:space="0" w:color="auto"/>
                <w:right w:val="none" w:sz="0" w:space="0" w:color="auto"/>
              </w:divBdr>
            </w:div>
            <w:div w:id="840892454">
              <w:marLeft w:val="480"/>
              <w:marRight w:val="0"/>
              <w:marTop w:val="0"/>
              <w:marBottom w:val="0"/>
              <w:divBdr>
                <w:top w:val="none" w:sz="0" w:space="0" w:color="auto"/>
                <w:left w:val="none" w:sz="0" w:space="0" w:color="auto"/>
                <w:bottom w:val="none" w:sz="0" w:space="0" w:color="auto"/>
                <w:right w:val="none" w:sz="0" w:space="0" w:color="auto"/>
              </w:divBdr>
            </w:div>
            <w:div w:id="840894315">
              <w:marLeft w:val="480"/>
              <w:marRight w:val="0"/>
              <w:marTop w:val="0"/>
              <w:marBottom w:val="0"/>
              <w:divBdr>
                <w:top w:val="none" w:sz="0" w:space="0" w:color="auto"/>
                <w:left w:val="none" w:sz="0" w:space="0" w:color="auto"/>
                <w:bottom w:val="none" w:sz="0" w:space="0" w:color="auto"/>
                <w:right w:val="none" w:sz="0" w:space="0" w:color="auto"/>
              </w:divBdr>
            </w:div>
            <w:div w:id="840968901">
              <w:marLeft w:val="480"/>
              <w:marRight w:val="0"/>
              <w:marTop w:val="0"/>
              <w:marBottom w:val="0"/>
              <w:divBdr>
                <w:top w:val="none" w:sz="0" w:space="0" w:color="auto"/>
                <w:left w:val="none" w:sz="0" w:space="0" w:color="auto"/>
                <w:bottom w:val="none" w:sz="0" w:space="0" w:color="auto"/>
                <w:right w:val="none" w:sz="0" w:space="0" w:color="auto"/>
              </w:divBdr>
            </w:div>
            <w:div w:id="841044118">
              <w:marLeft w:val="480"/>
              <w:marRight w:val="0"/>
              <w:marTop w:val="0"/>
              <w:marBottom w:val="0"/>
              <w:divBdr>
                <w:top w:val="none" w:sz="0" w:space="0" w:color="auto"/>
                <w:left w:val="none" w:sz="0" w:space="0" w:color="auto"/>
                <w:bottom w:val="none" w:sz="0" w:space="0" w:color="auto"/>
                <w:right w:val="none" w:sz="0" w:space="0" w:color="auto"/>
              </w:divBdr>
            </w:div>
            <w:div w:id="841165493">
              <w:marLeft w:val="480"/>
              <w:marRight w:val="0"/>
              <w:marTop w:val="0"/>
              <w:marBottom w:val="0"/>
              <w:divBdr>
                <w:top w:val="none" w:sz="0" w:space="0" w:color="auto"/>
                <w:left w:val="none" w:sz="0" w:space="0" w:color="auto"/>
                <w:bottom w:val="none" w:sz="0" w:space="0" w:color="auto"/>
                <w:right w:val="none" w:sz="0" w:space="0" w:color="auto"/>
              </w:divBdr>
            </w:div>
            <w:div w:id="841237058">
              <w:marLeft w:val="480"/>
              <w:marRight w:val="0"/>
              <w:marTop w:val="0"/>
              <w:marBottom w:val="0"/>
              <w:divBdr>
                <w:top w:val="none" w:sz="0" w:space="0" w:color="auto"/>
                <w:left w:val="none" w:sz="0" w:space="0" w:color="auto"/>
                <w:bottom w:val="none" w:sz="0" w:space="0" w:color="auto"/>
                <w:right w:val="none" w:sz="0" w:space="0" w:color="auto"/>
              </w:divBdr>
            </w:div>
            <w:div w:id="841358605">
              <w:marLeft w:val="480"/>
              <w:marRight w:val="0"/>
              <w:marTop w:val="0"/>
              <w:marBottom w:val="0"/>
              <w:divBdr>
                <w:top w:val="none" w:sz="0" w:space="0" w:color="auto"/>
                <w:left w:val="none" w:sz="0" w:space="0" w:color="auto"/>
                <w:bottom w:val="none" w:sz="0" w:space="0" w:color="auto"/>
                <w:right w:val="none" w:sz="0" w:space="0" w:color="auto"/>
              </w:divBdr>
            </w:div>
            <w:div w:id="841506833">
              <w:marLeft w:val="480"/>
              <w:marRight w:val="0"/>
              <w:marTop w:val="0"/>
              <w:marBottom w:val="0"/>
              <w:divBdr>
                <w:top w:val="none" w:sz="0" w:space="0" w:color="auto"/>
                <w:left w:val="none" w:sz="0" w:space="0" w:color="auto"/>
                <w:bottom w:val="none" w:sz="0" w:space="0" w:color="auto"/>
                <w:right w:val="none" w:sz="0" w:space="0" w:color="auto"/>
              </w:divBdr>
            </w:div>
            <w:div w:id="841508100">
              <w:marLeft w:val="480"/>
              <w:marRight w:val="0"/>
              <w:marTop w:val="0"/>
              <w:marBottom w:val="0"/>
              <w:divBdr>
                <w:top w:val="none" w:sz="0" w:space="0" w:color="auto"/>
                <w:left w:val="none" w:sz="0" w:space="0" w:color="auto"/>
                <w:bottom w:val="none" w:sz="0" w:space="0" w:color="auto"/>
                <w:right w:val="none" w:sz="0" w:space="0" w:color="auto"/>
              </w:divBdr>
            </w:div>
            <w:div w:id="841698778">
              <w:marLeft w:val="480"/>
              <w:marRight w:val="0"/>
              <w:marTop w:val="0"/>
              <w:marBottom w:val="0"/>
              <w:divBdr>
                <w:top w:val="none" w:sz="0" w:space="0" w:color="auto"/>
                <w:left w:val="none" w:sz="0" w:space="0" w:color="auto"/>
                <w:bottom w:val="none" w:sz="0" w:space="0" w:color="auto"/>
                <w:right w:val="none" w:sz="0" w:space="0" w:color="auto"/>
              </w:divBdr>
            </w:div>
            <w:div w:id="841706039">
              <w:marLeft w:val="480"/>
              <w:marRight w:val="0"/>
              <w:marTop w:val="0"/>
              <w:marBottom w:val="0"/>
              <w:divBdr>
                <w:top w:val="none" w:sz="0" w:space="0" w:color="auto"/>
                <w:left w:val="none" w:sz="0" w:space="0" w:color="auto"/>
                <w:bottom w:val="none" w:sz="0" w:space="0" w:color="auto"/>
                <w:right w:val="none" w:sz="0" w:space="0" w:color="auto"/>
              </w:divBdr>
            </w:div>
            <w:div w:id="841772477">
              <w:marLeft w:val="480"/>
              <w:marRight w:val="0"/>
              <w:marTop w:val="0"/>
              <w:marBottom w:val="0"/>
              <w:divBdr>
                <w:top w:val="none" w:sz="0" w:space="0" w:color="auto"/>
                <w:left w:val="none" w:sz="0" w:space="0" w:color="auto"/>
                <w:bottom w:val="none" w:sz="0" w:space="0" w:color="auto"/>
                <w:right w:val="none" w:sz="0" w:space="0" w:color="auto"/>
              </w:divBdr>
            </w:div>
            <w:div w:id="841776387">
              <w:marLeft w:val="480"/>
              <w:marRight w:val="0"/>
              <w:marTop w:val="0"/>
              <w:marBottom w:val="0"/>
              <w:divBdr>
                <w:top w:val="none" w:sz="0" w:space="0" w:color="auto"/>
                <w:left w:val="none" w:sz="0" w:space="0" w:color="auto"/>
                <w:bottom w:val="none" w:sz="0" w:space="0" w:color="auto"/>
                <w:right w:val="none" w:sz="0" w:space="0" w:color="auto"/>
              </w:divBdr>
            </w:div>
            <w:div w:id="841941505">
              <w:marLeft w:val="480"/>
              <w:marRight w:val="0"/>
              <w:marTop w:val="0"/>
              <w:marBottom w:val="0"/>
              <w:divBdr>
                <w:top w:val="none" w:sz="0" w:space="0" w:color="auto"/>
                <w:left w:val="none" w:sz="0" w:space="0" w:color="auto"/>
                <w:bottom w:val="none" w:sz="0" w:space="0" w:color="auto"/>
                <w:right w:val="none" w:sz="0" w:space="0" w:color="auto"/>
              </w:divBdr>
            </w:div>
            <w:div w:id="841971962">
              <w:marLeft w:val="480"/>
              <w:marRight w:val="0"/>
              <w:marTop w:val="0"/>
              <w:marBottom w:val="0"/>
              <w:divBdr>
                <w:top w:val="none" w:sz="0" w:space="0" w:color="auto"/>
                <w:left w:val="none" w:sz="0" w:space="0" w:color="auto"/>
                <w:bottom w:val="none" w:sz="0" w:space="0" w:color="auto"/>
                <w:right w:val="none" w:sz="0" w:space="0" w:color="auto"/>
              </w:divBdr>
            </w:div>
            <w:div w:id="842086862">
              <w:marLeft w:val="480"/>
              <w:marRight w:val="0"/>
              <w:marTop w:val="0"/>
              <w:marBottom w:val="0"/>
              <w:divBdr>
                <w:top w:val="none" w:sz="0" w:space="0" w:color="auto"/>
                <w:left w:val="none" w:sz="0" w:space="0" w:color="auto"/>
                <w:bottom w:val="none" w:sz="0" w:space="0" w:color="auto"/>
                <w:right w:val="none" w:sz="0" w:space="0" w:color="auto"/>
              </w:divBdr>
            </w:div>
            <w:div w:id="842163739">
              <w:marLeft w:val="480"/>
              <w:marRight w:val="0"/>
              <w:marTop w:val="0"/>
              <w:marBottom w:val="0"/>
              <w:divBdr>
                <w:top w:val="none" w:sz="0" w:space="0" w:color="auto"/>
                <w:left w:val="none" w:sz="0" w:space="0" w:color="auto"/>
                <w:bottom w:val="none" w:sz="0" w:space="0" w:color="auto"/>
                <w:right w:val="none" w:sz="0" w:space="0" w:color="auto"/>
              </w:divBdr>
            </w:div>
            <w:div w:id="842203397">
              <w:marLeft w:val="480"/>
              <w:marRight w:val="0"/>
              <w:marTop w:val="0"/>
              <w:marBottom w:val="0"/>
              <w:divBdr>
                <w:top w:val="none" w:sz="0" w:space="0" w:color="auto"/>
                <w:left w:val="none" w:sz="0" w:space="0" w:color="auto"/>
                <w:bottom w:val="none" w:sz="0" w:space="0" w:color="auto"/>
                <w:right w:val="none" w:sz="0" w:space="0" w:color="auto"/>
              </w:divBdr>
            </w:div>
            <w:div w:id="842205013">
              <w:marLeft w:val="480"/>
              <w:marRight w:val="0"/>
              <w:marTop w:val="0"/>
              <w:marBottom w:val="0"/>
              <w:divBdr>
                <w:top w:val="none" w:sz="0" w:space="0" w:color="auto"/>
                <w:left w:val="none" w:sz="0" w:space="0" w:color="auto"/>
                <w:bottom w:val="none" w:sz="0" w:space="0" w:color="auto"/>
                <w:right w:val="none" w:sz="0" w:space="0" w:color="auto"/>
              </w:divBdr>
            </w:div>
            <w:div w:id="842284570">
              <w:marLeft w:val="480"/>
              <w:marRight w:val="0"/>
              <w:marTop w:val="0"/>
              <w:marBottom w:val="0"/>
              <w:divBdr>
                <w:top w:val="none" w:sz="0" w:space="0" w:color="auto"/>
                <w:left w:val="none" w:sz="0" w:space="0" w:color="auto"/>
                <w:bottom w:val="none" w:sz="0" w:space="0" w:color="auto"/>
                <w:right w:val="none" w:sz="0" w:space="0" w:color="auto"/>
              </w:divBdr>
            </w:div>
            <w:div w:id="842286137">
              <w:marLeft w:val="480"/>
              <w:marRight w:val="0"/>
              <w:marTop w:val="0"/>
              <w:marBottom w:val="0"/>
              <w:divBdr>
                <w:top w:val="none" w:sz="0" w:space="0" w:color="auto"/>
                <w:left w:val="none" w:sz="0" w:space="0" w:color="auto"/>
                <w:bottom w:val="none" w:sz="0" w:space="0" w:color="auto"/>
                <w:right w:val="none" w:sz="0" w:space="0" w:color="auto"/>
              </w:divBdr>
            </w:div>
            <w:div w:id="842358109">
              <w:marLeft w:val="480"/>
              <w:marRight w:val="0"/>
              <w:marTop w:val="0"/>
              <w:marBottom w:val="0"/>
              <w:divBdr>
                <w:top w:val="none" w:sz="0" w:space="0" w:color="auto"/>
                <w:left w:val="none" w:sz="0" w:space="0" w:color="auto"/>
                <w:bottom w:val="none" w:sz="0" w:space="0" w:color="auto"/>
                <w:right w:val="none" w:sz="0" w:space="0" w:color="auto"/>
              </w:divBdr>
            </w:div>
            <w:div w:id="842429432">
              <w:marLeft w:val="480"/>
              <w:marRight w:val="0"/>
              <w:marTop w:val="0"/>
              <w:marBottom w:val="0"/>
              <w:divBdr>
                <w:top w:val="none" w:sz="0" w:space="0" w:color="auto"/>
                <w:left w:val="none" w:sz="0" w:space="0" w:color="auto"/>
                <w:bottom w:val="none" w:sz="0" w:space="0" w:color="auto"/>
                <w:right w:val="none" w:sz="0" w:space="0" w:color="auto"/>
              </w:divBdr>
            </w:div>
            <w:div w:id="842666611">
              <w:marLeft w:val="480"/>
              <w:marRight w:val="0"/>
              <w:marTop w:val="0"/>
              <w:marBottom w:val="0"/>
              <w:divBdr>
                <w:top w:val="none" w:sz="0" w:space="0" w:color="auto"/>
                <w:left w:val="none" w:sz="0" w:space="0" w:color="auto"/>
                <w:bottom w:val="none" w:sz="0" w:space="0" w:color="auto"/>
                <w:right w:val="none" w:sz="0" w:space="0" w:color="auto"/>
              </w:divBdr>
            </w:div>
            <w:div w:id="842668228">
              <w:marLeft w:val="480"/>
              <w:marRight w:val="0"/>
              <w:marTop w:val="0"/>
              <w:marBottom w:val="0"/>
              <w:divBdr>
                <w:top w:val="none" w:sz="0" w:space="0" w:color="auto"/>
                <w:left w:val="none" w:sz="0" w:space="0" w:color="auto"/>
                <w:bottom w:val="none" w:sz="0" w:space="0" w:color="auto"/>
                <w:right w:val="none" w:sz="0" w:space="0" w:color="auto"/>
              </w:divBdr>
            </w:div>
            <w:div w:id="842739286">
              <w:marLeft w:val="480"/>
              <w:marRight w:val="0"/>
              <w:marTop w:val="0"/>
              <w:marBottom w:val="0"/>
              <w:divBdr>
                <w:top w:val="none" w:sz="0" w:space="0" w:color="auto"/>
                <w:left w:val="none" w:sz="0" w:space="0" w:color="auto"/>
                <w:bottom w:val="none" w:sz="0" w:space="0" w:color="auto"/>
                <w:right w:val="none" w:sz="0" w:space="0" w:color="auto"/>
              </w:divBdr>
            </w:div>
            <w:div w:id="843011118">
              <w:marLeft w:val="480"/>
              <w:marRight w:val="0"/>
              <w:marTop w:val="0"/>
              <w:marBottom w:val="0"/>
              <w:divBdr>
                <w:top w:val="none" w:sz="0" w:space="0" w:color="auto"/>
                <w:left w:val="none" w:sz="0" w:space="0" w:color="auto"/>
                <w:bottom w:val="none" w:sz="0" w:space="0" w:color="auto"/>
                <w:right w:val="none" w:sz="0" w:space="0" w:color="auto"/>
              </w:divBdr>
            </w:div>
            <w:div w:id="843011980">
              <w:marLeft w:val="480"/>
              <w:marRight w:val="0"/>
              <w:marTop w:val="0"/>
              <w:marBottom w:val="0"/>
              <w:divBdr>
                <w:top w:val="none" w:sz="0" w:space="0" w:color="auto"/>
                <w:left w:val="none" w:sz="0" w:space="0" w:color="auto"/>
                <w:bottom w:val="none" w:sz="0" w:space="0" w:color="auto"/>
                <w:right w:val="none" w:sz="0" w:space="0" w:color="auto"/>
              </w:divBdr>
            </w:div>
            <w:div w:id="843012591">
              <w:marLeft w:val="480"/>
              <w:marRight w:val="0"/>
              <w:marTop w:val="0"/>
              <w:marBottom w:val="0"/>
              <w:divBdr>
                <w:top w:val="none" w:sz="0" w:space="0" w:color="auto"/>
                <w:left w:val="none" w:sz="0" w:space="0" w:color="auto"/>
                <w:bottom w:val="none" w:sz="0" w:space="0" w:color="auto"/>
                <w:right w:val="none" w:sz="0" w:space="0" w:color="auto"/>
              </w:divBdr>
            </w:div>
            <w:div w:id="843084117">
              <w:marLeft w:val="480"/>
              <w:marRight w:val="0"/>
              <w:marTop w:val="0"/>
              <w:marBottom w:val="0"/>
              <w:divBdr>
                <w:top w:val="none" w:sz="0" w:space="0" w:color="auto"/>
                <w:left w:val="none" w:sz="0" w:space="0" w:color="auto"/>
                <w:bottom w:val="none" w:sz="0" w:space="0" w:color="auto"/>
                <w:right w:val="none" w:sz="0" w:space="0" w:color="auto"/>
              </w:divBdr>
            </w:div>
            <w:div w:id="843394965">
              <w:marLeft w:val="480"/>
              <w:marRight w:val="0"/>
              <w:marTop w:val="0"/>
              <w:marBottom w:val="0"/>
              <w:divBdr>
                <w:top w:val="none" w:sz="0" w:space="0" w:color="auto"/>
                <w:left w:val="none" w:sz="0" w:space="0" w:color="auto"/>
                <w:bottom w:val="none" w:sz="0" w:space="0" w:color="auto"/>
                <w:right w:val="none" w:sz="0" w:space="0" w:color="auto"/>
              </w:divBdr>
            </w:div>
            <w:div w:id="843395597">
              <w:marLeft w:val="480"/>
              <w:marRight w:val="0"/>
              <w:marTop w:val="0"/>
              <w:marBottom w:val="0"/>
              <w:divBdr>
                <w:top w:val="none" w:sz="0" w:space="0" w:color="auto"/>
                <w:left w:val="none" w:sz="0" w:space="0" w:color="auto"/>
                <w:bottom w:val="none" w:sz="0" w:space="0" w:color="auto"/>
                <w:right w:val="none" w:sz="0" w:space="0" w:color="auto"/>
              </w:divBdr>
            </w:div>
            <w:div w:id="843594426">
              <w:marLeft w:val="480"/>
              <w:marRight w:val="0"/>
              <w:marTop w:val="0"/>
              <w:marBottom w:val="0"/>
              <w:divBdr>
                <w:top w:val="none" w:sz="0" w:space="0" w:color="auto"/>
                <w:left w:val="none" w:sz="0" w:space="0" w:color="auto"/>
                <w:bottom w:val="none" w:sz="0" w:space="0" w:color="auto"/>
                <w:right w:val="none" w:sz="0" w:space="0" w:color="auto"/>
              </w:divBdr>
            </w:div>
            <w:div w:id="843595844">
              <w:marLeft w:val="480"/>
              <w:marRight w:val="0"/>
              <w:marTop w:val="0"/>
              <w:marBottom w:val="0"/>
              <w:divBdr>
                <w:top w:val="none" w:sz="0" w:space="0" w:color="auto"/>
                <w:left w:val="none" w:sz="0" w:space="0" w:color="auto"/>
                <w:bottom w:val="none" w:sz="0" w:space="0" w:color="auto"/>
                <w:right w:val="none" w:sz="0" w:space="0" w:color="auto"/>
              </w:divBdr>
            </w:div>
            <w:div w:id="843780813">
              <w:marLeft w:val="480"/>
              <w:marRight w:val="0"/>
              <w:marTop w:val="0"/>
              <w:marBottom w:val="0"/>
              <w:divBdr>
                <w:top w:val="none" w:sz="0" w:space="0" w:color="auto"/>
                <w:left w:val="none" w:sz="0" w:space="0" w:color="auto"/>
                <w:bottom w:val="none" w:sz="0" w:space="0" w:color="auto"/>
                <w:right w:val="none" w:sz="0" w:space="0" w:color="auto"/>
              </w:divBdr>
            </w:div>
            <w:div w:id="843784159">
              <w:marLeft w:val="480"/>
              <w:marRight w:val="0"/>
              <w:marTop w:val="0"/>
              <w:marBottom w:val="0"/>
              <w:divBdr>
                <w:top w:val="none" w:sz="0" w:space="0" w:color="auto"/>
                <w:left w:val="none" w:sz="0" w:space="0" w:color="auto"/>
                <w:bottom w:val="none" w:sz="0" w:space="0" w:color="auto"/>
                <w:right w:val="none" w:sz="0" w:space="0" w:color="auto"/>
              </w:divBdr>
            </w:div>
            <w:div w:id="843787100">
              <w:marLeft w:val="480"/>
              <w:marRight w:val="0"/>
              <w:marTop w:val="0"/>
              <w:marBottom w:val="0"/>
              <w:divBdr>
                <w:top w:val="none" w:sz="0" w:space="0" w:color="auto"/>
                <w:left w:val="none" w:sz="0" w:space="0" w:color="auto"/>
                <w:bottom w:val="none" w:sz="0" w:space="0" w:color="auto"/>
                <w:right w:val="none" w:sz="0" w:space="0" w:color="auto"/>
              </w:divBdr>
            </w:div>
            <w:div w:id="843787122">
              <w:marLeft w:val="480"/>
              <w:marRight w:val="0"/>
              <w:marTop w:val="0"/>
              <w:marBottom w:val="0"/>
              <w:divBdr>
                <w:top w:val="none" w:sz="0" w:space="0" w:color="auto"/>
                <w:left w:val="none" w:sz="0" w:space="0" w:color="auto"/>
                <w:bottom w:val="none" w:sz="0" w:space="0" w:color="auto"/>
                <w:right w:val="none" w:sz="0" w:space="0" w:color="auto"/>
              </w:divBdr>
            </w:div>
            <w:div w:id="843787920">
              <w:marLeft w:val="480"/>
              <w:marRight w:val="0"/>
              <w:marTop w:val="0"/>
              <w:marBottom w:val="0"/>
              <w:divBdr>
                <w:top w:val="none" w:sz="0" w:space="0" w:color="auto"/>
                <w:left w:val="none" w:sz="0" w:space="0" w:color="auto"/>
                <w:bottom w:val="none" w:sz="0" w:space="0" w:color="auto"/>
                <w:right w:val="none" w:sz="0" w:space="0" w:color="auto"/>
              </w:divBdr>
            </w:div>
            <w:div w:id="843862889">
              <w:marLeft w:val="480"/>
              <w:marRight w:val="0"/>
              <w:marTop w:val="0"/>
              <w:marBottom w:val="0"/>
              <w:divBdr>
                <w:top w:val="none" w:sz="0" w:space="0" w:color="auto"/>
                <w:left w:val="none" w:sz="0" w:space="0" w:color="auto"/>
                <w:bottom w:val="none" w:sz="0" w:space="0" w:color="auto"/>
                <w:right w:val="none" w:sz="0" w:space="0" w:color="auto"/>
              </w:divBdr>
            </w:div>
            <w:div w:id="843863739">
              <w:marLeft w:val="480"/>
              <w:marRight w:val="0"/>
              <w:marTop w:val="0"/>
              <w:marBottom w:val="0"/>
              <w:divBdr>
                <w:top w:val="none" w:sz="0" w:space="0" w:color="auto"/>
                <w:left w:val="none" w:sz="0" w:space="0" w:color="auto"/>
                <w:bottom w:val="none" w:sz="0" w:space="0" w:color="auto"/>
                <w:right w:val="none" w:sz="0" w:space="0" w:color="auto"/>
              </w:divBdr>
            </w:div>
            <w:div w:id="843864286">
              <w:marLeft w:val="480"/>
              <w:marRight w:val="0"/>
              <w:marTop w:val="0"/>
              <w:marBottom w:val="0"/>
              <w:divBdr>
                <w:top w:val="none" w:sz="0" w:space="0" w:color="auto"/>
                <w:left w:val="none" w:sz="0" w:space="0" w:color="auto"/>
                <w:bottom w:val="none" w:sz="0" w:space="0" w:color="auto"/>
                <w:right w:val="none" w:sz="0" w:space="0" w:color="auto"/>
              </w:divBdr>
            </w:div>
            <w:div w:id="844126947">
              <w:marLeft w:val="480"/>
              <w:marRight w:val="0"/>
              <w:marTop w:val="0"/>
              <w:marBottom w:val="0"/>
              <w:divBdr>
                <w:top w:val="none" w:sz="0" w:space="0" w:color="auto"/>
                <w:left w:val="none" w:sz="0" w:space="0" w:color="auto"/>
                <w:bottom w:val="none" w:sz="0" w:space="0" w:color="auto"/>
                <w:right w:val="none" w:sz="0" w:space="0" w:color="auto"/>
              </w:divBdr>
            </w:div>
            <w:div w:id="844134176">
              <w:marLeft w:val="480"/>
              <w:marRight w:val="0"/>
              <w:marTop w:val="0"/>
              <w:marBottom w:val="0"/>
              <w:divBdr>
                <w:top w:val="none" w:sz="0" w:space="0" w:color="auto"/>
                <w:left w:val="none" w:sz="0" w:space="0" w:color="auto"/>
                <w:bottom w:val="none" w:sz="0" w:space="0" w:color="auto"/>
                <w:right w:val="none" w:sz="0" w:space="0" w:color="auto"/>
              </w:divBdr>
            </w:div>
            <w:div w:id="844248825">
              <w:marLeft w:val="480"/>
              <w:marRight w:val="0"/>
              <w:marTop w:val="0"/>
              <w:marBottom w:val="0"/>
              <w:divBdr>
                <w:top w:val="none" w:sz="0" w:space="0" w:color="auto"/>
                <w:left w:val="none" w:sz="0" w:space="0" w:color="auto"/>
                <w:bottom w:val="none" w:sz="0" w:space="0" w:color="auto"/>
                <w:right w:val="none" w:sz="0" w:space="0" w:color="auto"/>
              </w:divBdr>
            </w:div>
            <w:div w:id="844252096">
              <w:marLeft w:val="480"/>
              <w:marRight w:val="0"/>
              <w:marTop w:val="0"/>
              <w:marBottom w:val="0"/>
              <w:divBdr>
                <w:top w:val="none" w:sz="0" w:space="0" w:color="auto"/>
                <w:left w:val="none" w:sz="0" w:space="0" w:color="auto"/>
                <w:bottom w:val="none" w:sz="0" w:space="0" w:color="auto"/>
                <w:right w:val="none" w:sz="0" w:space="0" w:color="auto"/>
              </w:divBdr>
            </w:div>
            <w:div w:id="844595036">
              <w:marLeft w:val="480"/>
              <w:marRight w:val="0"/>
              <w:marTop w:val="0"/>
              <w:marBottom w:val="0"/>
              <w:divBdr>
                <w:top w:val="none" w:sz="0" w:space="0" w:color="auto"/>
                <w:left w:val="none" w:sz="0" w:space="0" w:color="auto"/>
                <w:bottom w:val="none" w:sz="0" w:space="0" w:color="auto"/>
                <w:right w:val="none" w:sz="0" w:space="0" w:color="auto"/>
              </w:divBdr>
            </w:div>
            <w:div w:id="844709436">
              <w:marLeft w:val="480"/>
              <w:marRight w:val="0"/>
              <w:marTop w:val="0"/>
              <w:marBottom w:val="0"/>
              <w:divBdr>
                <w:top w:val="none" w:sz="0" w:space="0" w:color="auto"/>
                <w:left w:val="none" w:sz="0" w:space="0" w:color="auto"/>
                <w:bottom w:val="none" w:sz="0" w:space="0" w:color="auto"/>
                <w:right w:val="none" w:sz="0" w:space="0" w:color="auto"/>
              </w:divBdr>
            </w:div>
            <w:div w:id="844783391">
              <w:marLeft w:val="480"/>
              <w:marRight w:val="0"/>
              <w:marTop w:val="0"/>
              <w:marBottom w:val="0"/>
              <w:divBdr>
                <w:top w:val="none" w:sz="0" w:space="0" w:color="auto"/>
                <w:left w:val="none" w:sz="0" w:space="0" w:color="auto"/>
                <w:bottom w:val="none" w:sz="0" w:space="0" w:color="auto"/>
                <w:right w:val="none" w:sz="0" w:space="0" w:color="auto"/>
              </w:divBdr>
            </w:div>
            <w:div w:id="844786167">
              <w:marLeft w:val="480"/>
              <w:marRight w:val="0"/>
              <w:marTop w:val="0"/>
              <w:marBottom w:val="0"/>
              <w:divBdr>
                <w:top w:val="none" w:sz="0" w:space="0" w:color="auto"/>
                <w:left w:val="none" w:sz="0" w:space="0" w:color="auto"/>
                <w:bottom w:val="none" w:sz="0" w:space="0" w:color="auto"/>
                <w:right w:val="none" w:sz="0" w:space="0" w:color="auto"/>
              </w:divBdr>
            </w:div>
            <w:div w:id="844906922">
              <w:marLeft w:val="480"/>
              <w:marRight w:val="0"/>
              <w:marTop w:val="0"/>
              <w:marBottom w:val="0"/>
              <w:divBdr>
                <w:top w:val="none" w:sz="0" w:space="0" w:color="auto"/>
                <w:left w:val="none" w:sz="0" w:space="0" w:color="auto"/>
                <w:bottom w:val="none" w:sz="0" w:space="0" w:color="auto"/>
                <w:right w:val="none" w:sz="0" w:space="0" w:color="auto"/>
              </w:divBdr>
            </w:div>
            <w:div w:id="844976770">
              <w:marLeft w:val="480"/>
              <w:marRight w:val="0"/>
              <w:marTop w:val="0"/>
              <w:marBottom w:val="0"/>
              <w:divBdr>
                <w:top w:val="none" w:sz="0" w:space="0" w:color="auto"/>
                <w:left w:val="none" w:sz="0" w:space="0" w:color="auto"/>
                <w:bottom w:val="none" w:sz="0" w:space="0" w:color="auto"/>
                <w:right w:val="none" w:sz="0" w:space="0" w:color="auto"/>
              </w:divBdr>
            </w:div>
            <w:div w:id="845025195">
              <w:marLeft w:val="480"/>
              <w:marRight w:val="0"/>
              <w:marTop w:val="0"/>
              <w:marBottom w:val="0"/>
              <w:divBdr>
                <w:top w:val="none" w:sz="0" w:space="0" w:color="auto"/>
                <w:left w:val="none" w:sz="0" w:space="0" w:color="auto"/>
                <w:bottom w:val="none" w:sz="0" w:space="0" w:color="auto"/>
                <w:right w:val="none" w:sz="0" w:space="0" w:color="auto"/>
              </w:divBdr>
            </w:div>
            <w:div w:id="845052633">
              <w:marLeft w:val="480"/>
              <w:marRight w:val="0"/>
              <w:marTop w:val="0"/>
              <w:marBottom w:val="0"/>
              <w:divBdr>
                <w:top w:val="none" w:sz="0" w:space="0" w:color="auto"/>
                <w:left w:val="none" w:sz="0" w:space="0" w:color="auto"/>
                <w:bottom w:val="none" w:sz="0" w:space="0" w:color="auto"/>
                <w:right w:val="none" w:sz="0" w:space="0" w:color="auto"/>
              </w:divBdr>
            </w:div>
            <w:div w:id="845096091">
              <w:marLeft w:val="480"/>
              <w:marRight w:val="0"/>
              <w:marTop w:val="0"/>
              <w:marBottom w:val="0"/>
              <w:divBdr>
                <w:top w:val="none" w:sz="0" w:space="0" w:color="auto"/>
                <w:left w:val="none" w:sz="0" w:space="0" w:color="auto"/>
                <w:bottom w:val="none" w:sz="0" w:space="0" w:color="auto"/>
                <w:right w:val="none" w:sz="0" w:space="0" w:color="auto"/>
              </w:divBdr>
            </w:div>
            <w:div w:id="845368126">
              <w:marLeft w:val="480"/>
              <w:marRight w:val="0"/>
              <w:marTop w:val="0"/>
              <w:marBottom w:val="0"/>
              <w:divBdr>
                <w:top w:val="none" w:sz="0" w:space="0" w:color="auto"/>
                <w:left w:val="none" w:sz="0" w:space="0" w:color="auto"/>
                <w:bottom w:val="none" w:sz="0" w:space="0" w:color="auto"/>
                <w:right w:val="none" w:sz="0" w:space="0" w:color="auto"/>
              </w:divBdr>
            </w:div>
            <w:div w:id="845440511">
              <w:marLeft w:val="480"/>
              <w:marRight w:val="0"/>
              <w:marTop w:val="0"/>
              <w:marBottom w:val="0"/>
              <w:divBdr>
                <w:top w:val="none" w:sz="0" w:space="0" w:color="auto"/>
                <w:left w:val="none" w:sz="0" w:space="0" w:color="auto"/>
                <w:bottom w:val="none" w:sz="0" w:space="0" w:color="auto"/>
                <w:right w:val="none" w:sz="0" w:space="0" w:color="auto"/>
              </w:divBdr>
            </w:div>
            <w:div w:id="845708589">
              <w:marLeft w:val="480"/>
              <w:marRight w:val="0"/>
              <w:marTop w:val="0"/>
              <w:marBottom w:val="0"/>
              <w:divBdr>
                <w:top w:val="none" w:sz="0" w:space="0" w:color="auto"/>
                <w:left w:val="none" w:sz="0" w:space="0" w:color="auto"/>
                <w:bottom w:val="none" w:sz="0" w:space="0" w:color="auto"/>
                <w:right w:val="none" w:sz="0" w:space="0" w:color="auto"/>
              </w:divBdr>
            </w:div>
            <w:div w:id="845898642">
              <w:marLeft w:val="480"/>
              <w:marRight w:val="0"/>
              <w:marTop w:val="0"/>
              <w:marBottom w:val="0"/>
              <w:divBdr>
                <w:top w:val="none" w:sz="0" w:space="0" w:color="auto"/>
                <w:left w:val="none" w:sz="0" w:space="0" w:color="auto"/>
                <w:bottom w:val="none" w:sz="0" w:space="0" w:color="auto"/>
                <w:right w:val="none" w:sz="0" w:space="0" w:color="auto"/>
              </w:divBdr>
            </w:div>
            <w:div w:id="846021293">
              <w:marLeft w:val="480"/>
              <w:marRight w:val="0"/>
              <w:marTop w:val="0"/>
              <w:marBottom w:val="0"/>
              <w:divBdr>
                <w:top w:val="none" w:sz="0" w:space="0" w:color="auto"/>
                <w:left w:val="none" w:sz="0" w:space="0" w:color="auto"/>
                <w:bottom w:val="none" w:sz="0" w:space="0" w:color="auto"/>
                <w:right w:val="none" w:sz="0" w:space="0" w:color="auto"/>
              </w:divBdr>
            </w:div>
            <w:div w:id="846093262">
              <w:marLeft w:val="480"/>
              <w:marRight w:val="0"/>
              <w:marTop w:val="0"/>
              <w:marBottom w:val="0"/>
              <w:divBdr>
                <w:top w:val="none" w:sz="0" w:space="0" w:color="auto"/>
                <w:left w:val="none" w:sz="0" w:space="0" w:color="auto"/>
                <w:bottom w:val="none" w:sz="0" w:space="0" w:color="auto"/>
                <w:right w:val="none" w:sz="0" w:space="0" w:color="auto"/>
              </w:divBdr>
            </w:div>
            <w:div w:id="846213769">
              <w:marLeft w:val="480"/>
              <w:marRight w:val="0"/>
              <w:marTop w:val="0"/>
              <w:marBottom w:val="0"/>
              <w:divBdr>
                <w:top w:val="none" w:sz="0" w:space="0" w:color="auto"/>
                <w:left w:val="none" w:sz="0" w:space="0" w:color="auto"/>
                <w:bottom w:val="none" w:sz="0" w:space="0" w:color="auto"/>
                <w:right w:val="none" w:sz="0" w:space="0" w:color="auto"/>
              </w:divBdr>
            </w:div>
            <w:div w:id="846216515">
              <w:marLeft w:val="480"/>
              <w:marRight w:val="0"/>
              <w:marTop w:val="0"/>
              <w:marBottom w:val="0"/>
              <w:divBdr>
                <w:top w:val="none" w:sz="0" w:space="0" w:color="auto"/>
                <w:left w:val="none" w:sz="0" w:space="0" w:color="auto"/>
                <w:bottom w:val="none" w:sz="0" w:space="0" w:color="auto"/>
                <w:right w:val="none" w:sz="0" w:space="0" w:color="auto"/>
              </w:divBdr>
            </w:div>
            <w:div w:id="846290769">
              <w:marLeft w:val="480"/>
              <w:marRight w:val="0"/>
              <w:marTop w:val="0"/>
              <w:marBottom w:val="0"/>
              <w:divBdr>
                <w:top w:val="none" w:sz="0" w:space="0" w:color="auto"/>
                <w:left w:val="none" w:sz="0" w:space="0" w:color="auto"/>
                <w:bottom w:val="none" w:sz="0" w:space="0" w:color="auto"/>
                <w:right w:val="none" w:sz="0" w:space="0" w:color="auto"/>
              </w:divBdr>
            </w:div>
            <w:div w:id="846291903">
              <w:marLeft w:val="480"/>
              <w:marRight w:val="0"/>
              <w:marTop w:val="0"/>
              <w:marBottom w:val="0"/>
              <w:divBdr>
                <w:top w:val="none" w:sz="0" w:space="0" w:color="auto"/>
                <w:left w:val="none" w:sz="0" w:space="0" w:color="auto"/>
                <w:bottom w:val="none" w:sz="0" w:space="0" w:color="auto"/>
                <w:right w:val="none" w:sz="0" w:space="0" w:color="auto"/>
              </w:divBdr>
            </w:div>
            <w:div w:id="846362257">
              <w:marLeft w:val="480"/>
              <w:marRight w:val="0"/>
              <w:marTop w:val="0"/>
              <w:marBottom w:val="0"/>
              <w:divBdr>
                <w:top w:val="none" w:sz="0" w:space="0" w:color="auto"/>
                <w:left w:val="none" w:sz="0" w:space="0" w:color="auto"/>
                <w:bottom w:val="none" w:sz="0" w:space="0" w:color="auto"/>
                <w:right w:val="none" w:sz="0" w:space="0" w:color="auto"/>
              </w:divBdr>
            </w:div>
            <w:div w:id="846404800">
              <w:marLeft w:val="480"/>
              <w:marRight w:val="0"/>
              <w:marTop w:val="0"/>
              <w:marBottom w:val="0"/>
              <w:divBdr>
                <w:top w:val="none" w:sz="0" w:space="0" w:color="auto"/>
                <w:left w:val="none" w:sz="0" w:space="0" w:color="auto"/>
                <w:bottom w:val="none" w:sz="0" w:space="0" w:color="auto"/>
                <w:right w:val="none" w:sz="0" w:space="0" w:color="auto"/>
              </w:divBdr>
            </w:div>
            <w:div w:id="846484960">
              <w:marLeft w:val="480"/>
              <w:marRight w:val="0"/>
              <w:marTop w:val="0"/>
              <w:marBottom w:val="0"/>
              <w:divBdr>
                <w:top w:val="none" w:sz="0" w:space="0" w:color="auto"/>
                <w:left w:val="none" w:sz="0" w:space="0" w:color="auto"/>
                <w:bottom w:val="none" w:sz="0" w:space="0" w:color="auto"/>
                <w:right w:val="none" w:sz="0" w:space="0" w:color="auto"/>
              </w:divBdr>
            </w:div>
            <w:div w:id="846557856">
              <w:marLeft w:val="480"/>
              <w:marRight w:val="0"/>
              <w:marTop w:val="0"/>
              <w:marBottom w:val="0"/>
              <w:divBdr>
                <w:top w:val="none" w:sz="0" w:space="0" w:color="auto"/>
                <w:left w:val="none" w:sz="0" w:space="0" w:color="auto"/>
                <w:bottom w:val="none" w:sz="0" w:space="0" w:color="auto"/>
                <w:right w:val="none" w:sz="0" w:space="0" w:color="auto"/>
              </w:divBdr>
            </w:div>
            <w:div w:id="846596318">
              <w:marLeft w:val="480"/>
              <w:marRight w:val="0"/>
              <w:marTop w:val="0"/>
              <w:marBottom w:val="0"/>
              <w:divBdr>
                <w:top w:val="none" w:sz="0" w:space="0" w:color="auto"/>
                <w:left w:val="none" w:sz="0" w:space="0" w:color="auto"/>
                <w:bottom w:val="none" w:sz="0" w:space="0" w:color="auto"/>
                <w:right w:val="none" w:sz="0" w:space="0" w:color="auto"/>
              </w:divBdr>
            </w:div>
            <w:div w:id="846599650">
              <w:marLeft w:val="480"/>
              <w:marRight w:val="0"/>
              <w:marTop w:val="0"/>
              <w:marBottom w:val="0"/>
              <w:divBdr>
                <w:top w:val="none" w:sz="0" w:space="0" w:color="auto"/>
                <w:left w:val="none" w:sz="0" w:space="0" w:color="auto"/>
                <w:bottom w:val="none" w:sz="0" w:space="0" w:color="auto"/>
                <w:right w:val="none" w:sz="0" w:space="0" w:color="auto"/>
              </w:divBdr>
            </w:div>
            <w:div w:id="846676934">
              <w:marLeft w:val="480"/>
              <w:marRight w:val="0"/>
              <w:marTop w:val="0"/>
              <w:marBottom w:val="0"/>
              <w:divBdr>
                <w:top w:val="none" w:sz="0" w:space="0" w:color="auto"/>
                <w:left w:val="none" w:sz="0" w:space="0" w:color="auto"/>
                <w:bottom w:val="none" w:sz="0" w:space="0" w:color="auto"/>
                <w:right w:val="none" w:sz="0" w:space="0" w:color="auto"/>
              </w:divBdr>
            </w:div>
            <w:div w:id="846755225">
              <w:marLeft w:val="480"/>
              <w:marRight w:val="0"/>
              <w:marTop w:val="0"/>
              <w:marBottom w:val="0"/>
              <w:divBdr>
                <w:top w:val="none" w:sz="0" w:space="0" w:color="auto"/>
                <w:left w:val="none" w:sz="0" w:space="0" w:color="auto"/>
                <w:bottom w:val="none" w:sz="0" w:space="0" w:color="auto"/>
                <w:right w:val="none" w:sz="0" w:space="0" w:color="auto"/>
              </w:divBdr>
            </w:div>
            <w:div w:id="846868734">
              <w:marLeft w:val="480"/>
              <w:marRight w:val="0"/>
              <w:marTop w:val="0"/>
              <w:marBottom w:val="0"/>
              <w:divBdr>
                <w:top w:val="none" w:sz="0" w:space="0" w:color="auto"/>
                <w:left w:val="none" w:sz="0" w:space="0" w:color="auto"/>
                <w:bottom w:val="none" w:sz="0" w:space="0" w:color="auto"/>
                <w:right w:val="none" w:sz="0" w:space="0" w:color="auto"/>
              </w:divBdr>
            </w:div>
            <w:div w:id="846868894">
              <w:marLeft w:val="480"/>
              <w:marRight w:val="0"/>
              <w:marTop w:val="0"/>
              <w:marBottom w:val="0"/>
              <w:divBdr>
                <w:top w:val="none" w:sz="0" w:space="0" w:color="auto"/>
                <w:left w:val="none" w:sz="0" w:space="0" w:color="auto"/>
                <w:bottom w:val="none" w:sz="0" w:space="0" w:color="auto"/>
                <w:right w:val="none" w:sz="0" w:space="0" w:color="auto"/>
              </w:divBdr>
            </w:div>
            <w:div w:id="846946744">
              <w:marLeft w:val="480"/>
              <w:marRight w:val="0"/>
              <w:marTop w:val="0"/>
              <w:marBottom w:val="0"/>
              <w:divBdr>
                <w:top w:val="none" w:sz="0" w:space="0" w:color="auto"/>
                <w:left w:val="none" w:sz="0" w:space="0" w:color="auto"/>
                <w:bottom w:val="none" w:sz="0" w:space="0" w:color="auto"/>
                <w:right w:val="none" w:sz="0" w:space="0" w:color="auto"/>
              </w:divBdr>
            </w:div>
            <w:div w:id="846946986">
              <w:marLeft w:val="480"/>
              <w:marRight w:val="0"/>
              <w:marTop w:val="0"/>
              <w:marBottom w:val="0"/>
              <w:divBdr>
                <w:top w:val="none" w:sz="0" w:space="0" w:color="auto"/>
                <w:left w:val="none" w:sz="0" w:space="0" w:color="auto"/>
                <w:bottom w:val="none" w:sz="0" w:space="0" w:color="auto"/>
                <w:right w:val="none" w:sz="0" w:space="0" w:color="auto"/>
              </w:divBdr>
            </w:div>
            <w:div w:id="847060040">
              <w:marLeft w:val="480"/>
              <w:marRight w:val="0"/>
              <w:marTop w:val="0"/>
              <w:marBottom w:val="0"/>
              <w:divBdr>
                <w:top w:val="none" w:sz="0" w:space="0" w:color="auto"/>
                <w:left w:val="none" w:sz="0" w:space="0" w:color="auto"/>
                <w:bottom w:val="none" w:sz="0" w:space="0" w:color="auto"/>
                <w:right w:val="none" w:sz="0" w:space="0" w:color="auto"/>
              </w:divBdr>
            </w:div>
            <w:div w:id="847211623">
              <w:marLeft w:val="480"/>
              <w:marRight w:val="0"/>
              <w:marTop w:val="0"/>
              <w:marBottom w:val="0"/>
              <w:divBdr>
                <w:top w:val="none" w:sz="0" w:space="0" w:color="auto"/>
                <w:left w:val="none" w:sz="0" w:space="0" w:color="auto"/>
                <w:bottom w:val="none" w:sz="0" w:space="0" w:color="auto"/>
                <w:right w:val="none" w:sz="0" w:space="0" w:color="auto"/>
              </w:divBdr>
            </w:div>
            <w:div w:id="847254606">
              <w:marLeft w:val="480"/>
              <w:marRight w:val="0"/>
              <w:marTop w:val="0"/>
              <w:marBottom w:val="0"/>
              <w:divBdr>
                <w:top w:val="none" w:sz="0" w:space="0" w:color="auto"/>
                <w:left w:val="none" w:sz="0" w:space="0" w:color="auto"/>
                <w:bottom w:val="none" w:sz="0" w:space="0" w:color="auto"/>
                <w:right w:val="none" w:sz="0" w:space="0" w:color="auto"/>
              </w:divBdr>
            </w:div>
            <w:div w:id="847334138">
              <w:marLeft w:val="480"/>
              <w:marRight w:val="0"/>
              <w:marTop w:val="0"/>
              <w:marBottom w:val="0"/>
              <w:divBdr>
                <w:top w:val="none" w:sz="0" w:space="0" w:color="auto"/>
                <w:left w:val="none" w:sz="0" w:space="0" w:color="auto"/>
                <w:bottom w:val="none" w:sz="0" w:space="0" w:color="auto"/>
                <w:right w:val="none" w:sz="0" w:space="0" w:color="auto"/>
              </w:divBdr>
            </w:div>
            <w:div w:id="847600056">
              <w:marLeft w:val="480"/>
              <w:marRight w:val="0"/>
              <w:marTop w:val="0"/>
              <w:marBottom w:val="0"/>
              <w:divBdr>
                <w:top w:val="none" w:sz="0" w:space="0" w:color="auto"/>
                <w:left w:val="none" w:sz="0" w:space="0" w:color="auto"/>
                <w:bottom w:val="none" w:sz="0" w:space="0" w:color="auto"/>
                <w:right w:val="none" w:sz="0" w:space="0" w:color="auto"/>
              </w:divBdr>
            </w:div>
            <w:div w:id="847644434">
              <w:marLeft w:val="480"/>
              <w:marRight w:val="0"/>
              <w:marTop w:val="0"/>
              <w:marBottom w:val="0"/>
              <w:divBdr>
                <w:top w:val="none" w:sz="0" w:space="0" w:color="auto"/>
                <w:left w:val="none" w:sz="0" w:space="0" w:color="auto"/>
                <w:bottom w:val="none" w:sz="0" w:space="0" w:color="auto"/>
                <w:right w:val="none" w:sz="0" w:space="0" w:color="auto"/>
              </w:divBdr>
            </w:div>
            <w:div w:id="847719366">
              <w:marLeft w:val="480"/>
              <w:marRight w:val="0"/>
              <w:marTop w:val="0"/>
              <w:marBottom w:val="0"/>
              <w:divBdr>
                <w:top w:val="none" w:sz="0" w:space="0" w:color="auto"/>
                <w:left w:val="none" w:sz="0" w:space="0" w:color="auto"/>
                <w:bottom w:val="none" w:sz="0" w:space="0" w:color="auto"/>
                <w:right w:val="none" w:sz="0" w:space="0" w:color="auto"/>
              </w:divBdr>
            </w:div>
            <w:div w:id="847867390">
              <w:marLeft w:val="480"/>
              <w:marRight w:val="0"/>
              <w:marTop w:val="0"/>
              <w:marBottom w:val="0"/>
              <w:divBdr>
                <w:top w:val="none" w:sz="0" w:space="0" w:color="auto"/>
                <w:left w:val="none" w:sz="0" w:space="0" w:color="auto"/>
                <w:bottom w:val="none" w:sz="0" w:space="0" w:color="auto"/>
                <w:right w:val="none" w:sz="0" w:space="0" w:color="auto"/>
              </w:divBdr>
            </w:div>
            <w:div w:id="847869714">
              <w:marLeft w:val="480"/>
              <w:marRight w:val="0"/>
              <w:marTop w:val="0"/>
              <w:marBottom w:val="0"/>
              <w:divBdr>
                <w:top w:val="none" w:sz="0" w:space="0" w:color="auto"/>
                <w:left w:val="none" w:sz="0" w:space="0" w:color="auto"/>
                <w:bottom w:val="none" w:sz="0" w:space="0" w:color="auto"/>
                <w:right w:val="none" w:sz="0" w:space="0" w:color="auto"/>
              </w:divBdr>
            </w:div>
            <w:div w:id="847907853">
              <w:marLeft w:val="480"/>
              <w:marRight w:val="0"/>
              <w:marTop w:val="0"/>
              <w:marBottom w:val="0"/>
              <w:divBdr>
                <w:top w:val="none" w:sz="0" w:space="0" w:color="auto"/>
                <w:left w:val="none" w:sz="0" w:space="0" w:color="auto"/>
                <w:bottom w:val="none" w:sz="0" w:space="0" w:color="auto"/>
                <w:right w:val="none" w:sz="0" w:space="0" w:color="auto"/>
              </w:divBdr>
            </w:div>
            <w:div w:id="847985151">
              <w:marLeft w:val="480"/>
              <w:marRight w:val="0"/>
              <w:marTop w:val="0"/>
              <w:marBottom w:val="0"/>
              <w:divBdr>
                <w:top w:val="none" w:sz="0" w:space="0" w:color="auto"/>
                <w:left w:val="none" w:sz="0" w:space="0" w:color="auto"/>
                <w:bottom w:val="none" w:sz="0" w:space="0" w:color="auto"/>
                <w:right w:val="none" w:sz="0" w:space="0" w:color="auto"/>
              </w:divBdr>
            </w:div>
            <w:div w:id="848056192">
              <w:marLeft w:val="480"/>
              <w:marRight w:val="0"/>
              <w:marTop w:val="0"/>
              <w:marBottom w:val="0"/>
              <w:divBdr>
                <w:top w:val="none" w:sz="0" w:space="0" w:color="auto"/>
                <w:left w:val="none" w:sz="0" w:space="0" w:color="auto"/>
                <w:bottom w:val="none" w:sz="0" w:space="0" w:color="auto"/>
                <w:right w:val="none" w:sz="0" w:space="0" w:color="auto"/>
              </w:divBdr>
            </w:div>
            <w:div w:id="848132984">
              <w:marLeft w:val="480"/>
              <w:marRight w:val="0"/>
              <w:marTop w:val="0"/>
              <w:marBottom w:val="0"/>
              <w:divBdr>
                <w:top w:val="none" w:sz="0" w:space="0" w:color="auto"/>
                <w:left w:val="none" w:sz="0" w:space="0" w:color="auto"/>
                <w:bottom w:val="none" w:sz="0" w:space="0" w:color="auto"/>
                <w:right w:val="none" w:sz="0" w:space="0" w:color="auto"/>
              </w:divBdr>
            </w:div>
            <w:div w:id="848253501">
              <w:marLeft w:val="480"/>
              <w:marRight w:val="0"/>
              <w:marTop w:val="0"/>
              <w:marBottom w:val="0"/>
              <w:divBdr>
                <w:top w:val="none" w:sz="0" w:space="0" w:color="auto"/>
                <w:left w:val="none" w:sz="0" w:space="0" w:color="auto"/>
                <w:bottom w:val="none" w:sz="0" w:space="0" w:color="auto"/>
                <w:right w:val="none" w:sz="0" w:space="0" w:color="auto"/>
              </w:divBdr>
            </w:div>
            <w:div w:id="848256373">
              <w:marLeft w:val="480"/>
              <w:marRight w:val="0"/>
              <w:marTop w:val="0"/>
              <w:marBottom w:val="0"/>
              <w:divBdr>
                <w:top w:val="none" w:sz="0" w:space="0" w:color="auto"/>
                <w:left w:val="none" w:sz="0" w:space="0" w:color="auto"/>
                <w:bottom w:val="none" w:sz="0" w:space="0" w:color="auto"/>
                <w:right w:val="none" w:sz="0" w:space="0" w:color="auto"/>
              </w:divBdr>
            </w:div>
            <w:div w:id="848257754">
              <w:marLeft w:val="480"/>
              <w:marRight w:val="0"/>
              <w:marTop w:val="0"/>
              <w:marBottom w:val="0"/>
              <w:divBdr>
                <w:top w:val="none" w:sz="0" w:space="0" w:color="auto"/>
                <w:left w:val="none" w:sz="0" w:space="0" w:color="auto"/>
                <w:bottom w:val="none" w:sz="0" w:space="0" w:color="auto"/>
                <w:right w:val="none" w:sz="0" w:space="0" w:color="auto"/>
              </w:divBdr>
            </w:div>
            <w:div w:id="848301758">
              <w:marLeft w:val="480"/>
              <w:marRight w:val="0"/>
              <w:marTop w:val="0"/>
              <w:marBottom w:val="0"/>
              <w:divBdr>
                <w:top w:val="none" w:sz="0" w:space="0" w:color="auto"/>
                <w:left w:val="none" w:sz="0" w:space="0" w:color="auto"/>
                <w:bottom w:val="none" w:sz="0" w:space="0" w:color="auto"/>
                <w:right w:val="none" w:sz="0" w:space="0" w:color="auto"/>
              </w:divBdr>
            </w:div>
            <w:div w:id="848330381">
              <w:marLeft w:val="480"/>
              <w:marRight w:val="0"/>
              <w:marTop w:val="0"/>
              <w:marBottom w:val="0"/>
              <w:divBdr>
                <w:top w:val="none" w:sz="0" w:space="0" w:color="auto"/>
                <w:left w:val="none" w:sz="0" w:space="0" w:color="auto"/>
                <w:bottom w:val="none" w:sz="0" w:space="0" w:color="auto"/>
                <w:right w:val="none" w:sz="0" w:space="0" w:color="auto"/>
              </w:divBdr>
            </w:div>
            <w:div w:id="848372749">
              <w:marLeft w:val="480"/>
              <w:marRight w:val="0"/>
              <w:marTop w:val="0"/>
              <w:marBottom w:val="0"/>
              <w:divBdr>
                <w:top w:val="none" w:sz="0" w:space="0" w:color="auto"/>
                <w:left w:val="none" w:sz="0" w:space="0" w:color="auto"/>
                <w:bottom w:val="none" w:sz="0" w:space="0" w:color="auto"/>
                <w:right w:val="none" w:sz="0" w:space="0" w:color="auto"/>
              </w:divBdr>
            </w:div>
            <w:div w:id="848372806">
              <w:marLeft w:val="480"/>
              <w:marRight w:val="0"/>
              <w:marTop w:val="0"/>
              <w:marBottom w:val="0"/>
              <w:divBdr>
                <w:top w:val="none" w:sz="0" w:space="0" w:color="auto"/>
                <w:left w:val="none" w:sz="0" w:space="0" w:color="auto"/>
                <w:bottom w:val="none" w:sz="0" w:space="0" w:color="auto"/>
                <w:right w:val="none" w:sz="0" w:space="0" w:color="auto"/>
              </w:divBdr>
            </w:div>
            <w:div w:id="848449737">
              <w:marLeft w:val="480"/>
              <w:marRight w:val="0"/>
              <w:marTop w:val="0"/>
              <w:marBottom w:val="0"/>
              <w:divBdr>
                <w:top w:val="none" w:sz="0" w:space="0" w:color="auto"/>
                <w:left w:val="none" w:sz="0" w:space="0" w:color="auto"/>
                <w:bottom w:val="none" w:sz="0" w:space="0" w:color="auto"/>
                <w:right w:val="none" w:sz="0" w:space="0" w:color="auto"/>
              </w:divBdr>
            </w:div>
            <w:div w:id="848451514">
              <w:marLeft w:val="480"/>
              <w:marRight w:val="0"/>
              <w:marTop w:val="0"/>
              <w:marBottom w:val="0"/>
              <w:divBdr>
                <w:top w:val="none" w:sz="0" w:space="0" w:color="auto"/>
                <w:left w:val="none" w:sz="0" w:space="0" w:color="auto"/>
                <w:bottom w:val="none" w:sz="0" w:space="0" w:color="auto"/>
                <w:right w:val="none" w:sz="0" w:space="0" w:color="auto"/>
              </w:divBdr>
            </w:div>
            <w:div w:id="848521365">
              <w:marLeft w:val="480"/>
              <w:marRight w:val="0"/>
              <w:marTop w:val="0"/>
              <w:marBottom w:val="0"/>
              <w:divBdr>
                <w:top w:val="none" w:sz="0" w:space="0" w:color="auto"/>
                <w:left w:val="none" w:sz="0" w:space="0" w:color="auto"/>
                <w:bottom w:val="none" w:sz="0" w:space="0" w:color="auto"/>
                <w:right w:val="none" w:sz="0" w:space="0" w:color="auto"/>
              </w:divBdr>
            </w:div>
            <w:div w:id="848638432">
              <w:marLeft w:val="480"/>
              <w:marRight w:val="0"/>
              <w:marTop w:val="0"/>
              <w:marBottom w:val="0"/>
              <w:divBdr>
                <w:top w:val="none" w:sz="0" w:space="0" w:color="auto"/>
                <w:left w:val="none" w:sz="0" w:space="0" w:color="auto"/>
                <w:bottom w:val="none" w:sz="0" w:space="0" w:color="auto"/>
                <w:right w:val="none" w:sz="0" w:space="0" w:color="auto"/>
              </w:divBdr>
            </w:div>
            <w:div w:id="848834527">
              <w:marLeft w:val="480"/>
              <w:marRight w:val="0"/>
              <w:marTop w:val="0"/>
              <w:marBottom w:val="0"/>
              <w:divBdr>
                <w:top w:val="none" w:sz="0" w:space="0" w:color="auto"/>
                <w:left w:val="none" w:sz="0" w:space="0" w:color="auto"/>
                <w:bottom w:val="none" w:sz="0" w:space="0" w:color="auto"/>
                <w:right w:val="none" w:sz="0" w:space="0" w:color="auto"/>
              </w:divBdr>
            </w:div>
            <w:div w:id="848834859">
              <w:marLeft w:val="480"/>
              <w:marRight w:val="0"/>
              <w:marTop w:val="0"/>
              <w:marBottom w:val="0"/>
              <w:divBdr>
                <w:top w:val="none" w:sz="0" w:space="0" w:color="auto"/>
                <w:left w:val="none" w:sz="0" w:space="0" w:color="auto"/>
                <w:bottom w:val="none" w:sz="0" w:space="0" w:color="auto"/>
                <w:right w:val="none" w:sz="0" w:space="0" w:color="auto"/>
              </w:divBdr>
            </w:div>
            <w:div w:id="848836885">
              <w:marLeft w:val="480"/>
              <w:marRight w:val="0"/>
              <w:marTop w:val="0"/>
              <w:marBottom w:val="0"/>
              <w:divBdr>
                <w:top w:val="none" w:sz="0" w:space="0" w:color="auto"/>
                <w:left w:val="none" w:sz="0" w:space="0" w:color="auto"/>
                <w:bottom w:val="none" w:sz="0" w:space="0" w:color="auto"/>
                <w:right w:val="none" w:sz="0" w:space="0" w:color="auto"/>
              </w:divBdr>
            </w:div>
            <w:div w:id="848904936">
              <w:marLeft w:val="480"/>
              <w:marRight w:val="0"/>
              <w:marTop w:val="0"/>
              <w:marBottom w:val="0"/>
              <w:divBdr>
                <w:top w:val="none" w:sz="0" w:space="0" w:color="auto"/>
                <w:left w:val="none" w:sz="0" w:space="0" w:color="auto"/>
                <w:bottom w:val="none" w:sz="0" w:space="0" w:color="auto"/>
                <w:right w:val="none" w:sz="0" w:space="0" w:color="auto"/>
              </w:divBdr>
            </w:div>
            <w:div w:id="849025442">
              <w:marLeft w:val="480"/>
              <w:marRight w:val="0"/>
              <w:marTop w:val="0"/>
              <w:marBottom w:val="0"/>
              <w:divBdr>
                <w:top w:val="none" w:sz="0" w:space="0" w:color="auto"/>
                <w:left w:val="none" w:sz="0" w:space="0" w:color="auto"/>
                <w:bottom w:val="none" w:sz="0" w:space="0" w:color="auto"/>
                <w:right w:val="none" w:sz="0" w:space="0" w:color="auto"/>
              </w:divBdr>
            </w:div>
            <w:div w:id="849025812">
              <w:marLeft w:val="480"/>
              <w:marRight w:val="0"/>
              <w:marTop w:val="0"/>
              <w:marBottom w:val="0"/>
              <w:divBdr>
                <w:top w:val="none" w:sz="0" w:space="0" w:color="auto"/>
                <w:left w:val="none" w:sz="0" w:space="0" w:color="auto"/>
                <w:bottom w:val="none" w:sz="0" w:space="0" w:color="auto"/>
                <w:right w:val="none" w:sz="0" w:space="0" w:color="auto"/>
              </w:divBdr>
            </w:div>
            <w:div w:id="849026253">
              <w:marLeft w:val="480"/>
              <w:marRight w:val="0"/>
              <w:marTop w:val="0"/>
              <w:marBottom w:val="0"/>
              <w:divBdr>
                <w:top w:val="none" w:sz="0" w:space="0" w:color="auto"/>
                <w:left w:val="none" w:sz="0" w:space="0" w:color="auto"/>
                <w:bottom w:val="none" w:sz="0" w:space="0" w:color="auto"/>
                <w:right w:val="none" w:sz="0" w:space="0" w:color="auto"/>
              </w:divBdr>
            </w:div>
            <w:div w:id="849150199">
              <w:marLeft w:val="480"/>
              <w:marRight w:val="0"/>
              <w:marTop w:val="0"/>
              <w:marBottom w:val="0"/>
              <w:divBdr>
                <w:top w:val="none" w:sz="0" w:space="0" w:color="auto"/>
                <w:left w:val="none" w:sz="0" w:space="0" w:color="auto"/>
                <w:bottom w:val="none" w:sz="0" w:space="0" w:color="auto"/>
                <w:right w:val="none" w:sz="0" w:space="0" w:color="auto"/>
              </w:divBdr>
            </w:div>
            <w:div w:id="849221499">
              <w:marLeft w:val="480"/>
              <w:marRight w:val="0"/>
              <w:marTop w:val="0"/>
              <w:marBottom w:val="0"/>
              <w:divBdr>
                <w:top w:val="none" w:sz="0" w:space="0" w:color="auto"/>
                <w:left w:val="none" w:sz="0" w:space="0" w:color="auto"/>
                <w:bottom w:val="none" w:sz="0" w:space="0" w:color="auto"/>
                <w:right w:val="none" w:sz="0" w:space="0" w:color="auto"/>
              </w:divBdr>
            </w:div>
            <w:div w:id="849367251">
              <w:marLeft w:val="480"/>
              <w:marRight w:val="0"/>
              <w:marTop w:val="0"/>
              <w:marBottom w:val="0"/>
              <w:divBdr>
                <w:top w:val="none" w:sz="0" w:space="0" w:color="auto"/>
                <w:left w:val="none" w:sz="0" w:space="0" w:color="auto"/>
                <w:bottom w:val="none" w:sz="0" w:space="0" w:color="auto"/>
                <w:right w:val="none" w:sz="0" w:space="0" w:color="auto"/>
              </w:divBdr>
            </w:div>
            <w:div w:id="849415252">
              <w:marLeft w:val="480"/>
              <w:marRight w:val="0"/>
              <w:marTop w:val="0"/>
              <w:marBottom w:val="0"/>
              <w:divBdr>
                <w:top w:val="none" w:sz="0" w:space="0" w:color="auto"/>
                <w:left w:val="none" w:sz="0" w:space="0" w:color="auto"/>
                <w:bottom w:val="none" w:sz="0" w:space="0" w:color="auto"/>
                <w:right w:val="none" w:sz="0" w:space="0" w:color="auto"/>
              </w:divBdr>
            </w:div>
            <w:div w:id="849486840">
              <w:marLeft w:val="480"/>
              <w:marRight w:val="0"/>
              <w:marTop w:val="0"/>
              <w:marBottom w:val="0"/>
              <w:divBdr>
                <w:top w:val="none" w:sz="0" w:space="0" w:color="auto"/>
                <w:left w:val="none" w:sz="0" w:space="0" w:color="auto"/>
                <w:bottom w:val="none" w:sz="0" w:space="0" w:color="auto"/>
                <w:right w:val="none" w:sz="0" w:space="0" w:color="auto"/>
              </w:divBdr>
            </w:div>
            <w:div w:id="849487470">
              <w:marLeft w:val="480"/>
              <w:marRight w:val="0"/>
              <w:marTop w:val="0"/>
              <w:marBottom w:val="0"/>
              <w:divBdr>
                <w:top w:val="none" w:sz="0" w:space="0" w:color="auto"/>
                <w:left w:val="none" w:sz="0" w:space="0" w:color="auto"/>
                <w:bottom w:val="none" w:sz="0" w:space="0" w:color="auto"/>
                <w:right w:val="none" w:sz="0" w:space="0" w:color="auto"/>
              </w:divBdr>
            </w:div>
            <w:div w:id="849872543">
              <w:marLeft w:val="480"/>
              <w:marRight w:val="0"/>
              <w:marTop w:val="0"/>
              <w:marBottom w:val="0"/>
              <w:divBdr>
                <w:top w:val="none" w:sz="0" w:space="0" w:color="auto"/>
                <w:left w:val="none" w:sz="0" w:space="0" w:color="auto"/>
                <w:bottom w:val="none" w:sz="0" w:space="0" w:color="auto"/>
                <w:right w:val="none" w:sz="0" w:space="0" w:color="auto"/>
              </w:divBdr>
            </w:div>
            <w:div w:id="849949151">
              <w:marLeft w:val="480"/>
              <w:marRight w:val="0"/>
              <w:marTop w:val="0"/>
              <w:marBottom w:val="0"/>
              <w:divBdr>
                <w:top w:val="none" w:sz="0" w:space="0" w:color="auto"/>
                <w:left w:val="none" w:sz="0" w:space="0" w:color="auto"/>
                <w:bottom w:val="none" w:sz="0" w:space="0" w:color="auto"/>
                <w:right w:val="none" w:sz="0" w:space="0" w:color="auto"/>
              </w:divBdr>
            </w:div>
            <w:div w:id="849955023">
              <w:marLeft w:val="480"/>
              <w:marRight w:val="0"/>
              <w:marTop w:val="0"/>
              <w:marBottom w:val="0"/>
              <w:divBdr>
                <w:top w:val="none" w:sz="0" w:space="0" w:color="auto"/>
                <w:left w:val="none" w:sz="0" w:space="0" w:color="auto"/>
                <w:bottom w:val="none" w:sz="0" w:space="0" w:color="auto"/>
                <w:right w:val="none" w:sz="0" w:space="0" w:color="auto"/>
              </w:divBdr>
            </w:div>
            <w:div w:id="850023554">
              <w:marLeft w:val="480"/>
              <w:marRight w:val="0"/>
              <w:marTop w:val="0"/>
              <w:marBottom w:val="0"/>
              <w:divBdr>
                <w:top w:val="none" w:sz="0" w:space="0" w:color="auto"/>
                <w:left w:val="none" w:sz="0" w:space="0" w:color="auto"/>
                <w:bottom w:val="none" w:sz="0" w:space="0" w:color="auto"/>
                <w:right w:val="none" w:sz="0" w:space="0" w:color="auto"/>
              </w:divBdr>
            </w:div>
            <w:div w:id="850215856">
              <w:marLeft w:val="480"/>
              <w:marRight w:val="0"/>
              <w:marTop w:val="0"/>
              <w:marBottom w:val="0"/>
              <w:divBdr>
                <w:top w:val="none" w:sz="0" w:space="0" w:color="auto"/>
                <w:left w:val="none" w:sz="0" w:space="0" w:color="auto"/>
                <w:bottom w:val="none" w:sz="0" w:space="0" w:color="auto"/>
                <w:right w:val="none" w:sz="0" w:space="0" w:color="auto"/>
              </w:divBdr>
            </w:div>
            <w:div w:id="850216844">
              <w:marLeft w:val="480"/>
              <w:marRight w:val="0"/>
              <w:marTop w:val="0"/>
              <w:marBottom w:val="0"/>
              <w:divBdr>
                <w:top w:val="none" w:sz="0" w:space="0" w:color="auto"/>
                <w:left w:val="none" w:sz="0" w:space="0" w:color="auto"/>
                <w:bottom w:val="none" w:sz="0" w:space="0" w:color="auto"/>
                <w:right w:val="none" w:sz="0" w:space="0" w:color="auto"/>
              </w:divBdr>
            </w:div>
            <w:div w:id="850296465">
              <w:marLeft w:val="480"/>
              <w:marRight w:val="0"/>
              <w:marTop w:val="0"/>
              <w:marBottom w:val="0"/>
              <w:divBdr>
                <w:top w:val="none" w:sz="0" w:space="0" w:color="auto"/>
                <w:left w:val="none" w:sz="0" w:space="0" w:color="auto"/>
                <w:bottom w:val="none" w:sz="0" w:space="0" w:color="auto"/>
                <w:right w:val="none" w:sz="0" w:space="0" w:color="auto"/>
              </w:divBdr>
            </w:div>
            <w:div w:id="850415505">
              <w:marLeft w:val="480"/>
              <w:marRight w:val="0"/>
              <w:marTop w:val="0"/>
              <w:marBottom w:val="0"/>
              <w:divBdr>
                <w:top w:val="none" w:sz="0" w:space="0" w:color="auto"/>
                <w:left w:val="none" w:sz="0" w:space="0" w:color="auto"/>
                <w:bottom w:val="none" w:sz="0" w:space="0" w:color="auto"/>
                <w:right w:val="none" w:sz="0" w:space="0" w:color="auto"/>
              </w:divBdr>
            </w:div>
            <w:div w:id="850416769">
              <w:marLeft w:val="480"/>
              <w:marRight w:val="0"/>
              <w:marTop w:val="0"/>
              <w:marBottom w:val="0"/>
              <w:divBdr>
                <w:top w:val="none" w:sz="0" w:space="0" w:color="auto"/>
                <w:left w:val="none" w:sz="0" w:space="0" w:color="auto"/>
                <w:bottom w:val="none" w:sz="0" w:space="0" w:color="auto"/>
                <w:right w:val="none" w:sz="0" w:space="0" w:color="auto"/>
              </w:divBdr>
            </w:div>
            <w:div w:id="850493243">
              <w:marLeft w:val="480"/>
              <w:marRight w:val="0"/>
              <w:marTop w:val="0"/>
              <w:marBottom w:val="0"/>
              <w:divBdr>
                <w:top w:val="none" w:sz="0" w:space="0" w:color="auto"/>
                <w:left w:val="none" w:sz="0" w:space="0" w:color="auto"/>
                <w:bottom w:val="none" w:sz="0" w:space="0" w:color="auto"/>
                <w:right w:val="none" w:sz="0" w:space="0" w:color="auto"/>
              </w:divBdr>
            </w:div>
            <w:div w:id="850604012">
              <w:marLeft w:val="480"/>
              <w:marRight w:val="0"/>
              <w:marTop w:val="0"/>
              <w:marBottom w:val="0"/>
              <w:divBdr>
                <w:top w:val="none" w:sz="0" w:space="0" w:color="auto"/>
                <w:left w:val="none" w:sz="0" w:space="0" w:color="auto"/>
                <w:bottom w:val="none" w:sz="0" w:space="0" w:color="auto"/>
                <w:right w:val="none" w:sz="0" w:space="0" w:color="auto"/>
              </w:divBdr>
            </w:div>
            <w:div w:id="850683387">
              <w:marLeft w:val="480"/>
              <w:marRight w:val="0"/>
              <w:marTop w:val="0"/>
              <w:marBottom w:val="0"/>
              <w:divBdr>
                <w:top w:val="none" w:sz="0" w:space="0" w:color="auto"/>
                <w:left w:val="none" w:sz="0" w:space="0" w:color="auto"/>
                <w:bottom w:val="none" w:sz="0" w:space="0" w:color="auto"/>
                <w:right w:val="none" w:sz="0" w:space="0" w:color="auto"/>
              </w:divBdr>
            </w:div>
            <w:div w:id="850804182">
              <w:marLeft w:val="480"/>
              <w:marRight w:val="0"/>
              <w:marTop w:val="0"/>
              <w:marBottom w:val="0"/>
              <w:divBdr>
                <w:top w:val="none" w:sz="0" w:space="0" w:color="auto"/>
                <w:left w:val="none" w:sz="0" w:space="0" w:color="auto"/>
                <w:bottom w:val="none" w:sz="0" w:space="0" w:color="auto"/>
                <w:right w:val="none" w:sz="0" w:space="0" w:color="auto"/>
              </w:divBdr>
            </w:div>
            <w:div w:id="850992832">
              <w:marLeft w:val="480"/>
              <w:marRight w:val="0"/>
              <w:marTop w:val="0"/>
              <w:marBottom w:val="0"/>
              <w:divBdr>
                <w:top w:val="none" w:sz="0" w:space="0" w:color="auto"/>
                <w:left w:val="none" w:sz="0" w:space="0" w:color="auto"/>
                <w:bottom w:val="none" w:sz="0" w:space="0" w:color="auto"/>
                <w:right w:val="none" w:sz="0" w:space="0" w:color="auto"/>
              </w:divBdr>
            </w:div>
            <w:div w:id="851066853">
              <w:marLeft w:val="480"/>
              <w:marRight w:val="0"/>
              <w:marTop w:val="0"/>
              <w:marBottom w:val="0"/>
              <w:divBdr>
                <w:top w:val="none" w:sz="0" w:space="0" w:color="auto"/>
                <w:left w:val="none" w:sz="0" w:space="0" w:color="auto"/>
                <w:bottom w:val="none" w:sz="0" w:space="0" w:color="auto"/>
                <w:right w:val="none" w:sz="0" w:space="0" w:color="auto"/>
              </w:divBdr>
            </w:div>
            <w:div w:id="851070962">
              <w:marLeft w:val="480"/>
              <w:marRight w:val="0"/>
              <w:marTop w:val="0"/>
              <w:marBottom w:val="0"/>
              <w:divBdr>
                <w:top w:val="none" w:sz="0" w:space="0" w:color="auto"/>
                <w:left w:val="none" w:sz="0" w:space="0" w:color="auto"/>
                <w:bottom w:val="none" w:sz="0" w:space="0" w:color="auto"/>
                <w:right w:val="none" w:sz="0" w:space="0" w:color="auto"/>
              </w:divBdr>
            </w:div>
            <w:div w:id="851140047">
              <w:marLeft w:val="480"/>
              <w:marRight w:val="0"/>
              <w:marTop w:val="0"/>
              <w:marBottom w:val="0"/>
              <w:divBdr>
                <w:top w:val="none" w:sz="0" w:space="0" w:color="auto"/>
                <w:left w:val="none" w:sz="0" w:space="0" w:color="auto"/>
                <w:bottom w:val="none" w:sz="0" w:space="0" w:color="auto"/>
                <w:right w:val="none" w:sz="0" w:space="0" w:color="auto"/>
              </w:divBdr>
            </w:div>
            <w:div w:id="851143628">
              <w:marLeft w:val="480"/>
              <w:marRight w:val="0"/>
              <w:marTop w:val="0"/>
              <w:marBottom w:val="0"/>
              <w:divBdr>
                <w:top w:val="none" w:sz="0" w:space="0" w:color="auto"/>
                <w:left w:val="none" w:sz="0" w:space="0" w:color="auto"/>
                <w:bottom w:val="none" w:sz="0" w:space="0" w:color="auto"/>
                <w:right w:val="none" w:sz="0" w:space="0" w:color="auto"/>
              </w:divBdr>
            </w:div>
            <w:div w:id="851382352">
              <w:marLeft w:val="480"/>
              <w:marRight w:val="0"/>
              <w:marTop w:val="0"/>
              <w:marBottom w:val="0"/>
              <w:divBdr>
                <w:top w:val="none" w:sz="0" w:space="0" w:color="auto"/>
                <w:left w:val="none" w:sz="0" w:space="0" w:color="auto"/>
                <w:bottom w:val="none" w:sz="0" w:space="0" w:color="auto"/>
                <w:right w:val="none" w:sz="0" w:space="0" w:color="auto"/>
              </w:divBdr>
            </w:div>
            <w:div w:id="851407987">
              <w:marLeft w:val="480"/>
              <w:marRight w:val="0"/>
              <w:marTop w:val="0"/>
              <w:marBottom w:val="0"/>
              <w:divBdr>
                <w:top w:val="none" w:sz="0" w:space="0" w:color="auto"/>
                <w:left w:val="none" w:sz="0" w:space="0" w:color="auto"/>
                <w:bottom w:val="none" w:sz="0" w:space="0" w:color="auto"/>
                <w:right w:val="none" w:sz="0" w:space="0" w:color="auto"/>
              </w:divBdr>
            </w:div>
            <w:div w:id="851456311">
              <w:marLeft w:val="480"/>
              <w:marRight w:val="0"/>
              <w:marTop w:val="0"/>
              <w:marBottom w:val="0"/>
              <w:divBdr>
                <w:top w:val="none" w:sz="0" w:space="0" w:color="auto"/>
                <w:left w:val="none" w:sz="0" w:space="0" w:color="auto"/>
                <w:bottom w:val="none" w:sz="0" w:space="0" w:color="auto"/>
                <w:right w:val="none" w:sz="0" w:space="0" w:color="auto"/>
              </w:divBdr>
            </w:div>
            <w:div w:id="851526898">
              <w:marLeft w:val="480"/>
              <w:marRight w:val="0"/>
              <w:marTop w:val="0"/>
              <w:marBottom w:val="0"/>
              <w:divBdr>
                <w:top w:val="none" w:sz="0" w:space="0" w:color="auto"/>
                <w:left w:val="none" w:sz="0" w:space="0" w:color="auto"/>
                <w:bottom w:val="none" w:sz="0" w:space="0" w:color="auto"/>
                <w:right w:val="none" w:sz="0" w:space="0" w:color="auto"/>
              </w:divBdr>
            </w:div>
            <w:div w:id="851533086">
              <w:marLeft w:val="480"/>
              <w:marRight w:val="0"/>
              <w:marTop w:val="0"/>
              <w:marBottom w:val="0"/>
              <w:divBdr>
                <w:top w:val="none" w:sz="0" w:space="0" w:color="auto"/>
                <w:left w:val="none" w:sz="0" w:space="0" w:color="auto"/>
                <w:bottom w:val="none" w:sz="0" w:space="0" w:color="auto"/>
                <w:right w:val="none" w:sz="0" w:space="0" w:color="auto"/>
              </w:divBdr>
            </w:div>
            <w:div w:id="851601887">
              <w:marLeft w:val="480"/>
              <w:marRight w:val="0"/>
              <w:marTop w:val="0"/>
              <w:marBottom w:val="0"/>
              <w:divBdr>
                <w:top w:val="none" w:sz="0" w:space="0" w:color="auto"/>
                <w:left w:val="none" w:sz="0" w:space="0" w:color="auto"/>
                <w:bottom w:val="none" w:sz="0" w:space="0" w:color="auto"/>
                <w:right w:val="none" w:sz="0" w:space="0" w:color="auto"/>
              </w:divBdr>
            </w:div>
            <w:div w:id="851651499">
              <w:marLeft w:val="480"/>
              <w:marRight w:val="0"/>
              <w:marTop w:val="0"/>
              <w:marBottom w:val="0"/>
              <w:divBdr>
                <w:top w:val="none" w:sz="0" w:space="0" w:color="auto"/>
                <w:left w:val="none" w:sz="0" w:space="0" w:color="auto"/>
                <w:bottom w:val="none" w:sz="0" w:space="0" w:color="auto"/>
                <w:right w:val="none" w:sz="0" w:space="0" w:color="auto"/>
              </w:divBdr>
            </w:div>
            <w:div w:id="851799131">
              <w:marLeft w:val="480"/>
              <w:marRight w:val="0"/>
              <w:marTop w:val="0"/>
              <w:marBottom w:val="0"/>
              <w:divBdr>
                <w:top w:val="none" w:sz="0" w:space="0" w:color="auto"/>
                <w:left w:val="none" w:sz="0" w:space="0" w:color="auto"/>
                <w:bottom w:val="none" w:sz="0" w:space="0" w:color="auto"/>
                <w:right w:val="none" w:sz="0" w:space="0" w:color="auto"/>
              </w:divBdr>
            </w:div>
            <w:div w:id="851841654">
              <w:marLeft w:val="480"/>
              <w:marRight w:val="0"/>
              <w:marTop w:val="0"/>
              <w:marBottom w:val="0"/>
              <w:divBdr>
                <w:top w:val="none" w:sz="0" w:space="0" w:color="auto"/>
                <w:left w:val="none" w:sz="0" w:space="0" w:color="auto"/>
                <w:bottom w:val="none" w:sz="0" w:space="0" w:color="auto"/>
                <w:right w:val="none" w:sz="0" w:space="0" w:color="auto"/>
              </w:divBdr>
            </w:div>
            <w:div w:id="851913541">
              <w:marLeft w:val="480"/>
              <w:marRight w:val="0"/>
              <w:marTop w:val="0"/>
              <w:marBottom w:val="0"/>
              <w:divBdr>
                <w:top w:val="none" w:sz="0" w:space="0" w:color="auto"/>
                <w:left w:val="none" w:sz="0" w:space="0" w:color="auto"/>
                <w:bottom w:val="none" w:sz="0" w:space="0" w:color="auto"/>
                <w:right w:val="none" w:sz="0" w:space="0" w:color="auto"/>
              </w:divBdr>
            </w:div>
            <w:div w:id="851914410">
              <w:marLeft w:val="480"/>
              <w:marRight w:val="0"/>
              <w:marTop w:val="0"/>
              <w:marBottom w:val="0"/>
              <w:divBdr>
                <w:top w:val="none" w:sz="0" w:space="0" w:color="auto"/>
                <w:left w:val="none" w:sz="0" w:space="0" w:color="auto"/>
                <w:bottom w:val="none" w:sz="0" w:space="0" w:color="auto"/>
                <w:right w:val="none" w:sz="0" w:space="0" w:color="auto"/>
              </w:divBdr>
            </w:div>
            <w:div w:id="851919643">
              <w:marLeft w:val="480"/>
              <w:marRight w:val="0"/>
              <w:marTop w:val="0"/>
              <w:marBottom w:val="0"/>
              <w:divBdr>
                <w:top w:val="none" w:sz="0" w:space="0" w:color="auto"/>
                <w:left w:val="none" w:sz="0" w:space="0" w:color="auto"/>
                <w:bottom w:val="none" w:sz="0" w:space="0" w:color="auto"/>
                <w:right w:val="none" w:sz="0" w:space="0" w:color="auto"/>
              </w:divBdr>
            </w:div>
            <w:div w:id="851988524">
              <w:marLeft w:val="480"/>
              <w:marRight w:val="0"/>
              <w:marTop w:val="0"/>
              <w:marBottom w:val="0"/>
              <w:divBdr>
                <w:top w:val="none" w:sz="0" w:space="0" w:color="auto"/>
                <w:left w:val="none" w:sz="0" w:space="0" w:color="auto"/>
                <w:bottom w:val="none" w:sz="0" w:space="0" w:color="auto"/>
                <w:right w:val="none" w:sz="0" w:space="0" w:color="auto"/>
              </w:divBdr>
            </w:div>
            <w:div w:id="852034207">
              <w:marLeft w:val="480"/>
              <w:marRight w:val="0"/>
              <w:marTop w:val="0"/>
              <w:marBottom w:val="0"/>
              <w:divBdr>
                <w:top w:val="none" w:sz="0" w:space="0" w:color="auto"/>
                <w:left w:val="none" w:sz="0" w:space="0" w:color="auto"/>
                <w:bottom w:val="none" w:sz="0" w:space="0" w:color="auto"/>
                <w:right w:val="none" w:sz="0" w:space="0" w:color="auto"/>
              </w:divBdr>
            </w:div>
            <w:div w:id="852038201">
              <w:marLeft w:val="480"/>
              <w:marRight w:val="0"/>
              <w:marTop w:val="0"/>
              <w:marBottom w:val="0"/>
              <w:divBdr>
                <w:top w:val="none" w:sz="0" w:space="0" w:color="auto"/>
                <w:left w:val="none" w:sz="0" w:space="0" w:color="auto"/>
                <w:bottom w:val="none" w:sz="0" w:space="0" w:color="auto"/>
                <w:right w:val="none" w:sz="0" w:space="0" w:color="auto"/>
              </w:divBdr>
            </w:div>
            <w:div w:id="852189367">
              <w:marLeft w:val="480"/>
              <w:marRight w:val="0"/>
              <w:marTop w:val="0"/>
              <w:marBottom w:val="0"/>
              <w:divBdr>
                <w:top w:val="none" w:sz="0" w:space="0" w:color="auto"/>
                <w:left w:val="none" w:sz="0" w:space="0" w:color="auto"/>
                <w:bottom w:val="none" w:sz="0" w:space="0" w:color="auto"/>
                <w:right w:val="none" w:sz="0" w:space="0" w:color="auto"/>
              </w:divBdr>
            </w:div>
            <w:div w:id="852230494">
              <w:marLeft w:val="480"/>
              <w:marRight w:val="0"/>
              <w:marTop w:val="0"/>
              <w:marBottom w:val="0"/>
              <w:divBdr>
                <w:top w:val="none" w:sz="0" w:space="0" w:color="auto"/>
                <w:left w:val="none" w:sz="0" w:space="0" w:color="auto"/>
                <w:bottom w:val="none" w:sz="0" w:space="0" w:color="auto"/>
                <w:right w:val="none" w:sz="0" w:space="0" w:color="auto"/>
              </w:divBdr>
            </w:div>
            <w:div w:id="852262872">
              <w:marLeft w:val="480"/>
              <w:marRight w:val="0"/>
              <w:marTop w:val="0"/>
              <w:marBottom w:val="0"/>
              <w:divBdr>
                <w:top w:val="none" w:sz="0" w:space="0" w:color="auto"/>
                <w:left w:val="none" w:sz="0" w:space="0" w:color="auto"/>
                <w:bottom w:val="none" w:sz="0" w:space="0" w:color="auto"/>
                <w:right w:val="none" w:sz="0" w:space="0" w:color="auto"/>
              </w:divBdr>
            </w:div>
            <w:div w:id="852300227">
              <w:marLeft w:val="480"/>
              <w:marRight w:val="0"/>
              <w:marTop w:val="0"/>
              <w:marBottom w:val="0"/>
              <w:divBdr>
                <w:top w:val="none" w:sz="0" w:space="0" w:color="auto"/>
                <w:left w:val="none" w:sz="0" w:space="0" w:color="auto"/>
                <w:bottom w:val="none" w:sz="0" w:space="0" w:color="auto"/>
                <w:right w:val="none" w:sz="0" w:space="0" w:color="auto"/>
              </w:divBdr>
            </w:div>
            <w:div w:id="852305737">
              <w:marLeft w:val="480"/>
              <w:marRight w:val="0"/>
              <w:marTop w:val="0"/>
              <w:marBottom w:val="0"/>
              <w:divBdr>
                <w:top w:val="none" w:sz="0" w:space="0" w:color="auto"/>
                <w:left w:val="none" w:sz="0" w:space="0" w:color="auto"/>
                <w:bottom w:val="none" w:sz="0" w:space="0" w:color="auto"/>
                <w:right w:val="none" w:sz="0" w:space="0" w:color="auto"/>
              </w:divBdr>
            </w:div>
            <w:div w:id="852375047">
              <w:marLeft w:val="480"/>
              <w:marRight w:val="0"/>
              <w:marTop w:val="0"/>
              <w:marBottom w:val="0"/>
              <w:divBdr>
                <w:top w:val="none" w:sz="0" w:space="0" w:color="auto"/>
                <w:left w:val="none" w:sz="0" w:space="0" w:color="auto"/>
                <w:bottom w:val="none" w:sz="0" w:space="0" w:color="auto"/>
                <w:right w:val="none" w:sz="0" w:space="0" w:color="auto"/>
              </w:divBdr>
            </w:div>
            <w:div w:id="852451325">
              <w:marLeft w:val="480"/>
              <w:marRight w:val="0"/>
              <w:marTop w:val="0"/>
              <w:marBottom w:val="0"/>
              <w:divBdr>
                <w:top w:val="none" w:sz="0" w:space="0" w:color="auto"/>
                <w:left w:val="none" w:sz="0" w:space="0" w:color="auto"/>
                <w:bottom w:val="none" w:sz="0" w:space="0" w:color="auto"/>
                <w:right w:val="none" w:sz="0" w:space="0" w:color="auto"/>
              </w:divBdr>
            </w:div>
            <w:div w:id="852494205">
              <w:marLeft w:val="480"/>
              <w:marRight w:val="0"/>
              <w:marTop w:val="0"/>
              <w:marBottom w:val="0"/>
              <w:divBdr>
                <w:top w:val="none" w:sz="0" w:space="0" w:color="auto"/>
                <w:left w:val="none" w:sz="0" w:space="0" w:color="auto"/>
                <w:bottom w:val="none" w:sz="0" w:space="0" w:color="auto"/>
                <w:right w:val="none" w:sz="0" w:space="0" w:color="auto"/>
              </w:divBdr>
            </w:div>
            <w:div w:id="852495903">
              <w:marLeft w:val="480"/>
              <w:marRight w:val="0"/>
              <w:marTop w:val="0"/>
              <w:marBottom w:val="0"/>
              <w:divBdr>
                <w:top w:val="none" w:sz="0" w:space="0" w:color="auto"/>
                <w:left w:val="none" w:sz="0" w:space="0" w:color="auto"/>
                <w:bottom w:val="none" w:sz="0" w:space="0" w:color="auto"/>
                <w:right w:val="none" w:sz="0" w:space="0" w:color="auto"/>
              </w:divBdr>
            </w:div>
            <w:div w:id="852651194">
              <w:marLeft w:val="480"/>
              <w:marRight w:val="0"/>
              <w:marTop w:val="0"/>
              <w:marBottom w:val="0"/>
              <w:divBdr>
                <w:top w:val="none" w:sz="0" w:space="0" w:color="auto"/>
                <w:left w:val="none" w:sz="0" w:space="0" w:color="auto"/>
                <w:bottom w:val="none" w:sz="0" w:space="0" w:color="auto"/>
                <w:right w:val="none" w:sz="0" w:space="0" w:color="auto"/>
              </w:divBdr>
            </w:div>
            <w:div w:id="852767330">
              <w:marLeft w:val="480"/>
              <w:marRight w:val="0"/>
              <w:marTop w:val="0"/>
              <w:marBottom w:val="0"/>
              <w:divBdr>
                <w:top w:val="none" w:sz="0" w:space="0" w:color="auto"/>
                <w:left w:val="none" w:sz="0" w:space="0" w:color="auto"/>
                <w:bottom w:val="none" w:sz="0" w:space="0" w:color="auto"/>
                <w:right w:val="none" w:sz="0" w:space="0" w:color="auto"/>
              </w:divBdr>
            </w:div>
            <w:div w:id="852836271">
              <w:marLeft w:val="480"/>
              <w:marRight w:val="0"/>
              <w:marTop w:val="0"/>
              <w:marBottom w:val="0"/>
              <w:divBdr>
                <w:top w:val="none" w:sz="0" w:space="0" w:color="auto"/>
                <w:left w:val="none" w:sz="0" w:space="0" w:color="auto"/>
                <w:bottom w:val="none" w:sz="0" w:space="0" w:color="auto"/>
                <w:right w:val="none" w:sz="0" w:space="0" w:color="auto"/>
              </w:divBdr>
            </w:div>
            <w:div w:id="852837651">
              <w:marLeft w:val="480"/>
              <w:marRight w:val="0"/>
              <w:marTop w:val="0"/>
              <w:marBottom w:val="0"/>
              <w:divBdr>
                <w:top w:val="none" w:sz="0" w:space="0" w:color="auto"/>
                <w:left w:val="none" w:sz="0" w:space="0" w:color="auto"/>
                <w:bottom w:val="none" w:sz="0" w:space="0" w:color="auto"/>
                <w:right w:val="none" w:sz="0" w:space="0" w:color="auto"/>
              </w:divBdr>
            </w:div>
            <w:div w:id="852839569">
              <w:marLeft w:val="480"/>
              <w:marRight w:val="0"/>
              <w:marTop w:val="0"/>
              <w:marBottom w:val="0"/>
              <w:divBdr>
                <w:top w:val="none" w:sz="0" w:space="0" w:color="auto"/>
                <w:left w:val="none" w:sz="0" w:space="0" w:color="auto"/>
                <w:bottom w:val="none" w:sz="0" w:space="0" w:color="auto"/>
                <w:right w:val="none" w:sz="0" w:space="0" w:color="auto"/>
              </w:divBdr>
            </w:div>
            <w:div w:id="852912859">
              <w:marLeft w:val="480"/>
              <w:marRight w:val="0"/>
              <w:marTop w:val="0"/>
              <w:marBottom w:val="0"/>
              <w:divBdr>
                <w:top w:val="none" w:sz="0" w:space="0" w:color="auto"/>
                <w:left w:val="none" w:sz="0" w:space="0" w:color="auto"/>
                <w:bottom w:val="none" w:sz="0" w:space="0" w:color="auto"/>
                <w:right w:val="none" w:sz="0" w:space="0" w:color="auto"/>
              </w:divBdr>
            </w:div>
            <w:div w:id="852913421">
              <w:marLeft w:val="480"/>
              <w:marRight w:val="0"/>
              <w:marTop w:val="0"/>
              <w:marBottom w:val="0"/>
              <w:divBdr>
                <w:top w:val="none" w:sz="0" w:space="0" w:color="auto"/>
                <w:left w:val="none" w:sz="0" w:space="0" w:color="auto"/>
                <w:bottom w:val="none" w:sz="0" w:space="0" w:color="auto"/>
                <w:right w:val="none" w:sz="0" w:space="0" w:color="auto"/>
              </w:divBdr>
            </w:div>
            <w:div w:id="853034730">
              <w:marLeft w:val="480"/>
              <w:marRight w:val="0"/>
              <w:marTop w:val="0"/>
              <w:marBottom w:val="0"/>
              <w:divBdr>
                <w:top w:val="none" w:sz="0" w:space="0" w:color="auto"/>
                <w:left w:val="none" w:sz="0" w:space="0" w:color="auto"/>
                <w:bottom w:val="none" w:sz="0" w:space="0" w:color="auto"/>
                <w:right w:val="none" w:sz="0" w:space="0" w:color="auto"/>
              </w:divBdr>
            </w:div>
            <w:div w:id="853149622">
              <w:marLeft w:val="480"/>
              <w:marRight w:val="0"/>
              <w:marTop w:val="0"/>
              <w:marBottom w:val="0"/>
              <w:divBdr>
                <w:top w:val="none" w:sz="0" w:space="0" w:color="auto"/>
                <w:left w:val="none" w:sz="0" w:space="0" w:color="auto"/>
                <w:bottom w:val="none" w:sz="0" w:space="0" w:color="auto"/>
                <w:right w:val="none" w:sz="0" w:space="0" w:color="auto"/>
              </w:divBdr>
            </w:div>
            <w:div w:id="853151385">
              <w:marLeft w:val="480"/>
              <w:marRight w:val="0"/>
              <w:marTop w:val="0"/>
              <w:marBottom w:val="0"/>
              <w:divBdr>
                <w:top w:val="none" w:sz="0" w:space="0" w:color="auto"/>
                <w:left w:val="none" w:sz="0" w:space="0" w:color="auto"/>
                <w:bottom w:val="none" w:sz="0" w:space="0" w:color="auto"/>
                <w:right w:val="none" w:sz="0" w:space="0" w:color="auto"/>
              </w:divBdr>
            </w:div>
            <w:div w:id="853151971">
              <w:marLeft w:val="480"/>
              <w:marRight w:val="0"/>
              <w:marTop w:val="0"/>
              <w:marBottom w:val="0"/>
              <w:divBdr>
                <w:top w:val="none" w:sz="0" w:space="0" w:color="auto"/>
                <w:left w:val="none" w:sz="0" w:space="0" w:color="auto"/>
                <w:bottom w:val="none" w:sz="0" w:space="0" w:color="auto"/>
                <w:right w:val="none" w:sz="0" w:space="0" w:color="auto"/>
              </w:divBdr>
            </w:div>
            <w:div w:id="853228740">
              <w:marLeft w:val="480"/>
              <w:marRight w:val="0"/>
              <w:marTop w:val="0"/>
              <w:marBottom w:val="0"/>
              <w:divBdr>
                <w:top w:val="none" w:sz="0" w:space="0" w:color="auto"/>
                <w:left w:val="none" w:sz="0" w:space="0" w:color="auto"/>
                <w:bottom w:val="none" w:sz="0" w:space="0" w:color="auto"/>
                <w:right w:val="none" w:sz="0" w:space="0" w:color="auto"/>
              </w:divBdr>
            </w:div>
            <w:div w:id="853299837">
              <w:marLeft w:val="480"/>
              <w:marRight w:val="0"/>
              <w:marTop w:val="0"/>
              <w:marBottom w:val="0"/>
              <w:divBdr>
                <w:top w:val="none" w:sz="0" w:space="0" w:color="auto"/>
                <w:left w:val="none" w:sz="0" w:space="0" w:color="auto"/>
                <w:bottom w:val="none" w:sz="0" w:space="0" w:color="auto"/>
                <w:right w:val="none" w:sz="0" w:space="0" w:color="auto"/>
              </w:divBdr>
            </w:div>
            <w:div w:id="853301298">
              <w:marLeft w:val="480"/>
              <w:marRight w:val="0"/>
              <w:marTop w:val="0"/>
              <w:marBottom w:val="0"/>
              <w:divBdr>
                <w:top w:val="none" w:sz="0" w:space="0" w:color="auto"/>
                <w:left w:val="none" w:sz="0" w:space="0" w:color="auto"/>
                <w:bottom w:val="none" w:sz="0" w:space="0" w:color="auto"/>
                <w:right w:val="none" w:sz="0" w:space="0" w:color="auto"/>
              </w:divBdr>
            </w:div>
            <w:div w:id="853498194">
              <w:marLeft w:val="480"/>
              <w:marRight w:val="0"/>
              <w:marTop w:val="0"/>
              <w:marBottom w:val="0"/>
              <w:divBdr>
                <w:top w:val="none" w:sz="0" w:space="0" w:color="auto"/>
                <w:left w:val="none" w:sz="0" w:space="0" w:color="auto"/>
                <w:bottom w:val="none" w:sz="0" w:space="0" w:color="auto"/>
                <w:right w:val="none" w:sz="0" w:space="0" w:color="auto"/>
              </w:divBdr>
            </w:div>
            <w:div w:id="853540994">
              <w:marLeft w:val="480"/>
              <w:marRight w:val="0"/>
              <w:marTop w:val="0"/>
              <w:marBottom w:val="0"/>
              <w:divBdr>
                <w:top w:val="none" w:sz="0" w:space="0" w:color="auto"/>
                <w:left w:val="none" w:sz="0" w:space="0" w:color="auto"/>
                <w:bottom w:val="none" w:sz="0" w:space="0" w:color="auto"/>
                <w:right w:val="none" w:sz="0" w:space="0" w:color="auto"/>
              </w:divBdr>
            </w:div>
            <w:div w:id="853541798">
              <w:marLeft w:val="480"/>
              <w:marRight w:val="0"/>
              <w:marTop w:val="0"/>
              <w:marBottom w:val="0"/>
              <w:divBdr>
                <w:top w:val="none" w:sz="0" w:space="0" w:color="auto"/>
                <w:left w:val="none" w:sz="0" w:space="0" w:color="auto"/>
                <w:bottom w:val="none" w:sz="0" w:space="0" w:color="auto"/>
                <w:right w:val="none" w:sz="0" w:space="0" w:color="auto"/>
              </w:divBdr>
            </w:div>
            <w:div w:id="853613472">
              <w:marLeft w:val="480"/>
              <w:marRight w:val="0"/>
              <w:marTop w:val="0"/>
              <w:marBottom w:val="0"/>
              <w:divBdr>
                <w:top w:val="none" w:sz="0" w:space="0" w:color="auto"/>
                <w:left w:val="none" w:sz="0" w:space="0" w:color="auto"/>
                <w:bottom w:val="none" w:sz="0" w:space="0" w:color="auto"/>
                <w:right w:val="none" w:sz="0" w:space="0" w:color="auto"/>
              </w:divBdr>
            </w:div>
            <w:div w:id="853616215">
              <w:marLeft w:val="480"/>
              <w:marRight w:val="0"/>
              <w:marTop w:val="0"/>
              <w:marBottom w:val="0"/>
              <w:divBdr>
                <w:top w:val="none" w:sz="0" w:space="0" w:color="auto"/>
                <w:left w:val="none" w:sz="0" w:space="0" w:color="auto"/>
                <w:bottom w:val="none" w:sz="0" w:space="0" w:color="auto"/>
                <w:right w:val="none" w:sz="0" w:space="0" w:color="auto"/>
              </w:divBdr>
            </w:div>
            <w:div w:id="853692873">
              <w:marLeft w:val="480"/>
              <w:marRight w:val="0"/>
              <w:marTop w:val="0"/>
              <w:marBottom w:val="0"/>
              <w:divBdr>
                <w:top w:val="none" w:sz="0" w:space="0" w:color="auto"/>
                <w:left w:val="none" w:sz="0" w:space="0" w:color="auto"/>
                <w:bottom w:val="none" w:sz="0" w:space="0" w:color="auto"/>
                <w:right w:val="none" w:sz="0" w:space="0" w:color="auto"/>
              </w:divBdr>
            </w:div>
            <w:div w:id="853960752">
              <w:marLeft w:val="480"/>
              <w:marRight w:val="0"/>
              <w:marTop w:val="0"/>
              <w:marBottom w:val="0"/>
              <w:divBdr>
                <w:top w:val="none" w:sz="0" w:space="0" w:color="auto"/>
                <w:left w:val="none" w:sz="0" w:space="0" w:color="auto"/>
                <w:bottom w:val="none" w:sz="0" w:space="0" w:color="auto"/>
                <w:right w:val="none" w:sz="0" w:space="0" w:color="auto"/>
              </w:divBdr>
            </w:div>
            <w:div w:id="854002388">
              <w:marLeft w:val="480"/>
              <w:marRight w:val="0"/>
              <w:marTop w:val="0"/>
              <w:marBottom w:val="0"/>
              <w:divBdr>
                <w:top w:val="none" w:sz="0" w:space="0" w:color="auto"/>
                <w:left w:val="none" w:sz="0" w:space="0" w:color="auto"/>
                <w:bottom w:val="none" w:sz="0" w:space="0" w:color="auto"/>
                <w:right w:val="none" w:sz="0" w:space="0" w:color="auto"/>
              </w:divBdr>
            </w:div>
            <w:div w:id="854153861">
              <w:marLeft w:val="480"/>
              <w:marRight w:val="0"/>
              <w:marTop w:val="0"/>
              <w:marBottom w:val="0"/>
              <w:divBdr>
                <w:top w:val="none" w:sz="0" w:space="0" w:color="auto"/>
                <w:left w:val="none" w:sz="0" w:space="0" w:color="auto"/>
                <w:bottom w:val="none" w:sz="0" w:space="0" w:color="auto"/>
                <w:right w:val="none" w:sz="0" w:space="0" w:color="auto"/>
              </w:divBdr>
            </w:div>
            <w:div w:id="854226388">
              <w:marLeft w:val="480"/>
              <w:marRight w:val="0"/>
              <w:marTop w:val="0"/>
              <w:marBottom w:val="0"/>
              <w:divBdr>
                <w:top w:val="none" w:sz="0" w:space="0" w:color="auto"/>
                <w:left w:val="none" w:sz="0" w:space="0" w:color="auto"/>
                <w:bottom w:val="none" w:sz="0" w:space="0" w:color="auto"/>
                <w:right w:val="none" w:sz="0" w:space="0" w:color="auto"/>
              </w:divBdr>
            </w:div>
            <w:div w:id="854343354">
              <w:marLeft w:val="480"/>
              <w:marRight w:val="0"/>
              <w:marTop w:val="0"/>
              <w:marBottom w:val="0"/>
              <w:divBdr>
                <w:top w:val="none" w:sz="0" w:space="0" w:color="auto"/>
                <w:left w:val="none" w:sz="0" w:space="0" w:color="auto"/>
                <w:bottom w:val="none" w:sz="0" w:space="0" w:color="auto"/>
                <w:right w:val="none" w:sz="0" w:space="0" w:color="auto"/>
              </w:divBdr>
            </w:div>
            <w:div w:id="854344643">
              <w:marLeft w:val="480"/>
              <w:marRight w:val="0"/>
              <w:marTop w:val="0"/>
              <w:marBottom w:val="0"/>
              <w:divBdr>
                <w:top w:val="none" w:sz="0" w:space="0" w:color="auto"/>
                <w:left w:val="none" w:sz="0" w:space="0" w:color="auto"/>
                <w:bottom w:val="none" w:sz="0" w:space="0" w:color="auto"/>
                <w:right w:val="none" w:sz="0" w:space="0" w:color="auto"/>
              </w:divBdr>
            </w:div>
            <w:div w:id="854345565">
              <w:marLeft w:val="480"/>
              <w:marRight w:val="0"/>
              <w:marTop w:val="0"/>
              <w:marBottom w:val="0"/>
              <w:divBdr>
                <w:top w:val="none" w:sz="0" w:space="0" w:color="auto"/>
                <w:left w:val="none" w:sz="0" w:space="0" w:color="auto"/>
                <w:bottom w:val="none" w:sz="0" w:space="0" w:color="auto"/>
                <w:right w:val="none" w:sz="0" w:space="0" w:color="auto"/>
              </w:divBdr>
            </w:div>
            <w:div w:id="854467022">
              <w:marLeft w:val="480"/>
              <w:marRight w:val="0"/>
              <w:marTop w:val="0"/>
              <w:marBottom w:val="0"/>
              <w:divBdr>
                <w:top w:val="none" w:sz="0" w:space="0" w:color="auto"/>
                <w:left w:val="none" w:sz="0" w:space="0" w:color="auto"/>
                <w:bottom w:val="none" w:sz="0" w:space="0" w:color="auto"/>
                <w:right w:val="none" w:sz="0" w:space="0" w:color="auto"/>
              </w:divBdr>
            </w:div>
            <w:div w:id="854923092">
              <w:marLeft w:val="480"/>
              <w:marRight w:val="0"/>
              <w:marTop w:val="0"/>
              <w:marBottom w:val="0"/>
              <w:divBdr>
                <w:top w:val="none" w:sz="0" w:space="0" w:color="auto"/>
                <w:left w:val="none" w:sz="0" w:space="0" w:color="auto"/>
                <w:bottom w:val="none" w:sz="0" w:space="0" w:color="auto"/>
                <w:right w:val="none" w:sz="0" w:space="0" w:color="auto"/>
              </w:divBdr>
            </w:div>
            <w:div w:id="855190237">
              <w:marLeft w:val="480"/>
              <w:marRight w:val="0"/>
              <w:marTop w:val="0"/>
              <w:marBottom w:val="0"/>
              <w:divBdr>
                <w:top w:val="none" w:sz="0" w:space="0" w:color="auto"/>
                <w:left w:val="none" w:sz="0" w:space="0" w:color="auto"/>
                <w:bottom w:val="none" w:sz="0" w:space="0" w:color="auto"/>
                <w:right w:val="none" w:sz="0" w:space="0" w:color="auto"/>
              </w:divBdr>
            </w:div>
            <w:div w:id="855190722">
              <w:marLeft w:val="480"/>
              <w:marRight w:val="0"/>
              <w:marTop w:val="0"/>
              <w:marBottom w:val="0"/>
              <w:divBdr>
                <w:top w:val="none" w:sz="0" w:space="0" w:color="auto"/>
                <w:left w:val="none" w:sz="0" w:space="0" w:color="auto"/>
                <w:bottom w:val="none" w:sz="0" w:space="0" w:color="auto"/>
                <w:right w:val="none" w:sz="0" w:space="0" w:color="auto"/>
              </w:divBdr>
            </w:div>
            <w:div w:id="855190780">
              <w:marLeft w:val="480"/>
              <w:marRight w:val="0"/>
              <w:marTop w:val="0"/>
              <w:marBottom w:val="0"/>
              <w:divBdr>
                <w:top w:val="none" w:sz="0" w:space="0" w:color="auto"/>
                <w:left w:val="none" w:sz="0" w:space="0" w:color="auto"/>
                <w:bottom w:val="none" w:sz="0" w:space="0" w:color="auto"/>
                <w:right w:val="none" w:sz="0" w:space="0" w:color="auto"/>
              </w:divBdr>
            </w:div>
            <w:div w:id="855193852">
              <w:marLeft w:val="480"/>
              <w:marRight w:val="0"/>
              <w:marTop w:val="0"/>
              <w:marBottom w:val="0"/>
              <w:divBdr>
                <w:top w:val="none" w:sz="0" w:space="0" w:color="auto"/>
                <w:left w:val="none" w:sz="0" w:space="0" w:color="auto"/>
                <w:bottom w:val="none" w:sz="0" w:space="0" w:color="auto"/>
                <w:right w:val="none" w:sz="0" w:space="0" w:color="auto"/>
              </w:divBdr>
            </w:div>
            <w:div w:id="855311900">
              <w:marLeft w:val="480"/>
              <w:marRight w:val="0"/>
              <w:marTop w:val="0"/>
              <w:marBottom w:val="0"/>
              <w:divBdr>
                <w:top w:val="none" w:sz="0" w:space="0" w:color="auto"/>
                <w:left w:val="none" w:sz="0" w:space="0" w:color="auto"/>
                <w:bottom w:val="none" w:sz="0" w:space="0" w:color="auto"/>
                <w:right w:val="none" w:sz="0" w:space="0" w:color="auto"/>
              </w:divBdr>
            </w:div>
            <w:div w:id="855383159">
              <w:marLeft w:val="480"/>
              <w:marRight w:val="0"/>
              <w:marTop w:val="0"/>
              <w:marBottom w:val="0"/>
              <w:divBdr>
                <w:top w:val="none" w:sz="0" w:space="0" w:color="auto"/>
                <w:left w:val="none" w:sz="0" w:space="0" w:color="auto"/>
                <w:bottom w:val="none" w:sz="0" w:space="0" w:color="auto"/>
                <w:right w:val="none" w:sz="0" w:space="0" w:color="auto"/>
              </w:divBdr>
            </w:div>
            <w:div w:id="855463563">
              <w:marLeft w:val="480"/>
              <w:marRight w:val="0"/>
              <w:marTop w:val="0"/>
              <w:marBottom w:val="0"/>
              <w:divBdr>
                <w:top w:val="none" w:sz="0" w:space="0" w:color="auto"/>
                <w:left w:val="none" w:sz="0" w:space="0" w:color="auto"/>
                <w:bottom w:val="none" w:sz="0" w:space="0" w:color="auto"/>
                <w:right w:val="none" w:sz="0" w:space="0" w:color="auto"/>
              </w:divBdr>
            </w:div>
            <w:div w:id="855507606">
              <w:marLeft w:val="480"/>
              <w:marRight w:val="0"/>
              <w:marTop w:val="0"/>
              <w:marBottom w:val="0"/>
              <w:divBdr>
                <w:top w:val="none" w:sz="0" w:space="0" w:color="auto"/>
                <w:left w:val="none" w:sz="0" w:space="0" w:color="auto"/>
                <w:bottom w:val="none" w:sz="0" w:space="0" w:color="auto"/>
                <w:right w:val="none" w:sz="0" w:space="0" w:color="auto"/>
              </w:divBdr>
            </w:div>
            <w:div w:id="855576921">
              <w:marLeft w:val="480"/>
              <w:marRight w:val="0"/>
              <w:marTop w:val="0"/>
              <w:marBottom w:val="0"/>
              <w:divBdr>
                <w:top w:val="none" w:sz="0" w:space="0" w:color="auto"/>
                <w:left w:val="none" w:sz="0" w:space="0" w:color="auto"/>
                <w:bottom w:val="none" w:sz="0" w:space="0" w:color="auto"/>
                <w:right w:val="none" w:sz="0" w:space="0" w:color="auto"/>
              </w:divBdr>
            </w:div>
            <w:div w:id="855773895">
              <w:marLeft w:val="480"/>
              <w:marRight w:val="0"/>
              <w:marTop w:val="0"/>
              <w:marBottom w:val="0"/>
              <w:divBdr>
                <w:top w:val="none" w:sz="0" w:space="0" w:color="auto"/>
                <w:left w:val="none" w:sz="0" w:space="0" w:color="auto"/>
                <w:bottom w:val="none" w:sz="0" w:space="0" w:color="auto"/>
                <w:right w:val="none" w:sz="0" w:space="0" w:color="auto"/>
              </w:divBdr>
            </w:div>
            <w:div w:id="855775895">
              <w:marLeft w:val="480"/>
              <w:marRight w:val="0"/>
              <w:marTop w:val="0"/>
              <w:marBottom w:val="0"/>
              <w:divBdr>
                <w:top w:val="none" w:sz="0" w:space="0" w:color="auto"/>
                <w:left w:val="none" w:sz="0" w:space="0" w:color="auto"/>
                <w:bottom w:val="none" w:sz="0" w:space="0" w:color="auto"/>
                <w:right w:val="none" w:sz="0" w:space="0" w:color="auto"/>
              </w:divBdr>
            </w:div>
            <w:div w:id="855920906">
              <w:marLeft w:val="480"/>
              <w:marRight w:val="0"/>
              <w:marTop w:val="0"/>
              <w:marBottom w:val="0"/>
              <w:divBdr>
                <w:top w:val="none" w:sz="0" w:space="0" w:color="auto"/>
                <w:left w:val="none" w:sz="0" w:space="0" w:color="auto"/>
                <w:bottom w:val="none" w:sz="0" w:space="0" w:color="auto"/>
                <w:right w:val="none" w:sz="0" w:space="0" w:color="auto"/>
              </w:divBdr>
            </w:div>
            <w:div w:id="855921582">
              <w:marLeft w:val="480"/>
              <w:marRight w:val="0"/>
              <w:marTop w:val="0"/>
              <w:marBottom w:val="0"/>
              <w:divBdr>
                <w:top w:val="none" w:sz="0" w:space="0" w:color="auto"/>
                <w:left w:val="none" w:sz="0" w:space="0" w:color="auto"/>
                <w:bottom w:val="none" w:sz="0" w:space="0" w:color="auto"/>
                <w:right w:val="none" w:sz="0" w:space="0" w:color="auto"/>
              </w:divBdr>
            </w:div>
            <w:div w:id="855925264">
              <w:marLeft w:val="480"/>
              <w:marRight w:val="0"/>
              <w:marTop w:val="0"/>
              <w:marBottom w:val="0"/>
              <w:divBdr>
                <w:top w:val="none" w:sz="0" w:space="0" w:color="auto"/>
                <w:left w:val="none" w:sz="0" w:space="0" w:color="auto"/>
                <w:bottom w:val="none" w:sz="0" w:space="0" w:color="auto"/>
                <w:right w:val="none" w:sz="0" w:space="0" w:color="auto"/>
              </w:divBdr>
            </w:div>
            <w:div w:id="856041087">
              <w:marLeft w:val="480"/>
              <w:marRight w:val="0"/>
              <w:marTop w:val="0"/>
              <w:marBottom w:val="0"/>
              <w:divBdr>
                <w:top w:val="none" w:sz="0" w:space="0" w:color="auto"/>
                <w:left w:val="none" w:sz="0" w:space="0" w:color="auto"/>
                <w:bottom w:val="none" w:sz="0" w:space="0" w:color="auto"/>
                <w:right w:val="none" w:sz="0" w:space="0" w:color="auto"/>
              </w:divBdr>
            </w:div>
            <w:div w:id="856042317">
              <w:marLeft w:val="480"/>
              <w:marRight w:val="0"/>
              <w:marTop w:val="0"/>
              <w:marBottom w:val="0"/>
              <w:divBdr>
                <w:top w:val="none" w:sz="0" w:space="0" w:color="auto"/>
                <w:left w:val="none" w:sz="0" w:space="0" w:color="auto"/>
                <w:bottom w:val="none" w:sz="0" w:space="0" w:color="auto"/>
                <w:right w:val="none" w:sz="0" w:space="0" w:color="auto"/>
              </w:divBdr>
            </w:div>
            <w:div w:id="856121291">
              <w:marLeft w:val="480"/>
              <w:marRight w:val="0"/>
              <w:marTop w:val="0"/>
              <w:marBottom w:val="0"/>
              <w:divBdr>
                <w:top w:val="none" w:sz="0" w:space="0" w:color="auto"/>
                <w:left w:val="none" w:sz="0" w:space="0" w:color="auto"/>
                <w:bottom w:val="none" w:sz="0" w:space="0" w:color="auto"/>
                <w:right w:val="none" w:sz="0" w:space="0" w:color="auto"/>
              </w:divBdr>
            </w:div>
            <w:div w:id="856189831">
              <w:marLeft w:val="480"/>
              <w:marRight w:val="0"/>
              <w:marTop w:val="0"/>
              <w:marBottom w:val="0"/>
              <w:divBdr>
                <w:top w:val="none" w:sz="0" w:space="0" w:color="auto"/>
                <w:left w:val="none" w:sz="0" w:space="0" w:color="auto"/>
                <w:bottom w:val="none" w:sz="0" w:space="0" w:color="auto"/>
                <w:right w:val="none" w:sz="0" w:space="0" w:color="auto"/>
              </w:divBdr>
            </w:div>
            <w:div w:id="856385762">
              <w:marLeft w:val="480"/>
              <w:marRight w:val="0"/>
              <w:marTop w:val="0"/>
              <w:marBottom w:val="0"/>
              <w:divBdr>
                <w:top w:val="none" w:sz="0" w:space="0" w:color="auto"/>
                <w:left w:val="none" w:sz="0" w:space="0" w:color="auto"/>
                <w:bottom w:val="none" w:sz="0" w:space="0" w:color="auto"/>
                <w:right w:val="none" w:sz="0" w:space="0" w:color="auto"/>
              </w:divBdr>
            </w:div>
            <w:div w:id="856430692">
              <w:marLeft w:val="480"/>
              <w:marRight w:val="0"/>
              <w:marTop w:val="0"/>
              <w:marBottom w:val="0"/>
              <w:divBdr>
                <w:top w:val="none" w:sz="0" w:space="0" w:color="auto"/>
                <w:left w:val="none" w:sz="0" w:space="0" w:color="auto"/>
                <w:bottom w:val="none" w:sz="0" w:space="0" w:color="auto"/>
                <w:right w:val="none" w:sz="0" w:space="0" w:color="auto"/>
              </w:divBdr>
            </w:div>
            <w:div w:id="856621649">
              <w:marLeft w:val="480"/>
              <w:marRight w:val="0"/>
              <w:marTop w:val="0"/>
              <w:marBottom w:val="0"/>
              <w:divBdr>
                <w:top w:val="none" w:sz="0" w:space="0" w:color="auto"/>
                <w:left w:val="none" w:sz="0" w:space="0" w:color="auto"/>
                <w:bottom w:val="none" w:sz="0" w:space="0" w:color="auto"/>
                <w:right w:val="none" w:sz="0" w:space="0" w:color="auto"/>
              </w:divBdr>
            </w:div>
            <w:div w:id="856650583">
              <w:marLeft w:val="480"/>
              <w:marRight w:val="0"/>
              <w:marTop w:val="0"/>
              <w:marBottom w:val="0"/>
              <w:divBdr>
                <w:top w:val="none" w:sz="0" w:space="0" w:color="auto"/>
                <w:left w:val="none" w:sz="0" w:space="0" w:color="auto"/>
                <w:bottom w:val="none" w:sz="0" w:space="0" w:color="auto"/>
                <w:right w:val="none" w:sz="0" w:space="0" w:color="auto"/>
              </w:divBdr>
            </w:div>
            <w:div w:id="856700288">
              <w:marLeft w:val="480"/>
              <w:marRight w:val="0"/>
              <w:marTop w:val="0"/>
              <w:marBottom w:val="0"/>
              <w:divBdr>
                <w:top w:val="none" w:sz="0" w:space="0" w:color="auto"/>
                <w:left w:val="none" w:sz="0" w:space="0" w:color="auto"/>
                <w:bottom w:val="none" w:sz="0" w:space="0" w:color="auto"/>
                <w:right w:val="none" w:sz="0" w:space="0" w:color="auto"/>
              </w:divBdr>
            </w:div>
            <w:div w:id="856848164">
              <w:marLeft w:val="480"/>
              <w:marRight w:val="0"/>
              <w:marTop w:val="0"/>
              <w:marBottom w:val="0"/>
              <w:divBdr>
                <w:top w:val="none" w:sz="0" w:space="0" w:color="auto"/>
                <w:left w:val="none" w:sz="0" w:space="0" w:color="auto"/>
                <w:bottom w:val="none" w:sz="0" w:space="0" w:color="auto"/>
                <w:right w:val="none" w:sz="0" w:space="0" w:color="auto"/>
              </w:divBdr>
            </w:div>
            <w:div w:id="856849678">
              <w:marLeft w:val="480"/>
              <w:marRight w:val="0"/>
              <w:marTop w:val="0"/>
              <w:marBottom w:val="0"/>
              <w:divBdr>
                <w:top w:val="none" w:sz="0" w:space="0" w:color="auto"/>
                <w:left w:val="none" w:sz="0" w:space="0" w:color="auto"/>
                <w:bottom w:val="none" w:sz="0" w:space="0" w:color="auto"/>
                <w:right w:val="none" w:sz="0" w:space="0" w:color="auto"/>
              </w:divBdr>
            </w:div>
            <w:div w:id="856886400">
              <w:marLeft w:val="480"/>
              <w:marRight w:val="0"/>
              <w:marTop w:val="0"/>
              <w:marBottom w:val="0"/>
              <w:divBdr>
                <w:top w:val="none" w:sz="0" w:space="0" w:color="auto"/>
                <w:left w:val="none" w:sz="0" w:space="0" w:color="auto"/>
                <w:bottom w:val="none" w:sz="0" w:space="0" w:color="auto"/>
                <w:right w:val="none" w:sz="0" w:space="0" w:color="auto"/>
              </w:divBdr>
            </w:div>
            <w:div w:id="856888830">
              <w:marLeft w:val="480"/>
              <w:marRight w:val="0"/>
              <w:marTop w:val="0"/>
              <w:marBottom w:val="0"/>
              <w:divBdr>
                <w:top w:val="none" w:sz="0" w:space="0" w:color="auto"/>
                <w:left w:val="none" w:sz="0" w:space="0" w:color="auto"/>
                <w:bottom w:val="none" w:sz="0" w:space="0" w:color="auto"/>
                <w:right w:val="none" w:sz="0" w:space="0" w:color="auto"/>
              </w:divBdr>
            </w:div>
            <w:div w:id="856963951">
              <w:marLeft w:val="480"/>
              <w:marRight w:val="0"/>
              <w:marTop w:val="0"/>
              <w:marBottom w:val="0"/>
              <w:divBdr>
                <w:top w:val="none" w:sz="0" w:space="0" w:color="auto"/>
                <w:left w:val="none" w:sz="0" w:space="0" w:color="auto"/>
                <w:bottom w:val="none" w:sz="0" w:space="0" w:color="auto"/>
                <w:right w:val="none" w:sz="0" w:space="0" w:color="auto"/>
              </w:divBdr>
            </w:div>
            <w:div w:id="856964570">
              <w:marLeft w:val="480"/>
              <w:marRight w:val="0"/>
              <w:marTop w:val="0"/>
              <w:marBottom w:val="0"/>
              <w:divBdr>
                <w:top w:val="none" w:sz="0" w:space="0" w:color="auto"/>
                <w:left w:val="none" w:sz="0" w:space="0" w:color="auto"/>
                <w:bottom w:val="none" w:sz="0" w:space="0" w:color="auto"/>
                <w:right w:val="none" w:sz="0" w:space="0" w:color="auto"/>
              </w:divBdr>
            </w:div>
            <w:div w:id="856965024">
              <w:marLeft w:val="480"/>
              <w:marRight w:val="0"/>
              <w:marTop w:val="0"/>
              <w:marBottom w:val="0"/>
              <w:divBdr>
                <w:top w:val="none" w:sz="0" w:space="0" w:color="auto"/>
                <w:left w:val="none" w:sz="0" w:space="0" w:color="auto"/>
                <w:bottom w:val="none" w:sz="0" w:space="0" w:color="auto"/>
                <w:right w:val="none" w:sz="0" w:space="0" w:color="auto"/>
              </w:divBdr>
            </w:div>
            <w:div w:id="857157975">
              <w:marLeft w:val="480"/>
              <w:marRight w:val="0"/>
              <w:marTop w:val="0"/>
              <w:marBottom w:val="0"/>
              <w:divBdr>
                <w:top w:val="none" w:sz="0" w:space="0" w:color="auto"/>
                <w:left w:val="none" w:sz="0" w:space="0" w:color="auto"/>
                <w:bottom w:val="none" w:sz="0" w:space="0" w:color="auto"/>
                <w:right w:val="none" w:sz="0" w:space="0" w:color="auto"/>
              </w:divBdr>
            </w:div>
            <w:div w:id="857230077">
              <w:marLeft w:val="480"/>
              <w:marRight w:val="0"/>
              <w:marTop w:val="0"/>
              <w:marBottom w:val="0"/>
              <w:divBdr>
                <w:top w:val="none" w:sz="0" w:space="0" w:color="auto"/>
                <w:left w:val="none" w:sz="0" w:space="0" w:color="auto"/>
                <w:bottom w:val="none" w:sz="0" w:space="0" w:color="auto"/>
                <w:right w:val="none" w:sz="0" w:space="0" w:color="auto"/>
              </w:divBdr>
            </w:div>
            <w:div w:id="857279649">
              <w:marLeft w:val="480"/>
              <w:marRight w:val="0"/>
              <w:marTop w:val="0"/>
              <w:marBottom w:val="0"/>
              <w:divBdr>
                <w:top w:val="none" w:sz="0" w:space="0" w:color="auto"/>
                <w:left w:val="none" w:sz="0" w:space="0" w:color="auto"/>
                <w:bottom w:val="none" w:sz="0" w:space="0" w:color="auto"/>
                <w:right w:val="none" w:sz="0" w:space="0" w:color="auto"/>
              </w:divBdr>
            </w:div>
            <w:div w:id="857307206">
              <w:marLeft w:val="480"/>
              <w:marRight w:val="0"/>
              <w:marTop w:val="0"/>
              <w:marBottom w:val="0"/>
              <w:divBdr>
                <w:top w:val="none" w:sz="0" w:space="0" w:color="auto"/>
                <w:left w:val="none" w:sz="0" w:space="0" w:color="auto"/>
                <w:bottom w:val="none" w:sz="0" w:space="0" w:color="auto"/>
                <w:right w:val="none" w:sz="0" w:space="0" w:color="auto"/>
              </w:divBdr>
            </w:div>
            <w:div w:id="857307482">
              <w:marLeft w:val="480"/>
              <w:marRight w:val="0"/>
              <w:marTop w:val="0"/>
              <w:marBottom w:val="0"/>
              <w:divBdr>
                <w:top w:val="none" w:sz="0" w:space="0" w:color="auto"/>
                <w:left w:val="none" w:sz="0" w:space="0" w:color="auto"/>
                <w:bottom w:val="none" w:sz="0" w:space="0" w:color="auto"/>
                <w:right w:val="none" w:sz="0" w:space="0" w:color="auto"/>
              </w:divBdr>
            </w:div>
            <w:div w:id="857549697">
              <w:marLeft w:val="480"/>
              <w:marRight w:val="0"/>
              <w:marTop w:val="0"/>
              <w:marBottom w:val="0"/>
              <w:divBdr>
                <w:top w:val="none" w:sz="0" w:space="0" w:color="auto"/>
                <w:left w:val="none" w:sz="0" w:space="0" w:color="auto"/>
                <w:bottom w:val="none" w:sz="0" w:space="0" w:color="auto"/>
                <w:right w:val="none" w:sz="0" w:space="0" w:color="auto"/>
              </w:divBdr>
            </w:div>
            <w:div w:id="857692690">
              <w:marLeft w:val="480"/>
              <w:marRight w:val="0"/>
              <w:marTop w:val="0"/>
              <w:marBottom w:val="0"/>
              <w:divBdr>
                <w:top w:val="none" w:sz="0" w:space="0" w:color="auto"/>
                <w:left w:val="none" w:sz="0" w:space="0" w:color="auto"/>
                <w:bottom w:val="none" w:sz="0" w:space="0" w:color="auto"/>
                <w:right w:val="none" w:sz="0" w:space="0" w:color="auto"/>
              </w:divBdr>
            </w:div>
            <w:div w:id="857694660">
              <w:marLeft w:val="480"/>
              <w:marRight w:val="0"/>
              <w:marTop w:val="0"/>
              <w:marBottom w:val="0"/>
              <w:divBdr>
                <w:top w:val="none" w:sz="0" w:space="0" w:color="auto"/>
                <w:left w:val="none" w:sz="0" w:space="0" w:color="auto"/>
                <w:bottom w:val="none" w:sz="0" w:space="0" w:color="auto"/>
                <w:right w:val="none" w:sz="0" w:space="0" w:color="auto"/>
              </w:divBdr>
            </w:div>
            <w:div w:id="857813694">
              <w:marLeft w:val="480"/>
              <w:marRight w:val="0"/>
              <w:marTop w:val="0"/>
              <w:marBottom w:val="0"/>
              <w:divBdr>
                <w:top w:val="none" w:sz="0" w:space="0" w:color="auto"/>
                <w:left w:val="none" w:sz="0" w:space="0" w:color="auto"/>
                <w:bottom w:val="none" w:sz="0" w:space="0" w:color="auto"/>
                <w:right w:val="none" w:sz="0" w:space="0" w:color="auto"/>
              </w:divBdr>
            </w:div>
            <w:div w:id="857932773">
              <w:marLeft w:val="480"/>
              <w:marRight w:val="0"/>
              <w:marTop w:val="0"/>
              <w:marBottom w:val="0"/>
              <w:divBdr>
                <w:top w:val="none" w:sz="0" w:space="0" w:color="auto"/>
                <w:left w:val="none" w:sz="0" w:space="0" w:color="auto"/>
                <w:bottom w:val="none" w:sz="0" w:space="0" w:color="auto"/>
                <w:right w:val="none" w:sz="0" w:space="0" w:color="auto"/>
              </w:divBdr>
            </w:div>
            <w:div w:id="857936524">
              <w:marLeft w:val="480"/>
              <w:marRight w:val="0"/>
              <w:marTop w:val="0"/>
              <w:marBottom w:val="0"/>
              <w:divBdr>
                <w:top w:val="none" w:sz="0" w:space="0" w:color="auto"/>
                <w:left w:val="none" w:sz="0" w:space="0" w:color="auto"/>
                <w:bottom w:val="none" w:sz="0" w:space="0" w:color="auto"/>
                <w:right w:val="none" w:sz="0" w:space="0" w:color="auto"/>
              </w:divBdr>
            </w:div>
            <w:div w:id="858005601">
              <w:marLeft w:val="480"/>
              <w:marRight w:val="0"/>
              <w:marTop w:val="0"/>
              <w:marBottom w:val="0"/>
              <w:divBdr>
                <w:top w:val="none" w:sz="0" w:space="0" w:color="auto"/>
                <w:left w:val="none" w:sz="0" w:space="0" w:color="auto"/>
                <w:bottom w:val="none" w:sz="0" w:space="0" w:color="auto"/>
                <w:right w:val="none" w:sz="0" w:space="0" w:color="auto"/>
              </w:divBdr>
            </w:div>
            <w:div w:id="858005802">
              <w:marLeft w:val="480"/>
              <w:marRight w:val="0"/>
              <w:marTop w:val="0"/>
              <w:marBottom w:val="0"/>
              <w:divBdr>
                <w:top w:val="none" w:sz="0" w:space="0" w:color="auto"/>
                <w:left w:val="none" w:sz="0" w:space="0" w:color="auto"/>
                <w:bottom w:val="none" w:sz="0" w:space="0" w:color="auto"/>
                <w:right w:val="none" w:sz="0" w:space="0" w:color="auto"/>
              </w:divBdr>
            </w:div>
            <w:div w:id="858083608">
              <w:marLeft w:val="480"/>
              <w:marRight w:val="0"/>
              <w:marTop w:val="0"/>
              <w:marBottom w:val="0"/>
              <w:divBdr>
                <w:top w:val="none" w:sz="0" w:space="0" w:color="auto"/>
                <w:left w:val="none" w:sz="0" w:space="0" w:color="auto"/>
                <w:bottom w:val="none" w:sz="0" w:space="0" w:color="auto"/>
                <w:right w:val="none" w:sz="0" w:space="0" w:color="auto"/>
              </w:divBdr>
            </w:div>
            <w:div w:id="858086599">
              <w:marLeft w:val="480"/>
              <w:marRight w:val="0"/>
              <w:marTop w:val="0"/>
              <w:marBottom w:val="0"/>
              <w:divBdr>
                <w:top w:val="none" w:sz="0" w:space="0" w:color="auto"/>
                <w:left w:val="none" w:sz="0" w:space="0" w:color="auto"/>
                <w:bottom w:val="none" w:sz="0" w:space="0" w:color="auto"/>
                <w:right w:val="none" w:sz="0" w:space="0" w:color="auto"/>
              </w:divBdr>
            </w:div>
            <w:div w:id="858197699">
              <w:marLeft w:val="480"/>
              <w:marRight w:val="0"/>
              <w:marTop w:val="0"/>
              <w:marBottom w:val="0"/>
              <w:divBdr>
                <w:top w:val="none" w:sz="0" w:space="0" w:color="auto"/>
                <w:left w:val="none" w:sz="0" w:space="0" w:color="auto"/>
                <w:bottom w:val="none" w:sz="0" w:space="0" w:color="auto"/>
                <w:right w:val="none" w:sz="0" w:space="0" w:color="auto"/>
              </w:divBdr>
            </w:div>
            <w:div w:id="858200661">
              <w:marLeft w:val="480"/>
              <w:marRight w:val="0"/>
              <w:marTop w:val="0"/>
              <w:marBottom w:val="0"/>
              <w:divBdr>
                <w:top w:val="none" w:sz="0" w:space="0" w:color="auto"/>
                <w:left w:val="none" w:sz="0" w:space="0" w:color="auto"/>
                <w:bottom w:val="none" w:sz="0" w:space="0" w:color="auto"/>
                <w:right w:val="none" w:sz="0" w:space="0" w:color="auto"/>
              </w:divBdr>
            </w:div>
            <w:div w:id="858351084">
              <w:marLeft w:val="480"/>
              <w:marRight w:val="0"/>
              <w:marTop w:val="0"/>
              <w:marBottom w:val="0"/>
              <w:divBdr>
                <w:top w:val="none" w:sz="0" w:space="0" w:color="auto"/>
                <w:left w:val="none" w:sz="0" w:space="0" w:color="auto"/>
                <w:bottom w:val="none" w:sz="0" w:space="0" w:color="auto"/>
                <w:right w:val="none" w:sz="0" w:space="0" w:color="auto"/>
              </w:divBdr>
            </w:div>
            <w:div w:id="858662012">
              <w:marLeft w:val="480"/>
              <w:marRight w:val="0"/>
              <w:marTop w:val="0"/>
              <w:marBottom w:val="0"/>
              <w:divBdr>
                <w:top w:val="none" w:sz="0" w:space="0" w:color="auto"/>
                <w:left w:val="none" w:sz="0" w:space="0" w:color="auto"/>
                <w:bottom w:val="none" w:sz="0" w:space="0" w:color="auto"/>
                <w:right w:val="none" w:sz="0" w:space="0" w:color="auto"/>
              </w:divBdr>
            </w:div>
            <w:div w:id="858857586">
              <w:marLeft w:val="480"/>
              <w:marRight w:val="0"/>
              <w:marTop w:val="0"/>
              <w:marBottom w:val="0"/>
              <w:divBdr>
                <w:top w:val="none" w:sz="0" w:space="0" w:color="auto"/>
                <w:left w:val="none" w:sz="0" w:space="0" w:color="auto"/>
                <w:bottom w:val="none" w:sz="0" w:space="0" w:color="auto"/>
                <w:right w:val="none" w:sz="0" w:space="0" w:color="auto"/>
              </w:divBdr>
            </w:div>
            <w:div w:id="858930497">
              <w:marLeft w:val="480"/>
              <w:marRight w:val="0"/>
              <w:marTop w:val="0"/>
              <w:marBottom w:val="0"/>
              <w:divBdr>
                <w:top w:val="none" w:sz="0" w:space="0" w:color="auto"/>
                <w:left w:val="none" w:sz="0" w:space="0" w:color="auto"/>
                <w:bottom w:val="none" w:sz="0" w:space="0" w:color="auto"/>
                <w:right w:val="none" w:sz="0" w:space="0" w:color="auto"/>
              </w:divBdr>
            </w:div>
            <w:div w:id="859005649">
              <w:marLeft w:val="480"/>
              <w:marRight w:val="0"/>
              <w:marTop w:val="0"/>
              <w:marBottom w:val="0"/>
              <w:divBdr>
                <w:top w:val="none" w:sz="0" w:space="0" w:color="auto"/>
                <w:left w:val="none" w:sz="0" w:space="0" w:color="auto"/>
                <w:bottom w:val="none" w:sz="0" w:space="0" w:color="auto"/>
                <w:right w:val="none" w:sz="0" w:space="0" w:color="auto"/>
              </w:divBdr>
            </w:div>
            <w:div w:id="859046728">
              <w:marLeft w:val="480"/>
              <w:marRight w:val="0"/>
              <w:marTop w:val="0"/>
              <w:marBottom w:val="0"/>
              <w:divBdr>
                <w:top w:val="none" w:sz="0" w:space="0" w:color="auto"/>
                <w:left w:val="none" w:sz="0" w:space="0" w:color="auto"/>
                <w:bottom w:val="none" w:sz="0" w:space="0" w:color="auto"/>
                <w:right w:val="none" w:sz="0" w:space="0" w:color="auto"/>
              </w:divBdr>
            </w:div>
            <w:div w:id="859049510">
              <w:marLeft w:val="480"/>
              <w:marRight w:val="0"/>
              <w:marTop w:val="0"/>
              <w:marBottom w:val="0"/>
              <w:divBdr>
                <w:top w:val="none" w:sz="0" w:space="0" w:color="auto"/>
                <w:left w:val="none" w:sz="0" w:space="0" w:color="auto"/>
                <w:bottom w:val="none" w:sz="0" w:space="0" w:color="auto"/>
                <w:right w:val="none" w:sz="0" w:space="0" w:color="auto"/>
              </w:divBdr>
            </w:div>
            <w:div w:id="859196295">
              <w:marLeft w:val="480"/>
              <w:marRight w:val="0"/>
              <w:marTop w:val="0"/>
              <w:marBottom w:val="0"/>
              <w:divBdr>
                <w:top w:val="none" w:sz="0" w:space="0" w:color="auto"/>
                <w:left w:val="none" w:sz="0" w:space="0" w:color="auto"/>
                <w:bottom w:val="none" w:sz="0" w:space="0" w:color="auto"/>
                <w:right w:val="none" w:sz="0" w:space="0" w:color="auto"/>
              </w:divBdr>
            </w:div>
            <w:div w:id="859242741">
              <w:marLeft w:val="480"/>
              <w:marRight w:val="0"/>
              <w:marTop w:val="0"/>
              <w:marBottom w:val="0"/>
              <w:divBdr>
                <w:top w:val="none" w:sz="0" w:space="0" w:color="auto"/>
                <w:left w:val="none" w:sz="0" w:space="0" w:color="auto"/>
                <w:bottom w:val="none" w:sz="0" w:space="0" w:color="auto"/>
                <w:right w:val="none" w:sz="0" w:space="0" w:color="auto"/>
              </w:divBdr>
            </w:div>
            <w:div w:id="859245429">
              <w:marLeft w:val="480"/>
              <w:marRight w:val="0"/>
              <w:marTop w:val="0"/>
              <w:marBottom w:val="0"/>
              <w:divBdr>
                <w:top w:val="none" w:sz="0" w:space="0" w:color="auto"/>
                <w:left w:val="none" w:sz="0" w:space="0" w:color="auto"/>
                <w:bottom w:val="none" w:sz="0" w:space="0" w:color="auto"/>
                <w:right w:val="none" w:sz="0" w:space="0" w:color="auto"/>
              </w:divBdr>
            </w:div>
            <w:div w:id="859271713">
              <w:marLeft w:val="480"/>
              <w:marRight w:val="0"/>
              <w:marTop w:val="0"/>
              <w:marBottom w:val="0"/>
              <w:divBdr>
                <w:top w:val="none" w:sz="0" w:space="0" w:color="auto"/>
                <w:left w:val="none" w:sz="0" w:space="0" w:color="auto"/>
                <w:bottom w:val="none" w:sz="0" w:space="0" w:color="auto"/>
                <w:right w:val="none" w:sz="0" w:space="0" w:color="auto"/>
              </w:divBdr>
            </w:div>
            <w:div w:id="859272133">
              <w:marLeft w:val="480"/>
              <w:marRight w:val="0"/>
              <w:marTop w:val="0"/>
              <w:marBottom w:val="0"/>
              <w:divBdr>
                <w:top w:val="none" w:sz="0" w:space="0" w:color="auto"/>
                <w:left w:val="none" w:sz="0" w:space="0" w:color="auto"/>
                <w:bottom w:val="none" w:sz="0" w:space="0" w:color="auto"/>
                <w:right w:val="none" w:sz="0" w:space="0" w:color="auto"/>
              </w:divBdr>
            </w:div>
            <w:div w:id="859320786">
              <w:marLeft w:val="480"/>
              <w:marRight w:val="0"/>
              <w:marTop w:val="0"/>
              <w:marBottom w:val="0"/>
              <w:divBdr>
                <w:top w:val="none" w:sz="0" w:space="0" w:color="auto"/>
                <w:left w:val="none" w:sz="0" w:space="0" w:color="auto"/>
                <w:bottom w:val="none" w:sz="0" w:space="0" w:color="auto"/>
                <w:right w:val="none" w:sz="0" w:space="0" w:color="auto"/>
              </w:divBdr>
            </w:div>
            <w:div w:id="859322517">
              <w:marLeft w:val="480"/>
              <w:marRight w:val="0"/>
              <w:marTop w:val="0"/>
              <w:marBottom w:val="0"/>
              <w:divBdr>
                <w:top w:val="none" w:sz="0" w:space="0" w:color="auto"/>
                <w:left w:val="none" w:sz="0" w:space="0" w:color="auto"/>
                <w:bottom w:val="none" w:sz="0" w:space="0" w:color="auto"/>
                <w:right w:val="none" w:sz="0" w:space="0" w:color="auto"/>
              </w:divBdr>
            </w:div>
            <w:div w:id="859440379">
              <w:marLeft w:val="480"/>
              <w:marRight w:val="0"/>
              <w:marTop w:val="0"/>
              <w:marBottom w:val="0"/>
              <w:divBdr>
                <w:top w:val="none" w:sz="0" w:space="0" w:color="auto"/>
                <w:left w:val="none" w:sz="0" w:space="0" w:color="auto"/>
                <w:bottom w:val="none" w:sz="0" w:space="0" w:color="auto"/>
                <w:right w:val="none" w:sz="0" w:space="0" w:color="auto"/>
              </w:divBdr>
            </w:div>
            <w:div w:id="859507130">
              <w:marLeft w:val="480"/>
              <w:marRight w:val="0"/>
              <w:marTop w:val="0"/>
              <w:marBottom w:val="0"/>
              <w:divBdr>
                <w:top w:val="none" w:sz="0" w:space="0" w:color="auto"/>
                <w:left w:val="none" w:sz="0" w:space="0" w:color="auto"/>
                <w:bottom w:val="none" w:sz="0" w:space="0" w:color="auto"/>
                <w:right w:val="none" w:sz="0" w:space="0" w:color="auto"/>
              </w:divBdr>
            </w:div>
            <w:div w:id="859512065">
              <w:marLeft w:val="480"/>
              <w:marRight w:val="0"/>
              <w:marTop w:val="0"/>
              <w:marBottom w:val="0"/>
              <w:divBdr>
                <w:top w:val="none" w:sz="0" w:space="0" w:color="auto"/>
                <w:left w:val="none" w:sz="0" w:space="0" w:color="auto"/>
                <w:bottom w:val="none" w:sz="0" w:space="0" w:color="auto"/>
                <w:right w:val="none" w:sz="0" w:space="0" w:color="auto"/>
              </w:divBdr>
            </w:div>
            <w:div w:id="859512820">
              <w:marLeft w:val="480"/>
              <w:marRight w:val="0"/>
              <w:marTop w:val="0"/>
              <w:marBottom w:val="0"/>
              <w:divBdr>
                <w:top w:val="none" w:sz="0" w:space="0" w:color="auto"/>
                <w:left w:val="none" w:sz="0" w:space="0" w:color="auto"/>
                <w:bottom w:val="none" w:sz="0" w:space="0" w:color="auto"/>
                <w:right w:val="none" w:sz="0" w:space="0" w:color="auto"/>
              </w:divBdr>
            </w:div>
            <w:div w:id="859776780">
              <w:marLeft w:val="480"/>
              <w:marRight w:val="0"/>
              <w:marTop w:val="0"/>
              <w:marBottom w:val="0"/>
              <w:divBdr>
                <w:top w:val="none" w:sz="0" w:space="0" w:color="auto"/>
                <w:left w:val="none" w:sz="0" w:space="0" w:color="auto"/>
                <w:bottom w:val="none" w:sz="0" w:space="0" w:color="auto"/>
                <w:right w:val="none" w:sz="0" w:space="0" w:color="auto"/>
              </w:divBdr>
            </w:div>
            <w:div w:id="859780255">
              <w:marLeft w:val="480"/>
              <w:marRight w:val="0"/>
              <w:marTop w:val="0"/>
              <w:marBottom w:val="0"/>
              <w:divBdr>
                <w:top w:val="none" w:sz="0" w:space="0" w:color="auto"/>
                <w:left w:val="none" w:sz="0" w:space="0" w:color="auto"/>
                <w:bottom w:val="none" w:sz="0" w:space="0" w:color="auto"/>
                <w:right w:val="none" w:sz="0" w:space="0" w:color="auto"/>
              </w:divBdr>
            </w:div>
            <w:div w:id="859900266">
              <w:marLeft w:val="480"/>
              <w:marRight w:val="0"/>
              <w:marTop w:val="0"/>
              <w:marBottom w:val="0"/>
              <w:divBdr>
                <w:top w:val="none" w:sz="0" w:space="0" w:color="auto"/>
                <w:left w:val="none" w:sz="0" w:space="0" w:color="auto"/>
                <w:bottom w:val="none" w:sz="0" w:space="0" w:color="auto"/>
                <w:right w:val="none" w:sz="0" w:space="0" w:color="auto"/>
              </w:divBdr>
            </w:div>
            <w:div w:id="860123340">
              <w:marLeft w:val="480"/>
              <w:marRight w:val="0"/>
              <w:marTop w:val="0"/>
              <w:marBottom w:val="0"/>
              <w:divBdr>
                <w:top w:val="none" w:sz="0" w:space="0" w:color="auto"/>
                <w:left w:val="none" w:sz="0" w:space="0" w:color="auto"/>
                <w:bottom w:val="none" w:sz="0" w:space="0" w:color="auto"/>
                <w:right w:val="none" w:sz="0" w:space="0" w:color="auto"/>
              </w:divBdr>
            </w:div>
            <w:div w:id="860125599">
              <w:marLeft w:val="480"/>
              <w:marRight w:val="0"/>
              <w:marTop w:val="0"/>
              <w:marBottom w:val="0"/>
              <w:divBdr>
                <w:top w:val="none" w:sz="0" w:space="0" w:color="auto"/>
                <w:left w:val="none" w:sz="0" w:space="0" w:color="auto"/>
                <w:bottom w:val="none" w:sz="0" w:space="0" w:color="auto"/>
                <w:right w:val="none" w:sz="0" w:space="0" w:color="auto"/>
              </w:divBdr>
            </w:div>
            <w:div w:id="860244246">
              <w:marLeft w:val="480"/>
              <w:marRight w:val="0"/>
              <w:marTop w:val="0"/>
              <w:marBottom w:val="0"/>
              <w:divBdr>
                <w:top w:val="none" w:sz="0" w:space="0" w:color="auto"/>
                <w:left w:val="none" w:sz="0" w:space="0" w:color="auto"/>
                <w:bottom w:val="none" w:sz="0" w:space="0" w:color="auto"/>
                <w:right w:val="none" w:sz="0" w:space="0" w:color="auto"/>
              </w:divBdr>
            </w:div>
            <w:div w:id="860316178">
              <w:marLeft w:val="480"/>
              <w:marRight w:val="0"/>
              <w:marTop w:val="0"/>
              <w:marBottom w:val="0"/>
              <w:divBdr>
                <w:top w:val="none" w:sz="0" w:space="0" w:color="auto"/>
                <w:left w:val="none" w:sz="0" w:space="0" w:color="auto"/>
                <w:bottom w:val="none" w:sz="0" w:space="0" w:color="auto"/>
                <w:right w:val="none" w:sz="0" w:space="0" w:color="auto"/>
              </w:divBdr>
            </w:div>
            <w:div w:id="860322396">
              <w:marLeft w:val="480"/>
              <w:marRight w:val="0"/>
              <w:marTop w:val="0"/>
              <w:marBottom w:val="0"/>
              <w:divBdr>
                <w:top w:val="none" w:sz="0" w:space="0" w:color="auto"/>
                <w:left w:val="none" w:sz="0" w:space="0" w:color="auto"/>
                <w:bottom w:val="none" w:sz="0" w:space="0" w:color="auto"/>
                <w:right w:val="none" w:sz="0" w:space="0" w:color="auto"/>
              </w:divBdr>
            </w:div>
            <w:div w:id="860435186">
              <w:marLeft w:val="480"/>
              <w:marRight w:val="0"/>
              <w:marTop w:val="0"/>
              <w:marBottom w:val="0"/>
              <w:divBdr>
                <w:top w:val="none" w:sz="0" w:space="0" w:color="auto"/>
                <w:left w:val="none" w:sz="0" w:space="0" w:color="auto"/>
                <w:bottom w:val="none" w:sz="0" w:space="0" w:color="auto"/>
                <w:right w:val="none" w:sz="0" w:space="0" w:color="auto"/>
              </w:divBdr>
            </w:div>
            <w:div w:id="860435433">
              <w:marLeft w:val="480"/>
              <w:marRight w:val="0"/>
              <w:marTop w:val="0"/>
              <w:marBottom w:val="0"/>
              <w:divBdr>
                <w:top w:val="none" w:sz="0" w:space="0" w:color="auto"/>
                <w:left w:val="none" w:sz="0" w:space="0" w:color="auto"/>
                <w:bottom w:val="none" w:sz="0" w:space="0" w:color="auto"/>
                <w:right w:val="none" w:sz="0" w:space="0" w:color="auto"/>
              </w:divBdr>
            </w:div>
            <w:div w:id="860440028">
              <w:marLeft w:val="480"/>
              <w:marRight w:val="0"/>
              <w:marTop w:val="0"/>
              <w:marBottom w:val="0"/>
              <w:divBdr>
                <w:top w:val="none" w:sz="0" w:space="0" w:color="auto"/>
                <w:left w:val="none" w:sz="0" w:space="0" w:color="auto"/>
                <w:bottom w:val="none" w:sz="0" w:space="0" w:color="auto"/>
                <w:right w:val="none" w:sz="0" w:space="0" w:color="auto"/>
              </w:divBdr>
            </w:div>
            <w:div w:id="860556826">
              <w:marLeft w:val="480"/>
              <w:marRight w:val="0"/>
              <w:marTop w:val="0"/>
              <w:marBottom w:val="0"/>
              <w:divBdr>
                <w:top w:val="none" w:sz="0" w:space="0" w:color="auto"/>
                <w:left w:val="none" w:sz="0" w:space="0" w:color="auto"/>
                <w:bottom w:val="none" w:sz="0" w:space="0" w:color="auto"/>
                <w:right w:val="none" w:sz="0" w:space="0" w:color="auto"/>
              </w:divBdr>
            </w:div>
            <w:div w:id="860705458">
              <w:marLeft w:val="480"/>
              <w:marRight w:val="0"/>
              <w:marTop w:val="0"/>
              <w:marBottom w:val="0"/>
              <w:divBdr>
                <w:top w:val="none" w:sz="0" w:space="0" w:color="auto"/>
                <w:left w:val="none" w:sz="0" w:space="0" w:color="auto"/>
                <w:bottom w:val="none" w:sz="0" w:space="0" w:color="auto"/>
                <w:right w:val="none" w:sz="0" w:space="0" w:color="auto"/>
              </w:divBdr>
            </w:div>
            <w:div w:id="860821064">
              <w:marLeft w:val="480"/>
              <w:marRight w:val="0"/>
              <w:marTop w:val="0"/>
              <w:marBottom w:val="0"/>
              <w:divBdr>
                <w:top w:val="none" w:sz="0" w:space="0" w:color="auto"/>
                <w:left w:val="none" w:sz="0" w:space="0" w:color="auto"/>
                <w:bottom w:val="none" w:sz="0" w:space="0" w:color="auto"/>
                <w:right w:val="none" w:sz="0" w:space="0" w:color="auto"/>
              </w:divBdr>
            </w:div>
            <w:div w:id="860974909">
              <w:marLeft w:val="480"/>
              <w:marRight w:val="0"/>
              <w:marTop w:val="0"/>
              <w:marBottom w:val="0"/>
              <w:divBdr>
                <w:top w:val="none" w:sz="0" w:space="0" w:color="auto"/>
                <w:left w:val="none" w:sz="0" w:space="0" w:color="auto"/>
                <w:bottom w:val="none" w:sz="0" w:space="0" w:color="auto"/>
                <w:right w:val="none" w:sz="0" w:space="0" w:color="auto"/>
              </w:divBdr>
            </w:div>
            <w:div w:id="861012895">
              <w:marLeft w:val="480"/>
              <w:marRight w:val="0"/>
              <w:marTop w:val="0"/>
              <w:marBottom w:val="0"/>
              <w:divBdr>
                <w:top w:val="none" w:sz="0" w:space="0" w:color="auto"/>
                <w:left w:val="none" w:sz="0" w:space="0" w:color="auto"/>
                <w:bottom w:val="none" w:sz="0" w:space="0" w:color="auto"/>
                <w:right w:val="none" w:sz="0" w:space="0" w:color="auto"/>
              </w:divBdr>
            </w:div>
            <w:div w:id="861088343">
              <w:marLeft w:val="480"/>
              <w:marRight w:val="0"/>
              <w:marTop w:val="0"/>
              <w:marBottom w:val="0"/>
              <w:divBdr>
                <w:top w:val="none" w:sz="0" w:space="0" w:color="auto"/>
                <w:left w:val="none" w:sz="0" w:space="0" w:color="auto"/>
                <w:bottom w:val="none" w:sz="0" w:space="0" w:color="auto"/>
                <w:right w:val="none" w:sz="0" w:space="0" w:color="auto"/>
              </w:divBdr>
            </w:div>
            <w:div w:id="861167301">
              <w:marLeft w:val="480"/>
              <w:marRight w:val="0"/>
              <w:marTop w:val="0"/>
              <w:marBottom w:val="0"/>
              <w:divBdr>
                <w:top w:val="none" w:sz="0" w:space="0" w:color="auto"/>
                <w:left w:val="none" w:sz="0" w:space="0" w:color="auto"/>
                <w:bottom w:val="none" w:sz="0" w:space="0" w:color="auto"/>
                <w:right w:val="none" w:sz="0" w:space="0" w:color="auto"/>
              </w:divBdr>
            </w:div>
            <w:div w:id="861285940">
              <w:marLeft w:val="480"/>
              <w:marRight w:val="0"/>
              <w:marTop w:val="0"/>
              <w:marBottom w:val="0"/>
              <w:divBdr>
                <w:top w:val="none" w:sz="0" w:space="0" w:color="auto"/>
                <w:left w:val="none" w:sz="0" w:space="0" w:color="auto"/>
                <w:bottom w:val="none" w:sz="0" w:space="0" w:color="auto"/>
                <w:right w:val="none" w:sz="0" w:space="0" w:color="auto"/>
              </w:divBdr>
            </w:div>
            <w:div w:id="861474460">
              <w:marLeft w:val="480"/>
              <w:marRight w:val="0"/>
              <w:marTop w:val="0"/>
              <w:marBottom w:val="0"/>
              <w:divBdr>
                <w:top w:val="none" w:sz="0" w:space="0" w:color="auto"/>
                <w:left w:val="none" w:sz="0" w:space="0" w:color="auto"/>
                <w:bottom w:val="none" w:sz="0" w:space="0" w:color="auto"/>
                <w:right w:val="none" w:sz="0" w:space="0" w:color="auto"/>
              </w:divBdr>
            </w:div>
            <w:div w:id="861482007">
              <w:marLeft w:val="480"/>
              <w:marRight w:val="0"/>
              <w:marTop w:val="0"/>
              <w:marBottom w:val="0"/>
              <w:divBdr>
                <w:top w:val="none" w:sz="0" w:space="0" w:color="auto"/>
                <w:left w:val="none" w:sz="0" w:space="0" w:color="auto"/>
                <w:bottom w:val="none" w:sz="0" w:space="0" w:color="auto"/>
                <w:right w:val="none" w:sz="0" w:space="0" w:color="auto"/>
              </w:divBdr>
            </w:div>
            <w:div w:id="861626750">
              <w:marLeft w:val="480"/>
              <w:marRight w:val="0"/>
              <w:marTop w:val="0"/>
              <w:marBottom w:val="0"/>
              <w:divBdr>
                <w:top w:val="none" w:sz="0" w:space="0" w:color="auto"/>
                <w:left w:val="none" w:sz="0" w:space="0" w:color="auto"/>
                <w:bottom w:val="none" w:sz="0" w:space="0" w:color="auto"/>
                <w:right w:val="none" w:sz="0" w:space="0" w:color="auto"/>
              </w:divBdr>
            </w:div>
            <w:div w:id="861818195">
              <w:marLeft w:val="480"/>
              <w:marRight w:val="0"/>
              <w:marTop w:val="0"/>
              <w:marBottom w:val="0"/>
              <w:divBdr>
                <w:top w:val="none" w:sz="0" w:space="0" w:color="auto"/>
                <w:left w:val="none" w:sz="0" w:space="0" w:color="auto"/>
                <w:bottom w:val="none" w:sz="0" w:space="0" w:color="auto"/>
                <w:right w:val="none" w:sz="0" w:space="0" w:color="auto"/>
              </w:divBdr>
            </w:div>
            <w:div w:id="861824328">
              <w:marLeft w:val="480"/>
              <w:marRight w:val="0"/>
              <w:marTop w:val="0"/>
              <w:marBottom w:val="0"/>
              <w:divBdr>
                <w:top w:val="none" w:sz="0" w:space="0" w:color="auto"/>
                <w:left w:val="none" w:sz="0" w:space="0" w:color="auto"/>
                <w:bottom w:val="none" w:sz="0" w:space="0" w:color="auto"/>
                <w:right w:val="none" w:sz="0" w:space="0" w:color="auto"/>
              </w:divBdr>
            </w:div>
            <w:div w:id="861935600">
              <w:marLeft w:val="480"/>
              <w:marRight w:val="0"/>
              <w:marTop w:val="0"/>
              <w:marBottom w:val="0"/>
              <w:divBdr>
                <w:top w:val="none" w:sz="0" w:space="0" w:color="auto"/>
                <w:left w:val="none" w:sz="0" w:space="0" w:color="auto"/>
                <w:bottom w:val="none" w:sz="0" w:space="0" w:color="auto"/>
                <w:right w:val="none" w:sz="0" w:space="0" w:color="auto"/>
              </w:divBdr>
            </w:div>
            <w:div w:id="861940245">
              <w:marLeft w:val="480"/>
              <w:marRight w:val="0"/>
              <w:marTop w:val="0"/>
              <w:marBottom w:val="0"/>
              <w:divBdr>
                <w:top w:val="none" w:sz="0" w:space="0" w:color="auto"/>
                <w:left w:val="none" w:sz="0" w:space="0" w:color="auto"/>
                <w:bottom w:val="none" w:sz="0" w:space="0" w:color="auto"/>
                <w:right w:val="none" w:sz="0" w:space="0" w:color="auto"/>
              </w:divBdr>
            </w:div>
            <w:div w:id="862012531">
              <w:marLeft w:val="480"/>
              <w:marRight w:val="0"/>
              <w:marTop w:val="0"/>
              <w:marBottom w:val="0"/>
              <w:divBdr>
                <w:top w:val="none" w:sz="0" w:space="0" w:color="auto"/>
                <w:left w:val="none" w:sz="0" w:space="0" w:color="auto"/>
                <w:bottom w:val="none" w:sz="0" w:space="0" w:color="auto"/>
                <w:right w:val="none" w:sz="0" w:space="0" w:color="auto"/>
              </w:divBdr>
            </w:div>
            <w:div w:id="862018085">
              <w:marLeft w:val="480"/>
              <w:marRight w:val="0"/>
              <w:marTop w:val="0"/>
              <w:marBottom w:val="0"/>
              <w:divBdr>
                <w:top w:val="none" w:sz="0" w:space="0" w:color="auto"/>
                <w:left w:val="none" w:sz="0" w:space="0" w:color="auto"/>
                <w:bottom w:val="none" w:sz="0" w:space="0" w:color="auto"/>
                <w:right w:val="none" w:sz="0" w:space="0" w:color="auto"/>
              </w:divBdr>
            </w:div>
            <w:div w:id="862091691">
              <w:marLeft w:val="480"/>
              <w:marRight w:val="0"/>
              <w:marTop w:val="0"/>
              <w:marBottom w:val="0"/>
              <w:divBdr>
                <w:top w:val="none" w:sz="0" w:space="0" w:color="auto"/>
                <w:left w:val="none" w:sz="0" w:space="0" w:color="auto"/>
                <w:bottom w:val="none" w:sz="0" w:space="0" w:color="auto"/>
                <w:right w:val="none" w:sz="0" w:space="0" w:color="auto"/>
              </w:divBdr>
            </w:div>
            <w:div w:id="862092262">
              <w:marLeft w:val="480"/>
              <w:marRight w:val="0"/>
              <w:marTop w:val="0"/>
              <w:marBottom w:val="0"/>
              <w:divBdr>
                <w:top w:val="none" w:sz="0" w:space="0" w:color="auto"/>
                <w:left w:val="none" w:sz="0" w:space="0" w:color="auto"/>
                <w:bottom w:val="none" w:sz="0" w:space="0" w:color="auto"/>
                <w:right w:val="none" w:sz="0" w:space="0" w:color="auto"/>
              </w:divBdr>
            </w:div>
            <w:div w:id="862133909">
              <w:marLeft w:val="480"/>
              <w:marRight w:val="0"/>
              <w:marTop w:val="0"/>
              <w:marBottom w:val="0"/>
              <w:divBdr>
                <w:top w:val="none" w:sz="0" w:space="0" w:color="auto"/>
                <w:left w:val="none" w:sz="0" w:space="0" w:color="auto"/>
                <w:bottom w:val="none" w:sz="0" w:space="0" w:color="auto"/>
                <w:right w:val="none" w:sz="0" w:space="0" w:color="auto"/>
              </w:divBdr>
            </w:div>
            <w:div w:id="862203425">
              <w:marLeft w:val="480"/>
              <w:marRight w:val="0"/>
              <w:marTop w:val="0"/>
              <w:marBottom w:val="0"/>
              <w:divBdr>
                <w:top w:val="none" w:sz="0" w:space="0" w:color="auto"/>
                <w:left w:val="none" w:sz="0" w:space="0" w:color="auto"/>
                <w:bottom w:val="none" w:sz="0" w:space="0" w:color="auto"/>
                <w:right w:val="none" w:sz="0" w:space="0" w:color="auto"/>
              </w:divBdr>
            </w:div>
            <w:div w:id="862282530">
              <w:marLeft w:val="480"/>
              <w:marRight w:val="0"/>
              <w:marTop w:val="0"/>
              <w:marBottom w:val="0"/>
              <w:divBdr>
                <w:top w:val="none" w:sz="0" w:space="0" w:color="auto"/>
                <w:left w:val="none" w:sz="0" w:space="0" w:color="auto"/>
                <w:bottom w:val="none" w:sz="0" w:space="0" w:color="auto"/>
                <w:right w:val="none" w:sz="0" w:space="0" w:color="auto"/>
              </w:divBdr>
            </w:div>
            <w:div w:id="862287829">
              <w:marLeft w:val="480"/>
              <w:marRight w:val="0"/>
              <w:marTop w:val="0"/>
              <w:marBottom w:val="0"/>
              <w:divBdr>
                <w:top w:val="none" w:sz="0" w:space="0" w:color="auto"/>
                <w:left w:val="none" w:sz="0" w:space="0" w:color="auto"/>
                <w:bottom w:val="none" w:sz="0" w:space="0" w:color="auto"/>
                <w:right w:val="none" w:sz="0" w:space="0" w:color="auto"/>
              </w:divBdr>
            </w:div>
            <w:div w:id="862355161">
              <w:marLeft w:val="480"/>
              <w:marRight w:val="0"/>
              <w:marTop w:val="0"/>
              <w:marBottom w:val="0"/>
              <w:divBdr>
                <w:top w:val="none" w:sz="0" w:space="0" w:color="auto"/>
                <w:left w:val="none" w:sz="0" w:space="0" w:color="auto"/>
                <w:bottom w:val="none" w:sz="0" w:space="0" w:color="auto"/>
                <w:right w:val="none" w:sz="0" w:space="0" w:color="auto"/>
              </w:divBdr>
            </w:div>
            <w:div w:id="862398756">
              <w:marLeft w:val="480"/>
              <w:marRight w:val="0"/>
              <w:marTop w:val="0"/>
              <w:marBottom w:val="0"/>
              <w:divBdr>
                <w:top w:val="none" w:sz="0" w:space="0" w:color="auto"/>
                <w:left w:val="none" w:sz="0" w:space="0" w:color="auto"/>
                <w:bottom w:val="none" w:sz="0" w:space="0" w:color="auto"/>
                <w:right w:val="none" w:sz="0" w:space="0" w:color="auto"/>
              </w:divBdr>
            </w:div>
            <w:div w:id="862472080">
              <w:marLeft w:val="480"/>
              <w:marRight w:val="0"/>
              <w:marTop w:val="0"/>
              <w:marBottom w:val="0"/>
              <w:divBdr>
                <w:top w:val="none" w:sz="0" w:space="0" w:color="auto"/>
                <w:left w:val="none" w:sz="0" w:space="0" w:color="auto"/>
                <w:bottom w:val="none" w:sz="0" w:space="0" w:color="auto"/>
                <w:right w:val="none" w:sz="0" w:space="0" w:color="auto"/>
              </w:divBdr>
            </w:div>
            <w:div w:id="862473535">
              <w:marLeft w:val="480"/>
              <w:marRight w:val="0"/>
              <w:marTop w:val="0"/>
              <w:marBottom w:val="0"/>
              <w:divBdr>
                <w:top w:val="none" w:sz="0" w:space="0" w:color="auto"/>
                <w:left w:val="none" w:sz="0" w:space="0" w:color="auto"/>
                <w:bottom w:val="none" w:sz="0" w:space="0" w:color="auto"/>
                <w:right w:val="none" w:sz="0" w:space="0" w:color="auto"/>
              </w:divBdr>
            </w:div>
            <w:div w:id="862594068">
              <w:marLeft w:val="480"/>
              <w:marRight w:val="0"/>
              <w:marTop w:val="0"/>
              <w:marBottom w:val="0"/>
              <w:divBdr>
                <w:top w:val="none" w:sz="0" w:space="0" w:color="auto"/>
                <w:left w:val="none" w:sz="0" w:space="0" w:color="auto"/>
                <w:bottom w:val="none" w:sz="0" w:space="0" w:color="auto"/>
                <w:right w:val="none" w:sz="0" w:space="0" w:color="auto"/>
              </w:divBdr>
            </w:div>
            <w:div w:id="862596975">
              <w:marLeft w:val="480"/>
              <w:marRight w:val="0"/>
              <w:marTop w:val="0"/>
              <w:marBottom w:val="0"/>
              <w:divBdr>
                <w:top w:val="none" w:sz="0" w:space="0" w:color="auto"/>
                <w:left w:val="none" w:sz="0" w:space="0" w:color="auto"/>
                <w:bottom w:val="none" w:sz="0" w:space="0" w:color="auto"/>
                <w:right w:val="none" w:sz="0" w:space="0" w:color="auto"/>
              </w:divBdr>
            </w:div>
            <w:div w:id="862667568">
              <w:marLeft w:val="480"/>
              <w:marRight w:val="0"/>
              <w:marTop w:val="0"/>
              <w:marBottom w:val="0"/>
              <w:divBdr>
                <w:top w:val="none" w:sz="0" w:space="0" w:color="auto"/>
                <w:left w:val="none" w:sz="0" w:space="0" w:color="auto"/>
                <w:bottom w:val="none" w:sz="0" w:space="0" w:color="auto"/>
                <w:right w:val="none" w:sz="0" w:space="0" w:color="auto"/>
              </w:divBdr>
            </w:div>
            <w:div w:id="862671853">
              <w:marLeft w:val="480"/>
              <w:marRight w:val="0"/>
              <w:marTop w:val="0"/>
              <w:marBottom w:val="0"/>
              <w:divBdr>
                <w:top w:val="none" w:sz="0" w:space="0" w:color="auto"/>
                <w:left w:val="none" w:sz="0" w:space="0" w:color="auto"/>
                <w:bottom w:val="none" w:sz="0" w:space="0" w:color="auto"/>
                <w:right w:val="none" w:sz="0" w:space="0" w:color="auto"/>
              </w:divBdr>
            </w:div>
            <w:div w:id="862672898">
              <w:marLeft w:val="480"/>
              <w:marRight w:val="0"/>
              <w:marTop w:val="0"/>
              <w:marBottom w:val="0"/>
              <w:divBdr>
                <w:top w:val="none" w:sz="0" w:space="0" w:color="auto"/>
                <w:left w:val="none" w:sz="0" w:space="0" w:color="auto"/>
                <w:bottom w:val="none" w:sz="0" w:space="0" w:color="auto"/>
                <w:right w:val="none" w:sz="0" w:space="0" w:color="auto"/>
              </w:divBdr>
            </w:div>
            <w:div w:id="862862545">
              <w:marLeft w:val="480"/>
              <w:marRight w:val="0"/>
              <w:marTop w:val="0"/>
              <w:marBottom w:val="0"/>
              <w:divBdr>
                <w:top w:val="none" w:sz="0" w:space="0" w:color="auto"/>
                <w:left w:val="none" w:sz="0" w:space="0" w:color="auto"/>
                <w:bottom w:val="none" w:sz="0" w:space="0" w:color="auto"/>
                <w:right w:val="none" w:sz="0" w:space="0" w:color="auto"/>
              </w:divBdr>
            </w:div>
            <w:div w:id="862934092">
              <w:marLeft w:val="480"/>
              <w:marRight w:val="0"/>
              <w:marTop w:val="0"/>
              <w:marBottom w:val="0"/>
              <w:divBdr>
                <w:top w:val="none" w:sz="0" w:space="0" w:color="auto"/>
                <w:left w:val="none" w:sz="0" w:space="0" w:color="auto"/>
                <w:bottom w:val="none" w:sz="0" w:space="0" w:color="auto"/>
                <w:right w:val="none" w:sz="0" w:space="0" w:color="auto"/>
              </w:divBdr>
            </w:div>
            <w:div w:id="862943137">
              <w:marLeft w:val="480"/>
              <w:marRight w:val="0"/>
              <w:marTop w:val="0"/>
              <w:marBottom w:val="0"/>
              <w:divBdr>
                <w:top w:val="none" w:sz="0" w:space="0" w:color="auto"/>
                <w:left w:val="none" w:sz="0" w:space="0" w:color="auto"/>
                <w:bottom w:val="none" w:sz="0" w:space="0" w:color="auto"/>
                <w:right w:val="none" w:sz="0" w:space="0" w:color="auto"/>
              </w:divBdr>
            </w:div>
            <w:div w:id="862983267">
              <w:marLeft w:val="480"/>
              <w:marRight w:val="0"/>
              <w:marTop w:val="0"/>
              <w:marBottom w:val="0"/>
              <w:divBdr>
                <w:top w:val="none" w:sz="0" w:space="0" w:color="auto"/>
                <w:left w:val="none" w:sz="0" w:space="0" w:color="auto"/>
                <w:bottom w:val="none" w:sz="0" w:space="0" w:color="auto"/>
                <w:right w:val="none" w:sz="0" w:space="0" w:color="auto"/>
              </w:divBdr>
            </w:div>
            <w:div w:id="863055782">
              <w:marLeft w:val="480"/>
              <w:marRight w:val="0"/>
              <w:marTop w:val="0"/>
              <w:marBottom w:val="0"/>
              <w:divBdr>
                <w:top w:val="none" w:sz="0" w:space="0" w:color="auto"/>
                <w:left w:val="none" w:sz="0" w:space="0" w:color="auto"/>
                <w:bottom w:val="none" w:sz="0" w:space="0" w:color="auto"/>
                <w:right w:val="none" w:sz="0" w:space="0" w:color="auto"/>
              </w:divBdr>
            </w:div>
            <w:div w:id="863254228">
              <w:marLeft w:val="480"/>
              <w:marRight w:val="0"/>
              <w:marTop w:val="0"/>
              <w:marBottom w:val="0"/>
              <w:divBdr>
                <w:top w:val="none" w:sz="0" w:space="0" w:color="auto"/>
                <w:left w:val="none" w:sz="0" w:space="0" w:color="auto"/>
                <w:bottom w:val="none" w:sz="0" w:space="0" w:color="auto"/>
                <w:right w:val="none" w:sz="0" w:space="0" w:color="auto"/>
              </w:divBdr>
            </w:div>
            <w:div w:id="863327425">
              <w:marLeft w:val="480"/>
              <w:marRight w:val="0"/>
              <w:marTop w:val="0"/>
              <w:marBottom w:val="0"/>
              <w:divBdr>
                <w:top w:val="none" w:sz="0" w:space="0" w:color="auto"/>
                <w:left w:val="none" w:sz="0" w:space="0" w:color="auto"/>
                <w:bottom w:val="none" w:sz="0" w:space="0" w:color="auto"/>
                <w:right w:val="none" w:sz="0" w:space="0" w:color="auto"/>
              </w:divBdr>
            </w:div>
            <w:div w:id="863327538">
              <w:marLeft w:val="480"/>
              <w:marRight w:val="0"/>
              <w:marTop w:val="0"/>
              <w:marBottom w:val="0"/>
              <w:divBdr>
                <w:top w:val="none" w:sz="0" w:space="0" w:color="auto"/>
                <w:left w:val="none" w:sz="0" w:space="0" w:color="auto"/>
                <w:bottom w:val="none" w:sz="0" w:space="0" w:color="auto"/>
                <w:right w:val="none" w:sz="0" w:space="0" w:color="auto"/>
              </w:divBdr>
            </w:div>
            <w:div w:id="863447785">
              <w:marLeft w:val="480"/>
              <w:marRight w:val="0"/>
              <w:marTop w:val="0"/>
              <w:marBottom w:val="0"/>
              <w:divBdr>
                <w:top w:val="none" w:sz="0" w:space="0" w:color="auto"/>
                <w:left w:val="none" w:sz="0" w:space="0" w:color="auto"/>
                <w:bottom w:val="none" w:sz="0" w:space="0" w:color="auto"/>
                <w:right w:val="none" w:sz="0" w:space="0" w:color="auto"/>
              </w:divBdr>
            </w:div>
            <w:div w:id="863597243">
              <w:marLeft w:val="480"/>
              <w:marRight w:val="0"/>
              <w:marTop w:val="0"/>
              <w:marBottom w:val="0"/>
              <w:divBdr>
                <w:top w:val="none" w:sz="0" w:space="0" w:color="auto"/>
                <w:left w:val="none" w:sz="0" w:space="0" w:color="auto"/>
                <w:bottom w:val="none" w:sz="0" w:space="0" w:color="auto"/>
                <w:right w:val="none" w:sz="0" w:space="0" w:color="auto"/>
              </w:divBdr>
            </w:div>
            <w:div w:id="863708253">
              <w:marLeft w:val="480"/>
              <w:marRight w:val="0"/>
              <w:marTop w:val="0"/>
              <w:marBottom w:val="0"/>
              <w:divBdr>
                <w:top w:val="none" w:sz="0" w:space="0" w:color="auto"/>
                <w:left w:val="none" w:sz="0" w:space="0" w:color="auto"/>
                <w:bottom w:val="none" w:sz="0" w:space="0" w:color="auto"/>
                <w:right w:val="none" w:sz="0" w:space="0" w:color="auto"/>
              </w:divBdr>
            </w:div>
            <w:div w:id="863830127">
              <w:marLeft w:val="480"/>
              <w:marRight w:val="0"/>
              <w:marTop w:val="0"/>
              <w:marBottom w:val="0"/>
              <w:divBdr>
                <w:top w:val="none" w:sz="0" w:space="0" w:color="auto"/>
                <w:left w:val="none" w:sz="0" w:space="0" w:color="auto"/>
                <w:bottom w:val="none" w:sz="0" w:space="0" w:color="auto"/>
                <w:right w:val="none" w:sz="0" w:space="0" w:color="auto"/>
              </w:divBdr>
            </w:div>
            <w:div w:id="863901603">
              <w:marLeft w:val="480"/>
              <w:marRight w:val="0"/>
              <w:marTop w:val="0"/>
              <w:marBottom w:val="0"/>
              <w:divBdr>
                <w:top w:val="none" w:sz="0" w:space="0" w:color="auto"/>
                <w:left w:val="none" w:sz="0" w:space="0" w:color="auto"/>
                <w:bottom w:val="none" w:sz="0" w:space="0" w:color="auto"/>
                <w:right w:val="none" w:sz="0" w:space="0" w:color="auto"/>
              </w:divBdr>
            </w:div>
            <w:div w:id="863905343">
              <w:marLeft w:val="480"/>
              <w:marRight w:val="0"/>
              <w:marTop w:val="0"/>
              <w:marBottom w:val="0"/>
              <w:divBdr>
                <w:top w:val="none" w:sz="0" w:space="0" w:color="auto"/>
                <w:left w:val="none" w:sz="0" w:space="0" w:color="auto"/>
                <w:bottom w:val="none" w:sz="0" w:space="0" w:color="auto"/>
                <w:right w:val="none" w:sz="0" w:space="0" w:color="auto"/>
              </w:divBdr>
            </w:div>
            <w:div w:id="863978883">
              <w:marLeft w:val="480"/>
              <w:marRight w:val="0"/>
              <w:marTop w:val="0"/>
              <w:marBottom w:val="0"/>
              <w:divBdr>
                <w:top w:val="none" w:sz="0" w:space="0" w:color="auto"/>
                <w:left w:val="none" w:sz="0" w:space="0" w:color="auto"/>
                <w:bottom w:val="none" w:sz="0" w:space="0" w:color="auto"/>
                <w:right w:val="none" w:sz="0" w:space="0" w:color="auto"/>
              </w:divBdr>
            </w:div>
            <w:div w:id="864096410">
              <w:marLeft w:val="480"/>
              <w:marRight w:val="0"/>
              <w:marTop w:val="0"/>
              <w:marBottom w:val="0"/>
              <w:divBdr>
                <w:top w:val="none" w:sz="0" w:space="0" w:color="auto"/>
                <w:left w:val="none" w:sz="0" w:space="0" w:color="auto"/>
                <w:bottom w:val="none" w:sz="0" w:space="0" w:color="auto"/>
                <w:right w:val="none" w:sz="0" w:space="0" w:color="auto"/>
              </w:divBdr>
            </w:div>
            <w:div w:id="864246960">
              <w:marLeft w:val="480"/>
              <w:marRight w:val="0"/>
              <w:marTop w:val="0"/>
              <w:marBottom w:val="0"/>
              <w:divBdr>
                <w:top w:val="none" w:sz="0" w:space="0" w:color="auto"/>
                <w:left w:val="none" w:sz="0" w:space="0" w:color="auto"/>
                <w:bottom w:val="none" w:sz="0" w:space="0" w:color="auto"/>
                <w:right w:val="none" w:sz="0" w:space="0" w:color="auto"/>
              </w:divBdr>
            </w:div>
            <w:div w:id="864288799">
              <w:marLeft w:val="480"/>
              <w:marRight w:val="0"/>
              <w:marTop w:val="0"/>
              <w:marBottom w:val="0"/>
              <w:divBdr>
                <w:top w:val="none" w:sz="0" w:space="0" w:color="auto"/>
                <w:left w:val="none" w:sz="0" w:space="0" w:color="auto"/>
                <w:bottom w:val="none" w:sz="0" w:space="0" w:color="auto"/>
                <w:right w:val="none" w:sz="0" w:space="0" w:color="auto"/>
              </w:divBdr>
            </w:div>
            <w:div w:id="864364440">
              <w:marLeft w:val="480"/>
              <w:marRight w:val="0"/>
              <w:marTop w:val="0"/>
              <w:marBottom w:val="0"/>
              <w:divBdr>
                <w:top w:val="none" w:sz="0" w:space="0" w:color="auto"/>
                <w:left w:val="none" w:sz="0" w:space="0" w:color="auto"/>
                <w:bottom w:val="none" w:sz="0" w:space="0" w:color="auto"/>
                <w:right w:val="none" w:sz="0" w:space="0" w:color="auto"/>
              </w:divBdr>
            </w:div>
            <w:div w:id="864516015">
              <w:marLeft w:val="480"/>
              <w:marRight w:val="0"/>
              <w:marTop w:val="0"/>
              <w:marBottom w:val="0"/>
              <w:divBdr>
                <w:top w:val="none" w:sz="0" w:space="0" w:color="auto"/>
                <w:left w:val="none" w:sz="0" w:space="0" w:color="auto"/>
                <w:bottom w:val="none" w:sz="0" w:space="0" w:color="auto"/>
                <w:right w:val="none" w:sz="0" w:space="0" w:color="auto"/>
              </w:divBdr>
            </w:div>
            <w:div w:id="864828119">
              <w:marLeft w:val="480"/>
              <w:marRight w:val="0"/>
              <w:marTop w:val="0"/>
              <w:marBottom w:val="0"/>
              <w:divBdr>
                <w:top w:val="none" w:sz="0" w:space="0" w:color="auto"/>
                <w:left w:val="none" w:sz="0" w:space="0" w:color="auto"/>
                <w:bottom w:val="none" w:sz="0" w:space="0" w:color="auto"/>
                <w:right w:val="none" w:sz="0" w:space="0" w:color="auto"/>
              </w:divBdr>
            </w:div>
            <w:div w:id="864906791">
              <w:marLeft w:val="480"/>
              <w:marRight w:val="0"/>
              <w:marTop w:val="0"/>
              <w:marBottom w:val="0"/>
              <w:divBdr>
                <w:top w:val="none" w:sz="0" w:space="0" w:color="auto"/>
                <w:left w:val="none" w:sz="0" w:space="0" w:color="auto"/>
                <w:bottom w:val="none" w:sz="0" w:space="0" w:color="auto"/>
                <w:right w:val="none" w:sz="0" w:space="0" w:color="auto"/>
              </w:divBdr>
            </w:div>
            <w:div w:id="864907318">
              <w:marLeft w:val="480"/>
              <w:marRight w:val="0"/>
              <w:marTop w:val="0"/>
              <w:marBottom w:val="0"/>
              <w:divBdr>
                <w:top w:val="none" w:sz="0" w:space="0" w:color="auto"/>
                <w:left w:val="none" w:sz="0" w:space="0" w:color="auto"/>
                <w:bottom w:val="none" w:sz="0" w:space="0" w:color="auto"/>
                <w:right w:val="none" w:sz="0" w:space="0" w:color="auto"/>
              </w:divBdr>
            </w:div>
            <w:div w:id="864944232">
              <w:marLeft w:val="480"/>
              <w:marRight w:val="0"/>
              <w:marTop w:val="0"/>
              <w:marBottom w:val="0"/>
              <w:divBdr>
                <w:top w:val="none" w:sz="0" w:space="0" w:color="auto"/>
                <w:left w:val="none" w:sz="0" w:space="0" w:color="auto"/>
                <w:bottom w:val="none" w:sz="0" w:space="0" w:color="auto"/>
                <w:right w:val="none" w:sz="0" w:space="0" w:color="auto"/>
              </w:divBdr>
            </w:div>
            <w:div w:id="865094343">
              <w:marLeft w:val="480"/>
              <w:marRight w:val="0"/>
              <w:marTop w:val="0"/>
              <w:marBottom w:val="0"/>
              <w:divBdr>
                <w:top w:val="none" w:sz="0" w:space="0" w:color="auto"/>
                <w:left w:val="none" w:sz="0" w:space="0" w:color="auto"/>
                <w:bottom w:val="none" w:sz="0" w:space="0" w:color="auto"/>
                <w:right w:val="none" w:sz="0" w:space="0" w:color="auto"/>
              </w:divBdr>
            </w:div>
            <w:div w:id="865143488">
              <w:marLeft w:val="480"/>
              <w:marRight w:val="0"/>
              <w:marTop w:val="0"/>
              <w:marBottom w:val="0"/>
              <w:divBdr>
                <w:top w:val="none" w:sz="0" w:space="0" w:color="auto"/>
                <w:left w:val="none" w:sz="0" w:space="0" w:color="auto"/>
                <w:bottom w:val="none" w:sz="0" w:space="0" w:color="auto"/>
                <w:right w:val="none" w:sz="0" w:space="0" w:color="auto"/>
              </w:divBdr>
            </w:div>
            <w:div w:id="865172383">
              <w:marLeft w:val="480"/>
              <w:marRight w:val="0"/>
              <w:marTop w:val="0"/>
              <w:marBottom w:val="0"/>
              <w:divBdr>
                <w:top w:val="none" w:sz="0" w:space="0" w:color="auto"/>
                <w:left w:val="none" w:sz="0" w:space="0" w:color="auto"/>
                <w:bottom w:val="none" w:sz="0" w:space="0" w:color="auto"/>
                <w:right w:val="none" w:sz="0" w:space="0" w:color="auto"/>
              </w:divBdr>
            </w:div>
            <w:div w:id="865213210">
              <w:marLeft w:val="480"/>
              <w:marRight w:val="0"/>
              <w:marTop w:val="0"/>
              <w:marBottom w:val="0"/>
              <w:divBdr>
                <w:top w:val="none" w:sz="0" w:space="0" w:color="auto"/>
                <w:left w:val="none" w:sz="0" w:space="0" w:color="auto"/>
                <w:bottom w:val="none" w:sz="0" w:space="0" w:color="auto"/>
                <w:right w:val="none" w:sz="0" w:space="0" w:color="auto"/>
              </w:divBdr>
            </w:div>
            <w:div w:id="865216528">
              <w:marLeft w:val="480"/>
              <w:marRight w:val="0"/>
              <w:marTop w:val="0"/>
              <w:marBottom w:val="0"/>
              <w:divBdr>
                <w:top w:val="none" w:sz="0" w:space="0" w:color="auto"/>
                <w:left w:val="none" w:sz="0" w:space="0" w:color="auto"/>
                <w:bottom w:val="none" w:sz="0" w:space="0" w:color="auto"/>
                <w:right w:val="none" w:sz="0" w:space="0" w:color="auto"/>
              </w:divBdr>
            </w:div>
            <w:div w:id="865218414">
              <w:marLeft w:val="480"/>
              <w:marRight w:val="0"/>
              <w:marTop w:val="0"/>
              <w:marBottom w:val="0"/>
              <w:divBdr>
                <w:top w:val="none" w:sz="0" w:space="0" w:color="auto"/>
                <w:left w:val="none" w:sz="0" w:space="0" w:color="auto"/>
                <w:bottom w:val="none" w:sz="0" w:space="0" w:color="auto"/>
                <w:right w:val="none" w:sz="0" w:space="0" w:color="auto"/>
              </w:divBdr>
            </w:div>
            <w:div w:id="865338415">
              <w:marLeft w:val="480"/>
              <w:marRight w:val="0"/>
              <w:marTop w:val="0"/>
              <w:marBottom w:val="0"/>
              <w:divBdr>
                <w:top w:val="none" w:sz="0" w:space="0" w:color="auto"/>
                <w:left w:val="none" w:sz="0" w:space="0" w:color="auto"/>
                <w:bottom w:val="none" w:sz="0" w:space="0" w:color="auto"/>
                <w:right w:val="none" w:sz="0" w:space="0" w:color="auto"/>
              </w:divBdr>
            </w:div>
            <w:div w:id="865364495">
              <w:marLeft w:val="480"/>
              <w:marRight w:val="0"/>
              <w:marTop w:val="0"/>
              <w:marBottom w:val="0"/>
              <w:divBdr>
                <w:top w:val="none" w:sz="0" w:space="0" w:color="auto"/>
                <w:left w:val="none" w:sz="0" w:space="0" w:color="auto"/>
                <w:bottom w:val="none" w:sz="0" w:space="0" w:color="auto"/>
                <w:right w:val="none" w:sz="0" w:space="0" w:color="auto"/>
              </w:divBdr>
            </w:div>
            <w:div w:id="865413235">
              <w:marLeft w:val="480"/>
              <w:marRight w:val="0"/>
              <w:marTop w:val="0"/>
              <w:marBottom w:val="0"/>
              <w:divBdr>
                <w:top w:val="none" w:sz="0" w:space="0" w:color="auto"/>
                <w:left w:val="none" w:sz="0" w:space="0" w:color="auto"/>
                <w:bottom w:val="none" w:sz="0" w:space="0" w:color="auto"/>
                <w:right w:val="none" w:sz="0" w:space="0" w:color="auto"/>
              </w:divBdr>
            </w:div>
            <w:div w:id="865485780">
              <w:marLeft w:val="480"/>
              <w:marRight w:val="0"/>
              <w:marTop w:val="0"/>
              <w:marBottom w:val="0"/>
              <w:divBdr>
                <w:top w:val="none" w:sz="0" w:space="0" w:color="auto"/>
                <w:left w:val="none" w:sz="0" w:space="0" w:color="auto"/>
                <w:bottom w:val="none" w:sz="0" w:space="0" w:color="auto"/>
                <w:right w:val="none" w:sz="0" w:space="0" w:color="auto"/>
              </w:divBdr>
            </w:div>
            <w:div w:id="865605527">
              <w:marLeft w:val="480"/>
              <w:marRight w:val="0"/>
              <w:marTop w:val="0"/>
              <w:marBottom w:val="0"/>
              <w:divBdr>
                <w:top w:val="none" w:sz="0" w:space="0" w:color="auto"/>
                <w:left w:val="none" w:sz="0" w:space="0" w:color="auto"/>
                <w:bottom w:val="none" w:sz="0" w:space="0" w:color="auto"/>
                <w:right w:val="none" w:sz="0" w:space="0" w:color="auto"/>
              </w:divBdr>
            </w:div>
            <w:div w:id="865631696">
              <w:marLeft w:val="480"/>
              <w:marRight w:val="0"/>
              <w:marTop w:val="0"/>
              <w:marBottom w:val="0"/>
              <w:divBdr>
                <w:top w:val="none" w:sz="0" w:space="0" w:color="auto"/>
                <w:left w:val="none" w:sz="0" w:space="0" w:color="auto"/>
                <w:bottom w:val="none" w:sz="0" w:space="0" w:color="auto"/>
                <w:right w:val="none" w:sz="0" w:space="0" w:color="auto"/>
              </w:divBdr>
            </w:div>
            <w:div w:id="865756982">
              <w:marLeft w:val="480"/>
              <w:marRight w:val="0"/>
              <w:marTop w:val="0"/>
              <w:marBottom w:val="0"/>
              <w:divBdr>
                <w:top w:val="none" w:sz="0" w:space="0" w:color="auto"/>
                <w:left w:val="none" w:sz="0" w:space="0" w:color="auto"/>
                <w:bottom w:val="none" w:sz="0" w:space="0" w:color="auto"/>
                <w:right w:val="none" w:sz="0" w:space="0" w:color="auto"/>
              </w:divBdr>
            </w:div>
            <w:div w:id="865799481">
              <w:marLeft w:val="480"/>
              <w:marRight w:val="0"/>
              <w:marTop w:val="0"/>
              <w:marBottom w:val="0"/>
              <w:divBdr>
                <w:top w:val="none" w:sz="0" w:space="0" w:color="auto"/>
                <w:left w:val="none" w:sz="0" w:space="0" w:color="auto"/>
                <w:bottom w:val="none" w:sz="0" w:space="0" w:color="auto"/>
                <w:right w:val="none" w:sz="0" w:space="0" w:color="auto"/>
              </w:divBdr>
            </w:div>
            <w:div w:id="865828592">
              <w:marLeft w:val="480"/>
              <w:marRight w:val="0"/>
              <w:marTop w:val="0"/>
              <w:marBottom w:val="0"/>
              <w:divBdr>
                <w:top w:val="none" w:sz="0" w:space="0" w:color="auto"/>
                <w:left w:val="none" w:sz="0" w:space="0" w:color="auto"/>
                <w:bottom w:val="none" w:sz="0" w:space="0" w:color="auto"/>
                <w:right w:val="none" w:sz="0" w:space="0" w:color="auto"/>
              </w:divBdr>
            </w:div>
            <w:div w:id="865870759">
              <w:marLeft w:val="480"/>
              <w:marRight w:val="0"/>
              <w:marTop w:val="0"/>
              <w:marBottom w:val="0"/>
              <w:divBdr>
                <w:top w:val="none" w:sz="0" w:space="0" w:color="auto"/>
                <w:left w:val="none" w:sz="0" w:space="0" w:color="auto"/>
                <w:bottom w:val="none" w:sz="0" w:space="0" w:color="auto"/>
                <w:right w:val="none" w:sz="0" w:space="0" w:color="auto"/>
              </w:divBdr>
            </w:div>
            <w:div w:id="865946828">
              <w:marLeft w:val="480"/>
              <w:marRight w:val="0"/>
              <w:marTop w:val="0"/>
              <w:marBottom w:val="0"/>
              <w:divBdr>
                <w:top w:val="none" w:sz="0" w:space="0" w:color="auto"/>
                <w:left w:val="none" w:sz="0" w:space="0" w:color="auto"/>
                <w:bottom w:val="none" w:sz="0" w:space="0" w:color="auto"/>
                <w:right w:val="none" w:sz="0" w:space="0" w:color="auto"/>
              </w:divBdr>
            </w:div>
            <w:div w:id="866017972">
              <w:marLeft w:val="480"/>
              <w:marRight w:val="0"/>
              <w:marTop w:val="0"/>
              <w:marBottom w:val="0"/>
              <w:divBdr>
                <w:top w:val="none" w:sz="0" w:space="0" w:color="auto"/>
                <w:left w:val="none" w:sz="0" w:space="0" w:color="auto"/>
                <w:bottom w:val="none" w:sz="0" w:space="0" w:color="auto"/>
                <w:right w:val="none" w:sz="0" w:space="0" w:color="auto"/>
              </w:divBdr>
            </w:div>
            <w:div w:id="866024118">
              <w:marLeft w:val="480"/>
              <w:marRight w:val="0"/>
              <w:marTop w:val="0"/>
              <w:marBottom w:val="0"/>
              <w:divBdr>
                <w:top w:val="none" w:sz="0" w:space="0" w:color="auto"/>
                <w:left w:val="none" w:sz="0" w:space="0" w:color="auto"/>
                <w:bottom w:val="none" w:sz="0" w:space="0" w:color="auto"/>
                <w:right w:val="none" w:sz="0" w:space="0" w:color="auto"/>
              </w:divBdr>
            </w:div>
            <w:div w:id="866062475">
              <w:marLeft w:val="480"/>
              <w:marRight w:val="0"/>
              <w:marTop w:val="0"/>
              <w:marBottom w:val="0"/>
              <w:divBdr>
                <w:top w:val="none" w:sz="0" w:space="0" w:color="auto"/>
                <w:left w:val="none" w:sz="0" w:space="0" w:color="auto"/>
                <w:bottom w:val="none" w:sz="0" w:space="0" w:color="auto"/>
                <w:right w:val="none" w:sz="0" w:space="0" w:color="auto"/>
              </w:divBdr>
            </w:div>
            <w:div w:id="866065995">
              <w:marLeft w:val="480"/>
              <w:marRight w:val="0"/>
              <w:marTop w:val="0"/>
              <w:marBottom w:val="0"/>
              <w:divBdr>
                <w:top w:val="none" w:sz="0" w:space="0" w:color="auto"/>
                <w:left w:val="none" w:sz="0" w:space="0" w:color="auto"/>
                <w:bottom w:val="none" w:sz="0" w:space="0" w:color="auto"/>
                <w:right w:val="none" w:sz="0" w:space="0" w:color="auto"/>
              </w:divBdr>
            </w:div>
            <w:div w:id="866068944">
              <w:marLeft w:val="480"/>
              <w:marRight w:val="0"/>
              <w:marTop w:val="0"/>
              <w:marBottom w:val="0"/>
              <w:divBdr>
                <w:top w:val="none" w:sz="0" w:space="0" w:color="auto"/>
                <w:left w:val="none" w:sz="0" w:space="0" w:color="auto"/>
                <w:bottom w:val="none" w:sz="0" w:space="0" w:color="auto"/>
                <w:right w:val="none" w:sz="0" w:space="0" w:color="auto"/>
              </w:divBdr>
            </w:div>
            <w:div w:id="866261922">
              <w:marLeft w:val="480"/>
              <w:marRight w:val="0"/>
              <w:marTop w:val="0"/>
              <w:marBottom w:val="0"/>
              <w:divBdr>
                <w:top w:val="none" w:sz="0" w:space="0" w:color="auto"/>
                <w:left w:val="none" w:sz="0" w:space="0" w:color="auto"/>
                <w:bottom w:val="none" w:sz="0" w:space="0" w:color="auto"/>
                <w:right w:val="none" w:sz="0" w:space="0" w:color="auto"/>
              </w:divBdr>
            </w:div>
            <w:div w:id="866328884">
              <w:marLeft w:val="480"/>
              <w:marRight w:val="0"/>
              <w:marTop w:val="0"/>
              <w:marBottom w:val="0"/>
              <w:divBdr>
                <w:top w:val="none" w:sz="0" w:space="0" w:color="auto"/>
                <w:left w:val="none" w:sz="0" w:space="0" w:color="auto"/>
                <w:bottom w:val="none" w:sz="0" w:space="0" w:color="auto"/>
                <w:right w:val="none" w:sz="0" w:space="0" w:color="auto"/>
              </w:divBdr>
            </w:div>
            <w:div w:id="866409474">
              <w:marLeft w:val="480"/>
              <w:marRight w:val="0"/>
              <w:marTop w:val="0"/>
              <w:marBottom w:val="0"/>
              <w:divBdr>
                <w:top w:val="none" w:sz="0" w:space="0" w:color="auto"/>
                <w:left w:val="none" w:sz="0" w:space="0" w:color="auto"/>
                <w:bottom w:val="none" w:sz="0" w:space="0" w:color="auto"/>
                <w:right w:val="none" w:sz="0" w:space="0" w:color="auto"/>
              </w:divBdr>
            </w:div>
            <w:div w:id="866451619">
              <w:marLeft w:val="480"/>
              <w:marRight w:val="0"/>
              <w:marTop w:val="0"/>
              <w:marBottom w:val="0"/>
              <w:divBdr>
                <w:top w:val="none" w:sz="0" w:space="0" w:color="auto"/>
                <w:left w:val="none" w:sz="0" w:space="0" w:color="auto"/>
                <w:bottom w:val="none" w:sz="0" w:space="0" w:color="auto"/>
                <w:right w:val="none" w:sz="0" w:space="0" w:color="auto"/>
              </w:divBdr>
            </w:div>
            <w:div w:id="866483840">
              <w:marLeft w:val="480"/>
              <w:marRight w:val="0"/>
              <w:marTop w:val="0"/>
              <w:marBottom w:val="0"/>
              <w:divBdr>
                <w:top w:val="none" w:sz="0" w:space="0" w:color="auto"/>
                <w:left w:val="none" w:sz="0" w:space="0" w:color="auto"/>
                <w:bottom w:val="none" w:sz="0" w:space="0" w:color="auto"/>
                <w:right w:val="none" w:sz="0" w:space="0" w:color="auto"/>
              </w:divBdr>
            </w:div>
            <w:div w:id="866602214">
              <w:marLeft w:val="480"/>
              <w:marRight w:val="0"/>
              <w:marTop w:val="0"/>
              <w:marBottom w:val="0"/>
              <w:divBdr>
                <w:top w:val="none" w:sz="0" w:space="0" w:color="auto"/>
                <w:left w:val="none" w:sz="0" w:space="0" w:color="auto"/>
                <w:bottom w:val="none" w:sz="0" w:space="0" w:color="auto"/>
                <w:right w:val="none" w:sz="0" w:space="0" w:color="auto"/>
              </w:divBdr>
            </w:div>
            <w:div w:id="866605717">
              <w:marLeft w:val="480"/>
              <w:marRight w:val="0"/>
              <w:marTop w:val="0"/>
              <w:marBottom w:val="0"/>
              <w:divBdr>
                <w:top w:val="none" w:sz="0" w:space="0" w:color="auto"/>
                <w:left w:val="none" w:sz="0" w:space="0" w:color="auto"/>
                <w:bottom w:val="none" w:sz="0" w:space="0" w:color="auto"/>
                <w:right w:val="none" w:sz="0" w:space="0" w:color="auto"/>
              </w:divBdr>
            </w:div>
            <w:div w:id="866724224">
              <w:marLeft w:val="480"/>
              <w:marRight w:val="0"/>
              <w:marTop w:val="0"/>
              <w:marBottom w:val="0"/>
              <w:divBdr>
                <w:top w:val="none" w:sz="0" w:space="0" w:color="auto"/>
                <w:left w:val="none" w:sz="0" w:space="0" w:color="auto"/>
                <w:bottom w:val="none" w:sz="0" w:space="0" w:color="auto"/>
                <w:right w:val="none" w:sz="0" w:space="0" w:color="auto"/>
              </w:divBdr>
            </w:div>
            <w:div w:id="866799452">
              <w:marLeft w:val="480"/>
              <w:marRight w:val="0"/>
              <w:marTop w:val="0"/>
              <w:marBottom w:val="0"/>
              <w:divBdr>
                <w:top w:val="none" w:sz="0" w:space="0" w:color="auto"/>
                <w:left w:val="none" w:sz="0" w:space="0" w:color="auto"/>
                <w:bottom w:val="none" w:sz="0" w:space="0" w:color="auto"/>
                <w:right w:val="none" w:sz="0" w:space="0" w:color="auto"/>
              </w:divBdr>
            </w:div>
            <w:div w:id="866874395">
              <w:marLeft w:val="480"/>
              <w:marRight w:val="0"/>
              <w:marTop w:val="0"/>
              <w:marBottom w:val="0"/>
              <w:divBdr>
                <w:top w:val="none" w:sz="0" w:space="0" w:color="auto"/>
                <w:left w:val="none" w:sz="0" w:space="0" w:color="auto"/>
                <w:bottom w:val="none" w:sz="0" w:space="0" w:color="auto"/>
                <w:right w:val="none" w:sz="0" w:space="0" w:color="auto"/>
              </w:divBdr>
            </w:div>
            <w:div w:id="867064066">
              <w:marLeft w:val="480"/>
              <w:marRight w:val="0"/>
              <w:marTop w:val="0"/>
              <w:marBottom w:val="0"/>
              <w:divBdr>
                <w:top w:val="none" w:sz="0" w:space="0" w:color="auto"/>
                <w:left w:val="none" w:sz="0" w:space="0" w:color="auto"/>
                <w:bottom w:val="none" w:sz="0" w:space="0" w:color="auto"/>
                <w:right w:val="none" w:sz="0" w:space="0" w:color="auto"/>
              </w:divBdr>
            </w:div>
            <w:div w:id="867064213">
              <w:marLeft w:val="480"/>
              <w:marRight w:val="0"/>
              <w:marTop w:val="0"/>
              <w:marBottom w:val="0"/>
              <w:divBdr>
                <w:top w:val="none" w:sz="0" w:space="0" w:color="auto"/>
                <w:left w:val="none" w:sz="0" w:space="0" w:color="auto"/>
                <w:bottom w:val="none" w:sz="0" w:space="0" w:color="auto"/>
                <w:right w:val="none" w:sz="0" w:space="0" w:color="auto"/>
              </w:divBdr>
            </w:div>
            <w:div w:id="867137648">
              <w:marLeft w:val="480"/>
              <w:marRight w:val="0"/>
              <w:marTop w:val="0"/>
              <w:marBottom w:val="0"/>
              <w:divBdr>
                <w:top w:val="none" w:sz="0" w:space="0" w:color="auto"/>
                <w:left w:val="none" w:sz="0" w:space="0" w:color="auto"/>
                <w:bottom w:val="none" w:sz="0" w:space="0" w:color="auto"/>
                <w:right w:val="none" w:sz="0" w:space="0" w:color="auto"/>
              </w:divBdr>
            </w:div>
            <w:div w:id="867179867">
              <w:marLeft w:val="480"/>
              <w:marRight w:val="0"/>
              <w:marTop w:val="0"/>
              <w:marBottom w:val="0"/>
              <w:divBdr>
                <w:top w:val="none" w:sz="0" w:space="0" w:color="auto"/>
                <w:left w:val="none" w:sz="0" w:space="0" w:color="auto"/>
                <w:bottom w:val="none" w:sz="0" w:space="0" w:color="auto"/>
                <w:right w:val="none" w:sz="0" w:space="0" w:color="auto"/>
              </w:divBdr>
            </w:div>
            <w:div w:id="867182055">
              <w:marLeft w:val="480"/>
              <w:marRight w:val="0"/>
              <w:marTop w:val="0"/>
              <w:marBottom w:val="0"/>
              <w:divBdr>
                <w:top w:val="none" w:sz="0" w:space="0" w:color="auto"/>
                <w:left w:val="none" w:sz="0" w:space="0" w:color="auto"/>
                <w:bottom w:val="none" w:sz="0" w:space="0" w:color="auto"/>
                <w:right w:val="none" w:sz="0" w:space="0" w:color="auto"/>
              </w:divBdr>
            </w:div>
            <w:div w:id="867185081">
              <w:marLeft w:val="480"/>
              <w:marRight w:val="0"/>
              <w:marTop w:val="0"/>
              <w:marBottom w:val="0"/>
              <w:divBdr>
                <w:top w:val="none" w:sz="0" w:space="0" w:color="auto"/>
                <w:left w:val="none" w:sz="0" w:space="0" w:color="auto"/>
                <w:bottom w:val="none" w:sz="0" w:space="0" w:color="auto"/>
                <w:right w:val="none" w:sz="0" w:space="0" w:color="auto"/>
              </w:divBdr>
            </w:div>
            <w:div w:id="867259472">
              <w:marLeft w:val="480"/>
              <w:marRight w:val="0"/>
              <w:marTop w:val="0"/>
              <w:marBottom w:val="0"/>
              <w:divBdr>
                <w:top w:val="none" w:sz="0" w:space="0" w:color="auto"/>
                <w:left w:val="none" w:sz="0" w:space="0" w:color="auto"/>
                <w:bottom w:val="none" w:sz="0" w:space="0" w:color="auto"/>
                <w:right w:val="none" w:sz="0" w:space="0" w:color="auto"/>
              </w:divBdr>
            </w:div>
            <w:div w:id="867331213">
              <w:marLeft w:val="480"/>
              <w:marRight w:val="0"/>
              <w:marTop w:val="0"/>
              <w:marBottom w:val="0"/>
              <w:divBdr>
                <w:top w:val="none" w:sz="0" w:space="0" w:color="auto"/>
                <w:left w:val="none" w:sz="0" w:space="0" w:color="auto"/>
                <w:bottom w:val="none" w:sz="0" w:space="0" w:color="auto"/>
                <w:right w:val="none" w:sz="0" w:space="0" w:color="auto"/>
              </w:divBdr>
            </w:div>
            <w:div w:id="867527620">
              <w:marLeft w:val="480"/>
              <w:marRight w:val="0"/>
              <w:marTop w:val="0"/>
              <w:marBottom w:val="0"/>
              <w:divBdr>
                <w:top w:val="none" w:sz="0" w:space="0" w:color="auto"/>
                <w:left w:val="none" w:sz="0" w:space="0" w:color="auto"/>
                <w:bottom w:val="none" w:sz="0" w:space="0" w:color="auto"/>
                <w:right w:val="none" w:sz="0" w:space="0" w:color="auto"/>
              </w:divBdr>
            </w:div>
            <w:div w:id="867569285">
              <w:marLeft w:val="480"/>
              <w:marRight w:val="0"/>
              <w:marTop w:val="0"/>
              <w:marBottom w:val="0"/>
              <w:divBdr>
                <w:top w:val="none" w:sz="0" w:space="0" w:color="auto"/>
                <w:left w:val="none" w:sz="0" w:space="0" w:color="auto"/>
                <w:bottom w:val="none" w:sz="0" w:space="0" w:color="auto"/>
                <w:right w:val="none" w:sz="0" w:space="0" w:color="auto"/>
              </w:divBdr>
            </w:div>
            <w:div w:id="867642496">
              <w:marLeft w:val="480"/>
              <w:marRight w:val="0"/>
              <w:marTop w:val="0"/>
              <w:marBottom w:val="0"/>
              <w:divBdr>
                <w:top w:val="none" w:sz="0" w:space="0" w:color="auto"/>
                <w:left w:val="none" w:sz="0" w:space="0" w:color="auto"/>
                <w:bottom w:val="none" w:sz="0" w:space="0" w:color="auto"/>
                <w:right w:val="none" w:sz="0" w:space="0" w:color="auto"/>
              </w:divBdr>
            </w:div>
            <w:div w:id="867793323">
              <w:marLeft w:val="480"/>
              <w:marRight w:val="0"/>
              <w:marTop w:val="0"/>
              <w:marBottom w:val="0"/>
              <w:divBdr>
                <w:top w:val="none" w:sz="0" w:space="0" w:color="auto"/>
                <w:left w:val="none" w:sz="0" w:space="0" w:color="auto"/>
                <w:bottom w:val="none" w:sz="0" w:space="0" w:color="auto"/>
                <w:right w:val="none" w:sz="0" w:space="0" w:color="auto"/>
              </w:divBdr>
            </w:div>
            <w:div w:id="867793844">
              <w:marLeft w:val="480"/>
              <w:marRight w:val="0"/>
              <w:marTop w:val="0"/>
              <w:marBottom w:val="0"/>
              <w:divBdr>
                <w:top w:val="none" w:sz="0" w:space="0" w:color="auto"/>
                <w:left w:val="none" w:sz="0" w:space="0" w:color="auto"/>
                <w:bottom w:val="none" w:sz="0" w:space="0" w:color="auto"/>
                <w:right w:val="none" w:sz="0" w:space="0" w:color="auto"/>
              </w:divBdr>
            </w:div>
            <w:div w:id="867836686">
              <w:marLeft w:val="480"/>
              <w:marRight w:val="0"/>
              <w:marTop w:val="0"/>
              <w:marBottom w:val="0"/>
              <w:divBdr>
                <w:top w:val="none" w:sz="0" w:space="0" w:color="auto"/>
                <w:left w:val="none" w:sz="0" w:space="0" w:color="auto"/>
                <w:bottom w:val="none" w:sz="0" w:space="0" w:color="auto"/>
                <w:right w:val="none" w:sz="0" w:space="0" w:color="auto"/>
              </w:divBdr>
            </w:div>
            <w:div w:id="867910605">
              <w:marLeft w:val="480"/>
              <w:marRight w:val="0"/>
              <w:marTop w:val="0"/>
              <w:marBottom w:val="0"/>
              <w:divBdr>
                <w:top w:val="none" w:sz="0" w:space="0" w:color="auto"/>
                <w:left w:val="none" w:sz="0" w:space="0" w:color="auto"/>
                <w:bottom w:val="none" w:sz="0" w:space="0" w:color="auto"/>
                <w:right w:val="none" w:sz="0" w:space="0" w:color="auto"/>
              </w:divBdr>
            </w:div>
            <w:div w:id="867911396">
              <w:marLeft w:val="480"/>
              <w:marRight w:val="0"/>
              <w:marTop w:val="0"/>
              <w:marBottom w:val="0"/>
              <w:divBdr>
                <w:top w:val="none" w:sz="0" w:space="0" w:color="auto"/>
                <w:left w:val="none" w:sz="0" w:space="0" w:color="auto"/>
                <w:bottom w:val="none" w:sz="0" w:space="0" w:color="auto"/>
                <w:right w:val="none" w:sz="0" w:space="0" w:color="auto"/>
              </w:divBdr>
            </w:div>
            <w:div w:id="868177352">
              <w:marLeft w:val="480"/>
              <w:marRight w:val="0"/>
              <w:marTop w:val="0"/>
              <w:marBottom w:val="0"/>
              <w:divBdr>
                <w:top w:val="none" w:sz="0" w:space="0" w:color="auto"/>
                <w:left w:val="none" w:sz="0" w:space="0" w:color="auto"/>
                <w:bottom w:val="none" w:sz="0" w:space="0" w:color="auto"/>
                <w:right w:val="none" w:sz="0" w:space="0" w:color="auto"/>
              </w:divBdr>
            </w:div>
            <w:div w:id="868421077">
              <w:marLeft w:val="480"/>
              <w:marRight w:val="0"/>
              <w:marTop w:val="0"/>
              <w:marBottom w:val="0"/>
              <w:divBdr>
                <w:top w:val="none" w:sz="0" w:space="0" w:color="auto"/>
                <w:left w:val="none" w:sz="0" w:space="0" w:color="auto"/>
                <w:bottom w:val="none" w:sz="0" w:space="0" w:color="auto"/>
                <w:right w:val="none" w:sz="0" w:space="0" w:color="auto"/>
              </w:divBdr>
            </w:div>
            <w:div w:id="868446947">
              <w:marLeft w:val="480"/>
              <w:marRight w:val="0"/>
              <w:marTop w:val="0"/>
              <w:marBottom w:val="0"/>
              <w:divBdr>
                <w:top w:val="none" w:sz="0" w:space="0" w:color="auto"/>
                <w:left w:val="none" w:sz="0" w:space="0" w:color="auto"/>
                <w:bottom w:val="none" w:sz="0" w:space="0" w:color="auto"/>
                <w:right w:val="none" w:sz="0" w:space="0" w:color="auto"/>
              </w:divBdr>
            </w:div>
            <w:div w:id="868487606">
              <w:marLeft w:val="480"/>
              <w:marRight w:val="0"/>
              <w:marTop w:val="0"/>
              <w:marBottom w:val="0"/>
              <w:divBdr>
                <w:top w:val="none" w:sz="0" w:space="0" w:color="auto"/>
                <w:left w:val="none" w:sz="0" w:space="0" w:color="auto"/>
                <w:bottom w:val="none" w:sz="0" w:space="0" w:color="auto"/>
                <w:right w:val="none" w:sz="0" w:space="0" w:color="auto"/>
              </w:divBdr>
            </w:div>
            <w:div w:id="868491936">
              <w:marLeft w:val="480"/>
              <w:marRight w:val="0"/>
              <w:marTop w:val="0"/>
              <w:marBottom w:val="0"/>
              <w:divBdr>
                <w:top w:val="none" w:sz="0" w:space="0" w:color="auto"/>
                <w:left w:val="none" w:sz="0" w:space="0" w:color="auto"/>
                <w:bottom w:val="none" w:sz="0" w:space="0" w:color="auto"/>
                <w:right w:val="none" w:sz="0" w:space="0" w:color="auto"/>
              </w:divBdr>
            </w:div>
            <w:div w:id="868494816">
              <w:marLeft w:val="480"/>
              <w:marRight w:val="0"/>
              <w:marTop w:val="0"/>
              <w:marBottom w:val="0"/>
              <w:divBdr>
                <w:top w:val="none" w:sz="0" w:space="0" w:color="auto"/>
                <w:left w:val="none" w:sz="0" w:space="0" w:color="auto"/>
                <w:bottom w:val="none" w:sz="0" w:space="0" w:color="auto"/>
                <w:right w:val="none" w:sz="0" w:space="0" w:color="auto"/>
              </w:divBdr>
            </w:div>
            <w:div w:id="868569817">
              <w:marLeft w:val="480"/>
              <w:marRight w:val="0"/>
              <w:marTop w:val="0"/>
              <w:marBottom w:val="0"/>
              <w:divBdr>
                <w:top w:val="none" w:sz="0" w:space="0" w:color="auto"/>
                <w:left w:val="none" w:sz="0" w:space="0" w:color="auto"/>
                <w:bottom w:val="none" w:sz="0" w:space="0" w:color="auto"/>
                <w:right w:val="none" w:sz="0" w:space="0" w:color="auto"/>
              </w:divBdr>
            </w:div>
            <w:div w:id="868644318">
              <w:marLeft w:val="480"/>
              <w:marRight w:val="0"/>
              <w:marTop w:val="0"/>
              <w:marBottom w:val="0"/>
              <w:divBdr>
                <w:top w:val="none" w:sz="0" w:space="0" w:color="auto"/>
                <w:left w:val="none" w:sz="0" w:space="0" w:color="auto"/>
                <w:bottom w:val="none" w:sz="0" w:space="0" w:color="auto"/>
                <w:right w:val="none" w:sz="0" w:space="0" w:color="auto"/>
              </w:divBdr>
            </w:div>
            <w:div w:id="868878600">
              <w:marLeft w:val="480"/>
              <w:marRight w:val="0"/>
              <w:marTop w:val="0"/>
              <w:marBottom w:val="0"/>
              <w:divBdr>
                <w:top w:val="none" w:sz="0" w:space="0" w:color="auto"/>
                <w:left w:val="none" w:sz="0" w:space="0" w:color="auto"/>
                <w:bottom w:val="none" w:sz="0" w:space="0" w:color="auto"/>
                <w:right w:val="none" w:sz="0" w:space="0" w:color="auto"/>
              </w:divBdr>
            </w:div>
            <w:div w:id="868907734">
              <w:marLeft w:val="480"/>
              <w:marRight w:val="0"/>
              <w:marTop w:val="0"/>
              <w:marBottom w:val="0"/>
              <w:divBdr>
                <w:top w:val="none" w:sz="0" w:space="0" w:color="auto"/>
                <w:left w:val="none" w:sz="0" w:space="0" w:color="auto"/>
                <w:bottom w:val="none" w:sz="0" w:space="0" w:color="auto"/>
                <w:right w:val="none" w:sz="0" w:space="0" w:color="auto"/>
              </w:divBdr>
            </w:div>
            <w:div w:id="869031254">
              <w:marLeft w:val="480"/>
              <w:marRight w:val="0"/>
              <w:marTop w:val="0"/>
              <w:marBottom w:val="0"/>
              <w:divBdr>
                <w:top w:val="none" w:sz="0" w:space="0" w:color="auto"/>
                <w:left w:val="none" w:sz="0" w:space="0" w:color="auto"/>
                <w:bottom w:val="none" w:sz="0" w:space="0" w:color="auto"/>
                <w:right w:val="none" w:sz="0" w:space="0" w:color="auto"/>
              </w:divBdr>
            </w:div>
            <w:div w:id="869032912">
              <w:marLeft w:val="480"/>
              <w:marRight w:val="0"/>
              <w:marTop w:val="0"/>
              <w:marBottom w:val="0"/>
              <w:divBdr>
                <w:top w:val="none" w:sz="0" w:space="0" w:color="auto"/>
                <w:left w:val="none" w:sz="0" w:space="0" w:color="auto"/>
                <w:bottom w:val="none" w:sz="0" w:space="0" w:color="auto"/>
                <w:right w:val="none" w:sz="0" w:space="0" w:color="auto"/>
              </w:divBdr>
            </w:div>
            <w:div w:id="869104857">
              <w:marLeft w:val="480"/>
              <w:marRight w:val="0"/>
              <w:marTop w:val="0"/>
              <w:marBottom w:val="0"/>
              <w:divBdr>
                <w:top w:val="none" w:sz="0" w:space="0" w:color="auto"/>
                <w:left w:val="none" w:sz="0" w:space="0" w:color="auto"/>
                <w:bottom w:val="none" w:sz="0" w:space="0" w:color="auto"/>
                <w:right w:val="none" w:sz="0" w:space="0" w:color="auto"/>
              </w:divBdr>
            </w:div>
            <w:div w:id="869144459">
              <w:marLeft w:val="480"/>
              <w:marRight w:val="0"/>
              <w:marTop w:val="0"/>
              <w:marBottom w:val="0"/>
              <w:divBdr>
                <w:top w:val="none" w:sz="0" w:space="0" w:color="auto"/>
                <w:left w:val="none" w:sz="0" w:space="0" w:color="auto"/>
                <w:bottom w:val="none" w:sz="0" w:space="0" w:color="auto"/>
                <w:right w:val="none" w:sz="0" w:space="0" w:color="auto"/>
              </w:divBdr>
            </w:div>
            <w:div w:id="869151586">
              <w:marLeft w:val="480"/>
              <w:marRight w:val="0"/>
              <w:marTop w:val="0"/>
              <w:marBottom w:val="0"/>
              <w:divBdr>
                <w:top w:val="none" w:sz="0" w:space="0" w:color="auto"/>
                <w:left w:val="none" w:sz="0" w:space="0" w:color="auto"/>
                <w:bottom w:val="none" w:sz="0" w:space="0" w:color="auto"/>
                <w:right w:val="none" w:sz="0" w:space="0" w:color="auto"/>
              </w:divBdr>
            </w:div>
            <w:div w:id="869151975">
              <w:marLeft w:val="480"/>
              <w:marRight w:val="0"/>
              <w:marTop w:val="0"/>
              <w:marBottom w:val="0"/>
              <w:divBdr>
                <w:top w:val="none" w:sz="0" w:space="0" w:color="auto"/>
                <w:left w:val="none" w:sz="0" w:space="0" w:color="auto"/>
                <w:bottom w:val="none" w:sz="0" w:space="0" w:color="auto"/>
                <w:right w:val="none" w:sz="0" w:space="0" w:color="auto"/>
              </w:divBdr>
            </w:div>
            <w:div w:id="869296572">
              <w:marLeft w:val="480"/>
              <w:marRight w:val="0"/>
              <w:marTop w:val="0"/>
              <w:marBottom w:val="0"/>
              <w:divBdr>
                <w:top w:val="none" w:sz="0" w:space="0" w:color="auto"/>
                <w:left w:val="none" w:sz="0" w:space="0" w:color="auto"/>
                <w:bottom w:val="none" w:sz="0" w:space="0" w:color="auto"/>
                <w:right w:val="none" w:sz="0" w:space="0" w:color="auto"/>
              </w:divBdr>
            </w:div>
            <w:div w:id="869300361">
              <w:marLeft w:val="480"/>
              <w:marRight w:val="0"/>
              <w:marTop w:val="0"/>
              <w:marBottom w:val="0"/>
              <w:divBdr>
                <w:top w:val="none" w:sz="0" w:space="0" w:color="auto"/>
                <w:left w:val="none" w:sz="0" w:space="0" w:color="auto"/>
                <w:bottom w:val="none" w:sz="0" w:space="0" w:color="auto"/>
                <w:right w:val="none" w:sz="0" w:space="0" w:color="auto"/>
              </w:divBdr>
            </w:div>
            <w:div w:id="869338493">
              <w:marLeft w:val="480"/>
              <w:marRight w:val="0"/>
              <w:marTop w:val="0"/>
              <w:marBottom w:val="0"/>
              <w:divBdr>
                <w:top w:val="none" w:sz="0" w:space="0" w:color="auto"/>
                <w:left w:val="none" w:sz="0" w:space="0" w:color="auto"/>
                <w:bottom w:val="none" w:sz="0" w:space="0" w:color="auto"/>
                <w:right w:val="none" w:sz="0" w:space="0" w:color="auto"/>
              </w:divBdr>
            </w:div>
            <w:div w:id="869344797">
              <w:marLeft w:val="480"/>
              <w:marRight w:val="0"/>
              <w:marTop w:val="0"/>
              <w:marBottom w:val="0"/>
              <w:divBdr>
                <w:top w:val="none" w:sz="0" w:space="0" w:color="auto"/>
                <w:left w:val="none" w:sz="0" w:space="0" w:color="auto"/>
                <w:bottom w:val="none" w:sz="0" w:space="0" w:color="auto"/>
                <w:right w:val="none" w:sz="0" w:space="0" w:color="auto"/>
              </w:divBdr>
            </w:div>
            <w:div w:id="869491290">
              <w:marLeft w:val="480"/>
              <w:marRight w:val="0"/>
              <w:marTop w:val="0"/>
              <w:marBottom w:val="0"/>
              <w:divBdr>
                <w:top w:val="none" w:sz="0" w:space="0" w:color="auto"/>
                <w:left w:val="none" w:sz="0" w:space="0" w:color="auto"/>
                <w:bottom w:val="none" w:sz="0" w:space="0" w:color="auto"/>
                <w:right w:val="none" w:sz="0" w:space="0" w:color="auto"/>
              </w:divBdr>
            </w:div>
            <w:div w:id="869680212">
              <w:marLeft w:val="480"/>
              <w:marRight w:val="0"/>
              <w:marTop w:val="0"/>
              <w:marBottom w:val="0"/>
              <w:divBdr>
                <w:top w:val="none" w:sz="0" w:space="0" w:color="auto"/>
                <w:left w:val="none" w:sz="0" w:space="0" w:color="auto"/>
                <w:bottom w:val="none" w:sz="0" w:space="0" w:color="auto"/>
                <w:right w:val="none" w:sz="0" w:space="0" w:color="auto"/>
              </w:divBdr>
            </w:div>
            <w:div w:id="869682811">
              <w:marLeft w:val="480"/>
              <w:marRight w:val="0"/>
              <w:marTop w:val="0"/>
              <w:marBottom w:val="0"/>
              <w:divBdr>
                <w:top w:val="none" w:sz="0" w:space="0" w:color="auto"/>
                <w:left w:val="none" w:sz="0" w:space="0" w:color="auto"/>
                <w:bottom w:val="none" w:sz="0" w:space="0" w:color="auto"/>
                <w:right w:val="none" w:sz="0" w:space="0" w:color="auto"/>
              </w:divBdr>
            </w:div>
            <w:div w:id="869687426">
              <w:marLeft w:val="480"/>
              <w:marRight w:val="0"/>
              <w:marTop w:val="0"/>
              <w:marBottom w:val="0"/>
              <w:divBdr>
                <w:top w:val="none" w:sz="0" w:space="0" w:color="auto"/>
                <w:left w:val="none" w:sz="0" w:space="0" w:color="auto"/>
                <w:bottom w:val="none" w:sz="0" w:space="0" w:color="auto"/>
                <w:right w:val="none" w:sz="0" w:space="0" w:color="auto"/>
              </w:divBdr>
            </w:div>
            <w:div w:id="869875049">
              <w:marLeft w:val="480"/>
              <w:marRight w:val="0"/>
              <w:marTop w:val="0"/>
              <w:marBottom w:val="0"/>
              <w:divBdr>
                <w:top w:val="none" w:sz="0" w:space="0" w:color="auto"/>
                <w:left w:val="none" w:sz="0" w:space="0" w:color="auto"/>
                <w:bottom w:val="none" w:sz="0" w:space="0" w:color="auto"/>
                <w:right w:val="none" w:sz="0" w:space="0" w:color="auto"/>
              </w:divBdr>
            </w:div>
            <w:div w:id="869878384">
              <w:marLeft w:val="480"/>
              <w:marRight w:val="0"/>
              <w:marTop w:val="0"/>
              <w:marBottom w:val="0"/>
              <w:divBdr>
                <w:top w:val="none" w:sz="0" w:space="0" w:color="auto"/>
                <w:left w:val="none" w:sz="0" w:space="0" w:color="auto"/>
                <w:bottom w:val="none" w:sz="0" w:space="0" w:color="auto"/>
                <w:right w:val="none" w:sz="0" w:space="0" w:color="auto"/>
              </w:divBdr>
            </w:div>
            <w:div w:id="869997061">
              <w:marLeft w:val="480"/>
              <w:marRight w:val="0"/>
              <w:marTop w:val="0"/>
              <w:marBottom w:val="0"/>
              <w:divBdr>
                <w:top w:val="none" w:sz="0" w:space="0" w:color="auto"/>
                <w:left w:val="none" w:sz="0" w:space="0" w:color="auto"/>
                <w:bottom w:val="none" w:sz="0" w:space="0" w:color="auto"/>
                <w:right w:val="none" w:sz="0" w:space="0" w:color="auto"/>
              </w:divBdr>
            </w:div>
            <w:div w:id="870074116">
              <w:marLeft w:val="480"/>
              <w:marRight w:val="0"/>
              <w:marTop w:val="0"/>
              <w:marBottom w:val="0"/>
              <w:divBdr>
                <w:top w:val="none" w:sz="0" w:space="0" w:color="auto"/>
                <w:left w:val="none" w:sz="0" w:space="0" w:color="auto"/>
                <w:bottom w:val="none" w:sz="0" w:space="0" w:color="auto"/>
                <w:right w:val="none" w:sz="0" w:space="0" w:color="auto"/>
              </w:divBdr>
            </w:div>
            <w:div w:id="870148906">
              <w:marLeft w:val="480"/>
              <w:marRight w:val="0"/>
              <w:marTop w:val="0"/>
              <w:marBottom w:val="0"/>
              <w:divBdr>
                <w:top w:val="none" w:sz="0" w:space="0" w:color="auto"/>
                <w:left w:val="none" w:sz="0" w:space="0" w:color="auto"/>
                <w:bottom w:val="none" w:sz="0" w:space="0" w:color="auto"/>
                <w:right w:val="none" w:sz="0" w:space="0" w:color="auto"/>
              </w:divBdr>
            </w:div>
            <w:div w:id="870191881">
              <w:marLeft w:val="480"/>
              <w:marRight w:val="0"/>
              <w:marTop w:val="0"/>
              <w:marBottom w:val="0"/>
              <w:divBdr>
                <w:top w:val="none" w:sz="0" w:space="0" w:color="auto"/>
                <w:left w:val="none" w:sz="0" w:space="0" w:color="auto"/>
                <w:bottom w:val="none" w:sz="0" w:space="0" w:color="auto"/>
                <w:right w:val="none" w:sz="0" w:space="0" w:color="auto"/>
              </w:divBdr>
            </w:div>
            <w:div w:id="870339086">
              <w:marLeft w:val="480"/>
              <w:marRight w:val="0"/>
              <w:marTop w:val="0"/>
              <w:marBottom w:val="0"/>
              <w:divBdr>
                <w:top w:val="none" w:sz="0" w:space="0" w:color="auto"/>
                <w:left w:val="none" w:sz="0" w:space="0" w:color="auto"/>
                <w:bottom w:val="none" w:sz="0" w:space="0" w:color="auto"/>
                <w:right w:val="none" w:sz="0" w:space="0" w:color="auto"/>
              </w:divBdr>
            </w:div>
            <w:div w:id="870341186">
              <w:marLeft w:val="480"/>
              <w:marRight w:val="0"/>
              <w:marTop w:val="0"/>
              <w:marBottom w:val="0"/>
              <w:divBdr>
                <w:top w:val="none" w:sz="0" w:space="0" w:color="auto"/>
                <w:left w:val="none" w:sz="0" w:space="0" w:color="auto"/>
                <w:bottom w:val="none" w:sz="0" w:space="0" w:color="auto"/>
                <w:right w:val="none" w:sz="0" w:space="0" w:color="auto"/>
              </w:divBdr>
            </w:div>
            <w:div w:id="870456473">
              <w:marLeft w:val="480"/>
              <w:marRight w:val="0"/>
              <w:marTop w:val="0"/>
              <w:marBottom w:val="0"/>
              <w:divBdr>
                <w:top w:val="none" w:sz="0" w:space="0" w:color="auto"/>
                <w:left w:val="none" w:sz="0" w:space="0" w:color="auto"/>
                <w:bottom w:val="none" w:sz="0" w:space="0" w:color="auto"/>
                <w:right w:val="none" w:sz="0" w:space="0" w:color="auto"/>
              </w:divBdr>
            </w:div>
            <w:div w:id="870532286">
              <w:marLeft w:val="480"/>
              <w:marRight w:val="0"/>
              <w:marTop w:val="0"/>
              <w:marBottom w:val="0"/>
              <w:divBdr>
                <w:top w:val="none" w:sz="0" w:space="0" w:color="auto"/>
                <w:left w:val="none" w:sz="0" w:space="0" w:color="auto"/>
                <w:bottom w:val="none" w:sz="0" w:space="0" w:color="auto"/>
                <w:right w:val="none" w:sz="0" w:space="0" w:color="auto"/>
              </w:divBdr>
            </w:div>
            <w:div w:id="870605728">
              <w:marLeft w:val="480"/>
              <w:marRight w:val="0"/>
              <w:marTop w:val="0"/>
              <w:marBottom w:val="0"/>
              <w:divBdr>
                <w:top w:val="none" w:sz="0" w:space="0" w:color="auto"/>
                <w:left w:val="none" w:sz="0" w:space="0" w:color="auto"/>
                <w:bottom w:val="none" w:sz="0" w:space="0" w:color="auto"/>
                <w:right w:val="none" w:sz="0" w:space="0" w:color="auto"/>
              </w:divBdr>
            </w:div>
            <w:div w:id="870606846">
              <w:marLeft w:val="480"/>
              <w:marRight w:val="0"/>
              <w:marTop w:val="0"/>
              <w:marBottom w:val="0"/>
              <w:divBdr>
                <w:top w:val="none" w:sz="0" w:space="0" w:color="auto"/>
                <w:left w:val="none" w:sz="0" w:space="0" w:color="auto"/>
                <w:bottom w:val="none" w:sz="0" w:space="0" w:color="auto"/>
                <w:right w:val="none" w:sz="0" w:space="0" w:color="auto"/>
              </w:divBdr>
            </w:div>
            <w:div w:id="870610174">
              <w:marLeft w:val="480"/>
              <w:marRight w:val="0"/>
              <w:marTop w:val="0"/>
              <w:marBottom w:val="0"/>
              <w:divBdr>
                <w:top w:val="none" w:sz="0" w:space="0" w:color="auto"/>
                <w:left w:val="none" w:sz="0" w:space="0" w:color="auto"/>
                <w:bottom w:val="none" w:sz="0" w:space="0" w:color="auto"/>
                <w:right w:val="none" w:sz="0" w:space="0" w:color="auto"/>
              </w:divBdr>
            </w:div>
            <w:div w:id="870612288">
              <w:marLeft w:val="480"/>
              <w:marRight w:val="0"/>
              <w:marTop w:val="0"/>
              <w:marBottom w:val="0"/>
              <w:divBdr>
                <w:top w:val="none" w:sz="0" w:space="0" w:color="auto"/>
                <w:left w:val="none" w:sz="0" w:space="0" w:color="auto"/>
                <w:bottom w:val="none" w:sz="0" w:space="0" w:color="auto"/>
                <w:right w:val="none" w:sz="0" w:space="0" w:color="auto"/>
              </w:divBdr>
            </w:div>
            <w:div w:id="870726882">
              <w:marLeft w:val="480"/>
              <w:marRight w:val="0"/>
              <w:marTop w:val="0"/>
              <w:marBottom w:val="0"/>
              <w:divBdr>
                <w:top w:val="none" w:sz="0" w:space="0" w:color="auto"/>
                <w:left w:val="none" w:sz="0" w:space="0" w:color="auto"/>
                <w:bottom w:val="none" w:sz="0" w:space="0" w:color="auto"/>
                <w:right w:val="none" w:sz="0" w:space="0" w:color="auto"/>
              </w:divBdr>
            </w:div>
            <w:div w:id="870729570">
              <w:marLeft w:val="480"/>
              <w:marRight w:val="0"/>
              <w:marTop w:val="0"/>
              <w:marBottom w:val="0"/>
              <w:divBdr>
                <w:top w:val="none" w:sz="0" w:space="0" w:color="auto"/>
                <w:left w:val="none" w:sz="0" w:space="0" w:color="auto"/>
                <w:bottom w:val="none" w:sz="0" w:space="0" w:color="auto"/>
                <w:right w:val="none" w:sz="0" w:space="0" w:color="auto"/>
              </w:divBdr>
            </w:div>
            <w:div w:id="870804249">
              <w:marLeft w:val="480"/>
              <w:marRight w:val="0"/>
              <w:marTop w:val="0"/>
              <w:marBottom w:val="0"/>
              <w:divBdr>
                <w:top w:val="none" w:sz="0" w:space="0" w:color="auto"/>
                <w:left w:val="none" w:sz="0" w:space="0" w:color="auto"/>
                <w:bottom w:val="none" w:sz="0" w:space="0" w:color="auto"/>
                <w:right w:val="none" w:sz="0" w:space="0" w:color="auto"/>
              </w:divBdr>
            </w:div>
            <w:div w:id="870875051">
              <w:marLeft w:val="480"/>
              <w:marRight w:val="0"/>
              <w:marTop w:val="0"/>
              <w:marBottom w:val="0"/>
              <w:divBdr>
                <w:top w:val="none" w:sz="0" w:space="0" w:color="auto"/>
                <w:left w:val="none" w:sz="0" w:space="0" w:color="auto"/>
                <w:bottom w:val="none" w:sz="0" w:space="0" w:color="auto"/>
                <w:right w:val="none" w:sz="0" w:space="0" w:color="auto"/>
              </w:divBdr>
            </w:div>
            <w:div w:id="870917390">
              <w:marLeft w:val="480"/>
              <w:marRight w:val="0"/>
              <w:marTop w:val="0"/>
              <w:marBottom w:val="0"/>
              <w:divBdr>
                <w:top w:val="none" w:sz="0" w:space="0" w:color="auto"/>
                <w:left w:val="none" w:sz="0" w:space="0" w:color="auto"/>
                <w:bottom w:val="none" w:sz="0" w:space="0" w:color="auto"/>
                <w:right w:val="none" w:sz="0" w:space="0" w:color="auto"/>
              </w:divBdr>
            </w:div>
            <w:div w:id="870994584">
              <w:marLeft w:val="480"/>
              <w:marRight w:val="0"/>
              <w:marTop w:val="0"/>
              <w:marBottom w:val="0"/>
              <w:divBdr>
                <w:top w:val="none" w:sz="0" w:space="0" w:color="auto"/>
                <w:left w:val="none" w:sz="0" w:space="0" w:color="auto"/>
                <w:bottom w:val="none" w:sz="0" w:space="0" w:color="auto"/>
                <w:right w:val="none" w:sz="0" w:space="0" w:color="auto"/>
              </w:divBdr>
            </w:div>
            <w:div w:id="871070143">
              <w:marLeft w:val="480"/>
              <w:marRight w:val="0"/>
              <w:marTop w:val="0"/>
              <w:marBottom w:val="0"/>
              <w:divBdr>
                <w:top w:val="none" w:sz="0" w:space="0" w:color="auto"/>
                <w:left w:val="none" w:sz="0" w:space="0" w:color="auto"/>
                <w:bottom w:val="none" w:sz="0" w:space="0" w:color="auto"/>
                <w:right w:val="none" w:sz="0" w:space="0" w:color="auto"/>
              </w:divBdr>
            </w:div>
            <w:div w:id="871117655">
              <w:marLeft w:val="480"/>
              <w:marRight w:val="0"/>
              <w:marTop w:val="0"/>
              <w:marBottom w:val="0"/>
              <w:divBdr>
                <w:top w:val="none" w:sz="0" w:space="0" w:color="auto"/>
                <w:left w:val="none" w:sz="0" w:space="0" w:color="auto"/>
                <w:bottom w:val="none" w:sz="0" w:space="0" w:color="auto"/>
                <w:right w:val="none" w:sz="0" w:space="0" w:color="auto"/>
              </w:divBdr>
            </w:div>
            <w:div w:id="871187041">
              <w:marLeft w:val="480"/>
              <w:marRight w:val="0"/>
              <w:marTop w:val="0"/>
              <w:marBottom w:val="0"/>
              <w:divBdr>
                <w:top w:val="none" w:sz="0" w:space="0" w:color="auto"/>
                <w:left w:val="none" w:sz="0" w:space="0" w:color="auto"/>
                <w:bottom w:val="none" w:sz="0" w:space="0" w:color="auto"/>
                <w:right w:val="none" w:sz="0" w:space="0" w:color="auto"/>
              </w:divBdr>
            </w:div>
            <w:div w:id="871259885">
              <w:marLeft w:val="480"/>
              <w:marRight w:val="0"/>
              <w:marTop w:val="0"/>
              <w:marBottom w:val="0"/>
              <w:divBdr>
                <w:top w:val="none" w:sz="0" w:space="0" w:color="auto"/>
                <w:left w:val="none" w:sz="0" w:space="0" w:color="auto"/>
                <w:bottom w:val="none" w:sz="0" w:space="0" w:color="auto"/>
                <w:right w:val="none" w:sz="0" w:space="0" w:color="auto"/>
              </w:divBdr>
            </w:div>
            <w:div w:id="871260431">
              <w:marLeft w:val="480"/>
              <w:marRight w:val="0"/>
              <w:marTop w:val="0"/>
              <w:marBottom w:val="0"/>
              <w:divBdr>
                <w:top w:val="none" w:sz="0" w:space="0" w:color="auto"/>
                <w:left w:val="none" w:sz="0" w:space="0" w:color="auto"/>
                <w:bottom w:val="none" w:sz="0" w:space="0" w:color="auto"/>
                <w:right w:val="none" w:sz="0" w:space="0" w:color="auto"/>
              </w:divBdr>
            </w:div>
            <w:div w:id="871260970">
              <w:marLeft w:val="480"/>
              <w:marRight w:val="0"/>
              <w:marTop w:val="0"/>
              <w:marBottom w:val="0"/>
              <w:divBdr>
                <w:top w:val="none" w:sz="0" w:space="0" w:color="auto"/>
                <w:left w:val="none" w:sz="0" w:space="0" w:color="auto"/>
                <w:bottom w:val="none" w:sz="0" w:space="0" w:color="auto"/>
                <w:right w:val="none" w:sz="0" w:space="0" w:color="auto"/>
              </w:divBdr>
            </w:div>
            <w:div w:id="871304703">
              <w:marLeft w:val="480"/>
              <w:marRight w:val="0"/>
              <w:marTop w:val="0"/>
              <w:marBottom w:val="0"/>
              <w:divBdr>
                <w:top w:val="none" w:sz="0" w:space="0" w:color="auto"/>
                <w:left w:val="none" w:sz="0" w:space="0" w:color="auto"/>
                <w:bottom w:val="none" w:sz="0" w:space="0" w:color="auto"/>
                <w:right w:val="none" w:sz="0" w:space="0" w:color="auto"/>
              </w:divBdr>
            </w:div>
            <w:div w:id="871384491">
              <w:marLeft w:val="480"/>
              <w:marRight w:val="0"/>
              <w:marTop w:val="0"/>
              <w:marBottom w:val="0"/>
              <w:divBdr>
                <w:top w:val="none" w:sz="0" w:space="0" w:color="auto"/>
                <w:left w:val="none" w:sz="0" w:space="0" w:color="auto"/>
                <w:bottom w:val="none" w:sz="0" w:space="0" w:color="auto"/>
                <w:right w:val="none" w:sz="0" w:space="0" w:color="auto"/>
              </w:divBdr>
            </w:div>
            <w:div w:id="871460852">
              <w:marLeft w:val="480"/>
              <w:marRight w:val="0"/>
              <w:marTop w:val="0"/>
              <w:marBottom w:val="0"/>
              <w:divBdr>
                <w:top w:val="none" w:sz="0" w:space="0" w:color="auto"/>
                <w:left w:val="none" w:sz="0" w:space="0" w:color="auto"/>
                <w:bottom w:val="none" w:sz="0" w:space="0" w:color="auto"/>
                <w:right w:val="none" w:sz="0" w:space="0" w:color="auto"/>
              </w:divBdr>
            </w:div>
            <w:div w:id="871696067">
              <w:marLeft w:val="480"/>
              <w:marRight w:val="0"/>
              <w:marTop w:val="0"/>
              <w:marBottom w:val="0"/>
              <w:divBdr>
                <w:top w:val="none" w:sz="0" w:space="0" w:color="auto"/>
                <w:left w:val="none" w:sz="0" w:space="0" w:color="auto"/>
                <w:bottom w:val="none" w:sz="0" w:space="0" w:color="auto"/>
                <w:right w:val="none" w:sz="0" w:space="0" w:color="auto"/>
              </w:divBdr>
            </w:div>
            <w:div w:id="871726211">
              <w:marLeft w:val="480"/>
              <w:marRight w:val="0"/>
              <w:marTop w:val="0"/>
              <w:marBottom w:val="0"/>
              <w:divBdr>
                <w:top w:val="none" w:sz="0" w:space="0" w:color="auto"/>
                <w:left w:val="none" w:sz="0" w:space="0" w:color="auto"/>
                <w:bottom w:val="none" w:sz="0" w:space="0" w:color="auto"/>
                <w:right w:val="none" w:sz="0" w:space="0" w:color="auto"/>
              </w:divBdr>
            </w:div>
            <w:div w:id="871770412">
              <w:marLeft w:val="480"/>
              <w:marRight w:val="0"/>
              <w:marTop w:val="0"/>
              <w:marBottom w:val="0"/>
              <w:divBdr>
                <w:top w:val="none" w:sz="0" w:space="0" w:color="auto"/>
                <w:left w:val="none" w:sz="0" w:space="0" w:color="auto"/>
                <w:bottom w:val="none" w:sz="0" w:space="0" w:color="auto"/>
                <w:right w:val="none" w:sz="0" w:space="0" w:color="auto"/>
              </w:divBdr>
            </w:div>
            <w:div w:id="871842968">
              <w:marLeft w:val="480"/>
              <w:marRight w:val="0"/>
              <w:marTop w:val="0"/>
              <w:marBottom w:val="0"/>
              <w:divBdr>
                <w:top w:val="none" w:sz="0" w:space="0" w:color="auto"/>
                <w:left w:val="none" w:sz="0" w:space="0" w:color="auto"/>
                <w:bottom w:val="none" w:sz="0" w:space="0" w:color="auto"/>
                <w:right w:val="none" w:sz="0" w:space="0" w:color="auto"/>
              </w:divBdr>
            </w:div>
            <w:div w:id="871958479">
              <w:marLeft w:val="480"/>
              <w:marRight w:val="0"/>
              <w:marTop w:val="0"/>
              <w:marBottom w:val="0"/>
              <w:divBdr>
                <w:top w:val="none" w:sz="0" w:space="0" w:color="auto"/>
                <w:left w:val="none" w:sz="0" w:space="0" w:color="auto"/>
                <w:bottom w:val="none" w:sz="0" w:space="0" w:color="auto"/>
                <w:right w:val="none" w:sz="0" w:space="0" w:color="auto"/>
              </w:divBdr>
            </w:div>
            <w:div w:id="872113940">
              <w:marLeft w:val="480"/>
              <w:marRight w:val="0"/>
              <w:marTop w:val="0"/>
              <w:marBottom w:val="0"/>
              <w:divBdr>
                <w:top w:val="none" w:sz="0" w:space="0" w:color="auto"/>
                <w:left w:val="none" w:sz="0" w:space="0" w:color="auto"/>
                <w:bottom w:val="none" w:sz="0" w:space="0" w:color="auto"/>
                <w:right w:val="none" w:sz="0" w:space="0" w:color="auto"/>
              </w:divBdr>
            </w:div>
            <w:div w:id="872159437">
              <w:marLeft w:val="480"/>
              <w:marRight w:val="0"/>
              <w:marTop w:val="0"/>
              <w:marBottom w:val="0"/>
              <w:divBdr>
                <w:top w:val="none" w:sz="0" w:space="0" w:color="auto"/>
                <w:left w:val="none" w:sz="0" w:space="0" w:color="auto"/>
                <w:bottom w:val="none" w:sz="0" w:space="0" w:color="auto"/>
                <w:right w:val="none" w:sz="0" w:space="0" w:color="auto"/>
              </w:divBdr>
            </w:div>
            <w:div w:id="872226495">
              <w:marLeft w:val="480"/>
              <w:marRight w:val="0"/>
              <w:marTop w:val="0"/>
              <w:marBottom w:val="0"/>
              <w:divBdr>
                <w:top w:val="none" w:sz="0" w:space="0" w:color="auto"/>
                <w:left w:val="none" w:sz="0" w:space="0" w:color="auto"/>
                <w:bottom w:val="none" w:sz="0" w:space="0" w:color="auto"/>
                <w:right w:val="none" w:sz="0" w:space="0" w:color="auto"/>
              </w:divBdr>
            </w:div>
            <w:div w:id="872303748">
              <w:marLeft w:val="480"/>
              <w:marRight w:val="0"/>
              <w:marTop w:val="0"/>
              <w:marBottom w:val="0"/>
              <w:divBdr>
                <w:top w:val="none" w:sz="0" w:space="0" w:color="auto"/>
                <w:left w:val="none" w:sz="0" w:space="0" w:color="auto"/>
                <w:bottom w:val="none" w:sz="0" w:space="0" w:color="auto"/>
                <w:right w:val="none" w:sz="0" w:space="0" w:color="auto"/>
              </w:divBdr>
            </w:div>
            <w:div w:id="872382004">
              <w:marLeft w:val="480"/>
              <w:marRight w:val="0"/>
              <w:marTop w:val="0"/>
              <w:marBottom w:val="0"/>
              <w:divBdr>
                <w:top w:val="none" w:sz="0" w:space="0" w:color="auto"/>
                <w:left w:val="none" w:sz="0" w:space="0" w:color="auto"/>
                <w:bottom w:val="none" w:sz="0" w:space="0" w:color="auto"/>
                <w:right w:val="none" w:sz="0" w:space="0" w:color="auto"/>
              </w:divBdr>
            </w:div>
            <w:div w:id="872503032">
              <w:marLeft w:val="480"/>
              <w:marRight w:val="0"/>
              <w:marTop w:val="0"/>
              <w:marBottom w:val="0"/>
              <w:divBdr>
                <w:top w:val="none" w:sz="0" w:space="0" w:color="auto"/>
                <w:left w:val="none" w:sz="0" w:space="0" w:color="auto"/>
                <w:bottom w:val="none" w:sz="0" w:space="0" w:color="auto"/>
                <w:right w:val="none" w:sz="0" w:space="0" w:color="auto"/>
              </w:divBdr>
            </w:div>
            <w:div w:id="872574501">
              <w:marLeft w:val="480"/>
              <w:marRight w:val="0"/>
              <w:marTop w:val="0"/>
              <w:marBottom w:val="0"/>
              <w:divBdr>
                <w:top w:val="none" w:sz="0" w:space="0" w:color="auto"/>
                <w:left w:val="none" w:sz="0" w:space="0" w:color="auto"/>
                <w:bottom w:val="none" w:sz="0" w:space="0" w:color="auto"/>
                <w:right w:val="none" w:sz="0" w:space="0" w:color="auto"/>
              </w:divBdr>
            </w:div>
            <w:div w:id="872692717">
              <w:marLeft w:val="480"/>
              <w:marRight w:val="0"/>
              <w:marTop w:val="0"/>
              <w:marBottom w:val="0"/>
              <w:divBdr>
                <w:top w:val="none" w:sz="0" w:space="0" w:color="auto"/>
                <w:left w:val="none" w:sz="0" w:space="0" w:color="auto"/>
                <w:bottom w:val="none" w:sz="0" w:space="0" w:color="auto"/>
                <w:right w:val="none" w:sz="0" w:space="0" w:color="auto"/>
              </w:divBdr>
            </w:div>
            <w:div w:id="872693518">
              <w:marLeft w:val="480"/>
              <w:marRight w:val="0"/>
              <w:marTop w:val="0"/>
              <w:marBottom w:val="0"/>
              <w:divBdr>
                <w:top w:val="none" w:sz="0" w:space="0" w:color="auto"/>
                <w:left w:val="none" w:sz="0" w:space="0" w:color="auto"/>
                <w:bottom w:val="none" w:sz="0" w:space="0" w:color="auto"/>
                <w:right w:val="none" w:sz="0" w:space="0" w:color="auto"/>
              </w:divBdr>
            </w:div>
            <w:div w:id="872766631">
              <w:marLeft w:val="480"/>
              <w:marRight w:val="0"/>
              <w:marTop w:val="0"/>
              <w:marBottom w:val="0"/>
              <w:divBdr>
                <w:top w:val="none" w:sz="0" w:space="0" w:color="auto"/>
                <w:left w:val="none" w:sz="0" w:space="0" w:color="auto"/>
                <w:bottom w:val="none" w:sz="0" w:space="0" w:color="auto"/>
                <w:right w:val="none" w:sz="0" w:space="0" w:color="auto"/>
              </w:divBdr>
            </w:div>
            <w:div w:id="872814060">
              <w:marLeft w:val="480"/>
              <w:marRight w:val="0"/>
              <w:marTop w:val="0"/>
              <w:marBottom w:val="0"/>
              <w:divBdr>
                <w:top w:val="none" w:sz="0" w:space="0" w:color="auto"/>
                <w:left w:val="none" w:sz="0" w:space="0" w:color="auto"/>
                <w:bottom w:val="none" w:sz="0" w:space="0" w:color="auto"/>
                <w:right w:val="none" w:sz="0" w:space="0" w:color="auto"/>
              </w:divBdr>
            </w:div>
            <w:div w:id="872838565">
              <w:marLeft w:val="480"/>
              <w:marRight w:val="0"/>
              <w:marTop w:val="0"/>
              <w:marBottom w:val="0"/>
              <w:divBdr>
                <w:top w:val="none" w:sz="0" w:space="0" w:color="auto"/>
                <w:left w:val="none" w:sz="0" w:space="0" w:color="auto"/>
                <w:bottom w:val="none" w:sz="0" w:space="0" w:color="auto"/>
                <w:right w:val="none" w:sz="0" w:space="0" w:color="auto"/>
              </w:divBdr>
            </w:div>
            <w:div w:id="872841037">
              <w:marLeft w:val="480"/>
              <w:marRight w:val="0"/>
              <w:marTop w:val="0"/>
              <w:marBottom w:val="0"/>
              <w:divBdr>
                <w:top w:val="none" w:sz="0" w:space="0" w:color="auto"/>
                <w:left w:val="none" w:sz="0" w:space="0" w:color="auto"/>
                <w:bottom w:val="none" w:sz="0" w:space="0" w:color="auto"/>
                <w:right w:val="none" w:sz="0" w:space="0" w:color="auto"/>
              </w:divBdr>
            </w:div>
            <w:div w:id="872885854">
              <w:marLeft w:val="480"/>
              <w:marRight w:val="0"/>
              <w:marTop w:val="0"/>
              <w:marBottom w:val="0"/>
              <w:divBdr>
                <w:top w:val="none" w:sz="0" w:space="0" w:color="auto"/>
                <w:left w:val="none" w:sz="0" w:space="0" w:color="auto"/>
                <w:bottom w:val="none" w:sz="0" w:space="0" w:color="auto"/>
                <w:right w:val="none" w:sz="0" w:space="0" w:color="auto"/>
              </w:divBdr>
            </w:div>
            <w:div w:id="873005461">
              <w:marLeft w:val="480"/>
              <w:marRight w:val="0"/>
              <w:marTop w:val="0"/>
              <w:marBottom w:val="0"/>
              <w:divBdr>
                <w:top w:val="none" w:sz="0" w:space="0" w:color="auto"/>
                <w:left w:val="none" w:sz="0" w:space="0" w:color="auto"/>
                <w:bottom w:val="none" w:sz="0" w:space="0" w:color="auto"/>
                <w:right w:val="none" w:sz="0" w:space="0" w:color="auto"/>
              </w:divBdr>
            </w:div>
            <w:div w:id="873007508">
              <w:marLeft w:val="480"/>
              <w:marRight w:val="0"/>
              <w:marTop w:val="0"/>
              <w:marBottom w:val="0"/>
              <w:divBdr>
                <w:top w:val="none" w:sz="0" w:space="0" w:color="auto"/>
                <w:left w:val="none" w:sz="0" w:space="0" w:color="auto"/>
                <w:bottom w:val="none" w:sz="0" w:space="0" w:color="auto"/>
                <w:right w:val="none" w:sz="0" w:space="0" w:color="auto"/>
              </w:divBdr>
            </w:div>
            <w:div w:id="873079992">
              <w:marLeft w:val="480"/>
              <w:marRight w:val="0"/>
              <w:marTop w:val="0"/>
              <w:marBottom w:val="0"/>
              <w:divBdr>
                <w:top w:val="none" w:sz="0" w:space="0" w:color="auto"/>
                <w:left w:val="none" w:sz="0" w:space="0" w:color="auto"/>
                <w:bottom w:val="none" w:sz="0" w:space="0" w:color="auto"/>
                <w:right w:val="none" w:sz="0" w:space="0" w:color="auto"/>
              </w:divBdr>
            </w:div>
            <w:div w:id="873080385">
              <w:marLeft w:val="480"/>
              <w:marRight w:val="0"/>
              <w:marTop w:val="0"/>
              <w:marBottom w:val="0"/>
              <w:divBdr>
                <w:top w:val="none" w:sz="0" w:space="0" w:color="auto"/>
                <w:left w:val="none" w:sz="0" w:space="0" w:color="auto"/>
                <w:bottom w:val="none" w:sz="0" w:space="0" w:color="auto"/>
                <w:right w:val="none" w:sz="0" w:space="0" w:color="auto"/>
              </w:divBdr>
            </w:div>
            <w:div w:id="873227664">
              <w:marLeft w:val="480"/>
              <w:marRight w:val="0"/>
              <w:marTop w:val="0"/>
              <w:marBottom w:val="0"/>
              <w:divBdr>
                <w:top w:val="none" w:sz="0" w:space="0" w:color="auto"/>
                <w:left w:val="none" w:sz="0" w:space="0" w:color="auto"/>
                <w:bottom w:val="none" w:sz="0" w:space="0" w:color="auto"/>
                <w:right w:val="none" w:sz="0" w:space="0" w:color="auto"/>
              </w:divBdr>
            </w:div>
            <w:div w:id="873267826">
              <w:marLeft w:val="480"/>
              <w:marRight w:val="0"/>
              <w:marTop w:val="0"/>
              <w:marBottom w:val="0"/>
              <w:divBdr>
                <w:top w:val="none" w:sz="0" w:space="0" w:color="auto"/>
                <w:left w:val="none" w:sz="0" w:space="0" w:color="auto"/>
                <w:bottom w:val="none" w:sz="0" w:space="0" w:color="auto"/>
                <w:right w:val="none" w:sz="0" w:space="0" w:color="auto"/>
              </w:divBdr>
            </w:div>
            <w:div w:id="873349963">
              <w:marLeft w:val="480"/>
              <w:marRight w:val="0"/>
              <w:marTop w:val="0"/>
              <w:marBottom w:val="0"/>
              <w:divBdr>
                <w:top w:val="none" w:sz="0" w:space="0" w:color="auto"/>
                <w:left w:val="none" w:sz="0" w:space="0" w:color="auto"/>
                <w:bottom w:val="none" w:sz="0" w:space="0" w:color="auto"/>
                <w:right w:val="none" w:sz="0" w:space="0" w:color="auto"/>
              </w:divBdr>
            </w:div>
            <w:div w:id="873423174">
              <w:marLeft w:val="480"/>
              <w:marRight w:val="0"/>
              <w:marTop w:val="0"/>
              <w:marBottom w:val="0"/>
              <w:divBdr>
                <w:top w:val="none" w:sz="0" w:space="0" w:color="auto"/>
                <w:left w:val="none" w:sz="0" w:space="0" w:color="auto"/>
                <w:bottom w:val="none" w:sz="0" w:space="0" w:color="auto"/>
                <w:right w:val="none" w:sz="0" w:space="0" w:color="auto"/>
              </w:divBdr>
            </w:div>
            <w:div w:id="873661870">
              <w:marLeft w:val="480"/>
              <w:marRight w:val="0"/>
              <w:marTop w:val="0"/>
              <w:marBottom w:val="0"/>
              <w:divBdr>
                <w:top w:val="none" w:sz="0" w:space="0" w:color="auto"/>
                <w:left w:val="none" w:sz="0" w:space="0" w:color="auto"/>
                <w:bottom w:val="none" w:sz="0" w:space="0" w:color="auto"/>
                <w:right w:val="none" w:sz="0" w:space="0" w:color="auto"/>
              </w:divBdr>
            </w:div>
            <w:div w:id="873805835">
              <w:marLeft w:val="480"/>
              <w:marRight w:val="0"/>
              <w:marTop w:val="0"/>
              <w:marBottom w:val="0"/>
              <w:divBdr>
                <w:top w:val="none" w:sz="0" w:space="0" w:color="auto"/>
                <w:left w:val="none" w:sz="0" w:space="0" w:color="auto"/>
                <w:bottom w:val="none" w:sz="0" w:space="0" w:color="auto"/>
                <w:right w:val="none" w:sz="0" w:space="0" w:color="auto"/>
              </w:divBdr>
            </w:div>
            <w:div w:id="873814639">
              <w:marLeft w:val="480"/>
              <w:marRight w:val="0"/>
              <w:marTop w:val="0"/>
              <w:marBottom w:val="0"/>
              <w:divBdr>
                <w:top w:val="none" w:sz="0" w:space="0" w:color="auto"/>
                <w:left w:val="none" w:sz="0" w:space="0" w:color="auto"/>
                <w:bottom w:val="none" w:sz="0" w:space="0" w:color="auto"/>
                <w:right w:val="none" w:sz="0" w:space="0" w:color="auto"/>
              </w:divBdr>
            </w:div>
            <w:div w:id="873931639">
              <w:marLeft w:val="480"/>
              <w:marRight w:val="0"/>
              <w:marTop w:val="0"/>
              <w:marBottom w:val="0"/>
              <w:divBdr>
                <w:top w:val="none" w:sz="0" w:space="0" w:color="auto"/>
                <w:left w:val="none" w:sz="0" w:space="0" w:color="auto"/>
                <w:bottom w:val="none" w:sz="0" w:space="0" w:color="auto"/>
                <w:right w:val="none" w:sz="0" w:space="0" w:color="auto"/>
              </w:divBdr>
            </w:div>
            <w:div w:id="874002934">
              <w:marLeft w:val="480"/>
              <w:marRight w:val="0"/>
              <w:marTop w:val="0"/>
              <w:marBottom w:val="0"/>
              <w:divBdr>
                <w:top w:val="none" w:sz="0" w:space="0" w:color="auto"/>
                <w:left w:val="none" w:sz="0" w:space="0" w:color="auto"/>
                <w:bottom w:val="none" w:sz="0" w:space="0" w:color="auto"/>
                <w:right w:val="none" w:sz="0" w:space="0" w:color="auto"/>
              </w:divBdr>
            </w:div>
            <w:div w:id="874076838">
              <w:marLeft w:val="480"/>
              <w:marRight w:val="0"/>
              <w:marTop w:val="0"/>
              <w:marBottom w:val="0"/>
              <w:divBdr>
                <w:top w:val="none" w:sz="0" w:space="0" w:color="auto"/>
                <w:left w:val="none" w:sz="0" w:space="0" w:color="auto"/>
                <w:bottom w:val="none" w:sz="0" w:space="0" w:color="auto"/>
                <w:right w:val="none" w:sz="0" w:space="0" w:color="auto"/>
              </w:divBdr>
            </w:div>
            <w:div w:id="874078291">
              <w:marLeft w:val="480"/>
              <w:marRight w:val="0"/>
              <w:marTop w:val="0"/>
              <w:marBottom w:val="0"/>
              <w:divBdr>
                <w:top w:val="none" w:sz="0" w:space="0" w:color="auto"/>
                <w:left w:val="none" w:sz="0" w:space="0" w:color="auto"/>
                <w:bottom w:val="none" w:sz="0" w:space="0" w:color="auto"/>
                <w:right w:val="none" w:sz="0" w:space="0" w:color="auto"/>
              </w:divBdr>
            </w:div>
            <w:div w:id="874121642">
              <w:marLeft w:val="480"/>
              <w:marRight w:val="0"/>
              <w:marTop w:val="0"/>
              <w:marBottom w:val="0"/>
              <w:divBdr>
                <w:top w:val="none" w:sz="0" w:space="0" w:color="auto"/>
                <w:left w:val="none" w:sz="0" w:space="0" w:color="auto"/>
                <w:bottom w:val="none" w:sz="0" w:space="0" w:color="auto"/>
                <w:right w:val="none" w:sz="0" w:space="0" w:color="auto"/>
              </w:divBdr>
            </w:div>
            <w:div w:id="874149770">
              <w:marLeft w:val="480"/>
              <w:marRight w:val="0"/>
              <w:marTop w:val="0"/>
              <w:marBottom w:val="0"/>
              <w:divBdr>
                <w:top w:val="none" w:sz="0" w:space="0" w:color="auto"/>
                <w:left w:val="none" w:sz="0" w:space="0" w:color="auto"/>
                <w:bottom w:val="none" w:sz="0" w:space="0" w:color="auto"/>
                <w:right w:val="none" w:sz="0" w:space="0" w:color="auto"/>
              </w:divBdr>
            </w:div>
            <w:div w:id="874201041">
              <w:marLeft w:val="480"/>
              <w:marRight w:val="0"/>
              <w:marTop w:val="0"/>
              <w:marBottom w:val="0"/>
              <w:divBdr>
                <w:top w:val="none" w:sz="0" w:space="0" w:color="auto"/>
                <w:left w:val="none" w:sz="0" w:space="0" w:color="auto"/>
                <w:bottom w:val="none" w:sz="0" w:space="0" w:color="auto"/>
                <w:right w:val="none" w:sz="0" w:space="0" w:color="auto"/>
              </w:divBdr>
            </w:div>
            <w:div w:id="874269473">
              <w:marLeft w:val="480"/>
              <w:marRight w:val="0"/>
              <w:marTop w:val="0"/>
              <w:marBottom w:val="0"/>
              <w:divBdr>
                <w:top w:val="none" w:sz="0" w:space="0" w:color="auto"/>
                <w:left w:val="none" w:sz="0" w:space="0" w:color="auto"/>
                <w:bottom w:val="none" w:sz="0" w:space="0" w:color="auto"/>
                <w:right w:val="none" w:sz="0" w:space="0" w:color="auto"/>
              </w:divBdr>
            </w:div>
            <w:div w:id="874385151">
              <w:marLeft w:val="480"/>
              <w:marRight w:val="0"/>
              <w:marTop w:val="0"/>
              <w:marBottom w:val="0"/>
              <w:divBdr>
                <w:top w:val="none" w:sz="0" w:space="0" w:color="auto"/>
                <w:left w:val="none" w:sz="0" w:space="0" w:color="auto"/>
                <w:bottom w:val="none" w:sz="0" w:space="0" w:color="auto"/>
                <w:right w:val="none" w:sz="0" w:space="0" w:color="auto"/>
              </w:divBdr>
            </w:div>
            <w:div w:id="874386338">
              <w:marLeft w:val="480"/>
              <w:marRight w:val="0"/>
              <w:marTop w:val="0"/>
              <w:marBottom w:val="0"/>
              <w:divBdr>
                <w:top w:val="none" w:sz="0" w:space="0" w:color="auto"/>
                <w:left w:val="none" w:sz="0" w:space="0" w:color="auto"/>
                <w:bottom w:val="none" w:sz="0" w:space="0" w:color="auto"/>
                <w:right w:val="none" w:sz="0" w:space="0" w:color="auto"/>
              </w:divBdr>
            </w:div>
            <w:div w:id="874469657">
              <w:marLeft w:val="480"/>
              <w:marRight w:val="0"/>
              <w:marTop w:val="0"/>
              <w:marBottom w:val="0"/>
              <w:divBdr>
                <w:top w:val="none" w:sz="0" w:space="0" w:color="auto"/>
                <w:left w:val="none" w:sz="0" w:space="0" w:color="auto"/>
                <w:bottom w:val="none" w:sz="0" w:space="0" w:color="auto"/>
                <w:right w:val="none" w:sz="0" w:space="0" w:color="auto"/>
              </w:divBdr>
            </w:div>
            <w:div w:id="874535633">
              <w:marLeft w:val="480"/>
              <w:marRight w:val="0"/>
              <w:marTop w:val="0"/>
              <w:marBottom w:val="0"/>
              <w:divBdr>
                <w:top w:val="none" w:sz="0" w:space="0" w:color="auto"/>
                <w:left w:val="none" w:sz="0" w:space="0" w:color="auto"/>
                <w:bottom w:val="none" w:sz="0" w:space="0" w:color="auto"/>
                <w:right w:val="none" w:sz="0" w:space="0" w:color="auto"/>
              </w:divBdr>
            </w:div>
            <w:div w:id="874542952">
              <w:marLeft w:val="480"/>
              <w:marRight w:val="0"/>
              <w:marTop w:val="0"/>
              <w:marBottom w:val="0"/>
              <w:divBdr>
                <w:top w:val="none" w:sz="0" w:space="0" w:color="auto"/>
                <w:left w:val="none" w:sz="0" w:space="0" w:color="auto"/>
                <w:bottom w:val="none" w:sz="0" w:space="0" w:color="auto"/>
                <w:right w:val="none" w:sz="0" w:space="0" w:color="auto"/>
              </w:divBdr>
            </w:div>
            <w:div w:id="874583170">
              <w:marLeft w:val="480"/>
              <w:marRight w:val="0"/>
              <w:marTop w:val="0"/>
              <w:marBottom w:val="0"/>
              <w:divBdr>
                <w:top w:val="none" w:sz="0" w:space="0" w:color="auto"/>
                <w:left w:val="none" w:sz="0" w:space="0" w:color="auto"/>
                <w:bottom w:val="none" w:sz="0" w:space="0" w:color="auto"/>
                <w:right w:val="none" w:sz="0" w:space="0" w:color="auto"/>
              </w:divBdr>
            </w:div>
            <w:div w:id="874583245">
              <w:marLeft w:val="480"/>
              <w:marRight w:val="0"/>
              <w:marTop w:val="0"/>
              <w:marBottom w:val="0"/>
              <w:divBdr>
                <w:top w:val="none" w:sz="0" w:space="0" w:color="auto"/>
                <w:left w:val="none" w:sz="0" w:space="0" w:color="auto"/>
                <w:bottom w:val="none" w:sz="0" w:space="0" w:color="auto"/>
                <w:right w:val="none" w:sz="0" w:space="0" w:color="auto"/>
              </w:divBdr>
            </w:div>
            <w:div w:id="874662150">
              <w:marLeft w:val="480"/>
              <w:marRight w:val="0"/>
              <w:marTop w:val="0"/>
              <w:marBottom w:val="0"/>
              <w:divBdr>
                <w:top w:val="none" w:sz="0" w:space="0" w:color="auto"/>
                <w:left w:val="none" w:sz="0" w:space="0" w:color="auto"/>
                <w:bottom w:val="none" w:sz="0" w:space="0" w:color="auto"/>
                <w:right w:val="none" w:sz="0" w:space="0" w:color="auto"/>
              </w:divBdr>
            </w:div>
            <w:div w:id="874733611">
              <w:marLeft w:val="480"/>
              <w:marRight w:val="0"/>
              <w:marTop w:val="0"/>
              <w:marBottom w:val="0"/>
              <w:divBdr>
                <w:top w:val="none" w:sz="0" w:space="0" w:color="auto"/>
                <w:left w:val="none" w:sz="0" w:space="0" w:color="auto"/>
                <w:bottom w:val="none" w:sz="0" w:space="0" w:color="auto"/>
                <w:right w:val="none" w:sz="0" w:space="0" w:color="auto"/>
              </w:divBdr>
            </w:div>
            <w:div w:id="874806957">
              <w:marLeft w:val="480"/>
              <w:marRight w:val="0"/>
              <w:marTop w:val="0"/>
              <w:marBottom w:val="0"/>
              <w:divBdr>
                <w:top w:val="none" w:sz="0" w:space="0" w:color="auto"/>
                <w:left w:val="none" w:sz="0" w:space="0" w:color="auto"/>
                <w:bottom w:val="none" w:sz="0" w:space="0" w:color="auto"/>
                <w:right w:val="none" w:sz="0" w:space="0" w:color="auto"/>
              </w:divBdr>
            </w:div>
            <w:div w:id="874849228">
              <w:marLeft w:val="480"/>
              <w:marRight w:val="0"/>
              <w:marTop w:val="0"/>
              <w:marBottom w:val="0"/>
              <w:divBdr>
                <w:top w:val="none" w:sz="0" w:space="0" w:color="auto"/>
                <w:left w:val="none" w:sz="0" w:space="0" w:color="auto"/>
                <w:bottom w:val="none" w:sz="0" w:space="0" w:color="auto"/>
                <w:right w:val="none" w:sz="0" w:space="0" w:color="auto"/>
              </w:divBdr>
            </w:div>
            <w:div w:id="874856444">
              <w:marLeft w:val="480"/>
              <w:marRight w:val="0"/>
              <w:marTop w:val="0"/>
              <w:marBottom w:val="0"/>
              <w:divBdr>
                <w:top w:val="none" w:sz="0" w:space="0" w:color="auto"/>
                <w:left w:val="none" w:sz="0" w:space="0" w:color="auto"/>
                <w:bottom w:val="none" w:sz="0" w:space="0" w:color="auto"/>
                <w:right w:val="none" w:sz="0" w:space="0" w:color="auto"/>
              </w:divBdr>
            </w:div>
            <w:div w:id="874997957">
              <w:marLeft w:val="480"/>
              <w:marRight w:val="0"/>
              <w:marTop w:val="0"/>
              <w:marBottom w:val="0"/>
              <w:divBdr>
                <w:top w:val="none" w:sz="0" w:space="0" w:color="auto"/>
                <w:left w:val="none" w:sz="0" w:space="0" w:color="auto"/>
                <w:bottom w:val="none" w:sz="0" w:space="0" w:color="auto"/>
                <w:right w:val="none" w:sz="0" w:space="0" w:color="auto"/>
              </w:divBdr>
            </w:div>
            <w:div w:id="875040429">
              <w:marLeft w:val="480"/>
              <w:marRight w:val="0"/>
              <w:marTop w:val="0"/>
              <w:marBottom w:val="0"/>
              <w:divBdr>
                <w:top w:val="none" w:sz="0" w:space="0" w:color="auto"/>
                <w:left w:val="none" w:sz="0" w:space="0" w:color="auto"/>
                <w:bottom w:val="none" w:sz="0" w:space="0" w:color="auto"/>
                <w:right w:val="none" w:sz="0" w:space="0" w:color="auto"/>
              </w:divBdr>
            </w:div>
            <w:div w:id="875049802">
              <w:marLeft w:val="480"/>
              <w:marRight w:val="0"/>
              <w:marTop w:val="0"/>
              <w:marBottom w:val="0"/>
              <w:divBdr>
                <w:top w:val="none" w:sz="0" w:space="0" w:color="auto"/>
                <w:left w:val="none" w:sz="0" w:space="0" w:color="auto"/>
                <w:bottom w:val="none" w:sz="0" w:space="0" w:color="auto"/>
                <w:right w:val="none" w:sz="0" w:space="0" w:color="auto"/>
              </w:divBdr>
            </w:div>
            <w:div w:id="875121533">
              <w:marLeft w:val="480"/>
              <w:marRight w:val="0"/>
              <w:marTop w:val="0"/>
              <w:marBottom w:val="0"/>
              <w:divBdr>
                <w:top w:val="none" w:sz="0" w:space="0" w:color="auto"/>
                <w:left w:val="none" w:sz="0" w:space="0" w:color="auto"/>
                <w:bottom w:val="none" w:sz="0" w:space="0" w:color="auto"/>
                <w:right w:val="none" w:sz="0" w:space="0" w:color="auto"/>
              </w:divBdr>
            </w:div>
            <w:div w:id="875318339">
              <w:marLeft w:val="480"/>
              <w:marRight w:val="0"/>
              <w:marTop w:val="0"/>
              <w:marBottom w:val="0"/>
              <w:divBdr>
                <w:top w:val="none" w:sz="0" w:space="0" w:color="auto"/>
                <w:left w:val="none" w:sz="0" w:space="0" w:color="auto"/>
                <w:bottom w:val="none" w:sz="0" w:space="0" w:color="auto"/>
                <w:right w:val="none" w:sz="0" w:space="0" w:color="auto"/>
              </w:divBdr>
            </w:div>
            <w:div w:id="875507481">
              <w:marLeft w:val="480"/>
              <w:marRight w:val="0"/>
              <w:marTop w:val="0"/>
              <w:marBottom w:val="0"/>
              <w:divBdr>
                <w:top w:val="none" w:sz="0" w:space="0" w:color="auto"/>
                <w:left w:val="none" w:sz="0" w:space="0" w:color="auto"/>
                <w:bottom w:val="none" w:sz="0" w:space="0" w:color="auto"/>
                <w:right w:val="none" w:sz="0" w:space="0" w:color="auto"/>
              </w:divBdr>
            </w:div>
            <w:div w:id="875508069">
              <w:marLeft w:val="480"/>
              <w:marRight w:val="0"/>
              <w:marTop w:val="0"/>
              <w:marBottom w:val="0"/>
              <w:divBdr>
                <w:top w:val="none" w:sz="0" w:space="0" w:color="auto"/>
                <w:left w:val="none" w:sz="0" w:space="0" w:color="auto"/>
                <w:bottom w:val="none" w:sz="0" w:space="0" w:color="auto"/>
                <w:right w:val="none" w:sz="0" w:space="0" w:color="auto"/>
              </w:divBdr>
            </w:div>
            <w:div w:id="875580236">
              <w:marLeft w:val="480"/>
              <w:marRight w:val="0"/>
              <w:marTop w:val="0"/>
              <w:marBottom w:val="0"/>
              <w:divBdr>
                <w:top w:val="none" w:sz="0" w:space="0" w:color="auto"/>
                <w:left w:val="none" w:sz="0" w:space="0" w:color="auto"/>
                <w:bottom w:val="none" w:sz="0" w:space="0" w:color="auto"/>
                <w:right w:val="none" w:sz="0" w:space="0" w:color="auto"/>
              </w:divBdr>
            </w:div>
            <w:div w:id="875583294">
              <w:marLeft w:val="480"/>
              <w:marRight w:val="0"/>
              <w:marTop w:val="0"/>
              <w:marBottom w:val="0"/>
              <w:divBdr>
                <w:top w:val="none" w:sz="0" w:space="0" w:color="auto"/>
                <w:left w:val="none" w:sz="0" w:space="0" w:color="auto"/>
                <w:bottom w:val="none" w:sz="0" w:space="0" w:color="auto"/>
                <w:right w:val="none" w:sz="0" w:space="0" w:color="auto"/>
              </w:divBdr>
            </w:div>
            <w:div w:id="875583823">
              <w:marLeft w:val="480"/>
              <w:marRight w:val="0"/>
              <w:marTop w:val="0"/>
              <w:marBottom w:val="0"/>
              <w:divBdr>
                <w:top w:val="none" w:sz="0" w:space="0" w:color="auto"/>
                <w:left w:val="none" w:sz="0" w:space="0" w:color="auto"/>
                <w:bottom w:val="none" w:sz="0" w:space="0" w:color="auto"/>
                <w:right w:val="none" w:sz="0" w:space="0" w:color="auto"/>
              </w:divBdr>
            </w:div>
            <w:div w:id="875585191">
              <w:marLeft w:val="480"/>
              <w:marRight w:val="0"/>
              <w:marTop w:val="0"/>
              <w:marBottom w:val="0"/>
              <w:divBdr>
                <w:top w:val="none" w:sz="0" w:space="0" w:color="auto"/>
                <w:left w:val="none" w:sz="0" w:space="0" w:color="auto"/>
                <w:bottom w:val="none" w:sz="0" w:space="0" w:color="auto"/>
                <w:right w:val="none" w:sz="0" w:space="0" w:color="auto"/>
              </w:divBdr>
            </w:div>
            <w:div w:id="875628482">
              <w:marLeft w:val="480"/>
              <w:marRight w:val="0"/>
              <w:marTop w:val="0"/>
              <w:marBottom w:val="0"/>
              <w:divBdr>
                <w:top w:val="none" w:sz="0" w:space="0" w:color="auto"/>
                <w:left w:val="none" w:sz="0" w:space="0" w:color="auto"/>
                <w:bottom w:val="none" w:sz="0" w:space="0" w:color="auto"/>
                <w:right w:val="none" w:sz="0" w:space="0" w:color="auto"/>
              </w:divBdr>
            </w:div>
            <w:div w:id="875656077">
              <w:marLeft w:val="480"/>
              <w:marRight w:val="0"/>
              <w:marTop w:val="0"/>
              <w:marBottom w:val="0"/>
              <w:divBdr>
                <w:top w:val="none" w:sz="0" w:space="0" w:color="auto"/>
                <w:left w:val="none" w:sz="0" w:space="0" w:color="auto"/>
                <w:bottom w:val="none" w:sz="0" w:space="0" w:color="auto"/>
                <w:right w:val="none" w:sz="0" w:space="0" w:color="auto"/>
              </w:divBdr>
            </w:div>
            <w:div w:id="875698478">
              <w:marLeft w:val="480"/>
              <w:marRight w:val="0"/>
              <w:marTop w:val="0"/>
              <w:marBottom w:val="0"/>
              <w:divBdr>
                <w:top w:val="none" w:sz="0" w:space="0" w:color="auto"/>
                <w:left w:val="none" w:sz="0" w:space="0" w:color="auto"/>
                <w:bottom w:val="none" w:sz="0" w:space="0" w:color="auto"/>
                <w:right w:val="none" w:sz="0" w:space="0" w:color="auto"/>
              </w:divBdr>
            </w:div>
            <w:div w:id="875704987">
              <w:marLeft w:val="480"/>
              <w:marRight w:val="0"/>
              <w:marTop w:val="0"/>
              <w:marBottom w:val="0"/>
              <w:divBdr>
                <w:top w:val="none" w:sz="0" w:space="0" w:color="auto"/>
                <w:left w:val="none" w:sz="0" w:space="0" w:color="auto"/>
                <w:bottom w:val="none" w:sz="0" w:space="0" w:color="auto"/>
                <w:right w:val="none" w:sz="0" w:space="0" w:color="auto"/>
              </w:divBdr>
            </w:div>
            <w:div w:id="875771087">
              <w:marLeft w:val="480"/>
              <w:marRight w:val="0"/>
              <w:marTop w:val="0"/>
              <w:marBottom w:val="0"/>
              <w:divBdr>
                <w:top w:val="none" w:sz="0" w:space="0" w:color="auto"/>
                <w:left w:val="none" w:sz="0" w:space="0" w:color="auto"/>
                <w:bottom w:val="none" w:sz="0" w:space="0" w:color="auto"/>
                <w:right w:val="none" w:sz="0" w:space="0" w:color="auto"/>
              </w:divBdr>
            </w:div>
            <w:div w:id="875775476">
              <w:marLeft w:val="480"/>
              <w:marRight w:val="0"/>
              <w:marTop w:val="0"/>
              <w:marBottom w:val="0"/>
              <w:divBdr>
                <w:top w:val="none" w:sz="0" w:space="0" w:color="auto"/>
                <w:left w:val="none" w:sz="0" w:space="0" w:color="auto"/>
                <w:bottom w:val="none" w:sz="0" w:space="0" w:color="auto"/>
                <w:right w:val="none" w:sz="0" w:space="0" w:color="auto"/>
              </w:divBdr>
            </w:div>
            <w:div w:id="875888781">
              <w:marLeft w:val="480"/>
              <w:marRight w:val="0"/>
              <w:marTop w:val="0"/>
              <w:marBottom w:val="0"/>
              <w:divBdr>
                <w:top w:val="none" w:sz="0" w:space="0" w:color="auto"/>
                <w:left w:val="none" w:sz="0" w:space="0" w:color="auto"/>
                <w:bottom w:val="none" w:sz="0" w:space="0" w:color="auto"/>
                <w:right w:val="none" w:sz="0" w:space="0" w:color="auto"/>
              </w:divBdr>
            </w:div>
            <w:div w:id="875888815">
              <w:marLeft w:val="480"/>
              <w:marRight w:val="0"/>
              <w:marTop w:val="0"/>
              <w:marBottom w:val="0"/>
              <w:divBdr>
                <w:top w:val="none" w:sz="0" w:space="0" w:color="auto"/>
                <w:left w:val="none" w:sz="0" w:space="0" w:color="auto"/>
                <w:bottom w:val="none" w:sz="0" w:space="0" w:color="auto"/>
                <w:right w:val="none" w:sz="0" w:space="0" w:color="auto"/>
              </w:divBdr>
            </w:div>
            <w:div w:id="875966409">
              <w:marLeft w:val="480"/>
              <w:marRight w:val="0"/>
              <w:marTop w:val="0"/>
              <w:marBottom w:val="0"/>
              <w:divBdr>
                <w:top w:val="none" w:sz="0" w:space="0" w:color="auto"/>
                <w:left w:val="none" w:sz="0" w:space="0" w:color="auto"/>
                <w:bottom w:val="none" w:sz="0" w:space="0" w:color="auto"/>
                <w:right w:val="none" w:sz="0" w:space="0" w:color="auto"/>
              </w:divBdr>
            </w:div>
            <w:div w:id="875969303">
              <w:marLeft w:val="480"/>
              <w:marRight w:val="0"/>
              <w:marTop w:val="0"/>
              <w:marBottom w:val="0"/>
              <w:divBdr>
                <w:top w:val="none" w:sz="0" w:space="0" w:color="auto"/>
                <w:left w:val="none" w:sz="0" w:space="0" w:color="auto"/>
                <w:bottom w:val="none" w:sz="0" w:space="0" w:color="auto"/>
                <w:right w:val="none" w:sz="0" w:space="0" w:color="auto"/>
              </w:divBdr>
            </w:div>
            <w:div w:id="876087883">
              <w:marLeft w:val="480"/>
              <w:marRight w:val="0"/>
              <w:marTop w:val="0"/>
              <w:marBottom w:val="0"/>
              <w:divBdr>
                <w:top w:val="none" w:sz="0" w:space="0" w:color="auto"/>
                <w:left w:val="none" w:sz="0" w:space="0" w:color="auto"/>
                <w:bottom w:val="none" w:sz="0" w:space="0" w:color="auto"/>
                <w:right w:val="none" w:sz="0" w:space="0" w:color="auto"/>
              </w:divBdr>
            </w:div>
            <w:div w:id="876161997">
              <w:marLeft w:val="480"/>
              <w:marRight w:val="0"/>
              <w:marTop w:val="0"/>
              <w:marBottom w:val="0"/>
              <w:divBdr>
                <w:top w:val="none" w:sz="0" w:space="0" w:color="auto"/>
                <w:left w:val="none" w:sz="0" w:space="0" w:color="auto"/>
                <w:bottom w:val="none" w:sz="0" w:space="0" w:color="auto"/>
                <w:right w:val="none" w:sz="0" w:space="0" w:color="auto"/>
              </w:divBdr>
            </w:div>
            <w:div w:id="876164131">
              <w:marLeft w:val="480"/>
              <w:marRight w:val="0"/>
              <w:marTop w:val="0"/>
              <w:marBottom w:val="0"/>
              <w:divBdr>
                <w:top w:val="none" w:sz="0" w:space="0" w:color="auto"/>
                <w:left w:val="none" w:sz="0" w:space="0" w:color="auto"/>
                <w:bottom w:val="none" w:sz="0" w:space="0" w:color="auto"/>
                <w:right w:val="none" w:sz="0" w:space="0" w:color="auto"/>
              </w:divBdr>
            </w:div>
            <w:div w:id="876237450">
              <w:marLeft w:val="480"/>
              <w:marRight w:val="0"/>
              <w:marTop w:val="0"/>
              <w:marBottom w:val="0"/>
              <w:divBdr>
                <w:top w:val="none" w:sz="0" w:space="0" w:color="auto"/>
                <w:left w:val="none" w:sz="0" w:space="0" w:color="auto"/>
                <w:bottom w:val="none" w:sz="0" w:space="0" w:color="auto"/>
                <w:right w:val="none" w:sz="0" w:space="0" w:color="auto"/>
              </w:divBdr>
            </w:div>
            <w:div w:id="876284654">
              <w:marLeft w:val="480"/>
              <w:marRight w:val="0"/>
              <w:marTop w:val="0"/>
              <w:marBottom w:val="0"/>
              <w:divBdr>
                <w:top w:val="none" w:sz="0" w:space="0" w:color="auto"/>
                <w:left w:val="none" w:sz="0" w:space="0" w:color="auto"/>
                <w:bottom w:val="none" w:sz="0" w:space="0" w:color="auto"/>
                <w:right w:val="none" w:sz="0" w:space="0" w:color="auto"/>
              </w:divBdr>
            </w:div>
            <w:div w:id="876547931">
              <w:marLeft w:val="480"/>
              <w:marRight w:val="0"/>
              <w:marTop w:val="0"/>
              <w:marBottom w:val="0"/>
              <w:divBdr>
                <w:top w:val="none" w:sz="0" w:space="0" w:color="auto"/>
                <w:left w:val="none" w:sz="0" w:space="0" w:color="auto"/>
                <w:bottom w:val="none" w:sz="0" w:space="0" w:color="auto"/>
                <w:right w:val="none" w:sz="0" w:space="0" w:color="auto"/>
              </w:divBdr>
            </w:div>
            <w:div w:id="876550580">
              <w:marLeft w:val="480"/>
              <w:marRight w:val="0"/>
              <w:marTop w:val="0"/>
              <w:marBottom w:val="0"/>
              <w:divBdr>
                <w:top w:val="none" w:sz="0" w:space="0" w:color="auto"/>
                <w:left w:val="none" w:sz="0" w:space="0" w:color="auto"/>
                <w:bottom w:val="none" w:sz="0" w:space="0" w:color="auto"/>
                <w:right w:val="none" w:sz="0" w:space="0" w:color="auto"/>
              </w:divBdr>
            </w:div>
            <w:div w:id="876626780">
              <w:marLeft w:val="480"/>
              <w:marRight w:val="0"/>
              <w:marTop w:val="0"/>
              <w:marBottom w:val="0"/>
              <w:divBdr>
                <w:top w:val="none" w:sz="0" w:space="0" w:color="auto"/>
                <w:left w:val="none" w:sz="0" w:space="0" w:color="auto"/>
                <w:bottom w:val="none" w:sz="0" w:space="0" w:color="auto"/>
                <w:right w:val="none" w:sz="0" w:space="0" w:color="auto"/>
              </w:divBdr>
            </w:div>
            <w:div w:id="876696433">
              <w:marLeft w:val="480"/>
              <w:marRight w:val="0"/>
              <w:marTop w:val="0"/>
              <w:marBottom w:val="0"/>
              <w:divBdr>
                <w:top w:val="none" w:sz="0" w:space="0" w:color="auto"/>
                <w:left w:val="none" w:sz="0" w:space="0" w:color="auto"/>
                <w:bottom w:val="none" w:sz="0" w:space="0" w:color="auto"/>
                <w:right w:val="none" w:sz="0" w:space="0" w:color="auto"/>
              </w:divBdr>
            </w:div>
            <w:div w:id="876698648">
              <w:marLeft w:val="480"/>
              <w:marRight w:val="0"/>
              <w:marTop w:val="0"/>
              <w:marBottom w:val="0"/>
              <w:divBdr>
                <w:top w:val="none" w:sz="0" w:space="0" w:color="auto"/>
                <w:left w:val="none" w:sz="0" w:space="0" w:color="auto"/>
                <w:bottom w:val="none" w:sz="0" w:space="0" w:color="auto"/>
                <w:right w:val="none" w:sz="0" w:space="0" w:color="auto"/>
              </w:divBdr>
            </w:div>
            <w:div w:id="876742103">
              <w:marLeft w:val="480"/>
              <w:marRight w:val="0"/>
              <w:marTop w:val="0"/>
              <w:marBottom w:val="0"/>
              <w:divBdr>
                <w:top w:val="none" w:sz="0" w:space="0" w:color="auto"/>
                <w:left w:val="none" w:sz="0" w:space="0" w:color="auto"/>
                <w:bottom w:val="none" w:sz="0" w:space="0" w:color="auto"/>
                <w:right w:val="none" w:sz="0" w:space="0" w:color="auto"/>
              </w:divBdr>
            </w:div>
            <w:div w:id="876889780">
              <w:marLeft w:val="480"/>
              <w:marRight w:val="0"/>
              <w:marTop w:val="0"/>
              <w:marBottom w:val="0"/>
              <w:divBdr>
                <w:top w:val="none" w:sz="0" w:space="0" w:color="auto"/>
                <w:left w:val="none" w:sz="0" w:space="0" w:color="auto"/>
                <w:bottom w:val="none" w:sz="0" w:space="0" w:color="auto"/>
                <w:right w:val="none" w:sz="0" w:space="0" w:color="auto"/>
              </w:divBdr>
            </w:div>
            <w:div w:id="876894340">
              <w:marLeft w:val="480"/>
              <w:marRight w:val="0"/>
              <w:marTop w:val="0"/>
              <w:marBottom w:val="0"/>
              <w:divBdr>
                <w:top w:val="none" w:sz="0" w:space="0" w:color="auto"/>
                <w:left w:val="none" w:sz="0" w:space="0" w:color="auto"/>
                <w:bottom w:val="none" w:sz="0" w:space="0" w:color="auto"/>
                <w:right w:val="none" w:sz="0" w:space="0" w:color="auto"/>
              </w:divBdr>
            </w:div>
            <w:div w:id="876967513">
              <w:marLeft w:val="480"/>
              <w:marRight w:val="0"/>
              <w:marTop w:val="0"/>
              <w:marBottom w:val="0"/>
              <w:divBdr>
                <w:top w:val="none" w:sz="0" w:space="0" w:color="auto"/>
                <w:left w:val="none" w:sz="0" w:space="0" w:color="auto"/>
                <w:bottom w:val="none" w:sz="0" w:space="0" w:color="auto"/>
                <w:right w:val="none" w:sz="0" w:space="0" w:color="auto"/>
              </w:divBdr>
            </w:div>
            <w:div w:id="876967940">
              <w:marLeft w:val="480"/>
              <w:marRight w:val="0"/>
              <w:marTop w:val="0"/>
              <w:marBottom w:val="0"/>
              <w:divBdr>
                <w:top w:val="none" w:sz="0" w:space="0" w:color="auto"/>
                <w:left w:val="none" w:sz="0" w:space="0" w:color="auto"/>
                <w:bottom w:val="none" w:sz="0" w:space="0" w:color="auto"/>
                <w:right w:val="none" w:sz="0" w:space="0" w:color="auto"/>
              </w:divBdr>
            </w:div>
            <w:div w:id="877008127">
              <w:marLeft w:val="480"/>
              <w:marRight w:val="0"/>
              <w:marTop w:val="0"/>
              <w:marBottom w:val="0"/>
              <w:divBdr>
                <w:top w:val="none" w:sz="0" w:space="0" w:color="auto"/>
                <w:left w:val="none" w:sz="0" w:space="0" w:color="auto"/>
                <w:bottom w:val="none" w:sz="0" w:space="0" w:color="auto"/>
                <w:right w:val="none" w:sz="0" w:space="0" w:color="auto"/>
              </w:divBdr>
            </w:div>
            <w:div w:id="877163956">
              <w:marLeft w:val="480"/>
              <w:marRight w:val="0"/>
              <w:marTop w:val="0"/>
              <w:marBottom w:val="0"/>
              <w:divBdr>
                <w:top w:val="none" w:sz="0" w:space="0" w:color="auto"/>
                <w:left w:val="none" w:sz="0" w:space="0" w:color="auto"/>
                <w:bottom w:val="none" w:sz="0" w:space="0" w:color="auto"/>
                <w:right w:val="none" w:sz="0" w:space="0" w:color="auto"/>
              </w:divBdr>
            </w:div>
            <w:div w:id="877276194">
              <w:marLeft w:val="480"/>
              <w:marRight w:val="0"/>
              <w:marTop w:val="0"/>
              <w:marBottom w:val="0"/>
              <w:divBdr>
                <w:top w:val="none" w:sz="0" w:space="0" w:color="auto"/>
                <w:left w:val="none" w:sz="0" w:space="0" w:color="auto"/>
                <w:bottom w:val="none" w:sz="0" w:space="0" w:color="auto"/>
                <w:right w:val="none" w:sz="0" w:space="0" w:color="auto"/>
              </w:divBdr>
            </w:div>
            <w:div w:id="877278877">
              <w:marLeft w:val="480"/>
              <w:marRight w:val="0"/>
              <w:marTop w:val="0"/>
              <w:marBottom w:val="0"/>
              <w:divBdr>
                <w:top w:val="none" w:sz="0" w:space="0" w:color="auto"/>
                <w:left w:val="none" w:sz="0" w:space="0" w:color="auto"/>
                <w:bottom w:val="none" w:sz="0" w:space="0" w:color="auto"/>
                <w:right w:val="none" w:sz="0" w:space="0" w:color="auto"/>
              </w:divBdr>
            </w:div>
            <w:div w:id="877280751">
              <w:marLeft w:val="480"/>
              <w:marRight w:val="0"/>
              <w:marTop w:val="0"/>
              <w:marBottom w:val="0"/>
              <w:divBdr>
                <w:top w:val="none" w:sz="0" w:space="0" w:color="auto"/>
                <w:left w:val="none" w:sz="0" w:space="0" w:color="auto"/>
                <w:bottom w:val="none" w:sz="0" w:space="0" w:color="auto"/>
                <w:right w:val="none" w:sz="0" w:space="0" w:color="auto"/>
              </w:divBdr>
            </w:div>
            <w:div w:id="877282968">
              <w:marLeft w:val="480"/>
              <w:marRight w:val="0"/>
              <w:marTop w:val="0"/>
              <w:marBottom w:val="0"/>
              <w:divBdr>
                <w:top w:val="none" w:sz="0" w:space="0" w:color="auto"/>
                <w:left w:val="none" w:sz="0" w:space="0" w:color="auto"/>
                <w:bottom w:val="none" w:sz="0" w:space="0" w:color="auto"/>
                <w:right w:val="none" w:sz="0" w:space="0" w:color="auto"/>
              </w:divBdr>
            </w:div>
            <w:div w:id="877397449">
              <w:marLeft w:val="480"/>
              <w:marRight w:val="0"/>
              <w:marTop w:val="0"/>
              <w:marBottom w:val="0"/>
              <w:divBdr>
                <w:top w:val="none" w:sz="0" w:space="0" w:color="auto"/>
                <w:left w:val="none" w:sz="0" w:space="0" w:color="auto"/>
                <w:bottom w:val="none" w:sz="0" w:space="0" w:color="auto"/>
                <w:right w:val="none" w:sz="0" w:space="0" w:color="auto"/>
              </w:divBdr>
            </w:div>
            <w:div w:id="877400420">
              <w:marLeft w:val="480"/>
              <w:marRight w:val="0"/>
              <w:marTop w:val="0"/>
              <w:marBottom w:val="0"/>
              <w:divBdr>
                <w:top w:val="none" w:sz="0" w:space="0" w:color="auto"/>
                <w:left w:val="none" w:sz="0" w:space="0" w:color="auto"/>
                <w:bottom w:val="none" w:sz="0" w:space="0" w:color="auto"/>
                <w:right w:val="none" w:sz="0" w:space="0" w:color="auto"/>
              </w:divBdr>
            </w:div>
            <w:div w:id="877471085">
              <w:marLeft w:val="480"/>
              <w:marRight w:val="0"/>
              <w:marTop w:val="0"/>
              <w:marBottom w:val="0"/>
              <w:divBdr>
                <w:top w:val="none" w:sz="0" w:space="0" w:color="auto"/>
                <w:left w:val="none" w:sz="0" w:space="0" w:color="auto"/>
                <w:bottom w:val="none" w:sz="0" w:space="0" w:color="auto"/>
                <w:right w:val="none" w:sz="0" w:space="0" w:color="auto"/>
              </w:divBdr>
            </w:div>
            <w:div w:id="877549016">
              <w:marLeft w:val="480"/>
              <w:marRight w:val="0"/>
              <w:marTop w:val="0"/>
              <w:marBottom w:val="0"/>
              <w:divBdr>
                <w:top w:val="none" w:sz="0" w:space="0" w:color="auto"/>
                <w:left w:val="none" w:sz="0" w:space="0" w:color="auto"/>
                <w:bottom w:val="none" w:sz="0" w:space="0" w:color="auto"/>
                <w:right w:val="none" w:sz="0" w:space="0" w:color="auto"/>
              </w:divBdr>
            </w:div>
            <w:div w:id="877623144">
              <w:marLeft w:val="480"/>
              <w:marRight w:val="0"/>
              <w:marTop w:val="0"/>
              <w:marBottom w:val="0"/>
              <w:divBdr>
                <w:top w:val="none" w:sz="0" w:space="0" w:color="auto"/>
                <w:left w:val="none" w:sz="0" w:space="0" w:color="auto"/>
                <w:bottom w:val="none" w:sz="0" w:space="0" w:color="auto"/>
                <w:right w:val="none" w:sz="0" w:space="0" w:color="auto"/>
              </w:divBdr>
            </w:div>
            <w:div w:id="877624472">
              <w:marLeft w:val="480"/>
              <w:marRight w:val="0"/>
              <w:marTop w:val="0"/>
              <w:marBottom w:val="0"/>
              <w:divBdr>
                <w:top w:val="none" w:sz="0" w:space="0" w:color="auto"/>
                <w:left w:val="none" w:sz="0" w:space="0" w:color="auto"/>
                <w:bottom w:val="none" w:sz="0" w:space="0" w:color="auto"/>
                <w:right w:val="none" w:sz="0" w:space="0" w:color="auto"/>
              </w:divBdr>
            </w:div>
            <w:div w:id="877668992">
              <w:marLeft w:val="480"/>
              <w:marRight w:val="0"/>
              <w:marTop w:val="0"/>
              <w:marBottom w:val="0"/>
              <w:divBdr>
                <w:top w:val="none" w:sz="0" w:space="0" w:color="auto"/>
                <w:left w:val="none" w:sz="0" w:space="0" w:color="auto"/>
                <w:bottom w:val="none" w:sz="0" w:space="0" w:color="auto"/>
                <w:right w:val="none" w:sz="0" w:space="0" w:color="auto"/>
              </w:divBdr>
            </w:div>
            <w:div w:id="877737229">
              <w:marLeft w:val="480"/>
              <w:marRight w:val="0"/>
              <w:marTop w:val="0"/>
              <w:marBottom w:val="0"/>
              <w:divBdr>
                <w:top w:val="none" w:sz="0" w:space="0" w:color="auto"/>
                <w:left w:val="none" w:sz="0" w:space="0" w:color="auto"/>
                <w:bottom w:val="none" w:sz="0" w:space="0" w:color="auto"/>
                <w:right w:val="none" w:sz="0" w:space="0" w:color="auto"/>
              </w:divBdr>
            </w:div>
            <w:div w:id="877738471">
              <w:marLeft w:val="480"/>
              <w:marRight w:val="0"/>
              <w:marTop w:val="0"/>
              <w:marBottom w:val="0"/>
              <w:divBdr>
                <w:top w:val="none" w:sz="0" w:space="0" w:color="auto"/>
                <w:left w:val="none" w:sz="0" w:space="0" w:color="auto"/>
                <w:bottom w:val="none" w:sz="0" w:space="0" w:color="auto"/>
                <w:right w:val="none" w:sz="0" w:space="0" w:color="auto"/>
              </w:divBdr>
            </w:div>
            <w:div w:id="877742891">
              <w:marLeft w:val="480"/>
              <w:marRight w:val="0"/>
              <w:marTop w:val="0"/>
              <w:marBottom w:val="0"/>
              <w:divBdr>
                <w:top w:val="none" w:sz="0" w:space="0" w:color="auto"/>
                <w:left w:val="none" w:sz="0" w:space="0" w:color="auto"/>
                <w:bottom w:val="none" w:sz="0" w:space="0" w:color="auto"/>
                <w:right w:val="none" w:sz="0" w:space="0" w:color="auto"/>
              </w:divBdr>
            </w:div>
            <w:div w:id="877812346">
              <w:marLeft w:val="480"/>
              <w:marRight w:val="0"/>
              <w:marTop w:val="0"/>
              <w:marBottom w:val="0"/>
              <w:divBdr>
                <w:top w:val="none" w:sz="0" w:space="0" w:color="auto"/>
                <w:left w:val="none" w:sz="0" w:space="0" w:color="auto"/>
                <w:bottom w:val="none" w:sz="0" w:space="0" w:color="auto"/>
                <w:right w:val="none" w:sz="0" w:space="0" w:color="auto"/>
              </w:divBdr>
            </w:div>
            <w:div w:id="877818962">
              <w:marLeft w:val="480"/>
              <w:marRight w:val="0"/>
              <w:marTop w:val="0"/>
              <w:marBottom w:val="0"/>
              <w:divBdr>
                <w:top w:val="none" w:sz="0" w:space="0" w:color="auto"/>
                <w:left w:val="none" w:sz="0" w:space="0" w:color="auto"/>
                <w:bottom w:val="none" w:sz="0" w:space="0" w:color="auto"/>
                <w:right w:val="none" w:sz="0" w:space="0" w:color="auto"/>
              </w:divBdr>
            </w:div>
            <w:div w:id="877819077">
              <w:marLeft w:val="480"/>
              <w:marRight w:val="0"/>
              <w:marTop w:val="0"/>
              <w:marBottom w:val="0"/>
              <w:divBdr>
                <w:top w:val="none" w:sz="0" w:space="0" w:color="auto"/>
                <w:left w:val="none" w:sz="0" w:space="0" w:color="auto"/>
                <w:bottom w:val="none" w:sz="0" w:space="0" w:color="auto"/>
                <w:right w:val="none" w:sz="0" w:space="0" w:color="auto"/>
              </w:divBdr>
            </w:div>
            <w:div w:id="877855676">
              <w:marLeft w:val="480"/>
              <w:marRight w:val="0"/>
              <w:marTop w:val="0"/>
              <w:marBottom w:val="0"/>
              <w:divBdr>
                <w:top w:val="none" w:sz="0" w:space="0" w:color="auto"/>
                <w:left w:val="none" w:sz="0" w:space="0" w:color="auto"/>
                <w:bottom w:val="none" w:sz="0" w:space="0" w:color="auto"/>
                <w:right w:val="none" w:sz="0" w:space="0" w:color="auto"/>
              </w:divBdr>
            </w:div>
            <w:div w:id="878014008">
              <w:marLeft w:val="480"/>
              <w:marRight w:val="0"/>
              <w:marTop w:val="0"/>
              <w:marBottom w:val="0"/>
              <w:divBdr>
                <w:top w:val="none" w:sz="0" w:space="0" w:color="auto"/>
                <w:left w:val="none" w:sz="0" w:space="0" w:color="auto"/>
                <w:bottom w:val="none" w:sz="0" w:space="0" w:color="auto"/>
                <w:right w:val="none" w:sz="0" w:space="0" w:color="auto"/>
              </w:divBdr>
            </w:div>
            <w:div w:id="878052845">
              <w:marLeft w:val="480"/>
              <w:marRight w:val="0"/>
              <w:marTop w:val="0"/>
              <w:marBottom w:val="0"/>
              <w:divBdr>
                <w:top w:val="none" w:sz="0" w:space="0" w:color="auto"/>
                <w:left w:val="none" w:sz="0" w:space="0" w:color="auto"/>
                <w:bottom w:val="none" w:sz="0" w:space="0" w:color="auto"/>
                <w:right w:val="none" w:sz="0" w:space="0" w:color="auto"/>
              </w:divBdr>
            </w:div>
            <w:div w:id="878392279">
              <w:marLeft w:val="480"/>
              <w:marRight w:val="0"/>
              <w:marTop w:val="0"/>
              <w:marBottom w:val="0"/>
              <w:divBdr>
                <w:top w:val="none" w:sz="0" w:space="0" w:color="auto"/>
                <w:left w:val="none" w:sz="0" w:space="0" w:color="auto"/>
                <w:bottom w:val="none" w:sz="0" w:space="0" w:color="auto"/>
                <w:right w:val="none" w:sz="0" w:space="0" w:color="auto"/>
              </w:divBdr>
            </w:div>
            <w:div w:id="878394991">
              <w:marLeft w:val="480"/>
              <w:marRight w:val="0"/>
              <w:marTop w:val="0"/>
              <w:marBottom w:val="0"/>
              <w:divBdr>
                <w:top w:val="none" w:sz="0" w:space="0" w:color="auto"/>
                <w:left w:val="none" w:sz="0" w:space="0" w:color="auto"/>
                <w:bottom w:val="none" w:sz="0" w:space="0" w:color="auto"/>
                <w:right w:val="none" w:sz="0" w:space="0" w:color="auto"/>
              </w:divBdr>
            </w:div>
            <w:div w:id="878476505">
              <w:marLeft w:val="480"/>
              <w:marRight w:val="0"/>
              <w:marTop w:val="0"/>
              <w:marBottom w:val="0"/>
              <w:divBdr>
                <w:top w:val="none" w:sz="0" w:space="0" w:color="auto"/>
                <w:left w:val="none" w:sz="0" w:space="0" w:color="auto"/>
                <w:bottom w:val="none" w:sz="0" w:space="0" w:color="auto"/>
                <w:right w:val="none" w:sz="0" w:space="0" w:color="auto"/>
              </w:divBdr>
            </w:div>
            <w:div w:id="878514697">
              <w:marLeft w:val="480"/>
              <w:marRight w:val="0"/>
              <w:marTop w:val="0"/>
              <w:marBottom w:val="0"/>
              <w:divBdr>
                <w:top w:val="none" w:sz="0" w:space="0" w:color="auto"/>
                <w:left w:val="none" w:sz="0" w:space="0" w:color="auto"/>
                <w:bottom w:val="none" w:sz="0" w:space="0" w:color="auto"/>
                <w:right w:val="none" w:sz="0" w:space="0" w:color="auto"/>
              </w:divBdr>
            </w:div>
            <w:div w:id="878665983">
              <w:marLeft w:val="480"/>
              <w:marRight w:val="0"/>
              <w:marTop w:val="0"/>
              <w:marBottom w:val="0"/>
              <w:divBdr>
                <w:top w:val="none" w:sz="0" w:space="0" w:color="auto"/>
                <w:left w:val="none" w:sz="0" w:space="0" w:color="auto"/>
                <w:bottom w:val="none" w:sz="0" w:space="0" w:color="auto"/>
                <w:right w:val="none" w:sz="0" w:space="0" w:color="auto"/>
              </w:divBdr>
            </w:div>
            <w:div w:id="878668445">
              <w:marLeft w:val="480"/>
              <w:marRight w:val="0"/>
              <w:marTop w:val="0"/>
              <w:marBottom w:val="0"/>
              <w:divBdr>
                <w:top w:val="none" w:sz="0" w:space="0" w:color="auto"/>
                <w:left w:val="none" w:sz="0" w:space="0" w:color="auto"/>
                <w:bottom w:val="none" w:sz="0" w:space="0" w:color="auto"/>
                <w:right w:val="none" w:sz="0" w:space="0" w:color="auto"/>
              </w:divBdr>
            </w:div>
            <w:div w:id="878669346">
              <w:marLeft w:val="480"/>
              <w:marRight w:val="0"/>
              <w:marTop w:val="0"/>
              <w:marBottom w:val="0"/>
              <w:divBdr>
                <w:top w:val="none" w:sz="0" w:space="0" w:color="auto"/>
                <w:left w:val="none" w:sz="0" w:space="0" w:color="auto"/>
                <w:bottom w:val="none" w:sz="0" w:space="0" w:color="auto"/>
                <w:right w:val="none" w:sz="0" w:space="0" w:color="auto"/>
              </w:divBdr>
            </w:div>
            <w:div w:id="878785490">
              <w:marLeft w:val="480"/>
              <w:marRight w:val="0"/>
              <w:marTop w:val="0"/>
              <w:marBottom w:val="0"/>
              <w:divBdr>
                <w:top w:val="none" w:sz="0" w:space="0" w:color="auto"/>
                <w:left w:val="none" w:sz="0" w:space="0" w:color="auto"/>
                <w:bottom w:val="none" w:sz="0" w:space="0" w:color="auto"/>
                <w:right w:val="none" w:sz="0" w:space="0" w:color="auto"/>
              </w:divBdr>
            </w:div>
            <w:div w:id="878857517">
              <w:marLeft w:val="480"/>
              <w:marRight w:val="0"/>
              <w:marTop w:val="0"/>
              <w:marBottom w:val="0"/>
              <w:divBdr>
                <w:top w:val="none" w:sz="0" w:space="0" w:color="auto"/>
                <w:left w:val="none" w:sz="0" w:space="0" w:color="auto"/>
                <w:bottom w:val="none" w:sz="0" w:space="0" w:color="auto"/>
                <w:right w:val="none" w:sz="0" w:space="0" w:color="auto"/>
              </w:divBdr>
            </w:div>
            <w:div w:id="878859469">
              <w:marLeft w:val="480"/>
              <w:marRight w:val="0"/>
              <w:marTop w:val="0"/>
              <w:marBottom w:val="0"/>
              <w:divBdr>
                <w:top w:val="none" w:sz="0" w:space="0" w:color="auto"/>
                <w:left w:val="none" w:sz="0" w:space="0" w:color="auto"/>
                <w:bottom w:val="none" w:sz="0" w:space="0" w:color="auto"/>
                <w:right w:val="none" w:sz="0" w:space="0" w:color="auto"/>
              </w:divBdr>
            </w:div>
            <w:div w:id="878932925">
              <w:marLeft w:val="480"/>
              <w:marRight w:val="0"/>
              <w:marTop w:val="0"/>
              <w:marBottom w:val="0"/>
              <w:divBdr>
                <w:top w:val="none" w:sz="0" w:space="0" w:color="auto"/>
                <w:left w:val="none" w:sz="0" w:space="0" w:color="auto"/>
                <w:bottom w:val="none" w:sz="0" w:space="0" w:color="auto"/>
                <w:right w:val="none" w:sz="0" w:space="0" w:color="auto"/>
              </w:divBdr>
            </w:div>
            <w:div w:id="879166080">
              <w:marLeft w:val="480"/>
              <w:marRight w:val="0"/>
              <w:marTop w:val="0"/>
              <w:marBottom w:val="0"/>
              <w:divBdr>
                <w:top w:val="none" w:sz="0" w:space="0" w:color="auto"/>
                <w:left w:val="none" w:sz="0" w:space="0" w:color="auto"/>
                <w:bottom w:val="none" w:sz="0" w:space="0" w:color="auto"/>
                <w:right w:val="none" w:sz="0" w:space="0" w:color="auto"/>
              </w:divBdr>
            </w:div>
            <w:div w:id="879364016">
              <w:marLeft w:val="480"/>
              <w:marRight w:val="0"/>
              <w:marTop w:val="0"/>
              <w:marBottom w:val="0"/>
              <w:divBdr>
                <w:top w:val="none" w:sz="0" w:space="0" w:color="auto"/>
                <w:left w:val="none" w:sz="0" w:space="0" w:color="auto"/>
                <w:bottom w:val="none" w:sz="0" w:space="0" w:color="auto"/>
                <w:right w:val="none" w:sz="0" w:space="0" w:color="auto"/>
              </w:divBdr>
            </w:div>
            <w:div w:id="879509945">
              <w:marLeft w:val="480"/>
              <w:marRight w:val="0"/>
              <w:marTop w:val="0"/>
              <w:marBottom w:val="0"/>
              <w:divBdr>
                <w:top w:val="none" w:sz="0" w:space="0" w:color="auto"/>
                <w:left w:val="none" w:sz="0" w:space="0" w:color="auto"/>
                <w:bottom w:val="none" w:sz="0" w:space="0" w:color="auto"/>
                <w:right w:val="none" w:sz="0" w:space="0" w:color="auto"/>
              </w:divBdr>
            </w:div>
            <w:div w:id="879515334">
              <w:marLeft w:val="480"/>
              <w:marRight w:val="0"/>
              <w:marTop w:val="0"/>
              <w:marBottom w:val="0"/>
              <w:divBdr>
                <w:top w:val="none" w:sz="0" w:space="0" w:color="auto"/>
                <w:left w:val="none" w:sz="0" w:space="0" w:color="auto"/>
                <w:bottom w:val="none" w:sz="0" w:space="0" w:color="auto"/>
                <w:right w:val="none" w:sz="0" w:space="0" w:color="auto"/>
              </w:divBdr>
            </w:div>
            <w:div w:id="879588118">
              <w:marLeft w:val="480"/>
              <w:marRight w:val="0"/>
              <w:marTop w:val="0"/>
              <w:marBottom w:val="0"/>
              <w:divBdr>
                <w:top w:val="none" w:sz="0" w:space="0" w:color="auto"/>
                <w:left w:val="none" w:sz="0" w:space="0" w:color="auto"/>
                <w:bottom w:val="none" w:sz="0" w:space="0" w:color="auto"/>
                <w:right w:val="none" w:sz="0" w:space="0" w:color="auto"/>
              </w:divBdr>
            </w:div>
            <w:div w:id="879825325">
              <w:marLeft w:val="480"/>
              <w:marRight w:val="0"/>
              <w:marTop w:val="0"/>
              <w:marBottom w:val="0"/>
              <w:divBdr>
                <w:top w:val="none" w:sz="0" w:space="0" w:color="auto"/>
                <w:left w:val="none" w:sz="0" w:space="0" w:color="auto"/>
                <w:bottom w:val="none" w:sz="0" w:space="0" w:color="auto"/>
                <w:right w:val="none" w:sz="0" w:space="0" w:color="auto"/>
              </w:divBdr>
            </w:div>
            <w:div w:id="879897604">
              <w:marLeft w:val="480"/>
              <w:marRight w:val="0"/>
              <w:marTop w:val="0"/>
              <w:marBottom w:val="0"/>
              <w:divBdr>
                <w:top w:val="none" w:sz="0" w:space="0" w:color="auto"/>
                <w:left w:val="none" w:sz="0" w:space="0" w:color="auto"/>
                <w:bottom w:val="none" w:sz="0" w:space="0" w:color="auto"/>
                <w:right w:val="none" w:sz="0" w:space="0" w:color="auto"/>
              </w:divBdr>
            </w:div>
            <w:div w:id="879903259">
              <w:marLeft w:val="480"/>
              <w:marRight w:val="0"/>
              <w:marTop w:val="0"/>
              <w:marBottom w:val="0"/>
              <w:divBdr>
                <w:top w:val="none" w:sz="0" w:space="0" w:color="auto"/>
                <w:left w:val="none" w:sz="0" w:space="0" w:color="auto"/>
                <w:bottom w:val="none" w:sz="0" w:space="0" w:color="auto"/>
                <w:right w:val="none" w:sz="0" w:space="0" w:color="auto"/>
              </w:divBdr>
            </w:div>
            <w:div w:id="880019925">
              <w:marLeft w:val="480"/>
              <w:marRight w:val="0"/>
              <w:marTop w:val="0"/>
              <w:marBottom w:val="0"/>
              <w:divBdr>
                <w:top w:val="none" w:sz="0" w:space="0" w:color="auto"/>
                <w:left w:val="none" w:sz="0" w:space="0" w:color="auto"/>
                <w:bottom w:val="none" w:sz="0" w:space="0" w:color="auto"/>
                <w:right w:val="none" w:sz="0" w:space="0" w:color="auto"/>
              </w:divBdr>
            </w:div>
            <w:div w:id="880022534">
              <w:marLeft w:val="480"/>
              <w:marRight w:val="0"/>
              <w:marTop w:val="0"/>
              <w:marBottom w:val="0"/>
              <w:divBdr>
                <w:top w:val="none" w:sz="0" w:space="0" w:color="auto"/>
                <w:left w:val="none" w:sz="0" w:space="0" w:color="auto"/>
                <w:bottom w:val="none" w:sz="0" w:space="0" w:color="auto"/>
                <w:right w:val="none" w:sz="0" w:space="0" w:color="auto"/>
              </w:divBdr>
            </w:div>
            <w:div w:id="880093449">
              <w:marLeft w:val="480"/>
              <w:marRight w:val="0"/>
              <w:marTop w:val="0"/>
              <w:marBottom w:val="0"/>
              <w:divBdr>
                <w:top w:val="none" w:sz="0" w:space="0" w:color="auto"/>
                <w:left w:val="none" w:sz="0" w:space="0" w:color="auto"/>
                <w:bottom w:val="none" w:sz="0" w:space="0" w:color="auto"/>
                <w:right w:val="none" w:sz="0" w:space="0" w:color="auto"/>
              </w:divBdr>
            </w:div>
            <w:div w:id="880172532">
              <w:marLeft w:val="480"/>
              <w:marRight w:val="0"/>
              <w:marTop w:val="0"/>
              <w:marBottom w:val="0"/>
              <w:divBdr>
                <w:top w:val="none" w:sz="0" w:space="0" w:color="auto"/>
                <w:left w:val="none" w:sz="0" w:space="0" w:color="auto"/>
                <w:bottom w:val="none" w:sz="0" w:space="0" w:color="auto"/>
                <w:right w:val="none" w:sz="0" w:space="0" w:color="auto"/>
              </w:divBdr>
            </w:div>
            <w:div w:id="880172914">
              <w:marLeft w:val="480"/>
              <w:marRight w:val="0"/>
              <w:marTop w:val="0"/>
              <w:marBottom w:val="0"/>
              <w:divBdr>
                <w:top w:val="none" w:sz="0" w:space="0" w:color="auto"/>
                <w:left w:val="none" w:sz="0" w:space="0" w:color="auto"/>
                <w:bottom w:val="none" w:sz="0" w:space="0" w:color="auto"/>
                <w:right w:val="none" w:sz="0" w:space="0" w:color="auto"/>
              </w:divBdr>
            </w:div>
            <w:div w:id="880173347">
              <w:marLeft w:val="480"/>
              <w:marRight w:val="0"/>
              <w:marTop w:val="0"/>
              <w:marBottom w:val="0"/>
              <w:divBdr>
                <w:top w:val="none" w:sz="0" w:space="0" w:color="auto"/>
                <w:left w:val="none" w:sz="0" w:space="0" w:color="auto"/>
                <w:bottom w:val="none" w:sz="0" w:space="0" w:color="auto"/>
                <w:right w:val="none" w:sz="0" w:space="0" w:color="auto"/>
              </w:divBdr>
            </w:div>
            <w:div w:id="880241231">
              <w:marLeft w:val="480"/>
              <w:marRight w:val="0"/>
              <w:marTop w:val="0"/>
              <w:marBottom w:val="0"/>
              <w:divBdr>
                <w:top w:val="none" w:sz="0" w:space="0" w:color="auto"/>
                <w:left w:val="none" w:sz="0" w:space="0" w:color="auto"/>
                <w:bottom w:val="none" w:sz="0" w:space="0" w:color="auto"/>
                <w:right w:val="none" w:sz="0" w:space="0" w:color="auto"/>
              </w:divBdr>
            </w:div>
            <w:div w:id="880283494">
              <w:marLeft w:val="480"/>
              <w:marRight w:val="0"/>
              <w:marTop w:val="0"/>
              <w:marBottom w:val="0"/>
              <w:divBdr>
                <w:top w:val="none" w:sz="0" w:space="0" w:color="auto"/>
                <w:left w:val="none" w:sz="0" w:space="0" w:color="auto"/>
                <w:bottom w:val="none" w:sz="0" w:space="0" w:color="auto"/>
                <w:right w:val="none" w:sz="0" w:space="0" w:color="auto"/>
              </w:divBdr>
            </w:div>
            <w:div w:id="880359417">
              <w:marLeft w:val="480"/>
              <w:marRight w:val="0"/>
              <w:marTop w:val="0"/>
              <w:marBottom w:val="0"/>
              <w:divBdr>
                <w:top w:val="none" w:sz="0" w:space="0" w:color="auto"/>
                <w:left w:val="none" w:sz="0" w:space="0" w:color="auto"/>
                <w:bottom w:val="none" w:sz="0" w:space="0" w:color="auto"/>
                <w:right w:val="none" w:sz="0" w:space="0" w:color="auto"/>
              </w:divBdr>
            </w:div>
            <w:div w:id="880362788">
              <w:marLeft w:val="480"/>
              <w:marRight w:val="0"/>
              <w:marTop w:val="0"/>
              <w:marBottom w:val="0"/>
              <w:divBdr>
                <w:top w:val="none" w:sz="0" w:space="0" w:color="auto"/>
                <w:left w:val="none" w:sz="0" w:space="0" w:color="auto"/>
                <w:bottom w:val="none" w:sz="0" w:space="0" w:color="auto"/>
                <w:right w:val="none" w:sz="0" w:space="0" w:color="auto"/>
              </w:divBdr>
            </w:div>
            <w:div w:id="880703241">
              <w:marLeft w:val="480"/>
              <w:marRight w:val="0"/>
              <w:marTop w:val="0"/>
              <w:marBottom w:val="0"/>
              <w:divBdr>
                <w:top w:val="none" w:sz="0" w:space="0" w:color="auto"/>
                <w:left w:val="none" w:sz="0" w:space="0" w:color="auto"/>
                <w:bottom w:val="none" w:sz="0" w:space="0" w:color="auto"/>
                <w:right w:val="none" w:sz="0" w:space="0" w:color="auto"/>
              </w:divBdr>
            </w:div>
            <w:div w:id="880820635">
              <w:marLeft w:val="480"/>
              <w:marRight w:val="0"/>
              <w:marTop w:val="0"/>
              <w:marBottom w:val="0"/>
              <w:divBdr>
                <w:top w:val="none" w:sz="0" w:space="0" w:color="auto"/>
                <w:left w:val="none" w:sz="0" w:space="0" w:color="auto"/>
                <w:bottom w:val="none" w:sz="0" w:space="0" w:color="auto"/>
                <w:right w:val="none" w:sz="0" w:space="0" w:color="auto"/>
              </w:divBdr>
            </w:div>
            <w:div w:id="880820961">
              <w:marLeft w:val="480"/>
              <w:marRight w:val="0"/>
              <w:marTop w:val="0"/>
              <w:marBottom w:val="0"/>
              <w:divBdr>
                <w:top w:val="none" w:sz="0" w:space="0" w:color="auto"/>
                <w:left w:val="none" w:sz="0" w:space="0" w:color="auto"/>
                <w:bottom w:val="none" w:sz="0" w:space="0" w:color="auto"/>
                <w:right w:val="none" w:sz="0" w:space="0" w:color="auto"/>
              </w:divBdr>
            </w:div>
            <w:div w:id="880938630">
              <w:marLeft w:val="480"/>
              <w:marRight w:val="0"/>
              <w:marTop w:val="0"/>
              <w:marBottom w:val="0"/>
              <w:divBdr>
                <w:top w:val="none" w:sz="0" w:space="0" w:color="auto"/>
                <w:left w:val="none" w:sz="0" w:space="0" w:color="auto"/>
                <w:bottom w:val="none" w:sz="0" w:space="0" w:color="auto"/>
                <w:right w:val="none" w:sz="0" w:space="0" w:color="auto"/>
              </w:divBdr>
            </w:div>
            <w:div w:id="880943294">
              <w:marLeft w:val="480"/>
              <w:marRight w:val="0"/>
              <w:marTop w:val="0"/>
              <w:marBottom w:val="0"/>
              <w:divBdr>
                <w:top w:val="none" w:sz="0" w:space="0" w:color="auto"/>
                <w:left w:val="none" w:sz="0" w:space="0" w:color="auto"/>
                <w:bottom w:val="none" w:sz="0" w:space="0" w:color="auto"/>
                <w:right w:val="none" w:sz="0" w:space="0" w:color="auto"/>
              </w:divBdr>
            </w:div>
            <w:div w:id="881013283">
              <w:marLeft w:val="480"/>
              <w:marRight w:val="0"/>
              <w:marTop w:val="0"/>
              <w:marBottom w:val="0"/>
              <w:divBdr>
                <w:top w:val="none" w:sz="0" w:space="0" w:color="auto"/>
                <w:left w:val="none" w:sz="0" w:space="0" w:color="auto"/>
                <w:bottom w:val="none" w:sz="0" w:space="0" w:color="auto"/>
                <w:right w:val="none" w:sz="0" w:space="0" w:color="auto"/>
              </w:divBdr>
            </w:div>
            <w:div w:id="881021063">
              <w:marLeft w:val="480"/>
              <w:marRight w:val="0"/>
              <w:marTop w:val="0"/>
              <w:marBottom w:val="0"/>
              <w:divBdr>
                <w:top w:val="none" w:sz="0" w:space="0" w:color="auto"/>
                <w:left w:val="none" w:sz="0" w:space="0" w:color="auto"/>
                <w:bottom w:val="none" w:sz="0" w:space="0" w:color="auto"/>
                <w:right w:val="none" w:sz="0" w:space="0" w:color="auto"/>
              </w:divBdr>
            </w:div>
            <w:div w:id="881133345">
              <w:marLeft w:val="480"/>
              <w:marRight w:val="0"/>
              <w:marTop w:val="0"/>
              <w:marBottom w:val="0"/>
              <w:divBdr>
                <w:top w:val="none" w:sz="0" w:space="0" w:color="auto"/>
                <w:left w:val="none" w:sz="0" w:space="0" w:color="auto"/>
                <w:bottom w:val="none" w:sz="0" w:space="0" w:color="auto"/>
                <w:right w:val="none" w:sz="0" w:space="0" w:color="auto"/>
              </w:divBdr>
            </w:div>
            <w:div w:id="881134537">
              <w:marLeft w:val="480"/>
              <w:marRight w:val="0"/>
              <w:marTop w:val="0"/>
              <w:marBottom w:val="0"/>
              <w:divBdr>
                <w:top w:val="none" w:sz="0" w:space="0" w:color="auto"/>
                <w:left w:val="none" w:sz="0" w:space="0" w:color="auto"/>
                <w:bottom w:val="none" w:sz="0" w:space="0" w:color="auto"/>
                <w:right w:val="none" w:sz="0" w:space="0" w:color="auto"/>
              </w:divBdr>
            </w:div>
            <w:div w:id="881358529">
              <w:marLeft w:val="480"/>
              <w:marRight w:val="0"/>
              <w:marTop w:val="0"/>
              <w:marBottom w:val="0"/>
              <w:divBdr>
                <w:top w:val="none" w:sz="0" w:space="0" w:color="auto"/>
                <w:left w:val="none" w:sz="0" w:space="0" w:color="auto"/>
                <w:bottom w:val="none" w:sz="0" w:space="0" w:color="auto"/>
                <w:right w:val="none" w:sz="0" w:space="0" w:color="auto"/>
              </w:divBdr>
            </w:div>
            <w:div w:id="881476651">
              <w:marLeft w:val="480"/>
              <w:marRight w:val="0"/>
              <w:marTop w:val="0"/>
              <w:marBottom w:val="0"/>
              <w:divBdr>
                <w:top w:val="none" w:sz="0" w:space="0" w:color="auto"/>
                <w:left w:val="none" w:sz="0" w:space="0" w:color="auto"/>
                <w:bottom w:val="none" w:sz="0" w:space="0" w:color="auto"/>
                <w:right w:val="none" w:sz="0" w:space="0" w:color="auto"/>
              </w:divBdr>
            </w:div>
            <w:div w:id="881478278">
              <w:marLeft w:val="480"/>
              <w:marRight w:val="0"/>
              <w:marTop w:val="0"/>
              <w:marBottom w:val="0"/>
              <w:divBdr>
                <w:top w:val="none" w:sz="0" w:space="0" w:color="auto"/>
                <w:left w:val="none" w:sz="0" w:space="0" w:color="auto"/>
                <w:bottom w:val="none" w:sz="0" w:space="0" w:color="auto"/>
                <w:right w:val="none" w:sz="0" w:space="0" w:color="auto"/>
              </w:divBdr>
            </w:div>
            <w:div w:id="881480403">
              <w:marLeft w:val="480"/>
              <w:marRight w:val="0"/>
              <w:marTop w:val="0"/>
              <w:marBottom w:val="0"/>
              <w:divBdr>
                <w:top w:val="none" w:sz="0" w:space="0" w:color="auto"/>
                <w:left w:val="none" w:sz="0" w:space="0" w:color="auto"/>
                <w:bottom w:val="none" w:sz="0" w:space="0" w:color="auto"/>
                <w:right w:val="none" w:sz="0" w:space="0" w:color="auto"/>
              </w:divBdr>
            </w:div>
            <w:div w:id="881482223">
              <w:marLeft w:val="480"/>
              <w:marRight w:val="0"/>
              <w:marTop w:val="0"/>
              <w:marBottom w:val="0"/>
              <w:divBdr>
                <w:top w:val="none" w:sz="0" w:space="0" w:color="auto"/>
                <w:left w:val="none" w:sz="0" w:space="0" w:color="auto"/>
                <w:bottom w:val="none" w:sz="0" w:space="0" w:color="auto"/>
                <w:right w:val="none" w:sz="0" w:space="0" w:color="auto"/>
              </w:divBdr>
            </w:div>
            <w:div w:id="881484228">
              <w:marLeft w:val="480"/>
              <w:marRight w:val="0"/>
              <w:marTop w:val="0"/>
              <w:marBottom w:val="0"/>
              <w:divBdr>
                <w:top w:val="none" w:sz="0" w:space="0" w:color="auto"/>
                <w:left w:val="none" w:sz="0" w:space="0" w:color="auto"/>
                <w:bottom w:val="none" w:sz="0" w:space="0" w:color="auto"/>
                <w:right w:val="none" w:sz="0" w:space="0" w:color="auto"/>
              </w:divBdr>
            </w:div>
            <w:div w:id="881525122">
              <w:marLeft w:val="480"/>
              <w:marRight w:val="0"/>
              <w:marTop w:val="0"/>
              <w:marBottom w:val="0"/>
              <w:divBdr>
                <w:top w:val="none" w:sz="0" w:space="0" w:color="auto"/>
                <w:left w:val="none" w:sz="0" w:space="0" w:color="auto"/>
                <w:bottom w:val="none" w:sz="0" w:space="0" w:color="auto"/>
                <w:right w:val="none" w:sz="0" w:space="0" w:color="auto"/>
              </w:divBdr>
            </w:div>
            <w:div w:id="881674995">
              <w:marLeft w:val="480"/>
              <w:marRight w:val="0"/>
              <w:marTop w:val="0"/>
              <w:marBottom w:val="0"/>
              <w:divBdr>
                <w:top w:val="none" w:sz="0" w:space="0" w:color="auto"/>
                <w:left w:val="none" w:sz="0" w:space="0" w:color="auto"/>
                <w:bottom w:val="none" w:sz="0" w:space="0" w:color="auto"/>
                <w:right w:val="none" w:sz="0" w:space="0" w:color="auto"/>
              </w:divBdr>
            </w:div>
            <w:div w:id="881789192">
              <w:marLeft w:val="480"/>
              <w:marRight w:val="0"/>
              <w:marTop w:val="0"/>
              <w:marBottom w:val="0"/>
              <w:divBdr>
                <w:top w:val="none" w:sz="0" w:space="0" w:color="auto"/>
                <w:left w:val="none" w:sz="0" w:space="0" w:color="auto"/>
                <w:bottom w:val="none" w:sz="0" w:space="0" w:color="auto"/>
                <w:right w:val="none" w:sz="0" w:space="0" w:color="auto"/>
              </w:divBdr>
            </w:div>
            <w:div w:id="881795043">
              <w:marLeft w:val="480"/>
              <w:marRight w:val="0"/>
              <w:marTop w:val="0"/>
              <w:marBottom w:val="0"/>
              <w:divBdr>
                <w:top w:val="none" w:sz="0" w:space="0" w:color="auto"/>
                <w:left w:val="none" w:sz="0" w:space="0" w:color="auto"/>
                <w:bottom w:val="none" w:sz="0" w:space="0" w:color="auto"/>
                <w:right w:val="none" w:sz="0" w:space="0" w:color="auto"/>
              </w:divBdr>
            </w:div>
            <w:div w:id="881795171">
              <w:marLeft w:val="480"/>
              <w:marRight w:val="0"/>
              <w:marTop w:val="0"/>
              <w:marBottom w:val="0"/>
              <w:divBdr>
                <w:top w:val="none" w:sz="0" w:space="0" w:color="auto"/>
                <w:left w:val="none" w:sz="0" w:space="0" w:color="auto"/>
                <w:bottom w:val="none" w:sz="0" w:space="0" w:color="auto"/>
                <w:right w:val="none" w:sz="0" w:space="0" w:color="auto"/>
              </w:divBdr>
            </w:div>
            <w:div w:id="881937457">
              <w:marLeft w:val="480"/>
              <w:marRight w:val="0"/>
              <w:marTop w:val="0"/>
              <w:marBottom w:val="0"/>
              <w:divBdr>
                <w:top w:val="none" w:sz="0" w:space="0" w:color="auto"/>
                <w:left w:val="none" w:sz="0" w:space="0" w:color="auto"/>
                <w:bottom w:val="none" w:sz="0" w:space="0" w:color="auto"/>
                <w:right w:val="none" w:sz="0" w:space="0" w:color="auto"/>
              </w:divBdr>
            </w:div>
            <w:div w:id="881938383">
              <w:marLeft w:val="480"/>
              <w:marRight w:val="0"/>
              <w:marTop w:val="0"/>
              <w:marBottom w:val="0"/>
              <w:divBdr>
                <w:top w:val="none" w:sz="0" w:space="0" w:color="auto"/>
                <w:left w:val="none" w:sz="0" w:space="0" w:color="auto"/>
                <w:bottom w:val="none" w:sz="0" w:space="0" w:color="auto"/>
                <w:right w:val="none" w:sz="0" w:space="0" w:color="auto"/>
              </w:divBdr>
            </w:div>
            <w:div w:id="881939680">
              <w:marLeft w:val="480"/>
              <w:marRight w:val="0"/>
              <w:marTop w:val="0"/>
              <w:marBottom w:val="0"/>
              <w:divBdr>
                <w:top w:val="none" w:sz="0" w:space="0" w:color="auto"/>
                <w:left w:val="none" w:sz="0" w:space="0" w:color="auto"/>
                <w:bottom w:val="none" w:sz="0" w:space="0" w:color="auto"/>
                <w:right w:val="none" w:sz="0" w:space="0" w:color="auto"/>
              </w:divBdr>
            </w:div>
            <w:div w:id="881941123">
              <w:marLeft w:val="480"/>
              <w:marRight w:val="0"/>
              <w:marTop w:val="0"/>
              <w:marBottom w:val="0"/>
              <w:divBdr>
                <w:top w:val="none" w:sz="0" w:space="0" w:color="auto"/>
                <w:left w:val="none" w:sz="0" w:space="0" w:color="auto"/>
                <w:bottom w:val="none" w:sz="0" w:space="0" w:color="auto"/>
                <w:right w:val="none" w:sz="0" w:space="0" w:color="auto"/>
              </w:divBdr>
            </w:div>
            <w:div w:id="881987347">
              <w:marLeft w:val="480"/>
              <w:marRight w:val="0"/>
              <w:marTop w:val="0"/>
              <w:marBottom w:val="0"/>
              <w:divBdr>
                <w:top w:val="none" w:sz="0" w:space="0" w:color="auto"/>
                <w:left w:val="none" w:sz="0" w:space="0" w:color="auto"/>
                <w:bottom w:val="none" w:sz="0" w:space="0" w:color="auto"/>
                <w:right w:val="none" w:sz="0" w:space="0" w:color="auto"/>
              </w:divBdr>
            </w:div>
            <w:div w:id="882056160">
              <w:marLeft w:val="480"/>
              <w:marRight w:val="0"/>
              <w:marTop w:val="0"/>
              <w:marBottom w:val="0"/>
              <w:divBdr>
                <w:top w:val="none" w:sz="0" w:space="0" w:color="auto"/>
                <w:left w:val="none" w:sz="0" w:space="0" w:color="auto"/>
                <w:bottom w:val="none" w:sz="0" w:space="0" w:color="auto"/>
                <w:right w:val="none" w:sz="0" w:space="0" w:color="auto"/>
              </w:divBdr>
            </w:div>
            <w:div w:id="882056233">
              <w:marLeft w:val="480"/>
              <w:marRight w:val="0"/>
              <w:marTop w:val="0"/>
              <w:marBottom w:val="0"/>
              <w:divBdr>
                <w:top w:val="none" w:sz="0" w:space="0" w:color="auto"/>
                <w:left w:val="none" w:sz="0" w:space="0" w:color="auto"/>
                <w:bottom w:val="none" w:sz="0" w:space="0" w:color="auto"/>
                <w:right w:val="none" w:sz="0" w:space="0" w:color="auto"/>
              </w:divBdr>
            </w:div>
            <w:div w:id="882130277">
              <w:marLeft w:val="480"/>
              <w:marRight w:val="0"/>
              <w:marTop w:val="0"/>
              <w:marBottom w:val="0"/>
              <w:divBdr>
                <w:top w:val="none" w:sz="0" w:space="0" w:color="auto"/>
                <w:left w:val="none" w:sz="0" w:space="0" w:color="auto"/>
                <w:bottom w:val="none" w:sz="0" w:space="0" w:color="auto"/>
                <w:right w:val="none" w:sz="0" w:space="0" w:color="auto"/>
              </w:divBdr>
            </w:div>
            <w:div w:id="882182300">
              <w:marLeft w:val="480"/>
              <w:marRight w:val="0"/>
              <w:marTop w:val="0"/>
              <w:marBottom w:val="0"/>
              <w:divBdr>
                <w:top w:val="none" w:sz="0" w:space="0" w:color="auto"/>
                <w:left w:val="none" w:sz="0" w:space="0" w:color="auto"/>
                <w:bottom w:val="none" w:sz="0" w:space="0" w:color="auto"/>
                <w:right w:val="none" w:sz="0" w:space="0" w:color="auto"/>
              </w:divBdr>
            </w:div>
            <w:div w:id="882329980">
              <w:marLeft w:val="480"/>
              <w:marRight w:val="0"/>
              <w:marTop w:val="0"/>
              <w:marBottom w:val="0"/>
              <w:divBdr>
                <w:top w:val="none" w:sz="0" w:space="0" w:color="auto"/>
                <w:left w:val="none" w:sz="0" w:space="0" w:color="auto"/>
                <w:bottom w:val="none" w:sz="0" w:space="0" w:color="auto"/>
                <w:right w:val="none" w:sz="0" w:space="0" w:color="auto"/>
              </w:divBdr>
            </w:div>
            <w:div w:id="882445730">
              <w:marLeft w:val="480"/>
              <w:marRight w:val="0"/>
              <w:marTop w:val="0"/>
              <w:marBottom w:val="0"/>
              <w:divBdr>
                <w:top w:val="none" w:sz="0" w:space="0" w:color="auto"/>
                <w:left w:val="none" w:sz="0" w:space="0" w:color="auto"/>
                <w:bottom w:val="none" w:sz="0" w:space="0" w:color="auto"/>
                <w:right w:val="none" w:sz="0" w:space="0" w:color="auto"/>
              </w:divBdr>
            </w:div>
            <w:div w:id="882600688">
              <w:marLeft w:val="480"/>
              <w:marRight w:val="0"/>
              <w:marTop w:val="0"/>
              <w:marBottom w:val="0"/>
              <w:divBdr>
                <w:top w:val="none" w:sz="0" w:space="0" w:color="auto"/>
                <w:left w:val="none" w:sz="0" w:space="0" w:color="auto"/>
                <w:bottom w:val="none" w:sz="0" w:space="0" w:color="auto"/>
                <w:right w:val="none" w:sz="0" w:space="0" w:color="auto"/>
              </w:divBdr>
            </w:div>
            <w:div w:id="882642394">
              <w:marLeft w:val="480"/>
              <w:marRight w:val="0"/>
              <w:marTop w:val="0"/>
              <w:marBottom w:val="0"/>
              <w:divBdr>
                <w:top w:val="none" w:sz="0" w:space="0" w:color="auto"/>
                <w:left w:val="none" w:sz="0" w:space="0" w:color="auto"/>
                <w:bottom w:val="none" w:sz="0" w:space="0" w:color="auto"/>
                <w:right w:val="none" w:sz="0" w:space="0" w:color="auto"/>
              </w:divBdr>
            </w:div>
            <w:div w:id="882716251">
              <w:marLeft w:val="480"/>
              <w:marRight w:val="0"/>
              <w:marTop w:val="0"/>
              <w:marBottom w:val="0"/>
              <w:divBdr>
                <w:top w:val="none" w:sz="0" w:space="0" w:color="auto"/>
                <w:left w:val="none" w:sz="0" w:space="0" w:color="auto"/>
                <w:bottom w:val="none" w:sz="0" w:space="0" w:color="auto"/>
                <w:right w:val="none" w:sz="0" w:space="0" w:color="auto"/>
              </w:divBdr>
            </w:div>
            <w:div w:id="882866106">
              <w:marLeft w:val="480"/>
              <w:marRight w:val="0"/>
              <w:marTop w:val="0"/>
              <w:marBottom w:val="0"/>
              <w:divBdr>
                <w:top w:val="none" w:sz="0" w:space="0" w:color="auto"/>
                <w:left w:val="none" w:sz="0" w:space="0" w:color="auto"/>
                <w:bottom w:val="none" w:sz="0" w:space="0" w:color="auto"/>
                <w:right w:val="none" w:sz="0" w:space="0" w:color="auto"/>
              </w:divBdr>
            </w:div>
            <w:div w:id="882867843">
              <w:marLeft w:val="480"/>
              <w:marRight w:val="0"/>
              <w:marTop w:val="0"/>
              <w:marBottom w:val="0"/>
              <w:divBdr>
                <w:top w:val="none" w:sz="0" w:space="0" w:color="auto"/>
                <w:left w:val="none" w:sz="0" w:space="0" w:color="auto"/>
                <w:bottom w:val="none" w:sz="0" w:space="0" w:color="auto"/>
                <w:right w:val="none" w:sz="0" w:space="0" w:color="auto"/>
              </w:divBdr>
            </w:div>
            <w:div w:id="882904283">
              <w:marLeft w:val="480"/>
              <w:marRight w:val="0"/>
              <w:marTop w:val="0"/>
              <w:marBottom w:val="0"/>
              <w:divBdr>
                <w:top w:val="none" w:sz="0" w:space="0" w:color="auto"/>
                <w:left w:val="none" w:sz="0" w:space="0" w:color="auto"/>
                <w:bottom w:val="none" w:sz="0" w:space="0" w:color="auto"/>
                <w:right w:val="none" w:sz="0" w:space="0" w:color="auto"/>
              </w:divBdr>
            </w:div>
            <w:div w:id="883100758">
              <w:marLeft w:val="480"/>
              <w:marRight w:val="0"/>
              <w:marTop w:val="0"/>
              <w:marBottom w:val="0"/>
              <w:divBdr>
                <w:top w:val="none" w:sz="0" w:space="0" w:color="auto"/>
                <w:left w:val="none" w:sz="0" w:space="0" w:color="auto"/>
                <w:bottom w:val="none" w:sz="0" w:space="0" w:color="auto"/>
                <w:right w:val="none" w:sz="0" w:space="0" w:color="auto"/>
              </w:divBdr>
            </w:div>
            <w:div w:id="883102264">
              <w:marLeft w:val="480"/>
              <w:marRight w:val="0"/>
              <w:marTop w:val="0"/>
              <w:marBottom w:val="0"/>
              <w:divBdr>
                <w:top w:val="none" w:sz="0" w:space="0" w:color="auto"/>
                <w:left w:val="none" w:sz="0" w:space="0" w:color="auto"/>
                <w:bottom w:val="none" w:sz="0" w:space="0" w:color="auto"/>
                <w:right w:val="none" w:sz="0" w:space="0" w:color="auto"/>
              </w:divBdr>
            </w:div>
            <w:div w:id="883103087">
              <w:marLeft w:val="480"/>
              <w:marRight w:val="0"/>
              <w:marTop w:val="0"/>
              <w:marBottom w:val="0"/>
              <w:divBdr>
                <w:top w:val="none" w:sz="0" w:space="0" w:color="auto"/>
                <w:left w:val="none" w:sz="0" w:space="0" w:color="auto"/>
                <w:bottom w:val="none" w:sz="0" w:space="0" w:color="auto"/>
                <w:right w:val="none" w:sz="0" w:space="0" w:color="auto"/>
              </w:divBdr>
            </w:div>
            <w:div w:id="883448874">
              <w:marLeft w:val="480"/>
              <w:marRight w:val="0"/>
              <w:marTop w:val="0"/>
              <w:marBottom w:val="0"/>
              <w:divBdr>
                <w:top w:val="none" w:sz="0" w:space="0" w:color="auto"/>
                <w:left w:val="none" w:sz="0" w:space="0" w:color="auto"/>
                <w:bottom w:val="none" w:sz="0" w:space="0" w:color="auto"/>
                <w:right w:val="none" w:sz="0" w:space="0" w:color="auto"/>
              </w:divBdr>
            </w:div>
            <w:div w:id="883491296">
              <w:marLeft w:val="480"/>
              <w:marRight w:val="0"/>
              <w:marTop w:val="0"/>
              <w:marBottom w:val="0"/>
              <w:divBdr>
                <w:top w:val="none" w:sz="0" w:space="0" w:color="auto"/>
                <w:left w:val="none" w:sz="0" w:space="0" w:color="auto"/>
                <w:bottom w:val="none" w:sz="0" w:space="0" w:color="auto"/>
                <w:right w:val="none" w:sz="0" w:space="0" w:color="auto"/>
              </w:divBdr>
            </w:div>
            <w:div w:id="883635690">
              <w:marLeft w:val="480"/>
              <w:marRight w:val="0"/>
              <w:marTop w:val="0"/>
              <w:marBottom w:val="0"/>
              <w:divBdr>
                <w:top w:val="none" w:sz="0" w:space="0" w:color="auto"/>
                <w:left w:val="none" w:sz="0" w:space="0" w:color="auto"/>
                <w:bottom w:val="none" w:sz="0" w:space="0" w:color="auto"/>
                <w:right w:val="none" w:sz="0" w:space="0" w:color="auto"/>
              </w:divBdr>
            </w:div>
            <w:div w:id="883636602">
              <w:marLeft w:val="480"/>
              <w:marRight w:val="0"/>
              <w:marTop w:val="0"/>
              <w:marBottom w:val="0"/>
              <w:divBdr>
                <w:top w:val="none" w:sz="0" w:space="0" w:color="auto"/>
                <w:left w:val="none" w:sz="0" w:space="0" w:color="auto"/>
                <w:bottom w:val="none" w:sz="0" w:space="0" w:color="auto"/>
                <w:right w:val="none" w:sz="0" w:space="0" w:color="auto"/>
              </w:divBdr>
            </w:div>
            <w:div w:id="883641347">
              <w:marLeft w:val="480"/>
              <w:marRight w:val="0"/>
              <w:marTop w:val="0"/>
              <w:marBottom w:val="0"/>
              <w:divBdr>
                <w:top w:val="none" w:sz="0" w:space="0" w:color="auto"/>
                <w:left w:val="none" w:sz="0" w:space="0" w:color="auto"/>
                <w:bottom w:val="none" w:sz="0" w:space="0" w:color="auto"/>
                <w:right w:val="none" w:sz="0" w:space="0" w:color="auto"/>
              </w:divBdr>
            </w:div>
            <w:div w:id="884096227">
              <w:marLeft w:val="480"/>
              <w:marRight w:val="0"/>
              <w:marTop w:val="0"/>
              <w:marBottom w:val="0"/>
              <w:divBdr>
                <w:top w:val="none" w:sz="0" w:space="0" w:color="auto"/>
                <w:left w:val="none" w:sz="0" w:space="0" w:color="auto"/>
                <w:bottom w:val="none" w:sz="0" w:space="0" w:color="auto"/>
                <w:right w:val="none" w:sz="0" w:space="0" w:color="auto"/>
              </w:divBdr>
            </w:div>
            <w:div w:id="884371319">
              <w:marLeft w:val="480"/>
              <w:marRight w:val="0"/>
              <w:marTop w:val="0"/>
              <w:marBottom w:val="0"/>
              <w:divBdr>
                <w:top w:val="none" w:sz="0" w:space="0" w:color="auto"/>
                <w:left w:val="none" w:sz="0" w:space="0" w:color="auto"/>
                <w:bottom w:val="none" w:sz="0" w:space="0" w:color="auto"/>
                <w:right w:val="none" w:sz="0" w:space="0" w:color="auto"/>
              </w:divBdr>
            </w:div>
            <w:div w:id="884410103">
              <w:marLeft w:val="480"/>
              <w:marRight w:val="0"/>
              <w:marTop w:val="0"/>
              <w:marBottom w:val="0"/>
              <w:divBdr>
                <w:top w:val="none" w:sz="0" w:space="0" w:color="auto"/>
                <w:left w:val="none" w:sz="0" w:space="0" w:color="auto"/>
                <w:bottom w:val="none" w:sz="0" w:space="0" w:color="auto"/>
                <w:right w:val="none" w:sz="0" w:space="0" w:color="auto"/>
              </w:divBdr>
            </w:div>
            <w:div w:id="884483106">
              <w:marLeft w:val="480"/>
              <w:marRight w:val="0"/>
              <w:marTop w:val="0"/>
              <w:marBottom w:val="0"/>
              <w:divBdr>
                <w:top w:val="none" w:sz="0" w:space="0" w:color="auto"/>
                <w:left w:val="none" w:sz="0" w:space="0" w:color="auto"/>
                <w:bottom w:val="none" w:sz="0" w:space="0" w:color="auto"/>
                <w:right w:val="none" w:sz="0" w:space="0" w:color="auto"/>
              </w:divBdr>
            </w:div>
            <w:div w:id="884484509">
              <w:marLeft w:val="480"/>
              <w:marRight w:val="0"/>
              <w:marTop w:val="0"/>
              <w:marBottom w:val="0"/>
              <w:divBdr>
                <w:top w:val="none" w:sz="0" w:space="0" w:color="auto"/>
                <w:left w:val="none" w:sz="0" w:space="0" w:color="auto"/>
                <w:bottom w:val="none" w:sz="0" w:space="0" w:color="auto"/>
                <w:right w:val="none" w:sz="0" w:space="0" w:color="auto"/>
              </w:divBdr>
            </w:div>
            <w:div w:id="884484725">
              <w:marLeft w:val="480"/>
              <w:marRight w:val="0"/>
              <w:marTop w:val="0"/>
              <w:marBottom w:val="0"/>
              <w:divBdr>
                <w:top w:val="none" w:sz="0" w:space="0" w:color="auto"/>
                <w:left w:val="none" w:sz="0" w:space="0" w:color="auto"/>
                <w:bottom w:val="none" w:sz="0" w:space="0" w:color="auto"/>
                <w:right w:val="none" w:sz="0" w:space="0" w:color="auto"/>
              </w:divBdr>
            </w:div>
            <w:div w:id="884561676">
              <w:marLeft w:val="480"/>
              <w:marRight w:val="0"/>
              <w:marTop w:val="0"/>
              <w:marBottom w:val="0"/>
              <w:divBdr>
                <w:top w:val="none" w:sz="0" w:space="0" w:color="auto"/>
                <w:left w:val="none" w:sz="0" w:space="0" w:color="auto"/>
                <w:bottom w:val="none" w:sz="0" w:space="0" w:color="auto"/>
                <w:right w:val="none" w:sz="0" w:space="0" w:color="auto"/>
              </w:divBdr>
            </w:div>
            <w:div w:id="884605197">
              <w:marLeft w:val="480"/>
              <w:marRight w:val="0"/>
              <w:marTop w:val="0"/>
              <w:marBottom w:val="0"/>
              <w:divBdr>
                <w:top w:val="none" w:sz="0" w:space="0" w:color="auto"/>
                <w:left w:val="none" w:sz="0" w:space="0" w:color="auto"/>
                <w:bottom w:val="none" w:sz="0" w:space="0" w:color="auto"/>
                <w:right w:val="none" w:sz="0" w:space="0" w:color="auto"/>
              </w:divBdr>
            </w:div>
            <w:div w:id="884678047">
              <w:marLeft w:val="480"/>
              <w:marRight w:val="0"/>
              <w:marTop w:val="0"/>
              <w:marBottom w:val="0"/>
              <w:divBdr>
                <w:top w:val="none" w:sz="0" w:space="0" w:color="auto"/>
                <w:left w:val="none" w:sz="0" w:space="0" w:color="auto"/>
                <w:bottom w:val="none" w:sz="0" w:space="0" w:color="auto"/>
                <w:right w:val="none" w:sz="0" w:space="0" w:color="auto"/>
              </w:divBdr>
            </w:div>
            <w:div w:id="884680084">
              <w:marLeft w:val="480"/>
              <w:marRight w:val="0"/>
              <w:marTop w:val="0"/>
              <w:marBottom w:val="0"/>
              <w:divBdr>
                <w:top w:val="none" w:sz="0" w:space="0" w:color="auto"/>
                <w:left w:val="none" w:sz="0" w:space="0" w:color="auto"/>
                <w:bottom w:val="none" w:sz="0" w:space="0" w:color="auto"/>
                <w:right w:val="none" w:sz="0" w:space="0" w:color="auto"/>
              </w:divBdr>
            </w:div>
            <w:div w:id="884681854">
              <w:marLeft w:val="480"/>
              <w:marRight w:val="0"/>
              <w:marTop w:val="0"/>
              <w:marBottom w:val="0"/>
              <w:divBdr>
                <w:top w:val="none" w:sz="0" w:space="0" w:color="auto"/>
                <w:left w:val="none" w:sz="0" w:space="0" w:color="auto"/>
                <w:bottom w:val="none" w:sz="0" w:space="0" w:color="auto"/>
                <w:right w:val="none" w:sz="0" w:space="0" w:color="auto"/>
              </w:divBdr>
            </w:div>
            <w:div w:id="884683123">
              <w:marLeft w:val="480"/>
              <w:marRight w:val="0"/>
              <w:marTop w:val="0"/>
              <w:marBottom w:val="0"/>
              <w:divBdr>
                <w:top w:val="none" w:sz="0" w:space="0" w:color="auto"/>
                <w:left w:val="none" w:sz="0" w:space="0" w:color="auto"/>
                <w:bottom w:val="none" w:sz="0" w:space="0" w:color="auto"/>
                <w:right w:val="none" w:sz="0" w:space="0" w:color="auto"/>
              </w:divBdr>
            </w:div>
            <w:div w:id="884833124">
              <w:marLeft w:val="480"/>
              <w:marRight w:val="0"/>
              <w:marTop w:val="0"/>
              <w:marBottom w:val="0"/>
              <w:divBdr>
                <w:top w:val="none" w:sz="0" w:space="0" w:color="auto"/>
                <w:left w:val="none" w:sz="0" w:space="0" w:color="auto"/>
                <w:bottom w:val="none" w:sz="0" w:space="0" w:color="auto"/>
                <w:right w:val="none" w:sz="0" w:space="0" w:color="auto"/>
              </w:divBdr>
            </w:div>
            <w:div w:id="884873893">
              <w:marLeft w:val="480"/>
              <w:marRight w:val="0"/>
              <w:marTop w:val="0"/>
              <w:marBottom w:val="0"/>
              <w:divBdr>
                <w:top w:val="none" w:sz="0" w:space="0" w:color="auto"/>
                <w:left w:val="none" w:sz="0" w:space="0" w:color="auto"/>
                <w:bottom w:val="none" w:sz="0" w:space="0" w:color="auto"/>
                <w:right w:val="none" w:sz="0" w:space="0" w:color="auto"/>
              </w:divBdr>
            </w:div>
            <w:div w:id="885070319">
              <w:marLeft w:val="480"/>
              <w:marRight w:val="0"/>
              <w:marTop w:val="0"/>
              <w:marBottom w:val="0"/>
              <w:divBdr>
                <w:top w:val="none" w:sz="0" w:space="0" w:color="auto"/>
                <w:left w:val="none" w:sz="0" w:space="0" w:color="auto"/>
                <w:bottom w:val="none" w:sz="0" w:space="0" w:color="auto"/>
                <w:right w:val="none" w:sz="0" w:space="0" w:color="auto"/>
              </w:divBdr>
            </w:div>
            <w:div w:id="885144297">
              <w:marLeft w:val="480"/>
              <w:marRight w:val="0"/>
              <w:marTop w:val="0"/>
              <w:marBottom w:val="0"/>
              <w:divBdr>
                <w:top w:val="none" w:sz="0" w:space="0" w:color="auto"/>
                <w:left w:val="none" w:sz="0" w:space="0" w:color="auto"/>
                <w:bottom w:val="none" w:sz="0" w:space="0" w:color="auto"/>
                <w:right w:val="none" w:sz="0" w:space="0" w:color="auto"/>
              </w:divBdr>
            </w:div>
            <w:div w:id="885145680">
              <w:marLeft w:val="480"/>
              <w:marRight w:val="0"/>
              <w:marTop w:val="0"/>
              <w:marBottom w:val="0"/>
              <w:divBdr>
                <w:top w:val="none" w:sz="0" w:space="0" w:color="auto"/>
                <w:left w:val="none" w:sz="0" w:space="0" w:color="auto"/>
                <w:bottom w:val="none" w:sz="0" w:space="0" w:color="auto"/>
                <w:right w:val="none" w:sz="0" w:space="0" w:color="auto"/>
              </w:divBdr>
            </w:div>
            <w:div w:id="885213155">
              <w:marLeft w:val="480"/>
              <w:marRight w:val="0"/>
              <w:marTop w:val="0"/>
              <w:marBottom w:val="0"/>
              <w:divBdr>
                <w:top w:val="none" w:sz="0" w:space="0" w:color="auto"/>
                <w:left w:val="none" w:sz="0" w:space="0" w:color="auto"/>
                <w:bottom w:val="none" w:sz="0" w:space="0" w:color="auto"/>
                <w:right w:val="none" w:sz="0" w:space="0" w:color="auto"/>
              </w:divBdr>
            </w:div>
            <w:div w:id="885292181">
              <w:marLeft w:val="480"/>
              <w:marRight w:val="0"/>
              <w:marTop w:val="0"/>
              <w:marBottom w:val="0"/>
              <w:divBdr>
                <w:top w:val="none" w:sz="0" w:space="0" w:color="auto"/>
                <w:left w:val="none" w:sz="0" w:space="0" w:color="auto"/>
                <w:bottom w:val="none" w:sz="0" w:space="0" w:color="auto"/>
                <w:right w:val="none" w:sz="0" w:space="0" w:color="auto"/>
              </w:divBdr>
            </w:div>
            <w:div w:id="885333357">
              <w:marLeft w:val="480"/>
              <w:marRight w:val="0"/>
              <w:marTop w:val="0"/>
              <w:marBottom w:val="0"/>
              <w:divBdr>
                <w:top w:val="none" w:sz="0" w:space="0" w:color="auto"/>
                <w:left w:val="none" w:sz="0" w:space="0" w:color="auto"/>
                <w:bottom w:val="none" w:sz="0" w:space="0" w:color="auto"/>
                <w:right w:val="none" w:sz="0" w:space="0" w:color="auto"/>
              </w:divBdr>
            </w:div>
            <w:div w:id="885525396">
              <w:marLeft w:val="480"/>
              <w:marRight w:val="0"/>
              <w:marTop w:val="0"/>
              <w:marBottom w:val="0"/>
              <w:divBdr>
                <w:top w:val="none" w:sz="0" w:space="0" w:color="auto"/>
                <w:left w:val="none" w:sz="0" w:space="0" w:color="auto"/>
                <w:bottom w:val="none" w:sz="0" w:space="0" w:color="auto"/>
                <w:right w:val="none" w:sz="0" w:space="0" w:color="auto"/>
              </w:divBdr>
            </w:div>
            <w:div w:id="885529481">
              <w:marLeft w:val="480"/>
              <w:marRight w:val="0"/>
              <w:marTop w:val="0"/>
              <w:marBottom w:val="0"/>
              <w:divBdr>
                <w:top w:val="none" w:sz="0" w:space="0" w:color="auto"/>
                <w:left w:val="none" w:sz="0" w:space="0" w:color="auto"/>
                <w:bottom w:val="none" w:sz="0" w:space="0" w:color="auto"/>
                <w:right w:val="none" w:sz="0" w:space="0" w:color="auto"/>
              </w:divBdr>
            </w:div>
            <w:div w:id="885530405">
              <w:marLeft w:val="480"/>
              <w:marRight w:val="0"/>
              <w:marTop w:val="0"/>
              <w:marBottom w:val="0"/>
              <w:divBdr>
                <w:top w:val="none" w:sz="0" w:space="0" w:color="auto"/>
                <w:left w:val="none" w:sz="0" w:space="0" w:color="auto"/>
                <w:bottom w:val="none" w:sz="0" w:space="0" w:color="auto"/>
                <w:right w:val="none" w:sz="0" w:space="0" w:color="auto"/>
              </w:divBdr>
            </w:div>
            <w:div w:id="885601582">
              <w:marLeft w:val="480"/>
              <w:marRight w:val="0"/>
              <w:marTop w:val="0"/>
              <w:marBottom w:val="0"/>
              <w:divBdr>
                <w:top w:val="none" w:sz="0" w:space="0" w:color="auto"/>
                <w:left w:val="none" w:sz="0" w:space="0" w:color="auto"/>
                <w:bottom w:val="none" w:sz="0" w:space="0" w:color="auto"/>
                <w:right w:val="none" w:sz="0" w:space="0" w:color="auto"/>
              </w:divBdr>
            </w:div>
            <w:div w:id="885602749">
              <w:marLeft w:val="480"/>
              <w:marRight w:val="0"/>
              <w:marTop w:val="0"/>
              <w:marBottom w:val="0"/>
              <w:divBdr>
                <w:top w:val="none" w:sz="0" w:space="0" w:color="auto"/>
                <w:left w:val="none" w:sz="0" w:space="0" w:color="auto"/>
                <w:bottom w:val="none" w:sz="0" w:space="0" w:color="auto"/>
                <w:right w:val="none" w:sz="0" w:space="0" w:color="auto"/>
              </w:divBdr>
            </w:div>
            <w:div w:id="885796604">
              <w:marLeft w:val="480"/>
              <w:marRight w:val="0"/>
              <w:marTop w:val="0"/>
              <w:marBottom w:val="0"/>
              <w:divBdr>
                <w:top w:val="none" w:sz="0" w:space="0" w:color="auto"/>
                <w:left w:val="none" w:sz="0" w:space="0" w:color="auto"/>
                <w:bottom w:val="none" w:sz="0" w:space="0" w:color="auto"/>
                <w:right w:val="none" w:sz="0" w:space="0" w:color="auto"/>
              </w:divBdr>
            </w:div>
            <w:div w:id="885797951">
              <w:marLeft w:val="480"/>
              <w:marRight w:val="0"/>
              <w:marTop w:val="0"/>
              <w:marBottom w:val="0"/>
              <w:divBdr>
                <w:top w:val="none" w:sz="0" w:space="0" w:color="auto"/>
                <w:left w:val="none" w:sz="0" w:space="0" w:color="auto"/>
                <w:bottom w:val="none" w:sz="0" w:space="0" w:color="auto"/>
                <w:right w:val="none" w:sz="0" w:space="0" w:color="auto"/>
              </w:divBdr>
            </w:div>
            <w:div w:id="885802195">
              <w:marLeft w:val="480"/>
              <w:marRight w:val="0"/>
              <w:marTop w:val="0"/>
              <w:marBottom w:val="0"/>
              <w:divBdr>
                <w:top w:val="none" w:sz="0" w:space="0" w:color="auto"/>
                <w:left w:val="none" w:sz="0" w:space="0" w:color="auto"/>
                <w:bottom w:val="none" w:sz="0" w:space="0" w:color="auto"/>
                <w:right w:val="none" w:sz="0" w:space="0" w:color="auto"/>
              </w:divBdr>
            </w:div>
            <w:div w:id="885873242">
              <w:marLeft w:val="480"/>
              <w:marRight w:val="0"/>
              <w:marTop w:val="0"/>
              <w:marBottom w:val="0"/>
              <w:divBdr>
                <w:top w:val="none" w:sz="0" w:space="0" w:color="auto"/>
                <w:left w:val="none" w:sz="0" w:space="0" w:color="auto"/>
                <w:bottom w:val="none" w:sz="0" w:space="0" w:color="auto"/>
                <w:right w:val="none" w:sz="0" w:space="0" w:color="auto"/>
              </w:divBdr>
            </w:div>
            <w:div w:id="885987299">
              <w:marLeft w:val="480"/>
              <w:marRight w:val="0"/>
              <w:marTop w:val="0"/>
              <w:marBottom w:val="0"/>
              <w:divBdr>
                <w:top w:val="none" w:sz="0" w:space="0" w:color="auto"/>
                <w:left w:val="none" w:sz="0" w:space="0" w:color="auto"/>
                <w:bottom w:val="none" w:sz="0" w:space="0" w:color="auto"/>
                <w:right w:val="none" w:sz="0" w:space="0" w:color="auto"/>
              </w:divBdr>
            </w:div>
            <w:div w:id="886067146">
              <w:marLeft w:val="480"/>
              <w:marRight w:val="0"/>
              <w:marTop w:val="0"/>
              <w:marBottom w:val="0"/>
              <w:divBdr>
                <w:top w:val="none" w:sz="0" w:space="0" w:color="auto"/>
                <w:left w:val="none" w:sz="0" w:space="0" w:color="auto"/>
                <w:bottom w:val="none" w:sz="0" w:space="0" w:color="auto"/>
                <w:right w:val="none" w:sz="0" w:space="0" w:color="auto"/>
              </w:divBdr>
            </w:div>
            <w:div w:id="886137710">
              <w:marLeft w:val="480"/>
              <w:marRight w:val="0"/>
              <w:marTop w:val="0"/>
              <w:marBottom w:val="0"/>
              <w:divBdr>
                <w:top w:val="none" w:sz="0" w:space="0" w:color="auto"/>
                <w:left w:val="none" w:sz="0" w:space="0" w:color="auto"/>
                <w:bottom w:val="none" w:sz="0" w:space="0" w:color="auto"/>
                <w:right w:val="none" w:sz="0" w:space="0" w:color="auto"/>
              </w:divBdr>
            </w:div>
            <w:div w:id="886139361">
              <w:marLeft w:val="480"/>
              <w:marRight w:val="0"/>
              <w:marTop w:val="0"/>
              <w:marBottom w:val="0"/>
              <w:divBdr>
                <w:top w:val="none" w:sz="0" w:space="0" w:color="auto"/>
                <w:left w:val="none" w:sz="0" w:space="0" w:color="auto"/>
                <w:bottom w:val="none" w:sz="0" w:space="0" w:color="auto"/>
                <w:right w:val="none" w:sz="0" w:space="0" w:color="auto"/>
              </w:divBdr>
            </w:div>
            <w:div w:id="886144860">
              <w:marLeft w:val="480"/>
              <w:marRight w:val="0"/>
              <w:marTop w:val="0"/>
              <w:marBottom w:val="0"/>
              <w:divBdr>
                <w:top w:val="none" w:sz="0" w:space="0" w:color="auto"/>
                <w:left w:val="none" w:sz="0" w:space="0" w:color="auto"/>
                <w:bottom w:val="none" w:sz="0" w:space="0" w:color="auto"/>
                <w:right w:val="none" w:sz="0" w:space="0" w:color="auto"/>
              </w:divBdr>
            </w:div>
            <w:div w:id="886374575">
              <w:marLeft w:val="480"/>
              <w:marRight w:val="0"/>
              <w:marTop w:val="0"/>
              <w:marBottom w:val="0"/>
              <w:divBdr>
                <w:top w:val="none" w:sz="0" w:space="0" w:color="auto"/>
                <w:left w:val="none" w:sz="0" w:space="0" w:color="auto"/>
                <w:bottom w:val="none" w:sz="0" w:space="0" w:color="auto"/>
                <w:right w:val="none" w:sz="0" w:space="0" w:color="auto"/>
              </w:divBdr>
            </w:div>
            <w:div w:id="886405722">
              <w:marLeft w:val="480"/>
              <w:marRight w:val="0"/>
              <w:marTop w:val="0"/>
              <w:marBottom w:val="0"/>
              <w:divBdr>
                <w:top w:val="none" w:sz="0" w:space="0" w:color="auto"/>
                <w:left w:val="none" w:sz="0" w:space="0" w:color="auto"/>
                <w:bottom w:val="none" w:sz="0" w:space="0" w:color="auto"/>
                <w:right w:val="none" w:sz="0" w:space="0" w:color="auto"/>
              </w:divBdr>
            </w:div>
            <w:div w:id="886406257">
              <w:marLeft w:val="480"/>
              <w:marRight w:val="0"/>
              <w:marTop w:val="0"/>
              <w:marBottom w:val="0"/>
              <w:divBdr>
                <w:top w:val="none" w:sz="0" w:space="0" w:color="auto"/>
                <w:left w:val="none" w:sz="0" w:space="0" w:color="auto"/>
                <w:bottom w:val="none" w:sz="0" w:space="0" w:color="auto"/>
                <w:right w:val="none" w:sz="0" w:space="0" w:color="auto"/>
              </w:divBdr>
            </w:div>
            <w:div w:id="886448931">
              <w:marLeft w:val="480"/>
              <w:marRight w:val="0"/>
              <w:marTop w:val="0"/>
              <w:marBottom w:val="0"/>
              <w:divBdr>
                <w:top w:val="none" w:sz="0" w:space="0" w:color="auto"/>
                <w:left w:val="none" w:sz="0" w:space="0" w:color="auto"/>
                <w:bottom w:val="none" w:sz="0" w:space="0" w:color="auto"/>
                <w:right w:val="none" w:sz="0" w:space="0" w:color="auto"/>
              </w:divBdr>
            </w:div>
            <w:div w:id="886528955">
              <w:marLeft w:val="480"/>
              <w:marRight w:val="0"/>
              <w:marTop w:val="0"/>
              <w:marBottom w:val="0"/>
              <w:divBdr>
                <w:top w:val="none" w:sz="0" w:space="0" w:color="auto"/>
                <w:left w:val="none" w:sz="0" w:space="0" w:color="auto"/>
                <w:bottom w:val="none" w:sz="0" w:space="0" w:color="auto"/>
                <w:right w:val="none" w:sz="0" w:space="0" w:color="auto"/>
              </w:divBdr>
            </w:div>
            <w:div w:id="886529787">
              <w:marLeft w:val="480"/>
              <w:marRight w:val="0"/>
              <w:marTop w:val="0"/>
              <w:marBottom w:val="0"/>
              <w:divBdr>
                <w:top w:val="none" w:sz="0" w:space="0" w:color="auto"/>
                <w:left w:val="none" w:sz="0" w:space="0" w:color="auto"/>
                <w:bottom w:val="none" w:sz="0" w:space="0" w:color="auto"/>
                <w:right w:val="none" w:sz="0" w:space="0" w:color="auto"/>
              </w:divBdr>
            </w:div>
            <w:div w:id="886643288">
              <w:marLeft w:val="480"/>
              <w:marRight w:val="0"/>
              <w:marTop w:val="0"/>
              <w:marBottom w:val="0"/>
              <w:divBdr>
                <w:top w:val="none" w:sz="0" w:space="0" w:color="auto"/>
                <w:left w:val="none" w:sz="0" w:space="0" w:color="auto"/>
                <w:bottom w:val="none" w:sz="0" w:space="0" w:color="auto"/>
                <w:right w:val="none" w:sz="0" w:space="0" w:color="auto"/>
              </w:divBdr>
            </w:div>
            <w:div w:id="886648808">
              <w:marLeft w:val="480"/>
              <w:marRight w:val="0"/>
              <w:marTop w:val="0"/>
              <w:marBottom w:val="0"/>
              <w:divBdr>
                <w:top w:val="none" w:sz="0" w:space="0" w:color="auto"/>
                <w:left w:val="none" w:sz="0" w:space="0" w:color="auto"/>
                <w:bottom w:val="none" w:sz="0" w:space="0" w:color="auto"/>
                <w:right w:val="none" w:sz="0" w:space="0" w:color="auto"/>
              </w:divBdr>
            </w:div>
            <w:div w:id="886722681">
              <w:marLeft w:val="480"/>
              <w:marRight w:val="0"/>
              <w:marTop w:val="0"/>
              <w:marBottom w:val="0"/>
              <w:divBdr>
                <w:top w:val="none" w:sz="0" w:space="0" w:color="auto"/>
                <w:left w:val="none" w:sz="0" w:space="0" w:color="auto"/>
                <w:bottom w:val="none" w:sz="0" w:space="0" w:color="auto"/>
                <w:right w:val="none" w:sz="0" w:space="0" w:color="auto"/>
              </w:divBdr>
            </w:div>
            <w:div w:id="886768917">
              <w:marLeft w:val="480"/>
              <w:marRight w:val="0"/>
              <w:marTop w:val="0"/>
              <w:marBottom w:val="0"/>
              <w:divBdr>
                <w:top w:val="none" w:sz="0" w:space="0" w:color="auto"/>
                <w:left w:val="none" w:sz="0" w:space="0" w:color="auto"/>
                <w:bottom w:val="none" w:sz="0" w:space="0" w:color="auto"/>
                <w:right w:val="none" w:sz="0" w:space="0" w:color="auto"/>
              </w:divBdr>
            </w:div>
            <w:div w:id="886794491">
              <w:marLeft w:val="480"/>
              <w:marRight w:val="0"/>
              <w:marTop w:val="0"/>
              <w:marBottom w:val="0"/>
              <w:divBdr>
                <w:top w:val="none" w:sz="0" w:space="0" w:color="auto"/>
                <w:left w:val="none" w:sz="0" w:space="0" w:color="auto"/>
                <w:bottom w:val="none" w:sz="0" w:space="0" w:color="auto"/>
                <w:right w:val="none" w:sz="0" w:space="0" w:color="auto"/>
              </w:divBdr>
            </w:div>
            <w:div w:id="886911338">
              <w:marLeft w:val="480"/>
              <w:marRight w:val="0"/>
              <w:marTop w:val="0"/>
              <w:marBottom w:val="0"/>
              <w:divBdr>
                <w:top w:val="none" w:sz="0" w:space="0" w:color="auto"/>
                <w:left w:val="none" w:sz="0" w:space="0" w:color="auto"/>
                <w:bottom w:val="none" w:sz="0" w:space="0" w:color="auto"/>
                <w:right w:val="none" w:sz="0" w:space="0" w:color="auto"/>
              </w:divBdr>
            </w:div>
            <w:div w:id="886916513">
              <w:marLeft w:val="480"/>
              <w:marRight w:val="0"/>
              <w:marTop w:val="0"/>
              <w:marBottom w:val="0"/>
              <w:divBdr>
                <w:top w:val="none" w:sz="0" w:space="0" w:color="auto"/>
                <w:left w:val="none" w:sz="0" w:space="0" w:color="auto"/>
                <w:bottom w:val="none" w:sz="0" w:space="0" w:color="auto"/>
                <w:right w:val="none" w:sz="0" w:space="0" w:color="auto"/>
              </w:divBdr>
            </w:div>
            <w:div w:id="886917219">
              <w:marLeft w:val="480"/>
              <w:marRight w:val="0"/>
              <w:marTop w:val="0"/>
              <w:marBottom w:val="0"/>
              <w:divBdr>
                <w:top w:val="none" w:sz="0" w:space="0" w:color="auto"/>
                <w:left w:val="none" w:sz="0" w:space="0" w:color="auto"/>
                <w:bottom w:val="none" w:sz="0" w:space="0" w:color="auto"/>
                <w:right w:val="none" w:sz="0" w:space="0" w:color="auto"/>
              </w:divBdr>
            </w:div>
            <w:div w:id="887111691">
              <w:marLeft w:val="480"/>
              <w:marRight w:val="0"/>
              <w:marTop w:val="0"/>
              <w:marBottom w:val="0"/>
              <w:divBdr>
                <w:top w:val="none" w:sz="0" w:space="0" w:color="auto"/>
                <w:left w:val="none" w:sz="0" w:space="0" w:color="auto"/>
                <w:bottom w:val="none" w:sz="0" w:space="0" w:color="auto"/>
                <w:right w:val="none" w:sz="0" w:space="0" w:color="auto"/>
              </w:divBdr>
            </w:div>
            <w:div w:id="887112788">
              <w:marLeft w:val="480"/>
              <w:marRight w:val="0"/>
              <w:marTop w:val="0"/>
              <w:marBottom w:val="0"/>
              <w:divBdr>
                <w:top w:val="none" w:sz="0" w:space="0" w:color="auto"/>
                <w:left w:val="none" w:sz="0" w:space="0" w:color="auto"/>
                <w:bottom w:val="none" w:sz="0" w:space="0" w:color="auto"/>
                <w:right w:val="none" w:sz="0" w:space="0" w:color="auto"/>
              </w:divBdr>
            </w:div>
            <w:div w:id="887297789">
              <w:marLeft w:val="480"/>
              <w:marRight w:val="0"/>
              <w:marTop w:val="0"/>
              <w:marBottom w:val="0"/>
              <w:divBdr>
                <w:top w:val="none" w:sz="0" w:space="0" w:color="auto"/>
                <w:left w:val="none" w:sz="0" w:space="0" w:color="auto"/>
                <w:bottom w:val="none" w:sz="0" w:space="0" w:color="auto"/>
                <w:right w:val="none" w:sz="0" w:space="0" w:color="auto"/>
              </w:divBdr>
            </w:div>
            <w:div w:id="887299462">
              <w:marLeft w:val="480"/>
              <w:marRight w:val="0"/>
              <w:marTop w:val="0"/>
              <w:marBottom w:val="0"/>
              <w:divBdr>
                <w:top w:val="none" w:sz="0" w:space="0" w:color="auto"/>
                <w:left w:val="none" w:sz="0" w:space="0" w:color="auto"/>
                <w:bottom w:val="none" w:sz="0" w:space="0" w:color="auto"/>
                <w:right w:val="none" w:sz="0" w:space="0" w:color="auto"/>
              </w:divBdr>
            </w:div>
            <w:div w:id="887299786">
              <w:marLeft w:val="480"/>
              <w:marRight w:val="0"/>
              <w:marTop w:val="0"/>
              <w:marBottom w:val="0"/>
              <w:divBdr>
                <w:top w:val="none" w:sz="0" w:space="0" w:color="auto"/>
                <w:left w:val="none" w:sz="0" w:space="0" w:color="auto"/>
                <w:bottom w:val="none" w:sz="0" w:space="0" w:color="auto"/>
                <w:right w:val="none" w:sz="0" w:space="0" w:color="auto"/>
              </w:divBdr>
            </w:div>
            <w:div w:id="887647254">
              <w:marLeft w:val="480"/>
              <w:marRight w:val="0"/>
              <w:marTop w:val="0"/>
              <w:marBottom w:val="0"/>
              <w:divBdr>
                <w:top w:val="none" w:sz="0" w:space="0" w:color="auto"/>
                <w:left w:val="none" w:sz="0" w:space="0" w:color="auto"/>
                <w:bottom w:val="none" w:sz="0" w:space="0" w:color="auto"/>
                <w:right w:val="none" w:sz="0" w:space="0" w:color="auto"/>
              </w:divBdr>
            </w:div>
            <w:div w:id="887649214">
              <w:marLeft w:val="480"/>
              <w:marRight w:val="0"/>
              <w:marTop w:val="0"/>
              <w:marBottom w:val="0"/>
              <w:divBdr>
                <w:top w:val="none" w:sz="0" w:space="0" w:color="auto"/>
                <w:left w:val="none" w:sz="0" w:space="0" w:color="auto"/>
                <w:bottom w:val="none" w:sz="0" w:space="0" w:color="auto"/>
                <w:right w:val="none" w:sz="0" w:space="0" w:color="auto"/>
              </w:divBdr>
            </w:div>
            <w:div w:id="887686026">
              <w:marLeft w:val="480"/>
              <w:marRight w:val="0"/>
              <w:marTop w:val="0"/>
              <w:marBottom w:val="0"/>
              <w:divBdr>
                <w:top w:val="none" w:sz="0" w:space="0" w:color="auto"/>
                <w:left w:val="none" w:sz="0" w:space="0" w:color="auto"/>
                <w:bottom w:val="none" w:sz="0" w:space="0" w:color="auto"/>
                <w:right w:val="none" w:sz="0" w:space="0" w:color="auto"/>
              </w:divBdr>
            </w:div>
            <w:div w:id="887765482">
              <w:marLeft w:val="480"/>
              <w:marRight w:val="0"/>
              <w:marTop w:val="0"/>
              <w:marBottom w:val="0"/>
              <w:divBdr>
                <w:top w:val="none" w:sz="0" w:space="0" w:color="auto"/>
                <w:left w:val="none" w:sz="0" w:space="0" w:color="auto"/>
                <w:bottom w:val="none" w:sz="0" w:space="0" w:color="auto"/>
                <w:right w:val="none" w:sz="0" w:space="0" w:color="auto"/>
              </w:divBdr>
            </w:div>
            <w:div w:id="887766808">
              <w:marLeft w:val="480"/>
              <w:marRight w:val="0"/>
              <w:marTop w:val="0"/>
              <w:marBottom w:val="0"/>
              <w:divBdr>
                <w:top w:val="none" w:sz="0" w:space="0" w:color="auto"/>
                <w:left w:val="none" w:sz="0" w:space="0" w:color="auto"/>
                <w:bottom w:val="none" w:sz="0" w:space="0" w:color="auto"/>
                <w:right w:val="none" w:sz="0" w:space="0" w:color="auto"/>
              </w:divBdr>
            </w:div>
            <w:div w:id="887837087">
              <w:marLeft w:val="480"/>
              <w:marRight w:val="0"/>
              <w:marTop w:val="0"/>
              <w:marBottom w:val="0"/>
              <w:divBdr>
                <w:top w:val="none" w:sz="0" w:space="0" w:color="auto"/>
                <w:left w:val="none" w:sz="0" w:space="0" w:color="auto"/>
                <w:bottom w:val="none" w:sz="0" w:space="0" w:color="auto"/>
                <w:right w:val="none" w:sz="0" w:space="0" w:color="auto"/>
              </w:divBdr>
            </w:div>
            <w:div w:id="887841236">
              <w:marLeft w:val="480"/>
              <w:marRight w:val="0"/>
              <w:marTop w:val="0"/>
              <w:marBottom w:val="0"/>
              <w:divBdr>
                <w:top w:val="none" w:sz="0" w:space="0" w:color="auto"/>
                <w:left w:val="none" w:sz="0" w:space="0" w:color="auto"/>
                <w:bottom w:val="none" w:sz="0" w:space="0" w:color="auto"/>
                <w:right w:val="none" w:sz="0" w:space="0" w:color="auto"/>
              </w:divBdr>
            </w:div>
            <w:div w:id="887955725">
              <w:marLeft w:val="480"/>
              <w:marRight w:val="0"/>
              <w:marTop w:val="0"/>
              <w:marBottom w:val="0"/>
              <w:divBdr>
                <w:top w:val="none" w:sz="0" w:space="0" w:color="auto"/>
                <w:left w:val="none" w:sz="0" w:space="0" w:color="auto"/>
                <w:bottom w:val="none" w:sz="0" w:space="0" w:color="auto"/>
                <w:right w:val="none" w:sz="0" w:space="0" w:color="auto"/>
              </w:divBdr>
            </w:div>
            <w:div w:id="887957651">
              <w:marLeft w:val="480"/>
              <w:marRight w:val="0"/>
              <w:marTop w:val="0"/>
              <w:marBottom w:val="0"/>
              <w:divBdr>
                <w:top w:val="none" w:sz="0" w:space="0" w:color="auto"/>
                <w:left w:val="none" w:sz="0" w:space="0" w:color="auto"/>
                <w:bottom w:val="none" w:sz="0" w:space="0" w:color="auto"/>
                <w:right w:val="none" w:sz="0" w:space="0" w:color="auto"/>
              </w:divBdr>
            </w:div>
            <w:div w:id="888033134">
              <w:marLeft w:val="480"/>
              <w:marRight w:val="0"/>
              <w:marTop w:val="0"/>
              <w:marBottom w:val="0"/>
              <w:divBdr>
                <w:top w:val="none" w:sz="0" w:space="0" w:color="auto"/>
                <w:left w:val="none" w:sz="0" w:space="0" w:color="auto"/>
                <w:bottom w:val="none" w:sz="0" w:space="0" w:color="auto"/>
                <w:right w:val="none" w:sz="0" w:space="0" w:color="auto"/>
              </w:divBdr>
            </w:div>
            <w:div w:id="888148667">
              <w:marLeft w:val="480"/>
              <w:marRight w:val="0"/>
              <w:marTop w:val="0"/>
              <w:marBottom w:val="0"/>
              <w:divBdr>
                <w:top w:val="none" w:sz="0" w:space="0" w:color="auto"/>
                <w:left w:val="none" w:sz="0" w:space="0" w:color="auto"/>
                <w:bottom w:val="none" w:sz="0" w:space="0" w:color="auto"/>
                <w:right w:val="none" w:sz="0" w:space="0" w:color="auto"/>
              </w:divBdr>
            </w:div>
            <w:div w:id="888153033">
              <w:marLeft w:val="480"/>
              <w:marRight w:val="0"/>
              <w:marTop w:val="0"/>
              <w:marBottom w:val="0"/>
              <w:divBdr>
                <w:top w:val="none" w:sz="0" w:space="0" w:color="auto"/>
                <w:left w:val="none" w:sz="0" w:space="0" w:color="auto"/>
                <w:bottom w:val="none" w:sz="0" w:space="0" w:color="auto"/>
                <w:right w:val="none" w:sz="0" w:space="0" w:color="auto"/>
              </w:divBdr>
            </w:div>
            <w:div w:id="888222887">
              <w:marLeft w:val="480"/>
              <w:marRight w:val="0"/>
              <w:marTop w:val="0"/>
              <w:marBottom w:val="0"/>
              <w:divBdr>
                <w:top w:val="none" w:sz="0" w:space="0" w:color="auto"/>
                <w:left w:val="none" w:sz="0" w:space="0" w:color="auto"/>
                <w:bottom w:val="none" w:sz="0" w:space="0" w:color="auto"/>
                <w:right w:val="none" w:sz="0" w:space="0" w:color="auto"/>
              </w:divBdr>
            </w:div>
            <w:div w:id="888224504">
              <w:marLeft w:val="480"/>
              <w:marRight w:val="0"/>
              <w:marTop w:val="0"/>
              <w:marBottom w:val="0"/>
              <w:divBdr>
                <w:top w:val="none" w:sz="0" w:space="0" w:color="auto"/>
                <w:left w:val="none" w:sz="0" w:space="0" w:color="auto"/>
                <w:bottom w:val="none" w:sz="0" w:space="0" w:color="auto"/>
                <w:right w:val="none" w:sz="0" w:space="0" w:color="auto"/>
              </w:divBdr>
            </w:div>
            <w:div w:id="888225738">
              <w:marLeft w:val="480"/>
              <w:marRight w:val="0"/>
              <w:marTop w:val="0"/>
              <w:marBottom w:val="0"/>
              <w:divBdr>
                <w:top w:val="none" w:sz="0" w:space="0" w:color="auto"/>
                <w:left w:val="none" w:sz="0" w:space="0" w:color="auto"/>
                <w:bottom w:val="none" w:sz="0" w:space="0" w:color="auto"/>
                <w:right w:val="none" w:sz="0" w:space="0" w:color="auto"/>
              </w:divBdr>
            </w:div>
            <w:div w:id="888343814">
              <w:marLeft w:val="480"/>
              <w:marRight w:val="0"/>
              <w:marTop w:val="0"/>
              <w:marBottom w:val="0"/>
              <w:divBdr>
                <w:top w:val="none" w:sz="0" w:space="0" w:color="auto"/>
                <w:left w:val="none" w:sz="0" w:space="0" w:color="auto"/>
                <w:bottom w:val="none" w:sz="0" w:space="0" w:color="auto"/>
                <w:right w:val="none" w:sz="0" w:space="0" w:color="auto"/>
              </w:divBdr>
            </w:div>
            <w:div w:id="888345088">
              <w:marLeft w:val="480"/>
              <w:marRight w:val="0"/>
              <w:marTop w:val="0"/>
              <w:marBottom w:val="0"/>
              <w:divBdr>
                <w:top w:val="none" w:sz="0" w:space="0" w:color="auto"/>
                <w:left w:val="none" w:sz="0" w:space="0" w:color="auto"/>
                <w:bottom w:val="none" w:sz="0" w:space="0" w:color="auto"/>
                <w:right w:val="none" w:sz="0" w:space="0" w:color="auto"/>
              </w:divBdr>
            </w:div>
            <w:div w:id="888346576">
              <w:marLeft w:val="480"/>
              <w:marRight w:val="0"/>
              <w:marTop w:val="0"/>
              <w:marBottom w:val="0"/>
              <w:divBdr>
                <w:top w:val="none" w:sz="0" w:space="0" w:color="auto"/>
                <w:left w:val="none" w:sz="0" w:space="0" w:color="auto"/>
                <w:bottom w:val="none" w:sz="0" w:space="0" w:color="auto"/>
                <w:right w:val="none" w:sz="0" w:space="0" w:color="auto"/>
              </w:divBdr>
            </w:div>
            <w:div w:id="888372552">
              <w:marLeft w:val="480"/>
              <w:marRight w:val="0"/>
              <w:marTop w:val="0"/>
              <w:marBottom w:val="0"/>
              <w:divBdr>
                <w:top w:val="none" w:sz="0" w:space="0" w:color="auto"/>
                <w:left w:val="none" w:sz="0" w:space="0" w:color="auto"/>
                <w:bottom w:val="none" w:sz="0" w:space="0" w:color="auto"/>
                <w:right w:val="none" w:sz="0" w:space="0" w:color="auto"/>
              </w:divBdr>
            </w:div>
            <w:div w:id="888495075">
              <w:marLeft w:val="480"/>
              <w:marRight w:val="0"/>
              <w:marTop w:val="0"/>
              <w:marBottom w:val="0"/>
              <w:divBdr>
                <w:top w:val="none" w:sz="0" w:space="0" w:color="auto"/>
                <w:left w:val="none" w:sz="0" w:space="0" w:color="auto"/>
                <w:bottom w:val="none" w:sz="0" w:space="0" w:color="auto"/>
                <w:right w:val="none" w:sz="0" w:space="0" w:color="auto"/>
              </w:divBdr>
            </w:div>
            <w:div w:id="888538694">
              <w:marLeft w:val="480"/>
              <w:marRight w:val="0"/>
              <w:marTop w:val="0"/>
              <w:marBottom w:val="0"/>
              <w:divBdr>
                <w:top w:val="none" w:sz="0" w:space="0" w:color="auto"/>
                <w:left w:val="none" w:sz="0" w:space="0" w:color="auto"/>
                <w:bottom w:val="none" w:sz="0" w:space="0" w:color="auto"/>
                <w:right w:val="none" w:sz="0" w:space="0" w:color="auto"/>
              </w:divBdr>
            </w:div>
            <w:div w:id="888689272">
              <w:marLeft w:val="480"/>
              <w:marRight w:val="0"/>
              <w:marTop w:val="0"/>
              <w:marBottom w:val="0"/>
              <w:divBdr>
                <w:top w:val="none" w:sz="0" w:space="0" w:color="auto"/>
                <w:left w:val="none" w:sz="0" w:space="0" w:color="auto"/>
                <w:bottom w:val="none" w:sz="0" w:space="0" w:color="auto"/>
                <w:right w:val="none" w:sz="0" w:space="0" w:color="auto"/>
              </w:divBdr>
            </w:div>
            <w:div w:id="888691133">
              <w:marLeft w:val="480"/>
              <w:marRight w:val="0"/>
              <w:marTop w:val="0"/>
              <w:marBottom w:val="0"/>
              <w:divBdr>
                <w:top w:val="none" w:sz="0" w:space="0" w:color="auto"/>
                <w:left w:val="none" w:sz="0" w:space="0" w:color="auto"/>
                <w:bottom w:val="none" w:sz="0" w:space="0" w:color="auto"/>
                <w:right w:val="none" w:sz="0" w:space="0" w:color="auto"/>
              </w:divBdr>
            </w:div>
            <w:div w:id="888764402">
              <w:marLeft w:val="480"/>
              <w:marRight w:val="0"/>
              <w:marTop w:val="0"/>
              <w:marBottom w:val="0"/>
              <w:divBdr>
                <w:top w:val="none" w:sz="0" w:space="0" w:color="auto"/>
                <w:left w:val="none" w:sz="0" w:space="0" w:color="auto"/>
                <w:bottom w:val="none" w:sz="0" w:space="0" w:color="auto"/>
                <w:right w:val="none" w:sz="0" w:space="0" w:color="auto"/>
              </w:divBdr>
            </w:div>
            <w:div w:id="888801171">
              <w:marLeft w:val="480"/>
              <w:marRight w:val="0"/>
              <w:marTop w:val="0"/>
              <w:marBottom w:val="0"/>
              <w:divBdr>
                <w:top w:val="none" w:sz="0" w:space="0" w:color="auto"/>
                <w:left w:val="none" w:sz="0" w:space="0" w:color="auto"/>
                <w:bottom w:val="none" w:sz="0" w:space="0" w:color="auto"/>
                <w:right w:val="none" w:sz="0" w:space="0" w:color="auto"/>
              </w:divBdr>
            </w:div>
            <w:div w:id="888807848">
              <w:marLeft w:val="480"/>
              <w:marRight w:val="0"/>
              <w:marTop w:val="0"/>
              <w:marBottom w:val="0"/>
              <w:divBdr>
                <w:top w:val="none" w:sz="0" w:space="0" w:color="auto"/>
                <w:left w:val="none" w:sz="0" w:space="0" w:color="auto"/>
                <w:bottom w:val="none" w:sz="0" w:space="0" w:color="auto"/>
                <w:right w:val="none" w:sz="0" w:space="0" w:color="auto"/>
              </w:divBdr>
            </w:div>
            <w:div w:id="888885472">
              <w:marLeft w:val="480"/>
              <w:marRight w:val="0"/>
              <w:marTop w:val="0"/>
              <w:marBottom w:val="0"/>
              <w:divBdr>
                <w:top w:val="none" w:sz="0" w:space="0" w:color="auto"/>
                <w:left w:val="none" w:sz="0" w:space="0" w:color="auto"/>
                <w:bottom w:val="none" w:sz="0" w:space="0" w:color="auto"/>
                <w:right w:val="none" w:sz="0" w:space="0" w:color="auto"/>
              </w:divBdr>
            </w:div>
            <w:div w:id="889003715">
              <w:marLeft w:val="480"/>
              <w:marRight w:val="0"/>
              <w:marTop w:val="0"/>
              <w:marBottom w:val="0"/>
              <w:divBdr>
                <w:top w:val="none" w:sz="0" w:space="0" w:color="auto"/>
                <w:left w:val="none" w:sz="0" w:space="0" w:color="auto"/>
                <w:bottom w:val="none" w:sz="0" w:space="0" w:color="auto"/>
                <w:right w:val="none" w:sz="0" w:space="0" w:color="auto"/>
              </w:divBdr>
            </w:div>
            <w:div w:id="889149621">
              <w:marLeft w:val="480"/>
              <w:marRight w:val="0"/>
              <w:marTop w:val="0"/>
              <w:marBottom w:val="0"/>
              <w:divBdr>
                <w:top w:val="none" w:sz="0" w:space="0" w:color="auto"/>
                <w:left w:val="none" w:sz="0" w:space="0" w:color="auto"/>
                <w:bottom w:val="none" w:sz="0" w:space="0" w:color="auto"/>
                <w:right w:val="none" w:sz="0" w:space="0" w:color="auto"/>
              </w:divBdr>
            </w:div>
            <w:div w:id="889268321">
              <w:marLeft w:val="480"/>
              <w:marRight w:val="0"/>
              <w:marTop w:val="0"/>
              <w:marBottom w:val="0"/>
              <w:divBdr>
                <w:top w:val="none" w:sz="0" w:space="0" w:color="auto"/>
                <w:left w:val="none" w:sz="0" w:space="0" w:color="auto"/>
                <w:bottom w:val="none" w:sz="0" w:space="0" w:color="auto"/>
                <w:right w:val="none" w:sz="0" w:space="0" w:color="auto"/>
              </w:divBdr>
            </w:div>
            <w:div w:id="889271243">
              <w:marLeft w:val="480"/>
              <w:marRight w:val="0"/>
              <w:marTop w:val="0"/>
              <w:marBottom w:val="0"/>
              <w:divBdr>
                <w:top w:val="none" w:sz="0" w:space="0" w:color="auto"/>
                <w:left w:val="none" w:sz="0" w:space="0" w:color="auto"/>
                <w:bottom w:val="none" w:sz="0" w:space="0" w:color="auto"/>
                <w:right w:val="none" w:sz="0" w:space="0" w:color="auto"/>
              </w:divBdr>
            </w:div>
            <w:div w:id="889271474">
              <w:marLeft w:val="480"/>
              <w:marRight w:val="0"/>
              <w:marTop w:val="0"/>
              <w:marBottom w:val="0"/>
              <w:divBdr>
                <w:top w:val="none" w:sz="0" w:space="0" w:color="auto"/>
                <w:left w:val="none" w:sz="0" w:space="0" w:color="auto"/>
                <w:bottom w:val="none" w:sz="0" w:space="0" w:color="auto"/>
                <w:right w:val="none" w:sz="0" w:space="0" w:color="auto"/>
              </w:divBdr>
            </w:div>
            <w:div w:id="889347730">
              <w:marLeft w:val="480"/>
              <w:marRight w:val="0"/>
              <w:marTop w:val="0"/>
              <w:marBottom w:val="0"/>
              <w:divBdr>
                <w:top w:val="none" w:sz="0" w:space="0" w:color="auto"/>
                <w:left w:val="none" w:sz="0" w:space="0" w:color="auto"/>
                <w:bottom w:val="none" w:sz="0" w:space="0" w:color="auto"/>
                <w:right w:val="none" w:sz="0" w:space="0" w:color="auto"/>
              </w:divBdr>
            </w:div>
            <w:div w:id="889389393">
              <w:marLeft w:val="480"/>
              <w:marRight w:val="0"/>
              <w:marTop w:val="0"/>
              <w:marBottom w:val="0"/>
              <w:divBdr>
                <w:top w:val="none" w:sz="0" w:space="0" w:color="auto"/>
                <w:left w:val="none" w:sz="0" w:space="0" w:color="auto"/>
                <w:bottom w:val="none" w:sz="0" w:space="0" w:color="auto"/>
                <w:right w:val="none" w:sz="0" w:space="0" w:color="auto"/>
              </w:divBdr>
            </w:div>
            <w:div w:id="889465153">
              <w:marLeft w:val="480"/>
              <w:marRight w:val="0"/>
              <w:marTop w:val="0"/>
              <w:marBottom w:val="0"/>
              <w:divBdr>
                <w:top w:val="none" w:sz="0" w:space="0" w:color="auto"/>
                <w:left w:val="none" w:sz="0" w:space="0" w:color="auto"/>
                <w:bottom w:val="none" w:sz="0" w:space="0" w:color="auto"/>
                <w:right w:val="none" w:sz="0" w:space="0" w:color="auto"/>
              </w:divBdr>
            </w:div>
            <w:div w:id="889465357">
              <w:marLeft w:val="480"/>
              <w:marRight w:val="0"/>
              <w:marTop w:val="0"/>
              <w:marBottom w:val="0"/>
              <w:divBdr>
                <w:top w:val="none" w:sz="0" w:space="0" w:color="auto"/>
                <w:left w:val="none" w:sz="0" w:space="0" w:color="auto"/>
                <w:bottom w:val="none" w:sz="0" w:space="0" w:color="auto"/>
                <w:right w:val="none" w:sz="0" w:space="0" w:color="auto"/>
              </w:divBdr>
            </w:div>
            <w:div w:id="889683747">
              <w:marLeft w:val="480"/>
              <w:marRight w:val="0"/>
              <w:marTop w:val="0"/>
              <w:marBottom w:val="0"/>
              <w:divBdr>
                <w:top w:val="none" w:sz="0" w:space="0" w:color="auto"/>
                <w:left w:val="none" w:sz="0" w:space="0" w:color="auto"/>
                <w:bottom w:val="none" w:sz="0" w:space="0" w:color="auto"/>
                <w:right w:val="none" w:sz="0" w:space="0" w:color="auto"/>
              </w:divBdr>
            </w:div>
            <w:div w:id="890112156">
              <w:marLeft w:val="480"/>
              <w:marRight w:val="0"/>
              <w:marTop w:val="0"/>
              <w:marBottom w:val="0"/>
              <w:divBdr>
                <w:top w:val="none" w:sz="0" w:space="0" w:color="auto"/>
                <w:left w:val="none" w:sz="0" w:space="0" w:color="auto"/>
                <w:bottom w:val="none" w:sz="0" w:space="0" w:color="auto"/>
                <w:right w:val="none" w:sz="0" w:space="0" w:color="auto"/>
              </w:divBdr>
            </w:div>
            <w:div w:id="890195493">
              <w:marLeft w:val="480"/>
              <w:marRight w:val="0"/>
              <w:marTop w:val="0"/>
              <w:marBottom w:val="0"/>
              <w:divBdr>
                <w:top w:val="none" w:sz="0" w:space="0" w:color="auto"/>
                <w:left w:val="none" w:sz="0" w:space="0" w:color="auto"/>
                <w:bottom w:val="none" w:sz="0" w:space="0" w:color="auto"/>
                <w:right w:val="none" w:sz="0" w:space="0" w:color="auto"/>
              </w:divBdr>
            </w:div>
            <w:div w:id="890338346">
              <w:marLeft w:val="480"/>
              <w:marRight w:val="0"/>
              <w:marTop w:val="0"/>
              <w:marBottom w:val="0"/>
              <w:divBdr>
                <w:top w:val="none" w:sz="0" w:space="0" w:color="auto"/>
                <w:left w:val="none" w:sz="0" w:space="0" w:color="auto"/>
                <w:bottom w:val="none" w:sz="0" w:space="0" w:color="auto"/>
                <w:right w:val="none" w:sz="0" w:space="0" w:color="auto"/>
              </w:divBdr>
            </w:div>
            <w:div w:id="890382555">
              <w:marLeft w:val="480"/>
              <w:marRight w:val="0"/>
              <w:marTop w:val="0"/>
              <w:marBottom w:val="0"/>
              <w:divBdr>
                <w:top w:val="none" w:sz="0" w:space="0" w:color="auto"/>
                <w:left w:val="none" w:sz="0" w:space="0" w:color="auto"/>
                <w:bottom w:val="none" w:sz="0" w:space="0" w:color="auto"/>
                <w:right w:val="none" w:sz="0" w:space="0" w:color="auto"/>
              </w:divBdr>
            </w:div>
            <w:div w:id="890532758">
              <w:marLeft w:val="480"/>
              <w:marRight w:val="0"/>
              <w:marTop w:val="0"/>
              <w:marBottom w:val="0"/>
              <w:divBdr>
                <w:top w:val="none" w:sz="0" w:space="0" w:color="auto"/>
                <w:left w:val="none" w:sz="0" w:space="0" w:color="auto"/>
                <w:bottom w:val="none" w:sz="0" w:space="0" w:color="auto"/>
                <w:right w:val="none" w:sz="0" w:space="0" w:color="auto"/>
              </w:divBdr>
            </w:div>
            <w:div w:id="890654923">
              <w:marLeft w:val="480"/>
              <w:marRight w:val="0"/>
              <w:marTop w:val="0"/>
              <w:marBottom w:val="0"/>
              <w:divBdr>
                <w:top w:val="none" w:sz="0" w:space="0" w:color="auto"/>
                <w:left w:val="none" w:sz="0" w:space="0" w:color="auto"/>
                <w:bottom w:val="none" w:sz="0" w:space="0" w:color="auto"/>
                <w:right w:val="none" w:sz="0" w:space="0" w:color="auto"/>
              </w:divBdr>
            </w:div>
            <w:div w:id="890850629">
              <w:marLeft w:val="480"/>
              <w:marRight w:val="0"/>
              <w:marTop w:val="0"/>
              <w:marBottom w:val="0"/>
              <w:divBdr>
                <w:top w:val="none" w:sz="0" w:space="0" w:color="auto"/>
                <w:left w:val="none" w:sz="0" w:space="0" w:color="auto"/>
                <w:bottom w:val="none" w:sz="0" w:space="0" w:color="auto"/>
                <w:right w:val="none" w:sz="0" w:space="0" w:color="auto"/>
              </w:divBdr>
            </w:div>
            <w:div w:id="890850992">
              <w:marLeft w:val="480"/>
              <w:marRight w:val="0"/>
              <w:marTop w:val="0"/>
              <w:marBottom w:val="0"/>
              <w:divBdr>
                <w:top w:val="none" w:sz="0" w:space="0" w:color="auto"/>
                <w:left w:val="none" w:sz="0" w:space="0" w:color="auto"/>
                <w:bottom w:val="none" w:sz="0" w:space="0" w:color="auto"/>
                <w:right w:val="none" w:sz="0" w:space="0" w:color="auto"/>
              </w:divBdr>
            </w:div>
            <w:div w:id="890923507">
              <w:marLeft w:val="480"/>
              <w:marRight w:val="0"/>
              <w:marTop w:val="0"/>
              <w:marBottom w:val="0"/>
              <w:divBdr>
                <w:top w:val="none" w:sz="0" w:space="0" w:color="auto"/>
                <w:left w:val="none" w:sz="0" w:space="0" w:color="auto"/>
                <w:bottom w:val="none" w:sz="0" w:space="0" w:color="auto"/>
                <w:right w:val="none" w:sz="0" w:space="0" w:color="auto"/>
              </w:divBdr>
            </w:div>
            <w:div w:id="890963188">
              <w:marLeft w:val="480"/>
              <w:marRight w:val="0"/>
              <w:marTop w:val="0"/>
              <w:marBottom w:val="0"/>
              <w:divBdr>
                <w:top w:val="none" w:sz="0" w:space="0" w:color="auto"/>
                <w:left w:val="none" w:sz="0" w:space="0" w:color="auto"/>
                <w:bottom w:val="none" w:sz="0" w:space="0" w:color="auto"/>
                <w:right w:val="none" w:sz="0" w:space="0" w:color="auto"/>
              </w:divBdr>
            </w:div>
            <w:div w:id="891044459">
              <w:marLeft w:val="480"/>
              <w:marRight w:val="0"/>
              <w:marTop w:val="0"/>
              <w:marBottom w:val="0"/>
              <w:divBdr>
                <w:top w:val="none" w:sz="0" w:space="0" w:color="auto"/>
                <w:left w:val="none" w:sz="0" w:space="0" w:color="auto"/>
                <w:bottom w:val="none" w:sz="0" w:space="0" w:color="auto"/>
                <w:right w:val="none" w:sz="0" w:space="0" w:color="auto"/>
              </w:divBdr>
            </w:div>
            <w:div w:id="891118968">
              <w:marLeft w:val="480"/>
              <w:marRight w:val="0"/>
              <w:marTop w:val="0"/>
              <w:marBottom w:val="0"/>
              <w:divBdr>
                <w:top w:val="none" w:sz="0" w:space="0" w:color="auto"/>
                <w:left w:val="none" w:sz="0" w:space="0" w:color="auto"/>
                <w:bottom w:val="none" w:sz="0" w:space="0" w:color="auto"/>
                <w:right w:val="none" w:sz="0" w:space="0" w:color="auto"/>
              </w:divBdr>
            </w:div>
            <w:div w:id="891161808">
              <w:marLeft w:val="480"/>
              <w:marRight w:val="0"/>
              <w:marTop w:val="0"/>
              <w:marBottom w:val="0"/>
              <w:divBdr>
                <w:top w:val="none" w:sz="0" w:space="0" w:color="auto"/>
                <w:left w:val="none" w:sz="0" w:space="0" w:color="auto"/>
                <w:bottom w:val="none" w:sz="0" w:space="0" w:color="auto"/>
                <w:right w:val="none" w:sz="0" w:space="0" w:color="auto"/>
              </w:divBdr>
            </w:div>
            <w:div w:id="891190372">
              <w:marLeft w:val="480"/>
              <w:marRight w:val="0"/>
              <w:marTop w:val="0"/>
              <w:marBottom w:val="0"/>
              <w:divBdr>
                <w:top w:val="none" w:sz="0" w:space="0" w:color="auto"/>
                <w:left w:val="none" w:sz="0" w:space="0" w:color="auto"/>
                <w:bottom w:val="none" w:sz="0" w:space="0" w:color="auto"/>
                <w:right w:val="none" w:sz="0" w:space="0" w:color="auto"/>
              </w:divBdr>
            </w:div>
            <w:div w:id="891386348">
              <w:marLeft w:val="480"/>
              <w:marRight w:val="0"/>
              <w:marTop w:val="0"/>
              <w:marBottom w:val="0"/>
              <w:divBdr>
                <w:top w:val="none" w:sz="0" w:space="0" w:color="auto"/>
                <w:left w:val="none" w:sz="0" w:space="0" w:color="auto"/>
                <w:bottom w:val="none" w:sz="0" w:space="0" w:color="auto"/>
                <w:right w:val="none" w:sz="0" w:space="0" w:color="auto"/>
              </w:divBdr>
            </w:div>
            <w:div w:id="891423613">
              <w:marLeft w:val="480"/>
              <w:marRight w:val="0"/>
              <w:marTop w:val="0"/>
              <w:marBottom w:val="0"/>
              <w:divBdr>
                <w:top w:val="none" w:sz="0" w:space="0" w:color="auto"/>
                <w:left w:val="none" w:sz="0" w:space="0" w:color="auto"/>
                <w:bottom w:val="none" w:sz="0" w:space="0" w:color="auto"/>
                <w:right w:val="none" w:sz="0" w:space="0" w:color="auto"/>
              </w:divBdr>
            </w:div>
            <w:div w:id="891699382">
              <w:marLeft w:val="480"/>
              <w:marRight w:val="0"/>
              <w:marTop w:val="0"/>
              <w:marBottom w:val="0"/>
              <w:divBdr>
                <w:top w:val="none" w:sz="0" w:space="0" w:color="auto"/>
                <w:left w:val="none" w:sz="0" w:space="0" w:color="auto"/>
                <w:bottom w:val="none" w:sz="0" w:space="0" w:color="auto"/>
                <w:right w:val="none" w:sz="0" w:space="0" w:color="auto"/>
              </w:divBdr>
            </w:div>
            <w:div w:id="891815216">
              <w:marLeft w:val="480"/>
              <w:marRight w:val="0"/>
              <w:marTop w:val="0"/>
              <w:marBottom w:val="0"/>
              <w:divBdr>
                <w:top w:val="none" w:sz="0" w:space="0" w:color="auto"/>
                <w:left w:val="none" w:sz="0" w:space="0" w:color="auto"/>
                <w:bottom w:val="none" w:sz="0" w:space="0" w:color="auto"/>
                <w:right w:val="none" w:sz="0" w:space="0" w:color="auto"/>
              </w:divBdr>
            </w:div>
            <w:div w:id="891960041">
              <w:marLeft w:val="480"/>
              <w:marRight w:val="0"/>
              <w:marTop w:val="0"/>
              <w:marBottom w:val="0"/>
              <w:divBdr>
                <w:top w:val="none" w:sz="0" w:space="0" w:color="auto"/>
                <w:left w:val="none" w:sz="0" w:space="0" w:color="auto"/>
                <w:bottom w:val="none" w:sz="0" w:space="0" w:color="auto"/>
                <w:right w:val="none" w:sz="0" w:space="0" w:color="auto"/>
              </w:divBdr>
            </w:div>
            <w:div w:id="892042965">
              <w:marLeft w:val="480"/>
              <w:marRight w:val="0"/>
              <w:marTop w:val="0"/>
              <w:marBottom w:val="0"/>
              <w:divBdr>
                <w:top w:val="none" w:sz="0" w:space="0" w:color="auto"/>
                <w:left w:val="none" w:sz="0" w:space="0" w:color="auto"/>
                <w:bottom w:val="none" w:sz="0" w:space="0" w:color="auto"/>
                <w:right w:val="none" w:sz="0" w:space="0" w:color="auto"/>
              </w:divBdr>
            </w:div>
            <w:div w:id="892081950">
              <w:marLeft w:val="480"/>
              <w:marRight w:val="0"/>
              <w:marTop w:val="0"/>
              <w:marBottom w:val="0"/>
              <w:divBdr>
                <w:top w:val="none" w:sz="0" w:space="0" w:color="auto"/>
                <w:left w:val="none" w:sz="0" w:space="0" w:color="auto"/>
                <w:bottom w:val="none" w:sz="0" w:space="0" w:color="auto"/>
                <w:right w:val="none" w:sz="0" w:space="0" w:color="auto"/>
              </w:divBdr>
            </w:div>
            <w:div w:id="892158933">
              <w:marLeft w:val="480"/>
              <w:marRight w:val="0"/>
              <w:marTop w:val="0"/>
              <w:marBottom w:val="0"/>
              <w:divBdr>
                <w:top w:val="none" w:sz="0" w:space="0" w:color="auto"/>
                <w:left w:val="none" w:sz="0" w:space="0" w:color="auto"/>
                <w:bottom w:val="none" w:sz="0" w:space="0" w:color="auto"/>
                <w:right w:val="none" w:sz="0" w:space="0" w:color="auto"/>
              </w:divBdr>
            </w:div>
            <w:div w:id="892273824">
              <w:marLeft w:val="480"/>
              <w:marRight w:val="0"/>
              <w:marTop w:val="0"/>
              <w:marBottom w:val="0"/>
              <w:divBdr>
                <w:top w:val="none" w:sz="0" w:space="0" w:color="auto"/>
                <w:left w:val="none" w:sz="0" w:space="0" w:color="auto"/>
                <w:bottom w:val="none" w:sz="0" w:space="0" w:color="auto"/>
                <w:right w:val="none" w:sz="0" w:space="0" w:color="auto"/>
              </w:divBdr>
            </w:div>
            <w:div w:id="892348731">
              <w:marLeft w:val="480"/>
              <w:marRight w:val="0"/>
              <w:marTop w:val="0"/>
              <w:marBottom w:val="0"/>
              <w:divBdr>
                <w:top w:val="none" w:sz="0" w:space="0" w:color="auto"/>
                <w:left w:val="none" w:sz="0" w:space="0" w:color="auto"/>
                <w:bottom w:val="none" w:sz="0" w:space="0" w:color="auto"/>
                <w:right w:val="none" w:sz="0" w:space="0" w:color="auto"/>
              </w:divBdr>
            </w:div>
            <w:div w:id="892426382">
              <w:marLeft w:val="480"/>
              <w:marRight w:val="0"/>
              <w:marTop w:val="0"/>
              <w:marBottom w:val="0"/>
              <w:divBdr>
                <w:top w:val="none" w:sz="0" w:space="0" w:color="auto"/>
                <w:left w:val="none" w:sz="0" w:space="0" w:color="auto"/>
                <w:bottom w:val="none" w:sz="0" w:space="0" w:color="auto"/>
                <w:right w:val="none" w:sz="0" w:space="0" w:color="auto"/>
              </w:divBdr>
            </w:div>
            <w:div w:id="892693059">
              <w:marLeft w:val="480"/>
              <w:marRight w:val="0"/>
              <w:marTop w:val="0"/>
              <w:marBottom w:val="0"/>
              <w:divBdr>
                <w:top w:val="none" w:sz="0" w:space="0" w:color="auto"/>
                <w:left w:val="none" w:sz="0" w:space="0" w:color="auto"/>
                <w:bottom w:val="none" w:sz="0" w:space="0" w:color="auto"/>
                <w:right w:val="none" w:sz="0" w:space="0" w:color="auto"/>
              </w:divBdr>
            </w:div>
            <w:div w:id="892811817">
              <w:marLeft w:val="480"/>
              <w:marRight w:val="0"/>
              <w:marTop w:val="0"/>
              <w:marBottom w:val="0"/>
              <w:divBdr>
                <w:top w:val="none" w:sz="0" w:space="0" w:color="auto"/>
                <w:left w:val="none" w:sz="0" w:space="0" w:color="auto"/>
                <w:bottom w:val="none" w:sz="0" w:space="0" w:color="auto"/>
                <w:right w:val="none" w:sz="0" w:space="0" w:color="auto"/>
              </w:divBdr>
            </w:div>
            <w:div w:id="892812029">
              <w:marLeft w:val="480"/>
              <w:marRight w:val="0"/>
              <w:marTop w:val="0"/>
              <w:marBottom w:val="0"/>
              <w:divBdr>
                <w:top w:val="none" w:sz="0" w:space="0" w:color="auto"/>
                <w:left w:val="none" w:sz="0" w:space="0" w:color="auto"/>
                <w:bottom w:val="none" w:sz="0" w:space="0" w:color="auto"/>
                <w:right w:val="none" w:sz="0" w:space="0" w:color="auto"/>
              </w:divBdr>
            </w:div>
            <w:div w:id="892884934">
              <w:marLeft w:val="480"/>
              <w:marRight w:val="0"/>
              <w:marTop w:val="0"/>
              <w:marBottom w:val="0"/>
              <w:divBdr>
                <w:top w:val="none" w:sz="0" w:space="0" w:color="auto"/>
                <w:left w:val="none" w:sz="0" w:space="0" w:color="auto"/>
                <w:bottom w:val="none" w:sz="0" w:space="0" w:color="auto"/>
                <w:right w:val="none" w:sz="0" w:space="0" w:color="auto"/>
              </w:divBdr>
            </w:div>
            <w:div w:id="892891636">
              <w:marLeft w:val="480"/>
              <w:marRight w:val="0"/>
              <w:marTop w:val="0"/>
              <w:marBottom w:val="0"/>
              <w:divBdr>
                <w:top w:val="none" w:sz="0" w:space="0" w:color="auto"/>
                <w:left w:val="none" w:sz="0" w:space="0" w:color="auto"/>
                <w:bottom w:val="none" w:sz="0" w:space="0" w:color="auto"/>
                <w:right w:val="none" w:sz="0" w:space="0" w:color="auto"/>
              </w:divBdr>
            </w:div>
            <w:div w:id="892891756">
              <w:marLeft w:val="480"/>
              <w:marRight w:val="0"/>
              <w:marTop w:val="0"/>
              <w:marBottom w:val="0"/>
              <w:divBdr>
                <w:top w:val="none" w:sz="0" w:space="0" w:color="auto"/>
                <w:left w:val="none" w:sz="0" w:space="0" w:color="auto"/>
                <w:bottom w:val="none" w:sz="0" w:space="0" w:color="auto"/>
                <w:right w:val="none" w:sz="0" w:space="0" w:color="auto"/>
              </w:divBdr>
            </w:div>
            <w:div w:id="892892337">
              <w:marLeft w:val="480"/>
              <w:marRight w:val="0"/>
              <w:marTop w:val="0"/>
              <w:marBottom w:val="0"/>
              <w:divBdr>
                <w:top w:val="none" w:sz="0" w:space="0" w:color="auto"/>
                <w:left w:val="none" w:sz="0" w:space="0" w:color="auto"/>
                <w:bottom w:val="none" w:sz="0" w:space="0" w:color="auto"/>
                <w:right w:val="none" w:sz="0" w:space="0" w:color="auto"/>
              </w:divBdr>
            </w:div>
            <w:div w:id="892892717">
              <w:marLeft w:val="480"/>
              <w:marRight w:val="0"/>
              <w:marTop w:val="0"/>
              <w:marBottom w:val="0"/>
              <w:divBdr>
                <w:top w:val="none" w:sz="0" w:space="0" w:color="auto"/>
                <w:left w:val="none" w:sz="0" w:space="0" w:color="auto"/>
                <w:bottom w:val="none" w:sz="0" w:space="0" w:color="auto"/>
                <w:right w:val="none" w:sz="0" w:space="0" w:color="auto"/>
              </w:divBdr>
            </w:div>
            <w:div w:id="893008984">
              <w:marLeft w:val="480"/>
              <w:marRight w:val="0"/>
              <w:marTop w:val="0"/>
              <w:marBottom w:val="0"/>
              <w:divBdr>
                <w:top w:val="none" w:sz="0" w:space="0" w:color="auto"/>
                <w:left w:val="none" w:sz="0" w:space="0" w:color="auto"/>
                <w:bottom w:val="none" w:sz="0" w:space="0" w:color="auto"/>
                <w:right w:val="none" w:sz="0" w:space="0" w:color="auto"/>
              </w:divBdr>
            </w:div>
            <w:div w:id="893127657">
              <w:marLeft w:val="480"/>
              <w:marRight w:val="0"/>
              <w:marTop w:val="0"/>
              <w:marBottom w:val="0"/>
              <w:divBdr>
                <w:top w:val="none" w:sz="0" w:space="0" w:color="auto"/>
                <w:left w:val="none" w:sz="0" w:space="0" w:color="auto"/>
                <w:bottom w:val="none" w:sz="0" w:space="0" w:color="auto"/>
                <w:right w:val="none" w:sz="0" w:space="0" w:color="auto"/>
              </w:divBdr>
            </w:div>
            <w:div w:id="893128148">
              <w:marLeft w:val="480"/>
              <w:marRight w:val="0"/>
              <w:marTop w:val="0"/>
              <w:marBottom w:val="0"/>
              <w:divBdr>
                <w:top w:val="none" w:sz="0" w:space="0" w:color="auto"/>
                <w:left w:val="none" w:sz="0" w:space="0" w:color="auto"/>
                <w:bottom w:val="none" w:sz="0" w:space="0" w:color="auto"/>
                <w:right w:val="none" w:sz="0" w:space="0" w:color="auto"/>
              </w:divBdr>
            </w:div>
            <w:div w:id="893156428">
              <w:marLeft w:val="480"/>
              <w:marRight w:val="0"/>
              <w:marTop w:val="0"/>
              <w:marBottom w:val="0"/>
              <w:divBdr>
                <w:top w:val="none" w:sz="0" w:space="0" w:color="auto"/>
                <w:left w:val="none" w:sz="0" w:space="0" w:color="auto"/>
                <w:bottom w:val="none" w:sz="0" w:space="0" w:color="auto"/>
                <w:right w:val="none" w:sz="0" w:space="0" w:color="auto"/>
              </w:divBdr>
            </w:div>
            <w:div w:id="893195142">
              <w:marLeft w:val="480"/>
              <w:marRight w:val="0"/>
              <w:marTop w:val="0"/>
              <w:marBottom w:val="0"/>
              <w:divBdr>
                <w:top w:val="none" w:sz="0" w:space="0" w:color="auto"/>
                <w:left w:val="none" w:sz="0" w:space="0" w:color="auto"/>
                <w:bottom w:val="none" w:sz="0" w:space="0" w:color="auto"/>
                <w:right w:val="none" w:sz="0" w:space="0" w:color="auto"/>
              </w:divBdr>
            </w:div>
            <w:div w:id="893199551">
              <w:marLeft w:val="480"/>
              <w:marRight w:val="0"/>
              <w:marTop w:val="0"/>
              <w:marBottom w:val="0"/>
              <w:divBdr>
                <w:top w:val="none" w:sz="0" w:space="0" w:color="auto"/>
                <w:left w:val="none" w:sz="0" w:space="0" w:color="auto"/>
                <w:bottom w:val="none" w:sz="0" w:space="0" w:color="auto"/>
                <w:right w:val="none" w:sz="0" w:space="0" w:color="auto"/>
              </w:divBdr>
            </w:div>
            <w:div w:id="893200194">
              <w:marLeft w:val="480"/>
              <w:marRight w:val="0"/>
              <w:marTop w:val="0"/>
              <w:marBottom w:val="0"/>
              <w:divBdr>
                <w:top w:val="none" w:sz="0" w:space="0" w:color="auto"/>
                <w:left w:val="none" w:sz="0" w:space="0" w:color="auto"/>
                <w:bottom w:val="none" w:sz="0" w:space="0" w:color="auto"/>
                <w:right w:val="none" w:sz="0" w:space="0" w:color="auto"/>
              </w:divBdr>
            </w:div>
            <w:div w:id="893270006">
              <w:marLeft w:val="480"/>
              <w:marRight w:val="0"/>
              <w:marTop w:val="0"/>
              <w:marBottom w:val="0"/>
              <w:divBdr>
                <w:top w:val="none" w:sz="0" w:space="0" w:color="auto"/>
                <w:left w:val="none" w:sz="0" w:space="0" w:color="auto"/>
                <w:bottom w:val="none" w:sz="0" w:space="0" w:color="auto"/>
                <w:right w:val="none" w:sz="0" w:space="0" w:color="auto"/>
              </w:divBdr>
            </w:div>
            <w:div w:id="893277970">
              <w:marLeft w:val="480"/>
              <w:marRight w:val="0"/>
              <w:marTop w:val="0"/>
              <w:marBottom w:val="0"/>
              <w:divBdr>
                <w:top w:val="none" w:sz="0" w:space="0" w:color="auto"/>
                <w:left w:val="none" w:sz="0" w:space="0" w:color="auto"/>
                <w:bottom w:val="none" w:sz="0" w:space="0" w:color="auto"/>
                <w:right w:val="none" w:sz="0" w:space="0" w:color="auto"/>
              </w:divBdr>
            </w:div>
            <w:div w:id="893351269">
              <w:marLeft w:val="480"/>
              <w:marRight w:val="0"/>
              <w:marTop w:val="0"/>
              <w:marBottom w:val="0"/>
              <w:divBdr>
                <w:top w:val="none" w:sz="0" w:space="0" w:color="auto"/>
                <w:left w:val="none" w:sz="0" w:space="0" w:color="auto"/>
                <w:bottom w:val="none" w:sz="0" w:space="0" w:color="auto"/>
                <w:right w:val="none" w:sz="0" w:space="0" w:color="auto"/>
              </w:divBdr>
            </w:div>
            <w:div w:id="893467980">
              <w:marLeft w:val="480"/>
              <w:marRight w:val="0"/>
              <w:marTop w:val="0"/>
              <w:marBottom w:val="0"/>
              <w:divBdr>
                <w:top w:val="none" w:sz="0" w:space="0" w:color="auto"/>
                <w:left w:val="none" w:sz="0" w:space="0" w:color="auto"/>
                <w:bottom w:val="none" w:sz="0" w:space="0" w:color="auto"/>
                <w:right w:val="none" w:sz="0" w:space="0" w:color="auto"/>
              </w:divBdr>
            </w:div>
            <w:div w:id="893541096">
              <w:marLeft w:val="480"/>
              <w:marRight w:val="0"/>
              <w:marTop w:val="0"/>
              <w:marBottom w:val="0"/>
              <w:divBdr>
                <w:top w:val="none" w:sz="0" w:space="0" w:color="auto"/>
                <w:left w:val="none" w:sz="0" w:space="0" w:color="auto"/>
                <w:bottom w:val="none" w:sz="0" w:space="0" w:color="auto"/>
                <w:right w:val="none" w:sz="0" w:space="0" w:color="auto"/>
              </w:divBdr>
            </w:div>
            <w:div w:id="893665301">
              <w:marLeft w:val="480"/>
              <w:marRight w:val="0"/>
              <w:marTop w:val="0"/>
              <w:marBottom w:val="0"/>
              <w:divBdr>
                <w:top w:val="none" w:sz="0" w:space="0" w:color="auto"/>
                <w:left w:val="none" w:sz="0" w:space="0" w:color="auto"/>
                <w:bottom w:val="none" w:sz="0" w:space="0" w:color="auto"/>
                <w:right w:val="none" w:sz="0" w:space="0" w:color="auto"/>
              </w:divBdr>
            </w:div>
            <w:div w:id="893735204">
              <w:marLeft w:val="480"/>
              <w:marRight w:val="0"/>
              <w:marTop w:val="0"/>
              <w:marBottom w:val="0"/>
              <w:divBdr>
                <w:top w:val="none" w:sz="0" w:space="0" w:color="auto"/>
                <w:left w:val="none" w:sz="0" w:space="0" w:color="auto"/>
                <w:bottom w:val="none" w:sz="0" w:space="0" w:color="auto"/>
                <w:right w:val="none" w:sz="0" w:space="0" w:color="auto"/>
              </w:divBdr>
            </w:div>
            <w:div w:id="893849662">
              <w:marLeft w:val="480"/>
              <w:marRight w:val="0"/>
              <w:marTop w:val="0"/>
              <w:marBottom w:val="0"/>
              <w:divBdr>
                <w:top w:val="none" w:sz="0" w:space="0" w:color="auto"/>
                <w:left w:val="none" w:sz="0" w:space="0" w:color="auto"/>
                <w:bottom w:val="none" w:sz="0" w:space="0" w:color="auto"/>
                <w:right w:val="none" w:sz="0" w:space="0" w:color="auto"/>
              </w:divBdr>
            </w:div>
            <w:div w:id="893850028">
              <w:marLeft w:val="480"/>
              <w:marRight w:val="0"/>
              <w:marTop w:val="0"/>
              <w:marBottom w:val="0"/>
              <w:divBdr>
                <w:top w:val="none" w:sz="0" w:space="0" w:color="auto"/>
                <w:left w:val="none" w:sz="0" w:space="0" w:color="auto"/>
                <w:bottom w:val="none" w:sz="0" w:space="0" w:color="auto"/>
                <w:right w:val="none" w:sz="0" w:space="0" w:color="auto"/>
              </w:divBdr>
            </w:div>
            <w:div w:id="893853524">
              <w:marLeft w:val="480"/>
              <w:marRight w:val="0"/>
              <w:marTop w:val="0"/>
              <w:marBottom w:val="0"/>
              <w:divBdr>
                <w:top w:val="none" w:sz="0" w:space="0" w:color="auto"/>
                <w:left w:val="none" w:sz="0" w:space="0" w:color="auto"/>
                <w:bottom w:val="none" w:sz="0" w:space="0" w:color="auto"/>
                <w:right w:val="none" w:sz="0" w:space="0" w:color="auto"/>
              </w:divBdr>
            </w:div>
            <w:div w:id="893854459">
              <w:marLeft w:val="480"/>
              <w:marRight w:val="0"/>
              <w:marTop w:val="0"/>
              <w:marBottom w:val="0"/>
              <w:divBdr>
                <w:top w:val="none" w:sz="0" w:space="0" w:color="auto"/>
                <w:left w:val="none" w:sz="0" w:space="0" w:color="auto"/>
                <w:bottom w:val="none" w:sz="0" w:space="0" w:color="auto"/>
                <w:right w:val="none" w:sz="0" w:space="0" w:color="auto"/>
              </w:divBdr>
            </w:div>
            <w:div w:id="893932742">
              <w:marLeft w:val="480"/>
              <w:marRight w:val="0"/>
              <w:marTop w:val="0"/>
              <w:marBottom w:val="0"/>
              <w:divBdr>
                <w:top w:val="none" w:sz="0" w:space="0" w:color="auto"/>
                <w:left w:val="none" w:sz="0" w:space="0" w:color="auto"/>
                <w:bottom w:val="none" w:sz="0" w:space="0" w:color="auto"/>
                <w:right w:val="none" w:sz="0" w:space="0" w:color="auto"/>
              </w:divBdr>
            </w:div>
            <w:div w:id="893976922">
              <w:marLeft w:val="480"/>
              <w:marRight w:val="0"/>
              <w:marTop w:val="0"/>
              <w:marBottom w:val="0"/>
              <w:divBdr>
                <w:top w:val="none" w:sz="0" w:space="0" w:color="auto"/>
                <w:left w:val="none" w:sz="0" w:space="0" w:color="auto"/>
                <w:bottom w:val="none" w:sz="0" w:space="0" w:color="auto"/>
                <w:right w:val="none" w:sz="0" w:space="0" w:color="auto"/>
              </w:divBdr>
            </w:div>
            <w:div w:id="894006492">
              <w:marLeft w:val="480"/>
              <w:marRight w:val="0"/>
              <w:marTop w:val="0"/>
              <w:marBottom w:val="0"/>
              <w:divBdr>
                <w:top w:val="none" w:sz="0" w:space="0" w:color="auto"/>
                <w:left w:val="none" w:sz="0" w:space="0" w:color="auto"/>
                <w:bottom w:val="none" w:sz="0" w:space="0" w:color="auto"/>
                <w:right w:val="none" w:sz="0" w:space="0" w:color="auto"/>
              </w:divBdr>
            </w:div>
            <w:div w:id="894007841">
              <w:marLeft w:val="480"/>
              <w:marRight w:val="0"/>
              <w:marTop w:val="0"/>
              <w:marBottom w:val="0"/>
              <w:divBdr>
                <w:top w:val="none" w:sz="0" w:space="0" w:color="auto"/>
                <w:left w:val="none" w:sz="0" w:space="0" w:color="auto"/>
                <w:bottom w:val="none" w:sz="0" w:space="0" w:color="auto"/>
                <w:right w:val="none" w:sz="0" w:space="0" w:color="auto"/>
              </w:divBdr>
            </w:div>
            <w:div w:id="894127801">
              <w:marLeft w:val="480"/>
              <w:marRight w:val="0"/>
              <w:marTop w:val="0"/>
              <w:marBottom w:val="0"/>
              <w:divBdr>
                <w:top w:val="none" w:sz="0" w:space="0" w:color="auto"/>
                <w:left w:val="none" w:sz="0" w:space="0" w:color="auto"/>
                <w:bottom w:val="none" w:sz="0" w:space="0" w:color="auto"/>
                <w:right w:val="none" w:sz="0" w:space="0" w:color="auto"/>
              </w:divBdr>
            </w:div>
            <w:div w:id="894201908">
              <w:marLeft w:val="480"/>
              <w:marRight w:val="0"/>
              <w:marTop w:val="0"/>
              <w:marBottom w:val="0"/>
              <w:divBdr>
                <w:top w:val="none" w:sz="0" w:space="0" w:color="auto"/>
                <w:left w:val="none" w:sz="0" w:space="0" w:color="auto"/>
                <w:bottom w:val="none" w:sz="0" w:space="0" w:color="auto"/>
                <w:right w:val="none" w:sz="0" w:space="0" w:color="auto"/>
              </w:divBdr>
            </w:div>
            <w:div w:id="894240425">
              <w:marLeft w:val="480"/>
              <w:marRight w:val="0"/>
              <w:marTop w:val="0"/>
              <w:marBottom w:val="0"/>
              <w:divBdr>
                <w:top w:val="none" w:sz="0" w:space="0" w:color="auto"/>
                <w:left w:val="none" w:sz="0" w:space="0" w:color="auto"/>
                <w:bottom w:val="none" w:sz="0" w:space="0" w:color="auto"/>
                <w:right w:val="none" w:sz="0" w:space="0" w:color="auto"/>
              </w:divBdr>
            </w:div>
            <w:div w:id="894271467">
              <w:marLeft w:val="480"/>
              <w:marRight w:val="0"/>
              <w:marTop w:val="0"/>
              <w:marBottom w:val="0"/>
              <w:divBdr>
                <w:top w:val="none" w:sz="0" w:space="0" w:color="auto"/>
                <w:left w:val="none" w:sz="0" w:space="0" w:color="auto"/>
                <w:bottom w:val="none" w:sz="0" w:space="0" w:color="auto"/>
                <w:right w:val="none" w:sz="0" w:space="0" w:color="auto"/>
              </w:divBdr>
            </w:div>
            <w:div w:id="894391591">
              <w:marLeft w:val="480"/>
              <w:marRight w:val="0"/>
              <w:marTop w:val="0"/>
              <w:marBottom w:val="0"/>
              <w:divBdr>
                <w:top w:val="none" w:sz="0" w:space="0" w:color="auto"/>
                <w:left w:val="none" w:sz="0" w:space="0" w:color="auto"/>
                <w:bottom w:val="none" w:sz="0" w:space="0" w:color="auto"/>
                <w:right w:val="none" w:sz="0" w:space="0" w:color="auto"/>
              </w:divBdr>
            </w:div>
            <w:div w:id="894393577">
              <w:marLeft w:val="480"/>
              <w:marRight w:val="0"/>
              <w:marTop w:val="0"/>
              <w:marBottom w:val="0"/>
              <w:divBdr>
                <w:top w:val="none" w:sz="0" w:space="0" w:color="auto"/>
                <w:left w:val="none" w:sz="0" w:space="0" w:color="auto"/>
                <w:bottom w:val="none" w:sz="0" w:space="0" w:color="auto"/>
                <w:right w:val="none" w:sz="0" w:space="0" w:color="auto"/>
              </w:divBdr>
            </w:div>
            <w:div w:id="894435688">
              <w:marLeft w:val="480"/>
              <w:marRight w:val="0"/>
              <w:marTop w:val="0"/>
              <w:marBottom w:val="0"/>
              <w:divBdr>
                <w:top w:val="none" w:sz="0" w:space="0" w:color="auto"/>
                <w:left w:val="none" w:sz="0" w:space="0" w:color="auto"/>
                <w:bottom w:val="none" w:sz="0" w:space="0" w:color="auto"/>
                <w:right w:val="none" w:sz="0" w:space="0" w:color="auto"/>
              </w:divBdr>
            </w:div>
            <w:div w:id="894438735">
              <w:marLeft w:val="480"/>
              <w:marRight w:val="0"/>
              <w:marTop w:val="0"/>
              <w:marBottom w:val="0"/>
              <w:divBdr>
                <w:top w:val="none" w:sz="0" w:space="0" w:color="auto"/>
                <w:left w:val="none" w:sz="0" w:space="0" w:color="auto"/>
                <w:bottom w:val="none" w:sz="0" w:space="0" w:color="auto"/>
                <w:right w:val="none" w:sz="0" w:space="0" w:color="auto"/>
              </w:divBdr>
            </w:div>
            <w:div w:id="894504827">
              <w:marLeft w:val="480"/>
              <w:marRight w:val="0"/>
              <w:marTop w:val="0"/>
              <w:marBottom w:val="0"/>
              <w:divBdr>
                <w:top w:val="none" w:sz="0" w:space="0" w:color="auto"/>
                <w:left w:val="none" w:sz="0" w:space="0" w:color="auto"/>
                <w:bottom w:val="none" w:sz="0" w:space="0" w:color="auto"/>
                <w:right w:val="none" w:sz="0" w:space="0" w:color="auto"/>
              </w:divBdr>
            </w:div>
            <w:div w:id="894855452">
              <w:marLeft w:val="480"/>
              <w:marRight w:val="0"/>
              <w:marTop w:val="0"/>
              <w:marBottom w:val="0"/>
              <w:divBdr>
                <w:top w:val="none" w:sz="0" w:space="0" w:color="auto"/>
                <w:left w:val="none" w:sz="0" w:space="0" w:color="auto"/>
                <w:bottom w:val="none" w:sz="0" w:space="0" w:color="auto"/>
                <w:right w:val="none" w:sz="0" w:space="0" w:color="auto"/>
              </w:divBdr>
            </w:div>
            <w:div w:id="894898233">
              <w:marLeft w:val="480"/>
              <w:marRight w:val="0"/>
              <w:marTop w:val="0"/>
              <w:marBottom w:val="0"/>
              <w:divBdr>
                <w:top w:val="none" w:sz="0" w:space="0" w:color="auto"/>
                <w:left w:val="none" w:sz="0" w:space="0" w:color="auto"/>
                <w:bottom w:val="none" w:sz="0" w:space="0" w:color="auto"/>
                <w:right w:val="none" w:sz="0" w:space="0" w:color="auto"/>
              </w:divBdr>
            </w:div>
            <w:div w:id="894898517">
              <w:marLeft w:val="480"/>
              <w:marRight w:val="0"/>
              <w:marTop w:val="0"/>
              <w:marBottom w:val="0"/>
              <w:divBdr>
                <w:top w:val="none" w:sz="0" w:space="0" w:color="auto"/>
                <w:left w:val="none" w:sz="0" w:space="0" w:color="auto"/>
                <w:bottom w:val="none" w:sz="0" w:space="0" w:color="auto"/>
                <w:right w:val="none" w:sz="0" w:space="0" w:color="auto"/>
              </w:divBdr>
            </w:div>
            <w:div w:id="894970492">
              <w:marLeft w:val="480"/>
              <w:marRight w:val="0"/>
              <w:marTop w:val="0"/>
              <w:marBottom w:val="0"/>
              <w:divBdr>
                <w:top w:val="none" w:sz="0" w:space="0" w:color="auto"/>
                <w:left w:val="none" w:sz="0" w:space="0" w:color="auto"/>
                <w:bottom w:val="none" w:sz="0" w:space="0" w:color="auto"/>
                <w:right w:val="none" w:sz="0" w:space="0" w:color="auto"/>
              </w:divBdr>
            </w:div>
            <w:div w:id="894970512">
              <w:marLeft w:val="480"/>
              <w:marRight w:val="0"/>
              <w:marTop w:val="0"/>
              <w:marBottom w:val="0"/>
              <w:divBdr>
                <w:top w:val="none" w:sz="0" w:space="0" w:color="auto"/>
                <w:left w:val="none" w:sz="0" w:space="0" w:color="auto"/>
                <w:bottom w:val="none" w:sz="0" w:space="0" w:color="auto"/>
                <w:right w:val="none" w:sz="0" w:space="0" w:color="auto"/>
              </w:divBdr>
            </w:div>
            <w:div w:id="894972137">
              <w:marLeft w:val="480"/>
              <w:marRight w:val="0"/>
              <w:marTop w:val="0"/>
              <w:marBottom w:val="0"/>
              <w:divBdr>
                <w:top w:val="none" w:sz="0" w:space="0" w:color="auto"/>
                <w:left w:val="none" w:sz="0" w:space="0" w:color="auto"/>
                <w:bottom w:val="none" w:sz="0" w:space="0" w:color="auto"/>
                <w:right w:val="none" w:sz="0" w:space="0" w:color="auto"/>
              </w:divBdr>
            </w:div>
            <w:div w:id="894975314">
              <w:marLeft w:val="480"/>
              <w:marRight w:val="0"/>
              <w:marTop w:val="0"/>
              <w:marBottom w:val="0"/>
              <w:divBdr>
                <w:top w:val="none" w:sz="0" w:space="0" w:color="auto"/>
                <w:left w:val="none" w:sz="0" w:space="0" w:color="auto"/>
                <w:bottom w:val="none" w:sz="0" w:space="0" w:color="auto"/>
                <w:right w:val="none" w:sz="0" w:space="0" w:color="auto"/>
              </w:divBdr>
            </w:div>
            <w:div w:id="895043869">
              <w:marLeft w:val="480"/>
              <w:marRight w:val="0"/>
              <w:marTop w:val="0"/>
              <w:marBottom w:val="0"/>
              <w:divBdr>
                <w:top w:val="none" w:sz="0" w:space="0" w:color="auto"/>
                <w:left w:val="none" w:sz="0" w:space="0" w:color="auto"/>
                <w:bottom w:val="none" w:sz="0" w:space="0" w:color="auto"/>
                <w:right w:val="none" w:sz="0" w:space="0" w:color="auto"/>
              </w:divBdr>
            </w:div>
            <w:div w:id="895119832">
              <w:marLeft w:val="480"/>
              <w:marRight w:val="0"/>
              <w:marTop w:val="0"/>
              <w:marBottom w:val="0"/>
              <w:divBdr>
                <w:top w:val="none" w:sz="0" w:space="0" w:color="auto"/>
                <w:left w:val="none" w:sz="0" w:space="0" w:color="auto"/>
                <w:bottom w:val="none" w:sz="0" w:space="0" w:color="auto"/>
                <w:right w:val="none" w:sz="0" w:space="0" w:color="auto"/>
              </w:divBdr>
            </w:div>
            <w:div w:id="895432359">
              <w:marLeft w:val="480"/>
              <w:marRight w:val="0"/>
              <w:marTop w:val="0"/>
              <w:marBottom w:val="0"/>
              <w:divBdr>
                <w:top w:val="none" w:sz="0" w:space="0" w:color="auto"/>
                <w:left w:val="none" w:sz="0" w:space="0" w:color="auto"/>
                <w:bottom w:val="none" w:sz="0" w:space="0" w:color="auto"/>
                <w:right w:val="none" w:sz="0" w:space="0" w:color="auto"/>
              </w:divBdr>
            </w:div>
            <w:div w:id="895435082">
              <w:marLeft w:val="480"/>
              <w:marRight w:val="0"/>
              <w:marTop w:val="0"/>
              <w:marBottom w:val="0"/>
              <w:divBdr>
                <w:top w:val="none" w:sz="0" w:space="0" w:color="auto"/>
                <w:left w:val="none" w:sz="0" w:space="0" w:color="auto"/>
                <w:bottom w:val="none" w:sz="0" w:space="0" w:color="auto"/>
                <w:right w:val="none" w:sz="0" w:space="0" w:color="auto"/>
              </w:divBdr>
            </w:div>
            <w:div w:id="895506630">
              <w:marLeft w:val="480"/>
              <w:marRight w:val="0"/>
              <w:marTop w:val="0"/>
              <w:marBottom w:val="0"/>
              <w:divBdr>
                <w:top w:val="none" w:sz="0" w:space="0" w:color="auto"/>
                <w:left w:val="none" w:sz="0" w:space="0" w:color="auto"/>
                <w:bottom w:val="none" w:sz="0" w:space="0" w:color="auto"/>
                <w:right w:val="none" w:sz="0" w:space="0" w:color="auto"/>
              </w:divBdr>
            </w:div>
            <w:div w:id="895551013">
              <w:marLeft w:val="480"/>
              <w:marRight w:val="0"/>
              <w:marTop w:val="0"/>
              <w:marBottom w:val="0"/>
              <w:divBdr>
                <w:top w:val="none" w:sz="0" w:space="0" w:color="auto"/>
                <w:left w:val="none" w:sz="0" w:space="0" w:color="auto"/>
                <w:bottom w:val="none" w:sz="0" w:space="0" w:color="auto"/>
                <w:right w:val="none" w:sz="0" w:space="0" w:color="auto"/>
              </w:divBdr>
            </w:div>
            <w:div w:id="895622163">
              <w:marLeft w:val="480"/>
              <w:marRight w:val="0"/>
              <w:marTop w:val="0"/>
              <w:marBottom w:val="0"/>
              <w:divBdr>
                <w:top w:val="none" w:sz="0" w:space="0" w:color="auto"/>
                <w:left w:val="none" w:sz="0" w:space="0" w:color="auto"/>
                <w:bottom w:val="none" w:sz="0" w:space="0" w:color="auto"/>
                <w:right w:val="none" w:sz="0" w:space="0" w:color="auto"/>
              </w:divBdr>
            </w:div>
            <w:div w:id="895622948">
              <w:marLeft w:val="480"/>
              <w:marRight w:val="0"/>
              <w:marTop w:val="0"/>
              <w:marBottom w:val="0"/>
              <w:divBdr>
                <w:top w:val="none" w:sz="0" w:space="0" w:color="auto"/>
                <w:left w:val="none" w:sz="0" w:space="0" w:color="auto"/>
                <w:bottom w:val="none" w:sz="0" w:space="0" w:color="auto"/>
                <w:right w:val="none" w:sz="0" w:space="0" w:color="auto"/>
              </w:divBdr>
            </w:div>
            <w:div w:id="895626148">
              <w:marLeft w:val="480"/>
              <w:marRight w:val="0"/>
              <w:marTop w:val="0"/>
              <w:marBottom w:val="0"/>
              <w:divBdr>
                <w:top w:val="none" w:sz="0" w:space="0" w:color="auto"/>
                <w:left w:val="none" w:sz="0" w:space="0" w:color="auto"/>
                <w:bottom w:val="none" w:sz="0" w:space="0" w:color="auto"/>
                <w:right w:val="none" w:sz="0" w:space="0" w:color="auto"/>
              </w:divBdr>
            </w:div>
            <w:div w:id="895627979">
              <w:marLeft w:val="480"/>
              <w:marRight w:val="0"/>
              <w:marTop w:val="0"/>
              <w:marBottom w:val="0"/>
              <w:divBdr>
                <w:top w:val="none" w:sz="0" w:space="0" w:color="auto"/>
                <w:left w:val="none" w:sz="0" w:space="0" w:color="auto"/>
                <w:bottom w:val="none" w:sz="0" w:space="0" w:color="auto"/>
                <w:right w:val="none" w:sz="0" w:space="0" w:color="auto"/>
              </w:divBdr>
            </w:div>
            <w:div w:id="895629753">
              <w:marLeft w:val="480"/>
              <w:marRight w:val="0"/>
              <w:marTop w:val="0"/>
              <w:marBottom w:val="0"/>
              <w:divBdr>
                <w:top w:val="none" w:sz="0" w:space="0" w:color="auto"/>
                <w:left w:val="none" w:sz="0" w:space="0" w:color="auto"/>
                <w:bottom w:val="none" w:sz="0" w:space="0" w:color="auto"/>
                <w:right w:val="none" w:sz="0" w:space="0" w:color="auto"/>
              </w:divBdr>
            </w:div>
            <w:div w:id="895631579">
              <w:marLeft w:val="480"/>
              <w:marRight w:val="0"/>
              <w:marTop w:val="0"/>
              <w:marBottom w:val="0"/>
              <w:divBdr>
                <w:top w:val="none" w:sz="0" w:space="0" w:color="auto"/>
                <w:left w:val="none" w:sz="0" w:space="0" w:color="auto"/>
                <w:bottom w:val="none" w:sz="0" w:space="0" w:color="auto"/>
                <w:right w:val="none" w:sz="0" w:space="0" w:color="auto"/>
              </w:divBdr>
            </w:div>
            <w:div w:id="895706617">
              <w:marLeft w:val="480"/>
              <w:marRight w:val="0"/>
              <w:marTop w:val="0"/>
              <w:marBottom w:val="0"/>
              <w:divBdr>
                <w:top w:val="none" w:sz="0" w:space="0" w:color="auto"/>
                <w:left w:val="none" w:sz="0" w:space="0" w:color="auto"/>
                <w:bottom w:val="none" w:sz="0" w:space="0" w:color="auto"/>
                <w:right w:val="none" w:sz="0" w:space="0" w:color="auto"/>
              </w:divBdr>
            </w:div>
            <w:div w:id="895815718">
              <w:marLeft w:val="480"/>
              <w:marRight w:val="0"/>
              <w:marTop w:val="0"/>
              <w:marBottom w:val="0"/>
              <w:divBdr>
                <w:top w:val="none" w:sz="0" w:space="0" w:color="auto"/>
                <w:left w:val="none" w:sz="0" w:space="0" w:color="auto"/>
                <w:bottom w:val="none" w:sz="0" w:space="0" w:color="auto"/>
                <w:right w:val="none" w:sz="0" w:space="0" w:color="auto"/>
              </w:divBdr>
            </w:div>
            <w:div w:id="895891219">
              <w:marLeft w:val="480"/>
              <w:marRight w:val="0"/>
              <w:marTop w:val="0"/>
              <w:marBottom w:val="0"/>
              <w:divBdr>
                <w:top w:val="none" w:sz="0" w:space="0" w:color="auto"/>
                <w:left w:val="none" w:sz="0" w:space="0" w:color="auto"/>
                <w:bottom w:val="none" w:sz="0" w:space="0" w:color="auto"/>
                <w:right w:val="none" w:sz="0" w:space="0" w:color="auto"/>
              </w:divBdr>
            </w:div>
            <w:div w:id="895971906">
              <w:marLeft w:val="480"/>
              <w:marRight w:val="0"/>
              <w:marTop w:val="0"/>
              <w:marBottom w:val="0"/>
              <w:divBdr>
                <w:top w:val="none" w:sz="0" w:space="0" w:color="auto"/>
                <w:left w:val="none" w:sz="0" w:space="0" w:color="auto"/>
                <w:bottom w:val="none" w:sz="0" w:space="0" w:color="auto"/>
                <w:right w:val="none" w:sz="0" w:space="0" w:color="auto"/>
              </w:divBdr>
            </w:div>
            <w:div w:id="896014295">
              <w:marLeft w:val="480"/>
              <w:marRight w:val="0"/>
              <w:marTop w:val="0"/>
              <w:marBottom w:val="0"/>
              <w:divBdr>
                <w:top w:val="none" w:sz="0" w:space="0" w:color="auto"/>
                <w:left w:val="none" w:sz="0" w:space="0" w:color="auto"/>
                <w:bottom w:val="none" w:sz="0" w:space="0" w:color="auto"/>
                <w:right w:val="none" w:sz="0" w:space="0" w:color="auto"/>
              </w:divBdr>
            </w:div>
            <w:div w:id="896092599">
              <w:marLeft w:val="480"/>
              <w:marRight w:val="0"/>
              <w:marTop w:val="0"/>
              <w:marBottom w:val="0"/>
              <w:divBdr>
                <w:top w:val="none" w:sz="0" w:space="0" w:color="auto"/>
                <w:left w:val="none" w:sz="0" w:space="0" w:color="auto"/>
                <w:bottom w:val="none" w:sz="0" w:space="0" w:color="auto"/>
                <w:right w:val="none" w:sz="0" w:space="0" w:color="auto"/>
              </w:divBdr>
            </w:div>
            <w:div w:id="896166175">
              <w:marLeft w:val="480"/>
              <w:marRight w:val="0"/>
              <w:marTop w:val="0"/>
              <w:marBottom w:val="0"/>
              <w:divBdr>
                <w:top w:val="none" w:sz="0" w:space="0" w:color="auto"/>
                <w:left w:val="none" w:sz="0" w:space="0" w:color="auto"/>
                <w:bottom w:val="none" w:sz="0" w:space="0" w:color="auto"/>
                <w:right w:val="none" w:sz="0" w:space="0" w:color="auto"/>
              </w:divBdr>
            </w:div>
            <w:div w:id="896168111">
              <w:marLeft w:val="480"/>
              <w:marRight w:val="0"/>
              <w:marTop w:val="0"/>
              <w:marBottom w:val="0"/>
              <w:divBdr>
                <w:top w:val="none" w:sz="0" w:space="0" w:color="auto"/>
                <w:left w:val="none" w:sz="0" w:space="0" w:color="auto"/>
                <w:bottom w:val="none" w:sz="0" w:space="0" w:color="auto"/>
                <w:right w:val="none" w:sz="0" w:space="0" w:color="auto"/>
              </w:divBdr>
            </w:div>
            <w:div w:id="896205742">
              <w:marLeft w:val="480"/>
              <w:marRight w:val="0"/>
              <w:marTop w:val="0"/>
              <w:marBottom w:val="0"/>
              <w:divBdr>
                <w:top w:val="none" w:sz="0" w:space="0" w:color="auto"/>
                <w:left w:val="none" w:sz="0" w:space="0" w:color="auto"/>
                <w:bottom w:val="none" w:sz="0" w:space="0" w:color="auto"/>
                <w:right w:val="none" w:sz="0" w:space="0" w:color="auto"/>
              </w:divBdr>
            </w:div>
            <w:div w:id="896205930">
              <w:marLeft w:val="480"/>
              <w:marRight w:val="0"/>
              <w:marTop w:val="0"/>
              <w:marBottom w:val="0"/>
              <w:divBdr>
                <w:top w:val="none" w:sz="0" w:space="0" w:color="auto"/>
                <w:left w:val="none" w:sz="0" w:space="0" w:color="auto"/>
                <w:bottom w:val="none" w:sz="0" w:space="0" w:color="auto"/>
                <w:right w:val="none" w:sz="0" w:space="0" w:color="auto"/>
              </w:divBdr>
            </w:div>
            <w:div w:id="896210584">
              <w:marLeft w:val="480"/>
              <w:marRight w:val="0"/>
              <w:marTop w:val="0"/>
              <w:marBottom w:val="0"/>
              <w:divBdr>
                <w:top w:val="none" w:sz="0" w:space="0" w:color="auto"/>
                <w:left w:val="none" w:sz="0" w:space="0" w:color="auto"/>
                <w:bottom w:val="none" w:sz="0" w:space="0" w:color="auto"/>
                <w:right w:val="none" w:sz="0" w:space="0" w:color="auto"/>
              </w:divBdr>
            </w:div>
            <w:div w:id="896234837">
              <w:marLeft w:val="480"/>
              <w:marRight w:val="0"/>
              <w:marTop w:val="0"/>
              <w:marBottom w:val="0"/>
              <w:divBdr>
                <w:top w:val="none" w:sz="0" w:space="0" w:color="auto"/>
                <w:left w:val="none" w:sz="0" w:space="0" w:color="auto"/>
                <w:bottom w:val="none" w:sz="0" w:space="0" w:color="auto"/>
                <w:right w:val="none" w:sz="0" w:space="0" w:color="auto"/>
              </w:divBdr>
            </w:div>
            <w:div w:id="896277734">
              <w:marLeft w:val="480"/>
              <w:marRight w:val="0"/>
              <w:marTop w:val="0"/>
              <w:marBottom w:val="0"/>
              <w:divBdr>
                <w:top w:val="none" w:sz="0" w:space="0" w:color="auto"/>
                <w:left w:val="none" w:sz="0" w:space="0" w:color="auto"/>
                <w:bottom w:val="none" w:sz="0" w:space="0" w:color="auto"/>
                <w:right w:val="none" w:sz="0" w:space="0" w:color="auto"/>
              </w:divBdr>
            </w:div>
            <w:div w:id="896355763">
              <w:marLeft w:val="480"/>
              <w:marRight w:val="0"/>
              <w:marTop w:val="0"/>
              <w:marBottom w:val="0"/>
              <w:divBdr>
                <w:top w:val="none" w:sz="0" w:space="0" w:color="auto"/>
                <w:left w:val="none" w:sz="0" w:space="0" w:color="auto"/>
                <w:bottom w:val="none" w:sz="0" w:space="0" w:color="auto"/>
                <w:right w:val="none" w:sz="0" w:space="0" w:color="auto"/>
              </w:divBdr>
            </w:div>
            <w:div w:id="896433974">
              <w:marLeft w:val="480"/>
              <w:marRight w:val="0"/>
              <w:marTop w:val="0"/>
              <w:marBottom w:val="0"/>
              <w:divBdr>
                <w:top w:val="none" w:sz="0" w:space="0" w:color="auto"/>
                <w:left w:val="none" w:sz="0" w:space="0" w:color="auto"/>
                <w:bottom w:val="none" w:sz="0" w:space="0" w:color="auto"/>
                <w:right w:val="none" w:sz="0" w:space="0" w:color="auto"/>
              </w:divBdr>
            </w:div>
            <w:div w:id="896473380">
              <w:marLeft w:val="480"/>
              <w:marRight w:val="0"/>
              <w:marTop w:val="0"/>
              <w:marBottom w:val="0"/>
              <w:divBdr>
                <w:top w:val="none" w:sz="0" w:space="0" w:color="auto"/>
                <w:left w:val="none" w:sz="0" w:space="0" w:color="auto"/>
                <w:bottom w:val="none" w:sz="0" w:space="0" w:color="auto"/>
                <w:right w:val="none" w:sz="0" w:space="0" w:color="auto"/>
              </w:divBdr>
            </w:div>
            <w:div w:id="896744628">
              <w:marLeft w:val="480"/>
              <w:marRight w:val="0"/>
              <w:marTop w:val="0"/>
              <w:marBottom w:val="0"/>
              <w:divBdr>
                <w:top w:val="none" w:sz="0" w:space="0" w:color="auto"/>
                <w:left w:val="none" w:sz="0" w:space="0" w:color="auto"/>
                <w:bottom w:val="none" w:sz="0" w:space="0" w:color="auto"/>
                <w:right w:val="none" w:sz="0" w:space="0" w:color="auto"/>
              </w:divBdr>
            </w:div>
            <w:div w:id="896816490">
              <w:marLeft w:val="480"/>
              <w:marRight w:val="0"/>
              <w:marTop w:val="0"/>
              <w:marBottom w:val="0"/>
              <w:divBdr>
                <w:top w:val="none" w:sz="0" w:space="0" w:color="auto"/>
                <w:left w:val="none" w:sz="0" w:space="0" w:color="auto"/>
                <w:bottom w:val="none" w:sz="0" w:space="0" w:color="auto"/>
                <w:right w:val="none" w:sz="0" w:space="0" w:color="auto"/>
              </w:divBdr>
            </w:div>
            <w:div w:id="896823339">
              <w:marLeft w:val="480"/>
              <w:marRight w:val="0"/>
              <w:marTop w:val="0"/>
              <w:marBottom w:val="0"/>
              <w:divBdr>
                <w:top w:val="none" w:sz="0" w:space="0" w:color="auto"/>
                <w:left w:val="none" w:sz="0" w:space="0" w:color="auto"/>
                <w:bottom w:val="none" w:sz="0" w:space="0" w:color="auto"/>
                <w:right w:val="none" w:sz="0" w:space="0" w:color="auto"/>
              </w:divBdr>
            </w:div>
            <w:div w:id="896861154">
              <w:marLeft w:val="480"/>
              <w:marRight w:val="0"/>
              <w:marTop w:val="0"/>
              <w:marBottom w:val="0"/>
              <w:divBdr>
                <w:top w:val="none" w:sz="0" w:space="0" w:color="auto"/>
                <w:left w:val="none" w:sz="0" w:space="0" w:color="auto"/>
                <w:bottom w:val="none" w:sz="0" w:space="0" w:color="auto"/>
                <w:right w:val="none" w:sz="0" w:space="0" w:color="auto"/>
              </w:divBdr>
            </w:div>
            <w:div w:id="896938883">
              <w:marLeft w:val="480"/>
              <w:marRight w:val="0"/>
              <w:marTop w:val="0"/>
              <w:marBottom w:val="0"/>
              <w:divBdr>
                <w:top w:val="none" w:sz="0" w:space="0" w:color="auto"/>
                <w:left w:val="none" w:sz="0" w:space="0" w:color="auto"/>
                <w:bottom w:val="none" w:sz="0" w:space="0" w:color="auto"/>
                <w:right w:val="none" w:sz="0" w:space="0" w:color="auto"/>
              </w:divBdr>
            </w:div>
            <w:div w:id="897085973">
              <w:marLeft w:val="480"/>
              <w:marRight w:val="0"/>
              <w:marTop w:val="0"/>
              <w:marBottom w:val="0"/>
              <w:divBdr>
                <w:top w:val="none" w:sz="0" w:space="0" w:color="auto"/>
                <w:left w:val="none" w:sz="0" w:space="0" w:color="auto"/>
                <w:bottom w:val="none" w:sz="0" w:space="0" w:color="auto"/>
                <w:right w:val="none" w:sz="0" w:space="0" w:color="auto"/>
              </w:divBdr>
            </w:div>
            <w:div w:id="897088528">
              <w:marLeft w:val="480"/>
              <w:marRight w:val="0"/>
              <w:marTop w:val="0"/>
              <w:marBottom w:val="0"/>
              <w:divBdr>
                <w:top w:val="none" w:sz="0" w:space="0" w:color="auto"/>
                <w:left w:val="none" w:sz="0" w:space="0" w:color="auto"/>
                <w:bottom w:val="none" w:sz="0" w:space="0" w:color="auto"/>
                <w:right w:val="none" w:sz="0" w:space="0" w:color="auto"/>
              </w:divBdr>
            </w:div>
            <w:div w:id="897132052">
              <w:marLeft w:val="480"/>
              <w:marRight w:val="0"/>
              <w:marTop w:val="0"/>
              <w:marBottom w:val="0"/>
              <w:divBdr>
                <w:top w:val="none" w:sz="0" w:space="0" w:color="auto"/>
                <w:left w:val="none" w:sz="0" w:space="0" w:color="auto"/>
                <w:bottom w:val="none" w:sz="0" w:space="0" w:color="auto"/>
                <w:right w:val="none" w:sz="0" w:space="0" w:color="auto"/>
              </w:divBdr>
            </w:div>
            <w:div w:id="897133947">
              <w:marLeft w:val="480"/>
              <w:marRight w:val="0"/>
              <w:marTop w:val="0"/>
              <w:marBottom w:val="0"/>
              <w:divBdr>
                <w:top w:val="none" w:sz="0" w:space="0" w:color="auto"/>
                <w:left w:val="none" w:sz="0" w:space="0" w:color="auto"/>
                <w:bottom w:val="none" w:sz="0" w:space="0" w:color="auto"/>
                <w:right w:val="none" w:sz="0" w:space="0" w:color="auto"/>
              </w:divBdr>
            </w:div>
            <w:div w:id="897201518">
              <w:marLeft w:val="480"/>
              <w:marRight w:val="0"/>
              <w:marTop w:val="0"/>
              <w:marBottom w:val="0"/>
              <w:divBdr>
                <w:top w:val="none" w:sz="0" w:space="0" w:color="auto"/>
                <w:left w:val="none" w:sz="0" w:space="0" w:color="auto"/>
                <w:bottom w:val="none" w:sz="0" w:space="0" w:color="auto"/>
                <w:right w:val="none" w:sz="0" w:space="0" w:color="auto"/>
              </w:divBdr>
            </w:div>
            <w:div w:id="897322860">
              <w:marLeft w:val="480"/>
              <w:marRight w:val="0"/>
              <w:marTop w:val="0"/>
              <w:marBottom w:val="0"/>
              <w:divBdr>
                <w:top w:val="none" w:sz="0" w:space="0" w:color="auto"/>
                <w:left w:val="none" w:sz="0" w:space="0" w:color="auto"/>
                <w:bottom w:val="none" w:sz="0" w:space="0" w:color="auto"/>
                <w:right w:val="none" w:sz="0" w:space="0" w:color="auto"/>
              </w:divBdr>
            </w:div>
            <w:div w:id="897395486">
              <w:marLeft w:val="480"/>
              <w:marRight w:val="0"/>
              <w:marTop w:val="0"/>
              <w:marBottom w:val="0"/>
              <w:divBdr>
                <w:top w:val="none" w:sz="0" w:space="0" w:color="auto"/>
                <w:left w:val="none" w:sz="0" w:space="0" w:color="auto"/>
                <w:bottom w:val="none" w:sz="0" w:space="0" w:color="auto"/>
                <w:right w:val="none" w:sz="0" w:space="0" w:color="auto"/>
              </w:divBdr>
            </w:div>
            <w:div w:id="897472816">
              <w:marLeft w:val="480"/>
              <w:marRight w:val="0"/>
              <w:marTop w:val="0"/>
              <w:marBottom w:val="0"/>
              <w:divBdr>
                <w:top w:val="none" w:sz="0" w:space="0" w:color="auto"/>
                <w:left w:val="none" w:sz="0" w:space="0" w:color="auto"/>
                <w:bottom w:val="none" w:sz="0" w:space="0" w:color="auto"/>
                <w:right w:val="none" w:sz="0" w:space="0" w:color="auto"/>
              </w:divBdr>
            </w:div>
            <w:div w:id="897545866">
              <w:marLeft w:val="480"/>
              <w:marRight w:val="0"/>
              <w:marTop w:val="0"/>
              <w:marBottom w:val="0"/>
              <w:divBdr>
                <w:top w:val="none" w:sz="0" w:space="0" w:color="auto"/>
                <w:left w:val="none" w:sz="0" w:space="0" w:color="auto"/>
                <w:bottom w:val="none" w:sz="0" w:space="0" w:color="auto"/>
                <w:right w:val="none" w:sz="0" w:space="0" w:color="auto"/>
              </w:divBdr>
            </w:div>
            <w:div w:id="897786993">
              <w:marLeft w:val="480"/>
              <w:marRight w:val="0"/>
              <w:marTop w:val="0"/>
              <w:marBottom w:val="0"/>
              <w:divBdr>
                <w:top w:val="none" w:sz="0" w:space="0" w:color="auto"/>
                <w:left w:val="none" w:sz="0" w:space="0" w:color="auto"/>
                <w:bottom w:val="none" w:sz="0" w:space="0" w:color="auto"/>
                <w:right w:val="none" w:sz="0" w:space="0" w:color="auto"/>
              </w:divBdr>
            </w:div>
            <w:div w:id="897789909">
              <w:marLeft w:val="480"/>
              <w:marRight w:val="0"/>
              <w:marTop w:val="0"/>
              <w:marBottom w:val="0"/>
              <w:divBdr>
                <w:top w:val="none" w:sz="0" w:space="0" w:color="auto"/>
                <w:left w:val="none" w:sz="0" w:space="0" w:color="auto"/>
                <w:bottom w:val="none" w:sz="0" w:space="0" w:color="auto"/>
                <w:right w:val="none" w:sz="0" w:space="0" w:color="auto"/>
              </w:divBdr>
            </w:div>
            <w:div w:id="898131361">
              <w:marLeft w:val="480"/>
              <w:marRight w:val="0"/>
              <w:marTop w:val="0"/>
              <w:marBottom w:val="0"/>
              <w:divBdr>
                <w:top w:val="none" w:sz="0" w:space="0" w:color="auto"/>
                <w:left w:val="none" w:sz="0" w:space="0" w:color="auto"/>
                <w:bottom w:val="none" w:sz="0" w:space="0" w:color="auto"/>
                <w:right w:val="none" w:sz="0" w:space="0" w:color="auto"/>
              </w:divBdr>
            </w:div>
            <w:div w:id="898177525">
              <w:marLeft w:val="480"/>
              <w:marRight w:val="0"/>
              <w:marTop w:val="0"/>
              <w:marBottom w:val="0"/>
              <w:divBdr>
                <w:top w:val="none" w:sz="0" w:space="0" w:color="auto"/>
                <w:left w:val="none" w:sz="0" w:space="0" w:color="auto"/>
                <w:bottom w:val="none" w:sz="0" w:space="0" w:color="auto"/>
                <w:right w:val="none" w:sz="0" w:space="0" w:color="auto"/>
              </w:divBdr>
            </w:div>
            <w:div w:id="898247577">
              <w:marLeft w:val="480"/>
              <w:marRight w:val="0"/>
              <w:marTop w:val="0"/>
              <w:marBottom w:val="0"/>
              <w:divBdr>
                <w:top w:val="none" w:sz="0" w:space="0" w:color="auto"/>
                <w:left w:val="none" w:sz="0" w:space="0" w:color="auto"/>
                <w:bottom w:val="none" w:sz="0" w:space="0" w:color="auto"/>
                <w:right w:val="none" w:sz="0" w:space="0" w:color="auto"/>
              </w:divBdr>
            </w:div>
            <w:div w:id="898319940">
              <w:marLeft w:val="480"/>
              <w:marRight w:val="0"/>
              <w:marTop w:val="0"/>
              <w:marBottom w:val="0"/>
              <w:divBdr>
                <w:top w:val="none" w:sz="0" w:space="0" w:color="auto"/>
                <w:left w:val="none" w:sz="0" w:space="0" w:color="auto"/>
                <w:bottom w:val="none" w:sz="0" w:space="0" w:color="auto"/>
                <w:right w:val="none" w:sz="0" w:space="0" w:color="auto"/>
              </w:divBdr>
            </w:div>
            <w:div w:id="898322344">
              <w:marLeft w:val="480"/>
              <w:marRight w:val="0"/>
              <w:marTop w:val="0"/>
              <w:marBottom w:val="0"/>
              <w:divBdr>
                <w:top w:val="none" w:sz="0" w:space="0" w:color="auto"/>
                <w:left w:val="none" w:sz="0" w:space="0" w:color="auto"/>
                <w:bottom w:val="none" w:sz="0" w:space="0" w:color="auto"/>
                <w:right w:val="none" w:sz="0" w:space="0" w:color="auto"/>
              </w:divBdr>
            </w:div>
            <w:div w:id="898437871">
              <w:marLeft w:val="480"/>
              <w:marRight w:val="0"/>
              <w:marTop w:val="0"/>
              <w:marBottom w:val="0"/>
              <w:divBdr>
                <w:top w:val="none" w:sz="0" w:space="0" w:color="auto"/>
                <w:left w:val="none" w:sz="0" w:space="0" w:color="auto"/>
                <w:bottom w:val="none" w:sz="0" w:space="0" w:color="auto"/>
                <w:right w:val="none" w:sz="0" w:space="0" w:color="auto"/>
              </w:divBdr>
            </w:div>
            <w:div w:id="898441217">
              <w:marLeft w:val="480"/>
              <w:marRight w:val="0"/>
              <w:marTop w:val="0"/>
              <w:marBottom w:val="0"/>
              <w:divBdr>
                <w:top w:val="none" w:sz="0" w:space="0" w:color="auto"/>
                <w:left w:val="none" w:sz="0" w:space="0" w:color="auto"/>
                <w:bottom w:val="none" w:sz="0" w:space="0" w:color="auto"/>
                <w:right w:val="none" w:sz="0" w:space="0" w:color="auto"/>
              </w:divBdr>
            </w:div>
            <w:div w:id="898514119">
              <w:marLeft w:val="480"/>
              <w:marRight w:val="0"/>
              <w:marTop w:val="0"/>
              <w:marBottom w:val="0"/>
              <w:divBdr>
                <w:top w:val="none" w:sz="0" w:space="0" w:color="auto"/>
                <w:left w:val="none" w:sz="0" w:space="0" w:color="auto"/>
                <w:bottom w:val="none" w:sz="0" w:space="0" w:color="auto"/>
                <w:right w:val="none" w:sz="0" w:space="0" w:color="auto"/>
              </w:divBdr>
            </w:div>
            <w:div w:id="898710510">
              <w:marLeft w:val="480"/>
              <w:marRight w:val="0"/>
              <w:marTop w:val="0"/>
              <w:marBottom w:val="0"/>
              <w:divBdr>
                <w:top w:val="none" w:sz="0" w:space="0" w:color="auto"/>
                <w:left w:val="none" w:sz="0" w:space="0" w:color="auto"/>
                <w:bottom w:val="none" w:sz="0" w:space="0" w:color="auto"/>
                <w:right w:val="none" w:sz="0" w:space="0" w:color="auto"/>
              </w:divBdr>
            </w:div>
            <w:div w:id="898781079">
              <w:marLeft w:val="480"/>
              <w:marRight w:val="0"/>
              <w:marTop w:val="0"/>
              <w:marBottom w:val="0"/>
              <w:divBdr>
                <w:top w:val="none" w:sz="0" w:space="0" w:color="auto"/>
                <w:left w:val="none" w:sz="0" w:space="0" w:color="auto"/>
                <w:bottom w:val="none" w:sz="0" w:space="0" w:color="auto"/>
                <w:right w:val="none" w:sz="0" w:space="0" w:color="auto"/>
              </w:divBdr>
            </w:div>
            <w:div w:id="898782087">
              <w:marLeft w:val="480"/>
              <w:marRight w:val="0"/>
              <w:marTop w:val="0"/>
              <w:marBottom w:val="0"/>
              <w:divBdr>
                <w:top w:val="none" w:sz="0" w:space="0" w:color="auto"/>
                <w:left w:val="none" w:sz="0" w:space="0" w:color="auto"/>
                <w:bottom w:val="none" w:sz="0" w:space="0" w:color="auto"/>
                <w:right w:val="none" w:sz="0" w:space="0" w:color="auto"/>
              </w:divBdr>
            </w:div>
            <w:div w:id="898782724">
              <w:marLeft w:val="480"/>
              <w:marRight w:val="0"/>
              <w:marTop w:val="0"/>
              <w:marBottom w:val="0"/>
              <w:divBdr>
                <w:top w:val="none" w:sz="0" w:space="0" w:color="auto"/>
                <w:left w:val="none" w:sz="0" w:space="0" w:color="auto"/>
                <w:bottom w:val="none" w:sz="0" w:space="0" w:color="auto"/>
                <w:right w:val="none" w:sz="0" w:space="0" w:color="auto"/>
              </w:divBdr>
            </w:div>
            <w:div w:id="898827882">
              <w:marLeft w:val="480"/>
              <w:marRight w:val="0"/>
              <w:marTop w:val="0"/>
              <w:marBottom w:val="0"/>
              <w:divBdr>
                <w:top w:val="none" w:sz="0" w:space="0" w:color="auto"/>
                <w:left w:val="none" w:sz="0" w:space="0" w:color="auto"/>
                <w:bottom w:val="none" w:sz="0" w:space="0" w:color="auto"/>
                <w:right w:val="none" w:sz="0" w:space="0" w:color="auto"/>
              </w:divBdr>
            </w:div>
            <w:div w:id="898858573">
              <w:marLeft w:val="480"/>
              <w:marRight w:val="0"/>
              <w:marTop w:val="0"/>
              <w:marBottom w:val="0"/>
              <w:divBdr>
                <w:top w:val="none" w:sz="0" w:space="0" w:color="auto"/>
                <w:left w:val="none" w:sz="0" w:space="0" w:color="auto"/>
                <w:bottom w:val="none" w:sz="0" w:space="0" w:color="auto"/>
                <w:right w:val="none" w:sz="0" w:space="0" w:color="auto"/>
              </w:divBdr>
            </w:div>
            <w:div w:id="898974011">
              <w:marLeft w:val="480"/>
              <w:marRight w:val="0"/>
              <w:marTop w:val="0"/>
              <w:marBottom w:val="0"/>
              <w:divBdr>
                <w:top w:val="none" w:sz="0" w:space="0" w:color="auto"/>
                <w:left w:val="none" w:sz="0" w:space="0" w:color="auto"/>
                <w:bottom w:val="none" w:sz="0" w:space="0" w:color="auto"/>
                <w:right w:val="none" w:sz="0" w:space="0" w:color="auto"/>
              </w:divBdr>
            </w:div>
            <w:div w:id="898979177">
              <w:marLeft w:val="480"/>
              <w:marRight w:val="0"/>
              <w:marTop w:val="0"/>
              <w:marBottom w:val="0"/>
              <w:divBdr>
                <w:top w:val="none" w:sz="0" w:space="0" w:color="auto"/>
                <w:left w:val="none" w:sz="0" w:space="0" w:color="auto"/>
                <w:bottom w:val="none" w:sz="0" w:space="0" w:color="auto"/>
                <w:right w:val="none" w:sz="0" w:space="0" w:color="auto"/>
              </w:divBdr>
            </w:div>
            <w:div w:id="899024391">
              <w:marLeft w:val="480"/>
              <w:marRight w:val="0"/>
              <w:marTop w:val="0"/>
              <w:marBottom w:val="0"/>
              <w:divBdr>
                <w:top w:val="none" w:sz="0" w:space="0" w:color="auto"/>
                <w:left w:val="none" w:sz="0" w:space="0" w:color="auto"/>
                <w:bottom w:val="none" w:sz="0" w:space="0" w:color="auto"/>
                <w:right w:val="none" w:sz="0" w:space="0" w:color="auto"/>
              </w:divBdr>
            </w:div>
            <w:div w:id="899052067">
              <w:marLeft w:val="480"/>
              <w:marRight w:val="0"/>
              <w:marTop w:val="0"/>
              <w:marBottom w:val="0"/>
              <w:divBdr>
                <w:top w:val="none" w:sz="0" w:space="0" w:color="auto"/>
                <w:left w:val="none" w:sz="0" w:space="0" w:color="auto"/>
                <w:bottom w:val="none" w:sz="0" w:space="0" w:color="auto"/>
                <w:right w:val="none" w:sz="0" w:space="0" w:color="auto"/>
              </w:divBdr>
            </w:div>
            <w:div w:id="899176591">
              <w:marLeft w:val="480"/>
              <w:marRight w:val="0"/>
              <w:marTop w:val="0"/>
              <w:marBottom w:val="0"/>
              <w:divBdr>
                <w:top w:val="none" w:sz="0" w:space="0" w:color="auto"/>
                <w:left w:val="none" w:sz="0" w:space="0" w:color="auto"/>
                <w:bottom w:val="none" w:sz="0" w:space="0" w:color="auto"/>
                <w:right w:val="none" w:sz="0" w:space="0" w:color="auto"/>
              </w:divBdr>
            </w:div>
            <w:div w:id="899244706">
              <w:marLeft w:val="480"/>
              <w:marRight w:val="0"/>
              <w:marTop w:val="0"/>
              <w:marBottom w:val="0"/>
              <w:divBdr>
                <w:top w:val="none" w:sz="0" w:space="0" w:color="auto"/>
                <w:left w:val="none" w:sz="0" w:space="0" w:color="auto"/>
                <w:bottom w:val="none" w:sz="0" w:space="0" w:color="auto"/>
                <w:right w:val="none" w:sz="0" w:space="0" w:color="auto"/>
              </w:divBdr>
            </w:div>
            <w:div w:id="899247564">
              <w:marLeft w:val="480"/>
              <w:marRight w:val="0"/>
              <w:marTop w:val="0"/>
              <w:marBottom w:val="0"/>
              <w:divBdr>
                <w:top w:val="none" w:sz="0" w:space="0" w:color="auto"/>
                <w:left w:val="none" w:sz="0" w:space="0" w:color="auto"/>
                <w:bottom w:val="none" w:sz="0" w:space="0" w:color="auto"/>
                <w:right w:val="none" w:sz="0" w:space="0" w:color="auto"/>
              </w:divBdr>
            </w:div>
            <w:div w:id="899248706">
              <w:marLeft w:val="480"/>
              <w:marRight w:val="0"/>
              <w:marTop w:val="0"/>
              <w:marBottom w:val="0"/>
              <w:divBdr>
                <w:top w:val="none" w:sz="0" w:space="0" w:color="auto"/>
                <w:left w:val="none" w:sz="0" w:space="0" w:color="auto"/>
                <w:bottom w:val="none" w:sz="0" w:space="0" w:color="auto"/>
                <w:right w:val="none" w:sz="0" w:space="0" w:color="auto"/>
              </w:divBdr>
            </w:div>
            <w:div w:id="899285856">
              <w:marLeft w:val="480"/>
              <w:marRight w:val="0"/>
              <w:marTop w:val="0"/>
              <w:marBottom w:val="0"/>
              <w:divBdr>
                <w:top w:val="none" w:sz="0" w:space="0" w:color="auto"/>
                <w:left w:val="none" w:sz="0" w:space="0" w:color="auto"/>
                <w:bottom w:val="none" w:sz="0" w:space="0" w:color="auto"/>
                <w:right w:val="none" w:sz="0" w:space="0" w:color="auto"/>
              </w:divBdr>
            </w:div>
            <w:div w:id="899288772">
              <w:marLeft w:val="480"/>
              <w:marRight w:val="0"/>
              <w:marTop w:val="0"/>
              <w:marBottom w:val="0"/>
              <w:divBdr>
                <w:top w:val="none" w:sz="0" w:space="0" w:color="auto"/>
                <w:left w:val="none" w:sz="0" w:space="0" w:color="auto"/>
                <w:bottom w:val="none" w:sz="0" w:space="0" w:color="auto"/>
                <w:right w:val="none" w:sz="0" w:space="0" w:color="auto"/>
              </w:divBdr>
            </w:div>
            <w:div w:id="899290589">
              <w:marLeft w:val="480"/>
              <w:marRight w:val="0"/>
              <w:marTop w:val="0"/>
              <w:marBottom w:val="0"/>
              <w:divBdr>
                <w:top w:val="none" w:sz="0" w:space="0" w:color="auto"/>
                <w:left w:val="none" w:sz="0" w:space="0" w:color="auto"/>
                <w:bottom w:val="none" w:sz="0" w:space="0" w:color="auto"/>
                <w:right w:val="none" w:sz="0" w:space="0" w:color="auto"/>
              </w:divBdr>
            </w:div>
            <w:div w:id="899365884">
              <w:marLeft w:val="480"/>
              <w:marRight w:val="0"/>
              <w:marTop w:val="0"/>
              <w:marBottom w:val="0"/>
              <w:divBdr>
                <w:top w:val="none" w:sz="0" w:space="0" w:color="auto"/>
                <w:left w:val="none" w:sz="0" w:space="0" w:color="auto"/>
                <w:bottom w:val="none" w:sz="0" w:space="0" w:color="auto"/>
                <w:right w:val="none" w:sz="0" w:space="0" w:color="auto"/>
              </w:divBdr>
            </w:div>
            <w:div w:id="899487450">
              <w:marLeft w:val="480"/>
              <w:marRight w:val="0"/>
              <w:marTop w:val="0"/>
              <w:marBottom w:val="0"/>
              <w:divBdr>
                <w:top w:val="none" w:sz="0" w:space="0" w:color="auto"/>
                <w:left w:val="none" w:sz="0" w:space="0" w:color="auto"/>
                <w:bottom w:val="none" w:sz="0" w:space="0" w:color="auto"/>
                <w:right w:val="none" w:sz="0" w:space="0" w:color="auto"/>
              </w:divBdr>
            </w:div>
            <w:div w:id="899704415">
              <w:marLeft w:val="480"/>
              <w:marRight w:val="0"/>
              <w:marTop w:val="0"/>
              <w:marBottom w:val="0"/>
              <w:divBdr>
                <w:top w:val="none" w:sz="0" w:space="0" w:color="auto"/>
                <w:left w:val="none" w:sz="0" w:space="0" w:color="auto"/>
                <w:bottom w:val="none" w:sz="0" w:space="0" w:color="auto"/>
                <w:right w:val="none" w:sz="0" w:space="0" w:color="auto"/>
              </w:divBdr>
            </w:div>
            <w:div w:id="899709012">
              <w:marLeft w:val="480"/>
              <w:marRight w:val="0"/>
              <w:marTop w:val="0"/>
              <w:marBottom w:val="0"/>
              <w:divBdr>
                <w:top w:val="none" w:sz="0" w:space="0" w:color="auto"/>
                <w:left w:val="none" w:sz="0" w:space="0" w:color="auto"/>
                <w:bottom w:val="none" w:sz="0" w:space="0" w:color="auto"/>
                <w:right w:val="none" w:sz="0" w:space="0" w:color="auto"/>
              </w:divBdr>
            </w:div>
            <w:div w:id="899709450">
              <w:marLeft w:val="480"/>
              <w:marRight w:val="0"/>
              <w:marTop w:val="0"/>
              <w:marBottom w:val="0"/>
              <w:divBdr>
                <w:top w:val="none" w:sz="0" w:space="0" w:color="auto"/>
                <w:left w:val="none" w:sz="0" w:space="0" w:color="auto"/>
                <w:bottom w:val="none" w:sz="0" w:space="0" w:color="auto"/>
                <w:right w:val="none" w:sz="0" w:space="0" w:color="auto"/>
              </w:divBdr>
            </w:div>
            <w:div w:id="899828867">
              <w:marLeft w:val="480"/>
              <w:marRight w:val="0"/>
              <w:marTop w:val="0"/>
              <w:marBottom w:val="0"/>
              <w:divBdr>
                <w:top w:val="none" w:sz="0" w:space="0" w:color="auto"/>
                <w:left w:val="none" w:sz="0" w:space="0" w:color="auto"/>
                <w:bottom w:val="none" w:sz="0" w:space="0" w:color="auto"/>
                <w:right w:val="none" w:sz="0" w:space="0" w:color="auto"/>
              </w:divBdr>
            </w:div>
            <w:div w:id="899903118">
              <w:marLeft w:val="480"/>
              <w:marRight w:val="0"/>
              <w:marTop w:val="0"/>
              <w:marBottom w:val="0"/>
              <w:divBdr>
                <w:top w:val="none" w:sz="0" w:space="0" w:color="auto"/>
                <w:left w:val="none" w:sz="0" w:space="0" w:color="auto"/>
                <w:bottom w:val="none" w:sz="0" w:space="0" w:color="auto"/>
                <w:right w:val="none" w:sz="0" w:space="0" w:color="auto"/>
              </w:divBdr>
            </w:div>
            <w:div w:id="899940644">
              <w:marLeft w:val="480"/>
              <w:marRight w:val="0"/>
              <w:marTop w:val="0"/>
              <w:marBottom w:val="0"/>
              <w:divBdr>
                <w:top w:val="none" w:sz="0" w:space="0" w:color="auto"/>
                <w:left w:val="none" w:sz="0" w:space="0" w:color="auto"/>
                <w:bottom w:val="none" w:sz="0" w:space="0" w:color="auto"/>
                <w:right w:val="none" w:sz="0" w:space="0" w:color="auto"/>
              </w:divBdr>
            </w:div>
            <w:div w:id="900140043">
              <w:marLeft w:val="480"/>
              <w:marRight w:val="0"/>
              <w:marTop w:val="0"/>
              <w:marBottom w:val="0"/>
              <w:divBdr>
                <w:top w:val="none" w:sz="0" w:space="0" w:color="auto"/>
                <w:left w:val="none" w:sz="0" w:space="0" w:color="auto"/>
                <w:bottom w:val="none" w:sz="0" w:space="0" w:color="auto"/>
                <w:right w:val="none" w:sz="0" w:space="0" w:color="auto"/>
              </w:divBdr>
            </w:div>
            <w:div w:id="900405079">
              <w:marLeft w:val="480"/>
              <w:marRight w:val="0"/>
              <w:marTop w:val="0"/>
              <w:marBottom w:val="0"/>
              <w:divBdr>
                <w:top w:val="none" w:sz="0" w:space="0" w:color="auto"/>
                <w:left w:val="none" w:sz="0" w:space="0" w:color="auto"/>
                <w:bottom w:val="none" w:sz="0" w:space="0" w:color="auto"/>
                <w:right w:val="none" w:sz="0" w:space="0" w:color="auto"/>
              </w:divBdr>
            </w:div>
            <w:div w:id="900408934">
              <w:marLeft w:val="480"/>
              <w:marRight w:val="0"/>
              <w:marTop w:val="0"/>
              <w:marBottom w:val="0"/>
              <w:divBdr>
                <w:top w:val="none" w:sz="0" w:space="0" w:color="auto"/>
                <w:left w:val="none" w:sz="0" w:space="0" w:color="auto"/>
                <w:bottom w:val="none" w:sz="0" w:space="0" w:color="auto"/>
                <w:right w:val="none" w:sz="0" w:space="0" w:color="auto"/>
              </w:divBdr>
            </w:div>
            <w:div w:id="900484072">
              <w:marLeft w:val="480"/>
              <w:marRight w:val="0"/>
              <w:marTop w:val="0"/>
              <w:marBottom w:val="0"/>
              <w:divBdr>
                <w:top w:val="none" w:sz="0" w:space="0" w:color="auto"/>
                <w:left w:val="none" w:sz="0" w:space="0" w:color="auto"/>
                <w:bottom w:val="none" w:sz="0" w:space="0" w:color="auto"/>
                <w:right w:val="none" w:sz="0" w:space="0" w:color="auto"/>
              </w:divBdr>
            </w:div>
            <w:div w:id="900486580">
              <w:marLeft w:val="480"/>
              <w:marRight w:val="0"/>
              <w:marTop w:val="0"/>
              <w:marBottom w:val="0"/>
              <w:divBdr>
                <w:top w:val="none" w:sz="0" w:space="0" w:color="auto"/>
                <w:left w:val="none" w:sz="0" w:space="0" w:color="auto"/>
                <w:bottom w:val="none" w:sz="0" w:space="0" w:color="auto"/>
                <w:right w:val="none" w:sz="0" w:space="0" w:color="auto"/>
              </w:divBdr>
            </w:div>
            <w:div w:id="900486839">
              <w:marLeft w:val="480"/>
              <w:marRight w:val="0"/>
              <w:marTop w:val="0"/>
              <w:marBottom w:val="0"/>
              <w:divBdr>
                <w:top w:val="none" w:sz="0" w:space="0" w:color="auto"/>
                <w:left w:val="none" w:sz="0" w:space="0" w:color="auto"/>
                <w:bottom w:val="none" w:sz="0" w:space="0" w:color="auto"/>
                <w:right w:val="none" w:sz="0" w:space="0" w:color="auto"/>
              </w:divBdr>
            </w:div>
            <w:div w:id="900562710">
              <w:marLeft w:val="480"/>
              <w:marRight w:val="0"/>
              <w:marTop w:val="0"/>
              <w:marBottom w:val="0"/>
              <w:divBdr>
                <w:top w:val="none" w:sz="0" w:space="0" w:color="auto"/>
                <w:left w:val="none" w:sz="0" w:space="0" w:color="auto"/>
                <w:bottom w:val="none" w:sz="0" w:space="0" w:color="auto"/>
                <w:right w:val="none" w:sz="0" w:space="0" w:color="auto"/>
              </w:divBdr>
            </w:div>
            <w:div w:id="900600768">
              <w:marLeft w:val="480"/>
              <w:marRight w:val="0"/>
              <w:marTop w:val="0"/>
              <w:marBottom w:val="0"/>
              <w:divBdr>
                <w:top w:val="none" w:sz="0" w:space="0" w:color="auto"/>
                <w:left w:val="none" w:sz="0" w:space="0" w:color="auto"/>
                <w:bottom w:val="none" w:sz="0" w:space="0" w:color="auto"/>
                <w:right w:val="none" w:sz="0" w:space="0" w:color="auto"/>
              </w:divBdr>
            </w:div>
            <w:div w:id="900753931">
              <w:marLeft w:val="480"/>
              <w:marRight w:val="0"/>
              <w:marTop w:val="0"/>
              <w:marBottom w:val="0"/>
              <w:divBdr>
                <w:top w:val="none" w:sz="0" w:space="0" w:color="auto"/>
                <w:left w:val="none" w:sz="0" w:space="0" w:color="auto"/>
                <w:bottom w:val="none" w:sz="0" w:space="0" w:color="auto"/>
                <w:right w:val="none" w:sz="0" w:space="0" w:color="auto"/>
              </w:divBdr>
            </w:div>
            <w:div w:id="900754391">
              <w:marLeft w:val="480"/>
              <w:marRight w:val="0"/>
              <w:marTop w:val="0"/>
              <w:marBottom w:val="0"/>
              <w:divBdr>
                <w:top w:val="none" w:sz="0" w:space="0" w:color="auto"/>
                <w:left w:val="none" w:sz="0" w:space="0" w:color="auto"/>
                <w:bottom w:val="none" w:sz="0" w:space="0" w:color="auto"/>
                <w:right w:val="none" w:sz="0" w:space="0" w:color="auto"/>
              </w:divBdr>
            </w:div>
            <w:div w:id="900864752">
              <w:marLeft w:val="480"/>
              <w:marRight w:val="0"/>
              <w:marTop w:val="0"/>
              <w:marBottom w:val="0"/>
              <w:divBdr>
                <w:top w:val="none" w:sz="0" w:space="0" w:color="auto"/>
                <w:left w:val="none" w:sz="0" w:space="0" w:color="auto"/>
                <w:bottom w:val="none" w:sz="0" w:space="0" w:color="auto"/>
                <w:right w:val="none" w:sz="0" w:space="0" w:color="auto"/>
              </w:divBdr>
            </w:div>
            <w:div w:id="900872533">
              <w:marLeft w:val="480"/>
              <w:marRight w:val="0"/>
              <w:marTop w:val="0"/>
              <w:marBottom w:val="0"/>
              <w:divBdr>
                <w:top w:val="none" w:sz="0" w:space="0" w:color="auto"/>
                <w:left w:val="none" w:sz="0" w:space="0" w:color="auto"/>
                <w:bottom w:val="none" w:sz="0" w:space="0" w:color="auto"/>
                <w:right w:val="none" w:sz="0" w:space="0" w:color="auto"/>
              </w:divBdr>
            </w:div>
            <w:div w:id="900945283">
              <w:marLeft w:val="480"/>
              <w:marRight w:val="0"/>
              <w:marTop w:val="0"/>
              <w:marBottom w:val="0"/>
              <w:divBdr>
                <w:top w:val="none" w:sz="0" w:space="0" w:color="auto"/>
                <w:left w:val="none" w:sz="0" w:space="0" w:color="auto"/>
                <w:bottom w:val="none" w:sz="0" w:space="0" w:color="auto"/>
                <w:right w:val="none" w:sz="0" w:space="0" w:color="auto"/>
              </w:divBdr>
            </w:div>
            <w:div w:id="900947739">
              <w:marLeft w:val="480"/>
              <w:marRight w:val="0"/>
              <w:marTop w:val="0"/>
              <w:marBottom w:val="0"/>
              <w:divBdr>
                <w:top w:val="none" w:sz="0" w:space="0" w:color="auto"/>
                <w:left w:val="none" w:sz="0" w:space="0" w:color="auto"/>
                <w:bottom w:val="none" w:sz="0" w:space="0" w:color="auto"/>
                <w:right w:val="none" w:sz="0" w:space="0" w:color="auto"/>
              </w:divBdr>
            </w:div>
            <w:div w:id="901064702">
              <w:marLeft w:val="480"/>
              <w:marRight w:val="0"/>
              <w:marTop w:val="0"/>
              <w:marBottom w:val="0"/>
              <w:divBdr>
                <w:top w:val="none" w:sz="0" w:space="0" w:color="auto"/>
                <w:left w:val="none" w:sz="0" w:space="0" w:color="auto"/>
                <w:bottom w:val="none" w:sz="0" w:space="0" w:color="auto"/>
                <w:right w:val="none" w:sz="0" w:space="0" w:color="auto"/>
              </w:divBdr>
            </w:div>
            <w:div w:id="901134909">
              <w:marLeft w:val="480"/>
              <w:marRight w:val="0"/>
              <w:marTop w:val="0"/>
              <w:marBottom w:val="0"/>
              <w:divBdr>
                <w:top w:val="none" w:sz="0" w:space="0" w:color="auto"/>
                <w:left w:val="none" w:sz="0" w:space="0" w:color="auto"/>
                <w:bottom w:val="none" w:sz="0" w:space="0" w:color="auto"/>
                <w:right w:val="none" w:sz="0" w:space="0" w:color="auto"/>
              </w:divBdr>
            </w:div>
            <w:div w:id="901137640">
              <w:marLeft w:val="480"/>
              <w:marRight w:val="0"/>
              <w:marTop w:val="0"/>
              <w:marBottom w:val="0"/>
              <w:divBdr>
                <w:top w:val="none" w:sz="0" w:space="0" w:color="auto"/>
                <w:left w:val="none" w:sz="0" w:space="0" w:color="auto"/>
                <w:bottom w:val="none" w:sz="0" w:space="0" w:color="auto"/>
                <w:right w:val="none" w:sz="0" w:space="0" w:color="auto"/>
              </w:divBdr>
            </w:div>
            <w:div w:id="901139737">
              <w:marLeft w:val="480"/>
              <w:marRight w:val="0"/>
              <w:marTop w:val="0"/>
              <w:marBottom w:val="0"/>
              <w:divBdr>
                <w:top w:val="none" w:sz="0" w:space="0" w:color="auto"/>
                <w:left w:val="none" w:sz="0" w:space="0" w:color="auto"/>
                <w:bottom w:val="none" w:sz="0" w:space="0" w:color="auto"/>
                <w:right w:val="none" w:sz="0" w:space="0" w:color="auto"/>
              </w:divBdr>
            </w:div>
            <w:div w:id="901211527">
              <w:marLeft w:val="480"/>
              <w:marRight w:val="0"/>
              <w:marTop w:val="0"/>
              <w:marBottom w:val="0"/>
              <w:divBdr>
                <w:top w:val="none" w:sz="0" w:space="0" w:color="auto"/>
                <w:left w:val="none" w:sz="0" w:space="0" w:color="auto"/>
                <w:bottom w:val="none" w:sz="0" w:space="0" w:color="auto"/>
                <w:right w:val="none" w:sz="0" w:space="0" w:color="auto"/>
              </w:divBdr>
            </w:div>
            <w:div w:id="901254464">
              <w:marLeft w:val="480"/>
              <w:marRight w:val="0"/>
              <w:marTop w:val="0"/>
              <w:marBottom w:val="0"/>
              <w:divBdr>
                <w:top w:val="none" w:sz="0" w:space="0" w:color="auto"/>
                <w:left w:val="none" w:sz="0" w:space="0" w:color="auto"/>
                <w:bottom w:val="none" w:sz="0" w:space="0" w:color="auto"/>
                <w:right w:val="none" w:sz="0" w:space="0" w:color="auto"/>
              </w:divBdr>
            </w:div>
            <w:div w:id="901327200">
              <w:marLeft w:val="480"/>
              <w:marRight w:val="0"/>
              <w:marTop w:val="0"/>
              <w:marBottom w:val="0"/>
              <w:divBdr>
                <w:top w:val="none" w:sz="0" w:space="0" w:color="auto"/>
                <w:left w:val="none" w:sz="0" w:space="0" w:color="auto"/>
                <w:bottom w:val="none" w:sz="0" w:space="0" w:color="auto"/>
                <w:right w:val="none" w:sz="0" w:space="0" w:color="auto"/>
              </w:divBdr>
            </w:div>
            <w:div w:id="901451586">
              <w:marLeft w:val="480"/>
              <w:marRight w:val="0"/>
              <w:marTop w:val="0"/>
              <w:marBottom w:val="0"/>
              <w:divBdr>
                <w:top w:val="none" w:sz="0" w:space="0" w:color="auto"/>
                <w:left w:val="none" w:sz="0" w:space="0" w:color="auto"/>
                <w:bottom w:val="none" w:sz="0" w:space="0" w:color="auto"/>
                <w:right w:val="none" w:sz="0" w:space="0" w:color="auto"/>
              </w:divBdr>
            </w:div>
            <w:div w:id="901477820">
              <w:marLeft w:val="480"/>
              <w:marRight w:val="0"/>
              <w:marTop w:val="0"/>
              <w:marBottom w:val="0"/>
              <w:divBdr>
                <w:top w:val="none" w:sz="0" w:space="0" w:color="auto"/>
                <w:left w:val="none" w:sz="0" w:space="0" w:color="auto"/>
                <w:bottom w:val="none" w:sz="0" w:space="0" w:color="auto"/>
                <w:right w:val="none" w:sz="0" w:space="0" w:color="auto"/>
              </w:divBdr>
            </w:div>
            <w:div w:id="901521984">
              <w:marLeft w:val="480"/>
              <w:marRight w:val="0"/>
              <w:marTop w:val="0"/>
              <w:marBottom w:val="0"/>
              <w:divBdr>
                <w:top w:val="none" w:sz="0" w:space="0" w:color="auto"/>
                <w:left w:val="none" w:sz="0" w:space="0" w:color="auto"/>
                <w:bottom w:val="none" w:sz="0" w:space="0" w:color="auto"/>
                <w:right w:val="none" w:sz="0" w:space="0" w:color="auto"/>
              </w:divBdr>
            </w:div>
            <w:div w:id="901597157">
              <w:marLeft w:val="480"/>
              <w:marRight w:val="0"/>
              <w:marTop w:val="0"/>
              <w:marBottom w:val="0"/>
              <w:divBdr>
                <w:top w:val="none" w:sz="0" w:space="0" w:color="auto"/>
                <w:left w:val="none" w:sz="0" w:space="0" w:color="auto"/>
                <w:bottom w:val="none" w:sz="0" w:space="0" w:color="auto"/>
                <w:right w:val="none" w:sz="0" w:space="0" w:color="auto"/>
              </w:divBdr>
            </w:div>
            <w:div w:id="901673113">
              <w:marLeft w:val="480"/>
              <w:marRight w:val="0"/>
              <w:marTop w:val="0"/>
              <w:marBottom w:val="0"/>
              <w:divBdr>
                <w:top w:val="none" w:sz="0" w:space="0" w:color="auto"/>
                <w:left w:val="none" w:sz="0" w:space="0" w:color="auto"/>
                <w:bottom w:val="none" w:sz="0" w:space="0" w:color="auto"/>
                <w:right w:val="none" w:sz="0" w:space="0" w:color="auto"/>
              </w:divBdr>
            </w:div>
            <w:div w:id="901713380">
              <w:marLeft w:val="480"/>
              <w:marRight w:val="0"/>
              <w:marTop w:val="0"/>
              <w:marBottom w:val="0"/>
              <w:divBdr>
                <w:top w:val="none" w:sz="0" w:space="0" w:color="auto"/>
                <w:left w:val="none" w:sz="0" w:space="0" w:color="auto"/>
                <w:bottom w:val="none" w:sz="0" w:space="0" w:color="auto"/>
                <w:right w:val="none" w:sz="0" w:space="0" w:color="auto"/>
              </w:divBdr>
            </w:div>
            <w:div w:id="901714144">
              <w:marLeft w:val="480"/>
              <w:marRight w:val="0"/>
              <w:marTop w:val="0"/>
              <w:marBottom w:val="0"/>
              <w:divBdr>
                <w:top w:val="none" w:sz="0" w:space="0" w:color="auto"/>
                <w:left w:val="none" w:sz="0" w:space="0" w:color="auto"/>
                <w:bottom w:val="none" w:sz="0" w:space="0" w:color="auto"/>
                <w:right w:val="none" w:sz="0" w:space="0" w:color="auto"/>
              </w:divBdr>
            </w:div>
            <w:div w:id="901716736">
              <w:marLeft w:val="480"/>
              <w:marRight w:val="0"/>
              <w:marTop w:val="0"/>
              <w:marBottom w:val="0"/>
              <w:divBdr>
                <w:top w:val="none" w:sz="0" w:space="0" w:color="auto"/>
                <w:left w:val="none" w:sz="0" w:space="0" w:color="auto"/>
                <w:bottom w:val="none" w:sz="0" w:space="0" w:color="auto"/>
                <w:right w:val="none" w:sz="0" w:space="0" w:color="auto"/>
              </w:divBdr>
            </w:div>
            <w:div w:id="901985751">
              <w:marLeft w:val="480"/>
              <w:marRight w:val="0"/>
              <w:marTop w:val="0"/>
              <w:marBottom w:val="0"/>
              <w:divBdr>
                <w:top w:val="none" w:sz="0" w:space="0" w:color="auto"/>
                <w:left w:val="none" w:sz="0" w:space="0" w:color="auto"/>
                <w:bottom w:val="none" w:sz="0" w:space="0" w:color="auto"/>
                <w:right w:val="none" w:sz="0" w:space="0" w:color="auto"/>
              </w:divBdr>
            </w:div>
            <w:div w:id="901990890">
              <w:marLeft w:val="480"/>
              <w:marRight w:val="0"/>
              <w:marTop w:val="0"/>
              <w:marBottom w:val="0"/>
              <w:divBdr>
                <w:top w:val="none" w:sz="0" w:space="0" w:color="auto"/>
                <w:left w:val="none" w:sz="0" w:space="0" w:color="auto"/>
                <w:bottom w:val="none" w:sz="0" w:space="0" w:color="auto"/>
                <w:right w:val="none" w:sz="0" w:space="0" w:color="auto"/>
              </w:divBdr>
            </w:div>
            <w:div w:id="902056976">
              <w:marLeft w:val="480"/>
              <w:marRight w:val="0"/>
              <w:marTop w:val="0"/>
              <w:marBottom w:val="0"/>
              <w:divBdr>
                <w:top w:val="none" w:sz="0" w:space="0" w:color="auto"/>
                <w:left w:val="none" w:sz="0" w:space="0" w:color="auto"/>
                <w:bottom w:val="none" w:sz="0" w:space="0" w:color="auto"/>
                <w:right w:val="none" w:sz="0" w:space="0" w:color="auto"/>
              </w:divBdr>
            </w:div>
            <w:div w:id="902064448">
              <w:marLeft w:val="480"/>
              <w:marRight w:val="0"/>
              <w:marTop w:val="0"/>
              <w:marBottom w:val="0"/>
              <w:divBdr>
                <w:top w:val="none" w:sz="0" w:space="0" w:color="auto"/>
                <w:left w:val="none" w:sz="0" w:space="0" w:color="auto"/>
                <w:bottom w:val="none" w:sz="0" w:space="0" w:color="auto"/>
                <w:right w:val="none" w:sz="0" w:space="0" w:color="auto"/>
              </w:divBdr>
            </w:div>
            <w:div w:id="902104474">
              <w:marLeft w:val="480"/>
              <w:marRight w:val="0"/>
              <w:marTop w:val="0"/>
              <w:marBottom w:val="0"/>
              <w:divBdr>
                <w:top w:val="none" w:sz="0" w:space="0" w:color="auto"/>
                <w:left w:val="none" w:sz="0" w:space="0" w:color="auto"/>
                <w:bottom w:val="none" w:sz="0" w:space="0" w:color="auto"/>
                <w:right w:val="none" w:sz="0" w:space="0" w:color="auto"/>
              </w:divBdr>
            </w:div>
            <w:div w:id="902107327">
              <w:marLeft w:val="480"/>
              <w:marRight w:val="0"/>
              <w:marTop w:val="0"/>
              <w:marBottom w:val="0"/>
              <w:divBdr>
                <w:top w:val="none" w:sz="0" w:space="0" w:color="auto"/>
                <w:left w:val="none" w:sz="0" w:space="0" w:color="auto"/>
                <w:bottom w:val="none" w:sz="0" w:space="0" w:color="auto"/>
                <w:right w:val="none" w:sz="0" w:space="0" w:color="auto"/>
              </w:divBdr>
            </w:div>
            <w:div w:id="902132352">
              <w:marLeft w:val="480"/>
              <w:marRight w:val="0"/>
              <w:marTop w:val="0"/>
              <w:marBottom w:val="0"/>
              <w:divBdr>
                <w:top w:val="none" w:sz="0" w:space="0" w:color="auto"/>
                <w:left w:val="none" w:sz="0" w:space="0" w:color="auto"/>
                <w:bottom w:val="none" w:sz="0" w:space="0" w:color="auto"/>
                <w:right w:val="none" w:sz="0" w:space="0" w:color="auto"/>
              </w:divBdr>
            </w:div>
            <w:div w:id="902369899">
              <w:marLeft w:val="480"/>
              <w:marRight w:val="0"/>
              <w:marTop w:val="0"/>
              <w:marBottom w:val="0"/>
              <w:divBdr>
                <w:top w:val="none" w:sz="0" w:space="0" w:color="auto"/>
                <w:left w:val="none" w:sz="0" w:space="0" w:color="auto"/>
                <w:bottom w:val="none" w:sz="0" w:space="0" w:color="auto"/>
                <w:right w:val="none" w:sz="0" w:space="0" w:color="auto"/>
              </w:divBdr>
            </w:div>
            <w:div w:id="902450359">
              <w:marLeft w:val="480"/>
              <w:marRight w:val="0"/>
              <w:marTop w:val="0"/>
              <w:marBottom w:val="0"/>
              <w:divBdr>
                <w:top w:val="none" w:sz="0" w:space="0" w:color="auto"/>
                <w:left w:val="none" w:sz="0" w:space="0" w:color="auto"/>
                <w:bottom w:val="none" w:sz="0" w:space="0" w:color="auto"/>
                <w:right w:val="none" w:sz="0" w:space="0" w:color="auto"/>
              </w:divBdr>
            </w:div>
            <w:div w:id="902451787">
              <w:marLeft w:val="480"/>
              <w:marRight w:val="0"/>
              <w:marTop w:val="0"/>
              <w:marBottom w:val="0"/>
              <w:divBdr>
                <w:top w:val="none" w:sz="0" w:space="0" w:color="auto"/>
                <w:left w:val="none" w:sz="0" w:space="0" w:color="auto"/>
                <w:bottom w:val="none" w:sz="0" w:space="0" w:color="auto"/>
                <w:right w:val="none" w:sz="0" w:space="0" w:color="auto"/>
              </w:divBdr>
            </w:div>
            <w:div w:id="902522499">
              <w:marLeft w:val="480"/>
              <w:marRight w:val="0"/>
              <w:marTop w:val="0"/>
              <w:marBottom w:val="0"/>
              <w:divBdr>
                <w:top w:val="none" w:sz="0" w:space="0" w:color="auto"/>
                <w:left w:val="none" w:sz="0" w:space="0" w:color="auto"/>
                <w:bottom w:val="none" w:sz="0" w:space="0" w:color="auto"/>
                <w:right w:val="none" w:sz="0" w:space="0" w:color="auto"/>
              </w:divBdr>
            </w:div>
            <w:div w:id="902570037">
              <w:marLeft w:val="480"/>
              <w:marRight w:val="0"/>
              <w:marTop w:val="0"/>
              <w:marBottom w:val="0"/>
              <w:divBdr>
                <w:top w:val="none" w:sz="0" w:space="0" w:color="auto"/>
                <w:left w:val="none" w:sz="0" w:space="0" w:color="auto"/>
                <w:bottom w:val="none" w:sz="0" w:space="0" w:color="auto"/>
                <w:right w:val="none" w:sz="0" w:space="0" w:color="auto"/>
              </w:divBdr>
            </w:div>
            <w:div w:id="902642179">
              <w:marLeft w:val="480"/>
              <w:marRight w:val="0"/>
              <w:marTop w:val="0"/>
              <w:marBottom w:val="0"/>
              <w:divBdr>
                <w:top w:val="none" w:sz="0" w:space="0" w:color="auto"/>
                <w:left w:val="none" w:sz="0" w:space="0" w:color="auto"/>
                <w:bottom w:val="none" w:sz="0" w:space="0" w:color="auto"/>
                <w:right w:val="none" w:sz="0" w:space="0" w:color="auto"/>
              </w:divBdr>
            </w:div>
            <w:div w:id="902714627">
              <w:marLeft w:val="480"/>
              <w:marRight w:val="0"/>
              <w:marTop w:val="0"/>
              <w:marBottom w:val="0"/>
              <w:divBdr>
                <w:top w:val="none" w:sz="0" w:space="0" w:color="auto"/>
                <w:left w:val="none" w:sz="0" w:space="0" w:color="auto"/>
                <w:bottom w:val="none" w:sz="0" w:space="0" w:color="auto"/>
                <w:right w:val="none" w:sz="0" w:space="0" w:color="auto"/>
              </w:divBdr>
            </w:div>
            <w:div w:id="902760498">
              <w:marLeft w:val="480"/>
              <w:marRight w:val="0"/>
              <w:marTop w:val="0"/>
              <w:marBottom w:val="0"/>
              <w:divBdr>
                <w:top w:val="none" w:sz="0" w:space="0" w:color="auto"/>
                <w:left w:val="none" w:sz="0" w:space="0" w:color="auto"/>
                <w:bottom w:val="none" w:sz="0" w:space="0" w:color="auto"/>
                <w:right w:val="none" w:sz="0" w:space="0" w:color="auto"/>
              </w:divBdr>
            </w:div>
            <w:div w:id="902789157">
              <w:marLeft w:val="480"/>
              <w:marRight w:val="0"/>
              <w:marTop w:val="0"/>
              <w:marBottom w:val="0"/>
              <w:divBdr>
                <w:top w:val="none" w:sz="0" w:space="0" w:color="auto"/>
                <w:left w:val="none" w:sz="0" w:space="0" w:color="auto"/>
                <w:bottom w:val="none" w:sz="0" w:space="0" w:color="auto"/>
                <w:right w:val="none" w:sz="0" w:space="0" w:color="auto"/>
              </w:divBdr>
            </w:div>
            <w:div w:id="902791158">
              <w:marLeft w:val="480"/>
              <w:marRight w:val="0"/>
              <w:marTop w:val="0"/>
              <w:marBottom w:val="0"/>
              <w:divBdr>
                <w:top w:val="none" w:sz="0" w:space="0" w:color="auto"/>
                <w:left w:val="none" w:sz="0" w:space="0" w:color="auto"/>
                <w:bottom w:val="none" w:sz="0" w:space="0" w:color="auto"/>
                <w:right w:val="none" w:sz="0" w:space="0" w:color="auto"/>
              </w:divBdr>
            </w:div>
            <w:div w:id="902834478">
              <w:marLeft w:val="480"/>
              <w:marRight w:val="0"/>
              <w:marTop w:val="0"/>
              <w:marBottom w:val="0"/>
              <w:divBdr>
                <w:top w:val="none" w:sz="0" w:space="0" w:color="auto"/>
                <w:left w:val="none" w:sz="0" w:space="0" w:color="auto"/>
                <w:bottom w:val="none" w:sz="0" w:space="0" w:color="auto"/>
                <w:right w:val="none" w:sz="0" w:space="0" w:color="auto"/>
              </w:divBdr>
            </w:div>
            <w:div w:id="902834622">
              <w:marLeft w:val="480"/>
              <w:marRight w:val="0"/>
              <w:marTop w:val="0"/>
              <w:marBottom w:val="0"/>
              <w:divBdr>
                <w:top w:val="none" w:sz="0" w:space="0" w:color="auto"/>
                <w:left w:val="none" w:sz="0" w:space="0" w:color="auto"/>
                <w:bottom w:val="none" w:sz="0" w:space="0" w:color="auto"/>
                <w:right w:val="none" w:sz="0" w:space="0" w:color="auto"/>
              </w:divBdr>
            </w:div>
            <w:div w:id="902837776">
              <w:marLeft w:val="480"/>
              <w:marRight w:val="0"/>
              <w:marTop w:val="0"/>
              <w:marBottom w:val="0"/>
              <w:divBdr>
                <w:top w:val="none" w:sz="0" w:space="0" w:color="auto"/>
                <w:left w:val="none" w:sz="0" w:space="0" w:color="auto"/>
                <w:bottom w:val="none" w:sz="0" w:space="0" w:color="auto"/>
                <w:right w:val="none" w:sz="0" w:space="0" w:color="auto"/>
              </w:divBdr>
            </w:div>
            <w:div w:id="903024653">
              <w:marLeft w:val="480"/>
              <w:marRight w:val="0"/>
              <w:marTop w:val="0"/>
              <w:marBottom w:val="0"/>
              <w:divBdr>
                <w:top w:val="none" w:sz="0" w:space="0" w:color="auto"/>
                <w:left w:val="none" w:sz="0" w:space="0" w:color="auto"/>
                <w:bottom w:val="none" w:sz="0" w:space="0" w:color="auto"/>
                <w:right w:val="none" w:sz="0" w:space="0" w:color="auto"/>
              </w:divBdr>
            </w:div>
            <w:div w:id="903028264">
              <w:marLeft w:val="480"/>
              <w:marRight w:val="0"/>
              <w:marTop w:val="0"/>
              <w:marBottom w:val="0"/>
              <w:divBdr>
                <w:top w:val="none" w:sz="0" w:space="0" w:color="auto"/>
                <w:left w:val="none" w:sz="0" w:space="0" w:color="auto"/>
                <w:bottom w:val="none" w:sz="0" w:space="0" w:color="auto"/>
                <w:right w:val="none" w:sz="0" w:space="0" w:color="auto"/>
              </w:divBdr>
            </w:div>
            <w:div w:id="903028401">
              <w:marLeft w:val="480"/>
              <w:marRight w:val="0"/>
              <w:marTop w:val="0"/>
              <w:marBottom w:val="0"/>
              <w:divBdr>
                <w:top w:val="none" w:sz="0" w:space="0" w:color="auto"/>
                <w:left w:val="none" w:sz="0" w:space="0" w:color="auto"/>
                <w:bottom w:val="none" w:sz="0" w:space="0" w:color="auto"/>
                <w:right w:val="none" w:sz="0" w:space="0" w:color="auto"/>
              </w:divBdr>
            </w:div>
            <w:div w:id="903028805">
              <w:marLeft w:val="480"/>
              <w:marRight w:val="0"/>
              <w:marTop w:val="0"/>
              <w:marBottom w:val="0"/>
              <w:divBdr>
                <w:top w:val="none" w:sz="0" w:space="0" w:color="auto"/>
                <w:left w:val="none" w:sz="0" w:space="0" w:color="auto"/>
                <w:bottom w:val="none" w:sz="0" w:space="0" w:color="auto"/>
                <w:right w:val="none" w:sz="0" w:space="0" w:color="auto"/>
              </w:divBdr>
            </w:div>
            <w:div w:id="903103015">
              <w:marLeft w:val="480"/>
              <w:marRight w:val="0"/>
              <w:marTop w:val="0"/>
              <w:marBottom w:val="0"/>
              <w:divBdr>
                <w:top w:val="none" w:sz="0" w:space="0" w:color="auto"/>
                <w:left w:val="none" w:sz="0" w:space="0" w:color="auto"/>
                <w:bottom w:val="none" w:sz="0" w:space="0" w:color="auto"/>
                <w:right w:val="none" w:sz="0" w:space="0" w:color="auto"/>
              </w:divBdr>
            </w:div>
            <w:div w:id="903297141">
              <w:marLeft w:val="480"/>
              <w:marRight w:val="0"/>
              <w:marTop w:val="0"/>
              <w:marBottom w:val="0"/>
              <w:divBdr>
                <w:top w:val="none" w:sz="0" w:space="0" w:color="auto"/>
                <w:left w:val="none" w:sz="0" w:space="0" w:color="auto"/>
                <w:bottom w:val="none" w:sz="0" w:space="0" w:color="auto"/>
                <w:right w:val="none" w:sz="0" w:space="0" w:color="auto"/>
              </w:divBdr>
            </w:div>
            <w:div w:id="903297184">
              <w:marLeft w:val="480"/>
              <w:marRight w:val="0"/>
              <w:marTop w:val="0"/>
              <w:marBottom w:val="0"/>
              <w:divBdr>
                <w:top w:val="none" w:sz="0" w:space="0" w:color="auto"/>
                <w:left w:val="none" w:sz="0" w:space="0" w:color="auto"/>
                <w:bottom w:val="none" w:sz="0" w:space="0" w:color="auto"/>
                <w:right w:val="none" w:sz="0" w:space="0" w:color="auto"/>
              </w:divBdr>
            </w:div>
            <w:div w:id="903370346">
              <w:marLeft w:val="480"/>
              <w:marRight w:val="0"/>
              <w:marTop w:val="0"/>
              <w:marBottom w:val="0"/>
              <w:divBdr>
                <w:top w:val="none" w:sz="0" w:space="0" w:color="auto"/>
                <w:left w:val="none" w:sz="0" w:space="0" w:color="auto"/>
                <w:bottom w:val="none" w:sz="0" w:space="0" w:color="auto"/>
                <w:right w:val="none" w:sz="0" w:space="0" w:color="auto"/>
              </w:divBdr>
            </w:div>
            <w:div w:id="903373508">
              <w:marLeft w:val="480"/>
              <w:marRight w:val="0"/>
              <w:marTop w:val="0"/>
              <w:marBottom w:val="0"/>
              <w:divBdr>
                <w:top w:val="none" w:sz="0" w:space="0" w:color="auto"/>
                <w:left w:val="none" w:sz="0" w:space="0" w:color="auto"/>
                <w:bottom w:val="none" w:sz="0" w:space="0" w:color="auto"/>
                <w:right w:val="none" w:sz="0" w:space="0" w:color="auto"/>
              </w:divBdr>
            </w:div>
            <w:div w:id="903417458">
              <w:marLeft w:val="480"/>
              <w:marRight w:val="0"/>
              <w:marTop w:val="0"/>
              <w:marBottom w:val="0"/>
              <w:divBdr>
                <w:top w:val="none" w:sz="0" w:space="0" w:color="auto"/>
                <w:left w:val="none" w:sz="0" w:space="0" w:color="auto"/>
                <w:bottom w:val="none" w:sz="0" w:space="0" w:color="auto"/>
                <w:right w:val="none" w:sz="0" w:space="0" w:color="auto"/>
              </w:divBdr>
            </w:div>
            <w:div w:id="903443496">
              <w:marLeft w:val="480"/>
              <w:marRight w:val="0"/>
              <w:marTop w:val="0"/>
              <w:marBottom w:val="0"/>
              <w:divBdr>
                <w:top w:val="none" w:sz="0" w:space="0" w:color="auto"/>
                <w:left w:val="none" w:sz="0" w:space="0" w:color="auto"/>
                <w:bottom w:val="none" w:sz="0" w:space="0" w:color="auto"/>
                <w:right w:val="none" w:sz="0" w:space="0" w:color="auto"/>
              </w:divBdr>
            </w:div>
            <w:div w:id="903564709">
              <w:marLeft w:val="480"/>
              <w:marRight w:val="0"/>
              <w:marTop w:val="0"/>
              <w:marBottom w:val="0"/>
              <w:divBdr>
                <w:top w:val="none" w:sz="0" w:space="0" w:color="auto"/>
                <w:left w:val="none" w:sz="0" w:space="0" w:color="auto"/>
                <w:bottom w:val="none" w:sz="0" w:space="0" w:color="auto"/>
                <w:right w:val="none" w:sz="0" w:space="0" w:color="auto"/>
              </w:divBdr>
            </w:div>
            <w:div w:id="903642318">
              <w:marLeft w:val="480"/>
              <w:marRight w:val="0"/>
              <w:marTop w:val="0"/>
              <w:marBottom w:val="0"/>
              <w:divBdr>
                <w:top w:val="none" w:sz="0" w:space="0" w:color="auto"/>
                <w:left w:val="none" w:sz="0" w:space="0" w:color="auto"/>
                <w:bottom w:val="none" w:sz="0" w:space="0" w:color="auto"/>
                <w:right w:val="none" w:sz="0" w:space="0" w:color="auto"/>
              </w:divBdr>
            </w:div>
            <w:div w:id="903642444">
              <w:marLeft w:val="480"/>
              <w:marRight w:val="0"/>
              <w:marTop w:val="0"/>
              <w:marBottom w:val="0"/>
              <w:divBdr>
                <w:top w:val="none" w:sz="0" w:space="0" w:color="auto"/>
                <w:left w:val="none" w:sz="0" w:space="0" w:color="auto"/>
                <w:bottom w:val="none" w:sz="0" w:space="0" w:color="auto"/>
                <w:right w:val="none" w:sz="0" w:space="0" w:color="auto"/>
              </w:divBdr>
            </w:div>
            <w:div w:id="903681354">
              <w:marLeft w:val="480"/>
              <w:marRight w:val="0"/>
              <w:marTop w:val="0"/>
              <w:marBottom w:val="0"/>
              <w:divBdr>
                <w:top w:val="none" w:sz="0" w:space="0" w:color="auto"/>
                <w:left w:val="none" w:sz="0" w:space="0" w:color="auto"/>
                <w:bottom w:val="none" w:sz="0" w:space="0" w:color="auto"/>
                <w:right w:val="none" w:sz="0" w:space="0" w:color="auto"/>
              </w:divBdr>
            </w:div>
            <w:div w:id="903683512">
              <w:marLeft w:val="480"/>
              <w:marRight w:val="0"/>
              <w:marTop w:val="0"/>
              <w:marBottom w:val="0"/>
              <w:divBdr>
                <w:top w:val="none" w:sz="0" w:space="0" w:color="auto"/>
                <w:left w:val="none" w:sz="0" w:space="0" w:color="auto"/>
                <w:bottom w:val="none" w:sz="0" w:space="0" w:color="auto"/>
                <w:right w:val="none" w:sz="0" w:space="0" w:color="auto"/>
              </w:divBdr>
            </w:div>
            <w:div w:id="903684763">
              <w:marLeft w:val="480"/>
              <w:marRight w:val="0"/>
              <w:marTop w:val="0"/>
              <w:marBottom w:val="0"/>
              <w:divBdr>
                <w:top w:val="none" w:sz="0" w:space="0" w:color="auto"/>
                <w:left w:val="none" w:sz="0" w:space="0" w:color="auto"/>
                <w:bottom w:val="none" w:sz="0" w:space="0" w:color="auto"/>
                <w:right w:val="none" w:sz="0" w:space="0" w:color="auto"/>
              </w:divBdr>
            </w:div>
            <w:div w:id="903755274">
              <w:marLeft w:val="480"/>
              <w:marRight w:val="0"/>
              <w:marTop w:val="0"/>
              <w:marBottom w:val="0"/>
              <w:divBdr>
                <w:top w:val="none" w:sz="0" w:space="0" w:color="auto"/>
                <w:left w:val="none" w:sz="0" w:space="0" w:color="auto"/>
                <w:bottom w:val="none" w:sz="0" w:space="0" w:color="auto"/>
                <w:right w:val="none" w:sz="0" w:space="0" w:color="auto"/>
              </w:divBdr>
            </w:div>
            <w:div w:id="903836382">
              <w:marLeft w:val="480"/>
              <w:marRight w:val="0"/>
              <w:marTop w:val="0"/>
              <w:marBottom w:val="0"/>
              <w:divBdr>
                <w:top w:val="none" w:sz="0" w:space="0" w:color="auto"/>
                <w:left w:val="none" w:sz="0" w:space="0" w:color="auto"/>
                <w:bottom w:val="none" w:sz="0" w:space="0" w:color="auto"/>
                <w:right w:val="none" w:sz="0" w:space="0" w:color="auto"/>
              </w:divBdr>
            </w:div>
            <w:div w:id="903951082">
              <w:marLeft w:val="480"/>
              <w:marRight w:val="0"/>
              <w:marTop w:val="0"/>
              <w:marBottom w:val="0"/>
              <w:divBdr>
                <w:top w:val="none" w:sz="0" w:space="0" w:color="auto"/>
                <w:left w:val="none" w:sz="0" w:space="0" w:color="auto"/>
                <w:bottom w:val="none" w:sz="0" w:space="0" w:color="auto"/>
                <w:right w:val="none" w:sz="0" w:space="0" w:color="auto"/>
              </w:divBdr>
            </w:div>
            <w:div w:id="904149404">
              <w:marLeft w:val="480"/>
              <w:marRight w:val="0"/>
              <w:marTop w:val="0"/>
              <w:marBottom w:val="0"/>
              <w:divBdr>
                <w:top w:val="none" w:sz="0" w:space="0" w:color="auto"/>
                <w:left w:val="none" w:sz="0" w:space="0" w:color="auto"/>
                <w:bottom w:val="none" w:sz="0" w:space="0" w:color="auto"/>
                <w:right w:val="none" w:sz="0" w:space="0" w:color="auto"/>
              </w:divBdr>
            </w:div>
            <w:div w:id="904339559">
              <w:marLeft w:val="480"/>
              <w:marRight w:val="0"/>
              <w:marTop w:val="0"/>
              <w:marBottom w:val="0"/>
              <w:divBdr>
                <w:top w:val="none" w:sz="0" w:space="0" w:color="auto"/>
                <w:left w:val="none" w:sz="0" w:space="0" w:color="auto"/>
                <w:bottom w:val="none" w:sz="0" w:space="0" w:color="auto"/>
                <w:right w:val="none" w:sz="0" w:space="0" w:color="auto"/>
              </w:divBdr>
            </w:div>
            <w:div w:id="904339644">
              <w:marLeft w:val="480"/>
              <w:marRight w:val="0"/>
              <w:marTop w:val="0"/>
              <w:marBottom w:val="0"/>
              <w:divBdr>
                <w:top w:val="none" w:sz="0" w:space="0" w:color="auto"/>
                <w:left w:val="none" w:sz="0" w:space="0" w:color="auto"/>
                <w:bottom w:val="none" w:sz="0" w:space="0" w:color="auto"/>
                <w:right w:val="none" w:sz="0" w:space="0" w:color="auto"/>
              </w:divBdr>
            </w:div>
            <w:div w:id="904560027">
              <w:marLeft w:val="480"/>
              <w:marRight w:val="0"/>
              <w:marTop w:val="0"/>
              <w:marBottom w:val="0"/>
              <w:divBdr>
                <w:top w:val="none" w:sz="0" w:space="0" w:color="auto"/>
                <w:left w:val="none" w:sz="0" w:space="0" w:color="auto"/>
                <w:bottom w:val="none" w:sz="0" w:space="0" w:color="auto"/>
                <w:right w:val="none" w:sz="0" w:space="0" w:color="auto"/>
              </w:divBdr>
            </w:div>
            <w:div w:id="904685156">
              <w:marLeft w:val="480"/>
              <w:marRight w:val="0"/>
              <w:marTop w:val="0"/>
              <w:marBottom w:val="0"/>
              <w:divBdr>
                <w:top w:val="none" w:sz="0" w:space="0" w:color="auto"/>
                <w:left w:val="none" w:sz="0" w:space="0" w:color="auto"/>
                <w:bottom w:val="none" w:sz="0" w:space="0" w:color="auto"/>
                <w:right w:val="none" w:sz="0" w:space="0" w:color="auto"/>
              </w:divBdr>
            </w:div>
            <w:div w:id="904991112">
              <w:marLeft w:val="480"/>
              <w:marRight w:val="0"/>
              <w:marTop w:val="0"/>
              <w:marBottom w:val="0"/>
              <w:divBdr>
                <w:top w:val="none" w:sz="0" w:space="0" w:color="auto"/>
                <w:left w:val="none" w:sz="0" w:space="0" w:color="auto"/>
                <w:bottom w:val="none" w:sz="0" w:space="0" w:color="auto"/>
                <w:right w:val="none" w:sz="0" w:space="0" w:color="auto"/>
              </w:divBdr>
            </w:div>
            <w:div w:id="904992772">
              <w:marLeft w:val="480"/>
              <w:marRight w:val="0"/>
              <w:marTop w:val="0"/>
              <w:marBottom w:val="0"/>
              <w:divBdr>
                <w:top w:val="none" w:sz="0" w:space="0" w:color="auto"/>
                <w:left w:val="none" w:sz="0" w:space="0" w:color="auto"/>
                <w:bottom w:val="none" w:sz="0" w:space="0" w:color="auto"/>
                <w:right w:val="none" w:sz="0" w:space="0" w:color="auto"/>
              </w:divBdr>
            </w:div>
            <w:div w:id="904994199">
              <w:marLeft w:val="480"/>
              <w:marRight w:val="0"/>
              <w:marTop w:val="0"/>
              <w:marBottom w:val="0"/>
              <w:divBdr>
                <w:top w:val="none" w:sz="0" w:space="0" w:color="auto"/>
                <w:left w:val="none" w:sz="0" w:space="0" w:color="auto"/>
                <w:bottom w:val="none" w:sz="0" w:space="0" w:color="auto"/>
                <w:right w:val="none" w:sz="0" w:space="0" w:color="auto"/>
              </w:divBdr>
            </w:div>
            <w:div w:id="905149120">
              <w:marLeft w:val="480"/>
              <w:marRight w:val="0"/>
              <w:marTop w:val="0"/>
              <w:marBottom w:val="0"/>
              <w:divBdr>
                <w:top w:val="none" w:sz="0" w:space="0" w:color="auto"/>
                <w:left w:val="none" w:sz="0" w:space="0" w:color="auto"/>
                <w:bottom w:val="none" w:sz="0" w:space="0" w:color="auto"/>
                <w:right w:val="none" w:sz="0" w:space="0" w:color="auto"/>
              </w:divBdr>
            </w:div>
            <w:div w:id="905333502">
              <w:marLeft w:val="480"/>
              <w:marRight w:val="0"/>
              <w:marTop w:val="0"/>
              <w:marBottom w:val="0"/>
              <w:divBdr>
                <w:top w:val="none" w:sz="0" w:space="0" w:color="auto"/>
                <w:left w:val="none" w:sz="0" w:space="0" w:color="auto"/>
                <w:bottom w:val="none" w:sz="0" w:space="0" w:color="auto"/>
                <w:right w:val="none" w:sz="0" w:space="0" w:color="auto"/>
              </w:divBdr>
            </w:div>
            <w:div w:id="905384591">
              <w:marLeft w:val="480"/>
              <w:marRight w:val="0"/>
              <w:marTop w:val="0"/>
              <w:marBottom w:val="0"/>
              <w:divBdr>
                <w:top w:val="none" w:sz="0" w:space="0" w:color="auto"/>
                <w:left w:val="none" w:sz="0" w:space="0" w:color="auto"/>
                <w:bottom w:val="none" w:sz="0" w:space="0" w:color="auto"/>
                <w:right w:val="none" w:sz="0" w:space="0" w:color="auto"/>
              </w:divBdr>
            </w:div>
            <w:div w:id="905455918">
              <w:marLeft w:val="480"/>
              <w:marRight w:val="0"/>
              <w:marTop w:val="0"/>
              <w:marBottom w:val="0"/>
              <w:divBdr>
                <w:top w:val="none" w:sz="0" w:space="0" w:color="auto"/>
                <w:left w:val="none" w:sz="0" w:space="0" w:color="auto"/>
                <w:bottom w:val="none" w:sz="0" w:space="0" w:color="auto"/>
                <w:right w:val="none" w:sz="0" w:space="0" w:color="auto"/>
              </w:divBdr>
            </w:div>
            <w:div w:id="905457258">
              <w:marLeft w:val="480"/>
              <w:marRight w:val="0"/>
              <w:marTop w:val="0"/>
              <w:marBottom w:val="0"/>
              <w:divBdr>
                <w:top w:val="none" w:sz="0" w:space="0" w:color="auto"/>
                <w:left w:val="none" w:sz="0" w:space="0" w:color="auto"/>
                <w:bottom w:val="none" w:sz="0" w:space="0" w:color="auto"/>
                <w:right w:val="none" w:sz="0" w:space="0" w:color="auto"/>
              </w:divBdr>
            </w:div>
            <w:div w:id="905532292">
              <w:marLeft w:val="480"/>
              <w:marRight w:val="0"/>
              <w:marTop w:val="0"/>
              <w:marBottom w:val="0"/>
              <w:divBdr>
                <w:top w:val="none" w:sz="0" w:space="0" w:color="auto"/>
                <w:left w:val="none" w:sz="0" w:space="0" w:color="auto"/>
                <w:bottom w:val="none" w:sz="0" w:space="0" w:color="auto"/>
                <w:right w:val="none" w:sz="0" w:space="0" w:color="auto"/>
              </w:divBdr>
            </w:div>
            <w:div w:id="905533104">
              <w:marLeft w:val="480"/>
              <w:marRight w:val="0"/>
              <w:marTop w:val="0"/>
              <w:marBottom w:val="0"/>
              <w:divBdr>
                <w:top w:val="none" w:sz="0" w:space="0" w:color="auto"/>
                <w:left w:val="none" w:sz="0" w:space="0" w:color="auto"/>
                <w:bottom w:val="none" w:sz="0" w:space="0" w:color="auto"/>
                <w:right w:val="none" w:sz="0" w:space="0" w:color="auto"/>
              </w:divBdr>
            </w:div>
            <w:div w:id="905645337">
              <w:marLeft w:val="480"/>
              <w:marRight w:val="0"/>
              <w:marTop w:val="0"/>
              <w:marBottom w:val="0"/>
              <w:divBdr>
                <w:top w:val="none" w:sz="0" w:space="0" w:color="auto"/>
                <w:left w:val="none" w:sz="0" w:space="0" w:color="auto"/>
                <w:bottom w:val="none" w:sz="0" w:space="0" w:color="auto"/>
                <w:right w:val="none" w:sz="0" w:space="0" w:color="auto"/>
              </w:divBdr>
            </w:div>
            <w:div w:id="905798928">
              <w:marLeft w:val="480"/>
              <w:marRight w:val="0"/>
              <w:marTop w:val="0"/>
              <w:marBottom w:val="0"/>
              <w:divBdr>
                <w:top w:val="none" w:sz="0" w:space="0" w:color="auto"/>
                <w:left w:val="none" w:sz="0" w:space="0" w:color="auto"/>
                <w:bottom w:val="none" w:sz="0" w:space="0" w:color="auto"/>
                <w:right w:val="none" w:sz="0" w:space="0" w:color="auto"/>
              </w:divBdr>
            </w:div>
            <w:div w:id="905919484">
              <w:marLeft w:val="480"/>
              <w:marRight w:val="0"/>
              <w:marTop w:val="0"/>
              <w:marBottom w:val="0"/>
              <w:divBdr>
                <w:top w:val="none" w:sz="0" w:space="0" w:color="auto"/>
                <w:left w:val="none" w:sz="0" w:space="0" w:color="auto"/>
                <w:bottom w:val="none" w:sz="0" w:space="0" w:color="auto"/>
                <w:right w:val="none" w:sz="0" w:space="0" w:color="auto"/>
              </w:divBdr>
            </w:div>
            <w:div w:id="905996486">
              <w:marLeft w:val="480"/>
              <w:marRight w:val="0"/>
              <w:marTop w:val="0"/>
              <w:marBottom w:val="0"/>
              <w:divBdr>
                <w:top w:val="none" w:sz="0" w:space="0" w:color="auto"/>
                <w:left w:val="none" w:sz="0" w:space="0" w:color="auto"/>
                <w:bottom w:val="none" w:sz="0" w:space="0" w:color="auto"/>
                <w:right w:val="none" w:sz="0" w:space="0" w:color="auto"/>
              </w:divBdr>
            </w:div>
            <w:div w:id="906189496">
              <w:marLeft w:val="480"/>
              <w:marRight w:val="0"/>
              <w:marTop w:val="0"/>
              <w:marBottom w:val="0"/>
              <w:divBdr>
                <w:top w:val="none" w:sz="0" w:space="0" w:color="auto"/>
                <w:left w:val="none" w:sz="0" w:space="0" w:color="auto"/>
                <w:bottom w:val="none" w:sz="0" w:space="0" w:color="auto"/>
                <w:right w:val="none" w:sz="0" w:space="0" w:color="auto"/>
              </w:divBdr>
            </w:div>
            <w:div w:id="906309134">
              <w:marLeft w:val="480"/>
              <w:marRight w:val="0"/>
              <w:marTop w:val="0"/>
              <w:marBottom w:val="0"/>
              <w:divBdr>
                <w:top w:val="none" w:sz="0" w:space="0" w:color="auto"/>
                <w:left w:val="none" w:sz="0" w:space="0" w:color="auto"/>
                <w:bottom w:val="none" w:sz="0" w:space="0" w:color="auto"/>
                <w:right w:val="none" w:sz="0" w:space="0" w:color="auto"/>
              </w:divBdr>
            </w:div>
            <w:div w:id="906380493">
              <w:marLeft w:val="480"/>
              <w:marRight w:val="0"/>
              <w:marTop w:val="0"/>
              <w:marBottom w:val="0"/>
              <w:divBdr>
                <w:top w:val="none" w:sz="0" w:space="0" w:color="auto"/>
                <w:left w:val="none" w:sz="0" w:space="0" w:color="auto"/>
                <w:bottom w:val="none" w:sz="0" w:space="0" w:color="auto"/>
                <w:right w:val="none" w:sz="0" w:space="0" w:color="auto"/>
              </w:divBdr>
            </w:div>
            <w:div w:id="906451370">
              <w:marLeft w:val="480"/>
              <w:marRight w:val="0"/>
              <w:marTop w:val="0"/>
              <w:marBottom w:val="0"/>
              <w:divBdr>
                <w:top w:val="none" w:sz="0" w:space="0" w:color="auto"/>
                <w:left w:val="none" w:sz="0" w:space="0" w:color="auto"/>
                <w:bottom w:val="none" w:sz="0" w:space="0" w:color="auto"/>
                <w:right w:val="none" w:sz="0" w:space="0" w:color="auto"/>
              </w:divBdr>
            </w:div>
            <w:div w:id="906451897">
              <w:marLeft w:val="480"/>
              <w:marRight w:val="0"/>
              <w:marTop w:val="0"/>
              <w:marBottom w:val="0"/>
              <w:divBdr>
                <w:top w:val="none" w:sz="0" w:space="0" w:color="auto"/>
                <w:left w:val="none" w:sz="0" w:space="0" w:color="auto"/>
                <w:bottom w:val="none" w:sz="0" w:space="0" w:color="auto"/>
                <w:right w:val="none" w:sz="0" w:space="0" w:color="auto"/>
              </w:divBdr>
            </w:div>
            <w:div w:id="906457619">
              <w:marLeft w:val="480"/>
              <w:marRight w:val="0"/>
              <w:marTop w:val="0"/>
              <w:marBottom w:val="0"/>
              <w:divBdr>
                <w:top w:val="none" w:sz="0" w:space="0" w:color="auto"/>
                <w:left w:val="none" w:sz="0" w:space="0" w:color="auto"/>
                <w:bottom w:val="none" w:sz="0" w:space="0" w:color="auto"/>
                <w:right w:val="none" w:sz="0" w:space="0" w:color="auto"/>
              </w:divBdr>
            </w:div>
            <w:div w:id="906577610">
              <w:marLeft w:val="480"/>
              <w:marRight w:val="0"/>
              <w:marTop w:val="0"/>
              <w:marBottom w:val="0"/>
              <w:divBdr>
                <w:top w:val="none" w:sz="0" w:space="0" w:color="auto"/>
                <w:left w:val="none" w:sz="0" w:space="0" w:color="auto"/>
                <w:bottom w:val="none" w:sz="0" w:space="0" w:color="auto"/>
                <w:right w:val="none" w:sz="0" w:space="0" w:color="auto"/>
              </w:divBdr>
            </w:div>
            <w:div w:id="906644715">
              <w:marLeft w:val="480"/>
              <w:marRight w:val="0"/>
              <w:marTop w:val="0"/>
              <w:marBottom w:val="0"/>
              <w:divBdr>
                <w:top w:val="none" w:sz="0" w:space="0" w:color="auto"/>
                <w:left w:val="none" w:sz="0" w:space="0" w:color="auto"/>
                <w:bottom w:val="none" w:sz="0" w:space="0" w:color="auto"/>
                <w:right w:val="none" w:sz="0" w:space="0" w:color="auto"/>
              </w:divBdr>
            </w:div>
            <w:div w:id="906651158">
              <w:marLeft w:val="480"/>
              <w:marRight w:val="0"/>
              <w:marTop w:val="0"/>
              <w:marBottom w:val="0"/>
              <w:divBdr>
                <w:top w:val="none" w:sz="0" w:space="0" w:color="auto"/>
                <w:left w:val="none" w:sz="0" w:space="0" w:color="auto"/>
                <w:bottom w:val="none" w:sz="0" w:space="0" w:color="auto"/>
                <w:right w:val="none" w:sz="0" w:space="0" w:color="auto"/>
              </w:divBdr>
            </w:div>
            <w:div w:id="906692930">
              <w:marLeft w:val="480"/>
              <w:marRight w:val="0"/>
              <w:marTop w:val="0"/>
              <w:marBottom w:val="0"/>
              <w:divBdr>
                <w:top w:val="none" w:sz="0" w:space="0" w:color="auto"/>
                <w:left w:val="none" w:sz="0" w:space="0" w:color="auto"/>
                <w:bottom w:val="none" w:sz="0" w:space="0" w:color="auto"/>
                <w:right w:val="none" w:sz="0" w:space="0" w:color="auto"/>
              </w:divBdr>
            </w:div>
            <w:div w:id="906768431">
              <w:marLeft w:val="480"/>
              <w:marRight w:val="0"/>
              <w:marTop w:val="0"/>
              <w:marBottom w:val="0"/>
              <w:divBdr>
                <w:top w:val="none" w:sz="0" w:space="0" w:color="auto"/>
                <w:left w:val="none" w:sz="0" w:space="0" w:color="auto"/>
                <w:bottom w:val="none" w:sz="0" w:space="0" w:color="auto"/>
                <w:right w:val="none" w:sz="0" w:space="0" w:color="auto"/>
              </w:divBdr>
            </w:div>
            <w:div w:id="907157786">
              <w:marLeft w:val="480"/>
              <w:marRight w:val="0"/>
              <w:marTop w:val="0"/>
              <w:marBottom w:val="0"/>
              <w:divBdr>
                <w:top w:val="none" w:sz="0" w:space="0" w:color="auto"/>
                <w:left w:val="none" w:sz="0" w:space="0" w:color="auto"/>
                <w:bottom w:val="none" w:sz="0" w:space="0" w:color="auto"/>
                <w:right w:val="none" w:sz="0" w:space="0" w:color="auto"/>
              </w:divBdr>
            </w:div>
            <w:div w:id="907225833">
              <w:marLeft w:val="480"/>
              <w:marRight w:val="0"/>
              <w:marTop w:val="0"/>
              <w:marBottom w:val="0"/>
              <w:divBdr>
                <w:top w:val="none" w:sz="0" w:space="0" w:color="auto"/>
                <w:left w:val="none" w:sz="0" w:space="0" w:color="auto"/>
                <w:bottom w:val="none" w:sz="0" w:space="0" w:color="auto"/>
                <w:right w:val="none" w:sz="0" w:space="0" w:color="auto"/>
              </w:divBdr>
            </w:div>
            <w:div w:id="907233017">
              <w:marLeft w:val="480"/>
              <w:marRight w:val="0"/>
              <w:marTop w:val="0"/>
              <w:marBottom w:val="0"/>
              <w:divBdr>
                <w:top w:val="none" w:sz="0" w:space="0" w:color="auto"/>
                <w:left w:val="none" w:sz="0" w:space="0" w:color="auto"/>
                <w:bottom w:val="none" w:sz="0" w:space="0" w:color="auto"/>
                <w:right w:val="none" w:sz="0" w:space="0" w:color="auto"/>
              </w:divBdr>
            </w:div>
            <w:div w:id="907375567">
              <w:marLeft w:val="480"/>
              <w:marRight w:val="0"/>
              <w:marTop w:val="0"/>
              <w:marBottom w:val="0"/>
              <w:divBdr>
                <w:top w:val="none" w:sz="0" w:space="0" w:color="auto"/>
                <w:left w:val="none" w:sz="0" w:space="0" w:color="auto"/>
                <w:bottom w:val="none" w:sz="0" w:space="0" w:color="auto"/>
                <w:right w:val="none" w:sz="0" w:space="0" w:color="auto"/>
              </w:divBdr>
            </w:div>
            <w:div w:id="907376587">
              <w:marLeft w:val="480"/>
              <w:marRight w:val="0"/>
              <w:marTop w:val="0"/>
              <w:marBottom w:val="0"/>
              <w:divBdr>
                <w:top w:val="none" w:sz="0" w:space="0" w:color="auto"/>
                <w:left w:val="none" w:sz="0" w:space="0" w:color="auto"/>
                <w:bottom w:val="none" w:sz="0" w:space="0" w:color="auto"/>
                <w:right w:val="none" w:sz="0" w:space="0" w:color="auto"/>
              </w:divBdr>
            </w:div>
            <w:div w:id="907417048">
              <w:marLeft w:val="480"/>
              <w:marRight w:val="0"/>
              <w:marTop w:val="0"/>
              <w:marBottom w:val="0"/>
              <w:divBdr>
                <w:top w:val="none" w:sz="0" w:space="0" w:color="auto"/>
                <w:left w:val="none" w:sz="0" w:space="0" w:color="auto"/>
                <w:bottom w:val="none" w:sz="0" w:space="0" w:color="auto"/>
                <w:right w:val="none" w:sz="0" w:space="0" w:color="auto"/>
              </w:divBdr>
            </w:div>
            <w:div w:id="907417738">
              <w:marLeft w:val="480"/>
              <w:marRight w:val="0"/>
              <w:marTop w:val="0"/>
              <w:marBottom w:val="0"/>
              <w:divBdr>
                <w:top w:val="none" w:sz="0" w:space="0" w:color="auto"/>
                <w:left w:val="none" w:sz="0" w:space="0" w:color="auto"/>
                <w:bottom w:val="none" w:sz="0" w:space="0" w:color="auto"/>
                <w:right w:val="none" w:sz="0" w:space="0" w:color="auto"/>
              </w:divBdr>
            </w:div>
            <w:div w:id="907419447">
              <w:marLeft w:val="480"/>
              <w:marRight w:val="0"/>
              <w:marTop w:val="0"/>
              <w:marBottom w:val="0"/>
              <w:divBdr>
                <w:top w:val="none" w:sz="0" w:space="0" w:color="auto"/>
                <w:left w:val="none" w:sz="0" w:space="0" w:color="auto"/>
                <w:bottom w:val="none" w:sz="0" w:space="0" w:color="auto"/>
                <w:right w:val="none" w:sz="0" w:space="0" w:color="auto"/>
              </w:divBdr>
            </w:div>
            <w:div w:id="907424537">
              <w:marLeft w:val="480"/>
              <w:marRight w:val="0"/>
              <w:marTop w:val="0"/>
              <w:marBottom w:val="0"/>
              <w:divBdr>
                <w:top w:val="none" w:sz="0" w:space="0" w:color="auto"/>
                <w:left w:val="none" w:sz="0" w:space="0" w:color="auto"/>
                <w:bottom w:val="none" w:sz="0" w:space="0" w:color="auto"/>
                <w:right w:val="none" w:sz="0" w:space="0" w:color="auto"/>
              </w:divBdr>
            </w:div>
            <w:div w:id="907572217">
              <w:marLeft w:val="480"/>
              <w:marRight w:val="0"/>
              <w:marTop w:val="0"/>
              <w:marBottom w:val="0"/>
              <w:divBdr>
                <w:top w:val="none" w:sz="0" w:space="0" w:color="auto"/>
                <w:left w:val="none" w:sz="0" w:space="0" w:color="auto"/>
                <w:bottom w:val="none" w:sz="0" w:space="0" w:color="auto"/>
                <w:right w:val="none" w:sz="0" w:space="0" w:color="auto"/>
              </w:divBdr>
            </w:div>
            <w:div w:id="907613631">
              <w:marLeft w:val="480"/>
              <w:marRight w:val="0"/>
              <w:marTop w:val="0"/>
              <w:marBottom w:val="0"/>
              <w:divBdr>
                <w:top w:val="none" w:sz="0" w:space="0" w:color="auto"/>
                <w:left w:val="none" w:sz="0" w:space="0" w:color="auto"/>
                <w:bottom w:val="none" w:sz="0" w:space="0" w:color="auto"/>
                <w:right w:val="none" w:sz="0" w:space="0" w:color="auto"/>
              </w:divBdr>
            </w:div>
            <w:div w:id="907690485">
              <w:marLeft w:val="480"/>
              <w:marRight w:val="0"/>
              <w:marTop w:val="0"/>
              <w:marBottom w:val="0"/>
              <w:divBdr>
                <w:top w:val="none" w:sz="0" w:space="0" w:color="auto"/>
                <w:left w:val="none" w:sz="0" w:space="0" w:color="auto"/>
                <w:bottom w:val="none" w:sz="0" w:space="0" w:color="auto"/>
                <w:right w:val="none" w:sz="0" w:space="0" w:color="auto"/>
              </w:divBdr>
            </w:div>
            <w:div w:id="907769661">
              <w:marLeft w:val="480"/>
              <w:marRight w:val="0"/>
              <w:marTop w:val="0"/>
              <w:marBottom w:val="0"/>
              <w:divBdr>
                <w:top w:val="none" w:sz="0" w:space="0" w:color="auto"/>
                <w:left w:val="none" w:sz="0" w:space="0" w:color="auto"/>
                <w:bottom w:val="none" w:sz="0" w:space="0" w:color="auto"/>
                <w:right w:val="none" w:sz="0" w:space="0" w:color="auto"/>
              </w:divBdr>
            </w:div>
            <w:div w:id="907806781">
              <w:marLeft w:val="480"/>
              <w:marRight w:val="0"/>
              <w:marTop w:val="0"/>
              <w:marBottom w:val="0"/>
              <w:divBdr>
                <w:top w:val="none" w:sz="0" w:space="0" w:color="auto"/>
                <w:left w:val="none" w:sz="0" w:space="0" w:color="auto"/>
                <w:bottom w:val="none" w:sz="0" w:space="0" w:color="auto"/>
                <w:right w:val="none" w:sz="0" w:space="0" w:color="auto"/>
              </w:divBdr>
            </w:div>
            <w:div w:id="907809317">
              <w:marLeft w:val="480"/>
              <w:marRight w:val="0"/>
              <w:marTop w:val="0"/>
              <w:marBottom w:val="0"/>
              <w:divBdr>
                <w:top w:val="none" w:sz="0" w:space="0" w:color="auto"/>
                <w:left w:val="none" w:sz="0" w:space="0" w:color="auto"/>
                <w:bottom w:val="none" w:sz="0" w:space="0" w:color="auto"/>
                <w:right w:val="none" w:sz="0" w:space="0" w:color="auto"/>
              </w:divBdr>
            </w:div>
            <w:div w:id="907880042">
              <w:marLeft w:val="480"/>
              <w:marRight w:val="0"/>
              <w:marTop w:val="0"/>
              <w:marBottom w:val="0"/>
              <w:divBdr>
                <w:top w:val="none" w:sz="0" w:space="0" w:color="auto"/>
                <w:left w:val="none" w:sz="0" w:space="0" w:color="auto"/>
                <w:bottom w:val="none" w:sz="0" w:space="0" w:color="auto"/>
                <w:right w:val="none" w:sz="0" w:space="0" w:color="auto"/>
              </w:divBdr>
            </w:div>
            <w:div w:id="907881269">
              <w:marLeft w:val="480"/>
              <w:marRight w:val="0"/>
              <w:marTop w:val="0"/>
              <w:marBottom w:val="0"/>
              <w:divBdr>
                <w:top w:val="none" w:sz="0" w:space="0" w:color="auto"/>
                <w:left w:val="none" w:sz="0" w:space="0" w:color="auto"/>
                <w:bottom w:val="none" w:sz="0" w:space="0" w:color="auto"/>
                <w:right w:val="none" w:sz="0" w:space="0" w:color="auto"/>
              </w:divBdr>
            </w:div>
            <w:div w:id="907960415">
              <w:marLeft w:val="480"/>
              <w:marRight w:val="0"/>
              <w:marTop w:val="0"/>
              <w:marBottom w:val="0"/>
              <w:divBdr>
                <w:top w:val="none" w:sz="0" w:space="0" w:color="auto"/>
                <w:left w:val="none" w:sz="0" w:space="0" w:color="auto"/>
                <w:bottom w:val="none" w:sz="0" w:space="0" w:color="auto"/>
                <w:right w:val="none" w:sz="0" w:space="0" w:color="auto"/>
              </w:divBdr>
            </w:div>
            <w:div w:id="908030916">
              <w:marLeft w:val="480"/>
              <w:marRight w:val="0"/>
              <w:marTop w:val="0"/>
              <w:marBottom w:val="0"/>
              <w:divBdr>
                <w:top w:val="none" w:sz="0" w:space="0" w:color="auto"/>
                <w:left w:val="none" w:sz="0" w:space="0" w:color="auto"/>
                <w:bottom w:val="none" w:sz="0" w:space="0" w:color="auto"/>
                <w:right w:val="none" w:sz="0" w:space="0" w:color="auto"/>
              </w:divBdr>
            </w:div>
            <w:div w:id="908032414">
              <w:marLeft w:val="480"/>
              <w:marRight w:val="0"/>
              <w:marTop w:val="0"/>
              <w:marBottom w:val="0"/>
              <w:divBdr>
                <w:top w:val="none" w:sz="0" w:space="0" w:color="auto"/>
                <w:left w:val="none" w:sz="0" w:space="0" w:color="auto"/>
                <w:bottom w:val="none" w:sz="0" w:space="0" w:color="auto"/>
                <w:right w:val="none" w:sz="0" w:space="0" w:color="auto"/>
              </w:divBdr>
            </w:div>
            <w:div w:id="908078906">
              <w:marLeft w:val="480"/>
              <w:marRight w:val="0"/>
              <w:marTop w:val="0"/>
              <w:marBottom w:val="0"/>
              <w:divBdr>
                <w:top w:val="none" w:sz="0" w:space="0" w:color="auto"/>
                <w:left w:val="none" w:sz="0" w:space="0" w:color="auto"/>
                <w:bottom w:val="none" w:sz="0" w:space="0" w:color="auto"/>
                <w:right w:val="none" w:sz="0" w:space="0" w:color="auto"/>
              </w:divBdr>
            </w:div>
            <w:div w:id="908079296">
              <w:marLeft w:val="480"/>
              <w:marRight w:val="0"/>
              <w:marTop w:val="0"/>
              <w:marBottom w:val="0"/>
              <w:divBdr>
                <w:top w:val="none" w:sz="0" w:space="0" w:color="auto"/>
                <w:left w:val="none" w:sz="0" w:space="0" w:color="auto"/>
                <w:bottom w:val="none" w:sz="0" w:space="0" w:color="auto"/>
                <w:right w:val="none" w:sz="0" w:space="0" w:color="auto"/>
              </w:divBdr>
            </w:div>
            <w:div w:id="908080404">
              <w:marLeft w:val="480"/>
              <w:marRight w:val="0"/>
              <w:marTop w:val="0"/>
              <w:marBottom w:val="0"/>
              <w:divBdr>
                <w:top w:val="none" w:sz="0" w:space="0" w:color="auto"/>
                <w:left w:val="none" w:sz="0" w:space="0" w:color="auto"/>
                <w:bottom w:val="none" w:sz="0" w:space="0" w:color="auto"/>
                <w:right w:val="none" w:sz="0" w:space="0" w:color="auto"/>
              </w:divBdr>
            </w:div>
            <w:div w:id="908080841">
              <w:marLeft w:val="480"/>
              <w:marRight w:val="0"/>
              <w:marTop w:val="0"/>
              <w:marBottom w:val="0"/>
              <w:divBdr>
                <w:top w:val="none" w:sz="0" w:space="0" w:color="auto"/>
                <w:left w:val="none" w:sz="0" w:space="0" w:color="auto"/>
                <w:bottom w:val="none" w:sz="0" w:space="0" w:color="auto"/>
                <w:right w:val="none" w:sz="0" w:space="0" w:color="auto"/>
              </w:divBdr>
            </w:div>
            <w:div w:id="908271881">
              <w:marLeft w:val="480"/>
              <w:marRight w:val="0"/>
              <w:marTop w:val="0"/>
              <w:marBottom w:val="0"/>
              <w:divBdr>
                <w:top w:val="none" w:sz="0" w:space="0" w:color="auto"/>
                <w:left w:val="none" w:sz="0" w:space="0" w:color="auto"/>
                <w:bottom w:val="none" w:sz="0" w:space="0" w:color="auto"/>
                <w:right w:val="none" w:sz="0" w:space="0" w:color="auto"/>
              </w:divBdr>
            </w:div>
            <w:div w:id="908346108">
              <w:marLeft w:val="480"/>
              <w:marRight w:val="0"/>
              <w:marTop w:val="0"/>
              <w:marBottom w:val="0"/>
              <w:divBdr>
                <w:top w:val="none" w:sz="0" w:space="0" w:color="auto"/>
                <w:left w:val="none" w:sz="0" w:space="0" w:color="auto"/>
                <w:bottom w:val="none" w:sz="0" w:space="0" w:color="auto"/>
                <w:right w:val="none" w:sz="0" w:space="0" w:color="auto"/>
              </w:divBdr>
            </w:div>
            <w:div w:id="908534157">
              <w:marLeft w:val="480"/>
              <w:marRight w:val="0"/>
              <w:marTop w:val="0"/>
              <w:marBottom w:val="0"/>
              <w:divBdr>
                <w:top w:val="none" w:sz="0" w:space="0" w:color="auto"/>
                <w:left w:val="none" w:sz="0" w:space="0" w:color="auto"/>
                <w:bottom w:val="none" w:sz="0" w:space="0" w:color="auto"/>
                <w:right w:val="none" w:sz="0" w:space="0" w:color="auto"/>
              </w:divBdr>
            </w:div>
            <w:div w:id="908539468">
              <w:marLeft w:val="480"/>
              <w:marRight w:val="0"/>
              <w:marTop w:val="0"/>
              <w:marBottom w:val="0"/>
              <w:divBdr>
                <w:top w:val="none" w:sz="0" w:space="0" w:color="auto"/>
                <w:left w:val="none" w:sz="0" w:space="0" w:color="auto"/>
                <w:bottom w:val="none" w:sz="0" w:space="0" w:color="auto"/>
                <w:right w:val="none" w:sz="0" w:space="0" w:color="auto"/>
              </w:divBdr>
            </w:div>
            <w:div w:id="908612000">
              <w:marLeft w:val="480"/>
              <w:marRight w:val="0"/>
              <w:marTop w:val="0"/>
              <w:marBottom w:val="0"/>
              <w:divBdr>
                <w:top w:val="none" w:sz="0" w:space="0" w:color="auto"/>
                <w:left w:val="none" w:sz="0" w:space="0" w:color="auto"/>
                <w:bottom w:val="none" w:sz="0" w:space="0" w:color="auto"/>
                <w:right w:val="none" w:sz="0" w:space="0" w:color="auto"/>
              </w:divBdr>
            </w:div>
            <w:div w:id="908613026">
              <w:marLeft w:val="480"/>
              <w:marRight w:val="0"/>
              <w:marTop w:val="0"/>
              <w:marBottom w:val="0"/>
              <w:divBdr>
                <w:top w:val="none" w:sz="0" w:space="0" w:color="auto"/>
                <w:left w:val="none" w:sz="0" w:space="0" w:color="auto"/>
                <w:bottom w:val="none" w:sz="0" w:space="0" w:color="auto"/>
                <w:right w:val="none" w:sz="0" w:space="0" w:color="auto"/>
              </w:divBdr>
            </w:div>
            <w:div w:id="908733140">
              <w:marLeft w:val="480"/>
              <w:marRight w:val="0"/>
              <w:marTop w:val="0"/>
              <w:marBottom w:val="0"/>
              <w:divBdr>
                <w:top w:val="none" w:sz="0" w:space="0" w:color="auto"/>
                <w:left w:val="none" w:sz="0" w:space="0" w:color="auto"/>
                <w:bottom w:val="none" w:sz="0" w:space="0" w:color="auto"/>
                <w:right w:val="none" w:sz="0" w:space="0" w:color="auto"/>
              </w:divBdr>
            </w:div>
            <w:div w:id="908733948">
              <w:marLeft w:val="480"/>
              <w:marRight w:val="0"/>
              <w:marTop w:val="0"/>
              <w:marBottom w:val="0"/>
              <w:divBdr>
                <w:top w:val="none" w:sz="0" w:space="0" w:color="auto"/>
                <w:left w:val="none" w:sz="0" w:space="0" w:color="auto"/>
                <w:bottom w:val="none" w:sz="0" w:space="0" w:color="auto"/>
                <w:right w:val="none" w:sz="0" w:space="0" w:color="auto"/>
              </w:divBdr>
            </w:div>
            <w:div w:id="908998111">
              <w:marLeft w:val="480"/>
              <w:marRight w:val="0"/>
              <w:marTop w:val="0"/>
              <w:marBottom w:val="0"/>
              <w:divBdr>
                <w:top w:val="none" w:sz="0" w:space="0" w:color="auto"/>
                <w:left w:val="none" w:sz="0" w:space="0" w:color="auto"/>
                <w:bottom w:val="none" w:sz="0" w:space="0" w:color="auto"/>
                <w:right w:val="none" w:sz="0" w:space="0" w:color="auto"/>
              </w:divBdr>
            </w:div>
            <w:div w:id="909000770">
              <w:marLeft w:val="480"/>
              <w:marRight w:val="0"/>
              <w:marTop w:val="0"/>
              <w:marBottom w:val="0"/>
              <w:divBdr>
                <w:top w:val="none" w:sz="0" w:space="0" w:color="auto"/>
                <w:left w:val="none" w:sz="0" w:space="0" w:color="auto"/>
                <w:bottom w:val="none" w:sz="0" w:space="0" w:color="auto"/>
                <w:right w:val="none" w:sz="0" w:space="0" w:color="auto"/>
              </w:divBdr>
            </w:div>
            <w:div w:id="909123205">
              <w:marLeft w:val="480"/>
              <w:marRight w:val="0"/>
              <w:marTop w:val="0"/>
              <w:marBottom w:val="0"/>
              <w:divBdr>
                <w:top w:val="none" w:sz="0" w:space="0" w:color="auto"/>
                <w:left w:val="none" w:sz="0" w:space="0" w:color="auto"/>
                <w:bottom w:val="none" w:sz="0" w:space="0" w:color="auto"/>
                <w:right w:val="none" w:sz="0" w:space="0" w:color="auto"/>
              </w:divBdr>
            </w:div>
            <w:div w:id="909392151">
              <w:marLeft w:val="480"/>
              <w:marRight w:val="0"/>
              <w:marTop w:val="0"/>
              <w:marBottom w:val="0"/>
              <w:divBdr>
                <w:top w:val="none" w:sz="0" w:space="0" w:color="auto"/>
                <w:left w:val="none" w:sz="0" w:space="0" w:color="auto"/>
                <w:bottom w:val="none" w:sz="0" w:space="0" w:color="auto"/>
                <w:right w:val="none" w:sz="0" w:space="0" w:color="auto"/>
              </w:divBdr>
            </w:div>
            <w:div w:id="909461992">
              <w:marLeft w:val="480"/>
              <w:marRight w:val="0"/>
              <w:marTop w:val="0"/>
              <w:marBottom w:val="0"/>
              <w:divBdr>
                <w:top w:val="none" w:sz="0" w:space="0" w:color="auto"/>
                <w:left w:val="none" w:sz="0" w:space="0" w:color="auto"/>
                <w:bottom w:val="none" w:sz="0" w:space="0" w:color="auto"/>
                <w:right w:val="none" w:sz="0" w:space="0" w:color="auto"/>
              </w:divBdr>
            </w:div>
            <w:div w:id="909465209">
              <w:marLeft w:val="480"/>
              <w:marRight w:val="0"/>
              <w:marTop w:val="0"/>
              <w:marBottom w:val="0"/>
              <w:divBdr>
                <w:top w:val="none" w:sz="0" w:space="0" w:color="auto"/>
                <w:left w:val="none" w:sz="0" w:space="0" w:color="auto"/>
                <w:bottom w:val="none" w:sz="0" w:space="0" w:color="auto"/>
                <w:right w:val="none" w:sz="0" w:space="0" w:color="auto"/>
              </w:divBdr>
            </w:div>
            <w:div w:id="909540871">
              <w:marLeft w:val="480"/>
              <w:marRight w:val="0"/>
              <w:marTop w:val="0"/>
              <w:marBottom w:val="0"/>
              <w:divBdr>
                <w:top w:val="none" w:sz="0" w:space="0" w:color="auto"/>
                <w:left w:val="none" w:sz="0" w:space="0" w:color="auto"/>
                <w:bottom w:val="none" w:sz="0" w:space="0" w:color="auto"/>
                <w:right w:val="none" w:sz="0" w:space="0" w:color="auto"/>
              </w:divBdr>
            </w:div>
            <w:div w:id="909580455">
              <w:marLeft w:val="480"/>
              <w:marRight w:val="0"/>
              <w:marTop w:val="0"/>
              <w:marBottom w:val="0"/>
              <w:divBdr>
                <w:top w:val="none" w:sz="0" w:space="0" w:color="auto"/>
                <w:left w:val="none" w:sz="0" w:space="0" w:color="auto"/>
                <w:bottom w:val="none" w:sz="0" w:space="0" w:color="auto"/>
                <w:right w:val="none" w:sz="0" w:space="0" w:color="auto"/>
              </w:divBdr>
            </w:div>
            <w:div w:id="909655064">
              <w:marLeft w:val="480"/>
              <w:marRight w:val="0"/>
              <w:marTop w:val="0"/>
              <w:marBottom w:val="0"/>
              <w:divBdr>
                <w:top w:val="none" w:sz="0" w:space="0" w:color="auto"/>
                <w:left w:val="none" w:sz="0" w:space="0" w:color="auto"/>
                <w:bottom w:val="none" w:sz="0" w:space="0" w:color="auto"/>
                <w:right w:val="none" w:sz="0" w:space="0" w:color="auto"/>
              </w:divBdr>
            </w:div>
            <w:div w:id="909922577">
              <w:marLeft w:val="480"/>
              <w:marRight w:val="0"/>
              <w:marTop w:val="0"/>
              <w:marBottom w:val="0"/>
              <w:divBdr>
                <w:top w:val="none" w:sz="0" w:space="0" w:color="auto"/>
                <w:left w:val="none" w:sz="0" w:space="0" w:color="auto"/>
                <w:bottom w:val="none" w:sz="0" w:space="0" w:color="auto"/>
                <w:right w:val="none" w:sz="0" w:space="0" w:color="auto"/>
              </w:divBdr>
            </w:div>
            <w:div w:id="909971529">
              <w:marLeft w:val="480"/>
              <w:marRight w:val="0"/>
              <w:marTop w:val="0"/>
              <w:marBottom w:val="0"/>
              <w:divBdr>
                <w:top w:val="none" w:sz="0" w:space="0" w:color="auto"/>
                <w:left w:val="none" w:sz="0" w:space="0" w:color="auto"/>
                <w:bottom w:val="none" w:sz="0" w:space="0" w:color="auto"/>
                <w:right w:val="none" w:sz="0" w:space="0" w:color="auto"/>
              </w:divBdr>
            </w:div>
            <w:div w:id="909999527">
              <w:marLeft w:val="480"/>
              <w:marRight w:val="0"/>
              <w:marTop w:val="0"/>
              <w:marBottom w:val="0"/>
              <w:divBdr>
                <w:top w:val="none" w:sz="0" w:space="0" w:color="auto"/>
                <w:left w:val="none" w:sz="0" w:space="0" w:color="auto"/>
                <w:bottom w:val="none" w:sz="0" w:space="0" w:color="auto"/>
                <w:right w:val="none" w:sz="0" w:space="0" w:color="auto"/>
              </w:divBdr>
            </w:div>
            <w:div w:id="910043081">
              <w:marLeft w:val="480"/>
              <w:marRight w:val="0"/>
              <w:marTop w:val="0"/>
              <w:marBottom w:val="0"/>
              <w:divBdr>
                <w:top w:val="none" w:sz="0" w:space="0" w:color="auto"/>
                <w:left w:val="none" w:sz="0" w:space="0" w:color="auto"/>
                <w:bottom w:val="none" w:sz="0" w:space="0" w:color="auto"/>
                <w:right w:val="none" w:sz="0" w:space="0" w:color="auto"/>
              </w:divBdr>
            </w:div>
            <w:div w:id="910117724">
              <w:marLeft w:val="480"/>
              <w:marRight w:val="0"/>
              <w:marTop w:val="0"/>
              <w:marBottom w:val="0"/>
              <w:divBdr>
                <w:top w:val="none" w:sz="0" w:space="0" w:color="auto"/>
                <w:left w:val="none" w:sz="0" w:space="0" w:color="auto"/>
                <w:bottom w:val="none" w:sz="0" w:space="0" w:color="auto"/>
                <w:right w:val="none" w:sz="0" w:space="0" w:color="auto"/>
              </w:divBdr>
            </w:div>
            <w:div w:id="910234087">
              <w:marLeft w:val="480"/>
              <w:marRight w:val="0"/>
              <w:marTop w:val="0"/>
              <w:marBottom w:val="0"/>
              <w:divBdr>
                <w:top w:val="none" w:sz="0" w:space="0" w:color="auto"/>
                <w:left w:val="none" w:sz="0" w:space="0" w:color="auto"/>
                <w:bottom w:val="none" w:sz="0" w:space="0" w:color="auto"/>
                <w:right w:val="none" w:sz="0" w:space="0" w:color="auto"/>
              </w:divBdr>
            </w:div>
            <w:div w:id="910311460">
              <w:marLeft w:val="480"/>
              <w:marRight w:val="0"/>
              <w:marTop w:val="0"/>
              <w:marBottom w:val="0"/>
              <w:divBdr>
                <w:top w:val="none" w:sz="0" w:space="0" w:color="auto"/>
                <w:left w:val="none" w:sz="0" w:space="0" w:color="auto"/>
                <w:bottom w:val="none" w:sz="0" w:space="0" w:color="auto"/>
                <w:right w:val="none" w:sz="0" w:space="0" w:color="auto"/>
              </w:divBdr>
            </w:div>
            <w:div w:id="910386598">
              <w:marLeft w:val="480"/>
              <w:marRight w:val="0"/>
              <w:marTop w:val="0"/>
              <w:marBottom w:val="0"/>
              <w:divBdr>
                <w:top w:val="none" w:sz="0" w:space="0" w:color="auto"/>
                <w:left w:val="none" w:sz="0" w:space="0" w:color="auto"/>
                <w:bottom w:val="none" w:sz="0" w:space="0" w:color="auto"/>
                <w:right w:val="none" w:sz="0" w:space="0" w:color="auto"/>
              </w:divBdr>
            </w:div>
            <w:div w:id="910430276">
              <w:marLeft w:val="480"/>
              <w:marRight w:val="0"/>
              <w:marTop w:val="0"/>
              <w:marBottom w:val="0"/>
              <w:divBdr>
                <w:top w:val="none" w:sz="0" w:space="0" w:color="auto"/>
                <w:left w:val="none" w:sz="0" w:space="0" w:color="auto"/>
                <w:bottom w:val="none" w:sz="0" w:space="0" w:color="auto"/>
                <w:right w:val="none" w:sz="0" w:space="0" w:color="auto"/>
              </w:divBdr>
            </w:div>
            <w:div w:id="910458725">
              <w:marLeft w:val="480"/>
              <w:marRight w:val="0"/>
              <w:marTop w:val="0"/>
              <w:marBottom w:val="0"/>
              <w:divBdr>
                <w:top w:val="none" w:sz="0" w:space="0" w:color="auto"/>
                <w:left w:val="none" w:sz="0" w:space="0" w:color="auto"/>
                <w:bottom w:val="none" w:sz="0" w:space="0" w:color="auto"/>
                <w:right w:val="none" w:sz="0" w:space="0" w:color="auto"/>
              </w:divBdr>
            </w:div>
            <w:div w:id="910503527">
              <w:marLeft w:val="480"/>
              <w:marRight w:val="0"/>
              <w:marTop w:val="0"/>
              <w:marBottom w:val="0"/>
              <w:divBdr>
                <w:top w:val="none" w:sz="0" w:space="0" w:color="auto"/>
                <w:left w:val="none" w:sz="0" w:space="0" w:color="auto"/>
                <w:bottom w:val="none" w:sz="0" w:space="0" w:color="auto"/>
                <w:right w:val="none" w:sz="0" w:space="0" w:color="auto"/>
              </w:divBdr>
            </w:div>
            <w:div w:id="910506542">
              <w:marLeft w:val="480"/>
              <w:marRight w:val="0"/>
              <w:marTop w:val="0"/>
              <w:marBottom w:val="0"/>
              <w:divBdr>
                <w:top w:val="none" w:sz="0" w:space="0" w:color="auto"/>
                <w:left w:val="none" w:sz="0" w:space="0" w:color="auto"/>
                <w:bottom w:val="none" w:sz="0" w:space="0" w:color="auto"/>
                <w:right w:val="none" w:sz="0" w:space="0" w:color="auto"/>
              </w:divBdr>
            </w:div>
            <w:div w:id="910770524">
              <w:marLeft w:val="480"/>
              <w:marRight w:val="0"/>
              <w:marTop w:val="0"/>
              <w:marBottom w:val="0"/>
              <w:divBdr>
                <w:top w:val="none" w:sz="0" w:space="0" w:color="auto"/>
                <w:left w:val="none" w:sz="0" w:space="0" w:color="auto"/>
                <w:bottom w:val="none" w:sz="0" w:space="0" w:color="auto"/>
                <w:right w:val="none" w:sz="0" w:space="0" w:color="auto"/>
              </w:divBdr>
            </w:div>
            <w:div w:id="910773524">
              <w:marLeft w:val="480"/>
              <w:marRight w:val="0"/>
              <w:marTop w:val="0"/>
              <w:marBottom w:val="0"/>
              <w:divBdr>
                <w:top w:val="none" w:sz="0" w:space="0" w:color="auto"/>
                <w:left w:val="none" w:sz="0" w:space="0" w:color="auto"/>
                <w:bottom w:val="none" w:sz="0" w:space="0" w:color="auto"/>
                <w:right w:val="none" w:sz="0" w:space="0" w:color="auto"/>
              </w:divBdr>
            </w:div>
            <w:div w:id="910896047">
              <w:marLeft w:val="480"/>
              <w:marRight w:val="0"/>
              <w:marTop w:val="0"/>
              <w:marBottom w:val="0"/>
              <w:divBdr>
                <w:top w:val="none" w:sz="0" w:space="0" w:color="auto"/>
                <w:left w:val="none" w:sz="0" w:space="0" w:color="auto"/>
                <w:bottom w:val="none" w:sz="0" w:space="0" w:color="auto"/>
                <w:right w:val="none" w:sz="0" w:space="0" w:color="auto"/>
              </w:divBdr>
            </w:div>
            <w:div w:id="910962313">
              <w:marLeft w:val="480"/>
              <w:marRight w:val="0"/>
              <w:marTop w:val="0"/>
              <w:marBottom w:val="0"/>
              <w:divBdr>
                <w:top w:val="none" w:sz="0" w:space="0" w:color="auto"/>
                <w:left w:val="none" w:sz="0" w:space="0" w:color="auto"/>
                <w:bottom w:val="none" w:sz="0" w:space="0" w:color="auto"/>
                <w:right w:val="none" w:sz="0" w:space="0" w:color="auto"/>
              </w:divBdr>
            </w:div>
            <w:div w:id="911082328">
              <w:marLeft w:val="480"/>
              <w:marRight w:val="0"/>
              <w:marTop w:val="0"/>
              <w:marBottom w:val="0"/>
              <w:divBdr>
                <w:top w:val="none" w:sz="0" w:space="0" w:color="auto"/>
                <w:left w:val="none" w:sz="0" w:space="0" w:color="auto"/>
                <w:bottom w:val="none" w:sz="0" w:space="0" w:color="auto"/>
                <w:right w:val="none" w:sz="0" w:space="0" w:color="auto"/>
              </w:divBdr>
            </w:div>
            <w:div w:id="911088362">
              <w:marLeft w:val="480"/>
              <w:marRight w:val="0"/>
              <w:marTop w:val="0"/>
              <w:marBottom w:val="0"/>
              <w:divBdr>
                <w:top w:val="none" w:sz="0" w:space="0" w:color="auto"/>
                <w:left w:val="none" w:sz="0" w:space="0" w:color="auto"/>
                <w:bottom w:val="none" w:sz="0" w:space="0" w:color="auto"/>
                <w:right w:val="none" w:sz="0" w:space="0" w:color="auto"/>
              </w:divBdr>
            </w:div>
            <w:div w:id="911280712">
              <w:marLeft w:val="480"/>
              <w:marRight w:val="0"/>
              <w:marTop w:val="0"/>
              <w:marBottom w:val="0"/>
              <w:divBdr>
                <w:top w:val="none" w:sz="0" w:space="0" w:color="auto"/>
                <w:left w:val="none" w:sz="0" w:space="0" w:color="auto"/>
                <w:bottom w:val="none" w:sz="0" w:space="0" w:color="auto"/>
                <w:right w:val="none" w:sz="0" w:space="0" w:color="auto"/>
              </w:divBdr>
            </w:div>
            <w:div w:id="911282826">
              <w:marLeft w:val="480"/>
              <w:marRight w:val="0"/>
              <w:marTop w:val="0"/>
              <w:marBottom w:val="0"/>
              <w:divBdr>
                <w:top w:val="none" w:sz="0" w:space="0" w:color="auto"/>
                <w:left w:val="none" w:sz="0" w:space="0" w:color="auto"/>
                <w:bottom w:val="none" w:sz="0" w:space="0" w:color="auto"/>
                <w:right w:val="none" w:sz="0" w:space="0" w:color="auto"/>
              </w:divBdr>
            </w:div>
            <w:div w:id="911308761">
              <w:marLeft w:val="480"/>
              <w:marRight w:val="0"/>
              <w:marTop w:val="0"/>
              <w:marBottom w:val="0"/>
              <w:divBdr>
                <w:top w:val="none" w:sz="0" w:space="0" w:color="auto"/>
                <w:left w:val="none" w:sz="0" w:space="0" w:color="auto"/>
                <w:bottom w:val="none" w:sz="0" w:space="0" w:color="auto"/>
                <w:right w:val="none" w:sz="0" w:space="0" w:color="auto"/>
              </w:divBdr>
            </w:div>
            <w:div w:id="911351035">
              <w:marLeft w:val="480"/>
              <w:marRight w:val="0"/>
              <w:marTop w:val="0"/>
              <w:marBottom w:val="0"/>
              <w:divBdr>
                <w:top w:val="none" w:sz="0" w:space="0" w:color="auto"/>
                <w:left w:val="none" w:sz="0" w:space="0" w:color="auto"/>
                <w:bottom w:val="none" w:sz="0" w:space="0" w:color="auto"/>
                <w:right w:val="none" w:sz="0" w:space="0" w:color="auto"/>
              </w:divBdr>
            </w:div>
            <w:div w:id="911352416">
              <w:marLeft w:val="480"/>
              <w:marRight w:val="0"/>
              <w:marTop w:val="0"/>
              <w:marBottom w:val="0"/>
              <w:divBdr>
                <w:top w:val="none" w:sz="0" w:space="0" w:color="auto"/>
                <w:left w:val="none" w:sz="0" w:space="0" w:color="auto"/>
                <w:bottom w:val="none" w:sz="0" w:space="0" w:color="auto"/>
                <w:right w:val="none" w:sz="0" w:space="0" w:color="auto"/>
              </w:divBdr>
            </w:div>
            <w:div w:id="911425905">
              <w:marLeft w:val="480"/>
              <w:marRight w:val="0"/>
              <w:marTop w:val="0"/>
              <w:marBottom w:val="0"/>
              <w:divBdr>
                <w:top w:val="none" w:sz="0" w:space="0" w:color="auto"/>
                <w:left w:val="none" w:sz="0" w:space="0" w:color="auto"/>
                <w:bottom w:val="none" w:sz="0" w:space="0" w:color="auto"/>
                <w:right w:val="none" w:sz="0" w:space="0" w:color="auto"/>
              </w:divBdr>
            </w:div>
            <w:div w:id="911428155">
              <w:marLeft w:val="480"/>
              <w:marRight w:val="0"/>
              <w:marTop w:val="0"/>
              <w:marBottom w:val="0"/>
              <w:divBdr>
                <w:top w:val="none" w:sz="0" w:space="0" w:color="auto"/>
                <w:left w:val="none" w:sz="0" w:space="0" w:color="auto"/>
                <w:bottom w:val="none" w:sz="0" w:space="0" w:color="auto"/>
                <w:right w:val="none" w:sz="0" w:space="0" w:color="auto"/>
              </w:divBdr>
            </w:div>
            <w:div w:id="911430474">
              <w:marLeft w:val="480"/>
              <w:marRight w:val="0"/>
              <w:marTop w:val="0"/>
              <w:marBottom w:val="0"/>
              <w:divBdr>
                <w:top w:val="none" w:sz="0" w:space="0" w:color="auto"/>
                <w:left w:val="none" w:sz="0" w:space="0" w:color="auto"/>
                <w:bottom w:val="none" w:sz="0" w:space="0" w:color="auto"/>
                <w:right w:val="none" w:sz="0" w:space="0" w:color="auto"/>
              </w:divBdr>
            </w:div>
            <w:div w:id="911506935">
              <w:marLeft w:val="480"/>
              <w:marRight w:val="0"/>
              <w:marTop w:val="0"/>
              <w:marBottom w:val="0"/>
              <w:divBdr>
                <w:top w:val="none" w:sz="0" w:space="0" w:color="auto"/>
                <w:left w:val="none" w:sz="0" w:space="0" w:color="auto"/>
                <w:bottom w:val="none" w:sz="0" w:space="0" w:color="auto"/>
                <w:right w:val="none" w:sz="0" w:space="0" w:color="auto"/>
              </w:divBdr>
            </w:div>
            <w:div w:id="911542990">
              <w:marLeft w:val="480"/>
              <w:marRight w:val="0"/>
              <w:marTop w:val="0"/>
              <w:marBottom w:val="0"/>
              <w:divBdr>
                <w:top w:val="none" w:sz="0" w:space="0" w:color="auto"/>
                <w:left w:val="none" w:sz="0" w:space="0" w:color="auto"/>
                <w:bottom w:val="none" w:sz="0" w:space="0" w:color="auto"/>
                <w:right w:val="none" w:sz="0" w:space="0" w:color="auto"/>
              </w:divBdr>
            </w:div>
            <w:div w:id="911544134">
              <w:marLeft w:val="480"/>
              <w:marRight w:val="0"/>
              <w:marTop w:val="0"/>
              <w:marBottom w:val="0"/>
              <w:divBdr>
                <w:top w:val="none" w:sz="0" w:space="0" w:color="auto"/>
                <w:left w:val="none" w:sz="0" w:space="0" w:color="auto"/>
                <w:bottom w:val="none" w:sz="0" w:space="0" w:color="auto"/>
                <w:right w:val="none" w:sz="0" w:space="0" w:color="auto"/>
              </w:divBdr>
            </w:div>
            <w:div w:id="911737927">
              <w:marLeft w:val="480"/>
              <w:marRight w:val="0"/>
              <w:marTop w:val="0"/>
              <w:marBottom w:val="0"/>
              <w:divBdr>
                <w:top w:val="none" w:sz="0" w:space="0" w:color="auto"/>
                <w:left w:val="none" w:sz="0" w:space="0" w:color="auto"/>
                <w:bottom w:val="none" w:sz="0" w:space="0" w:color="auto"/>
                <w:right w:val="none" w:sz="0" w:space="0" w:color="auto"/>
              </w:divBdr>
            </w:div>
            <w:div w:id="911743187">
              <w:marLeft w:val="480"/>
              <w:marRight w:val="0"/>
              <w:marTop w:val="0"/>
              <w:marBottom w:val="0"/>
              <w:divBdr>
                <w:top w:val="none" w:sz="0" w:space="0" w:color="auto"/>
                <w:left w:val="none" w:sz="0" w:space="0" w:color="auto"/>
                <w:bottom w:val="none" w:sz="0" w:space="0" w:color="auto"/>
                <w:right w:val="none" w:sz="0" w:space="0" w:color="auto"/>
              </w:divBdr>
            </w:div>
            <w:div w:id="912009651">
              <w:marLeft w:val="480"/>
              <w:marRight w:val="0"/>
              <w:marTop w:val="0"/>
              <w:marBottom w:val="0"/>
              <w:divBdr>
                <w:top w:val="none" w:sz="0" w:space="0" w:color="auto"/>
                <w:left w:val="none" w:sz="0" w:space="0" w:color="auto"/>
                <w:bottom w:val="none" w:sz="0" w:space="0" w:color="auto"/>
                <w:right w:val="none" w:sz="0" w:space="0" w:color="auto"/>
              </w:divBdr>
            </w:div>
            <w:div w:id="912011182">
              <w:marLeft w:val="480"/>
              <w:marRight w:val="0"/>
              <w:marTop w:val="0"/>
              <w:marBottom w:val="0"/>
              <w:divBdr>
                <w:top w:val="none" w:sz="0" w:space="0" w:color="auto"/>
                <w:left w:val="none" w:sz="0" w:space="0" w:color="auto"/>
                <w:bottom w:val="none" w:sz="0" w:space="0" w:color="auto"/>
                <w:right w:val="none" w:sz="0" w:space="0" w:color="auto"/>
              </w:divBdr>
            </w:div>
            <w:div w:id="912202831">
              <w:marLeft w:val="480"/>
              <w:marRight w:val="0"/>
              <w:marTop w:val="0"/>
              <w:marBottom w:val="0"/>
              <w:divBdr>
                <w:top w:val="none" w:sz="0" w:space="0" w:color="auto"/>
                <w:left w:val="none" w:sz="0" w:space="0" w:color="auto"/>
                <w:bottom w:val="none" w:sz="0" w:space="0" w:color="auto"/>
                <w:right w:val="none" w:sz="0" w:space="0" w:color="auto"/>
              </w:divBdr>
            </w:div>
            <w:div w:id="912279021">
              <w:marLeft w:val="480"/>
              <w:marRight w:val="0"/>
              <w:marTop w:val="0"/>
              <w:marBottom w:val="0"/>
              <w:divBdr>
                <w:top w:val="none" w:sz="0" w:space="0" w:color="auto"/>
                <w:left w:val="none" w:sz="0" w:space="0" w:color="auto"/>
                <w:bottom w:val="none" w:sz="0" w:space="0" w:color="auto"/>
                <w:right w:val="none" w:sz="0" w:space="0" w:color="auto"/>
              </w:divBdr>
            </w:div>
            <w:div w:id="912392743">
              <w:marLeft w:val="480"/>
              <w:marRight w:val="0"/>
              <w:marTop w:val="0"/>
              <w:marBottom w:val="0"/>
              <w:divBdr>
                <w:top w:val="none" w:sz="0" w:space="0" w:color="auto"/>
                <w:left w:val="none" w:sz="0" w:space="0" w:color="auto"/>
                <w:bottom w:val="none" w:sz="0" w:space="0" w:color="auto"/>
                <w:right w:val="none" w:sz="0" w:space="0" w:color="auto"/>
              </w:divBdr>
            </w:div>
            <w:div w:id="912544926">
              <w:marLeft w:val="480"/>
              <w:marRight w:val="0"/>
              <w:marTop w:val="0"/>
              <w:marBottom w:val="0"/>
              <w:divBdr>
                <w:top w:val="none" w:sz="0" w:space="0" w:color="auto"/>
                <w:left w:val="none" w:sz="0" w:space="0" w:color="auto"/>
                <w:bottom w:val="none" w:sz="0" w:space="0" w:color="auto"/>
                <w:right w:val="none" w:sz="0" w:space="0" w:color="auto"/>
              </w:divBdr>
            </w:div>
            <w:div w:id="912550324">
              <w:marLeft w:val="480"/>
              <w:marRight w:val="0"/>
              <w:marTop w:val="0"/>
              <w:marBottom w:val="0"/>
              <w:divBdr>
                <w:top w:val="none" w:sz="0" w:space="0" w:color="auto"/>
                <w:left w:val="none" w:sz="0" w:space="0" w:color="auto"/>
                <w:bottom w:val="none" w:sz="0" w:space="0" w:color="auto"/>
                <w:right w:val="none" w:sz="0" w:space="0" w:color="auto"/>
              </w:divBdr>
            </w:div>
            <w:div w:id="912735963">
              <w:marLeft w:val="480"/>
              <w:marRight w:val="0"/>
              <w:marTop w:val="0"/>
              <w:marBottom w:val="0"/>
              <w:divBdr>
                <w:top w:val="none" w:sz="0" w:space="0" w:color="auto"/>
                <w:left w:val="none" w:sz="0" w:space="0" w:color="auto"/>
                <w:bottom w:val="none" w:sz="0" w:space="0" w:color="auto"/>
                <w:right w:val="none" w:sz="0" w:space="0" w:color="auto"/>
              </w:divBdr>
            </w:div>
            <w:div w:id="912737140">
              <w:marLeft w:val="480"/>
              <w:marRight w:val="0"/>
              <w:marTop w:val="0"/>
              <w:marBottom w:val="0"/>
              <w:divBdr>
                <w:top w:val="none" w:sz="0" w:space="0" w:color="auto"/>
                <w:left w:val="none" w:sz="0" w:space="0" w:color="auto"/>
                <w:bottom w:val="none" w:sz="0" w:space="0" w:color="auto"/>
                <w:right w:val="none" w:sz="0" w:space="0" w:color="auto"/>
              </w:divBdr>
            </w:div>
            <w:div w:id="912744028">
              <w:marLeft w:val="480"/>
              <w:marRight w:val="0"/>
              <w:marTop w:val="0"/>
              <w:marBottom w:val="0"/>
              <w:divBdr>
                <w:top w:val="none" w:sz="0" w:space="0" w:color="auto"/>
                <w:left w:val="none" w:sz="0" w:space="0" w:color="auto"/>
                <w:bottom w:val="none" w:sz="0" w:space="0" w:color="auto"/>
                <w:right w:val="none" w:sz="0" w:space="0" w:color="auto"/>
              </w:divBdr>
            </w:div>
            <w:div w:id="912854242">
              <w:marLeft w:val="480"/>
              <w:marRight w:val="0"/>
              <w:marTop w:val="0"/>
              <w:marBottom w:val="0"/>
              <w:divBdr>
                <w:top w:val="none" w:sz="0" w:space="0" w:color="auto"/>
                <w:left w:val="none" w:sz="0" w:space="0" w:color="auto"/>
                <w:bottom w:val="none" w:sz="0" w:space="0" w:color="auto"/>
                <w:right w:val="none" w:sz="0" w:space="0" w:color="auto"/>
              </w:divBdr>
            </w:div>
            <w:div w:id="912928410">
              <w:marLeft w:val="480"/>
              <w:marRight w:val="0"/>
              <w:marTop w:val="0"/>
              <w:marBottom w:val="0"/>
              <w:divBdr>
                <w:top w:val="none" w:sz="0" w:space="0" w:color="auto"/>
                <w:left w:val="none" w:sz="0" w:space="0" w:color="auto"/>
                <w:bottom w:val="none" w:sz="0" w:space="0" w:color="auto"/>
                <w:right w:val="none" w:sz="0" w:space="0" w:color="auto"/>
              </w:divBdr>
            </w:div>
            <w:div w:id="912935803">
              <w:marLeft w:val="480"/>
              <w:marRight w:val="0"/>
              <w:marTop w:val="0"/>
              <w:marBottom w:val="0"/>
              <w:divBdr>
                <w:top w:val="none" w:sz="0" w:space="0" w:color="auto"/>
                <w:left w:val="none" w:sz="0" w:space="0" w:color="auto"/>
                <w:bottom w:val="none" w:sz="0" w:space="0" w:color="auto"/>
                <w:right w:val="none" w:sz="0" w:space="0" w:color="auto"/>
              </w:divBdr>
            </w:div>
            <w:div w:id="913052173">
              <w:marLeft w:val="480"/>
              <w:marRight w:val="0"/>
              <w:marTop w:val="0"/>
              <w:marBottom w:val="0"/>
              <w:divBdr>
                <w:top w:val="none" w:sz="0" w:space="0" w:color="auto"/>
                <w:left w:val="none" w:sz="0" w:space="0" w:color="auto"/>
                <w:bottom w:val="none" w:sz="0" w:space="0" w:color="auto"/>
                <w:right w:val="none" w:sz="0" w:space="0" w:color="auto"/>
              </w:divBdr>
            </w:div>
            <w:div w:id="913053509">
              <w:marLeft w:val="480"/>
              <w:marRight w:val="0"/>
              <w:marTop w:val="0"/>
              <w:marBottom w:val="0"/>
              <w:divBdr>
                <w:top w:val="none" w:sz="0" w:space="0" w:color="auto"/>
                <w:left w:val="none" w:sz="0" w:space="0" w:color="auto"/>
                <w:bottom w:val="none" w:sz="0" w:space="0" w:color="auto"/>
                <w:right w:val="none" w:sz="0" w:space="0" w:color="auto"/>
              </w:divBdr>
            </w:div>
            <w:div w:id="913203434">
              <w:marLeft w:val="480"/>
              <w:marRight w:val="0"/>
              <w:marTop w:val="0"/>
              <w:marBottom w:val="0"/>
              <w:divBdr>
                <w:top w:val="none" w:sz="0" w:space="0" w:color="auto"/>
                <w:left w:val="none" w:sz="0" w:space="0" w:color="auto"/>
                <w:bottom w:val="none" w:sz="0" w:space="0" w:color="auto"/>
                <w:right w:val="none" w:sz="0" w:space="0" w:color="auto"/>
              </w:divBdr>
            </w:div>
            <w:div w:id="913246943">
              <w:marLeft w:val="480"/>
              <w:marRight w:val="0"/>
              <w:marTop w:val="0"/>
              <w:marBottom w:val="0"/>
              <w:divBdr>
                <w:top w:val="none" w:sz="0" w:space="0" w:color="auto"/>
                <w:left w:val="none" w:sz="0" w:space="0" w:color="auto"/>
                <w:bottom w:val="none" w:sz="0" w:space="0" w:color="auto"/>
                <w:right w:val="none" w:sz="0" w:space="0" w:color="auto"/>
              </w:divBdr>
            </w:div>
            <w:div w:id="913271904">
              <w:marLeft w:val="480"/>
              <w:marRight w:val="0"/>
              <w:marTop w:val="0"/>
              <w:marBottom w:val="0"/>
              <w:divBdr>
                <w:top w:val="none" w:sz="0" w:space="0" w:color="auto"/>
                <w:left w:val="none" w:sz="0" w:space="0" w:color="auto"/>
                <w:bottom w:val="none" w:sz="0" w:space="0" w:color="auto"/>
                <w:right w:val="none" w:sz="0" w:space="0" w:color="auto"/>
              </w:divBdr>
            </w:div>
            <w:div w:id="913315119">
              <w:marLeft w:val="480"/>
              <w:marRight w:val="0"/>
              <w:marTop w:val="0"/>
              <w:marBottom w:val="0"/>
              <w:divBdr>
                <w:top w:val="none" w:sz="0" w:space="0" w:color="auto"/>
                <w:left w:val="none" w:sz="0" w:space="0" w:color="auto"/>
                <w:bottom w:val="none" w:sz="0" w:space="0" w:color="auto"/>
                <w:right w:val="none" w:sz="0" w:space="0" w:color="auto"/>
              </w:divBdr>
            </w:div>
            <w:div w:id="913321203">
              <w:marLeft w:val="480"/>
              <w:marRight w:val="0"/>
              <w:marTop w:val="0"/>
              <w:marBottom w:val="0"/>
              <w:divBdr>
                <w:top w:val="none" w:sz="0" w:space="0" w:color="auto"/>
                <w:left w:val="none" w:sz="0" w:space="0" w:color="auto"/>
                <w:bottom w:val="none" w:sz="0" w:space="0" w:color="auto"/>
                <w:right w:val="none" w:sz="0" w:space="0" w:color="auto"/>
              </w:divBdr>
            </w:div>
            <w:div w:id="913394288">
              <w:marLeft w:val="480"/>
              <w:marRight w:val="0"/>
              <w:marTop w:val="0"/>
              <w:marBottom w:val="0"/>
              <w:divBdr>
                <w:top w:val="none" w:sz="0" w:space="0" w:color="auto"/>
                <w:left w:val="none" w:sz="0" w:space="0" w:color="auto"/>
                <w:bottom w:val="none" w:sz="0" w:space="0" w:color="auto"/>
                <w:right w:val="none" w:sz="0" w:space="0" w:color="auto"/>
              </w:divBdr>
            </w:div>
            <w:div w:id="913468356">
              <w:marLeft w:val="480"/>
              <w:marRight w:val="0"/>
              <w:marTop w:val="0"/>
              <w:marBottom w:val="0"/>
              <w:divBdr>
                <w:top w:val="none" w:sz="0" w:space="0" w:color="auto"/>
                <w:left w:val="none" w:sz="0" w:space="0" w:color="auto"/>
                <w:bottom w:val="none" w:sz="0" w:space="0" w:color="auto"/>
                <w:right w:val="none" w:sz="0" w:space="0" w:color="auto"/>
              </w:divBdr>
            </w:div>
            <w:div w:id="913471337">
              <w:marLeft w:val="480"/>
              <w:marRight w:val="0"/>
              <w:marTop w:val="0"/>
              <w:marBottom w:val="0"/>
              <w:divBdr>
                <w:top w:val="none" w:sz="0" w:space="0" w:color="auto"/>
                <w:left w:val="none" w:sz="0" w:space="0" w:color="auto"/>
                <w:bottom w:val="none" w:sz="0" w:space="0" w:color="auto"/>
                <w:right w:val="none" w:sz="0" w:space="0" w:color="auto"/>
              </w:divBdr>
            </w:div>
            <w:div w:id="913665703">
              <w:marLeft w:val="480"/>
              <w:marRight w:val="0"/>
              <w:marTop w:val="0"/>
              <w:marBottom w:val="0"/>
              <w:divBdr>
                <w:top w:val="none" w:sz="0" w:space="0" w:color="auto"/>
                <w:left w:val="none" w:sz="0" w:space="0" w:color="auto"/>
                <w:bottom w:val="none" w:sz="0" w:space="0" w:color="auto"/>
                <w:right w:val="none" w:sz="0" w:space="0" w:color="auto"/>
              </w:divBdr>
            </w:div>
            <w:div w:id="913704005">
              <w:marLeft w:val="480"/>
              <w:marRight w:val="0"/>
              <w:marTop w:val="0"/>
              <w:marBottom w:val="0"/>
              <w:divBdr>
                <w:top w:val="none" w:sz="0" w:space="0" w:color="auto"/>
                <w:left w:val="none" w:sz="0" w:space="0" w:color="auto"/>
                <w:bottom w:val="none" w:sz="0" w:space="0" w:color="auto"/>
                <w:right w:val="none" w:sz="0" w:space="0" w:color="auto"/>
              </w:divBdr>
            </w:div>
            <w:div w:id="913777034">
              <w:marLeft w:val="480"/>
              <w:marRight w:val="0"/>
              <w:marTop w:val="0"/>
              <w:marBottom w:val="0"/>
              <w:divBdr>
                <w:top w:val="none" w:sz="0" w:space="0" w:color="auto"/>
                <w:left w:val="none" w:sz="0" w:space="0" w:color="auto"/>
                <w:bottom w:val="none" w:sz="0" w:space="0" w:color="auto"/>
                <w:right w:val="none" w:sz="0" w:space="0" w:color="auto"/>
              </w:divBdr>
            </w:div>
            <w:div w:id="913930809">
              <w:marLeft w:val="480"/>
              <w:marRight w:val="0"/>
              <w:marTop w:val="0"/>
              <w:marBottom w:val="0"/>
              <w:divBdr>
                <w:top w:val="none" w:sz="0" w:space="0" w:color="auto"/>
                <w:left w:val="none" w:sz="0" w:space="0" w:color="auto"/>
                <w:bottom w:val="none" w:sz="0" w:space="0" w:color="auto"/>
                <w:right w:val="none" w:sz="0" w:space="0" w:color="auto"/>
              </w:divBdr>
            </w:div>
            <w:div w:id="913970355">
              <w:marLeft w:val="480"/>
              <w:marRight w:val="0"/>
              <w:marTop w:val="0"/>
              <w:marBottom w:val="0"/>
              <w:divBdr>
                <w:top w:val="none" w:sz="0" w:space="0" w:color="auto"/>
                <w:left w:val="none" w:sz="0" w:space="0" w:color="auto"/>
                <w:bottom w:val="none" w:sz="0" w:space="0" w:color="auto"/>
                <w:right w:val="none" w:sz="0" w:space="0" w:color="auto"/>
              </w:divBdr>
            </w:div>
            <w:div w:id="914164614">
              <w:marLeft w:val="480"/>
              <w:marRight w:val="0"/>
              <w:marTop w:val="0"/>
              <w:marBottom w:val="0"/>
              <w:divBdr>
                <w:top w:val="none" w:sz="0" w:space="0" w:color="auto"/>
                <w:left w:val="none" w:sz="0" w:space="0" w:color="auto"/>
                <w:bottom w:val="none" w:sz="0" w:space="0" w:color="auto"/>
                <w:right w:val="none" w:sz="0" w:space="0" w:color="auto"/>
              </w:divBdr>
            </w:div>
            <w:div w:id="914244373">
              <w:marLeft w:val="480"/>
              <w:marRight w:val="0"/>
              <w:marTop w:val="0"/>
              <w:marBottom w:val="0"/>
              <w:divBdr>
                <w:top w:val="none" w:sz="0" w:space="0" w:color="auto"/>
                <w:left w:val="none" w:sz="0" w:space="0" w:color="auto"/>
                <w:bottom w:val="none" w:sz="0" w:space="0" w:color="auto"/>
                <w:right w:val="none" w:sz="0" w:space="0" w:color="auto"/>
              </w:divBdr>
            </w:div>
            <w:div w:id="914516133">
              <w:marLeft w:val="480"/>
              <w:marRight w:val="0"/>
              <w:marTop w:val="0"/>
              <w:marBottom w:val="0"/>
              <w:divBdr>
                <w:top w:val="none" w:sz="0" w:space="0" w:color="auto"/>
                <w:left w:val="none" w:sz="0" w:space="0" w:color="auto"/>
                <w:bottom w:val="none" w:sz="0" w:space="0" w:color="auto"/>
                <w:right w:val="none" w:sz="0" w:space="0" w:color="auto"/>
              </w:divBdr>
            </w:div>
            <w:div w:id="914582957">
              <w:marLeft w:val="480"/>
              <w:marRight w:val="0"/>
              <w:marTop w:val="0"/>
              <w:marBottom w:val="0"/>
              <w:divBdr>
                <w:top w:val="none" w:sz="0" w:space="0" w:color="auto"/>
                <w:left w:val="none" w:sz="0" w:space="0" w:color="auto"/>
                <w:bottom w:val="none" w:sz="0" w:space="0" w:color="auto"/>
                <w:right w:val="none" w:sz="0" w:space="0" w:color="auto"/>
              </w:divBdr>
            </w:div>
            <w:div w:id="914626474">
              <w:marLeft w:val="480"/>
              <w:marRight w:val="0"/>
              <w:marTop w:val="0"/>
              <w:marBottom w:val="0"/>
              <w:divBdr>
                <w:top w:val="none" w:sz="0" w:space="0" w:color="auto"/>
                <w:left w:val="none" w:sz="0" w:space="0" w:color="auto"/>
                <w:bottom w:val="none" w:sz="0" w:space="0" w:color="auto"/>
                <w:right w:val="none" w:sz="0" w:space="0" w:color="auto"/>
              </w:divBdr>
            </w:div>
            <w:div w:id="914628160">
              <w:marLeft w:val="480"/>
              <w:marRight w:val="0"/>
              <w:marTop w:val="0"/>
              <w:marBottom w:val="0"/>
              <w:divBdr>
                <w:top w:val="none" w:sz="0" w:space="0" w:color="auto"/>
                <w:left w:val="none" w:sz="0" w:space="0" w:color="auto"/>
                <w:bottom w:val="none" w:sz="0" w:space="0" w:color="auto"/>
                <w:right w:val="none" w:sz="0" w:space="0" w:color="auto"/>
              </w:divBdr>
            </w:div>
            <w:div w:id="914781822">
              <w:marLeft w:val="480"/>
              <w:marRight w:val="0"/>
              <w:marTop w:val="0"/>
              <w:marBottom w:val="0"/>
              <w:divBdr>
                <w:top w:val="none" w:sz="0" w:space="0" w:color="auto"/>
                <w:left w:val="none" w:sz="0" w:space="0" w:color="auto"/>
                <w:bottom w:val="none" w:sz="0" w:space="0" w:color="auto"/>
                <w:right w:val="none" w:sz="0" w:space="0" w:color="auto"/>
              </w:divBdr>
            </w:div>
            <w:div w:id="914822223">
              <w:marLeft w:val="480"/>
              <w:marRight w:val="0"/>
              <w:marTop w:val="0"/>
              <w:marBottom w:val="0"/>
              <w:divBdr>
                <w:top w:val="none" w:sz="0" w:space="0" w:color="auto"/>
                <w:left w:val="none" w:sz="0" w:space="0" w:color="auto"/>
                <w:bottom w:val="none" w:sz="0" w:space="0" w:color="auto"/>
                <w:right w:val="none" w:sz="0" w:space="0" w:color="auto"/>
              </w:divBdr>
            </w:div>
            <w:div w:id="915167792">
              <w:marLeft w:val="480"/>
              <w:marRight w:val="0"/>
              <w:marTop w:val="0"/>
              <w:marBottom w:val="0"/>
              <w:divBdr>
                <w:top w:val="none" w:sz="0" w:space="0" w:color="auto"/>
                <w:left w:val="none" w:sz="0" w:space="0" w:color="auto"/>
                <w:bottom w:val="none" w:sz="0" w:space="0" w:color="auto"/>
                <w:right w:val="none" w:sz="0" w:space="0" w:color="auto"/>
              </w:divBdr>
            </w:div>
            <w:div w:id="915170980">
              <w:marLeft w:val="480"/>
              <w:marRight w:val="0"/>
              <w:marTop w:val="0"/>
              <w:marBottom w:val="0"/>
              <w:divBdr>
                <w:top w:val="none" w:sz="0" w:space="0" w:color="auto"/>
                <w:left w:val="none" w:sz="0" w:space="0" w:color="auto"/>
                <w:bottom w:val="none" w:sz="0" w:space="0" w:color="auto"/>
                <w:right w:val="none" w:sz="0" w:space="0" w:color="auto"/>
              </w:divBdr>
            </w:div>
            <w:div w:id="915171604">
              <w:marLeft w:val="480"/>
              <w:marRight w:val="0"/>
              <w:marTop w:val="0"/>
              <w:marBottom w:val="0"/>
              <w:divBdr>
                <w:top w:val="none" w:sz="0" w:space="0" w:color="auto"/>
                <w:left w:val="none" w:sz="0" w:space="0" w:color="auto"/>
                <w:bottom w:val="none" w:sz="0" w:space="0" w:color="auto"/>
                <w:right w:val="none" w:sz="0" w:space="0" w:color="auto"/>
              </w:divBdr>
            </w:div>
            <w:div w:id="915211337">
              <w:marLeft w:val="480"/>
              <w:marRight w:val="0"/>
              <w:marTop w:val="0"/>
              <w:marBottom w:val="0"/>
              <w:divBdr>
                <w:top w:val="none" w:sz="0" w:space="0" w:color="auto"/>
                <w:left w:val="none" w:sz="0" w:space="0" w:color="auto"/>
                <w:bottom w:val="none" w:sz="0" w:space="0" w:color="auto"/>
                <w:right w:val="none" w:sz="0" w:space="0" w:color="auto"/>
              </w:divBdr>
            </w:div>
            <w:div w:id="915242797">
              <w:marLeft w:val="480"/>
              <w:marRight w:val="0"/>
              <w:marTop w:val="0"/>
              <w:marBottom w:val="0"/>
              <w:divBdr>
                <w:top w:val="none" w:sz="0" w:space="0" w:color="auto"/>
                <w:left w:val="none" w:sz="0" w:space="0" w:color="auto"/>
                <w:bottom w:val="none" w:sz="0" w:space="0" w:color="auto"/>
                <w:right w:val="none" w:sz="0" w:space="0" w:color="auto"/>
              </w:divBdr>
            </w:div>
            <w:div w:id="915356421">
              <w:marLeft w:val="480"/>
              <w:marRight w:val="0"/>
              <w:marTop w:val="0"/>
              <w:marBottom w:val="0"/>
              <w:divBdr>
                <w:top w:val="none" w:sz="0" w:space="0" w:color="auto"/>
                <w:left w:val="none" w:sz="0" w:space="0" w:color="auto"/>
                <w:bottom w:val="none" w:sz="0" w:space="0" w:color="auto"/>
                <w:right w:val="none" w:sz="0" w:space="0" w:color="auto"/>
              </w:divBdr>
            </w:div>
            <w:div w:id="915364667">
              <w:marLeft w:val="480"/>
              <w:marRight w:val="0"/>
              <w:marTop w:val="0"/>
              <w:marBottom w:val="0"/>
              <w:divBdr>
                <w:top w:val="none" w:sz="0" w:space="0" w:color="auto"/>
                <w:left w:val="none" w:sz="0" w:space="0" w:color="auto"/>
                <w:bottom w:val="none" w:sz="0" w:space="0" w:color="auto"/>
                <w:right w:val="none" w:sz="0" w:space="0" w:color="auto"/>
              </w:divBdr>
            </w:div>
            <w:div w:id="915406956">
              <w:marLeft w:val="480"/>
              <w:marRight w:val="0"/>
              <w:marTop w:val="0"/>
              <w:marBottom w:val="0"/>
              <w:divBdr>
                <w:top w:val="none" w:sz="0" w:space="0" w:color="auto"/>
                <w:left w:val="none" w:sz="0" w:space="0" w:color="auto"/>
                <w:bottom w:val="none" w:sz="0" w:space="0" w:color="auto"/>
                <w:right w:val="none" w:sz="0" w:space="0" w:color="auto"/>
              </w:divBdr>
            </w:div>
            <w:div w:id="915439397">
              <w:marLeft w:val="480"/>
              <w:marRight w:val="0"/>
              <w:marTop w:val="0"/>
              <w:marBottom w:val="0"/>
              <w:divBdr>
                <w:top w:val="none" w:sz="0" w:space="0" w:color="auto"/>
                <w:left w:val="none" w:sz="0" w:space="0" w:color="auto"/>
                <w:bottom w:val="none" w:sz="0" w:space="0" w:color="auto"/>
                <w:right w:val="none" w:sz="0" w:space="0" w:color="auto"/>
              </w:divBdr>
            </w:div>
            <w:div w:id="915474229">
              <w:marLeft w:val="480"/>
              <w:marRight w:val="0"/>
              <w:marTop w:val="0"/>
              <w:marBottom w:val="0"/>
              <w:divBdr>
                <w:top w:val="none" w:sz="0" w:space="0" w:color="auto"/>
                <w:left w:val="none" w:sz="0" w:space="0" w:color="auto"/>
                <w:bottom w:val="none" w:sz="0" w:space="0" w:color="auto"/>
                <w:right w:val="none" w:sz="0" w:space="0" w:color="auto"/>
              </w:divBdr>
            </w:div>
            <w:div w:id="915475453">
              <w:marLeft w:val="480"/>
              <w:marRight w:val="0"/>
              <w:marTop w:val="0"/>
              <w:marBottom w:val="0"/>
              <w:divBdr>
                <w:top w:val="none" w:sz="0" w:space="0" w:color="auto"/>
                <w:left w:val="none" w:sz="0" w:space="0" w:color="auto"/>
                <w:bottom w:val="none" w:sz="0" w:space="0" w:color="auto"/>
                <w:right w:val="none" w:sz="0" w:space="0" w:color="auto"/>
              </w:divBdr>
            </w:div>
            <w:div w:id="915548787">
              <w:marLeft w:val="480"/>
              <w:marRight w:val="0"/>
              <w:marTop w:val="0"/>
              <w:marBottom w:val="0"/>
              <w:divBdr>
                <w:top w:val="none" w:sz="0" w:space="0" w:color="auto"/>
                <w:left w:val="none" w:sz="0" w:space="0" w:color="auto"/>
                <w:bottom w:val="none" w:sz="0" w:space="0" w:color="auto"/>
                <w:right w:val="none" w:sz="0" w:space="0" w:color="auto"/>
              </w:divBdr>
            </w:div>
            <w:div w:id="915552660">
              <w:marLeft w:val="480"/>
              <w:marRight w:val="0"/>
              <w:marTop w:val="0"/>
              <w:marBottom w:val="0"/>
              <w:divBdr>
                <w:top w:val="none" w:sz="0" w:space="0" w:color="auto"/>
                <w:left w:val="none" w:sz="0" w:space="0" w:color="auto"/>
                <w:bottom w:val="none" w:sz="0" w:space="0" w:color="auto"/>
                <w:right w:val="none" w:sz="0" w:space="0" w:color="auto"/>
              </w:divBdr>
            </w:div>
            <w:div w:id="915553612">
              <w:marLeft w:val="480"/>
              <w:marRight w:val="0"/>
              <w:marTop w:val="0"/>
              <w:marBottom w:val="0"/>
              <w:divBdr>
                <w:top w:val="none" w:sz="0" w:space="0" w:color="auto"/>
                <w:left w:val="none" w:sz="0" w:space="0" w:color="auto"/>
                <w:bottom w:val="none" w:sz="0" w:space="0" w:color="auto"/>
                <w:right w:val="none" w:sz="0" w:space="0" w:color="auto"/>
              </w:divBdr>
            </w:div>
            <w:div w:id="915556511">
              <w:marLeft w:val="480"/>
              <w:marRight w:val="0"/>
              <w:marTop w:val="0"/>
              <w:marBottom w:val="0"/>
              <w:divBdr>
                <w:top w:val="none" w:sz="0" w:space="0" w:color="auto"/>
                <w:left w:val="none" w:sz="0" w:space="0" w:color="auto"/>
                <w:bottom w:val="none" w:sz="0" w:space="0" w:color="auto"/>
                <w:right w:val="none" w:sz="0" w:space="0" w:color="auto"/>
              </w:divBdr>
            </w:div>
            <w:div w:id="915557141">
              <w:marLeft w:val="480"/>
              <w:marRight w:val="0"/>
              <w:marTop w:val="0"/>
              <w:marBottom w:val="0"/>
              <w:divBdr>
                <w:top w:val="none" w:sz="0" w:space="0" w:color="auto"/>
                <w:left w:val="none" w:sz="0" w:space="0" w:color="auto"/>
                <w:bottom w:val="none" w:sz="0" w:space="0" w:color="auto"/>
                <w:right w:val="none" w:sz="0" w:space="0" w:color="auto"/>
              </w:divBdr>
            </w:div>
            <w:div w:id="915625052">
              <w:marLeft w:val="480"/>
              <w:marRight w:val="0"/>
              <w:marTop w:val="0"/>
              <w:marBottom w:val="0"/>
              <w:divBdr>
                <w:top w:val="none" w:sz="0" w:space="0" w:color="auto"/>
                <w:left w:val="none" w:sz="0" w:space="0" w:color="auto"/>
                <w:bottom w:val="none" w:sz="0" w:space="0" w:color="auto"/>
                <w:right w:val="none" w:sz="0" w:space="0" w:color="auto"/>
              </w:divBdr>
            </w:div>
            <w:div w:id="915865674">
              <w:marLeft w:val="480"/>
              <w:marRight w:val="0"/>
              <w:marTop w:val="0"/>
              <w:marBottom w:val="0"/>
              <w:divBdr>
                <w:top w:val="none" w:sz="0" w:space="0" w:color="auto"/>
                <w:left w:val="none" w:sz="0" w:space="0" w:color="auto"/>
                <w:bottom w:val="none" w:sz="0" w:space="0" w:color="auto"/>
                <w:right w:val="none" w:sz="0" w:space="0" w:color="auto"/>
              </w:divBdr>
            </w:div>
            <w:div w:id="915896119">
              <w:marLeft w:val="480"/>
              <w:marRight w:val="0"/>
              <w:marTop w:val="0"/>
              <w:marBottom w:val="0"/>
              <w:divBdr>
                <w:top w:val="none" w:sz="0" w:space="0" w:color="auto"/>
                <w:left w:val="none" w:sz="0" w:space="0" w:color="auto"/>
                <w:bottom w:val="none" w:sz="0" w:space="0" w:color="auto"/>
                <w:right w:val="none" w:sz="0" w:space="0" w:color="auto"/>
              </w:divBdr>
            </w:div>
            <w:div w:id="915944834">
              <w:marLeft w:val="480"/>
              <w:marRight w:val="0"/>
              <w:marTop w:val="0"/>
              <w:marBottom w:val="0"/>
              <w:divBdr>
                <w:top w:val="none" w:sz="0" w:space="0" w:color="auto"/>
                <w:left w:val="none" w:sz="0" w:space="0" w:color="auto"/>
                <w:bottom w:val="none" w:sz="0" w:space="0" w:color="auto"/>
                <w:right w:val="none" w:sz="0" w:space="0" w:color="auto"/>
              </w:divBdr>
            </w:div>
            <w:div w:id="916020124">
              <w:marLeft w:val="480"/>
              <w:marRight w:val="0"/>
              <w:marTop w:val="0"/>
              <w:marBottom w:val="0"/>
              <w:divBdr>
                <w:top w:val="none" w:sz="0" w:space="0" w:color="auto"/>
                <w:left w:val="none" w:sz="0" w:space="0" w:color="auto"/>
                <w:bottom w:val="none" w:sz="0" w:space="0" w:color="auto"/>
                <w:right w:val="none" w:sz="0" w:space="0" w:color="auto"/>
              </w:divBdr>
            </w:div>
            <w:div w:id="916136999">
              <w:marLeft w:val="480"/>
              <w:marRight w:val="0"/>
              <w:marTop w:val="0"/>
              <w:marBottom w:val="0"/>
              <w:divBdr>
                <w:top w:val="none" w:sz="0" w:space="0" w:color="auto"/>
                <w:left w:val="none" w:sz="0" w:space="0" w:color="auto"/>
                <w:bottom w:val="none" w:sz="0" w:space="0" w:color="auto"/>
                <w:right w:val="none" w:sz="0" w:space="0" w:color="auto"/>
              </w:divBdr>
            </w:div>
            <w:div w:id="916481994">
              <w:marLeft w:val="480"/>
              <w:marRight w:val="0"/>
              <w:marTop w:val="0"/>
              <w:marBottom w:val="0"/>
              <w:divBdr>
                <w:top w:val="none" w:sz="0" w:space="0" w:color="auto"/>
                <w:left w:val="none" w:sz="0" w:space="0" w:color="auto"/>
                <w:bottom w:val="none" w:sz="0" w:space="0" w:color="auto"/>
                <w:right w:val="none" w:sz="0" w:space="0" w:color="auto"/>
              </w:divBdr>
            </w:div>
            <w:div w:id="916592663">
              <w:marLeft w:val="480"/>
              <w:marRight w:val="0"/>
              <w:marTop w:val="0"/>
              <w:marBottom w:val="0"/>
              <w:divBdr>
                <w:top w:val="none" w:sz="0" w:space="0" w:color="auto"/>
                <w:left w:val="none" w:sz="0" w:space="0" w:color="auto"/>
                <w:bottom w:val="none" w:sz="0" w:space="0" w:color="auto"/>
                <w:right w:val="none" w:sz="0" w:space="0" w:color="auto"/>
              </w:divBdr>
            </w:div>
            <w:div w:id="916597781">
              <w:marLeft w:val="480"/>
              <w:marRight w:val="0"/>
              <w:marTop w:val="0"/>
              <w:marBottom w:val="0"/>
              <w:divBdr>
                <w:top w:val="none" w:sz="0" w:space="0" w:color="auto"/>
                <w:left w:val="none" w:sz="0" w:space="0" w:color="auto"/>
                <w:bottom w:val="none" w:sz="0" w:space="0" w:color="auto"/>
                <w:right w:val="none" w:sz="0" w:space="0" w:color="auto"/>
              </w:divBdr>
            </w:div>
            <w:div w:id="916742656">
              <w:marLeft w:val="480"/>
              <w:marRight w:val="0"/>
              <w:marTop w:val="0"/>
              <w:marBottom w:val="0"/>
              <w:divBdr>
                <w:top w:val="none" w:sz="0" w:space="0" w:color="auto"/>
                <w:left w:val="none" w:sz="0" w:space="0" w:color="auto"/>
                <w:bottom w:val="none" w:sz="0" w:space="0" w:color="auto"/>
                <w:right w:val="none" w:sz="0" w:space="0" w:color="auto"/>
              </w:divBdr>
            </w:div>
            <w:div w:id="916786428">
              <w:marLeft w:val="480"/>
              <w:marRight w:val="0"/>
              <w:marTop w:val="0"/>
              <w:marBottom w:val="0"/>
              <w:divBdr>
                <w:top w:val="none" w:sz="0" w:space="0" w:color="auto"/>
                <w:left w:val="none" w:sz="0" w:space="0" w:color="auto"/>
                <w:bottom w:val="none" w:sz="0" w:space="0" w:color="auto"/>
                <w:right w:val="none" w:sz="0" w:space="0" w:color="auto"/>
              </w:divBdr>
            </w:div>
            <w:div w:id="916941340">
              <w:marLeft w:val="480"/>
              <w:marRight w:val="0"/>
              <w:marTop w:val="0"/>
              <w:marBottom w:val="0"/>
              <w:divBdr>
                <w:top w:val="none" w:sz="0" w:space="0" w:color="auto"/>
                <w:left w:val="none" w:sz="0" w:space="0" w:color="auto"/>
                <w:bottom w:val="none" w:sz="0" w:space="0" w:color="auto"/>
                <w:right w:val="none" w:sz="0" w:space="0" w:color="auto"/>
              </w:divBdr>
            </w:div>
            <w:div w:id="916984323">
              <w:marLeft w:val="480"/>
              <w:marRight w:val="0"/>
              <w:marTop w:val="0"/>
              <w:marBottom w:val="0"/>
              <w:divBdr>
                <w:top w:val="none" w:sz="0" w:space="0" w:color="auto"/>
                <w:left w:val="none" w:sz="0" w:space="0" w:color="auto"/>
                <w:bottom w:val="none" w:sz="0" w:space="0" w:color="auto"/>
                <w:right w:val="none" w:sz="0" w:space="0" w:color="auto"/>
              </w:divBdr>
            </w:div>
            <w:div w:id="917054337">
              <w:marLeft w:val="480"/>
              <w:marRight w:val="0"/>
              <w:marTop w:val="0"/>
              <w:marBottom w:val="0"/>
              <w:divBdr>
                <w:top w:val="none" w:sz="0" w:space="0" w:color="auto"/>
                <w:left w:val="none" w:sz="0" w:space="0" w:color="auto"/>
                <w:bottom w:val="none" w:sz="0" w:space="0" w:color="auto"/>
                <w:right w:val="none" w:sz="0" w:space="0" w:color="auto"/>
              </w:divBdr>
            </w:div>
            <w:div w:id="917055438">
              <w:marLeft w:val="480"/>
              <w:marRight w:val="0"/>
              <w:marTop w:val="0"/>
              <w:marBottom w:val="0"/>
              <w:divBdr>
                <w:top w:val="none" w:sz="0" w:space="0" w:color="auto"/>
                <w:left w:val="none" w:sz="0" w:space="0" w:color="auto"/>
                <w:bottom w:val="none" w:sz="0" w:space="0" w:color="auto"/>
                <w:right w:val="none" w:sz="0" w:space="0" w:color="auto"/>
              </w:divBdr>
            </w:div>
            <w:div w:id="917205067">
              <w:marLeft w:val="480"/>
              <w:marRight w:val="0"/>
              <w:marTop w:val="0"/>
              <w:marBottom w:val="0"/>
              <w:divBdr>
                <w:top w:val="none" w:sz="0" w:space="0" w:color="auto"/>
                <w:left w:val="none" w:sz="0" w:space="0" w:color="auto"/>
                <w:bottom w:val="none" w:sz="0" w:space="0" w:color="auto"/>
                <w:right w:val="none" w:sz="0" w:space="0" w:color="auto"/>
              </w:divBdr>
            </w:div>
            <w:div w:id="917325841">
              <w:marLeft w:val="480"/>
              <w:marRight w:val="0"/>
              <w:marTop w:val="0"/>
              <w:marBottom w:val="0"/>
              <w:divBdr>
                <w:top w:val="none" w:sz="0" w:space="0" w:color="auto"/>
                <w:left w:val="none" w:sz="0" w:space="0" w:color="auto"/>
                <w:bottom w:val="none" w:sz="0" w:space="0" w:color="auto"/>
                <w:right w:val="none" w:sz="0" w:space="0" w:color="auto"/>
              </w:divBdr>
            </w:div>
            <w:div w:id="917401870">
              <w:marLeft w:val="480"/>
              <w:marRight w:val="0"/>
              <w:marTop w:val="0"/>
              <w:marBottom w:val="0"/>
              <w:divBdr>
                <w:top w:val="none" w:sz="0" w:space="0" w:color="auto"/>
                <w:left w:val="none" w:sz="0" w:space="0" w:color="auto"/>
                <w:bottom w:val="none" w:sz="0" w:space="0" w:color="auto"/>
                <w:right w:val="none" w:sz="0" w:space="0" w:color="auto"/>
              </w:divBdr>
            </w:div>
            <w:div w:id="917596989">
              <w:marLeft w:val="480"/>
              <w:marRight w:val="0"/>
              <w:marTop w:val="0"/>
              <w:marBottom w:val="0"/>
              <w:divBdr>
                <w:top w:val="none" w:sz="0" w:space="0" w:color="auto"/>
                <w:left w:val="none" w:sz="0" w:space="0" w:color="auto"/>
                <w:bottom w:val="none" w:sz="0" w:space="0" w:color="auto"/>
                <w:right w:val="none" w:sz="0" w:space="0" w:color="auto"/>
              </w:divBdr>
            </w:div>
            <w:div w:id="917599700">
              <w:marLeft w:val="480"/>
              <w:marRight w:val="0"/>
              <w:marTop w:val="0"/>
              <w:marBottom w:val="0"/>
              <w:divBdr>
                <w:top w:val="none" w:sz="0" w:space="0" w:color="auto"/>
                <w:left w:val="none" w:sz="0" w:space="0" w:color="auto"/>
                <w:bottom w:val="none" w:sz="0" w:space="0" w:color="auto"/>
                <w:right w:val="none" w:sz="0" w:space="0" w:color="auto"/>
              </w:divBdr>
            </w:div>
            <w:div w:id="917640450">
              <w:marLeft w:val="480"/>
              <w:marRight w:val="0"/>
              <w:marTop w:val="0"/>
              <w:marBottom w:val="0"/>
              <w:divBdr>
                <w:top w:val="none" w:sz="0" w:space="0" w:color="auto"/>
                <w:left w:val="none" w:sz="0" w:space="0" w:color="auto"/>
                <w:bottom w:val="none" w:sz="0" w:space="0" w:color="auto"/>
                <w:right w:val="none" w:sz="0" w:space="0" w:color="auto"/>
              </w:divBdr>
            </w:div>
            <w:div w:id="917717472">
              <w:marLeft w:val="480"/>
              <w:marRight w:val="0"/>
              <w:marTop w:val="0"/>
              <w:marBottom w:val="0"/>
              <w:divBdr>
                <w:top w:val="none" w:sz="0" w:space="0" w:color="auto"/>
                <w:left w:val="none" w:sz="0" w:space="0" w:color="auto"/>
                <w:bottom w:val="none" w:sz="0" w:space="0" w:color="auto"/>
                <w:right w:val="none" w:sz="0" w:space="0" w:color="auto"/>
              </w:divBdr>
            </w:div>
            <w:div w:id="917858794">
              <w:marLeft w:val="480"/>
              <w:marRight w:val="0"/>
              <w:marTop w:val="0"/>
              <w:marBottom w:val="0"/>
              <w:divBdr>
                <w:top w:val="none" w:sz="0" w:space="0" w:color="auto"/>
                <w:left w:val="none" w:sz="0" w:space="0" w:color="auto"/>
                <w:bottom w:val="none" w:sz="0" w:space="0" w:color="auto"/>
                <w:right w:val="none" w:sz="0" w:space="0" w:color="auto"/>
              </w:divBdr>
            </w:div>
            <w:div w:id="917902664">
              <w:marLeft w:val="480"/>
              <w:marRight w:val="0"/>
              <w:marTop w:val="0"/>
              <w:marBottom w:val="0"/>
              <w:divBdr>
                <w:top w:val="none" w:sz="0" w:space="0" w:color="auto"/>
                <w:left w:val="none" w:sz="0" w:space="0" w:color="auto"/>
                <w:bottom w:val="none" w:sz="0" w:space="0" w:color="auto"/>
                <w:right w:val="none" w:sz="0" w:space="0" w:color="auto"/>
              </w:divBdr>
            </w:div>
            <w:div w:id="917904674">
              <w:marLeft w:val="480"/>
              <w:marRight w:val="0"/>
              <w:marTop w:val="0"/>
              <w:marBottom w:val="0"/>
              <w:divBdr>
                <w:top w:val="none" w:sz="0" w:space="0" w:color="auto"/>
                <w:left w:val="none" w:sz="0" w:space="0" w:color="auto"/>
                <w:bottom w:val="none" w:sz="0" w:space="0" w:color="auto"/>
                <w:right w:val="none" w:sz="0" w:space="0" w:color="auto"/>
              </w:divBdr>
            </w:div>
            <w:div w:id="918055925">
              <w:marLeft w:val="480"/>
              <w:marRight w:val="0"/>
              <w:marTop w:val="0"/>
              <w:marBottom w:val="0"/>
              <w:divBdr>
                <w:top w:val="none" w:sz="0" w:space="0" w:color="auto"/>
                <w:left w:val="none" w:sz="0" w:space="0" w:color="auto"/>
                <w:bottom w:val="none" w:sz="0" w:space="0" w:color="auto"/>
                <w:right w:val="none" w:sz="0" w:space="0" w:color="auto"/>
              </w:divBdr>
            </w:div>
            <w:div w:id="918101061">
              <w:marLeft w:val="480"/>
              <w:marRight w:val="0"/>
              <w:marTop w:val="0"/>
              <w:marBottom w:val="0"/>
              <w:divBdr>
                <w:top w:val="none" w:sz="0" w:space="0" w:color="auto"/>
                <w:left w:val="none" w:sz="0" w:space="0" w:color="auto"/>
                <w:bottom w:val="none" w:sz="0" w:space="0" w:color="auto"/>
                <w:right w:val="none" w:sz="0" w:space="0" w:color="auto"/>
              </w:divBdr>
            </w:div>
            <w:div w:id="918178897">
              <w:marLeft w:val="480"/>
              <w:marRight w:val="0"/>
              <w:marTop w:val="0"/>
              <w:marBottom w:val="0"/>
              <w:divBdr>
                <w:top w:val="none" w:sz="0" w:space="0" w:color="auto"/>
                <w:left w:val="none" w:sz="0" w:space="0" w:color="auto"/>
                <w:bottom w:val="none" w:sz="0" w:space="0" w:color="auto"/>
                <w:right w:val="none" w:sz="0" w:space="0" w:color="auto"/>
              </w:divBdr>
            </w:div>
            <w:div w:id="918254963">
              <w:marLeft w:val="480"/>
              <w:marRight w:val="0"/>
              <w:marTop w:val="0"/>
              <w:marBottom w:val="0"/>
              <w:divBdr>
                <w:top w:val="none" w:sz="0" w:space="0" w:color="auto"/>
                <w:left w:val="none" w:sz="0" w:space="0" w:color="auto"/>
                <w:bottom w:val="none" w:sz="0" w:space="0" w:color="auto"/>
                <w:right w:val="none" w:sz="0" w:space="0" w:color="auto"/>
              </w:divBdr>
            </w:div>
            <w:div w:id="918438619">
              <w:marLeft w:val="480"/>
              <w:marRight w:val="0"/>
              <w:marTop w:val="0"/>
              <w:marBottom w:val="0"/>
              <w:divBdr>
                <w:top w:val="none" w:sz="0" w:space="0" w:color="auto"/>
                <w:left w:val="none" w:sz="0" w:space="0" w:color="auto"/>
                <w:bottom w:val="none" w:sz="0" w:space="0" w:color="auto"/>
                <w:right w:val="none" w:sz="0" w:space="0" w:color="auto"/>
              </w:divBdr>
            </w:div>
            <w:div w:id="918447948">
              <w:marLeft w:val="480"/>
              <w:marRight w:val="0"/>
              <w:marTop w:val="0"/>
              <w:marBottom w:val="0"/>
              <w:divBdr>
                <w:top w:val="none" w:sz="0" w:space="0" w:color="auto"/>
                <w:left w:val="none" w:sz="0" w:space="0" w:color="auto"/>
                <w:bottom w:val="none" w:sz="0" w:space="0" w:color="auto"/>
                <w:right w:val="none" w:sz="0" w:space="0" w:color="auto"/>
              </w:divBdr>
            </w:div>
            <w:div w:id="918489665">
              <w:marLeft w:val="480"/>
              <w:marRight w:val="0"/>
              <w:marTop w:val="0"/>
              <w:marBottom w:val="0"/>
              <w:divBdr>
                <w:top w:val="none" w:sz="0" w:space="0" w:color="auto"/>
                <w:left w:val="none" w:sz="0" w:space="0" w:color="auto"/>
                <w:bottom w:val="none" w:sz="0" w:space="0" w:color="auto"/>
                <w:right w:val="none" w:sz="0" w:space="0" w:color="auto"/>
              </w:divBdr>
            </w:div>
            <w:div w:id="918515872">
              <w:marLeft w:val="480"/>
              <w:marRight w:val="0"/>
              <w:marTop w:val="0"/>
              <w:marBottom w:val="0"/>
              <w:divBdr>
                <w:top w:val="none" w:sz="0" w:space="0" w:color="auto"/>
                <w:left w:val="none" w:sz="0" w:space="0" w:color="auto"/>
                <w:bottom w:val="none" w:sz="0" w:space="0" w:color="auto"/>
                <w:right w:val="none" w:sz="0" w:space="0" w:color="auto"/>
              </w:divBdr>
            </w:div>
            <w:div w:id="919024205">
              <w:marLeft w:val="480"/>
              <w:marRight w:val="0"/>
              <w:marTop w:val="0"/>
              <w:marBottom w:val="0"/>
              <w:divBdr>
                <w:top w:val="none" w:sz="0" w:space="0" w:color="auto"/>
                <w:left w:val="none" w:sz="0" w:space="0" w:color="auto"/>
                <w:bottom w:val="none" w:sz="0" w:space="0" w:color="auto"/>
                <w:right w:val="none" w:sz="0" w:space="0" w:color="auto"/>
              </w:divBdr>
            </w:div>
            <w:div w:id="919097887">
              <w:marLeft w:val="480"/>
              <w:marRight w:val="0"/>
              <w:marTop w:val="0"/>
              <w:marBottom w:val="0"/>
              <w:divBdr>
                <w:top w:val="none" w:sz="0" w:space="0" w:color="auto"/>
                <w:left w:val="none" w:sz="0" w:space="0" w:color="auto"/>
                <w:bottom w:val="none" w:sz="0" w:space="0" w:color="auto"/>
                <w:right w:val="none" w:sz="0" w:space="0" w:color="auto"/>
              </w:divBdr>
            </w:div>
            <w:div w:id="919098225">
              <w:marLeft w:val="480"/>
              <w:marRight w:val="0"/>
              <w:marTop w:val="0"/>
              <w:marBottom w:val="0"/>
              <w:divBdr>
                <w:top w:val="none" w:sz="0" w:space="0" w:color="auto"/>
                <w:left w:val="none" w:sz="0" w:space="0" w:color="auto"/>
                <w:bottom w:val="none" w:sz="0" w:space="0" w:color="auto"/>
                <w:right w:val="none" w:sz="0" w:space="0" w:color="auto"/>
              </w:divBdr>
            </w:div>
            <w:div w:id="919102250">
              <w:marLeft w:val="480"/>
              <w:marRight w:val="0"/>
              <w:marTop w:val="0"/>
              <w:marBottom w:val="0"/>
              <w:divBdr>
                <w:top w:val="none" w:sz="0" w:space="0" w:color="auto"/>
                <w:left w:val="none" w:sz="0" w:space="0" w:color="auto"/>
                <w:bottom w:val="none" w:sz="0" w:space="0" w:color="auto"/>
                <w:right w:val="none" w:sz="0" w:space="0" w:color="auto"/>
              </w:divBdr>
            </w:div>
            <w:div w:id="919102925">
              <w:marLeft w:val="480"/>
              <w:marRight w:val="0"/>
              <w:marTop w:val="0"/>
              <w:marBottom w:val="0"/>
              <w:divBdr>
                <w:top w:val="none" w:sz="0" w:space="0" w:color="auto"/>
                <w:left w:val="none" w:sz="0" w:space="0" w:color="auto"/>
                <w:bottom w:val="none" w:sz="0" w:space="0" w:color="auto"/>
                <w:right w:val="none" w:sz="0" w:space="0" w:color="auto"/>
              </w:divBdr>
            </w:div>
            <w:div w:id="919144942">
              <w:marLeft w:val="480"/>
              <w:marRight w:val="0"/>
              <w:marTop w:val="0"/>
              <w:marBottom w:val="0"/>
              <w:divBdr>
                <w:top w:val="none" w:sz="0" w:space="0" w:color="auto"/>
                <w:left w:val="none" w:sz="0" w:space="0" w:color="auto"/>
                <w:bottom w:val="none" w:sz="0" w:space="0" w:color="auto"/>
                <w:right w:val="none" w:sz="0" w:space="0" w:color="auto"/>
              </w:divBdr>
            </w:div>
            <w:div w:id="919169223">
              <w:marLeft w:val="480"/>
              <w:marRight w:val="0"/>
              <w:marTop w:val="0"/>
              <w:marBottom w:val="0"/>
              <w:divBdr>
                <w:top w:val="none" w:sz="0" w:space="0" w:color="auto"/>
                <w:left w:val="none" w:sz="0" w:space="0" w:color="auto"/>
                <w:bottom w:val="none" w:sz="0" w:space="0" w:color="auto"/>
                <w:right w:val="none" w:sz="0" w:space="0" w:color="auto"/>
              </w:divBdr>
            </w:div>
            <w:div w:id="919169256">
              <w:marLeft w:val="480"/>
              <w:marRight w:val="0"/>
              <w:marTop w:val="0"/>
              <w:marBottom w:val="0"/>
              <w:divBdr>
                <w:top w:val="none" w:sz="0" w:space="0" w:color="auto"/>
                <w:left w:val="none" w:sz="0" w:space="0" w:color="auto"/>
                <w:bottom w:val="none" w:sz="0" w:space="0" w:color="auto"/>
                <w:right w:val="none" w:sz="0" w:space="0" w:color="auto"/>
              </w:divBdr>
            </w:div>
            <w:div w:id="919175118">
              <w:marLeft w:val="480"/>
              <w:marRight w:val="0"/>
              <w:marTop w:val="0"/>
              <w:marBottom w:val="0"/>
              <w:divBdr>
                <w:top w:val="none" w:sz="0" w:space="0" w:color="auto"/>
                <w:left w:val="none" w:sz="0" w:space="0" w:color="auto"/>
                <w:bottom w:val="none" w:sz="0" w:space="0" w:color="auto"/>
                <w:right w:val="none" w:sz="0" w:space="0" w:color="auto"/>
              </w:divBdr>
            </w:div>
            <w:div w:id="919219005">
              <w:marLeft w:val="480"/>
              <w:marRight w:val="0"/>
              <w:marTop w:val="0"/>
              <w:marBottom w:val="0"/>
              <w:divBdr>
                <w:top w:val="none" w:sz="0" w:space="0" w:color="auto"/>
                <w:left w:val="none" w:sz="0" w:space="0" w:color="auto"/>
                <w:bottom w:val="none" w:sz="0" w:space="0" w:color="auto"/>
                <w:right w:val="none" w:sz="0" w:space="0" w:color="auto"/>
              </w:divBdr>
            </w:div>
            <w:div w:id="919291089">
              <w:marLeft w:val="480"/>
              <w:marRight w:val="0"/>
              <w:marTop w:val="0"/>
              <w:marBottom w:val="0"/>
              <w:divBdr>
                <w:top w:val="none" w:sz="0" w:space="0" w:color="auto"/>
                <w:left w:val="none" w:sz="0" w:space="0" w:color="auto"/>
                <w:bottom w:val="none" w:sz="0" w:space="0" w:color="auto"/>
                <w:right w:val="none" w:sz="0" w:space="0" w:color="auto"/>
              </w:divBdr>
            </w:div>
            <w:div w:id="919291528">
              <w:marLeft w:val="480"/>
              <w:marRight w:val="0"/>
              <w:marTop w:val="0"/>
              <w:marBottom w:val="0"/>
              <w:divBdr>
                <w:top w:val="none" w:sz="0" w:space="0" w:color="auto"/>
                <w:left w:val="none" w:sz="0" w:space="0" w:color="auto"/>
                <w:bottom w:val="none" w:sz="0" w:space="0" w:color="auto"/>
                <w:right w:val="none" w:sz="0" w:space="0" w:color="auto"/>
              </w:divBdr>
            </w:div>
            <w:div w:id="919294671">
              <w:marLeft w:val="480"/>
              <w:marRight w:val="0"/>
              <w:marTop w:val="0"/>
              <w:marBottom w:val="0"/>
              <w:divBdr>
                <w:top w:val="none" w:sz="0" w:space="0" w:color="auto"/>
                <w:left w:val="none" w:sz="0" w:space="0" w:color="auto"/>
                <w:bottom w:val="none" w:sz="0" w:space="0" w:color="auto"/>
                <w:right w:val="none" w:sz="0" w:space="0" w:color="auto"/>
              </w:divBdr>
            </w:div>
            <w:div w:id="919368802">
              <w:marLeft w:val="480"/>
              <w:marRight w:val="0"/>
              <w:marTop w:val="0"/>
              <w:marBottom w:val="0"/>
              <w:divBdr>
                <w:top w:val="none" w:sz="0" w:space="0" w:color="auto"/>
                <w:left w:val="none" w:sz="0" w:space="0" w:color="auto"/>
                <w:bottom w:val="none" w:sz="0" w:space="0" w:color="auto"/>
                <w:right w:val="none" w:sz="0" w:space="0" w:color="auto"/>
              </w:divBdr>
            </w:div>
            <w:div w:id="919405707">
              <w:marLeft w:val="480"/>
              <w:marRight w:val="0"/>
              <w:marTop w:val="0"/>
              <w:marBottom w:val="0"/>
              <w:divBdr>
                <w:top w:val="none" w:sz="0" w:space="0" w:color="auto"/>
                <w:left w:val="none" w:sz="0" w:space="0" w:color="auto"/>
                <w:bottom w:val="none" w:sz="0" w:space="0" w:color="auto"/>
                <w:right w:val="none" w:sz="0" w:space="0" w:color="auto"/>
              </w:divBdr>
            </w:div>
            <w:div w:id="919413211">
              <w:marLeft w:val="480"/>
              <w:marRight w:val="0"/>
              <w:marTop w:val="0"/>
              <w:marBottom w:val="0"/>
              <w:divBdr>
                <w:top w:val="none" w:sz="0" w:space="0" w:color="auto"/>
                <w:left w:val="none" w:sz="0" w:space="0" w:color="auto"/>
                <w:bottom w:val="none" w:sz="0" w:space="0" w:color="auto"/>
                <w:right w:val="none" w:sz="0" w:space="0" w:color="auto"/>
              </w:divBdr>
            </w:div>
            <w:div w:id="919557710">
              <w:marLeft w:val="480"/>
              <w:marRight w:val="0"/>
              <w:marTop w:val="0"/>
              <w:marBottom w:val="0"/>
              <w:divBdr>
                <w:top w:val="none" w:sz="0" w:space="0" w:color="auto"/>
                <w:left w:val="none" w:sz="0" w:space="0" w:color="auto"/>
                <w:bottom w:val="none" w:sz="0" w:space="0" w:color="auto"/>
                <w:right w:val="none" w:sz="0" w:space="0" w:color="auto"/>
              </w:divBdr>
            </w:div>
            <w:div w:id="919561728">
              <w:marLeft w:val="480"/>
              <w:marRight w:val="0"/>
              <w:marTop w:val="0"/>
              <w:marBottom w:val="0"/>
              <w:divBdr>
                <w:top w:val="none" w:sz="0" w:space="0" w:color="auto"/>
                <w:left w:val="none" w:sz="0" w:space="0" w:color="auto"/>
                <w:bottom w:val="none" w:sz="0" w:space="0" w:color="auto"/>
                <w:right w:val="none" w:sz="0" w:space="0" w:color="auto"/>
              </w:divBdr>
            </w:div>
            <w:div w:id="919632212">
              <w:marLeft w:val="480"/>
              <w:marRight w:val="0"/>
              <w:marTop w:val="0"/>
              <w:marBottom w:val="0"/>
              <w:divBdr>
                <w:top w:val="none" w:sz="0" w:space="0" w:color="auto"/>
                <w:left w:val="none" w:sz="0" w:space="0" w:color="auto"/>
                <w:bottom w:val="none" w:sz="0" w:space="0" w:color="auto"/>
                <w:right w:val="none" w:sz="0" w:space="0" w:color="auto"/>
              </w:divBdr>
            </w:div>
            <w:div w:id="919871306">
              <w:marLeft w:val="480"/>
              <w:marRight w:val="0"/>
              <w:marTop w:val="0"/>
              <w:marBottom w:val="0"/>
              <w:divBdr>
                <w:top w:val="none" w:sz="0" w:space="0" w:color="auto"/>
                <w:left w:val="none" w:sz="0" w:space="0" w:color="auto"/>
                <w:bottom w:val="none" w:sz="0" w:space="0" w:color="auto"/>
                <w:right w:val="none" w:sz="0" w:space="0" w:color="auto"/>
              </w:divBdr>
            </w:div>
            <w:div w:id="919942862">
              <w:marLeft w:val="480"/>
              <w:marRight w:val="0"/>
              <w:marTop w:val="0"/>
              <w:marBottom w:val="0"/>
              <w:divBdr>
                <w:top w:val="none" w:sz="0" w:space="0" w:color="auto"/>
                <w:left w:val="none" w:sz="0" w:space="0" w:color="auto"/>
                <w:bottom w:val="none" w:sz="0" w:space="0" w:color="auto"/>
                <w:right w:val="none" w:sz="0" w:space="0" w:color="auto"/>
              </w:divBdr>
            </w:div>
            <w:div w:id="919942987">
              <w:marLeft w:val="480"/>
              <w:marRight w:val="0"/>
              <w:marTop w:val="0"/>
              <w:marBottom w:val="0"/>
              <w:divBdr>
                <w:top w:val="none" w:sz="0" w:space="0" w:color="auto"/>
                <w:left w:val="none" w:sz="0" w:space="0" w:color="auto"/>
                <w:bottom w:val="none" w:sz="0" w:space="0" w:color="auto"/>
                <w:right w:val="none" w:sz="0" w:space="0" w:color="auto"/>
              </w:divBdr>
            </w:div>
            <w:div w:id="920024550">
              <w:marLeft w:val="480"/>
              <w:marRight w:val="0"/>
              <w:marTop w:val="0"/>
              <w:marBottom w:val="0"/>
              <w:divBdr>
                <w:top w:val="none" w:sz="0" w:space="0" w:color="auto"/>
                <w:left w:val="none" w:sz="0" w:space="0" w:color="auto"/>
                <w:bottom w:val="none" w:sz="0" w:space="0" w:color="auto"/>
                <w:right w:val="none" w:sz="0" w:space="0" w:color="auto"/>
              </w:divBdr>
            </w:div>
            <w:div w:id="920026793">
              <w:marLeft w:val="480"/>
              <w:marRight w:val="0"/>
              <w:marTop w:val="0"/>
              <w:marBottom w:val="0"/>
              <w:divBdr>
                <w:top w:val="none" w:sz="0" w:space="0" w:color="auto"/>
                <w:left w:val="none" w:sz="0" w:space="0" w:color="auto"/>
                <w:bottom w:val="none" w:sz="0" w:space="0" w:color="auto"/>
                <w:right w:val="none" w:sz="0" w:space="0" w:color="auto"/>
              </w:divBdr>
            </w:div>
            <w:div w:id="920216630">
              <w:marLeft w:val="480"/>
              <w:marRight w:val="0"/>
              <w:marTop w:val="0"/>
              <w:marBottom w:val="0"/>
              <w:divBdr>
                <w:top w:val="none" w:sz="0" w:space="0" w:color="auto"/>
                <w:left w:val="none" w:sz="0" w:space="0" w:color="auto"/>
                <w:bottom w:val="none" w:sz="0" w:space="0" w:color="auto"/>
                <w:right w:val="none" w:sz="0" w:space="0" w:color="auto"/>
              </w:divBdr>
            </w:div>
            <w:div w:id="920331763">
              <w:marLeft w:val="480"/>
              <w:marRight w:val="0"/>
              <w:marTop w:val="0"/>
              <w:marBottom w:val="0"/>
              <w:divBdr>
                <w:top w:val="none" w:sz="0" w:space="0" w:color="auto"/>
                <w:left w:val="none" w:sz="0" w:space="0" w:color="auto"/>
                <w:bottom w:val="none" w:sz="0" w:space="0" w:color="auto"/>
                <w:right w:val="none" w:sz="0" w:space="0" w:color="auto"/>
              </w:divBdr>
            </w:div>
            <w:div w:id="920455462">
              <w:marLeft w:val="480"/>
              <w:marRight w:val="0"/>
              <w:marTop w:val="0"/>
              <w:marBottom w:val="0"/>
              <w:divBdr>
                <w:top w:val="none" w:sz="0" w:space="0" w:color="auto"/>
                <w:left w:val="none" w:sz="0" w:space="0" w:color="auto"/>
                <w:bottom w:val="none" w:sz="0" w:space="0" w:color="auto"/>
                <w:right w:val="none" w:sz="0" w:space="0" w:color="auto"/>
              </w:divBdr>
            </w:div>
            <w:div w:id="920604590">
              <w:marLeft w:val="480"/>
              <w:marRight w:val="0"/>
              <w:marTop w:val="0"/>
              <w:marBottom w:val="0"/>
              <w:divBdr>
                <w:top w:val="none" w:sz="0" w:space="0" w:color="auto"/>
                <w:left w:val="none" w:sz="0" w:space="0" w:color="auto"/>
                <w:bottom w:val="none" w:sz="0" w:space="0" w:color="auto"/>
                <w:right w:val="none" w:sz="0" w:space="0" w:color="auto"/>
              </w:divBdr>
            </w:div>
            <w:div w:id="920606462">
              <w:marLeft w:val="480"/>
              <w:marRight w:val="0"/>
              <w:marTop w:val="0"/>
              <w:marBottom w:val="0"/>
              <w:divBdr>
                <w:top w:val="none" w:sz="0" w:space="0" w:color="auto"/>
                <w:left w:val="none" w:sz="0" w:space="0" w:color="auto"/>
                <w:bottom w:val="none" w:sz="0" w:space="0" w:color="auto"/>
                <w:right w:val="none" w:sz="0" w:space="0" w:color="auto"/>
              </w:divBdr>
            </w:div>
            <w:div w:id="920723149">
              <w:marLeft w:val="480"/>
              <w:marRight w:val="0"/>
              <w:marTop w:val="0"/>
              <w:marBottom w:val="0"/>
              <w:divBdr>
                <w:top w:val="none" w:sz="0" w:space="0" w:color="auto"/>
                <w:left w:val="none" w:sz="0" w:space="0" w:color="auto"/>
                <w:bottom w:val="none" w:sz="0" w:space="0" w:color="auto"/>
                <w:right w:val="none" w:sz="0" w:space="0" w:color="auto"/>
              </w:divBdr>
            </w:div>
            <w:div w:id="920912344">
              <w:marLeft w:val="480"/>
              <w:marRight w:val="0"/>
              <w:marTop w:val="0"/>
              <w:marBottom w:val="0"/>
              <w:divBdr>
                <w:top w:val="none" w:sz="0" w:space="0" w:color="auto"/>
                <w:left w:val="none" w:sz="0" w:space="0" w:color="auto"/>
                <w:bottom w:val="none" w:sz="0" w:space="0" w:color="auto"/>
                <w:right w:val="none" w:sz="0" w:space="0" w:color="auto"/>
              </w:divBdr>
            </w:div>
            <w:div w:id="920992022">
              <w:marLeft w:val="480"/>
              <w:marRight w:val="0"/>
              <w:marTop w:val="0"/>
              <w:marBottom w:val="0"/>
              <w:divBdr>
                <w:top w:val="none" w:sz="0" w:space="0" w:color="auto"/>
                <w:left w:val="none" w:sz="0" w:space="0" w:color="auto"/>
                <w:bottom w:val="none" w:sz="0" w:space="0" w:color="auto"/>
                <w:right w:val="none" w:sz="0" w:space="0" w:color="auto"/>
              </w:divBdr>
            </w:div>
            <w:div w:id="921062471">
              <w:marLeft w:val="480"/>
              <w:marRight w:val="0"/>
              <w:marTop w:val="0"/>
              <w:marBottom w:val="0"/>
              <w:divBdr>
                <w:top w:val="none" w:sz="0" w:space="0" w:color="auto"/>
                <w:left w:val="none" w:sz="0" w:space="0" w:color="auto"/>
                <w:bottom w:val="none" w:sz="0" w:space="0" w:color="auto"/>
                <w:right w:val="none" w:sz="0" w:space="0" w:color="auto"/>
              </w:divBdr>
            </w:div>
            <w:div w:id="921067697">
              <w:marLeft w:val="480"/>
              <w:marRight w:val="0"/>
              <w:marTop w:val="0"/>
              <w:marBottom w:val="0"/>
              <w:divBdr>
                <w:top w:val="none" w:sz="0" w:space="0" w:color="auto"/>
                <w:left w:val="none" w:sz="0" w:space="0" w:color="auto"/>
                <w:bottom w:val="none" w:sz="0" w:space="0" w:color="auto"/>
                <w:right w:val="none" w:sz="0" w:space="0" w:color="auto"/>
              </w:divBdr>
            </w:div>
            <w:div w:id="921110963">
              <w:marLeft w:val="480"/>
              <w:marRight w:val="0"/>
              <w:marTop w:val="0"/>
              <w:marBottom w:val="0"/>
              <w:divBdr>
                <w:top w:val="none" w:sz="0" w:space="0" w:color="auto"/>
                <w:left w:val="none" w:sz="0" w:space="0" w:color="auto"/>
                <w:bottom w:val="none" w:sz="0" w:space="0" w:color="auto"/>
                <w:right w:val="none" w:sz="0" w:space="0" w:color="auto"/>
              </w:divBdr>
            </w:div>
            <w:div w:id="921135040">
              <w:marLeft w:val="480"/>
              <w:marRight w:val="0"/>
              <w:marTop w:val="0"/>
              <w:marBottom w:val="0"/>
              <w:divBdr>
                <w:top w:val="none" w:sz="0" w:space="0" w:color="auto"/>
                <w:left w:val="none" w:sz="0" w:space="0" w:color="auto"/>
                <w:bottom w:val="none" w:sz="0" w:space="0" w:color="auto"/>
                <w:right w:val="none" w:sz="0" w:space="0" w:color="auto"/>
              </w:divBdr>
            </w:div>
            <w:div w:id="921136918">
              <w:marLeft w:val="480"/>
              <w:marRight w:val="0"/>
              <w:marTop w:val="0"/>
              <w:marBottom w:val="0"/>
              <w:divBdr>
                <w:top w:val="none" w:sz="0" w:space="0" w:color="auto"/>
                <w:left w:val="none" w:sz="0" w:space="0" w:color="auto"/>
                <w:bottom w:val="none" w:sz="0" w:space="0" w:color="auto"/>
                <w:right w:val="none" w:sz="0" w:space="0" w:color="auto"/>
              </w:divBdr>
            </w:div>
            <w:div w:id="921256389">
              <w:marLeft w:val="480"/>
              <w:marRight w:val="0"/>
              <w:marTop w:val="0"/>
              <w:marBottom w:val="0"/>
              <w:divBdr>
                <w:top w:val="none" w:sz="0" w:space="0" w:color="auto"/>
                <w:left w:val="none" w:sz="0" w:space="0" w:color="auto"/>
                <w:bottom w:val="none" w:sz="0" w:space="0" w:color="auto"/>
                <w:right w:val="none" w:sz="0" w:space="0" w:color="auto"/>
              </w:divBdr>
            </w:div>
            <w:div w:id="921261477">
              <w:marLeft w:val="480"/>
              <w:marRight w:val="0"/>
              <w:marTop w:val="0"/>
              <w:marBottom w:val="0"/>
              <w:divBdr>
                <w:top w:val="none" w:sz="0" w:space="0" w:color="auto"/>
                <w:left w:val="none" w:sz="0" w:space="0" w:color="auto"/>
                <w:bottom w:val="none" w:sz="0" w:space="0" w:color="auto"/>
                <w:right w:val="none" w:sz="0" w:space="0" w:color="auto"/>
              </w:divBdr>
            </w:div>
            <w:div w:id="921336659">
              <w:marLeft w:val="480"/>
              <w:marRight w:val="0"/>
              <w:marTop w:val="0"/>
              <w:marBottom w:val="0"/>
              <w:divBdr>
                <w:top w:val="none" w:sz="0" w:space="0" w:color="auto"/>
                <w:left w:val="none" w:sz="0" w:space="0" w:color="auto"/>
                <w:bottom w:val="none" w:sz="0" w:space="0" w:color="auto"/>
                <w:right w:val="none" w:sz="0" w:space="0" w:color="auto"/>
              </w:divBdr>
            </w:div>
            <w:div w:id="921373731">
              <w:marLeft w:val="480"/>
              <w:marRight w:val="0"/>
              <w:marTop w:val="0"/>
              <w:marBottom w:val="0"/>
              <w:divBdr>
                <w:top w:val="none" w:sz="0" w:space="0" w:color="auto"/>
                <w:left w:val="none" w:sz="0" w:space="0" w:color="auto"/>
                <w:bottom w:val="none" w:sz="0" w:space="0" w:color="auto"/>
                <w:right w:val="none" w:sz="0" w:space="0" w:color="auto"/>
              </w:divBdr>
            </w:div>
            <w:div w:id="921377136">
              <w:marLeft w:val="480"/>
              <w:marRight w:val="0"/>
              <w:marTop w:val="0"/>
              <w:marBottom w:val="0"/>
              <w:divBdr>
                <w:top w:val="none" w:sz="0" w:space="0" w:color="auto"/>
                <w:left w:val="none" w:sz="0" w:space="0" w:color="auto"/>
                <w:bottom w:val="none" w:sz="0" w:space="0" w:color="auto"/>
                <w:right w:val="none" w:sz="0" w:space="0" w:color="auto"/>
              </w:divBdr>
            </w:div>
            <w:div w:id="921379599">
              <w:marLeft w:val="480"/>
              <w:marRight w:val="0"/>
              <w:marTop w:val="0"/>
              <w:marBottom w:val="0"/>
              <w:divBdr>
                <w:top w:val="none" w:sz="0" w:space="0" w:color="auto"/>
                <w:left w:val="none" w:sz="0" w:space="0" w:color="auto"/>
                <w:bottom w:val="none" w:sz="0" w:space="0" w:color="auto"/>
                <w:right w:val="none" w:sz="0" w:space="0" w:color="auto"/>
              </w:divBdr>
            </w:div>
            <w:div w:id="921454866">
              <w:marLeft w:val="480"/>
              <w:marRight w:val="0"/>
              <w:marTop w:val="0"/>
              <w:marBottom w:val="0"/>
              <w:divBdr>
                <w:top w:val="none" w:sz="0" w:space="0" w:color="auto"/>
                <w:left w:val="none" w:sz="0" w:space="0" w:color="auto"/>
                <w:bottom w:val="none" w:sz="0" w:space="0" w:color="auto"/>
                <w:right w:val="none" w:sz="0" w:space="0" w:color="auto"/>
              </w:divBdr>
            </w:div>
            <w:div w:id="921527540">
              <w:marLeft w:val="480"/>
              <w:marRight w:val="0"/>
              <w:marTop w:val="0"/>
              <w:marBottom w:val="0"/>
              <w:divBdr>
                <w:top w:val="none" w:sz="0" w:space="0" w:color="auto"/>
                <w:left w:val="none" w:sz="0" w:space="0" w:color="auto"/>
                <w:bottom w:val="none" w:sz="0" w:space="0" w:color="auto"/>
                <w:right w:val="none" w:sz="0" w:space="0" w:color="auto"/>
              </w:divBdr>
            </w:div>
            <w:div w:id="921530712">
              <w:marLeft w:val="480"/>
              <w:marRight w:val="0"/>
              <w:marTop w:val="0"/>
              <w:marBottom w:val="0"/>
              <w:divBdr>
                <w:top w:val="none" w:sz="0" w:space="0" w:color="auto"/>
                <w:left w:val="none" w:sz="0" w:space="0" w:color="auto"/>
                <w:bottom w:val="none" w:sz="0" w:space="0" w:color="auto"/>
                <w:right w:val="none" w:sz="0" w:space="0" w:color="auto"/>
              </w:divBdr>
            </w:div>
            <w:div w:id="921642118">
              <w:marLeft w:val="480"/>
              <w:marRight w:val="0"/>
              <w:marTop w:val="0"/>
              <w:marBottom w:val="0"/>
              <w:divBdr>
                <w:top w:val="none" w:sz="0" w:space="0" w:color="auto"/>
                <w:left w:val="none" w:sz="0" w:space="0" w:color="auto"/>
                <w:bottom w:val="none" w:sz="0" w:space="0" w:color="auto"/>
                <w:right w:val="none" w:sz="0" w:space="0" w:color="auto"/>
              </w:divBdr>
            </w:div>
            <w:div w:id="921718779">
              <w:marLeft w:val="480"/>
              <w:marRight w:val="0"/>
              <w:marTop w:val="0"/>
              <w:marBottom w:val="0"/>
              <w:divBdr>
                <w:top w:val="none" w:sz="0" w:space="0" w:color="auto"/>
                <w:left w:val="none" w:sz="0" w:space="0" w:color="auto"/>
                <w:bottom w:val="none" w:sz="0" w:space="0" w:color="auto"/>
                <w:right w:val="none" w:sz="0" w:space="0" w:color="auto"/>
              </w:divBdr>
            </w:div>
            <w:div w:id="921718786">
              <w:marLeft w:val="480"/>
              <w:marRight w:val="0"/>
              <w:marTop w:val="0"/>
              <w:marBottom w:val="0"/>
              <w:divBdr>
                <w:top w:val="none" w:sz="0" w:space="0" w:color="auto"/>
                <w:left w:val="none" w:sz="0" w:space="0" w:color="auto"/>
                <w:bottom w:val="none" w:sz="0" w:space="0" w:color="auto"/>
                <w:right w:val="none" w:sz="0" w:space="0" w:color="auto"/>
              </w:divBdr>
            </w:div>
            <w:div w:id="921721917">
              <w:marLeft w:val="480"/>
              <w:marRight w:val="0"/>
              <w:marTop w:val="0"/>
              <w:marBottom w:val="0"/>
              <w:divBdr>
                <w:top w:val="none" w:sz="0" w:space="0" w:color="auto"/>
                <w:left w:val="none" w:sz="0" w:space="0" w:color="auto"/>
                <w:bottom w:val="none" w:sz="0" w:space="0" w:color="auto"/>
                <w:right w:val="none" w:sz="0" w:space="0" w:color="auto"/>
              </w:divBdr>
            </w:div>
            <w:div w:id="921793248">
              <w:marLeft w:val="480"/>
              <w:marRight w:val="0"/>
              <w:marTop w:val="0"/>
              <w:marBottom w:val="0"/>
              <w:divBdr>
                <w:top w:val="none" w:sz="0" w:space="0" w:color="auto"/>
                <w:left w:val="none" w:sz="0" w:space="0" w:color="auto"/>
                <w:bottom w:val="none" w:sz="0" w:space="0" w:color="auto"/>
                <w:right w:val="none" w:sz="0" w:space="0" w:color="auto"/>
              </w:divBdr>
            </w:div>
            <w:div w:id="921796140">
              <w:marLeft w:val="480"/>
              <w:marRight w:val="0"/>
              <w:marTop w:val="0"/>
              <w:marBottom w:val="0"/>
              <w:divBdr>
                <w:top w:val="none" w:sz="0" w:space="0" w:color="auto"/>
                <w:left w:val="none" w:sz="0" w:space="0" w:color="auto"/>
                <w:bottom w:val="none" w:sz="0" w:space="0" w:color="auto"/>
                <w:right w:val="none" w:sz="0" w:space="0" w:color="auto"/>
              </w:divBdr>
            </w:div>
            <w:div w:id="921841865">
              <w:marLeft w:val="480"/>
              <w:marRight w:val="0"/>
              <w:marTop w:val="0"/>
              <w:marBottom w:val="0"/>
              <w:divBdr>
                <w:top w:val="none" w:sz="0" w:space="0" w:color="auto"/>
                <w:left w:val="none" w:sz="0" w:space="0" w:color="auto"/>
                <w:bottom w:val="none" w:sz="0" w:space="0" w:color="auto"/>
                <w:right w:val="none" w:sz="0" w:space="0" w:color="auto"/>
              </w:divBdr>
            </w:div>
            <w:div w:id="922102690">
              <w:marLeft w:val="480"/>
              <w:marRight w:val="0"/>
              <w:marTop w:val="0"/>
              <w:marBottom w:val="0"/>
              <w:divBdr>
                <w:top w:val="none" w:sz="0" w:space="0" w:color="auto"/>
                <w:left w:val="none" w:sz="0" w:space="0" w:color="auto"/>
                <w:bottom w:val="none" w:sz="0" w:space="0" w:color="auto"/>
                <w:right w:val="none" w:sz="0" w:space="0" w:color="auto"/>
              </w:divBdr>
            </w:div>
            <w:div w:id="922109269">
              <w:marLeft w:val="480"/>
              <w:marRight w:val="0"/>
              <w:marTop w:val="0"/>
              <w:marBottom w:val="0"/>
              <w:divBdr>
                <w:top w:val="none" w:sz="0" w:space="0" w:color="auto"/>
                <w:left w:val="none" w:sz="0" w:space="0" w:color="auto"/>
                <w:bottom w:val="none" w:sz="0" w:space="0" w:color="auto"/>
                <w:right w:val="none" w:sz="0" w:space="0" w:color="auto"/>
              </w:divBdr>
            </w:div>
            <w:div w:id="922177552">
              <w:marLeft w:val="480"/>
              <w:marRight w:val="0"/>
              <w:marTop w:val="0"/>
              <w:marBottom w:val="0"/>
              <w:divBdr>
                <w:top w:val="none" w:sz="0" w:space="0" w:color="auto"/>
                <w:left w:val="none" w:sz="0" w:space="0" w:color="auto"/>
                <w:bottom w:val="none" w:sz="0" w:space="0" w:color="auto"/>
                <w:right w:val="none" w:sz="0" w:space="0" w:color="auto"/>
              </w:divBdr>
            </w:div>
            <w:div w:id="922178935">
              <w:marLeft w:val="480"/>
              <w:marRight w:val="0"/>
              <w:marTop w:val="0"/>
              <w:marBottom w:val="0"/>
              <w:divBdr>
                <w:top w:val="none" w:sz="0" w:space="0" w:color="auto"/>
                <w:left w:val="none" w:sz="0" w:space="0" w:color="auto"/>
                <w:bottom w:val="none" w:sz="0" w:space="0" w:color="auto"/>
                <w:right w:val="none" w:sz="0" w:space="0" w:color="auto"/>
              </w:divBdr>
            </w:div>
            <w:div w:id="922226611">
              <w:marLeft w:val="480"/>
              <w:marRight w:val="0"/>
              <w:marTop w:val="0"/>
              <w:marBottom w:val="0"/>
              <w:divBdr>
                <w:top w:val="none" w:sz="0" w:space="0" w:color="auto"/>
                <w:left w:val="none" w:sz="0" w:space="0" w:color="auto"/>
                <w:bottom w:val="none" w:sz="0" w:space="0" w:color="auto"/>
                <w:right w:val="none" w:sz="0" w:space="0" w:color="auto"/>
              </w:divBdr>
            </w:div>
            <w:div w:id="922298497">
              <w:marLeft w:val="480"/>
              <w:marRight w:val="0"/>
              <w:marTop w:val="0"/>
              <w:marBottom w:val="0"/>
              <w:divBdr>
                <w:top w:val="none" w:sz="0" w:space="0" w:color="auto"/>
                <w:left w:val="none" w:sz="0" w:space="0" w:color="auto"/>
                <w:bottom w:val="none" w:sz="0" w:space="0" w:color="auto"/>
                <w:right w:val="none" w:sz="0" w:space="0" w:color="auto"/>
              </w:divBdr>
            </w:div>
            <w:div w:id="922302157">
              <w:marLeft w:val="480"/>
              <w:marRight w:val="0"/>
              <w:marTop w:val="0"/>
              <w:marBottom w:val="0"/>
              <w:divBdr>
                <w:top w:val="none" w:sz="0" w:space="0" w:color="auto"/>
                <w:left w:val="none" w:sz="0" w:space="0" w:color="auto"/>
                <w:bottom w:val="none" w:sz="0" w:space="0" w:color="auto"/>
                <w:right w:val="none" w:sz="0" w:space="0" w:color="auto"/>
              </w:divBdr>
            </w:div>
            <w:div w:id="922445695">
              <w:marLeft w:val="480"/>
              <w:marRight w:val="0"/>
              <w:marTop w:val="0"/>
              <w:marBottom w:val="0"/>
              <w:divBdr>
                <w:top w:val="none" w:sz="0" w:space="0" w:color="auto"/>
                <w:left w:val="none" w:sz="0" w:space="0" w:color="auto"/>
                <w:bottom w:val="none" w:sz="0" w:space="0" w:color="auto"/>
                <w:right w:val="none" w:sz="0" w:space="0" w:color="auto"/>
              </w:divBdr>
            </w:div>
            <w:div w:id="922488976">
              <w:marLeft w:val="480"/>
              <w:marRight w:val="0"/>
              <w:marTop w:val="0"/>
              <w:marBottom w:val="0"/>
              <w:divBdr>
                <w:top w:val="none" w:sz="0" w:space="0" w:color="auto"/>
                <w:left w:val="none" w:sz="0" w:space="0" w:color="auto"/>
                <w:bottom w:val="none" w:sz="0" w:space="0" w:color="auto"/>
                <w:right w:val="none" w:sz="0" w:space="0" w:color="auto"/>
              </w:divBdr>
            </w:div>
            <w:div w:id="922489179">
              <w:marLeft w:val="480"/>
              <w:marRight w:val="0"/>
              <w:marTop w:val="0"/>
              <w:marBottom w:val="0"/>
              <w:divBdr>
                <w:top w:val="none" w:sz="0" w:space="0" w:color="auto"/>
                <w:left w:val="none" w:sz="0" w:space="0" w:color="auto"/>
                <w:bottom w:val="none" w:sz="0" w:space="0" w:color="auto"/>
                <w:right w:val="none" w:sz="0" w:space="0" w:color="auto"/>
              </w:divBdr>
            </w:div>
            <w:div w:id="922570330">
              <w:marLeft w:val="480"/>
              <w:marRight w:val="0"/>
              <w:marTop w:val="0"/>
              <w:marBottom w:val="0"/>
              <w:divBdr>
                <w:top w:val="none" w:sz="0" w:space="0" w:color="auto"/>
                <w:left w:val="none" w:sz="0" w:space="0" w:color="auto"/>
                <w:bottom w:val="none" w:sz="0" w:space="0" w:color="auto"/>
                <w:right w:val="none" w:sz="0" w:space="0" w:color="auto"/>
              </w:divBdr>
            </w:div>
            <w:div w:id="922641749">
              <w:marLeft w:val="480"/>
              <w:marRight w:val="0"/>
              <w:marTop w:val="0"/>
              <w:marBottom w:val="0"/>
              <w:divBdr>
                <w:top w:val="none" w:sz="0" w:space="0" w:color="auto"/>
                <w:left w:val="none" w:sz="0" w:space="0" w:color="auto"/>
                <w:bottom w:val="none" w:sz="0" w:space="0" w:color="auto"/>
                <w:right w:val="none" w:sz="0" w:space="0" w:color="auto"/>
              </w:divBdr>
            </w:div>
            <w:div w:id="922761720">
              <w:marLeft w:val="480"/>
              <w:marRight w:val="0"/>
              <w:marTop w:val="0"/>
              <w:marBottom w:val="0"/>
              <w:divBdr>
                <w:top w:val="none" w:sz="0" w:space="0" w:color="auto"/>
                <w:left w:val="none" w:sz="0" w:space="0" w:color="auto"/>
                <w:bottom w:val="none" w:sz="0" w:space="0" w:color="auto"/>
                <w:right w:val="none" w:sz="0" w:space="0" w:color="auto"/>
              </w:divBdr>
            </w:div>
            <w:div w:id="922763005">
              <w:marLeft w:val="480"/>
              <w:marRight w:val="0"/>
              <w:marTop w:val="0"/>
              <w:marBottom w:val="0"/>
              <w:divBdr>
                <w:top w:val="none" w:sz="0" w:space="0" w:color="auto"/>
                <w:left w:val="none" w:sz="0" w:space="0" w:color="auto"/>
                <w:bottom w:val="none" w:sz="0" w:space="0" w:color="auto"/>
                <w:right w:val="none" w:sz="0" w:space="0" w:color="auto"/>
              </w:divBdr>
            </w:div>
            <w:div w:id="922879126">
              <w:marLeft w:val="480"/>
              <w:marRight w:val="0"/>
              <w:marTop w:val="0"/>
              <w:marBottom w:val="0"/>
              <w:divBdr>
                <w:top w:val="none" w:sz="0" w:space="0" w:color="auto"/>
                <w:left w:val="none" w:sz="0" w:space="0" w:color="auto"/>
                <w:bottom w:val="none" w:sz="0" w:space="0" w:color="auto"/>
                <w:right w:val="none" w:sz="0" w:space="0" w:color="auto"/>
              </w:divBdr>
            </w:div>
            <w:div w:id="922956297">
              <w:marLeft w:val="480"/>
              <w:marRight w:val="0"/>
              <w:marTop w:val="0"/>
              <w:marBottom w:val="0"/>
              <w:divBdr>
                <w:top w:val="none" w:sz="0" w:space="0" w:color="auto"/>
                <w:left w:val="none" w:sz="0" w:space="0" w:color="auto"/>
                <w:bottom w:val="none" w:sz="0" w:space="0" w:color="auto"/>
                <w:right w:val="none" w:sz="0" w:space="0" w:color="auto"/>
              </w:divBdr>
            </w:div>
            <w:div w:id="923337350">
              <w:marLeft w:val="480"/>
              <w:marRight w:val="0"/>
              <w:marTop w:val="0"/>
              <w:marBottom w:val="0"/>
              <w:divBdr>
                <w:top w:val="none" w:sz="0" w:space="0" w:color="auto"/>
                <w:left w:val="none" w:sz="0" w:space="0" w:color="auto"/>
                <w:bottom w:val="none" w:sz="0" w:space="0" w:color="auto"/>
                <w:right w:val="none" w:sz="0" w:space="0" w:color="auto"/>
              </w:divBdr>
            </w:div>
            <w:div w:id="923339235">
              <w:marLeft w:val="480"/>
              <w:marRight w:val="0"/>
              <w:marTop w:val="0"/>
              <w:marBottom w:val="0"/>
              <w:divBdr>
                <w:top w:val="none" w:sz="0" w:space="0" w:color="auto"/>
                <w:left w:val="none" w:sz="0" w:space="0" w:color="auto"/>
                <w:bottom w:val="none" w:sz="0" w:space="0" w:color="auto"/>
                <w:right w:val="none" w:sz="0" w:space="0" w:color="auto"/>
              </w:divBdr>
            </w:div>
            <w:div w:id="923343523">
              <w:marLeft w:val="480"/>
              <w:marRight w:val="0"/>
              <w:marTop w:val="0"/>
              <w:marBottom w:val="0"/>
              <w:divBdr>
                <w:top w:val="none" w:sz="0" w:space="0" w:color="auto"/>
                <w:left w:val="none" w:sz="0" w:space="0" w:color="auto"/>
                <w:bottom w:val="none" w:sz="0" w:space="0" w:color="auto"/>
                <w:right w:val="none" w:sz="0" w:space="0" w:color="auto"/>
              </w:divBdr>
            </w:div>
            <w:div w:id="923344700">
              <w:marLeft w:val="480"/>
              <w:marRight w:val="0"/>
              <w:marTop w:val="0"/>
              <w:marBottom w:val="0"/>
              <w:divBdr>
                <w:top w:val="none" w:sz="0" w:space="0" w:color="auto"/>
                <w:left w:val="none" w:sz="0" w:space="0" w:color="auto"/>
                <w:bottom w:val="none" w:sz="0" w:space="0" w:color="auto"/>
                <w:right w:val="none" w:sz="0" w:space="0" w:color="auto"/>
              </w:divBdr>
            </w:div>
            <w:div w:id="923493323">
              <w:marLeft w:val="480"/>
              <w:marRight w:val="0"/>
              <w:marTop w:val="0"/>
              <w:marBottom w:val="0"/>
              <w:divBdr>
                <w:top w:val="none" w:sz="0" w:space="0" w:color="auto"/>
                <w:left w:val="none" w:sz="0" w:space="0" w:color="auto"/>
                <w:bottom w:val="none" w:sz="0" w:space="0" w:color="auto"/>
                <w:right w:val="none" w:sz="0" w:space="0" w:color="auto"/>
              </w:divBdr>
            </w:div>
            <w:div w:id="923493659">
              <w:marLeft w:val="480"/>
              <w:marRight w:val="0"/>
              <w:marTop w:val="0"/>
              <w:marBottom w:val="0"/>
              <w:divBdr>
                <w:top w:val="none" w:sz="0" w:space="0" w:color="auto"/>
                <w:left w:val="none" w:sz="0" w:space="0" w:color="auto"/>
                <w:bottom w:val="none" w:sz="0" w:space="0" w:color="auto"/>
                <w:right w:val="none" w:sz="0" w:space="0" w:color="auto"/>
              </w:divBdr>
            </w:div>
            <w:div w:id="923563399">
              <w:marLeft w:val="480"/>
              <w:marRight w:val="0"/>
              <w:marTop w:val="0"/>
              <w:marBottom w:val="0"/>
              <w:divBdr>
                <w:top w:val="none" w:sz="0" w:space="0" w:color="auto"/>
                <w:left w:val="none" w:sz="0" w:space="0" w:color="auto"/>
                <w:bottom w:val="none" w:sz="0" w:space="0" w:color="auto"/>
                <w:right w:val="none" w:sz="0" w:space="0" w:color="auto"/>
              </w:divBdr>
            </w:div>
            <w:div w:id="923685607">
              <w:marLeft w:val="480"/>
              <w:marRight w:val="0"/>
              <w:marTop w:val="0"/>
              <w:marBottom w:val="0"/>
              <w:divBdr>
                <w:top w:val="none" w:sz="0" w:space="0" w:color="auto"/>
                <w:left w:val="none" w:sz="0" w:space="0" w:color="auto"/>
                <w:bottom w:val="none" w:sz="0" w:space="0" w:color="auto"/>
                <w:right w:val="none" w:sz="0" w:space="0" w:color="auto"/>
              </w:divBdr>
            </w:div>
            <w:div w:id="923687952">
              <w:marLeft w:val="480"/>
              <w:marRight w:val="0"/>
              <w:marTop w:val="0"/>
              <w:marBottom w:val="0"/>
              <w:divBdr>
                <w:top w:val="none" w:sz="0" w:space="0" w:color="auto"/>
                <w:left w:val="none" w:sz="0" w:space="0" w:color="auto"/>
                <w:bottom w:val="none" w:sz="0" w:space="0" w:color="auto"/>
                <w:right w:val="none" w:sz="0" w:space="0" w:color="auto"/>
              </w:divBdr>
            </w:div>
            <w:div w:id="923760000">
              <w:marLeft w:val="480"/>
              <w:marRight w:val="0"/>
              <w:marTop w:val="0"/>
              <w:marBottom w:val="0"/>
              <w:divBdr>
                <w:top w:val="none" w:sz="0" w:space="0" w:color="auto"/>
                <w:left w:val="none" w:sz="0" w:space="0" w:color="auto"/>
                <w:bottom w:val="none" w:sz="0" w:space="0" w:color="auto"/>
                <w:right w:val="none" w:sz="0" w:space="0" w:color="auto"/>
              </w:divBdr>
            </w:div>
            <w:div w:id="923805377">
              <w:marLeft w:val="480"/>
              <w:marRight w:val="0"/>
              <w:marTop w:val="0"/>
              <w:marBottom w:val="0"/>
              <w:divBdr>
                <w:top w:val="none" w:sz="0" w:space="0" w:color="auto"/>
                <w:left w:val="none" w:sz="0" w:space="0" w:color="auto"/>
                <w:bottom w:val="none" w:sz="0" w:space="0" w:color="auto"/>
                <w:right w:val="none" w:sz="0" w:space="0" w:color="auto"/>
              </w:divBdr>
            </w:div>
            <w:div w:id="923805630">
              <w:marLeft w:val="480"/>
              <w:marRight w:val="0"/>
              <w:marTop w:val="0"/>
              <w:marBottom w:val="0"/>
              <w:divBdr>
                <w:top w:val="none" w:sz="0" w:space="0" w:color="auto"/>
                <w:left w:val="none" w:sz="0" w:space="0" w:color="auto"/>
                <w:bottom w:val="none" w:sz="0" w:space="0" w:color="auto"/>
                <w:right w:val="none" w:sz="0" w:space="0" w:color="auto"/>
              </w:divBdr>
            </w:div>
            <w:div w:id="923874494">
              <w:marLeft w:val="480"/>
              <w:marRight w:val="0"/>
              <w:marTop w:val="0"/>
              <w:marBottom w:val="0"/>
              <w:divBdr>
                <w:top w:val="none" w:sz="0" w:space="0" w:color="auto"/>
                <w:left w:val="none" w:sz="0" w:space="0" w:color="auto"/>
                <w:bottom w:val="none" w:sz="0" w:space="0" w:color="auto"/>
                <w:right w:val="none" w:sz="0" w:space="0" w:color="auto"/>
              </w:divBdr>
            </w:div>
            <w:div w:id="923879197">
              <w:marLeft w:val="480"/>
              <w:marRight w:val="0"/>
              <w:marTop w:val="0"/>
              <w:marBottom w:val="0"/>
              <w:divBdr>
                <w:top w:val="none" w:sz="0" w:space="0" w:color="auto"/>
                <w:left w:val="none" w:sz="0" w:space="0" w:color="auto"/>
                <w:bottom w:val="none" w:sz="0" w:space="0" w:color="auto"/>
                <w:right w:val="none" w:sz="0" w:space="0" w:color="auto"/>
              </w:divBdr>
            </w:div>
            <w:div w:id="923882937">
              <w:marLeft w:val="480"/>
              <w:marRight w:val="0"/>
              <w:marTop w:val="0"/>
              <w:marBottom w:val="0"/>
              <w:divBdr>
                <w:top w:val="none" w:sz="0" w:space="0" w:color="auto"/>
                <w:left w:val="none" w:sz="0" w:space="0" w:color="auto"/>
                <w:bottom w:val="none" w:sz="0" w:space="0" w:color="auto"/>
                <w:right w:val="none" w:sz="0" w:space="0" w:color="auto"/>
              </w:divBdr>
            </w:div>
            <w:div w:id="923957496">
              <w:marLeft w:val="480"/>
              <w:marRight w:val="0"/>
              <w:marTop w:val="0"/>
              <w:marBottom w:val="0"/>
              <w:divBdr>
                <w:top w:val="none" w:sz="0" w:space="0" w:color="auto"/>
                <w:left w:val="none" w:sz="0" w:space="0" w:color="auto"/>
                <w:bottom w:val="none" w:sz="0" w:space="0" w:color="auto"/>
                <w:right w:val="none" w:sz="0" w:space="0" w:color="auto"/>
              </w:divBdr>
            </w:div>
            <w:div w:id="924268217">
              <w:marLeft w:val="480"/>
              <w:marRight w:val="0"/>
              <w:marTop w:val="0"/>
              <w:marBottom w:val="0"/>
              <w:divBdr>
                <w:top w:val="none" w:sz="0" w:space="0" w:color="auto"/>
                <w:left w:val="none" w:sz="0" w:space="0" w:color="auto"/>
                <w:bottom w:val="none" w:sz="0" w:space="0" w:color="auto"/>
                <w:right w:val="none" w:sz="0" w:space="0" w:color="auto"/>
              </w:divBdr>
            </w:div>
            <w:div w:id="924269251">
              <w:marLeft w:val="480"/>
              <w:marRight w:val="0"/>
              <w:marTop w:val="0"/>
              <w:marBottom w:val="0"/>
              <w:divBdr>
                <w:top w:val="none" w:sz="0" w:space="0" w:color="auto"/>
                <w:left w:val="none" w:sz="0" w:space="0" w:color="auto"/>
                <w:bottom w:val="none" w:sz="0" w:space="0" w:color="auto"/>
                <w:right w:val="none" w:sz="0" w:space="0" w:color="auto"/>
              </w:divBdr>
            </w:div>
            <w:div w:id="924459808">
              <w:marLeft w:val="480"/>
              <w:marRight w:val="0"/>
              <w:marTop w:val="0"/>
              <w:marBottom w:val="0"/>
              <w:divBdr>
                <w:top w:val="none" w:sz="0" w:space="0" w:color="auto"/>
                <w:left w:val="none" w:sz="0" w:space="0" w:color="auto"/>
                <w:bottom w:val="none" w:sz="0" w:space="0" w:color="auto"/>
                <w:right w:val="none" w:sz="0" w:space="0" w:color="auto"/>
              </w:divBdr>
            </w:div>
            <w:div w:id="924462208">
              <w:marLeft w:val="480"/>
              <w:marRight w:val="0"/>
              <w:marTop w:val="0"/>
              <w:marBottom w:val="0"/>
              <w:divBdr>
                <w:top w:val="none" w:sz="0" w:space="0" w:color="auto"/>
                <w:left w:val="none" w:sz="0" w:space="0" w:color="auto"/>
                <w:bottom w:val="none" w:sz="0" w:space="0" w:color="auto"/>
                <w:right w:val="none" w:sz="0" w:space="0" w:color="auto"/>
              </w:divBdr>
            </w:div>
            <w:div w:id="924530465">
              <w:marLeft w:val="480"/>
              <w:marRight w:val="0"/>
              <w:marTop w:val="0"/>
              <w:marBottom w:val="0"/>
              <w:divBdr>
                <w:top w:val="none" w:sz="0" w:space="0" w:color="auto"/>
                <w:left w:val="none" w:sz="0" w:space="0" w:color="auto"/>
                <w:bottom w:val="none" w:sz="0" w:space="0" w:color="auto"/>
                <w:right w:val="none" w:sz="0" w:space="0" w:color="auto"/>
              </w:divBdr>
            </w:div>
            <w:div w:id="924539025">
              <w:marLeft w:val="480"/>
              <w:marRight w:val="0"/>
              <w:marTop w:val="0"/>
              <w:marBottom w:val="0"/>
              <w:divBdr>
                <w:top w:val="none" w:sz="0" w:space="0" w:color="auto"/>
                <w:left w:val="none" w:sz="0" w:space="0" w:color="auto"/>
                <w:bottom w:val="none" w:sz="0" w:space="0" w:color="auto"/>
                <w:right w:val="none" w:sz="0" w:space="0" w:color="auto"/>
              </w:divBdr>
            </w:div>
            <w:div w:id="924609309">
              <w:marLeft w:val="480"/>
              <w:marRight w:val="0"/>
              <w:marTop w:val="0"/>
              <w:marBottom w:val="0"/>
              <w:divBdr>
                <w:top w:val="none" w:sz="0" w:space="0" w:color="auto"/>
                <w:left w:val="none" w:sz="0" w:space="0" w:color="auto"/>
                <w:bottom w:val="none" w:sz="0" w:space="0" w:color="auto"/>
                <w:right w:val="none" w:sz="0" w:space="0" w:color="auto"/>
              </w:divBdr>
            </w:div>
            <w:div w:id="924652695">
              <w:marLeft w:val="480"/>
              <w:marRight w:val="0"/>
              <w:marTop w:val="0"/>
              <w:marBottom w:val="0"/>
              <w:divBdr>
                <w:top w:val="none" w:sz="0" w:space="0" w:color="auto"/>
                <w:left w:val="none" w:sz="0" w:space="0" w:color="auto"/>
                <w:bottom w:val="none" w:sz="0" w:space="0" w:color="auto"/>
                <w:right w:val="none" w:sz="0" w:space="0" w:color="auto"/>
              </w:divBdr>
            </w:div>
            <w:div w:id="924656967">
              <w:marLeft w:val="480"/>
              <w:marRight w:val="0"/>
              <w:marTop w:val="0"/>
              <w:marBottom w:val="0"/>
              <w:divBdr>
                <w:top w:val="none" w:sz="0" w:space="0" w:color="auto"/>
                <w:left w:val="none" w:sz="0" w:space="0" w:color="auto"/>
                <w:bottom w:val="none" w:sz="0" w:space="0" w:color="auto"/>
                <w:right w:val="none" w:sz="0" w:space="0" w:color="auto"/>
              </w:divBdr>
            </w:div>
            <w:div w:id="924848120">
              <w:marLeft w:val="480"/>
              <w:marRight w:val="0"/>
              <w:marTop w:val="0"/>
              <w:marBottom w:val="0"/>
              <w:divBdr>
                <w:top w:val="none" w:sz="0" w:space="0" w:color="auto"/>
                <w:left w:val="none" w:sz="0" w:space="0" w:color="auto"/>
                <w:bottom w:val="none" w:sz="0" w:space="0" w:color="auto"/>
                <w:right w:val="none" w:sz="0" w:space="0" w:color="auto"/>
              </w:divBdr>
            </w:div>
            <w:div w:id="924873392">
              <w:marLeft w:val="480"/>
              <w:marRight w:val="0"/>
              <w:marTop w:val="0"/>
              <w:marBottom w:val="0"/>
              <w:divBdr>
                <w:top w:val="none" w:sz="0" w:space="0" w:color="auto"/>
                <w:left w:val="none" w:sz="0" w:space="0" w:color="auto"/>
                <w:bottom w:val="none" w:sz="0" w:space="0" w:color="auto"/>
                <w:right w:val="none" w:sz="0" w:space="0" w:color="auto"/>
              </w:divBdr>
            </w:div>
            <w:div w:id="924876630">
              <w:marLeft w:val="480"/>
              <w:marRight w:val="0"/>
              <w:marTop w:val="0"/>
              <w:marBottom w:val="0"/>
              <w:divBdr>
                <w:top w:val="none" w:sz="0" w:space="0" w:color="auto"/>
                <w:left w:val="none" w:sz="0" w:space="0" w:color="auto"/>
                <w:bottom w:val="none" w:sz="0" w:space="0" w:color="auto"/>
                <w:right w:val="none" w:sz="0" w:space="0" w:color="auto"/>
              </w:divBdr>
            </w:div>
            <w:div w:id="924921120">
              <w:marLeft w:val="480"/>
              <w:marRight w:val="0"/>
              <w:marTop w:val="0"/>
              <w:marBottom w:val="0"/>
              <w:divBdr>
                <w:top w:val="none" w:sz="0" w:space="0" w:color="auto"/>
                <w:left w:val="none" w:sz="0" w:space="0" w:color="auto"/>
                <w:bottom w:val="none" w:sz="0" w:space="0" w:color="auto"/>
                <w:right w:val="none" w:sz="0" w:space="0" w:color="auto"/>
              </w:divBdr>
            </w:div>
            <w:div w:id="924924317">
              <w:marLeft w:val="480"/>
              <w:marRight w:val="0"/>
              <w:marTop w:val="0"/>
              <w:marBottom w:val="0"/>
              <w:divBdr>
                <w:top w:val="none" w:sz="0" w:space="0" w:color="auto"/>
                <w:left w:val="none" w:sz="0" w:space="0" w:color="auto"/>
                <w:bottom w:val="none" w:sz="0" w:space="0" w:color="auto"/>
                <w:right w:val="none" w:sz="0" w:space="0" w:color="auto"/>
              </w:divBdr>
            </w:div>
            <w:div w:id="924993903">
              <w:marLeft w:val="480"/>
              <w:marRight w:val="0"/>
              <w:marTop w:val="0"/>
              <w:marBottom w:val="0"/>
              <w:divBdr>
                <w:top w:val="none" w:sz="0" w:space="0" w:color="auto"/>
                <w:left w:val="none" w:sz="0" w:space="0" w:color="auto"/>
                <w:bottom w:val="none" w:sz="0" w:space="0" w:color="auto"/>
                <w:right w:val="none" w:sz="0" w:space="0" w:color="auto"/>
              </w:divBdr>
            </w:div>
            <w:div w:id="925189439">
              <w:marLeft w:val="480"/>
              <w:marRight w:val="0"/>
              <w:marTop w:val="0"/>
              <w:marBottom w:val="0"/>
              <w:divBdr>
                <w:top w:val="none" w:sz="0" w:space="0" w:color="auto"/>
                <w:left w:val="none" w:sz="0" w:space="0" w:color="auto"/>
                <w:bottom w:val="none" w:sz="0" w:space="0" w:color="auto"/>
                <w:right w:val="none" w:sz="0" w:space="0" w:color="auto"/>
              </w:divBdr>
            </w:div>
            <w:div w:id="925263171">
              <w:marLeft w:val="480"/>
              <w:marRight w:val="0"/>
              <w:marTop w:val="0"/>
              <w:marBottom w:val="0"/>
              <w:divBdr>
                <w:top w:val="none" w:sz="0" w:space="0" w:color="auto"/>
                <w:left w:val="none" w:sz="0" w:space="0" w:color="auto"/>
                <w:bottom w:val="none" w:sz="0" w:space="0" w:color="auto"/>
                <w:right w:val="none" w:sz="0" w:space="0" w:color="auto"/>
              </w:divBdr>
            </w:div>
            <w:div w:id="925379926">
              <w:marLeft w:val="480"/>
              <w:marRight w:val="0"/>
              <w:marTop w:val="0"/>
              <w:marBottom w:val="0"/>
              <w:divBdr>
                <w:top w:val="none" w:sz="0" w:space="0" w:color="auto"/>
                <w:left w:val="none" w:sz="0" w:space="0" w:color="auto"/>
                <w:bottom w:val="none" w:sz="0" w:space="0" w:color="auto"/>
                <w:right w:val="none" w:sz="0" w:space="0" w:color="auto"/>
              </w:divBdr>
            </w:div>
            <w:div w:id="925500887">
              <w:marLeft w:val="480"/>
              <w:marRight w:val="0"/>
              <w:marTop w:val="0"/>
              <w:marBottom w:val="0"/>
              <w:divBdr>
                <w:top w:val="none" w:sz="0" w:space="0" w:color="auto"/>
                <w:left w:val="none" w:sz="0" w:space="0" w:color="auto"/>
                <w:bottom w:val="none" w:sz="0" w:space="0" w:color="auto"/>
                <w:right w:val="none" w:sz="0" w:space="0" w:color="auto"/>
              </w:divBdr>
            </w:div>
            <w:div w:id="925504485">
              <w:marLeft w:val="480"/>
              <w:marRight w:val="0"/>
              <w:marTop w:val="0"/>
              <w:marBottom w:val="0"/>
              <w:divBdr>
                <w:top w:val="none" w:sz="0" w:space="0" w:color="auto"/>
                <w:left w:val="none" w:sz="0" w:space="0" w:color="auto"/>
                <w:bottom w:val="none" w:sz="0" w:space="0" w:color="auto"/>
                <w:right w:val="none" w:sz="0" w:space="0" w:color="auto"/>
              </w:divBdr>
            </w:div>
            <w:div w:id="925530914">
              <w:marLeft w:val="480"/>
              <w:marRight w:val="0"/>
              <w:marTop w:val="0"/>
              <w:marBottom w:val="0"/>
              <w:divBdr>
                <w:top w:val="none" w:sz="0" w:space="0" w:color="auto"/>
                <w:left w:val="none" w:sz="0" w:space="0" w:color="auto"/>
                <w:bottom w:val="none" w:sz="0" w:space="0" w:color="auto"/>
                <w:right w:val="none" w:sz="0" w:space="0" w:color="auto"/>
              </w:divBdr>
            </w:div>
            <w:div w:id="925572643">
              <w:marLeft w:val="480"/>
              <w:marRight w:val="0"/>
              <w:marTop w:val="0"/>
              <w:marBottom w:val="0"/>
              <w:divBdr>
                <w:top w:val="none" w:sz="0" w:space="0" w:color="auto"/>
                <w:left w:val="none" w:sz="0" w:space="0" w:color="auto"/>
                <w:bottom w:val="none" w:sz="0" w:space="0" w:color="auto"/>
                <w:right w:val="none" w:sz="0" w:space="0" w:color="auto"/>
              </w:divBdr>
            </w:div>
            <w:div w:id="925652016">
              <w:marLeft w:val="480"/>
              <w:marRight w:val="0"/>
              <w:marTop w:val="0"/>
              <w:marBottom w:val="0"/>
              <w:divBdr>
                <w:top w:val="none" w:sz="0" w:space="0" w:color="auto"/>
                <w:left w:val="none" w:sz="0" w:space="0" w:color="auto"/>
                <w:bottom w:val="none" w:sz="0" w:space="0" w:color="auto"/>
                <w:right w:val="none" w:sz="0" w:space="0" w:color="auto"/>
              </w:divBdr>
            </w:div>
            <w:div w:id="925766859">
              <w:marLeft w:val="480"/>
              <w:marRight w:val="0"/>
              <w:marTop w:val="0"/>
              <w:marBottom w:val="0"/>
              <w:divBdr>
                <w:top w:val="none" w:sz="0" w:space="0" w:color="auto"/>
                <w:left w:val="none" w:sz="0" w:space="0" w:color="auto"/>
                <w:bottom w:val="none" w:sz="0" w:space="0" w:color="auto"/>
                <w:right w:val="none" w:sz="0" w:space="0" w:color="auto"/>
              </w:divBdr>
            </w:div>
            <w:div w:id="925769786">
              <w:marLeft w:val="480"/>
              <w:marRight w:val="0"/>
              <w:marTop w:val="0"/>
              <w:marBottom w:val="0"/>
              <w:divBdr>
                <w:top w:val="none" w:sz="0" w:space="0" w:color="auto"/>
                <w:left w:val="none" w:sz="0" w:space="0" w:color="auto"/>
                <w:bottom w:val="none" w:sz="0" w:space="0" w:color="auto"/>
                <w:right w:val="none" w:sz="0" w:space="0" w:color="auto"/>
              </w:divBdr>
            </w:div>
            <w:div w:id="925919755">
              <w:marLeft w:val="480"/>
              <w:marRight w:val="0"/>
              <w:marTop w:val="0"/>
              <w:marBottom w:val="0"/>
              <w:divBdr>
                <w:top w:val="none" w:sz="0" w:space="0" w:color="auto"/>
                <w:left w:val="none" w:sz="0" w:space="0" w:color="auto"/>
                <w:bottom w:val="none" w:sz="0" w:space="0" w:color="auto"/>
                <w:right w:val="none" w:sz="0" w:space="0" w:color="auto"/>
              </w:divBdr>
            </w:div>
            <w:div w:id="926112074">
              <w:marLeft w:val="480"/>
              <w:marRight w:val="0"/>
              <w:marTop w:val="0"/>
              <w:marBottom w:val="0"/>
              <w:divBdr>
                <w:top w:val="none" w:sz="0" w:space="0" w:color="auto"/>
                <w:left w:val="none" w:sz="0" w:space="0" w:color="auto"/>
                <w:bottom w:val="none" w:sz="0" w:space="0" w:color="auto"/>
                <w:right w:val="none" w:sz="0" w:space="0" w:color="auto"/>
              </w:divBdr>
            </w:div>
            <w:div w:id="926117516">
              <w:marLeft w:val="480"/>
              <w:marRight w:val="0"/>
              <w:marTop w:val="0"/>
              <w:marBottom w:val="0"/>
              <w:divBdr>
                <w:top w:val="none" w:sz="0" w:space="0" w:color="auto"/>
                <w:left w:val="none" w:sz="0" w:space="0" w:color="auto"/>
                <w:bottom w:val="none" w:sz="0" w:space="0" w:color="auto"/>
                <w:right w:val="none" w:sz="0" w:space="0" w:color="auto"/>
              </w:divBdr>
            </w:div>
            <w:div w:id="926158686">
              <w:marLeft w:val="480"/>
              <w:marRight w:val="0"/>
              <w:marTop w:val="0"/>
              <w:marBottom w:val="0"/>
              <w:divBdr>
                <w:top w:val="none" w:sz="0" w:space="0" w:color="auto"/>
                <w:left w:val="none" w:sz="0" w:space="0" w:color="auto"/>
                <w:bottom w:val="none" w:sz="0" w:space="0" w:color="auto"/>
                <w:right w:val="none" w:sz="0" w:space="0" w:color="auto"/>
              </w:divBdr>
            </w:div>
            <w:div w:id="926160806">
              <w:marLeft w:val="480"/>
              <w:marRight w:val="0"/>
              <w:marTop w:val="0"/>
              <w:marBottom w:val="0"/>
              <w:divBdr>
                <w:top w:val="none" w:sz="0" w:space="0" w:color="auto"/>
                <w:left w:val="none" w:sz="0" w:space="0" w:color="auto"/>
                <w:bottom w:val="none" w:sz="0" w:space="0" w:color="auto"/>
                <w:right w:val="none" w:sz="0" w:space="0" w:color="auto"/>
              </w:divBdr>
            </w:div>
            <w:div w:id="926184286">
              <w:marLeft w:val="480"/>
              <w:marRight w:val="0"/>
              <w:marTop w:val="0"/>
              <w:marBottom w:val="0"/>
              <w:divBdr>
                <w:top w:val="none" w:sz="0" w:space="0" w:color="auto"/>
                <w:left w:val="none" w:sz="0" w:space="0" w:color="auto"/>
                <w:bottom w:val="none" w:sz="0" w:space="0" w:color="auto"/>
                <w:right w:val="none" w:sz="0" w:space="0" w:color="auto"/>
              </w:divBdr>
            </w:div>
            <w:div w:id="926185864">
              <w:marLeft w:val="480"/>
              <w:marRight w:val="0"/>
              <w:marTop w:val="0"/>
              <w:marBottom w:val="0"/>
              <w:divBdr>
                <w:top w:val="none" w:sz="0" w:space="0" w:color="auto"/>
                <w:left w:val="none" w:sz="0" w:space="0" w:color="auto"/>
                <w:bottom w:val="none" w:sz="0" w:space="0" w:color="auto"/>
                <w:right w:val="none" w:sz="0" w:space="0" w:color="auto"/>
              </w:divBdr>
            </w:div>
            <w:div w:id="926380767">
              <w:marLeft w:val="480"/>
              <w:marRight w:val="0"/>
              <w:marTop w:val="0"/>
              <w:marBottom w:val="0"/>
              <w:divBdr>
                <w:top w:val="none" w:sz="0" w:space="0" w:color="auto"/>
                <w:left w:val="none" w:sz="0" w:space="0" w:color="auto"/>
                <w:bottom w:val="none" w:sz="0" w:space="0" w:color="auto"/>
                <w:right w:val="none" w:sz="0" w:space="0" w:color="auto"/>
              </w:divBdr>
            </w:div>
            <w:div w:id="926419709">
              <w:marLeft w:val="480"/>
              <w:marRight w:val="0"/>
              <w:marTop w:val="0"/>
              <w:marBottom w:val="0"/>
              <w:divBdr>
                <w:top w:val="none" w:sz="0" w:space="0" w:color="auto"/>
                <w:left w:val="none" w:sz="0" w:space="0" w:color="auto"/>
                <w:bottom w:val="none" w:sz="0" w:space="0" w:color="auto"/>
                <w:right w:val="none" w:sz="0" w:space="0" w:color="auto"/>
              </w:divBdr>
            </w:div>
            <w:div w:id="926575190">
              <w:marLeft w:val="480"/>
              <w:marRight w:val="0"/>
              <w:marTop w:val="0"/>
              <w:marBottom w:val="0"/>
              <w:divBdr>
                <w:top w:val="none" w:sz="0" w:space="0" w:color="auto"/>
                <w:left w:val="none" w:sz="0" w:space="0" w:color="auto"/>
                <w:bottom w:val="none" w:sz="0" w:space="0" w:color="auto"/>
                <w:right w:val="none" w:sz="0" w:space="0" w:color="auto"/>
              </w:divBdr>
            </w:div>
            <w:div w:id="926578000">
              <w:marLeft w:val="480"/>
              <w:marRight w:val="0"/>
              <w:marTop w:val="0"/>
              <w:marBottom w:val="0"/>
              <w:divBdr>
                <w:top w:val="none" w:sz="0" w:space="0" w:color="auto"/>
                <w:left w:val="none" w:sz="0" w:space="0" w:color="auto"/>
                <w:bottom w:val="none" w:sz="0" w:space="0" w:color="auto"/>
                <w:right w:val="none" w:sz="0" w:space="0" w:color="auto"/>
              </w:divBdr>
            </w:div>
            <w:div w:id="926770927">
              <w:marLeft w:val="480"/>
              <w:marRight w:val="0"/>
              <w:marTop w:val="0"/>
              <w:marBottom w:val="0"/>
              <w:divBdr>
                <w:top w:val="none" w:sz="0" w:space="0" w:color="auto"/>
                <w:left w:val="none" w:sz="0" w:space="0" w:color="auto"/>
                <w:bottom w:val="none" w:sz="0" w:space="0" w:color="auto"/>
                <w:right w:val="none" w:sz="0" w:space="0" w:color="auto"/>
              </w:divBdr>
            </w:div>
            <w:div w:id="926840033">
              <w:marLeft w:val="480"/>
              <w:marRight w:val="0"/>
              <w:marTop w:val="0"/>
              <w:marBottom w:val="0"/>
              <w:divBdr>
                <w:top w:val="none" w:sz="0" w:space="0" w:color="auto"/>
                <w:left w:val="none" w:sz="0" w:space="0" w:color="auto"/>
                <w:bottom w:val="none" w:sz="0" w:space="0" w:color="auto"/>
                <w:right w:val="none" w:sz="0" w:space="0" w:color="auto"/>
              </w:divBdr>
            </w:div>
            <w:div w:id="926842201">
              <w:marLeft w:val="480"/>
              <w:marRight w:val="0"/>
              <w:marTop w:val="0"/>
              <w:marBottom w:val="0"/>
              <w:divBdr>
                <w:top w:val="none" w:sz="0" w:space="0" w:color="auto"/>
                <w:left w:val="none" w:sz="0" w:space="0" w:color="auto"/>
                <w:bottom w:val="none" w:sz="0" w:space="0" w:color="auto"/>
                <w:right w:val="none" w:sz="0" w:space="0" w:color="auto"/>
              </w:divBdr>
            </w:div>
            <w:div w:id="926959779">
              <w:marLeft w:val="480"/>
              <w:marRight w:val="0"/>
              <w:marTop w:val="0"/>
              <w:marBottom w:val="0"/>
              <w:divBdr>
                <w:top w:val="none" w:sz="0" w:space="0" w:color="auto"/>
                <w:left w:val="none" w:sz="0" w:space="0" w:color="auto"/>
                <w:bottom w:val="none" w:sz="0" w:space="0" w:color="auto"/>
                <w:right w:val="none" w:sz="0" w:space="0" w:color="auto"/>
              </w:divBdr>
            </w:div>
            <w:div w:id="927034551">
              <w:marLeft w:val="480"/>
              <w:marRight w:val="0"/>
              <w:marTop w:val="0"/>
              <w:marBottom w:val="0"/>
              <w:divBdr>
                <w:top w:val="none" w:sz="0" w:space="0" w:color="auto"/>
                <w:left w:val="none" w:sz="0" w:space="0" w:color="auto"/>
                <w:bottom w:val="none" w:sz="0" w:space="0" w:color="auto"/>
                <w:right w:val="none" w:sz="0" w:space="0" w:color="auto"/>
              </w:divBdr>
            </w:div>
            <w:div w:id="927035994">
              <w:marLeft w:val="480"/>
              <w:marRight w:val="0"/>
              <w:marTop w:val="0"/>
              <w:marBottom w:val="0"/>
              <w:divBdr>
                <w:top w:val="none" w:sz="0" w:space="0" w:color="auto"/>
                <w:left w:val="none" w:sz="0" w:space="0" w:color="auto"/>
                <w:bottom w:val="none" w:sz="0" w:space="0" w:color="auto"/>
                <w:right w:val="none" w:sz="0" w:space="0" w:color="auto"/>
              </w:divBdr>
            </w:div>
            <w:div w:id="927234983">
              <w:marLeft w:val="480"/>
              <w:marRight w:val="0"/>
              <w:marTop w:val="0"/>
              <w:marBottom w:val="0"/>
              <w:divBdr>
                <w:top w:val="none" w:sz="0" w:space="0" w:color="auto"/>
                <w:left w:val="none" w:sz="0" w:space="0" w:color="auto"/>
                <w:bottom w:val="none" w:sz="0" w:space="0" w:color="auto"/>
                <w:right w:val="none" w:sz="0" w:space="0" w:color="auto"/>
              </w:divBdr>
            </w:div>
            <w:div w:id="927347198">
              <w:marLeft w:val="480"/>
              <w:marRight w:val="0"/>
              <w:marTop w:val="0"/>
              <w:marBottom w:val="0"/>
              <w:divBdr>
                <w:top w:val="none" w:sz="0" w:space="0" w:color="auto"/>
                <w:left w:val="none" w:sz="0" w:space="0" w:color="auto"/>
                <w:bottom w:val="none" w:sz="0" w:space="0" w:color="auto"/>
                <w:right w:val="none" w:sz="0" w:space="0" w:color="auto"/>
              </w:divBdr>
            </w:div>
            <w:div w:id="927420362">
              <w:marLeft w:val="480"/>
              <w:marRight w:val="0"/>
              <w:marTop w:val="0"/>
              <w:marBottom w:val="0"/>
              <w:divBdr>
                <w:top w:val="none" w:sz="0" w:space="0" w:color="auto"/>
                <w:left w:val="none" w:sz="0" w:space="0" w:color="auto"/>
                <w:bottom w:val="none" w:sz="0" w:space="0" w:color="auto"/>
                <w:right w:val="none" w:sz="0" w:space="0" w:color="auto"/>
              </w:divBdr>
            </w:div>
            <w:div w:id="927427170">
              <w:marLeft w:val="480"/>
              <w:marRight w:val="0"/>
              <w:marTop w:val="0"/>
              <w:marBottom w:val="0"/>
              <w:divBdr>
                <w:top w:val="none" w:sz="0" w:space="0" w:color="auto"/>
                <w:left w:val="none" w:sz="0" w:space="0" w:color="auto"/>
                <w:bottom w:val="none" w:sz="0" w:space="0" w:color="auto"/>
                <w:right w:val="none" w:sz="0" w:space="0" w:color="auto"/>
              </w:divBdr>
            </w:div>
            <w:div w:id="927620407">
              <w:marLeft w:val="480"/>
              <w:marRight w:val="0"/>
              <w:marTop w:val="0"/>
              <w:marBottom w:val="0"/>
              <w:divBdr>
                <w:top w:val="none" w:sz="0" w:space="0" w:color="auto"/>
                <w:left w:val="none" w:sz="0" w:space="0" w:color="auto"/>
                <w:bottom w:val="none" w:sz="0" w:space="0" w:color="auto"/>
                <w:right w:val="none" w:sz="0" w:space="0" w:color="auto"/>
              </w:divBdr>
            </w:div>
            <w:div w:id="927693835">
              <w:marLeft w:val="480"/>
              <w:marRight w:val="0"/>
              <w:marTop w:val="0"/>
              <w:marBottom w:val="0"/>
              <w:divBdr>
                <w:top w:val="none" w:sz="0" w:space="0" w:color="auto"/>
                <w:left w:val="none" w:sz="0" w:space="0" w:color="auto"/>
                <w:bottom w:val="none" w:sz="0" w:space="0" w:color="auto"/>
                <w:right w:val="none" w:sz="0" w:space="0" w:color="auto"/>
              </w:divBdr>
            </w:div>
            <w:div w:id="927739546">
              <w:marLeft w:val="480"/>
              <w:marRight w:val="0"/>
              <w:marTop w:val="0"/>
              <w:marBottom w:val="0"/>
              <w:divBdr>
                <w:top w:val="none" w:sz="0" w:space="0" w:color="auto"/>
                <w:left w:val="none" w:sz="0" w:space="0" w:color="auto"/>
                <w:bottom w:val="none" w:sz="0" w:space="0" w:color="auto"/>
                <w:right w:val="none" w:sz="0" w:space="0" w:color="auto"/>
              </w:divBdr>
            </w:div>
            <w:div w:id="927807745">
              <w:marLeft w:val="480"/>
              <w:marRight w:val="0"/>
              <w:marTop w:val="0"/>
              <w:marBottom w:val="0"/>
              <w:divBdr>
                <w:top w:val="none" w:sz="0" w:space="0" w:color="auto"/>
                <w:left w:val="none" w:sz="0" w:space="0" w:color="auto"/>
                <w:bottom w:val="none" w:sz="0" w:space="0" w:color="auto"/>
                <w:right w:val="none" w:sz="0" w:space="0" w:color="auto"/>
              </w:divBdr>
            </w:div>
            <w:div w:id="927808879">
              <w:marLeft w:val="480"/>
              <w:marRight w:val="0"/>
              <w:marTop w:val="0"/>
              <w:marBottom w:val="0"/>
              <w:divBdr>
                <w:top w:val="none" w:sz="0" w:space="0" w:color="auto"/>
                <w:left w:val="none" w:sz="0" w:space="0" w:color="auto"/>
                <w:bottom w:val="none" w:sz="0" w:space="0" w:color="auto"/>
                <w:right w:val="none" w:sz="0" w:space="0" w:color="auto"/>
              </w:divBdr>
            </w:div>
            <w:div w:id="927881129">
              <w:marLeft w:val="480"/>
              <w:marRight w:val="0"/>
              <w:marTop w:val="0"/>
              <w:marBottom w:val="0"/>
              <w:divBdr>
                <w:top w:val="none" w:sz="0" w:space="0" w:color="auto"/>
                <w:left w:val="none" w:sz="0" w:space="0" w:color="auto"/>
                <w:bottom w:val="none" w:sz="0" w:space="0" w:color="auto"/>
                <w:right w:val="none" w:sz="0" w:space="0" w:color="auto"/>
              </w:divBdr>
            </w:div>
            <w:div w:id="927886287">
              <w:marLeft w:val="480"/>
              <w:marRight w:val="0"/>
              <w:marTop w:val="0"/>
              <w:marBottom w:val="0"/>
              <w:divBdr>
                <w:top w:val="none" w:sz="0" w:space="0" w:color="auto"/>
                <w:left w:val="none" w:sz="0" w:space="0" w:color="auto"/>
                <w:bottom w:val="none" w:sz="0" w:space="0" w:color="auto"/>
                <w:right w:val="none" w:sz="0" w:space="0" w:color="auto"/>
              </w:divBdr>
            </w:div>
            <w:div w:id="927887348">
              <w:marLeft w:val="480"/>
              <w:marRight w:val="0"/>
              <w:marTop w:val="0"/>
              <w:marBottom w:val="0"/>
              <w:divBdr>
                <w:top w:val="none" w:sz="0" w:space="0" w:color="auto"/>
                <w:left w:val="none" w:sz="0" w:space="0" w:color="auto"/>
                <w:bottom w:val="none" w:sz="0" w:space="0" w:color="auto"/>
                <w:right w:val="none" w:sz="0" w:space="0" w:color="auto"/>
              </w:divBdr>
            </w:div>
            <w:div w:id="928005435">
              <w:marLeft w:val="480"/>
              <w:marRight w:val="0"/>
              <w:marTop w:val="0"/>
              <w:marBottom w:val="0"/>
              <w:divBdr>
                <w:top w:val="none" w:sz="0" w:space="0" w:color="auto"/>
                <w:left w:val="none" w:sz="0" w:space="0" w:color="auto"/>
                <w:bottom w:val="none" w:sz="0" w:space="0" w:color="auto"/>
                <w:right w:val="none" w:sz="0" w:space="0" w:color="auto"/>
              </w:divBdr>
            </w:div>
            <w:div w:id="928007170">
              <w:marLeft w:val="480"/>
              <w:marRight w:val="0"/>
              <w:marTop w:val="0"/>
              <w:marBottom w:val="0"/>
              <w:divBdr>
                <w:top w:val="none" w:sz="0" w:space="0" w:color="auto"/>
                <w:left w:val="none" w:sz="0" w:space="0" w:color="auto"/>
                <w:bottom w:val="none" w:sz="0" w:space="0" w:color="auto"/>
                <w:right w:val="none" w:sz="0" w:space="0" w:color="auto"/>
              </w:divBdr>
            </w:div>
            <w:div w:id="928007863">
              <w:marLeft w:val="480"/>
              <w:marRight w:val="0"/>
              <w:marTop w:val="0"/>
              <w:marBottom w:val="0"/>
              <w:divBdr>
                <w:top w:val="none" w:sz="0" w:space="0" w:color="auto"/>
                <w:left w:val="none" w:sz="0" w:space="0" w:color="auto"/>
                <w:bottom w:val="none" w:sz="0" w:space="0" w:color="auto"/>
                <w:right w:val="none" w:sz="0" w:space="0" w:color="auto"/>
              </w:divBdr>
            </w:div>
            <w:div w:id="928076489">
              <w:marLeft w:val="480"/>
              <w:marRight w:val="0"/>
              <w:marTop w:val="0"/>
              <w:marBottom w:val="0"/>
              <w:divBdr>
                <w:top w:val="none" w:sz="0" w:space="0" w:color="auto"/>
                <w:left w:val="none" w:sz="0" w:space="0" w:color="auto"/>
                <w:bottom w:val="none" w:sz="0" w:space="0" w:color="auto"/>
                <w:right w:val="none" w:sz="0" w:space="0" w:color="auto"/>
              </w:divBdr>
            </w:div>
            <w:div w:id="928077745">
              <w:marLeft w:val="480"/>
              <w:marRight w:val="0"/>
              <w:marTop w:val="0"/>
              <w:marBottom w:val="0"/>
              <w:divBdr>
                <w:top w:val="none" w:sz="0" w:space="0" w:color="auto"/>
                <w:left w:val="none" w:sz="0" w:space="0" w:color="auto"/>
                <w:bottom w:val="none" w:sz="0" w:space="0" w:color="auto"/>
                <w:right w:val="none" w:sz="0" w:space="0" w:color="auto"/>
              </w:divBdr>
            </w:div>
            <w:div w:id="928082164">
              <w:marLeft w:val="480"/>
              <w:marRight w:val="0"/>
              <w:marTop w:val="0"/>
              <w:marBottom w:val="0"/>
              <w:divBdr>
                <w:top w:val="none" w:sz="0" w:space="0" w:color="auto"/>
                <w:left w:val="none" w:sz="0" w:space="0" w:color="auto"/>
                <w:bottom w:val="none" w:sz="0" w:space="0" w:color="auto"/>
                <w:right w:val="none" w:sz="0" w:space="0" w:color="auto"/>
              </w:divBdr>
            </w:div>
            <w:div w:id="928199066">
              <w:marLeft w:val="480"/>
              <w:marRight w:val="0"/>
              <w:marTop w:val="0"/>
              <w:marBottom w:val="0"/>
              <w:divBdr>
                <w:top w:val="none" w:sz="0" w:space="0" w:color="auto"/>
                <w:left w:val="none" w:sz="0" w:space="0" w:color="auto"/>
                <w:bottom w:val="none" w:sz="0" w:space="0" w:color="auto"/>
                <w:right w:val="none" w:sz="0" w:space="0" w:color="auto"/>
              </w:divBdr>
            </w:div>
            <w:div w:id="928656284">
              <w:marLeft w:val="480"/>
              <w:marRight w:val="0"/>
              <w:marTop w:val="0"/>
              <w:marBottom w:val="0"/>
              <w:divBdr>
                <w:top w:val="none" w:sz="0" w:space="0" w:color="auto"/>
                <w:left w:val="none" w:sz="0" w:space="0" w:color="auto"/>
                <w:bottom w:val="none" w:sz="0" w:space="0" w:color="auto"/>
                <w:right w:val="none" w:sz="0" w:space="0" w:color="auto"/>
              </w:divBdr>
            </w:div>
            <w:div w:id="928658870">
              <w:marLeft w:val="480"/>
              <w:marRight w:val="0"/>
              <w:marTop w:val="0"/>
              <w:marBottom w:val="0"/>
              <w:divBdr>
                <w:top w:val="none" w:sz="0" w:space="0" w:color="auto"/>
                <w:left w:val="none" w:sz="0" w:space="0" w:color="auto"/>
                <w:bottom w:val="none" w:sz="0" w:space="0" w:color="auto"/>
                <w:right w:val="none" w:sz="0" w:space="0" w:color="auto"/>
              </w:divBdr>
            </w:div>
            <w:div w:id="928808183">
              <w:marLeft w:val="480"/>
              <w:marRight w:val="0"/>
              <w:marTop w:val="0"/>
              <w:marBottom w:val="0"/>
              <w:divBdr>
                <w:top w:val="none" w:sz="0" w:space="0" w:color="auto"/>
                <w:left w:val="none" w:sz="0" w:space="0" w:color="auto"/>
                <w:bottom w:val="none" w:sz="0" w:space="0" w:color="auto"/>
                <w:right w:val="none" w:sz="0" w:space="0" w:color="auto"/>
              </w:divBdr>
            </w:div>
            <w:div w:id="928928721">
              <w:marLeft w:val="480"/>
              <w:marRight w:val="0"/>
              <w:marTop w:val="0"/>
              <w:marBottom w:val="0"/>
              <w:divBdr>
                <w:top w:val="none" w:sz="0" w:space="0" w:color="auto"/>
                <w:left w:val="none" w:sz="0" w:space="0" w:color="auto"/>
                <w:bottom w:val="none" w:sz="0" w:space="0" w:color="auto"/>
                <w:right w:val="none" w:sz="0" w:space="0" w:color="auto"/>
              </w:divBdr>
            </w:div>
            <w:div w:id="929118849">
              <w:marLeft w:val="480"/>
              <w:marRight w:val="0"/>
              <w:marTop w:val="0"/>
              <w:marBottom w:val="0"/>
              <w:divBdr>
                <w:top w:val="none" w:sz="0" w:space="0" w:color="auto"/>
                <w:left w:val="none" w:sz="0" w:space="0" w:color="auto"/>
                <w:bottom w:val="none" w:sz="0" w:space="0" w:color="auto"/>
                <w:right w:val="none" w:sz="0" w:space="0" w:color="auto"/>
              </w:divBdr>
            </w:div>
            <w:div w:id="929236000">
              <w:marLeft w:val="480"/>
              <w:marRight w:val="0"/>
              <w:marTop w:val="0"/>
              <w:marBottom w:val="0"/>
              <w:divBdr>
                <w:top w:val="none" w:sz="0" w:space="0" w:color="auto"/>
                <w:left w:val="none" w:sz="0" w:space="0" w:color="auto"/>
                <w:bottom w:val="none" w:sz="0" w:space="0" w:color="auto"/>
                <w:right w:val="none" w:sz="0" w:space="0" w:color="auto"/>
              </w:divBdr>
            </w:div>
            <w:div w:id="929314607">
              <w:marLeft w:val="480"/>
              <w:marRight w:val="0"/>
              <w:marTop w:val="0"/>
              <w:marBottom w:val="0"/>
              <w:divBdr>
                <w:top w:val="none" w:sz="0" w:space="0" w:color="auto"/>
                <w:left w:val="none" w:sz="0" w:space="0" w:color="auto"/>
                <w:bottom w:val="none" w:sz="0" w:space="0" w:color="auto"/>
                <w:right w:val="none" w:sz="0" w:space="0" w:color="auto"/>
              </w:divBdr>
            </w:div>
            <w:div w:id="929392180">
              <w:marLeft w:val="480"/>
              <w:marRight w:val="0"/>
              <w:marTop w:val="0"/>
              <w:marBottom w:val="0"/>
              <w:divBdr>
                <w:top w:val="none" w:sz="0" w:space="0" w:color="auto"/>
                <w:left w:val="none" w:sz="0" w:space="0" w:color="auto"/>
                <w:bottom w:val="none" w:sz="0" w:space="0" w:color="auto"/>
                <w:right w:val="none" w:sz="0" w:space="0" w:color="auto"/>
              </w:divBdr>
            </w:div>
            <w:div w:id="929506056">
              <w:marLeft w:val="480"/>
              <w:marRight w:val="0"/>
              <w:marTop w:val="0"/>
              <w:marBottom w:val="0"/>
              <w:divBdr>
                <w:top w:val="none" w:sz="0" w:space="0" w:color="auto"/>
                <w:left w:val="none" w:sz="0" w:space="0" w:color="auto"/>
                <w:bottom w:val="none" w:sz="0" w:space="0" w:color="auto"/>
                <w:right w:val="none" w:sz="0" w:space="0" w:color="auto"/>
              </w:divBdr>
            </w:div>
            <w:div w:id="929579210">
              <w:marLeft w:val="480"/>
              <w:marRight w:val="0"/>
              <w:marTop w:val="0"/>
              <w:marBottom w:val="0"/>
              <w:divBdr>
                <w:top w:val="none" w:sz="0" w:space="0" w:color="auto"/>
                <w:left w:val="none" w:sz="0" w:space="0" w:color="auto"/>
                <w:bottom w:val="none" w:sz="0" w:space="0" w:color="auto"/>
                <w:right w:val="none" w:sz="0" w:space="0" w:color="auto"/>
              </w:divBdr>
            </w:div>
            <w:div w:id="929629200">
              <w:marLeft w:val="480"/>
              <w:marRight w:val="0"/>
              <w:marTop w:val="0"/>
              <w:marBottom w:val="0"/>
              <w:divBdr>
                <w:top w:val="none" w:sz="0" w:space="0" w:color="auto"/>
                <w:left w:val="none" w:sz="0" w:space="0" w:color="auto"/>
                <w:bottom w:val="none" w:sz="0" w:space="0" w:color="auto"/>
                <w:right w:val="none" w:sz="0" w:space="0" w:color="auto"/>
              </w:divBdr>
            </w:div>
            <w:div w:id="929775906">
              <w:marLeft w:val="480"/>
              <w:marRight w:val="0"/>
              <w:marTop w:val="0"/>
              <w:marBottom w:val="0"/>
              <w:divBdr>
                <w:top w:val="none" w:sz="0" w:space="0" w:color="auto"/>
                <w:left w:val="none" w:sz="0" w:space="0" w:color="auto"/>
                <w:bottom w:val="none" w:sz="0" w:space="0" w:color="auto"/>
                <w:right w:val="none" w:sz="0" w:space="0" w:color="auto"/>
              </w:divBdr>
            </w:div>
            <w:div w:id="929893331">
              <w:marLeft w:val="480"/>
              <w:marRight w:val="0"/>
              <w:marTop w:val="0"/>
              <w:marBottom w:val="0"/>
              <w:divBdr>
                <w:top w:val="none" w:sz="0" w:space="0" w:color="auto"/>
                <w:left w:val="none" w:sz="0" w:space="0" w:color="auto"/>
                <w:bottom w:val="none" w:sz="0" w:space="0" w:color="auto"/>
                <w:right w:val="none" w:sz="0" w:space="0" w:color="auto"/>
              </w:divBdr>
            </w:div>
            <w:div w:id="929968783">
              <w:marLeft w:val="480"/>
              <w:marRight w:val="0"/>
              <w:marTop w:val="0"/>
              <w:marBottom w:val="0"/>
              <w:divBdr>
                <w:top w:val="none" w:sz="0" w:space="0" w:color="auto"/>
                <w:left w:val="none" w:sz="0" w:space="0" w:color="auto"/>
                <w:bottom w:val="none" w:sz="0" w:space="0" w:color="auto"/>
                <w:right w:val="none" w:sz="0" w:space="0" w:color="auto"/>
              </w:divBdr>
            </w:div>
            <w:div w:id="930167582">
              <w:marLeft w:val="480"/>
              <w:marRight w:val="0"/>
              <w:marTop w:val="0"/>
              <w:marBottom w:val="0"/>
              <w:divBdr>
                <w:top w:val="none" w:sz="0" w:space="0" w:color="auto"/>
                <w:left w:val="none" w:sz="0" w:space="0" w:color="auto"/>
                <w:bottom w:val="none" w:sz="0" w:space="0" w:color="auto"/>
                <w:right w:val="none" w:sz="0" w:space="0" w:color="auto"/>
              </w:divBdr>
            </w:div>
            <w:div w:id="930235787">
              <w:marLeft w:val="480"/>
              <w:marRight w:val="0"/>
              <w:marTop w:val="0"/>
              <w:marBottom w:val="0"/>
              <w:divBdr>
                <w:top w:val="none" w:sz="0" w:space="0" w:color="auto"/>
                <w:left w:val="none" w:sz="0" w:space="0" w:color="auto"/>
                <w:bottom w:val="none" w:sz="0" w:space="0" w:color="auto"/>
                <w:right w:val="none" w:sz="0" w:space="0" w:color="auto"/>
              </w:divBdr>
            </w:div>
            <w:div w:id="930315521">
              <w:marLeft w:val="480"/>
              <w:marRight w:val="0"/>
              <w:marTop w:val="0"/>
              <w:marBottom w:val="0"/>
              <w:divBdr>
                <w:top w:val="none" w:sz="0" w:space="0" w:color="auto"/>
                <w:left w:val="none" w:sz="0" w:space="0" w:color="auto"/>
                <w:bottom w:val="none" w:sz="0" w:space="0" w:color="auto"/>
                <w:right w:val="none" w:sz="0" w:space="0" w:color="auto"/>
              </w:divBdr>
            </w:div>
            <w:div w:id="930503735">
              <w:marLeft w:val="480"/>
              <w:marRight w:val="0"/>
              <w:marTop w:val="0"/>
              <w:marBottom w:val="0"/>
              <w:divBdr>
                <w:top w:val="none" w:sz="0" w:space="0" w:color="auto"/>
                <w:left w:val="none" w:sz="0" w:space="0" w:color="auto"/>
                <w:bottom w:val="none" w:sz="0" w:space="0" w:color="auto"/>
                <w:right w:val="none" w:sz="0" w:space="0" w:color="auto"/>
              </w:divBdr>
            </w:div>
            <w:div w:id="930547098">
              <w:marLeft w:val="480"/>
              <w:marRight w:val="0"/>
              <w:marTop w:val="0"/>
              <w:marBottom w:val="0"/>
              <w:divBdr>
                <w:top w:val="none" w:sz="0" w:space="0" w:color="auto"/>
                <w:left w:val="none" w:sz="0" w:space="0" w:color="auto"/>
                <w:bottom w:val="none" w:sz="0" w:space="0" w:color="auto"/>
                <w:right w:val="none" w:sz="0" w:space="0" w:color="auto"/>
              </w:divBdr>
            </w:div>
            <w:div w:id="930552513">
              <w:marLeft w:val="480"/>
              <w:marRight w:val="0"/>
              <w:marTop w:val="0"/>
              <w:marBottom w:val="0"/>
              <w:divBdr>
                <w:top w:val="none" w:sz="0" w:space="0" w:color="auto"/>
                <w:left w:val="none" w:sz="0" w:space="0" w:color="auto"/>
                <w:bottom w:val="none" w:sz="0" w:space="0" w:color="auto"/>
                <w:right w:val="none" w:sz="0" w:space="0" w:color="auto"/>
              </w:divBdr>
            </w:div>
            <w:div w:id="930625408">
              <w:marLeft w:val="480"/>
              <w:marRight w:val="0"/>
              <w:marTop w:val="0"/>
              <w:marBottom w:val="0"/>
              <w:divBdr>
                <w:top w:val="none" w:sz="0" w:space="0" w:color="auto"/>
                <w:left w:val="none" w:sz="0" w:space="0" w:color="auto"/>
                <w:bottom w:val="none" w:sz="0" w:space="0" w:color="auto"/>
                <w:right w:val="none" w:sz="0" w:space="0" w:color="auto"/>
              </w:divBdr>
            </w:div>
            <w:div w:id="930629216">
              <w:marLeft w:val="480"/>
              <w:marRight w:val="0"/>
              <w:marTop w:val="0"/>
              <w:marBottom w:val="0"/>
              <w:divBdr>
                <w:top w:val="none" w:sz="0" w:space="0" w:color="auto"/>
                <w:left w:val="none" w:sz="0" w:space="0" w:color="auto"/>
                <w:bottom w:val="none" w:sz="0" w:space="0" w:color="auto"/>
                <w:right w:val="none" w:sz="0" w:space="0" w:color="auto"/>
              </w:divBdr>
            </w:div>
            <w:div w:id="930696806">
              <w:marLeft w:val="480"/>
              <w:marRight w:val="0"/>
              <w:marTop w:val="0"/>
              <w:marBottom w:val="0"/>
              <w:divBdr>
                <w:top w:val="none" w:sz="0" w:space="0" w:color="auto"/>
                <w:left w:val="none" w:sz="0" w:space="0" w:color="auto"/>
                <w:bottom w:val="none" w:sz="0" w:space="0" w:color="auto"/>
                <w:right w:val="none" w:sz="0" w:space="0" w:color="auto"/>
              </w:divBdr>
            </w:div>
            <w:div w:id="930700644">
              <w:marLeft w:val="480"/>
              <w:marRight w:val="0"/>
              <w:marTop w:val="0"/>
              <w:marBottom w:val="0"/>
              <w:divBdr>
                <w:top w:val="none" w:sz="0" w:space="0" w:color="auto"/>
                <w:left w:val="none" w:sz="0" w:space="0" w:color="auto"/>
                <w:bottom w:val="none" w:sz="0" w:space="0" w:color="auto"/>
                <w:right w:val="none" w:sz="0" w:space="0" w:color="auto"/>
              </w:divBdr>
            </w:div>
            <w:div w:id="930701424">
              <w:marLeft w:val="480"/>
              <w:marRight w:val="0"/>
              <w:marTop w:val="0"/>
              <w:marBottom w:val="0"/>
              <w:divBdr>
                <w:top w:val="none" w:sz="0" w:space="0" w:color="auto"/>
                <w:left w:val="none" w:sz="0" w:space="0" w:color="auto"/>
                <w:bottom w:val="none" w:sz="0" w:space="0" w:color="auto"/>
                <w:right w:val="none" w:sz="0" w:space="0" w:color="auto"/>
              </w:divBdr>
            </w:div>
            <w:div w:id="930820024">
              <w:marLeft w:val="480"/>
              <w:marRight w:val="0"/>
              <w:marTop w:val="0"/>
              <w:marBottom w:val="0"/>
              <w:divBdr>
                <w:top w:val="none" w:sz="0" w:space="0" w:color="auto"/>
                <w:left w:val="none" w:sz="0" w:space="0" w:color="auto"/>
                <w:bottom w:val="none" w:sz="0" w:space="0" w:color="auto"/>
                <w:right w:val="none" w:sz="0" w:space="0" w:color="auto"/>
              </w:divBdr>
            </w:div>
            <w:div w:id="930889832">
              <w:marLeft w:val="480"/>
              <w:marRight w:val="0"/>
              <w:marTop w:val="0"/>
              <w:marBottom w:val="0"/>
              <w:divBdr>
                <w:top w:val="none" w:sz="0" w:space="0" w:color="auto"/>
                <w:left w:val="none" w:sz="0" w:space="0" w:color="auto"/>
                <w:bottom w:val="none" w:sz="0" w:space="0" w:color="auto"/>
                <w:right w:val="none" w:sz="0" w:space="0" w:color="auto"/>
              </w:divBdr>
            </w:div>
            <w:div w:id="930892193">
              <w:marLeft w:val="480"/>
              <w:marRight w:val="0"/>
              <w:marTop w:val="0"/>
              <w:marBottom w:val="0"/>
              <w:divBdr>
                <w:top w:val="none" w:sz="0" w:space="0" w:color="auto"/>
                <w:left w:val="none" w:sz="0" w:space="0" w:color="auto"/>
                <w:bottom w:val="none" w:sz="0" w:space="0" w:color="auto"/>
                <w:right w:val="none" w:sz="0" w:space="0" w:color="auto"/>
              </w:divBdr>
            </w:div>
            <w:div w:id="931353167">
              <w:marLeft w:val="480"/>
              <w:marRight w:val="0"/>
              <w:marTop w:val="0"/>
              <w:marBottom w:val="0"/>
              <w:divBdr>
                <w:top w:val="none" w:sz="0" w:space="0" w:color="auto"/>
                <w:left w:val="none" w:sz="0" w:space="0" w:color="auto"/>
                <w:bottom w:val="none" w:sz="0" w:space="0" w:color="auto"/>
                <w:right w:val="none" w:sz="0" w:space="0" w:color="auto"/>
              </w:divBdr>
            </w:div>
            <w:div w:id="931470272">
              <w:marLeft w:val="480"/>
              <w:marRight w:val="0"/>
              <w:marTop w:val="0"/>
              <w:marBottom w:val="0"/>
              <w:divBdr>
                <w:top w:val="none" w:sz="0" w:space="0" w:color="auto"/>
                <w:left w:val="none" w:sz="0" w:space="0" w:color="auto"/>
                <w:bottom w:val="none" w:sz="0" w:space="0" w:color="auto"/>
                <w:right w:val="none" w:sz="0" w:space="0" w:color="auto"/>
              </w:divBdr>
            </w:div>
            <w:div w:id="931471003">
              <w:marLeft w:val="480"/>
              <w:marRight w:val="0"/>
              <w:marTop w:val="0"/>
              <w:marBottom w:val="0"/>
              <w:divBdr>
                <w:top w:val="none" w:sz="0" w:space="0" w:color="auto"/>
                <w:left w:val="none" w:sz="0" w:space="0" w:color="auto"/>
                <w:bottom w:val="none" w:sz="0" w:space="0" w:color="auto"/>
                <w:right w:val="none" w:sz="0" w:space="0" w:color="auto"/>
              </w:divBdr>
            </w:div>
            <w:div w:id="931545701">
              <w:marLeft w:val="480"/>
              <w:marRight w:val="0"/>
              <w:marTop w:val="0"/>
              <w:marBottom w:val="0"/>
              <w:divBdr>
                <w:top w:val="none" w:sz="0" w:space="0" w:color="auto"/>
                <w:left w:val="none" w:sz="0" w:space="0" w:color="auto"/>
                <w:bottom w:val="none" w:sz="0" w:space="0" w:color="auto"/>
                <w:right w:val="none" w:sz="0" w:space="0" w:color="auto"/>
              </w:divBdr>
            </w:div>
            <w:div w:id="931548954">
              <w:marLeft w:val="480"/>
              <w:marRight w:val="0"/>
              <w:marTop w:val="0"/>
              <w:marBottom w:val="0"/>
              <w:divBdr>
                <w:top w:val="none" w:sz="0" w:space="0" w:color="auto"/>
                <w:left w:val="none" w:sz="0" w:space="0" w:color="auto"/>
                <w:bottom w:val="none" w:sz="0" w:space="0" w:color="auto"/>
                <w:right w:val="none" w:sz="0" w:space="0" w:color="auto"/>
              </w:divBdr>
            </w:div>
            <w:div w:id="931551349">
              <w:marLeft w:val="480"/>
              <w:marRight w:val="0"/>
              <w:marTop w:val="0"/>
              <w:marBottom w:val="0"/>
              <w:divBdr>
                <w:top w:val="none" w:sz="0" w:space="0" w:color="auto"/>
                <w:left w:val="none" w:sz="0" w:space="0" w:color="auto"/>
                <w:bottom w:val="none" w:sz="0" w:space="0" w:color="auto"/>
                <w:right w:val="none" w:sz="0" w:space="0" w:color="auto"/>
              </w:divBdr>
            </w:div>
            <w:div w:id="931595357">
              <w:marLeft w:val="480"/>
              <w:marRight w:val="0"/>
              <w:marTop w:val="0"/>
              <w:marBottom w:val="0"/>
              <w:divBdr>
                <w:top w:val="none" w:sz="0" w:space="0" w:color="auto"/>
                <w:left w:val="none" w:sz="0" w:space="0" w:color="auto"/>
                <w:bottom w:val="none" w:sz="0" w:space="0" w:color="auto"/>
                <w:right w:val="none" w:sz="0" w:space="0" w:color="auto"/>
              </w:divBdr>
            </w:div>
            <w:div w:id="931666646">
              <w:marLeft w:val="480"/>
              <w:marRight w:val="0"/>
              <w:marTop w:val="0"/>
              <w:marBottom w:val="0"/>
              <w:divBdr>
                <w:top w:val="none" w:sz="0" w:space="0" w:color="auto"/>
                <w:left w:val="none" w:sz="0" w:space="0" w:color="auto"/>
                <w:bottom w:val="none" w:sz="0" w:space="0" w:color="auto"/>
                <w:right w:val="none" w:sz="0" w:space="0" w:color="auto"/>
              </w:divBdr>
            </w:div>
            <w:div w:id="931739523">
              <w:marLeft w:val="480"/>
              <w:marRight w:val="0"/>
              <w:marTop w:val="0"/>
              <w:marBottom w:val="0"/>
              <w:divBdr>
                <w:top w:val="none" w:sz="0" w:space="0" w:color="auto"/>
                <w:left w:val="none" w:sz="0" w:space="0" w:color="auto"/>
                <w:bottom w:val="none" w:sz="0" w:space="0" w:color="auto"/>
                <w:right w:val="none" w:sz="0" w:space="0" w:color="auto"/>
              </w:divBdr>
            </w:div>
            <w:div w:id="931744457">
              <w:marLeft w:val="480"/>
              <w:marRight w:val="0"/>
              <w:marTop w:val="0"/>
              <w:marBottom w:val="0"/>
              <w:divBdr>
                <w:top w:val="none" w:sz="0" w:space="0" w:color="auto"/>
                <w:left w:val="none" w:sz="0" w:space="0" w:color="auto"/>
                <w:bottom w:val="none" w:sz="0" w:space="0" w:color="auto"/>
                <w:right w:val="none" w:sz="0" w:space="0" w:color="auto"/>
              </w:divBdr>
            </w:div>
            <w:div w:id="931817704">
              <w:marLeft w:val="480"/>
              <w:marRight w:val="0"/>
              <w:marTop w:val="0"/>
              <w:marBottom w:val="0"/>
              <w:divBdr>
                <w:top w:val="none" w:sz="0" w:space="0" w:color="auto"/>
                <w:left w:val="none" w:sz="0" w:space="0" w:color="auto"/>
                <w:bottom w:val="none" w:sz="0" w:space="0" w:color="auto"/>
                <w:right w:val="none" w:sz="0" w:space="0" w:color="auto"/>
              </w:divBdr>
            </w:div>
            <w:div w:id="931820093">
              <w:marLeft w:val="480"/>
              <w:marRight w:val="0"/>
              <w:marTop w:val="0"/>
              <w:marBottom w:val="0"/>
              <w:divBdr>
                <w:top w:val="none" w:sz="0" w:space="0" w:color="auto"/>
                <w:left w:val="none" w:sz="0" w:space="0" w:color="auto"/>
                <w:bottom w:val="none" w:sz="0" w:space="0" w:color="auto"/>
                <w:right w:val="none" w:sz="0" w:space="0" w:color="auto"/>
              </w:divBdr>
            </w:div>
            <w:div w:id="932055049">
              <w:marLeft w:val="480"/>
              <w:marRight w:val="0"/>
              <w:marTop w:val="0"/>
              <w:marBottom w:val="0"/>
              <w:divBdr>
                <w:top w:val="none" w:sz="0" w:space="0" w:color="auto"/>
                <w:left w:val="none" w:sz="0" w:space="0" w:color="auto"/>
                <w:bottom w:val="none" w:sz="0" w:space="0" w:color="auto"/>
                <w:right w:val="none" w:sz="0" w:space="0" w:color="auto"/>
              </w:divBdr>
            </w:div>
            <w:div w:id="932199287">
              <w:marLeft w:val="480"/>
              <w:marRight w:val="0"/>
              <w:marTop w:val="0"/>
              <w:marBottom w:val="0"/>
              <w:divBdr>
                <w:top w:val="none" w:sz="0" w:space="0" w:color="auto"/>
                <w:left w:val="none" w:sz="0" w:space="0" w:color="auto"/>
                <w:bottom w:val="none" w:sz="0" w:space="0" w:color="auto"/>
                <w:right w:val="none" w:sz="0" w:space="0" w:color="auto"/>
              </w:divBdr>
            </w:div>
            <w:div w:id="932323655">
              <w:marLeft w:val="480"/>
              <w:marRight w:val="0"/>
              <w:marTop w:val="0"/>
              <w:marBottom w:val="0"/>
              <w:divBdr>
                <w:top w:val="none" w:sz="0" w:space="0" w:color="auto"/>
                <w:left w:val="none" w:sz="0" w:space="0" w:color="auto"/>
                <w:bottom w:val="none" w:sz="0" w:space="0" w:color="auto"/>
                <w:right w:val="none" w:sz="0" w:space="0" w:color="auto"/>
              </w:divBdr>
            </w:div>
            <w:div w:id="932397247">
              <w:marLeft w:val="480"/>
              <w:marRight w:val="0"/>
              <w:marTop w:val="0"/>
              <w:marBottom w:val="0"/>
              <w:divBdr>
                <w:top w:val="none" w:sz="0" w:space="0" w:color="auto"/>
                <w:left w:val="none" w:sz="0" w:space="0" w:color="auto"/>
                <w:bottom w:val="none" w:sz="0" w:space="0" w:color="auto"/>
                <w:right w:val="none" w:sz="0" w:space="0" w:color="auto"/>
              </w:divBdr>
            </w:div>
            <w:div w:id="932471540">
              <w:marLeft w:val="480"/>
              <w:marRight w:val="0"/>
              <w:marTop w:val="0"/>
              <w:marBottom w:val="0"/>
              <w:divBdr>
                <w:top w:val="none" w:sz="0" w:space="0" w:color="auto"/>
                <w:left w:val="none" w:sz="0" w:space="0" w:color="auto"/>
                <w:bottom w:val="none" w:sz="0" w:space="0" w:color="auto"/>
                <w:right w:val="none" w:sz="0" w:space="0" w:color="auto"/>
              </w:divBdr>
            </w:div>
            <w:div w:id="932593475">
              <w:marLeft w:val="480"/>
              <w:marRight w:val="0"/>
              <w:marTop w:val="0"/>
              <w:marBottom w:val="0"/>
              <w:divBdr>
                <w:top w:val="none" w:sz="0" w:space="0" w:color="auto"/>
                <w:left w:val="none" w:sz="0" w:space="0" w:color="auto"/>
                <w:bottom w:val="none" w:sz="0" w:space="0" w:color="auto"/>
                <w:right w:val="none" w:sz="0" w:space="0" w:color="auto"/>
              </w:divBdr>
            </w:div>
            <w:div w:id="932736642">
              <w:marLeft w:val="480"/>
              <w:marRight w:val="0"/>
              <w:marTop w:val="0"/>
              <w:marBottom w:val="0"/>
              <w:divBdr>
                <w:top w:val="none" w:sz="0" w:space="0" w:color="auto"/>
                <w:left w:val="none" w:sz="0" w:space="0" w:color="auto"/>
                <w:bottom w:val="none" w:sz="0" w:space="0" w:color="auto"/>
                <w:right w:val="none" w:sz="0" w:space="0" w:color="auto"/>
              </w:divBdr>
            </w:div>
            <w:div w:id="932783317">
              <w:marLeft w:val="480"/>
              <w:marRight w:val="0"/>
              <w:marTop w:val="0"/>
              <w:marBottom w:val="0"/>
              <w:divBdr>
                <w:top w:val="none" w:sz="0" w:space="0" w:color="auto"/>
                <w:left w:val="none" w:sz="0" w:space="0" w:color="auto"/>
                <w:bottom w:val="none" w:sz="0" w:space="0" w:color="auto"/>
                <w:right w:val="none" w:sz="0" w:space="0" w:color="auto"/>
              </w:divBdr>
            </w:div>
            <w:div w:id="932783671">
              <w:marLeft w:val="480"/>
              <w:marRight w:val="0"/>
              <w:marTop w:val="0"/>
              <w:marBottom w:val="0"/>
              <w:divBdr>
                <w:top w:val="none" w:sz="0" w:space="0" w:color="auto"/>
                <w:left w:val="none" w:sz="0" w:space="0" w:color="auto"/>
                <w:bottom w:val="none" w:sz="0" w:space="0" w:color="auto"/>
                <w:right w:val="none" w:sz="0" w:space="0" w:color="auto"/>
              </w:divBdr>
            </w:div>
            <w:div w:id="932862966">
              <w:marLeft w:val="480"/>
              <w:marRight w:val="0"/>
              <w:marTop w:val="0"/>
              <w:marBottom w:val="0"/>
              <w:divBdr>
                <w:top w:val="none" w:sz="0" w:space="0" w:color="auto"/>
                <w:left w:val="none" w:sz="0" w:space="0" w:color="auto"/>
                <w:bottom w:val="none" w:sz="0" w:space="0" w:color="auto"/>
                <w:right w:val="none" w:sz="0" w:space="0" w:color="auto"/>
              </w:divBdr>
            </w:div>
            <w:div w:id="932906543">
              <w:marLeft w:val="480"/>
              <w:marRight w:val="0"/>
              <w:marTop w:val="0"/>
              <w:marBottom w:val="0"/>
              <w:divBdr>
                <w:top w:val="none" w:sz="0" w:space="0" w:color="auto"/>
                <w:left w:val="none" w:sz="0" w:space="0" w:color="auto"/>
                <w:bottom w:val="none" w:sz="0" w:space="0" w:color="auto"/>
                <w:right w:val="none" w:sz="0" w:space="0" w:color="auto"/>
              </w:divBdr>
            </w:div>
            <w:div w:id="932930964">
              <w:marLeft w:val="480"/>
              <w:marRight w:val="0"/>
              <w:marTop w:val="0"/>
              <w:marBottom w:val="0"/>
              <w:divBdr>
                <w:top w:val="none" w:sz="0" w:space="0" w:color="auto"/>
                <w:left w:val="none" w:sz="0" w:space="0" w:color="auto"/>
                <w:bottom w:val="none" w:sz="0" w:space="0" w:color="auto"/>
                <w:right w:val="none" w:sz="0" w:space="0" w:color="auto"/>
              </w:divBdr>
            </w:div>
            <w:div w:id="932934414">
              <w:marLeft w:val="480"/>
              <w:marRight w:val="0"/>
              <w:marTop w:val="0"/>
              <w:marBottom w:val="0"/>
              <w:divBdr>
                <w:top w:val="none" w:sz="0" w:space="0" w:color="auto"/>
                <w:left w:val="none" w:sz="0" w:space="0" w:color="auto"/>
                <w:bottom w:val="none" w:sz="0" w:space="0" w:color="auto"/>
                <w:right w:val="none" w:sz="0" w:space="0" w:color="auto"/>
              </w:divBdr>
            </w:div>
            <w:div w:id="932975008">
              <w:marLeft w:val="480"/>
              <w:marRight w:val="0"/>
              <w:marTop w:val="0"/>
              <w:marBottom w:val="0"/>
              <w:divBdr>
                <w:top w:val="none" w:sz="0" w:space="0" w:color="auto"/>
                <w:left w:val="none" w:sz="0" w:space="0" w:color="auto"/>
                <w:bottom w:val="none" w:sz="0" w:space="0" w:color="auto"/>
                <w:right w:val="none" w:sz="0" w:space="0" w:color="auto"/>
              </w:divBdr>
            </w:div>
            <w:div w:id="933130829">
              <w:marLeft w:val="480"/>
              <w:marRight w:val="0"/>
              <w:marTop w:val="0"/>
              <w:marBottom w:val="0"/>
              <w:divBdr>
                <w:top w:val="none" w:sz="0" w:space="0" w:color="auto"/>
                <w:left w:val="none" w:sz="0" w:space="0" w:color="auto"/>
                <w:bottom w:val="none" w:sz="0" w:space="0" w:color="auto"/>
                <w:right w:val="none" w:sz="0" w:space="0" w:color="auto"/>
              </w:divBdr>
            </w:div>
            <w:div w:id="933245514">
              <w:marLeft w:val="480"/>
              <w:marRight w:val="0"/>
              <w:marTop w:val="0"/>
              <w:marBottom w:val="0"/>
              <w:divBdr>
                <w:top w:val="none" w:sz="0" w:space="0" w:color="auto"/>
                <w:left w:val="none" w:sz="0" w:space="0" w:color="auto"/>
                <w:bottom w:val="none" w:sz="0" w:space="0" w:color="auto"/>
                <w:right w:val="none" w:sz="0" w:space="0" w:color="auto"/>
              </w:divBdr>
            </w:div>
            <w:div w:id="933322683">
              <w:marLeft w:val="480"/>
              <w:marRight w:val="0"/>
              <w:marTop w:val="0"/>
              <w:marBottom w:val="0"/>
              <w:divBdr>
                <w:top w:val="none" w:sz="0" w:space="0" w:color="auto"/>
                <w:left w:val="none" w:sz="0" w:space="0" w:color="auto"/>
                <w:bottom w:val="none" w:sz="0" w:space="0" w:color="auto"/>
                <w:right w:val="none" w:sz="0" w:space="0" w:color="auto"/>
              </w:divBdr>
            </w:div>
            <w:div w:id="933438015">
              <w:marLeft w:val="480"/>
              <w:marRight w:val="0"/>
              <w:marTop w:val="0"/>
              <w:marBottom w:val="0"/>
              <w:divBdr>
                <w:top w:val="none" w:sz="0" w:space="0" w:color="auto"/>
                <w:left w:val="none" w:sz="0" w:space="0" w:color="auto"/>
                <w:bottom w:val="none" w:sz="0" w:space="0" w:color="auto"/>
                <w:right w:val="none" w:sz="0" w:space="0" w:color="auto"/>
              </w:divBdr>
            </w:div>
            <w:div w:id="933439091">
              <w:marLeft w:val="480"/>
              <w:marRight w:val="0"/>
              <w:marTop w:val="0"/>
              <w:marBottom w:val="0"/>
              <w:divBdr>
                <w:top w:val="none" w:sz="0" w:space="0" w:color="auto"/>
                <w:left w:val="none" w:sz="0" w:space="0" w:color="auto"/>
                <w:bottom w:val="none" w:sz="0" w:space="0" w:color="auto"/>
                <w:right w:val="none" w:sz="0" w:space="0" w:color="auto"/>
              </w:divBdr>
            </w:div>
            <w:div w:id="933512543">
              <w:marLeft w:val="480"/>
              <w:marRight w:val="0"/>
              <w:marTop w:val="0"/>
              <w:marBottom w:val="0"/>
              <w:divBdr>
                <w:top w:val="none" w:sz="0" w:space="0" w:color="auto"/>
                <w:left w:val="none" w:sz="0" w:space="0" w:color="auto"/>
                <w:bottom w:val="none" w:sz="0" w:space="0" w:color="auto"/>
                <w:right w:val="none" w:sz="0" w:space="0" w:color="auto"/>
              </w:divBdr>
            </w:div>
            <w:div w:id="933518705">
              <w:marLeft w:val="480"/>
              <w:marRight w:val="0"/>
              <w:marTop w:val="0"/>
              <w:marBottom w:val="0"/>
              <w:divBdr>
                <w:top w:val="none" w:sz="0" w:space="0" w:color="auto"/>
                <w:left w:val="none" w:sz="0" w:space="0" w:color="auto"/>
                <w:bottom w:val="none" w:sz="0" w:space="0" w:color="auto"/>
                <w:right w:val="none" w:sz="0" w:space="0" w:color="auto"/>
              </w:divBdr>
            </w:div>
            <w:div w:id="933590412">
              <w:marLeft w:val="480"/>
              <w:marRight w:val="0"/>
              <w:marTop w:val="0"/>
              <w:marBottom w:val="0"/>
              <w:divBdr>
                <w:top w:val="none" w:sz="0" w:space="0" w:color="auto"/>
                <w:left w:val="none" w:sz="0" w:space="0" w:color="auto"/>
                <w:bottom w:val="none" w:sz="0" w:space="0" w:color="auto"/>
                <w:right w:val="none" w:sz="0" w:space="0" w:color="auto"/>
              </w:divBdr>
            </w:div>
            <w:div w:id="933631954">
              <w:marLeft w:val="480"/>
              <w:marRight w:val="0"/>
              <w:marTop w:val="0"/>
              <w:marBottom w:val="0"/>
              <w:divBdr>
                <w:top w:val="none" w:sz="0" w:space="0" w:color="auto"/>
                <w:left w:val="none" w:sz="0" w:space="0" w:color="auto"/>
                <w:bottom w:val="none" w:sz="0" w:space="0" w:color="auto"/>
                <w:right w:val="none" w:sz="0" w:space="0" w:color="auto"/>
              </w:divBdr>
            </w:div>
            <w:div w:id="933823178">
              <w:marLeft w:val="480"/>
              <w:marRight w:val="0"/>
              <w:marTop w:val="0"/>
              <w:marBottom w:val="0"/>
              <w:divBdr>
                <w:top w:val="none" w:sz="0" w:space="0" w:color="auto"/>
                <w:left w:val="none" w:sz="0" w:space="0" w:color="auto"/>
                <w:bottom w:val="none" w:sz="0" w:space="0" w:color="auto"/>
                <w:right w:val="none" w:sz="0" w:space="0" w:color="auto"/>
              </w:divBdr>
            </w:div>
            <w:div w:id="933827221">
              <w:marLeft w:val="480"/>
              <w:marRight w:val="0"/>
              <w:marTop w:val="0"/>
              <w:marBottom w:val="0"/>
              <w:divBdr>
                <w:top w:val="none" w:sz="0" w:space="0" w:color="auto"/>
                <w:left w:val="none" w:sz="0" w:space="0" w:color="auto"/>
                <w:bottom w:val="none" w:sz="0" w:space="0" w:color="auto"/>
                <w:right w:val="none" w:sz="0" w:space="0" w:color="auto"/>
              </w:divBdr>
            </w:div>
            <w:div w:id="933975336">
              <w:marLeft w:val="480"/>
              <w:marRight w:val="0"/>
              <w:marTop w:val="0"/>
              <w:marBottom w:val="0"/>
              <w:divBdr>
                <w:top w:val="none" w:sz="0" w:space="0" w:color="auto"/>
                <w:left w:val="none" w:sz="0" w:space="0" w:color="auto"/>
                <w:bottom w:val="none" w:sz="0" w:space="0" w:color="auto"/>
                <w:right w:val="none" w:sz="0" w:space="0" w:color="auto"/>
              </w:divBdr>
            </w:div>
            <w:div w:id="934216404">
              <w:marLeft w:val="480"/>
              <w:marRight w:val="0"/>
              <w:marTop w:val="0"/>
              <w:marBottom w:val="0"/>
              <w:divBdr>
                <w:top w:val="none" w:sz="0" w:space="0" w:color="auto"/>
                <w:left w:val="none" w:sz="0" w:space="0" w:color="auto"/>
                <w:bottom w:val="none" w:sz="0" w:space="0" w:color="auto"/>
                <w:right w:val="none" w:sz="0" w:space="0" w:color="auto"/>
              </w:divBdr>
            </w:div>
            <w:div w:id="934241983">
              <w:marLeft w:val="480"/>
              <w:marRight w:val="0"/>
              <w:marTop w:val="0"/>
              <w:marBottom w:val="0"/>
              <w:divBdr>
                <w:top w:val="none" w:sz="0" w:space="0" w:color="auto"/>
                <w:left w:val="none" w:sz="0" w:space="0" w:color="auto"/>
                <w:bottom w:val="none" w:sz="0" w:space="0" w:color="auto"/>
                <w:right w:val="none" w:sz="0" w:space="0" w:color="auto"/>
              </w:divBdr>
            </w:div>
            <w:div w:id="934360572">
              <w:marLeft w:val="480"/>
              <w:marRight w:val="0"/>
              <w:marTop w:val="0"/>
              <w:marBottom w:val="0"/>
              <w:divBdr>
                <w:top w:val="none" w:sz="0" w:space="0" w:color="auto"/>
                <w:left w:val="none" w:sz="0" w:space="0" w:color="auto"/>
                <w:bottom w:val="none" w:sz="0" w:space="0" w:color="auto"/>
                <w:right w:val="none" w:sz="0" w:space="0" w:color="auto"/>
              </w:divBdr>
            </w:div>
            <w:div w:id="934368076">
              <w:marLeft w:val="480"/>
              <w:marRight w:val="0"/>
              <w:marTop w:val="0"/>
              <w:marBottom w:val="0"/>
              <w:divBdr>
                <w:top w:val="none" w:sz="0" w:space="0" w:color="auto"/>
                <w:left w:val="none" w:sz="0" w:space="0" w:color="auto"/>
                <w:bottom w:val="none" w:sz="0" w:space="0" w:color="auto"/>
                <w:right w:val="none" w:sz="0" w:space="0" w:color="auto"/>
              </w:divBdr>
            </w:div>
            <w:div w:id="934435078">
              <w:marLeft w:val="480"/>
              <w:marRight w:val="0"/>
              <w:marTop w:val="0"/>
              <w:marBottom w:val="0"/>
              <w:divBdr>
                <w:top w:val="none" w:sz="0" w:space="0" w:color="auto"/>
                <w:left w:val="none" w:sz="0" w:space="0" w:color="auto"/>
                <w:bottom w:val="none" w:sz="0" w:space="0" w:color="auto"/>
                <w:right w:val="none" w:sz="0" w:space="0" w:color="auto"/>
              </w:divBdr>
            </w:div>
            <w:div w:id="934441089">
              <w:marLeft w:val="480"/>
              <w:marRight w:val="0"/>
              <w:marTop w:val="0"/>
              <w:marBottom w:val="0"/>
              <w:divBdr>
                <w:top w:val="none" w:sz="0" w:space="0" w:color="auto"/>
                <w:left w:val="none" w:sz="0" w:space="0" w:color="auto"/>
                <w:bottom w:val="none" w:sz="0" w:space="0" w:color="auto"/>
                <w:right w:val="none" w:sz="0" w:space="0" w:color="auto"/>
              </w:divBdr>
            </w:div>
            <w:div w:id="934477913">
              <w:marLeft w:val="480"/>
              <w:marRight w:val="0"/>
              <w:marTop w:val="0"/>
              <w:marBottom w:val="0"/>
              <w:divBdr>
                <w:top w:val="none" w:sz="0" w:space="0" w:color="auto"/>
                <w:left w:val="none" w:sz="0" w:space="0" w:color="auto"/>
                <w:bottom w:val="none" w:sz="0" w:space="0" w:color="auto"/>
                <w:right w:val="none" w:sz="0" w:space="0" w:color="auto"/>
              </w:divBdr>
            </w:div>
            <w:div w:id="934561144">
              <w:marLeft w:val="480"/>
              <w:marRight w:val="0"/>
              <w:marTop w:val="0"/>
              <w:marBottom w:val="0"/>
              <w:divBdr>
                <w:top w:val="none" w:sz="0" w:space="0" w:color="auto"/>
                <w:left w:val="none" w:sz="0" w:space="0" w:color="auto"/>
                <w:bottom w:val="none" w:sz="0" w:space="0" w:color="auto"/>
                <w:right w:val="none" w:sz="0" w:space="0" w:color="auto"/>
              </w:divBdr>
            </w:div>
            <w:div w:id="934704925">
              <w:marLeft w:val="480"/>
              <w:marRight w:val="0"/>
              <w:marTop w:val="0"/>
              <w:marBottom w:val="0"/>
              <w:divBdr>
                <w:top w:val="none" w:sz="0" w:space="0" w:color="auto"/>
                <w:left w:val="none" w:sz="0" w:space="0" w:color="auto"/>
                <w:bottom w:val="none" w:sz="0" w:space="0" w:color="auto"/>
                <w:right w:val="none" w:sz="0" w:space="0" w:color="auto"/>
              </w:divBdr>
            </w:div>
            <w:div w:id="934820779">
              <w:marLeft w:val="480"/>
              <w:marRight w:val="0"/>
              <w:marTop w:val="0"/>
              <w:marBottom w:val="0"/>
              <w:divBdr>
                <w:top w:val="none" w:sz="0" w:space="0" w:color="auto"/>
                <w:left w:val="none" w:sz="0" w:space="0" w:color="auto"/>
                <w:bottom w:val="none" w:sz="0" w:space="0" w:color="auto"/>
                <w:right w:val="none" w:sz="0" w:space="0" w:color="auto"/>
              </w:divBdr>
            </w:div>
            <w:div w:id="934903200">
              <w:marLeft w:val="480"/>
              <w:marRight w:val="0"/>
              <w:marTop w:val="0"/>
              <w:marBottom w:val="0"/>
              <w:divBdr>
                <w:top w:val="none" w:sz="0" w:space="0" w:color="auto"/>
                <w:left w:val="none" w:sz="0" w:space="0" w:color="auto"/>
                <w:bottom w:val="none" w:sz="0" w:space="0" w:color="auto"/>
                <w:right w:val="none" w:sz="0" w:space="0" w:color="auto"/>
              </w:divBdr>
            </w:div>
            <w:div w:id="935019010">
              <w:marLeft w:val="480"/>
              <w:marRight w:val="0"/>
              <w:marTop w:val="0"/>
              <w:marBottom w:val="0"/>
              <w:divBdr>
                <w:top w:val="none" w:sz="0" w:space="0" w:color="auto"/>
                <w:left w:val="none" w:sz="0" w:space="0" w:color="auto"/>
                <w:bottom w:val="none" w:sz="0" w:space="0" w:color="auto"/>
                <w:right w:val="none" w:sz="0" w:space="0" w:color="auto"/>
              </w:divBdr>
            </w:div>
            <w:div w:id="935090248">
              <w:marLeft w:val="480"/>
              <w:marRight w:val="0"/>
              <w:marTop w:val="0"/>
              <w:marBottom w:val="0"/>
              <w:divBdr>
                <w:top w:val="none" w:sz="0" w:space="0" w:color="auto"/>
                <w:left w:val="none" w:sz="0" w:space="0" w:color="auto"/>
                <w:bottom w:val="none" w:sz="0" w:space="0" w:color="auto"/>
                <w:right w:val="none" w:sz="0" w:space="0" w:color="auto"/>
              </w:divBdr>
            </w:div>
            <w:div w:id="935137814">
              <w:marLeft w:val="480"/>
              <w:marRight w:val="0"/>
              <w:marTop w:val="0"/>
              <w:marBottom w:val="0"/>
              <w:divBdr>
                <w:top w:val="none" w:sz="0" w:space="0" w:color="auto"/>
                <w:left w:val="none" w:sz="0" w:space="0" w:color="auto"/>
                <w:bottom w:val="none" w:sz="0" w:space="0" w:color="auto"/>
                <w:right w:val="none" w:sz="0" w:space="0" w:color="auto"/>
              </w:divBdr>
            </w:div>
            <w:div w:id="935287848">
              <w:marLeft w:val="480"/>
              <w:marRight w:val="0"/>
              <w:marTop w:val="0"/>
              <w:marBottom w:val="0"/>
              <w:divBdr>
                <w:top w:val="none" w:sz="0" w:space="0" w:color="auto"/>
                <w:left w:val="none" w:sz="0" w:space="0" w:color="auto"/>
                <w:bottom w:val="none" w:sz="0" w:space="0" w:color="auto"/>
                <w:right w:val="none" w:sz="0" w:space="0" w:color="auto"/>
              </w:divBdr>
            </w:div>
            <w:div w:id="935400337">
              <w:marLeft w:val="480"/>
              <w:marRight w:val="0"/>
              <w:marTop w:val="0"/>
              <w:marBottom w:val="0"/>
              <w:divBdr>
                <w:top w:val="none" w:sz="0" w:space="0" w:color="auto"/>
                <w:left w:val="none" w:sz="0" w:space="0" w:color="auto"/>
                <w:bottom w:val="none" w:sz="0" w:space="0" w:color="auto"/>
                <w:right w:val="none" w:sz="0" w:space="0" w:color="auto"/>
              </w:divBdr>
            </w:div>
            <w:div w:id="935478998">
              <w:marLeft w:val="480"/>
              <w:marRight w:val="0"/>
              <w:marTop w:val="0"/>
              <w:marBottom w:val="0"/>
              <w:divBdr>
                <w:top w:val="none" w:sz="0" w:space="0" w:color="auto"/>
                <w:left w:val="none" w:sz="0" w:space="0" w:color="auto"/>
                <w:bottom w:val="none" w:sz="0" w:space="0" w:color="auto"/>
                <w:right w:val="none" w:sz="0" w:space="0" w:color="auto"/>
              </w:divBdr>
            </w:div>
            <w:div w:id="935480171">
              <w:marLeft w:val="480"/>
              <w:marRight w:val="0"/>
              <w:marTop w:val="0"/>
              <w:marBottom w:val="0"/>
              <w:divBdr>
                <w:top w:val="none" w:sz="0" w:space="0" w:color="auto"/>
                <w:left w:val="none" w:sz="0" w:space="0" w:color="auto"/>
                <w:bottom w:val="none" w:sz="0" w:space="0" w:color="auto"/>
                <w:right w:val="none" w:sz="0" w:space="0" w:color="auto"/>
              </w:divBdr>
            </w:div>
            <w:div w:id="935480317">
              <w:marLeft w:val="480"/>
              <w:marRight w:val="0"/>
              <w:marTop w:val="0"/>
              <w:marBottom w:val="0"/>
              <w:divBdr>
                <w:top w:val="none" w:sz="0" w:space="0" w:color="auto"/>
                <w:left w:val="none" w:sz="0" w:space="0" w:color="auto"/>
                <w:bottom w:val="none" w:sz="0" w:space="0" w:color="auto"/>
                <w:right w:val="none" w:sz="0" w:space="0" w:color="auto"/>
              </w:divBdr>
            </w:div>
            <w:div w:id="935481629">
              <w:marLeft w:val="480"/>
              <w:marRight w:val="0"/>
              <w:marTop w:val="0"/>
              <w:marBottom w:val="0"/>
              <w:divBdr>
                <w:top w:val="none" w:sz="0" w:space="0" w:color="auto"/>
                <w:left w:val="none" w:sz="0" w:space="0" w:color="auto"/>
                <w:bottom w:val="none" w:sz="0" w:space="0" w:color="auto"/>
                <w:right w:val="none" w:sz="0" w:space="0" w:color="auto"/>
              </w:divBdr>
            </w:div>
            <w:div w:id="935553528">
              <w:marLeft w:val="480"/>
              <w:marRight w:val="0"/>
              <w:marTop w:val="0"/>
              <w:marBottom w:val="0"/>
              <w:divBdr>
                <w:top w:val="none" w:sz="0" w:space="0" w:color="auto"/>
                <w:left w:val="none" w:sz="0" w:space="0" w:color="auto"/>
                <w:bottom w:val="none" w:sz="0" w:space="0" w:color="auto"/>
                <w:right w:val="none" w:sz="0" w:space="0" w:color="auto"/>
              </w:divBdr>
            </w:div>
            <w:div w:id="935675385">
              <w:marLeft w:val="480"/>
              <w:marRight w:val="0"/>
              <w:marTop w:val="0"/>
              <w:marBottom w:val="0"/>
              <w:divBdr>
                <w:top w:val="none" w:sz="0" w:space="0" w:color="auto"/>
                <w:left w:val="none" w:sz="0" w:space="0" w:color="auto"/>
                <w:bottom w:val="none" w:sz="0" w:space="0" w:color="auto"/>
                <w:right w:val="none" w:sz="0" w:space="0" w:color="auto"/>
              </w:divBdr>
            </w:div>
            <w:div w:id="935676483">
              <w:marLeft w:val="480"/>
              <w:marRight w:val="0"/>
              <w:marTop w:val="0"/>
              <w:marBottom w:val="0"/>
              <w:divBdr>
                <w:top w:val="none" w:sz="0" w:space="0" w:color="auto"/>
                <w:left w:val="none" w:sz="0" w:space="0" w:color="auto"/>
                <w:bottom w:val="none" w:sz="0" w:space="0" w:color="auto"/>
                <w:right w:val="none" w:sz="0" w:space="0" w:color="auto"/>
              </w:divBdr>
            </w:div>
            <w:div w:id="935869688">
              <w:marLeft w:val="480"/>
              <w:marRight w:val="0"/>
              <w:marTop w:val="0"/>
              <w:marBottom w:val="0"/>
              <w:divBdr>
                <w:top w:val="none" w:sz="0" w:space="0" w:color="auto"/>
                <w:left w:val="none" w:sz="0" w:space="0" w:color="auto"/>
                <w:bottom w:val="none" w:sz="0" w:space="0" w:color="auto"/>
                <w:right w:val="none" w:sz="0" w:space="0" w:color="auto"/>
              </w:divBdr>
            </w:div>
            <w:div w:id="935938429">
              <w:marLeft w:val="480"/>
              <w:marRight w:val="0"/>
              <w:marTop w:val="0"/>
              <w:marBottom w:val="0"/>
              <w:divBdr>
                <w:top w:val="none" w:sz="0" w:space="0" w:color="auto"/>
                <w:left w:val="none" w:sz="0" w:space="0" w:color="auto"/>
                <w:bottom w:val="none" w:sz="0" w:space="0" w:color="auto"/>
                <w:right w:val="none" w:sz="0" w:space="0" w:color="auto"/>
              </w:divBdr>
            </w:div>
            <w:div w:id="935941446">
              <w:marLeft w:val="480"/>
              <w:marRight w:val="0"/>
              <w:marTop w:val="0"/>
              <w:marBottom w:val="0"/>
              <w:divBdr>
                <w:top w:val="none" w:sz="0" w:space="0" w:color="auto"/>
                <w:left w:val="none" w:sz="0" w:space="0" w:color="auto"/>
                <w:bottom w:val="none" w:sz="0" w:space="0" w:color="auto"/>
                <w:right w:val="none" w:sz="0" w:space="0" w:color="auto"/>
              </w:divBdr>
            </w:div>
            <w:div w:id="936061298">
              <w:marLeft w:val="480"/>
              <w:marRight w:val="0"/>
              <w:marTop w:val="0"/>
              <w:marBottom w:val="0"/>
              <w:divBdr>
                <w:top w:val="none" w:sz="0" w:space="0" w:color="auto"/>
                <w:left w:val="none" w:sz="0" w:space="0" w:color="auto"/>
                <w:bottom w:val="none" w:sz="0" w:space="0" w:color="auto"/>
                <w:right w:val="none" w:sz="0" w:space="0" w:color="auto"/>
              </w:divBdr>
            </w:div>
            <w:div w:id="936182793">
              <w:marLeft w:val="480"/>
              <w:marRight w:val="0"/>
              <w:marTop w:val="0"/>
              <w:marBottom w:val="0"/>
              <w:divBdr>
                <w:top w:val="none" w:sz="0" w:space="0" w:color="auto"/>
                <w:left w:val="none" w:sz="0" w:space="0" w:color="auto"/>
                <w:bottom w:val="none" w:sz="0" w:space="0" w:color="auto"/>
                <w:right w:val="none" w:sz="0" w:space="0" w:color="auto"/>
              </w:divBdr>
            </w:div>
            <w:div w:id="936207899">
              <w:marLeft w:val="480"/>
              <w:marRight w:val="0"/>
              <w:marTop w:val="0"/>
              <w:marBottom w:val="0"/>
              <w:divBdr>
                <w:top w:val="none" w:sz="0" w:space="0" w:color="auto"/>
                <w:left w:val="none" w:sz="0" w:space="0" w:color="auto"/>
                <w:bottom w:val="none" w:sz="0" w:space="0" w:color="auto"/>
                <w:right w:val="none" w:sz="0" w:space="0" w:color="auto"/>
              </w:divBdr>
            </w:div>
            <w:div w:id="936252894">
              <w:marLeft w:val="480"/>
              <w:marRight w:val="0"/>
              <w:marTop w:val="0"/>
              <w:marBottom w:val="0"/>
              <w:divBdr>
                <w:top w:val="none" w:sz="0" w:space="0" w:color="auto"/>
                <w:left w:val="none" w:sz="0" w:space="0" w:color="auto"/>
                <w:bottom w:val="none" w:sz="0" w:space="0" w:color="auto"/>
                <w:right w:val="none" w:sz="0" w:space="0" w:color="auto"/>
              </w:divBdr>
            </w:div>
            <w:div w:id="936326628">
              <w:marLeft w:val="480"/>
              <w:marRight w:val="0"/>
              <w:marTop w:val="0"/>
              <w:marBottom w:val="0"/>
              <w:divBdr>
                <w:top w:val="none" w:sz="0" w:space="0" w:color="auto"/>
                <w:left w:val="none" w:sz="0" w:space="0" w:color="auto"/>
                <w:bottom w:val="none" w:sz="0" w:space="0" w:color="auto"/>
                <w:right w:val="none" w:sz="0" w:space="0" w:color="auto"/>
              </w:divBdr>
            </w:div>
            <w:div w:id="936331046">
              <w:marLeft w:val="480"/>
              <w:marRight w:val="0"/>
              <w:marTop w:val="0"/>
              <w:marBottom w:val="0"/>
              <w:divBdr>
                <w:top w:val="none" w:sz="0" w:space="0" w:color="auto"/>
                <w:left w:val="none" w:sz="0" w:space="0" w:color="auto"/>
                <w:bottom w:val="none" w:sz="0" w:space="0" w:color="auto"/>
                <w:right w:val="none" w:sz="0" w:space="0" w:color="auto"/>
              </w:divBdr>
            </w:div>
            <w:div w:id="936331517">
              <w:marLeft w:val="480"/>
              <w:marRight w:val="0"/>
              <w:marTop w:val="0"/>
              <w:marBottom w:val="0"/>
              <w:divBdr>
                <w:top w:val="none" w:sz="0" w:space="0" w:color="auto"/>
                <w:left w:val="none" w:sz="0" w:space="0" w:color="auto"/>
                <w:bottom w:val="none" w:sz="0" w:space="0" w:color="auto"/>
                <w:right w:val="none" w:sz="0" w:space="0" w:color="auto"/>
              </w:divBdr>
            </w:div>
            <w:div w:id="936401166">
              <w:marLeft w:val="480"/>
              <w:marRight w:val="0"/>
              <w:marTop w:val="0"/>
              <w:marBottom w:val="0"/>
              <w:divBdr>
                <w:top w:val="none" w:sz="0" w:space="0" w:color="auto"/>
                <w:left w:val="none" w:sz="0" w:space="0" w:color="auto"/>
                <w:bottom w:val="none" w:sz="0" w:space="0" w:color="auto"/>
                <w:right w:val="none" w:sz="0" w:space="0" w:color="auto"/>
              </w:divBdr>
            </w:div>
            <w:div w:id="936404708">
              <w:marLeft w:val="480"/>
              <w:marRight w:val="0"/>
              <w:marTop w:val="0"/>
              <w:marBottom w:val="0"/>
              <w:divBdr>
                <w:top w:val="none" w:sz="0" w:space="0" w:color="auto"/>
                <w:left w:val="none" w:sz="0" w:space="0" w:color="auto"/>
                <w:bottom w:val="none" w:sz="0" w:space="0" w:color="auto"/>
                <w:right w:val="none" w:sz="0" w:space="0" w:color="auto"/>
              </w:divBdr>
            </w:div>
            <w:div w:id="936520625">
              <w:marLeft w:val="480"/>
              <w:marRight w:val="0"/>
              <w:marTop w:val="0"/>
              <w:marBottom w:val="0"/>
              <w:divBdr>
                <w:top w:val="none" w:sz="0" w:space="0" w:color="auto"/>
                <w:left w:val="none" w:sz="0" w:space="0" w:color="auto"/>
                <w:bottom w:val="none" w:sz="0" w:space="0" w:color="auto"/>
                <w:right w:val="none" w:sz="0" w:space="0" w:color="auto"/>
              </w:divBdr>
            </w:div>
            <w:div w:id="936593658">
              <w:marLeft w:val="480"/>
              <w:marRight w:val="0"/>
              <w:marTop w:val="0"/>
              <w:marBottom w:val="0"/>
              <w:divBdr>
                <w:top w:val="none" w:sz="0" w:space="0" w:color="auto"/>
                <w:left w:val="none" w:sz="0" w:space="0" w:color="auto"/>
                <w:bottom w:val="none" w:sz="0" w:space="0" w:color="auto"/>
                <w:right w:val="none" w:sz="0" w:space="0" w:color="auto"/>
              </w:divBdr>
            </w:div>
            <w:div w:id="936644551">
              <w:marLeft w:val="480"/>
              <w:marRight w:val="0"/>
              <w:marTop w:val="0"/>
              <w:marBottom w:val="0"/>
              <w:divBdr>
                <w:top w:val="none" w:sz="0" w:space="0" w:color="auto"/>
                <w:left w:val="none" w:sz="0" w:space="0" w:color="auto"/>
                <w:bottom w:val="none" w:sz="0" w:space="0" w:color="auto"/>
                <w:right w:val="none" w:sz="0" w:space="0" w:color="auto"/>
              </w:divBdr>
            </w:div>
            <w:div w:id="936671158">
              <w:marLeft w:val="480"/>
              <w:marRight w:val="0"/>
              <w:marTop w:val="0"/>
              <w:marBottom w:val="0"/>
              <w:divBdr>
                <w:top w:val="none" w:sz="0" w:space="0" w:color="auto"/>
                <w:left w:val="none" w:sz="0" w:space="0" w:color="auto"/>
                <w:bottom w:val="none" w:sz="0" w:space="0" w:color="auto"/>
                <w:right w:val="none" w:sz="0" w:space="0" w:color="auto"/>
              </w:divBdr>
            </w:div>
            <w:div w:id="936719172">
              <w:marLeft w:val="480"/>
              <w:marRight w:val="0"/>
              <w:marTop w:val="0"/>
              <w:marBottom w:val="0"/>
              <w:divBdr>
                <w:top w:val="none" w:sz="0" w:space="0" w:color="auto"/>
                <w:left w:val="none" w:sz="0" w:space="0" w:color="auto"/>
                <w:bottom w:val="none" w:sz="0" w:space="0" w:color="auto"/>
                <w:right w:val="none" w:sz="0" w:space="0" w:color="auto"/>
              </w:divBdr>
            </w:div>
            <w:div w:id="936865790">
              <w:marLeft w:val="480"/>
              <w:marRight w:val="0"/>
              <w:marTop w:val="0"/>
              <w:marBottom w:val="0"/>
              <w:divBdr>
                <w:top w:val="none" w:sz="0" w:space="0" w:color="auto"/>
                <w:left w:val="none" w:sz="0" w:space="0" w:color="auto"/>
                <w:bottom w:val="none" w:sz="0" w:space="0" w:color="auto"/>
                <w:right w:val="none" w:sz="0" w:space="0" w:color="auto"/>
              </w:divBdr>
            </w:div>
            <w:div w:id="936908320">
              <w:marLeft w:val="480"/>
              <w:marRight w:val="0"/>
              <w:marTop w:val="0"/>
              <w:marBottom w:val="0"/>
              <w:divBdr>
                <w:top w:val="none" w:sz="0" w:space="0" w:color="auto"/>
                <w:left w:val="none" w:sz="0" w:space="0" w:color="auto"/>
                <w:bottom w:val="none" w:sz="0" w:space="0" w:color="auto"/>
                <w:right w:val="none" w:sz="0" w:space="0" w:color="auto"/>
              </w:divBdr>
            </w:div>
            <w:div w:id="936912075">
              <w:marLeft w:val="480"/>
              <w:marRight w:val="0"/>
              <w:marTop w:val="0"/>
              <w:marBottom w:val="0"/>
              <w:divBdr>
                <w:top w:val="none" w:sz="0" w:space="0" w:color="auto"/>
                <w:left w:val="none" w:sz="0" w:space="0" w:color="auto"/>
                <w:bottom w:val="none" w:sz="0" w:space="0" w:color="auto"/>
                <w:right w:val="none" w:sz="0" w:space="0" w:color="auto"/>
              </w:divBdr>
            </w:div>
            <w:div w:id="936986336">
              <w:marLeft w:val="480"/>
              <w:marRight w:val="0"/>
              <w:marTop w:val="0"/>
              <w:marBottom w:val="0"/>
              <w:divBdr>
                <w:top w:val="none" w:sz="0" w:space="0" w:color="auto"/>
                <w:left w:val="none" w:sz="0" w:space="0" w:color="auto"/>
                <w:bottom w:val="none" w:sz="0" w:space="0" w:color="auto"/>
                <w:right w:val="none" w:sz="0" w:space="0" w:color="auto"/>
              </w:divBdr>
            </w:div>
            <w:div w:id="937063251">
              <w:marLeft w:val="480"/>
              <w:marRight w:val="0"/>
              <w:marTop w:val="0"/>
              <w:marBottom w:val="0"/>
              <w:divBdr>
                <w:top w:val="none" w:sz="0" w:space="0" w:color="auto"/>
                <w:left w:val="none" w:sz="0" w:space="0" w:color="auto"/>
                <w:bottom w:val="none" w:sz="0" w:space="0" w:color="auto"/>
                <w:right w:val="none" w:sz="0" w:space="0" w:color="auto"/>
              </w:divBdr>
            </w:div>
            <w:div w:id="937102702">
              <w:marLeft w:val="480"/>
              <w:marRight w:val="0"/>
              <w:marTop w:val="0"/>
              <w:marBottom w:val="0"/>
              <w:divBdr>
                <w:top w:val="none" w:sz="0" w:space="0" w:color="auto"/>
                <w:left w:val="none" w:sz="0" w:space="0" w:color="auto"/>
                <w:bottom w:val="none" w:sz="0" w:space="0" w:color="auto"/>
                <w:right w:val="none" w:sz="0" w:space="0" w:color="auto"/>
              </w:divBdr>
            </w:div>
            <w:div w:id="937106401">
              <w:marLeft w:val="480"/>
              <w:marRight w:val="0"/>
              <w:marTop w:val="0"/>
              <w:marBottom w:val="0"/>
              <w:divBdr>
                <w:top w:val="none" w:sz="0" w:space="0" w:color="auto"/>
                <w:left w:val="none" w:sz="0" w:space="0" w:color="auto"/>
                <w:bottom w:val="none" w:sz="0" w:space="0" w:color="auto"/>
                <w:right w:val="none" w:sz="0" w:space="0" w:color="auto"/>
              </w:divBdr>
            </w:div>
            <w:div w:id="937296697">
              <w:marLeft w:val="480"/>
              <w:marRight w:val="0"/>
              <w:marTop w:val="0"/>
              <w:marBottom w:val="0"/>
              <w:divBdr>
                <w:top w:val="none" w:sz="0" w:space="0" w:color="auto"/>
                <w:left w:val="none" w:sz="0" w:space="0" w:color="auto"/>
                <w:bottom w:val="none" w:sz="0" w:space="0" w:color="auto"/>
                <w:right w:val="none" w:sz="0" w:space="0" w:color="auto"/>
              </w:divBdr>
            </w:div>
            <w:div w:id="937326733">
              <w:marLeft w:val="480"/>
              <w:marRight w:val="0"/>
              <w:marTop w:val="0"/>
              <w:marBottom w:val="0"/>
              <w:divBdr>
                <w:top w:val="none" w:sz="0" w:space="0" w:color="auto"/>
                <w:left w:val="none" w:sz="0" w:space="0" w:color="auto"/>
                <w:bottom w:val="none" w:sz="0" w:space="0" w:color="auto"/>
                <w:right w:val="none" w:sz="0" w:space="0" w:color="auto"/>
              </w:divBdr>
            </w:div>
            <w:div w:id="937327891">
              <w:marLeft w:val="480"/>
              <w:marRight w:val="0"/>
              <w:marTop w:val="0"/>
              <w:marBottom w:val="0"/>
              <w:divBdr>
                <w:top w:val="none" w:sz="0" w:space="0" w:color="auto"/>
                <w:left w:val="none" w:sz="0" w:space="0" w:color="auto"/>
                <w:bottom w:val="none" w:sz="0" w:space="0" w:color="auto"/>
                <w:right w:val="none" w:sz="0" w:space="0" w:color="auto"/>
              </w:divBdr>
            </w:div>
            <w:div w:id="937375496">
              <w:marLeft w:val="480"/>
              <w:marRight w:val="0"/>
              <w:marTop w:val="0"/>
              <w:marBottom w:val="0"/>
              <w:divBdr>
                <w:top w:val="none" w:sz="0" w:space="0" w:color="auto"/>
                <w:left w:val="none" w:sz="0" w:space="0" w:color="auto"/>
                <w:bottom w:val="none" w:sz="0" w:space="0" w:color="auto"/>
                <w:right w:val="none" w:sz="0" w:space="0" w:color="auto"/>
              </w:divBdr>
            </w:div>
            <w:div w:id="937442788">
              <w:marLeft w:val="480"/>
              <w:marRight w:val="0"/>
              <w:marTop w:val="0"/>
              <w:marBottom w:val="0"/>
              <w:divBdr>
                <w:top w:val="none" w:sz="0" w:space="0" w:color="auto"/>
                <w:left w:val="none" w:sz="0" w:space="0" w:color="auto"/>
                <w:bottom w:val="none" w:sz="0" w:space="0" w:color="auto"/>
                <w:right w:val="none" w:sz="0" w:space="0" w:color="auto"/>
              </w:divBdr>
            </w:div>
            <w:div w:id="937492745">
              <w:marLeft w:val="480"/>
              <w:marRight w:val="0"/>
              <w:marTop w:val="0"/>
              <w:marBottom w:val="0"/>
              <w:divBdr>
                <w:top w:val="none" w:sz="0" w:space="0" w:color="auto"/>
                <w:left w:val="none" w:sz="0" w:space="0" w:color="auto"/>
                <w:bottom w:val="none" w:sz="0" w:space="0" w:color="auto"/>
                <w:right w:val="none" w:sz="0" w:space="0" w:color="auto"/>
              </w:divBdr>
            </w:div>
            <w:div w:id="937643334">
              <w:marLeft w:val="480"/>
              <w:marRight w:val="0"/>
              <w:marTop w:val="0"/>
              <w:marBottom w:val="0"/>
              <w:divBdr>
                <w:top w:val="none" w:sz="0" w:space="0" w:color="auto"/>
                <w:left w:val="none" w:sz="0" w:space="0" w:color="auto"/>
                <w:bottom w:val="none" w:sz="0" w:space="0" w:color="auto"/>
                <w:right w:val="none" w:sz="0" w:space="0" w:color="auto"/>
              </w:divBdr>
            </w:div>
            <w:div w:id="937711382">
              <w:marLeft w:val="480"/>
              <w:marRight w:val="0"/>
              <w:marTop w:val="0"/>
              <w:marBottom w:val="0"/>
              <w:divBdr>
                <w:top w:val="none" w:sz="0" w:space="0" w:color="auto"/>
                <w:left w:val="none" w:sz="0" w:space="0" w:color="auto"/>
                <w:bottom w:val="none" w:sz="0" w:space="0" w:color="auto"/>
                <w:right w:val="none" w:sz="0" w:space="0" w:color="auto"/>
              </w:divBdr>
            </w:div>
            <w:div w:id="937712773">
              <w:marLeft w:val="480"/>
              <w:marRight w:val="0"/>
              <w:marTop w:val="0"/>
              <w:marBottom w:val="0"/>
              <w:divBdr>
                <w:top w:val="none" w:sz="0" w:space="0" w:color="auto"/>
                <w:left w:val="none" w:sz="0" w:space="0" w:color="auto"/>
                <w:bottom w:val="none" w:sz="0" w:space="0" w:color="auto"/>
                <w:right w:val="none" w:sz="0" w:space="0" w:color="auto"/>
              </w:divBdr>
            </w:div>
            <w:div w:id="938023954">
              <w:marLeft w:val="480"/>
              <w:marRight w:val="0"/>
              <w:marTop w:val="0"/>
              <w:marBottom w:val="0"/>
              <w:divBdr>
                <w:top w:val="none" w:sz="0" w:space="0" w:color="auto"/>
                <w:left w:val="none" w:sz="0" w:space="0" w:color="auto"/>
                <w:bottom w:val="none" w:sz="0" w:space="0" w:color="auto"/>
                <w:right w:val="none" w:sz="0" w:space="0" w:color="auto"/>
              </w:divBdr>
            </w:div>
            <w:div w:id="938030152">
              <w:marLeft w:val="480"/>
              <w:marRight w:val="0"/>
              <w:marTop w:val="0"/>
              <w:marBottom w:val="0"/>
              <w:divBdr>
                <w:top w:val="none" w:sz="0" w:space="0" w:color="auto"/>
                <w:left w:val="none" w:sz="0" w:space="0" w:color="auto"/>
                <w:bottom w:val="none" w:sz="0" w:space="0" w:color="auto"/>
                <w:right w:val="none" w:sz="0" w:space="0" w:color="auto"/>
              </w:divBdr>
            </w:div>
            <w:div w:id="938097394">
              <w:marLeft w:val="480"/>
              <w:marRight w:val="0"/>
              <w:marTop w:val="0"/>
              <w:marBottom w:val="0"/>
              <w:divBdr>
                <w:top w:val="none" w:sz="0" w:space="0" w:color="auto"/>
                <w:left w:val="none" w:sz="0" w:space="0" w:color="auto"/>
                <w:bottom w:val="none" w:sz="0" w:space="0" w:color="auto"/>
                <w:right w:val="none" w:sz="0" w:space="0" w:color="auto"/>
              </w:divBdr>
            </w:div>
            <w:div w:id="938172349">
              <w:marLeft w:val="480"/>
              <w:marRight w:val="0"/>
              <w:marTop w:val="0"/>
              <w:marBottom w:val="0"/>
              <w:divBdr>
                <w:top w:val="none" w:sz="0" w:space="0" w:color="auto"/>
                <w:left w:val="none" w:sz="0" w:space="0" w:color="auto"/>
                <w:bottom w:val="none" w:sz="0" w:space="0" w:color="auto"/>
                <w:right w:val="none" w:sz="0" w:space="0" w:color="auto"/>
              </w:divBdr>
            </w:div>
            <w:div w:id="938178199">
              <w:marLeft w:val="480"/>
              <w:marRight w:val="0"/>
              <w:marTop w:val="0"/>
              <w:marBottom w:val="0"/>
              <w:divBdr>
                <w:top w:val="none" w:sz="0" w:space="0" w:color="auto"/>
                <w:left w:val="none" w:sz="0" w:space="0" w:color="auto"/>
                <w:bottom w:val="none" w:sz="0" w:space="0" w:color="auto"/>
                <w:right w:val="none" w:sz="0" w:space="0" w:color="auto"/>
              </w:divBdr>
            </w:div>
            <w:div w:id="938218057">
              <w:marLeft w:val="480"/>
              <w:marRight w:val="0"/>
              <w:marTop w:val="0"/>
              <w:marBottom w:val="0"/>
              <w:divBdr>
                <w:top w:val="none" w:sz="0" w:space="0" w:color="auto"/>
                <w:left w:val="none" w:sz="0" w:space="0" w:color="auto"/>
                <w:bottom w:val="none" w:sz="0" w:space="0" w:color="auto"/>
                <w:right w:val="none" w:sz="0" w:space="0" w:color="auto"/>
              </w:divBdr>
            </w:div>
            <w:div w:id="938369561">
              <w:marLeft w:val="480"/>
              <w:marRight w:val="0"/>
              <w:marTop w:val="0"/>
              <w:marBottom w:val="0"/>
              <w:divBdr>
                <w:top w:val="none" w:sz="0" w:space="0" w:color="auto"/>
                <w:left w:val="none" w:sz="0" w:space="0" w:color="auto"/>
                <w:bottom w:val="none" w:sz="0" w:space="0" w:color="auto"/>
                <w:right w:val="none" w:sz="0" w:space="0" w:color="auto"/>
              </w:divBdr>
            </w:div>
            <w:div w:id="938410578">
              <w:marLeft w:val="480"/>
              <w:marRight w:val="0"/>
              <w:marTop w:val="0"/>
              <w:marBottom w:val="0"/>
              <w:divBdr>
                <w:top w:val="none" w:sz="0" w:space="0" w:color="auto"/>
                <w:left w:val="none" w:sz="0" w:space="0" w:color="auto"/>
                <w:bottom w:val="none" w:sz="0" w:space="0" w:color="auto"/>
                <w:right w:val="none" w:sz="0" w:space="0" w:color="auto"/>
              </w:divBdr>
            </w:div>
            <w:div w:id="938414223">
              <w:marLeft w:val="480"/>
              <w:marRight w:val="0"/>
              <w:marTop w:val="0"/>
              <w:marBottom w:val="0"/>
              <w:divBdr>
                <w:top w:val="none" w:sz="0" w:space="0" w:color="auto"/>
                <w:left w:val="none" w:sz="0" w:space="0" w:color="auto"/>
                <w:bottom w:val="none" w:sz="0" w:space="0" w:color="auto"/>
                <w:right w:val="none" w:sz="0" w:space="0" w:color="auto"/>
              </w:divBdr>
            </w:div>
            <w:div w:id="938414351">
              <w:marLeft w:val="480"/>
              <w:marRight w:val="0"/>
              <w:marTop w:val="0"/>
              <w:marBottom w:val="0"/>
              <w:divBdr>
                <w:top w:val="none" w:sz="0" w:space="0" w:color="auto"/>
                <w:left w:val="none" w:sz="0" w:space="0" w:color="auto"/>
                <w:bottom w:val="none" w:sz="0" w:space="0" w:color="auto"/>
                <w:right w:val="none" w:sz="0" w:space="0" w:color="auto"/>
              </w:divBdr>
            </w:div>
            <w:div w:id="938416463">
              <w:marLeft w:val="480"/>
              <w:marRight w:val="0"/>
              <w:marTop w:val="0"/>
              <w:marBottom w:val="0"/>
              <w:divBdr>
                <w:top w:val="none" w:sz="0" w:space="0" w:color="auto"/>
                <w:left w:val="none" w:sz="0" w:space="0" w:color="auto"/>
                <w:bottom w:val="none" w:sz="0" w:space="0" w:color="auto"/>
                <w:right w:val="none" w:sz="0" w:space="0" w:color="auto"/>
              </w:divBdr>
            </w:div>
            <w:div w:id="938566318">
              <w:marLeft w:val="480"/>
              <w:marRight w:val="0"/>
              <w:marTop w:val="0"/>
              <w:marBottom w:val="0"/>
              <w:divBdr>
                <w:top w:val="none" w:sz="0" w:space="0" w:color="auto"/>
                <w:left w:val="none" w:sz="0" w:space="0" w:color="auto"/>
                <w:bottom w:val="none" w:sz="0" w:space="0" w:color="auto"/>
                <w:right w:val="none" w:sz="0" w:space="0" w:color="auto"/>
              </w:divBdr>
            </w:div>
            <w:div w:id="938609720">
              <w:marLeft w:val="480"/>
              <w:marRight w:val="0"/>
              <w:marTop w:val="0"/>
              <w:marBottom w:val="0"/>
              <w:divBdr>
                <w:top w:val="none" w:sz="0" w:space="0" w:color="auto"/>
                <w:left w:val="none" w:sz="0" w:space="0" w:color="auto"/>
                <w:bottom w:val="none" w:sz="0" w:space="0" w:color="auto"/>
                <w:right w:val="none" w:sz="0" w:space="0" w:color="auto"/>
              </w:divBdr>
            </w:div>
            <w:div w:id="938636284">
              <w:marLeft w:val="480"/>
              <w:marRight w:val="0"/>
              <w:marTop w:val="0"/>
              <w:marBottom w:val="0"/>
              <w:divBdr>
                <w:top w:val="none" w:sz="0" w:space="0" w:color="auto"/>
                <w:left w:val="none" w:sz="0" w:space="0" w:color="auto"/>
                <w:bottom w:val="none" w:sz="0" w:space="0" w:color="auto"/>
                <w:right w:val="none" w:sz="0" w:space="0" w:color="auto"/>
              </w:divBdr>
            </w:div>
            <w:div w:id="938637560">
              <w:marLeft w:val="480"/>
              <w:marRight w:val="0"/>
              <w:marTop w:val="0"/>
              <w:marBottom w:val="0"/>
              <w:divBdr>
                <w:top w:val="none" w:sz="0" w:space="0" w:color="auto"/>
                <w:left w:val="none" w:sz="0" w:space="0" w:color="auto"/>
                <w:bottom w:val="none" w:sz="0" w:space="0" w:color="auto"/>
                <w:right w:val="none" w:sz="0" w:space="0" w:color="auto"/>
              </w:divBdr>
            </w:div>
            <w:div w:id="938684285">
              <w:marLeft w:val="480"/>
              <w:marRight w:val="0"/>
              <w:marTop w:val="0"/>
              <w:marBottom w:val="0"/>
              <w:divBdr>
                <w:top w:val="none" w:sz="0" w:space="0" w:color="auto"/>
                <w:left w:val="none" w:sz="0" w:space="0" w:color="auto"/>
                <w:bottom w:val="none" w:sz="0" w:space="0" w:color="auto"/>
                <w:right w:val="none" w:sz="0" w:space="0" w:color="auto"/>
              </w:divBdr>
            </w:div>
            <w:div w:id="938833804">
              <w:marLeft w:val="480"/>
              <w:marRight w:val="0"/>
              <w:marTop w:val="0"/>
              <w:marBottom w:val="0"/>
              <w:divBdr>
                <w:top w:val="none" w:sz="0" w:space="0" w:color="auto"/>
                <w:left w:val="none" w:sz="0" w:space="0" w:color="auto"/>
                <w:bottom w:val="none" w:sz="0" w:space="0" w:color="auto"/>
                <w:right w:val="none" w:sz="0" w:space="0" w:color="auto"/>
              </w:divBdr>
            </w:div>
            <w:div w:id="938874258">
              <w:marLeft w:val="480"/>
              <w:marRight w:val="0"/>
              <w:marTop w:val="0"/>
              <w:marBottom w:val="0"/>
              <w:divBdr>
                <w:top w:val="none" w:sz="0" w:space="0" w:color="auto"/>
                <w:left w:val="none" w:sz="0" w:space="0" w:color="auto"/>
                <w:bottom w:val="none" w:sz="0" w:space="0" w:color="auto"/>
                <w:right w:val="none" w:sz="0" w:space="0" w:color="auto"/>
              </w:divBdr>
            </w:div>
            <w:div w:id="938877396">
              <w:marLeft w:val="480"/>
              <w:marRight w:val="0"/>
              <w:marTop w:val="0"/>
              <w:marBottom w:val="0"/>
              <w:divBdr>
                <w:top w:val="none" w:sz="0" w:space="0" w:color="auto"/>
                <w:left w:val="none" w:sz="0" w:space="0" w:color="auto"/>
                <w:bottom w:val="none" w:sz="0" w:space="0" w:color="auto"/>
                <w:right w:val="none" w:sz="0" w:space="0" w:color="auto"/>
              </w:divBdr>
            </w:div>
            <w:div w:id="938946452">
              <w:marLeft w:val="480"/>
              <w:marRight w:val="0"/>
              <w:marTop w:val="0"/>
              <w:marBottom w:val="0"/>
              <w:divBdr>
                <w:top w:val="none" w:sz="0" w:space="0" w:color="auto"/>
                <w:left w:val="none" w:sz="0" w:space="0" w:color="auto"/>
                <w:bottom w:val="none" w:sz="0" w:space="0" w:color="auto"/>
                <w:right w:val="none" w:sz="0" w:space="0" w:color="auto"/>
              </w:divBdr>
            </w:div>
            <w:div w:id="938950611">
              <w:marLeft w:val="480"/>
              <w:marRight w:val="0"/>
              <w:marTop w:val="0"/>
              <w:marBottom w:val="0"/>
              <w:divBdr>
                <w:top w:val="none" w:sz="0" w:space="0" w:color="auto"/>
                <w:left w:val="none" w:sz="0" w:space="0" w:color="auto"/>
                <w:bottom w:val="none" w:sz="0" w:space="0" w:color="auto"/>
                <w:right w:val="none" w:sz="0" w:space="0" w:color="auto"/>
              </w:divBdr>
            </w:div>
            <w:div w:id="938951692">
              <w:marLeft w:val="480"/>
              <w:marRight w:val="0"/>
              <w:marTop w:val="0"/>
              <w:marBottom w:val="0"/>
              <w:divBdr>
                <w:top w:val="none" w:sz="0" w:space="0" w:color="auto"/>
                <w:left w:val="none" w:sz="0" w:space="0" w:color="auto"/>
                <w:bottom w:val="none" w:sz="0" w:space="0" w:color="auto"/>
                <w:right w:val="none" w:sz="0" w:space="0" w:color="auto"/>
              </w:divBdr>
            </w:div>
            <w:div w:id="939021385">
              <w:marLeft w:val="480"/>
              <w:marRight w:val="0"/>
              <w:marTop w:val="0"/>
              <w:marBottom w:val="0"/>
              <w:divBdr>
                <w:top w:val="none" w:sz="0" w:space="0" w:color="auto"/>
                <w:left w:val="none" w:sz="0" w:space="0" w:color="auto"/>
                <w:bottom w:val="none" w:sz="0" w:space="0" w:color="auto"/>
                <w:right w:val="none" w:sz="0" w:space="0" w:color="auto"/>
              </w:divBdr>
            </w:div>
            <w:div w:id="939067067">
              <w:marLeft w:val="480"/>
              <w:marRight w:val="0"/>
              <w:marTop w:val="0"/>
              <w:marBottom w:val="0"/>
              <w:divBdr>
                <w:top w:val="none" w:sz="0" w:space="0" w:color="auto"/>
                <w:left w:val="none" w:sz="0" w:space="0" w:color="auto"/>
                <w:bottom w:val="none" w:sz="0" w:space="0" w:color="auto"/>
                <w:right w:val="none" w:sz="0" w:space="0" w:color="auto"/>
              </w:divBdr>
            </w:div>
            <w:div w:id="939097802">
              <w:marLeft w:val="480"/>
              <w:marRight w:val="0"/>
              <w:marTop w:val="0"/>
              <w:marBottom w:val="0"/>
              <w:divBdr>
                <w:top w:val="none" w:sz="0" w:space="0" w:color="auto"/>
                <w:left w:val="none" w:sz="0" w:space="0" w:color="auto"/>
                <w:bottom w:val="none" w:sz="0" w:space="0" w:color="auto"/>
                <w:right w:val="none" w:sz="0" w:space="0" w:color="auto"/>
              </w:divBdr>
            </w:div>
            <w:div w:id="939143979">
              <w:marLeft w:val="480"/>
              <w:marRight w:val="0"/>
              <w:marTop w:val="0"/>
              <w:marBottom w:val="0"/>
              <w:divBdr>
                <w:top w:val="none" w:sz="0" w:space="0" w:color="auto"/>
                <w:left w:val="none" w:sz="0" w:space="0" w:color="auto"/>
                <w:bottom w:val="none" w:sz="0" w:space="0" w:color="auto"/>
                <w:right w:val="none" w:sz="0" w:space="0" w:color="auto"/>
              </w:divBdr>
            </w:div>
            <w:div w:id="939146952">
              <w:marLeft w:val="480"/>
              <w:marRight w:val="0"/>
              <w:marTop w:val="0"/>
              <w:marBottom w:val="0"/>
              <w:divBdr>
                <w:top w:val="none" w:sz="0" w:space="0" w:color="auto"/>
                <w:left w:val="none" w:sz="0" w:space="0" w:color="auto"/>
                <w:bottom w:val="none" w:sz="0" w:space="0" w:color="auto"/>
                <w:right w:val="none" w:sz="0" w:space="0" w:color="auto"/>
              </w:divBdr>
            </w:div>
            <w:div w:id="939217444">
              <w:marLeft w:val="480"/>
              <w:marRight w:val="0"/>
              <w:marTop w:val="0"/>
              <w:marBottom w:val="0"/>
              <w:divBdr>
                <w:top w:val="none" w:sz="0" w:space="0" w:color="auto"/>
                <w:left w:val="none" w:sz="0" w:space="0" w:color="auto"/>
                <w:bottom w:val="none" w:sz="0" w:space="0" w:color="auto"/>
                <w:right w:val="none" w:sz="0" w:space="0" w:color="auto"/>
              </w:divBdr>
            </w:div>
            <w:div w:id="939263831">
              <w:marLeft w:val="480"/>
              <w:marRight w:val="0"/>
              <w:marTop w:val="0"/>
              <w:marBottom w:val="0"/>
              <w:divBdr>
                <w:top w:val="none" w:sz="0" w:space="0" w:color="auto"/>
                <w:left w:val="none" w:sz="0" w:space="0" w:color="auto"/>
                <w:bottom w:val="none" w:sz="0" w:space="0" w:color="auto"/>
                <w:right w:val="none" w:sz="0" w:space="0" w:color="auto"/>
              </w:divBdr>
            </w:div>
            <w:div w:id="939333857">
              <w:marLeft w:val="480"/>
              <w:marRight w:val="0"/>
              <w:marTop w:val="0"/>
              <w:marBottom w:val="0"/>
              <w:divBdr>
                <w:top w:val="none" w:sz="0" w:space="0" w:color="auto"/>
                <w:left w:val="none" w:sz="0" w:space="0" w:color="auto"/>
                <w:bottom w:val="none" w:sz="0" w:space="0" w:color="auto"/>
                <w:right w:val="none" w:sz="0" w:space="0" w:color="auto"/>
              </w:divBdr>
            </w:div>
            <w:div w:id="939336071">
              <w:marLeft w:val="480"/>
              <w:marRight w:val="0"/>
              <w:marTop w:val="0"/>
              <w:marBottom w:val="0"/>
              <w:divBdr>
                <w:top w:val="none" w:sz="0" w:space="0" w:color="auto"/>
                <w:left w:val="none" w:sz="0" w:space="0" w:color="auto"/>
                <w:bottom w:val="none" w:sz="0" w:space="0" w:color="auto"/>
                <w:right w:val="none" w:sz="0" w:space="0" w:color="auto"/>
              </w:divBdr>
            </w:div>
            <w:div w:id="939407925">
              <w:marLeft w:val="480"/>
              <w:marRight w:val="0"/>
              <w:marTop w:val="0"/>
              <w:marBottom w:val="0"/>
              <w:divBdr>
                <w:top w:val="none" w:sz="0" w:space="0" w:color="auto"/>
                <w:left w:val="none" w:sz="0" w:space="0" w:color="auto"/>
                <w:bottom w:val="none" w:sz="0" w:space="0" w:color="auto"/>
                <w:right w:val="none" w:sz="0" w:space="0" w:color="auto"/>
              </w:divBdr>
            </w:div>
            <w:div w:id="939793926">
              <w:marLeft w:val="480"/>
              <w:marRight w:val="0"/>
              <w:marTop w:val="0"/>
              <w:marBottom w:val="0"/>
              <w:divBdr>
                <w:top w:val="none" w:sz="0" w:space="0" w:color="auto"/>
                <w:left w:val="none" w:sz="0" w:space="0" w:color="auto"/>
                <w:bottom w:val="none" w:sz="0" w:space="0" w:color="auto"/>
                <w:right w:val="none" w:sz="0" w:space="0" w:color="auto"/>
              </w:divBdr>
            </w:div>
            <w:div w:id="939869462">
              <w:marLeft w:val="480"/>
              <w:marRight w:val="0"/>
              <w:marTop w:val="0"/>
              <w:marBottom w:val="0"/>
              <w:divBdr>
                <w:top w:val="none" w:sz="0" w:space="0" w:color="auto"/>
                <w:left w:val="none" w:sz="0" w:space="0" w:color="auto"/>
                <w:bottom w:val="none" w:sz="0" w:space="0" w:color="auto"/>
                <w:right w:val="none" w:sz="0" w:space="0" w:color="auto"/>
              </w:divBdr>
            </w:div>
            <w:div w:id="939917685">
              <w:marLeft w:val="480"/>
              <w:marRight w:val="0"/>
              <w:marTop w:val="0"/>
              <w:marBottom w:val="0"/>
              <w:divBdr>
                <w:top w:val="none" w:sz="0" w:space="0" w:color="auto"/>
                <w:left w:val="none" w:sz="0" w:space="0" w:color="auto"/>
                <w:bottom w:val="none" w:sz="0" w:space="0" w:color="auto"/>
                <w:right w:val="none" w:sz="0" w:space="0" w:color="auto"/>
              </w:divBdr>
            </w:div>
            <w:div w:id="939947158">
              <w:marLeft w:val="480"/>
              <w:marRight w:val="0"/>
              <w:marTop w:val="0"/>
              <w:marBottom w:val="0"/>
              <w:divBdr>
                <w:top w:val="none" w:sz="0" w:space="0" w:color="auto"/>
                <w:left w:val="none" w:sz="0" w:space="0" w:color="auto"/>
                <w:bottom w:val="none" w:sz="0" w:space="0" w:color="auto"/>
                <w:right w:val="none" w:sz="0" w:space="0" w:color="auto"/>
              </w:divBdr>
            </w:div>
            <w:div w:id="940065595">
              <w:marLeft w:val="480"/>
              <w:marRight w:val="0"/>
              <w:marTop w:val="0"/>
              <w:marBottom w:val="0"/>
              <w:divBdr>
                <w:top w:val="none" w:sz="0" w:space="0" w:color="auto"/>
                <w:left w:val="none" w:sz="0" w:space="0" w:color="auto"/>
                <w:bottom w:val="none" w:sz="0" w:space="0" w:color="auto"/>
                <w:right w:val="none" w:sz="0" w:space="0" w:color="auto"/>
              </w:divBdr>
            </w:div>
            <w:div w:id="940066845">
              <w:marLeft w:val="480"/>
              <w:marRight w:val="0"/>
              <w:marTop w:val="0"/>
              <w:marBottom w:val="0"/>
              <w:divBdr>
                <w:top w:val="none" w:sz="0" w:space="0" w:color="auto"/>
                <w:left w:val="none" w:sz="0" w:space="0" w:color="auto"/>
                <w:bottom w:val="none" w:sz="0" w:space="0" w:color="auto"/>
                <w:right w:val="none" w:sz="0" w:space="0" w:color="auto"/>
              </w:divBdr>
            </w:div>
            <w:div w:id="940070311">
              <w:marLeft w:val="480"/>
              <w:marRight w:val="0"/>
              <w:marTop w:val="0"/>
              <w:marBottom w:val="0"/>
              <w:divBdr>
                <w:top w:val="none" w:sz="0" w:space="0" w:color="auto"/>
                <w:left w:val="none" w:sz="0" w:space="0" w:color="auto"/>
                <w:bottom w:val="none" w:sz="0" w:space="0" w:color="auto"/>
                <w:right w:val="none" w:sz="0" w:space="0" w:color="auto"/>
              </w:divBdr>
            </w:div>
            <w:div w:id="940145652">
              <w:marLeft w:val="480"/>
              <w:marRight w:val="0"/>
              <w:marTop w:val="0"/>
              <w:marBottom w:val="0"/>
              <w:divBdr>
                <w:top w:val="none" w:sz="0" w:space="0" w:color="auto"/>
                <w:left w:val="none" w:sz="0" w:space="0" w:color="auto"/>
                <w:bottom w:val="none" w:sz="0" w:space="0" w:color="auto"/>
                <w:right w:val="none" w:sz="0" w:space="0" w:color="auto"/>
              </w:divBdr>
            </w:div>
            <w:div w:id="940184706">
              <w:marLeft w:val="480"/>
              <w:marRight w:val="0"/>
              <w:marTop w:val="0"/>
              <w:marBottom w:val="0"/>
              <w:divBdr>
                <w:top w:val="none" w:sz="0" w:space="0" w:color="auto"/>
                <w:left w:val="none" w:sz="0" w:space="0" w:color="auto"/>
                <w:bottom w:val="none" w:sz="0" w:space="0" w:color="auto"/>
                <w:right w:val="none" w:sz="0" w:space="0" w:color="auto"/>
              </w:divBdr>
            </w:div>
            <w:div w:id="940337294">
              <w:marLeft w:val="480"/>
              <w:marRight w:val="0"/>
              <w:marTop w:val="0"/>
              <w:marBottom w:val="0"/>
              <w:divBdr>
                <w:top w:val="none" w:sz="0" w:space="0" w:color="auto"/>
                <w:left w:val="none" w:sz="0" w:space="0" w:color="auto"/>
                <w:bottom w:val="none" w:sz="0" w:space="0" w:color="auto"/>
                <w:right w:val="none" w:sz="0" w:space="0" w:color="auto"/>
              </w:divBdr>
            </w:div>
            <w:div w:id="940338362">
              <w:marLeft w:val="480"/>
              <w:marRight w:val="0"/>
              <w:marTop w:val="0"/>
              <w:marBottom w:val="0"/>
              <w:divBdr>
                <w:top w:val="none" w:sz="0" w:space="0" w:color="auto"/>
                <w:left w:val="none" w:sz="0" w:space="0" w:color="auto"/>
                <w:bottom w:val="none" w:sz="0" w:space="0" w:color="auto"/>
                <w:right w:val="none" w:sz="0" w:space="0" w:color="auto"/>
              </w:divBdr>
            </w:div>
            <w:div w:id="940377394">
              <w:marLeft w:val="480"/>
              <w:marRight w:val="0"/>
              <w:marTop w:val="0"/>
              <w:marBottom w:val="0"/>
              <w:divBdr>
                <w:top w:val="none" w:sz="0" w:space="0" w:color="auto"/>
                <w:left w:val="none" w:sz="0" w:space="0" w:color="auto"/>
                <w:bottom w:val="none" w:sz="0" w:space="0" w:color="auto"/>
                <w:right w:val="none" w:sz="0" w:space="0" w:color="auto"/>
              </w:divBdr>
            </w:div>
            <w:div w:id="940449425">
              <w:marLeft w:val="480"/>
              <w:marRight w:val="0"/>
              <w:marTop w:val="0"/>
              <w:marBottom w:val="0"/>
              <w:divBdr>
                <w:top w:val="none" w:sz="0" w:space="0" w:color="auto"/>
                <w:left w:val="none" w:sz="0" w:space="0" w:color="auto"/>
                <w:bottom w:val="none" w:sz="0" w:space="0" w:color="auto"/>
                <w:right w:val="none" w:sz="0" w:space="0" w:color="auto"/>
              </w:divBdr>
            </w:div>
            <w:div w:id="940449846">
              <w:marLeft w:val="480"/>
              <w:marRight w:val="0"/>
              <w:marTop w:val="0"/>
              <w:marBottom w:val="0"/>
              <w:divBdr>
                <w:top w:val="none" w:sz="0" w:space="0" w:color="auto"/>
                <w:left w:val="none" w:sz="0" w:space="0" w:color="auto"/>
                <w:bottom w:val="none" w:sz="0" w:space="0" w:color="auto"/>
                <w:right w:val="none" w:sz="0" w:space="0" w:color="auto"/>
              </w:divBdr>
            </w:div>
            <w:div w:id="940453644">
              <w:marLeft w:val="480"/>
              <w:marRight w:val="0"/>
              <w:marTop w:val="0"/>
              <w:marBottom w:val="0"/>
              <w:divBdr>
                <w:top w:val="none" w:sz="0" w:space="0" w:color="auto"/>
                <w:left w:val="none" w:sz="0" w:space="0" w:color="auto"/>
                <w:bottom w:val="none" w:sz="0" w:space="0" w:color="auto"/>
                <w:right w:val="none" w:sz="0" w:space="0" w:color="auto"/>
              </w:divBdr>
            </w:div>
            <w:div w:id="940528970">
              <w:marLeft w:val="480"/>
              <w:marRight w:val="0"/>
              <w:marTop w:val="0"/>
              <w:marBottom w:val="0"/>
              <w:divBdr>
                <w:top w:val="none" w:sz="0" w:space="0" w:color="auto"/>
                <w:left w:val="none" w:sz="0" w:space="0" w:color="auto"/>
                <w:bottom w:val="none" w:sz="0" w:space="0" w:color="auto"/>
                <w:right w:val="none" w:sz="0" w:space="0" w:color="auto"/>
              </w:divBdr>
            </w:div>
            <w:div w:id="940647983">
              <w:marLeft w:val="480"/>
              <w:marRight w:val="0"/>
              <w:marTop w:val="0"/>
              <w:marBottom w:val="0"/>
              <w:divBdr>
                <w:top w:val="none" w:sz="0" w:space="0" w:color="auto"/>
                <w:left w:val="none" w:sz="0" w:space="0" w:color="auto"/>
                <w:bottom w:val="none" w:sz="0" w:space="0" w:color="auto"/>
                <w:right w:val="none" w:sz="0" w:space="0" w:color="auto"/>
              </w:divBdr>
            </w:div>
            <w:div w:id="940721855">
              <w:marLeft w:val="480"/>
              <w:marRight w:val="0"/>
              <w:marTop w:val="0"/>
              <w:marBottom w:val="0"/>
              <w:divBdr>
                <w:top w:val="none" w:sz="0" w:space="0" w:color="auto"/>
                <w:left w:val="none" w:sz="0" w:space="0" w:color="auto"/>
                <w:bottom w:val="none" w:sz="0" w:space="0" w:color="auto"/>
                <w:right w:val="none" w:sz="0" w:space="0" w:color="auto"/>
              </w:divBdr>
            </w:div>
            <w:div w:id="940724473">
              <w:marLeft w:val="480"/>
              <w:marRight w:val="0"/>
              <w:marTop w:val="0"/>
              <w:marBottom w:val="0"/>
              <w:divBdr>
                <w:top w:val="none" w:sz="0" w:space="0" w:color="auto"/>
                <w:left w:val="none" w:sz="0" w:space="0" w:color="auto"/>
                <w:bottom w:val="none" w:sz="0" w:space="0" w:color="auto"/>
                <w:right w:val="none" w:sz="0" w:space="0" w:color="auto"/>
              </w:divBdr>
            </w:div>
            <w:div w:id="940801855">
              <w:marLeft w:val="480"/>
              <w:marRight w:val="0"/>
              <w:marTop w:val="0"/>
              <w:marBottom w:val="0"/>
              <w:divBdr>
                <w:top w:val="none" w:sz="0" w:space="0" w:color="auto"/>
                <w:left w:val="none" w:sz="0" w:space="0" w:color="auto"/>
                <w:bottom w:val="none" w:sz="0" w:space="0" w:color="auto"/>
                <w:right w:val="none" w:sz="0" w:space="0" w:color="auto"/>
              </w:divBdr>
            </w:div>
            <w:div w:id="940837952">
              <w:marLeft w:val="480"/>
              <w:marRight w:val="0"/>
              <w:marTop w:val="0"/>
              <w:marBottom w:val="0"/>
              <w:divBdr>
                <w:top w:val="none" w:sz="0" w:space="0" w:color="auto"/>
                <w:left w:val="none" w:sz="0" w:space="0" w:color="auto"/>
                <w:bottom w:val="none" w:sz="0" w:space="0" w:color="auto"/>
                <w:right w:val="none" w:sz="0" w:space="0" w:color="auto"/>
              </w:divBdr>
            </w:div>
            <w:div w:id="940840705">
              <w:marLeft w:val="480"/>
              <w:marRight w:val="0"/>
              <w:marTop w:val="0"/>
              <w:marBottom w:val="0"/>
              <w:divBdr>
                <w:top w:val="none" w:sz="0" w:space="0" w:color="auto"/>
                <w:left w:val="none" w:sz="0" w:space="0" w:color="auto"/>
                <w:bottom w:val="none" w:sz="0" w:space="0" w:color="auto"/>
                <w:right w:val="none" w:sz="0" w:space="0" w:color="auto"/>
              </w:divBdr>
            </w:div>
            <w:div w:id="940845077">
              <w:marLeft w:val="480"/>
              <w:marRight w:val="0"/>
              <w:marTop w:val="0"/>
              <w:marBottom w:val="0"/>
              <w:divBdr>
                <w:top w:val="none" w:sz="0" w:space="0" w:color="auto"/>
                <w:left w:val="none" w:sz="0" w:space="0" w:color="auto"/>
                <w:bottom w:val="none" w:sz="0" w:space="0" w:color="auto"/>
                <w:right w:val="none" w:sz="0" w:space="0" w:color="auto"/>
              </w:divBdr>
            </w:div>
            <w:div w:id="940912252">
              <w:marLeft w:val="480"/>
              <w:marRight w:val="0"/>
              <w:marTop w:val="0"/>
              <w:marBottom w:val="0"/>
              <w:divBdr>
                <w:top w:val="none" w:sz="0" w:space="0" w:color="auto"/>
                <w:left w:val="none" w:sz="0" w:space="0" w:color="auto"/>
                <w:bottom w:val="none" w:sz="0" w:space="0" w:color="auto"/>
                <w:right w:val="none" w:sz="0" w:space="0" w:color="auto"/>
              </w:divBdr>
            </w:div>
            <w:div w:id="940915231">
              <w:marLeft w:val="480"/>
              <w:marRight w:val="0"/>
              <w:marTop w:val="0"/>
              <w:marBottom w:val="0"/>
              <w:divBdr>
                <w:top w:val="none" w:sz="0" w:space="0" w:color="auto"/>
                <w:left w:val="none" w:sz="0" w:space="0" w:color="auto"/>
                <w:bottom w:val="none" w:sz="0" w:space="0" w:color="auto"/>
                <w:right w:val="none" w:sz="0" w:space="0" w:color="auto"/>
              </w:divBdr>
            </w:div>
            <w:div w:id="940996014">
              <w:marLeft w:val="480"/>
              <w:marRight w:val="0"/>
              <w:marTop w:val="0"/>
              <w:marBottom w:val="0"/>
              <w:divBdr>
                <w:top w:val="none" w:sz="0" w:space="0" w:color="auto"/>
                <w:left w:val="none" w:sz="0" w:space="0" w:color="auto"/>
                <w:bottom w:val="none" w:sz="0" w:space="0" w:color="auto"/>
                <w:right w:val="none" w:sz="0" w:space="0" w:color="auto"/>
              </w:divBdr>
            </w:div>
            <w:div w:id="941032087">
              <w:marLeft w:val="480"/>
              <w:marRight w:val="0"/>
              <w:marTop w:val="0"/>
              <w:marBottom w:val="0"/>
              <w:divBdr>
                <w:top w:val="none" w:sz="0" w:space="0" w:color="auto"/>
                <w:left w:val="none" w:sz="0" w:space="0" w:color="auto"/>
                <w:bottom w:val="none" w:sz="0" w:space="0" w:color="auto"/>
                <w:right w:val="none" w:sz="0" w:space="0" w:color="auto"/>
              </w:divBdr>
            </w:div>
            <w:div w:id="941034580">
              <w:marLeft w:val="480"/>
              <w:marRight w:val="0"/>
              <w:marTop w:val="0"/>
              <w:marBottom w:val="0"/>
              <w:divBdr>
                <w:top w:val="none" w:sz="0" w:space="0" w:color="auto"/>
                <w:left w:val="none" w:sz="0" w:space="0" w:color="auto"/>
                <w:bottom w:val="none" w:sz="0" w:space="0" w:color="auto"/>
                <w:right w:val="none" w:sz="0" w:space="0" w:color="auto"/>
              </w:divBdr>
            </w:div>
            <w:div w:id="941113642">
              <w:marLeft w:val="480"/>
              <w:marRight w:val="0"/>
              <w:marTop w:val="0"/>
              <w:marBottom w:val="0"/>
              <w:divBdr>
                <w:top w:val="none" w:sz="0" w:space="0" w:color="auto"/>
                <w:left w:val="none" w:sz="0" w:space="0" w:color="auto"/>
                <w:bottom w:val="none" w:sz="0" w:space="0" w:color="auto"/>
                <w:right w:val="none" w:sz="0" w:space="0" w:color="auto"/>
              </w:divBdr>
            </w:div>
            <w:div w:id="941185536">
              <w:marLeft w:val="480"/>
              <w:marRight w:val="0"/>
              <w:marTop w:val="0"/>
              <w:marBottom w:val="0"/>
              <w:divBdr>
                <w:top w:val="none" w:sz="0" w:space="0" w:color="auto"/>
                <w:left w:val="none" w:sz="0" w:space="0" w:color="auto"/>
                <w:bottom w:val="none" w:sz="0" w:space="0" w:color="auto"/>
                <w:right w:val="none" w:sz="0" w:space="0" w:color="auto"/>
              </w:divBdr>
            </w:div>
            <w:div w:id="941305463">
              <w:marLeft w:val="480"/>
              <w:marRight w:val="0"/>
              <w:marTop w:val="0"/>
              <w:marBottom w:val="0"/>
              <w:divBdr>
                <w:top w:val="none" w:sz="0" w:space="0" w:color="auto"/>
                <w:left w:val="none" w:sz="0" w:space="0" w:color="auto"/>
                <w:bottom w:val="none" w:sz="0" w:space="0" w:color="auto"/>
                <w:right w:val="none" w:sz="0" w:space="0" w:color="auto"/>
              </w:divBdr>
            </w:div>
            <w:div w:id="941380613">
              <w:marLeft w:val="480"/>
              <w:marRight w:val="0"/>
              <w:marTop w:val="0"/>
              <w:marBottom w:val="0"/>
              <w:divBdr>
                <w:top w:val="none" w:sz="0" w:space="0" w:color="auto"/>
                <w:left w:val="none" w:sz="0" w:space="0" w:color="auto"/>
                <w:bottom w:val="none" w:sz="0" w:space="0" w:color="auto"/>
                <w:right w:val="none" w:sz="0" w:space="0" w:color="auto"/>
              </w:divBdr>
            </w:div>
            <w:div w:id="941452981">
              <w:marLeft w:val="480"/>
              <w:marRight w:val="0"/>
              <w:marTop w:val="0"/>
              <w:marBottom w:val="0"/>
              <w:divBdr>
                <w:top w:val="none" w:sz="0" w:space="0" w:color="auto"/>
                <w:left w:val="none" w:sz="0" w:space="0" w:color="auto"/>
                <w:bottom w:val="none" w:sz="0" w:space="0" w:color="auto"/>
                <w:right w:val="none" w:sz="0" w:space="0" w:color="auto"/>
              </w:divBdr>
            </w:div>
            <w:div w:id="941453564">
              <w:marLeft w:val="480"/>
              <w:marRight w:val="0"/>
              <w:marTop w:val="0"/>
              <w:marBottom w:val="0"/>
              <w:divBdr>
                <w:top w:val="none" w:sz="0" w:space="0" w:color="auto"/>
                <w:left w:val="none" w:sz="0" w:space="0" w:color="auto"/>
                <w:bottom w:val="none" w:sz="0" w:space="0" w:color="auto"/>
                <w:right w:val="none" w:sz="0" w:space="0" w:color="auto"/>
              </w:divBdr>
            </w:div>
            <w:div w:id="941456195">
              <w:marLeft w:val="480"/>
              <w:marRight w:val="0"/>
              <w:marTop w:val="0"/>
              <w:marBottom w:val="0"/>
              <w:divBdr>
                <w:top w:val="none" w:sz="0" w:space="0" w:color="auto"/>
                <w:left w:val="none" w:sz="0" w:space="0" w:color="auto"/>
                <w:bottom w:val="none" w:sz="0" w:space="0" w:color="auto"/>
                <w:right w:val="none" w:sz="0" w:space="0" w:color="auto"/>
              </w:divBdr>
            </w:div>
            <w:div w:id="941642004">
              <w:marLeft w:val="480"/>
              <w:marRight w:val="0"/>
              <w:marTop w:val="0"/>
              <w:marBottom w:val="0"/>
              <w:divBdr>
                <w:top w:val="none" w:sz="0" w:space="0" w:color="auto"/>
                <w:left w:val="none" w:sz="0" w:space="0" w:color="auto"/>
                <w:bottom w:val="none" w:sz="0" w:space="0" w:color="auto"/>
                <w:right w:val="none" w:sz="0" w:space="0" w:color="auto"/>
              </w:divBdr>
            </w:div>
            <w:div w:id="941838872">
              <w:marLeft w:val="480"/>
              <w:marRight w:val="0"/>
              <w:marTop w:val="0"/>
              <w:marBottom w:val="0"/>
              <w:divBdr>
                <w:top w:val="none" w:sz="0" w:space="0" w:color="auto"/>
                <w:left w:val="none" w:sz="0" w:space="0" w:color="auto"/>
                <w:bottom w:val="none" w:sz="0" w:space="0" w:color="auto"/>
                <w:right w:val="none" w:sz="0" w:space="0" w:color="auto"/>
              </w:divBdr>
            </w:div>
            <w:div w:id="941843054">
              <w:marLeft w:val="480"/>
              <w:marRight w:val="0"/>
              <w:marTop w:val="0"/>
              <w:marBottom w:val="0"/>
              <w:divBdr>
                <w:top w:val="none" w:sz="0" w:space="0" w:color="auto"/>
                <w:left w:val="none" w:sz="0" w:space="0" w:color="auto"/>
                <w:bottom w:val="none" w:sz="0" w:space="0" w:color="auto"/>
                <w:right w:val="none" w:sz="0" w:space="0" w:color="auto"/>
              </w:divBdr>
            </w:div>
            <w:div w:id="941914889">
              <w:marLeft w:val="480"/>
              <w:marRight w:val="0"/>
              <w:marTop w:val="0"/>
              <w:marBottom w:val="0"/>
              <w:divBdr>
                <w:top w:val="none" w:sz="0" w:space="0" w:color="auto"/>
                <w:left w:val="none" w:sz="0" w:space="0" w:color="auto"/>
                <w:bottom w:val="none" w:sz="0" w:space="0" w:color="auto"/>
                <w:right w:val="none" w:sz="0" w:space="0" w:color="auto"/>
              </w:divBdr>
            </w:div>
            <w:div w:id="941957442">
              <w:marLeft w:val="480"/>
              <w:marRight w:val="0"/>
              <w:marTop w:val="0"/>
              <w:marBottom w:val="0"/>
              <w:divBdr>
                <w:top w:val="none" w:sz="0" w:space="0" w:color="auto"/>
                <w:left w:val="none" w:sz="0" w:space="0" w:color="auto"/>
                <w:bottom w:val="none" w:sz="0" w:space="0" w:color="auto"/>
                <w:right w:val="none" w:sz="0" w:space="0" w:color="auto"/>
              </w:divBdr>
            </w:div>
            <w:div w:id="942035525">
              <w:marLeft w:val="480"/>
              <w:marRight w:val="0"/>
              <w:marTop w:val="0"/>
              <w:marBottom w:val="0"/>
              <w:divBdr>
                <w:top w:val="none" w:sz="0" w:space="0" w:color="auto"/>
                <w:left w:val="none" w:sz="0" w:space="0" w:color="auto"/>
                <w:bottom w:val="none" w:sz="0" w:space="0" w:color="auto"/>
                <w:right w:val="none" w:sz="0" w:space="0" w:color="auto"/>
              </w:divBdr>
            </w:div>
            <w:div w:id="942036287">
              <w:marLeft w:val="480"/>
              <w:marRight w:val="0"/>
              <w:marTop w:val="0"/>
              <w:marBottom w:val="0"/>
              <w:divBdr>
                <w:top w:val="none" w:sz="0" w:space="0" w:color="auto"/>
                <w:left w:val="none" w:sz="0" w:space="0" w:color="auto"/>
                <w:bottom w:val="none" w:sz="0" w:space="0" w:color="auto"/>
                <w:right w:val="none" w:sz="0" w:space="0" w:color="auto"/>
              </w:divBdr>
            </w:div>
            <w:div w:id="942036537">
              <w:marLeft w:val="480"/>
              <w:marRight w:val="0"/>
              <w:marTop w:val="0"/>
              <w:marBottom w:val="0"/>
              <w:divBdr>
                <w:top w:val="none" w:sz="0" w:space="0" w:color="auto"/>
                <w:left w:val="none" w:sz="0" w:space="0" w:color="auto"/>
                <w:bottom w:val="none" w:sz="0" w:space="0" w:color="auto"/>
                <w:right w:val="none" w:sz="0" w:space="0" w:color="auto"/>
              </w:divBdr>
            </w:div>
            <w:div w:id="942036993">
              <w:marLeft w:val="480"/>
              <w:marRight w:val="0"/>
              <w:marTop w:val="0"/>
              <w:marBottom w:val="0"/>
              <w:divBdr>
                <w:top w:val="none" w:sz="0" w:space="0" w:color="auto"/>
                <w:left w:val="none" w:sz="0" w:space="0" w:color="auto"/>
                <w:bottom w:val="none" w:sz="0" w:space="0" w:color="auto"/>
                <w:right w:val="none" w:sz="0" w:space="0" w:color="auto"/>
              </w:divBdr>
            </w:div>
            <w:div w:id="942147140">
              <w:marLeft w:val="480"/>
              <w:marRight w:val="0"/>
              <w:marTop w:val="0"/>
              <w:marBottom w:val="0"/>
              <w:divBdr>
                <w:top w:val="none" w:sz="0" w:space="0" w:color="auto"/>
                <w:left w:val="none" w:sz="0" w:space="0" w:color="auto"/>
                <w:bottom w:val="none" w:sz="0" w:space="0" w:color="auto"/>
                <w:right w:val="none" w:sz="0" w:space="0" w:color="auto"/>
              </w:divBdr>
            </w:div>
            <w:div w:id="942298703">
              <w:marLeft w:val="480"/>
              <w:marRight w:val="0"/>
              <w:marTop w:val="0"/>
              <w:marBottom w:val="0"/>
              <w:divBdr>
                <w:top w:val="none" w:sz="0" w:space="0" w:color="auto"/>
                <w:left w:val="none" w:sz="0" w:space="0" w:color="auto"/>
                <w:bottom w:val="none" w:sz="0" w:space="0" w:color="auto"/>
                <w:right w:val="none" w:sz="0" w:space="0" w:color="auto"/>
              </w:divBdr>
            </w:div>
            <w:div w:id="942303148">
              <w:marLeft w:val="480"/>
              <w:marRight w:val="0"/>
              <w:marTop w:val="0"/>
              <w:marBottom w:val="0"/>
              <w:divBdr>
                <w:top w:val="none" w:sz="0" w:space="0" w:color="auto"/>
                <w:left w:val="none" w:sz="0" w:space="0" w:color="auto"/>
                <w:bottom w:val="none" w:sz="0" w:space="0" w:color="auto"/>
                <w:right w:val="none" w:sz="0" w:space="0" w:color="auto"/>
              </w:divBdr>
            </w:div>
            <w:div w:id="942491087">
              <w:marLeft w:val="480"/>
              <w:marRight w:val="0"/>
              <w:marTop w:val="0"/>
              <w:marBottom w:val="0"/>
              <w:divBdr>
                <w:top w:val="none" w:sz="0" w:space="0" w:color="auto"/>
                <w:left w:val="none" w:sz="0" w:space="0" w:color="auto"/>
                <w:bottom w:val="none" w:sz="0" w:space="0" w:color="auto"/>
                <w:right w:val="none" w:sz="0" w:space="0" w:color="auto"/>
              </w:divBdr>
            </w:div>
            <w:div w:id="942498821">
              <w:marLeft w:val="480"/>
              <w:marRight w:val="0"/>
              <w:marTop w:val="0"/>
              <w:marBottom w:val="0"/>
              <w:divBdr>
                <w:top w:val="none" w:sz="0" w:space="0" w:color="auto"/>
                <w:left w:val="none" w:sz="0" w:space="0" w:color="auto"/>
                <w:bottom w:val="none" w:sz="0" w:space="0" w:color="auto"/>
                <w:right w:val="none" w:sz="0" w:space="0" w:color="auto"/>
              </w:divBdr>
            </w:div>
            <w:div w:id="942608892">
              <w:marLeft w:val="480"/>
              <w:marRight w:val="0"/>
              <w:marTop w:val="0"/>
              <w:marBottom w:val="0"/>
              <w:divBdr>
                <w:top w:val="none" w:sz="0" w:space="0" w:color="auto"/>
                <w:left w:val="none" w:sz="0" w:space="0" w:color="auto"/>
                <w:bottom w:val="none" w:sz="0" w:space="0" w:color="auto"/>
                <w:right w:val="none" w:sz="0" w:space="0" w:color="auto"/>
              </w:divBdr>
            </w:div>
            <w:div w:id="942609081">
              <w:marLeft w:val="480"/>
              <w:marRight w:val="0"/>
              <w:marTop w:val="0"/>
              <w:marBottom w:val="0"/>
              <w:divBdr>
                <w:top w:val="none" w:sz="0" w:space="0" w:color="auto"/>
                <w:left w:val="none" w:sz="0" w:space="0" w:color="auto"/>
                <w:bottom w:val="none" w:sz="0" w:space="0" w:color="auto"/>
                <w:right w:val="none" w:sz="0" w:space="0" w:color="auto"/>
              </w:divBdr>
            </w:div>
            <w:div w:id="942614421">
              <w:marLeft w:val="480"/>
              <w:marRight w:val="0"/>
              <w:marTop w:val="0"/>
              <w:marBottom w:val="0"/>
              <w:divBdr>
                <w:top w:val="none" w:sz="0" w:space="0" w:color="auto"/>
                <w:left w:val="none" w:sz="0" w:space="0" w:color="auto"/>
                <w:bottom w:val="none" w:sz="0" w:space="0" w:color="auto"/>
                <w:right w:val="none" w:sz="0" w:space="0" w:color="auto"/>
              </w:divBdr>
            </w:div>
            <w:div w:id="942685695">
              <w:marLeft w:val="480"/>
              <w:marRight w:val="0"/>
              <w:marTop w:val="0"/>
              <w:marBottom w:val="0"/>
              <w:divBdr>
                <w:top w:val="none" w:sz="0" w:space="0" w:color="auto"/>
                <w:left w:val="none" w:sz="0" w:space="0" w:color="auto"/>
                <w:bottom w:val="none" w:sz="0" w:space="0" w:color="auto"/>
                <w:right w:val="none" w:sz="0" w:space="0" w:color="auto"/>
              </w:divBdr>
            </w:div>
            <w:div w:id="942768031">
              <w:marLeft w:val="480"/>
              <w:marRight w:val="0"/>
              <w:marTop w:val="0"/>
              <w:marBottom w:val="0"/>
              <w:divBdr>
                <w:top w:val="none" w:sz="0" w:space="0" w:color="auto"/>
                <w:left w:val="none" w:sz="0" w:space="0" w:color="auto"/>
                <w:bottom w:val="none" w:sz="0" w:space="0" w:color="auto"/>
                <w:right w:val="none" w:sz="0" w:space="0" w:color="auto"/>
              </w:divBdr>
            </w:div>
            <w:div w:id="942807780">
              <w:marLeft w:val="480"/>
              <w:marRight w:val="0"/>
              <w:marTop w:val="0"/>
              <w:marBottom w:val="0"/>
              <w:divBdr>
                <w:top w:val="none" w:sz="0" w:space="0" w:color="auto"/>
                <w:left w:val="none" w:sz="0" w:space="0" w:color="auto"/>
                <w:bottom w:val="none" w:sz="0" w:space="0" w:color="auto"/>
                <w:right w:val="none" w:sz="0" w:space="0" w:color="auto"/>
              </w:divBdr>
            </w:div>
            <w:div w:id="943152229">
              <w:marLeft w:val="480"/>
              <w:marRight w:val="0"/>
              <w:marTop w:val="0"/>
              <w:marBottom w:val="0"/>
              <w:divBdr>
                <w:top w:val="none" w:sz="0" w:space="0" w:color="auto"/>
                <w:left w:val="none" w:sz="0" w:space="0" w:color="auto"/>
                <w:bottom w:val="none" w:sz="0" w:space="0" w:color="auto"/>
                <w:right w:val="none" w:sz="0" w:space="0" w:color="auto"/>
              </w:divBdr>
            </w:div>
            <w:div w:id="943263430">
              <w:marLeft w:val="480"/>
              <w:marRight w:val="0"/>
              <w:marTop w:val="0"/>
              <w:marBottom w:val="0"/>
              <w:divBdr>
                <w:top w:val="none" w:sz="0" w:space="0" w:color="auto"/>
                <w:left w:val="none" w:sz="0" w:space="0" w:color="auto"/>
                <w:bottom w:val="none" w:sz="0" w:space="0" w:color="auto"/>
                <w:right w:val="none" w:sz="0" w:space="0" w:color="auto"/>
              </w:divBdr>
            </w:div>
            <w:div w:id="943264704">
              <w:marLeft w:val="480"/>
              <w:marRight w:val="0"/>
              <w:marTop w:val="0"/>
              <w:marBottom w:val="0"/>
              <w:divBdr>
                <w:top w:val="none" w:sz="0" w:space="0" w:color="auto"/>
                <w:left w:val="none" w:sz="0" w:space="0" w:color="auto"/>
                <w:bottom w:val="none" w:sz="0" w:space="0" w:color="auto"/>
                <w:right w:val="none" w:sz="0" w:space="0" w:color="auto"/>
              </w:divBdr>
            </w:div>
            <w:div w:id="943340626">
              <w:marLeft w:val="480"/>
              <w:marRight w:val="0"/>
              <w:marTop w:val="0"/>
              <w:marBottom w:val="0"/>
              <w:divBdr>
                <w:top w:val="none" w:sz="0" w:space="0" w:color="auto"/>
                <w:left w:val="none" w:sz="0" w:space="0" w:color="auto"/>
                <w:bottom w:val="none" w:sz="0" w:space="0" w:color="auto"/>
                <w:right w:val="none" w:sz="0" w:space="0" w:color="auto"/>
              </w:divBdr>
            </w:div>
            <w:div w:id="943348378">
              <w:marLeft w:val="480"/>
              <w:marRight w:val="0"/>
              <w:marTop w:val="0"/>
              <w:marBottom w:val="0"/>
              <w:divBdr>
                <w:top w:val="none" w:sz="0" w:space="0" w:color="auto"/>
                <w:left w:val="none" w:sz="0" w:space="0" w:color="auto"/>
                <w:bottom w:val="none" w:sz="0" w:space="0" w:color="auto"/>
                <w:right w:val="none" w:sz="0" w:space="0" w:color="auto"/>
              </w:divBdr>
            </w:div>
            <w:div w:id="943539452">
              <w:marLeft w:val="480"/>
              <w:marRight w:val="0"/>
              <w:marTop w:val="0"/>
              <w:marBottom w:val="0"/>
              <w:divBdr>
                <w:top w:val="none" w:sz="0" w:space="0" w:color="auto"/>
                <w:left w:val="none" w:sz="0" w:space="0" w:color="auto"/>
                <w:bottom w:val="none" w:sz="0" w:space="0" w:color="auto"/>
                <w:right w:val="none" w:sz="0" w:space="0" w:color="auto"/>
              </w:divBdr>
            </w:div>
            <w:div w:id="943654170">
              <w:marLeft w:val="480"/>
              <w:marRight w:val="0"/>
              <w:marTop w:val="0"/>
              <w:marBottom w:val="0"/>
              <w:divBdr>
                <w:top w:val="none" w:sz="0" w:space="0" w:color="auto"/>
                <w:left w:val="none" w:sz="0" w:space="0" w:color="auto"/>
                <w:bottom w:val="none" w:sz="0" w:space="0" w:color="auto"/>
                <w:right w:val="none" w:sz="0" w:space="0" w:color="auto"/>
              </w:divBdr>
            </w:div>
            <w:div w:id="943654737">
              <w:marLeft w:val="480"/>
              <w:marRight w:val="0"/>
              <w:marTop w:val="0"/>
              <w:marBottom w:val="0"/>
              <w:divBdr>
                <w:top w:val="none" w:sz="0" w:space="0" w:color="auto"/>
                <w:left w:val="none" w:sz="0" w:space="0" w:color="auto"/>
                <w:bottom w:val="none" w:sz="0" w:space="0" w:color="auto"/>
                <w:right w:val="none" w:sz="0" w:space="0" w:color="auto"/>
              </w:divBdr>
            </w:div>
            <w:div w:id="943659058">
              <w:marLeft w:val="480"/>
              <w:marRight w:val="0"/>
              <w:marTop w:val="0"/>
              <w:marBottom w:val="0"/>
              <w:divBdr>
                <w:top w:val="none" w:sz="0" w:space="0" w:color="auto"/>
                <w:left w:val="none" w:sz="0" w:space="0" w:color="auto"/>
                <w:bottom w:val="none" w:sz="0" w:space="0" w:color="auto"/>
                <w:right w:val="none" w:sz="0" w:space="0" w:color="auto"/>
              </w:divBdr>
            </w:div>
            <w:div w:id="943804024">
              <w:marLeft w:val="480"/>
              <w:marRight w:val="0"/>
              <w:marTop w:val="0"/>
              <w:marBottom w:val="0"/>
              <w:divBdr>
                <w:top w:val="none" w:sz="0" w:space="0" w:color="auto"/>
                <w:left w:val="none" w:sz="0" w:space="0" w:color="auto"/>
                <w:bottom w:val="none" w:sz="0" w:space="0" w:color="auto"/>
                <w:right w:val="none" w:sz="0" w:space="0" w:color="auto"/>
              </w:divBdr>
            </w:div>
            <w:div w:id="943881598">
              <w:marLeft w:val="480"/>
              <w:marRight w:val="0"/>
              <w:marTop w:val="0"/>
              <w:marBottom w:val="0"/>
              <w:divBdr>
                <w:top w:val="none" w:sz="0" w:space="0" w:color="auto"/>
                <w:left w:val="none" w:sz="0" w:space="0" w:color="auto"/>
                <w:bottom w:val="none" w:sz="0" w:space="0" w:color="auto"/>
                <w:right w:val="none" w:sz="0" w:space="0" w:color="auto"/>
              </w:divBdr>
            </w:div>
            <w:div w:id="943994108">
              <w:marLeft w:val="480"/>
              <w:marRight w:val="0"/>
              <w:marTop w:val="0"/>
              <w:marBottom w:val="0"/>
              <w:divBdr>
                <w:top w:val="none" w:sz="0" w:space="0" w:color="auto"/>
                <w:left w:val="none" w:sz="0" w:space="0" w:color="auto"/>
                <w:bottom w:val="none" w:sz="0" w:space="0" w:color="auto"/>
                <w:right w:val="none" w:sz="0" w:space="0" w:color="auto"/>
              </w:divBdr>
            </w:div>
            <w:div w:id="944071696">
              <w:marLeft w:val="480"/>
              <w:marRight w:val="0"/>
              <w:marTop w:val="0"/>
              <w:marBottom w:val="0"/>
              <w:divBdr>
                <w:top w:val="none" w:sz="0" w:space="0" w:color="auto"/>
                <w:left w:val="none" w:sz="0" w:space="0" w:color="auto"/>
                <w:bottom w:val="none" w:sz="0" w:space="0" w:color="auto"/>
                <w:right w:val="none" w:sz="0" w:space="0" w:color="auto"/>
              </w:divBdr>
            </w:div>
            <w:div w:id="944192670">
              <w:marLeft w:val="480"/>
              <w:marRight w:val="0"/>
              <w:marTop w:val="0"/>
              <w:marBottom w:val="0"/>
              <w:divBdr>
                <w:top w:val="none" w:sz="0" w:space="0" w:color="auto"/>
                <w:left w:val="none" w:sz="0" w:space="0" w:color="auto"/>
                <w:bottom w:val="none" w:sz="0" w:space="0" w:color="auto"/>
                <w:right w:val="none" w:sz="0" w:space="0" w:color="auto"/>
              </w:divBdr>
            </w:div>
            <w:div w:id="944262679">
              <w:marLeft w:val="480"/>
              <w:marRight w:val="0"/>
              <w:marTop w:val="0"/>
              <w:marBottom w:val="0"/>
              <w:divBdr>
                <w:top w:val="none" w:sz="0" w:space="0" w:color="auto"/>
                <w:left w:val="none" w:sz="0" w:space="0" w:color="auto"/>
                <w:bottom w:val="none" w:sz="0" w:space="0" w:color="auto"/>
                <w:right w:val="none" w:sz="0" w:space="0" w:color="auto"/>
              </w:divBdr>
            </w:div>
            <w:div w:id="944264982">
              <w:marLeft w:val="480"/>
              <w:marRight w:val="0"/>
              <w:marTop w:val="0"/>
              <w:marBottom w:val="0"/>
              <w:divBdr>
                <w:top w:val="none" w:sz="0" w:space="0" w:color="auto"/>
                <w:left w:val="none" w:sz="0" w:space="0" w:color="auto"/>
                <w:bottom w:val="none" w:sz="0" w:space="0" w:color="auto"/>
                <w:right w:val="none" w:sz="0" w:space="0" w:color="auto"/>
              </w:divBdr>
            </w:div>
            <w:div w:id="944314835">
              <w:marLeft w:val="480"/>
              <w:marRight w:val="0"/>
              <w:marTop w:val="0"/>
              <w:marBottom w:val="0"/>
              <w:divBdr>
                <w:top w:val="none" w:sz="0" w:space="0" w:color="auto"/>
                <w:left w:val="none" w:sz="0" w:space="0" w:color="auto"/>
                <w:bottom w:val="none" w:sz="0" w:space="0" w:color="auto"/>
                <w:right w:val="none" w:sz="0" w:space="0" w:color="auto"/>
              </w:divBdr>
            </w:div>
            <w:div w:id="944340610">
              <w:marLeft w:val="480"/>
              <w:marRight w:val="0"/>
              <w:marTop w:val="0"/>
              <w:marBottom w:val="0"/>
              <w:divBdr>
                <w:top w:val="none" w:sz="0" w:space="0" w:color="auto"/>
                <w:left w:val="none" w:sz="0" w:space="0" w:color="auto"/>
                <w:bottom w:val="none" w:sz="0" w:space="0" w:color="auto"/>
                <w:right w:val="none" w:sz="0" w:space="0" w:color="auto"/>
              </w:divBdr>
            </w:div>
            <w:div w:id="944380807">
              <w:marLeft w:val="480"/>
              <w:marRight w:val="0"/>
              <w:marTop w:val="0"/>
              <w:marBottom w:val="0"/>
              <w:divBdr>
                <w:top w:val="none" w:sz="0" w:space="0" w:color="auto"/>
                <w:left w:val="none" w:sz="0" w:space="0" w:color="auto"/>
                <w:bottom w:val="none" w:sz="0" w:space="0" w:color="auto"/>
                <w:right w:val="none" w:sz="0" w:space="0" w:color="auto"/>
              </w:divBdr>
            </w:div>
            <w:div w:id="944654236">
              <w:marLeft w:val="480"/>
              <w:marRight w:val="0"/>
              <w:marTop w:val="0"/>
              <w:marBottom w:val="0"/>
              <w:divBdr>
                <w:top w:val="none" w:sz="0" w:space="0" w:color="auto"/>
                <w:left w:val="none" w:sz="0" w:space="0" w:color="auto"/>
                <w:bottom w:val="none" w:sz="0" w:space="0" w:color="auto"/>
                <w:right w:val="none" w:sz="0" w:space="0" w:color="auto"/>
              </w:divBdr>
            </w:div>
            <w:div w:id="944770736">
              <w:marLeft w:val="480"/>
              <w:marRight w:val="0"/>
              <w:marTop w:val="0"/>
              <w:marBottom w:val="0"/>
              <w:divBdr>
                <w:top w:val="none" w:sz="0" w:space="0" w:color="auto"/>
                <w:left w:val="none" w:sz="0" w:space="0" w:color="auto"/>
                <w:bottom w:val="none" w:sz="0" w:space="0" w:color="auto"/>
                <w:right w:val="none" w:sz="0" w:space="0" w:color="auto"/>
              </w:divBdr>
            </w:div>
            <w:div w:id="944772375">
              <w:marLeft w:val="480"/>
              <w:marRight w:val="0"/>
              <w:marTop w:val="0"/>
              <w:marBottom w:val="0"/>
              <w:divBdr>
                <w:top w:val="none" w:sz="0" w:space="0" w:color="auto"/>
                <w:left w:val="none" w:sz="0" w:space="0" w:color="auto"/>
                <w:bottom w:val="none" w:sz="0" w:space="0" w:color="auto"/>
                <w:right w:val="none" w:sz="0" w:space="0" w:color="auto"/>
              </w:divBdr>
            </w:div>
            <w:div w:id="944774194">
              <w:marLeft w:val="480"/>
              <w:marRight w:val="0"/>
              <w:marTop w:val="0"/>
              <w:marBottom w:val="0"/>
              <w:divBdr>
                <w:top w:val="none" w:sz="0" w:space="0" w:color="auto"/>
                <w:left w:val="none" w:sz="0" w:space="0" w:color="auto"/>
                <w:bottom w:val="none" w:sz="0" w:space="0" w:color="auto"/>
                <w:right w:val="none" w:sz="0" w:space="0" w:color="auto"/>
              </w:divBdr>
            </w:div>
            <w:div w:id="944846047">
              <w:marLeft w:val="480"/>
              <w:marRight w:val="0"/>
              <w:marTop w:val="0"/>
              <w:marBottom w:val="0"/>
              <w:divBdr>
                <w:top w:val="none" w:sz="0" w:space="0" w:color="auto"/>
                <w:left w:val="none" w:sz="0" w:space="0" w:color="auto"/>
                <w:bottom w:val="none" w:sz="0" w:space="0" w:color="auto"/>
                <w:right w:val="none" w:sz="0" w:space="0" w:color="auto"/>
              </w:divBdr>
            </w:div>
            <w:div w:id="944921384">
              <w:marLeft w:val="480"/>
              <w:marRight w:val="0"/>
              <w:marTop w:val="0"/>
              <w:marBottom w:val="0"/>
              <w:divBdr>
                <w:top w:val="none" w:sz="0" w:space="0" w:color="auto"/>
                <w:left w:val="none" w:sz="0" w:space="0" w:color="auto"/>
                <w:bottom w:val="none" w:sz="0" w:space="0" w:color="auto"/>
                <w:right w:val="none" w:sz="0" w:space="0" w:color="auto"/>
              </w:divBdr>
            </w:div>
            <w:div w:id="944927423">
              <w:marLeft w:val="480"/>
              <w:marRight w:val="0"/>
              <w:marTop w:val="0"/>
              <w:marBottom w:val="0"/>
              <w:divBdr>
                <w:top w:val="none" w:sz="0" w:space="0" w:color="auto"/>
                <w:left w:val="none" w:sz="0" w:space="0" w:color="auto"/>
                <w:bottom w:val="none" w:sz="0" w:space="0" w:color="auto"/>
                <w:right w:val="none" w:sz="0" w:space="0" w:color="auto"/>
              </w:divBdr>
            </w:div>
            <w:div w:id="944966155">
              <w:marLeft w:val="480"/>
              <w:marRight w:val="0"/>
              <w:marTop w:val="0"/>
              <w:marBottom w:val="0"/>
              <w:divBdr>
                <w:top w:val="none" w:sz="0" w:space="0" w:color="auto"/>
                <w:left w:val="none" w:sz="0" w:space="0" w:color="auto"/>
                <w:bottom w:val="none" w:sz="0" w:space="0" w:color="auto"/>
                <w:right w:val="none" w:sz="0" w:space="0" w:color="auto"/>
              </w:divBdr>
            </w:div>
            <w:div w:id="945116863">
              <w:marLeft w:val="480"/>
              <w:marRight w:val="0"/>
              <w:marTop w:val="0"/>
              <w:marBottom w:val="0"/>
              <w:divBdr>
                <w:top w:val="none" w:sz="0" w:space="0" w:color="auto"/>
                <w:left w:val="none" w:sz="0" w:space="0" w:color="auto"/>
                <w:bottom w:val="none" w:sz="0" w:space="0" w:color="auto"/>
                <w:right w:val="none" w:sz="0" w:space="0" w:color="auto"/>
              </w:divBdr>
            </w:div>
            <w:div w:id="945117905">
              <w:marLeft w:val="480"/>
              <w:marRight w:val="0"/>
              <w:marTop w:val="0"/>
              <w:marBottom w:val="0"/>
              <w:divBdr>
                <w:top w:val="none" w:sz="0" w:space="0" w:color="auto"/>
                <w:left w:val="none" w:sz="0" w:space="0" w:color="auto"/>
                <w:bottom w:val="none" w:sz="0" w:space="0" w:color="auto"/>
                <w:right w:val="none" w:sz="0" w:space="0" w:color="auto"/>
              </w:divBdr>
            </w:div>
            <w:div w:id="945187130">
              <w:marLeft w:val="480"/>
              <w:marRight w:val="0"/>
              <w:marTop w:val="0"/>
              <w:marBottom w:val="0"/>
              <w:divBdr>
                <w:top w:val="none" w:sz="0" w:space="0" w:color="auto"/>
                <w:left w:val="none" w:sz="0" w:space="0" w:color="auto"/>
                <w:bottom w:val="none" w:sz="0" w:space="0" w:color="auto"/>
                <w:right w:val="none" w:sz="0" w:space="0" w:color="auto"/>
              </w:divBdr>
            </w:div>
            <w:div w:id="945230947">
              <w:marLeft w:val="480"/>
              <w:marRight w:val="0"/>
              <w:marTop w:val="0"/>
              <w:marBottom w:val="0"/>
              <w:divBdr>
                <w:top w:val="none" w:sz="0" w:space="0" w:color="auto"/>
                <w:left w:val="none" w:sz="0" w:space="0" w:color="auto"/>
                <w:bottom w:val="none" w:sz="0" w:space="0" w:color="auto"/>
                <w:right w:val="none" w:sz="0" w:space="0" w:color="auto"/>
              </w:divBdr>
            </w:div>
            <w:div w:id="945235195">
              <w:marLeft w:val="480"/>
              <w:marRight w:val="0"/>
              <w:marTop w:val="0"/>
              <w:marBottom w:val="0"/>
              <w:divBdr>
                <w:top w:val="none" w:sz="0" w:space="0" w:color="auto"/>
                <w:left w:val="none" w:sz="0" w:space="0" w:color="auto"/>
                <w:bottom w:val="none" w:sz="0" w:space="0" w:color="auto"/>
                <w:right w:val="none" w:sz="0" w:space="0" w:color="auto"/>
              </w:divBdr>
            </w:div>
            <w:div w:id="945310740">
              <w:marLeft w:val="480"/>
              <w:marRight w:val="0"/>
              <w:marTop w:val="0"/>
              <w:marBottom w:val="0"/>
              <w:divBdr>
                <w:top w:val="none" w:sz="0" w:space="0" w:color="auto"/>
                <w:left w:val="none" w:sz="0" w:space="0" w:color="auto"/>
                <w:bottom w:val="none" w:sz="0" w:space="0" w:color="auto"/>
                <w:right w:val="none" w:sz="0" w:space="0" w:color="auto"/>
              </w:divBdr>
            </w:div>
            <w:div w:id="945389434">
              <w:marLeft w:val="480"/>
              <w:marRight w:val="0"/>
              <w:marTop w:val="0"/>
              <w:marBottom w:val="0"/>
              <w:divBdr>
                <w:top w:val="none" w:sz="0" w:space="0" w:color="auto"/>
                <w:left w:val="none" w:sz="0" w:space="0" w:color="auto"/>
                <w:bottom w:val="none" w:sz="0" w:space="0" w:color="auto"/>
                <w:right w:val="none" w:sz="0" w:space="0" w:color="auto"/>
              </w:divBdr>
            </w:div>
            <w:div w:id="945427010">
              <w:marLeft w:val="480"/>
              <w:marRight w:val="0"/>
              <w:marTop w:val="0"/>
              <w:marBottom w:val="0"/>
              <w:divBdr>
                <w:top w:val="none" w:sz="0" w:space="0" w:color="auto"/>
                <w:left w:val="none" w:sz="0" w:space="0" w:color="auto"/>
                <w:bottom w:val="none" w:sz="0" w:space="0" w:color="auto"/>
                <w:right w:val="none" w:sz="0" w:space="0" w:color="auto"/>
              </w:divBdr>
            </w:div>
            <w:div w:id="945428031">
              <w:marLeft w:val="480"/>
              <w:marRight w:val="0"/>
              <w:marTop w:val="0"/>
              <w:marBottom w:val="0"/>
              <w:divBdr>
                <w:top w:val="none" w:sz="0" w:space="0" w:color="auto"/>
                <w:left w:val="none" w:sz="0" w:space="0" w:color="auto"/>
                <w:bottom w:val="none" w:sz="0" w:space="0" w:color="auto"/>
                <w:right w:val="none" w:sz="0" w:space="0" w:color="auto"/>
              </w:divBdr>
            </w:div>
            <w:div w:id="945502914">
              <w:marLeft w:val="480"/>
              <w:marRight w:val="0"/>
              <w:marTop w:val="0"/>
              <w:marBottom w:val="0"/>
              <w:divBdr>
                <w:top w:val="none" w:sz="0" w:space="0" w:color="auto"/>
                <w:left w:val="none" w:sz="0" w:space="0" w:color="auto"/>
                <w:bottom w:val="none" w:sz="0" w:space="0" w:color="auto"/>
                <w:right w:val="none" w:sz="0" w:space="0" w:color="auto"/>
              </w:divBdr>
            </w:div>
            <w:div w:id="945621093">
              <w:marLeft w:val="480"/>
              <w:marRight w:val="0"/>
              <w:marTop w:val="0"/>
              <w:marBottom w:val="0"/>
              <w:divBdr>
                <w:top w:val="none" w:sz="0" w:space="0" w:color="auto"/>
                <w:left w:val="none" w:sz="0" w:space="0" w:color="auto"/>
                <w:bottom w:val="none" w:sz="0" w:space="0" w:color="auto"/>
                <w:right w:val="none" w:sz="0" w:space="0" w:color="auto"/>
              </w:divBdr>
            </w:div>
            <w:div w:id="945621988">
              <w:marLeft w:val="480"/>
              <w:marRight w:val="0"/>
              <w:marTop w:val="0"/>
              <w:marBottom w:val="0"/>
              <w:divBdr>
                <w:top w:val="none" w:sz="0" w:space="0" w:color="auto"/>
                <w:left w:val="none" w:sz="0" w:space="0" w:color="auto"/>
                <w:bottom w:val="none" w:sz="0" w:space="0" w:color="auto"/>
                <w:right w:val="none" w:sz="0" w:space="0" w:color="auto"/>
              </w:divBdr>
            </w:div>
            <w:div w:id="945649377">
              <w:marLeft w:val="480"/>
              <w:marRight w:val="0"/>
              <w:marTop w:val="0"/>
              <w:marBottom w:val="0"/>
              <w:divBdr>
                <w:top w:val="none" w:sz="0" w:space="0" w:color="auto"/>
                <w:left w:val="none" w:sz="0" w:space="0" w:color="auto"/>
                <w:bottom w:val="none" w:sz="0" w:space="0" w:color="auto"/>
                <w:right w:val="none" w:sz="0" w:space="0" w:color="auto"/>
              </w:divBdr>
            </w:div>
            <w:div w:id="945772186">
              <w:marLeft w:val="480"/>
              <w:marRight w:val="0"/>
              <w:marTop w:val="0"/>
              <w:marBottom w:val="0"/>
              <w:divBdr>
                <w:top w:val="none" w:sz="0" w:space="0" w:color="auto"/>
                <w:left w:val="none" w:sz="0" w:space="0" w:color="auto"/>
                <w:bottom w:val="none" w:sz="0" w:space="0" w:color="auto"/>
                <w:right w:val="none" w:sz="0" w:space="0" w:color="auto"/>
              </w:divBdr>
            </w:div>
            <w:div w:id="946035678">
              <w:marLeft w:val="480"/>
              <w:marRight w:val="0"/>
              <w:marTop w:val="0"/>
              <w:marBottom w:val="0"/>
              <w:divBdr>
                <w:top w:val="none" w:sz="0" w:space="0" w:color="auto"/>
                <w:left w:val="none" w:sz="0" w:space="0" w:color="auto"/>
                <w:bottom w:val="none" w:sz="0" w:space="0" w:color="auto"/>
                <w:right w:val="none" w:sz="0" w:space="0" w:color="auto"/>
              </w:divBdr>
            </w:div>
            <w:div w:id="946041916">
              <w:marLeft w:val="480"/>
              <w:marRight w:val="0"/>
              <w:marTop w:val="0"/>
              <w:marBottom w:val="0"/>
              <w:divBdr>
                <w:top w:val="none" w:sz="0" w:space="0" w:color="auto"/>
                <w:left w:val="none" w:sz="0" w:space="0" w:color="auto"/>
                <w:bottom w:val="none" w:sz="0" w:space="0" w:color="auto"/>
                <w:right w:val="none" w:sz="0" w:space="0" w:color="auto"/>
              </w:divBdr>
            </w:div>
            <w:div w:id="946087144">
              <w:marLeft w:val="480"/>
              <w:marRight w:val="0"/>
              <w:marTop w:val="0"/>
              <w:marBottom w:val="0"/>
              <w:divBdr>
                <w:top w:val="none" w:sz="0" w:space="0" w:color="auto"/>
                <w:left w:val="none" w:sz="0" w:space="0" w:color="auto"/>
                <w:bottom w:val="none" w:sz="0" w:space="0" w:color="auto"/>
                <w:right w:val="none" w:sz="0" w:space="0" w:color="auto"/>
              </w:divBdr>
            </w:div>
            <w:div w:id="946160318">
              <w:marLeft w:val="480"/>
              <w:marRight w:val="0"/>
              <w:marTop w:val="0"/>
              <w:marBottom w:val="0"/>
              <w:divBdr>
                <w:top w:val="none" w:sz="0" w:space="0" w:color="auto"/>
                <w:left w:val="none" w:sz="0" w:space="0" w:color="auto"/>
                <w:bottom w:val="none" w:sz="0" w:space="0" w:color="auto"/>
                <w:right w:val="none" w:sz="0" w:space="0" w:color="auto"/>
              </w:divBdr>
            </w:div>
            <w:div w:id="946277076">
              <w:marLeft w:val="480"/>
              <w:marRight w:val="0"/>
              <w:marTop w:val="0"/>
              <w:marBottom w:val="0"/>
              <w:divBdr>
                <w:top w:val="none" w:sz="0" w:space="0" w:color="auto"/>
                <w:left w:val="none" w:sz="0" w:space="0" w:color="auto"/>
                <w:bottom w:val="none" w:sz="0" w:space="0" w:color="auto"/>
                <w:right w:val="none" w:sz="0" w:space="0" w:color="auto"/>
              </w:divBdr>
            </w:div>
            <w:div w:id="946280886">
              <w:marLeft w:val="480"/>
              <w:marRight w:val="0"/>
              <w:marTop w:val="0"/>
              <w:marBottom w:val="0"/>
              <w:divBdr>
                <w:top w:val="none" w:sz="0" w:space="0" w:color="auto"/>
                <w:left w:val="none" w:sz="0" w:space="0" w:color="auto"/>
                <w:bottom w:val="none" w:sz="0" w:space="0" w:color="auto"/>
                <w:right w:val="none" w:sz="0" w:space="0" w:color="auto"/>
              </w:divBdr>
            </w:div>
            <w:div w:id="946305893">
              <w:marLeft w:val="480"/>
              <w:marRight w:val="0"/>
              <w:marTop w:val="0"/>
              <w:marBottom w:val="0"/>
              <w:divBdr>
                <w:top w:val="none" w:sz="0" w:space="0" w:color="auto"/>
                <w:left w:val="none" w:sz="0" w:space="0" w:color="auto"/>
                <w:bottom w:val="none" w:sz="0" w:space="0" w:color="auto"/>
                <w:right w:val="none" w:sz="0" w:space="0" w:color="auto"/>
              </w:divBdr>
            </w:div>
            <w:div w:id="946352269">
              <w:marLeft w:val="480"/>
              <w:marRight w:val="0"/>
              <w:marTop w:val="0"/>
              <w:marBottom w:val="0"/>
              <w:divBdr>
                <w:top w:val="none" w:sz="0" w:space="0" w:color="auto"/>
                <w:left w:val="none" w:sz="0" w:space="0" w:color="auto"/>
                <w:bottom w:val="none" w:sz="0" w:space="0" w:color="auto"/>
                <w:right w:val="none" w:sz="0" w:space="0" w:color="auto"/>
              </w:divBdr>
            </w:div>
            <w:div w:id="946497581">
              <w:marLeft w:val="480"/>
              <w:marRight w:val="0"/>
              <w:marTop w:val="0"/>
              <w:marBottom w:val="0"/>
              <w:divBdr>
                <w:top w:val="none" w:sz="0" w:space="0" w:color="auto"/>
                <w:left w:val="none" w:sz="0" w:space="0" w:color="auto"/>
                <w:bottom w:val="none" w:sz="0" w:space="0" w:color="auto"/>
                <w:right w:val="none" w:sz="0" w:space="0" w:color="auto"/>
              </w:divBdr>
            </w:div>
            <w:div w:id="946812612">
              <w:marLeft w:val="480"/>
              <w:marRight w:val="0"/>
              <w:marTop w:val="0"/>
              <w:marBottom w:val="0"/>
              <w:divBdr>
                <w:top w:val="none" w:sz="0" w:space="0" w:color="auto"/>
                <w:left w:val="none" w:sz="0" w:space="0" w:color="auto"/>
                <w:bottom w:val="none" w:sz="0" w:space="0" w:color="auto"/>
                <w:right w:val="none" w:sz="0" w:space="0" w:color="auto"/>
              </w:divBdr>
            </w:div>
            <w:div w:id="946815803">
              <w:marLeft w:val="480"/>
              <w:marRight w:val="0"/>
              <w:marTop w:val="0"/>
              <w:marBottom w:val="0"/>
              <w:divBdr>
                <w:top w:val="none" w:sz="0" w:space="0" w:color="auto"/>
                <w:left w:val="none" w:sz="0" w:space="0" w:color="auto"/>
                <w:bottom w:val="none" w:sz="0" w:space="0" w:color="auto"/>
                <w:right w:val="none" w:sz="0" w:space="0" w:color="auto"/>
              </w:divBdr>
            </w:div>
            <w:div w:id="946888352">
              <w:marLeft w:val="480"/>
              <w:marRight w:val="0"/>
              <w:marTop w:val="0"/>
              <w:marBottom w:val="0"/>
              <w:divBdr>
                <w:top w:val="none" w:sz="0" w:space="0" w:color="auto"/>
                <w:left w:val="none" w:sz="0" w:space="0" w:color="auto"/>
                <w:bottom w:val="none" w:sz="0" w:space="0" w:color="auto"/>
                <w:right w:val="none" w:sz="0" w:space="0" w:color="auto"/>
              </w:divBdr>
            </w:div>
            <w:div w:id="946890062">
              <w:marLeft w:val="480"/>
              <w:marRight w:val="0"/>
              <w:marTop w:val="0"/>
              <w:marBottom w:val="0"/>
              <w:divBdr>
                <w:top w:val="none" w:sz="0" w:space="0" w:color="auto"/>
                <w:left w:val="none" w:sz="0" w:space="0" w:color="auto"/>
                <w:bottom w:val="none" w:sz="0" w:space="0" w:color="auto"/>
                <w:right w:val="none" w:sz="0" w:space="0" w:color="auto"/>
              </w:divBdr>
            </w:div>
            <w:div w:id="946960396">
              <w:marLeft w:val="480"/>
              <w:marRight w:val="0"/>
              <w:marTop w:val="0"/>
              <w:marBottom w:val="0"/>
              <w:divBdr>
                <w:top w:val="none" w:sz="0" w:space="0" w:color="auto"/>
                <w:left w:val="none" w:sz="0" w:space="0" w:color="auto"/>
                <w:bottom w:val="none" w:sz="0" w:space="0" w:color="auto"/>
                <w:right w:val="none" w:sz="0" w:space="0" w:color="auto"/>
              </w:divBdr>
            </w:div>
            <w:div w:id="947086273">
              <w:marLeft w:val="480"/>
              <w:marRight w:val="0"/>
              <w:marTop w:val="0"/>
              <w:marBottom w:val="0"/>
              <w:divBdr>
                <w:top w:val="none" w:sz="0" w:space="0" w:color="auto"/>
                <w:left w:val="none" w:sz="0" w:space="0" w:color="auto"/>
                <w:bottom w:val="none" w:sz="0" w:space="0" w:color="auto"/>
                <w:right w:val="none" w:sz="0" w:space="0" w:color="auto"/>
              </w:divBdr>
            </w:div>
            <w:div w:id="947153094">
              <w:marLeft w:val="480"/>
              <w:marRight w:val="0"/>
              <w:marTop w:val="0"/>
              <w:marBottom w:val="0"/>
              <w:divBdr>
                <w:top w:val="none" w:sz="0" w:space="0" w:color="auto"/>
                <w:left w:val="none" w:sz="0" w:space="0" w:color="auto"/>
                <w:bottom w:val="none" w:sz="0" w:space="0" w:color="auto"/>
                <w:right w:val="none" w:sz="0" w:space="0" w:color="auto"/>
              </w:divBdr>
            </w:div>
            <w:div w:id="947199605">
              <w:marLeft w:val="480"/>
              <w:marRight w:val="0"/>
              <w:marTop w:val="0"/>
              <w:marBottom w:val="0"/>
              <w:divBdr>
                <w:top w:val="none" w:sz="0" w:space="0" w:color="auto"/>
                <w:left w:val="none" w:sz="0" w:space="0" w:color="auto"/>
                <w:bottom w:val="none" w:sz="0" w:space="0" w:color="auto"/>
                <w:right w:val="none" w:sz="0" w:space="0" w:color="auto"/>
              </w:divBdr>
            </w:div>
            <w:div w:id="947270584">
              <w:marLeft w:val="480"/>
              <w:marRight w:val="0"/>
              <w:marTop w:val="0"/>
              <w:marBottom w:val="0"/>
              <w:divBdr>
                <w:top w:val="none" w:sz="0" w:space="0" w:color="auto"/>
                <w:left w:val="none" w:sz="0" w:space="0" w:color="auto"/>
                <w:bottom w:val="none" w:sz="0" w:space="0" w:color="auto"/>
                <w:right w:val="none" w:sz="0" w:space="0" w:color="auto"/>
              </w:divBdr>
            </w:div>
            <w:div w:id="947275866">
              <w:marLeft w:val="480"/>
              <w:marRight w:val="0"/>
              <w:marTop w:val="0"/>
              <w:marBottom w:val="0"/>
              <w:divBdr>
                <w:top w:val="none" w:sz="0" w:space="0" w:color="auto"/>
                <w:left w:val="none" w:sz="0" w:space="0" w:color="auto"/>
                <w:bottom w:val="none" w:sz="0" w:space="0" w:color="auto"/>
                <w:right w:val="none" w:sz="0" w:space="0" w:color="auto"/>
              </w:divBdr>
            </w:div>
            <w:div w:id="947348027">
              <w:marLeft w:val="480"/>
              <w:marRight w:val="0"/>
              <w:marTop w:val="0"/>
              <w:marBottom w:val="0"/>
              <w:divBdr>
                <w:top w:val="none" w:sz="0" w:space="0" w:color="auto"/>
                <w:left w:val="none" w:sz="0" w:space="0" w:color="auto"/>
                <w:bottom w:val="none" w:sz="0" w:space="0" w:color="auto"/>
                <w:right w:val="none" w:sz="0" w:space="0" w:color="auto"/>
              </w:divBdr>
            </w:div>
            <w:div w:id="947548720">
              <w:marLeft w:val="480"/>
              <w:marRight w:val="0"/>
              <w:marTop w:val="0"/>
              <w:marBottom w:val="0"/>
              <w:divBdr>
                <w:top w:val="none" w:sz="0" w:space="0" w:color="auto"/>
                <w:left w:val="none" w:sz="0" w:space="0" w:color="auto"/>
                <w:bottom w:val="none" w:sz="0" w:space="0" w:color="auto"/>
                <w:right w:val="none" w:sz="0" w:space="0" w:color="auto"/>
              </w:divBdr>
            </w:div>
            <w:div w:id="947657578">
              <w:marLeft w:val="480"/>
              <w:marRight w:val="0"/>
              <w:marTop w:val="0"/>
              <w:marBottom w:val="0"/>
              <w:divBdr>
                <w:top w:val="none" w:sz="0" w:space="0" w:color="auto"/>
                <w:left w:val="none" w:sz="0" w:space="0" w:color="auto"/>
                <w:bottom w:val="none" w:sz="0" w:space="0" w:color="auto"/>
                <w:right w:val="none" w:sz="0" w:space="0" w:color="auto"/>
              </w:divBdr>
            </w:div>
            <w:div w:id="947660151">
              <w:marLeft w:val="480"/>
              <w:marRight w:val="0"/>
              <w:marTop w:val="0"/>
              <w:marBottom w:val="0"/>
              <w:divBdr>
                <w:top w:val="none" w:sz="0" w:space="0" w:color="auto"/>
                <w:left w:val="none" w:sz="0" w:space="0" w:color="auto"/>
                <w:bottom w:val="none" w:sz="0" w:space="0" w:color="auto"/>
                <w:right w:val="none" w:sz="0" w:space="0" w:color="auto"/>
              </w:divBdr>
            </w:div>
            <w:div w:id="947737216">
              <w:marLeft w:val="480"/>
              <w:marRight w:val="0"/>
              <w:marTop w:val="0"/>
              <w:marBottom w:val="0"/>
              <w:divBdr>
                <w:top w:val="none" w:sz="0" w:space="0" w:color="auto"/>
                <w:left w:val="none" w:sz="0" w:space="0" w:color="auto"/>
                <w:bottom w:val="none" w:sz="0" w:space="0" w:color="auto"/>
                <w:right w:val="none" w:sz="0" w:space="0" w:color="auto"/>
              </w:divBdr>
            </w:div>
            <w:div w:id="947851003">
              <w:marLeft w:val="480"/>
              <w:marRight w:val="0"/>
              <w:marTop w:val="0"/>
              <w:marBottom w:val="0"/>
              <w:divBdr>
                <w:top w:val="none" w:sz="0" w:space="0" w:color="auto"/>
                <w:left w:val="none" w:sz="0" w:space="0" w:color="auto"/>
                <w:bottom w:val="none" w:sz="0" w:space="0" w:color="auto"/>
                <w:right w:val="none" w:sz="0" w:space="0" w:color="auto"/>
              </w:divBdr>
            </w:div>
            <w:div w:id="947851140">
              <w:marLeft w:val="480"/>
              <w:marRight w:val="0"/>
              <w:marTop w:val="0"/>
              <w:marBottom w:val="0"/>
              <w:divBdr>
                <w:top w:val="none" w:sz="0" w:space="0" w:color="auto"/>
                <w:left w:val="none" w:sz="0" w:space="0" w:color="auto"/>
                <w:bottom w:val="none" w:sz="0" w:space="0" w:color="auto"/>
                <w:right w:val="none" w:sz="0" w:space="0" w:color="auto"/>
              </w:divBdr>
            </w:div>
            <w:div w:id="947927976">
              <w:marLeft w:val="480"/>
              <w:marRight w:val="0"/>
              <w:marTop w:val="0"/>
              <w:marBottom w:val="0"/>
              <w:divBdr>
                <w:top w:val="none" w:sz="0" w:space="0" w:color="auto"/>
                <w:left w:val="none" w:sz="0" w:space="0" w:color="auto"/>
                <w:bottom w:val="none" w:sz="0" w:space="0" w:color="auto"/>
                <w:right w:val="none" w:sz="0" w:space="0" w:color="auto"/>
              </w:divBdr>
            </w:div>
            <w:div w:id="947932231">
              <w:marLeft w:val="480"/>
              <w:marRight w:val="0"/>
              <w:marTop w:val="0"/>
              <w:marBottom w:val="0"/>
              <w:divBdr>
                <w:top w:val="none" w:sz="0" w:space="0" w:color="auto"/>
                <w:left w:val="none" w:sz="0" w:space="0" w:color="auto"/>
                <w:bottom w:val="none" w:sz="0" w:space="0" w:color="auto"/>
                <w:right w:val="none" w:sz="0" w:space="0" w:color="auto"/>
              </w:divBdr>
            </w:div>
            <w:div w:id="948119022">
              <w:marLeft w:val="480"/>
              <w:marRight w:val="0"/>
              <w:marTop w:val="0"/>
              <w:marBottom w:val="0"/>
              <w:divBdr>
                <w:top w:val="none" w:sz="0" w:space="0" w:color="auto"/>
                <w:left w:val="none" w:sz="0" w:space="0" w:color="auto"/>
                <w:bottom w:val="none" w:sz="0" w:space="0" w:color="auto"/>
                <w:right w:val="none" w:sz="0" w:space="0" w:color="auto"/>
              </w:divBdr>
            </w:div>
            <w:div w:id="948119288">
              <w:marLeft w:val="480"/>
              <w:marRight w:val="0"/>
              <w:marTop w:val="0"/>
              <w:marBottom w:val="0"/>
              <w:divBdr>
                <w:top w:val="none" w:sz="0" w:space="0" w:color="auto"/>
                <w:left w:val="none" w:sz="0" w:space="0" w:color="auto"/>
                <w:bottom w:val="none" w:sz="0" w:space="0" w:color="auto"/>
                <w:right w:val="none" w:sz="0" w:space="0" w:color="auto"/>
              </w:divBdr>
            </w:div>
            <w:div w:id="948199760">
              <w:marLeft w:val="480"/>
              <w:marRight w:val="0"/>
              <w:marTop w:val="0"/>
              <w:marBottom w:val="0"/>
              <w:divBdr>
                <w:top w:val="none" w:sz="0" w:space="0" w:color="auto"/>
                <w:left w:val="none" w:sz="0" w:space="0" w:color="auto"/>
                <w:bottom w:val="none" w:sz="0" w:space="0" w:color="auto"/>
                <w:right w:val="none" w:sz="0" w:space="0" w:color="auto"/>
              </w:divBdr>
            </w:div>
            <w:div w:id="948202666">
              <w:marLeft w:val="480"/>
              <w:marRight w:val="0"/>
              <w:marTop w:val="0"/>
              <w:marBottom w:val="0"/>
              <w:divBdr>
                <w:top w:val="none" w:sz="0" w:space="0" w:color="auto"/>
                <w:left w:val="none" w:sz="0" w:space="0" w:color="auto"/>
                <w:bottom w:val="none" w:sz="0" w:space="0" w:color="auto"/>
                <w:right w:val="none" w:sz="0" w:space="0" w:color="auto"/>
              </w:divBdr>
            </w:div>
            <w:div w:id="948313052">
              <w:marLeft w:val="480"/>
              <w:marRight w:val="0"/>
              <w:marTop w:val="0"/>
              <w:marBottom w:val="0"/>
              <w:divBdr>
                <w:top w:val="none" w:sz="0" w:space="0" w:color="auto"/>
                <w:left w:val="none" w:sz="0" w:space="0" w:color="auto"/>
                <w:bottom w:val="none" w:sz="0" w:space="0" w:color="auto"/>
                <w:right w:val="none" w:sz="0" w:space="0" w:color="auto"/>
              </w:divBdr>
            </w:div>
            <w:div w:id="948318782">
              <w:marLeft w:val="480"/>
              <w:marRight w:val="0"/>
              <w:marTop w:val="0"/>
              <w:marBottom w:val="0"/>
              <w:divBdr>
                <w:top w:val="none" w:sz="0" w:space="0" w:color="auto"/>
                <w:left w:val="none" w:sz="0" w:space="0" w:color="auto"/>
                <w:bottom w:val="none" w:sz="0" w:space="0" w:color="auto"/>
                <w:right w:val="none" w:sz="0" w:space="0" w:color="auto"/>
              </w:divBdr>
            </w:div>
            <w:div w:id="948438424">
              <w:marLeft w:val="480"/>
              <w:marRight w:val="0"/>
              <w:marTop w:val="0"/>
              <w:marBottom w:val="0"/>
              <w:divBdr>
                <w:top w:val="none" w:sz="0" w:space="0" w:color="auto"/>
                <w:left w:val="none" w:sz="0" w:space="0" w:color="auto"/>
                <w:bottom w:val="none" w:sz="0" w:space="0" w:color="auto"/>
                <w:right w:val="none" w:sz="0" w:space="0" w:color="auto"/>
              </w:divBdr>
            </w:div>
            <w:div w:id="948584489">
              <w:marLeft w:val="480"/>
              <w:marRight w:val="0"/>
              <w:marTop w:val="0"/>
              <w:marBottom w:val="0"/>
              <w:divBdr>
                <w:top w:val="none" w:sz="0" w:space="0" w:color="auto"/>
                <w:left w:val="none" w:sz="0" w:space="0" w:color="auto"/>
                <w:bottom w:val="none" w:sz="0" w:space="0" w:color="auto"/>
                <w:right w:val="none" w:sz="0" w:space="0" w:color="auto"/>
              </w:divBdr>
            </w:div>
            <w:div w:id="948590292">
              <w:marLeft w:val="480"/>
              <w:marRight w:val="0"/>
              <w:marTop w:val="0"/>
              <w:marBottom w:val="0"/>
              <w:divBdr>
                <w:top w:val="none" w:sz="0" w:space="0" w:color="auto"/>
                <w:left w:val="none" w:sz="0" w:space="0" w:color="auto"/>
                <w:bottom w:val="none" w:sz="0" w:space="0" w:color="auto"/>
                <w:right w:val="none" w:sz="0" w:space="0" w:color="auto"/>
              </w:divBdr>
            </w:div>
            <w:div w:id="948851096">
              <w:marLeft w:val="480"/>
              <w:marRight w:val="0"/>
              <w:marTop w:val="0"/>
              <w:marBottom w:val="0"/>
              <w:divBdr>
                <w:top w:val="none" w:sz="0" w:space="0" w:color="auto"/>
                <w:left w:val="none" w:sz="0" w:space="0" w:color="auto"/>
                <w:bottom w:val="none" w:sz="0" w:space="0" w:color="auto"/>
                <w:right w:val="none" w:sz="0" w:space="0" w:color="auto"/>
              </w:divBdr>
            </w:div>
            <w:div w:id="948851856">
              <w:marLeft w:val="480"/>
              <w:marRight w:val="0"/>
              <w:marTop w:val="0"/>
              <w:marBottom w:val="0"/>
              <w:divBdr>
                <w:top w:val="none" w:sz="0" w:space="0" w:color="auto"/>
                <w:left w:val="none" w:sz="0" w:space="0" w:color="auto"/>
                <w:bottom w:val="none" w:sz="0" w:space="0" w:color="auto"/>
                <w:right w:val="none" w:sz="0" w:space="0" w:color="auto"/>
              </w:divBdr>
            </w:div>
            <w:div w:id="948897998">
              <w:marLeft w:val="480"/>
              <w:marRight w:val="0"/>
              <w:marTop w:val="0"/>
              <w:marBottom w:val="0"/>
              <w:divBdr>
                <w:top w:val="none" w:sz="0" w:space="0" w:color="auto"/>
                <w:left w:val="none" w:sz="0" w:space="0" w:color="auto"/>
                <w:bottom w:val="none" w:sz="0" w:space="0" w:color="auto"/>
                <w:right w:val="none" w:sz="0" w:space="0" w:color="auto"/>
              </w:divBdr>
            </w:div>
            <w:div w:id="948925226">
              <w:marLeft w:val="480"/>
              <w:marRight w:val="0"/>
              <w:marTop w:val="0"/>
              <w:marBottom w:val="0"/>
              <w:divBdr>
                <w:top w:val="none" w:sz="0" w:space="0" w:color="auto"/>
                <w:left w:val="none" w:sz="0" w:space="0" w:color="auto"/>
                <w:bottom w:val="none" w:sz="0" w:space="0" w:color="auto"/>
                <w:right w:val="none" w:sz="0" w:space="0" w:color="auto"/>
              </w:divBdr>
            </w:div>
            <w:div w:id="949094991">
              <w:marLeft w:val="480"/>
              <w:marRight w:val="0"/>
              <w:marTop w:val="0"/>
              <w:marBottom w:val="0"/>
              <w:divBdr>
                <w:top w:val="none" w:sz="0" w:space="0" w:color="auto"/>
                <w:left w:val="none" w:sz="0" w:space="0" w:color="auto"/>
                <w:bottom w:val="none" w:sz="0" w:space="0" w:color="auto"/>
                <w:right w:val="none" w:sz="0" w:space="0" w:color="auto"/>
              </w:divBdr>
            </w:div>
            <w:div w:id="949120569">
              <w:marLeft w:val="480"/>
              <w:marRight w:val="0"/>
              <w:marTop w:val="0"/>
              <w:marBottom w:val="0"/>
              <w:divBdr>
                <w:top w:val="none" w:sz="0" w:space="0" w:color="auto"/>
                <w:left w:val="none" w:sz="0" w:space="0" w:color="auto"/>
                <w:bottom w:val="none" w:sz="0" w:space="0" w:color="auto"/>
                <w:right w:val="none" w:sz="0" w:space="0" w:color="auto"/>
              </w:divBdr>
            </w:div>
            <w:div w:id="949168871">
              <w:marLeft w:val="480"/>
              <w:marRight w:val="0"/>
              <w:marTop w:val="0"/>
              <w:marBottom w:val="0"/>
              <w:divBdr>
                <w:top w:val="none" w:sz="0" w:space="0" w:color="auto"/>
                <w:left w:val="none" w:sz="0" w:space="0" w:color="auto"/>
                <w:bottom w:val="none" w:sz="0" w:space="0" w:color="auto"/>
                <w:right w:val="none" w:sz="0" w:space="0" w:color="auto"/>
              </w:divBdr>
            </w:div>
            <w:div w:id="949169015">
              <w:marLeft w:val="480"/>
              <w:marRight w:val="0"/>
              <w:marTop w:val="0"/>
              <w:marBottom w:val="0"/>
              <w:divBdr>
                <w:top w:val="none" w:sz="0" w:space="0" w:color="auto"/>
                <w:left w:val="none" w:sz="0" w:space="0" w:color="auto"/>
                <w:bottom w:val="none" w:sz="0" w:space="0" w:color="auto"/>
                <w:right w:val="none" w:sz="0" w:space="0" w:color="auto"/>
              </w:divBdr>
            </w:div>
            <w:div w:id="949430506">
              <w:marLeft w:val="480"/>
              <w:marRight w:val="0"/>
              <w:marTop w:val="0"/>
              <w:marBottom w:val="0"/>
              <w:divBdr>
                <w:top w:val="none" w:sz="0" w:space="0" w:color="auto"/>
                <w:left w:val="none" w:sz="0" w:space="0" w:color="auto"/>
                <w:bottom w:val="none" w:sz="0" w:space="0" w:color="auto"/>
                <w:right w:val="none" w:sz="0" w:space="0" w:color="auto"/>
              </w:divBdr>
            </w:div>
            <w:div w:id="949439013">
              <w:marLeft w:val="480"/>
              <w:marRight w:val="0"/>
              <w:marTop w:val="0"/>
              <w:marBottom w:val="0"/>
              <w:divBdr>
                <w:top w:val="none" w:sz="0" w:space="0" w:color="auto"/>
                <w:left w:val="none" w:sz="0" w:space="0" w:color="auto"/>
                <w:bottom w:val="none" w:sz="0" w:space="0" w:color="auto"/>
                <w:right w:val="none" w:sz="0" w:space="0" w:color="auto"/>
              </w:divBdr>
            </w:div>
            <w:div w:id="949632479">
              <w:marLeft w:val="480"/>
              <w:marRight w:val="0"/>
              <w:marTop w:val="0"/>
              <w:marBottom w:val="0"/>
              <w:divBdr>
                <w:top w:val="none" w:sz="0" w:space="0" w:color="auto"/>
                <w:left w:val="none" w:sz="0" w:space="0" w:color="auto"/>
                <w:bottom w:val="none" w:sz="0" w:space="0" w:color="auto"/>
                <w:right w:val="none" w:sz="0" w:space="0" w:color="auto"/>
              </w:divBdr>
            </w:div>
            <w:div w:id="949706615">
              <w:marLeft w:val="480"/>
              <w:marRight w:val="0"/>
              <w:marTop w:val="0"/>
              <w:marBottom w:val="0"/>
              <w:divBdr>
                <w:top w:val="none" w:sz="0" w:space="0" w:color="auto"/>
                <w:left w:val="none" w:sz="0" w:space="0" w:color="auto"/>
                <w:bottom w:val="none" w:sz="0" w:space="0" w:color="auto"/>
                <w:right w:val="none" w:sz="0" w:space="0" w:color="auto"/>
              </w:divBdr>
            </w:div>
            <w:div w:id="949707384">
              <w:marLeft w:val="480"/>
              <w:marRight w:val="0"/>
              <w:marTop w:val="0"/>
              <w:marBottom w:val="0"/>
              <w:divBdr>
                <w:top w:val="none" w:sz="0" w:space="0" w:color="auto"/>
                <w:left w:val="none" w:sz="0" w:space="0" w:color="auto"/>
                <w:bottom w:val="none" w:sz="0" w:space="0" w:color="auto"/>
                <w:right w:val="none" w:sz="0" w:space="0" w:color="auto"/>
              </w:divBdr>
            </w:div>
            <w:div w:id="949778981">
              <w:marLeft w:val="480"/>
              <w:marRight w:val="0"/>
              <w:marTop w:val="0"/>
              <w:marBottom w:val="0"/>
              <w:divBdr>
                <w:top w:val="none" w:sz="0" w:space="0" w:color="auto"/>
                <w:left w:val="none" w:sz="0" w:space="0" w:color="auto"/>
                <w:bottom w:val="none" w:sz="0" w:space="0" w:color="auto"/>
                <w:right w:val="none" w:sz="0" w:space="0" w:color="auto"/>
              </w:divBdr>
            </w:div>
            <w:div w:id="949779086">
              <w:marLeft w:val="480"/>
              <w:marRight w:val="0"/>
              <w:marTop w:val="0"/>
              <w:marBottom w:val="0"/>
              <w:divBdr>
                <w:top w:val="none" w:sz="0" w:space="0" w:color="auto"/>
                <w:left w:val="none" w:sz="0" w:space="0" w:color="auto"/>
                <w:bottom w:val="none" w:sz="0" w:space="0" w:color="auto"/>
                <w:right w:val="none" w:sz="0" w:space="0" w:color="auto"/>
              </w:divBdr>
            </w:div>
            <w:div w:id="949779388">
              <w:marLeft w:val="480"/>
              <w:marRight w:val="0"/>
              <w:marTop w:val="0"/>
              <w:marBottom w:val="0"/>
              <w:divBdr>
                <w:top w:val="none" w:sz="0" w:space="0" w:color="auto"/>
                <w:left w:val="none" w:sz="0" w:space="0" w:color="auto"/>
                <w:bottom w:val="none" w:sz="0" w:space="0" w:color="auto"/>
                <w:right w:val="none" w:sz="0" w:space="0" w:color="auto"/>
              </w:divBdr>
            </w:div>
            <w:div w:id="949897823">
              <w:marLeft w:val="480"/>
              <w:marRight w:val="0"/>
              <w:marTop w:val="0"/>
              <w:marBottom w:val="0"/>
              <w:divBdr>
                <w:top w:val="none" w:sz="0" w:space="0" w:color="auto"/>
                <w:left w:val="none" w:sz="0" w:space="0" w:color="auto"/>
                <w:bottom w:val="none" w:sz="0" w:space="0" w:color="auto"/>
                <w:right w:val="none" w:sz="0" w:space="0" w:color="auto"/>
              </w:divBdr>
            </w:div>
            <w:div w:id="950085293">
              <w:marLeft w:val="480"/>
              <w:marRight w:val="0"/>
              <w:marTop w:val="0"/>
              <w:marBottom w:val="0"/>
              <w:divBdr>
                <w:top w:val="none" w:sz="0" w:space="0" w:color="auto"/>
                <w:left w:val="none" w:sz="0" w:space="0" w:color="auto"/>
                <w:bottom w:val="none" w:sz="0" w:space="0" w:color="auto"/>
                <w:right w:val="none" w:sz="0" w:space="0" w:color="auto"/>
              </w:divBdr>
            </w:div>
            <w:div w:id="950209302">
              <w:marLeft w:val="480"/>
              <w:marRight w:val="0"/>
              <w:marTop w:val="0"/>
              <w:marBottom w:val="0"/>
              <w:divBdr>
                <w:top w:val="none" w:sz="0" w:space="0" w:color="auto"/>
                <w:left w:val="none" w:sz="0" w:space="0" w:color="auto"/>
                <w:bottom w:val="none" w:sz="0" w:space="0" w:color="auto"/>
                <w:right w:val="none" w:sz="0" w:space="0" w:color="auto"/>
              </w:divBdr>
            </w:div>
            <w:div w:id="950281775">
              <w:marLeft w:val="480"/>
              <w:marRight w:val="0"/>
              <w:marTop w:val="0"/>
              <w:marBottom w:val="0"/>
              <w:divBdr>
                <w:top w:val="none" w:sz="0" w:space="0" w:color="auto"/>
                <w:left w:val="none" w:sz="0" w:space="0" w:color="auto"/>
                <w:bottom w:val="none" w:sz="0" w:space="0" w:color="auto"/>
                <w:right w:val="none" w:sz="0" w:space="0" w:color="auto"/>
              </w:divBdr>
            </w:div>
            <w:div w:id="950356634">
              <w:marLeft w:val="480"/>
              <w:marRight w:val="0"/>
              <w:marTop w:val="0"/>
              <w:marBottom w:val="0"/>
              <w:divBdr>
                <w:top w:val="none" w:sz="0" w:space="0" w:color="auto"/>
                <w:left w:val="none" w:sz="0" w:space="0" w:color="auto"/>
                <w:bottom w:val="none" w:sz="0" w:space="0" w:color="auto"/>
                <w:right w:val="none" w:sz="0" w:space="0" w:color="auto"/>
              </w:divBdr>
            </w:div>
            <w:div w:id="950549448">
              <w:marLeft w:val="480"/>
              <w:marRight w:val="0"/>
              <w:marTop w:val="0"/>
              <w:marBottom w:val="0"/>
              <w:divBdr>
                <w:top w:val="none" w:sz="0" w:space="0" w:color="auto"/>
                <w:left w:val="none" w:sz="0" w:space="0" w:color="auto"/>
                <w:bottom w:val="none" w:sz="0" w:space="0" w:color="auto"/>
                <w:right w:val="none" w:sz="0" w:space="0" w:color="auto"/>
              </w:divBdr>
            </w:div>
            <w:div w:id="950550986">
              <w:marLeft w:val="480"/>
              <w:marRight w:val="0"/>
              <w:marTop w:val="0"/>
              <w:marBottom w:val="0"/>
              <w:divBdr>
                <w:top w:val="none" w:sz="0" w:space="0" w:color="auto"/>
                <w:left w:val="none" w:sz="0" w:space="0" w:color="auto"/>
                <w:bottom w:val="none" w:sz="0" w:space="0" w:color="auto"/>
                <w:right w:val="none" w:sz="0" w:space="0" w:color="auto"/>
              </w:divBdr>
            </w:div>
            <w:div w:id="950625480">
              <w:marLeft w:val="480"/>
              <w:marRight w:val="0"/>
              <w:marTop w:val="0"/>
              <w:marBottom w:val="0"/>
              <w:divBdr>
                <w:top w:val="none" w:sz="0" w:space="0" w:color="auto"/>
                <w:left w:val="none" w:sz="0" w:space="0" w:color="auto"/>
                <w:bottom w:val="none" w:sz="0" w:space="0" w:color="auto"/>
                <w:right w:val="none" w:sz="0" w:space="0" w:color="auto"/>
              </w:divBdr>
            </w:div>
            <w:div w:id="950626433">
              <w:marLeft w:val="480"/>
              <w:marRight w:val="0"/>
              <w:marTop w:val="0"/>
              <w:marBottom w:val="0"/>
              <w:divBdr>
                <w:top w:val="none" w:sz="0" w:space="0" w:color="auto"/>
                <w:left w:val="none" w:sz="0" w:space="0" w:color="auto"/>
                <w:bottom w:val="none" w:sz="0" w:space="0" w:color="auto"/>
                <w:right w:val="none" w:sz="0" w:space="0" w:color="auto"/>
              </w:divBdr>
            </w:div>
            <w:div w:id="950669001">
              <w:marLeft w:val="480"/>
              <w:marRight w:val="0"/>
              <w:marTop w:val="0"/>
              <w:marBottom w:val="0"/>
              <w:divBdr>
                <w:top w:val="none" w:sz="0" w:space="0" w:color="auto"/>
                <w:left w:val="none" w:sz="0" w:space="0" w:color="auto"/>
                <w:bottom w:val="none" w:sz="0" w:space="0" w:color="auto"/>
                <w:right w:val="none" w:sz="0" w:space="0" w:color="auto"/>
              </w:divBdr>
            </w:div>
            <w:div w:id="950816205">
              <w:marLeft w:val="480"/>
              <w:marRight w:val="0"/>
              <w:marTop w:val="0"/>
              <w:marBottom w:val="0"/>
              <w:divBdr>
                <w:top w:val="none" w:sz="0" w:space="0" w:color="auto"/>
                <w:left w:val="none" w:sz="0" w:space="0" w:color="auto"/>
                <w:bottom w:val="none" w:sz="0" w:space="0" w:color="auto"/>
                <w:right w:val="none" w:sz="0" w:space="0" w:color="auto"/>
              </w:divBdr>
            </w:div>
            <w:div w:id="950866579">
              <w:marLeft w:val="480"/>
              <w:marRight w:val="0"/>
              <w:marTop w:val="0"/>
              <w:marBottom w:val="0"/>
              <w:divBdr>
                <w:top w:val="none" w:sz="0" w:space="0" w:color="auto"/>
                <w:left w:val="none" w:sz="0" w:space="0" w:color="auto"/>
                <w:bottom w:val="none" w:sz="0" w:space="0" w:color="auto"/>
                <w:right w:val="none" w:sz="0" w:space="0" w:color="auto"/>
              </w:divBdr>
            </w:div>
            <w:div w:id="950867407">
              <w:marLeft w:val="480"/>
              <w:marRight w:val="0"/>
              <w:marTop w:val="0"/>
              <w:marBottom w:val="0"/>
              <w:divBdr>
                <w:top w:val="none" w:sz="0" w:space="0" w:color="auto"/>
                <w:left w:val="none" w:sz="0" w:space="0" w:color="auto"/>
                <w:bottom w:val="none" w:sz="0" w:space="0" w:color="auto"/>
                <w:right w:val="none" w:sz="0" w:space="0" w:color="auto"/>
              </w:divBdr>
            </w:div>
            <w:div w:id="951088060">
              <w:marLeft w:val="480"/>
              <w:marRight w:val="0"/>
              <w:marTop w:val="0"/>
              <w:marBottom w:val="0"/>
              <w:divBdr>
                <w:top w:val="none" w:sz="0" w:space="0" w:color="auto"/>
                <w:left w:val="none" w:sz="0" w:space="0" w:color="auto"/>
                <w:bottom w:val="none" w:sz="0" w:space="0" w:color="auto"/>
                <w:right w:val="none" w:sz="0" w:space="0" w:color="auto"/>
              </w:divBdr>
            </w:div>
            <w:div w:id="951089958">
              <w:marLeft w:val="480"/>
              <w:marRight w:val="0"/>
              <w:marTop w:val="0"/>
              <w:marBottom w:val="0"/>
              <w:divBdr>
                <w:top w:val="none" w:sz="0" w:space="0" w:color="auto"/>
                <w:left w:val="none" w:sz="0" w:space="0" w:color="auto"/>
                <w:bottom w:val="none" w:sz="0" w:space="0" w:color="auto"/>
                <w:right w:val="none" w:sz="0" w:space="0" w:color="auto"/>
              </w:divBdr>
            </w:div>
            <w:div w:id="951091077">
              <w:marLeft w:val="480"/>
              <w:marRight w:val="0"/>
              <w:marTop w:val="0"/>
              <w:marBottom w:val="0"/>
              <w:divBdr>
                <w:top w:val="none" w:sz="0" w:space="0" w:color="auto"/>
                <w:left w:val="none" w:sz="0" w:space="0" w:color="auto"/>
                <w:bottom w:val="none" w:sz="0" w:space="0" w:color="auto"/>
                <w:right w:val="none" w:sz="0" w:space="0" w:color="auto"/>
              </w:divBdr>
            </w:div>
            <w:div w:id="951129296">
              <w:marLeft w:val="480"/>
              <w:marRight w:val="0"/>
              <w:marTop w:val="0"/>
              <w:marBottom w:val="0"/>
              <w:divBdr>
                <w:top w:val="none" w:sz="0" w:space="0" w:color="auto"/>
                <w:left w:val="none" w:sz="0" w:space="0" w:color="auto"/>
                <w:bottom w:val="none" w:sz="0" w:space="0" w:color="auto"/>
                <w:right w:val="none" w:sz="0" w:space="0" w:color="auto"/>
              </w:divBdr>
            </w:div>
            <w:div w:id="951204790">
              <w:marLeft w:val="480"/>
              <w:marRight w:val="0"/>
              <w:marTop w:val="0"/>
              <w:marBottom w:val="0"/>
              <w:divBdr>
                <w:top w:val="none" w:sz="0" w:space="0" w:color="auto"/>
                <w:left w:val="none" w:sz="0" w:space="0" w:color="auto"/>
                <w:bottom w:val="none" w:sz="0" w:space="0" w:color="auto"/>
                <w:right w:val="none" w:sz="0" w:space="0" w:color="auto"/>
              </w:divBdr>
            </w:div>
            <w:div w:id="951278140">
              <w:marLeft w:val="480"/>
              <w:marRight w:val="0"/>
              <w:marTop w:val="0"/>
              <w:marBottom w:val="0"/>
              <w:divBdr>
                <w:top w:val="none" w:sz="0" w:space="0" w:color="auto"/>
                <w:left w:val="none" w:sz="0" w:space="0" w:color="auto"/>
                <w:bottom w:val="none" w:sz="0" w:space="0" w:color="auto"/>
                <w:right w:val="none" w:sz="0" w:space="0" w:color="auto"/>
              </w:divBdr>
            </w:div>
            <w:div w:id="951279899">
              <w:marLeft w:val="480"/>
              <w:marRight w:val="0"/>
              <w:marTop w:val="0"/>
              <w:marBottom w:val="0"/>
              <w:divBdr>
                <w:top w:val="none" w:sz="0" w:space="0" w:color="auto"/>
                <w:left w:val="none" w:sz="0" w:space="0" w:color="auto"/>
                <w:bottom w:val="none" w:sz="0" w:space="0" w:color="auto"/>
                <w:right w:val="none" w:sz="0" w:space="0" w:color="auto"/>
              </w:divBdr>
            </w:div>
            <w:div w:id="951471557">
              <w:marLeft w:val="480"/>
              <w:marRight w:val="0"/>
              <w:marTop w:val="0"/>
              <w:marBottom w:val="0"/>
              <w:divBdr>
                <w:top w:val="none" w:sz="0" w:space="0" w:color="auto"/>
                <w:left w:val="none" w:sz="0" w:space="0" w:color="auto"/>
                <w:bottom w:val="none" w:sz="0" w:space="0" w:color="auto"/>
                <w:right w:val="none" w:sz="0" w:space="0" w:color="auto"/>
              </w:divBdr>
            </w:div>
            <w:div w:id="951473717">
              <w:marLeft w:val="480"/>
              <w:marRight w:val="0"/>
              <w:marTop w:val="0"/>
              <w:marBottom w:val="0"/>
              <w:divBdr>
                <w:top w:val="none" w:sz="0" w:space="0" w:color="auto"/>
                <w:left w:val="none" w:sz="0" w:space="0" w:color="auto"/>
                <w:bottom w:val="none" w:sz="0" w:space="0" w:color="auto"/>
                <w:right w:val="none" w:sz="0" w:space="0" w:color="auto"/>
              </w:divBdr>
            </w:div>
            <w:div w:id="951474451">
              <w:marLeft w:val="480"/>
              <w:marRight w:val="0"/>
              <w:marTop w:val="0"/>
              <w:marBottom w:val="0"/>
              <w:divBdr>
                <w:top w:val="none" w:sz="0" w:space="0" w:color="auto"/>
                <w:left w:val="none" w:sz="0" w:space="0" w:color="auto"/>
                <w:bottom w:val="none" w:sz="0" w:space="0" w:color="auto"/>
                <w:right w:val="none" w:sz="0" w:space="0" w:color="auto"/>
              </w:divBdr>
            </w:div>
            <w:div w:id="951478414">
              <w:marLeft w:val="480"/>
              <w:marRight w:val="0"/>
              <w:marTop w:val="0"/>
              <w:marBottom w:val="0"/>
              <w:divBdr>
                <w:top w:val="none" w:sz="0" w:space="0" w:color="auto"/>
                <w:left w:val="none" w:sz="0" w:space="0" w:color="auto"/>
                <w:bottom w:val="none" w:sz="0" w:space="0" w:color="auto"/>
                <w:right w:val="none" w:sz="0" w:space="0" w:color="auto"/>
              </w:divBdr>
            </w:div>
            <w:div w:id="951668294">
              <w:marLeft w:val="480"/>
              <w:marRight w:val="0"/>
              <w:marTop w:val="0"/>
              <w:marBottom w:val="0"/>
              <w:divBdr>
                <w:top w:val="none" w:sz="0" w:space="0" w:color="auto"/>
                <w:left w:val="none" w:sz="0" w:space="0" w:color="auto"/>
                <w:bottom w:val="none" w:sz="0" w:space="0" w:color="auto"/>
                <w:right w:val="none" w:sz="0" w:space="0" w:color="auto"/>
              </w:divBdr>
            </w:div>
            <w:div w:id="951862273">
              <w:marLeft w:val="480"/>
              <w:marRight w:val="0"/>
              <w:marTop w:val="0"/>
              <w:marBottom w:val="0"/>
              <w:divBdr>
                <w:top w:val="none" w:sz="0" w:space="0" w:color="auto"/>
                <w:left w:val="none" w:sz="0" w:space="0" w:color="auto"/>
                <w:bottom w:val="none" w:sz="0" w:space="0" w:color="auto"/>
                <w:right w:val="none" w:sz="0" w:space="0" w:color="auto"/>
              </w:divBdr>
            </w:div>
            <w:div w:id="951866307">
              <w:marLeft w:val="480"/>
              <w:marRight w:val="0"/>
              <w:marTop w:val="0"/>
              <w:marBottom w:val="0"/>
              <w:divBdr>
                <w:top w:val="none" w:sz="0" w:space="0" w:color="auto"/>
                <w:left w:val="none" w:sz="0" w:space="0" w:color="auto"/>
                <w:bottom w:val="none" w:sz="0" w:space="0" w:color="auto"/>
                <w:right w:val="none" w:sz="0" w:space="0" w:color="auto"/>
              </w:divBdr>
            </w:div>
            <w:div w:id="951935818">
              <w:marLeft w:val="480"/>
              <w:marRight w:val="0"/>
              <w:marTop w:val="0"/>
              <w:marBottom w:val="0"/>
              <w:divBdr>
                <w:top w:val="none" w:sz="0" w:space="0" w:color="auto"/>
                <w:left w:val="none" w:sz="0" w:space="0" w:color="auto"/>
                <w:bottom w:val="none" w:sz="0" w:space="0" w:color="auto"/>
                <w:right w:val="none" w:sz="0" w:space="0" w:color="auto"/>
              </w:divBdr>
            </w:div>
            <w:div w:id="951980752">
              <w:marLeft w:val="480"/>
              <w:marRight w:val="0"/>
              <w:marTop w:val="0"/>
              <w:marBottom w:val="0"/>
              <w:divBdr>
                <w:top w:val="none" w:sz="0" w:space="0" w:color="auto"/>
                <w:left w:val="none" w:sz="0" w:space="0" w:color="auto"/>
                <w:bottom w:val="none" w:sz="0" w:space="0" w:color="auto"/>
                <w:right w:val="none" w:sz="0" w:space="0" w:color="auto"/>
              </w:divBdr>
            </w:div>
            <w:div w:id="951984526">
              <w:marLeft w:val="480"/>
              <w:marRight w:val="0"/>
              <w:marTop w:val="0"/>
              <w:marBottom w:val="0"/>
              <w:divBdr>
                <w:top w:val="none" w:sz="0" w:space="0" w:color="auto"/>
                <w:left w:val="none" w:sz="0" w:space="0" w:color="auto"/>
                <w:bottom w:val="none" w:sz="0" w:space="0" w:color="auto"/>
                <w:right w:val="none" w:sz="0" w:space="0" w:color="auto"/>
              </w:divBdr>
            </w:div>
            <w:div w:id="952058331">
              <w:marLeft w:val="480"/>
              <w:marRight w:val="0"/>
              <w:marTop w:val="0"/>
              <w:marBottom w:val="0"/>
              <w:divBdr>
                <w:top w:val="none" w:sz="0" w:space="0" w:color="auto"/>
                <w:left w:val="none" w:sz="0" w:space="0" w:color="auto"/>
                <w:bottom w:val="none" w:sz="0" w:space="0" w:color="auto"/>
                <w:right w:val="none" w:sz="0" w:space="0" w:color="auto"/>
              </w:divBdr>
            </w:div>
            <w:div w:id="952130424">
              <w:marLeft w:val="480"/>
              <w:marRight w:val="0"/>
              <w:marTop w:val="0"/>
              <w:marBottom w:val="0"/>
              <w:divBdr>
                <w:top w:val="none" w:sz="0" w:space="0" w:color="auto"/>
                <w:left w:val="none" w:sz="0" w:space="0" w:color="auto"/>
                <w:bottom w:val="none" w:sz="0" w:space="0" w:color="auto"/>
                <w:right w:val="none" w:sz="0" w:space="0" w:color="auto"/>
              </w:divBdr>
            </w:div>
            <w:div w:id="952244075">
              <w:marLeft w:val="480"/>
              <w:marRight w:val="0"/>
              <w:marTop w:val="0"/>
              <w:marBottom w:val="0"/>
              <w:divBdr>
                <w:top w:val="none" w:sz="0" w:space="0" w:color="auto"/>
                <w:left w:val="none" w:sz="0" w:space="0" w:color="auto"/>
                <w:bottom w:val="none" w:sz="0" w:space="0" w:color="auto"/>
                <w:right w:val="none" w:sz="0" w:space="0" w:color="auto"/>
              </w:divBdr>
            </w:div>
            <w:div w:id="952327194">
              <w:marLeft w:val="480"/>
              <w:marRight w:val="0"/>
              <w:marTop w:val="0"/>
              <w:marBottom w:val="0"/>
              <w:divBdr>
                <w:top w:val="none" w:sz="0" w:space="0" w:color="auto"/>
                <w:left w:val="none" w:sz="0" w:space="0" w:color="auto"/>
                <w:bottom w:val="none" w:sz="0" w:space="0" w:color="auto"/>
                <w:right w:val="none" w:sz="0" w:space="0" w:color="auto"/>
              </w:divBdr>
            </w:div>
            <w:div w:id="952327509">
              <w:marLeft w:val="480"/>
              <w:marRight w:val="0"/>
              <w:marTop w:val="0"/>
              <w:marBottom w:val="0"/>
              <w:divBdr>
                <w:top w:val="none" w:sz="0" w:space="0" w:color="auto"/>
                <w:left w:val="none" w:sz="0" w:space="0" w:color="auto"/>
                <w:bottom w:val="none" w:sz="0" w:space="0" w:color="auto"/>
                <w:right w:val="none" w:sz="0" w:space="0" w:color="auto"/>
              </w:divBdr>
            </w:div>
            <w:div w:id="952327777">
              <w:marLeft w:val="480"/>
              <w:marRight w:val="0"/>
              <w:marTop w:val="0"/>
              <w:marBottom w:val="0"/>
              <w:divBdr>
                <w:top w:val="none" w:sz="0" w:space="0" w:color="auto"/>
                <w:left w:val="none" w:sz="0" w:space="0" w:color="auto"/>
                <w:bottom w:val="none" w:sz="0" w:space="0" w:color="auto"/>
                <w:right w:val="none" w:sz="0" w:space="0" w:color="auto"/>
              </w:divBdr>
            </w:div>
            <w:div w:id="952441514">
              <w:marLeft w:val="480"/>
              <w:marRight w:val="0"/>
              <w:marTop w:val="0"/>
              <w:marBottom w:val="0"/>
              <w:divBdr>
                <w:top w:val="none" w:sz="0" w:space="0" w:color="auto"/>
                <w:left w:val="none" w:sz="0" w:space="0" w:color="auto"/>
                <w:bottom w:val="none" w:sz="0" w:space="0" w:color="auto"/>
                <w:right w:val="none" w:sz="0" w:space="0" w:color="auto"/>
              </w:divBdr>
            </w:div>
            <w:div w:id="952445569">
              <w:marLeft w:val="480"/>
              <w:marRight w:val="0"/>
              <w:marTop w:val="0"/>
              <w:marBottom w:val="0"/>
              <w:divBdr>
                <w:top w:val="none" w:sz="0" w:space="0" w:color="auto"/>
                <w:left w:val="none" w:sz="0" w:space="0" w:color="auto"/>
                <w:bottom w:val="none" w:sz="0" w:space="0" w:color="auto"/>
                <w:right w:val="none" w:sz="0" w:space="0" w:color="auto"/>
              </w:divBdr>
            </w:div>
            <w:div w:id="952713893">
              <w:marLeft w:val="480"/>
              <w:marRight w:val="0"/>
              <w:marTop w:val="0"/>
              <w:marBottom w:val="0"/>
              <w:divBdr>
                <w:top w:val="none" w:sz="0" w:space="0" w:color="auto"/>
                <w:left w:val="none" w:sz="0" w:space="0" w:color="auto"/>
                <w:bottom w:val="none" w:sz="0" w:space="0" w:color="auto"/>
                <w:right w:val="none" w:sz="0" w:space="0" w:color="auto"/>
              </w:divBdr>
            </w:div>
            <w:div w:id="952787411">
              <w:marLeft w:val="480"/>
              <w:marRight w:val="0"/>
              <w:marTop w:val="0"/>
              <w:marBottom w:val="0"/>
              <w:divBdr>
                <w:top w:val="none" w:sz="0" w:space="0" w:color="auto"/>
                <w:left w:val="none" w:sz="0" w:space="0" w:color="auto"/>
                <w:bottom w:val="none" w:sz="0" w:space="0" w:color="auto"/>
                <w:right w:val="none" w:sz="0" w:space="0" w:color="auto"/>
              </w:divBdr>
            </w:div>
            <w:div w:id="952856798">
              <w:marLeft w:val="480"/>
              <w:marRight w:val="0"/>
              <w:marTop w:val="0"/>
              <w:marBottom w:val="0"/>
              <w:divBdr>
                <w:top w:val="none" w:sz="0" w:space="0" w:color="auto"/>
                <w:left w:val="none" w:sz="0" w:space="0" w:color="auto"/>
                <w:bottom w:val="none" w:sz="0" w:space="0" w:color="auto"/>
                <w:right w:val="none" w:sz="0" w:space="0" w:color="auto"/>
              </w:divBdr>
            </w:div>
            <w:div w:id="952978157">
              <w:marLeft w:val="480"/>
              <w:marRight w:val="0"/>
              <w:marTop w:val="0"/>
              <w:marBottom w:val="0"/>
              <w:divBdr>
                <w:top w:val="none" w:sz="0" w:space="0" w:color="auto"/>
                <w:left w:val="none" w:sz="0" w:space="0" w:color="auto"/>
                <w:bottom w:val="none" w:sz="0" w:space="0" w:color="auto"/>
                <w:right w:val="none" w:sz="0" w:space="0" w:color="auto"/>
              </w:divBdr>
            </w:div>
            <w:div w:id="953055461">
              <w:marLeft w:val="480"/>
              <w:marRight w:val="0"/>
              <w:marTop w:val="0"/>
              <w:marBottom w:val="0"/>
              <w:divBdr>
                <w:top w:val="none" w:sz="0" w:space="0" w:color="auto"/>
                <w:left w:val="none" w:sz="0" w:space="0" w:color="auto"/>
                <w:bottom w:val="none" w:sz="0" w:space="0" w:color="auto"/>
                <w:right w:val="none" w:sz="0" w:space="0" w:color="auto"/>
              </w:divBdr>
            </w:div>
            <w:div w:id="953097160">
              <w:marLeft w:val="480"/>
              <w:marRight w:val="0"/>
              <w:marTop w:val="0"/>
              <w:marBottom w:val="0"/>
              <w:divBdr>
                <w:top w:val="none" w:sz="0" w:space="0" w:color="auto"/>
                <w:left w:val="none" w:sz="0" w:space="0" w:color="auto"/>
                <w:bottom w:val="none" w:sz="0" w:space="0" w:color="auto"/>
                <w:right w:val="none" w:sz="0" w:space="0" w:color="auto"/>
              </w:divBdr>
            </w:div>
            <w:div w:id="953102126">
              <w:marLeft w:val="480"/>
              <w:marRight w:val="0"/>
              <w:marTop w:val="0"/>
              <w:marBottom w:val="0"/>
              <w:divBdr>
                <w:top w:val="none" w:sz="0" w:space="0" w:color="auto"/>
                <w:left w:val="none" w:sz="0" w:space="0" w:color="auto"/>
                <w:bottom w:val="none" w:sz="0" w:space="0" w:color="auto"/>
                <w:right w:val="none" w:sz="0" w:space="0" w:color="auto"/>
              </w:divBdr>
            </w:div>
            <w:div w:id="953291864">
              <w:marLeft w:val="480"/>
              <w:marRight w:val="0"/>
              <w:marTop w:val="0"/>
              <w:marBottom w:val="0"/>
              <w:divBdr>
                <w:top w:val="none" w:sz="0" w:space="0" w:color="auto"/>
                <w:left w:val="none" w:sz="0" w:space="0" w:color="auto"/>
                <w:bottom w:val="none" w:sz="0" w:space="0" w:color="auto"/>
                <w:right w:val="none" w:sz="0" w:space="0" w:color="auto"/>
              </w:divBdr>
            </w:div>
            <w:div w:id="953368425">
              <w:marLeft w:val="480"/>
              <w:marRight w:val="0"/>
              <w:marTop w:val="0"/>
              <w:marBottom w:val="0"/>
              <w:divBdr>
                <w:top w:val="none" w:sz="0" w:space="0" w:color="auto"/>
                <w:left w:val="none" w:sz="0" w:space="0" w:color="auto"/>
                <w:bottom w:val="none" w:sz="0" w:space="0" w:color="auto"/>
                <w:right w:val="none" w:sz="0" w:space="0" w:color="auto"/>
              </w:divBdr>
            </w:div>
            <w:div w:id="953513030">
              <w:marLeft w:val="480"/>
              <w:marRight w:val="0"/>
              <w:marTop w:val="0"/>
              <w:marBottom w:val="0"/>
              <w:divBdr>
                <w:top w:val="none" w:sz="0" w:space="0" w:color="auto"/>
                <w:left w:val="none" w:sz="0" w:space="0" w:color="auto"/>
                <w:bottom w:val="none" w:sz="0" w:space="0" w:color="auto"/>
                <w:right w:val="none" w:sz="0" w:space="0" w:color="auto"/>
              </w:divBdr>
            </w:div>
            <w:div w:id="953556055">
              <w:marLeft w:val="480"/>
              <w:marRight w:val="0"/>
              <w:marTop w:val="0"/>
              <w:marBottom w:val="0"/>
              <w:divBdr>
                <w:top w:val="none" w:sz="0" w:space="0" w:color="auto"/>
                <w:left w:val="none" w:sz="0" w:space="0" w:color="auto"/>
                <w:bottom w:val="none" w:sz="0" w:space="0" w:color="auto"/>
                <w:right w:val="none" w:sz="0" w:space="0" w:color="auto"/>
              </w:divBdr>
            </w:div>
            <w:div w:id="953559677">
              <w:marLeft w:val="480"/>
              <w:marRight w:val="0"/>
              <w:marTop w:val="0"/>
              <w:marBottom w:val="0"/>
              <w:divBdr>
                <w:top w:val="none" w:sz="0" w:space="0" w:color="auto"/>
                <w:left w:val="none" w:sz="0" w:space="0" w:color="auto"/>
                <w:bottom w:val="none" w:sz="0" w:space="0" w:color="auto"/>
                <w:right w:val="none" w:sz="0" w:space="0" w:color="auto"/>
              </w:divBdr>
            </w:div>
            <w:div w:id="953632623">
              <w:marLeft w:val="480"/>
              <w:marRight w:val="0"/>
              <w:marTop w:val="0"/>
              <w:marBottom w:val="0"/>
              <w:divBdr>
                <w:top w:val="none" w:sz="0" w:space="0" w:color="auto"/>
                <w:left w:val="none" w:sz="0" w:space="0" w:color="auto"/>
                <w:bottom w:val="none" w:sz="0" w:space="0" w:color="auto"/>
                <w:right w:val="none" w:sz="0" w:space="0" w:color="auto"/>
              </w:divBdr>
            </w:div>
            <w:div w:id="953635905">
              <w:marLeft w:val="480"/>
              <w:marRight w:val="0"/>
              <w:marTop w:val="0"/>
              <w:marBottom w:val="0"/>
              <w:divBdr>
                <w:top w:val="none" w:sz="0" w:space="0" w:color="auto"/>
                <w:left w:val="none" w:sz="0" w:space="0" w:color="auto"/>
                <w:bottom w:val="none" w:sz="0" w:space="0" w:color="auto"/>
                <w:right w:val="none" w:sz="0" w:space="0" w:color="auto"/>
              </w:divBdr>
            </w:div>
            <w:div w:id="953680216">
              <w:marLeft w:val="480"/>
              <w:marRight w:val="0"/>
              <w:marTop w:val="0"/>
              <w:marBottom w:val="0"/>
              <w:divBdr>
                <w:top w:val="none" w:sz="0" w:space="0" w:color="auto"/>
                <w:left w:val="none" w:sz="0" w:space="0" w:color="auto"/>
                <w:bottom w:val="none" w:sz="0" w:space="0" w:color="auto"/>
                <w:right w:val="none" w:sz="0" w:space="0" w:color="auto"/>
              </w:divBdr>
            </w:div>
            <w:div w:id="953708532">
              <w:marLeft w:val="480"/>
              <w:marRight w:val="0"/>
              <w:marTop w:val="0"/>
              <w:marBottom w:val="0"/>
              <w:divBdr>
                <w:top w:val="none" w:sz="0" w:space="0" w:color="auto"/>
                <w:left w:val="none" w:sz="0" w:space="0" w:color="auto"/>
                <w:bottom w:val="none" w:sz="0" w:space="0" w:color="auto"/>
                <w:right w:val="none" w:sz="0" w:space="0" w:color="auto"/>
              </w:divBdr>
            </w:div>
            <w:div w:id="954020760">
              <w:marLeft w:val="480"/>
              <w:marRight w:val="0"/>
              <w:marTop w:val="0"/>
              <w:marBottom w:val="0"/>
              <w:divBdr>
                <w:top w:val="none" w:sz="0" w:space="0" w:color="auto"/>
                <w:left w:val="none" w:sz="0" w:space="0" w:color="auto"/>
                <w:bottom w:val="none" w:sz="0" w:space="0" w:color="auto"/>
                <w:right w:val="none" w:sz="0" w:space="0" w:color="auto"/>
              </w:divBdr>
            </w:div>
            <w:div w:id="954024123">
              <w:marLeft w:val="480"/>
              <w:marRight w:val="0"/>
              <w:marTop w:val="0"/>
              <w:marBottom w:val="0"/>
              <w:divBdr>
                <w:top w:val="none" w:sz="0" w:space="0" w:color="auto"/>
                <w:left w:val="none" w:sz="0" w:space="0" w:color="auto"/>
                <w:bottom w:val="none" w:sz="0" w:space="0" w:color="auto"/>
                <w:right w:val="none" w:sz="0" w:space="0" w:color="auto"/>
              </w:divBdr>
            </w:div>
            <w:div w:id="954167509">
              <w:marLeft w:val="480"/>
              <w:marRight w:val="0"/>
              <w:marTop w:val="0"/>
              <w:marBottom w:val="0"/>
              <w:divBdr>
                <w:top w:val="none" w:sz="0" w:space="0" w:color="auto"/>
                <w:left w:val="none" w:sz="0" w:space="0" w:color="auto"/>
                <w:bottom w:val="none" w:sz="0" w:space="0" w:color="auto"/>
                <w:right w:val="none" w:sz="0" w:space="0" w:color="auto"/>
              </w:divBdr>
            </w:div>
            <w:div w:id="954169997">
              <w:marLeft w:val="480"/>
              <w:marRight w:val="0"/>
              <w:marTop w:val="0"/>
              <w:marBottom w:val="0"/>
              <w:divBdr>
                <w:top w:val="none" w:sz="0" w:space="0" w:color="auto"/>
                <w:left w:val="none" w:sz="0" w:space="0" w:color="auto"/>
                <w:bottom w:val="none" w:sz="0" w:space="0" w:color="auto"/>
                <w:right w:val="none" w:sz="0" w:space="0" w:color="auto"/>
              </w:divBdr>
            </w:div>
            <w:div w:id="954285450">
              <w:marLeft w:val="480"/>
              <w:marRight w:val="0"/>
              <w:marTop w:val="0"/>
              <w:marBottom w:val="0"/>
              <w:divBdr>
                <w:top w:val="none" w:sz="0" w:space="0" w:color="auto"/>
                <w:left w:val="none" w:sz="0" w:space="0" w:color="auto"/>
                <w:bottom w:val="none" w:sz="0" w:space="0" w:color="auto"/>
                <w:right w:val="none" w:sz="0" w:space="0" w:color="auto"/>
              </w:divBdr>
            </w:div>
            <w:div w:id="954294488">
              <w:marLeft w:val="480"/>
              <w:marRight w:val="0"/>
              <w:marTop w:val="0"/>
              <w:marBottom w:val="0"/>
              <w:divBdr>
                <w:top w:val="none" w:sz="0" w:space="0" w:color="auto"/>
                <w:left w:val="none" w:sz="0" w:space="0" w:color="auto"/>
                <w:bottom w:val="none" w:sz="0" w:space="0" w:color="auto"/>
                <w:right w:val="none" w:sz="0" w:space="0" w:color="auto"/>
              </w:divBdr>
            </w:div>
            <w:div w:id="954410481">
              <w:marLeft w:val="480"/>
              <w:marRight w:val="0"/>
              <w:marTop w:val="0"/>
              <w:marBottom w:val="0"/>
              <w:divBdr>
                <w:top w:val="none" w:sz="0" w:space="0" w:color="auto"/>
                <w:left w:val="none" w:sz="0" w:space="0" w:color="auto"/>
                <w:bottom w:val="none" w:sz="0" w:space="0" w:color="auto"/>
                <w:right w:val="none" w:sz="0" w:space="0" w:color="auto"/>
              </w:divBdr>
            </w:div>
            <w:div w:id="954599847">
              <w:marLeft w:val="480"/>
              <w:marRight w:val="0"/>
              <w:marTop w:val="0"/>
              <w:marBottom w:val="0"/>
              <w:divBdr>
                <w:top w:val="none" w:sz="0" w:space="0" w:color="auto"/>
                <w:left w:val="none" w:sz="0" w:space="0" w:color="auto"/>
                <w:bottom w:val="none" w:sz="0" w:space="0" w:color="auto"/>
                <w:right w:val="none" w:sz="0" w:space="0" w:color="auto"/>
              </w:divBdr>
            </w:div>
            <w:div w:id="954750274">
              <w:marLeft w:val="480"/>
              <w:marRight w:val="0"/>
              <w:marTop w:val="0"/>
              <w:marBottom w:val="0"/>
              <w:divBdr>
                <w:top w:val="none" w:sz="0" w:space="0" w:color="auto"/>
                <w:left w:val="none" w:sz="0" w:space="0" w:color="auto"/>
                <w:bottom w:val="none" w:sz="0" w:space="0" w:color="auto"/>
                <w:right w:val="none" w:sz="0" w:space="0" w:color="auto"/>
              </w:divBdr>
            </w:div>
            <w:div w:id="954754134">
              <w:marLeft w:val="480"/>
              <w:marRight w:val="0"/>
              <w:marTop w:val="0"/>
              <w:marBottom w:val="0"/>
              <w:divBdr>
                <w:top w:val="none" w:sz="0" w:space="0" w:color="auto"/>
                <w:left w:val="none" w:sz="0" w:space="0" w:color="auto"/>
                <w:bottom w:val="none" w:sz="0" w:space="0" w:color="auto"/>
                <w:right w:val="none" w:sz="0" w:space="0" w:color="auto"/>
              </w:divBdr>
            </w:div>
            <w:div w:id="954872581">
              <w:marLeft w:val="480"/>
              <w:marRight w:val="0"/>
              <w:marTop w:val="0"/>
              <w:marBottom w:val="0"/>
              <w:divBdr>
                <w:top w:val="none" w:sz="0" w:space="0" w:color="auto"/>
                <w:left w:val="none" w:sz="0" w:space="0" w:color="auto"/>
                <w:bottom w:val="none" w:sz="0" w:space="0" w:color="auto"/>
                <w:right w:val="none" w:sz="0" w:space="0" w:color="auto"/>
              </w:divBdr>
            </w:div>
            <w:div w:id="955061617">
              <w:marLeft w:val="480"/>
              <w:marRight w:val="0"/>
              <w:marTop w:val="0"/>
              <w:marBottom w:val="0"/>
              <w:divBdr>
                <w:top w:val="none" w:sz="0" w:space="0" w:color="auto"/>
                <w:left w:val="none" w:sz="0" w:space="0" w:color="auto"/>
                <w:bottom w:val="none" w:sz="0" w:space="0" w:color="auto"/>
                <w:right w:val="none" w:sz="0" w:space="0" w:color="auto"/>
              </w:divBdr>
            </w:div>
            <w:div w:id="955135067">
              <w:marLeft w:val="480"/>
              <w:marRight w:val="0"/>
              <w:marTop w:val="0"/>
              <w:marBottom w:val="0"/>
              <w:divBdr>
                <w:top w:val="none" w:sz="0" w:space="0" w:color="auto"/>
                <w:left w:val="none" w:sz="0" w:space="0" w:color="auto"/>
                <w:bottom w:val="none" w:sz="0" w:space="0" w:color="auto"/>
                <w:right w:val="none" w:sz="0" w:space="0" w:color="auto"/>
              </w:divBdr>
            </w:div>
            <w:div w:id="955135962">
              <w:marLeft w:val="480"/>
              <w:marRight w:val="0"/>
              <w:marTop w:val="0"/>
              <w:marBottom w:val="0"/>
              <w:divBdr>
                <w:top w:val="none" w:sz="0" w:space="0" w:color="auto"/>
                <w:left w:val="none" w:sz="0" w:space="0" w:color="auto"/>
                <w:bottom w:val="none" w:sz="0" w:space="0" w:color="auto"/>
                <w:right w:val="none" w:sz="0" w:space="0" w:color="auto"/>
              </w:divBdr>
            </w:div>
            <w:div w:id="955136423">
              <w:marLeft w:val="480"/>
              <w:marRight w:val="0"/>
              <w:marTop w:val="0"/>
              <w:marBottom w:val="0"/>
              <w:divBdr>
                <w:top w:val="none" w:sz="0" w:space="0" w:color="auto"/>
                <w:left w:val="none" w:sz="0" w:space="0" w:color="auto"/>
                <w:bottom w:val="none" w:sz="0" w:space="0" w:color="auto"/>
                <w:right w:val="none" w:sz="0" w:space="0" w:color="auto"/>
              </w:divBdr>
            </w:div>
            <w:div w:id="955209264">
              <w:marLeft w:val="480"/>
              <w:marRight w:val="0"/>
              <w:marTop w:val="0"/>
              <w:marBottom w:val="0"/>
              <w:divBdr>
                <w:top w:val="none" w:sz="0" w:space="0" w:color="auto"/>
                <w:left w:val="none" w:sz="0" w:space="0" w:color="auto"/>
                <w:bottom w:val="none" w:sz="0" w:space="0" w:color="auto"/>
                <w:right w:val="none" w:sz="0" w:space="0" w:color="auto"/>
              </w:divBdr>
            </w:div>
            <w:div w:id="955256871">
              <w:marLeft w:val="480"/>
              <w:marRight w:val="0"/>
              <w:marTop w:val="0"/>
              <w:marBottom w:val="0"/>
              <w:divBdr>
                <w:top w:val="none" w:sz="0" w:space="0" w:color="auto"/>
                <w:left w:val="none" w:sz="0" w:space="0" w:color="auto"/>
                <w:bottom w:val="none" w:sz="0" w:space="0" w:color="auto"/>
                <w:right w:val="none" w:sz="0" w:space="0" w:color="auto"/>
              </w:divBdr>
            </w:div>
            <w:div w:id="955329568">
              <w:marLeft w:val="480"/>
              <w:marRight w:val="0"/>
              <w:marTop w:val="0"/>
              <w:marBottom w:val="0"/>
              <w:divBdr>
                <w:top w:val="none" w:sz="0" w:space="0" w:color="auto"/>
                <w:left w:val="none" w:sz="0" w:space="0" w:color="auto"/>
                <w:bottom w:val="none" w:sz="0" w:space="0" w:color="auto"/>
                <w:right w:val="none" w:sz="0" w:space="0" w:color="auto"/>
              </w:divBdr>
            </w:div>
            <w:div w:id="955521431">
              <w:marLeft w:val="480"/>
              <w:marRight w:val="0"/>
              <w:marTop w:val="0"/>
              <w:marBottom w:val="0"/>
              <w:divBdr>
                <w:top w:val="none" w:sz="0" w:space="0" w:color="auto"/>
                <w:left w:val="none" w:sz="0" w:space="0" w:color="auto"/>
                <w:bottom w:val="none" w:sz="0" w:space="0" w:color="auto"/>
                <w:right w:val="none" w:sz="0" w:space="0" w:color="auto"/>
              </w:divBdr>
            </w:div>
            <w:div w:id="955523843">
              <w:marLeft w:val="480"/>
              <w:marRight w:val="0"/>
              <w:marTop w:val="0"/>
              <w:marBottom w:val="0"/>
              <w:divBdr>
                <w:top w:val="none" w:sz="0" w:space="0" w:color="auto"/>
                <w:left w:val="none" w:sz="0" w:space="0" w:color="auto"/>
                <w:bottom w:val="none" w:sz="0" w:space="0" w:color="auto"/>
                <w:right w:val="none" w:sz="0" w:space="0" w:color="auto"/>
              </w:divBdr>
            </w:div>
            <w:div w:id="955528561">
              <w:marLeft w:val="480"/>
              <w:marRight w:val="0"/>
              <w:marTop w:val="0"/>
              <w:marBottom w:val="0"/>
              <w:divBdr>
                <w:top w:val="none" w:sz="0" w:space="0" w:color="auto"/>
                <w:left w:val="none" w:sz="0" w:space="0" w:color="auto"/>
                <w:bottom w:val="none" w:sz="0" w:space="0" w:color="auto"/>
                <w:right w:val="none" w:sz="0" w:space="0" w:color="auto"/>
              </w:divBdr>
            </w:div>
            <w:div w:id="955528646">
              <w:marLeft w:val="480"/>
              <w:marRight w:val="0"/>
              <w:marTop w:val="0"/>
              <w:marBottom w:val="0"/>
              <w:divBdr>
                <w:top w:val="none" w:sz="0" w:space="0" w:color="auto"/>
                <w:left w:val="none" w:sz="0" w:space="0" w:color="auto"/>
                <w:bottom w:val="none" w:sz="0" w:space="0" w:color="auto"/>
                <w:right w:val="none" w:sz="0" w:space="0" w:color="auto"/>
              </w:divBdr>
            </w:div>
            <w:div w:id="955596296">
              <w:marLeft w:val="480"/>
              <w:marRight w:val="0"/>
              <w:marTop w:val="0"/>
              <w:marBottom w:val="0"/>
              <w:divBdr>
                <w:top w:val="none" w:sz="0" w:space="0" w:color="auto"/>
                <w:left w:val="none" w:sz="0" w:space="0" w:color="auto"/>
                <w:bottom w:val="none" w:sz="0" w:space="0" w:color="auto"/>
                <w:right w:val="none" w:sz="0" w:space="0" w:color="auto"/>
              </w:divBdr>
            </w:div>
            <w:div w:id="955720526">
              <w:marLeft w:val="480"/>
              <w:marRight w:val="0"/>
              <w:marTop w:val="0"/>
              <w:marBottom w:val="0"/>
              <w:divBdr>
                <w:top w:val="none" w:sz="0" w:space="0" w:color="auto"/>
                <w:left w:val="none" w:sz="0" w:space="0" w:color="auto"/>
                <w:bottom w:val="none" w:sz="0" w:space="0" w:color="auto"/>
                <w:right w:val="none" w:sz="0" w:space="0" w:color="auto"/>
              </w:divBdr>
            </w:div>
            <w:div w:id="955871110">
              <w:marLeft w:val="480"/>
              <w:marRight w:val="0"/>
              <w:marTop w:val="0"/>
              <w:marBottom w:val="0"/>
              <w:divBdr>
                <w:top w:val="none" w:sz="0" w:space="0" w:color="auto"/>
                <w:left w:val="none" w:sz="0" w:space="0" w:color="auto"/>
                <w:bottom w:val="none" w:sz="0" w:space="0" w:color="auto"/>
                <w:right w:val="none" w:sz="0" w:space="0" w:color="auto"/>
              </w:divBdr>
            </w:div>
            <w:div w:id="955915235">
              <w:marLeft w:val="480"/>
              <w:marRight w:val="0"/>
              <w:marTop w:val="0"/>
              <w:marBottom w:val="0"/>
              <w:divBdr>
                <w:top w:val="none" w:sz="0" w:space="0" w:color="auto"/>
                <w:left w:val="none" w:sz="0" w:space="0" w:color="auto"/>
                <w:bottom w:val="none" w:sz="0" w:space="0" w:color="auto"/>
                <w:right w:val="none" w:sz="0" w:space="0" w:color="auto"/>
              </w:divBdr>
            </w:div>
            <w:div w:id="955915257">
              <w:marLeft w:val="480"/>
              <w:marRight w:val="0"/>
              <w:marTop w:val="0"/>
              <w:marBottom w:val="0"/>
              <w:divBdr>
                <w:top w:val="none" w:sz="0" w:space="0" w:color="auto"/>
                <w:left w:val="none" w:sz="0" w:space="0" w:color="auto"/>
                <w:bottom w:val="none" w:sz="0" w:space="0" w:color="auto"/>
                <w:right w:val="none" w:sz="0" w:space="0" w:color="auto"/>
              </w:divBdr>
            </w:div>
            <w:div w:id="955940687">
              <w:marLeft w:val="480"/>
              <w:marRight w:val="0"/>
              <w:marTop w:val="0"/>
              <w:marBottom w:val="0"/>
              <w:divBdr>
                <w:top w:val="none" w:sz="0" w:space="0" w:color="auto"/>
                <w:left w:val="none" w:sz="0" w:space="0" w:color="auto"/>
                <w:bottom w:val="none" w:sz="0" w:space="0" w:color="auto"/>
                <w:right w:val="none" w:sz="0" w:space="0" w:color="auto"/>
              </w:divBdr>
            </w:div>
            <w:div w:id="955983116">
              <w:marLeft w:val="480"/>
              <w:marRight w:val="0"/>
              <w:marTop w:val="0"/>
              <w:marBottom w:val="0"/>
              <w:divBdr>
                <w:top w:val="none" w:sz="0" w:space="0" w:color="auto"/>
                <w:left w:val="none" w:sz="0" w:space="0" w:color="auto"/>
                <w:bottom w:val="none" w:sz="0" w:space="0" w:color="auto"/>
                <w:right w:val="none" w:sz="0" w:space="0" w:color="auto"/>
              </w:divBdr>
            </w:div>
            <w:div w:id="956058735">
              <w:marLeft w:val="480"/>
              <w:marRight w:val="0"/>
              <w:marTop w:val="0"/>
              <w:marBottom w:val="0"/>
              <w:divBdr>
                <w:top w:val="none" w:sz="0" w:space="0" w:color="auto"/>
                <w:left w:val="none" w:sz="0" w:space="0" w:color="auto"/>
                <w:bottom w:val="none" w:sz="0" w:space="0" w:color="auto"/>
                <w:right w:val="none" w:sz="0" w:space="0" w:color="auto"/>
              </w:divBdr>
            </w:div>
            <w:div w:id="956066858">
              <w:marLeft w:val="480"/>
              <w:marRight w:val="0"/>
              <w:marTop w:val="0"/>
              <w:marBottom w:val="0"/>
              <w:divBdr>
                <w:top w:val="none" w:sz="0" w:space="0" w:color="auto"/>
                <w:left w:val="none" w:sz="0" w:space="0" w:color="auto"/>
                <w:bottom w:val="none" w:sz="0" w:space="0" w:color="auto"/>
                <w:right w:val="none" w:sz="0" w:space="0" w:color="auto"/>
              </w:divBdr>
            </w:div>
            <w:div w:id="956133589">
              <w:marLeft w:val="480"/>
              <w:marRight w:val="0"/>
              <w:marTop w:val="0"/>
              <w:marBottom w:val="0"/>
              <w:divBdr>
                <w:top w:val="none" w:sz="0" w:space="0" w:color="auto"/>
                <w:left w:val="none" w:sz="0" w:space="0" w:color="auto"/>
                <w:bottom w:val="none" w:sz="0" w:space="0" w:color="auto"/>
                <w:right w:val="none" w:sz="0" w:space="0" w:color="auto"/>
              </w:divBdr>
            </w:div>
            <w:div w:id="956136466">
              <w:marLeft w:val="480"/>
              <w:marRight w:val="0"/>
              <w:marTop w:val="0"/>
              <w:marBottom w:val="0"/>
              <w:divBdr>
                <w:top w:val="none" w:sz="0" w:space="0" w:color="auto"/>
                <w:left w:val="none" w:sz="0" w:space="0" w:color="auto"/>
                <w:bottom w:val="none" w:sz="0" w:space="0" w:color="auto"/>
                <w:right w:val="none" w:sz="0" w:space="0" w:color="auto"/>
              </w:divBdr>
            </w:div>
            <w:div w:id="956183828">
              <w:marLeft w:val="480"/>
              <w:marRight w:val="0"/>
              <w:marTop w:val="0"/>
              <w:marBottom w:val="0"/>
              <w:divBdr>
                <w:top w:val="none" w:sz="0" w:space="0" w:color="auto"/>
                <w:left w:val="none" w:sz="0" w:space="0" w:color="auto"/>
                <w:bottom w:val="none" w:sz="0" w:space="0" w:color="auto"/>
                <w:right w:val="none" w:sz="0" w:space="0" w:color="auto"/>
              </w:divBdr>
            </w:div>
            <w:div w:id="956256576">
              <w:marLeft w:val="480"/>
              <w:marRight w:val="0"/>
              <w:marTop w:val="0"/>
              <w:marBottom w:val="0"/>
              <w:divBdr>
                <w:top w:val="none" w:sz="0" w:space="0" w:color="auto"/>
                <w:left w:val="none" w:sz="0" w:space="0" w:color="auto"/>
                <w:bottom w:val="none" w:sz="0" w:space="0" w:color="auto"/>
                <w:right w:val="none" w:sz="0" w:space="0" w:color="auto"/>
              </w:divBdr>
            </w:div>
            <w:div w:id="956330862">
              <w:marLeft w:val="480"/>
              <w:marRight w:val="0"/>
              <w:marTop w:val="0"/>
              <w:marBottom w:val="0"/>
              <w:divBdr>
                <w:top w:val="none" w:sz="0" w:space="0" w:color="auto"/>
                <w:left w:val="none" w:sz="0" w:space="0" w:color="auto"/>
                <w:bottom w:val="none" w:sz="0" w:space="0" w:color="auto"/>
                <w:right w:val="none" w:sz="0" w:space="0" w:color="auto"/>
              </w:divBdr>
            </w:div>
            <w:div w:id="956373309">
              <w:marLeft w:val="480"/>
              <w:marRight w:val="0"/>
              <w:marTop w:val="0"/>
              <w:marBottom w:val="0"/>
              <w:divBdr>
                <w:top w:val="none" w:sz="0" w:space="0" w:color="auto"/>
                <w:left w:val="none" w:sz="0" w:space="0" w:color="auto"/>
                <w:bottom w:val="none" w:sz="0" w:space="0" w:color="auto"/>
                <w:right w:val="none" w:sz="0" w:space="0" w:color="auto"/>
              </w:divBdr>
            </w:div>
            <w:div w:id="956446073">
              <w:marLeft w:val="480"/>
              <w:marRight w:val="0"/>
              <w:marTop w:val="0"/>
              <w:marBottom w:val="0"/>
              <w:divBdr>
                <w:top w:val="none" w:sz="0" w:space="0" w:color="auto"/>
                <w:left w:val="none" w:sz="0" w:space="0" w:color="auto"/>
                <w:bottom w:val="none" w:sz="0" w:space="0" w:color="auto"/>
                <w:right w:val="none" w:sz="0" w:space="0" w:color="auto"/>
              </w:divBdr>
            </w:div>
            <w:div w:id="956523404">
              <w:marLeft w:val="480"/>
              <w:marRight w:val="0"/>
              <w:marTop w:val="0"/>
              <w:marBottom w:val="0"/>
              <w:divBdr>
                <w:top w:val="none" w:sz="0" w:space="0" w:color="auto"/>
                <w:left w:val="none" w:sz="0" w:space="0" w:color="auto"/>
                <w:bottom w:val="none" w:sz="0" w:space="0" w:color="auto"/>
                <w:right w:val="none" w:sz="0" w:space="0" w:color="auto"/>
              </w:divBdr>
            </w:div>
            <w:div w:id="956645716">
              <w:marLeft w:val="480"/>
              <w:marRight w:val="0"/>
              <w:marTop w:val="0"/>
              <w:marBottom w:val="0"/>
              <w:divBdr>
                <w:top w:val="none" w:sz="0" w:space="0" w:color="auto"/>
                <w:left w:val="none" w:sz="0" w:space="0" w:color="auto"/>
                <w:bottom w:val="none" w:sz="0" w:space="0" w:color="auto"/>
                <w:right w:val="none" w:sz="0" w:space="0" w:color="auto"/>
              </w:divBdr>
            </w:div>
            <w:div w:id="956713643">
              <w:marLeft w:val="480"/>
              <w:marRight w:val="0"/>
              <w:marTop w:val="0"/>
              <w:marBottom w:val="0"/>
              <w:divBdr>
                <w:top w:val="none" w:sz="0" w:space="0" w:color="auto"/>
                <w:left w:val="none" w:sz="0" w:space="0" w:color="auto"/>
                <w:bottom w:val="none" w:sz="0" w:space="0" w:color="auto"/>
                <w:right w:val="none" w:sz="0" w:space="0" w:color="auto"/>
              </w:divBdr>
            </w:div>
            <w:div w:id="956718781">
              <w:marLeft w:val="480"/>
              <w:marRight w:val="0"/>
              <w:marTop w:val="0"/>
              <w:marBottom w:val="0"/>
              <w:divBdr>
                <w:top w:val="none" w:sz="0" w:space="0" w:color="auto"/>
                <w:left w:val="none" w:sz="0" w:space="0" w:color="auto"/>
                <w:bottom w:val="none" w:sz="0" w:space="0" w:color="auto"/>
                <w:right w:val="none" w:sz="0" w:space="0" w:color="auto"/>
              </w:divBdr>
            </w:div>
            <w:div w:id="956790795">
              <w:marLeft w:val="480"/>
              <w:marRight w:val="0"/>
              <w:marTop w:val="0"/>
              <w:marBottom w:val="0"/>
              <w:divBdr>
                <w:top w:val="none" w:sz="0" w:space="0" w:color="auto"/>
                <w:left w:val="none" w:sz="0" w:space="0" w:color="auto"/>
                <w:bottom w:val="none" w:sz="0" w:space="0" w:color="auto"/>
                <w:right w:val="none" w:sz="0" w:space="0" w:color="auto"/>
              </w:divBdr>
            </w:div>
            <w:div w:id="956983716">
              <w:marLeft w:val="480"/>
              <w:marRight w:val="0"/>
              <w:marTop w:val="0"/>
              <w:marBottom w:val="0"/>
              <w:divBdr>
                <w:top w:val="none" w:sz="0" w:space="0" w:color="auto"/>
                <w:left w:val="none" w:sz="0" w:space="0" w:color="auto"/>
                <w:bottom w:val="none" w:sz="0" w:space="0" w:color="auto"/>
                <w:right w:val="none" w:sz="0" w:space="0" w:color="auto"/>
              </w:divBdr>
            </w:div>
            <w:div w:id="956989367">
              <w:marLeft w:val="480"/>
              <w:marRight w:val="0"/>
              <w:marTop w:val="0"/>
              <w:marBottom w:val="0"/>
              <w:divBdr>
                <w:top w:val="none" w:sz="0" w:space="0" w:color="auto"/>
                <w:left w:val="none" w:sz="0" w:space="0" w:color="auto"/>
                <w:bottom w:val="none" w:sz="0" w:space="0" w:color="auto"/>
                <w:right w:val="none" w:sz="0" w:space="0" w:color="auto"/>
              </w:divBdr>
            </w:div>
            <w:div w:id="957222360">
              <w:marLeft w:val="480"/>
              <w:marRight w:val="0"/>
              <w:marTop w:val="0"/>
              <w:marBottom w:val="0"/>
              <w:divBdr>
                <w:top w:val="none" w:sz="0" w:space="0" w:color="auto"/>
                <w:left w:val="none" w:sz="0" w:space="0" w:color="auto"/>
                <w:bottom w:val="none" w:sz="0" w:space="0" w:color="auto"/>
                <w:right w:val="none" w:sz="0" w:space="0" w:color="auto"/>
              </w:divBdr>
            </w:div>
            <w:div w:id="957251384">
              <w:marLeft w:val="480"/>
              <w:marRight w:val="0"/>
              <w:marTop w:val="0"/>
              <w:marBottom w:val="0"/>
              <w:divBdr>
                <w:top w:val="none" w:sz="0" w:space="0" w:color="auto"/>
                <w:left w:val="none" w:sz="0" w:space="0" w:color="auto"/>
                <w:bottom w:val="none" w:sz="0" w:space="0" w:color="auto"/>
                <w:right w:val="none" w:sz="0" w:space="0" w:color="auto"/>
              </w:divBdr>
            </w:div>
            <w:div w:id="957369357">
              <w:marLeft w:val="480"/>
              <w:marRight w:val="0"/>
              <w:marTop w:val="0"/>
              <w:marBottom w:val="0"/>
              <w:divBdr>
                <w:top w:val="none" w:sz="0" w:space="0" w:color="auto"/>
                <w:left w:val="none" w:sz="0" w:space="0" w:color="auto"/>
                <w:bottom w:val="none" w:sz="0" w:space="0" w:color="auto"/>
                <w:right w:val="none" w:sz="0" w:space="0" w:color="auto"/>
              </w:divBdr>
            </w:div>
            <w:div w:id="957373384">
              <w:marLeft w:val="480"/>
              <w:marRight w:val="0"/>
              <w:marTop w:val="0"/>
              <w:marBottom w:val="0"/>
              <w:divBdr>
                <w:top w:val="none" w:sz="0" w:space="0" w:color="auto"/>
                <w:left w:val="none" w:sz="0" w:space="0" w:color="auto"/>
                <w:bottom w:val="none" w:sz="0" w:space="0" w:color="auto"/>
                <w:right w:val="none" w:sz="0" w:space="0" w:color="auto"/>
              </w:divBdr>
            </w:div>
            <w:div w:id="957492346">
              <w:marLeft w:val="480"/>
              <w:marRight w:val="0"/>
              <w:marTop w:val="0"/>
              <w:marBottom w:val="0"/>
              <w:divBdr>
                <w:top w:val="none" w:sz="0" w:space="0" w:color="auto"/>
                <w:left w:val="none" w:sz="0" w:space="0" w:color="auto"/>
                <w:bottom w:val="none" w:sz="0" w:space="0" w:color="auto"/>
                <w:right w:val="none" w:sz="0" w:space="0" w:color="auto"/>
              </w:divBdr>
            </w:div>
            <w:div w:id="957639868">
              <w:marLeft w:val="480"/>
              <w:marRight w:val="0"/>
              <w:marTop w:val="0"/>
              <w:marBottom w:val="0"/>
              <w:divBdr>
                <w:top w:val="none" w:sz="0" w:space="0" w:color="auto"/>
                <w:left w:val="none" w:sz="0" w:space="0" w:color="auto"/>
                <w:bottom w:val="none" w:sz="0" w:space="0" w:color="auto"/>
                <w:right w:val="none" w:sz="0" w:space="0" w:color="auto"/>
              </w:divBdr>
            </w:div>
            <w:div w:id="957688661">
              <w:marLeft w:val="480"/>
              <w:marRight w:val="0"/>
              <w:marTop w:val="0"/>
              <w:marBottom w:val="0"/>
              <w:divBdr>
                <w:top w:val="none" w:sz="0" w:space="0" w:color="auto"/>
                <w:left w:val="none" w:sz="0" w:space="0" w:color="auto"/>
                <w:bottom w:val="none" w:sz="0" w:space="0" w:color="auto"/>
                <w:right w:val="none" w:sz="0" w:space="0" w:color="auto"/>
              </w:divBdr>
            </w:div>
            <w:div w:id="957759649">
              <w:marLeft w:val="480"/>
              <w:marRight w:val="0"/>
              <w:marTop w:val="0"/>
              <w:marBottom w:val="0"/>
              <w:divBdr>
                <w:top w:val="none" w:sz="0" w:space="0" w:color="auto"/>
                <w:left w:val="none" w:sz="0" w:space="0" w:color="auto"/>
                <w:bottom w:val="none" w:sz="0" w:space="0" w:color="auto"/>
                <w:right w:val="none" w:sz="0" w:space="0" w:color="auto"/>
              </w:divBdr>
            </w:div>
            <w:div w:id="957763129">
              <w:marLeft w:val="480"/>
              <w:marRight w:val="0"/>
              <w:marTop w:val="0"/>
              <w:marBottom w:val="0"/>
              <w:divBdr>
                <w:top w:val="none" w:sz="0" w:space="0" w:color="auto"/>
                <w:left w:val="none" w:sz="0" w:space="0" w:color="auto"/>
                <w:bottom w:val="none" w:sz="0" w:space="0" w:color="auto"/>
                <w:right w:val="none" w:sz="0" w:space="0" w:color="auto"/>
              </w:divBdr>
            </w:div>
            <w:div w:id="957834650">
              <w:marLeft w:val="480"/>
              <w:marRight w:val="0"/>
              <w:marTop w:val="0"/>
              <w:marBottom w:val="0"/>
              <w:divBdr>
                <w:top w:val="none" w:sz="0" w:space="0" w:color="auto"/>
                <w:left w:val="none" w:sz="0" w:space="0" w:color="auto"/>
                <w:bottom w:val="none" w:sz="0" w:space="0" w:color="auto"/>
                <w:right w:val="none" w:sz="0" w:space="0" w:color="auto"/>
              </w:divBdr>
            </w:div>
            <w:div w:id="958028949">
              <w:marLeft w:val="480"/>
              <w:marRight w:val="0"/>
              <w:marTop w:val="0"/>
              <w:marBottom w:val="0"/>
              <w:divBdr>
                <w:top w:val="none" w:sz="0" w:space="0" w:color="auto"/>
                <w:left w:val="none" w:sz="0" w:space="0" w:color="auto"/>
                <w:bottom w:val="none" w:sz="0" w:space="0" w:color="auto"/>
                <w:right w:val="none" w:sz="0" w:space="0" w:color="auto"/>
              </w:divBdr>
            </w:div>
            <w:div w:id="958295447">
              <w:marLeft w:val="480"/>
              <w:marRight w:val="0"/>
              <w:marTop w:val="0"/>
              <w:marBottom w:val="0"/>
              <w:divBdr>
                <w:top w:val="none" w:sz="0" w:space="0" w:color="auto"/>
                <w:left w:val="none" w:sz="0" w:space="0" w:color="auto"/>
                <w:bottom w:val="none" w:sz="0" w:space="0" w:color="auto"/>
                <w:right w:val="none" w:sz="0" w:space="0" w:color="auto"/>
              </w:divBdr>
            </w:div>
            <w:div w:id="958337996">
              <w:marLeft w:val="480"/>
              <w:marRight w:val="0"/>
              <w:marTop w:val="0"/>
              <w:marBottom w:val="0"/>
              <w:divBdr>
                <w:top w:val="none" w:sz="0" w:space="0" w:color="auto"/>
                <w:left w:val="none" w:sz="0" w:space="0" w:color="auto"/>
                <w:bottom w:val="none" w:sz="0" w:space="0" w:color="auto"/>
                <w:right w:val="none" w:sz="0" w:space="0" w:color="auto"/>
              </w:divBdr>
            </w:div>
            <w:div w:id="958419039">
              <w:marLeft w:val="480"/>
              <w:marRight w:val="0"/>
              <w:marTop w:val="0"/>
              <w:marBottom w:val="0"/>
              <w:divBdr>
                <w:top w:val="none" w:sz="0" w:space="0" w:color="auto"/>
                <w:left w:val="none" w:sz="0" w:space="0" w:color="auto"/>
                <w:bottom w:val="none" w:sz="0" w:space="0" w:color="auto"/>
                <w:right w:val="none" w:sz="0" w:space="0" w:color="auto"/>
              </w:divBdr>
            </w:div>
            <w:div w:id="958490833">
              <w:marLeft w:val="480"/>
              <w:marRight w:val="0"/>
              <w:marTop w:val="0"/>
              <w:marBottom w:val="0"/>
              <w:divBdr>
                <w:top w:val="none" w:sz="0" w:space="0" w:color="auto"/>
                <w:left w:val="none" w:sz="0" w:space="0" w:color="auto"/>
                <w:bottom w:val="none" w:sz="0" w:space="0" w:color="auto"/>
                <w:right w:val="none" w:sz="0" w:space="0" w:color="auto"/>
              </w:divBdr>
            </w:div>
            <w:div w:id="958491971">
              <w:marLeft w:val="480"/>
              <w:marRight w:val="0"/>
              <w:marTop w:val="0"/>
              <w:marBottom w:val="0"/>
              <w:divBdr>
                <w:top w:val="none" w:sz="0" w:space="0" w:color="auto"/>
                <w:left w:val="none" w:sz="0" w:space="0" w:color="auto"/>
                <w:bottom w:val="none" w:sz="0" w:space="0" w:color="auto"/>
                <w:right w:val="none" w:sz="0" w:space="0" w:color="auto"/>
              </w:divBdr>
            </w:div>
            <w:div w:id="958533925">
              <w:marLeft w:val="480"/>
              <w:marRight w:val="0"/>
              <w:marTop w:val="0"/>
              <w:marBottom w:val="0"/>
              <w:divBdr>
                <w:top w:val="none" w:sz="0" w:space="0" w:color="auto"/>
                <w:left w:val="none" w:sz="0" w:space="0" w:color="auto"/>
                <w:bottom w:val="none" w:sz="0" w:space="0" w:color="auto"/>
                <w:right w:val="none" w:sz="0" w:space="0" w:color="auto"/>
              </w:divBdr>
            </w:div>
            <w:div w:id="958535146">
              <w:marLeft w:val="480"/>
              <w:marRight w:val="0"/>
              <w:marTop w:val="0"/>
              <w:marBottom w:val="0"/>
              <w:divBdr>
                <w:top w:val="none" w:sz="0" w:space="0" w:color="auto"/>
                <w:left w:val="none" w:sz="0" w:space="0" w:color="auto"/>
                <w:bottom w:val="none" w:sz="0" w:space="0" w:color="auto"/>
                <w:right w:val="none" w:sz="0" w:space="0" w:color="auto"/>
              </w:divBdr>
            </w:div>
            <w:div w:id="958754919">
              <w:marLeft w:val="480"/>
              <w:marRight w:val="0"/>
              <w:marTop w:val="0"/>
              <w:marBottom w:val="0"/>
              <w:divBdr>
                <w:top w:val="none" w:sz="0" w:space="0" w:color="auto"/>
                <w:left w:val="none" w:sz="0" w:space="0" w:color="auto"/>
                <w:bottom w:val="none" w:sz="0" w:space="0" w:color="auto"/>
                <w:right w:val="none" w:sz="0" w:space="0" w:color="auto"/>
              </w:divBdr>
            </w:div>
            <w:div w:id="958805275">
              <w:marLeft w:val="480"/>
              <w:marRight w:val="0"/>
              <w:marTop w:val="0"/>
              <w:marBottom w:val="0"/>
              <w:divBdr>
                <w:top w:val="none" w:sz="0" w:space="0" w:color="auto"/>
                <w:left w:val="none" w:sz="0" w:space="0" w:color="auto"/>
                <w:bottom w:val="none" w:sz="0" w:space="0" w:color="auto"/>
                <w:right w:val="none" w:sz="0" w:space="0" w:color="auto"/>
              </w:divBdr>
            </w:div>
            <w:div w:id="958948759">
              <w:marLeft w:val="480"/>
              <w:marRight w:val="0"/>
              <w:marTop w:val="0"/>
              <w:marBottom w:val="0"/>
              <w:divBdr>
                <w:top w:val="none" w:sz="0" w:space="0" w:color="auto"/>
                <w:left w:val="none" w:sz="0" w:space="0" w:color="auto"/>
                <w:bottom w:val="none" w:sz="0" w:space="0" w:color="auto"/>
                <w:right w:val="none" w:sz="0" w:space="0" w:color="auto"/>
              </w:divBdr>
            </w:div>
            <w:div w:id="959146427">
              <w:marLeft w:val="480"/>
              <w:marRight w:val="0"/>
              <w:marTop w:val="0"/>
              <w:marBottom w:val="0"/>
              <w:divBdr>
                <w:top w:val="none" w:sz="0" w:space="0" w:color="auto"/>
                <w:left w:val="none" w:sz="0" w:space="0" w:color="auto"/>
                <w:bottom w:val="none" w:sz="0" w:space="0" w:color="auto"/>
                <w:right w:val="none" w:sz="0" w:space="0" w:color="auto"/>
              </w:divBdr>
            </w:div>
            <w:div w:id="959149531">
              <w:marLeft w:val="480"/>
              <w:marRight w:val="0"/>
              <w:marTop w:val="0"/>
              <w:marBottom w:val="0"/>
              <w:divBdr>
                <w:top w:val="none" w:sz="0" w:space="0" w:color="auto"/>
                <w:left w:val="none" w:sz="0" w:space="0" w:color="auto"/>
                <w:bottom w:val="none" w:sz="0" w:space="0" w:color="auto"/>
                <w:right w:val="none" w:sz="0" w:space="0" w:color="auto"/>
              </w:divBdr>
            </w:div>
            <w:div w:id="959149587">
              <w:marLeft w:val="480"/>
              <w:marRight w:val="0"/>
              <w:marTop w:val="0"/>
              <w:marBottom w:val="0"/>
              <w:divBdr>
                <w:top w:val="none" w:sz="0" w:space="0" w:color="auto"/>
                <w:left w:val="none" w:sz="0" w:space="0" w:color="auto"/>
                <w:bottom w:val="none" w:sz="0" w:space="0" w:color="auto"/>
                <w:right w:val="none" w:sz="0" w:space="0" w:color="auto"/>
              </w:divBdr>
            </w:div>
            <w:div w:id="959188472">
              <w:marLeft w:val="480"/>
              <w:marRight w:val="0"/>
              <w:marTop w:val="0"/>
              <w:marBottom w:val="0"/>
              <w:divBdr>
                <w:top w:val="none" w:sz="0" w:space="0" w:color="auto"/>
                <w:left w:val="none" w:sz="0" w:space="0" w:color="auto"/>
                <w:bottom w:val="none" w:sz="0" w:space="0" w:color="auto"/>
                <w:right w:val="none" w:sz="0" w:space="0" w:color="auto"/>
              </w:divBdr>
            </w:div>
            <w:div w:id="959189148">
              <w:marLeft w:val="480"/>
              <w:marRight w:val="0"/>
              <w:marTop w:val="0"/>
              <w:marBottom w:val="0"/>
              <w:divBdr>
                <w:top w:val="none" w:sz="0" w:space="0" w:color="auto"/>
                <w:left w:val="none" w:sz="0" w:space="0" w:color="auto"/>
                <w:bottom w:val="none" w:sz="0" w:space="0" w:color="auto"/>
                <w:right w:val="none" w:sz="0" w:space="0" w:color="auto"/>
              </w:divBdr>
            </w:div>
            <w:div w:id="959190596">
              <w:marLeft w:val="480"/>
              <w:marRight w:val="0"/>
              <w:marTop w:val="0"/>
              <w:marBottom w:val="0"/>
              <w:divBdr>
                <w:top w:val="none" w:sz="0" w:space="0" w:color="auto"/>
                <w:left w:val="none" w:sz="0" w:space="0" w:color="auto"/>
                <w:bottom w:val="none" w:sz="0" w:space="0" w:color="auto"/>
                <w:right w:val="none" w:sz="0" w:space="0" w:color="auto"/>
              </w:divBdr>
            </w:div>
            <w:div w:id="959192906">
              <w:marLeft w:val="480"/>
              <w:marRight w:val="0"/>
              <w:marTop w:val="0"/>
              <w:marBottom w:val="0"/>
              <w:divBdr>
                <w:top w:val="none" w:sz="0" w:space="0" w:color="auto"/>
                <w:left w:val="none" w:sz="0" w:space="0" w:color="auto"/>
                <w:bottom w:val="none" w:sz="0" w:space="0" w:color="auto"/>
                <w:right w:val="none" w:sz="0" w:space="0" w:color="auto"/>
              </w:divBdr>
            </w:div>
            <w:div w:id="959263548">
              <w:marLeft w:val="480"/>
              <w:marRight w:val="0"/>
              <w:marTop w:val="0"/>
              <w:marBottom w:val="0"/>
              <w:divBdr>
                <w:top w:val="none" w:sz="0" w:space="0" w:color="auto"/>
                <w:left w:val="none" w:sz="0" w:space="0" w:color="auto"/>
                <w:bottom w:val="none" w:sz="0" w:space="0" w:color="auto"/>
                <w:right w:val="none" w:sz="0" w:space="0" w:color="auto"/>
              </w:divBdr>
            </w:div>
            <w:div w:id="959267153">
              <w:marLeft w:val="480"/>
              <w:marRight w:val="0"/>
              <w:marTop w:val="0"/>
              <w:marBottom w:val="0"/>
              <w:divBdr>
                <w:top w:val="none" w:sz="0" w:space="0" w:color="auto"/>
                <w:left w:val="none" w:sz="0" w:space="0" w:color="auto"/>
                <w:bottom w:val="none" w:sz="0" w:space="0" w:color="auto"/>
                <w:right w:val="none" w:sz="0" w:space="0" w:color="auto"/>
              </w:divBdr>
            </w:div>
            <w:div w:id="959337930">
              <w:marLeft w:val="480"/>
              <w:marRight w:val="0"/>
              <w:marTop w:val="0"/>
              <w:marBottom w:val="0"/>
              <w:divBdr>
                <w:top w:val="none" w:sz="0" w:space="0" w:color="auto"/>
                <w:left w:val="none" w:sz="0" w:space="0" w:color="auto"/>
                <w:bottom w:val="none" w:sz="0" w:space="0" w:color="auto"/>
                <w:right w:val="none" w:sz="0" w:space="0" w:color="auto"/>
              </w:divBdr>
            </w:div>
            <w:div w:id="959342169">
              <w:marLeft w:val="480"/>
              <w:marRight w:val="0"/>
              <w:marTop w:val="0"/>
              <w:marBottom w:val="0"/>
              <w:divBdr>
                <w:top w:val="none" w:sz="0" w:space="0" w:color="auto"/>
                <w:left w:val="none" w:sz="0" w:space="0" w:color="auto"/>
                <w:bottom w:val="none" w:sz="0" w:space="0" w:color="auto"/>
                <w:right w:val="none" w:sz="0" w:space="0" w:color="auto"/>
              </w:divBdr>
            </w:div>
            <w:div w:id="959529764">
              <w:marLeft w:val="480"/>
              <w:marRight w:val="0"/>
              <w:marTop w:val="0"/>
              <w:marBottom w:val="0"/>
              <w:divBdr>
                <w:top w:val="none" w:sz="0" w:space="0" w:color="auto"/>
                <w:left w:val="none" w:sz="0" w:space="0" w:color="auto"/>
                <w:bottom w:val="none" w:sz="0" w:space="0" w:color="auto"/>
                <w:right w:val="none" w:sz="0" w:space="0" w:color="auto"/>
              </w:divBdr>
            </w:div>
            <w:div w:id="959578786">
              <w:marLeft w:val="480"/>
              <w:marRight w:val="0"/>
              <w:marTop w:val="0"/>
              <w:marBottom w:val="0"/>
              <w:divBdr>
                <w:top w:val="none" w:sz="0" w:space="0" w:color="auto"/>
                <w:left w:val="none" w:sz="0" w:space="0" w:color="auto"/>
                <w:bottom w:val="none" w:sz="0" w:space="0" w:color="auto"/>
                <w:right w:val="none" w:sz="0" w:space="0" w:color="auto"/>
              </w:divBdr>
            </w:div>
            <w:div w:id="959652166">
              <w:marLeft w:val="480"/>
              <w:marRight w:val="0"/>
              <w:marTop w:val="0"/>
              <w:marBottom w:val="0"/>
              <w:divBdr>
                <w:top w:val="none" w:sz="0" w:space="0" w:color="auto"/>
                <w:left w:val="none" w:sz="0" w:space="0" w:color="auto"/>
                <w:bottom w:val="none" w:sz="0" w:space="0" w:color="auto"/>
                <w:right w:val="none" w:sz="0" w:space="0" w:color="auto"/>
              </w:divBdr>
            </w:div>
            <w:div w:id="959722995">
              <w:marLeft w:val="480"/>
              <w:marRight w:val="0"/>
              <w:marTop w:val="0"/>
              <w:marBottom w:val="0"/>
              <w:divBdr>
                <w:top w:val="none" w:sz="0" w:space="0" w:color="auto"/>
                <w:left w:val="none" w:sz="0" w:space="0" w:color="auto"/>
                <w:bottom w:val="none" w:sz="0" w:space="0" w:color="auto"/>
                <w:right w:val="none" w:sz="0" w:space="0" w:color="auto"/>
              </w:divBdr>
            </w:div>
            <w:div w:id="959841397">
              <w:marLeft w:val="480"/>
              <w:marRight w:val="0"/>
              <w:marTop w:val="0"/>
              <w:marBottom w:val="0"/>
              <w:divBdr>
                <w:top w:val="none" w:sz="0" w:space="0" w:color="auto"/>
                <w:left w:val="none" w:sz="0" w:space="0" w:color="auto"/>
                <w:bottom w:val="none" w:sz="0" w:space="0" w:color="auto"/>
                <w:right w:val="none" w:sz="0" w:space="0" w:color="auto"/>
              </w:divBdr>
            </w:div>
            <w:div w:id="960116172">
              <w:marLeft w:val="480"/>
              <w:marRight w:val="0"/>
              <w:marTop w:val="0"/>
              <w:marBottom w:val="0"/>
              <w:divBdr>
                <w:top w:val="none" w:sz="0" w:space="0" w:color="auto"/>
                <w:left w:val="none" w:sz="0" w:space="0" w:color="auto"/>
                <w:bottom w:val="none" w:sz="0" w:space="0" w:color="auto"/>
                <w:right w:val="none" w:sz="0" w:space="0" w:color="auto"/>
              </w:divBdr>
            </w:div>
            <w:div w:id="960187575">
              <w:marLeft w:val="480"/>
              <w:marRight w:val="0"/>
              <w:marTop w:val="0"/>
              <w:marBottom w:val="0"/>
              <w:divBdr>
                <w:top w:val="none" w:sz="0" w:space="0" w:color="auto"/>
                <w:left w:val="none" w:sz="0" w:space="0" w:color="auto"/>
                <w:bottom w:val="none" w:sz="0" w:space="0" w:color="auto"/>
                <w:right w:val="none" w:sz="0" w:space="0" w:color="auto"/>
              </w:divBdr>
            </w:div>
            <w:div w:id="960234574">
              <w:marLeft w:val="480"/>
              <w:marRight w:val="0"/>
              <w:marTop w:val="0"/>
              <w:marBottom w:val="0"/>
              <w:divBdr>
                <w:top w:val="none" w:sz="0" w:space="0" w:color="auto"/>
                <w:left w:val="none" w:sz="0" w:space="0" w:color="auto"/>
                <w:bottom w:val="none" w:sz="0" w:space="0" w:color="auto"/>
                <w:right w:val="none" w:sz="0" w:space="0" w:color="auto"/>
              </w:divBdr>
            </w:div>
            <w:div w:id="960303009">
              <w:marLeft w:val="480"/>
              <w:marRight w:val="0"/>
              <w:marTop w:val="0"/>
              <w:marBottom w:val="0"/>
              <w:divBdr>
                <w:top w:val="none" w:sz="0" w:space="0" w:color="auto"/>
                <w:left w:val="none" w:sz="0" w:space="0" w:color="auto"/>
                <w:bottom w:val="none" w:sz="0" w:space="0" w:color="auto"/>
                <w:right w:val="none" w:sz="0" w:space="0" w:color="auto"/>
              </w:divBdr>
            </w:div>
            <w:div w:id="960380284">
              <w:marLeft w:val="480"/>
              <w:marRight w:val="0"/>
              <w:marTop w:val="0"/>
              <w:marBottom w:val="0"/>
              <w:divBdr>
                <w:top w:val="none" w:sz="0" w:space="0" w:color="auto"/>
                <w:left w:val="none" w:sz="0" w:space="0" w:color="auto"/>
                <w:bottom w:val="none" w:sz="0" w:space="0" w:color="auto"/>
                <w:right w:val="none" w:sz="0" w:space="0" w:color="auto"/>
              </w:divBdr>
            </w:div>
            <w:div w:id="960451181">
              <w:marLeft w:val="480"/>
              <w:marRight w:val="0"/>
              <w:marTop w:val="0"/>
              <w:marBottom w:val="0"/>
              <w:divBdr>
                <w:top w:val="none" w:sz="0" w:space="0" w:color="auto"/>
                <w:left w:val="none" w:sz="0" w:space="0" w:color="auto"/>
                <w:bottom w:val="none" w:sz="0" w:space="0" w:color="auto"/>
                <w:right w:val="none" w:sz="0" w:space="0" w:color="auto"/>
              </w:divBdr>
            </w:div>
            <w:div w:id="960569183">
              <w:marLeft w:val="480"/>
              <w:marRight w:val="0"/>
              <w:marTop w:val="0"/>
              <w:marBottom w:val="0"/>
              <w:divBdr>
                <w:top w:val="none" w:sz="0" w:space="0" w:color="auto"/>
                <w:left w:val="none" w:sz="0" w:space="0" w:color="auto"/>
                <w:bottom w:val="none" w:sz="0" w:space="0" w:color="auto"/>
                <w:right w:val="none" w:sz="0" w:space="0" w:color="auto"/>
              </w:divBdr>
            </w:div>
            <w:div w:id="960572232">
              <w:marLeft w:val="480"/>
              <w:marRight w:val="0"/>
              <w:marTop w:val="0"/>
              <w:marBottom w:val="0"/>
              <w:divBdr>
                <w:top w:val="none" w:sz="0" w:space="0" w:color="auto"/>
                <w:left w:val="none" w:sz="0" w:space="0" w:color="auto"/>
                <w:bottom w:val="none" w:sz="0" w:space="0" w:color="auto"/>
                <w:right w:val="none" w:sz="0" w:space="0" w:color="auto"/>
              </w:divBdr>
            </w:div>
            <w:div w:id="960646840">
              <w:marLeft w:val="480"/>
              <w:marRight w:val="0"/>
              <w:marTop w:val="0"/>
              <w:marBottom w:val="0"/>
              <w:divBdr>
                <w:top w:val="none" w:sz="0" w:space="0" w:color="auto"/>
                <w:left w:val="none" w:sz="0" w:space="0" w:color="auto"/>
                <w:bottom w:val="none" w:sz="0" w:space="0" w:color="auto"/>
                <w:right w:val="none" w:sz="0" w:space="0" w:color="auto"/>
              </w:divBdr>
            </w:div>
            <w:div w:id="960768798">
              <w:marLeft w:val="480"/>
              <w:marRight w:val="0"/>
              <w:marTop w:val="0"/>
              <w:marBottom w:val="0"/>
              <w:divBdr>
                <w:top w:val="none" w:sz="0" w:space="0" w:color="auto"/>
                <w:left w:val="none" w:sz="0" w:space="0" w:color="auto"/>
                <w:bottom w:val="none" w:sz="0" w:space="0" w:color="auto"/>
                <w:right w:val="none" w:sz="0" w:space="0" w:color="auto"/>
              </w:divBdr>
            </w:div>
            <w:div w:id="960769642">
              <w:marLeft w:val="480"/>
              <w:marRight w:val="0"/>
              <w:marTop w:val="0"/>
              <w:marBottom w:val="0"/>
              <w:divBdr>
                <w:top w:val="none" w:sz="0" w:space="0" w:color="auto"/>
                <w:left w:val="none" w:sz="0" w:space="0" w:color="auto"/>
                <w:bottom w:val="none" w:sz="0" w:space="0" w:color="auto"/>
                <w:right w:val="none" w:sz="0" w:space="0" w:color="auto"/>
              </w:divBdr>
            </w:div>
            <w:div w:id="960770156">
              <w:marLeft w:val="480"/>
              <w:marRight w:val="0"/>
              <w:marTop w:val="0"/>
              <w:marBottom w:val="0"/>
              <w:divBdr>
                <w:top w:val="none" w:sz="0" w:space="0" w:color="auto"/>
                <w:left w:val="none" w:sz="0" w:space="0" w:color="auto"/>
                <w:bottom w:val="none" w:sz="0" w:space="0" w:color="auto"/>
                <w:right w:val="none" w:sz="0" w:space="0" w:color="auto"/>
              </w:divBdr>
            </w:div>
            <w:div w:id="960919804">
              <w:marLeft w:val="480"/>
              <w:marRight w:val="0"/>
              <w:marTop w:val="0"/>
              <w:marBottom w:val="0"/>
              <w:divBdr>
                <w:top w:val="none" w:sz="0" w:space="0" w:color="auto"/>
                <w:left w:val="none" w:sz="0" w:space="0" w:color="auto"/>
                <w:bottom w:val="none" w:sz="0" w:space="0" w:color="auto"/>
                <w:right w:val="none" w:sz="0" w:space="0" w:color="auto"/>
              </w:divBdr>
            </w:div>
            <w:div w:id="960964289">
              <w:marLeft w:val="480"/>
              <w:marRight w:val="0"/>
              <w:marTop w:val="0"/>
              <w:marBottom w:val="0"/>
              <w:divBdr>
                <w:top w:val="none" w:sz="0" w:space="0" w:color="auto"/>
                <w:left w:val="none" w:sz="0" w:space="0" w:color="auto"/>
                <w:bottom w:val="none" w:sz="0" w:space="0" w:color="auto"/>
                <w:right w:val="none" w:sz="0" w:space="0" w:color="auto"/>
              </w:divBdr>
            </w:div>
            <w:div w:id="961109301">
              <w:marLeft w:val="480"/>
              <w:marRight w:val="0"/>
              <w:marTop w:val="0"/>
              <w:marBottom w:val="0"/>
              <w:divBdr>
                <w:top w:val="none" w:sz="0" w:space="0" w:color="auto"/>
                <w:left w:val="none" w:sz="0" w:space="0" w:color="auto"/>
                <w:bottom w:val="none" w:sz="0" w:space="0" w:color="auto"/>
                <w:right w:val="none" w:sz="0" w:space="0" w:color="auto"/>
              </w:divBdr>
            </w:div>
            <w:div w:id="961230856">
              <w:marLeft w:val="480"/>
              <w:marRight w:val="0"/>
              <w:marTop w:val="0"/>
              <w:marBottom w:val="0"/>
              <w:divBdr>
                <w:top w:val="none" w:sz="0" w:space="0" w:color="auto"/>
                <w:left w:val="none" w:sz="0" w:space="0" w:color="auto"/>
                <w:bottom w:val="none" w:sz="0" w:space="0" w:color="auto"/>
                <w:right w:val="none" w:sz="0" w:space="0" w:color="auto"/>
              </w:divBdr>
            </w:div>
            <w:div w:id="961231486">
              <w:marLeft w:val="480"/>
              <w:marRight w:val="0"/>
              <w:marTop w:val="0"/>
              <w:marBottom w:val="0"/>
              <w:divBdr>
                <w:top w:val="none" w:sz="0" w:space="0" w:color="auto"/>
                <w:left w:val="none" w:sz="0" w:space="0" w:color="auto"/>
                <w:bottom w:val="none" w:sz="0" w:space="0" w:color="auto"/>
                <w:right w:val="none" w:sz="0" w:space="0" w:color="auto"/>
              </w:divBdr>
            </w:div>
            <w:div w:id="961300241">
              <w:marLeft w:val="480"/>
              <w:marRight w:val="0"/>
              <w:marTop w:val="0"/>
              <w:marBottom w:val="0"/>
              <w:divBdr>
                <w:top w:val="none" w:sz="0" w:space="0" w:color="auto"/>
                <w:left w:val="none" w:sz="0" w:space="0" w:color="auto"/>
                <w:bottom w:val="none" w:sz="0" w:space="0" w:color="auto"/>
                <w:right w:val="none" w:sz="0" w:space="0" w:color="auto"/>
              </w:divBdr>
            </w:div>
            <w:div w:id="961376423">
              <w:marLeft w:val="480"/>
              <w:marRight w:val="0"/>
              <w:marTop w:val="0"/>
              <w:marBottom w:val="0"/>
              <w:divBdr>
                <w:top w:val="none" w:sz="0" w:space="0" w:color="auto"/>
                <w:left w:val="none" w:sz="0" w:space="0" w:color="auto"/>
                <w:bottom w:val="none" w:sz="0" w:space="0" w:color="auto"/>
                <w:right w:val="none" w:sz="0" w:space="0" w:color="auto"/>
              </w:divBdr>
            </w:div>
            <w:div w:id="961493279">
              <w:marLeft w:val="480"/>
              <w:marRight w:val="0"/>
              <w:marTop w:val="0"/>
              <w:marBottom w:val="0"/>
              <w:divBdr>
                <w:top w:val="none" w:sz="0" w:space="0" w:color="auto"/>
                <w:left w:val="none" w:sz="0" w:space="0" w:color="auto"/>
                <w:bottom w:val="none" w:sz="0" w:space="0" w:color="auto"/>
                <w:right w:val="none" w:sz="0" w:space="0" w:color="auto"/>
              </w:divBdr>
            </w:div>
            <w:div w:id="961501504">
              <w:marLeft w:val="480"/>
              <w:marRight w:val="0"/>
              <w:marTop w:val="0"/>
              <w:marBottom w:val="0"/>
              <w:divBdr>
                <w:top w:val="none" w:sz="0" w:space="0" w:color="auto"/>
                <w:left w:val="none" w:sz="0" w:space="0" w:color="auto"/>
                <w:bottom w:val="none" w:sz="0" w:space="0" w:color="auto"/>
                <w:right w:val="none" w:sz="0" w:space="0" w:color="auto"/>
              </w:divBdr>
            </w:div>
            <w:div w:id="961574246">
              <w:marLeft w:val="480"/>
              <w:marRight w:val="0"/>
              <w:marTop w:val="0"/>
              <w:marBottom w:val="0"/>
              <w:divBdr>
                <w:top w:val="none" w:sz="0" w:space="0" w:color="auto"/>
                <w:left w:val="none" w:sz="0" w:space="0" w:color="auto"/>
                <w:bottom w:val="none" w:sz="0" w:space="0" w:color="auto"/>
                <w:right w:val="none" w:sz="0" w:space="0" w:color="auto"/>
              </w:divBdr>
            </w:div>
            <w:div w:id="961575771">
              <w:marLeft w:val="480"/>
              <w:marRight w:val="0"/>
              <w:marTop w:val="0"/>
              <w:marBottom w:val="0"/>
              <w:divBdr>
                <w:top w:val="none" w:sz="0" w:space="0" w:color="auto"/>
                <w:left w:val="none" w:sz="0" w:space="0" w:color="auto"/>
                <w:bottom w:val="none" w:sz="0" w:space="0" w:color="auto"/>
                <w:right w:val="none" w:sz="0" w:space="0" w:color="auto"/>
              </w:divBdr>
            </w:div>
            <w:div w:id="961764119">
              <w:marLeft w:val="480"/>
              <w:marRight w:val="0"/>
              <w:marTop w:val="0"/>
              <w:marBottom w:val="0"/>
              <w:divBdr>
                <w:top w:val="none" w:sz="0" w:space="0" w:color="auto"/>
                <w:left w:val="none" w:sz="0" w:space="0" w:color="auto"/>
                <w:bottom w:val="none" w:sz="0" w:space="0" w:color="auto"/>
                <w:right w:val="none" w:sz="0" w:space="0" w:color="auto"/>
              </w:divBdr>
            </w:div>
            <w:div w:id="961765325">
              <w:marLeft w:val="480"/>
              <w:marRight w:val="0"/>
              <w:marTop w:val="0"/>
              <w:marBottom w:val="0"/>
              <w:divBdr>
                <w:top w:val="none" w:sz="0" w:space="0" w:color="auto"/>
                <w:left w:val="none" w:sz="0" w:space="0" w:color="auto"/>
                <w:bottom w:val="none" w:sz="0" w:space="0" w:color="auto"/>
                <w:right w:val="none" w:sz="0" w:space="0" w:color="auto"/>
              </w:divBdr>
            </w:div>
            <w:div w:id="961958442">
              <w:marLeft w:val="480"/>
              <w:marRight w:val="0"/>
              <w:marTop w:val="0"/>
              <w:marBottom w:val="0"/>
              <w:divBdr>
                <w:top w:val="none" w:sz="0" w:space="0" w:color="auto"/>
                <w:left w:val="none" w:sz="0" w:space="0" w:color="auto"/>
                <w:bottom w:val="none" w:sz="0" w:space="0" w:color="auto"/>
                <w:right w:val="none" w:sz="0" w:space="0" w:color="auto"/>
              </w:divBdr>
            </w:div>
            <w:div w:id="961961704">
              <w:marLeft w:val="480"/>
              <w:marRight w:val="0"/>
              <w:marTop w:val="0"/>
              <w:marBottom w:val="0"/>
              <w:divBdr>
                <w:top w:val="none" w:sz="0" w:space="0" w:color="auto"/>
                <w:left w:val="none" w:sz="0" w:space="0" w:color="auto"/>
                <w:bottom w:val="none" w:sz="0" w:space="0" w:color="auto"/>
                <w:right w:val="none" w:sz="0" w:space="0" w:color="auto"/>
              </w:divBdr>
            </w:div>
            <w:div w:id="962032994">
              <w:marLeft w:val="480"/>
              <w:marRight w:val="0"/>
              <w:marTop w:val="0"/>
              <w:marBottom w:val="0"/>
              <w:divBdr>
                <w:top w:val="none" w:sz="0" w:space="0" w:color="auto"/>
                <w:left w:val="none" w:sz="0" w:space="0" w:color="auto"/>
                <w:bottom w:val="none" w:sz="0" w:space="0" w:color="auto"/>
                <w:right w:val="none" w:sz="0" w:space="0" w:color="auto"/>
              </w:divBdr>
            </w:div>
            <w:div w:id="962150797">
              <w:marLeft w:val="480"/>
              <w:marRight w:val="0"/>
              <w:marTop w:val="0"/>
              <w:marBottom w:val="0"/>
              <w:divBdr>
                <w:top w:val="none" w:sz="0" w:space="0" w:color="auto"/>
                <w:left w:val="none" w:sz="0" w:space="0" w:color="auto"/>
                <w:bottom w:val="none" w:sz="0" w:space="0" w:color="auto"/>
                <w:right w:val="none" w:sz="0" w:space="0" w:color="auto"/>
              </w:divBdr>
            </w:div>
            <w:div w:id="962153511">
              <w:marLeft w:val="480"/>
              <w:marRight w:val="0"/>
              <w:marTop w:val="0"/>
              <w:marBottom w:val="0"/>
              <w:divBdr>
                <w:top w:val="none" w:sz="0" w:space="0" w:color="auto"/>
                <w:left w:val="none" w:sz="0" w:space="0" w:color="auto"/>
                <w:bottom w:val="none" w:sz="0" w:space="0" w:color="auto"/>
                <w:right w:val="none" w:sz="0" w:space="0" w:color="auto"/>
              </w:divBdr>
            </w:div>
            <w:div w:id="962225401">
              <w:marLeft w:val="480"/>
              <w:marRight w:val="0"/>
              <w:marTop w:val="0"/>
              <w:marBottom w:val="0"/>
              <w:divBdr>
                <w:top w:val="none" w:sz="0" w:space="0" w:color="auto"/>
                <w:left w:val="none" w:sz="0" w:space="0" w:color="auto"/>
                <w:bottom w:val="none" w:sz="0" w:space="0" w:color="auto"/>
                <w:right w:val="none" w:sz="0" w:space="0" w:color="auto"/>
              </w:divBdr>
            </w:div>
            <w:div w:id="962267172">
              <w:marLeft w:val="480"/>
              <w:marRight w:val="0"/>
              <w:marTop w:val="0"/>
              <w:marBottom w:val="0"/>
              <w:divBdr>
                <w:top w:val="none" w:sz="0" w:space="0" w:color="auto"/>
                <w:left w:val="none" w:sz="0" w:space="0" w:color="auto"/>
                <w:bottom w:val="none" w:sz="0" w:space="0" w:color="auto"/>
                <w:right w:val="none" w:sz="0" w:space="0" w:color="auto"/>
              </w:divBdr>
            </w:div>
            <w:div w:id="962268368">
              <w:marLeft w:val="480"/>
              <w:marRight w:val="0"/>
              <w:marTop w:val="0"/>
              <w:marBottom w:val="0"/>
              <w:divBdr>
                <w:top w:val="none" w:sz="0" w:space="0" w:color="auto"/>
                <w:left w:val="none" w:sz="0" w:space="0" w:color="auto"/>
                <w:bottom w:val="none" w:sz="0" w:space="0" w:color="auto"/>
                <w:right w:val="none" w:sz="0" w:space="0" w:color="auto"/>
              </w:divBdr>
            </w:div>
            <w:div w:id="962270681">
              <w:marLeft w:val="480"/>
              <w:marRight w:val="0"/>
              <w:marTop w:val="0"/>
              <w:marBottom w:val="0"/>
              <w:divBdr>
                <w:top w:val="none" w:sz="0" w:space="0" w:color="auto"/>
                <w:left w:val="none" w:sz="0" w:space="0" w:color="auto"/>
                <w:bottom w:val="none" w:sz="0" w:space="0" w:color="auto"/>
                <w:right w:val="none" w:sz="0" w:space="0" w:color="auto"/>
              </w:divBdr>
            </w:div>
            <w:div w:id="962341679">
              <w:marLeft w:val="480"/>
              <w:marRight w:val="0"/>
              <w:marTop w:val="0"/>
              <w:marBottom w:val="0"/>
              <w:divBdr>
                <w:top w:val="none" w:sz="0" w:space="0" w:color="auto"/>
                <w:left w:val="none" w:sz="0" w:space="0" w:color="auto"/>
                <w:bottom w:val="none" w:sz="0" w:space="0" w:color="auto"/>
                <w:right w:val="none" w:sz="0" w:space="0" w:color="auto"/>
              </w:divBdr>
            </w:div>
            <w:div w:id="962348617">
              <w:marLeft w:val="480"/>
              <w:marRight w:val="0"/>
              <w:marTop w:val="0"/>
              <w:marBottom w:val="0"/>
              <w:divBdr>
                <w:top w:val="none" w:sz="0" w:space="0" w:color="auto"/>
                <w:left w:val="none" w:sz="0" w:space="0" w:color="auto"/>
                <w:bottom w:val="none" w:sz="0" w:space="0" w:color="auto"/>
                <w:right w:val="none" w:sz="0" w:space="0" w:color="auto"/>
              </w:divBdr>
            </w:div>
            <w:div w:id="962350609">
              <w:marLeft w:val="480"/>
              <w:marRight w:val="0"/>
              <w:marTop w:val="0"/>
              <w:marBottom w:val="0"/>
              <w:divBdr>
                <w:top w:val="none" w:sz="0" w:space="0" w:color="auto"/>
                <w:left w:val="none" w:sz="0" w:space="0" w:color="auto"/>
                <w:bottom w:val="none" w:sz="0" w:space="0" w:color="auto"/>
                <w:right w:val="none" w:sz="0" w:space="0" w:color="auto"/>
              </w:divBdr>
            </w:div>
            <w:div w:id="962420503">
              <w:marLeft w:val="480"/>
              <w:marRight w:val="0"/>
              <w:marTop w:val="0"/>
              <w:marBottom w:val="0"/>
              <w:divBdr>
                <w:top w:val="none" w:sz="0" w:space="0" w:color="auto"/>
                <w:left w:val="none" w:sz="0" w:space="0" w:color="auto"/>
                <w:bottom w:val="none" w:sz="0" w:space="0" w:color="auto"/>
                <w:right w:val="none" w:sz="0" w:space="0" w:color="auto"/>
              </w:divBdr>
            </w:div>
            <w:div w:id="962420926">
              <w:marLeft w:val="480"/>
              <w:marRight w:val="0"/>
              <w:marTop w:val="0"/>
              <w:marBottom w:val="0"/>
              <w:divBdr>
                <w:top w:val="none" w:sz="0" w:space="0" w:color="auto"/>
                <w:left w:val="none" w:sz="0" w:space="0" w:color="auto"/>
                <w:bottom w:val="none" w:sz="0" w:space="0" w:color="auto"/>
                <w:right w:val="none" w:sz="0" w:space="0" w:color="auto"/>
              </w:divBdr>
            </w:div>
            <w:div w:id="962544402">
              <w:marLeft w:val="480"/>
              <w:marRight w:val="0"/>
              <w:marTop w:val="0"/>
              <w:marBottom w:val="0"/>
              <w:divBdr>
                <w:top w:val="none" w:sz="0" w:space="0" w:color="auto"/>
                <w:left w:val="none" w:sz="0" w:space="0" w:color="auto"/>
                <w:bottom w:val="none" w:sz="0" w:space="0" w:color="auto"/>
                <w:right w:val="none" w:sz="0" w:space="0" w:color="auto"/>
              </w:divBdr>
            </w:div>
            <w:div w:id="962688098">
              <w:marLeft w:val="480"/>
              <w:marRight w:val="0"/>
              <w:marTop w:val="0"/>
              <w:marBottom w:val="0"/>
              <w:divBdr>
                <w:top w:val="none" w:sz="0" w:space="0" w:color="auto"/>
                <w:left w:val="none" w:sz="0" w:space="0" w:color="auto"/>
                <w:bottom w:val="none" w:sz="0" w:space="0" w:color="auto"/>
                <w:right w:val="none" w:sz="0" w:space="0" w:color="auto"/>
              </w:divBdr>
            </w:div>
            <w:div w:id="962729709">
              <w:marLeft w:val="480"/>
              <w:marRight w:val="0"/>
              <w:marTop w:val="0"/>
              <w:marBottom w:val="0"/>
              <w:divBdr>
                <w:top w:val="none" w:sz="0" w:space="0" w:color="auto"/>
                <w:left w:val="none" w:sz="0" w:space="0" w:color="auto"/>
                <w:bottom w:val="none" w:sz="0" w:space="0" w:color="auto"/>
                <w:right w:val="none" w:sz="0" w:space="0" w:color="auto"/>
              </w:divBdr>
            </w:div>
            <w:div w:id="962930250">
              <w:marLeft w:val="480"/>
              <w:marRight w:val="0"/>
              <w:marTop w:val="0"/>
              <w:marBottom w:val="0"/>
              <w:divBdr>
                <w:top w:val="none" w:sz="0" w:space="0" w:color="auto"/>
                <w:left w:val="none" w:sz="0" w:space="0" w:color="auto"/>
                <w:bottom w:val="none" w:sz="0" w:space="0" w:color="auto"/>
                <w:right w:val="none" w:sz="0" w:space="0" w:color="auto"/>
              </w:divBdr>
            </w:div>
            <w:div w:id="963074217">
              <w:marLeft w:val="480"/>
              <w:marRight w:val="0"/>
              <w:marTop w:val="0"/>
              <w:marBottom w:val="0"/>
              <w:divBdr>
                <w:top w:val="none" w:sz="0" w:space="0" w:color="auto"/>
                <w:left w:val="none" w:sz="0" w:space="0" w:color="auto"/>
                <w:bottom w:val="none" w:sz="0" w:space="0" w:color="auto"/>
                <w:right w:val="none" w:sz="0" w:space="0" w:color="auto"/>
              </w:divBdr>
            </w:div>
            <w:div w:id="963196810">
              <w:marLeft w:val="480"/>
              <w:marRight w:val="0"/>
              <w:marTop w:val="0"/>
              <w:marBottom w:val="0"/>
              <w:divBdr>
                <w:top w:val="none" w:sz="0" w:space="0" w:color="auto"/>
                <w:left w:val="none" w:sz="0" w:space="0" w:color="auto"/>
                <w:bottom w:val="none" w:sz="0" w:space="0" w:color="auto"/>
                <w:right w:val="none" w:sz="0" w:space="0" w:color="auto"/>
              </w:divBdr>
            </w:div>
            <w:div w:id="963384651">
              <w:marLeft w:val="480"/>
              <w:marRight w:val="0"/>
              <w:marTop w:val="0"/>
              <w:marBottom w:val="0"/>
              <w:divBdr>
                <w:top w:val="none" w:sz="0" w:space="0" w:color="auto"/>
                <w:left w:val="none" w:sz="0" w:space="0" w:color="auto"/>
                <w:bottom w:val="none" w:sz="0" w:space="0" w:color="auto"/>
                <w:right w:val="none" w:sz="0" w:space="0" w:color="auto"/>
              </w:divBdr>
            </w:div>
            <w:div w:id="963579884">
              <w:marLeft w:val="480"/>
              <w:marRight w:val="0"/>
              <w:marTop w:val="0"/>
              <w:marBottom w:val="0"/>
              <w:divBdr>
                <w:top w:val="none" w:sz="0" w:space="0" w:color="auto"/>
                <w:left w:val="none" w:sz="0" w:space="0" w:color="auto"/>
                <w:bottom w:val="none" w:sz="0" w:space="0" w:color="auto"/>
                <w:right w:val="none" w:sz="0" w:space="0" w:color="auto"/>
              </w:divBdr>
            </w:div>
            <w:div w:id="963583398">
              <w:marLeft w:val="480"/>
              <w:marRight w:val="0"/>
              <w:marTop w:val="0"/>
              <w:marBottom w:val="0"/>
              <w:divBdr>
                <w:top w:val="none" w:sz="0" w:space="0" w:color="auto"/>
                <w:left w:val="none" w:sz="0" w:space="0" w:color="auto"/>
                <w:bottom w:val="none" w:sz="0" w:space="0" w:color="auto"/>
                <w:right w:val="none" w:sz="0" w:space="0" w:color="auto"/>
              </w:divBdr>
            </w:div>
            <w:div w:id="963583868">
              <w:marLeft w:val="480"/>
              <w:marRight w:val="0"/>
              <w:marTop w:val="0"/>
              <w:marBottom w:val="0"/>
              <w:divBdr>
                <w:top w:val="none" w:sz="0" w:space="0" w:color="auto"/>
                <w:left w:val="none" w:sz="0" w:space="0" w:color="auto"/>
                <w:bottom w:val="none" w:sz="0" w:space="0" w:color="auto"/>
                <w:right w:val="none" w:sz="0" w:space="0" w:color="auto"/>
              </w:divBdr>
            </w:div>
            <w:div w:id="963653083">
              <w:marLeft w:val="480"/>
              <w:marRight w:val="0"/>
              <w:marTop w:val="0"/>
              <w:marBottom w:val="0"/>
              <w:divBdr>
                <w:top w:val="none" w:sz="0" w:space="0" w:color="auto"/>
                <w:left w:val="none" w:sz="0" w:space="0" w:color="auto"/>
                <w:bottom w:val="none" w:sz="0" w:space="0" w:color="auto"/>
                <w:right w:val="none" w:sz="0" w:space="0" w:color="auto"/>
              </w:divBdr>
            </w:div>
            <w:div w:id="963658473">
              <w:marLeft w:val="480"/>
              <w:marRight w:val="0"/>
              <w:marTop w:val="0"/>
              <w:marBottom w:val="0"/>
              <w:divBdr>
                <w:top w:val="none" w:sz="0" w:space="0" w:color="auto"/>
                <w:left w:val="none" w:sz="0" w:space="0" w:color="auto"/>
                <w:bottom w:val="none" w:sz="0" w:space="0" w:color="auto"/>
                <w:right w:val="none" w:sz="0" w:space="0" w:color="auto"/>
              </w:divBdr>
            </w:div>
            <w:div w:id="963661115">
              <w:marLeft w:val="480"/>
              <w:marRight w:val="0"/>
              <w:marTop w:val="0"/>
              <w:marBottom w:val="0"/>
              <w:divBdr>
                <w:top w:val="none" w:sz="0" w:space="0" w:color="auto"/>
                <w:left w:val="none" w:sz="0" w:space="0" w:color="auto"/>
                <w:bottom w:val="none" w:sz="0" w:space="0" w:color="auto"/>
                <w:right w:val="none" w:sz="0" w:space="0" w:color="auto"/>
              </w:divBdr>
            </w:div>
            <w:div w:id="963730209">
              <w:marLeft w:val="480"/>
              <w:marRight w:val="0"/>
              <w:marTop w:val="0"/>
              <w:marBottom w:val="0"/>
              <w:divBdr>
                <w:top w:val="none" w:sz="0" w:space="0" w:color="auto"/>
                <w:left w:val="none" w:sz="0" w:space="0" w:color="auto"/>
                <w:bottom w:val="none" w:sz="0" w:space="0" w:color="auto"/>
                <w:right w:val="none" w:sz="0" w:space="0" w:color="auto"/>
              </w:divBdr>
            </w:div>
            <w:div w:id="963731758">
              <w:marLeft w:val="480"/>
              <w:marRight w:val="0"/>
              <w:marTop w:val="0"/>
              <w:marBottom w:val="0"/>
              <w:divBdr>
                <w:top w:val="none" w:sz="0" w:space="0" w:color="auto"/>
                <w:left w:val="none" w:sz="0" w:space="0" w:color="auto"/>
                <w:bottom w:val="none" w:sz="0" w:space="0" w:color="auto"/>
                <w:right w:val="none" w:sz="0" w:space="0" w:color="auto"/>
              </w:divBdr>
            </w:div>
            <w:div w:id="963845555">
              <w:marLeft w:val="480"/>
              <w:marRight w:val="0"/>
              <w:marTop w:val="0"/>
              <w:marBottom w:val="0"/>
              <w:divBdr>
                <w:top w:val="none" w:sz="0" w:space="0" w:color="auto"/>
                <w:left w:val="none" w:sz="0" w:space="0" w:color="auto"/>
                <w:bottom w:val="none" w:sz="0" w:space="0" w:color="auto"/>
                <w:right w:val="none" w:sz="0" w:space="0" w:color="auto"/>
              </w:divBdr>
            </w:div>
            <w:div w:id="963849845">
              <w:marLeft w:val="480"/>
              <w:marRight w:val="0"/>
              <w:marTop w:val="0"/>
              <w:marBottom w:val="0"/>
              <w:divBdr>
                <w:top w:val="none" w:sz="0" w:space="0" w:color="auto"/>
                <w:left w:val="none" w:sz="0" w:space="0" w:color="auto"/>
                <w:bottom w:val="none" w:sz="0" w:space="0" w:color="auto"/>
                <w:right w:val="none" w:sz="0" w:space="0" w:color="auto"/>
              </w:divBdr>
            </w:div>
            <w:div w:id="963930056">
              <w:marLeft w:val="480"/>
              <w:marRight w:val="0"/>
              <w:marTop w:val="0"/>
              <w:marBottom w:val="0"/>
              <w:divBdr>
                <w:top w:val="none" w:sz="0" w:space="0" w:color="auto"/>
                <w:left w:val="none" w:sz="0" w:space="0" w:color="auto"/>
                <w:bottom w:val="none" w:sz="0" w:space="0" w:color="auto"/>
                <w:right w:val="none" w:sz="0" w:space="0" w:color="auto"/>
              </w:divBdr>
            </w:div>
            <w:div w:id="964000011">
              <w:marLeft w:val="480"/>
              <w:marRight w:val="0"/>
              <w:marTop w:val="0"/>
              <w:marBottom w:val="0"/>
              <w:divBdr>
                <w:top w:val="none" w:sz="0" w:space="0" w:color="auto"/>
                <w:left w:val="none" w:sz="0" w:space="0" w:color="auto"/>
                <w:bottom w:val="none" w:sz="0" w:space="0" w:color="auto"/>
                <w:right w:val="none" w:sz="0" w:space="0" w:color="auto"/>
              </w:divBdr>
            </w:div>
            <w:div w:id="964047774">
              <w:marLeft w:val="480"/>
              <w:marRight w:val="0"/>
              <w:marTop w:val="0"/>
              <w:marBottom w:val="0"/>
              <w:divBdr>
                <w:top w:val="none" w:sz="0" w:space="0" w:color="auto"/>
                <w:left w:val="none" w:sz="0" w:space="0" w:color="auto"/>
                <w:bottom w:val="none" w:sz="0" w:space="0" w:color="auto"/>
                <w:right w:val="none" w:sz="0" w:space="0" w:color="auto"/>
              </w:divBdr>
            </w:div>
            <w:div w:id="964190962">
              <w:marLeft w:val="480"/>
              <w:marRight w:val="0"/>
              <w:marTop w:val="0"/>
              <w:marBottom w:val="0"/>
              <w:divBdr>
                <w:top w:val="none" w:sz="0" w:space="0" w:color="auto"/>
                <w:left w:val="none" w:sz="0" w:space="0" w:color="auto"/>
                <w:bottom w:val="none" w:sz="0" w:space="0" w:color="auto"/>
                <w:right w:val="none" w:sz="0" w:space="0" w:color="auto"/>
              </w:divBdr>
            </w:div>
            <w:div w:id="964194687">
              <w:marLeft w:val="480"/>
              <w:marRight w:val="0"/>
              <w:marTop w:val="0"/>
              <w:marBottom w:val="0"/>
              <w:divBdr>
                <w:top w:val="none" w:sz="0" w:space="0" w:color="auto"/>
                <w:left w:val="none" w:sz="0" w:space="0" w:color="auto"/>
                <w:bottom w:val="none" w:sz="0" w:space="0" w:color="auto"/>
                <w:right w:val="none" w:sz="0" w:space="0" w:color="auto"/>
              </w:divBdr>
            </w:div>
            <w:div w:id="964194927">
              <w:marLeft w:val="480"/>
              <w:marRight w:val="0"/>
              <w:marTop w:val="0"/>
              <w:marBottom w:val="0"/>
              <w:divBdr>
                <w:top w:val="none" w:sz="0" w:space="0" w:color="auto"/>
                <w:left w:val="none" w:sz="0" w:space="0" w:color="auto"/>
                <w:bottom w:val="none" w:sz="0" w:space="0" w:color="auto"/>
                <w:right w:val="none" w:sz="0" w:space="0" w:color="auto"/>
              </w:divBdr>
            </w:div>
            <w:div w:id="964195456">
              <w:marLeft w:val="480"/>
              <w:marRight w:val="0"/>
              <w:marTop w:val="0"/>
              <w:marBottom w:val="0"/>
              <w:divBdr>
                <w:top w:val="none" w:sz="0" w:space="0" w:color="auto"/>
                <w:left w:val="none" w:sz="0" w:space="0" w:color="auto"/>
                <w:bottom w:val="none" w:sz="0" w:space="0" w:color="auto"/>
                <w:right w:val="none" w:sz="0" w:space="0" w:color="auto"/>
              </w:divBdr>
            </w:div>
            <w:div w:id="964236176">
              <w:marLeft w:val="480"/>
              <w:marRight w:val="0"/>
              <w:marTop w:val="0"/>
              <w:marBottom w:val="0"/>
              <w:divBdr>
                <w:top w:val="none" w:sz="0" w:space="0" w:color="auto"/>
                <w:left w:val="none" w:sz="0" w:space="0" w:color="auto"/>
                <w:bottom w:val="none" w:sz="0" w:space="0" w:color="auto"/>
                <w:right w:val="none" w:sz="0" w:space="0" w:color="auto"/>
              </w:divBdr>
            </w:div>
            <w:div w:id="964388234">
              <w:marLeft w:val="480"/>
              <w:marRight w:val="0"/>
              <w:marTop w:val="0"/>
              <w:marBottom w:val="0"/>
              <w:divBdr>
                <w:top w:val="none" w:sz="0" w:space="0" w:color="auto"/>
                <w:left w:val="none" w:sz="0" w:space="0" w:color="auto"/>
                <w:bottom w:val="none" w:sz="0" w:space="0" w:color="auto"/>
                <w:right w:val="none" w:sz="0" w:space="0" w:color="auto"/>
              </w:divBdr>
            </w:div>
            <w:div w:id="964429435">
              <w:marLeft w:val="480"/>
              <w:marRight w:val="0"/>
              <w:marTop w:val="0"/>
              <w:marBottom w:val="0"/>
              <w:divBdr>
                <w:top w:val="none" w:sz="0" w:space="0" w:color="auto"/>
                <w:left w:val="none" w:sz="0" w:space="0" w:color="auto"/>
                <w:bottom w:val="none" w:sz="0" w:space="0" w:color="auto"/>
                <w:right w:val="none" w:sz="0" w:space="0" w:color="auto"/>
              </w:divBdr>
            </w:div>
            <w:div w:id="964694123">
              <w:marLeft w:val="480"/>
              <w:marRight w:val="0"/>
              <w:marTop w:val="0"/>
              <w:marBottom w:val="0"/>
              <w:divBdr>
                <w:top w:val="none" w:sz="0" w:space="0" w:color="auto"/>
                <w:left w:val="none" w:sz="0" w:space="0" w:color="auto"/>
                <w:bottom w:val="none" w:sz="0" w:space="0" w:color="auto"/>
                <w:right w:val="none" w:sz="0" w:space="0" w:color="auto"/>
              </w:divBdr>
            </w:div>
            <w:div w:id="964695763">
              <w:marLeft w:val="480"/>
              <w:marRight w:val="0"/>
              <w:marTop w:val="0"/>
              <w:marBottom w:val="0"/>
              <w:divBdr>
                <w:top w:val="none" w:sz="0" w:space="0" w:color="auto"/>
                <w:left w:val="none" w:sz="0" w:space="0" w:color="auto"/>
                <w:bottom w:val="none" w:sz="0" w:space="0" w:color="auto"/>
                <w:right w:val="none" w:sz="0" w:space="0" w:color="auto"/>
              </w:divBdr>
            </w:div>
            <w:div w:id="964777278">
              <w:marLeft w:val="480"/>
              <w:marRight w:val="0"/>
              <w:marTop w:val="0"/>
              <w:marBottom w:val="0"/>
              <w:divBdr>
                <w:top w:val="none" w:sz="0" w:space="0" w:color="auto"/>
                <w:left w:val="none" w:sz="0" w:space="0" w:color="auto"/>
                <w:bottom w:val="none" w:sz="0" w:space="0" w:color="auto"/>
                <w:right w:val="none" w:sz="0" w:space="0" w:color="auto"/>
              </w:divBdr>
            </w:div>
            <w:div w:id="964852013">
              <w:marLeft w:val="480"/>
              <w:marRight w:val="0"/>
              <w:marTop w:val="0"/>
              <w:marBottom w:val="0"/>
              <w:divBdr>
                <w:top w:val="none" w:sz="0" w:space="0" w:color="auto"/>
                <w:left w:val="none" w:sz="0" w:space="0" w:color="auto"/>
                <w:bottom w:val="none" w:sz="0" w:space="0" w:color="auto"/>
                <w:right w:val="none" w:sz="0" w:space="0" w:color="auto"/>
              </w:divBdr>
            </w:div>
            <w:div w:id="964896026">
              <w:marLeft w:val="480"/>
              <w:marRight w:val="0"/>
              <w:marTop w:val="0"/>
              <w:marBottom w:val="0"/>
              <w:divBdr>
                <w:top w:val="none" w:sz="0" w:space="0" w:color="auto"/>
                <w:left w:val="none" w:sz="0" w:space="0" w:color="auto"/>
                <w:bottom w:val="none" w:sz="0" w:space="0" w:color="auto"/>
                <w:right w:val="none" w:sz="0" w:space="0" w:color="auto"/>
              </w:divBdr>
            </w:div>
            <w:div w:id="965047114">
              <w:marLeft w:val="480"/>
              <w:marRight w:val="0"/>
              <w:marTop w:val="0"/>
              <w:marBottom w:val="0"/>
              <w:divBdr>
                <w:top w:val="none" w:sz="0" w:space="0" w:color="auto"/>
                <w:left w:val="none" w:sz="0" w:space="0" w:color="auto"/>
                <w:bottom w:val="none" w:sz="0" w:space="0" w:color="auto"/>
                <w:right w:val="none" w:sz="0" w:space="0" w:color="auto"/>
              </w:divBdr>
            </w:div>
            <w:div w:id="965083179">
              <w:marLeft w:val="480"/>
              <w:marRight w:val="0"/>
              <w:marTop w:val="0"/>
              <w:marBottom w:val="0"/>
              <w:divBdr>
                <w:top w:val="none" w:sz="0" w:space="0" w:color="auto"/>
                <w:left w:val="none" w:sz="0" w:space="0" w:color="auto"/>
                <w:bottom w:val="none" w:sz="0" w:space="0" w:color="auto"/>
                <w:right w:val="none" w:sz="0" w:space="0" w:color="auto"/>
              </w:divBdr>
            </w:div>
            <w:div w:id="965086842">
              <w:marLeft w:val="480"/>
              <w:marRight w:val="0"/>
              <w:marTop w:val="0"/>
              <w:marBottom w:val="0"/>
              <w:divBdr>
                <w:top w:val="none" w:sz="0" w:space="0" w:color="auto"/>
                <w:left w:val="none" w:sz="0" w:space="0" w:color="auto"/>
                <w:bottom w:val="none" w:sz="0" w:space="0" w:color="auto"/>
                <w:right w:val="none" w:sz="0" w:space="0" w:color="auto"/>
              </w:divBdr>
            </w:div>
            <w:div w:id="965090248">
              <w:marLeft w:val="480"/>
              <w:marRight w:val="0"/>
              <w:marTop w:val="0"/>
              <w:marBottom w:val="0"/>
              <w:divBdr>
                <w:top w:val="none" w:sz="0" w:space="0" w:color="auto"/>
                <w:left w:val="none" w:sz="0" w:space="0" w:color="auto"/>
                <w:bottom w:val="none" w:sz="0" w:space="0" w:color="auto"/>
                <w:right w:val="none" w:sz="0" w:space="0" w:color="auto"/>
              </w:divBdr>
            </w:div>
            <w:div w:id="965159993">
              <w:marLeft w:val="480"/>
              <w:marRight w:val="0"/>
              <w:marTop w:val="0"/>
              <w:marBottom w:val="0"/>
              <w:divBdr>
                <w:top w:val="none" w:sz="0" w:space="0" w:color="auto"/>
                <w:left w:val="none" w:sz="0" w:space="0" w:color="auto"/>
                <w:bottom w:val="none" w:sz="0" w:space="0" w:color="auto"/>
                <w:right w:val="none" w:sz="0" w:space="0" w:color="auto"/>
              </w:divBdr>
            </w:div>
            <w:div w:id="965163993">
              <w:marLeft w:val="480"/>
              <w:marRight w:val="0"/>
              <w:marTop w:val="0"/>
              <w:marBottom w:val="0"/>
              <w:divBdr>
                <w:top w:val="none" w:sz="0" w:space="0" w:color="auto"/>
                <w:left w:val="none" w:sz="0" w:space="0" w:color="auto"/>
                <w:bottom w:val="none" w:sz="0" w:space="0" w:color="auto"/>
                <w:right w:val="none" w:sz="0" w:space="0" w:color="auto"/>
              </w:divBdr>
            </w:div>
            <w:div w:id="965232062">
              <w:marLeft w:val="480"/>
              <w:marRight w:val="0"/>
              <w:marTop w:val="0"/>
              <w:marBottom w:val="0"/>
              <w:divBdr>
                <w:top w:val="none" w:sz="0" w:space="0" w:color="auto"/>
                <w:left w:val="none" w:sz="0" w:space="0" w:color="auto"/>
                <w:bottom w:val="none" w:sz="0" w:space="0" w:color="auto"/>
                <w:right w:val="none" w:sz="0" w:space="0" w:color="auto"/>
              </w:divBdr>
            </w:div>
            <w:div w:id="965508694">
              <w:marLeft w:val="480"/>
              <w:marRight w:val="0"/>
              <w:marTop w:val="0"/>
              <w:marBottom w:val="0"/>
              <w:divBdr>
                <w:top w:val="none" w:sz="0" w:space="0" w:color="auto"/>
                <w:left w:val="none" w:sz="0" w:space="0" w:color="auto"/>
                <w:bottom w:val="none" w:sz="0" w:space="0" w:color="auto"/>
                <w:right w:val="none" w:sz="0" w:space="0" w:color="auto"/>
              </w:divBdr>
            </w:div>
            <w:div w:id="965543170">
              <w:marLeft w:val="480"/>
              <w:marRight w:val="0"/>
              <w:marTop w:val="0"/>
              <w:marBottom w:val="0"/>
              <w:divBdr>
                <w:top w:val="none" w:sz="0" w:space="0" w:color="auto"/>
                <w:left w:val="none" w:sz="0" w:space="0" w:color="auto"/>
                <w:bottom w:val="none" w:sz="0" w:space="0" w:color="auto"/>
                <w:right w:val="none" w:sz="0" w:space="0" w:color="auto"/>
              </w:divBdr>
            </w:div>
            <w:div w:id="965550747">
              <w:marLeft w:val="480"/>
              <w:marRight w:val="0"/>
              <w:marTop w:val="0"/>
              <w:marBottom w:val="0"/>
              <w:divBdr>
                <w:top w:val="none" w:sz="0" w:space="0" w:color="auto"/>
                <w:left w:val="none" w:sz="0" w:space="0" w:color="auto"/>
                <w:bottom w:val="none" w:sz="0" w:space="0" w:color="auto"/>
                <w:right w:val="none" w:sz="0" w:space="0" w:color="auto"/>
              </w:divBdr>
            </w:div>
            <w:div w:id="965626985">
              <w:marLeft w:val="480"/>
              <w:marRight w:val="0"/>
              <w:marTop w:val="0"/>
              <w:marBottom w:val="0"/>
              <w:divBdr>
                <w:top w:val="none" w:sz="0" w:space="0" w:color="auto"/>
                <w:left w:val="none" w:sz="0" w:space="0" w:color="auto"/>
                <w:bottom w:val="none" w:sz="0" w:space="0" w:color="auto"/>
                <w:right w:val="none" w:sz="0" w:space="0" w:color="auto"/>
              </w:divBdr>
            </w:div>
            <w:div w:id="965694707">
              <w:marLeft w:val="480"/>
              <w:marRight w:val="0"/>
              <w:marTop w:val="0"/>
              <w:marBottom w:val="0"/>
              <w:divBdr>
                <w:top w:val="none" w:sz="0" w:space="0" w:color="auto"/>
                <w:left w:val="none" w:sz="0" w:space="0" w:color="auto"/>
                <w:bottom w:val="none" w:sz="0" w:space="0" w:color="auto"/>
                <w:right w:val="none" w:sz="0" w:space="0" w:color="auto"/>
              </w:divBdr>
            </w:div>
            <w:div w:id="965695842">
              <w:marLeft w:val="480"/>
              <w:marRight w:val="0"/>
              <w:marTop w:val="0"/>
              <w:marBottom w:val="0"/>
              <w:divBdr>
                <w:top w:val="none" w:sz="0" w:space="0" w:color="auto"/>
                <w:left w:val="none" w:sz="0" w:space="0" w:color="auto"/>
                <w:bottom w:val="none" w:sz="0" w:space="0" w:color="auto"/>
                <w:right w:val="none" w:sz="0" w:space="0" w:color="auto"/>
              </w:divBdr>
            </w:div>
            <w:div w:id="965701241">
              <w:marLeft w:val="480"/>
              <w:marRight w:val="0"/>
              <w:marTop w:val="0"/>
              <w:marBottom w:val="0"/>
              <w:divBdr>
                <w:top w:val="none" w:sz="0" w:space="0" w:color="auto"/>
                <w:left w:val="none" w:sz="0" w:space="0" w:color="auto"/>
                <w:bottom w:val="none" w:sz="0" w:space="0" w:color="auto"/>
                <w:right w:val="none" w:sz="0" w:space="0" w:color="auto"/>
              </w:divBdr>
            </w:div>
            <w:div w:id="965738702">
              <w:marLeft w:val="480"/>
              <w:marRight w:val="0"/>
              <w:marTop w:val="0"/>
              <w:marBottom w:val="0"/>
              <w:divBdr>
                <w:top w:val="none" w:sz="0" w:space="0" w:color="auto"/>
                <w:left w:val="none" w:sz="0" w:space="0" w:color="auto"/>
                <w:bottom w:val="none" w:sz="0" w:space="0" w:color="auto"/>
                <w:right w:val="none" w:sz="0" w:space="0" w:color="auto"/>
              </w:divBdr>
            </w:div>
            <w:div w:id="965770137">
              <w:marLeft w:val="480"/>
              <w:marRight w:val="0"/>
              <w:marTop w:val="0"/>
              <w:marBottom w:val="0"/>
              <w:divBdr>
                <w:top w:val="none" w:sz="0" w:space="0" w:color="auto"/>
                <w:left w:val="none" w:sz="0" w:space="0" w:color="auto"/>
                <w:bottom w:val="none" w:sz="0" w:space="0" w:color="auto"/>
                <w:right w:val="none" w:sz="0" w:space="0" w:color="auto"/>
              </w:divBdr>
            </w:div>
            <w:div w:id="966082477">
              <w:marLeft w:val="480"/>
              <w:marRight w:val="0"/>
              <w:marTop w:val="0"/>
              <w:marBottom w:val="0"/>
              <w:divBdr>
                <w:top w:val="none" w:sz="0" w:space="0" w:color="auto"/>
                <w:left w:val="none" w:sz="0" w:space="0" w:color="auto"/>
                <w:bottom w:val="none" w:sz="0" w:space="0" w:color="auto"/>
                <w:right w:val="none" w:sz="0" w:space="0" w:color="auto"/>
              </w:divBdr>
            </w:div>
            <w:div w:id="966156808">
              <w:marLeft w:val="480"/>
              <w:marRight w:val="0"/>
              <w:marTop w:val="0"/>
              <w:marBottom w:val="0"/>
              <w:divBdr>
                <w:top w:val="none" w:sz="0" w:space="0" w:color="auto"/>
                <w:left w:val="none" w:sz="0" w:space="0" w:color="auto"/>
                <w:bottom w:val="none" w:sz="0" w:space="0" w:color="auto"/>
                <w:right w:val="none" w:sz="0" w:space="0" w:color="auto"/>
              </w:divBdr>
            </w:div>
            <w:div w:id="966163901">
              <w:marLeft w:val="480"/>
              <w:marRight w:val="0"/>
              <w:marTop w:val="0"/>
              <w:marBottom w:val="0"/>
              <w:divBdr>
                <w:top w:val="none" w:sz="0" w:space="0" w:color="auto"/>
                <w:left w:val="none" w:sz="0" w:space="0" w:color="auto"/>
                <w:bottom w:val="none" w:sz="0" w:space="0" w:color="auto"/>
                <w:right w:val="none" w:sz="0" w:space="0" w:color="auto"/>
              </w:divBdr>
            </w:div>
            <w:div w:id="966476250">
              <w:marLeft w:val="480"/>
              <w:marRight w:val="0"/>
              <w:marTop w:val="0"/>
              <w:marBottom w:val="0"/>
              <w:divBdr>
                <w:top w:val="none" w:sz="0" w:space="0" w:color="auto"/>
                <w:left w:val="none" w:sz="0" w:space="0" w:color="auto"/>
                <w:bottom w:val="none" w:sz="0" w:space="0" w:color="auto"/>
                <w:right w:val="none" w:sz="0" w:space="0" w:color="auto"/>
              </w:divBdr>
            </w:div>
            <w:div w:id="966546732">
              <w:marLeft w:val="480"/>
              <w:marRight w:val="0"/>
              <w:marTop w:val="0"/>
              <w:marBottom w:val="0"/>
              <w:divBdr>
                <w:top w:val="none" w:sz="0" w:space="0" w:color="auto"/>
                <w:left w:val="none" w:sz="0" w:space="0" w:color="auto"/>
                <w:bottom w:val="none" w:sz="0" w:space="0" w:color="auto"/>
                <w:right w:val="none" w:sz="0" w:space="0" w:color="auto"/>
              </w:divBdr>
            </w:div>
            <w:div w:id="966551575">
              <w:marLeft w:val="480"/>
              <w:marRight w:val="0"/>
              <w:marTop w:val="0"/>
              <w:marBottom w:val="0"/>
              <w:divBdr>
                <w:top w:val="none" w:sz="0" w:space="0" w:color="auto"/>
                <w:left w:val="none" w:sz="0" w:space="0" w:color="auto"/>
                <w:bottom w:val="none" w:sz="0" w:space="0" w:color="auto"/>
                <w:right w:val="none" w:sz="0" w:space="0" w:color="auto"/>
              </w:divBdr>
            </w:div>
            <w:div w:id="966619745">
              <w:marLeft w:val="480"/>
              <w:marRight w:val="0"/>
              <w:marTop w:val="0"/>
              <w:marBottom w:val="0"/>
              <w:divBdr>
                <w:top w:val="none" w:sz="0" w:space="0" w:color="auto"/>
                <w:left w:val="none" w:sz="0" w:space="0" w:color="auto"/>
                <w:bottom w:val="none" w:sz="0" w:space="0" w:color="auto"/>
                <w:right w:val="none" w:sz="0" w:space="0" w:color="auto"/>
              </w:divBdr>
            </w:div>
            <w:div w:id="966621806">
              <w:marLeft w:val="480"/>
              <w:marRight w:val="0"/>
              <w:marTop w:val="0"/>
              <w:marBottom w:val="0"/>
              <w:divBdr>
                <w:top w:val="none" w:sz="0" w:space="0" w:color="auto"/>
                <w:left w:val="none" w:sz="0" w:space="0" w:color="auto"/>
                <w:bottom w:val="none" w:sz="0" w:space="0" w:color="auto"/>
                <w:right w:val="none" w:sz="0" w:space="0" w:color="auto"/>
              </w:divBdr>
            </w:div>
            <w:div w:id="966666058">
              <w:marLeft w:val="480"/>
              <w:marRight w:val="0"/>
              <w:marTop w:val="0"/>
              <w:marBottom w:val="0"/>
              <w:divBdr>
                <w:top w:val="none" w:sz="0" w:space="0" w:color="auto"/>
                <w:left w:val="none" w:sz="0" w:space="0" w:color="auto"/>
                <w:bottom w:val="none" w:sz="0" w:space="0" w:color="auto"/>
                <w:right w:val="none" w:sz="0" w:space="0" w:color="auto"/>
              </w:divBdr>
            </w:div>
            <w:div w:id="966815575">
              <w:marLeft w:val="480"/>
              <w:marRight w:val="0"/>
              <w:marTop w:val="0"/>
              <w:marBottom w:val="0"/>
              <w:divBdr>
                <w:top w:val="none" w:sz="0" w:space="0" w:color="auto"/>
                <w:left w:val="none" w:sz="0" w:space="0" w:color="auto"/>
                <w:bottom w:val="none" w:sz="0" w:space="0" w:color="auto"/>
                <w:right w:val="none" w:sz="0" w:space="0" w:color="auto"/>
              </w:divBdr>
            </w:div>
            <w:div w:id="966818094">
              <w:marLeft w:val="480"/>
              <w:marRight w:val="0"/>
              <w:marTop w:val="0"/>
              <w:marBottom w:val="0"/>
              <w:divBdr>
                <w:top w:val="none" w:sz="0" w:space="0" w:color="auto"/>
                <w:left w:val="none" w:sz="0" w:space="0" w:color="auto"/>
                <w:bottom w:val="none" w:sz="0" w:space="0" w:color="auto"/>
                <w:right w:val="none" w:sz="0" w:space="0" w:color="auto"/>
              </w:divBdr>
            </w:div>
            <w:div w:id="966931825">
              <w:marLeft w:val="480"/>
              <w:marRight w:val="0"/>
              <w:marTop w:val="0"/>
              <w:marBottom w:val="0"/>
              <w:divBdr>
                <w:top w:val="none" w:sz="0" w:space="0" w:color="auto"/>
                <w:left w:val="none" w:sz="0" w:space="0" w:color="auto"/>
                <w:bottom w:val="none" w:sz="0" w:space="0" w:color="auto"/>
                <w:right w:val="none" w:sz="0" w:space="0" w:color="auto"/>
              </w:divBdr>
            </w:div>
            <w:div w:id="967129824">
              <w:marLeft w:val="480"/>
              <w:marRight w:val="0"/>
              <w:marTop w:val="0"/>
              <w:marBottom w:val="0"/>
              <w:divBdr>
                <w:top w:val="none" w:sz="0" w:space="0" w:color="auto"/>
                <w:left w:val="none" w:sz="0" w:space="0" w:color="auto"/>
                <w:bottom w:val="none" w:sz="0" w:space="0" w:color="auto"/>
                <w:right w:val="none" w:sz="0" w:space="0" w:color="auto"/>
              </w:divBdr>
            </w:div>
            <w:div w:id="967248780">
              <w:marLeft w:val="480"/>
              <w:marRight w:val="0"/>
              <w:marTop w:val="0"/>
              <w:marBottom w:val="0"/>
              <w:divBdr>
                <w:top w:val="none" w:sz="0" w:space="0" w:color="auto"/>
                <w:left w:val="none" w:sz="0" w:space="0" w:color="auto"/>
                <w:bottom w:val="none" w:sz="0" w:space="0" w:color="auto"/>
                <w:right w:val="none" w:sz="0" w:space="0" w:color="auto"/>
              </w:divBdr>
            </w:div>
            <w:div w:id="967315154">
              <w:marLeft w:val="480"/>
              <w:marRight w:val="0"/>
              <w:marTop w:val="0"/>
              <w:marBottom w:val="0"/>
              <w:divBdr>
                <w:top w:val="none" w:sz="0" w:space="0" w:color="auto"/>
                <w:left w:val="none" w:sz="0" w:space="0" w:color="auto"/>
                <w:bottom w:val="none" w:sz="0" w:space="0" w:color="auto"/>
                <w:right w:val="none" w:sz="0" w:space="0" w:color="auto"/>
              </w:divBdr>
            </w:div>
            <w:div w:id="967465970">
              <w:marLeft w:val="480"/>
              <w:marRight w:val="0"/>
              <w:marTop w:val="0"/>
              <w:marBottom w:val="0"/>
              <w:divBdr>
                <w:top w:val="none" w:sz="0" w:space="0" w:color="auto"/>
                <w:left w:val="none" w:sz="0" w:space="0" w:color="auto"/>
                <w:bottom w:val="none" w:sz="0" w:space="0" w:color="auto"/>
                <w:right w:val="none" w:sz="0" w:space="0" w:color="auto"/>
              </w:divBdr>
            </w:div>
            <w:div w:id="967466311">
              <w:marLeft w:val="480"/>
              <w:marRight w:val="0"/>
              <w:marTop w:val="0"/>
              <w:marBottom w:val="0"/>
              <w:divBdr>
                <w:top w:val="none" w:sz="0" w:space="0" w:color="auto"/>
                <w:left w:val="none" w:sz="0" w:space="0" w:color="auto"/>
                <w:bottom w:val="none" w:sz="0" w:space="0" w:color="auto"/>
                <w:right w:val="none" w:sz="0" w:space="0" w:color="auto"/>
              </w:divBdr>
            </w:div>
            <w:div w:id="967516222">
              <w:marLeft w:val="480"/>
              <w:marRight w:val="0"/>
              <w:marTop w:val="0"/>
              <w:marBottom w:val="0"/>
              <w:divBdr>
                <w:top w:val="none" w:sz="0" w:space="0" w:color="auto"/>
                <w:left w:val="none" w:sz="0" w:space="0" w:color="auto"/>
                <w:bottom w:val="none" w:sz="0" w:space="0" w:color="auto"/>
                <w:right w:val="none" w:sz="0" w:space="0" w:color="auto"/>
              </w:divBdr>
            </w:div>
            <w:div w:id="967517533">
              <w:marLeft w:val="480"/>
              <w:marRight w:val="0"/>
              <w:marTop w:val="0"/>
              <w:marBottom w:val="0"/>
              <w:divBdr>
                <w:top w:val="none" w:sz="0" w:space="0" w:color="auto"/>
                <w:left w:val="none" w:sz="0" w:space="0" w:color="auto"/>
                <w:bottom w:val="none" w:sz="0" w:space="0" w:color="auto"/>
                <w:right w:val="none" w:sz="0" w:space="0" w:color="auto"/>
              </w:divBdr>
            </w:div>
            <w:div w:id="967588680">
              <w:marLeft w:val="480"/>
              <w:marRight w:val="0"/>
              <w:marTop w:val="0"/>
              <w:marBottom w:val="0"/>
              <w:divBdr>
                <w:top w:val="none" w:sz="0" w:space="0" w:color="auto"/>
                <w:left w:val="none" w:sz="0" w:space="0" w:color="auto"/>
                <w:bottom w:val="none" w:sz="0" w:space="0" w:color="auto"/>
                <w:right w:val="none" w:sz="0" w:space="0" w:color="auto"/>
              </w:divBdr>
            </w:div>
            <w:div w:id="967709766">
              <w:marLeft w:val="480"/>
              <w:marRight w:val="0"/>
              <w:marTop w:val="0"/>
              <w:marBottom w:val="0"/>
              <w:divBdr>
                <w:top w:val="none" w:sz="0" w:space="0" w:color="auto"/>
                <w:left w:val="none" w:sz="0" w:space="0" w:color="auto"/>
                <w:bottom w:val="none" w:sz="0" w:space="0" w:color="auto"/>
                <w:right w:val="none" w:sz="0" w:space="0" w:color="auto"/>
              </w:divBdr>
            </w:div>
            <w:div w:id="967858333">
              <w:marLeft w:val="480"/>
              <w:marRight w:val="0"/>
              <w:marTop w:val="0"/>
              <w:marBottom w:val="0"/>
              <w:divBdr>
                <w:top w:val="none" w:sz="0" w:space="0" w:color="auto"/>
                <w:left w:val="none" w:sz="0" w:space="0" w:color="auto"/>
                <w:bottom w:val="none" w:sz="0" w:space="0" w:color="auto"/>
                <w:right w:val="none" w:sz="0" w:space="0" w:color="auto"/>
              </w:divBdr>
            </w:div>
            <w:div w:id="967860276">
              <w:marLeft w:val="480"/>
              <w:marRight w:val="0"/>
              <w:marTop w:val="0"/>
              <w:marBottom w:val="0"/>
              <w:divBdr>
                <w:top w:val="none" w:sz="0" w:space="0" w:color="auto"/>
                <w:left w:val="none" w:sz="0" w:space="0" w:color="auto"/>
                <w:bottom w:val="none" w:sz="0" w:space="0" w:color="auto"/>
                <w:right w:val="none" w:sz="0" w:space="0" w:color="auto"/>
              </w:divBdr>
            </w:div>
            <w:div w:id="967929191">
              <w:marLeft w:val="480"/>
              <w:marRight w:val="0"/>
              <w:marTop w:val="0"/>
              <w:marBottom w:val="0"/>
              <w:divBdr>
                <w:top w:val="none" w:sz="0" w:space="0" w:color="auto"/>
                <w:left w:val="none" w:sz="0" w:space="0" w:color="auto"/>
                <w:bottom w:val="none" w:sz="0" w:space="0" w:color="auto"/>
                <w:right w:val="none" w:sz="0" w:space="0" w:color="auto"/>
              </w:divBdr>
            </w:div>
            <w:div w:id="967971964">
              <w:marLeft w:val="480"/>
              <w:marRight w:val="0"/>
              <w:marTop w:val="0"/>
              <w:marBottom w:val="0"/>
              <w:divBdr>
                <w:top w:val="none" w:sz="0" w:space="0" w:color="auto"/>
                <w:left w:val="none" w:sz="0" w:space="0" w:color="auto"/>
                <w:bottom w:val="none" w:sz="0" w:space="0" w:color="auto"/>
                <w:right w:val="none" w:sz="0" w:space="0" w:color="auto"/>
              </w:divBdr>
            </w:div>
            <w:div w:id="967978953">
              <w:marLeft w:val="480"/>
              <w:marRight w:val="0"/>
              <w:marTop w:val="0"/>
              <w:marBottom w:val="0"/>
              <w:divBdr>
                <w:top w:val="none" w:sz="0" w:space="0" w:color="auto"/>
                <w:left w:val="none" w:sz="0" w:space="0" w:color="auto"/>
                <w:bottom w:val="none" w:sz="0" w:space="0" w:color="auto"/>
                <w:right w:val="none" w:sz="0" w:space="0" w:color="auto"/>
              </w:divBdr>
            </w:div>
            <w:div w:id="968049022">
              <w:marLeft w:val="480"/>
              <w:marRight w:val="0"/>
              <w:marTop w:val="0"/>
              <w:marBottom w:val="0"/>
              <w:divBdr>
                <w:top w:val="none" w:sz="0" w:space="0" w:color="auto"/>
                <w:left w:val="none" w:sz="0" w:space="0" w:color="auto"/>
                <w:bottom w:val="none" w:sz="0" w:space="0" w:color="auto"/>
                <w:right w:val="none" w:sz="0" w:space="0" w:color="auto"/>
              </w:divBdr>
            </w:div>
            <w:div w:id="968053531">
              <w:marLeft w:val="480"/>
              <w:marRight w:val="0"/>
              <w:marTop w:val="0"/>
              <w:marBottom w:val="0"/>
              <w:divBdr>
                <w:top w:val="none" w:sz="0" w:space="0" w:color="auto"/>
                <w:left w:val="none" w:sz="0" w:space="0" w:color="auto"/>
                <w:bottom w:val="none" w:sz="0" w:space="0" w:color="auto"/>
                <w:right w:val="none" w:sz="0" w:space="0" w:color="auto"/>
              </w:divBdr>
            </w:div>
            <w:div w:id="968170294">
              <w:marLeft w:val="480"/>
              <w:marRight w:val="0"/>
              <w:marTop w:val="0"/>
              <w:marBottom w:val="0"/>
              <w:divBdr>
                <w:top w:val="none" w:sz="0" w:space="0" w:color="auto"/>
                <w:left w:val="none" w:sz="0" w:space="0" w:color="auto"/>
                <w:bottom w:val="none" w:sz="0" w:space="0" w:color="auto"/>
                <w:right w:val="none" w:sz="0" w:space="0" w:color="auto"/>
              </w:divBdr>
            </w:div>
            <w:div w:id="968171763">
              <w:marLeft w:val="480"/>
              <w:marRight w:val="0"/>
              <w:marTop w:val="0"/>
              <w:marBottom w:val="0"/>
              <w:divBdr>
                <w:top w:val="none" w:sz="0" w:space="0" w:color="auto"/>
                <w:left w:val="none" w:sz="0" w:space="0" w:color="auto"/>
                <w:bottom w:val="none" w:sz="0" w:space="0" w:color="auto"/>
                <w:right w:val="none" w:sz="0" w:space="0" w:color="auto"/>
              </w:divBdr>
            </w:div>
            <w:div w:id="968241978">
              <w:marLeft w:val="480"/>
              <w:marRight w:val="0"/>
              <w:marTop w:val="0"/>
              <w:marBottom w:val="0"/>
              <w:divBdr>
                <w:top w:val="none" w:sz="0" w:space="0" w:color="auto"/>
                <w:left w:val="none" w:sz="0" w:space="0" w:color="auto"/>
                <w:bottom w:val="none" w:sz="0" w:space="0" w:color="auto"/>
                <w:right w:val="none" w:sz="0" w:space="0" w:color="auto"/>
              </w:divBdr>
            </w:div>
            <w:div w:id="968246651">
              <w:marLeft w:val="480"/>
              <w:marRight w:val="0"/>
              <w:marTop w:val="0"/>
              <w:marBottom w:val="0"/>
              <w:divBdr>
                <w:top w:val="none" w:sz="0" w:space="0" w:color="auto"/>
                <w:left w:val="none" w:sz="0" w:space="0" w:color="auto"/>
                <w:bottom w:val="none" w:sz="0" w:space="0" w:color="auto"/>
                <w:right w:val="none" w:sz="0" w:space="0" w:color="auto"/>
              </w:divBdr>
            </w:div>
            <w:div w:id="968315996">
              <w:marLeft w:val="480"/>
              <w:marRight w:val="0"/>
              <w:marTop w:val="0"/>
              <w:marBottom w:val="0"/>
              <w:divBdr>
                <w:top w:val="none" w:sz="0" w:space="0" w:color="auto"/>
                <w:left w:val="none" w:sz="0" w:space="0" w:color="auto"/>
                <w:bottom w:val="none" w:sz="0" w:space="0" w:color="auto"/>
                <w:right w:val="none" w:sz="0" w:space="0" w:color="auto"/>
              </w:divBdr>
            </w:div>
            <w:div w:id="968364216">
              <w:marLeft w:val="480"/>
              <w:marRight w:val="0"/>
              <w:marTop w:val="0"/>
              <w:marBottom w:val="0"/>
              <w:divBdr>
                <w:top w:val="none" w:sz="0" w:space="0" w:color="auto"/>
                <w:left w:val="none" w:sz="0" w:space="0" w:color="auto"/>
                <w:bottom w:val="none" w:sz="0" w:space="0" w:color="auto"/>
                <w:right w:val="none" w:sz="0" w:space="0" w:color="auto"/>
              </w:divBdr>
            </w:div>
            <w:div w:id="968392071">
              <w:marLeft w:val="480"/>
              <w:marRight w:val="0"/>
              <w:marTop w:val="0"/>
              <w:marBottom w:val="0"/>
              <w:divBdr>
                <w:top w:val="none" w:sz="0" w:space="0" w:color="auto"/>
                <w:left w:val="none" w:sz="0" w:space="0" w:color="auto"/>
                <w:bottom w:val="none" w:sz="0" w:space="0" w:color="auto"/>
                <w:right w:val="none" w:sz="0" w:space="0" w:color="auto"/>
              </w:divBdr>
            </w:div>
            <w:div w:id="968432858">
              <w:marLeft w:val="480"/>
              <w:marRight w:val="0"/>
              <w:marTop w:val="0"/>
              <w:marBottom w:val="0"/>
              <w:divBdr>
                <w:top w:val="none" w:sz="0" w:space="0" w:color="auto"/>
                <w:left w:val="none" w:sz="0" w:space="0" w:color="auto"/>
                <w:bottom w:val="none" w:sz="0" w:space="0" w:color="auto"/>
                <w:right w:val="none" w:sz="0" w:space="0" w:color="auto"/>
              </w:divBdr>
            </w:div>
            <w:div w:id="968511184">
              <w:marLeft w:val="480"/>
              <w:marRight w:val="0"/>
              <w:marTop w:val="0"/>
              <w:marBottom w:val="0"/>
              <w:divBdr>
                <w:top w:val="none" w:sz="0" w:space="0" w:color="auto"/>
                <w:left w:val="none" w:sz="0" w:space="0" w:color="auto"/>
                <w:bottom w:val="none" w:sz="0" w:space="0" w:color="auto"/>
                <w:right w:val="none" w:sz="0" w:space="0" w:color="auto"/>
              </w:divBdr>
            </w:div>
            <w:div w:id="968557036">
              <w:marLeft w:val="480"/>
              <w:marRight w:val="0"/>
              <w:marTop w:val="0"/>
              <w:marBottom w:val="0"/>
              <w:divBdr>
                <w:top w:val="none" w:sz="0" w:space="0" w:color="auto"/>
                <w:left w:val="none" w:sz="0" w:space="0" w:color="auto"/>
                <w:bottom w:val="none" w:sz="0" w:space="0" w:color="auto"/>
                <w:right w:val="none" w:sz="0" w:space="0" w:color="auto"/>
              </w:divBdr>
            </w:div>
            <w:div w:id="968778079">
              <w:marLeft w:val="480"/>
              <w:marRight w:val="0"/>
              <w:marTop w:val="0"/>
              <w:marBottom w:val="0"/>
              <w:divBdr>
                <w:top w:val="none" w:sz="0" w:space="0" w:color="auto"/>
                <w:left w:val="none" w:sz="0" w:space="0" w:color="auto"/>
                <w:bottom w:val="none" w:sz="0" w:space="0" w:color="auto"/>
                <w:right w:val="none" w:sz="0" w:space="0" w:color="auto"/>
              </w:divBdr>
            </w:div>
            <w:div w:id="968785305">
              <w:marLeft w:val="480"/>
              <w:marRight w:val="0"/>
              <w:marTop w:val="0"/>
              <w:marBottom w:val="0"/>
              <w:divBdr>
                <w:top w:val="none" w:sz="0" w:space="0" w:color="auto"/>
                <w:left w:val="none" w:sz="0" w:space="0" w:color="auto"/>
                <w:bottom w:val="none" w:sz="0" w:space="0" w:color="auto"/>
                <w:right w:val="none" w:sz="0" w:space="0" w:color="auto"/>
              </w:divBdr>
            </w:div>
            <w:div w:id="968823350">
              <w:marLeft w:val="480"/>
              <w:marRight w:val="0"/>
              <w:marTop w:val="0"/>
              <w:marBottom w:val="0"/>
              <w:divBdr>
                <w:top w:val="none" w:sz="0" w:space="0" w:color="auto"/>
                <w:left w:val="none" w:sz="0" w:space="0" w:color="auto"/>
                <w:bottom w:val="none" w:sz="0" w:space="0" w:color="auto"/>
                <w:right w:val="none" w:sz="0" w:space="0" w:color="auto"/>
              </w:divBdr>
            </w:div>
            <w:div w:id="968902969">
              <w:marLeft w:val="480"/>
              <w:marRight w:val="0"/>
              <w:marTop w:val="0"/>
              <w:marBottom w:val="0"/>
              <w:divBdr>
                <w:top w:val="none" w:sz="0" w:space="0" w:color="auto"/>
                <w:left w:val="none" w:sz="0" w:space="0" w:color="auto"/>
                <w:bottom w:val="none" w:sz="0" w:space="0" w:color="auto"/>
                <w:right w:val="none" w:sz="0" w:space="0" w:color="auto"/>
              </w:divBdr>
            </w:div>
            <w:div w:id="969019901">
              <w:marLeft w:val="480"/>
              <w:marRight w:val="0"/>
              <w:marTop w:val="0"/>
              <w:marBottom w:val="0"/>
              <w:divBdr>
                <w:top w:val="none" w:sz="0" w:space="0" w:color="auto"/>
                <w:left w:val="none" w:sz="0" w:space="0" w:color="auto"/>
                <w:bottom w:val="none" w:sz="0" w:space="0" w:color="auto"/>
                <w:right w:val="none" w:sz="0" w:space="0" w:color="auto"/>
              </w:divBdr>
            </w:div>
            <w:div w:id="969088061">
              <w:marLeft w:val="480"/>
              <w:marRight w:val="0"/>
              <w:marTop w:val="0"/>
              <w:marBottom w:val="0"/>
              <w:divBdr>
                <w:top w:val="none" w:sz="0" w:space="0" w:color="auto"/>
                <w:left w:val="none" w:sz="0" w:space="0" w:color="auto"/>
                <w:bottom w:val="none" w:sz="0" w:space="0" w:color="auto"/>
                <w:right w:val="none" w:sz="0" w:space="0" w:color="auto"/>
              </w:divBdr>
            </w:div>
            <w:div w:id="969167671">
              <w:marLeft w:val="480"/>
              <w:marRight w:val="0"/>
              <w:marTop w:val="0"/>
              <w:marBottom w:val="0"/>
              <w:divBdr>
                <w:top w:val="none" w:sz="0" w:space="0" w:color="auto"/>
                <w:left w:val="none" w:sz="0" w:space="0" w:color="auto"/>
                <w:bottom w:val="none" w:sz="0" w:space="0" w:color="auto"/>
                <w:right w:val="none" w:sz="0" w:space="0" w:color="auto"/>
              </w:divBdr>
            </w:div>
            <w:div w:id="969239079">
              <w:marLeft w:val="480"/>
              <w:marRight w:val="0"/>
              <w:marTop w:val="0"/>
              <w:marBottom w:val="0"/>
              <w:divBdr>
                <w:top w:val="none" w:sz="0" w:space="0" w:color="auto"/>
                <w:left w:val="none" w:sz="0" w:space="0" w:color="auto"/>
                <w:bottom w:val="none" w:sz="0" w:space="0" w:color="auto"/>
                <w:right w:val="none" w:sz="0" w:space="0" w:color="auto"/>
              </w:divBdr>
            </w:div>
            <w:div w:id="969241271">
              <w:marLeft w:val="480"/>
              <w:marRight w:val="0"/>
              <w:marTop w:val="0"/>
              <w:marBottom w:val="0"/>
              <w:divBdr>
                <w:top w:val="none" w:sz="0" w:space="0" w:color="auto"/>
                <w:left w:val="none" w:sz="0" w:space="0" w:color="auto"/>
                <w:bottom w:val="none" w:sz="0" w:space="0" w:color="auto"/>
                <w:right w:val="none" w:sz="0" w:space="0" w:color="auto"/>
              </w:divBdr>
            </w:div>
            <w:div w:id="969360078">
              <w:marLeft w:val="480"/>
              <w:marRight w:val="0"/>
              <w:marTop w:val="0"/>
              <w:marBottom w:val="0"/>
              <w:divBdr>
                <w:top w:val="none" w:sz="0" w:space="0" w:color="auto"/>
                <w:left w:val="none" w:sz="0" w:space="0" w:color="auto"/>
                <w:bottom w:val="none" w:sz="0" w:space="0" w:color="auto"/>
                <w:right w:val="none" w:sz="0" w:space="0" w:color="auto"/>
              </w:divBdr>
            </w:div>
            <w:div w:id="969435335">
              <w:marLeft w:val="480"/>
              <w:marRight w:val="0"/>
              <w:marTop w:val="0"/>
              <w:marBottom w:val="0"/>
              <w:divBdr>
                <w:top w:val="none" w:sz="0" w:space="0" w:color="auto"/>
                <w:left w:val="none" w:sz="0" w:space="0" w:color="auto"/>
                <w:bottom w:val="none" w:sz="0" w:space="0" w:color="auto"/>
                <w:right w:val="none" w:sz="0" w:space="0" w:color="auto"/>
              </w:divBdr>
            </w:div>
            <w:div w:id="969554954">
              <w:marLeft w:val="480"/>
              <w:marRight w:val="0"/>
              <w:marTop w:val="0"/>
              <w:marBottom w:val="0"/>
              <w:divBdr>
                <w:top w:val="none" w:sz="0" w:space="0" w:color="auto"/>
                <w:left w:val="none" w:sz="0" w:space="0" w:color="auto"/>
                <w:bottom w:val="none" w:sz="0" w:space="0" w:color="auto"/>
                <w:right w:val="none" w:sz="0" w:space="0" w:color="auto"/>
              </w:divBdr>
            </w:div>
            <w:div w:id="969746400">
              <w:marLeft w:val="480"/>
              <w:marRight w:val="0"/>
              <w:marTop w:val="0"/>
              <w:marBottom w:val="0"/>
              <w:divBdr>
                <w:top w:val="none" w:sz="0" w:space="0" w:color="auto"/>
                <w:left w:val="none" w:sz="0" w:space="0" w:color="auto"/>
                <w:bottom w:val="none" w:sz="0" w:space="0" w:color="auto"/>
                <w:right w:val="none" w:sz="0" w:space="0" w:color="auto"/>
              </w:divBdr>
            </w:div>
            <w:div w:id="969749533">
              <w:marLeft w:val="480"/>
              <w:marRight w:val="0"/>
              <w:marTop w:val="0"/>
              <w:marBottom w:val="0"/>
              <w:divBdr>
                <w:top w:val="none" w:sz="0" w:space="0" w:color="auto"/>
                <w:left w:val="none" w:sz="0" w:space="0" w:color="auto"/>
                <w:bottom w:val="none" w:sz="0" w:space="0" w:color="auto"/>
                <w:right w:val="none" w:sz="0" w:space="0" w:color="auto"/>
              </w:divBdr>
            </w:div>
            <w:div w:id="969750069">
              <w:marLeft w:val="480"/>
              <w:marRight w:val="0"/>
              <w:marTop w:val="0"/>
              <w:marBottom w:val="0"/>
              <w:divBdr>
                <w:top w:val="none" w:sz="0" w:space="0" w:color="auto"/>
                <w:left w:val="none" w:sz="0" w:space="0" w:color="auto"/>
                <w:bottom w:val="none" w:sz="0" w:space="0" w:color="auto"/>
                <w:right w:val="none" w:sz="0" w:space="0" w:color="auto"/>
              </w:divBdr>
            </w:div>
            <w:div w:id="969751128">
              <w:marLeft w:val="480"/>
              <w:marRight w:val="0"/>
              <w:marTop w:val="0"/>
              <w:marBottom w:val="0"/>
              <w:divBdr>
                <w:top w:val="none" w:sz="0" w:space="0" w:color="auto"/>
                <w:left w:val="none" w:sz="0" w:space="0" w:color="auto"/>
                <w:bottom w:val="none" w:sz="0" w:space="0" w:color="auto"/>
                <w:right w:val="none" w:sz="0" w:space="0" w:color="auto"/>
              </w:divBdr>
            </w:div>
            <w:div w:id="969819996">
              <w:marLeft w:val="480"/>
              <w:marRight w:val="0"/>
              <w:marTop w:val="0"/>
              <w:marBottom w:val="0"/>
              <w:divBdr>
                <w:top w:val="none" w:sz="0" w:space="0" w:color="auto"/>
                <w:left w:val="none" w:sz="0" w:space="0" w:color="auto"/>
                <w:bottom w:val="none" w:sz="0" w:space="0" w:color="auto"/>
                <w:right w:val="none" w:sz="0" w:space="0" w:color="auto"/>
              </w:divBdr>
            </w:div>
            <w:div w:id="969824002">
              <w:marLeft w:val="480"/>
              <w:marRight w:val="0"/>
              <w:marTop w:val="0"/>
              <w:marBottom w:val="0"/>
              <w:divBdr>
                <w:top w:val="none" w:sz="0" w:space="0" w:color="auto"/>
                <w:left w:val="none" w:sz="0" w:space="0" w:color="auto"/>
                <w:bottom w:val="none" w:sz="0" w:space="0" w:color="auto"/>
                <w:right w:val="none" w:sz="0" w:space="0" w:color="auto"/>
              </w:divBdr>
            </w:div>
            <w:div w:id="969867319">
              <w:marLeft w:val="480"/>
              <w:marRight w:val="0"/>
              <w:marTop w:val="0"/>
              <w:marBottom w:val="0"/>
              <w:divBdr>
                <w:top w:val="none" w:sz="0" w:space="0" w:color="auto"/>
                <w:left w:val="none" w:sz="0" w:space="0" w:color="auto"/>
                <w:bottom w:val="none" w:sz="0" w:space="0" w:color="auto"/>
                <w:right w:val="none" w:sz="0" w:space="0" w:color="auto"/>
              </w:divBdr>
            </w:div>
            <w:div w:id="969867370">
              <w:marLeft w:val="480"/>
              <w:marRight w:val="0"/>
              <w:marTop w:val="0"/>
              <w:marBottom w:val="0"/>
              <w:divBdr>
                <w:top w:val="none" w:sz="0" w:space="0" w:color="auto"/>
                <w:left w:val="none" w:sz="0" w:space="0" w:color="auto"/>
                <w:bottom w:val="none" w:sz="0" w:space="0" w:color="auto"/>
                <w:right w:val="none" w:sz="0" w:space="0" w:color="auto"/>
              </w:divBdr>
            </w:div>
            <w:div w:id="970012984">
              <w:marLeft w:val="480"/>
              <w:marRight w:val="0"/>
              <w:marTop w:val="0"/>
              <w:marBottom w:val="0"/>
              <w:divBdr>
                <w:top w:val="none" w:sz="0" w:space="0" w:color="auto"/>
                <w:left w:val="none" w:sz="0" w:space="0" w:color="auto"/>
                <w:bottom w:val="none" w:sz="0" w:space="0" w:color="auto"/>
                <w:right w:val="none" w:sz="0" w:space="0" w:color="auto"/>
              </w:divBdr>
            </w:div>
            <w:div w:id="970018441">
              <w:marLeft w:val="480"/>
              <w:marRight w:val="0"/>
              <w:marTop w:val="0"/>
              <w:marBottom w:val="0"/>
              <w:divBdr>
                <w:top w:val="none" w:sz="0" w:space="0" w:color="auto"/>
                <w:left w:val="none" w:sz="0" w:space="0" w:color="auto"/>
                <w:bottom w:val="none" w:sz="0" w:space="0" w:color="auto"/>
                <w:right w:val="none" w:sz="0" w:space="0" w:color="auto"/>
              </w:divBdr>
            </w:div>
            <w:div w:id="970018512">
              <w:marLeft w:val="480"/>
              <w:marRight w:val="0"/>
              <w:marTop w:val="0"/>
              <w:marBottom w:val="0"/>
              <w:divBdr>
                <w:top w:val="none" w:sz="0" w:space="0" w:color="auto"/>
                <w:left w:val="none" w:sz="0" w:space="0" w:color="auto"/>
                <w:bottom w:val="none" w:sz="0" w:space="0" w:color="auto"/>
                <w:right w:val="none" w:sz="0" w:space="0" w:color="auto"/>
              </w:divBdr>
            </w:div>
            <w:div w:id="970138522">
              <w:marLeft w:val="480"/>
              <w:marRight w:val="0"/>
              <w:marTop w:val="0"/>
              <w:marBottom w:val="0"/>
              <w:divBdr>
                <w:top w:val="none" w:sz="0" w:space="0" w:color="auto"/>
                <w:left w:val="none" w:sz="0" w:space="0" w:color="auto"/>
                <w:bottom w:val="none" w:sz="0" w:space="0" w:color="auto"/>
                <w:right w:val="none" w:sz="0" w:space="0" w:color="auto"/>
              </w:divBdr>
            </w:div>
            <w:div w:id="970209898">
              <w:marLeft w:val="480"/>
              <w:marRight w:val="0"/>
              <w:marTop w:val="0"/>
              <w:marBottom w:val="0"/>
              <w:divBdr>
                <w:top w:val="none" w:sz="0" w:space="0" w:color="auto"/>
                <w:left w:val="none" w:sz="0" w:space="0" w:color="auto"/>
                <w:bottom w:val="none" w:sz="0" w:space="0" w:color="auto"/>
                <w:right w:val="none" w:sz="0" w:space="0" w:color="auto"/>
              </w:divBdr>
            </w:div>
            <w:div w:id="970211258">
              <w:marLeft w:val="480"/>
              <w:marRight w:val="0"/>
              <w:marTop w:val="0"/>
              <w:marBottom w:val="0"/>
              <w:divBdr>
                <w:top w:val="none" w:sz="0" w:space="0" w:color="auto"/>
                <w:left w:val="none" w:sz="0" w:space="0" w:color="auto"/>
                <w:bottom w:val="none" w:sz="0" w:space="0" w:color="auto"/>
                <w:right w:val="none" w:sz="0" w:space="0" w:color="auto"/>
              </w:divBdr>
            </w:div>
            <w:div w:id="970282056">
              <w:marLeft w:val="480"/>
              <w:marRight w:val="0"/>
              <w:marTop w:val="0"/>
              <w:marBottom w:val="0"/>
              <w:divBdr>
                <w:top w:val="none" w:sz="0" w:space="0" w:color="auto"/>
                <w:left w:val="none" w:sz="0" w:space="0" w:color="auto"/>
                <w:bottom w:val="none" w:sz="0" w:space="0" w:color="auto"/>
                <w:right w:val="none" w:sz="0" w:space="0" w:color="auto"/>
              </w:divBdr>
            </w:div>
            <w:div w:id="970406098">
              <w:marLeft w:val="480"/>
              <w:marRight w:val="0"/>
              <w:marTop w:val="0"/>
              <w:marBottom w:val="0"/>
              <w:divBdr>
                <w:top w:val="none" w:sz="0" w:space="0" w:color="auto"/>
                <w:left w:val="none" w:sz="0" w:space="0" w:color="auto"/>
                <w:bottom w:val="none" w:sz="0" w:space="0" w:color="auto"/>
                <w:right w:val="none" w:sz="0" w:space="0" w:color="auto"/>
              </w:divBdr>
            </w:div>
            <w:div w:id="970406500">
              <w:marLeft w:val="480"/>
              <w:marRight w:val="0"/>
              <w:marTop w:val="0"/>
              <w:marBottom w:val="0"/>
              <w:divBdr>
                <w:top w:val="none" w:sz="0" w:space="0" w:color="auto"/>
                <w:left w:val="none" w:sz="0" w:space="0" w:color="auto"/>
                <w:bottom w:val="none" w:sz="0" w:space="0" w:color="auto"/>
                <w:right w:val="none" w:sz="0" w:space="0" w:color="auto"/>
              </w:divBdr>
            </w:div>
            <w:div w:id="970522976">
              <w:marLeft w:val="480"/>
              <w:marRight w:val="0"/>
              <w:marTop w:val="0"/>
              <w:marBottom w:val="0"/>
              <w:divBdr>
                <w:top w:val="none" w:sz="0" w:space="0" w:color="auto"/>
                <w:left w:val="none" w:sz="0" w:space="0" w:color="auto"/>
                <w:bottom w:val="none" w:sz="0" w:space="0" w:color="auto"/>
                <w:right w:val="none" w:sz="0" w:space="0" w:color="auto"/>
              </w:divBdr>
            </w:div>
            <w:div w:id="970550416">
              <w:marLeft w:val="480"/>
              <w:marRight w:val="0"/>
              <w:marTop w:val="0"/>
              <w:marBottom w:val="0"/>
              <w:divBdr>
                <w:top w:val="none" w:sz="0" w:space="0" w:color="auto"/>
                <w:left w:val="none" w:sz="0" w:space="0" w:color="auto"/>
                <w:bottom w:val="none" w:sz="0" w:space="0" w:color="auto"/>
                <w:right w:val="none" w:sz="0" w:space="0" w:color="auto"/>
              </w:divBdr>
            </w:div>
            <w:div w:id="970596581">
              <w:marLeft w:val="480"/>
              <w:marRight w:val="0"/>
              <w:marTop w:val="0"/>
              <w:marBottom w:val="0"/>
              <w:divBdr>
                <w:top w:val="none" w:sz="0" w:space="0" w:color="auto"/>
                <w:left w:val="none" w:sz="0" w:space="0" w:color="auto"/>
                <w:bottom w:val="none" w:sz="0" w:space="0" w:color="auto"/>
                <w:right w:val="none" w:sz="0" w:space="0" w:color="auto"/>
              </w:divBdr>
            </w:div>
            <w:div w:id="970596606">
              <w:marLeft w:val="480"/>
              <w:marRight w:val="0"/>
              <w:marTop w:val="0"/>
              <w:marBottom w:val="0"/>
              <w:divBdr>
                <w:top w:val="none" w:sz="0" w:space="0" w:color="auto"/>
                <w:left w:val="none" w:sz="0" w:space="0" w:color="auto"/>
                <w:bottom w:val="none" w:sz="0" w:space="0" w:color="auto"/>
                <w:right w:val="none" w:sz="0" w:space="0" w:color="auto"/>
              </w:divBdr>
            </w:div>
            <w:div w:id="970600082">
              <w:marLeft w:val="480"/>
              <w:marRight w:val="0"/>
              <w:marTop w:val="0"/>
              <w:marBottom w:val="0"/>
              <w:divBdr>
                <w:top w:val="none" w:sz="0" w:space="0" w:color="auto"/>
                <w:left w:val="none" w:sz="0" w:space="0" w:color="auto"/>
                <w:bottom w:val="none" w:sz="0" w:space="0" w:color="auto"/>
                <w:right w:val="none" w:sz="0" w:space="0" w:color="auto"/>
              </w:divBdr>
            </w:div>
            <w:div w:id="970600365">
              <w:marLeft w:val="480"/>
              <w:marRight w:val="0"/>
              <w:marTop w:val="0"/>
              <w:marBottom w:val="0"/>
              <w:divBdr>
                <w:top w:val="none" w:sz="0" w:space="0" w:color="auto"/>
                <w:left w:val="none" w:sz="0" w:space="0" w:color="auto"/>
                <w:bottom w:val="none" w:sz="0" w:space="0" w:color="auto"/>
                <w:right w:val="none" w:sz="0" w:space="0" w:color="auto"/>
              </w:divBdr>
            </w:div>
            <w:div w:id="970668030">
              <w:marLeft w:val="480"/>
              <w:marRight w:val="0"/>
              <w:marTop w:val="0"/>
              <w:marBottom w:val="0"/>
              <w:divBdr>
                <w:top w:val="none" w:sz="0" w:space="0" w:color="auto"/>
                <w:left w:val="none" w:sz="0" w:space="0" w:color="auto"/>
                <w:bottom w:val="none" w:sz="0" w:space="0" w:color="auto"/>
                <w:right w:val="none" w:sz="0" w:space="0" w:color="auto"/>
              </w:divBdr>
            </w:div>
            <w:div w:id="970745837">
              <w:marLeft w:val="480"/>
              <w:marRight w:val="0"/>
              <w:marTop w:val="0"/>
              <w:marBottom w:val="0"/>
              <w:divBdr>
                <w:top w:val="none" w:sz="0" w:space="0" w:color="auto"/>
                <w:left w:val="none" w:sz="0" w:space="0" w:color="auto"/>
                <w:bottom w:val="none" w:sz="0" w:space="0" w:color="auto"/>
                <w:right w:val="none" w:sz="0" w:space="0" w:color="auto"/>
              </w:divBdr>
            </w:div>
            <w:div w:id="970751698">
              <w:marLeft w:val="480"/>
              <w:marRight w:val="0"/>
              <w:marTop w:val="0"/>
              <w:marBottom w:val="0"/>
              <w:divBdr>
                <w:top w:val="none" w:sz="0" w:space="0" w:color="auto"/>
                <w:left w:val="none" w:sz="0" w:space="0" w:color="auto"/>
                <w:bottom w:val="none" w:sz="0" w:space="0" w:color="auto"/>
                <w:right w:val="none" w:sz="0" w:space="0" w:color="auto"/>
              </w:divBdr>
            </w:div>
            <w:div w:id="970788002">
              <w:marLeft w:val="480"/>
              <w:marRight w:val="0"/>
              <w:marTop w:val="0"/>
              <w:marBottom w:val="0"/>
              <w:divBdr>
                <w:top w:val="none" w:sz="0" w:space="0" w:color="auto"/>
                <w:left w:val="none" w:sz="0" w:space="0" w:color="auto"/>
                <w:bottom w:val="none" w:sz="0" w:space="0" w:color="auto"/>
                <w:right w:val="none" w:sz="0" w:space="0" w:color="auto"/>
              </w:divBdr>
            </w:div>
            <w:div w:id="970944153">
              <w:marLeft w:val="480"/>
              <w:marRight w:val="0"/>
              <w:marTop w:val="0"/>
              <w:marBottom w:val="0"/>
              <w:divBdr>
                <w:top w:val="none" w:sz="0" w:space="0" w:color="auto"/>
                <w:left w:val="none" w:sz="0" w:space="0" w:color="auto"/>
                <w:bottom w:val="none" w:sz="0" w:space="0" w:color="auto"/>
                <w:right w:val="none" w:sz="0" w:space="0" w:color="auto"/>
              </w:divBdr>
            </w:div>
            <w:div w:id="971012861">
              <w:marLeft w:val="480"/>
              <w:marRight w:val="0"/>
              <w:marTop w:val="0"/>
              <w:marBottom w:val="0"/>
              <w:divBdr>
                <w:top w:val="none" w:sz="0" w:space="0" w:color="auto"/>
                <w:left w:val="none" w:sz="0" w:space="0" w:color="auto"/>
                <w:bottom w:val="none" w:sz="0" w:space="0" w:color="auto"/>
                <w:right w:val="none" w:sz="0" w:space="0" w:color="auto"/>
              </w:divBdr>
            </w:div>
            <w:div w:id="971136000">
              <w:marLeft w:val="480"/>
              <w:marRight w:val="0"/>
              <w:marTop w:val="0"/>
              <w:marBottom w:val="0"/>
              <w:divBdr>
                <w:top w:val="none" w:sz="0" w:space="0" w:color="auto"/>
                <w:left w:val="none" w:sz="0" w:space="0" w:color="auto"/>
                <w:bottom w:val="none" w:sz="0" w:space="0" w:color="auto"/>
                <w:right w:val="none" w:sz="0" w:space="0" w:color="auto"/>
              </w:divBdr>
            </w:div>
            <w:div w:id="971179209">
              <w:marLeft w:val="480"/>
              <w:marRight w:val="0"/>
              <w:marTop w:val="0"/>
              <w:marBottom w:val="0"/>
              <w:divBdr>
                <w:top w:val="none" w:sz="0" w:space="0" w:color="auto"/>
                <w:left w:val="none" w:sz="0" w:space="0" w:color="auto"/>
                <w:bottom w:val="none" w:sz="0" w:space="0" w:color="auto"/>
                <w:right w:val="none" w:sz="0" w:space="0" w:color="auto"/>
              </w:divBdr>
            </w:div>
            <w:div w:id="971181094">
              <w:marLeft w:val="480"/>
              <w:marRight w:val="0"/>
              <w:marTop w:val="0"/>
              <w:marBottom w:val="0"/>
              <w:divBdr>
                <w:top w:val="none" w:sz="0" w:space="0" w:color="auto"/>
                <w:left w:val="none" w:sz="0" w:space="0" w:color="auto"/>
                <w:bottom w:val="none" w:sz="0" w:space="0" w:color="auto"/>
                <w:right w:val="none" w:sz="0" w:space="0" w:color="auto"/>
              </w:divBdr>
            </w:div>
            <w:div w:id="971330863">
              <w:marLeft w:val="480"/>
              <w:marRight w:val="0"/>
              <w:marTop w:val="0"/>
              <w:marBottom w:val="0"/>
              <w:divBdr>
                <w:top w:val="none" w:sz="0" w:space="0" w:color="auto"/>
                <w:left w:val="none" w:sz="0" w:space="0" w:color="auto"/>
                <w:bottom w:val="none" w:sz="0" w:space="0" w:color="auto"/>
                <w:right w:val="none" w:sz="0" w:space="0" w:color="auto"/>
              </w:divBdr>
            </w:div>
            <w:div w:id="971442790">
              <w:marLeft w:val="480"/>
              <w:marRight w:val="0"/>
              <w:marTop w:val="0"/>
              <w:marBottom w:val="0"/>
              <w:divBdr>
                <w:top w:val="none" w:sz="0" w:space="0" w:color="auto"/>
                <w:left w:val="none" w:sz="0" w:space="0" w:color="auto"/>
                <w:bottom w:val="none" w:sz="0" w:space="0" w:color="auto"/>
                <w:right w:val="none" w:sz="0" w:space="0" w:color="auto"/>
              </w:divBdr>
            </w:div>
            <w:div w:id="971447020">
              <w:marLeft w:val="480"/>
              <w:marRight w:val="0"/>
              <w:marTop w:val="0"/>
              <w:marBottom w:val="0"/>
              <w:divBdr>
                <w:top w:val="none" w:sz="0" w:space="0" w:color="auto"/>
                <w:left w:val="none" w:sz="0" w:space="0" w:color="auto"/>
                <w:bottom w:val="none" w:sz="0" w:space="0" w:color="auto"/>
                <w:right w:val="none" w:sz="0" w:space="0" w:color="auto"/>
              </w:divBdr>
            </w:div>
            <w:div w:id="971590675">
              <w:marLeft w:val="480"/>
              <w:marRight w:val="0"/>
              <w:marTop w:val="0"/>
              <w:marBottom w:val="0"/>
              <w:divBdr>
                <w:top w:val="none" w:sz="0" w:space="0" w:color="auto"/>
                <w:left w:val="none" w:sz="0" w:space="0" w:color="auto"/>
                <w:bottom w:val="none" w:sz="0" w:space="0" w:color="auto"/>
                <w:right w:val="none" w:sz="0" w:space="0" w:color="auto"/>
              </w:divBdr>
            </w:div>
            <w:div w:id="971592277">
              <w:marLeft w:val="480"/>
              <w:marRight w:val="0"/>
              <w:marTop w:val="0"/>
              <w:marBottom w:val="0"/>
              <w:divBdr>
                <w:top w:val="none" w:sz="0" w:space="0" w:color="auto"/>
                <w:left w:val="none" w:sz="0" w:space="0" w:color="auto"/>
                <w:bottom w:val="none" w:sz="0" w:space="0" w:color="auto"/>
                <w:right w:val="none" w:sz="0" w:space="0" w:color="auto"/>
              </w:divBdr>
            </w:div>
            <w:div w:id="971599969">
              <w:marLeft w:val="480"/>
              <w:marRight w:val="0"/>
              <w:marTop w:val="0"/>
              <w:marBottom w:val="0"/>
              <w:divBdr>
                <w:top w:val="none" w:sz="0" w:space="0" w:color="auto"/>
                <w:left w:val="none" w:sz="0" w:space="0" w:color="auto"/>
                <w:bottom w:val="none" w:sz="0" w:space="0" w:color="auto"/>
                <w:right w:val="none" w:sz="0" w:space="0" w:color="auto"/>
              </w:divBdr>
            </w:div>
            <w:div w:id="971639726">
              <w:marLeft w:val="480"/>
              <w:marRight w:val="0"/>
              <w:marTop w:val="0"/>
              <w:marBottom w:val="0"/>
              <w:divBdr>
                <w:top w:val="none" w:sz="0" w:space="0" w:color="auto"/>
                <w:left w:val="none" w:sz="0" w:space="0" w:color="auto"/>
                <w:bottom w:val="none" w:sz="0" w:space="0" w:color="auto"/>
                <w:right w:val="none" w:sz="0" w:space="0" w:color="auto"/>
              </w:divBdr>
            </w:div>
            <w:div w:id="971715166">
              <w:marLeft w:val="480"/>
              <w:marRight w:val="0"/>
              <w:marTop w:val="0"/>
              <w:marBottom w:val="0"/>
              <w:divBdr>
                <w:top w:val="none" w:sz="0" w:space="0" w:color="auto"/>
                <w:left w:val="none" w:sz="0" w:space="0" w:color="auto"/>
                <w:bottom w:val="none" w:sz="0" w:space="0" w:color="auto"/>
                <w:right w:val="none" w:sz="0" w:space="0" w:color="auto"/>
              </w:divBdr>
            </w:div>
            <w:div w:id="971859501">
              <w:marLeft w:val="480"/>
              <w:marRight w:val="0"/>
              <w:marTop w:val="0"/>
              <w:marBottom w:val="0"/>
              <w:divBdr>
                <w:top w:val="none" w:sz="0" w:space="0" w:color="auto"/>
                <w:left w:val="none" w:sz="0" w:space="0" w:color="auto"/>
                <w:bottom w:val="none" w:sz="0" w:space="0" w:color="auto"/>
                <w:right w:val="none" w:sz="0" w:space="0" w:color="auto"/>
              </w:divBdr>
            </w:div>
            <w:div w:id="971903022">
              <w:marLeft w:val="480"/>
              <w:marRight w:val="0"/>
              <w:marTop w:val="0"/>
              <w:marBottom w:val="0"/>
              <w:divBdr>
                <w:top w:val="none" w:sz="0" w:space="0" w:color="auto"/>
                <w:left w:val="none" w:sz="0" w:space="0" w:color="auto"/>
                <w:bottom w:val="none" w:sz="0" w:space="0" w:color="auto"/>
                <w:right w:val="none" w:sz="0" w:space="0" w:color="auto"/>
              </w:divBdr>
            </w:div>
            <w:div w:id="971906908">
              <w:marLeft w:val="480"/>
              <w:marRight w:val="0"/>
              <w:marTop w:val="0"/>
              <w:marBottom w:val="0"/>
              <w:divBdr>
                <w:top w:val="none" w:sz="0" w:space="0" w:color="auto"/>
                <w:left w:val="none" w:sz="0" w:space="0" w:color="auto"/>
                <w:bottom w:val="none" w:sz="0" w:space="0" w:color="auto"/>
                <w:right w:val="none" w:sz="0" w:space="0" w:color="auto"/>
              </w:divBdr>
            </w:div>
            <w:div w:id="971978000">
              <w:marLeft w:val="480"/>
              <w:marRight w:val="0"/>
              <w:marTop w:val="0"/>
              <w:marBottom w:val="0"/>
              <w:divBdr>
                <w:top w:val="none" w:sz="0" w:space="0" w:color="auto"/>
                <w:left w:val="none" w:sz="0" w:space="0" w:color="auto"/>
                <w:bottom w:val="none" w:sz="0" w:space="0" w:color="auto"/>
                <w:right w:val="none" w:sz="0" w:space="0" w:color="auto"/>
              </w:divBdr>
            </w:div>
            <w:div w:id="971981193">
              <w:marLeft w:val="480"/>
              <w:marRight w:val="0"/>
              <w:marTop w:val="0"/>
              <w:marBottom w:val="0"/>
              <w:divBdr>
                <w:top w:val="none" w:sz="0" w:space="0" w:color="auto"/>
                <w:left w:val="none" w:sz="0" w:space="0" w:color="auto"/>
                <w:bottom w:val="none" w:sz="0" w:space="0" w:color="auto"/>
                <w:right w:val="none" w:sz="0" w:space="0" w:color="auto"/>
              </w:divBdr>
            </w:div>
            <w:div w:id="971982778">
              <w:marLeft w:val="480"/>
              <w:marRight w:val="0"/>
              <w:marTop w:val="0"/>
              <w:marBottom w:val="0"/>
              <w:divBdr>
                <w:top w:val="none" w:sz="0" w:space="0" w:color="auto"/>
                <w:left w:val="none" w:sz="0" w:space="0" w:color="auto"/>
                <w:bottom w:val="none" w:sz="0" w:space="0" w:color="auto"/>
                <w:right w:val="none" w:sz="0" w:space="0" w:color="auto"/>
              </w:divBdr>
            </w:div>
            <w:div w:id="972100016">
              <w:marLeft w:val="480"/>
              <w:marRight w:val="0"/>
              <w:marTop w:val="0"/>
              <w:marBottom w:val="0"/>
              <w:divBdr>
                <w:top w:val="none" w:sz="0" w:space="0" w:color="auto"/>
                <w:left w:val="none" w:sz="0" w:space="0" w:color="auto"/>
                <w:bottom w:val="none" w:sz="0" w:space="0" w:color="auto"/>
                <w:right w:val="none" w:sz="0" w:space="0" w:color="auto"/>
              </w:divBdr>
            </w:div>
            <w:div w:id="972174005">
              <w:marLeft w:val="480"/>
              <w:marRight w:val="0"/>
              <w:marTop w:val="0"/>
              <w:marBottom w:val="0"/>
              <w:divBdr>
                <w:top w:val="none" w:sz="0" w:space="0" w:color="auto"/>
                <w:left w:val="none" w:sz="0" w:space="0" w:color="auto"/>
                <w:bottom w:val="none" w:sz="0" w:space="0" w:color="auto"/>
                <w:right w:val="none" w:sz="0" w:space="0" w:color="auto"/>
              </w:divBdr>
            </w:div>
            <w:div w:id="972246413">
              <w:marLeft w:val="480"/>
              <w:marRight w:val="0"/>
              <w:marTop w:val="0"/>
              <w:marBottom w:val="0"/>
              <w:divBdr>
                <w:top w:val="none" w:sz="0" w:space="0" w:color="auto"/>
                <w:left w:val="none" w:sz="0" w:space="0" w:color="auto"/>
                <w:bottom w:val="none" w:sz="0" w:space="0" w:color="auto"/>
                <w:right w:val="none" w:sz="0" w:space="0" w:color="auto"/>
              </w:divBdr>
            </w:div>
            <w:div w:id="972250392">
              <w:marLeft w:val="480"/>
              <w:marRight w:val="0"/>
              <w:marTop w:val="0"/>
              <w:marBottom w:val="0"/>
              <w:divBdr>
                <w:top w:val="none" w:sz="0" w:space="0" w:color="auto"/>
                <w:left w:val="none" w:sz="0" w:space="0" w:color="auto"/>
                <w:bottom w:val="none" w:sz="0" w:space="0" w:color="auto"/>
                <w:right w:val="none" w:sz="0" w:space="0" w:color="auto"/>
              </w:divBdr>
            </w:div>
            <w:div w:id="972252121">
              <w:marLeft w:val="480"/>
              <w:marRight w:val="0"/>
              <w:marTop w:val="0"/>
              <w:marBottom w:val="0"/>
              <w:divBdr>
                <w:top w:val="none" w:sz="0" w:space="0" w:color="auto"/>
                <w:left w:val="none" w:sz="0" w:space="0" w:color="auto"/>
                <w:bottom w:val="none" w:sz="0" w:space="0" w:color="auto"/>
                <w:right w:val="none" w:sz="0" w:space="0" w:color="auto"/>
              </w:divBdr>
            </w:div>
            <w:div w:id="972321810">
              <w:marLeft w:val="480"/>
              <w:marRight w:val="0"/>
              <w:marTop w:val="0"/>
              <w:marBottom w:val="0"/>
              <w:divBdr>
                <w:top w:val="none" w:sz="0" w:space="0" w:color="auto"/>
                <w:left w:val="none" w:sz="0" w:space="0" w:color="auto"/>
                <w:bottom w:val="none" w:sz="0" w:space="0" w:color="auto"/>
                <w:right w:val="none" w:sz="0" w:space="0" w:color="auto"/>
              </w:divBdr>
            </w:div>
            <w:div w:id="972364924">
              <w:marLeft w:val="480"/>
              <w:marRight w:val="0"/>
              <w:marTop w:val="0"/>
              <w:marBottom w:val="0"/>
              <w:divBdr>
                <w:top w:val="none" w:sz="0" w:space="0" w:color="auto"/>
                <w:left w:val="none" w:sz="0" w:space="0" w:color="auto"/>
                <w:bottom w:val="none" w:sz="0" w:space="0" w:color="auto"/>
                <w:right w:val="none" w:sz="0" w:space="0" w:color="auto"/>
              </w:divBdr>
            </w:div>
            <w:div w:id="972370941">
              <w:marLeft w:val="480"/>
              <w:marRight w:val="0"/>
              <w:marTop w:val="0"/>
              <w:marBottom w:val="0"/>
              <w:divBdr>
                <w:top w:val="none" w:sz="0" w:space="0" w:color="auto"/>
                <w:left w:val="none" w:sz="0" w:space="0" w:color="auto"/>
                <w:bottom w:val="none" w:sz="0" w:space="0" w:color="auto"/>
                <w:right w:val="none" w:sz="0" w:space="0" w:color="auto"/>
              </w:divBdr>
            </w:div>
            <w:div w:id="972516126">
              <w:marLeft w:val="480"/>
              <w:marRight w:val="0"/>
              <w:marTop w:val="0"/>
              <w:marBottom w:val="0"/>
              <w:divBdr>
                <w:top w:val="none" w:sz="0" w:space="0" w:color="auto"/>
                <w:left w:val="none" w:sz="0" w:space="0" w:color="auto"/>
                <w:bottom w:val="none" w:sz="0" w:space="0" w:color="auto"/>
                <w:right w:val="none" w:sz="0" w:space="0" w:color="auto"/>
              </w:divBdr>
            </w:div>
            <w:div w:id="972715771">
              <w:marLeft w:val="480"/>
              <w:marRight w:val="0"/>
              <w:marTop w:val="0"/>
              <w:marBottom w:val="0"/>
              <w:divBdr>
                <w:top w:val="none" w:sz="0" w:space="0" w:color="auto"/>
                <w:left w:val="none" w:sz="0" w:space="0" w:color="auto"/>
                <w:bottom w:val="none" w:sz="0" w:space="0" w:color="auto"/>
                <w:right w:val="none" w:sz="0" w:space="0" w:color="auto"/>
              </w:divBdr>
            </w:div>
            <w:div w:id="972755506">
              <w:marLeft w:val="480"/>
              <w:marRight w:val="0"/>
              <w:marTop w:val="0"/>
              <w:marBottom w:val="0"/>
              <w:divBdr>
                <w:top w:val="none" w:sz="0" w:space="0" w:color="auto"/>
                <w:left w:val="none" w:sz="0" w:space="0" w:color="auto"/>
                <w:bottom w:val="none" w:sz="0" w:space="0" w:color="auto"/>
                <w:right w:val="none" w:sz="0" w:space="0" w:color="auto"/>
              </w:divBdr>
            </w:div>
            <w:div w:id="972902193">
              <w:marLeft w:val="480"/>
              <w:marRight w:val="0"/>
              <w:marTop w:val="0"/>
              <w:marBottom w:val="0"/>
              <w:divBdr>
                <w:top w:val="none" w:sz="0" w:space="0" w:color="auto"/>
                <w:left w:val="none" w:sz="0" w:space="0" w:color="auto"/>
                <w:bottom w:val="none" w:sz="0" w:space="0" w:color="auto"/>
                <w:right w:val="none" w:sz="0" w:space="0" w:color="auto"/>
              </w:divBdr>
            </w:div>
            <w:div w:id="972903828">
              <w:marLeft w:val="480"/>
              <w:marRight w:val="0"/>
              <w:marTop w:val="0"/>
              <w:marBottom w:val="0"/>
              <w:divBdr>
                <w:top w:val="none" w:sz="0" w:space="0" w:color="auto"/>
                <w:left w:val="none" w:sz="0" w:space="0" w:color="auto"/>
                <w:bottom w:val="none" w:sz="0" w:space="0" w:color="auto"/>
                <w:right w:val="none" w:sz="0" w:space="0" w:color="auto"/>
              </w:divBdr>
            </w:div>
            <w:div w:id="972951532">
              <w:marLeft w:val="480"/>
              <w:marRight w:val="0"/>
              <w:marTop w:val="0"/>
              <w:marBottom w:val="0"/>
              <w:divBdr>
                <w:top w:val="none" w:sz="0" w:space="0" w:color="auto"/>
                <w:left w:val="none" w:sz="0" w:space="0" w:color="auto"/>
                <w:bottom w:val="none" w:sz="0" w:space="0" w:color="auto"/>
                <w:right w:val="none" w:sz="0" w:space="0" w:color="auto"/>
              </w:divBdr>
            </w:div>
            <w:div w:id="972979954">
              <w:marLeft w:val="480"/>
              <w:marRight w:val="0"/>
              <w:marTop w:val="0"/>
              <w:marBottom w:val="0"/>
              <w:divBdr>
                <w:top w:val="none" w:sz="0" w:space="0" w:color="auto"/>
                <w:left w:val="none" w:sz="0" w:space="0" w:color="auto"/>
                <w:bottom w:val="none" w:sz="0" w:space="0" w:color="auto"/>
                <w:right w:val="none" w:sz="0" w:space="0" w:color="auto"/>
              </w:divBdr>
            </w:div>
            <w:div w:id="973101618">
              <w:marLeft w:val="480"/>
              <w:marRight w:val="0"/>
              <w:marTop w:val="0"/>
              <w:marBottom w:val="0"/>
              <w:divBdr>
                <w:top w:val="none" w:sz="0" w:space="0" w:color="auto"/>
                <w:left w:val="none" w:sz="0" w:space="0" w:color="auto"/>
                <w:bottom w:val="none" w:sz="0" w:space="0" w:color="auto"/>
                <w:right w:val="none" w:sz="0" w:space="0" w:color="auto"/>
              </w:divBdr>
            </w:div>
            <w:div w:id="973213720">
              <w:marLeft w:val="480"/>
              <w:marRight w:val="0"/>
              <w:marTop w:val="0"/>
              <w:marBottom w:val="0"/>
              <w:divBdr>
                <w:top w:val="none" w:sz="0" w:space="0" w:color="auto"/>
                <w:left w:val="none" w:sz="0" w:space="0" w:color="auto"/>
                <w:bottom w:val="none" w:sz="0" w:space="0" w:color="auto"/>
                <w:right w:val="none" w:sz="0" w:space="0" w:color="auto"/>
              </w:divBdr>
            </w:div>
            <w:div w:id="973372657">
              <w:marLeft w:val="480"/>
              <w:marRight w:val="0"/>
              <w:marTop w:val="0"/>
              <w:marBottom w:val="0"/>
              <w:divBdr>
                <w:top w:val="none" w:sz="0" w:space="0" w:color="auto"/>
                <w:left w:val="none" w:sz="0" w:space="0" w:color="auto"/>
                <w:bottom w:val="none" w:sz="0" w:space="0" w:color="auto"/>
                <w:right w:val="none" w:sz="0" w:space="0" w:color="auto"/>
              </w:divBdr>
            </w:div>
            <w:div w:id="973409965">
              <w:marLeft w:val="480"/>
              <w:marRight w:val="0"/>
              <w:marTop w:val="0"/>
              <w:marBottom w:val="0"/>
              <w:divBdr>
                <w:top w:val="none" w:sz="0" w:space="0" w:color="auto"/>
                <w:left w:val="none" w:sz="0" w:space="0" w:color="auto"/>
                <w:bottom w:val="none" w:sz="0" w:space="0" w:color="auto"/>
                <w:right w:val="none" w:sz="0" w:space="0" w:color="auto"/>
              </w:divBdr>
            </w:div>
            <w:div w:id="973488615">
              <w:marLeft w:val="480"/>
              <w:marRight w:val="0"/>
              <w:marTop w:val="0"/>
              <w:marBottom w:val="0"/>
              <w:divBdr>
                <w:top w:val="none" w:sz="0" w:space="0" w:color="auto"/>
                <w:left w:val="none" w:sz="0" w:space="0" w:color="auto"/>
                <w:bottom w:val="none" w:sz="0" w:space="0" w:color="auto"/>
                <w:right w:val="none" w:sz="0" w:space="0" w:color="auto"/>
              </w:divBdr>
            </w:div>
            <w:div w:id="973751659">
              <w:marLeft w:val="480"/>
              <w:marRight w:val="0"/>
              <w:marTop w:val="0"/>
              <w:marBottom w:val="0"/>
              <w:divBdr>
                <w:top w:val="none" w:sz="0" w:space="0" w:color="auto"/>
                <w:left w:val="none" w:sz="0" w:space="0" w:color="auto"/>
                <w:bottom w:val="none" w:sz="0" w:space="0" w:color="auto"/>
                <w:right w:val="none" w:sz="0" w:space="0" w:color="auto"/>
              </w:divBdr>
            </w:div>
            <w:div w:id="973949752">
              <w:marLeft w:val="480"/>
              <w:marRight w:val="0"/>
              <w:marTop w:val="0"/>
              <w:marBottom w:val="0"/>
              <w:divBdr>
                <w:top w:val="none" w:sz="0" w:space="0" w:color="auto"/>
                <w:left w:val="none" w:sz="0" w:space="0" w:color="auto"/>
                <w:bottom w:val="none" w:sz="0" w:space="0" w:color="auto"/>
                <w:right w:val="none" w:sz="0" w:space="0" w:color="auto"/>
              </w:divBdr>
            </w:div>
            <w:div w:id="974023353">
              <w:marLeft w:val="480"/>
              <w:marRight w:val="0"/>
              <w:marTop w:val="0"/>
              <w:marBottom w:val="0"/>
              <w:divBdr>
                <w:top w:val="none" w:sz="0" w:space="0" w:color="auto"/>
                <w:left w:val="none" w:sz="0" w:space="0" w:color="auto"/>
                <w:bottom w:val="none" w:sz="0" w:space="0" w:color="auto"/>
                <w:right w:val="none" w:sz="0" w:space="0" w:color="auto"/>
              </w:divBdr>
            </w:div>
            <w:div w:id="974136561">
              <w:marLeft w:val="480"/>
              <w:marRight w:val="0"/>
              <w:marTop w:val="0"/>
              <w:marBottom w:val="0"/>
              <w:divBdr>
                <w:top w:val="none" w:sz="0" w:space="0" w:color="auto"/>
                <w:left w:val="none" w:sz="0" w:space="0" w:color="auto"/>
                <w:bottom w:val="none" w:sz="0" w:space="0" w:color="auto"/>
                <w:right w:val="none" w:sz="0" w:space="0" w:color="auto"/>
              </w:divBdr>
            </w:div>
            <w:div w:id="974140121">
              <w:marLeft w:val="480"/>
              <w:marRight w:val="0"/>
              <w:marTop w:val="0"/>
              <w:marBottom w:val="0"/>
              <w:divBdr>
                <w:top w:val="none" w:sz="0" w:space="0" w:color="auto"/>
                <w:left w:val="none" w:sz="0" w:space="0" w:color="auto"/>
                <w:bottom w:val="none" w:sz="0" w:space="0" w:color="auto"/>
                <w:right w:val="none" w:sz="0" w:space="0" w:color="auto"/>
              </w:divBdr>
            </w:div>
            <w:div w:id="974260357">
              <w:marLeft w:val="480"/>
              <w:marRight w:val="0"/>
              <w:marTop w:val="0"/>
              <w:marBottom w:val="0"/>
              <w:divBdr>
                <w:top w:val="none" w:sz="0" w:space="0" w:color="auto"/>
                <w:left w:val="none" w:sz="0" w:space="0" w:color="auto"/>
                <w:bottom w:val="none" w:sz="0" w:space="0" w:color="auto"/>
                <w:right w:val="none" w:sz="0" w:space="0" w:color="auto"/>
              </w:divBdr>
            </w:div>
            <w:div w:id="974262244">
              <w:marLeft w:val="480"/>
              <w:marRight w:val="0"/>
              <w:marTop w:val="0"/>
              <w:marBottom w:val="0"/>
              <w:divBdr>
                <w:top w:val="none" w:sz="0" w:space="0" w:color="auto"/>
                <w:left w:val="none" w:sz="0" w:space="0" w:color="auto"/>
                <w:bottom w:val="none" w:sz="0" w:space="0" w:color="auto"/>
                <w:right w:val="none" w:sz="0" w:space="0" w:color="auto"/>
              </w:divBdr>
            </w:div>
            <w:div w:id="974263486">
              <w:marLeft w:val="480"/>
              <w:marRight w:val="0"/>
              <w:marTop w:val="0"/>
              <w:marBottom w:val="0"/>
              <w:divBdr>
                <w:top w:val="none" w:sz="0" w:space="0" w:color="auto"/>
                <w:left w:val="none" w:sz="0" w:space="0" w:color="auto"/>
                <w:bottom w:val="none" w:sz="0" w:space="0" w:color="auto"/>
                <w:right w:val="none" w:sz="0" w:space="0" w:color="auto"/>
              </w:divBdr>
            </w:div>
            <w:div w:id="974287256">
              <w:marLeft w:val="480"/>
              <w:marRight w:val="0"/>
              <w:marTop w:val="0"/>
              <w:marBottom w:val="0"/>
              <w:divBdr>
                <w:top w:val="none" w:sz="0" w:space="0" w:color="auto"/>
                <w:left w:val="none" w:sz="0" w:space="0" w:color="auto"/>
                <w:bottom w:val="none" w:sz="0" w:space="0" w:color="auto"/>
                <w:right w:val="none" w:sz="0" w:space="0" w:color="auto"/>
              </w:divBdr>
            </w:div>
            <w:div w:id="974409733">
              <w:marLeft w:val="480"/>
              <w:marRight w:val="0"/>
              <w:marTop w:val="0"/>
              <w:marBottom w:val="0"/>
              <w:divBdr>
                <w:top w:val="none" w:sz="0" w:space="0" w:color="auto"/>
                <w:left w:val="none" w:sz="0" w:space="0" w:color="auto"/>
                <w:bottom w:val="none" w:sz="0" w:space="0" w:color="auto"/>
                <w:right w:val="none" w:sz="0" w:space="0" w:color="auto"/>
              </w:divBdr>
            </w:div>
            <w:div w:id="974526777">
              <w:marLeft w:val="480"/>
              <w:marRight w:val="0"/>
              <w:marTop w:val="0"/>
              <w:marBottom w:val="0"/>
              <w:divBdr>
                <w:top w:val="none" w:sz="0" w:space="0" w:color="auto"/>
                <w:left w:val="none" w:sz="0" w:space="0" w:color="auto"/>
                <w:bottom w:val="none" w:sz="0" w:space="0" w:color="auto"/>
                <w:right w:val="none" w:sz="0" w:space="0" w:color="auto"/>
              </w:divBdr>
            </w:div>
            <w:div w:id="974529817">
              <w:marLeft w:val="480"/>
              <w:marRight w:val="0"/>
              <w:marTop w:val="0"/>
              <w:marBottom w:val="0"/>
              <w:divBdr>
                <w:top w:val="none" w:sz="0" w:space="0" w:color="auto"/>
                <w:left w:val="none" w:sz="0" w:space="0" w:color="auto"/>
                <w:bottom w:val="none" w:sz="0" w:space="0" w:color="auto"/>
                <w:right w:val="none" w:sz="0" w:space="0" w:color="auto"/>
              </w:divBdr>
            </w:div>
            <w:div w:id="974599466">
              <w:marLeft w:val="480"/>
              <w:marRight w:val="0"/>
              <w:marTop w:val="0"/>
              <w:marBottom w:val="0"/>
              <w:divBdr>
                <w:top w:val="none" w:sz="0" w:space="0" w:color="auto"/>
                <w:left w:val="none" w:sz="0" w:space="0" w:color="auto"/>
                <w:bottom w:val="none" w:sz="0" w:space="0" w:color="auto"/>
                <w:right w:val="none" w:sz="0" w:space="0" w:color="auto"/>
              </w:divBdr>
            </w:div>
            <w:div w:id="974601618">
              <w:marLeft w:val="480"/>
              <w:marRight w:val="0"/>
              <w:marTop w:val="0"/>
              <w:marBottom w:val="0"/>
              <w:divBdr>
                <w:top w:val="none" w:sz="0" w:space="0" w:color="auto"/>
                <w:left w:val="none" w:sz="0" w:space="0" w:color="auto"/>
                <w:bottom w:val="none" w:sz="0" w:space="0" w:color="auto"/>
                <w:right w:val="none" w:sz="0" w:space="0" w:color="auto"/>
              </w:divBdr>
            </w:div>
            <w:div w:id="974603597">
              <w:marLeft w:val="480"/>
              <w:marRight w:val="0"/>
              <w:marTop w:val="0"/>
              <w:marBottom w:val="0"/>
              <w:divBdr>
                <w:top w:val="none" w:sz="0" w:space="0" w:color="auto"/>
                <w:left w:val="none" w:sz="0" w:space="0" w:color="auto"/>
                <w:bottom w:val="none" w:sz="0" w:space="0" w:color="auto"/>
                <w:right w:val="none" w:sz="0" w:space="0" w:color="auto"/>
              </w:divBdr>
            </w:div>
            <w:div w:id="974678606">
              <w:marLeft w:val="480"/>
              <w:marRight w:val="0"/>
              <w:marTop w:val="0"/>
              <w:marBottom w:val="0"/>
              <w:divBdr>
                <w:top w:val="none" w:sz="0" w:space="0" w:color="auto"/>
                <w:left w:val="none" w:sz="0" w:space="0" w:color="auto"/>
                <w:bottom w:val="none" w:sz="0" w:space="0" w:color="auto"/>
                <w:right w:val="none" w:sz="0" w:space="0" w:color="auto"/>
              </w:divBdr>
            </w:div>
            <w:div w:id="974793808">
              <w:marLeft w:val="480"/>
              <w:marRight w:val="0"/>
              <w:marTop w:val="0"/>
              <w:marBottom w:val="0"/>
              <w:divBdr>
                <w:top w:val="none" w:sz="0" w:space="0" w:color="auto"/>
                <w:left w:val="none" w:sz="0" w:space="0" w:color="auto"/>
                <w:bottom w:val="none" w:sz="0" w:space="0" w:color="auto"/>
                <w:right w:val="none" w:sz="0" w:space="0" w:color="auto"/>
              </w:divBdr>
            </w:div>
            <w:div w:id="974871508">
              <w:marLeft w:val="480"/>
              <w:marRight w:val="0"/>
              <w:marTop w:val="0"/>
              <w:marBottom w:val="0"/>
              <w:divBdr>
                <w:top w:val="none" w:sz="0" w:space="0" w:color="auto"/>
                <w:left w:val="none" w:sz="0" w:space="0" w:color="auto"/>
                <w:bottom w:val="none" w:sz="0" w:space="0" w:color="auto"/>
                <w:right w:val="none" w:sz="0" w:space="0" w:color="auto"/>
              </w:divBdr>
            </w:div>
            <w:div w:id="974875742">
              <w:marLeft w:val="480"/>
              <w:marRight w:val="0"/>
              <w:marTop w:val="0"/>
              <w:marBottom w:val="0"/>
              <w:divBdr>
                <w:top w:val="none" w:sz="0" w:space="0" w:color="auto"/>
                <w:left w:val="none" w:sz="0" w:space="0" w:color="auto"/>
                <w:bottom w:val="none" w:sz="0" w:space="0" w:color="auto"/>
                <w:right w:val="none" w:sz="0" w:space="0" w:color="auto"/>
              </w:divBdr>
            </w:div>
            <w:div w:id="974943683">
              <w:marLeft w:val="480"/>
              <w:marRight w:val="0"/>
              <w:marTop w:val="0"/>
              <w:marBottom w:val="0"/>
              <w:divBdr>
                <w:top w:val="none" w:sz="0" w:space="0" w:color="auto"/>
                <w:left w:val="none" w:sz="0" w:space="0" w:color="auto"/>
                <w:bottom w:val="none" w:sz="0" w:space="0" w:color="auto"/>
                <w:right w:val="none" w:sz="0" w:space="0" w:color="auto"/>
              </w:divBdr>
            </w:div>
            <w:div w:id="974990122">
              <w:marLeft w:val="480"/>
              <w:marRight w:val="0"/>
              <w:marTop w:val="0"/>
              <w:marBottom w:val="0"/>
              <w:divBdr>
                <w:top w:val="none" w:sz="0" w:space="0" w:color="auto"/>
                <w:left w:val="none" w:sz="0" w:space="0" w:color="auto"/>
                <w:bottom w:val="none" w:sz="0" w:space="0" w:color="auto"/>
                <w:right w:val="none" w:sz="0" w:space="0" w:color="auto"/>
              </w:divBdr>
            </w:div>
            <w:div w:id="975063916">
              <w:marLeft w:val="480"/>
              <w:marRight w:val="0"/>
              <w:marTop w:val="0"/>
              <w:marBottom w:val="0"/>
              <w:divBdr>
                <w:top w:val="none" w:sz="0" w:space="0" w:color="auto"/>
                <w:left w:val="none" w:sz="0" w:space="0" w:color="auto"/>
                <w:bottom w:val="none" w:sz="0" w:space="0" w:color="auto"/>
                <w:right w:val="none" w:sz="0" w:space="0" w:color="auto"/>
              </w:divBdr>
            </w:div>
            <w:div w:id="975139709">
              <w:marLeft w:val="480"/>
              <w:marRight w:val="0"/>
              <w:marTop w:val="0"/>
              <w:marBottom w:val="0"/>
              <w:divBdr>
                <w:top w:val="none" w:sz="0" w:space="0" w:color="auto"/>
                <w:left w:val="none" w:sz="0" w:space="0" w:color="auto"/>
                <w:bottom w:val="none" w:sz="0" w:space="0" w:color="auto"/>
                <w:right w:val="none" w:sz="0" w:space="0" w:color="auto"/>
              </w:divBdr>
            </w:div>
            <w:div w:id="975178953">
              <w:marLeft w:val="480"/>
              <w:marRight w:val="0"/>
              <w:marTop w:val="0"/>
              <w:marBottom w:val="0"/>
              <w:divBdr>
                <w:top w:val="none" w:sz="0" w:space="0" w:color="auto"/>
                <w:left w:val="none" w:sz="0" w:space="0" w:color="auto"/>
                <w:bottom w:val="none" w:sz="0" w:space="0" w:color="auto"/>
                <w:right w:val="none" w:sz="0" w:space="0" w:color="auto"/>
              </w:divBdr>
            </w:div>
            <w:div w:id="975332605">
              <w:marLeft w:val="480"/>
              <w:marRight w:val="0"/>
              <w:marTop w:val="0"/>
              <w:marBottom w:val="0"/>
              <w:divBdr>
                <w:top w:val="none" w:sz="0" w:space="0" w:color="auto"/>
                <w:left w:val="none" w:sz="0" w:space="0" w:color="auto"/>
                <w:bottom w:val="none" w:sz="0" w:space="0" w:color="auto"/>
                <w:right w:val="none" w:sz="0" w:space="0" w:color="auto"/>
              </w:divBdr>
            </w:div>
            <w:div w:id="975381156">
              <w:marLeft w:val="480"/>
              <w:marRight w:val="0"/>
              <w:marTop w:val="0"/>
              <w:marBottom w:val="0"/>
              <w:divBdr>
                <w:top w:val="none" w:sz="0" w:space="0" w:color="auto"/>
                <w:left w:val="none" w:sz="0" w:space="0" w:color="auto"/>
                <w:bottom w:val="none" w:sz="0" w:space="0" w:color="auto"/>
                <w:right w:val="none" w:sz="0" w:space="0" w:color="auto"/>
              </w:divBdr>
            </w:div>
            <w:div w:id="975528316">
              <w:marLeft w:val="480"/>
              <w:marRight w:val="0"/>
              <w:marTop w:val="0"/>
              <w:marBottom w:val="0"/>
              <w:divBdr>
                <w:top w:val="none" w:sz="0" w:space="0" w:color="auto"/>
                <w:left w:val="none" w:sz="0" w:space="0" w:color="auto"/>
                <w:bottom w:val="none" w:sz="0" w:space="0" w:color="auto"/>
                <w:right w:val="none" w:sz="0" w:space="0" w:color="auto"/>
              </w:divBdr>
            </w:div>
            <w:div w:id="975640445">
              <w:marLeft w:val="480"/>
              <w:marRight w:val="0"/>
              <w:marTop w:val="0"/>
              <w:marBottom w:val="0"/>
              <w:divBdr>
                <w:top w:val="none" w:sz="0" w:space="0" w:color="auto"/>
                <w:left w:val="none" w:sz="0" w:space="0" w:color="auto"/>
                <w:bottom w:val="none" w:sz="0" w:space="0" w:color="auto"/>
                <w:right w:val="none" w:sz="0" w:space="0" w:color="auto"/>
              </w:divBdr>
            </w:div>
            <w:div w:id="975646550">
              <w:marLeft w:val="480"/>
              <w:marRight w:val="0"/>
              <w:marTop w:val="0"/>
              <w:marBottom w:val="0"/>
              <w:divBdr>
                <w:top w:val="none" w:sz="0" w:space="0" w:color="auto"/>
                <w:left w:val="none" w:sz="0" w:space="0" w:color="auto"/>
                <w:bottom w:val="none" w:sz="0" w:space="0" w:color="auto"/>
                <w:right w:val="none" w:sz="0" w:space="0" w:color="auto"/>
              </w:divBdr>
            </w:div>
            <w:div w:id="975837142">
              <w:marLeft w:val="480"/>
              <w:marRight w:val="0"/>
              <w:marTop w:val="0"/>
              <w:marBottom w:val="0"/>
              <w:divBdr>
                <w:top w:val="none" w:sz="0" w:space="0" w:color="auto"/>
                <w:left w:val="none" w:sz="0" w:space="0" w:color="auto"/>
                <w:bottom w:val="none" w:sz="0" w:space="0" w:color="auto"/>
                <w:right w:val="none" w:sz="0" w:space="0" w:color="auto"/>
              </w:divBdr>
            </w:div>
            <w:div w:id="975840290">
              <w:marLeft w:val="480"/>
              <w:marRight w:val="0"/>
              <w:marTop w:val="0"/>
              <w:marBottom w:val="0"/>
              <w:divBdr>
                <w:top w:val="none" w:sz="0" w:space="0" w:color="auto"/>
                <w:left w:val="none" w:sz="0" w:space="0" w:color="auto"/>
                <w:bottom w:val="none" w:sz="0" w:space="0" w:color="auto"/>
                <w:right w:val="none" w:sz="0" w:space="0" w:color="auto"/>
              </w:divBdr>
            </w:div>
            <w:div w:id="975840406">
              <w:marLeft w:val="480"/>
              <w:marRight w:val="0"/>
              <w:marTop w:val="0"/>
              <w:marBottom w:val="0"/>
              <w:divBdr>
                <w:top w:val="none" w:sz="0" w:space="0" w:color="auto"/>
                <w:left w:val="none" w:sz="0" w:space="0" w:color="auto"/>
                <w:bottom w:val="none" w:sz="0" w:space="0" w:color="auto"/>
                <w:right w:val="none" w:sz="0" w:space="0" w:color="auto"/>
              </w:divBdr>
            </w:div>
            <w:div w:id="975841151">
              <w:marLeft w:val="480"/>
              <w:marRight w:val="0"/>
              <w:marTop w:val="0"/>
              <w:marBottom w:val="0"/>
              <w:divBdr>
                <w:top w:val="none" w:sz="0" w:space="0" w:color="auto"/>
                <w:left w:val="none" w:sz="0" w:space="0" w:color="auto"/>
                <w:bottom w:val="none" w:sz="0" w:space="0" w:color="auto"/>
                <w:right w:val="none" w:sz="0" w:space="0" w:color="auto"/>
              </w:divBdr>
            </w:div>
            <w:div w:id="975916251">
              <w:marLeft w:val="480"/>
              <w:marRight w:val="0"/>
              <w:marTop w:val="0"/>
              <w:marBottom w:val="0"/>
              <w:divBdr>
                <w:top w:val="none" w:sz="0" w:space="0" w:color="auto"/>
                <w:left w:val="none" w:sz="0" w:space="0" w:color="auto"/>
                <w:bottom w:val="none" w:sz="0" w:space="0" w:color="auto"/>
                <w:right w:val="none" w:sz="0" w:space="0" w:color="auto"/>
              </w:divBdr>
            </w:div>
            <w:div w:id="975916767">
              <w:marLeft w:val="480"/>
              <w:marRight w:val="0"/>
              <w:marTop w:val="0"/>
              <w:marBottom w:val="0"/>
              <w:divBdr>
                <w:top w:val="none" w:sz="0" w:space="0" w:color="auto"/>
                <w:left w:val="none" w:sz="0" w:space="0" w:color="auto"/>
                <w:bottom w:val="none" w:sz="0" w:space="0" w:color="auto"/>
                <w:right w:val="none" w:sz="0" w:space="0" w:color="auto"/>
              </w:divBdr>
            </w:div>
            <w:div w:id="976104173">
              <w:marLeft w:val="480"/>
              <w:marRight w:val="0"/>
              <w:marTop w:val="0"/>
              <w:marBottom w:val="0"/>
              <w:divBdr>
                <w:top w:val="none" w:sz="0" w:space="0" w:color="auto"/>
                <w:left w:val="none" w:sz="0" w:space="0" w:color="auto"/>
                <w:bottom w:val="none" w:sz="0" w:space="0" w:color="auto"/>
                <w:right w:val="none" w:sz="0" w:space="0" w:color="auto"/>
              </w:divBdr>
            </w:div>
            <w:div w:id="976105426">
              <w:marLeft w:val="480"/>
              <w:marRight w:val="0"/>
              <w:marTop w:val="0"/>
              <w:marBottom w:val="0"/>
              <w:divBdr>
                <w:top w:val="none" w:sz="0" w:space="0" w:color="auto"/>
                <w:left w:val="none" w:sz="0" w:space="0" w:color="auto"/>
                <w:bottom w:val="none" w:sz="0" w:space="0" w:color="auto"/>
                <w:right w:val="none" w:sz="0" w:space="0" w:color="auto"/>
              </w:divBdr>
            </w:div>
            <w:div w:id="976105511">
              <w:marLeft w:val="480"/>
              <w:marRight w:val="0"/>
              <w:marTop w:val="0"/>
              <w:marBottom w:val="0"/>
              <w:divBdr>
                <w:top w:val="none" w:sz="0" w:space="0" w:color="auto"/>
                <w:left w:val="none" w:sz="0" w:space="0" w:color="auto"/>
                <w:bottom w:val="none" w:sz="0" w:space="0" w:color="auto"/>
                <w:right w:val="none" w:sz="0" w:space="0" w:color="auto"/>
              </w:divBdr>
            </w:div>
            <w:div w:id="976183617">
              <w:marLeft w:val="480"/>
              <w:marRight w:val="0"/>
              <w:marTop w:val="0"/>
              <w:marBottom w:val="0"/>
              <w:divBdr>
                <w:top w:val="none" w:sz="0" w:space="0" w:color="auto"/>
                <w:left w:val="none" w:sz="0" w:space="0" w:color="auto"/>
                <w:bottom w:val="none" w:sz="0" w:space="0" w:color="auto"/>
                <w:right w:val="none" w:sz="0" w:space="0" w:color="auto"/>
              </w:divBdr>
            </w:div>
            <w:div w:id="976184805">
              <w:marLeft w:val="480"/>
              <w:marRight w:val="0"/>
              <w:marTop w:val="0"/>
              <w:marBottom w:val="0"/>
              <w:divBdr>
                <w:top w:val="none" w:sz="0" w:space="0" w:color="auto"/>
                <w:left w:val="none" w:sz="0" w:space="0" w:color="auto"/>
                <w:bottom w:val="none" w:sz="0" w:space="0" w:color="auto"/>
                <w:right w:val="none" w:sz="0" w:space="0" w:color="auto"/>
              </w:divBdr>
            </w:div>
            <w:div w:id="976256622">
              <w:marLeft w:val="480"/>
              <w:marRight w:val="0"/>
              <w:marTop w:val="0"/>
              <w:marBottom w:val="0"/>
              <w:divBdr>
                <w:top w:val="none" w:sz="0" w:space="0" w:color="auto"/>
                <w:left w:val="none" w:sz="0" w:space="0" w:color="auto"/>
                <w:bottom w:val="none" w:sz="0" w:space="0" w:color="auto"/>
                <w:right w:val="none" w:sz="0" w:space="0" w:color="auto"/>
              </w:divBdr>
            </w:div>
            <w:div w:id="976300051">
              <w:marLeft w:val="480"/>
              <w:marRight w:val="0"/>
              <w:marTop w:val="0"/>
              <w:marBottom w:val="0"/>
              <w:divBdr>
                <w:top w:val="none" w:sz="0" w:space="0" w:color="auto"/>
                <w:left w:val="none" w:sz="0" w:space="0" w:color="auto"/>
                <w:bottom w:val="none" w:sz="0" w:space="0" w:color="auto"/>
                <w:right w:val="none" w:sz="0" w:space="0" w:color="auto"/>
              </w:divBdr>
            </w:div>
            <w:div w:id="976372461">
              <w:marLeft w:val="480"/>
              <w:marRight w:val="0"/>
              <w:marTop w:val="0"/>
              <w:marBottom w:val="0"/>
              <w:divBdr>
                <w:top w:val="none" w:sz="0" w:space="0" w:color="auto"/>
                <w:left w:val="none" w:sz="0" w:space="0" w:color="auto"/>
                <w:bottom w:val="none" w:sz="0" w:space="0" w:color="auto"/>
                <w:right w:val="none" w:sz="0" w:space="0" w:color="auto"/>
              </w:divBdr>
            </w:div>
            <w:div w:id="976378156">
              <w:marLeft w:val="480"/>
              <w:marRight w:val="0"/>
              <w:marTop w:val="0"/>
              <w:marBottom w:val="0"/>
              <w:divBdr>
                <w:top w:val="none" w:sz="0" w:space="0" w:color="auto"/>
                <w:left w:val="none" w:sz="0" w:space="0" w:color="auto"/>
                <w:bottom w:val="none" w:sz="0" w:space="0" w:color="auto"/>
                <w:right w:val="none" w:sz="0" w:space="0" w:color="auto"/>
              </w:divBdr>
            </w:div>
            <w:div w:id="976569515">
              <w:marLeft w:val="480"/>
              <w:marRight w:val="0"/>
              <w:marTop w:val="0"/>
              <w:marBottom w:val="0"/>
              <w:divBdr>
                <w:top w:val="none" w:sz="0" w:space="0" w:color="auto"/>
                <w:left w:val="none" w:sz="0" w:space="0" w:color="auto"/>
                <w:bottom w:val="none" w:sz="0" w:space="0" w:color="auto"/>
                <w:right w:val="none" w:sz="0" w:space="0" w:color="auto"/>
              </w:divBdr>
            </w:div>
            <w:div w:id="976763060">
              <w:marLeft w:val="480"/>
              <w:marRight w:val="0"/>
              <w:marTop w:val="0"/>
              <w:marBottom w:val="0"/>
              <w:divBdr>
                <w:top w:val="none" w:sz="0" w:space="0" w:color="auto"/>
                <w:left w:val="none" w:sz="0" w:space="0" w:color="auto"/>
                <w:bottom w:val="none" w:sz="0" w:space="0" w:color="auto"/>
                <w:right w:val="none" w:sz="0" w:space="0" w:color="auto"/>
              </w:divBdr>
            </w:div>
            <w:div w:id="976833560">
              <w:marLeft w:val="480"/>
              <w:marRight w:val="0"/>
              <w:marTop w:val="0"/>
              <w:marBottom w:val="0"/>
              <w:divBdr>
                <w:top w:val="none" w:sz="0" w:space="0" w:color="auto"/>
                <w:left w:val="none" w:sz="0" w:space="0" w:color="auto"/>
                <w:bottom w:val="none" w:sz="0" w:space="0" w:color="auto"/>
                <w:right w:val="none" w:sz="0" w:space="0" w:color="auto"/>
              </w:divBdr>
            </w:div>
            <w:div w:id="976835852">
              <w:marLeft w:val="480"/>
              <w:marRight w:val="0"/>
              <w:marTop w:val="0"/>
              <w:marBottom w:val="0"/>
              <w:divBdr>
                <w:top w:val="none" w:sz="0" w:space="0" w:color="auto"/>
                <w:left w:val="none" w:sz="0" w:space="0" w:color="auto"/>
                <w:bottom w:val="none" w:sz="0" w:space="0" w:color="auto"/>
                <w:right w:val="none" w:sz="0" w:space="0" w:color="auto"/>
              </w:divBdr>
            </w:div>
            <w:div w:id="976953524">
              <w:marLeft w:val="480"/>
              <w:marRight w:val="0"/>
              <w:marTop w:val="0"/>
              <w:marBottom w:val="0"/>
              <w:divBdr>
                <w:top w:val="none" w:sz="0" w:space="0" w:color="auto"/>
                <w:left w:val="none" w:sz="0" w:space="0" w:color="auto"/>
                <w:bottom w:val="none" w:sz="0" w:space="0" w:color="auto"/>
                <w:right w:val="none" w:sz="0" w:space="0" w:color="auto"/>
              </w:divBdr>
            </w:div>
            <w:div w:id="976958251">
              <w:marLeft w:val="480"/>
              <w:marRight w:val="0"/>
              <w:marTop w:val="0"/>
              <w:marBottom w:val="0"/>
              <w:divBdr>
                <w:top w:val="none" w:sz="0" w:space="0" w:color="auto"/>
                <w:left w:val="none" w:sz="0" w:space="0" w:color="auto"/>
                <w:bottom w:val="none" w:sz="0" w:space="0" w:color="auto"/>
                <w:right w:val="none" w:sz="0" w:space="0" w:color="auto"/>
              </w:divBdr>
            </w:div>
            <w:div w:id="976958843">
              <w:marLeft w:val="480"/>
              <w:marRight w:val="0"/>
              <w:marTop w:val="0"/>
              <w:marBottom w:val="0"/>
              <w:divBdr>
                <w:top w:val="none" w:sz="0" w:space="0" w:color="auto"/>
                <w:left w:val="none" w:sz="0" w:space="0" w:color="auto"/>
                <w:bottom w:val="none" w:sz="0" w:space="0" w:color="auto"/>
                <w:right w:val="none" w:sz="0" w:space="0" w:color="auto"/>
              </w:divBdr>
            </w:div>
            <w:div w:id="976958878">
              <w:marLeft w:val="480"/>
              <w:marRight w:val="0"/>
              <w:marTop w:val="0"/>
              <w:marBottom w:val="0"/>
              <w:divBdr>
                <w:top w:val="none" w:sz="0" w:space="0" w:color="auto"/>
                <w:left w:val="none" w:sz="0" w:space="0" w:color="auto"/>
                <w:bottom w:val="none" w:sz="0" w:space="0" w:color="auto"/>
                <w:right w:val="none" w:sz="0" w:space="0" w:color="auto"/>
              </w:divBdr>
            </w:div>
            <w:div w:id="977027149">
              <w:marLeft w:val="480"/>
              <w:marRight w:val="0"/>
              <w:marTop w:val="0"/>
              <w:marBottom w:val="0"/>
              <w:divBdr>
                <w:top w:val="none" w:sz="0" w:space="0" w:color="auto"/>
                <w:left w:val="none" w:sz="0" w:space="0" w:color="auto"/>
                <w:bottom w:val="none" w:sz="0" w:space="0" w:color="auto"/>
                <w:right w:val="none" w:sz="0" w:space="0" w:color="auto"/>
              </w:divBdr>
            </w:div>
            <w:div w:id="977106366">
              <w:marLeft w:val="480"/>
              <w:marRight w:val="0"/>
              <w:marTop w:val="0"/>
              <w:marBottom w:val="0"/>
              <w:divBdr>
                <w:top w:val="none" w:sz="0" w:space="0" w:color="auto"/>
                <w:left w:val="none" w:sz="0" w:space="0" w:color="auto"/>
                <w:bottom w:val="none" w:sz="0" w:space="0" w:color="auto"/>
                <w:right w:val="none" w:sz="0" w:space="0" w:color="auto"/>
              </w:divBdr>
            </w:div>
            <w:div w:id="977303138">
              <w:marLeft w:val="480"/>
              <w:marRight w:val="0"/>
              <w:marTop w:val="0"/>
              <w:marBottom w:val="0"/>
              <w:divBdr>
                <w:top w:val="none" w:sz="0" w:space="0" w:color="auto"/>
                <w:left w:val="none" w:sz="0" w:space="0" w:color="auto"/>
                <w:bottom w:val="none" w:sz="0" w:space="0" w:color="auto"/>
                <w:right w:val="none" w:sz="0" w:space="0" w:color="auto"/>
              </w:divBdr>
            </w:div>
            <w:div w:id="977496980">
              <w:marLeft w:val="480"/>
              <w:marRight w:val="0"/>
              <w:marTop w:val="0"/>
              <w:marBottom w:val="0"/>
              <w:divBdr>
                <w:top w:val="none" w:sz="0" w:space="0" w:color="auto"/>
                <w:left w:val="none" w:sz="0" w:space="0" w:color="auto"/>
                <w:bottom w:val="none" w:sz="0" w:space="0" w:color="auto"/>
                <w:right w:val="none" w:sz="0" w:space="0" w:color="auto"/>
              </w:divBdr>
            </w:div>
            <w:div w:id="977611571">
              <w:marLeft w:val="480"/>
              <w:marRight w:val="0"/>
              <w:marTop w:val="0"/>
              <w:marBottom w:val="0"/>
              <w:divBdr>
                <w:top w:val="none" w:sz="0" w:space="0" w:color="auto"/>
                <w:left w:val="none" w:sz="0" w:space="0" w:color="auto"/>
                <w:bottom w:val="none" w:sz="0" w:space="0" w:color="auto"/>
                <w:right w:val="none" w:sz="0" w:space="0" w:color="auto"/>
              </w:divBdr>
            </w:div>
            <w:div w:id="977686644">
              <w:marLeft w:val="480"/>
              <w:marRight w:val="0"/>
              <w:marTop w:val="0"/>
              <w:marBottom w:val="0"/>
              <w:divBdr>
                <w:top w:val="none" w:sz="0" w:space="0" w:color="auto"/>
                <w:left w:val="none" w:sz="0" w:space="0" w:color="auto"/>
                <w:bottom w:val="none" w:sz="0" w:space="0" w:color="auto"/>
                <w:right w:val="none" w:sz="0" w:space="0" w:color="auto"/>
              </w:divBdr>
            </w:div>
            <w:div w:id="977761383">
              <w:marLeft w:val="480"/>
              <w:marRight w:val="0"/>
              <w:marTop w:val="0"/>
              <w:marBottom w:val="0"/>
              <w:divBdr>
                <w:top w:val="none" w:sz="0" w:space="0" w:color="auto"/>
                <w:left w:val="none" w:sz="0" w:space="0" w:color="auto"/>
                <w:bottom w:val="none" w:sz="0" w:space="0" w:color="auto"/>
                <w:right w:val="none" w:sz="0" w:space="0" w:color="auto"/>
              </w:divBdr>
            </w:div>
            <w:div w:id="977806816">
              <w:marLeft w:val="480"/>
              <w:marRight w:val="0"/>
              <w:marTop w:val="0"/>
              <w:marBottom w:val="0"/>
              <w:divBdr>
                <w:top w:val="none" w:sz="0" w:space="0" w:color="auto"/>
                <w:left w:val="none" w:sz="0" w:space="0" w:color="auto"/>
                <w:bottom w:val="none" w:sz="0" w:space="0" w:color="auto"/>
                <w:right w:val="none" w:sz="0" w:space="0" w:color="auto"/>
              </w:divBdr>
            </w:div>
            <w:div w:id="977953457">
              <w:marLeft w:val="480"/>
              <w:marRight w:val="0"/>
              <w:marTop w:val="0"/>
              <w:marBottom w:val="0"/>
              <w:divBdr>
                <w:top w:val="none" w:sz="0" w:space="0" w:color="auto"/>
                <w:left w:val="none" w:sz="0" w:space="0" w:color="auto"/>
                <w:bottom w:val="none" w:sz="0" w:space="0" w:color="auto"/>
                <w:right w:val="none" w:sz="0" w:space="0" w:color="auto"/>
              </w:divBdr>
            </w:div>
            <w:div w:id="977996887">
              <w:marLeft w:val="480"/>
              <w:marRight w:val="0"/>
              <w:marTop w:val="0"/>
              <w:marBottom w:val="0"/>
              <w:divBdr>
                <w:top w:val="none" w:sz="0" w:space="0" w:color="auto"/>
                <w:left w:val="none" w:sz="0" w:space="0" w:color="auto"/>
                <w:bottom w:val="none" w:sz="0" w:space="0" w:color="auto"/>
                <w:right w:val="none" w:sz="0" w:space="0" w:color="auto"/>
              </w:divBdr>
            </w:div>
            <w:div w:id="977998008">
              <w:marLeft w:val="480"/>
              <w:marRight w:val="0"/>
              <w:marTop w:val="0"/>
              <w:marBottom w:val="0"/>
              <w:divBdr>
                <w:top w:val="none" w:sz="0" w:space="0" w:color="auto"/>
                <w:left w:val="none" w:sz="0" w:space="0" w:color="auto"/>
                <w:bottom w:val="none" w:sz="0" w:space="0" w:color="auto"/>
                <w:right w:val="none" w:sz="0" w:space="0" w:color="auto"/>
              </w:divBdr>
            </w:div>
            <w:div w:id="978068146">
              <w:marLeft w:val="480"/>
              <w:marRight w:val="0"/>
              <w:marTop w:val="0"/>
              <w:marBottom w:val="0"/>
              <w:divBdr>
                <w:top w:val="none" w:sz="0" w:space="0" w:color="auto"/>
                <w:left w:val="none" w:sz="0" w:space="0" w:color="auto"/>
                <w:bottom w:val="none" w:sz="0" w:space="0" w:color="auto"/>
                <w:right w:val="none" w:sz="0" w:space="0" w:color="auto"/>
              </w:divBdr>
            </w:div>
            <w:div w:id="978072669">
              <w:marLeft w:val="480"/>
              <w:marRight w:val="0"/>
              <w:marTop w:val="0"/>
              <w:marBottom w:val="0"/>
              <w:divBdr>
                <w:top w:val="none" w:sz="0" w:space="0" w:color="auto"/>
                <w:left w:val="none" w:sz="0" w:space="0" w:color="auto"/>
                <w:bottom w:val="none" w:sz="0" w:space="0" w:color="auto"/>
                <w:right w:val="none" w:sz="0" w:space="0" w:color="auto"/>
              </w:divBdr>
            </w:div>
            <w:div w:id="978076473">
              <w:marLeft w:val="480"/>
              <w:marRight w:val="0"/>
              <w:marTop w:val="0"/>
              <w:marBottom w:val="0"/>
              <w:divBdr>
                <w:top w:val="none" w:sz="0" w:space="0" w:color="auto"/>
                <w:left w:val="none" w:sz="0" w:space="0" w:color="auto"/>
                <w:bottom w:val="none" w:sz="0" w:space="0" w:color="auto"/>
                <w:right w:val="none" w:sz="0" w:space="0" w:color="auto"/>
              </w:divBdr>
            </w:div>
            <w:div w:id="978145135">
              <w:marLeft w:val="480"/>
              <w:marRight w:val="0"/>
              <w:marTop w:val="0"/>
              <w:marBottom w:val="0"/>
              <w:divBdr>
                <w:top w:val="none" w:sz="0" w:space="0" w:color="auto"/>
                <w:left w:val="none" w:sz="0" w:space="0" w:color="auto"/>
                <w:bottom w:val="none" w:sz="0" w:space="0" w:color="auto"/>
                <w:right w:val="none" w:sz="0" w:space="0" w:color="auto"/>
              </w:divBdr>
            </w:div>
            <w:div w:id="978147600">
              <w:marLeft w:val="480"/>
              <w:marRight w:val="0"/>
              <w:marTop w:val="0"/>
              <w:marBottom w:val="0"/>
              <w:divBdr>
                <w:top w:val="none" w:sz="0" w:space="0" w:color="auto"/>
                <w:left w:val="none" w:sz="0" w:space="0" w:color="auto"/>
                <w:bottom w:val="none" w:sz="0" w:space="0" w:color="auto"/>
                <w:right w:val="none" w:sz="0" w:space="0" w:color="auto"/>
              </w:divBdr>
            </w:div>
            <w:div w:id="978151047">
              <w:marLeft w:val="480"/>
              <w:marRight w:val="0"/>
              <w:marTop w:val="0"/>
              <w:marBottom w:val="0"/>
              <w:divBdr>
                <w:top w:val="none" w:sz="0" w:space="0" w:color="auto"/>
                <w:left w:val="none" w:sz="0" w:space="0" w:color="auto"/>
                <w:bottom w:val="none" w:sz="0" w:space="0" w:color="auto"/>
                <w:right w:val="none" w:sz="0" w:space="0" w:color="auto"/>
              </w:divBdr>
            </w:div>
            <w:div w:id="978191131">
              <w:marLeft w:val="480"/>
              <w:marRight w:val="0"/>
              <w:marTop w:val="0"/>
              <w:marBottom w:val="0"/>
              <w:divBdr>
                <w:top w:val="none" w:sz="0" w:space="0" w:color="auto"/>
                <w:left w:val="none" w:sz="0" w:space="0" w:color="auto"/>
                <w:bottom w:val="none" w:sz="0" w:space="0" w:color="auto"/>
                <w:right w:val="none" w:sz="0" w:space="0" w:color="auto"/>
              </w:divBdr>
            </w:div>
            <w:div w:id="978264036">
              <w:marLeft w:val="480"/>
              <w:marRight w:val="0"/>
              <w:marTop w:val="0"/>
              <w:marBottom w:val="0"/>
              <w:divBdr>
                <w:top w:val="none" w:sz="0" w:space="0" w:color="auto"/>
                <w:left w:val="none" w:sz="0" w:space="0" w:color="auto"/>
                <w:bottom w:val="none" w:sz="0" w:space="0" w:color="auto"/>
                <w:right w:val="none" w:sz="0" w:space="0" w:color="auto"/>
              </w:divBdr>
            </w:div>
            <w:div w:id="978265424">
              <w:marLeft w:val="480"/>
              <w:marRight w:val="0"/>
              <w:marTop w:val="0"/>
              <w:marBottom w:val="0"/>
              <w:divBdr>
                <w:top w:val="none" w:sz="0" w:space="0" w:color="auto"/>
                <w:left w:val="none" w:sz="0" w:space="0" w:color="auto"/>
                <w:bottom w:val="none" w:sz="0" w:space="0" w:color="auto"/>
                <w:right w:val="none" w:sz="0" w:space="0" w:color="auto"/>
              </w:divBdr>
            </w:div>
            <w:div w:id="978270550">
              <w:marLeft w:val="480"/>
              <w:marRight w:val="0"/>
              <w:marTop w:val="0"/>
              <w:marBottom w:val="0"/>
              <w:divBdr>
                <w:top w:val="none" w:sz="0" w:space="0" w:color="auto"/>
                <w:left w:val="none" w:sz="0" w:space="0" w:color="auto"/>
                <w:bottom w:val="none" w:sz="0" w:space="0" w:color="auto"/>
                <w:right w:val="none" w:sz="0" w:space="0" w:color="auto"/>
              </w:divBdr>
            </w:div>
            <w:div w:id="978387223">
              <w:marLeft w:val="480"/>
              <w:marRight w:val="0"/>
              <w:marTop w:val="0"/>
              <w:marBottom w:val="0"/>
              <w:divBdr>
                <w:top w:val="none" w:sz="0" w:space="0" w:color="auto"/>
                <w:left w:val="none" w:sz="0" w:space="0" w:color="auto"/>
                <w:bottom w:val="none" w:sz="0" w:space="0" w:color="auto"/>
                <w:right w:val="none" w:sz="0" w:space="0" w:color="auto"/>
              </w:divBdr>
            </w:div>
            <w:div w:id="978388892">
              <w:marLeft w:val="480"/>
              <w:marRight w:val="0"/>
              <w:marTop w:val="0"/>
              <w:marBottom w:val="0"/>
              <w:divBdr>
                <w:top w:val="none" w:sz="0" w:space="0" w:color="auto"/>
                <w:left w:val="none" w:sz="0" w:space="0" w:color="auto"/>
                <w:bottom w:val="none" w:sz="0" w:space="0" w:color="auto"/>
                <w:right w:val="none" w:sz="0" w:space="0" w:color="auto"/>
              </w:divBdr>
            </w:div>
            <w:div w:id="978459530">
              <w:marLeft w:val="480"/>
              <w:marRight w:val="0"/>
              <w:marTop w:val="0"/>
              <w:marBottom w:val="0"/>
              <w:divBdr>
                <w:top w:val="none" w:sz="0" w:space="0" w:color="auto"/>
                <w:left w:val="none" w:sz="0" w:space="0" w:color="auto"/>
                <w:bottom w:val="none" w:sz="0" w:space="0" w:color="auto"/>
                <w:right w:val="none" w:sz="0" w:space="0" w:color="auto"/>
              </w:divBdr>
            </w:div>
            <w:div w:id="978605644">
              <w:marLeft w:val="480"/>
              <w:marRight w:val="0"/>
              <w:marTop w:val="0"/>
              <w:marBottom w:val="0"/>
              <w:divBdr>
                <w:top w:val="none" w:sz="0" w:space="0" w:color="auto"/>
                <w:left w:val="none" w:sz="0" w:space="0" w:color="auto"/>
                <w:bottom w:val="none" w:sz="0" w:space="0" w:color="auto"/>
                <w:right w:val="none" w:sz="0" w:space="0" w:color="auto"/>
              </w:divBdr>
            </w:div>
            <w:div w:id="978613798">
              <w:marLeft w:val="480"/>
              <w:marRight w:val="0"/>
              <w:marTop w:val="0"/>
              <w:marBottom w:val="0"/>
              <w:divBdr>
                <w:top w:val="none" w:sz="0" w:space="0" w:color="auto"/>
                <w:left w:val="none" w:sz="0" w:space="0" w:color="auto"/>
                <w:bottom w:val="none" w:sz="0" w:space="0" w:color="auto"/>
                <w:right w:val="none" w:sz="0" w:space="0" w:color="auto"/>
              </w:divBdr>
            </w:div>
            <w:div w:id="978724465">
              <w:marLeft w:val="480"/>
              <w:marRight w:val="0"/>
              <w:marTop w:val="0"/>
              <w:marBottom w:val="0"/>
              <w:divBdr>
                <w:top w:val="none" w:sz="0" w:space="0" w:color="auto"/>
                <w:left w:val="none" w:sz="0" w:space="0" w:color="auto"/>
                <w:bottom w:val="none" w:sz="0" w:space="0" w:color="auto"/>
                <w:right w:val="none" w:sz="0" w:space="0" w:color="auto"/>
              </w:divBdr>
            </w:div>
            <w:div w:id="978730116">
              <w:marLeft w:val="480"/>
              <w:marRight w:val="0"/>
              <w:marTop w:val="0"/>
              <w:marBottom w:val="0"/>
              <w:divBdr>
                <w:top w:val="none" w:sz="0" w:space="0" w:color="auto"/>
                <w:left w:val="none" w:sz="0" w:space="0" w:color="auto"/>
                <w:bottom w:val="none" w:sz="0" w:space="0" w:color="auto"/>
                <w:right w:val="none" w:sz="0" w:space="0" w:color="auto"/>
              </w:divBdr>
            </w:div>
            <w:div w:id="978918704">
              <w:marLeft w:val="480"/>
              <w:marRight w:val="0"/>
              <w:marTop w:val="0"/>
              <w:marBottom w:val="0"/>
              <w:divBdr>
                <w:top w:val="none" w:sz="0" w:space="0" w:color="auto"/>
                <w:left w:val="none" w:sz="0" w:space="0" w:color="auto"/>
                <w:bottom w:val="none" w:sz="0" w:space="0" w:color="auto"/>
                <w:right w:val="none" w:sz="0" w:space="0" w:color="auto"/>
              </w:divBdr>
            </w:div>
            <w:div w:id="978996950">
              <w:marLeft w:val="480"/>
              <w:marRight w:val="0"/>
              <w:marTop w:val="0"/>
              <w:marBottom w:val="0"/>
              <w:divBdr>
                <w:top w:val="none" w:sz="0" w:space="0" w:color="auto"/>
                <w:left w:val="none" w:sz="0" w:space="0" w:color="auto"/>
                <w:bottom w:val="none" w:sz="0" w:space="0" w:color="auto"/>
                <w:right w:val="none" w:sz="0" w:space="0" w:color="auto"/>
              </w:divBdr>
            </w:div>
            <w:div w:id="979001314">
              <w:marLeft w:val="480"/>
              <w:marRight w:val="0"/>
              <w:marTop w:val="0"/>
              <w:marBottom w:val="0"/>
              <w:divBdr>
                <w:top w:val="none" w:sz="0" w:space="0" w:color="auto"/>
                <w:left w:val="none" w:sz="0" w:space="0" w:color="auto"/>
                <w:bottom w:val="none" w:sz="0" w:space="0" w:color="auto"/>
                <w:right w:val="none" w:sz="0" w:space="0" w:color="auto"/>
              </w:divBdr>
            </w:div>
            <w:div w:id="979191348">
              <w:marLeft w:val="480"/>
              <w:marRight w:val="0"/>
              <w:marTop w:val="0"/>
              <w:marBottom w:val="0"/>
              <w:divBdr>
                <w:top w:val="none" w:sz="0" w:space="0" w:color="auto"/>
                <w:left w:val="none" w:sz="0" w:space="0" w:color="auto"/>
                <w:bottom w:val="none" w:sz="0" w:space="0" w:color="auto"/>
                <w:right w:val="none" w:sz="0" w:space="0" w:color="auto"/>
              </w:divBdr>
            </w:div>
            <w:div w:id="979262582">
              <w:marLeft w:val="480"/>
              <w:marRight w:val="0"/>
              <w:marTop w:val="0"/>
              <w:marBottom w:val="0"/>
              <w:divBdr>
                <w:top w:val="none" w:sz="0" w:space="0" w:color="auto"/>
                <w:left w:val="none" w:sz="0" w:space="0" w:color="auto"/>
                <w:bottom w:val="none" w:sz="0" w:space="0" w:color="auto"/>
                <w:right w:val="none" w:sz="0" w:space="0" w:color="auto"/>
              </w:divBdr>
            </w:div>
            <w:div w:id="979770665">
              <w:marLeft w:val="480"/>
              <w:marRight w:val="0"/>
              <w:marTop w:val="0"/>
              <w:marBottom w:val="0"/>
              <w:divBdr>
                <w:top w:val="none" w:sz="0" w:space="0" w:color="auto"/>
                <w:left w:val="none" w:sz="0" w:space="0" w:color="auto"/>
                <w:bottom w:val="none" w:sz="0" w:space="0" w:color="auto"/>
                <w:right w:val="none" w:sz="0" w:space="0" w:color="auto"/>
              </w:divBdr>
            </w:div>
            <w:div w:id="979772703">
              <w:marLeft w:val="480"/>
              <w:marRight w:val="0"/>
              <w:marTop w:val="0"/>
              <w:marBottom w:val="0"/>
              <w:divBdr>
                <w:top w:val="none" w:sz="0" w:space="0" w:color="auto"/>
                <w:left w:val="none" w:sz="0" w:space="0" w:color="auto"/>
                <w:bottom w:val="none" w:sz="0" w:space="0" w:color="auto"/>
                <w:right w:val="none" w:sz="0" w:space="0" w:color="auto"/>
              </w:divBdr>
            </w:div>
            <w:div w:id="979772924">
              <w:marLeft w:val="480"/>
              <w:marRight w:val="0"/>
              <w:marTop w:val="0"/>
              <w:marBottom w:val="0"/>
              <w:divBdr>
                <w:top w:val="none" w:sz="0" w:space="0" w:color="auto"/>
                <w:left w:val="none" w:sz="0" w:space="0" w:color="auto"/>
                <w:bottom w:val="none" w:sz="0" w:space="0" w:color="auto"/>
                <w:right w:val="none" w:sz="0" w:space="0" w:color="auto"/>
              </w:divBdr>
            </w:div>
            <w:div w:id="979841940">
              <w:marLeft w:val="480"/>
              <w:marRight w:val="0"/>
              <w:marTop w:val="0"/>
              <w:marBottom w:val="0"/>
              <w:divBdr>
                <w:top w:val="none" w:sz="0" w:space="0" w:color="auto"/>
                <w:left w:val="none" w:sz="0" w:space="0" w:color="auto"/>
                <w:bottom w:val="none" w:sz="0" w:space="0" w:color="auto"/>
                <w:right w:val="none" w:sz="0" w:space="0" w:color="auto"/>
              </w:divBdr>
            </w:div>
            <w:div w:id="979842544">
              <w:marLeft w:val="480"/>
              <w:marRight w:val="0"/>
              <w:marTop w:val="0"/>
              <w:marBottom w:val="0"/>
              <w:divBdr>
                <w:top w:val="none" w:sz="0" w:space="0" w:color="auto"/>
                <w:left w:val="none" w:sz="0" w:space="0" w:color="auto"/>
                <w:bottom w:val="none" w:sz="0" w:space="0" w:color="auto"/>
                <w:right w:val="none" w:sz="0" w:space="0" w:color="auto"/>
              </w:divBdr>
            </w:div>
            <w:div w:id="979916404">
              <w:marLeft w:val="480"/>
              <w:marRight w:val="0"/>
              <w:marTop w:val="0"/>
              <w:marBottom w:val="0"/>
              <w:divBdr>
                <w:top w:val="none" w:sz="0" w:space="0" w:color="auto"/>
                <w:left w:val="none" w:sz="0" w:space="0" w:color="auto"/>
                <w:bottom w:val="none" w:sz="0" w:space="0" w:color="auto"/>
                <w:right w:val="none" w:sz="0" w:space="0" w:color="auto"/>
              </w:divBdr>
            </w:div>
            <w:div w:id="979965012">
              <w:marLeft w:val="480"/>
              <w:marRight w:val="0"/>
              <w:marTop w:val="0"/>
              <w:marBottom w:val="0"/>
              <w:divBdr>
                <w:top w:val="none" w:sz="0" w:space="0" w:color="auto"/>
                <w:left w:val="none" w:sz="0" w:space="0" w:color="auto"/>
                <w:bottom w:val="none" w:sz="0" w:space="0" w:color="auto"/>
                <w:right w:val="none" w:sz="0" w:space="0" w:color="auto"/>
              </w:divBdr>
            </w:div>
            <w:div w:id="979968009">
              <w:marLeft w:val="480"/>
              <w:marRight w:val="0"/>
              <w:marTop w:val="0"/>
              <w:marBottom w:val="0"/>
              <w:divBdr>
                <w:top w:val="none" w:sz="0" w:space="0" w:color="auto"/>
                <w:left w:val="none" w:sz="0" w:space="0" w:color="auto"/>
                <w:bottom w:val="none" w:sz="0" w:space="0" w:color="auto"/>
                <w:right w:val="none" w:sz="0" w:space="0" w:color="auto"/>
              </w:divBdr>
            </w:div>
            <w:div w:id="980043079">
              <w:marLeft w:val="480"/>
              <w:marRight w:val="0"/>
              <w:marTop w:val="0"/>
              <w:marBottom w:val="0"/>
              <w:divBdr>
                <w:top w:val="none" w:sz="0" w:space="0" w:color="auto"/>
                <w:left w:val="none" w:sz="0" w:space="0" w:color="auto"/>
                <w:bottom w:val="none" w:sz="0" w:space="0" w:color="auto"/>
                <w:right w:val="none" w:sz="0" w:space="0" w:color="auto"/>
              </w:divBdr>
            </w:div>
            <w:div w:id="980228414">
              <w:marLeft w:val="480"/>
              <w:marRight w:val="0"/>
              <w:marTop w:val="0"/>
              <w:marBottom w:val="0"/>
              <w:divBdr>
                <w:top w:val="none" w:sz="0" w:space="0" w:color="auto"/>
                <w:left w:val="none" w:sz="0" w:space="0" w:color="auto"/>
                <w:bottom w:val="none" w:sz="0" w:space="0" w:color="auto"/>
                <w:right w:val="none" w:sz="0" w:space="0" w:color="auto"/>
              </w:divBdr>
            </w:div>
            <w:div w:id="980235915">
              <w:marLeft w:val="480"/>
              <w:marRight w:val="0"/>
              <w:marTop w:val="0"/>
              <w:marBottom w:val="0"/>
              <w:divBdr>
                <w:top w:val="none" w:sz="0" w:space="0" w:color="auto"/>
                <w:left w:val="none" w:sz="0" w:space="0" w:color="auto"/>
                <w:bottom w:val="none" w:sz="0" w:space="0" w:color="auto"/>
                <w:right w:val="none" w:sz="0" w:space="0" w:color="auto"/>
              </w:divBdr>
            </w:div>
            <w:div w:id="980354192">
              <w:marLeft w:val="480"/>
              <w:marRight w:val="0"/>
              <w:marTop w:val="0"/>
              <w:marBottom w:val="0"/>
              <w:divBdr>
                <w:top w:val="none" w:sz="0" w:space="0" w:color="auto"/>
                <w:left w:val="none" w:sz="0" w:space="0" w:color="auto"/>
                <w:bottom w:val="none" w:sz="0" w:space="0" w:color="auto"/>
                <w:right w:val="none" w:sz="0" w:space="0" w:color="auto"/>
              </w:divBdr>
            </w:div>
            <w:div w:id="980427061">
              <w:marLeft w:val="480"/>
              <w:marRight w:val="0"/>
              <w:marTop w:val="0"/>
              <w:marBottom w:val="0"/>
              <w:divBdr>
                <w:top w:val="none" w:sz="0" w:space="0" w:color="auto"/>
                <w:left w:val="none" w:sz="0" w:space="0" w:color="auto"/>
                <w:bottom w:val="none" w:sz="0" w:space="0" w:color="auto"/>
                <w:right w:val="none" w:sz="0" w:space="0" w:color="auto"/>
              </w:divBdr>
            </w:div>
            <w:div w:id="980428317">
              <w:marLeft w:val="480"/>
              <w:marRight w:val="0"/>
              <w:marTop w:val="0"/>
              <w:marBottom w:val="0"/>
              <w:divBdr>
                <w:top w:val="none" w:sz="0" w:space="0" w:color="auto"/>
                <w:left w:val="none" w:sz="0" w:space="0" w:color="auto"/>
                <w:bottom w:val="none" w:sz="0" w:space="0" w:color="auto"/>
                <w:right w:val="none" w:sz="0" w:space="0" w:color="auto"/>
              </w:divBdr>
            </w:div>
            <w:div w:id="980501851">
              <w:marLeft w:val="480"/>
              <w:marRight w:val="0"/>
              <w:marTop w:val="0"/>
              <w:marBottom w:val="0"/>
              <w:divBdr>
                <w:top w:val="none" w:sz="0" w:space="0" w:color="auto"/>
                <w:left w:val="none" w:sz="0" w:space="0" w:color="auto"/>
                <w:bottom w:val="none" w:sz="0" w:space="0" w:color="auto"/>
                <w:right w:val="none" w:sz="0" w:space="0" w:color="auto"/>
              </w:divBdr>
            </w:div>
            <w:div w:id="980504160">
              <w:marLeft w:val="480"/>
              <w:marRight w:val="0"/>
              <w:marTop w:val="0"/>
              <w:marBottom w:val="0"/>
              <w:divBdr>
                <w:top w:val="none" w:sz="0" w:space="0" w:color="auto"/>
                <w:left w:val="none" w:sz="0" w:space="0" w:color="auto"/>
                <w:bottom w:val="none" w:sz="0" w:space="0" w:color="auto"/>
                <w:right w:val="none" w:sz="0" w:space="0" w:color="auto"/>
              </w:divBdr>
            </w:div>
            <w:div w:id="980577280">
              <w:marLeft w:val="480"/>
              <w:marRight w:val="0"/>
              <w:marTop w:val="0"/>
              <w:marBottom w:val="0"/>
              <w:divBdr>
                <w:top w:val="none" w:sz="0" w:space="0" w:color="auto"/>
                <w:left w:val="none" w:sz="0" w:space="0" w:color="auto"/>
                <w:bottom w:val="none" w:sz="0" w:space="0" w:color="auto"/>
                <w:right w:val="none" w:sz="0" w:space="0" w:color="auto"/>
              </w:divBdr>
            </w:div>
            <w:div w:id="980692573">
              <w:marLeft w:val="480"/>
              <w:marRight w:val="0"/>
              <w:marTop w:val="0"/>
              <w:marBottom w:val="0"/>
              <w:divBdr>
                <w:top w:val="none" w:sz="0" w:space="0" w:color="auto"/>
                <w:left w:val="none" w:sz="0" w:space="0" w:color="auto"/>
                <w:bottom w:val="none" w:sz="0" w:space="0" w:color="auto"/>
                <w:right w:val="none" w:sz="0" w:space="0" w:color="auto"/>
              </w:divBdr>
            </w:div>
            <w:div w:id="980692669">
              <w:marLeft w:val="480"/>
              <w:marRight w:val="0"/>
              <w:marTop w:val="0"/>
              <w:marBottom w:val="0"/>
              <w:divBdr>
                <w:top w:val="none" w:sz="0" w:space="0" w:color="auto"/>
                <w:left w:val="none" w:sz="0" w:space="0" w:color="auto"/>
                <w:bottom w:val="none" w:sz="0" w:space="0" w:color="auto"/>
                <w:right w:val="none" w:sz="0" w:space="0" w:color="auto"/>
              </w:divBdr>
            </w:div>
            <w:div w:id="980697504">
              <w:marLeft w:val="480"/>
              <w:marRight w:val="0"/>
              <w:marTop w:val="0"/>
              <w:marBottom w:val="0"/>
              <w:divBdr>
                <w:top w:val="none" w:sz="0" w:space="0" w:color="auto"/>
                <w:left w:val="none" w:sz="0" w:space="0" w:color="auto"/>
                <w:bottom w:val="none" w:sz="0" w:space="0" w:color="auto"/>
                <w:right w:val="none" w:sz="0" w:space="0" w:color="auto"/>
              </w:divBdr>
            </w:div>
            <w:div w:id="980812961">
              <w:marLeft w:val="480"/>
              <w:marRight w:val="0"/>
              <w:marTop w:val="0"/>
              <w:marBottom w:val="0"/>
              <w:divBdr>
                <w:top w:val="none" w:sz="0" w:space="0" w:color="auto"/>
                <w:left w:val="none" w:sz="0" w:space="0" w:color="auto"/>
                <w:bottom w:val="none" w:sz="0" w:space="0" w:color="auto"/>
                <w:right w:val="none" w:sz="0" w:space="0" w:color="auto"/>
              </w:divBdr>
            </w:div>
            <w:div w:id="980882677">
              <w:marLeft w:val="480"/>
              <w:marRight w:val="0"/>
              <w:marTop w:val="0"/>
              <w:marBottom w:val="0"/>
              <w:divBdr>
                <w:top w:val="none" w:sz="0" w:space="0" w:color="auto"/>
                <w:left w:val="none" w:sz="0" w:space="0" w:color="auto"/>
                <w:bottom w:val="none" w:sz="0" w:space="0" w:color="auto"/>
                <w:right w:val="none" w:sz="0" w:space="0" w:color="auto"/>
              </w:divBdr>
            </w:div>
            <w:div w:id="980886790">
              <w:marLeft w:val="480"/>
              <w:marRight w:val="0"/>
              <w:marTop w:val="0"/>
              <w:marBottom w:val="0"/>
              <w:divBdr>
                <w:top w:val="none" w:sz="0" w:space="0" w:color="auto"/>
                <w:left w:val="none" w:sz="0" w:space="0" w:color="auto"/>
                <w:bottom w:val="none" w:sz="0" w:space="0" w:color="auto"/>
                <w:right w:val="none" w:sz="0" w:space="0" w:color="auto"/>
              </w:divBdr>
            </w:div>
            <w:div w:id="981231901">
              <w:marLeft w:val="480"/>
              <w:marRight w:val="0"/>
              <w:marTop w:val="0"/>
              <w:marBottom w:val="0"/>
              <w:divBdr>
                <w:top w:val="none" w:sz="0" w:space="0" w:color="auto"/>
                <w:left w:val="none" w:sz="0" w:space="0" w:color="auto"/>
                <w:bottom w:val="none" w:sz="0" w:space="0" w:color="auto"/>
                <w:right w:val="none" w:sz="0" w:space="0" w:color="auto"/>
              </w:divBdr>
            </w:div>
            <w:div w:id="981273989">
              <w:marLeft w:val="480"/>
              <w:marRight w:val="0"/>
              <w:marTop w:val="0"/>
              <w:marBottom w:val="0"/>
              <w:divBdr>
                <w:top w:val="none" w:sz="0" w:space="0" w:color="auto"/>
                <w:left w:val="none" w:sz="0" w:space="0" w:color="auto"/>
                <w:bottom w:val="none" w:sz="0" w:space="0" w:color="auto"/>
                <w:right w:val="none" w:sz="0" w:space="0" w:color="auto"/>
              </w:divBdr>
            </w:div>
            <w:div w:id="981278136">
              <w:marLeft w:val="480"/>
              <w:marRight w:val="0"/>
              <w:marTop w:val="0"/>
              <w:marBottom w:val="0"/>
              <w:divBdr>
                <w:top w:val="none" w:sz="0" w:space="0" w:color="auto"/>
                <w:left w:val="none" w:sz="0" w:space="0" w:color="auto"/>
                <w:bottom w:val="none" w:sz="0" w:space="0" w:color="auto"/>
                <w:right w:val="none" w:sz="0" w:space="0" w:color="auto"/>
              </w:divBdr>
            </w:div>
            <w:div w:id="981346038">
              <w:marLeft w:val="480"/>
              <w:marRight w:val="0"/>
              <w:marTop w:val="0"/>
              <w:marBottom w:val="0"/>
              <w:divBdr>
                <w:top w:val="none" w:sz="0" w:space="0" w:color="auto"/>
                <w:left w:val="none" w:sz="0" w:space="0" w:color="auto"/>
                <w:bottom w:val="none" w:sz="0" w:space="0" w:color="auto"/>
                <w:right w:val="none" w:sz="0" w:space="0" w:color="auto"/>
              </w:divBdr>
            </w:div>
            <w:div w:id="981421015">
              <w:marLeft w:val="480"/>
              <w:marRight w:val="0"/>
              <w:marTop w:val="0"/>
              <w:marBottom w:val="0"/>
              <w:divBdr>
                <w:top w:val="none" w:sz="0" w:space="0" w:color="auto"/>
                <w:left w:val="none" w:sz="0" w:space="0" w:color="auto"/>
                <w:bottom w:val="none" w:sz="0" w:space="0" w:color="auto"/>
                <w:right w:val="none" w:sz="0" w:space="0" w:color="auto"/>
              </w:divBdr>
            </w:div>
            <w:div w:id="981496901">
              <w:marLeft w:val="480"/>
              <w:marRight w:val="0"/>
              <w:marTop w:val="0"/>
              <w:marBottom w:val="0"/>
              <w:divBdr>
                <w:top w:val="none" w:sz="0" w:space="0" w:color="auto"/>
                <w:left w:val="none" w:sz="0" w:space="0" w:color="auto"/>
                <w:bottom w:val="none" w:sz="0" w:space="0" w:color="auto"/>
                <w:right w:val="none" w:sz="0" w:space="0" w:color="auto"/>
              </w:divBdr>
            </w:div>
            <w:div w:id="981614164">
              <w:marLeft w:val="480"/>
              <w:marRight w:val="0"/>
              <w:marTop w:val="0"/>
              <w:marBottom w:val="0"/>
              <w:divBdr>
                <w:top w:val="none" w:sz="0" w:space="0" w:color="auto"/>
                <w:left w:val="none" w:sz="0" w:space="0" w:color="auto"/>
                <w:bottom w:val="none" w:sz="0" w:space="0" w:color="auto"/>
                <w:right w:val="none" w:sz="0" w:space="0" w:color="auto"/>
              </w:divBdr>
            </w:div>
            <w:div w:id="981621164">
              <w:marLeft w:val="480"/>
              <w:marRight w:val="0"/>
              <w:marTop w:val="0"/>
              <w:marBottom w:val="0"/>
              <w:divBdr>
                <w:top w:val="none" w:sz="0" w:space="0" w:color="auto"/>
                <w:left w:val="none" w:sz="0" w:space="0" w:color="auto"/>
                <w:bottom w:val="none" w:sz="0" w:space="0" w:color="auto"/>
                <w:right w:val="none" w:sz="0" w:space="0" w:color="auto"/>
              </w:divBdr>
            </w:div>
            <w:div w:id="981688498">
              <w:marLeft w:val="480"/>
              <w:marRight w:val="0"/>
              <w:marTop w:val="0"/>
              <w:marBottom w:val="0"/>
              <w:divBdr>
                <w:top w:val="none" w:sz="0" w:space="0" w:color="auto"/>
                <w:left w:val="none" w:sz="0" w:space="0" w:color="auto"/>
                <w:bottom w:val="none" w:sz="0" w:space="0" w:color="auto"/>
                <w:right w:val="none" w:sz="0" w:space="0" w:color="auto"/>
              </w:divBdr>
            </w:div>
            <w:div w:id="981734777">
              <w:marLeft w:val="480"/>
              <w:marRight w:val="0"/>
              <w:marTop w:val="0"/>
              <w:marBottom w:val="0"/>
              <w:divBdr>
                <w:top w:val="none" w:sz="0" w:space="0" w:color="auto"/>
                <w:left w:val="none" w:sz="0" w:space="0" w:color="auto"/>
                <w:bottom w:val="none" w:sz="0" w:space="0" w:color="auto"/>
                <w:right w:val="none" w:sz="0" w:space="0" w:color="auto"/>
              </w:divBdr>
            </w:div>
            <w:div w:id="981807231">
              <w:marLeft w:val="480"/>
              <w:marRight w:val="0"/>
              <w:marTop w:val="0"/>
              <w:marBottom w:val="0"/>
              <w:divBdr>
                <w:top w:val="none" w:sz="0" w:space="0" w:color="auto"/>
                <w:left w:val="none" w:sz="0" w:space="0" w:color="auto"/>
                <w:bottom w:val="none" w:sz="0" w:space="0" w:color="auto"/>
                <w:right w:val="none" w:sz="0" w:space="0" w:color="auto"/>
              </w:divBdr>
            </w:div>
            <w:div w:id="981809456">
              <w:marLeft w:val="480"/>
              <w:marRight w:val="0"/>
              <w:marTop w:val="0"/>
              <w:marBottom w:val="0"/>
              <w:divBdr>
                <w:top w:val="none" w:sz="0" w:space="0" w:color="auto"/>
                <w:left w:val="none" w:sz="0" w:space="0" w:color="auto"/>
                <w:bottom w:val="none" w:sz="0" w:space="0" w:color="auto"/>
                <w:right w:val="none" w:sz="0" w:space="0" w:color="auto"/>
              </w:divBdr>
            </w:div>
            <w:div w:id="981815062">
              <w:marLeft w:val="480"/>
              <w:marRight w:val="0"/>
              <w:marTop w:val="0"/>
              <w:marBottom w:val="0"/>
              <w:divBdr>
                <w:top w:val="none" w:sz="0" w:space="0" w:color="auto"/>
                <w:left w:val="none" w:sz="0" w:space="0" w:color="auto"/>
                <w:bottom w:val="none" w:sz="0" w:space="0" w:color="auto"/>
                <w:right w:val="none" w:sz="0" w:space="0" w:color="auto"/>
              </w:divBdr>
            </w:div>
            <w:div w:id="982000104">
              <w:marLeft w:val="480"/>
              <w:marRight w:val="0"/>
              <w:marTop w:val="0"/>
              <w:marBottom w:val="0"/>
              <w:divBdr>
                <w:top w:val="none" w:sz="0" w:space="0" w:color="auto"/>
                <w:left w:val="none" w:sz="0" w:space="0" w:color="auto"/>
                <w:bottom w:val="none" w:sz="0" w:space="0" w:color="auto"/>
                <w:right w:val="none" w:sz="0" w:space="0" w:color="auto"/>
              </w:divBdr>
            </w:div>
            <w:div w:id="982123607">
              <w:marLeft w:val="480"/>
              <w:marRight w:val="0"/>
              <w:marTop w:val="0"/>
              <w:marBottom w:val="0"/>
              <w:divBdr>
                <w:top w:val="none" w:sz="0" w:space="0" w:color="auto"/>
                <w:left w:val="none" w:sz="0" w:space="0" w:color="auto"/>
                <w:bottom w:val="none" w:sz="0" w:space="0" w:color="auto"/>
                <w:right w:val="none" w:sz="0" w:space="0" w:color="auto"/>
              </w:divBdr>
            </w:div>
            <w:div w:id="982195361">
              <w:marLeft w:val="480"/>
              <w:marRight w:val="0"/>
              <w:marTop w:val="0"/>
              <w:marBottom w:val="0"/>
              <w:divBdr>
                <w:top w:val="none" w:sz="0" w:space="0" w:color="auto"/>
                <w:left w:val="none" w:sz="0" w:space="0" w:color="auto"/>
                <w:bottom w:val="none" w:sz="0" w:space="0" w:color="auto"/>
                <w:right w:val="none" w:sz="0" w:space="0" w:color="auto"/>
              </w:divBdr>
            </w:div>
            <w:div w:id="982274510">
              <w:marLeft w:val="480"/>
              <w:marRight w:val="0"/>
              <w:marTop w:val="0"/>
              <w:marBottom w:val="0"/>
              <w:divBdr>
                <w:top w:val="none" w:sz="0" w:space="0" w:color="auto"/>
                <w:left w:val="none" w:sz="0" w:space="0" w:color="auto"/>
                <w:bottom w:val="none" w:sz="0" w:space="0" w:color="auto"/>
                <w:right w:val="none" w:sz="0" w:space="0" w:color="auto"/>
              </w:divBdr>
            </w:div>
            <w:div w:id="982462930">
              <w:marLeft w:val="480"/>
              <w:marRight w:val="0"/>
              <w:marTop w:val="0"/>
              <w:marBottom w:val="0"/>
              <w:divBdr>
                <w:top w:val="none" w:sz="0" w:space="0" w:color="auto"/>
                <w:left w:val="none" w:sz="0" w:space="0" w:color="auto"/>
                <w:bottom w:val="none" w:sz="0" w:space="0" w:color="auto"/>
                <w:right w:val="none" w:sz="0" w:space="0" w:color="auto"/>
              </w:divBdr>
            </w:div>
            <w:div w:id="982589289">
              <w:marLeft w:val="480"/>
              <w:marRight w:val="0"/>
              <w:marTop w:val="0"/>
              <w:marBottom w:val="0"/>
              <w:divBdr>
                <w:top w:val="none" w:sz="0" w:space="0" w:color="auto"/>
                <w:left w:val="none" w:sz="0" w:space="0" w:color="auto"/>
                <w:bottom w:val="none" w:sz="0" w:space="0" w:color="auto"/>
                <w:right w:val="none" w:sz="0" w:space="0" w:color="auto"/>
              </w:divBdr>
            </w:div>
            <w:div w:id="982613120">
              <w:marLeft w:val="480"/>
              <w:marRight w:val="0"/>
              <w:marTop w:val="0"/>
              <w:marBottom w:val="0"/>
              <w:divBdr>
                <w:top w:val="none" w:sz="0" w:space="0" w:color="auto"/>
                <w:left w:val="none" w:sz="0" w:space="0" w:color="auto"/>
                <w:bottom w:val="none" w:sz="0" w:space="0" w:color="auto"/>
                <w:right w:val="none" w:sz="0" w:space="0" w:color="auto"/>
              </w:divBdr>
            </w:div>
            <w:div w:id="982731670">
              <w:marLeft w:val="480"/>
              <w:marRight w:val="0"/>
              <w:marTop w:val="0"/>
              <w:marBottom w:val="0"/>
              <w:divBdr>
                <w:top w:val="none" w:sz="0" w:space="0" w:color="auto"/>
                <w:left w:val="none" w:sz="0" w:space="0" w:color="auto"/>
                <w:bottom w:val="none" w:sz="0" w:space="0" w:color="auto"/>
                <w:right w:val="none" w:sz="0" w:space="0" w:color="auto"/>
              </w:divBdr>
            </w:div>
            <w:div w:id="982850178">
              <w:marLeft w:val="480"/>
              <w:marRight w:val="0"/>
              <w:marTop w:val="0"/>
              <w:marBottom w:val="0"/>
              <w:divBdr>
                <w:top w:val="none" w:sz="0" w:space="0" w:color="auto"/>
                <w:left w:val="none" w:sz="0" w:space="0" w:color="auto"/>
                <w:bottom w:val="none" w:sz="0" w:space="0" w:color="auto"/>
                <w:right w:val="none" w:sz="0" w:space="0" w:color="auto"/>
              </w:divBdr>
            </w:div>
            <w:div w:id="982975822">
              <w:marLeft w:val="480"/>
              <w:marRight w:val="0"/>
              <w:marTop w:val="0"/>
              <w:marBottom w:val="0"/>
              <w:divBdr>
                <w:top w:val="none" w:sz="0" w:space="0" w:color="auto"/>
                <w:left w:val="none" w:sz="0" w:space="0" w:color="auto"/>
                <w:bottom w:val="none" w:sz="0" w:space="0" w:color="auto"/>
                <w:right w:val="none" w:sz="0" w:space="0" w:color="auto"/>
              </w:divBdr>
            </w:div>
            <w:div w:id="983120643">
              <w:marLeft w:val="480"/>
              <w:marRight w:val="0"/>
              <w:marTop w:val="0"/>
              <w:marBottom w:val="0"/>
              <w:divBdr>
                <w:top w:val="none" w:sz="0" w:space="0" w:color="auto"/>
                <w:left w:val="none" w:sz="0" w:space="0" w:color="auto"/>
                <w:bottom w:val="none" w:sz="0" w:space="0" w:color="auto"/>
                <w:right w:val="none" w:sz="0" w:space="0" w:color="auto"/>
              </w:divBdr>
            </w:div>
            <w:div w:id="983193984">
              <w:marLeft w:val="480"/>
              <w:marRight w:val="0"/>
              <w:marTop w:val="0"/>
              <w:marBottom w:val="0"/>
              <w:divBdr>
                <w:top w:val="none" w:sz="0" w:space="0" w:color="auto"/>
                <w:left w:val="none" w:sz="0" w:space="0" w:color="auto"/>
                <w:bottom w:val="none" w:sz="0" w:space="0" w:color="auto"/>
                <w:right w:val="none" w:sz="0" w:space="0" w:color="auto"/>
              </w:divBdr>
            </w:div>
            <w:div w:id="983198047">
              <w:marLeft w:val="480"/>
              <w:marRight w:val="0"/>
              <w:marTop w:val="0"/>
              <w:marBottom w:val="0"/>
              <w:divBdr>
                <w:top w:val="none" w:sz="0" w:space="0" w:color="auto"/>
                <w:left w:val="none" w:sz="0" w:space="0" w:color="auto"/>
                <w:bottom w:val="none" w:sz="0" w:space="0" w:color="auto"/>
                <w:right w:val="none" w:sz="0" w:space="0" w:color="auto"/>
              </w:divBdr>
            </w:div>
            <w:div w:id="983198590">
              <w:marLeft w:val="480"/>
              <w:marRight w:val="0"/>
              <w:marTop w:val="0"/>
              <w:marBottom w:val="0"/>
              <w:divBdr>
                <w:top w:val="none" w:sz="0" w:space="0" w:color="auto"/>
                <w:left w:val="none" w:sz="0" w:space="0" w:color="auto"/>
                <w:bottom w:val="none" w:sz="0" w:space="0" w:color="auto"/>
                <w:right w:val="none" w:sz="0" w:space="0" w:color="auto"/>
              </w:divBdr>
            </w:div>
            <w:div w:id="983267645">
              <w:marLeft w:val="480"/>
              <w:marRight w:val="0"/>
              <w:marTop w:val="0"/>
              <w:marBottom w:val="0"/>
              <w:divBdr>
                <w:top w:val="none" w:sz="0" w:space="0" w:color="auto"/>
                <w:left w:val="none" w:sz="0" w:space="0" w:color="auto"/>
                <w:bottom w:val="none" w:sz="0" w:space="0" w:color="auto"/>
                <w:right w:val="none" w:sz="0" w:space="0" w:color="auto"/>
              </w:divBdr>
            </w:div>
            <w:div w:id="983317382">
              <w:marLeft w:val="480"/>
              <w:marRight w:val="0"/>
              <w:marTop w:val="0"/>
              <w:marBottom w:val="0"/>
              <w:divBdr>
                <w:top w:val="none" w:sz="0" w:space="0" w:color="auto"/>
                <w:left w:val="none" w:sz="0" w:space="0" w:color="auto"/>
                <w:bottom w:val="none" w:sz="0" w:space="0" w:color="auto"/>
                <w:right w:val="none" w:sz="0" w:space="0" w:color="auto"/>
              </w:divBdr>
            </w:div>
            <w:div w:id="983511791">
              <w:marLeft w:val="480"/>
              <w:marRight w:val="0"/>
              <w:marTop w:val="0"/>
              <w:marBottom w:val="0"/>
              <w:divBdr>
                <w:top w:val="none" w:sz="0" w:space="0" w:color="auto"/>
                <w:left w:val="none" w:sz="0" w:space="0" w:color="auto"/>
                <w:bottom w:val="none" w:sz="0" w:space="0" w:color="auto"/>
                <w:right w:val="none" w:sz="0" w:space="0" w:color="auto"/>
              </w:divBdr>
            </w:div>
            <w:div w:id="983630263">
              <w:marLeft w:val="480"/>
              <w:marRight w:val="0"/>
              <w:marTop w:val="0"/>
              <w:marBottom w:val="0"/>
              <w:divBdr>
                <w:top w:val="none" w:sz="0" w:space="0" w:color="auto"/>
                <w:left w:val="none" w:sz="0" w:space="0" w:color="auto"/>
                <w:bottom w:val="none" w:sz="0" w:space="0" w:color="auto"/>
                <w:right w:val="none" w:sz="0" w:space="0" w:color="auto"/>
              </w:divBdr>
            </w:div>
            <w:div w:id="983898055">
              <w:marLeft w:val="480"/>
              <w:marRight w:val="0"/>
              <w:marTop w:val="0"/>
              <w:marBottom w:val="0"/>
              <w:divBdr>
                <w:top w:val="none" w:sz="0" w:space="0" w:color="auto"/>
                <w:left w:val="none" w:sz="0" w:space="0" w:color="auto"/>
                <w:bottom w:val="none" w:sz="0" w:space="0" w:color="auto"/>
                <w:right w:val="none" w:sz="0" w:space="0" w:color="auto"/>
              </w:divBdr>
            </w:div>
            <w:div w:id="983923548">
              <w:marLeft w:val="480"/>
              <w:marRight w:val="0"/>
              <w:marTop w:val="0"/>
              <w:marBottom w:val="0"/>
              <w:divBdr>
                <w:top w:val="none" w:sz="0" w:space="0" w:color="auto"/>
                <w:left w:val="none" w:sz="0" w:space="0" w:color="auto"/>
                <w:bottom w:val="none" w:sz="0" w:space="0" w:color="auto"/>
                <w:right w:val="none" w:sz="0" w:space="0" w:color="auto"/>
              </w:divBdr>
            </w:div>
            <w:div w:id="983974691">
              <w:marLeft w:val="480"/>
              <w:marRight w:val="0"/>
              <w:marTop w:val="0"/>
              <w:marBottom w:val="0"/>
              <w:divBdr>
                <w:top w:val="none" w:sz="0" w:space="0" w:color="auto"/>
                <w:left w:val="none" w:sz="0" w:space="0" w:color="auto"/>
                <w:bottom w:val="none" w:sz="0" w:space="0" w:color="auto"/>
                <w:right w:val="none" w:sz="0" w:space="0" w:color="auto"/>
              </w:divBdr>
            </w:div>
            <w:div w:id="984045369">
              <w:marLeft w:val="480"/>
              <w:marRight w:val="0"/>
              <w:marTop w:val="0"/>
              <w:marBottom w:val="0"/>
              <w:divBdr>
                <w:top w:val="none" w:sz="0" w:space="0" w:color="auto"/>
                <w:left w:val="none" w:sz="0" w:space="0" w:color="auto"/>
                <w:bottom w:val="none" w:sz="0" w:space="0" w:color="auto"/>
                <w:right w:val="none" w:sz="0" w:space="0" w:color="auto"/>
              </w:divBdr>
            </w:div>
            <w:div w:id="984240291">
              <w:marLeft w:val="480"/>
              <w:marRight w:val="0"/>
              <w:marTop w:val="0"/>
              <w:marBottom w:val="0"/>
              <w:divBdr>
                <w:top w:val="none" w:sz="0" w:space="0" w:color="auto"/>
                <w:left w:val="none" w:sz="0" w:space="0" w:color="auto"/>
                <w:bottom w:val="none" w:sz="0" w:space="0" w:color="auto"/>
                <w:right w:val="none" w:sz="0" w:space="0" w:color="auto"/>
              </w:divBdr>
            </w:div>
            <w:div w:id="984285936">
              <w:marLeft w:val="480"/>
              <w:marRight w:val="0"/>
              <w:marTop w:val="0"/>
              <w:marBottom w:val="0"/>
              <w:divBdr>
                <w:top w:val="none" w:sz="0" w:space="0" w:color="auto"/>
                <w:left w:val="none" w:sz="0" w:space="0" w:color="auto"/>
                <w:bottom w:val="none" w:sz="0" w:space="0" w:color="auto"/>
                <w:right w:val="none" w:sz="0" w:space="0" w:color="auto"/>
              </w:divBdr>
            </w:div>
            <w:div w:id="984310828">
              <w:marLeft w:val="480"/>
              <w:marRight w:val="0"/>
              <w:marTop w:val="0"/>
              <w:marBottom w:val="0"/>
              <w:divBdr>
                <w:top w:val="none" w:sz="0" w:space="0" w:color="auto"/>
                <w:left w:val="none" w:sz="0" w:space="0" w:color="auto"/>
                <w:bottom w:val="none" w:sz="0" w:space="0" w:color="auto"/>
                <w:right w:val="none" w:sz="0" w:space="0" w:color="auto"/>
              </w:divBdr>
            </w:div>
            <w:div w:id="984356220">
              <w:marLeft w:val="480"/>
              <w:marRight w:val="0"/>
              <w:marTop w:val="0"/>
              <w:marBottom w:val="0"/>
              <w:divBdr>
                <w:top w:val="none" w:sz="0" w:space="0" w:color="auto"/>
                <w:left w:val="none" w:sz="0" w:space="0" w:color="auto"/>
                <w:bottom w:val="none" w:sz="0" w:space="0" w:color="auto"/>
                <w:right w:val="none" w:sz="0" w:space="0" w:color="auto"/>
              </w:divBdr>
            </w:div>
            <w:div w:id="984549375">
              <w:marLeft w:val="480"/>
              <w:marRight w:val="0"/>
              <w:marTop w:val="0"/>
              <w:marBottom w:val="0"/>
              <w:divBdr>
                <w:top w:val="none" w:sz="0" w:space="0" w:color="auto"/>
                <w:left w:val="none" w:sz="0" w:space="0" w:color="auto"/>
                <w:bottom w:val="none" w:sz="0" w:space="0" w:color="auto"/>
                <w:right w:val="none" w:sz="0" w:space="0" w:color="auto"/>
              </w:divBdr>
            </w:div>
            <w:div w:id="984550012">
              <w:marLeft w:val="480"/>
              <w:marRight w:val="0"/>
              <w:marTop w:val="0"/>
              <w:marBottom w:val="0"/>
              <w:divBdr>
                <w:top w:val="none" w:sz="0" w:space="0" w:color="auto"/>
                <w:left w:val="none" w:sz="0" w:space="0" w:color="auto"/>
                <w:bottom w:val="none" w:sz="0" w:space="0" w:color="auto"/>
                <w:right w:val="none" w:sz="0" w:space="0" w:color="auto"/>
              </w:divBdr>
            </w:div>
            <w:div w:id="984552472">
              <w:marLeft w:val="480"/>
              <w:marRight w:val="0"/>
              <w:marTop w:val="0"/>
              <w:marBottom w:val="0"/>
              <w:divBdr>
                <w:top w:val="none" w:sz="0" w:space="0" w:color="auto"/>
                <w:left w:val="none" w:sz="0" w:space="0" w:color="auto"/>
                <w:bottom w:val="none" w:sz="0" w:space="0" w:color="auto"/>
                <w:right w:val="none" w:sz="0" w:space="0" w:color="auto"/>
              </w:divBdr>
            </w:div>
            <w:div w:id="984579311">
              <w:marLeft w:val="480"/>
              <w:marRight w:val="0"/>
              <w:marTop w:val="0"/>
              <w:marBottom w:val="0"/>
              <w:divBdr>
                <w:top w:val="none" w:sz="0" w:space="0" w:color="auto"/>
                <w:left w:val="none" w:sz="0" w:space="0" w:color="auto"/>
                <w:bottom w:val="none" w:sz="0" w:space="0" w:color="auto"/>
                <w:right w:val="none" w:sz="0" w:space="0" w:color="auto"/>
              </w:divBdr>
            </w:div>
            <w:div w:id="984772391">
              <w:marLeft w:val="480"/>
              <w:marRight w:val="0"/>
              <w:marTop w:val="0"/>
              <w:marBottom w:val="0"/>
              <w:divBdr>
                <w:top w:val="none" w:sz="0" w:space="0" w:color="auto"/>
                <w:left w:val="none" w:sz="0" w:space="0" w:color="auto"/>
                <w:bottom w:val="none" w:sz="0" w:space="0" w:color="auto"/>
                <w:right w:val="none" w:sz="0" w:space="0" w:color="auto"/>
              </w:divBdr>
            </w:div>
            <w:div w:id="984772528">
              <w:marLeft w:val="480"/>
              <w:marRight w:val="0"/>
              <w:marTop w:val="0"/>
              <w:marBottom w:val="0"/>
              <w:divBdr>
                <w:top w:val="none" w:sz="0" w:space="0" w:color="auto"/>
                <w:left w:val="none" w:sz="0" w:space="0" w:color="auto"/>
                <w:bottom w:val="none" w:sz="0" w:space="0" w:color="auto"/>
                <w:right w:val="none" w:sz="0" w:space="0" w:color="auto"/>
              </w:divBdr>
            </w:div>
            <w:div w:id="984897333">
              <w:marLeft w:val="480"/>
              <w:marRight w:val="0"/>
              <w:marTop w:val="0"/>
              <w:marBottom w:val="0"/>
              <w:divBdr>
                <w:top w:val="none" w:sz="0" w:space="0" w:color="auto"/>
                <w:left w:val="none" w:sz="0" w:space="0" w:color="auto"/>
                <w:bottom w:val="none" w:sz="0" w:space="0" w:color="auto"/>
                <w:right w:val="none" w:sz="0" w:space="0" w:color="auto"/>
              </w:divBdr>
            </w:div>
            <w:div w:id="984941002">
              <w:marLeft w:val="480"/>
              <w:marRight w:val="0"/>
              <w:marTop w:val="0"/>
              <w:marBottom w:val="0"/>
              <w:divBdr>
                <w:top w:val="none" w:sz="0" w:space="0" w:color="auto"/>
                <w:left w:val="none" w:sz="0" w:space="0" w:color="auto"/>
                <w:bottom w:val="none" w:sz="0" w:space="0" w:color="auto"/>
                <w:right w:val="none" w:sz="0" w:space="0" w:color="auto"/>
              </w:divBdr>
            </w:div>
            <w:div w:id="984941569">
              <w:marLeft w:val="480"/>
              <w:marRight w:val="0"/>
              <w:marTop w:val="0"/>
              <w:marBottom w:val="0"/>
              <w:divBdr>
                <w:top w:val="none" w:sz="0" w:space="0" w:color="auto"/>
                <w:left w:val="none" w:sz="0" w:space="0" w:color="auto"/>
                <w:bottom w:val="none" w:sz="0" w:space="0" w:color="auto"/>
                <w:right w:val="none" w:sz="0" w:space="0" w:color="auto"/>
              </w:divBdr>
            </w:div>
            <w:div w:id="985088345">
              <w:marLeft w:val="480"/>
              <w:marRight w:val="0"/>
              <w:marTop w:val="0"/>
              <w:marBottom w:val="0"/>
              <w:divBdr>
                <w:top w:val="none" w:sz="0" w:space="0" w:color="auto"/>
                <w:left w:val="none" w:sz="0" w:space="0" w:color="auto"/>
                <w:bottom w:val="none" w:sz="0" w:space="0" w:color="auto"/>
                <w:right w:val="none" w:sz="0" w:space="0" w:color="auto"/>
              </w:divBdr>
            </w:div>
            <w:div w:id="985352568">
              <w:marLeft w:val="480"/>
              <w:marRight w:val="0"/>
              <w:marTop w:val="0"/>
              <w:marBottom w:val="0"/>
              <w:divBdr>
                <w:top w:val="none" w:sz="0" w:space="0" w:color="auto"/>
                <w:left w:val="none" w:sz="0" w:space="0" w:color="auto"/>
                <w:bottom w:val="none" w:sz="0" w:space="0" w:color="auto"/>
                <w:right w:val="none" w:sz="0" w:space="0" w:color="auto"/>
              </w:divBdr>
            </w:div>
            <w:div w:id="985353037">
              <w:marLeft w:val="480"/>
              <w:marRight w:val="0"/>
              <w:marTop w:val="0"/>
              <w:marBottom w:val="0"/>
              <w:divBdr>
                <w:top w:val="none" w:sz="0" w:space="0" w:color="auto"/>
                <w:left w:val="none" w:sz="0" w:space="0" w:color="auto"/>
                <w:bottom w:val="none" w:sz="0" w:space="0" w:color="auto"/>
                <w:right w:val="none" w:sz="0" w:space="0" w:color="auto"/>
              </w:divBdr>
            </w:div>
            <w:div w:id="985547012">
              <w:marLeft w:val="480"/>
              <w:marRight w:val="0"/>
              <w:marTop w:val="0"/>
              <w:marBottom w:val="0"/>
              <w:divBdr>
                <w:top w:val="none" w:sz="0" w:space="0" w:color="auto"/>
                <w:left w:val="none" w:sz="0" w:space="0" w:color="auto"/>
                <w:bottom w:val="none" w:sz="0" w:space="0" w:color="auto"/>
                <w:right w:val="none" w:sz="0" w:space="0" w:color="auto"/>
              </w:divBdr>
            </w:div>
            <w:div w:id="985552771">
              <w:marLeft w:val="480"/>
              <w:marRight w:val="0"/>
              <w:marTop w:val="0"/>
              <w:marBottom w:val="0"/>
              <w:divBdr>
                <w:top w:val="none" w:sz="0" w:space="0" w:color="auto"/>
                <w:left w:val="none" w:sz="0" w:space="0" w:color="auto"/>
                <w:bottom w:val="none" w:sz="0" w:space="0" w:color="auto"/>
                <w:right w:val="none" w:sz="0" w:space="0" w:color="auto"/>
              </w:divBdr>
            </w:div>
            <w:div w:id="985621668">
              <w:marLeft w:val="480"/>
              <w:marRight w:val="0"/>
              <w:marTop w:val="0"/>
              <w:marBottom w:val="0"/>
              <w:divBdr>
                <w:top w:val="none" w:sz="0" w:space="0" w:color="auto"/>
                <w:left w:val="none" w:sz="0" w:space="0" w:color="auto"/>
                <w:bottom w:val="none" w:sz="0" w:space="0" w:color="auto"/>
                <w:right w:val="none" w:sz="0" w:space="0" w:color="auto"/>
              </w:divBdr>
            </w:div>
            <w:div w:id="985741494">
              <w:marLeft w:val="480"/>
              <w:marRight w:val="0"/>
              <w:marTop w:val="0"/>
              <w:marBottom w:val="0"/>
              <w:divBdr>
                <w:top w:val="none" w:sz="0" w:space="0" w:color="auto"/>
                <w:left w:val="none" w:sz="0" w:space="0" w:color="auto"/>
                <w:bottom w:val="none" w:sz="0" w:space="0" w:color="auto"/>
                <w:right w:val="none" w:sz="0" w:space="0" w:color="auto"/>
              </w:divBdr>
            </w:div>
            <w:div w:id="985820476">
              <w:marLeft w:val="480"/>
              <w:marRight w:val="0"/>
              <w:marTop w:val="0"/>
              <w:marBottom w:val="0"/>
              <w:divBdr>
                <w:top w:val="none" w:sz="0" w:space="0" w:color="auto"/>
                <w:left w:val="none" w:sz="0" w:space="0" w:color="auto"/>
                <w:bottom w:val="none" w:sz="0" w:space="0" w:color="auto"/>
                <w:right w:val="none" w:sz="0" w:space="0" w:color="auto"/>
              </w:divBdr>
            </w:div>
            <w:div w:id="985858912">
              <w:marLeft w:val="480"/>
              <w:marRight w:val="0"/>
              <w:marTop w:val="0"/>
              <w:marBottom w:val="0"/>
              <w:divBdr>
                <w:top w:val="none" w:sz="0" w:space="0" w:color="auto"/>
                <w:left w:val="none" w:sz="0" w:space="0" w:color="auto"/>
                <w:bottom w:val="none" w:sz="0" w:space="0" w:color="auto"/>
                <w:right w:val="none" w:sz="0" w:space="0" w:color="auto"/>
              </w:divBdr>
            </w:div>
            <w:div w:id="985861830">
              <w:marLeft w:val="480"/>
              <w:marRight w:val="0"/>
              <w:marTop w:val="0"/>
              <w:marBottom w:val="0"/>
              <w:divBdr>
                <w:top w:val="none" w:sz="0" w:space="0" w:color="auto"/>
                <w:left w:val="none" w:sz="0" w:space="0" w:color="auto"/>
                <w:bottom w:val="none" w:sz="0" w:space="0" w:color="auto"/>
                <w:right w:val="none" w:sz="0" w:space="0" w:color="auto"/>
              </w:divBdr>
            </w:div>
            <w:div w:id="985939622">
              <w:marLeft w:val="480"/>
              <w:marRight w:val="0"/>
              <w:marTop w:val="0"/>
              <w:marBottom w:val="0"/>
              <w:divBdr>
                <w:top w:val="none" w:sz="0" w:space="0" w:color="auto"/>
                <w:left w:val="none" w:sz="0" w:space="0" w:color="auto"/>
                <w:bottom w:val="none" w:sz="0" w:space="0" w:color="auto"/>
                <w:right w:val="none" w:sz="0" w:space="0" w:color="auto"/>
              </w:divBdr>
            </w:div>
            <w:div w:id="986009981">
              <w:marLeft w:val="480"/>
              <w:marRight w:val="0"/>
              <w:marTop w:val="0"/>
              <w:marBottom w:val="0"/>
              <w:divBdr>
                <w:top w:val="none" w:sz="0" w:space="0" w:color="auto"/>
                <w:left w:val="none" w:sz="0" w:space="0" w:color="auto"/>
                <w:bottom w:val="none" w:sz="0" w:space="0" w:color="auto"/>
                <w:right w:val="none" w:sz="0" w:space="0" w:color="auto"/>
              </w:divBdr>
            </w:div>
            <w:div w:id="986011499">
              <w:marLeft w:val="480"/>
              <w:marRight w:val="0"/>
              <w:marTop w:val="0"/>
              <w:marBottom w:val="0"/>
              <w:divBdr>
                <w:top w:val="none" w:sz="0" w:space="0" w:color="auto"/>
                <w:left w:val="none" w:sz="0" w:space="0" w:color="auto"/>
                <w:bottom w:val="none" w:sz="0" w:space="0" w:color="auto"/>
                <w:right w:val="none" w:sz="0" w:space="0" w:color="auto"/>
              </w:divBdr>
            </w:div>
            <w:div w:id="986057062">
              <w:marLeft w:val="480"/>
              <w:marRight w:val="0"/>
              <w:marTop w:val="0"/>
              <w:marBottom w:val="0"/>
              <w:divBdr>
                <w:top w:val="none" w:sz="0" w:space="0" w:color="auto"/>
                <w:left w:val="none" w:sz="0" w:space="0" w:color="auto"/>
                <w:bottom w:val="none" w:sz="0" w:space="0" w:color="auto"/>
                <w:right w:val="none" w:sz="0" w:space="0" w:color="auto"/>
              </w:divBdr>
            </w:div>
            <w:div w:id="986277624">
              <w:marLeft w:val="480"/>
              <w:marRight w:val="0"/>
              <w:marTop w:val="0"/>
              <w:marBottom w:val="0"/>
              <w:divBdr>
                <w:top w:val="none" w:sz="0" w:space="0" w:color="auto"/>
                <w:left w:val="none" w:sz="0" w:space="0" w:color="auto"/>
                <w:bottom w:val="none" w:sz="0" w:space="0" w:color="auto"/>
                <w:right w:val="none" w:sz="0" w:space="0" w:color="auto"/>
              </w:divBdr>
            </w:div>
            <w:div w:id="986278409">
              <w:marLeft w:val="480"/>
              <w:marRight w:val="0"/>
              <w:marTop w:val="0"/>
              <w:marBottom w:val="0"/>
              <w:divBdr>
                <w:top w:val="none" w:sz="0" w:space="0" w:color="auto"/>
                <w:left w:val="none" w:sz="0" w:space="0" w:color="auto"/>
                <w:bottom w:val="none" w:sz="0" w:space="0" w:color="auto"/>
                <w:right w:val="none" w:sz="0" w:space="0" w:color="auto"/>
              </w:divBdr>
            </w:div>
            <w:div w:id="986279631">
              <w:marLeft w:val="480"/>
              <w:marRight w:val="0"/>
              <w:marTop w:val="0"/>
              <w:marBottom w:val="0"/>
              <w:divBdr>
                <w:top w:val="none" w:sz="0" w:space="0" w:color="auto"/>
                <w:left w:val="none" w:sz="0" w:space="0" w:color="auto"/>
                <w:bottom w:val="none" w:sz="0" w:space="0" w:color="auto"/>
                <w:right w:val="none" w:sz="0" w:space="0" w:color="auto"/>
              </w:divBdr>
            </w:div>
            <w:div w:id="986318594">
              <w:marLeft w:val="480"/>
              <w:marRight w:val="0"/>
              <w:marTop w:val="0"/>
              <w:marBottom w:val="0"/>
              <w:divBdr>
                <w:top w:val="none" w:sz="0" w:space="0" w:color="auto"/>
                <w:left w:val="none" w:sz="0" w:space="0" w:color="auto"/>
                <w:bottom w:val="none" w:sz="0" w:space="0" w:color="auto"/>
                <w:right w:val="none" w:sz="0" w:space="0" w:color="auto"/>
              </w:divBdr>
            </w:div>
            <w:div w:id="986396533">
              <w:marLeft w:val="480"/>
              <w:marRight w:val="0"/>
              <w:marTop w:val="0"/>
              <w:marBottom w:val="0"/>
              <w:divBdr>
                <w:top w:val="none" w:sz="0" w:space="0" w:color="auto"/>
                <w:left w:val="none" w:sz="0" w:space="0" w:color="auto"/>
                <w:bottom w:val="none" w:sz="0" w:space="0" w:color="auto"/>
                <w:right w:val="none" w:sz="0" w:space="0" w:color="auto"/>
              </w:divBdr>
            </w:div>
            <w:div w:id="986470720">
              <w:marLeft w:val="480"/>
              <w:marRight w:val="0"/>
              <w:marTop w:val="0"/>
              <w:marBottom w:val="0"/>
              <w:divBdr>
                <w:top w:val="none" w:sz="0" w:space="0" w:color="auto"/>
                <w:left w:val="none" w:sz="0" w:space="0" w:color="auto"/>
                <w:bottom w:val="none" w:sz="0" w:space="0" w:color="auto"/>
                <w:right w:val="none" w:sz="0" w:space="0" w:color="auto"/>
              </w:divBdr>
            </w:div>
            <w:div w:id="986471688">
              <w:marLeft w:val="480"/>
              <w:marRight w:val="0"/>
              <w:marTop w:val="0"/>
              <w:marBottom w:val="0"/>
              <w:divBdr>
                <w:top w:val="none" w:sz="0" w:space="0" w:color="auto"/>
                <w:left w:val="none" w:sz="0" w:space="0" w:color="auto"/>
                <w:bottom w:val="none" w:sz="0" w:space="0" w:color="auto"/>
                <w:right w:val="none" w:sz="0" w:space="0" w:color="auto"/>
              </w:divBdr>
            </w:div>
            <w:div w:id="986517544">
              <w:marLeft w:val="480"/>
              <w:marRight w:val="0"/>
              <w:marTop w:val="0"/>
              <w:marBottom w:val="0"/>
              <w:divBdr>
                <w:top w:val="none" w:sz="0" w:space="0" w:color="auto"/>
                <w:left w:val="none" w:sz="0" w:space="0" w:color="auto"/>
                <w:bottom w:val="none" w:sz="0" w:space="0" w:color="auto"/>
                <w:right w:val="none" w:sz="0" w:space="0" w:color="auto"/>
              </w:divBdr>
            </w:div>
            <w:div w:id="986664288">
              <w:marLeft w:val="480"/>
              <w:marRight w:val="0"/>
              <w:marTop w:val="0"/>
              <w:marBottom w:val="0"/>
              <w:divBdr>
                <w:top w:val="none" w:sz="0" w:space="0" w:color="auto"/>
                <w:left w:val="none" w:sz="0" w:space="0" w:color="auto"/>
                <w:bottom w:val="none" w:sz="0" w:space="0" w:color="auto"/>
                <w:right w:val="none" w:sz="0" w:space="0" w:color="auto"/>
              </w:divBdr>
            </w:div>
            <w:div w:id="986930568">
              <w:marLeft w:val="480"/>
              <w:marRight w:val="0"/>
              <w:marTop w:val="0"/>
              <w:marBottom w:val="0"/>
              <w:divBdr>
                <w:top w:val="none" w:sz="0" w:space="0" w:color="auto"/>
                <w:left w:val="none" w:sz="0" w:space="0" w:color="auto"/>
                <w:bottom w:val="none" w:sz="0" w:space="0" w:color="auto"/>
                <w:right w:val="none" w:sz="0" w:space="0" w:color="auto"/>
              </w:divBdr>
            </w:div>
            <w:div w:id="986931367">
              <w:marLeft w:val="480"/>
              <w:marRight w:val="0"/>
              <w:marTop w:val="0"/>
              <w:marBottom w:val="0"/>
              <w:divBdr>
                <w:top w:val="none" w:sz="0" w:space="0" w:color="auto"/>
                <w:left w:val="none" w:sz="0" w:space="0" w:color="auto"/>
                <w:bottom w:val="none" w:sz="0" w:space="0" w:color="auto"/>
                <w:right w:val="none" w:sz="0" w:space="0" w:color="auto"/>
              </w:divBdr>
            </w:div>
            <w:div w:id="986979472">
              <w:marLeft w:val="480"/>
              <w:marRight w:val="0"/>
              <w:marTop w:val="0"/>
              <w:marBottom w:val="0"/>
              <w:divBdr>
                <w:top w:val="none" w:sz="0" w:space="0" w:color="auto"/>
                <w:left w:val="none" w:sz="0" w:space="0" w:color="auto"/>
                <w:bottom w:val="none" w:sz="0" w:space="0" w:color="auto"/>
                <w:right w:val="none" w:sz="0" w:space="0" w:color="auto"/>
              </w:divBdr>
            </w:div>
            <w:div w:id="987050507">
              <w:marLeft w:val="480"/>
              <w:marRight w:val="0"/>
              <w:marTop w:val="0"/>
              <w:marBottom w:val="0"/>
              <w:divBdr>
                <w:top w:val="none" w:sz="0" w:space="0" w:color="auto"/>
                <w:left w:val="none" w:sz="0" w:space="0" w:color="auto"/>
                <w:bottom w:val="none" w:sz="0" w:space="0" w:color="auto"/>
                <w:right w:val="none" w:sz="0" w:space="0" w:color="auto"/>
              </w:divBdr>
            </w:div>
            <w:div w:id="987127237">
              <w:marLeft w:val="480"/>
              <w:marRight w:val="0"/>
              <w:marTop w:val="0"/>
              <w:marBottom w:val="0"/>
              <w:divBdr>
                <w:top w:val="none" w:sz="0" w:space="0" w:color="auto"/>
                <w:left w:val="none" w:sz="0" w:space="0" w:color="auto"/>
                <w:bottom w:val="none" w:sz="0" w:space="0" w:color="auto"/>
                <w:right w:val="none" w:sz="0" w:space="0" w:color="auto"/>
              </w:divBdr>
            </w:div>
            <w:div w:id="987246566">
              <w:marLeft w:val="480"/>
              <w:marRight w:val="0"/>
              <w:marTop w:val="0"/>
              <w:marBottom w:val="0"/>
              <w:divBdr>
                <w:top w:val="none" w:sz="0" w:space="0" w:color="auto"/>
                <w:left w:val="none" w:sz="0" w:space="0" w:color="auto"/>
                <w:bottom w:val="none" w:sz="0" w:space="0" w:color="auto"/>
                <w:right w:val="none" w:sz="0" w:space="0" w:color="auto"/>
              </w:divBdr>
            </w:div>
            <w:div w:id="987366692">
              <w:marLeft w:val="480"/>
              <w:marRight w:val="0"/>
              <w:marTop w:val="0"/>
              <w:marBottom w:val="0"/>
              <w:divBdr>
                <w:top w:val="none" w:sz="0" w:space="0" w:color="auto"/>
                <w:left w:val="none" w:sz="0" w:space="0" w:color="auto"/>
                <w:bottom w:val="none" w:sz="0" w:space="0" w:color="auto"/>
                <w:right w:val="none" w:sz="0" w:space="0" w:color="auto"/>
              </w:divBdr>
            </w:div>
            <w:div w:id="987393743">
              <w:marLeft w:val="480"/>
              <w:marRight w:val="0"/>
              <w:marTop w:val="0"/>
              <w:marBottom w:val="0"/>
              <w:divBdr>
                <w:top w:val="none" w:sz="0" w:space="0" w:color="auto"/>
                <w:left w:val="none" w:sz="0" w:space="0" w:color="auto"/>
                <w:bottom w:val="none" w:sz="0" w:space="0" w:color="auto"/>
                <w:right w:val="none" w:sz="0" w:space="0" w:color="auto"/>
              </w:divBdr>
            </w:div>
            <w:div w:id="987444081">
              <w:marLeft w:val="480"/>
              <w:marRight w:val="0"/>
              <w:marTop w:val="0"/>
              <w:marBottom w:val="0"/>
              <w:divBdr>
                <w:top w:val="none" w:sz="0" w:space="0" w:color="auto"/>
                <w:left w:val="none" w:sz="0" w:space="0" w:color="auto"/>
                <w:bottom w:val="none" w:sz="0" w:space="0" w:color="auto"/>
                <w:right w:val="none" w:sz="0" w:space="0" w:color="auto"/>
              </w:divBdr>
            </w:div>
            <w:div w:id="987517736">
              <w:marLeft w:val="480"/>
              <w:marRight w:val="0"/>
              <w:marTop w:val="0"/>
              <w:marBottom w:val="0"/>
              <w:divBdr>
                <w:top w:val="none" w:sz="0" w:space="0" w:color="auto"/>
                <w:left w:val="none" w:sz="0" w:space="0" w:color="auto"/>
                <w:bottom w:val="none" w:sz="0" w:space="0" w:color="auto"/>
                <w:right w:val="none" w:sz="0" w:space="0" w:color="auto"/>
              </w:divBdr>
            </w:div>
            <w:div w:id="987591835">
              <w:marLeft w:val="480"/>
              <w:marRight w:val="0"/>
              <w:marTop w:val="0"/>
              <w:marBottom w:val="0"/>
              <w:divBdr>
                <w:top w:val="none" w:sz="0" w:space="0" w:color="auto"/>
                <w:left w:val="none" w:sz="0" w:space="0" w:color="auto"/>
                <w:bottom w:val="none" w:sz="0" w:space="0" w:color="auto"/>
                <w:right w:val="none" w:sz="0" w:space="0" w:color="auto"/>
              </w:divBdr>
            </w:div>
            <w:div w:id="987632552">
              <w:marLeft w:val="480"/>
              <w:marRight w:val="0"/>
              <w:marTop w:val="0"/>
              <w:marBottom w:val="0"/>
              <w:divBdr>
                <w:top w:val="none" w:sz="0" w:space="0" w:color="auto"/>
                <w:left w:val="none" w:sz="0" w:space="0" w:color="auto"/>
                <w:bottom w:val="none" w:sz="0" w:space="0" w:color="auto"/>
                <w:right w:val="none" w:sz="0" w:space="0" w:color="auto"/>
              </w:divBdr>
            </w:div>
            <w:div w:id="987708990">
              <w:marLeft w:val="480"/>
              <w:marRight w:val="0"/>
              <w:marTop w:val="0"/>
              <w:marBottom w:val="0"/>
              <w:divBdr>
                <w:top w:val="none" w:sz="0" w:space="0" w:color="auto"/>
                <w:left w:val="none" w:sz="0" w:space="0" w:color="auto"/>
                <w:bottom w:val="none" w:sz="0" w:space="0" w:color="auto"/>
                <w:right w:val="none" w:sz="0" w:space="0" w:color="auto"/>
              </w:divBdr>
            </w:div>
            <w:div w:id="987708997">
              <w:marLeft w:val="480"/>
              <w:marRight w:val="0"/>
              <w:marTop w:val="0"/>
              <w:marBottom w:val="0"/>
              <w:divBdr>
                <w:top w:val="none" w:sz="0" w:space="0" w:color="auto"/>
                <w:left w:val="none" w:sz="0" w:space="0" w:color="auto"/>
                <w:bottom w:val="none" w:sz="0" w:space="0" w:color="auto"/>
                <w:right w:val="none" w:sz="0" w:space="0" w:color="auto"/>
              </w:divBdr>
            </w:div>
            <w:div w:id="987710885">
              <w:marLeft w:val="480"/>
              <w:marRight w:val="0"/>
              <w:marTop w:val="0"/>
              <w:marBottom w:val="0"/>
              <w:divBdr>
                <w:top w:val="none" w:sz="0" w:space="0" w:color="auto"/>
                <w:left w:val="none" w:sz="0" w:space="0" w:color="auto"/>
                <w:bottom w:val="none" w:sz="0" w:space="0" w:color="auto"/>
                <w:right w:val="none" w:sz="0" w:space="0" w:color="auto"/>
              </w:divBdr>
            </w:div>
            <w:div w:id="987710962">
              <w:marLeft w:val="480"/>
              <w:marRight w:val="0"/>
              <w:marTop w:val="0"/>
              <w:marBottom w:val="0"/>
              <w:divBdr>
                <w:top w:val="none" w:sz="0" w:space="0" w:color="auto"/>
                <w:left w:val="none" w:sz="0" w:space="0" w:color="auto"/>
                <w:bottom w:val="none" w:sz="0" w:space="0" w:color="auto"/>
                <w:right w:val="none" w:sz="0" w:space="0" w:color="auto"/>
              </w:divBdr>
            </w:div>
            <w:div w:id="987786547">
              <w:marLeft w:val="480"/>
              <w:marRight w:val="0"/>
              <w:marTop w:val="0"/>
              <w:marBottom w:val="0"/>
              <w:divBdr>
                <w:top w:val="none" w:sz="0" w:space="0" w:color="auto"/>
                <w:left w:val="none" w:sz="0" w:space="0" w:color="auto"/>
                <w:bottom w:val="none" w:sz="0" w:space="0" w:color="auto"/>
                <w:right w:val="none" w:sz="0" w:space="0" w:color="auto"/>
              </w:divBdr>
            </w:div>
            <w:div w:id="987788753">
              <w:marLeft w:val="480"/>
              <w:marRight w:val="0"/>
              <w:marTop w:val="0"/>
              <w:marBottom w:val="0"/>
              <w:divBdr>
                <w:top w:val="none" w:sz="0" w:space="0" w:color="auto"/>
                <w:left w:val="none" w:sz="0" w:space="0" w:color="auto"/>
                <w:bottom w:val="none" w:sz="0" w:space="0" w:color="auto"/>
                <w:right w:val="none" w:sz="0" w:space="0" w:color="auto"/>
              </w:divBdr>
            </w:div>
            <w:div w:id="987898478">
              <w:marLeft w:val="480"/>
              <w:marRight w:val="0"/>
              <w:marTop w:val="0"/>
              <w:marBottom w:val="0"/>
              <w:divBdr>
                <w:top w:val="none" w:sz="0" w:space="0" w:color="auto"/>
                <w:left w:val="none" w:sz="0" w:space="0" w:color="auto"/>
                <w:bottom w:val="none" w:sz="0" w:space="0" w:color="auto"/>
                <w:right w:val="none" w:sz="0" w:space="0" w:color="auto"/>
              </w:divBdr>
            </w:div>
            <w:div w:id="987977037">
              <w:marLeft w:val="480"/>
              <w:marRight w:val="0"/>
              <w:marTop w:val="0"/>
              <w:marBottom w:val="0"/>
              <w:divBdr>
                <w:top w:val="none" w:sz="0" w:space="0" w:color="auto"/>
                <w:left w:val="none" w:sz="0" w:space="0" w:color="auto"/>
                <w:bottom w:val="none" w:sz="0" w:space="0" w:color="auto"/>
                <w:right w:val="none" w:sz="0" w:space="0" w:color="auto"/>
              </w:divBdr>
            </w:div>
            <w:div w:id="987980059">
              <w:marLeft w:val="480"/>
              <w:marRight w:val="0"/>
              <w:marTop w:val="0"/>
              <w:marBottom w:val="0"/>
              <w:divBdr>
                <w:top w:val="none" w:sz="0" w:space="0" w:color="auto"/>
                <w:left w:val="none" w:sz="0" w:space="0" w:color="auto"/>
                <w:bottom w:val="none" w:sz="0" w:space="0" w:color="auto"/>
                <w:right w:val="none" w:sz="0" w:space="0" w:color="auto"/>
              </w:divBdr>
            </w:div>
            <w:div w:id="988090593">
              <w:marLeft w:val="480"/>
              <w:marRight w:val="0"/>
              <w:marTop w:val="0"/>
              <w:marBottom w:val="0"/>
              <w:divBdr>
                <w:top w:val="none" w:sz="0" w:space="0" w:color="auto"/>
                <w:left w:val="none" w:sz="0" w:space="0" w:color="auto"/>
                <w:bottom w:val="none" w:sz="0" w:space="0" w:color="auto"/>
                <w:right w:val="none" w:sz="0" w:space="0" w:color="auto"/>
              </w:divBdr>
            </w:div>
            <w:div w:id="988165953">
              <w:marLeft w:val="480"/>
              <w:marRight w:val="0"/>
              <w:marTop w:val="0"/>
              <w:marBottom w:val="0"/>
              <w:divBdr>
                <w:top w:val="none" w:sz="0" w:space="0" w:color="auto"/>
                <w:left w:val="none" w:sz="0" w:space="0" w:color="auto"/>
                <w:bottom w:val="none" w:sz="0" w:space="0" w:color="auto"/>
                <w:right w:val="none" w:sz="0" w:space="0" w:color="auto"/>
              </w:divBdr>
            </w:div>
            <w:div w:id="988170833">
              <w:marLeft w:val="480"/>
              <w:marRight w:val="0"/>
              <w:marTop w:val="0"/>
              <w:marBottom w:val="0"/>
              <w:divBdr>
                <w:top w:val="none" w:sz="0" w:space="0" w:color="auto"/>
                <w:left w:val="none" w:sz="0" w:space="0" w:color="auto"/>
                <w:bottom w:val="none" w:sz="0" w:space="0" w:color="auto"/>
                <w:right w:val="none" w:sz="0" w:space="0" w:color="auto"/>
              </w:divBdr>
            </w:div>
            <w:div w:id="988243258">
              <w:marLeft w:val="480"/>
              <w:marRight w:val="0"/>
              <w:marTop w:val="0"/>
              <w:marBottom w:val="0"/>
              <w:divBdr>
                <w:top w:val="none" w:sz="0" w:space="0" w:color="auto"/>
                <w:left w:val="none" w:sz="0" w:space="0" w:color="auto"/>
                <w:bottom w:val="none" w:sz="0" w:space="0" w:color="auto"/>
                <w:right w:val="none" w:sz="0" w:space="0" w:color="auto"/>
              </w:divBdr>
            </w:div>
            <w:div w:id="988289201">
              <w:marLeft w:val="480"/>
              <w:marRight w:val="0"/>
              <w:marTop w:val="0"/>
              <w:marBottom w:val="0"/>
              <w:divBdr>
                <w:top w:val="none" w:sz="0" w:space="0" w:color="auto"/>
                <w:left w:val="none" w:sz="0" w:space="0" w:color="auto"/>
                <w:bottom w:val="none" w:sz="0" w:space="0" w:color="auto"/>
                <w:right w:val="none" w:sz="0" w:space="0" w:color="auto"/>
              </w:divBdr>
            </w:div>
            <w:div w:id="988511971">
              <w:marLeft w:val="480"/>
              <w:marRight w:val="0"/>
              <w:marTop w:val="0"/>
              <w:marBottom w:val="0"/>
              <w:divBdr>
                <w:top w:val="none" w:sz="0" w:space="0" w:color="auto"/>
                <w:left w:val="none" w:sz="0" w:space="0" w:color="auto"/>
                <w:bottom w:val="none" w:sz="0" w:space="0" w:color="auto"/>
                <w:right w:val="none" w:sz="0" w:space="0" w:color="auto"/>
              </w:divBdr>
            </w:div>
            <w:div w:id="988557100">
              <w:marLeft w:val="480"/>
              <w:marRight w:val="0"/>
              <w:marTop w:val="0"/>
              <w:marBottom w:val="0"/>
              <w:divBdr>
                <w:top w:val="none" w:sz="0" w:space="0" w:color="auto"/>
                <w:left w:val="none" w:sz="0" w:space="0" w:color="auto"/>
                <w:bottom w:val="none" w:sz="0" w:space="0" w:color="auto"/>
                <w:right w:val="none" w:sz="0" w:space="0" w:color="auto"/>
              </w:divBdr>
            </w:div>
            <w:div w:id="988560122">
              <w:marLeft w:val="480"/>
              <w:marRight w:val="0"/>
              <w:marTop w:val="0"/>
              <w:marBottom w:val="0"/>
              <w:divBdr>
                <w:top w:val="none" w:sz="0" w:space="0" w:color="auto"/>
                <w:left w:val="none" w:sz="0" w:space="0" w:color="auto"/>
                <w:bottom w:val="none" w:sz="0" w:space="0" w:color="auto"/>
                <w:right w:val="none" w:sz="0" w:space="0" w:color="auto"/>
              </w:divBdr>
            </w:div>
            <w:div w:id="988821692">
              <w:marLeft w:val="480"/>
              <w:marRight w:val="0"/>
              <w:marTop w:val="0"/>
              <w:marBottom w:val="0"/>
              <w:divBdr>
                <w:top w:val="none" w:sz="0" w:space="0" w:color="auto"/>
                <w:left w:val="none" w:sz="0" w:space="0" w:color="auto"/>
                <w:bottom w:val="none" w:sz="0" w:space="0" w:color="auto"/>
                <w:right w:val="none" w:sz="0" w:space="0" w:color="auto"/>
              </w:divBdr>
            </w:div>
            <w:div w:id="988826124">
              <w:marLeft w:val="480"/>
              <w:marRight w:val="0"/>
              <w:marTop w:val="0"/>
              <w:marBottom w:val="0"/>
              <w:divBdr>
                <w:top w:val="none" w:sz="0" w:space="0" w:color="auto"/>
                <w:left w:val="none" w:sz="0" w:space="0" w:color="auto"/>
                <w:bottom w:val="none" w:sz="0" w:space="0" w:color="auto"/>
                <w:right w:val="none" w:sz="0" w:space="0" w:color="auto"/>
              </w:divBdr>
            </w:div>
            <w:div w:id="988902818">
              <w:marLeft w:val="480"/>
              <w:marRight w:val="0"/>
              <w:marTop w:val="0"/>
              <w:marBottom w:val="0"/>
              <w:divBdr>
                <w:top w:val="none" w:sz="0" w:space="0" w:color="auto"/>
                <w:left w:val="none" w:sz="0" w:space="0" w:color="auto"/>
                <w:bottom w:val="none" w:sz="0" w:space="0" w:color="auto"/>
                <w:right w:val="none" w:sz="0" w:space="0" w:color="auto"/>
              </w:divBdr>
            </w:div>
            <w:div w:id="988944376">
              <w:marLeft w:val="480"/>
              <w:marRight w:val="0"/>
              <w:marTop w:val="0"/>
              <w:marBottom w:val="0"/>
              <w:divBdr>
                <w:top w:val="none" w:sz="0" w:space="0" w:color="auto"/>
                <w:left w:val="none" w:sz="0" w:space="0" w:color="auto"/>
                <w:bottom w:val="none" w:sz="0" w:space="0" w:color="auto"/>
                <w:right w:val="none" w:sz="0" w:space="0" w:color="auto"/>
              </w:divBdr>
            </w:div>
            <w:div w:id="989014520">
              <w:marLeft w:val="480"/>
              <w:marRight w:val="0"/>
              <w:marTop w:val="0"/>
              <w:marBottom w:val="0"/>
              <w:divBdr>
                <w:top w:val="none" w:sz="0" w:space="0" w:color="auto"/>
                <w:left w:val="none" w:sz="0" w:space="0" w:color="auto"/>
                <w:bottom w:val="none" w:sz="0" w:space="0" w:color="auto"/>
                <w:right w:val="none" w:sz="0" w:space="0" w:color="auto"/>
              </w:divBdr>
            </w:div>
            <w:div w:id="989095984">
              <w:marLeft w:val="480"/>
              <w:marRight w:val="0"/>
              <w:marTop w:val="0"/>
              <w:marBottom w:val="0"/>
              <w:divBdr>
                <w:top w:val="none" w:sz="0" w:space="0" w:color="auto"/>
                <w:left w:val="none" w:sz="0" w:space="0" w:color="auto"/>
                <w:bottom w:val="none" w:sz="0" w:space="0" w:color="auto"/>
                <w:right w:val="none" w:sz="0" w:space="0" w:color="auto"/>
              </w:divBdr>
            </w:div>
            <w:div w:id="989096518">
              <w:marLeft w:val="480"/>
              <w:marRight w:val="0"/>
              <w:marTop w:val="0"/>
              <w:marBottom w:val="0"/>
              <w:divBdr>
                <w:top w:val="none" w:sz="0" w:space="0" w:color="auto"/>
                <w:left w:val="none" w:sz="0" w:space="0" w:color="auto"/>
                <w:bottom w:val="none" w:sz="0" w:space="0" w:color="auto"/>
                <w:right w:val="none" w:sz="0" w:space="0" w:color="auto"/>
              </w:divBdr>
            </w:div>
            <w:div w:id="989140903">
              <w:marLeft w:val="480"/>
              <w:marRight w:val="0"/>
              <w:marTop w:val="0"/>
              <w:marBottom w:val="0"/>
              <w:divBdr>
                <w:top w:val="none" w:sz="0" w:space="0" w:color="auto"/>
                <w:left w:val="none" w:sz="0" w:space="0" w:color="auto"/>
                <w:bottom w:val="none" w:sz="0" w:space="0" w:color="auto"/>
                <w:right w:val="none" w:sz="0" w:space="0" w:color="auto"/>
              </w:divBdr>
            </w:div>
            <w:div w:id="989165903">
              <w:marLeft w:val="480"/>
              <w:marRight w:val="0"/>
              <w:marTop w:val="0"/>
              <w:marBottom w:val="0"/>
              <w:divBdr>
                <w:top w:val="none" w:sz="0" w:space="0" w:color="auto"/>
                <w:left w:val="none" w:sz="0" w:space="0" w:color="auto"/>
                <w:bottom w:val="none" w:sz="0" w:space="0" w:color="auto"/>
                <w:right w:val="none" w:sz="0" w:space="0" w:color="auto"/>
              </w:divBdr>
            </w:div>
            <w:div w:id="989166960">
              <w:marLeft w:val="480"/>
              <w:marRight w:val="0"/>
              <w:marTop w:val="0"/>
              <w:marBottom w:val="0"/>
              <w:divBdr>
                <w:top w:val="none" w:sz="0" w:space="0" w:color="auto"/>
                <w:left w:val="none" w:sz="0" w:space="0" w:color="auto"/>
                <w:bottom w:val="none" w:sz="0" w:space="0" w:color="auto"/>
                <w:right w:val="none" w:sz="0" w:space="0" w:color="auto"/>
              </w:divBdr>
            </w:div>
            <w:div w:id="989215195">
              <w:marLeft w:val="480"/>
              <w:marRight w:val="0"/>
              <w:marTop w:val="0"/>
              <w:marBottom w:val="0"/>
              <w:divBdr>
                <w:top w:val="none" w:sz="0" w:space="0" w:color="auto"/>
                <w:left w:val="none" w:sz="0" w:space="0" w:color="auto"/>
                <w:bottom w:val="none" w:sz="0" w:space="0" w:color="auto"/>
                <w:right w:val="none" w:sz="0" w:space="0" w:color="auto"/>
              </w:divBdr>
            </w:div>
            <w:div w:id="989286747">
              <w:marLeft w:val="480"/>
              <w:marRight w:val="0"/>
              <w:marTop w:val="0"/>
              <w:marBottom w:val="0"/>
              <w:divBdr>
                <w:top w:val="none" w:sz="0" w:space="0" w:color="auto"/>
                <w:left w:val="none" w:sz="0" w:space="0" w:color="auto"/>
                <w:bottom w:val="none" w:sz="0" w:space="0" w:color="auto"/>
                <w:right w:val="none" w:sz="0" w:space="0" w:color="auto"/>
              </w:divBdr>
            </w:div>
            <w:div w:id="989551691">
              <w:marLeft w:val="480"/>
              <w:marRight w:val="0"/>
              <w:marTop w:val="0"/>
              <w:marBottom w:val="0"/>
              <w:divBdr>
                <w:top w:val="none" w:sz="0" w:space="0" w:color="auto"/>
                <w:left w:val="none" w:sz="0" w:space="0" w:color="auto"/>
                <w:bottom w:val="none" w:sz="0" w:space="0" w:color="auto"/>
                <w:right w:val="none" w:sz="0" w:space="0" w:color="auto"/>
              </w:divBdr>
            </w:div>
            <w:div w:id="989552412">
              <w:marLeft w:val="480"/>
              <w:marRight w:val="0"/>
              <w:marTop w:val="0"/>
              <w:marBottom w:val="0"/>
              <w:divBdr>
                <w:top w:val="none" w:sz="0" w:space="0" w:color="auto"/>
                <w:left w:val="none" w:sz="0" w:space="0" w:color="auto"/>
                <w:bottom w:val="none" w:sz="0" w:space="0" w:color="auto"/>
                <w:right w:val="none" w:sz="0" w:space="0" w:color="auto"/>
              </w:divBdr>
            </w:div>
            <w:div w:id="989670535">
              <w:marLeft w:val="480"/>
              <w:marRight w:val="0"/>
              <w:marTop w:val="0"/>
              <w:marBottom w:val="0"/>
              <w:divBdr>
                <w:top w:val="none" w:sz="0" w:space="0" w:color="auto"/>
                <w:left w:val="none" w:sz="0" w:space="0" w:color="auto"/>
                <w:bottom w:val="none" w:sz="0" w:space="0" w:color="auto"/>
                <w:right w:val="none" w:sz="0" w:space="0" w:color="auto"/>
              </w:divBdr>
            </w:div>
            <w:div w:id="989674043">
              <w:marLeft w:val="480"/>
              <w:marRight w:val="0"/>
              <w:marTop w:val="0"/>
              <w:marBottom w:val="0"/>
              <w:divBdr>
                <w:top w:val="none" w:sz="0" w:space="0" w:color="auto"/>
                <w:left w:val="none" w:sz="0" w:space="0" w:color="auto"/>
                <w:bottom w:val="none" w:sz="0" w:space="0" w:color="auto"/>
                <w:right w:val="none" w:sz="0" w:space="0" w:color="auto"/>
              </w:divBdr>
            </w:div>
            <w:div w:id="989675935">
              <w:marLeft w:val="480"/>
              <w:marRight w:val="0"/>
              <w:marTop w:val="0"/>
              <w:marBottom w:val="0"/>
              <w:divBdr>
                <w:top w:val="none" w:sz="0" w:space="0" w:color="auto"/>
                <w:left w:val="none" w:sz="0" w:space="0" w:color="auto"/>
                <w:bottom w:val="none" w:sz="0" w:space="0" w:color="auto"/>
                <w:right w:val="none" w:sz="0" w:space="0" w:color="auto"/>
              </w:divBdr>
            </w:div>
            <w:div w:id="989676443">
              <w:marLeft w:val="480"/>
              <w:marRight w:val="0"/>
              <w:marTop w:val="0"/>
              <w:marBottom w:val="0"/>
              <w:divBdr>
                <w:top w:val="none" w:sz="0" w:space="0" w:color="auto"/>
                <w:left w:val="none" w:sz="0" w:space="0" w:color="auto"/>
                <w:bottom w:val="none" w:sz="0" w:space="0" w:color="auto"/>
                <w:right w:val="none" w:sz="0" w:space="0" w:color="auto"/>
              </w:divBdr>
            </w:div>
            <w:div w:id="989676872">
              <w:marLeft w:val="480"/>
              <w:marRight w:val="0"/>
              <w:marTop w:val="0"/>
              <w:marBottom w:val="0"/>
              <w:divBdr>
                <w:top w:val="none" w:sz="0" w:space="0" w:color="auto"/>
                <w:left w:val="none" w:sz="0" w:space="0" w:color="auto"/>
                <w:bottom w:val="none" w:sz="0" w:space="0" w:color="auto"/>
                <w:right w:val="none" w:sz="0" w:space="0" w:color="auto"/>
              </w:divBdr>
            </w:div>
            <w:div w:id="989745024">
              <w:marLeft w:val="480"/>
              <w:marRight w:val="0"/>
              <w:marTop w:val="0"/>
              <w:marBottom w:val="0"/>
              <w:divBdr>
                <w:top w:val="none" w:sz="0" w:space="0" w:color="auto"/>
                <w:left w:val="none" w:sz="0" w:space="0" w:color="auto"/>
                <w:bottom w:val="none" w:sz="0" w:space="0" w:color="auto"/>
                <w:right w:val="none" w:sz="0" w:space="0" w:color="auto"/>
              </w:divBdr>
            </w:div>
            <w:div w:id="989747712">
              <w:marLeft w:val="480"/>
              <w:marRight w:val="0"/>
              <w:marTop w:val="0"/>
              <w:marBottom w:val="0"/>
              <w:divBdr>
                <w:top w:val="none" w:sz="0" w:space="0" w:color="auto"/>
                <w:left w:val="none" w:sz="0" w:space="0" w:color="auto"/>
                <w:bottom w:val="none" w:sz="0" w:space="0" w:color="auto"/>
                <w:right w:val="none" w:sz="0" w:space="0" w:color="auto"/>
              </w:divBdr>
            </w:div>
            <w:div w:id="989751137">
              <w:marLeft w:val="480"/>
              <w:marRight w:val="0"/>
              <w:marTop w:val="0"/>
              <w:marBottom w:val="0"/>
              <w:divBdr>
                <w:top w:val="none" w:sz="0" w:space="0" w:color="auto"/>
                <w:left w:val="none" w:sz="0" w:space="0" w:color="auto"/>
                <w:bottom w:val="none" w:sz="0" w:space="0" w:color="auto"/>
                <w:right w:val="none" w:sz="0" w:space="0" w:color="auto"/>
              </w:divBdr>
            </w:div>
            <w:div w:id="989865592">
              <w:marLeft w:val="480"/>
              <w:marRight w:val="0"/>
              <w:marTop w:val="0"/>
              <w:marBottom w:val="0"/>
              <w:divBdr>
                <w:top w:val="none" w:sz="0" w:space="0" w:color="auto"/>
                <w:left w:val="none" w:sz="0" w:space="0" w:color="auto"/>
                <w:bottom w:val="none" w:sz="0" w:space="0" w:color="auto"/>
                <w:right w:val="none" w:sz="0" w:space="0" w:color="auto"/>
              </w:divBdr>
            </w:div>
            <w:div w:id="989947530">
              <w:marLeft w:val="480"/>
              <w:marRight w:val="0"/>
              <w:marTop w:val="0"/>
              <w:marBottom w:val="0"/>
              <w:divBdr>
                <w:top w:val="none" w:sz="0" w:space="0" w:color="auto"/>
                <w:left w:val="none" w:sz="0" w:space="0" w:color="auto"/>
                <w:bottom w:val="none" w:sz="0" w:space="0" w:color="auto"/>
                <w:right w:val="none" w:sz="0" w:space="0" w:color="auto"/>
              </w:divBdr>
            </w:div>
            <w:div w:id="990060944">
              <w:marLeft w:val="480"/>
              <w:marRight w:val="0"/>
              <w:marTop w:val="0"/>
              <w:marBottom w:val="0"/>
              <w:divBdr>
                <w:top w:val="none" w:sz="0" w:space="0" w:color="auto"/>
                <w:left w:val="none" w:sz="0" w:space="0" w:color="auto"/>
                <w:bottom w:val="none" w:sz="0" w:space="0" w:color="auto"/>
                <w:right w:val="none" w:sz="0" w:space="0" w:color="auto"/>
              </w:divBdr>
            </w:div>
            <w:div w:id="990136457">
              <w:marLeft w:val="480"/>
              <w:marRight w:val="0"/>
              <w:marTop w:val="0"/>
              <w:marBottom w:val="0"/>
              <w:divBdr>
                <w:top w:val="none" w:sz="0" w:space="0" w:color="auto"/>
                <w:left w:val="none" w:sz="0" w:space="0" w:color="auto"/>
                <w:bottom w:val="none" w:sz="0" w:space="0" w:color="auto"/>
                <w:right w:val="none" w:sz="0" w:space="0" w:color="auto"/>
              </w:divBdr>
            </w:div>
            <w:div w:id="990137045">
              <w:marLeft w:val="480"/>
              <w:marRight w:val="0"/>
              <w:marTop w:val="0"/>
              <w:marBottom w:val="0"/>
              <w:divBdr>
                <w:top w:val="none" w:sz="0" w:space="0" w:color="auto"/>
                <w:left w:val="none" w:sz="0" w:space="0" w:color="auto"/>
                <w:bottom w:val="none" w:sz="0" w:space="0" w:color="auto"/>
                <w:right w:val="none" w:sz="0" w:space="0" w:color="auto"/>
              </w:divBdr>
            </w:div>
            <w:div w:id="990139444">
              <w:marLeft w:val="480"/>
              <w:marRight w:val="0"/>
              <w:marTop w:val="0"/>
              <w:marBottom w:val="0"/>
              <w:divBdr>
                <w:top w:val="none" w:sz="0" w:space="0" w:color="auto"/>
                <w:left w:val="none" w:sz="0" w:space="0" w:color="auto"/>
                <w:bottom w:val="none" w:sz="0" w:space="0" w:color="auto"/>
                <w:right w:val="none" w:sz="0" w:space="0" w:color="auto"/>
              </w:divBdr>
            </w:div>
            <w:div w:id="990445822">
              <w:marLeft w:val="480"/>
              <w:marRight w:val="0"/>
              <w:marTop w:val="0"/>
              <w:marBottom w:val="0"/>
              <w:divBdr>
                <w:top w:val="none" w:sz="0" w:space="0" w:color="auto"/>
                <w:left w:val="none" w:sz="0" w:space="0" w:color="auto"/>
                <w:bottom w:val="none" w:sz="0" w:space="0" w:color="auto"/>
                <w:right w:val="none" w:sz="0" w:space="0" w:color="auto"/>
              </w:divBdr>
            </w:div>
            <w:div w:id="990520385">
              <w:marLeft w:val="480"/>
              <w:marRight w:val="0"/>
              <w:marTop w:val="0"/>
              <w:marBottom w:val="0"/>
              <w:divBdr>
                <w:top w:val="none" w:sz="0" w:space="0" w:color="auto"/>
                <w:left w:val="none" w:sz="0" w:space="0" w:color="auto"/>
                <w:bottom w:val="none" w:sz="0" w:space="0" w:color="auto"/>
                <w:right w:val="none" w:sz="0" w:space="0" w:color="auto"/>
              </w:divBdr>
            </w:div>
            <w:div w:id="990523623">
              <w:marLeft w:val="480"/>
              <w:marRight w:val="0"/>
              <w:marTop w:val="0"/>
              <w:marBottom w:val="0"/>
              <w:divBdr>
                <w:top w:val="none" w:sz="0" w:space="0" w:color="auto"/>
                <w:left w:val="none" w:sz="0" w:space="0" w:color="auto"/>
                <w:bottom w:val="none" w:sz="0" w:space="0" w:color="auto"/>
                <w:right w:val="none" w:sz="0" w:space="0" w:color="auto"/>
              </w:divBdr>
            </w:div>
            <w:div w:id="990600929">
              <w:marLeft w:val="480"/>
              <w:marRight w:val="0"/>
              <w:marTop w:val="0"/>
              <w:marBottom w:val="0"/>
              <w:divBdr>
                <w:top w:val="none" w:sz="0" w:space="0" w:color="auto"/>
                <w:left w:val="none" w:sz="0" w:space="0" w:color="auto"/>
                <w:bottom w:val="none" w:sz="0" w:space="0" w:color="auto"/>
                <w:right w:val="none" w:sz="0" w:space="0" w:color="auto"/>
              </w:divBdr>
            </w:div>
            <w:div w:id="990862255">
              <w:marLeft w:val="480"/>
              <w:marRight w:val="0"/>
              <w:marTop w:val="0"/>
              <w:marBottom w:val="0"/>
              <w:divBdr>
                <w:top w:val="none" w:sz="0" w:space="0" w:color="auto"/>
                <w:left w:val="none" w:sz="0" w:space="0" w:color="auto"/>
                <w:bottom w:val="none" w:sz="0" w:space="0" w:color="auto"/>
                <w:right w:val="none" w:sz="0" w:space="0" w:color="auto"/>
              </w:divBdr>
            </w:div>
            <w:div w:id="990869451">
              <w:marLeft w:val="480"/>
              <w:marRight w:val="0"/>
              <w:marTop w:val="0"/>
              <w:marBottom w:val="0"/>
              <w:divBdr>
                <w:top w:val="none" w:sz="0" w:space="0" w:color="auto"/>
                <w:left w:val="none" w:sz="0" w:space="0" w:color="auto"/>
                <w:bottom w:val="none" w:sz="0" w:space="0" w:color="auto"/>
                <w:right w:val="none" w:sz="0" w:space="0" w:color="auto"/>
              </w:divBdr>
            </w:div>
            <w:div w:id="990983203">
              <w:marLeft w:val="480"/>
              <w:marRight w:val="0"/>
              <w:marTop w:val="0"/>
              <w:marBottom w:val="0"/>
              <w:divBdr>
                <w:top w:val="none" w:sz="0" w:space="0" w:color="auto"/>
                <w:left w:val="none" w:sz="0" w:space="0" w:color="auto"/>
                <w:bottom w:val="none" w:sz="0" w:space="0" w:color="auto"/>
                <w:right w:val="none" w:sz="0" w:space="0" w:color="auto"/>
              </w:divBdr>
            </w:div>
            <w:div w:id="991106719">
              <w:marLeft w:val="480"/>
              <w:marRight w:val="0"/>
              <w:marTop w:val="0"/>
              <w:marBottom w:val="0"/>
              <w:divBdr>
                <w:top w:val="none" w:sz="0" w:space="0" w:color="auto"/>
                <w:left w:val="none" w:sz="0" w:space="0" w:color="auto"/>
                <w:bottom w:val="none" w:sz="0" w:space="0" w:color="auto"/>
                <w:right w:val="none" w:sz="0" w:space="0" w:color="auto"/>
              </w:divBdr>
            </w:div>
            <w:div w:id="991133442">
              <w:marLeft w:val="480"/>
              <w:marRight w:val="0"/>
              <w:marTop w:val="0"/>
              <w:marBottom w:val="0"/>
              <w:divBdr>
                <w:top w:val="none" w:sz="0" w:space="0" w:color="auto"/>
                <w:left w:val="none" w:sz="0" w:space="0" w:color="auto"/>
                <w:bottom w:val="none" w:sz="0" w:space="0" w:color="auto"/>
                <w:right w:val="none" w:sz="0" w:space="0" w:color="auto"/>
              </w:divBdr>
            </w:div>
            <w:div w:id="991257778">
              <w:marLeft w:val="480"/>
              <w:marRight w:val="0"/>
              <w:marTop w:val="0"/>
              <w:marBottom w:val="0"/>
              <w:divBdr>
                <w:top w:val="none" w:sz="0" w:space="0" w:color="auto"/>
                <w:left w:val="none" w:sz="0" w:space="0" w:color="auto"/>
                <w:bottom w:val="none" w:sz="0" w:space="0" w:color="auto"/>
                <w:right w:val="none" w:sz="0" w:space="0" w:color="auto"/>
              </w:divBdr>
            </w:div>
            <w:div w:id="991298684">
              <w:marLeft w:val="480"/>
              <w:marRight w:val="0"/>
              <w:marTop w:val="0"/>
              <w:marBottom w:val="0"/>
              <w:divBdr>
                <w:top w:val="none" w:sz="0" w:space="0" w:color="auto"/>
                <w:left w:val="none" w:sz="0" w:space="0" w:color="auto"/>
                <w:bottom w:val="none" w:sz="0" w:space="0" w:color="auto"/>
                <w:right w:val="none" w:sz="0" w:space="0" w:color="auto"/>
              </w:divBdr>
            </w:div>
            <w:div w:id="991368025">
              <w:marLeft w:val="480"/>
              <w:marRight w:val="0"/>
              <w:marTop w:val="0"/>
              <w:marBottom w:val="0"/>
              <w:divBdr>
                <w:top w:val="none" w:sz="0" w:space="0" w:color="auto"/>
                <w:left w:val="none" w:sz="0" w:space="0" w:color="auto"/>
                <w:bottom w:val="none" w:sz="0" w:space="0" w:color="auto"/>
                <w:right w:val="none" w:sz="0" w:space="0" w:color="auto"/>
              </w:divBdr>
            </w:div>
            <w:div w:id="991449905">
              <w:marLeft w:val="480"/>
              <w:marRight w:val="0"/>
              <w:marTop w:val="0"/>
              <w:marBottom w:val="0"/>
              <w:divBdr>
                <w:top w:val="none" w:sz="0" w:space="0" w:color="auto"/>
                <w:left w:val="none" w:sz="0" w:space="0" w:color="auto"/>
                <w:bottom w:val="none" w:sz="0" w:space="0" w:color="auto"/>
                <w:right w:val="none" w:sz="0" w:space="0" w:color="auto"/>
              </w:divBdr>
            </w:div>
            <w:div w:id="991638048">
              <w:marLeft w:val="480"/>
              <w:marRight w:val="0"/>
              <w:marTop w:val="0"/>
              <w:marBottom w:val="0"/>
              <w:divBdr>
                <w:top w:val="none" w:sz="0" w:space="0" w:color="auto"/>
                <w:left w:val="none" w:sz="0" w:space="0" w:color="auto"/>
                <w:bottom w:val="none" w:sz="0" w:space="0" w:color="auto"/>
                <w:right w:val="none" w:sz="0" w:space="0" w:color="auto"/>
              </w:divBdr>
            </w:div>
            <w:div w:id="991639426">
              <w:marLeft w:val="480"/>
              <w:marRight w:val="0"/>
              <w:marTop w:val="0"/>
              <w:marBottom w:val="0"/>
              <w:divBdr>
                <w:top w:val="none" w:sz="0" w:space="0" w:color="auto"/>
                <w:left w:val="none" w:sz="0" w:space="0" w:color="auto"/>
                <w:bottom w:val="none" w:sz="0" w:space="0" w:color="auto"/>
                <w:right w:val="none" w:sz="0" w:space="0" w:color="auto"/>
              </w:divBdr>
            </w:div>
            <w:div w:id="991786578">
              <w:marLeft w:val="480"/>
              <w:marRight w:val="0"/>
              <w:marTop w:val="0"/>
              <w:marBottom w:val="0"/>
              <w:divBdr>
                <w:top w:val="none" w:sz="0" w:space="0" w:color="auto"/>
                <w:left w:val="none" w:sz="0" w:space="0" w:color="auto"/>
                <w:bottom w:val="none" w:sz="0" w:space="0" w:color="auto"/>
                <w:right w:val="none" w:sz="0" w:space="0" w:color="auto"/>
              </w:divBdr>
            </w:div>
            <w:div w:id="991830839">
              <w:marLeft w:val="480"/>
              <w:marRight w:val="0"/>
              <w:marTop w:val="0"/>
              <w:marBottom w:val="0"/>
              <w:divBdr>
                <w:top w:val="none" w:sz="0" w:space="0" w:color="auto"/>
                <w:left w:val="none" w:sz="0" w:space="0" w:color="auto"/>
                <w:bottom w:val="none" w:sz="0" w:space="0" w:color="auto"/>
                <w:right w:val="none" w:sz="0" w:space="0" w:color="auto"/>
              </w:divBdr>
            </w:div>
            <w:div w:id="991830947">
              <w:marLeft w:val="480"/>
              <w:marRight w:val="0"/>
              <w:marTop w:val="0"/>
              <w:marBottom w:val="0"/>
              <w:divBdr>
                <w:top w:val="none" w:sz="0" w:space="0" w:color="auto"/>
                <w:left w:val="none" w:sz="0" w:space="0" w:color="auto"/>
                <w:bottom w:val="none" w:sz="0" w:space="0" w:color="auto"/>
                <w:right w:val="none" w:sz="0" w:space="0" w:color="auto"/>
              </w:divBdr>
            </w:div>
            <w:div w:id="991952937">
              <w:marLeft w:val="480"/>
              <w:marRight w:val="0"/>
              <w:marTop w:val="0"/>
              <w:marBottom w:val="0"/>
              <w:divBdr>
                <w:top w:val="none" w:sz="0" w:space="0" w:color="auto"/>
                <w:left w:val="none" w:sz="0" w:space="0" w:color="auto"/>
                <w:bottom w:val="none" w:sz="0" w:space="0" w:color="auto"/>
                <w:right w:val="none" w:sz="0" w:space="0" w:color="auto"/>
              </w:divBdr>
            </w:div>
            <w:div w:id="991980340">
              <w:marLeft w:val="480"/>
              <w:marRight w:val="0"/>
              <w:marTop w:val="0"/>
              <w:marBottom w:val="0"/>
              <w:divBdr>
                <w:top w:val="none" w:sz="0" w:space="0" w:color="auto"/>
                <w:left w:val="none" w:sz="0" w:space="0" w:color="auto"/>
                <w:bottom w:val="none" w:sz="0" w:space="0" w:color="auto"/>
                <w:right w:val="none" w:sz="0" w:space="0" w:color="auto"/>
              </w:divBdr>
            </w:div>
            <w:div w:id="992179933">
              <w:marLeft w:val="480"/>
              <w:marRight w:val="0"/>
              <w:marTop w:val="0"/>
              <w:marBottom w:val="0"/>
              <w:divBdr>
                <w:top w:val="none" w:sz="0" w:space="0" w:color="auto"/>
                <w:left w:val="none" w:sz="0" w:space="0" w:color="auto"/>
                <w:bottom w:val="none" w:sz="0" w:space="0" w:color="auto"/>
                <w:right w:val="none" w:sz="0" w:space="0" w:color="auto"/>
              </w:divBdr>
            </w:div>
            <w:div w:id="992218937">
              <w:marLeft w:val="480"/>
              <w:marRight w:val="0"/>
              <w:marTop w:val="0"/>
              <w:marBottom w:val="0"/>
              <w:divBdr>
                <w:top w:val="none" w:sz="0" w:space="0" w:color="auto"/>
                <w:left w:val="none" w:sz="0" w:space="0" w:color="auto"/>
                <w:bottom w:val="none" w:sz="0" w:space="0" w:color="auto"/>
                <w:right w:val="none" w:sz="0" w:space="0" w:color="auto"/>
              </w:divBdr>
            </w:div>
            <w:div w:id="992299360">
              <w:marLeft w:val="480"/>
              <w:marRight w:val="0"/>
              <w:marTop w:val="0"/>
              <w:marBottom w:val="0"/>
              <w:divBdr>
                <w:top w:val="none" w:sz="0" w:space="0" w:color="auto"/>
                <w:left w:val="none" w:sz="0" w:space="0" w:color="auto"/>
                <w:bottom w:val="none" w:sz="0" w:space="0" w:color="auto"/>
                <w:right w:val="none" w:sz="0" w:space="0" w:color="auto"/>
              </w:divBdr>
            </w:div>
            <w:div w:id="992300107">
              <w:marLeft w:val="480"/>
              <w:marRight w:val="0"/>
              <w:marTop w:val="0"/>
              <w:marBottom w:val="0"/>
              <w:divBdr>
                <w:top w:val="none" w:sz="0" w:space="0" w:color="auto"/>
                <w:left w:val="none" w:sz="0" w:space="0" w:color="auto"/>
                <w:bottom w:val="none" w:sz="0" w:space="0" w:color="auto"/>
                <w:right w:val="none" w:sz="0" w:space="0" w:color="auto"/>
              </w:divBdr>
            </w:div>
            <w:div w:id="992368641">
              <w:marLeft w:val="480"/>
              <w:marRight w:val="0"/>
              <w:marTop w:val="0"/>
              <w:marBottom w:val="0"/>
              <w:divBdr>
                <w:top w:val="none" w:sz="0" w:space="0" w:color="auto"/>
                <w:left w:val="none" w:sz="0" w:space="0" w:color="auto"/>
                <w:bottom w:val="none" w:sz="0" w:space="0" w:color="auto"/>
                <w:right w:val="none" w:sz="0" w:space="0" w:color="auto"/>
              </w:divBdr>
            </w:div>
            <w:div w:id="992493466">
              <w:marLeft w:val="480"/>
              <w:marRight w:val="0"/>
              <w:marTop w:val="0"/>
              <w:marBottom w:val="0"/>
              <w:divBdr>
                <w:top w:val="none" w:sz="0" w:space="0" w:color="auto"/>
                <w:left w:val="none" w:sz="0" w:space="0" w:color="auto"/>
                <w:bottom w:val="none" w:sz="0" w:space="0" w:color="auto"/>
                <w:right w:val="none" w:sz="0" w:space="0" w:color="auto"/>
              </w:divBdr>
            </w:div>
            <w:div w:id="992566089">
              <w:marLeft w:val="480"/>
              <w:marRight w:val="0"/>
              <w:marTop w:val="0"/>
              <w:marBottom w:val="0"/>
              <w:divBdr>
                <w:top w:val="none" w:sz="0" w:space="0" w:color="auto"/>
                <w:left w:val="none" w:sz="0" w:space="0" w:color="auto"/>
                <w:bottom w:val="none" w:sz="0" w:space="0" w:color="auto"/>
                <w:right w:val="none" w:sz="0" w:space="0" w:color="auto"/>
              </w:divBdr>
            </w:div>
            <w:div w:id="992685699">
              <w:marLeft w:val="480"/>
              <w:marRight w:val="0"/>
              <w:marTop w:val="0"/>
              <w:marBottom w:val="0"/>
              <w:divBdr>
                <w:top w:val="none" w:sz="0" w:space="0" w:color="auto"/>
                <w:left w:val="none" w:sz="0" w:space="0" w:color="auto"/>
                <w:bottom w:val="none" w:sz="0" w:space="0" w:color="auto"/>
                <w:right w:val="none" w:sz="0" w:space="0" w:color="auto"/>
              </w:divBdr>
            </w:div>
            <w:div w:id="992760359">
              <w:marLeft w:val="480"/>
              <w:marRight w:val="0"/>
              <w:marTop w:val="0"/>
              <w:marBottom w:val="0"/>
              <w:divBdr>
                <w:top w:val="none" w:sz="0" w:space="0" w:color="auto"/>
                <w:left w:val="none" w:sz="0" w:space="0" w:color="auto"/>
                <w:bottom w:val="none" w:sz="0" w:space="0" w:color="auto"/>
                <w:right w:val="none" w:sz="0" w:space="0" w:color="auto"/>
              </w:divBdr>
            </w:div>
            <w:div w:id="992829871">
              <w:marLeft w:val="480"/>
              <w:marRight w:val="0"/>
              <w:marTop w:val="0"/>
              <w:marBottom w:val="0"/>
              <w:divBdr>
                <w:top w:val="none" w:sz="0" w:space="0" w:color="auto"/>
                <w:left w:val="none" w:sz="0" w:space="0" w:color="auto"/>
                <w:bottom w:val="none" w:sz="0" w:space="0" w:color="auto"/>
                <w:right w:val="none" w:sz="0" w:space="0" w:color="auto"/>
              </w:divBdr>
            </w:div>
            <w:div w:id="992878613">
              <w:marLeft w:val="480"/>
              <w:marRight w:val="0"/>
              <w:marTop w:val="0"/>
              <w:marBottom w:val="0"/>
              <w:divBdr>
                <w:top w:val="none" w:sz="0" w:space="0" w:color="auto"/>
                <w:left w:val="none" w:sz="0" w:space="0" w:color="auto"/>
                <w:bottom w:val="none" w:sz="0" w:space="0" w:color="auto"/>
                <w:right w:val="none" w:sz="0" w:space="0" w:color="auto"/>
              </w:divBdr>
            </w:div>
            <w:div w:id="992947991">
              <w:marLeft w:val="480"/>
              <w:marRight w:val="0"/>
              <w:marTop w:val="0"/>
              <w:marBottom w:val="0"/>
              <w:divBdr>
                <w:top w:val="none" w:sz="0" w:space="0" w:color="auto"/>
                <w:left w:val="none" w:sz="0" w:space="0" w:color="auto"/>
                <w:bottom w:val="none" w:sz="0" w:space="0" w:color="auto"/>
                <w:right w:val="none" w:sz="0" w:space="0" w:color="auto"/>
              </w:divBdr>
            </w:div>
            <w:div w:id="992954742">
              <w:marLeft w:val="480"/>
              <w:marRight w:val="0"/>
              <w:marTop w:val="0"/>
              <w:marBottom w:val="0"/>
              <w:divBdr>
                <w:top w:val="none" w:sz="0" w:space="0" w:color="auto"/>
                <w:left w:val="none" w:sz="0" w:space="0" w:color="auto"/>
                <w:bottom w:val="none" w:sz="0" w:space="0" w:color="auto"/>
                <w:right w:val="none" w:sz="0" w:space="0" w:color="auto"/>
              </w:divBdr>
            </w:div>
            <w:div w:id="993023551">
              <w:marLeft w:val="480"/>
              <w:marRight w:val="0"/>
              <w:marTop w:val="0"/>
              <w:marBottom w:val="0"/>
              <w:divBdr>
                <w:top w:val="none" w:sz="0" w:space="0" w:color="auto"/>
                <w:left w:val="none" w:sz="0" w:space="0" w:color="auto"/>
                <w:bottom w:val="none" w:sz="0" w:space="0" w:color="auto"/>
                <w:right w:val="none" w:sz="0" w:space="0" w:color="auto"/>
              </w:divBdr>
            </w:div>
            <w:div w:id="993291241">
              <w:marLeft w:val="480"/>
              <w:marRight w:val="0"/>
              <w:marTop w:val="0"/>
              <w:marBottom w:val="0"/>
              <w:divBdr>
                <w:top w:val="none" w:sz="0" w:space="0" w:color="auto"/>
                <w:left w:val="none" w:sz="0" w:space="0" w:color="auto"/>
                <w:bottom w:val="none" w:sz="0" w:space="0" w:color="auto"/>
                <w:right w:val="none" w:sz="0" w:space="0" w:color="auto"/>
              </w:divBdr>
            </w:div>
            <w:div w:id="993293832">
              <w:marLeft w:val="480"/>
              <w:marRight w:val="0"/>
              <w:marTop w:val="0"/>
              <w:marBottom w:val="0"/>
              <w:divBdr>
                <w:top w:val="none" w:sz="0" w:space="0" w:color="auto"/>
                <w:left w:val="none" w:sz="0" w:space="0" w:color="auto"/>
                <w:bottom w:val="none" w:sz="0" w:space="0" w:color="auto"/>
                <w:right w:val="none" w:sz="0" w:space="0" w:color="auto"/>
              </w:divBdr>
            </w:div>
            <w:div w:id="993294613">
              <w:marLeft w:val="480"/>
              <w:marRight w:val="0"/>
              <w:marTop w:val="0"/>
              <w:marBottom w:val="0"/>
              <w:divBdr>
                <w:top w:val="none" w:sz="0" w:space="0" w:color="auto"/>
                <w:left w:val="none" w:sz="0" w:space="0" w:color="auto"/>
                <w:bottom w:val="none" w:sz="0" w:space="0" w:color="auto"/>
                <w:right w:val="none" w:sz="0" w:space="0" w:color="auto"/>
              </w:divBdr>
            </w:div>
            <w:div w:id="993532980">
              <w:marLeft w:val="480"/>
              <w:marRight w:val="0"/>
              <w:marTop w:val="0"/>
              <w:marBottom w:val="0"/>
              <w:divBdr>
                <w:top w:val="none" w:sz="0" w:space="0" w:color="auto"/>
                <w:left w:val="none" w:sz="0" w:space="0" w:color="auto"/>
                <w:bottom w:val="none" w:sz="0" w:space="0" w:color="auto"/>
                <w:right w:val="none" w:sz="0" w:space="0" w:color="auto"/>
              </w:divBdr>
            </w:div>
            <w:div w:id="993602449">
              <w:marLeft w:val="480"/>
              <w:marRight w:val="0"/>
              <w:marTop w:val="0"/>
              <w:marBottom w:val="0"/>
              <w:divBdr>
                <w:top w:val="none" w:sz="0" w:space="0" w:color="auto"/>
                <w:left w:val="none" w:sz="0" w:space="0" w:color="auto"/>
                <w:bottom w:val="none" w:sz="0" w:space="0" w:color="auto"/>
                <w:right w:val="none" w:sz="0" w:space="0" w:color="auto"/>
              </w:divBdr>
            </w:div>
            <w:div w:id="993605050">
              <w:marLeft w:val="480"/>
              <w:marRight w:val="0"/>
              <w:marTop w:val="0"/>
              <w:marBottom w:val="0"/>
              <w:divBdr>
                <w:top w:val="none" w:sz="0" w:space="0" w:color="auto"/>
                <w:left w:val="none" w:sz="0" w:space="0" w:color="auto"/>
                <w:bottom w:val="none" w:sz="0" w:space="0" w:color="auto"/>
                <w:right w:val="none" w:sz="0" w:space="0" w:color="auto"/>
              </w:divBdr>
            </w:div>
            <w:div w:id="993726702">
              <w:marLeft w:val="480"/>
              <w:marRight w:val="0"/>
              <w:marTop w:val="0"/>
              <w:marBottom w:val="0"/>
              <w:divBdr>
                <w:top w:val="none" w:sz="0" w:space="0" w:color="auto"/>
                <w:left w:val="none" w:sz="0" w:space="0" w:color="auto"/>
                <w:bottom w:val="none" w:sz="0" w:space="0" w:color="auto"/>
                <w:right w:val="none" w:sz="0" w:space="0" w:color="auto"/>
              </w:divBdr>
            </w:div>
            <w:div w:id="993752775">
              <w:marLeft w:val="480"/>
              <w:marRight w:val="0"/>
              <w:marTop w:val="0"/>
              <w:marBottom w:val="0"/>
              <w:divBdr>
                <w:top w:val="none" w:sz="0" w:space="0" w:color="auto"/>
                <w:left w:val="none" w:sz="0" w:space="0" w:color="auto"/>
                <w:bottom w:val="none" w:sz="0" w:space="0" w:color="auto"/>
                <w:right w:val="none" w:sz="0" w:space="0" w:color="auto"/>
              </w:divBdr>
            </w:div>
            <w:div w:id="993802358">
              <w:marLeft w:val="480"/>
              <w:marRight w:val="0"/>
              <w:marTop w:val="0"/>
              <w:marBottom w:val="0"/>
              <w:divBdr>
                <w:top w:val="none" w:sz="0" w:space="0" w:color="auto"/>
                <w:left w:val="none" w:sz="0" w:space="0" w:color="auto"/>
                <w:bottom w:val="none" w:sz="0" w:space="0" w:color="auto"/>
                <w:right w:val="none" w:sz="0" w:space="0" w:color="auto"/>
              </w:divBdr>
            </w:div>
            <w:div w:id="993870371">
              <w:marLeft w:val="480"/>
              <w:marRight w:val="0"/>
              <w:marTop w:val="0"/>
              <w:marBottom w:val="0"/>
              <w:divBdr>
                <w:top w:val="none" w:sz="0" w:space="0" w:color="auto"/>
                <w:left w:val="none" w:sz="0" w:space="0" w:color="auto"/>
                <w:bottom w:val="none" w:sz="0" w:space="0" w:color="auto"/>
                <w:right w:val="none" w:sz="0" w:space="0" w:color="auto"/>
              </w:divBdr>
            </w:div>
            <w:div w:id="993945698">
              <w:marLeft w:val="480"/>
              <w:marRight w:val="0"/>
              <w:marTop w:val="0"/>
              <w:marBottom w:val="0"/>
              <w:divBdr>
                <w:top w:val="none" w:sz="0" w:space="0" w:color="auto"/>
                <w:left w:val="none" w:sz="0" w:space="0" w:color="auto"/>
                <w:bottom w:val="none" w:sz="0" w:space="0" w:color="auto"/>
                <w:right w:val="none" w:sz="0" w:space="0" w:color="auto"/>
              </w:divBdr>
            </w:div>
            <w:div w:id="994145002">
              <w:marLeft w:val="480"/>
              <w:marRight w:val="0"/>
              <w:marTop w:val="0"/>
              <w:marBottom w:val="0"/>
              <w:divBdr>
                <w:top w:val="none" w:sz="0" w:space="0" w:color="auto"/>
                <w:left w:val="none" w:sz="0" w:space="0" w:color="auto"/>
                <w:bottom w:val="none" w:sz="0" w:space="0" w:color="auto"/>
                <w:right w:val="none" w:sz="0" w:space="0" w:color="auto"/>
              </w:divBdr>
            </w:div>
            <w:div w:id="994257551">
              <w:marLeft w:val="480"/>
              <w:marRight w:val="0"/>
              <w:marTop w:val="0"/>
              <w:marBottom w:val="0"/>
              <w:divBdr>
                <w:top w:val="none" w:sz="0" w:space="0" w:color="auto"/>
                <w:left w:val="none" w:sz="0" w:space="0" w:color="auto"/>
                <w:bottom w:val="none" w:sz="0" w:space="0" w:color="auto"/>
                <w:right w:val="none" w:sz="0" w:space="0" w:color="auto"/>
              </w:divBdr>
            </w:div>
            <w:div w:id="994408984">
              <w:marLeft w:val="480"/>
              <w:marRight w:val="0"/>
              <w:marTop w:val="0"/>
              <w:marBottom w:val="0"/>
              <w:divBdr>
                <w:top w:val="none" w:sz="0" w:space="0" w:color="auto"/>
                <w:left w:val="none" w:sz="0" w:space="0" w:color="auto"/>
                <w:bottom w:val="none" w:sz="0" w:space="0" w:color="auto"/>
                <w:right w:val="none" w:sz="0" w:space="0" w:color="auto"/>
              </w:divBdr>
            </w:div>
            <w:div w:id="994456824">
              <w:marLeft w:val="480"/>
              <w:marRight w:val="0"/>
              <w:marTop w:val="0"/>
              <w:marBottom w:val="0"/>
              <w:divBdr>
                <w:top w:val="none" w:sz="0" w:space="0" w:color="auto"/>
                <w:left w:val="none" w:sz="0" w:space="0" w:color="auto"/>
                <w:bottom w:val="none" w:sz="0" w:space="0" w:color="auto"/>
                <w:right w:val="none" w:sz="0" w:space="0" w:color="auto"/>
              </w:divBdr>
            </w:div>
            <w:div w:id="994647653">
              <w:marLeft w:val="480"/>
              <w:marRight w:val="0"/>
              <w:marTop w:val="0"/>
              <w:marBottom w:val="0"/>
              <w:divBdr>
                <w:top w:val="none" w:sz="0" w:space="0" w:color="auto"/>
                <w:left w:val="none" w:sz="0" w:space="0" w:color="auto"/>
                <w:bottom w:val="none" w:sz="0" w:space="0" w:color="auto"/>
                <w:right w:val="none" w:sz="0" w:space="0" w:color="auto"/>
              </w:divBdr>
            </w:div>
            <w:div w:id="994651782">
              <w:marLeft w:val="480"/>
              <w:marRight w:val="0"/>
              <w:marTop w:val="0"/>
              <w:marBottom w:val="0"/>
              <w:divBdr>
                <w:top w:val="none" w:sz="0" w:space="0" w:color="auto"/>
                <w:left w:val="none" w:sz="0" w:space="0" w:color="auto"/>
                <w:bottom w:val="none" w:sz="0" w:space="0" w:color="auto"/>
                <w:right w:val="none" w:sz="0" w:space="0" w:color="auto"/>
              </w:divBdr>
            </w:div>
            <w:div w:id="994722500">
              <w:marLeft w:val="480"/>
              <w:marRight w:val="0"/>
              <w:marTop w:val="0"/>
              <w:marBottom w:val="0"/>
              <w:divBdr>
                <w:top w:val="none" w:sz="0" w:space="0" w:color="auto"/>
                <w:left w:val="none" w:sz="0" w:space="0" w:color="auto"/>
                <w:bottom w:val="none" w:sz="0" w:space="0" w:color="auto"/>
                <w:right w:val="none" w:sz="0" w:space="0" w:color="auto"/>
              </w:divBdr>
            </w:div>
            <w:div w:id="994726179">
              <w:marLeft w:val="480"/>
              <w:marRight w:val="0"/>
              <w:marTop w:val="0"/>
              <w:marBottom w:val="0"/>
              <w:divBdr>
                <w:top w:val="none" w:sz="0" w:space="0" w:color="auto"/>
                <w:left w:val="none" w:sz="0" w:space="0" w:color="auto"/>
                <w:bottom w:val="none" w:sz="0" w:space="0" w:color="auto"/>
                <w:right w:val="none" w:sz="0" w:space="0" w:color="auto"/>
              </w:divBdr>
            </w:div>
            <w:div w:id="994845141">
              <w:marLeft w:val="480"/>
              <w:marRight w:val="0"/>
              <w:marTop w:val="0"/>
              <w:marBottom w:val="0"/>
              <w:divBdr>
                <w:top w:val="none" w:sz="0" w:space="0" w:color="auto"/>
                <w:left w:val="none" w:sz="0" w:space="0" w:color="auto"/>
                <w:bottom w:val="none" w:sz="0" w:space="0" w:color="auto"/>
                <w:right w:val="none" w:sz="0" w:space="0" w:color="auto"/>
              </w:divBdr>
            </w:div>
            <w:div w:id="994994733">
              <w:marLeft w:val="480"/>
              <w:marRight w:val="0"/>
              <w:marTop w:val="0"/>
              <w:marBottom w:val="0"/>
              <w:divBdr>
                <w:top w:val="none" w:sz="0" w:space="0" w:color="auto"/>
                <w:left w:val="none" w:sz="0" w:space="0" w:color="auto"/>
                <w:bottom w:val="none" w:sz="0" w:space="0" w:color="auto"/>
                <w:right w:val="none" w:sz="0" w:space="0" w:color="auto"/>
              </w:divBdr>
            </w:div>
            <w:div w:id="995063478">
              <w:marLeft w:val="480"/>
              <w:marRight w:val="0"/>
              <w:marTop w:val="0"/>
              <w:marBottom w:val="0"/>
              <w:divBdr>
                <w:top w:val="none" w:sz="0" w:space="0" w:color="auto"/>
                <w:left w:val="none" w:sz="0" w:space="0" w:color="auto"/>
                <w:bottom w:val="none" w:sz="0" w:space="0" w:color="auto"/>
                <w:right w:val="none" w:sz="0" w:space="0" w:color="auto"/>
              </w:divBdr>
            </w:div>
            <w:div w:id="995063777">
              <w:marLeft w:val="480"/>
              <w:marRight w:val="0"/>
              <w:marTop w:val="0"/>
              <w:marBottom w:val="0"/>
              <w:divBdr>
                <w:top w:val="none" w:sz="0" w:space="0" w:color="auto"/>
                <w:left w:val="none" w:sz="0" w:space="0" w:color="auto"/>
                <w:bottom w:val="none" w:sz="0" w:space="0" w:color="auto"/>
                <w:right w:val="none" w:sz="0" w:space="0" w:color="auto"/>
              </w:divBdr>
            </w:div>
            <w:div w:id="995113780">
              <w:marLeft w:val="480"/>
              <w:marRight w:val="0"/>
              <w:marTop w:val="0"/>
              <w:marBottom w:val="0"/>
              <w:divBdr>
                <w:top w:val="none" w:sz="0" w:space="0" w:color="auto"/>
                <w:left w:val="none" w:sz="0" w:space="0" w:color="auto"/>
                <w:bottom w:val="none" w:sz="0" w:space="0" w:color="auto"/>
                <w:right w:val="none" w:sz="0" w:space="0" w:color="auto"/>
              </w:divBdr>
            </w:div>
            <w:div w:id="995181897">
              <w:marLeft w:val="480"/>
              <w:marRight w:val="0"/>
              <w:marTop w:val="0"/>
              <w:marBottom w:val="0"/>
              <w:divBdr>
                <w:top w:val="none" w:sz="0" w:space="0" w:color="auto"/>
                <w:left w:val="none" w:sz="0" w:space="0" w:color="auto"/>
                <w:bottom w:val="none" w:sz="0" w:space="0" w:color="auto"/>
                <w:right w:val="none" w:sz="0" w:space="0" w:color="auto"/>
              </w:divBdr>
            </w:div>
            <w:div w:id="995260177">
              <w:marLeft w:val="480"/>
              <w:marRight w:val="0"/>
              <w:marTop w:val="0"/>
              <w:marBottom w:val="0"/>
              <w:divBdr>
                <w:top w:val="none" w:sz="0" w:space="0" w:color="auto"/>
                <w:left w:val="none" w:sz="0" w:space="0" w:color="auto"/>
                <w:bottom w:val="none" w:sz="0" w:space="0" w:color="auto"/>
                <w:right w:val="none" w:sz="0" w:space="0" w:color="auto"/>
              </w:divBdr>
            </w:div>
            <w:div w:id="995305192">
              <w:marLeft w:val="480"/>
              <w:marRight w:val="0"/>
              <w:marTop w:val="0"/>
              <w:marBottom w:val="0"/>
              <w:divBdr>
                <w:top w:val="none" w:sz="0" w:space="0" w:color="auto"/>
                <w:left w:val="none" w:sz="0" w:space="0" w:color="auto"/>
                <w:bottom w:val="none" w:sz="0" w:space="0" w:color="auto"/>
                <w:right w:val="none" w:sz="0" w:space="0" w:color="auto"/>
              </w:divBdr>
            </w:div>
            <w:div w:id="995374682">
              <w:marLeft w:val="480"/>
              <w:marRight w:val="0"/>
              <w:marTop w:val="0"/>
              <w:marBottom w:val="0"/>
              <w:divBdr>
                <w:top w:val="none" w:sz="0" w:space="0" w:color="auto"/>
                <w:left w:val="none" w:sz="0" w:space="0" w:color="auto"/>
                <w:bottom w:val="none" w:sz="0" w:space="0" w:color="auto"/>
                <w:right w:val="none" w:sz="0" w:space="0" w:color="auto"/>
              </w:divBdr>
            </w:div>
            <w:div w:id="995382040">
              <w:marLeft w:val="480"/>
              <w:marRight w:val="0"/>
              <w:marTop w:val="0"/>
              <w:marBottom w:val="0"/>
              <w:divBdr>
                <w:top w:val="none" w:sz="0" w:space="0" w:color="auto"/>
                <w:left w:val="none" w:sz="0" w:space="0" w:color="auto"/>
                <w:bottom w:val="none" w:sz="0" w:space="0" w:color="auto"/>
                <w:right w:val="none" w:sz="0" w:space="0" w:color="auto"/>
              </w:divBdr>
            </w:div>
            <w:div w:id="995450843">
              <w:marLeft w:val="480"/>
              <w:marRight w:val="0"/>
              <w:marTop w:val="0"/>
              <w:marBottom w:val="0"/>
              <w:divBdr>
                <w:top w:val="none" w:sz="0" w:space="0" w:color="auto"/>
                <w:left w:val="none" w:sz="0" w:space="0" w:color="auto"/>
                <w:bottom w:val="none" w:sz="0" w:space="0" w:color="auto"/>
                <w:right w:val="none" w:sz="0" w:space="0" w:color="auto"/>
              </w:divBdr>
            </w:div>
            <w:div w:id="995499414">
              <w:marLeft w:val="480"/>
              <w:marRight w:val="0"/>
              <w:marTop w:val="0"/>
              <w:marBottom w:val="0"/>
              <w:divBdr>
                <w:top w:val="none" w:sz="0" w:space="0" w:color="auto"/>
                <w:left w:val="none" w:sz="0" w:space="0" w:color="auto"/>
                <w:bottom w:val="none" w:sz="0" w:space="0" w:color="auto"/>
                <w:right w:val="none" w:sz="0" w:space="0" w:color="auto"/>
              </w:divBdr>
            </w:div>
            <w:div w:id="995567188">
              <w:marLeft w:val="480"/>
              <w:marRight w:val="0"/>
              <w:marTop w:val="0"/>
              <w:marBottom w:val="0"/>
              <w:divBdr>
                <w:top w:val="none" w:sz="0" w:space="0" w:color="auto"/>
                <w:left w:val="none" w:sz="0" w:space="0" w:color="auto"/>
                <w:bottom w:val="none" w:sz="0" w:space="0" w:color="auto"/>
                <w:right w:val="none" w:sz="0" w:space="0" w:color="auto"/>
              </w:divBdr>
            </w:div>
            <w:div w:id="995573468">
              <w:marLeft w:val="480"/>
              <w:marRight w:val="0"/>
              <w:marTop w:val="0"/>
              <w:marBottom w:val="0"/>
              <w:divBdr>
                <w:top w:val="none" w:sz="0" w:space="0" w:color="auto"/>
                <w:left w:val="none" w:sz="0" w:space="0" w:color="auto"/>
                <w:bottom w:val="none" w:sz="0" w:space="0" w:color="auto"/>
                <w:right w:val="none" w:sz="0" w:space="0" w:color="auto"/>
              </w:divBdr>
            </w:div>
            <w:div w:id="995645765">
              <w:marLeft w:val="480"/>
              <w:marRight w:val="0"/>
              <w:marTop w:val="0"/>
              <w:marBottom w:val="0"/>
              <w:divBdr>
                <w:top w:val="none" w:sz="0" w:space="0" w:color="auto"/>
                <w:left w:val="none" w:sz="0" w:space="0" w:color="auto"/>
                <w:bottom w:val="none" w:sz="0" w:space="0" w:color="auto"/>
                <w:right w:val="none" w:sz="0" w:space="0" w:color="auto"/>
              </w:divBdr>
            </w:div>
            <w:div w:id="995835651">
              <w:marLeft w:val="480"/>
              <w:marRight w:val="0"/>
              <w:marTop w:val="0"/>
              <w:marBottom w:val="0"/>
              <w:divBdr>
                <w:top w:val="none" w:sz="0" w:space="0" w:color="auto"/>
                <w:left w:val="none" w:sz="0" w:space="0" w:color="auto"/>
                <w:bottom w:val="none" w:sz="0" w:space="0" w:color="auto"/>
                <w:right w:val="none" w:sz="0" w:space="0" w:color="auto"/>
              </w:divBdr>
            </w:div>
            <w:div w:id="996491953">
              <w:marLeft w:val="480"/>
              <w:marRight w:val="0"/>
              <w:marTop w:val="0"/>
              <w:marBottom w:val="0"/>
              <w:divBdr>
                <w:top w:val="none" w:sz="0" w:space="0" w:color="auto"/>
                <w:left w:val="none" w:sz="0" w:space="0" w:color="auto"/>
                <w:bottom w:val="none" w:sz="0" w:space="0" w:color="auto"/>
                <w:right w:val="none" w:sz="0" w:space="0" w:color="auto"/>
              </w:divBdr>
            </w:div>
            <w:div w:id="996492565">
              <w:marLeft w:val="480"/>
              <w:marRight w:val="0"/>
              <w:marTop w:val="0"/>
              <w:marBottom w:val="0"/>
              <w:divBdr>
                <w:top w:val="none" w:sz="0" w:space="0" w:color="auto"/>
                <w:left w:val="none" w:sz="0" w:space="0" w:color="auto"/>
                <w:bottom w:val="none" w:sz="0" w:space="0" w:color="auto"/>
                <w:right w:val="none" w:sz="0" w:space="0" w:color="auto"/>
              </w:divBdr>
            </w:div>
            <w:div w:id="996500393">
              <w:marLeft w:val="480"/>
              <w:marRight w:val="0"/>
              <w:marTop w:val="0"/>
              <w:marBottom w:val="0"/>
              <w:divBdr>
                <w:top w:val="none" w:sz="0" w:space="0" w:color="auto"/>
                <w:left w:val="none" w:sz="0" w:space="0" w:color="auto"/>
                <w:bottom w:val="none" w:sz="0" w:space="0" w:color="auto"/>
                <w:right w:val="none" w:sz="0" w:space="0" w:color="auto"/>
              </w:divBdr>
            </w:div>
            <w:div w:id="996542985">
              <w:marLeft w:val="480"/>
              <w:marRight w:val="0"/>
              <w:marTop w:val="0"/>
              <w:marBottom w:val="0"/>
              <w:divBdr>
                <w:top w:val="none" w:sz="0" w:space="0" w:color="auto"/>
                <w:left w:val="none" w:sz="0" w:space="0" w:color="auto"/>
                <w:bottom w:val="none" w:sz="0" w:space="0" w:color="auto"/>
                <w:right w:val="none" w:sz="0" w:space="0" w:color="auto"/>
              </w:divBdr>
            </w:div>
            <w:div w:id="996613907">
              <w:marLeft w:val="480"/>
              <w:marRight w:val="0"/>
              <w:marTop w:val="0"/>
              <w:marBottom w:val="0"/>
              <w:divBdr>
                <w:top w:val="none" w:sz="0" w:space="0" w:color="auto"/>
                <w:left w:val="none" w:sz="0" w:space="0" w:color="auto"/>
                <w:bottom w:val="none" w:sz="0" w:space="0" w:color="auto"/>
                <w:right w:val="none" w:sz="0" w:space="0" w:color="auto"/>
              </w:divBdr>
            </w:div>
            <w:div w:id="996689810">
              <w:marLeft w:val="480"/>
              <w:marRight w:val="0"/>
              <w:marTop w:val="0"/>
              <w:marBottom w:val="0"/>
              <w:divBdr>
                <w:top w:val="none" w:sz="0" w:space="0" w:color="auto"/>
                <w:left w:val="none" w:sz="0" w:space="0" w:color="auto"/>
                <w:bottom w:val="none" w:sz="0" w:space="0" w:color="auto"/>
                <w:right w:val="none" w:sz="0" w:space="0" w:color="auto"/>
              </w:divBdr>
            </w:div>
            <w:div w:id="996690668">
              <w:marLeft w:val="480"/>
              <w:marRight w:val="0"/>
              <w:marTop w:val="0"/>
              <w:marBottom w:val="0"/>
              <w:divBdr>
                <w:top w:val="none" w:sz="0" w:space="0" w:color="auto"/>
                <w:left w:val="none" w:sz="0" w:space="0" w:color="auto"/>
                <w:bottom w:val="none" w:sz="0" w:space="0" w:color="auto"/>
                <w:right w:val="none" w:sz="0" w:space="0" w:color="auto"/>
              </w:divBdr>
            </w:div>
            <w:div w:id="996760346">
              <w:marLeft w:val="480"/>
              <w:marRight w:val="0"/>
              <w:marTop w:val="0"/>
              <w:marBottom w:val="0"/>
              <w:divBdr>
                <w:top w:val="none" w:sz="0" w:space="0" w:color="auto"/>
                <w:left w:val="none" w:sz="0" w:space="0" w:color="auto"/>
                <w:bottom w:val="none" w:sz="0" w:space="0" w:color="auto"/>
                <w:right w:val="none" w:sz="0" w:space="0" w:color="auto"/>
              </w:divBdr>
            </w:div>
            <w:div w:id="996761439">
              <w:marLeft w:val="480"/>
              <w:marRight w:val="0"/>
              <w:marTop w:val="0"/>
              <w:marBottom w:val="0"/>
              <w:divBdr>
                <w:top w:val="none" w:sz="0" w:space="0" w:color="auto"/>
                <w:left w:val="none" w:sz="0" w:space="0" w:color="auto"/>
                <w:bottom w:val="none" w:sz="0" w:space="0" w:color="auto"/>
                <w:right w:val="none" w:sz="0" w:space="0" w:color="auto"/>
              </w:divBdr>
            </w:div>
            <w:div w:id="996763023">
              <w:marLeft w:val="480"/>
              <w:marRight w:val="0"/>
              <w:marTop w:val="0"/>
              <w:marBottom w:val="0"/>
              <w:divBdr>
                <w:top w:val="none" w:sz="0" w:space="0" w:color="auto"/>
                <w:left w:val="none" w:sz="0" w:space="0" w:color="auto"/>
                <w:bottom w:val="none" w:sz="0" w:space="0" w:color="auto"/>
                <w:right w:val="none" w:sz="0" w:space="0" w:color="auto"/>
              </w:divBdr>
            </w:div>
            <w:div w:id="996954962">
              <w:marLeft w:val="480"/>
              <w:marRight w:val="0"/>
              <w:marTop w:val="0"/>
              <w:marBottom w:val="0"/>
              <w:divBdr>
                <w:top w:val="none" w:sz="0" w:space="0" w:color="auto"/>
                <w:left w:val="none" w:sz="0" w:space="0" w:color="auto"/>
                <w:bottom w:val="none" w:sz="0" w:space="0" w:color="auto"/>
                <w:right w:val="none" w:sz="0" w:space="0" w:color="auto"/>
              </w:divBdr>
            </w:div>
            <w:div w:id="996999292">
              <w:marLeft w:val="480"/>
              <w:marRight w:val="0"/>
              <w:marTop w:val="0"/>
              <w:marBottom w:val="0"/>
              <w:divBdr>
                <w:top w:val="none" w:sz="0" w:space="0" w:color="auto"/>
                <w:left w:val="none" w:sz="0" w:space="0" w:color="auto"/>
                <w:bottom w:val="none" w:sz="0" w:space="0" w:color="auto"/>
                <w:right w:val="none" w:sz="0" w:space="0" w:color="auto"/>
              </w:divBdr>
            </w:div>
            <w:div w:id="997001453">
              <w:marLeft w:val="480"/>
              <w:marRight w:val="0"/>
              <w:marTop w:val="0"/>
              <w:marBottom w:val="0"/>
              <w:divBdr>
                <w:top w:val="none" w:sz="0" w:space="0" w:color="auto"/>
                <w:left w:val="none" w:sz="0" w:space="0" w:color="auto"/>
                <w:bottom w:val="none" w:sz="0" w:space="0" w:color="auto"/>
                <w:right w:val="none" w:sz="0" w:space="0" w:color="auto"/>
              </w:divBdr>
            </w:div>
            <w:div w:id="997421646">
              <w:marLeft w:val="480"/>
              <w:marRight w:val="0"/>
              <w:marTop w:val="0"/>
              <w:marBottom w:val="0"/>
              <w:divBdr>
                <w:top w:val="none" w:sz="0" w:space="0" w:color="auto"/>
                <w:left w:val="none" w:sz="0" w:space="0" w:color="auto"/>
                <w:bottom w:val="none" w:sz="0" w:space="0" w:color="auto"/>
                <w:right w:val="none" w:sz="0" w:space="0" w:color="auto"/>
              </w:divBdr>
            </w:div>
            <w:div w:id="997458835">
              <w:marLeft w:val="480"/>
              <w:marRight w:val="0"/>
              <w:marTop w:val="0"/>
              <w:marBottom w:val="0"/>
              <w:divBdr>
                <w:top w:val="none" w:sz="0" w:space="0" w:color="auto"/>
                <w:left w:val="none" w:sz="0" w:space="0" w:color="auto"/>
                <w:bottom w:val="none" w:sz="0" w:space="0" w:color="auto"/>
                <w:right w:val="none" w:sz="0" w:space="0" w:color="auto"/>
              </w:divBdr>
            </w:div>
            <w:div w:id="997461517">
              <w:marLeft w:val="480"/>
              <w:marRight w:val="0"/>
              <w:marTop w:val="0"/>
              <w:marBottom w:val="0"/>
              <w:divBdr>
                <w:top w:val="none" w:sz="0" w:space="0" w:color="auto"/>
                <w:left w:val="none" w:sz="0" w:space="0" w:color="auto"/>
                <w:bottom w:val="none" w:sz="0" w:space="0" w:color="auto"/>
                <w:right w:val="none" w:sz="0" w:space="0" w:color="auto"/>
              </w:divBdr>
            </w:div>
            <w:div w:id="997534750">
              <w:marLeft w:val="480"/>
              <w:marRight w:val="0"/>
              <w:marTop w:val="0"/>
              <w:marBottom w:val="0"/>
              <w:divBdr>
                <w:top w:val="none" w:sz="0" w:space="0" w:color="auto"/>
                <w:left w:val="none" w:sz="0" w:space="0" w:color="auto"/>
                <w:bottom w:val="none" w:sz="0" w:space="0" w:color="auto"/>
                <w:right w:val="none" w:sz="0" w:space="0" w:color="auto"/>
              </w:divBdr>
            </w:div>
            <w:div w:id="997616791">
              <w:marLeft w:val="480"/>
              <w:marRight w:val="0"/>
              <w:marTop w:val="0"/>
              <w:marBottom w:val="0"/>
              <w:divBdr>
                <w:top w:val="none" w:sz="0" w:space="0" w:color="auto"/>
                <w:left w:val="none" w:sz="0" w:space="0" w:color="auto"/>
                <w:bottom w:val="none" w:sz="0" w:space="0" w:color="auto"/>
                <w:right w:val="none" w:sz="0" w:space="0" w:color="auto"/>
              </w:divBdr>
            </w:div>
            <w:div w:id="997729275">
              <w:marLeft w:val="480"/>
              <w:marRight w:val="0"/>
              <w:marTop w:val="0"/>
              <w:marBottom w:val="0"/>
              <w:divBdr>
                <w:top w:val="none" w:sz="0" w:space="0" w:color="auto"/>
                <w:left w:val="none" w:sz="0" w:space="0" w:color="auto"/>
                <w:bottom w:val="none" w:sz="0" w:space="0" w:color="auto"/>
                <w:right w:val="none" w:sz="0" w:space="0" w:color="auto"/>
              </w:divBdr>
            </w:div>
            <w:div w:id="997808811">
              <w:marLeft w:val="480"/>
              <w:marRight w:val="0"/>
              <w:marTop w:val="0"/>
              <w:marBottom w:val="0"/>
              <w:divBdr>
                <w:top w:val="none" w:sz="0" w:space="0" w:color="auto"/>
                <w:left w:val="none" w:sz="0" w:space="0" w:color="auto"/>
                <w:bottom w:val="none" w:sz="0" w:space="0" w:color="auto"/>
                <w:right w:val="none" w:sz="0" w:space="0" w:color="auto"/>
              </w:divBdr>
            </w:div>
            <w:div w:id="997810312">
              <w:marLeft w:val="480"/>
              <w:marRight w:val="0"/>
              <w:marTop w:val="0"/>
              <w:marBottom w:val="0"/>
              <w:divBdr>
                <w:top w:val="none" w:sz="0" w:space="0" w:color="auto"/>
                <w:left w:val="none" w:sz="0" w:space="0" w:color="auto"/>
                <w:bottom w:val="none" w:sz="0" w:space="0" w:color="auto"/>
                <w:right w:val="none" w:sz="0" w:space="0" w:color="auto"/>
              </w:divBdr>
            </w:div>
            <w:div w:id="997877725">
              <w:marLeft w:val="480"/>
              <w:marRight w:val="0"/>
              <w:marTop w:val="0"/>
              <w:marBottom w:val="0"/>
              <w:divBdr>
                <w:top w:val="none" w:sz="0" w:space="0" w:color="auto"/>
                <w:left w:val="none" w:sz="0" w:space="0" w:color="auto"/>
                <w:bottom w:val="none" w:sz="0" w:space="0" w:color="auto"/>
                <w:right w:val="none" w:sz="0" w:space="0" w:color="auto"/>
              </w:divBdr>
            </w:div>
            <w:div w:id="997928629">
              <w:marLeft w:val="480"/>
              <w:marRight w:val="0"/>
              <w:marTop w:val="0"/>
              <w:marBottom w:val="0"/>
              <w:divBdr>
                <w:top w:val="none" w:sz="0" w:space="0" w:color="auto"/>
                <w:left w:val="none" w:sz="0" w:space="0" w:color="auto"/>
                <w:bottom w:val="none" w:sz="0" w:space="0" w:color="auto"/>
                <w:right w:val="none" w:sz="0" w:space="0" w:color="auto"/>
              </w:divBdr>
            </w:div>
            <w:div w:id="997998341">
              <w:marLeft w:val="480"/>
              <w:marRight w:val="0"/>
              <w:marTop w:val="0"/>
              <w:marBottom w:val="0"/>
              <w:divBdr>
                <w:top w:val="none" w:sz="0" w:space="0" w:color="auto"/>
                <w:left w:val="none" w:sz="0" w:space="0" w:color="auto"/>
                <w:bottom w:val="none" w:sz="0" w:space="0" w:color="auto"/>
                <w:right w:val="none" w:sz="0" w:space="0" w:color="auto"/>
              </w:divBdr>
            </w:div>
            <w:div w:id="998115462">
              <w:marLeft w:val="480"/>
              <w:marRight w:val="0"/>
              <w:marTop w:val="0"/>
              <w:marBottom w:val="0"/>
              <w:divBdr>
                <w:top w:val="none" w:sz="0" w:space="0" w:color="auto"/>
                <w:left w:val="none" w:sz="0" w:space="0" w:color="auto"/>
                <w:bottom w:val="none" w:sz="0" w:space="0" w:color="auto"/>
                <w:right w:val="none" w:sz="0" w:space="0" w:color="auto"/>
              </w:divBdr>
            </w:div>
            <w:div w:id="998191620">
              <w:marLeft w:val="480"/>
              <w:marRight w:val="0"/>
              <w:marTop w:val="0"/>
              <w:marBottom w:val="0"/>
              <w:divBdr>
                <w:top w:val="none" w:sz="0" w:space="0" w:color="auto"/>
                <w:left w:val="none" w:sz="0" w:space="0" w:color="auto"/>
                <w:bottom w:val="none" w:sz="0" w:space="0" w:color="auto"/>
                <w:right w:val="none" w:sz="0" w:space="0" w:color="auto"/>
              </w:divBdr>
            </w:div>
            <w:div w:id="998341046">
              <w:marLeft w:val="480"/>
              <w:marRight w:val="0"/>
              <w:marTop w:val="0"/>
              <w:marBottom w:val="0"/>
              <w:divBdr>
                <w:top w:val="none" w:sz="0" w:space="0" w:color="auto"/>
                <w:left w:val="none" w:sz="0" w:space="0" w:color="auto"/>
                <w:bottom w:val="none" w:sz="0" w:space="0" w:color="auto"/>
                <w:right w:val="none" w:sz="0" w:space="0" w:color="auto"/>
              </w:divBdr>
            </w:div>
            <w:div w:id="998388554">
              <w:marLeft w:val="480"/>
              <w:marRight w:val="0"/>
              <w:marTop w:val="0"/>
              <w:marBottom w:val="0"/>
              <w:divBdr>
                <w:top w:val="none" w:sz="0" w:space="0" w:color="auto"/>
                <w:left w:val="none" w:sz="0" w:space="0" w:color="auto"/>
                <w:bottom w:val="none" w:sz="0" w:space="0" w:color="auto"/>
                <w:right w:val="none" w:sz="0" w:space="0" w:color="auto"/>
              </w:divBdr>
            </w:div>
            <w:div w:id="998507776">
              <w:marLeft w:val="480"/>
              <w:marRight w:val="0"/>
              <w:marTop w:val="0"/>
              <w:marBottom w:val="0"/>
              <w:divBdr>
                <w:top w:val="none" w:sz="0" w:space="0" w:color="auto"/>
                <w:left w:val="none" w:sz="0" w:space="0" w:color="auto"/>
                <w:bottom w:val="none" w:sz="0" w:space="0" w:color="auto"/>
                <w:right w:val="none" w:sz="0" w:space="0" w:color="auto"/>
              </w:divBdr>
            </w:div>
            <w:div w:id="998574768">
              <w:marLeft w:val="480"/>
              <w:marRight w:val="0"/>
              <w:marTop w:val="0"/>
              <w:marBottom w:val="0"/>
              <w:divBdr>
                <w:top w:val="none" w:sz="0" w:space="0" w:color="auto"/>
                <w:left w:val="none" w:sz="0" w:space="0" w:color="auto"/>
                <w:bottom w:val="none" w:sz="0" w:space="0" w:color="auto"/>
                <w:right w:val="none" w:sz="0" w:space="0" w:color="auto"/>
              </w:divBdr>
            </w:div>
            <w:div w:id="998579861">
              <w:marLeft w:val="480"/>
              <w:marRight w:val="0"/>
              <w:marTop w:val="0"/>
              <w:marBottom w:val="0"/>
              <w:divBdr>
                <w:top w:val="none" w:sz="0" w:space="0" w:color="auto"/>
                <w:left w:val="none" w:sz="0" w:space="0" w:color="auto"/>
                <w:bottom w:val="none" w:sz="0" w:space="0" w:color="auto"/>
                <w:right w:val="none" w:sz="0" w:space="0" w:color="auto"/>
              </w:divBdr>
            </w:div>
            <w:div w:id="998770646">
              <w:marLeft w:val="480"/>
              <w:marRight w:val="0"/>
              <w:marTop w:val="0"/>
              <w:marBottom w:val="0"/>
              <w:divBdr>
                <w:top w:val="none" w:sz="0" w:space="0" w:color="auto"/>
                <w:left w:val="none" w:sz="0" w:space="0" w:color="auto"/>
                <w:bottom w:val="none" w:sz="0" w:space="0" w:color="auto"/>
                <w:right w:val="none" w:sz="0" w:space="0" w:color="auto"/>
              </w:divBdr>
            </w:div>
            <w:div w:id="998775328">
              <w:marLeft w:val="480"/>
              <w:marRight w:val="0"/>
              <w:marTop w:val="0"/>
              <w:marBottom w:val="0"/>
              <w:divBdr>
                <w:top w:val="none" w:sz="0" w:space="0" w:color="auto"/>
                <w:left w:val="none" w:sz="0" w:space="0" w:color="auto"/>
                <w:bottom w:val="none" w:sz="0" w:space="0" w:color="auto"/>
                <w:right w:val="none" w:sz="0" w:space="0" w:color="auto"/>
              </w:divBdr>
            </w:div>
            <w:div w:id="998852131">
              <w:marLeft w:val="480"/>
              <w:marRight w:val="0"/>
              <w:marTop w:val="0"/>
              <w:marBottom w:val="0"/>
              <w:divBdr>
                <w:top w:val="none" w:sz="0" w:space="0" w:color="auto"/>
                <w:left w:val="none" w:sz="0" w:space="0" w:color="auto"/>
                <w:bottom w:val="none" w:sz="0" w:space="0" w:color="auto"/>
                <w:right w:val="none" w:sz="0" w:space="0" w:color="auto"/>
              </w:divBdr>
            </w:div>
            <w:div w:id="999037231">
              <w:marLeft w:val="480"/>
              <w:marRight w:val="0"/>
              <w:marTop w:val="0"/>
              <w:marBottom w:val="0"/>
              <w:divBdr>
                <w:top w:val="none" w:sz="0" w:space="0" w:color="auto"/>
                <w:left w:val="none" w:sz="0" w:space="0" w:color="auto"/>
                <w:bottom w:val="none" w:sz="0" w:space="0" w:color="auto"/>
                <w:right w:val="none" w:sz="0" w:space="0" w:color="auto"/>
              </w:divBdr>
            </w:div>
            <w:div w:id="999040016">
              <w:marLeft w:val="480"/>
              <w:marRight w:val="0"/>
              <w:marTop w:val="0"/>
              <w:marBottom w:val="0"/>
              <w:divBdr>
                <w:top w:val="none" w:sz="0" w:space="0" w:color="auto"/>
                <w:left w:val="none" w:sz="0" w:space="0" w:color="auto"/>
                <w:bottom w:val="none" w:sz="0" w:space="0" w:color="auto"/>
                <w:right w:val="none" w:sz="0" w:space="0" w:color="auto"/>
              </w:divBdr>
            </w:div>
            <w:div w:id="999113091">
              <w:marLeft w:val="480"/>
              <w:marRight w:val="0"/>
              <w:marTop w:val="0"/>
              <w:marBottom w:val="0"/>
              <w:divBdr>
                <w:top w:val="none" w:sz="0" w:space="0" w:color="auto"/>
                <w:left w:val="none" w:sz="0" w:space="0" w:color="auto"/>
                <w:bottom w:val="none" w:sz="0" w:space="0" w:color="auto"/>
                <w:right w:val="none" w:sz="0" w:space="0" w:color="auto"/>
              </w:divBdr>
            </w:div>
            <w:div w:id="999114268">
              <w:marLeft w:val="480"/>
              <w:marRight w:val="0"/>
              <w:marTop w:val="0"/>
              <w:marBottom w:val="0"/>
              <w:divBdr>
                <w:top w:val="none" w:sz="0" w:space="0" w:color="auto"/>
                <w:left w:val="none" w:sz="0" w:space="0" w:color="auto"/>
                <w:bottom w:val="none" w:sz="0" w:space="0" w:color="auto"/>
                <w:right w:val="none" w:sz="0" w:space="0" w:color="auto"/>
              </w:divBdr>
            </w:div>
            <w:div w:id="999121553">
              <w:marLeft w:val="480"/>
              <w:marRight w:val="0"/>
              <w:marTop w:val="0"/>
              <w:marBottom w:val="0"/>
              <w:divBdr>
                <w:top w:val="none" w:sz="0" w:space="0" w:color="auto"/>
                <w:left w:val="none" w:sz="0" w:space="0" w:color="auto"/>
                <w:bottom w:val="none" w:sz="0" w:space="0" w:color="auto"/>
                <w:right w:val="none" w:sz="0" w:space="0" w:color="auto"/>
              </w:divBdr>
            </w:div>
            <w:div w:id="999193281">
              <w:marLeft w:val="480"/>
              <w:marRight w:val="0"/>
              <w:marTop w:val="0"/>
              <w:marBottom w:val="0"/>
              <w:divBdr>
                <w:top w:val="none" w:sz="0" w:space="0" w:color="auto"/>
                <w:left w:val="none" w:sz="0" w:space="0" w:color="auto"/>
                <w:bottom w:val="none" w:sz="0" w:space="0" w:color="auto"/>
                <w:right w:val="none" w:sz="0" w:space="0" w:color="auto"/>
              </w:divBdr>
            </w:div>
            <w:div w:id="999383479">
              <w:marLeft w:val="480"/>
              <w:marRight w:val="0"/>
              <w:marTop w:val="0"/>
              <w:marBottom w:val="0"/>
              <w:divBdr>
                <w:top w:val="none" w:sz="0" w:space="0" w:color="auto"/>
                <w:left w:val="none" w:sz="0" w:space="0" w:color="auto"/>
                <w:bottom w:val="none" w:sz="0" w:space="0" w:color="auto"/>
                <w:right w:val="none" w:sz="0" w:space="0" w:color="auto"/>
              </w:divBdr>
            </w:div>
            <w:div w:id="999427661">
              <w:marLeft w:val="480"/>
              <w:marRight w:val="0"/>
              <w:marTop w:val="0"/>
              <w:marBottom w:val="0"/>
              <w:divBdr>
                <w:top w:val="none" w:sz="0" w:space="0" w:color="auto"/>
                <w:left w:val="none" w:sz="0" w:space="0" w:color="auto"/>
                <w:bottom w:val="none" w:sz="0" w:space="0" w:color="auto"/>
                <w:right w:val="none" w:sz="0" w:space="0" w:color="auto"/>
              </w:divBdr>
            </w:div>
            <w:div w:id="999501476">
              <w:marLeft w:val="480"/>
              <w:marRight w:val="0"/>
              <w:marTop w:val="0"/>
              <w:marBottom w:val="0"/>
              <w:divBdr>
                <w:top w:val="none" w:sz="0" w:space="0" w:color="auto"/>
                <w:left w:val="none" w:sz="0" w:space="0" w:color="auto"/>
                <w:bottom w:val="none" w:sz="0" w:space="0" w:color="auto"/>
                <w:right w:val="none" w:sz="0" w:space="0" w:color="auto"/>
              </w:divBdr>
            </w:div>
            <w:div w:id="999770985">
              <w:marLeft w:val="480"/>
              <w:marRight w:val="0"/>
              <w:marTop w:val="0"/>
              <w:marBottom w:val="0"/>
              <w:divBdr>
                <w:top w:val="none" w:sz="0" w:space="0" w:color="auto"/>
                <w:left w:val="none" w:sz="0" w:space="0" w:color="auto"/>
                <w:bottom w:val="none" w:sz="0" w:space="0" w:color="auto"/>
                <w:right w:val="none" w:sz="0" w:space="0" w:color="auto"/>
              </w:divBdr>
            </w:div>
            <w:div w:id="999772780">
              <w:marLeft w:val="480"/>
              <w:marRight w:val="0"/>
              <w:marTop w:val="0"/>
              <w:marBottom w:val="0"/>
              <w:divBdr>
                <w:top w:val="none" w:sz="0" w:space="0" w:color="auto"/>
                <w:left w:val="none" w:sz="0" w:space="0" w:color="auto"/>
                <w:bottom w:val="none" w:sz="0" w:space="0" w:color="auto"/>
                <w:right w:val="none" w:sz="0" w:space="0" w:color="auto"/>
              </w:divBdr>
            </w:div>
            <w:div w:id="999846777">
              <w:marLeft w:val="480"/>
              <w:marRight w:val="0"/>
              <w:marTop w:val="0"/>
              <w:marBottom w:val="0"/>
              <w:divBdr>
                <w:top w:val="none" w:sz="0" w:space="0" w:color="auto"/>
                <w:left w:val="none" w:sz="0" w:space="0" w:color="auto"/>
                <w:bottom w:val="none" w:sz="0" w:space="0" w:color="auto"/>
                <w:right w:val="none" w:sz="0" w:space="0" w:color="auto"/>
              </w:divBdr>
            </w:div>
            <w:div w:id="999888231">
              <w:marLeft w:val="480"/>
              <w:marRight w:val="0"/>
              <w:marTop w:val="0"/>
              <w:marBottom w:val="0"/>
              <w:divBdr>
                <w:top w:val="none" w:sz="0" w:space="0" w:color="auto"/>
                <w:left w:val="none" w:sz="0" w:space="0" w:color="auto"/>
                <w:bottom w:val="none" w:sz="0" w:space="0" w:color="auto"/>
                <w:right w:val="none" w:sz="0" w:space="0" w:color="auto"/>
              </w:divBdr>
            </w:div>
            <w:div w:id="999894774">
              <w:marLeft w:val="480"/>
              <w:marRight w:val="0"/>
              <w:marTop w:val="0"/>
              <w:marBottom w:val="0"/>
              <w:divBdr>
                <w:top w:val="none" w:sz="0" w:space="0" w:color="auto"/>
                <w:left w:val="none" w:sz="0" w:space="0" w:color="auto"/>
                <w:bottom w:val="none" w:sz="0" w:space="0" w:color="auto"/>
                <w:right w:val="none" w:sz="0" w:space="0" w:color="auto"/>
              </w:divBdr>
            </w:div>
            <w:div w:id="999966047">
              <w:marLeft w:val="480"/>
              <w:marRight w:val="0"/>
              <w:marTop w:val="0"/>
              <w:marBottom w:val="0"/>
              <w:divBdr>
                <w:top w:val="none" w:sz="0" w:space="0" w:color="auto"/>
                <w:left w:val="none" w:sz="0" w:space="0" w:color="auto"/>
                <w:bottom w:val="none" w:sz="0" w:space="0" w:color="auto"/>
                <w:right w:val="none" w:sz="0" w:space="0" w:color="auto"/>
              </w:divBdr>
            </w:div>
            <w:div w:id="999970020">
              <w:marLeft w:val="480"/>
              <w:marRight w:val="0"/>
              <w:marTop w:val="0"/>
              <w:marBottom w:val="0"/>
              <w:divBdr>
                <w:top w:val="none" w:sz="0" w:space="0" w:color="auto"/>
                <w:left w:val="none" w:sz="0" w:space="0" w:color="auto"/>
                <w:bottom w:val="none" w:sz="0" w:space="0" w:color="auto"/>
                <w:right w:val="none" w:sz="0" w:space="0" w:color="auto"/>
              </w:divBdr>
            </w:div>
            <w:div w:id="1000080770">
              <w:marLeft w:val="480"/>
              <w:marRight w:val="0"/>
              <w:marTop w:val="0"/>
              <w:marBottom w:val="0"/>
              <w:divBdr>
                <w:top w:val="none" w:sz="0" w:space="0" w:color="auto"/>
                <w:left w:val="none" w:sz="0" w:space="0" w:color="auto"/>
                <w:bottom w:val="none" w:sz="0" w:space="0" w:color="auto"/>
                <w:right w:val="none" w:sz="0" w:space="0" w:color="auto"/>
              </w:divBdr>
            </w:div>
            <w:div w:id="1000088297">
              <w:marLeft w:val="480"/>
              <w:marRight w:val="0"/>
              <w:marTop w:val="0"/>
              <w:marBottom w:val="0"/>
              <w:divBdr>
                <w:top w:val="none" w:sz="0" w:space="0" w:color="auto"/>
                <w:left w:val="none" w:sz="0" w:space="0" w:color="auto"/>
                <w:bottom w:val="none" w:sz="0" w:space="0" w:color="auto"/>
                <w:right w:val="none" w:sz="0" w:space="0" w:color="auto"/>
              </w:divBdr>
            </w:div>
            <w:div w:id="1000231872">
              <w:marLeft w:val="480"/>
              <w:marRight w:val="0"/>
              <w:marTop w:val="0"/>
              <w:marBottom w:val="0"/>
              <w:divBdr>
                <w:top w:val="none" w:sz="0" w:space="0" w:color="auto"/>
                <w:left w:val="none" w:sz="0" w:space="0" w:color="auto"/>
                <w:bottom w:val="none" w:sz="0" w:space="0" w:color="auto"/>
                <w:right w:val="none" w:sz="0" w:space="0" w:color="auto"/>
              </w:divBdr>
            </w:div>
            <w:div w:id="1000304774">
              <w:marLeft w:val="480"/>
              <w:marRight w:val="0"/>
              <w:marTop w:val="0"/>
              <w:marBottom w:val="0"/>
              <w:divBdr>
                <w:top w:val="none" w:sz="0" w:space="0" w:color="auto"/>
                <w:left w:val="none" w:sz="0" w:space="0" w:color="auto"/>
                <w:bottom w:val="none" w:sz="0" w:space="0" w:color="auto"/>
                <w:right w:val="none" w:sz="0" w:space="0" w:color="auto"/>
              </w:divBdr>
            </w:div>
            <w:div w:id="1000349430">
              <w:marLeft w:val="480"/>
              <w:marRight w:val="0"/>
              <w:marTop w:val="0"/>
              <w:marBottom w:val="0"/>
              <w:divBdr>
                <w:top w:val="none" w:sz="0" w:space="0" w:color="auto"/>
                <w:left w:val="none" w:sz="0" w:space="0" w:color="auto"/>
                <w:bottom w:val="none" w:sz="0" w:space="0" w:color="auto"/>
                <w:right w:val="none" w:sz="0" w:space="0" w:color="auto"/>
              </w:divBdr>
            </w:div>
            <w:div w:id="1000426437">
              <w:marLeft w:val="480"/>
              <w:marRight w:val="0"/>
              <w:marTop w:val="0"/>
              <w:marBottom w:val="0"/>
              <w:divBdr>
                <w:top w:val="none" w:sz="0" w:space="0" w:color="auto"/>
                <w:left w:val="none" w:sz="0" w:space="0" w:color="auto"/>
                <w:bottom w:val="none" w:sz="0" w:space="0" w:color="auto"/>
                <w:right w:val="none" w:sz="0" w:space="0" w:color="auto"/>
              </w:divBdr>
            </w:div>
            <w:div w:id="1000430387">
              <w:marLeft w:val="480"/>
              <w:marRight w:val="0"/>
              <w:marTop w:val="0"/>
              <w:marBottom w:val="0"/>
              <w:divBdr>
                <w:top w:val="none" w:sz="0" w:space="0" w:color="auto"/>
                <w:left w:val="none" w:sz="0" w:space="0" w:color="auto"/>
                <w:bottom w:val="none" w:sz="0" w:space="0" w:color="auto"/>
                <w:right w:val="none" w:sz="0" w:space="0" w:color="auto"/>
              </w:divBdr>
            </w:div>
            <w:div w:id="1000499646">
              <w:marLeft w:val="480"/>
              <w:marRight w:val="0"/>
              <w:marTop w:val="0"/>
              <w:marBottom w:val="0"/>
              <w:divBdr>
                <w:top w:val="none" w:sz="0" w:space="0" w:color="auto"/>
                <w:left w:val="none" w:sz="0" w:space="0" w:color="auto"/>
                <w:bottom w:val="none" w:sz="0" w:space="0" w:color="auto"/>
                <w:right w:val="none" w:sz="0" w:space="0" w:color="auto"/>
              </w:divBdr>
            </w:div>
            <w:div w:id="1000622293">
              <w:marLeft w:val="480"/>
              <w:marRight w:val="0"/>
              <w:marTop w:val="0"/>
              <w:marBottom w:val="0"/>
              <w:divBdr>
                <w:top w:val="none" w:sz="0" w:space="0" w:color="auto"/>
                <w:left w:val="none" w:sz="0" w:space="0" w:color="auto"/>
                <w:bottom w:val="none" w:sz="0" w:space="0" w:color="auto"/>
                <w:right w:val="none" w:sz="0" w:space="0" w:color="auto"/>
              </w:divBdr>
            </w:div>
            <w:div w:id="1000739137">
              <w:marLeft w:val="480"/>
              <w:marRight w:val="0"/>
              <w:marTop w:val="0"/>
              <w:marBottom w:val="0"/>
              <w:divBdr>
                <w:top w:val="none" w:sz="0" w:space="0" w:color="auto"/>
                <w:left w:val="none" w:sz="0" w:space="0" w:color="auto"/>
                <w:bottom w:val="none" w:sz="0" w:space="0" w:color="auto"/>
                <w:right w:val="none" w:sz="0" w:space="0" w:color="auto"/>
              </w:divBdr>
            </w:div>
            <w:div w:id="1000884778">
              <w:marLeft w:val="480"/>
              <w:marRight w:val="0"/>
              <w:marTop w:val="0"/>
              <w:marBottom w:val="0"/>
              <w:divBdr>
                <w:top w:val="none" w:sz="0" w:space="0" w:color="auto"/>
                <w:left w:val="none" w:sz="0" w:space="0" w:color="auto"/>
                <w:bottom w:val="none" w:sz="0" w:space="0" w:color="auto"/>
                <w:right w:val="none" w:sz="0" w:space="0" w:color="auto"/>
              </w:divBdr>
            </w:div>
            <w:div w:id="1000890722">
              <w:marLeft w:val="480"/>
              <w:marRight w:val="0"/>
              <w:marTop w:val="0"/>
              <w:marBottom w:val="0"/>
              <w:divBdr>
                <w:top w:val="none" w:sz="0" w:space="0" w:color="auto"/>
                <w:left w:val="none" w:sz="0" w:space="0" w:color="auto"/>
                <w:bottom w:val="none" w:sz="0" w:space="0" w:color="auto"/>
                <w:right w:val="none" w:sz="0" w:space="0" w:color="auto"/>
              </w:divBdr>
            </w:div>
            <w:div w:id="1001009690">
              <w:marLeft w:val="480"/>
              <w:marRight w:val="0"/>
              <w:marTop w:val="0"/>
              <w:marBottom w:val="0"/>
              <w:divBdr>
                <w:top w:val="none" w:sz="0" w:space="0" w:color="auto"/>
                <w:left w:val="none" w:sz="0" w:space="0" w:color="auto"/>
                <w:bottom w:val="none" w:sz="0" w:space="0" w:color="auto"/>
                <w:right w:val="none" w:sz="0" w:space="0" w:color="auto"/>
              </w:divBdr>
            </w:div>
            <w:div w:id="1001081370">
              <w:marLeft w:val="480"/>
              <w:marRight w:val="0"/>
              <w:marTop w:val="0"/>
              <w:marBottom w:val="0"/>
              <w:divBdr>
                <w:top w:val="none" w:sz="0" w:space="0" w:color="auto"/>
                <w:left w:val="none" w:sz="0" w:space="0" w:color="auto"/>
                <w:bottom w:val="none" w:sz="0" w:space="0" w:color="auto"/>
                <w:right w:val="none" w:sz="0" w:space="0" w:color="auto"/>
              </w:divBdr>
            </w:div>
            <w:div w:id="1001085632">
              <w:marLeft w:val="480"/>
              <w:marRight w:val="0"/>
              <w:marTop w:val="0"/>
              <w:marBottom w:val="0"/>
              <w:divBdr>
                <w:top w:val="none" w:sz="0" w:space="0" w:color="auto"/>
                <w:left w:val="none" w:sz="0" w:space="0" w:color="auto"/>
                <w:bottom w:val="none" w:sz="0" w:space="0" w:color="auto"/>
                <w:right w:val="none" w:sz="0" w:space="0" w:color="auto"/>
              </w:divBdr>
            </w:div>
            <w:div w:id="1001153834">
              <w:marLeft w:val="480"/>
              <w:marRight w:val="0"/>
              <w:marTop w:val="0"/>
              <w:marBottom w:val="0"/>
              <w:divBdr>
                <w:top w:val="none" w:sz="0" w:space="0" w:color="auto"/>
                <w:left w:val="none" w:sz="0" w:space="0" w:color="auto"/>
                <w:bottom w:val="none" w:sz="0" w:space="0" w:color="auto"/>
                <w:right w:val="none" w:sz="0" w:space="0" w:color="auto"/>
              </w:divBdr>
            </w:div>
            <w:div w:id="1001157357">
              <w:marLeft w:val="480"/>
              <w:marRight w:val="0"/>
              <w:marTop w:val="0"/>
              <w:marBottom w:val="0"/>
              <w:divBdr>
                <w:top w:val="none" w:sz="0" w:space="0" w:color="auto"/>
                <w:left w:val="none" w:sz="0" w:space="0" w:color="auto"/>
                <w:bottom w:val="none" w:sz="0" w:space="0" w:color="auto"/>
                <w:right w:val="none" w:sz="0" w:space="0" w:color="auto"/>
              </w:divBdr>
            </w:div>
            <w:div w:id="1001158993">
              <w:marLeft w:val="480"/>
              <w:marRight w:val="0"/>
              <w:marTop w:val="0"/>
              <w:marBottom w:val="0"/>
              <w:divBdr>
                <w:top w:val="none" w:sz="0" w:space="0" w:color="auto"/>
                <w:left w:val="none" w:sz="0" w:space="0" w:color="auto"/>
                <w:bottom w:val="none" w:sz="0" w:space="0" w:color="auto"/>
                <w:right w:val="none" w:sz="0" w:space="0" w:color="auto"/>
              </w:divBdr>
            </w:div>
            <w:div w:id="1001159747">
              <w:marLeft w:val="480"/>
              <w:marRight w:val="0"/>
              <w:marTop w:val="0"/>
              <w:marBottom w:val="0"/>
              <w:divBdr>
                <w:top w:val="none" w:sz="0" w:space="0" w:color="auto"/>
                <w:left w:val="none" w:sz="0" w:space="0" w:color="auto"/>
                <w:bottom w:val="none" w:sz="0" w:space="0" w:color="auto"/>
                <w:right w:val="none" w:sz="0" w:space="0" w:color="auto"/>
              </w:divBdr>
            </w:div>
            <w:div w:id="1001275726">
              <w:marLeft w:val="480"/>
              <w:marRight w:val="0"/>
              <w:marTop w:val="0"/>
              <w:marBottom w:val="0"/>
              <w:divBdr>
                <w:top w:val="none" w:sz="0" w:space="0" w:color="auto"/>
                <w:left w:val="none" w:sz="0" w:space="0" w:color="auto"/>
                <w:bottom w:val="none" w:sz="0" w:space="0" w:color="auto"/>
                <w:right w:val="none" w:sz="0" w:space="0" w:color="auto"/>
              </w:divBdr>
            </w:div>
            <w:div w:id="1001277198">
              <w:marLeft w:val="480"/>
              <w:marRight w:val="0"/>
              <w:marTop w:val="0"/>
              <w:marBottom w:val="0"/>
              <w:divBdr>
                <w:top w:val="none" w:sz="0" w:space="0" w:color="auto"/>
                <w:left w:val="none" w:sz="0" w:space="0" w:color="auto"/>
                <w:bottom w:val="none" w:sz="0" w:space="0" w:color="auto"/>
                <w:right w:val="none" w:sz="0" w:space="0" w:color="auto"/>
              </w:divBdr>
            </w:div>
            <w:div w:id="1001397503">
              <w:marLeft w:val="480"/>
              <w:marRight w:val="0"/>
              <w:marTop w:val="0"/>
              <w:marBottom w:val="0"/>
              <w:divBdr>
                <w:top w:val="none" w:sz="0" w:space="0" w:color="auto"/>
                <w:left w:val="none" w:sz="0" w:space="0" w:color="auto"/>
                <w:bottom w:val="none" w:sz="0" w:space="0" w:color="auto"/>
                <w:right w:val="none" w:sz="0" w:space="0" w:color="auto"/>
              </w:divBdr>
            </w:div>
            <w:div w:id="1001466243">
              <w:marLeft w:val="480"/>
              <w:marRight w:val="0"/>
              <w:marTop w:val="0"/>
              <w:marBottom w:val="0"/>
              <w:divBdr>
                <w:top w:val="none" w:sz="0" w:space="0" w:color="auto"/>
                <w:left w:val="none" w:sz="0" w:space="0" w:color="auto"/>
                <w:bottom w:val="none" w:sz="0" w:space="0" w:color="auto"/>
                <w:right w:val="none" w:sz="0" w:space="0" w:color="auto"/>
              </w:divBdr>
            </w:div>
            <w:div w:id="1001472078">
              <w:marLeft w:val="480"/>
              <w:marRight w:val="0"/>
              <w:marTop w:val="0"/>
              <w:marBottom w:val="0"/>
              <w:divBdr>
                <w:top w:val="none" w:sz="0" w:space="0" w:color="auto"/>
                <w:left w:val="none" w:sz="0" w:space="0" w:color="auto"/>
                <w:bottom w:val="none" w:sz="0" w:space="0" w:color="auto"/>
                <w:right w:val="none" w:sz="0" w:space="0" w:color="auto"/>
              </w:divBdr>
            </w:div>
            <w:div w:id="1001472829">
              <w:marLeft w:val="480"/>
              <w:marRight w:val="0"/>
              <w:marTop w:val="0"/>
              <w:marBottom w:val="0"/>
              <w:divBdr>
                <w:top w:val="none" w:sz="0" w:space="0" w:color="auto"/>
                <w:left w:val="none" w:sz="0" w:space="0" w:color="auto"/>
                <w:bottom w:val="none" w:sz="0" w:space="0" w:color="auto"/>
                <w:right w:val="none" w:sz="0" w:space="0" w:color="auto"/>
              </w:divBdr>
            </w:div>
            <w:div w:id="1001615955">
              <w:marLeft w:val="480"/>
              <w:marRight w:val="0"/>
              <w:marTop w:val="0"/>
              <w:marBottom w:val="0"/>
              <w:divBdr>
                <w:top w:val="none" w:sz="0" w:space="0" w:color="auto"/>
                <w:left w:val="none" w:sz="0" w:space="0" w:color="auto"/>
                <w:bottom w:val="none" w:sz="0" w:space="0" w:color="auto"/>
                <w:right w:val="none" w:sz="0" w:space="0" w:color="auto"/>
              </w:divBdr>
            </w:div>
            <w:div w:id="1001738041">
              <w:marLeft w:val="480"/>
              <w:marRight w:val="0"/>
              <w:marTop w:val="0"/>
              <w:marBottom w:val="0"/>
              <w:divBdr>
                <w:top w:val="none" w:sz="0" w:space="0" w:color="auto"/>
                <w:left w:val="none" w:sz="0" w:space="0" w:color="auto"/>
                <w:bottom w:val="none" w:sz="0" w:space="0" w:color="auto"/>
                <w:right w:val="none" w:sz="0" w:space="0" w:color="auto"/>
              </w:divBdr>
            </w:div>
            <w:div w:id="1001855202">
              <w:marLeft w:val="480"/>
              <w:marRight w:val="0"/>
              <w:marTop w:val="0"/>
              <w:marBottom w:val="0"/>
              <w:divBdr>
                <w:top w:val="none" w:sz="0" w:space="0" w:color="auto"/>
                <w:left w:val="none" w:sz="0" w:space="0" w:color="auto"/>
                <w:bottom w:val="none" w:sz="0" w:space="0" w:color="auto"/>
                <w:right w:val="none" w:sz="0" w:space="0" w:color="auto"/>
              </w:divBdr>
            </w:div>
            <w:div w:id="1001856357">
              <w:marLeft w:val="480"/>
              <w:marRight w:val="0"/>
              <w:marTop w:val="0"/>
              <w:marBottom w:val="0"/>
              <w:divBdr>
                <w:top w:val="none" w:sz="0" w:space="0" w:color="auto"/>
                <w:left w:val="none" w:sz="0" w:space="0" w:color="auto"/>
                <w:bottom w:val="none" w:sz="0" w:space="0" w:color="auto"/>
                <w:right w:val="none" w:sz="0" w:space="0" w:color="auto"/>
              </w:divBdr>
            </w:div>
            <w:div w:id="1001856690">
              <w:marLeft w:val="480"/>
              <w:marRight w:val="0"/>
              <w:marTop w:val="0"/>
              <w:marBottom w:val="0"/>
              <w:divBdr>
                <w:top w:val="none" w:sz="0" w:space="0" w:color="auto"/>
                <w:left w:val="none" w:sz="0" w:space="0" w:color="auto"/>
                <w:bottom w:val="none" w:sz="0" w:space="0" w:color="auto"/>
                <w:right w:val="none" w:sz="0" w:space="0" w:color="auto"/>
              </w:divBdr>
            </w:div>
            <w:div w:id="1001857660">
              <w:marLeft w:val="480"/>
              <w:marRight w:val="0"/>
              <w:marTop w:val="0"/>
              <w:marBottom w:val="0"/>
              <w:divBdr>
                <w:top w:val="none" w:sz="0" w:space="0" w:color="auto"/>
                <w:left w:val="none" w:sz="0" w:space="0" w:color="auto"/>
                <w:bottom w:val="none" w:sz="0" w:space="0" w:color="auto"/>
                <w:right w:val="none" w:sz="0" w:space="0" w:color="auto"/>
              </w:divBdr>
            </w:div>
            <w:div w:id="1002003295">
              <w:marLeft w:val="480"/>
              <w:marRight w:val="0"/>
              <w:marTop w:val="0"/>
              <w:marBottom w:val="0"/>
              <w:divBdr>
                <w:top w:val="none" w:sz="0" w:space="0" w:color="auto"/>
                <w:left w:val="none" w:sz="0" w:space="0" w:color="auto"/>
                <w:bottom w:val="none" w:sz="0" w:space="0" w:color="auto"/>
                <w:right w:val="none" w:sz="0" w:space="0" w:color="auto"/>
              </w:divBdr>
            </w:div>
            <w:div w:id="1002010487">
              <w:marLeft w:val="480"/>
              <w:marRight w:val="0"/>
              <w:marTop w:val="0"/>
              <w:marBottom w:val="0"/>
              <w:divBdr>
                <w:top w:val="none" w:sz="0" w:space="0" w:color="auto"/>
                <w:left w:val="none" w:sz="0" w:space="0" w:color="auto"/>
                <w:bottom w:val="none" w:sz="0" w:space="0" w:color="auto"/>
                <w:right w:val="none" w:sz="0" w:space="0" w:color="auto"/>
              </w:divBdr>
            </w:div>
            <w:div w:id="1002011525">
              <w:marLeft w:val="480"/>
              <w:marRight w:val="0"/>
              <w:marTop w:val="0"/>
              <w:marBottom w:val="0"/>
              <w:divBdr>
                <w:top w:val="none" w:sz="0" w:space="0" w:color="auto"/>
                <w:left w:val="none" w:sz="0" w:space="0" w:color="auto"/>
                <w:bottom w:val="none" w:sz="0" w:space="0" w:color="auto"/>
                <w:right w:val="none" w:sz="0" w:space="0" w:color="auto"/>
              </w:divBdr>
            </w:div>
            <w:div w:id="1002046268">
              <w:marLeft w:val="480"/>
              <w:marRight w:val="0"/>
              <w:marTop w:val="0"/>
              <w:marBottom w:val="0"/>
              <w:divBdr>
                <w:top w:val="none" w:sz="0" w:space="0" w:color="auto"/>
                <w:left w:val="none" w:sz="0" w:space="0" w:color="auto"/>
                <w:bottom w:val="none" w:sz="0" w:space="0" w:color="auto"/>
                <w:right w:val="none" w:sz="0" w:space="0" w:color="auto"/>
              </w:divBdr>
            </w:div>
            <w:div w:id="1002047252">
              <w:marLeft w:val="480"/>
              <w:marRight w:val="0"/>
              <w:marTop w:val="0"/>
              <w:marBottom w:val="0"/>
              <w:divBdr>
                <w:top w:val="none" w:sz="0" w:space="0" w:color="auto"/>
                <w:left w:val="none" w:sz="0" w:space="0" w:color="auto"/>
                <w:bottom w:val="none" w:sz="0" w:space="0" w:color="auto"/>
                <w:right w:val="none" w:sz="0" w:space="0" w:color="auto"/>
              </w:divBdr>
            </w:div>
            <w:div w:id="1002121302">
              <w:marLeft w:val="480"/>
              <w:marRight w:val="0"/>
              <w:marTop w:val="0"/>
              <w:marBottom w:val="0"/>
              <w:divBdr>
                <w:top w:val="none" w:sz="0" w:space="0" w:color="auto"/>
                <w:left w:val="none" w:sz="0" w:space="0" w:color="auto"/>
                <w:bottom w:val="none" w:sz="0" w:space="0" w:color="auto"/>
                <w:right w:val="none" w:sz="0" w:space="0" w:color="auto"/>
              </w:divBdr>
            </w:div>
            <w:div w:id="1002126218">
              <w:marLeft w:val="480"/>
              <w:marRight w:val="0"/>
              <w:marTop w:val="0"/>
              <w:marBottom w:val="0"/>
              <w:divBdr>
                <w:top w:val="none" w:sz="0" w:space="0" w:color="auto"/>
                <w:left w:val="none" w:sz="0" w:space="0" w:color="auto"/>
                <w:bottom w:val="none" w:sz="0" w:space="0" w:color="auto"/>
                <w:right w:val="none" w:sz="0" w:space="0" w:color="auto"/>
              </w:divBdr>
            </w:div>
            <w:div w:id="1002197330">
              <w:marLeft w:val="480"/>
              <w:marRight w:val="0"/>
              <w:marTop w:val="0"/>
              <w:marBottom w:val="0"/>
              <w:divBdr>
                <w:top w:val="none" w:sz="0" w:space="0" w:color="auto"/>
                <w:left w:val="none" w:sz="0" w:space="0" w:color="auto"/>
                <w:bottom w:val="none" w:sz="0" w:space="0" w:color="auto"/>
                <w:right w:val="none" w:sz="0" w:space="0" w:color="auto"/>
              </w:divBdr>
            </w:div>
            <w:div w:id="1002200558">
              <w:marLeft w:val="480"/>
              <w:marRight w:val="0"/>
              <w:marTop w:val="0"/>
              <w:marBottom w:val="0"/>
              <w:divBdr>
                <w:top w:val="none" w:sz="0" w:space="0" w:color="auto"/>
                <w:left w:val="none" w:sz="0" w:space="0" w:color="auto"/>
                <w:bottom w:val="none" w:sz="0" w:space="0" w:color="auto"/>
                <w:right w:val="none" w:sz="0" w:space="0" w:color="auto"/>
              </w:divBdr>
            </w:div>
            <w:div w:id="1002243767">
              <w:marLeft w:val="480"/>
              <w:marRight w:val="0"/>
              <w:marTop w:val="0"/>
              <w:marBottom w:val="0"/>
              <w:divBdr>
                <w:top w:val="none" w:sz="0" w:space="0" w:color="auto"/>
                <w:left w:val="none" w:sz="0" w:space="0" w:color="auto"/>
                <w:bottom w:val="none" w:sz="0" w:space="0" w:color="auto"/>
                <w:right w:val="none" w:sz="0" w:space="0" w:color="auto"/>
              </w:divBdr>
            </w:div>
            <w:div w:id="1002273059">
              <w:marLeft w:val="480"/>
              <w:marRight w:val="0"/>
              <w:marTop w:val="0"/>
              <w:marBottom w:val="0"/>
              <w:divBdr>
                <w:top w:val="none" w:sz="0" w:space="0" w:color="auto"/>
                <w:left w:val="none" w:sz="0" w:space="0" w:color="auto"/>
                <w:bottom w:val="none" w:sz="0" w:space="0" w:color="auto"/>
                <w:right w:val="none" w:sz="0" w:space="0" w:color="auto"/>
              </w:divBdr>
            </w:div>
            <w:div w:id="1002317087">
              <w:marLeft w:val="480"/>
              <w:marRight w:val="0"/>
              <w:marTop w:val="0"/>
              <w:marBottom w:val="0"/>
              <w:divBdr>
                <w:top w:val="none" w:sz="0" w:space="0" w:color="auto"/>
                <w:left w:val="none" w:sz="0" w:space="0" w:color="auto"/>
                <w:bottom w:val="none" w:sz="0" w:space="0" w:color="auto"/>
                <w:right w:val="none" w:sz="0" w:space="0" w:color="auto"/>
              </w:divBdr>
            </w:div>
            <w:div w:id="1002507330">
              <w:marLeft w:val="480"/>
              <w:marRight w:val="0"/>
              <w:marTop w:val="0"/>
              <w:marBottom w:val="0"/>
              <w:divBdr>
                <w:top w:val="none" w:sz="0" w:space="0" w:color="auto"/>
                <w:left w:val="none" w:sz="0" w:space="0" w:color="auto"/>
                <w:bottom w:val="none" w:sz="0" w:space="0" w:color="auto"/>
                <w:right w:val="none" w:sz="0" w:space="0" w:color="auto"/>
              </w:divBdr>
            </w:div>
            <w:div w:id="1002514565">
              <w:marLeft w:val="480"/>
              <w:marRight w:val="0"/>
              <w:marTop w:val="0"/>
              <w:marBottom w:val="0"/>
              <w:divBdr>
                <w:top w:val="none" w:sz="0" w:space="0" w:color="auto"/>
                <w:left w:val="none" w:sz="0" w:space="0" w:color="auto"/>
                <w:bottom w:val="none" w:sz="0" w:space="0" w:color="auto"/>
                <w:right w:val="none" w:sz="0" w:space="0" w:color="auto"/>
              </w:divBdr>
            </w:div>
            <w:div w:id="1002587078">
              <w:marLeft w:val="480"/>
              <w:marRight w:val="0"/>
              <w:marTop w:val="0"/>
              <w:marBottom w:val="0"/>
              <w:divBdr>
                <w:top w:val="none" w:sz="0" w:space="0" w:color="auto"/>
                <w:left w:val="none" w:sz="0" w:space="0" w:color="auto"/>
                <w:bottom w:val="none" w:sz="0" w:space="0" w:color="auto"/>
                <w:right w:val="none" w:sz="0" w:space="0" w:color="auto"/>
              </w:divBdr>
            </w:div>
            <w:div w:id="1002588857">
              <w:marLeft w:val="480"/>
              <w:marRight w:val="0"/>
              <w:marTop w:val="0"/>
              <w:marBottom w:val="0"/>
              <w:divBdr>
                <w:top w:val="none" w:sz="0" w:space="0" w:color="auto"/>
                <w:left w:val="none" w:sz="0" w:space="0" w:color="auto"/>
                <w:bottom w:val="none" w:sz="0" w:space="0" w:color="auto"/>
                <w:right w:val="none" w:sz="0" w:space="0" w:color="auto"/>
              </w:divBdr>
            </w:div>
            <w:div w:id="1002589235">
              <w:marLeft w:val="480"/>
              <w:marRight w:val="0"/>
              <w:marTop w:val="0"/>
              <w:marBottom w:val="0"/>
              <w:divBdr>
                <w:top w:val="none" w:sz="0" w:space="0" w:color="auto"/>
                <w:left w:val="none" w:sz="0" w:space="0" w:color="auto"/>
                <w:bottom w:val="none" w:sz="0" w:space="0" w:color="auto"/>
                <w:right w:val="none" w:sz="0" w:space="0" w:color="auto"/>
              </w:divBdr>
            </w:div>
            <w:div w:id="1002665315">
              <w:marLeft w:val="480"/>
              <w:marRight w:val="0"/>
              <w:marTop w:val="0"/>
              <w:marBottom w:val="0"/>
              <w:divBdr>
                <w:top w:val="none" w:sz="0" w:space="0" w:color="auto"/>
                <w:left w:val="none" w:sz="0" w:space="0" w:color="auto"/>
                <w:bottom w:val="none" w:sz="0" w:space="0" w:color="auto"/>
                <w:right w:val="none" w:sz="0" w:space="0" w:color="auto"/>
              </w:divBdr>
            </w:div>
            <w:div w:id="1002701769">
              <w:marLeft w:val="480"/>
              <w:marRight w:val="0"/>
              <w:marTop w:val="0"/>
              <w:marBottom w:val="0"/>
              <w:divBdr>
                <w:top w:val="none" w:sz="0" w:space="0" w:color="auto"/>
                <w:left w:val="none" w:sz="0" w:space="0" w:color="auto"/>
                <w:bottom w:val="none" w:sz="0" w:space="0" w:color="auto"/>
                <w:right w:val="none" w:sz="0" w:space="0" w:color="auto"/>
              </w:divBdr>
            </w:div>
            <w:div w:id="1002901078">
              <w:marLeft w:val="480"/>
              <w:marRight w:val="0"/>
              <w:marTop w:val="0"/>
              <w:marBottom w:val="0"/>
              <w:divBdr>
                <w:top w:val="none" w:sz="0" w:space="0" w:color="auto"/>
                <w:left w:val="none" w:sz="0" w:space="0" w:color="auto"/>
                <w:bottom w:val="none" w:sz="0" w:space="0" w:color="auto"/>
                <w:right w:val="none" w:sz="0" w:space="0" w:color="auto"/>
              </w:divBdr>
            </w:div>
            <w:div w:id="1003094527">
              <w:marLeft w:val="480"/>
              <w:marRight w:val="0"/>
              <w:marTop w:val="0"/>
              <w:marBottom w:val="0"/>
              <w:divBdr>
                <w:top w:val="none" w:sz="0" w:space="0" w:color="auto"/>
                <w:left w:val="none" w:sz="0" w:space="0" w:color="auto"/>
                <w:bottom w:val="none" w:sz="0" w:space="0" w:color="auto"/>
                <w:right w:val="none" w:sz="0" w:space="0" w:color="auto"/>
              </w:divBdr>
            </w:div>
            <w:div w:id="1003095768">
              <w:marLeft w:val="480"/>
              <w:marRight w:val="0"/>
              <w:marTop w:val="0"/>
              <w:marBottom w:val="0"/>
              <w:divBdr>
                <w:top w:val="none" w:sz="0" w:space="0" w:color="auto"/>
                <w:left w:val="none" w:sz="0" w:space="0" w:color="auto"/>
                <w:bottom w:val="none" w:sz="0" w:space="0" w:color="auto"/>
                <w:right w:val="none" w:sz="0" w:space="0" w:color="auto"/>
              </w:divBdr>
            </w:div>
            <w:div w:id="1003119981">
              <w:marLeft w:val="480"/>
              <w:marRight w:val="0"/>
              <w:marTop w:val="0"/>
              <w:marBottom w:val="0"/>
              <w:divBdr>
                <w:top w:val="none" w:sz="0" w:space="0" w:color="auto"/>
                <w:left w:val="none" w:sz="0" w:space="0" w:color="auto"/>
                <w:bottom w:val="none" w:sz="0" w:space="0" w:color="auto"/>
                <w:right w:val="none" w:sz="0" w:space="0" w:color="auto"/>
              </w:divBdr>
            </w:div>
            <w:div w:id="1003120024">
              <w:marLeft w:val="480"/>
              <w:marRight w:val="0"/>
              <w:marTop w:val="0"/>
              <w:marBottom w:val="0"/>
              <w:divBdr>
                <w:top w:val="none" w:sz="0" w:space="0" w:color="auto"/>
                <w:left w:val="none" w:sz="0" w:space="0" w:color="auto"/>
                <w:bottom w:val="none" w:sz="0" w:space="0" w:color="auto"/>
                <w:right w:val="none" w:sz="0" w:space="0" w:color="auto"/>
              </w:divBdr>
            </w:div>
            <w:div w:id="1003125796">
              <w:marLeft w:val="480"/>
              <w:marRight w:val="0"/>
              <w:marTop w:val="0"/>
              <w:marBottom w:val="0"/>
              <w:divBdr>
                <w:top w:val="none" w:sz="0" w:space="0" w:color="auto"/>
                <w:left w:val="none" w:sz="0" w:space="0" w:color="auto"/>
                <w:bottom w:val="none" w:sz="0" w:space="0" w:color="auto"/>
                <w:right w:val="none" w:sz="0" w:space="0" w:color="auto"/>
              </w:divBdr>
            </w:div>
            <w:div w:id="1003167089">
              <w:marLeft w:val="480"/>
              <w:marRight w:val="0"/>
              <w:marTop w:val="0"/>
              <w:marBottom w:val="0"/>
              <w:divBdr>
                <w:top w:val="none" w:sz="0" w:space="0" w:color="auto"/>
                <w:left w:val="none" w:sz="0" w:space="0" w:color="auto"/>
                <w:bottom w:val="none" w:sz="0" w:space="0" w:color="auto"/>
                <w:right w:val="none" w:sz="0" w:space="0" w:color="auto"/>
              </w:divBdr>
            </w:div>
            <w:div w:id="1003313331">
              <w:marLeft w:val="480"/>
              <w:marRight w:val="0"/>
              <w:marTop w:val="0"/>
              <w:marBottom w:val="0"/>
              <w:divBdr>
                <w:top w:val="none" w:sz="0" w:space="0" w:color="auto"/>
                <w:left w:val="none" w:sz="0" w:space="0" w:color="auto"/>
                <w:bottom w:val="none" w:sz="0" w:space="0" w:color="auto"/>
                <w:right w:val="none" w:sz="0" w:space="0" w:color="auto"/>
              </w:divBdr>
            </w:div>
            <w:div w:id="1003317367">
              <w:marLeft w:val="480"/>
              <w:marRight w:val="0"/>
              <w:marTop w:val="0"/>
              <w:marBottom w:val="0"/>
              <w:divBdr>
                <w:top w:val="none" w:sz="0" w:space="0" w:color="auto"/>
                <w:left w:val="none" w:sz="0" w:space="0" w:color="auto"/>
                <w:bottom w:val="none" w:sz="0" w:space="0" w:color="auto"/>
                <w:right w:val="none" w:sz="0" w:space="0" w:color="auto"/>
              </w:divBdr>
            </w:div>
            <w:div w:id="1003321058">
              <w:marLeft w:val="480"/>
              <w:marRight w:val="0"/>
              <w:marTop w:val="0"/>
              <w:marBottom w:val="0"/>
              <w:divBdr>
                <w:top w:val="none" w:sz="0" w:space="0" w:color="auto"/>
                <w:left w:val="none" w:sz="0" w:space="0" w:color="auto"/>
                <w:bottom w:val="none" w:sz="0" w:space="0" w:color="auto"/>
                <w:right w:val="none" w:sz="0" w:space="0" w:color="auto"/>
              </w:divBdr>
            </w:div>
            <w:div w:id="1003439964">
              <w:marLeft w:val="480"/>
              <w:marRight w:val="0"/>
              <w:marTop w:val="0"/>
              <w:marBottom w:val="0"/>
              <w:divBdr>
                <w:top w:val="none" w:sz="0" w:space="0" w:color="auto"/>
                <w:left w:val="none" w:sz="0" w:space="0" w:color="auto"/>
                <w:bottom w:val="none" w:sz="0" w:space="0" w:color="auto"/>
                <w:right w:val="none" w:sz="0" w:space="0" w:color="auto"/>
              </w:divBdr>
            </w:div>
            <w:div w:id="1003705591">
              <w:marLeft w:val="480"/>
              <w:marRight w:val="0"/>
              <w:marTop w:val="0"/>
              <w:marBottom w:val="0"/>
              <w:divBdr>
                <w:top w:val="none" w:sz="0" w:space="0" w:color="auto"/>
                <w:left w:val="none" w:sz="0" w:space="0" w:color="auto"/>
                <w:bottom w:val="none" w:sz="0" w:space="0" w:color="auto"/>
                <w:right w:val="none" w:sz="0" w:space="0" w:color="auto"/>
              </w:divBdr>
            </w:div>
            <w:div w:id="1003706987">
              <w:marLeft w:val="480"/>
              <w:marRight w:val="0"/>
              <w:marTop w:val="0"/>
              <w:marBottom w:val="0"/>
              <w:divBdr>
                <w:top w:val="none" w:sz="0" w:space="0" w:color="auto"/>
                <w:left w:val="none" w:sz="0" w:space="0" w:color="auto"/>
                <w:bottom w:val="none" w:sz="0" w:space="0" w:color="auto"/>
                <w:right w:val="none" w:sz="0" w:space="0" w:color="auto"/>
              </w:divBdr>
            </w:div>
            <w:div w:id="1003707662">
              <w:marLeft w:val="480"/>
              <w:marRight w:val="0"/>
              <w:marTop w:val="0"/>
              <w:marBottom w:val="0"/>
              <w:divBdr>
                <w:top w:val="none" w:sz="0" w:space="0" w:color="auto"/>
                <w:left w:val="none" w:sz="0" w:space="0" w:color="auto"/>
                <w:bottom w:val="none" w:sz="0" w:space="0" w:color="auto"/>
                <w:right w:val="none" w:sz="0" w:space="0" w:color="auto"/>
              </w:divBdr>
            </w:div>
            <w:div w:id="1003774376">
              <w:marLeft w:val="480"/>
              <w:marRight w:val="0"/>
              <w:marTop w:val="0"/>
              <w:marBottom w:val="0"/>
              <w:divBdr>
                <w:top w:val="none" w:sz="0" w:space="0" w:color="auto"/>
                <w:left w:val="none" w:sz="0" w:space="0" w:color="auto"/>
                <w:bottom w:val="none" w:sz="0" w:space="0" w:color="auto"/>
                <w:right w:val="none" w:sz="0" w:space="0" w:color="auto"/>
              </w:divBdr>
            </w:div>
            <w:div w:id="1003895154">
              <w:marLeft w:val="480"/>
              <w:marRight w:val="0"/>
              <w:marTop w:val="0"/>
              <w:marBottom w:val="0"/>
              <w:divBdr>
                <w:top w:val="none" w:sz="0" w:space="0" w:color="auto"/>
                <w:left w:val="none" w:sz="0" w:space="0" w:color="auto"/>
                <w:bottom w:val="none" w:sz="0" w:space="0" w:color="auto"/>
                <w:right w:val="none" w:sz="0" w:space="0" w:color="auto"/>
              </w:divBdr>
            </w:div>
            <w:div w:id="1003895572">
              <w:marLeft w:val="480"/>
              <w:marRight w:val="0"/>
              <w:marTop w:val="0"/>
              <w:marBottom w:val="0"/>
              <w:divBdr>
                <w:top w:val="none" w:sz="0" w:space="0" w:color="auto"/>
                <w:left w:val="none" w:sz="0" w:space="0" w:color="auto"/>
                <w:bottom w:val="none" w:sz="0" w:space="0" w:color="auto"/>
                <w:right w:val="none" w:sz="0" w:space="0" w:color="auto"/>
              </w:divBdr>
            </w:div>
            <w:div w:id="1003897261">
              <w:marLeft w:val="480"/>
              <w:marRight w:val="0"/>
              <w:marTop w:val="0"/>
              <w:marBottom w:val="0"/>
              <w:divBdr>
                <w:top w:val="none" w:sz="0" w:space="0" w:color="auto"/>
                <w:left w:val="none" w:sz="0" w:space="0" w:color="auto"/>
                <w:bottom w:val="none" w:sz="0" w:space="0" w:color="auto"/>
                <w:right w:val="none" w:sz="0" w:space="0" w:color="auto"/>
              </w:divBdr>
            </w:div>
            <w:div w:id="1003901491">
              <w:marLeft w:val="480"/>
              <w:marRight w:val="0"/>
              <w:marTop w:val="0"/>
              <w:marBottom w:val="0"/>
              <w:divBdr>
                <w:top w:val="none" w:sz="0" w:space="0" w:color="auto"/>
                <w:left w:val="none" w:sz="0" w:space="0" w:color="auto"/>
                <w:bottom w:val="none" w:sz="0" w:space="0" w:color="auto"/>
                <w:right w:val="none" w:sz="0" w:space="0" w:color="auto"/>
              </w:divBdr>
            </w:div>
            <w:div w:id="1003973877">
              <w:marLeft w:val="480"/>
              <w:marRight w:val="0"/>
              <w:marTop w:val="0"/>
              <w:marBottom w:val="0"/>
              <w:divBdr>
                <w:top w:val="none" w:sz="0" w:space="0" w:color="auto"/>
                <w:left w:val="none" w:sz="0" w:space="0" w:color="auto"/>
                <w:bottom w:val="none" w:sz="0" w:space="0" w:color="auto"/>
                <w:right w:val="none" w:sz="0" w:space="0" w:color="auto"/>
              </w:divBdr>
            </w:div>
            <w:div w:id="1004089993">
              <w:marLeft w:val="480"/>
              <w:marRight w:val="0"/>
              <w:marTop w:val="0"/>
              <w:marBottom w:val="0"/>
              <w:divBdr>
                <w:top w:val="none" w:sz="0" w:space="0" w:color="auto"/>
                <w:left w:val="none" w:sz="0" w:space="0" w:color="auto"/>
                <w:bottom w:val="none" w:sz="0" w:space="0" w:color="auto"/>
                <w:right w:val="none" w:sz="0" w:space="0" w:color="auto"/>
              </w:divBdr>
            </w:div>
            <w:div w:id="1004090130">
              <w:marLeft w:val="480"/>
              <w:marRight w:val="0"/>
              <w:marTop w:val="0"/>
              <w:marBottom w:val="0"/>
              <w:divBdr>
                <w:top w:val="none" w:sz="0" w:space="0" w:color="auto"/>
                <w:left w:val="none" w:sz="0" w:space="0" w:color="auto"/>
                <w:bottom w:val="none" w:sz="0" w:space="0" w:color="auto"/>
                <w:right w:val="none" w:sz="0" w:space="0" w:color="auto"/>
              </w:divBdr>
            </w:div>
            <w:div w:id="1004161899">
              <w:marLeft w:val="480"/>
              <w:marRight w:val="0"/>
              <w:marTop w:val="0"/>
              <w:marBottom w:val="0"/>
              <w:divBdr>
                <w:top w:val="none" w:sz="0" w:space="0" w:color="auto"/>
                <w:left w:val="none" w:sz="0" w:space="0" w:color="auto"/>
                <w:bottom w:val="none" w:sz="0" w:space="0" w:color="auto"/>
                <w:right w:val="none" w:sz="0" w:space="0" w:color="auto"/>
              </w:divBdr>
            </w:div>
            <w:div w:id="1004281839">
              <w:marLeft w:val="480"/>
              <w:marRight w:val="0"/>
              <w:marTop w:val="0"/>
              <w:marBottom w:val="0"/>
              <w:divBdr>
                <w:top w:val="none" w:sz="0" w:space="0" w:color="auto"/>
                <w:left w:val="none" w:sz="0" w:space="0" w:color="auto"/>
                <w:bottom w:val="none" w:sz="0" w:space="0" w:color="auto"/>
                <w:right w:val="none" w:sz="0" w:space="0" w:color="auto"/>
              </w:divBdr>
            </w:div>
            <w:div w:id="1004287498">
              <w:marLeft w:val="480"/>
              <w:marRight w:val="0"/>
              <w:marTop w:val="0"/>
              <w:marBottom w:val="0"/>
              <w:divBdr>
                <w:top w:val="none" w:sz="0" w:space="0" w:color="auto"/>
                <w:left w:val="none" w:sz="0" w:space="0" w:color="auto"/>
                <w:bottom w:val="none" w:sz="0" w:space="0" w:color="auto"/>
                <w:right w:val="none" w:sz="0" w:space="0" w:color="auto"/>
              </w:divBdr>
            </w:div>
            <w:div w:id="1004359413">
              <w:marLeft w:val="480"/>
              <w:marRight w:val="0"/>
              <w:marTop w:val="0"/>
              <w:marBottom w:val="0"/>
              <w:divBdr>
                <w:top w:val="none" w:sz="0" w:space="0" w:color="auto"/>
                <w:left w:val="none" w:sz="0" w:space="0" w:color="auto"/>
                <w:bottom w:val="none" w:sz="0" w:space="0" w:color="auto"/>
                <w:right w:val="none" w:sz="0" w:space="0" w:color="auto"/>
              </w:divBdr>
            </w:div>
            <w:div w:id="1004433263">
              <w:marLeft w:val="480"/>
              <w:marRight w:val="0"/>
              <w:marTop w:val="0"/>
              <w:marBottom w:val="0"/>
              <w:divBdr>
                <w:top w:val="none" w:sz="0" w:space="0" w:color="auto"/>
                <w:left w:val="none" w:sz="0" w:space="0" w:color="auto"/>
                <w:bottom w:val="none" w:sz="0" w:space="0" w:color="auto"/>
                <w:right w:val="none" w:sz="0" w:space="0" w:color="auto"/>
              </w:divBdr>
            </w:div>
            <w:div w:id="1004476084">
              <w:marLeft w:val="480"/>
              <w:marRight w:val="0"/>
              <w:marTop w:val="0"/>
              <w:marBottom w:val="0"/>
              <w:divBdr>
                <w:top w:val="none" w:sz="0" w:space="0" w:color="auto"/>
                <w:left w:val="none" w:sz="0" w:space="0" w:color="auto"/>
                <w:bottom w:val="none" w:sz="0" w:space="0" w:color="auto"/>
                <w:right w:val="none" w:sz="0" w:space="0" w:color="auto"/>
              </w:divBdr>
            </w:div>
            <w:div w:id="1004547864">
              <w:marLeft w:val="480"/>
              <w:marRight w:val="0"/>
              <w:marTop w:val="0"/>
              <w:marBottom w:val="0"/>
              <w:divBdr>
                <w:top w:val="none" w:sz="0" w:space="0" w:color="auto"/>
                <w:left w:val="none" w:sz="0" w:space="0" w:color="auto"/>
                <w:bottom w:val="none" w:sz="0" w:space="0" w:color="auto"/>
                <w:right w:val="none" w:sz="0" w:space="0" w:color="auto"/>
              </w:divBdr>
            </w:div>
            <w:div w:id="1004555873">
              <w:marLeft w:val="480"/>
              <w:marRight w:val="0"/>
              <w:marTop w:val="0"/>
              <w:marBottom w:val="0"/>
              <w:divBdr>
                <w:top w:val="none" w:sz="0" w:space="0" w:color="auto"/>
                <w:left w:val="none" w:sz="0" w:space="0" w:color="auto"/>
                <w:bottom w:val="none" w:sz="0" w:space="0" w:color="auto"/>
                <w:right w:val="none" w:sz="0" w:space="0" w:color="auto"/>
              </w:divBdr>
            </w:div>
            <w:div w:id="1004625000">
              <w:marLeft w:val="480"/>
              <w:marRight w:val="0"/>
              <w:marTop w:val="0"/>
              <w:marBottom w:val="0"/>
              <w:divBdr>
                <w:top w:val="none" w:sz="0" w:space="0" w:color="auto"/>
                <w:left w:val="none" w:sz="0" w:space="0" w:color="auto"/>
                <w:bottom w:val="none" w:sz="0" w:space="0" w:color="auto"/>
                <w:right w:val="none" w:sz="0" w:space="0" w:color="auto"/>
              </w:divBdr>
            </w:div>
            <w:div w:id="1004630894">
              <w:marLeft w:val="480"/>
              <w:marRight w:val="0"/>
              <w:marTop w:val="0"/>
              <w:marBottom w:val="0"/>
              <w:divBdr>
                <w:top w:val="none" w:sz="0" w:space="0" w:color="auto"/>
                <w:left w:val="none" w:sz="0" w:space="0" w:color="auto"/>
                <w:bottom w:val="none" w:sz="0" w:space="0" w:color="auto"/>
                <w:right w:val="none" w:sz="0" w:space="0" w:color="auto"/>
              </w:divBdr>
            </w:div>
            <w:div w:id="1004667632">
              <w:marLeft w:val="480"/>
              <w:marRight w:val="0"/>
              <w:marTop w:val="0"/>
              <w:marBottom w:val="0"/>
              <w:divBdr>
                <w:top w:val="none" w:sz="0" w:space="0" w:color="auto"/>
                <w:left w:val="none" w:sz="0" w:space="0" w:color="auto"/>
                <w:bottom w:val="none" w:sz="0" w:space="0" w:color="auto"/>
                <w:right w:val="none" w:sz="0" w:space="0" w:color="auto"/>
              </w:divBdr>
            </w:div>
            <w:div w:id="1004675101">
              <w:marLeft w:val="480"/>
              <w:marRight w:val="0"/>
              <w:marTop w:val="0"/>
              <w:marBottom w:val="0"/>
              <w:divBdr>
                <w:top w:val="none" w:sz="0" w:space="0" w:color="auto"/>
                <w:left w:val="none" w:sz="0" w:space="0" w:color="auto"/>
                <w:bottom w:val="none" w:sz="0" w:space="0" w:color="auto"/>
                <w:right w:val="none" w:sz="0" w:space="0" w:color="auto"/>
              </w:divBdr>
            </w:div>
            <w:div w:id="1004741956">
              <w:marLeft w:val="480"/>
              <w:marRight w:val="0"/>
              <w:marTop w:val="0"/>
              <w:marBottom w:val="0"/>
              <w:divBdr>
                <w:top w:val="none" w:sz="0" w:space="0" w:color="auto"/>
                <w:left w:val="none" w:sz="0" w:space="0" w:color="auto"/>
                <w:bottom w:val="none" w:sz="0" w:space="0" w:color="auto"/>
                <w:right w:val="none" w:sz="0" w:space="0" w:color="auto"/>
              </w:divBdr>
            </w:div>
            <w:div w:id="1004742713">
              <w:marLeft w:val="480"/>
              <w:marRight w:val="0"/>
              <w:marTop w:val="0"/>
              <w:marBottom w:val="0"/>
              <w:divBdr>
                <w:top w:val="none" w:sz="0" w:space="0" w:color="auto"/>
                <w:left w:val="none" w:sz="0" w:space="0" w:color="auto"/>
                <w:bottom w:val="none" w:sz="0" w:space="0" w:color="auto"/>
                <w:right w:val="none" w:sz="0" w:space="0" w:color="auto"/>
              </w:divBdr>
            </w:div>
            <w:div w:id="1004749901">
              <w:marLeft w:val="480"/>
              <w:marRight w:val="0"/>
              <w:marTop w:val="0"/>
              <w:marBottom w:val="0"/>
              <w:divBdr>
                <w:top w:val="none" w:sz="0" w:space="0" w:color="auto"/>
                <w:left w:val="none" w:sz="0" w:space="0" w:color="auto"/>
                <w:bottom w:val="none" w:sz="0" w:space="0" w:color="auto"/>
                <w:right w:val="none" w:sz="0" w:space="0" w:color="auto"/>
              </w:divBdr>
            </w:div>
            <w:div w:id="1004822622">
              <w:marLeft w:val="480"/>
              <w:marRight w:val="0"/>
              <w:marTop w:val="0"/>
              <w:marBottom w:val="0"/>
              <w:divBdr>
                <w:top w:val="none" w:sz="0" w:space="0" w:color="auto"/>
                <w:left w:val="none" w:sz="0" w:space="0" w:color="auto"/>
                <w:bottom w:val="none" w:sz="0" w:space="0" w:color="auto"/>
                <w:right w:val="none" w:sz="0" w:space="0" w:color="auto"/>
              </w:divBdr>
            </w:div>
            <w:div w:id="1004865400">
              <w:marLeft w:val="480"/>
              <w:marRight w:val="0"/>
              <w:marTop w:val="0"/>
              <w:marBottom w:val="0"/>
              <w:divBdr>
                <w:top w:val="none" w:sz="0" w:space="0" w:color="auto"/>
                <w:left w:val="none" w:sz="0" w:space="0" w:color="auto"/>
                <w:bottom w:val="none" w:sz="0" w:space="0" w:color="auto"/>
                <w:right w:val="none" w:sz="0" w:space="0" w:color="auto"/>
              </w:divBdr>
            </w:div>
            <w:div w:id="1004866096">
              <w:marLeft w:val="480"/>
              <w:marRight w:val="0"/>
              <w:marTop w:val="0"/>
              <w:marBottom w:val="0"/>
              <w:divBdr>
                <w:top w:val="none" w:sz="0" w:space="0" w:color="auto"/>
                <w:left w:val="none" w:sz="0" w:space="0" w:color="auto"/>
                <w:bottom w:val="none" w:sz="0" w:space="0" w:color="auto"/>
                <w:right w:val="none" w:sz="0" w:space="0" w:color="auto"/>
              </w:divBdr>
            </w:div>
            <w:div w:id="1005016871">
              <w:marLeft w:val="480"/>
              <w:marRight w:val="0"/>
              <w:marTop w:val="0"/>
              <w:marBottom w:val="0"/>
              <w:divBdr>
                <w:top w:val="none" w:sz="0" w:space="0" w:color="auto"/>
                <w:left w:val="none" w:sz="0" w:space="0" w:color="auto"/>
                <w:bottom w:val="none" w:sz="0" w:space="0" w:color="auto"/>
                <w:right w:val="none" w:sz="0" w:space="0" w:color="auto"/>
              </w:divBdr>
            </w:div>
            <w:div w:id="1005018935">
              <w:marLeft w:val="480"/>
              <w:marRight w:val="0"/>
              <w:marTop w:val="0"/>
              <w:marBottom w:val="0"/>
              <w:divBdr>
                <w:top w:val="none" w:sz="0" w:space="0" w:color="auto"/>
                <w:left w:val="none" w:sz="0" w:space="0" w:color="auto"/>
                <w:bottom w:val="none" w:sz="0" w:space="0" w:color="auto"/>
                <w:right w:val="none" w:sz="0" w:space="0" w:color="auto"/>
              </w:divBdr>
            </w:div>
            <w:div w:id="1005087753">
              <w:marLeft w:val="480"/>
              <w:marRight w:val="0"/>
              <w:marTop w:val="0"/>
              <w:marBottom w:val="0"/>
              <w:divBdr>
                <w:top w:val="none" w:sz="0" w:space="0" w:color="auto"/>
                <w:left w:val="none" w:sz="0" w:space="0" w:color="auto"/>
                <w:bottom w:val="none" w:sz="0" w:space="0" w:color="auto"/>
                <w:right w:val="none" w:sz="0" w:space="0" w:color="auto"/>
              </w:divBdr>
            </w:div>
            <w:div w:id="1005129714">
              <w:marLeft w:val="480"/>
              <w:marRight w:val="0"/>
              <w:marTop w:val="0"/>
              <w:marBottom w:val="0"/>
              <w:divBdr>
                <w:top w:val="none" w:sz="0" w:space="0" w:color="auto"/>
                <w:left w:val="none" w:sz="0" w:space="0" w:color="auto"/>
                <w:bottom w:val="none" w:sz="0" w:space="0" w:color="auto"/>
                <w:right w:val="none" w:sz="0" w:space="0" w:color="auto"/>
              </w:divBdr>
            </w:div>
            <w:div w:id="1005136127">
              <w:marLeft w:val="480"/>
              <w:marRight w:val="0"/>
              <w:marTop w:val="0"/>
              <w:marBottom w:val="0"/>
              <w:divBdr>
                <w:top w:val="none" w:sz="0" w:space="0" w:color="auto"/>
                <w:left w:val="none" w:sz="0" w:space="0" w:color="auto"/>
                <w:bottom w:val="none" w:sz="0" w:space="0" w:color="auto"/>
                <w:right w:val="none" w:sz="0" w:space="0" w:color="auto"/>
              </w:divBdr>
            </w:div>
            <w:div w:id="1005206037">
              <w:marLeft w:val="480"/>
              <w:marRight w:val="0"/>
              <w:marTop w:val="0"/>
              <w:marBottom w:val="0"/>
              <w:divBdr>
                <w:top w:val="none" w:sz="0" w:space="0" w:color="auto"/>
                <w:left w:val="none" w:sz="0" w:space="0" w:color="auto"/>
                <w:bottom w:val="none" w:sz="0" w:space="0" w:color="auto"/>
                <w:right w:val="none" w:sz="0" w:space="0" w:color="auto"/>
              </w:divBdr>
            </w:div>
            <w:div w:id="1005477701">
              <w:marLeft w:val="480"/>
              <w:marRight w:val="0"/>
              <w:marTop w:val="0"/>
              <w:marBottom w:val="0"/>
              <w:divBdr>
                <w:top w:val="none" w:sz="0" w:space="0" w:color="auto"/>
                <w:left w:val="none" w:sz="0" w:space="0" w:color="auto"/>
                <w:bottom w:val="none" w:sz="0" w:space="0" w:color="auto"/>
                <w:right w:val="none" w:sz="0" w:space="0" w:color="auto"/>
              </w:divBdr>
            </w:div>
            <w:div w:id="1005479547">
              <w:marLeft w:val="480"/>
              <w:marRight w:val="0"/>
              <w:marTop w:val="0"/>
              <w:marBottom w:val="0"/>
              <w:divBdr>
                <w:top w:val="none" w:sz="0" w:space="0" w:color="auto"/>
                <w:left w:val="none" w:sz="0" w:space="0" w:color="auto"/>
                <w:bottom w:val="none" w:sz="0" w:space="0" w:color="auto"/>
                <w:right w:val="none" w:sz="0" w:space="0" w:color="auto"/>
              </w:divBdr>
            </w:div>
            <w:div w:id="1005933835">
              <w:marLeft w:val="480"/>
              <w:marRight w:val="0"/>
              <w:marTop w:val="0"/>
              <w:marBottom w:val="0"/>
              <w:divBdr>
                <w:top w:val="none" w:sz="0" w:space="0" w:color="auto"/>
                <w:left w:val="none" w:sz="0" w:space="0" w:color="auto"/>
                <w:bottom w:val="none" w:sz="0" w:space="0" w:color="auto"/>
                <w:right w:val="none" w:sz="0" w:space="0" w:color="auto"/>
              </w:divBdr>
            </w:div>
            <w:div w:id="1005936659">
              <w:marLeft w:val="480"/>
              <w:marRight w:val="0"/>
              <w:marTop w:val="0"/>
              <w:marBottom w:val="0"/>
              <w:divBdr>
                <w:top w:val="none" w:sz="0" w:space="0" w:color="auto"/>
                <w:left w:val="none" w:sz="0" w:space="0" w:color="auto"/>
                <w:bottom w:val="none" w:sz="0" w:space="0" w:color="auto"/>
                <w:right w:val="none" w:sz="0" w:space="0" w:color="auto"/>
              </w:divBdr>
            </w:div>
            <w:div w:id="1005981613">
              <w:marLeft w:val="480"/>
              <w:marRight w:val="0"/>
              <w:marTop w:val="0"/>
              <w:marBottom w:val="0"/>
              <w:divBdr>
                <w:top w:val="none" w:sz="0" w:space="0" w:color="auto"/>
                <w:left w:val="none" w:sz="0" w:space="0" w:color="auto"/>
                <w:bottom w:val="none" w:sz="0" w:space="0" w:color="auto"/>
                <w:right w:val="none" w:sz="0" w:space="0" w:color="auto"/>
              </w:divBdr>
            </w:div>
            <w:div w:id="1005985146">
              <w:marLeft w:val="480"/>
              <w:marRight w:val="0"/>
              <w:marTop w:val="0"/>
              <w:marBottom w:val="0"/>
              <w:divBdr>
                <w:top w:val="none" w:sz="0" w:space="0" w:color="auto"/>
                <w:left w:val="none" w:sz="0" w:space="0" w:color="auto"/>
                <w:bottom w:val="none" w:sz="0" w:space="0" w:color="auto"/>
                <w:right w:val="none" w:sz="0" w:space="0" w:color="auto"/>
              </w:divBdr>
            </w:div>
            <w:div w:id="1006060959">
              <w:marLeft w:val="480"/>
              <w:marRight w:val="0"/>
              <w:marTop w:val="0"/>
              <w:marBottom w:val="0"/>
              <w:divBdr>
                <w:top w:val="none" w:sz="0" w:space="0" w:color="auto"/>
                <w:left w:val="none" w:sz="0" w:space="0" w:color="auto"/>
                <w:bottom w:val="none" w:sz="0" w:space="0" w:color="auto"/>
                <w:right w:val="none" w:sz="0" w:space="0" w:color="auto"/>
              </w:divBdr>
            </w:div>
            <w:div w:id="1006254052">
              <w:marLeft w:val="480"/>
              <w:marRight w:val="0"/>
              <w:marTop w:val="0"/>
              <w:marBottom w:val="0"/>
              <w:divBdr>
                <w:top w:val="none" w:sz="0" w:space="0" w:color="auto"/>
                <w:left w:val="none" w:sz="0" w:space="0" w:color="auto"/>
                <w:bottom w:val="none" w:sz="0" w:space="0" w:color="auto"/>
                <w:right w:val="none" w:sz="0" w:space="0" w:color="auto"/>
              </w:divBdr>
            </w:div>
            <w:div w:id="1006322731">
              <w:marLeft w:val="480"/>
              <w:marRight w:val="0"/>
              <w:marTop w:val="0"/>
              <w:marBottom w:val="0"/>
              <w:divBdr>
                <w:top w:val="none" w:sz="0" w:space="0" w:color="auto"/>
                <w:left w:val="none" w:sz="0" w:space="0" w:color="auto"/>
                <w:bottom w:val="none" w:sz="0" w:space="0" w:color="auto"/>
                <w:right w:val="none" w:sz="0" w:space="0" w:color="auto"/>
              </w:divBdr>
            </w:div>
            <w:div w:id="1006327369">
              <w:marLeft w:val="480"/>
              <w:marRight w:val="0"/>
              <w:marTop w:val="0"/>
              <w:marBottom w:val="0"/>
              <w:divBdr>
                <w:top w:val="none" w:sz="0" w:space="0" w:color="auto"/>
                <w:left w:val="none" w:sz="0" w:space="0" w:color="auto"/>
                <w:bottom w:val="none" w:sz="0" w:space="0" w:color="auto"/>
                <w:right w:val="none" w:sz="0" w:space="0" w:color="auto"/>
              </w:divBdr>
            </w:div>
            <w:div w:id="1006371880">
              <w:marLeft w:val="480"/>
              <w:marRight w:val="0"/>
              <w:marTop w:val="0"/>
              <w:marBottom w:val="0"/>
              <w:divBdr>
                <w:top w:val="none" w:sz="0" w:space="0" w:color="auto"/>
                <w:left w:val="none" w:sz="0" w:space="0" w:color="auto"/>
                <w:bottom w:val="none" w:sz="0" w:space="0" w:color="auto"/>
                <w:right w:val="none" w:sz="0" w:space="0" w:color="auto"/>
              </w:divBdr>
            </w:div>
            <w:div w:id="1006439295">
              <w:marLeft w:val="480"/>
              <w:marRight w:val="0"/>
              <w:marTop w:val="0"/>
              <w:marBottom w:val="0"/>
              <w:divBdr>
                <w:top w:val="none" w:sz="0" w:space="0" w:color="auto"/>
                <w:left w:val="none" w:sz="0" w:space="0" w:color="auto"/>
                <w:bottom w:val="none" w:sz="0" w:space="0" w:color="auto"/>
                <w:right w:val="none" w:sz="0" w:space="0" w:color="auto"/>
              </w:divBdr>
            </w:div>
            <w:div w:id="1006514214">
              <w:marLeft w:val="480"/>
              <w:marRight w:val="0"/>
              <w:marTop w:val="0"/>
              <w:marBottom w:val="0"/>
              <w:divBdr>
                <w:top w:val="none" w:sz="0" w:space="0" w:color="auto"/>
                <w:left w:val="none" w:sz="0" w:space="0" w:color="auto"/>
                <w:bottom w:val="none" w:sz="0" w:space="0" w:color="auto"/>
                <w:right w:val="none" w:sz="0" w:space="0" w:color="auto"/>
              </w:divBdr>
            </w:div>
            <w:div w:id="1006520417">
              <w:marLeft w:val="480"/>
              <w:marRight w:val="0"/>
              <w:marTop w:val="0"/>
              <w:marBottom w:val="0"/>
              <w:divBdr>
                <w:top w:val="none" w:sz="0" w:space="0" w:color="auto"/>
                <w:left w:val="none" w:sz="0" w:space="0" w:color="auto"/>
                <w:bottom w:val="none" w:sz="0" w:space="0" w:color="auto"/>
                <w:right w:val="none" w:sz="0" w:space="0" w:color="auto"/>
              </w:divBdr>
            </w:div>
            <w:div w:id="1006594866">
              <w:marLeft w:val="480"/>
              <w:marRight w:val="0"/>
              <w:marTop w:val="0"/>
              <w:marBottom w:val="0"/>
              <w:divBdr>
                <w:top w:val="none" w:sz="0" w:space="0" w:color="auto"/>
                <w:left w:val="none" w:sz="0" w:space="0" w:color="auto"/>
                <w:bottom w:val="none" w:sz="0" w:space="0" w:color="auto"/>
                <w:right w:val="none" w:sz="0" w:space="0" w:color="auto"/>
              </w:divBdr>
            </w:div>
            <w:div w:id="1006635096">
              <w:marLeft w:val="480"/>
              <w:marRight w:val="0"/>
              <w:marTop w:val="0"/>
              <w:marBottom w:val="0"/>
              <w:divBdr>
                <w:top w:val="none" w:sz="0" w:space="0" w:color="auto"/>
                <w:left w:val="none" w:sz="0" w:space="0" w:color="auto"/>
                <w:bottom w:val="none" w:sz="0" w:space="0" w:color="auto"/>
                <w:right w:val="none" w:sz="0" w:space="0" w:color="auto"/>
              </w:divBdr>
            </w:div>
            <w:div w:id="1006709599">
              <w:marLeft w:val="480"/>
              <w:marRight w:val="0"/>
              <w:marTop w:val="0"/>
              <w:marBottom w:val="0"/>
              <w:divBdr>
                <w:top w:val="none" w:sz="0" w:space="0" w:color="auto"/>
                <w:left w:val="none" w:sz="0" w:space="0" w:color="auto"/>
                <w:bottom w:val="none" w:sz="0" w:space="0" w:color="auto"/>
                <w:right w:val="none" w:sz="0" w:space="0" w:color="auto"/>
              </w:divBdr>
            </w:div>
            <w:div w:id="1006711461">
              <w:marLeft w:val="480"/>
              <w:marRight w:val="0"/>
              <w:marTop w:val="0"/>
              <w:marBottom w:val="0"/>
              <w:divBdr>
                <w:top w:val="none" w:sz="0" w:space="0" w:color="auto"/>
                <w:left w:val="none" w:sz="0" w:space="0" w:color="auto"/>
                <w:bottom w:val="none" w:sz="0" w:space="0" w:color="auto"/>
                <w:right w:val="none" w:sz="0" w:space="0" w:color="auto"/>
              </w:divBdr>
            </w:div>
            <w:div w:id="1006782394">
              <w:marLeft w:val="480"/>
              <w:marRight w:val="0"/>
              <w:marTop w:val="0"/>
              <w:marBottom w:val="0"/>
              <w:divBdr>
                <w:top w:val="none" w:sz="0" w:space="0" w:color="auto"/>
                <w:left w:val="none" w:sz="0" w:space="0" w:color="auto"/>
                <w:bottom w:val="none" w:sz="0" w:space="0" w:color="auto"/>
                <w:right w:val="none" w:sz="0" w:space="0" w:color="auto"/>
              </w:divBdr>
            </w:div>
            <w:div w:id="1006786426">
              <w:marLeft w:val="480"/>
              <w:marRight w:val="0"/>
              <w:marTop w:val="0"/>
              <w:marBottom w:val="0"/>
              <w:divBdr>
                <w:top w:val="none" w:sz="0" w:space="0" w:color="auto"/>
                <w:left w:val="none" w:sz="0" w:space="0" w:color="auto"/>
                <w:bottom w:val="none" w:sz="0" w:space="0" w:color="auto"/>
                <w:right w:val="none" w:sz="0" w:space="0" w:color="auto"/>
              </w:divBdr>
            </w:div>
            <w:div w:id="1006791398">
              <w:marLeft w:val="480"/>
              <w:marRight w:val="0"/>
              <w:marTop w:val="0"/>
              <w:marBottom w:val="0"/>
              <w:divBdr>
                <w:top w:val="none" w:sz="0" w:space="0" w:color="auto"/>
                <w:left w:val="none" w:sz="0" w:space="0" w:color="auto"/>
                <w:bottom w:val="none" w:sz="0" w:space="0" w:color="auto"/>
                <w:right w:val="none" w:sz="0" w:space="0" w:color="auto"/>
              </w:divBdr>
            </w:div>
            <w:div w:id="1006859645">
              <w:marLeft w:val="480"/>
              <w:marRight w:val="0"/>
              <w:marTop w:val="0"/>
              <w:marBottom w:val="0"/>
              <w:divBdr>
                <w:top w:val="none" w:sz="0" w:space="0" w:color="auto"/>
                <w:left w:val="none" w:sz="0" w:space="0" w:color="auto"/>
                <w:bottom w:val="none" w:sz="0" w:space="0" w:color="auto"/>
                <w:right w:val="none" w:sz="0" w:space="0" w:color="auto"/>
              </w:divBdr>
            </w:div>
            <w:div w:id="1006902948">
              <w:marLeft w:val="480"/>
              <w:marRight w:val="0"/>
              <w:marTop w:val="0"/>
              <w:marBottom w:val="0"/>
              <w:divBdr>
                <w:top w:val="none" w:sz="0" w:space="0" w:color="auto"/>
                <w:left w:val="none" w:sz="0" w:space="0" w:color="auto"/>
                <w:bottom w:val="none" w:sz="0" w:space="0" w:color="auto"/>
                <w:right w:val="none" w:sz="0" w:space="0" w:color="auto"/>
              </w:divBdr>
            </w:div>
            <w:div w:id="1006908834">
              <w:marLeft w:val="480"/>
              <w:marRight w:val="0"/>
              <w:marTop w:val="0"/>
              <w:marBottom w:val="0"/>
              <w:divBdr>
                <w:top w:val="none" w:sz="0" w:space="0" w:color="auto"/>
                <w:left w:val="none" w:sz="0" w:space="0" w:color="auto"/>
                <w:bottom w:val="none" w:sz="0" w:space="0" w:color="auto"/>
                <w:right w:val="none" w:sz="0" w:space="0" w:color="auto"/>
              </w:divBdr>
            </w:div>
            <w:div w:id="1007097624">
              <w:marLeft w:val="480"/>
              <w:marRight w:val="0"/>
              <w:marTop w:val="0"/>
              <w:marBottom w:val="0"/>
              <w:divBdr>
                <w:top w:val="none" w:sz="0" w:space="0" w:color="auto"/>
                <w:left w:val="none" w:sz="0" w:space="0" w:color="auto"/>
                <w:bottom w:val="none" w:sz="0" w:space="0" w:color="auto"/>
                <w:right w:val="none" w:sz="0" w:space="0" w:color="auto"/>
              </w:divBdr>
            </w:div>
            <w:div w:id="1007098703">
              <w:marLeft w:val="480"/>
              <w:marRight w:val="0"/>
              <w:marTop w:val="0"/>
              <w:marBottom w:val="0"/>
              <w:divBdr>
                <w:top w:val="none" w:sz="0" w:space="0" w:color="auto"/>
                <w:left w:val="none" w:sz="0" w:space="0" w:color="auto"/>
                <w:bottom w:val="none" w:sz="0" w:space="0" w:color="auto"/>
                <w:right w:val="none" w:sz="0" w:space="0" w:color="auto"/>
              </w:divBdr>
            </w:div>
            <w:div w:id="1007171115">
              <w:marLeft w:val="480"/>
              <w:marRight w:val="0"/>
              <w:marTop w:val="0"/>
              <w:marBottom w:val="0"/>
              <w:divBdr>
                <w:top w:val="none" w:sz="0" w:space="0" w:color="auto"/>
                <w:left w:val="none" w:sz="0" w:space="0" w:color="auto"/>
                <w:bottom w:val="none" w:sz="0" w:space="0" w:color="auto"/>
                <w:right w:val="none" w:sz="0" w:space="0" w:color="auto"/>
              </w:divBdr>
            </w:div>
            <w:div w:id="1007438052">
              <w:marLeft w:val="480"/>
              <w:marRight w:val="0"/>
              <w:marTop w:val="0"/>
              <w:marBottom w:val="0"/>
              <w:divBdr>
                <w:top w:val="none" w:sz="0" w:space="0" w:color="auto"/>
                <w:left w:val="none" w:sz="0" w:space="0" w:color="auto"/>
                <w:bottom w:val="none" w:sz="0" w:space="0" w:color="auto"/>
                <w:right w:val="none" w:sz="0" w:space="0" w:color="auto"/>
              </w:divBdr>
            </w:div>
            <w:div w:id="1007485285">
              <w:marLeft w:val="480"/>
              <w:marRight w:val="0"/>
              <w:marTop w:val="0"/>
              <w:marBottom w:val="0"/>
              <w:divBdr>
                <w:top w:val="none" w:sz="0" w:space="0" w:color="auto"/>
                <w:left w:val="none" w:sz="0" w:space="0" w:color="auto"/>
                <w:bottom w:val="none" w:sz="0" w:space="0" w:color="auto"/>
                <w:right w:val="none" w:sz="0" w:space="0" w:color="auto"/>
              </w:divBdr>
            </w:div>
            <w:div w:id="1007557455">
              <w:marLeft w:val="480"/>
              <w:marRight w:val="0"/>
              <w:marTop w:val="0"/>
              <w:marBottom w:val="0"/>
              <w:divBdr>
                <w:top w:val="none" w:sz="0" w:space="0" w:color="auto"/>
                <w:left w:val="none" w:sz="0" w:space="0" w:color="auto"/>
                <w:bottom w:val="none" w:sz="0" w:space="0" w:color="auto"/>
                <w:right w:val="none" w:sz="0" w:space="0" w:color="auto"/>
              </w:divBdr>
            </w:div>
            <w:div w:id="1007563865">
              <w:marLeft w:val="480"/>
              <w:marRight w:val="0"/>
              <w:marTop w:val="0"/>
              <w:marBottom w:val="0"/>
              <w:divBdr>
                <w:top w:val="none" w:sz="0" w:space="0" w:color="auto"/>
                <w:left w:val="none" w:sz="0" w:space="0" w:color="auto"/>
                <w:bottom w:val="none" w:sz="0" w:space="0" w:color="auto"/>
                <w:right w:val="none" w:sz="0" w:space="0" w:color="auto"/>
              </w:divBdr>
            </w:div>
            <w:div w:id="1007710438">
              <w:marLeft w:val="480"/>
              <w:marRight w:val="0"/>
              <w:marTop w:val="0"/>
              <w:marBottom w:val="0"/>
              <w:divBdr>
                <w:top w:val="none" w:sz="0" w:space="0" w:color="auto"/>
                <w:left w:val="none" w:sz="0" w:space="0" w:color="auto"/>
                <w:bottom w:val="none" w:sz="0" w:space="0" w:color="auto"/>
                <w:right w:val="none" w:sz="0" w:space="0" w:color="auto"/>
              </w:divBdr>
            </w:div>
            <w:div w:id="1007833186">
              <w:marLeft w:val="480"/>
              <w:marRight w:val="0"/>
              <w:marTop w:val="0"/>
              <w:marBottom w:val="0"/>
              <w:divBdr>
                <w:top w:val="none" w:sz="0" w:space="0" w:color="auto"/>
                <w:left w:val="none" w:sz="0" w:space="0" w:color="auto"/>
                <w:bottom w:val="none" w:sz="0" w:space="0" w:color="auto"/>
                <w:right w:val="none" w:sz="0" w:space="0" w:color="auto"/>
              </w:divBdr>
            </w:div>
            <w:div w:id="1008017584">
              <w:marLeft w:val="480"/>
              <w:marRight w:val="0"/>
              <w:marTop w:val="0"/>
              <w:marBottom w:val="0"/>
              <w:divBdr>
                <w:top w:val="none" w:sz="0" w:space="0" w:color="auto"/>
                <w:left w:val="none" w:sz="0" w:space="0" w:color="auto"/>
                <w:bottom w:val="none" w:sz="0" w:space="0" w:color="auto"/>
                <w:right w:val="none" w:sz="0" w:space="0" w:color="auto"/>
              </w:divBdr>
            </w:div>
            <w:div w:id="1008094542">
              <w:marLeft w:val="480"/>
              <w:marRight w:val="0"/>
              <w:marTop w:val="0"/>
              <w:marBottom w:val="0"/>
              <w:divBdr>
                <w:top w:val="none" w:sz="0" w:space="0" w:color="auto"/>
                <w:left w:val="none" w:sz="0" w:space="0" w:color="auto"/>
                <w:bottom w:val="none" w:sz="0" w:space="0" w:color="auto"/>
                <w:right w:val="none" w:sz="0" w:space="0" w:color="auto"/>
              </w:divBdr>
            </w:div>
            <w:div w:id="1008100348">
              <w:marLeft w:val="480"/>
              <w:marRight w:val="0"/>
              <w:marTop w:val="0"/>
              <w:marBottom w:val="0"/>
              <w:divBdr>
                <w:top w:val="none" w:sz="0" w:space="0" w:color="auto"/>
                <w:left w:val="none" w:sz="0" w:space="0" w:color="auto"/>
                <w:bottom w:val="none" w:sz="0" w:space="0" w:color="auto"/>
                <w:right w:val="none" w:sz="0" w:space="0" w:color="auto"/>
              </w:divBdr>
            </w:div>
            <w:div w:id="1008142418">
              <w:marLeft w:val="480"/>
              <w:marRight w:val="0"/>
              <w:marTop w:val="0"/>
              <w:marBottom w:val="0"/>
              <w:divBdr>
                <w:top w:val="none" w:sz="0" w:space="0" w:color="auto"/>
                <w:left w:val="none" w:sz="0" w:space="0" w:color="auto"/>
                <w:bottom w:val="none" w:sz="0" w:space="0" w:color="auto"/>
                <w:right w:val="none" w:sz="0" w:space="0" w:color="auto"/>
              </w:divBdr>
            </w:div>
            <w:div w:id="1008213160">
              <w:marLeft w:val="480"/>
              <w:marRight w:val="0"/>
              <w:marTop w:val="0"/>
              <w:marBottom w:val="0"/>
              <w:divBdr>
                <w:top w:val="none" w:sz="0" w:space="0" w:color="auto"/>
                <w:left w:val="none" w:sz="0" w:space="0" w:color="auto"/>
                <w:bottom w:val="none" w:sz="0" w:space="0" w:color="auto"/>
                <w:right w:val="none" w:sz="0" w:space="0" w:color="auto"/>
              </w:divBdr>
            </w:div>
            <w:div w:id="1008213485">
              <w:marLeft w:val="480"/>
              <w:marRight w:val="0"/>
              <w:marTop w:val="0"/>
              <w:marBottom w:val="0"/>
              <w:divBdr>
                <w:top w:val="none" w:sz="0" w:space="0" w:color="auto"/>
                <w:left w:val="none" w:sz="0" w:space="0" w:color="auto"/>
                <w:bottom w:val="none" w:sz="0" w:space="0" w:color="auto"/>
                <w:right w:val="none" w:sz="0" w:space="0" w:color="auto"/>
              </w:divBdr>
            </w:div>
            <w:div w:id="1008286777">
              <w:marLeft w:val="480"/>
              <w:marRight w:val="0"/>
              <w:marTop w:val="0"/>
              <w:marBottom w:val="0"/>
              <w:divBdr>
                <w:top w:val="none" w:sz="0" w:space="0" w:color="auto"/>
                <w:left w:val="none" w:sz="0" w:space="0" w:color="auto"/>
                <w:bottom w:val="none" w:sz="0" w:space="0" w:color="auto"/>
                <w:right w:val="none" w:sz="0" w:space="0" w:color="auto"/>
              </w:divBdr>
            </w:div>
            <w:div w:id="1008405505">
              <w:marLeft w:val="480"/>
              <w:marRight w:val="0"/>
              <w:marTop w:val="0"/>
              <w:marBottom w:val="0"/>
              <w:divBdr>
                <w:top w:val="none" w:sz="0" w:space="0" w:color="auto"/>
                <w:left w:val="none" w:sz="0" w:space="0" w:color="auto"/>
                <w:bottom w:val="none" w:sz="0" w:space="0" w:color="auto"/>
                <w:right w:val="none" w:sz="0" w:space="0" w:color="auto"/>
              </w:divBdr>
            </w:div>
            <w:div w:id="1008484856">
              <w:marLeft w:val="480"/>
              <w:marRight w:val="0"/>
              <w:marTop w:val="0"/>
              <w:marBottom w:val="0"/>
              <w:divBdr>
                <w:top w:val="none" w:sz="0" w:space="0" w:color="auto"/>
                <w:left w:val="none" w:sz="0" w:space="0" w:color="auto"/>
                <w:bottom w:val="none" w:sz="0" w:space="0" w:color="auto"/>
                <w:right w:val="none" w:sz="0" w:space="0" w:color="auto"/>
              </w:divBdr>
            </w:div>
            <w:div w:id="1008678603">
              <w:marLeft w:val="480"/>
              <w:marRight w:val="0"/>
              <w:marTop w:val="0"/>
              <w:marBottom w:val="0"/>
              <w:divBdr>
                <w:top w:val="none" w:sz="0" w:space="0" w:color="auto"/>
                <w:left w:val="none" w:sz="0" w:space="0" w:color="auto"/>
                <w:bottom w:val="none" w:sz="0" w:space="0" w:color="auto"/>
                <w:right w:val="none" w:sz="0" w:space="0" w:color="auto"/>
              </w:divBdr>
            </w:div>
            <w:div w:id="1008755273">
              <w:marLeft w:val="480"/>
              <w:marRight w:val="0"/>
              <w:marTop w:val="0"/>
              <w:marBottom w:val="0"/>
              <w:divBdr>
                <w:top w:val="none" w:sz="0" w:space="0" w:color="auto"/>
                <w:left w:val="none" w:sz="0" w:space="0" w:color="auto"/>
                <w:bottom w:val="none" w:sz="0" w:space="0" w:color="auto"/>
                <w:right w:val="none" w:sz="0" w:space="0" w:color="auto"/>
              </w:divBdr>
            </w:div>
            <w:div w:id="1008869596">
              <w:marLeft w:val="480"/>
              <w:marRight w:val="0"/>
              <w:marTop w:val="0"/>
              <w:marBottom w:val="0"/>
              <w:divBdr>
                <w:top w:val="none" w:sz="0" w:space="0" w:color="auto"/>
                <w:left w:val="none" w:sz="0" w:space="0" w:color="auto"/>
                <w:bottom w:val="none" w:sz="0" w:space="0" w:color="auto"/>
                <w:right w:val="none" w:sz="0" w:space="0" w:color="auto"/>
              </w:divBdr>
            </w:div>
            <w:div w:id="1009018063">
              <w:marLeft w:val="480"/>
              <w:marRight w:val="0"/>
              <w:marTop w:val="0"/>
              <w:marBottom w:val="0"/>
              <w:divBdr>
                <w:top w:val="none" w:sz="0" w:space="0" w:color="auto"/>
                <w:left w:val="none" w:sz="0" w:space="0" w:color="auto"/>
                <w:bottom w:val="none" w:sz="0" w:space="0" w:color="auto"/>
                <w:right w:val="none" w:sz="0" w:space="0" w:color="auto"/>
              </w:divBdr>
            </w:div>
            <w:div w:id="1009063690">
              <w:marLeft w:val="480"/>
              <w:marRight w:val="0"/>
              <w:marTop w:val="0"/>
              <w:marBottom w:val="0"/>
              <w:divBdr>
                <w:top w:val="none" w:sz="0" w:space="0" w:color="auto"/>
                <w:left w:val="none" w:sz="0" w:space="0" w:color="auto"/>
                <w:bottom w:val="none" w:sz="0" w:space="0" w:color="auto"/>
                <w:right w:val="none" w:sz="0" w:space="0" w:color="auto"/>
              </w:divBdr>
            </w:div>
            <w:div w:id="1009259480">
              <w:marLeft w:val="480"/>
              <w:marRight w:val="0"/>
              <w:marTop w:val="0"/>
              <w:marBottom w:val="0"/>
              <w:divBdr>
                <w:top w:val="none" w:sz="0" w:space="0" w:color="auto"/>
                <w:left w:val="none" w:sz="0" w:space="0" w:color="auto"/>
                <w:bottom w:val="none" w:sz="0" w:space="0" w:color="auto"/>
                <w:right w:val="none" w:sz="0" w:space="0" w:color="auto"/>
              </w:divBdr>
            </w:div>
            <w:div w:id="1009331964">
              <w:marLeft w:val="480"/>
              <w:marRight w:val="0"/>
              <w:marTop w:val="0"/>
              <w:marBottom w:val="0"/>
              <w:divBdr>
                <w:top w:val="none" w:sz="0" w:space="0" w:color="auto"/>
                <w:left w:val="none" w:sz="0" w:space="0" w:color="auto"/>
                <w:bottom w:val="none" w:sz="0" w:space="0" w:color="auto"/>
                <w:right w:val="none" w:sz="0" w:space="0" w:color="auto"/>
              </w:divBdr>
            </w:div>
            <w:div w:id="1009333432">
              <w:marLeft w:val="480"/>
              <w:marRight w:val="0"/>
              <w:marTop w:val="0"/>
              <w:marBottom w:val="0"/>
              <w:divBdr>
                <w:top w:val="none" w:sz="0" w:space="0" w:color="auto"/>
                <w:left w:val="none" w:sz="0" w:space="0" w:color="auto"/>
                <w:bottom w:val="none" w:sz="0" w:space="0" w:color="auto"/>
                <w:right w:val="none" w:sz="0" w:space="0" w:color="auto"/>
              </w:divBdr>
            </w:div>
            <w:div w:id="1009409814">
              <w:marLeft w:val="480"/>
              <w:marRight w:val="0"/>
              <w:marTop w:val="0"/>
              <w:marBottom w:val="0"/>
              <w:divBdr>
                <w:top w:val="none" w:sz="0" w:space="0" w:color="auto"/>
                <w:left w:val="none" w:sz="0" w:space="0" w:color="auto"/>
                <w:bottom w:val="none" w:sz="0" w:space="0" w:color="auto"/>
                <w:right w:val="none" w:sz="0" w:space="0" w:color="auto"/>
              </w:divBdr>
            </w:div>
            <w:div w:id="1009453004">
              <w:marLeft w:val="480"/>
              <w:marRight w:val="0"/>
              <w:marTop w:val="0"/>
              <w:marBottom w:val="0"/>
              <w:divBdr>
                <w:top w:val="none" w:sz="0" w:space="0" w:color="auto"/>
                <w:left w:val="none" w:sz="0" w:space="0" w:color="auto"/>
                <w:bottom w:val="none" w:sz="0" w:space="0" w:color="auto"/>
                <w:right w:val="none" w:sz="0" w:space="0" w:color="auto"/>
              </w:divBdr>
            </w:div>
            <w:div w:id="1009523308">
              <w:marLeft w:val="480"/>
              <w:marRight w:val="0"/>
              <w:marTop w:val="0"/>
              <w:marBottom w:val="0"/>
              <w:divBdr>
                <w:top w:val="none" w:sz="0" w:space="0" w:color="auto"/>
                <w:left w:val="none" w:sz="0" w:space="0" w:color="auto"/>
                <w:bottom w:val="none" w:sz="0" w:space="0" w:color="auto"/>
                <w:right w:val="none" w:sz="0" w:space="0" w:color="auto"/>
              </w:divBdr>
            </w:div>
            <w:div w:id="1009525566">
              <w:marLeft w:val="480"/>
              <w:marRight w:val="0"/>
              <w:marTop w:val="0"/>
              <w:marBottom w:val="0"/>
              <w:divBdr>
                <w:top w:val="none" w:sz="0" w:space="0" w:color="auto"/>
                <w:left w:val="none" w:sz="0" w:space="0" w:color="auto"/>
                <w:bottom w:val="none" w:sz="0" w:space="0" w:color="auto"/>
                <w:right w:val="none" w:sz="0" w:space="0" w:color="auto"/>
              </w:divBdr>
            </w:div>
            <w:div w:id="1009527528">
              <w:marLeft w:val="480"/>
              <w:marRight w:val="0"/>
              <w:marTop w:val="0"/>
              <w:marBottom w:val="0"/>
              <w:divBdr>
                <w:top w:val="none" w:sz="0" w:space="0" w:color="auto"/>
                <w:left w:val="none" w:sz="0" w:space="0" w:color="auto"/>
                <w:bottom w:val="none" w:sz="0" w:space="0" w:color="auto"/>
                <w:right w:val="none" w:sz="0" w:space="0" w:color="auto"/>
              </w:divBdr>
            </w:div>
            <w:div w:id="1009527636">
              <w:marLeft w:val="480"/>
              <w:marRight w:val="0"/>
              <w:marTop w:val="0"/>
              <w:marBottom w:val="0"/>
              <w:divBdr>
                <w:top w:val="none" w:sz="0" w:space="0" w:color="auto"/>
                <w:left w:val="none" w:sz="0" w:space="0" w:color="auto"/>
                <w:bottom w:val="none" w:sz="0" w:space="0" w:color="auto"/>
                <w:right w:val="none" w:sz="0" w:space="0" w:color="auto"/>
              </w:divBdr>
            </w:div>
            <w:div w:id="1009716670">
              <w:marLeft w:val="480"/>
              <w:marRight w:val="0"/>
              <w:marTop w:val="0"/>
              <w:marBottom w:val="0"/>
              <w:divBdr>
                <w:top w:val="none" w:sz="0" w:space="0" w:color="auto"/>
                <w:left w:val="none" w:sz="0" w:space="0" w:color="auto"/>
                <w:bottom w:val="none" w:sz="0" w:space="0" w:color="auto"/>
                <w:right w:val="none" w:sz="0" w:space="0" w:color="auto"/>
              </w:divBdr>
            </w:div>
            <w:div w:id="1009723578">
              <w:marLeft w:val="480"/>
              <w:marRight w:val="0"/>
              <w:marTop w:val="0"/>
              <w:marBottom w:val="0"/>
              <w:divBdr>
                <w:top w:val="none" w:sz="0" w:space="0" w:color="auto"/>
                <w:left w:val="none" w:sz="0" w:space="0" w:color="auto"/>
                <w:bottom w:val="none" w:sz="0" w:space="0" w:color="auto"/>
                <w:right w:val="none" w:sz="0" w:space="0" w:color="auto"/>
              </w:divBdr>
            </w:div>
            <w:div w:id="1009723835">
              <w:marLeft w:val="480"/>
              <w:marRight w:val="0"/>
              <w:marTop w:val="0"/>
              <w:marBottom w:val="0"/>
              <w:divBdr>
                <w:top w:val="none" w:sz="0" w:space="0" w:color="auto"/>
                <w:left w:val="none" w:sz="0" w:space="0" w:color="auto"/>
                <w:bottom w:val="none" w:sz="0" w:space="0" w:color="auto"/>
                <w:right w:val="none" w:sz="0" w:space="0" w:color="auto"/>
              </w:divBdr>
            </w:div>
            <w:div w:id="1010062082">
              <w:marLeft w:val="480"/>
              <w:marRight w:val="0"/>
              <w:marTop w:val="0"/>
              <w:marBottom w:val="0"/>
              <w:divBdr>
                <w:top w:val="none" w:sz="0" w:space="0" w:color="auto"/>
                <w:left w:val="none" w:sz="0" w:space="0" w:color="auto"/>
                <w:bottom w:val="none" w:sz="0" w:space="0" w:color="auto"/>
                <w:right w:val="none" w:sz="0" w:space="0" w:color="auto"/>
              </w:divBdr>
            </w:div>
            <w:div w:id="1010108793">
              <w:marLeft w:val="480"/>
              <w:marRight w:val="0"/>
              <w:marTop w:val="0"/>
              <w:marBottom w:val="0"/>
              <w:divBdr>
                <w:top w:val="none" w:sz="0" w:space="0" w:color="auto"/>
                <w:left w:val="none" w:sz="0" w:space="0" w:color="auto"/>
                <w:bottom w:val="none" w:sz="0" w:space="0" w:color="auto"/>
                <w:right w:val="none" w:sz="0" w:space="0" w:color="auto"/>
              </w:divBdr>
            </w:div>
            <w:div w:id="1010109801">
              <w:marLeft w:val="480"/>
              <w:marRight w:val="0"/>
              <w:marTop w:val="0"/>
              <w:marBottom w:val="0"/>
              <w:divBdr>
                <w:top w:val="none" w:sz="0" w:space="0" w:color="auto"/>
                <w:left w:val="none" w:sz="0" w:space="0" w:color="auto"/>
                <w:bottom w:val="none" w:sz="0" w:space="0" w:color="auto"/>
                <w:right w:val="none" w:sz="0" w:space="0" w:color="auto"/>
              </w:divBdr>
            </w:div>
            <w:div w:id="1010137626">
              <w:marLeft w:val="480"/>
              <w:marRight w:val="0"/>
              <w:marTop w:val="0"/>
              <w:marBottom w:val="0"/>
              <w:divBdr>
                <w:top w:val="none" w:sz="0" w:space="0" w:color="auto"/>
                <w:left w:val="none" w:sz="0" w:space="0" w:color="auto"/>
                <w:bottom w:val="none" w:sz="0" w:space="0" w:color="auto"/>
                <w:right w:val="none" w:sz="0" w:space="0" w:color="auto"/>
              </w:divBdr>
            </w:div>
            <w:div w:id="1010138534">
              <w:marLeft w:val="480"/>
              <w:marRight w:val="0"/>
              <w:marTop w:val="0"/>
              <w:marBottom w:val="0"/>
              <w:divBdr>
                <w:top w:val="none" w:sz="0" w:space="0" w:color="auto"/>
                <w:left w:val="none" w:sz="0" w:space="0" w:color="auto"/>
                <w:bottom w:val="none" w:sz="0" w:space="0" w:color="auto"/>
                <w:right w:val="none" w:sz="0" w:space="0" w:color="auto"/>
              </w:divBdr>
            </w:div>
            <w:div w:id="1010182662">
              <w:marLeft w:val="480"/>
              <w:marRight w:val="0"/>
              <w:marTop w:val="0"/>
              <w:marBottom w:val="0"/>
              <w:divBdr>
                <w:top w:val="none" w:sz="0" w:space="0" w:color="auto"/>
                <w:left w:val="none" w:sz="0" w:space="0" w:color="auto"/>
                <w:bottom w:val="none" w:sz="0" w:space="0" w:color="auto"/>
                <w:right w:val="none" w:sz="0" w:space="0" w:color="auto"/>
              </w:divBdr>
            </w:div>
            <w:div w:id="1010328399">
              <w:marLeft w:val="480"/>
              <w:marRight w:val="0"/>
              <w:marTop w:val="0"/>
              <w:marBottom w:val="0"/>
              <w:divBdr>
                <w:top w:val="none" w:sz="0" w:space="0" w:color="auto"/>
                <w:left w:val="none" w:sz="0" w:space="0" w:color="auto"/>
                <w:bottom w:val="none" w:sz="0" w:space="0" w:color="auto"/>
                <w:right w:val="none" w:sz="0" w:space="0" w:color="auto"/>
              </w:divBdr>
            </w:div>
            <w:div w:id="1010378802">
              <w:marLeft w:val="480"/>
              <w:marRight w:val="0"/>
              <w:marTop w:val="0"/>
              <w:marBottom w:val="0"/>
              <w:divBdr>
                <w:top w:val="none" w:sz="0" w:space="0" w:color="auto"/>
                <w:left w:val="none" w:sz="0" w:space="0" w:color="auto"/>
                <w:bottom w:val="none" w:sz="0" w:space="0" w:color="auto"/>
                <w:right w:val="none" w:sz="0" w:space="0" w:color="auto"/>
              </w:divBdr>
            </w:div>
            <w:div w:id="1010446572">
              <w:marLeft w:val="480"/>
              <w:marRight w:val="0"/>
              <w:marTop w:val="0"/>
              <w:marBottom w:val="0"/>
              <w:divBdr>
                <w:top w:val="none" w:sz="0" w:space="0" w:color="auto"/>
                <w:left w:val="none" w:sz="0" w:space="0" w:color="auto"/>
                <w:bottom w:val="none" w:sz="0" w:space="0" w:color="auto"/>
                <w:right w:val="none" w:sz="0" w:space="0" w:color="auto"/>
              </w:divBdr>
            </w:div>
            <w:div w:id="1010449436">
              <w:marLeft w:val="480"/>
              <w:marRight w:val="0"/>
              <w:marTop w:val="0"/>
              <w:marBottom w:val="0"/>
              <w:divBdr>
                <w:top w:val="none" w:sz="0" w:space="0" w:color="auto"/>
                <w:left w:val="none" w:sz="0" w:space="0" w:color="auto"/>
                <w:bottom w:val="none" w:sz="0" w:space="0" w:color="auto"/>
                <w:right w:val="none" w:sz="0" w:space="0" w:color="auto"/>
              </w:divBdr>
            </w:div>
            <w:div w:id="1010451860">
              <w:marLeft w:val="480"/>
              <w:marRight w:val="0"/>
              <w:marTop w:val="0"/>
              <w:marBottom w:val="0"/>
              <w:divBdr>
                <w:top w:val="none" w:sz="0" w:space="0" w:color="auto"/>
                <w:left w:val="none" w:sz="0" w:space="0" w:color="auto"/>
                <w:bottom w:val="none" w:sz="0" w:space="0" w:color="auto"/>
                <w:right w:val="none" w:sz="0" w:space="0" w:color="auto"/>
              </w:divBdr>
            </w:div>
            <w:div w:id="1010568321">
              <w:marLeft w:val="480"/>
              <w:marRight w:val="0"/>
              <w:marTop w:val="0"/>
              <w:marBottom w:val="0"/>
              <w:divBdr>
                <w:top w:val="none" w:sz="0" w:space="0" w:color="auto"/>
                <w:left w:val="none" w:sz="0" w:space="0" w:color="auto"/>
                <w:bottom w:val="none" w:sz="0" w:space="0" w:color="auto"/>
                <w:right w:val="none" w:sz="0" w:space="0" w:color="auto"/>
              </w:divBdr>
            </w:div>
            <w:div w:id="1010713865">
              <w:marLeft w:val="480"/>
              <w:marRight w:val="0"/>
              <w:marTop w:val="0"/>
              <w:marBottom w:val="0"/>
              <w:divBdr>
                <w:top w:val="none" w:sz="0" w:space="0" w:color="auto"/>
                <w:left w:val="none" w:sz="0" w:space="0" w:color="auto"/>
                <w:bottom w:val="none" w:sz="0" w:space="0" w:color="auto"/>
                <w:right w:val="none" w:sz="0" w:space="0" w:color="auto"/>
              </w:divBdr>
            </w:div>
            <w:div w:id="1010723235">
              <w:marLeft w:val="480"/>
              <w:marRight w:val="0"/>
              <w:marTop w:val="0"/>
              <w:marBottom w:val="0"/>
              <w:divBdr>
                <w:top w:val="none" w:sz="0" w:space="0" w:color="auto"/>
                <w:left w:val="none" w:sz="0" w:space="0" w:color="auto"/>
                <w:bottom w:val="none" w:sz="0" w:space="0" w:color="auto"/>
                <w:right w:val="none" w:sz="0" w:space="0" w:color="auto"/>
              </w:divBdr>
            </w:div>
            <w:div w:id="1010789850">
              <w:marLeft w:val="480"/>
              <w:marRight w:val="0"/>
              <w:marTop w:val="0"/>
              <w:marBottom w:val="0"/>
              <w:divBdr>
                <w:top w:val="none" w:sz="0" w:space="0" w:color="auto"/>
                <w:left w:val="none" w:sz="0" w:space="0" w:color="auto"/>
                <w:bottom w:val="none" w:sz="0" w:space="0" w:color="auto"/>
                <w:right w:val="none" w:sz="0" w:space="0" w:color="auto"/>
              </w:divBdr>
            </w:div>
            <w:div w:id="1010834518">
              <w:marLeft w:val="480"/>
              <w:marRight w:val="0"/>
              <w:marTop w:val="0"/>
              <w:marBottom w:val="0"/>
              <w:divBdr>
                <w:top w:val="none" w:sz="0" w:space="0" w:color="auto"/>
                <w:left w:val="none" w:sz="0" w:space="0" w:color="auto"/>
                <w:bottom w:val="none" w:sz="0" w:space="0" w:color="auto"/>
                <w:right w:val="none" w:sz="0" w:space="0" w:color="auto"/>
              </w:divBdr>
            </w:div>
            <w:div w:id="1010835509">
              <w:marLeft w:val="480"/>
              <w:marRight w:val="0"/>
              <w:marTop w:val="0"/>
              <w:marBottom w:val="0"/>
              <w:divBdr>
                <w:top w:val="none" w:sz="0" w:space="0" w:color="auto"/>
                <w:left w:val="none" w:sz="0" w:space="0" w:color="auto"/>
                <w:bottom w:val="none" w:sz="0" w:space="0" w:color="auto"/>
                <w:right w:val="none" w:sz="0" w:space="0" w:color="auto"/>
              </w:divBdr>
            </w:div>
            <w:div w:id="1010837618">
              <w:marLeft w:val="480"/>
              <w:marRight w:val="0"/>
              <w:marTop w:val="0"/>
              <w:marBottom w:val="0"/>
              <w:divBdr>
                <w:top w:val="none" w:sz="0" w:space="0" w:color="auto"/>
                <w:left w:val="none" w:sz="0" w:space="0" w:color="auto"/>
                <w:bottom w:val="none" w:sz="0" w:space="0" w:color="auto"/>
                <w:right w:val="none" w:sz="0" w:space="0" w:color="auto"/>
              </w:divBdr>
            </w:div>
            <w:div w:id="1010838497">
              <w:marLeft w:val="480"/>
              <w:marRight w:val="0"/>
              <w:marTop w:val="0"/>
              <w:marBottom w:val="0"/>
              <w:divBdr>
                <w:top w:val="none" w:sz="0" w:space="0" w:color="auto"/>
                <w:left w:val="none" w:sz="0" w:space="0" w:color="auto"/>
                <w:bottom w:val="none" w:sz="0" w:space="0" w:color="auto"/>
                <w:right w:val="none" w:sz="0" w:space="0" w:color="auto"/>
              </w:divBdr>
            </w:div>
            <w:div w:id="1010839114">
              <w:marLeft w:val="480"/>
              <w:marRight w:val="0"/>
              <w:marTop w:val="0"/>
              <w:marBottom w:val="0"/>
              <w:divBdr>
                <w:top w:val="none" w:sz="0" w:space="0" w:color="auto"/>
                <w:left w:val="none" w:sz="0" w:space="0" w:color="auto"/>
                <w:bottom w:val="none" w:sz="0" w:space="0" w:color="auto"/>
                <w:right w:val="none" w:sz="0" w:space="0" w:color="auto"/>
              </w:divBdr>
            </w:div>
            <w:div w:id="1010841177">
              <w:marLeft w:val="480"/>
              <w:marRight w:val="0"/>
              <w:marTop w:val="0"/>
              <w:marBottom w:val="0"/>
              <w:divBdr>
                <w:top w:val="none" w:sz="0" w:space="0" w:color="auto"/>
                <w:left w:val="none" w:sz="0" w:space="0" w:color="auto"/>
                <w:bottom w:val="none" w:sz="0" w:space="0" w:color="auto"/>
                <w:right w:val="none" w:sz="0" w:space="0" w:color="auto"/>
              </w:divBdr>
            </w:div>
            <w:div w:id="1010911386">
              <w:marLeft w:val="480"/>
              <w:marRight w:val="0"/>
              <w:marTop w:val="0"/>
              <w:marBottom w:val="0"/>
              <w:divBdr>
                <w:top w:val="none" w:sz="0" w:space="0" w:color="auto"/>
                <w:left w:val="none" w:sz="0" w:space="0" w:color="auto"/>
                <w:bottom w:val="none" w:sz="0" w:space="0" w:color="auto"/>
                <w:right w:val="none" w:sz="0" w:space="0" w:color="auto"/>
              </w:divBdr>
            </w:div>
            <w:div w:id="1011176373">
              <w:marLeft w:val="480"/>
              <w:marRight w:val="0"/>
              <w:marTop w:val="0"/>
              <w:marBottom w:val="0"/>
              <w:divBdr>
                <w:top w:val="none" w:sz="0" w:space="0" w:color="auto"/>
                <w:left w:val="none" w:sz="0" w:space="0" w:color="auto"/>
                <w:bottom w:val="none" w:sz="0" w:space="0" w:color="auto"/>
                <w:right w:val="none" w:sz="0" w:space="0" w:color="auto"/>
              </w:divBdr>
            </w:div>
            <w:div w:id="1011250901">
              <w:marLeft w:val="480"/>
              <w:marRight w:val="0"/>
              <w:marTop w:val="0"/>
              <w:marBottom w:val="0"/>
              <w:divBdr>
                <w:top w:val="none" w:sz="0" w:space="0" w:color="auto"/>
                <w:left w:val="none" w:sz="0" w:space="0" w:color="auto"/>
                <w:bottom w:val="none" w:sz="0" w:space="0" w:color="auto"/>
                <w:right w:val="none" w:sz="0" w:space="0" w:color="auto"/>
              </w:divBdr>
            </w:div>
            <w:div w:id="1011294134">
              <w:marLeft w:val="480"/>
              <w:marRight w:val="0"/>
              <w:marTop w:val="0"/>
              <w:marBottom w:val="0"/>
              <w:divBdr>
                <w:top w:val="none" w:sz="0" w:space="0" w:color="auto"/>
                <w:left w:val="none" w:sz="0" w:space="0" w:color="auto"/>
                <w:bottom w:val="none" w:sz="0" w:space="0" w:color="auto"/>
                <w:right w:val="none" w:sz="0" w:space="0" w:color="auto"/>
              </w:divBdr>
            </w:div>
            <w:div w:id="1011759045">
              <w:marLeft w:val="480"/>
              <w:marRight w:val="0"/>
              <w:marTop w:val="0"/>
              <w:marBottom w:val="0"/>
              <w:divBdr>
                <w:top w:val="none" w:sz="0" w:space="0" w:color="auto"/>
                <w:left w:val="none" w:sz="0" w:space="0" w:color="auto"/>
                <w:bottom w:val="none" w:sz="0" w:space="0" w:color="auto"/>
                <w:right w:val="none" w:sz="0" w:space="0" w:color="auto"/>
              </w:divBdr>
            </w:div>
            <w:div w:id="1011760457">
              <w:marLeft w:val="480"/>
              <w:marRight w:val="0"/>
              <w:marTop w:val="0"/>
              <w:marBottom w:val="0"/>
              <w:divBdr>
                <w:top w:val="none" w:sz="0" w:space="0" w:color="auto"/>
                <w:left w:val="none" w:sz="0" w:space="0" w:color="auto"/>
                <w:bottom w:val="none" w:sz="0" w:space="0" w:color="auto"/>
                <w:right w:val="none" w:sz="0" w:space="0" w:color="auto"/>
              </w:divBdr>
            </w:div>
            <w:div w:id="1011832253">
              <w:marLeft w:val="480"/>
              <w:marRight w:val="0"/>
              <w:marTop w:val="0"/>
              <w:marBottom w:val="0"/>
              <w:divBdr>
                <w:top w:val="none" w:sz="0" w:space="0" w:color="auto"/>
                <w:left w:val="none" w:sz="0" w:space="0" w:color="auto"/>
                <w:bottom w:val="none" w:sz="0" w:space="0" w:color="auto"/>
                <w:right w:val="none" w:sz="0" w:space="0" w:color="auto"/>
              </w:divBdr>
            </w:div>
            <w:div w:id="1011832344">
              <w:marLeft w:val="480"/>
              <w:marRight w:val="0"/>
              <w:marTop w:val="0"/>
              <w:marBottom w:val="0"/>
              <w:divBdr>
                <w:top w:val="none" w:sz="0" w:space="0" w:color="auto"/>
                <w:left w:val="none" w:sz="0" w:space="0" w:color="auto"/>
                <w:bottom w:val="none" w:sz="0" w:space="0" w:color="auto"/>
                <w:right w:val="none" w:sz="0" w:space="0" w:color="auto"/>
              </w:divBdr>
            </w:div>
            <w:div w:id="1011835205">
              <w:marLeft w:val="480"/>
              <w:marRight w:val="0"/>
              <w:marTop w:val="0"/>
              <w:marBottom w:val="0"/>
              <w:divBdr>
                <w:top w:val="none" w:sz="0" w:space="0" w:color="auto"/>
                <w:left w:val="none" w:sz="0" w:space="0" w:color="auto"/>
                <w:bottom w:val="none" w:sz="0" w:space="0" w:color="auto"/>
                <w:right w:val="none" w:sz="0" w:space="0" w:color="auto"/>
              </w:divBdr>
            </w:div>
            <w:div w:id="1011881140">
              <w:marLeft w:val="480"/>
              <w:marRight w:val="0"/>
              <w:marTop w:val="0"/>
              <w:marBottom w:val="0"/>
              <w:divBdr>
                <w:top w:val="none" w:sz="0" w:space="0" w:color="auto"/>
                <w:left w:val="none" w:sz="0" w:space="0" w:color="auto"/>
                <w:bottom w:val="none" w:sz="0" w:space="0" w:color="auto"/>
                <w:right w:val="none" w:sz="0" w:space="0" w:color="auto"/>
              </w:divBdr>
            </w:div>
            <w:div w:id="1011907654">
              <w:marLeft w:val="480"/>
              <w:marRight w:val="0"/>
              <w:marTop w:val="0"/>
              <w:marBottom w:val="0"/>
              <w:divBdr>
                <w:top w:val="none" w:sz="0" w:space="0" w:color="auto"/>
                <w:left w:val="none" w:sz="0" w:space="0" w:color="auto"/>
                <w:bottom w:val="none" w:sz="0" w:space="0" w:color="auto"/>
                <w:right w:val="none" w:sz="0" w:space="0" w:color="auto"/>
              </w:divBdr>
            </w:div>
            <w:div w:id="1011958003">
              <w:marLeft w:val="480"/>
              <w:marRight w:val="0"/>
              <w:marTop w:val="0"/>
              <w:marBottom w:val="0"/>
              <w:divBdr>
                <w:top w:val="none" w:sz="0" w:space="0" w:color="auto"/>
                <w:left w:val="none" w:sz="0" w:space="0" w:color="auto"/>
                <w:bottom w:val="none" w:sz="0" w:space="0" w:color="auto"/>
                <w:right w:val="none" w:sz="0" w:space="0" w:color="auto"/>
              </w:divBdr>
            </w:div>
            <w:div w:id="1012150672">
              <w:marLeft w:val="480"/>
              <w:marRight w:val="0"/>
              <w:marTop w:val="0"/>
              <w:marBottom w:val="0"/>
              <w:divBdr>
                <w:top w:val="none" w:sz="0" w:space="0" w:color="auto"/>
                <w:left w:val="none" w:sz="0" w:space="0" w:color="auto"/>
                <w:bottom w:val="none" w:sz="0" w:space="0" w:color="auto"/>
                <w:right w:val="none" w:sz="0" w:space="0" w:color="auto"/>
              </w:divBdr>
            </w:div>
            <w:div w:id="1012337205">
              <w:marLeft w:val="480"/>
              <w:marRight w:val="0"/>
              <w:marTop w:val="0"/>
              <w:marBottom w:val="0"/>
              <w:divBdr>
                <w:top w:val="none" w:sz="0" w:space="0" w:color="auto"/>
                <w:left w:val="none" w:sz="0" w:space="0" w:color="auto"/>
                <w:bottom w:val="none" w:sz="0" w:space="0" w:color="auto"/>
                <w:right w:val="none" w:sz="0" w:space="0" w:color="auto"/>
              </w:divBdr>
            </w:div>
            <w:div w:id="1012344943">
              <w:marLeft w:val="480"/>
              <w:marRight w:val="0"/>
              <w:marTop w:val="0"/>
              <w:marBottom w:val="0"/>
              <w:divBdr>
                <w:top w:val="none" w:sz="0" w:space="0" w:color="auto"/>
                <w:left w:val="none" w:sz="0" w:space="0" w:color="auto"/>
                <w:bottom w:val="none" w:sz="0" w:space="0" w:color="auto"/>
                <w:right w:val="none" w:sz="0" w:space="0" w:color="auto"/>
              </w:divBdr>
            </w:div>
            <w:div w:id="1012492923">
              <w:marLeft w:val="480"/>
              <w:marRight w:val="0"/>
              <w:marTop w:val="0"/>
              <w:marBottom w:val="0"/>
              <w:divBdr>
                <w:top w:val="none" w:sz="0" w:space="0" w:color="auto"/>
                <w:left w:val="none" w:sz="0" w:space="0" w:color="auto"/>
                <w:bottom w:val="none" w:sz="0" w:space="0" w:color="auto"/>
                <w:right w:val="none" w:sz="0" w:space="0" w:color="auto"/>
              </w:divBdr>
            </w:div>
            <w:div w:id="1012495283">
              <w:marLeft w:val="480"/>
              <w:marRight w:val="0"/>
              <w:marTop w:val="0"/>
              <w:marBottom w:val="0"/>
              <w:divBdr>
                <w:top w:val="none" w:sz="0" w:space="0" w:color="auto"/>
                <w:left w:val="none" w:sz="0" w:space="0" w:color="auto"/>
                <w:bottom w:val="none" w:sz="0" w:space="0" w:color="auto"/>
                <w:right w:val="none" w:sz="0" w:space="0" w:color="auto"/>
              </w:divBdr>
            </w:div>
            <w:div w:id="1012535825">
              <w:marLeft w:val="480"/>
              <w:marRight w:val="0"/>
              <w:marTop w:val="0"/>
              <w:marBottom w:val="0"/>
              <w:divBdr>
                <w:top w:val="none" w:sz="0" w:space="0" w:color="auto"/>
                <w:left w:val="none" w:sz="0" w:space="0" w:color="auto"/>
                <w:bottom w:val="none" w:sz="0" w:space="0" w:color="auto"/>
                <w:right w:val="none" w:sz="0" w:space="0" w:color="auto"/>
              </w:divBdr>
            </w:div>
            <w:div w:id="1012562497">
              <w:marLeft w:val="480"/>
              <w:marRight w:val="0"/>
              <w:marTop w:val="0"/>
              <w:marBottom w:val="0"/>
              <w:divBdr>
                <w:top w:val="none" w:sz="0" w:space="0" w:color="auto"/>
                <w:left w:val="none" w:sz="0" w:space="0" w:color="auto"/>
                <w:bottom w:val="none" w:sz="0" w:space="0" w:color="auto"/>
                <w:right w:val="none" w:sz="0" w:space="0" w:color="auto"/>
              </w:divBdr>
            </w:div>
            <w:div w:id="1012608994">
              <w:marLeft w:val="480"/>
              <w:marRight w:val="0"/>
              <w:marTop w:val="0"/>
              <w:marBottom w:val="0"/>
              <w:divBdr>
                <w:top w:val="none" w:sz="0" w:space="0" w:color="auto"/>
                <w:left w:val="none" w:sz="0" w:space="0" w:color="auto"/>
                <w:bottom w:val="none" w:sz="0" w:space="0" w:color="auto"/>
                <w:right w:val="none" w:sz="0" w:space="0" w:color="auto"/>
              </w:divBdr>
            </w:div>
            <w:div w:id="1012686489">
              <w:marLeft w:val="480"/>
              <w:marRight w:val="0"/>
              <w:marTop w:val="0"/>
              <w:marBottom w:val="0"/>
              <w:divBdr>
                <w:top w:val="none" w:sz="0" w:space="0" w:color="auto"/>
                <w:left w:val="none" w:sz="0" w:space="0" w:color="auto"/>
                <w:bottom w:val="none" w:sz="0" w:space="0" w:color="auto"/>
                <w:right w:val="none" w:sz="0" w:space="0" w:color="auto"/>
              </w:divBdr>
            </w:div>
            <w:div w:id="1012688171">
              <w:marLeft w:val="480"/>
              <w:marRight w:val="0"/>
              <w:marTop w:val="0"/>
              <w:marBottom w:val="0"/>
              <w:divBdr>
                <w:top w:val="none" w:sz="0" w:space="0" w:color="auto"/>
                <w:left w:val="none" w:sz="0" w:space="0" w:color="auto"/>
                <w:bottom w:val="none" w:sz="0" w:space="0" w:color="auto"/>
                <w:right w:val="none" w:sz="0" w:space="0" w:color="auto"/>
              </w:divBdr>
            </w:div>
            <w:div w:id="1012798428">
              <w:marLeft w:val="480"/>
              <w:marRight w:val="0"/>
              <w:marTop w:val="0"/>
              <w:marBottom w:val="0"/>
              <w:divBdr>
                <w:top w:val="none" w:sz="0" w:space="0" w:color="auto"/>
                <w:left w:val="none" w:sz="0" w:space="0" w:color="auto"/>
                <w:bottom w:val="none" w:sz="0" w:space="0" w:color="auto"/>
                <w:right w:val="none" w:sz="0" w:space="0" w:color="auto"/>
              </w:divBdr>
            </w:div>
            <w:div w:id="1012801031">
              <w:marLeft w:val="480"/>
              <w:marRight w:val="0"/>
              <w:marTop w:val="0"/>
              <w:marBottom w:val="0"/>
              <w:divBdr>
                <w:top w:val="none" w:sz="0" w:space="0" w:color="auto"/>
                <w:left w:val="none" w:sz="0" w:space="0" w:color="auto"/>
                <w:bottom w:val="none" w:sz="0" w:space="0" w:color="auto"/>
                <w:right w:val="none" w:sz="0" w:space="0" w:color="auto"/>
              </w:divBdr>
            </w:div>
            <w:div w:id="1012875245">
              <w:marLeft w:val="480"/>
              <w:marRight w:val="0"/>
              <w:marTop w:val="0"/>
              <w:marBottom w:val="0"/>
              <w:divBdr>
                <w:top w:val="none" w:sz="0" w:space="0" w:color="auto"/>
                <w:left w:val="none" w:sz="0" w:space="0" w:color="auto"/>
                <w:bottom w:val="none" w:sz="0" w:space="0" w:color="auto"/>
                <w:right w:val="none" w:sz="0" w:space="0" w:color="auto"/>
              </w:divBdr>
            </w:div>
            <w:div w:id="1012875552">
              <w:marLeft w:val="480"/>
              <w:marRight w:val="0"/>
              <w:marTop w:val="0"/>
              <w:marBottom w:val="0"/>
              <w:divBdr>
                <w:top w:val="none" w:sz="0" w:space="0" w:color="auto"/>
                <w:left w:val="none" w:sz="0" w:space="0" w:color="auto"/>
                <w:bottom w:val="none" w:sz="0" w:space="0" w:color="auto"/>
                <w:right w:val="none" w:sz="0" w:space="0" w:color="auto"/>
              </w:divBdr>
            </w:div>
            <w:div w:id="1012880278">
              <w:marLeft w:val="480"/>
              <w:marRight w:val="0"/>
              <w:marTop w:val="0"/>
              <w:marBottom w:val="0"/>
              <w:divBdr>
                <w:top w:val="none" w:sz="0" w:space="0" w:color="auto"/>
                <w:left w:val="none" w:sz="0" w:space="0" w:color="auto"/>
                <w:bottom w:val="none" w:sz="0" w:space="0" w:color="auto"/>
                <w:right w:val="none" w:sz="0" w:space="0" w:color="auto"/>
              </w:divBdr>
            </w:div>
            <w:div w:id="1012924843">
              <w:marLeft w:val="480"/>
              <w:marRight w:val="0"/>
              <w:marTop w:val="0"/>
              <w:marBottom w:val="0"/>
              <w:divBdr>
                <w:top w:val="none" w:sz="0" w:space="0" w:color="auto"/>
                <w:left w:val="none" w:sz="0" w:space="0" w:color="auto"/>
                <w:bottom w:val="none" w:sz="0" w:space="0" w:color="auto"/>
                <w:right w:val="none" w:sz="0" w:space="0" w:color="auto"/>
              </w:divBdr>
            </w:div>
            <w:div w:id="1012951799">
              <w:marLeft w:val="480"/>
              <w:marRight w:val="0"/>
              <w:marTop w:val="0"/>
              <w:marBottom w:val="0"/>
              <w:divBdr>
                <w:top w:val="none" w:sz="0" w:space="0" w:color="auto"/>
                <w:left w:val="none" w:sz="0" w:space="0" w:color="auto"/>
                <w:bottom w:val="none" w:sz="0" w:space="0" w:color="auto"/>
                <w:right w:val="none" w:sz="0" w:space="0" w:color="auto"/>
              </w:divBdr>
            </w:div>
            <w:div w:id="1013066546">
              <w:marLeft w:val="480"/>
              <w:marRight w:val="0"/>
              <w:marTop w:val="0"/>
              <w:marBottom w:val="0"/>
              <w:divBdr>
                <w:top w:val="none" w:sz="0" w:space="0" w:color="auto"/>
                <w:left w:val="none" w:sz="0" w:space="0" w:color="auto"/>
                <w:bottom w:val="none" w:sz="0" w:space="0" w:color="auto"/>
                <w:right w:val="none" w:sz="0" w:space="0" w:color="auto"/>
              </w:divBdr>
            </w:div>
            <w:div w:id="1013068728">
              <w:marLeft w:val="480"/>
              <w:marRight w:val="0"/>
              <w:marTop w:val="0"/>
              <w:marBottom w:val="0"/>
              <w:divBdr>
                <w:top w:val="none" w:sz="0" w:space="0" w:color="auto"/>
                <w:left w:val="none" w:sz="0" w:space="0" w:color="auto"/>
                <w:bottom w:val="none" w:sz="0" w:space="0" w:color="auto"/>
                <w:right w:val="none" w:sz="0" w:space="0" w:color="auto"/>
              </w:divBdr>
            </w:div>
            <w:div w:id="1013344381">
              <w:marLeft w:val="480"/>
              <w:marRight w:val="0"/>
              <w:marTop w:val="0"/>
              <w:marBottom w:val="0"/>
              <w:divBdr>
                <w:top w:val="none" w:sz="0" w:space="0" w:color="auto"/>
                <w:left w:val="none" w:sz="0" w:space="0" w:color="auto"/>
                <w:bottom w:val="none" w:sz="0" w:space="0" w:color="auto"/>
                <w:right w:val="none" w:sz="0" w:space="0" w:color="auto"/>
              </w:divBdr>
            </w:div>
            <w:div w:id="1013412721">
              <w:marLeft w:val="480"/>
              <w:marRight w:val="0"/>
              <w:marTop w:val="0"/>
              <w:marBottom w:val="0"/>
              <w:divBdr>
                <w:top w:val="none" w:sz="0" w:space="0" w:color="auto"/>
                <w:left w:val="none" w:sz="0" w:space="0" w:color="auto"/>
                <w:bottom w:val="none" w:sz="0" w:space="0" w:color="auto"/>
                <w:right w:val="none" w:sz="0" w:space="0" w:color="auto"/>
              </w:divBdr>
            </w:div>
            <w:div w:id="1013454329">
              <w:marLeft w:val="480"/>
              <w:marRight w:val="0"/>
              <w:marTop w:val="0"/>
              <w:marBottom w:val="0"/>
              <w:divBdr>
                <w:top w:val="none" w:sz="0" w:space="0" w:color="auto"/>
                <w:left w:val="none" w:sz="0" w:space="0" w:color="auto"/>
                <w:bottom w:val="none" w:sz="0" w:space="0" w:color="auto"/>
                <w:right w:val="none" w:sz="0" w:space="0" w:color="auto"/>
              </w:divBdr>
            </w:div>
            <w:div w:id="1013455086">
              <w:marLeft w:val="480"/>
              <w:marRight w:val="0"/>
              <w:marTop w:val="0"/>
              <w:marBottom w:val="0"/>
              <w:divBdr>
                <w:top w:val="none" w:sz="0" w:space="0" w:color="auto"/>
                <w:left w:val="none" w:sz="0" w:space="0" w:color="auto"/>
                <w:bottom w:val="none" w:sz="0" w:space="0" w:color="auto"/>
                <w:right w:val="none" w:sz="0" w:space="0" w:color="auto"/>
              </w:divBdr>
            </w:div>
            <w:div w:id="1013531794">
              <w:marLeft w:val="480"/>
              <w:marRight w:val="0"/>
              <w:marTop w:val="0"/>
              <w:marBottom w:val="0"/>
              <w:divBdr>
                <w:top w:val="none" w:sz="0" w:space="0" w:color="auto"/>
                <w:left w:val="none" w:sz="0" w:space="0" w:color="auto"/>
                <w:bottom w:val="none" w:sz="0" w:space="0" w:color="auto"/>
                <w:right w:val="none" w:sz="0" w:space="0" w:color="auto"/>
              </w:divBdr>
            </w:div>
            <w:div w:id="1013646638">
              <w:marLeft w:val="480"/>
              <w:marRight w:val="0"/>
              <w:marTop w:val="0"/>
              <w:marBottom w:val="0"/>
              <w:divBdr>
                <w:top w:val="none" w:sz="0" w:space="0" w:color="auto"/>
                <w:left w:val="none" w:sz="0" w:space="0" w:color="auto"/>
                <w:bottom w:val="none" w:sz="0" w:space="0" w:color="auto"/>
                <w:right w:val="none" w:sz="0" w:space="0" w:color="auto"/>
              </w:divBdr>
            </w:div>
            <w:div w:id="1013653358">
              <w:marLeft w:val="480"/>
              <w:marRight w:val="0"/>
              <w:marTop w:val="0"/>
              <w:marBottom w:val="0"/>
              <w:divBdr>
                <w:top w:val="none" w:sz="0" w:space="0" w:color="auto"/>
                <w:left w:val="none" w:sz="0" w:space="0" w:color="auto"/>
                <w:bottom w:val="none" w:sz="0" w:space="0" w:color="auto"/>
                <w:right w:val="none" w:sz="0" w:space="0" w:color="auto"/>
              </w:divBdr>
            </w:div>
            <w:div w:id="1013722030">
              <w:marLeft w:val="480"/>
              <w:marRight w:val="0"/>
              <w:marTop w:val="0"/>
              <w:marBottom w:val="0"/>
              <w:divBdr>
                <w:top w:val="none" w:sz="0" w:space="0" w:color="auto"/>
                <w:left w:val="none" w:sz="0" w:space="0" w:color="auto"/>
                <w:bottom w:val="none" w:sz="0" w:space="0" w:color="auto"/>
                <w:right w:val="none" w:sz="0" w:space="0" w:color="auto"/>
              </w:divBdr>
            </w:div>
            <w:div w:id="1013723754">
              <w:marLeft w:val="480"/>
              <w:marRight w:val="0"/>
              <w:marTop w:val="0"/>
              <w:marBottom w:val="0"/>
              <w:divBdr>
                <w:top w:val="none" w:sz="0" w:space="0" w:color="auto"/>
                <w:left w:val="none" w:sz="0" w:space="0" w:color="auto"/>
                <w:bottom w:val="none" w:sz="0" w:space="0" w:color="auto"/>
                <w:right w:val="none" w:sz="0" w:space="0" w:color="auto"/>
              </w:divBdr>
            </w:div>
            <w:div w:id="1013726755">
              <w:marLeft w:val="480"/>
              <w:marRight w:val="0"/>
              <w:marTop w:val="0"/>
              <w:marBottom w:val="0"/>
              <w:divBdr>
                <w:top w:val="none" w:sz="0" w:space="0" w:color="auto"/>
                <w:left w:val="none" w:sz="0" w:space="0" w:color="auto"/>
                <w:bottom w:val="none" w:sz="0" w:space="0" w:color="auto"/>
                <w:right w:val="none" w:sz="0" w:space="0" w:color="auto"/>
              </w:divBdr>
            </w:div>
            <w:div w:id="1013729427">
              <w:marLeft w:val="480"/>
              <w:marRight w:val="0"/>
              <w:marTop w:val="0"/>
              <w:marBottom w:val="0"/>
              <w:divBdr>
                <w:top w:val="none" w:sz="0" w:space="0" w:color="auto"/>
                <w:left w:val="none" w:sz="0" w:space="0" w:color="auto"/>
                <w:bottom w:val="none" w:sz="0" w:space="0" w:color="auto"/>
                <w:right w:val="none" w:sz="0" w:space="0" w:color="auto"/>
              </w:divBdr>
            </w:div>
            <w:div w:id="1013729777">
              <w:marLeft w:val="480"/>
              <w:marRight w:val="0"/>
              <w:marTop w:val="0"/>
              <w:marBottom w:val="0"/>
              <w:divBdr>
                <w:top w:val="none" w:sz="0" w:space="0" w:color="auto"/>
                <w:left w:val="none" w:sz="0" w:space="0" w:color="auto"/>
                <w:bottom w:val="none" w:sz="0" w:space="0" w:color="auto"/>
                <w:right w:val="none" w:sz="0" w:space="0" w:color="auto"/>
              </w:divBdr>
            </w:div>
            <w:div w:id="1014069439">
              <w:marLeft w:val="480"/>
              <w:marRight w:val="0"/>
              <w:marTop w:val="0"/>
              <w:marBottom w:val="0"/>
              <w:divBdr>
                <w:top w:val="none" w:sz="0" w:space="0" w:color="auto"/>
                <w:left w:val="none" w:sz="0" w:space="0" w:color="auto"/>
                <w:bottom w:val="none" w:sz="0" w:space="0" w:color="auto"/>
                <w:right w:val="none" w:sz="0" w:space="0" w:color="auto"/>
              </w:divBdr>
            </w:div>
            <w:div w:id="1014188454">
              <w:marLeft w:val="480"/>
              <w:marRight w:val="0"/>
              <w:marTop w:val="0"/>
              <w:marBottom w:val="0"/>
              <w:divBdr>
                <w:top w:val="none" w:sz="0" w:space="0" w:color="auto"/>
                <w:left w:val="none" w:sz="0" w:space="0" w:color="auto"/>
                <w:bottom w:val="none" w:sz="0" w:space="0" w:color="auto"/>
                <w:right w:val="none" w:sz="0" w:space="0" w:color="auto"/>
              </w:divBdr>
            </w:div>
            <w:div w:id="1014258618">
              <w:marLeft w:val="480"/>
              <w:marRight w:val="0"/>
              <w:marTop w:val="0"/>
              <w:marBottom w:val="0"/>
              <w:divBdr>
                <w:top w:val="none" w:sz="0" w:space="0" w:color="auto"/>
                <w:left w:val="none" w:sz="0" w:space="0" w:color="auto"/>
                <w:bottom w:val="none" w:sz="0" w:space="0" w:color="auto"/>
                <w:right w:val="none" w:sz="0" w:space="0" w:color="auto"/>
              </w:divBdr>
            </w:div>
            <w:div w:id="1014261767">
              <w:marLeft w:val="480"/>
              <w:marRight w:val="0"/>
              <w:marTop w:val="0"/>
              <w:marBottom w:val="0"/>
              <w:divBdr>
                <w:top w:val="none" w:sz="0" w:space="0" w:color="auto"/>
                <w:left w:val="none" w:sz="0" w:space="0" w:color="auto"/>
                <w:bottom w:val="none" w:sz="0" w:space="0" w:color="auto"/>
                <w:right w:val="none" w:sz="0" w:space="0" w:color="auto"/>
              </w:divBdr>
            </w:div>
            <w:div w:id="1014453532">
              <w:marLeft w:val="480"/>
              <w:marRight w:val="0"/>
              <w:marTop w:val="0"/>
              <w:marBottom w:val="0"/>
              <w:divBdr>
                <w:top w:val="none" w:sz="0" w:space="0" w:color="auto"/>
                <w:left w:val="none" w:sz="0" w:space="0" w:color="auto"/>
                <w:bottom w:val="none" w:sz="0" w:space="0" w:color="auto"/>
                <w:right w:val="none" w:sz="0" w:space="0" w:color="auto"/>
              </w:divBdr>
            </w:div>
            <w:div w:id="1014457343">
              <w:marLeft w:val="480"/>
              <w:marRight w:val="0"/>
              <w:marTop w:val="0"/>
              <w:marBottom w:val="0"/>
              <w:divBdr>
                <w:top w:val="none" w:sz="0" w:space="0" w:color="auto"/>
                <w:left w:val="none" w:sz="0" w:space="0" w:color="auto"/>
                <w:bottom w:val="none" w:sz="0" w:space="0" w:color="auto"/>
                <w:right w:val="none" w:sz="0" w:space="0" w:color="auto"/>
              </w:divBdr>
            </w:div>
            <w:div w:id="1014458927">
              <w:marLeft w:val="480"/>
              <w:marRight w:val="0"/>
              <w:marTop w:val="0"/>
              <w:marBottom w:val="0"/>
              <w:divBdr>
                <w:top w:val="none" w:sz="0" w:space="0" w:color="auto"/>
                <w:left w:val="none" w:sz="0" w:space="0" w:color="auto"/>
                <w:bottom w:val="none" w:sz="0" w:space="0" w:color="auto"/>
                <w:right w:val="none" w:sz="0" w:space="0" w:color="auto"/>
              </w:divBdr>
            </w:div>
            <w:div w:id="1014501516">
              <w:marLeft w:val="480"/>
              <w:marRight w:val="0"/>
              <w:marTop w:val="0"/>
              <w:marBottom w:val="0"/>
              <w:divBdr>
                <w:top w:val="none" w:sz="0" w:space="0" w:color="auto"/>
                <w:left w:val="none" w:sz="0" w:space="0" w:color="auto"/>
                <w:bottom w:val="none" w:sz="0" w:space="0" w:color="auto"/>
                <w:right w:val="none" w:sz="0" w:space="0" w:color="auto"/>
              </w:divBdr>
            </w:div>
            <w:div w:id="1014529277">
              <w:marLeft w:val="480"/>
              <w:marRight w:val="0"/>
              <w:marTop w:val="0"/>
              <w:marBottom w:val="0"/>
              <w:divBdr>
                <w:top w:val="none" w:sz="0" w:space="0" w:color="auto"/>
                <w:left w:val="none" w:sz="0" w:space="0" w:color="auto"/>
                <w:bottom w:val="none" w:sz="0" w:space="0" w:color="auto"/>
                <w:right w:val="none" w:sz="0" w:space="0" w:color="auto"/>
              </w:divBdr>
            </w:div>
            <w:div w:id="1014652496">
              <w:marLeft w:val="480"/>
              <w:marRight w:val="0"/>
              <w:marTop w:val="0"/>
              <w:marBottom w:val="0"/>
              <w:divBdr>
                <w:top w:val="none" w:sz="0" w:space="0" w:color="auto"/>
                <w:left w:val="none" w:sz="0" w:space="0" w:color="auto"/>
                <w:bottom w:val="none" w:sz="0" w:space="0" w:color="auto"/>
                <w:right w:val="none" w:sz="0" w:space="0" w:color="auto"/>
              </w:divBdr>
            </w:div>
            <w:div w:id="1014723271">
              <w:marLeft w:val="480"/>
              <w:marRight w:val="0"/>
              <w:marTop w:val="0"/>
              <w:marBottom w:val="0"/>
              <w:divBdr>
                <w:top w:val="none" w:sz="0" w:space="0" w:color="auto"/>
                <w:left w:val="none" w:sz="0" w:space="0" w:color="auto"/>
                <w:bottom w:val="none" w:sz="0" w:space="0" w:color="auto"/>
                <w:right w:val="none" w:sz="0" w:space="0" w:color="auto"/>
              </w:divBdr>
            </w:div>
            <w:div w:id="1014964938">
              <w:marLeft w:val="480"/>
              <w:marRight w:val="0"/>
              <w:marTop w:val="0"/>
              <w:marBottom w:val="0"/>
              <w:divBdr>
                <w:top w:val="none" w:sz="0" w:space="0" w:color="auto"/>
                <w:left w:val="none" w:sz="0" w:space="0" w:color="auto"/>
                <w:bottom w:val="none" w:sz="0" w:space="0" w:color="auto"/>
                <w:right w:val="none" w:sz="0" w:space="0" w:color="auto"/>
              </w:divBdr>
            </w:div>
            <w:div w:id="1015031758">
              <w:marLeft w:val="480"/>
              <w:marRight w:val="0"/>
              <w:marTop w:val="0"/>
              <w:marBottom w:val="0"/>
              <w:divBdr>
                <w:top w:val="none" w:sz="0" w:space="0" w:color="auto"/>
                <w:left w:val="none" w:sz="0" w:space="0" w:color="auto"/>
                <w:bottom w:val="none" w:sz="0" w:space="0" w:color="auto"/>
                <w:right w:val="none" w:sz="0" w:space="0" w:color="auto"/>
              </w:divBdr>
            </w:div>
            <w:div w:id="1015156924">
              <w:marLeft w:val="480"/>
              <w:marRight w:val="0"/>
              <w:marTop w:val="0"/>
              <w:marBottom w:val="0"/>
              <w:divBdr>
                <w:top w:val="none" w:sz="0" w:space="0" w:color="auto"/>
                <w:left w:val="none" w:sz="0" w:space="0" w:color="auto"/>
                <w:bottom w:val="none" w:sz="0" w:space="0" w:color="auto"/>
                <w:right w:val="none" w:sz="0" w:space="0" w:color="auto"/>
              </w:divBdr>
            </w:div>
            <w:div w:id="1015233404">
              <w:marLeft w:val="480"/>
              <w:marRight w:val="0"/>
              <w:marTop w:val="0"/>
              <w:marBottom w:val="0"/>
              <w:divBdr>
                <w:top w:val="none" w:sz="0" w:space="0" w:color="auto"/>
                <w:left w:val="none" w:sz="0" w:space="0" w:color="auto"/>
                <w:bottom w:val="none" w:sz="0" w:space="0" w:color="auto"/>
                <w:right w:val="none" w:sz="0" w:space="0" w:color="auto"/>
              </w:divBdr>
            </w:div>
            <w:div w:id="1015233438">
              <w:marLeft w:val="480"/>
              <w:marRight w:val="0"/>
              <w:marTop w:val="0"/>
              <w:marBottom w:val="0"/>
              <w:divBdr>
                <w:top w:val="none" w:sz="0" w:space="0" w:color="auto"/>
                <w:left w:val="none" w:sz="0" w:space="0" w:color="auto"/>
                <w:bottom w:val="none" w:sz="0" w:space="0" w:color="auto"/>
                <w:right w:val="none" w:sz="0" w:space="0" w:color="auto"/>
              </w:divBdr>
            </w:div>
            <w:div w:id="1015381973">
              <w:marLeft w:val="480"/>
              <w:marRight w:val="0"/>
              <w:marTop w:val="0"/>
              <w:marBottom w:val="0"/>
              <w:divBdr>
                <w:top w:val="none" w:sz="0" w:space="0" w:color="auto"/>
                <w:left w:val="none" w:sz="0" w:space="0" w:color="auto"/>
                <w:bottom w:val="none" w:sz="0" w:space="0" w:color="auto"/>
                <w:right w:val="none" w:sz="0" w:space="0" w:color="auto"/>
              </w:divBdr>
            </w:div>
            <w:div w:id="1015382006">
              <w:marLeft w:val="480"/>
              <w:marRight w:val="0"/>
              <w:marTop w:val="0"/>
              <w:marBottom w:val="0"/>
              <w:divBdr>
                <w:top w:val="none" w:sz="0" w:space="0" w:color="auto"/>
                <w:left w:val="none" w:sz="0" w:space="0" w:color="auto"/>
                <w:bottom w:val="none" w:sz="0" w:space="0" w:color="auto"/>
                <w:right w:val="none" w:sz="0" w:space="0" w:color="auto"/>
              </w:divBdr>
            </w:div>
            <w:div w:id="1015422811">
              <w:marLeft w:val="480"/>
              <w:marRight w:val="0"/>
              <w:marTop w:val="0"/>
              <w:marBottom w:val="0"/>
              <w:divBdr>
                <w:top w:val="none" w:sz="0" w:space="0" w:color="auto"/>
                <w:left w:val="none" w:sz="0" w:space="0" w:color="auto"/>
                <w:bottom w:val="none" w:sz="0" w:space="0" w:color="auto"/>
                <w:right w:val="none" w:sz="0" w:space="0" w:color="auto"/>
              </w:divBdr>
            </w:div>
            <w:div w:id="1015502619">
              <w:marLeft w:val="480"/>
              <w:marRight w:val="0"/>
              <w:marTop w:val="0"/>
              <w:marBottom w:val="0"/>
              <w:divBdr>
                <w:top w:val="none" w:sz="0" w:space="0" w:color="auto"/>
                <w:left w:val="none" w:sz="0" w:space="0" w:color="auto"/>
                <w:bottom w:val="none" w:sz="0" w:space="0" w:color="auto"/>
                <w:right w:val="none" w:sz="0" w:space="0" w:color="auto"/>
              </w:divBdr>
            </w:div>
            <w:div w:id="1015569170">
              <w:marLeft w:val="480"/>
              <w:marRight w:val="0"/>
              <w:marTop w:val="0"/>
              <w:marBottom w:val="0"/>
              <w:divBdr>
                <w:top w:val="none" w:sz="0" w:space="0" w:color="auto"/>
                <w:left w:val="none" w:sz="0" w:space="0" w:color="auto"/>
                <w:bottom w:val="none" w:sz="0" w:space="0" w:color="auto"/>
                <w:right w:val="none" w:sz="0" w:space="0" w:color="auto"/>
              </w:divBdr>
            </w:div>
            <w:div w:id="1015570190">
              <w:marLeft w:val="480"/>
              <w:marRight w:val="0"/>
              <w:marTop w:val="0"/>
              <w:marBottom w:val="0"/>
              <w:divBdr>
                <w:top w:val="none" w:sz="0" w:space="0" w:color="auto"/>
                <w:left w:val="none" w:sz="0" w:space="0" w:color="auto"/>
                <w:bottom w:val="none" w:sz="0" w:space="0" w:color="auto"/>
                <w:right w:val="none" w:sz="0" w:space="0" w:color="auto"/>
              </w:divBdr>
            </w:div>
            <w:div w:id="1015572926">
              <w:marLeft w:val="480"/>
              <w:marRight w:val="0"/>
              <w:marTop w:val="0"/>
              <w:marBottom w:val="0"/>
              <w:divBdr>
                <w:top w:val="none" w:sz="0" w:space="0" w:color="auto"/>
                <w:left w:val="none" w:sz="0" w:space="0" w:color="auto"/>
                <w:bottom w:val="none" w:sz="0" w:space="0" w:color="auto"/>
                <w:right w:val="none" w:sz="0" w:space="0" w:color="auto"/>
              </w:divBdr>
            </w:div>
            <w:div w:id="1015577289">
              <w:marLeft w:val="480"/>
              <w:marRight w:val="0"/>
              <w:marTop w:val="0"/>
              <w:marBottom w:val="0"/>
              <w:divBdr>
                <w:top w:val="none" w:sz="0" w:space="0" w:color="auto"/>
                <w:left w:val="none" w:sz="0" w:space="0" w:color="auto"/>
                <w:bottom w:val="none" w:sz="0" w:space="0" w:color="auto"/>
                <w:right w:val="none" w:sz="0" w:space="0" w:color="auto"/>
              </w:divBdr>
            </w:div>
            <w:div w:id="1015615602">
              <w:marLeft w:val="480"/>
              <w:marRight w:val="0"/>
              <w:marTop w:val="0"/>
              <w:marBottom w:val="0"/>
              <w:divBdr>
                <w:top w:val="none" w:sz="0" w:space="0" w:color="auto"/>
                <w:left w:val="none" w:sz="0" w:space="0" w:color="auto"/>
                <w:bottom w:val="none" w:sz="0" w:space="0" w:color="auto"/>
                <w:right w:val="none" w:sz="0" w:space="0" w:color="auto"/>
              </w:divBdr>
            </w:div>
            <w:div w:id="1015620048">
              <w:marLeft w:val="480"/>
              <w:marRight w:val="0"/>
              <w:marTop w:val="0"/>
              <w:marBottom w:val="0"/>
              <w:divBdr>
                <w:top w:val="none" w:sz="0" w:space="0" w:color="auto"/>
                <w:left w:val="none" w:sz="0" w:space="0" w:color="auto"/>
                <w:bottom w:val="none" w:sz="0" w:space="0" w:color="auto"/>
                <w:right w:val="none" w:sz="0" w:space="0" w:color="auto"/>
              </w:divBdr>
            </w:div>
            <w:div w:id="1015691945">
              <w:marLeft w:val="480"/>
              <w:marRight w:val="0"/>
              <w:marTop w:val="0"/>
              <w:marBottom w:val="0"/>
              <w:divBdr>
                <w:top w:val="none" w:sz="0" w:space="0" w:color="auto"/>
                <w:left w:val="none" w:sz="0" w:space="0" w:color="auto"/>
                <w:bottom w:val="none" w:sz="0" w:space="0" w:color="auto"/>
                <w:right w:val="none" w:sz="0" w:space="0" w:color="auto"/>
              </w:divBdr>
            </w:div>
            <w:div w:id="1015771883">
              <w:marLeft w:val="480"/>
              <w:marRight w:val="0"/>
              <w:marTop w:val="0"/>
              <w:marBottom w:val="0"/>
              <w:divBdr>
                <w:top w:val="none" w:sz="0" w:space="0" w:color="auto"/>
                <w:left w:val="none" w:sz="0" w:space="0" w:color="auto"/>
                <w:bottom w:val="none" w:sz="0" w:space="0" w:color="auto"/>
                <w:right w:val="none" w:sz="0" w:space="0" w:color="auto"/>
              </w:divBdr>
            </w:div>
            <w:div w:id="1015811795">
              <w:marLeft w:val="480"/>
              <w:marRight w:val="0"/>
              <w:marTop w:val="0"/>
              <w:marBottom w:val="0"/>
              <w:divBdr>
                <w:top w:val="none" w:sz="0" w:space="0" w:color="auto"/>
                <w:left w:val="none" w:sz="0" w:space="0" w:color="auto"/>
                <w:bottom w:val="none" w:sz="0" w:space="0" w:color="auto"/>
                <w:right w:val="none" w:sz="0" w:space="0" w:color="auto"/>
              </w:divBdr>
            </w:div>
            <w:div w:id="1015955683">
              <w:marLeft w:val="480"/>
              <w:marRight w:val="0"/>
              <w:marTop w:val="0"/>
              <w:marBottom w:val="0"/>
              <w:divBdr>
                <w:top w:val="none" w:sz="0" w:space="0" w:color="auto"/>
                <w:left w:val="none" w:sz="0" w:space="0" w:color="auto"/>
                <w:bottom w:val="none" w:sz="0" w:space="0" w:color="auto"/>
                <w:right w:val="none" w:sz="0" w:space="0" w:color="auto"/>
              </w:divBdr>
            </w:div>
            <w:div w:id="1016157929">
              <w:marLeft w:val="480"/>
              <w:marRight w:val="0"/>
              <w:marTop w:val="0"/>
              <w:marBottom w:val="0"/>
              <w:divBdr>
                <w:top w:val="none" w:sz="0" w:space="0" w:color="auto"/>
                <w:left w:val="none" w:sz="0" w:space="0" w:color="auto"/>
                <w:bottom w:val="none" w:sz="0" w:space="0" w:color="auto"/>
                <w:right w:val="none" w:sz="0" w:space="0" w:color="auto"/>
              </w:divBdr>
            </w:div>
            <w:div w:id="1016229636">
              <w:marLeft w:val="480"/>
              <w:marRight w:val="0"/>
              <w:marTop w:val="0"/>
              <w:marBottom w:val="0"/>
              <w:divBdr>
                <w:top w:val="none" w:sz="0" w:space="0" w:color="auto"/>
                <w:left w:val="none" w:sz="0" w:space="0" w:color="auto"/>
                <w:bottom w:val="none" w:sz="0" w:space="0" w:color="auto"/>
                <w:right w:val="none" w:sz="0" w:space="0" w:color="auto"/>
              </w:divBdr>
            </w:div>
            <w:div w:id="1016229753">
              <w:marLeft w:val="480"/>
              <w:marRight w:val="0"/>
              <w:marTop w:val="0"/>
              <w:marBottom w:val="0"/>
              <w:divBdr>
                <w:top w:val="none" w:sz="0" w:space="0" w:color="auto"/>
                <w:left w:val="none" w:sz="0" w:space="0" w:color="auto"/>
                <w:bottom w:val="none" w:sz="0" w:space="0" w:color="auto"/>
                <w:right w:val="none" w:sz="0" w:space="0" w:color="auto"/>
              </w:divBdr>
            </w:div>
            <w:div w:id="1016342348">
              <w:marLeft w:val="480"/>
              <w:marRight w:val="0"/>
              <w:marTop w:val="0"/>
              <w:marBottom w:val="0"/>
              <w:divBdr>
                <w:top w:val="none" w:sz="0" w:space="0" w:color="auto"/>
                <w:left w:val="none" w:sz="0" w:space="0" w:color="auto"/>
                <w:bottom w:val="none" w:sz="0" w:space="0" w:color="auto"/>
                <w:right w:val="none" w:sz="0" w:space="0" w:color="auto"/>
              </w:divBdr>
            </w:div>
            <w:div w:id="1016422167">
              <w:marLeft w:val="480"/>
              <w:marRight w:val="0"/>
              <w:marTop w:val="0"/>
              <w:marBottom w:val="0"/>
              <w:divBdr>
                <w:top w:val="none" w:sz="0" w:space="0" w:color="auto"/>
                <w:left w:val="none" w:sz="0" w:space="0" w:color="auto"/>
                <w:bottom w:val="none" w:sz="0" w:space="0" w:color="auto"/>
                <w:right w:val="none" w:sz="0" w:space="0" w:color="auto"/>
              </w:divBdr>
            </w:div>
            <w:div w:id="1016611508">
              <w:marLeft w:val="480"/>
              <w:marRight w:val="0"/>
              <w:marTop w:val="0"/>
              <w:marBottom w:val="0"/>
              <w:divBdr>
                <w:top w:val="none" w:sz="0" w:space="0" w:color="auto"/>
                <w:left w:val="none" w:sz="0" w:space="0" w:color="auto"/>
                <w:bottom w:val="none" w:sz="0" w:space="0" w:color="auto"/>
                <w:right w:val="none" w:sz="0" w:space="0" w:color="auto"/>
              </w:divBdr>
            </w:div>
            <w:div w:id="1016620366">
              <w:marLeft w:val="480"/>
              <w:marRight w:val="0"/>
              <w:marTop w:val="0"/>
              <w:marBottom w:val="0"/>
              <w:divBdr>
                <w:top w:val="none" w:sz="0" w:space="0" w:color="auto"/>
                <w:left w:val="none" w:sz="0" w:space="0" w:color="auto"/>
                <w:bottom w:val="none" w:sz="0" w:space="0" w:color="auto"/>
                <w:right w:val="none" w:sz="0" w:space="0" w:color="auto"/>
              </w:divBdr>
            </w:div>
            <w:div w:id="1016736679">
              <w:marLeft w:val="480"/>
              <w:marRight w:val="0"/>
              <w:marTop w:val="0"/>
              <w:marBottom w:val="0"/>
              <w:divBdr>
                <w:top w:val="none" w:sz="0" w:space="0" w:color="auto"/>
                <w:left w:val="none" w:sz="0" w:space="0" w:color="auto"/>
                <w:bottom w:val="none" w:sz="0" w:space="0" w:color="auto"/>
                <w:right w:val="none" w:sz="0" w:space="0" w:color="auto"/>
              </w:divBdr>
            </w:div>
            <w:div w:id="1016811955">
              <w:marLeft w:val="480"/>
              <w:marRight w:val="0"/>
              <w:marTop w:val="0"/>
              <w:marBottom w:val="0"/>
              <w:divBdr>
                <w:top w:val="none" w:sz="0" w:space="0" w:color="auto"/>
                <w:left w:val="none" w:sz="0" w:space="0" w:color="auto"/>
                <w:bottom w:val="none" w:sz="0" w:space="0" w:color="auto"/>
                <w:right w:val="none" w:sz="0" w:space="0" w:color="auto"/>
              </w:divBdr>
            </w:div>
            <w:div w:id="1016880054">
              <w:marLeft w:val="480"/>
              <w:marRight w:val="0"/>
              <w:marTop w:val="0"/>
              <w:marBottom w:val="0"/>
              <w:divBdr>
                <w:top w:val="none" w:sz="0" w:space="0" w:color="auto"/>
                <w:left w:val="none" w:sz="0" w:space="0" w:color="auto"/>
                <w:bottom w:val="none" w:sz="0" w:space="0" w:color="auto"/>
                <w:right w:val="none" w:sz="0" w:space="0" w:color="auto"/>
              </w:divBdr>
            </w:div>
            <w:div w:id="1016886261">
              <w:marLeft w:val="480"/>
              <w:marRight w:val="0"/>
              <w:marTop w:val="0"/>
              <w:marBottom w:val="0"/>
              <w:divBdr>
                <w:top w:val="none" w:sz="0" w:space="0" w:color="auto"/>
                <w:left w:val="none" w:sz="0" w:space="0" w:color="auto"/>
                <w:bottom w:val="none" w:sz="0" w:space="0" w:color="auto"/>
                <w:right w:val="none" w:sz="0" w:space="0" w:color="auto"/>
              </w:divBdr>
            </w:div>
            <w:div w:id="1017078829">
              <w:marLeft w:val="480"/>
              <w:marRight w:val="0"/>
              <w:marTop w:val="0"/>
              <w:marBottom w:val="0"/>
              <w:divBdr>
                <w:top w:val="none" w:sz="0" w:space="0" w:color="auto"/>
                <w:left w:val="none" w:sz="0" w:space="0" w:color="auto"/>
                <w:bottom w:val="none" w:sz="0" w:space="0" w:color="auto"/>
                <w:right w:val="none" w:sz="0" w:space="0" w:color="auto"/>
              </w:divBdr>
            </w:div>
            <w:div w:id="1017122775">
              <w:marLeft w:val="480"/>
              <w:marRight w:val="0"/>
              <w:marTop w:val="0"/>
              <w:marBottom w:val="0"/>
              <w:divBdr>
                <w:top w:val="none" w:sz="0" w:space="0" w:color="auto"/>
                <w:left w:val="none" w:sz="0" w:space="0" w:color="auto"/>
                <w:bottom w:val="none" w:sz="0" w:space="0" w:color="auto"/>
                <w:right w:val="none" w:sz="0" w:space="0" w:color="auto"/>
              </w:divBdr>
            </w:div>
            <w:div w:id="1017459940">
              <w:marLeft w:val="480"/>
              <w:marRight w:val="0"/>
              <w:marTop w:val="0"/>
              <w:marBottom w:val="0"/>
              <w:divBdr>
                <w:top w:val="none" w:sz="0" w:space="0" w:color="auto"/>
                <w:left w:val="none" w:sz="0" w:space="0" w:color="auto"/>
                <w:bottom w:val="none" w:sz="0" w:space="0" w:color="auto"/>
                <w:right w:val="none" w:sz="0" w:space="0" w:color="auto"/>
              </w:divBdr>
            </w:div>
            <w:div w:id="1017464296">
              <w:marLeft w:val="480"/>
              <w:marRight w:val="0"/>
              <w:marTop w:val="0"/>
              <w:marBottom w:val="0"/>
              <w:divBdr>
                <w:top w:val="none" w:sz="0" w:space="0" w:color="auto"/>
                <w:left w:val="none" w:sz="0" w:space="0" w:color="auto"/>
                <w:bottom w:val="none" w:sz="0" w:space="0" w:color="auto"/>
                <w:right w:val="none" w:sz="0" w:space="0" w:color="auto"/>
              </w:divBdr>
            </w:div>
            <w:div w:id="1017583513">
              <w:marLeft w:val="480"/>
              <w:marRight w:val="0"/>
              <w:marTop w:val="0"/>
              <w:marBottom w:val="0"/>
              <w:divBdr>
                <w:top w:val="none" w:sz="0" w:space="0" w:color="auto"/>
                <w:left w:val="none" w:sz="0" w:space="0" w:color="auto"/>
                <w:bottom w:val="none" w:sz="0" w:space="0" w:color="auto"/>
                <w:right w:val="none" w:sz="0" w:space="0" w:color="auto"/>
              </w:divBdr>
            </w:div>
            <w:div w:id="1017730512">
              <w:marLeft w:val="480"/>
              <w:marRight w:val="0"/>
              <w:marTop w:val="0"/>
              <w:marBottom w:val="0"/>
              <w:divBdr>
                <w:top w:val="none" w:sz="0" w:space="0" w:color="auto"/>
                <w:left w:val="none" w:sz="0" w:space="0" w:color="auto"/>
                <w:bottom w:val="none" w:sz="0" w:space="0" w:color="auto"/>
                <w:right w:val="none" w:sz="0" w:space="0" w:color="auto"/>
              </w:divBdr>
            </w:div>
            <w:div w:id="1017846857">
              <w:marLeft w:val="480"/>
              <w:marRight w:val="0"/>
              <w:marTop w:val="0"/>
              <w:marBottom w:val="0"/>
              <w:divBdr>
                <w:top w:val="none" w:sz="0" w:space="0" w:color="auto"/>
                <w:left w:val="none" w:sz="0" w:space="0" w:color="auto"/>
                <w:bottom w:val="none" w:sz="0" w:space="0" w:color="auto"/>
                <w:right w:val="none" w:sz="0" w:space="0" w:color="auto"/>
              </w:divBdr>
            </w:div>
            <w:div w:id="1017923095">
              <w:marLeft w:val="480"/>
              <w:marRight w:val="0"/>
              <w:marTop w:val="0"/>
              <w:marBottom w:val="0"/>
              <w:divBdr>
                <w:top w:val="none" w:sz="0" w:space="0" w:color="auto"/>
                <w:left w:val="none" w:sz="0" w:space="0" w:color="auto"/>
                <w:bottom w:val="none" w:sz="0" w:space="0" w:color="auto"/>
                <w:right w:val="none" w:sz="0" w:space="0" w:color="auto"/>
              </w:divBdr>
            </w:div>
            <w:div w:id="1018042479">
              <w:marLeft w:val="480"/>
              <w:marRight w:val="0"/>
              <w:marTop w:val="0"/>
              <w:marBottom w:val="0"/>
              <w:divBdr>
                <w:top w:val="none" w:sz="0" w:space="0" w:color="auto"/>
                <w:left w:val="none" w:sz="0" w:space="0" w:color="auto"/>
                <w:bottom w:val="none" w:sz="0" w:space="0" w:color="auto"/>
                <w:right w:val="none" w:sz="0" w:space="0" w:color="auto"/>
              </w:divBdr>
            </w:div>
            <w:div w:id="1018045325">
              <w:marLeft w:val="480"/>
              <w:marRight w:val="0"/>
              <w:marTop w:val="0"/>
              <w:marBottom w:val="0"/>
              <w:divBdr>
                <w:top w:val="none" w:sz="0" w:space="0" w:color="auto"/>
                <w:left w:val="none" w:sz="0" w:space="0" w:color="auto"/>
                <w:bottom w:val="none" w:sz="0" w:space="0" w:color="auto"/>
                <w:right w:val="none" w:sz="0" w:space="0" w:color="auto"/>
              </w:divBdr>
            </w:div>
            <w:div w:id="1018045653">
              <w:marLeft w:val="480"/>
              <w:marRight w:val="0"/>
              <w:marTop w:val="0"/>
              <w:marBottom w:val="0"/>
              <w:divBdr>
                <w:top w:val="none" w:sz="0" w:space="0" w:color="auto"/>
                <w:left w:val="none" w:sz="0" w:space="0" w:color="auto"/>
                <w:bottom w:val="none" w:sz="0" w:space="0" w:color="auto"/>
                <w:right w:val="none" w:sz="0" w:space="0" w:color="auto"/>
              </w:divBdr>
            </w:div>
            <w:div w:id="1018191268">
              <w:marLeft w:val="480"/>
              <w:marRight w:val="0"/>
              <w:marTop w:val="0"/>
              <w:marBottom w:val="0"/>
              <w:divBdr>
                <w:top w:val="none" w:sz="0" w:space="0" w:color="auto"/>
                <w:left w:val="none" w:sz="0" w:space="0" w:color="auto"/>
                <w:bottom w:val="none" w:sz="0" w:space="0" w:color="auto"/>
                <w:right w:val="none" w:sz="0" w:space="0" w:color="auto"/>
              </w:divBdr>
            </w:div>
            <w:div w:id="1018236411">
              <w:marLeft w:val="480"/>
              <w:marRight w:val="0"/>
              <w:marTop w:val="0"/>
              <w:marBottom w:val="0"/>
              <w:divBdr>
                <w:top w:val="none" w:sz="0" w:space="0" w:color="auto"/>
                <w:left w:val="none" w:sz="0" w:space="0" w:color="auto"/>
                <w:bottom w:val="none" w:sz="0" w:space="0" w:color="auto"/>
                <w:right w:val="none" w:sz="0" w:space="0" w:color="auto"/>
              </w:divBdr>
            </w:div>
            <w:div w:id="1018241334">
              <w:marLeft w:val="480"/>
              <w:marRight w:val="0"/>
              <w:marTop w:val="0"/>
              <w:marBottom w:val="0"/>
              <w:divBdr>
                <w:top w:val="none" w:sz="0" w:space="0" w:color="auto"/>
                <w:left w:val="none" w:sz="0" w:space="0" w:color="auto"/>
                <w:bottom w:val="none" w:sz="0" w:space="0" w:color="auto"/>
                <w:right w:val="none" w:sz="0" w:space="0" w:color="auto"/>
              </w:divBdr>
            </w:div>
            <w:div w:id="1018385219">
              <w:marLeft w:val="480"/>
              <w:marRight w:val="0"/>
              <w:marTop w:val="0"/>
              <w:marBottom w:val="0"/>
              <w:divBdr>
                <w:top w:val="none" w:sz="0" w:space="0" w:color="auto"/>
                <w:left w:val="none" w:sz="0" w:space="0" w:color="auto"/>
                <w:bottom w:val="none" w:sz="0" w:space="0" w:color="auto"/>
                <w:right w:val="none" w:sz="0" w:space="0" w:color="auto"/>
              </w:divBdr>
            </w:div>
            <w:div w:id="1018431922">
              <w:marLeft w:val="480"/>
              <w:marRight w:val="0"/>
              <w:marTop w:val="0"/>
              <w:marBottom w:val="0"/>
              <w:divBdr>
                <w:top w:val="none" w:sz="0" w:space="0" w:color="auto"/>
                <w:left w:val="none" w:sz="0" w:space="0" w:color="auto"/>
                <w:bottom w:val="none" w:sz="0" w:space="0" w:color="auto"/>
                <w:right w:val="none" w:sz="0" w:space="0" w:color="auto"/>
              </w:divBdr>
            </w:div>
            <w:div w:id="1018460504">
              <w:marLeft w:val="480"/>
              <w:marRight w:val="0"/>
              <w:marTop w:val="0"/>
              <w:marBottom w:val="0"/>
              <w:divBdr>
                <w:top w:val="none" w:sz="0" w:space="0" w:color="auto"/>
                <w:left w:val="none" w:sz="0" w:space="0" w:color="auto"/>
                <w:bottom w:val="none" w:sz="0" w:space="0" w:color="auto"/>
                <w:right w:val="none" w:sz="0" w:space="0" w:color="auto"/>
              </w:divBdr>
            </w:div>
            <w:div w:id="1018501613">
              <w:marLeft w:val="480"/>
              <w:marRight w:val="0"/>
              <w:marTop w:val="0"/>
              <w:marBottom w:val="0"/>
              <w:divBdr>
                <w:top w:val="none" w:sz="0" w:space="0" w:color="auto"/>
                <w:left w:val="none" w:sz="0" w:space="0" w:color="auto"/>
                <w:bottom w:val="none" w:sz="0" w:space="0" w:color="auto"/>
                <w:right w:val="none" w:sz="0" w:space="0" w:color="auto"/>
              </w:divBdr>
            </w:div>
            <w:div w:id="1018507601">
              <w:marLeft w:val="480"/>
              <w:marRight w:val="0"/>
              <w:marTop w:val="0"/>
              <w:marBottom w:val="0"/>
              <w:divBdr>
                <w:top w:val="none" w:sz="0" w:space="0" w:color="auto"/>
                <w:left w:val="none" w:sz="0" w:space="0" w:color="auto"/>
                <w:bottom w:val="none" w:sz="0" w:space="0" w:color="auto"/>
                <w:right w:val="none" w:sz="0" w:space="0" w:color="auto"/>
              </w:divBdr>
            </w:div>
            <w:div w:id="1018585007">
              <w:marLeft w:val="480"/>
              <w:marRight w:val="0"/>
              <w:marTop w:val="0"/>
              <w:marBottom w:val="0"/>
              <w:divBdr>
                <w:top w:val="none" w:sz="0" w:space="0" w:color="auto"/>
                <w:left w:val="none" w:sz="0" w:space="0" w:color="auto"/>
                <w:bottom w:val="none" w:sz="0" w:space="0" w:color="auto"/>
                <w:right w:val="none" w:sz="0" w:space="0" w:color="auto"/>
              </w:divBdr>
            </w:div>
            <w:div w:id="1018586436">
              <w:marLeft w:val="480"/>
              <w:marRight w:val="0"/>
              <w:marTop w:val="0"/>
              <w:marBottom w:val="0"/>
              <w:divBdr>
                <w:top w:val="none" w:sz="0" w:space="0" w:color="auto"/>
                <w:left w:val="none" w:sz="0" w:space="0" w:color="auto"/>
                <w:bottom w:val="none" w:sz="0" w:space="0" w:color="auto"/>
                <w:right w:val="none" w:sz="0" w:space="0" w:color="auto"/>
              </w:divBdr>
            </w:div>
            <w:div w:id="1018695142">
              <w:marLeft w:val="480"/>
              <w:marRight w:val="0"/>
              <w:marTop w:val="0"/>
              <w:marBottom w:val="0"/>
              <w:divBdr>
                <w:top w:val="none" w:sz="0" w:space="0" w:color="auto"/>
                <w:left w:val="none" w:sz="0" w:space="0" w:color="auto"/>
                <w:bottom w:val="none" w:sz="0" w:space="0" w:color="auto"/>
                <w:right w:val="none" w:sz="0" w:space="0" w:color="auto"/>
              </w:divBdr>
            </w:div>
            <w:div w:id="1018702081">
              <w:marLeft w:val="480"/>
              <w:marRight w:val="0"/>
              <w:marTop w:val="0"/>
              <w:marBottom w:val="0"/>
              <w:divBdr>
                <w:top w:val="none" w:sz="0" w:space="0" w:color="auto"/>
                <w:left w:val="none" w:sz="0" w:space="0" w:color="auto"/>
                <w:bottom w:val="none" w:sz="0" w:space="0" w:color="auto"/>
                <w:right w:val="none" w:sz="0" w:space="0" w:color="auto"/>
              </w:divBdr>
            </w:div>
            <w:div w:id="101877552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18107549">
      <w:bodyDiv w:val="1"/>
      <w:marLeft w:val="0"/>
      <w:marRight w:val="0"/>
      <w:marTop w:val="0"/>
      <w:marBottom w:val="0"/>
      <w:divBdr>
        <w:top w:val="none" w:sz="0" w:space="0" w:color="auto"/>
        <w:left w:val="none" w:sz="0" w:space="0" w:color="auto"/>
        <w:bottom w:val="none" w:sz="0" w:space="0" w:color="auto"/>
        <w:right w:val="none" w:sz="0" w:space="0" w:color="auto"/>
      </w:divBdr>
    </w:div>
    <w:div w:id="118228957">
      <w:bodyDiv w:val="1"/>
      <w:marLeft w:val="0"/>
      <w:marRight w:val="0"/>
      <w:marTop w:val="0"/>
      <w:marBottom w:val="0"/>
      <w:divBdr>
        <w:top w:val="none" w:sz="0" w:space="0" w:color="auto"/>
        <w:left w:val="none" w:sz="0" w:space="0" w:color="auto"/>
        <w:bottom w:val="none" w:sz="0" w:space="0" w:color="auto"/>
        <w:right w:val="none" w:sz="0" w:space="0" w:color="auto"/>
      </w:divBdr>
    </w:div>
    <w:div w:id="118379592">
      <w:bodyDiv w:val="1"/>
      <w:marLeft w:val="0"/>
      <w:marRight w:val="0"/>
      <w:marTop w:val="0"/>
      <w:marBottom w:val="0"/>
      <w:divBdr>
        <w:top w:val="none" w:sz="0" w:space="0" w:color="auto"/>
        <w:left w:val="none" w:sz="0" w:space="0" w:color="auto"/>
        <w:bottom w:val="none" w:sz="0" w:space="0" w:color="auto"/>
        <w:right w:val="none" w:sz="0" w:space="0" w:color="auto"/>
      </w:divBdr>
    </w:div>
    <w:div w:id="118649183">
      <w:bodyDiv w:val="1"/>
      <w:marLeft w:val="0"/>
      <w:marRight w:val="0"/>
      <w:marTop w:val="0"/>
      <w:marBottom w:val="0"/>
      <w:divBdr>
        <w:top w:val="none" w:sz="0" w:space="0" w:color="auto"/>
        <w:left w:val="none" w:sz="0" w:space="0" w:color="auto"/>
        <w:bottom w:val="none" w:sz="0" w:space="0" w:color="auto"/>
        <w:right w:val="none" w:sz="0" w:space="0" w:color="auto"/>
      </w:divBdr>
    </w:div>
    <w:div w:id="118691598">
      <w:bodyDiv w:val="1"/>
      <w:marLeft w:val="0"/>
      <w:marRight w:val="0"/>
      <w:marTop w:val="0"/>
      <w:marBottom w:val="0"/>
      <w:divBdr>
        <w:top w:val="none" w:sz="0" w:space="0" w:color="auto"/>
        <w:left w:val="none" w:sz="0" w:space="0" w:color="auto"/>
        <w:bottom w:val="none" w:sz="0" w:space="0" w:color="auto"/>
        <w:right w:val="none" w:sz="0" w:space="0" w:color="auto"/>
      </w:divBdr>
    </w:div>
    <w:div w:id="118884745">
      <w:bodyDiv w:val="1"/>
      <w:marLeft w:val="0"/>
      <w:marRight w:val="0"/>
      <w:marTop w:val="0"/>
      <w:marBottom w:val="0"/>
      <w:divBdr>
        <w:top w:val="none" w:sz="0" w:space="0" w:color="auto"/>
        <w:left w:val="none" w:sz="0" w:space="0" w:color="auto"/>
        <w:bottom w:val="none" w:sz="0" w:space="0" w:color="auto"/>
        <w:right w:val="none" w:sz="0" w:space="0" w:color="auto"/>
      </w:divBdr>
    </w:div>
    <w:div w:id="119149406">
      <w:bodyDiv w:val="1"/>
      <w:marLeft w:val="0"/>
      <w:marRight w:val="0"/>
      <w:marTop w:val="0"/>
      <w:marBottom w:val="0"/>
      <w:divBdr>
        <w:top w:val="none" w:sz="0" w:space="0" w:color="auto"/>
        <w:left w:val="none" w:sz="0" w:space="0" w:color="auto"/>
        <w:bottom w:val="none" w:sz="0" w:space="0" w:color="auto"/>
        <w:right w:val="none" w:sz="0" w:space="0" w:color="auto"/>
      </w:divBdr>
    </w:div>
    <w:div w:id="119229618">
      <w:bodyDiv w:val="1"/>
      <w:marLeft w:val="0"/>
      <w:marRight w:val="0"/>
      <w:marTop w:val="0"/>
      <w:marBottom w:val="0"/>
      <w:divBdr>
        <w:top w:val="none" w:sz="0" w:space="0" w:color="auto"/>
        <w:left w:val="none" w:sz="0" w:space="0" w:color="auto"/>
        <w:bottom w:val="none" w:sz="0" w:space="0" w:color="auto"/>
        <w:right w:val="none" w:sz="0" w:space="0" w:color="auto"/>
      </w:divBdr>
    </w:div>
    <w:div w:id="119613015">
      <w:bodyDiv w:val="1"/>
      <w:marLeft w:val="0"/>
      <w:marRight w:val="0"/>
      <w:marTop w:val="0"/>
      <w:marBottom w:val="0"/>
      <w:divBdr>
        <w:top w:val="none" w:sz="0" w:space="0" w:color="auto"/>
        <w:left w:val="none" w:sz="0" w:space="0" w:color="auto"/>
        <w:bottom w:val="none" w:sz="0" w:space="0" w:color="auto"/>
        <w:right w:val="none" w:sz="0" w:space="0" w:color="auto"/>
      </w:divBdr>
    </w:div>
    <w:div w:id="119807110">
      <w:bodyDiv w:val="1"/>
      <w:marLeft w:val="0"/>
      <w:marRight w:val="0"/>
      <w:marTop w:val="0"/>
      <w:marBottom w:val="0"/>
      <w:divBdr>
        <w:top w:val="none" w:sz="0" w:space="0" w:color="auto"/>
        <w:left w:val="none" w:sz="0" w:space="0" w:color="auto"/>
        <w:bottom w:val="none" w:sz="0" w:space="0" w:color="auto"/>
        <w:right w:val="none" w:sz="0" w:space="0" w:color="auto"/>
      </w:divBdr>
      <w:divsChild>
        <w:div w:id="87117193">
          <w:marLeft w:val="480"/>
          <w:marRight w:val="0"/>
          <w:marTop w:val="0"/>
          <w:marBottom w:val="0"/>
          <w:divBdr>
            <w:top w:val="none" w:sz="0" w:space="0" w:color="auto"/>
            <w:left w:val="none" w:sz="0" w:space="0" w:color="auto"/>
            <w:bottom w:val="none" w:sz="0" w:space="0" w:color="auto"/>
            <w:right w:val="none" w:sz="0" w:space="0" w:color="auto"/>
          </w:divBdr>
        </w:div>
        <w:div w:id="97145401">
          <w:marLeft w:val="480"/>
          <w:marRight w:val="0"/>
          <w:marTop w:val="0"/>
          <w:marBottom w:val="0"/>
          <w:divBdr>
            <w:top w:val="none" w:sz="0" w:space="0" w:color="auto"/>
            <w:left w:val="none" w:sz="0" w:space="0" w:color="auto"/>
            <w:bottom w:val="none" w:sz="0" w:space="0" w:color="auto"/>
            <w:right w:val="none" w:sz="0" w:space="0" w:color="auto"/>
          </w:divBdr>
        </w:div>
        <w:div w:id="129639854">
          <w:marLeft w:val="480"/>
          <w:marRight w:val="0"/>
          <w:marTop w:val="0"/>
          <w:marBottom w:val="0"/>
          <w:divBdr>
            <w:top w:val="none" w:sz="0" w:space="0" w:color="auto"/>
            <w:left w:val="none" w:sz="0" w:space="0" w:color="auto"/>
            <w:bottom w:val="none" w:sz="0" w:space="0" w:color="auto"/>
            <w:right w:val="none" w:sz="0" w:space="0" w:color="auto"/>
          </w:divBdr>
        </w:div>
        <w:div w:id="131557845">
          <w:marLeft w:val="480"/>
          <w:marRight w:val="0"/>
          <w:marTop w:val="0"/>
          <w:marBottom w:val="0"/>
          <w:divBdr>
            <w:top w:val="none" w:sz="0" w:space="0" w:color="auto"/>
            <w:left w:val="none" w:sz="0" w:space="0" w:color="auto"/>
            <w:bottom w:val="none" w:sz="0" w:space="0" w:color="auto"/>
            <w:right w:val="none" w:sz="0" w:space="0" w:color="auto"/>
          </w:divBdr>
        </w:div>
        <w:div w:id="162546491">
          <w:marLeft w:val="480"/>
          <w:marRight w:val="0"/>
          <w:marTop w:val="0"/>
          <w:marBottom w:val="0"/>
          <w:divBdr>
            <w:top w:val="none" w:sz="0" w:space="0" w:color="auto"/>
            <w:left w:val="none" w:sz="0" w:space="0" w:color="auto"/>
            <w:bottom w:val="none" w:sz="0" w:space="0" w:color="auto"/>
            <w:right w:val="none" w:sz="0" w:space="0" w:color="auto"/>
          </w:divBdr>
        </w:div>
        <w:div w:id="181239399">
          <w:marLeft w:val="480"/>
          <w:marRight w:val="0"/>
          <w:marTop w:val="0"/>
          <w:marBottom w:val="0"/>
          <w:divBdr>
            <w:top w:val="none" w:sz="0" w:space="0" w:color="auto"/>
            <w:left w:val="none" w:sz="0" w:space="0" w:color="auto"/>
            <w:bottom w:val="none" w:sz="0" w:space="0" w:color="auto"/>
            <w:right w:val="none" w:sz="0" w:space="0" w:color="auto"/>
          </w:divBdr>
        </w:div>
        <w:div w:id="214394947">
          <w:marLeft w:val="480"/>
          <w:marRight w:val="0"/>
          <w:marTop w:val="0"/>
          <w:marBottom w:val="0"/>
          <w:divBdr>
            <w:top w:val="none" w:sz="0" w:space="0" w:color="auto"/>
            <w:left w:val="none" w:sz="0" w:space="0" w:color="auto"/>
            <w:bottom w:val="none" w:sz="0" w:space="0" w:color="auto"/>
            <w:right w:val="none" w:sz="0" w:space="0" w:color="auto"/>
          </w:divBdr>
        </w:div>
        <w:div w:id="225535135">
          <w:marLeft w:val="480"/>
          <w:marRight w:val="0"/>
          <w:marTop w:val="0"/>
          <w:marBottom w:val="0"/>
          <w:divBdr>
            <w:top w:val="none" w:sz="0" w:space="0" w:color="auto"/>
            <w:left w:val="none" w:sz="0" w:space="0" w:color="auto"/>
            <w:bottom w:val="none" w:sz="0" w:space="0" w:color="auto"/>
            <w:right w:val="none" w:sz="0" w:space="0" w:color="auto"/>
          </w:divBdr>
        </w:div>
        <w:div w:id="231159621">
          <w:marLeft w:val="480"/>
          <w:marRight w:val="0"/>
          <w:marTop w:val="0"/>
          <w:marBottom w:val="0"/>
          <w:divBdr>
            <w:top w:val="none" w:sz="0" w:space="0" w:color="auto"/>
            <w:left w:val="none" w:sz="0" w:space="0" w:color="auto"/>
            <w:bottom w:val="none" w:sz="0" w:space="0" w:color="auto"/>
            <w:right w:val="none" w:sz="0" w:space="0" w:color="auto"/>
          </w:divBdr>
        </w:div>
        <w:div w:id="249125119">
          <w:marLeft w:val="480"/>
          <w:marRight w:val="0"/>
          <w:marTop w:val="0"/>
          <w:marBottom w:val="0"/>
          <w:divBdr>
            <w:top w:val="none" w:sz="0" w:space="0" w:color="auto"/>
            <w:left w:val="none" w:sz="0" w:space="0" w:color="auto"/>
            <w:bottom w:val="none" w:sz="0" w:space="0" w:color="auto"/>
            <w:right w:val="none" w:sz="0" w:space="0" w:color="auto"/>
          </w:divBdr>
        </w:div>
        <w:div w:id="276987208">
          <w:marLeft w:val="480"/>
          <w:marRight w:val="0"/>
          <w:marTop w:val="0"/>
          <w:marBottom w:val="0"/>
          <w:divBdr>
            <w:top w:val="none" w:sz="0" w:space="0" w:color="auto"/>
            <w:left w:val="none" w:sz="0" w:space="0" w:color="auto"/>
            <w:bottom w:val="none" w:sz="0" w:space="0" w:color="auto"/>
            <w:right w:val="none" w:sz="0" w:space="0" w:color="auto"/>
          </w:divBdr>
        </w:div>
        <w:div w:id="309942781">
          <w:marLeft w:val="480"/>
          <w:marRight w:val="0"/>
          <w:marTop w:val="0"/>
          <w:marBottom w:val="0"/>
          <w:divBdr>
            <w:top w:val="none" w:sz="0" w:space="0" w:color="auto"/>
            <w:left w:val="none" w:sz="0" w:space="0" w:color="auto"/>
            <w:bottom w:val="none" w:sz="0" w:space="0" w:color="auto"/>
            <w:right w:val="none" w:sz="0" w:space="0" w:color="auto"/>
          </w:divBdr>
        </w:div>
        <w:div w:id="318072334">
          <w:marLeft w:val="480"/>
          <w:marRight w:val="0"/>
          <w:marTop w:val="0"/>
          <w:marBottom w:val="0"/>
          <w:divBdr>
            <w:top w:val="none" w:sz="0" w:space="0" w:color="auto"/>
            <w:left w:val="none" w:sz="0" w:space="0" w:color="auto"/>
            <w:bottom w:val="none" w:sz="0" w:space="0" w:color="auto"/>
            <w:right w:val="none" w:sz="0" w:space="0" w:color="auto"/>
          </w:divBdr>
        </w:div>
        <w:div w:id="326515029">
          <w:marLeft w:val="480"/>
          <w:marRight w:val="0"/>
          <w:marTop w:val="0"/>
          <w:marBottom w:val="0"/>
          <w:divBdr>
            <w:top w:val="none" w:sz="0" w:space="0" w:color="auto"/>
            <w:left w:val="none" w:sz="0" w:space="0" w:color="auto"/>
            <w:bottom w:val="none" w:sz="0" w:space="0" w:color="auto"/>
            <w:right w:val="none" w:sz="0" w:space="0" w:color="auto"/>
          </w:divBdr>
        </w:div>
        <w:div w:id="327103013">
          <w:marLeft w:val="480"/>
          <w:marRight w:val="0"/>
          <w:marTop w:val="0"/>
          <w:marBottom w:val="0"/>
          <w:divBdr>
            <w:top w:val="none" w:sz="0" w:space="0" w:color="auto"/>
            <w:left w:val="none" w:sz="0" w:space="0" w:color="auto"/>
            <w:bottom w:val="none" w:sz="0" w:space="0" w:color="auto"/>
            <w:right w:val="none" w:sz="0" w:space="0" w:color="auto"/>
          </w:divBdr>
        </w:div>
        <w:div w:id="339352671">
          <w:marLeft w:val="480"/>
          <w:marRight w:val="0"/>
          <w:marTop w:val="0"/>
          <w:marBottom w:val="0"/>
          <w:divBdr>
            <w:top w:val="none" w:sz="0" w:space="0" w:color="auto"/>
            <w:left w:val="none" w:sz="0" w:space="0" w:color="auto"/>
            <w:bottom w:val="none" w:sz="0" w:space="0" w:color="auto"/>
            <w:right w:val="none" w:sz="0" w:space="0" w:color="auto"/>
          </w:divBdr>
        </w:div>
        <w:div w:id="374894038">
          <w:marLeft w:val="480"/>
          <w:marRight w:val="0"/>
          <w:marTop w:val="0"/>
          <w:marBottom w:val="0"/>
          <w:divBdr>
            <w:top w:val="none" w:sz="0" w:space="0" w:color="auto"/>
            <w:left w:val="none" w:sz="0" w:space="0" w:color="auto"/>
            <w:bottom w:val="none" w:sz="0" w:space="0" w:color="auto"/>
            <w:right w:val="none" w:sz="0" w:space="0" w:color="auto"/>
          </w:divBdr>
        </w:div>
        <w:div w:id="378020849">
          <w:marLeft w:val="480"/>
          <w:marRight w:val="0"/>
          <w:marTop w:val="0"/>
          <w:marBottom w:val="0"/>
          <w:divBdr>
            <w:top w:val="none" w:sz="0" w:space="0" w:color="auto"/>
            <w:left w:val="none" w:sz="0" w:space="0" w:color="auto"/>
            <w:bottom w:val="none" w:sz="0" w:space="0" w:color="auto"/>
            <w:right w:val="none" w:sz="0" w:space="0" w:color="auto"/>
          </w:divBdr>
        </w:div>
        <w:div w:id="420106456">
          <w:marLeft w:val="480"/>
          <w:marRight w:val="0"/>
          <w:marTop w:val="0"/>
          <w:marBottom w:val="0"/>
          <w:divBdr>
            <w:top w:val="none" w:sz="0" w:space="0" w:color="auto"/>
            <w:left w:val="none" w:sz="0" w:space="0" w:color="auto"/>
            <w:bottom w:val="none" w:sz="0" w:space="0" w:color="auto"/>
            <w:right w:val="none" w:sz="0" w:space="0" w:color="auto"/>
          </w:divBdr>
        </w:div>
        <w:div w:id="457649242">
          <w:marLeft w:val="480"/>
          <w:marRight w:val="0"/>
          <w:marTop w:val="0"/>
          <w:marBottom w:val="0"/>
          <w:divBdr>
            <w:top w:val="none" w:sz="0" w:space="0" w:color="auto"/>
            <w:left w:val="none" w:sz="0" w:space="0" w:color="auto"/>
            <w:bottom w:val="none" w:sz="0" w:space="0" w:color="auto"/>
            <w:right w:val="none" w:sz="0" w:space="0" w:color="auto"/>
          </w:divBdr>
        </w:div>
        <w:div w:id="475102240">
          <w:marLeft w:val="480"/>
          <w:marRight w:val="0"/>
          <w:marTop w:val="0"/>
          <w:marBottom w:val="0"/>
          <w:divBdr>
            <w:top w:val="none" w:sz="0" w:space="0" w:color="auto"/>
            <w:left w:val="none" w:sz="0" w:space="0" w:color="auto"/>
            <w:bottom w:val="none" w:sz="0" w:space="0" w:color="auto"/>
            <w:right w:val="none" w:sz="0" w:space="0" w:color="auto"/>
          </w:divBdr>
        </w:div>
        <w:div w:id="476337460">
          <w:marLeft w:val="480"/>
          <w:marRight w:val="0"/>
          <w:marTop w:val="0"/>
          <w:marBottom w:val="0"/>
          <w:divBdr>
            <w:top w:val="none" w:sz="0" w:space="0" w:color="auto"/>
            <w:left w:val="none" w:sz="0" w:space="0" w:color="auto"/>
            <w:bottom w:val="none" w:sz="0" w:space="0" w:color="auto"/>
            <w:right w:val="none" w:sz="0" w:space="0" w:color="auto"/>
          </w:divBdr>
        </w:div>
        <w:div w:id="477649249">
          <w:marLeft w:val="480"/>
          <w:marRight w:val="0"/>
          <w:marTop w:val="0"/>
          <w:marBottom w:val="0"/>
          <w:divBdr>
            <w:top w:val="none" w:sz="0" w:space="0" w:color="auto"/>
            <w:left w:val="none" w:sz="0" w:space="0" w:color="auto"/>
            <w:bottom w:val="none" w:sz="0" w:space="0" w:color="auto"/>
            <w:right w:val="none" w:sz="0" w:space="0" w:color="auto"/>
          </w:divBdr>
        </w:div>
        <w:div w:id="506137795">
          <w:marLeft w:val="480"/>
          <w:marRight w:val="0"/>
          <w:marTop w:val="0"/>
          <w:marBottom w:val="0"/>
          <w:divBdr>
            <w:top w:val="none" w:sz="0" w:space="0" w:color="auto"/>
            <w:left w:val="none" w:sz="0" w:space="0" w:color="auto"/>
            <w:bottom w:val="none" w:sz="0" w:space="0" w:color="auto"/>
            <w:right w:val="none" w:sz="0" w:space="0" w:color="auto"/>
          </w:divBdr>
        </w:div>
        <w:div w:id="513418456">
          <w:marLeft w:val="480"/>
          <w:marRight w:val="0"/>
          <w:marTop w:val="0"/>
          <w:marBottom w:val="0"/>
          <w:divBdr>
            <w:top w:val="none" w:sz="0" w:space="0" w:color="auto"/>
            <w:left w:val="none" w:sz="0" w:space="0" w:color="auto"/>
            <w:bottom w:val="none" w:sz="0" w:space="0" w:color="auto"/>
            <w:right w:val="none" w:sz="0" w:space="0" w:color="auto"/>
          </w:divBdr>
        </w:div>
        <w:div w:id="560362180">
          <w:marLeft w:val="480"/>
          <w:marRight w:val="0"/>
          <w:marTop w:val="0"/>
          <w:marBottom w:val="0"/>
          <w:divBdr>
            <w:top w:val="none" w:sz="0" w:space="0" w:color="auto"/>
            <w:left w:val="none" w:sz="0" w:space="0" w:color="auto"/>
            <w:bottom w:val="none" w:sz="0" w:space="0" w:color="auto"/>
            <w:right w:val="none" w:sz="0" w:space="0" w:color="auto"/>
          </w:divBdr>
        </w:div>
        <w:div w:id="578054888">
          <w:marLeft w:val="480"/>
          <w:marRight w:val="0"/>
          <w:marTop w:val="0"/>
          <w:marBottom w:val="0"/>
          <w:divBdr>
            <w:top w:val="none" w:sz="0" w:space="0" w:color="auto"/>
            <w:left w:val="none" w:sz="0" w:space="0" w:color="auto"/>
            <w:bottom w:val="none" w:sz="0" w:space="0" w:color="auto"/>
            <w:right w:val="none" w:sz="0" w:space="0" w:color="auto"/>
          </w:divBdr>
        </w:div>
        <w:div w:id="696078113">
          <w:marLeft w:val="480"/>
          <w:marRight w:val="0"/>
          <w:marTop w:val="0"/>
          <w:marBottom w:val="0"/>
          <w:divBdr>
            <w:top w:val="none" w:sz="0" w:space="0" w:color="auto"/>
            <w:left w:val="none" w:sz="0" w:space="0" w:color="auto"/>
            <w:bottom w:val="none" w:sz="0" w:space="0" w:color="auto"/>
            <w:right w:val="none" w:sz="0" w:space="0" w:color="auto"/>
          </w:divBdr>
        </w:div>
        <w:div w:id="697580167">
          <w:marLeft w:val="480"/>
          <w:marRight w:val="0"/>
          <w:marTop w:val="0"/>
          <w:marBottom w:val="0"/>
          <w:divBdr>
            <w:top w:val="none" w:sz="0" w:space="0" w:color="auto"/>
            <w:left w:val="none" w:sz="0" w:space="0" w:color="auto"/>
            <w:bottom w:val="none" w:sz="0" w:space="0" w:color="auto"/>
            <w:right w:val="none" w:sz="0" w:space="0" w:color="auto"/>
          </w:divBdr>
        </w:div>
        <w:div w:id="700087589">
          <w:marLeft w:val="480"/>
          <w:marRight w:val="0"/>
          <w:marTop w:val="0"/>
          <w:marBottom w:val="0"/>
          <w:divBdr>
            <w:top w:val="none" w:sz="0" w:space="0" w:color="auto"/>
            <w:left w:val="none" w:sz="0" w:space="0" w:color="auto"/>
            <w:bottom w:val="none" w:sz="0" w:space="0" w:color="auto"/>
            <w:right w:val="none" w:sz="0" w:space="0" w:color="auto"/>
          </w:divBdr>
        </w:div>
        <w:div w:id="721827457">
          <w:marLeft w:val="480"/>
          <w:marRight w:val="0"/>
          <w:marTop w:val="0"/>
          <w:marBottom w:val="0"/>
          <w:divBdr>
            <w:top w:val="none" w:sz="0" w:space="0" w:color="auto"/>
            <w:left w:val="none" w:sz="0" w:space="0" w:color="auto"/>
            <w:bottom w:val="none" w:sz="0" w:space="0" w:color="auto"/>
            <w:right w:val="none" w:sz="0" w:space="0" w:color="auto"/>
          </w:divBdr>
        </w:div>
        <w:div w:id="726757061">
          <w:marLeft w:val="480"/>
          <w:marRight w:val="0"/>
          <w:marTop w:val="0"/>
          <w:marBottom w:val="0"/>
          <w:divBdr>
            <w:top w:val="none" w:sz="0" w:space="0" w:color="auto"/>
            <w:left w:val="none" w:sz="0" w:space="0" w:color="auto"/>
            <w:bottom w:val="none" w:sz="0" w:space="0" w:color="auto"/>
            <w:right w:val="none" w:sz="0" w:space="0" w:color="auto"/>
          </w:divBdr>
        </w:div>
        <w:div w:id="727144166">
          <w:marLeft w:val="480"/>
          <w:marRight w:val="0"/>
          <w:marTop w:val="0"/>
          <w:marBottom w:val="0"/>
          <w:divBdr>
            <w:top w:val="none" w:sz="0" w:space="0" w:color="auto"/>
            <w:left w:val="none" w:sz="0" w:space="0" w:color="auto"/>
            <w:bottom w:val="none" w:sz="0" w:space="0" w:color="auto"/>
            <w:right w:val="none" w:sz="0" w:space="0" w:color="auto"/>
          </w:divBdr>
        </w:div>
        <w:div w:id="746074291">
          <w:marLeft w:val="480"/>
          <w:marRight w:val="0"/>
          <w:marTop w:val="0"/>
          <w:marBottom w:val="0"/>
          <w:divBdr>
            <w:top w:val="none" w:sz="0" w:space="0" w:color="auto"/>
            <w:left w:val="none" w:sz="0" w:space="0" w:color="auto"/>
            <w:bottom w:val="none" w:sz="0" w:space="0" w:color="auto"/>
            <w:right w:val="none" w:sz="0" w:space="0" w:color="auto"/>
          </w:divBdr>
        </w:div>
        <w:div w:id="749011946">
          <w:marLeft w:val="480"/>
          <w:marRight w:val="0"/>
          <w:marTop w:val="0"/>
          <w:marBottom w:val="0"/>
          <w:divBdr>
            <w:top w:val="none" w:sz="0" w:space="0" w:color="auto"/>
            <w:left w:val="none" w:sz="0" w:space="0" w:color="auto"/>
            <w:bottom w:val="none" w:sz="0" w:space="0" w:color="auto"/>
            <w:right w:val="none" w:sz="0" w:space="0" w:color="auto"/>
          </w:divBdr>
        </w:div>
        <w:div w:id="773866036">
          <w:marLeft w:val="480"/>
          <w:marRight w:val="0"/>
          <w:marTop w:val="0"/>
          <w:marBottom w:val="0"/>
          <w:divBdr>
            <w:top w:val="none" w:sz="0" w:space="0" w:color="auto"/>
            <w:left w:val="none" w:sz="0" w:space="0" w:color="auto"/>
            <w:bottom w:val="none" w:sz="0" w:space="0" w:color="auto"/>
            <w:right w:val="none" w:sz="0" w:space="0" w:color="auto"/>
          </w:divBdr>
        </w:div>
        <w:div w:id="774978901">
          <w:marLeft w:val="480"/>
          <w:marRight w:val="0"/>
          <w:marTop w:val="0"/>
          <w:marBottom w:val="0"/>
          <w:divBdr>
            <w:top w:val="none" w:sz="0" w:space="0" w:color="auto"/>
            <w:left w:val="none" w:sz="0" w:space="0" w:color="auto"/>
            <w:bottom w:val="none" w:sz="0" w:space="0" w:color="auto"/>
            <w:right w:val="none" w:sz="0" w:space="0" w:color="auto"/>
          </w:divBdr>
        </w:div>
        <w:div w:id="778529973">
          <w:marLeft w:val="480"/>
          <w:marRight w:val="0"/>
          <w:marTop w:val="0"/>
          <w:marBottom w:val="0"/>
          <w:divBdr>
            <w:top w:val="none" w:sz="0" w:space="0" w:color="auto"/>
            <w:left w:val="none" w:sz="0" w:space="0" w:color="auto"/>
            <w:bottom w:val="none" w:sz="0" w:space="0" w:color="auto"/>
            <w:right w:val="none" w:sz="0" w:space="0" w:color="auto"/>
          </w:divBdr>
        </w:div>
        <w:div w:id="787773580">
          <w:marLeft w:val="480"/>
          <w:marRight w:val="0"/>
          <w:marTop w:val="0"/>
          <w:marBottom w:val="0"/>
          <w:divBdr>
            <w:top w:val="none" w:sz="0" w:space="0" w:color="auto"/>
            <w:left w:val="none" w:sz="0" w:space="0" w:color="auto"/>
            <w:bottom w:val="none" w:sz="0" w:space="0" w:color="auto"/>
            <w:right w:val="none" w:sz="0" w:space="0" w:color="auto"/>
          </w:divBdr>
        </w:div>
        <w:div w:id="837502700">
          <w:marLeft w:val="480"/>
          <w:marRight w:val="0"/>
          <w:marTop w:val="0"/>
          <w:marBottom w:val="0"/>
          <w:divBdr>
            <w:top w:val="none" w:sz="0" w:space="0" w:color="auto"/>
            <w:left w:val="none" w:sz="0" w:space="0" w:color="auto"/>
            <w:bottom w:val="none" w:sz="0" w:space="0" w:color="auto"/>
            <w:right w:val="none" w:sz="0" w:space="0" w:color="auto"/>
          </w:divBdr>
        </w:div>
        <w:div w:id="882524826">
          <w:marLeft w:val="480"/>
          <w:marRight w:val="0"/>
          <w:marTop w:val="0"/>
          <w:marBottom w:val="0"/>
          <w:divBdr>
            <w:top w:val="none" w:sz="0" w:space="0" w:color="auto"/>
            <w:left w:val="none" w:sz="0" w:space="0" w:color="auto"/>
            <w:bottom w:val="none" w:sz="0" w:space="0" w:color="auto"/>
            <w:right w:val="none" w:sz="0" w:space="0" w:color="auto"/>
          </w:divBdr>
        </w:div>
        <w:div w:id="902132222">
          <w:marLeft w:val="480"/>
          <w:marRight w:val="0"/>
          <w:marTop w:val="0"/>
          <w:marBottom w:val="0"/>
          <w:divBdr>
            <w:top w:val="none" w:sz="0" w:space="0" w:color="auto"/>
            <w:left w:val="none" w:sz="0" w:space="0" w:color="auto"/>
            <w:bottom w:val="none" w:sz="0" w:space="0" w:color="auto"/>
            <w:right w:val="none" w:sz="0" w:space="0" w:color="auto"/>
          </w:divBdr>
        </w:div>
        <w:div w:id="921911204">
          <w:marLeft w:val="480"/>
          <w:marRight w:val="0"/>
          <w:marTop w:val="0"/>
          <w:marBottom w:val="0"/>
          <w:divBdr>
            <w:top w:val="none" w:sz="0" w:space="0" w:color="auto"/>
            <w:left w:val="none" w:sz="0" w:space="0" w:color="auto"/>
            <w:bottom w:val="none" w:sz="0" w:space="0" w:color="auto"/>
            <w:right w:val="none" w:sz="0" w:space="0" w:color="auto"/>
          </w:divBdr>
        </w:div>
        <w:div w:id="935287114">
          <w:marLeft w:val="480"/>
          <w:marRight w:val="0"/>
          <w:marTop w:val="0"/>
          <w:marBottom w:val="0"/>
          <w:divBdr>
            <w:top w:val="none" w:sz="0" w:space="0" w:color="auto"/>
            <w:left w:val="none" w:sz="0" w:space="0" w:color="auto"/>
            <w:bottom w:val="none" w:sz="0" w:space="0" w:color="auto"/>
            <w:right w:val="none" w:sz="0" w:space="0" w:color="auto"/>
          </w:divBdr>
        </w:div>
        <w:div w:id="945574862">
          <w:marLeft w:val="480"/>
          <w:marRight w:val="0"/>
          <w:marTop w:val="0"/>
          <w:marBottom w:val="0"/>
          <w:divBdr>
            <w:top w:val="none" w:sz="0" w:space="0" w:color="auto"/>
            <w:left w:val="none" w:sz="0" w:space="0" w:color="auto"/>
            <w:bottom w:val="none" w:sz="0" w:space="0" w:color="auto"/>
            <w:right w:val="none" w:sz="0" w:space="0" w:color="auto"/>
          </w:divBdr>
        </w:div>
        <w:div w:id="974288044">
          <w:marLeft w:val="480"/>
          <w:marRight w:val="0"/>
          <w:marTop w:val="0"/>
          <w:marBottom w:val="0"/>
          <w:divBdr>
            <w:top w:val="none" w:sz="0" w:space="0" w:color="auto"/>
            <w:left w:val="none" w:sz="0" w:space="0" w:color="auto"/>
            <w:bottom w:val="none" w:sz="0" w:space="0" w:color="auto"/>
            <w:right w:val="none" w:sz="0" w:space="0" w:color="auto"/>
          </w:divBdr>
        </w:div>
        <w:div w:id="978925763">
          <w:marLeft w:val="480"/>
          <w:marRight w:val="0"/>
          <w:marTop w:val="0"/>
          <w:marBottom w:val="0"/>
          <w:divBdr>
            <w:top w:val="none" w:sz="0" w:space="0" w:color="auto"/>
            <w:left w:val="none" w:sz="0" w:space="0" w:color="auto"/>
            <w:bottom w:val="none" w:sz="0" w:space="0" w:color="auto"/>
            <w:right w:val="none" w:sz="0" w:space="0" w:color="auto"/>
          </w:divBdr>
        </w:div>
        <w:div w:id="983699325">
          <w:marLeft w:val="480"/>
          <w:marRight w:val="0"/>
          <w:marTop w:val="0"/>
          <w:marBottom w:val="0"/>
          <w:divBdr>
            <w:top w:val="none" w:sz="0" w:space="0" w:color="auto"/>
            <w:left w:val="none" w:sz="0" w:space="0" w:color="auto"/>
            <w:bottom w:val="none" w:sz="0" w:space="0" w:color="auto"/>
            <w:right w:val="none" w:sz="0" w:space="0" w:color="auto"/>
          </w:divBdr>
        </w:div>
        <w:div w:id="989869030">
          <w:marLeft w:val="480"/>
          <w:marRight w:val="0"/>
          <w:marTop w:val="0"/>
          <w:marBottom w:val="0"/>
          <w:divBdr>
            <w:top w:val="none" w:sz="0" w:space="0" w:color="auto"/>
            <w:left w:val="none" w:sz="0" w:space="0" w:color="auto"/>
            <w:bottom w:val="none" w:sz="0" w:space="0" w:color="auto"/>
            <w:right w:val="none" w:sz="0" w:space="0" w:color="auto"/>
          </w:divBdr>
        </w:div>
        <w:div w:id="990401380">
          <w:marLeft w:val="480"/>
          <w:marRight w:val="0"/>
          <w:marTop w:val="0"/>
          <w:marBottom w:val="0"/>
          <w:divBdr>
            <w:top w:val="none" w:sz="0" w:space="0" w:color="auto"/>
            <w:left w:val="none" w:sz="0" w:space="0" w:color="auto"/>
            <w:bottom w:val="none" w:sz="0" w:space="0" w:color="auto"/>
            <w:right w:val="none" w:sz="0" w:space="0" w:color="auto"/>
          </w:divBdr>
        </w:div>
        <w:div w:id="1002858516">
          <w:marLeft w:val="480"/>
          <w:marRight w:val="0"/>
          <w:marTop w:val="0"/>
          <w:marBottom w:val="0"/>
          <w:divBdr>
            <w:top w:val="none" w:sz="0" w:space="0" w:color="auto"/>
            <w:left w:val="none" w:sz="0" w:space="0" w:color="auto"/>
            <w:bottom w:val="none" w:sz="0" w:space="0" w:color="auto"/>
            <w:right w:val="none" w:sz="0" w:space="0" w:color="auto"/>
          </w:divBdr>
        </w:div>
      </w:divsChild>
    </w:div>
    <w:div w:id="119958130">
      <w:bodyDiv w:val="1"/>
      <w:marLeft w:val="0"/>
      <w:marRight w:val="0"/>
      <w:marTop w:val="0"/>
      <w:marBottom w:val="0"/>
      <w:divBdr>
        <w:top w:val="none" w:sz="0" w:space="0" w:color="auto"/>
        <w:left w:val="none" w:sz="0" w:space="0" w:color="auto"/>
        <w:bottom w:val="none" w:sz="0" w:space="0" w:color="auto"/>
        <w:right w:val="none" w:sz="0" w:space="0" w:color="auto"/>
      </w:divBdr>
    </w:div>
    <w:div w:id="120005917">
      <w:bodyDiv w:val="1"/>
      <w:marLeft w:val="0"/>
      <w:marRight w:val="0"/>
      <w:marTop w:val="0"/>
      <w:marBottom w:val="0"/>
      <w:divBdr>
        <w:top w:val="none" w:sz="0" w:space="0" w:color="auto"/>
        <w:left w:val="none" w:sz="0" w:space="0" w:color="auto"/>
        <w:bottom w:val="none" w:sz="0" w:space="0" w:color="auto"/>
        <w:right w:val="none" w:sz="0" w:space="0" w:color="auto"/>
      </w:divBdr>
    </w:div>
    <w:div w:id="120343670">
      <w:bodyDiv w:val="1"/>
      <w:marLeft w:val="0"/>
      <w:marRight w:val="0"/>
      <w:marTop w:val="0"/>
      <w:marBottom w:val="0"/>
      <w:divBdr>
        <w:top w:val="none" w:sz="0" w:space="0" w:color="auto"/>
        <w:left w:val="none" w:sz="0" w:space="0" w:color="auto"/>
        <w:bottom w:val="none" w:sz="0" w:space="0" w:color="auto"/>
        <w:right w:val="none" w:sz="0" w:space="0" w:color="auto"/>
      </w:divBdr>
    </w:div>
    <w:div w:id="120392884">
      <w:bodyDiv w:val="1"/>
      <w:marLeft w:val="0"/>
      <w:marRight w:val="0"/>
      <w:marTop w:val="0"/>
      <w:marBottom w:val="0"/>
      <w:divBdr>
        <w:top w:val="none" w:sz="0" w:space="0" w:color="auto"/>
        <w:left w:val="none" w:sz="0" w:space="0" w:color="auto"/>
        <w:bottom w:val="none" w:sz="0" w:space="0" w:color="auto"/>
        <w:right w:val="none" w:sz="0" w:space="0" w:color="auto"/>
      </w:divBdr>
    </w:div>
    <w:div w:id="120616923">
      <w:bodyDiv w:val="1"/>
      <w:marLeft w:val="0"/>
      <w:marRight w:val="0"/>
      <w:marTop w:val="0"/>
      <w:marBottom w:val="0"/>
      <w:divBdr>
        <w:top w:val="none" w:sz="0" w:space="0" w:color="auto"/>
        <w:left w:val="none" w:sz="0" w:space="0" w:color="auto"/>
        <w:bottom w:val="none" w:sz="0" w:space="0" w:color="auto"/>
        <w:right w:val="none" w:sz="0" w:space="0" w:color="auto"/>
      </w:divBdr>
    </w:div>
    <w:div w:id="120732203">
      <w:bodyDiv w:val="1"/>
      <w:marLeft w:val="0"/>
      <w:marRight w:val="0"/>
      <w:marTop w:val="0"/>
      <w:marBottom w:val="0"/>
      <w:divBdr>
        <w:top w:val="none" w:sz="0" w:space="0" w:color="auto"/>
        <w:left w:val="none" w:sz="0" w:space="0" w:color="auto"/>
        <w:bottom w:val="none" w:sz="0" w:space="0" w:color="auto"/>
        <w:right w:val="none" w:sz="0" w:space="0" w:color="auto"/>
      </w:divBdr>
    </w:div>
    <w:div w:id="121315997">
      <w:bodyDiv w:val="1"/>
      <w:marLeft w:val="0"/>
      <w:marRight w:val="0"/>
      <w:marTop w:val="0"/>
      <w:marBottom w:val="0"/>
      <w:divBdr>
        <w:top w:val="none" w:sz="0" w:space="0" w:color="auto"/>
        <w:left w:val="none" w:sz="0" w:space="0" w:color="auto"/>
        <w:bottom w:val="none" w:sz="0" w:space="0" w:color="auto"/>
        <w:right w:val="none" w:sz="0" w:space="0" w:color="auto"/>
      </w:divBdr>
      <w:divsChild>
        <w:div w:id="18746673">
          <w:marLeft w:val="480"/>
          <w:marRight w:val="0"/>
          <w:marTop w:val="0"/>
          <w:marBottom w:val="0"/>
          <w:divBdr>
            <w:top w:val="none" w:sz="0" w:space="0" w:color="auto"/>
            <w:left w:val="none" w:sz="0" w:space="0" w:color="auto"/>
            <w:bottom w:val="none" w:sz="0" w:space="0" w:color="auto"/>
            <w:right w:val="none" w:sz="0" w:space="0" w:color="auto"/>
          </w:divBdr>
        </w:div>
        <w:div w:id="74789157">
          <w:marLeft w:val="480"/>
          <w:marRight w:val="0"/>
          <w:marTop w:val="0"/>
          <w:marBottom w:val="0"/>
          <w:divBdr>
            <w:top w:val="none" w:sz="0" w:space="0" w:color="auto"/>
            <w:left w:val="none" w:sz="0" w:space="0" w:color="auto"/>
            <w:bottom w:val="none" w:sz="0" w:space="0" w:color="auto"/>
            <w:right w:val="none" w:sz="0" w:space="0" w:color="auto"/>
          </w:divBdr>
        </w:div>
        <w:div w:id="95057143">
          <w:marLeft w:val="480"/>
          <w:marRight w:val="0"/>
          <w:marTop w:val="0"/>
          <w:marBottom w:val="0"/>
          <w:divBdr>
            <w:top w:val="none" w:sz="0" w:space="0" w:color="auto"/>
            <w:left w:val="none" w:sz="0" w:space="0" w:color="auto"/>
            <w:bottom w:val="none" w:sz="0" w:space="0" w:color="auto"/>
            <w:right w:val="none" w:sz="0" w:space="0" w:color="auto"/>
          </w:divBdr>
        </w:div>
        <w:div w:id="115829791">
          <w:marLeft w:val="480"/>
          <w:marRight w:val="0"/>
          <w:marTop w:val="0"/>
          <w:marBottom w:val="0"/>
          <w:divBdr>
            <w:top w:val="none" w:sz="0" w:space="0" w:color="auto"/>
            <w:left w:val="none" w:sz="0" w:space="0" w:color="auto"/>
            <w:bottom w:val="none" w:sz="0" w:space="0" w:color="auto"/>
            <w:right w:val="none" w:sz="0" w:space="0" w:color="auto"/>
          </w:divBdr>
        </w:div>
        <w:div w:id="128911335">
          <w:marLeft w:val="480"/>
          <w:marRight w:val="0"/>
          <w:marTop w:val="0"/>
          <w:marBottom w:val="0"/>
          <w:divBdr>
            <w:top w:val="none" w:sz="0" w:space="0" w:color="auto"/>
            <w:left w:val="none" w:sz="0" w:space="0" w:color="auto"/>
            <w:bottom w:val="none" w:sz="0" w:space="0" w:color="auto"/>
            <w:right w:val="none" w:sz="0" w:space="0" w:color="auto"/>
          </w:divBdr>
        </w:div>
        <w:div w:id="197665178">
          <w:marLeft w:val="480"/>
          <w:marRight w:val="0"/>
          <w:marTop w:val="0"/>
          <w:marBottom w:val="0"/>
          <w:divBdr>
            <w:top w:val="none" w:sz="0" w:space="0" w:color="auto"/>
            <w:left w:val="none" w:sz="0" w:space="0" w:color="auto"/>
            <w:bottom w:val="none" w:sz="0" w:space="0" w:color="auto"/>
            <w:right w:val="none" w:sz="0" w:space="0" w:color="auto"/>
          </w:divBdr>
        </w:div>
        <w:div w:id="218325888">
          <w:marLeft w:val="480"/>
          <w:marRight w:val="0"/>
          <w:marTop w:val="0"/>
          <w:marBottom w:val="0"/>
          <w:divBdr>
            <w:top w:val="none" w:sz="0" w:space="0" w:color="auto"/>
            <w:left w:val="none" w:sz="0" w:space="0" w:color="auto"/>
            <w:bottom w:val="none" w:sz="0" w:space="0" w:color="auto"/>
            <w:right w:val="none" w:sz="0" w:space="0" w:color="auto"/>
          </w:divBdr>
        </w:div>
        <w:div w:id="224071864">
          <w:marLeft w:val="480"/>
          <w:marRight w:val="0"/>
          <w:marTop w:val="0"/>
          <w:marBottom w:val="0"/>
          <w:divBdr>
            <w:top w:val="none" w:sz="0" w:space="0" w:color="auto"/>
            <w:left w:val="none" w:sz="0" w:space="0" w:color="auto"/>
            <w:bottom w:val="none" w:sz="0" w:space="0" w:color="auto"/>
            <w:right w:val="none" w:sz="0" w:space="0" w:color="auto"/>
          </w:divBdr>
        </w:div>
        <w:div w:id="225342507">
          <w:marLeft w:val="480"/>
          <w:marRight w:val="0"/>
          <w:marTop w:val="0"/>
          <w:marBottom w:val="0"/>
          <w:divBdr>
            <w:top w:val="none" w:sz="0" w:space="0" w:color="auto"/>
            <w:left w:val="none" w:sz="0" w:space="0" w:color="auto"/>
            <w:bottom w:val="none" w:sz="0" w:space="0" w:color="auto"/>
            <w:right w:val="none" w:sz="0" w:space="0" w:color="auto"/>
          </w:divBdr>
        </w:div>
        <w:div w:id="248733866">
          <w:marLeft w:val="480"/>
          <w:marRight w:val="0"/>
          <w:marTop w:val="0"/>
          <w:marBottom w:val="0"/>
          <w:divBdr>
            <w:top w:val="none" w:sz="0" w:space="0" w:color="auto"/>
            <w:left w:val="none" w:sz="0" w:space="0" w:color="auto"/>
            <w:bottom w:val="none" w:sz="0" w:space="0" w:color="auto"/>
            <w:right w:val="none" w:sz="0" w:space="0" w:color="auto"/>
          </w:divBdr>
        </w:div>
        <w:div w:id="430970955">
          <w:marLeft w:val="480"/>
          <w:marRight w:val="0"/>
          <w:marTop w:val="0"/>
          <w:marBottom w:val="0"/>
          <w:divBdr>
            <w:top w:val="none" w:sz="0" w:space="0" w:color="auto"/>
            <w:left w:val="none" w:sz="0" w:space="0" w:color="auto"/>
            <w:bottom w:val="none" w:sz="0" w:space="0" w:color="auto"/>
            <w:right w:val="none" w:sz="0" w:space="0" w:color="auto"/>
          </w:divBdr>
        </w:div>
        <w:div w:id="747964940">
          <w:marLeft w:val="480"/>
          <w:marRight w:val="0"/>
          <w:marTop w:val="0"/>
          <w:marBottom w:val="0"/>
          <w:divBdr>
            <w:top w:val="none" w:sz="0" w:space="0" w:color="auto"/>
            <w:left w:val="none" w:sz="0" w:space="0" w:color="auto"/>
            <w:bottom w:val="none" w:sz="0" w:space="0" w:color="auto"/>
            <w:right w:val="none" w:sz="0" w:space="0" w:color="auto"/>
          </w:divBdr>
        </w:div>
        <w:div w:id="765734505">
          <w:marLeft w:val="480"/>
          <w:marRight w:val="0"/>
          <w:marTop w:val="0"/>
          <w:marBottom w:val="0"/>
          <w:divBdr>
            <w:top w:val="none" w:sz="0" w:space="0" w:color="auto"/>
            <w:left w:val="none" w:sz="0" w:space="0" w:color="auto"/>
            <w:bottom w:val="none" w:sz="0" w:space="0" w:color="auto"/>
            <w:right w:val="none" w:sz="0" w:space="0" w:color="auto"/>
          </w:divBdr>
        </w:div>
        <w:div w:id="862550748">
          <w:marLeft w:val="480"/>
          <w:marRight w:val="0"/>
          <w:marTop w:val="0"/>
          <w:marBottom w:val="0"/>
          <w:divBdr>
            <w:top w:val="none" w:sz="0" w:space="0" w:color="auto"/>
            <w:left w:val="none" w:sz="0" w:space="0" w:color="auto"/>
            <w:bottom w:val="none" w:sz="0" w:space="0" w:color="auto"/>
            <w:right w:val="none" w:sz="0" w:space="0" w:color="auto"/>
          </w:divBdr>
        </w:div>
        <w:div w:id="918254234">
          <w:marLeft w:val="480"/>
          <w:marRight w:val="0"/>
          <w:marTop w:val="0"/>
          <w:marBottom w:val="0"/>
          <w:divBdr>
            <w:top w:val="none" w:sz="0" w:space="0" w:color="auto"/>
            <w:left w:val="none" w:sz="0" w:space="0" w:color="auto"/>
            <w:bottom w:val="none" w:sz="0" w:space="0" w:color="auto"/>
            <w:right w:val="none" w:sz="0" w:space="0" w:color="auto"/>
          </w:divBdr>
        </w:div>
        <w:div w:id="981617442">
          <w:marLeft w:val="480"/>
          <w:marRight w:val="0"/>
          <w:marTop w:val="0"/>
          <w:marBottom w:val="0"/>
          <w:divBdr>
            <w:top w:val="none" w:sz="0" w:space="0" w:color="auto"/>
            <w:left w:val="none" w:sz="0" w:space="0" w:color="auto"/>
            <w:bottom w:val="none" w:sz="0" w:space="0" w:color="auto"/>
            <w:right w:val="none" w:sz="0" w:space="0" w:color="auto"/>
          </w:divBdr>
        </w:div>
      </w:divsChild>
    </w:div>
    <w:div w:id="121459732">
      <w:bodyDiv w:val="1"/>
      <w:marLeft w:val="0"/>
      <w:marRight w:val="0"/>
      <w:marTop w:val="0"/>
      <w:marBottom w:val="0"/>
      <w:divBdr>
        <w:top w:val="none" w:sz="0" w:space="0" w:color="auto"/>
        <w:left w:val="none" w:sz="0" w:space="0" w:color="auto"/>
        <w:bottom w:val="none" w:sz="0" w:space="0" w:color="auto"/>
        <w:right w:val="none" w:sz="0" w:space="0" w:color="auto"/>
      </w:divBdr>
    </w:div>
    <w:div w:id="122625172">
      <w:bodyDiv w:val="1"/>
      <w:marLeft w:val="0"/>
      <w:marRight w:val="0"/>
      <w:marTop w:val="0"/>
      <w:marBottom w:val="0"/>
      <w:divBdr>
        <w:top w:val="none" w:sz="0" w:space="0" w:color="auto"/>
        <w:left w:val="none" w:sz="0" w:space="0" w:color="auto"/>
        <w:bottom w:val="none" w:sz="0" w:space="0" w:color="auto"/>
        <w:right w:val="none" w:sz="0" w:space="0" w:color="auto"/>
      </w:divBdr>
    </w:div>
    <w:div w:id="123280635">
      <w:bodyDiv w:val="1"/>
      <w:marLeft w:val="0"/>
      <w:marRight w:val="0"/>
      <w:marTop w:val="0"/>
      <w:marBottom w:val="0"/>
      <w:divBdr>
        <w:top w:val="none" w:sz="0" w:space="0" w:color="auto"/>
        <w:left w:val="none" w:sz="0" w:space="0" w:color="auto"/>
        <w:bottom w:val="none" w:sz="0" w:space="0" w:color="auto"/>
        <w:right w:val="none" w:sz="0" w:space="0" w:color="auto"/>
      </w:divBdr>
    </w:div>
    <w:div w:id="123499840">
      <w:bodyDiv w:val="1"/>
      <w:marLeft w:val="0"/>
      <w:marRight w:val="0"/>
      <w:marTop w:val="0"/>
      <w:marBottom w:val="0"/>
      <w:divBdr>
        <w:top w:val="none" w:sz="0" w:space="0" w:color="auto"/>
        <w:left w:val="none" w:sz="0" w:space="0" w:color="auto"/>
        <w:bottom w:val="none" w:sz="0" w:space="0" w:color="auto"/>
        <w:right w:val="none" w:sz="0" w:space="0" w:color="auto"/>
      </w:divBdr>
    </w:div>
    <w:div w:id="124392460">
      <w:bodyDiv w:val="1"/>
      <w:marLeft w:val="0"/>
      <w:marRight w:val="0"/>
      <w:marTop w:val="0"/>
      <w:marBottom w:val="0"/>
      <w:divBdr>
        <w:top w:val="none" w:sz="0" w:space="0" w:color="auto"/>
        <w:left w:val="none" w:sz="0" w:space="0" w:color="auto"/>
        <w:bottom w:val="none" w:sz="0" w:space="0" w:color="auto"/>
        <w:right w:val="none" w:sz="0" w:space="0" w:color="auto"/>
      </w:divBdr>
    </w:div>
    <w:div w:id="124855765">
      <w:bodyDiv w:val="1"/>
      <w:marLeft w:val="0"/>
      <w:marRight w:val="0"/>
      <w:marTop w:val="0"/>
      <w:marBottom w:val="0"/>
      <w:divBdr>
        <w:top w:val="none" w:sz="0" w:space="0" w:color="auto"/>
        <w:left w:val="none" w:sz="0" w:space="0" w:color="auto"/>
        <w:bottom w:val="none" w:sz="0" w:space="0" w:color="auto"/>
        <w:right w:val="none" w:sz="0" w:space="0" w:color="auto"/>
      </w:divBdr>
    </w:div>
    <w:div w:id="125054203">
      <w:bodyDiv w:val="1"/>
      <w:marLeft w:val="0"/>
      <w:marRight w:val="0"/>
      <w:marTop w:val="0"/>
      <w:marBottom w:val="0"/>
      <w:divBdr>
        <w:top w:val="none" w:sz="0" w:space="0" w:color="auto"/>
        <w:left w:val="none" w:sz="0" w:space="0" w:color="auto"/>
        <w:bottom w:val="none" w:sz="0" w:space="0" w:color="auto"/>
        <w:right w:val="none" w:sz="0" w:space="0" w:color="auto"/>
      </w:divBdr>
    </w:div>
    <w:div w:id="125315648">
      <w:bodyDiv w:val="1"/>
      <w:marLeft w:val="0"/>
      <w:marRight w:val="0"/>
      <w:marTop w:val="0"/>
      <w:marBottom w:val="0"/>
      <w:divBdr>
        <w:top w:val="none" w:sz="0" w:space="0" w:color="auto"/>
        <w:left w:val="none" w:sz="0" w:space="0" w:color="auto"/>
        <w:bottom w:val="none" w:sz="0" w:space="0" w:color="auto"/>
        <w:right w:val="none" w:sz="0" w:space="0" w:color="auto"/>
      </w:divBdr>
    </w:div>
    <w:div w:id="125320862">
      <w:bodyDiv w:val="1"/>
      <w:marLeft w:val="0"/>
      <w:marRight w:val="0"/>
      <w:marTop w:val="0"/>
      <w:marBottom w:val="0"/>
      <w:divBdr>
        <w:top w:val="none" w:sz="0" w:space="0" w:color="auto"/>
        <w:left w:val="none" w:sz="0" w:space="0" w:color="auto"/>
        <w:bottom w:val="none" w:sz="0" w:space="0" w:color="auto"/>
        <w:right w:val="none" w:sz="0" w:space="0" w:color="auto"/>
      </w:divBdr>
    </w:div>
    <w:div w:id="125592144">
      <w:bodyDiv w:val="1"/>
      <w:marLeft w:val="0"/>
      <w:marRight w:val="0"/>
      <w:marTop w:val="0"/>
      <w:marBottom w:val="0"/>
      <w:divBdr>
        <w:top w:val="none" w:sz="0" w:space="0" w:color="auto"/>
        <w:left w:val="none" w:sz="0" w:space="0" w:color="auto"/>
        <w:bottom w:val="none" w:sz="0" w:space="0" w:color="auto"/>
        <w:right w:val="none" w:sz="0" w:space="0" w:color="auto"/>
      </w:divBdr>
    </w:div>
    <w:div w:id="126047672">
      <w:bodyDiv w:val="1"/>
      <w:marLeft w:val="0"/>
      <w:marRight w:val="0"/>
      <w:marTop w:val="0"/>
      <w:marBottom w:val="0"/>
      <w:divBdr>
        <w:top w:val="none" w:sz="0" w:space="0" w:color="auto"/>
        <w:left w:val="none" w:sz="0" w:space="0" w:color="auto"/>
        <w:bottom w:val="none" w:sz="0" w:space="0" w:color="auto"/>
        <w:right w:val="none" w:sz="0" w:space="0" w:color="auto"/>
      </w:divBdr>
    </w:div>
    <w:div w:id="126163318">
      <w:bodyDiv w:val="1"/>
      <w:marLeft w:val="0"/>
      <w:marRight w:val="0"/>
      <w:marTop w:val="0"/>
      <w:marBottom w:val="0"/>
      <w:divBdr>
        <w:top w:val="none" w:sz="0" w:space="0" w:color="auto"/>
        <w:left w:val="none" w:sz="0" w:space="0" w:color="auto"/>
        <w:bottom w:val="none" w:sz="0" w:space="0" w:color="auto"/>
        <w:right w:val="none" w:sz="0" w:space="0" w:color="auto"/>
      </w:divBdr>
    </w:div>
    <w:div w:id="126242412">
      <w:bodyDiv w:val="1"/>
      <w:marLeft w:val="0"/>
      <w:marRight w:val="0"/>
      <w:marTop w:val="0"/>
      <w:marBottom w:val="0"/>
      <w:divBdr>
        <w:top w:val="none" w:sz="0" w:space="0" w:color="auto"/>
        <w:left w:val="none" w:sz="0" w:space="0" w:color="auto"/>
        <w:bottom w:val="none" w:sz="0" w:space="0" w:color="auto"/>
        <w:right w:val="none" w:sz="0" w:space="0" w:color="auto"/>
      </w:divBdr>
    </w:div>
    <w:div w:id="126555479">
      <w:bodyDiv w:val="1"/>
      <w:marLeft w:val="0"/>
      <w:marRight w:val="0"/>
      <w:marTop w:val="0"/>
      <w:marBottom w:val="0"/>
      <w:divBdr>
        <w:top w:val="none" w:sz="0" w:space="0" w:color="auto"/>
        <w:left w:val="none" w:sz="0" w:space="0" w:color="auto"/>
        <w:bottom w:val="none" w:sz="0" w:space="0" w:color="auto"/>
        <w:right w:val="none" w:sz="0" w:space="0" w:color="auto"/>
      </w:divBdr>
    </w:div>
    <w:div w:id="126631998">
      <w:bodyDiv w:val="1"/>
      <w:marLeft w:val="0"/>
      <w:marRight w:val="0"/>
      <w:marTop w:val="0"/>
      <w:marBottom w:val="0"/>
      <w:divBdr>
        <w:top w:val="none" w:sz="0" w:space="0" w:color="auto"/>
        <w:left w:val="none" w:sz="0" w:space="0" w:color="auto"/>
        <w:bottom w:val="none" w:sz="0" w:space="0" w:color="auto"/>
        <w:right w:val="none" w:sz="0" w:space="0" w:color="auto"/>
      </w:divBdr>
    </w:div>
    <w:div w:id="126902053">
      <w:bodyDiv w:val="1"/>
      <w:marLeft w:val="0"/>
      <w:marRight w:val="0"/>
      <w:marTop w:val="0"/>
      <w:marBottom w:val="0"/>
      <w:divBdr>
        <w:top w:val="none" w:sz="0" w:space="0" w:color="auto"/>
        <w:left w:val="none" w:sz="0" w:space="0" w:color="auto"/>
        <w:bottom w:val="none" w:sz="0" w:space="0" w:color="auto"/>
        <w:right w:val="none" w:sz="0" w:space="0" w:color="auto"/>
      </w:divBdr>
    </w:div>
    <w:div w:id="127209282">
      <w:bodyDiv w:val="1"/>
      <w:marLeft w:val="0"/>
      <w:marRight w:val="0"/>
      <w:marTop w:val="0"/>
      <w:marBottom w:val="0"/>
      <w:divBdr>
        <w:top w:val="none" w:sz="0" w:space="0" w:color="auto"/>
        <w:left w:val="none" w:sz="0" w:space="0" w:color="auto"/>
        <w:bottom w:val="none" w:sz="0" w:space="0" w:color="auto"/>
        <w:right w:val="none" w:sz="0" w:space="0" w:color="auto"/>
      </w:divBdr>
    </w:div>
    <w:div w:id="127672509">
      <w:bodyDiv w:val="1"/>
      <w:marLeft w:val="0"/>
      <w:marRight w:val="0"/>
      <w:marTop w:val="0"/>
      <w:marBottom w:val="0"/>
      <w:divBdr>
        <w:top w:val="none" w:sz="0" w:space="0" w:color="auto"/>
        <w:left w:val="none" w:sz="0" w:space="0" w:color="auto"/>
        <w:bottom w:val="none" w:sz="0" w:space="0" w:color="auto"/>
        <w:right w:val="none" w:sz="0" w:space="0" w:color="auto"/>
      </w:divBdr>
    </w:div>
    <w:div w:id="128016294">
      <w:bodyDiv w:val="1"/>
      <w:marLeft w:val="0"/>
      <w:marRight w:val="0"/>
      <w:marTop w:val="0"/>
      <w:marBottom w:val="0"/>
      <w:divBdr>
        <w:top w:val="none" w:sz="0" w:space="0" w:color="auto"/>
        <w:left w:val="none" w:sz="0" w:space="0" w:color="auto"/>
        <w:bottom w:val="none" w:sz="0" w:space="0" w:color="auto"/>
        <w:right w:val="none" w:sz="0" w:space="0" w:color="auto"/>
      </w:divBdr>
    </w:div>
    <w:div w:id="128330271">
      <w:bodyDiv w:val="1"/>
      <w:marLeft w:val="0"/>
      <w:marRight w:val="0"/>
      <w:marTop w:val="0"/>
      <w:marBottom w:val="0"/>
      <w:divBdr>
        <w:top w:val="none" w:sz="0" w:space="0" w:color="auto"/>
        <w:left w:val="none" w:sz="0" w:space="0" w:color="auto"/>
        <w:bottom w:val="none" w:sz="0" w:space="0" w:color="auto"/>
        <w:right w:val="none" w:sz="0" w:space="0" w:color="auto"/>
      </w:divBdr>
    </w:div>
    <w:div w:id="128481649">
      <w:bodyDiv w:val="1"/>
      <w:marLeft w:val="0"/>
      <w:marRight w:val="0"/>
      <w:marTop w:val="0"/>
      <w:marBottom w:val="0"/>
      <w:divBdr>
        <w:top w:val="none" w:sz="0" w:space="0" w:color="auto"/>
        <w:left w:val="none" w:sz="0" w:space="0" w:color="auto"/>
        <w:bottom w:val="none" w:sz="0" w:space="0" w:color="auto"/>
        <w:right w:val="none" w:sz="0" w:space="0" w:color="auto"/>
      </w:divBdr>
    </w:div>
    <w:div w:id="128980803">
      <w:bodyDiv w:val="1"/>
      <w:marLeft w:val="0"/>
      <w:marRight w:val="0"/>
      <w:marTop w:val="0"/>
      <w:marBottom w:val="0"/>
      <w:divBdr>
        <w:top w:val="none" w:sz="0" w:space="0" w:color="auto"/>
        <w:left w:val="none" w:sz="0" w:space="0" w:color="auto"/>
        <w:bottom w:val="none" w:sz="0" w:space="0" w:color="auto"/>
        <w:right w:val="none" w:sz="0" w:space="0" w:color="auto"/>
      </w:divBdr>
    </w:div>
    <w:div w:id="129858998">
      <w:bodyDiv w:val="1"/>
      <w:marLeft w:val="0"/>
      <w:marRight w:val="0"/>
      <w:marTop w:val="0"/>
      <w:marBottom w:val="0"/>
      <w:divBdr>
        <w:top w:val="none" w:sz="0" w:space="0" w:color="auto"/>
        <w:left w:val="none" w:sz="0" w:space="0" w:color="auto"/>
        <w:bottom w:val="none" w:sz="0" w:space="0" w:color="auto"/>
        <w:right w:val="none" w:sz="0" w:space="0" w:color="auto"/>
      </w:divBdr>
    </w:div>
    <w:div w:id="130950847">
      <w:bodyDiv w:val="1"/>
      <w:marLeft w:val="0"/>
      <w:marRight w:val="0"/>
      <w:marTop w:val="0"/>
      <w:marBottom w:val="0"/>
      <w:divBdr>
        <w:top w:val="none" w:sz="0" w:space="0" w:color="auto"/>
        <w:left w:val="none" w:sz="0" w:space="0" w:color="auto"/>
        <w:bottom w:val="none" w:sz="0" w:space="0" w:color="auto"/>
        <w:right w:val="none" w:sz="0" w:space="0" w:color="auto"/>
      </w:divBdr>
    </w:div>
    <w:div w:id="131213036">
      <w:bodyDiv w:val="1"/>
      <w:marLeft w:val="0"/>
      <w:marRight w:val="0"/>
      <w:marTop w:val="0"/>
      <w:marBottom w:val="0"/>
      <w:divBdr>
        <w:top w:val="none" w:sz="0" w:space="0" w:color="auto"/>
        <w:left w:val="none" w:sz="0" w:space="0" w:color="auto"/>
        <w:bottom w:val="none" w:sz="0" w:space="0" w:color="auto"/>
        <w:right w:val="none" w:sz="0" w:space="0" w:color="auto"/>
      </w:divBdr>
    </w:div>
    <w:div w:id="131408125">
      <w:bodyDiv w:val="1"/>
      <w:marLeft w:val="0"/>
      <w:marRight w:val="0"/>
      <w:marTop w:val="0"/>
      <w:marBottom w:val="0"/>
      <w:divBdr>
        <w:top w:val="none" w:sz="0" w:space="0" w:color="auto"/>
        <w:left w:val="none" w:sz="0" w:space="0" w:color="auto"/>
        <w:bottom w:val="none" w:sz="0" w:space="0" w:color="auto"/>
        <w:right w:val="none" w:sz="0" w:space="0" w:color="auto"/>
      </w:divBdr>
    </w:div>
    <w:div w:id="131753129">
      <w:bodyDiv w:val="1"/>
      <w:marLeft w:val="0"/>
      <w:marRight w:val="0"/>
      <w:marTop w:val="0"/>
      <w:marBottom w:val="0"/>
      <w:divBdr>
        <w:top w:val="none" w:sz="0" w:space="0" w:color="auto"/>
        <w:left w:val="none" w:sz="0" w:space="0" w:color="auto"/>
        <w:bottom w:val="none" w:sz="0" w:space="0" w:color="auto"/>
        <w:right w:val="none" w:sz="0" w:space="0" w:color="auto"/>
      </w:divBdr>
    </w:div>
    <w:div w:id="131795650">
      <w:bodyDiv w:val="1"/>
      <w:marLeft w:val="0"/>
      <w:marRight w:val="0"/>
      <w:marTop w:val="0"/>
      <w:marBottom w:val="0"/>
      <w:divBdr>
        <w:top w:val="none" w:sz="0" w:space="0" w:color="auto"/>
        <w:left w:val="none" w:sz="0" w:space="0" w:color="auto"/>
        <w:bottom w:val="none" w:sz="0" w:space="0" w:color="auto"/>
        <w:right w:val="none" w:sz="0" w:space="0" w:color="auto"/>
      </w:divBdr>
    </w:div>
    <w:div w:id="131796388">
      <w:bodyDiv w:val="1"/>
      <w:marLeft w:val="0"/>
      <w:marRight w:val="0"/>
      <w:marTop w:val="0"/>
      <w:marBottom w:val="0"/>
      <w:divBdr>
        <w:top w:val="none" w:sz="0" w:space="0" w:color="auto"/>
        <w:left w:val="none" w:sz="0" w:space="0" w:color="auto"/>
        <w:bottom w:val="none" w:sz="0" w:space="0" w:color="auto"/>
        <w:right w:val="none" w:sz="0" w:space="0" w:color="auto"/>
      </w:divBdr>
    </w:div>
    <w:div w:id="131872458">
      <w:bodyDiv w:val="1"/>
      <w:marLeft w:val="0"/>
      <w:marRight w:val="0"/>
      <w:marTop w:val="0"/>
      <w:marBottom w:val="0"/>
      <w:divBdr>
        <w:top w:val="none" w:sz="0" w:space="0" w:color="auto"/>
        <w:left w:val="none" w:sz="0" w:space="0" w:color="auto"/>
        <w:bottom w:val="none" w:sz="0" w:space="0" w:color="auto"/>
        <w:right w:val="none" w:sz="0" w:space="0" w:color="auto"/>
      </w:divBdr>
    </w:div>
    <w:div w:id="132067746">
      <w:bodyDiv w:val="1"/>
      <w:marLeft w:val="0"/>
      <w:marRight w:val="0"/>
      <w:marTop w:val="0"/>
      <w:marBottom w:val="0"/>
      <w:divBdr>
        <w:top w:val="none" w:sz="0" w:space="0" w:color="auto"/>
        <w:left w:val="none" w:sz="0" w:space="0" w:color="auto"/>
        <w:bottom w:val="none" w:sz="0" w:space="0" w:color="auto"/>
        <w:right w:val="none" w:sz="0" w:space="0" w:color="auto"/>
      </w:divBdr>
    </w:div>
    <w:div w:id="132329293">
      <w:bodyDiv w:val="1"/>
      <w:marLeft w:val="0"/>
      <w:marRight w:val="0"/>
      <w:marTop w:val="0"/>
      <w:marBottom w:val="0"/>
      <w:divBdr>
        <w:top w:val="none" w:sz="0" w:space="0" w:color="auto"/>
        <w:left w:val="none" w:sz="0" w:space="0" w:color="auto"/>
        <w:bottom w:val="none" w:sz="0" w:space="0" w:color="auto"/>
        <w:right w:val="none" w:sz="0" w:space="0" w:color="auto"/>
      </w:divBdr>
    </w:div>
    <w:div w:id="132404943">
      <w:bodyDiv w:val="1"/>
      <w:marLeft w:val="0"/>
      <w:marRight w:val="0"/>
      <w:marTop w:val="0"/>
      <w:marBottom w:val="0"/>
      <w:divBdr>
        <w:top w:val="none" w:sz="0" w:space="0" w:color="auto"/>
        <w:left w:val="none" w:sz="0" w:space="0" w:color="auto"/>
        <w:bottom w:val="none" w:sz="0" w:space="0" w:color="auto"/>
        <w:right w:val="none" w:sz="0" w:space="0" w:color="auto"/>
      </w:divBdr>
    </w:div>
    <w:div w:id="132448596">
      <w:bodyDiv w:val="1"/>
      <w:marLeft w:val="0"/>
      <w:marRight w:val="0"/>
      <w:marTop w:val="0"/>
      <w:marBottom w:val="0"/>
      <w:divBdr>
        <w:top w:val="none" w:sz="0" w:space="0" w:color="auto"/>
        <w:left w:val="none" w:sz="0" w:space="0" w:color="auto"/>
        <w:bottom w:val="none" w:sz="0" w:space="0" w:color="auto"/>
        <w:right w:val="none" w:sz="0" w:space="0" w:color="auto"/>
      </w:divBdr>
    </w:div>
    <w:div w:id="132525154">
      <w:bodyDiv w:val="1"/>
      <w:marLeft w:val="0"/>
      <w:marRight w:val="0"/>
      <w:marTop w:val="0"/>
      <w:marBottom w:val="0"/>
      <w:divBdr>
        <w:top w:val="none" w:sz="0" w:space="0" w:color="auto"/>
        <w:left w:val="none" w:sz="0" w:space="0" w:color="auto"/>
        <w:bottom w:val="none" w:sz="0" w:space="0" w:color="auto"/>
        <w:right w:val="none" w:sz="0" w:space="0" w:color="auto"/>
      </w:divBdr>
    </w:div>
    <w:div w:id="132674302">
      <w:bodyDiv w:val="1"/>
      <w:marLeft w:val="0"/>
      <w:marRight w:val="0"/>
      <w:marTop w:val="0"/>
      <w:marBottom w:val="0"/>
      <w:divBdr>
        <w:top w:val="none" w:sz="0" w:space="0" w:color="auto"/>
        <w:left w:val="none" w:sz="0" w:space="0" w:color="auto"/>
        <w:bottom w:val="none" w:sz="0" w:space="0" w:color="auto"/>
        <w:right w:val="none" w:sz="0" w:space="0" w:color="auto"/>
      </w:divBdr>
    </w:div>
    <w:div w:id="133063125">
      <w:bodyDiv w:val="1"/>
      <w:marLeft w:val="0"/>
      <w:marRight w:val="0"/>
      <w:marTop w:val="0"/>
      <w:marBottom w:val="0"/>
      <w:divBdr>
        <w:top w:val="none" w:sz="0" w:space="0" w:color="auto"/>
        <w:left w:val="none" w:sz="0" w:space="0" w:color="auto"/>
        <w:bottom w:val="none" w:sz="0" w:space="0" w:color="auto"/>
        <w:right w:val="none" w:sz="0" w:space="0" w:color="auto"/>
      </w:divBdr>
    </w:div>
    <w:div w:id="133064417">
      <w:bodyDiv w:val="1"/>
      <w:marLeft w:val="0"/>
      <w:marRight w:val="0"/>
      <w:marTop w:val="0"/>
      <w:marBottom w:val="0"/>
      <w:divBdr>
        <w:top w:val="none" w:sz="0" w:space="0" w:color="auto"/>
        <w:left w:val="none" w:sz="0" w:space="0" w:color="auto"/>
        <w:bottom w:val="none" w:sz="0" w:space="0" w:color="auto"/>
        <w:right w:val="none" w:sz="0" w:space="0" w:color="auto"/>
      </w:divBdr>
      <w:divsChild>
        <w:div w:id="108428023">
          <w:marLeft w:val="480"/>
          <w:marRight w:val="0"/>
          <w:marTop w:val="0"/>
          <w:marBottom w:val="0"/>
          <w:divBdr>
            <w:top w:val="none" w:sz="0" w:space="0" w:color="auto"/>
            <w:left w:val="none" w:sz="0" w:space="0" w:color="auto"/>
            <w:bottom w:val="none" w:sz="0" w:space="0" w:color="auto"/>
            <w:right w:val="none" w:sz="0" w:space="0" w:color="auto"/>
          </w:divBdr>
        </w:div>
        <w:div w:id="180634739">
          <w:marLeft w:val="480"/>
          <w:marRight w:val="0"/>
          <w:marTop w:val="0"/>
          <w:marBottom w:val="0"/>
          <w:divBdr>
            <w:top w:val="none" w:sz="0" w:space="0" w:color="auto"/>
            <w:left w:val="none" w:sz="0" w:space="0" w:color="auto"/>
            <w:bottom w:val="none" w:sz="0" w:space="0" w:color="auto"/>
            <w:right w:val="none" w:sz="0" w:space="0" w:color="auto"/>
          </w:divBdr>
        </w:div>
        <w:div w:id="228930611">
          <w:marLeft w:val="480"/>
          <w:marRight w:val="0"/>
          <w:marTop w:val="0"/>
          <w:marBottom w:val="0"/>
          <w:divBdr>
            <w:top w:val="none" w:sz="0" w:space="0" w:color="auto"/>
            <w:left w:val="none" w:sz="0" w:space="0" w:color="auto"/>
            <w:bottom w:val="none" w:sz="0" w:space="0" w:color="auto"/>
            <w:right w:val="none" w:sz="0" w:space="0" w:color="auto"/>
          </w:divBdr>
        </w:div>
        <w:div w:id="233012882">
          <w:marLeft w:val="480"/>
          <w:marRight w:val="0"/>
          <w:marTop w:val="0"/>
          <w:marBottom w:val="0"/>
          <w:divBdr>
            <w:top w:val="none" w:sz="0" w:space="0" w:color="auto"/>
            <w:left w:val="none" w:sz="0" w:space="0" w:color="auto"/>
            <w:bottom w:val="none" w:sz="0" w:space="0" w:color="auto"/>
            <w:right w:val="none" w:sz="0" w:space="0" w:color="auto"/>
          </w:divBdr>
        </w:div>
        <w:div w:id="405341134">
          <w:marLeft w:val="480"/>
          <w:marRight w:val="0"/>
          <w:marTop w:val="0"/>
          <w:marBottom w:val="0"/>
          <w:divBdr>
            <w:top w:val="none" w:sz="0" w:space="0" w:color="auto"/>
            <w:left w:val="none" w:sz="0" w:space="0" w:color="auto"/>
            <w:bottom w:val="none" w:sz="0" w:space="0" w:color="auto"/>
            <w:right w:val="none" w:sz="0" w:space="0" w:color="auto"/>
          </w:divBdr>
        </w:div>
        <w:div w:id="438834370">
          <w:marLeft w:val="480"/>
          <w:marRight w:val="0"/>
          <w:marTop w:val="0"/>
          <w:marBottom w:val="0"/>
          <w:divBdr>
            <w:top w:val="none" w:sz="0" w:space="0" w:color="auto"/>
            <w:left w:val="none" w:sz="0" w:space="0" w:color="auto"/>
            <w:bottom w:val="none" w:sz="0" w:space="0" w:color="auto"/>
            <w:right w:val="none" w:sz="0" w:space="0" w:color="auto"/>
          </w:divBdr>
        </w:div>
        <w:div w:id="494954914">
          <w:marLeft w:val="480"/>
          <w:marRight w:val="0"/>
          <w:marTop w:val="0"/>
          <w:marBottom w:val="0"/>
          <w:divBdr>
            <w:top w:val="none" w:sz="0" w:space="0" w:color="auto"/>
            <w:left w:val="none" w:sz="0" w:space="0" w:color="auto"/>
            <w:bottom w:val="none" w:sz="0" w:space="0" w:color="auto"/>
            <w:right w:val="none" w:sz="0" w:space="0" w:color="auto"/>
          </w:divBdr>
        </w:div>
        <w:div w:id="523784050">
          <w:marLeft w:val="480"/>
          <w:marRight w:val="0"/>
          <w:marTop w:val="0"/>
          <w:marBottom w:val="0"/>
          <w:divBdr>
            <w:top w:val="none" w:sz="0" w:space="0" w:color="auto"/>
            <w:left w:val="none" w:sz="0" w:space="0" w:color="auto"/>
            <w:bottom w:val="none" w:sz="0" w:space="0" w:color="auto"/>
            <w:right w:val="none" w:sz="0" w:space="0" w:color="auto"/>
          </w:divBdr>
        </w:div>
        <w:div w:id="543643031">
          <w:marLeft w:val="480"/>
          <w:marRight w:val="0"/>
          <w:marTop w:val="0"/>
          <w:marBottom w:val="0"/>
          <w:divBdr>
            <w:top w:val="none" w:sz="0" w:space="0" w:color="auto"/>
            <w:left w:val="none" w:sz="0" w:space="0" w:color="auto"/>
            <w:bottom w:val="none" w:sz="0" w:space="0" w:color="auto"/>
            <w:right w:val="none" w:sz="0" w:space="0" w:color="auto"/>
          </w:divBdr>
        </w:div>
        <w:div w:id="653068205">
          <w:marLeft w:val="480"/>
          <w:marRight w:val="0"/>
          <w:marTop w:val="0"/>
          <w:marBottom w:val="0"/>
          <w:divBdr>
            <w:top w:val="none" w:sz="0" w:space="0" w:color="auto"/>
            <w:left w:val="none" w:sz="0" w:space="0" w:color="auto"/>
            <w:bottom w:val="none" w:sz="0" w:space="0" w:color="auto"/>
            <w:right w:val="none" w:sz="0" w:space="0" w:color="auto"/>
          </w:divBdr>
        </w:div>
        <w:div w:id="796995700">
          <w:marLeft w:val="480"/>
          <w:marRight w:val="0"/>
          <w:marTop w:val="0"/>
          <w:marBottom w:val="0"/>
          <w:divBdr>
            <w:top w:val="none" w:sz="0" w:space="0" w:color="auto"/>
            <w:left w:val="none" w:sz="0" w:space="0" w:color="auto"/>
            <w:bottom w:val="none" w:sz="0" w:space="0" w:color="auto"/>
            <w:right w:val="none" w:sz="0" w:space="0" w:color="auto"/>
          </w:divBdr>
        </w:div>
        <w:div w:id="815731321">
          <w:marLeft w:val="480"/>
          <w:marRight w:val="0"/>
          <w:marTop w:val="0"/>
          <w:marBottom w:val="0"/>
          <w:divBdr>
            <w:top w:val="none" w:sz="0" w:space="0" w:color="auto"/>
            <w:left w:val="none" w:sz="0" w:space="0" w:color="auto"/>
            <w:bottom w:val="none" w:sz="0" w:space="0" w:color="auto"/>
            <w:right w:val="none" w:sz="0" w:space="0" w:color="auto"/>
          </w:divBdr>
        </w:div>
        <w:div w:id="837500646">
          <w:marLeft w:val="480"/>
          <w:marRight w:val="0"/>
          <w:marTop w:val="0"/>
          <w:marBottom w:val="0"/>
          <w:divBdr>
            <w:top w:val="none" w:sz="0" w:space="0" w:color="auto"/>
            <w:left w:val="none" w:sz="0" w:space="0" w:color="auto"/>
            <w:bottom w:val="none" w:sz="0" w:space="0" w:color="auto"/>
            <w:right w:val="none" w:sz="0" w:space="0" w:color="auto"/>
          </w:divBdr>
        </w:div>
        <w:div w:id="932978713">
          <w:marLeft w:val="480"/>
          <w:marRight w:val="0"/>
          <w:marTop w:val="0"/>
          <w:marBottom w:val="0"/>
          <w:divBdr>
            <w:top w:val="none" w:sz="0" w:space="0" w:color="auto"/>
            <w:left w:val="none" w:sz="0" w:space="0" w:color="auto"/>
            <w:bottom w:val="none" w:sz="0" w:space="0" w:color="auto"/>
            <w:right w:val="none" w:sz="0" w:space="0" w:color="auto"/>
          </w:divBdr>
        </w:div>
        <w:div w:id="994139308">
          <w:marLeft w:val="480"/>
          <w:marRight w:val="0"/>
          <w:marTop w:val="0"/>
          <w:marBottom w:val="0"/>
          <w:divBdr>
            <w:top w:val="none" w:sz="0" w:space="0" w:color="auto"/>
            <w:left w:val="none" w:sz="0" w:space="0" w:color="auto"/>
            <w:bottom w:val="none" w:sz="0" w:space="0" w:color="auto"/>
            <w:right w:val="none" w:sz="0" w:space="0" w:color="auto"/>
          </w:divBdr>
        </w:div>
      </w:divsChild>
    </w:div>
    <w:div w:id="133498186">
      <w:bodyDiv w:val="1"/>
      <w:marLeft w:val="0"/>
      <w:marRight w:val="0"/>
      <w:marTop w:val="0"/>
      <w:marBottom w:val="0"/>
      <w:divBdr>
        <w:top w:val="none" w:sz="0" w:space="0" w:color="auto"/>
        <w:left w:val="none" w:sz="0" w:space="0" w:color="auto"/>
        <w:bottom w:val="none" w:sz="0" w:space="0" w:color="auto"/>
        <w:right w:val="none" w:sz="0" w:space="0" w:color="auto"/>
      </w:divBdr>
    </w:div>
    <w:div w:id="133645117">
      <w:bodyDiv w:val="1"/>
      <w:marLeft w:val="0"/>
      <w:marRight w:val="0"/>
      <w:marTop w:val="0"/>
      <w:marBottom w:val="0"/>
      <w:divBdr>
        <w:top w:val="none" w:sz="0" w:space="0" w:color="auto"/>
        <w:left w:val="none" w:sz="0" w:space="0" w:color="auto"/>
        <w:bottom w:val="none" w:sz="0" w:space="0" w:color="auto"/>
        <w:right w:val="none" w:sz="0" w:space="0" w:color="auto"/>
      </w:divBdr>
      <w:divsChild>
        <w:div w:id="739788100">
          <w:marLeft w:val="480"/>
          <w:marRight w:val="0"/>
          <w:marTop w:val="0"/>
          <w:marBottom w:val="0"/>
          <w:divBdr>
            <w:top w:val="none" w:sz="0" w:space="0" w:color="auto"/>
            <w:left w:val="none" w:sz="0" w:space="0" w:color="auto"/>
            <w:bottom w:val="none" w:sz="0" w:space="0" w:color="auto"/>
            <w:right w:val="none" w:sz="0" w:space="0" w:color="auto"/>
          </w:divBdr>
        </w:div>
        <w:div w:id="1618754376">
          <w:marLeft w:val="480"/>
          <w:marRight w:val="0"/>
          <w:marTop w:val="0"/>
          <w:marBottom w:val="0"/>
          <w:divBdr>
            <w:top w:val="none" w:sz="0" w:space="0" w:color="auto"/>
            <w:left w:val="none" w:sz="0" w:space="0" w:color="auto"/>
            <w:bottom w:val="none" w:sz="0" w:space="0" w:color="auto"/>
            <w:right w:val="none" w:sz="0" w:space="0" w:color="auto"/>
          </w:divBdr>
        </w:div>
        <w:div w:id="593128641">
          <w:marLeft w:val="480"/>
          <w:marRight w:val="0"/>
          <w:marTop w:val="0"/>
          <w:marBottom w:val="0"/>
          <w:divBdr>
            <w:top w:val="none" w:sz="0" w:space="0" w:color="auto"/>
            <w:left w:val="none" w:sz="0" w:space="0" w:color="auto"/>
            <w:bottom w:val="none" w:sz="0" w:space="0" w:color="auto"/>
            <w:right w:val="none" w:sz="0" w:space="0" w:color="auto"/>
          </w:divBdr>
        </w:div>
        <w:div w:id="1000305432">
          <w:marLeft w:val="480"/>
          <w:marRight w:val="0"/>
          <w:marTop w:val="0"/>
          <w:marBottom w:val="0"/>
          <w:divBdr>
            <w:top w:val="none" w:sz="0" w:space="0" w:color="auto"/>
            <w:left w:val="none" w:sz="0" w:space="0" w:color="auto"/>
            <w:bottom w:val="none" w:sz="0" w:space="0" w:color="auto"/>
            <w:right w:val="none" w:sz="0" w:space="0" w:color="auto"/>
          </w:divBdr>
        </w:div>
        <w:div w:id="705062557">
          <w:marLeft w:val="480"/>
          <w:marRight w:val="0"/>
          <w:marTop w:val="0"/>
          <w:marBottom w:val="0"/>
          <w:divBdr>
            <w:top w:val="none" w:sz="0" w:space="0" w:color="auto"/>
            <w:left w:val="none" w:sz="0" w:space="0" w:color="auto"/>
            <w:bottom w:val="none" w:sz="0" w:space="0" w:color="auto"/>
            <w:right w:val="none" w:sz="0" w:space="0" w:color="auto"/>
          </w:divBdr>
        </w:div>
        <w:div w:id="340667554">
          <w:marLeft w:val="480"/>
          <w:marRight w:val="0"/>
          <w:marTop w:val="0"/>
          <w:marBottom w:val="0"/>
          <w:divBdr>
            <w:top w:val="none" w:sz="0" w:space="0" w:color="auto"/>
            <w:left w:val="none" w:sz="0" w:space="0" w:color="auto"/>
            <w:bottom w:val="none" w:sz="0" w:space="0" w:color="auto"/>
            <w:right w:val="none" w:sz="0" w:space="0" w:color="auto"/>
          </w:divBdr>
        </w:div>
        <w:div w:id="393049889">
          <w:marLeft w:val="480"/>
          <w:marRight w:val="0"/>
          <w:marTop w:val="0"/>
          <w:marBottom w:val="0"/>
          <w:divBdr>
            <w:top w:val="none" w:sz="0" w:space="0" w:color="auto"/>
            <w:left w:val="none" w:sz="0" w:space="0" w:color="auto"/>
            <w:bottom w:val="none" w:sz="0" w:space="0" w:color="auto"/>
            <w:right w:val="none" w:sz="0" w:space="0" w:color="auto"/>
          </w:divBdr>
        </w:div>
        <w:div w:id="496193159">
          <w:marLeft w:val="480"/>
          <w:marRight w:val="0"/>
          <w:marTop w:val="0"/>
          <w:marBottom w:val="0"/>
          <w:divBdr>
            <w:top w:val="none" w:sz="0" w:space="0" w:color="auto"/>
            <w:left w:val="none" w:sz="0" w:space="0" w:color="auto"/>
            <w:bottom w:val="none" w:sz="0" w:space="0" w:color="auto"/>
            <w:right w:val="none" w:sz="0" w:space="0" w:color="auto"/>
          </w:divBdr>
        </w:div>
        <w:div w:id="591545810">
          <w:marLeft w:val="480"/>
          <w:marRight w:val="0"/>
          <w:marTop w:val="0"/>
          <w:marBottom w:val="0"/>
          <w:divBdr>
            <w:top w:val="none" w:sz="0" w:space="0" w:color="auto"/>
            <w:left w:val="none" w:sz="0" w:space="0" w:color="auto"/>
            <w:bottom w:val="none" w:sz="0" w:space="0" w:color="auto"/>
            <w:right w:val="none" w:sz="0" w:space="0" w:color="auto"/>
          </w:divBdr>
        </w:div>
        <w:div w:id="1245071877">
          <w:marLeft w:val="480"/>
          <w:marRight w:val="0"/>
          <w:marTop w:val="0"/>
          <w:marBottom w:val="0"/>
          <w:divBdr>
            <w:top w:val="none" w:sz="0" w:space="0" w:color="auto"/>
            <w:left w:val="none" w:sz="0" w:space="0" w:color="auto"/>
            <w:bottom w:val="none" w:sz="0" w:space="0" w:color="auto"/>
            <w:right w:val="none" w:sz="0" w:space="0" w:color="auto"/>
          </w:divBdr>
        </w:div>
        <w:div w:id="348680334">
          <w:marLeft w:val="480"/>
          <w:marRight w:val="0"/>
          <w:marTop w:val="0"/>
          <w:marBottom w:val="0"/>
          <w:divBdr>
            <w:top w:val="none" w:sz="0" w:space="0" w:color="auto"/>
            <w:left w:val="none" w:sz="0" w:space="0" w:color="auto"/>
            <w:bottom w:val="none" w:sz="0" w:space="0" w:color="auto"/>
            <w:right w:val="none" w:sz="0" w:space="0" w:color="auto"/>
          </w:divBdr>
        </w:div>
        <w:div w:id="409959651">
          <w:marLeft w:val="480"/>
          <w:marRight w:val="0"/>
          <w:marTop w:val="0"/>
          <w:marBottom w:val="0"/>
          <w:divBdr>
            <w:top w:val="none" w:sz="0" w:space="0" w:color="auto"/>
            <w:left w:val="none" w:sz="0" w:space="0" w:color="auto"/>
            <w:bottom w:val="none" w:sz="0" w:space="0" w:color="auto"/>
            <w:right w:val="none" w:sz="0" w:space="0" w:color="auto"/>
          </w:divBdr>
        </w:div>
        <w:div w:id="1287850015">
          <w:marLeft w:val="480"/>
          <w:marRight w:val="0"/>
          <w:marTop w:val="0"/>
          <w:marBottom w:val="0"/>
          <w:divBdr>
            <w:top w:val="none" w:sz="0" w:space="0" w:color="auto"/>
            <w:left w:val="none" w:sz="0" w:space="0" w:color="auto"/>
            <w:bottom w:val="none" w:sz="0" w:space="0" w:color="auto"/>
            <w:right w:val="none" w:sz="0" w:space="0" w:color="auto"/>
          </w:divBdr>
        </w:div>
        <w:div w:id="1665426152">
          <w:marLeft w:val="480"/>
          <w:marRight w:val="0"/>
          <w:marTop w:val="0"/>
          <w:marBottom w:val="0"/>
          <w:divBdr>
            <w:top w:val="none" w:sz="0" w:space="0" w:color="auto"/>
            <w:left w:val="none" w:sz="0" w:space="0" w:color="auto"/>
            <w:bottom w:val="none" w:sz="0" w:space="0" w:color="auto"/>
            <w:right w:val="none" w:sz="0" w:space="0" w:color="auto"/>
          </w:divBdr>
        </w:div>
        <w:div w:id="1763260692">
          <w:marLeft w:val="480"/>
          <w:marRight w:val="0"/>
          <w:marTop w:val="0"/>
          <w:marBottom w:val="0"/>
          <w:divBdr>
            <w:top w:val="none" w:sz="0" w:space="0" w:color="auto"/>
            <w:left w:val="none" w:sz="0" w:space="0" w:color="auto"/>
            <w:bottom w:val="none" w:sz="0" w:space="0" w:color="auto"/>
            <w:right w:val="none" w:sz="0" w:space="0" w:color="auto"/>
          </w:divBdr>
        </w:div>
        <w:div w:id="464741653">
          <w:marLeft w:val="480"/>
          <w:marRight w:val="0"/>
          <w:marTop w:val="0"/>
          <w:marBottom w:val="0"/>
          <w:divBdr>
            <w:top w:val="none" w:sz="0" w:space="0" w:color="auto"/>
            <w:left w:val="none" w:sz="0" w:space="0" w:color="auto"/>
            <w:bottom w:val="none" w:sz="0" w:space="0" w:color="auto"/>
            <w:right w:val="none" w:sz="0" w:space="0" w:color="auto"/>
          </w:divBdr>
        </w:div>
        <w:div w:id="944264026">
          <w:marLeft w:val="480"/>
          <w:marRight w:val="0"/>
          <w:marTop w:val="0"/>
          <w:marBottom w:val="0"/>
          <w:divBdr>
            <w:top w:val="none" w:sz="0" w:space="0" w:color="auto"/>
            <w:left w:val="none" w:sz="0" w:space="0" w:color="auto"/>
            <w:bottom w:val="none" w:sz="0" w:space="0" w:color="auto"/>
            <w:right w:val="none" w:sz="0" w:space="0" w:color="auto"/>
          </w:divBdr>
        </w:div>
        <w:div w:id="65811258">
          <w:marLeft w:val="480"/>
          <w:marRight w:val="0"/>
          <w:marTop w:val="0"/>
          <w:marBottom w:val="0"/>
          <w:divBdr>
            <w:top w:val="none" w:sz="0" w:space="0" w:color="auto"/>
            <w:left w:val="none" w:sz="0" w:space="0" w:color="auto"/>
            <w:bottom w:val="none" w:sz="0" w:space="0" w:color="auto"/>
            <w:right w:val="none" w:sz="0" w:space="0" w:color="auto"/>
          </w:divBdr>
        </w:div>
        <w:div w:id="1098209472">
          <w:marLeft w:val="480"/>
          <w:marRight w:val="0"/>
          <w:marTop w:val="0"/>
          <w:marBottom w:val="0"/>
          <w:divBdr>
            <w:top w:val="none" w:sz="0" w:space="0" w:color="auto"/>
            <w:left w:val="none" w:sz="0" w:space="0" w:color="auto"/>
            <w:bottom w:val="none" w:sz="0" w:space="0" w:color="auto"/>
            <w:right w:val="none" w:sz="0" w:space="0" w:color="auto"/>
          </w:divBdr>
        </w:div>
        <w:div w:id="362173345">
          <w:marLeft w:val="480"/>
          <w:marRight w:val="0"/>
          <w:marTop w:val="0"/>
          <w:marBottom w:val="0"/>
          <w:divBdr>
            <w:top w:val="none" w:sz="0" w:space="0" w:color="auto"/>
            <w:left w:val="none" w:sz="0" w:space="0" w:color="auto"/>
            <w:bottom w:val="none" w:sz="0" w:space="0" w:color="auto"/>
            <w:right w:val="none" w:sz="0" w:space="0" w:color="auto"/>
          </w:divBdr>
        </w:div>
        <w:div w:id="2135253156">
          <w:marLeft w:val="480"/>
          <w:marRight w:val="0"/>
          <w:marTop w:val="0"/>
          <w:marBottom w:val="0"/>
          <w:divBdr>
            <w:top w:val="none" w:sz="0" w:space="0" w:color="auto"/>
            <w:left w:val="none" w:sz="0" w:space="0" w:color="auto"/>
            <w:bottom w:val="none" w:sz="0" w:space="0" w:color="auto"/>
            <w:right w:val="none" w:sz="0" w:space="0" w:color="auto"/>
          </w:divBdr>
        </w:div>
        <w:div w:id="2075663116">
          <w:marLeft w:val="480"/>
          <w:marRight w:val="0"/>
          <w:marTop w:val="0"/>
          <w:marBottom w:val="0"/>
          <w:divBdr>
            <w:top w:val="none" w:sz="0" w:space="0" w:color="auto"/>
            <w:left w:val="none" w:sz="0" w:space="0" w:color="auto"/>
            <w:bottom w:val="none" w:sz="0" w:space="0" w:color="auto"/>
            <w:right w:val="none" w:sz="0" w:space="0" w:color="auto"/>
          </w:divBdr>
        </w:div>
        <w:div w:id="2008440538">
          <w:marLeft w:val="480"/>
          <w:marRight w:val="0"/>
          <w:marTop w:val="0"/>
          <w:marBottom w:val="0"/>
          <w:divBdr>
            <w:top w:val="none" w:sz="0" w:space="0" w:color="auto"/>
            <w:left w:val="none" w:sz="0" w:space="0" w:color="auto"/>
            <w:bottom w:val="none" w:sz="0" w:space="0" w:color="auto"/>
            <w:right w:val="none" w:sz="0" w:space="0" w:color="auto"/>
          </w:divBdr>
        </w:div>
        <w:div w:id="1344210081">
          <w:marLeft w:val="480"/>
          <w:marRight w:val="0"/>
          <w:marTop w:val="0"/>
          <w:marBottom w:val="0"/>
          <w:divBdr>
            <w:top w:val="none" w:sz="0" w:space="0" w:color="auto"/>
            <w:left w:val="none" w:sz="0" w:space="0" w:color="auto"/>
            <w:bottom w:val="none" w:sz="0" w:space="0" w:color="auto"/>
            <w:right w:val="none" w:sz="0" w:space="0" w:color="auto"/>
          </w:divBdr>
        </w:div>
        <w:div w:id="1806387176">
          <w:marLeft w:val="480"/>
          <w:marRight w:val="0"/>
          <w:marTop w:val="0"/>
          <w:marBottom w:val="0"/>
          <w:divBdr>
            <w:top w:val="none" w:sz="0" w:space="0" w:color="auto"/>
            <w:left w:val="none" w:sz="0" w:space="0" w:color="auto"/>
            <w:bottom w:val="none" w:sz="0" w:space="0" w:color="auto"/>
            <w:right w:val="none" w:sz="0" w:space="0" w:color="auto"/>
          </w:divBdr>
        </w:div>
        <w:div w:id="320887365">
          <w:marLeft w:val="480"/>
          <w:marRight w:val="0"/>
          <w:marTop w:val="0"/>
          <w:marBottom w:val="0"/>
          <w:divBdr>
            <w:top w:val="none" w:sz="0" w:space="0" w:color="auto"/>
            <w:left w:val="none" w:sz="0" w:space="0" w:color="auto"/>
            <w:bottom w:val="none" w:sz="0" w:space="0" w:color="auto"/>
            <w:right w:val="none" w:sz="0" w:space="0" w:color="auto"/>
          </w:divBdr>
        </w:div>
        <w:div w:id="2084142007">
          <w:marLeft w:val="480"/>
          <w:marRight w:val="0"/>
          <w:marTop w:val="0"/>
          <w:marBottom w:val="0"/>
          <w:divBdr>
            <w:top w:val="none" w:sz="0" w:space="0" w:color="auto"/>
            <w:left w:val="none" w:sz="0" w:space="0" w:color="auto"/>
            <w:bottom w:val="none" w:sz="0" w:space="0" w:color="auto"/>
            <w:right w:val="none" w:sz="0" w:space="0" w:color="auto"/>
          </w:divBdr>
        </w:div>
        <w:div w:id="1319116522">
          <w:marLeft w:val="480"/>
          <w:marRight w:val="0"/>
          <w:marTop w:val="0"/>
          <w:marBottom w:val="0"/>
          <w:divBdr>
            <w:top w:val="none" w:sz="0" w:space="0" w:color="auto"/>
            <w:left w:val="none" w:sz="0" w:space="0" w:color="auto"/>
            <w:bottom w:val="none" w:sz="0" w:space="0" w:color="auto"/>
            <w:right w:val="none" w:sz="0" w:space="0" w:color="auto"/>
          </w:divBdr>
        </w:div>
        <w:div w:id="40253818">
          <w:marLeft w:val="480"/>
          <w:marRight w:val="0"/>
          <w:marTop w:val="0"/>
          <w:marBottom w:val="0"/>
          <w:divBdr>
            <w:top w:val="none" w:sz="0" w:space="0" w:color="auto"/>
            <w:left w:val="none" w:sz="0" w:space="0" w:color="auto"/>
            <w:bottom w:val="none" w:sz="0" w:space="0" w:color="auto"/>
            <w:right w:val="none" w:sz="0" w:space="0" w:color="auto"/>
          </w:divBdr>
        </w:div>
        <w:div w:id="740256356">
          <w:marLeft w:val="480"/>
          <w:marRight w:val="0"/>
          <w:marTop w:val="0"/>
          <w:marBottom w:val="0"/>
          <w:divBdr>
            <w:top w:val="none" w:sz="0" w:space="0" w:color="auto"/>
            <w:left w:val="none" w:sz="0" w:space="0" w:color="auto"/>
            <w:bottom w:val="none" w:sz="0" w:space="0" w:color="auto"/>
            <w:right w:val="none" w:sz="0" w:space="0" w:color="auto"/>
          </w:divBdr>
        </w:div>
        <w:div w:id="469322527">
          <w:marLeft w:val="480"/>
          <w:marRight w:val="0"/>
          <w:marTop w:val="0"/>
          <w:marBottom w:val="0"/>
          <w:divBdr>
            <w:top w:val="none" w:sz="0" w:space="0" w:color="auto"/>
            <w:left w:val="none" w:sz="0" w:space="0" w:color="auto"/>
            <w:bottom w:val="none" w:sz="0" w:space="0" w:color="auto"/>
            <w:right w:val="none" w:sz="0" w:space="0" w:color="auto"/>
          </w:divBdr>
        </w:div>
        <w:div w:id="355354210">
          <w:marLeft w:val="480"/>
          <w:marRight w:val="0"/>
          <w:marTop w:val="0"/>
          <w:marBottom w:val="0"/>
          <w:divBdr>
            <w:top w:val="none" w:sz="0" w:space="0" w:color="auto"/>
            <w:left w:val="none" w:sz="0" w:space="0" w:color="auto"/>
            <w:bottom w:val="none" w:sz="0" w:space="0" w:color="auto"/>
            <w:right w:val="none" w:sz="0" w:space="0" w:color="auto"/>
          </w:divBdr>
        </w:div>
        <w:div w:id="1188834775">
          <w:marLeft w:val="480"/>
          <w:marRight w:val="0"/>
          <w:marTop w:val="0"/>
          <w:marBottom w:val="0"/>
          <w:divBdr>
            <w:top w:val="none" w:sz="0" w:space="0" w:color="auto"/>
            <w:left w:val="none" w:sz="0" w:space="0" w:color="auto"/>
            <w:bottom w:val="none" w:sz="0" w:space="0" w:color="auto"/>
            <w:right w:val="none" w:sz="0" w:space="0" w:color="auto"/>
          </w:divBdr>
        </w:div>
        <w:div w:id="1528059690">
          <w:marLeft w:val="480"/>
          <w:marRight w:val="0"/>
          <w:marTop w:val="0"/>
          <w:marBottom w:val="0"/>
          <w:divBdr>
            <w:top w:val="none" w:sz="0" w:space="0" w:color="auto"/>
            <w:left w:val="none" w:sz="0" w:space="0" w:color="auto"/>
            <w:bottom w:val="none" w:sz="0" w:space="0" w:color="auto"/>
            <w:right w:val="none" w:sz="0" w:space="0" w:color="auto"/>
          </w:divBdr>
        </w:div>
        <w:div w:id="1205676992">
          <w:marLeft w:val="480"/>
          <w:marRight w:val="0"/>
          <w:marTop w:val="0"/>
          <w:marBottom w:val="0"/>
          <w:divBdr>
            <w:top w:val="none" w:sz="0" w:space="0" w:color="auto"/>
            <w:left w:val="none" w:sz="0" w:space="0" w:color="auto"/>
            <w:bottom w:val="none" w:sz="0" w:space="0" w:color="auto"/>
            <w:right w:val="none" w:sz="0" w:space="0" w:color="auto"/>
          </w:divBdr>
        </w:div>
        <w:div w:id="1034162271">
          <w:marLeft w:val="480"/>
          <w:marRight w:val="0"/>
          <w:marTop w:val="0"/>
          <w:marBottom w:val="0"/>
          <w:divBdr>
            <w:top w:val="none" w:sz="0" w:space="0" w:color="auto"/>
            <w:left w:val="none" w:sz="0" w:space="0" w:color="auto"/>
            <w:bottom w:val="none" w:sz="0" w:space="0" w:color="auto"/>
            <w:right w:val="none" w:sz="0" w:space="0" w:color="auto"/>
          </w:divBdr>
        </w:div>
        <w:div w:id="20397269">
          <w:marLeft w:val="480"/>
          <w:marRight w:val="0"/>
          <w:marTop w:val="0"/>
          <w:marBottom w:val="0"/>
          <w:divBdr>
            <w:top w:val="none" w:sz="0" w:space="0" w:color="auto"/>
            <w:left w:val="none" w:sz="0" w:space="0" w:color="auto"/>
            <w:bottom w:val="none" w:sz="0" w:space="0" w:color="auto"/>
            <w:right w:val="none" w:sz="0" w:space="0" w:color="auto"/>
          </w:divBdr>
        </w:div>
        <w:div w:id="1135830895">
          <w:marLeft w:val="480"/>
          <w:marRight w:val="0"/>
          <w:marTop w:val="0"/>
          <w:marBottom w:val="0"/>
          <w:divBdr>
            <w:top w:val="none" w:sz="0" w:space="0" w:color="auto"/>
            <w:left w:val="none" w:sz="0" w:space="0" w:color="auto"/>
            <w:bottom w:val="none" w:sz="0" w:space="0" w:color="auto"/>
            <w:right w:val="none" w:sz="0" w:space="0" w:color="auto"/>
          </w:divBdr>
        </w:div>
        <w:div w:id="1786776900">
          <w:marLeft w:val="480"/>
          <w:marRight w:val="0"/>
          <w:marTop w:val="0"/>
          <w:marBottom w:val="0"/>
          <w:divBdr>
            <w:top w:val="none" w:sz="0" w:space="0" w:color="auto"/>
            <w:left w:val="none" w:sz="0" w:space="0" w:color="auto"/>
            <w:bottom w:val="none" w:sz="0" w:space="0" w:color="auto"/>
            <w:right w:val="none" w:sz="0" w:space="0" w:color="auto"/>
          </w:divBdr>
        </w:div>
        <w:div w:id="149256685">
          <w:marLeft w:val="480"/>
          <w:marRight w:val="0"/>
          <w:marTop w:val="0"/>
          <w:marBottom w:val="0"/>
          <w:divBdr>
            <w:top w:val="none" w:sz="0" w:space="0" w:color="auto"/>
            <w:left w:val="none" w:sz="0" w:space="0" w:color="auto"/>
            <w:bottom w:val="none" w:sz="0" w:space="0" w:color="auto"/>
            <w:right w:val="none" w:sz="0" w:space="0" w:color="auto"/>
          </w:divBdr>
        </w:div>
        <w:div w:id="1320765109">
          <w:marLeft w:val="480"/>
          <w:marRight w:val="0"/>
          <w:marTop w:val="0"/>
          <w:marBottom w:val="0"/>
          <w:divBdr>
            <w:top w:val="none" w:sz="0" w:space="0" w:color="auto"/>
            <w:left w:val="none" w:sz="0" w:space="0" w:color="auto"/>
            <w:bottom w:val="none" w:sz="0" w:space="0" w:color="auto"/>
            <w:right w:val="none" w:sz="0" w:space="0" w:color="auto"/>
          </w:divBdr>
        </w:div>
        <w:div w:id="1752045676">
          <w:marLeft w:val="480"/>
          <w:marRight w:val="0"/>
          <w:marTop w:val="0"/>
          <w:marBottom w:val="0"/>
          <w:divBdr>
            <w:top w:val="none" w:sz="0" w:space="0" w:color="auto"/>
            <w:left w:val="none" w:sz="0" w:space="0" w:color="auto"/>
            <w:bottom w:val="none" w:sz="0" w:space="0" w:color="auto"/>
            <w:right w:val="none" w:sz="0" w:space="0" w:color="auto"/>
          </w:divBdr>
        </w:div>
        <w:div w:id="1815950615">
          <w:marLeft w:val="480"/>
          <w:marRight w:val="0"/>
          <w:marTop w:val="0"/>
          <w:marBottom w:val="0"/>
          <w:divBdr>
            <w:top w:val="none" w:sz="0" w:space="0" w:color="auto"/>
            <w:left w:val="none" w:sz="0" w:space="0" w:color="auto"/>
            <w:bottom w:val="none" w:sz="0" w:space="0" w:color="auto"/>
            <w:right w:val="none" w:sz="0" w:space="0" w:color="auto"/>
          </w:divBdr>
        </w:div>
        <w:div w:id="1899783055">
          <w:marLeft w:val="480"/>
          <w:marRight w:val="0"/>
          <w:marTop w:val="0"/>
          <w:marBottom w:val="0"/>
          <w:divBdr>
            <w:top w:val="none" w:sz="0" w:space="0" w:color="auto"/>
            <w:left w:val="none" w:sz="0" w:space="0" w:color="auto"/>
            <w:bottom w:val="none" w:sz="0" w:space="0" w:color="auto"/>
            <w:right w:val="none" w:sz="0" w:space="0" w:color="auto"/>
          </w:divBdr>
        </w:div>
        <w:div w:id="814104747">
          <w:marLeft w:val="480"/>
          <w:marRight w:val="0"/>
          <w:marTop w:val="0"/>
          <w:marBottom w:val="0"/>
          <w:divBdr>
            <w:top w:val="none" w:sz="0" w:space="0" w:color="auto"/>
            <w:left w:val="none" w:sz="0" w:space="0" w:color="auto"/>
            <w:bottom w:val="none" w:sz="0" w:space="0" w:color="auto"/>
            <w:right w:val="none" w:sz="0" w:space="0" w:color="auto"/>
          </w:divBdr>
        </w:div>
        <w:div w:id="551616583">
          <w:marLeft w:val="480"/>
          <w:marRight w:val="0"/>
          <w:marTop w:val="0"/>
          <w:marBottom w:val="0"/>
          <w:divBdr>
            <w:top w:val="none" w:sz="0" w:space="0" w:color="auto"/>
            <w:left w:val="none" w:sz="0" w:space="0" w:color="auto"/>
            <w:bottom w:val="none" w:sz="0" w:space="0" w:color="auto"/>
            <w:right w:val="none" w:sz="0" w:space="0" w:color="auto"/>
          </w:divBdr>
        </w:div>
        <w:div w:id="286279563">
          <w:marLeft w:val="480"/>
          <w:marRight w:val="0"/>
          <w:marTop w:val="0"/>
          <w:marBottom w:val="0"/>
          <w:divBdr>
            <w:top w:val="none" w:sz="0" w:space="0" w:color="auto"/>
            <w:left w:val="none" w:sz="0" w:space="0" w:color="auto"/>
            <w:bottom w:val="none" w:sz="0" w:space="0" w:color="auto"/>
            <w:right w:val="none" w:sz="0" w:space="0" w:color="auto"/>
          </w:divBdr>
        </w:div>
        <w:div w:id="188642760">
          <w:marLeft w:val="480"/>
          <w:marRight w:val="0"/>
          <w:marTop w:val="0"/>
          <w:marBottom w:val="0"/>
          <w:divBdr>
            <w:top w:val="none" w:sz="0" w:space="0" w:color="auto"/>
            <w:left w:val="none" w:sz="0" w:space="0" w:color="auto"/>
            <w:bottom w:val="none" w:sz="0" w:space="0" w:color="auto"/>
            <w:right w:val="none" w:sz="0" w:space="0" w:color="auto"/>
          </w:divBdr>
        </w:div>
        <w:div w:id="737821883">
          <w:marLeft w:val="480"/>
          <w:marRight w:val="0"/>
          <w:marTop w:val="0"/>
          <w:marBottom w:val="0"/>
          <w:divBdr>
            <w:top w:val="none" w:sz="0" w:space="0" w:color="auto"/>
            <w:left w:val="none" w:sz="0" w:space="0" w:color="auto"/>
            <w:bottom w:val="none" w:sz="0" w:space="0" w:color="auto"/>
            <w:right w:val="none" w:sz="0" w:space="0" w:color="auto"/>
          </w:divBdr>
        </w:div>
        <w:div w:id="885413757">
          <w:marLeft w:val="480"/>
          <w:marRight w:val="0"/>
          <w:marTop w:val="0"/>
          <w:marBottom w:val="0"/>
          <w:divBdr>
            <w:top w:val="none" w:sz="0" w:space="0" w:color="auto"/>
            <w:left w:val="none" w:sz="0" w:space="0" w:color="auto"/>
            <w:bottom w:val="none" w:sz="0" w:space="0" w:color="auto"/>
            <w:right w:val="none" w:sz="0" w:space="0" w:color="auto"/>
          </w:divBdr>
        </w:div>
        <w:div w:id="1677028050">
          <w:marLeft w:val="480"/>
          <w:marRight w:val="0"/>
          <w:marTop w:val="0"/>
          <w:marBottom w:val="0"/>
          <w:divBdr>
            <w:top w:val="none" w:sz="0" w:space="0" w:color="auto"/>
            <w:left w:val="none" w:sz="0" w:space="0" w:color="auto"/>
            <w:bottom w:val="none" w:sz="0" w:space="0" w:color="auto"/>
            <w:right w:val="none" w:sz="0" w:space="0" w:color="auto"/>
          </w:divBdr>
        </w:div>
        <w:div w:id="301740755">
          <w:marLeft w:val="480"/>
          <w:marRight w:val="0"/>
          <w:marTop w:val="0"/>
          <w:marBottom w:val="0"/>
          <w:divBdr>
            <w:top w:val="none" w:sz="0" w:space="0" w:color="auto"/>
            <w:left w:val="none" w:sz="0" w:space="0" w:color="auto"/>
            <w:bottom w:val="none" w:sz="0" w:space="0" w:color="auto"/>
            <w:right w:val="none" w:sz="0" w:space="0" w:color="auto"/>
          </w:divBdr>
        </w:div>
        <w:div w:id="321351965">
          <w:marLeft w:val="480"/>
          <w:marRight w:val="0"/>
          <w:marTop w:val="0"/>
          <w:marBottom w:val="0"/>
          <w:divBdr>
            <w:top w:val="none" w:sz="0" w:space="0" w:color="auto"/>
            <w:left w:val="none" w:sz="0" w:space="0" w:color="auto"/>
            <w:bottom w:val="none" w:sz="0" w:space="0" w:color="auto"/>
            <w:right w:val="none" w:sz="0" w:space="0" w:color="auto"/>
          </w:divBdr>
        </w:div>
        <w:div w:id="1839661335">
          <w:marLeft w:val="480"/>
          <w:marRight w:val="0"/>
          <w:marTop w:val="0"/>
          <w:marBottom w:val="0"/>
          <w:divBdr>
            <w:top w:val="none" w:sz="0" w:space="0" w:color="auto"/>
            <w:left w:val="none" w:sz="0" w:space="0" w:color="auto"/>
            <w:bottom w:val="none" w:sz="0" w:space="0" w:color="auto"/>
            <w:right w:val="none" w:sz="0" w:space="0" w:color="auto"/>
          </w:divBdr>
        </w:div>
        <w:div w:id="465049066">
          <w:marLeft w:val="480"/>
          <w:marRight w:val="0"/>
          <w:marTop w:val="0"/>
          <w:marBottom w:val="0"/>
          <w:divBdr>
            <w:top w:val="none" w:sz="0" w:space="0" w:color="auto"/>
            <w:left w:val="none" w:sz="0" w:space="0" w:color="auto"/>
            <w:bottom w:val="none" w:sz="0" w:space="0" w:color="auto"/>
            <w:right w:val="none" w:sz="0" w:space="0" w:color="auto"/>
          </w:divBdr>
        </w:div>
        <w:div w:id="508758486">
          <w:marLeft w:val="480"/>
          <w:marRight w:val="0"/>
          <w:marTop w:val="0"/>
          <w:marBottom w:val="0"/>
          <w:divBdr>
            <w:top w:val="none" w:sz="0" w:space="0" w:color="auto"/>
            <w:left w:val="none" w:sz="0" w:space="0" w:color="auto"/>
            <w:bottom w:val="none" w:sz="0" w:space="0" w:color="auto"/>
            <w:right w:val="none" w:sz="0" w:space="0" w:color="auto"/>
          </w:divBdr>
        </w:div>
        <w:div w:id="1150555391">
          <w:marLeft w:val="480"/>
          <w:marRight w:val="0"/>
          <w:marTop w:val="0"/>
          <w:marBottom w:val="0"/>
          <w:divBdr>
            <w:top w:val="none" w:sz="0" w:space="0" w:color="auto"/>
            <w:left w:val="none" w:sz="0" w:space="0" w:color="auto"/>
            <w:bottom w:val="none" w:sz="0" w:space="0" w:color="auto"/>
            <w:right w:val="none" w:sz="0" w:space="0" w:color="auto"/>
          </w:divBdr>
        </w:div>
        <w:div w:id="420833608">
          <w:marLeft w:val="480"/>
          <w:marRight w:val="0"/>
          <w:marTop w:val="0"/>
          <w:marBottom w:val="0"/>
          <w:divBdr>
            <w:top w:val="none" w:sz="0" w:space="0" w:color="auto"/>
            <w:left w:val="none" w:sz="0" w:space="0" w:color="auto"/>
            <w:bottom w:val="none" w:sz="0" w:space="0" w:color="auto"/>
            <w:right w:val="none" w:sz="0" w:space="0" w:color="auto"/>
          </w:divBdr>
        </w:div>
        <w:div w:id="318460338">
          <w:marLeft w:val="480"/>
          <w:marRight w:val="0"/>
          <w:marTop w:val="0"/>
          <w:marBottom w:val="0"/>
          <w:divBdr>
            <w:top w:val="none" w:sz="0" w:space="0" w:color="auto"/>
            <w:left w:val="none" w:sz="0" w:space="0" w:color="auto"/>
            <w:bottom w:val="none" w:sz="0" w:space="0" w:color="auto"/>
            <w:right w:val="none" w:sz="0" w:space="0" w:color="auto"/>
          </w:divBdr>
        </w:div>
        <w:div w:id="237903264">
          <w:marLeft w:val="480"/>
          <w:marRight w:val="0"/>
          <w:marTop w:val="0"/>
          <w:marBottom w:val="0"/>
          <w:divBdr>
            <w:top w:val="none" w:sz="0" w:space="0" w:color="auto"/>
            <w:left w:val="none" w:sz="0" w:space="0" w:color="auto"/>
            <w:bottom w:val="none" w:sz="0" w:space="0" w:color="auto"/>
            <w:right w:val="none" w:sz="0" w:space="0" w:color="auto"/>
          </w:divBdr>
        </w:div>
        <w:div w:id="1227759874">
          <w:marLeft w:val="480"/>
          <w:marRight w:val="0"/>
          <w:marTop w:val="0"/>
          <w:marBottom w:val="0"/>
          <w:divBdr>
            <w:top w:val="none" w:sz="0" w:space="0" w:color="auto"/>
            <w:left w:val="none" w:sz="0" w:space="0" w:color="auto"/>
            <w:bottom w:val="none" w:sz="0" w:space="0" w:color="auto"/>
            <w:right w:val="none" w:sz="0" w:space="0" w:color="auto"/>
          </w:divBdr>
        </w:div>
        <w:div w:id="165094756">
          <w:marLeft w:val="480"/>
          <w:marRight w:val="0"/>
          <w:marTop w:val="0"/>
          <w:marBottom w:val="0"/>
          <w:divBdr>
            <w:top w:val="none" w:sz="0" w:space="0" w:color="auto"/>
            <w:left w:val="none" w:sz="0" w:space="0" w:color="auto"/>
            <w:bottom w:val="none" w:sz="0" w:space="0" w:color="auto"/>
            <w:right w:val="none" w:sz="0" w:space="0" w:color="auto"/>
          </w:divBdr>
        </w:div>
        <w:div w:id="615017735">
          <w:marLeft w:val="480"/>
          <w:marRight w:val="0"/>
          <w:marTop w:val="0"/>
          <w:marBottom w:val="0"/>
          <w:divBdr>
            <w:top w:val="none" w:sz="0" w:space="0" w:color="auto"/>
            <w:left w:val="none" w:sz="0" w:space="0" w:color="auto"/>
            <w:bottom w:val="none" w:sz="0" w:space="0" w:color="auto"/>
            <w:right w:val="none" w:sz="0" w:space="0" w:color="auto"/>
          </w:divBdr>
        </w:div>
        <w:div w:id="397629650">
          <w:marLeft w:val="480"/>
          <w:marRight w:val="0"/>
          <w:marTop w:val="0"/>
          <w:marBottom w:val="0"/>
          <w:divBdr>
            <w:top w:val="none" w:sz="0" w:space="0" w:color="auto"/>
            <w:left w:val="none" w:sz="0" w:space="0" w:color="auto"/>
            <w:bottom w:val="none" w:sz="0" w:space="0" w:color="auto"/>
            <w:right w:val="none" w:sz="0" w:space="0" w:color="auto"/>
          </w:divBdr>
        </w:div>
        <w:div w:id="87896542">
          <w:marLeft w:val="480"/>
          <w:marRight w:val="0"/>
          <w:marTop w:val="0"/>
          <w:marBottom w:val="0"/>
          <w:divBdr>
            <w:top w:val="none" w:sz="0" w:space="0" w:color="auto"/>
            <w:left w:val="none" w:sz="0" w:space="0" w:color="auto"/>
            <w:bottom w:val="none" w:sz="0" w:space="0" w:color="auto"/>
            <w:right w:val="none" w:sz="0" w:space="0" w:color="auto"/>
          </w:divBdr>
        </w:div>
        <w:div w:id="307786013">
          <w:marLeft w:val="480"/>
          <w:marRight w:val="0"/>
          <w:marTop w:val="0"/>
          <w:marBottom w:val="0"/>
          <w:divBdr>
            <w:top w:val="none" w:sz="0" w:space="0" w:color="auto"/>
            <w:left w:val="none" w:sz="0" w:space="0" w:color="auto"/>
            <w:bottom w:val="none" w:sz="0" w:space="0" w:color="auto"/>
            <w:right w:val="none" w:sz="0" w:space="0" w:color="auto"/>
          </w:divBdr>
        </w:div>
        <w:div w:id="1026322297">
          <w:marLeft w:val="480"/>
          <w:marRight w:val="0"/>
          <w:marTop w:val="0"/>
          <w:marBottom w:val="0"/>
          <w:divBdr>
            <w:top w:val="none" w:sz="0" w:space="0" w:color="auto"/>
            <w:left w:val="none" w:sz="0" w:space="0" w:color="auto"/>
            <w:bottom w:val="none" w:sz="0" w:space="0" w:color="auto"/>
            <w:right w:val="none" w:sz="0" w:space="0" w:color="auto"/>
          </w:divBdr>
        </w:div>
        <w:div w:id="1144809456">
          <w:marLeft w:val="480"/>
          <w:marRight w:val="0"/>
          <w:marTop w:val="0"/>
          <w:marBottom w:val="0"/>
          <w:divBdr>
            <w:top w:val="none" w:sz="0" w:space="0" w:color="auto"/>
            <w:left w:val="none" w:sz="0" w:space="0" w:color="auto"/>
            <w:bottom w:val="none" w:sz="0" w:space="0" w:color="auto"/>
            <w:right w:val="none" w:sz="0" w:space="0" w:color="auto"/>
          </w:divBdr>
        </w:div>
        <w:div w:id="469785855">
          <w:marLeft w:val="480"/>
          <w:marRight w:val="0"/>
          <w:marTop w:val="0"/>
          <w:marBottom w:val="0"/>
          <w:divBdr>
            <w:top w:val="none" w:sz="0" w:space="0" w:color="auto"/>
            <w:left w:val="none" w:sz="0" w:space="0" w:color="auto"/>
            <w:bottom w:val="none" w:sz="0" w:space="0" w:color="auto"/>
            <w:right w:val="none" w:sz="0" w:space="0" w:color="auto"/>
          </w:divBdr>
        </w:div>
        <w:div w:id="1460683010">
          <w:marLeft w:val="480"/>
          <w:marRight w:val="0"/>
          <w:marTop w:val="0"/>
          <w:marBottom w:val="0"/>
          <w:divBdr>
            <w:top w:val="none" w:sz="0" w:space="0" w:color="auto"/>
            <w:left w:val="none" w:sz="0" w:space="0" w:color="auto"/>
            <w:bottom w:val="none" w:sz="0" w:space="0" w:color="auto"/>
            <w:right w:val="none" w:sz="0" w:space="0" w:color="auto"/>
          </w:divBdr>
        </w:div>
        <w:div w:id="1930582881">
          <w:marLeft w:val="480"/>
          <w:marRight w:val="0"/>
          <w:marTop w:val="0"/>
          <w:marBottom w:val="0"/>
          <w:divBdr>
            <w:top w:val="none" w:sz="0" w:space="0" w:color="auto"/>
            <w:left w:val="none" w:sz="0" w:space="0" w:color="auto"/>
            <w:bottom w:val="none" w:sz="0" w:space="0" w:color="auto"/>
            <w:right w:val="none" w:sz="0" w:space="0" w:color="auto"/>
          </w:divBdr>
        </w:div>
        <w:div w:id="657077237">
          <w:marLeft w:val="480"/>
          <w:marRight w:val="0"/>
          <w:marTop w:val="0"/>
          <w:marBottom w:val="0"/>
          <w:divBdr>
            <w:top w:val="none" w:sz="0" w:space="0" w:color="auto"/>
            <w:left w:val="none" w:sz="0" w:space="0" w:color="auto"/>
            <w:bottom w:val="none" w:sz="0" w:space="0" w:color="auto"/>
            <w:right w:val="none" w:sz="0" w:space="0" w:color="auto"/>
          </w:divBdr>
        </w:div>
        <w:div w:id="1650750216">
          <w:marLeft w:val="480"/>
          <w:marRight w:val="0"/>
          <w:marTop w:val="0"/>
          <w:marBottom w:val="0"/>
          <w:divBdr>
            <w:top w:val="none" w:sz="0" w:space="0" w:color="auto"/>
            <w:left w:val="none" w:sz="0" w:space="0" w:color="auto"/>
            <w:bottom w:val="none" w:sz="0" w:space="0" w:color="auto"/>
            <w:right w:val="none" w:sz="0" w:space="0" w:color="auto"/>
          </w:divBdr>
        </w:div>
        <w:div w:id="2089106183">
          <w:marLeft w:val="480"/>
          <w:marRight w:val="0"/>
          <w:marTop w:val="0"/>
          <w:marBottom w:val="0"/>
          <w:divBdr>
            <w:top w:val="none" w:sz="0" w:space="0" w:color="auto"/>
            <w:left w:val="none" w:sz="0" w:space="0" w:color="auto"/>
            <w:bottom w:val="none" w:sz="0" w:space="0" w:color="auto"/>
            <w:right w:val="none" w:sz="0" w:space="0" w:color="auto"/>
          </w:divBdr>
        </w:div>
        <w:div w:id="1539971486">
          <w:marLeft w:val="480"/>
          <w:marRight w:val="0"/>
          <w:marTop w:val="0"/>
          <w:marBottom w:val="0"/>
          <w:divBdr>
            <w:top w:val="none" w:sz="0" w:space="0" w:color="auto"/>
            <w:left w:val="none" w:sz="0" w:space="0" w:color="auto"/>
            <w:bottom w:val="none" w:sz="0" w:space="0" w:color="auto"/>
            <w:right w:val="none" w:sz="0" w:space="0" w:color="auto"/>
          </w:divBdr>
        </w:div>
        <w:div w:id="279067618">
          <w:marLeft w:val="480"/>
          <w:marRight w:val="0"/>
          <w:marTop w:val="0"/>
          <w:marBottom w:val="0"/>
          <w:divBdr>
            <w:top w:val="none" w:sz="0" w:space="0" w:color="auto"/>
            <w:left w:val="none" w:sz="0" w:space="0" w:color="auto"/>
            <w:bottom w:val="none" w:sz="0" w:space="0" w:color="auto"/>
            <w:right w:val="none" w:sz="0" w:space="0" w:color="auto"/>
          </w:divBdr>
        </w:div>
        <w:div w:id="470488541">
          <w:marLeft w:val="480"/>
          <w:marRight w:val="0"/>
          <w:marTop w:val="0"/>
          <w:marBottom w:val="0"/>
          <w:divBdr>
            <w:top w:val="none" w:sz="0" w:space="0" w:color="auto"/>
            <w:left w:val="none" w:sz="0" w:space="0" w:color="auto"/>
            <w:bottom w:val="none" w:sz="0" w:space="0" w:color="auto"/>
            <w:right w:val="none" w:sz="0" w:space="0" w:color="auto"/>
          </w:divBdr>
        </w:div>
        <w:div w:id="1859076240">
          <w:marLeft w:val="480"/>
          <w:marRight w:val="0"/>
          <w:marTop w:val="0"/>
          <w:marBottom w:val="0"/>
          <w:divBdr>
            <w:top w:val="none" w:sz="0" w:space="0" w:color="auto"/>
            <w:left w:val="none" w:sz="0" w:space="0" w:color="auto"/>
            <w:bottom w:val="none" w:sz="0" w:space="0" w:color="auto"/>
            <w:right w:val="none" w:sz="0" w:space="0" w:color="auto"/>
          </w:divBdr>
        </w:div>
        <w:div w:id="728848386">
          <w:marLeft w:val="480"/>
          <w:marRight w:val="0"/>
          <w:marTop w:val="0"/>
          <w:marBottom w:val="0"/>
          <w:divBdr>
            <w:top w:val="none" w:sz="0" w:space="0" w:color="auto"/>
            <w:left w:val="none" w:sz="0" w:space="0" w:color="auto"/>
            <w:bottom w:val="none" w:sz="0" w:space="0" w:color="auto"/>
            <w:right w:val="none" w:sz="0" w:space="0" w:color="auto"/>
          </w:divBdr>
        </w:div>
        <w:div w:id="313412564">
          <w:marLeft w:val="480"/>
          <w:marRight w:val="0"/>
          <w:marTop w:val="0"/>
          <w:marBottom w:val="0"/>
          <w:divBdr>
            <w:top w:val="none" w:sz="0" w:space="0" w:color="auto"/>
            <w:left w:val="none" w:sz="0" w:space="0" w:color="auto"/>
            <w:bottom w:val="none" w:sz="0" w:space="0" w:color="auto"/>
            <w:right w:val="none" w:sz="0" w:space="0" w:color="auto"/>
          </w:divBdr>
        </w:div>
        <w:div w:id="680813119">
          <w:marLeft w:val="480"/>
          <w:marRight w:val="0"/>
          <w:marTop w:val="0"/>
          <w:marBottom w:val="0"/>
          <w:divBdr>
            <w:top w:val="none" w:sz="0" w:space="0" w:color="auto"/>
            <w:left w:val="none" w:sz="0" w:space="0" w:color="auto"/>
            <w:bottom w:val="none" w:sz="0" w:space="0" w:color="auto"/>
            <w:right w:val="none" w:sz="0" w:space="0" w:color="auto"/>
          </w:divBdr>
        </w:div>
        <w:div w:id="1073817540">
          <w:marLeft w:val="480"/>
          <w:marRight w:val="0"/>
          <w:marTop w:val="0"/>
          <w:marBottom w:val="0"/>
          <w:divBdr>
            <w:top w:val="none" w:sz="0" w:space="0" w:color="auto"/>
            <w:left w:val="none" w:sz="0" w:space="0" w:color="auto"/>
            <w:bottom w:val="none" w:sz="0" w:space="0" w:color="auto"/>
            <w:right w:val="none" w:sz="0" w:space="0" w:color="auto"/>
          </w:divBdr>
        </w:div>
        <w:div w:id="1564635909">
          <w:marLeft w:val="480"/>
          <w:marRight w:val="0"/>
          <w:marTop w:val="0"/>
          <w:marBottom w:val="0"/>
          <w:divBdr>
            <w:top w:val="none" w:sz="0" w:space="0" w:color="auto"/>
            <w:left w:val="none" w:sz="0" w:space="0" w:color="auto"/>
            <w:bottom w:val="none" w:sz="0" w:space="0" w:color="auto"/>
            <w:right w:val="none" w:sz="0" w:space="0" w:color="auto"/>
          </w:divBdr>
        </w:div>
        <w:div w:id="997349210">
          <w:marLeft w:val="480"/>
          <w:marRight w:val="0"/>
          <w:marTop w:val="0"/>
          <w:marBottom w:val="0"/>
          <w:divBdr>
            <w:top w:val="none" w:sz="0" w:space="0" w:color="auto"/>
            <w:left w:val="none" w:sz="0" w:space="0" w:color="auto"/>
            <w:bottom w:val="none" w:sz="0" w:space="0" w:color="auto"/>
            <w:right w:val="none" w:sz="0" w:space="0" w:color="auto"/>
          </w:divBdr>
        </w:div>
        <w:div w:id="2110150878">
          <w:marLeft w:val="480"/>
          <w:marRight w:val="0"/>
          <w:marTop w:val="0"/>
          <w:marBottom w:val="0"/>
          <w:divBdr>
            <w:top w:val="none" w:sz="0" w:space="0" w:color="auto"/>
            <w:left w:val="none" w:sz="0" w:space="0" w:color="auto"/>
            <w:bottom w:val="none" w:sz="0" w:space="0" w:color="auto"/>
            <w:right w:val="none" w:sz="0" w:space="0" w:color="auto"/>
          </w:divBdr>
        </w:div>
        <w:div w:id="1569609720">
          <w:marLeft w:val="480"/>
          <w:marRight w:val="0"/>
          <w:marTop w:val="0"/>
          <w:marBottom w:val="0"/>
          <w:divBdr>
            <w:top w:val="none" w:sz="0" w:space="0" w:color="auto"/>
            <w:left w:val="none" w:sz="0" w:space="0" w:color="auto"/>
            <w:bottom w:val="none" w:sz="0" w:space="0" w:color="auto"/>
            <w:right w:val="none" w:sz="0" w:space="0" w:color="auto"/>
          </w:divBdr>
        </w:div>
        <w:div w:id="180625613">
          <w:marLeft w:val="480"/>
          <w:marRight w:val="0"/>
          <w:marTop w:val="0"/>
          <w:marBottom w:val="0"/>
          <w:divBdr>
            <w:top w:val="none" w:sz="0" w:space="0" w:color="auto"/>
            <w:left w:val="none" w:sz="0" w:space="0" w:color="auto"/>
            <w:bottom w:val="none" w:sz="0" w:space="0" w:color="auto"/>
            <w:right w:val="none" w:sz="0" w:space="0" w:color="auto"/>
          </w:divBdr>
        </w:div>
        <w:div w:id="1689021628">
          <w:marLeft w:val="480"/>
          <w:marRight w:val="0"/>
          <w:marTop w:val="0"/>
          <w:marBottom w:val="0"/>
          <w:divBdr>
            <w:top w:val="none" w:sz="0" w:space="0" w:color="auto"/>
            <w:left w:val="none" w:sz="0" w:space="0" w:color="auto"/>
            <w:bottom w:val="none" w:sz="0" w:space="0" w:color="auto"/>
            <w:right w:val="none" w:sz="0" w:space="0" w:color="auto"/>
          </w:divBdr>
        </w:div>
        <w:div w:id="378551308">
          <w:marLeft w:val="480"/>
          <w:marRight w:val="0"/>
          <w:marTop w:val="0"/>
          <w:marBottom w:val="0"/>
          <w:divBdr>
            <w:top w:val="none" w:sz="0" w:space="0" w:color="auto"/>
            <w:left w:val="none" w:sz="0" w:space="0" w:color="auto"/>
            <w:bottom w:val="none" w:sz="0" w:space="0" w:color="auto"/>
            <w:right w:val="none" w:sz="0" w:space="0" w:color="auto"/>
          </w:divBdr>
        </w:div>
        <w:div w:id="696854262">
          <w:marLeft w:val="480"/>
          <w:marRight w:val="0"/>
          <w:marTop w:val="0"/>
          <w:marBottom w:val="0"/>
          <w:divBdr>
            <w:top w:val="none" w:sz="0" w:space="0" w:color="auto"/>
            <w:left w:val="none" w:sz="0" w:space="0" w:color="auto"/>
            <w:bottom w:val="none" w:sz="0" w:space="0" w:color="auto"/>
            <w:right w:val="none" w:sz="0" w:space="0" w:color="auto"/>
          </w:divBdr>
        </w:div>
        <w:div w:id="1157108115">
          <w:marLeft w:val="480"/>
          <w:marRight w:val="0"/>
          <w:marTop w:val="0"/>
          <w:marBottom w:val="0"/>
          <w:divBdr>
            <w:top w:val="none" w:sz="0" w:space="0" w:color="auto"/>
            <w:left w:val="none" w:sz="0" w:space="0" w:color="auto"/>
            <w:bottom w:val="none" w:sz="0" w:space="0" w:color="auto"/>
            <w:right w:val="none" w:sz="0" w:space="0" w:color="auto"/>
          </w:divBdr>
        </w:div>
        <w:div w:id="836309718">
          <w:marLeft w:val="480"/>
          <w:marRight w:val="0"/>
          <w:marTop w:val="0"/>
          <w:marBottom w:val="0"/>
          <w:divBdr>
            <w:top w:val="none" w:sz="0" w:space="0" w:color="auto"/>
            <w:left w:val="none" w:sz="0" w:space="0" w:color="auto"/>
            <w:bottom w:val="none" w:sz="0" w:space="0" w:color="auto"/>
            <w:right w:val="none" w:sz="0" w:space="0" w:color="auto"/>
          </w:divBdr>
        </w:div>
        <w:div w:id="1033380976">
          <w:marLeft w:val="480"/>
          <w:marRight w:val="0"/>
          <w:marTop w:val="0"/>
          <w:marBottom w:val="0"/>
          <w:divBdr>
            <w:top w:val="none" w:sz="0" w:space="0" w:color="auto"/>
            <w:left w:val="none" w:sz="0" w:space="0" w:color="auto"/>
            <w:bottom w:val="none" w:sz="0" w:space="0" w:color="auto"/>
            <w:right w:val="none" w:sz="0" w:space="0" w:color="auto"/>
          </w:divBdr>
        </w:div>
        <w:div w:id="1678581893">
          <w:marLeft w:val="480"/>
          <w:marRight w:val="0"/>
          <w:marTop w:val="0"/>
          <w:marBottom w:val="0"/>
          <w:divBdr>
            <w:top w:val="none" w:sz="0" w:space="0" w:color="auto"/>
            <w:left w:val="none" w:sz="0" w:space="0" w:color="auto"/>
            <w:bottom w:val="none" w:sz="0" w:space="0" w:color="auto"/>
            <w:right w:val="none" w:sz="0" w:space="0" w:color="auto"/>
          </w:divBdr>
        </w:div>
        <w:div w:id="1524829022">
          <w:marLeft w:val="480"/>
          <w:marRight w:val="0"/>
          <w:marTop w:val="0"/>
          <w:marBottom w:val="0"/>
          <w:divBdr>
            <w:top w:val="none" w:sz="0" w:space="0" w:color="auto"/>
            <w:left w:val="none" w:sz="0" w:space="0" w:color="auto"/>
            <w:bottom w:val="none" w:sz="0" w:space="0" w:color="auto"/>
            <w:right w:val="none" w:sz="0" w:space="0" w:color="auto"/>
          </w:divBdr>
        </w:div>
        <w:div w:id="1391266595">
          <w:marLeft w:val="480"/>
          <w:marRight w:val="0"/>
          <w:marTop w:val="0"/>
          <w:marBottom w:val="0"/>
          <w:divBdr>
            <w:top w:val="none" w:sz="0" w:space="0" w:color="auto"/>
            <w:left w:val="none" w:sz="0" w:space="0" w:color="auto"/>
            <w:bottom w:val="none" w:sz="0" w:space="0" w:color="auto"/>
            <w:right w:val="none" w:sz="0" w:space="0" w:color="auto"/>
          </w:divBdr>
        </w:div>
        <w:div w:id="1948806519">
          <w:marLeft w:val="480"/>
          <w:marRight w:val="0"/>
          <w:marTop w:val="0"/>
          <w:marBottom w:val="0"/>
          <w:divBdr>
            <w:top w:val="none" w:sz="0" w:space="0" w:color="auto"/>
            <w:left w:val="none" w:sz="0" w:space="0" w:color="auto"/>
            <w:bottom w:val="none" w:sz="0" w:space="0" w:color="auto"/>
            <w:right w:val="none" w:sz="0" w:space="0" w:color="auto"/>
          </w:divBdr>
        </w:div>
        <w:div w:id="111360958">
          <w:marLeft w:val="480"/>
          <w:marRight w:val="0"/>
          <w:marTop w:val="0"/>
          <w:marBottom w:val="0"/>
          <w:divBdr>
            <w:top w:val="none" w:sz="0" w:space="0" w:color="auto"/>
            <w:left w:val="none" w:sz="0" w:space="0" w:color="auto"/>
            <w:bottom w:val="none" w:sz="0" w:space="0" w:color="auto"/>
            <w:right w:val="none" w:sz="0" w:space="0" w:color="auto"/>
          </w:divBdr>
        </w:div>
        <w:div w:id="697663185">
          <w:marLeft w:val="480"/>
          <w:marRight w:val="0"/>
          <w:marTop w:val="0"/>
          <w:marBottom w:val="0"/>
          <w:divBdr>
            <w:top w:val="none" w:sz="0" w:space="0" w:color="auto"/>
            <w:left w:val="none" w:sz="0" w:space="0" w:color="auto"/>
            <w:bottom w:val="none" w:sz="0" w:space="0" w:color="auto"/>
            <w:right w:val="none" w:sz="0" w:space="0" w:color="auto"/>
          </w:divBdr>
        </w:div>
        <w:div w:id="297497592">
          <w:marLeft w:val="480"/>
          <w:marRight w:val="0"/>
          <w:marTop w:val="0"/>
          <w:marBottom w:val="0"/>
          <w:divBdr>
            <w:top w:val="none" w:sz="0" w:space="0" w:color="auto"/>
            <w:left w:val="none" w:sz="0" w:space="0" w:color="auto"/>
            <w:bottom w:val="none" w:sz="0" w:space="0" w:color="auto"/>
            <w:right w:val="none" w:sz="0" w:space="0" w:color="auto"/>
          </w:divBdr>
        </w:div>
        <w:div w:id="924189349">
          <w:marLeft w:val="480"/>
          <w:marRight w:val="0"/>
          <w:marTop w:val="0"/>
          <w:marBottom w:val="0"/>
          <w:divBdr>
            <w:top w:val="none" w:sz="0" w:space="0" w:color="auto"/>
            <w:left w:val="none" w:sz="0" w:space="0" w:color="auto"/>
            <w:bottom w:val="none" w:sz="0" w:space="0" w:color="auto"/>
            <w:right w:val="none" w:sz="0" w:space="0" w:color="auto"/>
          </w:divBdr>
        </w:div>
      </w:divsChild>
    </w:div>
    <w:div w:id="133834004">
      <w:bodyDiv w:val="1"/>
      <w:marLeft w:val="0"/>
      <w:marRight w:val="0"/>
      <w:marTop w:val="0"/>
      <w:marBottom w:val="0"/>
      <w:divBdr>
        <w:top w:val="none" w:sz="0" w:space="0" w:color="auto"/>
        <w:left w:val="none" w:sz="0" w:space="0" w:color="auto"/>
        <w:bottom w:val="none" w:sz="0" w:space="0" w:color="auto"/>
        <w:right w:val="none" w:sz="0" w:space="0" w:color="auto"/>
      </w:divBdr>
    </w:div>
    <w:div w:id="134177338">
      <w:bodyDiv w:val="1"/>
      <w:marLeft w:val="0"/>
      <w:marRight w:val="0"/>
      <w:marTop w:val="0"/>
      <w:marBottom w:val="0"/>
      <w:divBdr>
        <w:top w:val="none" w:sz="0" w:space="0" w:color="auto"/>
        <w:left w:val="none" w:sz="0" w:space="0" w:color="auto"/>
        <w:bottom w:val="none" w:sz="0" w:space="0" w:color="auto"/>
        <w:right w:val="none" w:sz="0" w:space="0" w:color="auto"/>
      </w:divBdr>
    </w:div>
    <w:div w:id="134492703">
      <w:bodyDiv w:val="1"/>
      <w:marLeft w:val="0"/>
      <w:marRight w:val="0"/>
      <w:marTop w:val="0"/>
      <w:marBottom w:val="0"/>
      <w:divBdr>
        <w:top w:val="none" w:sz="0" w:space="0" w:color="auto"/>
        <w:left w:val="none" w:sz="0" w:space="0" w:color="auto"/>
        <w:bottom w:val="none" w:sz="0" w:space="0" w:color="auto"/>
        <w:right w:val="none" w:sz="0" w:space="0" w:color="auto"/>
      </w:divBdr>
    </w:div>
    <w:div w:id="135267415">
      <w:bodyDiv w:val="1"/>
      <w:marLeft w:val="0"/>
      <w:marRight w:val="0"/>
      <w:marTop w:val="0"/>
      <w:marBottom w:val="0"/>
      <w:divBdr>
        <w:top w:val="none" w:sz="0" w:space="0" w:color="auto"/>
        <w:left w:val="none" w:sz="0" w:space="0" w:color="auto"/>
        <w:bottom w:val="none" w:sz="0" w:space="0" w:color="auto"/>
        <w:right w:val="none" w:sz="0" w:space="0" w:color="auto"/>
      </w:divBdr>
      <w:divsChild>
        <w:div w:id="6830107">
          <w:marLeft w:val="480"/>
          <w:marRight w:val="0"/>
          <w:marTop w:val="0"/>
          <w:marBottom w:val="0"/>
          <w:divBdr>
            <w:top w:val="none" w:sz="0" w:space="0" w:color="auto"/>
            <w:left w:val="none" w:sz="0" w:space="0" w:color="auto"/>
            <w:bottom w:val="none" w:sz="0" w:space="0" w:color="auto"/>
            <w:right w:val="none" w:sz="0" w:space="0" w:color="auto"/>
          </w:divBdr>
        </w:div>
        <w:div w:id="9455814">
          <w:marLeft w:val="480"/>
          <w:marRight w:val="0"/>
          <w:marTop w:val="0"/>
          <w:marBottom w:val="0"/>
          <w:divBdr>
            <w:top w:val="none" w:sz="0" w:space="0" w:color="auto"/>
            <w:left w:val="none" w:sz="0" w:space="0" w:color="auto"/>
            <w:bottom w:val="none" w:sz="0" w:space="0" w:color="auto"/>
            <w:right w:val="none" w:sz="0" w:space="0" w:color="auto"/>
          </w:divBdr>
        </w:div>
        <w:div w:id="16122695">
          <w:marLeft w:val="480"/>
          <w:marRight w:val="0"/>
          <w:marTop w:val="0"/>
          <w:marBottom w:val="0"/>
          <w:divBdr>
            <w:top w:val="none" w:sz="0" w:space="0" w:color="auto"/>
            <w:left w:val="none" w:sz="0" w:space="0" w:color="auto"/>
            <w:bottom w:val="none" w:sz="0" w:space="0" w:color="auto"/>
            <w:right w:val="none" w:sz="0" w:space="0" w:color="auto"/>
          </w:divBdr>
        </w:div>
        <w:div w:id="38166225">
          <w:marLeft w:val="480"/>
          <w:marRight w:val="0"/>
          <w:marTop w:val="0"/>
          <w:marBottom w:val="0"/>
          <w:divBdr>
            <w:top w:val="none" w:sz="0" w:space="0" w:color="auto"/>
            <w:left w:val="none" w:sz="0" w:space="0" w:color="auto"/>
            <w:bottom w:val="none" w:sz="0" w:space="0" w:color="auto"/>
            <w:right w:val="none" w:sz="0" w:space="0" w:color="auto"/>
          </w:divBdr>
        </w:div>
        <w:div w:id="95949741">
          <w:marLeft w:val="480"/>
          <w:marRight w:val="0"/>
          <w:marTop w:val="0"/>
          <w:marBottom w:val="0"/>
          <w:divBdr>
            <w:top w:val="none" w:sz="0" w:space="0" w:color="auto"/>
            <w:left w:val="none" w:sz="0" w:space="0" w:color="auto"/>
            <w:bottom w:val="none" w:sz="0" w:space="0" w:color="auto"/>
            <w:right w:val="none" w:sz="0" w:space="0" w:color="auto"/>
          </w:divBdr>
        </w:div>
        <w:div w:id="107509414">
          <w:marLeft w:val="480"/>
          <w:marRight w:val="0"/>
          <w:marTop w:val="0"/>
          <w:marBottom w:val="0"/>
          <w:divBdr>
            <w:top w:val="none" w:sz="0" w:space="0" w:color="auto"/>
            <w:left w:val="none" w:sz="0" w:space="0" w:color="auto"/>
            <w:bottom w:val="none" w:sz="0" w:space="0" w:color="auto"/>
            <w:right w:val="none" w:sz="0" w:space="0" w:color="auto"/>
          </w:divBdr>
        </w:div>
        <w:div w:id="122430450">
          <w:marLeft w:val="480"/>
          <w:marRight w:val="0"/>
          <w:marTop w:val="0"/>
          <w:marBottom w:val="0"/>
          <w:divBdr>
            <w:top w:val="none" w:sz="0" w:space="0" w:color="auto"/>
            <w:left w:val="none" w:sz="0" w:space="0" w:color="auto"/>
            <w:bottom w:val="none" w:sz="0" w:space="0" w:color="auto"/>
            <w:right w:val="none" w:sz="0" w:space="0" w:color="auto"/>
          </w:divBdr>
        </w:div>
        <w:div w:id="194658857">
          <w:marLeft w:val="480"/>
          <w:marRight w:val="0"/>
          <w:marTop w:val="0"/>
          <w:marBottom w:val="0"/>
          <w:divBdr>
            <w:top w:val="none" w:sz="0" w:space="0" w:color="auto"/>
            <w:left w:val="none" w:sz="0" w:space="0" w:color="auto"/>
            <w:bottom w:val="none" w:sz="0" w:space="0" w:color="auto"/>
            <w:right w:val="none" w:sz="0" w:space="0" w:color="auto"/>
          </w:divBdr>
        </w:div>
        <w:div w:id="204759945">
          <w:marLeft w:val="480"/>
          <w:marRight w:val="0"/>
          <w:marTop w:val="0"/>
          <w:marBottom w:val="0"/>
          <w:divBdr>
            <w:top w:val="none" w:sz="0" w:space="0" w:color="auto"/>
            <w:left w:val="none" w:sz="0" w:space="0" w:color="auto"/>
            <w:bottom w:val="none" w:sz="0" w:space="0" w:color="auto"/>
            <w:right w:val="none" w:sz="0" w:space="0" w:color="auto"/>
          </w:divBdr>
        </w:div>
        <w:div w:id="212272130">
          <w:marLeft w:val="480"/>
          <w:marRight w:val="0"/>
          <w:marTop w:val="0"/>
          <w:marBottom w:val="0"/>
          <w:divBdr>
            <w:top w:val="none" w:sz="0" w:space="0" w:color="auto"/>
            <w:left w:val="none" w:sz="0" w:space="0" w:color="auto"/>
            <w:bottom w:val="none" w:sz="0" w:space="0" w:color="auto"/>
            <w:right w:val="none" w:sz="0" w:space="0" w:color="auto"/>
          </w:divBdr>
        </w:div>
        <w:div w:id="273169211">
          <w:marLeft w:val="480"/>
          <w:marRight w:val="0"/>
          <w:marTop w:val="0"/>
          <w:marBottom w:val="0"/>
          <w:divBdr>
            <w:top w:val="none" w:sz="0" w:space="0" w:color="auto"/>
            <w:left w:val="none" w:sz="0" w:space="0" w:color="auto"/>
            <w:bottom w:val="none" w:sz="0" w:space="0" w:color="auto"/>
            <w:right w:val="none" w:sz="0" w:space="0" w:color="auto"/>
          </w:divBdr>
        </w:div>
        <w:div w:id="311519584">
          <w:marLeft w:val="480"/>
          <w:marRight w:val="0"/>
          <w:marTop w:val="0"/>
          <w:marBottom w:val="0"/>
          <w:divBdr>
            <w:top w:val="none" w:sz="0" w:space="0" w:color="auto"/>
            <w:left w:val="none" w:sz="0" w:space="0" w:color="auto"/>
            <w:bottom w:val="none" w:sz="0" w:space="0" w:color="auto"/>
            <w:right w:val="none" w:sz="0" w:space="0" w:color="auto"/>
          </w:divBdr>
        </w:div>
        <w:div w:id="332297820">
          <w:marLeft w:val="480"/>
          <w:marRight w:val="0"/>
          <w:marTop w:val="0"/>
          <w:marBottom w:val="0"/>
          <w:divBdr>
            <w:top w:val="none" w:sz="0" w:space="0" w:color="auto"/>
            <w:left w:val="none" w:sz="0" w:space="0" w:color="auto"/>
            <w:bottom w:val="none" w:sz="0" w:space="0" w:color="auto"/>
            <w:right w:val="none" w:sz="0" w:space="0" w:color="auto"/>
          </w:divBdr>
        </w:div>
        <w:div w:id="336005991">
          <w:marLeft w:val="480"/>
          <w:marRight w:val="0"/>
          <w:marTop w:val="0"/>
          <w:marBottom w:val="0"/>
          <w:divBdr>
            <w:top w:val="none" w:sz="0" w:space="0" w:color="auto"/>
            <w:left w:val="none" w:sz="0" w:space="0" w:color="auto"/>
            <w:bottom w:val="none" w:sz="0" w:space="0" w:color="auto"/>
            <w:right w:val="none" w:sz="0" w:space="0" w:color="auto"/>
          </w:divBdr>
        </w:div>
        <w:div w:id="351994844">
          <w:marLeft w:val="480"/>
          <w:marRight w:val="0"/>
          <w:marTop w:val="0"/>
          <w:marBottom w:val="0"/>
          <w:divBdr>
            <w:top w:val="none" w:sz="0" w:space="0" w:color="auto"/>
            <w:left w:val="none" w:sz="0" w:space="0" w:color="auto"/>
            <w:bottom w:val="none" w:sz="0" w:space="0" w:color="auto"/>
            <w:right w:val="none" w:sz="0" w:space="0" w:color="auto"/>
          </w:divBdr>
        </w:div>
        <w:div w:id="444618337">
          <w:marLeft w:val="480"/>
          <w:marRight w:val="0"/>
          <w:marTop w:val="0"/>
          <w:marBottom w:val="0"/>
          <w:divBdr>
            <w:top w:val="none" w:sz="0" w:space="0" w:color="auto"/>
            <w:left w:val="none" w:sz="0" w:space="0" w:color="auto"/>
            <w:bottom w:val="none" w:sz="0" w:space="0" w:color="auto"/>
            <w:right w:val="none" w:sz="0" w:space="0" w:color="auto"/>
          </w:divBdr>
        </w:div>
        <w:div w:id="464079367">
          <w:marLeft w:val="480"/>
          <w:marRight w:val="0"/>
          <w:marTop w:val="0"/>
          <w:marBottom w:val="0"/>
          <w:divBdr>
            <w:top w:val="none" w:sz="0" w:space="0" w:color="auto"/>
            <w:left w:val="none" w:sz="0" w:space="0" w:color="auto"/>
            <w:bottom w:val="none" w:sz="0" w:space="0" w:color="auto"/>
            <w:right w:val="none" w:sz="0" w:space="0" w:color="auto"/>
          </w:divBdr>
        </w:div>
        <w:div w:id="468283425">
          <w:marLeft w:val="480"/>
          <w:marRight w:val="0"/>
          <w:marTop w:val="0"/>
          <w:marBottom w:val="0"/>
          <w:divBdr>
            <w:top w:val="none" w:sz="0" w:space="0" w:color="auto"/>
            <w:left w:val="none" w:sz="0" w:space="0" w:color="auto"/>
            <w:bottom w:val="none" w:sz="0" w:space="0" w:color="auto"/>
            <w:right w:val="none" w:sz="0" w:space="0" w:color="auto"/>
          </w:divBdr>
        </w:div>
        <w:div w:id="485241070">
          <w:marLeft w:val="480"/>
          <w:marRight w:val="0"/>
          <w:marTop w:val="0"/>
          <w:marBottom w:val="0"/>
          <w:divBdr>
            <w:top w:val="none" w:sz="0" w:space="0" w:color="auto"/>
            <w:left w:val="none" w:sz="0" w:space="0" w:color="auto"/>
            <w:bottom w:val="none" w:sz="0" w:space="0" w:color="auto"/>
            <w:right w:val="none" w:sz="0" w:space="0" w:color="auto"/>
          </w:divBdr>
        </w:div>
        <w:div w:id="518591197">
          <w:marLeft w:val="480"/>
          <w:marRight w:val="0"/>
          <w:marTop w:val="0"/>
          <w:marBottom w:val="0"/>
          <w:divBdr>
            <w:top w:val="none" w:sz="0" w:space="0" w:color="auto"/>
            <w:left w:val="none" w:sz="0" w:space="0" w:color="auto"/>
            <w:bottom w:val="none" w:sz="0" w:space="0" w:color="auto"/>
            <w:right w:val="none" w:sz="0" w:space="0" w:color="auto"/>
          </w:divBdr>
        </w:div>
        <w:div w:id="533420694">
          <w:marLeft w:val="480"/>
          <w:marRight w:val="0"/>
          <w:marTop w:val="0"/>
          <w:marBottom w:val="0"/>
          <w:divBdr>
            <w:top w:val="none" w:sz="0" w:space="0" w:color="auto"/>
            <w:left w:val="none" w:sz="0" w:space="0" w:color="auto"/>
            <w:bottom w:val="none" w:sz="0" w:space="0" w:color="auto"/>
            <w:right w:val="none" w:sz="0" w:space="0" w:color="auto"/>
          </w:divBdr>
        </w:div>
        <w:div w:id="540098565">
          <w:marLeft w:val="480"/>
          <w:marRight w:val="0"/>
          <w:marTop w:val="0"/>
          <w:marBottom w:val="0"/>
          <w:divBdr>
            <w:top w:val="none" w:sz="0" w:space="0" w:color="auto"/>
            <w:left w:val="none" w:sz="0" w:space="0" w:color="auto"/>
            <w:bottom w:val="none" w:sz="0" w:space="0" w:color="auto"/>
            <w:right w:val="none" w:sz="0" w:space="0" w:color="auto"/>
          </w:divBdr>
        </w:div>
        <w:div w:id="554780693">
          <w:marLeft w:val="480"/>
          <w:marRight w:val="0"/>
          <w:marTop w:val="0"/>
          <w:marBottom w:val="0"/>
          <w:divBdr>
            <w:top w:val="none" w:sz="0" w:space="0" w:color="auto"/>
            <w:left w:val="none" w:sz="0" w:space="0" w:color="auto"/>
            <w:bottom w:val="none" w:sz="0" w:space="0" w:color="auto"/>
            <w:right w:val="none" w:sz="0" w:space="0" w:color="auto"/>
          </w:divBdr>
        </w:div>
        <w:div w:id="601184708">
          <w:marLeft w:val="480"/>
          <w:marRight w:val="0"/>
          <w:marTop w:val="0"/>
          <w:marBottom w:val="0"/>
          <w:divBdr>
            <w:top w:val="none" w:sz="0" w:space="0" w:color="auto"/>
            <w:left w:val="none" w:sz="0" w:space="0" w:color="auto"/>
            <w:bottom w:val="none" w:sz="0" w:space="0" w:color="auto"/>
            <w:right w:val="none" w:sz="0" w:space="0" w:color="auto"/>
          </w:divBdr>
        </w:div>
        <w:div w:id="639268854">
          <w:marLeft w:val="480"/>
          <w:marRight w:val="0"/>
          <w:marTop w:val="0"/>
          <w:marBottom w:val="0"/>
          <w:divBdr>
            <w:top w:val="none" w:sz="0" w:space="0" w:color="auto"/>
            <w:left w:val="none" w:sz="0" w:space="0" w:color="auto"/>
            <w:bottom w:val="none" w:sz="0" w:space="0" w:color="auto"/>
            <w:right w:val="none" w:sz="0" w:space="0" w:color="auto"/>
          </w:divBdr>
        </w:div>
        <w:div w:id="640428941">
          <w:marLeft w:val="480"/>
          <w:marRight w:val="0"/>
          <w:marTop w:val="0"/>
          <w:marBottom w:val="0"/>
          <w:divBdr>
            <w:top w:val="none" w:sz="0" w:space="0" w:color="auto"/>
            <w:left w:val="none" w:sz="0" w:space="0" w:color="auto"/>
            <w:bottom w:val="none" w:sz="0" w:space="0" w:color="auto"/>
            <w:right w:val="none" w:sz="0" w:space="0" w:color="auto"/>
          </w:divBdr>
        </w:div>
        <w:div w:id="659162009">
          <w:marLeft w:val="480"/>
          <w:marRight w:val="0"/>
          <w:marTop w:val="0"/>
          <w:marBottom w:val="0"/>
          <w:divBdr>
            <w:top w:val="none" w:sz="0" w:space="0" w:color="auto"/>
            <w:left w:val="none" w:sz="0" w:space="0" w:color="auto"/>
            <w:bottom w:val="none" w:sz="0" w:space="0" w:color="auto"/>
            <w:right w:val="none" w:sz="0" w:space="0" w:color="auto"/>
          </w:divBdr>
        </w:div>
        <w:div w:id="689645002">
          <w:marLeft w:val="480"/>
          <w:marRight w:val="0"/>
          <w:marTop w:val="0"/>
          <w:marBottom w:val="0"/>
          <w:divBdr>
            <w:top w:val="none" w:sz="0" w:space="0" w:color="auto"/>
            <w:left w:val="none" w:sz="0" w:space="0" w:color="auto"/>
            <w:bottom w:val="none" w:sz="0" w:space="0" w:color="auto"/>
            <w:right w:val="none" w:sz="0" w:space="0" w:color="auto"/>
          </w:divBdr>
        </w:div>
        <w:div w:id="700472294">
          <w:marLeft w:val="480"/>
          <w:marRight w:val="0"/>
          <w:marTop w:val="0"/>
          <w:marBottom w:val="0"/>
          <w:divBdr>
            <w:top w:val="none" w:sz="0" w:space="0" w:color="auto"/>
            <w:left w:val="none" w:sz="0" w:space="0" w:color="auto"/>
            <w:bottom w:val="none" w:sz="0" w:space="0" w:color="auto"/>
            <w:right w:val="none" w:sz="0" w:space="0" w:color="auto"/>
          </w:divBdr>
        </w:div>
        <w:div w:id="725226492">
          <w:marLeft w:val="480"/>
          <w:marRight w:val="0"/>
          <w:marTop w:val="0"/>
          <w:marBottom w:val="0"/>
          <w:divBdr>
            <w:top w:val="none" w:sz="0" w:space="0" w:color="auto"/>
            <w:left w:val="none" w:sz="0" w:space="0" w:color="auto"/>
            <w:bottom w:val="none" w:sz="0" w:space="0" w:color="auto"/>
            <w:right w:val="none" w:sz="0" w:space="0" w:color="auto"/>
          </w:divBdr>
        </w:div>
        <w:div w:id="725839331">
          <w:marLeft w:val="480"/>
          <w:marRight w:val="0"/>
          <w:marTop w:val="0"/>
          <w:marBottom w:val="0"/>
          <w:divBdr>
            <w:top w:val="none" w:sz="0" w:space="0" w:color="auto"/>
            <w:left w:val="none" w:sz="0" w:space="0" w:color="auto"/>
            <w:bottom w:val="none" w:sz="0" w:space="0" w:color="auto"/>
            <w:right w:val="none" w:sz="0" w:space="0" w:color="auto"/>
          </w:divBdr>
        </w:div>
        <w:div w:id="757138722">
          <w:marLeft w:val="480"/>
          <w:marRight w:val="0"/>
          <w:marTop w:val="0"/>
          <w:marBottom w:val="0"/>
          <w:divBdr>
            <w:top w:val="none" w:sz="0" w:space="0" w:color="auto"/>
            <w:left w:val="none" w:sz="0" w:space="0" w:color="auto"/>
            <w:bottom w:val="none" w:sz="0" w:space="0" w:color="auto"/>
            <w:right w:val="none" w:sz="0" w:space="0" w:color="auto"/>
          </w:divBdr>
        </w:div>
        <w:div w:id="777064323">
          <w:marLeft w:val="480"/>
          <w:marRight w:val="0"/>
          <w:marTop w:val="0"/>
          <w:marBottom w:val="0"/>
          <w:divBdr>
            <w:top w:val="none" w:sz="0" w:space="0" w:color="auto"/>
            <w:left w:val="none" w:sz="0" w:space="0" w:color="auto"/>
            <w:bottom w:val="none" w:sz="0" w:space="0" w:color="auto"/>
            <w:right w:val="none" w:sz="0" w:space="0" w:color="auto"/>
          </w:divBdr>
        </w:div>
        <w:div w:id="787897137">
          <w:marLeft w:val="480"/>
          <w:marRight w:val="0"/>
          <w:marTop w:val="0"/>
          <w:marBottom w:val="0"/>
          <w:divBdr>
            <w:top w:val="none" w:sz="0" w:space="0" w:color="auto"/>
            <w:left w:val="none" w:sz="0" w:space="0" w:color="auto"/>
            <w:bottom w:val="none" w:sz="0" w:space="0" w:color="auto"/>
            <w:right w:val="none" w:sz="0" w:space="0" w:color="auto"/>
          </w:divBdr>
        </w:div>
        <w:div w:id="813333288">
          <w:marLeft w:val="480"/>
          <w:marRight w:val="0"/>
          <w:marTop w:val="0"/>
          <w:marBottom w:val="0"/>
          <w:divBdr>
            <w:top w:val="none" w:sz="0" w:space="0" w:color="auto"/>
            <w:left w:val="none" w:sz="0" w:space="0" w:color="auto"/>
            <w:bottom w:val="none" w:sz="0" w:space="0" w:color="auto"/>
            <w:right w:val="none" w:sz="0" w:space="0" w:color="auto"/>
          </w:divBdr>
        </w:div>
        <w:div w:id="831529852">
          <w:marLeft w:val="480"/>
          <w:marRight w:val="0"/>
          <w:marTop w:val="0"/>
          <w:marBottom w:val="0"/>
          <w:divBdr>
            <w:top w:val="none" w:sz="0" w:space="0" w:color="auto"/>
            <w:left w:val="none" w:sz="0" w:space="0" w:color="auto"/>
            <w:bottom w:val="none" w:sz="0" w:space="0" w:color="auto"/>
            <w:right w:val="none" w:sz="0" w:space="0" w:color="auto"/>
          </w:divBdr>
        </w:div>
        <w:div w:id="858617486">
          <w:marLeft w:val="480"/>
          <w:marRight w:val="0"/>
          <w:marTop w:val="0"/>
          <w:marBottom w:val="0"/>
          <w:divBdr>
            <w:top w:val="none" w:sz="0" w:space="0" w:color="auto"/>
            <w:left w:val="none" w:sz="0" w:space="0" w:color="auto"/>
            <w:bottom w:val="none" w:sz="0" w:space="0" w:color="auto"/>
            <w:right w:val="none" w:sz="0" w:space="0" w:color="auto"/>
          </w:divBdr>
        </w:div>
        <w:div w:id="876506784">
          <w:marLeft w:val="480"/>
          <w:marRight w:val="0"/>
          <w:marTop w:val="0"/>
          <w:marBottom w:val="0"/>
          <w:divBdr>
            <w:top w:val="none" w:sz="0" w:space="0" w:color="auto"/>
            <w:left w:val="none" w:sz="0" w:space="0" w:color="auto"/>
            <w:bottom w:val="none" w:sz="0" w:space="0" w:color="auto"/>
            <w:right w:val="none" w:sz="0" w:space="0" w:color="auto"/>
          </w:divBdr>
        </w:div>
        <w:div w:id="882793650">
          <w:marLeft w:val="480"/>
          <w:marRight w:val="0"/>
          <w:marTop w:val="0"/>
          <w:marBottom w:val="0"/>
          <w:divBdr>
            <w:top w:val="none" w:sz="0" w:space="0" w:color="auto"/>
            <w:left w:val="none" w:sz="0" w:space="0" w:color="auto"/>
            <w:bottom w:val="none" w:sz="0" w:space="0" w:color="auto"/>
            <w:right w:val="none" w:sz="0" w:space="0" w:color="auto"/>
          </w:divBdr>
        </w:div>
        <w:div w:id="884099161">
          <w:marLeft w:val="480"/>
          <w:marRight w:val="0"/>
          <w:marTop w:val="0"/>
          <w:marBottom w:val="0"/>
          <w:divBdr>
            <w:top w:val="none" w:sz="0" w:space="0" w:color="auto"/>
            <w:left w:val="none" w:sz="0" w:space="0" w:color="auto"/>
            <w:bottom w:val="none" w:sz="0" w:space="0" w:color="auto"/>
            <w:right w:val="none" w:sz="0" w:space="0" w:color="auto"/>
          </w:divBdr>
        </w:div>
        <w:div w:id="884102864">
          <w:marLeft w:val="480"/>
          <w:marRight w:val="0"/>
          <w:marTop w:val="0"/>
          <w:marBottom w:val="0"/>
          <w:divBdr>
            <w:top w:val="none" w:sz="0" w:space="0" w:color="auto"/>
            <w:left w:val="none" w:sz="0" w:space="0" w:color="auto"/>
            <w:bottom w:val="none" w:sz="0" w:space="0" w:color="auto"/>
            <w:right w:val="none" w:sz="0" w:space="0" w:color="auto"/>
          </w:divBdr>
        </w:div>
        <w:div w:id="924609590">
          <w:marLeft w:val="480"/>
          <w:marRight w:val="0"/>
          <w:marTop w:val="0"/>
          <w:marBottom w:val="0"/>
          <w:divBdr>
            <w:top w:val="none" w:sz="0" w:space="0" w:color="auto"/>
            <w:left w:val="none" w:sz="0" w:space="0" w:color="auto"/>
            <w:bottom w:val="none" w:sz="0" w:space="0" w:color="auto"/>
            <w:right w:val="none" w:sz="0" w:space="0" w:color="auto"/>
          </w:divBdr>
        </w:div>
        <w:div w:id="947810026">
          <w:marLeft w:val="480"/>
          <w:marRight w:val="0"/>
          <w:marTop w:val="0"/>
          <w:marBottom w:val="0"/>
          <w:divBdr>
            <w:top w:val="none" w:sz="0" w:space="0" w:color="auto"/>
            <w:left w:val="none" w:sz="0" w:space="0" w:color="auto"/>
            <w:bottom w:val="none" w:sz="0" w:space="0" w:color="auto"/>
            <w:right w:val="none" w:sz="0" w:space="0" w:color="auto"/>
          </w:divBdr>
        </w:div>
        <w:div w:id="966162495">
          <w:marLeft w:val="480"/>
          <w:marRight w:val="0"/>
          <w:marTop w:val="0"/>
          <w:marBottom w:val="0"/>
          <w:divBdr>
            <w:top w:val="none" w:sz="0" w:space="0" w:color="auto"/>
            <w:left w:val="none" w:sz="0" w:space="0" w:color="auto"/>
            <w:bottom w:val="none" w:sz="0" w:space="0" w:color="auto"/>
            <w:right w:val="none" w:sz="0" w:space="0" w:color="auto"/>
          </w:divBdr>
        </w:div>
        <w:div w:id="970280612">
          <w:marLeft w:val="480"/>
          <w:marRight w:val="0"/>
          <w:marTop w:val="0"/>
          <w:marBottom w:val="0"/>
          <w:divBdr>
            <w:top w:val="none" w:sz="0" w:space="0" w:color="auto"/>
            <w:left w:val="none" w:sz="0" w:space="0" w:color="auto"/>
            <w:bottom w:val="none" w:sz="0" w:space="0" w:color="auto"/>
            <w:right w:val="none" w:sz="0" w:space="0" w:color="auto"/>
          </w:divBdr>
        </w:div>
      </w:divsChild>
    </w:div>
    <w:div w:id="135269091">
      <w:bodyDiv w:val="1"/>
      <w:marLeft w:val="0"/>
      <w:marRight w:val="0"/>
      <w:marTop w:val="0"/>
      <w:marBottom w:val="0"/>
      <w:divBdr>
        <w:top w:val="none" w:sz="0" w:space="0" w:color="auto"/>
        <w:left w:val="none" w:sz="0" w:space="0" w:color="auto"/>
        <w:bottom w:val="none" w:sz="0" w:space="0" w:color="auto"/>
        <w:right w:val="none" w:sz="0" w:space="0" w:color="auto"/>
      </w:divBdr>
    </w:div>
    <w:div w:id="135421516">
      <w:bodyDiv w:val="1"/>
      <w:marLeft w:val="0"/>
      <w:marRight w:val="0"/>
      <w:marTop w:val="0"/>
      <w:marBottom w:val="0"/>
      <w:divBdr>
        <w:top w:val="none" w:sz="0" w:space="0" w:color="auto"/>
        <w:left w:val="none" w:sz="0" w:space="0" w:color="auto"/>
        <w:bottom w:val="none" w:sz="0" w:space="0" w:color="auto"/>
        <w:right w:val="none" w:sz="0" w:space="0" w:color="auto"/>
      </w:divBdr>
    </w:div>
    <w:div w:id="135613517">
      <w:bodyDiv w:val="1"/>
      <w:marLeft w:val="0"/>
      <w:marRight w:val="0"/>
      <w:marTop w:val="0"/>
      <w:marBottom w:val="0"/>
      <w:divBdr>
        <w:top w:val="none" w:sz="0" w:space="0" w:color="auto"/>
        <w:left w:val="none" w:sz="0" w:space="0" w:color="auto"/>
        <w:bottom w:val="none" w:sz="0" w:space="0" w:color="auto"/>
        <w:right w:val="none" w:sz="0" w:space="0" w:color="auto"/>
      </w:divBdr>
    </w:div>
    <w:div w:id="135680594">
      <w:bodyDiv w:val="1"/>
      <w:marLeft w:val="0"/>
      <w:marRight w:val="0"/>
      <w:marTop w:val="0"/>
      <w:marBottom w:val="0"/>
      <w:divBdr>
        <w:top w:val="none" w:sz="0" w:space="0" w:color="auto"/>
        <w:left w:val="none" w:sz="0" w:space="0" w:color="auto"/>
        <w:bottom w:val="none" w:sz="0" w:space="0" w:color="auto"/>
        <w:right w:val="none" w:sz="0" w:space="0" w:color="auto"/>
      </w:divBdr>
    </w:div>
    <w:div w:id="135686881">
      <w:bodyDiv w:val="1"/>
      <w:marLeft w:val="0"/>
      <w:marRight w:val="0"/>
      <w:marTop w:val="0"/>
      <w:marBottom w:val="0"/>
      <w:divBdr>
        <w:top w:val="none" w:sz="0" w:space="0" w:color="auto"/>
        <w:left w:val="none" w:sz="0" w:space="0" w:color="auto"/>
        <w:bottom w:val="none" w:sz="0" w:space="0" w:color="auto"/>
        <w:right w:val="none" w:sz="0" w:space="0" w:color="auto"/>
      </w:divBdr>
    </w:div>
    <w:div w:id="135757748">
      <w:bodyDiv w:val="1"/>
      <w:marLeft w:val="0"/>
      <w:marRight w:val="0"/>
      <w:marTop w:val="0"/>
      <w:marBottom w:val="0"/>
      <w:divBdr>
        <w:top w:val="none" w:sz="0" w:space="0" w:color="auto"/>
        <w:left w:val="none" w:sz="0" w:space="0" w:color="auto"/>
        <w:bottom w:val="none" w:sz="0" w:space="0" w:color="auto"/>
        <w:right w:val="none" w:sz="0" w:space="0" w:color="auto"/>
      </w:divBdr>
    </w:div>
    <w:div w:id="135996877">
      <w:bodyDiv w:val="1"/>
      <w:marLeft w:val="0"/>
      <w:marRight w:val="0"/>
      <w:marTop w:val="0"/>
      <w:marBottom w:val="0"/>
      <w:divBdr>
        <w:top w:val="none" w:sz="0" w:space="0" w:color="auto"/>
        <w:left w:val="none" w:sz="0" w:space="0" w:color="auto"/>
        <w:bottom w:val="none" w:sz="0" w:space="0" w:color="auto"/>
        <w:right w:val="none" w:sz="0" w:space="0" w:color="auto"/>
      </w:divBdr>
    </w:div>
    <w:div w:id="136000395">
      <w:bodyDiv w:val="1"/>
      <w:marLeft w:val="0"/>
      <w:marRight w:val="0"/>
      <w:marTop w:val="0"/>
      <w:marBottom w:val="0"/>
      <w:divBdr>
        <w:top w:val="none" w:sz="0" w:space="0" w:color="auto"/>
        <w:left w:val="none" w:sz="0" w:space="0" w:color="auto"/>
        <w:bottom w:val="none" w:sz="0" w:space="0" w:color="auto"/>
        <w:right w:val="none" w:sz="0" w:space="0" w:color="auto"/>
      </w:divBdr>
    </w:div>
    <w:div w:id="136148497">
      <w:bodyDiv w:val="1"/>
      <w:marLeft w:val="0"/>
      <w:marRight w:val="0"/>
      <w:marTop w:val="0"/>
      <w:marBottom w:val="0"/>
      <w:divBdr>
        <w:top w:val="none" w:sz="0" w:space="0" w:color="auto"/>
        <w:left w:val="none" w:sz="0" w:space="0" w:color="auto"/>
        <w:bottom w:val="none" w:sz="0" w:space="0" w:color="auto"/>
        <w:right w:val="none" w:sz="0" w:space="0" w:color="auto"/>
      </w:divBdr>
    </w:div>
    <w:div w:id="136261292">
      <w:bodyDiv w:val="1"/>
      <w:marLeft w:val="0"/>
      <w:marRight w:val="0"/>
      <w:marTop w:val="0"/>
      <w:marBottom w:val="0"/>
      <w:divBdr>
        <w:top w:val="none" w:sz="0" w:space="0" w:color="auto"/>
        <w:left w:val="none" w:sz="0" w:space="0" w:color="auto"/>
        <w:bottom w:val="none" w:sz="0" w:space="0" w:color="auto"/>
        <w:right w:val="none" w:sz="0" w:space="0" w:color="auto"/>
      </w:divBdr>
    </w:div>
    <w:div w:id="136263722">
      <w:bodyDiv w:val="1"/>
      <w:marLeft w:val="0"/>
      <w:marRight w:val="0"/>
      <w:marTop w:val="0"/>
      <w:marBottom w:val="0"/>
      <w:divBdr>
        <w:top w:val="none" w:sz="0" w:space="0" w:color="auto"/>
        <w:left w:val="none" w:sz="0" w:space="0" w:color="auto"/>
        <w:bottom w:val="none" w:sz="0" w:space="0" w:color="auto"/>
        <w:right w:val="none" w:sz="0" w:space="0" w:color="auto"/>
      </w:divBdr>
    </w:div>
    <w:div w:id="136461738">
      <w:bodyDiv w:val="1"/>
      <w:marLeft w:val="0"/>
      <w:marRight w:val="0"/>
      <w:marTop w:val="0"/>
      <w:marBottom w:val="0"/>
      <w:divBdr>
        <w:top w:val="none" w:sz="0" w:space="0" w:color="auto"/>
        <w:left w:val="none" w:sz="0" w:space="0" w:color="auto"/>
        <w:bottom w:val="none" w:sz="0" w:space="0" w:color="auto"/>
        <w:right w:val="none" w:sz="0" w:space="0" w:color="auto"/>
      </w:divBdr>
    </w:div>
    <w:div w:id="136844043">
      <w:bodyDiv w:val="1"/>
      <w:marLeft w:val="0"/>
      <w:marRight w:val="0"/>
      <w:marTop w:val="0"/>
      <w:marBottom w:val="0"/>
      <w:divBdr>
        <w:top w:val="none" w:sz="0" w:space="0" w:color="auto"/>
        <w:left w:val="none" w:sz="0" w:space="0" w:color="auto"/>
        <w:bottom w:val="none" w:sz="0" w:space="0" w:color="auto"/>
        <w:right w:val="none" w:sz="0" w:space="0" w:color="auto"/>
      </w:divBdr>
      <w:divsChild>
        <w:div w:id="32659546">
          <w:marLeft w:val="480"/>
          <w:marRight w:val="0"/>
          <w:marTop w:val="0"/>
          <w:marBottom w:val="0"/>
          <w:divBdr>
            <w:top w:val="none" w:sz="0" w:space="0" w:color="auto"/>
            <w:left w:val="none" w:sz="0" w:space="0" w:color="auto"/>
            <w:bottom w:val="none" w:sz="0" w:space="0" w:color="auto"/>
            <w:right w:val="none" w:sz="0" w:space="0" w:color="auto"/>
          </w:divBdr>
        </w:div>
        <w:div w:id="173374964">
          <w:marLeft w:val="480"/>
          <w:marRight w:val="0"/>
          <w:marTop w:val="0"/>
          <w:marBottom w:val="0"/>
          <w:divBdr>
            <w:top w:val="none" w:sz="0" w:space="0" w:color="auto"/>
            <w:left w:val="none" w:sz="0" w:space="0" w:color="auto"/>
            <w:bottom w:val="none" w:sz="0" w:space="0" w:color="auto"/>
            <w:right w:val="none" w:sz="0" w:space="0" w:color="auto"/>
          </w:divBdr>
        </w:div>
        <w:div w:id="217862418">
          <w:marLeft w:val="480"/>
          <w:marRight w:val="0"/>
          <w:marTop w:val="0"/>
          <w:marBottom w:val="0"/>
          <w:divBdr>
            <w:top w:val="none" w:sz="0" w:space="0" w:color="auto"/>
            <w:left w:val="none" w:sz="0" w:space="0" w:color="auto"/>
            <w:bottom w:val="none" w:sz="0" w:space="0" w:color="auto"/>
            <w:right w:val="none" w:sz="0" w:space="0" w:color="auto"/>
          </w:divBdr>
        </w:div>
        <w:div w:id="278612833">
          <w:marLeft w:val="480"/>
          <w:marRight w:val="0"/>
          <w:marTop w:val="0"/>
          <w:marBottom w:val="0"/>
          <w:divBdr>
            <w:top w:val="none" w:sz="0" w:space="0" w:color="auto"/>
            <w:left w:val="none" w:sz="0" w:space="0" w:color="auto"/>
            <w:bottom w:val="none" w:sz="0" w:space="0" w:color="auto"/>
            <w:right w:val="none" w:sz="0" w:space="0" w:color="auto"/>
          </w:divBdr>
        </w:div>
        <w:div w:id="290864850">
          <w:marLeft w:val="480"/>
          <w:marRight w:val="0"/>
          <w:marTop w:val="0"/>
          <w:marBottom w:val="0"/>
          <w:divBdr>
            <w:top w:val="none" w:sz="0" w:space="0" w:color="auto"/>
            <w:left w:val="none" w:sz="0" w:space="0" w:color="auto"/>
            <w:bottom w:val="none" w:sz="0" w:space="0" w:color="auto"/>
            <w:right w:val="none" w:sz="0" w:space="0" w:color="auto"/>
          </w:divBdr>
        </w:div>
        <w:div w:id="303892882">
          <w:marLeft w:val="480"/>
          <w:marRight w:val="0"/>
          <w:marTop w:val="0"/>
          <w:marBottom w:val="0"/>
          <w:divBdr>
            <w:top w:val="none" w:sz="0" w:space="0" w:color="auto"/>
            <w:left w:val="none" w:sz="0" w:space="0" w:color="auto"/>
            <w:bottom w:val="none" w:sz="0" w:space="0" w:color="auto"/>
            <w:right w:val="none" w:sz="0" w:space="0" w:color="auto"/>
          </w:divBdr>
        </w:div>
        <w:div w:id="342435821">
          <w:marLeft w:val="480"/>
          <w:marRight w:val="0"/>
          <w:marTop w:val="0"/>
          <w:marBottom w:val="0"/>
          <w:divBdr>
            <w:top w:val="none" w:sz="0" w:space="0" w:color="auto"/>
            <w:left w:val="none" w:sz="0" w:space="0" w:color="auto"/>
            <w:bottom w:val="none" w:sz="0" w:space="0" w:color="auto"/>
            <w:right w:val="none" w:sz="0" w:space="0" w:color="auto"/>
          </w:divBdr>
        </w:div>
        <w:div w:id="471487237">
          <w:marLeft w:val="480"/>
          <w:marRight w:val="0"/>
          <w:marTop w:val="0"/>
          <w:marBottom w:val="0"/>
          <w:divBdr>
            <w:top w:val="none" w:sz="0" w:space="0" w:color="auto"/>
            <w:left w:val="none" w:sz="0" w:space="0" w:color="auto"/>
            <w:bottom w:val="none" w:sz="0" w:space="0" w:color="auto"/>
            <w:right w:val="none" w:sz="0" w:space="0" w:color="auto"/>
          </w:divBdr>
        </w:div>
        <w:div w:id="533155072">
          <w:marLeft w:val="480"/>
          <w:marRight w:val="0"/>
          <w:marTop w:val="0"/>
          <w:marBottom w:val="0"/>
          <w:divBdr>
            <w:top w:val="none" w:sz="0" w:space="0" w:color="auto"/>
            <w:left w:val="none" w:sz="0" w:space="0" w:color="auto"/>
            <w:bottom w:val="none" w:sz="0" w:space="0" w:color="auto"/>
            <w:right w:val="none" w:sz="0" w:space="0" w:color="auto"/>
          </w:divBdr>
        </w:div>
        <w:div w:id="545532556">
          <w:marLeft w:val="480"/>
          <w:marRight w:val="0"/>
          <w:marTop w:val="0"/>
          <w:marBottom w:val="0"/>
          <w:divBdr>
            <w:top w:val="none" w:sz="0" w:space="0" w:color="auto"/>
            <w:left w:val="none" w:sz="0" w:space="0" w:color="auto"/>
            <w:bottom w:val="none" w:sz="0" w:space="0" w:color="auto"/>
            <w:right w:val="none" w:sz="0" w:space="0" w:color="auto"/>
          </w:divBdr>
        </w:div>
        <w:div w:id="570237675">
          <w:marLeft w:val="480"/>
          <w:marRight w:val="0"/>
          <w:marTop w:val="0"/>
          <w:marBottom w:val="0"/>
          <w:divBdr>
            <w:top w:val="none" w:sz="0" w:space="0" w:color="auto"/>
            <w:left w:val="none" w:sz="0" w:space="0" w:color="auto"/>
            <w:bottom w:val="none" w:sz="0" w:space="0" w:color="auto"/>
            <w:right w:val="none" w:sz="0" w:space="0" w:color="auto"/>
          </w:divBdr>
        </w:div>
        <w:div w:id="607934449">
          <w:marLeft w:val="480"/>
          <w:marRight w:val="0"/>
          <w:marTop w:val="0"/>
          <w:marBottom w:val="0"/>
          <w:divBdr>
            <w:top w:val="none" w:sz="0" w:space="0" w:color="auto"/>
            <w:left w:val="none" w:sz="0" w:space="0" w:color="auto"/>
            <w:bottom w:val="none" w:sz="0" w:space="0" w:color="auto"/>
            <w:right w:val="none" w:sz="0" w:space="0" w:color="auto"/>
          </w:divBdr>
        </w:div>
        <w:div w:id="630598376">
          <w:marLeft w:val="480"/>
          <w:marRight w:val="0"/>
          <w:marTop w:val="0"/>
          <w:marBottom w:val="0"/>
          <w:divBdr>
            <w:top w:val="none" w:sz="0" w:space="0" w:color="auto"/>
            <w:left w:val="none" w:sz="0" w:space="0" w:color="auto"/>
            <w:bottom w:val="none" w:sz="0" w:space="0" w:color="auto"/>
            <w:right w:val="none" w:sz="0" w:space="0" w:color="auto"/>
          </w:divBdr>
        </w:div>
        <w:div w:id="723454630">
          <w:marLeft w:val="480"/>
          <w:marRight w:val="0"/>
          <w:marTop w:val="0"/>
          <w:marBottom w:val="0"/>
          <w:divBdr>
            <w:top w:val="none" w:sz="0" w:space="0" w:color="auto"/>
            <w:left w:val="none" w:sz="0" w:space="0" w:color="auto"/>
            <w:bottom w:val="none" w:sz="0" w:space="0" w:color="auto"/>
            <w:right w:val="none" w:sz="0" w:space="0" w:color="auto"/>
          </w:divBdr>
        </w:div>
        <w:div w:id="835264440">
          <w:marLeft w:val="480"/>
          <w:marRight w:val="0"/>
          <w:marTop w:val="0"/>
          <w:marBottom w:val="0"/>
          <w:divBdr>
            <w:top w:val="none" w:sz="0" w:space="0" w:color="auto"/>
            <w:left w:val="none" w:sz="0" w:space="0" w:color="auto"/>
            <w:bottom w:val="none" w:sz="0" w:space="0" w:color="auto"/>
            <w:right w:val="none" w:sz="0" w:space="0" w:color="auto"/>
          </w:divBdr>
        </w:div>
        <w:div w:id="871573889">
          <w:marLeft w:val="480"/>
          <w:marRight w:val="0"/>
          <w:marTop w:val="0"/>
          <w:marBottom w:val="0"/>
          <w:divBdr>
            <w:top w:val="none" w:sz="0" w:space="0" w:color="auto"/>
            <w:left w:val="none" w:sz="0" w:space="0" w:color="auto"/>
            <w:bottom w:val="none" w:sz="0" w:space="0" w:color="auto"/>
            <w:right w:val="none" w:sz="0" w:space="0" w:color="auto"/>
          </w:divBdr>
        </w:div>
        <w:div w:id="932007563">
          <w:marLeft w:val="480"/>
          <w:marRight w:val="0"/>
          <w:marTop w:val="0"/>
          <w:marBottom w:val="0"/>
          <w:divBdr>
            <w:top w:val="none" w:sz="0" w:space="0" w:color="auto"/>
            <w:left w:val="none" w:sz="0" w:space="0" w:color="auto"/>
            <w:bottom w:val="none" w:sz="0" w:space="0" w:color="auto"/>
            <w:right w:val="none" w:sz="0" w:space="0" w:color="auto"/>
          </w:divBdr>
        </w:div>
        <w:div w:id="946540480">
          <w:marLeft w:val="480"/>
          <w:marRight w:val="0"/>
          <w:marTop w:val="0"/>
          <w:marBottom w:val="0"/>
          <w:divBdr>
            <w:top w:val="none" w:sz="0" w:space="0" w:color="auto"/>
            <w:left w:val="none" w:sz="0" w:space="0" w:color="auto"/>
            <w:bottom w:val="none" w:sz="0" w:space="0" w:color="auto"/>
            <w:right w:val="none" w:sz="0" w:space="0" w:color="auto"/>
          </w:divBdr>
        </w:div>
      </w:divsChild>
    </w:div>
    <w:div w:id="136846878">
      <w:bodyDiv w:val="1"/>
      <w:marLeft w:val="0"/>
      <w:marRight w:val="0"/>
      <w:marTop w:val="0"/>
      <w:marBottom w:val="0"/>
      <w:divBdr>
        <w:top w:val="none" w:sz="0" w:space="0" w:color="auto"/>
        <w:left w:val="none" w:sz="0" w:space="0" w:color="auto"/>
        <w:bottom w:val="none" w:sz="0" w:space="0" w:color="auto"/>
        <w:right w:val="none" w:sz="0" w:space="0" w:color="auto"/>
      </w:divBdr>
    </w:div>
    <w:div w:id="137040524">
      <w:bodyDiv w:val="1"/>
      <w:marLeft w:val="0"/>
      <w:marRight w:val="0"/>
      <w:marTop w:val="0"/>
      <w:marBottom w:val="0"/>
      <w:divBdr>
        <w:top w:val="none" w:sz="0" w:space="0" w:color="auto"/>
        <w:left w:val="none" w:sz="0" w:space="0" w:color="auto"/>
        <w:bottom w:val="none" w:sz="0" w:space="0" w:color="auto"/>
        <w:right w:val="none" w:sz="0" w:space="0" w:color="auto"/>
      </w:divBdr>
    </w:div>
    <w:div w:id="137111314">
      <w:bodyDiv w:val="1"/>
      <w:marLeft w:val="0"/>
      <w:marRight w:val="0"/>
      <w:marTop w:val="0"/>
      <w:marBottom w:val="0"/>
      <w:divBdr>
        <w:top w:val="none" w:sz="0" w:space="0" w:color="auto"/>
        <w:left w:val="none" w:sz="0" w:space="0" w:color="auto"/>
        <w:bottom w:val="none" w:sz="0" w:space="0" w:color="auto"/>
        <w:right w:val="none" w:sz="0" w:space="0" w:color="auto"/>
      </w:divBdr>
    </w:div>
    <w:div w:id="137576685">
      <w:bodyDiv w:val="1"/>
      <w:marLeft w:val="0"/>
      <w:marRight w:val="0"/>
      <w:marTop w:val="0"/>
      <w:marBottom w:val="0"/>
      <w:divBdr>
        <w:top w:val="none" w:sz="0" w:space="0" w:color="auto"/>
        <w:left w:val="none" w:sz="0" w:space="0" w:color="auto"/>
        <w:bottom w:val="none" w:sz="0" w:space="0" w:color="auto"/>
        <w:right w:val="none" w:sz="0" w:space="0" w:color="auto"/>
      </w:divBdr>
    </w:div>
    <w:div w:id="138112258">
      <w:bodyDiv w:val="1"/>
      <w:marLeft w:val="0"/>
      <w:marRight w:val="0"/>
      <w:marTop w:val="0"/>
      <w:marBottom w:val="0"/>
      <w:divBdr>
        <w:top w:val="none" w:sz="0" w:space="0" w:color="auto"/>
        <w:left w:val="none" w:sz="0" w:space="0" w:color="auto"/>
        <w:bottom w:val="none" w:sz="0" w:space="0" w:color="auto"/>
        <w:right w:val="none" w:sz="0" w:space="0" w:color="auto"/>
      </w:divBdr>
    </w:div>
    <w:div w:id="138227830">
      <w:bodyDiv w:val="1"/>
      <w:marLeft w:val="0"/>
      <w:marRight w:val="0"/>
      <w:marTop w:val="0"/>
      <w:marBottom w:val="0"/>
      <w:divBdr>
        <w:top w:val="none" w:sz="0" w:space="0" w:color="auto"/>
        <w:left w:val="none" w:sz="0" w:space="0" w:color="auto"/>
        <w:bottom w:val="none" w:sz="0" w:space="0" w:color="auto"/>
        <w:right w:val="none" w:sz="0" w:space="0" w:color="auto"/>
      </w:divBdr>
    </w:div>
    <w:div w:id="138497564">
      <w:bodyDiv w:val="1"/>
      <w:marLeft w:val="0"/>
      <w:marRight w:val="0"/>
      <w:marTop w:val="0"/>
      <w:marBottom w:val="0"/>
      <w:divBdr>
        <w:top w:val="none" w:sz="0" w:space="0" w:color="auto"/>
        <w:left w:val="none" w:sz="0" w:space="0" w:color="auto"/>
        <w:bottom w:val="none" w:sz="0" w:space="0" w:color="auto"/>
        <w:right w:val="none" w:sz="0" w:space="0" w:color="auto"/>
      </w:divBdr>
      <w:divsChild>
        <w:div w:id="11076963">
          <w:marLeft w:val="480"/>
          <w:marRight w:val="0"/>
          <w:marTop w:val="0"/>
          <w:marBottom w:val="0"/>
          <w:divBdr>
            <w:top w:val="none" w:sz="0" w:space="0" w:color="auto"/>
            <w:left w:val="none" w:sz="0" w:space="0" w:color="auto"/>
            <w:bottom w:val="none" w:sz="0" w:space="0" w:color="auto"/>
            <w:right w:val="none" w:sz="0" w:space="0" w:color="auto"/>
          </w:divBdr>
        </w:div>
        <w:div w:id="79252546">
          <w:marLeft w:val="480"/>
          <w:marRight w:val="0"/>
          <w:marTop w:val="0"/>
          <w:marBottom w:val="0"/>
          <w:divBdr>
            <w:top w:val="none" w:sz="0" w:space="0" w:color="auto"/>
            <w:left w:val="none" w:sz="0" w:space="0" w:color="auto"/>
            <w:bottom w:val="none" w:sz="0" w:space="0" w:color="auto"/>
            <w:right w:val="none" w:sz="0" w:space="0" w:color="auto"/>
          </w:divBdr>
        </w:div>
        <w:div w:id="115104229">
          <w:marLeft w:val="480"/>
          <w:marRight w:val="0"/>
          <w:marTop w:val="0"/>
          <w:marBottom w:val="0"/>
          <w:divBdr>
            <w:top w:val="none" w:sz="0" w:space="0" w:color="auto"/>
            <w:left w:val="none" w:sz="0" w:space="0" w:color="auto"/>
            <w:bottom w:val="none" w:sz="0" w:space="0" w:color="auto"/>
            <w:right w:val="none" w:sz="0" w:space="0" w:color="auto"/>
          </w:divBdr>
        </w:div>
        <w:div w:id="184561707">
          <w:marLeft w:val="480"/>
          <w:marRight w:val="0"/>
          <w:marTop w:val="0"/>
          <w:marBottom w:val="0"/>
          <w:divBdr>
            <w:top w:val="none" w:sz="0" w:space="0" w:color="auto"/>
            <w:left w:val="none" w:sz="0" w:space="0" w:color="auto"/>
            <w:bottom w:val="none" w:sz="0" w:space="0" w:color="auto"/>
            <w:right w:val="none" w:sz="0" w:space="0" w:color="auto"/>
          </w:divBdr>
        </w:div>
        <w:div w:id="202450042">
          <w:marLeft w:val="480"/>
          <w:marRight w:val="0"/>
          <w:marTop w:val="0"/>
          <w:marBottom w:val="0"/>
          <w:divBdr>
            <w:top w:val="none" w:sz="0" w:space="0" w:color="auto"/>
            <w:left w:val="none" w:sz="0" w:space="0" w:color="auto"/>
            <w:bottom w:val="none" w:sz="0" w:space="0" w:color="auto"/>
            <w:right w:val="none" w:sz="0" w:space="0" w:color="auto"/>
          </w:divBdr>
        </w:div>
        <w:div w:id="224723292">
          <w:marLeft w:val="480"/>
          <w:marRight w:val="0"/>
          <w:marTop w:val="0"/>
          <w:marBottom w:val="0"/>
          <w:divBdr>
            <w:top w:val="none" w:sz="0" w:space="0" w:color="auto"/>
            <w:left w:val="none" w:sz="0" w:space="0" w:color="auto"/>
            <w:bottom w:val="none" w:sz="0" w:space="0" w:color="auto"/>
            <w:right w:val="none" w:sz="0" w:space="0" w:color="auto"/>
          </w:divBdr>
        </w:div>
        <w:div w:id="259797893">
          <w:marLeft w:val="480"/>
          <w:marRight w:val="0"/>
          <w:marTop w:val="0"/>
          <w:marBottom w:val="0"/>
          <w:divBdr>
            <w:top w:val="none" w:sz="0" w:space="0" w:color="auto"/>
            <w:left w:val="none" w:sz="0" w:space="0" w:color="auto"/>
            <w:bottom w:val="none" w:sz="0" w:space="0" w:color="auto"/>
            <w:right w:val="none" w:sz="0" w:space="0" w:color="auto"/>
          </w:divBdr>
        </w:div>
        <w:div w:id="336271095">
          <w:marLeft w:val="480"/>
          <w:marRight w:val="0"/>
          <w:marTop w:val="0"/>
          <w:marBottom w:val="0"/>
          <w:divBdr>
            <w:top w:val="none" w:sz="0" w:space="0" w:color="auto"/>
            <w:left w:val="none" w:sz="0" w:space="0" w:color="auto"/>
            <w:bottom w:val="none" w:sz="0" w:space="0" w:color="auto"/>
            <w:right w:val="none" w:sz="0" w:space="0" w:color="auto"/>
          </w:divBdr>
        </w:div>
        <w:div w:id="351078249">
          <w:marLeft w:val="480"/>
          <w:marRight w:val="0"/>
          <w:marTop w:val="0"/>
          <w:marBottom w:val="0"/>
          <w:divBdr>
            <w:top w:val="none" w:sz="0" w:space="0" w:color="auto"/>
            <w:left w:val="none" w:sz="0" w:space="0" w:color="auto"/>
            <w:bottom w:val="none" w:sz="0" w:space="0" w:color="auto"/>
            <w:right w:val="none" w:sz="0" w:space="0" w:color="auto"/>
          </w:divBdr>
        </w:div>
        <w:div w:id="364523962">
          <w:marLeft w:val="480"/>
          <w:marRight w:val="0"/>
          <w:marTop w:val="0"/>
          <w:marBottom w:val="0"/>
          <w:divBdr>
            <w:top w:val="none" w:sz="0" w:space="0" w:color="auto"/>
            <w:left w:val="none" w:sz="0" w:space="0" w:color="auto"/>
            <w:bottom w:val="none" w:sz="0" w:space="0" w:color="auto"/>
            <w:right w:val="none" w:sz="0" w:space="0" w:color="auto"/>
          </w:divBdr>
        </w:div>
        <w:div w:id="423037129">
          <w:marLeft w:val="480"/>
          <w:marRight w:val="0"/>
          <w:marTop w:val="0"/>
          <w:marBottom w:val="0"/>
          <w:divBdr>
            <w:top w:val="none" w:sz="0" w:space="0" w:color="auto"/>
            <w:left w:val="none" w:sz="0" w:space="0" w:color="auto"/>
            <w:bottom w:val="none" w:sz="0" w:space="0" w:color="auto"/>
            <w:right w:val="none" w:sz="0" w:space="0" w:color="auto"/>
          </w:divBdr>
        </w:div>
        <w:div w:id="427653548">
          <w:marLeft w:val="480"/>
          <w:marRight w:val="0"/>
          <w:marTop w:val="0"/>
          <w:marBottom w:val="0"/>
          <w:divBdr>
            <w:top w:val="none" w:sz="0" w:space="0" w:color="auto"/>
            <w:left w:val="none" w:sz="0" w:space="0" w:color="auto"/>
            <w:bottom w:val="none" w:sz="0" w:space="0" w:color="auto"/>
            <w:right w:val="none" w:sz="0" w:space="0" w:color="auto"/>
          </w:divBdr>
        </w:div>
        <w:div w:id="446705987">
          <w:marLeft w:val="480"/>
          <w:marRight w:val="0"/>
          <w:marTop w:val="0"/>
          <w:marBottom w:val="0"/>
          <w:divBdr>
            <w:top w:val="none" w:sz="0" w:space="0" w:color="auto"/>
            <w:left w:val="none" w:sz="0" w:space="0" w:color="auto"/>
            <w:bottom w:val="none" w:sz="0" w:space="0" w:color="auto"/>
            <w:right w:val="none" w:sz="0" w:space="0" w:color="auto"/>
          </w:divBdr>
        </w:div>
        <w:div w:id="449320242">
          <w:marLeft w:val="480"/>
          <w:marRight w:val="0"/>
          <w:marTop w:val="0"/>
          <w:marBottom w:val="0"/>
          <w:divBdr>
            <w:top w:val="none" w:sz="0" w:space="0" w:color="auto"/>
            <w:left w:val="none" w:sz="0" w:space="0" w:color="auto"/>
            <w:bottom w:val="none" w:sz="0" w:space="0" w:color="auto"/>
            <w:right w:val="none" w:sz="0" w:space="0" w:color="auto"/>
          </w:divBdr>
        </w:div>
        <w:div w:id="453864458">
          <w:marLeft w:val="480"/>
          <w:marRight w:val="0"/>
          <w:marTop w:val="0"/>
          <w:marBottom w:val="0"/>
          <w:divBdr>
            <w:top w:val="none" w:sz="0" w:space="0" w:color="auto"/>
            <w:left w:val="none" w:sz="0" w:space="0" w:color="auto"/>
            <w:bottom w:val="none" w:sz="0" w:space="0" w:color="auto"/>
            <w:right w:val="none" w:sz="0" w:space="0" w:color="auto"/>
          </w:divBdr>
        </w:div>
        <w:div w:id="511606006">
          <w:marLeft w:val="480"/>
          <w:marRight w:val="0"/>
          <w:marTop w:val="0"/>
          <w:marBottom w:val="0"/>
          <w:divBdr>
            <w:top w:val="none" w:sz="0" w:space="0" w:color="auto"/>
            <w:left w:val="none" w:sz="0" w:space="0" w:color="auto"/>
            <w:bottom w:val="none" w:sz="0" w:space="0" w:color="auto"/>
            <w:right w:val="none" w:sz="0" w:space="0" w:color="auto"/>
          </w:divBdr>
        </w:div>
        <w:div w:id="512916045">
          <w:marLeft w:val="480"/>
          <w:marRight w:val="0"/>
          <w:marTop w:val="0"/>
          <w:marBottom w:val="0"/>
          <w:divBdr>
            <w:top w:val="none" w:sz="0" w:space="0" w:color="auto"/>
            <w:left w:val="none" w:sz="0" w:space="0" w:color="auto"/>
            <w:bottom w:val="none" w:sz="0" w:space="0" w:color="auto"/>
            <w:right w:val="none" w:sz="0" w:space="0" w:color="auto"/>
          </w:divBdr>
        </w:div>
        <w:div w:id="538974652">
          <w:marLeft w:val="480"/>
          <w:marRight w:val="0"/>
          <w:marTop w:val="0"/>
          <w:marBottom w:val="0"/>
          <w:divBdr>
            <w:top w:val="none" w:sz="0" w:space="0" w:color="auto"/>
            <w:left w:val="none" w:sz="0" w:space="0" w:color="auto"/>
            <w:bottom w:val="none" w:sz="0" w:space="0" w:color="auto"/>
            <w:right w:val="none" w:sz="0" w:space="0" w:color="auto"/>
          </w:divBdr>
        </w:div>
        <w:div w:id="552154936">
          <w:marLeft w:val="480"/>
          <w:marRight w:val="0"/>
          <w:marTop w:val="0"/>
          <w:marBottom w:val="0"/>
          <w:divBdr>
            <w:top w:val="none" w:sz="0" w:space="0" w:color="auto"/>
            <w:left w:val="none" w:sz="0" w:space="0" w:color="auto"/>
            <w:bottom w:val="none" w:sz="0" w:space="0" w:color="auto"/>
            <w:right w:val="none" w:sz="0" w:space="0" w:color="auto"/>
          </w:divBdr>
        </w:div>
        <w:div w:id="555775091">
          <w:marLeft w:val="480"/>
          <w:marRight w:val="0"/>
          <w:marTop w:val="0"/>
          <w:marBottom w:val="0"/>
          <w:divBdr>
            <w:top w:val="none" w:sz="0" w:space="0" w:color="auto"/>
            <w:left w:val="none" w:sz="0" w:space="0" w:color="auto"/>
            <w:bottom w:val="none" w:sz="0" w:space="0" w:color="auto"/>
            <w:right w:val="none" w:sz="0" w:space="0" w:color="auto"/>
          </w:divBdr>
        </w:div>
        <w:div w:id="606499353">
          <w:marLeft w:val="480"/>
          <w:marRight w:val="0"/>
          <w:marTop w:val="0"/>
          <w:marBottom w:val="0"/>
          <w:divBdr>
            <w:top w:val="none" w:sz="0" w:space="0" w:color="auto"/>
            <w:left w:val="none" w:sz="0" w:space="0" w:color="auto"/>
            <w:bottom w:val="none" w:sz="0" w:space="0" w:color="auto"/>
            <w:right w:val="none" w:sz="0" w:space="0" w:color="auto"/>
          </w:divBdr>
        </w:div>
        <w:div w:id="607784153">
          <w:marLeft w:val="480"/>
          <w:marRight w:val="0"/>
          <w:marTop w:val="0"/>
          <w:marBottom w:val="0"/>
          <w:divBdr>
            <w:top w:val="none" w:sz="0" w:space="0" w:color="auto"/>
            <w:left w:val="none" w:sz="0" w:space="0" w:color="auto"/>
            <w:bottom w:val="none" w:sz="0" w:space="0" w:color="auto"/>
            <w:right w:val="none" w:sz="0" w:space="0" w:color="auto"/>
          </w:divBdr>
        </w:div>
        <w:div w:id="622734985">
          <w:marLeft w:val="480"/>
          <w:marRight w:val="0"/>
          <w:marTop w:val="0"/>
          <w:marBottom w:val="0"/>
          <w:divBdr>
            <w:top w:val="none" w:sz="0" w:space="0" w:color="auto"/>
            <w:left w:val="none" w:sz="0" w:space="0" w:color="auto"/>
            <w:bottom w:val="none" w:sz="0" w:space="0" w:color="auto"/>
            <w:right w:val="none" w:sz="0" w:space="0" w:color="auto"/>
          </w:divBdr>
        </w:div>
        <w:div w:id="628706133">
          <w:marLeft w:val="480"/>
          <w:marRight w:val="0"/>
          <w:marTop w:val="0"/>
          <w:marBottom w:val="0"/>
          <w:divBdr>
            <w:top w:val="none" w:sz="0" w:space="0" w:color="auto"/>
            <w:left w:val="none" w:sz="0" w:space="0" w:color="auto"/>
            <w:bottom w:val="none" w:sz="0" w:space="0" w:color="auto"/>
            <w:right w:val="none" w:sz="0" w:space="0" w:color="auto"/>
          </w:divBdr>
        </w:div>
        <w:div w:id="653950148">
          <w:marLeft w:val="480"/>
          <w:marRight w:val="0"/>
          <w:marTop w:val="0"/>
          <w:marBottom w:val="0"/>
          <w:divBdr>
            <w:top w:val="none" w:sz="0" w:space="0" w:color="auto"/>
            <w:left w:val="none" w:sz="0" w:space="0" w:color="auto"/>
            <w:bottom w:val="none" w:sz="0" w:space="0" w:color="auto"/>
            <w:right w:val="none" w:sz="0" w:space="0" w:color="auto"/>
          </w:divBdr>
        </w:div>
        <w:div w:id="662397035">
          <w:marLeft w:val="480"/>
          <w:marRight w:val="0"/>
          <w:marTop w:val="0"/>
          <w:marBottom w:val="0"/>
          <w:divBdr>
            <w:top w:val="none" w:sz="0" w:space="0" w:color="auto"/>
            <w:left w:val="none" w:sz="0" w:space="0" w:color="auto"/>
            <w:bottom w:val="none" w:sz="0" w:space="0" w:color="auto"/>
            <w:right w:val="none" w:sz="0" w:space="0" w:color="auto"/>
          </w:divBdr>
        </w:div>
        <w:div w:id="754014361">
          <w:marLeft w:val="480"/>
          <w:marRight w:val="0"/>
          <w:marTop w:val="0"/>
          <w:marBottom w:val="0"/>
          <w:divBdr>
            <w:top w:val="none" w:sz="0" w:space="0" w:color="auto"/>
            <w:left w:val="none" w:sz="0" w:space="0" w:color="auto"/>
            <w:bottom w:val="none" w:sz="0" w:space="0" w:color="auto"/>
            <w:right w:val="none" w:sz="0" w:space="0" w:color="auto"/>
          </w:divBdr>
        </w:div>
        <w:div w:id="837499590">
          <w:marLeft w:val="480"/>
          <w:marRight w:val="0"/>
          <w:marTop w:val="0"/>
          <w:marBottom w:val="0"/>
          <w:divBdr>
            <w:top w:val="none" w:sz="0" w:space="0" w:color="auto"/>
            <w:left w:val="none" w:sz="0" w:space="0" w:color="auto"/>
            <w:bottom w:val="none" w:sz="0" w:space="0" w:color="auto"/>
            <w:right w:val="none" w:sz="0" w:space="0" w:color="auto"/>
          </w:divBdr>
        </w:div>
        <w:div w:id="921841264">
          <w:marLeft w:val="480"/>
          <w:marRight w:val="0"/>
          <w:marTop w:val="0"/>
          <w:marBottom w:val="0"/>
          <w:divBdr>
            <w:top w:val="none" w:sz="0" w:space="0" w:color="auto"/>
            <w:left w:val="none" w:sz="0" w:space="0" w:color="auto"/>
            <w:bottom w:val="none" w:sz="0" w:space="0" w:color="auto"/>
            <w:right w:val="none" w:sz="0" w:space="0" w:color="auto"/>
          </w:divBdr>
        </w:div>
        <w:div w:id="943271032">
          <w:marLeft w:val="480"/>
          <w:marRight w:val="0"/>
          <w:marTop w:val="0"/>
          <w:marBottom w:val="0"/>
          <w:divBdr>
            <w:top w:val="none" w:sz="0" w:space="0" w:color="auto"/>
            <w:left w:val="none" w:sz="0" w:space="0" w:color="auto"/>
            <w:bottom w:val="none" w:sz="0" w:space="0" w:color="auto"/>
            <w:right w:val="none" w:sz="0" w:space="0" w:color="auto"/>
          </w:divBdr>
        </w:div>
      </w:divsChild>
    </w:div>
    <w:div w:id="138615489">
      <w:bodyDiv w:val="1"/>
      <w:marLeft w:val="0"/>
      <w:marRight w:val="0"/>
      <w:marTop w:val="0"/>
      <w:marBottom w:val="0"/>
      <w:divBdr>
        <w:top w:val="none" w:sz="0" w:space="0" w:color="auto"/>
        <w:left w:val="none" w:sz="0" w:space="0" w:color="auto"/>
        <w:bottom w:val="none" w:sz="0" w:space="0" w:color="auto"/>
        <w:right w:val="none" w:sz="0" w:space="0" w:color="auto"/>
      </w:divBdr>
    </w:div>
    <w:div w:id="139156962">
      <w:bodyDiv w:val="1"/>
      <w:marLeft w:val="0"/>
      <w:marRight w:val="0"/>
      <w:marTop w:val="0"/>
      <w:marBottom w:val="0"/>
      <w:divBdr>
        <w:top w:val="none" w:sz="0" w:space="0" w:color="auto"/>
        <w:left w:val="none" w:sz="0" w:space="0" w:color="auto"/>
        <w:bottom w:val="none" w:sz="0" w:space="0" w:color="auto"/>
        <w:right w:val="none" w:sz="0" w:space="0" w:color="auto"/>
      </w:divBdr>
    </w:div>
    <w:div w:id="139471023">
      <w:bodyDiv w:val="1"/>
      <w:marLeft w:val="0"/>
      <w:marRight w:val="0"/>
      <w:marTop w:val="0"/>
      <w:marBottom w:val="0"/>
      <w:divBdr>
        <w:top w:val="none" w:sz="0" w:space="0" w:color="auto"/>
        <w:left w:val="none" w:sz="0" w:space="0" w:color="auto"/>
        <w:bottom w:val="none" w:sz="0" w:space="0" w:color="auto"/>
        <w:right w:val="none" w:sz="0" w:space="0" w:color="auto"/>
      </w:divBdr>
    </w:div>
    <w:div w:id="139730780">
      <w:bodyDiv w:val="1"/>
      <w:marLeft w:val="0"/>
      <w:marRight w:val="0"/>
      <w:marTop w:val="0"/>
      <w:marBottom w:val="0"/>
      <w:divBdr>
        <w:top w:val="none" w:sz="0" w:space="0" w:color="auto"/>
        <w:left w:val="none" w:sz="0" w:space="0" w:color="auto"/>
        <w:bottom w:val="none" w:sz="0" w:space="0" w:color="auto"/>
        <w:right w:val="none" w:sz="0" w:space="0" w:color="auto"/>
      </w:divBdr>
      <w:divsChild>
        <w:div w:id="4788084">
          <w:marLeft w:val="480"/>
          <w:marRight w:val="0"/>
          <w:marTop w:val="0"/>
          <w:marBottom w:val="0"/>
          <w:divBdr>
            <w:top w:val="none" w:sz="0" w:space="0" w:color="auto"/>
            <w:left w:val="none" w:sz="0" w:space="0" w:color="auto"/>
            <w:bottom w:val="none" w:sz="0" w:space="0" w:color="auto"/>
            <w:right w:val="none" w:sz="0" w:space="0" w:color="auto"/>
          </w:divBdr>
        </w:div>
        <w:div w:id="109669513">
          <w:marLeft w:val="480"/>
          <w:marRight w:val="0"/>
          <w:marTop w:val="0"/>
          <w:marBottom w:val="0"/>
          <w:divBdr>
            <w:top w:val="none" w:sz="0" w:space="0" w:color="auto"/>
            <w:left w:val="none" w:sz="0" w:space="0" w:color="auto"/>
            <w:bottom w:val="none" w:sz="0" w:space="0" w:color="auto"/>
            <w:right w:val="none" w:sz="0" w:space="0" w:color="auto"/>
          </w:divBdr>
        </w:div>
        <w:div w:id="191965891">
          <w:marLeft w:val="480"/>
          <w:marRight w:val="0"/>
          <w:marTop w:val="0"/>
          <w:marBottom w:val="0"/>
          <w:divBdr>
            <w:top w:val="none" w:sz="0" w:space="0" w:color="auto"/>
            <w:left w:val="none" w:sz="0" w:space="0" w:color="auto"/>
            <w:bottom w:val="none" w:sz="0" w:space="0" w:color="auto"/>
            <w:right w:val="none" w:sz="0" w:space="0" w:color="auto"/>
          </w:divBdr>
        </w:div>
        <w:div w:id="208536064">
          <w:marLeft w:val="480"/>
          <w:marRight w:val="0"/>
          <w:marTop w:val="0"/>
          <w:marBottom w:val="0"/>
          <w:divBdr>
            <w:top w:val="none" w:sz="0" w:space="0" w:color="auto"/>
            <w:left w:val="none" w:sz="0" w:space="0" w:color="auto"/>
            <w:bottom w:val="none" w:sz="0" w:space="0" w:color="auto"/>
            <w:right w:val="none" w:sz="0" w:space="0" w:color="auto"/>
          </w:divBdr>
        </w:div>
        <w:div w:id="219291043">
          <w:marLeft w:val="480"/>
          <w:marRight w:val="0"/>
          <w:marTop w:val="0"/>
          <w:marBottom w:val="0"/>
          <w:divBdr>
            <w:top w:val="none" w:sz="0" w:space="0" w:color="auto"/>
            <w:left w:val="none" w:sz="0" w:space="0" w:color="auto"/>
            <w:bottom w:val="none" w:sz="0" w:space="0" w:color="auto"/>
            <w:right w:val="none" w:sz="0" w:space="0" w:color="auto"/>
          </w:divBdr>
        </w:div>
        <w:div w:id="302856288">
          <w:marLeft w:val="480"/>
          <w:marRight w:val="0"/>
          <w:marTop w:val="0"/>
          <w:marBottom w:val="0"/>
          <w:divBdr>
            <w:top w:val="none" w:sz="0" w:space="0" w:color="auto"/>
            <w:left w:val="none" w:sz="0" w:space="0" w:color="auto"/>
            <w:bottom w:val="none" w:sz="0" w:space="0" w:color="auto"/>
            <w:right w:val="none" w:sz="0" w:space="0" w:color="auto"/>
          </w:divBdr>
        </w:div>
        <w:div w:id="333414126">
          <w:marLeft w:val="480"/>
          <w:marRight w:val="0"/>
          <w:marTop w:val="0"/>
          <w:marBottom w:val="0"/>
          <w:divBdr>
            <w:top w:val="none" w:sz="0" w:space="0" w:color="auto"/>
            <w:left w:val="none" w:sz="0" w:space="0" w:color="auto"/>
            <w:bottom w:val="none" w:sz="0" w:space="0" w:color="auto"/>
            <w:right w:val="none" w:sz="0" w:space="0" w:color="auto"/>
          </w:divBdr>
        </w:div>
        <w:div w:id="404228108">
          <w:marLeft w:val="480"/>
          <w:marRight w:val="0"/>
          <w:marTop w:val="0"/>
          <w:marBottom w:val="0"/>
          <w:divBdr>
            <w:top w:val="none" w:sz="0" w:space="0" w:color="auto"/>
            <w:left w:val="none" w:sz="0" w:space="0" w:color="auto"/>
            <w:bottom w:val="none" w:sz="0" w:space="0" w:color="auto"/>
            <w:right w:val="none" w:sz="0" w:space="0" w:color="auto"/>
          </w:divBdr>
        </w:div>
        <w:div w:id="410589002">
          <w:marLeft w:val="480"/>
          <w:marRight w:val="0"/>
          <w:marTop w:val="0"/>
          <w:marBottom w:val="0"/>
          <w:divBdr>
            <w:top w:val="none" w:sz="0" w:space="0" w:color="auto"/>
            <w:left w:val="none" w:sz="0" w:space="0" w:color="auto"/>
            <w:bottom w:val="none" w:sz="0" w:space="0" w:color="auto"/>
            <w:right w:val="none" w:sz="0" w:space="0" w:color="auto"/>
          </w:divBdr>
        </w:div>
        <w:div w:id="516041660">
          <w:marLeft w:val="480"/>
          <w:marRight w:val="0"/>
          <w:marTop w:val="0"/>
          <w:marBottom w:val="0"/>
          <w:divBdr>
            <w:top w:val="none" w:sz="0" w:space="0" w:color="auto"/>
            <w:left w:val="none" w:sz="0" w:space="0" w:color="auto"/>
            <w:bottom w:val="none" w:sz="0" w:space="0" w:color="auto"/>
            <w:right w:val="none" w:sz="0" w:space="0" w:color="auto"/>
          </w:divBdr>
        </w:div>
        <w:div w:id="534346791">
          <w:marLeft w:val="480"/>
          <w:marRight w:val="0"/>
          <w:marTop w:val="0"/>
          <w:marBottom w:val="0"/>
          <w:divBdr>
            <w:top w:val="none" w:sz="0" w:space="0" w:color="auto"/>
            <w:left w:val="none" w:sz="0" w:space="0" w:color="auto"/>
            <w:bottom w:val="none" w:sz="0" w:space="0" w:color="auto"/>
            <w:right w:val="none" w:sz="0" w:space="0" w:color="auto"/>
          </w:divBdr>
        </w:div>
        <w:div w:id="557522142">
          <w:marLeft w:val="480"/>
          <w:marRight w:val="0"/>
          <w:marTop w:val="0"/>
          <w:marBottom w:val="0"/>
          <w:divBdr>
            <w:top w:val="none" w:sz="0" w:space="0" w:color="auto"/>
            <w:left w:val="none" w:sz="0" w:space="0" w:color="auto"/>
            <w:bottom w:val="none" w:sz="0" w:space="0" w:color="auto"/>
            <w:right w:val="none" w:sz="0" w:space="0" w:color="auto"/>
          </w:divBdr>
        </w:div>
        <w:div w:id="695303972">
          <w:marLeft w:val="480"/>
          <w:marRight w:val="0"/>
          <w:marTop w:val="0"/>
          <w:marBottom w:val="0"/>
          <w:divBdr>
            <w:top w:val="none" w:sz="0" w:space="0" w:color="auto"/>
            <w:left w:val="none" w:sz="0" w:space="0" w:color="auto"/>
            <w:bottom w:val="none" w:sz="0" w:space="0" w:color="auto"/>
            <w:right w:val="none" w:sz="0" w:space="0" w:color="auto"/>
          </w:divBdr>
        </w:div>
        <w:div w:id="705495437">
          <w:marLeft w:val="480"/>
          <w:marRight w:val="0"/>
          <w:marTop w:val="0"/>
          <w:marBottom w:val="0"/>
          <w:divBdr>
            <w:top w:val="none" w:sz="0" w:space="0" w:color="auto"/>
            <w:left w:val="none" w:sz="0" w:space="0" w:color="auto"/>
            <w:bottom w:val="none" w:sz="0" w:space="0" w:color="auto"/>
            <w:right w:val="none" w:sz="0" w:space="0" w:color="auto"/>
          </w:divBdr>
        </w:div>
        <w:div w:id="771971000">
          <w:marLeft w:val="480"/>
          <w:marRight w:val="0"/>
          <w:marTop w:val="0"/>
          <w:marBottom w:val="0"/>
          <w:divBdr>
            <w:top w:val="none" w:sz="0" w:space="0" w:color="auto"/>
            <w:left w:val="none" w:sz="0" w:space="0" w:color="auto"/>
            <w:bottom w:val="none" w:sz="0" w:space="0" w:color="auto"/>
            <w:right w:val="none" w:sz="0" w:space="0" w:color="auto"/>
          </w:divBdr>
        </w:div>
        <w:div w:id="779304545">
          <w:marLeft w:val="480"/>
          <w:marRight w:val="0"/>
          <w:marTop w:val="0"/>
          <w:marBottom w:val="0"/>
          <w:divBdr>
            <w:top w:val="none" w:sz="0" w:space="0" w:color="auto"/>
            <w:left w:val="none" w:sz="0" w:space="0" w:color="auto"/>
            <w:bottom w:val="none" w:sz="0" w:space="0" w:color="auto"/>
            <w:right w:val="none" w:sz="0" w:space="0" w:color="auto"/>
          </w:divBdr>
        </w:div>
        <w:div w:id="837427000">
          <w:marLeft w:val="480"/>
          <w:marRight w:val="0"/>
          <w:marTop w:val="0"/>
          <w:marBottom w:val="0"/>
          <w:divBdr>
            <w:top w:val="none" w:sz="0" w:space="0" w:color="auto"/>
            <w:left w:val="none" w:sz="0" w:space="0" w:color="auto"/>
            <w:bottom w:val="none" w:sz="0" w:space="0" w:color="auto"/>
            <w:right w:val="none" w:sz="0" w:space="0" w:color="auto"/>
          </w:divBdr>
        </w:div>
        <w:div w:id="954409505">
          <w:marLeft w:val="480"/>
          <w:marRight w:val="0"/>
          <w:marTop w:val="0"/>
          <w:marBottom w:val="0"/>
          <w:divBdr>
            <w:top w:val="none" w:sz="0" w:space="0" w:color="auto"/>
            <w:left w:val="none" w:sz="0" w:space="0" w:color="auto"/>
            <w:bottom w:val="none" w:sz="0" w:space="0" w:color="auto"/>
            <w:right w:val="none" w:sz="0" w:space="0" w:color="auto"/>
          </w:divBdr>
        </w:div>
      </w:divsChild>
    </w:div>
    <w:div w:id="139733567">
      <w:bodyDiv w:val="1"/>
      <w:marLeft w:val="0"/>
      <w:marRight w:val="0"/>
      <w:marTop w:val="0"/>
      <w:marBottom w:val="0"/>
      <w:divBdr>
        <w:top w:val="none" w:sz="0" w:space="0" w:color="auto"/>
        <w:left w:val="none" w:sz="0" w:space="0" w:color="auto"/>
        <w:bottom w:val="none" w:sz="0" w:space="0" w:color="auto"/>
        <w:right w:val="none" w:sz="0" w:space="0" w:color="auto"/>
      </w:divBdr>
    </w:div>
    <w:div w:id="139932940">
      <w:bodyDiv w:val="1"/>
      <w:marLeft w:val="0"/>
      <w:marRight w:val="0"/>
      <w:marTop w:val="0"/>
      <w:marBottom w:val="0"/>
      <w:divBdr>
        <w:top w:val="none" w:sz="0" w:space="0" w:color="auto"/>
        <w:left w:val="none" w:sz="0" w:space="0" w:color="auto"/>
        <w:bottom w:val="none" w:sz="0" w:space="0" w:color="auto"/>
        <w:right w:val="none" w:sz="0" w:space="0" w:color="auto"/>
      </w:divBdr>
    </w:div>
    <w:div w:id="140585079">
      <w:bodyDiv w:val="1"/>
      <w:marLeft w:val="0"/>
      <w:marRight w:val="0"/>
      <w:marTop w:val="0"/>
      <w:marBottom w:val="0"/>
      <w:divBdr>
        <w:top w:val="none" w:sz="0" w:space="0" w:color="auto"/>
        <w:left w:val="none" w:sz="0" w:space="0" w:color="auto"/>
        <w:bottom w:val="none" w:sz="0" w:space="0" w:color="auto"/>
        <w:right w:val="none" w:sz="0" w:space="0" w:color="auto"/>
      </w:divBdr>
    </w:div>
    <w:div w:id="140585732">
      <w:bodyDiv w:val="1"/>
      <w:marLeft w:val="0"/>
      <w:marRight w:val="0"/>
      <w:marTop w:val="0"/>
      <w:marBottom w:val="0"/>
      <w:divBdr>
        <w:top w:val="none" w:sz="0" w:space="0" w:color="auto"/>
        <w:left w:val="none" w:sz="0" w:space="0" w:color="auto"/>
        <w:bottom w:val="none" w:sz="0" w:space="0" w:color="auto"/>
        <w:right w:val="none" w:sz="0" w:space="0" w:color="auto"/>
      </w:divBdr>
    </w:div>
    <w:div w:id="141313388">
      <w:bodyDiv w:val="1"/>
      <w:marLeft w:val="0"/>
      <w:marRight w:val="0"/>
      <w:marTop w:val="0"/>
      <w:marBottom w:val="0"/>
      <w:divBdr>
        <w:top w:val="none" w:sz="0" w:space="0" w:color="auto"/>
        <w:left w:val="none" w:sz="0" w:space="0" w:color="auto"/>
        <w:bottom w:val="none" w:sz="0" w:space="0" w:color="auto"/>
        <w:right w:val="none" w:sz="0" w:space="0" w:color="auto"/>
      </w:divBdr>
    </w:div>
    <w:div w:id="142282131">
      <w:bodyDiv w:val="1"/>
      <w:marLeft w:val="0"/>
      <w:marRight w:val="0"/>
      <w:marTop w:val="0"/>
      <w:marBottom w:val="0"/>
      <w:divBdr>
        <w:top w:val="none" w:sz="0" w:space="0" w:color="auto"/>
        <w:left w:val="none" w:sz="0" w:space="0" w:color="auto"/>
        <w:bottom w:val="none" w:sz="0" w:space="0" w:color="auto"/>
        <w:right w:val="none" w:sz="0" w:space="0" w:color="auto"/>
      </w:divBdr>
    </w:div>
    <w:div w:id="142507527">
      <w:bodyDiv w:val="1"/>
      <w:marLeft w:val="0"/>
      <w:marRight w:val="0"/>
      <w:marTop w:val="0"/>
      <w:marBottom w:val="0"/>
      <w:divBdr>
        <w:top w:val="none" w:sz="0" w:space="0" w:color="auto"/>
        <w:left w:val="none" w:sz="0" w:space="0" w:color="auto"/>
        <w:bottom w:val="none" w:sz="0" w:space="0" w:color="auto"/>
        <w:right w:val="none" w:sz="0" w:space="0" w:color="auto"/>
      </w:divBdr>
    </w:div>
    <w:div w:id="143207787">
      <w:bodyDiv w:val="1"/>
      <w:marLeft w:val="0"/>
      <w:marRight w:val="0"/>
      <w:marTop w:val="0"/>
      <w:marBottom w:val="0"/>
      <w:divBdr>
        <w:top w:val="none" w:sz="0" w:space="0" w:color="auto"/>
        <w:left w:val="none" w:sz="0" w:space="0" w:color="auto"/>
        <w:bottom w:val="none" w:sz="0" w:space="0" w:color="auto"/>
        <w:right w:val="none" w:sz="0" w:space="0" w:color="auto"/>
      </w:divBdr>
    </w:div>
    <w:div w:id="143276421">
      <w:bodyDiv w:val="1"/>
      <w:marLeft w:val="0"/>
      <w:marRight w:val="0"/>
      <w:marTop w:val="0"/>
      <w:marBottom w:val="0"/>
      <w:divBdr>
        <w:top w:val="none" w:sz="0" w:space="0" w:color="auto"/>
        <w:left w:val="none" w:sz="0" w:space="0" w:color="auto"/>
        <w:bottom w:val="none" w:sz="0" w:space="0" w:color="auto"/>
        <w:right w:val="none" w:sz="0" w:space="0" w:color="auto"/>
      </w:divBdr>
    </w:div>
    <w:div w:id="143669662">
      <w:bodyDiv w:val="1"/>
      <w:marLeft w:val="0"/>
      <w:marRight w:val="0"/>
      <w:marTop w:val="0"/>
      <w:marBottom w:val="0"/>
      <w:divBdr>
        <w:top w:val="none" w:sz="0" w:space="0" w:color="auto"/>
        <w:left w:val="none" w:sz="0" w:space="0" w:color="auto"/>
        <w:bottom w:val="none" w:sz="0" w:space="0" w:color="auto"/>
        <w:right w:val="none" w:sz="0" w:space="0" w:color="auto"/>
      </w:divBdr>
    </w:div>
    <w:div w:id="143746002">
      <w:bodyDiv w:val="1"/>
      <w:marLeft w:val="0"/>
      <w:marRight w:val="0"/>
      <w:marTop w:val="0"/>
      <w:marBottom w:val="0"/>
      <w:divBdr>
        <w:top w:val="none" w:sz="0" w:space="0" w:color="auto"/>
        <w:left w:val="none" w:sz="0" w:space="0" w:color="auto"/>
        <w:bottom w:val="none" w:sz="0" w:space="0" w:color="auto"/>
        <w:right w:val="none" w:sz="0" w:space="0" w:color="auto"/>
      </w:divBdr>
    </w:div>
    <w:div w:id="143939259">
      <w:bodyDiv w:val="1"/>
      <w:marLeft w:val="0"/>
      <w:marRight w:val="0"/>
      <w:marTop w:val="0"/>
      <w:marBottom w:val="0"/>
      <w:divBdr>
        <w:top w:val="none" w:sz="0" w:space="0" w:color="auto"/>
        <w:left w:val="none" w:sz="0" w:space="0" w:color="auto"/>
        <w:bottom w:val="none" w:sz="0" w:space="0" w:color="auto"/>
        <w:right w:val="none" w:sz="0" w:space="0" w:color="auto"/>
      </w:divBdr>
    </w:div>
    <w:div w:id="144012009">
      <w:bodyDiv w:val="1"/>
      <w:marLeft w:val="0"/>
      <w:marRight w:val="0"/>
      <w:marTop w:val="0"/>
      <w:marBottom w:val="0"/>
      <w:divBdr>
        <w:top w:val="none" w:sz="0" w:space="0" w:color="auto"/>
        <w:left w:val="none" w:sz="0" w:space="0" w:color="auto"/>
        <w:bottom w:val="none" w:sz="0" w:space="0" w:color="auto"/>
        <w:right w:val="none" w:sz="0" w:space="0" w:color="auto"/>
      </w:divBdr>
    </w:div>
    <w:div w:id="144204986">
      <w:bodyDiv w:val="1"/>
      <w:marLeft w:val="0"/>
      <w:marRight w:val="0"/>
      <w:marTop w:val="0"/>
      <w:marBottom w:val="0"/>
      <w:divBdr>
        <w:top w:val="none" w:sz="0" w:space="0" w:color="auto"/>
        <w:left w:val="none" w:sz="0" w:space="0" w:color="auto"/>
        <w:bottom w:val="none" w:sz="0" w:space="0" w:color="auto"/>
        <w:right w:val="none" w:sz="0" w:space="0" w:color="auto"/>
      </w:divBdr>
    </w:div>
    <w:div w:id="144245256">
      <w:bodyDiv w:val="1"/>
      <w:marLeft w:val="0"/>
      <w:marRight w:val="0"/>
      <w:marTop w:val="0"/>
      <w:marBottom w:val="0"/>
      <w:divBdr>
        <w:top w:val="none" w:sz="0" w:space="0" w:color="auto"/>
        <w:left w:val="none" w:sz="0" w:space="0" w:color="auto"/>
        <w:bottom w:val="none" w:sz="0" w:space="0" w:color="auto"/>
        <w:right w:val="none" w:sz="0" w:space="0" w:color="auto"/>
      </w:divBdr>
    </w:div>
    <w:div w:id="144593784">
      <w:bodyDiv w:val="1"/>
      <w:marLeft w:val="0"/>
      <w:marRight w:val="0"/>
      <w:marTop w:val="0"/>
      <w:marBottom w:val="0"/>
      <w:divBdr>
        <w:top w:val="none" w:sz="0" w:space="0" w:color="auto"/>
        <w:left w:val="none" w:sz="0" w:space="0" w:color="auto"/>
        <w:bottom w:val="none" w:sz="0" w:space="0" w:color="auto"/>
        <w:right w:val="none" w:sz="0" w:space="0" w:color="auto"/>
      </w:divBdr>
    </w:div>
    <w:div w:id="144931484">
      <w:bodyDiv w:val="1"/>
      <w:marLeft w:val="0"/>
      <w:marRight w:val="0"/>
      <w:marTop w:val="0"/>
      <w:marBottom w:val="0"/>
      <w:divBdr>
        <w:top w:val="none" w:sz="0" w:space="0" w:color="auto"/>
        <w:left w:val="none" w:sz="0" w:space="0" w:color="auto"/>
        <w:bottom w:val="none" w:sz="0" w:space="0" w:color="auto"/>
        <w:right w:val="none" w:sz="0" w:space="0" w:color="auto"/>
      </w:divBdr>
    </w:div>
    <w:div w:id="144979206">
      <w:bodyDiv w:val="1"/>
      <w:marLeft w:val="0"/>
      <w:marRight w:val="0"/>
      <w:marTop w:val="0"/>
      <w:marBottom w:val="0"/>
      <w:divBdr>
        <w:top w:val="none" w:sz="0" w:space="0" w:color="auto"/>
        <w:left w:val="none" w:sz="0" w:space="0" w:color="auto"/>
        <w:bottom w:val="none" w:sz="0" w:space="0" w:color="auto"/>
        <w:right w:val="none" w:sz="0" w:space="0" w:color="auto"/>
      </w:divBdr>
      <w:divsChild>
        <w:div w:id="3017860">
          <w:marLeft w:val="480"/>
          <w:marRight w:val="0"/>
          <w:marTop w:val="0"/>
          <w:marBottom w:val="0"/>
          <w:divBdr>
            <w:top w:val="none" w:sz="0" w:space="0" w:color="auto"/>
            <w:left w:val="none" w:sz="0" w:space="0" w:color="auto"/>
            <w:bottom w:val="none" w:sz="0" w:space="0" w:color="auto"/>
            <w:right w:val="none" w:sz="0" w:space="0" w:color="auto"/>
          </w:divBdr>
        </w:div>
        <w:div w:id="27876797">
          <w:marLeft w:val="480"/>
          <w:marRight w:val="0"/>
          <w:marTop w:val="0"/>
          <w:marBottom w:val="0"/>
          <w:divBdr>
            <w:top w:val="none" w:sz="0" w:space="0" w:color="auto"/>
            <w:left w:val="none" w:sz="0" w:space="0" w:color="auto"/>
            <w:bottom w:val="none" w:sz="0" w:space="0" w:color="auto"/>
            <w:right w:val="none" w:sz="0" w:space="0" w:color="auto"/>
          </w:divBdr>
        </w:div>
        <w:div w:id="28144001">
          <w:marLeft w:val="480"/>
          <w:marRight w:val="0"/>
          <w:marTop w:val="0"/>
          <w:marBottom w:val="0"/>
          <w:divBdr>
            <w:top w:val="none" w:sz="0" w:space="0" w:color="auto"/>
            <w:left w:val="none" w:sz="0" w:space="0" w:color="auto"/>
            <w:bottom w:val="none" w:sz="0" w:space="0" w:color="auto"/>
            <w:right w:val="none" w:sz="0" w:space="0" w:color="auto"/>
          </w:divBdr>
        </w:div>
        <w:div w:id="30613551">
          <w:marLeft w:val="480"/>
          <w:marRight w:val="0"/>
          <w:marTop w:val="0"/>
          <w:marBottom w:val="0"/>
          <w:divBdr>
            <w:top w:val="none" w:sz="0" w:space="0" w:color="auto"/>
            <w:left w:val="none" w:sz="0" w:space="0" w:color="auto"/>
            <w:bottom w:val="none" w:sz="0" w:space="0" w:color="auto"/>
            <w:right w:val="none" w:sz="0" w:space="0" w:color="auto"/>
          </w:divBdr>
        </w:div>
        <w:div w:id="33847443">
          <w:marLeft w:val="480"/>
          <w:marRight w:val="0"/>
          <w:marTop w:val="0"/>
          <w:marBottom w:val="0"/>
          <w:divBdr>
            <w:top w:val="none" w:sz="0" w:space="0" w:color="auto"/>
            <w:left w:val="none" w:sz="0" w:space="0" w:color="auto"/>
            <w:bottom w:val="none" w:sz="0" w:space="0" w:color="auto"/>
            <w:right w:val="none" w:sz="0" w:space="0" w:color="auto"/>
          </w:divBdr>
        </w:div>
        <w:div w:id="39280677">
          <w:marLeft w:val="480"/>
          <w:marRight w:val="0"/>
          <w:marTop w:val="0"/>
          <w:marBottom w:val="0"/>
          <w:divBdr>
            <w:top w:val="none" w:sz="0" w:space="0" w:color="auto"/>
            <w:left w:val="none" w:sz="0" w:space="0" w:color="auto"/>
            <w:bottom w:val="none" w:sz="0" w:space="0" w:color="auto"/>
            <w:right w:val="none" w:sz="0" w:space="0" w:color="auto"/>
          </w:divBdr>
        </w:div>
        <w:div w:id="66809110">
          <w:marLeft w:val="480"/>
          <w:marRight w:val="0"/>
          <w:marTop w:val="0"/>
          <w:marBottom w:val="0"/>
          <w:divBdr>
            <w:top w:val="none" w:sz="0" w:space="0" w:color="auto"/>
            <w:left w:val="none" w:sz="0" w:space="0" w:color="auto"/>
            <w:bottom w:val="none" w:sz="0" w:space="0" w:color="auto"/>
            <w:right w:val="none" w:sz="0" w:space="0" w:color="auto"/>
          </w:divBdr>
        </w:div>
        <w:div w:id="79522170">
          <w:marLeft w:val="480"/>
          <w:marRight w:val="0"/>
          <w:marTop w:val="0"/>
          <w:marBottom w:val="0"/>
          <w:divBdr>
            <w:top w:val="none" w:sz="0" w:space="0" w:color="auto"/>
            <w:left w:val="none" w:sz="0" w:space="0" w:color="auto"/>
            <w:bottom w:val="none" w:sz="0" w:space="0" w:color="auto"/>
            <w:right w:val="none" w:sz="0" w:space="0" w:color="auto"/>
          </w:divBdr>
        </w:div>
        <w:div w:id="104547333">
          <w:marLeft w:val="480"/>
          <w:marRight w:val="0"/>
          <w:marTop w:val="0"/>
          <w:marBottom w:val="0"/>
          <w:divBdr>
            <w:top w:val="none" w:sz="0" w:space="0" w:color="auto"/>
            <w:left w:val="none" w:sz="0" w:space="0" w:color="auto"/>
            <w:bottom w:val="none" w:sz="0" w:space="0" w:color="auto"/>
            <w:right w:val="none" w:sz="0" w:space="0" w:color="auto"/>
          </w:divBdr>
        </w:div>
        <w:div w:id="195898886">
          <w:marLeft w:val="480"/>
          <w:marRight w:val="0"/>
          <w:marTop w:val="0"/>
          <w:marBottom w:val="0"/>
          <w:divBdr>
            <w:top w:val="none" w:sz="0" w:space="0" w:color="auto"/>
            <w:left w:val="none" w:sz="0" w:space="0" w:color="auto"/>
            <w:bottom w:val="none" w:sz="0" w:space="0" w:color="auto"/>
            <w:right w:val="none" w:sz="0" w:space="0" w:color="auto"/>
          </w:divBdr>
        </w:div>
        <w:div w:id="199247620">
          <w:marLeft w:val="480"/>
          <w:marRight w:val="0"/>
          <w:marTop w:val="0"/>
          <w:marBottom w:val="0"/>
          <w:divBdr>
            <w:top w:val="none" w:sz="0" w:space="0" w:color="auto"/>
            <w:left w:val="none" w:sz="0" w:space="0" w:color="auto"/>
            <w:bottom w:val="none" w:sz="0" w:space="0" w:color="auto"/>
            <w:right w:val="none" w:sz="0" w:space="0" w:color="auto"/>
          </w:divBdr>
        </w:div>
        <w:div w:id="200363402">
          <w:marLeft w:val="480"/>
          <w:marRight w:val="0"/>
          <w:marTop w:val="0"/>
          <w:marBottom w:val="0"/>
          <w:divBdr>
            <w:top w:val="none" w:sz="0" w:space="0" w:color="auto"/>
            <w:left w:val="none" w:sz="0" w:space="0" w:color="auto"/>
            <w:bottom w:val="none" w:sz="0" w:space="0" w:color="auto"/>
            <w:right w:val="none" w:sz="0" w:space="0" w:color="auto"/>
          </w:divBdr>
        </w:div>
        <w:div w:id="211233189">
          <w:marLeft w:val="480"/>
          <w:marRight w:val="0"/>
          <w:marTop w:val="0"/>
          <w:marBottom w:val="0"/>
          <w:divBdr>
            <w:top w:val="none" w:sz="0" w:space="0" w:color="auto"/>
            <w:left w:val="none" w:sz="0" w:space="0" w:color="auto"/>
            <w:bottom w:val="none" w:sz="0" w:space="0" w:color="auto"/>
            <w:right w:val="none" w:sz="0" w:space="0" w:color="auto"/>
          </w:divBdr>
        </w:div>
        <w:div w:id="222446002">
          <w:marLeft w:val="480"/>
          <w:marRight w:val="0"/>
          <w:marTop w:val="0"/>
          <w:marBottom w:val="0"/>
          <w:divBdr>
            <w:top w:val="none" w:sz="0" w:space="0" w:color="auto"/>
            <w:left w:val="none" w:sz="0" w:space="0" w:color="auto"/>
            <w:bottom w:val="none" w:sz="0" w:space="0" w:color="auto"/>
            <w:right w:val="none" w:sz="0" w:space="0" w:color="auto"/>
          </w:divBdr>
        </w:div>
        <w:div w:id="243417445">
          <w:marLeft w:val="480"/>
          <w:marRight w:val="0"/>
          <w:marTop w:val="0"/>
          <w:marBottom w:val="0"/>
          <w:divBdr>
            <w:top w:val="none" w:sz="0" w:space="0" w:color="auto"/>
            <w:left w:val="none" w:sz="0" w:space="0" w:color="auto"/>
            <w:bottom w:val="none" w:sz="0" w:space="0" w:color="auto"/>
            <w:right w:val="none" w:sz="0" w:space="0" w:color="auto"/>
          </w:divBdr>
        </w:div>
        <w:div w:id="289475498">
          <w:marLeft w:val="480"/>
          <w:marRight w:val="0"/>
          <w:marTop w:val="0"/>
          <w:marBottom w:val="0"/>
          <w:divBdr>
            <w:top w:val="none" w:sz="0" w:space="0" w:color="auto"/>
            <w:left w:val="none" w:sz="0" w:space="0" w:color="auto"/>
            <w:bottom w:val="none" w:sz="0" w:space="0" w:color="auto"/>
            <w:right w:val="none" w:sz="0" w:space="0" w:color="auto"/>
          </w:divBdr>
        </w:div>
        <w:div w:id="377627873">
          <w:marLeft w:val="480"/>
          <w:marRight w:val="0"/>
          <w:marTop w:val="0"/>
          <w:marBottom w:val="0"/>
          <w:divBdr>
            <w:top w:val="none" w:sz="0" w:space="0" w:color="auto"/>
            <w:left w:val="none" w:sz="0" w:space="0" w:color="auto"/>
            <w:bottom w:val="none" w:sz="0" w:space="0" w:color="auto"/>
            <w:right w:val="none" w:sz="0" w:space="0" w:color="auto"/>
          </w:divBdr>
        </w:div>
        <w:div w:id="390815889">
          <w:marLeft w:val="480"/>
          <w:marRight w:val="0"/>
          <w:marTop w:val="0"/>
          <w:marBottom w:val="0"/>
          <w:divBdr>
            <w:top w:val="none" w:sz="0" w:space="0" w:color="auto"/>
            <w:left w:val="none" w:sz="0" w:space="0" w:color="auto"/>
            <w:bottom w:val="none" w:sz="0" w:space="0" w:color="auto"/>
            <w:right w:val="none" w:sz="0" w:space="0" w:color="auto"/>
          </w:divBdr>
        </w:div>
        <w:div w:id="405566079">
          <w:marLeft w:val="480"/>
          <w:marRight w:val="0"/>
          <w:marTop w:val="0"/>
          <w:marBottom w:val="0"/>
          <w:divBdr>
            <w:top w:val="none" w:sz="0" w:space="0" w:color="auto"/>
            <w:left w:val="none" w:sz="0" w:space="0" w:color="auto"/>
            <w:bottom w:val="none" w:sz="0" w:space="0" w:color="auto"/>
            <w:right w:val="none" w:sz="0" w:space="0" w:color="auto"/>
          </w:divBdr>
        </w:div>
        <w:div w:id="434709430">
          <w:marLeft w:val="480"/>
          <w:marRight w:val="0"/>
          <w:marTop w:val="0"/>
          <w:marBottom w:val="0"/>
          <w:divBdr>
            <w:top w:val="none" w:sz="0" w:space="0" w:color="auto"/>
            <w:left w:val="none" w:sz="0" w:space="0" w:color="auto"/>
            <w:bottom w:val="none" w:sz="0" w:space="0" w:color="auto"/>
            <w:right w:val="none" w:sz="0" w:space="0" w:color="auto"/>
          </w:divBdr>
        </w:div>
        <w:div w:id="472450127">
          <w:marLeft w:val="480"/>
          <w:marRight w:val="0"/>
          <w:marTop w:val="0"/>
          <w:marBottom w:val="0"/>
          <w:divBdr>
            <w:top w:val="none" w:sz="0" w:space="0" w:color="auto"/>
            <w:left w:val="none" w:sz="0" w:space="0" w:color="auto"/>
            <w:bottom w:val="none" w:sz="0" w:space="0" w:color="auto"/>
            <w:right w:val="none" w:sz="0" w:space="0" w:color="auto"/>
          </w:divBdr>
        </w:div>
        <w:div w:id="486748839">
          <w:marLeft w:val="480"/>
          <w:marRight w:val="0"/>
          <w:marTop w:val="0"/>
          <w:marBottom w:val="0"/>
          <w:divBdr>
            <w:top w:val="none" w:sz="0" w:space="0" w:color="auto"/>
            <w:left w:val="none" w:sz="0" w:space="0" w:color="auto"/>
            <w:bottom w:val="none" w:sz="0" w:space="0" w:color="auto"/>
            <w:right w:val="none" w:sz="0" w:space="0" w:color="auto"/>
          </w:divBdr>
        </w:div>
        <w:div w:id="515390349">
          <w:marLeft w:val="480"/>
          <w:marRight w:val="0"/>
          <w:marTop w:val="0"/>
          <w:marBottom w:val="0"/>
          <w:divBdr>
            <w:top w:val="none" w:sz="0" w:space="0" w:color="auto"/>
            <w:left w:val="none" w:sz="0" w:space="0" w:color="auto"/>
            <w:bottom w:val="none" w:sz="0" w:space="0" w:color="auto"/>
            <w:right w:val="none" w:sz="0" w:space="0" w:color="auto"/>
          </w:divBdr>
        </w:div>
        <w:div w:id="583803637">
          <w:marLeft w:val="480"/>
          <w:marRight w:val="0"/>
          <w:marTop w:val="0"/>
          <w:marBottom w:val="0"/>
          <w:divBdr>
            <w:top w:val="none" w:sz="0" w:space="0" w:color="auto"/>
            <w:left w:val="none" w:sz="0" w:space="0" w:color="auto"/>
            <w:bottom w:val="none" w:sz="0" w:space="0" w:color="auto"/>
            <w:right w:val="none" w:sz="0" w:space="0" w:color="auto"/>
          </w:divBdr>
        </w:div>
        <w:div w:id="613169604">
          <w:marLeft w:val="480"/>
          <w:marRight w:val="0"/>
          <w:marTop w:val="0"/>
          <w:marBottom w:val="0"/>
          <w:divBdr>
            <w:top w:val="none" w:sz="0" w:space="0" w:color="auto"/>
            <w:left w:val="none" w:sz="0" w:space="0" w:color="auto"/>
            <w:bottom w:val="none" w:sz="0" w:space="0" w:color="auto"/>
            <w:right w:val="none" w:sz="0" w:space="0" w:color="auto"/>
          </w:divBdr>
        </w:div>
        <w:div w:id="642588943">
          <w:marLeft w:val="480"/>
          <w:marRight w:val="0"/>
          <w:marTop w:val="0"/>
          <w:marBottom w:val="0"/>
          <w:divBdr>
            <w:top w:val="none" w:sz="0" w:space="0" w:color="auto"/>
            <w:left w:val="none" w:sz="0" w:space="0" w:color="auto"/>
            <w:bottom w:val="none" w:sz="0" w:space="0" w:color="auto"/>
            <w:right w:val="none" w:sz="0" w:space="0" w:color="auto"/>
          </w:divBdr>
        </w:div>
        <w:div w:id="654258981">
          <w:marLeft w:val="480"/>
          <w:marRight w:val="0"/>
          <w:marTop w:val="0"/>
          <w:marBottom w:val="0"/>
          <w:divBdr>
            <w:top w:val="none" w:sz="0" w:space="0" w:color="auto"/>
            <w:left w:val="none" w:sz="0" w:space="0" w:color="auto"/>
            <w:bottom w:val="none" w:sz="0" w:space="0" w:color="auto"/>
            <w:right w:val="none" w:sz="0" w:space="0" w:color="auto"/>
          </w:divBdr>
        </w:div>
        <w:div w:id="657810762">
          <w:marLeft w:val="480"/>
          <w:marRight w:val="0"/>
          <w:marTop w:val="0"/>
          <w:marBottom w:val="0"/>
          <w:divBdr>
            <w:top w:val="none" w:sz="0" w:space="0" w:color="auto"/>
            <w:left w:val="none" w:sz="0" w:space="0" w:color="auto"/>
            <w:bottom w:val="none" w:sz="0" w:space="0" w:color="auto"/>
            <w:right w:val="none" w:sz="0" w:space="0" w:color="auto"/>
          </w:divBdr>
        </w:div>
        <w:div w:id="689992782">
          <w:marLeft w:val="480"/>
          <w:marRight w:val="0"/>
          <w:marTop w:val="0"/>
          <w:marBottom w:val="0"/>
          <w:divBdr>
            <w:top w:val="none" w:sz="0" w:space="0" w:color="auto"/>
            <w:left w:val="none" w:sz="0" w:space="0" w:color="auto"/>
            <w:bottom w:val="none" w:sz="0" w:space="0" w:color="auto"/>
            <w:right w:val="none" w:sz="0" w:space="0" w:color="auto"/>
          </w:divBdr>
        </w:div>
        <w:div w:id="758913040">
          <w:marLeft w:val="480"/>
          <w:marRight w:val="0"/>
          <w:marTop w:val="0"/>
          <w:marBottom w:val="0"/>
          <w:divBdr>
            <w:top w:val="none" w:sz="0" w:space="0" w:color="auto"/>
            <w:left w:val="none" w:sz="0" w:space="0" w:color="auto"/>
            <w:bottom w:val="none" w:sz="0" w:space="0" w:color="auto"/>
            <w:right w:val="none" w:sz="0" w:space="0" w:color="auto"/>
          </w:divBdr>
        </w:div>
        <w:div w:id="775097868">
          <w:marLeft w:val="480"/>
          <w:marRight w:val="0"/>
          <w:marTop w:val="0"/>
          <w:marBottom w:val="0"/>
          <w:divBdr>
            <w:top w:val="none" w:sz="0" w:space="0" w:color="auto"/>
            <w:left w:val="none" w:sz="0" w:space="0" w:color="auto"/>
            <w:bottom w:val="none" w:sz="0" w:space="0" w:color="auto"/>
            <w:right w:val="none" w:sz="0" w:space="0" w:color="auto"/>
          </w:divBdr>
        </w:div>
        <w:div w:id="781731711">
          <w:marLeft w:val="480"/>
          <w:marRight w:val="0"/>
          <w:marTop w:val="0"/>
          <w:marBottom w:val="0"/>
          <w:divBdr>
            <w:top w:val="none" w:sz="0" w:space="0" w:color="auto"/>
            <w:left w:val="none" w:sz="0" w:space="0" w:color="auto"/>
            <w:bottom w:val="none" w:sz="0" w:space="0" w:color="auto"/>
            <w:right w:val="none" w:sz="0" w:space="0" w:color="auto"/>
          </w:divBdr>
        </w:div>
        <w:div w:id="789325520">
          <w:marLeft w:val="480"/>
          <w:marRight w:val="0"/>
          <w:marTop w:val="0"/>
          <w:marBottom w:val="0"/>
          <w:divBdr>
            <w:top w:val="none" w:sz="0" w:space="0" w:color="auto"/>
            <w:left w:val="none" w:sz="0" w:space="0" w:color="auto"/>
            <w:bottom w:val="none" w:sz="0" w:space="0" w:color="auto"/>
            <w:right w:val="none" w:sz="0" w:space="0" w:color="auto"/>
          </w:divBdr>
        </w:div>
        <w:div w:id="802503157">
          <w:marLeft w:val="480"/>
          <w:marRight w:val="0"/>
          <w:marTop w:val="0"/>
          <w:marBottom w:val="0"/>
          <w:divBdr>
            <w:top w:val="none" w:sz="0" w:space="0" w:color="auto"/>
            <w:left w:val="none" w:sz="0" w:space="0" w:color="auto"/>
            <w:bottom w:val="none" w:sz="0" w:space="0" w:color="auto"/>
            <w:right w:val="none" w:sz="0" w:space="0" w:color="auto"/>
          </w:divBdr>
        </w:div>
        <w:div w:id="845050142">
          <w:marLeft w:val="480"/>
          <w:marRight w:val="0"/>
          <w:marTop w:val="0"/>
          <w:marBottom w:val="0"/>
          <w:divBdr>
            <w:top w:val="none" w:sz="0" w:space="0" w:color="auto"/>
            <w:left w:val="none" w:sz="0" w:space="0" w:color="auto"/>
            <w:bottom w:val="none" w:sz="0" w:space="0" w:color="auto"/>
            <w:right w:val="none" w:sz="0" w:space="0" w:color="auto"/>
          </w:divBdr>
        </w:div>
        <w:div w:id="879169987">
          <w:marLeft w:val="480"/>
          <w:marRight w:val="0"/>
          <w:marTop w:val="0"/>
          <w:marBottom w:val="0"/>
          <w:divBdr>
            <w:top w:val="none" w:sz="0" w:space="0" w:color="auto"/>
            <w:left w:val="none" w:sz="0" w:space="0" w:color="auto"/>
            <w:bottom w:val="none" w:sz="0" w:space="0" w:color="auto"/>
            <w:right w:val="none" w:sz="0" w:space="0" w:color="auto"/>
          </w:divBdr>
        </w:div>
        <w:div w:id="921598105">
          <w:marLeft w:val="480"/>
          <w:marRight w:val="0"/>
          <w:marTop w:val="0"/>
          <w:marBottom w:val="0"/>
          <w:divBdr>
            <w:top w:val="none" w:sz="0" w:space="0" w:color="auto"/>
            <w:left w:val="none" w:sz="0" w:space="0" w:color="auto"/>
            <w:bottom w:val="none" w:sz="0" w:space="0" w:color="auto"/>
            <w:right w:val="none" w:sz="0" w:space="0" w:color="auto"/>
          </w:divBdr>
        </w:div>
        <w:div w:id="942614750">
          <w:marLeft w:val="480"/>
          <w:marRight w:val="0"/>
          <w:marTop w:val="0"/>
          <w:marBottom w:val="0"/>
          <w:divBdr>
            <w:top w:val="none" w:sz="0" w:space="0" w:color="auto"/>
            <w:left w:val="none" w:sz="0" w:space="0" w:color="auto"/>
            <w:bottom w:val="none" w:sz="0" w:space="0" w:color="auto"/>
            <w:right w:val="none" w:sz="0" w:space="0" w:color="auto"/>
          </w:divBdr>
        </w:div>
        <w:div w:id="962999573">
          <w:marLeft w:val="480"/>
          <w:marRight w:val="0"/>
          <w:marTop w:val="0"/>
          <w:marBottom w:val="0"/>
          <w:divBdr>
            <w:top w:val="none" w:sz="0" w:space="0" w:color="auto"/>
            <w:left w:val="none" w:sz="0" w:space="0" w:color="auto"/>
            <w:bottom w:val="none" w:sz="0" w:space="0" w:color="auto"/>
            <w:right w:val="none" w:sz="0" w:space="0" w:color="auto"/>
          </w:divBdr>
        </w:div>
        <w:div w:id="988945631">
          <w:marLeft w:val="480"/>
          <w:marRight w:val="0"/>
          <w:marTop w:val="0"/>
          <w:marBottom w:val="0"/>
          <w:divBdr>
            <w:top w:val="none" w:sz="0" w:space="0" w:color="auto"/>
            <w:left w:val="none" w:sz="0" w:space="0" w:color="auto"/>
            <w:bottom w:val="none" w:sz="0" w:space="0" w:color="auto"/>
            <w:right w:val="none" w:sz="0" w:space="0" w:color="auto"/>
          </w:divBdr>
        </w:div>
        <w:div w:id="993990431">
          <w:marLeft w:val="480"/>
          <w:marRight w:val="0"/>
          <w:marTop w:val="0"/>
          <w:marBottom w:val="0"/>
          <w:divBdr>
            <w:top w:val="none" w:sz="0" w:space="0" w:color="auto"/>
            <w:left w:val="none" w:sz="0" w:space="0" w:color="auto"/>
            <w:bottom w:val="none" w:sz="0" w:space="0" w:color="auto"/>
            <w:right w:val="none" w:sz="0" w:space="0" w:color="auto"/>
          </w:divBdr>
        </w:div>
      </w:divsChild>
    </w:div>
    <w:div w:id="145246266">
      <w:bodyDiv w:val="1"/>
      <w:marLeft w:val="0"/>
      <w:marRight w:val="0"/>
      <w:marTop w:val="0"/>
      <w:marBottom w:val="0"/>
      <w:divBdr>
        <w:top w:val="none" w:sz="0" w:space="0" w:color="auto"/>
        <w:left w:val="none" w:sz="0" w:space="0" w:color="auto"/>
        <w:bottom w:val="none" w:sz="0" w:space="0" w:color="auto"/>
        <w:right w:val="none" w:sz="0" w:space="0" w:color="auto"/>
      </w:divBdr>
    </w:div>
    <w:div w:id="145434654">
      <w:bodyDiv w:val="1"/>
      <w:marLeft w:val="0"/>
      <w:marRight w:val="0"/>
      <w:marTop w:val="0"/>
      <w:marBottom w:val="0"/>
      <w:divBdr>
        <w:top w:val="none" w:sz="0" w:space="0" w:color="auto"/>
        <w:left w:val="none" w:sz="0" w:space="0" w:color="auto"/>
        <w:bottom w:val="none" w:sz="0" w:space="0" w:color="auto"/>
        <w:right w:val="none" w:sz="0" w:space="0" w:color="auto"/>
      </w:divBdr>
    </w:div>
    <w:div w:id="145706557">
      <w:bodyDiv w:val="1"/>
      <w:marLeft w:val="0"/>
      <w:marRight w:val="0"/>
      <w:marTop w:val="0"/>
      <w:marBottom w:val="0"/>
      <w:divBdr>
        <w:top w:val="none" w:sz="0" w:space="0" w:color="auto"/>
        <w:left w:val="none" w:sz="0" w:space="0" w:color="auto"/>
        <w:bottom w:val="none" w:sz="0" w:space="0" w:color="auto"/>
        <w:right w:val="none" w:sz="0" w:space="0" w:color="auto"/>
      </w:divBdr>
    </w:div>
    <w:div w:id="145707182">
      <w:bodyDiv w:val="1"/>
      <w:marLeft w:val="0"/>
      <w:marRight w:val="0"/>
      <w:marTop w:val="0"/>
      <w:marBottom w:val="0"/>
      <w:divBdr>
        <w:top w:val="none" w:sz="0" w:space="0" w:color="auto"/>
        <w:left w:val="none" w:sz="0" w:space="0" w:color="auto"/>
        <w:bottom w:val="none" w:sz="0" w:space="0" w:color="auto"/>
        <w:right w:val="none" w:sz="0" w:space="0" w:color="auto"/>
      </w:divBdr>
      <w:divsChild>
        <w:div w:id="59863815">
          <w:marLeft w:val="480"/>
          <w:marRight w:val="0"/>
          <w:marTop w:val="0"/>
          <w:marBottom w:val="0"/>
          <w:divBdr>
            <w:top w:val="none" w:sz="0" w:space="0" w:color="auto"/>
            <w:left w:val="none" w:sz="0" w:space="0" w:color="auto"/>
            <w:bottom w:val="none" w:sz="0" w:space="0" w:color="auto"/>
            <w:right w:val="none" w:sz="0" w:space="0" w:color="auto"/>
          </w:divBdr>
        </w:div>
        <w:div w:id="204366406">
          <w:marLeft w:val="480"/>
          <w:marRight w:val="0"/>
          <w:marTop w:val="0"/>
          <w:marBottom w:val="0"/>
          <w:divBdr>
            <w:top w:val="none" w:sz="0" w:space="0" w:color="auto"/>
            <w:left w:val="none" w:sz="0" w:space="0" w:color="auto"/>
            <w:bottom w:val="none" w:sz="0" w:space="0" w:color="auto"/>
            <w:right w:val="none" w:sz="0" w:space="0" w:color="auto"/>
          </w:divBdr>
        </w:div>
        <w:div w:id="214588628">
          <w:marLeft w:val="480"/>
          <w:marRight w:val="0"/>
          <w:marTop w:val="0"/>
          <w:marBottom w:val="0"/>
          <w:divBdr>
            <w:top w:val="none" w:sz="0" w:space="0" w:color="auto"/>
            <w:left w:val="none" w:sz="0" w:space="0" w:color="auto"/>
            <w:bottom w:val="none" w:sz="0" w:space="0" w:color="auto"/>
            <w:right w:val="none" w:sz="0" w:space="0" w:color="auto"/>
          </w:divBdr>
        </w:div>
        <w:div w:id="235362493">
          <w:marLeft w:val="480"/>
          <w:marRight w:val="0"/>
          <w:marTop w:val="0"/>
          <w:marBottom w:val="0"/>
          <w:divBdr>
            <w:top w:val="none" w:sz="0" w:space="0" w:color="auto"/>
            <w:left w:val="none" w:sz="0" w:space="0" w:color="auto"/>
            <w:bottom w:val="none" w:sz="0" w:space="0" w:color="auto"/>
            <w:right w:val="none" w:sz="0" w:space="0" w:color="auto"/>
          </w:divBdr>
        </w:div>
        <w:div w:id="241179811">
          <w:marLeft w:val="480"/>
          <w:marRight w:val="0"/>
          <w:marTop w:val="0"/>
          <w:marBottom w:val="0"/>
          <w:divBdr>
            <w:top w:val="none" w:sz="0" w:space="0" w:color="auto"/>
            <w:left w:val="none" w:sz="0" w:space="0" w:color="auto"/>
            <w:bottom w:val="none" w:sz="0" w:space="0" w:color="auto"/>
            <w:right w:val="none" w:sz="0" w:space="0" w:color="auto"/>
          </w:divBdr>
        </w:div>
        <w:div w:id="245380044">
          <w:marLeft w:val="480"/>
          <w:marRight w:val="0"/>
          <w:marTop w:val="0"/>
          <w:marBottom w:val="0"/>
          <w:divBdr>
            <w:top w:val="none" w:sz="0" w:space="0" w:color="auto"/>
            <w:left w:val="none" w:sz="0" w:space="0" w:color="auto"/>
            <w:bottom w:val="none" w:sz="0" w:space="0" w:color="auto"/>
            <w:right w:val="none" w:sz="0" w:space="0" w:color="auto"/>
          </w:divBdr>
        </w:div>
        <w:div w:id="294602776">
          <w:marLeft w:val="480"/>
          <w:marRight w:val="0"/>
          <w:marTop w:val="0"/>
          <w:marBottom w:val="0"/>
          <w:divBdr>
            <w:top w:val="none" w:sz="0" w:space="0" w:color="auto"/>
            <w:left w:val="none" w:sz="0" w:space="0" w:color="auto"/>
            <w:bottom w:val="none" w:sz="0" w:space="0" w:color="auto"/>
            <w:right w:val="none" w:sz="0" w:space="0" w:color="auto"/>
          </w:divBdr>
        </w:div>
        <w:div w:id="313459517">
          <w:marLeft w:val="480"/>
          <w:marRight w:val="0"/>
          <w:marTop w:val="0"/>
          <w:marBottom w:val="0"/>
          <w:divBdr>
            <w:top w:val="none" w:sz="0" w:space="0" w:color="auto"/>
            <w:left w:val="none" w:sz="0" w:space="0" w:color="auto"/>
            <w:bottom w:val="none" w:sz="0" w:space="0" w:color="auto"/>
            <w:right w:val="none" w:sz="0" w:space="0" w:color="auto"/>
          </w:divBdr>
        </w:div>
        <w:div w:id="339041948">
          <w:marLeft w:val="480"/>
          <w:marRight w:val="0"/>
          <w:marTop w:val="0"/>
          <w:marBottom w:val="0"/>
          <w:divBdr>
            <w:top w:val="none" w:sz="0" w:space="0" w:color="auto"/>
            <w:left w:val="none" w:sz="0" w:space="0" w:color="auto"/>
            <w:bottom w:val="none" w:sz="0" w:space="0" w:color="auto"/>
            <w:right w:val="none" w:sz="0" w:space="0" w:color="auto"/>
          </w:divBdr>
        </w:div>
        <w:div w:id="359477275">
          <w:marLeft w:val="480"/>
          <w:marRight w:val="0"/>
          <w:marTop w:val="0"/>
          <w:marBottom w:val="0"/>
          <w:divBdr>
            <w:top w:val="none" w:sz="0" w:space="0" w:color="auto"/>
            <w:left w:val="none" w:sz="0" w:space="0" w:color="auto"/>
            <w:bottom w:val="none" w:sz="0" w:space="0" w:color="auto"/>
            <w:right w:val="none" w:sz="0" w:space="0" w:color="auto"/>
          </w:divBdr>
        </w:div>
        <w:div w:id="360592006">
          <w:marLeft w:val="480"/>
          <w:marRight w:val="0"/>
          <w:marTop w:val="0"/>
          <w:marBottom w:val="0"/>
          <w:divBdr>
            <w:top w:val="none" w:sz="0" w:space="0" w:color="auto"/>
            <w:left w:val="none" w:sz="0" w:space="0" w:color="auto"/>
            <w:bottom w:val="none" w:sz="0" w:space="0" w:color="auto"/>
            <w:right w:val="none" w:sz="0" w:space="0" w:color="auto"/>
          </w:divBdr>
        </w:div>
        <w:div w:id="364988914">
          <w:marLeft w:val="480"/>
          <w:marRight w:val="0"/>
          <w:marTop w:val="0"/>
          <w:marBottom w:val="0"/>
          <w:divBdr>
            <w:top w:val="none" w:sz="0" w:space="0" w:color="auto"/>
            <w:left w:val="none" w:sz="0" w:space="0" w:color="auto"/>
            <w:bottom w:val="none" w:sz="0" w:space="0" w:color="auto"/>
            <w:right w:val="none" w:sz="0" w:space="0" w:color="auto"/>
          </w:divBdr>
        </w:div>
        <w:div w:id="429737786">
          <w:marLeft w:val="480"/>
          <w:marRight w:val="0"/>
          <w:marTop w:val="0"/>
          <w:marBottom w:val="0"/>
          <w:divBdr>
            <w:top w:val="none" w:sz="0" w:space="0" w:color="auto"/>
            <w:left w:val="none" w:sz="0" w:space="0" w:color="auto"/>
            <w:bottom w:val="none" w:sz="0" w:space="0" w:color="auto"/>
            <w:right w:val="none" w:sz="0" w:space="0" w:color="auto"/>
          </w:divBdr>
        </w:div>
        <w:div w:id="431047230">
          <w:marLeft w:val="480"/>
          <w:marRight w:val="0"/>
          <w:marTop w:val="0"/>
          <w:marBottom w:val="0"/>
          <w:divBdr>
            <w:top w:val="none" w:sz="0" w:space="0" w:color="auto"/>
            <w:left w:val="none" w:sz="0" w:space="0" w:color="auto"/>
            <w:bottom w:val="none" w:sz="0" w:space="0" w:color="auto"/>
            <w:right w:val="none" w:sz="0" w:space="0" w:color="auto"/>
          </w:divBdr>
        </w:div>
        <w:div w:id="463083327">
          <w:marLeft w:val="480"/>
          <w:marRight w:val="0"/>
          <w:marTop w:val="0"/>
          <w:marBottom w:val="0"/>
          <w:divBdr>
            <w:top w:val="none" w:sz="0" w:space="0" w:color="auto"/>
            <w:left w:val="none" w:sz="0" w:space="0" w:color="auto"/>
            <w:bottom w:val="none" w:sz="0" w:space="0" w:color="auto"/>
            <w:right w:val="none" w:sz="0" w:space="0" w:color="auto"/>
          </w:divBdr>
        </w:div>
        <w:div w:id="472411060">
          <w:marLeft w:val="480"/>
          <w:marRight w:val="0"/>
          <w:marTop w:val="0"/>
          <w:marBottom w:val="0"/>
          <w:divBdr>
            <w:top w:val="none" w:sz="0" w:space="0" w:color="auto"/>
            <w:left w:val="none" w:sz="0" w:space="0" w:color="auto"/>
            <w:bottom w:val="none" w:sz="0" w:space="0" w:color="auto"/>
            <w:right w:val="none" w:sz="0" w:space="0" w:color="auto"/>
          </w:divBdr>
        </w:div>
        <w:div w:id="581644515">
          <w:marLeft w:val="480"/>
          <w:marRight w:val="0"/>
          <w:marTop w:val="0"/>
          <w:marBottom w:val="0"/>
          <w:divBdr>
            <w:top w:val="none" w:sz="0" w:space="0" w:color="auto"/>
            <w:left w:val="none" w:sz="0" w:space="0" w:color="auto"/>
            <w:bottom w:val="none" w:sz="0" w:space="0" w:color="auto"/>
            <w:right w:val="none" w:sz="0" w:space="0" w:color="auto"/>
          </w:divBdr>
        </w:div>
        <w:div w:id="610865701">
          <w:marLeft w:val="480"/>
          <w:marRight w:val="0"/>
          <w:marTop w:val="0"/>
          <w:marBottom w:val="0"/>
          <w:divBdr>
            <w:top w:val="none" w:sz="0" w:space="0" w:color="auto"/>
            <w:left w:val="none" w:sz="0" w:space="0" w:color="auto"/>
            <w:bottom w:val="none" w:sz="0" w:space="0" w:color="auto"/>
            <w:right w:val="none" w:sz="0" w:space="0" w:color="auto"/>
          </w:divBdr>
        </w:div>
        <w:div w:id="624388810">
          <w:marLeft w:val="480"/>
          <w:marRight w:val="0"/>
          <w:marTop w:val="0"/>
          <w:marBottom w:val="0"/>
          <w:divBdr>
            <w:top w:val="none" w:sz="0" w:space="0" w:color="auto"/>
            <w:left w:val="none" w:sz="0" w:space="0" w:color="auto"/>
            <w:bottom w:val="none" w:sz="0" w:space="0" w:color="auto"/>
            <w:right w:val="none" w:sz="0" w:space="0" w:color="auto"/>
          </w:divBdr>
        </w:div>
        <w:div w:id="644510488">
          <w:marLeft w:val="480"/>
          <w:marRight w:val="0"/>
          <w:marTop w:val="0"/>
          <w:marBottom w:val="0"/>
          <w:divBdr>
            <w:top w:val="none" w:sz="0" w:space="0" w:color="auto"/>
            <w:left w:val="none" w:sz="0" w:space="0" w:color="auto"/>
            <w:bottom w:val="none" w:sz="0" w:space="0" w:color="auto"/>
            <w:right w:val="none" w:sz="0" w:space="0" w:color="auto"/>
          </w:divBdr>
        </w:div>
        <w:div w:id="714545356">
          <w:marLeft w:val="480"/>
          <w:marRight w:val="0"/>
          <w:marTop w:val="0"/>
          <w:marBottom w:val="0"/>
          <w:divBdr>
            <w:top w:val="none" w:sz="0" w:space="0" w:color="auto"/>
            <w:left w:val="none" w:sz="0" w:space="0" w:color="auto"/>
            <w:bottom w:val="none" w:sz="0" w:space="0" w:color="auto"/>
            <w:right w:val="none" w:sz="0" w:space="0" w:color="auto"/>
          </w:divBdr>
        </w:div>
        <w:div w:id="715736371">
          <w:marLeft w:val="480"/>
          <w:marRight w:val="0"/>
          <w:marTop w:val="0"/>
          <w:marBottom w:val="0"/>
          <w:divBdr>
            <w:top w:val="none" w:sz="0" w:space="0" w:color="auto"/>
            <w:left w:val="none" w:sz="0" w:space="0" w:color="auto"/>
            <w:bottom w:val="none" w:sz="0" w:space="0" w:color="auto"/>
            <w:right w:val="none" w:sz="0" w:space="0" w:color="auto"/>
          </w:divBdr>
        </w:div>
        <w:div w:id="758408387">
          <w:marLeft w:val="480"/>
          <w:marRight w:val="0"/>
          <w:marTop w:val="0"/>
          <w:marBottom w:val="0"/>
          <w:divBdr>
            <w:top w:val="none" w:sz="0" w:space="0" w:color="auto"/>
            <w:left w:val="none" w:sz="0" w:space="0" w:color="auto"/>
            <w:bottom w:val="none" w:sz="0" w:space="0" w:color="auto"/>
            <w:right w:val="none" w:sz="0" w:space="0" w:color="auto"/>
          </w:divBdr>
        </w:div>
        <w:div w:id="780685452">
          <w:marLeft w:val="480"/>
          <w:marRight w:val="0"/>
          <w:marTop w:val="0"/>
          <w:marBottom w:val="0"/>
          <w:divBdr>
            <w:top w:val="none" w:sz="0" w:space="0" w:color="auto"/>
            <w:left w:val="none" w:sz="0" w:space="0" w:color="auto"/>
            <w:bottom w:val="none" w:sz="0" w:space="0" w:color="auto"/>
            <w:right w:val="none" w:sz="0" w:space="0" w:color="auto"/>
          </w:divBdr>
        </w:div>
        <w:div w:id="809441510">
          <w:marLeft w:val="480"/>
          <w:marRight w:val="0"/>
          <w:marTop w:val="0"/>
          <w:marBottom w:val="0"/>
          <w:divBdr>
            <w:top w:val="none" w:sz="0" w:space="0" w:color="auto"/>
            <w:left w:val="none" w:sz="0" w:space="0" w:color="auto"/>
            <w:bottom w:val="none" w:sz="0" w:space="0" w:color="auto"/>
            <w:right w:val="none" w:sz="0" w:space="0" w:color="auto"/>
          </w:divBdr>
        </w:div>
        <w:div w:id="829323754">
          <w:marLeft w:val="480"/>
          <w:marRight w:val="0"/>
          <w:marTop w:val="0"/>
          <w:marBottom w:val="0"/>
          <w:divBdr>
            <w:top w:val="none" w:sz="0" w:space="0" w:color="auto"/>
            <w:left w:val="none" w:sz="0" w:space="0" w:color="auto"/>
            <w:bottom w:val="none" w:sz="0" w:space="0" w:color="auto"/>
            <w:right w:val="none" w:sz="0" w:space="0" w:color="auto"/>
          </w:divBdr>
        </w:div>
        <w:div w:id="838235388">
          <w:marLeft w:val="480"/>
          <w:marRight w:val="0"/>
          <w:marTop w:val="0"/>
          <w:marBottom w:val="0"/>
          <w:divBdr>
            <w:top w:val="none" w:sz="0" w:space="0" w:color="auto"/>
            <w:left w:val="none" w:sz="0" w:space="0" w:color="auto"/>
            <w:bottom w:val="none" w:sz="0" w:space="0" w:color="auto"/>
            <w:right w:val="none" w:sz="0" w:space="0" w:color="auto"/>
          </w:divBdr>
        </w:div>
        <w:div w:id="978538393">
          <w:marLeft w:val="480"/>
          <w:marRight w:val="0"/>
          <w:marTop w:val="0"/>
          <w:marBottom w:val="0"/>
          <w:divBdr>
            <w:top w:val="none" w:sz="0" w:space="0" w:color="auto"/>
            <w:left w:val="none" w:sz="0" w:space="0" w:color="auto"/>
            <w:bottom w:val="none" w:sz="0" w:space="0" w:color="auto"/>
            <w:right w:val="none" w:sz="0" w:space="0" w:color="auto"/>
          </w:divBdr>
        </w:div>
        <w:div w:id="1000036872">
          <w:marLeft w:val="480"/>
          <w:marRight w:val="0"/>
          <w:marTop w:val="0"/>
          <w:marBottom w:val="0"/>
          <w:divBdr>
            <w:top w:val="none" w:sz="0" w:space="0" w:color="auto"/>
            <w:left w:val="none" w:sz="0" w:space="0" w:color="auto"/>
            <w:bottom w:val="none" w:sz="0" w:space="0" w:color="auto"/>
            <w:right w:val="none" w:sz="0" w:space="0" w:color="auto"/>
          </w:divBdr>
        </w:div>
        <w:div w:id="1000355616">
          <w:marLeft w:val="480"/>
          <w:marRight w:val="0"/>
          <w:marTop w:val="0"/>
          <w:marBottom w:val="0"/>
          <w:divBdr>
            <w:top w:val="none" w:sz="0" w:space="0" w:color="auto"/>
            <w:left w:val="none" w:sz="0" w:space="0" w:color="auto"/>
            <w:bottom w:val="none" w:sz="0" w:space="0" w:color="auto"/>
            <w:right w:val="none" w:sz="0" w:space="0" w:color="auto"/>
          </w:divBdr>
        </w:div>
        <w:div w:id="1009406497">
          <w:marLeft w:val="480"/>
          <w:marRight w:val="0"/>
          <w:marTop w:val="0"/>
          <w:marBottom w:val="0"/>
          <w:divBdr>
            <w:top w:val="none" w:sz="0" w:space="0" w:color="auto"/>
            <w:left w:val="none" w:sz="0" w:space="0" w:color="auto"/>
            <w:bottom w:val="none" w:sz="0" w:space="0" w:color="auto"/>
            <w:right w:val="none" w:sz="0" w:space="0" w:color="auto"/>
          </w:divBdr>
        </w:div>
        <w:div w:id="1017805364">
          <w:marLeft w:val="480"/>
          <w:marRight w:val="0"/>
          <w:marTop w:val="0"/>
          <w:marBottom w:val="0"/>
          <w:divBdr>
            <w:top w:val="none" w:sz="0" w:space="0" w:color="auto"/>
            <w:left w:val="none" w:sz="0" w:space="0" w:color="auto"/>
            <w:bottom w:val="none" w:sz="0" w:space="0" w:color="auto"/>
            <w:right w:val="none" w:sz="0" w:space="0" w:color="auto"/>
          </w:divBdr>
        </w:div>
      </w:divsChild>
    </w:div>
    <w:div w:id="146091979">
      <w:bodyDiv w:val="1"/>
      <w:marLeft w:val="0"/>
      <w:marRight w:val="0"/>
      <w:marTop w:val="0"/>
      <w:marBottom w:val="0"/>
      <w:divBdr>
        <w:top w:val="none" w:sz="0" w:space="0" w:color="auto"/>
        <w:left w:val="none" w:sz="0" w:space="0" w:color="auto"/>
        <w:bottom w:val="none" w:sz="0" w:space="0" w:color="auto"/>
        <w:right w:val="none" w:sz="0" w:space="0" w:color="auto"/>
      </w:divBdr>
      <w:divsChild>
        <w:div w:id="75639518">
          <w:marLeft w:val="480"/>
          <w:marRight w:val="0"/>
          <w:marTop w:val="0"/>
          <w:marBottom w:val="0"/>
          <w:divBdr>
            <w:top w:val="none" w:sz="0" w:space="0" w:color="auto"/>
            <w:left w:val="none" w:sz="0" w:space="0" w:color="auto"/>
            <w:bottom w:val="none" w:sz="0" w:space="0" w:color="auto"/>
            <w:right w:val="none" w:sz="0" w:space="0" w:color="auto"/>
          </w:divBdr>
        </w:div>
        <w:div w:id="88090083">
          <w:marLeft w:val="480"/>
          <w:marRight w:val="0"/>
          <w:marTop w:val="0"/>
          <w:marBottom w:val="0"/>
          <w:divBdr>
            <w:top w:val="none" w:sz="0" w:space="0" w:color="auto"/>
            <w:left w:val="none" w:sz="0" w:space="0" w:color="auto"/>
            <w:bottom w:val="none" w:sz="0" w:space="0" w:color="auto"/>
            <w:right w:val="none" w:sz="0" w:space="0" w:color="auto"/>
          </w:divBdr>
        </w:div>
        <w:div w:id="124205343">
          <w:marLeft w:val="480"/>
          <w:marRight w:val="0"/>
          <w:marTop w:val="0"/>
          <w:marBottom w:val="0"/>
          <w:divBdr>
            <w:top w:val="none" w:sz="0" w:space="0" w:color="auto"/>
            <w:left w:val="none" w:sz="0" w:space="0" w:color="auto"/>
            <w:bottom w:val="none" w:sz="0" w:space="0" w:color="auto"/>
            <w:right w:val="none" w:sz="0" w:space="0" w:color="auto"/>
          </w:divBdr>
        </w:div>
        <w:div w:id="125513892">
          <w:marLeft w:val="480"/>
          <w:marRight w:val="0"/>
          <w:marTop w:val="0"/>
          <w:marBottom w:val="0"/>
          <w:divBdr>
            <w:top w:val="none" w:sz="0" w:space="0" w:color="auto"/>
            <w:left w:val="none" w:sz="0" w:space="0" w:color="auto"/>
            <w:bottom w:val="none" w:sz="0" w:space="0" w:color="auto"/>
            <w:right w:val="none" w:sz="0" w:space="0" w:color="auto"/>
          </w:divBdr>
        </w:div>
        <w:div w:id="138377809">
          <w:marLeft w:val="480"/>
          <w:marRight w:val="0"/>
          <w:marTop w:val="0"/>
          <w:marBottom w:val="0"/>
          <w:divBdr>
            <w:top w:val="none" w:sz="0" w:space="0" w:color="auto"/>
            <w:left w:val="none" w:sz="0" w:space="0" w:color="auto"/>
            <w:bottom w:val="none" w:sz="0" w:space="0" w:color="auto"/>
            <w:right w:val="none" w:sz="0" w:space="0" w:color="auto"/>
          </w:divBdr>
        </w:div>
        <w:div w:id="157769807">
          <w:marLeft w:val="480"/>
          <w:marRight w:val="0"/>
          <w:marTop w:val="0"/>
          <w:marBottom w:val="0"/>
          <w:divBdr>
            <w:top w:val="none" w:sz="0" w:space="0" w:color="auto"/>
            <w:left w:val="none" w:sz="0" w:space="0" w:color="auto"/>
            <w:bottom w:val="none" w:sz="0" w:space="0" w:color="auto"/>
            <w:right w:val="none" w:sz="0" w:space="0" w:color="auto"/>
          </w:divBdr>
        </w:div>
        <w:div w:id="213195765">
          <w:marLeft w:val="480"/>
          <w:marRight w:val="0"/>
          <w:marTop w:val="0"/>
          <w:marBottom w:val="0"/>
          <w:divBdr>
            <w:top w:val="none" w:sz="0" w:space="0" w:color="auto"/>
            <w:left w:val="none" w:sz="0" w:space="0" w:color="auto"/>
            <w:bottom w:val="none" w:sz="0" w:space="0" w:color="auto"/>
            <w:right w:val="none" w:sz="0" w:space="0" w:color="auto"/>
          </w:divBdr>
        </w:div>
        <w:div w:id="219630393">
          <w:marLeft w:val="480"/>
          <w:marRight w:val="0"/>
          <w:marTop w:val="0"/>
          <w:marBottom w:val="0"/>
          <w:divBdr>
            <w:top w:val="none" w:sz="0" w:space="0" w:color="auto"/>
            <w:left w:val="none" w:sz="0" w:space="0" w:color="auto"/>
            <w:bottom w:val="none" w:sz="0" w:space="0" w:color="auto"/>
            <w:right w:val="none" w:sz="0" w:space="0" w:color="auto"/>
          </w:divBdr>
        </w:div>
        <w:div w:id="226496898">
          <w:marLeft w:val="480"/>
          <w:marRight w:val="0"/>
          <w:marTop w:val="0"/>
          <w:marBottom w:val="0"/>
          <w:divBdr>
            <w:top w:val="none" w:sz="0" w:space="0" w:color="auto"/>
            <w:left w:val="none" w:sz="0" w:space="0" w:color="auto"/>
            <w:bottom w:val="none" w:sz="0" w:space="0" w:color="auto"/>
            <w:right w:val="none" w:sz="0" w:space="0" w:color="auto"/>
          </w:divBdr>
        </w:div>
        <w:div w:id="234626031">
          <w:marLeft w:val="480"/>
          <w:marRight w:val="0"/>
          <w:marTop w:val="0"/>
          <w:marBottom w:val="0"/>
          <w:divBdr>
            <w:top w:val="none" w:sz="0" w:space="0" w:color="auto"/>
            <w:left w:val="none" w:sz="0" w:space="0" w:color="auto"/>
            <w:bottom w:val="none" w:sz="0" w:space="0" w:color="auto"/>
            <w:right w:val="none" w:sz="0" w:space="0" w:color="auto"/>
          </w:divBdr>
        </w:div>
        <w:div w:id="247080420">
          <w:marLeft w:val="480"/>
          <w:marRight w:val="0"/>
          <w:marTop w:val="0"/>
          <w:marBottom w:val="0"/>
          <w:divBdr>
            <w:top w:val="none" w:sz="0" w:space="0" w:color="auto"/>
            <w:left w:val="none" w:sz="0" w:space="0" w:color="auto"/>
            <w:bottom w:val="none" w:sz="0" w:space="0" w:color="auto"/>
            <w:right w:val="none" w:sz="0" w:space="0" w:color="auto"/>
          </w:divBdr>
        </w:div>
        <w:div w:id="253787165">
          <w:marLeft w:val="480"/>
          <w:marRight w:val="0"/>
          <w:marTop w:val="0"/>
          <w:marBottom w:val="0"/>
          <w:divBdr>
            <w:top w:val="none" w:sz="0" w:space="0" w:color="auto"/>
            <w:left w:val="none" w:sz="0" w:space="0" w:color="auto"/>
            <w:bottom w:val="none" w:sz="0" w:space="0" w:color="auto"/>
            <w:right w:val="none" w:sz="0" w:space="0" w:color="auto"/>
          </w:divBdr>
        </w:div>
        <w:div w:id="263465275">
          <w:marLeft w:val="480"/>
          <w:marRight w:val="0"/>
          <w:marTop w:val="0"/>
          <w:marBottom w:val="0"/>
          <w:divBdr>
            <w:top w:val="none" w:sz="0" w:space="0" w:color="auto"/>
            <w:left w:val="none" w:sz="0" w:space="0" w:color="auto"/>
            <w:bottom w:val="none" w:sz="0" w:space="0" w:color="auto"/>
            <w:right w:val="none" w:sz="0" w:space="0" w:color="auto"/>
          </w:divBdr>
        </w:div>
        <w:div w:id="273368157">
          <w:marLeft w:val="480"/>
          <w:marRight w:val="0"/>
          <w:marTop w:val="0"/>
          <w:marBottom w:val="0"/>
          <w:divBdr>
            <w:top w:val="none" w:sz="0" w:space="0" w:color="auto"/>
            <w:left w:val="none" w:sz="0" w:space="0" w:color="auto"/>
            <w:bottom w:val="none" w:sz="0" w:space="0" w:color="auto"/>
            <w:right w:val="none" w:sz="0" w:space="0" w:color="auto"/>
          </w:divBdr>
        </w:div>
        <w:div w:id="301270836">
          <w:marLeft w:val="480"/>
          <w:marRight w:val="0"/>
          <w:marTop w:val="0"/>
          <w:marBottom w:val="0"/>
          <w:divBdr>
            <w:top w:val="none" w:sz="0" w:space="0" w:color="auto"/>
            <w:left w:val="none" w:sz="0" w:space="0" w:color="auto"/>
            <w:bottom w:val="none" w:sz="0" w:space="0" w:color="auto"/>
            <w:right w:val="none" w:sz="0" w:space="0" w:color="auto"/>
          </w:divBdr>
        </w:div>
        <w:div w:id="312177908">
          <w:marLeft w:val="480"/>
          <w:marRight w:val="0"/>
          <w:marTop w:val="0"/>
          <w:marBottom w:val="0"/>
          <w:divBdr>
            <w:top w:val="none" w:sz="0" w:space="0" w:color="auto"/>
            <w:left w:val="none" w:sz="0" w:space="0" w:color="auto"/>
            <w:bottom w:val="none" w:sz="0" w:space="0" w:color="auto"/>
            <w:right w:val="none" w:sz="0" w:space="0" w:color="auto"/>
          </w:divBdr>
        </w:div>
        <w:div w:id="315232051">
          <w:marLeft w:val="480"/>
          <w:marRight w:val="0"/>
          <w:marTop w:val="0"/>
          <w:marBottom w:val="0"/>
          <w:divBdr>
            <w:top w:val="none" w:sz="0" w:space="0" w:color="auto"/>
            <w:left w:val="none" w:sz="0" w:space="0" w:color="auto"/>
            <w:bottom w:val="none" w:sz="0" w:space="0" w:color="auto"/>
            <w:right w:val="none" w:sz="0" w:space="0" w:color="auto"/>
          </w:divBdr>
        </w:div>
        <w:div w:id="320501424">
          <w:marLeft w:val="480"/>
          <w:marRight w:val="0"/>
          <w:marTop w:val="0"/>
          <w:marBottom w:val="0"/>
          <w:divBdr>
            <w:top w:val="none" w:sz="0" w:space="0" w:color="auto"/>
            <w:left w:val="none" w:sz="0" w:space="0" w:color="auto"/>
            <w:bottom w:val="none" w:sz="0" w:space="0" w:color="auto"/>
            <w:right w:val="none" w:sz="0" w:space="0" w:color="auto"/>
          </w:divBdr>
        </w:div>
        <w:div w:id="333803786">
          <w:marLeft w:val="480"/>
          <w:marRight w:val="0"/>
          <w:marTop w:val="0"/>
          <w:marBottom w:val="0"/>
          <w:divBdr>
            <w:top w:val="none" w:sz="0" w:space="0" w:color="auto"/>
            <w:left w:val="none" w:sz="0" w:space="0" w:color="auto"/>
            <w:bottom w:val="none" w:sz="0" w:space="0" w:color="auto"/>
            <w:right w:val="none" w:sz="0" w:space="0" w:color="auto"/>
          </w:divBdr>
        </w:div>
        <w:div w:id="358438401">
          <w:marLeft w:val="480"/>
          <w:marRight w:val="0"/>
          <w:marTop w:val="0"/>
          <w:marBottom w:val="0"/>
          <w:divBdr>
            <w:top w:val="none" w:sz="0" w:space="0" w:color="auto"/>
            <w:left w:val="none" w:sz="0" w:space="0" w:color="auto"/>
            <w:bottom w:val="none" w:sz="0" w:space="0" w:color="auto"/>
            <w:right w:val="none" w:sz="0" w:space="0" w:color="auto"/>
          </w:divBdr>
        </w:div>
        <w:div w:id="382826284">
          <w:marLeft w:val="480"/>
          <w:marRight w:val="0"/>
          <w:marTop w:val="0"/>
          <w:marBottom w:val="0"/>
          <w:divBdr>
            <w:top w:val="none" w:sz="0" w:space="0" w:color="auto"/>
            <w:left w:val="none" w:sz="0" w:space="0" w:color="auto"/>
            <w:bottom w:val="none" w:sz="0" w:space="0" w:color="auto"/>
            <w:right w:val="none" w:sz="0" w:space="0" w:color="auto"/>
          </w:divBdr>
        </w:div>
        <w:div w:id="441219258">
          <w:marLeft w:val="480"/>
          <w:marRight w:val="0"/>
          <w:marTop w:val="0"/>
          <w:marBottom w:val="0"/>
          <w:divBdr>
            <w:top w:val="none" w:sz="0" w:space="0" w:color="auto"/>
            <w:left w:val="none" w:sz="0" w:space="0" w:color="auto"/>
            <w:bottom w:val="none" w:sz="0" w:space="0" w:color="auto"/>
            <w:right w:val="none" w:sz="0" w:space="0" w:color="auto"/>
          </w:divBdr>
        </w:div>
        <w:div w:id="463472088">
          <w:marLeft w:val="480"/>
          <w:marRight w:val="0"/>
          <w:marTop w:val="0"/>
          <w:marBottom w:val="0"/>
          <w:divBdr>
            <w:top w:val="none" w:sz="0" w:space="0" w:color="auto"/>
            <w:left w:val="none" w:sz="0" w:space="0" w:color="auto"/>
            <w:bottom w:val="none" w:sz="0" w:space="0" w:color="auto"/>
            <w:right w:val="none" w:sz="0" w:space="0" w:color="auto"/>
          </w:divBdr>
        </w:div>
        <w:div w:id="478227495">
          <w:marLeft w:val="480"/>
          <w:marRight w:val="0"/>
          <w:marTop w:val="0"/>
          <w:marBottom w:val="0"/>
          <w:divBdr>
            <w:top w:val="none" w:sz="0" w:space="0" w:color="auto"/>
            <w:left w:val="none" w:sz="0" w:space="0" w:color="auto"/>
            <w:bottom w:val="none" w:sz="0" w:space="0" w:color="auto"/>
            <w:right w:val="none" w:sz="0" w:space="0" w:color="auto"/>
          </w:divBdr>
        </w:div>
        <w:div w:id="529421215">
          <w:marLeft w:val="480"/>
          <w:marRight w:val="0"/>
          <w:marTop w:val="0"/>
          <w:marBottom w:val="0"/>
          <w:divBdr>
            <w:top w:val="none" w:sz="0" w:space="0" w:color="auto"/>
            <w:left w:val="none" w:sz="0" w:space="0" w:color="auto"/>
            <w:bottom w:val="none" w:sz="0" w:space="0" w:color="auto"/>
            <w:right w:val="none" w:sz="0" w:space="0" w:color="auto"/>
          </w:divBdr>
        </w:div>
        <w:div w:id="531917086">
          <w:marLeft w:val="480"/>
          <w:marRight w:val="0"/>
          <w:marTop w:val="0"/>
          <w:marBottom w:val="0"/>
          <w:divBdr>
            <w:top w:val="none" w:sz="0" w:space="0" w:color="auto"/>
            <w:left w:val="none" w:sz="0" w:space="0" w:color="auto"/>
            <w:bottom w:val="none" w:sz="0" w:space="0" w:color="auto"/>
            <w:right w:val="none" w:sz="0" w:space="0" w:color="auto"/>
          </w:divBdr>
        </w:div>
        <w:div w:id="572156344">
          <w:marLeft w:val="480"/>
          <w:marRight w:val="0"/>
          <w:marTop w:val="0"/>
          <w:marBottom w:val="0"/>
          <w:divBdr>
            <w:top w:val="none" w:sz="0" w:space="0" w:color="auto"/>
            <w:left w:val="none" w:sz="0" w:space="0" w:color="auto"/>
            <w:bottom w:val="none" w:sz="0" w:space="0" w:color="auto"/>
            <w:right w:val="none" w:sz="0" w:space="0" w:color="auto"/>
          </w:divBdr>
        </w:div>
        <w:div w:id="587084555">
          <w:marLeft w:val="480"/>
          <w:marRight w:val="0"/>
          <w:marTop w:val="0"/>
          <w:marBottom w:val="0"/>
          <w:divBdr>
            <w:top w:val="none" w:sz="0" w:space="0" w:color="auto"/>
            <w:left w:val="none" w:sz="0" w:space="0" w:color="auto"/>
            <w:bottom w:val="none" w:sz="0" w:space="0" w:color="auto"/>
            <w:right w:val="none" w:sz="0" w:space="0" w:color="auto"/>
          </w:divBdr>
        </w:div>
        <w:div w:id="716734254">
          <w:marLeft w:val="480"/>
          <w:marRight w:val="0"/>
          <w:marTop w:val="0"/>
          <w:marBottom w:val="0"/>
          <w:divBdr>
            <w:top w:val="none" w:sz="0" w:space="0" w:color="auto"/>
            <w:left w:val="none" w:sz="0" w:space="0" w:color="auto"/>
            <w:bottom w:val="none" w:sz="0" w:space="0" w:color="auto"/>
            <w:right w:val="none" w:sz="0" w:space="0" w:color="auto"/>
          </w:divBdr>
        </w:div>
        <w:div w:id="757143265">
          <w:marLeft w:val="480"/>
          <w:marRight w:val="0"/>
          <w:marTop w:val="0"/>
          <w:marBottom w:val="0"/>
          <w:divBdr>
            <w:top w:val="none" w:sz="0" w:space="0" w:color="auto"/>
            <w:left w:val="none" w:sz="0" w:space="0" w:color="auto"/>
            <w:bottom w:val="none" w:sz="0" w:space="0" w:color="auto"/>
            <w:right w:val="none" w:sz="0" w:space="0" w:color="auto"/>
          </w:divBdr>
        </w:div>
        <w:div w:id="765347791">
          <w:marLeft w:val="480"/>
          <w:marRight w:val="0"/>
          <w:marTop w:val="0"/>
          <w:marBottom w:val="0"/>
          <w:divBdr>
            <w:top w:val="none" w:sz="0" w:space="0" w:color="auto"/>
            <w:left w:val="none" w:sz="0" w:space="0" w:color="auto"/>
            <w:bottom w:val="none" w:sz="0" w:space="0" w:color="auto"/>
            <w:right w:val="none" w:sz="0" w:space="0" w:color="auto"/>
          </w:divBdr>
        </w:div>
        <w:div w:id="774443366">
          <w:marLeft w:val="480"/>
          <w:marRight w:val="0"/>
          <w:marTop w:val="0"/>
          <w:marBottom w:val="0"/>
          <w:divBdr>
            <w:top w:val="none" w:sz="0" w:space="0" w:color="auto"/>
            <w:left w:val="none" w:sz="0" w:space="0" w:color="auto"/>
            <w:bottom w:val="none" w:sz="0" w:space="0" w:color="auto"/>
            <w:right w:val="none" w:sz="0" w:space="0" w:color="auto"/>
          </w:divBdr>
        </w:div>
        <w:div w:id="846822204">
          <w:marLeft w:val="480"/>
          <w:marRight w:val="0"/>
          <w:marTop w:val="0"/>
          <w:marBottom w:val="0"/>
          <w:divBdr>
            <w:top w:val="none" w:sz="0" w:space="0" w:color="auto"/>
            <w:left w:val="none" w:sz="0" w:space="0" w:color="auto"/>
            <w:bottom w:val="none" w:sz="0" w:space="0" w:color="auto"/>
            <w:right w:val="none" w:sz="0" w:space="0" w:color="auto"/>
          </w:divBdr>
        </w:div>
        <w:div w:id="874931424">
          <w:marLeft w:val="480"/>
          <w:marRight w:val="0"/>
          <w:marTop w:val="0"/>
          <w:marBottom w:val="0"/>
          <w:divBdr>
            <w:top w:val="none" w:sz="0" w:space="0" w:color="auto"/>
            <w:left w:val="none" w:sz="0" w:space="0" w:color="auto"/>
            <w:bottom w:val="none" w:sz="0" w:space="0" w:color="auto"/>
            <w:right w:val="none" w:sz="0" w:space="0" w:color="auto"/>
          </w:divBdr>
        </w:div>
        <w:div w:id="877358674">
          <w:marLeft w:val="480"/>
          <w:marRight w:val="0"/>
          <w:marTop w:val="0"/>
          <w:marBottom w:val="0"/>
          <w:divBdr>
            <w:top w:val="none" w:sz="0" w:space="0" w:color="auto"/>
            <w:left w:val="none" w:sz="0" w:space="0" w:color="auto"/>
            <w:bottom w:val="none" w:sz="0" w:space="0" w:color="auto"/>
            <w:right w:val="none" w:sz="0" w:space="0" w:color="auto"/>
          </w:divBdr>
        </w:div>
        <w:div w:id="880440692">
          <w:marLeft w:val="480"/>
          <w:marRight w:val="0"/>
          <w:marTop w:val="0"/>
          <w:marBottom w:val="0"/>
          <w:divBdr>
            <w:top w:val="none" w:sz="0" w:space="0" w:color="auto"/>
            <w:left w:val="none" w:sz="0" w:space="0" w:color="auto"/>
            <w:bottom w:val="none" w:sz="0" w:space="0" w:color="auto"/>
            <w:right w:val="none" w:sz="0" w:space="0" w:color="auto"/>
          </w:divBdr>
        </w:div>
        <w:div w:id="958727935">
          <w:marLeft w:val="480"/>
          <w:marRight w:val="0"/>
          <w:marTop w:val="0"/>
          <w:marBottom w:val="0"/>
          <w:divBdr>
            <w:top w:val="none" w:sz="0" w:space="0" w:color="auto"/>
            <w:left w:val="none" w:sz="0" w:space="0" w:color="auto"/>
            <w:bottom w:val="none" w:sz="0" w:space="0" w:color="auto"/>
            <w:right w:val="none" w:sz="0" w:space="0" w:color="auto"/>
          </w:divBdr>
        </w:div>
        <w:div w:id="991911916">
          <w:marLeft w:val="480"/>
          <w:marRight w:val="0"/>
          <w:marTop w:val="0"/>
          <w:marBottom w:val="0"/>
          <w:divBdr>
            <w:top w:val="none" w:sz="0" w:space="0" w:color="auto"/>
            <w:left w:val="none" w:sz="0" w:space="0" w:color="auto"/>
            <w:bottom w:val="none" w:sz="0" w:space="0" w:color="auto"/>
            <w:right w:val="none" w:sz="0" w:space="0" w:color="auto"/>
          </w:divBdr>
        </w:div>
        <w:div w:id="996768671">
          <w:marLeft w:val="480"/>
          <w:marRight w:val="0"/>
          <w:marTop w:val="0"/>
          <w:marBottom w:val="0"/>
          <w:divBdr>
            <w:top w:val="none" w:sz="0" w:space="0" w:color="auto"/>
            <w:left w:val="none" w:sz="0" w:space="0" w:color="auto"/>
            <w:bottom w:val="none" w:sz="0" w:space="0" w:color="auto"/>
            <w:right w:val="none" w:sz="0" w:space="0" w:color="auto"/>
          </w:divBdr>
        </w:div>
        <w:div w:id="998388686">
          <w:marLeft w:val="480"/>
          <w:marRight w:val="0"/>
          <w:marTop w:val="0"/>
          <w:marBottom w:val="0"/>
          <w:divBdr>
            <w:top w:val="none" w:sz="0" w:space="0" w:color="auto"/>
            <w:left w:val="none" w:sz="0" w:space="0" w:color="auto"/>
            <w:bottom w:val="none" w:sz="0" w:space="0" w:color="auto"/>
            <w:right w:val="none" w:sz="0" w:space="0" w:color="auto"/>
          </w:divBdr>
        </w:div>
        <w:div w:id="1003895864">
          <w:marLeft w:val="480"/>
          <w:marRight w:val="0"/>
          <w:marTop w:val="0"/>
          <w:marBottom w:val="0"/>
          <w:divBdr>
            <w:top w:val="none" w:sz="0" w:space="0" w:color="auto"/>
            <w:left w:val="none" w:sz="0" w:space="0" w:color="auto"/>
            <w:bottom w:val="none" w:sz="0" w:space="0" w:color="auto"/>
            <w:right w:val="none" w:sz="0" w:space="0" w:color="auto"/>
          </w:divBdr>
        </w:div>
        <w:div w:id="1004476677">
          <w:marLeft w:val="480"/>
          <w:marRight w:val="0"/>
          <w:marTop w:val="0"/>
          <w:marBottom w:val="0"/>
          <w:divBdr>
            <w:top w:val="none" w:sz="0" w:space="0" w:color="auto"/>
            <w:left w:val="none" w:sz="0" w:space="0" w:color="auto"/>
            <w:bottom w:val="none" w:sz="0" w:space="0" w:color="auto"/>
            <w:right w:val="none" w:sz="0" w:space="0" w:color="auto"/>
          </w:divBdr>
        </w:div>
      </w:divsChild>
    </w:div>
    <w:div w:id="146240875">
      <w:bodyDiv w:val="1"/>
      <w:marLeft w:val="0"/>
      <w:marRight w:val="0"/>
      <w:marTop w:val="0"/>
      <w:marBottom w:val="0"/>
      <w:divBdr>
        <w:top w:val="none" w:sz="0" w:space="0" w:color="auto"/>
        <w:left w:val="none" w:sz="0" w:space="0" w:color="auto"/>
        <w:bottom w:val="none" w:sz="0" w:space="0" w:color="auto"/>
        <w:right w:val="none" w:sz="0" w:space="0" w:color="auto"/>
      </w:divBdr>
    </w:div>
    <w:div w:id="146360925">
      <w:bodyDiv w:val="1"/>
      <w:marLeft w:val="0"/>
      <w:marRight w:val="0"/>
      <w:marTop w:val="0"/>
      <w:marBottom w:val="0"/>
      <w:divBdr>
        <w:top w:val="none" w:sz="0" w:space="0" w:color="auto"/>
        <w:left w:val="none" w:sz="0" w:space="0" w:color="auto"/>
        <w:bottom w:val="none" w:sz="0" w:space="0" w:color="auto"/>
        <w:right w:val="none" w:sz="0" w:space="0" w:color="auto"/>
      </w:divBdr>
    </w:div>
    <w:div w:id="146409903">
      <w:bodyDiv w:val="1"/>
      <w:marLeft w:val="0"/>
      <w:marRight w:val="0"/>
      <w:marTop w:val="0"/>
      <w:marBottom w:val="0"/>
      <w:divBdr>
        <w:top w:val="none" w:sz="0" w:space="0" w:color="auto"/>
        <w:left w:val="none" w:sz="0" w:space="0" w:color="auto"/>
        <w:bottom w:val="none" w:sz="0" w:space="0" w:color="auto"/>
        <w:right w:val="none" w:sz="0" w:space="0" w:color="auto"/>
      </w:divBdr>
    </w:div>
    <w:div w:id="146436337">
      <w:bodyDiv w:val="1"/>
      <w:marLeft w:val="0"/>
      <w:marRight w:val="0"/>
      <w:marTop w:val="0"/>
      <w:marBottom w:val="0"/>
      <w:divBdr>
        <w:top w:val="none" w:sz="0" w:space="0" w:color="auto"/>
        <w:left w:val="none" w:sz="0" w:space="0" w:color="auto"/>
        <w:bottom w:val="none" w:sz="0" w:space="0" w:color="auto"/>
        <w:right w:val="none" w:sz="0" w:space="0" w:color="auto"/>
      </w:divBdr>
    </w:div>
    <w:div w:id="147132324">
      <w:bodyDiv w:val="1"/>
      <w:marLeft w:val="0"/>
      <w:marRight w:val="0"/>
      <w:marTop w:val="0"/>
      <w:marBottom w:val="0"/>
      <w:divBdr>
        <w:top w:val="none" w:sz="0" w:space="0" w:color="auto"/>
        <w:left w:val="none" w:sz="0" w:space="0" w:color="auto"/>
        <w:bottom w:val="none" w:sz="0" w:space="0" w:color="auto"/>
        <w:right w:val="none" w:sz="0" w:space="0" w:color="auto"/>
      </w:divBdr>
    </w:div>
    <w:div w:id="147408024">
      <w:bodyDiv w:val="1"/>
      <w:marLeft w:val="0"/>
      <w:marRight w:val="0"/>
      <w:marTop w:val="0"/>
      <w:marBottom w:val="0"/>
      <w:divBdr>
        <w:top w:val="none" w:sz="0" w:space="0" w:color="auto"/>
        <w:left w:val="none" w:sz="0" w:space="0" w:color="auto"/>
        <w:bottom w:val="none" w:sz="0" w:space="0" w:color="auto"/>
        <w:right w:val="none" w:sz="0" w:space="0" w:color="auto"/>
      </w:divBdr>
    </w:div>
    <w:div w:id="147744870">
      <w:bodyDiv w:val="1"/>
      <w:marLeft w:val="0"/>
      <w:marRight w:val="0"/>
      <w:marTop w:val="0"/>
      <w:marBottom w:val="0"/>
      <w:divBdr>
        <w:top w:val="none" w:sz="0" w:space="0" w:color="auto"/>
        <w:left w:val="none" w:sz="0" w:space="0" w:color="auto"/>
        <w:bottom w:val="none" w:sz="0" w:space="0" w:color="auto"/>
        <w:right w:val="none" w:sz="0" w:space="0" w:color="auto"/>
      </w:divBdr>
    </w:div>
    <w:div w:id="147748985">
      <w:bodyDiv w:val="1"/>
      <w:marLeft w:val="0"/>
      <w:marRight w:val="0"/>
      <w:marTop w:val="0"/>
      <w:marBottom w:val="0"/>
      <w:divBdr>
        <w:top w:val="none" w:sz="0" w:space="0" w:color="auto"/>
        <w:left w:val="none" w:sz="0" w:space="0" w:color="auto"/>
        <w:bottom w:val="none" w:sz="0" w:space="0" w:color="auto"/>
        <w:right w:val="none" w:sz="0" w:space="0" w:color="auto"/>
      </w:divBdr>
    </w:div>
    <w:div w:id="147793855">
      <w:bodyDiv w:val="1"/>
      <w:marLeft w:val="0"/>
      <w:marRight w:val="0"/>
      <w:marTop w:val="0"/>
      <w:marBottom w:val="0"/>
      <w:divBdr>
        <w:top w:val="none" w:sz="0" w:space="0" w:color="auto"/>
        <w:left w:val="none" w:sz="0" w:space="0" w:color="auto"/>
        <w:bottom w:val="none" w:sz="0" w:space="0" w:color="auto"/>
        <w:right w:val="none" w:sz="0" w:space="0" w:color="auto"/>
      </w:divBdr>
    </w:div>
    <w:div w:id="148325671">
      <w:bodyDiv w:val="1"/>
      <w:marLeft w:val="0"/>
      <w:marRight w:val="0"/>
      <w:marTop w:val="0"/>
      <w:marBottom w:val="0"/>
      <w:divBdr>
        <w:top w:val="none" w:sz="0" w:space="0" w:color="auto"/>
        <w:left w:val="none" w:sz="0" w:space="0" w:color="auto"/>
        <w:bottom w:val="none" w:sz="0" w:space="0" w:color="auto"/>
        <w:right w:val="none" w:sz="0" w:space="0" w:color="auto"/>
      </w:divBdr>
    </w:div>
    <w:div w:id="148521961">
      <w:bodyDiv w:val="1"/>
      <w:marLeft w:val="0"/>
      <w:marRight w:val="0"/>
      <w:marTop w:val="0"/>
      <w:marBottom w:val="0"/>
      <w:divBdr>
        <w:top w:val="none" w:sz="0" w:space="0" w:color="auto"/>
        <w:left w:val="none" w:sz="0" w:space="0" w:color="auto"/>
        <w:bottom w:val="none" w:sz="0" w:space="0" w:color="auto"/>
        <w:right w:val="none" w:sz="0" w:space="0" w:color="auto"/>
      </w:divBdr>
    </w:div>
    <w:div w:id="148522532">
      <w:bodyDiv w:val="1"/>
      <w:marLeft w:val="0"/>
      <w:marRight w:val="0"/>
      <w:marTop w:val="0"/>
      <w:marBottom w:val="0"/>
      <w:divBdr>
        <w:top w:val="none" w:sz="0" w:space="0" w:color="auto"/>
        <w:left w:val="none" w:sz="0" w:space="0" w:color="auto"/>
        <w:bottom w:val="none" w:sz="0" w:space="0" w:color="auto"/>
        <w:right w:val="none" w:sz="0" w:space="0" w:color="auto"/>
      </w:divBdr>
    </w:div>
    <w:div w:id="148638137">
      <w:bodyDiv w:val="1"/>
      <w:marLeft w:val="0"/>
      <w:marRight w:val="0"/>
      <w:marTop w:val="0"/>
      <w:marBottom w:val="0"/>
      <w:divBdr>
        <w:top w:val="none" w:sz="0" w:space="0" w:color="auto"/>
        <w:left w:val="none" w:sz="0" w:space="0" w:color="auto"/>
        <w:bottom w:val="none" w:sz="0" w:space="0" w:color="auto"/>
        <w:right w:val="none" w:sz="0" w:space="0" w:color="auto"/>
      </w:divBdr>
    </w:div>
    <w:div w:id="148644415">
      <w:bodyDiv w:val="1"/>
      <w:marLeft w:val="0"/>
      <w:marRight w:val="0"/>
      <w:marTop w:val="0"/>
      <w:marBottom w:val="0"/>
      <w:divBdr>
        <w:top w:val="none" w:sz="0" w:space="0" w:color="auto"/>
        <w:left w:val="none" w:sz="0" w:space="0" w:color="auto"/>
        <w:bottom w:val="none" w:sz="0" w:space="0" w:color="auto"/>
        <w:right w:val="none" w:sz="0" w:space="0" w:color="auto"/>
      </w:divBdr>
    </w:div>
    <w:div w:id="148786784">
      <w:bodyDiv w:val="1"/>
      <w:marLeft w:val="0"/>
      <w:marRight w:val="0"/>
      <w:marTop w:val="0"/>
      <w:marBottom w:val="0"/>
      <w:divBdr>
        <w:top w:val="none" w:sz="0" w:space="0" w:color="auto"/>
        <w:left w:val="none" w:sz="0" w:space="0" w:color="auto"/>
        <w:bottom w:val="none" w:sz="0" w:space="0" w:color="auto"/>
        <w:right w:val="none" w:sz="0" w:space="0" w:color="auto"/>
      </w:divBdr>
    </w:div>
    <w:div w:id="148987457">
      <w:bodyDiv w:val="1"/>
      <w:marLeft w:val="0"/>
      <w:marRight w:val="0"/>
      <w:marTop w:val="0"/>
      <w:marBottom w:val="0"/>
      <w:divBdr>
        <w:top w:val="none" w:sz="0" w:space="0" w:color="auto"/>
        <w:left w:val="none" w:sz="0" w:space="0" w:color="auto"/>
        <w:bottom w:val="none" w:sz="0" w:space="0" w:color="auto"/>
        <w:right w:val="none" w:sz="0" w:space="0" w:color="auto"/>
      </w:divBdr>
    </w:div>
    <w:div w:id="149054896">
      <w:bodyDiv w:val="1"/>
      <w:marLeft w:val="0"/>
      <w:marRight w:val="0"/>
      <w:marTop w:val="0"/>
      <w:marBottom w:val="0"/>
      <w:divBdr>
        <w:top w:val="none" w:sz="0" w:space="0" w:color="auto"/>
        <w:left w:val="none" w:sz="0" w:space="0" w:color="auto"/>
        <w:bottom w:val="none" w:sz="0" w:space="0" w:color="auto"/>
        <w:right w:val="none" w:sz="0" w:space="0" w:color="auto"/>
      </w:divBdr>
    </w:div>
    <w:div w:id="149060190">
      <w:bodyDiv w:val="1"/>
      <w:marLeft w:val="0"/>
      <w:marRight w:val="0"/>
      <w:marTop w:val="0"/>
      <w:marBottom w:val="0"/>
      <w:divBdr>
        <w:top w:val="none" w:sz="0" w:space="0" w:color="auto"/>
        <w:left w:val="none" w:sz="0" w:space="0" w:color="auto"/>
        <w:bottom w:val="none" w:sz="0" w:space="0" w:color="auto"/>
        <w:right w:val="none" w:sz="0" w:space="0" w:color="auto"/>
      </w:divBdr>
    </w:div>
    <w:div w:id="149103791">
      <w:bodyDiv w:val="1"/>
      <w:marLeft w:val="0"/>
      <w:marRight w:val="0"/>
      <w:marTop w:val="0"/>
      <w:marBottom w:val="0"/>
      <w:divBdr>
        <w:top w:val="none" w:sz="0" w:space="0" w:color="auto"/>
        <w:left w:val="none" w:sz="0" w:space="0" w:color="auto"/>
        <w:bottom w:val="none" w:sz="0" w:space="0" w:color="auto"/>
        <w:right w:val="none" w:sz="0" w:space="0" w:color="auto"/>
      </w:divBdr>
    </w:div>
    <w:div w:id="149292050">
      <w:bodyDiv w:val="1"/>
      <w:marLeft w:val="0"/>
      <w:marRight w:val="0"/>
      <w:marTop w:val="0"/>
      <w:marBottom w:val="0"/>
      <w:divBdr>
        <w:top w:val="none" w:sz="0" w:space="0" w:color="auto"/>
        <w:left w:val="none" w:sz="0" w:space="0" w:color="auto"/>
        <w:bottom w:val="none" w:sz="0" w:space="0" w:color="auto"/>
        <w:right w:val="none" w:sz="0" w:space="0" w:color="auto"/>
      </w:divBdr>
    </w:div>
    <w:div w:id="149641490">
      <w:bodyDiv w:val="1"/>
      <w:marLeft w:val="0"/>
      <w:marRight w:val="0"/>
      <w:marTop w:val="0"/>
      <w:marBottom w:val="0"/>
      <w:divBdr>
        <w:top w:val="none" w:sz="0" w:space="0" w:color="auto"/>
        <w:left w:val="none" w:sz="0" w:space="0" w:color="auto"/>
        <w:bottom w:val="none" w:sz="0" w:space="0" w:color="auto"/>
        <w:right w:val="none" w:sz="0" w:space="0" w:color="auto"/>
      </w:divBdr>
    </w:div>
    <w:div w:id="149754526">
      <w:bodyDiv w:val="1"/>
      <w:marLeft w:val="0"/>
      <w:marRight w:val="0"/>
      <w:marTop w:val="0"/>
      <w:marBottom w:val="0"/>
      <w:divBdr>
        <w:top w:val="none" w:sz="0" w:space="0" w:color="auto"/>
        <w:left w:val="none" w:sz="0" w:space="0" w:color="auto"/>
        <w:bottom w:val="none" w:sz="0" w:space="0" w:color="auto"/>
        <w:right w:val="none" w:sz="0" w:space="0" w:color="auto"/>
      </w:divBdr>
    </w:div>
    <w:div w:id="149836643">
      <w:bodyDiv w:val="1"/>
      <w:marLeft w:val="0"/>
      <w:marRight w:val="0"/>
      <w:marTop w:val="0"/>
      <w:marBottom w:val="0"/>
      <w:divBdr>
        <w:top w:val="none" w:sz="0" w:space="0" w:color="auto"/>
        <w:left w:val="none" w:sz="0" w:space="0" w:color="auto"/>
        <w:bottom w:val="none" w:sz="0" w:space="0" w:color="auto"/>
        <w:right w:val="none" w:sz="0" w:space="0" w:color="auto"/>
      </w:divBdr>
      <w:divsChild>
        <w:div w:id="73401755">
          <w:marLeft w:val="480"/>
          <w:marRight w:val="0"/>
          <w:marTop w:val="0"/>
          <w:marBottom w:val="0"/>
          <w:divBdr>
            <w:top w:val="none" w:sz="0" w:space="0" w:color="auto"/>
            <w:left w:val="none" w:sz="0" w:space="0" w:color="auto"/>
            <w:bottom w:val="none" w:sz="0" w:space="0" w:color="auto"/>
            <w:right w:val="none" w:sz="0" w:space="0" w:color="auto"/>
          </w:divBdr>
        </w:div>
        <w:div w:id="77483449">
          <w:marLeft w:val="480"/>
          <w:marRight w:val="0"/>
          <w:marTop w:val="0"/>
          <w:marBottom w:val="0"/>
          <w:divBdr>
            <w:top w:val="none" w:sz="0" w:space="0" w:color="auto"/>
            <w:left w:val="none" w:sz="0" w:space="0" w:color="auto"/>
            <w:bottom w:val="none" w:sz="0" w:space="0" w:color="auto"/>
            <w:right w:val="none" w:sz="0" w:space="0" w:color="auto"/>
          </w:divBdr>
        </w:div>
        <w:div w:id="137118481">
          <w:marLeft w:val="480"/>
          <w:marRight w:val="0"/>
          <w:marTop w:val="0"/>
          <w:marBottom w:val="0"/>
          <w:divBdr>
            <w:top w:val="none" w:sz="0" w:space="0" w:color="auto"/>
            <w:left w:val="none" w:sz="0" w:space="0" w:color="auto"/>
            <w:bottom w:val="none" w:sz="0" w:space="0" w:color="auto"/>
            <w:right w:val="none" w:sz="0" w:space="0" w:color="auto"/>
          </w:divBdr>
        </w:div>
        <w:div w:id="165637953">
          <w:marLeft w:val="480"/>
          <w:marRight w:val="0"/>
          <w:marTop w:val="0"/>
          <w:marBottom w:val="0"/>
          <w:divBdr>
            <w:top w:val="none" w:sz="0" w:space="0" w:color="auto"/>
            <w:left w:val="none" w:sz="0" w:space="0" w:color="auto"/>
            <w:bottom w:val="none" w:sz="0" w:space="0" w:color="auto"/>
            <w:right w:val="none" w:sz="0" w:space="0" w:color="auto"/>
          </w:divBdr>
        </w:div>
        <w:div w:id="262342890">
          <w:marLeft w:val="480"/>
          <w:marRight w:val="0"/>
          <w:marTop w:val="0"/>
          <w:marBottom w:val="0"/>
          <w:divBdr>
            <w:top w:val="none" w:sz="0" w:space="0" w:color="auto"/>
            <w:left w:val="none" w:sz="0" w:space="0" w:color="auto"/>
            <w:bottom w:val="none" w:sz="0" w:space="0" w:color="auto"/>
            <w:right w:val="none" w:sz="0" w:space="0" w:color="auto"/>
          </w:divBdr>
        </w:div>
        <w:div w:id="278801308">
          <w:marLeft w:val="480"/>
          <w:marRight w:val="0"/>
          <w:marTop w:val="0"/>
          <w:marBottom w:val="0"/>
          <w:divBdr>
            <w:top w:val="none" w:sz="0" w:space="0" w:color="auto"/>
            <w:left w:val="none" w:sz="0" w:space="0" w:color="auto"/>
            <w:bottom w:val="none" w:sz="0" w:space="0" w:color="auto"/>
            <w:right w:val="none" w:sz="0" w:space="0" w:color="auto"/>
          </w:divBdr>
        </w:div>
        <w:div w:id="296616981">
          <w:marLeft w:val="480"/>
          <w:marRight w:val="0"/>
          <w:marTop w:val="0"/>
          <w:marBottom w:val="0"/>
          <w:divBdr>
            <w:top w:val="none" w:sz="0" w:space="0" w:color="auto"/>
            <w:left w:val="none" w:sz="0" w:space="0" w:color="auto"/>
            <w:bottom w:val="none" w:sz="0" w:space="0" w:color="auto"/>
            <w:right w:val="none" w:sz="0" w:space="0" w:color="auto"/>
          </w:divBdr>
        </w:div>
        <w:div w:id="332538546">
          <w:marLeft w:val="480"/>
          <w:marRight w:val="0"/>
          <w:marTop w:val="0"/>
          <w:marBottom w:val="0"/>
          <w:divBdr>
            <w:top w:val="none" w:sz="0" w:space="0" w:color="auto"/>
            <w:left w:val="none" w:sz="0" w:space="0" w:color="auto"/>
            <w:bottom w:val="none" w:sz="0" w:space="0" w:color="auto"/>
            <w:right w:val="none" w:sz="0" w:space="0" w:color="auto"/>
          </w:divBdr>
        </w:div>
        <w:div w:id="385688184">
          <w:marLeft w:val="480"/>
          <w:marRight w:val="0"/>
          <w:marTop w:val="0"/>
          <w:marBottom w:val="0"/>
          <w:divBdr>
            <w:top w:val="none" w:sz="0" w:space="0" w:color="auto"/>
            <w:left w:val="none" w:sz="0" w:space="0" w:color="auto"/>
            <w:bottom w:val="none" w:sz="0" w:space="0" w:color="auto"/>
            <w:right w:val="none" w:sz="0" w:space="0" w:color="auto"/>
          </w:divBdr>
        </w:div>
        <w:div w:id="404766513">
          <w:marLeft w:val="480"/>
          <w:marRight w:val="0"/>
          <w:marTop w:val="0"/>
          <w:marBottom w:val="0"/>
          <w:divBdr>
            <w:top w:val="none" w:sz="0" w:space="0" w:color="auto"/>
            <w:left w:val="none" w:sz="0" w:space="0" w:color="auto"/>
            <w:bottom w:val="none" w:sz="0" w:space="0" w:color="auto"/>
            <w:right w:val="none" w:sz="0" w:space="0" w:color="auto"/>
          </w:divBdr>
        </w:div>
        <w:div w:id="442311892">
          <w:marLeft w:val="480"/>
          <w:marRight w:val="0"/>
          <w:marTop w:val="0"/>
          <w:marBottom w:val="0"/>
          <w:divBdr>
            <w:top w:val="none" w:sz="0" w:space="0" w:color="auto"/>
            <w:left w:val="none" w:sz="0" w:space="0" w:color="auto"/>
            <w:bottom w:val="none" w:sz="0" w:space="0" w:color="auto"/>
            <w:right w:val="none" w:sz="0" w:space="0" w:color="auto"/>
          </w:divBdr>
        </w:div>
        <w:div w:id="468011269">
          <w:marLeft w:val="480"/>
          <w:marRight w:val="0"/>
          <w:marTop w:val="0"/>
          <w:marBottom w:val="0"/>
          <w:divBdr>
            <w:top w:val="none" w:sz="0" w:space="0" w:color="auto"/>
            <w:left w:val="none" w:sz="0" w:space="0" w:color="auto"/>
            <w:bottom w:val="none" w:sz="0" w:space="0" w:color="auto"/>
            <w:right w:val="none" w:sz="0" w:space="0" w:color="auto"/>
          </w:divBdr>
        </w:div>
        <w:div w:id="498278141">
          <w:marLeft w:val="480"/>
          <w:marRight w:val="0"/>
          <w:marTop w:val="0"/>
          <w:marBottom w:val="0"/>
          <w:divBdr>
            <w:top w:val="none" w:sz="0" w:space="0" w:color="auto"/>
            <w:left w:val="none" w:sz="0" w:space="0" w:color="auto"/>
            <w:bottom w:val="none" w:sz="0" w:space="0" w:color="auto"/>
            <w:right w:val="none" w:sz="0" w:space="0" w:color="auto"/>
          </w:divBdr>
        </w:div>
        <w:div w:id="532881819">
          <w:marLeft w:val="480"/>
          <w:marRight w:val="0"/>
          <w:marTop w:val="0"/>
          <w:marBottom w:val="0"/>
          <w:divBdr>
            <w:top w:val="none" w:sz="0" w:space="0" w:color="auto"/>
            <w:left w:val="none" w:sz="0" w:space="0" w:color="auto"/>
            <w:bottom w:val="none" w:sz="0" w:space="0" w:color="auto"/>
            <w:right w:val="none" w:sz="0" w:space="0" w:color="auto"/>
          </w:divBdr>
        </w:div>
        <w:div w:id="533082528">
          <w:marLeft w:val="480"/>
          <w:marRight w:val="0"/>
          <w:marTop w:val="0"/>
          <w:marBottom w:val="0"/>
          <w:divBdr>
            <w:top w:val="none" w:sz="0" w:space="0" w:color="auto"/>
            <w:left w:val="none" w:sz="0" w:space="0" w:color="auto"/>
            <w:bottom w:val="none" w:sz="0" w:space="0" w:color="auto"/>
            <w:right w:val="none" w:sz="0" w:space="0" w:color="auto"/>
          </w:divBdr>
        </w:div>
        <w:div w:id="592936610">
          <w:marLeft w:val="480"/>
          <w:marRight w:val="0"/>
          <w:marTop w:val="0"/>
          <w:marBottom w:val="0"/>
          <w:divBdr>
            <w:top w:val="none" w:sz="0" w:space="0" w:color="auto"/>
            <w:left w:val="none" w:sz="0" w:space="0" w:color="auto"/>
            <w:bottom w:val="none" w:sz="0" w:space="0" w:color="auto"/>
            <w:right w:val="none" w:sz="0" w:space="0" w:color="auto"/>
          </w:divBdr>
        </w:div>
        <w:div w:id="595946758">
          <w:marLeft w:val="480"/>
          <w:marRight w:val="0"/>
          <w:marTop w:val="0"/>
          <w:marBottom w:val="0"/>
          <w:divBdr>
            <w:top w:val="none" w:sz="0" w:space="0" w:color="auto"/>
            <w:left w:val="none" w:sz="0" w:space="0" w:color="auto"/>
            <w:bottom w:val="none" w:sz="0" w:space="0" w:color="auto"/>
            <w:right w:val="none" w:sz="0" w:space="0" w:color="auto"/>
          </w:divBdr>
        </w:div>
        <w:div w:id="599527343">
          <w:marLeft w:val="480"/>
          <w:marRight w:val="0"/>
          <w:marTop w:val="0"/>
          <w:marBottom w:val="0"/>
          <w:divBdr>
            <w:top w:val="none" w:sz="0" w:space="0" w:color="auto"/>
            <w:left w:val="none" w:sz="0" w:space="0" w:color="auto"/>
            <w:bottom w:val="none" w:sz="0" w:space="0" w:color="auto"/>
            <w:right w:val="none" w:sz="0" w:space="0" w:color="auto"/>
          </w:divBdr>
        </w:div>
        <w:div w:id="662779850">
          <w:marLeft w:val="480"/>
          <w:marRight w:val="0"/>
          <w:marTop w:val="0"/>
          <w:marBottom w:val="0"/>
          <w:divBdr>
            <w:top w:val="none" w:sz="0" w:space="0" w:color="auto"/>
            <w:left w:val="none" w:sz="0" w:space="0" w:color="auto"/>
            <w:bottom w:val="none" w:sz="0" w:space="0" w:color="auto"/>
            <w:right w:val="none" w:sz="0" w:space="0" w:color="auto"/>
          </w:divBdr>
        </w:div>
        <w:div w:id="749348192">
          <w:marLeft w:val="480"/>
          <w:marRight w:val="0"/>
          <w:marTop w:val="0"/>
          <w:marBottom w:val="0"/>
          <w:divBdr>
            <w:top w:val="none" w:sz="0" w:space="0" w:color="auto"/>
            <w:left w:val="none" w:sz="0" w:space="0" w:color="auto"/>
            <w:bottom w:val="none" w:sz="0" w:space="0" w:color="auto"/>
            <w:right w:val="none" w:sz="0" w:space="0" w:color="auto"/>
          </w:divBdr>
        </w:div>
        <w:div w:id="750586146">
          <w:marLeft w:val="480"/>
          <w:marRight w:val="0"/>
          <w:marTop w:val="0"/>
          <w:marBottom w:val="0"/>
          <w:divBdr>
            <w:top w:val="none" w:sz="0" w:space="0" w:color="auto"/>
            <w:left w:val="none" w:sz="0" w:space="0" w:color="auto"/>
            <w:bottom w:val="none" w:sz="0" w:space="0" w:color="auto"/>
            <w:right w:val="none" w:sz="0" w:space="0" w:color="auto"/>
          </w:divBdr>
        </w:div>
        <w:div w:id="788552023">
          <w:marLeft w:val="480"/>
          <w:marRight w:val="0"/>
          <w:marTop w:val="0"/>
          <w:marBottom w:val="0"/>
          <w:divBdr>
            <w:top w:val="none" w:sz="0" w:space="0" w:color="auto"/>
            <w:left w:val="none" w:sz="0" w:space="0" w:color="auto"/>
            <w:bottom w:val="none" w:sz="0" w:space="0" w:color="auto"/>
            <w:right w:val="none" w:sz="0" w:space="0" w:color="auto"/>
          </w:divBdr>
        </w:div>
        <w:div w:id="793140152">
          <w:marLeft w:val="480"/>
          <w:marRight w:val="0"/>
          <w:marTop w:val="0"/>
          <w:marBottom w:val="0"/>
          <w:divBdr>
            <w:top w:val="none" w:sz="0" w:space="0" w:color="auto"/>
            <w:left w:val="none" w:sz="0" w:space="0" w:color="auto"/>
            <w:bottom w:val="none" w:sz="0" w:space="0" w:color="auto"/>
            <w:right w:val="none" w:sz="0" w:space="0" w:color="auto"/>
          </w:divBdr>
        </w:div>
        <w:div w:id="802888211">
          <w:marLeft w:val="480"/>
          <w:marRight w:val="0"/>
          <w:marTop w:val="0"/>
          <w:marBottom w:val="0"/>
          <w:divBdr>
            <w:top w:val="none" w:sz="0" w:space="0" w:color="auto"/>
            <w:left w:val="none" w:sz="0" w:space="0" w:color="auto"/>
            <w:bottom w:val="none" w:sz="0" w:space="0" w:color="auto"/>
            <w:right w:val="none" w:sz="0" w:space="0" w:color="auto"/>
          </w:divBdr>
        </w:div>
        <w:div w:id="811753485">
          <w:marLeft w:val="480"/>
          <w:marRight w:val="0"/>
          <w:marTop w:val="0"/>
          <w:marBottom w:val="0"/>
          <w:divBdr>
            <w:top w:val="none" w:sz="0" w:space="0" w:color="auto"/>
            <w:left w:val="none" w:sz="0" w:space="0" w:color="auto"/>
            <w:bottom w:val="none" w:sz="0" w:space="0" w:color="auto"/>
            <w:right w:val="none" w:sz="0" w:space="0" w:color="auto"/>
          </w:divBdr>
        </w:div>
        <w:div w:id="824904343">
          <w:marLeft w:val="480"/>
          <w:marRight w:val="0"/>
          <w:marTop w:val="0"/>
          <w:marBottom w:val="0"/>
          <w:divBdr>
            <w:top w:val="none" w:sz="0" w:space="0" w:color="auto"/>
            <w:left w:val="none" w:sz="0" w:space="0" w:color="auto"/>
            <w:bottom w:val="none" w:sz="0" w:space="0" w:color="auto"/>
            <w:right w:val="none" w:sz="0" w:space="0" w:color="auto"/>
          </w:divBdr>
        </w:div>
        <w:div w:id="919829918">
          <w:marLeft w:val="480"/>
          <w:marRight w:val="0"/>
          <w:marTop w:val="0"/>
          <w:marBottom w:val="0"/>
          <w:divBdr>
            <w:top w:val="none" w:sz="0" w:space="0" w:color="auto"/>
            <w:left w:val="none" w:sz="0" w:space="0" w:color="auto"/>
            <w:bottom w:val="none" w:sz="0" w:space="0" w:color="auto"/>
            <w:right w:val="none" w:sz="0" w:space="0" w:color="auto"/>
          </w:divBdr>
        </w:div>
        <w:div w:id="946349470">
          <w:marLeft w:val="480"/>
          <w:marRight w:val="0"/>
          <w:marTop w:val="0"/>
          <w:marBottom w:val="0"/>
          <w:divBdr>
            <w:top w:val="none" w:sz="0" w:space="0" w:color="auto"/>
            <w:left w:val="none" w:sz="0" w:space="0" w:color="auto"/>
            <w:bottom w:val="none" w:sz="0" w:space="0" w:color="auto"/>
            <w:right w:val="none" w:sz="0" w:space="0" w:color="auto"/>
          </w:divBdr>
        </w:div>
        <w:div w:id="985475974">
          <w:marLeft w:val="480"/>
          <w:marRight w:val="0"/>
          <w:marTop w:val="0"/>
          <w:marBottom w:val="0"/>
          <w:divBdr>
            <w:top w:val="none" w:sz="0" w:space="0" w:color="auto"/>
            <w:left w:val="none" w:sz="0" w:space="0" w:color="auto"/>
            <w:bottom w:val="none" w:sz="0" w:space="0" w:color="auto"/>
            <w:right w:val="none" w:sz="0" w:space="0" w:color="auto"/>
          </w:divBdr>
        </w:div>
        <w:div w:id="997921454">
          <w:marLeft w:val="480"/>
          <w:marRight w:val="0"/>
          <w:marTop w:val="0"/>
          <w:marBottom w:val="0"/>
          <w:divBdr>
            <w:top w:val="none" w:sz="0" w:space="0" w:color="auto"/>
            <w:left w:val="none" w:sz="0" w:space="0" w:color="auto"/>
            <w:bottom w:val="none" w:sz="0" w:space="0" w:color="auto"/>
            <w:right w:val="none" w:sz="0" w:space="0" w:color="auto"/>
          </w:divBdr>
        </w:div>
        <w:div w:id="1001078955">
          <w:marLeft w:val="480"/>
          <w:marRight w:val="0"/>
          <w:marTop w:val="0"/>
          <w:marBottom w:val="0"/>
          <w:divBdr>
            <w:top w:val="none" w:sz="0" w:space="0" w:color="auto"/>
            <w:left w:val="none" w:sz="0" w:space="0" w:color="auto"/>
            <w:bottom w:val="none" w:sz="0" w:space="0" w:color="auto"/>
            <w:right w:val="none" w:sz="0" w:space="0" w:color="auto"/>
          </w:divBdr>
        </w:div>
        <w:div w:id="1001200255">
          <w:marLeft w:val="480"/>
          <w:marRight w:val="0"/>
          <w:marTop w:val="0"/>
          <w:marBottom w:val="0"/>
          <w:divBdr>
            <w:top w:val="none" w:sz="0" w:space="0" w:color="auto"/>
            <w:left w:val="none" w:sz="0" w:space="0" w:color="auto"/>
            <w:bottom w:val="none" w:sz="0" w:space="0" w:color="auto"/>
            <w:right w:val="none" w:sz="0" w:space="0" w:color="auto"/>
          </w:divBdr>
        </w:div>
        <w:div w:id="1010722303">
          <w:marLeft w:val="480"/>
          <w:marRight w:val="0"/>
          <w:marTop w:val="0"/>
          <w:marBottom w:val="0"/>
          <w:divBdr>
            <w:top w:val="none" w:sz="0" w:space="0" w:color="auto"/>
            <w:left w:val="none" w:sz="0" w:space="0" w:color="auto"/>
            <w:bottom w:val="none" w:sz="0" w:space="0" w:color="auto"/>
            <w:right w:val="none" w:sz="0" w:space="0" w:color="auto"/>
          </w:divBdr>
        </w:div>
      </w:divsChild>
    </w:div>
    <w:div w:id="149904033">
      <w:bodyDiv w:val="1"/>
      <w:marLeft w:val="0"/>
      <w:marRight w:val="0"/>
      <w:marTop w:val="0"/>
      <w:marBottom w:val="0"/>
      <w:divBdr>
        <w:top w:val="none" w:sz="0" w:space="0" w:color="auto"/>
        <w:left w:val="none" w:sz="0" w:space="0" w:color="auto"/>
        <w:bottom w:val="none" w:sz="0" w:space="0" w:color="auto"/>
        <w:right w:val="none" w:sz="0" w:space="0" w:color="auto"/>
      </w:divBdr>
    </w:div>
    <w:div w:id="149904403">
      <w:bodyDiv w:val="1"/>
      <w:marLeft w:val="0"/>
      <w:marRight w:val="0"/>
      <w:marTop w:val="0"/>
      <w:marBottom w:val="0"/>
      <w:divBdr>
        <w:top w:val="none" w:sz="0" w:space="0" w:color="auto"/>
        <w:left w:val="none" w:sz="0" w:space="0" w:color="auto"/>
        <w:bottom w:val="none" w:sz="0" w:space="0" w:color="auto"/>
        <w:right w:val="none" w:sz="0" w:space="0" w:color="auto"/>
      </w:divBdr>
    </w:div>
    <w:div w:id="149950166">
      <w:bodyDiv w:val="1"/>
      <w:marLeft w:val="0"/>
      <w:marRight w:val="0"/>
      <w:marTop w:val="0"/>
      <w:marBottom w:val="0"/>
      <w:divBdr>
        <w:top w:val="none" w:sz="0" w:space="0" w:color="auto"/>
        <w:left w:val="none" w:sz="0" w:space="0" w:color="auto"/>
        <w:bottom w:val="none" w:sz="0" w:space="0" w:color="auto"/>
        <w:right w:val="none" w:sz="0" w:space="0" w:color="auto"/>
      </w:divBdr>
      <w:divsChild>
        <w:div w:id="23672882">
          <w:marLeft w:val="480"/>
          <w:marRight w:val="0"/>
          <w:marTop w:val="0"/>
          <w:marBottom w:val="0"/>
          <w:divBdr>
            <w:top w:val="none" w:sz="0" w:space="0" w:color="auto"/>
            <w:left w:val="none" w:sz="0" w:space="0" w:color="auto"/>
            <w:bottom w:val="none" w:sz="0" w:space="0" w:color="auto"/>
            <w:right w:val="none" w:sz="0" w:space="0" w:color="auto"/>
          </w:divBdr>
        </w:div>
        <w:div w:id="24329728">
          <w:marLeft w:val="480"/>
          <w:marRight w:val="0"/>
          <w:marTop w:val="0"/>
          <w:marBottom w:val="0"/>
          <w:divBdr>
            <w:top w:val="none" w:sz="0" w:space="0" w:color="auto"/>
            <w:left w:val="none" w:sz="0" w:space="0" w:color="auto"/>
            <w:bottom w:val="none" w:sz="0" w:space="0" w:color="auto"/>
            <w:right w:val="none" w:sz="0" w:space="0" w:color="auto"/>
          </w:divBdr>
        </w:div>
        <w:div w:id="41751290">
          <w:marLeft w:val="480"/>
          <w:marRight w:val="0"/>
          <w:marTop w:val="0"/>
          <w:marBottom w:val="0"/>
          <w:divBdr>
            <w:top w:val="none" w:sz="0" w:space="0" w:color="auto"/>
            <w:left w:val="none" w:sz="0" w:space="0" w:color="auto"/>
            <w:bottom w:val="none" w:sz="0" w:space="0" w:color="auto"/>
            <w:right w:val="none" w:sz="0" w:space="0" w:color="auto"/>
          </w:divBdr>
        </w:div>
        <w:div w:id="201016186">
          <w:marLeft w:val="480"/>
          <w:marRight w:val="0"/>
          <w:marTop w:val="0"/>
          <w:marBottom w:val="0"/>
          <w:divBdr>
            <w:top w:val="none" w:sz="0" w:space="0" w:color="auto"/>
            <w:left w:val="none" w:sz="0" w:space="0" w:color="auto"/>
            <w:bottom w:val="none" w:sz="0" w:space="0" w:color="auto"/>
            <w:right w:val="none" w:sz="0" w:space="0" w:color="auto"/>
          </w:divBdr>
        </w:div>
        <w:div w:id="213392055">
          <w:marLeft w:val="480"/>
          <w:marRight w:val="0"/>
          <w:marTop w:val="0"/>
          <w:marBottom w:val="0"/>
          <w:divBdr>
            <w:top w:val="none" w:sz="0" w:space="0" w:color="auto"/>
            <w:left w:val="none" w:sz="0" w:space="0" w:color="auto"/>
            <w:bottom w:val="none" w:sz="0" w:space="0" w:color="auto"/>
            <w:right w:val="none" w:sz="0" w:space="0" w:color="auto"/>
          </w:divBdr>
        </w:div>
        <w:div w:id="241764986">
          <w:marLeft w:val="480"/>
          <w:marRight w:val="0"/>
          <w:marTop w:val="0"/>
          <w:marBottom w:val="0"/>
          <w:divBdr>
            <w:top w:val="none" w:sz="0" w:space="0" w:color="auto"/>
            <w:left w:val="none" w:sz="0" w:space="0" w:color="auto"/>
            <w:bottom w:val="none" w:sz="0" w:space="0" w:color="auto"/>
            <w:right w:val="none" w:sz="0" w:space="0" w:color="auto"/>
          </w:divBdr>
        </w:div>
        <w:div w:id="254940939">
          <w:marLeft w:val="480"/>
          <w:marRight w:val="0"/>
          <w:marTop w:val="0"/>
          <w:marBottom w:val="0"/>
          <w:divBdr>
            <w:top w:val="none" w:sz="0" w:space="0" w:color="auto"/>
            <w:left w:val="none" w:sz="0" w:space="0" w:color="auto"/>
            <w:bottom w:val="none" w:sz="0" w:space="0" w:color="auto"/>
            <w:right w:val="none" w:sz="0" w:space="0" w:color="auto"/>
          </w:divBdr>
        </w:div>
        <w:div w:id="272634681">
          <w:marLeft w:val="480"/>
          <w:marRight w:val="0"/>
          <w:marTop w:val="0"/>
          <w:marBottom w:val="0"/>
          <w:divBdr>
            <w:top w:val="none" w:sz="0" w:space="0" w:color="auto"/>
            <w:left w:val="none" w:sz="0" w:space="0" w:color="auto"/>
            <w:bottom w:val="none" w:sz="0" w:space="0" w:color="auto"/>
            <w:right w:val="none" w:sz="0" w:space="0" w:color="auto"/>
          </w:divBdr>
        </w:div>
        <w:div w:id="286467780">
          <w:marLeft w:val="480"/>
          <w:marRight w:val="0"/>
          <w:marTop w:val="0"/>
          <w:marBottom w:val="0"/>
          <w:divBdr>
            <w:top w:val="none" w:sz="0" w:space="0" w:color="auto"/>
            <w:left w:val="none" w:sz="0" w:space="0" w:color="auto"/>
            <w:bottom w:val="none" w:sz="0" w:space="0" w:color="auto"/>
            <w:right w:val="none" w:sz="0" w:space="0" w:color="auto"/>
          </w:divBdr>
        </w:div>
        <w:div w:id="388695508">
          <w:marLeft w:val="480"/>
          <w:marRight w:val="0"/>
          <w:marTop w:val="0"/>
          <w:marBottom w:val="0"/>
          <w:divBdr>
            <w:top w:val="none" w:sz="0" w:space="0" w:color="auto"/>
            <w:left w:val="none" w:sz="0" w:space="0" w:color="auto"/>
            <w:bottom w:val="none" w:sz="0" w:space="0" w:color="auto"/>
            <w:right w:val="none" w:sz="0" w:space="0" w:color="auto"/>
          </w:divBdr>
        </w:div>
        <w:div w:id="392391159">
          <w:marLeft w:val="480"/>
          <w:marRight w:val="0"/>
          <w:marTop w:val="0"/>
          <w:marBottom w:val="0"/>
          <w:divBdr>
            <w:top w:val="none" w:sz="0" w:space="0" w:color="auto"/>
            <w:left w:val="none" w:sz="0" w:space="0" w:color="auto"/>
            <w:bottom w:val="none" w:sz="0" w:space="0" w:color="auto"/>
            <w:right w:val="none" w:sz="0" w:space="0" w:color="auto"/>
          </w:divBdr>
        </w:div>
        <w:div w:id="441657662">
          <w:marLeft w:val="480"/>
          <w:marRight w:val="0"/>
          <w:marTop w:val="0"/>
          <w:marBottom w:val="0"/>
          <w:divBdr>
            <w:top w:val="none" w:sz="0" w:space="0" w:color="auto"/>
            <w:left w:val="none" w:sz="0" w:space="0" w:color="auto"/>
            <w:bottom w:val="none" w:sz="0" w:space="0" w:color="auto"/>
            <w:right w:val="none" w:sz="0" w:space="0" w:color="auto"/>
          </w:divBdr>
        </w:div>
        <w:div w:id="443622669">
          <w:marLeft w:val="480"/>
          <w:marRight w:val="0"/>
          <w:marTop w:val="0"/>
          <w:marBottom w:val="0"/>
          <w:divBdr>
            <w:top w:val="none" w:sz="0" w:space="0" w:color="auto"/>
            <w:left w:val="none" w:sz="0" w:space="0" w:color="auto"/>
            <w:bottom w:val="none" w:sz="0" w:space="0" w:color="auto"/>
            <w:right w:val="none" w:sz="0" w:space="0" w:color="auto"/>
          </w:divBdr>
        </w:div>
        <w:div w:id="476461035">
          <w:marLeft w:val="480"/>
          <w:marRight w:val="0"/>
          <w:marTop w:val="0"/>
          <w:marBottom w:val="0"/>
          <w:divBdr>
            <w:top w:val="none" w:sz="0" w:space="0" w:color="auto"/>
            <w:left w:val="none" w:sz="0" w:space="0" w:color="auto"/>
            <w:bottom w:val="none" w:sz="0" w:space="0" w:color="auto"/>
            <w:right w:val="none" w:sz="0" w:space="0" w:color="auto"/>
          </w:divBdr>
        </w:div>
        <w:div w:id="501548859">
          <w:marLeft w:val="480"/>
          <w:marRight w:val="0"/>
          <w:marTop w:val="0"/>
          <w:marBottom w:val="0"/>
          <w:divBdr>
            <w:top w:val="none" w:sz="0" w:space="0" w:color="auto"/>
            <w:left w:val="none" w:sz="0" w:space="0" w:color="auto"/>
            <w:bottom w:val="none" w:sz="0" w:space="0" w:color="auto"/>
            <w:right w:val="none" w:sz="0" w:space="0" w:color="auto"/>
          </w:divBdr>
        </w:div>
        <w:div w:id="512840558">
          <w:marLeft w:val="480"/>
          <w:marRight w:val="0"/>
          <w:marTop w:val="0"/>
          <w:marBottom w:val="0"/>
          <w:divBdr>
            <w:top w:val="none" w:sz="0" w:space="0" w:color="auto"/>
            <w:left w:val="none" w:sz="0" w:space="0" w:color="auto"/>
            <w:bottom w:val="none" w:sz="0" w:space="0" w:color="auto"/>
            <w:right w:val="none" w:sz="0" w:space="0" w:color="auto"/>
          </w:divBdr>
        </w:div>
        <w:div w:id="528028974">
          <w:marLeft w:val="480"/>
          <w:marRight w:val="0"/>
          <w:marTop w:val="0"/>
          <w:marBottom w:val="0"/>
          <w:divBdr>
            <w:top w:val="none" w:sz="0" w:space="0" w:color="auto"/>
            <w:left w:val="none" w:sz="0" w:space="0" w:color="auto"/>
            <w:bottom w:val="none" w:sz="0" w:space="0" w:color="auto"/>
            <w:right w:val="none" w:sz="0" w:space="0" w:color="auto"/>
          </w:divBdr>
        </w:div>
        <w:div w:id="536238341">
          <w:marLeft w:val="480"/>
          <w:marRight w:val="0"/>
          <w:marTop w:val="0"/>
          <w:marBottom w:val="0"/>
          <w:divBdr>
            <w:top w:val="none" w:sz="0" w:space="0" w:color="auto"/>
            <w:left w:val="none" w:sz="0" w:space="0" w:color="auto"/>
            <w:bottom w:val="none" w:sz="0" w:space="0" w:color="auto"/>
            <w:right w:val="none" w:sz="0" w:space="0" w:color="auto"/>
          </w:divBdr>
        </w:div>
        <w:div w:id="536897730">
          <w:marLeft w:val="480"/>
          <w:marRight w:val="0"/>
          <w:marTop w:val="0"/>
          <w:marBottom w:val="0"/>
          <w:divBdr>
            <w:top w:val="none" w:sz="0" w:space="0" w:color="auto"/>
            <w:left w:val="none" w:sz="0" w:space="0" w:color="auto"/>
            <w:bottom w:val="none" w:sz="0" w:space="0" w:color="auto"/>
            <w:right w:val="none" w:sz="0" w:space="0" w:color="auto"/>
          </w:divBdr>
        </w:div>
        <w:div w:id="626737836">
          <w:marLeft w:val="480"/>
          <w:marRight w:val="0"/>
          <w:marTop w:val="0"/>
          <w:marBottom w:val="0"/>
          <w:divBdr>
            <w:top w:val="none" w:sz="0" w:space="0" w:color="auto"/>
            <w:left w:val="none" w:sz="0" w:space="0" w:color="auto"/>
            <w:bottom w:val="none" w:sz="0" w:space="0" w:color="auto"/>
            <w:right w:val="none" w:sz="0" w:space="0" w:color="auto"/>
          </w:divBdr>
        </w:div>
        <w:div w:id="633294214">
          <w:marLeft w:val="480"/>
          <w:marRight w:val="0"/>
          <w:marTop w:val="0"/>
          <w:marBottom w:val="0"/>
          <w:divBdr>
            <w:top w:val="none" w:sz="0" w:space="0" w:color="auto"/>
            <w:left w:val="none" w:sz="0" w:space="0" w:color="auto"/>
            <w:bottom w:val="none" w:sz="0" w:space="0" w:color="auto"/>
            <w:right w:val="none" w:sz="0" w:space="0" w:color="auto"/>
          </w:divBdr>
        </w:div>
        <w:div w:id="636879925">
          <w:marLeft w:val="480"/>
          <w:marRight w:val="0"/>
          <w:marTop w:val="0"/>
          <w:marBottom w:val="0"/>
          <w:divBdr>
            <w:top w:val="none" w:sz="0" w:space="0" w:color="auto"/>
            <w:left w:val="none" w:sz="0" w:space="0" w:color="auto"/>
            <w:bottom w:val="none" w:sz="0" w:space="0" w:color="auto"/>
            <w:right w:val="none" w:sz="0" w:space="0" w:color="auto"/>
          </w:divBdr>
        </w:div>
        <w:div w:id="663319596">
          <w:marLeft w:val="480"/>
          <w:marRight w:val="0"/>
          <w:marTop w:val="0"/>
          <w:marBottom w:val="0"/>
          <w:divBdr>
            <w:top w:val="none" w:sz="0" w:space="0" w:color="auto"/>
            <w:left w:val="none" w:sz="0" w:space="0" w:color="auto"/>
            <w:bottom w:val="none" w:sz="0" w:space="0" w:color="auto"/>
            <w:right w:val="none" w:sz="0" w:space="0" w:color="auto"/>
          </w:divBdr>
        </w:div>
        <w:div w:id="789595801">
          <w:marLeft w:val="480"/>
          <w:marRight w:val="0"/>
          <w:marTop w:val="0"/>
          <w:marBottom w:val="0"/>
          <w:divBdr>
            <w:top w:val="none" w:sz="0" w:space="0" w:color="auto"/>
            <w:left w:val="none" w:sz="0" w:space="0" w:color="auto"/>
            <w:bottom w:val="none" w:sz="0" w:space="0" w:color="auto"/>
            <w:right w:val="none" w:sz="0" w:space="0" w:color="auto"/>
          </w:divBdr>
        </w:div>
        <w:div w:id="793982403">
          <w:marLeft w:val="480"/>
          <w:marRight w:val="0"/>
          <w:marTop w:val="0"/>
          <w:marBottom w:val="0"/>
          <w:divBdr>
            <w:top w:val="none" w:sz="0" w:space="0" w:color="auto"/>
            <w:left w:val="none" w:sz="0" w:space="0" w:color="auto"/>
            <w:bottom w:val="none" w:sz="0" w:space="0" w:color="auto"/>
            <w:right w:val="none" w:sz="0" w:space="0" w:color="auto"/>
          </w:divBdr>
        </w:div>
        <w:div w:id="845167194">
          <w:marLeft w:val="480"/>
          <w:marRight w:val="0"/>
          <w:marTop w:val="0"/>
          <w:marBottom w:val="0"/>
          <w:divBdr>
            <w:top w:val="none" w:sz="0" w:space="0" w:color="auto"/>
            <w:left w:val="none" w:sz="0" w:space="0" w:color="auto"/>
            <w:bottom w:val="none" w:sz="0" w:space="0" w:color="auto"/>
            <w:right w:val="none" w:sz="0" w:space="0" w:color="auto"/>
          </w:divBdr>
        </w:div>
        <w:div w:id="856888615">
          <w:marLeft w:val="480"/>
          <w:marRight w:val="0"/>
          <w:marTop w:val="0"/>
          <w:marBottom w:val="0"/>
          <w:divBdr>
            <w:top w:val="none" w:sz="0" w:space="0" w:color="auto"/>
            <w:left w:val="none" w:sz="0" w:space="0" w:color="auto"/>
            <w:bottom w:val="none" w:sz="0" w:space="0" w:color="auto"/>
            <w:right w:val="none" w:sz="0" w:space="0" w:color="auto"/>
          </w:divBdr>
        </w:div>
        <w:div w:id="895237174">
          <w:marLeft w:val="480"/>
          <w:marRight w:val="0"/>
          <w:marTop w:val="0"/>
          <w:marBottom w:val="0"/>
          <w:divBdr>
            <w:top w:val="none" w:sz="0" w:space="0" w:color="auto"/>
            <w:left w:val="none" w:sz="0" w:space="0" w:color="auto"/>
            <w:bottom w:val="none" w:sz="0" w:space="0" w:color="auto"/>
            <w:right w:val="none" w:sz="0" w:space="0" w:color="auto"/>
          </w:divBdr>
        </w:div>
        <w:div w:id="913049469">
          <w:marLeft w:val="480"/>
          <w:marRight w:val="0"/>
          <w:marTop w:val="0"/>
          <w:marBottom w:val="0"/>
          <w:divBdr>
            <w:top w:val="none" w:sz="0" w:space="0" w:color="auto"/>
            <w:left w:val="none" w:sz="0" w:space="0" w:color="auto"/>
            <w:bottom w:val="none" w:sz="0" w:space="0" w:color="auto"/>
            <w:right w:val="none" w:sz="0" w:space="0" w:color="auto"/>
          </w:divBdr>
        </w:div>
        <w:div w:id="914240081">
          <w:marLeft w:val="480"/>
          <w:marRight w:val="0"/>
          <w:marTop w:val="0"/>
          <w:marBottom w:val="0"/>
          <w:divBdr>
            <w:top w:val="none" w:sz="0" w:space="0" w:color="auto"/>
            <w:left w:val="none" w:sz="0" w:space="0" w:color="auto"/>
            <w:bottom w:val="none" w:sz="0" w:space="0" w:color="auto"/>
            <w:right w:val="none" w:sz="0" w:space="0" w:color="auto"/>
          </w:divBdr>
        </w:div>
        <w:div w:id="962081996">
          <w:marLeft w:val="480"/>
          <w:marRight w:val="0"/>
          <w:marTop w:val="0"/>
          <w:marBottom w:val="0"/>
          <w:divBdr>
            <w:top w:val="none" w:sz="0" w:space="0" w:color="auto"/>
            <w:left w:val="none" w:sz="0" w:space="0" w:color="auto"/>
            <w:bottom w:val="none" w:sz="0" w:space="0" w:color="auto"/>
            <w:right w:val="none" w:sz="0" w:space="0" w:color="auto"/>
          </w:divBdr>
        </w:div>
        <w:div w:id="968511170">
          <w:marLeft w:val="480"/>
          <w:marRight w:val="0"/>
          <w:marTop w:val="0"/>
          <w:marBottom w:val="0"/>
          <w:divBdr>
            <w:top w:val="none" w:sz="0" w:space="0" w:color="auto"/>
            <w:left w:val="none" w:sz="0" w:space="0" w:color="auto"/>
            <w:bottom w:val="none" w:sz="0" w:space="0" w:color="auto"/>
            <w:right w:val="none" w:sz="0" w:space="0" w:color="auto"/>
          </w:divBdr>
        </w:div>
        <w:div w:id="1001811365">
          <w:marLeft w:val="480"/>
          <w:marRight w:val="0"/>
          <w:marTop w:val="0"/>
          <w:marBottom w:val="0"/>
          <w:divBdr>
            <w:top w:val="none" w:sz="0" w:space="0" w:color="auto"/>
            <w:left w:val="none" w:sz="0" w:space="0" w:color="auto"/>
            <w:bottom w:val="none" w:sz="0" w:space="0" w:color="auto"/>
            <w:right w:val="none" w:sz="0" w:space="0" w:color="auto"/>
          </w:divBdr>
        </w:div>
        <w:div w:id="1014528401">
          <w:marLeft w:val="480"/>
          <w:marRight w:val="0"/>
          <w:marTop w:val="0"/>
          <w:marBottom w:val="0"/>
          <w:divBdr>
            <w:top w:val="none" w:sz="0" w:space="0" w:color="auto"/>
            <w:left w:val="none" w:sz="0" w:space="0" w:color="auto"/>
            <w:bottom w:val="none" w:sz="0" w:space="0" w:color="auto"/>
            <w:right w:val="none" w:sz="0" w:space="0" w:color="auto"/>
          </w:divBdr>
        </w:div>
      </w:divsChild>
    </w:div>
    <w:div w:id="150290255">
      <w:bodyDiv w:val="1"/>
      <w:marLeft w:val="0"/>
      <w:marRight w:val="0"/>
      <w:marTop w:val="0"/>
      <w:marBottom w:val="0"/>
      <w:divBdr>
        <w:top w:val="none" w:sz="0" w:space="0" w:color="auto"/>
        <w:left w:val="none" w:sz="0" w:space="0" w:color="auto"/>
        <w:bottom w:val="none" w:sz="0" w:space="0" w:color="auto"/>
        <w:right w:val="none" w:sz="0" w:space="0" w:color="auto"/>
      </w:divBdr>
    </w:div>
    <w:div w:id="150413553">
      <w:bodyDiv w:val="1"/>
      <w:marLeft w:val="0"/>
      <w:marRight w:val="0"/>
      <w:marTop w:val="0"/>
      <w:marBottom w:val="0"/>
      <w:divBdr>
        <w:top w:val="none" w:sz="0" w:space="0" w:color="auto"/>
        <w:left w:val="none" w:sz="0" w:space="0" w:color="auto"/>
        <w:bottom w:val="none" w:sz="0" w:space="0" w:color="auto"/>
        <w:right w:val="none" w:sz="0" w:space="0" w:color="auto"/>
      </w:divBdr>
    </w:div>
    <w:div w:id="150559110">
      <w:bodyDiv w:val="1"/>
      <w:marLeft w:val="0"/>
      <w:marRight w:val="0"/>
      <w:marTop w:val="0"/>
      <w:marBottom w:val="0"/>
      <w:divBdr>
        <w:top w:val="none" w:sz="0" w:space="0" w:color="auto"/>
        <w:left w:val="none" w:sz="0" w:space="0" w:color="auto"/>
        <w:bottom w:val="none" w:sz="0" w:space="0" w:color="auto"/>
        <w:right w:val="none" w:sz="0" w:space="0" w:color="auto"/>
      </w:divBdr>
      <w:divsChild>
        <w:div w:id="3017122">
          <w:marLeft w:val="480"/>
          <w:marRight w:val="0"/>
          <w:marTop w:val="0"/>
          <w:marBottom w:val="0"/>
          <w:divBdr>
            <w:top w:val="none" w:sz="0" w:space="0" w:color="auto"/>
            <w:left w:val="none" w:sz="0" w:space="0" w:color="auto"/>
            <w:bottom w:val="none" w:sz="0" w:space="0" w:color="auto"/>
            <w:right w:val="none" w:sz="0" w:space="0" w:color="auto"/>
          </w:divBdr>
        </w:div>
        <w:div w:id="14621517">
          <w:marLeft w:val="480"/>
          <w:marRight w:val="0"/>
          <w:marTop w:val="0"/>
          <w:marBottom w:val="0"/>
          <w:divBdr>
            <w:top w:val="none" w:sz="0" w:space="0" w:color="auto"/>
            <w:left w:val="none" w:sz="0" w:space="0" w:color="auto"/>
            <w:bottom w:val="none" w:sz="0" w:space="0" w:color="auto"/>
            <w:right w:val="none" w:sz="0" w:space="0" w:color="auto"/>
          </w:divBdr>
        </w:div>
        <w:div w:id="32704578">
          <w:marLeft w:val="480"/>
          <w:marRight w:val="0"/>
          <w:marTop w:val="0"/>
          <w:marBottom w:val="0"/>
          <w:divBdr>
            <w:top w:val="none" w:sz="0" w:space="0" w:color="auto"/>
            <w:left w:val="none" w:sz="0" w:space="0" w:color="auto"/>
            <w:bottom w:val="none" w:sz="0" w:space="0" w:color="auto"/>
            <w:right w:val="none" w:sz="0" w:space="0" w:color="auto"/>
          </w:divBdr>
        </w:div>
        <w:div w:id="57287149">
          <w:marLeft w:val="480"/>
          <w:marRight w:val="0"/>
          <w:marTop w:val="0"/>
          <w:marBottom w:val="0"/>
          <w:divBdr>
            <w:top w:val="none" w:sz="0" w:space="0" w:color="auto"/>
            <w:left w:val="none" w:sz="0" w:space="0" w:color="auto"/>
            <w:bottom w:val="none" w:sz="0" w:space="0" w:color="auto"/>
            <w:right w:val="none" w:sz="0" w:space="0" w:color="auto"/>
          </w:divBdr>
        </w:div>
        <w:div w:id="72632402">
          <w:marLeft w:val="480"/>
          <w:marRight w:val="0"/>
          <w:marTop w:val="0"/>
          <w:marBottom w:val="0"/>
          <w:divBdr>
            <w:top w:val="none" w:sz="0" w:space="0" w:color="auto"/>
            <w:left w:val="none" w:sz="0" w:space="0" w:color="auto"/>
            <w:bottom w:val="none" w:sz="0" w:space="0" w:color="auto"/>
            <w:right w:val="none" w:sz="0" w:space="0" w:color="auto"/>
          </w:divBdr>
        </w:div>
        <w:div w:id="108203390">
          <w:marLeft w:val="480"/>
          <w:marRight w:val="0"/>
          <w:marTop w:val="0"/>
          <w:marBottom w:val="0"/>
          <w:divBdr>
            <w:top w:val="none" w:sz="0" w:space="0" w:color="auto"/>
            <w:left w:val="none" w:sz="0" w:space="0" w:color="auto"/>
            <w:bottom w:val="none" w:sz="0" w:space="0" w:color="auto"/>
            <w:right w:val="none" w:sz="0" w:space="0" w:color="auto"/>
          </w:divBdr>
        </w:div>
        <w:div w:id="109395881">
          <w:marLeft w:val="480"/>
          <w:marRight w:val="0"/>
          <w:marTop w:val="0"/>
          <w:marBottom w:val="0"/>
          <w:divBdr>
            <w:top w:val="none" w:sz="0" w:space="0" w:color="auto"/>
            <w:left w:val="none" w:sz="0" w:space="0" w:color="auto"/>
            <w:bottom w:val="none" w:sz="0" w:space="0" w:color="auto"/>
            <w:right w:val="none" w:sz="0" w:space="0" w:color="auto"/>
          </w:divBdr>
        </w:div>
        <w:div w:id="109521145">
          <w:marLeft w:val="480"/>
          <w:marRight w:val="0"/>
          <w:marTop w:val="0"/>
          <w:marBottom w:val="0"/>
          <w:divBdr>
            <w:top w:val="none" w:sz="0" w:space="0" w:color="auto"/>
            <w:left w:val="none" w:sz="0" w:space="0" w:color="auto"/>
            <w:bottom w:val="none" w:sz="0" w:space="0" w:color="auto"/>
            <w:right w:val="none" w:sz="0" w:space="0" w:color="auto"/>
          </w:divBdr>
        </w:div>
        <w:div w:id="118039723">
          <w:marLeft w:val="480"/>
          <w:marRight w:val="0"/>
          <w:marTop w:val="0"/>
          <w:marBottom w:val="0"/>
          <w:divBdr>
            <w:top w:val="none" w:sz="0" w:space="0" w:color="auto"/>
            <w:left w:val="none" w:sz="0" w:space="0" w:color="auto"/>
            <w:bottom w:val="none" w:sz="0" w:space="0" w:color="auto"/>
            <w:right w:val="none" w:sz="0" w:space="0" w:color="auto"/>
          </w:divBdr>
        </w:div>
        <w:div w:id="119037038">
          <w:marLeft w:val="480"/>
          <w:marRight w:val="0"/>
          <w:marTop w:val="0"/>
          <w:marBottom w:val="0"/>
          <w:divBdr>
            <w:top w:val="none" w:sz="0" w:space="0" w:color="auto"/>
            <w:left w:val="none" w:sz="0" w:space="0" w:color="auto"/>
            <w:bottom w:val="none" w:sz="0" w:space="0" w:color="auto"/>
            <w:right w:val="none" w:sz="0" w:space="0" w:color="auto"/>
          </w:divBdr>
        </w:div>
        <w:div w:id="124157453">
          <w:marLeft w:val="480"/>
          <w:marRight w:val="0"/>
          <w:marTop w:val="0"/>
          <w:marBottom w:val="0"/>
          <w:divBdr>
            <w:top w:val="none" w:sz="0" w:space="0" w:color="auto"/>
            <w:left w:val="none" w:sz="0" w:space="0" w:color="auto"/>
            <w:bottom w:val="none" w:sz="0" w:space="0" w:color="auto"/>
            <w:right w:val="none" w:sz="0" w:space="0" w:color="auto"/>
          </w:divBdr>
        </w:div>
        <w:div w:id="143358483">
          <w:marLeft w:val="480"/>
          <w:marRight w:val="0"/>
          <w:marTop w:val="0"/>
          <w:marBottom w:val="0"/>
          <w:divBdr>
            <w:top w:val="none" w:sz="0" w:space="0" w:color="auto"/>
            <w:left w:val="none" w:sz="0" w:space="0" w:color="auto"/>
            <w:bottom w:val="none" w:sz="0" w:space="0" w:color="auto"/>
            <w:right w:val="none" w:sz="0" w:space="0" w:color="auto"/>
          </w:divBdr>
        </w:div>
        <w:div w:id="186993712">
          <w:marLeft w:val="480"/>
          <w:marRight w:val="0"/>
          <w:marTop w:val="0"/>
          <w:marBottom w:val="0"/>
          <w:divBdr>
            <w:top w:val="none" w:sz="0" w:space="0" w:color="auto"/>
            <w:left w:val="none" w:sz="0" w:space="0" w:color="auto"/>
            <w:bottom w:val="none" w:sz="0" w:space="0" w:color="auto"/>
            <w:right w:val="none" w:sz="0" w:space="0" w:color="auto"/>
          </w:divBdr>
        </w:div>
        <w:div w:id="284627128">
          <w:marLeft w:val="480"/>
          <w:marRight w:val="0"/>
          <w:marTop w:val="0"/>
          <w:marBottom w:val="0"/>
          <w:divBdr>
            <w:top w:val="none" w:sz="0" w:space="0" w:color="auto"/>
            <w:left w:val="none" w:sz="0" w:space="0" w:color="auto"/>
            <w:bottom w:val="none" w:sz="0" w:space="0" w:color="auto"/>
            <w:right w:val="none" w:sz="0" w:space="0" w:color="auto"/>
          </w:divBdr>
        </w:div>
        <w:div w:id="290794620">
          <w:marLeft w:val="480"/>
          <w:marRight w:val="0"/>
          <w:marTop w:val="0"/>
          <w:marBottom w:val="0"/>
          <w:divBdr>
            <w:top w:val="none" w:sz="0" w:space="0" w:color="auto"/>
            <w:left w:val="none" w:sz="0" w:space="0" w:color="auto"/>
            <w:bottom w:val="none" w:sz="0" w:space="0" w:color="auto"/>
            <w:right w:val="none" w:sz="0" w:space="0" w:color="auto"/>
          </w:divBdr>
        </w:div>
        <w:div w:id="298609738">
          <w:marLeft w:val="480"/>
          <w:marRight w:val="0"/>
          <w:marTop w:val="0"/>
          <w:marBottom w:val="0"/>
          <w:divBdr>
            <w:top w:val="none" w:sz="0" w:space="0" w:color="auto"/>
            <w:left w:val="none" w:sz="0" w:space="0" w:color="auto"/>
            <w:bottom w:val="none" w:sz="0" w:space="0" w:color="auto"/>
            <w:right w:val="none" w:sz="0" w:space="0" w:color="auto"/>
          </w:divBdr>
        </w:div>
        <w:div w:id="345207538">
          <w:marLeft w:val="480"/>
          <w:marRight w:val="0"/>
          <w:marTop w:val="0"/>
          <w:marBottom w:val="0"/>
          <w:divBdr>
            <w:top w:val="none" w:sz="0" w:space="0" w:color="auto"/>
            <w:left w:val="none" w:sz="0" w:space="0" w:color="auto"/>
            <w:bottom w:val="none" w:sz="0" w:space="0" w:color="auto"/>
            <w:right w:val="none" w:sz="0" w:space="0" w:color="auto"/>
          </w:divBdr>
        </w:div>
        <w:div w:id="402487992">
          <w:marLeft w:val="480"/>
          <w:marRight w:val="0"/>
          <w:marTop w:val="0"/>
          <w:marBottom w:val="0"/>
          <w:divBdr>
            <w:top w:val="none" w:sz="0" w:space="0" w:color="auto"/>
            <w:left w:val="none" w:sz="0" w:space="0" w:color="auto"/>
            <w:bottom w:val="none" w:sz="0" w:space="0" w:color="auto"/>
            <w:right w:val="none" w:sz="0" w:space="0" w:color="auto"/>
          </w:divBdr>
        </w:div>
        <w:div w:id="424503269">
          <w:marLeft w:val="480"/>
          <w:marRight w:val="0"/>
          <w:marTop w:val="0"/>
          <w:marBottom w:val="0"/>
          <w:divBdr>
            <w:top w:val="none" w:sz="0" w:space="0" w:color="auto"/>
            <w:left w:val="none" w:sz="0" w:space="0" w:color="auto"/>
            <w:bottom w:val="none" w:sz="0" w:space="0" w:color="auto"/>
            <w:right w:val="none" w:sz="0" w:space="0" w:color="auto"/>
          </w:divBdr>
        </w:div>
        <w:div w:id="430199771">
          <w:marLeft w:val="480"/>
          <w:marRight w:val="0"/>
          <w:marTop w:val="0"/>
          <w:marBottom w:val="0"/>
          <w:divBdr>
            <w:top w:val="none" w:sz="0" w:space="0" w:color="auto"/>
            <w:left w:val="none" w:sz="0" w:space="0" w:color="auto"/>
            <w:bottom w:val="none" w:sz="0" w:space="0" w:color="auto"/>
            <w:right w:val="none" w:sz="0" w:space="0" w:color="auto"/>
          </w:divBdr>
        </w:div>
        <w:div w:id="442919467">
          <w:marLeft w:val="480"/>
          <w:marRight w:val="0"/>
          <w:marTop w:val="0"/>
          <w:marBottom w:val="0"/>
          <w:divBdr>
            <w:top w:val="none" w:sz="0" w:space="0" w:color="auto"/>
            <w:left w:val="none" w:sz="0" w:space="0" w:color="auto"/>
            <w:bottom w:val="none" w:sz="0" w:space="0" w:color="auto"/>
            <w:right w:val="none" w:sz="0" w:space="0" w:color="auto"/>
          </w:divBdr>
        </w:div>
        <w:div w:id="455295524">
          <w:marLeft w:val="480"/>
          <w:marRight w:val="0"/>
          <w:marTop w:val="0"/>
          <w:marBottom w:val="0"/>
          <w:divBdr>
            <w:top w:val="none" w:sz="0" w:space="0" w:color="auto"/>
            <w:left w:val="none" w:sz="0" w:space="0" w:color="auto"/>
            <w:bottom w:val="none" w:sz="0" w:space="0" w:color="auto"/>
            <w:right w:val="none" w:sz="0" w:space="0" w:color="auto"/>
          </w:divBdr>
        </w:div>
        <w:div w:id="507015347">
          <w:marLeft w:val="480"/>
          <w:marRight w:val="0"/>
          <w:marTop w:val="0"/>
          <w:marBottom w:val="0"/>
          <w:divBdr>
            <w:top w:val="none" w:sz="0" w:space="0" w:color="auto"/>
            <w:left w:val="none" w:sz="0" w:space="0" w:color="auto"/>
            <w:bottom w:val="none" w:sz="0" w:space="0" w:color="auto"/>
            <w:right w:val="none" w:sz="0" w:space="0" w:color="auto"/>
          </w:divBdr>
        </w:div>
        <w:div w:id="521670076">
          <w:marLeft w:val="480"/>
          <w:marRight w:val="0"/>
          <w:marTop w:val="0"/>
          <w:marBottom w:val="0"/>
          <w:divBdr>
            <w:top w:val="none" w:sz="0" w:space="0" w:color="auto"/>
            <w:left w:val="none" w:sz="0" w:space="0" w:color="auto"/>
            <w:bottom w:val="none" w:sz="0" w:space="0" w:color="auto"/>
            <w:right w:val="none" w:sz="0" w:space="0" w:color="auto"/>
          </w:divBdr>
        </w:div>
        <w:div w:id="554657926">
          <w:marLeft w:val="480"/>
          <w:marRight w:val="0"/>
          <w:marTop w:val="0"/>
          <w:marBottom w:val="0"/>
          <w:divBdr>
            <w:top w:val="none" w:sz="0" w:space="0" w:color="auto"/>
            <w:left w:val="none" w:sz="0" w:space="0" w:color="auto"/>
            <w:bottom w:val="none" w:sz="0" w:space="0" w:color="auto"/>
            <w:right w:val="none" w:sz="0" w:space="0" w:color="auto"/>
          </w:divBdr>
        </w:div>
        <w:div w:id="557864500">
          <w:marLeft w:val="480"/>
          <w:marRight w:val="0"/>
          <w:marTop w:val="0"/>
          <w:marBottom w:val="0"/>
          <w:divBdr>
            <w:top w:val="none" w:sz="0" w:space="0" w:color="auto"/>
            <w:left w:val="none" w:sz="0" w:space="0" w:color="auto"/>
            <w:bottom w:val="none" w:sz="0" w:space="0" w:color="auto"/>
            <w:right w:val="none" w:sz="0" w:space="0" w:color="auto"/>
          </w:divBdr>
        </w:div>
        <w:div w:id="599877936">
          <w:marLeft w:val="480"/>
          <w:marRight w:val="0"/>
          <w:marTop w:val="0"/>
          <w:marBottom w:val="0"/>
          <w:divBdr>
            <w:top w:val="none" w:sz="0" w:space="0" w:color="auto"/>
            <w:left w:val="none" w:sz="0" w:space="0" w:color="auto"/>
            <w:bottom w:val="none" w:sz="0" w:space="0" w:color="auto"/>
            <w:right w:val="none" w:sz="0" w:space="0" w:color="auto"/>
          </w:divBdr>
        </w:div>
        <w:div w:id="655033840">
          <w:marLeft w:val="480"/>
          <w:marRight w:val="0"/>
          <w:marTop w:val="0"/>
          <w:marBottom w:val="0"/>
          <w:divBdr>
            <w:top w:val="none" w:sz="0" w:space="0" w:color="auto"/>
            <w:left w:val="none" w:sz="0" w:space="0" w:color="auto"/>
            <w:bottom w:val="none" w:sz="0" w:space="0" w:color="auto"/>
            <w:right w:val="none" w:sz="0" w:space="0" w:color="auto"/>
          </w:divBdr>
        </w:div>
        <w:div w:id="738862150">
          <w:marLeft w:val="480"/>
          <w:marRight w:val="0"/>
          <w:marTop w:val="0"/>
          <w:marBottom w:val="0"/>
          <w:divBdr>
            <w:top w:val="none" w:sz="0" w:space="0" w:color="auto"/>
            <w:left w:val="none" w:sz="0" w:space="0" w:color="auto"/>
            <w:bottom w:val="none" w:sz="0" w:space="0" w:color="auto"/>
            <w:right w:val="none" w:sz="0" w:space="0" w:color="auto"/>
          </w:divBdr>
        </w:div>
        <w:div w:id="815031111">
          <w:marLeft w:val="480"/>
          <w:marRight w:val="0"/>
          <w:marTop w:val="0"/>
          <w:marBottom w:val="0"/>
          <w:divBdr>
            <w:top w:val="none" w:sz="0" w:space="0" w:color="auto"/>
            <w:left w:val="none" w:sz="0" w:space="0" w:color="auto"/>
            <w:bottom w:val="none" w:sz="0" w:space="0" w:color="auto"/>
            <w:right w:val="none" w:sz="0" w:space="0" w:color="auto"/>
          </w:divBdr>
        </w:div>
        <w:div w:id="828254764">
          <w:marLeft w:val="480"/>
          <w:marRight w:val="0"/>
          <w:marTop w:val="0"/>
          <w:marBottom w:val="0"/>
          <w:divBdr>
            <w:top w:val="none" w:sz="0" w:space="0" w:color="auto"/>
            <w:left w:val="none" w:sz="0" w:space="0" w:color="auto"/>
            <w:bottom w:val="none" w:sz="0" w:space="0" w:color="auto"/>
            <w:right w:val="none" w:sz="0" w:space="0" w:color="auto"/>
          </w:divBdr>
        </w:div>
        <w:div w:id="874542358">
          <w:marLeft w:val="480"/>
          <w:marRight w:val="0"/>
          <w:marTop w:val="0"/>
          <w:marBottom w:val="0"/>
          <w:divBdr>
            <w:top w:val="none" w:sz="0" w:space="0" w:color="auto"/>
            <w:left w:val="none" w:sz="0" w:space="0" w:color="auto"/>
            <w:bottom w:val="none" w:sz="0" w:space="0" w:color="auto"/>
            <w:right w:val="none" w:sz="0" w:space="0" w:color="auto"/>
          </w:divBdr>
        </w:div>
        <w:div w:id="892158871">
          <w:marLeft w:val="480"/>
          <w:marRight w:val="0"/>
          <w:marTop w:val="0"/>
          <w:marBottom w:val="0"/>
          <w:divBdr>
            <w:top w:val="none" w:sz="0" w:space="0" w:color="auto"/>
            <w:left w:val="none" w:sz="0" w:space="0" w:color="auto"/>
            <w:bottom w:val="none" w:sz="0" w:space="0" w:color="auto"/>
            <w:right w:val="none" w:sz="0" w:space="0" w:color="auto"/>
          </w:divBdr>
        </w:div>
        <w:div w:id="897395475">
          <w:marLeft w:val="480"/>
          <w:marRight w:val="0"/>
          <w:marTop w:val="0"/>
          <w:marBottom w:val="0"/>
          <w:divBdr>
            <w:top w:val="none" w:sz="0" w:space="0" w:color="auto"/>
            <w:left w:val="none" w:sz="0" w:space="0" w:color="auto"/>
            <w:bottom w:val="none" w:sz="0" w:space="0" w:color="auto"/>
            <w:right w:val="none" w:sz="0" w:space="0" w:color="auto"/>
          </w:divBdr>
        </w:div>
        <w:div w:id="936401619">
          <w:marLeft w:val="480"/>
          <w:marRight w:val="0"/>
          <w:marTop w:val="0"/>
          <w:marBottom w:val="0"/>
          <w:divBdr>
            <w:top w:val="none" w:sz="0" w:space="0" w:color="auto"/>
            <w:left w:val="none" w:sz="0" w:space="0" w:color="auto"/>
            <w:bottom w:val="none" w:sz="0" w:space="0" w:color="auto"/>
            <w:right w:val="none" w:sz="0" w:space="0" w:color="auto"/>
          </w:divBdr>
        </w:div>
        <w:div w:id="941106662">
          <w:marLeft w:val="480"/>
          <w:marRight w:val="0"/>
          <w:marTop w:val="0"/>
          <w:marBottom w:val="0"/>
          <w:divBdr>
            <w:top w:val="none" w:sz="0" w:space="0" w:color="auto"/>
            <w:left w:val="none" w:sz="0" w:space="0" w:color="auto"/>
            <w:bottom w:val="none" w:sz="0" w:space="0" w:color="auto"/>
            <w:right w:val="none" w:sz="0" w:space="0" w:color="auto"/>
          </w:divBdr>
        </w:div>
        <w:div w:id="951744624">
          <w:marLeft w:val="480"/>
          <w:marRight w:val="0"/>
          <w:marTop w:val="0"/>
          <w:marBottom w:val="0"/>
          <w:divBdr>
            <w:top w:val="none" w:sz="0" w:space="0" w:color="auto"/>
            <w:left w:val="none" w:sz="0" w:space="0" w:color="auto"/>
            <w:bottom w:val="none" w:sz="0" w:space="0" w:color="auto"/>
            <w:right w:val="none" w:sz="0" w:space="0" w:color="auto"/>
          </w:divBdr>
        </w:div>
        <w:div w:id="970866229">
          <w:marLeft w:val="480"/>
          <w:marRight w:val="0"/>
          <w:marTop w:val="0"/>
          <w:marBottom w:val="0"/>
          <w:divBdr>
            <w:top w:val="none" w:sz="0" w:space="0" w:color="auto"/>
            <w:left w:val="none" w:sz="0" w:space="0" w:color="auto"/>
            <w:bottom w:val="none" w:sz="0" w:space="0" w:color="auto"/>
            <w:right w:val="none" w:sz="0" w:space="0" w:color="auto"/>
          </w:divBdr>
        </w:div>
      </w:divsChild>
    </w:div>
    <w:div w:id="150602030">
      <w:bodyDiv w:val="1"/>
      <w:marLeft w:val="0"/>
      <w:marRight w:val="0"/>
      <w:marTop w:val="0"/>
      <w:marBottom w:val="0"/>
      <w:divBdr>
        <w:top w:val="none" w:sz="0" w:space="0" w:color="auto"/>
        <w:left w:val="none" w:sz="0" w:space="0" w:color="auto"/>
        <w:bottom w:val="none" w:sz="0" w:space="0" w:color="auto"/>
        <w:right w:val="none" w:sz="0" w:space="0" w:color="auto"/>
      </w:divBdr>
    </w:div>
    <w:div w:id="150607217">
      <w:bodyDiv w:val="1"/>
      <w:marLeft w:val="0"/>
      <w:marRight w:val="0"/>
      <w:marTop w:val="0"/>
      <w:marBottom w:val="0"/>
      <w:divBdr>
        <w:top w:val="none" w:sz="0" w:space="0" w:color="auto"/>
        <w:left w:val="none" w:sz="0" w:space="0" w:color="auto"/>
        <w:bottom w:val="none" w:sz="0" w:space="0" w:color="auto"/>
        <w:right w:val="none" w:sz="0" w:space="0" w:color="auto"/>
      </w:divBdr>
    </w:div>
    <w:div w:id="150803847">
      <w:bodyDiv w:val="1"/>
      <w:marLeft w:val="0"/>
      <w:marRight w:val="0"/>
      <w:marTop w:val="0"/>
      <w:marBottom w:val="0"/>
      <w:divBdr>
        <w:top w:val="none" w:sz="0" w:space="0" w:color="auto"/>
        <w:left w:val="none" w:sz="0" w:space="0" w:color="auto"/>
        <w:bottom w:val="none" w:sz="0" w:space="0" w:color="auto"/>
        <w:right w:val="none" w:sz="0" w:space="0" w:color="auto"/>
      </w:divBdr>
    </w:div>
    <w:div w:id="150954085">
      <w:bodyDiv w:val="1"/>
      <w:marLeft w:val="0"/>
      <w:marRight w:val="0"/>
      <w:marTop w:val="0"/>
      <w:marBottom w:val="0"/>
      <w:divBdr>
        <w:top w:val="none" w:sz="0" w:space="0" w:color="auto"/>
        <w:left w:val="none" w:sz="0" w:space="0" w:color="auto"/>
        <w:bottom w:val="none" w:sz="0" w:space="0" w:color="auto"/>
        <w:right w:val="none" w:sz="0" w:space="0" w:color="auto"/>
      </w:divBdr>
      <w:divsChild>
        <w:div w:id="42140847">
          <w:marLeft w:val="480"/>
          <w:marRight w:val="0"/>
          <w:marTop w:val="0"/>
          <w:marBottom w:val="0"/>
          <w:divBdr>
            <w:top w:val="none" w:sz="0" w:space="0" w:color="auto"/>
            <w:left w:val="none" w:sz="0" w:space="0" w:color="auto"/>
            <w:bottom w:val="none" w:sz="0" w:space="0" w:color="auto"/>
            <w:right w:val="none" w:sz="0" w:space="0" w:color="auto"/>
          </w:divBdr>
        </w:div>
        <w:div w:id="116145937">
          <w:marLeft w:val="480"/>
          <w:marRight w:val="0"/>
          <w:marTop w:val="0"/>
          <w:marBottom w:val="0"/>
          <w:divBdr>
            <w:top w:val="none" w:sz="0" w:space="0" w:color="auto"/>
            <w:left w:val="none" w:sz="0" w:space="0" w:color="auto"/>
            <w:bottom w:val="none" w:sz="0" w:space="0" w:color="auto"/>
            <w:right w:val="none" w:sz="0" w:space="0" w:color="auto"/>
          </w:divBdr>
        </w:div>
        <w:div w:id="175964279">
          <w:marLeft w:val="480"/>
          <w:marRight w:val="0"/>
          <w:marTop w:val="0"/>
          <w:marBottom w:val="0"/>
          <w:divBdr>
            <w:top w:val="none" w:sz="0" w:space="0" w:color="auto"/>
            <w:left w:val="none" w:sz="0" w:space="0" w:color="auto"/>
            <w:bottom w:val="none" w:sz="0" w:space="0" w:color="auto"/>
            <w:right w:val="none" w:sz="0" w:space="0" w:color="auto"/>
          </w:divBdr>
        </w:div>
        <w:div w:id="242834160">
          <w:marLeft w:val="480"/>
          <w:marRight w:val="0"/>
          <w:marTop w:val="0"/>
          <w:marBottom w:val="0"/>
          <w:divBdr>
            <w:top w:val="none" w:sz="0" w:space="0" w:color="auto"/>
            <w:left w:val="none" w:sz="0" w:space="0" w:color="auto"/>
            <w:bottom w:val="none" w:sz="0" w:space="0" w:color="auto"/>
            <w:right w:val="none" w:sz="0" w:space="0" w:color="auto"/>
          </w:divBdr>
        </w:div>
        <w:div w:id="296881445">
          <w:marLeft w:val="480"/>
          <w:marRight w:val="0"/>
          <w:marTop w:val="0"/>
          <w:marBottom w:val="0"/>
          <w:divBdr>
            <w:top w:val="none" w:sz="0" w:space="0" w:color="auto"/>
            <w:left w:val="none" w:sz="0" w:space="0" w:color="auto"/>
            <w:bottom w:val="none" w:sz="0" w:space="0" w:color="auto"/>
            <w:right w:val="none" w:sz="0" w:space="0" w:color="auto"/>
          </w:divBdr>
        </w:div>
        <w:div w:id="299042135">
          <w:marLeft w:val="480"/>
          <w:marRight w:val="0"/>
          <w:marTop w:val="0"/>
          <w:marBottom w:val="0"/>
          <w:divBdr>
            <w:top w:val="none" w:sz="0" w:space="0" w:color="auto"/>
            <w:left w:val="none" w:sz="0" w:space="0" w:color="auto"/>
            <w:bottom w:val="none" w:sz="0" w:space="0" w:color="auto"/>
            <w:right w:val="none" w:sz="0" w:space="0" w:color="auto"/>
          </w:divBdr>
        </w:div>
        <w:div w:id="319778090">
          <w:marLeft w:val="480"/>
          <w:marRight w:val="0"/>
          <w:marTop w:val="0"/>
          <w:marBottom w:val="0"/>
          <w:divBdr>
            <w:top w:val="none" w:sz="0" w:space="0" w:color="auto"/>
            <w:left w:val="none" w:sz="0" w:space="0" w:color="auto"/>
            <w:bottom w:val="none" w:sz="0" w:space="0" w:color="auto"/>
            <w:right w:val="none" w:sz="0" w:space="0" w:color="auto"/>
          </w:divBdr>
        </w:div>
        <w:div w:id="425617485">
          <w:marLeft w:val="480"/>
          <w:marRight w:val="0"/>
          <w:marTop w:val="0"/>
          <w:marBottom w:val="0"/>
          <w:divBdr>
            <w:top w:val="none" w:sz="0" w:space="0" w:color="auto"/>
            <w:left w:val="none" w:sz="0" w:space="0" w:color="auto"/>
            <w:bottom w:val="none" w:sz="0" w:space="0" w:color="auto"/>
            <w:right w:val="none" w:sz="0" w:space="0" w:color="auto"/>
          </w:divBdr>
        </w:div>
        <w:div w:id="426467705">
          <w:marLeft w:val="480"/>
          <w:marRight w:val="0"/>
          <w:marTop w:val="0"/>
          <w:marBottom w:val="0"/>
          <w:divBdr>
            <w:top w:val="none" w:sz="0" w:space="0" w:color="auto"/>
            <w:left w:val="none" w:sz="0" w:space="0" w:color="auto"/>
            <w:bottom w:val="none" w:sz="0" w:space="0" w:color="auto"/>
            <w:right w:val="none" w:sz="0" w:space="0" w:color="auto"/>
          </w:divBdr>
        </w:div>
        <w:div w:id="434591731">
          <w:marLeft w:val="480"/>
          <w:marRight w:val="0"/>
          <w:marTop w:val="0"/>
          <w:marBottom w:val="0"/>
          <w:divBdr>
            <w:top w:val="none" w:sz="0" w:space="0" w:color="auto"/>
            <w:left w:val="none" w:sz="0" w:space="0" w:color="auto"/>
            <w:bottom w:val="none" w:sz="0" w:space="0" w:color="auto"/>
            <w:right w:val="none" w:sz="0" w:space="0" w:color="auto"/>
          </w:divBdr>
        </w:div>
        <w:div w:id="463277916">
          <w:marLeft w:val="480"/>
          <w:marRight w:val="0"/>
          <w:marTop w:val="0"/>
          <w:marBottom w:val="0"/>
          <w:divBdr>
            <w:top w:val="none" w:sz="0" w:space="0" w:color="auto"/>
            <w:left w:val="none" w:sz="0" w:space="0" w:color="auto"/>
            <w:bottom w:val="none" w:sz="0" w:space="0" w:color="auto"/>
            <w:right w:val="none" w:sz="0" w:space="0" w:color="auto"/>
          </w:divBdr>
        </w:div>
        <w:div w:id="489567417">
          <w:marLeft w:val="480"/>
          <w:marRight w:val="0"/>
          <w:marTop w:val="0"/>
          <w:marBottom w:val="0"/>
          <w:divBdr>
            <w:top w:val="none" w:sz="0" w:space="0" w:color="auto"/>
            <w:left w:val="none" w:sz="0" w:space="0" w:color="auto"/>
            <w:bottom w:val="none" w:sz="0" w:space="0" w:color="auto"/>
            <w:right w:val="none" w:sz="0" w:space="0" w:color="auto"/>
          </w:divBdr>
        </w:div>
        <w:div w:id="500003463">
          <w:marLeft w:val="480"/>
          <w:marRight w:val="0"/>
          <w:marTop w:val="0"/>
          <w:marBottom w:val="0"/>
          <w:divBdr>
            <w:top w:val="none" w:sz="0" w:space="0" w:color="auto"/>
            <w:left w:val="none" w:sz="0" w:space="0" w:color="auto"/>
            <w:bottom w:val="none" w:sz="0" w:space="0" w:color="auto"/>
            <w:right w:val="none" w:sz="0" w:space="0" w:color="auto"/>
          </w:divBdr>
        </w:div>
        <w:div w:id="599530286">
          <w:marLeft w:val="480"/>
          <w:marRight w:val="0"/>
          <w:marTop w:val="0"/>
          <w:marBottom w:val="0"/>
          <w:divBdr>
            <w:top w:val="none" w:sz="0" w:space="0" w:color="auto"/>
            <w:left w:val="none" w:sz="0" w:space="0" w:color="auto"/>
            <w:bottom w:val="none" w:sz="0" w:space="0" w:color="auto"/>
            <w:right w:val="none" w:sz="0" w:space="0" w:color="auto"/>
          </w:divBdr>
        </w:div>
        <w:div w:id="607661429">
          <w:marLeft w:val="480"/>
          <w:marRight w:val="0"/>
          <w:marTop w:val="0"/>
          <w:marBottom w:val="0"/>
          <w:divBdr>
            <w:top w:val="none" w:sz="0" w:space="0" w:color="auto"/>
            <w:left w:val="none" w:sz="0" w:space="0" w:color="auto"/>
            <w:bottom w:val="none" w:sz="0" w:space="0" w:color="auto"/>
            <w:right w:val="none" w:sz="0" w:space="0" w:color="auto"/>
          </w:divBdr>
        </w:div>
        <w:div w:id="646863205">
          <w:marLeft w:val="480"/>
          <w:marRight w:val="0"/>
          <w:marTop w:val="0"/>
          <w:marBottom w:val="0"/>
          <w:divBdr>
            <w:top w:val="none" w:sz="0" w:space="0" w:color="auto"/>
            <w:left w:val="none" w:sz="0" w:space="0" w:color="auto"/>
            <w:bottom w:val="none" w:sz="0" w:space="0" w:color="auto"/>
            <w:right w:val="none" w:sz="0" w:space="0" w:color="auto"/>
          </w:divBdr>
        </w:div>
        <w:div w:id="711198340">
          <w:marLeft w:val="480"/>
          <w:marRight w:val="0"/>
          <w:marTop w:val="0"/>
          <w:marBottom w:val="0"/>
          <w:divBdr>
            <w:top w:val="none" w:sz="0" w:space="0" w:color="auto"/>
            <w:left w:val="none" w:sz="0" w:space="0" w:color="auto"/>
            <w:bottom w:val="none" w:sz="0" w:space="0" w:color="auto"/>
            <w:right w:val="none" w:sz="0" w:space="0" w:color="auto"/>
          </w:divBdr>
        </w:div>
        <w:div w:id="725565399">
          <w:marLeft w:val="480"/>
          <w:marRight w:val="0"/>
          <w:marTop w:val="0"/>
          <w:marBottom w:val="0"/>
          <w:divBdr>
            <w:top w:val="none" w:sz="0" w:space="0" w:color="auto"/>
            <w:left w:val="none" w:sz="0" w:space="0" w:color="auto"/>
            <w:bottom w:val="none" w:sz="0" w:space="0" w:color="auto"/>
            <w:right w:val="none" w:sz="0" w:space="0" w:color="auto"/>
          </w:divBdr>
        </w:div>
        <w:div w:id="756710556">
          <w:marLeft w:val="480"/>
          <w:marRight w:val="0"/>
          <w:marTop w:val="0"/>
          <w:marBottom w:val="0"/>
          <w:divBdr>
            <w:top w:val="none" w:sz="0" w:space="0" w:color="auto"/>
            <w:left w:val="none" w:sz="0" w:space="0" w:color="auto"/>
            <w:bottom w:val="none" w:sz="0" w:space="0" w:color="auto"/>
            <w:right w:val="none" w:sz="0" w:space="0" w:color="auto"/>
          </w:divBdr>
        </w:div>
        <w:div w:id="760875232">
          <w:marLeft w:val="480"/>
          <w:marRight w:val="0"/>
          <w:marTop w:val="0"/>
          <w:marBottom w:val="0"/>
          <w:divBdr>
            <w:top w:val="none" w:sz="0" w:space="0" w:color="auto"/>
            <w:left w:val="none" w:sz="0" w:space="0" w:color="auto"/>
            <w:bottom w:val="none" w:sz="0" w:space="0" w:color="auto"/>
            <w:right w:val="none" w:sz="0" w:space="0" w:color="auto"/>
          </w:divBdr>
        </w:div>
        <w:div w:id="761342264">
          <w:marLeft w:val="480"/>
          <w:marRight w:val="0"/>
          <w:marTop w:val="0"/>
          <w:marBottom w:val="0"/>
          <w:divBdr>
            <w:top w:val="none" w:sz="0" w:space="0" w:color="auto"/>
            <w:left w:val="none" w:sz="0" w:space="0" w:color="auto"/>
            <w:bottom w:val="none" w:sz="0" w:space="0" w:color="auto"/>
            <w:right w:val="none" w:sz="0" w:space="0" w:color="auto"/>
          </w:divBdr>
        </w:div>
        <w:div w:id="783383525">
          <w:marLeft w:val="480"/>
          <w:marRight w:val="0"/>
          <w:marTop w:val="0"/>
          <w:marBottom w:val="0"/>
          <w:divBdr>
            <w:top w:val="none" w:sz="0" w:space="0" w:color="auto"/>
            <w:left w:val="none" w:sz="0" w:space="0" w:color="auto"/>
            <w:bottom w:val="none" w:sz="0" w:space="0" w:color="auto"/>
            <w:right w:val="none" w:sz="0" w:space="0" w:color="auto"/>
          </w:divBdr>
        </w:div>
        <w:div w:id="804156906">
          <w:marLeft w:val="480"/>
          <w:marRight w:val="0"/>
          <w:marTop w:val="0"/>
          <w:marBottom w:val="0"/>
          <w:divBdr>
            <w:top w:val="none" w:sz="0" w:space="0" w:color="auto"/>
            <w:left w:val="none" w:sz="0" w:space="0" w:color="auto"/>
            <w:bottom w:val="none" w:sz="0" w:space="0" w:color="auto"/>
            <w:right w:val="none" w:sz="0" w:space="0" w:color="auto"/>
          </w:divBdr>
        </w:div>
        <w:div w:id="813764759">
          <w:marLeft w:val="480"/>
          <w:marRight w:val="0"/>
          <w:marTop w:val="0"/>
          <w:marBottom w:val="0"/>
          <w:divBdr>
            <w:top w:val="none" w:sz="0" w:space="0" w:color="auto"/>
            <w:left w:val="none" w:sz="0" w:space="0" w:color="auto"/>
            <w:bottom w:val="none" w:sz="0" w:space="0" w:color="auto"/>
            <w:right w:val="none" w:sz="0" w:space="0" w:color="auto"/>
          </w:divBdr>
        </w:div>
        <w:div w:id="853961798">
          <w:marLeft w:val="480"/>
          <w:marRight w:val="0"/>
          <w:marTop w:val="0"/>
          <w:marBottom w:val="0"/>
          <w:divBdr>
            <w:top w:val="none" w:sz="0" w:space="0" w:color="auto"/>
            <w:left w:val="none" w:sz="0" w:space="0" w:color="auto"/>
            <w:bottom w:val="none" w:sz="0" w:space="0" w:color="auto"/>
            <w:right w:val="none" w:sz="0" w:space="0" w:color="auto"/>
          </w:divBdr>
        </w:div>
        <w:div w:id="921379818">
          <w:marLeft w:val="480"/>
          <w:marRight w:val="0"/>
          <w:marTop w:val="0"/>
          <w:marBottom w:val="0"/>
          <w:divBdr>
            <w:top w:val="none" w:sz="0" w:space="0" w:color="auto"/>
            <w:left w:val="none" w:sz="0" w:space="0" w:color="auto"/>
            <w:bottom w:val="none" w:sz="0" w:space="0" w:color="auto"/>
            <w:right w:val="none" w:sz="0" w:space="0" w:color="auto"/>
          </w:divBdr>
        </w:div>
        <w:div w:id="941958410">
          <w:marLeft w:val="480"/>
          <w:marRight w:val="0"/>
          <w:marTop w:val="0"/>
          <w:marBottom w:val="0"/>
          <w:divBdr>
            <w:top w:val="none" w:sz="0" w:space="0" w:color="auto"/>
            <w:left w:val="none" w:sz="0" w:space="0" w:color="auto"/>
            <w:bottom w:val="none" w:sz="0" w:space="0" w:color="auto"/>
            <w:right w:val="none" w:sz="0" w:space="0" w:color="auto"/>
          </w:divBdr>
        </w:div>
        <w:div w:id="964234918">
          <w:marLeft w:val="480"/>
          <w:marRight w:val="0"/>
          <w:marTop w:val="0"/>
          <w:marBottom w:val="0"/>
          <w:divBdr>
            <w:top w:val="none" w:sz="0" w:space="0" w:color="auto"/>
            <w:left w:val="none" w:sz="0" w:space="0" w:color="auto"/>
            <w:bottom w:val="none" w:sz="0" w:space="0" w:color="auto"/>
            <w:right w:val="none" w:sz="0" w:space="0" w:color="auto"/>
          </w:divBdr>
        </w:div>
        <w:div w:id="978535809">
          <w:marLeft w:val="480"/>
          <w:marRight w:val="0"/>
          <w:marTop w:val="0"/>
          <w:marBottom w:val="0"/>
          <w:divBdr>
            <w:top w:val="none" w:sz="0" w:space="0" w:color="auto"/>
            <w:left w:val="none" w:sz="0" w:space="0" w:color="auto"/>
            <w:bottom w:val="none" w:sz="0" w:space="0" w:color="auto"/>
            <w:right w:val="none" w:sz="0" w:space="0" w:color="auto"/>
          </w:divBdr>
        </w:div>
        <w:div w:id="1012611867">
          <w:marLeft w:val="480"/>
          <w:marRight w:val="0"/>
          <w:marTop w:val="0"/>
          <w:marBottom w:val="0"/>
          <w:divBdr>
            <w:top w:val="none" w:sz="0" w:space="0" w:color="auto"/>
            <w:left w:val="none" w:sz="0" w:space="0" w:color="auto"/>
            <w:bottom w:val="none" w:sz="0" w:space="0" w:color="auto"/>
            <w:right w:val="none" w:sz="0" w:space="0" w:color="auto"/>
          </w:divBdr>
        </w:div>
      </w:divsChild>
    </w:div>
    <w:div w:id="151338727">
      <w:bodyDiv w:val="1"/>
      <w:marLeft w:val="0"/>
      <w:marRight w:val="0"/>
      <w:marTop w:val="0"/>
      <w:marBottom w:val="0"/>
      <w:divBdr>
        <w:top w:val="none" w:sz="0" w:space="0" w:color="auto"/>
        <w:left w:val="none" w:sz="0" w:space="0" w:color="auto"/>
        <w:bottom w:val="none" w:sz="0" w:space="0" w:color="auto"/>
        <w:right w:val="none" w:sz="0" w:space="0" w:color="auto"/>
      </w:divBdr>
    </w:div>
    <w:div w:id="151453950">
      <w:bodyDiv w:val="1"/>
      <w:marLeft w:val="0"/>
      <w:marRight w:val="0"/>
      <w:marTop w:val="0"/>
      <w:marBottom w:val="0"/>
      <w:divBdr>
        <w:top w:val="none" w:sz="0" w:space="0" w:color="auto"/>
        <w:left w:val="none" w:sz="0" w:space="0" w:color="auto"/>
        <w:bottom w:val="none" w:sz="0" w:space="0" w:color="auto"/>
        <w:right w:val="none" w:sz="0" w:space="0" w:color="auto"/>
      </w:divBdr>
    </w:div>
    <w:div w:id="151458984">
      <w:bodyDiv w:val="1"/>
      <w:marLeft w:val="0"/>
      <w:marRight w:val="0"/>
      <w:marTop w:val="0"/>
      <w:marBottom w:val="0"/>
      <w:divBdr>
        <w:top w:val="none" w:sz="0" w:space="0" w:color="auto"/>
        <w:left w:val="none" w:sz="0" w:space="0" w:color="auto"/>
        <w:bottom w:val="none" w:sz="0" w:space="0" w:color="auto"/>
        <w:right w:val="none" w:sz="0" w:space="0" w:color="auto"/>
      </w:divBdr>
      <w:divsChild>
        <w:div w:id="15351758">
          <w:marLeft w:val="480"/>
          <w:marRight w:val="0"/>
          <w:marTop w:val="0"/>
          <w:marBottom w:val="0"/>
          <w:divBdr>
            <w:top w:val="none" w:sz="0" w:space="0" w:color="auto"/>
            <w:left w:val="none" w:sz="0" w:space="0" w:color="auto"/>
            <w:bottom w:val="none" w:sz="0" w:space="0" w:color="auto"/>
            <w:right w:val="none" w:sz="0" w:space="0" w:color="auto"/>
          </w:divBdr>
        </w:div>
        <w:div w:id="21441402">
          <w:marLeft w:val="480"/>
          <w:marRight w:val="0"/>
          <w:marTop w:val="0"/>
          <w:marBottom w:val="0"/>
          <w:divBdr>
            <w:top w:val="none" w:sz="0" w:space="0" w:color="auto"/>
            <w:left w:val="none" w:sz="0" w:space="0" w:color="auto"/>
            <w:bottom w:val="none" w:sz="0" w:space="0" w:color="auto"/>
            <w:right w:val="none" w:sz="0" w:space="0" w:color="auto"/>
          </w:divBdr>
        </w:div>
        <w:div w:id="34038671">
          <w:marLeft w:val="480"/>
          <w:marRight w:val="0"/>
          <w:marTop w:val="0"/>
          <w:marBottom w:val="0"/>
          <w:divBdr>
            <w:top w:val="none" w:sz="0" w:space="0" w:color="auto"/>
            <w:left w:val="none" w:sz="0" w:space="0" w:color="auto"/>
            <w:bottom w:val="none" w:sz="0" w:space="0" w:color="auto"/>
            <w:right w:val="none" w:sz="0" w:space="0" w:color="auto"/>
          </w:divBdr>
        </w:div>
        <w:div w:id="69619347">
          <w:marLeft w:val="480"/>
          <w:marRight w:val="0"/>
          <w:marTop w:val="0"/>
          <w:marBottom w:val="0"/>
          <w:divBdr>
            <w:top w:val="none" w:sz="0" w:space="0" w:color="auto"/>
            <w:left w:val="none" w:sz="0" w:space="0" w:color="auto"/>
            <w:bottom w:val="none" w:sz="0" w:space="0" w:color="auto"/>
            <w:right w:val="none" w:sz="0" w:space="0" w:color="auto"/>
          </w:divBdr>
        </w:div>
        <w:div w:id="109934795">
          <w:marLeft w:val="480"/>
          <w:marRight w:val="0"/>
          <w:marTop w:val="0"/>
          <w:marBottom w:val="0"/>
          <w:divBdr>
            <w:top w:val="none" w:sz="0" w:space="0" w:color="auto"/>
            <w:left w:val="none" w:sz="0" w:space="0" w:color="auto"/>
            <w:bottom w:val="none" w:sz="0" w:space="0" w:color="auto"/>
            <w:right w:val="none" w:sz="0" w:space="0" w:color="auto"/>
          </w:divBdr>
        </w:div>
        <w:div w:id="111019720">
          <w:marLeft w:val="480"/>
          <w:marRight w:val="0"/>
          <w:marTop w:val="0"/>
          <w:marBottom w:val="0"/>
          <w:divBdr>
            <w:top w:val="none" w:sz="0" w:space="0" w:color="auto"/>
            <w:left w:val="none" w:sz="0" w:space="0" w:color="auto"/>
            <w:bottom w:val="none" w:sz="0" w:space="0" w:color="auto"/>
            <w:right w:val="none" w:sz="0" w:space="0" w:color="auto"/>
          </w:divBdr>
        </w:div>
        <w:div w:id="130444207">
          <w:marLeft w:val="480"/>
          <w:marRight w:val="0"/>
          <w:marTop w:val="0"/>
          <w:marBottom w:val="0"/>
          <w:divBdr>
            <w:top w:val="none" w:sz="0" w:space="0" w:color="auto"/>
            <w:left w:val="none" w:sz="0" w:space="0" w:color="auto"/>
            <w:bottom w:val="none" w:sz="0" w:space="0" w:color="auto"/>
            <w:right w:val="none" w:sz="0" w:space="0" w:color="auto"/>
          </w:divBdr>
        </w:div>
        <w:div w:id="147601544">
          <w:marLeft w:val="480"/>
          <w:marRight w:val="0"/>
          <w:marTop w:val="0"/>
          <w:marBottom w:val="0"/>
          <w:divBdr>
            <w:top w:val="none" w:sz="0" w:space="0" w:color="auto"/>
            <w:left w:val="none" w:sz="0" w:space="0" w:color="auto"/>
            <w:bottom w:val="none" w:sz="0" w:space="0" w:color="auto"/>
            <w:right w:val="none" w:sz="0" w:space="0" w:color="auto"/>
          </w:divBdr>
        </w:div>
        <w:div w:id="150633800">
          <w:marLeft w:val="480"/>
          <w:marRight w:val="0"/>
          <w:marTop w:val="0"/>
          <w:marBottom w:val="0"/>
          <w:divBdr>
            <w:top w:val="none" w:sz="0" w:space="0" w:color="auto"/>
            <w:left w:val="none" w:sz="0" w:space="0" w:color="auto"/>
            <w:bottom w:val="none" w:sz="0" w:space="0" w:color="auto"/>
            <w:right w:val="none" w:sz="0" w:space="0" w:color="auto"/>
          </w:divBdr>
        </w:div>
        <w:div w:id="207495868">
          <w:marLeft w:val="480"/>
          <w:marRight w:val="0"/>
          <w:marTop w:val="0"/>
          <w:marBottom w:val="0"/>
          <w:divBdr>
            <w:top w:val="none" w:sz="0" w:space="0" w:color="auto"/>
            <w:left w:val="none" w:sz="0" w:space="0" w:color="auto"/>
            <w:bottom w:val="none" w:sz="0" w:space="0" w:color="auto"/>
            <w:right w:val="none" w:sz="0" w:space="0" w:color="auto"/>
          </w:divBdr>
        </w:div>
        <w:div w:id="230308519">
          <w:marLeft w:val="480"/>
          <w:marRight w:val="0"/>
          <w:marTop w:val="0"/>
          <w:marBottom w:val="0"/>
          <w:divBdr>
            <w:top w:val="none" w:sz="0" w:space="0" w:color="auto"/>
            <w:left w:val="none" w:sz="0" w:space="0" w:color="auto"/>
            <w:bottom w:val="none" w:sz="0" w:space="0" w:color="auto"/>
            <w:right w:val="none" w:sz="0" w:space="0" w:color="auto"/>
          </w:divBdr>
        </w:div>
        <w:div w:id="298268412">
          <w:marLeft w:val="480"/>
          <w:marRight w:val="0"/>
          <w:marTop w:val="0"/>
          <w:marBottom w:val="0"/>
          <w:divBdr>
            <w:top w:val="none" w:sz="0" w:space="0" w:color="auto"/>
            <w:left w:val="none" w:sz="0" w:space="0" w:color="auto"/>
            <w:bottom w:val="none" w:sz="0" w:space="0" w:color="auto"/>
            <w:right w:val="none" w:sz="0" w:space="0" w:color="auto"/>
          </w:divBdr>
        </w:div>
        <w:div w:id="337124825">
          <w:marLeft w:val="480"/>
          <w:marRight w:val="0"/>
          <w:marTop w:val="0"/>
          <w:marBottom w:val="0"/>
          <w:divBdr>
            <w:top w:val="none" w:sz="0" w:space="0" w:color="auto"/>
            <w:left w:val="none" w:sz="0" w:space="0" w:color="auto"/>
            <w:bottom w:val="none" w:sz="0" w:space="0" w:color="auto"/>
            <w:right w:val="none" w:sz="0" w:space="0" w:color="auto"/>
          </w:divBdr>
        </w:div>
        <w:div w:id="357895788">
          <w:marLeft w:val="480"/>
          <w:marRight w:val="0"/>
          <w:marTop w:val="0"/>
          <w:marBottom w:val="0"/>
          <w:divBdr>
            <w:top w:val="none" w:sz="0" w:space="0" w:color="auto"/>
            <w:left w:val="none" w:sz="0" w:space="0" w:color="auto"/>
            <w:bottom w:val="none" w:sz="0" w:space="0" w:color="auto"/>
            <w:right w:val="none" w:sz="0" w:space="0" w:color="auto"/>
          </w:divBdr>
        </w:div>
        <w:div w:id="370039037">
          <w:marLeft w:val="480"/>
          <w:marRight w:val="0"/>
          <w:marTop w:val="0"/>
          <w:marBottom w:val="0"/>
          <w:divBdr>
            <w:top w:val="none" w:sz="0" w:space="0" w:color="auto"/>
            <w:left w:val="none" w:sz="0" w:space="0" w:color="auto"/>
            <w:bottom w:val="none" w:sz="0" w:space="0" w:color="auto"/>
            <w:right w:val="none" w:sz="0" w:space="0" w:color="auto"/>
          </w:divBdr>
        </w:div>
        <w:div w:id="376007404">
          <w:marLeft w:val="480"/>
          <w:marRight w:val="0"/>
          <w:marTop w:val="0"/>
          <w:marBottom w:val="0"/>
          <w:divBdr>
            <w:top w:val="none" w:sz="0" w:space="0" w:color="auto"/>
            <w:left w:val="none" w:sz="0" w:space="0" w:color="auto"/>
            <w:bottom w:val="none" w:sz="0" w:space="0" w:color="auto"/>
            <w:right w:val="none" w:sz="0" w:space="0" w:color="auto"/>
          </w:divBdr>
        </w:div>
        <w:div w:id="395931578">
          <w:marLeft w:val="480"/>
          <w:marRight w:val="0"/>
          <w:marTop w:val="0"/>
          <w:marBottom w:val="0"/>
          <w:divBdr>
            <w:top w:val="none" w:sz="0" w:space="0" w:color="auto"/>
            <w:left w:val="none" w:sz="0" w:space="0" w:color="auto"/>
            <w:bottom w:val="none" w:sz="0" w:space="0" w:color="auto"/>
            <w:right w:val="none" w:sz="0" w:space="0" w:color="auto"/>
          </w:divBdr>
        </w:div>
        <w:div w:id="396706415">
          <w:marLeft w:val="480"/>
          <w:marRight w:val="0"/>
          <w:marTop w:val="0"/>
          <w:marBottom w:val="0"/>
          <w:divBdr>
            <w:top w:val="none" w:sz="0" w:space="0" w:color="auto"/>
            <w:left w:val="none" w:sz="0" w:space="0" w:color="auto"/>
            <w:bottom w:val="none" w:sz="0" w:space="0" w:color="auto"/>
            <w:right w:val="none" w:sz="0" w:space="0" w:color="auto"/>
          </w:divBdr>
        </w:div>
        <w:div w:id="452286414">
          <w:marLeft w:val="480"/>
          <w:marRight w:val="0"/>
          <w:marTop w:val="0"/>
          <w:marBottom w:val="0"/>
          <w:divBdr>
            <w:top w:val="none" w:sz="0" w:space="0" w:color="auto"/>
            <w:left w:val="none" w:sz="0" w:space="0" w:color="auto"/>
            <w:bottom w:val="none" w:sz="0" w:space="0" w:color="auto"/>
            <w:right w:val="none" w:sz="0" w:space="0" w:color="auto"/>
          </w:divBdr>
        </w:div>
        <w:div w:id="480274320">
          <w:marLeft w:val="480"/>
          <w:marRight w:val="0"/>
          <w:marTop w:val="0"/>
          <w:marBottom w:val="0"/>
          <w:divBdr>
            <w:top w:val="none" w:sz="0" w:space="0" w:color="auto"/>
            <w:left w:val="none" w:sz="0" w:space="0" w:color="auto"/>
            <w:bottom w:val="none" w:sz="0" w:space="0" w:color="auto"/>
            <w:right w:val="none" w:sz="0" w:space="0" w:color="auto"/>
          </w:divBdr>
        </w:div>
        <w:div w:id="481166420">
          <w:marLeft w:val="480"/>
          <w:marRight w:val="0"/>
          <w:marTop w:val="0"/>
          <w:marBottom w:val="0"/>
          <w:divBdr>
            <w:top w:val="none" w:sz="0" w:space="0" w:color="auto"/>
            <w:left w:val="none" w:sz="0" w:space="0" w:color="auto"/>
            <w:bottom w:val="none" w:sz="0" w:space="0" w:color="auto"/>
            <w:right w:val="none" w:sz="0" w:space="0" w:color="auto"/>
          </w:divBdr>
        </w:div>
        <w:div w:id="537395954">
          <w:marLeft w:val="480"/>
          <w:marRight w:val="0"/>
          <w:marTop w:val="0"/>
          <w:marBottom w:val="0"/>
          <w:divBdr>
            <w:top w:val="none" w:sz="0" w:space="0" w:color="auto"/>
            <w:left w:val="none" w:sz="0" w:space="0" w:color="auto"/>
            <w:bottom w:val="none" w:sz="0" w:space="0" w:color="auto"/>
            <w:right w:val="none" w:sz="0" w:space="0" w:color="auto"/>
          </w:divBdr>
        </w:div>
        <w:div w:id="553929351">
          <w:marLeft w:val="480"/>
          <w:marRight w:val="0"/>
          <w:marTop w:val="0"/>
          <w:marBottom w:val="0"/>
          <w:divBdr>
            <w:top w:val="none" w:sz="0" w:space="0" w:color="auto"/>
            <w:left w:val="none" w:sz="0" w:space="0" w:color="auto"/>
            <w:bottom w:val="none" w:sz="0" w:space="0" w:color="auto"/>
            <w:right w:val="none" w:sz="0" w:space="0" w:color="auto"/>
          </w:divBdr>
        </w:div>
        <w:div w:id="566647490">
          <w:marLeft w:val="480"/>
          <w:marRight w:val="0"/>
          <w:marTop w:val="0"/>
          <w:marBottom w:val="0"/>
          <w:divBdr>
            <w:top w:val="none" w:sz="0" w:space="0" w:color="auto"/>
            <w:left w:val="none" w:sz="0" w:space="0" w:color="auto"/>
            <w:bottom w:val="none" w:sz="0" w:space="0" w:color="auto"/>
            <w:right w:val="none" w:sz="0" w:space="0" w:color="auto"/>
          </w:divBdr>
        </w:div>
        <w:div w:id="635647734">
          <w:marLeft w:val="480"/>
          <w:marRight w:val="0"/>
          <w:marTop w:val="0"/>
          <w:marBottom w:val="0"/>
          <w:divBdr>
            <w:top w:val="none" w:sz="0" w:space="0" w:color="auto"/>
            <w:left w:val="none" w:sz="0" w:space="0" w:color="auto"/>
            <w:bottom w:val="none" w:sz="0" w:space="0" w:color="auto"/>
            <w:right w:val="none" w:sz="0" w:space="0" w:color="auto"/>
          </w:divBdr>
        </w:div>
        <w:div w:id="652635500">
          <w:marLeft w:val="480"/>
          <w:marRight w:val="0"/>
          <w:marTop w:val="0"/>
          <w:marBottom w:val="0"/>
          <w:divBdr>
            <w:top w:val="none" w:sz="0" w:space="0" w:color="auto"/>
            <w:left w:val="none" w:sz="0" w:space="0" w:color="auto"/>
            <w:bottom w:val="none" w:sz="0" w:space="0" w:color="auto"/>
            <w:right w:val="none" w:sz="0" w:space="0" w:color="auto"/>
          </w:divBdr>
        </w:div>
        <w:div w:id="676156541">
          <w:marLeft w:val="480"/>
          <w:marRight w:val="0"/>
          <w:marTop w:val="0"/>
          <w:marBottom w:val="0"/>
          <w:divBdr>
            <w:top w:val="none" w:sz="0" w:space="0" w:color="auto"/>
            <w:left w:val="none" w:sz="0" w:space="0" w:color="auto"/>
            <w:bottom w:val="none" w:sz="0" w:space="0" w:color="auto"/>
            <w:right w:val="none" w:sz="0" w:space="0" w:color="auto"/>
          </w:divBdr>
        </w:div>
        <w:div w:id="704251062">
          <w:marLeft w:val="480"/>
          <w:marRight w:val="0"/>
          <w:marTop w:val="0"/>
          <w:marBottom w:val="0"/>
          <w:divBdr>
            <w:top w:val="none" w:sz="0" w:space="0" w:color="auto"/>
            <w:left w:val="none" w:sz="0" w:space="0" w:color="auto"/>
            <w:bottom w:val="none" w:sz="0" w:space="0" w:color="auto"/>
            <w:right w:val="none" w:sz="0" w:space="0" w:color="auto"/>
          </w:divBdr>
        </w:div>
        <w:div w:id="744451828">
          <w:marLeft w:val="480"/>
          <w:marRight w:val="0"/>
          <w:marTop w:val="0"/>
          <w:marBottom w:val="0"/>
          <w:divBdr>
            <w:top w:val="none" w:sz="0" w:space="0" w:color="auto"/>
            <w:left w:val="none" w:sz="0" w:space="0" w:color="auto"/>
            <w:bottom w:val="none" w:sz="0" w:space="0" w:color="auto"/>
            <w:right w:val="none" w:sz="0" w:space="0" w:color="auto"/>
          </w:divBdr>
        </w:div>
        <w:div w:id="770904394">
          <w:marLeft w:val="480"/>
          <w:marRight w:val="0"/>
          <w:marTop w:val="0"/>
          <w:marBottom w:val="0"/>
          <w:divBdr>
            <w:top w:val="none" w:sz="0" w:space="0" w:color="auto"/>
            <w:left w:val="none" w:sz="0" w:space="0" w:color="auto"/>
            <w:bottom w:val="none" w:sz="0" w:space="0" w:color="auto"/>
            <w:right w:val="none" w:sz="0" w:space="0" w:color="auto"/>
          </w:divBdr>
        </w:div>
        <w:div w:id="798769129">
          <w:marLeft w:val="480"/>
          <w:marRight w:val="0"/>
          <w:marTop w:val="0"/>
          <w:marBottom w:val="0"/>
          <w:divBdr>
            <w:top w:val="none" w:sz="0" w:space="0" w:color="auto"/>
            <w:left w:val="none" w:sz="0" w:space="0" w:color="auto"/>
            <w:bottom w:val="none" w:sz="0" w:space="0" w:color="auto"/>
            <w:right w:val="none" w:sz="0" w:space="0" w:color="auto"/>
          </w:divBdr>
        </w:div>
        <w:div w:id="798955248">
          <w:marLeft w:val="480"/>
          <w:marRight w:val="0"/>
          <w:marTop w:val="0"/>
          <w:marBottom w:val="0"/>
          <w:divBdr>
            <w:top w:val="none" w:sz="0" w:space="0" w:color="auto"/>
            <w:left w:val="none" w:sz="0" w:space="0" w:color="auto"/>
            <w:bottom w:val="none" w:sz="0" w:space="0" w:color="auto"/>
            <w:right w:val="none" w:sz="0" w:space="0" w:color="auto"/>
          </w:divBdr>
        </w:div>
        <w:div w:id="800198105">
          <w:marLeft w:val="480"/>
          <w:marRight w:val="0"/>
          <w:marTop w:val="0"/>
          <w:marBottom w:val="0"/>
          <w:divBdr>
            <w:top w:val="none" w:sz="0" w:space="0" w:color="auto"/>
            <w:left w:val="none" w:sz="0" w:space="0" w:color="auto"/>
            <w:bottom w:val="none" w:sz="0" w:space="0" w:color="auto"/>
            <w:right w:val="none" w:sz="0" w:space="0" w:color="auto"/>
          </w:divBdr>
        </w:div>
        <w:div w:id="819418351">
          <w:marLeft w:val="480"/>
          <w:marRight w:val="0"/>
          <w:marTop w:val="0"/>
          <w:marBottom w:val="0"/>
          <w:divBdr>
            <w:top w:val="none" w:sz="0" w:space="0" w:color="auto"/>
            <w:left w:val="none" w:sz="0" w:space="0" w:color="auto"/>
            <w:bottom w:val="none" w:sz="0" w:space="0" w:color="auto"/>
            <w:right w:val="none" w:sz="0" w:space="0" w:color="auto"/>
          </w:divBdr>
        </w:div>
        <w:div w:id="821698413">
          <w:marLeft w:val="480"/>
          <w:marRight w:val="0"/>
          <w:marTop w:val="0"/>
          <w:marBottom w:val="0"/>
          <w:divBdr>
            <w:top w:val="none" w:sz="0" w:space="0" w:color="auto"/>
            <w:left w:val="none" w:sz="0" w:space="0" w:color="auto"/>
            <w:bottom w:val="none" w:sz="0" w:space="0" w:color="auto"/>
            <w:right w:val="none" w:sz="0" w:space="0" w:color="auto"/>
          </w:divBdr>
        </w:div>
        <w:div w:id="826556055">
          <w:marLeft w:val="480"/>
          <w:marRight w:val="0"/>
          <w:marTop w:val="0"/>
          <w:marBottom w:val="0"/>
          <w:divBdr>
            <w:top w:val="none" w:sz="0" w:space="0" w:color="auto"/>
            <w:left w:val="none" w:sz="0" w:space="0" w:color="auto"/>
            <w:bottom w:val="none" w:sz="0" w:space="0" w:color="auto"/>
            <w:right w:val="none" w:sz="0" w:space="0" w:color="auto"/>
          </w:divBdr>
        </w:div>
        <w:div w:id="854686830">
          <w:marLeft w:val="480"/>
          <w:marRight w:val="0"/>
          <w:marTop w:val="0"/>
          <w:marBottom w:val="0"/>
          <w:divBdr>
            <w:top w:val="none" w:sz="0" w:space="0" w:color="auto"/>
            <w:left w:val="none" w:sz="0" w:space="0" w:color="auto"/>
            <w:bottom w:val="none" w:sz="0" w:space="0" w:color="auto"/>
            <w:right w:val="none" w:sz="0" w:space="0" w:color="auto"/>
          </w:divBdr>
        </w:div>
        <w:div w:id="884873765">
          <w:marLeft w:val="480"/>
          <w:marRight w:val="0"/>
          <w:marTop w:val="0"/>
          <w:marBottom w:val="0"/>
          <w:divBdr>
            <w:top w:val="none" w:sz="0" w:space="0" w:color="auto"/>
            <w:left w:val="none" w:sz="0" w:space="0" w:color="auto"/>
            <w:bottom w:val="none" w:sz="0" w:space="0" w:color="auto"/>
            <w:right w:val="none" w:sz="0" w:space="0" w:color="auto"/>
          </w:divBdr>
        </w:div>
        <w:div w:id="919027610">
          <w:marLeft w:val="480"/>
          <w:marRight w:val="0"/>
          <w:marTop w:val="0"/>
          <w:marBottom w:val="0"/>
          <w:divBdr>
            <w:top w:val="none" w:sz="0" w:space="0" w:color="auto"/>
            <w:left w:val="none" w:sz="0" w:space="0" w:color="auto"/>
            <w:bottom w:val="none" w:sz="0" w:space="0" w:color="auto"/>
            <w:right w:val="none" w:sz="0" w:space="0" w:color="auto"/>
          </w:divBdr>
        </w:div>
        <w:div w:id="932668628">
          <w:marLeft w:val="480"/>
          <w:marRight w:val="0"/>
          <w:marTop w:val="0"/>
          <w:marBottom w:val="0"/>
          <w:divBdr>
            <w:top w:val="none" w:sz="0" w:space="0" w:color="auto"/>
            <w:left w:val="none" w:sz="0" w:space="0" w:color="auto"/>
            <w:bottom w:val="none" w:sz="0" w:space="0" w:color="auto"/>
            <w:right w:val="none" w:sz="0" w:space="0" w:color="auto"/>
          </w:divBdr>
        </w:div>
        <w:div w:id="1008600461">
          <w:marLeft w:val="480"/>
          <w:marRight w:val="0"/>
          <w:marTop w:val="0"/>
          <w:marBottom w:val="0"/>
          <w:divBdr>
            <w:top w:val="none" w:sz="0" w:space="0" w:color="auto"/>
            <w:left w:val="none" w:sz="0" w:space="0" w:color="auto"/>
            <w:bottom w:val="none" w:sz="0" w:space="0" w:color="auto"/>
            <w:right w:val="none" w:sz="0" w:space="0" w:color="auto"/>
          </w:divBdr>
        </w:div>
        <w:div w:id="1009792722">
          <w:marLeft w:val="480"/>
          <w:marRight w:val="0"/>
          <w:marTop w:val="0"/>
          <w:marBottom w:val="0"/>
          <w:divBdr>
            <w:top w:val="none" w:sz="0" w:space="0" w:color="auto"/>
            <w:left w:val="none" w:sz="0" w:space="0" w:color="auto"/>
            <w:bottom w:val="none" w:sz="0" w:space="0" w:color="auto"/>
            <w:right w:val="none" w:sz="0" w:space="0" w:color="auto"/>
          </w:divBdr>
        </w:div>
        <w:div w:id="1014039768">
          <w:marLeft w:val="480"/>
          <w:marRight w:val="0"/>
          <w:marTop w:val="0"/>
          <w:marBottom w:val="0"/>
          <w:divBdr>
            <w:top w:val="none" w:sz="0" w:space="0" w:color="auto"/>
            <w:left w:val="none" w:sz="0" w:space="0" w:color="auto"/>
            <w:bottom w:val="none" w:sz="0" w:space="0" w:color="auto"/>
            <w:right w:val="none" w:sz="0" w:space="0" w:color="auto"/>
          </w:divBdr>
        </w:div>
      </w:divsChild>
    </w:div>
    <w:div w:id="151483617">
      <w:bodyDiv w:val="1"/>
      <w:marLeft w:val="0"/>
      <w:marRight w:val="0"/>
      <w:marTop w:val="0"/>
      <w:marBottom w:val="0"/>
      <w:divBdr>
        <w:top w:val="none" w:sz="0" w:space="0" w:color="auto"/>
        <w:left w:val="none" w:sz="0" w:space="0" w:color="auto"/>
        <w:bottom w:val="none" w:sz="0" w:space="0" w:color="auto"/>
        <w:right w:val="none" w:sz="0" w:space="0" w:color="auto"/>
      </w:divBdr>
    </w:div>
    <w:div w:id="151526687">
      <w:bodyDiv w:val="1"/>
      <w:marLeft w:val="0"/>
      <w:marRight w:val="0"/>
      <w:marTop w:val="0"/>
      <w:marBottom w:val="0"/>
      <w:divBdr>
        <w:top w:val="none" w:sz="0" w:space="0" w:color="auto"/>
        <w:left w:val="none" w:sz="0" w:space="0" w:color="auto"/>
        <w:bottom w:val="none" w:sz="0" w:space="0" w:color="auto"/>
        <w:right w:val="none" w:sz="0" w:space="0" w:color="auto"/>
      </w:divBdr>
    </w:div>
    <w:div w:id="151675507">
      <w:bodyDiv w:val="1"/>
      <w:marLeft w:val="0"/>
      <w:marRight w:val="0"/>
      <w:marTop w:val="0"/>
      <w:marBottom w:val="0"/>
      <w:divBdr>
        <w:top w:val="none" w:sz="0" w:space="0" w:color="auto"/>
        <w:left w:val="none" w:sz="0" w:space="0" w:color="auto"/>
        <w:bottom w:val="none" w:sz="0" w:space="0" w:color="auto"/>
        <w:right w:val="none" w:sz="0" w:space="0" w:color="auto"/>
      </w:divBdr>
    </w:div>
    <w:div w:id="151912594">
      <w:bodyDiv w:val="1"/>
      <w:marLeft w:val="0"/>
      <w:marRight w:val="0"/>
      <w:marTop w:val="0"/>
      <w:marBottom w:val="0"/>
      <w:divBdr>
        <w:top w:val="none" w:sz="0" w:space="0" w:color="auto"/>
        <w:left w:val="none" w:sz="0" w:space="0" w:color="auto"/>
        <w:bottom w:val="none" w:sz="0" w:space="0" w:color="auto"/>
        <w:right w:val="none" w:sz="0" w:space="0" w:color="auto"/>
      </w:divBdr>
    </w:div>
    <w:div w:id="152376509">
      <w:bodyDiv w:val="1"/>
      <w:marLeft w:val="0"/>
      <w:marRight w:val="0"/>
      <w:marTop w:val="0"/>
      <w:marBottom w:val="0"/>
      <w:divBdr>
        <w:top w:val="none" w:sz="0" w:space="0" w:color="auto"/>
        <w:left w:val="none" w:sz="0" w:space="0" w:color="auto"/>
        <w:bottom w:val="none" w:sz="0" w:space="0" w:color="auto"/>
        <w:right w:val="none" w:sz="0" w:space="0" w:color="auto"/>
      </w:divBdr>
      <w:divsChild>
        <w:div w:id="101270624">
          <w:marLeft w:val="480"/>
          <w:marRight w:val="0"/>
          <w:marTop w:val="0"/>
          <w:marBottom w:val="0"/>
          <w:divBdr>
            <w:top w:val="none" w:sz="0" w:space="0" w:color="auto"/>
            <w:left w:val="none" w:sz="0" w:space="0" w:color="auto"/>
            <w:bottom w:val="none" w:sz="0" w:space="0" w:color="auto"/>
            <w:right w:val="none" w:sz="0" w:space="0" w:color="auto"/>
          </w:divBdr>
        </w:div>
        <w:div w:id="156573795">
          <w:marLeft w:val="480"/>
          <w:marRight w:val="0"/>
          <w:marTop w:val="0"/>
          <w:marBottom w:val="0"/>
          <w:divBdr>
            <w:top w:val="none" w:sz="0" w:space="0" w:color="auto"/>
            <w:left w:val="none" w:sz="0" w:space="0" w:color="auto"/>
            <w:bottom w:val="none" w:sz="0" w:space="0" w:color="auto"/>
            <w:right w:val="none" w:sz="0" w:space="0" w:color="auto"/>
          </w:divBdr>
        </w:div>
        <w:div w:id="200437002">
          <w:marLeft w:val="480"/>
          <w:marRight w:val="0"/>
          <w:marTop w:val="0"/>
          <w:marBottom w:val="0"/>
          <w:divBdr>
            <w:top w:val="none" w:sz="0" w:space="0" w:color="auto"/>
            <w:left w:val="none" w:sz="0" w:space="0" w:color="auto"/>
            <w:bottom w:val="none" w:sz="0" w:space="0" w:color="auto"/>
            <w:right w:val="none" w:sz="0" w:space="0" w:color="auto"/>
          </w:divBdr>
        </w:div>
        <w:div w:id="389622564">
          <w:marLeft w:val="480"/>
          <w:marRight w:val="0"/>
          <w:marTop w:val="0"/>
          <w:marBottom w:val="0"/>
          <w:divBdr>
            <w:top w:val="none" w:sz="0" w:space="0" w:color="auto"/>
            <w:left w:val="none" w:sz="0" w:space="0" w:color="auto"/>
            <w:bottom w:val="none" w:sz="0" w:space="0" w:color="auto"/>
            <w:right w:val="none" w:sz="0" w:space="0" w:color="auto"/>
          </w:divBdr>
        </w:div>
        <w:div w:id="402916208">
          <w:marLeft w:val="480"/>
          <w:marRight w:val="0"/>
          <w:marTop w:val="0"/>
          <w:marBottom w:val="0"/>
          <w:divBdr>
            <w:top w:val="none" w:sz="0" w:space="0" w:color="auto"/>
            <w:left w:val="none" w:sz="0" w:space="0" w:color="auto"/>
            <w:bottom w:val="none" w:sz="0" w:space="0" w:color="auto"/>
            <w:right w:val="none" w:sz="0" w:space="0" w:color="auto"/>
          </w:divBdr>
        </w:div>
        <w:div w:id="663124438">
          <w:marLeft w:val="480"/>
          <w:marRight w:val="0"/>
          <w:marTop w:val="0"/>
          <w:marBottom w:val="0"/>
          <w:divBdr>
            <w:top w:val="none" w:sz="0" w:space="0" w:color="auto"/>
            <w:left w:val="none" w:sz="0" w:space="0" w:color="auto"/>
            <w:bottom w:val="none" w:sz="0" w:space="0" w:color="auto"/>
            <w:right w:val="none" w:sz="0" w:space="0" w:color="auto"/>
          </w:divBdr>
        </w:div>
        <w:div w:id="815142567">
          <w:marLeft w:val="480"/>
          <w:marRight w:val="0"/>
          <w:marTop w:val="0"/>
          <w:marBottom w:val="0"/>
          <w:divBdr>
            <w:top w:val="none" w:sz="0" w:space="0" w:color="auto"/>
            <w:left w:val="none" w:sz="0" w:space="0" w:color="auto"/>
            <w:bottom w:val="none" w:sz="0" w:space="0" w:color="auto"/>
            <w:right w:val="none" w:sz="0" w:space="0" w:color="auto"/>
          </w:divBdr>
        </w:div>
        <w:div w:id="911039825">
          <w:marLeft w:val="480"/>
          <w:marRight w:val="0"/>
          <w:marTop w:val="0"/>
          <w:marBottom w:val="0"/>
          <w:divBdr>
            <w:top w:val="none" w:sz="0" w:space="0" w:color="auto"/>
            <w:left w:val="none" w:sz="0" w:space="0" w:color="auto"/>
            <w:bottom w:val="none" w:sz="0" w:space="0" w:color="auto"/>
            <w:right w:val="none" w:sz="0" w:space="0" w:color="auto"/>
          </w:divBdr>
        </w:div>
        <w:div w:id="917325981">
          <w:marLeft w:val="480"/>
          <w:marRight w:val="0"/>
          <w:marTop w:val="0"/>
          <w:marBottom w:val="0"/>
          <w:divBdr>
            <w:top w:val="none" w:sz="0" w:space="0" w:color="auto"/>
            <w:left w:val="none" w:sz="0" w:space="0" w:color="auto"/>
            <w:bottom w:val="none" w:sz="0" w:space="0" w:color="auto"/>
            <w:right w:val="none" w:sz="0" w:space="0" w:color="auto"/>
          </w:divBdr>
        </w:div>
      </w:divsChild>
    </w:div>
    <w:div w:id="152765594">
      <w:bodyDiv w:val="1"/>
      <w:marLeft w:val="0"/>
      <w:marRight w:val="0"/>
      <w:marTop w:val="0"/>
      <w:marBottom w:val="0"/>
      <w:divBdr>
        <w:top w:val="none" w:sz="0" w:space="0" w:color="auto"/>
        <w:left w:val="none" w:sz="0" w:space="0" w:color="auto"/>
        <w:bottom w:val="none" w:sz="0" w:space="0" w:color="auto"/>
        <w:right w:val="none" w:sz="0" w:space="0" w:color="auto"/>
      </w:divBdr>
    </w:div>
    <w:div w:id="153109440">
      <w:bodyDiv w:val="1"/>
      <w:marLeft w:val="0"/>
      <w:marRight w:val="0"/>
      <w:marTop w:val="0"/>
      <w:marBottom w:val="0"/>
      <w:divBdr>
        <w:top w:val="none" w:sz="0" w:space="0" w:color="auto"/>
        <w:left w:val="none" w:sz="0" w:space="0" w:color="auto"/>
        <w:bottom w:val="none" w:sz="0" w:space="0" w:color="auto"/>
        <w:right w:val="none" w:sz="0" w:space="0" w:color="auto"/>
      </w:divBdr>
    </w:div>
    <w:div w:id="153493367">
      <w:bodyDiv w:val="1"/>
      <w:marLeft w:val="0"/>
      <w:marRight w:val="0"/>
      <w:marTop w:val="0"/>
      <w:marBottom w:val="0"/>
      <w:divBdr>
        <w:top w:val="none" w:sz="0" w:space="0" w:color="auto"/>
        <w:left w:val="none" w:sz="0" w:space="0" w:color="auto"/>
        <w:bottom w:val="none" w:sz="0" w:space="0" w:color="auto"/>
        <w:right w:val="none" w:sz="0" w:space="0" w:color="auto"/>
      </w:divBdr>
    </w:div>
    <w:div w:id="153566530">
      <w:bodyDiv w:val="1"/>
      <w:marLeft w:val="0"/>
      <w:marRight w:val="0"/>
      <w:marTop w:val="0"/>
      <w:marBottom w:val="0"/>
      <w:divBdr>
        <w:top w:val="none" w:sz="0" w:space="0" w:color="auto"/>
        <w:left w:val="none" w:sz="0" w:space="0" w:color="auto"/>
        <w:bottom w:val="none" w:sz="0" w:space="0" w:color="auto"/>
        <w:right w:val="none" w:sz="0" w:space="0" w:color="auto"/>
      </w:divBdr>
    </w:div>
    <w:div w:id="153761486">
      <w:bodyDiv w:val="1"/>
      <w:marLeft w:val="0"/>
      <w:marRight w:val="0"/>
      <w:marTop w:val="0"/>
      <w:marBottom w:val="0"/>
      <w:divBdr>
        <w:top w:val="none" w:sz="0" w:space="0" w:color="auto"/>
        <w:left w:val="none" w:sz="0" w:space="0" w:color="auto"/>
        <w:bottom w:val="none" w:sz="0" w:space="0" w:color="auto"/>
        <w:right w:val="none" w:sz="0" w:space="0" w:color="auto"/>
      </w:divBdr>
    </w:div>
    <w:div w:id="153840604">
      <w:bodyDiv w:val="1"/>
      <w:marLeft w:val="0"/>
      <w:marRight w:val="0"/>
      <w:marTop w:val="0"/>
      <w:marBottom w:val="0"/>
      <w:divBdr>
        <w:top w:val="none" w:sz="0" w:space="0" w:color="auto"/>
        <w:left w:val="none" w:sz="0" w:space="0" w:color="auto"/>
        <w:bottom w:val="none" w:sz="0" w:space="0" w:color="auto"/>
        <w:right w:val="none" w:sz="0" w:space="0" w:color="auto"/>
      </w:divBdr>
      <w:divsChild>
        <w:div w:id="1274954">
          <w:marLeft w:val="480"/>
          <w:marRight w:val="0"/>
          <w:marTop w:val="0"/>
          <w:marBottom w:val="0"/>
          <w:divBdr>
            <w:top w:val="none" w:sz="0" w:space="0" w:color="auto"/>
            <w:left w:val="none" w:sz="0" w:space="0" w:color="auto"/>
            <w:bottom w:val="none" w:sz="0" w:space="0" w:color="auto"/>
            <w:right w:val="none" w:sz="0" w:space="0" w:color="auto"/>
          </w:divBdr>
        </w:div>
        <w:div w:id="47533160">
          <w:marLeft w:val="480"/>
          <w:marRight w:val="0"/>
          <w:marTop w:val="0"/>
          <w:marBottom w:val="0"/>
          <w:divBdr>
            <w:top w:val="none" w:sz="0" w:space="0" w:color="auto"/>
            <w:left w:val="none" w:sz="0" w:space="0" w:color="auto"/>
            <w:bottom w:val="none" w:sz="0" w:space="0" w:color="auto"/>
            <w:right w:val="none" w:sz="0" w:space="0" w:color="auto"/>
          </w:divBdr>
        </w:div>
        <w:div w:id="58988310">
          <w:marLeft w:val="480"/>
          <w:marRight w:val="0"/>
          <w:marTop w:val="0"/>
          <w:marBottom w:val="0"/>
          <w:divBdr>
            <w:top w:val="none" w:sz="0" w:space="0" w:color="auto"/>
            <w:left w:val="none" w:sz="0" w:space="0" w:color="auto"/>
            <w:bottom w:val="none" w:sz="0" w:space="0" w:color="auto"/>
            <w:right w:val="none" w:sz="0" w:space="0" w:color="auto"/>
          </w:divBdr>
        </w:div>
        <w:div w:id="85543557">
          <w:marLeft w:val="480"/>
          <w:marRight w:val="0"/>
          <w:marTop w:val="0"/>
          <w:marBottom w:val="0"/>
          <w:divBdr>
            <w:top w:val="none" w:sz="0" w:space="0" w:color="auto"/>
            <w:left w:val="none" w:sz="0" w:space="0" w:color="auto"/>
            <w:bottom w:val="none" w:sz="0" w:space="0" w:color="auto"/>
            <w:right w:val="none" w:sz="0" w:space="0" w:color="auto"/>
          </w:divBdr>
        </w:div>
        <w:div w:id="88352907">
          <w:marLeft w:val="480"/>
          <w:marRight w:val="0"/>
          <w:marTop w:val="0"/>
          <w:marBottom w:val="0"/>
          <w:divBdr>
            <w:top w:val="none" w:sz="0" w:space="0" w:color="auto"/>
            <w:left w:val="none" w:sz="0" w:space="0" w:color="auto"/>
            <w:bottom w:val="none" w:sz="0" w:space="0" w:color="auto"/>
            <w:right w:val="none" w:sz="0" w:space="0" w:color="auto"/>
          </w:divBdr>
        </w:div>
        <w:div w:id="108354190">
          <w:marLeft w:val="480"/>
          <w:marRight w:val="0"/>
          <w:marTop w:val="0"/>
          <w:marBottom w:val="0"/>
          <w:divBdr>
            <w:top w:val="none" w:sz="0" w:space="0" w:color="auto"/>
            <w:left w:val="none" w:sz="0" w:space="0" w:color="auto"/>
            <w:bottom w:val="none" w:sz="0" w:space="0" w:color="auto"/>
            <w:right w:val="none" w:sz="0" w:space="0" w:color="auto"/>
          </w:divBdr>
        </w:div>
        <w:div w:id="124470130">
          <w:marLeft w:val="480"/>
          <w:marRight w:val="0"/>
          <w:marTop w:val="0"/>
          <w:marBottom w:val="0"/>
          <w:divBdr>
            <w:top w:val="none" w:sz="0" w:space="0" w:color="auto"/>
            <w:left w:val="none" w:sz="0" w:space="0" w:color="auto"/>
            <w:bottom w:val="none" w:sz="0" w:space="0" w:color="auto"/>
            <w:right w:val="none" w:sz="0" w:space="0" w:color="auto"/>
          </w:divBdr>
        </w:div>
        <w:div w:id="152138003">
          <w:marLeft w:val="480"/>
          <w:marRight w:val="0"/>
          <w:marTop w:val="0"/>
          <w:marBottom w:val="0"/>
          <w:divBdr>
            <w:top w:val="none" w:sz="0" w:space="0" w:color="auto"/>
            <w:left w:val="none" w:sz="0" w:space="0" w:color="auto"/>
            <w:bottom w:val="none" w:sz="0" w:space="0" w:color="auto"/>
            <w:right w:val="none" w:sz="0" w:space="0" w:color="auto"/>
          </w:divBdr>
        </w:div>
        <w:div w:id="168641044">
          <w:marLeft w:val="480"/>
          <w:marRight w:val="0"/>
          <w:marTop w:val="0"/>
          <w:marBottom w:val="0"/>
          <w:divBdr>
            <w:top w:val="none" w:sz="0" w:space="0" w:color="auto"/>
            <w:left w:val="none" w:sz="0" w:space="0" w:color="auto"/>
            <w:bottom w:val="none" w:sz="0" w:space="0" w:color="auto"/>
            <w:right w:val="none" w:sz="0" w:space="0" w:color="auto"/>
          </w:divBdr>
        </w:div>
        <w:div w:id="170680260">
          <w:marLeft w:val="480"/>
          <w:marRight w:val="0"/>
          <w:marTop w:val="0"/>
          <w:marBottom w:val="0"/>
          <w:divBdr>
            <w:top w:val="none" w:sz="0" w:space="0" w:color="auto"/>
            <w:left w:val="none" w:sz="0" w:space="0" w:color="auto"/>
            <w:bottom w:val="none" w:sz="0" w:space="0" w:color="auto"/>
            <w:right w:val="none" w:sz="0" w:space="0" w:color="auto"/>
          </w:divBdr>
        </w:div>
        <w:div w:id="179319479">
          <w:marLeft w:val="480"/>
          <w:marRight w:val="0"/>
          <w:marTop w:val="0"/>
          <w:marBottom w:val="0"/>
          <w:divBdr>
            <w:top w:val="none" w:sz="0" w:space="0" w:color="auto"/>
            <w:left w:val="none" w:sz="0" w:space="0" w:color="auto"/>
            <w:bottom w:val="none" w:sz="0" w:space="0" w:color="auto"/>
            <w:right w:val="none" w:sz="0" w:space="0" w:color="auto"/>
          </w:divBdr>
        </w:div>
        <w:div w:id="295258586">
          <w:marLeft w:val="480"/>
          <w:marRight w:val="0"/>
          <w:marTop w:val="0"/>
          <w:marBottom w:val="0"/>
          <w:divBdr>
            <w:top w:val="none" w:sz="0" w:space="0" w:color="auto"/>
            <w:left w:val="none" w:sz="0" w:space="0" w:color="auto"/>
            <w:bottom w:val="none" w:sz="0" w:space="0" w:color="auto"/>
            <w:right w:val="none" w:sz="0" w:space="0" w:color="auto"/>
          </w:divBdr>
        </w:div>
        <w:div w:id="452596836">
          <w:marLeft w:val="480"/>
          <w:marRight w:val="0"/>
          <w:marTop w:val="0"/>
          <w:marBottom w:val="0"/>
          <w:divBdr>
            <w:top w:val="none" w:sz="0" w:space="0" w:color="auto"/>
            <w:left w:val="none" w:sz="0" w:space="0" w:color="auto"/>
            <w:bottom w:val="none" w:sz="0" w:space="0" w:color="auto"/>
            <w:right w:val="none" w:sz="0" w:space="0" w:color="auto"/>
          </w:divBdr>
        </w:div>
        <w:div w:id="464549849">
          <w:marLeft w:val="480"/>
          <w:marRight w:val="0"/>
          <w:marTop w:val="0"/>
          <w:marBottom w:val="0"/>
          <w:divBdr>
            <w:top w:val="none" w:sz="0" w:space="0" w:color="auto"/>
            <w:left w:val="none" w:sz="0" w:space="0" w:color="auto"/>
            <w:bottom w:val="none" w:sz="0" w:space="0" w:color="auto"/>
            <w:right w:val="none" w:sz="0" w:space="0" w:color="auto"/>
          </w:divBdr>
        </w:div>
        <w:div w:id="478040015">
          <w:marLeft w:val="480"/>
          <w:marRight w:val="0"/>
          <w:marTop w:val="0"/>
          <w:marBottom w:val="0"/>
          <w:divBdr>
            <w:top w:val="none" w:sz="0" w:space="0" w:color="auto"/>
            <w:left w:val="none" w:sz="0" w:space="0" w:color="auto"/>
            <w:bottom w:val="none" w:sz="0" w:space="0" w:color="auto"/>
            <w:right w:val="none" w:sz="0" w:space="0" w:color="auto"/>
          </w:divBdr>
        </w:div>
        <w:div w:id="503252850">
          <w:marLeft w:val="480"/>
          <w:marRight w:val="0"/>
          <w:marTop w:val="0"/>
          <w:marBottom w:val="0"/>
          <w:divBdr>
            <w:top w:val="none" w:sz="0" w:space="0" w:color="auto"/>
            <w:left w:val="none" w:sz="0" w:space="0" w:color="auto"/>
            <w:bottom w:val="none" w:sz="0" w:space="0" w:color="auto"/>
            <w:right w:val="none" w:sz="0" w:space="0" w:color="auto"/>
          </w:divBdr>
        </w:div>
        <w:div w:id="519394289">
          <w:marLeft w:val="480"/>
          <w:marRight w:val="0"/>
          <w:marTop w:val="0"/>
          <w:marBottom w:val="0"/>
          <w:divBdr>
            <w:top w:val="none" w:sz="0" w:space="0" w:color="auto"/>
            <w:left w:val="none" w:sz="0" w:space="0" w:color="auto"/>
            <w:bottom w:val="none" w:sz="0" w:space="0" w:color="auto"/>
            <w:right w:val="none" w:sz="0" w:space="0" w:color="auto"/>
          </w:divBdr>
        </w:div>
        <w:div w:id="561260410">
          <w:marLeft w:val="480"/>
          <w:marRight w:val="0"/>
          <w:marTop w:val="0"/>
          <w:marBottom w:val="0"/>
          <w:divBdr>
            <w:top w:val="none" w:sz="0" w:space="0" w:color="auto"/>
            <w:left w:val="none" w:sz="0" w:space="0" w:color="auto"/>
            <w:bottom w:val="none" w:sz="0" w:space="0" w:color="auto"/>
            <w:right w:val="none" w:sz="0" w:space="0" w:color="auto"/>
          </w:divBdr>
        </w:div>
        <w:div w:id="597297174">
          <w:marLeft w:val="480"/>
          <w:marRight w:val="0"/>
          <w:marTop w:val="0"/>
          <w:marBottom w:val="0"/>
          <w:divBdr>
            <w:top w:val="none" w:sz="0" w:space="0" w:color="auto"/>
            <w:left w:val="none" w:sz="0" w:space="0" w:color="auto"/>
            <w:bottom w:val="none" w:sz="0" w:space="0" w:color="auto"/>
            <w:right w:val="none" w:sz="0" w:space="0" w:color="auto"/>
          </w:divBdr>
        </w:div>
        <w:div w:id="608662699">
          <w:marLeft w:val="480"/>
          <w:marRight w:val="0"/>
          <w:marTop w:val="0"/>
          <w:marBottom w:val="0"/>
          <w:divBdr>
            <w:top w:val="none" w:sz="0" w:space="0" w:color="auto"/>
            <w:left w:val="none" w:sz="0" w:space="0" w:color="auto"/>
            <w:bottom w:val="none" w:sz="0" w:space="0" w:color="auto"/>
            <w:right w:val="none" w:sz="0" w:space="0" w:color="auto"/>
          </w:divBdr>
        </w:div>
        <w:div w:id="635259472">
          <w:marLeft w:val="480"/>
          <w:marRight w:val="0"/>
          <w:marTop w:val="0"/>
          <w:marBottom w:val="0"/>
          <w:divBdr>
            <w:top w:val="none" w:sz="0" w:space="0" w:color="auto"/>
            <w:left w:val="none" w:sz="0" w:space="0" w:color="auto"/>
            <w:bottom w:val="none" w:sz="0" w:space="0" w:color="auto"/>
            <w:right w:val="none" w:sz="0" w:space="0" w:color="auto"/>
          </w:divBdr>
        </w:div>
        <w:div w:id="643512623">
          <w:marLeft w:val="480"/>
          <w:marRight w:val="0"/>
          <w:marTop w:val="0"/>
          <w:marBottom w:val="0"/>
          <w:divBdr>
            <w:top w:val="none" w:sz="0" w:space="0" w:color="auto"/>
            <w:left w:val="none" w:sz="0" w:space="0" w:color="auto"/>
            <w:bottom w:val="none" w:sz="0" w:space="0" w:color="auto"/>
            <w:right w:val="none" w:sz="0" w:space="0" w:color="auto"/>
          </w:divBdr>
        </w:div>
        <w:div w:id="647519085">
          <w:marLeft w:val="480"/>
          <w:marRight w:val="0"/>
          <w:marTop w:val="0"/>
          <w:marBottom w:val="0"/>
          <w:divBdr>
            <w:top w:val="none" w:sz="0" w:space="0" w:color="auto"/>
            <w:left w:val="none" w:sz="0" w:space="0" w:color="auto"/>
            <w:bottom w:val="none" w:sz="0" w:space="0" w:color="auto"/>
            <w:right w:val="none" w:sz="0" w:space="0" w:color="auto"/>
          </w:divBdr>
        </w:div>
        <w:div w:id="739641894">
          <w:marLeft w:val="480"/>
          <w:marRight w:val="0"/>
          <w:marTop w:val="0"/>
          <w:marBottom w:val="0"/>
          <w:divBdr>
            <w:top w:val="none" w:sz="0" w:space="0" w:color="auto"/>
            <w:left w:val="none" w:sz="0" w:space="0" w:color="auto"/>
            <w:bottom w:val="none" w:sz="0" w:space="0" w:color="auto"/>
            <w:right w:val="none" w:sz="0" w:space="0" w:color="auto"/>
          </w:divBdr>
        </w:div>
        <w:div w:id="756363881">
          <w:marLeft w:val="480"/>
          <w:marRight w:val="0"/>
          <w:marTop w:val="0"/>
          <w:marBottom w:val="0"/>
          <w:divBdr>
            <w:top w:val="none" w:sz="0" w:space="0" w:color="auto"/>
            <w:left w:val="none" w:sz="0" w:space="0" w:color="auto"/>
            <w:bottom w:val="none" w:sz="0" w:space="0" w:color="auto"/>
            <w:right w:val="none" w:sz="0" w:space="0" w:color="auto"/>
          </w:divBdr>
        </w:div>
        <w:div w:id="789789015">
          <w:marLeft w:val="480"/>
          <w:marRight w:val="0"/>
          <w:marTop w:val="0"/>
          <w:marBottom w:val="0"/>
          <w:divBdr>
            <w:top w:val="none" w:sz="0" w:space="0" w:color="auto"/>
            <w:left w:val="none" w:sz="0" w:space="0" w:color="auto"/>
            <w:bottom w:val="none" w:sz="0" w:space="0" w:color="auto"/>
            <w:right w:val="none" w:sz="0" w:space="0" w:color="auto"/>
          </w:divBdr>
        </w:div>
        <w:div w:id="796144734">
          <w:marLeft w:val="480"/>
          <w:marRight w:val="0"/>
          <w:marTop w:val="0"/>
          <w:marBottom w:val="0"/>
          <w:divBdr>
            <w:top w:val="none" w:sz="0" w:space="0" w:color="auto"/>
            <w:left w:val="none" w:sz="0" w:space="0" w:color="auto"/>
            <w:bottom w:val="none" w:sz="0" w:space="0" w:color="auto"/>
            <w:right w:val="none" w:sz="0" w:space="0" w:color="auto"/>
          </w:divBdr>
        </w:div>
        <w:div w:id="796602367">
          <w:marLeft w:val="480"/>
          <w:marRight w:val="0"/>
          <w:marTop w:val="0"/>
          <w:marBottom w:val="0"/>
          <w:divBdr>
            <w:top w:val="none" w:sz="0" w:space="0" w:color="auto"/>
            <w:left w:val="none" w:sz="0" w:space="0" w:color="auto"/>
            <w:bottom w:val="none" w:sz="0" w:space="0" w:color="auto"/>
            <w:right w:val="none" w:sz="0" w:space="0" w:color="auto"/>
          </w:divBdr>
        </w:div>
        <w:div w:id="803620843">
          <w:marLeft w:val="480"/>
          <w:marRight w:val="0"/>
          <w:marTop w:val="0"/>
          <w:marBottom w:val="0"/>
          <w:divBdr>
            <w:top w:val="none" w:sz="0" w:space="0" w:color="auto"/>
            <w:left w:val="none" w:sz="0" w:space="0" w:color="auto"/>
            <w:bottom w:val="none" w:sz="0" w:space="0" w:color="auto"/>
            <w:right w:val="none" w:sz="0" w:space="0" w:color="auto"/>
          </w:divBdr>
        </w:div>
        <w:div w:id="804741513">
          <w:marLeft w:val="480"/>
          <w:marRight w:val="0"/>
          <w:marTop w:val="0"/>
          <w:marBottom w:val="0"/>
          <w:divBdr>
            <w:top w:val="none" w:sz="0" w:space="0" w:color="auto"/>
            <w:left w:val="none" w:sz="0" w:space="0" w:color="auto"/>
            <w:bottom w:val="none" w:sz="0" w:space="0" w:color="auto"/>
            <w:right w:val="none" w:sz="0" w:space="0" w:color="auto"/>
          </w:divBdr>
        </w:div>
        <w:div w:id="823469618">
          <w:marLeft w:val="480"/>
          <w:marRight w:val="0"/>
          <w:marTop w:val="0"/>
          <w:marBottom w:val="0"/>
          <w:divBdr>
            <w:top w:val="none" w:sz="0" w:space="0" w:color="auto"/>
            <w:left w:val="none" w:sz="0" w:space="0" w:color="auto"/>
            <w:bottom w:val="none" w:sz="0" w:space="0" w:color="auto"/>
            <w:right w:val="none" w:sz="0" w:space="0" w:color="auto"/>
          </w:divBdr>
        </w:div>
        <w:div w:id="829445290">
          <w:marLeft w:val="480"/>
          <w:marRight w:val="0"/>
          <w:marTop w:val="0"/>
          <w:marBottom w:val="0"/>
          <w:divBdr>
            <w:top w:val="none" w:sz="0" w:space="0" w:color="auto"/>
            <w:left w:val="none" w:sz="0" w:space="0" w:color="auto"/>
            <w:bottom w:val="none" w:sz="0" w:space="0" w:color="auto"/>
            <w:right w:val="none" w:sz="0" w:space="0" w:color="auto"/>
          </w:divBdr>
        </w:div>
        <w:div w:id="830368784">
          <w:marLeft w:val="480"/>
          <w:marRight w:val="0"/>
          <w:marTop w:val="0"/>
          <w:marBottom w:val="0"/>
          <w:divBdr>
            <w:top w:val="none" w:sz="0" w:space="0" w:color="auto"/>
            <w:left w:val="none" w:sz="0" w:space="0" w:color="auto"/>
            <w:bottom w:val="none" w:sz="0" w:space="0" w:color="auto"/>
            <w:right w:val="none" w:sz="0" w:space="0" w:color="auto"/>
          </w:divBdr>
        </w:div>
        <w:div w:id="888103353">
          <w:marLeft w:val="480"/>
          <w:marRight w:val="0"/>
          <w:marTop w:val="0"/>
          <w:marBottom w:val="0"/>
          <w:divBdr>
            <w:top w:val="none" w:sz="0" w:space="0" w:color="auto"/>
            <w:left w:val="none" w:sz="0" w:space="0" w:color="auto"/>
            <w:bottom w:val="none" w:sz="0" w:space="0" w:color="auto"/>
            <w:right w:val="none" w:sz="0" w:space="0" w:color="auto"/>
          </w:divBdr>
        </w:div>
        <w:div w:id="895898968">
          <w:marLeft w:val="480"/>
          <w:marRight w:val="0"/>
          <w:marTop w:val="0"/>
          <w:marBottom w:val="0"/>
          <w:divBdr>
            <w:top w:val="none" w:sz="0" w:space="0" w:color="auto"/>
            <w:left w:val="none" w:sz="0" w:space="0" w:color="auto"/>
            <w:bottom w:val="none" w:sz="0" w:space="0" w:color="auto"/>
            <w:right w:val="none" w:sz="0" w:space="0" w:color="auto"/>
          </w:divBdr>
        </w:div>
        <w:div w:id="903182643">
          <w:marLeft w:val="480"/>
          <w:marRight w:val="0"/>
          <w:marTop w:val="0"/>
          <w:marBottom w:val="0"/>
          <w:divBdr>
            <w:top w:val="none" w:sz="0" w:space="0" w:color="auto"/>
            <w:left w:val="none" w:sz="0" w:space="0" w:color="auto"/>
            <w:bottom w:val="none" w:sz="0" w:space="0" w:color="auto"/>
            <w:right w:val="none" w:sz="0" w:space="0" w:color="auto"/>
          </w:divBdr>
        </w:div>
        <w:div w:id="937299532">
          <w:marLeft w:val="480"/>
          <w:marRight w:val="0"/>
          <w:marTop w:val="0"/>
          <w:marBottom w:val="0"/>
          <w:divBdr>
            <w:top w:val="none" w:sz="0" w:space="0" w:color="auto"/>
            <w:left w:val="none" w:sz="0" w:space="0" w:color="auto"/>
            <w:bottom w:val="none" w:sz="0" w:space="0" w:color="auto"/>
            <w:right w:val="none" w:sz="0" w:space="0" w:color="auto"/>
          </w:divBdr>
        </w:div>
        <w:div w:id="954485833">
          <w:marLeft w:val="480"/>
          <w:marRight w:val="0"/>
          <w:marTop w:val="0"/>
          <w:marBottom w:val="0"/>
          <w:divBdr>
            <w:top w:val="none" w:sz="0" w:space="0" w:color="auto"/>
            <w:left w:val="none" w:sz="0" w:space="0" w:color="auto"/>
            <w:bottom w:val="none" w:sz="0" w:space="0" w:color="auto"/>
            <w:right w:val="none" w:sz="0" w:space="0" w:color="auto"/>
          </w:divBdr>
        </w:div>
        <w:div w:id="990210073">
          <w:marLeft w:val="480"/>
          <w:marRight w:val="0"/>
          <w:marTop w:val="0"/>
          <w:marBottom w:val="0"/>
          <w:divBdr>
            <w:top w:val="none" w:sz="0" w:space="0" w:color="auto"/>
            <w:left w:val="none" w:sz="0" w:space="0" w:color="auto"/>
            <w:bottom w:val="none" w:sz="0" w:space="0" w:color="auto"/>
            <w:right w:val="none" w:sz="0" w:space="0" w:color="auto"/>
          </w:divBdr>
        </w:div>
      </w:divsChild>
    </w:div>
    <w:div w:id="153842703">
      <w:bodyDiv w:val="1"/>
      <w:marLeft w:val="0"/>
      <w:marRight w:val="0"/>
      <w:marTop w:val="0"/>
      <w:marBottom w:val="0"/>
      <w:divBdr>
        <w:top w:val="none" w:sz="0" w:space="0" w:color="auto"/>
        <w:left w:val="none" w:sz="0" w:space="0" w:color="auto"/>
        <w:bottom w:val="none" w:sz="0" w:space="0" w:color="auto"/>
        <w:right w:val="none" w:sz="0" w:space="0" w:color="auto"/>
      </w:divBdr>
    </w:div>
    <w:div w:id="154224445">
      <w:bodyDiv w:val="1"/>
      <w:marLeft w:val="0"/>
      <w:marRight w:val="0"/>
      <w:marTop w:val="0"/>
      <w:marBottom w:val="0"/>
      <w:divBdr>
        <w:top w:val="none" w:sz="0" w:space="0" w:color="auto"/>
        <w:left w:val="none" w:sz="0" w:space="0" w:color="auto"/>
        <w:bottom w:val="none" w:sz="0" w:space="0" w:color="auto"/>
        <w:right w:val="none" w:sz="0" w:space="0" w:color="auto"/>
      </w:divBdr>
    </w:div>
    <w:div w:id="154230875">
      <w:bodyDiv w:val="1"/>
      <w:marLeft w:val="0"/>
      <w:marRight w:val="0"/>
      <w:marTop w:val="0"/>
      <w:marBottom w:val="0"/>
      <w:divBdr>
        <w:top w:val="none" w:sz="0" w:space="0" w:color="auto"/>
        <w:left w:val="none" w:sz="0" w:space="0" w:color="auto"/>
        <w:bottom w:val="none" w:sz="0" w:space="0" w:color="auto"/>
        <w:right w:val="none" w:sz="0" w:space="0" w:color="auto"/>
      </w:divBdr>
    </w:div>
    <w:div w:id="154297382">
      <w:bodyDiv w:val="1"/>
      <w:marLeft w:val="0"/>
      <w:marRight w:val="0"/>
      <w:marTop w:val="0"/>
      <w:marBottom w:val="0"/>
      <w:divBdr>
        <w:top w:val="none" w:sz="0" w:space="0" w:color="auto"/>
        <w:left w:val="none" w:sz="0" w:space="0" w:color="auto"/>
        <w:bottom w:val="none" w:sz="0" w:space="0" w:color="auto"/>
        <w:right w:val="none" w:sz="0" w:space="0" w:color="auto"/>
      </w:divBdr>
    </w:div>
    <w:div w:id="154297566">
      <w:bodyDiv w:val="1"/>
      <w:marLeft w:val="0"/>
      <w:marRight w:val="0"/>
      <w:marTop w:val="0"/>
      <w:marBottom w:val="0"/>
      <w:divBdr>
        <w:top w:val="none" w:sz="0" w:space="0" w:color="auto"/>
        <w:left w:val="none" w:sz="0" w:space="0" w:color="auto"/>
        <w:bottom w:val="none" w:sz="0" w:space="0" w:color="auto"/>
        <w:right w:val="none" w:sz="0" w:space="0" w:color="auto"/>
      </w:divBdr>
    </w:div>
    <w:div w:id="154416582">
      <w:bodyDiv w:val="1"/>
      <w:marLeft w:val="0"/>
      <w:marRight w:val="0"/>
      <w:marTop w:val="0"/>
      <w:marBottom w:val="0"/>
      <w:divBdr>
        <w:top w:val="none" w:sz="0" w:space="0" w:color="auto"/>
        <w:left w:val="none" w:sz="0" w:space="0" w:color="auto"/>
        <w:bottom w:val="none" w:sz="0" w:space="0" w:color="auto"/>
        <w:right w:val="none" w:sz="0" w:space="0" w:color="auto"/>
      </w:divBdr>
      <w:divsChild>
        <w:div w:id="40714435">
          <w:marLeft w:val="480"/>
          <w:marRight w:val="0"/>
          <w:marTop w:val="0"/>
          <w:marBottom w:val="0"/>
          <w:divBdr>
            <w:top w:val="none" w:sz="0" w:space="0" w:color="auto"/>
            <w:left w:val="none" w:sz="0" w:space="0" w:color="auto"/>
            <w:bottom w:val="none" w:sz="0" w:space="0" w:color="auto"/>
            <w:right w:val="none" w:sz="0" w:space="0" w:color="auto"/>
          </w:divBdr>
        </w:div>
        <w:div w:id="63992739">
          <w:marLeft w:val="480"/>
          <w:marRight w:val="0"/>
          <w:marTop w:val="0"/>
          <w:marBottom w:val="0"/>
          <w:divBdr>
            <w:top w:val="none" w:sz="0" w:space="0" w:color="auto"/>
            <w:left w:val="none" w:sz="0" w:space="0" w:color="auto"/>
            <w:bottom w:val="none" w:sz="0" w:space="0" w:color="auto"/>
            <w:right w:val="none" w:sz="0" w:space="0" w:color="auto"/>
          </w:divBdr>
        </w:div>
        <w:div w:id="98838739">
          <w:marLeft w:val="480"/>
          <w:marRight w:val="0"/>
          <w:marTop w:val="0"/>
          <w:marBottom w:val="0"/>
          <w:divBdr>
            <w:top w:val="none" w:sz="0" w:space="0" w:color="auto"/>
            <w:left w:val="none" w:sz="0" w:space="0" w:color="auto"/>
            <w:bottom w:val="none" w:sz="0" w:space="0" w:color="auto"/>
            <w:right w:val="none" w:sz="0" w:space="0" w:color="auto"/>
          </w:divBdr>
        </w:div>
        <w:div w:id="106900345">
          <w:marLeft w:val="480"/>
          <w:marRight w:val="0"/>
          <w:marTop w:val="0"/>
          <w:marBottom w:val="0"/>
          <w:divBdr>
            <w:top w:val="none" w:sz="0" w:space="0" w:color="auto"/>
            <w:left w:val="none" w:sz="0" w:space="0" w:color="auto"/>
            <w:bottom w:val="none" w:sz="0" w:space="0" w:color="auto"/>
            <w:right w:val="none" w:sz="0" w:space="0" w:color="auto"/>
          </w:divBdr>
        </w:div>
        <w:div w:id="107631493">
          <w:marLeft w:val="480"/>
          <w:marRight w:val="0"/>
          <w:marTop w:val="0"/>
          <w:marBottom w:val="0"/>
          <w:divBdr>
            <w:top w:val="none" w:sz="0" w:space="0" w:color="auto"/>
            <w:left w:val="none" w:sz="0" w:space="0" w:color="auto"/>
            <w:bottom w:val="none" w:sz="0" w:space="0" w:color="auto"/>
            <w:right w:val="none" w:sz="0" w:space="0" w:color="auto"/>
          </w:divBdr>
        </w:div>
        <w:div w:id="122045099">
          <w:marLeft w:val="480"/>
          <w:marRight w:val="0"/>
          <w:marTop w:val="0"/>
          <w:marBottom w:val="0"/>
          <w:divBdr>
            <w:top w:val="none" w:sz="0" w:space="0" w:color="auto"/>
            <w:left w:val="none" w:sz="0" w:space="0" w:color="auto"/>
            <w:bottom w:val="none" w:sz="0" w:space="0" w:color="auto"/>
            <w:right w:val="none" w:sz="0" w:space="0" w:color="auto"/>
          </w:divBdr>
        </w:div>
        <w:div w:id="126627514">
          <w:marLeft w:val="480"/>
          <w:marRight w:val="0"/>
          <w:marTop w:val="0"/>
          <w:marBottom w:val="0"/>
          <w:divBdr>
            <w:top w:val="none" w:sz="0" w:space="0" w:color="auto"/>
            <w:left w:val="none" w:sz="0" w:space="0" w:color="auto"/>
            <w:bottom w:val="none" w:sz="0" w:space="0" w:color="auto"/>
            <w:right w:val="none" w:sz="0" w:space="0" w:color="auto"/>
          </w:divBdr>
        </w:div>
        <w:div w:id="173153580">
          <w:marLeft w:val="480"/>
          <w:marRight w:val="0"/>
          <w:marTop w:val="0"/>
          <w:marBottom w:val="0"/>
          <w:divBdr>
            <w:top w:val="none" w:sz="0" w:space="0" w:color="auto"/>
            <w:left w:val="none" w:sz="0" w:space="0" w:color="auto"/>
            <w:bottom w:val="none" w:sz="0" w:space="0" w:color="auto"/>
            <w:right w:val="none" w:sz="0" w:space="0" w:color="auto"/>
          </w:divBdr>
        </w:div>
        <w:div w:id="191236114">
          <w:marLeft w:val="480"/>
          <w:marRight w:val="0"/>
          <w:marTop w:val="0"/>
          <w:marBottom w:val="0"/>
          <w:divBdr>
            <w:top w:val="none" w:sz="0" w:space="0" w:color="auto"/>
            <w:left w:val="none" w:sz="0" w:space="0" w:color="auto"/>
            <w:bottom w:val="none" w:sz="0" w:space="0" w:color="auto"/>
            <w:right w:val="none" w:sz="0" w:space="0" w:color="auto"/>
          </w:divBdr>
        </w:div>
        <w:div w:id="213396470">
          <w:marLeft w:val="480"/>
          <w:marRight w:val="0"/>
          <w:marTop w:val="0"/>
          <w:marBottom w:val="0"/>
          <w:divBdr>
            <w:top w:val="none" w:sz="0" w:space="0" w:color="auto"/>
            <w:left w:val="none" w:sz="0" w:space="0" w:color="auto"/>
            <w:bottom w:val="none" w:sz="0" w:space="0" w:color="auto"/>
            <w:right w:val="none" w:sz="0" w:space="0" w:color="auto"/>
          </w:divBdr>
        </w:div>
        <w:div w:id="237137882">
          <w:marLeft w:val="480"/>
          <w:marRight w:val="0"/>
          <w:marTop w:val="0"/>
          <w:marBottom w:val="0"/>
          <w:divBdr>
            <w:top w:val="none" w:sz="0" w:space="0" w:color="auto"/>
            <w:left w:val="none" w:sz="0" w:space="0" w:color="auto"/>
            <w:bottom w:val="none" w:sz="0" w:space="0" w:color="auto"/>
            <w:right w:val="none" w:sz="0" w:space="0" w:color="auto"/>
          </w:divBdr>
        </w:div>
        <w:div w:id="240870385">
          <w:marLeft w:val="480"/>
          <w:marRight w:val="0"/>
          <w:marTop w:val="0"/>
          <w:marBottom w:val="0"/>
          <w:divBdr>
            <w:top w:val="none" w:sz="0" w:space="0" w:color="auto"/>
            <w:left w:val="none" w:sz="0" w:space="0" w:color="auto"/>
            <w:bottom w:val="none" w:sz="0" w:space="0" w:color="auto"/>
            <w:right w:val="none" w:sz="0" w:space="0" w:color="auto"/>
          </w:divBdr>
        </w:div>
        <w:div w:id="291373301">
          <w:marLeft w:val="480"/>
          <w:marRight w:val="0"/>
          <w:marTop w:val="0"/>
          <w:marBottom w:val="0"/>
          <w:divBdr>
            <w:top w:val="none" w:sz="0" w:space="0" w:color="auto"/>
            <w:left w:val="none" w:sz="0" w:space="0" w:color="auto"/>
            <w:bottom w:val="none" w:sz="0" w:space="0" w:color="auto"/>
            <w:right w:val="none" w:sz="0" w:space="0" w:color="auto"/>
          </w:divBdr>
        </w:div>
        <w:div w:id="301539532">
          <w:marLeft w:val="480"/>
          <w:marRight w:val="0"/>
          <w:marTop w:val="0"/>
          <w:marBottom w:val="0"/>
          <w:divBdr>
            <w:top w:val="none" w:sz="0" w:space="0" w:color="auto"/>
            <w:left w:val="none" w:sz="0" w:space="0" w:color="auto"/>
            <w:bottom w:val="none" w:sz="0" w:space="0" w:color="auto"/>
            <w:right w:val="none" w:sz="0" w:space="0" w:color="auto"/>
          </w:divBdr>
        </w:div>
        <w:div w:id="309793776">
          <w:marLeft w:val="480"/>
          <w:marRight w:val="0"/>
          <w:marTop w:val="0"/>
          <w:marBottom w:val="0"/>
          <w:divBdr>
            <w:top w:val="none" w:sz="0" w:space="0" w:color="auto"/>
            <w:left w:val="none" w:sz="0" w:space="0" w:color="auto"/>
            <w:bottom w:val="none" w:sz="0" w:space="0" w:color="auto"/>
            <w:right w:val="none" w:sz="0" w:space="0" w:color="auto"/>
          </w:divBdr>
        </w:div>
        <w:div w:id="391394195">
          <w:marLeft w:val="480"/>
          <w:marRight w:val="0"/>
          <w:marTop w:val="0"/>
          <w:marBottom w:val="0"/>
          <w:divBdr>
            <w:top w:val="none" w:sz="0" w:space="0" w:color="auto"/>
            <w:left w:val="none" w:sz="0" w:space="0" w:color="auto"/>
            <w:bottom w:val="none" w:sz="0" w:space="0" w:color="auto"/>
            <w:right w:val="none" w:sz="0" w:space="0" w:color="auto"/>
          </w:divBdr>
        </w:div>
        <w:div w:id="474954720">
          <w:marLeft w:val="480"/>
          <w:marRight w:val="0"/>
          <w:marTop w:val="0"/>
          <w:marBottom w:val="0"/>
          <w:divBdr>
            <w:top w:val="none" w:sz="0" w:space="0" w:color="auto"/>
            <w:left w:val="none" w:sz="0" w:space="0" w:color="auto"/>
            <w:bottom w:val="none" w:sz="0" w:space="0" w:color="auto"/>
            <w:right w:val="none" w:sz="0" w:space="0" w:color="auto"/>
          </w:divBdr>
        </w:div>
        <w:div w:id="497043448">
          <w:marLeft w:val="480"/>
          <w:marRight w:val="0"/>
          <w:marTop w:val="0"/>
          <w:marBottom w:val="0"/>
          <w:divBdr>
            <w:top w:val="none" w:sz="0" w:space="0" w:color="auto"/>
            <w:left w:val="none" w:sz="0" w:space="0" w:color="auto"/>
            <w:bottom w:val="none" w:sz="0" w:space="0" w:color="auto"/>
            <w:right w:val="none" w:sz="0" w:space="0" w:color="auto"/>
          </w:divBdr>
        </w:div>
        <w:div w:id="555239184">
          <w:marLeft w:val="480"/>
          <w:marRight w:val="0"/>
          <w:marTop w:val="0"/>
          <w:marBottom w:val="0"/>
          <w:divBdr>
            <w:top w:val="none" w:sz="0" w:space="0" w:color="auto"/>
            <w:left w:val="none" w:sz="0" w:space="0" w:color="auto"/>
            <w:bottom w:val="none" w:sz="0" w:space="0" w:color="auto"/>
            <w:right w:val="none" w:sz="0" w:space="0" w:color="auto"/>
          </w:divBdr>
        </w:div>
        <w:div w:id="561647633">
          <w:marLeft w:val="480"/>
          <w:marRight w:val="0"/>
          <w:marTop w:val="0"/>
          <w:marBottom w:val="0"/>
          <w:divBdr>
            <w:top w:val="none" w:sz="0" w:space="0" w:color="auto"/>
            <w:left w:val="none" w:sz="0" w:space="0" w:color="auto"/>
            <w:bottom w:val="none" w:sz="0" w:space="0" w:color="auto"/>
            <w:right w:val="none" w:sz="0" w:space="0" w:color="auto"/>
          </w:divBdr>
        </w:div>
        <w:div w:id="568810958">
          <w:marLeft w:val="480"/>
          <w:marRight w:val="0"/>
          <w:marTop w:val="0"/>
          <w:marBottom w:val="0"/>
          <w:divBdr>
            <w:top w:val="none" w:sz="0" w:space="0" w:color="auto"/>
            <w:left w:val="none" w:sz="0" w:space="0" w:color="auto"/>
            <w:bottom w:val="none" w:sz="0" w:space="0" w:color="auto"/>
            <w:right w:val="none" w:sz="0" w:space="0" w:color="auto"/>
          </w:divBdr>
        </w:div>
        <w:div w:id="595595337">
          <w:marLeft w:val="480"/>
          <w:marRight w:val="0"/>
          <w:marTop w:val="0"/>
          <w:marBottom w:val="0"/>
          <w:divBdr>
            <w:top w:val="none" w:sz="0" w:space="0" w:color="auto"/>
            <w:left w:val="none" w:sz="0" w:space="0" w:color="auto"/>
            <w:bottom w:val="none" w:sz="0" w:space="0" w:color="auto"/>
            <w:right w:val="none" w:sz="0" w:space="0" w:color="auto"/>
          </w:divBdr>
        </w:div>
        <w:div w:id="669916461">
          <w:marLeft w:val="480"/>
          <w:marRight w:val="0"/>
          <w:marTop w:val="0"/>
          <w:marBottom w:val="0"/>
          <w:divBdr>
            <w:top w:val="none" w:sz="0" w:space="0" w:color="auto"/>
            <w:left w:val="none" w:sz="0" w:space="0" w:color="auto"/>
            <w:bottom w:val="none" w:sz="0" w:space="0" w:color="auto"/>
            <w:right w:val="none" w:sz="0" w:space="0" w:color="auto"/>
          </w:divBdr>
        </w:div>
        <w:div w:id="670261004">
          <w:marLeft w:val="480"/>
          <w:marRight w:val="0"/>
          <w:marTop w:val="0"/>
          <w:marBottom w:val="0"/>
          <w:divBdr>
            <w:top w:val="none" w:sz="0" w:space="0" w:color="auto"/>
            <w:left w:val="none" w:sz="0" w:space="0" w:color="auto"/>
            <w:bottom w:val="none" w:sz="0" w:space="0" w:color="auto"/>
            <w:right w:val="none" w:sz="0" w:space="0" w:color="auto"/>
          </w:divBdr>
        </w:div>
        <w:div w:id="686754326">
          <w:marLeft w:val="480"/>
          <w:marRight w:val="0"/>
          <w:marTop w:val="0"/>
          <w:marBottom w:val="0"/>
          <w:divBdr>
            <w:top w:val="none" w:sz="0" w:space="0" w:color="auto"/>
            <w:left w:val="none" w:sz="0" w:space="0" w:color="auto"/>
            <w:bottom w:val="none" w:sz="0" w:space="0" w:color="auto"/>
            <w:right w:val="none" w:sz="0" w:space="0" w:color="auto"/>
          </w:divBdr>
        </w:div>
        <w:div w:id="690301129">
          <w:marLeft w:val="480"/>
          <w:marRight w:val="0"/>
          <w:marTop w:val="0"/>
          <w:marBottom w:val="0"/>
          <w:divBdr>
            <w:top w:val="none" w:sz="0" w:space="0" w:color="auto"/>
            <w:left w:val="none" w:sz="0" w:space="0" w:color="auto"/>
            <w:bottom w:val="none" w:sz="0" w:space="0" w:color="auto"/>
            <w:right w:val="none" w:sz="0" w:space="0" w:color="auto"/>
          </w:divBdr>
        </w:div>
        <w:div w:id="717053266">
          <w:marLeft w:val="480"/>
          <w:marRight w:val="0"/>
          <w:marTop w:val="0"/>
          <w:marBottom w:val="0"/>
          <w:divBdr>
            <w:top w:val="none" w:sz="0" w:space="0" w:color="auto"/>
            <w:left w:val="none" w:sz="0" w:space="0" w:color="auto"/>
            <w:bottom w:val="none" w:sz="0" w:space="0" w:color="auto"/>
            <w:right w:val="none" w:sz="0" w:space="0" w:color="auto"/>
          </w:divBdr>
        </w:div>
        <w:div w:id="772556868">
          <w:marLeft w:val="480"/>
          <w:marRight w:val="0"/>
          <w:marTop w:val="0"/>
          <w:marBottom w:val="0"/>
          <w:divBdr>
            <w:top w:val="none" w:sz="0" w:space="0" w:color="auto"/>
            <w:left w:val="none" w:sz="0" w:space="0" w:color="auto"/>
            <w:bottom w:val="none" w:sz="0" w:space="0" w:color="auto"/>
            <w:right w:val="none" w:sz="0" w:space="0" w:color="auto"/>
          </w:divBdr>
        </w:div>
        <w:div w:id="777525355">
          <w:marLeft w:val="480"/>
          <w:marRight w:val="0"/>
          <w:marTop w:val="0"/>
          <w:marBottom w:val="0"/>
          <w:divBdr>
            <w:top w:val="none" w:sz="0" w:space="0" w:color="auto"/>
            <w:left w:val="none" w:sz="0" w:space="0" w:color="auto"/>
            <w:bottom w:val="none" w:sz="0" w:space="0" w:color="auto"/>
            <w:right w:val="none" w:sz="0" w:space="0" w:color="auto"/>
          </w:divBdr>
        </w:div>
        <w:div w:id="786657904">
          <w:marLeft w:val="480"/>
          <w:marRight w:val="0"/>
          <w:marTop w:val="0"/>
          <w:marBottom w:val="0"/>
          <w:divBdr>
            <w:top w:val="none" w:sz="0" w:space="0" w:color="auto"/>
            <w:left w:val="none" w:sz="0" w:space="0" w:color="auto"/>
            <w:bottom w:val="none" w:sz="0" w:space="0" w:color="auto"/>
            <w:right w:val="none" w:sz="0" w:space="0" w:color="auto"/>
          </w:divBdr>
        </w:div>
        <w:div w:id="792210263">
          <w:marLeft w:val="480"/>
          <w:marRight w:val="0"/>
          <w:marTop w:val="0"/>
          <w:marBottom w:val="0"/>
          <w:divBdr>
            <w:top w:val="none" w:sz="0" w:space="0" w:color="auto"/>
            <w:left w:val="none" w:sz="0" w:space="0" w:color="auto"/>
            <w:bottom w:val="none" w:sz="0" w:space="0" w:color="auto"/>
            <w:right w:val="none" w:sz="0" w:space="0" w:color="auto"/>
          </w:divBdr>
        </w:div>
        <w:div w:id="793448213">
          <w:marLeft w:val="480"/>
          <w:marRight w:val="0"/>
          <w:marTop w:val="0"/>
          <w:marBottom w:val="0"/>
          <w:divBdr>
            <w:top w:val="none" w:sz="0" w:space="0" w:color="auto"/>
            <w:left w:val="none" w:sz="0" w:space="0" w:color="auto"/>
            <w:bottom w:val="none" w:sz="0" w:space="0" w:color="auto"/>
            <w:right w:val="none" w:sz="0" w:space="0" w:color="auto"/>
          </w:divBdr>
        </w:div>
        <w:div w:id="795879621">
          <w:marLeft w:val="480"/>
          <w:marRight w:val="0"/>
          <w:marTop w:val="0"/>
          <w:marBottom w:val="0"/>
          <w:divBdr>
            <w:top w:val="none" w:sz="0" w:space="0" w:color="auto"/>
            <w:left w:val="none" w:sz="0" w:space="0" w:color="auto"/>
            <w:bottom w:val="none" w:sz="0" w:space="0" w:color="auto"/>
            <w:right w:val="none" w:sz="0" w:space="0" w:color="auto"/>
          </w:divBdr>
        </w:div>
        <w:div w:id="827479989">
          <w:marLeft w:val="480"/>
          <w:marRight w:val="0"/>
          <w:marTop w:val="0"/>
          <w:marBottom w:val="0"/>
          <w:divBdr>
            <w:top w:val="none" w:sz="0" w:space="0" w:color="auto"/>
            <w:left w:val="none" w:sz="0" w:space="0" w:color="auto"/>
            <w:bottom w:val="none" w:sz="0" w:space="0" w:color="auto"/>
            <w:right w:val="none" w:sz="0" w:space="0" w:color="auto"/>
          </w:divBdr>
        </w:div>
        <w:div w:id="856383772">
          <w:marLeft w:val="480"/>
          <w:marRight w:val="0"/>
          <w:marTop w:val="0"/>
          <w:marBottom w:val="0"/>
          <w:divBdr>
            <w:top w:val="none" w:sz="0" w:space="0" w:color="auto"/>
            <w:left w:val="none" w:sz="0" w:space="0" w:color="auto"/>
            <w:bottom w:val="none" w:sz="0" w:space="0" w:color="auto"/>
            <w:right w:val="none" w:sz="0" w:space="0" w:color="auto"/>
          </w:divBdr>
        </w:div>
        <w:div w:id="884297477">
          <w:marLeft w:val="480"/>
          <w:marRight w:val="0"/>
          <w:marTop w:val="0"/>
          <w:marBottom w:val="0"/>
          <w:divBdr>
            <w:top w:val="none" w:sz="0" w:space="0" w:color="auto"/>
            <w:left w:val="none" w:sz="0" w:space="0" w:color="auto"/>
            <w:bottom w:val="none" w:sz="0" w:space="0" w:color="auto"/>
            <w:right w:val="none" w:sz="0" w:space="0" w:color="auto"/>
          </w:divBdr>
        </w:div>
        <w:div w:id="910580287">
          <w:marLeft w:val="480"/>
          <w:marRight w:val="0"/>
          <w:marTop w:val="0"/>
          <w:marBottom w:val="0"/>
          <w:divBdr>
            <w:top w:val="none" w:sz="0" w:space="0" w:color="auto"/>
            <w:left w:val="none" w:sz="0" w:space="0" w:color="auto"/>
            <w:bottom w:val="none" w:sz="0" w:space="0" w:color="auto"/>
            <w:right w:val="none" w:sz="0" w:space="0" w:color="auto"/>
          </w:divBdr>
        </w:div>
        <w:div w:id="951937920">
          <w:marLeft w:val="480"/>
          <w:marRight w:val="0"/>
          <w:marTop w:val="0"/>
          <w:marBottom w:val="0"/>
          <w:divBdr>
            <w:top w:val="none" w:sz="0" w:space="0" w:color="auto"/>
            <w:left w:val="none" w:sz="0" w:space="0" w:color="auto"/>
            <w:bottom w:val="none" w:sz="0" w:space="0" w:color="auto"/>
            <w:right w:val="none" w:sz="0" w:space="0" w:color="auto"/>
          </w:divBdr>
        </w:div>
        <w:div w:id="1005596314">
          <w:marLeft w:val="480"/>
          <w:marRight w:val="0"/>
          <w:marTop w:val="0"/>
          <w:marBottom w:val="0"/>
          <w:divBdr>
            <w:top w:val="none" w:sz="0" w:space="0" w:color="auto"/>
            <w:left w:val="none" w:sz="0" w:space="0" w:color="auto"/>
            <w:bottom w:val="none" w:sz="0" w:space="0" w:color="auto"/>
            <w:right w:val="none" w:sz="0" w:space="0" w:color="auto"/>
          </w:divBdr>
        </w:div>
      </w:divsChild>
    </w:div>
    <w:div w:id="154534629">
      <w:bodyDiv w:val="1"/>
      <w:marLeft w:val="0"/>
      <w:marRight w:val="0"/>
      <w:marTop w:val="0"/>
      <w:marBottom w:val="0"/>
      <w:divBdr>
        <w:top w:val="none" w:sz="0" w:space="0" w:color="auto"/>
        <w:left w:val="none" w:sz="0" w:space="0" w:color="auto"/>
        <w:bottom w:val="none" w:sz="0" w:space="0" w:color="auto"/>
        <w:right w:val="none" w:sz="0" w:space="0" w:color="auto"/>
      </w:divBdr>
    </w:div>
    <w:div w:id="155003843">
      <w:bodyDiv w:val="1"/>
      <w:marLeft w:val="0"/>
      <w:marRight w:val="0"/>
      <w:marTop w:val="0"/>
      <w:marBottom w:val="0"/>
      <w:divBdr>
        <w:top w:val="none" w:sz="0" w:space="0" w:color="auto"/>
        <w:left w:val="none" w:sz="0" w:space="0" w:color="auto"/>
        <w:bottom w:val="none" w:sz="0" w:space="0" w:color="auto"/>
        <w:right w:val="none" w:sz="0" w:space="0" w:color="auto"/>
      </w:divBdr>
    </w:div>
    <w:div w:id="155190870">
      <w:bodyDiv w:val="1"/>
      <w:marLeft w:val="0"/>
      <w:marRight w:val="0"/>
      <w:marTop w:val="0"/>
      <w:marBottom w:val="0"/>
      <w:divBdr>
        <w:top w:val="none" w:sz="0" w:space="0" w:color="auto"/>
        <w:left w:val="none" w:sz="0" w:space="0" w:color="auto"/>
        <w:bottom w:val="none" w:sz="0" w:space="0" w:color="auto"/>
        <w:right w:val="none" w:sz="0" w:space="0" w:color="auto"/>
      </w:divBdr>
      <w:divsChild>
        <w:div w:id="33503264">
          <w:marLeft w:val="480"/>
          <w:marRight w:val="0"/>
          <w:marTop w:val="0"/>
          <w:marBottom w:val="0"/>
          <w:divBdr>
            <w:top w:val="none" w:sz="0" w:space="0" w:color="auto"/>
            <w:left w:val="none" w:sz="0" w:space="0" w:color="auto"/>
            <w:bottom w:val="none" w:sz="0" w:space="0" w:color="auto"/>
            <w:right w:val="none" w:sz="0" w:space="0" w:color="auto"/>
          </w:divBdr>
        </w:div>
        <w:div w:id="33847092">
          <w:marLeft w:val="480"/>
          <w:marRight w:val="0"/>
          <w:marTop w:val="0"/>
          <w:marBottom w:val="0"/>
          <w:divBdr>
            <w:top w:val="none" w:sz="0" w:space="0" w:color="auto"/>
            <w:left w:val="none" w:sz="0" w:space="0" w:color="auto"/>
            <w:bottom w:val="none" w:sz="0" w:space="0" w:color="auto"/>
            <w:right w:val="none" w:sz="0" w:space="0" w:color="auto"/>
          </w:divBdr>
        </w:div>
        <w:div w:id="54597034">
          <w:marLeft w:val="480"/>
          <w:marRight w:val="0"/>
          <w:marTop w:val="0"/>
          <w:marBottom w:val="0"/>
          <w:divBdr>
            <w:top w:val="none" w:sz="0" w:space="0" w:color="auto"/>
            <w:left w:val="none" w:sz="0" w:space="0" w:color="auto"/>
            <w:bottom w:val="none" w:sz="0" w:space="0" w:color="auto"/>
            <w:right w:val="none" w:sz="0" w:space="0" w:color="auto"/>
          </w:divBdr>
        </w:div>
        <w:div w:id="62261500">
          <w:marLeft w:val="480"/>
          <w:marRight w:val="0"/>
          <w:marTop w:val="0"/>
          <w:marBottom w:val="0"/>
          <w:divBdr>
            <w:top w:val="none" w:sz="0" w:space="0" w:color="auto"/>
            <w:left w:val="none" w:sz="0" w:space="0" w:color="auto"/>
            <w:bottom w:val="none" w:sz="0" w:space="0" w:color="auto"/>
            <w:right w:val="none" w:sz="0" w:space="0" w:color="auto"/>
          </w:divBdr>
        </w:div>
        <w:div w:id="71858870">
          <w:marLeft w:val="480"/>
          <w:marRight w:val="0"/>
          <w:marTop w:val="0"/>
          <w:marBottom w:val="0"/>
          <w:divBdr>
            <w:top w:val="none" w:sz="0" w:space="0" w:color="auto"/>
            <w:left w:val="none" w:sz="0" w:space="0" w:color="auto"/>
            <w:bottom w:val="none" w:sz="0" w:space="0" w:color="auto"/>
            <w:right w:val="none" w:sz="0" w:space="0" w:color="auto"/>
          </w:divBdr>
        </w:div>
        <w:div w:id="99490766">
          <w:marLeft w:val="480"/>
          <w:marRight w:val="0"/>
          <w:marTop w:val="0"/>
          <w:marBottom w:val="0"/>
          <w:divBdr>
            <w:top w:val="none" w:sz="0" w:space="0" w:color="auto"/>
            <w:left w:val="none" w:sz="0" w:space="0" w:color="auto"/>
            <w:bottom w:val="none" w:sz="0" w:space="0" w:color="auto"/>
            <w:right w:val="none" w:sz="0" w:space="0" w:color="auto"/>
          </w:divBdr>
        </w:div>
        <w:div w:id="135532644">
          <w:marLeft w:val="480"/>
          <w:marRight w:val="0"/>
          <w:marTop w:val="0"/>
          <w:marBottom w:val="0"/>
          <w:divBdr>
            <w:top w:val="none" w:sz="0" w:space="0" w:color="auto"/>
            <w:left w:val="none" w:sz="0" w:space="0" w:color="auto"/>
            <w:bottom w:val="none" w:sz="0" w:space="0" w:color="auto"/>
            <w:right w:val="none" w:sz="0" w:space="0" w:color="auto"/>
          </w:divBdr>
        </w:div>
        <w:div w:id="138884652">
          <w:marLeft w:val="480"/>
          <w:marRight w:val="0"/>
          <w:marTop w:val="0"/>
          <w:marBottom w:val="0"/>
          <w:divBdr>
            <w:top w:val="none" w:sz="0" w:space="0" w:color="auto"/>
            <w:left w:val="none" w:sz="0" w:space="0" w:color="auto"/>
            <w:bottom w:val="none" w:sz="0" w:space="0" w:color="auto"/>
            <w:right w:val="none" w:sz="0" w:space="0" w:color="auto"/>
          </w:divBdr>
        </w:div>
        <w:div w:id="179046339">
          <w:marLeft w:val="480"/>
          <w:marRight w:val="0"/>
          <w:marTop w:val="0"/>
          <w:marBottom w:val="0"/>
          <w:divBdr>
            <w:top w:val="none" w:sz="0" w:space="0" w:color="auto"/>
            <w:left w:val="none" w:sz="0" w:space="0" w:color="auto"/>
            <w:bottom w:val="none" w:sz="0" w:space="0" w:color="auto"/>
            <w:right w:val="none" w:sz="0" w:space="0" w:color="auto"/>
          </w:divBdr>
        </w:div>
        <w:div w:id="193736832">
          <w:marLeft w:val="480"/>
          <w:marRight w:val="0"/>
          <w:marTop w:val="0"/>
          <w:marBottom w:val="0"/>
          <w:divBdr>
            <w:top w:val="none" w:sz="0" w:space="0" w:color="auto"/>
            <w:left w:val="none" w:sz="0" w:space="0" w:color="auto"/>
            <w:bottom w:val="none" w:sz="0" w:space="0" w:color="auto"/>
            <w:right w:val="none" w:sz="0" w:space="0" w:color="auto"/>
          </w:divBdr>
        </w:div>
        <w:div w:id="215436039">
          <w:marLeft w:val="480"/>
          <w:marRight w:val="0"/>
          <w:marTop w:val="0"/>
          <w:marBottom w:val="0"/>
          <w:divBdr>
            <w:top w:val="none" w:sz="0" w:space="0" w:color="auto"/>
            <w:left w:val="none" w:sz="0" w:space="0" w:color="auto"/>
            <w:bottom w:val="none" w:sz="0" w:space="0" w:color="auto"/>
            <w:right w:val="none" w:sz="0" w:space="0" w:color="auto"/>
          </w:divBdr>
        </w:div>
        <w:div w:id="226041659">
          <w:marLeft w:val="480"/>
          <w:marRight w:val="0"/>
          <w:marTop w:val="0"/>
          <w:marBottom w:val="0"/>
          <w:divBdr>
            <w:top w:val="none" w:sz="0" w:space="0" w:color="auto"/>
            <w:left w:val="none" w:sz="0" w:space="0" w:color="auto"/>
            <w:bottom w:val="none" w:sz="0" w:space="0" w:color="auto"/>
            <w:right w:val="none" w:sz="0" w:space="0" w:color="auto"/>
          </w:divBdr>
        </w:div>
        <w:div w:id="241181289">
          <w:marLeft w:val="480"/>
          <w:marRight w:val="0"/>
          <w:marTop w:val="0"/>
          <w:marBottom w:val="0"/>
          <w:divBdr>
            <w:top w:val="none" w:sz="0" w:space="0" w:color="auto"/>
            <w:left w:val="none" w:sz="0" w:space="0" w:color="auto"/>
            <w:bottom w:val="none" w:sz="0" w:space="0" w:color="auto"/>
            <w:right w:val="none" w:sz="0" w:space="0" w:color="auto"/>
          </w:divBdr>
        </w:div>
        <w:div w:id="336545586">
          <w:marLeft w:val="480"/>
          <w:marRight w:val="0"/>
          <w:marTop w:val="0"/>
          <w:marBottom w:val="0"/>
          <w:divBdr>
            <w:top w:val="none" w:sz="0" w:space="0" w:color="auto"/>
            <w:left w:val="none" w:sz="0" w:space="0" w:color="auto"/>
            <w:bottom w:val="none" w:sz="0" w:space="0" w:color="auto"/>
            <w:right w:val="none" w:sz="0" w:space="0" w:color="auto"/>
          </w:divBdr>
        </w:div>
        <w:div w:id="375086608">
          <w:marLeft w:val="480"/>
          <w:marRight w:val="0"/>
          <w:marTop w:val="0"/>
          <w:marBottom w:val="0"/>
          <w:divBdr>
            <w:top w:val="none" w:sz="0" w:space="0" w:color="auto"/>
            <w:left w:val="none" w:sz="0" w:space="0" w:color="auto"/>
            <w:bottom w:val="none" w:sz="0" w:space="0" w:color="auto"/>
            <w:right w:val="none" w:sz="0" w:space="0" w:color="auto"/>
          </w:divBdr>
        </w:div>
        <w:div w:id="375857305">
          <w:marLeft w:val="480"/>
          <w:marRight w:val="0"/>
          <w:marTop w:val="0"/>
          <w:marBottom w:val="0"/>
          <w:divBdr>
            <w:top w:val="none" w:sz="0" w:space="0" w:color="auto"/>
            <w:left w:val="none" w:sz="0" w:space="0" w:color="auto"/>
            <w:bottom w:val="none" w:sz="0" w:space="0" w:color="auto"/>
            <w:right w:val="none" w:sz="0" w:space="0" w:color="auto"/>
          </w:divBdr>
        </w:div>
        <w:div w:id="388236544">
          <w:marLeft w:val="480"/>
          <w:marRight w:val="0"/>
          <w:marTop w:val="0"/>
          <w:marBottom w:val="0"/>
          <w:divBdr>
            <w:top w:val="none" w:sz="0" w:space="0" w:color="auto"/>
            <w:left w:val="none" w:sz="0" w:space="0" w:color="auto"/>
            <w:bottom w:val="none" w:sz="0" w:space="0" w:color="auto"/>
            <w:right w:val="none" w:sz="0" w:space="0" w:color="auto"/>
          </w:divBdr>
        </w:div>
        <w:div w:id="400443045">
          <w:marLeft w:val="480"/>
          <w:marRight w:val="0"/>
          <w:marTop w:val="0"/>
          <w:marBottom w:val="0"/>
          <w:divBdr>
            <w:top w:val="none" w:sz="0" w:space="0" w:color="auto"/>
            <w:left w:val="none" w:sz="0" w:space="0" w:color="auto"/>
            <w:bottom w:val="none" w:sz="0" w:space="0" w:color="auto"/>
            <w:right w:val="none" w:sz="0" w:space="0" w:color="auto"/>
          </w:divBdr>
        </w:div>
        <w:div w:id="404106592">
          <w:marLeft w:val="480"/>
          <w:marRight w:val="0"/>
          <w:marTop w:val="0"/>
          <w:marBottom w:val="0"/>
          <w:divBdr>
            <w:top w:val="none" w:sz="0" w:space="0" w:color="auto"/>
            <w:left w:val="none" w:sz="0" w:space="0" w:color="auto"/>
            <w:bottom w:val="none" w:sz="0" w:space="0" w:color="auto"/>
            <w:right w:val="none" w:sz="0" w:space="0" w:color="auto"/>
          </w:divBdr>
        </w:div>
        <w:div w:id="408573757">
          <w:marLeft w:val="480"/>
          <w:marRight w:val="0"/>
          <w:marTop w:val="0"/>
          <w:marBottom w:val="0"/>
          <w:divBdr>
            <w:top w:val="none" w:sz="0" w:space="0" w:color="auto"/>
            <w:left w:val="none" w:sz="0" w:space="0" w:color="auto"/>
            <w:bottom w:val="none" w:sz="0" w:space="0" w:color="auto"/>
            <w:right w:val="none" w:sz="0" w:space="0" w:color="auto"/>
          </w:divBdr>
        </w:div>
        <w:div w:id="470562812">
          <w:marLeft w:val="480"/>
          <w:marRight w:val="0"/>
          <w:marTop w:val="0"/>
          <w:marBottom w:val="0"/>
          <w:divBdr>
            <w:top w:val="none" w:sz="0" w:space="0" w:color="auto"/>
            <w:left w:val="none" w:sz="0" w:space="0" w:color="auto"/>
            <w:bottom w:val="none" w:sz="0" w:space="0" w:color="auto"/>
            <w:right w:val="none" w:sz="0" w:space="0" w:color="auto"/>
          </w:divBdr>
        </w:div>
        <w:div w:id="479075312">
          <w:marLeft w:val="480"/>
          <w:marRight w:val="0"/>
          <w:marTop w:val="0"/>
          <w:marBottom w:val="0"/>
          <w:divBdr>
            <w:top w:val="none" w:sz="0" w:space="0" w:color="auto"/>
            <w:left w:val="none" w:sz="0" w:space="0" w:color="auto"/>
            <w:bottom w:val="none" w:sz="0" w:space="0" w:color="auto"/>
            <w:right w:val="none" w:sz="0" w:space="0" w:color="auto"/>
          </w:divBdr>
        </w:div>
        <w:div w:id="484517092">
          <w:marLeft w:val="480"/>
          <w:marRight w:val="0"/>
          <w:marTop w:val="0"/>
          <w:marBottom w:val="0"/>
          <w:divBdr>
            <w:top w:val="none" w:sz="0" w:space="0" w:color="auto"/>
            <w:left w:val="none" w:sz="0" w:space="0" w:color="auto"/>
            <w:bottom w:val="none" w:sz="0" w:space="0" w:color="auto"/>
            <w:right w:val="none" w:sz="0" w:space="0" w:color="auto"/>
          </w:divBdr>
        </w:div>
        <w:div w:id="502596274">
          <w:marLeft w:val="480"/>
          <w:marRight w:val="0"/>
          <w:marTop w:val="0"/>
          <w:marBottom w:val="0"/>
          <w:divBdr>
            <w:top w:val="none" w:sz="0" w:space="0" w:color="auto"/>
            <w:left w:val="none" w:sz="0" w:space="0" w:color="auto"/>
            <w:bottom w:val="none" w:sz="0" w:space="0" w:color="auto"/>
            <w:right w:val="none" w:sz="0" w:space="0" w:color="auto"/>
          </w:divBdr>
        </w:div>
        <w:div w:id="507410172">
          <w:marLeft w:val="480"/>
          <w:marRight w:val="0"/>
          <w:marTop w:val="0"/>
          <w:marBottom w:val="0"/>
          <w:divBdr>
            <w:top w:val="none" w:sz="0" w:space="0" w:color="auto"/>
            <w:left w:val="none" w:sz="0" w:space="0" w:color="auto"/>
            <w:bottom w:val="none" w:sz="0" w:space="0" w:color="auto"/>
            <w:right w:val="none" w:sz="0" w:space="0" w:color="auto"/>
          </w:divBdr>
        </w:div>
        <w:div w:id="524296685">
          <w:marLeft w:val="480"/>
          <w:marRight w:val="0"/>
          <w:marTop w:val="0"/>
          <w:marBottom w:val="0"/>
          <w:divBdr>
            <w:top w:val="none" w:sz="0" w:space="0" w:color="auto"/>
            <w:left w:val="none" w:sz="0" w:space="0" w:color="auto"/>
            <w:bottom w:val="none" w:sz="0" w:space="0" w:color="auto"/>
            <w:right w:val="none" w:sz="0" w:space="0" w:color="auto"/>
          </w:divBdr>
        </w:div>
        <w:div w:id="531572056">
          <w:marLeft w:val="480"/>
          <w:marRight w:val="0"/>
          <w:marTop w:val="0"/>
          <w:marBottom w:val="0"/>
          <w:divBdr>
            <w:top w:val="none" w:sz="0" w:space="0" w:color="auto"/>
            <w:left w:val="none" w:sz="0" w:space="0" w:color="auto"/>
            <w:bottom w:val="none" w:sz="0" w:space="0" w:color="auto"/>
            <w:right w:val="none" w:sz="0" w:space="0" w:color="auto"/>
          </w:divBdr>
        </w:div>
        <w:div w:id="544752293">
          <w:marLeft w:val="480"/>
          <w:marRight w:val="0"/>
          <w:marTop w:val="0"/>
          <w:marBottom w:val="0"/>
          <w:divBdr>
            <w:top w:val="none" w:sz="0" w:space="0" w:color="auto"/>
            <w:left w:val="none" w:sz="0" w:space="0" w:color="auto"/>
            <w:bottom w:val="none" w:sz="0" w:space="0" w:color="auto"/>
            <w:right w:val="none" w:sz="0" w:space="0" w:color="auto"/>
          </w:divBdr>
        </w:div>
        <w:div w:id="546113528">
          <w:marLeft w:val="480"/>
          <w:marRight w:val="0"/>
          <w:marTop w:val="0"/>
          <w:marBottom w:val="0"/>
          <w:divBdr>
            <w:top w:val="none" w:sz="0" w:space="0" w:color="auto"/>
            <w:left w:val="none" w:sz="0" w:space="0" w:color="auto"/>
            <w:bottom w:val="none" w:sz="0" w:space="0" w:color="auto"/>
            <w:right w:val="none" w:sz="0" w:space="0" w:color="auto"/>
          </w:divBdr>
        </w:div>
        <w:div w:id="562640674">
          <w:marLeft w:val="480"/>
          <w:marRight w:val="0"/>
          <w:marTop w:val="0"/>
          <w:marBottom w:val="0"/>
          <w:divBdr>
            <w:top w:val="none" w:sz="0" w:space="0" w:color="auto"/>
            <w:left w:val="none" w:sz="0" w:space="0" w:color="auto"/>
            <w:bottom w:val="none" w:sz="0" w:space="0" w:color="auto"/>
            <w:right w:val="none" w:sz="0" w:space="0" w:color="auto"/>
          </w:divBdr>
        </w:div>
        <w:div w:id="575433746">
          <w:marLeft w:val="480"/>
          <w:marRight w:val="0"/>
          <w:marTop w:val="0"/>
          <w:marBottom w:val="0"/>
          <w:divBdr>
            <w:top w:val="none" w:sz="0" w:space="0" w:color="auto"/>
            <w:left w:val="none" w:sz="0" w:space="0" w:color="auto"/>
            <w:bottom w:val="none" w:sz="0" w:space="0" w:color="auto"/>
            <w:right w:val="none" w:sz="0" w:space="0" w:color="auto"/>
          </w:divBdr>
        </w:div>
        <w:div w:id="600144676">
          <w:marLeft w:val="480"/>
          <w:marRight w:val="0"/>
          <w:marTop w:val="0"/>
          <w:marBottom w:val="0"/>
          <w:divBdr>
            <w:top w:val="none" w:sz="0" w:space="0" w:color="auto"/>
            <w:left w:val="none" w:sz="0" w:space="0" w:color="auto"/>
            <w:bottom w:val="none" w:sz="0" w:space="0" w:color="auto"/>
            <w:right w:val="none" w:sz="0" w:space="0" w:color="auto"/>
          </w:divBdr>
        </w:div>
        <w:div w:id="608246800">
          <w:marLeft w:val="480"/>
          <w:marRight w:val="0"/>
          <w:marTop w:val="0"/>
          <w:marBottom w:val="0"/>
          <w:divBdr>
            <w:top w:val="none" w:sz="0" w:space="0" w:color="auto"/>
            <w:left w:val="none" w:sz="0" w:space="0" w:color="auto"/>
            <w:bottom w:val="none" w:sz="0" w:space="0" w:color="auto"/>
            <w:right w:val="none" w:sz="0" w:space="0" w:color="auto"/>
          </w:divBdr>
        </w:div>
        <w:div w:id="617487234">
          <w:marLeft w:val="480"/>
          <w:marRight w:val="0"/>
          <w:marTop w:val="0"/>
          <w:marBottom w:val="0"/>
          <w:divBdr>
            <w:top w:val="none" w:sz="0" w:space="0" w:color="auto"/>
            <w:left w:val="none" w:sz="0" w:space="0" w:color="auto"/>
            <w:bottom w:val="none" w:sz="0" w:space="0" w:color="auto"/>
            <w:right w:val="none" w:sz="0" w:space="0" w:color="auto"/>
          </w:divBdr>
        </w:div>
        <w:div w:id="662777603">
          <w:marLeft w:val="480"/>
          <w:marRight w:val="0"/>
          <w:marTop w:val="0"/>
          <w:marBottom w:val="0"/>
          <w:divBdr>
            <w:top w:val="none" w:sz="0" w:space="0" w:color="auto"/>
            <w:left w:val="none" w:sz="0" w:space="0" w:color="auto"/>
            <w:bottom w:val="none" w:sz="0" w:space="0" w:color="auto"/>
            <w:right w:val="none" w:sz="0" w:space="0" w:color="auto"/>
          </w:divBdr>
        </w:div>
        <w:div w:id="680010319">
          <w:marLeft w:val="480"/>
          <w:marRight w:val="0"/>
          <w:marTop w:val="0"/>
          <w:marBottom w:val="0"/>
          <w:divBdr>
            <w:top w:val="none" w:sz="0" w:space="0" w:color="auto"/>
            <w:left w:val="none" w:sz="0" w:space="0" w:color="auto"/>
            <w:bottom w:val="none" w:sz="0" w:space="0" w:color="auto"/>
            <w:right w:val="none" w:sz="0" w:space="0" w:color="auto"/>
          </w:divBdr>
        </w:div>
        <w:div w:id="685323371">
          <w:marLeft w:val="480"/>
          <w:marRight w:val="0"/>
          <w:marTop w:val="0"/>
          <w:marBottom w:val="0"/>
          <w:divBdr>
            <w:top w:val="none" w:sz="0" w:space="0" w:color="auto"/>
            <w:left w:val="none" w:sz="0" w:space="0" w:color="auto"/>
            <w:bottom w:val="none" w:sz="0" w:space="0" w:color="auto"/>
            <w:right w:val="none" w:sz="0" w:space="0" w:color="auto"/>
          </w:divBdr>
        </w:div>
        <w:div w:id="694967940">
          <w:marLeft w:val="480"/>
          <w:marRight w:val="0"/>
          <w:marTop w:val="0"/>
          <w:marBottom w:val="0"/>
          <w:divBdr>
            <w:top w:val="none" w:sz="0" w:space="0" w:color="auto"/>
            <w:left w:val="none" w:sz="0" w:space="0" w:color="auto"/>
            <w:bottom w:val="none" w:sz="0" w:space="0" w:color="auto"/>
            <w:right w:val="none" w:sz="0" w:space="0" w:color="auto"/>
          </w:divBdr>
        </w:div>
        <w:div w:id="700474857">
          <w:marLeft w:val="480"/>
          <w:marRight w:val="0"/>
          <w:marTop w:val="0"/>
          <w:marBottom w:val="0"/>
          <w:divBdr>
            <w:top w:val="none" w:sz="0" w:space="0" w:color="auto"/>
            <w:left w:val="none" w:sz="0" w:space="0" w:color="auto"/>
            <w:bottom w:val="none" w:sz="0" w:space="0" w:color="auto"/>
            <w:right w:val="none" w:sz="0" w:space="0" w:color="auto"/>
          </w:divBdr>
        </w:div>
        <w:div w:id="711805243">
          <w:marLeft w:val="480"/>
          <w:marRight w:val="0"/>
          <w:marTop w:val="0"/>
          <w:marBottom w:val="0"/>
          <w:divBdr>
            <w:top w:val="none" w:sz="0" w:space="0" w:color="auto"/>
            <w:left w:val="none" w:sz="0" w:space="0" w:color="auto"/>
            <w:bottom w:val="none" w:sz="0" w:space="0" w:color="auto"/>
            <w:right w:val="none" w:sz="0" w:space="0" w:color="auto"/>
          </w:divBdr>
        </w:div>
        <w:div w:id="717557778">
          <w:marLeft w:val="480"/>
          <w:marRight w:val="0"/>
          <w:marTop w:val="0"/>
          <w:marBottom w:val="0"/>
          <w:divBdr>
            <w:top w:val="none" w:sz="0" w:space="0" w:color="auto"/>
            <w:left w:val="none" w:sz="0" w:space="0" w:color="auto"/>
            <w:bottom w:val="none" w:sz="0" w:space="0" w:color="auto"/>
            <w:right w:val="none" w:sz="0" w:space="0" w:color="auto"/>
          </w:divBdr>
        </w:div>
        <w:div w:id="812672118">
          <w:marLeft w:val="480"/>
          <w:marRight w:val="0"/>
          <w:marTop w:val="0"/>
          <w:marBottom w:val="0"/>
          <w:divBdr>
            <w:top w:val="none" w:sz="0" w:space="0" w:color="auto"/>
            <w:left w:val="none" w:sz="0" w:space="0" w:color="auto"/>
            <w:bottom w:val="none" w:sz="0" w:space="0" w:color="auto"/>
            <w:right w:val="none" w:sz="0" w:space="0" w:color="auto"/>
          </w:divBdr>
        </w:div>
        <w:div w:id="819929461">
          <w:marLeft w:val="480"/>
          <w:marRight w:val="0"/>
          <w:marTop w:val="0"/>
          <w:marBottom w:val="0"/>
          <w:divBdr>
            <w:top w:val="none" w:sz="0" w:space="0" w:color="auto"/>
            <w:left w:val="none" w:sz="0" w:space="0" w:color="auto"/>
            <w:bottom w:val="none" w:sz="0" w:space="0" w:color="auto"/>
            <w:right w:val="none" w:sz="0" w:space="0" w:color="auto"/>
          </w:divBdr>
        </w:div>
        <w:div w:id="862983690">
          <w:marLeft w:val="480"/>
          <w:marRight w:val="0"/>
          <w:marTop w:val="0"/>
          <w:marBottom w:val="0"/>
          <w:divBdr>
            <w:top w:val="none" w:sz="0" w:space="0" w:color="auto"/>
            <w:left w:val="none" w:sz="0" w:space="0" w:color="auto"/>
            <w:bottom w:val="none" w:sz="0" w:space="0" w:color="auto"/>
            <w:right w:val="none" w:sz="0" w:space="0" w:color="auto"/>
          </w:divBdr>
        </w:div>
        <w:div w:id="871724890">
          <w:marLeft w:val="480"/>
          <w:marRight w:val="0"/>
          <w:marTop w:val="0"/>
          <w:marBottom w:val="0"/>
          <w:divBdr>
            <w:top w:val="none" w:sz="0" w:space="0" w:color="auto"/>
            <w:left w:val="none" w:sz="0" w:space="0" w:color="auto"/>
            <w:bottom w:val="none" w:sz="0" w:space="0" w:color="auto"/>
            <w:right w:val="none" w:sz="0" w:space="0" w:color="auto"/>
          </w:divBdr>
        </w:div>
        <w:div w:id="879628357">
          <w:marLeft w:val="480"/>
          <w:marRight w:val="0"/>
          <w:marTop w:val="0"/>
          <w:marBottom w:val="0"/>
          <w:divBdr>
            <w:top w:val="none" w:sz="0" w:space="0" w:color="auto"/>
            <w:left w:val="none" w:sz="0" w:space="0" w:color="auto"/>
            <w:bottom w:val="none" w:sz="0" w:space="0" w:color="auto"/>
            <w:right w:val="none" w:sz="0" w:space="0" w:color="auto"/>
          </w:divBdr>
        </w:div>
        <w:div w:id="901134340">
          <w:marLeft w:val="480"/>
          <w:marRight w:val="0"/>
          <w:marTop w:val="0"/>
          <w:marBottom w:val="0"/>
          <w:divBdr>
            <w:top w:val="none" w:sz="0" w:space="0" w:color="auto"/>
            <w:left w:val="none" w:sz="0" w:space="0" w:color="auto"/>
            <w:bottom w:val="none" w:sz="0" w:space="0" w:color="auto"/>
            <w:right w:val="none" w:sz="0" w:space="0" w:color="auto"/>
          </w:divBdr>
        </w:div>
        <w:div w:id="926307183">
          <w:marLeft w:val="480"/>
          <w:marRight w:val="0"/>
          <w:marTop w:val="0"/>
          <w:marBottom w:val="0"/>
          <w:divBdr>
            <w:top w:val="none" w:sz="0" w:space="0" w:color="auto"/>
            <w:left w:val="none" w:sz="0" w:space="0" w:color="auto"/>
            <w:bottom w:val="none" w:sz="0" w:space="0" w:color="auto"/>
            <w:right w:val="none" w:sz="0" w:space="0" w:color="auto"/>
          </w:divBdr>
        </w:div>
        <w:div w:id="926813935">
          <w:marLeft w:val="480"/>
          <w:marRight w:val="0"/>
          <w:marTop w:val="0"/>
          <w:marBottom w:val="0"/>
          <w:divBdr>
            <w:top w:val="none" w:sz="0" w:space="0" w:color="auto"/>
            <w:left w:val="none" w:sz="0" w:space="0" w:color="auto"/>
            <w:bottom w:val="none" w:sz="0" w:space="0" w:color="auto"/>
            <w:right w:val="none" w:sz="0" w:space="0" w:color="auto"/>
          </w:divBdr>
        </w:div>
        <w:div w:id="930815638">
          <w:marLeft w:val="480"/>
          <w:marRight w:val="0"/>
          <w:marTop w:val="0"/>
          <w:marBottom w:val="0"/>
          <w:divBdr>
            <w:top w:val="none" w:sz="0" w:space="0" w:color="auto"/>
            <w:left w:val="none" w:sz="0" w:space="0" w:color="auto"/>
            <w:bottom w:val="none" w:sz="0" w:space="0" w:color="auto"/>
            <w:right w:val="none" w:sz="0" w:space="0" w:color="auto"/>
          </w:divBdr>
        </w:div>
        <w:div w:id="930890750">
          <w:marLeft w:val="480"/>
          <w:marRight w:val="0"/>
          <w:marTop w:val="0"/>
          <w:marBottom w:val="0"/>
          <w:divBdr>
            <w:top w:val="none" w:sz="0" w:space="0" w:color="auto"/>
            <w:left w:val="none" w:sz="0" w:space="0" w:color="auto"/>
            <w:bottom w:val="none" w:sz="0" w:space="0" w:color="auto"/>
            <w:right w:val="none" w:sz="0" w:space="0" w:color="auto"/>
          </w:divBdr>
        </w:div>
        <w:div w:id="950551958">
          <w:marLeft w:val="480"/>
          <w:marRight w:val="0"/>
          <w:marTop w:val="0"/>
          <w:marBottom w:val="0"/>
          <w:divBdr>
            <w:top w:val="none" w:sz="0" w:space="0" w:color="auto"/>
            <w:left w:val="none" w:sz="0" w:space="0" w:color="auto"/>
            <w:bottom w:val="none" w:sz="0" w:space="0" w:color="auto"/>
            <w:right w:val="none" w:sz="0" w:space="0" w:color="auto"/>
          </w:divBdr>
        </w:div>
        <w:div w:id="1010058520">
          <w:marLeft w:val="480"/>
          <w:marRight w:val="0"/>
          <w:marTop w:val="0"/>
          <w:marBottom w:val="0"/>
          <w:divBdr>
            <w:top w:val="none" w:sz="0" w:space="0" w:color="auto"/>
            <w:left w:val="none" w:sz="0" w:space="0" w:color="auto"/>
            <w:bottom w:val="none" w:sz="0" w:space="0" w:color="auto"/>
            <w:right w:val="none" w:sz="0" w:space="0" w:color="auto"/>
          </w:divBdr>
        </w:div>
      </w:divsChild>
    </w:div>
    <w:div w:id="155725223">
      <w:bodyDiv w:val="1"/>
      <w:marLeft w:val="0"/>
      <w:marRight w:val="0"/>
      <w:marTop w:val="0"/>
      <w:marBottom w:val="0"/>
      <w:divBdr>
        <w:top w:val="none" w:sz="0" w:space="0" w:color="auto"/>
        <w:left w:val="none" w:sz="0" w:space="0" w:color="auto"/>
        <w:bottom w:val="none" w:sz="0" w:space="0" w:color="auto"/>
        <w:right w:val="none" w:sz="0" w:space="0" w:color="auto"/>
      </w:divBdr>
    </w:div>
    <w:div w:id="155924079">
      <w:bodyDiv w:val="1"/>
      <w:marLeft w:val="0"/>
      <w:marRight w:val="0"/>
      <w:marTop w:val="0"/>
      <w:marBottom w:val="0"/>
      <w:divBdr>
        <w:top w:val="none" w:sz="0" w:space="0" w:color="auto"/>
        <w:left w:val="none" w:sz="0" w:space="0" w:color="auto"/>
        <w:bottom w:val="none" w:sz="0" w:space="0" w:color="auto"/>
        <w:right w:val="none" w:sz="0" w:space="0" w:color="auto"/>
      </w:divBdr>
    </w:div>
    <w:div w:id="156193673">
      <w:bodyDiv w:val="1"/>
      <w:marLeft w:val="0"/>
      <w:marRight w:val="0"/>
      <w:marTop w:val="0"/>
      <w:marBottom w:val="0"/>
      <w:divBdr>
        <w:top w:val="none" w:sz="0" w:space="0" w:color="auto"/>
        <w:left w:val="none" w:sz="0" w:space="0" w:color="auto"/>
        <w:bottom w:val="none" w:sz="0" w:space="0" w:color="auto"/>
        <w:right w:val="none" w:sz="0" w:space="0" w:color="auto"/>
      </w:divBdr>
    </w:div>
    <w:div w:id="156238623">
      <w:bodyDiv w:val="1"/>
      <w:marLeft w:val="0"/>
      <w:marRight w:val="0"/>
      <w:marTop w:val="0"/>
      <w:marBottom w:val="0"/>
      <w:divBdr>
        <w:top w:val="none" w:sz="0" w:space="0" w:color="auto"/>
        <w:left w:val="none" w:sz="0" w:space="0" w:color="auto"/>
        <w:bottom w:val="none" w:sz="0" w:space="0" w:color="auto"/>
        <w:right w:val="none" w:sz="0" w:space="0" w:color="auto"/>
      </w:divBdr>
    </w:div>
    <w:div w:id="156380727">
      <w:bodyDiv w:val="1"/>
      <w:marLeft w:val="0"/>
      <w:marRight w:val="0"/>
      <w:marTop w:val="0"/>
      <w:marBottom w:val="0"/>
      <w:divBdr>
        <w:top w:val="none" w:sz="0" w:space="0" w:color="auto"/>
        <w:left w:val="none" w:sz="0" w:space="0" w:color="auto"/>
        <w:bottom w:val="none" w:sz="0" w:space="0" w:color="auto"/>
        <w:right w:val="none" w:sz="0" w:space="0" w:color="auto"/>
      </w:divBdr>
    </w:div>
    <w:div w:id="156382076">
      <w:bodyDiv w:val="1"/>
      <w:marLeft w:val="0"/>
      <w:marRight w:val="0"/>
      <w:marTop w:val="0"/>
      <w:marBottom w:val="0"/>
      <w:divBdr>
        <w:top w:val="none" w:sz="0" w:space="0" w:color="auto"/>
        <w:left w:val="none" w:sz="0" w:space="0" w:color="auto"/>
        <w:bottom w:val="none" w:sz="0" w:space="0" w:color="auto"/>
        <w:right w:val="none" w:sz="0" w:space="0" w:color="auto"/>
      </w:divBdr>
    </w:div>
    <w:div w:id="156384031">
      <w:bodyDiv w:val="1"/>
      <w:marLeft w:val="0"/>
      <w:marRight w:val="0"/>
      <w:marTop w:val="0"/>
      <w:marBottom w:val="0"/>
      <w:divBdr>
        <w:top w:val="none" w:sz="0" w:space="0" w:color="auto"/>
        <w:left w:val="none" w:sz="0" w:space="0" w:color="auto"/>
        <w:bottom w:val="none" w:sz="0" w:space="0" w:color="auto"/>
        <w:right w:val="none" w:sz="0" w:space="0" w:color="auto"/>
      </w:divBdr>
    </w:div>
    <w:div w:id="156727068">
      <w:bodyDiv w:val="1"/>
      <w:marLeft w:val="0"/>
      <w:marRight w:val="0"/>
      <w:marTop w:val="0"/>
      <w:marBottom w:val="0"/>
      <w:divBdr>
        <w:top w:val="none" w:sz="0" w:space="0" w:color="auto"/>
        <w:left w:val="none" w:sz="0" w:space="0" w:color="auto"/>
        <w:bottom w:val="none" w:sz="0" w:space="0" w:color="auto"/>
        <w:right w:val="none" w:sz="0" w:space="0" w:color="auto"/>
      </w:divBdr>
    </w:div>
    <w:div w:id="156846757">
      <w:bodyDiv w:val="1"/>
      <w:marLeft w:val="0"/>
      <w:marRight w:val="0"/>
      <w:marTop w:val="0"/>
      <w:marBottom w:val="0"/>
      <w:divBdr>
        <w:top w:val="none" w:sz="0" w:space="0" w:color="auto"/>
        <w:left w:val="none" w:sz="0" w:space="0" w:color="auto"/>
        <w:bottom w:val="none" w:sz="0" w:space="0" w:color="auto"/>
        <w:right w:val="none" w:sz="0" w:space="0" w:color="auto"/>
      </w:divBdr>
    </w:div>
    <w:div w:id="156962521">
      <w:bodyDiv w:val="1"/>
      <w:marLeft w:val="0"/>
      <w:marRight w:val="0"/>
      <w:marTop w:val="0"/>
      <w:marBottom w:val="0"/>
      <w:divBdr>
        <w:top w:val="none" w:sz="0" w:space="0" w:color="auto"/>
        <w:left w:val="none" w:sz="0" w:space="0" w:color="auto"/>
        <w:bottom w:val="none" w:sz="0" w:space="0" w:color="auto"/>
        <w:right w:val="none" w:sz="0" w:space="0" w:color="auto"/>
      </w:divBdr>
    </w:div>
    <w:div w:id="157119210">
      <w:bodyDiv w:val="1"/>
      <w:marLeft w:val="0"/>
      <w:marRight w:val="0"/>
      <w:marTop w:val="0"/>
      <w:marBottom w:val="0"/>
      <w:divBdr>
        <w:top w:val="none" w:sz="0" w:space="0" w:color="auto"/>
        <w:left w:val="none" w:sz="0" w:space="0" w:color="auto"/>
        <w:bottom w:val="none" w:sz="0" w:space="0" w:color="auto"/>
        <w:right w:val="none" w:sz="0" w:space="0" w:color="auto"/>
      </w:divBdr>
    </w:div>
    <w:div w:id="157578652">
      <w:bodyDiv w:val="1"/>
      <w:marLeft w:val="0"/>
      <w:marRight w:val="0"/>
      <w:marTop w:val="0"/>
      <w:marBottom w:val="0"/>
      <w:divBdr>
        <w:top w:val="none" w:sz="0" w:space="0" w:color="auto"/>
        <w:left w:val="none" w:sz="0" w:space="0" w:color="auto"/>
        <w:bottom w:val="none" w:sz="0" w:space="0" w:color="auto"/>
        <w:right w:val="none" w:sz="0" w:space="0" w:color="auto"/>
      </w:divBdr>
    </w:div>
    <w:div w:id="157698697">
      <w:bodyDiv w:val="1"/>
      <w:marLeft w:val="0"/>
      <w:marRight w:val="0"/>
      <w:marTop w:val="0"/>
      <w:marBottom w:val="0"/>
      <w:divBdr>
        <w:top w:val="none" w:sz="0" w:space="0" w:color="auto"/>
        <w:left w:val="none" w:sz="0" w:space="0" w:color="auto"/>
        <w:bottom w:val="none" w:sz="0" w:space="0" w:color="auto"/>
        <w:right w:val="none" w:sz="0" w:space="0" w:color="auto"/>
      </w:divBdr>
    </w:div>
    <w:div w:id="157699744">
      <w:bodyDiv w:val="1"/>
      <w:marLeft w:val="0"/>
      <w:marRight w:val="0"/>
      <w:marTop w:val="0"/>
      <w:marBottom w:val="0"/>
      <w:divBdr>
        <w:top w:val="none" w:sz="0" w:space="0" w:color="auto"/>
        <w:left w:val="none" w:sz="0" w:space="0" w:color="auto"/>
        <w:bottom w:val="none" w:sz="0" w:space="0" w:color="auto"/>
        <w:right w:val="none" w:sz="0" w:space="0" w:color="auto"/>
      </w:divBdr>
      <w:divsChild>
        <w:div w:id="79569612">
          <w:marLeft w:val="480"/>
          <w:marRight w:val="0"/>
          <w:marTop w:val="0"/>
          <w:marBottom w:val="0"/>
          <w:divBdr>
            <w:top w:val="none" w:sz="0" w:space="0" w:color="auto"/>
            <w:left w:val="none" w:sz="0" w:space="0" w:color="auto"/>
            <w:bottom w:val="none" w:sz="0" w:space="0" w:color="auto"/>
            <w:right w:val="none" w:sz="0" w:space="0" w:color="auto"/>
          </w:divBdr>
        </w:div>
        <w:div w:id="710302745">
          <w:marLeft w:val="480"/>
          <w:marRight w:val="0"/>
          <w:marTop w:val="0"/>
          <w:marBottom w:val="0"/>
          <w:divBdr>
            <w:top w:val="none" w:sz="0" w:space="0" w:color="auto"/>
            <w:left w:val="none" w:sz="0" w:space="0" w:color="auto"/>
            <w:bottom w:val="none" w:sz="0" w:space="0" w:color="auto"/>
            <w:right w:val="none" w:sz="0" w:space="0" w:color="auto"/>
          </w:divBdr>
        </w:div>
        <w:div w:id="756907805">
          <w:marLeft w:val="480"/>
          <w:marRight w:val="0"/>
          <w:marTop w:val="0"/>
          <w:marBottom w:val="0"/>
          <w:divBdr>
            <w:top w:val="none" w:sz="0" w:space="0" w:color="auto"/>
            <w:left w:val="none" w:sz="0" w:space="0" w:color="auto"/>
            <w:bottom w:val="none" w:sz="0" w:space="0" w:color="auto"/>
            <w:right w:val="none" w:sz="0" w:space="0" w:color="auto"/>
          </w:divBdr>
        </w:div>
      </w:divsChild>
    </w:div>
    <w:div w:id="158009198">
      <w:bodyDiv w:val="1"/>
      <w:marLeft w:val="0"/>
      <w:marRight w:val="0"/>
      <w:marTop w:val="0"/>
      <w:marBottom w:val="0"/>
      <w:divBdr>
        <w:top w:val="none" w:sz="0" w:space="0" w:color="auto"/>
        <w:left w:val="none" w:sz="0" w:space="0" w:color="auto"/>
        <w:bottom w:val="none" w:sz="0" w:space="0" w:color="auto"/>
        <w:right w:val="none" w:sz="0" w:space="0" w:color="auto"/>
      </w:divBdr>
    </w:div>
    <w:div w:id="158158020">
      <w:bodyDiv w:val="1"/>
      <w:marLeft w:val="0"/>
      <w:marRight w:val="0"/>
      <w:marTop w:val="0"/>
      <w:marBottom w:val="0"/>
      <w:divBdr>
        <w:top w:val="none" w:sz="0" w:space="0" w:color="auto"/>
        <w:left w:val="none" w:sz="0" w:space="0" w:color="auto"/>
        <w:bottom w:val="none" w:sz="0" w:space="0" w:color="auto"/>
        <w:right w:val="none" w:sz="0" w:space="0" w:color="auto"/>
      </w:divBdr>
    </w:div>
    <w:div w:id="158204166">
      <w:bodyDiv w:val="1"/>
      <w:marLeft w:val="0"/>
      <w:marRight w:val="0"/>
      <w:marTop w:val="0"/>
      <w:marBottom w:val="0"/>
      <w:divBdr>
        <w:top w:val="none" w:sz="0" w:space="0" w:color="auto"/>
        <w:left w:val="none" w:sz="0" w:space="0" w:color="auto"/>
        <w:bottom w:val="none" w:sz="0" w:space="0" w:color="auto"/>
        <w:right w:val="none" w:sz="0" w:space="0" w:color="auto"/>
      </w:divBdr>
    </w:div>
    <w:div w:id="158230011">
      <w:bodyDiv w:val="1"/>
      <w:marLeft w:val="0"/>
      <w:marRight w:val="0"/>
      <w:marTop w:val="0"/>
      <w:marBottom w:val="0"/>
      <w:divBdr>
        <w:top w:val="none" w:sz="0" w:space="0" w:color="auto"/>
        <w:left w:val="none" w:sz="0" w:space="0" w:color="auto"/>
        <w:bottom w:val="none" w:sz="0" w:space="0" w:color="auto"/>
        <w:right w:val="none" w:sz="0" w:space="0" w:color="auto"/>
      </w:divBdr>
    </w:div>
    <w:div w:id="158278536">
      <w:bodyDiv w:val="1"/>
      <w:marLeft w:val="0"/>
      <w:marRight w:val="0"/>
      <w:marTop w:val="0"/>
      <w:marBottom w:val="0"/>
      <w:divBdr>
        <w:top w:val="none" w:sz="0" w:space="0" w:color="auto"/>
        <w:left w:val="none" w:sz="0" w:space="0" w:color="auto"/>
        <w:bottom w:val="none" w:sz="0" w:space="0" w:color="auto"/>
        <w:right w:val="none" w:sz="0" w:space="0" w:color="auto"/>
      </w:divBdr>
    </w:div>
    <w:div w:id="158470869">
      <w:bodyDiv w:val="1"/>
      <w:marLeft w:val="0"/>
      <w:marRight w:val="0"/>
      <w:marTop w:val="0"/>
      <w:marBottom w:val="0"/>
      <w:divBdr>
        <w:top w:val="none" w:sz="0" w:space="0" w:color="auto"/>
        <w:left w:val="none" w:sz="0" w:space="0" w:color="auto"/>
        <w:bottom w:val="none" w:sz="0" w:space="0" w:color="auto"/>
        <w:right w:val="none" w:sz="0" w:space="0" w:color="auto"/>
      </w:divBdr>
    </w:div>
    <w:div w:id="158933228">
      <w:bodyDiv w:val="1"/>
      <w:marLeft w:val="0"/>
      <w:marRight w:val="0"/>
      <w:marTop w:val="0"/>
      <w:marBottom w:val="0"/>
      <w:divBdr>
        <w:top w:val="none" w:sz="0" w:space="0" w:color="auto"/>
        <w:left w:val="none" w:sz="0" w:space="0" w:color="auto"/>
        <w:bottom w:val="none" w:sz="0" w:space="0" w:color="auto"/>
        <w:right w:val="none" w:sz="0" w:space="0" w:color="auto"/>
      </w:divBdr>
    </w:div>
    <w:div w:id="158933387">
      <w:bodyDiv w:val="1"/>
      <w:marLeft w:val="0"/>
      <w:marRight w:val="0"/>
      <w:marTop w:val="0"/>
      <w:marBottom w:val="0"/>
      <w:divBdr>
        <w:top w:val="none" w:sz="0" w:space="0" w:color="auto"/>
        <w:left w:val="none" w:sz="0" w:space="0" w:color="auto"/>
        <w:bottom w:val="none" w:sz="0" w:space="0" w:color="auto"/>
        <w:right w:val="none" w:sz="0" w:space="0" w:color="auto"/>
      </w:divBdr>
    </w:div>
    <w:div w:id="159078451">
      <w:bodyDiv w:val="1"/>
      <w:marLeft w:val="0"/>
      <w:marRight w:val="0"/>
      <w:marTop w:val="0"/>
      <w:marBottom w:val="0"/>
      <w:divBdr>
        <w:top w:val="none" w:sz="0" w:space="0" w:color="auto"/>
        <w:left w:val="none" w:sz="0" w:space="0" w:color="auto"/>
        <w:bottom w:val="none" w:sz="0" w:space="0" w:color="auto"/>
        <w:right w:val="none" w:sz="0" w:space="0" w:color="auto"/>
      </w:divBdr>
    </w:div>
    <w:div w:id="159321192">
      <w:bodyDiv w:val="1"/>
      <w:marLeft w:val="0"/>
      <w:marRight w:val="0"/>
      <w:marTop w:val="0"/>
      <w:marBottom w:val="0"/>
      <w:divBdr>
        <w:top w:val="none" w:sz="0" w:space="0" w:color="auto"/>
        <w:left w:val="none" w:sz="0" w:space="0" w:color="auto"/>
        <w:bottom w:val="none" w:sz="0" w:space="0" w:color="auto"/>
        <w:right w:val="none" w:sz="0" w:space="0" w:color="auto"/>
      </w:divBdr>
    </w:div>
    <w:div w:id="159736873">
      <w:bodyDiv w:val="1"/>
      <w:marLeft w:val="0"/>
      <w:marRight w:val="0"/>
      <w:marTop w:val="0"/>
      <w:marBottom w:val="0"/>
      <w:divBdr>
        <w:top w:val="none" w:sz="0" w:space="0" w:color="auto"/>
        <w:left w:val="none" w:sz="0" w:space="0" w:color="auto"/>
        <w:bottom w:val="none" w:sz="0" w:space="0" w:color="auto"/>
        <w:right w:val="none" w:sz="0" w:space="0" w:color="auto"/>
      </w:divBdr>
    </w:div>
    <w:div w:id="159927093">
      <w:bodyDiv w:val="1"/>
      <w:marLeft w:val="0"/>
      <w:marRight w:val="0"/>
      <w:marTop w:val="0"/>
      <w:marBottom w:val="0"/>
      <w:divBdr>
        <w:top w:val="none" w:sz="0" w:space="0" w:color="auto"/>
        <w:left w:val="none" w:sz="0" w:space="0" w:color="auto"/>
        <w:bottom w:val="none" w:sz="0" w:space="0" w:color="auto"/>
        <w:right w:val="none" w:sz="0" w:space="0" w:color="auto"/>
      </w:divBdr>
    </w:div>
    <w:div w:id="160199477">
      <w:bodyDiv w:val="1"/>
      <w:marLeft w:val="0"/>
      <w:marRight w:val="0"/>
      <w:marTop w:val="0"/>
      <w:marBottom w:val="0"/>
      <w:divBdr>
        <w:top w:val="none" w:sz="0" w:space="0" w:color="auto"/>
        <w:left w:val="none" w:sz="0" w:space="0" w:color="auto"/>
        <w:bottom w:val="none" w:sz="0" w:space="0" w:color="auto"/>
        <w:right w:val="none" w:sz="0" w:space="0" w:color="auto"/>
      </w:divBdr>
    </w:div>
    <w:div w:id="160246235">
      <w:bodyDiv w:val="1"/>
      <w:marLeft w:val="0"/>
      <w:marRight w:val="0"/>
      <w:marTop w:val="0"/>
      <w:marBottom w:val="0"/>
      <w:divBdr>
        <w:top w:val="none" w:sz="0" w:space="0" w:color="auto"/>
        <w:left w:val="none" w:sz="0" w:space="0" w:color="auto"/>
        <w:bottom w:val="none" w:sz="0" w:space="0" w:color="auto"/>
        <w:right w:val="none" w:sz="0" w:space="0" w:color="auto"/>
      </w:divBdr>
    </w:div>
    <w:div w:id="160510472">
      <w:bodyDiv w:val="1"/>
      <w:marLeft w:val="0"/>
      <w:marRight w:val="0"/>
      <w:marTop w:val="0"/>
      <w:marBottom w:val="0"/>
      <w:divBdr>
        <w:top w:val="none" w:sz="0" w:space="0" w:color="auto"/>
        <w:left w:val="none" w:sz="0" w:space="0" w:color="auto"/>
        <w:bottom w:val="none" w:sz="0" w:space="0" w:color="auto"/>
        <w:right w:val="none" w:sz="0" w:space="0" w:color="auto"/>
      </w:divBdr>
    </w:div>
    <w:div w:id="160588540">
      <w:bodyDiv w:val="1"/>
      <w:marLeft w:val="0"/>
      <w:marRight w:val="0"/>
      <w:marTop w:val="0"/>
      <w:marBottom w:val="0"/>
      <w:divBdr>
        <w:top w:val="none" w:sz="0" w:space="0" w:color="auto"/>
        <w:left w:val="none" w:sz="0" w:space="0" w:color="auto"/>
        <w:bottom w:val="none" w:sz="0" w:space="0" w:color="auto"/>
        <w:right w:val="none" w:sz="0" w:space="0" w:color="auto"/>
      </w:divBdr>
    </w:div>
    <w:div w:id="160630303">
      <w:bodyDiv w:val="1"/>
      <w:marLeft w:val="0"/>
      <w:marRight w:val="0"/>
      <w:marTop w:val="0"/>
      <w:marBottom w:val="0"/>
      <w:divBdr>
        <w:top w:val="none" w:sz="0" w:space="0" w:color="auto"/>
        <w:left w:val="none" w:sz="0" w:space="0" w:color="auto"/>
        <w:bottom w:val="none" w:sz="0" w:space="0" w:color="auto"/>
        <w:right w:val="none" w:sz="0" w:space="0" w:color="auto"/>
      </w:divBdr>
    </w:div>
    <w:div w:id="160701777">
      <w:bodyDiv w:val="1"/>
      <w:marLeft w:val="0"/>
      <w:marRight w:val="0"/>
      <w:marTop w:val="0"/>
      <w:marBottom w:val="0"/>
      <w:divBdr>
        <w:top w:val="none" w:sz="0" w:space="0" w:color="auto"/>
        <w:left w:val="none" w:sz="0" w:space="0" w:color="auto"/>
        <w:bottom w:val="none" w:sz="0" w:space="0" w:color="auto"/>
        <w:right w:val="none" w:sz="0" w:space="0" w:color="auto"/>
      </w:divBdr>
      <w:divsChild>
        <w:div w:id="9569631">
          <w:marLeft w:val="480"/>
          <w:marRight w:val="0"/>
          <w:marTop w:val="0"/>
          <w:marBottom w:val="0"/>
          <w:divBdr>
            <w:top w:val="none" w:sz="0" w:space="0" w:color="auto"/>
            <w:left w:val="none" w:sz="0" w:space="0" w:color="auto"/>
            <w:bottom w:val="none" w:sz="0" w:space="0" w:color="auto"/>
            <w:right w:val="none" w:sz="0" w:space="0" w:color="auto"/>
          </w:divBdr>
        </w:div>
        <w:div w:id="44720528">
          <w:marLeft w:val="480"/>
          <w:marRight w:val="0"/>
          <w:marTop w:val="0"/>
          <w:marBottom w:val="0"/>
          <w:divBdr>
            <w:top w:val="none" w:sz="0" w:space="0" w:color="auto"/>
            <w:left w:val="none" w:sz="0" w:space="0" w:color="auto"/>
            <w:bottom w:val="none" w:sz="0" w:space="0" w:color="auto"/>
            <w:right w:val="none" w:sz="0" w:space="0" w:color="auto"/>
          </w:divBdr>
        </w:div>
        <w:div w:id="88697553">
          <w:marLeft w:val="480"/>
          <w:marRight w:val="0"/>
          <w:marTop w:val="0"/>
          <w:marBottom w:val="0"/>
          <w:divBdr>
            <w:top w:val="none" w:sz="0" w:space="0" w:color="auto"/>
            <w:left w:val="none" w:sz="0" w:space="0" w:color="auto"/>
            <w:bottom w:val="none" w:sz="0" w:space="0" w:color="auto"/>
            <w:right w:val="none" w:sz="0" w:space="0" w:color="auto"/>
          </w:divBdr>
        </w:div>
        <w:div w:id="101534290">
          <w:marLeft w:val="480"/>
          <w:marRight w:val="0"/>
          <w:marTop w:val="0"/>
          <w:marBottom w:val="0"/>
          <w:divBdr>
            <w:top w:val="none" w:sz="0" w:space="0" w:color="auto"/>
            <w:left w:val="none" w:sz="0" w:space="0" w:color="auto"/>
            <w:bottom w:val="none" w:sz="0" w:space="0" w:color="auto"/>
            <w:right w:val="none" w:sz="0" w:space="0" w:color="auto"/>
          </w:divBdr>
        </w:div>
        <w:div w:id="111172373">
          <w:marLeft w:val="480"/>
          <w:marRight w:val="0"/>
          <w:marTop w:val="0"/>
          <w:marBottom w:val="0"/>
          <w:divBdr>
            <w:top w:val="none" w:sz="0" w:space="0" w:color="auto"/>
            <w:left w:val="none" w:sz="0" w:space="0" w:color="auto"/>
            <w:bottom w:val="none" w:sz="0" w:space="0" w:color="auto"/>
            <w:right w:val="none" w:sz="0" w:space="0" w:color="auto"/>
          </w:divBdr>
        </w:div>
        <w:div w:id="120924633">
          <w:marLeft w:val="480"/>
          <w:marRight w:val="0"/>
          <w:marTop w:val="0"/>
          <w:marBottom w:val="0"/>
          <w:divBdr>
            <w:top w:val="none" w:sz="0" w:space="0" w:color="auto"/>
            <w:left w:val="none" w:sz="0" w:space="0" w:color="auto"/>
            <w:bottom w:val="none" w:sz="0" w:space="0" w:color="auto"/>
            <w:right w:val="none" w:sz="0" w:space="0" w:color="auto"/>
          </w:divBdr>
        </w:div>
        <w:div w:id="129132176">
          <w:marLeft w:val="480"/>
          <w:marRight w:val="0"/>
          <w:marTop w:val="0"/>
          <w:marBottom w:val="0"/>
          <w:divBdr>
            <w:top w:val="none" w:sz="0" w:space="0" w:color="auto"/>
            <w:left w:val="none" w:sz="0" w:space="0" w:color="auto"/>
            <w:bottom w:val="none" w:sz="0" w:space="0" w:color="auto"/>
            <w:right w:val="none" w:sz="0" w:space="0" w:color="auto"/>
          </w:divBdr>
        </w:div>
        <w:div w:id="157768057">
          <w:marLeft w:val="480"/>
          <w:marRight w:val="0"/>
          <w:marTop w:val="0"/>
          <w:marBottom w:val="0"/>
          <w:divBdr>
            <w:top w:val="none" w:sz="0" w:space="0" w:color="auto"/>
            <w:left w:val="none" w:sz="0" w:space="0" w:color="auto"/>
            <w:bottom w:val="none" w:sz="0" w:space="0" w:color="auto"/>
            <w:right w:val="none" w:sz="0" w:space="0" w:color="auto"/>
          </w:divBdr>
        </w:div>
        <w:div w:id="249586648">
          <w:marLeft w:val="480"/>
          <w:marRight w:val="0"/>
          <w:marTop w:val="0"/>
          <w:marBottom w:val="0"/>
          <w:divBdr>
            <w:top w:val="none" w:sz="0" w:space="0" w:color="auto"/>
            <w:left w:val="none" w:sz="0" w:space="0" w:color="auto"/>
            <w:bottom w:val="none" w:sz="0" w:space="0" w:color="auto"/>
            <w:right w:val="none" w:sz="0" w:space="0" w:color="auto"/>
          </w:divBdr>
        </w:div>
        <w:div w:id="253981754">
          <w:marLeft w:val="480"/>
          <w:marRight w:val="0"/>
          <w:marTop w:val="0"/>
          <w:marBottom w:val="0"/>
          <w:divBdr>
            <w:top w:val="none" w:sz="0" w:space="0" w:color="auto"/>
            <w:left w:val="none" w:sz="0" w:space="0" w:color="auto"/>
            <w:bottom w:val="none" w:sz="0" w:space="0" w:color="auto"/>
            <w:right w:val="none" w:sz="0" w:space="0" w:color="auto"/>
          </w:divBdr>
        </w:div>
        <w:div w:id="311836717">
          <w:marLeft w:val="480"/>
          <w:marRight w:val="0"/>
          <w:marTop w:val="0"/>
          <w:marBottom w:val="0"/>
          <w:divBdr>
            <w:top w:val="none" w:sz="0" w:space="0" w:color="auto"/>
            <w:left w:val="none" w:sz="0" w:space="0" w:color="auto"/>
            <w:bottom w:val="none" w:sz="0" w:space="0" w:color="auto"/>
            <w:right w:val="none" w:sz="0" w:space="0" w:color="auto"/>
          </w:divBdr>
        </w:div>
        <w:div w:id="352584069">
          <w:marLeft w:val="480"/>
          <w:marRight w:val="0"/>
          <w:marTop w:val="0"/>
          <w:marBottom w:val="0"/>
          <w:divBdr>
            <w:top w:val="none" w:sz="0" w:space="0" w:color="auto"/>
            <w:left w:val="none" w:sz="0" w:space="0" w:color="auto"/>
            <w:bottom w:val="none" w:sz="0" w:space="0" w:color="auto"/>
            <w:right w:val="none" w:sz="0" w:space="0" w:color="auto"/>
          </w:divBdr>
        </w:div>
        <w:div w:id="375202956">
          <w:marLeft w:val="480"/>
          <w:marRight w:val="0"/>
          <w:marTop w:val="0"/>
          <w:marBottom w:val="0"/>
          <w:divBdr>
            <w:top w:val="none" w:sz="0" w:space="0" w:color="auto"/>
            <w:left w:val="none" w:sz="0" w:space="0" w:color="auto"/>
            <w:bottom w:val="none" w:sz="0" w:space="0" w:color="auto"/>
            <w:right w:val="none" w:sz="0" w:space="0" w:color="auto"/>
          </w:divBdr>
        </w:div>
        <w:div w:id="412317750">
          <w:marLeft w:val="480"/>
          <w:marRight w:val="0"/>
          <w:marTop w:val="0"/>
          <w:marBottom w:val="0"/>
          <w:divBdr>
            <w:top w:val="none" w:sz="0" w:space="0" w:color="auto"/>
            <w:left w:val="none" w:sz="0" w:space="0" w:color="auto"/>
            <w:bottom w:val="none" w:sz="0" w:space="0" w:color="auto"/>
            <w:right w:val="none" w:sz="0" w:space="0" w:color="auto"/>
          </w:divBdr>
        </w:div>
        <w:div w:id="469714848">
          <w:marLeft w:val="480"/>
          <w:marRight w:val="0"/>
          <w:marTop w:val="0"/>
          <w:marBottom w:val="0"/>
          <w:divBdr>
            <w:top w:val="none" w:sz="0" w:space="0" w:color="auto"/>
            <w:left w:val="none" w:sz="0" w:space="0" w:color="auto"/>
            <w:bottom w:val="none" w:sz="0" w:space="0" w:color="auto"/>
            <w:right w:val="none" w:sz="0" w:space="0" w:color="auto"/>
          </w:divBdr>
        </w:div>
        <w:div w:id="492722333">
          <w:marLeft w:val="480"/>
          <w:marRight w:val="0"/>
          <w:marTop w:val="0"/>
          <w:marBottom w:val="0"/>
          <w:divBdr>
            <w:top w:val="none" w:sz="0" w:space="0" w:color="auto"/>
            <w:left w:val="none" w:sz="0" w:space="0" w:color="auto"/>
            <w:bottom w:val="none" w:sz="0" w:space="0" w:color="auto"/>
            <w:right w:val="none" w:sz="0" w:space="0" w:color="auto"/>
          </w:divBdr>
        </w:div>
        <w:div w:id="529998452">
          <w:marLeft w:val="480"/>
          <w:marRight w:val="0"/>
          <w:marTop w:val="0"/>
          <w:marBottom w:val="0"/>
          <w:divBdr>
            <w:top w:val="none" w:sz="0" w:space="0" w:color="auto"/>
            <w:left w:val="none" w:sz="0" w:space="0" w:color="auto"/>
            <w:bottom w:val="none" w:sz="0" w:space="0" w:color="auto"/>
            <w:right w:val="none" w:sz="0" w:space="0" w:color="auto"/>
          </w:divBdr>
        </w:div>
        <w:div w:id="542402573">
          <w:marLeft w:val="480"/>
          <w:marRight w:val="0"/>
          <w:marTop w:val="0"/>
          <w:marBottom w:val="0"/>
          <w:divBdr>
            <w:top w:val="none" w:sz="0" w:space="0" w:color="auto"/>
            <w:left w:val="none" w:sz="0" w:space="0" w:color="auto"/>
            <w:bottom w:val="none" w:sz="0" w:space="0" w:color="auto"/>
            <w:right w:val="none" w:sz="0" w:space="0" w:color="auto"/>
          </w:divBdr>
        </w:div>
        <w:div w:id="566652446">
          <w:marLeft w:val="480"/>
          <w:marRight w:val="0"/>
          <w:marTop w:val="0"/>
          <w:marBottom w:val="0"/>
          <w:divBdr>
            <w:top w:val="none" w:sz="0" w:space="0" w:color="auto"/>
            <w:left w:val="none" w:sz="0" w:space="0" w:color="auto"/>
            <w:bottom w:val="none" w:sz="0" w:space="0" w:color="auto"/>
            <w:right w:val="none" w:sz="0" w:space="0" w:color="auto"/>
          </w:divBdr>
        </w:div>
        <w:div w:id="570622055">
          <w:marLeft w:val="480"/>
          <w:marRight w:val="0"/>
          <w:marTop w:val="0"/>
          <w:marBottom w:val="0"/>
          <w:divBdr>
            <w:top w:val="none" w:sz="0" w:space="0" w:color="auto"/>
            <w:left w:val="none" w:sz="0" w:space="0" w:color="auto"/>
            <w:bottom w:val="none" w:sz="0" w:space="0" w:color="auto"/>
            <w:right w:val="none" w:sz="0" w:space="0" w:color="auto"/>
          </w:divBdr>
        </w:div>
        <w:div w:id="633485668">
          <w:marLeft w:val="480"/>
          <w:marRight w:val="0"/>
          <w:marTop w:val="0"/>
          <w:marBottom w:val="0"/>
          <w:divBdr>
            <w:top w:val="none" w:sz="0" w:space="0" w:color="auto"/>
            <w:left w:val="none" w:sz="0" w:space="0" w:color="auto"/>
            <w:bottom w:val="none" w:sz="0" w:space="0" w:color="auto"/>
            <w:right w:val="none" w:sz="0" w:space="0" w:color="auto"/>
          </w:divBdr>
        </w:div>
        <w:div w:id="691343260">
          <w:marLeft w:val="480"/>
          <w:marRight w:val="0"/>
          <w:marTop w:val="0"/>
          <w:marBottom w:val="0"/>
          <w:divBdr>
            <w:top w:val="none" w:sz="0" w:space="0" w:color="auto"/>
            <w:left w:val="none" w:sz="0" w:space="0" w:color="auto"/>
            <w:bottom w:val="none" w:sz="0" w:space="0" w:color="auto"/>
            <w:right w:val="none" w:sz="0" w:space="0" w:color="auto"/>
          </w:divBdr>
        </w:div>
        <w:div w:id="808939267">
          <w:marLeft w:val="480"/>
          <w:marRight w:val="0"/>
          <w:marTop w:val="0"/>
          <w:marBottom w:val="0"/>
          <w:divBdr>
            <w:top w:val="none" w:sz="0" w:space="0" w:color="auto"/>
            <w:left w:val="none" w:sz="0" w:space="0" w:color="auto"/>
            <w:bottom w:val="none" w:sz="0" w:space="0" w:color="auto"/>
            <w:right w:val="none" w:sz="0" w:space="0" w:color="auto"/>
          </w:divBdr>
        </w:div>
        <w:div w:id="869414914">
          <w:marLeft w:val="480"/>
          <w:marRight w:val="0"/>
          <w:marTop w:val="0"/>
          <w:marBottom w:val="0"/>
          <w:divBdr>
            <w:top w:val="none" w:sz="0" w:space="0" w:color="auto"/>
            <w:left w:val="none" w:sz="0" w:space="0" w:color="auto"/>
            <w:bottom w:val="none" w:sz="0" w:space="0" w:color="auto"/>
            <w:right w:val="none" w:sz="0" w:space="0" w:color="auto"/>
          </w:divBdr>
        </w:div>
        <w:div w:id="935669832">
          <w:marLeft w:val="480"/>
          <w:marRight w:val="0"/>
          <w:marTop w:val="0"/>
          <w:marBottom w:val="0"/>
          <w:divBdr>
            <w:top w:val="none" w:sz="0" w:space="0" w:color="auto"/>
            <w:left w:val="none" w:sz="0" w:space="0" w:color="auto"/>
            <w:bottom w:val="none" w:sz="0" w:space="0" w:color="auto"/>
            <w:right w:val="none" w:sz="0" w:space="0" w:color="auto"/>
          </w:divBdr>
        </w:div>
        <w:div w:id="991836823">
          <w:marLeft w:val="480"/>
          <w:marRight w:val="0"/>
          <w:marTop w:val="0"/>
          <w:marBottom w:val="0"/>
          <w:divBdr>
            <w:top w:val="none" w:sz="0" w:space="0" w:color="auto"/>
            <w:left w:val="none" w:sz="0" w:space="0" w:color="auto"/>
            <w:bottom w:val="none" w:sz="0" w:space="0" w:color="auto"/>
            <w:right w:val="none" w:sz="0" w:space="0" w:color="auto"/>
          </w:divBdr>
        </w:div>
        <w:div w:id="993338780">
          <w:marLeft w:val="480"/>
          <w:marRight w:val="0"/>
          <w:marTop w:val="0"/>
          <w:marBottom w:val="0"/>
          <w:divBdr>
            <w:top w:val="none" w:sz="0" w:space="0" w:color="auto"/>
            <w:left w:val="none" w:sz="0" w:space="0" w:color="auto"/>
            <w:bottom w:val="none" w:sz="0" w:space="0" w:color="auto"/>
            <w:right w:val="none" w:sz="0" w:space="0" w:color="auto"/>
          </w:divBdr>
        </w:div>
        <w:div w:id="1017777163">
          <w:marLeft w:val="480"/>
          <w:marRight w:val="0"/>
          <w:marTop w:val="0"/>
          <w:marBottom w:val="0"/>
          <w:divBdr>
            <w:top w:val="none" w:sz="0" w:space="0" w:color="auto"/>
            <w:left w:val="none" w:sz="0" w:space="0" w:color="auto"/>
            <w:bottom w:val="none" w:sz="0" w:space="0" w:color="auto"/>
            <w:right w:val="none" w:sz="0" w:space="0" w:color="auto"/>
          </w:divBdr>
        </w:div>
        <w:div w:id="1018627226">
          <w:marLeft w:val="480"/>
          <w:marRight w:val="0"/>
          <w:marTop w:val="0"/>
          <w:marBottom w:val="0"/>
          <w:divBdr>
            <w:top w:val="none" w:sz="0" w:space="0" w:color="auto"/>
            <w:left w:val="none" w:sz="0" w:space="0" w:color="auto"/>
            <w:bottom w:val="none" w:sz="0" w:space="0" w:color="auto"/>
            <w:right w:val="none" w:sz="0" w:space="0" w:color="auto"/>
          </w:divBdr>
        </w:div>
      </w:divsChild>
    </w:div>
    <w:div w:id="160777984">
      <w:bodyDiv w:val="1"/>
      <w:marLeft w:val="0"/>
      <w:marRight w:val="0"/>
      <w:marTop w:val="0"/>
      <w:marBottom w:val="0"/>
      <w:divBdr>
        <w:top w:val="none" w:sz="0" w:space="0" w:color="auto"/>
        <w:left w:val="none" w:sz="0" w:space="0" w:color="auto"/>
        <w:bottom w:val="none" w:sz="0" w:space="0" w:color="auto"/>
        <w:right w:val="none" w:sz="0" w:space="0" w:color="auto"/>
      </w:divBdr>
    </w:div>
    <w:div w:id="160897579">
      <w:bodyDiv w:val="1"/>
      <w:marLeft w:val="0"/>
      <w:marRight w:val="0"/>
      <w:marTop w:val="0"/>
      <w:marBottom w:val="0"/>
      <w:divBdr>
        <w:top w:val="none" w:sz="0" w:space="0" w:color="auto"/>
        <w:left w:val="none" w:sz="0" w:space="0" w:color="auto"/>
        <w:bottom w:val="none" w:sz="0" w:space="0" w:color="auto"/>
        <w:right w:val="none" w:sz="0" w:space="0" w:color="auto"/>
      </w:divBdr>
    </w:div>
    <w:div w:id="161510692">
      <w:bodyDiv w:val="1"/>
      <w:marLeft w:val="0"/>
      <w:marRight w:val="0"/>
      <w:marTop w:val="0"/>
      <w:marBottom w:val="0"/>
      <w:divBdr>
        <w:top w:val="none" w:sz="0" w:space="0" w:color="auto"/>
        <w:left w:val="none" w:sz="0" w:space="0" w:color="auto"/>
        <w:bottom w:val="none" w:sz="0" w:space="0" w:color="auto"/>
        <w:right w:val="none" w:sz="0" w:space="0" w:color="auto"/>
      </w:divBdr>
    </w:div>
    <w:div w:id="161707090">
      <w:bodyDiv w:val="1"/>
      <w:marLeft w:val="0"/>
      <w:marRight w:val="0"/>
      <w:marTop w:val="0"/>
      <w:marBottom w:val="0"/>
      <w:divBdr>
        <w:top w:val="none" w:sz="0" w:space="0" w:color="auto"/>
        <w:left w:val="none" w:sz="0" w:space="0" w:color="auto"/>
        <w:bottom w:val="none" w:sz="0" w:space="0" w:color="auto"/>
        <w:right w:val="none" w:sz="0" w:space="0" w:color="auto"/>
      </w:divBdr>
    </w:div>
    <w:div w:id="162086983">
      <w:bodyDiv w:val="1"/>
      <w:marLeft w:val="0"/>
      <w:marRight w:val="0"/>
      <w:marTop w:val="0"/>
      <w:marBottom w:val="0"/>
      <w:divBdr>
        <w:top w:val="none" w:sz="0" w:space="0" w:color="auto"/>
        <w:left w:val="none" w:sz="0" w:space="0" w:color="auto"/>
        <w:bottom w:val="none" w:sz="0" w:space="0" w:color="auto"/>
        <w:right w:val="none" w:sz="0" w:space="0" w:color="auto"/>
      </w:divBdr>
    </w:div>
    <w:div w:id="162206215">
      <w:bodyDiv w:val="1"/>
      <w:marLeft w:val="0"/>
      <w:marRight w:val="0"/>
      <w:marTop w:val="0"/>
      <w:marBottom w:val="0"/>
      <w:divBdr>
        <w:top w:val="none" w:sz="0" w:space="0" w:color="auto"/>
        <w:left w:val="none" w:sz="0" w:space="0" w:color="auto"/>
        <w:bottom w:val="none" w:sz="0" w:space="0" w:color="auto"/>
        <w:right w:val="none" w:sz="0" w:space="0" w:color="auto"/>
      </w:divBdr>
    </w:div>
    <w:div w:id="163058639">
      <w:bodyDiv w:val="1"/>
      <w:marLeft w:val="0"/>
      <w:marRight w:val="0"/>
      <w:marTop w:val="0"/>
      <w:marBottom w:val="0"/>
      <w:divBdr>
        <w:top w:val="none" w:sz="0" w:space="0" w:color="auto"/>
        <w:left w:val="none" w:sz="0" w:space="0" w:color="auto"/>
        <w:bottom w:val="none" w:sz="0" w:space="0" w:color="auto"/>
        <w:right w:val="none" w:sz="0" w:space="0" w:color="auto"/>
      </w:divBdr>
    </w:div>
    <w:div w:id="164394758">
      <w:bodyDiv w:val="1"/>
      <w:marLeft w:val="0"/>
      <w:marRight w:val="0"/>
      <w:marTop w:val="0"/>
      <w:marBottom w:val="0"/>
      <w:divBdr>
        <w:top w:val="none" w:sz="0" w:space="0" w:color="auto"/>
        <w:left w:val="none" w:sz="0" w:space="0" w:color="auto"/>
        <w:bottom w:val="none" w:sz="0" w:space="0" w:color="auto"/>
        <w:right w:val="none" w:sz="0" w:space="0" w:color="auto"/>
      </w:divBdr>
    </w:div>
    <w:div w:id="164827454">
      <w:bodyDiv w:val="1"/>
      <w:marLeft w:val="0"/>
      <w:marRight w:val="0"/>
      <w:marTop w:val="0"/>
      <w:marBottom w:val="0"/>
      <w:divBdr>
        <w:top w:val="none" w:sz="0" w:space="0" w:color="auto"/>
        <w:left w:val="none" w:sz="0" w:space="0" w:color="auto"/>
        <w:bottom w:val="none" w:sz="0" w:space="0" w:color="auto"/>
        <w:right w:val="none" w:sz="0" w:space="0" w:color="auto"/>
      </w:divBdr>
    </w:div>
    <w:div w:id="165361325">
      <w:bodyDiv w:val="1"/>
      <w:marLeft w:val="0"/>
      <w:marRight w:val="0"/>
      <w:marTop w:val="0"/>
      <w:marBottom w:val="0"/>
      <w:divBdr>
        <w:top w:val="none" w:sz="0" w:space="0" w:color="auto"/>
        <w:left w:val="none" w:sz="0" w:space="0" w:color="auto"/>
        <w:bottom w:val="none" w:sz="0" w:space="0" w:color="auto"/>
        <w:right w:val="none" w:sz="0" w:space="0" w:color="auto"/>
      </w:divBdr>
    </w:div>
    <w:div w:id="165675387">
      <w:bodyDiv w:val="1"/>
      <w:marLeft w:val="0"/>
      <w:marRight w:val="0"/>
      <w:marTop w:val="0"/>
      <w:marBottom w:val="0"/>
      <w:divBdr>
        <w:top w:val="none" w:sz="0" w:space="0" w:color="auto"/>
        <w:left w:val="none" w:sz="0" w:space="0" w:color="auto"/>
        <w:bottom w:val="none" w:sz="0" w:space="0" w:color="auto"/>
        <w:right w:val="none" w:sz="0" w:space="0" w:color="auto"/>
      </w:divBdr>
    </w:div>
    <w:div w:id="165824540">
      <w:bodyDiv w:val="1"/>
      <w:marLeft w:val="0"/>
      <w:marRight w:val="0"/>
      <w:marTop w:val="0"/>
      <w:marBottom w:val="0"/>
      <w:divBdr>
        <w:top w:val="none" w:sz="0" w:space="0" w:color="auto"/>
        <w:left w:val="none" w:sz="0" w:space="0" w:color="auto"/>
        <w:bottom w:val="none" w:sz="0" w:space="0" w:color="auto"/>
        <w:right w:val="none" w:sz="0" w:space="0" w:color="auto"/>
      </w:divBdr>
      <w:divsChild>
        <w:div w:id="529882124">
          <w:marLeft w:val="480"/>
          <w:marRight w:val="0"/>
          <w:marTop w:val="0"/>
          <w:marBottom w:val="0"/>
          <w:divBdr>
            <w:top w:val="none" w:sz="0" w:space="0" w:color="auto"/>
            <w:left w:val="none" w:sz="0" w:space="0" w:color="auto"/>
            <w:bottom w:val="none" w:sz="0" w:space="0" w:color="auto"/>
            <w:right w:val="none" w:sz="0" w:space="0" w:color="auto"/>
          </w:divBdr>
        </w:div>
      </w:divsChild>
    </w:div>
    <w:div w:id="166556331">
      <w:bodyDiv w:val="1"/>
      <w:marLeft w:val="0"/>
      <w:marRight w:val="0"/>
      <w:marTop w:val="0"/>
      <w:marBottom w:val="0"/>
      <w:divBdr>
        <w:top w:val="none" w:sz="0" w:space="0" w:color="auto"/>
        <w:left w:val="none" w:sz="0" w:space="0" w:color="auto"/>
        <w:bottom w:val="none" w:sz="0" w:space="0" w:color="auto"/>
        <w:right w:val="none" w:sz="0" w:space="0" w:color="auto"/>
      </w:divBdr>
    </w:div>
    <w:div w:id="166747538">
      <w:bodyDiv w:val="1"/>
      <w:marLeft w:val="0"/>
      <w:marRight w:val="0"/>
      <w:marTop w:val="0"/>
      <w:marBottom w:val="0"/>
      <w:divBdr>
        <w:top w:val="none" w:sz="0" w:space="0" w:color="auto"/>
        <w:left w:val="none" w:sz="0" w:space="0" w:color="auto"/>
        <w:bottom w:val="none" w:sz="0" w:space="0" w:color="auto"/>
        <w:right w:val="none" w:sz="0" w:space="0" w:color="auto"/>
      </w:divBdr>
    </w:div>
    <w:div w:id="167065397">
      <w:bodyDiv w:val="1"/>
      <w:marLeft w:val="0"/>
      <w:marRight w:val="0"/>
      <w:marTop w:val="0"/>
      <w:marBottom w:val="0"/>
      <w:divBdr>
        <w:top w:val="none" w:sz="0" w:space="0" w:color="auto"/>
        <w:left w:val="none" w:sz="0" w:space="0" w:color="auto"/>
        <w:bottom w:val="none" w:sz="0" w:space="0" w:color="auto"/>
        <w:right w:val="none" w:sz="0" w:space="0" w:color="auto"/>
      </w:divBdr>
    </w:div>
    <w:div w:id="167134123">
      <w:bodyDiv w:val="1"/>
      <w:marLeft w:val="0"/>
      <w:marRight w:val="0"/>
      <w:marTop w:val="0"/>
      <w:marBottom w:val="0"/>
      <w:divBdr>
        <w:top w:val="none" w:sz="0" w:space="0" w:color="auto"/>
        <w:left w:val="none" w:sz="0" w:space="0" w:color="auto"/>
        <w:bottom w:val="none" w:sz="0" w:space="0" w:color="auto"/>
        <w:right w:val="none" w:sz="0" w:space="0" w:color="auto"/>
      </w:divBdr>
    </w:div>
    <w:div w:id="167137790">
      <w:bodyDiv w:val="1"/>
      <w:marLeft w:val="0"/>
      <w:marRight w:val="0"/>
      <w:marTop w:val="0"/>
      <w:marBottom w:val="0"/>
      <w:divBdr>
        <w:top w:val="none" w:sz="0" w:space="0" w:color="auto"/>
        <w:left w:val="none" w:sz="0" w:space="0" w:color="auto"/>
        <w:bottom w:val="none" w:sz="0" w:space="0" w:color="auto"/>
        <w:right w:val="none" w:sz="0" w:space="0" w:color="auto"/>
      </w:divBdr>
    </w:div>
    <w:div w:id="167210263">
      <w:bodyDiv w:val="1"/>
      <w:marLeft w:val="0"/>
      <w:marRight w:val="0"/>
      <w:marTop w:val="0"/>
      <w:marBottom w:val="0"/>
      <w:divBdr>
        <w:top w:val="none" w:sz="0" w:space="0" w:color="auto"/>
        <w:left w:val="none" w:sz="0" w:space="0" w:color="auto"/>
        <w:bottom w:val="none" w:sz="0" w:space="0" w:color="auto"/>
        <w:right w:val="none" w:sz="0" w:space="0" w:color="auto"/>
      </w:divBdr>
    </w:div>
    <w:div w:id="167254363">
      <w:bodyDiv w:val="1"/>
      <w:marLeft w:val="0"/>
      <w:marRight w:val="0"/>
      <w:marTop w:val="0"/>
      <w:marBottom w:val="0"/>
      <w:divBdr>
        <w:top w:val="none" w:sz="0" w:space="0" w:color="auto"/>
        <w:left w:val="none" w:sz="0" w:space="0" w:color="auto"/>
        <w:bottom w:val="none" w:sz="0" w:space="0" w:color="auto"/>
        <w:right w:val="none" w:sz="0" w:space="0" w:color="auto"/>
      </w:divBdr>
    </w:div>
    <w:div w:id="167405234">
      <w:bodyDiv w:val="1"/>
      <w:marLeft w:val="0"/>
      <w:marRight w:val="0"/>
      <w:marTop w:val="0"/>
      <w:marBottom w:val="0"/>
      <w:divBdr>
        <w:top w:val="none" w:sz="0" w:space="0" w:color="auto"/>
        <w:left w:val="none" w:sz="0" w:space="0" w:color="auto"/>
        <w:bottom w:val="none" w:sz="0" w:space="0" w:color="auto"/>
        <w:right w:val="none" w:sz="0" w:space="0" w:color="auto"/>
      </w:divBdr>
    </w:div>
    <w:div w:id="167595570">
      <w:bodyDiv w:val="1"/>
      <w:marLeft w:val="0"/>
      <w:marRight w:val="0"/>
      <w:marTop w:val="0"/>
      <w:marBottom w:val="0"/>
      <w:divBdr>
        <w:top w:val="none" w:sz="0" w:space="0" w:color="auto"/>
        <w:left w:val="none" w:sz="0" w:space="0" w:color="auto"/>
        <w:bottom w:val="none" w:sz="0" w:space="0" w:color="auto"/>
        <w:right w:val="none" w:sz="0" w:space="0" w:color="auto"/>
      </w:divBdr>
      <w:divsChild>
        <w:div w:id="45766232">
          <w:marLeft w:val="480"/>
          <w:marRight w:val="0"/>
          <w:marTop w:val="0"/>
          <w:marBottom w:val="0"/>
          <w:divBdr>
            <w:top w:val="none" w:sz="0" w:space="0" w:color="auto"/>
            <w:left w:val="none" w:sz="0" w:space="0" w:color="auto"/>
            <w:bottom w:val="none" w:sz="0" w:space="0" w:color="auto"/>
            <w:right w:val="none" w:sz="0" w:space="0" w:color="auto"/>
          </w:divBdr>
        </w:div>
        <w:div w:id="52899792">
          <w:marLeft w:val="480"/>
          <w:marRight w:val="0"/>
          <w:marTop w:val="0"/>
          <w:marBottom w:val="0"/>
          <w:divBdr>
            <w:top w:val="none" w:sz="0" w:space="0" w:color="auto"/>
            <w:left w:val="none" w:sz="0" w:space="0" w:color="auto"/>
            <w:bottom w:val="none" w:sz="0" w:space="0" w:color="auto"/>
            <w:right w:val="none" w:sz="0" w:space="0" w:color="auto"/>
          </w:divBdr>
        </w:div>
        <w:div w:id="74516990">
          <w:marLeft w:val="480"/>
          <w:marRight w:val="0"/>
          <w:marTop w:val="0"/>
          <w:marBottom w:val="0"/>
          <w:divBdr>
            <w:top w:val="none" w:sz="0" w:space="0" w:color="auto"/>
            <w:left w:val="none" w:sz="0" w:space="0" w:color="auto"/>
            <w:bottom w:val="none" w:sz="0" w:space="0" w:color="auto"/>
            <w:right w:val="none" w:sz="0" w:space="0" w:color="auto"/>
          </w:divBdr>
        </w:div>
        <w:div w:id="83381595">
          <w:marLeft w:val="480"/>
          <w:marRight w:val="0"/>
          <w:marTop w:val="0"/>
          <w:marBottom w:val="0"/>
          <w:divBdr>
            <w:top w:val="none" w:sz="0" w:space="0" w:color="auto"/>
            <w:left w:val="none" w:sz="0" w:space="0" w:color="auto"/>
            <w:bottom w:val="none" w:sz="0" w:space="0" w:color="auto"/>
            <w:right w:val="none" w:sz="0" w:space="0" w:color="auto"/>
          </w:divBdr>
        </w:div>
        <w:div w:id="89661243">
          <w:marLeft w:val="480"/>
          <w:marRight w:val="0"/>
          <w:marTop w:val="0"/>
          <w:marBottom w:val="0"/>
          <w:divBdr>
            <w:top w:val="none" w:sz="0" w:space="0" w:color="auto"/>
            <w:left w:val="none" w:sz="0" w:space="0" w:color="auto"/>
            <w:bottom w:val="none" w:sz="0" w:space="0" w:color="auto"/>
            <w:right w:val="none" w:sz="0" w:space="0" w:color="auto"/>
          </w:divBdr>
        </w:div>
        <w:div w:id="94399727">
          <w:marLeft w:val="480"/>
          <w:marRight w:val="0"/>
          <w:marTop w:val="0"/>
          <w:marBottom w:val="0"/>
          <w:divBdr>
            <w:top w:val="none" w:sz="0" w:space="0" w:color="auto"/>
            <w:left w:val="none" w:sz="0" w:space="0" w:color="auto"/>
            <w:bottom w:val="none" w:sz="0" w:space="0" w:color="auto"/>
            <w:right w:val="none" w:sz="0" w:space="0" w:color="auto"/>
          </w:divBdr>
        </w:div>
        <w:div w:id="128590981">
          <w:marLeft w:val="480"/>
          <w:marRight w:val="0"/>
          <w:marTop w:val="0"/>
          <w:marBottom w:val="0"/>
          <w:divBdr>
            <w:top w:val="none" w:sz="0" w:space="0" w:color="auto"/>
            <w:left w:val="none" w:sz="0" w:space="0" w:color="auto"/>
            <w:bottom w:val="none" w:sz="0" w:space="0" w:color="auto"/>
            <w:right w:val="none" w:sz="0" w:space="0" w:color="auto"/>
          </w:divBdr>
        </w:div>
        <w:div w:id="186914127">
          <w:marLeft w:val="480"/>
          <w:marRight w:val="0"/>
          <w:marTop w:val="0"/>
          <w:marBottom w:val="0"/>
          <w:divBdr>
            <w:top w:val="none" w:sz="0" w:space="0" w:color="auto"/>
            <w:left w:val="none" w:sz="0" w:space="0" w:color="auto"/>
            <w:bottom w:val="none" w:sz="0" w:space="0" w:color="auto"/>
            <w:right w:val="none" w:sz="0" w:space="0" w:color="auto"/>
          </w:divBdr>
        </w:div>
        <w:div w:id="191453908">
          <w:marLeft w:val="480"/>
          <w:marRight w:val="0"/>
          <w:marTop w:val="0"/>
          <w:marBottom w:val="0"/>
          <w:divBdr>
            <w:top w:val="none" w:sz="0" w:space="0" w:color="auto"/>
            <w:left w:val="none" w:sz="0" w:space="0" w:color="auto"/>
            <w:bottom w:val="none" w:sz="0" w:space="0" w:color="auto"/>
            <w:right w:val="none" w:sz="0" w:space="0" w:color="auto"/>
          </w:divBdr>
        </w:div>
        <w:div w:id="191459921">
          <w:marLeft w:val="480"/>
          <w:marRight w:val="0"/>
          <w:marTop w:val="0"/>
          <w:marBottom w:val="0"/>
          <w:divBdr>
            <w:top w:val="none" w:sz="0" w:space="0" w:color="auto"/>
            <w:left w:val="none" w:sz="0" w:space="0" w:color="auto"/>
            <w:bottom w:val="none" w:sz="0" w:space="0" w:color="auto"/>
            <w:right w:val="none" w:sz="0" w:space="0" w:color="auto"/>
          </w:divBdr>
        </w:div>
        <w:div w:id="197550339">
          <w:marLeft w:val="480"/>
          <w:marRight w:val="0"/>
          <w:marTop w:val="0"/>
          <w:marBottom w:val="0"/>
          <w:divBdr>
            <w:top w:val="none" w:sz="0" w:space="0" w:color="auto"/>
            <w:left w:val="none" w:sz="0" w:space="0" w:color="auto"/>
            <w:bottom w:val="none" w:sz="0" w:space="0" w:color="auto"/>
            <w:right w:val="none" w:sz="0" w:space="0" w:color="auto"/>
          </w:divBdr>
        </w:div>
        <w:div w:id="243876896">
          <w:marLeft w:val="480"/>
          <w:marRight w:val="0"/>
          <w:marTop w:val="0"/>
          <w:marBottom w:val="0"/>
          <w:divBdr>
            <w:top w:val="none" w:sz="0" w:space="0" w:color="auto"/>
            <w:left w:val="none" w:sz="0" w:space="0" w:color="auto"/>
            <w:bottom w:val="none" w:sz="0" w:space="0" w:color="auto"/>
            <w:right w:val="none" w:sz="0" w:space="0" w:color="auto"/>
          </w:divBdr>
        </w:div>
        <w:div w:id="308755629">
          <w:marLeft w:val="480"/>
          <w:marRight w:val="0"/>
          <w:marTop w:val="0"/>
          <w:marBottom w:val="0"/>
          <w:divBdr>
            <w:top w:val="none" w:sz="0" w:space="0" w:color="auto"/>
            <w:left w:val="none" w:sz="0" w:space="0" w:color="auto"/>
            <w:bottom w:val="none" w:sz="0" w:space="0" w:color="auto"/>
            <w:right w:val="none" w:sz="0" w:space="0" w:color="auto"/>
          </w:divBdr>
        </w:div>
        <w:div w:id="318076111">
          <w:marLeft w:val="480"/>
          <w:marRight w:val="0"/>
          <w:marTop w:val="0"/>
          <w:marBottom w:val="0"/>
          <w:divBdr>
            <w:top w:val="none" w:sz="0" w:space="0" w:color="auto"/>
            <w:left w:val="none" w:sz="0" w:space="0" w:color="auto"/>
            <w:bottom w:val="none" w:sz="0" w:space="0" w:color="auto"/>
            <w:right w:val="none" w:sz="0" w:space="0" w:color="auto"/>
          </w:divBdr>
        </w:div>
        <w:div w:id="344794007">
          <w:marLeft w:val="480"/>
          <w:marRight w:val="0"/>
          <w:marTop w:val="0"/>
          <w:marBottom w:val="0"/>
          <w:divBdr>
            <w:top w:val="none" w:sz="0" w:space="0" w:color="auto"/>
            <w:left w:val="none" w:sz="0" w:space="0" w:color="auto"/>
            <w:bottom w:val="none" w:sz="0" w:space="0" w:color="auto"/>
            <w:right w:val="none" w:sz="0" w:space="0" w:color="auto"/>
          </w:divBdr>
        </w:div>
        <w:div w:id="346297756">
          <w:marLeft w:val="480"/>
          <w:marRight w:val="0"/>
          <w:marTop w:val="0"/>
          <w:marBottom w:val="0"/>
          <w:divBdr>
            <w:top w:val="none" w:sz="0" w:space="0" w:color="auto"/>
            <w:left w:val="none" w:sz="0" w:space="0" w:color="auto"/>
            <w:bottom w:val="none" w:sz="0" w:space="0" w:color="auto"/>
            <w:right w:val="none" w:sz="0" w:space="0" w:color="auto"/>
          </w:divBdr>
        </w:div>
        <w:div w:id="349180696">
          <w:marLeft w:val="480"/>
          <w:marRight w:val="0"/>
          <w:marTop w:val="0"/>
          <w:marBottom w:val="0"/>
          <w:divBdr>
            <w:top w:val="none" w:sz="0" w:space="0" w:color="auto"/>
            <w:left w:val="none" w:sz="0" w:space="0" w:color="auto"/>
            <w:bottom w:val="none" w:sz="0" w:space="0" w:color="auto"/>
            <w:right w:val="none" w:sz="0" w:space="0" w:color="auto"/>
          </w:divBdr>
        </w:div>
        <w:div w:id="357049653">
          <w:marLeft w:val="480"/>
          <w:marRight w:val="0"/>
          <w:marTop w:val="0"/>
          <w:marBottom w:val="0"/>
          <w:divBdr>
            <w:top w:val="none" w:sz="0" w:space="0" w:color="auto"/>
            <w:left w:val="none" w:sz="0" w:space="0" w:color="auto"/>
            <w:bottom w:val="none" w:sz="0" w:space="0" w:color="auto"/>
            <w:right w:val="none" w:sz="0" w:space="0" w:color="auto"/>
          </w:divBdr>
        </w:div>
        <w:div w:id="360712424">
          <w:marLeft w:val="480"/>
          <w:marRight w:val="0"/>
          <w:marTop w:val="0"/>
          <w:marBottom w:val="0"/>
          <w:divBdr>
            <w:top w:val="none" w:sz="0" w:space="0" w:color="auto"/>
            <w:left w:val="none" w:sz="0" w:space="0" w:color="auto"/>
            <w:bottom w:val="none" w:sz="0" w:space="0" w:color="auto"/>
            <w:right w:val="none" w:sz="0" w:space="0" w:color="auto"/>
          </w:divBdr>
        </w:div>
        <w:div w:id="363093089">
          <w:marLeft w:val="480"/>
          <w:marRight w:val="0"/>
          <w:marTop w:val="0"/>
          <w:marBottom w:val="0"/>
          <w:divBdr>
            <w:top w:val="none" w:sz="0" w:space="0" w:color="auto"/>
            <w:left w:val="none" w:sz="0" w:space="0" w:color="auto"/>
            <w:bottom w:val="none" w:sz="0" w:space="0" w:color="auto"/>
            <w:right w:val="none" w:sz="0" w:space="0" w:color="auto"/>
          </w:divBdr>
        </w:div>
        <w:div w:id="394200726">
          <w:marLeft w:val="480"/>
          <w:marRight w:val="0"/>
          <w:marTop w:val="0"/>
          <w:marBottom w:val="0"/>
          <w:divBdr>
            <w:top w:val="none" w:sz="0" w:space="0" w:color="auto"/>
            <w:left w:val="none" w:sz="0" w:space="0" w:color="auto"/>
            <w:bottom w:val="none" w:sz="0" w:space="0" w:color="auto"/>
            <w:right w:val="none" w:sz="0" w:space="0" w:color="auto"/>
          </w:divBdr>
        </w:div>
        <w:div w:id="404375862">
          <w:marLeft w:val="480"/>
          <w:marRight w:val="0"/>
          <w:marTop w:val="0"/>
          <w:marBottom w:val="0"/>
          <w:divBdr>
            <w:top w:val="none" w:sz="0" w:space="0" w:color="auto"/>
            <w:left w:val="none" w:sz="0" w:space="0" w:color="auto"/>
            <w:bottom w:val="none" w:sz="0" w:space="0" w:color="auto"/>
            <w:right w:val="none" w:sz="0" w:space="0" w:color="auto"/>
          </w:divBdr>
        </w:div>
        <w:div w:id="411975376">
          <w:marLeft w:val="480"/>
          <w:marRight w:val="0"/>
          <w:marTop w:val="0"/>
          <w:marBottom w:val="0"/>
          <w:divBdr>
            <w:top w:val="none" w:sz="0" w:space="0" w:color="auto"/>
            <w:left w:val="none" w:sz="0" w:space="0" w:color="auto"/>
            <w:bottom w:val="none" w:sz="0" w:space="0" w:color="auto"/>
            <w:right w:val="none" w:sz="0" w:space="0" w:color="auto"/>
          </w:divBdr>
        </w:div>
        <w:div w:id="475489120">
          <w:marLeft w:val="480"/>
          <w:marRight w:val="0"/>
          <w:marTop w:val="0"/>
          <w:marBottom w:val="0"/>
          <w:divBdr>
            <w:top w:val="none" w:sz="0" w:space="0" w:color="auto"/>
            <w:left w:val="none" w:sz="0" w:space="0" w:color="auto"/>
            <w:bottom w:val="none" w:sz="0" w:space="0" w:color="auto"/>
            <w:right w:val="none" w:sz="0" w:space="0" w:color="auto"/>
          </w:divBdr>
        </w:div>
        <w:div w:id="489247884">
          <w:marLeft w:val="480"/>
          <w:marRight w:val="0"/>
          <w:marTop w:val="0"/>
          <w:marBottom w:val="0"/>
          <w:divBdr>
            <w:top w:val="none" w:sz="0" w:space="0" w:color="auto"/>
            <w:left w:val="none" w:sz="0" w:space="0" w:color="auto"/>
            <w:bottom w:val="none" w:sz="0" w:space="0" w:color="auto"/>
            <w:right w:val="none" w:sz="0" w:space="0" w:color="auto"/>
          </w:divBdr>
        </w:div>
        <w:div w:id="542060463">
          <w:marLeft w:val="480"/>
          <w:marRight w:val="0"/>
          <w:marTop w:val="0"/>
          <w:marBottom w:val="0"/>
          <w:divBdr>
            <w:top w:val="none" w:sz="0" w:space="0" w:color="auto"/>
            <w:left w:val="none" w:sz="0" w:space="0" w:color="auto"/>
            <w:bottom w:val="none" w:sz="0" w:space="0" w:color="auto"/>
            <w:right w:val="none" w:sz="0" w:space="0" w:color="auto"/>
          </w:divBdr>
        </w:div>
        <w:div w:id="544173152">
          <w:marLeft w:val="480"/>
          <w:marRight w:val="0"/>
          <w:marTop w:val="0"/>
          <w:marBottom w:val="0"/>
          <w:divBdr>
            <w:top w:val="none" w:sz="0" w:space="0" w:color="auto"/>
            <w:left w:val="none" w:sz="0" w:space="0" w:color="auto"/>
            <w:bottom w:val="none" w:sz="0" w:space="0" w:color="auto"/>
            <w:right w:val="none" w:sz="0" w:space="0" w:color="auto"/>
          </w:divBdr>
        </w:div>
        <w:div w:id="566956142">
          <w:marLeft w:val="480"/>
          <w:marRight w:val="0"/>
          <w:marTop w:val="0"/>
          <w:marBottom w:val="0"/>
          <w:divBdr>
            <w:top w:val="none" w:sz="0" w:space="0" w:color="auto"/>
            <w:left w:val="none" w:sz="0" w:space="0" w:color="auto"/>
            <w:bottom w:val="none" w:sz="0" w:space="0" w:color="auto"/>
            <w:right w:val="none" w:sz="0" w:space="0" w:color="auto"/>
          </w:divBdr>
        </w:div>
        <w:div w:id="571702910">
          <w:marLeft w:val="480"/>
          <w:marRight w:val="0"/>
          <w:marTop w:val="0"/>
          <w:marBottom w:val="0"/>
          <w:divBdr>
            <w:top w:val="none" w:sz="0" w:space="0" w:color="auto"/>
            <w:left w:val="none" w:sz="0" w:space="0" w:color="auto"/>
            <w:bottom w:val="none" w:sz="0" w:space="0" w:color="auto"/>
            <w:right w:val="none" w:sz="0" w:space="0" w:color="auto"/>
          </w:divBdr>
        </w:div>
        <w:div w:id="582227924">
          <w:marLeft w:val="480"/>
          <w:marRight w:val="0"/>
          <w:marTop w:val="0"/>
          <w:marBottom w:val="0"/>
          <w:divBdr>
            <w:top w:val="none" w:sz="0" w:space="0" w:color="auto"/>
            <w:left w:val="none" w:sz="0" w:space="0" w:color="auto"/>
            <w:bottom w:val="none" w:sz="0" w:space="0" w:color="auto"/>
            <w:right w:val="none" w:sz="0" w:space="0" w:color="auto"/>
          </w:divBdr>
        </w:div>
        <w:div w:id="639186980">
          <w:marLeft w:val="480"/>
          <w:marRight w:val="0"/>
          <w:marTop w:val="0"/>
          <w:marBottom w:val="0"/>
          <w:divBdr>
            <w:top w:val="none" w:sz="0" w:space="0" w:color="auto"/>
            <w:left w:val="none" w:sz="0" w:space="0" w:color="auto"/>
            <w:bottom w:val="none" w:sz="0" w:space="0" w:color="auto"/>
            <w:right w:val="none" w:sz="0" w:space="0" w:color="auto"/>
          </w:divBdr>
        </w:div>
        <w:div w:id="682904502">
          <w:marLeft w:val="480"/>
          <w:marRight w:val="0"/>
          <w:marTop w:val="0"/>
          <w:marBottom w:val="0"/>
          <w:divBdr>
            <w:top w:val="none" w:sz="0" w:space="0" w:color="auto"/>
            <w:left w:val="none" w:sz="0" w:space="0" w:color="auto"/>
            <w:bottom w:val="none" w:sz="0" w:space="0" w:color="auto"/>
            <w:right w:val="none" w:sz="0" w:space="0" w:color="auto"/>
          </w:divBdr>
        </w:div>
        <w:div w:id="757873302">
          <w:marLeft w:val="480"/>
          <w:marRight w:val="0"/>
          <w:marTop w:val="0"/>
          <w:marBottom w:val="0"/>
          <w:divBdr>
            <w:top w:val="none" w:sz="0" w:space="0" w:color="auto"/>
            <w:left w:val="none" w:sz="0" w:space="0" w:color="auto"/>
            <w:bottom w:val="none" w:sz="0" w:space="0" w:color="auto"/>
            <w:right w:val="none" w:sz="0" w:space="0" w:color="auto"/>
          </w:divBdr>
        </w:div>
        <w:div w:id="766462169">
          <w:marLeft w:val="480"/>
          <w:marRight w:val="0"/>
          <w:marTop w:val="0"/>
          <w:marBottom w:val="0"/>
          <w:divBdr>
            <w:top w:val="none" w:sz="0" w:space="0" w:color="auto"/>
            <w:left w:val="none" w:sz="0" w:space="0" w:color="auto"/>
            <w:bottom w:val="none" w:sz="0" w:space="0" w:color="auto"/>
            <w:right w:val="none" w:sz="0" w:space="0" w:color="auto"/>
          </w:divBdr>
        </w:div>
        <w:div w:id="773282733">
          <w:marLeft w:val="480"/>
          <w:marRight w:val="0"/>
          <w:marTop w:val="0"/>
          <w:marBottom w:val="0"/>
          <w:divBdr>
            <w:top w:val="none" w:sz="0" w:space="0" w:color="auto"/>
            <w:left w:val="none" w:sz="0" w:space="0" w:color="auto"/>
            <w:bottom w:val="none" w:sz="0" w:space="0" w:color="auto"/>
            <w:right w:val="none" w:sz="0" w:space="0" w:color="auto"/>
          </w:divBdr>
        </w:div>
        <w:div w:id="815299867">
          <w:marLeft w:val="480"/>
          <w:marRight w:val="0"/>
          <w:marTop w:val="0"/>
          <w:marBottom w:val="0"/>
          <w:divBdr>
            <w:top w:val="none" w:sz="0" w:space="0" w:color="auto"/>
            <w:left w:val="none" w:sz="0" w:space="0" w:color="auto"/>
            <w:bottom w:val="none" w:sz="0" w:space="0" w:color="auto"/>
            <w:right w:val="none" w:sz="0" w:space="0" w:color="auto"/>
          </w:divBdr>
        </w:div>
        <w:div w:id="828054534">
          <w:marLeft w:val="480"/>
          <w:marRight w:val="0"/>
          <w:marTop w:val="0"/>
          <w:marBottom w:val="0"/>
          <w:divBdr>
            <w:top w:val="none" w:sz="0" w:space="0" w:color="auto"/>
            <w:left w:val="none" w:sz="0" w:space="0" w:color="auto"/>
            <w:bottom w:val="none" w:sz="0" w:space="0" w:color="auto"/>
            <w:right w:val="none" w:sz="0" w:space="0" w:color="auto"/>
          </w:divBdr>
        </w:div>
        <w:div w:id="835266874">
          <w:marLeft w:val="480"/>
          <w:marRight w:val="0"/>
          <w:marTop w:val="0"/>
          <w:marBottom w:val="0"/>
          <w:divBdr>
            <w:top w:val="none" w:sz="0" w:space="0" w:color="auto"/>
            <w:left w:val="none" w:sz="0" w:space="0" w:color="auto"/>
            <w:bottom w:val="none" w:sz="0" w:space="0" w:color="auto"/>
            <w:right w:val="none" w:sz="0" w:space="0" w:color="auto"/>
          </w:divBdr>
        </w:div>
        <w:div w:id="841428893">
          <w:marLeft w:val="480"/>
          <w:marRight w:val="0"/>
          <w:marTop w:val="0"/>
          <w:marBottom w:val="0"/>
          <w:divBdr>
            <w:top w:val="none" w:sz="0" w:space="0" w:color="auto"/>
            <w:left w:val="none" w:sz="0" w:space="0" w:color="auto"/>
            <w:bottom w:val="none" w:sz="0" w:space="0" w:color="auto"/>
            <w:right w:val="none" w:sz="0" w:space="0" w:color="auto"/>
          </w:divBdr>
        </w:div>
        <w:div w:id="845946831">
          <w:marLeft w:val="480"/>
          <w:marRight w:val="0"/>
          <w:marTop w:val="0"/>
          <w:marBottom w:val="0"/>
          <w:divBdr>
            <w:top w:val="none" w:sz="0" w:space="0" w:color="auto"/>
            <w:left w:val="none" w:sz="0" w:space="0" w:color="auto"/>
            <w:bottom w:val="none" w:sz="0" w:space="0" w:color="auto"/>
            <w:right w:val="none" w:sz="0" w:space="0" w:color="auto"/>
          </w:divBdr>
        </w:div>
        <w:div w:id="850219838">
          <w:marLeft w:val="480"/>
          <w:marRight w:val="0"/>
          <w:marTop w:val="0"/>
          <w:marBottom w:val="0"/>
          <w:divBdr>
            <w:top w:val="none" w:sz="0" w:space="0" w:color="auto"/>
            <w:left w:val="none" w:sz="0" w:space="0" w:color="auto"/>
            <w:bottom w:val="none" w:sz="0" w:space="0" w:color="auto"/>
            <w:right w:val="none" w:sz="0" w:space="0" w:color="auto"/>
          </w:divBdr>
        </w:div>
        <w:div w:id="854225235">
          <w:marLeft w:val="480"/>
          <w:marRight w:val="0"/>
          <w:marTop w:val="0"/>
          <w:marBottom w:val="0"/>
          <w:divBdr>
            <w:top w:val="none" w:sz="0" w:space="0" w:color="auto"/>
            <w:left w:val="none" w:sz="0" w:space="0" w:color="auto"/>
            <w:bottom w:val="none" w:sz="0" w:space="0" w:color="auto"/>
            <w:right w:val="none" w:sz="0" w:space="0" w:color="auto"/>
          </w:divBdr>
        </w:div>
        <w:div w:id="872302190">
          <w:marLeft w:val="480"/>
          <w:marRight w:val="0"/>
          <w:marTop w:val="0"/>
          <w:marBottom w:val="0"/>
          <w:divBdr>
            <w:top w:val="none" w:sz="0" w:space="0" w:color="auto"/>
            <w:left w:val="none" w:sz="0" w:space="0" w:color="auto"/>
            <w:bottom w:val="none" w:sz="0" w:space="0" w:color="auto"/>
            <w:right w:val="none" w:sz="0" w:space="0" w:color="auto"/>
          </w:divBdr>
        </w:div>
        <w:div w:id="885727081">
          <w:marLeft w:val="480"/>
          <w:marRight w:val="0"/>
          <w:marTop w:val="0"/>
          <w:marBottom w:val="0"/>
          <w:divBdr>
            <w:top w:val="none" w:sz="0" w:space="0" w:color="auto"/>
            <w:left w:val="none" w:sz="0" w:space="0" w:color="auto"/>
            <w:bottom w:val="none" w:sz="0" w:space="0" w:color="auto"/>
            <w:right w:val="none" w:sz="0" w:space="0" w:color="auto"/>
          </w:divBdr>
        </w:div>
        <w:div w:id="925068914">
          <w:marLeft w:val="480"/>
          <w:marRight w:val="0"/>
          <w:marTop w:val="0"/>
          <w:marBottom w:val="0"/>
          <w:divBdr>
            <w:top w:val="none" w:sz="0" w:space="0" w:color="auto"/>
            <w:left w:val="none" w:sz="0" w:space="0" w:color="auto"/>
            <w:bottom w:val="none" w:sz="0" w:space="0" w:color="auto"/>
            <w:right w:val="none" w:sz="0" w:space="0" w:color="auto"/>
          </w:divBdr>
        </w:div>
        <w:div w:id="935137761">
          <w:marLeft w:val="480"/>
          <w:marRight w:val="0"/>
          <w:marTop w:val="0"/>
          <w:marBottom w:val="0"/>
          <w:divBdr>
            <w:top w:val="none" w:sz="0" w:space="0" w:color="auto"/>
            <w:left w:val="none" w:sz="0" w:space="0" w:color="auto"/>
            <w:bottom w:val="none" w:sz="0" w:space="0" w:color="auto"/>
            <w:right w:val="none" w:sz="0" w:space="0" w:color="auto"/>
          </w:divBdr>
        </w:div>
        <w:div w:id="943421477">
          <w:marLeft w:val="480"/>
          <w:marRight w:val="0"/>
          <w:marTop w:val="0"/>
          <w:marBottom w:val="0"/>
          <w:divBdr>
            <w:top w:val="none" w:sz="0" w:space="0" w:color="auto"/>
            <w:left w:val="none" w:sz="0" w:space="0" w:color="auto"/>
            <w:bottom w:val="none" w:sz="0" w:space="0" w:color="auto"/>
            <w:right w:val="none" w:sz="0" w:space="0" w:color="auto"/>
          </w:divBdr>
        </w:div>
        <w:div w:id="943652931">
          <w:marLeft w:val="480"/>
          <w:marRight w:val="0"/>
          <w:marTop w:val="0"/>
          <w:marBottom w:val="0"/>
          <w:divBdr>
            <w:top w:val="none" w:sz="0" w:space="0" w:color="auto"/>
            <w:left w:val="none" w:sz="0" w:space="0" w:color="auto"/>
            <w:bottom w:val="none" w:sz="0" w:space="0" w:color="auto"/>
            <w:right w:val="none" w:sz="0" w:space="0" w:color="auto"/>
          </w:divBdr>
        </w:div>
        <w:div w:id="964849072">
          <w:marLeft w:val="480"/>
          <w:marRight w:val="0"/>
          <w:marTop w:val="0"/>
          <w:marBottom w:val="0"/>
          <w:divBdr>
            <w:top w:val="none" w:sz="0" w:space="0" w:color="auto"/>
            <w:left w:val="none" w:sz="0" w:space="0" w:color="auto"/>
            <w:bottom w:val="none" w:sz="0" w:space="0" w:color="auto"/>
            <w:right w:val="none" w:sz="0" w:space="0" w:color="auto"/>
          </w:divBdr>
        </w:div>
        <w:div w:id="1004629986">
          <w:marLeft w:val="480"/>
          <w:marRight w:val="0"/>
          <w:marTop w:val="0"/>
          <w:marBottom w:val="0"/>
          <w:divBdr>
            <w:top w:val="none" w:sz="0" w:space="0" w:color="auto"/>
            <w:left w:val="none" w:sz="0" w:space="0" w:color="auto"/>
            <w:bottom w:val="none" w:sz="0" w:space="0" w:color="auto"/>
            <w:right w:val="none" w:sz="0" w:space="0" w:color="auto"/>
          </w:divBdr>
        </w:div>
        <w:div w:id="1009064924">
          <w:marLeft w:val="480"/>
          <w:marRight w:val="0"/>
          <w:marTop w:val="0"/>
          <w:marBottom w:val="0"/>
          <w:divBdr>
            <w:top w:val="none" w:sz="0" w:space="0" w:color="auto"/>
            <w:left w:val="none" w:sz="0" w:space="0" w:color="auto"/>
            <w:bottom w:val="none" w:sz="0" w:space="0" w:color="auto"/>
            <w:right w:val="none" w:sz="0" w:space="0" w:color="auto"/>
          </w:divBdr>
        </w:div>
      </w:divsChild>
    </w:div>
    <w:div w:id="167642927">
      <w:bodyDiv w:val="1"/>
      <w:marLeft w:val="0"/>
      <w:marRight w:val="0"/>
      <w:marTop w:val="0"/>
      <w:marBottom w:val="0"/>
      <w:divBdr>
        <w:top w:val="none" w:sz="0" w:space="0" w:color="auto"/>
        <w:left w:val="none" w:sz="0" w:space="0" w:color="auto"/>
        <w:bottom w:val="none" w:sz="0" w:space="0" w:color="auto"/>
        <w:right w:val="none" w:sz="0" w:space="0" w:color="auto"/>
      </w:divBdr>
    </w:div>
    <w:div w:id="167982721">
      <w:bodyDiv w:val="1"/>
      <w:marLeft w:val="0"/>
      <w:marRight w:val="0"/>
      <w:marTop w:val="0"/>
      <w:marBottom w:val="0"/>
      <w:divBdr>
        <w:top w:val="none" w:sz="0" w:space="0" w:color="auto"/>
        <w:left w:val="none" w:sz="0" w:space="0" w:color="auto"/>
        <w:bottom w:val="none" w:sz="0" w:space="0" w:color="auto"/>
        <w:right w:val="none" w:sz="0" w:space="0" w:color="auto"/>
      </w:divBdr>
    </w:div>
    <w:div w:id="168179115">
      <w:bodyDiv w:val="1"/>
      <w:marLeft w:val="0"/>
      <w:marRight w:val="0"/>
      <w:marTop w:val="0"/>
      <w:marBottom w:val="0"/>
      <w:divBdr>
        <w:top w:val="none" w:sz="0" w:space="0" w:color="auto"/>
        <w:left w:val="none" w:sz="0" w:space="0" w:color="auto"/>
        <w:bottom w:val="none" w:sz="0" w:space="0" w:color="auto"/>
        <w:right w:val="none" w:sz="0" w:space="0" w:color="auto"/>
      </w:divBdr>
    </w:div>
    <w:div w:id="168182682">
      <w:bodyDiv w:val="1"/>
      <w:marLeft w:val="0"/>
      <w:marRight w:val="0"/>
      <w:marTop w:val="0"/>
      <w:marBottom w:val="0"/>
      <w:divBdr>
        <w:top w:val="none" w:sz="0" w:space="0" w:color="auto"/>
        <w:left w:val="none" w:sz="0" w:space="0" w:color="auto"/>
        <w:bottom w:val="none" w:sz="0" w:space="0" w:color="auto"/>
        <w:right w:val="none" w:sz="0" w:space="0" w:color="auto"/>
      </w:divBdr>
      <w:divsChild>
        <w:div w:id="50659797">
          <w:marLeft w:val="480"/>
          <w:marRight w:val="0"/>
          <w:marTop w:val="0"/>
          <w:marBottom w:val="0"/>
          <w:divBdr>
            <w:top w:val="none" w:sz="0" w:space="0" w:color="auto"/>
            <w:left w:val="none" w:sz="0" w:space="0" w:color="auto"/>
            <w:bottom w:val="none" w:sz="0" w:space="0" w:color="auto"/>
            <w:right w:val="none" w:sz="0" w:space="0" w:color="auto"/>
          </w:divBdr>
        </w:div>
        <w:div w:id="64884667">
          <w:marLeft w:val="480"/>
          <w:marRight w:val="0"/>
          <w:marTop w:val="0"/>
          <w:marBottom w:val="0"/>
          <w:divBdr>
            <w:top w:val="none" w:sz="0" w:space="0" w:color="auto"/>
            <w:left w:val="none" w:sz="0" w:space="0" w:color="auto"/>
            <w:bottom w:val="none" w:sz="0" w:space="0" w:color="auto"/>
            <w:right w:val="none" w:sz="0" w:space="0" w:color="auto"/>
          </w:divBdr>
        </w:div>
        <w:div w:id="77675192">
          <w:marLeft w:val="480"/>
          <w:marRight w:val="0"/>
          <w:marTop w:val="0"/>
          <w:marBottom w:val="0"/>
          <w:divBdr>
            <w:top w:val="none" w:sz="0" w:space="0" w:color="auto"/>
            <w:left w:val="none" w:sz="0" w:space="0" w:color="auto"/>
            <w:bottom w:val="none" w:sz="0" w:space="0" w:color="auto"/>
            <w:right w:val="none" w:sz="0" w:space="0" w:color="auto"/>
          </w:divBdr>
        </w:div>
        <w:div w:id="94446763">
          <w:marLeft w:val="480"/>
          <w:marRight w:val="0"/>
          <w:marTop w:val="0"/>
          <w:marBottom w:val="0"/>
          <w:divBdr>
            <w:top w:val="none" w:sz="0" w:space="0" w:color="auto"/>
            <w:left w:val="none" w:sz="0" w:space="0" w:color="auto"/>
            <w:bottom w:val="none" w:sz="0" w:space="0" w:color="auto"/>
            <w:right w:val="none" w:sz="0" w:space="0" w:color="auto"/>
          </w:divBdr>
        </w:div>
        <w:div w:id="110059113">
          <w:marLeft w:val="480"/>
          <w:marRight w:val="0"/>
          <w:marTop w:val="0"/>
          <w:marBottom w:val="0"/>
          <w:divBdr>
            <w:top w:val="none" w:sz="0" w:space="0" w:color="auto"/>
            <w:left w:val="none" w:sz="0" w:space="0" w:color="auto"/>
            <w:bottom w:val="none" w:sz="0" w:space="0" w:color="auto"/>
            <w:right w:val="none" w:sz="0" w:space="0" w:color="auto"/>
          </w:divBdr>
        </w:div>
        <w:div w:id="149836546">
          <w:marLeft w:val="480"/>
          <w:marRight w:val="0"/>
          <w:marTop w:val="0"/>
          <w:marBottom w:val="0"/>
          <w:divBdr>
            <w:top w:val="none" w:sz="0" w:space="0" w:color="auto"/>
            <w:left w:val="none" w:sz="0" w:space="0" w:color="auto"/>
            <w:bottom w:val="none" w:sz="0" w:space="0" w:color="auto"/>
            <w:right w:val="none" w:sz="0" w:space="0" w:color="auto"/>
          </w:divBdr>
        </w:div>
        <w:div w:id="195504466">
          <w:marLeft w:val="480"/>
          <w:marRight w:val="0"/>
          <w:marTop w:val="0"/>
          <w:marBottom w:val="0"/>
          <w:divBdr>
            <w:top w:val="none" w:sz="0" w:space="0" w:color="auto"/>
            <w:left w:val="none" w:sz="0" w:space="0" w:color="auto"/>
            <w:bottom w:val="none" w:sz="0" w:space="0" w:color="auto"/>
            <w:right w:val="none" w:sz="0" w:space="0" w:color="auto"/>
          </w:divBdr>
        </w:div>
        <w:div w:id="209729753">
          <w:marLeft w:val="480"/>
          <w:marRight w:val="0"/>
          <w:marTop w:val="0"/>
          <w:marBottom w:val="0"/>
          <w:divBdr>
            <w:top w:val="none" w:sz="0" w:space="0" w:color="auto"/>
            <w:left w:val="none" w:sz="0" w:space="0" w:color="auto"/>
            <w:bottom w:val="none" w:sz="0" w:space="0" w:color="auto"/>
            <w:right w:val="none" w:sz="0" w:space="0" w:color="auto"/>
          </w:divBdr>
        </w:div>
        <w:div w:id="229048560">
          <w:marLeft w:val="480"/>
          <w:marRight w:val="0"/>
          <w:marTop w:val="0"/>
          <w:marBottom w:val="0"/>
          <w:divBdr>
            <w:top w:val="none" w:sz="0" w:space="0" w:color="auto"/>
            <w:left w:val="none" w:sz="0" w:space="0" w:color="auto"/>
            <w:bottom w:val="none" w:sz="0" w:space="0" w:color="auto"/>
            <w:right w:val="none" w:sz="0" w:space="0" w:color="auto"/>
          </w:divBdr>
        </w:div>
        <w:div w:id="237910160">
          <w:marLeft w:val="480"/>
          <w:marRight w:val="0"/>
          <w:marTop w:val="0"/>
          <w:marBottom w:val="0"/>
          <w:divBdr>
            <w:top w:val="none" w:sz="0" w:space="0" w:color="auto"/>
            <w:left w:val="none" w:sz="0" w:space="0" w:color="auto"/>
            <w:bottom w:val="none" w:sz="0" w:space="0" w:color="auto"/>
            <w:right w:val="none" w:sz="0" w:space="0" w:color="auto"/>
          </w:divBdr>
        </w:div>
        <w:div w:id="272174472">
          <w:marLeft w:val="480"/>
          <w:marRight w:val="0"/>
          <w:marTop w:val="0"/>
          <w:marBottom w:val="0"/>
          <w:divBdr>
            <w:top w:val="none" w:sz="0" w:space="0" w:color="auto"/>
            <w:left w:val="none" w:sz="0" w:space="0" w:color="auto"/>
            <w:bottom w:val="none" w:sz="0" w:space="0" w:color="auto"/>
            <w:right w:val="none" w:sz="0" w:space="0" w:color="auto"/>
          </w:divBdr>
        </w:div>
        <w:div w:id="272398055">
          <w:marLeft w:val="480"/>
          <w:marRight w:val="0"/>
          <w:marTop w:val="0"/>
          <w:marBottom w:val="0"/>
          <w:divBdr>
            <w:top w:val="none" w:sz="0" w:space="0" w:color="auto"/>
            <w:left w:val="none" w:sz="0" w:space="0" w:color="auto"/>
            <w:bottom w:val="none" w:sz="0" w:space="0" w:color="auto"/>
            <w:right w:val="none" w:sz="0" w:space="0" w:color="auto"/>
          </w:divBdr>
        </w:div>
        <w:div w:id="347565906">
          <w:marLeft w:val="480"/>
          <w:marRight w:val="0"/>
          <w:marTop w:val="0"/>
          <w:marBottom w:val="0"/>
          <w:divBdr>
            <w:top w:val="none" w:sz="0" w:space="0" w:color="auto"/>
            <w:left w:val="none" w:sz="0" w:space="0" w:color="auto"/>
            <w:bottom w:val="none" w:sz="0" w:space="0" w:color="auto"/>
            <w:right w:val="none" w:sz="0" w:space="0" w:color="auto"/>
          </w:divBdr>
        </w:div>
        <w:div w:id="371197272">
          <w:marLeft w:val="480"/>
          <w:marRight w:val="0"/>
          <w:marTop w:val="0"/>
          <w:marBottom w:val="0"/>
          <w:divBdr>
            <w:top w:val="none" w:sz="0" w:space="0" w:color="auto"/>
            <w:left w:val="none" w:sz="0" w:space="0" w:color="auto"/>
            <w:bottom w:val="none" w:sz="0" w:space="0" w:color="auto"/>
            <w:right w:val="none" w:sz="0" w:space="0" w:color="auto"/>
          </w:divBdr>
        </w:div>
        <w:div w:id="399449855">
          <w:marLeft w:val="480"/>
          <w:marRight w:val="0"/>
          <w:marTop w:val="0"/>
          <w:marBottom w:val="0"/>
          <w:divBdr>
            <w:top w:val="none" w:sz="0" w:space="0" w:color="auto"/>
            <w:left w:val="none" w:sz="0" w:space="0" w:color="auto"/>
            <w:bottom w:val="none" w:sz="0" w:space="0" w:color="auto"/>
            <w:right w:val="none" w:sz="0" w:space="0" w:color="auto"/>
          </w:divBdr>
        </w:div>
        <w:div w:id="404226905">
          <w:marLeft w:val="480"/>
          <w:marRight w:val="0"/>
          <w:marTop w:val="0"/>
          <w:marBottom w:val="0"/>
          <w:divBdr>
            <w:top w:val="none" w:sz="0" w:space="0" w:color="auto"/>
            <w:left w:val="none" w:sz="0" w:space="0" w:color="auto"/>
            <w:bottom w:val="none" w:sz="0" w:space="0" w:color="auto"/>
            <w:right w:val="none" w:sz="0" w:space="0" w:color="auto"/>
          </w:divBdr>
        </w:div>
        <w:div w:id="477190765">
          <w:marLeft w:val="480"/>
          <w:marRight w:val="0"/>
          <w:marTop w:val="0"/>
          <w:marBottom w:val="0"/>
          <w:divBdr>
            <w:top w:val="none" w:sz="0" w:space="0" w:color="auto"/>
            <w:left w:val="none" w:sz="0" w:space="0" w:color="auto"/>
            <w:bottom w:val="none" w:sz="0" w:space="0" w:color="auto"/>
            <w:right w:val="none" w:sz="0" w:space="0" w:color="auto"/>
          </w:divBdr>
        </w:div>
        <w:div w:id="502817517">
          <w:marLeft w:val="480"/>
          <w:marRight w:val="0"/>
          <w:marTop w:val="0"/>
          <w:marBottom w:val="0"/>
          <w:divBdr>
            <w:top w:val="none" w:sz="0" w:space="0" w:color="auto"/>
            <w:left w:val="none" w:sz="0" w:space="0" w:color="auto"/>
            <w:bottom w:val="none" w:sz="0" w:space="0" w:color="auto"/>
            <w:right w:val="none" w:sz="0" w:space="0" w:color="auto"/>
          </w:divBdr>
        </w:div>
        <w:div w:id="550730707">
          <w:marLeft w:val="480"/>
          <w:marRight w:val="0"/>
          <w:marTop w:val="0"/>
          <w:marBottom w:val="0"/>
          <w:divBdr>
            <w:top w:val="none" w:sz="0" w:space="0" w:color="auto"/>
            <w:left w:val="none" w:sz="0" w:space="0" w:color="auto"/>
            <w:bottom w:val="none" w:sz="0" w:space="0" w:color="auto"/>
            <w:right w:val="none" w:sz="0" w:space="0" w:color="auto"/>
          </w:divBdr>
        </w:div>
        <w:div w:id="579022136">
          <w:marLeft w:val="480"/>
          <w:marRight w:val="0"/>
          <w:marTop w:val="0"/>
          <w:marBottom w:val="0"/>
          <w:divBdr>
            <w:top w:val="none" w:sz="0" w:space="0" w:color="auto"/>
            <w:left w:val="none" w:sz="0" w:space="0" w:color="auto"/>
            <w:bottom w:val="none" w:sz="0" w:space="0" w:color="auto"/>
            <w:right w:val="none" w:sz="0" w:space="0" w:color="auto"/>
          </w:divBdr>
        </w:div>
        <w:div w:id="588468012">
          <w:marLeft w:val="480"/>
          <w:marRight w:val="0"/>
          <w:marTop w:val="0"/>
          <w:marBottom w:val="0"/>
          <w:divBdr>
            <w:top w:val="none" w:sz="0" w:space="0" w:color="auto"/>
            <w:left w:val="none" w:sz="0" w:space="0" w:color="auto"/>
            <w:bottom w:val="none" w:sz="0" w:space="0" w:color="auto"/>
            <w:right w:val="none" w:sz="0" w:space="0" w:color="auto"/>
          </w:divBdr>
        </w:div>
        <w:div w:id="625351097">
          <w:marLeft w:val="480"/>
          <w:marRight w:val="0"/>
          <w:marTop w:val="0"/>
          <w:marBottom w:val="0"/>
          <w:divBdr>
            <w:top w:val="none" w:sz="0" w:space="0" w:color="auto"/>
            <w:left w:val="none" w:sz="0" w:space="0" w:color="auto"/>
            <w:bottom w:val="none" w:sz="0" w:space="0" w:color="auto"/>
            <w:right w:val="none" w:sz="0" w:space="0" w:color="auto"/>
          </w:divBdr>
        </w:div>
        <w:div w:id="633216464">
          <w:marLeft w:val="480"/>
          <w:marRight w:val="0"/>
          <w:marTop w:val="0"/>
          <w:marBottom w:val="0"/>
          <w:divBdr>
            <w:top w:val="none" w:sz="0" w:space="0" w:color="auto"/>
            <w:left w:val="none" w:sz="0" w:space="0" w:color="auto"/>
            <w:bottom w:val="none" w:sz="0" w:space="0" w:color="auto"/>
            <w:right w:val="none" w:sz="0" w:space="0" w:color="auto"/>
          </w:divBdr>
        </w:div>
        <w:div w:id="693533886">
          <w:marLeft w:val="480"/>
          <w:marRight w:val="0"/>
          <w:marTop w:val="0"/>
          <w:marBottom w:val="0"/>
          <w:divBdr>
            <w:top w:val="none" w:sz="0" w:space="0" w:color="auto"/>
            <w:left w:val="none" w:sz="0" w:space="0" w:color="auto"/>
            <w:bottom w:val="none" w:sz="0" w:space="0" w:color="auto"/>
            <w:right w:val="none" w:sz="0" w:space="0" w:color="auto"/>
          </w:divBdr>
        </w:div>
        <w:div w:id="700086490">
          <w:marLeft w:val="480"/>
          <w:marRight w:val="0"/>
          <w:marTop w:val="0"/>
          <w:marBottom w:val="0"/>
          <w:divBdr>
            <w:top w:val="none" w:sz="0" w:space="0" w:color="auto"/>
            <w:left w:val="none" w:sz="0" w:space="0" w:color="auto"/>
            <w:bottom w:val="none" w:sz="0" w:space="0" w:color="auto"/>
            <w:right w:val="none" w:sz="0" w:space="0" w:color="auto"/>
          </w:divBdr>
        </w:div>
        <w:div w:id="720255510">
          <w:marLeft w:val="480"/>
          <w:marRight w:val="0"/>
          <w:marTop w:val="0"/>
          <w:marBottom w:val="0"/>
          <w:divBdr>
            <w:top w:val="none" w:sz="0" w:space="0" w:color="auto"/>
            <w:left w:val="none" w:sz="0" w:space="0" w:color="auto"/>
            <w:bottom w:val="none" w:sz="0" w:space="0" w:color="auto"/>
            <w:right w:val="none" w:sz="0" w:space="0" w:color="auto"/>
          </w:divBdr>
        </w:div>
        <w:div w:id="769088627">
          <w:marLeft w:val="480"/>
          <w:marRight w:val="0"/>
          <w:marTop w:val="0"/>
          <w:marBottom w:val="0"/>
          <w:divBdr>
            <w:top w:val="none" w:sz="0" w:space="0" w:color="auto"/>
            <w:left w:val="none" w:sz="0" w:space="0" w:color="auto"/>
            <w:bottom w:val="none" w:sz="0" w:space="0" w:color="auto"/>
            <w:right w:val="none" w:sz="0" w:space="0" w:color="auto"/>
          </w:divBdr>
        </w:div>
        <w:div w:id="775100510">
          <w:marLeft w:val="480"/>
          <w:marRight w:val="0"/>
          <w:marTop w:val="0"/>
          <w:marBottom w:val="0"/>
          <w:divBdr>
            <w:top w:val="none" w:sz="0" w:space="0" w:color="auto"/>
            <w:left w:val="none" w:sz="0" w:space="0" w:color="auto"/>
            <w:bottom w:val="none" w:sz="0" w:space="0" w:color="auto"/>
            <w:right w:val="none" w:sz="0" w:space="0" w:color="auto"/>
          </w:divBdr>
        </w:div>
        <w:div w:id="810631513">
          <w:marLeft w:val="480"/>
          <w:marRight w:val="0"/>
          <w:marTop w:val="0"/>
          <w:marBottom w:val="0"/>
          <w:divBdr>
            <w:top w:val="none" w:sz="0" w:space="0" w:color="auto"/>
            <w:left w:val="none" w:sz="0" w:space="0" w:color="auto"/>
            <w:bottom w:val="none" w:sz="0" w:space="0" w:color="auto"/>
            <w:right w:val="none" w:sz="0" w:space="0" w:color="auto"/>
          </w:divBdr>
        </w:div>
        <w:div w:id="824472439">
          <w:marLeft w:val="480"/>
          <w:marRight w:val="0"/>
          <w:marTop w:val="0"/>
          <w:marBottom w:val="0"/>
          <w:divBdr>
            <w:top w:val="none" w:sz="0" w:space="0" w:color="auto"/>
            <w:left w:val="none" w:sz="0" w:space="0" w:color="auto"/>
            <w:bottom w:val="none" w:sz="0" w:space="0" w:color="auto"/>
            <w:right w:val="none" w:sz="0" w:space="0" w:color="auto"/>
          </w:divBdr>
        </w:div>
        <w:div w:id="827290204">
          <w:marLeft w:val="480"/>
          <w:marRight w:val="0"/>
          <w:marTop w:val="0"/>
          <w:marBottom w:val="0"/>
          <w:divBdr>
            <w:top w:val="none" w:sz="0" w:space="0" w:color="auto"/>
            <w:left w:val="none" w:sz="0" w:space="0" w:color="auto"/>
            <w:bottom w:val="none" w:sz="0" w:space="0" w:color="auto"/>
            <w:right w:val="none" w:sz="0" w:space="0" w:color="auto"/>
          </w:divBdr>
        </w:div>
        <w:div w:id="881941871">
          <w:marLeft w:val="480"/>
          <w:marRight w:val="0"/>
          <w:marTop w:val="0"/>
          <w:marBottom w:val="0"/>
          <w:divBdr>
            <w:top w:val="none" w:sz="0" w:space="0" w:color="auto"/>
            <w:left w:val="none" w:sz="0" w:space="0" w:color="auto"/>
            <w:bottom w:val="none" w:sz="0" w:space="0" w:color="auto"/>
            <w:right w:val="none" w:sz="0" w:space="0" w:color="auto"/>
          </w:divBdr>
        </w:div>
        <w:div w:id="892740614">
          <w:marLeft w:val="480"/>
          <w:marRight w:val="0"/>
          <w:marTop w:val="0"/>
          <w:marBottom w:val="0"/>
          <w:divBdr>
            <w:top w:val="none" w:sz="0" w:space="0" w:color="auto"/>
            <w:left w:val="none" w:sz="0" w:space="0" w:color="auto"/>
            <w:bottom w:val="none" w:sz="0" w:space="0" w:color="auto"/>
            <w:right w:val="none" w:sz="0" w:space="0" w:color="auto"/>
          </w:divBdr>
        </w:div>
        <w:div w:id="1008362549">
          <w:marLeft w:val="480"/>
          <w:marRight w:val="0"/>
          <w:marTop w:val="0"/>
          <w:marBottom w:val="0"/>
          <w:divBdr>
            <w:top w:val="none" w:sz="0" w:space="0" w:color="auto"/>
            <w:left w:val="none" w:sz="0" w:space="0" w:color="auto"/>
            <w:bottom w:val="none" w:sz="0" w:space="0" w:color="auto"/>
            <w:right w:val="none" w:sz="0" w:space="0" w:color="auto"/>
          </w:divBdr>
        </w:div>
      </w:divsChild>
    </w:div>
    <w:div w:id="168443838">
      <w:bodyDiv w:val="1"/>
      <w:marLeft w:val="0"/>
      <w:marRight w:val="0"/>
      <w:marTop w:val="0"/>
      <w:marBottom w:val="0"/>
      <w:divBdr>
        <w:top w:val="none" w:sz="0" w:space="0" w:color="auto"/>
        <w:left w:val="none" w:sz="0" w:space="0" w:color="auto"/>
        <w:bottom w:val="none" w:sz="0" w:space="0" w:color="auto"/>
        <w:right w:val="none" w:sz="0" w:space="0" w:color="auto"/>
      </w:divBdr>
    </w:div>
    <w:div w:id="168718692">
      <w:bodyDiv w:val="1"/>
      <w:marLeft w:val="0"/>
      <w:marRight w:val="0"/>
      <w:marTop w:val="0"/>
      <w:marBottom w:val="0"/>
      <w:divBdr>
        <w:top w:val="none" w:sz="0" w:space="0" w:color="auto"/>
        <w:left w:val="none" w:sz="0" w:space="0" w:color="auto"/>
        <w:bottom w:val="none" w:sz="0" w:space="0" w:color="auto"/>
        <w:right w:val="none" w:sz="0" w:space="0" w:color="auto"/>
      </w:divBdr>
    </w:div>
    <w:div w:id="168839494">
      <w:bodyDiv w:val="1"/>
      <w:marLeft w:val="0"/>
      <w:marRight w:val="0"/>
      <w:marTop w:val="0"/>
      <w:marBottom w:val="0"/>
      <w:divBdr>
        <w:top w:val="none" w:sz="0" w:space="0" w:color="auto"/>
        <w:left w:val="none" w:sz="0" w:space="0" w:color="auto"/>
        <w:bottom w:val="none" w:sz="0" w:space="0" w:color="auto"/>
        <w:right w:val="none" w:sz="0" w:space="0" w:color="auto"/>
      </w:divBdr>
    </w:div>
    <w:div w:id="169032323">
      <w:bodyDiv w:val="1"/>
      <w:marLeft w:val="0"/>
      <w:marRight w:val="0"/>
      <w:marTop w:val="0"/>
      <w:marBottom w:val="0"/>
      <w:divBdr>
        <w:top w:val="none" w:sz="0" w:space="0" w:color="auto"/>
        <w:left w:val="none" w:sz="0" w:space="0" w:color="auto"/>
        <w:bottom w:val="none" w:sz="0" w:space="0" w:color="auto"/>
        <w:right w:val="none" w:sz="0" w:space="0" w:color="auto"/>
      </w:divBdr>
    </w:div>
    <w:div w:id="169102560">
      <w:bodyDiv w:val="1"/>
      <w:marLeft w:val="0"/>
      <w:marRight w:val="0"/>
      <w:marTop w:val="0"/>
      <w:marBottom w:val="0"/>
      <w:divBdr>
        <w:top w:val="none" w:sz="0" w:space="0" w:color="auto"/>
        <w:left w:val="none" w:sz="0" w:space="0" w:color="auto"/>
        <w:bottom w:val="none" w:sz="0" w:space="0" w:color="auto"/>
        <w:right w:val="none" w:sz="0" w:space="0" w:color="auto"/>
      </w:divBdr>
    </w:div>
    <w:div w:id="170144918">
      <w:bodyDiv w:val="1"/>
      <w:marLeft w:val="0"/>
      <w:marRight w:val="0"/>
      <w:marTop w:val="0"/>
      <w:marBottom w:val="0"/>
      <w:divBdr>
        <w:top w:val="none" w:sz="0" w:space="0" w:color="auto"/>
        <w:left w:val="none" w:sz="0" w:space="0" w:color="auto"/>
        <w:bottom w:val="none" w:sz="0" w:space="0" w:color="auto"/>
        <w:right w:val="none" w:sz="0" w:space="0" w:color="auto"/>
      </w:divBdr>
    </w:div>
    <w:div w:id="170220277">
      <w:bodyDiv w:val="1"/>
      <w:marLeft w:val="0"/>
      <w:marRight w:val="0"/>
      <w:marTop w:val="0"/>
      <w:marBottom w:val="0"/>
      <w:divBdr>
        <w:top w:val="none" w:sz="0" w:space="0" w:color="auto"/>
        <w:left w:val="none" w:sz="0" w:space="0" w:color="auto"/>
        <w:bottom w:val="none" w:sz="0" w:space="0" w:color="auto"/>
        <w:right w:val="none" w:sz="0" w:space="0" w:color="auto"/>
      </w:divBdr>
      <w:divsChild>
        <w:div w:id="41056522">
          <w:marLeft w:val="480"/>
          <w:marRight w:val="0"/>
          <w:marTop w:val="0"/>
          <w:marBottom w:val="0"/>
          <w:divBdr>
            <w:top w:val="none" w:sz="0" w:space="0" w:color="auto"/>
            <w:left w:val="none" w:sz="0" w:space="0" w:color="auto"/>
            <w:bottom w:val="none" w:sz="0" w:space="0" w:color="auto"/>
            <w:right w:val="none" w:sz="0" w:space="0" w:color="auto"/>
          </w:divBdr>
        </w:div>
        <w:div w:id="54471463">
          <w:marLeft w:val="480"/>
          <w:marRight w:val="0"/>
          <w:marTop w:val="0"/>
          <w:marBottom w:val="0"/>
          <w:divBdr>
            <w:top w:val="none" w:sz="0" w:space="0" w:color="auto"/>
            <w:left w:val="none" w:sz="0" w:space="0" w:color="auto"/>
            <w:bottom w:val="none" w:sz="0" w:space="0" w:color="auto"/>
            <w:right w:val="none" w:sz="0" w:space="0" w:color="auto"/>
          </w:divBdr>
        </w:div>
        <w:div w:id="141317442">
          <w:marLeft w:val="480"/>
          <w:marRight w:val="0"/>
          <w:marTop w:val="0"/>
          <w:marBottom w:val="0"/>
          <w:divBdr>
            <w:top w:val="none" w:sz="0" w:space="0" w:color="auto"/>
            <w:left w:val="none" w:sz="0" w:space="0" w:color="auto"/>
            <w:bottom w:val="none" w:sz="0" w:space="0" w:color="auto"/>
            <w:right w:val="none" w:sz="0" w:space="0" w:color="auto"/>
          </w:divBdr>
        </w:div>
        <w:div w:id="163977140">
          <w:marLeft w:val="480"/>
          <w:marRight w:val="0"/>
          <w:marTop w:val="0"/>
          <w:marBottom w:val="0"/>
          <w:divBdr>
            <w:top w:val="none" w:sz="0" w:space="0" w:color="auto"/>
            <w:left w:val="none" w:sz="0" w:space="0" w:color="auto"/>
            <w:bottom w:val="none" w:sz="0" w:space="0" w:color="auto"/>
            <w:right w:val="none" w:sz="0" w:space="0" w:color="auto"/>
          </w:divBdr>
        </w:div>
        <w:div w:id="190918179">
          <w:marLeft w:val="480"/>
          <w:marRight w:val="0"/>
          <w:marTop w:val="0"/>
          <w:marBottom w:val="0"/>
          <w:divBdr>
            <w:top w:val="none" w:sz="0" w:space="0" w:color="auto"/>
            <w:left w:val="none" w:sz="0" w:space="0" w:color="auto"/>
            <w:bottom w:val="none" w:sz="0" w:space="0" w:color="auto"/>
            <w:right w:val="none" w:sz="0" w:space="0" w:color="auto"/>
          </w:divBdr>
        </w:div>
        <w:div w:id="226653907">
          <w:marLeft w:val="480"/>
          <w:marRight w:val="0"/>
          <w:marTop w:val="0"/>
          <w:marBottom w:val="0"/>
          <w:divBdr>
            <w:top w:val="none" w:sz="0" w:space="0" w:color="auto"/>
            <w:left w:val="none" w:sz="0" w:space="0" w:color="auto"/>
            <w:bottom w:val="none" w:sz="0" w:space="0" w:color="auto"/>
            <w:right w:val="none" w:sz="0" w:space="0" w:color="auto"/>
          </w:divBdr>
        </w:div>
        <w:div w:id="349137774">
          <w:marLeft w:val="480"/>
          <w:marRight w:val="0"/>
          <w:marTop w:val="0"/>
          <w:marBottom w:val="0"/>
          <w:divBdr>
            <w:top w:val="none" w:sz="0" w:space="0" w:color="auto"/>
            <w:left w:val="none" w:sz="0" w:space="0" w:color="auto"/>
            <w:bottom w:val="none" w:sz="0" w:space="0" w:color="auto"/>
            <w:right w:val="none" w:sz="0" w:space="0" w:color="auto"/>
          </w:divBdr>
        </w:div>
        <w:div w:id="399253529">
          <w:marLeft w:val="480"/>
          <w:marRight w:val="0"/>
          <w:marTop w:val="0"/>
          <w:marBottom w:val="0"/>
          <w:divBdr>
            <w:top w:val="none" w:sz="0" w:space="0" w:color="auto"/>
            <w:left w:val="none" w:sz="0" w:space="0" w:color="auto"/>
            <w:bottom w:val="none" w:sz="0" w:space="0" w:color="auto"/>
            <w:right w:val="none" w:sz="0" w:space="0" w:color="auto"/>
          </w:divBdr>
        </w:div>
        <w:div w:id="421148453">
          <w:marLeft w:val="480"/>
          <w:marRight w:val="0"/>
          <w:marTop w:val="0"/>
          <w:marBottom w:val="0"/>
          <w:divBdr>
            <w:top w:val="none" w:sz="0" w:space="0" w:color="auto"/>
            <w:left w:val="none" w:sz="0" w:space="0" w:color="auto"/>
            <w:bottom w:val="none" w:sz="0" w:space="0" w:color="auto"/>
            <w:right w:val="none" w:sz="0" w:space="0" w:color="auto"/>
          </w:divBdr>
        </w:div>
        <w:div w:id="445583592">
          <w:marLeft w:val="480"/>
          <w:marRight w:val="0"/>
          <w:marTop w:val="0"/>
          <w:marBottom w:val="0"/>
          <w:divBdr>
            <w:top w:val="none" w:sz="0" w:space="0" w:color="auto"/>
            <w:left w:val="none" w:sz="0" w:space="0" w:color="auto"/>
            <w:bottom w:val="none" w:sz="0" w:space="0" w:color="auto"/>
            <w:right w:val="none" w:sz="0" w:space="0" w:color="auto"/>
          </w:divBdr>
        </w:div>
        <w:div w:id="468516987">
          <w:marLeft w:val="480"/>
          <w:marRight w:val="0"/>
          <w:marTop w:val="0"/>
          <w:marBottom w:val="0"/>
          <w:divBdr>
            <w:top w:val="none" w:sz="0" w:space="0" w:color="auto"/>
            <w:left w:val="none" w:sz="0" w:space="0" w:color="auto"/>
            <w:bottom w:val="none" w:sz="0" w:space="0" w:color="auto"/>
            <w:right w:val="none" w:sz="0" w:space="0" w:color="auto"/>
          </w:divBdr>
        </w:div>
        <w:div w:id="486555667">
          <w:marLeft w:val="480"/>
          <w:marRight w:val="0"/>
          <w:marTop w:val="0"/>
          <w:marBottom w:val="0"/>
          <w:divBdr>
            <w:top w:val="none" w:sz="0" w:space="0" w:color="auto"/>
            <w:left w:val="none" w:sz="0" w:space="0" w:color="auto"/>
            <w:bottom w:val="none" w:sz="0" w:space="0" w:color="auto"/>
            <w:right w:val="none" w:sz="0" w:space="0" w:color="auto"/>
          </w:divBdr>
        </w:div>
        <w:div w:id="499153752">
          <w:marLeft w:val="480"/>
          <w:marRight w:val="0"/>
          <w:marTop w:val="0"/>
          <w:marBottom w:val="0"/>
          <w:divBdr>
            <w:top w:val="none" w:sz="0" w:space="0" w:color="auto"/>
            <w:left w:val="none" w:sz="0" w:space="0" w:color="auto"/>
            <w:bottom w:val="none" w:sz="0" w:space="0" w:color="auto"/>
            <w:right w:val="none" w:sz="0" w:space="0" w:color="auto"/>
          </w:divBdr>
        </w:div>
        <w:div w:id="499660601">
          <w:marLeft w:val="480"/>
          <w:marRight w:val="0"/>
          <w:marTop w:val="0"/>
          <w:marBottom w:val="0"/>
          <w:divBdr>
            <w:top w:val="none" w:sz="0" w:space="0" w:color="auto"/>
            <w:left w:val="none" w:sz="0" w:space="0" w:color="auto"/>
            <w:bottom w:val="none" w:sz="0" w:space="0" w:color="auto"/>
            <w:right w:val="none" w:sz="0" w:space="0" w:color="auto"/>
          </w:divBdr>
        </w:div>
        <w:div w:id="507644379">
          <w:marLeft w:val="480"/>
          <w:marRight w:val="0"/>
          <w:marTop w:val="0"/>
          <w:marBottom w:val="0"/>
          <w:divBdr>
            <w:top w:val="none" w:sz="0" w:space="0" w:color="auto"/>
            <w:left w:val="none" w:sz="0" w:space="0" w:color="auto"/>
            <w:bottom w:val="none" w:sz="0" w:space="0" w:color="auto"/>
            <w:right w:val="none" w:sz="0" w:space="0" w:color="auto"/>
          </w:divBdr>
        </w:div>
        <w:div w:id="576550178">
          <w:marLeft w:val="480"/>
          <w:marRight w:val="0"/>
          <w:marTop w:val="0"/>
          <w:marBottom w:val="0"/>
          <w:divBdr>
            <w:top w:val="none" w:sz="0" w:space="0" w:color="auto"/>
            <w:left w:val="none" w:sz="0" w:space="0" w:color="auto"/>
            <w:bottom w:val="none" w:sz="0" w:space="0" w:color="auto"/>
            <w:right w:val="none" w:sz="0" w:space="0" w:color="auto"/>
          </w:divBdr>
        </w:div>
        <w:div w:id="646976606">
          <w:marLeft w:val="480"/>
          <w:marRight w:val="0"/>
          <w:marTop w:val="0"/>
          <w:marBottom w:val="0"/>
          <w:divBdr>
            <w:top w:val="none" w:sz="0" w:space="0" w:color="auto"/>
            <w:left w:val="none" w:sz="0" w:space="0" w:color="auto"/>
            <w:bottom w:val="none" w:sz="0" w:space="0" w:color="auto"/>
            <w:right w:val="none" w:sz="0" w:space="0" w:color="auto"/>
          </w:divBdr>
        </w:div>
        <w:div w:id="657610414">
          <w:marLeft w:val="480"/>
          <w:marRight w:val="0"/>
          <w:marTop w:val="0"/>
          <w:marBottom w:val="0"/>
          <w:divBdr>
            <w:top w:val="none" w:sz="0" w:space="0" w:color="auto"/>
            <w:left w:val="none" w:sz="0" w:space="0" w:color="auto"/>
            <w:bottom w:val="none" w:sz="0" w:space="0" w:color="auto"/>
            <w:right w:val="none" w:sz="0" w:space="0" w:color="auto"/>
          </w:divBdr>
        </w:div>
        <w:div w:id="663239139">
          <w:marLeft w:val="480"/>
          <w:marRight w:val="0"/>
          <w:marTop w:val="0"/>
          <w:marBottom w:val="0"/>
          <w:divBdr>
            <w:top w:val="none" w:sz="0" w:space="0" w:color="auto"/>
            <w:left w:val="none" w:sz="0" w:space="0" w:color="auto"/>
            <w:bottom w:val="none" w:sz="0" w:space="0" w:color="auto"/>
            <w:right w:val="none" w:sz="0" w:space="0" w:color="auto"/>
          </w:divBdr>
        </w:div>
        <w:div w:id="675620083">
          <w:marLeft w:val="480"/>
          <w:marRight w:val="0"/>
          <w:marTop w:val="0"/>
          <w:marBottom w:val="0"/>
          <w:divBdr>
            <w:top w:val="none" w:sz="0" w:space="0" w:color="auto"/>
            <w:left w:val="none" w:sz="0" w:space="0" w:color="auto"/>
            <w:bottom w:val="none" w:sz="0" w:space="0" w:color="auto"/>
            <w:right w:val="none" w:sz="0" w:space="0" w:color="auto"/>
          </w:divBdr>
        </w:div>
        <w:div w:id="780147095">
          <w:marLeft w:val="480"/>
          <w:marRight w:val="0"/>
          <w:marTop w:val="0"/>
          <w:marBottom w:val="0"/>
          <w:divBdr>
            <w:top w:val="none" w:sz="0" w:space="0" w:color="auto"/>
            <w:left w:val="none" w:sz="0" w:space="0" w:color="auto"/>
            <w:bottom w:val="none" w:sz="0" w:space="0" w:color="auto"/>
            <w:right w:val="none" w:sz="0" w:space="0" w:color="auto"/>
          </w:divBdr>
        </w:div>
        <w:div w:id="819924207">
          <w:marLeft w:val="480"/>
          <w:marRight w:val="0"/>
          <w:marTop w:val="0"/>
          <w:marBottom w:val="0"/>
          <w:divBdr>
            <w:top w:val="none" w:sz="0" w:space="0" w:color="auto"/>
            <w:left w:val="none" w:sz="0" w:space="0" w:color="auto"/>
            <w:bottom w:val="none" w:sz="0" w:space="0" w:color="auto"/>
            <w:right w:val="none" w:sz="0" w:space="0" w:color="auto"/>
          </w:divBdr>
        </w:div>
        <w:div w:id="873033547">
          <w:marLeft w:val="480"/>
          <w:marRight w:val="0"/>
          <w:marTop w:val="0"/>
          <w:marBottom w:val="0"/>
          <w:divBdr>
            <w:top w:val="none" w:sz="0" w:space="0" w:color="auto"/>
            <w:left w:val="none" w:sz="0" w:space="0" w:color="auto"/>
            <w:bottom w:val="none" w:sz="0" w:space="0" w:color="auto"/>
            <w:right w:val="none" w:sz="0" w:space="0" w:color="auto"/>
          </w:divBdr>
        </w:div>
        <w:div w:id="875317817">
          <w:marLeft w:val="480"/>
          <w:marRight w:val="0"/>
          <w:marTop w:val="0"/>
          <w:marBottom w:val="0"/>
          <w:divBdr>
            <w:top w:val="none" w:sz="0" w:space="0" w:color="auto"/>
            <w:left w:val="none" w:sz="0" w:space="0" w:color="auto"/>
            <w:bottom w:val="none" w:sz="0" w:space="0" w:color="auto"/>
            <w:right w:val="none" w:sz="0" w:space="0" w:color="auto"/>
          </w:divBdr>
        </w:div>
        <w:div w:id="913662826">
          <w:marLeft w:val="480"/>
          <w:marRight w:val="0"/>
          <w:marTop w:val="0"/>
          <w:marBottom w:val="0"/>
          <w:divBdr>
            <w:top w:val="none" w:sz="0" w:space="0" w:color="auto"/>
            <w:left w:val="none" w:sz="0" w:space="0" w:color="auto"/>
            <w:bottom w:val="none" w:sz="0" w:space="0" w:color="auto"/>
            <w:right w:val="none" w:sz="0" w:space="0" w:color="auto"/>
          </w:divBdr>
        </w:div>
        <w:div w:id="919867767">
          <w:marLeft w:val="480"/>
          <w:marRight w:val="0"/>
          <w:marTop w:val="0"/>
          <w:marBottom w:val="0"/>
          <w:divBdr>
            <w:top w:val="none" w:sz="0" w:space="0" w:color="auto"/>
            <w:left w:val="none" w:sz="0" w:space="0" w:color="auto"/>
            <w:bottom w:val="none" w:sz="0" w:space="0" w:color="auto"/>
            <w:right w:val="none" w:sz="0" w:space="0" w:color="auto"/>
          </w:divBdr>
        </w:div>
        <w:div w:id="928275729">
          <w:marLeft w:val="480"/>
          <w:marRight w:val="0"/>
          <w:marTop w:val="0"/>
          <w:marBottom w:val="0"/>
          <w:divBdr>
            <w:top w:val="none" w:sz="0" w:space="0" w:color="auto"/>
            <w:left w:val="none" w:sz="0" w:space="0" w:color="auto"/>
            <w:bottom w:val="none" w:sz="0" w:space="0" w:color="auto"/>
            <w:right w:val="none" w:sz="0" w:space="0" w:color="auto"/>
          </w:divBdr>
        </w:div>
        <w:div w:id="967779203">
          <w:marLeft w:val="480"/>
          <w:marRight w:val="0"/>
          <w:marTop w:val="0"/>
          <w:marBottom w:val="0"/>
          <w:divBdr>
            <w:top w:val="none" w:sz="0" w:space="0" w:color="auto"/>
            <w:left w:val="none" w:sz="0" w:space="0" w:color="auto"/>
            <w:bottom w:val="none" w:sz="0" w:space="0" w:color="auto"/>
            <w:right w:val="none" w:sz="0" w:space="0" w:color="auto"/>
          </w:divBdr>
        </w:div>
        <w:div w:id="988557001">
          <w:marLeft w:val="480"/>
          <w:marRight w:val="0"/>
          <w:marTop w:val="0"/>
          <w:marBottom w:val="0"/>
          <w:divBdr>
            <w:top w:val="none" w:sz="0" w:space="0" w:color="auto"/>
            <w:left w:val="none" w:sz="0" w:space="0" w:color="auto"/>
            <w:bottom w:val="none" w:sz="0" w:space="0" w:color="auto"/>
            <w:right w:val="none" w:sz="0" w:space="0" w:color="auto"/>
          </w:divBdr>
        </w:div>
        <w:div w:id="999236061">
          <w:marLeft w:val="480"/>
          <w:marRight w:val="0"/>
          <w:marTop w:val="0"/>
          <w:marBottom w:val="0"/>
          <w:divBdr>
            <w:top w:val="none" w:sz="0" w:space="0" w:color="auto"/>
            <w:left w:val="none" w:sz="0" w:space="0" w:color="auto"/>
            <w:bottom w:val="none" w:sz="0" w:space="0" w:color="auto"/>
            <w:right w:val="none" w:sz="0" w:space="0" w:color="auto"/>
          </w:divBdr>
        </w:div>
        <w:div w:id="1015153968">
          <w:marLeft w:val="480"/>
          <w:marRight w:val="0"/>
          <w:marTop w:val="0"/>
          <w:marBottom w:val="0"/>
          <w:divBdr>
            <w:top w:val="none" w:sz="0" w:space="0" w:color="auto"/>
            <w:left w:val="none" w:sz="0" w:space="0" w:color="auto"/>
            <w:bottom w:val="none" w:sz="0" w:space="0" w:color="auto"/>
            <w:right w:val="none" w:sz="0" w:space="0" w:color="auto"/>
          </w:divBdr>
        </w:div>
      </w:divsChild>
    </w:div>
    <w:div w:id="170414325">
      <w:bodyDiv w:val="1"/>
      <w:marLeft w:val="0"/>
      <w:marRight w:val="0"/>
      <w:marTop w:val="0"/>
      <w:marBottom w:val="0"/>
      <w:divBdr>
        <w:top w:val="none" w:sz="0" w:space="0" w:color="auto"/>
        <w:left w:val="none" w:sz="0" w:space="0" w:color="auto"/>
        <w:bottom w:val="none" w:sz="0" w:space="0" w:color="auto"/>
        <w:right w:val="none" w:sz="0" w:space="0" w:color="auto"/>
      </w:divBdr>
      <w:divsChild>
        <w:div w:id="11540986">
          <w:marLeft w:val="480"/>
          <w:marRight w:val="0"/>
          <w:marTop w:val="0"/>
          <w:marBottom w:val="0"/>
          <w:divBdr>
            <w:top w:val="none" w:sz="0" w:space="0" w:color="auto"/>
            <w:left w:val="none" w:sz="0" w:space="0" w:color="auto"/>
            <w:bottom w:val="none" w:sz="0" w:space="0" w:color="auto"/>
            <w:right w:val="none" w:sz="0" w:space="0" w:color="auto"/>
          </w:divBdr>
        </w:div>
        <w:div w:id="23751615">
          <w:marLeft w:val="480"/>
          <w:marRight w:val="0"/>
          <w:marTop w:val="0"/>
          <w:marBottom w:val="0"/>
          <w:divBdr>
            <w:top w:val="none" w:sz="0" w:space="0" w:color="auto"/>
            <w:left w:val="none" w:sz="0" w:space="0" w:color="auto"/>
            <w:bottom w:val="none" w:sz="0" w:space="0" w:color="auto"/>
            <w:right w:val="none" w:sz="0" w:space="0" w:color="auto"/>
          </w:divBdr>
        </w:div>
        <w:div w:id="46489803">
          <w:marLeft w:val="480"/>
          <w:marRight w:val="0"/>
          <w:marTop w:val="0"/>
          <w:marBottom w:val="0"/>
          <w:divBdr>
            <w:top w:val="none" w:sz="0" w:space="0" w:color="auto"/>
            <w:left w:val="none" w:sz="0" w:space="0" w:color="auto"/>
            <w:bottom w:val="none" w:sz="0" w:space="0" w:color="auto"/>
            <w:right w:val="none" w:sz="0" w:space="0" w:color="auto"/>
          </w:divBdr>
        </w:div>
        <w:div w:id="75564328">
          <w:marLeft w:val="480"/>
          <w:marRight w:val="0"/>
          <w:marTop w:val="0"/>
          <w:marBottom w:val="0"/>
          <w:divBdr>
            <w:top w:val="none" w:sz="0" w:space="0" w:color="auto"/>
            <w:left w:val="none" w:sz="0" w:space="0" w:color="auto"/>
            <w:bottom w:val="none" w:sz="0" w:space="0" w:color="auto"/>
            <w:right w:val="none" w:sz="0" w:space="0" w:color="auto"/>
          </w:divBdr>
        </w:div>
        <w:div w:id="96602889">
          <w:marLeft w:val="480"/>
          <w:marRight w:val="0"/>
          <w:marTop w:val="0"/>
          <w:marBottom w:val="0"/>
          <w:divBdr>
            <w:top w:val="none" w:sz="0" w:space="0" w:color="auto"/>
            <w:left w:val="none" w:sz="0" w:space="0" w:color="auto"/>
            <w:bottom w:val="none" w:sz="0" w:space="0" w:color="auto"/>
            <w:right w:val="none" w:sz="0" w:space="0" w:color="auto"/>
          </w:divBdr>
        </w:div>
        <w:div w:id="154806888">
          <w:marLeft w:val="480"/>
          <w:marRight w:val="0"/>
          <w:marTop w:val="0"/>
          <w:marBottom w:val="0"/>
          <w:divBdr>
            <w:top w:val="none" w:sz="0" w:space="0" w:color="auto"/>
            <w:left w:val="none" w:sz="0" w:space="0" w:color="auto"/>
            <w:bottom w:val="none" w:sz="0" w:space="0" w:color="auto"/>
            <w:right w:val="none" w:sz="0" w:space="0" w:color="auto"/>
          </w:divBdr>
        </w:div>
        <w:div w:id="157817583">
          <w:marLeft w:val="480"/>
          <w:marRight w:val="0"/>
          <w:marTop w:val="0"/>
          <w:marBottom w:val="0"/>
          <w:divBdr>
            <w:top w:val="none" w:sz="0" w:space="0" w:color="auto"/>
            <w:left w:val="none" w:sz="0" w:space="0" w:color="auto"/>
            <w:bottom w:val="none" w:sz="0" w:space="0" w:color="auto"/>
            <w:right w:val="none" w:sz="0" w:space="0" w:color="auto"/>
          </w:divBdr>
        </w:div>
        <w:div w:id="158160705">
          <w:marLeft w:val="480"/>
          <w:marRight w:val="0"/>
          <w:marTop w:val="0"/>
          <w:marBottom w:val="0"/>
          <w:divBdr>
            <w:top w:val="none" w:sz="0" w:space="0" w:color="auto"/>
            <w:left w:val="none" w:sz="0" w:space="0" w:color="auto"/>
            <w:bottom w:val="none" w:sz="0" w:space="0" w:color="auto"/>
            <w:right w:val="none" w:sz="0" w:space="0" w:color="auto"/>
          </w:divBdr>
        </w:div>
        <w:div w:id="217478077">
          <w:marLeft w:val="480"/>
          <w:marRight w:val="0"/>
          <w:marTop w:val="0"/>
          <w:marBottom w:val="0"/>
          <w:divBdr>
            <w:top w:val="none" w:sz="0" w:space="0" w:color="auto"/>
            <w:left w:val="none" w:sz="0" w:space="0" w:color="auto"/>
            <w:bottom w:val="none" w:sz="0" w:space="0" w:color="auto"/>
            <w:right w:val="none" w:sz="0" w:space="0" w:color="auto"/>
          </w:divBdr>
        </w:div>
        <w:div w:id="301547756">
          <w:marLeft w:val="480"/>
          <w:marRight w:val="0"/>
          <w:marTop w:val="0"/>
          <w:marBottom w:val="0"/>
          <w:divBdr>
            <w:top w:val="none" w:sz="0" w:space="0" w:color="auto"/>
            <w:left w:val="none" w:sz="0" w:space="0" w:color="auto"/>
            <w:bottom w:val="none" w:sz="0" w:space="0" w:color="auto"/>
            <w:right w:val="none" w:sz="0" w:space="0" w:color="auto"/>
          </w:divBdr>
        </w:div>
        <w:div w:id="327170020">
          <w:marLeft w:val="480"/>
          <w:marRight w:val="0"/>
          <w:marTop w:val="0"/>
          <w:marBottom w:val="0"/>
          <w:divBdr>
            <w:top w:val="none" w:sz="0" w:space="0" w:color="auto"/>
            <w:left w:val="none" w:sz="0" w:space="0" w:color="auto"/>
            <w:bottom w:val="none" w:sz="0" w:space="0" w:color="auto"/>
            <w:right w:val="none" w:sz="0" w:space="0" w:color="auto"/>
          </w:divBdr>
        </w:div>
        <w:div w:id="362824155">
          <w:marLeft w:val="480"/>
          <w:marRight w:val="0"/>
          <w:marTop w:val="0"/>
          <w:marBottom w:val="0"/>
          <w:divBdr>
            <w:top w:val="none" w:sz="0" w:space="0" w:color="auto"/>
            <w:left w:val="none" w:sz="0" w:space="0" w:color="auto"/>
            <w:bottom w:val="none" w:sz="0" w:space="0" w:color="auto"/>
            <w:right w:val="none" w:sz="0" w:space="0" w:color="auto"/>
          </w:divBdr>
        </w:div>
        <w:div w:id="382291395">
          <w:marLeft w:val="480"/>
          <w:marRight w:val="0"/>
          <w:marTop w:val="0"/>
          <w:marBottom w:val="0"/>
          <w:divBdr>
            <w:top w:val="none" w:sz="0" w:space="0" w:color="auto"/>
            <w:left w:val="none" w:sz="0" w:space="0" w:color="auto"/>
            <w:bottom w:val="none" w:sz="0" w:space="0" w:color="auto"/>
            <w:right w:val="none" w:sz="0" w:space="0" w:color="auto"/>
          </w:divBdr>
        </w:div>
        <w:div w:id="397360927">
          <w:marLeft w:val="480"/>
          <w:marRight w:val="0"/>
          <w:marTop w:val="0"/>
          <w:marBottom w:val="0"/>
          <w:divBdr>
            <w:top w:val="none" w:sz="0" w:space="0" w:color="auto"/>
            <w:left w:val="none" w:sz="0" w:space="0" w:color="auto"/>
            <w:bottom w:val="none" w:sz="0" w:space="0" w:color="auto"/>
            <w:right w:val="none" w:sz="0" w:space="0" w:color="auto"/>
          </w:divBdr>
        </w:div>
        <w:div w:id="403571142">
          <w:marLeft w:val="480"/>
          <w:marRight w:val="0"/>
          <w:marTop w:val="0"/>
          <w:marBottom w:val="0"/>
          <w:divBdr>
            <w:top w:val="none" w:sz="0" w:space="0" w:color="auto"/>
            <w:left w:val="none" w:sz="0" w:space="0" w:color="auto"/>
            <w:bottom w:val="none" w:sz="0" w:space="0" w:color="auto"/>
            <w:right w:val="none" w:sz="0" w:space="0" w:color="auto"/>
          </w:divBdr>
        </w:div>
        <w:div w:id="488591895">
          <w:marLeft w:val="480"/>
          <w:marRight w:val="0"/>
          <w:marTop w:val="0"/>
          <w:marBottom w:val="0"/>
          <w:divBdr>
            <w:top w:val="none" w:sz="0" w:space="0" w:color="auto"/>
            <w:left w:val="none" w:sz="0" w:space="0" w:color="auto"/>
            <w:bottom w:val="none" w:sz="0" w:space="0" w:color="auto"/>
            <w:right w:val="none" w:sz="0" w:space="0" w:color="auto"/>
          </w:divBdr>
        </w:div>
        <w:div w:id="498808070">
          <w:marLeft w:val="480"/>
          <w:marRight w:val="0"/>
          <w:marTop w:val="0"/>
          <w:marBottom w:val="0"/>
          <w:divBdr>
            <w:top w:val="none" w:sz="0" w:space="0" w:color="auto"/>
            <w:left w:val="none" w:sz="0" w:space="0" w:color="auto"/>
            <w:bottom w:val="none" w:sz="0" w:space="0" w:color="auto"/>
            <w:right w:val="none" w:sz="0" w:space="0" w:color="auto"/>
          </w:divBdr>
        </w:div>
        <w:div w:id="518391803">
          <w:marLeft w:val="480"/>
          <w:marRight w:val="0"/>
          <w:marTop w:val="0"/>
          <w:marBottom w:val="0"/>
          <w:divBdr>
            <w:top w:val="none" w:sz="0" w:space="0" w:color="auto"/>
            <w:left w:val="none" w:sz="0" w:space="0" w:color="auto"/>
            <w:bottom w:val="none" w:sz="0" w:space="0" w:color="auto"/>
            <w:right w:val="none" w:sz="0" w:space="0" w:color="auto"/>
          </w:divBdr>
        </w:div>
        <w:div w:id="538476130">
          <w:marLeft w:val="480"/>
          <w:marRight w:val="0"/>
          <w:marTop w:val="0"/>
          <w:marBottom w:val="0"/>
          <w:divBdr>
            <w:top w:val="none" w:sz="0" w:space="0" w:color="auto"/>
            <w:left w:val="none" w:sz="0" w:space="0" w:color="auto"/>
            <w:bottom w:val="none" w:sz="0" w:space="0" w:color="auto"/>
            <w:right w:val="none" w:sz="0" w:space="0" w:color="auto"/>
          </w:divBdr>
        </w:div>
        <w:div w:id="547256907">
          <w:marLeft w:val="480"/>
          <w:marRight w:val="0"/>
          <w:marTop w:val="0"/>
          <w:marBottom w:val="0"/>
          <w:divBdr>
            <w:top w:val="none" w:sz="0" w:space="0" w:color="auto"/>
            <w:left w:val="none" w:sz="0" w:space="0" w:color="auto"/>
            <w:bottom w:val="none" w:sz="0" w:space="0" w:color="auto"/>
            <w:right w:val="none" w:sz="0" w:space="0" w:color="auto"/>
          </w:divBdr>
        </w:div>
        <w:div w:id="559823613">
          <w:marLeft w:val="480"/>
          <w:marRight w:val="0"/>
          <w:marTop w:val="0"/>
          <w:marBottom w:val="0"/>
          <w:divBdr>
            <w:top w:val="none" w:sz="0" w:space="0" w:color="auto"/>
            <w:left w:val="none" w:sz="0" w:space="0" w:color="auto"/>
            <w:bottom w:val="none" w:sz="0" w:space="0" w:color="auto"/>
            <w:right w:val="none" w:sz="0" w:space="0" w:color="auto"/>
          </w:divBdr>
        </w:div>
        <w:div w:id="614482369">
          <w:marLeft w:val="480"/>
          <w:marRight w:val="0"/>
          <w:marTop w:val="0"/>
          <w:marBottom w:val="0"/>
          <w:divBdr>
            <w:top w:val="none" w:sz="0" w:space="0" w:color="auto"/>
            <w:left w:val="none" w:sz="0" w:space="0" w:color="auto"/>
            <w:bottom w:val="none" w:sz="0" w:space="0" w:color="auto"/>
            <w:right w:val="none" w:sz="0" w:space="0" w:color="auto"/>
          </w:divBdr>
        </w:div>
        <w:div w:id="657659069">
          <w:marLeft w:val="480"/>
          <w:marRight w:val="0"/>
          <w:marTop w:val="0"/>
          <w:marBottom w:val="0"/>
          <w:divBdr>
            <w:top w:val="none" w:sz="0" w:space="0" w:color="auto"/>
            <w:left w:val="none" w:sz="0" w:space="0" w:color="auto"/>
            <w:bottom w:val="none" w:sz="0" w:space="0" w:color="auto"/>
            <w:right w:val="none" w:sz="0" w:space="0" w:color="auto"/>
          </w:divBdr>
        </w:div>
        <w:div w:id="663557188">
          <w:marLeft w:val="480"/>
          <w:marRight w:val="0"/>
          <w:marTop w:val="0"/>
          <w:marBottom w:val="0"/>
          <w:divBdr>
            <w:top w:val="none" w:sz="0" w:space="0" w:color="auto"/>
            <w:left w:val="none" w:sz="0" w:space="0" w:color="auto"/>
            <w:bottom w:val="none" w:sz="0" w:space="0" w:color="auto"/>
            <w:right w:val="none" w:sz="0" w:space="0" w:color="auto"/>
          </w:divBdr>
        </w:div>
        <w:div w:id="683481051">
          <w:marLeft w:val="480"/>
          <w:marRight w:val="0"/>
          <w:marTop w:val="0"/>
          <w:marBottom w:val="0"/>
          <w:divBdr>
            <w:top w:val="none" w:sz="0" w:space="0" w:color="auto"/>
            <w:left w:val="none" w:sz="0" w:space="0" w:color="auto"/>
            <w:bottom w:val="none" w:sz="0" w:space="0" w:color="auto"/>
            <w:right w:val="none" w:sz="0" w:space="0" w:color="auto"/>
          </w:divBdr>
        </w:div>
        <w:div w:id="690913231">
          <w:marLeft w:val="480"/>
          <w:marRight w:val="0"/>
          <w:marTop w:val="0"/>
          <w:marBottom w:val="0"/>
          <w:divBdr>
            <w:top w:val="none" w:sz="0" w:space="0" w:color="auto"/>
            <w:left w:val="none" w:sz="0" w:space="0" w:color="auto"/>
            <w:bottom w:val="none" w:sz="0" w:space="0" w:color="auto"/>
            <w:right w:val="none" w:sz="0" w:space="0" w:color="auto"/>
          </w:divBdr>
        </w:div>
        <w:div w:id="717822030">
          <w:marLeft w:val="480"/>
          <w:marRight w:val="0"/>
          <w:marTop w:val="0"/>
          <w:marBottom w:val="0"/>
          <w:divBdr>
            <w:top w:val="none" w:sz="0" w:space="0" w:color="auto"/>
            <w:left w:val="none" w:sz="0" w:space="0" w:color="auto"/>
            <w:bottom w:val="none" w:sz="0" w:space="0" w:color="auto"/>
            <w:right w:val="none" w:sz="0" w:space="0" w:color="auto"/>
          </w:divBdr>
        </w:div>
        <w:div w:id="724376414">
          <w:marLeft w:val="480"/>
          <w:marRight w:val="0"/>
          <w:marTop w:val="0"/>
          <w:marBottom w:val="0"/>
          <w:divBdr>
            <w:top w:val="none" w:sz="0" w:space="0" w:color="auto"/>
            <w:left w:val="none" w:sz="0" w:space="0" w:color="auto"/>
            <w:bottom w:val="none" w:sz="0" w:space="0" w:color="auto"/>
            <w:right w:val="none" w:sz="0" w:space="0" w:color="auto"/>
          </w:divBdr>
        </w:div>
        <w:div w:id="730345502">
          <w:marLeft w:val="480"/>
          <w:marRight w:val="0"/>
          <w:marTop w:val="0"/>
          <w:marBottom w:val="0"/>
          <w:divBdr>
            <w:top w:val="none" w:sz="0" w:space="0" w:color="auto"/>
            <w:left w:val="none" w:sz="0" w:space="0" w:color="auto"/>
            <w:bottom w:val="none" w:sz="0" w:space="0" w:color="auto"/>
            <w:right w:val="none" w:sz="0" w:space="0" w:color="auto"/>
          </w:divBdr>
        </w:div>
        <w:div w:id="757168700">
          <w:marLeft w:val="480"/>
          <w:marRight w:val="0"/>
          <w:marTop w:val="0"/>
          <w:marBottom w:val="0"/>
          <w:divBdr>
            <w:top w:val="none" w:sz="0" w:space="0" w:color="auto"/>
            <w:left w:val="none" w:sz="0" w:space="0" w:color="auto"/>
            <w:bottom w:val="none" w:sz="0" w:space="0" w:color="auto"/>
            <w:right w:val="none" w:sz="0" w:space="0" w:color="auto"/>
          </w:divBdr>
        </w:div>
        <w:div w:id="771097256">
          <w:marLeft w:val="480"/>
          <w:marRight w:val="0"/>
          <w:marTop w:val="0"/>
          <w:marBottom w:val="0"/>
          <w:divBdr>
            <w:top w:val="none" w:sz="0" w:space="0" w:color="auto"/>
            <w:left w:val="none" w:sz="0" w:space="0" w:color="auto"/>
            <w:bottom w:val="none" w:sz="0" w:space="0" w:color="auto"/>
            <w:right w:val="none" w:sz="0" w:space="0" w:color="auto"/>
          </w:divBdr>
        </w:div>
        <w:div w:id="773985464">
          <w:marLeft w:val="480"/>
          <w:marRight w:val="0"/>
          <w:marTop w:val="0"/>
          <w:marBottom w:val="0"/>
          <w:divBdr>
            <w:top w:val="none" w:sz="0" w:space="0" w:color="auto"/>
            <w:left w:val="none" w:sz="0" w:space="0" w:color="auto"/>
            <w:bottom w:val="none" w:sz="0" w:space="0" w:color="auto"/>
            <w:right w:val="none" w:sz="0" w:space="0" w:color="auto"/>
          </w:divBdr>
        </w:div>
        <w:div w:id="789058758">
          <w:marLeft w:val="480"/>
          <w:marRight w:val="0"/>
          <w:marTop w:val="0"/>
          <w:marBottom w:val="0"/>
          <w:divBdr>
            <w:top w:val="none" w:sz="0" w:space="0" w:color="auto"/>
            <w:left w:val="none" w:sz="0" w:space="0" w:color="auto"/>
            <w:bottom w:val="none" w:sz="0" w:space="0" w:color="auto"/>
            <w:right w:val="none" w:sz="0" w:space="0" w:color="auto"/>
          </w:divBdr>
        </w:div>
        <w:div w:id="808593005">
          <w:marLeft w:val="480"/>
          <w:marRight w:val="0"/>
          <w:marTop w:val="0"/>
          <w:marBottom w:val="0"/>
          <w:divBdr>
            <w:top w:val="none" w:sz="0" w:space="0" w:color="auto"/>
            <w:left w:val="none" w:sz="0" w:space="0" w:color="auto"/>
            <w:bottom w:val="none" w:sz="0" w:space="0" w:color="auto"/>
            <w:right w:val="none" w:sz="0" w:space="0" w:color="auto"/>
          </w:divBdr>
        </w:div>
        <w:div w:id="811680759">
          <w:marLeft w:val="480"/>
          <w:marRight w:val="0"/>
          <w:marTop w:val="0"/>
          <w:marBottom w:val="0"/>
          <w:divBdr>
            <w:top w:val="none" w:sz="0" w:space="0" w:color="auto"/>
            <w:left w:val="none" w:sz="0" w:space="0" w:color="auto"/>
            <w:bottom w:val="none" w:sz="0" w:space="0" w:color="auto"/>
            <w:right w:val="none" w:sz="0" w:space="0" w:color="auto"/>
          </w:divBdr>
        </w:div>
        <w:div w:id="836384368">
          <w:marLeft w:val="480"/>
          <w:marRight w:val="0"/>
          <w:marTop w:val="0"/>
          <w:marBottom w:val="0"/>
          <w:divBdr>
            <w:top w:val="none" w:sz="0" w:space="0" w:color="auto"/>
            <w:left w:val="none" w:sz="0" w:space="0" w:color="auto"/>
            <w:bottom w:val="none" w:sz="0" w:space="0" w:color="auto"/>
            <w:right w:val="none" w:sz="0" w:space="0" w:color="auto"/>
          </w:divBdr>
        </w:div>
        <w:div w:id="864366448">
          <w:marLeft w:val="480"/>
          <w:marRight w:val="0"/>
          <w:marTop w:val="0"/>
          <w:marBottom w:val="0"/>
          <w:divBdr>
            <w:top w:val="none" w:sz="0" w:space="0" w:color="auto"/>
            <w:left w:val="none" w:sz="0" w:space="0" w:color="auto"/>
            <w:bottom w:val="none" w:sz="0" w:space="0" w:color="auto"/>
            <w:right w:val="none" w:sz="0" w:space="0" w:color="auto"/>
          </w:divBdr>
        </w:div>
        <w:div w:id="870458706">
          <w:marLeft w:val="480"/>
          <w:marRight w:val="0"/>
          <w:marTop w:val="0"/>
          <w:marBottom w:val="0"/>
          <w:divBdr>
            <w:top w:val="none" w:sz="0" w:space="0" w:color="auto"/>
            <w:left w:val="none" w:sz="0" w:space="0" w:color="auto"/>
            <w:bottom w:val="none" w:sz="0" w:space="0" w:color="auto"/>
            <w:right w:val="none" w:sz="0" w:space="0" w:color="auto"/>
          </w:divBdr>
        </w:div>
        <w:div w:id="903225863">
          <w:marLeft w:val="480"/>
          <w:marRight w:val="0"/>
          <w:marTop w:val="0"/>
          <w:marBottom w:val="0"/>
          <w:divBdr>
            <w:top w:val="none" w:sz="0" w:space="0" w:color="auto"/>
            <w:left w:val="none" w:sz="0" w:space="0" w:color="auto"/>
            <w:bottom w:val="none" w:sz="0" w:space="0" w:color="auto"/>
            <w:right w:val="none" w:sz="0" w:space="0" w:color="auto"/>
          </w:divBdr>
        </w:div>
        <w:div w:id="950666580">
          <w:marLeft w:val="480"/>
          <w:marRight w:val="0"/>
          <w:marTop w:val="0"/>
          <w:marBottom w:val="0"/>
          <w:divBdr>
            <w:top w:val="none" w:sz="0" w:space="0" w:color="auto"/>
            <w:left w:val="none" w:sz="0" w:space="0" w:color="auto"/>
            <w:bottom w:val="none" w:sz="0" w:space="0" w:color="auto"/>
            <w:right w:val="none" w:sz="0" w:space="0" w:color="auto"/>
          </w:divBdr>
        </w:div>
        <w:div w:id="969436763">
          <w:marLeft w:val="480"/>
          <w:marRight w:val="0"/>
          <w:marTop w:val="0"/>
          <w:marBottom w:val="0"/>
          <w:divBdr>
            <w:top w:val="none" w:sz="0" w:space="0" w:color="auto"/>
            <w:left w:val="none" w:sz="0" w:space="0" w:color="auto"/>
            <w:bottom w:val="none" w:sz="0" w:space="0" w:color="auto"/>
            <w:right w:val="none" w:sz="0" w:space="0" w:color="auto"/>
          </w:divBdr>
        </w:div>
        <w:div w:id="991762783">
          <w:marLeft w:val="480"/>
          <w:marRight w:val="0"/>
          <w:marTop w:val="0"/>
          <w:marBottom w:val="0"/>
          <w:divBdr>
            <w:top w:val="none" w:sz="0" w:space="0" w:color="auto"/>
            <w:left w:val="none" w:sz="0" w:space="0" w:color="auto"/>
            <w:bottom w:val="none" w:sz="0" w:space="0" w:color="auto"/>
            <w:right w:val="none" w:sz="0" w:space="0" w:color="auto"/>
          </w:divBdr>
        </w:div>
      </w:divsChild>
    </w:div>
    <w:div w:id="170798367">
      <w:bodyDiv w:val="1"/>
      <w:marLeft w:val="0"/>
      <w:marRight w:val="0"/>
      <w:marTop w:val="0"/>
      <w:marBottom w:val="0"/>
      <w:divBdr>
        <w:top w:val="none" w:sz="0" w:space="0" w:color="auto"/>
        <w:left w:val="none" w:sz="0" w:space="0" w:color="auto"/>
        <w:bottom w:val="none" w:sz="0" w:space="0" w:color="auto"/>
        <w:right w:val="none" w:sz="0" w:space="0" w:color="auto"/>
      </w:divBdr>
      <w:divsChild>
        <w:div w:id="28533842">
          <w:marLeft w:val="480"/>
          <w:marRight w:val="0"/>
          <w:marTop w:val="0"/>
          <w:marBottom w:val="0"/>
          <w:divBdr>
            <w:top w:val="none" w:sz="0" w:space="0" w:color="auto"/>
            <w:left w:val="none" w:sz="0" w:space="0" w:color="auto"/>
            <w:bottom w:val="none" w:sz="0" w:space="0" w:color="auto"/>
            <w:right w:val="none" w:sz="0" w:space="0" w:color="auto"/>
          </w:divBdr>
        </w:div>
        <w:div w:id="108161268">
          <w:marLeft w:val="480"/>
          <w:marRight w:val="0"/>
          <w:marTop w:val="0"/>
          <w:marBottom w:val="0"/>
          <w:divBdr>
            <w:top w:val="none" w:sz="0" w:space="0" w:color="auto"/>
            <w:left w:val="none" w:sz="0" w:space="0" w:color="auto"/>
            <w:bottom w:val="none" w:sz="0" w:space="0" w:color="auto"/>
            <w:right w:val="none" w:sz="0" w:space="0" w:color="auto"/>
          </w:divBdr>
        </w:div>
        <w:div w:id="123626262">
          <w:marLeft w:val="480"/>
          <w:marRight w:val="0"/>
          <w:marTop w:val="0"/>
          <w:marBottom w:val="0"/>
          <w:divBdr>
            <w:top w:val="none" w:sz="0" w:space="0" w:color="auto"/>
            <w:left w:val="none" w:sz="0" w:space="0" w:color="auto"/>
            <w:bottom w:val="none" w:sz="0" w:space="0" w:color="auto"/>
            <w:right w:val="none" w:sz="0" w:space="0" w:color="auto"/>
          </w:divBdr>
        </w:div>
        <w:div w:id="163665794">
          <w:marLeft w:val="480"/>
          <w:marRight w:val="0"/>
          <w:marTop w:val="0"/>
          <w:marBottom w:val="0"/>
          <w:divBdr>
            <w:top w:val="none" w:sz="0" w:space="0" w:color="auto"/>
            <w:left w:val="none" w:sz="0" w:space="0" w:color="auto"/>
            <w:bottom w:val="none" w:sz="0" w:space="0" w:color="auto"/>
            <w:right w:val="none" w:sz="0" w:space="0" w:color="auto"/>
          </w:divBdr>
        </w:div>
        <w:div w:id="225729880">
          <w:marLeft w:val="480"/>
          <w:marRight w:val="0"/>
          <w:marTop w:val="0"/>
          <w:marBottom w:val="0"/>
          <w:divBdr>
            <w:top w:val="none" w:sz="0" w:space="0" w:color="auto"/>
            <w:left w:val="none" w:sz="0" w:space="0" w:color="auto"/>
            <w:bottom w:val="none" w:sz="0" w:space="0" w:color="auto"/>
            <w:right w:val="none" w:sz="0" w:space="0" w:color="auto"/>
          </w:divBdr>
        </w:div>
        <w:div w:id="234168837">
          <w:marLeft w:val="480"/>
          <w:marRight w:val="0"/>
          <w:marTop w:val="0"/>
          <w:marBottom w:val="0"/>
          <w:divBdr>
            <w:top w:val="none" w:sz="0" w:space="0" w:color="auto"/>
            <w:left w:val="none" w:sz="0" w:space="0" w:color="auto"/>
            <w:bottom w:val="none" w:sz="0" w:space="0" w:color="auto"/>
            <w:right w:val="none" w:sz="0" w:space="0" w:color="auto"/>
          </w:divBdr>
        </w:div>
        <w:div w:id="251664239">
          <w:marLeft w:val="480"/>
          <w:marRight w:val="0"/>
          <w:marTop w:val="0"/>
          <w:marBottom w:val="0"/>
          <w:divBdr>
            <w:top w:val="none" w:sz="0" w:space="0" w:color="auto"/>
            <w:left w:val="none" w:sz="0" w:space="0" w:color="auto"/>
            <w:bottom w:val="none" w:sz="0" w:space="0" w:color="auto"/>
            <w:right w:val="none" w:sz="0" w:space="0" w:color="auto"/>
          </w:divBdr>
        </w:div>
        <w:div w:id="434634927">
          <w:marLeft w:val="480"/>
          <w:marRight w:val="0"/>
          <w:marTop w:val="0"/>
          <w:marBottom w:val="0"/>
          <w:divBdr>
            <w:top w:val="none" w:sz="0" w:space="0" w:color="auto"/>
            <w:left w:val="none" w:sz="0" w:space="0" w:color="auto"/>
            <w:bottom w:val="none" w:sz="0" w:space="0" w:color="auto"/>
            <w:right w:val="none" w:sz="0" w:space="0" w:color="auto"/>
          </w:divBdr>
        </w:div>
        <w:div w:id="551189622">
          <w:marLeft w:val="480"/>
          <w:marRight w:val="0"/>
          <w:marTop w:val="0"/>
          <w:marBottom w:val="0"/>
          <w:divBdr>
            <w:top w:val="none" w:sz="0" w:space="0" w:color="auto"/>
            <w:left w:val="none" w:sz="0" w:space="0" w:color="auto"/>
            <w:bottom w:val="none" w:sz="0" w:space="0" w:color="auto"/>
            <w:right w:val="none" w:sz="0" w:space="0" w:color="auto"/>
          </w:divBdr>
        </w:div>
        <w:div w:id="595289786">
          <w:marLeft w:val="480"/>
          <w:marRight w:val="0"/>
          <w:marTop w:val="0"/>
          <w:marBottom w:val="0"/>
          <w:divBdr>
            <w:top w:val="none" w:sz="0" w:space="0" w:color="auto"/>
            <w:left w:val="none" w:sz="0" w:space="0" w:color="auto"/>
            <w:bottom w:val="none" w:sz="0" w:space="0" w:color="auto"/>
            <w:right w:val="none" w:sz="0" w:space="0" w:color="auto"/>
          </w:divBdr>
        </w:div>
        <w:div w:id="770901023">
          <w:marLeft w:val="480"/>
          <w:marRight w:val="0"/>
          <w:marTop w:val="0"/>
          <w:marBottom w:val="0"/>
          <w:divBdr>
            <w:top w:val="none" w:sz="0" w:space="0" w:color="auto"/>
            <w:left w:val="none" w:sz="0" w:space="0" w:color="auto"/>
            <w:bottom w:val="none" w:sz="0" w:space="0" w:color="auto"/>
            <w:right w:val="none" w:sz="0" w:space="0" w:color="auto"/>
          </w:divBdr>
        </w:div>
        <w:div w:id="854030596">
          <w:marLeft w:val="480"/>
          <w:marRight w:val="0"/>
          <w:marTop w:val="0"/>
          <w:marBottom w:val="0"/>
          <w:divBdr>
            <w:top w:val="none" w:sz="0" w:space="0" w:color="auto"/>
            <w:left w:val="none" w:sz="0" w:space="0" w:color="auto"/>
            <w:bottom w:val="none" w:sz="0" w:space="0" w:color="auto"/>
            <w:right w:val="none" w:sz="0" w:space="0" w:color="auto"/>
          </w:divBdr>
        </w:div>
        <w:div w:id="939027286">
          <w:marLeft w:val="480"/>
          <w:marRight w:val="0"/>
          <w:marTop w:val="0"/>
          <w:marBottom w:val="0"/>
          <w:divBdr>
            <w:top w:val="none" w:sz="0" w:space="0" w:color="auto"/>
            <w:left w:val="none" w:sz="0" w:space="0" w:color="auto"/>
            <w:bottom w:val="none" w:sz="0" w:space="0" w:color="auto"/>
            <w:right w:val="none" w:sz="0" w:space="0" w:color="auto"/>
          </w:divBdr>
        </w:div>
        <w:div w:id="946156941">
          <w:marLeft w:val="480"/>
          <w:marRight w:val="0"/>
          <w:marTop w:val="0"/>
          <w:marBottom w:val="0"/>
          <w:divBdr>
            <w:top w:val="none" w:sz="0" w:space="0" w:color="auto"/>
            <w:left w:val="none" w:sz="0" w:space="0" w:color="auto"/>
            <w:bottom w:val="none" w:sz="0" w:space="0" w:color="auto"/>
            <w:right w:val="none" w:sz="0" w:space="0" w:color="auto"/>
          </w:divBdr>
        </w:div>
        <w:div w:id="967590250">
          <w:marLeft w:val="480"/>
          <w:marRight w:val="0"/>
          <w:marTop w:val="0"/>
          <w:marBottom w:val="0"/>
          <w:divBdr>
            <w:top w:val="none" w:sz="0" w:space="0" w:color="auto"/>
            <w:left w:val="none" w:sz="0" w:space="0" w:color="auto"/>
            <w:bottom w:val="none" w:sz="0" w:space="0" w:color="auto"/>
            <w:right w:val="none" w:sz="0" w:space="0" w:color="auto"/>
          </w:divBdr>
        </w:div>
        <w:div w:id="1010832298">
          <w:marLeft w:val="480"/>
          <w:marRight w:val="0"/>
          <w:marTop w:val="0"/>
          <w:marBottom w:val="0"/>
          <w:divBdr>
            <w:top w:val="none" w:sz="0" w:space="0" w:color="auto"/>
            <w:left w:val="none" w:sz="0" w:space="0" w:color="auto"/>
            <w:bottom w:val="none" w:sz="0" w:space="0" w:color="auto"/>
            <w:right w:val="none" w:sz="0" w:space="0" w:color="auto"/>
          </w:divBdr>
        </w:div>
      </w:divsChild>
    </w:div>
    <w:div w:id="170800211">
      <w:bodyDiv w:val="1"/>
      <w:marLeft w:val="0"/>
      <w:marRight w:val="0"/>
      <w:marTop w:val="0"/>
      <w:marBottom w:val="0"/>
      <w:divBdr>
        <w:top w:val="none" w:sz="0" w:space="0" w:color="auto"/>
        <w:left w:val="none" w:sz="0" w:space="0" w:color="auto"/>
        <w:bottom w:val="none" w:sz="0" w:space="0" w:color="auto"/>
        <w:right w:val="none" w:sz="0" w:space="0" w:color="auto"/>
      </w:divBdr>
    </w:div>
    <w:div w:id="170878170">
      <w:bodyDiv w:val="1"/>
      <w:marLeft w:val="0"/>
      <w:marRight w:val="0"/>
      <w:marTop w:val="0"/>
      <w:marBottom w:val="0"/>
      <w:divBdr>
        <w:top w:val="none" w:sz="0" w:space="0" w:color="auto"/>
        <w:left w:val="none" w:sz="0" w:space="0" w:color="auto"/>
        <w:bottom w:val="none" w:sz="0" w:space="0" w:color="auto"/>
        <w:right w:val="none" w:sz="0" w:space="0" w:color="auto"/>
      </w:divBdr>
      <w:divsChild>
        <w:div w:id="113210008">
          <w:marLeft w:val="480"/>
          <w:marRight w:val="0"/>
          <w:marTop w:val="0"/>
          <w:marBottom w:val="0"/>
          <w:divBdr>
            <w:top w:val="none" w:sz="0" w:space="0" w:color="auto"/>
            <w:left w:val="none" w:sz="0" w:space="0" w:color="auto"/>
            <w:bottom w:val="none" w:sz="0" w:space="0" w:color="auto"/>
            <w:right w:val="none" w:sz="0" w:space="0" w:color="auto"/>
          </w:divBdr>
        </w:div>
        <w:div w:id="167402190">
          <w:marLeft w:val="480"/>
          <w:marRight w:val="0"/>
          <w:marTop w:val="0"/>
          <w:marBottom w:val="0"/>
          <w:divBdr>
            <w:top w:val="none" w:sz="0" w:space="0" w:color="auto"/>
            <w:left w:val="none" w:sz="0" w:space="0" w:color="auto"/>
            <w:bottom w:val="none" w:sz="0" w:space="0" w:color="auto"/>
            <w:right w:val="none" w:sz="0" w:space="0" w:color="auto"/>
          </w:divBdr>
        </w:div>
        <w:div w:id="168302470">
          <w:marLeft w:val="480"/>
          <w:marRight w:val="0"/>
          <w:marTop w:val="0"/>
          <w:marBottom w:val="0"/>
          <w:divBdr>
            <w:top w:val="none" w:sz="0" w:space="0" w:color="auto"/>
            <w:left w:val="none" w:sz="0" w:space="0" w:color="auto"/>
            <w:bottom w:val="none" w:sz="0" w:space="0" w:color="auto"/>
            <w:right w:val="none" w:sz="0" w:space="0" w:color="auto"/>
          </w:divBdr>
        </w:div>
        <w:div w:id="177813828">
          <w:marLeft w:val="480"/>
          <w:marRight w:val="0"/>
          <w:marTop w:val="0"/>
          <w:marBottom w:val="0"/>
          <w:divBdr>
            <w:top w:val="none" w:sz="0" w:space="0" w:color="auto"/>
            <w:left w:val="none" w:sz="0" w:space="0" w:color="auto"/>
            <w:bottom w:val="none" w:sz="0" w:space="0" w:color="auto"/>
            <w:right w:val="none" w:sz="0" w:space="0" w:color="auto"/>
          </w:divBdr>
        </w:div>
        <w:div w:id="236061806">
          <w:marLeft w:val="480"/>
          <w:marRight w:val="0"/>
          <w:marTop w:val="0"/>
          <w:marBottom w:val="0"/>
          <w:divBdr>
            <w:top w:val="none" w:sz="0" w:space="0" w:color="auto"/>
            <w:left w:val="none" w:sz="0" w:space="0" w:color="auto"/>
            <w:bottom w:val="none" w:sz="0" w:space="0" w:color="auto"/>
            <w:right w:val="none" w:sz="0" w:space="0" w:color="auto"/>
          </w:divBdr>
        </w:div>
        <w:div w:id="250748461">
          <w:marLeft w:val="480"/>
          <w:marRight w:val="0"/>
          <w:marTop w:val="0"/>
          <w:marBottom w:val="0"/>
          <w:divBdr>
            <w:top w:val="none" w:sz="0" w:space="0" w:color="auto"/>
            <w:left w:val="none" w:sz="0" w:space="0" w:color="auto"/>
            <w:bottom w:val="none" w:sz="0" w:space="0" w:color="auto"/>
            <w:right w:val="none" w:sz="0" w:space="0" w:color="auto"/>
          </w:divBdr>
        </w:div>
        <w:div w:id="257906518">
          <w:marLeft w:val="480"/>
          <w:marRight w:val="0"/>
          <w:marTop w:val="0"/>
          <w:marBottom w:val="0"/>
          <w:divBdr>
            <w:top w:val="none" w:sz="0" w:space="0" w:color="auto"/>
            <w:left w:val="none" w:sz="0" w:space="0" w:color="auto"/>
            <w:bottom w:val="none" w:sz="0" w:space="0" w:color="auto"/>
            <w:right w:val="none" w:sz="0" w:space="0" w:color="auto"/>
          </w:divBdr>
        </w:div>
        <w:div w:id="266473039">
          <w:marLeft w:val="480"/>
          <w:marRight w:val="0"/>
          <w:marTop w:val="0"/>
          <w:marBottom w:val="0"/>
          <w:divBdr>
            <w:top w:val="none" w:sz="0" w:space="0" w:color="auto"/>
            <w:left w:val="none" w:sz="0" w:space="0" w:color="auto"/>
            <w:bottom w:val="none" w:sz="0" w:space="0" w:color="auto"/>
            <w:right w:val="none" w:sz="0" w:space="0" w:color="auto"/>
          </w:divBdr>
        </w:div>
        <w:div w:id="451242378">
          <w:marLeft w:val="480"/>
          <w:marRight w:val="0"/>
          <w:marTop w:val="0"/>
          <w:marBottom w:val="0"/>
          <w:divBdr>
            <w:top w:val="none" w:sz="0" w:space="0" w:color="auto"/>
            <w:left w:val="none" w:sz="0" w:space="0" w:color="auto"/>
            <w:bottom w:val="none" w:sz="0" w:space="0" w:color="auto"/>
            <w:right w:val="none" w:sz="0" w:space="0" w:color="auto"/>
          </w:divBdr>
        </w:div>
        <w:div w:id="814183026">
          <w:marLeft w:val="480"/>
          <w:marRight w:val="0"/>
          <w:marTop w:val="0"/>
          <w:marBottom w:val="0"/>
          <w:divBdr>
            <w:top w:val="none" w:sz="0" w:space="0" w:color="auto"/>
            <w:left w:val="none" w:sz="0" w:space="0" w:color="auto"/>
            <w:bottom w:val="none" w:sz="0" w:space="0" w:color="auto"/>
            <w:right w:val="none" w:sz="0" w:space="0" w:color="auto"/>
          </w:divBdr>
        </w:div>
        <w:div w:id="825441735">
          <w:marLeft w:val="480"/>
          <w:marRight w:val="0"/>
          <w:marTop w:val="0"/>
          <w:marBottom w:val="0"/>
          <w:divBdr>
            <w:top w:val="none" w:sz="0" w:space="0" w:color="auto"/>
            <w:left w:val="none" w:sz="0" w:space="0" w:color="auto"/>
            <w:bottom w:val="none" w:sz="0" w:space="0" w:color="auto"/>
            <w:right w:val="none" w:sz="0" w:space="0" w:color="auto"/>
          </w:divBdr>
        </w:div>
        <w:div w:id="888686993">
          <w:marLeft w:val="480"/>
          <w:marRight w:val="0"/>
          <w:marTop w:val="0"/>
          <w:marBottom w:val="0"/>
          <w:divBdr>
            <w:top w:val="none" w:sz="0" w:space="0" w:color="auto"/>
            <w:left w:val="none" w:sz="0" w:space="0" w:color="auto"/>
            <w:bottom w:val="none" w:sz="0" w:space="0" w:color="auto"/>
            <w:right w:val="none" w:sz="0" w:space="0" w:color="auto"/>
          </w:divBdr>
        </w:div>
        <w:div w:id="888806159">
          <w:marLeft w:val="480"/>
          <w:marRight w:val="0"/>
          <w:marTop w:val="0"/>
          <w:marBottom w:val="0"/>
          <w:divBdr>
            <w:top w:val="none" w:sz="0" w:space="0" w:color="auto"/>
            <w:left w:val="none" w:sz="0" w:space="0" w:color="auto"/>
            <w:bottom w:val="none" w:sz="0" w:space="0" w:color="auto"/>
            <w:right w:val="none" w:sz="0" w:space="0" w:color="auto"/>
          </w:divBdr>
        </w:div>
        <w:div w:id="914783903">
          <w:marLeft w:val="480"/>
          <w:marRight w:val="0"/>
          <w:marTop w:val="0"/>
          <w:marBottom w:val="0"/>
          <w:divBdr>
            <w:top w:val="none" w:sz="0" w:space="0" w:color="auto"/>
            <w:left w:val="none" w:sz="0" w:space="0" w:color="auto"/>
            <w:bottom w:val="none" w:sz="0" w:space="0" w:color="auto"/>
            <w:right w:val="none" w:sz="0" w:space="0" w:color="auto"/>
          </w:divBdr>
        </w:div>
        <w:div w:id="929002713">
          <w:marLeft w:val="480"/>
          <w:marRight w:val="0"/>
          <w:marTop w:val="0"/>
          <w:marBottom w:val="0"/>
          <w:divBdr>
            <w:top w:val="none" w:sz="0" w:space="0" w:color="auto"/>
            <w:left w:val="none" w:sz="0" w:space="0" w:color="auto"/>
            <w:bottom w:val="none" w:sz="0" w:space="0" w:color="auto"/>
            <w:right w:val="none" w:sz="0" w:space="0" w:color="auto"/>
          </w:divBdr>
        </w:div>
        <w:div w:id="994145871">
          <w:marLeft w:val="480"/>
          <w:marRight w:val="0"/>
          <w:marTop w:val="0"/>
          <w:marBottom w:val="0"/>
          <w:divBdr>
            <w:top w:val="none" w:sz="0" w:space="0" w:color="auto"/>
            <w:left w:val="none" w:sz="0" w:space="0" w:color="auto"/>
            <w:bottom w:val="none" w:sz="0" w:space="0" w:color="auto"/>
            <w:right w:val="none" w:sz="0" w:space="0" w:color="auto"/>
          </w:divBdr>
        </w:div>
      </w:divsChild>
    </w:div>
    <w:div w:id="171143199">
      <w:bodyDiv w:val="1"/>
      <w:marLeft w:val="0"/>
      <w:marRight w:val="0"/>
      <w:marTop w:val="0"/>
      <w:marBottom w:val="0"/>
      <w:divBdr>
        <w:top w:val="none" w:sz="0" w:space="0" w:color="auto"/>
        <w:left w:val="none" w:sz="0" w:space="0" w:color="auto"/>
        <w:bottom w:val="none" w:sz="0" w:space="0" w:color="auto"/>
        <w:right w:val="none" w:sz="0" w:space="0" w:color="auto"/>
      </w:divBdr>
    </w:div>
    <w:div w:id="171186285">
      <w:bodyDiv w:val="1"/>
      <w:marLeft w:val="0"/>
      <w:marRight w:val="0"/>
      <w:marTop w:val="0"/>
      <w:marBottom w:val="0"/>
      <w:divBdr>
        <w:top w:val="none" w:sz="0" w:space="0" w:color="auto"/>
        <w:left w:val="none" w:sz="0" w:space="0" w:color="auto"/>
        <w:bottom w:val="none" w:sz="0" w:space="0" w:color="auto"/>
        <w:right w:val="none" w:sz="0" w:space="0" w:color="auto"/>
      </w:divBdr>
    </w:div>
    <w:div w:id="171264960">
      <w:bodyDiv w:val="1"/>
      <w:marLeft w:val="0"/>
      <w:marRight w:val="0"/>
      <w:marTop w:val="0"/>
      <w:marBottom w:val="0"/>
      <w:divBdr>
        <w:top w:val="none" w:sz="0" w:space="0" w:color="auto"/>
        <w:left w:val="none" w:sz="0" w:space="0" w:color="auto"/>
        <w:bottom w:val="none" w:sz="0" w:space="0" w:color="auto"/>
        <w:right w:val="none" w:sz="0" w:space="0" w:color="auto"/>
      </w:divBdr>
    </w:div>
    <w:div w:id="171339420">
      <w:bodyDiv w:val="1"/>
      <w:marLeft w:val="0"/>
      <w:marRight w:val="0"/>
      <w:marTop w:val="0"/>
      <w:marBottom w:val="0"/>
      <w:divBdr>
        <w:top w:val="none" w:sz="0" w:space="0" w:color="auto"/>
        <w:left w:val="none" w:sz="0" w:space="0" w:color="auto"/>
        <w:bottom w:val="none" w:sz="0" w:space="0" w:color="auto"/>
        <w:right w:val="none" w:sz="0" w:space="0" w:color="auto"/>
      </w:divBdr>
    </w:div>
    <w:div w:id="171453641">
      <w:bodyDiv w:val="1"/>
      <w:marLeft w:val="0"/>
      <w:marRight w:val="0"/>
      <w:marTop w:val="0"/>
      <w:marBottom w:val="0"/>
      <w:divBdr>
        <w:top w:val="none" w:sz="0" w:space="0" w:color="auto"/>
        <w:left w:val="none" w:sz="0" w:space="0" w:color="auto"/>
        <w:bottom w:val="none" w:sz="0" w:space="0" w:color="auto"/>
        <w:right w:val="none" w:sz="0" w:space="0" w:color="auto"/>
      </w:divBdr>
      <w:divsChild>
        <w:div w:id="4066053">
          <w:marLeft w:val="480"/>
          <w:marRight w:val="0"/>
          <w:marTop w:val="0"/>
          <w:marBottom w:val="0"/>
          <w:divBdr>
            <w:top w:val="none" w:sz="0" w:space="0" w:color="auto"/>
            <w:left w:val="none" w:sz="0" w:space="0" w:color="auto"/>
            <w:bottom w:val="none" w:sz="0" w:space="0" w:color="auto"/>
            <w:right w:val="none" w:sz="0" w:space="0" w:color="auto"/>
          </w:divBdr>
        </w:div>
        <w:div w:id="199056850">
          <w:marLeft w:val="480"/>
          <w:marRight w:val="0"/>
          <w:marTop w:val="0"/>
          <w:marBottom w:val="0"/>
          <w:divBdr>
            <w:top w:val="none" w:sz="0" w:space="0" w:color="auto"/>
            <w:left w:val="none" w:sz="0" w:space="0" w:color="auto"/>
            <w:bottom w:val="none" w:sz="0" w:space="0" w:color="auto"/>
            <w:right w:val="none" w:sz="0" w:space="0" w:color="auto"/>
          </w:divBdr>
        </w:div>
        <w:div w:id="330529515">
          <w:marLeft w:val="480"/>
          <w:marRight w:val="0"/>
          <w:marTop w:val="0"/>
          <w:marBottom w:val="0"/>
          <w:divBdr>
            <w:top w:val="none" w:sz="0" w:space="0" w:color="auto"/>
            <w:left w:val="none" w:sz="0" w:space="0" w:color="auto"/>
            <w:bottom w:val="none" w:sz="0" w:space="0" w:color="auto"/>
            <w:right w:val="none" w:sz="0" w:space="0" w:color="auto"/>
          </w:divBdr>
        </w:div>
        <w:div w:id="349793206">
          <w:marLeft w:val="480"/>
          <w:marRight w:val="0"/>
          <w:marTop w:val="0"/>
          <w:marBottom w:val="0"/>
          <w:divBdr>
            <w:top w:val="none" w:sz="0" w:space="0" w:color="auto"/>
            <w:left w:val="none" w:sz="0" w:space="0" w:color="auto"/>
            <w:bottom w:val="none" w:sz="0" w:space="0" w:color="auto"/>
            <w:right w:val="none" w:sz="0" w:space="0" w:color="auto"/>
          </w:divBdr>
        </w:div>
        <w:div w:id="362681015">
          <w:marLeft w:val="480"/>
          <w:marRight w:val="0"/>
          <w:marTop w:val="0"/>
          <w:marBottom w:val="0"/>
          <w:divBdr>
            <w:top w:val="none" w:sz="0" w:space="0" w:color="auto"/>
            <w:left w:val="none" w:sz="0" w:space="0" w:color="auto"/>
            <w:bottom w:val="none" w:sz="0" w:space="0" w:color="auto"/>
            <w:right w:val="none" w:sz="0" w:space="0" w:color="auto"/>
          </w:divBdr>
        </w:div>
        <w:div w:id="440497604">
          <w:marLeft w:val="480"/>
          <w:marRight w:val="0"/>
          <w:marTop w:val="0"/>
          <w:marBottom w:val="0"/>
          <w:divBdr>
            <w:top w:val="none" w:sz="0" w:space="0" w:color="auto"/>
            <w:left w:val="none" w:sz="0" w:space="0" w:color="auto"/>
            <w:bottom w:val="none" w:sz="0" w:space="0" w:color="auto"/>
            <w:right w:val="none" w:sz="0" w:space="0" w:color="auto"/>
          </w:divBdr>
        </w:div>
        <w:div w:id="530608493">
          <w:marLeft w:val="480"/>
          <w:marRight w:val="0"/>
          <w:marTop w:val="0"/>
          <w:marBottom w:val="0"/>
          <w:divBdr>
            <w:top w:val="none" w:sz="0" w:space="0" w:color="auto"/>
            <w:left w:val="none" w:sz="0" w:space="0" w:color="auto"/>
            <w:bottom w:val="none" w:sz="0" w:space="0" w:color="auto"/>
            <w:right w:val="none" w:sz="0" w:space="0" w:color="auto"/>
          </w:divBdr>
        </w:div>
        <w:div w:id="906258866">
          <w:marLeft w:val="480"/>
          <w:marRight w:val="0"/>
          <w:marTop w:val="0"/>
          <w:marBottom w:val="0"/>
          <w:divBdr>
            <w:top w:val="none" w:sz="0" w:space="0" w:color="auto"/>
            <w:left w:val="none" w:sz="0" w:space="0" w:color="auto"/>
            <w:bottom w:val="none" w:sz="0" w:space="0" w:color="auto"/>
            <w:right w:val="none" w:sz="0" w:space="0" w:color="auto"/>
          </w:divBdr>
        </w:div>
        <w:div w:id="924269328">
          <w:marLeft w:val="480"/>
          <w:marRight w:val="0"/>
          <w:marTop w:val="0"/>
          <w:marBottom w:val="0"/>
          <w:divBdr>
            <w:top w:val="none" w:sz="0" w:space="0" w:color="auto"/>
            <w:left w:val="none" w:sz="0" w:space="0" w:color="auto"/>
            <w:bottom w:val="none" w:sz="0" w:space="0" w:color="auto"/>
            <w:right w:val="none" w:sz="0" w:space="0" w:color="auto"/>
          </w:divBdr>
        </w:div>
      </w:divsChild>
    </w:div>
    <w:div w:id="171847270">
      <w:bodyDiv w:val="1"/>
      <w:marLeft w:val="0"/>
      <w:marRight w:val="0"/>
      <w:marTop w:val="0"/>
      <w:marBottom w:val="0"/>
      <w:divBdr>
        <w:top w:val="none" w:sz="0" w:space="0" w:color="auto"/>
        <w:left w:val="none" w:sz="0" w:space="0" w:color="auto"/>
        <w:bottom w:val="none" w:sz="0" w:space="0" w:color="auto"/>
        <w:right w:val="none" w:sz="0" w:space="0" w:color="auto"/>
      </w:divBdr>
    </w:div>
    <w:div w:id="171989584">
      <w:bodyDiv w:val="1"/>
      <w:marLeft w:val="0"/>
      <w:marRight w:val="0"/>
      <w:marTop w:val="0"/>
      <w:marBottom w:val="0"/>
      <w:divBdr>
        <w:top w:val="none" w:sz="0" w:space="0" w:color="auto"/>
        <w:left w:val="none" w:sz="0" w:space="0" w:color="auto"/>
        <w:bottom w:val="none" w:sz="0" w:space="0" w:color="auto"/>
        <w:right w:val="none" w:sz="0" w:space="0" w:color="auto"/>
      </w:divBdr>
      <w:divsChild>
        <w:div w:id="9533131">
          <w:marLeft w:val="480"/>
          <w:marRight w:val="0"/>
          <w:marTop w:val="0"/>
          <w:marBottom w:val="0"/>
          <w:divBdr>
            <w:top w:val="none" w:sz="0" w:space="0" w:color="auto"/>
            <w:left w:val="none" w:sz="0" w:space="0" w:color="auto"/>
            <w:bottom w:val="none" w:sz="0" w:space="0" w:color="auto"/>
            <w:right w:val="none" w:sz="0" w:space="0" w:color="auto"/>
          </w:divBdr>
        </w:div>
        <w:div w:id="143402448">
          <w:marLeft w:val="480"/>
          <w:marRight w:val="0"/>
          <w:marTop w:val="0"/>
          <w:marBottom w:val="0"/>
          <w:divBdr>
            <w:top w:val="none" w:sz="0" w:space="0" w:color="auto"/>
            <w:left w:val="none" w:sz="0" w:space="0" w:color="auto"/>
            <w:bottom w:val="none" w:sz="0" w:space="0" w:color="auto"/>
            <w:right w:val="none" w:sz="0" w:space="0" w:color="auto"/>
          </w:divBdr>
        </w:div>
        <w:div w:id="181019115">
          <w:marLeft w:val="480"/>
          <w:marRight w:val="0"/>
          <w:marTop w:val="0"/>
          <w:marBottom w:val="0"/>
          <w:divBdr>
            <w:top w:val="none" w:sz="0" w:space="0" w:color="auto"/>
            <w:left w:val="none" w:sz="0" w:space="0" w:color="auto"/>
            <w:bottom w:val="none" w:sz="0" w:space="0" w:color="auto"/>
            <w:right w:val="none" w:sz="0" w:space="0" w:color="auto"/>
          </w:divBdr>
        </w:div>
        <w:div w:id="287275580">
          <w:marLeft w:val="480"/>
          <w:marRight w:val="0"/>
          <w:marTop w:val="0"/>
          <w:marBottom w:val="0"/>
          <w:divBdr>
            <w:top w:val="none" w:sz="0" w:space="0" w:color="auto"/>
            <w:left w:val="none" w:sz="0" w:space="0" w:color="auto"/>
            <w:bottom w:val="none" w:sz="0" w:space="0" w:color="auto"/>
            <w:right w:val="none" w:sz="0" w:space="0" w:color="auto"/>
          </w:divBdr>
        </w:div>
        <w:div w:id="590087130">
          <w:marLeft w:val="480"/>
          <w:marRight w:val="0"/>
          <w:marTop w:val="0"/>
          <w:marBottom w:val="0"/>
          <w:divBdr>
            <w:top w:val="none" w:sz="0" w:space="0" w:color="auto"/>
            <w:left w:val="none" w:sz="0" w:space="0" w:color="auto"/>
            <w:bottom w:val="none" w:sz="0" w:space="0" w:color="auto"/>
            <w:right w:val="none" w:sz="0" w:space="0" w:color="auto"/>
          </w:divBdr>
        </w:div>
        <w:div w:id="660160190">
          <w:marLeft w:val="480"/>
          <w:marRight w:val="0"/>
          <w:marTop w:val="0"/>
          <w:marBottom w:val="0"/>
          <w:divBdr>
            <w:top w:val="none" w:sz="0" w:space="0" w:color="auto"/>
            <w:left w:val="none" w:sz="0" w:space="0" w:color="auto"/>
            <w:bottom w:val="none" w:sz="0" w:space="0" w:color="auto"/>
            <w:right w:val="none" w:sz="0" w:space="0" w:color="auto"/>
          </w:divBdr>
        </w:div>
        <w:div w:id="667367820">
          <w:marLeft w:val="480"/>
          <w:marRight w:val="0"/>
          <w:marTop w:val="0"/>
          <w:marBottom w:val="0"/>
          <w:divBdr>
            <w:top w:val="none" w:sz="0" w:space="0" w:color="auto"/>
            <w:left w:val="none" w:sz="0" w:space="0" w:color="auto"/>
            <w:bottom w:val="none" w:sz="0" w:space="0" w:color="auto"/>
            <w:right w:val="none" w:sz="0" w:space="0" w:color="auto"/>
          </w:divBdr>
        </w:div>
        <w:div w:id="697046838">
          <w:marLeft w:val="480"/>
          <w:marRight w:val="0"/>
          <w:marTop w:val="0"/>
          <w:marBottom w:val="0"/>
          <w:divBdr>
            <w:top w:val="none" w:sz="0" w:space="0" w:color="auto"/>
            <w:left w:val="none" w:sz="0" w:space="0" w:color="auto"/>
            <w:bottom w:val="none" w:sz="0" w:space="0" w:color="auto"/>
            <w:right w:val="none" w:sz="0" w:space="0" w:color="auto"/>
          </w:divBdr>
        </w:div>
        <w:div w:id="699745513">
          <w:marLeft w:val="480"/>
          <w:marRight w:val="0"/>
          <w:marTop w:val="0"/>
          <w:marBottom w:val="0"/>
          <w:divBdr>
            <w:top w:val="none" w:sz="0" w:space="0" w:color="auto"/>
            <w:left w:val="none" w:sz="0" w:space="0" w:color="auto"/>
            <w:bottom w:val="none" w:sz="0" w:space="0" w:color="auto"/>
            <w:right w:val="none" w:sz="0" w:space="0" w:color="auto"/>
          </w:divBdr>
        </w:div>
        <w:div w:id="821964427">
          <w:marLeft w:val="480"/>
          <w:marRight w:val="0"/>
          <w:marTop w:val="0"/>
          <w:marBottom w:val="0"/>
          <w:divBdr>
            <w:top w:val="none" w:sz="0" w:space="0" w:color="auto"/>
            <w:left w:val="none" w:sz="0" w:space="0" w:color="auto"/>
            <w:bottom w:val="none" w:sz="0" w:space="0" w:color="auto"/>
            <w:right w:val="none" w:sz="0" w:space="0" w:color="auto"/>
          </w:divBdr>
        </w:div>
        <w:div w:id="832138012">
          <w:marLeft w:val="480"/>
          <w:marRight w:val="0"/>
          <w:marTop w:val="0"/>
          <w:marBottom w:val="0"/>
          <w:divBdr>
            <w:top w:val="none" w:sz="0" w:space="0" w:color="auto"/>
            <w:left w:val="none" w:sz="0" w:space="0" w:color="auto"/>
            <w:bottom w:val="none" w:sz="0" w:space="0" w:color="auto"/>
            <w:right w:val="none" w:sz="0" w:space="0" w:color="auto"/>
          </w:divBdr>
        </w:div>
        <w:div w:id="903293746">
          <w:marLeft w:val="480"/>
          <w:marRight w:val="0"/>
          <w:marTop w:val="0"/>
          <w:marBottom w:val="0"/>
          <w:divBdr>
            <w:top w:val="none" w:sz="0" w:space="0" w:color="auto"/>
            <w:left w:val="none" w:sz="0" w:space="0" w:color="auto"/>
            <w:bottom w:val="none" w:sz="0" w:space="0" w:color="auto"/>
            <w:right w:val="none" w:sz="0" w:space="0" w:color="auto"/>
          </w:divBdr>
        </w:div>
        <w:div w:id="955411486">
          <w:marLeft w:val="480"/>
          <w:marRight w:val="0"/>
          <w:marTop w:val="0"/>
          <w:marBottom w:val="0"/>
          <w:divBdr>
            <w:top w:val="none" w:sz="0" w:space="0" w:color="auto"/>
            <w:left w:val="none" w:sz="0" w:space="0" w:color="auto"/>
            <w:bottom w:val="none" w:sz="0" w:space="0" w:color="auto"/>
            <w:right w:val="none" w:sz="0" w:space="0" w:color="auto"/>
          </w:divBdr>
        </w:div>
      </w:divsChild>
    </w:div>
    <w:div w:id="172039457">
      <w:bodyDiv w:val="1"/>
      <w:marLeft w:val="0"/>
      <w:marRight w:val="0"/>
      <w:marTop w:val="0"/>
      <w:marBottom w:val="0"/>
      <w:divBdr>
        <w:top w:val="none" w:sz="0" w:space="0" w:color="auto"/>
        <w:left w:val="none" w:sz="0" w:space="0" w:color="auto"/>
        <w:bottom w:val="none" w:sz="0" w:space="0" w:color="auto"/>
        <w:right w:val="none" w:sz="0" w:space="0" w:color="auto"/>
      </w:divBdr>
    </w:div>
    <w:div w:id="172040884">
      <w:bodyDiv w:val="1"/>
      <w:marLeft w:val="0"/>
      <w:marRight w:val="0"/>
      <w:marTop w:val="0"/>
      <w:marBottom w:val="0"/>
      <w:divBdr>
        <w:top w:val="none" w:sz="0" w:space="0" w:color="auto"/>
        <w:left w:val="none" w:sz="0" w:space="0" w:color="auto"/>
        <w:bottom w:val="none" w:sz="0" w:space="0" w:color="auto"/>
        <w:right w:val="none" w:sz="0" w:space="0" w:color="auto"/>
      </w:divBdr>
    </w:div>
    <w:div w:id="172957917">
      <w:bodyDiv w:val="1"/>
      <w:marLeft w:val="0"/>
      <w:marRight w:val="0"/>
      <w:marTop w:val="0"/>
      <w:marBottom w:val="0"/>
      <w:divBdr>
        <w:top w:val="none" w:sz="0" w:space="0" w:color="auto"/>
        <w:left w:val="none" w:sz="0" w:space="0" w:color="auto"/>
        <w:bottom w:val="none" w:sz="0" w:space="0" w:color="auto"/>
        <w:right w:val="none" w:sz="0" w:space="0" w:color="auto"/>
      </w:divBdr>
    </w:div>
    <w:div w:id="173038537">
      <w:bodyDiv w:val="1"/>
      <w:marLeft w:val="0"/>
      <w:marRight w:val="0"/>
      <w:marTop w:val="0"/>
      <w:marBottom w:val="0"/>
      <w:divBdr>
        <w:top w:val="none" w:sz="0" w:space="0" w:color="auto"/>
        <w:left w:val="none" w:sz="0" w:space="0" w:color="auto"/>
        <w:bottom w:val="none" w:sz="0" w:space="0" w:color="auto"/>
        <w:right w:val="none" w:sz="0" w:space="0" w:color="auto"/>
      </w:divBdr>
    </w:div>
    <w:div w:id="173308887">
      <w:bodyDiv w:val="1"/>
      <w:marLeft w:val="0"/>
      <w:marRight w:val="0"/>
      <w:marTop w:val="0"/>
      <w:marBottom w:val="0"/>
      <w:divBdr>
        <w:top w:val="none" w:sz="0" w:space="0" w:color="auto"/>
        <w:left w:val="none" w:sz="0" w:space="0" w:color="auto"/>
        <w:bottom w:val="none" w:sz="0" w:space="0" w:color="auto"/>
        <w:right w:val="none" w:sz="0" w:space="0" w:color="auto"/>
      </w:divBdr>
    </w:div>
    <w:div w:id="173417366">
      <w:bodyDiv w:val="1"/>
      <w:marLeft w:val="0"/>
      <w:marRight w:val="0"/>
      <w:marTop w:val="0"/>
      <w:marBottom w:val="0"/>
      <w:divBdr>
        <w:top w:val="none" w:sz="0" w:space="0" w:color="auto"/>
        <w:left w:val="none" w:sz="0" w:space="0" w:color="auto"/>
        <w:bottom w:val="none" w:sz="0" w:space="0" w:color="auto"/>
        <w:right w:val="none" w:sz="0" w:space="0" w:color="auto"/>
      </w:divBdr>
    </w:div>
    <w:div w:id="173493741">
      <w:bodyDiv w:val="1"/>
      <w:marLeft w:val="0"/>
      <w:marRight w:val="0"/>
      <w:marTop w:val="0"/>
      <w:marBottom w:val="0"/>
      <w:divBdr>
        <w:top w:val="none" w:sz="0" w:space="0" w:color="auto"/>
        <w:left w:val="none" w:sz="0" w:space="0" w:color="auto"/>
        <w:bottom w:val="none" w:sz="0" w:space="0" w:color="auto"/>
        <w:right w:val="none" w:sz="0" w:space="0" w:color="auto"/>
      </w:divBdr>
    </w:div>
    <w:div w:id="173542590">
      <w:bodyDiv w:val="1"/>
      <w:marLeft w:val="0"/>
      <w:marRight w:val="0"/>
      <w:marTop w:val="0"/>
      <w:marBottom w:val="0"/>
      <w:divBdr>
        <w:top w:val="none" w:sz="0" w:space="0" w:color="auto"/>
        <w:left w:val="none" w:sz="0" w:space="0" w:color="auto"/>
        <w:bottom w:val="none" w:sz="0" w:space="0" w:color="auto"/>
        <w:right w:val="none" w:sz="0" w:space="0" w:color="auto"/>
      </w:divBdr>
    </w:div>
    <w:div w:id="173738306">
      <w:bodyDiv w:val="1"/>
      <w:marLeft w:val="0"/>
      <w:marRight w:val="0"/>
      <w:marTop w:val="0"/>
      <w:marBottom w:val="0"/>
      <w:divBdr>
        <w:top w:val="none" w:sz="0" w:space="0" w:color="auto"/>
        <w:left w:val="none" w:sz="0" w:space="0" w:color="auto"/>
        <w:bottom w:val="none" w:sz="0" w:space="0" w:color="auto"/>
        <w:right w:val="none" w:sz="0" w:space="0" w:color="auto"/>
      </w:divBdr>
    </w:div>
    <w:div w:id="173762922">
      <w:bodyDiv w:val="1"/>
      <w:marLeft w:val="0"/>
      <w:marRight w:val="0"/>
      <w:marTop w:val="0"/>
      <w:marBottom w:val="0"/>
      <w:divBdr>
        <w:top w:val="none" w:sz="0" w:space="0" w:color="auto"/>
        <w:left w:val="none" w:sz="0" w:space="0" w:color="auto"/>
        <w:bottom w:val="none" w:sz="0" w:space="0" w:color="auto"/>
        <w:right w:val="none" w:sz="0" w:space="0" w:color="auto"/>
      </w:divBdr>
    </w:div>
    <w:div w:id="174074566">
      <w:bodyDiv w:val="1"/>
      <w:marLeft w:val="0"/>
      <w:marRight w:val="0"/>
      <w:marTop w:val="0"/>
      <w:marBottom w:val="0"/>
      <w:divBdr>
        <w:top w:val="none" w:sz="0" w:space="0" w:color="auto"/>
        <w:left w:val="none" w:sz="0" w:space="0" w:color="auto"/>
        <w:bottom w:val="none" w:sz="0" w:space="0" w:color="auto"/>
        <w:right w:val="none" w:sz="0" w:space="0" w:color="auto"/>
      </w:divBdr>
    </w:div>
    <w:div w:id="174881436">
      <w:bodyDiv w:val="1"/>
      <w:marLeft w:val="0"/>
      <w:marRight w:val="0"/>
      <w:marTop w:val="0"/>
      <w:marBottom w:val="0"/>
      <w:divBdr>
        <w:top w:val="none" w:sz="0" w:space="0" w:color="auto"/>
        <w:left w:val="none" w:sz="0" w:space="0" w:color="auto"/>
        <w:bottom w:val="none" w:sz="0" w:space="0" w:color="auto"/>
        <w:right w:val="none" w:sz="0" w:space="0" w:color="auto"/>
      </w:divBdr>
    </w:div>
    <w:div w:id="175460866">
      <w:bodyDiv w:val="1"/>
      <w:marLeft w:val="0"/>
      <w:marRight w:val="0"/>
      <w:marTop w:val="0"/>
      <w:marBottom w:val="0"/>
      <w:divBdr>
        <w:top w:val="none" w:sz="0" w:space="0" w:color="auto"/>
        <w:left w:val="none" w:sz="0" w:space="0" w:color="auto"/>
        <w:bottom w:val="none" w:sz="0" w:space="0" w:color="auto"/>
        <w:right w:val="none" w:sz="0" w:space="0" w:color="auto"/>
      </w:divBdr>
    </w:div>
    <w:div w:id="175466326">
      <w:bodyDiv w:val="1"/>
      <w:marLeft w:val="0"/>
      <w:marRight w:val="0"/>
      <w:marTop w:val="0"/>
      <w:marBottom w:val="0"/>
      <w:divBdr>
        <w:top w:val="none" w:sz="0" w:space="0" w:color="auto"/>
        <w:left w:val="none" w:sz="0" w:space="0" w:color="auto"/>
        <w:bottom w:val="none" w:sz="0" w:space="0" w:color="auto"/>
        <w:right w:val="none" w:sz="0" w:space="0" w:color="auto"/>
      </w:divBdr>
    </w:div>
    <w:div w:id="176039643">
      <w:bodyDiv w:val="1"/>
      <w:marLeft w:val="0"/>
      <w:marRight w:val="0"/>
      <w:marTop w:val="0"/>
      <w:marBottom w:val="0"/>
      <w:divBdr>
        <w:top w:val="none" w:sz="0" w:space="0" w:color="auto"/>
        <w:left w:val="none" w:sz="0" w:space="0" w:color="auto"/>
        <w:bottom w:val="none" w:sz="0" w:space="0" w:color="auto"/>
        <w:right w:val="none" w:sz="0" w:space="0" w:color="auto"/>
      </w:divBdr>
    </w:div>
    <w:div w:id="176044254">
      <w:bodyDiv w:val="1"/>
      <w:marLeft w:val="0"/>
      <w:marRight w:val="0"/>
      <w:marTop w:val="0"/>
      <w:marBottom w:val="0"/>
      <w:divBdr>
        <w:top w:val="none" w:sz="0" w:space="0" w:color="auto"/>
        <w:left w:val="none" w:sz="0" w:space="0" w:color="auto"/>
        <w:bottom w:val="none" w:sz="0" w:space="0" w:color="auto"/>
        <w:right w:val="none" w:sz="0" w:space="0" w:color="auto"/>
      </w:divBdr>
    </w:div>
    <w:div w:id="176118077">
      <w:bodyDiv w:val="1"/>
      <w:marLeft w:val="0"/>
      <w:marRight w:val="0"/>
      <w:marTop w:val="0"/>
      <w:marBottom w:val="0"/>
      <w:divBdr>
        <w:top w:val="none" w:sz="0" w:space="0" w:color="auto"/>
        <w:left w:val="none" w:sz="0" w:space="0" w:color="auto"/>
        <w:bottom w:val="none" w:sz="0" w:space="0" w:color="auto"/>
        <w:right w:val="none" w:sz="0" w:space="0" w:color="auto"/>
      </w:divBdr>
    </w:div>
    <w:div w:id="176695568">
      <w:bodyDiv w:val="1"/>
      <w:marLeft w:val="0"/>
      <w:marRight w:val="0"/>
      <w:marTop w:val="0"/>
      <w:marBottom w:val="0"/>
      <w:divBdr>
        <w:top w:val="none" w:sz="0" w:space="0" w:color="auto"/>
        <w:left w:val="none" w:sz="0" w:space="0" w:color="auto"/>
        <w:bottom w:val="none" w:sz="0" w:space="0" w:color="auto"/>
        <w:right w:val="none" w:sz="0" w:space="0" w:color="auto"/>
      </w:divBdr>
    </w:div>
    <w:div w:id="176771934">
      <w:bodyDiv w:val="1"/>
      <w:marLeft w:val="0"/>
      <w:marRight w:val="0"/>
      <w:marTop w:val="0"/>
      <w:marBottom w:val="0"/>
      <w:divBdr>
        <w:top w:val="none" w:sz="0" w:space="0" w:color="auto"/>
        <w:left w:val="none" w:sz="0" w:space="0" w:color="auto"/>
        <w:bottom w:val="none" w:sz="0" w:space="0" w:color="auto"/>
        <w:right w:val="none" w:sz="0" w:space="0" w:color="auto"/>
      </w:divBdr>
    </w:div>
    <w:div w:id="176820994">
      <w:bodyDiv w:val="1"/>
      <w:marLeft w:val="0"/>
      <w:marRight w:val="0"/>
      <w:marTop w:val="0"/>
      <w:marBottom w:val="0"/>
      <w:divBdr>
        <w:top w:val="none" w:sz="0" w:space="0" w:color="auto"/>
        <w:left w:val="none" w:sz="0" w:space="0" w:color="auto"/>
        <w:bottom w:val="none" w:sz="0" w:space="0" w:color="auto"/>
        <w:right w:val="none" w:sz="0" w:space="0" w:color="auto"/>
      </w:divBdr>
    </w:div>
    <w:div w:id="176967149">
      <w:bodyDiv w:val="1"/>
      <w:marLeft w:val="0"/>
      <w:marRight w:val="0"/>
      <w:marTop w:val="0"/>
      <w:marBottom w:val="0"/>
      <w:divBdr>
        <w:top w:val="none" w:sz="0" w:space="0" w:color="auto"/>
        <w:left w:val="none" w:sz="0" w:space="0" w:color="auto"/>
        <w:bottom w:val="none" w:sz="0" w:space="0" w:color="auto"/>
        <w:right w:val="none" w:sz="0" w:space="0" w:color="auto"/>
      </w:divBdr>
    </w:div>
    <w:div w:id="177041704">
      <w:bodyDiv w:val="1"/>
      <w:marLeft w:val="0"/>
      <w:marRight w:val="0"/>
      <w:marTop w:val="0"/>
      <w:marBottom w:val="0"/>
      <w:divBdr>
        <w:top w:val="none" w:sz="0" w:space="0" w:color="auto"/>
        <w:left w:val="none" w:sz="0" w:space="0" w:color="auto"/>
        <w:bottom w:val="none" w:sz="0" w:space="0" w:color="auto"/>
        <w:right w:val="none" w:sz="0" w:space="0" w:color="auto"/>
      </w:divBdr>
    </w:div>
    <w:div w:id="177623987">
      <w:bodyDiv w:val="1"/>
      <w:marLeft w:val="0"/>
      <w:marRight w:val="0"/>
      <w:marTop w:val="0"/>
      <w:marBottom w:val="0"/>
      <w:divBdr>
        <w:top w:val="none" w:sz="0" w:space="0" w:color="auto"/>
        <w:left w:val="none" w:sz="0" w:space="0" w:color="auto"/>
        <w:bottom w:val="none" w:sz="0" w:space="0" w:color="auto"/>
        <w:right w:val="none" w:sz="0" w:space="0" w:color="auto"/>
      </w:divBdr>
    </w:div>
    <w:div w:id="177695901">
      <w:bodyDiv w:val="1"/>
      <w:marLeft w:val="0"/>
      <w:marRight w:val="0"/>
      <w:marTop w:val="0"/>
      <w:marBottom w:val="0"/>
      <w:divBdr>
        <w:top w:val="none" w:sz="0" w:space="0" w:color="auto"/>
        <w:left w:val="none" w:sz="0" w:space="0" w:color="auto"/>
        <w:bottom w:val="none" w:sz="0" w:space="0" w:color="auto"/>
        <w:right w:val="none" w:sz="0" w:space="0" w:color="auto"/>
      </w:divBdr>
    </w:div>
    <w:div w:id="177739531">
      <w:bodyDiv w:val="1"/>
      <w:marLeft w:val="0"/>
      <w:marRight w:val="0"/>
      <w:marTop w:val="0"/>
      <w:marBottom w:val="0"/>
      <w:divBdr>
        <w:top w:val="none" w:sz="0" w:space="0" w:color="auto"/>
        <w:left w:val="none" w:sz="0" w:space="0" w:color="auto"/>
        <w:bottom w:val="none" w:sz="0" w:space="0" w:color="auto"/>
        <w:right w:val="none" w:sz="0" w:space="0" w:color="auto"/>
      </w:divBdr>
    </w:div>
    <w:div w:id="177816922">
      <w:bodyDiv w:val="1"/>
      <w:marLeft w:val="0"/>
      <w:marRight w:val="0"/>
      <w:marTop w:val="0"/>
      <w:marBottom w:val="0"/>
      <w:divBdr>
        <w:top w:val="none" w:sz="0" w:space="0" w:color="auto"/>
        <w:left w:val="none" w:sz="0" w:space="0" w:color="auto"/>
        <w:bottom w:val="none" w:sz="0" w:space="0" w:color="auto"/>
        <w:right w:val="none" w:sz="0" w:space="0" w:color="auto"/>
      </w:divBdr>
    </w:div>
    <w:div w:id="177938268">
      <w:bodyDiv w:val="1"/>
      <w:marLeft w:val="0"/>
      <w:marRight w:val="0"/>
      <w:marTop w:val="0"/>
      <w:marBottom w:val="0"/>
      <w:divBdr>
        <w:top w:val="none" w:sz="0" w:space="0" w:color="auto"/>
        <w:left w:val="none" w:sz="0" w:space="0" w:color="auto"/>
        <w:bottom w:val="none" w:sz="0" w:space="0" w:color="auto"/>
        <w:right w:val="none" w:sz="0" w:space="0" w:color="auto"/>
      </w:divBdr>
    </w:div>
    <w:div w:id="178007351">
      <w:bodyDiv w:val="1"/>
      <w:marLeft w:val="0"/>
      <w:marRight w:val="0"/>
      <w:marTop w:val="0"/>
      <w:marBottom w:val="0"/>
      <w:divBdr>
        <w:top w:val="none" w:sz="0" w:space="0" w:color="auto"/>
        <w:left w:val="none" w:sz="0" w:space="0" w:color="auto"/>
        <w:bottom w:val="none" w:sz="0" w:space="0" w:color="auto"/>
        <w:right w:val="none" w:sz="0" w:space="0" w:color="auto"/>
      </w:divBdr>
      <w:divsChild>
        <w:div w:id="21637785">
          <w:marLeft w:val="480"/>
          <w:marRight w:val="0"/>
          <w:marTop w:val="0"/>
          <w:marBottom w:val="0"/>
          <w:divBdr>
            <w:top w:val="none" w:sz="0" w:space="0" w:color="auto"/>
            <w:left w:val="none" w:sz="0" w:space="0" w:color="auto"/>
            <w:bottom w:val="none" w:sz="0" w:space="0" w:color="auto"/>
            <w:right w:val="none" w:sz="0" w:space="0" w:color="auto"/>
          </w:divBdr>
        </w:div>
        <w:div w:id="34811980">
          <w:marLeft w:val="480"/>
          <w:marRight w:val="0"/>
          <w:marTop w:val="0"/>
          <w:marBottom w:val="0"/>
          <w:divBdr>
            <w:top w:val="none" w:sz="0" w:space="0" w:color="auto"/>
            <w:left w:val="none" w:sz="0" w:space="0" w:color="auto"/>
            <w:bottom w:val="none" w:sz="0" w:space="0" w:color="auto"/>
            <w:right w:val="none" w:sz="0" w:space="0" w:color="auto"/>
          </w:divBdr>
        </w:div>
        <w:div w:id="53285571">
          <w:marLeft w:val="480"/>
          <w:marRight w:val="0"/>
          <w:marTop w:val="0"/>
          <w:marBottom w:val="0"/>
          <w:divBdr>
            <w:top w:val="none" w:sz="0" w:space="0" w:color="auto"/>
            <w:left w:val="none" w:sz="0" w:space="0" w:color="auto"/>
            <w:bottom w:val="none" w:sz="0" w:space="0" w:color="auto"/>
            <w:right w:val="none" w:sz="0" w:space="0" w:color="auto"/>
          </w:divBdr>
        </w:div>
        <w:div w:id="55706860">
          <w:marLeft w:val="480"/>
          <w:marRight w:val="0"/>
          <w:marTop w:val="0"/>
          <w:marBottom w:val="0"/>
          <w:divBdr>
            <w:top w:val="none" w:sz="0" w:space="0" w:color="auto"/>
            <w:left w:val="none" w:sz="0" w:space="0" w:color="auto"/>
            <w:bottom w:val="none" w:sz="0" w:space="0" w:color="auto"/>
            <w:right w:val="none" w:sz="0" w:space="0" w:color="auto"/>
          </w:divBdr>
        </w:div>
        <w:div w:id="73555246">
          <w:marLeft w:val="480"/>
          <w:marRight w:val="0"/>
          <w:marTop w:val="0"/>
          <w:marBottom w:val="0"/>
          <w:divBdr>
            <w:top w:val="none" w:sz="0" w:space="0" w:color="auto"/>
            <w:left w:val="none" w:sz="0" w:space="0" w:color="auto"/>
            <w:bottom w:val="none" w:sz="0" w:space="0" w:color="auto"/>
            <w:right w:val="none" w:sz="0" w:space="0" w:color="auto"/>
          </w:divBdr>
        </w:div>
        <w:div w:id="81683541">
          <w:marLeft w:val="480"/>
          <w:marRight w:val="0"/>
          <w:marTop w:val="0"/>
          <w:marBottom w:val="0"/>
          <w:divBdr>
            <w:top w:val="none" w:sz="0" w:space="0" w:color="auto"/>
            <w:left w:val="none" w:sz="0" w:space="0" w:color="auto"/>
            <w:bottom w:val="none" w:sz="0" w:space="0" w:color="auto"/>
            <w:right w:val="none" w:sz="0" w:space="0" w:color="auto"/>
          </w:divBdr>
        </w:div>
        <w:div w:id="84307365">
          <w:marLeft w:val="480"/>
          <w:marRight w:val="0"/>
          <w:marTop w:val="0"/>
          <w:marBottom w:val="0"/>
          <w:divBdr>
            <w:top w:val="none" w:sz="0" w:space="0" w:color="auto"/>
            <w:left w:val="none" w:sz="0" w:space="0" w:color="auto"/>
            <w:bottom w:val="none" w:sz="0" w:space="0" w:color="auto"/>
            <w:right w:val="none" w:sz="0" w:space="0" w:color="auto"/>
          </w:divBdr>
        </w:div>
        <w:div w:id="125899623">
          <w:marLeft w:val="480"/>
          <w:marRight w:val="0"/>
          <w:marTop w:val="0"/>
          <w:marBottom w:val="0"/>
          <w:divBdr>
            <w:top w:val="none" w:sz="0" w:space="0" w:color="auto"/>
            <w:left w:val="none" w:sz="0" w:space="0" w:color="auto"/>
            <w:bottom w:val="none" w:sz="0" w:space="0" w:color="auto"/>
            <w:right w:val="none" w:sz="0" w:space="0" w:color="auto"/>
          </w:divBdr>
        </w:div>
        <w:div w:id="155346601">
          <w:marLeft w:val="480"/>
          <w:marRight w:val="0"/>
          <w:marTop w:val="0"/>
          <w:marBottom w:val="0"/>
          <w:divBdr>
            <w:top w:val="none" w:sz="0" w:space="0" w:color="auto"/>
            <w:left w:val="none" w:sz="0" w:space="0" w:color="auto"/>
            <w:bottom w:val="none" w:sz="0" w:space="0" w:color="auto"/>
            <w:right w:val="none" w:sz="0" w:space="0" w:color="auto"/>
          </w:divBdr>
        </w:div>
        <w:div w:id="232159323">
          <w:marLeft w:val="480"/>
          <w:marRight w:val="0"/>
          <w:marTop w:val="0"/>
          <w:marBottom w:val="0"/>
          <w:divBdr>
            <w:top w:val="none" w:sz="0" w:space="0" w:color="auto"/>
            <w:left w:val="none" w:sz="0" w:space="0" w:color="auto"/>
            <w:bottom w:val="none" w:sz="0" w:space="0" w:color="auto"/>
            <w:right w:val="none" w:sz="0" w:space="0" w:color="auto"/>
          </w:divBdr>
        </w:div>
        <w:div w:id="235818929">
          <w:marLeft w:val="480"/>
          <w:marRight w:val="0"/>
          <w:marTop w:val="0"/>
          <w:marBottom w:val="0"/>
          <w:divBdr>
            <w:top w:val="none" w:sz="0" w:space="0" w:color="auto"/>
            <w:left w:val="none" w:sz="0" w:space="0" w:color="auto"/>
            <w:bottom w:val="none" w:sz="0" w:space="0" w:color="auto"/>
            <w:right w:val="none" w:sz="0" w:space="0" w:color="auto"/>
          </w:divBdr>
        </w:div>
        <w:div w:id="260454337">
          <w:marLeft w:val="480"/>
          <w:marRight w:val="0"/>
          <w:marTop w:val="0"/>
          <w:marBottom w:val="0"/>
          <w:divBdr>
            <w:top w:val="none" w:sz="0" w:space="0" w:color="auto"/>
            <w:left w:val="none" w:sz="0" w:space="0" w:color="auto"/>
            <w:bottom w:val="none" w:sz="0" w:space="0" w:color="auto"/>
            <w:right w:val="none" w:sz="0" w:space="0" w:color="auto"/>
          </w:divBdr>
        </w:div>
        <w:div w:id="261687507">
          <w:marLeft w:val="480"/>
          <w:marRight w:val="0"/>
          <w:marTop w:val="0"/>
          <w:marBottom w:val="0"/>
          <w:divBdr>
            <w:top w:val="none" w:sz="0" w:space="0" w:color="auto"/>
            <w:left w:val="none" w:sz="0" w:space="0" w:color="auto"/>
            <w:bottom w:val="none" w:sz="0" w:space="0" w:color="auto"/>
            <w:right w:val="none" w:sz="0" w:space="0" w:color="auto"/>
          </w:divBdr>
        </w:div>
        <w:div w:id="291325701">
          <w:marLeft w:val="480"/>
          <w:marRight w:val="0"/>
          <w:marTop w:val="0"/>
          <w:marBottom w:val="0"/>
          <w:divBdr>
            <w:top w:val="none" w:sz="0" w:space="0" w:color="auto"/>
            <w:left w:val="none" w:sz="0" w:space="0" w:color="auto"/>
            <w:bottom w:val="none" w:sz="0" w:space="0" w:color="auto"/>
            <w:right w:val="none" w:sz="0" w:space="0" w:color="auto"/>
          </w:divBdr>
        </w:div>
        <w:div w:id="292366471">
          <w:marLeft w:val="480"/>
          <w:marRight w:val="0"/>
          <w:marTop w:val="0"/>
          <w:marBottom w:val="0"/>
          <w:divBdr>
            <w:top w:val="none" w:sz="0" w:space="0" w:color="auto"/>
            <w:left w:val="none" w:sz="0" w:space="0" w:color="auto"/>
            <w:bottom w:val="none" w:sz="0" w:space="0" w:color="auto"/>
            <w:right w:val="none" w:sz="0" w:space="0" w:color="auto"/>
          </w:divBdr>
        </w:div>
        <w:div w:id="300354551">
          <w:marLeft w:val="480"/>
          <w:marRight w:val="0"/>
          <w:marTop w:val="0"/>
          <w:marBottom w:val="0"/>
          <w:divBdr>
            <w:top w:val="none" w:sz="0" w:space="0" w:color="auto"/>
            <w:left w:val="none" w:sz="0" w:space="0" w:color="auto"/>
            <w:bottom w:val="none" w:sz="0" w:space="0" w:color="auto"/>
            <w:right w:val="none" w:sz="0" w:space="0" w:color="auto"/>
          </w:divBdr>
        </w:div>
        <w:div w:id="333652210">
          <w:marLeft w:val="480"/>
          <w:marRight w:val="0"/>
          <w:marTop w:val="0"/>
          <w:marBottom w:val="0"/>
          <w:divBdr>
            <w:top w:val="none" w:sz="0" w:space="0" w:color="auto"/>
            <w:left w:val="none" w:sz="0" w:space="0" w:color="auto"/>
            <w:bottom w:val="none" w:sz="0" w:space="0" w:color="auto"/>
            <w:right w:val="none" w:sz="0" w:space="0" w:color="auto"/>
          </w:divBdr>
        </w:div>
        <w:div w:id="338581337">
          <w:marLeft w:val="480"/>
          <w:marRight w:val="0"/>
          <w:marTop w:val="0"/>
          <w:marBottom w:val="0"/>
          <w:divBdr>
            <w:top w:val="none" w:sz="0" w:space="0" w:color="auto"/>
            <w:left w:val="none" w:sz="0" w:space="0" w:color="auto"/>
            <w:bottom w:val="none" w:sz="0" w:space="0" w:color="auto"/>
            <w:right w:val="none" w:sz="0" w:space="0" w:color="auto"/>
          </w:divBdr>
        </w:div>
        <w:div w:id="339284356">
          <w:marLeft w:val="480"/>
          <w:marRight w:val="0"/>
          <w:marTop w:val="0"/>
          <w:marBottom w:val="0"/>
          <w:divBdr>
            <w:top w:val="none" w:sz="0" w:space="0" w:color="auto"/>
            <w:left w:val="none" w:sz="0" w:space="0" w:color="auto"/>
            <w:bottom w:val="none" w:sz="0" w:space="0" w:color="auto"/>
            <w:right w:val="none" w:sz="0" w:space="0" w:color="auto"/>
          </w:divBdr>
        </w:div>
        <w:div w:id="387151098">
          <w:marLeft w:val="480"/>
          <w:marRight w:val="0"/>
          <w:marTop w:val="0"/>
          <w:marBottom w:val="0"/>
          <w:divBdr>
            <w:top w:val="none" w:sz="0" w:space="0" w:color="auto"/>
            <w:left w:val="none" w:sz="0" w:space="0" w:color="auto"/>
            <w:bottom w:val="none" w:sz="0" w:space="0" w:color="auto"/>
            <w:right w:val="none" w:sz="0" w:space="0" w:color="auto"/>
          </w:divBdr>
        </w:div>
        <w:div w:id="391583826">
          <w:marLeft w:val="480"/>
          <w:marRight w:val="0"/>
          <w:marTop w:val="0"/>
          <w:marBottom w:val="0"/>
          <w:divBdr>
            <w:top w:val="none" w:sz="0" w:space="0" w:color="auto"/>
            <w:left w:val="none" w:sz="0" w:space="0" w:color="auto"/>
            <w:bottom w:val="none" w:sz="0" w:space="0" w:color="auto"/>
            <w:right w:val="none" w:sz="0" w:space="0" w:color="auto"/>
          </w:divBdr>
        </w:div>
        <w:div w:id="394285195">
          <w:marLeft w:val="480"/>
          <w:marRight w:val="0"/>
          <w:marTop w:val="0"/>
          <w:marBottom w:val="0"/>
          <w:divBdr>
            <w:top w:val="none" w:sz="0" w:space="0" w:color="auto"/>
            <w:left w:val="none" w:sz="0" w:space="0" w:color="auto"/>
            <w:bottom w:val="none" w:sz="0" w:space="0" w:color="auto"/>
            <w:right w:val="none" w:sz="0" w:space="0" w:color="auto"/>
          </w:divBdr>
        </w:div>
        <w:div w:id="439836692">
          <w:marLeft w:val="480"/>
          <w:marRight w:val="0"/>
          <w:marTop w:val="0"/>
          <w:marBottom w:val="0"/>
          <w:divBdr>
            <w:top w:val="none" w:sz="0" w:space="0" w:color="auto"/>
            <w:left w:val="none" w:sz="0" w:space="0" w:color="auto"/>
            <w:bottom w:val="none" w:sz="0" w:space="0" w:color="auto"/>
            <w:right w:val="none" w:sz="0" w:space="0" w:color="auto"/>
          </w:divBdr>
        </w:div>
        <w:div w:id="445008870">
          <w:marLeft w:val="480"/>
          <w:marRight w:val="0"/>
          <w:marTop w:val="0"/>
          <w:marBottom w:val="0"/>
          <w:divBdr>
            <w:top w:val="none" w:sz="0" w:space="0" w:color="auto"/>
            <w:left w:val="none" w:sz="0" w:space="0" w:color="auto"/>
            <w:bottom w:val="none" w:sz="0" w:space="0" w:color="auto"/>
            <w:right w:val="none" w:sz="0" w:space="0" w:color="auto"/>
          </w:divBdr>
        </w:div>
        <w:div w:id="482741271">
          <w:marLeft w:val="480"/>
          <w:marRight w:val="0"/>
          <w:marTop w:val="0"/>
          <w:marBottom w:val="0"/>
          <w:divBdr>
            <w:top w:val="none" w:sz="0" w:space="0" w:color="auto"/>
            <w:left w:val="none" w:sz="0" w:space="0" w:color="auto"/>
            <w:bottom w:val="none" w:sz="0" w:space="0" w:color="auto"/>
            <w:right w:val="none" w:sz="0" w:space="0" w:color="auto"/>
          </w:divBdr>
        </w:div>
        <w:div w:id="497618896">
          <w:marLeft w:val="480"/>
          <w:marRight w:val="0"/>
          <w:marTop w:val="0"/>
          <w:marBottom w:val="0"/>
          <w:divBdr>
            <w:top w:val="none" w:sz="0" w:space="0" w:color="auto"/>
            <w:left w:val="none" w:sz="0" w:space="0" w:color="auto"/>
            <w:bottom w:val="none" w:sz="0" w:space="0" w:color="auto"/>
            <w:right w:val="none" w:sz="0" w:space="0" w:color="auto"/>
          </w:divBdr>
        </w:div>
        <w:div w:id="557976971">
          <w:marLeft w:val="480"/>
          <w:marRight w:val="0"/>
          <w:marTop w:val="0"/>
          <w:marBottom w:val="0"/>
          <w:divBdr>
            <w:top w:val="none" w:sz="0" w:space="0" w:color="auto"/>
            <w:left w:val="none" w:sz="0" w:space="0" w:color="auto"/>
            <w:bottom w:val="none" w:sz="0" w:space="0" w:color="auto"/>
            <w:right w:val="none" w:sz="0" w:space="0" w:color="auto"/>
          </w:divBdr>
        </w:div>
        <w:div w:id="570309185">
          <w:marLeft w:val="480"/>
          <w:marRight w:val="0"/>
          <w:marTop w:val="0"/>
          <w:marBottom w:val="0"/>
          <w:divBdr>
            <w:top w:val="none" w:sz="0" w:space="0" w:color="auto"/>
            <w:left w:val="none" w:sz="0" w:space="0" w:color="auto"/>
            <w:bottom w:val="none" w:sz="0" w:space="0" w:color="auto"/>
            <w:right w:val="none" w:sz="0" w:space="0" w:color="auto"/>
          </w:divBdr>
        </w:div>
        <w:div w:id="576403586">
          <w:marLeft w:val="480"/>
          <w:marRight w:val="0"/>
          <w:marTop w:val="0"/>
          <w:marBottom w:val="0"/>
          <w:divBdr>
            <w:top w:val="none" w:sz="0" w:space="0" w:color="auto"/>
            <w:left w:val="none" w:sz="0" w:space="0" w:color="auto"/>
            <w:bottom w:val="none" w:sz="0" w:space="0" w:color="auto"/>
            <w:right w:val="none" w:sz="0" w:space="0" w:color="auto"/>
          </w:divBdr>
        </w:div>
        <w:div w:id="596986270">
          <w:marLeft w:val="480"/>
          <w:marRight w:val="0"/>
          <w:marTop w:val="0"/>
          <w:marBottom w:val="0"/>
          <w:divBdr>
            <w:top w:val="none" w:sz="0" w:space="0" w:color="auto"/>
            <w:left w:val="none" w:sz="0" w:space="0" w:color="auto"/>
            <w:bottom w:val="none" w:sz="0" w:space="0" w:color="auto"/>
            <w:right w:val="none" w:sz="0" w:space="0" w:color="auto"/>
          </w:divBdr>
        </w:div>
        <w:div w:id="609704909">
          <w:marLeft w:val="480"/>
          <w:marRight w:val="0"/>
          <w:marTop w:val="0"/>
          <w:marBottom w:val="0"/>
          <w:divBdr>
            <w:top w:val="none" w:sz="0" w:space="0" w:color="auto"/>
            <w:left w:val="none" w:sz="0" w:space="0" w:color="auto"/>
            <w:bottom w:val="none" w:sz="0" w:space="0" w:color="auto"/>
            <w:right w:val="none" w:sz="0" w:space="0" w:color="auto"/>
          </w:divBdr>
        </w:div>
        <w:div w:id="715937427">
          <w:marLeft w:val="480"/>
          <w:marRight w:val="0"/>
          <w:marTop w:val="0"/>
          <w:marBottom w:val="0"/>
          <w:divBdr>
            <w:top w:val="none" w:sz="0" w:space="0" w:color="auto"/>
            <w:left w:val="none" w:sz="0" w:space="0" w:color="auto"/>
            <w:bottom w:val="none" w:sz="0" w:space="0" w:color="auto"/>
            <w:right w:val="none" w:sz="0" w:space="0" w:color="auto"/>
          </w:divBdr>
        </w:div>
        <w:div w:id="721561342">
          <w:marLeft w:val="480"/>
          <w:marRight w:val="0"/>
          <w:marTop w:val="0"/>
          <w:marBottom w:val="0"/>
          <w:divBdr>
            <w:top w:val="none" w:sz="0" w:space="0" w:color="auto"/>
            <w:left w:val="none" w:sz="0" w:space="0" w:color="auto"/>
            <w:bottom w:val="none" w:sz="0" w:space="0" w:color="auto"/>
            <w:right w:val="none" w:sz="0" w:space="0" w:color="auto"/>
          </w:divBdr>
        </w:div>
        <w:div w:id="723602272">
          <w:marLeft w:val="480"/>
          <w:marRight w:val="0"/>
          <w:marTop w:val="0"/>
          <w:marBottom w:val="0"/>
          <w:divBdr>
            <w:top w:val="none" w:sz="0" w:space="0" w:color="auto"/>
            <w:left w:val="none" w:sz="0" w:space="0" w:color="auto"/>
            <w:bottom w:val="none" w:sz="0" w:space="0" w:color="auto"/>
            <w:right w:val="none" w:sz="0" w:space="0" w:color="auto"/>
          </w:divBdr>
        </w:div>
        <w:div w:id="752700041">
          <w:marLeft w:val="480"/>
          <w:marRight w:val="0"/>
          <w:marTop w:val="0"/>
          <w:marBottom w:val="0"/>
          <w:divBdr>
            <w:top w:val="none" w:sz="0" w:space="0" w:color="auto"/>
            <w:left w:val="none" w:sz="0" w:space="0" w:color="auto"/>
            <w:bottom w:val="none" w:sz="0" w:space="0" w:color="auto"/>
            <w:right w:val="none" w:sz="0" w:space="0" w:color="auto"/>
          </w:divBdr>
        </w:div>
        <w:div w:id="884171887">
          <w:marLeft w:val="480"/>
          <w:marRight w:val="0"/>
          <w:marTop w:val="0"/>
          <w:marBottom w:val="0"/>
          <w:divBdr>
            <w:top w:val="none" w:sz="0" w:space="0" w:color="auto"/>
            <w:left w:val="none" w:sz="0" w:space="0" w:color="auto"/>
            <w:bottom w:val="none" w:sz="0" w:space="0" w:color="auto"/>
            <w:right w:val="none" w:sz="0" w:space="0" w:color="auto"/>
          </w:divBdr>
        </w:div>
        <w:div w:id="884803158">
          <w:marLeft w:val="480"/>
          <w:marRight w:val="0"/>
          <w:marTop w:val="0"/>
          <w:marBottom w:val="0"/>
          <w:divBdr>
            <w:top w:val="none" w:sz="0" w:space="0" w:color="auto"/>
            <w:left w:val="none" w:sz="0" w:space="0" w:color="auto"/>
            <w:bottom w:val="none" w:sz="0" w:space="0" w:color="auto"/>
            <w:right w:val="none" w:sz="0" w:space="0" w:color="auto"/>
          </w:divBdr>
        </w:div>
        <w:div w:id="890994228">
          <w:marLeft w:val="480"/>
          <w:marRight w:val="0"/>
          <w:marTop w:val="0"/>
          <w:marBottom w:val="0"/>
          <w:divBdr>
            <w:top w:val="none" w:sz="0" w:space="0" w:color="auto"/>
            <w:left w:val="none" w:sz="0" w:space="0" w:color="auto"/>
            <w:bottom w:val="none" w:sz="0" w:space="0" w:color="auto"/>
            <w:right w:val="none" w:sz="0" w:space="0" w:color="auto"/>
          </w:divBdr>
        </w:div>
        <w:div w:id="897010374">
          <w:marLeft w:val="480"/>
          <w:marRight w:val="0"/>
          <w:marTop w:val="0"/>
          <w:marBottom w:val="0"/>
          <w:divBdr>
            <w:top w:val="none" w:sz="0" w:space="0" w:color="auto"/>
            <w:left w:val="none" w:sz="0" w:space="0" w:color="auto"/>
            <w:bottom w:val="none" w:sz="0" w:space="0" w:color="auto"/>
            <w:right w:val="none" w:sz="0" w:space="0" w:color="auto"/>
          </w:divBdr>
        </w:div>
        <w:div w:id="904488395">
          <w:marLeft w:val="480"/>
          <w:marRight w:val="0"/>
          <w:marTop w:val="0"/>
          <w:marBottom w:val="0"/>
          <w:divBdr>
            <w:top w:val="none" w:sz="0" w:space="0" w:color="auto"/>
            <w:left w:val="none" w:sz="0" w:space="0" w:color="auto"/>
            <w:bottom w:val="none" w:sz="0" w:space="0" w:color="auto"/>
            <w:right w:val="none" w:sz="0" w:space="0" w:color="auto"/>
          </w:divBdr>
        </w:div>
        <w:div w:id="913734157">
          <w:marLeft w:val="480"/>
          <w:marRight w:val="0"/>
          <w:marTop w:val="0"/>
          <w:marBottom w:val="0"/>
          <w:divBdr>
            <w:top w:val="none" w:sz="0" w:space="0" w:color="auto"/>
            <w:left w:val="none" w:sz="0" w:space="0" w:color="auto"/>
            <w:bottom w:val="none" w:sz="0" w:space="0" w:color="auto"/>
            <w:right w:val="none" w:sz="0" w:space="0" w:color="auto"/>
          </w:divBdr>
        </w:div>
        <w:div w:id="972910621">
          <w:marLeft w:val="480"/>
          <w:marRight w:val="0"/>
          <w:marTop w:val="0"/>
          <w:marBottom w:val="0"/>
          <w:divBdr>
            <w:top w:val="none" w:sz="0" w:space="0" w:color="auto"/>
            <w:left w:val="none" w:sz="0" w:space="0" w:color="auto"/>
            <w:bottom w:val="none" w:sz="0" w:space="0" w:color="auto"/>
            <w:right w:val="none" w:sz="0" w:space="0" w:color="auto"/>
          </w:divBdr>
        </w:div>
      </w:divsChild>
    </w:div>
    <w:div w:id="178082182">
      <w:bodyDiv w:val="1"/>
      <w:marLeft w:val="0"/>
      <w:marRight w:val="0"/>
      <w:marTop w:val="0"/>
      <w:marBottom w:val="0"/>
      <w:divBdr>
        <w:top w:val="none" w:sz="0" w:space="0" w:color="auto"/>
        <w:left w:val="none" w:sz="0" w:space="0" w:color="auto"/>
        <w:bottom w:val="none" w:sz="0" w:space="0" w:color="auto"/>
        <w:right w:val="none" w:sz="0" w:space="0" w:color="auto"/>
      </w:divBdr>
    </w:div>
    <w:div w:id="178085675">
      <w:bodyDiv w:val="1"/>
      <w:marLeft w:val="0"/>
      <w:marRight w:val="0"/>
      <w:marTop w:val="0"/>
      <w:marBottom w:val="0"/>
      <w:divBdr>
        <w:top w:val="none" w:sz="0" w:space="0" w:color="auto"/>
        <w:left w:val="none" w:sz="0" w:space="0" w:color="auto"/>
        <w:bottom w:val="none" w:sz="0" w:space="0" w:color="auto"/>
        <w:right w:val="none" w:sz="0" w:space="0" w:color="auto"/>
      </w:divBdr>
    </w:div>
    <w:div w:id="178351434">
      <w:bodyDiv w:val="1"/>
      <w:marLeft w:val="0"/>
      <w:marRight w:val="0"/>
      <w:marTop w:val="0"/>
      <w:marBottom w:val="0"/>
      <w:divBdr>
        <w:top w:val="none" w:sz="0" w:space="0" w:color="auto"/>
        <w:left w:val="none" w:sz="0" w:space="0" w:color="auto"/>
        <w:bottom w:val="none" w:sz="0" w:space="0" w:color="auto"/>
        <w:right w:val="none" w:sz="0" w:space="0" w:color="auto"/>
      </w:divBdr>
    </w:div>
    <w:div w:id="178547631">
      <w:bodyDiv w:val="1"/>
      <w:marLeft w:val="0"/>
      <w:marRight w:val="0"/>
      <w:marTop w:val="0"/>
      <w:marBottom w:val="0"/>
      <w:divBdr>
        <w:top w:val="none" w:sz="0" w:space="0" w:color="auto"/>
        <w:left w:val="none" w:sz="0" w:space="0" w:color="auto"/>
        <w:bottom w:val="none" w:sz="0" w:space="0" w:color="auto"/>
        <w:right w:val="none" w:sz="0" w:space="0" w:color="auto"/>
      </w:divBdr>
    </w:div>
    <w:div w:id="178589700">
      <w:bodyDiv w:val="1"/>
      <w:marLeft w:val="0"/>
      <w:marRight w:val="0"/>
      <w:marTop w:val="0"/>
      <w:marBottom w:val="0"/>
      <w:divBdr>
        <w:top w:val="none" w:sz="0" w:space="0" w:color="auto"/>
        <w:left w:val="none" w:sz="0" w:space="0" w:color="auto"/>
        <w:bottom w:val="none" w:sz="0" w:space="0" w:color="auto"/>
        <w:right w:val="none" w:sz="0" w:space="0" w:color="auto"/>
      </w:divBdr>
    </w:div>
    <w:div w:id="178663716">
      <w:bodyDiv w:val="1"/>
      <w:marLeft w:val="0"/>
      <w:marRight w:val="0"/>
      <w:marTop w:val="0"/>
      <w:marBottom w:val="0"/>
      <w:divBdr>
        <w:top w:val="none" w:sz="0" w:space="0" w:color="auto"/>
        <w:left w:val="none" w:sz="0" w:space="0" w:color="auto"/>
        <w:bottom w:val="none" w:sz="0" w:space="0" w:color="auto"/>
        <w:right w:val="none" w:sz="0" w:space="0" w:color="auto"/>
      </w:divBdr>
    </w:div>
    <w:div w:id="178664119">
      <w:bodyDiv w:val="1"/>
      <w:marLeft w:val="0"/>
      <w:marRight w:val="0"/>
      <w:marTop w:val="0"/>
      <w:marBottom w:val="0"/>
      <w:divBdr>
        <w:top w:val="none" w:sz="0" w:space="0" w:color="auto"/>
        <w:left w:val="none" w:sz="0" w:space="0" w:color="auto"/>
        <w:bottom w:val="none" w:sz="0" w:space="0" w:color="auto"/>
        <w:right w:val="none" w:sz="0" w:space="0" w:color="auto"/>
      </w:divBdr>
    </w:div>
    <w:div w:id="178743801">
      <w:bodyDiv w:val="1"/>
      <w:marLeft w:val="0"/>
      <w:marRight w:val="0"/>
      <w:marTop w:val="0"/>
      <w:marBottom w:val="0"/>
      <w:divBdr>
        <w:top w:val="none" w:sz="0" w:space="0" w:color="auto"/>
        <w:left w:val="none" w:sz="0" w:space="0" w:color="auto"/>
        <w:bottom w:val="none" w:sz="0" w:space="0" w:color="auto"/>
        <w:right w:val="none" w:sz="0" w:space="0" w:color="auto"/>
      </w:divBdr>
    </w:div>
    <w:div w:id="178783816">
      <w:bodyDiv w:val="1"/>
      <w:marLeft w:val="0"/>
      <w:marRight w:val="0"/>
      <w:marTop w:val="0"/>
      <w:marBottom w:val="0"/>
      <w:divBdr>
        <w:top w:val="none" w:sz="0" w:space="0" w:color="auto"/>
        <w:left w:val="none" w:sz="0" w:space="0" w:color="auto"/>
        <w:bottom w:val="none" w:sz="0" w:space="0" w:color="auto"/>
        <w:right w:val="none" w:sz="0" w:space="0" w:color="auto"/>
      </w:divBdr>
    </w:div>
    <w:div w:id="178855454">
      <w:bodyDiv w:val="1"/>
      <w:marLeft w:val="0"/>
      <w:marRight w:val="0"/>
      <w:marTop w:val="0"/>
      <w:marBottom w:val="0"/>
      <w:divBdr>
        <w:top w:val="none" w:sz="0" w:space="0" w:color="auto"/>
        <w:left w:val="none" w:sz="0" w:space="0" w:color="auto"/>
        <w:bottom w:val="none" w:sz="0" w:space="0" w:color="auto"/>
        <w:right w:val="none" w:sz="0" w:space="0" w:color="auto"/>
      </w:divBdr>
    </w:div>
    <w:div w:id="178931824">
      <w:bodyDiv w:val="1"/>
      <w:marLeft w:val="0"/>
      <w:marRight w:val="0"/>
      <w:marTop w:val="0"/>
      <w:marBottom w:val="0"/>
      <w:divBdr>
        <w:top w:val="none" w:sz="0" w:space="0" w:color="auto"/>
        <w:left w:val="none" w:sz="0" w:space="0" w:color="auto"/>
        <w:bottom w:val="none" w:sz="0" w:space="0" w:color="auto"/>
        <w:right w:val="none" w:sz="0" w:space="0" w:color="auto"/>
      </w:divBdr>
    </w:div>
    <w:div w:id="178933268">
      <w:bodyDiv w:val="1"/>
      <w:marLeft w:val="0"/>
      <w:marRight w:val="0"/>
      <w:marTop w:val="0"/>
      <w:marBottom w:val="0"/>
      <w:divBdr>
        <w:top w:val="none" w:sz="0" w:space="0" w:color="auto"/>
        <w:left w:val="none" w:sz="0" w:space="0" w:color="auto"/>
        <w:bottom w:val="none" w:sz="0" w:space="0" w:color="auto"/>
        <w:right w:val="none" w:sz="0" w:space="0" w:color="auto"/>
      </w:divBdr>
    </w:div>
    <w:div w:id="179009928">
      <w:bodyDiv w:val="1"/>
      <w:marLeft w:val="0"/>
      <w:marRight w:val="0"/>
      <w:marTop w:val="0"/>
      <w:marBottom w:val="0"/>
      <w:divBdr>
        <w:top w:val="none" w:sz="0" w:space="0" w:color="auto"/>
        <w:left w:val="none" w:sz="0" w:space="0" w:color="auto"/>
        <w:bottom w:val="none" w:sz="0" w:space="0" w:color="auto"/>
        <w:right w:val="none" w:sz="0" w:space="0" w:color="auto"/>
      </w:divBdr>
    </w:div>
    <w:div w:id="179318857">
      <w:bodyDiv w:val="1"/>
      <w:marLeft w:val="0"/>
      <w:marRight w:val="0"/>
      <w:marTop w:val="0"/>
      <w:marBottom w:val="0"/>
      <w:divBdr>
        <w:top w:val="none" w:sz="0" w:space="0" w:color="auto"/>
        <w:left w:val="none" w:sz="0" w:space="0" w:color="auto"/>
        <w:bottom w:val="none" w:sz="0" w:space="0" w:color="auto"/>
        <w:right w:val="none" w:sz="0" w:space="0" w:color="auto"/>
      </w:divBdr>
    </w:div>
    <w:div w:id="179589869">
      <w:bodyDiv w:val="1"/>
      <w:marLeft w:val="0"/>
      <w:marRight w:val="0"/>
      <w:marTop w:val="0"/>
      <w:marBottom w:val="0"/>
      <w:divBdr>
        <w:top w:val="none" w:sz="0" w:space="0" w:color="auto"/>
        <w:left w:val="none" w:sz="0" w:space="0" w:color="auto"/>
        <w:bottom w:val="none" w:sz="0" w:space="0" w:color="auto"/>
        <w:right w:val="none" w:sz="0" w:space="0" w:color="auto"/>
      </w:divBdr>
    </w:div>
    <w:div w:id="179592377">
      <w:bodyDiv w:val="1"/>
      <w:marLeft w:val="0"/>
      <w:marRight w:val="0"/>
      <w:marTop w:val="0"/>
      <w:marBottom w:val="0"/>
      <w:divBdr>
        <w:top w:val="none" w:sz="0" w:space="0" w:color="auto"/>
        <w:left w:val="none" w:sz="0" w:space="0" w:color="auto"/>
        <w:bottom w:val="none" w:sz="0" w:space="0" w:color="auto"/>
        <w:right w:val="none" w:sz="0" w:space="0" w:color="auto"/>
      </w:divBdr>
    </w:div>
    <w:div w:id="180047825">
      <w:bodyDiv w:val="1"/>
      <w:marLeft w:val="0"/>
      <w:marRight w:val="0"/>
      <w:marTop w:val="0"/>
      <w:marBottom w:val="0"/>
      <w:divBdr>
        <w:top w:val="none" w:sz="0" w:space="0" w:color="auto"/>
        <w:left w:val="none" w:sz="0" w:space="0" w:color="auto"/>
        <w:bottom w:val="none" w:sz="0" w:space="0" w:color="auto"/>
        <w:right w:val="none" w:sz="0" w:space="0" w:color="auto"/>
      </w:divBdr>
    </w:div>
    <w:div w:id="180241051">
      <w:bodyDiv w:val="1"/>
      <w:marLeft w:val="0"/>
      <w:marRight w:val="0"/>
      <w:marTop w:val="0"/>
      <w:marBottom w:val="0"/>
      <w:divBdr>
        <w:top w:val="none" w:sz="0" w:space="0" w:color="auto"/>
        <w:left w:val="none" w:sz="0" w:space="0" w:color="auto"/>
        <w:bottom w:val="none" w:sz="0" w:space="0" w:color="auto"/>
        <w:right w:val="none" w:sz="0" w:space="0" w:color="auto"/>
      </w:divBdr>
    </w:div>
    <w:div w:id="180709993">
      <w:bodyDiv w:val="1"/>
      <w:marLeft w:val="0"/>
      <w:marRight w:val="0"/>
      <w:marTop w:val="0"/>
      <w:marBottom w:val="0"/>
      <w:divBdr>
        <w:top w:val="none" w:sz="0" w:space="0" w:color="auto"/>
        <w:left w:val="none" w:sz="0" w:space="0" w:color="auto"/>
        <w:bottom w:val="none" w:sz="0" w:space="0" w:color="auto"/>
        <w:right w:val="none" w:sz="0" w:space="0" w:color="auto"/>
      </w:divBdr>
    </w:div>
    <w:div w:id="180894636">
      <w:bodyDiv w:val="1"/>
      <w:marLeft w:val="0"/>
      <w:marRight w:val="0"/>
      <w:marTop w:val="0"/>
      <w:marBottom w:val="0"/>
      <w:divBdr>
        <w:top w:val="none" w:sz="0" w:space="0" w:color="auto"/>
        <w:left w:val="none" w:sz="0" w:space="0" w:color="auto"/>
        <w:bottom w:val="none" w:sz="0" w:space="0" w:color="auto"/>
        <w:right w:val="none" w:sz="0" w:space="0" w:color="auto"/>
      </w:divBdr>
    </w:div>
    <w:div w:id="180897823">
      <w:bodyDiv w:val="1"/>
      <w:marLeft w:val="0"/>
      <w:marRight w:val="0"/>
      <w:marTop w:val="0"/>
      <w:marBottom w:val="0"/>
      <w:divBdr>
        <w:top w:val="none" w:sz="0" w:space="0" w:color="auto"/>
        <w:left w:val="none" w:sz="0" w:space="0" w:color="auto"/>
        <w:bottom w:val="none" w:sz="0" w:space="0" w:color="auto"/>
        <w:right w:val="none" w:sz="0" w:space="0" w:color="auto"/>
      </w:divBdr>
    </w:div>
    <w:div w:id="180898342">
      <w:bodyDiv w:val="1"/>
      <w:marLeft w:val="0"/>
      <w:marRight w:val="0"/>
      <w:marTop w:val="0"/>
      <w:marBottom w:val="0"/>
      <w:divBdr>
        <w:top w:val="none" w:sz="0" w:space="0" w:color="auto"/>
        <w:left w:val="none" w:sz="0" w:space="0" w:color="auto"/>
        <w:bottom w:val="none" w:sz="0" w:space="0" w:color="auto"/>
        <w:right w:val="none" w:sz="0" w:space="0" w:color="auto"/>
      </w:divBdr>
      <w:divsChild>
        <w:div w:id="59400952">
          <w:marLeft w:val="480"/>
          <w:marRight w:val="0"/>
          <w:marTop w:val="0"/>
          <w:marBottom w:val="0"/>
          <w:divBdr>
            <w:top w:val="none" w:sz="0" w:space="0" w:color="auto"/>
            <w:left w:val="none" w:sz="0" w:space="0" w:color="auto"/>
            <w:bottom w:val="none" w:sz="0" w:space="0" w:color="auto"/>
            <w:right w:val="none" w:sz="0" w:space="0" w:color="auto"/>
          </w:divBdr>
        </w:div>
        <w:div w:id="82918432">
          <w:marLeft w:val="480"/>
          <w:marRight w:val="0"/>
          <w:marTop w:val="0"/>
          <w:marBottom w:val="0"/>
          <w:divBdr>
            <w:top w:val="none" w:sz="0" w:space="0" w:color="auto"/>
            <w:left w:val="none" w:sz="0" w:space="0" w:color="auto"/>
            <w:bottom w:val="none" w:sz="0" w:space="0" w:color="auto"/>
            <w:right w:val="none" w:sz="0" w:space="0" w:color="auto"/>
          </w:divBdr>
        </w:div>
        <w:div w:id="83113961">
          <w:marLeft w:val="480"/>
          <w:marRight w:val="0"/>
          <w:marTop w:val="0"/>
          <w:marBottom w:val="0"/>
          <w:divBdr>
            <w:top w:val="none" w:sz="0" w:space="0" w:color="auto"/>
            <w:left w:val="none" w:sz="0" w:space="0" w:color="auto"/>
            <w:bottom w:val="none" w:sz="0" w:space="0" w:color="auto"/>
            <w:right w:val="none" w:sz="0" w:space="0" w:color="auto"/>
          </w:divBdr>
        </w:div>
        <w:div w:id="102115235">
          <w:marLeft w:val="480"/>
          <w:marRight w:val="0"/>
          <w:marTop w:val="0"/>
          <w:marBottom w:val="0"/>
          <w:divBdr>
            <w:top w:val="none" w:sz="0" w:space="0" w:color="auto"/>
            <w:left w:val="none" w:sz="0" w:space="0" w:color="auto"/>
            <w:bottom w:val="none" w:sz="0" w:space="0" w:color="auto"/>
            <w:right w:val="none" w:sz="0" w:space="0" w:color="auto"/>
          </w:divBdr>
        </w:div>
        <w:div w:id="140274140">
          <w:marLeft w:val="480"/>
          <w:marRight w:val="0"/>
          <w:marTop w:val="0"/>
          <w:marBottom w:val="0"/>
          <w:divBdr>
            <w:top w:val="none" w:sz="0" w:space="0" w:color="auto"/>
            <w:left w:val="none" w:sz="0" w:space="0" w:color="auto"/>
            <w:bottom w:val="none" w:sz="0" w:space="0" w:color="auto"/>
            <w:right w:val="none" w:sz="0" w:space="0" w:color="auto"/>
          </w:divBdr>
        </w:div>
        <w:div w:id="165436353">
          <w:marLeft w:val="480"/>
          <w:marRight w:val="0"/>
          <w:marTop w:val="0"/>
          <w:marBottom w:val="0"/>
          <w:divBdr>
            <w:top w:val="none" w:sz="0" w:space="0" w:color="auto"/>
            <w:left w:val="none" w:sz="0" w:space="0" w:color="auto"/>
            <w:bottom w:val="none" w:sz="0" w:space="0" w:color="auto"/>
            <w:right w:val="none" w:sz="0" w:space="0" w:color="auto"/>
          </w:divBdr>
        </w:div>
        <w:div w:id="181819630">
          <w:marLeft w:val="480"/>
          <w:marRight w:val="0"/>
          <w:marTop w:val="0"/>
          <w:marBottom w:val="0"/>
          <w:divBdr>
            <w:top w:val="none" w:sz="0" w:space="0" w:color="auto"/>
            <w:left w:val="none" w:sz="0" w:space="0" w:color="auto"/>
            <w:bottom w:val="none" w:sz="0" w:space="0" w:color="auto"/>
            <w:right w:val="none" w:sz="0" w:space="0" w:color="auto"/>
          </w:divBdr>
        </w:div>
        <w:div w:id="209147599">
          <w:marLeft w:val="480"/>
          <w:marRight w:val="0"/>
          <w:marTop w:val="0"/>
          <w:marBottom w:val="0"/>
          <w:divBdr>
            <w:top w:val="none" w:sz="0" w:space="0" w:color="auto"/>
            <w:left w:val="none" w:sz="0" w:space="0" w:color="auto"/>
            <w:bottom w:val="none" w:sz="0" w:space="0" w:color="auto"/>
            <w:right w:val="none" w:sz="0" w:space="0" w:color="auto"/>
          </w:divBdr>
        </w:div>
        <w:div w:id="209465054">
          <w:marLeft w:val="480"/>
          <w:marRight w:val="0"/>
          <w:marTop w:val="0"/>
          <w:marBottom w:val="0"/>
          <w:divBdr>
            <w:top w:val="none" w:sz="0" w:space="0" w:color="auto"/>
            <w:left w:val="none" w:sz="0" w:space="0" w:color="auto"/>
            <w:bottom w:val="none" w:sz="0" w:space="0" w:color="auto"/>
            <w:right w:val="none" w:sz="0" w:space="0" w:color="auto"/>
          </w:divBdr>
        </w:div>
        <w:div w:id="216823702">
          <w:marLeft w:val="480"/>
          <w:marRight w:val="0"/>
          <w:marTop w:val="0"/>
          <w:marBottom w:val="0"/>
          <w:divBdr>
            <w:top w:val="none" w:sz="0" w:space="0" w:color="auto"/>
            <w:left w:val="none" w:sz="0" w:space="0" w:color="auto"/>
            <w:bottom w:val="none" w:sz="0" w:space="0" w:color="auto"/>
            <w:right w:val="none" w:sz="0" w:space="0" w:color="auto"/>
          </w:divBdr>
        </w:div>
        <w:div w:id="242762868">
          <w:marLeft w:val="480"/>
          <w:marRight w:val="0"/>
          <w:marTop w:val="0"/>
          <w:marBottom w:val="0"/>
          <w:divBdr>
            <w:top w:val="none" w:sz="0" w:space="0" w:color="auto"/>
            <w:left w:val="none" w:sz="0" w:space="0" w:color="auto"/>
            <w:bottom w:val="none" w:sz="0" w:space="0" w:color="auto"/>
            <w:right w:val="none" w:sz="0" w:space="0" w:color="auto"/>
          </w:divBdr>
        </w:div>
        <w:div w:id="245456195">
          <w:marLeft w:val="480"/>
          <w:marRight w:val="0"/>
          <w:marTop w:val="0"/>
          <w:marBottom w:val="0"/>
          <w:divBdr>
            <w:top w:val="none" w:sz="0" w:space="0" w:color="auto"/>
            <w:left w:val="none" w:sz="0" w:space="0" w:color="auto"/>
            <w:bottom w:val="none" w:sz="0" w:space="0" w:color="auto"/>
            <w:right w:val="none" w:sz="0" w:space="0" w:color="auto"/>
          </w:divBdr>
        </w:div>
        <w:div w:id="309096777">
          <w:marLeft w:val="480"/>
          <w:marRight w:val="0"/>
          <w:marTop w:val="0"/>
          <w:marBottom w:val="0"/>
          <w:divBdr>
            <w:top w:val="none" w:sz="0" w:space="0" w:color="auto"/>
            <w:left w:val="none" w:sz="0" w:space="0" w:color="auto"/>
            <w:bottom w:val="none" w:sz="0" w:space="0" w:color="auto"/>
            <w:right w:val="none" w:sz="0" w:space="0" w:color="auto"/>
          </w:divBdr>
        </w:div>
        <w:div w:id="378171657">
          <w:marLeft w:val="480"/>
          <w:marRight w:val="0"/>
          <w:marTop w:val="0"/>
          <w:marBottom w:val="0"/>
          <w:divBdr>
            <w:top w:val="none" w:sz="0" w:space="0" w:color="auto"/>
            <w:left w:val="none" w:sz="0" w:space="0" w:color="auto"/>
            <w:bottom w:val="none" w:sz="0" w:space="0" w:color="auto"/>
            <w:right w:val="none" w:sz="0" w:space="0" w:color="auto"/>
          </w:divBdr>
        </w:div>
        <w:div w:id="384718463">
          <w:marLeft w:val="480"/>
          <w:marRight w:val="0"/>
          <w:marTop w:val="0"/>
          <w:marBottom w:val="0"/>
          <w:divBdr>
            <w:top w:val="none" w:sz="0" w:space="0" w:color="auto"/>
            <w:left w:val="none" w:sz="0" w:space="0" w:color="auto"/>
            <w:bottom w:val="none" w:sz="0" w:space="0" w:color="auto"/>
            <w:right w:val="none" w:sz="0" w:space="0" w:color="auto"/>
          </w:divBdr>
        </w:div>
        <w:div w:id="396166819">
          <w:marLeft w:val="480"/>
          <w:marRight w:val="0"/>
          <w:marTop w:val="0"/>
          <w:marBottom w:val="0"/>
          <w:divBdr>
            <w:top w:val="none" w:sz="0" w:space="0" w:color="auto"/>
            <w:left w:val="none" w:sz="0" w:space="0" w:color="auto"/>
            <w:bottom w:val="none" w:sz="0" w:space="0" w:color="auto"/>
            <w:right w:val="none" w:sz="0" w:space="0" w:color="auto"/>
          </w:divBdr>
        </w:div>
        <w:div w:id="399181054">
          <w:marLeft w:val="480"/>
          <w:marRight w:val="0"/>
          <w:marTop w:val="0"/>
          <w:marBottom w:val="0"/>
          <w:divBdr>
            <w:top w:val="none" w:sz="0" w:space="0" w:color="auto"/>
            <w:left w:val="none" w:sz="0" w:space="0" w:color="auto"/>
            <w:bottom w:val="none" w:sz="0" w:space="0" w:color="auto"/>
            <w:right w:val="none" w:sz="0" w:space="0" w:color="auto"/>
          </w:divBdr>
        </w:div>
        <w:div w:id="404230038">
          <w:marLeft w:val="480"/>
          <w:marRight w:val="0"/>
          <w:marTop w:val="0"/>
          <w:marBottom w:val="0"/>
          <w:divBdr>
            <w:top w:val="none" w:sz="0" w:space="0" w:color="auto"/>
            <w:left w:val="none" w:sz="0" w:space="0" w:color="auto"/>
            <w:bottom w:val="none" w:sz="0" w:space="0" w:color="auto"/>
            <w:right w:val="none" w:sz="0" w:space="0" w:color="auto"/>
          </w:divBdr>
        </w:div>
        <w:div w:id="404307745">
          <w:marLeft w:val="480"/>
          <w:marRight w:val="0"/>
          <w:marTop w:val="0"/>
          <w:marBottom w:val="0"/>
          <w:divBdr>
            <w:top w:val="none" w:sz="0" w:space="0" w:color="auto"/>
            <w:left w:val="none" w:sz="0" w:space="0" w:color="auto"/>
            <w:bottom w:val="none" w:sz="0" w:space="0" w:color="auto"/>
            <w:right w:val="none" w:sz="0" w:space="0" w:color="auto"/>
          </w:divBdr>
        </w:div>
        <w:div w:id="413939884">
          <w:marLeft w:val="480"/>
          <w:marRight w:val="0"/>
          <w:marTop w:val="0"/>
          <w:marBottom w:val="0"/>
          <w:divBdr>
            <w:top w:val="none" w:sz="0" w:space="0" w:color="auto"/>
            <w:left w:val="none" w:sz="0" w:space="0" w:color="auto"/>
            <w:bottom w:val="none" w:sz="0" w:space="0" w:color="auto"/>
            <w:right w:val="none" w:sz="0" w:space="0" w:color="auto"/>
          </w:divBdr>
        </w:div>
        <w:div w:id="419447148">
          <w:marLeft w:val="480"/>
          <w:marRight w:val="0"/>
          <w:marTop w:val="0"/>
          <w:marBottom w:val="0"/>
          <w:divBdr>
            <w:top w:val="none" w:sz="0" w:space="0" w:color="auto"/>
            <w:left w:val="none" w:sz="0" w:space="0" w:color="auto"/>
            <w:bottom w:val="none" w:sz="0" w:space="0" w:color="auto"/>
            <w:right w:val="none" w:sz="0" w:space="0" w:color="auto"/>
          </w:divBdr>
        </w:div>
        <w:div w:id="455679929">
          <w:marLeft w:val="480"/>
          <w:marRight w:val="0"/>
          <w:marTop w:val="0"/>
          <w:marBottom w:val="0"/>
          <w:divBdr>
            <w:top w:val="none" w:sz="0" w:space="0" w:color="auto"/>
            <w:left w:val="none" w:sz="0" w:space="0" w:color="auto"/>
            <w:bottom w:val="none" w:sz="0" w:space="0" w:color="auto"/>
            <w:right w:val="none" w:sz="0" w:space="0" w:color="auto"/>
          </w:divBdr>
        </w:div>
        <w:div w:id="460657749">
          <w:marLeft w:val="480"/>
          <w:marRight w:val="0"/>
          <w:marTop w:val="0"/>
          <w:marBottom w:val="0"/>
          <w:divBdr>
            <w:top w:val="none" w:sz="0" w:space="0" w:color="auto"/>
            <w:left w:val="none" w:sz="0" w:space="0" w:color="auto"/>
            <w:bottom w:val="none" w:sz="0" w:space="0" w:color="auto"/>
            <w:right w:val="none" w:sz="0" w:space="0" w:color="auto"/>
          </w:divBdr>
        </w:div>
        <w:div w:id="488449596">
          <w:marLeft w:val="480"/>
          <w:marRight w:val="0"/>
          <w:marTop w:val="0"/>
          <w:marBottom w:val="0"/>
          <w:divBdr>
            <w:top w:val="none" w:sz="0" w:space="0" w:color="auto"/>
            <w:left w:val="none" w:sz="0" w:space="0" w:color="auto"/>
            <w:bottom w:val="none" w:sz="0" w:space="0" w:color="auto"/>
            <w:right w:val="none" w:sz="0" w:space="0" w:color="auto"/>
          </w:divBdr>
        </w:div>
        <w:div w:id="507138830">
          <w:marLeft w:val="480"/>
          <w:marRight w:val="0"/>
          <w:marTop w:val="0"/>
          <w:marBottom w:val="0"/>
          <w:divBdr>
            <w:top w:val="none" w:sz="0" w:space="0" w:color="auto"/>
            <w:left w:val="none" w:sz="0" w:space="0" w:color="auto"/>
            <w:bottom w:val="none" w:sz="0" w:space="0" w:color="auto"/>
            <w:right w:val="none" w:sz="0" w:space="0" w:color="auto"/>
          </w:divBdr>
        </w:div>
        <w:div w:id="511459780">
          <w:marLeft w:val="480"/>
          <w:marRight w:val="0"/>
          <w:marTop w:val="0"/>
          <w:marBottom w:val="0"/>
          <w:divBdr>
            <w:top w:val="none" w:sz="0" w:space="0" w:color="auto"/>
            <w:left w:val="none" w:sz="0" w:space="0" w:color="auto"/>
            <w:bottom w:val="none" w:sz="0" w:space="0" w:color="auto"/>
            <w:right w:val="none" w:sz="0" w:space="0" w:color="auto"/>
          </w:divBdr>
        </w:div>
        <w:div w:id="516966133">
          <w:marLeft w:val="480"/>
          <w:marRight w:val="0"/>
          <w:marTop w:val="0"/>
          <w:marBottom w:val="0"/>
          <w:divBdr>
            <w:top w:val="none" w:sz="0" w:space="0" w:color="auto"/>
            <w:left w:val="none" w:sz="0" w:space="0" w:color="auto"/>
            <w:bottom w:val="none" w:sz="0" w:space="0" w:color="auto"/>
            <w:right w:val="none" w:sz="0" w:space="0" w:color="auto"/>
          </w:divBdr>
        </w:div>
        <w:div w:id="537933157">
          <w:marLeft w:val="480"/>
          <w:marRight w:val="0"/>
          <w:marTop w:val="0"/>
          <w:marBottom w:val="0"/>
          <w:divBdr>
            <w:top w:val="none" w:sz="0" w:space="0" w:color="auto"/>
            <w:left w:val="none" w:sz="0" w:space="0" w:color="auto"/>
            <w:bottom w:val="none" w:sz="0" w:space="0" w:color="auto"/>
            <w:right w:val="none" w:sz="0" w:space="0" w:color="auto"/>
          </w:divBdr>
        </w:div>
        <w:div w:id="552499938">
          <w:marLeft w:val="480"/>
          <w:marRight w:val="0"/>
          <w:marTop w:val="0"/>
          <w:marBottom w:val="0"/>
          <w:divBdr>
            <w:top w:val="none" w:sz="0" w:space="0" w:color="auto"/>
            <w:left w:val="none" w:sz="0" w:space="0" w:color="auto"/>
            <w:bottom w:val="none" w:sz="0" w:space="0" w:color="auto"/>
            <w:right w:val="none" w:sz="0" w:space="0" w:color="auto"/>
          </w:divBdr>
        </w:div>
        <w:div w:id="629821504">
          <w:marLeft w:val="480"/>
          <w:marRight w:val="0"/>
          <w:marTop w:val="0"/>
          <w:marBottom w:val="0"/>
          <w:divBdr>
            <w:top w:val="none" w:sz="0" w:space="0" w:color="auto"/>
            <w:left w:val="none" w:sz="0" w:space="0" w:color="auto"/>
            <w:bottom w:val="none" w:sz="0" w:space="0" w:color="auto"/>
            <w:right w:val="none" w:sz="0" w:space="0" w:color="auto"/>
          </w:divBdr>
        </w:div>
        <w:div w:id="655039627">
          <w:marLeft w:val="480"/>
          <w:marRight w:val="0"/>
          <w:marTop w:val="0"/>
          <w:marBottom w:val="0"/>
          <w:divBdr>
            <w:top w:val="none" w:sz="0" w:space="0" w:color="auto"/>
            <w:left w:val="none" w:sz="0" w:space="0" w:color="auto"/>
            <w:bottom w:val="none" w:sz="0" w:space="0" w:color="auto"/>
            <w:right w:val="none" w:sz="0" w:space="0" w:color="auto"/>
          </w:divBdr>
        </w:div>
        <w:div w:id="676004633">
          <w:marLeft w:val="480"/>
          <w:marRight w:val="0"/>
          <w:marTop w:val="0"/>
          <w:marBottom w:val="0"/>
          <w:divBdr>
            <w:top w:val="none" w:sz="0" w:space="0" w:color="auto"/>
            <w:left w:val="none" w:sz="0" w:space="0" w:color="auto"/>
            <w:bottom w:val="none" w:sz="0" w:space="0" w:color="auto"/>
            <w:right w:val="none" w:sz="0" w:space="0" w:color="auto"/>
          </w:divBdr>
        </w:div>
        <w:div w:id="712193091">
          <w:marLeft w:val="480"/>
          <w:marRight w:val="0"/>
          <w:marTop w:val="0"/>
          <w:marBottom w:val="0"/>
          <w:divBdr>
            <w:top w:val="none" w:sz="0" w:space="0" w:color="auto"/>
            <w:left w:val="none" w:sz="0" w:space="0" w:color="auto"/>
            <w:bottom w:val="none" w:sz="0" w:space="0" w:color="auto"/>
            <w:right w:val="none" w:sz="0" w:space="0" w:color="auto"/>
          </w:divBdr>
        </w:div>
        <w:div w:id="752313657">
          <w:marLeft w:val="480"/>
          <w:marRight w:val="0"/>
          <w:marTop w:val="0"/>
          <w:marBottom w:val="0"/>
          <w:divBdr>
            <w:top w:val="none" w:sz="0" w:space="0" w:color="auto"/>
            <w:left w:val="none" w:sz="0" w:space="0" w:color="auto"/>
            <w:bottom w:val="none" w:sz="0" w:space="0" w:color="auto"/>
            <w:right w:val="none" w:sz="0" w:space="0" w:color="auto"/>
          </w:divBdr>
        </w:div>
        <w:div w:id="801383200">
          <w:marLeft w:val="480"/>
          <w:marRight w:val="0"/>
          <w:marTop w:val="0"/>
          <w:marBottom w:val="0"/>
          <w:divBdr>
            <w:top w:val="none" w:sz="0" w:space="0" w:color="auto"/>
            <w:left w:val="none" w:sz="0" w:space="0" w:color="auto"/>
            <w:bottom w:val="none" w:sz="0" w:space="0" w:color="auto"/>
            <w:right w:val="none" w:sz="0" w:space="0" w:color="auto"/>
          </w:divBdr>
        </w:div>
        <w:div w:id="814416601">
          <w:marLeft w:val="480"/>
          <w:marRight w:val="0"/>
          <w:marTop w:val="0"/>
          <w:marBottom w:val="0"/>
          <w:divBdr>
            <w:top w:val="none" w:sz="0" w:space="0" w:color="auto"/>
            <w:left w:val="none" w:sz="0" w:space="0" w:color="auto"/>
            <w:bottom w:val="none" w:sz="0" w:space="0" w:color="auto"/>
            <w:right w:val="none" w:sz="0" w:space="0" w:color="auto"/>
          </w:divBdr>
        </w:div>
        <w:div w:id="881405918">
          <w:marLeft w:val="480"/>
          <w:marRight w:val="0"/>
          <w:marTop w:val="0"/>
          <w:marBottom w:val="0"/>
          <w:divBdr>
            <w:top w:val="none" w:sz="0" w:space="0" w:color="auto"/>
            <w:left w:val="none" w:sz="0" w:space="0" w:color="auto"/>
            <w:bottom w:val="none" w:sz="0" w:space="0" w:color="auto"/>
            <w:right w:val="none" w:sz="0" w:space="0" w:color="auto"/>
          </w:divBdr>
        </w:div>
        <w:div w:id="897201492">
          <w:marLeft w:val="480"/>
          <w:marRight w:val="0"/>
          <w:marTop w:val="0"/>
          <w:marBottom w:val="0"/>
          <w:divBdr>
            <w:top w:val="none" w:sz="0" w:space="0" w:color="auto"/>
            <w:left w:val="none" w:sz="0" w:space="0" w:color="auto"/>
            <w:bottom w:val="none" w:sz="0" w:space="0" w:color="auto"/>
            <w:right w:val="none" w:sz="0" w:space="0" w:color="auto"/>
          </w:divBdr>
        </w:div>
        <w:div w:id="993486567">
          <w:marLeft w:val="480"/>
          <w:marRight w:val="0"/>
          <w:marTop w:val="0"/>
          <w:marBottom w:val="0"/>
          <w:divBdr>
            <w:top w:val="none" w:sz="0" w:space="0" w:color="auto"/>
            <w:left w:val="none" w:sz="0" w:space="0" w:color="auto"/>
            <w:bottom w:val="none" w:sz="0" w:space="0" w:color="auto"/>
            <w:right w:val="none" w:sz="0" w:space="0" w:color="auto"/>
          </w:divBdr>
        </w:div>
        <w:div w:id="1007682802">
          <w:marLeft w:val="480"/>
          <w:marRight w:val="0"/>
          <w:marTop w:val="0"/>
          <w:marBottom w:val="0"/>
          <w:divBdr>
            <w:top w:val="none" w:sz="0" w:space="0" w:color="auto"/>
            <w:left w:val="none" w:sz="0" w:space="0" w:color="auto"/>
            <w:bottom w:val="none" w:sz="0" w:space="0" w:color="auto"/>
            <w:right w:val="none" w:sz="0" w:space="0" w:color="auto"/>
          </w:divBdr>
        </w:div>
      </w:divsChild>
    </w:div>
    <w:div w:id="181750104">
      <w:bodyDiv w:val="1"/>
      <w:marLeft w:val="0"/>
      <w:marRight w:val="0"/>
      <w:marTop w:val="0"/>
      <w:marBottom w:val="0"/>
      <w:divBdr>
        <w:top w:val="none" w:sz="0" w:space="0" w:color="auto"/>
        <w:left w:val="none" w:sz="0" w:space="0" w:color="auto"/>
        <w:bottom w:val="none" w:sz="0" w:space="0" w:color="auto"/>
        <w:right w:val="none" w:sz="0" w:space="0" w:color="auto"/>
      </w:divBdr>
    </w:div>
    <w:div w:id="181863568">
      <w:bodyDiv w:val="1"/>
      <w:marLeft w:val="0"/>
      <w:marRight w:val="0"/>
      <w:marTop w:val="0"/>
      <w:marBottom w:val="0"/>
      <w:divBdr>
        <w:top w:val="none" w:sz="0" w:space="0" w:color="auto"/>
        <w:left w:val="none" w:sz="0" w:space="0" w:color="auto"/>
        <w:bottom w:val="none" w:sz="0" w:space="0" w:color="auto"/>
        <w:right w:val="none" w:sz="0" w:space="0" w:color="auto"/>
      </w:divBdr>
    </w:div>
    <w:div w:id="181868625">
      <w:bodyDiv w:val="1"/>
      <w:marLeft w:val="0"/>
      <w:marRight w:val="0"/>
      <w:marTop w:val="0"/>
      <w:marBottom w:val="0"/>
      <w:divBdr>
        <w:top w:val="none" w:sz="0" w:space="0" w:color="auto"/>
        <w:left w:val="none" w:sz="0" w:space="0" w:color="auto"/>
        <w:bottom w:val="none" w:sz="0" w:space="0" w:color="auto"/>
        <w:right w:val="none" w:sz="0" w:space="0" w:color="auto"/>
      </w:divBdr>
    </w:div>
    <w:div w:id="182132998">
      <w:bodyDiv w:val="1"/>
      <w:marLeft w:val="0"/>
      <w:marRight w:val="0"/>
      <w:marTop w:val="0"/>
      <w:marBottom w:val="0"/>
      <w:divBdr>
        <w:top w:val="none" w:sz="0" w:space="0" w:color="auto"/>
        <w:left w:val="none" w:sz="0" w:space="0" w:color="auto"/>
        <w:bottom w:val="none" w:sz="0" w:space="0" w:color="auto"/>
        <w:right w:val="none" w:sz="0" w:space="0" w:color="auto"/>
      </w:divBdr>
    </w:div>
    <w:div w:id="182135679">
      <w:bodyDiv w:val="1"/>
      <w:marLeft w:val="0"/>
      <w:marRight w:val="0"/>
      <w:marTop w:val="0"/>
      <w:marBottom w:val="0"/>
      <w:divBdr>
        <w:top w:val="none" w:sz="0" w:space="0" w:color="auto"/>
        <w:left w:val="none" w:sz="0" w:space="0" w:color="auto"/>
        <w:bottom w:val="none" w:sz="0" w:space="0" w:color="auto"/>
        <w:right w:val="none" w:sz="0" w:space="0" w:color="auto"/>
      </w:divBdr>
    </w:div>
    <w:div w:id="182211708">
      <w:bodyDiv w:val="1"/>
      <w:marLeft w:val="0"/>
      <w:marRight w:val="0"/>
      <w:marTop w:val="0"/>
      <w:marBottom w:val="0"/>
      <w:divBdr>
        <w:top w:val="none" w:sz="0" w:space="0" w:color="auto"/>
        <w:left w:val="none" w:sz="0" w:space="0" w:color="auto"/>
        <w:bottom w:val="none" w:sz="0" w:space="0" w:color="auto"/>
        <w:right w:val="none" w:sz="0" w:space="0" w:color="auto"/>
      </w:divBdr>
    </w:div>
    <w:div w:id="182327366">
      <w:bodyDiv w:val="1"/>
      <w:marLeft w:val="0"/>
      <w:marRight w:val="0"/>
      <w:marTop w:val="0"/>
      <w:marBottom w:val="0"/>
      <w:divBdr>
        <w:top w:val="none" w:sz="0" w:space="0" w:color="auto"/>
        <w:left w:val="none" w:sz="0" w:space="0" w:color="auto"/>
        <w:bottom w:val="none" w:sz="0" w:space="0" w:color="auto"/>
        <w:right w:val="none" w:sz="0" w:space="0" w:color="auto"/>
      </w:divBdr>
    </w:div>
    <w:div w:id="182715417">
      <w:bodyDiv w:val="1"/>
      <w:marLeft w:val="0"/>
      <w:marRight w:val="0"/>
      <w:marTop w:val="0"/>
      <w:marBottom w:val="0"/>
      <w:divBdr>
        <w:top w:val="none" w:sz="0" w:space="0" w:color="auto"/>
        <w:left w:val="none" w:sz="0" w:space="0" w:color="auto"/>
        <w:bottom w:val="none" w:sz="0" w:space="0" w:color="auto"/>
        <w:right w:val="none" w:sz="0" w:space="0" w:color="auto"/>
      </w:divBdr>
    </w:div>
    <w:div w:id="183253368">
      <w:bodyDiv w:val="1"/>
      <w:marLeft w:val="0"/>
      <w:marRight w:val="0"/>
      <w:marTop w:val="0"/>
      <w:marBottom w:val="0"/>
      <w:divBdr>
        <w:top w:val="none" w:sz="0" w:space="0" w:color="auto"/>
        <w:left w:val="none" w:sz="0" w:space="0" w:color="auto"/>
        <w:bottom w:val="none" w:sz="0" w:space="0" w:color="auto"/>
        <w:right w:val="none" w:sz="0" w:space="0" w:color="auto"/>
      </w:divBdr>
    </w:div>
    <w:div w:id="183443888">
      <w:bodyDiv w:val="1"/>
      <w:marLeft w:val="0"/>
      <w:marRight w:val="0"/>
      <w:marTop w:val="0"/>
      <w:marBottom w:val="0"/>
      <w:divBdr>
        <w:top w:val="none" w:sz="0" w:space="0" w:color="auto"/>
        <w:left w:val="none" w:sz="0" w:space="0" w:color="auto"/>
        <w:bottom w:val="none" w:sz="0" w:space="0" w:color="auto"/>
        <w:right w:val="none" w:sz="0" w:space="0" w:color="auto"/>
      </w:divBdr>
    </w:div>
    <w:div w:id="183982412">
      <w:bodyDiv w:val="1"/>
      <w:marLeft w:val="0"/>
      <w:marRight w:val="0"/>
      <w:marTop w:val="0"/>
      <w:marBottom w:val="0"/>
      <w:divBdr>
        <w:top w:val="none" w:sz="0" w:space="0" w:color="auto"/>
        <w:left w:val="none" w:sz="0" w:space="0" w:color="auto"/>
        <w:bottom w:val="none" w:sz="0" w:space="0" w:color="auto"/>
        <w:right w:val="none" w:sz="0" w:space="0" w:color="auto"/>
      </w:divBdr>
    </w:div>
    <w:div w:id="184095134">
      <w:bodyDiv w:val="1"/>
      <w:marLeft w:val="0"/>
      <w:marRight w:val="0"/>
      <w:marTop w:val="0"/>
      <w:marBottom w:val="0"/>
      <w:divBdr>
        <w:top w:val="none" w:sz="0" w:space="0" w:color="auto"/>
        <w:left w:val="none" w:sz="0" w:space="0" w:color="auto"/>
        <w:bottom w:val="none" w:sz="0" w:space="0" w:color="auto"/>
        <w:right w:val="none" w:sz="0" w:space="0" w:color="auto"/>
      </w:divBdr>
    </w:div>
    <w:div w:id="184170855">
      <w:bodyDiv w:val="1"/>
      <w:marLeft w:val="0"/>
      <w:marRight w:val="0"/>
      <w:marTop w:val="0"/>
      <w:marBottom w:val="0"/>
      <w:divBdr>
        <w:top w:val="none" w:sz="0" w:space="0" w:color="auto"/>
        <w:left w:val="none" w:sz="0" w:space="0" w:color="auto"/>
        <w:bottom w:val="none" w:sz="0" w:space="0" w:color="auto"/>
        <w:right w:val="none" w:sz="0" w:space="0" w:color="auto"/>
      </w:divBdr>
    </w:div>
    <w:div w:id="184246757">
      <w:bodyDiv w:val="1"/>
      <w:marLeft w:val="0"/>
      <w:marRight w:val="0"/>
      <w:marTop w:val="0"/>
      <w:marBottom w:val="0"/>
      <w:divBdr>
        <w:top w:val="none" w:sz="0" w:space="0" w:color="auto"/>
        <w:left w:val="none" w:sz="0" w:space="0" w:color="auto"/>
        <w:bottom w:val="none" w:sz="0" w:space="0" w:color="auto"/>
        <w:right w:val="none" w:sz="0" w:space="0" w:color="auto"/>
      </w:divBdr>
    </w:div>
    <w:div w:id="184364860">
      <w:bodyDiv w:val="1"/>
      <w:marLeft w:val="0"/>
      <w:marRight w:val="0"/>
      <w:marTop w:val="0"/>
      <w:marBottom w:val="0"/>
      <w:divBdr>
        <w:top w:val="none" w:sz="0" w:space="0" w:color="auto"/>
        <w:left w:val="none" w:sz="0" w:space="0" w:color="auto"/>
        <w:bottom w:val="none" w:sz="0" w:space="0" w:color="auto"/>
        <w:right w:val="none" w:sz="0" w:space="0" w:color="auto"/>
      </w:divBdr>
    </w:div>
    <w:div w:id="184708603">
      <w:bodyDiv w:val="1"/>
      <w:marLeft w:val="0"/>
      <w:marRight w:val="0"/>
      <w:marTop w:val="0"/>
      <w:marBottom w:val="0"/>
      <w:divBdr>
        <w:top w:val="none" w:sz="0" w:space="0" w:color="auto"/>
        <w:left w:val="none" w:sz="0" w:space="0" w:color="auto"/>
        <w:bottom w:val="none" w:sz="0" w:space="0" w:color="auto"/>
        <w:right w:val="none" w:sz="0" w:space="0" w:color="auto"/>
      </w:divBdr>
    </w:div>
    <w:div w:id="185100404">
      <w:bodyDiv w:val="1"/>
      <w:marLeft w:val="0"/>
      <w:marRight w:val="0"/>
      <w:marTop w:val="0"/>
      <w:marBottom w:val="0"/>
      <w:divBdr>
        <w:top w:val="none" w:sz="0" w:space="0" w:color="auto"/>
        <w:left w:val="none" w:sz="0" w:space="0" w:color="auto"/>
        <w:bottom w:val="none" w:sz="0" w:space="0" w:color="auto"/>
        <w:right w:val="none" w:sz="0" w:space="0" w:color="auto"/>
      </w:divBdr>
    </w:div>
    <w:div w:id="185217829">
      <w:bodyDiv w:val="1"/>
      <w:marLeft w:val="0"/>
      <w:marRight w:val="0"/>
      <w:marTop w:val="0"/>
      <w:marBottom w:val="0"/>
      <w:divBdr>
        <w:top w:val="none" w:sz="0" w:space="0" w:color="auto"/>
        <w:left w:val="none" w:sz="0" w:space="0" w:color="auto"/>
        <w:bottom w:val="none" w:sz="0" w:space="0" w:color="auto"/>
        <w:right w:val="none" w:sz="0" w:space="0" w:color="auto"/>
      </w:divBdr>
    </w:div>
    <w:div w:id="185291464">
      <w:bodyDiv w:val="1"/>
      <w:marLeft w:val="0"/>
      <w:marRight w:val="0"/>
      <w:marTop w:val="0"/>
      <w:marBottom w:val="0"/>
      <w:divBdr>
        <w:top w:val="none" w:sz="0" w:space="0" w:color="auto"/>
        <w:left w:val="none" w:sz="0" w:space="0" w:color="auto"/>
        <w:bottom w:val="none" w:sz="0" w:space="0" w:color="auto"/>
        <w:right w:val="none" w:sz="0" w:space="0" w:color="auto"/>
      </w:divBdr>
    </w:div>
    <w:div w:id="185483370">
      <w:bodyDiv w:val="1"/>
      <w:marLeft w:val="0"/>
      <w:marRight w:val="0"/>
      <w:marTop w:val="0"/>
      <w:marBottom w:val="0"/>
      <w:divBdr>
        <w:top w:val="none" w:sz="0" w:space="0" w:color="auto"/>
        <w:left w:val="none" w:sz="0" w:space="0" w:color="auto"/>
        <w:bottom w:val="none" w:sz="0" w:space="0" w:color="auto"/>
        <w:right w:val="none" w:sz="0" w:space="0" w:color="auto"/>
      </w:divBdr>
    </w:div>
    <w:div w:id="185600180">
      <w:bodyDiv w:val="1"/>
      <w:marLeft w:val="0"/>
      <w:marRight w:val="0"/>
      <w:marTop w:val="0"/>
      <w:marBottom w:val="0"/>
      <w:divBdr>
        <w:top w:val="none" w:sz="0" w:space="0" w:color="auto"/>
        <w:left w:val="none" w:sz="0" w:space="0" w:color="auto"/>
        <w:bottom w:val="none" w:sz="0" w:space="0" w:color="auto"/>
        <w:right w:val="none" w:sz="0" w:space="0" w:color="auto"/>
      </w:divBdr>
    </w:div>
    <w:div w:id="186064257">
      <w:bodyDiv w:val="1"/>
      <w:marLeft w:val="0"/>
      <w:marRight w:val="0"/>
      <w:marTop w:val="0"/>
      <w:marBottom w:val="0"/>
      <w:divBdr>
        <w:top w:val="none" w:sz="0" w:space="0" w:color="auto"/>
        <w:left w:val="none" w:sz="0" w:space="0" w:color="auto"/>
        <w:bottom w:val="none" w:sz="0" w:space="0" w:color="auto"/>
        <w:right w:val="none" w:sz="0" w:space="0" w:color="auto"/>
      </w:divBdr>
    </w:div>
    <w:div w:id="186330647">
      <w:bodyDiv w:val="1"/>
      <w:marLeft w:val="0"/>
      <w:marRight w:val="0"/>
      <w:marTop w:val="0"/>
      <w:marBottom w:val="0"/>
      <w:divBdr>
        <w:top w:val="none" w:sz="0" w:space="0" w:color="auto"/>
        <w:left w:val="none" w:sz="0" w:space="0" w:color="auto"/>
        <w:bottom w:val="none" w:sz="0" w:space="0" w:color="auto"/>
        <w:right w:val="none" w:sz="0" w:space="0" w:color="auto"/>
      </w:divBdr>
    </w:div>
    <w:div w:id="186408920">
      <w:bodyDiv w:val="1"/>
      <w:marLeft w:val="0"/>
      <w:marRight w:val="0"/>
      <w:marTop w:val="0"/>
      <w:marBottom w:val="0"/>
      <w:divBdr>
        <w:top w:val="none" w:sz="0" w:space="0" w:color="auto"/>
        <w:left w:val="none" w:sz="0" w:space="0" w:color="auto"/>
        <w:bottom w:val="none" w:sz="0" w:space="0" w:color="auto"/>
        <w:right w:val="none" w:sz="0" w:space="0" w:color="auto"/>
      </w:divBdr>
    </w:div>
    <w:div w:id="186409017">
      <w:bodyDiv w:val="1"/>
      <w:marLeft w:val="0"/>
      <w:marRight w:val="0"/>
      <w:marTop w:val="0"/>
      <w:marBottom w:val="0"/>
      <w:divBdr>
        <w:top w:val="none" w:sz="0" w:space="0" w:color="auto"/>
        <w:left w:val="none" w:sz="0" w:space="0" w:color="auto"/>
        <w:bottom w:val="none" w:sz="0" w:space="0" w:color="auto"/>
        <w:right w:val="none" w:sz="0" w:space="0" w:color="auto"/>
      </w:divBdr>
    </w:div>
    <w:div w:id="186453386">
      <w:bodyDiv w:val="1"/>
      <w:marLeft w:val="0"/>
      <w:marRight w:val="0"/>
      <w:marTop w:val="0"/>
      <w:marBottom w:val="0"/>
      <w:divBdr>
        <w:top w:val="none" w:sz="0" w:space="0" w:color="auto"/>
        <w:left w:val="none" w:sz="0" w:space="0" w:color="auto"/>
        <w:bottom w:val="none" w:sz="0" w:space="0" w:color="auto"/>
        <w:right w:val="none" w:sz="0" w:space="0" w:color="auto"/>
      </w:divBdr>
      <w:divsChild>
        <w:div w:id="27217466">
          <w:marLeft w:val="480"/>
          <w:marRight w:val="0"/>
          <w:marTop w:val="0"/>
          <w:marBottom w:val="0"/>
          <w:divBdr>
            <w:top w:val="none" w:sz="0" w:space="0" w:color="auto"/>
            <w:left w:val="none" w:sz="0" w:space="0" w:color="auto"/>
            <w:bottom w:val="none" w:sz="0" w:space="0" w:color="auto"/>
            <w:right w:val="none" w:sz="0" w:space="0" w:color="auto"/>
          </w:divBdr>
        </w:div>
        <w:div w:id="42338011">
          <w:marLeft w:val="480"/>
          <w:marRight w:val="0"/>
          <w:marTop w:val="0"/>
          <w:marBottom w:val="0"/>
          <w:divBdr>
            <w:top w:val="none" w:sz="0" w:space="0" w:color="auto"/>
            <w:left w:val="none" w:sz="0" w:space="0" w:color="auto"/>
            <w:bottom w:val="none" w:sz="0" w:space="0" w:color="auto"/>
            <w:right w:val="none" w:sz="0" w:space="0" w:color="auto"/>
          </w:divBdr>
        </w:div>
        <w:div w:id="71700479">
          <w:marLeft w:val="480"/>
          <w:marRight w:val="0"/>
          <w:marTop w:val="0"/>
          <w:marBottom w:val="0"/>
          <w:divBdr>
            <w:top w:val="none" w:sz="0" w:space="0" w:color="auto"/>
            <w:left w:val="none" w:sz="0" w:space="0" w:color="auto"/>
            <w:bottom w:val="none" w:sz="0" w:space="0" w:color="auto"/>
            <w:right w:val="none" w:sz="0" w:space="0" w:color="auto"/>
          </w:divBdr>
        </w:div>
        <w:div w:id="85032957">
          <w:marLeft w:val="480"/>
          <w:marRight w:val="0"/>
          <w:marTop w:val="0"/>
          <w:marBottom w:val="0"/>
          <w:divBdr>
            <w:top w:val="none" w:sz="0" w:space="0" w:color="auto"/>
            <w:left w:val="none" w:sz="0" w:space="0" w:color="auto"/>
            <w:bottom w:val="none" w:sz="0" w:space="0" w:color="auto"/>
            <w:right w:val="none" w:sz="0" w:space="0" w:color="auto"/>
          </w:divBdr>
        </w:div>
        <w:div w:id="87118657">
          <w:marLeft w:val="480"/>
          <w:marRight w:val="0"/>
          <w:marTop w:val="0"/>
          <w:marBottom w:val="0"/>
          <w:divBdr>
            <w:top w:val="none" w:sz="0" w:space="0" w:color="auto"/>
            <w:left w:val="none" w:sz="0" w:space="0" w:color="auto"/>
            <w:bottom w:val="none" w:sz="0" w:space="0" w:color="auto"/>
            <w:right w:val="none" w:sz="0" w:space="0" w:color="auto"/>
          </w:divBdr>
        </w:div>
        <w:div w:id="105472453">
          <w:marLeft w:val="480"/>
          <w:marRight w:val="0"/>
          <w:marTop w:val="0"/>
          <w:marBottom w:val="0"/>
          <w:divBdr>
            <w:top w:val="none" w:sz="0" w:space="0" w:color="auto"/>
            <w:left w:val="none" w:sz="0" w:space="0" w:color="auto"/>
            <w:bottom w:val="none" w:sz="0" w:space="0" w:color="auto"/>
            <w:right w:val="none" w:sz="0" w:space="0" w:color="auto"/>
          </w:divBdr>
        </w:div>
        <w:div w:id="163201732">
          <w:marLeft w:val="480"/>
          <w:marRight w:val="0"/>
          <w:marTop w:val="0"/>
          <w:marBottom w:val="0"/>
          <w:divBdr>
            <w:top w:val="none" w:sz="0" w:space="0" w:color="auto"/>
            <w:left w:val="none" w:sz="0" w:space="0" w:color="auto"/>
            <w:bottom w:val="none" w:sz="0" w:space="0" w:color="auto"/>
            <w:right w:val="none" w:sz="0" w:space="0" w:color="auto"/>
          </w:divBdr>
        </w:div>
        <w:div w:id="210189270">
          <w:marLeft w:val="480"/>
          <w:marRight w:val="0"/>
          <w:marTop w:val="0"/>
          <w:marBottom w:val="0"/>
          <w:divBdr>
            <w:top w:val="none" w:sz="0" w:space="0" w:color="auto"/>
            <w:left w:val="none" w:sz="0" w:space="0" w:color="auto"/>
            <w:bottom w:val="none" w:sz="0" w:space="0" w:color="auto"/>
            <w:right w:val="none" w:sz="0" w:space="0" w:color="auto"/>
          </w:divBdr>
        </w:div>
        <w:div w:id="223641379">
          <w:marLeft w:val="480"/>
          <w:marRight w:val="0"/>
          <w:marTop w:val="0"/>
          <w:marBottom w:val="0"/>
          <w:divBdr>
            <w:top w:val="none" w:sz="0" w:space="0" w:color="auto"/>
            <w:left w:val="none" w:sz="0" w:space="0" w:color="auto"/>
            <w:bottom w:val="none" w:sz="0" w:space="0" w:color="auto"/>
            <w:right w:val="none" w:sz="0" w:space="0" w:color="auto"/>
          </w:divBdr>
        </w:div>
        <w:div w:id="224220485">
          <w:marLeft w:val="480"/>
          <w:marRight w:val="0"/>
          <w:marTop w:val="0"/>
          <w:marBottom w:val="0"/>
          <w:divBdr>
            <w:top w:val="none" w:sz="0" w:space="0" w:color="auto"/>
            <w:left w:val="none" w:sz="0" w:space="0" w:color="auto"/>
            <w:bottom w:val="none" w:sz="0" w:space="0" w:color="auto"/>
            <w:right w:val="none" w:sz="0" w:space="0" w:color="auto"/>
          </w:divBdr>
        </w:div>
        <w:div w:id="231088526">
          <w:marLeft w:val="480"/>
          <w:marRight w:val="0"/>
          <w:marTop w:val="0"/>
          <w:marBottom w:val="0"/>
          <w:divBdr>
            <w:top w:val="none" w:sz="0" w:space="0" w:color="auto"/>
            <w:left w:val="none" w:sz="0" w:space="0" w:color="auto"/>
            <w:bottom w:val="none" w:sz="0" w:space="0" w:color="auto"/>
            <w:right w:val="none" w:sz="0" w:space="0" w:color="auto"/>
          </w:divBdr>
        </w:div>
        <w:div w:id="253323133">
          <w:marLeft w:val="480"/>
          <w:marRight w:val="0"/>
          <w:marTop w:val="0"/>
          <w:marBottom w:val="0"/>
          <w:divBdr>
            <w:top w:val="none" w:sz="0" w:space="0" w:color="auto"/>
            <w:left w:val="none" w:sz="0" w:space="0" w:color="auto"/>
            <w:bottom w:val="none" w:sz="0" w:space="0" w:color="auto"/>
            <w:right w:val="none" w:sz="0" w:space="0" w:color="auto"/>
          </w:divBdr>
        </w:div>
        <w:div w:id="273368637">
          <w:marLeft w:val="480"/>
          <w:marRight w:val="0"/>
          <w:marTop w:val="0"/>
          <w:marBottom w:val="0"/>
          <w:divBdr>
            <w:top w:val="none" w:sz="0" w:space="0" w:color="auto"/>
            <w:left w:val="none" w:sz="0" w:space="0" w:color="auto"/>
            <w:bottom w:val="none" w:sz="0" w:space="0" w:color="auto"/>
            <w:right w:val="none" w:sz="0" w:space="0" w:color="auto"/>
          </w:divBdr>
        </w:div>
        <w:div w:id="354425341">
          <w:marLeft w:val="480"/>
          <w:marRight w:val="0"/>
          <w:marTop w:val="0"/>
          <w:marBottom w:val="0"/>
          <w:divBdr>
            <w:top w:val="none" w:sz="0" w:space="0" w:color="auto"/>
            <w:left w:val="none" w:sz="0" w:space="0" w:color="auto"/>
            <w:bottom w:val="none" w:sz="0" w:space="0" w:color="auto"/>
            <w:right w:val="none" w:sz="0" w:space="0" w:color="auto"/>
          </w:divBdr>
        </w:div>
        <w:div w:id="378676207">
          <w:marLeft w:val="480"/>
          <w:marRight w:val="0"/>
          <w:marTop w:val="0"/>
          <w:marBottom w:val="0"/>
          <w:divBdr>
            <w:top w:val="none" w:sz="0" w:space="0" w:color="auto"/>
            <w:left w:val="none" w:sz="0" w:space="0" w:color="auto"/>
            <w:bottom w:val="none" w:sz="0" w:space="0" w:color="auto"/>
            <w:right w:val="none" w:sz="0" w:space="0" w:color="auto"/>
          </w:divBdr>
        </w:div>
        <w:div w:id="445202636">
          <w:marLeft w:val="480"/>
          <w:marRight w:val="0"/>
          <w:marTop w:val="0"/>
          <w:marBottom w:val="0"/>
          <w:divBdr>
            <w:top w:val="none" w:sz="0" w:space="0" w:color="auto"/>
            <w:left w:val="none" w:sz="0" w:space="0" w:color="auto"/>
            <w:bottom w:val="none" w:sz="0" w:space="0" w:color="auto"/>
            <w:right w:val="none" w:sz="0" w:space="0" w:color="auto"/>
          </w:divBdr>
        </w:div>
        <w:div w:id="451050358">
          <w:marLeft w:val="480"/>
          <w:marRight w:val="0"/>
          <w:marTop w:val="0"/>
          <w:marBottom w:val="0"/>
          <w:divBdr>
            <w:top w:val="none" w:sz="0" w:space="0" w:color="auto"/>
            <w:left w:val="none" w:sz="0" w:space="0" w:color="auto"/>
            <w:bottom w:val="none" w:sz="0" w:space="0" w:color="auto"/>
            <w:right w:val="none" w:sz="0" w:space="0" w:color="auto"/>
          </w:divBdr>
        </w:div>
        <w:div w:id="452286125">
          <w:marLeft w:val="480"/>
          <w:marRight w:val="0"/>
          <w:marTop w:val="0"/>
          <w:marBottom w:val="0"/>
          <w:divBdr>
            <w:top w:val="none" w:sz="0" w:space="0" w:color="auto"/>
            <w:left w:val="none" w:sz="0" w:space="0" w:color="auto"/>
            <w:bottom w:val="none" w:sz="0" w:space="0" w:color="auto"/>
            <w:right w:val="none" w:sz="0" w:space="0" w:color="auto"/>
          </w:divBdr>
        </w:div>
        <w:div w:id="484473984">
          <w:marLeft w:val="480"/>
          <w:marRight w:val="0"/>
          <w:marTop w:val="0"/>
          <w:marBottom w:val="0"/>
          <w:divBdr>
            <w:top w:val="none" w:sz="0" w:space="0" w:color="auto"/>
            <w:left w:val="none" w:sz="0" w:space="0" w:color="auto"/>
            <w:bottom w:val="none" w:sz="0" w:space="0" w:color="auto"/>
            <w:right w:val="none" w:sz="0" w:space="0" w:color="auto"/>
          </w:divBdr>
        </w:div>
        <w:div w:id="521749065">
          <w:marLeft w:val="480"/>
          <w:marRight w:val="0"/>
          <w:marTop w:val="0"/>
          <w:marBottom w:val="0"/>
          <w:divBdr>
            <w:top w:val="none" w:sz="0" w:space="0" w:color="auto"/>
            <w:left w:val="none" w:sz="0" w:space="0" w:color="auto"/>
            <w:bottom w:val="none" w:sz="0" w:space="0" w:color="auto"/>
            <w:right w:val="none" w:sz="0" w:space="0" w:color="auto"/>
          </w:divBdr>
        </w:div>
        <w:div w:id="531918196">
          <w:marLeft w:val="480"/>
          <w:marRight w:val="0"/>
          <w:marTop w:val="0"/>
          <w:marBottom w:val="0"/>
          <w:divBdr>
            <w:top w:val="none" w:sz="0" w:space="0" w:color="auto"/>
            <w:left w:val="none" w:sz="0" w:space="0" w:color="auto"/>
            <w:bottom w:val="none" w:sz="0" w:space="0" w:color="auto"/>
            <w:right w:val="none" w:sz="0" w:space="0" w:color="auto"/>
          </w:divBdr>
        </w:div>
        <w:div w:id="593132883">
          <w:marLeft w:val="480"/>
          <w:marRight w:val="0"/>
          <w:marTop w:val="0"/>
          <w:marBottom w:val="0"/>
          <w:divBdr>
            <w:top w:val="none" w:sz="0" w:space="0" w:color="auto"/>
            <w:left w:val="none" w:sz="0" w:space="0" w:color="auto"/>
            <w:bottom w:val="none" w:sz="0" w:space="0" w:color="auto"/>
            <w:right w:val="none" w:sz="0" w:space="0" w:color="auto"/>
          </w:divBdr>
        </w:div>
        <w:div w:id="598291213">
          <w:marLeft w:val="480"/>
          <w:marRight w:val="0"/>
          <w:marTop w:val="0"/>
          <w:marBottom w:val="0"/>
          <w:divBdr>
            <w:top w:val="none" w:sz="0" w:space="0" w:color="auto"/>
            <w:left w:val="none" w:sz="0" w:space="0" w:color="auto"/>
            <w:bottom w:val="none" w:sz="0" w:space="0" w:color="auto"/>
            <w:right w:val="none" w:sz="0" w:space="0" w:color="auto"/>
          </w:divBdr>
        </w:div>
        <w:div w:id="605238672">
          <w:marLeft w:val="480"/>
          <w:marRight w:val="0"/>
          <w:marTop w:val="0"/>
          <w:marBottom w:val="0"/>
          <w:divBdr>
            <w:top w:val="none" w:sz="0" w:space="0" w:color="auto"/>
            <w:left w:val="none" w:sz="0" w:space="0" w:color="auto"/>
            <w:bottom w:val="none" w:sz="0" w:space="0" w:color="auto"/>
            <w:right w:val="none" w:sz="0" w:space="0" w:color="auto"/>
          </w:divBdr>
        </w:div>
        <w:div w:id="617565805">
          <w:marLeft w:val="480"/>
          <w:marRight w:val="0"/>
          <w:marTop w:val="0"/>
          <w:marBottom w:val="0"/>
          <w:divBdr>
            <w:top w:val="none" w:sz="0" w:space="0" w:color="auto"/>
            <w:left w:val="none" w:sz="0" w:space="0" w:color="auto"/>
            <w:bottom w:val="none" w:sz="0" w:space="0" w:color="auto"/>
            <w:right w:val="none" w:sz="0" w:space="0" w:color="auto"/>
          </w:divBdr>
        </w:div>
        <w:div w:id="695497173">
          <w:marLeft w:val="480"/>
          <w:marRight w:val="0"/>
          <w:marTop w:val="0"/>
          <w:marBottom w:val="0"/>
          <w:divBdr>
            <w:top w:val="none" w:sz="0" w:space="0" w:color="auto"/>
            <w:left w:val="none" w:sz="0" w:space="0" w:color="auto"/>
            <w:bottom w:val="none" w:sz="0" w:space="0" w:color="auto"/>
            <w:right w:val="none" w:sz="0" w:space="0" w:color="auto"/>
          </w:divBdr>
        </w:div>
        <w:div w:id="717171503">
          <w:marLeft w:val="480"/>
          <w:marRight w:val="0"/>
          <w:marTop w:val="0"/>
          <w:marBottom w:val="0"/>
          <w:divBdr>
            <w:top w:val="none" w:sz="0" w:space="0" w:color="auto"/>
            <w:left w:val="none" w:sz="0" w:space="0" w:color="auto"/>
            <w:bottom w:val="none" w:sz="0" w:space="0" w:color="auto"/>
            <w:right w:val="none" w:sz="0" w:space="0" w:color="auto"/>
          </w:divBdr>
        </w:div>
        <w:div w:id="743340591">
          <w:marLeft w:val="480"/>
          <w:marRight w:val="0"/>
          <w:marTop w:val="0"/>
          <w:marBottom w:val="0"/>
          <w:divBdr>
            <w:top w:val="none" w:sz="0" w:space="0" w:color="auto"/>
            <w:left w:val="none" w:sz="0" w:space="0" w:color="auto"/>
            <w:bottom w:val="none" w:sz="0" w:space="0" w:color="auto"/>
            <w:right w:val="none" w:sz="0" w:space="0" w:color="auto"/>
          </w:divBdr>
        </w:div>
        <w:div w:id="750662380">
          <w:marLeft w:val="480"/>
          <w:marRight w:val="0"/>
          <w:marTop w:val="0"/>
          <w:marBottom w:val="0"/>
          <w:divBdr>
            <w:top w:val="none" w:sz="0" w:space="0" w:color="auto"/>
            <w:left w:val="none" w:sz="0" w:space="0" w:color="auto"/>
            <w:bottom w:val="none" w:sz="0" w:space="0" w:color="auto"/>
            <w:right w:val="none" w:sz="0" w:space="0" w:color="auto"/>
          </w:divBdr>
        </w:div>
        <w:div w:id="804347247">
          <w:marLeft w:val="480"/>
          <w:marRight w:val="0"/>
          <w:marTop w:val="0"/>
          <w:marBottom w:val="0"/>
          <w:divBdr>
            <w:top w:val="none" w:sz="0" w:space="0" w:color="auto"/>
            <w:left w:val="none" w:sz="0" w:space="0" w:color="auto"/>
            <w:bottom w:val="none" w:sz="0" w:space="0" w:color="auto"/>
            <w:right w:val="none" w:sz="0" w:space="0" w:color="auto"/>
          </w:divBdr>
        </w:div>
        <w:div w:id="823010232">
          <w:marLeft w:val="480"/>
          <w:marRight w:val="0"/>
          <w:marTop w:val="0"/>
          <w:marBottom w:val="0"/>
          <w:divBdr>
            <w:top w:val="none" w:sz="0" w:space="0" w:color="auto"/>
            <w:left w:val="none" w:sz="0" w:space="0" w:color="auto"/>
            <w:bottom w:val="none" w:sz="0" w:space="0" w:color="auto"/>
            <w:right w:val="none" w:sz="0" w:space="0" w:color="auto"/>
          </w:divBdr>
        </w:div>
        <w:div w:id="826165016">
          <w:marLeft w:val="480"/>
          <w:marRight w:val="0"/>
          <w:marTop w:val="0"/>
          <w:marBottom w:val="0"/>
          <w:divBdr>
            <w:top w:val="none" w:sz="0" w:space="0" w:color="auto"/>
            <w:left w:val="none" w:sz="0" w:space="0" w:color="auto"/>
            <w:bottom w:val="none" w:sz="0" w:space="0" w:color="auto"/>
            <w:right w:val="none" w:sz="0" w:space="0" w:color="auto"/>
          </w:divBdr>
        </w:div>
        <w:div w:id="848786925">
          <w:marLeft w:val="480"/>
          <w:marRight w:val="0"/>
          <w:marTop w:val="0"/>
          <w:marBottom w:val="0"/>
          <w:divBdr>
            <w:top w:val="none" w:sz="0" w:space="0" w:color="auto"/>
            <w:left w:val="none" w:sz="0" w:space="0" w:color="auto"/>
            <w:bottom w:val="none" w:sz="0" w:space="0" w:color="auto"/>
            <w:right w:val="none" w:sz="0" w:space="0" w:color="auto"/>
          </w:divBdr>
        </w:div>
        <w:div w:id="851719687">
          <w:marLeft w:val="480"/>
          <w:marRight w:val="0"/>
          <w:marTop w:val="0"/>
          <w:marBottom w:val="0"/>
          <w:divBdr>
            <w:top w:val="none" w:sz="0" w:space="0" w:color="auto"/>
            <w:left w:val="none" w:sz="0" w:space="0" w:color="auto"/>
            <w:bottom w:val="none" w:sz="0" w:space="0" w:color="auto"/>
            <w:right w:val="none" w:sz="0" w:space="0" w:color="auto"/>
          </w:divBdr>
        </w:div>
        <w:div w:id="854461600">
          <w:marLeft w:val="480"/>
          <w:marRight w:val="0"/>
          <w:marTop w:val="0"/>
          <w:marBottom w:val="0"/>
          <w:divBdr>
            <w:top w:val="none" w:sz="0" w:space="0" w:color="auto"/>
            <w:left w:val="none" w:sz="0" w:space="0" w:color="auto"/>
            <w:bottom w:val="none" w:sz="0" w:space="0" w:color="auto"/>
            <w:right w:val="none" w:sz="0" w:space="0" w:color="auto"/>
          </w:divBdr>
        </w:div>
        <w:div w:id="857083780">
          <w:marLeft w:val="480"/>
          <w:marRight w:val="0"/>
          <w:marTop w:val="0"/>
          <w:marBottom w:val="0"/>
          <w:divBdr>
            <w:top w:val="none" w:sz="0" w:space="0" w:color="auto"/>
            <w:left w:val="none" w:sz="0" w:space="0" w:color="auto"/>
            <w:bottom w:val="none" w:sz="0" w:space="0" w:color="auto"/>
            <w:right w:val="none" w:sz="0" w:space="0" w:color="auto"/>
          </w:divBdr>
        </w:div>
        <w:div w:id="876939308">
          <w:marLeft w:val="480"/>
          <w:marRight w:val="0"/>
          <w:marTop w:val="0"/>
          <w:marBottom w:val="0"/>
          <w:divBdr>
            <w:top w:val="none" w:sz="0" w:space="0" w:color="auto"/>
            <w:left w:val="none" w:sz="0" w:space="0" w:color="auto"/>
            <w:bottom w:val="none" w:sz="0" w:space="0" w:color="auto"/>
            <w:right w:val="none" w:sz="0" w:space="0" w:color="auto"/>
          </w:divBdr>
        </w:div>
        <w:div w:id="931278490">
          <w:marLeft w:val="480"/>
          <w:marRight w:val="0"/>
          <w:marTop w:val="0"/>
          <w:marBottom w:val="0"/>
          <w:divBdr>
            <w:top w:val="none" w:sz="0" w:space="0" w:color="auto"/>
            <w:left w:val="none" w:sz="0" w:space="0" w:color="auto"/>
            <w:bottom w:val="none" w:sz="0" w:space="0" w:color="auto"/>
            <w:right w:val="none" w:sz="0" w:space="0" w:color="auto"/>
          </w:divBdr>
        </w:div>
        <w:div w:id="958413169">
          <w:marLeft w:val="480"/>
          <w:marRight w:val="0"/>
          <w:marTop w:val="0"/>
          <w:marBottom w:val="0"/>
          <w:divBdr>
            <w:top w:val="none" w:sz="0" w:space="0" w:color="auto"/>
            <w:left w:val="none" w:sz="0" w:space="0" w:color="auto"/>
            <w:bottom w:val="none" w:sz="0" w:space="0" w:color="auto"/>
            <w:right w:val="none" w:sz="0" w:space="0" w:color="auto"/>
          </w:divBdr>
        </w:div>
        <w:div w:id="986979612">
          <w:marLeft w:val="480"/>
          <w:marRight w:val="0"/>
          <w:marTop w:val="0"/>
          <w:marBottom w:val="0"/>
          <w:divBdr>
            <w:top w:val="none" w:sz="0" w:space="0" w:color="auto"/>
            <w:left w:val="none" w:sz="0" w:space="0" w:color="auto"/>
            <w:bottom w:val="none" w:sz="0" w:space="0" w:color="auto"/>
            <w:right w:val="none" w:sz="0" w:space="0" w:color="auto"/>
          </w:divBdr>
        </w:div>
        <w:div w:id="993531222">
          <w:marLeft w:val="480"/>
          <w:marRight w:val="0"/>
          <w:marTop w:val="0"/>
          <w:marBottom w:val="0"/>
          <w:divBdr>
            <w:top w:val="none" w:sz="0" w:space="0" w:color="auto"/>
            <w:left w:val="none" w:sz="0" w:space="0" w:color="auto"/>
            <w:bottom w:val="none" w:sz="0" w:space="0" w:color="auto"/>
            <w:right w:val="none" w:sz="0" w:space="0" w:color="auto"/>
          </w:divBdr>
        </w:div>
        <w:div w:id="999767619">
          <w:marLeft w:val="480"/>
          <w:marRight w:val="0"/>
          <w:marTop w:val="0"/>
          <w:marBottom w:val="0"/>
          <w:divBdr>
            <w:top w:val="none" w:sz="0" w:space="0" w:color="auto"/>
            <w:left w:val="none" w:sz="0" w:space="0" w:color="auto"/>
            <w:bottom w:val="none" w:sz="0" w:space="0" w:color="auto"/>
            <w:right w:val="none" w:sz="0" w:space="0" w:color="auto"/>
          </w:divBdr>
        </w:div>
        <w:div w:id="1007634187">
          <w:marLeft w:val="480"/>
          <w:marRight w:val="0"/>
          <w:marTop w:val="0"/>
          <w:marBottom w:val="0"/>
          <w:divBdr>
            <w:top w:val="none" w:sz="0" w:space="0" w:color="auto"/>
            <w:left w:val="none" w:sz="0" w:space="0" w:color="auto"/>
            <w:bottom w:val="none" w:sz="0" w:space="0" w:color="auto"/>
            <w:right w:val="none" w:sz="0" w:space="0" w:color="auto"/>
          </w:divBdr>
        </w:div>
      </w:divsChild>
    </w:div>
    <w:div w:id="186721813">
      <w:bodyDiv w:val="1"/>
      <w:marLeft w:val="0"/>
      <w:marRight w:val="0"/>
      <w:marTop w:val="0"/>
      <w:marBottom w:val="0"/>
      <w:divBdr>
        <w:top w:val="none" w:sz="0" w:space="0" w:color="auto"/>
        <w:left w:val="none" w:sz="0" w:space="0" w:color="auto"/>
        <w:bottom w:val="none" w:sz="0" w:space="0" w:color="auto"/>
        <w:right w:val="none" w:sz="0" w:space="0" w:color="auto"/>
      </w:divBdr>
    </w:div>
    <w:div w:id="186993114">
      <w:bodyDiv w:val="1"/>
      <w:marLeft w:val="0"/>
      <w:marRight w:val="0"/>
      <w:marTop w:val="0"/>
      <w:marBottom w:val="0"/>
      <w:divBdr>
        <w:top w:val="none" w:sz="0" w:space="0" w:color="auto"/>
        <w:left w:val="none" w:sz="0" w:space="0" w:color="auto"/>
        <w:bottom w:val="none" w:sz="0" w:space="0" w:color="auto"/>
        <w:right w:val="none" w:sz="0" w:space="0" w:color="auto"/>
      </w:divBdr>
    </w:div>
    <w:div w:id="187112015">
      <w:bodyDiv w:val="1"/>
      <w:marLeft w:val="0"/>
      <w:marRight w:val="0"/>
      <w:marTop w:val="0"/>
      <w:marBottom w:val="0"/>
      <w:divBdr>
        <w:top w:val="none" w:sz="0" w:space="0" w:color="auto"/>
        <w:left w:val="none" w:sz="0" w:space="0" w:color="auto"/>
        <w:bottom w:val="none" w:sz="0" w:space="0" w:color="auto"/>
        <w:right w:val="none" w:sz="0" w:space="0" w:color="auto"/>
      </w:divBdr>
    </w:div>
    <w:div w:id="187328887">
      <w:bodyDiv w:val="1"/>
      <w:marLeft w:val="0"/>
      <w:marRight w:val="0"/>
      <w:marTop w:val="0"/>
      <w:marBottom w:val="0"/>
      <w:divBdr>
        <w:top w:val="none" w:sz="0" w:space="0" w:color="auto"/>
        <w:left w:val="none" w:sz="0" w:space="0" w:color="auto"/>
        <w:bottom w:val="none" w:sz="0" w:space="0" w:color="auto"/>
        <w:right w:val="none" w:sz="0" w:space="0" w:color="auto"/>
      </w:divBdr>
    </w:div>
    <w:div w:id="188422092">
      <w:bodyDiv w:val="1"/>
      <w:marLeft w:val="0"/>
      <w:marRight w:val="0"/>
      <w:marTop w:val="0"/>
      <w:marBottom w:val="0"/>
      <w:divBdr>
        <w:top w:val="none" w:sz="0" w:space="0" w:color="auto"/>
        <w:left w:val="none" w:sz="0" w:space="0" w:color="auto"/>
        <w:bottom w:val="none" w:sz="0" w:space="0" w:color="auto"/>
        <w:right w:val="none" w:sz="0" w:space="0" w:color="auto"/>
      </w:divBdr>
    </w:div>
    <w:div w:id="188687398">
      <w:bodyDiv w:val="1"/>
      <w:marLeft w:val="0"/>
      <w:marRight w:val="0"/>
      <w:marTop w:val="0"/>
      <w:marBottom w:val="0"/>
      <w:divBdr>
        <w:top w:val="none" w:sz="0" w:space="0" w:color="auto"/>
        <w:left w:val="none" w:sz="0" w:space="0" w:color="auto"/>
        <w:bottom w:val="none" w:sz="0" w:space="0" w:color="auto"/>
        <w:right w:val="none" w:sz="0" w:space="0" w:color="auto"/>
      </w:divBdr>
    </w:div>
    <w:div w:id="189337470">
      <w:bodyDiv w:val="1"/>
      <w:marLeft w:val="0"/>
      <w:marRight w:val="0"/>
      <w:marTop w:val="0"/>
      <w:marBottom w:val="0"/>
      <w:divBdr>
        <w:top w:val="none" w:sz="0" w:space="0" w:color="auto"/>
        <w:left w:val="none" w:sz="0" w:space="0" w:color="auto"/>
        <w:bottom w:val="none" w:sz="0" w:space="0" w:color="auto"/>
        <w:right w:val="none" w:sz="0" w:space="0" w:color="auto"/>
      </w:divBdr>
    </w:div>
    <w:div w:id="189345885">
      <w:bodyDiv w:val="1"/>
      <w:marLeft w:val="0"/>
      <w:marRight w:val="0"/>
      <w:marTop w:val="0"/>
      <w:marBottom w:val="0"/>
      <w:divBdr>
        <w:top w:val="none" w:sz="0" w:space="0" w:color="auto"/>
        <w:left w:val="none" w:sz="0" w:space="0" w:color="auto"/>
        <w:bottom w:val="none" w:sz="0" w:space="0" w:color="auto"/>
        <w:right w:val="none" w:sz="0" w:space="0" w:color="auto"/>
      </w:divBdr>
      <w:divsChild>
        <w:div w:id="11686637">
          <w:marLeft w:val="480"/>
          <w:marRight w:val="0"/>
          <w:marTop w:val="0"/>
          <w:marBottom w:val="0"/>
          <w:divBdr>
            <w:top w:val="none" w:sz="0" w:space="0" w:color="auto"/>
            <w:left w:val="none" w:sz="0" w:space="0" w:color="auto"/>
            <w:bottom w:val="none" w:sz="0" w:space="0" w:color="auto"/>
            <w:right w:val="none" w:sz="0" w:space="0" w:color="auto"/>
          </w:divBdr>
        </w:div>
        <w:div w:id="25253982">
          <w:marLeft w:val="480"/>
          <w:marRight w:val="0"/>
          <w:marTop w:val="0"/>
          <w:marBottom w:val="0"/>
          <w:divBdr>
            <w:top w:val="none" w:sz="0" w:space="0" w:color="auto"/>
            <w:left w:val="none" w:sz="0" w:space="0" w:color="auto"/>
            <w:bottom w:val="none" w:sz="0" w:space="0" w:color="auto"/>
            <w:right w:val="none" w:sz="0" w:space="0" w:color="auto"/>
          </w:divBdr>
        </w:div>
        <w:div w:id="33507420">
          <w:marLeft w:val="480"/>
          <w:marRight w:val="0"/>
          <w:marTop w:val="0"/>
          <w:marBottom w:val="0"/>
          <w:divBdr>
            <w:top w:val="none" w:sz="0" w:space="0" w:color="auto"/>
            <w:left w:val="none" w:sz="0" w:space="0" w:color="auto"/>
            <w:bottom w:val="none" w:sz="0" w:space="0" w:color="auto"/>
            <w:right w:val="none" w:sz="0" w:space="0" w:color="auto"/>
          </w:divBdr>
        </w:div>
        <w:div w:id="66927996">
          <w:marLeft w:val="480"/>
          <w:marRight w:val="0"/>
          <w:marTop w:val="0"/>
          <w:marBottom w:val="0"/>
          <w:divBdr>
            <w:top w:val="none" w:sz="0" w:space="0" w:color="auto"/>
            <w:left w:val="none" w:sz="0" w:space="0" w:color="auto"/>
            <w:bottom w:val="none" w:sz="0" w:space="0" w:color="auto"/>
            <w:right w:val="none" w:sz="0" w:space="0" w:color="auto"/>
          </w:divBdr>
        </w:div>
        <w:div w:id="78258570">
          <w:marLeft w:val="480"/>
          <w:marRight w:val="0"/>
          <w:marTop w:val="0"/>
          <w:marBottom w:val="0"/>
          <w:divBdr>
            <w:top w:val="none" w:sz="0" w:space="0" w:color="auto"/>
            <w:left w:val="none" w:sz="0" w:space="0" w:color="auto"/>
            <w:bottom w:val="none" w:sz="0" w:space="0" w:color="auto"/>
            <w:right w:val="none" w:sz="0" w:space="0" w:color="auto"/>
          </w:divBdr>
        </w:div>
        <w:div w:id="91553946">
          <w:marLeft w:val="480"/>
          <w:marRight w:val="0"/>
          <w:marTop w:val="0"/>
          <w:marBottom w:val="0"/>
          <w:divBdr>
            <w:top w:val="none" w:sz="0" w:space="0" w:color="auto"/>
            <w:left w:val="none" w:sz="0" w:space="0" w:color="auto"/>
            <w:bottom w:val="none" w:sz="0" w:space="0" w:color="auto"/>
            <w:right w:val="none" w:sz="0" w:space="0" w:color="auto"/>
          </w:divBdr>
        </w:div>
        <w:div w:id="95056857">
          <w:marLeft w:val="480"/>
          <w:marRight w:val="0"/>
          <w:marTop w:val="0"/>
          <w:marBottom w:val="0"/>
          <w:divBdr>
            <w:top w:val="none" w:sz="0" w:space="0" w:color="auto"/>
            <w:left w:val="none" w:sz="0" w:space="0" w:color="auto"/>
            <w:bottom w:val="none" w:sz="0" w:space="0" w:color="auto"/>
            <w:right w:val="none" w:sz="0" w:space="0" w:color="auto"/>
          </w:divBdr>
        </w:div>
        <w:div w:id="130486582">
          <w:marLeft w:val="480"/>
          <w:marRight w:val="0"/>
          <w:marTop w:val="0"/>
          <w:marBottom w:val="0"/>
          <w:divBdr>
            <w:top w:val="none" w:sz="0" w:space="0" w:color="auto"/>
            <w:left w:val="none" w:sz="0" w:space="0" w:color="auto"/>
            <w:bottom w:val="none" w:sz="0" w:space="0" w:color="auto"/>
            <w:right w:val="none" w:sz="0" w:space="0" w:color="auto"/>
          </w:divBdr>
        </w:div>
        <w:div w:id="176778096">
          <w:marLeft w:val="480"/>
          <w:marRight w:val="0"/>
          <w:marTop w:val="0"/>
          <w:marBottom w:val="0"/>
          <w:divBdr>
            <w:top w:val="none" w:sz="0" w:space="0" w:color="auto"/>
            <w:left w:val="none" w:sz="0" w:space="0" w:color="auto"/>
            <w:bottom w:val="none" w:sz="0" w:space="0" w:color="auto"/>
            <w:right w:val="none" w:sz="0" w:space="0" w:color="auto"/>
          </w:divBdr>
        </w:div>
        <w:div w:id="206721299">
          <w:marLeft w:val="480"/>
          <w:marRight w:val="0"/>
          <w:marTop w:val="0"/>
          <w:marBottom w:val="0"/>
          <w:divBdr>
            <w:top w:val="none" w:sz="0" w:space="0" w:color="auto"/>
            <w:left w:val="none" w:sz="0" w:space="0" w:color="auto"/>
            <w:bottom w:val="none" w:sz="0" w:space="0" w:color="auto"/>
            <w:right w:val="none" w:sz="0" w:space="0" w:color="auto"/>
          </w:divBdr>
        </w:div>
        <w:div w:id="210464789">
          <w:marLeft w:val="480"/>
          <w:marRight w:val="0"/>
          <w:marTop w:val="0"/>
          <w:marBottom w:val="0"/>
          <w:divBdr>
            <w:top w:val="none" w:sz="0" w:space="0" w:color="auto"/>
            <w:left w:val="none" w:sz="0" w:space="0" w:color="auto"/>
            <w:bottom w:val="none" w:sz="0" w:space="0" w:color="auto"/>
            <w:right w:val="none" w:sz="0" w:space="0" w:color="auto"/>
          </w:divBdr>
        </w:div>
        <w:div w:id="257255138">
          <w:marLeft w:val="480"/>
          <w:marRight w:val="0"/>
          <w:marTop w:val="0"/>
          <w:marBottom w:val="0"/>
          <w:divBdr>
            <w:top w:val="none" w:sz="0" w:space="0" w:color="auto"/>
            <w:left w:val="none" w:sz="0" w:space="0" w:color="auto"/>
            <w:bottom w:val="none" w:sz="0" w:space="0" w:color="auto"/>
            <w:right w:val="none" w:sz="0" w:space="0" w:color="auto"/>
          </w:divBdr>
        </w:div>
        <w:div w:id="257637005">
          <w:marLeft w:val="480"/>
          <w:marRight w:val="0"/>
          <w:marTop w:val="0"/>
          <w:marBottom w:val="0"/>
          <w:divBdr>
            <w:top w:val="none" w:sz="0" w:space="0" w:color="auto"/>
            <w:left w:val="none" w:sz="0" w:space="0" w:color="auto"/>
            <w:bottom w:val="none" w:sz="0" w:space="0" w:color="auto"/>
            <w:right w:val="none" w:sz="0" w:space="0" w:color="auto"/>
          </w:divBdr>
        </w:div>
        <w:div w:id="268002608">
          <w:marLeft w:val="480"/>
          <w:marRight w:val="0"/>
          <w:marTop w:val="0"/>
          <w:marBottom w:val="0"/>
          <w:divBdr>
            <w:top w:val="none" w:sz="0" w:space="0" w:color="auto"/>
            <w:left w:val="none" w:sz="0" w:space="0" w:color="auto"/>
            <w:bottom w:val="none" w:sz="0" w:space="0" w:color="auto"/>
            <w:right w:val="none" w:sz="0" w:space="0" w:color="auto"/>
          </w:divBdr>
        </w:div>
        <w:div w:id="273942867">
          <w:marLeft w:val="480"/>
          <w:marRight w:val="0"/>
          <w:marTop w:val="0"/>
          <w:marBottom w:val="0"/>
          <w:divBdr>
            <w:top w:val="none" w:sz="0" w:space="0" w:color="auto"/>
            <w:left w:val="none" w:sz="0" w:space="0" w:color="auto"/>
            <w:bottom w:val="none" w:sz="0" w:space="0" w:color="auto"/>
            <w:right w:val="none" w:sz="0" w:space="0" w:color="auto"/>
          </w:divBdr>
        </w:div>
        <w:div w:id="350688288">
          <w:marLeft w:val="480"/>
          <w:marRight w:val="0"/>
          <w:marTop w:val="0"/>
          <w:marBottom w:val="0"/>
          <w:divBdr>
            <w:top w:val="none" w:sz="0" w:space="0" w:color="auto"/>
            <w:left w:val="none" w:sz="0" w:space="0" w:color="auto"/>
            <w:bottom w:val="none" w:sz="0" w:space="0" w:color="auto"/>
            <w:right w:val="none" w:sz="0" w:space="0" w:color="auto"/>
          </w:divBdr>
        </w:div>
        <w:div w:id="369569348">
          <w:marLeft w:val="480"/>
          <w:marRight w:val="0"/>
          <w:marTop w:val="0"/>
          <w:marBottom w:val="0"/>
          <w:divBdr>
            <w:top w:val="none" w:sz="0" w:space="0" w:color="auto"/>
            <w:left w:val="none" w:sz="0" w:space="0" w:color="auto"/>
            <w:bottom w:val="none" w:sz="0" w:space="0" w:color="auto"/>
            <w:right w:val="none" w:sz="0" w:space="0" w:color="auto"/>
          </w:divBdr>
        </w:div>
        <w:div w:id="385224675">
          <w:marLeft w:val="480"/>
          <w:marRight w:val="0"/>
          <w:marTop w:val="0"/>
          <w:marBottom w:val="0"/>
          <w:divBdr>
            <w:top w:val="none" w:sz="0" w:space="0" w:color="auto"/>
            <w:left w:val="none" w:sz="0" w:space="0" w:color="auto"/>
            <w:bottom w:val="none" w:sz="0" w:space="0" w:color="auto"/>
            <w:right w:val="none" w:sz="0" w:space="0" w:color="auto"/>
          </w:divBdr>
        </w:div>
        <w:div w:id="406076387">
          <w:marLeft w:val="480"/>
          <w:marRight w:val="0"/>
          <w:marTop w:val="0"/>
          <w:marBottom w:val="0"/>
          <w:divBdr>
            <w:top w:val="none" w:sz="0" w:space="0" w:color="auto"/>
            <w:left w:val="none" w:sz="0" w:space="0" w:color="auto"/>
            <w:bottom w:val="none" w:sz="0" w:space="0" w:color="auto"/>
            <w:right w:val="none" w:sz="0" w:space="0" w:color="auto"/>
          </w:divBdr>
        </w:div>
        <w:div w:id="452141987">
          <w:marLeft w:val="480"/>
          <w:marRight w:val="0"/>
          <w:marTop w:val="0"/>
          <w:marBottom w:val="0"/>
          <w:divBdr>
            <w:top w:val="none" w:sz="0" w:space="0" w:color="auto"/>
            <w:left w:val="none" w:sz="0" w:space="0" w:color="auto"/>
            <w:bottom w:val="none" w:sz="0" w:space="0" w:color="auto"/>
            <w:right w:val="none" w:sz="0" w:space="0" w:color="auto"/>
          </w:divBdr>
        </w:div>
        <w:div w:id="488063577">
          <w:marLeft w:val="480"/>
          <w:marRight w:val="0"/>
          <w:marTop w:val="0"/>
          <w:marBottom w:val="0"/>
          <w:divBdr>
            <w:top w:val="none" w:sz="0" w:space="0" w:color="auto"/>
            <w:left w:val="none" w:sz="0" w:space="0" w:color="auto"/>
            <w:bottom w:val="none" w:sz="0" w:space="0" w:color="auto"/>
            <w:right w:val="none" w:sz="0" w:space="0" w:color="auto"/>
          </w:divBdr>
        </w:div>
        <w:div w:id="521894128">
          <w:marLeft w:val="480"/>
          <w:marRight w:val="0"/>
          <w:marTop w:val="0"/>
          <w:marBottom w:val="0"/>
          <w:divBdr>
            <w:top w:val="none" w:sz="0" w:space="0" w:color="auto"/>
            <w:left w:val="none" w:sz="0" w:space="0" w:color="auto"/>
            <w:bottom w:val="none" w:sz="0" w:space="0" w:color="auto"/>
            <w:right w:val="none" w:sz="0" w:space="0" w:color="auto"/>
          </w:divBdr>
        </w:div>
        <w:div w:id="530338526">
          <w:marLeft w:val="480"/>
          <w:marRight w:val="0"/>
          <w:marTop w:val="0"/>
          <w:marBottom w:val="0"/>
          <w:divBdr>
            <w:top w:val="none" w:sz="0" w:space="0" w:color="auto"/>
            <w:left w:val="none" w:sz="0" w:space="0" w:color="auto"/>
            <w:bottom w:val="none" w:sz="0" w:space="0" w:color="auto"/>
            <w:right w:val="none" w:sz="0" w:space="0" w:color="auto"/>
          </w:divBdr>
        </w:div>
        <w:div w:id="548691641">
          <w:marLeft w:val="480"/>
          <w:marRight w:val="0"/>
          <w:marTop w:val="0"/>
          <w:marBottom w:val="0"/>
          <w:divBdr>
            <w:top w:val="none" w:sz="0" w:space="0" w:color="auto"/>
            <w:left w:val="none" w:sz="0" w:space="0" w:color="auto"/>
            <w:bottom w:val="none" w:sz="0" w:space="0" w:color="auto"/>
            <w:right w:val="none" w:sz="0" w:space="0" w:color="auto"/>
          </w:divBdr>
        </w:div>
        <w:div w:id="548952862">
          <w:marLeft w:val="480"/>
          <w:marRight w:val="0"/>
          <w:marTop w:val="0"/>
          <w:marBottom w:val="0"/>
          <w:divBdr>
            <w:top w:val="none" w:sz="0" w:space="0" w:color="auto"/>
            <w:left w:val="none" w:sz="0" w:space="0" w:color="auto"/>
            <w:bottom w:val="none" w:sz="0" w:space="0" w:color="auto"/>
            <w:right w:val="none" w:sz="0" w:space="0" w:color="auto"/>
          </w:divBdr>
        </w:div>
        <w:div w:id="615910104">
          <w:marLeft w:val="480"/>
          <w:marRight w:val="0"/>
          <w:marTop w:val="0"/>
          <w:marBottom w:val="0"/>
          <w:divBdr>
            <w:top w:val="none" w:sz="0" w:space="0" w:color="auto"/>
            <w:left w:val="none" w:sz="0" w:space="0" w:color="auto"/>
            <w:bottom w:val="none" w:sz="0" w:space="0" w:color="auto"/>
            <w:right w:val="none" w:sz="0" w:space="0" w:color="auto"/>
          </w:divBdr>
        </w:div>
        <w:div w:id="641739250">
          <w:marLeft w:val="480"/>
          <w:marRight w:val="0"/>
          <w:marTop w:val="0"/>
          <w:marBottom w:val="0"/>
          <w:divBdr>
            <w:top w:val="none" w:sz="0" w:space="0" w:color="auto"/>
            <w:left w:val="none" w:sz="0" w:space="0" w:color="auto"/>
            <w:bottom w:val="none" w:sz="0" w:space="0" w:color="auto"/>
            <w:right w:val="none" w:sz="0" w:space="0" w:color="auto"/>
          </w:divBdr>
        </w:div>
        <w:div w:id="665788648">
          <w:marLeft w:val="480"/>
          <w:marRight w:val="0"/>
          <w:marTop w:val="0"/>
          <w:marBottom w:val="0"/>
          <w:divBdr>
            <w:top w:val="none" w:sz="0" w:space="0" w:color="auto"/>
            <w:left w:val="none" w:sz="0" w:space="0" w:color="auto"/>
            <w:bottom w:val="none" w:sz="0" w:space="0" w:color="auto"/>
            <w:right w:val="none" w:sz="0" w:space="0" w:color="auto"/>
          </w:divBdr>
        </w:div>
        <w:div w:id="715471353">
          <w:marLeft w:val="480"/>
          <w:marRight w:val="0"/>
          <w:marTop w:val="0"/>
          <w:marBottom w:val="0"/>
          <w:divBdr>
            <w:top w:val="none" w:sz="0" w:space="0" w:color="auto"/>
            <w:left w:val="none" w:sz="0" w:space="0" w:color="auto"/>
            <w:bottom w:val="none" w:sz="0" w:space="0" w:color="auto"/>
            <w:right w:val="none" w:sz="0" w:space="0" w:color="auto"/>
          </w:divBdr>
        </w:div>
        <w:div w:id="733554306">
          <w:marLeft w:val="480"/>
          <w:marRight w:val="0"/>
          <w:marTop w:val="0"/>
          <w:marBottom w:val="0"/>
          <w:divBdr>
            <w:top w:val="none" w:sz="0" w:space="0" w:color="auto"/>
            <w:left w:val="none" w:sz="0" w:space="0" w:color="auto"/>
            <w:bottom w:val="none" w:sz="0" w:space="0" w:color="auto"/>
            <w:right w:val="none" w:sz="0" w:space="0" w:color="auto"/>
          </w:divBdr>
        </w:div>
        <w:div w:id="756903471">
          <w:marLeft w:val="480"/>
          <w:marRight w:val="0"/>
          <w:marTop w:val="0"/>
          <w:marBottom w:val="0"/>
          <w:divBdr>
            <w:top w:val="none" w:sz="0" w:space="0" w:color="auto"/>
            <w:left w:val="none" w:sz="0" w:space="0" w:color="auto"/>
            <w:bottom w:val="none" w:sz="0" w:space="0" w:color="auto"/>
            <w:right w:val="none" w:sz="0" w:space="0" w:color="auto"/>
          </w:divBdr>
        </w:div>
        <w:div w:id="758674160">
          <w:marLeft w:val="480"/>
          <w:marRight w:val="0"/>
          <w:marTop w:val="0"/>
          <w:marBottom w:val="0"/>
          <w:divBdr>
            <w:top w:val="none" w:sz="0" w:space="0" w:color="auto"/>
            <w:left w:val="none" w:sz="0" w:space="0" w:color="auto"/>
            <w:bottom w:val="none" w:sz="0" w:space="0" w:color="auto"/>
            <w:right w:val="none" w:sz="0" w:space="0" w:color="auto"/>
          </w:divBdr>
        </w:div>
        <w:div w:id="787311383">
          <w:marLeft w:val="480"/>
          <w:marRight w:val="0"/>
          <w:marTop w:val="0"/>
          <w:marBottom w:val="0"/>
          <w:divBdr>
            <w:top w:val="none" w:sz="0" w:space="0" w:color="auto"/>
            <w:left w:val="none" w:sz="0" w:space="0" w:color="auto"/>
            <w:bottom w:val="none" w:sz="0" w:space="0" w:color="auto"/>
            <w:right w:val="none" w:sz="0" w:space="0" w:color="auto"/>
          </w:divBdr>
        </w:div>
        <w:div w:id="800148334">
          <w:marLeft w:val="480"/>
          <w:marRight w:val="0"/>
          <w:marTop w:val="0"/>
          <w:marBottom w:val="0"/>
          <w:divBdr>
            <w:top w:val="none" w:sz="0" w:space="0" w:color="auto"/>
            <w:left w:val="none" w:sz="0" w:space="0" w:color="auto"/>
            <w:bottom w:val="none" w:sz="0" w:space="0" w:color="auto"/>
            <w:right w:val="none" w:sz="0" w:space="0" w:color="auto"/>
          </w:divBdr>
        </w:div>
        <w:div w:id="854615125">
          <w:marLeft w:val="480"/>
          <w:marRight w:val="0"/>
          <w:marTop w:val="0"/>
          <w:marBottom w:val="0"/>
          <w:divBdr>
            <w:top w:val="none" w:sz="0" w:space="0" w:color="auto"/>
            <w:left w:val="none" w:sz="0" w:space="0" w:color="auto"/>
            <w:bottom w:val="none" w:sz="0" w:space="0" w:color="auto"/>
            <w:right w:val="none" w:sz="0" w:space="0" w:color="auto"/>
          </w:divBdr>
        </w:div>
        <w:div w:id="871840547">
          <w:marLeft w:val="480"/>
          <w:marRight w:val="0"/>
          <w:marTop w:val="0"/>
          <w:marBottom w:val="0"/>
          <w:divBdr>
            <w:top w:val="none" w:sz="0" w:space="0" w:color="auto"/>
            <w:left w:val="none" w:sz="0" w:space="0" w:color="auto"/>
            <w:bottom w:val="none" w:sz="0" w:space="0" w:color="auto"/>
            <w:right w:val="none" w:sz="0" w:space="0" w:color="auto"/>
          </w:divBdr>
        </w:div>
        <w:div w:id="878472697">
          <w:marLeft w:val="480"/>
          <w:marRight w:val="0"/>
          <w:marTop w:val="0"/>
          <w:marBottom w:val="0"/>
          <w:divBdr>
            <w:top w:val="none" w:sz="0" w:space="0" w:color="auto"/>
            <w:left w:val="none" w:sz="0" w:space="0" w:color="auto"/>
            <w:bottom w:val="none" w:sz="0" w:space="0" w:color="auto"/>
            <w:right w:val="none" w:sz="0" w:space="0" w:color="auto"/>
          </w:divBdr>
        </w:div>
        <w:div w:id="907836884">
          <w:marLeft w:val="480"/>
          <w:marRight w:val="0"/>
          <w:marTop w:val="0"/>
          <w:marBottom w:val="0"/>
          <w:divBdr>
            <w:top w:val="none" w:sz="0" w:space="0" w:color="auto"/>
            <w:left w:val="none" w:sz="0" w:space="0" w:color="auto"/>
            <w:bottom w:val="none" w:sz="0" w:space="0" w:color="auto"/>
            <w:right w:val="none" w:sz="0" w:space="0" w:color="auto"/>
          </w:divBdr>
        </w:div>
        <w:div w:id="909968993">
          <w:marLeft w:val="480"/>
          <w:marRight w:val="0"/>
          <w:marTop w:val="0"/>
          <w:marBottom w:val="0"/>
          <w:divBdr>
            <w:top w:val="none" w:sz="0" w:space="0" w:color="auto"/>
            <w:left w:val="none" w:sz="0" w:space="0" w:color="auto"/>
            <w:bottom w:val="none" w:sz="0" w:space="0" w:color="auto"/>
            <w:right w:val="none" w:sz="0" w:space="0" w:color="auto"/>
          </w:divBdr>
        </w:div>
        <w:div w:id="918755414">
          <w:marLeft w:val="480"/>
          <w:marRight w:val="0"/>
          <w:marTop w:val="0"/>
          <w:marBottom w:val="0"/>
          <w:divBdr>
            <w:top w:val="none" w:sz="0" w:space="0" w:color="auto"/>
            <w:left w:val="none" w:sz="0" w:space="0" w:color="auto"/>
            <w:bottom w:val="none" w:sz="0" w:space="0" w:color="auto"/>
            <w:right w:val="none" w:sz="0" w:space="0" w:color="auto"/>
          </w:divBdr>
        </w:div>
        <w:div w:id="941188495">
          <w:marLeft w:val="480"/>
          <w:marRight w:val="0"/>
          <w:marTop w:val="0"/>
          <w:marBottom w:val="0"/>
          <w:divBdr>
            <w:top w:val="none" w:sz="0" w:space="0" w:color="auto"/>
            <w:left w:val="none" w:sz="0" w:space="0" w:color="auto"/>
            <w:bottom w:val="none" w:sz="0" w:space="0" w:color="auto"/>
            <w:right w:val="none" w:sz="0" w:space="0" w:color="auto"/>
          </w:divBdr>
        </w:div>
        <w:div w:id="964510178">
          <w:marLeft w:val="480"/>
          <w:marRight w:val="0"/>
          <w:marTop w:val="0"/>
          <w:marBottom w:val="0"/>
          <w:divBdr>
            <w:top w:val="none" w:sz="0" w:space="0" w:color="auto"/>
            <w:left w:val="none" w:sz="0" w:space="0" w:color="auto"/>
            <w:bottom w:val="none" w:sz="0" w:space="0" w:color="auto"/>
            <w:right w:val="none" w:sz="0" w:space="0" w:color="auto"/>
          </w:divBdr>
        </w:div>
        <w:div w:id="995693576">
          <w:marLeft w:val="480"/>
          <w:marRight w:val="0"/>
          <w:marTop w:val="0"/>
          <w:marBottom w:val="0"/>
          <w:divBdr>
            <w:top w:val="none" w:sz="0" w:space="0" w:color="auto"/>
            <w:left w:val="none" w:sz="0" w:space="0" w:color="auto"/>
            <w:bottom w:val="none" w:sz="0" w:space="0" w:color="auto"/>
            <w:right w:val="none" w:sz="0" w:space="0" w:color="auto"/>
          </w:divBdr>
        </w:div>
      </w:divsChild>
    </w:div>
    <w:div w:id="189606456">
      <w:bodyDiv w:val="1"/>
      <w:marLeft w:val="0"/>
      <w:marRight w:val="0"/>
      <w:marTop w:val="0"/>
      <w:marBottom w:val="0"/>
      <w:divBdr>
        <w:top w:val="none" w:sz="0" w:space="0" w:color="auto"/>
        <w:left w:val="none" w:sz="0" w:space="0" w:color="auto"/>
        <w:bottom w:val="none" w:sz="0" w:space="0" w:color="auto"/>
        <w:right w:val="none" w:sz="0" w:space="0" w:color="auto"/>
      </w:divBdr>
    </w:div>
    <w:div w:id="190145177">
      <w:bodyDiv w:val="1"/>
      <w:marLeft w:val="0"/>
      <w:marRight w:val="0"/>
      <w:marTop w:val="0"/>
      <w:marBottom w:val="0"/>
      <w:divBdr>
        <w:top w:val="none" w:sz="0" w:space="0" w:color="auto"/>
        <w:left w:val="none" w:sz="0" w:space="0" w:color="auto"/>
        <w:bottom w:val="none" w:sz="0" w:space="0" w:color="auto"/>
        <w:right w:val="none" w:sz="0" w:space="0" w:color="auto"/>
      </w:divBdr>
    </w:div>
    <w:div w:id="190185877">
      <w:bodyDiv w:val="1"/>
      <w:marLeft w:val="0"/>
      <w:marRight w:val="0"/>
      <w:marTop w:val="0"/>
      <w:marBottom w:val="0"/>
      <w:divBdr>
        <w:top w:val="none" w:sz="0" w:space="0" w:color="auto"/>
        <w:left w:val="none" w:sz="0" w:space="0" w:color="auto"/>
        <w:bottom w:val="none" w:sz="0" w:space="0" w:color="auto"/>
        <w:right w:val="none" w:sz="0" w:space="0" w:color="auto"/>
      </w:divBdr>
    </w:div>
    <w:div w:id="190191433">
      <w:bodyDiv w:val="1"/>
      <w:marLeft w:val="0"/>
      <w:marRight w:val="0"/>
      <w:marTop w:val="0"/>
      <w:marBottom w:val="0"/>
      <w:divBdr>
        <w:top w:val="none" w:sz="0" w:space="0" w:color="auto"/>
        <w:left w:val="none" w:sz="0" w:space="0" w:color="auto"/>
        <w:bottom w:val="none" w:sz="0" w:space="0" w:color="auto"/>
        <w:right w:val="none" w:sz="0" w:space="0" w:color="auto"/>
      </w:divBdr>
    </w:div>
    <w:div w:id="190414080">
      <w:bodyDiv w:val="1"/>
      <w:marLeft w:val="0"/>
      <w:marRight w:val="0"/>
      <w:marTop w:val="0"/>
      <w:marBottom w:val="0"/>
      <w:divBdr>
        <w:top w:val="none" w:sz="0" w:space="0" w:color="auto"/>
        <w:left w:val="none" w:sz="0" w:space="0" w:color="auto"/>
        <w:bottom w:val="none" w:sz="0" w:space="0" w:color="auto"/>
        <w:right w:val="none" w:sz="0" w:space="0" w:color="auto"/>
      </w:divBdr>
    </w:div>
    <w:div w:id="190850581">
      <w:bodyDiv w:val="1"/>
      <w:marLeft w:val="0"/>
      <w:marRight w:val="0"/>
      <w:marTop w:val="0"/>
      <w:marBottom w:val="0"/>
      <w:divBdr>
        <w:top w:val="none" w:sz="0" w:space="0" w:color="auto"/>
        <w:left w:val="none" w:sz="0" w:space="0" w:color="auto"/>
        <w:bottom w:val="none" w:sz="0" w:space="0" w:color="auto"/>
        <w:right w:val="none" w:sz="0" w:space="0" w:color="auto"/>
      </w:divBdr>
    </w:div>
    <w:div w:id="191263486">
      <w:bodyDiv w:val="1"/>
      <w:marLeft w:val="0"/>
      <w:marRight w:val="0"/>
      <w:marTop w:val="0"/>
      <w:marBottom w:val="0"/>
      <w:divBdr>
        <w:top w:val="none" w:sz="0" w:space="0" w:color="auto"/>
        <w:left w:val="none" w:sz="0" w:space="0" w:color="auto"/>
        <w:bottom w:val="none" w:sz="0" w:space="0" w:color="auto"/>
        <w:right w:val="none" w:sz="0" w:space="0" w:color="auto"/>
      </w:divBdr>
    </w:div>
    <w:div w:id="191380855">
      <w:bodyDiv w:val="1"/>
      <w:marLeft w:val="0"/>
      <w:marRight w:val="0"/>
      <w:marTop w:val="0"/>
      <w:marBottom w:val="0"/>
      <w:divBdr>
        <w:top w:val="none" w:sz="0" w:space="0" w:color="auto"/>
        <w:left w:val="none" w:sz="0" w:space="0" w:color="auto"/>
        <w:bottom w:val="none" w:sz="0" w:space="0" w:color="auto"/>
        <w:right w:val="none" w:sz="0" w:space="0" w:color="auto"/>
      </w:divBdr>
    </w:div>
    <w:div w:id="191652124">
      <w:bodyDiv w:val="1"/>
      <w:marLeft w:val="0"/>
      <w:marRight w:val="0"/>
      <w:marTop w:val="0"/>
      <w:marBottom w:val="0"/>
      <w:divBdr>
        <w:top w:val="none" w:sz="0" w:space="0" w:color="auto"/>
        <w:left w:val="none" w:sz="0" w:space="0" w:color="auto"/>
        <w:bottom w:val="none" w:sz="0" w:space="0" w:color="auto"/>
        <w:right w:val="none" w:sz="0" w:space="0" w:color="auto"/>
      </w:divBdr>
    </w:div>
    <w:div w:id="191768835">
      <w:bodyDiv w:val="1"/>
      <w:marLeft w:val="0"/>
      <w:marRight w:val="0"/>
      <w:marTop w:val="0"/>
      <w:marBottom w:val="0"/>
      <w:divBdr>
        <w:top w:val="none" w:sz="0" w:space="0" w:color="auto"/>
        <w:left w:val="none" w:sz="0" w:space="0" w:color="auto"/>
        <w:bottom w:val="none" w:sz="0" w:space="0" w:color="auto"/>
        <w:right w:val="none" w:sz="0" w:space="0" w:color="auto"/>
      </w:divBdr>
    </w:div>
    <w:div w:id="191841161">
      <w:bodyDiv w:val="1"/>
      <w:marLeft w:val="0"/>
      <w:marRight w:val="0"/>
      <w:marTop w:val="0"/>
      <w:marBottom w:val="0"/>
      <w:divBdr>
        <w:top w:val="none" w:sz="0" w:space="0" w:color="auto"/>
        <w:left w:val="none" w:sz="0" w:space="0" w:color="auto"/>
        <w:bottom w:val="none" w:sz="0" w:space="0" w:color="auto"/>
        <w:right w:val="none" w:sz="0" w:space="0" w:color="auto"/>
      </w:divBdr>
    </w:div>
    <w:div w:id="192499684">
      <w:bodyDiv w:val="1"/>
      <w:marLeft w:val="0"/>
      <w:marRight w:val="0"/>
      <w:marTop w:val="0"/>
      <w:marBottom w:val="0"/>
      <w:divBdr>
        <w:top w:val="none" w:sz="0" w:space="0" w:color="auto"/>
        <w:left w:val="none" w:sz="0" w:space="0" w:color="auto"/>
        <w:bottom w:val="none" w:sz="0" w:space="0" w:color="auto"/>
        <w:right w:val="none" w:sz="0" w:space="0" w:color="auto"/>
      </w:divBdr>
    </w:div>
    <w:div w:id="192696526">
      <w:bodyDiv w:val="1"/>
      <w:marLeft w:val="0"/>
      <w:marRight w:val="0"/>
      <w:marTop w:val="0"/>
      <w:marBottom w:val="0"/>
      <w:divBdr>
        <w:top w:val="none" w:sz="0" w:space="0" w:color="auto"/>
        <w:left w:val="none" w:sz="0" w:space="0" w:color="auto"/>
        <w:bottom w:val="none" w:sz="0" w:space="0" w:color="auto"/>
        <w:right w:val="none" w:sz="0" w:space="0" w:color="auto"/>
      </w:divBdr>
    </w:div>
    <w:div w:id="192812884">
      <w:bodyDiv w:val="1"/>
      <w:marLeft w:val="0"/>
      <w:marRight w:val="0"/>
      <w:marTop w:val="0"/>
      <w:marBottom w:val="0"/>
      <w:divBdr>
        <w:top w:val="none" w:sz="0" w:space="0" w:color="auto"/>
        <w:left w:val="none" w:sz="0" w:space="0" w:color="auto"/>
        <w:bottom w:val="none" w:sz="0" w:space="0" w:color="auto"/>
        <w:right w:val="none" w:sz="0" w:space="0" w:color="auto"/>
      </w:divBdr>
    </w:div>
    <w:div w:id="193006223">
      <w:bodyDiv w:val="1"/>
      <w:marLeft w:val="0"/>
      <w:marRight w:val="0"/>
      <w:marTop w:val="0"/>
      <w:marBottom w:val="0"/>
      <w:divBdr>
        <w:top w:val="none" w:sz="0" w:space="0" w:color="auto"/>
        <w:left w:val="none" w:sz="0" w:space="0" w:color="auto"/>
        <w:bottom w:val="none" w:sz="0" w:space="0" w:color="auto"/>
        <w:right w:val="none" w:sz="0" w:space="0" w:color="auto"/>
      </w:divBdr>
    </w:div>
    <w:div w:id="193275472">
      <w:bodyDiv w:val="1"/>
      <w:marLeft w:val="0"/>
      <w:marRight w:val="0"/>
      <w:marTop w:val="0"/>
      <w:marBottom w:val="0"/>
      <w:divBdr>
        <w:top w:val="none" w:sz="0" w:space="0" w:color="auto"/>
        <w:left w:val="none" w:sz="0" w:space="0" w:color="auto"/>
        <w:bottom w:val="none" w:sz="0" w:space="0" w:color="auto"/>
        <w:right w:val="none" w:sz="0" w:space="0" w:color="auto"/>
      </w:divBdr>
    </w:div>
    <w:div w:id="193857771">
      <w:bodyDiv w:val="1"/>
      <w:marLeft w:val="0"/>
      <w:marRight w:val="0"/>
      <w:marTop w:val="0"/>
      <w:marBottom w:val="0"/>
      <w:divBdr>
        <w:top w:val="none" w:sz="0" w:space="0" w:color="auto"/>
        <w:left w:val="none" w:sz="0" w:space="0" w:color="auto"/>
        <w:bottom w:val="none" w:sz="0" w:space="0" w:color="auto"/>
        <w:right w:val="none" w:sz="0" w:space="0" w:color="auto"/>
      </w:divBdr>
    </w:div>
    <w:div w:id="194316819">
      <w:bodyDiv w:val="1"/>
      <w:marLeft w:val="0"/>
      <w:marRight w:val="0"/>
      <w:marTop w:val="0"/>
      <w:marBottom w:val="0"/>
      <w:divBdr>
        <w:top w:val="none" w:sz="0" w:space="0" w:color="auto"/>
        <w:left w:val="none" w:sz="0" w:space="0" w:color="auto"/>
        <w:bottom w:val="none" w:sz="0" w:space="0" w:color="auto"/>
        <w:right w:val="none" w:sz="0" w:space="0" w:color="auto"/>
      </w:divBdr>
    </w:div>
    <w:div w:id="194318374">
      <w:bodyDiv w:val="1"/>
      <w:marLeft w:val="0"/>
      <w:marRight w:val="0"/>
      <w:marTop w:val="0"/>
      <w:marBottom w:val="0"/>
      <w:divBdr>
        <w:top w:val="none" w:sz="0" w:space="0" w:color="auto"/>
        <w:left w:val="none" w:sz="0" w:space="0" w:color="auto"/>
        <w:bottom w:val="none" w:sz="0" w:space="0" w:color="auto"/>
        <w:right w:val="none" w:sz="0" w:space="0" w:color="auto"/>
      </w:divBdr>
    </w:div>
    <w:div w:id="194732341">
      <w:bodyDiv w:val="1"/>
      <w:marLeft w:val="0"/>
      <w:marRight w:val="0"/>
      <w:marTop w:val="0"/>
      <w:marBottom w:val="0"/>
      <w:divBdr>
        <w:top w:val="none" w:sz="0" w:space="0" w:color="auto"/>
        <w:left w:val="none" w:sz="0" w:space="0" w:color="auto"/>
        <w:bottom w:val="none" w:sz="0" w:space="0" w:color="auto"/>
        <w:right w:val="none" w:sz="0" w:space="0" w:color="auto"/>
      </w:divBdr>
    </w:div>
    <w:div w:id="195119628">
      <w:bodyDiv w:val="1"/>
      <w:marLeft w:val="0"/>
      <w:marRight w:val="0"/>
      <w:marTop w:val="0"/>
      <w:marBottom w:val="0"/>
      <w:divBdr>
        <w:top w:val="none" w:sz="0" w:space="0" w:color="auto"/>
        <w:left w:val="none" w:sz="0" w:space="0" w:color="auto"/>
        <w:bottom w:val="none" w:sz="0" w:space="0" w:color="auto"/>
        <w:right w:val="none" w:sz="0" w:space="0" w:color="auto"/>
      </w:divBdr>
    </w:div>
    <w:div w:id="195311362">
      <w:bodyDiv w:val="1"/>
      <w:marLeft w:val="0"/>
      <w:marRight w:val="0"/>
      <w:marTop w:val="0"/>
      <w:marBottom w:val="0"/>
      <w:divBdr>
        <w:top w:val="none" w:sz="0" w:space="0" w:color="auto"/>
        <w:left w:val="none" w:sz="0" w:space="0" w:color="auto"/>
        <w:bottom w:val="none" w:sz="0" w:space="0" w:color="auto"/>
        <w:right w:val="none" w:sz="0" w:space="0" w:color="auto"/>
      </w:divBdr>
    </w:div>
    <w:div w:id="195311734">
      <w:bodyDiv w:val="1"/>
      <w:marLeft w:val="0"/>
      <w:marRight w:val="0"/>
      <w:marTop w:val="0"/>
      <w:marBottom w:val="0"/>
      <w:divBdr>
        <w:top w:val="none" w:sz="0" w:space="0" w:color="auto"/>
        <w:left w:val="none" w:sz="0" w:space="0" w:color="auto"/>
        <w:bottom w:val="none" w:sz="0" w:space="0" w:color="auto"/>
        <w:right w:val="none" w:sz="0" w:space="0" w:color="auto"/>
      </w:divBdr>
    </w:div>
    <w:div w:id="195317505">
      <w:bodyDiv w:val="1"/>
      <w:marLeft w:val="0"/>
      <w:marRight w:val="0"/>
      <w:marTop w:val="0"/>
      <w:marBottom w:val="0"/>
      <w:divBdr>
        <w:top w:val="none" w:sz="0" w:space="0" w:color="auto"/>
        <w:left w:val="none" w:sz="0" w:space="0" w:color="auto"/>
        <w:bottom w:val="none" w:sz="0" w:space="0" w:color="auto"/>
        <w:right w:val="none" w:sz="0" w:space="0" w:color="auto"/>
      </w:divBdr>
    </w:div>
    <w:div w:id="195583266">
      <w:bodyDiv w:val="1"/>
      <w:marLeft w:val="0"/>
      <w:marRight w:val="0"/>
      <w:marTop w:val="0"/>
      <w:marBottom w:val="0"/>
      <w:divBdr>
        <w:top w:val="none" w:sz="0" w:space="0" w:color="auto"/>
        <w:left w:val="none" w:sz="0" w:space="0" w:color="auto"/>
        <w:bottom w:val="none" w:sz="0" w:space="0" w:color="auto"/>
        <w:right w:val="none" w:sz="0" w:space="0" w:color="auto"/>
      </w:divBdr>
    </w:div>
    <w:div w:id="195627851">
      <w:bodyDiv w:val="1"/>
      <w:marLeft w:val="0"/>
      <w:marRight w:val="0"/>
      <w:marTop w:val="0"/>
      <w:marBottom w:val="0"/>
      <w:divBdr>
        <w:top w:val="none" w:sz="0" w:space="0" w:color="auto"/>
        <w:left w:val="none" w:sz="0" w:space="0" w:color="auto"/>
        <w:bottom w:val="none" w:sz="0" w:space="0" w:color="auto"/>
        <w:right w:val="none" w:sz="0" w:space="0" w:color="auto"/>
      </w:divBdr>
    </w:div>
    <w:div w:id="195847473">
      <w:bodyDiv w:val="1"/>
      <w:marLeft w:val="0"/>
      <w:marRight w:val="0"/>
      <w:marTop w:val="0"/>
      <w:marBottom w:val="0"/>
      <w:divBdr>
        <w:top w:val="none" w:sz="0" w:space="0" w:color="auto"/>
        <w:left w:val="none" w:sz="0" w:space="0" w:color="auto"/>
        <w:bottom w:val="none" w:sz="0" w:space="0" w:color="auto"/>
        <w:right w:val="none" w:sz="0" w:space="0" w:color="auto"/>
      </w:divBdr>
    </w:div>
    <w:div w:id="196090662">
      <w:bodyDiv w:val="1"/>
      <w:marLeft w:val="0"/>
      <w:marRight w:val="0"/>
      <w:marTop w:val="0"/>
      <w:marBottom w:val="0"/>
      <w:divBdr>
        <w:top w:val="none" w:sz="0" w:space="0" w:color="auto"/>
        <w:left w:val="none" w:sz="0" w:space="0" w:color="auto"/>
        <w:bottom w:val="none" w:sz="0" w:space="0" w:color="auto"/>
        <w:right w:val="none" w:sz="0" w:space="0" w:color="auto"/>
      </w:divBdr>
    </w:div>
    <w:div w:id="196359194">
      <w:bodyDiv w:val="1"/>
      <w:marLeft w:val="0"/>
      <w:marRight w:val="0"/>
      <w:marTop w:val="0"/>
      <w:marBottom w:val="0"/>
      <w:divBdr>
        <w:top w:val="none" w:sz="0" w:space="0" w:color="auto"/>
        <w:left w:val="none" w:sz="0" w:space="0" w:color="auto"/>
        <w:bottom w:val="none" w:sz="0" w:space="0" w:color="auto"/>
        <w:right w:val="none" w:sz="0" w:space="0" w:color="auto"/>
      </w:divBdr>
    </w:div>
    <w:div w:id="196433435">
      <w:bodyDiv w:val="1"/>
      <w:marLeft w:val="0"/>
      <w:marRight w:val="0"/>
      <w:marTop w:val="0"/>
      <w:marBottom w:val="0"/>
      <w:divBdr>
        <w:top w:val="none" w:sz="0" w:space="0" w:color="auto"/>
        <w:left w:val="none" w:sz="0" w:space="0" w:color="auto"/>
        <w:bottom w:val="none" w:sz="0" w:space="0" w:color="auto"/>
        <w:right w:val="none" w:sz="0" w:space="0" w:color="auto"/>
      </w:divBdr>
      <w:divsChild>
        <w:div w:id="262299876">
          <w:marLeft w:val="480"/>
          <w:marRight w:val="0"/>
          <w:marTop w:val="0"/>
          <w:marBottom w:val="0"/>
          <w:divBdr>
            <w:top w:val="none" w:sz="0" w:space="0" w:color="auto"/>
            <w:left w:val="none" w:sz="0" w:space="0" w:color="auto"/>
            <w:bottom w:val="none" w:sz="0" w:space="0" w:color="auto"/>
            <w:right w:val="none" w:sz="0" w:space="0" w:color="auto"/>
          </w:divBdr>
        </w:div>
        <w:div w:id="386074073">
          <w:marLeft w:val="480"/>
          <w:marRight w:val="0"/>
          <w:marTop w:val="0"/>
          <w:marBottom w:val="0"/>
          <w:divBdr>
            <w:top w:val="none" w:sz="0" w:space="0" w:color="auto"/>
            <w:left w:val="none" w:sz="0" w:space="0" w:color="auto"/>
            <w:bottom w:val="none" w:sz="0" w:space="0" w:color="auto"/>
            <w:right w:val="none" w:sz="0" w:space="0" w:color="auto"/>
          </w:divBdr>
        </w:div>
        <w:div w:id="389309719">
          <w:marLeft w:val="480"/>
          <w:marRight w:val="0"/>
          <w:marTop w:val="0"/>
          <w:marBottom w:val="0"/>
          <w:divBdr>
            <w:top w:val="none" w:sz="0" w:space="0" w:color="auto"/>
            <w:left w:val="none" w:sz="0" w:space="0" w:color="auto"/>
            <w:bottom w:val="none" w:sz="0" w:space="0" w:color="auto"/>
            <w:right w:val="none" w:sz="0" w:space="0" w:color="auto"/>
          </w:divBdr>
        </w:div>
        <w:div w:id="483283760">
          <w:marLeft w:val="480"/>
          <w:marRight w:val="0"/>
          <w:marTop w:val="0"/>
          <w:marBottom w:val="0"/>
          <w:divBdr>
            <w:top w:val="none" w:sz="0" w:space="0" w:color="auto"/>
            <w:left w:val="none" w:sz="0" w:space="0" w:color="auto"/>
            <w:bottom w:val="none" w:sz="0" w:space="0" w:color="auto"/>
            <w:right w:val="none" w:sz="0" w:space="0" w:color="auto"/>
          </w:divBdr>
        </w:div>
        <w:div w:id="569386419">
          <w:marLeft w:val="480"/>
          <w:marRight w:val="0"/>
          <w:marTop w:val="0"/>
          <w:marBottom w:val="0"/>
          <w:divBdr>
            <w:top w:val="none" w:sz="0" w:space="0" w:color="auto"/>
            <w:left w:val="none" w:sz="0" w:space="0" w:color="auto"/>
            <w:bottom w:val="none" w:sz="0" w:space="0" w:color="auto"/>
            <w:right w:val="none" w:sz="0" w:space="0" w:color="auto"/>
          </w:divBdr>
        </w:div>
        <w:div w:id="590745240">
          <w:marLeft w:val="480"/>
          <w:marRight w:val="0"/>
          <w:marTop w:val="0"/>
          <w:marBottom w:val="0"/>
          <w:divBdr>
            <w:top w:val="none" w:sz="0" w:space="0" w:color="auto"/>
            <w:left w:val="none" w:sz="0" w:space="0" w:color="auto"/>
            <w:bottom w:val="none" w:sz="0" w:space="0" w:color="auto"/>
            <w:right w:val="none" w:sz="0" w:space="0" w:color="auto"/>
          </w:divBdr>
        </w:div>
        <w:div w:id="602954842">
          <w:marLeft w:val="480"/>
          <w:marRight w:val="0"/>
          <w:marTop w:val="0"/>
          <w:marBottom w:val="0"/>
          <w:divBdr>
            <w:top w:val="none" w:sz="0" w:space="0" w:color="auto"/>
            <w:left w:val="none" w:sz="0" w:space="0" w:color="auto"/>
            <w:bottom w:val="none" w:sz="0" w:space="0" w:color="auto"/>
            <w:right w:val="none" w:sz="0" w:space="0" w:color="auto"/>
          </w:divBdr>
        </w:div>
        <w:div w:id="604926531">
          <w:marLeft w:val="480"/>
          <w:marRight w:val="0"/>
          <w:marTop w:val="0"/>
          <w:marBottom w:val="0"/>
          <w:divBdr>
            <w:top w:val="none" w:sz="0" w:space="0" w:color="auto"/>
            <w:left w:val="none" w:sz="0" w:space="0" w:color="auto"/>
            <w:bottom w:val="none" w:sz="0" w:space="0" w:color="auto"/>
            <w:right w:val="none" w:sz="0" w:space="0" w:color="auto"/>
          </w:divBdr>
        </w:div>
        <w:div w:id="618032739">
          <w:marLeft w:val="480"/>
          <w:marRight w:val="0"/>
          <w:marTop w:val="0"/>
          <w:marBottom w:val="0"/>
          <w:divBdr>
            <w:top w:val="none" w:sz="0" w:space="0" w:color="auto"/>
            <w:left w:val="none" w:sz="0" w:space="0" w:color="auto"/>
            <w:bottom w:val="none" w:sz="0" w:space="0" w:color="auto"/>
            <w:right w:val="none" w:sz="0" w:space="0" w:color="auto"/>
          </w:divBdr>
        </w:div>
        <w:div w:id="678895261">
          <w:marLeft w:val="480"/>
          <w:marRight w:val="0"/>
          <w:marTop w:val="0"/>
          <w:marBottom w:val="0"/>
          <w:divBdr>
            <w:top w:val="none" w:sz="0" w:space="0" w:color="auto"/>
            <w:left w:val="none" w:sz="0" w:space="0" w:color="auto"/>
            <w:bottom w:val="none" w:sz="0" w:space="0" w:color="auto"/>
            <w:right w:val="none" w:sz="0" w:space="0" w:color="auto"/>
          </w:divBdr>
        </w:div>
        <w:div w:id="728266450">
          <w:marLeft w:val="480"/>
          <w:marRight w:val="0"/>
          <w:marTop w:val="0"/>
          <w:marBottom w:val="0"/>
          <w:divBdr>
            <w:top w:val="none" w:sz="0" w:space="0" w:color="auto"/>
            <w:left w:val="none" w:sz="0" w:space="0" w:color="auto"/>
            <w:bottom w:val="none" w:sz="0" w:space="0" w:color="auto"/>
            <w:right w:val="none" w:sz="0" w:space="0" w:color="auto"/>
          </w:divBdr>
        </w:div>
        <w:div w:id="977611245">
          <w:marLeft w:val="480"/>
          <w:marRight w:val="0"/>
          <w:marTop w:val="0"/>
          <w:marBottom w:val="0"/>
          <w:divBdr>
            <w:top w:val="none" w:sz="0" w:space="0" w:color="auto"/>
            <w:left w:val="none" w:sz="0" w:space="0" w:color="auto"/>
            <w:bottom w:val="none" w:sz="0" w:space="0" w:color="auto"/>
            <w:right w:val="none" w:sz="0" w:space="0" w:color="auto"/>
          </w:divBdr>
        </w:div>
        <w:div w:id="1001197280">
          <w:marLeft w:val="480"/>
          <w:marRight w:val="0"/>
          <w:marTop w:val="0"/>
          <w:marBottom w:val="0"/>
          <w:divBdr>
            <w:top w:val="none" w:sz="0" w:space="0" w:color="auto"/>
            <w:left w:val="none" w:sz="0" w:space="0" w:color="auto"/>
            <w:bottom w:val="none" w:sz="0" w:space="0" w:color="auto"/>
            <w:right w:val="none" w:sz="0" w:space="0" w:color="auto"/>
          </w:divBdr>
        </w:div>
      </w:divsChild>
    </w:div>
    <w:div w:id="196628564">
      <w:bodyDiv w:val="1"/>
      <w:marLeft w:val="0"/>
      <w:marRight w:val="0"/>
      <w:marTop w:val="0"/>
      <w:marBottom w:val="0"/>
      <w:divBdr>
        <w:top w:val="none" w:sz="0" w:space="0" w:color="auto"/>
        <w:left w:val="none" w:sz="0" w:space="0" w:color="auto"/>
        <w:bottom w:val="none" w:sz="0" w:space="0" w:color="auto"/>
        <w:right w:val="none" w:sz="0" w:space="0" w:color="auto"/>
      </w:divBdr>
      <w:divsChild>
        <w:div w:id="96679613">
          <w:marLeft w:val="480"/>
          <w:marRight w:val="0"/>
          <w:marTop w:val="0"/>
          <w:marBottom w:val="0"/>
          <w:divBdr>
            <w:top w:val="none" w:sz="0" w:space="0" w:color="auto"/>
            <w:left w:val="none" w:sz="0" w:space="0" w:color="auto"/>
            <w:bottom w:val="none" w:sz="0" w:space="0" w:color="auto"/>
            <w:right w:val="none" w:sz="0" w:space="0" w:color="auto"/>
          </w:divBdr>
        </w:div>
        <w:div w:id="135226100">
          <w:marLeft w:val="480"/>
          <w:marRight w:val="0"/>
          <w:marTop w:val="0"/>
          <w:marBottom w:val="0"/>
          <w:divBdr>
            <w:top w:val="none" w:sz="0" w:space="0" w:color="auto"/>
            <w:left w:val="none" w:sz="0" w:space="0" w:color="auto"/>
            <w:bottom w:val="none" w:sz="0" w:space="0" w:color="auto"/>
            <w:right w:val="none" w:sz="0" w:space="0" w:color="auto"/>
          </w:divBdr>
        </w:div>
        <w:div w:id="249699210">
          <w:marLeft w:val="480"/>
          <w:marRight w:val="0"/>
          <w:marTop w:val="0"/>
          <w:marBottom w:val="0"/>
          <w:divBdr>
            <w:top w:val="none" w:sz="0" w:space="0" w:color="auto"/>
            <w:left w:val="none" w:sz="0" w:space="0" w:color="auto"/>
            <w:bottom w:val="none" w:sz="0" w:space="0" w:color="auto"/>
            <w:right w:val="none" w:sz="0" w:space="0" w:color="auto"/>
          </w:divBdr>
        </w:div>
        <w:div w:id="303395142">
          <w:marLeft w:val="480"/>
          <w:marRight w:val="0"/>
          <w:marTop w:val="0"/>
          <w:marBottom w:val="0"/>
          <w:divBdr>
            <w:top w:val="none" w:sz="0" w:space="0" w:color="auto"/>
            <w:left w:val="none" w:sz="0" w:space="0" w:color="auto"/>
            <w:bottom w:val="none" w:sz="0" w:space="0" w:color="auto"/>
            <w:right w:val="none" w:sz="0" w:space="0" w:color="auto"/>
          </w:divBdr>
        </w:div>
        <w:div w:id="309023703">
          <w:marLeft w:val="480"/>
          <w:marRight w:val="0"/>
          <w:marTop w:val="0"/>
          <w:marBottom w:val="0"/>
          <w:divBdr>
            <w:top w:val="none" w:sz="0" w:space="0" w:color="auto"/>
            <w:left w:val="none" w:sz="0" w:space="0" w:color="auto"/>
            <w:bottom w:val="none" w:sz="0" w:space="0" w:color="auto"/>
            <w:right w:val="none" w:sz="0" w:space="0" w:color="auto"/>
          </w:divBdr>
        </w:div>
        <w:div w:id="368529460">
          <w:marLeft w:val="480"/>
          <w:marRight w:val="0"/>
          <w:marTop w:val="0"/>
          <w:marBottom w:val="0"/>
          <w:divBdr>
            <w:top w:val="none" w:sz="0" w:space="0" w:color="auto"/>
            <w:left w:val="none" w:sz="0" w:space="0" w:color="auto"/>
            <w:bottom w:val="none" w:sz="0" w:space="0" w:color="auto"/>
            <w:right w:val="none" w:sz="0" w:space="0" w:color="auto"/>
          </w:divBdr>
        </w:div>
        <w:div w:id="519397828">
          <w:marLeft w:val="480"/>
          <w:marRight w:val="0"/>
          <w:marTop w:val="0"/>
          <w:marBottom w:val="0"/>
          <w:divBdr>
            <w:top w:val="none" w:sz="0" w:space="0" w:color="auto"/>
            <w:left w:val="none" w:sz="0" w:space="0" w:color="auto"/>
            <w:bottom w:val="none" w:sz="0" w:space="0" w:color="auto"/>
            <w:right w:val="none" w:sz="0" w:space="0" w:color="auto"/>
          </w:divBdr>
        </w:div>
        <w:div w:id="769548348">
          <w:marLeft w:val="480"/>
          <w:marRight w:val="0"/>
          <w:marTop w:val="0"/>
          <w:marBottom w:val="0"/>
          <w:divBdr>
            <w:top w:val="none" w:sz="0" w:space="0" w:color="auto"/>
            <w:left w:val="none" w:sz="0" w:space="0" w:color="auto"/>
            <w:bottom w:val="none" w:sz="0" w:space="0" w:color="auto"/>
            <w:right w:val="none" w:sz="0" w:space="0" w:color="auto"/>
          </w:divBdr>
        </w:div>
        <w:div w:id="945842979">
          <w:marLeft w:val="480"/>
          <w:marRight w:val="0"/>
          <w:marTop w:val="0"/>
          <w:marBottom w:val="0"/>
          <w:divBdr>
            <w:top w:val="none" w:sz="0" w:space="0" w:color="auto"/>
            <w:left w:val="none" w:sz="0" w:space="0" w:color="auto"/>
            <w:bottom w:val="none" w:sz="0" w:space="0" w:color="auto"/>
            <w:right w:val="none" w:sz="0" w:space="0" w:color="auto"/>
          </w:divBdr>
        </w:div>
      </w:divsChild>
    </w:div>
    <w:div w:id="197086368">
      <w:bodyDiv w:val="1"/>
      <w:marLeft w:val="0"/>
      <w:marRight w:val="0"/>
      <w:marTop w:val="0"/>
      <w:marBottom w:val="0"/>
      <w:divBdr>
        <w:top w:val="none" w:sz="0" w:space="0" w:color="auto"/>
        <w:left w:val="none" w:sz="0" w:space="0" w:color="auto"/>
        <w:bottom w:val="none" w:sz="0" w:space="0" w:color="auto"/>
        <w:right w:val="none" w:sz="0" w:space="0" w:color="auto"/>
      </w:divBdr>
    </w:div>
    <w:div w:id="197160186">
      <w:bodyDiv w:val="1"/>
      <w:marLeft w:val="0"/>
      <w:marRight w:val="0"/>
      <w:marTop w:val="0"/>
      <w:marBottom w:val="0"/>
      <w:divBdr>
        <w:top w:val="none" w:sz="0" w:space="0" w:color="auto"/>
        <w:left w:val="none" w:sz="0" w:space="0" w:color="auto"/>
        <w:bottom w:val="none" w:sz="0" w:space="0" w:color="auto"/>
        <w:right w:val="none" w:sz="0" w:space="0" w:color="auto"/>
      </w:divBdr>
    </w:div>
    <w:div w:id="197204398">
      <w:bodyDiv w:val="1"/>
      <w:marLeft w:val="0"/>
      <w:marRight w:val="0"/>
      <w:marTop w:val="0"/>
      <w:marBottom w:val="0"/>
      <w:divBdr>
        <w:top w:val="none" w:sz="0" w:space="0" w:color="auto"/>
        <w:left w:val="none" w:sz="0" w:space="0" w:color="auto"/>
        <w:bottom w:val="none" w:sz="0" w:space="0" w:color="auto"/>
        <w:right w:val="none" w:sz="0" w:space="0" w:color="auto"/>
      </w:divBdr>
    </w:div>
    <w:div w:id="197279359">
      <w:bodyDiv w:val="1"/>
      <w:marLeft w:val="0"/>
      <w:marRight w:val="0"/>
      <w:marTop w:val="0"/>
      <w:marBottom w:val="0"/>
      <w:divBdr>
        <w:top w:val="none" w:sz="0" w:space="0" w:color="auto"/>
        <w:left w:val="none" w:sz="0" w:space="0" w:color="auto"/>
        <w:bottom w:val="none" w:sz="0" w:space="0" w:color="auto"/>
        <w:right w:val="none" w:sz="0" w:space="0" w:color="auto"/>
      </w:divBdr>
    </w:div>
    <w:div w:id="197351280">
      <w:bodyDiv w:val="1"/>
      <w:marLeft w:val="0"/>
      <w:marRight w:val="0"/>
      <w:marTop w:val="0"/>
      <w:marBottom w:val="0"/>
      <w:divBdr>
        <w:top w:val="none" w:sz="0" w:space="0" w:color="auto"/>
        <w:left w:val="none" w:sz="0" w:space="0" w:color="auto"/>
        <w:bottom w:val="none" w:sz="0" w:space="0" w:color="auto"/>
        <w:right w:val="none" w:sz="0" w:space="0" w:color="auto"/>
      </w:divBdr>
    </w:div>
    <w:div w:id="197475459">
      <w:bodyDiv w:val="1"/>
      <w:marLeft w:val="0"/>
      <w:marRight w:val="0"/>
      <w:marTop w:val="0"/>
      <w:marBottom w:val="0"/>
      <w:divBdr>
        <w:top w:val="none" w:sz="0" w:space="0" w:color="auto"/>
        <w:left w:val="none" w:sz="0" w:space="0" w:color="auto"/>
        <w:bottom w:val="none" w:sz="0" w:space="0" w:color="auto"/>
        <w:right w:val="none" w:sz="0" w:space="0" w:color="auto"/>
      </w:divBdr>
      <w:divsChild>
        <w:div w:id="67116621">
          <w:marLeft w:val="480"/>
          <w:marRight w:val="0"/>
          <w:marTop w:val="0"/>
          <w:marBottom w:val="0"/>
          <w:divBdr>
            <w:top w:val="none" w:sz="0" w:space="0" w:color="auto"/>
            <w:left w:val="none" w:sz="0" w:space="0" w:color="auto"/>
            <w:bottom w:val="none" w:sz="0" w:space="0" w:color="auto"/>
            <w:right w:val="none" w:sz="0" w:space="0" w:color="auto"/>
          </w:divBdr>
        </w:div>
        <w:div w:id="103887908">
          <w:marLeft w:val="480"/>
          <w:marRight w:val="0"/>
          <w:marTop w:val="0"/>
          <w:marBottom w:val="0"/>
          <w:divBdr>
            <w:top w:val="none" w:sz="0" w:space="0" w:color="auto"/>
            <w:left w:val="none" w:sz="0" w:space="0" w:color="auto"/>
            <w:bottom w:val="none" w:sz="0" w:space="0" w:color="auto"/>
            <w:right w:val="none" w:sz="0" w:space="0" w:color="auto"/>
          </w:divBdr>
        </w:div>
        <w:div w:id="104665861">
          <w:marLeft w:val="480"/>
          <w:marRight w:val="0"/>
          <w:marTop w:val="0"/>
          <w:marBottom w:val="0"/>
          <w:divBdr>
            <w:top w:val="none" w:sz="0" w:space="0" w:color="auto"/>
            <w:left w:val="none" w:sz="0" w:space="0" w:color="auto"/>
            <w:bottom w:val="none" w:sz="0" w:space="0" w:color="auto"/>
            <w:right w:val="none" w:sz="0" w:space="0" w:color="auto"/>
          </w:divBdr>
        </w:div>
        <w:div w:id="104929847">
          <w:marLeft w:val="480"/>
          <w:marRight w:val="0"/>
          <w:marTop w:val="0"/>
          <w:marBottom w:val="0"/>
          <w:divBdr>
            <w:top w:val="none" w:sz="0" w:space="0" w:color="auto"/>
            <w:left w:val="none" w:sz="0" w:space="0" w:color="auto"/>
            <w:bottom w:val="none" w:sz="0" w:space="0" w:color="auto"/>
            <w:right w:val="none" w:sz="0" w:space="0" w:color="auto"/>
          </w:divBdr>
        </w:div>
        <w:div w:id="117724507">
          <w:marLeft w:val="480"/>
          <w:marRight w:val="0"/>
          <w:marTop w:val="0"/>
          <w:marBottom w:val="0"/>
          <w:divBdr>
            <w:top w:val="none" w:sz="0" w:space="0" w:color="auto"/>
            <w:left w:val="none" w:sz="0" w:space="0" w:color="auto"/>
            <w:bottom w:val="none" w:sz="0" w:space="0" w:color="auto"/>
            <w:right w:val="none" w:sz="0" w:space="0" w:color="auto"/>
          </w:divBdr>
        </w:div>
        <w:div w:id="180778157">
          <w:marLeft w:val="480"/>
          <w:marRight w:val="0"/>
          <w:marTop w:val="0"/>
          <w:marBottom w:val="0"/>
          <w:divBdr>
            <w:top w:val="none" w:sz="0" w:space="0" w:color="auto"/>
            <w:left w:val="none" w:sz="0" w:space="0" w:color="auto"/>
            <w:bottom w:val="none" w:sz="0" w:space="0" w:color="auto"/>
            <w:right w:val="none" w:sz="0" w:space="0" w:color="auto"/>
          </w:divBdr>
        </w:div>
        <w:div w:id="194003790">
          <w:marLeft w:val="480"/>
          <w:marRight w:val="0"/>
          <w:marTop w:val="0"/>
          <w:marBottom w:val="0"/>
          <w:divBdr>
            <w:top w:val="none" w:sz="0" w:space="0" w:color="auto"/>
            <w:left w:val="none" w:sz="0" w:space="0" w:color="auto"/>
            <w:bottom w:val="none" w:sz="0" w:space="0" w:color="auto"/>
            <w:right w:val="none" w:sz="0" w:space="0" w:color="auto"/>
          </w:divBdr>
        </w:div>
        <w:div w:id="198130315">
          <w:marLeft w:val="480"/>
          <w:marRight w:val="0"/>
          <w:marTop w:val="0"/>
          <w:marBottom w:val="0"/>
          <w:divBdr>
            <w:top w:val="none" w:sz="0" w:space="0" w:color="auto"/>
            <w:left w:val="none" w:sz="0" w:space="0" w:color="auto"/>
            <w:bottom w:val="none" w:sz="0" w:space="0" w:color="auto"/>
            <w:right w:val="none" w:sz="0" w:space="0" w:color="auto"/>
          </w:divBdr>
        </w:div>
        <w:div w:id="208104597">
          <w:marLeft w:val="480"/>
          <w:marRight w:val="0"/>
          <w:marTop w:val="0"/>
          <w:marBottom w:val="0"/>
          <w:divBdr>
            <w:top w:val="none" w:sz="0" w:space="0" w:color="auto"/>
            <w:left w:val="none" w:sz="0" w:space="0" w:color="auto"/>
            <w:bottom w:val="none" w:sz="0" w:space="0" w:color="auto"/>
            <w:right w:val="none" w:sz="0" w:space="0" w:color="auto"/>
          </w:divBdr>
        </w:div>
        <w:div w:id="208154880">
          <w:marLeft w:val="480"/>
          <w:marRight w:val="0"/>
          <w:marTop w:val="0"/>
          <w:marBottom w:val="0"/>
          <w:divBdr>
            <w:top w:val="none" w:sz="0" w:space="0" w:color="auto"/>
            <w:left w:val="none" w:sz="0" w:space="0" w:color="auto"/>
            <w:bottom w:val="none" w:sz="0" w:space="0" w:color="auto"/>
            <w:right w:val="none" w:sz="0" w:space="0" w:color="auto"/>
          </w:divBdr>
        </w:div>
        <w:div w:id="217283076">
          <w:marLeft w:val="480"/>
          <w:marRight w:val="0"/>
          <w:marTop w:val="0"/>
          <w:marBottom w:val="0"/>
          <w:divBdr>
            <w:top w:val="none" w:sz="0" w:space="0" w:color="auto"/>
            <w:left w:val="none" w:sz="0" w:space="0" w:color="auto"/>
            <w:bottom w:val="none" w:sz="0" w:space="0" w:color="auto"/>
            <w:right w:val="none" w:sz="0" w:space="0" w:color="auto"/>
          </w:divBdr>
        </w:div>
        <w:div w:id="240414772">
          <w:marLeft w:val="480"/>
          <w:marRight w:val="0"/>
          <w:marTop w:val="0"/>
          <w:marBottom w:val="0"/>
          <w:divBdr>
            <w:top w:val="none" w:sz="0" w:space="0" w:color="auto"/>
            <w:left w:val="none" w:sz="0" w:space="0" w:color="auto"/>
            <w:bottom w:val="none" w:sz="0" w:space="0" w:color="auto"/>
            <w:right w:val="none" w:sz="0" w:space="0" w:color="auto"/>
          </w:divBdr>
        </w:div>
        <w:div w:id="249656615">
          <w:marLeft w:val="480"/>
          <w:marRight w:val="0"/>
          <w:marTop w:val="0"/>
          <w:marBottom w:val="0"/>
          <w:divBdr>
            <w:top w:val="none" w:sz="0" w:space="0" w:color="auto"/>
            <w:left w:val="none" w:sz="0" w:space="0" w:color="auto"/>
            <w:bottom w:val="none" w:sz="0" w:space="0" w:color="auto"/>
            <w:right w:val="none" w:sz="0" w:space="0" w:color="auto"/>
          </w:divBdr>
        </w:div>
        <w:div w:id="283198963">
          <w:marLeft w:val="480"/>
          <w:marRight w:val="0"/>
          <w:marTop w:val="0"/>
          <w:marBottom w:val="0"/>
          <w:divBdr>
            <w:top w:val="none" w:sz="0" w:space="0" w:color="auto"/>
            <w:left w:val="none" w:sz="0" w:space="0" w:color="auto"/>
            <w:bottom w:val="none" w:sz="0" w:space="0" w:color="auto"/>
            <w:right w:val="none" w:sz="0" w:space="0" w:color="auto"/>
          </w:divBdr>
        </w:div>
        <w:div w:id="297420515">
          <w:marLeft w:val="480"/>
          <w:marRight w:val="0"/>
          <w:marTop w:val="0"/>
          <w:marBottom w:val="0"/>
          <w:divBdr>
            <w:top w:val="none" w:sz="0" w:space="0" w:color="auto"/>
            <w:left w:val="none" w:sz="0" w:space="0" w:color="auto"/>
            <w:bottom w:val="none" w:sz="0" w:space="0" w:color="auto"/>
            <w:right w:val="none" w:sz="0" w:space="0" w:color="auto"/>
          </w:divBdr>
        </w:div>
        <w:div w:id="324094737">
          <w:marLeft w:val="480"/>
          <w:marRight w:val="0"/>
          <w:marTop w:val="0"/>
          <w:marBottom w:val="0"/>
          <w:divBdr>
            <w:top w:val="none" w:sz="0" w:space="0" w:color="auto"/>
            <w:left w:val="none" w:sz="0" w:space="0" w:color="auto"/>
            <w:bottom w:val="none" w:sz="0" w:space="0" w:color="auto"/>
            <w:right w:val="none" w:sz="0" w:space="0" w:color="auto"/>
          </w:divBdr>
        </w:div>
        <w:div w:id="328600380">
          <w:marLeft w:val="480"/>
          <w:marRight w:val="0"/>
          <w:marTop w:val="0"/>
          <w:marBottom w:val="0"/>
          <w:divBdr>
            <w:top w:val="none" w:sz="0" w:space="0" w:color="auto"/>
            <w:left w:val="none" w:sz="0" w:space="0" w:color="auto"/>
            <w:bottom w:val="none" w:sz="0" w:space="0" w:color="auto"/>
            <w:right w:val="none" w:sz="0" w:space="0" w:color="auto"/>
          </w:divBdr>
        </w:div>
        <w:div w:id="356392108">
          <w:marLeft w:val="480"/>
          <w:marRight w:val="0"/>
          <w:marTop w:val="0"/>
          <w:marBottom w:val="0"/>
          <w:divBdr>
            <w:top w:val="none" w:sz="0" w:space="0" w:color="auto"/>
            <w:left w:val="none" w:sz="0" w:space="0" w:color="auto"/>
            <w:bottom w:val="none" w:sz="0" w:space="0" w:color="auto"/>
            <w:right w:val="none" w:sz="0" w:space="0" w:color="auto"/>
          </w:divBdr>
        </w:div>
        <w:div w:id="361856760">
          <w:marLeft w:val="480"/>
          <w:marRight w:val="0"/>
          <w:marTop w:val="0"/>
          <w:marBottom w:val="0"/>
          <w:divBdr>
            <w:top w:val="none" w:sz="0" w:space="0" w:color="auto"/>
            <w:left w:val="none" w:sz="0" w:space="0" w:color="auto"/>
            <w:bottom w:val="none" w:sz="0" w:space="0" w:color="auto"/>
            <w:right w:val="none" w:sz="0" w:space="0" w:color="auto"/>
          </w:divBdr>
        </w:div>
        <w:div w:id="362557590">
          <w:marLeft w:val="480"/>
          <w:marRight w:val="0"/>
          <w:marTop w:val="0"/>
          <w:marBottom w:val="0"/>
          <w:divBdr>
            <w:top w:val="none" w:sz="0" w:space="0" w:color="auto"/>
            <w:left w:val="none" w:sz="0" w:space="0" w:color="auto"/>
            <w:bottom w:val="none" w:sz="0" w:space="0" w:color="auto"/>
            <w:right w:val="none" w:sz="0" w:space="0" w:color="auto"/>
          </w:divBdr>
        </w:div>
        <w:div w:id="382368455">
          <w:marLeft w:val="480"/>
          <w:marRight w:val="0"/>
          <w:marTop w:val="0"/>
          <w:marBottom w:val="0"/>
          <w:divBdr>
            <w:top w:val="none" w:sz="0" w:space="0" w:color="auto"/>
            <w:left w:val="none" w:sz="0" w:space="0" w:color="auto"/>
            <w:bottom w:val="none" w:sz="0" w:space="0" w:color="auto"/>
            <w:right w:val="none" w:sz="0" w:space="0" w:color="auto"/>
          </w:divBdr>
        </w:div>
        <w:div w:id="404887088">
          <w:marLeft w:val="480"/>
          <w:marRight w:val="0"/>
          <w:marTop w:val="0"/>
          <w:marBottom w:val="0"/>
          <w:divBdr>
            <w:top w:val="none" w:sz="0" w:space="0" w:color="auto"/>
            <w:left w:val="none" w:sz="0" w:space="0" w:color="auto"/>
            <w:bottom w:val="none" w:sz="0" w:space="0" w:color="auto"/>
            <w:right w:val="none" w:sz="0" w:space="0" w:color="auto"/>
          </w:divBdr>
        </w:div>
        <w:div w:id="414397097">
          <w:marLeft w:val="480"/>
          <w:marRight w:val="0"/>
          <w:marTop w:val="0"/>
          <w:marBottom w:val="0"/>
          <w:divBdr>
            <w:top w:val="none" w:sz="0" w:space="0" w:color="auto"/>
            <w:left w:val="none" w:sz="0" w:space="0" w:color="auto"/>
            <w:bottom w:val="none" w:sz="0" w:space="0" w:color="auto"/>
            <w:right w:val="none" w:sz="0" w:space="0" w:color="auto"/>
          </w:divBdr>
        </w:div>
        <w:div w:id="429159251">
          <w:marLeft w:val="480"/>
          <w:marRight w:val="0"/>
          <w:marTop w:val="0"/>
          <w:marBottom w:val="0"/>
          <w:divBdr>
            <w:top w:val="none" w:sz="0" w:space="0" w:color="auto"/>
            <w:left w:val="none" w:sz="0" w:space="0" w:color="auto"/>
            <w:bottom w:val="none" w:sz="0" w:space="0" w:color="auto"/>
            <w:right w:val="none" w:sz="0" w:space="0" w:color="auto"/>
          </w:divBdr>
        </w:div>
        <w:div w:id="447818529">
          <w:marLeft w:val="480"/>
          <w:marRight w:val="0"/>
          <w:marTop w:val="0"/>
          <w:marBottom w:val="0"/>
          <w:divBdr>
            <w:top w:val="none" w:sz="0" w:space="0" w:color="auto"/>
            <w:left w:val="none" w:sz="0" w:space="0" w:color="auto"/>
            <w:bottom w:val="none" w:sz="0" w:space="0" w:color="auto"/>
            <w:right w:val="none" w:sz="0" w:space="0" w:color="auto"/>
          </w:divBdr>
        </w:div>
        <w:div w:id="467017530">
          <w:marLeft w:val="480"/>
          <w:marRight w:val="0"/>
          <w:marTop w:val="0"/>
          <w:marBottom w:val="0"/>
          <w:divBdr>
            <w:top w:val="none" w:sz="0" w:space="0" w:color="auto"/>
            <w:left w:val="none" w:sz="0" w:space="0" w:color="auto"/>
            <w:bottom w:val="none" w:sz="0" w:space="0" w:color="auto"/>
            <w:right w:val="none" w:sz="0" w:space="0" w:color="auto"/>
          </w:divBdr>
        </w:div>
        <w:div w:id="516427475">
          <w:marLeft w:val="480"/>
          <w:marRight w:val="0"/>
          <w:marTop w:val="0"/>
          <w:marBottom w:val="0"/>
          <w:divBdr>
            <w:top w:val="none" w:sz="0" w:space="0" w:color="auto"/>
            <w:left w:val="none" w:sz="0" w:space="0" w:color="auto"/>
            <w:bottom w:val="none" w:sz="0" w:space="0" w:color="auto"/>
            <w:right w:val="none" w:sz="0" w:space="0" w:color="auto"/>
          </w:divBdr>
        </w:div>
        <w:div w:id="531069294">
          <w:marLeft w:val="480"/>
          <w:marRight w:val="0"/>
          <w:marTop w:val="0"/>
          <w:marBottom w:val="0"/>
          <w:divBdr>
            <w:top w:val="none" w:sz="0" w:space="0" w:color="auto"/>
            <w:left w:val="none" w:sz="0" w:space="0" w:color="auto"/>
            <w:bottom w:val="none" w:sz="0" w:space="0" w:color="auto"/>
            <w:right w:val="none" w:sz="0" w:space="0" w:color="auto"/>
          </w:divBdr>
        </w:div>
        <w:div w:id="537592936">
          <w:marLeft w:val="480"/>
          <w:marRight w:val="0"/>
          <w:marTop w:val="0"/>
          <w:marBottom w:val="0"/>
          <w:divBdr>
            <w:top w:val="none" w:sz="0" w:space="0" w:color="auto"/>
            <w:left w:val="none" w:sz="0" w:space="0" w:color="auto"/>
            <w:bottom w:val="none" w:sz="0" w:space="0" w:color="auto"/>
            <w:right w:val="none" w:sz="0" w:space="0" w:color="auto"/>
          </w:divBdr>
        </w:div>
        <w:div w:id="540629075">
          <w:marLeft w:val="480"/>
          <w:marRight w:val="0"/>
          <w:marTop w:val="0"/>
          <w:marBottom w:val="0"/>
          <w:divBdr>
            <w:top w:val="none" w:sz="0" w:space="0" w:color="auto"/>
            <w:left w:val="none" w:sz="0" w:space="0" w:color="auto"/>
            <w:bottom w:val="none" w:sz="0" w:space="0" w:color="auto"/>
            <w:right w:val="none" w:sz="0" w:space="0" w:color="auto"/>
          </w:divBdr>
        </w:div>
        <w:div w:id="542524824">
          <w:marLeft w:val="480"/>
          <w:marRight w:val="0"/>
          <w:marTop w:val="0"/>
          <w:marBottom w:val="0"/>
          <w:divBdr>
            <w:top w:val="none" w:sz="0" w:space="0" w:color="auto"/>
            <w:left w:val="none" w:sz="0" w:space="0" w:color="auto"/>
            <w:bottom w:val="none" w:sz="0" w:space="0" w:color="auto"/>
            <w:right w:val="none" w:sz="0" w:space="0" w:color="auto"/>
          </w:divBdr>
        </w:div>
        <w:div w:id="578947196">
          <w:marLeft w:val="480"/>
          <w:marRight w:val="0"/>
          <w:marTop w:val="0"/>
          <w:marBottom w:val="0"/>
          <w:divBdr>
            <w:top w:val="none" w:sz="0" w:space="0" w:color="auto"/>
            <w:left w:val="none" w:sz="0" w:space="0" w:color="auto"/>
            <w:bottom w:val="none" w:sz="0" w:space="0" w:color="auto"/>
            <w:right w:val="none" w:sz="0" w:space="0" w:color="auto"/>
          </w:divBdr>
        </w:div>
        <w:div w:id="587424646">
          <w:marLeft w:val="480"/>
          <w:marRight w:val="0"/>
          <w:marTop w:val="0"/>
          <w:marBottom w:val="0"/>
          <w:divBdr>
            <w:top w:val="none" w:sz="0" w:space="0" w:color="auto"/>
            <w:left w:val="none" w:sz="0" w:space="0" w:color="auto"/>
            <w:bottom w:val="none" w:sz="0" w:space="0" w:color="auto"/>
            <w:right w:val="none" w:sz="0" w:space="0" w:color="auto"/>
          </w:divBdr>
        </w:div>
        <w:div w:id="588928771">
          <w:marLeft w:val="480"/>
          <w:marRight w:val="0"/>
          <w:marTop w:val="0"/>
          <w:marBottom w:val="0"/>
          <w:divBdr>
            <w:top w:val="none" w:sz="0" w:space="0" w:color="auto"/>
            <w:left w:val="none" w:sz="0" w:space="0" w:color="auto"/>
            <w:bottom w:val="none" w:sz="0" w:space="0" w:color="auto"/>
            <w:right w:val="none" w:sz="0" w:space="0" w:color="auto"/>
          </w:divBdr>
        </w:div>
        <w:div w:id="642318673">
          <w:marLeft w:val="480"/>
          <w:marRight w:val="0"/>
          <w:marTop w:val="0"/>
          <w:marBottom w:val="0"/>
          <w:divBdr>
            <w:top w:val="none" w:sz="0" w:space="0" w:color="auto"/>
            <w:left w:val="none" w:sz="0" w:space="0" w:color="auto"/>
            <w:bottom w:val="none" w:sz="0" w:space="0" w:color="auto"/>
            <w:right w:val="none" w:sz="0" w:space="0" w:color="auto"/>
          </w:divBdr>
        </w:div>
        <w:div w:id="710807865">
          <w:marLeft w:val="480"/>
          <w:marRight w:val="0"/>
          <w:marTop w:val="0"/>
          <w:marBottom w:val="0"/>
          <w:divBdr>
            <w:top w:val="none" w:sz="0" w:space="0" w:color="auto"/>
            <w:left w:val="none" w:sz="0" w:space="0" w:color="auto"/>
            <w:bottom w:val="none" w:sz="0" w:space="0" w:color="auto"/>
            <w:right w:val="none" w:sz="0" w:space="0" w:color="auto"/>
          </w:divBdr>
        </w:div>
        <w:div w:id="711076491">
          <w:marLeft w:val="480"/>
          <w:marRight w:val="0"/>
          <w:marTop w:val="0"/>
          <w:marBottom w:val="0"/>
          <w:divBdr>
            <w:top w:val="none" w:sz="0" w:space="0" w:color="auto"/>
            <w:left w:val="none" w:sz="0" w:space="0" w:color="auto"/>
            <w:bottom w:val="none" w:sz="0" w:space="0" w:color="auto"/>
            <w:right w:val="none" w:sz="0" w:space="0" w:color="auto"/>
          </w:divBdr>
        </w:div>
        <w:div w:id="785344276">
          <w:marLeft w:val="480"/>
          <w:marRight w:val="0"/>
          <w:marTop w:val="0"/>
          <w:marBottom w:val="0"/>
          <w:divBdr>
            <w:top w:val="none" w:sz="0" w:space="0" w:color="auto"/>
            <w:left w:val="none" w:sz="0" w:space="0" w:color="auto"/>
            <w:bottom w:val="none" w:sz="0" w:space="0" w:color="auto"/>
            <w:right w:val="none" w:sz="0" w:space="0" w:color="auto"/>
          </w:divBdr>
        </w:div>
        <w:div w:id="808206712">
          <w:marLeft w:val="480"/>
          <w:marRight w:val="0"/>
          <w:marTop w:val="0"/>
          <w:marBottom w:val="0"/>
          <w:divBdr>
            <w:top w:val="none" w:sz="0" w:space="0" w:color="auto"/>
            <w:left w:val="none" w:sz="0" w:space="0" w:color="auto"/>
            <w:bottom w:val="none" w:sz="0" w:space="0" w:color="auto"/>
            <w:right w:val="none" w:sz="0" w:space="0" w:color="auto"/>
          </w:divBdr>
        </w:div>
        <w:div w:id="813253404">
          <w:marLeft w:val="480"/>
          <w:marRight w:val="0"/>
          <w:marTop w:val="0"/>
          <w:marBottom w:val="0"/>
          <w:divBdr>
            <w:top w:val="none" w:sz="0" w:space="0" w:color="auto"/>
            <w:left w:val="none" w:sz="0" w:space="0" w:color="auto"/>
            <w:bottom w:val="none" w:sz="0" w:space="0" w:color="auto"/>
            <w:right w:val="none" w:sz="0" w:space="0" w:color="auto"/>
          </w:divBdr>
        </w:div>
        <w:div w:id="869336172">
          <w:marLeft w:val="480"/>
          <w:marRight w:val="0"/>
          <w:marTop w:val="0"/>
          <w:marBottom w:val="0"/>
          <w:divBdr>
            <w:top w:val="none" w:sz="0" w:space="0" w:color="auto"/>
            <w:left w:val="none" w:sz="0" w:space="0" w:color="auto"/>
            <w:bottom w:val="none" w:sz="0" w:space="0" w:color="auto"/>
            <w:right w:val="none" w:sz="0" w:space="0" w:color="auto"/>
          </w:divBdr>
        </w:div>
        <w:div w:id="878711569">
          <w:marLeft w:val="480"/>
          <w:marRight w:val="0"/>
          <w:marTop w:val="0"/>
          <w:marBottom w:val="0"/>
          <w:divBdr>
            <w:top w:val="none" w:sz="0" w:space="0" w:color="auto"/>
            <w:left w:val="none" w:sz="0" w:space="0" w:color="auto"/>
            <w:bottom w:val="none" w:sz="0" w:space="0" w:color="auto"/>
            <w:right w:val="none" w:sz="0" w:space="0" w:color="auto"/>
          </w:divBdr>
        </w:div>
        <w:div w:id="888685740">
          <w:marLeft w:val="480"/>
          <w:marRight w:val="0"/>
          <w:marTop w:val="0"/>
          <w:marBottom w:val="0"/>
          <w:divBdr>
            <w:top w:val="none" w:sz="0" w:space="0" w:color="auto"/>
            <w:left w:val="none" w:sz="0" w:space="0" w:color="auto"/>
            <w:bottom w:val="none" w:sz="0" w:space="0" w:color="auto"/>
            <w:right w:val="none" w:sz="0" w:space="0" w:color="auto"/>
          </w:divBdr>
        </w:div>
        <w:div w:id="909463513">
          <w:marLeft w:val="480"/>
          <w:marRight w:val="0"/>
          <w:marTop w:val="0"/>
          <w:marBottom w:val="0"/>
          <w:divBdr>
            <w:top w:val="none" w:sz="0" w:space="0" w:color="auto"/>
            <w:left w:val="none" w:sz="0" w:space="0" w:color="auto"/>
            <w:bottom w:val="none" w:sz="0" w:space="0" w:color="auto"/>
            <w:right w:val="none" w:sz="0" w:space="0" w:color="auto"/>
          </w:divBdr>
        </w:div>
        <w:div w:id="932056932">
          <w:marLeft w:val="480"/>
          <w:marRight w:val="0"/>
          <w:marTop w:val="0"/>
          <w:marBottom w:val="0"/>
          <w:divBdr>
            <w:top w:val="none" w:sz="0" w:space="0" w:color="auto"/>
            <w:left w:val="none" w:sz="0" w:space="0" w:color="auto"/>
            <w:bottom w:val="none" w:sz="0" w:space="0" w:color="auto"/>
            <w:right w:val="none" w:sz="0" w:space="0" w:color="auto"/>
          </w:divBdr>
        </w:div>
        <w:div w:id="962492954">
          <w:marLeft w:val="480"/>
          <w:marRight w:val="0"/>
          <w:marTop w:val="0"/>
          <w:marBottom w:val="0"/>
          <w:divBdr>
            <w:top w:val="none" w:sz="0" w:space="0" w:color="auto"/>
            <w:left w:val="none" w:sz="0" w:space="0" w:color="auto"/>
            <w:bottom w:val="none" w:sz="0" w:space="0" w:color="auto"/>
            <w:right w:val="none" w:sz="0" w:space="0" w:color="auto"/>
          </w:divBdr>
        </w:div>
        <w:div w:id="996960350">
          <w:marLeft w:val="480"/>
          <w:marRight w:val="0"/>
          <w:marTop w:val="0"/>
          <w:marBottom w:val="0"/>
          <w:divBdr>
            <w:top w:val="none" w:sz="0" w:space="0" w:color="auto"/>
            <w:left w:val="none" w:sz="0" w:space="0" w:color="auto"/>
            <w:bottom w:val="none" w:sz="0" w:space="0" w:color="auto"/>
            <w:right w:val="none" w:sz="0" w:space="0" w:color="auto"/>
          </w:divBdr>
        </w:div>
        <w:div w:id="1013919572">
          <w:marLeft w:val="480"/>
          <w:marRight w:val="0"/>
          <w:marTop w:val="0"/>
          <w:marBottom w:val="0"/>
          <w:divBdr>
            <w:top w:val="none" w:sz="0" w:space="0" w:color="auto"/>
            <w:left w:val="none" w:sz="0" w:space="0" w:color="auto"/>
            <w:bottom w:val="none" w:sz="0" w:space="0" w:color="auto"/>
            <w:right w:val="none" w:sz="0" w:space="0" w:color="auto"/>
          </w:divBdr>
        </w:div>
      </w:divsChild>
    </w:div>
    <w:div w:id="197545248">
      <w:bodyDiv w:val="1"/>
      <w:marLeft w:val="0"/>
      <w:marRight w:val="0"/>
      <w:marTop w:val="0"/>
      <w:marBottom w:val="0"/>
      <w:divBdr>
        <w:top w:val="none" w:sz="0" w:space="0" w:color="auto"/>
        <w:left w:val="none" w:sz="0" w:space="0" w:color="auto"/>
        <w:bottom w:val="none" w:sz="0" w:space="0" w:color="auto"/>
        <w:right w:val="none" w:sz="0" w:space="0" w:color="auto"/>
      </w:divBdr>
    </w:div>
    <w:div w:id="197550971">
      <w:bodyDiv w:val="1"/>
      <w:marLeft w:val="0"/>
      <w:marRight w:val="0"/>
      <w:marTop w:val="0"/>
      <w:marBottom w:val="0"/>
      <w:divBdr>
        <w:top w:val="none" w:sz="0" w:space="0" w:color="auto"/>
        <w:left w:val="none" w:sz="0" w:space="0" w:color="auto"/>
        <w:bottom w:val="none" w:sz="0" w:space="0" w:color="auto"/>
        <w:right w:val="none" w:sz="0" w:space="0" w:color="auto"/>
      </w:divBdr>
    </w:div>
    <w:div w:id="197619743">
      <w:bodyDiv w:val="1"/>
      <w:marLeft w:val="0"/>
      <w:marRight w:val="0"/>
      <w:marTop w:val="0"/>
      <w:marBottom w:val="0"/>
      <w:divBdr>
        <w:top w:val="none" w:sz="0" w:space="0" w:color="auto"/>
        <w:left w:val="none" w:sz="0" w:space="0" w:color="auto"/>
        <w:bottom w:val="none" w:sz="0" w:space="0" w:color="auto"/>
        <w:right w:val="none" w:sz="0" w:space="0" w:color="auto"/>
      </w:divBdr>
    </w:div>
    <w:div w:id="197621855">
      <w:bodyDiv w:val="1"/>
      <w:marLeft w:val="0"/>
      <w:marRight w:val="0"/>
      <w:marTop w:val="0"/>
      <w:marBottom w:val="0"/>
      <w:divBdr>
        <w:top w:val="none" w:sz="0" w:space="0" w:color="auto"/>
        <w:left w:val="none" w:sz="0" w:space="0" w:color="auto"/>
        <w:bottom w:val="none" w:sz="0" w:space="0" w:color="auto"/>
        <w:right w:val="none" w:sz="0" w:space="0" w:color="auto"/>
      </w:divBdr>
    </w:div>
    <w:div w:id="197741758">
      <w:bodyDiv w:val="1"/>
      <w:marLeft w:val="0"/>
      <w:marRight w:val="0"/>
      <w:marTop w:val="0"/>
      <w:marBottom w:val="0"/>
      <w:divBdr>
        <w:top w:val="none" w:sz="0" w:space="0" w:color="auto"/>
        <w:left w:val="none" w:sz="0" w:space="0" w:color="auto"/>
        <w:bottom w:val="none" w:sz="0" w:space="0" w:color="auto"/>
        <w:right w:val="none" w:sz="0" w:space="0" w:color="auto"/>
      </w:divBdr>
    </w:div>
    <w:div w:id="197934815">
      <w:bodyDiv w:val="1"/>
      <w:marLeft w:val="0"/>
      <w:marRight w:val="0"/>
      <w:marTop w:val="0"/>
      <w:marBottom w:val="0"/>
      <w:divBdr>
        <w:top w:val="none" w:sz="0" w:space="0" w:color="auto"/>
        <w:left w:val="none" w:sz="0" w:space="0" w:color="auto"/>
        <w:bottom w:val="none" w:sz="0" w:space="0" w:color="auto"/>
        <w:right w:val="none" w:sz="0" w:space="0" w:color="auto"/>
      </w:divBdr>
    </w:div>
    <w:div w:id="198402360">
      <w:bodyDiv w:val="1"/>
      <w:marLeft w:val="0"/>
      <w:marRight w:val="0"/>
      <w:marTop w:val="0"/>
      <w:marBottom w:val="0"/>
      <w:divBdr>
        <w:top w:val="none" w:sz="0" w:space="0" w:color="auto"/>
        <w:left w:val="none" w:sz="0" w:space="0" w:color="auto"/>
        <w:bottom w:val="none" w:sz="0" w:space="0" w:color="auto"/>
        <w:right w:val="none" w:sz="0" w:space="0" w:color="auto"/>
      </w:divBdr>
    </w:div>
    <w:div w:id="198979488">
      <w:bodyDiv w:val="1"/>
      <w:marLeft w:val="0"/>
      <w:marRight w:val="0"/>
      <w:marTop w:val="0"/>
      <w:marBottom w:val="0"/>
      <w:divBdr>
        <w:top w:val="none" w:sz="0" w:space="0" w:color="auto"/>
        <w:left w:val="none" w:sz="0" w:space="0" w:color="auto"/>
        <w:bottom w:val="none" w:sz="0" w:space="0" w:color="auto"/>
        <w:right w:val="none" w:sz="0" w:space="0" w:color="auto"/>
      </w:divBdr>
    </w:div>
    <w:div w:id="199512580">
      <w:bodyDiv w:val="1"/>
      <w:marLeft w:val="0"/>
      <w:marRight w:val="0"/>
      <w:marTop w:val="0"/>
      <w:marBottom w:val="0"/>
      <w:divBdr>
        <w:top w:val="none" w:sz="0" w:space="0" w:color="auto"/>
        <w:left w:val="none" w:sz="0" w:space="0" w:color="auto"/>
        <w:bottom w:val="none" w:sz="0" w:space="0" w:color="auto"/>
        <w:right w:val="none" w:sz="0" w:space="0" w:color="auto"/>
      </w:divBdr>
    </w:div>
    <w:div w:id="199632596">
      <w:bodyDiv w:val="1"/>
      <w:marLeft w:val="0"/>
      <w:marRight w:val="0"/>
      <w:marTop w:val="0"/>
      <w:marBottom w:val="0"/>
      <w:divBdr>
        <w:top w:val="none" w:sz="0" w:space="0" w:color="auto"/>
        <w:left w:val="none" w:sz="0" w:space="0" w:color="auto"/>
        <w:bottom w:val="none" w:sz="0" w:space="0" w:color="auto"/>
        <w:right w:val="none" w:sz="0" w:space="0" w:color="auto"/>
      </w:divBdr>
    </w:div>
    <w:div w:id="199634408">
      <w:bodyDiv w:val="1"/>
      <w:marLeft w:val="0"/>
      <w:marRight w:val="0"/>
      <w:marTop w:val="0"/>
      <w:marBottom w:val="0"/>
      <w:divBdr>
        <w:top w:val="none" w:sz="0" w:space="0" w:color="auto"/>
        <w:left w:val="none" w:sz="0" w:space="0" w:color="auto"/>
        <w:bottom w:val="none" w:sz="0" w:space="0" w:color="auto"/>
        <w:right w:val="none" w:sz="0" w:space="0" w:color="auto"/>
      </w:divBdr>
    </w:div>
    <w:div w:id="199712387">
      <w:bodyDiv w:val="1"/>
      <w:marLeft w:val="0"/>
      <w:marRight w:val="0"/>
      <w:marTop w:val="0"/>
      <w:marBottom w:val="0"/>
      <w:divBdr>
        <w:top w:val="none" w:sz="0" w:space="0" w:color="auto"/>
        <w:left w:val="none" w:sz="0" w:space="0" w:color="auto"/>
        <w:bottom w:val="none" w:sz="0" w:space="0" w:color="auto"/>
        <w:right w:val="none" w:sz="0" w:space="0" w:color="auto"/>
      </w:divBdr>
    </w:div>
    <w:div w:id="200165461">
      <w:bodyDiv w:val="1"/>
      <w:marLeft w:val="0"/>
      <w:marRight w:val="0"/>
      <w:marTop w:val="0"/>
      <w:marBottom w:val="0"/>
      <w:divBdr>
        <w:top w:val="none" w:sz="0" w:space="0" w:color="auto"/>
        <w:left w:val="none" w:sz="0" w:space="0" w:color="auto"/>
        <w:bottom w:val="none" w:sz="0" w:space="0" w:color="auto"/>
        <w:right w:val="none" w:sz="0" w:space="0" w:color="auto"/>
      </w:divBdr>
    </w:div>
    <w:div w:id="200409930">
      <w:bodyDiv w:val="1"/>
      <w:marLeft w:val="0"/>
      <w:marRight w:val="0"/>
      <w:marTop w:val="0"/>
      <w:marBottom w:val="0"/>
      <w:divBdr>
        <w:top w:val="none" w:sz="0" w:space="0" w:color="auto"/>
        <w:left w:val="none" w:sz="0" w:space="0" w:color="auto"/>
        <w:bottom w:val="none" w:sz="0" w:space="0" w:color="auto"/>
        <w:right w:val="none" w:sz="0" w:space="0" w:color="auto"/>
      </w:divBdr>
    </w:div>
    <w:div w:id="201015208">
      <w:bodyDiv w:val="1"/>
      <w:marLeft w:val="0"/>
      <w:marRight w:val="0"/>
      <w:marTop w:val="0"/>
      <w:marBottom w:val="0"/>
      <w:divBdr>
        <w:top w:val="none" w:sz="0" w:space="0" w:color="auto"/>
        <w:left w:val="none" w:sz="0" w:space="0" w:color="auto"/>
        <w:bottom w:val="none" w:sz="0" w:space="0" w:color="auto"/>
        <w:right w:val="none" w:sz="0" w:space="0" w:color="auto"/>
      </w:divBdr>
    </w:div>
    <w:div w:id="201089508">
      <w:bodyDiv w:val="1"/>
      <w:marLeft w:val="0"/>
      <w:marRight w:val="0"/>
      <w:marTop w:val="0"/>
      <w:marBottom w:val="0"/>
      <w:divBdr>
        <w:top w:val="none" w:sz="0" w:space="0" w:color="auto"/>
        <w:left w:val="none" w:sz="0" w:space="0" w:color="auto"/>
        <w:bottom w:val="none" w:sz="0" w:space="0" w:color="auto"/>
        <w:right w:val="none" w:sz="0" w:space="0" w:color="auto"/>
      </w:divBdr>
      <w:divsChild>
        <w:div w:id="9600786">
          <w:marLeft w:val="480"/>
          <w:marRight w:val="0"/>
          <w:marTop w:val="0"/>
          <w:marBottom w:val="0"/>
          <w:divBdr>
            <w:top w:val="none" w:sz="0" w:space="0" w:color="auto"/>
            <w:left w:val="none" w:sz="0" w:space="0" w:color="auto"/>
            <w:bottom w:val="none" w:sz="0" w:space="0" w:color="auto"/>
            <w:right w:val="none" w:sz="0" w:space="0" w:color="auto"/>
          </w:divBdr>
        </w:div>
        <w:div w:id="163671194">
          <w:marLeft w:val="480"/>
          <w:marRight w:val="0"/>
          <w:marTop w:val="0"/>
          <w:marBottom w:val="0"/>
          <w:divBdr>
            <w:top w:val="none" w:sz="0" w:space="0" w:color="auto"/>
            <w:left w:val="none" w:sz="0" w:space="0" w:color="auto"/>
            <w:bottom w:val="none" w:sz="0" w:space="0" w:color="auto"/>
            <w:right w:val="none" w:sz="0" w:space="0" w:color="auto"/>
          </w:divBdr>
        </w:div>
        <w:div w:id="188763459">
          <w:marLeft w:val="480"/>
          <w:marRight w:val="0"/>
          <w:marTop w:val="0"/>
          <w:marBottom w:val="0"/>
          <w:divBdr>
            <w:top w:val="none" w:sz="0" w:space="0" w:color="auto"/>
            <w:left w:val="none" w:sz="0" w:space="0" w:color="auto"/>
            <w:bottom w:val="none" w:sz="0" w:space="0" w:color="auto"/>
            <w:right w:val="none" w:sz="0" w:space="0" w:color="auto"/>
          </w:divBdr>
        </w:div>
        <w:div w:id="244385744">
          <w:marLeft w:val="480"/>
          <w:marRight w:val="0"/>
          <w:marTop w:val="0"/>
          <w:marBottom w:val="0"/>
          <w:divBdr>
            <w:top w:val="none" w:sz="0" w:space="0" w:color="auto"/>
            <w:left w:val="none" w:sz="0" w:space="0" w:color="auto"/>
            <w:bottom w:val="none" w:sz="0" w:space="0" w:color="auto"/>
            <w:right w:val="none" w:sz="0" w:space="0" w:color="auto"/>
          </w:divBdr>
        </w:div>
        <w:div w:id="256405241">
          <w:marLeft w:val="480"/>
          <w:marRight w:val="0"/>
          <w:marTop w:val="0"/>
          <w:marBottom w:val="0"/>
          <w:divBdr>
            <w:top w:val="none" w:sz="0" w:space="0" w:color="auto"/>
            <w:left w:val="none" w:sz="0" w:space="0" w:color="auto"/>
            <w:bottom w:val="none" w:sz="0" w:space="0" w:color="auto"/>
            <w:right w:val="none" w:sz="0" w:space="0" w:color="auto"/>
          </w:divBdr>
        </w:div>
        <w:div w:id="260771171">
          <w:marLeft w:val="480"/>
          <w:marRight w:val="0"/>
          <w:marTop w:val="0"/>
          <w:marBottom w:val="0"/>
          <w:divBdr>
            <w:top w:val="none" w:sz="0" w:space="0" w:color="auto"/>
            <w:left w:val="none" w:sz="0" w:space="0" w:color="auto"/>
            <w:bottom w:val="none" w:sz="0" w:space="0" w:color="auto"/>
            <w:right w:val="none" w:sz="0" w:space="0" w:color="auto"/>
          </w:divBdr>
        </w:div>
        <w:div w:id="270433568">
          <w:marLeft w:val="480"/>
          <w:marRight w:val="0"/>
          <w:marTop w:val="0"/>
          <w:marBottom w:val="0"/>
          <w:divBdr>
            <w:top w:val="none" w:sz="0" w:space="0" w:color="auto"/>
            <w:left w:val="none" w:sz="0" w:space="0" w:color="auto"/>
            <w:bottom w:val="none" w:sz="0" w:space="0" w:color="auto"/>
            <w:right w:val="none" w:sz="0" w:space="0" w:color="auto"/>
          </w:divBdr>
        </w:div>
        <w:div w:id="355541170">
          <w:marLeft w:val="480"/>
          <w:marRight w:val="0"/>
          <w:marTop w:val="0"/>
          <w:marBottom w:val="0"/>
          <w:divBdr>
            <w:top w:val="none" w:sz="0" w:space="0" w:color="auto"/>
            <w:left w:val="none" w:sz="0" w:space="0" w:color="auto"/>
            <w:bottom w:val="none" w:sz="0" w:space="0" w:color="auto"/>
            <w:right w:val="none" w:sz="0" w:space="0" w:color="auto"/>
          </w:divBdr>
        </w:div>
        <w:div w:id="366106960">
          <w:marLeft w:val="480"/>
          <w:marRight w:val="0"/>
          <w:marTop w:val="0"/>
          <w:marBottom w:val="0"/>
          <w:divBdr>
            <w:top w:val="none" w:sz="0" w:space="0" w:color="auto"/>
            <w:left w:val="none" w:sz="0" w:space="0" w:color="auto"/>
            <w:bottom w:val="none" w:sz="0" w:space="0" w:color="auto"/>
            <w:right w:val="none" w:sz="0" w:space="0" w:color="auto"/>
          </w:divBdr>
        </w:div>
        <w:div w:id="378238314">
          <w:marLeft w:val="480"/>
          <w:marRight w:val="0"/>
          <w:marTop w:val="0"/>
          <w:marBottom w:val="0"/>
          <w:divBdr>
            <w:top w:val="none" w:sz="0" w:space="0" w:color="auto"/>
            <w:left w:val="none" w:sz="0" w:space="0" w:color="auto"/>
            <w:bottom w:val="none" w:sz="0" w:space="0" w:color="auto"/>
            <w:right w:val="none" w:sz="0" w:space="0" w:color="auto"/>
          </w:divBdr>
        </w:div>
        <w:div w:id="386151662">
          <w:marLeft w:val="480"/>
          <w:marRight w:val="0"/>
          <w:marTop w:val="0"/>
          <w:marBottom w:val="0"/>
          <w:divBdr>
            <w:top w:val="none" w:sz="0" w:space="0" w:color="auto"/>
            <w:left w:val="none" w:sz="0" w:space="0" w:color="auto"/>
            <w:bottom w:val="none" w:sz="0" w:space="0" w:color="auto"/>
            <w:right w:val="none" w:sz="0" w:space="0" w:color="auto"/>
          </w:divBdr>
        </w:div>
        <w:div w:id="397628518">
          <w:marLeft w:val="480"/>
          <w:marRight w:val="0"/>
          <w:marTop w:val="0"/>
          <w:marBottom w:val="0"/>
          <w:divBdr>
            <w:top w:val="none" w:sz="0" w:space="0" w:color="auto"/>
            <w:left w:val="none" w:sz="0" w:space="0" w:color="auto"/>
            <w:bottom w:val="none" w:sz="0" w:space="0" w:color="auto"/>
            <w:right w:val="none" w:sz="0" w:space="0" w:color="auto"/>
          </w:divBdr>
        </w:div>
        <w:div w:id="404883228">
          <w:marLeft w:val="480"/>
          <w:marRight w:val="0"/>
          <w:marTop w:val="0"/>
          <w:marBottom w:val="0"/>
          <w:divBdr>
            <w:top w:val="none" w:sz="0" w:space="0" w:color="auto"/>
            <w:left w:val="none" w:sz="0" w:space="0" w:color="auto"/>
            <w:bottom w:val="none" w:sz="0" w:space="0" w:color="auto"/>
            <w:right w:val="none" w:sz="0" w:space="0" w:color="auto"/>
          </w:divBdr>
        </w:div>
        <w:div w:id="435948303">
          <w:marLeft w:val="480"/>
          <w:marRight w:val="0"/>
          <w:marTop w:val="0"/>
          <w:marBottom w:val="0"/>
          <w:divBdr>
            <w:top w:val="none" w:sz="0" w:space="0" w:color="auto"/>
            <w:left w:val="none" w:sz="0" w:space="0" w:color="auto"/>
            <w:bottom w:val="none" w:sz="0" w:space="0" w:color="auto"/>
            <w:right w:val="none" w:sz="0" w:space="0" w:color="auto"/>
          </w:divBdr>
        </w:div>
        <w:div w:id="447118548">
          <w:marLeft w:val="480"/>
          <w:marRight w:val="0"/>
          <w:marTop w:val="0"/>
          <w:marBottom w:val="0"/>
          <w:divBdr>
            <w:top w:val="none" w:sz="0" w:space="0" w:color="auto"/>
            <w:left w:val="none" w:sz="0" w:space="0" w:color="auto"/>
            <w:bottom w:val="none" w:sz="0" w:space="0" w:color="auto"/>
            <w:right w:val="none" w:sz="0" w:space="0" w:color="auto"/>
          </w:divBdr>
        </w:div>
        <w:div w:id="501697895">
          <w:marLeft w:val="480"/>
          <w:marRight w:val="0"/>
          <w:marTop w:val="0"/>
          <w:marBottom w:val="0"/>
          <w:divBdr>
            <w:top w:val="none" w:sz="0" w:space="0" w:color="auto"/>
            <w:left w:val="none" w:sz="0" w:space="0" w:color="auto"/>
            <w:bottom w:val="none" w:sz="0" w:space="0" w:color="auto"/>
            <w:right w:val="none" w:sz="0" w:space="0" w:color="auto"/>
          </w:divBdr>
        </w:div>
        <w:div w:id="511266593">
          <w:marLeft w:val="480"/>
          <w:marRight w:val="0"/>
          <w:marTop w:val="0"/>
          <w:marBottom w:val="0"/>
          <w:divBdr>
            <w:top w:val="none" w:sz="0" w:space="0" w:color="auto"/>
            <w:left w:val="none" w:sz="0" w:space="0" w:color="auto"/>
            <w:bottom w:val="none" w:sz="0" w:space="0" w:color="auto"/>
            <w:right w:val="none" w:sz="0" w:space="0" w:color="auto"/>
          </w:divBdr>
        </w:div>
        <w:div w:id="687952272">
          <w:marLeft w:val="480"/>
          <w:marRight w:val="0"/>
          <w:marTop w:val="0"/>
          <w:marBottom w:val="0"/>
          <w:divBdr>
            <w:top w:val="none" w:sz="0" w:space="0" w:color="auto"/>
            <w:left w:val="none" w:sz="0" w:space="0" w:color="auto"/>
            <w:bottom w:val="none" w:sz="0" w:space="0" w:color="auto"/>
            <w:right w:val="none" w:sz="0" w:space="0" w:color="auto"/>
          </w:divBdr>
        </w:div>
        <w:div w:id="707992415">
          <w:marLeft w:val="480"/>
          <w:marRight w:val="0"/>
          <w:marTop w:val="0"/>
          <w:marBottom w:val="0"/>
          <w:divBdr>
            <w:top w:val="none" w:sz="0" w:space="0" w:color="auto"/>
            <w:left w:val="none" w:sz="0" w:space="0" w:color="auto"/>
            <w:bottom w:val="none" w:sz="0" w:space="0" w:color="auto"/>
            <w:right w:val="none" w:sz="0" w:space="0" w:color="auto"/>
          </w:divBdr>
        </w:div>
        <w:div w:id="739524469">
          <w:marLeft w:val="480"/>
          <w:marRight w:val="0"/>
          <w:marTop w:val="0"/>
          <w:marBottom w:val="0"/>
          <w:divBdr>
            <w:top w:val="none" w:sz="0" w:space="0" w:color="auto"/>
            <w:left w:val="none" w:sz="0" w:space="0" w:color="auto"/>
            <w:bottom w:val="none" w:sz="0" w:space="0" w:color="auto"/>
            <w:right w:val="none" w:sz="0" w:space="0" w:color="auto"/>
          </w:divBdr>
        </w:div>
        <w:div w:id="803305872">
          <w:marLeft w:val="480"/>
          <w:marRight w:val="0"/>
          <w:marTop w:val="0"/>
          <w:marBottom w:val="0"/>
          <w:divBdr>
            <w:top w:val="none" w:sz="0" w:space="0" w:color="auto"/>
            <w:left w:val="none" w:sz="0" w:space="0" w:color="auto"/>
            <w:bottom w:val="none" w:sz="0" w:space="0" w:color="auto"/>
            <w:right w:val="none" w:sz="0" w:space="0" w:color="auto"/>
          </w:divBdr>
        </w:div>
        <w:div w:id="857964216">
          <w:marLeft w:val="480"/>
          <w:marRight w:val="0"/>
          <w:marTop w:val="0"/>
          <w:marBottom w:val="0"/>
          <w:divBdr>
            <w:top w:val="none" w:sz="0" w:space="0" w:color="auto"/>
            <w:left w:val="none" w:sz="0" w:space="0" w:color="auto"/>
            <w:bottom w:val="none" w:sz="0" w:space="0" w:color="auto"/>
            <w:right w:val="none" w:sz="0" w:space="0" w:color="auto"/>
          </w:divBdr>
        </w:div>
        <w:div w:id="990870670">
          <w:marLeft w:val="480"/>
          <w:marRight w:val="0"/>
          <w:marTop w:val="0"/>
          <w:marBottom w:val="0"/>
          <w:divBdr>
            <w:top w:val="none" w:sz="0" w:space="0" w:color="auto"/>
            <w:left w:val="none" w:sz="0" w:space="0" w:color="auto"/>
            <w:bottom w:val="none" w:sz="0" w:space="0" w:color="auto"/>
            <w:right w:val="none" w:sz="0" w:space="0" w:color="auto"/>
          </w:divBdr>
        </w:div>
      </w:divsChild>
    </w:div>
    <w:div w:id="201328577">
      <w:bodyDiv w:val="1"/>
      <w:marLeft w:val="0"/>
      <w:marRight w:val="0"/>
      <w:marTop w:val="0"/>
      <w:marBottom w:val="0"/>
      <w:divBdr>
        <w:top w:val="none" w:sz="0" w:space="0" w:color="auto"/>
        <w:left w:val="none" w:sz="0" w:space="0" w:color="auto"/>
        <w:bottom w:val="none" w:sz="0" w:space="0" w:color="auto"/>
        <w:right w:val="none" w:sz="0" w:space="0" w:color="auto"/>
      </w:divBdr>
    </w:div>
    <w:div w:id="201485727">
      <w:bodyDiv w:val="1"/>
      <w:marLeft w:val="0"/>
      <w:marRight w:val="0"/>
      <w:marTop w:val="0"/>
      <w:marBottom w:val="0"/>
      <w:divBdr>
        <w:top w:val="none" w:sz="0" w:space="0" w:color="auto"/>
        <w:left w:val="none" w:sz="0" w:space="0" w:color="auto"/>
        <w:bottom w:val="none" w:sz="0" w:space="0" w:color="auto"/>
        <w:right w:val="none" w:sz="0" w:space="0" w:color="auto"/>
      </w:divBdr>
    </w:div>
    <w:div w:id="202208346">
      <w:bodyDiv w:val="1"/>
      <w:marLeft w:val="0"/>
      <w:marRight w:val="0"/>
      <w:marTop w:val="0"/>
      <w:marBottom w:val="0"/>
      <w:divBdr>
        <w:top w:val="none" w:sz="0" w:space="0" w:color="auto"/>
        <w:left w:val="none" w:sz="0" w:space="0" w:color="auto"/>
        <w:bottom w:val="none" w:sz="0" w:space="0" w:color="auto"/>
        <w:right w:val="none" w:sz="0" w:space="0" w:color="auto"/>
      </w:divBdr>
    </w:div>
    <w:div w:id="202838131">
      <w:bodyDiv w:val="1"/>
      <w:marLeft w:val="0"/>
      <w:marRight w:val="0"/>
      <w:marTop w:val="0"/>
      <w:marBottom w:val="0"/>
      <w:divBdr>
        <w:top w:val="none" w:sz="0" w:space="0" w:color="auto"/>
        <w:left w:val="none" w:sz="0" w:space="0" w:color="auto"/>
        <w:bottom w:val="none" w:sz="0" w:space="0" w:color="auto"/>
        <w:right w:val="none" w:sz="0" w:space="0" w:color="auto"/>
      </w:divBdr>
    </w:div>
    <w:div w:id="202838607">
      <w:bodyDiv w:val="1"/>
      <w:marLeft w:val="0"/>
      <w:marRight w:val="0"/>
      <w:marTop w:val="0"/>
      <w:marBottom w:val="0"/>
      <w:divBdr>
        <w:top w:val="none" w:sz="0" w:space="0" w:color="auto"/>
        <w:left w:val="none" w:sz="0" w:space="0" w:color="auto"/>
        <w:bottom w:val="none" w:sz="0" w:space="0" w:color="auto"/>
        <w:right w:val="none" w:sz="0" w:space="0" w:color="auto"/>
      </w:divBdr>
    </w:div>
    <w:div w:id="203103809">
      <w:bodyDiv w:val="1"/>
      <w:marLeft w:val="0"/>
      <w:marRight w:val="0"/>
      <w:marTop w:val="0"/>
      <w:marBottom w:val="0"/>
      <w:divBdr>
        <w:top w:val="none" w:sz="0" w:space="0" w:color="auto"/>
        <w:left w:val="none" w:sz="0" w:space="0" w:color="auto"/>
        <w:bottom w:val="none" w:sz="0" w:space="0" w:color="auto"/>
        <w:right w:val="none" w:sz="0" w:space="0" w:color="auto"/>
      </w:divBdr>
    </w:div>
    <w:div w:id="203562047">
      <w:bodyDiv w:val="1"/>
      <w:marLeft w:val="0"/>
      <w:marRight w:val="0"/>
      <w:marTop w:val="0"/>
      <w:marBottom w:val="0"/>
      <w:divBdr>
        <w:top w:val="none" w:sz="0" w:space="0" w:color="auto"/>
        <w:left w:val="none" w:sz="0" w:space="0" w:color="auto"/>
        <w:bottom w:val="none" w:sz="0" w:space="0" w:color="auto"/>
        <w:right w:val="none" w:sz="0" w:space="0" w:color="auto"/>
      </w:divBdr>
    </w:div>
    <w:div w:id="203568572">
      <w:bodyDiv w:val="1"/>
      <w:marLeft w:val="0"/>
      <w:marRight w:val="0"/>
      <w:marTop w:val="0"/>
      <w:marBottom w:val="0"/>
      <w:divBdr>
        <w:top w:val="none" w:sz="0" w:space="0" w:color="auto"/>
        <w:left w:val="none" w:sz="0" w:space="0" w:color="auto"/>
        <w:bottom w:val="none" w:sz="0" w:space="0" w:color="auto"/>
        <w:right w:val="none" w:sz="0" w:space="0" w:color="auto"/>
      </w:divBdr>
    </w:div>
    <w:div w:id="203907319">
      <w:bodyDiv w:val="1"/>
      <w:marLeft w:val="0"/>
      <w:marRight w:val="0"/>
      <w:marTop w:val="0"/>
      <w:marBottom w:val="0"/>
      <w:divBdr>
        <w:top w:val="none" w:sz="0" w:space="0" w:color="auto"/>
        <w:left w:val="none" w:sz="0" w:space="0" w:color="auto"/>
        <w:bottom w:val="none" w:sz="0" w:space="0" w:color="auto"/>
        <w:right w:val="none" w:sz="0" w:space="0" w:color="auto"/>
      </w:divBdr>
    </w:div>
    <w:div w:id="203979812">
      <w:bodyDiv w:val="1"/>
      <w:marLeft w:val="0"/>
      <w:marRight w:val="0"/>
      <w:marTop w:val="0"/>
      <w:marBottom w:val="0"/>
      <w:divBdr>
        <w:top w:val="none" w:sz="0" w:space="0" w:color="auto"/>
        <w:left w:val="none" w:sz="0" w:space="0" w:color="auto"/>
        <w:bottom w:val="none" w:sz="0" w:space="0" w:color="auto"/>
        <w:right w:val="none" w:sz="0" w:space="0" w:color="auto"/>
      </w:divBdr>
    </w:div>
    <w:div w:id="204027161">
      <w:bodyDiv w:val="1"/>
      <w:marLeft w:val="0"/>
      <w:marRight w:val="0"/>
      <w:marTop w:val="0"/>
      <w:marBottom w:val="0"/>
      <w:divBdr>
        <w:top w:val="none" w:sz="0" w:space="0" w:color="auto"/>
        <w:left w:val="none" w:sz="0" w:space="0" w:color="auto"/>
        <w:bottom w:val="none" w:sz="0" w:space="0" w:color="auto"/>
        <w:right w:val="none" w:sz="0" w:space="0" w:color="auto"/>
      </w:divBdr>
    </w:div>
    <w:div w:id="204028189">
      <w:bodyDiv w:val="1"/>
      <w:marLeft w:val="0"/>
      <w:marRight w:val="0"/>
      <w:marTop w:val="0"/>
      <w:marBottom w:val="0"/>
      <w:divBdr>
        <w:top w:val="none" w:sz="0" w:space="0" w:color="auto"/>
        <w:left w:val="none" w:sz="0" w:space="0" w:color="auto"/>
        <w:bottom w:val="none" w:sz="0" w:space="0" w:color="auto"/>
        <w:right w:val="none" w:sz="0" w:space="0" w:color="auto"/>
      </w:divBdr>
    </w:div>
    <w:div w:id="204104096">
      <w:bodyDiv w:val="1"/>
      <w:marLeft w:val="0"/>
      <w:marRight w:val="0"/>
      <w:marTop w:val="0"/>
      <w:marBottom w:val="0"/>
      <w:divBdr>
        <w:top w:val="none" w:sz="0" w:space="0" w:color="auto"/>
        <w:left w:val="none" w:sz="0" w:space="0" w:color="auto"/>
        <w:bottom w:val="none" w:sz="0" w:space="0" w:color="auto"/>
        <w:right w:val="none" w:sz="0" w:space="0" w:color="auto"/>
      </w:divBdr>
    </w:div>
    <w:div w:id="204173161">
      <w:bodyDiv w:val="1"/>
      <w:marLeft w:val="0"/>
      <w:marRight w:val="0"/>
      <w:marTop w:val="0"/>
      <w:marBottom w:val="0"/>
      <w:divBdr>
        <w:top w:val="none" w:sz="0" w:space="0" w:color="auto"/>
        <w:left w:val="none" w:sz="0" w:space="0" w:color="auto"/>
        <w:bottom w:val="none" w:sz="0" w:space="0" w:color="auto"/>
        <w:right w:val="none" w:sz="0" w:space="0" w:color="auto"/>
      </w:divBdr>
    </w:div>
    <w:div w:id="204219601">
      <w:bodyDiv w:val="1"/>
      <w:marLeft w:val="0"/>
      <w:marRight w:val="0"/>
      <w:marTop w:val="0"/>
      <w:marBottom w:val="0"/>
      <w:divBdr>
        <w:top w:val="none" w:sz="0" w:space="0" w:color="auto"/>
        <w:left w:val="none" w:sz="0" w:space="0" w:color="auto"/>
        <w:bottom w:val="none" w:sz="0" w:space="0" w:color="auto"/>
        <w:right w:val="none" w:sz="0" w:space="0" w:color="auto"/>
      </w:divBdr>
      <w:divsChild>
        <w:div w:id="5668591">
          <w:marLeft w:val="480"/>
          <w:marRight w:val="0"/>
          <w:marTop w:val="0"/>
          <w:marBottom w:val="0"/>
          <w:divBdr>
            <w:top w:val="none" w:sz="0" w:space="0" w:color="auto"/>
            <w:left w:val="none" w:sz="0" w:space="0" w:color="auto"/>
            <w:bottom w:val="none" w:sz="0" w:space="0" w:color="auto"/>
            <w:right w:val="none" w:sz="0" w:space="0" w:color="auto"/>
          </w:divBdr>
        </w:div>
        <w:div w:id="12610547">
          <w:marLeft w:val="480"/>
          <w:marRight w:val="0"/>
          <w:marTop w:val="0"/>
          <w:marBottom w:val="0"/>
          <w:divBdr>
            <w:top w:val="none" w:sz="0" w:space="0" w:color="auto"/>
            <w:left w:val="none" w:sz="0" w:space="0" w:color="auto"/>
            <w:bottom w:val="none" w:sz="0" w:space="0" w:color="auto"/>
            <w:right w:val="none" w:sz="0" w:space="0" w:color="auto"/>
          </w:divBdr>
        </w:div>
        <w:div w:id="21712203">
          <w:marLeft w:val="480"/>
          <w:marRight w:val="0"/>
          <w:marTop w:val="0"/>
          <w:marBottom w:val="0"/>
          <w:divBdr>
            <w:top w:val="none" w:sz="0" w:space="0" w:color="auto"/>
            <w:left w:val="none" w:sz="0" w:space="0" w:color="auto"/>
            <w:bottom w:val="none" w:sz="0" w:space="0" w:color="auto"/>
            <w:right w:val="none" w:sz="0" w:space="0" w:color="auto"/>
          </w:divBdr>
        </w:div>
        <w:div w:id="92628593">
          <w:marLeft w:val="480"/>
          <w:marRight w:val="0"/>
          <w:marTop w:val="0"/>
          <w:marBottom w:val="0"/>
          <w:divBdr>
            <w:top w:val="none" w:sz="0" w:space="0" w:color="auto"/>
            <w:left w:val="none" w:sz="0" w:space="0" w:color="auto"/>
            <w:bottom w:val="none" w:sz="0" w:space="0" w:color="auto"/>
            <w:right w:val="none" w:sz="0" w:space="0" w:color="auto"/>
          </w:divBdr>
        </w:div>
        <w:div w:id="156268534">
          <w:marLeft w:val="480"/>
          <w:marRight w:val="0"/>
          <w:marTop w:val="0"/>
          <w:marBottom w:val="0"/>
          <w:divBdr>
            <w:top w:val="none" w:sz="0" w:space="0" w:color="auto"/>
            <w:left w:val="none" w:sz="0" w:space="0" w:color="auto"/>
            <w:bottom w:val="none" w:sz="0" w:space="0" w:color="auto"/>
            <w:right w:val="none" w:sz="0" w:space="0" w:color="auto"/>
          </w:divBdr>
        </w:div>
        <w:div w:id="158086127">
          <w:marLeft w:val="480"/>
          <w:marRight w:val="0"/>
          <w:marTop w:val="0"/>
          <w:marBottom w:val="0"/>
          <w:divBdr>
            <w:top w:val="none" w:sz="0" w:space="0" w:color="auto"/>
            <w:left w:val="none" w:sz="0" w:space="0" w:color="auto"/>
            <w:bottom w:val="none" w:sz="0" w:space="0" w:color="auto"/>
            <w:right w:val="none" w:sz="0" w:space="0" w:color="auto"/>
          </w:divBdr>
        </w:div>
        <w:div w:id="168954002">
          <w:marLeft w:val="480"/>
          <w:marRight w:val="0"/>
          <w:marTop w:val="0"/>
          <w:marBottom w:val="0"/>
          <w:divBdr>
            <w:top w:val="none" w:sz="0" w:space="0" w:color="auto"/>
            <w:left w:val="none" w:sz="0" w:space="0" w:color="auto"/>
            <w:bottom w:val="none" w:sz="0" w:space="0" w:color="auto"/>
            <w:right w:val="none" w:sz="0" w:space="0" w:color="auto"/>
          </w:divBdr>
        </w:div>
        <w:div w:id="207884692">
          <w:marLeft w:val="480"/>
          <w:marRight w:val="0"/>
          <w:marTop w:val="0"/>
          <w:marBottom w:val="0"/>
          <w:divBdr>
            <w:top w:val="none" w:sz="0" w:space="0" w:color="auto"/>
            <w:left w:val="none" w:sz="0" w:space="0" w:color="auto"/>
            <w:bottom w:val="none" w:sz="0" w:space="0" w:color="auto"/>
            <w:right w:val="none" w:sz="0" w:space="0" w:color="auto"/>
          </w:divBdr>
        </w:div>
        <w:div w:id="224610914">
          <w:marLeft w:val="480"/>
          <w:marRight w:val="0"/>
          <w:marTop w:val="0"/>
          <w:marBottom w:val="0"/>
          <w:divBdr>
            <w:top w:val="none" w:sz="0" w:space="0" w:color="auto"/>
            <w:left w:val="none" w:sz="0" w:space="0" w:color="auto"/>
            <w:bottom w:val="none" w:sz="0" w:space="0" w:color="auto"/>
            <w:right w:val="none" w:sz="0" w:space="0" w:color="auto"/>
          </w:divBdr>
        </w:div>
        <w:div w:id="271672536">
          <w:marLeft w:val="480"/>
          <w:marRight w:val="0"/>
          <w:marTop w:val="0"/>
          <w:marBottom w:val="0"/>
          <w:divBdr>
            <w:top w:val="none" w:sz="0" w:space="0" w:color="auto"/>
            <w:left w:val="none" w:sz="0" w:space="0" w:color="auto"/>
            <w:bottom w:val="none" w:sz="0" w:space="0" w:color="auto"/>
            <w:right w:val="none" w:sz="0" w:space="0" w:color="auto"/>
          </w:divBdr>
        </w:div>
        <w:div w:id="309022754">
          <w:marLeft w:val="480"/>
          <w:marRight w:val="0"/>
          <w:marTop w:val="0"/>
          <w:marBottom w:val="0"/>
          <w:divBdr>
            <w:top w:val="none" w:sz="0" w:space="0" w:color="auto"/>
            <w:left w:val="none" w:sz="0" w:space="0" w:color="auto"/>
            <w:bottom w:val="none" w:sz="0" w:space="0" w:color="auto"/>
            <w:right w:val="none" w:sz="0" w:space="0" w:color="auto"/>
          </w:divBdr>
        </w:div>
        <w:div w:id="314727700">
          <w:marLeft w:val="480"/>
          <w:marRight w:val="0"/>
          <w:marTop w:val="0"/>
          <w:marBottom w:val="0"/>
          <w:divBdr>
            <w:top w:val="none" w:sz="0" w:space="0" w:color="auto"/>
            <w:left w:val="none" w:sz="0" w:space="0" w:color="auto"/>
            <w:bottom w:val="none" w:sz="0" w:space="0" w:color="auto"/>
            <w:right w:val="none" w:sz="0" w:space="0" w:color="auto"/>
          </w:divBdr>
        </w:div>
        <w:div w:id="334262158">
          <w:marLeft w:val="480"/>
          <w:marRight w:val="0"/>
          <w:marTop w:val="0"/>
          <w:marBottom w:val="0"/>
          <w:divBdr>
            <w:top w:val="none" w:sz="0" w:space="0" w:color="auto"/>
            <w:left w:val="none" w:sz="0" w:space="0" w:color="auto"/>
            <w:bottom w:val="none" w:sz="0" w:space="0" w:color="auto"/>
            <w:right w:val="none" w:sz="0" w:space="0" w:color="auto"/>
          </w:divBdr>
        </w:div>
        <w:div w:id="357044678">
          <w:marLeft w:val="480"/>
          <w:marRight w:val="0"/>
          <w:marTop w:val="0"/>
          <w:marBottom w:val="0"/>
          <w:divBdr>
            <w:top w:val="none" w:sz="0" w:space="0" w:color="auto"/>
            <w:left w:val="none" w:sz="0" w:space="0" w:color="auto"/>
            <w:bottom w:val="none" w:sz="0" w:space="0" w:color="auto"/>
            <w:right w:val="none" w:sz="0" w:space="0" w:color="auto"/>
          </w:divBdr>
        </w:div>
        <w:div w:id="369690911">
          <w:marLeft w:val="480"/>
          <w:marRight w:val="0"/>
          <w:marTop w:val="0"/>
          <w:marBottom w:val="0"/>
          <w:divBdr>
            <w:top w:val="none" w:sz="0" w:space="0" w:color="auto"/>
            <w:left w:val="none" w:sz="0" w:space="0" w:color="auto"/>
            <w:bottom w:val="none" w:sz="0" w:space="0" w:color="auto"/>
            <w:right w:val="none" w:sz="0" w:space="0" w:color="auto"/>
          </w:divBdr>
        </w:div>
        <w:div w:id="371736042">
          <w:marLeft w:val="480"/>
          <w:marRight w:val="0"/>
          <w:marTop w:val="0"/>
          <w:marBottom w:val="0"/>
          <w:divBdr>
            <w:top w:val="none" w:sz="0" w:space="0" w:color="auto"/>
            <w:left w:val="none" w:sz="0" w:space="0" w:color="auto"/>
            <w:bottom w:val="none" w:sz="0" w:space="0" w:color="auto"/>
            <w:right w:val="none" w:sz="0" w:space="0" w:color="auto"/>
          </w:divBdr>
        </w:div>
        <w:div w:id="480735896">
          <w:marLeft w:val="480"/>
          <w:marRight w:val="0"/>
          <w:marTop w:val="0"/>
          <w:marBottom w:val="0"/>
          <w:divBdr>
            <w:top w:val="none" w:sz="0" w:space="0" w:color="auto"/>
            <w:left w:val="none" w:sz="0" w:space="0" w:color="auto"/>
            <w:bottom w:val="none" w:sz="0" w:space="0" w:color="auto"/>
            <w:right w:val="none" w:sz="0" w:space="0" w:color="auto"/>
          </w:divBdr>
        </w:div>
        <w:div w:id="482816642">
          <w:marLeft w:val="480"/>
          <w:marRight w:val="0"/>
          <w:marTop w:val="0"/>
          <w:marBottom w:val="0"/>
          <w:divBdr>
            <w:top w:val="none" w:sz="0" w:space="0" w:color="auto"/>
            <w:left w:val="none" w:sz="0" w:space="0" w:color="auto"/>
            <w:bottom w:val="none" w:sz="0" w:space="0" w:color="auto"/>
            <w:right w:val="none" w:sz="0" w:space="0" w:color="auto"/>
          </w:divBdr>
        </w:div>
        <w:div w:id="512374935">
          <w:marLeft w:val="480"/>
          <w:marRight w:val="0"/>
          <w:marTop w:val="0"/>
          <w:marBottom w:val="0"/>
          <w:divBdr>
            <w:top w:val="none" w:sz="0" w:space="0" w:color="auto"/>
            <w:left w:val="none" w:sz="0" w:space="0" w:color="auto"/>
            <w:bottom w:val="none" w:sz="0" w:space="0" w:color="auto"/>
            <w:right w:val="none" w:sz="0" w:space="0" w:color="auto"/>
          </w:divBdr>
        </w:div>
        <w:div w:id="535627123">
          <w:marLeft w:val="480"/>
          <w:marRight w:val="0"/>
          <w:marTop w:val="0"/>
          <w:marBottom w:val="0"/>
          <w:divBdr>
            <w:top w:val="none" w:sz="0" w:space="0" w:color="auto"/>
            <w:left w:val="none" w:sz="0" w:space="0" w:color="auto"/>
            <w:bottom w:val="none" w:sz="0" w:space="0" w:color="auto"/>
            <w:right w:val="none" w:sz="0" w:space="0" w:color="auto"/>
          </w:divBdr>
        </w:div>
        <w:div w:id="575362084">
          <w:marLeft w:val="480"/>
          <w:marRight w:val="0"/>
          <w:marTop w:val="0"/>
          <w:marBottom w:val="0"/>
          <w:divBdr>
            <w:top w:val="none" w:sz="0" w:space="0" w:color="auto"/>
            <w:left w:val="none" w:sz="0" w:space="0" w:color="auto"/>
            <w:bottom w:val="none" w:sz="0" w:space="0" w:color="auto"/>
            <w:right w:val="none" w:sz="0" w:space="0" w:color="auto"/>
          </w:divBdr>
        </w:div>
        <w:div w:id="588150562">
          <w:marLeft w:val="480"/>
          <w:marRight w:val="0"/>
          <w:marTop w:val="0"/>
          <w:marBottom w:val="0"/>
          <w:divBdr>
            <w:top w:val="none" w:sz="0" w:space="0" w:color="auto"/>
            <w:left w:val="none" w:sz="0" w:space="0" w:color="auto"/>
            <w:bottom w:val="none" w:sz="0" w:space="0" w:color="auto"/>
            <w:right w:val="none" w:sz="0" w:space="0" w:color="auto"/>
          </w:divBdr>
        </w:div>
        <w:div w:id="592588780">
          <w:marLeft w:val="480"/>
          <w:marRight w:val="0"/>
          <w:marTop w:val="0"/>
          <w:marBottom w:val="0"/>
          <w:divBdr>
            <w:top w:val="none" w:sz="0" w:space="0" w:color="auto"/>
            <w:left w:val="none" w:sz="0" w:space="0" w:color="auto"/>
            <w:bottom w:val="none" w:sz="0" w:space="0" w:color="auto"/>
            <w:right w:val="none" w:sz="0" w:space="0" w:color="auto"/>
          </w:divBdr>
        </w:div>
        <w:div w:id="632056940">
          <w:marLeft w:val="480"/>
          <w:marRight w:val="0"/>
          <w:marTop w:val="0"/>
          <w:marBottom w:val="0"/>
          <w:divBdr>
            <w:top w:val="none" w:sz="0" w:space="0" w:color="auto"/>
            <w:left w:val="none" w:sz="0" w:space="0" w:color="auto"/>
            <w:bottom w:val="none" w:sz="0" w:space="0" w:color="auto"/>
            <w:right w:val="none" w:sz="0" w:space="0" w:color="auto"/>
          </w:divBdr>
        </w:div>
        <w:div w:id="634602738">
          <w:marLeft w:val="480"/>
          <w:marRight w:val="0"/>
          <w:marTop w:val="0"/>
          <w:marBottom w:val="0"/>
          <w:divBdr>
            <w:top w:val="none" w:sz="0" w:space="0" w:color="auto"/>
            <w:left w:val="none" w:sz="0" w:space="0" w:color="auto"/>
            <w:bottom w:val="none" w:sz="0" w:space="0" w:color="auto"/>
            <w:right w:val="none" w:sz="0" w:space="0" w:color="auto"/>
          </w:divBdr>
        </w:div>
        <w:div w:id="647591153">
          <w:marLeft w:val="480"/>
          <w:marRight w:val="0"/>
          <w:marTop w:val="0"/>
          <w:marBottom w:val="0"/>
          <w:divBdr>
            <w:top w:val="none" w:sz="0" w:space="0" w:color="auto"/>
            <w:left w:val="none" w:sz="0" w:space="0" w:color="auto"/>
            <w:bottom w:val="none" w:sz="0" w:space="0" w:color="auto"/>
            <w:right w:val="none" w:sz="0" w:space="0" w:color="auto"/>
          </w:divBdr>
        </w:div>
        <w:div w:id="652180835">
          <w:marLeft w:val="480"/>
          <w:marRight w:val="0"/>
          <w:marTop w:val="0"/>
          <w:marBottom w:val="0"/>
          <w:divBdr>
            <w:top w:val="none" w:sz="0" w:space="0" w:color="auto"/>
            <w:left w:val="none" w:sz="0" w:space="0" w:color="auto"/>
            <w:bottom w:val="none" w:sz="0" w:space="0" w:color="auto"/>
            <w:right w:val="none" w:sz="0" w:space="0" w:color="auto"/>
          </w:divBdr>
        </w:div>
        <w:div w:id="713383039">
          <w:marLeft w:val="480"/>
          <w:marRight w:val="0"/>
          <w:marTop w:val="0"/>
          <w:marBottom w:val="0"/>
          <w:divBdr>
            <w:top w:val="none" w:sz="0" w:space="0" w:color="auto"/>
            <w:left w:val="none" w:sz="0" w:space="0" w:color="auto"/>
            <w:bottom w:val="none" w:sz="0" w:space="0" w:color="auto"/>
            <w:right w:val="none" w:sz="0" w:space="0" w:color="auto"/>
          </w:divBdr>
        </w:div>
        <w:div w:id="725448446">
          <w:marLeft w:val="480"/>
          <w:marRight w:val="0"/>
          <w:marTop w:val="0"/>
          <w:marBottom w:val="0"/>
          <w:divBdr>
            <w:top w:val="none" w:sz="0" w:space="0" w:color="auto"/>
            <w:left w:val="none" w:sz="0" w:space="0" w:color="auto"/>
            <w:bottom w:val="none" w:sz="0" w:space="0" w:color="auto"/>
            <w:right w:val="none" w:sz="0" w:space="0" w:color="auto"/>
          </w:divBdr>
        </w:div>
        <w:div w:id="787161038">
          <w:marLeft w:val="480"/>
          <w:marRight w:val="0"/>
          <w:marTop w:val="0"/>
          <w:marBottom w:val="0"/>
          <w:divBdr>
            <w:top w:val="none" w:sz="0" w:space="0" w:color="auto"/>
            <w:left w:val="none" w:sz="0" w:space="0" w:color="auto"/>
            <w:bottom w:val="none" w:sz="0" w:space="0" w:color="auto"/>
            <w:right w:val="none" w:sz="0" w:space="0" w:color="auto"/>
          </w:divBdr>
        </w:div>
        <w:div w:id="806320089">
          <w:marLeft w:val="480"/>
          <w:marRight w:val="0"/>
          <w:marTop w:val="0"/>
          <w:marBottom w:val="0"/>
          <w:divBdr>
            <w:top w:val="none" w:sz="0" w:space="0" w:color="auto"/>
            <w:left w:val="none" w:sz="0" w:space="0" w:color="auto"/>
            <w:bottom w:val="none" w:sz="0" w:space="0" w:color="auto"/>
            <w:right w:val="none" w:sz="0" w:space="0" w:color="auto"/>
          </w:divBdr>
        </w:div>
        <w:div w:id="815536697">
          <w:marLeft w:val="480"/>
          <w:marRight w:val="0"/>
          <w:marTop w:val="0"/>
          <w:marBottom w:val="0"/>
          <w:divBdr>
            <w:top w:val="none" w:sz="0" w:space="0" w:color="auto"/>
            <w:left w:val="none" w:sz="0" w:space="0" w:color="auto"/>
            <w:bottom w:val="none" w:sz="0" w:space="0" w:color="auto"/>
            <w:right w:val="none" w:sz="0" w:space="0" w:color="auto"/>
          </w:divBdr>
        </w:div>
        <w:div w:id="828250081">
          <w:marLeft w:val="480"/>
          <w:marRight w:val="0"/>
          <w:marTop w:val="0"/>
          <w:marBottom w:val="0"/>
          <w:divBdr>
            <w:top w:val="none" w:sz="0" w:space="0" w:color="auto"/>
            <w:left w:val="none" w:sz="0" w:space="0" w:color="auto"/>
            <w:bottom w:val="none" w:sz="0" w:space="0" w:color="auto"/>
            <w:right w:val="none" w:sz="0" w:space="0" w:color="auto"/>
          </w:divBdr>
        </w:div>
        <w:div w:id="919025185">
          <w:marLeft w:val="480"/>
          <w:marRight w:val="0"/>
          <w:marTop w:val="0"/>
          <w:marBottom w:val="0"/>
          <w:divBdr>
            <w:top w:val="none" w:sz="0" w:space="0" w:color="auto"/>
            <w:left w:val="none" w:sz="0" w:space="0" w:color="auto"/>
            <w:bottom w:val="none" w:sz="0" w:space="0" w:color="auto"/>
            <w:right w:val="none" w:sz="0" w:space="0" w:color="auto"/>
          </w:divBdr>
        </w:div>
        <w:div w:id="932208442">
          <w:marLeft w:val="480"/>
          <w:marRight w:val="0"/>
          <w:marTop w:val="0"/>
          <w:marBottom w:val="0"/>
          <w:divBdr>
            <w:top w:val="none" w:sz="0" w:space="0" w:color="auto"/>
            <w:left w:val="none" w:sz="0" w:space="0" w:color="auto"/>
            <w:bottom w:val="none" w:sz="0" w:space="0" w:color="auto"/>
            <w:right w:val="none" w:sz="0" w:space="0" w:color="auto"/>
          </w:divBdr>
        </w:div>
        <w:div w:id="951321592">
          <w:marLeft w:val="480"/>
          <w:marRight w:val="0"/>
          <w:marTop w:val="0"/>
          <w:marBottom w:val="0"/>
          <w:divBdr>
            <w:top w:val="none" w:sz="0" w:space="0" w:color="auto"/>
            <w:left w:val="none" w:sz="0" w:space="0" w:color="auto"/>
            <w:bottom w:val="none" w:sz="0" w:space="0" w:color="auto"/>
            <w:right w:val="none" w:sz="0" w:space="0" w:color="auto"/>
          </w:divBdr>
        </w:div>
        <w:div w:id="974918762">
          <w:marLeft w:val="480"/>
          <w:marRight w:val="0"/>
          <w:marTop w:val="0"/>
          <w:marBottom w:val="0"/>
          <w:divBdr>
            <w:top w:val="none" w:sz="0" w:space="0" w:color="auto"/>
            <w:left w:val="none" w:sz="0" w:space="0" w:color="auto"/>
            <w:bottom w:val="none" w:sz="0" w:space="0" w:color="auto"/>
            <w:right w:val="none" w:sz="0" w:space="0" w:color="auto"/>
          </w:divBdr>
        </w:div>
        <w:div w:id="982856376">
          <w:marLeft w:val="480"/>
          <w:marRight w:val="0"/>
          <w:marTop w:val="0"/>
          <w:marBottom w:val="0"/>
          <w:divBdr>
            <w:top w:val="none" w:sz="0" w:space="0" w:color="auto"/>
            <w:left w:val="none" w:sz="0" w:space="0" w:color="auto"/>
            <w:bottom w:val="none" w:sz="0" w:space="0" w:color="auto"/>
            <w:right w:val="none" w:sz="0" w:space="0" w:color="auto"/>
          </w:divBdr>
        </w:div>
        <w:div w:id="1007829434">
          <w:marLeft w:val="480"/>
          <w:marRight w:val="0"/>
          <w:marTop w:val="0"/>
          <w:marBottom w:val="0"/>
          <w:divBdr>
            <w:top w:val="none" w:sz="0" w:space="0" w:color="auto"/>
            <w:left w:val="none" w:sz="0" w:space="0" w:color="auto"/>
            <w:bottom w:val="none" w:sz="0" w:space="0" w:color="auto"/>
            <w:right w:val="none" w:sz="0" w:space="0" w:color="auto"/>
          </w:divBdr>
        </w:div>
        <w:div w:id="1014840695">
          <w:marLeft w:val="480"/>
          <w:marRight w:val="0"/>
          <w:marTop w:val="0"/>
          <w:marBottom w:val="0"/>
          <w:divBdr>
            <w:top w:val="none" w:sz="0" w:space="0" w:color="auto"/>
            <w:left w:val="none" w:sz="0" w:space="0" w:color="auto"/>
            <w:bottom w:val="none" w:sz="0" w:space="0" w:color="auto"/>
            <w:right w:val="none" w:sz="0" w:space="0" w:color="auto"/>
          </w:divBdr>
        </w:div>
      </w:divsChild>
    </w:div>
    <w:div w:id="204293386">
      <w:bodyDiv w:val="1"/>
      <w:marLeft w:val="0"/>
      <w:marRight w:val="0"/>
      <w:marTop w:val="0"/>
      <w:marBottom w:val="0"/>
      <w:divBdr>
        <w:top w:val="none" w:sz="0" w:space="0" w:color="auto"/>
        <w:left w:val="none" w:sz="0" w:space="0" w:color="auto"/>
        <w:bottom w:val="none" w:sz="0" w:space="0" w:color="auto"/>
        <w:right w:val="none" w:sz="0" w:space="0" w:color="auto"/>
      </w:divBdr>
    </w:div>
    <w:div w:id="204411260">
      <w:bodyDiv w:val="1"/>
      <w:marLeft w:val="0"/>
      <w:marRight w:val="0"/>
      <w:marTop w:val="0"/>
      <w:marBottom w:val="0"/>
      <w:divBdr>
        <w:top w:val="none" w:sz="0" w:space="0" w:color="auto"/>
        <w:left w:val="none" w:sz="0" w:space="0" w:color="auto"/>
        <w:bottom w:val="none" w:sz="0" w:space="0" w:color="auto"/>
        <w:right w:val="none" w:sz="0" w:space="0" w:color="auto"/>
      </w:divBdr>
    </w:div>
    <w:div w:id="204945687">
      <w:bodyDiv w:val="1"/>
      <w:marLeft w:val="0"/>
      <w:marRight w:val="0"/>
      <w:marTop w:val="0"/>
      <w:marBottom w:val="0"/>
      <w:divBdr>
        <w:top w:val="none" w:sz="0" w:space="0" w:color="auto"/>
        <w:left w:val="none" w:sz="0" w:space="0" w:color="auto"/>
        <w:bottom w:val="none" w:sz="0" w:space="0" w:color="auto"/>
        <w:right w:val="none" w:sz="0" w:space="0" w:color="auto"/>
      </w:divBdr>
    </w:div>
    <w:div w:id="204948383">
      <w:bodyDiv w:val="1"/>
      <w:marLeft w:val="0"/>
      <w:marRight w:val="0"/>
      <w:marTop w:val="0"/>
      <w:marBottom w:val="0"/>
      <w:divBdr>
        <w:top w:val="none" w:sz="0" w:space="0" w:color="auto"/>
        <w:left w:val="none" w:sz="0" w:space="0" w:color="auto"/>
        <w:bottom w:val="none" w:sz="0" w:space="0" w:color="auto"/>
        <w:right w:val="none" w:sz="0" w:space="0" w:color="auto"/>
      </w:divBdr>
    </w:div>
    <w:div w:id="205605375">
      <w:bodyDiv w:val="1"/>
      <w:marLeft w:val="0"/>
      <w:marRight w:val="0"/>
      <w:marTop w:val="0"/>
      <w:marBottom w:val="0"/>
      <w:divBdr>
        <w:top w:val="none" w:sz="0" w:space="0" w:color="auto"/>
        <w:left w:val="none" w:sz="0" w:space="0" w:color="auto"/>
        <w:bottom w:val="none" w:sz="0" w:space="0" w:color="auto"/>
        <w:right w:val="none" w:sz="0" w:space="0" w:color="auto"/>
      </w:divBdr>
    </w:div>
    <w:div w:id="206262575">
      <w:bodyDiv w:val="1"/>
      <w:marLeft w:val="0"/>
      <w:marRight w:val="0"/>
      <w:marTop w:val="0"/>
      <w:marBottom w:val="0"/>
      <w:divBdr>
        <w:top w:val="none" w:sz="0" w:space="0" w:color="auto"/>
        <w:left w:val="none" w:sz="0" w:space="0" w:color="auto"/>
        <w:bottom w:val="none" w:sz="0" w:space="0" w:color="auto"/>
        <w:right w:val="none" w:sz="0" w:space="0" w:color="auto"/>
      </w:divBdr>
    </w:div>
    <w:div w:id="206457339">
      <w:bodyDiv w:val="1"/>
      <w:marLeft w:val="0"/>
      <w:marRight w:val="0"/>
      <w:marTop w:val="0"/>
      <w:marBottom w:val="0"/>
      <w:divBdr>
        <w:top w:val="none" w:sz="0" w:space="0" w:color="auto"/>
        <w:left w:val="none" w:sz="0" w:space="0" w:color="auto"/>
        <w:bottom w:val="none" w:sz="0" w:space="0" w:color="auto"/>
        <w:right w:val="none" w:sz="0" w:space="0" w:color="auto"/>
      </w:divBdr>
    </w:div>
    <w:div w:id="206529052">
      <w:bodyDiv w:val="1"/>
      <w:marLeft w:val="0"/>
      <w:marRight w:val="0"/>
      <w:marTop w:val="0"/>
      <w:marBottom w:val="0"/>
      <w:divBdr>
        <w:top w:val="none" w:sz="0" w:space="0" w:color="auto"/>
        <w:left w:val="none" w:sz="0" w:space="0" w:color="auto"/>
        <w:bottom w:val="none" w:sz="0" w:space="0" w:color="auto"/>
        <w:right w:val="none" w:sz="0" w:space="0" w:color="auto"/>
      </w:divBdr>
      <w:divsChild>
        <w:div w:id="23605008">
          <w:marLeft w:val="480"/>
          <w:marRight w:val="0"/>
          <w:marTop w:val="0"/>
          <w:marBottom w:val="0"/>
          <w:divBdr>
            <w:top w:val="none" w:sz="0" w:space="0" w:color="auto"/>
            <w:left w:val="none" w:sz="0" w:space="0" w:color="auto"/>
            <w:bottom w:val="none" w:sz="0" w:space="0" w:color="auto"/>
            <w:right w:val="none" w:sz="0" w:space="0" w:color="auto"/>
          </w:divBdr>
        </w:div>
        <w:div w:id="28075069">
          <w:marLeft w:val="480"/>
          <w:marRight w:val="0"/>
          <w:marTop w:val="0"/>
          <w:marBottom w:val="0"/>
          <w:divBdr>
            <w:top w:val="none" w:sz="0" w:space="0" w:color="auto"/>
            <w:left w:val="none" w:sz="0" w:space="0" w:color="auto"/>
            <w:bottom w:val="none" w:sz="0" w:space="0" w:color="auto"/>
            <w:right w:val="none" w:sz="0" w:space="0" w:color="auto"/>
          </w:divBdr>
        </w:div>
        <w:div w:id="45299774">
          <w:marLeft w:val="480"/>
          <w:marRight w:val="0"/>
          <w:marTop w:val="0"/>
          <w:marBottom w:val="0"/>
          <w:divBdr>
            <w:top w:val="none" w:sz="0" w:space="0" w:color="auto"/>
            <w:left w:val="none" w:sz="0" w:space="0" w:color="auto"/>
            <w:bottom w:val="none" w:sz="0" w:space="0" w:color="auto"/>
            <w:right w:val="none" w:sz="0" w:space="0" w:color="auto"/>
          </w:divBdr>
        </w:div>
        <w:div w:id="79833724">
          <w:marLeft w:val="480"/>
          <w:marRight w:val="0"/>
          <w:marTop w:val="0"/>
          <w:marBottom w:val="0"/>
          <w:divBdr>
            <w:top w:val="none" w:sz="0" w:space="0" w:color="auto"/>
            <w:left w:val="none" w:sz="0" w:space="0" w:color="auto"/>
            <w:bottom w:val="none" w:sz="0" w:space="0" w:color="auto"/>
            <w:right w:val="none" w:sz="0" w:space="0" w:color="auto"/>
          </w:divBdr>
        </w:div>
        <w:div w:id="82531639">
          <w:marLeft w:val="480"/>
          <w:marRight w:val="0"/>
          <w:marTop w:val="0"/>
          <w:marBottom w:val="0"/>
          <w:divBdr>
            <w:top w:val="none" w:sz="0" w:space="0" w:color="auto"/>
            <w:left w:val="none" w:sz="0" w:space="0" w:color="auto"/>
            <w:bottom w:val="none" w:sz="0" w:space="0" w:color="auto"/>
            <w:right w:val="none" w:sz="0" w:space="0" w:color="auto"/>
          </w:divBdr>
        </w:div>
        <w:div w:id="138768026">
          <w:marLeft w:val="480"/>
          <w:marRight w:val="0"/>
          <w:marTop w:val="0"/>
          <w:marBottom w:val="0"/>
          <w:divBdr>
            <w:top w:val="none" w:sz="0" w:space="0" w:color="auto"/>
            <w:left w:val="none" w:sz="0" w:space="0" w:color="auto"/>
            <w:bottom w:val="none" w:sz="0" w:space="0" w:color="auto"/>
            <w:right w:val="none" w:sz="0" w:space="0" w:color="auto"/>
          </w:divBdr>
        </w:div>
        <w:div w:id="144124150">
          <w:marLeft w:val="480"/>
          <w:marRight w:val="0"/>
          <w:marTop w:val="0"/>
          <w:marBottom w:val="0"/>
          <w:divBdr>
            <w:top w:val="none" w:sz="0" w:space="0" w:color="auto"/>
            <w:left w:val="none" w:sz="0" w:space="0" w:color="auto"/>
            <w:bottom w:val="none" w:sz="0" w:space="0" w:color="auto"/>
            <w:right w:val="none" w:sz="0" w:space="0" w:color="auto"/>
          </w:divBdr>
        </w:div>
        <w:div w:id="173343355">
          <w:marLeft w:val="480"/>
          <w:marRight w:val="0"/>
          <w:marTop w:val="0"/>
          <w:marBottom w:val="0"/>
          <w:divBdr>
            <w:top w:val="none" w:sz="0" w:space="0" w:color="auto"/>
            <w:left w:val="none" w:sz="0" w:space="0" w:color="auto"/>
            <w:bottom w:val="none" w:sz="0" w:space="0" w:color="auto"/>
            <w:right w:val="none" w:sz="0" w:space="0" w:color="auto"/>
          </w:divBdr>
        </w:div>
        <w:div w:id="181405397">
          <w:marLeft w:val="480"/>
          <w:marRight w:val="0"/>
          <w:marTop w:val="0"/>
          <w:marBottom w:val="0"/>
          <w:divBdr>
            <w:top w:val="none" w:sz="0" w:space="0" w:color="auto"/>
            <w:left w:val="none" w:sz="0" w:space="0" w:color="auto"/>
            <w:bottom w:val="none" w:sz="0" w:space="0" w:color="auto"/>
            <w:right w:val="none" w:sz="0" w:space="0" w:color="auto"/>
          </w:divBdr>
        </w:div>
        <w:div w:id="217666844">
          <w:marLeft w:val="480"/>
          <w:marRight w:val="0"/>
          <w:marTop w:val="0"/>
          <w:marBottom w:val="0"/>
          <w:divBdr>
            <w:top w:val="none" w:sz="0" w:space="0" w:color="auto"/>
            <w:left w:val="none" w:sz="0" w:space="0" w:color="auto"/>
            <w:bottom w:val="none" w:sz="0" w:space="0" w:color="auto"/>
            <w:right w:val="none" w:sz="0" w:space="0" w:color="auto"/>
          </w:divBdr>
        </w:div>
        <w:div w:id="269437162">
          <w:marLeft w:val="480"/>
          <w:marRight w:val="0"/>
          <w:marTop w:val="0"/>
          <w:marBottom w:val="0"/>
          <w:divBdr>
            <w:top w:val="none" w:sz="0" w:space="0" w:color="auto"/>
            <w:left w:val="none" w:sz="0" w:space="0" w:color="auto"/>
            <w:bottom w:val="none" w:sz="0" w:space="0" w:color="auto"/>
            <w:right w:val="none" w:sz="0" w:space="0" w:color="auto"/>
          </w:divBdr>
        </w:div>
        <w:div w:id="270358264">
          <w:marLeft w:val="480"/>
          <w:marRight w:val="0"/>
          <w:marTop w:val="0"/>
          <w:marBottom w:val="0"/>
          <w:divBdr>
            <w:top w:val="none" w:sz="0" w:space="0" w:color="auto"/>
            <w:left w:val="none" w:sz="0" w:space="0" w:color="auto"/>
            <w:bottom w:val="none" w:sz="0" w:space="0" w:color="auto"/>
            <w:right w:val="none" w:sz="0" w:space="0" w:color="auto"/>
          </w:divBdr>
        </w:div>
        <w:div w:id="359017444">
          <w:marLeft w:val="480"/>
          <w:marRight w:val="0"/>
          <w:marTop w:val="0"/>
          <w:marBottom w:val="0"/>
          <w:divBdr>
            <w:top w:val="none" w:sz="0" w:space="0" w:color="auto"/>
            <w:left w:val="none" w:sz="0" w:space="0" w:color="auto"/>
            <w:bottom w:val="none" w:sz="0" w:space="0" w:color="auto"/>
            <w:right w:val="none" w:sz="0" w:space="0" w:color="auto"/>
          </w:divBdr>
        </w:div>
        <w:div w:id="380593957">
          <w:marLeft w:val="480"/>
          <w:marRight w:val="0"/>
          <w:marTop w:val="0"/>
          <w:marBottom w:val="0"/>
          <w:divBdr>
            <w:top w:val="none" w:sz="0" w:space="0" w:color="auto"/>
            <w:left w:val="none" w:sz="0" w:space="0" w:color="auto"/>
            <w:bottom w:val="none" w:sz="0" w:space="0" w:color="auto"/>
            <w:right w:val="none" w:sz="0" w:space="0" w:color="auto"/>
          </w:divBdr>
        </w:div>
        <w:div w:id="469590796">
          <w:marLeft w:val="480"/>
          <w:marRight w:val="0"/>
          <w:marTop w:val="0"/>
          <w:marBottom w:val="0"/>
          <w:divBdr>
            <w:top w:val="none" w:sz="0" w:space="0" w:color="auto"/>
            <w:left w:val="none" w:sz="0" w:space="0" w:color="auto"/>
            <w:bottom w:val="none" w:sz="0" w:space="0" w:color="auto"/>
            <w:right w:val="none" w:sz="0" w:space="0" w:color="auto"/>
          </w:divBdr>
        </w:div>
        <w:div w:id="471797636">
          <w:marLeft w:val="480"/>
          <w:marRight w:val="0"/>
          <w:marTop w:val="0"/>
          <w:marBottom w:val="0"/>
          <w:divBdr>
            <w:top w:val="none" w:sz="0" w:space="0" w:color="auto"/>
            <w:left w:val="none" w:sz="0" w:space="0" w:color="auto"/>
            <w:bottom w:val="none" w:sz="0" w:space="0" w:color="auto"/>
            <w:right w:val="none" w:sz="0" w:space="0" w:color="auto"/>
          </w:divBdr>
        </w:div>
        <w:div w:id="486214015">
          <w:marLeft w:val="480"/>
          <w:marRight w:val="0"/>
          <w:marTop w:val="0"/>
          <w:marBottom w:val="0"/>
          <w:divBdr>
            <w:top w:val="none" w:sz="0" w:space="0" w:color="auto"/>
            <w:left w:val="none" w:sz="0" w:space="0" w:color="auto"/>
            <w:bottom w:val="none" w:sz="0" w:space="0" w:color="auto"/>
            <w:right w:val="none" w:sz="0" w:space="0" w:color="auto"/>
          </w:divBdr>
        </w:div>
        <w:div w:id="544874768">
          <w:marLeft w:val="480"/>
          <w:marRight w:val="0"/>
          <w:marTop w:val="0"/>
          <w:marBottom w:val="0"/>
          <w:divBdr>
            <w:top w:val="none" w:sz="0" w:space="0" w:color="auto"/>
            <w:left w:val="none" w:sz="0" w:space="0" w:color="auto"/>
            <w:bottom w:val="none" w:sz="0" w:space="0" w:color="auto"/>
            <w:right w:val="none" w:sz="0" w:space="0" w:color="auto"/>
          </w:divBdr>
        </w:div>
        <w:div w:id="549540294">
          <w:marLeft w:val="480"/>
          <w:marRight w:val="0"/>
          <w:marTop w:val="0"/>
          <w:marBottom w:val="0"/>
          <w:divBdr>
            <w:top w:val="none" w:sz="0" w:space="0" w:color="auto"/>
            <w:left w:val="none" w:sz="0" w:space="0" w:color="auto"/>
            <w:bottom w:val="none" w:sz="0" w:space="0" w:color="auto"/>
            <w:right w:val="none" w:sz="0" w:space="0" w:color="auto"/>
          </w:divBdr>
        </w:div>
        <w:div w:id="584848513">
          <w:marLeft w:val="480"/>
          <w:marRight w:val="0"/>
          <w:marTop w:val="0"/>
          <w:marBottom w:val="0"/>
          <w:divBdr>
            <w:top w:val="none" w:sz="0" w:space="0" w:color="auto"/>
            <w:left w:val="none" w:sz="0" w:space="0" w:color="auto"/>
            <w:bottom w:val="none" w:sz="0" w:space="0" w:color="auto"/>
            <w:right w:val="none" w:sz="0" w:space="0" w:color="auto"/>
          </w:divBdr>
        </w:div>
        <w:div w:id="593712302">
          <w:marLeft w:val="480"/>
          <w:marRight w:val="0"/>
          <w:marTop w:val="0"/>
          <w:marBottom w:val="0"/>
          <w:divBdr>
            <w:top w:val="none" w:sz="0" w:space="0" w:color="auto"/>
            <w:left w:val="none" w:sz="0" w:space="0" w:color="auto"/>
            <w:bottom w:val="none" w:sz="0" w:space="0" w:color="auto"/>
            <w:right w:val="none" w:sz="0" w:space="0" w:color="auto"/>
          </w:divBdr>
        </w:div>
        <w:div w:id="616643847">
          <w:marLeft w:val="480"/>
          <w:marRight w:val="0"/>
          <w:marTop w:val="0"/>
          <w:marBottom w:val="0"/>
          <w:divBdr>
            <w:top w:val="none" w:sz="0" w:space="0" w:color="auto"/>
            <w:left w:val="none" w:sz="0" w:space="0" w:color="auto"/>
            <w:bottom w:val="none" w:sz="0" w:space="0" w:color="auto"/>
            <w:right w:val="none" w:sz="0" w:space="0" w:color="auto"/>
          </w:divBdr>
        </w:div>
        <w:div w:id="656736388">
          <w:marLeft w:val="480"/>
          <w:marRight w:val="0"/>
          <w:marTop w:val="0"/>
          <w:marBottom w:val="0"/>
          <w:divBdr>
            <w:top w:val="none" w:sz="0" w:space="0" w:color="auto"/>
            <w:left w:val="none" w:sz="0" w:space="0" w:color="auto"/>
            <w:bottom w:val="none" w:sz="0" w:space="0" w:color="auto"/>
            <w:right w:val="none" w:sz="0" w:space="0" w:color="auto"/>
          </w:divBdr>
        </w:div>
        <w:div w:id="662783685">
          <w:marLeft w:val="480"/>
          <w:marRight w:val="0"/>
          <w:marTop w:val="0"/>
          <w:marBottom w:val="0"/>
          <w:divBdr>
            <w:top w:val="none" w:sz="0" w:space="0" w:color="auto"/>
            <w:left w:val="none" w:sz="0" w:space="0" w:color="auto"/>
            <w:bottom w:val="none" w:sz="0" w:space="0" w:color="auto"/>
            <w:right w:val="none" w:sz="0" w:space="0" w:color="auto"/>
          </w:divBdr>
        </w:div>
        <w:div w:id="684946144">
          <w:marLeft w:val="480"/>
          <w:marRight w:val="0"/>
          <w:marTop w:val="0"/>
          <w:marBottom w:val="0"/>
          <w:divBdr>
            <w:top w:val="none" w:sz="0" w:space="0" w:color="auto"/>
            <w:left w:val="none" w:sz="0" w:space="0" w:color="auto"/>
            <w:bottom w:val="none" w:sz="0" w:space="0" w:color="auto"/>
            <w:right w:val="none" w:sz="0" w:space="0" w:color="auto"/>
          </w:divBdr>
        </w:div>
        <w:div w:id="776757131">
          <w:marLeft w:val="480"/>
          <w:marRight w:val="0"/>
          <w:marTop w:val="0"/>
          <w:marBottom w:val="0"/>
          <w:divBdr>
            <w:top w:val="none" w:sz="0" w:space="0" w:color="auto"/>
            <w:left w:val="none" w:sz="0" w:space="0" w:color="auto"/>
            <w:bottom w:val="none" w:sz="0" w:space="0" w:color="auto"/>
            <w:right w:val="none" w:sz="0" w:space="0" w:color="auto"/>
          </w:divBdr>
        </w:div>
        <w:div w:id="811992041">
          <w:marLeft w:val="480"/>
          <w:marRight w:val="0"/>
          <w:marTop w:val="0"/>
          <w:marBottom w:val="0"/>
          <w:divBdr>
            <w:top w:val="none" w:sz="0" w:space="0" w:color="auto"/>
            <w:left w:val="none" w:sz="0" w:space="0" w:color="auto"/>
            <w:bottom w:val="none" w:sz="0" w:space="0" w:color="auto"/>
            <w:right w:val="none" w:sz="0" w:space="0" w:color="auto"/>
          </w:divBdr>
        </w:div>
        <w:div w:id="814033833">
          <w:marLeft w:val="480"/>
          <w:marRight w:val="0"/>
          <w:marTop w:val="0"/>
          <w:marBottom w:val="0"/>
          <w:divBdr>
            <w:top w:val="none" w:sz="0" w:space="0" w:color="auto"/>
            <w:left w:val="none" w:sz="0" w:space="0" w:color="auto"/>
            <w:bottom w:val="none" w:sz="0" w:space="0" w:color="auto"/>
            <w:right w:val="none" w:sz="0" w:space="0" w:color="auto"/>
          </w:divBdr>
        </w:div>
        <w:div w:id="853420493">
          <w:marLeft w:val="480"/>
          <w:marRight w:val="0"/>
          <w:marTop w:val="0"/>
          <w:marBottom w:val="0"/>
          <w:divBdr>
            <w:top w:val="none" w:sz="0" w:space="0" w:color="auto"/>
            <w:left w:val="none" w:sz="0" w:space="0" w:color="auto"/>
            <w:bottom w:val="none" w:sz="0" w:space="0" w:color="auto"/>
            <w:right w:val="none" w:sz="0" w:space="0" w:color="auto"/>
          </w:divBdr>
        </w:div>
        <w:div w:id="871697308">
          <w:marLeft w:val="480"/>
          <w:marRight w:val="0"/>
          <w:marTop w:val="0"/>
          <w:marBottom w:val="0"/>
          <w:divBdr>
            <w:top w:val="none" w:sz="0" w:space="0" w:color="auto"/>
            <w:left w:val="none" w:sz="0" w:space="0" w:color="auto"/>
            <w:bottom w:val="none" w:sz="0" w:space="0" w:color="auto"/>
            <w:right w:val="none" w:sz="0" w:space="0" w:color="auto"/>
          </w:divBdr>
        </w:div>
        <w:div w:id="878206879">
          <w:marLeft w:val="480"/>
          <w:marRight w:val="0"/>
          <w:marTop w:val="0"/>
          <w:marBottom w:val="0"/>
          <w:divBdr>
            <w:top w:val="none" w:sz="0" w:space="0" w:color="auto"/>
            <w:left w:val="none" w:sz="0" w:space="0" w:color="auto"/>
            <w:bottom w:val="none" w:sz="0" w:space="0" w:color="auto"/>
            <w:right w:val="none" w:sz="0" w:space="0" w:color="auto"/>
          </w:divBdr>
        </w:div>
        <w:div w:id="882865039">
          <w:marLeft w:val="480"/>
          <w:marRight w:val="0"/>
          <w:marTop w:val="0"/>
          <w:marBottom w:val="0"/>
          <w:divBdr>
            <w:top w:val="none" w:sz="0" w:space="0" w:color="auto"/>
            <w:left w:val="none" w:sz="0" w:space="0" w:color="auto"/>
            <w:bottom w:val="none" w:sz="0" w:space="0" w:color="auto"/>
            <w:right w:val="none" w:sz="0" w:space="0" w:color="auto"/>
          </w:divBdr>
        </w:div>
        <w:div w:id="914630139">
          <w:marLeft w:val="480"/>
          <w:marRight w:val="0"/>
          <w:marTop w:val="0"/>
          <w:marBottom w:val="0"/>
          <w:divBdr>
            <w:top w:val="none" w:sz="0" w:space="0" w:color="auto"/>
            <w:left w:val="none" w:sz="0" w:space="0" w:color="auto"/>
            <w:bottom w:val="none" w:sz="0" w:space="0" w:color="auto"/>
            <w:right w:val="none" w:sz="0" w:space="0" w:color="auto"/>
          </w:divBdr>
        </w:div>
        <w:div w:id="1000238242">
          <w:marLeft w:val="480"/>
          <w:marRight w:val="0"/>
          <w:marTop w:val="0"/>
          <w:marBottom w:val="0"/>
          <w:divBdr>
            <w:top w:val="none" w:sz="0" w:space="0" w:color="auto"/>
            <w:left w:val="none" w:sz="0" w:space="0" w:color="auto"/>
            <w:bottom w:val="none" w:sz="0" w:space="0" w:color="auto"/>
            <w:right w:val="none" w:sz="0" w:space="0" w:color="auto"/>
          </w:divBdr>
        </w:div>
      </w:divsChild>
    </w:div>
    <w:div w:id="206796725">
      <w:bodyDiv w:val="1"/>
      <w:marLeft w:val="0"/>
      <w:marRight w:val="0"/>
      <w:marTop w:val="0"/>
      <w:marBottom w:val="0"/>
      <w:divBdr>
        <w:top w:val="none" w:sz="0" w:space="0" w:color="auto"/>
        <w:left w:val="none" w:sz="0" w:space="0" w:color="auto"/>
        <w:bottom w:val="none" w:sz="0" w:space="0" w:color="auto"/>
        <w:right w:val="none" w:sz="0" w:space="0" w:color="auto"/>
      </w:divBdr>
    </w:div>
    <w:div w:id="207307706">
      <w:bodyDiv w:val="1"/>
      <w:marLeft w:val="0"/>
      <w:marRight w:val="0"/>
      <w:marTop w:val="0"/>
      <w:marBottom w:val="0"/>
      <w:divBdr>
        <w:top w:val="none" w:sz="0" w:space="0" w:color="auto"/>
        <w:left w:val="none" w:sz="0" w:space="0" w:color="auto"/>
        <w:bottom w:val="none" w:sz="0" w:space="0" w:color="auto"/>
        <w:right w:val="none" w:sz="0" w:space="0" w:color="auto"/>
      </w:divBdr>
    </w:div>
    <w:div w:id="207449561">
      <w:bodyDiv w:val="1"/>
      <w:marLeft w:val="0"/>
      <w:marRight w:val="0"/>
      <w:marTop w:val="0"/>
      <w:marBottom w:val="0"/>
      <w:divBdr>
        <w:top w:val="none" w:sz="0" w:space="0" w:color="auto"/>
        <w:left w:val="none" w:sz="0" w:space="0" w:color="auto"/>
        <w:bottom w:val="none" w:sz="0" w:space="0" w:color="auto"/>
        <w:right w:val="none" w:sz="0" w:space="0" w:color="auto"/>
      </w:divBdr>
    </w:div>
    <w:div w:id="207568800">
      <w:bodyDiv w:val="1"/>
      <w:marLeft w:val="0"/>
      <w:marRight w:val="0"/>
      <w:marTop w:val="0"/>
      <w:marBottom w:val="0"/>
      <w:divBdr>
        <w:top w:val="none" w:sz="0" w:space="0" w:color="auto"/>
        <w:left w:val="none" w:sz="0" w:space="0" w:color="auto"/>
        <w:bottom w:val="none" w:sz="0" w:space="0" w:color="auto"/>
        <w:right w:val="none" w:sz="0" w:space="0" w:color="auto"/>
      </w:divBdr>
    </w:div>
    <w:div w:id="207691981">
      <w:bodyDiv w:val="1"/>
      <w:marLeft w:val="0"/>
      <w:marRight w:val="0"/>
      <w:marTop w:val="0"/>
      <w:marBottom w:val="0"/>
      <w:divBdr>
        <w:top w:val="none" w:sz="0" w:space="0" w:color="auto"/>
        <w:left w:val="none" w:sz="0" w:space="0" w:color="auto"/>
        <w:bottom w:val="none" w:sz="0" w:space="0" w:color="auto"/>
        <w:right w:val="none" w:sz="0" w:space="0" w:color="auto"/>
      </w:divBdr>
    </w:div>
    <w:div w:id="208416093">
      <w:bodyDiv w:val="1"/>
      <w:marLeft w:val="0"/>
      <w:marRight w:val="0"/>
      <w:marTop w:val="0"/>
      <w:marBottom w:val="0"/>
      <w:divBdr>
        <w:top w:val="none" w:sz="0" w:space="0" w:color="auto"/>
        <w:left w:val="none" w:sz="0" w:space="0" w:color="auto"/>
        <w:bottom w:val="none" w:sz="0" w:space="0" w:color="auto"/>
        <w:right w:val="none" w:sz="0" w:space="0" w:color="auto"/>
      </w:divBdr>
    </w:div>
    <w:div w:id="208422533">
      <w:bodyDiv w:val="1"/>
      <w:marLeft w:val="0"/>
      <w:marRight w:val="0"/>
      <w:marTop w:val="0"/>
      <w:marBottom w:val="0"/>
      <w:divBdr>
        <w:top w:val="none" w:sz="0" w:space="0" w:color="auto"/>
        <w:left w:val="none" w:sz="0" w:space="0" w:color="auto"/>
        <w:bottom w:val="none" w:sz="0" w:space="0" w:color="auto"/>
        <w:right w:val="none" w:sz="0" w:space="0" w:color="auto"/>
      </w:divBdr>
    </w:div>
    <w:div w:id="208608954">
      <w:bodyDiv w:val="1"/>
      <w:marLeft w:val="0"/>
      <w:marRight w:val="0"/>
      <w:marTop w:val="0"/>
      <w:marBottom w:val="0"/>
      <w:divBdr>
        <w:top w:val="none" w:sz="0" w:space="0" w:color="auto"/>
        <w:left w:val="none" w:sz="0" w:space="0" w:color="auto"/>
        <w:bottom w:val="none" w:sz="0" w:space="0" w:color="auto"/>
        <w:right w:val="none" w:sz="0" w:space="0" w:color="auto"/>
      </w:divBdr>
    </w:div>
    <w:div w:id="208689180">
      <w:bodyDiv w:val="1"/>
      <w:marLeft w:val="0"/>
      <w:marRight w:val="0"/>
      <w:marTop w:val="0"/>
      <w:marBottom w:val="0"/>
      <w:divBdr>
        <w:top w:val="none" w:sz="0" w:space="0" w:color="auto"/>
        <w:left w:val="none" w:sz="0" w:space="0" w:color="auto"/>
        <w:bottom w:val="none" w:sz="0" w:space="0" w:color="auto"/>
        <w:right w:val="none" w:sz="0" w:space="0" w:color="auto"/>
      </w:divBdr>
    </w:div>
    <w:div w:id="208736109">
      <w:bodyDiv w:val="1"/>
      <w:marLeft w:val="0"/>
      <w:marRight w:val="0"/>
      <w:marTop w:val="0"/>
      <w:marBottom w:val="0"/>
      <w:divBdr>
        <w:top w:val="none" w:sz="0" w:space="0" w:color="auto"/>
        <w:left w:val="none" w:sz="0" w:space="0" w:color="auto"/>
        <w:bottom w:val="none" w:sz="0" w:space="0" w:color="auto"/>
        <w:right w:val="none" w:sz="0" w:space="0" w:color="auto"/>
      </w:divBdr>
    </w:div>
    <w:div w:id="208884890">
      <w:bodyDiv w:val="1"/>
      <w:marLeft w:val="0"/>
      <w:marRight w:val="0"/>
      <w:marTop w:val="0"/>
      <w:marBottom w:val="0"/>
      <w:divBdr>
        <w:top w:val="none" w:sz="0" w:space="0" w:color="auto"/>
        <w:left w:val="none" w:sz="0" w:space="0" w:color="auto"/>
        <w:bottom w:val="none" w:sz="0" w:space="0" w:color="auto"/>
        <w:right w:val="none" w:sz="0" w:space="0" w:color="auto"/>
      </w:divBdr>
    </w:div>
    <w:div w:id="208885057">
      <w:bodyDiv w:val="1"/>
      <w:marLeft w:val="0"/>
      <w:marRight w:val="0"/>
      <w:marTop w:val="0"/>
      <w:marBottom w:val="0"/>
      <w:divBdr>
        <w:top w:val="none" w:sz="0" w:space="0" w:color="auto"/>
        <w:left w:val="none" w:sz="0" w:space="0" w:color="auto"/>
        <w:bottom w:val="none" w:sz="0" w:space="0" w:color="auto"/>
        <w:right w:val="none" w:sz="0" w:space="0" w:color="auto"/>
      </w:divBdr>
    </w:div>
    <w:div w:id="209389379">
      <w:bodyDiv w:val="1"/>
      <w:marLeft w:val="0"/>
      <w:marRight w:val="0"/>
      <w:marTop w:val="0"/>
      <w:marBottom w:val="0"/>
      <w:divBdr>
        <w:top w:val="none" w:sz="0" w:space="0" w:color="auto"/>
        <w:left w:val="none" w:sz="0" w:space="0" w:color="auto"/>
        <w:bottom w:val="none" w:sz="0" w:space="0" w:color="auto"/>
        <w:right w:val="none" w:sz="0" w:space="0" w:color="auto"/>
      </w:divBdr>
      <w:divsChild>
        <w:div w:id="170686148">
          <w:marLeft w:val="480"/>
          <w:marRight w:val="0"/>
          <w:marTop w:val="0"/>
          <w:marBottom w:val="0"/>
          <w:divBdr>
            <w:top w:val="none" w:sz="0" w:space="0" w:color="auto"/>
            <w:left w:val="none" w:sz="0" w:space="0" w:color="auto"/>
            <w:bottom w:val="none" w:sz="0" w:space="0" w:color="auto"/>
            <w:right w:val="none" w:sz="0" w:space="0" w:color="auto"/>
          </w:divBdr>
        </w:div>
        <w:div w:id="360515649">
          <w:marLeft w:val="480"/>
          <w:marRight w:val="0"/>
          <w:marTop w:val="0"/>
          <w:marBottom w:val="0"/>
          <w:divBdr>
            <w:top w:val="none" w:sz="0" w:space="0" w:color="auto"/>
            <w:left w:val="none" w:sz="0" w:space="0" w:color="auto"/>
            <w:bottom w:val="none" w:sz="0" w:space="0" w:color="auto"/>
            <w:right w:val="none" w:sz="0" w:space="0" w:color="auto"/>
          </w:divBdr>
        </w:div>
        <w:div w:id="378750609">
          <w:marLeft w:val="480"/>
          <w:marRight w:val="0"/>
          <w:marTop w:val="0"/>
          <w:marBottom w:val="0"/>
          <w:divBdr>
            <w:top w:val="none" w:sz="0" w:space="0" w:color="auto"/>
            <w:left w:val="none" w:sz="0" w:space="0" w:color="auto"/>
            <w:bottom w:val="none" w:sz="0" w:space="0" w:color="auto"/>
            <w:right w:val="none" w:sz="0" w:space="0" w:color="auto"/>
          </w:divBdr>
        </w:div>
        <w:div w:id="397286198">
          <w:marLeft w:val="480"/>
          <w:marRight w:val="0"/>
          <w:marTop w:val="0"/>
          <w:marBottom w:val="0"/>
          <w:divBdr>
            <w:top w:val="none" w:sz="0" w:space="0" w:color="auto"/>
            <w:left w:val="none" w:sz="0" w:space="0" w:color="auto"/>
            <w:bottom w:val="none" w:sz="0" w:space="0" w:color="auto"/>
            <w:right w:val="none" w:sz="0" w:space="0" w:color="auto"/>
          </w:divBdr>
        </w:div>
        <w:div w:id="433133334">
          <w:marLeft w:val="480"/>
          <w:marRight w:val="0"/>
          <w:marTop w:val="0"/>
          <w:marBottom w:val="0"/>
          <w:divBdr>
            <w:top w:val="none" w:sz="0" w:space="0" w:color="auto"/>
            <w:left w:val="none" w:sz="0" w:space="0" w:color="auto"/>
            <w:bottom w:val="none" w:sz="0" w:space="0" w:color="auto"/>
            <w:right w:val="none" w:sz="0" w:space="0" w:color="auto"/>
          </w:divBdr>
        </w:div>
        <w:div w:id="524487294">
          <w:marLeft w:val="480"/>
          <w:marRight w:val="0"/>
          <w:marTop w:val="0"/>
          <w:marBottom w:val="0"/>
          <w:divBdr>
            <w:top w:val="none" w:sz="0" w:space="0" w:color="auto"/>
            <w:left w:val="none" w:sz="0" w:space="0" w:color="auto"/>
            <w:bottom w:val="none" w:sz="0" w:space="0" w:color="auto"/>
            <w:right w:val="none" w:sz="0" w:space="0" w:color="auto"/>
          </w:divBdr>
        </w:div>
        <w:div w:id="557933264">
          <w:marLeft w:val="480"/>
          <w:marRight w:val="0"/>
          <w:marTop w:val="0"/>
          <w:marBottom w:val="0"/>
          <w:divBdr>
            <w:top w:val="none" w:sz="0" w:space="0" w:color="auto"/>
            <w:left w:val="none" w:sz="0" w:space="0" w:color="auto"/>
            <w:bottom w:val="none" w:sz="0" w:space="0" w:color="auto"/>
            <w:right w:val="none" w:sz="0" w:space="0" w:color="auto"/>
          </w:divBdr>
        </w:div>
        <w:div w:id="612857880">
          <w:marLeft w:val="480"/>
          <w:marRight w:val="0"/>
          <w:marTop w:val="0"/>
          <w:marBottom w:val="0"/>
          <w:divBdr>
            <w:top w:val="none" w:sz="0" w:space="0" w:color="auto"/>
            <w:left w:val="none" w:sz="0" w:space="0" w:color="auto"/>
            <w:bottom w:val="none" w:sz="0" w:space="0" w:color="auto"/>
            <w:right w:val="none" w:sz="0" w:space="0" w:color="auto"/>
          </w:divBdr>
        </w:div>
        <w:div w:id="705255484">
          <w:marLeft w:val="480"/>
          <w:marRight w:val="0"/>
          <w:marTop w:val="0"/>
          <w:marBottom w:val="0"/>
          <w:divBdr>
            <w:top w:val="none" w:sz="0" w:space="0" w:color="auto"/>
            <w:left w:val="none" w:sz="0" w:space="0" w:color="auto"/>
            <w:bottom w:val="none" w:sz="0" w:space="0" w:color="auto"/>
            <w:right w:val="none" w:sz="0" w:space="0" w:color="auto"/>
          </w:divBdr>
        </w:div>
        <w:div w:id="781071113">
          <w:marLeft w:val="480"/>
          <w:marRight w:val="0"/>
          <w:marTop w:val="0"/>
          <w:marBottom w:val="0"/>
          <w:divBdr>
            <w:top w:val="none" w:sz="0" w:space="0" w:color="auto"/>
            <w:left w:val="none" w:sz="0" w:space="0" w:color="auto"/>
            <w:bottom w:val="none" w:sz="0" w:space="0" w:color="auto"/>
            <w:right w:val="none" w:sz="0" w:space="0" w:color="auto"/>
          </w:divBdr>
        </w:div>
        <w:div w:id="793524087">
          <w:marLeft w:val="480"/>
          <w:marRight w:val="0"/>
          <w:marTop w:val="0"/>
          <w:marBottom w:val="0"/>
          <w:divBdr>
            <w:top w:val="none" w:sz="0" w:space="0" w:color="auto"/>
            <w:left w:val="none" w:sz="0" w:space="0" w:color="auto"/>
            <w:bottom w:val="none" w:sz="0" w:space="0" w:color="auto"/>
            <w:right w:val="none" w:sz="0" w:space="0" w:color="auto"/>
          </w:divBdr>
        </w:div>
        <w:div w:id="837505448">
          <w:marLeft w:val="480"/>
          <w:marRight w:val="0"/>
          <w:marTop w:val="0"/>
          <w:marBottom w:val="0"/>
          <w:divBdr>
            <w:top w:val="none" w:sz="0" w:space="0" w:color="auto"/>
            <w:left w:val="none" w:sz="0" w:space="0" w:color="auto"/>
            <w:bottom w:val="none" w:sz="0" w:space="0" w:color="auto"/>
            <w:right w:val="none" w:sz="0" w:space="0" w:color="auto"/>
          </w:divBdr>
        </w:div>
        <w:div w:id="843475958">
          <w:marLeft w:val="480"/>
          <w:marRight w:val="0"/>
          <w:marTop w:val="0"/>
          <w:marBottom w:val="0"/>
          <w:divBdr>
            <w:top w:val="none" w:sz="0" w:space="0" w:color="auto"/>
            <w:left w:val="none" w:sz="0" w:space="0" w:color="auto"/>
            <w:bottom w:val="none" w:sz="0" w:space="0" w:color="auto"/>
            <w:right w:val="none" w:sz="0" w:space="0" w:color="auto"/>
          </w:divBdr>
        </w:div>
        <w:div w:id="965162907">
          <w:marLeft w:val="480"/>
          <w:marRight w:val="0"/>
          <w:marTop w:val="0"/>
          <w:marBottom w:val="0"/>
          <w:divBdr>
            <w:top w:val="none" w:sz="0" w:space="0" w:color="auto"/>
            <w:left w:val="none" w:sz="0" w:space="0" w:color="auto"/>
            <w:bottom w:val="none" w:sz="0" w:space="0" w:color="auto"/>
            <w:right w:val="none" w:sz="0" w:space="0" w:color="auto"/>
          </w:divBdr>
        </w:div>
        <w:div w:id="974025850">
          <w:marLeft w:val="480"/>
          <w:marRight w:val="0"/>
          <w:marTop w:val="0"/>
          <w:marBottom w:val="0"/>
          <w:divBdr>
            <w:top w:val="none" w:sz="0" w:space="0" w:color="auto"/>
            <w:left w:val="none" w:sz="0" w:space="0" w:color="auto"/>
            <w:bottom w:val="none" w:sz="0" w:space="0" w:color="auto"/>
            <w:right w:val="none" w:sz="0" w:space="0" w:color="auto"/>
          </w:divBdr>
        </w:div>
        <w:div w:id="978342772">
          <w:marLeft w:val="480"/>
          <w:marRight w:val="0"/>
          <w:marTop w:val="0"/>
          <w:marBottom w:val="0"/>
          <w:divBdr>
            <w:top w:val="none" w:sz="0" w:space="0" w:color="auto"/>
            <w:left w:val="none" w:sz="0" w:space="0" w:color="auto"/>
            <w:bottom w:val="none" w:sz="0" w:space="0" w:color="auto"/>
            <w:right w:val="none" w:sz="0" w:space="0" w:color="auto"/>
          </w:divBdr>
        </w:div>
        <w:div w:id="983269249">
          <w:marLeft w:val="480"/>
          <w:marRight w:val="0"/>
          <w:marTop w:val="0"/>
          <w:marBottom w:val="0"/>
          <w:divBdr>
            <w:top w:val="none" w:sz="0" w:space="0" w:color="auto"/>
            <w:left w:val="none" w:sz="0" w:space="0" w:color="auto"/>
            <w:bottom w:val="none" w:sz="0" w:space="0" w:color="auto"/>
            <w:right w:val="none" w:sz="0" w:space="0" w:color="auto"/>
          </w:divBdr>
        </w:div>
      </w:divsChild>
    </w:div>
    <w:div w:id="209416235">
      <w:bodyDiv w:val="1"/>
      <w:marLeft w:val="0"/>
      <w:marRight w:val="0"/>
      <w:marTop w:val="0"/>
      <w:marBottom w:val="0"/>
      <w:divBdr>
        <w:top w:val="none" w:sz="0" w:space="0" w:color="auto"/>
        <w:left w:val="none" w:sz="0" w:space="0" w:color="auto"/>
        <w:bottom w:val="none" w:sz="0" w:space="0" w:color="auto"/>
        <w:right w:val="none" w:sz="0" w:space="0" w:color="auto"/>
      </w:divBdr>
    </w:div>
    <w:div w:id="209418330">
      <w:bodyDiv w:val="1"/>
      <w:marLeft w:val="0"/>
      <w:marRight w:val="0"/>
      <w:marTop w:val="0"/>
      <w:marBottom w:val="0"/>
      <w:divBdr>
        <w:top w:val="none" w:sz="0" w:space="0" w:color="auto"/>
        <w:left w:val="none" w:sz="0" w:space="0" w:color="auto"/>
        <w:bottom w:val="none" w:sz="0" w:space="0" w:color="auto"/>
        <w:right w:val="none" w:sz="0" w:space="0" w:color="auto"/>
      </w:divBdr>
    </w:div>
    <w:div w:id="209532499">
      <w:bodyDiv w:val="1"/>
      <w:marLeft w:val="0"/>
      <w:marRight w:val="0"/>
      <w:marTop w:val="0"/>
      <w:marBottom w:val="0"/>
      <w:divBdr>
        <w:top w:val="none" w:sz="0" w:space="0" w:color="auto"/>
        <w:left w:val="none" w:sz="0" w:space="0" w:color="auto"/>
        <w:bottom w:val="none" w:sz="0" w:space="0" w:color="auto"/>
        <w:right w:val="none" w:sz="0" w:space="0" w:color="auto"/>
      </w:divBdr>
    </w:div>
    <w:div w:id="209612416">
      <w:bodyDiv w:val="1"/>
      <w:marLeft w:val="0"/>
      <w:marRight w:val="0"/>
      <w:marTop w:val="0"/>
      <w:marBottom w:val="0"/>
      <w:divBdr>
        <w:top w:val="none" w:sz="0" w:space="0" w:color="auto"/>
        <w:left w:val="none" w:sz="0" w:space="0" w:color="auto"/>
        <w:bottom w:val="none" w:sz="0" w:space="0" w:color="auto"/>
        <w:right w:val="none" w:sz="0" w:space="0" w:color="auto"/>
      </w:divBdr>
    </w:div>
    <w:div w:id="209802471">
      <w:bodyDiv w:val="1"/>
      <w:marLeft w:val="0"/>
      <w:marRight w:val="0"/>
      <w:marTop w:val="0"/>
      <w:marBottom w:val="0"/>
      <w:divBdr>
        <w:top w:val="none" w:sz="0" w:space="0" w:color="auto"/>
        <w:left w:val="none" w:sz="0" w:space="0" w:color="auto"/>
        <w:bottom w:val="none" w:sz="0" w:space="0" w:color="auto"/>
        <w:right w:val="none" w:sz="0" w:space="0" w:color="auto"/>
      </w:divBdr>
    </w:div>
    <w:div w:id="210191803">
      <w:bodyDiv w:val="1"/>
      <w:marLeft w:val="0"/>
      <w:marRight w:val="0"/>
      <w:marTop w:val="0"/>
      <w:marBottom w:val="0"/>
      <w:divBdr>
        <w:top w:val="none" w:sz="0" w:space="0" w:color="auto"/>
        <w:left w:val="none" w:sz="0" w:space="0" w:color="auto"/>
        <w:bottom w:val="none" w:sz="0" w:space="0" w:color="auto"/>
        <w:right w:val="none" w:sz="0" w:space="0" w:color="auto"/>
      </w:divBdr>
    </w:div>
    <w:div w:id="210271502">
      <w:bodyDiv w:val="1"/>
      <w:marLeft w:val="0"/>
      <w:marRight w:val="0"/>
      <w:marTop w:val="0"/>
      <w:marBottom w:val="0"/>
      <w:divBdr>
        <w:top w:val="none" w:sz="0" w:space="0" w:color="auto"/>
        <w:left w:val="none" w:sz="0" w:space="0" w:color="auto"/>
        <w:bottom w:val="none" w:sz="0" w:space="0" w:color="auto"/>
        <w:right w:val="none" w:sz="0" w:space="0" w:color="auto"/>
      </w:divBdr>
    </w:div>
    <w:div w:id="210730637">
      <w:bodyDiv w:val="1"/>
      <w:marLeft w:val="0"/>
      <w:marRight w:val="0"/>
      <w:marTop w:val="0"/>
      <w:marBottom w:val="0"/>
      <w:divBdr>
        <w:top w:val="none" w:sz="0" w:space="0" w:color="auto"/>
        <w:left w:val="none" w:sz="0" w:space="0" w:color="auto"/>
        <w:bottom w:val="none" w:sz="0" w:space="0" w:color="auto"/>
        <w:right w:val="none" w:sz="0" w:space="0" w:color="auto"/>
      </w:divBdr>
    </w:div>
    <w:div w:id="210772444">
      <w:bodyDiv w:val="1"/>
      <w:marLeft w:val="0"/>
      <w:marRight w:val="0"/>
      <w:marTop w:val="0"/>
      <w:marBottom w:val="0"/>
      <w:divBdr>
        <w:top w:val="none" w:sz="0" w:space="0" w:color="auto"/>
        <w:left w:val="none" w:sz="0" w:space="0" w:color="auto"/>
        <w:bottom w:val="none" w:sz="0" w:space="0" w:color="auto"/>
        <w:right w:val="none" w:sz="0" w:space="0" w:color="auto"/>
      </w:divBdr>
    </w:div>
    <w:div w:id="211357094">
      <w:bodyDiv w:val="1"/>
      <w:marLeft w:val="0"/>
      <w:marRight w:val="0"/>
      <w:marTop w:val="0"/>
      <w:marBottom w:val="0"/>
      <w:divBdr>
        <w:top w:val="none" w:sz="0" w:space="0" w:color="auto"/>
        <w:left w:val="none" w:sz="0" w:space="0" w:color="auto"/>
        <w:bottom w:val="none" w:sz="0" w:space="0" w:color="auto"/>
        <w:right w:val="none" w:sz="0" w:space="0" w:color="auto"/>
      </w:divBdr>
    </w:div>
    <w:div w:id="212039409">
      <w:bodyDiv w:val="1"/>
      <w:marLeft w:val="0"/>
      <w:marRight w:val="0"/>
      <w:marTop w:val="0"/>
      <w:marBottom w:val="0"/>
      <w:divBdr>
        <w:top w:val="none" w:sz="0" w:space="0" w:color="auto"/>
        <w:left w:val="none" w:sz="0" w:space="0" w:color="auto"/>
        <w:bottom w:val="none" w:sz="0" w:space="0" w:color="auto"/>
        <w:right w:val="none" w:sz="0" w:space="0" w:color="auto"/>
      </w:divBdr>
      <w:divsChild>
        <w:div w:id="6446294">
          <w:marLeft w:val="480"/>
          <w:marRight w:val="0"/>
          <w:marTop w:val="0"/>
          <w:marBottom w:val="0"/>
          <w:divBdr>
            <w:top w:val="none" w:sz="0" w:space="0" w:color="auto"/>
            <w:left w:val="none" w:sz="0" w:space="0" w:color="auto"/>
            <w:bottom w:val="none" w:sz="0" w:space="0" w:color="auto"/>
            <w:right w:val="none" w:sz="0" w:space="0" w:color="auto"/>
          </w:divBdr>
        </w:div>
        <w:div w:id="10956927">
          <w:marLeft w:val="480"/>
          <w:marRight w:val="0"/>
          <w:marTop w:val="0"/>
          <w:marBottom w:val="0"/>
          <w:divBdr>
            <w:top w:val="none" w:sz="0" w:space="0" w:color="auto"/>
            <w:left w:val="none" w:sz="0" w:space="0" w:color="auto"/>
            <w:bottom w:val="none" w:sz="0" w:space="0" w:color="auto"/>
            <w:right w:val="none" w:sz="0" w:space="0" w:color="auto"/>
          </w:divBdr>
        </w:div>
        <w:div w:id="29188793">
          <w:marLeft w:val="480"/>
          <w:marRight w:val="0"/>
          <w:marTop w:val="0"/>
          <w:marBottom w:val="0"/>
          <w:divBdr>
            <w:top w:val="none" w:sz="0" w:space="0" w:color="auto"/>
            <w:left w:val="none" w:sz="0" w:space="0" w:color="auto"/>
            <w:bottom w:val="none" w:sz="0" w:space="0" w:color="auto"/>
            <w:right w:val="none" w:sz="0" w:space="0" w:color="auto"/>
          </w:divBdr>
        </w:div>
        <w:div w:id="76753951">
          <w:marLeft w:val="480"/>
          <w:marRight w:val="0"/>
          <w:marTop w:val="0"/>
          <w:marBottom w:val="0"/>
          <w:divBdr>
            <w:top w:val="none" w:sz="0" w:space="0" w:color="auto"/>
            <w:left w:val="none" w:sz="0" w:space="0" w:color="auto"/>
            <w:bottom w:val="none" w:sz="0" w:space="0" w:color="auto"/>
            <w:right w:val="none" w:sz="0" w:space="0" w:color="auto"/>
          </w:divBdr>
        </w:div>
        <w:div w:id="195390234">
          <w:marLeft w:val="480"/>
          <w:marRight w:val="0"/>
          <w:marTop w:val="0"/>
          <w:marBottom w:val="0"/>
          <w:divBdr>
            <w:top w:val="none" w:sz="0" w:space="0" w:color="auto"/>
            <w:left w:val="none" w:sz="0" w:space="0" w:color="auto"/>
            <w:bottom w:val="none" w:sz="0" w:space="0" w:color="auto"/>
            <w:right w:val="none" w:sz="0" w:space="0" w:color="auto"/>
          </w:divBdr>
        </w:div>
        <w:div w:id="207424513">
          <w:marLeft w:val="480"/>
          <w:marRight w:val="0"/>
          <w:marTop w:val="0"/>
          <w:marBottom w:val="0"/>
          <w:divBdr>
            <w:top w:val="none" w:sz="0" w:space="0" w:color="auto"/>
            <w:left w:val="none" w:sz="0" w:space="0" w:color="auto"/>
            <w:bottom w:val="none" w:sz="0" w:space="0" w:color="auto"/>
            <w:right w:val="none" w:sz="0" w:space="0" w:color="auto"/>
          </w:divBdr>
        </w:div>
        <w:div w:id="260377221">
          <w:marLeft w:val="480"/>
          <w:marRight w:val="0"/>
          <w:marTop w:val="0"/>
          <w:marBottom w:val="0"/>
          <w:divBdr>
            <w:top w:val="none" w:sz="0" w:space="0" w:color="auto"/>
            <w:left w:val="none" w:sz="0" w:space="0" w:color="auto"/>
            <w:bottom w:val="none" w:sz="0" w:space="0" w:color="auto"/>
            <w:right w:val="none" w:sz="0" w:space="0" w:color="auto"/>
          </w:divBdr>
        </w:div>
        <w:div w:id="287200218">
          <w:marLeft w:val="480"/>
          <w:marRight w:val="0"/>
          <w:marTop w:val="0"/>
          <w:marBottom w:val="0"/>
          <w:divBdr>
            <w:top w:val="none" w:sz="0" w:space="0" w:color="auto"/>
            <w:left w:val="none" w:sz="0" w:space="0" w:color="auto"/>
            <w:bottom w:val="none" w:sz="0" w:space="0" w:color="auto"/>
            <w:right w:val="none" w:sz="0" w:space="0" w:color="auto"/>
          </w:divBdr>
        </w:div>
        <w:div w:id="312612130">
          <w:marLeft w:val="480"/>
          <w:marRight w:val="0"/>
          <w:marTop w:val="0"/>
          <w:marBottom w:val="0"/>
          <w:divBdr>
            <w:top w:val="none" w:sz="0" w:space="0" w:color="auto"/>
            <w:left w:val="none" w:sz="0" w:space="0" w:color="auto"/>
            <w:bottom w:val="none" w:sz="0" w:space="0" w:color="auto"/>
            <w:right w:val="none" w:sz="0" w:space="0" w:color="auto"/>
          </w:divBdr>
        </w:div>
        <w:div w:id="315574930">
          <w:marLeft w:val="480"/>
          <w:marRight w:val="0"/>
          <w:marTop w:val="0"/>
          <w:marBottom w:val="0"/>
          <w:divBdr>
            <w:top w:val="none" w:sz="0" w:space="0" w:color="auto"/>
            <w:left w:val="none" w:sz="0" w:space="0" w:color="auto"/>
            <w:bottom w:val="none" w:sz="0" w:space="0" w:color="auto"/>
            <w:right w:val="none" w:sz="0" w:space="0" w:color="auto"/>
          </w:divBdr>
        </w:div>
        <w:div w:id="317806890">
          <w:marLeft w:val="480"/>
          <w:marRight w:val="0"/>
          <w:marTop w:val="0"/>
          <w:marBottom w:val="0"/>
          <w:divBdr>
            <w:top w:val="none" w:sz="0" w:space="0" w:color="auto"/>
            <w:left w:val="none" w:sz="0" w:space="0" w:color="auto"/>
            <w:bottom w:val="none" w:sz="0" w:space="0" w:color="auto"/>
            <w:right w:val="none" w:sz="0" w:space="0" w:color="auto"/>
          </w:divBdr>
        </w:div>
        <w:div w:id="355624082">
          <w:marLeft w:val="480"/>
          <w:marRight w:val="0"/>
          <w:marTop w:val="0"/>
          <w:marBottom w:val="0"/>
          <w:divBdr>
            <w:top w:val="none" w:sz="0" w:space="0" w:color="auto"/>
            <w:left w:val="none" w:sz="0" w:space="0" w:color="auto"/>
            <w:bottom w:val="none" w:sz="0" w:space="0" w:color="auto"/>
            <w:right w:val="none" w:sz="0" w:space="0" w:color="auto"/>
          </w:divBdr>
        </w:div>
        <w:div w:id="406537475">
          <w:marLeft w:val="480"/>
          <w:marRight w:val="0"/>
          <w:marTop w:val="0"/>
          <w:marBottom w:val="0"/>
          <w:divBdr>
            <w:top w:val="none" w:sz="0" w:space="0" w:color="auto"/>
            <w:left w:val="none" w:sz="0" w:space="0" w:color="auto"/>
            <w:bottom w:val="none" w:sz="0" w:space="0" w:color="auto"/>
            <w:right w:val="none" w:sz="0" w:space="0" w:color="auto"/>
          </w:divBdr>
        </w:div>
        <w:div w:id="426971185">
          <w:marLeft w:val="480"/>
          <w:marRight w:val="0"/>
          <w:marTop w:val="0"/>
          <w:marBottom w:val="0"/>
          <w:divBdr>
            <w:top w:val="none" w:sz="0" w:space="0" w:color="auto"/>
            <w:left w:val="none" w:sz="0" w:space="0" w:color="auto"/>
            <w:bottom w:val="none" w:sz="0" w:space="0" w:color="auto"/>
            <w:right w:val="none" w:sz="0" w:space="0" w:color="auto"/>
          </w:divBdr>
        </w:div>
        <w:div w:id="444735232">
          <w:marLeft w:val="480"/>
          <w:marRight w:val="0"/>
          <w:marTop w:val="0"/>
          <w:marBottom w:val="0"/>
          <w:divBdr>
            <w:top w:val="none" w:sz="0" w:space="0" w:color="auto"/>
            <w:left w:val="none" w:sz="0" w:space="0" w:color="auto"/>
            <w:bottom w:val="none" w:sz="0" w:space="0" w:color="auto"/>
            <w:right w:val="none" w:sz="0" w:space="0" w:color="auto"/>
          </w:divBdr>
        </w:div>
        <w:div w:id="446048321">
          <w:marLeft w:val="480"/>
          <w:marRight w:val="0"/>
          <w:marTop w:val="0"/>
          <w:marBottom w:val="0"/>
          <w:divBdr>
            <w:top w:val="none" w:sz="0" w:space="0" w:color="auto"/>
            <w:left w:val="none" w:sz="0" w:space="0" w:color="auto"/>
            <w:bottom w:val="none" w:sz="0" w:space="0" w:color="auto"/>
            <w:right w:val="none" w:sz="0" w:space="0" w:color="auto"/>
          </w:divBdr>
        </w:div>
        <w:div w:id="465513172">
          <w:marLeft w:val="480"/>
          <w:marRight w:val="0"/>
          <w:marTop w:val="0"/>
          <w:marBottom w:val="0"/>
          <w:divBdr>
            <w:top w:val="none" w:sz="0" w:space="0" w:color="auto"/>
            <w:left w:val="none" w:sz="0" w:space="0" w:color="auto"/>
            <w:bottom w:val="none" w:sz="0" w:space="0" w:color="auto"/>
            <w:right w:val="none" w:sz="0" w:space="0" w:color="auto"/>
          </w:divBdr>
        </w:div>
        <w:div w:id="472992535">
          <w:marLeft w:val="480"/>
          <w:marRight w:val="0"/>
          <w:marTop w:val="0"/>
          <w:marBottom w:val="0"/>
          <w:divBdr>
            <w:top w:val="none" w:sz="0" w:space="0" w:color="auto"/>
            <w:left w:val="none" w:sz="0" w:space="0" w:color="auto"/>
            <w:bottom w:val="none" w:sz="0" w:space="0" w:color="auto"/>
            <w:right w:val="none" w:sz="0" w:space="0" w:color="auto"/>
          </w:divBdr>
        </w:div>
        <w:div w:id="477186435">
          <w:marLeft w:val="480"/>
          <w:marRight w:val="0"/>
          <w:marTop w:val="0"/>
          <w:marBottom w:val="0"/>
          <w:divBdr>
            <w:top w:val="none" w:sz="0" w:space="0" w:color="auto"/>
            <w:left w:val="none" w:sz="0" w:space="0" w:color="auto"/>
            <w:bottom w:val="none" w:sz="0" w:space="0" w:color="auto"/>
            <w:right w:val="none" w:sz="0" w:space="0" w:color="auto"/>
          </w:divBdr>
        </w:div>
        <w:div w:id="524633629">
          <w:marLeft w:val="480"/>
          <w:marRight w:val="0"/>
          <w:marTop w:val="0"/>
          <w:marBottom w:val="0"/>
          <w:divBdr>
            <w:top w:val="none" w:sz="0" w:space="0" w:color="auto"/>
            <w:left w:val="none" w:sz="0" w:space="0" w:color="auto"/>
            <w:bottom w:val="none" w:sz="0" w:space="0" w:color="auto"/>
            <w:right w:val="none" w:sz="0" w:space="0" w:color="auto"/>
          </w:divBdr>
        </w:div>
        <w:div w:id="542056822">
          <w:marLeft w:val="480"/>
          <w:marRight w:val="0"/>
          <w:marTop w:val="0"/>
          <w:marBottom w:val="0"/>
          <w:divBdr>
            <w:top w:val="none" w:sz="0" w:space="0" w:color="auto"/>
            <w:left w:val="none" w:sz="0" w:space="0" w:color="auto"/>
            <w:bottom w:val="none" w:sz="0" w:space="0" w:color="auto"/>
            <w:right w:val="none" w:sz="0" w:space="0" w:color="auto"/>
          </w:divBdr>
        </w:div>
        <w:div w:id="571086012">
          <w:marLeft w:val="480"/>
          <w:marRight w:val="0"/>
          <w:marTop w:val="0"/>
          <w:marBottom w:val="0"/>
          <w:divBdr>
            <w:top w:val="none" w:sz="0" w:space="0" w:color="auto"/>
            <w:left w:val="none" w:sz="0" w:space="0" w:color="auto"/>
            <w:bottom w:val="none" w:sz="0" w:space="0" w:color="auto"/>
            <w:right w:val="none" w:sz="0" w:space="0" w:color="auto"/>
          </w:divBdr>
        </w:div>
        <w:div w:id="574054232">
          <w:marLeft w:val="480"/>
          <w:marRight w:val="0"/>
          <w:marTop w:val="0"/>
          <w:marBottom w:val="0"/>
          <w:divBdr>
            <w:top w:val="none" w:sz="0" w:space="0" w:color="auto"/>
            <w:left w:val="none" w:sz="0" w:space="0" w:color="auto"/>
            <w:bottom w:val="none" w:sz="0" w:space="0" w:color="auto"/>
            <w:right w:val="none" w:sz="0" w:space="0" w:color="auto"/>
          </w:divBdr>
        </w:div>
        <w:div w:id="594360267">
          <w:marLeft w:val="480"/>
          <w:marRight w:val="0"/>
          <w:marTop w:val="0"/>
          <w:marBottom w:val="0"/>
          <w:divBdr>
            <w:top w:val="none" w:sz="0" w:space="0" w:color="auto"/>
            <w:left w:val="none" w:sz="0" w:space="0" w:color="auto"/>
            <w:bottom w:val="none" w:sz="0" w:space="0" w:color="auto"/>
            <w:right w:val="none" w:sz="0" w:space="0" w:color="auto"/>
          </w:divBdr>
        </w:div>
        <w:div w:id="605188971">
          <w:marLeft w:val="480"/>
          <w:marRight w:val="0"/>
          <w:marTop w:val="0"/>
          <w:marBottom w:val="0"/>
          <w:divBdr>
            <w:top w:val="none" w:sz="0" w:space="0" w:color="auto"/>
            <w:left w:val="none" w:sz="0" w:space="0" w:color="auto"/>
            <w:bottom w:val="none" w:sz="0" w:space="0" w:color="auto"/>
            <w:right w:val="none" w:sz="0" w:space="0" w:color="auto"/>
          </w:divBdr>
        </w:div>
        <w:div w:id="613287705">
          <w:marLeft w:val="480"/>
          <w:marRight w:val="0"/>
          <w:marTop w:val="0"/>
          <w:marBottom w:val="0"/>
          <w:divBdr>
            <w:top w:val="none" w:sz="0" w:space="0" w:color="auto"/>
            <w:left w:val="none" w:sz="0" w:space="0" w:color="auto"/>
            <w:bottom w:val="none" w:sz="0" w:space="0" w:color="auto"/>
            <w:right w:val="none" w:sz="0" w:space="0" w:color="auto"/>
          </w:divBdr>
        </w:div>
        <w:div w:id="633024309">
          <w:marLeft w:val="480"/>
          <w:marRight w:val="0"/>
          <w:marTop w:val="0"/>
          <w:marBottom w:val="0"/>
          <w:divBdr>
            <w:top w:val="none" w:sz="0" w:space="0" w:color="auto"/>
            <w:left w:val="none" w:sz="0" w:space="0" w:color="auto"/>
            <w:bottom w:val="none" w:sz="0" w:space="0" w:color="auto"/>
            <w:right w:val="none" w:sz="0" w:space="0" w:color="auto"/>
          </w:divBdr>
        </w:div>
        <w:div w:id="667950681">
          <w:marLeft w:val="480"/>
          <w:marRight w:val="0"/>
          <w:marTop w:val="0"/>
          <w:marBottom w:val="0"/>
          <w:divBdr>
            <w:top w:val="none" w:sz="0" w:space="0" w:color="auto"/>
            <w:left w:val="none" w:sz="0" w:space="0" w:color="auto"/>
            <w:bottom w:val="none" w:sz="0" w:space="0" w:color="auto"/>
            <w:right w:val="none" w:sz="0" w:space="0" w:color="auto"/>
          </w:divBdr>
        </w:div>
        <w:div w:id="734937866">
          <w:marLeft w:val="480"/>
          <w:marRight w:val="0"/>
          <w:marTop w:val="0"/>
          <w:marBottom w:val="0"/>
          <w:divBdr>
            <w:top w:val="none" w:sz="0" w:space="0" w:color="auto"/>
            <w:left w:val="none" w:sz="0" w:space="0" w:color="auto"/>
            <w:bottom w:val="none" w:sz="0" w:space="0" w:color="auto"/>
            <w:right w:val="none" w:sz="0" w:space="0" w:color="auto"/>
          </w:divBdr>
        </w:div>
        <w:div w:id="862091467">
          <w:marLeft w:val="480"/>
          <w:marRight w:val="0"/>
          <w:marTop w:val="0"/>
          <w:marBottom w:val="0"/>
          <w:divBdr>
            <w:top w:val="none" w:sz="0" w:space="0" w:color="auto"/>
            <w:left w:val="none" w:sz="0" w:space="0" w:color="auto"/>
            <w:bottom w:val="none" w:sz="0" w:space="0" w:color="auto"/>
            <w:right w:val="none" w:sz="0" w:space="0" w:color="auto"/>
          </w:divBdr>
        </w:div>
        <w:div w:id="865558452">
          <w:marLeft w:val="480"/>
          <w:marRight w:val="0"/>
          <w:marTop w:val="0"/>
          <w:marBottom w:val="0"/>
          <w:divBdr>
            <w:top w:val="none" w:sz="0" w:space="0" w:color="auto"/>
            <w:left w:val="none" w:sz="0" w:space="0" w:color="auto"/>
            <w:bottom w:val="none" w:sz="0" w:space="0" w:color="auto"/>
            <w:right w:val="none" w:sz="0" w:space="0" w:color="auto"/>
          </w:divBdr>
        </w:div>
        <w:div w:id="891422999">
          <w:marLeft w:val="480"/>
          <w:marRight w:val="0"/>
          <w:marTop w:val="0"/>
          <w:marBottom w:val="0"/>
          <w:divBdr>
            <w:top w:val="none" w:sz="0" w:space="0" w:color="auto"/>
            <w:left w:val="none" w:sz="0" w:space="0" w:color="auto"/>
            <w:bottom w:val="none" w:sz="0" w:space="0" w:color="auto"/>
            <w:right w:val="none" w:sz="0" w:space="0" w:color="auto"/>
          </w:divBdr>
        </w:div>
        <w:div w:id="905917284">
          <w:marLeft w:val="480"/>
          <w:marRight w:val="0"/>
          <w:marTop w:val="0"/>
          <w:marBottom w:val="0"/>
          <w:divBdr>
            <w:top w:val="none" w:sz="0" w:space="0" w:color="auto"/>
            <w:left w:val="none" w:sz="0" w:space="0" w:color="auto"/>
            <w:bottom w:val="none" w:sz="0" w:space="0" w:color="auto"/>
            <w:right w:val="none" w:sz="0" w:space="0" w:color="auto"/>
          </w:divBdr>
        </w:div>
        <w:div w:id="1002049152">
          <w:marLeft w:val="480"/>
          <w:marRight w:val="0"/>
          <w:marTop w:val="0"/>
          <w:marBottom w:val="0"/>
          <w:divBdr>
            <w:top w:val="none" w:sz="0" w:space="0" w:color="auto"/>
            <w:left w:val="none" w:sz="0" w:space="0" w:color="auto"/>
            <w:bottom w:val="none" w:sz="0" w:space="0" w:color="auto"/>
            <w:right w:val="none" w:sz="0" w:space="0" w:color="auto"/>
          </w:divBdr>
        </w:div>
      </w:divsChild>
    </w:div>
    <w:div w:id="214045485">
      <w:bodyDiv w:val="1"/>
      <w:marLeft w:val="0"/>
      <w:marRight w:val="0"/>
      <w:marTop w:val="0"/>
      <w:marBottom w:val="0"/>
      <w:divBdr>
        <w:top w:val="none" w:sz="0" w:space="0" w:color="auto"/>
        <w:left w:val="none" w:sz="0" w:space="0" w:color="auto"/>
        <w:bottom w:val="none" w:sz="0" w:space="0" w:color="auto"/>
        <w:right w:val="none" w:sz="0" w:space="0" w:color="auto"/>
      </w:divBdr>
    </w:div>
    <w:div w:id="214049215">
      <w:bodyDiv w:val="1"/>
      <w:marLeft w:val="0"/>
      <w:marRight w:val="0"/>
      <w:marTop w:val="0"/>
      <w:marBottom w:val="0"/>
      <w:divBdr>
        <w:top w:val="none" w:sz="0" w:space="0" w:color="auto"/>
        <w:left w:val="none" w:sz="0" w:space="0" w:color="auto"/>
        <w:bottom w:val="none" w:sz="0" w:space="0" w:color="auto"/>
        <w:right w:val="none" w:sz="0" w:space="0" w:color="auto"/>
      </w:divBdr>
    </w:div>
    <w:div w:id="214119974">
      <w:bodyDiv w:val="1"/>
      <w:marLeft w:val="0"/>
      <w:marRight w:val="0"/>
      <w:marTop w:val="0"/>
      <w:marBottom w:val="0"/>
      <w:divBdr>
        <w:top w:val="none" w:sz="0" w:space="0" w:color="auto"/>
        <w:left w:val="none" w:sz="0" w:space="0" w:color="auto"/>
        <w:bottom w:val="none" w:sz="0" w:space="0" w:color="auto"/>
        <w:right w:val="none" w:sz="0" w:space="0" w:color="auto"/>
      </w:divBdr>
    </w:div>
    <w:div w:id="214126291">
      <w:bodyDiv w:val="1"/>
      <w:marLeft w:val="0"/>
      <w:marRight w:val="0"/>
      <w:marTop w:val="0"/>
      <w:marBottom w:val="0"/>
      <w:divBdr>
        <w:top w:val="none" w:sz="0" w:space="0" w:color="auto"/>
        <w:left w:val="none" w:sz="0" w:space="0" w:color="auto"/>
        <w:bottom w:val="none" w:sz="0" w:space="0" w:color="auto"/>
        <w:right w:val="none" w:sz="0" w:space="0" w:color="auto"/>
      </w:divBdr>
    </w:div>
    <w:div w:id="214127033">
      <w:bodyDiv w:val="1"/>
      <w:marLeft w:val="0"/>
      <w:marRight w:val="0"/>
      <w:marTop w:val="0"/>
      <w:marBottom w:val="0"/>
      <w:divBdr>
        <w:top w:val="none" w:sz="0" w:space="0" w:color="auto"/>
        <w:left w:val="none" w:sz="0" w:space="0" w:color="auto"/>
        <w:bottom w:val="none" w:sz="0" w:space="0" w:color="auto"/>
        <w:right w:val="none" w:sz="0" w:space="0" w:color="auto"/>
      </w:divBdr>
    </w:div>
    <w:div w:id="214319961">
      <w:bodyDiv w:val="1"/>
      <w:marLeft w:val="0"/>
      <w:marRight w:val="0"/>
      <w:marTop w:val="0"/>
      <w:marBottom w:val="0"/>
      <w:divBdr>
        <w:top w:val="none" w:sz="0" w:space="0" w:color="auto"/>
        <w:left w:val="none" w:sz="0" w:space="0" w:color="auto"/>
        <w:bottom w:val="none" w:sz="0" w:space="0" w:color="auto"/>
        <w:right w:val="none" w:sz="0" w:space="0" w:color="auto"/>
      </w:divBdr>
    </w:div>
    <w:div w:id="214392560">
      <w:bodyDiv w:val="1"/>
      <w:marLeft w:val="0"/>
      <w:marRight w:val="0"/>
      <w:marTop w:val="0"/>
      <w:marBottom w:val="0"/>
      <w:divBdr>
        <w:top w:val="none" w:sz="0" w:space="0" w:color="auto"/>
        <w:left w:val="none" w:sz="0" w:space="0" w:color="auto"/>
        <w:bottom w:val="none" w:sz="0" w:space="0" w:color="auto"/>
        <w:right w:val="none" w:sz="0" w:space="0" w:color="auto"/>
      </w:divBdr>
    </w:div>
    <w:div w:id="214397233">
      <w:bodyDiv w:val="1"/>
      <w:marLeft w:val="0"/>
      <w:marRight w:val="0"/>
      <w:marTop w:val="0"/>
      <w:marBottom w:val="0"/>
      <w:divBdr>
        <w:top w:val="none" w:sz="0" w:space="0" w:color="auto"/>
        <w:left w:val="none" w:sz="0" w:space="0" w:color="auto"/>
        <w:bottom w:val="none" w:sz="0" w:space="0" w:color="auto"/>
        <w:right w:val="none" w:sz="0" w:space="0" w:color="auto"/>
      </w:divBdr>
    </w:div>
    <w:div w:id="214437525">
      <w:bodyDiv w:val="1"/>
      <w:marLeft w:val="0"/>
      <w:marRight w:val="0"/>
      <w:marTop w:val="0"/>
      <w:marBottom w:val="0"/>
      <w:divBdr>
        <w:top w:val="none" w:sz="0" w:space="0" w:color="auto"/>
        <w:left w:val="none" w:sz="0" w:space="0" w:color="auto"/>
        <w:bottom w:val="none" w:sz="0" w:space="0" w:color="auto"/>
        <w:right w:val="none" w:sz="0" w:space="0" w:color="auto"/>
      </w:divBdr>
    </w:div>
    <w:div w:id="215246068">
      <w:bodyDiv w:val="1"/>
      <w:marLeft w:val="0"/>
      <w:marRight w:val="0"/>
      <w:marTop w:val="0"/>
      <w:marBottom w:val="0"/>
      <w:divBdr>
        <w:top w:val="none" w:sz="0" w:space="0" w:color="auto"/>
        <w:left w:val="none" w:sz="0" w:space="0" w:color="auto"/>
        <w:bottom w:val="none" w:sz="0" w:space="0" w:color="auto"/>
        <w:right w:val="none" w:sz="0" w:space="0" w:color="auto"/>
      </w:divBdr>
    </w:div>
    <w:div w:id="215362254">
      <w:bodyDiv w:val="1"/>
      <w:marLeft w:val="0"/>
      <w:marRight w:val="0"/>
      <w:marTop w:val="0"/>
      <w:marBottom w:val="0"/>
      <w:divBdr>
        <w:top w:val="none" w:sz="0" w:space="0" w:color="auto"/>
        <w:left w:val="none" w:sz="0" w:space="0" w:color="auto"/>
        <w:bottom w:val="none" w:sz="0" w:space="0" w:color="auto"/>
        <w:right w:val="none" w:sz="0" w:space="0" w:color="auto"/>
      </w:divBdr>
    </w:div>
    <w:div w:id="215553452">
      <w:bodyDiv w:val="1"/>
      <w:marLeft w:val="0"/>
      <w:marRight w:val="0"/>
      <w:marTop w:val="0"/>
      <w:marBottom w:val="0"/>
      <w:divBdr>
        <w:top w:val="none" w:sz="0" w:space="0" w:color="auto"/>
        <w:left w:val="none" w:sz="0" w:space="0" w:color="auto"/>
        <w:bottom w:val="none" w:sz="0" w:space="0" w:color="auto"/>
        <w:right w:val="none" w:sz="0" w:space="0" w:color="auto"/>
      </w:divBdr>
    </w:div>
    <w:div w:id="215624506">
      <w:bodyDiv w:val="1"/>
      <w:marLeft w:val="0"/>
      <w:marRight w:val="0"/>
      <w:marTop w:val="0"/>
      <w:marBottom w:val="0"/>
      <w:divBdr>
        <w:top w:val="none" w:sz="0" w:space="0" w:color="auto"/>
        <w:left w:val="none" w:sz="0" w:space="0" w:color="auto"/>
        <w:bottom w:val="none" w:sz="0" w:space="0" w:color="auto"/>
        <w:right w:val="none" w:sz="0" w:space="0" w:color="auto"/>
      </w:divBdr>
      <w:divsChild>
        <w:div w:id="20327255">
          <w:marLeft w:val="480"/>
          <w:marRight w:val="0"/>
          <w:marTop w:val="0"/>
          <w:marBottom w:val="0"/>
          <w:divBdr>
            <w:top w:val="none" w:sz="0" w:space="0" w:color="auto"/>
            <w:left w:val="none" w:sz="0" w:space="0" w:color="auto"/>
            <w:bottom w:val="none" w:sz="0" w:space="0" w:color="auto"/>
            <w:right w:val="none" w:sz="0" w:space="0" w:color="auto"/>
          </w:divBdr>
        </w:div>
        <w:div w:id="32922976">
          <w:marLeft w:val="480"/>
          <w:marRight w:val="0"/>
          <w:marTop w:val="0"/>
          <w:marBottom w:val="0"/>
          <w:divBdr>
            <w:top w:val="none" w:sz="0" w:space="0" w:color="auto"/>
            <w:left w:val="none" w:sz="0" w:space="0" w:color="auto"/>
            <w:bottom w:val="none" w:sz="0" w:space="0" w:color="auto"/>
            <w:right w:val="none" w:sz="0" w:space="0" w:color="auto"/>
          </w:divBdr>
        </w:div>
        <w:div w:id="70276558">
          <w:marLeft w:val="480"/>
          <w:marRight w:val="0"/>
          <w:marTop w:val="0"/>
          <w:marBottom w:val="0"/>
          <w:divBdr>
            <w:top w:val="none" w:sz="0" w:space="0" w:color="auto"/>
            <w:left w:val="none" w:sz="0" w:space="0" w:color="auto"/>
            <w:bottom w:val="none" w:sz="0" w:space="0" w:color="auto"/>
            <w:right w:val="none" w:sz="0" w:space="0" w:color="auto"/>
          </w:divBdr>
        </w:div>
        <w:div w:id="106970385">
          <w:marLeft w:val="480"/>
          <w:marRight w:val="0"/>
          <w:marTop w:val="0"/>
          <w:marBottom w:val="0"/>
          <w:divBdr>
            <w:top w:val="none" w:sz="0" w:space="0" w:color="auto"/>
            <w:left w:val="none" w:sz="0" w:space="0" w:color="auto"/>
            <w:bottom w:val="none" w:sz="0" w:space="0" w:color="auto"/>
            <w:right w:val="none" w:sz="0" w:space="0" w:color="auto"/>
          </w:divBdr>
        </w:div>
        <w:div w:id="123280425">
          <w:marLeft w:val="480"/>
          <w:marRight w:val="0"/>
          <w:marTop w:val="0"/>
          <w:marBottom w:val="0"/>
          <w:divBdr>
            <w:top w:val="none" w:sz="0" w:space="0" w:color="auto"/>
            <w:left w:val="none" w:sz="0" w:space="0" w:color="auto"/>
            <w:bottom w:val="none" w:sz="0" w:space="0" w:color="auto"/>
            <w:right w:val="none" w:sz="0" w:space="0" w:color="auto"/>
          </w:divBdr>
        </w:div>
        <w:div w:id="139544331">
          <w:marLeft w:val="480"/>
          <w:marRight w:val="0"/>
          <w:marTop w:val="0"/>
          <w:marBottom w:val="0"/>
          <w:divBdr>
            <w:top w:val="none" w:sz="0" w:space="0" w:color="auto"/>
            <w:left w:val="none" w:sz="0" w:space="0" w:color="auto"/>
            <w:bottom w:val="none" w:sz="0" w:space="0" w:color="auto"/>
            <w:right w:val="none" w:sz="0" w:space="0" w:color="auto"/>
          </w:divBdr>
        </w:div>
        <w:div w:id="163397377">
          <w:marLeft w:val="480"/>
          <w:marRight w:val="0"/>
          <w:marTop w:val="0"/>
          <w:marBottom w:val="0"/>
          <w:divBdr>
            <w:top w:val="none" w:sz="0" w:space="0" w:color="auto"/>
            <w:left w:val="none" w:sz="0" w:space="0" w:color="auto"/>
            <w:bottom w:val="none" w:sz="0" w:space="0" w:color="auto"/>
            <w:right w:val="none" w:sz="0" w:space="0" w:color="auto"/>
          </w:divBdr>
        </w:div>
        <w:div w:id="199322560">
          <w:marLeft w:val="480"/>
          <w:marRight w:val="0"/>
          <w:marTop w:val="0"/>
          <w:marBottom w:val="0"/>
          <w:divBdr>
            <w:top w:val="none" w:sz="0" w:space="0" w:color="auto"/>
            <w:left w:val="none" w:sz="0" w:space="0" w:color="auto"/>
            <w:bottom w:val="none" w:sz="0" w:space="0" w:color="auto"/>
            <w:right w:val="none" w:sz="0" w:space="0" w:color="auto"/>
          </w:divBdr>
        </w:div>
        <w:div w:id="236861749">
          <w:marLeft w:val="480"/>
          <w:marRight w:val="0"/>
          <w:marTop w:val="0"/>
          <w:marBottom w:val="0"/>
          <w:divBdr>
            <w:top w:val="none" w:sz="0" w:space="0" w:color="auto"/>
            <w:left w:val="none" w:sz="0" w:space="0" w:color="auto"/>
            <w:bottom w:val="none" w:sz="0" w:space="0" w:color="auto"/>
            <w:right w:val="none" w:sz="0" w:space="0" w:color="auto"/>
          </w:divBdr>
        </w:div>
        <w:div w:id="268657932">
          <w:marLeft w:val="480"/>
          <w:marRight w:val="0"/>
          <w:marTop w:val="0"/>
          <w:marBottom w:val="0"/>
          <w:divBdr>
            <w:top w:val="none" w:sz="0" w:space="0" w:color="auto"/>
            <w:left w:val="none" w:sz="0" w:space="0" w:color="auto"/>
            <w:bottom w:val="none" w:sz="0" w:space="0" w:color="auto"/>
            <w:right w:val="none" w:sz="0" w:space="0" w:color="auto"/>
          </w:divBdr>
        </w:div>
        <w:div w:id="299118394">
          <w:marLeft w:val="480"/>
          <w:marRight w:val="0"/>
          <w:marTop w:val="0"/>
          <w:marBottom w:val="0"/>
          <w:divBdr>
            <w:top w:val="none" w:sz="0" w:space="0" w:color="auto"/>
            <w:left w:val="none" w:sz="0" w:space="0" w:color="auto"/>
            <w:bottom w:val="none" w:sz="0" w:space="0" w:color="auto"/>
            <w:right w:val="none" w:sz="0" w:space="0" w:color="auto"/>
          </w:divBdr>
        </w:div>
        <w:div w:id="316426330">
          <w:marLeft w:val="480"/>
          <w:marRight w:val="0"/>
          <w:marTop w:val="0"/>
          <w:marBottom w:val="0"/>
          <w:divBdr>
            <w:top w:val="none" w:sz="0" w:space="0" w:color="auto"/>
            <w:left w:val="none" w:sz="0" w:space="0" w:color="auto"/>
            <w:bottom w:val="none" w:sz="0" w:space="0" w:color="auto"/>
            <w:right w:val="none" w:sz="0" w:space="0" w:color="auto"/>
          </w:divBdr>
        </w:div>
        <w:div w:id="407581168">
          <w:marLeft w:val="480"/>
          <w:marRight w:val="0"/>
          <w:marTop w:val="0"/>
          <w:marBottom w:val="0"/>
          <w:divBdr>
            <w:top w:val="none" w:sz="0" w:space="0" w:color="auto"/>
            <w:left w:val="none" w:sz="0" w:space="0" w:color="auto"/>
            <w:bottom w:val="none" w:sz="0" w:space="0" w:color="auto"/>
            <w:right w:val="none" w:sz="0" w:space="0" w:color="auto"/>
          </w:divBdr>
        </w:div>
        <w:div w:id="446463550">
          <w:marLeft w:val="480"/>
          <w:marRight w:val="0"/>
          <w:marTop w:val="0"/>
          <w:marBottom w:val="0"/>
          <w:divBdr>
            <w:top w:val="none" w:sz="0" w:space="0" w:color="auto"/>
            <w:left w:val="none" w:sz="0" w:space="0" w:color="auto"/>
            <w:bottom w:val="none" w:sz="0" w:space="0" w:color="auto"/>
            <w:right w:val="none" w:sz="0" w:space="0" w:color="auto"/>
          </w:divBdr>
        </w:div>
        <w:div w:id="454104815">
          <w:marLeft w:val="480"/>
          <w:marRight w:val="0"/>
          <w:marTop w:val="0"/>
          <w:marBottom w:val="0"/>
          <w:divBdr>
            <w:top w:val="none" w:sz="0" w:space="0" w:color="auto"/>
            <w:left w:val="none" w:sz="0" w:space="0" w:color="auto"/>
            <w:bottom w:val="none" w:sz="0" w:space="0" w:color="auto"/>
            <w:right w:val="none" w:sz="0" w:space="0" w:color="auto"/>
          </w:divBdr>
        </w:div>
        <w:div w:id="455638429">
          <w:marLeft w:val="480"/>
          <w:marRight w:val="0"/>
          <w:marTop w:val="0"/>
          <w:marBottom w:val="0"/>
          <w:divBdr>
            <w:top w:val="none" w:sz="0" w:space="0" w:color="auto"/>
            <w:left w:val="none" w:sz="0" w:space="0" w:color="auto"/>
            <w:bottom w:val="none" w:sz="0" w:space="0" w:color="auto"/>
            <w:right w:val="none" w:sz="0" w:space="0" w:color="auto"/>
          </w:divBdr>
        </w:div>
        <w:div w:id="503932932">
          <w:marLeft w:val="480"/>
          <w:marRight w:val="0"/>
          <w:marTop w:val="0"/>
          <w:marBottom w:val="0"/>
          <w:divBdr>
            <w:top w:val="none" w:sz="0" w:space="0" w:color="auto"/>
            <w:left w:val="none" w:sz="0" w:space="0" w:color="auto"/>
            <w:bottom w:val="none" w:sz="0" w:space="0" w:color="auto"/>
            <w:right w:val="none" w:sz="0" w:space="0" w:color="auto"/>
          </w:divBdr>
        </w:div>
        <w:div w:id="614750489">
          <w:marLeft w:val="480"/>
          <w:marRight w:val="0"/>
          <w:marTop w:val="0"/>
          <w:marBottom w:val="0"/>
          <w:divBdr>
            <w:top w:val="none" w:sz="0" w:space="0" w:color="auto"/>
            <w:left w:val="none" w:sz="0" w:space="0" w:color="auto"/>
            <w:bottom w:val="none" w:sz="0" w:space="0" w:color="auto"/>
            <w:right w:val="none" w:sz="0" w:space="0" w:color="auto"/>
          </w:divBdr>
        </w:div>
        <w:div w:id="661203305">
          <w:marLeft w:val="480"/>
          <w:marRight w:val="0"/>
          <w:marTop w:val="0"/>
          <w:marBottom w:val="0"/>
          <w:divBdr>
            <w:top w:val="none" w:sz="0" w:space="0" w:color="auto"/>
            <w:left w:val="none" w:sz="0" w:space="0" w:color="auto"/>
            <w:bottom w:val="none" w:sz="0" w:space="0" w:color="auto"/>
            <w:right w:val="none" w:sz="0" w:space="0" w:color="auto"/>
          </w:divBdr>
        </w:div>
        <w:div w:id="722488025">
          <w:marLeft w:val="480"/>
          <w:marRight w:val="0"/>
          <w:marTop w:val="0"/>
          <w:marBottom w:val="0"/>
          <w:divBdr>
            <w:top w:val="none" w:sz="0" w:space="0" w:color="auto"/>
            <w:left w:val="none" w:sz="0" w:space="0" w:color="auto"/>
            <w:bottom w:val="none" w:sz="0" w:space="0" w:color="auto"/>
            <w:right w:val="none" w:sz="0" w:space="0" w:color="auto"/>
          </w:divBdr>
        </w:div>
        <w:div w:id="751437055">
          <w:marLeft w:val="480"/>
          <w:marRight w:val="0"/>
          <w:marTop w:val="0"/>
          <w:marBottom w:val="0"/>
          <w:divBdr>
            <w:top w:val="none" w:sz="0" w:space="0" w:color="auto"/>
            <w:left w:val="none" w:sz="0" w:space="0" w:color="auto"/>
            <w:bottom w:val="none" w:sz="0" w:space="0" w:color="auto"/>
            <w:right w:val="none" w:sz="0" w:space="0" w:color="auto"/>
          </w:divBdr>
        </w:div>
        <w:div w:id="804616807">
          <w:marLeft w:val="480"/>
          <w:marRight w:val="0"/>
          <w:marTop w:val="0"/>
          <w:marBottom w:val="0"/>
          <w:divBdr>
            <w:top w:val="none" w:sz="0" w:space="0" w:color="auto"/>
            <w:left w:val="none" w:sz="0" w:space="0" w:color="auto"/>
            <w:bottom w:val="none" w:sz="0" w:space="0" w:color="auto"/>
            <w:right w:val="none" w:sz="0" w:space="0" w:color="auto"/>
          </w:divBdr>
        </w:div>
        <w:div w:id="823622404">
          <w:marLeft w:val="480"/>
          <w:marRight w:val="0"/>
          <w:marTop w:val="0"/>
          <w:marBottom w:val="0"/>
          <w:divBdr>
            <w:top w:val="none" w:sz="0" w:space="0" w:color="auto"/>
            <w:left w:val="none" w:sz="0" w:space="0" w:color="auto"/>
            <w:bottom w:val="none" w:sz="0" w:space="0" w:color="auto"/>
            <w:right w:val="none" w:sz="0" w:space="0" w:color="auto"/>
          </w:divBdr>
        </w:div>
        <w:div w:id="848569808">
          <w:marLeft w:val="480"/>
          <w:marRight w:val="0"/>
          <w:marTop w:val="0"/>
          <w:marBottom w:val="0"/>
          <w:divBdr>
            <w:top w:val="none" w:sz="0" w:space="0" w:color="auto"/>
            <w:left w:val="none" w:sz="0" w:space="0" w:color="auto"/>
            <w:bottom w:val="none" w:sz="0" w:space="0" w:color="auto"/>
            <w:right w:val="none" w:sz="0" w:space="0" w:color="auto"/>
          </w:divBdr>
        </w:div>
        <w:div w:id="865021716">
          <w:marLeft w:val="480"/>
          <w:marRight w:val="0"/>
          <w:marTop w:val="0"/>
          <w:marBottom w:val="0"/>
          <w:divBdr>
            <w:top w:val="none" w:sz="0" w:space="0" w:color="auto"/>
            <w:left w:val="none" w:sz="0" w:space="0" w:color="auto"/>
            <w:bottom w:val="none" w:sz="0" w:space="0" w:color="auto"/>
            <w:right w:val="none" w:sz="0" w:space="0" w:color="auto"/>
          </w:divBdr>
        </w:div>
        <w:div w:id="867445706">
          <w:marLeft w:val="480"/>
          <w:marRight w:val="0"/>
          <w:marTop w:val="0"/>
          <w:marBottom w:val="0"/>
          <w:divBdr>
            <w:top w:val="none" w:sz="0" w:space="0" w:color="auto"/>
            <w:left w:val="none" w:sz="0" w:space="0" w:color="auto"/>
            <w:bottom w:val="none" w:sz="0" w:space="0" w:color="auto"/>
            <w:right w:val="none" w:sz="0" w:space="0" w:color="auto"/>
          </w:divBdr>
        </w:div>
        <w:div w:id="868101318">
          <w:marLeft w:val="480"/>
          <w:marRight w:val="0"/>
          <w:marTop w:val="0"/>
          <w:marBottom w:val="0"/>
          <w:divBdr>
            <w:top w:val="none" w:sz="0" w:space="0" w:color="auto"/>
            <w:left w:val="none" w:sz="0" w:space="0" w:color="auto"/>
            <w:bottom w:val="none" w:sz="0" w:space="0" w:color="auto"/>
            <w:right w:val="none" w:sz="0" w:space="0" w:color="auto"/>
          </w:divBdr>
        </w:div>
        <w:div w:id="896205513">
          <w:marLeft w:val="480"/>
          <w:marRight w:val="0"/>
          <w:marTop w:val="0"/>
          <w:marBottom w:val="0"/>
          <w:divBdr>
            <w:top w:val="none" w:sz="0" w:space="0" w:color="auto"/>
            <w:left w:val="none" w:sz="0" w:space="0" w:color="auto"/>
            <w:bottom w:val="none" w:sz="0" w:space="0" w:color="auto"/>
            <w:right w:val="none" w:sz="0" w:space="0" w:color="auto"/>
          </w:divBdr>
        </w:div>
        <w:div w:id="948389354">
          <w:marLeft w:val="480"/>
          <w:marRight w:val="0"/>
          <w:marTop w:val="0"/>
          <w:marBottom w:val="0"/>
          <w:divBdr>
            <w:top w:val="none" w:sz="0" w:space="0" w:color="auto"/>
            <w:left w:val="none" w:sz="0" w:space="0" w:color="auto"/>
            <w:bottom w:val="none" w:sz="0" w:space="0" w:color="auto"/>
            <w:right w:val="none" w:sz="0" w:space="0" w:color="auto"/>
          </w:divBdr>
        </w:div>
        <w:div w:id="968121642">
          <w:marLeft w:val="480"/>
          <w:marRight w:val="0"/>
          <w:marTop w:val="0"/>
          <w:marBottom w:val="0"/>
          <w:divBdr>
            <w:top w:val="none" w:sz="0" w:space="0" w:color="auto"/>
            <w:left w:val="none" w:sz="0" w:space="0" w:color="auto"/>
            <w:bottom w:val="none" w:sz="0" w:space="0" w:color="auto"/>
            <w:right w:val="none" w:sz="0" w:space="0" w:color="auto"/>
          </w:divBdr>
        </w:div>
      </w:divsChild>
    </w:div>
    <w:div w:id="215971413">
      <w:bodyDiv w:val="1"/>
      <w:marLeft w:val="0"/>
      <w:marRight w:val="0"/>
      <w:marTop w:val="0"/>
      <w:marBottom w:val="0"/>
      <w:divBdr>
        <w:top w:val="none" w:sz="0" w:space="0" w:color="auto"/>
        <w:left w:val="none" w:sz="0" w:space="0" w:color="auto"/>
        <w:bottom w:val="none" w:sz="0" w:space="0" w:color="auto"/>
        <w:right w:val="none" w:sz="0" w:space="0" w:color="auto"/>
      </w:divBdr>
    </w:div>
    <w:div w:id="216209720">
      <w:bodyDiv w:val="1"/>
      <w:marLeft w:val="0"/>
      <w:marRight w:val="0"/>
      <w:marTop w:val="0"/>
      <w:marBottom w:val="0"/>
      <w:divBdr>
        <w:top w:val="none" w:sz="0" w:space="0" w:color="auto"/>
        <w:left w:val="none" w:sz="0" w:space="0" w:color="auto"/>
        <w:bottom w:val="none" w:sz="0" w:space="0" w:color="auto"/>
        <w:right w:val="none" w:sz="0" w:space="0" w:color="auto"/>
      </w:divBdr>
    </w:div>
    <w:div w:id="216475127">
      <w:bodyDiv w:val="1"/>
      <w:marLeft w:val="0"/>
      <w:marRight w:val="0"/>
      <w:marTop w:val="0"/>
      <w:marBottom w:val="0"/>
      <w:divBdr>
        <w:top w:val="none" w:sz="0" w:space="0" w:color="auto"/>
        <w:left w:val="none" w:sz="0" w:space="0" w:color="auto"/>
        <w:bottom w:val="none" w:sz="0" w:space="0" w:color="auto"/>
        <w:right w:val="none" w:sz="0" w:space="0" w:color="auto"/>
      </w:divBdr>
      <w:divsChild>
        <w:div w:id="90787520">
          <w:marLeft w:val="480"/>
          <w:marRight w:val="0"/>
          <w:marTop w:val="0"/>
          <w:marBottom w:val="0"/>
          <w:divBdr>
            <w:top w:val="none" w:sz="0" w:space="0" w:color="auto"/>
            <w:left w:val="none" w:sz="0" w:space="0" w:color="auto"/>
            <w:bottom w:val="none" w:sz="0" w:space="0" w:color="auto"/>
            <w:right w:val="none" w:sz="0" w:space="0" w:color="auto"/>
          </w:divBdr>
        </w:div>
        <w:div w:id="99909257">
          <w:marLeft w:val="480"/>
          <w:marRight w:val="0"/>
          <w:marTop w:val="0"/>
          <w:marBottom w:val="0"/>
          <w:divBdr>
            <w:top w:val="none" w:sz="0" w:space="0" w:color="auto"/>
            <w:left w:val="none" w:sz="0" w:space="0" w:color="auto"/>
            <w:bottom w:val="none" w:sz="0" w:space="0" w:color="auto"/>
            <w:right w:val="none" w:sz="0" w:space="0" w:color="auto"/>
          </w:divBdr>
        </w:div>
        <w:div w:id="111947418">
          <w:marLeft w:val="480"/>
          <w:marRight w:val="0"/>
          <w:marTop w:val="0"/>
          <w:marBottom w:val="0"/>
          <w:divBdr>
            <w:top w:val="none" w:sz="0" w:space="0" w:color="auto"/>
            <w:left w:val="none" w:sz="0" w:space="0" w:color="auto"/>
            <w:bottom w:val="none" w:sz="0" w:space="0" w:color="auto"/>
            <w:right w:val="none" w:sz="0" w:space="0" w:color="auto"/>
          </w:divBdr>
        </w:div>
        <w:div w:id="172498700">
          <w:marLeft w:val="480"/>
          <w:marRight w:val="0"/>
          <w:marTop w:val="0"/>
          <w:marBottom w:val="0"/>
          <w:divBdr>
            <w:top w:val="none" w:sz="0" w:space="0" w:color="auto"/>
            <w:left w:val="none" w:sz="0" w:space="0" w:color="auto"/>
            <w:bottom w:val="none" w:sz="0" w:space="0" w:color="auto"/>
            <w:right w:val="none" w:sz="0" w:space="0" w:color="auto"/>
          </w:divBdr>
        </w:div>
        <w:div w:id="185674863">
          <w:marLeft w:val="480"/>
          <w:marRight w:val="0"/>
          <w:marTop w:val="0"/>
          <w:marBottom w:val="0"/>
          <w:divBdr>
            <w:top w:val="none" w:sz="0" w:space="0" w:color="auto"/>
            <w:left w:val="none" w:sz="0" w:space="0" w:color="auto"/>
            <w:bottom w:val="none" w:sz="0" w:space="0" w:color="auto"/>
            <w:right w:val="none" w:sz="0" w:space="0" w:color="auto"/>
          </w:divBdr>
        </w:div>
        <w:div w:id="229662285">
          <w:marLeft w:val="480"/>
          <w:marRight w:val="0"/>
          <w:marTop w:val="0"/>
          <w:marBottom w:val="0"/>
          <w:divBdr>
            <w:top w:val="none" w:sz="0" w:space="0" w:color="auto"/>
            <w:left w:val="none" w:sz="0" w:space="0" w:color="auto"/>
            <w:bottom w:val="none" w:sz="0" w:space="0" w:color="auto"/>
            <w:right w:val="none" w:sz="0" w:space="0" w:color="auto"/>
          </w:divBdr>
        </w:div>
        <w:div w:id="283778934">
          <w:marLeft w:val="480"/>
          <w:marRight w:val="0"/>
          <w:marTop w:val="0"/>
          <w:marBottom w:val="0"/>
          <w:divBdr>
            <w:top w:val="none" w:sz="0" w:space="0" w:color="auto"/>
            <w:left w:val="none" w:sz="0" w:space="0" w:color="auto"/>
            <w:bottom w:val="none" w:sz="0" w:space="0" w:color="auto"/>
            <w:right w:val="none" w:sz="0" w:space="0" w:color="auto"/>
          </w:divBdr>
        </w:div>
        <w:div w:id="308169117">
          <w:marLeft w:val="480"/>
          <w:marRight w:val="0"/>
          <w:marTop w:val="0"/>
          <w:marBottom w:val="0"/>
          <w:divBdr>
            <w:top w:val="none" w:sz="0" w:space="0" w:color="auto"/>
            <w:left w:val="none" w:sz="0" w:space="0" w:color="auto"/>
            <w:bottom w:val="none" w:sz="0" w:space="0" w:color="auto"/>
            <w:right w:val="none" w:sz="0" w:space="0" w:color="auto"/>
          </w:divBdr>
        </w:div>
        <w:div w:id="343167638">
          <w:marLeft w:val="480"/>
          <w:marRight w:val="0"/>
          <w:marTop w:val="0"/>
          <w:marBottom w:val="0"/>
          <w:divBdr>
            <w:top w:val="none" w:sz="0" w:space="0" w:color="auto"/>
            <w:left w:val="none" w:sz="0" w:space="0" w:color="auto"/>
            <w:bottom w:val="none" w:sz="0" w:space="0" w:color="auto"/>
            <w:right w:val="none" w:sz="0" w:space="0" w:color="auto"/>
          </w:divBdr>
        </w:div>
        <w:div w:id="349260187">
          <w:marLeft w:val="480"/>
          <w:marRight w:val="0"/>
          <w:marTop w:val="0"/>
          <w:marBottom w:val="0"/>
          <w:divBdr>
            <w:top w:val="none" w:sz="0" w:space="0" w:color="auto"/>
            <w:left w:val="none" w:sz="0" w:space="0" w:color="auto"/>
            <w:bottom w:val="none" w:sz="0" w:space="0" w:color="auto"/>
            <w:right w:val="none" w:sz="0" w:space="0" w:color="auto"/>
          </w:divBdr>
        </w:div>
        <w:div w:id="360979848">
          <w:marLeft w:val="480"/>
          <w:marRight w:val="0"/>
          <w:marTop w:val="0"/>
          <w:marBottom w:val="0"/>
          <w:divBdr>
            <w:top w:val="none" w:sz="0" w:space="0" w:color="auto"/>
            <w:left w:val="none" w:sz="0" w:space="0" w:color="auto"/>
            <w:bottom w:val="none" w:sz="0" w:space="0" w:color="auto"/>
            <w:right w:val="none" w:sz="0" w:space="0" w:color="auto"/>
          </w:divBdr>
        </w:div>
        <w:div w:id="367069320">
          <w:marLeft w:val="480"/>
          <w:marRight w:val="0"/>
          <w:marTop w:val="0"/>
          <w:marBottom w:val="0"/>
          <w:divBdr>
            <w:top w:val="none" w:sz="0" w:space="0" w:color="auto"/>
            <w:left w:val="none" w:sz="0" w:space="0" w:color="auto"/>
            <w:bottom w:val="none" w:sz="0" w:space="0" w:color="auto"/>
            <w:right w:val="none" w:sz="0" w:space="0" w:color="auto"/>
          </w:divBdr>
        </w:div>
        <w:div w:id="392891366">
          <w:marLeft w:val="480"/>
          <w:marRight w:val="0"/>
          <w:marTop w:val="0"/>
          <w:marBottom w:val="0"/>
          <w:divBdr>
            <w:top w:val="none" w:sz="0" w:space="0" w:color="auto"/>
            <w:left w:val="none" w:sz="0" w:space="0" w:color="auto"/>
            <w:bottom w:val="none" w:sz="0" w:space="0" w:color="auto"/>
            <w:right w:val="none" w:sz="0" w:space="0" w:color="auto"/>
          </w:divBdr>
        </w:div>
        <w:div w:id="405957378">
          <w:marLeft w:val="480"/>
          <w:marRight w:val="0"/>
          <w:marTop w:val="0"/>
          <w:marBottom w:val="0"/>
          <w:divBdr>
            <w:top w:val="none" w:sz="0" w:space="0" w:color="auto"/>
            <w:left w:val="none" w:sz="0" w:space="0" w:color="auto"/>
            <w:bottom w:val="none" w:sz="0" w:space="0" w:color="auto"/>
            <w:right w:val="none" w:sz="0" w:space="0" w:color="auto"/>
          </w:divBdr>
        </w:div>
        <w:div w:id="446779879">
          <w:marLeft w:val="480"/>
          <w:marRight w:val="0"/>
          <w:marTop w:val="0"/>
          <w:marBottom w:val="0"/>
          <w:divBdr>
            <w:top w:val="none" w:sz="0" w:space="0" w:color="auto"/>
            <w:left w:val="none" w:sz="0" w:space="0" w:color="auto"/>
            <w:bottom w:val="none" w:sz="0" w:space="0" w:color="auto"/>
            <w:right w:val="none" w:sz="0" w:space="0" w:color="auto"/>
          </w:divBdr>
        </w:div>
        <w:div w:id="459498907">
          <w:marLeft w:val="480"/>
          <w:marRight w:val="0"/>
          <w:marTop w:val="0"/>
          <w:marBottom w:val="0"/>
          <w:divBdr>
            <w:top w:val="none" w:sz="0" w:space="0" w:color="auto"/>
            <w:left w:val="none" w:sz="0" w:space="0" w:color="auto"/>
            <w:bottom w:val="none" w:sz="0" w:space="0" w:color="auto"/>
            <w:right w:val="none" w:sz="0" w:space="0" w:color="auto"/>
          </w:divBdr>
        </w:div>
        <w:div w:id="464397724">
          <w:marLeft w:val="480"/>
          <w:marRight w:val="0"/>
          <w:marTop w:val="0"/>
          <w:marBottom w:val="0"/>
          <w:divBdr>
            <w:top w:val="none" w:sz="0" w:space="0" w:color="auto"/>
            <w:left w:val="none" w:sz="0" w:space="0" w:color="auto"/>
            <w:bottom w:val="none" w:sz="0" w:space="0" w:color="auto"/>
            <w:right w:val="none" w:sz="0" w:space="0" w:color="auto"/>
          </w:divBdr>
        </w:div>
        <w:div w:id="491604600">
          <w:marLeft w:val="480"/>
          <w:marRight w:val="0"/>
          <w:marTop w:val="0"/>
          <w:marBottom w:val="0"/>
          <w:divBdr>
            <w:top w:val="none" w:sz="0" w:space="0" w:color="auto"/>
            <w:left w:val="none" w:sz="0" w:space="0" w:color="auto"/>
            <w:bottom w:val="none" w:sz="0" w:space="0" w:color="auto"/>
            <w:right w:val="none" w:sz="0" w:space="0" w:color="auto"/>
          </w:divBdr>
        </w:div>
        <w:div w:id="497817244">
          <w:marLeft w:val="480"/>
          <w:marRight w:val="0"/>
          <w:marTop w:val="0"/>
          <w:marBottom w:val="0"/>
          <w:divBdr>
            <w:top w:val="none" w:sz="0" w:space="0" w:color="auto"/>
            <w:left w:val="none" w:sz="0" w:space="0" w:color="auto"/>
            <w:bottom w:val="none" w:sz="0" w:space="0" w:color="auto"/>
            <w:right w:val="none" w:sz="0" w:space="0" w:color="auto"/>
          </w:divBdr>
        </w:div>
        <w:div w:id="514616275">
          <w:marLeft w:val="480"/>
          <w:marRight w:val="0"/>
          <w:marTop w:val="0"/>
          <w:marBottom w:val="0"/>
          <w:divBdr>
            <w:top w:val="none" w:sz="0" w:space="0" w:color="auto"/>
            <w:left w:val="none" w:sz="0" w:space="0" w:color="auto"/>
            <w:bottom w:val="none" w:sz="0" w:space="0" w:color="auto"/>
            <w:right w:val="none" w:sz="0" w:space="0" w:color="auto"/>
          </w:divBdr>
        </w:div>
        <w:div w:id="524558114">
          <w:marLeft w:val="480"/>
          <w:marRight w:val="0"/>
          <w:marTop w:val="0"/>
          <w:marBottom w:val="0"/>
          <w:divBdr>
            <w:top w:val="none" w:sz="0" w:space="0" w:color="auto"/>
            <w:left w:val="none" w:sz="0" w:space="0" w:color="auto"/>
            <w:bottom w:val="none" w:sz="0" w:space="0" w:color="auto"/>
            <w:right w:val="none" w:sz="0" w:space="0" w:color="auto"/>
          </w:divBdr>
        </w:div>
        <w:div w:id="580484712">
          <w:marLeft w:val="480"/>
          <w:marRight w:val="0"/>
          <w:marTop w:val="0"/>
          <w:marBottom w:val="0"/>
          <w:divBdr>
            <w:top w:val="none" w:sz="0" w:space="0" w:color="auto"/>
            <w:left w:val="none" w:sz="0" w:space="0" w:color="auto"/>
            <w:bottom w:val="none" w:sz="0" w:space="0" w:color="auto"/>
            <w:right w:val="none" w:sz="0" w:space="0" w:color="auto"/>
          </w:divBdr>
        </w:div>
        <w:div w:id="580524755">
          <w:marLeft w:val="480"/>
          <w:marRight w:val="0"/>
          <w:marTop w:val="0"/>
          <w:marBottom w:val="0"/>
          <w:divBdr>
            <w:top w:val="none" w:sz="0" w:space="0" w:color="auto"/>
            <w:left w:val="none" w:sz="0" w:space="0" w:color="auto"/>
            <w:bottom w:val="none" w:sz="0" w:space="0" w:color="auto"/>
            <w:right w:val="none" w:sz="0" w:space="0" w:color="auto"/>
          </w:divBdr>
        </w:div>
        <w:div w:id="598098816">
          <w:marLeft w:val="480"/>
          <w:marRight w:val="0"/>
          <w:marTop w:val="0"/>
          <w:marBottom w:val="0"/>
          <w:divBdr>
            <w:top w:val="none" w:sz="0" w:space="0" w:color="auto"/>
            <w:left w:val="none" w:sz="0" w:space="0" w:color="auto"/>
            <w:bottom w:val="none" w:sz="0" w:space="0" w:color="auto"/>
            <w:right w:val="none" w:sz="0" w:space="0" w:color="auto"/>
          </w:divBdr>
        </w:div>
        <w:div w:id="652028159">
          <w:marLeft w:val="480"/>
          <w:marRight w:val="0"/>
          <w:marTop w:val="0"/>
          <w:marBottom w:val="0"/>
          <w:divBdr>
            <w:top w:val="none" w:sz="0" w:space="0" w:color="auto"/>
            <w:left w:val="none" w:sz="0" w:space="0" w:color="auto"/>
            <w:bottom w:val="none" w:sz="0" w:space="0" w:color="auto"/>
            <w:right w:val="none" w:sz="0" w:space="0" w:color="auto"/>
          </w:divBdr>
        </w:div>
        <w:div w:id="672419943">
          <w:marLeft w:val="480"/>
          <w:marRight w:val="0"/>
          <w:marTop w:val="0"/>
          <w:marBottom w:val="0"/>
          <w:divBdr>
            <w:top w:val="none" w:sz="0" w:space="0" w:color="auto"/>
            <w:left w:val="none" w:sz="0" w:space="0" w:color="auto"/>
            <w:bottom w:val="none" w:sz="0" w:space="0" w:color="auto"/>
            <w:right w:val="none" w:sz="0" w:space="0" w:color="auto"/>
          </w:divBdr>
        </w:div>
        <w:div w:id="695421000">
          <w:marLeft w:val="480"/>
          <w:marRight w:val="0"/>
          <w:marTop w:val="0"/>
          <w:marBottom w:val="0"/>
          <w:divBdr>
            <w:top w:val="none" w:sz="0" w:space="0" w:color="auto"/>
            <w:left w:val="none" w:sz="0" w:space="0" w:color="auto"/>
            <w:bottom w:val="none" w:sz="0" w:space="0" w:color="auto"/>
            <w:right w:val="none" w:sz="0" w:space="0" w:color="auto"/>
          </w:divBdr>
        </w:div>
        <w:div w:id="701252182">
          <w:marLeft w:val="480"/>
          <w:marRight w:val="0"/>
          <w:marTop w:val="0"/>
          <w:marBottom w:val="0"/>
          <w:divBdr>
            <w:top w:val="none" w:sz="0" w:space="0" w:color="auto"/>
            <w:left w:val="none" w:sz="0" w:space="0" w:color="auto"/>
            <w:bottom w:val="none" w:sz="0" w:space="0" w:color="auto"/>
            <w:right w:val="none" w:sz="0" w:space="0" w:color="auto"/>
          </w:divBdr>
        </w:div>
        <w:div w:id="786236281">
          <w:marLeft w:val="480"/>
          <w:marRight w:val="0"/>
          <w:marTop w:val="0"/>
          <w:marBottom w:val="0"/>
          <w:divBdr>
            <w:top w:val="none" w:sz="0" w:space="0" w:color="auto"/>
            <w:left w:val="none" w:sz="0" w:space="0" w:color="auto"/>
            <w:bottom w:val="none" w:sz="0" w:space="0" w:color="auto"/>
            <w:right w:val="none" w:sz="0" w:space="0" w:color="auto"/>
          </w:divBdr>
        </w:div>
        <w:div w:id="792945315">
          <w:marLeft w:val="480"/>
          <w:marRight w:val="0"/>
          <w:marTop w:val="0"/>
          <w:marBottom w:val="0"/>
          <w:divBdr>
            <w:top w:val="none" w:sz="0" w:space="0" w:color="auto"/>
            <w:left w:val="none" w:sz="0" w:space="0" w:color="auto"/>
            <w:bottom w:val="none" w:sz="0" w:space="0" w:color="auto"/>
            <w:right w:val="none" w:sz="0" w:space="0" w:color="auto"/>
          </w:divBdr>
        </w:div>
        <w:div w:id="828784894">
          <w:marLeft w:val="480"/>
          <w:marRight w:val="0"/>
          <w:marTop w:val="0"/>
          <w:marBottom w:val="0"/>
          <w:divBdr>
            <w:top w:val="none" w:sz="0" w:space="0" w:color="auto"/>
            <w:left w:val="none" w:sz="0" w:space="0" w:color="auto"/>
            <w:bottom w:val="none" w:sz="0" w:space="0" w:color="auto"/>
            <w:right w:val="none" w:sz="0" w:space="0" w:color="auto"/>
          </w:divBdr>
        </w:div>
        <w:div w:id="829492066">
          <w:marLeft w:val="480"/>
          <w:marRight w:val="0"/>
          <w:marTop w:val="0"/>
          <w:marBottom w:val="0"/>
          <w:divBdr>
            <w:top w:val="none" w:sz="0" w:space="0" w:color="auto"/>
            <w:left w:val="none" w:sz="0" w:space="0" w:color="auto"/>
            <w:bottom w:val="none" w:sz="0" w:space="0" w:color="auto"/>
            <w:right w:val="none" w:sz="0" w:space="0" w:color="auto"/>
          </w:divBdr>
        </w:div>
        <w:div w:id="862745726">
          <w:marLeft w:val="480"/>
          <w:marRight w:val="0"/>
          <w:marTop w:val="0"/>
          <w:marBottom w:val="0"/>
          <w:divBdr>
            <w:top w:val="none" w:sz="0" w:space="0" w:color="auto"/>
            <w:left w:val="none" w:sz="0" w:space="0" w:color="auto"/>
            <w:bottom w:val="none" w:sz="0" w:space="0" w:color="auto"/>
            <w:right w:val="none" w:sz="0" w:space="0" w:color="auto"/>
          </w:divBdr>
        </w:div>
        <w:div w:id="863178433">
          <w:marLeft w:val="480"/>
          <w:marRight w:val="0"/>
          <w:marTop w:val="0"/>
          <w:marBottom w:val="0"/>
          <w:divBdr>
            <w:top w:val="none" w:sz="0" w:space="0" w:color="auto"/>
            <w:left w:val="none" w:sz="0" w:space="0" w:color="auto"/>
            <w:bottom w:val="none" w:sz="0" w:space="0" w:color="auto"/>
            <w:right w:val="none" w:sz="0" w:space="0" w:color="auto"/>
          </w:divBdr>
        </w:div>
        <w:div w:id="887034604">
          <w:marLeft w:val="480"/>
          <w:marRight w:val="0"/>
          <w:marTop w:val="0"/>
          <w:marBottom w:val="0"/>
          <w:divBdr>
            <w:top w:val="none" w:sz="0" w:space="0" w:color="auto"/>
            <w:left w:val="none" w:sz="0" w:space="0" w:color="auto"/>
            <w:bottom w:val="none" w:sz="0" w:space="0" w:color="auto"/>
            <w:right w:val="none" w:sz="0" w:space="0" w:color="auto"/>
          </w:divBdr>
        </w:div>
        <w:div w:id="947199592">
          <w:marLeft w:val="480"/>
          <w:marRight w:val="0"/>
          <w:marTop w:val="0"/>
          <w:marBottom w:val="0"/>
          <w:divBdr>
            <w:top w:val="none" w:sz="0" w:space="0" w:color="auto"/>
            <w:left w:val="none" w:sz="0" w:space="0" w:color="auto"/>
            <w:bottom w:val="none" w:sz="0" w:space="0" w:color="auto"/>
            <w:right w:val="none" w:sz="0" w:space="0" w:color="auto"/>
          </w:divBdr>
        </w:div>
        <w:div w:id="977761762">
          <w:marLeft w:val="480"/>
          <w:marRight w:val="0"/>
          <w:marTop w:val="0"/>
          <w:marBottom w:val="0"/>
          <w:divBdr>
            <w:top w:val="none" w:sz="0" w:space="0" w:color="auto"/>
            <w:left w:val="none" w:sz="0" w:space="0" w:color="auto"/>
            <w:bottom w:val="none" w:sz="0" w:space="0" w:color="auto"/>
            <w:right w:val="none" w:sz="0" w:space="0" w:color="auto"/>
          </w:divBdr>
        </w:div>
      </w:divsChild>
    </w:div>
    <w:div w:id="217057633">
      <w:bodyDiv w:val="1"/>
      <w:marLeft w:val="0"/>
      <w:marRight w:val="0"/>
      <w:marTop w:val="0"/>
      <w:marBottom w:val="0"/>
      <w:divBdr>
        <w:top w:val="none" w:sz="0" w:space="0" w:color="auto"/>
        <w:left w:val="none" w:sz="0" w:space="0" w:color="auto"/>
        <w:bottom w:val="none" w:sz="0" w:space="0" w:color="auto"/>
        <w:right w:val="none" w:sz="0" w:space="0" w:color="auto"/>
      </w:divBdr>
    </w:div>
    <w:div w:id="217127149">
      <w:bodyDiv w:val="1"/>
      <w:marLeft w:val="0"/>
      <w:marRight w:val="0"/>
      <w:marTop w:val="0"/>
      <w:marBottom w:val="0"/>
      <w:divBdr>
        <w:top w:val="none" w:sz="0" w:space="0" w:color="auto"/>
        <w:left w:val="none" w:sz="0" w:space="0" w:color="auto"/>
        <w:bottom w:val="none" w:sz="0" w:space="0" w:color="auto"/>
        <w:right w:val="none" w:sz="0" w:space="0" w:color="auto"/>
      </w:divBdr>
    </w:div>
    <w:div w:id="217280144">
      <w:bodyDiv w:val="1"/>
      <w:marLeft w:val="0"/>
      <w:marRight w:val="0"/>
      <w:marTop w:val="0"/>
      <w:marBottom w:val="0"/>
      <w:divBdr>
        <w:top w:val="none" w:sz="0" w:space="0" w:color="auto"/>
        <w:left w:val="none" w:sz="0" w:space="0" w:color="auto"/>
        <w:bottom w:val="none" w:sz="0" w:space="0" w:color="auto"/>
        <w:right w:val="none" w:sz="0" w:space="0" w:color="auto"/>
      </w:divBdr>
    </w:div>
    <w:div w:id="217400769">
      <w:bodyDiv w:val="1"/>
      <w:marLeft w:val="0"/>
      <w:marRight w:val="0"/>
      <w:marTop w:val="0"/>
      <w:marBottom w:val="0"/>
      <w:divBdr>
        <w:top w:val="none" w:sz="0" w:space="0" w:color="auto"/>
        <w:left w:val="none" w:sz="0" w:space="0" w:color="auto"/>
        <w:bottom w:val="none" w:sz="0" w:space="0" w:color="auto"/>
        <w:right w:val="none" w:sz="0" w:space="0" w:color="auto"/>
      </w:divBdr>
    </w:div>
    <w:div w:id="217712344">
      <w:bodyDiv w:val="1"/>
      <w:marLeft w:val="0"/>
      <w:marRight w:val="0"/>
      <w:marTop w:val="0"/>
      <w:marBottom w:val="0"/>
      <w:divBdr>
        <w:top w:val="none" w:sz="0" w:space="0" w:color="auto"/>
        <w:left w:val="none" w:sz="0" w:space="0" w:color="auto"/>
        <w:bottom w:val="none" w:sz="0" w:space="0" w:color="auto"/>
        <w:right w:val="none" w:sz="0" w:space="0" w:color="auto"/>
      </w:divBdr>
    </w:div>
    <w:div w:id="218170135">
      <w:bodyDiv w:val="1"/>
      <w:marLeft w:val="0"/>
      <w:marRight w:val="0"/>
      <w:marTop w:val="0"/>
      <w:marBottom w:val="0"/>
      <w:divBdr>
        <w:top w:val="none" w:sz="0" w:space="0" w:color="auto"/>
        <w:left w:val="none" w:sz="0" w:space="0" w:color="auto"/>
        <w:bottom w:val="none" w:sz="0" w:space="0" w:color="auto"/>
        <w:right w:val="none" w:sz="0" w:space="0" w:color="auto"/>
      </w:divBdr>
    </w:div>
    <w:div w:id="218520796">
      <w:bodyDiv w:val="1"/>
      <w:marLeft w:val="0"/>
      <w:marRight w:val="0"/>
      <w:marTop w:val="0"/>
      <w:marBottom w:val="0"/>
      <w:divBdr>
        <w:top w:val="none" w:sz="0" w:space="0" w:color="auto"/>
        <w:left w:val="none" w:sz="0" w:space="0" w:color="auto"/>
        <w:bottom w:val="none" w:sz="0" w:space="0" w:color="auto"/>
        <w:right w:val="none" w:sz="0" w:space="0" w:color="auto"/>
      </w:divBdr>
    </w:div>
    <w:div w:id="218635908">
      <w:bodyDiv w:val="1"/>
      <w:marLeft w:val="0"/>
      <w:marRight w:val="0"/>
      <w:marTop w:val="0"/>
      <w:marBottom w:val="0"/>
      <w:divBdr>
        <w:top w:val="none" w:sz="0" w:space="0" w:color="auto"/>
        <w:left w:val="none" w:sz="0" w:space="0" w:color="auto"/>
        <w:bottom w:val="none" w:sz="0" w:space="0" w:color="auto"/>
        <w:right w:val="none" w:sz="0" w:space="0" w:color="auto"/>
      </w:divBdr>
    </w:div>
    <w:div w:id="218714634">
      <w:bodyDiv w:val="1"/>
      <w:marLeft w:val="0"/>
      <w:marRight w:val="0"/>
      <w:marTop w:val="0"/>
      <w:marBottom w:val="0"/>
      <w:divBdr>
        <w:top w:val="none" w:sz="0" w:space="0" w:color="auto"/>
        <w:left w:val="none" w:sz="0" w:space="0" w:color="auto"/>
        <w:bottom w:val="none" w:sz="0" w:space="0" w:color="auto"/>
        <w:right w:val="none" w:sz="0" w:space="0" w:color="auto"/>
      </w:divBdr>
      <w:divsChild>
        <w:div w:id="37946047">
          <w:marLeft w:val="480"/>
          <w:marRight w:val="0"/>
          <w:marTop w:val="0"/>
          <w:marBottom w:val="0"/>
          <w:divBdr>
            <w:top w:val="none" w:sz="0" w:space="0" w:color="auto"/>
            <w:left w:val="none" w:sz="0" w:space="0" w:color="auto"/>
            <w:bottom w:val="none" w:sz="0" w:space="0" w:color="auto"/>
            <w:right w:val="none" w:sz="0" w:space="0" w:color="auto"/>
          </w:divBdr>
        </w:div>
        <w:div w:id="52852033">
          <w:marLeft w:val="480"/>
          <w:marRight w:val="0"/>
          <w:marTop w:val="0"/>
          <w:marBottom w:val="0"/>
          <w:divBdr>
            <w:top w:val="none" w:sz="0" w:space="0" w:color="auto"/>
            <w:left w:val="none" w:sz="0" w:space="0" w:color="auto"/>
            <w:bottom w:val="none" w:sz="0" w:space="0" w:color="auto"/>
            <w:right w:val="none" w:sz="0" w:space="0" w:color="auto"/>
          </w:divBdr>
        </w:div>
        <w:div w:id="67195906">
          <w:marLeft w:val="480"/>
          <w:marRight w:val="0"/>
          <w:marTop w:val="0"/>
          <w:marBottom w:val="0"/>
          <w:divBdr>
            <w:top w:val="none" w:sz="0" w:space="0" w:color="auto"/>
            <w:left w:val="none" w:sz="0" w:space="0" w:color="auto"/>
            <w:bottom w:val="none" w:sz="0" w:space="0" w:color="auto"/>
            <w:right w:val="none" w:sz="0" w:space="0" w:color="auto"/>
          </w:divBdr>
        </w:div>
        <w:div w:id="90862436">
          <w:marLeft w:val="480"/>
          <w:marRight w:val="0"/>
          <w:marTop w:val="0"/>
          <w:marBottom w:val="0"/>
          <w:divBdr>
            <w:top w:val="none" w:sz="0" w:space="0" w:color="auto"/>
            <w:left w:val="none" w:sz="0" w:space="0" w:color="auto"/>
            <w:bottom w:val="none" w:sz="0" w:space="0" w:color="auto"/>
            <w:right w:val="none" w:sz="0" w:space="0" w:color="auto"/>
          </w:divBdr>
        </w:div>
        <w:div w:id="98070206">
          <w:marLeft w:val="480"/>
          <w:marRight w:val="0"/>
          <w:marTop w:val="0"/>
          <w:marBottom w:val="0"/>
          <w:divBdr>
            <w:top w:val="none" w:sz="0" w:space="0" w:color="auto"/>
            <w:left w:val="none" w:sz="0" w:space="0" w:color="auto"/>
            <w:bottom w:val="none" w:sz="0" w:space="0" w:color="auto"/>
            <w:right w:val="none" w:sz="0" w:space="0" w:color="auto"/>
          </w:divBdr>
        </w:div>
        <w:div w:id="109320574">
          <w:marLeft w:val="480"/>
          <w:marRight w:val="0"/>
          <w:marTop w:val="0"/>
          <w:marBottom w:val="0"/>
          <w:divBdr>
            <w:top w:val="none" w:sz="0" w:space="0" w:color="auto"/>
            <w:left w:val="none" w:sz="0" w:space="0" w:color="auto"/>
            <w:bottom w:val="none" w:sz="0" w:space="0" w:color="auto"/>
            <w:right w:val="none" w:sz="0" w:space="0" w:color="auto"/>
          </w:divBdr>
        </w:div>
        <w:div w:id="116947440">
          <w:marLeft w:val="480"/>
          <w:marRight w:val="0"/>
          <w:marTop w:val="0"/>
          <w:marBottom w:val="0"/>
          <w:divBdr>
            <w:top w:val="none" w:sz="0" w:space="0" w:color="auto"/>
            <w:left w:val="none" w:sz="0" w:space="0" w:color="auto"/>
            <w:bottom w:val="none" w:sz="0" w:space="0" w:color="auto"/>
            <w:right w:val="none" w:sz="0" w:space="0" w:color="auto"/>
          </w:divBdr>
        </w:div>
        <w:div w:id="150828194">
          <w:marLeft w:val="480"/>
          <w:marRight w:val="0"/>
          <w:marTop w:val="0"/>
          <w:marBottom w:val="0"/>
          <w:divBdr>
            <w:top w:val="none" w:sz="0" w:space="0" w:color="auto"/>
            <w:left w:val="none" w:sz="0" w:space="0" w:color="auto"/>
            <w:bottom w:val="none" w:sz="0" w:space="0" w:color="auto"/>
            <w:right w:val="none" w:sz="0" w:space="0" w:color="auto"/>
          </w:divBdr>
        </w:div>
        <w:div w:id="246043560">
          <w:marLeft w:val="480"/>
          <w:marRight w:val="0"/>
          <w:marTop w:val="0"/>
          <w:marBottom w:val="0"/>
          <w:divBdr>
            <w:top w:val="none" w:sz="0" w:space="0" w:color="auto"/>
            <w:left w:val="none" w:sz="0" w:space="0" w:color="auto"/>
            <w:bottom w:val="none" w:sz="0" w:space="0" w:color="auto"/>
            <w:right w:val="none" w:sz="0" w:space="0" w:color="auto"/>
          </w:divBdr>
        </w:div>
        <w:div w:id="310447477">
          <w:marLeft w:val="480"/>
          <w:marRight w:val="0"/>
          <w:marTop w:val="0"/>
          <w:marBottom w:val="0"/>
          <w:divBdr>
            <w:top w:val="none" w:sz="0" w:space="0" w:color="auto"/>
            <w:left w:val="none" w:sz="0" w:space="0" w:color="auto"/>
            <w:bottom w:val="none" w:sz="0" w:space="0" w:color="auto"/>
            <w:right w:val="none" w:sz="0" w:space="0" w:color="auto"/>
          </w:divBdr>
        </w:div>
        <w:div w:id="379019058">
          <w:marLeft w:val="480"/>
          <w:marRight w:val="0"/>
          <w:marTop w:val="0"/>
          <w:marBottom w:val="0"/>
          <w:divBdr>
            <w:top w:val="none" w:sz="0" w:space="0" w:color="auto"/>
            <w:left w:val="none" w:sz="0" w:space="0" w:color="auto"/>
            <w:bottom w:val="none" w:sz="0" w:space="0" w:color="auto"/>
            <w:right w:val="none" w:sz="0" w:space="0" w:color="auto"/>
          </w:divBdr>
        </w:div>
        <w:div w:id="384068538">
          <w:marLeft w:val="480"/>
          <w:marRight w:val="0"/>
          <w:marTop w:val="0"/>
          <w:marBottom w:val="0"/>
          <w:divBdr>
            <w:top w:val="none" w:sz="0" w:space="0" w:color="auto"/>
            <w:left w:val="none" w:sz="0" w:space="0" w:color="auto"/>
            <w:bottom w:val="none" w:sz="0" w:space="0" w:color="auto"/>
            <w:right w:val="none" w:sz="0" w:space="0" w:color="auto"/>
          </w:divBdr>
        </w:div>
        <w:div w:id="384834510">
          <w:marLeft w:val="480"/>
          <w:marRight w:val="0"/>
          <w:marTop w:val="0"/>
          <w:marBottom w:val="0"/>
          <w:divBdr>
            <w:top w:val="none" w:sz="0" w:space="0" w:color="auto"/>
            <w:left w:val="none" w:sz="0" w:space="0" w:color="auto"/>
            <w:bottom w:val="none" w:sz="0" w:space="0" w:color="auto"/>
            <w:right w:val="none" w:sz="0" w:space="0" w:color="auto"/>
          </w:divBdr>
        </w:div>
        <w:div w:id="414982652">
          <w:marLeft w:val="480"/>
          <w:marRight w:val="0"/>
          <w:marTop w:val="0"/>
          <w:marBottom w:val="0"/>
          <w:divBdr>
            <w:top w:val="none" w:sz="0" w:space="0" w:color="auto"/>
            <w:left w:val="none" w:sz="0" w:space="0" w:color="auto"/>
            <w:bottom w:val="none" w:sz="0" w:space="0" w:color="auto"/>
            <w:right w:val="none" w:sz="0" w:space="0" w:color="auto"/>
          </w:divBdr>
        </w:div>
        <w:div w:id="468865352">
          <w:marLeft w:val="480"/>
          <w:marRight w:val="0"/>
          <w:marTop w:val="0"/>
          <w:marBottom w:val="0"/>
          <w:divBdr>
            <w:top w:val="none" w:sz="0" w:space="0" w:color="auto"/>
            <w:left w:val="none" w:sz="0" w:space="0" w:color="auto"/>
            <w:bottom w:val="none" w:sz="0" w:space="0" w:color="auto"/>
            <w:right w:val="none" w:sz="0" w:space="0" w:color="auto"/>
          </w:divBdr>
        </w:div>
        <w:div w:id="478419081">
          <w:marLeft w:val="480"/>
          <w:marRight w:val="0"/>
          <w:marTop w:val="0"/>
          <w:marBottom w:val="0"/>
          <w:divBdr>
            <w:top w:val="none" w:sz="0" w:space="0" w:color="auto"/>
            <w:left w:val="none" w:sz="0" w:space="0" w:color="auto"/>
            <w:bottom w:val="none" w:sz="0" w:space="0" w:color="auto"/>
            <w:right w:val="none" w:sz="0" w:space="0" w:color="auto"/>
          </w:divBdr>
        </w:div>
        <w:div w:id="517083388">
          <w:marLeft w:val="480"/>
          <w:marRight w:val="0"/>
          <w:marTop w:val="0"/>
          <w:marBottom w:val="0"/>
          <w:divBdr>
            <w:top w:val="none" w:sz="0" w:space="0" w:color="auto"/>
            <w:left w:val="none" w:sz="0" w:space="0" w:color="auto"/>
            <w:bottom w:val="none" w:sz="0" w:space="0" w:color="auto"/>
            <w:right w:val="none" w:sz="0" w:space="0" w:color="auto"/>
          </w:divBdr>
        </w:div>
        <w:div w:id="526259020">
          <w:marLeft w:val="480"/>
          <w:marRight w:val="0"/>
          <w:marTop w:val="0"/>
          <w:marBottom w:val="0"/>
          <w:divBdr>
            <w:top w:val="none" w:sz="0" w:space="0" w:color="auto"/>
            <w:left w:val="none" w:sz="0" w:space="0" w:color="auto"/>
            <w:bottom w:val="none" w:sz="0" w:space="0" w:color="auto"/>
            <w:right w:val="none" w:sz="0" w:space="0" w:color="auto"/>
          </w:divBdr>
        </w:div>
        <w:div w:id="528569504">
          <w:marLeft w:val="480"/>
          <w:marRight w:val="0"/>
          <w:marTop w:val="0"/>
          <w:marBottom w:val="0"/>
          <w:divBdr>
            <w:top w:val="none" w:sz="0" w:space="0" w:color="auto"/>
            <w:left w:val="none" w:sz="0" w:space="0" w:color="auto"/>
            <w:bottom w:val="none" w:sz="0" w:space="0" w:color="auto"/>
            <w:right w:val="none" w:sz="0" w:space="0" w:color="auto"/>
          </w:divBdr>
        </w:div>
        <w:div w:id="561332436">
          <w:marLeft w:val="480"/>
          <w:marRight w:val="0"/>
          <w:marTop w:val="0"/>
          <w:marBottom w:val="0"/>
          <w:divBdr>
            <w:top w:val="none" w:sz="0" w:space="0" w:color="auto"/>
            <w:left w:val="none" w:sz="0" w:space="0" w:color="auto"/>
            <w:bottom w:val="none" w:sz="0" w:space="0" w:color="auto"/>
            <w:right w:val="none" w:sz="0" w:space="0" w:color="auto"/>
          </w:divBdr>
        </w:div>
        <w:div w:id="598410897">
          <w:marLeft w:val="480"/>
          <w:marRight w:val="0"/>
          <w:marTop w:val="0"/>
          <w:marBottom w:val="0"/>
          <w:divBdr>
            <w:top w:val="none" w:sz="0" w:space="0" w:color="auto"/>
            <w:left w:val="none" w:sz="0" w:space="0" w:color="auto"/>
            <w:bottom w:val="none" w:sz="0" w:space="0" w:color="auto"/>
            <w:right w:val="none" w:sz="0" w:space="0" w:color="auto"/>
          </w:divBdr>
        </w:div>
        <w:div w:id="610940427">
          <w:marLeft w:val="480"/>
          <w:marRight w:val="0"/>
          <w:marTop w:val="0"/>
          <w:marBottom w:val="0"/>
          <w:divBdr>
            <w:top w:val="none" w:sz="0" w:space="0" w:color="auto"/>
            <w:left w:val="none" w:sz="0" w:space="0" w:color="auto"/>
            <w:bottom w:val="none" w:sz="0" w:space="0" w:color="auto"/>
            <w:right w:val="none" w:sz="0" w:space="0" w:color="auto"/>
          </w:divBdr>
        </w:div>
        <w:div w:id="669647695">
          <w:marLeft w:val="480"/>
          <w:marRight w:val="0"/>
          <w:marTop w:val="0"/>
          <w:marBottom w:val="0"/>
          <w:divBdr>
            <w:top w:val="none" w:sz="0" w:space="0" w:color="auto"/>
            <w:left w:val="none" w:sz="0" w:space="0" w:color="auto"/>
            <w:bottom w:val="none" w:sz="0" w:space="0" w:color="auto"/>
            <w:right w:val="none" w:sz="0" w:space="0" w:color="auto"/>
          </w:divBdr>
        </w:div>
        <w:div w:id="681124790">
          <w:marLeft w:val="480"/>
          <w:marRight w:val="0"/>
          <w:marTop w:val="0"/>
          <w:marBottom w:val="0"/>
          <w:divBdr>
            <w:top w:val="none" w:sz="0" w:space="0" w:color="auto"/>
            <w:left w:val="none" w:sz="0" w:space="0" w:color="auto"/>
            <w:bottom w:val="none" w:sz="0" w:space="0" w:color="auto"/>
            <w:right w:val="none" w:sz="0" w:space="0" w:color="auto"/>
          </w:divBdr>
        </w:div>
        <w:div w:id="720861096">
          <w:marLeft w:val="480"/>
          <w:marRight w:val="0"/>
          <w:marTop w:val="0"/>
          <w:marBottom w:val="0"/>
          <w:divBdr>
            <w:top w:val="none" w:sz="0" w:space="0" w:color="auto"/>
            <w:left w:val="none" w:sz="0" w:space="0" w:color="auto"/>
            <w:bottom w:val="none" w:sz="0" w:space="0" w:color="auto"/>
            <w:right w:val="none" w:sz="0" w:space="0" w:color="auto"/>
          </w:divBdr>
        </w:div>
        <w:div w:id="721831125">
          <w:marLeft w:val="480"/>
          <w:marRight w:val="0"/>
          <w:marTop w:val="0"/>
          <w:marBottom w:val="0"/>
          <w:divBdr>
            <w:top w:val="none" w:sz="0" w:space="0" w:color="auto"/>
            <w:left w:val="none" w:sz="0" w:space="0" w:color="auto"/>
            <w:bottom w:val="none" w:sz="0" w:space="0" w:color="auto"/>
            <w:right w:val="none" w:sz="0" w:space="0" w:color="auto"/>
          </w:divBdr>
        </w:div>
        <w:div w:id="745222514">
          <w:marLeft w:val="480"/>
          <w:marRight w:val="0"/>
          <w:marTop w:val="0"/>
          <w:marBottom w:val="0"/>
          <w:divBdr>
            <w:top w:val="none" w:sz="0" w:space="0" w:color="auto"/>
            <w:left w:val="none" w:sz="0" w:space="0" w:color="auto"/>
            <w:bottom w:val="none" w:sz="0" w:space="0" w:color="auto"/>
            <w:right w:val="none" w:sz="0" w:space="0" w:color="auto"/>
          </w:divBdr>
        </w:div>
        <w:div w:id="760610863">
          <w:marLeft w:val="480"/>
          <w:marRight w:val="0"/>
          <w:marTop w:val="0"/>
          <w:marBottom w:val="0"/>
          <w:divBdr>
            <w:top w:val="none" w:sz="0" w:space="0" w:color="auto"/>
            <w:left w:val="none" w:sz="0" w:space="0" w:color="auto"/>
            <w:bottom w:val="none" w:sz="0" w:space="0" w:color="auto"/>
            <w:right w:val="none" w:sz="0" w:space="0" w:color="auto"/>
          </w:divBdr>
        </w:div>
        <w:div w:id="767313147">
          <w:marLeft w:val="480"/>
          <w:marRight w:val="0"/>
          <w:marTop w:val="0"/>
          <w:marBottom w:val="0"/>
          <w:divBdr>
            <w:top w:val="none" w:sz="0" w:space="0" w:color="auto"/>
            <w:left w:val="none" w:sz="0" w:space="0" w:color="auto"/>
            <w:bottom w:val="none" w:sz="0" w:space="0" w:color="auto"/>
            <w:right w:val="none" w:sz="0" w:space="0" w:color="auto"/>
          </w:divBdr>
        </w:div>
        <w:div w:id="771241670">
          <w:marLeft w:val="480"/>
          <w:marRight w:val="0"/>
          <w:marTop w:val="0"/>
          <w:marBottom w:val="0"/>
          <w:divBdr>
            <w:top w:val="none" w:sz="0" w:space="0" w:color="auto"/>
            <w:left w:val="none" w:sz="0" w:space="0" w:color="auto"/>
            <w:bottom w:val="none" w:sz="0" w:space="0" w:color="auto"/>
            <w:right w:val="none" w:sz="0" w:space="0" w:color="auto"/>
          </w:divBdr>
        </w:div>
        <w:div w:id="788278646">
          <w:marLeft w:val="480"/>
          <w:marRight w:val="0"/>
          <w:marTop w:val="0"/>
          <w:marBottom w:val="0"/>
          <w:divBdr>
            <w:top w:val="none" w:sz="0" w:space="0" w:color="auto"/>
            <w:left w:val="none" w:sz="0" w:space="0" w:color="auto"/>
            <w:bottom w:val="none" w:sz="0" w:space="0" w:color="auto"/>
            <w:right w:val="none" w:sz="0" w:space="0" w:color="auto"/>
          </w:divBdr>
        </w:div>
        <w:div w:id="810051893">
          <w:marLeft w:val="480"/>
          <w:marRight w:val="0"/>
          <w:marTop w:val="0"/>
          <w:marBottom w:val="0"/>
          <w:divBdr>
            <w:top w:val="none" w:sz="0" w:space="0" w:color="auto"/>
            <w:left w:val="none" w:sz="0" w:space="0" w:color="auto"/>
            <w:bottom w:val="none" w:sz="0" w:space="0" w:color="auto"/>
            <w:right w:val="none" w:sz="0" w:space="0" w:color="auto"/>
          </w:divBdr>
        </w:div>
        <w:div w:id="849490287">
          <w:marLeft w:val="480"/>
          <w:marRight w:val="0"/>
          <w:marTop w:val="0"/>
          <w:marBottom w:val="0"/>
          <w:divBdr>
            <w:top w:val="none" w:sz="0" w:space="0" w:color="auto"/>
            <w:left w:val="none" w:sz="0" w:space="0" w:color="auto"/>
            <w:bottom w:val="none" w:sz="0" w:space="0" w:color="auto"/>
            <w:right w:val="none" w:sz="0" w:space="0" w:color="auto"/>
          </w:divBdr>
        </w:div>
        <w:div w:id="857888682">
          <w:marLeft w:val="480"/>
          <w:marRight w:val="0"/>
          <w:marTop w:val="0"/>
          <w:marBottom w:val="0"/>
          <w:divBdr>
            <w:top w:val="none" w:sz="0" w:space="0" w:color="auto"/>
            <w:left w:val="none" w:sz="0" w:space="0" w:color="auto"/>
            <w:bottom w:val="none" w:sz="0" w:space="0" w:color="auto"/>
            <w:right w:val="none" w:sz="0" w:space="0" w:color="auto"/>
          </w:divBdr>
        </w:div>
        <w:div w:id="874587488">
          <w:marLeft w:val="480"/>
          <w:marRight w:val="0"/>
          <w:marTop w:val="0"/>
          <w:marBottom w:val="0"/>
          <w:divBdr>
            <w:top w:val="none" w:sz="0" w:space="0" w:color="auto"/>
            <w:left w:val="none" w:sz="0" w:space="0" w:color="auto"/>
            <w:bottom w:val="none" w:sz="0" w:space="0" w:color="auto"/>
            <w:right w:val="none" w:sz="0" w:space="0" w:color="auto"/>
          </w:divBdr>
        </w:div>
        <w:div w:id="875459772">
          <w:marLeft w:val="480"/>
          <w:marRight w:val="0"/>
          <w:marTop w:val="0"/>
          <w:marBottom w:val="0"/>
          <w:divBdr>
            <w:top w:val="none" w:sz="0" w:space="0" w:color="auto"/>
            <w:left w:val="none" w:sz="0" w:space="0" w:color="auto"/>
            <w:bottom w:val="none" w:sz="0" w:space="0" w:color="auto"/>
            <w:right w:val="none" w:sz="0" w:space="0" w:color="auto"/>
          </w:divBdr>
        </w:div>
        <w:div w:id="966088687">
          <w:marLeft w:val="480"/>
          <w:marRight w:val="0"/>
          <w:marTop w:val="0"/>
          <w:marBottom w:val="0"/>
          <w:divBdr>
            <w:top w:val="none" w:sz="0" w:space="0" w:color="auto"/>
            <w:left w:val="none" w:sz="0" w:space="0" w:color="auto"/>
            <w:bottom w:val="none" w:sz="0" w:space="0" w:color="auto"/>
            <w:right w:val="none" w:sz="0" w:space="0" w:color="auto"/>
          </w:divBdr>
        </w:div>
        <w:div w:id="968784540">
          <w:marLeft w:val="480"/>
          <w:marRight w:val="0"/>
          <w:marTop w:val="0"/>
          <w:marBottom w:val="0"/>
          <w:divBdr>
            <w:top w:val="none" w:sz="0" w:space="0" w:color="auto"/>
            <w:left w:val="none" w:sz="0" w:space="0" w:color="auto"/>
            <w:bottom w:val="none" w:sz="0" w:space="0" w:color="auto"/>
            <w:right w:val="none" w:sz="0" w:space="0" w:color="auto"/>
          </w:divBdr>
        </w:div>
      </w:divsChild>
    </w:div>
    <w:div w:id="219370529">
      <w:bodyDiv w:val="1"/>
      <w:marLeft w:val="0"/>
      <w:marRight w:val="0"/>
      <w:marTop w:val="0"/>
      <w:marBottom w:val="0"/>
      <w:divBdr>
        <w:top w:val="none" w:sz="0" w:space="0" w:color="auto"/>
        <w:left w:val="none" w:sz="0" w:space="0" w:color="auto"/>
        <w:bottom w:val="none" w:sz="0" w:space="0" w:color="auto"/>
        <w:right w:val="none" w:sz="0" w:space="0" w:color="auto"/>
      </w:divBdr>
    </w:div>
    <w:div w:id="219677238">
      <w:bodyDiv w:val="1"/>
      <w:marLeft w:val="0"/>
      <w:marRight w:val="0"/>
      <w:marTop w:val="0"/>
      <w:marBottom w:val="0"/>
      <w:divBdr>
        <w:top w:val="none" w:sz="0" w:space="0" w:color="auto"/>
        <w:left w:val="none" w:sz="0" w:space="0" w:color="auto"/>
        <w:bottom w:val="none" w:sz="0" w:space="0" w:color="auto"/>
        <w:right w:val="none" w:sz="0" w:space="0" w:color="auto"/>
      </w:divBdr>
    </w:div>
    <w:div w:id="220793931">
      <w:bodyDiv w:val="1"/>
      <w:marLeft w:val="0"/>
      <w:marRight w:val="0"/>
      <w:marTop w:val="0"/>
      <w:marBottom w:val="0"/>
      <w:divBdr>
        <w:top w:val="none" w:sz="0" w:space="0" w:color="auto"/>
        <w:left w:val="none" w:sz="0" w:space="0" w:color="auto"/>
        <w:bottom w:val="none" w:sz="0" w:space="0" w:color="auto"/>
        <w:right w:val="none" w:sz="0" w:space="0" w:color="auto"/>
      </w:divBdr>
    </w:div>
    <w:div w:id="220868844">
      <w:bodyDiv w:val="1"/>
      <w:marLeft w:val="0"/>
      <w:marRight w:val="0"/>
      <w:marTop w:val="0"/>
      <w:marBottom w:val="0"/>
      <w:divBdr>
        <w:top w:val="none" w:sz="0" w:space="0" w:color="auto"/>
        <w:left w:val="none" w:sz="0" w:space="0" w:color="auto"/>
        <w:bottom w:val="none" w:sz="0" w:space="0" w:color="auto"/>
        <w:right w:val="none" w:sz="0" w:space="0" w:color="auto"/>
      </w:divBdr>
      <w:divsChild>
        <w:div w:id="65231931">
          <w:marLeft w:val="480"/>
          <w:marRight w:val="0"/>
          <w:marTop w:val="0"/>
          <w:marBottom w:val="0"/>
          <w:divBdr>
            <w:top w:val="none" w:sz="0" w:space="0" w:color="auto"/>
            <w:left w:val="none" w:sz="0" w:space="0" w:color="auto"/>
            <w:bottom w:val="none" w:sz="0" w:space="0" w:color="auto"/>
            <w:right w:val="none" w:sz="0" w:space="0" w:color="auto"/>
          </w:divBdr>
        </w:div>
        <w:div w:id="74908245">
          <w:marLeft w:val="480"/>
          <w:marRight w:val="0"/>
          <w:marTop w:val="0"/>
          <w:marBottom w:val="0"/>
          <w:divBdr>
            <w:top w:val="none" w:sz="0" w:space="0" w:color="auto"/>
            <w:left w:val="none" w:sz="0" w:space="0" w:color="auto"/>
            <w:bottom w:val="none" w:sz="0" w:space="0" w:color="auto"/>
            <w:right w:val="none" w:sz="0" w:space="0" w:color="auto"/>
          </w:divBdr>
        </w:div>
        <w:div w:id="126508609">
          <w:marLeft w:val="480"/>
          <w:marRight w:val="0"/>
          <w:marTop w:val="0"/>
          <w:marBottom w:val="0"/>
          <w:divBdr>
            <w:top w:val="none" w:sz="0" w:space="0" w:color="auto"/>
            <w:left w:val="none" w:sz="0" w:space="0" w:color="auto"/>
            <w:bottom w:val="none" w:sz="0" w:space="0" w:color="auto"/>
            <w:right w:val="none" w:sz="0" w:space="0" w:color="auto"/>
          </w:divBdr>
        </w:div>
        <w:div w:id="164712601">
          <w:marLeft w:val="480"/>
          <w:marRight w:val="0"/>
          <w:marTop w:val="0"/>
          <w:marBottom w:val="0"/>
          <w:divBdr>
            <w:top w:val="none" w:sz="0" w:space="0" w:color="auto"/>
            <w:left w:val="none" w:sz="0" w:space="0" w:color="auto"/>
            <w:bottom w:val="none" w:sz="0" w:space="0" w:color="auto"/>
            <w:right w:val="none" w:sz="0" w:space="0" w:color="auto"/>
          </w:divBdr>
        </w:div>
        <w:div w:id="178814141">
          <w:marLeft w:val="480"/>
          <w:marRight w:val="0"/>
          <w:marTop w:val="0"/>
          <w:marBottom w:val="0"/>
          <w:divBdr>
            <w:top w:val="none" w:sz="0" w:space="0" w:color="auto"/>
            <w:left w:val="none" w:sz="0" w:space="0" w:color="auto"/>
            <w:bottom w:val="none" w:sz="0" w:space="0" w:color="auto"/>
            <w:right w:val="none" w:sz="0" w:space="0" w:color="auto"/>
          </w:divBdr>
        </w:div>
        <w:div w:id="180244519">
          <w:marLeft w:val="480"/>
          <w:marRight w:val="0"/>
          <w:marTop w:val="0"/>
          <w:marBottom w:val="0"/>
          <w:divBdr>
            <w:top w:val="none" w:sz="0" w:space="0" w:color="auto"/>
            <w:left w:val="none" w:sz="0" w:space="0" w:color="auto"/>
            <w:bottom w:val="none" w:sz="0" w:space="0" w:color="auto"/>
            <w:right w:val="none" w:sz="0" w:space="0" w:color="auto"/>
          </w:divBdr>
        </w:div>
        <w:div w:id="230583698">
          <w:marLeft w:val="480"/>
          <w:marRight w:val="0"/>
          <w:marTop w:val="0"/>
          <w:marBottom w:val="0"/>
          <w:divBdr>
            <w:top w:val="none" w:sz="0" w:space="0" w:color="auto"/>
            <w:left w:val="none" w:sz="0" w:space="0" w:color="auto"/>
            <w:bottom w:val="none" w:sz="0" w:space="0" w:color="auto"/>
            <w:right w:val="none" w:sz="0" w:space="0" w:color="auto"/>
          </w:divBdr>
        </w:div>
        <w:div w:id="247926953">
          <w:marLeft w:val="480"/>
          <w:marRight w:val="0"/>
          <w:marTop w:val="0"/>
          <w:marBottom w:val="0"/>
          <w:divBdr>
            <w:top w:val="none" w:sz="0" w:space="0" w:color="auto"/>
            <w:left w:val="none" w:sz="0" w:space="0" w:color="auto"/>
            <w:bottom w:val="none" w:sz="0" w:space="0" w:color="auto"/>
            <w:right w:val="none" w:sz="0" w:space="0" w:color="auto"/>
          </w:divBdr>
        </w:div>
        <w:div w:id="296421932">
          <w:marLeft w:val="480"/>
          <w:marRight w:val="0"/>
          <w:marTop w:val="0"/>
          <w:marBottom w:val="0"/>
          <w:divBdr>
            <w:top w:val="none" w:sz="0" w:space="0" w:color="auto"/>
            <w:left w:val="none" w:sz="0" w:space="0" w:color="auto"/>
            <w:bottom w:val="none" w:sz="0" w:space="0" w:color="auto"/>
            <w:right w:val="none" w:sz="0" w:space="0" w:color="auto"/>
          </w:divBdr>
        </w:div>
        <w:div w:id="317461079">
          <w:marLeft w:val="480"/>
          <w:marRight w:val="0"/>
          <w:marTop w:val="0"/>
          <w:marBottom w:val="0"/>
          <w:divBdr>
            <w:top w:val="none" w:sz="0" w:space="0" w:color="auto"/>
            <w:left w:val="none" w:sz="0" w:space="0" w:color="auto"/>
            <w:bottom w:val="none" w:sz="0" w:space="0" w:color="auto"/>
            <w:right w:val="none" w:sz="0" w:space="0" w:color="auto"/>
          </w:divBdr>
        </w:div>
        <w:div w:id="329715630">
          <w:marLeft w:val="480"/>
          <w:marRight w:val="0"/>
          <w:marTop w:val="0"/>
          <w:marBottom w:val="0"/>
          <w:divBdr>
            <w:top w:val="none" w:sz="0" w:space="0" w:color="auto"/>
            <w:left w:val="none" w:sz="0" w:space="0" w:color="auto"/>
            <w:bottom w:val="none" w:sz="0" w:space="0" w:color="auto"/>
            <w:right w:val="none" w:sz="0" w:space="0" w:color="auto"/>
          </w:divBdr>
        </w:div>
        <w:div w:id="341857463">
          <w:marLeft w:val="480"/>
          <w:marRight w:val="0"/>
          <w:marTop w:val="0"/>
          <w:marBottom w:val="0"/>
          <w:divBdr>
            <w:top w:val="none" w:sz="0" w:space="0" w:color="auto"/>
            <w:left w:val="none" w:sz="0" w:space="0" w:color="auto"/>
            <w:bottom w:val="none" w:sz="0" w:space="0" w:color="auto"/>
            <w:right w:val="none" w:sz="0" w:space="0" w:color="auto"/>
          </w:divBdr>
        </w:div>
        <w:div w:id="406078861">
          <w:marLeft w:val="480"/>
          <w:marRight w:val="0"/>
          <w:marTop w:val="0"/>
          <w:marBottom w:val="0"/>
          <w:divBdr>
            <w:top w:val="none" w:sz="0" w:space="0" w:color="auto"/>
            <w:left w:val="none" w:sz="0" w:space="0" w:color="auto"/>
            <w:bottom w:val="none" w:sz="0" w:space="0" w:color="auto"/>
            <w:right w:val="none" w:sz="0" w:space="0" w:color="auto"/>
          </w:divBdr>
        </w:div>
        <w:div w:id="481459926">
          <w:marLeft w:val="480"/>
          <w:marRight w:val="0"/>
          <w:marTop w:val="0"/>
          <w:marBottom w:val="0"/>
          <w:divBdr>
            <w:top w:val="none" w:sz="0" w:space="0" w:color="auto"/>
            <w:left w:val="none" w:sz="0" w:space="0" w:color="auto"/>
            <w:bottom w:val="none" w:sz="0" w:space="0" w:color="auto"/>
            <w:right w:val="none" w:sz="0" w:space="0" w:color="auto"/>
          </w:divBdr>
        </w:div>
        <w:div w:id="482695539">
          <w:marLeft w:val="480"/>
          <w:marRight w:val="0"/>
          <w:marTop w:val="0"/>
          <w:marBottom w:val="0"/>
          <w:divBdr>
            <w:top w:val="none" w:sz="0" w:space="0" w:color="auto"/>
            <w:left w:val="none" w:sz="0" w:space="0" w:color="auto"/>
            <w:bottom w:val="none" w:sz="0" w:space="0" w:color="auto"/>
            <w:right w:val="none" w:sz="0" w:space="0" w:color="auto"/>
          </w:divBdr>
        </w:div>
        <w:div w:id="483081916">
          <w:marLeft w:val="480"/>
          <w:marRight w:val="0"/>
          <w:marTop w:val="0"/>
          <w:marBottom w:val="0"/>
          <w:divBdr>
            <w:top w:val="none" w:sz="0" w:space="0" w:color="auto"/>
            <w:left w:val="none" w:sz="0" w:space="0" w:color="auto"/>
            <w:bottom w:val="none" w:sz="0" w:space="0" w:color="auto"/>
            <w:right w:val="none" w:sz="0" w:space="0" w:color="auto"/>
          </w:divBdr>
        </w:div>
        <w:div w:id="485707882">
          <w:marLeft w:val="480"/>
          <w:marRight w:val="0"/>
          <w:marTop w:val="0"/>
          <w:marBottom w:val="0"/>
          <w:divBdr>
            <w:top w:val="none" w:sz="0" w:space="0" w:color="auto"/>
            <w:left w:val="none" w:sz="0" w:space="0" w:color="auto"/>
            <w:bottom w:val="none" w:sz="0" w:space="0" w:color="auto"/>
            <w:right w:val="none" w:sz="0" w:space="0" w:color="auto"/>
          </w:divBdr>
        </w:div>
        <w:div w:id="493642716">
          <w:marLeft w:val="480"/>
          <w:marRight w:val="0"/>
          <w:marTop w:val="0"/>
          <w:marBottom w:val="0"/>
          <w:divBdr>
            <w:top w:val="none" w:sz="0" w:space="0" w:color="auto"/>
            <w:left w:val="none" w:sz="0" w:space="0" w:color="auto"/>
            <w:bottom w:val="none" w:sz="0" w:space="0" w:color="auto"/>
            <w:right w:val="none" w:sz="0" w:space="0" w:color="auto"/>
          </w:divBdr>
        </w:div>
        <w:div w:id="500891859">
          <w:marLeft w:val="480"/>
          <w:marRight w:val="0"/>
          <w:marTop w:val="0"/>
          <w:marBottom w:val="0"/>
          <w:divBdr>
            <w:top w:val="none" w:sz="0" w:space="0" w:color="auto"/>
            <w:left w:val="none" w:sz="0" w:space="0" w:color="auto"/>
            <w:bottom w:val="none" w:sz="0" w:space="0" w:color="auto"/>
            <w:right w:val="none" w:sz="0" w:space="0" w:color="auto"/>
          </w:divBdr>
        </w:div>
        <w:div w:id="537816558">
          <w:marLeft w:val="480"/>
          <w:marRight w:val="0"/>
          <w:marTop w:val="0"/>
          <w:marBottom w:val="0"/>
          <w:divBdr>
            <w:top w:val="none" w:sz="0" w:space="0" w:color="auto"/>
            <w:left w:val="none" w:sz="0" w:space="0" w:color="auto"/>
            <w:bottom w:val="none" w:sz="0" w:space="0" w:color="auto"/>
            <w:right w:val="none" w:sz="0" w:space="0" w:color="auto"/>
          </w:divBdr>
        </w:div>
        <w:div w:id="542911419">
          <w:marLeft w:val="480"/>
          <w:marRight w:val="0"/>
          <w:marTop w:val="0"/>
          <w:marBottom w:val="0"/>
          <w:divBdr>
            <w:top w:val="none" w:sz="0" w:space="0" w:color="auto"/>
            <w:left w:val="none" w:sz="0" w:space="0" w:color="auto"/>
            <w:bottom w:val="none" w:sz="0" w:space="0" w:color="auto"/>
            <w:right w:val="none" w:sz="0" w:space="0" w:color="auto"/>
          </w:divBdr>
        </w:div>
        <w:div w:id="591471848">
          <w:marLeft w:val="480"/>
          <w:marRight w:val="0"/>
          <w:marTop w:val="0"/>
          <w:marBottom w:val="0"/>
          <w:divBdr>
            <w:top w:val="none" w:sz="0" w:space="0" w:color="auto"/>
            <w:left w:val="none" w:sz="0" w:space="0" w:color="auto"/>
            <w:bottom w:val="none" w:sz="0" w:space="0" w:color="auto"/>
            <w:right w:val="none" w:sz="0" w:space="0" w:color="auto"/>
          </w:divBdr>
        </w:div>
        <w:div w:id="607005283">
          <w:marLeft w:val="480"/>
          <w:marRight w:val="0"/>
          <w:marTop w:val="0"/>
          <w:marBottom w:val="0"/>
          <w:divBdr>
            <w:top w:val="none" w:sz="0" w:space="0" w:color="auto"/>
            <w:left w:val="none" w:sz="0" w:space="0" w:color="auto"/>
            <w:bottom w:val="none" w:sz="0" w:space="0" w:color="auto"/>
            <w:right w:val="none" w:sz="0" w:space="0" w:color="auto"/>
          </w:divBdr>
        </w:div>
        <w:div w:id="678433150">
          <w:marLeft w:val="480"/>
          <w:marRight w:val="0"/>
          <w:marTop w:val="0"/>
          <w:marBottom w:val="0"/>
          <w:divBdr>
            <w:top w:val="none" w:sz="0" w:space="0" w:color="auto"/>
            <w:left w:val="none" w:sz="0" w:space="0" w:color="auto"/>
            <w:bottom w:val="none" w:sz="0" w:space="0" w:color="auto"/>
            <w:right w:val="none" w:sz="0" w:space="0" w:color="auto"/>
          </w:divBdr>
        </w:div>
        <w:div w:id="708839372">
          <w:marLeft w:val="480"/>
          <w:marRight w:val="0"/>
          <w:marTop w:val="0"/>
          <w:marBottom w:val="0"/>
          <w:divBdr>
            <w:top w:val="none" w:sz="0" w:space="0" w:color="auto"/>
            <w:left w:val="none" w:sz="0" w:space="0" w:color="auto"/>
            <w:bottom w:val="none" w:sz="0" w:space="0" w:color="auto"/>
            <w:right w:val="none" w:sz="0" w:space="0" w:color="auto"/>
          </w:divBdr>
        </w:div>
        <w:div w:id="755515205">
          <w:marLeft w:val="480"/>
          <w:marRight w:val="0"/>
          <w:marTop w:val="0"/>
          <w:marBottom w:val="0"/>
          <w:divBdr>
            <w:top w:val="none" w:sz="0" w:space="0" w:color="auto"/>
            <w:left w:val="none" w:sz="0" w:space="0" w:color="auto"/>
            <w:bottom w:val="none" w:sz="0" w:space="0" w:color="auto"/>
            <w:right w:val="none" w:sz="0" w:space="0" w:color="auto"/>
          </w:divBdr>
        </w:div>
        <w:div w:id="775372295">
          <w:marLeft w:val="480"/>
          <w:marRight w:val="0"/>
          <w:marTop w:val="0"/>
          <w:marBottom w:val="0"/>
          <w:divBdr>
            <w:top w:val="none" w:sz="0" w:space="0" w:color="auto"/>
            <w:left w:val="none" w:sz="0" w:space="0" w:color="auto"/>
            <w:bottom w:val="none" w:sz="0" w:space="0" w:color="auto"/>
            <w:right w:val="none" w:sz="0" w:space="0" w:color="auto"/>
          </w:divBdr>
        </w:div>
        <w:div w:id="782963439">
          <w:marLeft w:val="480"/>
          <w:marRight w:val="0"/>
          <w:marTop w:val="0"/>
          <w:marBottom w:val="0"/>
          <w:divBdr>
            <w:top w:val="none" w:sz="0" w:space="0" w:color="auto"/>
            <w:left w:val="none" w:sz="0" w:space="0" w:color="auto"/>
            <w:bottom w:val="none" w:sz="0" w:space="0" w:color="auto"/>
            <w:right w:val="none" w:sz="0" w:space="0" w:color="auto"/>
          </w:divBdr>
        </w:div>
        <w:div w:id="791752350">
          <w:marLeft w:val="480"/>
          <w:marRight w:val="0"/>
          <w:marTop w:val="0"/>
          <w:marBottom w:val="0"/>
          <w:divBdr>
            <w:top w:val="none" w:sz="0" w:space="0" w:color="auto"/>
            <w:left w:val="none" w:sz="0" w:space="0" w:color="auto"/>
            <w:bottom w:val="none" w:sz="0" w:space="0" w:color="auto"/>
            <w:right w:val="none" w:sz="0" w:space="0" w:color="auto"/>
          </w:divBdr>
        </w:div>
        <w:div w:id="809438957">
          <w:marLeft w:val="480"/>
          <w:marRight w:val="0"/>
          <w:marTop w:val="0"/>
          <w:marBottom w:val="0"/>
          <w:divBdr>
            <w:top w:val="none" w:sz="0" w:space="0" w:color="auto"/>
            <w:left w:val="none" w:sz="0" w:space="0" w:color="auto"/>
            <w:bottom w:val="none" w:sz="0" w:space="0" w:color="auto"/>
            <w:right w:val="none" w:sz="0" w:space="0" w:color="auto"/>
          </w:divBdr>
        </w:div>
        <w:div w:id="819201069">
          <w:marLeft w:val="480"/>
          <w:marRight w:val="0"/>
          <w:marTop w:val="0"/>
          <w:marBottom w:val="0"/>
          <w:divBdr>
            <w:top w:val="none" w:sz="0" w:space="0" w:color="auto"/>
            <w:left w:val="none" w:sz="0" w:space="0" w:color="auto"/>
            <w:bottom w:val="none" w:sz="0" w:space="0" w:color="auto"/>
            <w:right w:val="none" w:sz="0" w:space="0" w:color="auto"/>
          </w:divBdr>
        </w:div>
        <w:div w:id="852917692">
          <w:marLeft w:val="480"/>
          <w:marRight w:val="0"/>
          <w:marTop w:val="0"/>
          <w:marBottom w:val="0"/>
          <w:divBdr>
            <w:top w:val="none" w:sz="0" w:space="0" w:color="auto"/>
            <w:left w:val="none" w:sz="0" w:space="0" w:color="auto"/>
            <w:bottom w:val="none" w:sz="0" w:space="0" w:color="auto"/>
            <w:right w:val="none" w:sz="0" w:space="0" w:color="auto"/>
          </w:divBdr>
        </w:div>
        <w:div w:id="875503792">
          <w:marLeft w:val="480"/>
          <w:marRight w:val="0"/>
          <w:marTop w:val="0"/>
          <w:marBottom w:val="0"/>
          <w:divBdr>
            <w:top w:val="none" w:sz="0" w:space="0" w:color="auto"/>
            <w:left w:val="none" w:sz="0" w:space="0" w:color="auto"/>
            <w:bottom w:val="none" w:sz="0" w:space="0" w:color="auto"/>
            <w:right w:val="none" w:sz="0" w:space="0" w:color="auto"/>
          </w:divBdr>
        </w:div>
        <w:div w:id="919798223">
          <w:marLeft w:val="480"/>
          <w:marRight w:val="0"/>
          <w:marTop w:val="0"/>
          <w:marBottom w:val="0"/>
          <w:divBdr>
            <w:top w:val="none" w:sz="0" w:space="0" w:color="auto"/>
            <w:left w:val="none" w:sz="0" w:space="0" w:color="auto"/>
            <w:bottom w:val="none" w:sz="0" w:space="0" w:color="auto"/>
            <w:right w:val="none" w:sz="0" w:space="0" w:color="auto"/>
          </w:divBdr>
        </w:div>
        <w:div w:id="961619875">
          <w:marLeft w:val="480"/>
          <w:marRight w:val="0"/>
          <w:marTop w:val="0"/>
          <w:marBottom w:val="0"/>
          <w:divBdr>
            <w:top w:val="none" w:sz="0" w:space="0" w:color="auto"/>
            <w:left w:val="none" w:sz="0" w:space="0" w:color="auto"/>
            <w:bottom w:val="none" w:sz="0" w:space="0" w:color="auto"/>
            <w:right w:val="none" w:sz="0" w:space="0" w:color="auto"/>
          </w:divBdr>
        </w:div>
        <w:div w:id="981620367">
          <w:marLeft w:val="480"/>
          <w:marRight w:val="0"/>
          <w:marTop w:val="0"/>
          <w:marBottom w:val="0"/>
          <w:divBdr>
            <w:top w:val="none" w:sz="0" w:space="0" w:color="auto"/>
            <w:left w:val="none" w:sz="0" w:space="0" w:color="auto"/>
            <w:bottom w:val="none" w:sz="0" w:space="0" w:color="auto"/>
            <w:right w:val="none" w:sz="0" w:space="0" w:color="auto"/>
          </w:divBdr>
        </w:div>
      </w:divsChild>
    </w:div>
    <w:div w:id="221062569">
      <w:bodyDiv w:val="1"/>
      <w:marLeft w:val="0"/>
      <w:marRight w:val="0"/>
      <w:marTop w:val="0"/>
      <w:marBottom w:val="0"/>
      <w:divBdr>
        <w:top w:val="none" w:sz="0" w:space="0" w:color="auto"/>
        <w:left w:val="none" w:sz="0" w:space="0" w:color="auto"/>
        <w:bottom w:val="none" w:sz="0" w:space="0" w:color="auto"/>
        <w:right w:val="none" w:sz="0" w:space="0" w:color="auto"/>
      </w:divBdr>
    </w:div>
    <w:div w:id="221066973">
      <w:bodyDiv w:val="1"/>
      <w:marLeft w:val="0"/>
      <w:marRight w:val="0"/>
      <w:marTop w:val="0"/>
      <w:marBottom w:val="0"/>
      <w:divBdr>
        <w:top w:val="none" w:sz="0" w:space="0" w:color="auto"/>
        <w:left w:val="none" w:sz="0" w:space="0" w:color="auto"/>
        <w:bottom w:val="none" w:sz="0" w:space="0" w:color="auto"/>
        <w:right w:val="none" w:sz="0" w:space="0" w:color="auto"/>
      </w:divBdr>
    </w:div>
    <w:div w:id="221334754">
      <w:bodyDiv w:val="1"/>
      <w:marLeft w:val="0"/>
      <w:marRight w:val="0"/>
      <w:marTop w:val="0"/>
      <w:marBottom w:val="0"/>
      <w:divBdr>
        <w:top w:val="none" w:sz="0" w:space="0" w:color="auto"/>
        <w:left w:val="none" w:sz="0" w:space="0" w:color="auto"/>
        <w:bottom w:val="none" w:sz="0" w:space="0" w:color="auto"/>
        <w:right w:val="none" w:sz="0" w:space="0" w:color="auto"/>
      </w:divBdr>
      <w:divsChild>
        <w:div w:id="12730440">
          <w:marLeft w:val="480"/>
          <w:marRight w:val="0"/>
          <w:marTop w:val="0"/>
          <w:marBottom w:val="0"/>
          <w:divBdr>
            <w:top w:val="none" w:sz="0" w:space="0" w:color="auto"/>
            <w:left w:val="none" w:sz="0" w:space="0" w:color="auto"/>
            <w:bottom w:val="none" w:sz="0" w:space="0" w:color="auto"/>
            <w:right w:val="none" w:sz="0" w:space="0" w:color="auto"/>
          </w:divBdr>
        </w:div>
        <w:div w:id="33431276">
          <w:marLeft w:val="480"/>
          <w:marRight w:val="0"/>
          <w:marTop w:val="0"/>
          <w:marBottom w:val="0"/>
          <w:divBdr>
            <w:top w:val="none" w:sz="0" w:space="0" w:color="auto"/>
            <w:left w:val="none" w:sz="0" w:space="0" w:color="auto"/>
            <w:bottom w:val="none" w:sz="0" w:space="0" w:color="auto"/>
            <w:right w:val="none" w:sz="0" w:space="0" w:color="auto"/>
          </w:divBdr>
        </w:div>
        <w:div w:id="40519073">
          <w:marLeft w:val="480"/>
          <w:marRight w:val="0"/>
          <w:marTop w:val="0"/>
          <w:marBottom w:val="0"/>
          <w:divBdr>
            <w:top w:val="none" w:sz="0" w:space="0" w:color="auto"/>
            <w:left w:val="none" w:sz="0" w:space="0" w:color="auto"/>
            <w:bottom w:val="none" w:sz="0" w:space="0" w:color="auto"/>
            <w:right w:val="none" w:sz="0" w:space="0" w:color="auto"/>
          </w:divBdr>
        </w:div>
        <w:div w:id="75523210">
          <w:marLeft w:val="480"/>
          <w:marRight w:val="0"/>
          <w:marTop w:val="0"/>
          <w:marBottom w:val="0"/>
          <w:divBdr>
            <w:top w:val="none" w:sz="0" w:space="0" w:color="auto"/>
            <w:left w:val="none" w:sz="0" w:space="0" w:color="auto"/>
            <w:bottom w:val="none" w:sz="0" w:space="0" w:color="auto"/>
            <w:right w:val="none" w:sz="0" w:space="0" w:color="auto"/>
          </w:divBdr>
        </w:div>
        <w:div w:id="125974706">
          <w:marLeft w:val="480"/>
          <w:marRight w:val="0"/>
          <w:marTop w:val="0"/>
          <w:marBottom w:val="0"/>
          <w:divBdr>
            <w:top w:val="none" w:sz="0" w:space="0" w:color="auto"/>
            <w:left w:val="none" w:sz="0" w:space="0" w:color="auto"/>
            <w:bottom w:val="none" w:sz="0" w:space="0" w:color="auto"/>
            <w:right w:val="none" w:sz="0" w:space="0" w:color="auto"/>
          </w:divBdr>
        </w:div>
        <w:div w:id="144669058">
          <w:marLeft w:val="480"/>
          <w:marRight w:val="0"/>
          <w:marTop w:val="0"/>
          <w:marBottom w:val="0"/>
          <w:divBdr>
            <w:top w:val="none" w:sz="0" w:space="0" w:color="auto"/>
            <w:left w:val="none" w:sz="0" w:space="0" w:color="auto"/>
            <w:bottom w:val="none" w:sz="0" w:space="0" w:color="auto"/>
            <w:right w:val="none" w:sz="0" w:space="0" w:color="auto"/>
          </w:divBdr>
        </w:div>
        <w:div w:id="145632140">
          <w:marLeft w:val="480"/>
          <w:marRight w:val="0"/>
          <w:marTop w:val="0"/>
          <w:marBottom w:val="0"/>
          <w:divBdr>
            <w:top w:val="none" w:sz="0" w:space="0" w:color="auto"/>
            <w:left w:val="none" w:sz="0" w:space="0" w:color="auto"/>
            <w:bottom w:val="none" w:sz="0" w:space="0" w:color="auto"/>
            <w:right w:val="none" w:sz="0" w:space="0" w:color="auto"/>
          </w:divBdr>
        </w:div>
        <w:div w:id="148794059">
          <w:marLeft w:val="480"/>
          <w:marRight w:val="0"/>
          <w:marTop w:val="0"/>
          <w:marBottom w:val="0"/>
          <w:divBdr>
            <w:top w:val="none" w:sz="0" w:space="0" w:color="auto"/>
            <w:left w:val="none" w:sz="0" w:space="0" w:color="auto"/>
            <w:bottom w:val="none" w:sz="0" w:space="0" w:color="auto"/>
            <w:right w:val="none" w:sz="0" w:space="0" w:color="auto"/>
          </w:divBdr>
        </w:div>
        <w:div w:id="149174908">
          <w:marLeft w:val="480"/>
          <w:marRight w:val="0"/>
          <w:marTop w:val="0"/>
          <w:marBottom w:val="0"/>
          <w:divBdr>
            <w:top w:val="none" w:sz="0" w:space="0" w:color="auto"/>
            <w:left w:val="none" w:sz="0" w:space="0" w:color="auto"/>
            <w:bottom w:val="none" w:sz="0" w:space="0" w:color="auto"/>
            <w:right w:val="none" w:sz="0" w:space="0" w:color="auto"/>
          </w:divBdr>
        </w:div>
        <w:div w:id="156387883">
          <w:marLeft w:val="480"/>
          <w:marRight w:val="0"/>
          <w:marTop w:val="0"/>
          <w:marBottom w:val="0"/>
          <w:divBdr>
            <w:top w:val="none" w:sz="0" w:space="0" w:color="auto"/>
            <w:left w:val="none" w:sz="0" w:space="0" w:color="auto"/>
            <w:bottom w:val="none" w:sz="0" w:space="0" w:color="auto"/>
            <w:right w:val="none" w:sz="0" w:space="0" w:color="auto"/>
          </w:divBdr>
        </w:div>
        <w:div w:id="160901058">
          <w:marLeft w:val="480"/>
          <w:marRight w:val="0"/>
          <w:marTop w:val="0"/>
          <w:marBottom w:val="0"/>
          <w:divBdr>
            <w:top w:val="none" w:sz="0" w:space="0" w:color="auto"/>
            <w:left w:val="none" w:sz="0" w:space="0" w:color="auto"/>
            <w:bottom w:val="none" w:sz="0" w:space="0" w:color="auto"/>
            <w:right w:val="none" w:sz="0" w:space="0" w:color="auto"/>
          </w:divBdr>
        </w:div>
        <w:div w:id="193544415">
          <w:marLeft w:val="480"/>
          <w:marRight w:val="0"/>
          <w:marTop w:val="0"/>
          <w:marBottom w:val="0"/>
          <w:divBdr>
            <w:top w:val="none" w:sz="0" w:space="0" w:color="auto"/>
            <w:left w:val="none" w:sz="0" w:space="0" w:color="auto"/>
            <w:bottom w:val="none" w:sz="0" w:space="0" w:color="auto"/>
            <w:right w:val="none" w:sz="0" w:space="0" w:color="auto"/>
          </w:divBdr>
        </w:div>
        <w:div w:id="252933482">
          <w:marLeft w:val="480"/>
          <w:marRight w:val="0"/>
          <w:marTop w:val="0"/>
          <w:marBottom w:val="0"/>
          <w:divBdr>
            <w:top w:val="none" w:sz="0" w:space="0" w:color="auto"/>
            <w:left w:val="none" w:sz="0" w:space="0" w:color="auto"/>
            <w:bottom w:val="none" w:sz="0" w:space="0" w:color="auto"/>
            <w:right w:val="none" w:sz="0" w:space="0" w:color="auto"/>
          </w:divBdr>
        </w:div>
        <w:div w:id="304940006">
          <w:marLeft w:val="480"/>
          <w:marRight w:val="0"/>
          <w:marTop w:val="0"/>
          <w:marBottom w:val="0"/>
          <w:divBdr>
            <w:top w:val="none" w:sz="0" w:space="0" w:color="auto"/>
            <w:left w:val="none" w:sz="0" w:space="0" w:color="auto"/>
            <w:bottom w:val="none" w:sz="0" w:space="0" w:color="auto"/>
            <w:right w:val="none" w:sz="0" w:space="0" w:color="auto"/>
          </w:divBdr>
        </w:div>
        <w:div w:id="322856482">
          <w:marLeft w:val="480"/>
          <w:marRight w:val="0"/>
          <w:marTop w:val="0"/>
          <w:marBottom w:val="0"/>
          <w:divBdr>
            <w:top w:val="none" w:sz="0" w:space="0" w:color="auto"/>
            <w:left w:val="none" w:sz="0" w:space="0" w:color="auto"/>
            <w:bottom w:val="none" w:sz="0" w:space="0" w:color="auto"/>
            <w:right w:val="none" w:sz="0" w:space="0" w:color="auto"/>
          </w:divBdr>
        </w:div>
        <w:div w:id="330721796">
          <w:marLeft w:val="480"/>
          <w:marRight w:val="0"/>
          <w:marTop w:val="0"/>
          <w:marBottom w:val="0"/>
          <w:divBdr>
            <w:top w:val="none" w:sz="0" w:space="0" w:color="auto"/>
            <w:left w:val="none" w:sz="0" w:space="0" w:color="auto"/>
            <w:bottom w:val="none" w:sz="0" w:space="0" w:color="auto"/>
            <w:right w:val="none" w:sz="0" w:space="0" w:color="auto"/>
          </w:divBdr>
        </w:div>
        <w:div w:id="342904544">
          <w:marLeft w:val="480"/>
          <w:marRight w:val="0"/>
          <w:marTop w:val="0"/>
          <w:marBottom w:val="0"/>
          <w:divBdr>
            <w:top w:val="none" w:sz="0" w:space="0" w:color="auto"/>
            <w:left w:val="none" w:sz="0" w:space="0" w:color="auto"/>
            <w:bottom w:val="none" w:sz="0" w:space="0" w:color="auto"/>
            <w:right w:val="none" w:sz="0" w:space="0" w:color="auto"/>
          </w:divBdr>
        </w:div>
        <w:div w:id="352920338">
          <w:marLeft w:val="480"/>
          <w:marRight w:val="0"/>
          <w:marTop w:val="0"/>
          <w:marBottom w:val="0"/>
          <w:divBdr>
            <w:top w:val="none" w:sz="0" w:space="0" w:color="auto"/>
            <w:left w:val="none" w:sz="0" w:space="0" w:color="auto"/>
            <w:bottom w:val="none" w:sz="0" w:space="0" w:color="auto"/>
            <w:right w:val="none" w:sz="0" w:space="0" w:color="auto"/>
          </w:divBdr>
        </w:div>
        <w:div w:id="376853239">
          <w:marLeft w:val="480"/>
          <w:marRight w:val="0"/>
          <w:marTop w:val="0"/>
          <w:marBottom w:val="0"/>
          <w:divBdr>
            <w:top w:val="none" w:sz="0" w:space="0" w:color="auto"/>
            <w:left w:val="none" w:sz="0" w:space="0" w:color="auto"/>
            <w:bottom w:val="none" w:sz="0" w:space="0" w:color="auto"/>
            <w:right w:val="none" w:sz="0" w:space="0" w:color="auto"/>
          </w:divBdr>
        </w:div>
        <w:div w:id="388848845">
          <w:marLeft w:val="480"/>
          <w:marRight w:val="0"/>
          <w:marTop w:val="0"/>
          <w:marBottom w:val="0"/>
          <w:divBdr>
            <w:top w:val="none" w:sz="0" w:space="0" w:color="auto"/>
            <w:left w:val="none" w:sz="0" w:space="0" w:color="auto"/>
            <w:bottom w:val="none" w:sz="0" w:space="0" w:color="auto"/>
            <w:right w:val="none" w:sz="0" w:space="0" w:color="auto"/>
          </w:divBdr>
        </w:div>
        <w:div w:id="400257804">
          <w:marLeft w:val="480"/>
          <w:marRight w:val="0"/>
          <w:marTop w:val="0"/>
          <w:marBottom w:val="0"/>
          <w:divBdr>
            <w:top w:val="none" w:sz="0" w:space="0" w:color="auto"/>
            <w:left w:val="none" w:sz="0" w:space="0" w:color="auto"/>
            <w:bottom w:val="none" w:sz="0" w:space="0" w:color="auto"/>
            <w:right w:val="none" w:sz="0" w:space="0" w:color="auto"/>
          </w:divBdr>
        </w:div>
        <w:div w:id="435633854">
          <w:marLeft w:val="480"/>
          <w:marRight w:val="0"/>
          <w:marTop w:val="0"/>
          <w:marBottom w:val="0"/>
          <w:divBdr>
            <w:top w:val="none" w:sz="0" w:space="0" w:color="auto"/>
            <w:left w:val="none" w:sz="0" w:space="0" w:color="auto"/>
            <w:bottom w:val="none" w:sz="0" w:space="0" w:color="auto"/>
            <w:right w:val="none" w:sz="0" w:space="0" w:color="auto"/>
          </w:divBdr>
        </w:div>
        <w:div w:id="472217387">
          <w:marLeft w:val="480"/>
          <w:marRight w:val="0"/>
          <w:marTop w:val="0"/>
          <w:marBottom w:val="0"/>
          <w:divBdr>
            <w:top w:val="none" w:sz="0" w:space="0" w:color="auto"/>
            <w:left w:val="none" w:sz="0" w:space="0" w:color="auto"/>
            <w:bottom w:val="none" w:sz="0" w:space="0" w:color="auto"/>
            <w:right w:val="none" w:sz="0" w:space="0" w:color="auto"/>
          </w:divBdr>
        </w:div>
        <w:div w:id="509218067">
          <w:marLeft w:val="480"/>
          <w:marRight w:val="0"/>
          <w:marTop w:val="0"/>
          <w:marBottom w:val="0"/>
          <w:divBdr>
            <w:top w:val="none" w:sz="0" w:space="0" w:color="auto"/>
            <w:left w:val="none" w:sz="0" w:space="0" w:color="auto"/>
            <w:bottom w:val="none" w:sz="0" w:space="0" w:color="auto"/>
            <w:right w:val="none" w:sz="0" w:space="0" w:color="auto"/>
          </w:divBdr>
        </w:div>
        <w:div w:id="520555851">
          <w:marLeft w:val="480"/>
          <w:marRight w:val="0"/>
          <w:marTop w:val="0"/>
          <w:marBottom w:val="0"/>
          <w:divBdr>
            <w:top w:val="none" w:sz="0" w:space="0" w:color="auto"/>
            <w:left w:val="none" w:sz="0" w:space="0" w:color="auto"/>
            <w:bottom w:val="none" w:sz="0" w:space="0" w:color="auto"/>
            <w:right w:val="none" w:sz="0" w:space="0" w:color="auto"/>
          </w:divBdr>
        </w:div>
        <w:div w:id="529146263">
          <w:marLeft w:val="480"/>
          <w:marRight w:val="0"/>
          <w:marTop w:val="0"/>
          <w:marBottom w:val="0"/>
          <w:divBdr>
            <w:top w:val="none" w:sz="0" w:space="0" w:color="auto"/>
            <w:left w:val="none" w:sz="0" w:space="0" w:color="auto"/>
            <w:bottom w:val="none" w:sz="0" w:space="0" w:color="auto"/>
            <w:right w:val="none" w:sz="0" w:space="0" w:color="auto"/>
          </w:divBdr>
        </w:div>
        <w:div w:id="530075880">
          <w:marLeft w:val="480"/>
          <w:marRight w:val="0"/>
          <w:marTop w:val="0"/>
          <w:marBottom w:val="0"/>
          <w:divBdr>
            <w:top w:val="none" w:sz="0" w:space="0" w:color="auto"/>
            <w:left w:val="none" w:sz="0" w:space="0" w:color="auto"/>
            <w:bottom w:val="none" w:sz="0" w:space="0" w:color="auto"/>
            <w:right w:val="none" w:sz="0" w:space="0" w:color="auto"/>
          </w:divBdr>
        </w:div>
        <w:div w:id="574121036">
          <w:marLeft w:val="480"/>
          <w:marRight w:val="0"/>
          <w:marTop w:val="0"/>
          <w:marBottom w:val="0"/>
          <w:divBdr>
            <w:top w:val="none" w:sz="0" w:space="0" w:color="auto"/>
            <w:left w:val="none" w:sz="0" w:space="0" w:color="auto"/>
            <w:bottom w:val="none" w:sz="0" w:space="0" w:color="auto"/>
            <w:right w:val="none" w:sz="0" w:space="0" w:color="auto"/>
          </w:divBdr>
        </w:div>
        <w:div w:id="589002398">
          <w:marLeft w:val="480"/>
          <w:marRight w:val="0"/>
          <w:marTop w:val="0"/>
          <w:marBottom w:val="0"/>
          <w:divBdr>
            <w:top w:val="none" w:sz="0" w:space="0" w:color="auto"/>
            <w:left w:val="none" w:sz="0" w:space="0" w:color="auto"/>
            <w:bottom w:val="none" w:sz="0" w:space="0" w:color="auto"/>
            <w:right w:val="none" w:sz="0" w:space="0" w:color="auto"/>
          </w:divBdr>
        </w:div>
        <w:div w:id="648900853">
          <w:marLeft w:val="480"/>
          <w:marRight w:val="0"/>
          <w:marTop w:val="0"/>
          <w:marBottom w:val="0"/>
          <w:divBdr>
            <w:top w:val="none" w:sz="0" w:space="0" w:color="auto"/>
            <w:left w:val="none" w:sz="0" w:space="0" w:color="auto"/>
            <w:bottom w:val="none" w:sz="0" w:space="0" w:color="auto"/>
            <w:right w:val="none" w:sz="0" w:space="0" w:color="auto"/>
          </w:divBdr>
        </w:div>
        <w:div w:id="653606779">
          <w:marLeft w:val="480"/>
          <w:marRight w:val="0"/>
          <w:marTop w:val="0"/>
          <w:marBottom w:val="0"/>
          <w:divBdr>
            <w:top w:val="none" w:sz="0" w:space="0" w:color="auto"/>
            <w:left w:val="none" w:sz="0" w:space="0" w:color="auto"/>
            <w:bottom w:val="none" w:sz="0" w:space="0" w:color="auto"/>
            <w:right w:val="none" w:sz="0" w:space="0" w:color="auto"/>
          </w:divBdr>
        </w:div>
        <w:div w:id="657273462">
          <w:marLeft w:val="480"/>
          <w:marRight w:val="0"/>
          <w:marTop w:val="0"/>
          <w:marBottom w:val="0"/>
          <w:divBdr>
            <w:top w:val="none" w:sz="0" w:space="0" w:color="auto"/>
            <w:left w:val="none" w:sz="0" w:space="0" w:color="auto"/>
            <w:bottom w:val="none" w:sz="0" w:space="0" w:color="auto"/>
            <w:right w:val="none" w:sz="0" w:space="0" w:color="auto"/>
          </w:divBdr>
        </w:div>
        <w:div w:id="677267450">
          <w:marLeft w:val="480"/>
          <w:marRight w:val="0"/>
          <w:marTop w:val="0"/>
          <w:marBottom w:val="0"/>
          <w:divBdr>
            <w:top w:val="none" w:sz="0" w:space="0" w:color="auto"/>
            <w:left w:val="none" w:sz="0" w:space="0" w:color="auto"/>
            <w:bottom w:val="none" w:sz="0" w:space="0" w:color="auto"/>
            <w:right w:val="none" w:sz="0" w:space="0" w:color="auto"/>
          </w:divBdr>
        </w:div>
        <w:div w:id="693773048">
          <w:marLeft w:val="480"/>
          <w:marRight w:val="0"/>
          <w:marTop w:val="0"/>
          <w:marBottom w:val="0"/>
          <w:divBdr>
            <w:top w:val="none" w:sz="0" w:space="0" w:color="auto"/>
            <w:left w:val="none" w:sz="0" w:space="0" w:color="auto"/>
            <w:bottom w:val="none" w:sz="0" w:space="0" w:color="auto"/>
            <w:right w:val="none" w:sz="0" w:space="0" w:color="auto"/>
          </w:divBdr>
        </w:div>
        <w:div w:id="727609377">
          <w:marLeft w:val="480"/>
          <w:marRight w:val="0"/>
          <w:marTop w:val="0"/>
          <w:marBottom w:val="0"/>
          <w:divBdr>
            <w:top w:val="none" w:sz="0" w:space="0" w:color="auto"/>
            <w:left w:val="none" w:sz="0" w:space="0" w:color="auto"/>
            <w:bottom w:val="none" w:sz="0" w:space="0" w:color="auto"/>
            <w:right w:val="none" w:sz="0" w:space="0" w:color="auto"/>
          </w:divBdr>
        </w:div>
        <w:div w:id="787700891">
          <w:marLeft w:val="480"/>
          <w:marRight w:val="0"/>
          <w:marTop w:val="0"/>
          <w:marBottom w:val="0"/>
          <w:divBdr>
            <w:top w:val="none" w:sz="0" w:space="0" w:color="auto"/>
            <w:left w:val="none" w:sz="0" w:space="0" w:color="auto"/>
            <w:bottom w:val="none" w:sz="0" w:space="0" w:color="auto"/>
            <w:right w:val="none" w:sz="0" w:space="0" w:color="auto"/>
          </w:divBdr>
        </w:div>
        <w:div w:id="789276177">
          <w:marLeft w:val="480"/>
          <w:marRight w:val="0"/>
          <w:marTop w:val="0"/>
          <w:marBottom w:val="0"/>
          <w:divBdr>
            <w:top w:val="none" w:sz="0" w:space="0" w:color="auto"/>
            <w:left w:val="none" w:sz="0" w:space="0" w:color="auto"/>
            <w:bottom w:val="none" w:sz="0" w:space="0" w:color="auto"/>
            <w:right w:val="none" w:sz="0" w:space="0" w:color="auto"/>
          </w:divBdr>
        </w:div>
        <w:div w:id="790829635">
          <w:marLeft w:val="480"/>
          <w:marRight w:val="0"/>
          <w:marTop w:val="0"/>
          <w:marBottom w:val="0"/>
          <w:divBdr>
            <w:top w:val="none" w:sz="0" w:space="0" w:color="auto"/>
            <w:left w:val="none" w:sz="0" w:space="0" w:color="auto"/>
            <w:bottom w:val="none" w:sz="0" w:space="0" w:color="auto"/>
            <w:right w:val="none" w:sz="0" w:space="0" w:color="auto"/>
          </w:divBdr>
        </w:div>
        <w:div w:id="793134459">
          <w:marLeft w:val="480"/>
          <w:marRight w:val="0"/>
          <w:marTop w:val="0"/>
          <w:marBottom w:val="0"/>
          <w:divBdr>
            <w:top w:val="none" w:sz="0" w:space="0" w:color="auto"/>
            <w:left w:val="none" w:sz="0" w:space="0" w:color="auto"/>
            <w:bottom w:val="none" w:sz="0" w:space="0" w:color="auto"/>
            <w:right w:val="none" w:sz="0" w:space="0" w:color="auto"/>
          </w:divBdr>
        </w:div>
        <w:div w:id="809520978">
          <w:marLeft w:val="480"/>
          <w:marRight w:val="0"/>
          <w:marTop w:val="0"/>
          <w:marBottom w:val="0"/>
          <w:divBdr>
            <w:top w:val="none" w:sz="0" w:space="0" w:color="auto"/>
            <w:left w:val="none" w:sz="0" w:space="0" w:color="auto"/>
            <w:bottom w:val="none" w:sz="0" w:space="0" w:color="auto"/>
            <w:right w:val="none" w:sz="0" w:space="0" w:color="auto"/>
          </w:divBdr>
        </w:div>
        <w:div w:id="811210764">
          <w:marLeft w:val="480"/>
          <w:marRight w:val="0"/>
          <w:marTop w:val="0"/>
          <w:marBottom w:val="0"/>
          <w:divBdr>
            <w:top w:val="none" w:sz="0" w:space="0" w:color="auto"/>
            <w:left w:val="none" w:sz="0" w:space="0" w:color="auto"/>
            <w:bottom w:val="none" w:sz="0" w:space="0" w:color="auto"/>
            <w:right w:val="none" w:sz="0" w:space="0" w:color="auto"/>
          </w:divBdr>
        </w:div>
        <w:div w:id="834077817">
          <w:marLeft w:val="480"/>
          <w:marRight w:val="0"/>
          <w:marTop w:val="0"/>
          <w:marBottom w:val="0"/>
          <w:divBdr>
            <w:top w:val="none" w:sz="0" w:space="0" w:color="auto"/>
            <w:left w:val="none" w:sz="0" w:space="0" w:color="auto"/>
            <w:bottom w:val="none" w:sz="0" w:space="0" w:color="auto"/>
            <w:right w:val="none" w:sz="0" w:space="0" w:color="auto"/>
          </w:divBdr>
        </w:div>
        <w:div w:id="842166379">
          <w:marLeft w:val="480"/>
          <w:marRight w:val="0"/>
          <w:marTop w:val="0"/>
          <w:marBottom w:val="0"/>
          <w:divBdr>
            <w:top w:val="none" w:sz="0" w:space="0" w:color="auto"/>
            <w:left w:val="none" w:sz="0" w:space="0" w:color="auto"/>
            <w:bottom w:val="none" w:sz="0" w:space="0" w:color="auto"/>
            <w:right w:val="none" w:sz="0" w:space="0" w:color="auto"/>
          </w:divBdr>
        </w:div>
        <w:div w:id="868837438">
          <w:marLeft w:val="480"/>
          <w:marRight w:val="0"/>
          <w:marTop w:val="0"/>
          <w:marBottom w:val="0"/>
          <w:divBdr>
            <w:top w:val="none" w:sz="0" w:space="0" w:color="auto"/>
            <w:left w:val="none" w:sz="0" w:space="0" w:color="auto"/>
            <w:bottom w:val="none" w:sz="0" w:space="0" w:color="auto"/>
            <w:right w:val="none" w:sz="0" w:space="0" w:color="auto"/>
          </w:divBdr>
        </w:div>
        <w:div w:id="875972807">
          <w:marLeft w:val="480"/>
          <w:marRight w:val="0"/>
          <w:marTop w:val="0"/>
          <w:marBottom w:val="0"/>
          <w:divBdr>
            <w:top w:val="none" w:sz="0" w:space="0" w:color="auto"/>
            <w:left w:val="none" w:sz="0" w:space="0" w:color="auto"/>
            <w:bottom w:val="none" w:sz="0" w:space="0" w:color="auto"/>
            <w:right w:val="none" w:sz="0" w:space="0" w:color="auto"/>
          </w:divBdr>
        </w:div>
        <w:div w:id="894238747">
          <w:marLeft w:val="480"/>
          <w:marRight w:val="0"/>
          <w:marTop w:val="0"/>
          <w:marBottom w:val="0"/>
          <w:divBdr>
            <w:top w:val="none" w:sz="0" w:space="0" w:color="auto"/>
            <w:left w:val="none" w:sz="0" w:space="0" w:color="auto"/>
            <w:bottom w:val="none" w:sz="0" w:space="0" w:color="auto"/>
            <w:right w:val="none" w:sz="0" w:space="0" w:color="auto"/>
          </w:divBdr>
        </w:div>
        <w:div w:id="897011599">
          <w:marLeft w:val="480"/>
          <w:marRight w:val="0"/>
          <w:marTop w:val="0"/>
          <w:marBottom w:val="0"/>
          <w:divBdr>
            <w:top w:val="none" w:sz="0" w:space="0" w:color="auto"/>
            <w:left w:val="none" w:sz="0" w:space="0" w:color="auto"/>
            <w:bottom w:val="none" w:sz="0" w:space="0" w:color="auto"/>
            <w:right w:val="none" w:sz="0" w:space="0" w:color="auto"/>
          </w:divBdr>
        </w:div>
        <w:div w:id="903446254">
          <w:marLeft w:val="480"/>
          <w:marRight w:val="0"/>
          <w:marTop w:val="0"/>
          <w:marBottom w:val="0"/>
          <w:divBdr>
            <w:top w:val="none" w:sz="0" w:space="0" w:color="auto"/>
            <w:left w:val="none" w:sz="0" w:space="0" w:color="auto"/>
            <w:bottom w:val="none" w:sz="0" w:space="0" w:color="auto"/>
            <w:right w:val="none" w:sz="0" w:space="0" w:color="auto"/>
          </w:divBdr>
        </w:div>
        <w:div w:id="932738286">
          <w:marLeft w:val="480"/>
          <w:marRight w:val="0"/>
          <w:marTop w:val="0"/>
          <w:marBottom w:val="0"/>
          <w:divBdr>
            <w:top w:val="none" w:sz="0" w:space="0" w:color="auto"/>
            <w:left w:val="none" w:sz="0" w:space="0" w:color="auto"/>
            <w:bottom w:val="none" w:sz="0" w:space="0" w:color="auto"/>
            <w:right w:val="none" w:sz="0" w:space="0" w:color="auto"/>
          </w:divBdr>
        </w:div>
        <w:div w:id="954026156">
          <w:marLeft w:val="480"/>
          <w:marRight w:val="0"/>
          <w:marTop w:val="0"/>
          <w:marBottom w:val="0"/>
          <w:divBdr>
            <w:top w:val="none" w:sz="0" w:space="0" w:color="auto"/>
            <w:left w:val="none" w:sz="0" w:space="0" w:color="auto"/>
            <w:bottom w:val="none" w:sz="0" w:space="0" w:color="auto"/>
            <w:right w:val="none" w:sz="0" w:space="0" w:color="auto"/>
          </w:divBdr>
        </w:div>
        <w:div w:id="962345230">
          <w:marLeft w:val="480"/>
          <w:marRight w:val="0"/>
          <w:marTop w:val="0"/>
          <w:marBottom w:val="0"/>
          <w:divBdr>
            <w:top w:val="none" w:sz="0" w:space="0" w:color="auto"/>
            <w:left w:val="none" w:sz="0" w:space="0" w:color="auto"/>
            <w:bottom w:val="none" w:sz="0" w:space="0" w:color="auto"/>
            <w:right w:val="none" w:sz="0" w:space="0" w:color="auto"/>
          </w:divBdr>
        </w:div>
        <w:div w:id="980572724">
          <w:marLeft w:val="480"/>
          <w:marRight w:val="0"/>
          <w:marTop w:val="0"/>
          <w:marBottom w:val="0"/>
          <w:divBdr>
            <w:top w:val="none" w:sz="0" w:space="0" w:color="auto"/>
            <w:left w:val="none" w:sz="0" w:space="0" w:color="auto"/>
            <w:bottom w:val="none" w:sz="0" w:space="0" w:color="auto"/>
            <w:right w:val="none" w:sz="0" w:space="0" w:color="auto"/>
          </w:divBdr>
        </w:div>
        <w:div w:id="988632052">
          <w:marLeft w:val="480"/>
          <w:marRight w:val="0"/>
          <w:marTop w:val="0"/>
          <w:marBottom w:val="0"/>
          <w:divBdr>
            <w:top w:val="none" w:sz="0" w:space="0" w:color="auto"/>
            <w:left w:val="none" w:sz="0" w:space="0" w:color="auto"/>
            <w:bottom w:val="none" w:sz="0" w:space="0" w:color="auto"/>
            <w:right w:val="none" w:sz="0" w:space="0" w:color="auto"/>
          </w:divBdr>
        </w:div>
        <w:div w:id="995693328">
          <w:marLeft w:val="480"/>
          <w:marRight w:val="0"/>
          <w:marTop w:val="0"/>
          <w:marBottom w:val="0"/>
          <w:divBdr>
            <w:top w:val="none" w:sz="0" w:space="0" w:color="auto"/>
            <w:left w:val="none" w:sz="0" w:space="0" w:color="auto"/>
            <w:bottom w:val="none" w:sz="0" w:space="0" w:color="auto"/>
            <w:right w:val="none" w:sz="0" w:space="0" w:color="auto"/>
          </w:divBdr>
        </w:div>
        <w:div w:id="1010377932">
          <w:marLeft w:val="480"/>
          <w:marRight w:val="0"/>
          <w:marTop w:val="0"/>
          <w:marBottom w:val="0"/>
          <w:divBdr>
            <w:top w:val="none" w:sz="0" w:space="0" w:color="auto"/>
            <w:left w:val="none" w:sz="0" w:space="0" w:color="auto"/>
            <w:bottom w:val="none" w:sz="0" w:space="0" w:color="auto"/>
            <w:right w:val="none" w:sz="0" w:space="0" w:color="auto"/>
          </w:divBdr>
        </w:div>
      </w:divsChild>
    </w:div>
    <w:div w:id="221673632">
      <w:bodyDiv w:val="1"/>
      <w:marLeft w:val="0"/>
      <w:marRight w:val="0"/>
      <w:marTop w:val="0"/>
      <w:marBottom w:val="0"/>
      <w:divBdr>
        <w:top w:val="none" w:sz="0" w:space="0" w:color="auto"/>
        <w:left w:val="none" w:sz="0" w:space="0" w:color="auto"/>
        <w:bottom w:val="none" w:sz="0" w:space="0" w:color="auto"/>
        <w:right w:val="none" w:sz="0" w:space="0" w:color="auto"/>
      </w:divBdr>
    </w:div>
    <w:div w:id="221870123">
      <w:bodyDiv w:val="1"/>
      <w:marLeft w:val="0"/>
      <w:marRight w:val="0"/>
      <w:marTop w:val="0"/>
      <w:marBottom w:val="0"/>
      <w:divBdr>
        <w:top w:val="none" w:sz="0" w:space="0" w:color="auto"/>
        <w:left w:val="none" w:sz="0" w:space="0" w:color="auto"/>
        <w:bottom w:val="none" w:sz="0" w:space="0" w:color="auto"/>
        <w:right w:val="none" w:sz="0" w:space="0" w:color="auto"/>
      </w:divBdr>
      <w:divsChild>
        <w:div w:id="202717784">
          <w:marLeft w:val="480"/>
          <w:marRight w:val="0"/>
          <w:marTop w:val="0"/>
          <w:marBottom w:val="0"/>
          <w:divBdr>
            <w:top w:val="none" w:sz="0" w:space="0" w:color="auto"/>
            <w:left w:val="none" w:sz="0" w:space="0" w:color="auto"/>
            <w:bottom w:val="none" w:sz="0" w:space="0" w:color="auto"/>
            <w:right w:val="none" w:sz="0" w:space="0" w:color="auto"/>
          </w:divBdr>
        </w:div>
      </w:divsChild>
    </w:div>
    <w:div w:id="222448434">
      <w:bodyDiv w:val="1"/>
      <w:marLeft w:val="0"/>
      <w:marRight w:val="0"/>
      <w:marTop w:val="0"/>
      <w:marBottom w:val="0"/>
      <w:divBdr>
        <w:top w:val="none" w:sz="0" w:space="0" w:color="auto"/>
        <w:left w:val="none" w:sz="0" w:space="0" w:color="auto"/>
        <w:bottom w:val="none" w:sz="0" w:space="0" w:color="auto"/>
        <w:right w:val="none" w:sz="0" w:space="0" w:color="auto"/>
      </w:divBdr>
    </w:div>
    <w:div w:id="223030806">
      <w:bodyDiv w:val="1"/>
      <w:marLeft w:val="0"/>
      <w:marRight w:val="0"/>
      <w:marTop w:val="0"/>
      <w:marBottom w:val="0"/>
      <w:divBdr>
        <w:top w:val="none" w:sz="0" w:space="0" w:color="auto"/>
        <w:left w:val="none" w:sz="0" w:space="0" w:color="auto"/>
        <w:bottom w:val="none" w:sz="0" w:space="0" w:color="auto"/>
        <w:right w:val="none" w:sz="0" w:space="0" w:color="auto"/>
      </w:divBdr>
    </w:div>
    <w:div w:id="223150499">
      <w:bodyDiv w:val="1"/>
      <w:marLeft w:val="0"/>
      <w:marRight w:val="0"/>
      <w:marTop w:val="0"/>
      <w:marBottom w:val="0"/>
      <w:divBdr>
        <w:top w:val="none" w:sz="0" w:space="0" w:color="auto"/>
        <w:left w:val="none" w:sz="0" w:space="0" w:color="auto"/>
        <w:bottom w:val="none" w:sz="0" w:space="0" w:color="auto"/>
        <w:right w:val="none" w:sz="0" w:space="0" w:color="auto"/>
      </w:divBdr>
    </w:div>
    <w:div w:id="223494260">
      <w:bodyDiv w:val="1"/>
      <w:marLeft w:val="0"/>
      <w:marRight w:val="0"/>
      <w:marTop w:val="0"/>
      <w:marBottom w:val="0"/>
      <w:divBdr>
        <w:top w:val="none" w:sz="0" w:space="0" w:color="auto"/>
        <w:left w:val="none" w:sz="0" w:space="0" w:color="auto"/>
        <w:bottom w:val="none" w:sz="0" w:space="0" w:color="auto"/>
        <w:right w:val="none" w:sz="0" w:space="0" w:color="auto"/>
      </w:divBdr>
    </w:div>
    <w:div w:id="224266458">
      <w:bodyDiv w:val="1"/>
      <w:marLeft w:val="0"/>
      <w:marRight w:val="0"/>
      <w:marTop w:val="0"/>
      <w:marBottom w:val="0"/>
      <w:divBdr>
        <w:top w:val="none" w:sz="0" w:space="0" w:color="auto"/>
        <w:left w:val="none" w:sz="0" w:space="0" w:color="auto"/>
        <w:bottom w:val="none" w:sz="0" w:space="0" w:color="auto"/>
        <w:right w:val="none" w:sz="0" w:space="0" w:color="auto"/>
      </w:divBdr>
    </w:div>
    <w:div w:id="224341760">
      <w:bodyDiv w:val="1"/>
      <w:marLeft w:val="0"/>
      <w:marRight w:val="0"/>
      <w:marTop w:val="0"/>
      <w:marBottom w:val="0"/>
      <w:divBdr>
        <w:top w:val="none" w:sz="0" w:space="0" w:color="auto"/>
        <w:left w:val="none" w:sz="0" w:space="0" w:color="auto"/>
        <w:bottom w:val="none" w:sz="0" w:space="0" w:color="auto"/>
        <w:right w:val="none" w:sz="0" w:space="0" w:color="auto"/>
      </w:divBdr>
    </w:div>
    <w:div w:id="224528905">
      <w:bodyDiv w:val="1"/>
      <w:marLeft w:val="0"/>
      <w:marRight w:val="0"/>
      <w:marTop w:val="0"/>
      <w:marBottom w:val="0"/>
      <w:divBdr>
        <w:top w:val="none" w:sz="0" w:space="0" w:color="auto"/>
        <w:left w:val="none" w:sz="0" w:space="0" w:color="auto"/>
        <w:bottom w:val="none" w:sz="0" w:space="0" w:color="auto"/>
        <w:right w:val="none" w:sz="0" w:space="0" w:color="auto"/>
      </w:divBdr>
    </w:div>
    <w:div w:id="225145289">
      <w:bodyDiv w:val="1"/>
      <w:marLeft w:val="0"/>
      <w:marRight w:val="0"/>
      <w:marTop w:val="0"/>
      <w:marBottom w:val="0"/>
      <w:divBdr>
        <w:top w:val="none" w:sz="0" w:space="0" w:color="auto"/>
        <w:left w:val="none" w:sz="0" w:space="0" w:color="auto"/>
        <w:bottom w:val="none" w:sz="0" w:space="0" w:color="auto"/>
        <w:right w:val="none" w:sz="0" w:space="0" w:color="auto"/>
      </w:divBdr>
    </w:div>
    <w:div w:id="225382524">
      <w:bodyDiv w:val="1"/>
      <w:marLeft w:val="0"/>
      <w:marRight w:val="0"/>
      <w:marTop w:val="0"/>
      <w:marBottom w:val="0"/>
      <w:divBdr>
        <w:top w:val="none" w:sz="0" w:space="0" w:color="auto"/>
        <w:left w:val="none" w:sz="0" w:space="0" w:color="auto"/>
        <w:bottom w:val="none" w:sz="0" w:space="0" w:color="auto"/>
        <w:right w:val="none" w:sz="0" w:space="0" w:color="auto"/>
      </w:divBdr>
    </w:div>
    <w:div w:id="225606139">
      <w:bodyDiv w:val="1"/>
      <w:marLeft w:val="0"/>
      <w:marRight w:val="0"/>
      <w:marTop w:val="0"/>
      <w:marBottom w:val="0"/>
      <w:divBdr>
        <w:top w:val="none" w:sz="0" w:space="0" w:color="auto"/>
        <w:left w:val="none" w:sz="0" w:space="0" w:color="auto"/>
        <w:bottom w:val="none" w:sz="0" w:space="0" w:color="auto"/>
        <w:right w:val="none" w:sz="0" w:space="0" w:color="auto"/>
      </w:divBdr>
    </w:div>
    <w:div w:id="225648796">
      <w:bodyDiv w:val="1"/>
      <w:marLeft w:val="0"/>
      <w:marRight w:val="0"/>
      <w:marTop w:val="0"/>
      <w:marBottom w:val="0"/>
      <w:divBdr>
        <w:top w:val="none" w:sz="0" w:space="0" w:color="auto"/>
        <w:left w:val="none" w:sz="0" w:space="0" w:color="auto"/>
        <w:bottom w:val="none" w:sz="0" w:space="0" w:color="auto"/>
        <w:right w:val="none" w:sz="0" w:space="0" w:color="auto"/>
      </w:divBdr>
    </w:div>
    <w:div w:id="225847724">
      <w:bodyDiv w:val="1"/>
      <w:marLeft w:val="0"/>
      <w:marRight w:val="0"/>
      <w:marTop w:val="0"/>
      <w:marBottom w:val="0"/>
      <w:divBdr>
        <w:top w:val="none" w:sz="0" w:space="0" w:color="auto"/>
        <w:left w:val="none" w:sz="0" w:space="0" w:color="auto"/>
        <w:bottom w:val="none" w:sz="0" w:space="0" w:color="auto"/>
        <w:right w:val="none" w:sz="0" w:space="0" w:color="auto"/>
      </w:divBdr>
    </w:div>
    <w:div w:id="226303128">
      <w:bodyDiv w:val="1"/>
      <w:marLeft w:val="0"/>
      <w:marRight w:val="0"/>
      <w:marTop w:val="0"/>
      <w:marBottom w:val="0"/>
      <w:divBdr>
        <w:top w:val="none" w:sz="0" w:space="0" w:color="auto"/>
        <w:left w:val="none" w:sz="0" w:space="0" w:color="auto"/>
        <w:bottom w:val="none" w:sz="0" w:space="0" w:color="auto"/>
        <w:right w:val="none" w:sz="0" w:space="0" w:color="auto"/>
      </w:divBdr>
    </w:div>
    <w:div w:id="226459359">
      <w:bodyDiv w:val="1"/>
      <w:marLeft w:val="0"/>
      <w:marRight w:val="0"/>
      <w:marTop w:val="0"/>
      <w:marBottom w:val="0"/>
      <w:divBdr>
        <w:top w:val="none" w:sz="0" w:space="0" w:color="auto"/>
        <w:left w:val="none" w:sz="0" w:space="0" w:color="auto"/>
        <w:bottom w:val="none" w:sz="0" w:space="0" w:color="auto"/>
        <w:right w:val="none" w:sz="0" w:space="0" w:color="auto"/>
      </w:divBdr>
    </w:div>
    <w:div w:id="226653341">
      <w:bodyDiv w:val="1"/>
      <w:marLeft w:val="0"/>
      <w:marRight w:val="0"/>
      <w:marTop w:val="0"/>
      <w:marBottom w:val="0"/>
      <w:divBdr>
        <w:top w:val="none" w:sz="0" w:space="0" w:color="auto"/>
        <w:left w:val="none" w:sz="0" w:space="0" w:color="auto"/>
        <w:bottom w:val="none" w:sz="0" w:space="0" w:color="auto"/>
        <w:right w:val="none" w:sz="0" w:space="0" w:color="auto"/>
      </w:divBdr>
    </w:div>
    <w:div w:id="226965728">
      <w:bodyDiv w:val="1"/>
      <w:marLeft w:val="0"/>
      <w:marRight w:val="0"/>
      <w:marTop w:val="0"/>
      <w:marBottom w:val="0"/>
      <w:divBdr>
        <w:top w:val="none" w:sz="0" w:space="0" w:color="auto"/>
        <w:left w:val="none" w:sz="0" w:space="0" w:color="auto"/>
        <w:bottom w:val="none" w:sz="0" w:space="0" w:color="auto"/>
        <w:right w:val="none" w:sz="0" w:space="0" w:color="auto"/>
      </w:divBdr>
      <w:divsChild>
        <w:div w:id="103765760">
          <w:marLeft w:val="480"/>
          <w:marRight w:val="0"/>
          <w:marTop w:val="0"/>
          <w:marBottom w:val="0"/>
          <w:divBdr>
            <w:top w:val="none" w:sz="0" w:space="0" w:color="auto"/>
            <w:left w:val="none" w:sz="0" w:space="0" w:color="auto"/>
            <w:bottom w:val="none" w:sz="0" w:space="0" w:color="auto"/>
            <w:right w:val="none" w:sz="0" w:space="0" w:color="auto"/>
          </w:divBdr>
        </w:div>
        <w:div w:id="315837807">
          <w:marLeft w:val="480"/>
          <w:marRight w:val="0"/>
          <w:marTop w:val="0"/>
          <w:marBottom w:val="0"/>
          <w:divBdr>
            <w:top w:val="none" w:sz="0" w:space="0" w:color="auto"/>
            <w:left w:val="none" w:sz="0" w:space="0" w:color="auto"/>
            <w:bottom w:val="none" w:sz="0" w:space="0" w:color="auto"/>
            <w:right w:val="none" w:sz="0" w:space="0" w:color="auto"/>
          </w:divBdr>
        </w:div>
        <w:div w:id="387923067">
          <w:marLeft w:val="480"/>
          <w:marRight w:val="0"/>
          <w:marTop w:val="0"/>
          <w:marBottom w:val="0"/>
          <w:divBdr>
            <w:top w:val="none" w:sz="0" w:space="0" w:color="auto"/>
            <w:left w:val="none" w:sz="0" w:space="0" w:color="auto"/>
            <w:bottom w:val="none" w:sz="0" w:space="0" w:color="auto"/>
            <w:right w:val="none" w:sz="0" w:space="0" w:color="auto"/>
          </w:divBdr>
        </w:div>
        <w:div w:id="539437072">
          <w:marLeft w:val="480"/>
          <w:marRight w:val="0"/>
          <w:marTop w:val="0"/>
          <w:marBottom w:val="0"/>
          <w:divBdr>
            <w:top w:val="none" w:sz="0" w:space="0" w:color="auto"/>
            <w:left w:val="none" w:sz="0" w:space="0" w:color="auto"/>
            <w:bottom w:val="none" w:sz="0" w:space="0" w:color="auto"/>
            <w:right w:val="none" w:sz="0" w:space="0" w:color="auto"/>
          </w:divBdr>
        </w:div>
        <w:div w:id="545915710">
          <w:marLeft w:val="480"/>
          <w:marRight w:val="0"/>
          <w:marTop w:val="0"/>
          <w:marBottom w:val="0"/>
          <w:divBdr>
            <w:top w:val="none" w:sz="0" w:space="0" w:color="auto"/>
            <w:left w:val="none" w:sz="0" w:space="0" w:color="auto"/>
            <w:bottom w:val="none" w:sz="0" w:space="0" w:color="auto"/>
            <w:right w:val="none" w:sz="0" w:space="0" w:color="auto"/>
          </w:divBdr>
        </w:div>
        <w:div w:id="629677182">
          <w:marLeft w:val="480"/>
          <w:marRight w:val="0"/>
          <w:marTop w:val="0"/>
          <w:marBottom w:val="0"/>
          <w:divBdr>
            <w:top w:val="none" w:sz="0" w:space="0" w:color="auto"/>
            <w:left w:val="none" w:sz="0" w:space="0" w:color="auto"/>
            <w:bottom w:val="none" w:sz="0" w:space="0" w:color="auto"/>
            <w:right w:val="none" w:sz="0" w:space="0" w:color="auto"/>
          </w:divBdr>
        </w:div>
        <w:div w:id="792208763">
          <w:marLeft w:val="480"/>
          <w:marRight w:val="0"/>
          <w:marTop w:val="0"/>
          <w:marBottom w:val="0"/>
          <w:divBdr>
            <w:top w:val="none" w:sz="0" w:space="0" w:color="auto"/>
            <w:left w:val="none" w:sz="0" w:space="0" w:color="auto"/>
            <w:bottom w:val="none" w:sz="0" w:space="0" w:color="auto"/>
            <w:right w:val="none" w:sz="0" w:space="0" w:color="auto"/>
          </w:divBdr>
        </w:div>
        <w:div w:id="801650890">
          <w:marLeft w:val="480"/>
          <w:marRight w:val="0"/>
          <w:marTop w:val="0"/>
          <w:marBottom w:val="0"/>
          <w:divBdr>
            <w:top w:val="none" w:sz="0" w:space="0" w:color="auto"/>
            <w:left w:val="none" w:sz="0" w:space="0" w:color="auto"/>
            <w:bottom w:val="none" w:sz="0" w:space="0" w:color="auto"/>
            <w:right w:val="none" w:sz="0" w:space="0" w:color="auto"/>
          </w:divBdr>
        </w:div>
        <w:div w:id="936715227">
          <w:marLeft w:val="480"/>
          <w:marRight w:val="0"/>
          <w:marTop w:val="0"/>
          <w:marBottom w:val="0"/>
          <w:divBdr>
            <w:top w:val="none" w:sz="0" w:space="0" w:color="auto"/>
            <w:left w:val="none" w:sz="0" w:space="0" w:color="auto"/>
            <w:bottom w:val="none" w:sz="0" w:space="0" w:color="auto"/>
            <w:right w:val="none" w:sz="0" w:space="0" w:color="auto"/>
          </w:divBdr>
        </w:div>
        <w:div w:id="1004673790">
          <w:marLeft w:val="480"/>
          <w:marRight w:val="0"/>
          <w:marTop w:val="0"/>
          <w:marBottom w:val="0"/>
          <w:divBdr>
            <w:top w:val="none" w:sz="0" w:space="0" w:color="auto"/>
            <w:left w:val="none" w:sz="0" w:space="0" w:color="auto"/>
            <w:bottom w:val="none" w:sz="0" w:space="0" w:color="auto"/>
            <w:right w:val="none" w:sz="0" w:space="0" w:color="auto"/>
          </w:divBdr>
        </w:div>
        <w:div w:id="1006400631">
          <w:marLeft w:val="480"/>
          <w:marRight w:val="0"/>
          <w:marTop w:val="0"/>
          <w:marBottom w:val="0"/>
          <w:divBdr>
            <w:top w:val="none" w:sz="0" w:space="0" w:color="auto"/>
            <w:left w:val="none" w:sz="0" w:space="0" w:color="auto"/>
            <w:bottom w:val="none" w:sz="0" w:space="0" w:color="auto"/>
            <w:right w:val="none" w:sz="0" w:space="0" w:color="auto"/>
          </w:divBdr>
        </w:div>
      </w:divsChild>
    </w:div>
    <w:div w:id="227307938">
      <w:bodyDiv w:val="1"/>
      <w:marLeft w:val="0"/>
      <w:marRight w:val="0"/>
      <w:marTop w:val="0"/>
      <w:marBottom w:val="0"/>
      <w:divBdr>
        <w:top w:val="none" w:sz="0" w:space="0" w:color="auto"/>
        <w:left w:val="none" w:sz="0" w:space="0" w:color="auto"/>
        <w:bottom w:val="none" w:sz="0" w:space="0" w:color="auto"/>
        <w:right w:val="none" w:sz="0" w:space="0" w:color="auto"/>
      </w:divBdr>
    </w:div>
    <w:div w:id="227425894">
      <w:bodyDiv w:val="1"/>
      <w:marLeft w:val="0"/>
      <w:marRight w:val="0"/>
      <w:marTop w:val="0"/>
      <w:marBottom w:val="0"/>
      <w:divBdr>
        <w:top w:val="none" w:sz="0" w:space="0" w:color="auto"/>
        <w:left w:val="none" w:sz="0" w:space="0" w:color="auto"/>
        <w:bottom w:val="none" w:sz="0" w:space="0" w:color="auto"/>
        <w:right w:val="none" w:sz="0" w:space="0" w:color="auto"/>
      </w:divBdr>
    </w:div>
    <w:div w:id="227884829">
      <w:bodyDiv w:val="1"/>
      <w:marLeft w:val="0"/>
      <w:marRight w:val="0"/>
      <w:marTop w:val="0"/>
      <w:marBottom w:val="0"/>
      <w:divBdr>
        <w:top w:val="none" w:sz="0" w:space="0" w:color="auto"/>
        <w:left w:val="none" w:sz="0" w:space="0" w:color="auto"/>
        <w:bottom w:val="none" w:sz="0" w:space="0" w:color="auto"/>
        <w:right w:val="none" w:sz="0" w:space="0" w:color="auto"/>
      </w:divBdr>
    </w:div>
    <w:div w:id="229002715">
      <w:bodyDiv w:val="1"/>
      <w:marLeft w:val="0"/>
      <w:marRight w:val="0"/>
      <w:marTop w:val="0"/>
      <w:marBottom w:val="0"/>
      <w:divBdr>
        <w:top w:val="none" w:sz="0" w:space="0" w:color="auto"/>
        <w:left w:val="none" w:sz="0" w:space="0" w:color="auto"/>
        <w:bottom w:val="none" w:sz="0" w:space="0" w:color="auto"/>
        <w:right w:val="none" w:sz="0" w:space="0" w:color="auto"/>
      </w:divBdr>
      <w:divsChild>
        <w:div w:id="3022759">
          <w:marLeft w:val="480"/>
          <w:marRight w:val="0"/>
          <w:marTop w:val="0"/>
          <w:marBottom w:val="0"/>
          <w:divBdr>
            <w:top w:val="none" w:sz="0" w:space="0" w:color="auto"/>
            <w:left w:val="none" w:sz="0" w:space="0" w:color="auto"/>
            <w:bottom w:val="none" w:sz="0" w:space="0" w:color="auto"/>
            <w:right w:val="none" w:sz="0" w:space="0" w:color="auto"/>
          </w:divBdr>
        </w:div>
        <w:div w:id="33622146">
          <w:marLeft w:val="480"/>
          <w:marRight w:val="0"/>
          <w:marTop w:val="0"/>
          <w:marBottom w:val="0"/>
          <w:divBdr>
            <w:top w:val="none" w:sz="0" w:space="0" w:color="auto"/>
            <w:left w:val="none" w:sz="0" w:space="0" w:color="auto"/>
            <w:bottom w:val="none" w:sz="0" w:space="0" w:color="auto"/>
            <w:right w:val="none" w:sz="0" w:space="0" w:color="auto"/>
          </w:divBdr>
        </w:div>
        <w:div w:id="39936581">
          <w:marLeft w:val="480"/>
          <w:marRight w:val="0"/>
          <w:marTop w:val="0"/>
          <w:marBottom w:val="0"/>
          <w:divBdr>
            <w:top w:val="none" w:sz="0" w:space="0" w:color="auto"/>
            <w:left w:val="none" w:sz="0" w:space="0" w:color="auto"/>
            <w:bottom w:val="none" w:sz="0" w:space="0" w:color="auto"/>
            <w:right w:val="none" w:sz="0" w:space="0" w:color="auto"/>
          </w:divBdr>
        </w:div>
        <w:div w:id="59521962">
          <w:marLeft w:val="480"/>
          <w:marRight w:val="0"/>
          <w:marTop w:val="0"/>
          <w:marBottom w:val="0"/>
          <w:divBdr>
            <w:top w:val="none" w:sz="0" w:space="0" w:color="auto"/>
            <w:left w:val="none" w:sz="0" w:space="0" w:color="auto"/>
            <w:bottom w:val="none" w:sz="0" w:space="0" w:color="auto"/>
            <w:right w:val="none" w:sz="0" w:space="0" w:color="auto"/>
          </w:divBdr>
        </w:div>
        <w:div w:id="64764483">
          <w:marLeft w:val="480"/>
          <w:marRight w:val="0"/>
          <w:marTop w:val="0"/>
          <w:marBottom w:val="0"/>
          <w:divBdr>
            <w:top w:val="none" w:sz="0" w:space="0" w:color="auto"/>
            <w:left w:val="none" w:sz="0" w:space="0" w:color="auto"/>
            <w:bottom w:val="none" w:sz="0" w:space="0" w:color="auto"/>
            <w:right w:val="none" w:sz="0" w:space="0" w:color="auto"/>
          </w:divBdr>
        </w:div>
        <w:div w:id="65229583">
          <w:marLeft w:val="480"/>
          <w:marRight w:val="0"/>
          <w:marTop w:val="0"/>
          <w:marBottom w:val="0"/>
          <w:divBdr>
            <w:top w:val="none" w:sz="0" w:space="0" w:color="auto"/>
            <w:left w:val="none" w:sz="0" w:space="0" w:color="auto"/>
            <w:bottom w:val="none" w:sz="0" w:space="0" w:color="auto"/>
            <w:right w:val="none" w:sz="0" w:space="0" w:color="auto"/>
          </w:divBdr>
        </w:div>
        <w:div w:id="100225141">
          <w:marLeft w:val="480"/>
          <w:marRight w:val="0"/>
          <w:marTop w:val="0"/>
          <w:marBottom w:val="0"/>
          <w:divBdr>
            <w:top w:val="none" w:sz="0" w:space="0" w:color="auto"/>
            <w:left w:val="none" w:sz="0" w:space="0" w:color="auto"/>
            <w:bottom w:val="none" w:sz="0" w:space="0" w:color="auto"/>
            <w:right w:val="none" w:sz="0" w:space="0" w:color="auto"/>
          </w:divBdr>
        </w:div>
        <w:div w:id="109858379">
          <w:marLeft w:val="480"/>
          <w:marRight w:val="0"/>
          <w:marTop w:val="0"/>
          <w:marBottom w:val="0"/>
          <w:divBdr>
            <w:top w:val="none" w:sz="0" w:space="0" w:color="auto"/>
            <w:left w:val="none" w:sz="0" w:space="0" w:color="auto"/>
            <w:bottom w:val="none" w:sz="0" w:space="0" w:color="auto"/>
            <w:right w:val="none" w:sz="0" w:space="0" w:color="auto"/>
          </w:divBdr>
        </w:div>
        <w:div w:id="158161628">
          <w:marLeft w:val="480"/>
          <w:marRight w:val="0"/>
          <w:marTop w:val="0"/>
          <w:marBottom w:val="0"/>
          <w:divBdr>
            <w:top w:val="none" w:sz="0" w:space="0" w:color="auto"/>
            <w:left w:val="none" w:sz="0" w:space="0" w:color="auto"/>
            <w:bottom w:val="none" w:sz="0" w:space="0" w:color="auto"/>
            <w:right w:val="none" w:sz="0" w:space="0" w:color="auto"/>
          </w:divBdr>
        </w:div>
        <w:div w:id="239560432">
          <w:marLeft w:val="480"/>
          <w:marRight w:val="0"/>
          <w:marTop w:val="0"/>
          <w:marBottom w:val="0"/>
          <w:divBdr>
            <w:top w:val="none" w:sz="0" w:space="0" w:color="auto"/>
            <w:left w:val="none" w:sz="0" w:space="0" w:color="auto"/>
            <w:bottom w:val="none" w:sz="0" w:space="0" w:color="auto"/>
            <w:right w:val="none" w:sz="0" w:space="0" w:color="auto"/>
          </w:divBdr>
        </w:div>
        <w:div w:id="304433692">
          <w:marLeft w:val="480"/>
          <w:marRight w:val="0"/>
          <w:marTop w:val="0"/>
          <w:marBottom w:val="0"/>
          <w:divBdr>
            <w:top w:val="none" w:sz="0" w:space="0" w:color="auto"/>
            <w:left w:val="none" w:sz="0" w:space="0" w:color="auto"/>
            <w:bottom w:val="none" w:sz="0" w:space="0" w:color="auto"/>
            <w:right w:val="none" w:sz="0" w:space="0" w:color="auto"/>
          </w:divBdr>
        </w:div>
        <w:div w:id="314993633">
          <w:marLeft w:val="480"/>
          <w:marRight w:val="0"/>
          <w:marTop w:val="0"/>
          <w:marBottom w:val="0"/>
          <w:divBdr>
            <w:top w:val="none" w:sz="0" w:space="0" w:color="auto"/>
            <w:left w:val="none" w:sz="0" w:space="0" w:color="auto"/>
            <w:bottom w:val="none" w:sz="0" w:space="0" w:color="auto"/>
            <w:right w:val="none" w:sz="0" w:space="0" w:color="auto"/>
          </w:divBdr>
        </w:div>
        <w:div w:id="337468119">
          <w:marLeft w:val="480"/>
          <w:marRight w:val="0"/>
          <w:marTop w:val="0"/>
          <w:marBottom w:val="0"/>
          <w:divBdr>
            <w:top w:val="none" w:sz="0" w:space="0" w:color="auto"/>
            <w:left w:val="none" w:sz="0" w:space="0" w:color="auto"/>
            <w:bottom w:val="none" w:sz="0" w:space="0" w:color="auto"/>
            <w:right w:val="none" w:sz="0" w:space="0" w:color="auto"/>
          </w:divBdr>
        </w:div>
        <w:div w:id="353655465">
          <w:marLeft w:val="480"/>
          <w:marRight w:val="0"/>
          <w:marTop w:val="0"/>
          <w:marBottom w:val="0"/>
          <w:divBdr>
            <w:top w:val="none" w:sz="0" w:space="0" w:color="auto"/>
            <w:left w:val="none" w:sz="0" w:space="0" w:color="auto"/>
            <w:bottom w:val="none" w:sz="0" w:space="0" w:color="auto"/>
            <w:right w:val="none" w:sz="0" w:space="0" w:color="auto"/>
          </w:divBdr>
        </w:div>
        <w:div w:id="355622703">
          <w:marLeft w:val="480"/>
          <w:marRight w:val="0"/>
          <w:marTop w:val="0"/>
          <w:marBottom w:val="0"/>
          <w:divBdr>
            <w:top w:val="none" w:sz="0" w:space="0" w:color="auto"/>
            <w:left w:val="none" w:sz="0" w:space="0" w:color="auto"/>
            <w:bottom w:val="none" w:sz="0" w:space="0" w:color="auto"/>
            <w:right w:val="none" w:sz="0" w:space="0" w:color="auto"/>
          </w:divBdr>
        </w:div>
        <w:div w:id="381902163">
          <w:marLeft w:val="480"/>
          <w:marRight w:val="0"/>
          <w:marTop w:val="0"/>
          <w:marBottom w:val="0"/>
          <w:divBdr>
            <w:top w:val="none" w:sz="0" w:space="0" w:color="auto"/>
            <w:left w:val="none" w:sz="0" w:space="0" w:color="auto"/>
            <w:bottom w:val="none" w:sz="0" w:space="0" w:color="auto"/>
            <w:right w:val="none" w:sz="0" w:space="0" w:color="auto"/>
          </w:divBdr>
        </w:div>
        <w:div w:id="398137171">
          <w:marLeft w:val="480"/>
          <w:marRight w:val="0"/>
          <w:marTop w:val="0"/>
          <w:marBottom w:val="0"/>
          <w:divBdr>
            <w:top w:val="none" w:sz="0" w:space="0" w:color="auto"/>
            <w:left w:val="none" w:sz="0" w:space="0" w:color="auto"/>
            <w:bottom w:val="none" w:sz="0" w:space="0" w:color="auto"/>
            <w:right w:val="none" w:sz="0" w:space="0" w:color="auto"/>
          </w:divBdr>
        </w:div>
        <w:div w:id="438263454">
          <w:marLeft w:val="480"/>
          <w:marRight w:val="0"/>
          <w:marTop w:val="0"/>
          <w:marBottom w:val="0"/>
          <w:divBdr>
            <w:top w:val="none" w:sz="0" w:space="0" w:color="auto"/>
            <w:left w:val="none" w:sz="0" w:space="0" w:color="auto"/>
            <w:bottom w:val="none" w:sz="0" w:space="0" w:color="auto"/>
            <w:right w:val="none" w:sz="0" w:space="0" w:color="auto"/>
          </w:divBdr>
        </w:div>
        <w:div w:id="450168161">
          <w:marLeft w:val="480"/>
          <w:marRight w:val="0"/>
          <w:marTop w:val="0"/>
          <w:marBottom w:val="0"/>
          <w:divBdr>
            <w:top w:val="none" w:sz="0" w:space="0" w:color="auto"/>
            <w:left w:val="none" w:sz="0" w:space="0" w:color="auto"/>
            <w:bottom w:val="none" w:sz="0" w:space="0" w:color="auto"/>
            <w:right w:val="none" w:sz="0" w:space="0" w:color="auto"/>
          </w:divBdr>
        </w:div>
        <w:div w:id="451635886">
          <w:marLeft w:val="480"/>
          <w:marRight w:val="0"/>
          <w:marTop w:val="0"/>
          <w:marBottom w:val="0"/>
          <w:divBdr>
            <w:top w:val="none" w:sz="0" w:space="0" w:color="auto"/>
            <w:left w:val="none" w:sz="0" w:space="0" w:color="auto"/>
            <w:bottom w:val="none" w:sz="0" w:space="0" w:color="auto"/>
            <w:right w:val="none" w:sz="0" w:space="0" w:color="auto"/>
          </w:divBdr>
        </w:div>
        <w:div w:id="451674513">
          <w:marLeft w:val="480"/>
          <w:marRight w:val="0"/>
          <w:marTop w:val="0"/>
          <w:marBottom w:val="0"/>
          <w:divBdr>
            <w:top w:val="none" w:sz="0" w:space="0" w:color="auto"/>
            <w:left w:val="none" w:sz="0" w:space="0" w:color="auto"/>
            <w:bottom w:val="none" w:sz="0" w:space="0" w:color="auto"/>
            <w:right w:val="none" w:sz="0" w:space="0" w:color="auto"/>
          </w:divBdr>
        </w:div>
        <w:div w:id="471020089">
          <w:marLeft w:val="480"/>
          <w:marRight w:val="0"/>
          <w:marTop w:val="0"/>
          <w:marBottom w:val="0"/>
          <w:divBdr>
            <w:top w:val="none" w:sz="0" w:space="0" w:color="auto"/>
            <w:left w:val="none" w:sz="0" w:space="0" w:color="auto"/>
            <w:bottom w:val="none" w:sz="0" w:space="0" w:color="auto"/>
            <w:right w:val="none" w:sz="0" w:space="0" w:color="auto"/>
          </w:divBdr>
        </w:div>
        <w:div w:id="503085476">
          <w:marLeft w:val="480"/>
          <w:marRight w:val="0"/>
          <w:marTop w:val="0"/>
          <w:marBottom w:val="0"/>
          <w:divBdr>
            <w:top w:val="none" w:sz="0" w:space="0" w:color="auto"/>
            <w:left w:val="none" w:sz="0" w:space="0" w:color="auto"/>
            <w:bottom w:val="none" w:sz="0" w:space="0" w:color="auto"/>
            <w:right w:val="none" w:sz="0" w:space="0" w:color="auto"/>
          </w:divBdr>
        </w:div>
        <w:div w:id="509411593">
          <w:marLeft w:val="480"/>
          <w:marRight w:val="0"/>
          <w:marTop w:val="0"/>
          <w:marBottom w:val="0"/>
          <w:divBdr>
            <w:top w:val="none" w:sz="0" w:space="0" w:color="auto"/>
            <w:left w:val="none" w:sz="0" w:space="0" w:color="auto"/>
            <w:bottom w:val="none" w:sz="0" w:space="0" w:color="auto"/>
            <w:right w:val="none" w:sz="0" w:space="0" w:color="auto"/>
          </w:divBdr>
        </w:div>
        <w:div w:id="526607036">
          <w:marLeft w:val="480"/>
          <w:marRight w:val="0"/>
          <w:marTop w:val="0"/>
          <w:marBottom w:val="0"/>
          <w:divBdr>
            <w:top w:val="none" w:sz="0" w:space="0" w:color="auto"/>
            <w:left w:val="none" w:sz="0" w:space="0" w:color="auto"/>
            <w:bottom w:val="none" w:sz="0" w:space="0" w:color="auto"/>
            <w:right w:val="none" w:sz="0" w:space="0" w:color="auto"/>
          </w:divBdr>
        </w:div>
        <w:div w:id="527257355">
          <w:marLeft w:val="480"/>
          <w:marRight w:val="0"/>
          <w:marTop w:val="0"/>
          <w:marBottom w:val="0"/>
          <w:divBdr>
            <w:top w:val="none" w:sz="0" w:space="0" w:color="auto"/>
            <w:left w:val="none" w:sz="0" w:space="0" w:color="auto"/>
            <w:bottom w:val="none" w:sz="0" w:space="0" w:color="auto"/>
            <w:right w:val="none" w:sz="0" w:space="0" w:color="auto"/>
          </w:divBdr>
        </w:div>
        <w:div w:id="536356548">
          <w:marLeft w:val="480"/>
          <w:marRight w:val="0"/>
          <w:marTop w:val="0"/>
          <w:marBottom w:val="0"/>
          <w:divBdr>
            <w:top w:val="none" w:sz="0" w:space="0" w:color="auto"/>
            <w:left w:val="none" w:sz="0" w:space="0" w:color="auto"/>
            <w:bottom w:val="none" w:sz="0" w:space="0" w:color="auto"/>
            <w:right w:val="none" w:sz="0" w:space="0" w:color="auto"/>
          </w:divBdr>
        </w:div>
        <w:div w:id="541788142">
          <w:marLeft w:val="480"/>
          <w:marRight w:val="0"/>
          <w:marTop w:val="0"/>
          <w:marBottom w:val="0"/>
          <w:divBdr>
            <w:top w:val="none" w:sz="0" w:space="0" w:color="auto"/>
            <w:left w:val="none" w:sz="0" w:space="0" w:color="auto"/>
            <w:bottom w:val="none" w:sz="0" w:space="0" w:color="auto"/>
            <w:right w:val="none" w:sz="0" w:space="0" w:color="auto"/>
          </w:divBdr>
        </w:div>
        <w:div w:id="626086024">
          <w:marLeft w:val="480"/>
          <w:marRight w:val="0"/>
          <w:marTop w:val="0"/>
          <w:marBottom w:val="0"/>
          <w:divBdr>
            <w:top w:val="none" w:sz="0" w:space="0" w:color="auto"/>
            <w:left w:val="none" w:sz="0" w:space="0" w:color="auto"/>
            <w:bottom w:val="none" w:sz="0" w:space="0" w:color="auto"/>
            <w:right w:val="none" w:sz="0" w:space="0" w:color="auto"/>
          </w:divBdr>
        </w:div>
        <w:div w:id="631520231">
          <w:marLeft w:val="480"/>
          <w:marRight w:val="0"/>
          <w:marTop w:val="0"/>
          <w:marBottom w:val="0"/>
          <w:divBdr>
            <w:top w:val="none" w:sz="0" w:space="0" w:color="auto"/>
            <w:left w:val="none" w:sz="0" w:space="0" w:color="auto"/>
            <w:bottom w:val="none" w:sz="0" w:space="0" w:color="auto"/>
            <w:right w:val="none" w:sz="0" w:space="0" w:color="auto"/>
          </w:divBdr>
        </w:div>
        <w:div w:id="634677492">
          <w:marLeft w:val="480"/>
          <w:marRight w:val="0"/>
          <w:marTop w:val="0"/>
          <w:marBottom w:val="0"/>
          <w:divBdr>
            <w:top w:val="none" w:sz="0" w:space="0" w:color="auto"/>
            <w:left w:val="none" w:sz="0" w:space="0" w:color="auto"/>
            <w:bottom w:val="none" w:sz="0" w:space="0" w:color="auto"/>
            <w:right w:val="none" w:sz="0" w:space="0" w:color="auto"/>
          </w:divBdr>
        </w:div>
        <w:div w:id="641270534">
          <w:marLeft w:val="480"/>
          <w:marRight w:val="0"/>
          <w:marTop w:val="0"/>
          <w:marBottom w:val="0"/>
          <w:divBdr>
            <w:top w:val="none" w:sz="0" w:space="0" w:color="auto"/>
            <w:left w:val="none" w:sz="0" w:space="0" w:color="auto"/>
            <w:bottom w:val="none" w:sz="0" w:space="0" w:color="auto"/>
            <w:right w:val="none" w:sz="0" w:space="0" w:color="auto"/>
          </w:divBdr>
        </w:div>
        <w:div w:id="654185962">
          <w:marLeft w:val="480"/>
          <w:marRight w:val="0"/>
          <w:marTop w:val="0"/>
          <w:marBottom w:val="0"/>
          <w:divBdr>
            <w:top w:val="none" w:sz="0" w:space="0" w:color="auto"/>
            <w:left w:val="none" w:sz="0" w:space="0" w:color="auto"/>
            <w:bottom w:val="none" w:sz="0" w:space="0" w:color="auto"/>
            <w:right w:val="none" w:sz="0" w:space="0" w:color="auto"/>
          </w:divBdr>
        </w:div>
        <w:div w:id="657729275">
          <w:marLeft w:val="480"/>
          <w:marRight w:val="0"/>
          <w:marTop w:val="0"/>
          <w:marBottom w:val="0"/>
          <w:divBdr>
            <w:top w:val="none" w:sz="0" w:space="0" w:color="auto"/>
            <w:left w:val="none" w:sz="0" w:space="0" w:color="auto"/>
            <w:bottom w:val="none" w:sz="0" w:space="0" w:color="auto"/>
            <w:right w:val="none" w:sz="0" w:space="0" w:color="auto"/>
          </w:divBdr>
        </w:div>
        <w:div w:id="667292557">
          <w:marLeft w:val="480"/>
          <w:marRight w:val="0"/>
          <w:marTop w:val="0"/>
          <w:marBottom w:val="0"/>
          <w:divBdr>
            <w:top w:val="none" w:sz="0" w:space="0" w:color="auto"/>
            <w:left w:val="none" w:sz="0" w:space="0" w:color="auto"/>
            <w:bottom w:val="none" w:sz="0" w:space="0" w:color="auto"/>
            <w:right w:val="none" w:sz="0" w:space="0" w:color="auto"/>
          </w:divBdr>
        </w:div>
        <w:div w:id="675424308">
          <w:marLeft w:val="480"/>
          <w:marRight w:val="0"/>
          <w:marTop w:val="0"/>
          <w:marBottom w:val="0"/>
          <w:divBdr>
            <w:top w:val="none" w:sz="0" w:space="0" w:color="auto"/>
            <w:left w:val="none" w:sz="0" w:space="0" w:color="auto"/>
            <w:bottom w:val="none" w:sz="0" w:space="0" w:color="auto"/>
            <w:right w:val="none" w:sz="0" w:space="0" w:color="auto"/>
          </w:divBdr>
        </w:div>
        <w:div w:id="682512391">
          <w:marLeft w:val="480"/>
          <w:marRight w:val="0"/>
          <w:marTop w:val="0"/>
          <w:marBottom w:val="0"/>
          <w:divBdr>
            <w:top w:val="none" w:sz="0" w:space="0" w:color="auto"/>
            <w:left w:val="none" w:sz="0" w:space="0" w:color="auto"/>
            <w:bottom w:val="none" w:sz="0" w:space="0" w:color="auto"/>
            <w:right w:val="none" w:sz="0" w:space="0" w:color="auto"/>
          </w:divBdr>
        </w:div>
        <w:div w:id="737360627">
          <w:marLeft w:val="480"/>
          <w:marRight w:val="0"/>
          <w:marTop w:val="0"/>
          <w:marBottom w:val="0"/>
          <w:divBdr>
            <w:top w:val="none" w:sz="0" w:space="0" w:color="auto"/>
            <w:left w:val="none" w:sz="0" w:space="0" w:color="auto"/>
            <w:bottom w:val="none" w:sz="0" w:space="0" w:color="auto"/>
            <w:right w:val="none" w:sz="0" w:space="0" w:color="auto"/>
          </w:divBdr>
        </w:div>
        <w:div w:id="756177009">
          <w:marLeft w:val="480"/>
          <w:marRight w:val="0"/>
          <w:marTop w:val="0"/>
          <w:marBottom w:val="0"/>
          <w:divBdr>
            <w:top w:val="none" w:sz="0" w:space="0" w:color="auto"/>
            <w:left w:val="none" w:sz="0" w:space="0" w:color="auto"/>
            <w:bottom w:val="none" w:sz="0" w:space="0" w:color="auto"/>
            <w:right w:val="none" w:sz="0" w:space="0" w:color="auto"/>
          </w:divBdr>
        </w:div>
        <w:div w:id="756441690">
          <w:marLeft w:val="480"/>
          <w:marRight w:val="0"/>
          <w:marTop w:val="0"/>
          <w:marBottom w:val="0"/>
          <w:divBdr>
            <w:top w:val="none" w:sz="0" w:space="0" w:color="auto"/>
            <w:left w:val="none" w:sz="0" w:space="0" w:color="auto"/>
            <w:bottom w:val="none" w:sz="0" w:space="0" w:color="auto"/>
            <w:right w:val="none" w:sz="0" w:space="0" w:color="auto"/>
          </w:divBdr>
        </w:div>
        <w:div w:id="772631222">
          <w:marLeft w:val="480"/>
          <w:marRight w:val="0"/>
          <w:marTop w:val="0"/>
          <w:marBottom w:val="0"/>
          <w:divBdr>
            <w:top w:val="none" w:sz="0" w:space="0" w:color="auto"/>
            <w:left w:val="none" w:sz="0" w:space="0" w:color="auto"/>
            <w:bottom w:val="none" w:sz="0" w:space="0" w:color="auto"/>
            <w:right w:val="none" w:sz="0" w:space="0" w:color="auto"/>
          </w:divBdr>
        </w:div>
        <w:div w:id="820652797">
          <w:marLeft w:val="480"/>
          <w:marRight w:val="0"/>
          <w:marTop w:val="0"/>
          <w:marBottom w:val="0"/>
          <w:divBdr>
            <w:top w:val="none" w:sz="0" w:space="0" w:color="auto"/>
            <w:left w:val="none" w:sz="0" w:space="0" w:color="auto"/>
            <w:bottom w:val="none" w:sz="0" w:space="0" w:color="auto"/>
            <w:right w:val="none" w:sz="0" w:space="0" w:color="auto"/>
          </w:divBdr>
        </w:div>
        <w:div w:id="833178575">
          <w:marLeft w:val="480"/>
          <w:marRight w:val="0"/>
          <w:marTop w:val="0"/>
          <w:marBottom w:val="0"/>
          <w:divBdr>
            <w:top w:val="none" w:sz="0" w:space="0" w:color="auto"/>
            <w:left w:val="none" w:sz="0" w:space="0" w:color="auto"/>
            <w:bottom w:val="none" w:sz="0" w:space="0" w:color="auto"/>
            <w:right w:val="none" w:sz="0" w:space="0" w:color="auto"/>
          </w:divBdr>
        </w:div>
        <w:div w:id="841822135">
          <w:marLeft w:val="480"/>
          <w:marRight w:val="0"/>
          <w:marTop w:val="0"/>
          <w:marBottom w:val="0"/>
          <w:divBdr>
            <w:top w:val="none" w:sz="0" w:space="0" w:color="auto"/>
            <w:left w:val="none" w:sz="0" w:space="0" w:color="auto"/>
            <w:bottom w:val="none" w:sz="0" w:space="0" w:color="auto"/>
            <w:right w:val="none" w:sz="0" w:space="0" w:color="auto"/>
          </w:divBdr>
        </w:div>
        <w:div w:id="850413403">
          <w:marLeft w:val="480"/>
          <w:marRight w:val="0"/>
          <w:marTop w:val="0"/>
          <w:marBottom w:val="0"/>
          <w:divBdr>
            <w:top w:val="none" w:sz="0" w:space="0" w:color="auto"/>
            <w:left w:val="none" w:sz="0" w:space="0" w:color="auto"/>
            <w:bottom w:val="none" w:sz="0" w:space="0" w:color="auto"/>
            <w:right w:val="none" w:sz="0" w:space="0" w:color="auto"/>
          </w:divBdr>
        </w:div>
        <w:div w:id="863595947">
          <w:marLeft w:val="480"/>
          <w:marRight w:val="0"/>
          <w:marTop w:val="0"/>
          <w:marBottom w:val="0"/>
          <w:divBdr>
            <w:top w:val="none" w:sz="0" w:space="0" w:color="auto"/>
            <w:left w:val="none" w:sz="0" w:space="0" w:color="auto"/>
            <w:bottom w:val="none" w:sz="0" w:space="0" w:color="auto"/>
            <w:right w:val="none" w:sz="0" w:space="0" w:color="auto"/>
          </w:divBdr>
        </w:div>
        <w:div w:id="940650844">
          <w:marLeft w:val="480"/>
          <w:marRight w:val="0"/>
          <w:marTop w:val="0"/>
          <w:marBottom w:val="0"/>
          <w:divBdr>
            <w:top w:val="none" w:sz="0" w:space="0" w:color="auto"/>
            <w:left w:val="none" w:sz="0" w:space="0" w:color="auto"/>
            <w:bottom w:val="none" w:sz="0" w:space="0" w:color="auto"/>
            <w:right w:val="none" w:sz="0" w:space="0" w:color="auto"/>
          </w:divBdr>
        </w:div>
        <w:div w:id="977491939">
          <w:marLeft w:val="480"/>
          <w:marRight w:val="0"/>
          <w:marTop w:val="0"/>
          <w:marBottom w:val="0"/>
          <w:divBdr>
            <w:top w:val="none" w:sz="0" w:space="0" w:color="auto"/>
            <w:left w:val="none" w:sz="0" w:space="0" w:color="auto"/>
            <w:bottom w:val="none" w:sz="0" w:space="0" w:color="auto"/>
            <w:right w:val="none" w:sz="0" w:space="0" w:color="auto"/>
          </w:divBdr>
        </w:div>
        <w:div w:id="995381821">
          <w:marLeft w:val="480"/>
          <w:marRight w:val="0"/>
          <w:marTop w:val="0"/>
          <w:marBottom w:val="0"/>
          <w:divBdr>
            <w:top w:val="none" w:sz="0" w:space="0" w:color="auto"/>
            <w:left w:val="none" w:sz="0" w:space="0" w:color="auto"/>
            <w:bottom w:val="none" w:sz="0" w:space="0" w:color="auto"/>
            <w:right w:val="none" w:sz="0" w:space="0" w:color="auto"/>
          </w:divBdr>
        </w:div>
        <w:div w:id="999846610">
          <w:marLeft w:val="480"/>
          <w:marRight w:val="0"/>
          <w:marTop w:val="0"/>
          <w:marBottom w:val="0"/>
          <w:divBdr>
            <w:top w:val="none" w:sz="0" w:space="0" w:color="auto"/>
            <w:left w:val="none" w:sz="0" w:space="0" w:color="auto"/>
            <w:bottom w:val="none" w:sz="0" w:space="0" w:color="auto"/>
            <w:right w:val="none" w:sz="0" w:space="0" w:color="auto"/>
          </w:divBdr>
        </w:div>
      </w:divsChild>
    </w:div>
    <w:div w:id="229660868">
      <w:bodyDiv w:val="1"/>
      <w:marLeft w:val="0"/>
      <w:marRight w:val="0"/>
      <w:marTop w:val="0"/>
      <w:marBottom w:val="0"/>
      <w:divBdr>
        <w:top w:val="none" w:sz="0" w:space="0" w:color="auto"/>
        <w:left w:val="none" w:sz="0" w:space="0" w:color="auto"/>
        <w:bottom w:val="none" w:sz="0" w:space="0" w:color="auto"/>
        <w:right w:val="none" w:sz="0" w:space="0" w:color="auto"/>
      </w:divBdr>
    </w:div>
    <w:div w:id="229774200">
      <w:bodyDiv w:val="1"/>
      <w:marLeft w:val="0"/>
      <w:marRight w:val="0"/>
      <w:marTop w:val="0"/>
      <w:marBottom w:val="0"/>
      <w:divBdr>
        <w:top w:val="none" w:sz="0" w:space="0" w:color="auto"/>
        <w:left w:val="none" w:sz="0" w:space="0" w:color="auto"/>
        <w:bottom w:val="none" w:sz="0" w:space="0" w:color="auto"/>
        <w:right w:val="none" w:sz="0" w:space="0" w:color="auto"/>
      </w:divBdr>
    </w:div>
    <w:div w:id="230123444">
      <w:bodyDiv w:val="1"/>
      <w:marLeft w:val="0"/>
      <w:marRight w:val="0"/>
      <w:marTop w:val="0"/>
      <w:marBottom w:val="0"/>
      <w:divBdr>
        <w:top w:val="none" w:sz="0" w:space="0" w:color="auto"/>
        <w:left w:val="none" w:sz="0" w:space="0" w:color="auto"/>
        <w:bottom w:val="none" w:sz="0" w:space="0" w:color="auto"/>
        <w:right w:val="none" w:sz="0" w:space="0" w:color="auto"/>
      </w:divBdr>
      <w:divsChild>
        <w:div w:id="3022781">
          <w:marLeft w:val="480"/>
          <w:marRight w:val="0"/>
          <w:marTop w:val="0"/>
          <w:marBottom w:val="0"/>
          <w:divBdr>
            <w:top w:val="none" w:sz="0" w:space="0" w:color="auto"/>
            <w:left w:val="none" w:sz="0" w:space="0" w:color="auto"/>
            <w:bottom w:val="none" w:sz="0" w:space="0" w:color="auto"/>
            <w:right w:val="none" w:sz="0" w:space="0" w:color="auto"/>
          </w:divBdr>
        </w:div>
        <w:div w:id="39206371">
          <w:marLeft w:val="480"/>
          <w:marRight w:val="0"/>
          <w:marTop w:val="0"/>
          <w:marBottom w:val="0"/>
          <w:divBdr>
            <w:top w:val="none" w:sz="0" w:space="0" w:color="auto"/>
            <w:left w:val="none" w:sz="0" w:space="0" w:color="auto"/>
            <w:bottom w:val="none" w:sz="0" w:space="0" w:color="auto"/>
            <w:right w:val="none" w:sz="0" w:space="0" w:color="auto"/>
          </w:divBdr>
        </w:div>
        <w:div w:id="106049619">
          <w:marLeft w:val="480"/>
          <w:marRight w:val="0"/>
          <w:marTop w:val="0"/>
          <w:marBottom w:val="0"/>
          <w:divBdr>
            <w:top w:val="none" w:sz="0" w:space="0" w:color="auto"/>
            <w:left w:val="none" w:sz="0" w:space="0" w:color="auto"/>
            <w:bottom w:val="none" w:sz="0" w:space="0" w:color="auto"/>
            <w:right w:val="none" w:sz="0" w:space="0" w:color="auto"/>
          </w:divBdr>
        </w:div>
        <w:div w:id="131025834">
          <w:marLeft w:val="480"/>
          <w:marRight w:val="0"/>
          <w:marTop w:val="0"/>
          <w:marBottom w:val="0"/>
          <w:divBdr>
            <w:top w:val="none" w:sz="0" w:space="0" w:color="auto"/>
            <w:left w:val="none" w:sz="0" w:space="0" w:color="auto"/>
            <w:bottom w:val="none" w:sz="0" w:space="0" w:color="auto"/>
            <w:right w:val="none" w:sz="0" w:space="0" w:color="auto"/>
          </w:divBdr>
        </w:div>
        <w:div w:id="183519436">
          <w:marLeft w:val="480"/>
          <w:marRight w:val="0"/>
          <w:marTop w:val="0"/>
          <w:marBottom w:val="0"/>
          <w:divBdr>
            <w:top w:val="none" w:sz="0" w:space="0" w:color="auto"/>
            <w:left w:val="none" w:sz="0" w:space="0" w:color="auto"/>
            <w:bottom w:val="none" w:sz="0" w:space="0" w:color="auto"/>
            <w:right w:val="none" w:sz="0" w:space="0" w:color="auto"/>
          </w:divBdr>
        </w:div>
        <w:div w:id="196889572">
          <w:marLeft w:val="480"/>
          <w:marRight w:val="0"/>
          <w:marTop w:val="0"/>
          <w:marBottom w:val="0"/>
          <w:divBdr>
            <w:top w:val="none" w:sz="0" w:space="0" w:color="auto"/>
            <w:left w:val="none" w:sz="0" w:space="0" w:color="auto"/>
            <w:bottom w:val="none" w:sz="0" w:space="0" w:color="auto"/>
            <w:right w:val="none" w:sz="0" w:space="0" w:color="auto"/>
          </w:divBdr>
        </w:div>
        <w:div w:id="197352760">
          <w:marLeft w:val="480"/>
          <w:marRight w:val="0"/>
          <w:marTop w:val="0"/>
          <w:marBottom w:val="0"/>
          <w:divBdr>
            <w:top w:val="none" w:sz="0" w:space="0" w:color="auto"/>
            <w:left w:val="none" w:sz="0" w:space="0" w:color="auto"/>
            <w:bottom w:val="none" w:sz="0" w:space="0" w:color="auto"/>
            <w:right w:val="none" w:sz="0" w:space="0" w:color="auto"/>
          </w:divBdr>
        </w:div>
        <w:div w:id="198474709">
          <w:marLeft w:val="480"/>
          <w:marRight w:val="0"/>
          <w:marTop w:val="0"/>
          <w:marBottom w:val="0"/>
          <w:divBdr>
            <w:top w:val="none" w:sz="0" w:space="0" w:color="auto"/>
            <w:left w:val="none" w:sz="0" w:space="0" w:color="auto"/>
            <w:bottom w:val="none" w:sz="0" w:space="0" w:color="auto"/>
            <w:right w:val="none" w:sz="0" w:space="0" w:color="auto"/>
          </w:divBdr>
        </w:div>
        <w:div w:id="239100147">
          <w:marLeft w:val="480"/>
          <w:marRight w:val="0"/>
          <w:marTop w:val="0"/>
          <w:marBottom w:val="0"/>
          <w:divBdr>
            <w:top w:val="none" w:sz="0" w:space="0" w:color="auto"/>
            <w:left w:val="none" w:sz="0" w:space="0" w:color="auto"/>
            <w:bottom w:val="none" w:sz="0" w:space="0" w:color="auto"/>
            <w:right w:val="none" w:sz="0" w:space="0" w:color="auto"/>
          </w:divBdr>
        </w:div>
        <w:div w:id="260340712">
          <w:marLeft w:val="480"/>
          <w:marRight w:val="0"/>
          <w:marTop w:val="0"/>
          <w:marBottom w:val="0"/>
          <w:divBdr>
            <w:top w:val="none" w:sz="0" w:space="0" w:color="auto"/>
            <w:left w:val="none" w:sz="0" w:space="0" w:color="auto"/>
            <w:bottom w:val="none" w:sz="0" w:space="0" w:color="auto"/>
            <w:right w:val="none" w:sz="0" w:space="0" w:color="auto"/>
          </w:divBdr>
        </w:div>
        <w:div w:id="261958380">
          <w:marLeft w:val="480"/>
          <w:marRight w:val="0"/>
          <w:marTop w:val="0"/>
          <w:marBottom w:val="0"/>
          <w:divBdr>
            <w:top w:val="none" w:sz="0" w:space="0" w:color="auto"/>
            <w:left w:val="none" w:sz="0" w:space="0" w:color="auto"/>
            <w:bottom w:val="none" w:sz="0" w:space="0" w:color="auto"/>
            <w:right w:val="none" w:sz="0" w:space="0" w:color="auto"/>
          </w:divBdr>
        </w:div>
        <w:div w:id="309749432">
          <w:marLeft w:val="480"/>
          <w:marRight w:val="0"/>
          <w:marTop w:val="0"/>
          <w:marBottom w:val="0"/>
          <w:divBdr>
            <w:top w:val="none" w:sz="0" w:space="0" w:color="auto"/>
            <w:left w:val="none" w:sz="0" w:space="0" w:color="auto"/>
            <w:bottom w:val="none" w:sz="0" w:space="0" w:color="auto"/>
            <w:right w:val="none" w:sz="0" w:space="0" w:color="auto"/>
          </w:divBdr>
        </w:div>
        <w:div w:id="320431524">
          <w:marLeft w:val="480"/>
          <w:marRight w:val="0"/>
          <w:marTop w:val="0"/>
          <w:marBottom w:val="0"/>
          <w:divBdr>
            <w:top w:val="none" w:sz="0" w:space="0" w:color="auto"/>
            <w:left w:val="none" w:sz="0" w:space="0" w:color="auto"/>
            <w:bottom w:val="none" w:sz="0" w:space="0" w:color="auto"/>
            <w:right w:val="none" w:sz="0" w:space="0" w:color="auto"/>
          </w:divBdr>
        </w:div>
        <w:div w:id="338779940">
          <w:marLeft w:val="480"/>
          <w:marRight w:val="0"/>
          <w:marTop w:val="0"/>
          <w:marBottom w:val="0"/>
          <w:divBdr>
            <w:top w:val="none" w:sz="0" w:space="0" w:color="auto"/>
            <w:left w:val="none" w:sz="0" w:space="0" w:color="auto"/>
            <w:bottom w:val="none" w:sz="0" w:space="0" w:color="auto"/>
            <w:right w:val="none" w:sz="0" w:space="0" w:color="auto"/>
          </w:divBdr>
        </w:div>
        <w:div w:id="348263473">
          <w:marLeft w:val="480"/>
          <w:marRight w:val="0"/>
          <w:marTop w:val="0"/>
          <w:marBottom w:val="0"/>
          <w:divBdr>
            <w:top w:val="none" w:sz="0" w:space="0" w:color="auto"/>
            <w:left w:val="none" w:sz="0" w:space="0" w:color="auto"/>
            <w:bottom w:val="none" w:sz="0" w:space="0" w:color="auto"/>
            <w:right w:val="none" w:sz="0" w:space="0" w:color="auto"/>
          </w:divBdr>
        </w:div>
        <w:div w:id="363020184">
          <w:marLeft w:val="480"/>
          <w:marRight w:val="0"/>
          <w:marTop w:val="0"/>
          <w:marBottom w:val="0"/>
          <w:divBdr>
            <w:top w:val="none" w:sz="0" w:space="0" w:color="auto"/>
            <w:left w:val="none" w:sz="0" w:space="0" w:color="auto"/>
            <w:bottom w:val="none" w:sz="0" w:space="0" w:color="auto"/>
            <w:right w:val="none" w:sz="0" w:space="0" w:color="auto"/>
          </w:divBdr>
        </w:div>
        <w:div w:id="366834071">
          <w:marLeft w:val="480"/>
          <w:marRight w:val="0"/>
          <w:marTop w:val="0"/>
          <w:marBottom w:val="0"/>
          <w:divBdr>
            <w:top w:val="none" w:sz="0" w:space="0" w:color="auto"/>
            <w:left w:val="none" w:sz="0" w:space="0" w:color="auto"/>
            <w:bottom w:val="none" w:sz="0" w:space="0" w:color="auto"/>
            <w:right w:val="none" w:sz="0" w:space="0" w:color="auto"/>
          </w:divBdr>
        </w:div>
        <w:div w:id="449132187">
          <w:marLeft w:val="480"/>
          <w:marRight w:val="0"/>
          <w:marTop w:val="0"/>
          <w:marBottom w:val="0"/>
          <w:divBdr>
            <w:top w:val="none" w:sz="0" w:space="0" w:color="auto"/>
            <w:left w:val="none" w:sz="0" w:space="0" w:color="auto"/>
            <w:bottom w:val="none" w:sz="0" w:space="0" w:color="auto"/>
            <w:right w:val="none" w:sz="0" w:space="0" w:color="auto"/>
          </w:divBdr>
        </w:div>
        <w:div w:id="476537292">
          <w:marLeft w:val="480"/>
          <w:marRight w:val="0"/>
          <w:marTop w:val="0"/>
          <w:marBottom w:val="0"/>
          <w:divBdr>
            <w:top w:val="none" w:sz="0" w:space="0" w:color="auto"/>
            <w:left w:val="none" w:sz="0" w:space="0" w:color="auto"/>
            <w:bottom w:val="none" w:sz="0" w:space="0" w:color="auto"/>
            <w:right w:val="none" w:sz="0" w:space="0" w:color="auto"/>
          </w:divBdr>
        </w:div>
        <w:div w:id="508564471">
          <w:marLeft w:val="480"/>
          <w:marRight w:val="0"/>
          <w:marTop w:val="0"/>
          <w:marBottom w:val="0"/>
          <w:divBdr>
            <w:top w:val="none" w:sz="0" w:space="0" w:color="auto"/>
            <w:left w:val="none" w:sz="0" w:space="0" w:color="auto"/>
            <w:bottom w:val="none" w:sz="0" w:space="0" w:color="auto"/>
            <w:right w:val="none" w:sz="0" w:space="0" w:color="auto"/>
          </w:divBdr>
        </w:div>
        <w:div w:id="516651378">
          <w:marLeft w:val="480"/>
          <w:marRight w:val="0"/>
          <w:marTop w:val="0"/>
          <w:marBottom w:val="0"/>
          <w:divBdr>
            <w:top w:val="none" w:sz="0" w:space="0" w:color="auto"/>
            <w:left w:val="none" w:sz="0" w:space="0" w:color="auto"/>
            <w:bottom w:val="none" w:sz="0" w:space="0" w:color="auto"/>
            <w:right w:val="none" w:sz="0" w:space="0" w:color="auto"/>
          </w:divBdr>
        </w:div>
        <w:div w:id="539368125">
          <w:marLeft w:val="480"/>
          <w:marRight w:val="0"/>
          <w:marTop w:val="0"/>
          <w:marBottom w:val="0"/>
          <w:divBdr>
            <w:top w:val="none" w:sz="0" w:space="0" w:color="auto"/>
            <w:left w:val="none" w:sz="0" w:space="0" w:color="auto"/>
            <w:bottom w:val="none" w:sz="0" w:space="0" w:color="auto"/>
            <w:right w:val="none" w:sz="0" w:space="0" w:color="auto"/>
          </w:divBdr>
        </w:div>
        <w:div w:id="559171508">
          <w:marLeft w:val="480"/>
          <w:marRight w:val="0"/>
          <w:marTop w:val="0"/>
          <w:marBottom w:val="0"/>
          <w:divBdr>
            <w:top w:val="none" w:sz="0" w:space="0" w:color="auto"/>
            <w:left w:val="none" w:sz="0" w:space="0" w:color="auto"/>
            <w:bottom w:val="none" w:sz="0" w:space="0" w:color="auto"/>
            <w:right w:val="none" w:sz="0" w:space="0" w:color="auto"/>
          </w:divBdr>
        </w:div>
        <w:div w:id="572744107">
          <w:marLeft w:val="480"/>
          <w:marRight w:val="0"/>
          <w:marTop w:val="0"/>
          <w:marBottom w:val="0"/>
          <w:divBdr>
            <w:top w:val="none" w:sz="0" w:space="0" w:color="auto"/>
            <w:left w:val="none" w:sz="0" w:space="0" w:color="auto"/>
            <w:bottom w:val="none" w:sz="0" w:space="0" w:color="auto"/>
            <w:right w:val="none" w:sz="0" w:space="0" w:color="auto"/>
          </w:divBdr>
        </w:div>
        <w:div w:id="620771032">
          <w:marLeft w:val="480"/>
          <w:marRight w:val="0"/>
          <w:marTop w:val="0"/>
          <w:marBottom w:val="0"/>
          <w:divBdr>
            <w:top w:val="none" w:sz="0" w:space="0" w:color="auto"/>
            <w:left w:val="none" w:sz="0" w:space="0" w:color="auto"/>
            <w:bottom w:val="none" w:sz="0" w:space="0" w:color="auto"/>
            <w:right w:val="none" w:sz="0" w:space="0" w:color="auto"/>
          </w:divBdr>
        </w:div>
        <w:div w:id="627662043">
          <w:marLeft w:val="480"/>
          <w:marRight w:val="0"/>
          <w:marTop w:val="0"/>
          <w:marBottom w:val="0"/>
          <w:divBdr>
            <w:top w:val="none" w:sz="0" w:space="0" w:color="auto"/>
            <w:left w:val="none" w:sz="0" w:space="0" w:color="auto"/>
            <w:bottom w:val="none" w:sz="0" w:space="0" w:color="auto"/>
            <w:right w:val="none" w:sz="0" w:space="0" w:color="auto"/>
          </w:divBdr>
        </w:div>
        <w:div w:id="642200416">
          <w:marLeft w:val="480"/>
          <w:marRight w:val="0"/>
          <w:marTop w:val="0"/>
          <w:marBottom w:val="0"/>
          <w:divBdr>
            <w:top w:val="none" w:sz="0" w:space="0" w:color="auto"/>
            <w:left w:val="none" w:sz="0" w:space="0" w:color="auto"/>
            <w:bottom w:val="none" w:sz="0" w:space="0" w:color="auto"/>
            <w:right w:val="none" w:sz="0" w:space="0" w:color="auto"/>
          </w:divBdr>
        </w:div>
        <w:div w:id="670135820">
          <w:marLeft w:val="480"/>
          <w:marRight w:val="0"/>
          <w:marTop w:val="0"/>
          <w:marBottom w:val="0"/>
          <w:divBdr>
            <w:top w:val="none" w:sz="0" w:space="0" w:color="auto"/>
            <w:left w:val="none" w:sz="0" w:space="0" w:color="auto"/>
            <w:bottom w:val="none" w:sz="0" w:space="0" w:color="auto"/>
            <w:right w:val="none" w:sz="0" w:space="0" w:color="auto"/>
          </w:divBdr>
        </w:div>
        <w:div w:id="692655831">
          <w:marLeft w:val="480"/>
          <w:marRight w:val="0"/>
          <w:marTop w:val="0"/>
          <w:marBottom w:val="0"/>
          <w:divBdr>
            <w:top w:val="none" w:sz="0" w:space="0" w:color="auto"/>
            <w:left w:val="none" w:sz="0" w:space="0" w:color="auto"/>
            <w:bottom w:val="none" w:sz="0" w:space="0" w:color="auto"/>
            <w:right w:val="none" w:sz="0" w:space="0" w:color="auto"/>
          </w:divBdr>
        </w:div>
        <w:div w:id="708184927">
          <w:marLeft w:val="480"/>
          <w:marRight w:val="0"/>
          <w:marTop w:val="0"/>
          <w:marBottom w:val="0"/>
          <w:divBdr>
            <w:top w:val="none" w:sz="0" w:space="0" w:color="auto"/>
            <w:left w:val="none" w:sz="0" w:space="0" w:color="auto"/>
            <w:bottom w:val="none" w:sz="0" w:space="0" w:color="auto"/>
            <w:right w:val="none" w:sz="0" w:space="0" w:color="auto"/>
          </w:divBdr>
        </w:div>
        <w:div w:id="712315254">
          <w:marLeft w:val="480"/>
          <w:marRight w:val="0"/>
          <w:marTop w:val="0"/>
          <w:marBottom w:val="0"/>
          <w:divBdr>
            <w:top w:val="none" w:sz="0" w:space="0" w:color="auto"/>
            <w:left w:val="none" w:sz="0" w:space="0" w:color="auto"/>
            <w:bottom w:val="none" w:sz="0" w:space="0" w:color="auto"/>
            <w:right w:val="none" w:sz="0" w:space="0" w:color="auto"/>
          </w:divBdr>
        </w:div>
        <w:div w:id="716198762">
          <w:marLeft w:val="480"/>
          <w:marRight w:val="0"/>
          <w:marTop w:val="0"/>
          <w:marBottom w:val="0"/>
          <w:divBdr>
            <w:top w:val="none" w:sz="0" w:space="0" w:color="auto"/>
            <w:left w:val="none" w:sz="0" w:space="0" w:color="auto"/>
            <w:bottom w:val="none" w:sz="0" w:space="0" w:color="auto"/>
            <w:right w:val="none" w:sz="0" w:space="0" w:color="auto"/>
          </w:divBdr>
        </w:div>
        <w:div w:id="754058958">
          <w:marLeft w:val="480"/>
          <w:marRight w:val="0"/>
          <w:marTop w:val="0"/>
          <w:marBottom w:val="0"/>
          <w:divBdr>
            <w:top w:val="none" w:sz="0" w:space="0" w:color="auto"/>
            <w:left w:val="none" w:sz="0" w:space="0" w:color="auto"/>
            <w:bottom w:val="none" w:sz="0" w:space="0" w:color="auto"/>
            <w:right w:val="none" w:sz="0" w:space="0" w:color="auto"/>
          </w:divBdr>
        </w:div>
        <w:div w:id="802848300">
          <w:marLeft w:val="480"/>
          <w:marRight w:val="0"/>
          <w:marTop w:val="0"/>
          <w:marBottom w:val="0"/>
          <w:divBdr>
            <w:top w:val="none" w:sz="0" w:space="0" w:color="auto"/>
            <w:left w:val="none" w:sz="0" w:space="0" w:color="auto"/>
            <w:bottom w:val="none" w:sz="0" w:space="0" w:color="auto"/>
            <w:right w:val="none" w:sz="0" w:space="0" w:color="auto"/>
          </w:divBdr>
        </w:div>
        <w:div w:id="822812213">
          <w:marLeft w:val="480"/>
          <w:marRight w:val="0"/>
          <w:marTop w:val="0"/>
          <w:marBottom w:val="0"/>
          <w:divBdr>
            <w:top w:val="none" w:sz="0" w:space="0" w:color="auto"/>
            <w:left w:val="none" w:sz="0" w:space="0" w:color="auto"/>
            <w:bottom w:val="none" w:sz="0" w:space="0" w:color="auto"/>
            <w:right w:val="none" w:sz="0" w:space="0" w:color="auto"/>
          </w:divBdr>
        </w:div>
        <w:div w:id="852497301">
          <w:marLeft w:val="480"/>
          <w:marRight w:val="0"/>
          <w:marTop w:val="0"/>
          <w:marBottom w:val="0"/>
          <w:divBdr>
            <w:top w:val="none" w:sz="0" w:space="0" w:color="auto"/>
            <w:left w:val="none" w:sz="0" w:space="0" w:color="auto"/>
            <w:bottom w:val="none" w:sz="0" w:space="0" w:color="auto"/>
            <w:right w:val="none" w:sz="0" w:space="0" w:color="auto"/>
          </w:divBdr>
        </w:div>
        <w:div w:id="864253560">
          <w:marLeft w:val="480"/>
          <w:marRight w:val="0"/>
          <w:marTop w:val="0"/>
          <w:marBottom w:val="0"/>
          <w:divBdr>
            <w:top w:val="none" w:sz="0" w:space="0" w:color="auto"/>
            <w:left w:val="none" w:sz="0" w:space="0" w:color="auto"/>
            <w:bottom w:val="none" w:sz="0" w:space="0" w:color="auto"/>
            <w:right w:val="none" w:sz="0" w:space="0" w:color="auto"/>
          </w:divBdr>
        </w:div>
        <w:div w:id="874587365">
          <w:marLeft w:val="480"/>
          <w:marRight w:val="0"/>
          <w:marTop w:val="0"/>
          <w:marBottom w:val="0"/>
          <w:divBdr>
            <w:top w:val="none" w:sz="0" w:space="0" w:color="auto"/>
            <w:left w:val="none" w:sz="0" w:space="0" w:color="auto"/>
            <w:bottom w:val="none" w:sz="0" w:space="0" w:color="auto"/>
            <w:right w:val="none" w:sz="0" w:space="0" w:color="auto"/>
          </w:divBdr>
        </w:div>
        <w:div w:id="878930634">
          <w:marLeft w:val="480"/>
          <w:marRight w:val="0"/>
          <w:marTop w:val="0"/>
          <w:marBottom w:val="0"/>
          <w:divBdr>
            <w:top w:val="none" w:sz="0" w:space="0" w:color="auto"/>
            <w:left w:val="none" w:sz="0" w:space="0" w:color="auto"/>
            <w:bottom w:val="none" w:sz="0" w:space="0" w:color="auto"/>
            <w:right w:val="none" w:sz="0" w:space="0" w:color="auto"/>
          </w:divBdr>
        </w:div>
        <w:div w:id="898318878">
          <w:marLeft w:val="480"/>
          <w:marRight w:val="0"/>
          <w:marTop w:val="0"/>
          <w:marBottom w:val="0"/>
          <w:divBdr>
            <w:top w:val="none" w:sz="0" w:space="0" w:color="auto"/>
            <w:left w:val="none" w:sz="0" w:space="0" w:color="auto"/>
            <w:bottom w:val="none" w:sz="0" w:space="0" w:color="auto"/>
            <w:right w:val="none" w:sz="0" w:space="0" w:color="auto"/>
          </w:divBdr>
        </w:div>
        <w:div w:id="918053182">
          <w:marLeft w:val="480"/>
          <w:marRight w:val="0"/>
          <w:marTop w:val="0"/>
          <w:marBottom w:val="0"/>
          <w:divBdr>
            <w:top w:val="none" w:sz="0" w:space="0" w:color="auto"/>
            <w:left w:val="none" w:sz="0" w:space="0" w:color="auto"/>
            <w:bottom w:val="none" w:sz="0" w:space="0" w:color="auto"/>
            <w:right w:val="none" w:sz="0" w:space="0" w:color="auto"/>
          </w:divBdr>
        </w:div>
        <w:div w:id="969285033">
          <w:marLeft w:val="480"/>
          <w:marRight w:val="0"/>
          <w:marTop w:val="0"/>
          <w:marBottom w:val="0"/>
          <w:divBdr>
            <w:top w:val="none" w:sz="0" w:space="0" w:color="auto"/>
            <w:left w:val="none" w:sz="0" w:space="0" w:color="auto"/>
            <w:bottom w:val="none" w:sz="0" w:space="0" w:color="auto"/>
            <w:right w:val="none" w:sz="0" w:space="0" w:color="auto"/>
          </w:divBdr>
        </w:div>
        <w:div w:id="973103590">
          <w:marLeft w:val="480"/>
          <w:marRight w:val="0"/>
          <w:marTop w:val="0"/>
          <w:marBottom w:val="0"/>
          <w:divBdr>
            <w:top w:val="none" w:sz="0" w:space="0" w:color="auto"/>
            <w:left w:val="none" w:sz="0" w:space="0" w:color="auto"/>
            <w:bottom w:val="none" w:sz="0" w:space="0" w:color="auto"/>
            <w:right w:val="none" w:sz="0" w:space="0" w:color="auto"/>
          </w:divBdr>
        </w:div>
        <w:div w:id="992029595">
          <w:marLeft w:val="480"/>
          <w:marRight w:val="0"/>
          <w:marTop w:val="0"/>
          <w:marBottom w:val="0"/>
          <w:divBdr>
            <w:top w:val="none" w:sz="0" w:space="0" w:color="auto"/>
            <w:left w:val="none" w:sz="0" w:space="0" w:color="auto"/>
            <w:bottom w:val="none" w:sz="0" w:space="0" w:color="auto"/>
            <w:right w:val="none" w:sz="0" w:space="0" w:color="auto"/>
          </w:divBdr>
        </w:div>
        <w:div w:id="1002657934">
          <w:marLeft w:val="480"/>
          <w:marRight w:val="0"/>
          <w:marTop w:val="0"/>
          <w:marBottom w:val="0"/>
          <w:divBdr>
            <w:top w:val="none" w:sz="0" w:space="0" w:color="auto"/>
            <w:left w:val="none" w:sz="0" w:space="0" w:color="auto"/>
            <w:bottom w:val="none" w:sz="0" w:space="0" w:color="auto"/>
            <w:right w:val="none" w:sz="0" w:space="0" w:color="auto"/>
          </w:divBdr>
        </w:div>
        <w:div w:id="1013264666">
          <w:marLeft w:val="480"/>
          <w:marRight w:val="0"/>
          <w:marTop w:val="0"/>
          <w:marBottom w:val="0"/>
          <w:divBdr>
            <w:top w:val="none" w:sz="0" w:space="0" w:color="auto"/>
            <w:left w:val="none" w:sz="0" w:space="0" w:color="auto"/>
            <w:bottom w:val="none" w:sz="0" w:space="0" w:color="auto"/>
            <w:right w:val="none" w:sz="0" w:space="0" w:color="auto"/>
          </w:divBdr>
        </w:div>
      </w:divsChild>
    </w:div>
    <w:div w:id="230427080">
      <w:bodyDiv w:val="1"/>
      <w:marLeft w:val="0"/>
      <w:marRight w:val="0"/>
      <w:marTop w:val="0"/>
      <w:marBottom w:val="0"/>
      <w:divBdr>
        <w:top w:val="none" w:sz="0" w:space="0" w:color="auto"/>
        <w:left w:val="none" w:sz="0" w:space="0" w:color="auto"/>
        <w:bottom w:val="none" w:sz="0" w:space="0" w:color="auto"/>
        <w:right w:val="none" w:sz="0" w:space="0" w:color="auto"/>
      </w:divBdr>
    </w:div>
    <w:div w:id="231241047">
      <w:bodyDiv w:val="1"/>
      <w:marLeft w:val="0"/>
      <w:marRight w:val="0"/>
      <w:marTop w:val="0"/>
      <w:marBottom w:val="0"/>
      <w:divBdr>
        <w:top w:val="none" w:sz="0" w:space="0" w:color="auto"/>
        <w:left w:val="none" w:sz="0" w:space="0" w:color="auto"/>
        <w:bottom w:val="none" w:sz="0" w:space="0" w:color="auto"/>
        <w:right w:val="none" w:sz="0" w:space="0" w:color="auto"/>
      </w:divBdr>
    </w:div>
    <w:div w:id="231698373">
      <w:bodyDiv w:val="1"/>
      <w:marLeft w:val="0"/>
      <w:marRight w:val="0"/>
      <w:marTop w:val="0"/>
      <w:marBottom w:val="0"/>
      <w:divBdr>
        <w:top w:val="none" w:sz="0" w:space="0" w:color="auto"/>
        <w:left w:val="none" w:sz="0" w:space="0" w:color="auto"/>
        <w:bottom w:val="none" w:sz="0" w:space="0" w:color="auto"/>
        <w:right w:val="none" w:sz="0" w:space="0" w:color="auto"/>
      </w:divBdr>
    </w:div>
    <w:div w:id="232005189">
      <w:bodyDiv w:val="1"/>
      <w:marLeft w:val="0"/>
      <w:marRight w:val="0"/>
      <w:marTop w:val="0"/>
      <w:marBottom w:val="0"/>
      <w:divBdr>
        <w:top w:val="none" w:sz="0" w:space="0" w:color="auto"/>
        <w:left w:val="none" w:sz="0" w:space="0" w:color="auto"/>
        <w:bottom w:val="none" w:sz="0" w:space="0" w:color="auto"/>
        <w:right w:val="none" w:sz="0" w:space="0" w:color="auto"/>
      </w:divBdr>
    </w:div>
    <w:div w:id="232084752">
      <w:bodyDiv w:val="1"/>
      <w:marLeft w:val="0"/>
      <w:marRight w:val="0"/>
      <w:marTop w:val="0"/>
      <w:marBottom w:val="0"/>
      <w:divBdr>
        <w:top w:val="none" w:sz="0" w:space="0" w:color="auto"/>
        <w:left w:val="none" w:sz="0" w:space="0" w:color="auto"/>
        <w:bottom w:val="none" w:sz="0" w:space="0" w:color="auto"/>
        <w:right w:val="none" w:sz="0" w:space="0" w:color="auto"/>
      </w:divBdr>
      <w:divsChild>
        <w:div w:id="281739607">
          <w:marLeft w:val="480"/>
          <w:marRight w:val="0"/>
          <w:marTop w:val="0"/>
          <w:marBottom w:val="0"/>
          <w:divBdr>
            <w:top w:val="none" w:sz="0" w:space="0" w:color="auto"/>
            <w:left w:val="none" w:sz="0" w:space="0" w:color="auto"/>
            <w:bottom w:val="none" w:sz="0" w:space="0" w:color="auto"/>
            <w:right w:val="none" w:sz="0" w:space="0" w:color="auto"/>
          </w:divBdr>
        </w:div>
        <w:div w:id="330840829">
          <w:marLeft w:val="480"/>
          <w:marRight w:val="0"/>
          <w:marTop w:val="0"/>
          <w:marBottom w:val="0"/>
          <w:divBdr>
            <w:top w:val="none" w:sz="0" w:space="0" w:color="auto"/>
            <w:left w:val="none" w:sz="0" w:space="0" w:color="auto"/>
            <w:bottom w:val="none" w:sz="0" w:space="0" w:color="auto"/>
            <w:right w:val="none" w:sz="0" w:space="0" w:color="auto"/>
          </w:divBdr>
        </w:div>
        <w:div w:id="382218160">
          <w:marLeft w:val="480"/>
          <w:marRight w:val="0"/>
          <w:marTop w:val="0"/>
          <w:marBottom w:val="0"/>
          <w:divBdr>
            <w:top w:val="none" w:sz="0" w:space="0" w:color="auto"/>
            <w:left w:val="none" w:sz="0" w:space="0" w:color="auto"/>
            <w:bottom w:val="none" w:sz="0" w:space="0" w:color="auto"/>
            <w:right w:val="none" w:sz="0" w:space="0" w:color="auto"/>
          </w:divBdr>
        </w:div>
        <w:div w:id="395205797">
          <w:marLeft w:val="480"/>
          <w:marRight w:val="0"/>
          <w:marTop w:val="0"/>
          <w:marBottom w:val="0"/>
          <w:divBdr>
            <w:top w:val="none" w:sz="0" w:space="0" w:color="auto"/>
            <w:left w:val="none" w:sz="0" w:space="0" w:color="auto"/>
            <w:bottom w:val="none" w:sz="0" w:space="0" w:color="auto"/>
            <w:right w:val="none" w:sz="0" w:space="0" w:color="auto"/>
          </w:divBdr>
        </w:div>
        <w:div w:id="758335313">
          <w:marLeft w:val="480"/>
          <w:marRight w:val="0"/>
          <w:marTop w:val="0"/>
          <w:marBottom w:val="0"/>
          <w:divBdr>
            <w:top w:val="none" w:sz="0" w:space="0" w:color="auto"/>
            <w:left w:val="none" w:sz="0" w:space="0" w:color="auto"/>
            <w:bottom w:val="none" w:sz="0" w:space="0" w:color="auto"/>
            <w:right w:val="none" w:sz="0" w:space="0" w:color="auto"/>
          </w:divBdr>
        </w:div>
        <w:div w:id="977219953">
          <w:marLeft w:val="480"/>
          <w:marRight w:val="0"/>
          <w:marTop w:val="0"/>
          <w:marBottom w:val="0"/>
          <w:divBdr>
            <w:top w:val="none" w:sz="0" w:space="0" w:color="auto"/>
            <w:left w:val="none" w:sz="0" w:space="0" w:color="auto"/>
            <w:bottom w:val="none" w:sz="0" w:space="0" w:color="auto"/>
            <w:right w:val="none" w:sz="0" w:space="0" w:color="auto"/>
          </w:divBdr>
        </w:div>
        <w:div w:id="989017691">
          <w:marLeft w:val="480"/>
          <w:marRight w:val="0"/>
          <w:marTop w:val="0"/>
          <w:marBottom w:val="0"/>
          <w:divBdr>
            <w:top w:val="none" w:sz="0" w:space="0" w:color="auto"/>
            <w:left w:val="none" w:sz="0" w:space="0" w:color="auto"/>
            <w:bottom w:val="none" w:sz="0" w:space="0" w:color="auto"/>
            <w:right w:val="none" w:sz="0" w:space="0" w:color="auto"/>
          </w:divBdr>
        </w:div>
        <w:div w:id="1014112878">
          <w:marLeft w:val="480"/>
          <w:marRight w:val="0"/>
          <w:marTop w:val="0"/>
          <w:marBottom w:val="0"/>
          <w:divBdr>
            <w:top w:val="none" w:sz="0" w:space="0" w:color="auto"/>
            <w:left w:val="none" w:sz="0" w:space="0" w:color="auto"/>
            <w:bottom w:val="none" w:sz="0" w:space="0" w:color="auto"/>
            <w:right w:val="none" w:sz="0" w:space="0" w:color="auto"/>
          </w:divBdr>
        </w:div>
      </w:divsChild>
    </w:div>
    <w:div w:id="232160073">
      <w:bodyDiv w:val="1"/>
      <w:marLeft w:val="0"/>
      <w:marRight w:val="0"/>
      <w:marTop w:val="0"/>
      <w:marBottom w:val="0"/>
      <w:divBdr>
        <w:top w:val="none" w:sz="0" w:space="0" w:color="auto"/>
        <w:left w:val="none" w:sz="0" w:space="0" w:color="auto"/>
        <w:bottom w:val="none" w:sz="0" w:space="0" w:color="auto"/>
        <w:right w:val="none" w:sz="0" w:space="0" w:color="auto"/>
      </w:divBdr>
      <w:divsChild>
        <w:div w:id="43599455">
          <w:marLeft w:val="480"/>
          <w:marRight w:val="0"/>
          <w:marTop w:val="0"/>
          <w:marBottom w:val="0"/>
          <w:divBdr>
            <w:top w:val="none" w:sz="0" w:space="0" w:color="auto"/>
            <w:left w:val="none" w:sz="0" w:space="0" w:color="auto"/>
            <w:bottom w:val="none" w:sz="0" w:space="0" w:color="auto"/>
            <w:right w:val="none" w:sz="0" w:space="0" w:color="auto"/>
          </w:divBdr>
        </w:div>
        <w:div w:id="46688947">
          <w:marLeft w:val="480"/>
          <w:marRight w:val="0"/>
          <w:marTop w:val="0"/>
          <w:marBottom w:val="0"/>
          <w:divBdr>
            <w:top w:val="none" w:sz="0" w:space="0" w:color="auto"/>
            <w:left w:val="none" w:sz="0" w:space="0" w:color="auto"/>
            <w:bottom w:val="none" w:sz="0" w:space="0" w:color="auto"/>
            <w:right w:val="none" w:sz="0" w:space="0" w:color="auto"/>
          </w:divBdr>
        </w:div>
        <w:div w:id="55664246">
          <w:marLeft w:val="480"/>
          <w:marRight w:val="0"/>
          <w:marTop w:val="0"/>
          <w:marBottom w:val="0"/>
          <w:divBdr>
            <w:top w:val="none" w:sz="0" w:space="0" w:color="auto"/>
            <w:left w:val="none" w:sz="0" w:space="0" w:color="auto"/>
            <w:bottom w:val="none" w:sz="0" w:space="0" w:color="auto"/>
            <w:right w:val="none" w:sz="0" w:space="0" w:color="auto"/>
          </w:divBdr>
        </w:div>
        <w:div w:id="67386029">
          <w:marLeft w:val="480"/>
          <w:marRight w:val="0"/>
          <w:marTop w:val="0"/>
          <w:marBottom w:val="0"/>
          <w:divBdr>
            <w:top w:val="none" w:sz="0" w:space="0" w:color="auto"/>
            <w:left w:val="none" w:sz="0" w:space="0" w:color="auto"/>
            <w:bottom w:val="none" w:sz="0" w:space="0" w:color="auto"/>
            <w:right w:val="none" w:sz="0" w:space="0" w:color="auto"/>
          </w:divBdr>
        </w:div>
        <w:div w:id="89933858">
          <w:marLeft w:val="480"/>
          <w:marRight w:val="0"/>
          <w:marTop w:val="0"/>
          <w:marBottom w:val="0"/>
          <w:divBdr>
            <w:top w:val="none" w:sz="0" w:space="0" w:color="auto"/>
            <w:left w:val="none" w:sz="0" w:space="0" w:color="auto"/>
            <w:bottom w:val="none" w:sz="0" w:space="0" w:color="auto"/>
            <w:right w:val="none" w:sz="0" w:space="0" w:color="auto"/>
          </w:divBdr>
        </w:div>
        <w:div w:id="100801192">
          <w:marLeft w:val="480"/>
          <w:marRight w:val="0"/>
          <w:marTop w:val="0"/>
          <w:marBottom w:val="0"/>
          <w:divBdr>
            <w:top w:val="none" w:sz="0" w:space="0" w:color="auto"/>
            <w:left w:val="none" w:sz="0" w:space="0" w:color="auto"/>
            <w:bottom w:val="none" w:sz="0" w:space="0" w:color="auto"/>
            <w:right w:val="none" w:sz="0" w:space="0" w:color="auto"/>
          </w:divBdr>
        </w:div>
        <w:div w:id="102773341">
          <w:marLeft w:val="480"/>
          <w:marRight w:val="0"/>
          <w:marTop w:val="0"/>
          <w:marBottom w:val="0"/>
          <w:divBdr>
            <w:top w:val="none" w:sz="0" w:space="0" w:color="auto"/>
            <w:left w:val="none" w:sz="0" w:space="0" w:color="auto"/>
            <w:bottom w:val="none" w:sz="0" w:space="0" w:color="auto"/>
            <w:right w:val="none" w:sz="0" w:space="0" w:color="auto"/>
          </w:divBdr>
        </w:div>
        <w:div w:id="127213851">
          <w:marLeft w:val="480"/>
          <w:marRight w:val="0"/>
          <w:marTop w:val="0"/>
          <w:marBottom w:val="0"/>
          <w:divBdr>
            <w:top w:val="none" w:sz="0" w:space="0" w:color="auto"/>
            <w:left w:val="none" w:sz="0" w:space="0" w:color="auto"/>
            <w:bottom w:val="none" w:sz="0" w:space="0" w:color="auto"/>
            <w:right w:val="none" w:sz="0" w:space="0" w:color="auto"/>
          </w:divBdr>
        </w:div>
        <w:div w:id="167716013">
          <w:marLeft w:val="480"/>
          <w:marRight w:val="0"/>
          <w:marTop w:val="0"/>
          <w:marBottom w:val="0"/>
          <w:divBdr>
            <w:top w:val="none" w:sz="0" w:space="0" w:color="auto"/>
            <w:left w:val="none" w:sz="0" w:space="0" w:color="auto"/>
            <w:bottom w:val="none" w:sz="0" w:space="0" w:color="auto"/>
            <w:right w:val="none" w:sz="0" w:space="0" w:color="auto"/>
          </w:divBdr>
        </w:div>
        <w:div w:id="178932751">
          <w:marLeft w:val="480"/>
          <w:marRight w:val="0"/>
          <w:marTop w:val="0"/>
          <w:marBottom w:val="0"/>
          <w:divBdr>
            <w:top w:val="none" w:sz="0" w:space="0" w:color="auto"/>
            <w:left w:val="none" w:sz="0" w:space="0" w:color="auto"/>
            <w:bottom w:val="none" w:sz="0" w:space="0" w:color="auto"/>
            <w:right w:val="none" w:sz="0" w:space="0" w:color="auto"/>
          </w:divBdr>
        </w:div>
        <w:div w:id="183326801">
          <w:marLeft w:val="480"/>
          <w:marRight w:val="0"/>
          <w:marTop w:val="0"/>
          <w:marBottom w:val="0"/>
          <w:divBdr>
            <w:top w:val="none" w:sz="0" w:space="0" w:color="auto"/>
            <w:left w:val="none" w:sz="0" w:space="0" w:color="auto"/>
            <w:bottom w:val="none" w:sz="0" w:space="0" w:color="auto"/>
            <w:right w:val="none" w:sz="0" w:space="0" w:color="auto"/>
          </w:divBdr>
        </w:div>
        <w:div w:id="196626692">
          <w:marLeft w:val="480"/>
          <w:marRight w:val="0"/>
          <w:marTop w:val="0"/>
          <w:marBottom w:val="0"/>
          <w:divBdr>
            <w:top w:val="none" w:sz="0" w:space="0" w:color="auto"/>
            <w:left w:val="none" w:sz="0" w:space="0" w:color="auto"/>
            <w:bottom w:val="none" w:sz="0" w:space="0" w:color="auto"/>
            <w:right w:val="none" w:sz="0" w:space="0" w:color="auto"/>
          </w:divBdr>
        </w:div>
        <w:div w:id="207760789">
          <w:marLeft w:val="480"/>
          <w:marRight w:val="0"/>
          <w:marTop w:val="0"/>
          <w:marBottom w:val="0"/>
          <w:divBdr>
            <w:top w:val="none" w:sz="0" w:space="0" w:color="auto"/>
            <w:left w:val="none" w:sz="0" w:space="0" w:color="auto"/>
            <w:bottom w:val="none" w:sz="0" w:space="0" w:color="auto"/>
            <w:right w:val="none" w:sz="0" w:space="0" w:color="auto"/>
          </w:divBdr>
        </w:div>
        <w:div w:id="208540684">
          <w:marLeft w:val="480"/>
          <w:marRight w:val="0"/>
          <w:marTop w:val="0"/>
          <w:marBottom w:val="0"/>
          <w:divBdr>
            <w:top w:val="none" w:sz="0" w:space="0" w:color="auto"/>
            <w:left w:val="none" w:sz="0" w:space="0" w:color="auto"/>
            <w:bottom w:val="none" w:sz="0" w:space="0" w:color="auto"/>
            <w:right w:val="none" w:sz="0" w:space="0" w:color="auto"/>
          </w:divBdr>
        </w:div>
        <w:div w:id="230390239">
          <w:marLeft w:val="480"/>
          <w:marRight w:val="0"/>
          <w:marTop w:val="0"/>
          <w:marBottom w:val="0"/>
          <w:divBdr>
            <w:top w:val="none" w:sz="0" w:space="0" w:color="auto"/>
            <w:left w:val="none" w:sz="0" w:space="0" w:color="auto"/>
            <w:bottom w:val="none" w:sz="0" w:space="0" w:color="auto"/>
            <w:right w:val="none" w:sz="0" w:space="0" w:color="auto"/>
          </w:divBdr>
        </w:div>
        <w:div w:id="233710299">
          <w:marLeft w:val="480"/>
          <w:marRight w:val="0"/>
          <w:marTop w:val="0"/>
          <w:marBottom w:val="0"/>
          <w:divBdr>
            <w:top w:val="none" w:sz="0" w:space="0" w:color="auto"/>
            <w:left w:val="none" w:sz="0" w:space="0" w:color="auto"/>
            <w:bottom w:val="none" w:sz="0" w:space="0" w:color="auto"/>
            <w:right w:val="none" w:sz="0" w:space="0" w:color="auto"/>
          </w:divBdr>
        </w:div>
        <w:div w:id="243760946">
          <w:marLeft w:val="480"/>
          <w:marRight w:val="0"/>
          <w:marTop w:val="0"/>
          <w:marBottom w:val="0"/>
          <w:divBdr>
            <w:top w:val="none" w:sz="0" w:space="0" w:color="auto"/>
            <w:left w:val="none" w:sz="0" w:space="0" w:color="auto"/>
            <w:bottom w:val="none" w:sz="0" w:space="0" w:color="auto"/>
            <w:right w:val="none" w:sz="0" w:space="0" w:color="auto"/>
          </w:divBdr>
        </w:div>
        <w:div w:id="250240328">
          <w:marLeft w:val="480"/>
          <w:marRight w:val="0"/>
          <w:marTop w:val="0"/>
          <w:marBottom w:val="0"/>
          <w:divBdr>
            <w:top w:val="none" w:sz="0" w:space="0" w:color="auto"/>
            <w:left w:val="none" w:sz="0" w:space="0" w:color="auto"/>
            <w:bottom w:val="none" w:sz="0" w:space="0" w:color="auto"/>
            <w:right w:val="none" w:sz="0" w:space="0" w:color="auto"/>
          </w:divBdr>
        </w:div>
        <w:div w:id="259338240">
          <w:marLeft w:val="480"/>
          <w:marRight w:val="0"/>
          <w:marTop w:val="0"/>
          <w:marBottom w:val="0"/>
          <w:divBdr>
            <w:top w:val="none" w:sz="0" w:space="0" w:color="auto"/>
            <w:left w:val="none" w:sz="0" w:space="0" w:color="auto"/>
            <w:bottom w:val="none" w:sz="0" w:space="0" w:color="auto"/>
            <w:right w:val="none" w:sz="0" w:space="0" w:color="auto"/>
          </w:divBdr>
        </w:div>
        <w:div w:id="317540787">
          <w:marLeft w:val="480"/>
          <w:marRight w:val="0"/>
          <w:marTop w:val="0"/>
          <w:marBottom w:val="0"/>
          <w:divBdr>
            <w:top w:val="none" w:sz="0" w:space="0" w:color="auto"/>
            <w:left w:val="none" w:sz="0" w:space="0" w:color="auto"/>
            <w:bottom w:val="none" w:sz="0" w:space="0" w:color="auto"/>
            <w:right w:val="none" w:sz="0" w:space="0" w:color="auto"/>
          </w:divBdr>
        </w:div>
        <w:div w:id="351032760">
          <w:marLeft w:val="480"/>
          <w:marRight w:val="0"/>
          <w:marTop w:val="0"/>
          <w:marBottom w:val="0"/>
          <w:divBdr>
            <w:top w:val="none" w:sz="0" w:space="0" w:color="auto"/>
            <w:left w:val="none" w:sz="0" w:space="0" w:color="auto"/>
            <w:bottom w:val="none" w:sz="0" w:space="0" w:color="auto"/>
            <w:right w:val="none" w:sz="0" w:space="0" w:color="auto"/>
          </w:divBdr>
        </w:div>
        <w:div w:id="378092163">
          <w:marLeft w:val="480"/>
          <w:marRight w:val="0"/>
          <w:marTop w:val="0"/>
          <w:marBottom w:val="0"/>
          <w:divBdr>
            <w:top w:val="none" w:sz="0" w:space="0" w:color="auto"/>
            <w:left w:val="none" w:sz="0" w:space="0" w:color="auto"/>
            <w:bottom w:val="none" w:sz="0" w:space="0" w:color="auto"/>
            <w:right w:val="none" w:sz="0" w:space="0" w:color="auto"/>
          </w:divBdr>
        </w:div>
        <w:div w:id="406804307">
          <w:marLeft w:val="480"/>
          <w:marRight w:val="0"/>
          <w:marTop w:val="0"/>
          <w:marBottom w:val="0"/>
          <w:divBdr>
            <w:top w:val="none" w:sz="0" w:space="0" w:color="auto"/>
            <w:left w:val="none" w:sz="0" w:space="0" w:color="auto"/>
            <w:bottom w:val="none" w:sz="0" w:space="0" w:color="auto"/>
            <w:right w:val="none" w:sz="0" w:space="0" w:color="auto"/>
          </w:divBdr>
        </w:div>
        <w:div w:id="429081089">
          <w:marLeft w:val="480"/>
          <w:marRight w:val="0"/>
          <w:marTop w:val="0"/>
          <w:marBottom w:val="0"/>
          <w:divBdr>
            <w:top w:val="none" w:sz="0" w:space="0" w:color="auto"/>
            <w:left w:val="none" w:sz="0" w:space="0" w:color="auto"/>
            <w:bottom w:val="none" w:sz="0" w:space="0" w:color="auto"/>
            <w:right w:val="none" w:sz="0" w:space="0" w:color="auto"/>
          </w:divBdr>
        </w:div>
        <w:div w:id="465321831">
          <w:marLeft w:val="480"/>
          <w:marRight w:val="0"/>
          <w:marTop w:val="0"/>
          <w:marBottom w:val="0"/>
          <w:divBdr>
            <w:top w:val="none" w:sz="0" w:space="0" w:color="auto"/>
            <w:left w:val="none" w:sz="0" w:space="0" w:color="auto"/>
            <w:bottom w:val="none" w:sz="0" w:space="0" w:color="auto"/>
            <w:right w:val="none" w:sz="0" w:space="0" w:color="auto"/>
          </w:divBdr>
        </w:div>
        <w:div w:id="520051251">
          <w:marLeft w:val="480"/>
          <w:marRight w:val="0"/>
          <w:marTop w:val="0"/>
          <w:marBottom w:val="0"/>
          <w:divBdr>
            <w:top w:val="none" w:sz="0" w:space="0" w:color="auto"/>
            <w:left w:val="none" w:sz="0" w:space="0" w:color="auto"/>
            <w:bottom w:val="none" w:sz="0" w:space="0" w:color="auto"/>
            <w:right w:val="none" w:sz="0" w:space="0" w:color="auto"/>
          </w:divBdr>
        </w:div>
        <w:div w:id="557940717">
          <w:marLeft w:val="480"/>
          <w:marRight w:val="0"/>
          <w:marTop w:val="0"/>
          <w:marBottom w:val="0"/>
          <w:divBdr>
            <w:top w:val="none" w:sz="0" w:space="0" w:color="auto"/>
            <w:left w:val="none" w:sz="0" w:space="0" w:color="auto"/>
            <w:bottom w:val="none" w:sz="0" w:space="0" w:color="auto"/>
            <w:right w:val="none" w:sz="0" w:space="0" w:color="auto"/>
          </w:divBdr>
        </w:div>
        <w:div w:id="576282043">
          <w:marLeft w:val="480"/>
          <w:marRight w:val="0"/>
          <w:marTop w:val="0"/>
          <w:marBottom w:val="0"/>
          <w:divBdr>
            <w:top w:val="none" w:sz="0" w:space="0" w:color="auto"/>
            <w:left w:val="none" w:sz="0" w:space="0" w:color="auto"/>
            <w:bottom w:val="none" w:sz="0" w:space="0" w:color="auto"/>
            <w:right w:val="none" w:sz="0" w:space="0" w:color="auto"/>
          </w:divBdr>
        </w:div>
        <w:div w:id="608776398">
          <w:marLeft w:val="480"/>
          <w:marRight w:val="0"/>
          <w:marTop w:val="0"/>
          <w:marBottom w:val="0"/>
          <w:divBdr>
            <w:top w:val="none" w:sz="0" w:space="0" w:color="auto"/>
            <w:left w:val="none" w:sz="0" w:space="0" w:color="auto"/>
            <w:bottom w:val="none" w:sz="0" w:space="0" w:color="auto"/>
            <w:right w:val="none" w:sz="0" w:space="0" w:color="auto"/>
          </w:divBdr>
        </w:div>
        <w:div w:id="664554323">
          <w:marLeft w:val="480"/>
          <w:marRight w:val="0"/>
          <w:marTop w:val="0"/>
          <w:marBottom w:val="0"/>
          <w:divBdr>
            <w:top w:val="none" w:sz="0" w:space="0" w:color="auto"/>
            <w:left w:val="none" w:sz="0" w:space="0" w:color="auto"/>
            <w:bottom w:val="none" w:sz="0" w:space="0" w:color="auto"/>
            <w:right w:val="none" w:sz="0" w:space="0" w:color="auto"/>
          </w:divBdr>
        </w:div>
        <w:div w:id="671032989">
          <w:marLeft w:val="480"/>
          <w:marRight w:val="0"/>
          <w:marTop w:val="0"/>
          <w:marBottom w:val="0"/>
          <w:divBdr>
            <w:top w:val="none" w:sz="0" w:space="0" w:color="auto"/>
            <w:left w:val="none" w:sz="0" w:space="0" w:color="auto"/>
            <w:bottom w:val="none" w:sz="0" w:space="0" w:color="auto"/>
            <w:right w:val="none" w:sz="0" w:space="0" w:color="auto"/>
          </w:divBdr>
        </w:div>
        <w:div w:id="672222031">
          <w:marLeft w:val="480"/>
          <w:marRight w:val="0"/>
          <w:marTop w:val="0"/>
          <w:marBottom w:val="0"/>
          <w:divBdr>
            <w:top w:val="none" w:sz="0" w:space="0" w:color="auto"/>
            <w:left w:val="none" w:sz="0" w:space="0" w:color="auto"/>
            <w:bottom w:val="none" w:sz="0" w:space="0" w:color="auto"/>
            <w:right w:val="none" w:sz="0" w:space="0" w:color="auto"/>
          </w:divBdr>
        </w:div>
        <w:div w:id="697194478">
          <w:marLeft w:val="480"/>
          <w:marRight w:val="0"/>
          <w:marTop w:val="0"/>
          <w:marBottom w:val="0"/>
          <w:divBdr>
            <w:top w:val="none" w:sz="0" w:space="0" w:color="auto"/>
            <w:left w:val="none" w:sz="0" w:space="0" w:color="auto"/>
            <w:bottom w:val="none" w:sz="0" w:space="0" w:color="auto"/>
            <w:right w:val="none" w:sz="0" w:space="0" w:color="auto"/>
          </w:divBdr>
        </w:div>
        <w:div w:id="705642397">
          <w:marLeft w:val="480"/>
          <w:marRight w:val="0"/>
          <w:marTop w:val="0"/>
          <w:marBottom w:val="0"/>
          <w:divBdr>
            <w:top w:val="none" w:sz="0" w:space="0" w:color="auto"/>
            <w:left w:val="none" w:sz="0" w:space="0" w:color="auto"/>
            <w:bottom w:val="none" w:sz="0" w:space="0" w:color="auto"/>
            <w:right w:val="none" w:sz="0" w:space="0" w:color="auto"/>
          </w:divBdr>
        </w:div>
        <w:div w:id="735930843">
          <w:marLeft w:val="480"/>
          <w:marRight w:val="0"/>
          <w:marTop w:val="0"/>
          <w:marBottom w:val="0"/>
          <w:divBdr>
            <w:top w:val="none" w:sz="0" w:space="0" w:color="auto"/>
            <w:left w:val="none" w:sz="0" w:space="0" w:color="auto"/>
            <w:bottom w:val="none" w:sz="0" w:space="0" w:color="auto"/>
            <w:right w:val="none" w:sz="0" w:space="0" w:color="auto"/>
          </w:divBdr>
        </w:div>
        <w:div w:id="754479056">
          <w:marLeft w:val="480"/>
          <w:marRight w:val="0"/>
          <w:marTop w:val="0"/>
          <w:marBottom w:val="0"/>
          <w:divBdr>
            <w:top w:val="none" w:sz="0" w:space="0" w:color="auto"/>
            <w:left w:val="none" w:sz="0" w:space="0" w:color="auto"/>
            <w:bottom w:val="none" w:sz="0" w:space="0" w:color="auto"/>
            <w:right w:val="none" w:sz="0" w:space="0" w:color="auto"/>
          </w:divBdr>
        </w:div>
        <w:div w:id="771827615">
          <w:marLeft w:val="480"/>
          <w:marRight w:val="0"/>
          <w:marTop w:val="0"/>
          <w:marBottom w:val="0"/>
          <w:divBdr>
            <w:top w:val="none" w:sz="0" w:space="0" w:color="auto"/>
            <w:left w:val="none" w:sz="0" w:space="0" w:color="auto"/>
            <w:bottom w:val="none" w:sz="0" w:space="0" w:color="auto"/>
            <w:right w:val="none" w:sz="0" w:space="0" w:color="auto"/>
          </w:divBdr>
        </w:div>
        <w:div w:id="789281122">
          <w:marLeft w:val="480"/>
          <w:marRight w:val="0"/>
          <w:marTop w:val="0"/>
          <w:marBottom w:val="0"/>
          <w:divBdr>
            <w:top w:val="none" w:sz="0" w:space="0" w:color="auto"/>
            <w:left w:val="none" w:sz="0" w:space="0" w:color="auto"/>
            <w:bottom w:val="none" w:sz="0" w:space="0" w:color="auto"/>
            <w:right w:val="none" w:sz="0" w:space="0" w:color="auto"/>
          </w:divBdr>
        </w:div>
        <w:div w:id="811488509">
          <w:marLeft w:val="480"/>
          <w:marRight w:val="0"/>
          <w:marTop w:val="0"/>
          <w:marBottom w:val="0"/>
          <w:divBdr>
            <w:top w:val="none" w:sz="0" w:space="0" w:color="auto"/>
            <w:left w:val="none" w:sz="0" w:space="0" w:color="auto"/>
            <w:bottom w:val="none" w:sz="0" w:space="0" w:color="auto"/>
            <w:right w:val="none" w:sz="0" w:space="0" w:color="auto"/>
          </w:divBdr>
        </w:div>
        <w:div w:id="846673094">
          <w:marLeft w:val="480"/>
          <w:marRight w:val="0"/>
          <w:marTop w:val="0"/>
          <w:marBottom w:val="0"/>
          <w:divBdr>
            <w:top w:val="none" w:sz="0" w:space="0" w:color="auto"/>
            <w:left w:val="none" w:sz="0" w:space="0" w:color="auto"/>
            <w:bottom w:val="none" w:sz="0" w:space="0" w:color="auto"/>
            <w:right w:val="none" w:sz="0" w:space="0" w:color="auto"/>
          </w:divBdr>
        </w:div>
        <w:div w:id="925040897">
          <w:marLeft w:val="480"/>
          <w:marRight w:val="0"/>
          <w:marTop w:val="0"/>
          <w:marBottom w:val="0"/>
          <w:divBdr>
            <w:top w:val="none" w:sz="0" w:space="0" w:color="auto"/>
            <w:left w:val="none" w:sz="0" w:space="0" w:color="auto"/>
            <w:bottom w:val="none" w:sz="0" w:space="0" w:color="auto"/>
            <w:right w:val="none" w:sz="0" w:space="0" w:color="auto"/>
          </w:divBdr>
        </w:div>
        <w:div w:id="939605607">
          <w:marLeft w:val="480"/>
          <w:marRight w:val="0"/>
          <w:marTop w:val="0"/>
          <w:marBottom w:val="0"/>
          <w:divBdr>
            <w:top w:val="none" w:sz="0" w:space="0" w:color="auto"/>
            <w:left w:val="none" w:sz="0" w:space="0" w:color="auto"/>
            <w:bottom w:val="none" w:sz="0" w:space="0" w:color="auto"/>
            <w:right w:val="none" w:sz="0" w:space="0" w:color="auto"/>
          </w:divBdr>
        </w:div>
        <w:div w:id="940995205">
          <w:marLeft w:val="480"/>
          <w:marRight w:val="0"/>
          <w:marTop w:val="0"/>
          <w:marBottom w:val="0"/>
          <w:divBdr>
            <w:top w:val="none" w:sz="0" w:space="0" w:color="auto"/>
            <w:left w:val="none" w:sz="0" w:space="0" w:color="auto"/>
            <w:bottom w:val="none" w:sz="0" w:space="0" w:color="auto"/>
            <w:right w:val="none" w:sz="0" w:space="0" w:color="auto"/>
          </w:divBdr>
        </w:div>
        <w:div w:id="949439239">
          <w:marLeft w:val="480"/>
          <w:marRight w:val="0"/>
          <w:marTop w:val="0"/>
          <w:marBottom w:val="0"/>
          <w:divBdr>
            <w:top w:val="none" w:sz="0" w:space="0" w:color="auto"/>
            <w:left w:val="none" w:sz="0" w:space="0" w:color="auto"/>
            <w:bottom w:val="none" w:sz="0" w:space="0" w:color="auto"/>
            <w:right w:val="none" w:sz="0" w:space="0" w:color="auto"/>
          </w:divBdr>
        </w:div>
        <w:div w:id="970594071">
          <w:marLeft w:val="480"/>
          <w:marRight w:val="0"/>
          <w:marTop w:val="0"/>
          <w:marBottom w:val="0"/>
          <w:divBdr>
            <w:top w:val="none" w:sz="0" w:space="0" w:color="auto"/>
            <w:left w:val="none" w:sz="0" w:space="0" w:color="auto"/>
            <w:bottom w:val="none" w:sz="0" w:space="0" w:color="auto"/>
            <w:right w:val="none" w:sz="0" w:space="0" w:color="auto"/>
          </w:divBdr>
        </w:div>
        <w:div w:id="985206292">
          <w:marLeft w:val="480"/>
          <w:marRight w:val="0"/>
          <w:marTop w:val="0"/>
          <w:marBottom w:val="0"/>
          <w:divBdr>
            <w:top w:val="none" w:sz="0" w:space="0" w:color="auto"/>
            <w:left w:val="none" w:sz="0" w:space="0" w:color="auto"/>
            <w:bottom w:val="none" w:sz="0" w:space="0" w:color="auto"/>
            <w:right w:val="none" w:sz="0" w:space="0" w:color="auto"/>
          </w:divBdr>
        </w:div>
        <w:div w:id="1011106357">
          <w:marLeft w:val="480"/>
          <w:marRight w:val="0"/>
          <w:marTop w:val="0"/>
          <w:marBottom w:val="0"/>
          <w:divBdr>
            <w:top w:val="none" w:sz="0" w:space="0" w:color="auto"/>
            <w:left w:val="none" w:sz="0" w:space="0" w:color="auto"/>
            <w:bottom w:val="none" w:sz="0" w:space="0" w:color="auto"/>
            <w:right w:val="none" w:sz="0" w:space="0" w:color="auto"/>
          </w:divBdr>
        </w:div>
      </w:divsChild>
    </w:div>
    <w:div w:id="232811474">
      <w:bodyDiv w:val="1"/>
      <w:marLeft w:val="0"/>
      <w:marRight w:val="0"/>
      <w:marTop w:val="0"/>
      <w:marBottom w:val="0"/>
      <w:divBdr>
        <w:top w:val="none" w:sz="0" w:space="0" w:color="auto"/>
        <w:left w:val="none" w:sz="0" w:space="0" w:color="auto"/>
        <w:bottom w:val="none" w:sz="0" w:space="0" w:color="auto"/>
        <w:right w:val="none" w:sz="0" w:space="0" w:color="auto"/>
      </w:divBdr>
    </w:div>
    <w:div w:id="233246895">
      <w:bodyDiv w:val="1"/>
      <w:marLeft w:val="0"/>
      <w:marRight w:val="0"/>
      <w:marTop w:val="0"/>
      <w:marBottom w:val="0"/>
      <w:divBdr>
        <w:top w:val="none" w:sz="0" w:space="0" w:color="auto"/>
        <w:left w:val="none" w:sz="0" w:space="0" w:color="auto"/>
        <w:bottom w:val="none" w:sz="0" w:space="0" w:color="auto"/>
        <w:right w:val="none" w:sz="0" w:space="0" w:color="auto"/>
      </w:divBdr>
    </w:div>
    <w:div w:id="233315583">
      <w:bodyDiv w:val="1"/>
      <w:marLeft w:val="0"/>
      <w:marRight w:val="0"/>
      <w:marTop w:val="0"/>
      <w:marBottom w:val="0"/>
      <w:divBdr>
        <w:top w:val="none" w:sz="0" w:space="0" w:color="auto"/>
        <w:left w:val="none" w:sz="0" w:space="0" w:color="auto"/>
        <w:bottom w:val="none" w:sz="0" w:space="0" w:color="auto"/>
        <w:right w:val="none" w:sz="0" w:space="0" w:color="auto"/>
      </w:divBdr>
    </w:div>
    <w:div w:id="233391681">
      <w:bodyDiv w:val="1"/>
      <w:marLeft w:val="0"/>
      <w:marRight w:val="0"/>
      <w:marTop w:val="0"/>
      <w:marBottom w:val="0"/>
      <w:divBdr>
        <w:top w:val="none" w:sz="0" w:space="0" w:color="auto"/>
        <w:left w:val="none" w:sz="0" w:space="0" w:color="auto"/>
        <w:bottom w:val="none" w:sz="0" w:space="0" w:color="auto"/>
        <w:right w:val="none" w:sz="0" w:space="0" w:color="auto"/>
      </w:divBdr>
    </w:div>
    <w:div w:id="233666889">
      <w:bodyDiv w:val="1"/>
      <w:marLeft w:val="0"/>
      <w:marRight w:val="0"/>
      <w:marTop w:val="0"/>
      <w:marBottom w:val="0"/>
      <w:divBdr>
        <w:top w:val="none" w:sz="0" w:space="0" w:color="auto"/>
        <w:left w:val="none" w:sz="0" w:space="0" w:color="auto"/>
        <w:bottom w:val="none" w:sz="0" w:space="0" w:color="auto"/>
        <w:right w:val="none" w:sz="0" w:space="0" w:color="auto"/>
      </w:divBdr>
      <w:divsChild>
        <w:div w:id="95946456">
          <w:marLeft w:val="480"/>
          <w:marRight w:val="0"/>
          <w:marTop w:val="0"/>
          <w:marBottom w:val="0"/>
          <w:divBdr>
            <w:top w:val="none" w:sz="0" w:space="0" w:color="auto"/>
            <w:left w:val="none" w:sz="0" w:space="0" w:color="auto"/>
            <w:bottom w:val="none" w:sz="0" w:space="0" w:color="auto"/>
            <w:right w:val="none" w:sz="0" w:space="0" w:color="auto"/>
          </w:divBdr>
        </w:div>
        <w:div w:id="164054105">
          <w:marLeft w:val="480"/>
          <w:marRight w:val="0"/>
          <w:marTop w:val="0"/>
          <w:marBottom w:val="0"/>
          <w:divBdr>
            <w:top w:val="none" w:sz="0" w:space="0" w:color="auto"/>
            <w:left w:val="none" w:sz="0" w:space="0" w:color="auto"/>
            <w:bottom w:val="none" w:sz="0" w:space="0" w:color="auto"/>
            <w:right w:val="none" w:sz="0" w:space="0" w:color="auto"/>
          </w:divBdr>
        </w:div>
        <w:div w:id="167521456">
          <w:marLeft w:val="480"/>
          <w:marRight w:val="0"/>
          <w:marTop w:val="0"/>
          <w:marBottom w:val="0"/>
          <w:divBdr>
            <w:top w:val="none" w:sz="0" w:space="0" w:color="auto"/>
            <w:left w:val="none" w:sz="0" w:space="0" w:color="auto"/>
            <w:bottom w:val="none" w:sz="0" w:space="0" w:color="auto"/>
            <w:right w:val="none" w:sz="0" w:space="0" w:color="auto"/>
          </w:divBdr>
        </w:div>
        <w:div w:id="255989470">
          <w:marLeft w:val="480"/>
          <w:marRight w:val="0"/>
          <w:marTop w:val="0"/>
          <w:marBottom w:val="0"/>
          <w:divBdr>
            <w:top w:val="none" w:sz="0" w:space="0" w:color="auto"/>
            <w:left w:val="none" w:sz="0" w:space="0" w:color="auto"/>
            <w:bottom w:val="none" w:sz="0" w:space="0" w:color="auto"/>
            <w:right w:val="none" w:sz="0" w:space="0" w:color="auto"/>
          </w:divBdr>
        </w:div>
        <w:div w:id="337461723">
          <w:marLeft w:val="480"/>
          <w:marRight w:val="0"/>
          <w:marTop w:val="0"/>
          <w:marBottom w:val="0"/>
          <w:divBdr>
            <w:top w:val="none" w:sz="0" w:space="0" w:color="auto"/>
            <w:left w:val="none" w:sz="0" w:space="0" w:color="auto"/>
            <w:bottom w:val="none" w:sz="0" w:space="0" w:color="auto"/>
            <w:right w:val="none" w:sz="0" w:space="0" w:color="auto"/>
          </w:divBdr>
        </w:div>
        <w:div w:id="389698239">
          <w:marLeft w:val="480"/>
          <w:marRight w:val="0"/>
          <w:marTop w:val="0"/>
          <w:marBottom w:val="0"/>
          <w:divBdr>
            <w:top w:val="none" w:sz="0" w:space="0" w:color="auto"/>
            <w:left w:val="none" w:sz="0" w:space="0" w:color="auto"/>
            <w:bottom w:val="none" w:sz="0" w:space="0" w:color="auto"/>
            <w:right w:val="none" w:sz="0" w:space="0" w:color="auto"/>
          </w:divBdr>
        </w:div>
        <w:div w:id="395082064">
          <w:marLeft w:val="480"/>
          <w:marRight w:val="0"/>
          <w:marTop w:val="0"/>
          <w:marBottom w:val="0"/>
          <w:divBdr>
            <w:top w:val="none" w:sz="0" w:space="0" w:color="auto"/>
            <w:left w:val="none" w:sz="0" w:space="0" w:color="auto"/>
            <w:bottom w:val="none" w:sz="0" w:space="0" w:color="auto"/>
            <w:right w:val="none" w:sz="0" w:space="0" w:color="auto"/>
          </w:divBdr>
        </w:div>
        <w:div w:id="513345081">
          <w:marLeft w:val="480"/>
          <w:marRight w:val="0"/>
          <w:marTop w:val="0"/>
          <w:marBottom w:val="0"/>
          <w:divBdr>
            <w:top w:val="none" w:sz="0" w:space="0" w:color="auto"/>
            <w:left w:val="none" w:sz="0" w:space="0" w:color="auto"/>
            <w:bottom w:val="none" w:sz="0" w:space="0" w:color="auto"/>
            <w:right w:val="none" w:sz="0" w:space="0" w:color="auto"/>
          </w:divBdr>
        </w:div>
        <w:div w:id="589512220">
          <w:marLeft w:val="480"/>
          <w:marRight w:val="0"/>
          <w:marTop w:val="0"/>
          <w:marBottom w:val="0"/>
          <w:divBdr>
            <w:top w:val="none" w:sz="0" w:space="0" w:color="auto"/>
            <w:left w:val="none" w:sz="0" w:space="0" w:color="auto"/>
            <w:bottom w:val="none" w:sz="0" w:space="0" w:color="auto"/>
            <w:right w:val="none" w:sz="0" w:space="0" w:color="auto"/>
          </w:divBdr>
        </w:div>
        <w:div w:id="788551716">
          <w:marLeft w:val="480"/>
          <w:marRight w:val="0"/>
          <w:marTop w:val="0"/>
          <w:marBottom w:val="0"/>
          <w:divBdr>
            <w:top w:val="none" w:sz="0" w:space="0" w:color="auto"/>
            <w:left w:val="none" w:sz="0" w:space="0" w:color="auto"/>
            <w:bottom w:val="none" w:sz="0" w:space="0" w:color="auto"/>
            <w:right w:val="none" w:sz="0" w:space="0" w:color="auto"/>
          </w:divBdr>
        </w:div>
        <w:div w:id="850988629">
          <w:marLeft w:val="480"/>
          <w:marRight w:val="0"/>
          <w:marTop w:val="0"/>
          <w:marBottom w:val="0"/>
          <w:divBdr>
            <w:top w:val="none" w:sz="0" w:space="0" w:color="auto"/>
            <w:left w:val="none" w:sz="0" w:space="0" w:color="auto"/>
            <w:bottom w:val="none" w:sz="0" w:space="0" w:color="auto"/>
            <w:right w:val="none" w:sz="0" w:space="0" w:color="auto"/>
          </w:divBdr>
        </w:div>
        <w:div w:id="872419686">
          <w:marLeft w:val="480"/>
          <w:marRight w:val="0"/>
          <w:marTop w:val="0"/>
          <w:marBottom w:val="0"/>
          <w:divBdr>
            <w:top w:val="none" w:sz="0" w:space="0" w:color="auto"/>
            <w:left w:val="none" w:sz="0" w:space="0" w:color="auto"/>
            <w:bottom w:val="none" w:sz="0" w:space="0" w:color="auto"/>
            <w:right w:val="none" w:sz="0" w:space="0" w:color="auto"/>
          </w:divBdr>
        </w:div>
        <w:div w:id="878248023">
          <w:marLeft w:val="480"/>
          <w:marRight w:val="0"/>
          <w:marTop w:val="0"/>
          <w:marBottom w:val="0"/>
          <w:divBdr>
            <w:top w:val="none" w:sz="0" w:space="0" w:color="auto"/>
            <w:left w:val="none" w:sz="0" w:space="0" w:color="auto"/>
            <w:bottom w:val="none" w:sz="0" w:space="0" w:color="auto"/>
            <w:right w:val="none" w:sz="0" w:space="0" w:color="auto"/>
          </w:divBdr>
        </w:div>
        <w:div w:id="879905172">
          <w:marLeft w:val="480"/>
          <w:marRight w:val="0"/>
          <w:marTop w:val="0"/>
          <w:marBottom w:val="0"/>
          <w:divBdr>
            <w:top w:val="none" w:sz="0" w:space="0" w:color="auto"/>
            <w:left w:val="none" w:sz="0" w:space="0" w:color="auto"/>
            <w:bottom w:val="none" w:sz="0" w:space="0" w:color="auto"/>
            <w:right w:val="none" w:sz="0" w:space="0" w:color="auto"/>
          </w:divBdr>
        </w:div>
      </w:divsChild>
    </w:div>
    <w:div w:id="233976793">
      <w:bodyDiv w:val="1"/>
      <w:marLeft w:val="0"/>
      <w:marRight w:val="0"/>
      <w:marTop w:val="0"/>
      <w:marBottom w:val="0"/>
      <w:divBdr>
        <w:top w:val="none" w:sz="0" w:space="0" w:color="auto"/>
        <w:left w:val="none" w:sz="0" w:space="0" w:color="auto"/>
        <w:bottom w:val="none" w:sz="0" w:space="0" w:color="auto"/>
        <w:right w:val="none" w:sz="0" w:space="0" w:color="auto"/>
      </w:divBdr>
    </w:div>
    <w:div w:id="234169747">
      <w:bodyDiv w:val="1"/>
      <w:marLeft w:val="0"/>
      <w:marRight w:val="0"/>
      <w:marTop w:val="0"/>
      <w:marBottom w:val="0"/>
      <w:divBdr>
        <w:top w:val="none" w:sz="0" w:space="0" w:color="auto"/>
        <w:left w:val="none" w:sz="0" w:space="0" w:color="auto"/>
        <w:bottom w:val="none" w:sz="0" w:space="0" w:color="auto"/>
        <w:right w:val="none" w:sz="0" w:space="0" w:color="auto"/>
      </w:divBdr>
    </w:div>
    <w:div w:id="234320707">
      <w:bodyDiv w:val="1"/>
      <w:marLeft w:val="0"/>
      <w:marRight w:val="0"/>
      <w:marTop w:val="0"/>
      <w:marBottom w:val="0"/>
      <w:divBdr>
        <w:top w:val="none" w:sz="0" w:space="0" w:color="auto"/>
        <w:left w:val="none" w:sz="0" w:space="0" w:color="auto"/>
        <w:bottom w:val="none" w:sz="0" w:space="0" w:color="auto"/>
        <w:right w:val="none" w:sz="0" w:space="0" w:color="auto"/>
      </w:divBdr>
    </w:div>
    <w:div w:id="234517118">
      <w:bodyDiv w:val="1"/>
      <w:marLeft w:val="0"/>
      <w:marRight w:val="0"/>
      <w:marTop w:val="0"/>
      <w:marBottom w:val="0"/>
      <w:divBdr>
        <w:top w:val="none" w:sz="0" w:space="0" w:color="auto"/>
        <w:left w:val="none" w:sz="0" w:space="0" w:color="auto"/>
        <w:bottom w:val="none" w:sz="0" w:space="0" w:color="auto"/>
        <w:right w:val="none" w:sz="0" w:space="0" w:color="auto"/>
      </w:divBdr>
    </w:div>
    <w:div w:id="234631417">
      <w:bodyDiv w:val="1"/>
      <w:marLeft w:val="0"/>
      <w:marRight w:val="0"/>
      <w:marTop w:val="0"/>
      <w:marBottom w:val="0"/>
      <w:divBdr>
        <w:top w:val="none" w:sz="0" w:space="0" w:color="auto"/>
        <w:left w:val="none" w:sz="0" w:space="0" w:color="auto"/>
        <w:bottom w:val="none" w:sz="0" w:space="0" w:color="auto"/>
        <w:right w:val="none" w:sz="0" w:space="0" w:color="auto"/>
      </w:divBdr>
    </w:div>
    <w:div w:id="234778822">
      <w:bodyDiv w:val="1"/>
      <w:marLeft w:val="0"/>
      <w:marRight w:val="0"/>
      <w:marTop w:val="0"/>
      <w:marBottom w:val="0"/>
      <w:divBdr>
        <w:top w:val="none" w:sz="0" w:space="0" w:color="auto"/>
        <w:left w:val="none" w:sz="0" w:space="0" w:color="auto"/>
        <w:bottom w:val="none" w:sz="0" w:space="0" w:color="auto"/>
        <w:right w:val="none" w:sz="0" w:space="0" w:color="auto"/>
      </w:divBdr>
    </w:div>
    <w:div w:id="234780799">
      <w:bodyDiv w:val="1"/>
      <w:marLeft w:val="0"/>
      <w:marRight w:val="0"/>
      <w:marTop w:val="0"/>
      <w:marBottom w:val="0"/>
      <w:divBdr>
        <w:top w:val="none" w:sz="0" w:space="0" w:color="auto"/>
        <w:left w:val="none" w:sz="0" w:space="0" w:color="auto"/>
        <w:bottom w:val="none" w:sz="0" w:space="0" w:color="auto"/>
        <w:right w:val="none" w:sz="0" w:space="0" w:color="auto"/>
      </w:divBdr>
    </w:div>
    <w:div w:id="235089619">
      <w:bodyDiv w:val="1"/>
      <w:marLeft w:val="0"/>
      <w:marRight w:val="0"/>
      <w:marTop w:val="0"/>
      <w:marBottom w:val="0"/>
      <w:divBdr>
        <w:top w:val="none" w:sz="0" w:space="0" w:color="auto"/>
        <w:left w:val="none" w:sz="0" w:space="0" w:color="auto"/>
        <w:bottom w:val="none" w:sz="0" w:space="0" w:color="auto"/>
        <w:right w:val="none" w:sz="0" w:space="0" w:color="auto"/>
      </w:divBdr>
    </w:div>
    <w:div w:id="235096284">
      <w:bodyDiv w:val="1"/>
      <w:marLeft w:val="0"/>
      <w:marRight w:val="0"/>
      <w:marTop w:val="0"/>
      <w:marBottom w:val="0"/>
      <w:divBdr>
        <w:top w:val="none" w:sz="0" w:space="0" w:color="auto"/>
        <w:left w:val="none" w:sz="0" w:space="0" w:color="auto"/>
        <w:bottom w:val="none" w:sz="0" w:space="0" w:color="auto"/>
        <w:right w:val="none" w:sz="0" w:space="0" w:color="auto"/>
      </w:divBdr>
    </w:div>
    <w:div w:id="235550386">
      <w:bodyDiv w:val="1"/>
      <w:marLeft w:val="0"/>
      <w:marRight w:val="0"/>
      <w:marTop w:val="0"/>
      <w:marBottom w:val="0"/>
      <w:divBdr>
        <w:top w:val="none" w:sz="0" w:space="0" w:color="auto"/>
        <w:left w:val="none" w:sz="0" w:space="0" w:color="auto"/>
        <w:bottom w:val="none" w:sz="0" w:space="0" w:color="auto"/>
        <w:right w:val="none" w:sz="0" w:space="0" w:color="auto"/>
      </w:divBdr>
    </w:div>
    <w:div w:id="235557781">
      <w:bodyDiv w:val="1"/>
      <w:marLeft w:val="0"/>
      <w:marRight w:val="0"/>
      <w:marTop w:val="0"/>
      <w:marBottom w:val="0"/>
      <w:divBdr>
        <w:top w:val="none" w:sz="0" w:space="0" w:color="auto"/>
        <w:left w:val="none" w:sz="0" w:space="0" w:color="auto"/>
        <w:bottom w:val="none" w:sz="0" w:space="0" w:color="auto"/>
        <w:right w:val="none" w:sz="0" w:space="0" w:color="auto"/>
      </w:divBdr>
    </w:div>
    <w:div w:id="236206170">
      <w:bodyDiv w:val="1"/>
      <w:marLeft w:val="0"/>
      <w:marRight w:val="0"/>
      <w:marTop w:val="0"/>
      <w:marBottom w:val="0"/>
      <w:divBdr>
        <w:top w:val="none" w:sz="0" w:space="0" w:color="auto"/>
        <w:left w:val="none" w:sz="0" w:space="0" w:color="auto"/>
        <w:bottom w:val="none" w:sz="0" w:space="0" w:color="auto"/>
        <w:right w:val="none" w:sz="0" w:space="0" w:color="auto"/>
      </w:divBdr>
    </w:div>
    <w:div w:id="236284943">
      <w:bodyDiv w:val="1"/>
      <w:marLeft w:val="0"/>
      <w:marRight w:val="0"/>
      <w:marTop w:val="0"/>
      <w:marBottom w:val="0"/>
      <w:divBdr>
        <w:top w:val="none" w:sz="0" w:space="0" w:color="auto"/>
        <w:left w:val="none" w:sz="0" w:space="0" w:color="auto"/>
        <w:bottom w:val="none" w:sz="0" w:space="0" w:color="auto"/>
        <w:right w:val="none" w:sz="0" w:space="0" w:color="auto"/>
      </w:divBdr>
    </w:div>
    <w:div w:id="236330740">
      <w:bodyDiv w:val="1"/>
      <w:marLeft w:val="0"/>
      <w:marRight w:val="0"/>
      <w:marTop w:val="0"/>
      <w:marBottom w:val="0"/>
      <w:divBdr>
        <w:top w:val="none" w:sz="0" w:space="0" w:color="auto"/>
        <w:left w:val="none" w:sz="0" w:space="0" w:color="auto"/>
        <w:bottom w:val="none" w:sz="0" w:space="0" w:color="auto"/>
        <w:right w:val="none" w:sz="0" w:space="0" w:color="auto"/>
      </w:divBdr>
    </w:div>
    <w:div w:id="236788055">
      <w:bodyDiv w:val="1"/>
      <w:marLeft w:val="0"/>
      <w:marRight w:val="0"/>
      <w:marTop w:val="0"/>
      <w:marBottom w:val="0"/>
      <w:divBdr>
        <w:top w:val="none" w:sz="0" w:space="0" w:color="auto"/>
        <w:left w:val="none" w:sz="0" w:space="0" w:color="auto"/>
        <w:bottom w:val="none" w:sz="0" w:space="0" w:color="auto"/>
        <w:right w:val="none" w:sz="0" w:space="0" w:color="auto"/>
      </w:divBdr>
      <w:divsChild>
        <w:div w:id="89281038">
          <w:marLeft w:val="480"/>
          <w:marRight w:val="0"/>
          <w:marTop w:val="0"/>
          <w:marBottom w:val="0"/>
          <w:divBdr>
            <w:top w:val="none" w:sz="0" w:space="0" w:color="auto"/>
            <w:left w:val="none" w:sz="0" w:space="0" w:color="auto"/>
            <w:bottom w:val="none" w:sz="0" w:space="0" w:color="auto"/>
            <w:right w:val="none" w:sz="0" w:space="0" w:color="auto"/>
          </w:divBdr>
        </w:div>
        <w:div w:id="116338953">
          <w:marLeft w:val="480"/>
          <w:marRight w:val="0"/>
          <w:marTop w:val="0"/>
          <w:marBottom w:val="0"/>
          <w:divBdr>
            <w:top w:val="none" w:sz="0" w:space="0" w:color="auto"/>
            <w:left w:val="none" w:sz="0" w:space="0" w:color="auto"/>
            <w:bottom w:val="none" w:sz="0" w:space="0" w:color="auto"/>
            <w:right w:val="none" w:sz="0" w:space="0" w:color="auto"/>
          </w:divBdr>
        </w:div>
        <w:div w:id="180707714">
          <w:marLeft w:val="480"/>
          <w:marRight w:val="0"/>
          <w:marTop w:val="0"/>
          <w:marBottom w:val="0"/>
          <w:divBdr>
            <w:top w:val="none" w:sz="0" w:space="0" w:color="auto"/>
            <w:left w:val="none" w:sz="0" w:space="0" w:color="auto"/>
            <w:bottom w:val="none" w:sz="0" w:space="0" w:color="auto"/>
            <w:right w:val="none" w:sz="0" w:space="0" w:color="auto"/>
          </w:divBdr>
        </w:div>
        <w:div w:id="187718654">
          <w:marLeft w:val="480"/>
          <w:marRight w:val="0"/>
          <w:marTop w:val="0"/>
          <w:marBottom w:val="0"/>
          <w:divBdr>
            <w:top w:val="none" w:sz="0" w:space="0" w:color="auto"/>
            <w:left w:val="none" w:sz="0" w:space="0" w:color="auto"/>
            <w:bottom w:val="none" w:sz="0" w:space="0" w:color="auto"/>
            <w:right w:val="none" w:sz="0" w:space="0" w:color="auto"/>
          </w:divBdr>
        </w:div>
        <w:div w:id="272832410">
          <w:marLeft w:val="480"/>
          <w:marRight w:val="0"/>
          <w:marTop w:val="0"/>
          <w:marBottom w:val="0"/>
          <w:divBdr>
            <w:top w:val="none" w:sz="0" w:space="0" w:color="auto"/>
            <w:left w:val="none" w:sz="0" w:space="0" w:color="auto"/>
            <w:bottom w:val="none" w:sz="0" w:space="0" w:color="auto"/>
            <w:right w:val="none" w:sz="0" w:space="0" w:color="auto"/>
          </w:divBdr>
        </w:div>
        <w:div w:id="319889301">
          <w:marLeft w:val="480"/>
          <w:marRight w:val="0"/>
          <w:marTop w:val="0"/>
          <w:marBottom w:val="0"/>
          <w:divBdr>
            <w:top w:val="none" w:sz="0" w:space="0" w:color="auto"/>
            <w:left w:val="none" w:sz="0" w:space="0" w:color="auto"/>
            <w:bottom w:val="none" w:sz="0" w:space="0" w:color="auto"/>
            <w:right w:val="none" w:sz="0" w:space="0" w:color="auto"/>
          </w:divBdr>
        </w:div>
        <w:div w:id="350033792">
          <w:marLeft w:val="480"/>
          <w:marRight w:val="0"/>
          <w:marTop w:val="0"/>
          <w:marBottom w:val="0"/>
          <w:divBdr>
            <w:top w:val="none" w:sz="0" w:space="0" w:color="auto"/>
            <w:left w:val="none" w:sz="0" w:space="0" w:color="auto"/>
            <w:bottom w:val="none" w:sz="0" w:space="0" w:color="auto"/>
            <w:right w:val="none" w:sz="0" w:space="0" w:color="auto"/>
          </w:divBdr>
        </w:div>
        <w:div w:id="498346803">
          <w:marLeft w:val="480"/>
          <w:marRight w:val="0"/>
          <w:marTop w:val="0"/>
          <w:marBottom w:val="0"/>
          <w:divBdr>
            <w:top w:val="none" w:sz="0" w:space="0" w:color="auto"/>
            <w:left w:val="none" w:sz="0" w:space="0" w:color="auto"/>
            <w:bottom w:val="none" w:sz="0" w:space="0" w:color="auto"/>
            <w:right w:val="none" w:sz="0" w:space="0" w:color="auto"/>
          </w:divBdr>
        </w:div>
        <w:div w:id="538320618">
          <w:marLeft w:val="480"/>
          <w:marRight w:val="0"/>
          <w:marTop w:val="0"/>
          <w:marBottom w:val="0"/>
          <w:divBdr>
            <w:top w:val="none" w:sz="0" w:space="0" w:color="auto"/>
            <w:left w:val="none" w:sz="0" w:space="0" w:color="auto"/>
            <w:bottom w:val="none" w:sz="0" w:space="0" w:color="auto"/>
            <w:right w:val="none" w:sz="0" w:space="0" w:color="auto"/>
          </w:divBdr>
        </w:div>
        <w:div w:id="546452057">
          <w:marLeft w:val="480"/>
          <w:marRight w:val="0"/>
          <w:marTop w:val="0"/>
          <w:marBottom w:val="0"/>
          <w:divBdr>
            <w:top w:val="none" w:sz="0" w:space="0" w:color="auto"/>
            <w:left w:val="none" w:sz="0" w:space="0" w:color="auto"/>
            <w:bottom w:val="none" w:sz="0" w:space="0" w:color="auto"/>
            <w:right w:val="none" w:sz="0" w:space="0" w:color="auto"/>
          </w:divBdr>
        </w:div>
        <w:div w:id="599990669">
          <w:marLeft w:val="480"/>
          <w:marRight w:val="0"/>
          <w:marTop w:val="0"/>
          <w:marBottom w:val="0"/>
          <w:divBdr>
            <w:top w:val="none" w:sz="0" w:space="0" w:color="auto"/>
            <w:left w:val="none" w:sz="0" w:space="0" w:color="auto"/>
            <w:bottom w:val="none" w:sz="0" w:space="0" w:color="auto"/>
            <w:right w:val="none" w:sz="0" w:space="0" w:color="auto"/>
          </w:divBdr>
        </w:div>
        <w:div w:id="696279359">
          <w:marLeft w:val="480"/>
          <w:marRight w:val="0"/>
          <w:marTop w:val="0"/>
          <w:marBottom w:val="0"/>
          <w:divBdr>
            <w:top w:val="none" w:sz="0" w:space="0" w:color="auto"/>
            <w:left w:val="none" w:sz="0" w:space="0" w:color="auto"/>
            <w:bottom w:val="none" w:sz="0" w:space="0" w:color="auto"/>
            <w:right w:val="none" w:sz="0" w:space="0" w:color="auto"/>
          </w:divBdr>
        </w:div>
        <w:div w:id="705368617">
          <w:marLeft w:val="480"/>
          <w:marRight w:val="0"/>
          <w:marTop w:val="0"/>
          <w:marBottom w:val="0"/>
          <w:divBdr>
            <w:top w:val="none" w:sz="0" w:space="0" w:color="auto"/>
            <w:left w:val="none" w:sz="0" w:space="0" w:color="auto"/>
            <w:bottom w:val="none" w:sz="0" w:space="0" w:color="auto"/>
            <w:right w:val="none" w:sz="0" w:space="0" w:color="auto"/>
          </w:divBdr>
        </w:div>
        <w:div w:id="709300517">
          <w:marLeft w:val="480"/>
          <w:marRight w:val="0"/>
          <w:marTop w:val="0"/>
          <w:marBottom w:val="0"/>
          <w:divBdr>
            <w:top w:val="none" w:sz="0" w:space="0" w:color="auto"/>
            <w:left w:val="none" w:sz="0" w:space="0" w:color="auto"/>
            <w:bottom w:val="none" w:sz="0" w:space="0" w:color="auto"/>
            <w:right w:val="none" w:sz="0" w:space="0" w:color="auto"/>
          </w:divBdr>
        </w:div>
        <w:div w:id="817458394">
          <w:marLeft w:val="480"/>
          <w:marRight w:val="0"/>
          <w:marTop w:val="0"/>
          <w:marBottom w:val="0"/>
          <w:divBdr>
            <w:top w:val="none" w:sz="0" w:space="0" w:color="auto"/>
            <w:left w:val="none" w:sz="0" w:space="0" w:color="auto"/>
            <w:bottom w:val="none" w:sz="0" w:space="0" w:color="auto"/>
            <w:right w:val="none" w:sz="0" w:space="0" w:color="auto"/>
          </w:divBdr>
        </w:div>
        <w:div w:id="896552957">
          <w:marLeft w:val="480"/>
          <w:marRight w:val="0"/>
          <w:marTop w:val="0"/>
          <w:marBottom w:val="0"/>
          <w:divBdr>
            <w:top w:val="none" w:sz="0" w:space="0" w:color="auto"/>
            <w:left w:val="none" w:sz="0" w:space="0" w:color="auto"/>
            <w:bottom w:val="none" w:sz="0" w:space="0" w:color="auto"/>
            <w:right w:val="none" w:sz="0" w:space="0" w:color="auto"/>
          </w:divBdr>
        </w:div>
        <w:div w:id="964888531">
          <w:marLeft w:val="480"/>
          <w:marRight w:val="0"/>
          <w:marTop w:val="0"/>
          <w:marBottom w:val="0"/>
          <w:divBdr>
            <w:top w:val="none" w:sz="0" w:space="0" w:color="auto"/>
            <w:left w:val="none" w:sz="0" w:space="0" w:color="auto"/>
            <w:bottom w:val="none" w:sz="0" w:space="0" w:color="auto"/>
            <w:right w:val="none" w:sz="0" w:space="0" w:color="auto"/>
          </w:divBdr>
        </w:div>
        <w:div w:id="965744301">
          <w:marLeft w:val="480"/>
          <w:marRight w:val="0"/>
          <w:marTop w:val="0"/>
          <w:marBottom w:val="0"/>
          <w:divBdr>
            <w:top w:val="none" w:sz="0" w:space="0" w:color="auto"/>
            <w:left w:val="none" w:sz="0" w:space="0" w:color="auto"/>
            <w:bottom w:val="none" w:sz="0" w:space="0" w:color="auto"/>
            <w:right w:val="none" w:sz="0" w:space="0" w:color="auto"/>
          </w:divBdr>
        </w:div>
        <w:div w:id="970012406">
          <w:marLeft w:val="480"/>
          <w:marRight w:val="0"/>
          <w:marTop w:val="0"/>
          <w:marBottom w:val="0"/>
          <w:divBdr>
            <w:top w:val="none" w:sz="0" w:space="0" w:color="auto"/>
            <w:left w:val="none" w:sz="0" w:space="0" w:color="auto"/>
            <w:bottom w:val="none" w:sz="0" w:space="0" w:color="auto"/>
            <w:right w:val="none" w:sz="0" w:space="0" w:color="auto"/>
          </w:divBdr>
        </w:div>
        <w:div w:id="976760432">
          <w:marLeft w:val="480"/>
          <w:marRight w:val="0"/>
          <w:marTop w:val="0"/>
          <w:marBottom w:val="0"/>
          <w:divBdr>
            <w:top w:val="none" w:sz="0" w:space="0" w:color="auto"/>
            <w:left w:val="none" w:sz="0" w:space="0" w:color="auto"/>
            <w:bottom w:val="none" w:sz="0" w:space="0" w:color="auto"/>
            <w:right w:val="none" w:sz="0" w:space="0" w:color="auto"/>
          </w:divBdr>
        </w:div>
      </w:divsChild>
    </w:div>
    <w:div w:id="236943246">
      <w:bodyDiv w:val="1"/>
      <w:marLeft w:val="0"/>
      <w:marRight w:val="0"/>
      <w:marTop w:val="0"/>
      <w:marBottom w:val="0"/>
      <w:divBdr>
        <w:top w:val="none" w:sz="0" w:space="0" w:color="auto"/>
        <w:left w:val="none" w:sz="0" w:space="0" w:color="auto"/>
        <w:bottom w:val="none" w:sz="0" w:space="0" w:color="auto"/>
        <w:right w:val="none" w:sz="0" w:space="0" w:color="auto"/>
      </w:divBdr>
    </w:div>
    <w:div w:id="236986172">
      <w:bodyDiv w:val="1"/>
      <w:marLeft w:val="0"/>
      <w:marRight w:val="0"/>
      <w:marTop w:val="0"/>
      <w:marBottom w:val="0"/>
      <w:divBdr>
        <w:top w:val="none" w:sz="0" w:space="0" w:color="auto"/>
        <w:left w:val="none" w:sz="0" w:space="0" w:color="auto"/>
        <w:bottom w:val="none" w:sz="0" w:space="0" w:color="auto"/>
        <w:right w:val="none" w:sz="0" w:space="0" w:color="auto"/>
      </w:divBdr>
    </w:div>
    <w:div w:id="237637881">
      <w:bodyDiv w:val="1"/>
      <w:marLeft w:val="0"/>
      <w:marRight w:val="0"/>
      <w:marTop w:val="0"/>
      <w:marBottom w:val="0"/>
      <w:divBdr>
        <w:top w:val="none" w:sz="0" w:space="0" w:color="auto"/>
        <w:left w:val="none" w:sz="0" w:space="0" w:color="auto"/>
        <w:bottom w:val="none" w:sz="0" w:space="0" w:color="auto"/>
        <w:right w:val="none" w:sz="0" w:space="0" w:color="auto"/>
      </w:divBdr>
    </w:div>
    <w:div w:id="238367726">
      <w:bodyDiv w:val="1"/>
      <w:marLeft w:val="0"/>
      <w:marRight w:val="0"/>
      <w:marTop w:val="0"/>
      <w:marBottom w:val="0"/>
      <w:divBdr>
        <w:top w:val="none" w:sz="0" w:space="0" w:color="auto"/>
        <w:left w:val="none" w:sz="0" w:space="0" w:color="auto"/>
        <w:bottom w:val="none" w:sz="0" w:space="0" w:color="auto"/>
        <w:right w:val="none" w:sz="0" w:space="0" w:color="auto"/>
      </w:divBdr>
    </w:div>
    <w:div w:id="238488983">
      <w:bodyDiv w:val="1"/>
      <w:marLeft w:val="0"/>
      <w:marRight w:val="0"/>
      <w:marTop w:val="0"/>
      <w:marBottom w:val="0"/>
      <w:divBdr>
        <w:top w:val="none" w:sz="0" w:space="0" w:color="auto"/>
        <w:left w:val="none" w:sz="0" w:space="0" w:color="auto"/>
        <w:bottom w:val="none" w:sz="0" w:space="0" w:color="auto"/>
        <w:right w:val="none" w:sz="0" w:space="0" w:color="auto"/>
      </w:divBdr>
    </w:div>
    <w:div w:id="239170906">
      <w:bodyDiv w:val="1"/>
      <w:marLeft w:val="0"/>
      <w:marRight w:val="0"/>
      <w:marTop w:val="0"/>
      <w:marBottom w:val="0"/>
      <w:divBdr>
        <w:top w:val="none" w:sz="0" w:space="0" w:color="auto"/>
        <w:left w:val="none" w:sz="0" w:space="0" w:color="auto"/>
        <w:bottom w:val="none" w:sz="0" w:space="0" w:color="auto"/>
        <w:right w:val="none" w:sz="0" w:space="0" w:color="auto"/>
      </w:divBdr>
    </w:div>
    <w:div w:id="239680378">
      <w:bodyDiv w:val="1"/>
      <w:marLeft w:val="0"/>
      <w:marRight w:val="0"/>
      <w:marTop w:val="0"/>
      <w:marBottom w:val="0"/>
      <w:divBdr>
        <w:top w:val="none" w:sz="0" w:space="0" w:color="auto"/>
        <w:left w:val="none" w:sz="0" w:space="0" w:color="auto"/>
        <w:bottom w:val="none" w:sz="0" w:space="0" w:color="auto"/>
        <w:right w:val="none" w:sz="0" w:space="0" w:color="auto"/>
      </w:divBdr>
    </w:div>
    <w:div w:id="239684474">
      <w:bodyDiv w:val="1"/>
      <w:marLeft w:val="0"/>
      <w:marRight w:val="0"/>
      <w:marTop w:val="0"/>
      <w:marBottom w:val="0"/>
      <w:divBdr>
        <w:top w:val="none" w:sz="0" w:space="0" w:color="auto"/>
        <w:left w:val="none" w:sz="0" w:space="0" w:color="auto"/>
        <w:bottom w:val="none" w:sz="0" w:space="0" w:color="auto"/>
        <w:right w:val="none" w:sz="0" w:space="0" w:color="auto"/>
      </w:divBdr>
    </w:div>
    <w:div w:id="239756560">
      <w:bodyDiv w:val="1"/>
      <w:marLeft w:val="0"/>
      <w:marRight w:val="0"/>
      <w:marTop w:val="0"/>
      <w:marBottom w:val="0"/>
      <w:divBdr>
        <w:top w:val="none" w:sz="0" w:space="0" w:color="auto"/>
        <w:left w:val="none" w:sz="0" w:space="0" w:color="auto"/>
        <w:bottom w:val="none" w:sz="0" w:space="0" w:color="auto"/>
        <w:right w:val="none" w:sz="0" w:space="0" w:color="auto"/>
      </w:divBdr>
    </w:div>
    <w:div w:id="239828363">
      <w:bodyDiv w:val="1"/>
      <w:marLeft w:val="0"/>
      <w:marRight w:val="0"/>
      <w:marTop w:val="0"/>
      <w:marBottom w:val="0"/>
      <w:divBdr>
        <w:top w:val="none" w:sz="0" w:space="0" w:color="auto"/>
        <w:left w:val="none" w:sz="0" w:space="0" w:color="auto"/>
        <w:bottom w:val="none" w:sz="0" w:space="0" w:color="auto"/>
        <w:right w:val="none" w:sz="0" w:space="0" w:color="auto"/>
      </w:divBdr>
    </w:div>
    <w:div w:id="240062654">
      <w:bodyDiv w:val="1"/>
      <w:marLeft w:val="0"/>
      <w:marRight w:val="0"/>
      <w:marTop w:val="0"/>
      <w:marBottom w:val="0"/>
      <w:divBdr>
        <w:top w:val="none" w:sz="0" w:space="0" w:color="auto"/>
        <w:left w:val="none" w:sz="0" w:space="0" w:color="auto"/>
        <w:bottom w:val="none" w:sz="0" w:space="0" w:color="auto"/>
        <w:right w:val="none" w:sz="0" w:space="0" w:color="auto"/>
      </w:divBdr>
    </w:div>
    <w:div w:id="240214372">
      <w:bodyDiv w:val="1"/>
      <w:marLeft w:val="0"/>
      <w:marRight w:val="0"/>
      <w:marTop w:val="0"/>
      <w:marBottom w:val="0"/>
      <w:divBdr>
        <w:top w:val="none" w:sz="0" w:space="0" w:color="auto"/>
        <w:left w:val="none" w:sz="0" w:space="0" w:color="auto"/>
        <w:bottom w:val="none" w:sz="0" w:space="0" w:color="auto"/>
        <w:right w:val="none" w:sz="0" w:space="0" w:color="auto"/>
      </w:divBdr>
    </w:div>
    <w:div w:id="240335563">
      <w:bodyDiv w:val="1"/>
      <w:marLeft w:val="0"/>
      <w:marRight w:val="0"/>
      <w:marTop w:val="0"/>
      <w:marBottom w:val="0"/>
      <w:divBdr>
        <w:top w:val="none" w:sz="0" w:space="0" w:color="auto"/>
        <w:left w:val="none" w:sz="0" w:space="0" w:color="auto"/>
        <w:bottom w:val="none" w:sz="0" w:space="0" w:color="auto"/>
        <w:right w:val="none" w:sz="0" w:space="0" w:color="auto"/>
      </w:divBdr>
    </w:div>
    <w:div w:id="240648267">
      <w:bodyDiv w:val="1"/>
      <w:marLeft w:val="0"/>
      <w:marRight w:val="0"/>
      <w:marTop w:val="0"/>
      <w:marBottom w:val="0"/>
      <w:divBdr>
        <w:top w:val="none" w:sz="0" w:space="0" w:color="auto"/>
        <w:left w:val="none" w:sz="0" w:space="0" w:color="auto"/>
        <w:bottom w:val="none" w:sz="0" w:space="0" w:color="auto"/>
        <w:right w:val="none" w:sz="0" w:space="0" w:color="auto"/>
      </w:divBdr>
    </w:div>
    <w:div w:id="241525167">
      <w:bodyDiv w:val="1"/>
      <w:marLeft w:val="0"/>
      <w:marRight w:val="0"/>
      <w:marTop w:val="0"/>
      <w:marBottom w:val="0"/>
      <w:divBdr>
        <w:top w:val="none" w:sz="0" w:space="0" w:color="auto"/>
        <w:left w:val="none" w:sz="0" w:space="0" w:color="auto"/>
        <w:bottom w:val="none" w:sz="0" w:space="0" w:color="auto"/>
        <w:right w:val="none" w:sz="0" w:space="0" w:color="auto"/>
      </w:divBdr>
    </w:div>
    <w:div w:id="241569736">
      <w:bodyDiv w:val="1"/>
      <w:marLeft w:val="0"/>
      <w:marRight w:val="0"/>
      <w:marTop w:val="0"/>
      <w:marBottom w:val="0"/>
      <w:divBdr>
        <w:top w:val="none" w:sz="0" w:space="0" w:color="auto"/>
        <w:left w:val="none" w:sz="0" w:space="0" w:color="auto"/>
        <w:bottom w:val="none" w:sz="0" w:space="0" w:color="auto"/>
        <w:right w:val="none" w:sz="0" w:space="0" w:color="auto"/>
      </w:divBdr>
    </w:div>
    <w:div w:id="241716884">
      <w:bodyDiv w:val="1"/>
      <w:marLeft w:val="0"/>
      <w:marRight w:val="0"/>
      <w:marTop w:val="0"/>
      <w:marBottom w:val="0"/>
      <w:divBdr>
        <w:top w:val="none" w:sz="0" w:space="0" w:color="auto"/>
        <w:left w:val="none" w:sz="0" w:space="0" w:color="auto"/>
        <w:bottom w:val="none" w:sz="0" w:space="0" w:color="auto"/>
        <w:right w:val="none" w:sz="0" w:space="0" w:color="auto"/>
      </w:divBdr>
    </w:div>
    <w:div w:id="242180468">
      <w:bodyDiv w:val="1"/>
      <w:marLeft w:val="0"/>
      <w:marRight w:val="0"/>
      <w:marTop w:val="0"/>
      <w:marBottom w:val="0"/>
      <w:divBdr>
        <w:top w:val="none" w:sz="0" w:space="0" w:color="auto"/>
        <w:left w:val="none" w:sz="0" w:space="0" w:color="auto"/>
        <w:bottom w:val="none" w:sz="0" w:space="0" w:color="auto"/>
        <w:right w:val="none" w:sz="0" w:space="0" w:color="auto"/>
      </w:divBdr>
    </w:div>
    <w:div w:id="242569401">
      <w:bodyDiv w:val="1"/>
      <w:marLeft w:val="0"/>
      <w:marRight w:val="0"/>
      <w:marTop w:val="0"/>
      <w:marBottom w:val="0"/>
      <w:divBdr>
        <w:top w:val="none" w:sz="0" w:space="0" w:color="auto"/>
        <w:left w:val="none" w:sz="0" w:space="0" w:color="auto"/>
        <w:bottom w:val="none" w:sz="0" w:space="0" w:color="auto"/>
        <w:right w:val="none" w:sz="0" w:space="0" w:color="auto"/>
      </w:divBdr>
    </w:div>
    <w:div w:id="243026764">
      <w:bodyDiv w:val="1"/>
      <w:marLeft w:val="0"/>
      <w:marRight w:val="0"/>
      <w:marTop w:val="0"/>
      <w:marBottom w:val="0"/>
      <w:divBdr>
        <w:top w:val="none" w:sz="0" w:space="0" w:color="auto"/>
        <w:left w:val="none" w:sz="0" w:space="0" w:color="auto"/>
        <w:bottom w:val="none" w:sz="0" w:space="0" w:color="auto"/>
        <w:right w:val="none" w:sz="0" w:space="0" w:color="auto"/>
      </w:divBdr>
    </w:div>
    <w:div w:id="243029225">
      <w:bodyDiv w:val="1"/>
      <w:marLeft w:val="0"/>
      <w:marRight w:val="0"/>
      <w:marTop w:val="0"/>
      <w:marBottom w:val="0"/>
      <w:divBdr>
        <w:top w:val="none" w:sz="0" w:space="0" w:color="auto"/>
        <w:left w:val="none" w:sz="0" w:space="0" w:color="auto"/>
        <w:bottom w:val="none" w:sz="0" w:space="0" w:color="auto"/>
        <w:right w:val="none" w:sz="0" w:space="0" w:color="auto"/>
      </w:divBdr>
    </w:div>
    <w:div w:id="243221573">
      <w:bodyDiv w:val="1"/>
      <w:marLeft w:val="0"/>
      <w:marRight w:val="0"/>
      <w:marTop w:val="0"/>
      <w:marBottom w:val="0"/>
      <w:divBdr>
        <w:top w:val="none" w:sz="0" w:space="0" w:color="auto"/>
        <w:left w:val="none" w:sz="0" w:space="0" w:color="auto"/>
        <w:bottom w:val="none" w:sz="0" w:space="0" w:color="auto"/>
        <w:right w:val="none" w:sz="0" w:space="0" w:color="auto"/>
      </w:divBdr>
    </w:div>
    <w:div w:id="243610097">
      <w:bodyDiv w:val="1"/>
      <w:marLeft w:val="0"/>
      <w:marRight w:val="0"/>
      <w:marTop w:val="0"/>
      <w:marBottom w:val="0"/>
      <w:divBdr>
        <w:top w:val="none" w:sz="0" w:space="0" w:color="auto"/>
        <w:left w:val="none" w:sz="0" w:space="0" w:color="auto"/>
        <w:bottom w:val="none" w:sz="0" w:space="0" w:color="auto"/>
        <w:right w:val="none" w:sz="0" w:space="0" w:color="auto"/>
      </w:divBdr>
    </w:div>
    <w:div w:id="243615813">
      <w:bodyDiv w:val="1"/>
      <w:marLeft w:val="0"/>
      <w:marRight w:val="0"/>
      <w:marTop w:val="0"/>
      <w:marBottom w:val="0"/>
      <w:divBdr>
        <w:top w:val="none" w:sz="0" w:space="0" w:color="auto"/>
        <w:left w:val="none" w:sz="0" w:space="0" w:color="auto"/>
        <w:bottom w:val="none" w:sz="0" w:space="0" w:color="auto"/>
        <w:right w:val="none" w:sz="0" w:space="0" w:color="auto"/>
      </w:divBdr>
    </w:div>
    <w:div w:id="243688922">
      <w:bodyDiv w:val="1"/>
      <w:marLeft w:val="0"/>
      <w:marRight w:val="0"/>
      <w:marTop w:val="0"/>
      <w:marBottom w:val="0"/>
      <w:divBdr>
        <w:top w:val="none" w:sz="0" w:space="0" w:color="auto"/>
        <w:left w:val="none" w:sz="0" w:space="0" w:color="auto"/>
        <w:bottom w:val="none" w:sz="0" w:space="0" w:color="auto"/>
        <w:right w:val="none" w:sz="0" w:space="0" w:color="auto"/>
      </w:divBdr>
    </w:div>
    <w:div w:id="244608171">
      <w:bodyDiv w:val="1"/>
      <w:marLeft w:val="0"/>
      <w:marRight w:val="0"/>
      <w:marTop w:val="0"/>
      <w:marBottom w:val="0"/>
      <w:divBdr>
        <w:top w:val="none" w:sz="0" w:space="0" w:color="auto"/>
        <w:left w:val="none" w:sz="0" w:space="0" w:color="auto"/>
        <w:bottom w:val="none" w:sz="0" w:space="0" w:color="auto"/>
        <w:right w:val="none" w:sz="0" w:space="0" w:color="auto"/>
      </w:divBdr>
    </w:div>
    <w:div w:id="244843904">
      <w:bodyDiv w:val="1"/>
      <w:marLeft w:val="0"/>
      <w:marRight w:val="0"/>
      <w:marTop w:val="0"/>
      <w:marBottom w:val="0"/>
      <w:divBdr>
        <w:top w:val="none" w:sz="0" w:space="0" w:color="auto"/>
        <w:left w:val="none" w:sz="0" w:space="0" w:color="auto"/>
        <w:bottom w:val="none" w:sz="0" w:space="0" w:color="auto"/>
        <w:right w:val="none" w:sz="0" w:space="0" w:color="auto"/>
      </w:divBdr>
    </w:div>
    <w:div w:id="245187773">
      <w:bodyDiv w:val="1"/>
      <w:marLeft w:val="0"/>
      <w:marRight w:val="0"/>
      <w:marTop w:val="0"/>
      <w:marBottom w:val="0"/>
      <w:divBdr>
        <w:top w:val="none" w:sz="0" w:space="0" w:color="auto"/>
        <w:left w:val="none" w:sz="0" w:space="0" w:color="auto"/>
        <w:bottom w:val="none" w:sz="0" w:space="0" w:color="auto"/>
        <w:right w:val="none" w:sz="0" w:space="0" w:color="auto"/>
      </w:divBdr>
    </w:div>
    <w:div w:id="245190547">
      <w:bodyDiv w:val="1"/>
      <w:marLeft w:val="0"/>
      <w:marRight w:val="0"/>
      <w:marTop w:val="0"/>
      <w:marBottom w:val="0"/>
      <w:divBdr>
        <w:top w:val="none" w:sz="0" w:space="0" w:color="auto"/>
        <w:left w:val="none" w:sz="0" w:space="0" w:color="auto"/>
        <w:bottom w:val="none" w:sz="0" w:space="0" w:color="auto"/>
        <w:right w:val="none" w:sz="0" w:space="0" w:color="auto"/>
      </w:divBdr>
    </w:div>
    <w:div w:id="245191123">
      <w:bodyDiv w:val="1"/>
      <w:marLeft w:val="0"/>
      <w:marRight w:val="0"/>
      <w:marTop w:val="0"/>
      <w:marBottom w:val="0"/>
      <w:divBdr>
        <w:top w:val="none" w:sz="0" w:space="0" w:color="auto"/>
        <w:left w:val="none" w:sz="0" w:space="0" w:color="auto"/>
        <w:bottom w:val="none" w:sz="0" w:space="0" w:color="auto"/>
        <w:right w:val="none" w:sz="0" w:space="0" w:color="auto"/>
      </w:divBdr>
    </w:div>
    <w:div w:id="245261497">
      <w:bodyDiv w:val="1"/>
      <w:marLeft w:val="0"/>
      <w:marRight w:val="0"/>
      <w:marTop w:val="0"/>
      <w:marBottom w:val="0"/>
      <w:divBdr>
        <w:top w:val="none" w:sz="0" w:space="0" w:color="auto"/>
        <w:left w:val="none" w:sz="0" w:space="0" w:color="auto"/>
        <w:bottom w:val="none" w:sz="0" w:space="0" w:color="auto"/>
        <w:right w:val="none" w:sz="0" w:space="0" w:color="auto"/>
      </w:divBdr>
    </w:div>
    <w:div w:id="245386770">
      <w:bodyDiv w:val="1"/>
      <w:marLeft w:val="0"/>
      <w:marRight w:val="0"/>
      <w:marTop w:val="0"/>
      <w:marBottom w:val="0"/>
      <w:divBdr>
        <w:top w:val="none" w:sz="0" w:space="0" w:color="auto"/>
        <w:left w:val="none" w:sz="0" w:space="0" w:color="auto"/>
        <w:bottom w:val="none" w:sz="0" w:space="0" w:color="auto"/>
        <w:right w:val="none" w:sz="0" w:space="0" w:color="auto"/>
      </w:divBdr>
    </w:div>
    <w:div w:id="245725919">
      <w:bodyDiv w:val="1"/>
      <w:marLeft w:val="0"/>
      <w:marRight w:val="0"/>
      <w:marTop w:val="0"/>
      <w:marBottom w:val="0"/>
      <w:divBdr>
        <w:top w:val="none" w:sz="0" w:space="0" w:color="auto"/>
        <w:left w:val="none" w:sz="0" w:space="0" w:color="auto"/>
        <w:bottom w:val="none" w:sz="0" w:space="0" w:color="auto"/>
        <w:right w:val="none" w:sz="0" w:space="0" w:color="auto"/>
      </w:divBdr>
    </w:div>
    <w:div w:id="245848468">
      <w:bodyDiv w:val="1"/>
      <w:marLeft w:val="0"/>
      <w:marRight w:val="0"/>
      <w:marTop w:val="0"/>
      <w:marBottom w:val="0"/>
      <w:divBdr>
        <w:top w:val="none" w:sz="0" w:space="0" w:color="auto"/>
        <w:left w:val="none" w:sz="0" w:space="0" w:color="auto"/>
        <w:bottom w:val="none" w:sz="0" w:space="0" w:color="auto"/>
        <w:right w:val="none" w:sz="0" w:space="0" w:color="auto"/>
      </w:divBdr>
    </w:div>
    <w:div w:id="246158436">
      <w:bodyDiv w:val="1"/>
      <w:marLeft w:val="0"/>
      <w:marRight w:val="0"/>
      <w:marTop w:val="0"/>
      <w:marBottom w:val="0"/>
      <w:divBdr>
        <w:top w:val="none" w:sz="0" w:space="0" w:color="auto"/>
        <w:left w:val="none" w:sz="0" w:space="0" w:color="auto"/>
        <w:bottom w:val="none" w:sz="0" w:space="0" w:color="auto"/>
        <w:right w:val="none" w:sz="0" w:space="0" w:color="auto"/>
      </w:divBdr>
    </w:div>
    <w:div w:id="246232998">
      <w:bodyDiv w:val="1"/>
      <w:marLeft w:val="0"/>
      <w:marRight w:val="0"/>
      <w:marTop w:val="0"/>
      <w:marBottom w:val="0"/>
      <w:divBdr>
        <w:top w:val="none" w:sz="0" w:space="0" w:color="auto"/>
        <w:left w:val="none" w:sz="0" w:space="0" w:color="auto"/>
        <w:bottom w:val="none" w:sz="0" w:space="0" w:color="auto"/>
        <w:right w:val="none" w:sz="0" w:space="0" w:color="auto"/>
      </w:divBdr>
    </w:div>
    <w:div w:id="246351246">
      <w:bodyDiv w:val="1"/>
      <w:marLeft w:val="0"/>
      <w:marRight w:val="0"/>
      <w:marTop w:val="0"/>
      <w:marBottom w:val="0"/>
      <w:divBdr>
        <w:top w:val="none" w:sz="0" w:space="0" w:color="auto"/>
        <w:left w:val="none" w:sz="0" w:space="0" w:color="auto"/>
        <w:bottom w:val="none" w:sz="0" w:space="0" w:color="auto"/>
        <w:right w:val="none" w:sz="0" w:space="0" w:color="auto"/>
      </w:divBdr>
    </w:div>
    <w:div w:id="246578341">
      <w:bodyDiv w:val="1"/>
      <w:marLeft w:val="0"/>
      <w:marRight w:val="0"/>
      <w:marTop w:val="0"/>
      <w:marBottom w:val="0"/>
      <w:divBdr>
        <w:top w:val="none" w:sz="0" w:space="0" w:color="auto"/>
        <w:left w:val="none" w:sz="0" w:space="0" w:color="auto"/>
        <w:bottom w:val="none" w:sz="0" w:space="0" w:color="auto"/>
        <w:right w:val="none" w:sz="0" w:space="0" w:color="auto"/>
      </w:divBdr>
    </w:div>
    <w:div w:id="246771527">
      <w:bodyDiv w:val="1"/>
      <w:marLeft w:val="0"/>
      <w:marRight w:val="0"/>
      <w:marTop w:val="0"/>
      <w:marBottom w:val="0"/>
      <w:divBdr>
        <w:top w:val="none" w:sz="0" w:space="0" w:color="auto"/>
        <w:left w:val="none" w:sz="0" w:space="0" w:color="auto"/>
        <w:bottom w:val="none" w:sz="0" w:space="0" w:color="auto"/>
        <w:right w:val="none" w:sz="0" w:space="0" w:color="auto"/>
      </w:divBdr>
    </w:div>
    <w:div w:id="247465925">
      <w:bodyDiv w:val="1"/>
      <w:marLeft w:val="0"/>
      <w:marRight w:val="0"/>
      <w:marTop w:val="0"/>
      <w:marBottom w:val="0"/>
      <w:divBdr>
        <w:top w:val="none" w:sz="0" w:space="0" w:color="auto"/>
        <w:left w:val="none" w:sz="0" w:space="0" w:color="auto"/>
        <w:bottom w:val="none" w:sz="0" w:space="0" w:color="auto"/>
        <w:right w:val="none" w:sz="0" w:space="0" w:color="auto"/>
      </w:divBdr>
    </w:div>
    <w:div w:id="247664864">
      <w:bodyDiv w:val="1"/>
      <w:marLeft w:val="0"/>
      <w:marRight w:val="0"/>
      <w:marTop w:val="0"/>
      <w:marBottom w:val="0"/>
      <w:divBdr>
        <w:top w:val="none" w:sz="0" w:space="0" w:color="auto"/>
        <w:left w:val="none" w:sz="0" w:space="0" w:color="auto"/>
        <w:bottom w:val="none" w:sz="0" w:space="0" w:color="auto"/>
        <w:right w:val="none" w:sz="0" w:space="0" w:color="auto"/>
      </w:divBdr>
    </w:div>
    <w:div w:id="248544398">
      <w:bodyDiv w:val="1"/>
      <w:marLeft w:val="0"/>
      <w:marRight w:val="0"/>
      <w:marTop w:val="0"/>
      <w:marBottom w:val="0"/>
      <w:divBdr>
        <w:top w:val="none" w:sz="0" w:space="0" w:color="auto"/>
        <w:left w:val="none" w:sz="0" w:space="0" w:color="auto"/>
        <w:bottom w:val="none" w:sz="0" w:space="0" w:color="auto"/>
        <w:right w:val="none" w:sz="0" w:space="0" w:color="auto"/>
      </w:divBdr>
    </w:div>
    <w:div w:id="248581171">
      <w:bodyDiv w:val="1"/>
      <w:marLeft w:val="0"/>
      <w:marRight w:val="0"/>
      <w:marTop w:val="0"/>
      <w:marBottom w:val="0"/>
      <w:divBdr>
        <w:top w:val="none" w:sz="0" w:space="0" w:color="auto"/>
        <w:left w:val="none" w:sz="0" w:space="0" w:color="auto"/>
        <w:bottom w:val="none" w:sz="0" w:space="0" w:color="auto"/>
        <w:right w:val="none" w:sz="0" w:space="0" w:color="auto"/>
      </w:divBdr>
    </w:div>
    <w:div w:id="249235360">
      <w:bodyDiv w:val="1"/>
      <w:marLeft w:val="0"/>
      <w:marRight w:val="0"/>
      <w:marTop w:val="0"/>
      <w:marBottom w:val="0"/>
      <w:divBdr>
        <w:top w:val="none" w:sz="0" w:space="0" w:color="auto"/>
        <w:left w:val="none" w:sz="0" w:space="0" w:color="auto"/>
        <w:bottom w:val="none" w:sz="0" w:space="0" w:color="auto"/>
        <w:right w:val="none" w:sz="0" w:space="0" w:color="auto"/>
      </w:divBdr>
    </w:div>
    <w:div w:id="249390574">
      <w:bodyDiv w:val="1"/>
      <w:marLeft w:val="0"/>
      <w:marRight w:val="0"/>
      <w:marTop w:val="0"/>
      <w:marBottom w:val="0"/>
      <w:divBdr>
        <w:top w:val="none" w:sz="0" w:space="0" w:color="auto"/>
        <w:left w:val="none" w:sz="0" w:space="0" w:color="auto"/>
        <w:bottom w:val="none" w:sz="0" w:space="0" w:color="auto"/>
        <w:right w:val="none" w:sz="0" w:space="0" w:color="auto"/>
      </w:divBdr>
      <w:divsChild>
        <w:div w:id="2245044">
          <w:marLeft w:val="480"/>
          <w:marRight w:val="0"/>
          <w:marTop w:val="0"/>
          <w:marBottom w:val="0"/>
          <w:divBdr>
            <w:top w:val="none" w:sz="0" w:space="0" w:color="auto"/>
            <w:left w:val="none" w:sz="0" w:space="0" w:color="auto"/>
            <w:bottom w:val="none" w:sz="0" w:space="0" w:color="auto"/>
            <w:right w:val="none" w:sz="0" w:space="0" w:color="auto"/>
          </w:divBdr>
        </w:div>
        <w:div w:id="16658710">
          <w:marLeft w:val="480"/>
          <w:marRight w:val="0"/>
          <w:marTop w:val="0"/>
          <w:marBottom w:val="0"/>
          <w:divBdr>
            <w:top w:val="none" w:sz="0" w:space="0" w:color="auto"/>
            <w:left w:val="none" w:sz="0" w:space="0" w:color="auto"/>
            <w:bottom w:val="none" w:sz="0" w:space="0" w:color="auto"/>
            <w:right w:val="none" w:sz="0" w:space="0" w:color="auto"/>
          </w:divBdr>
        </w:div>
        <w:div w:id="66463272">
          <w:marLeft w:val="480"/>
          <w:marRight w:val="0"/>
          <w:marTop w:val="0"/>
          <w:marBottom w:val="0"/>
          <w:divBdr>
            <w:top w:val="none" w:sz="0" w:space="0" w:color="auto"/>
            <w:left w:val="none" w:sz="0" w:space="0" w:color="auto"/>
            <w:bottom w:val="none" w:sz="0" w:space="0" w:color="auto"/>
            <w:right w:val="none" w:sz="0" w:space="0" w:color="auto"/>
          </w:divBdr>
        </w:div>
        <w:div w:id="70279751">
          <w:marLeft w:val="480"/>
          <w:marRight w:val="0"/>
          <w:marTop w:val="0"/>
          <w:marBottom w:val="0"/>
          <w:divBdr>
            <w:top w:val="none" w:sz="0" w:space="0" w:color="auto"/>
            <w:left w:val="none" w:sz="0" w:space="0" w:color="auto"/>
            <w:bottom w:val="none" w:sz="0" w:space="0" w:color="auto"/>
            <w:right w:val="none" w:sz="0" w:space="0" w:color="auto"/>
          </w:divBdr>
        </w:div>
        <w:div w:id="73205571">
          <w:marLeft w:val="480"/>
          <w:marRight w:val="0"/>
          <w:marTop w:val="0"/>
          <w:marBottom w:val="0"/>
          <w:divBdr>
            <w:top w:val="none" w:sz="0" w:space="0" w:color="auto"/>
            <w:left w:val="none" w:sz="0" w:space="0" w:color="auto"/>
            <w:bottom w:val="none" w:sz="0" w:space="0" w:color="auto"/>
            <w:right w:val="none" w:sz="0" w:space="0" w:color="auto"/>
          </w:divBdr>
        </w:div>
        <w:div w:id="85200072">
          <w:marLeft w:val="480"/>
          <w:marRight w:val="0"/>
          <w:marTop w:val="0"/>
          <w:marBottom w:val="0"/>
          <w:divBdr>
            <w:top w:val="none" w:sz="0" w:space="0" w:color="auto"/>
            <w:left w:val="none" w:sz="0" w:space="0" w:color="auto"/>
            <w:bottom w:val="none" w:sz="0" w:space="0" w:color="auto"/>
            <w:right w:val="none" w:sz="0" w:space="0" w:color="auto"/>
          </w:divBdr>
        </w:div>
        <w:div w:id="158082890">
          <w:marLeft w:val="480"/>
          <w:marRight w:val="0"/>
          <w:marTop w:val="0"/>
          <w:marBottom w:val="0"/>
          <w:divBdr>
            <w:top w:val="none" w:sz="0" w:space="0" w:color="auto"/>
            <w:left w:val="none" w:sz="0" w:space="0" w:color="auto"/>
            <w:bottom w:val="none" w:sz="0" w:space="0" w:color="auto"/>
            <w:right w:val="none" w:sz="0" w:space="0" w:color="auto"/>
          </w:divBdr>
        </w:div>
        <w:div w:id="184290544">
          <w:marLeft w:val="480"/>
          <w:marRight w:val="0"/>
          <w:marTop w:val="0"/>
          <w:marBottom w:val="0"/>
          <w:divBdr>
            <w:top w:val="none" w:sz="0" w:space="0" w:color="auto"/>
            <w:left w:val="none" w:sz="0" w:space="0" w:color="auto"/>
            <w:bottom w:val="none" w:sz="0" w:space="0" w:color="auto"/>
            <w:right w:val="none" w:sz="0" w:space="0" w:color="auto"/>
          </w:divBdr>
        </w:div>
        <w:div w:id="229310520">
          <w:marLeft w:val="480"/>
          <w:marRight w:val="0"/>
          <w:marTop w:val="0"/>
          <w:marBottom w:val="0"/>
          <w:divBdr>
            <w:top w:val="none" w:sz="0" w:space="0" w:color="auto"/>
            <w:left w:val="none" w:sz="0" w:space="0" w:color="auto"/>
            <w:bottom w:val="none" w:sz="0" w:space="0" w:color="auto"/>
            <w:right w:val="none" w:sz="0" w:space="0" w:color="auto"/>
          </w:divBdr>
        </w:div>
        <w:div w:id="229389816">
          <w:marLeft w:val="480"/>
          <w:marRight w:val="0"/>
          <w:marTop w:val="0"/>
          <w:marBottom w:val="0"/>
          <w:divBdr>
            <w:top w:val="none" w:sz="0" w:space="0" w:color="auto"/>
            <w:left w:val="none" w:sz="0" w:space="0" w:color="auto"/>
            <w:bottom w:val="none" w:sz="0" w:space="0" w:color="auto"/>
            <w:right w:val="none" w:sz="0" w:space="0" w:color="auto"/>
          </w:divBdr>
        </w:div>
        <w:div w:id="230582735">
          <w:marLeft w:val="480"/>
          <w:marRight w:val="0"/>
          <w:marTop w:val="0"/>
          <w:marBottom w:val="0"/>
          <w:divBdr>
            <w:top w:val="none" w:sz="0" w:space="0" w:color="auto"/>
            <w:left w:val="none" w:sz="0" w:space="0" w:color="auto"/>
            <w:bottom w:val="none" w:sz="0" w:space="0" w:color="auto"/>
            <w:right w:val="none" w:sz="0" w:space="0" w:color="auto"/>
          </w:divBdr>
        </w:div>
        <w:div w:id="257376440">
          <w:marLeft w:val="480"/>
          <w:marRight w:val="0"/>
          <w:marTop w:val="0"/>
          <w:marBottom w:val="0"/>
          <w:divBdr>
            <w:top w:val="none" w:sz="0" w:space="0" w:color="auto"/>
            <w:left w:val="none" w:sz="0" w:space="0" w:color="auto"/>
            <w:bottom w:val="none" w:sz="0" w:space="0" w:color="auto"/>
            <w:right w:val="none" w:sz="0" w:space="0" w:color="auto"/>
          </w:divBdr>
        </w:div>
        <w:div w:id="266356256">
          <w:marLeft w:val="480"/>
          <w:marRight w:val="0"/>
          <w:marTop w:val="0"/>
          <w:marBottom w:val="0"/>
          <w:divBdr>
            <w:top w:val="none" w:sz="0" w:space="0" w:color="auto"/>
            <w:left w:val="none" w:sz="0" w:space="0" w:color="auto"/>
            <w:bottom w:val="none" w:sz="0" w:space="0" w:color="auto"/>
            <w:right w:val="none" w:sz="0" w:space="0" w:color="auto"/>
          </w:divBdr>
        </w:div>
        <w:div w:id="292255886">
          <w:marLeft w:val="480"/>
          <w:marRight w:val="0"/>
          <w:marTop w:val="0"/>
          <w:marBottom w:val="0"/>
          <w:divBdr>
            <w:top w:val="none" w:sz="0" w:space="0" w:color="auto"/>
            <w:left w:val="none" w:sz="0" w:space="0" w:color="auto"/>
            <w:bottom w:val="none" w:sz="0" w:space="0" w:color="auto"/>
            <w:right w:val="none" w:sz="0" w:space="0" w:color="auto"/>
          </w:divBdr>
        </w:div>
        <w:div w:id="302152227">
          <w:marLeft w:val="480"/>
          <w:marRight w:val="0"/>
          <w:marTop w:val="0"/>
          <w:marBottom w:val="0"/>
          <w:divBdr>
            <w:top w:val="none" w:sz="0" w:space="0" w:color="auto"/>
            <w:left w:val="none" w:sz="0" w:space="0" w:color="auto"/>
            <w:bottom w:val="none" w:sz="0" w:space="0" w:color="auto"/>
            <w:right w:val="none" w:sz="0" w:space="0" w:color="auto"/>
          </w:divBdr>
        </w:div>
        <w:div w:id="319577877">
          <w:marLeft w:val="480"/>
          <w:marRight w:val="0"/>
          <w:marTop w:val="0"/>
          <w:marBottom w:val="0"/>
          <w:divBdr>
            <w:top w:val="none" w:sz="0" w:space="0" w:color="auto"/>
            <w:left w:val="none" w:sz="0" w:space="0" w:color="auto"/>
            <w:bottom w:val="none" w:sz="0" w:space="0" w:color="auto"/>
            <w:right w:val="none" w:sz="0" w:space="0" w:color="auto"/>
          </w:divBdr>
        </w:div>
        <w:div w:id="331761492">
          <w:marLeft w:val="480"/>
          <w:marRight w:val="0"/>
          <w:marTop w:val="0"/>
          <w:marBottom w:val="0"/>
          <w:divBdr>
            <w:top w:val="none" w:sz="0" w:space="0" w:color="auto"/>
            <w:left w:val="none" w:sz="0" w:space="0" w:color="auto"/>
            <w:bottom w:val="none" w:sz="0" w:space="0" w:color="auto"/>
            <w:right w:val="none" w:sz="0" w:space="0" w:color="auto"/>
          </w:divBdr>
        </w:div>
        <w:div w:id="427430078">
          <w:marLeft w:val="480"/>
          <w:marRight w:val="0"/>
          <w:marTop w:val="0"/>
          <w:marBottom w:val="0"/>
          <w:divBdr>
            <w:top w:val="none" w:sz="0" w:space="0" w:color="auto"/>
            <w:left w:val="none" w:sz="0" w:space="0" w:color="auto"/>
            <w:bottom w:val="none" w:sz="0" w:space="0" w:color="auto"/>
            <w:right w:val="none" w:sz="0" w:space="0" w:color="auto"/>
          </w:divBdr>
        </w:div>
        <w:div w:id="473909529">
          <w:marLeft w:val="480"/>
          <w:marRight w:val="0"/>
          <w:marTop w:val="0"/>
          <w:marBottom w:val="0"/>
          <w:divBdr>
            <w:top w:val="none" w:sz="0" w:space="0" w:color="auto"/>
            <w:left w:val="none" w:sz="0" w:space="0" w:color="auto"/>
            <w:bottom w:val="none" w:sz="0" w:space="0" w:color="auto"/>
            <w:right w:val="none" w:sz="0" w:space="0" w:color="auto"/>
          </w:divBdr>
        </w:div>
        <w:div w:id="500317529">
          <w:marLeft w:val="480"/>
          <w:marRight w:val="0"/>
          <w:marTop w:val="0"/>
          <w:marBottom w:val="0"/>
          <w:divBdr>
            <w:top w:val="none" w:sz="0" w:space="0" w:color="auto"/>
            <w:left w:val="none" w:sz="0" w:space="0" w:color="auto"/>
            <w:bottom w:val="none" w:sz="0" w:space="0" w:color="auto"/>
            <w:right w:val="none" w:sz="0" w:space="0" w:color="auto"/>
          </w:divBdr>
        </w:div>
        <w:div w:id="503935806">
          <w:marLeft w:val="480"/>
          <w:marRight w:val="0"/>
          <w:marTop w:val="0"/>
          <w:marBottom w:val="0"/>
          <w:divBdr>
            <w:top w:val="none" w:sz="0" w:space="0" w:color="auto"/>
            <w:left w:val="none" w:sz="0" w:space="0" w:color="auto"/>
            <w:bottom w:val="none" w:sz="0" w:space="0" w:color="auto"/>
            <w:right w:val="none" w:sz="0" w:space="0" w:color="auto"/>
          </w:divBdr>
        </w:div>
        <w:div w:id="510534664">
          <w:marLeft w:val="480"/>
          <w:marRight w:val="0"/>
          <w:marTop w:val="0"/>
          <w:marBottom w:val="0"/>
          <w:divBdr>
            <w:top w:val="none" w:sz="0" w:space="0" w:color="auto"/>
            <w:left w:val="none" w:sz="0" w:space="0" w:color="auto"/>
            <w:bottom w:val="none" w:sz="0" w:space="0" w:color="auto"/>
            <w:right w:val="none" w:sz="0" w:space="0" w:color="auto"/>
          </w:divBdr>
        </w:div>
        <w:div w:id="521476750">
          <w:marLeft w:val="480"/>
          <w:marRight w:val="0"/>
          <w:marTop w:val="0"/>
          <w:marBottom w:val="0"/>
          <w:divBdr>
            <w:top w:val="none" w:sz="0" w:space="0" w:color="auto"/>
            <w:left w:val="none" w:sz="0" w:space="0" w:color="auto"/>
            <w:bottom w:val="none" w:sz="0" w:space="0" w:color="auto"/>
            <w:right w:val="none" w:sz="0" w:space="0" w:color="auto"/>
          </w:divBdr>
        </w:div>
        <w:div w:id="559832170">
          <w:marLeft w:val="480"/>
          <w:marRight w:val="0"/>
          <w:marTop w:val="0"/>
          <w:marBottom w:val="0"/>
          <w:divBdr>
            <w:top w:val="none" w:sz="0" w:space="0" w:color="auto"/>
            <w:left w:val="none" w:sz="0" w:space="0" w:color="auto"/>
            <w:bottom w:val="none" w:sz="0" w:space="0" w:color="auto"/>
            <w:right w:val="none" w:sz="0" w:space="0" w:color="auto"/>
          </w:divBdr>
        </w:div>
        <w:div w:id="586767461">
          <w:marLeft w:val="480"/>
          <w:marRight w:val="0"/>
          <w:marTop w:val="0"/>
          <w:marBottom w:val="0"/>
          <w:divBdr>
            <w:top w:val="none" w:sz="0" w:space="0" w:color="auto"/>
            <w:left w:val="none" w:sz="0" w:space="0" w:color="auto"/>
            <w:bottom w:val="none" w:sz="0" w:space="0" w:color="auto"/>
            <w:right w:val="none" w:sz="0" w:space="0" w:color="auto"/>
          </w:divBdr>
        </w:div>
        <w:div w:id="596790097">
          <w:marLeft w:val="480"/>
          <w:marRight w:val="0"/>
          <w:marTop w:val="0"/>
          <w:marBottom w:val="0"/>
          <w:divBdr>
            <w:top w:val="none" w:sz="0" w:space="0" w:color="auto"/>
            <w:left w:val="none" w:sz="0" w:space="0" w:color="auto"/>
            <w:bottom w:val="none" w:sz="0" w:space="0" w:color="auto"/>
            <w:right w:val="none" w:sz="0" w:space="0" w:color="auto"/>
          </w:divBdr>
        </w:div>
        <w:div w:id="634024445">
          <w:marLeft w:val="480"/>
          <w:marRight w:val="0"/>
          <w:marTop w:val="0"/>
          <w:marBottom w:val="0"/>
          <w:divBdr>
            <w:top w:val="none" w:sz="0" w:space="0" w:color="auto"/>
            <w:left w:val="none" w:sz="0" w:space="0" w:color="auto"/>
            <w:bottom w:val="none" w:sz="0" w:space="0" w:color="auto"/>
            <w:right w:val="none" w:sz="0" w:space="0" w:color="auto"/>
          </w:divBdr>
        </w:div>
        <w:div w:id="640186336">
          <w:marLeft w:val="480"/>
          <w:marRight w:val="0"/>
          <w:marTop w:val="0"/>
          <w:marBottom w:val="0"/>
          <w:divBdr>
            <w:top w:val="none" w:sz="0" w:space="0" w:color="auto"/>
            <w:left w:val="none" w:sz="0" w:space="0" w:color="auto"/>
            <w:bottom w:val="none" w:sz="0" w:space="0" w:color="auto"/>
            <w:right w:val="none" w:sz="0" w:space="0" w:color="auto"/>
          </w:divBdr>
        </w:div>
        <w:div w:id="651249693">
          <w:marLeft w:val="480"/>
          <w:marRight w:val="0"/>
          <w:marTop w:val="0"/>
          <w:marBottom w:val="0"/>
          <w:divBdr>
            <w:top w:val="none" w:sz="0" w:space="0" w:color="auto"/>
            <w:left w:val="none" w:sz="0" w:space="0" w:color="auto"/>
            <w:bottom w:val="none" w:sz="0" w:space="0" w:color="auto"/>
            <w:right w:val="none" w:sz="0" w:space="0" w:color="auto"/>
          </w:divBdr>
        </w:div>
        <w:div w:id="676886348">
          <w:marLeft w:val="480"/>
          <w:marRight w:val="0"/>
          <w:marTop w:val="0"/>
          <w:marBottom w:val="0"/>
          <w:divBdr>
            <w:top w:val="none" w:sz="0" w:space="0" w:color="auto"/>
            <w:left w:val="none" w:sz="0" w:space="0" w:color="auto"/>
            <w:bottom w:val="none" w:sz="0" w:space="0" w:color="auto"/>
            <w:right w:val="none" w:sz="0" w:space="0" w:color="auto"/>
          </w:divBdr>
        </w:div>
        <w:div w:id="688142377">
          <w:marLeft w:val="480"/>
          <w:marRight w:val="0"/>
          <w:marTop w:val="0"/>
          <w:marBottom w:val="0"/>
          <w:divBdr>
            <w:top w:val="none" w:sz="0" w:space="0" w:color="auto"/>
            <w:left w:val="none" w:sz="0" w:space="0" w:color="auto"/>
            <w:bottom w:val="none" w:sz="0" w:space="0" w:color="auto"/>
            <w:right w:val="none" w:sz="0" w:space="0" w:color="auto"/>
          </w:divBdr>
        </w:div>
        <w:div w:id="706106556">
          <w:marLeft w:val="480"/>
          <w:marRight w:val="0"/>
          <w:marTop w:val="0"/>
          <w:marBottom w:val="0"/>
          <w:divBdr>
            <w:top w:val="none" w:sz="0" w:space="0" w:color="auto"/>
            <w:left w:val="none" w:sz="0" w:space="0" w:color="auto"/>
            <w:bottom w:val="none" w:sz="0" w:space="0" w:color="auto"/>
            <w:right w:val="none" w:sz="0" w:space="0" w:color="auto"/>
          </w:divBdr>
        </w:div>
        <w:div w:id="715735244">
          <w:marLeft w:val="480"/>
          <w:marRight w:val="0"/>
          <w:marTop w:val="0"/>
          <w:marBottom w:val="0"/>
          <w:divBdr>
            <w:top w:val="none" w:sz="0" w:space="0" w:color="auto"/>
            <w:left w:val="none" w:sz="0" w:space="0" w:color="auto"/>
            <w:bottom w:val="none" w:sz="0" w:space="0" w:color="auto"/>
            <w:right w:val="none" w:sz="0" w:space="0" w:color="auto"/>
          </w:divBdr>
        </w:div>
        <w:div w:id="724261536">
          <w:marLeft w:val="480"/>
          <w:marRight w:val="0"/>
          <w:marTop w:val="0"/>
          <w:marBottom w:val="0"/>
          <w:divBdr>
            <w:top w:val="none" w:sz="0" w:space="0" w:color="auto"/>
            <w:left w:val="none" w:sz="0" w:space="0" w:color="auto"/>
            <w:bottom w:val="none" w:sz="0" w:space="0" w:color="auto"/>
            <w:right w:val="none" w:sz="0" w:space="0" w:color="auto"/>
          </w:divBdr>
        </w:div>
        <w:div w:id="813378632">
          <w:marLeft w:val="480"/>
          <w:marRight w:val="0"/>
          <w:marTop w:val="0"/>
          <w:marBottom w:val="0"/>
          <w:divBdr>
            <w:top w:val="none" w:sz="0" w:space="0" w:color="auto"/>
            <w:left w:val="none" w:sz="0" w:space="0" w:color="auto"/>
            <w:bottom w:val="none" w:sz="0" w:space="0" w:color="auto"/>
            <w:right w:val="none" w:sz="0" w:space="0" w:color="auto"/>
          </w:divBdr>
        </w:div>
        <w:div w:id="822046150">
          <w:marLeft w:val="480"/>
          <w:marRight w:val="0"/>
          <w:marTop w:val="0"/>
          <w:marBottom w:val="0"/>
          <w:divBdr>
            <w:top w:val="none" w:sz="0" w:space="0" w:color="auto"/>
            <w:left w:val="none" w:sz="0" w:space="0" w:color="auto"/>
            <w:bottom w:val="none" w:sz="0" w:space="0" w:color="auto"/>
            <w:right w:val="none" w:sz="0" w:space="0" w:color="auto"/>
          </w:divBdr>
        </w:div>
        <w:div w:id="826867806">
          <w:marLeft w:val="480"/>
          <w:marRight w:val="0"/>
          <w:marTop w:val="0"/>
          <w:marBottom w:val="0"/>
          <w:divBdr>
            <w:top w:val="none" w:sz="0" w:space="0" w:color="auto"/>
            <w:left w:val="none" w:sz="0" w:space="0" w:color="auto"/>
            <w:bottom w:val="none" w:sz="0" w:space="0" w:color="auto"/>
            <w:right w:val="none" w:sz="0" w:space="0" w:color="auto"/>
          </w:divBdr>
        </w:div>
        <w:div w:id="842816915">
          <w:marLeft w:val="480"/>
          <w:marRight w:val="0"/>
          <w:marTop w:val="0"/>
          <w:marBottom w:val="0"/>
          <w:divBdr>
            <w:top w:val="none" w:sz="0" w:space="0" w:color="auto"/>
            <w:left w:val="none" w:sz="0" w:space="0" w:color="auto"/>
            <w:bottom w:val="none" w:sz="0" w:space="0" w:color="auto"/>
            <w:right w:val="none" w:sz="0" w:space="0" w:color="auto"/>
          </w:divBdr>
        </w:div>
        <w:div w:id="863325266">
          <w:marLeft w:val="480"/>
          <w:marRight w:val="0"/>
          <w:marTop w:val="0"/>
          <w:marBottom w:val="0"/>
          <w:divBdr>
            <w:top w:val="none" w:sz="0" w:space="0" w:color="auto"/>
            <w:left w:val="none" w:sz="0" w:space="0" w:color="auto"/>
            <w:bottom w:val="none" w:sz="0" w:space="0" w:color="auto"/>
            <w:right w:val="none" w:sz="0" w:space="0" w:color="auto"/>
          </w:divBdr>
        </w:div>
        <w:div w:id="883101369">
          <w:marLeft w:val="480"/>
          <w:marRight w:val="0"/>
          <w:marTop w:val="0"/>
          <w:marBottom w:val="0"/>
          <w:divBdr>
            <w:top w:val="none" w:sz="0" w:space="0" w:color="auto"/>
            <w:left w:val="none" w:sz="0" w:space="0" w:color="auto"/>
            <w:bottom w:val="none" w:sz="0" w:space="0" w:color="auto"/>
            <w:right w:val="none" w:sz="0" w:space="0" w:color="auto"/>
          </w:divBdr>
        </w:div>
        <w:div w:id="945892439">
          <w:marLeft w:val="480"/>
          <w:marRight w:val="0"/>
          <w:marTop w:val="0"/>
          <w:marBottom w:val="0"/>
          <w:divBdr>
            <w:top w:val="none" w:sz="0" w:space="0" w:color="auto"/>
            <w:left w:val="none" w:sz="0" w:space="0" w:color="auto"/>
            <w:bottom w:val="none" w:sz="0" w:space="0" w:color="auto"/>
            <w:right w:val="none" w:sz="0" w:space="0" w:color="auto"/>
          </w:divBdr>
        </w:div>
        <w:div w:id="979456413">
          <w:marLeft w:val="480"/>
          <w:marRight w:val="0"/>
          <w:marTop w:val="0"/>
          <w:marBottom w:val="0"/>
          <w:divBdr>
            <w:top w:val="none" w:sz="0" w:space="0" w:color="auto"/>
            <w:left w:val="none" w:sz="0" w:space="0" w:color="auto"/>
            <w:bottom w:val="none" w:sz="0" w:space="0" w:color="auto"/>
            <w:right w:val="none" w:sz="0" w:space="0" w:color="auto"/>
          </w:divBdr>
        </w:div>
        <w:div w:id="979962349">
          <w:marLeft w:val="480"/>
          <w:marRight w:val="0"/>
          <w:marTop w:val="0"/>
          <w:marBottom w:val="0"/>
          <w:divBdr>
            <w:top w:val="none" w:sz="0" w:space="0" w:color="auto"/>
            <w:left w:val="none" w:sz="0" w:space="0" w:color="auto"/>
            <w:bottom w:val="none" w:sz="0" w:space="0" w:color="auto"/>
            <w:right w:val="none" w:sz="0" w:space="0" w:color="auto"/>
          </w:divBdr>
        </w:div>
        <w:div w:id="995108021">
          <w:marLeft w:val="480"/>
          <w:marRight w:val="0"/>
          <w:marTop w:val="0"/>
          <w:marBottom w:val="0"/>
          <w:divBdr>
            <w:top w:val="none" w:sz="0" w:space="0" w:color="auto"/>
            <w:left w:val="none" w:sz="0" w:space="0" w:color="auto"/>
            <w:bottom w:val="none" w:sz="0" w:space="0" w:color="auto"/>
            <w:right w:val="none" w:sz="0" w:space="0" w:color="auto"/>
          </w:divBdr>
        </w:div>
      </w:divsChild>
    </w:div>
    <w:div w:id="249628179">
      <w:bodyDiv w:val="1"/>
      <w:marLeft w:val="0"/>
      <w:marRight w:val="0"/>
      <w:marTop w:val="0"/>
      <w:marBottom w:val="0"/>
      <w:divBdr>
        <w:top w:val="none" w:sz="0" w:space="0" w:color="auto"/>
        <w:left w:val="none" w:sz="0" w:space="0" w:color="auto"/>
        <w:bottom w:val="none" w:sz="0" w:space="0" w:color="auto"/>
        <w:right w:val="none" w:sz="0" w:space="0" w:color="auto"/>
      </w:divBdr>
    </w:div>
    <w:div w:id="249658293">
      <w:bodyDiv w:val="1"/>
      <w:marLeft w:val="0"/>
      <w:marRight w:val="0"/>
      <w:marTop w:val="0"/>
      <w:marBottom w:val="0"/>
      <w:divBdr>
        <w:top w:val="none" w:sz="0" w:space="0" w:color="auto"/>
        <w:left w:val="none" w:sz="0" w:space="0" w:color="auto"/>
        <w:bottom w:val="none" w:sz="0" w:space="0" w:color="auto"/>
        <w:right w:val="none" w:sz="0" w:space="0" w:color="auto"/>
      </w:divBdr>
    </w:div>
    <w:div w:id="249779151">
      <w:bodyDiv w:val="1"/>
      <w:marLeft w:val="0"/>
      <w:marRight w:val="0"/>
      <w:marTop w:val="0"/>
      <w:marBottom w:val="0"/>
      <w:divBdr>
        <w:top w:val="none" w:sz="0" w:space="0" w:color="auto"/>
        <w:left w:val="none" w:sz="0" w:space="0" w:color="auto"/>
        <w:bottom w:val="none" w:sz="0" w:space="0" w:color="auto"/>
        <w:right w:val="none" w:sz="0" w:space="0" w:color="auto"/>
      </w:divBdr>
    </w:div>
    <w:div w:id="250088620">
      <w:bodyDiv w:val="1"/>
      <w:marLeft w:val="0"/>
      <w:marRight w:val="0"/>
      <w:marTop w:val="0"/>
      <w:marBottom w:val="0"/>
      <w:divBdr>
        <w:top w:val="none" w:sz="0" w:space="0" w:color="auto"/>
        <w:left w:val="none" w:sz="0" w:space="0" w:color="auto"/>
        <w:bottom w:val="none" w:sz="0" w:space="0" w:color="auto"/>
        <w:right w:val="none" w:sz="0" w:space="0" w:color="auto"/>
      </w:divBdr>
    </w:div>
    <w:div w:id="250160679">
      <w:bodyDiv w:val="1"/>
      <w:marLeft w:val="0"/>
      <w:marRight w:val="0"/>
      <w:marTop w:val="0"/>
      <w:marBottom w:val="0"/>
      <w:divBdr>
        <w:top w:val="none" w:sz="0" w:space="0" w:color="auto"/>
        <w:left w:val="none" w:sz="0" w:space="0" w:color="auto"/>
        <w:bottom w:val="none" w:sz="0" w:space="0" w:color="auto"/>
        <w:right w:val="none" w:sz="0" w:space="0" w:color="auto"/>
      </w:divBdr>
    </w:div>
    <w:div w:id="250284118">
      <w:bodyDiv w:val="1"/>
      <w:marLeft w:val="0"/>
      <w:marRight w:val="0"/>
      <w:marTop w:val="0"/>
      <w:marBottom w:val="0"/>
      <w:divBdr>
        <w:top w:val="none" w:sz="0" w:space="0" w:color="auto"/>
        <w:left w:val="none" w:sz="0" w:space="0" w:color="auto"/>
        <w:bottom w:val="none" w:sz="0" w:space="0" w:color="auto"/>
        <w:right w:val="none" w:sz="0" w:space="0" w:color="auto"/>
      </w:divBdr>
    </w:div>
    <w:div w:id="251010388">
      <w:bodyDiv w:val="1"/>
      <w:marLeft w:val="0"/>
      <w:marRight w:val="0"/>
      <w:marTop w:val="0"/>
      <w:marBottom w:val="0"/>
      <w:divBdr>
        <w:top w:val="none" w:sz="0" w:space="0" w:color="auto"/>
        <w:left w:val="none" w:sz="0" w:space="0" w:color="auto"/>
        <w:bottom w:val="none" w:sz="0" w:space="0" w:color="auto"/>
        <w:right w:val="none" w:sz="0" w:space="0" w:color="auto"/>
      </w:divBdr>
    </w:div>
    <w:div w:id="251403955">
      <w:bodyDiv w:val="1"/>
      <w:marLeft w:val="0"/>
      <w:marRight w:val="0"/>
      <w:marTop w:val="0"/>
      <w:marBottom w:val="0"/>
      <w:divBdr>
        <w:top w:val="none" w:sz="0" w:space="0" w:color="auto"/>
        <w:left w:val="none" w:sz="0" w:space="0" w:color="auto"/>
        <w:bottom w:val="none" w:sz="0" w:space="0" w:color="auto"/>
        <w:right w:val="none" w:sz="0" w:space="0" w:color="auto"/>
      </w:divBdr>
    </w:div>
    <w:div w:id="251550846">
      <w:bodyDiv w:val="1"/>
      <w:marLeft w:val="0"/>
      <w:marRight w:val="0"/>
      <w:marTop w:val="0"/>
      <w:marBottom w:val="0"/>
      <w:divBdr>
        <w:top w:val="none" w:sz="0" w:space="0" w:color="auto"/>
        <w:left w:val="none" w:sz="0" w:space="0" w:color="auto"/>
        <w:bottom w:val="none" w:sz="0" w:space="0" w:color="auto"/>
        <w:right w:val="none" w:sz="0" w:space="0" w:color="auto"/>
      </w:divBdr>
    </w:div>
    <w:div w:id="251551626">
      <w:bodyDiv w:val="1"/>
      <w:marLeft w:val="0"/>
      <w:marRight w:val="0"/>
      <w:marTop w:val="0"/>
      <w:marBottom w:val="0"/>
      <w:divBdr>
        <w:top w:val="none" w:sz="0" w:space="0" w:color="auto"/>
        <w:left w:val="none" w:sz="0" w:space="0" w:color="auto"/>
        <w:bottom w:val="none" w:sz="0" w:space="0" w:color="auto"/>
        <w:right w:val="none" w:sz="0" w:space="0" w:color="auto"/>
      </w:divBdr>
    </w:div>
    <w:div w:id="252011806">
      <w:bodyDiv w:val="1"/>
      <w:marLeft w:val="0"/>
      <w:marRight w:val="0"/>
      <w:marTop w:val="0"/>
      <w:marBottom w:val="0"/>
      <w:divBdr>
        <w:top w:val="none" w:sz="0" w:space="0" w:color="auto"/>
        <w:left w:val="none" w:sz="0" w:space="0" w:color="auto"/>
        <w:bottom w:val="none" w:sz="0" w:space="0" w:color="auto"/>
        <w:right w:val="none" w:sz="0" w:space="0" w:color="auto"/>
      </w:divBdr>
    </w:div>
    <w:div w:id="252205299">
      <w:bodyDiv w:val="1"/>
      <w:marLeft w:val="0"/>
      <w:marRight w:val="0"/>
      <w:marTop w:val="0"/>
      <w:marBottom w:val="0"/>
      <w:divBdr>
        <w:top w:val="none" w:sz="0" w:space="0" w:color="auto"/>
        <w:left w:val="none" w:sz="0" w:space="0" w:color="auto"/>
        <w:bottom w:val="none" w:sz="0" w:space="0" w:color="auto"/>
        <w:right w:val="none" w:sz="0" w:space="0" w:color="auto"/>
      </w:divBdr>
      <w:divsChild>
        <w:div w:id="1056605">
          <w:marLeft w:val="480"/>
          <w:marRight w:val="0"/>
          <w:marTop w:val="0"/>
          <w:marBottom w:val="0"/>
          <w:divBdr>
            <w:top w:val="none" w:sz="0" w:space="0" w:color="auto"/>
            <w:left w:val="none" w:sz="0" w:space="0" w:color="auto"/>
            <w:bottom w:val="none" w:sz="0" w:space="0" w:color="auto"/>
            <w:right w:val="none" w:sz="0" w:space="0" w:color="auto"/>
          </w:divBdr>
        </w:div>
        <w:div w:id="16277459">
          <w:marLeft w:val="480"/>
          <w:marRight w:val="0"/>
          <w:marTop w:val="0"/>
          <w:marBottom w:val="0"/>
          <w:divBdr>
            <w:top w:val="none" w:sz="0" w:space="0" w:color="auto"/>
            <w:left w:val="none" w:sz="0" w:space="0" w:color="auto"/>
            <w:bottom w:val="none" w:sz="0" w:space="0" w:color="auto"/>
            <w:right w:val="none" w:sz="0" w:space="0" w:color="auto"/>
          </w:divBdr>
        </w:div>
        <w:div w:id="17201192">
          <w:marLeft w:val="480"/>
          <w:marRight w:val="0"/>
          <w:marTop w:val="0"/>
          <w:marBottom w:val="0"/>
          <w:divBdr>
            <w:top w:val="none" w:sz="0" w:space="0" w:color="auto"/>
            <w:left w:val="none" w:sz="0" w:space="0" w:color="auto"/>
            <w:bottom w:val="none" w:sz="0" w:space="0" w:color="auto"/>
            <w:right w:val="none" w:sz="0" w:space="0" w:color="auto"/>
          </w:divBdr>
        </w:div>
        <w:div w:id="21327257">
          <w:marLeft w:val="480"/>
          <w:marRight w:val="0"/>
          <w:marTop w:val="0"/>
          <w:marBottom w:val="0"/>
          <w:divBdr>
            <w:top w:val="none" w:sz="0" w:space="0" w:color="auto"/>
            <w:left w:val="none" w:sz="0" w:space="0" w:color="auto"/>
            <w:bottom w:val="none" w:sz="0" w:space="0" w:color="auto"/>
            <w:right w:val="none" w:sz="0" w:space="0" w:color="auto"/>
          </w:divBdr>
        </w:div>
        <w:div w:id="29303402">
          <w:marLeft w:val="480"/>
          <w:marRight w:val="0"/>
          <w:marTop w:val="0"/>
          <w:marBottom w:val="0"/>
          <w:divBdr>
            <w:top w:val="none" w:sz="0" w:space="0" w:color="auto"/>
            <w:left w:val="none" w:sz="0" w:space="0" w:color="auto"/>
            <w:bottom w:val="none" w:sz="0" w:space="0" w:color="auto"/>
            <w:right w:val="none" w:sz="0" w:space="0" w:color="auto"/>
          </w:divBdr>
        </w:div>
        <w:div w:id="33502970">
          <w:marLeft w:val="480"/>
          <w:marRight w:val="0"/>
          <w:marTop w:val="0"/>
          <w:marBottom w:val="0"/>
          <w:divBdr>
            <w:top w:val="none" w:sz="0" w:space="0" w:color="auto"/>
            <w:left w:val="none" w:sz="0" w:space="0" w:color="auto"/>
            <w:bottom w:val="none" w:sz="0" w:space="0" w:color="auto"/>
            <w:right w:val="none" w:sz="0" w:space="0" w:color="auto"/>
          </w:divBdr>
        </w:div>
        <w:div w:id="106119811">
          <w:marLeft w:val="480"/>
          <w:marRight w:val="0"/>
          <w:marTop w:val="0"/>
          <w:marBottom w:val="0"/>
          <w:divBdr>
            <w:top w:val="none" w:sz="0" w:space="0" w:color="auto"/>
            <w:left w:val="none" w:sz="0" w:space="0" w:color="auto"/>
            <w:bottom w:val="none" w:sz="0" w:space="0" w:color="auto"/>
            <w:right w:val="none" w:sz="0" w:space="0" w:color="auto"/>
          </w:divBdr>
        </w:div>
        <w:div w:id="145171661">
          <w:marLeft w:val="480"/>
          <w:marRight w:val="0"/>
          <w:marTop w:val="0"/>
          <w:marBottom w:val="0"/>
          <w:divBdr>
            <w:top w:val="none" w:sz="0" w:space="0" w:color="auto"/>
            <w:left w:val="none" w:sz="0" w:space="0" w:color="auto"/>
            <w:bottom w:val="none" w:sz="0" w:space="0" w:color="auto"/>
            <w:right w:val="none" w:sz="0" w:space="0" w:color="auto"/>
          </w:divBdr>
        </w:div>
        <w:div w:id="146677730">
          <w:marLeft w:val="480"/>
          <w:marRight w:val="0"/>
          <w:marTop w:val="0"/>
          <w:marBottom w:val="0"/>
          <w:divBdr>
            <w:top w:val="none" w:sz="0" w:space="0" w:color="auto"/>
            <w:left w:val="none" w:sz="0" w:space="0" w:color="auto"/>
            <w:bottom w:val="none" w:sz="0" w:space="0" w:color="auto"/>
            <w:right w:val="none" w:sz="0" w:space="0" w:color="auto"/>
          </w:divBdr>
        </w:div>
        <w:div w:id="148251038">
          <w:marLeft w:val="480"/>
          <w:marRight w:val="0"/>
          <w:marTop w:val="0"/>
          <w:marBottom w:val="0"/>
          <w:divBdr>
            <w:top w:val="none" w:sz="0" w:space="0" w:color="auto"/>
            <w:left w:val="none" w:sz="0" w:space="0" w:color="auto"/>
            <w:bottom w:val="none" w:sz="0" w:space="0" w:color="auto"/>
            <w:right w:val="none" w:sz="0" w:space="0" w:color="auto"/>
          </w:divBdr>
        </w:div>
        <w:div w:id="158808211">
          <w:marLeft w:val="480"/>
          <w:marRight w:val="0"/>
          <w:marTop w:val="0"/>
          <w:marBottom w:val="0"/>
          <w:divBdr>
            <w:top w:val="none" w:sz="0" w:space="0" w:color="auto"/>
            <w:left w:val="none" w:sz="0" w:space="0" w:color="auto"/>
            <w:bottom w:val="none" w:sz="0" w:space="0" w:color="auto"/>
            <w:right w:val="none" w:sz="0" w:space="0" w:color="auto"/>
          </w:divBdr>
        </w:div>
        <w:div w:id="176425432">
          <w:marLeft w:val="480"/>
          <w:marRight w:val="0"/>
          <w:marTop w:val="0"/>
          <w:marBottom w:val="0"/>
          <w:divBdr>
            <w:top w:val="none" w:sz="0" w:space="0" w:color="auto"/>
            <w:left w:val="none" w:sz="0" w:space="0" w:color="auto"/>
            <w:bottom w:val="none" w:sz="0" w:space="0" w:color="auto"/>
            <w:right w:val="none" w:sz="0" w:space="0" w:color="auto"/>
          </w:divBdr>
        </w:div>
        <w:div w:id="177737490">
          <w:marLeft w:val="480"/>
          <w:marRight w:val="0"/>
          <w:marTop w:val="0"/>
          <w:marBottom w:val="0"/>
          <w:divBdr>
            <w:top w:val="none" w:sz="0" w:space="0" w:color="auto"/>
            <w:left w:val="none" w:sz="0" w:space="0" w:color="auto"/>
            <w:bottom w:val="none" w:sz="0" w:space="0" w:color="auto"/>
            <w:right w:val="none" w:sz="0" w:space="0" w:color="auto"/>
          </w:divBdr>
        </w:div>
        <w:div w:id="362942938">
          <w:marLeft w:val="480"/>
          <w:marRight w:val="0"/>
          <w:marTop w:val="0"/>
          <w:marBottom w:val="0"/>
          <w:divBdr>
            <w:top w:val="none" w:sz="0" w:space="0" w:color="auto"/>
            <w:left w:val="none" w:sz="0" w:space="0" w:color="auto"/>
            <w:bottom w:val="none" w:sz="0" w:space="0" w:color="auto"/>
            <w:right w:val="none" w:sz="0" w:space="0" w:color="auto"/>
          </w:divBdr>
        </w:div>
        <w:div w:id="366764096">
          <w:marLeft w:val="480"/>
          <w:marRight w:val="0"/>
          <w:marTop w:val="0"/>
          <w:marBottom w:val="0"/>
          <w:divBdr>
            <w:top w:val="none" w:sz="0" w:space="0" w:color="auto"/>
            <w:left w:val="none" w:sz="0" w:space="0" w:color="auto"/>
            <w:bottom w:val="none" w:sz="0" w:space="0" w:color="auto"/>
            <w:right w:val="none" w:sz="0" w:space="0" w:color="auto"/>
          </w:divBdr>
        </w:div>
        <w:div w:id="386028447">
          <w:marLeft w:val="480"/>
          <w:marRight w:val="0"/>
          <w:marTop w:val="0"/>
          <w:marBottom w:val="0"/>
          <w:divBdr>
            <w:top w:val="none" w:sz="0" w:space="0" w:color="auto"/>
            <w:left w:val="none" w:sz="0" w:space="0" w:color="auto"/>
            <w:bottom w:val="none" w:sz="0" w:space="0" w:color="auto"/>
            <w:right w:val="none" w:sz="0" w:space="0" w:color="auto"/>
          </w:divBdr>
        </w:div>
        <w:div w:id="466237551">
          <w:marLeft w:val="480"/>
          <w:marRight w:val="0"/>
          <w:marTop w:val="0"/>
          <w:marBottom w:val="0"/>
          <w:divBdr>
            <w:top w:val="none" w:sz="0" w:space="0" w:color="auto"/>
            <w:left w:val="none" w:sz="0" w:space="0" w:color="auto"/>
            <w:bottom w:val="none" w:sz="0" w:space="0" w:color="auto"/>
            <w:right w:val="none" w:sz="0" w:space="0" w:color="auto"/>
          </w:divBdr>
        </w:div>
        <w:div w:id="480079194">
          <w:marLeft w:val="480"/>
          <w:marRight w:val="0"/>
          <w:marTop w:val="0"/>
          <w:marBottom w:val="0"/>
          <w:divBdr>
            <w:top w:val="none" w:sz="0" w:space="0" w:color="auto"/>
            <w:left w:val="none" w:sz="0" w:space="0" w:color="auto"/>
            <w:bottom w:val="none" w:sz="0" w:space="0" w:color="auto"/>
            <w:right w:val="none" w:sz="0" w:space="0" w:color="auto"/>
          </w:divBdr>
        </w:div>
        <w:div w:id="509101491">
          <w:marLeft w:val="480"/>
          <w:marRight w:val="0"/>
          <w:marTop w:val="0"/>
          <w:marBottom w:val="0"/>
          <w:divBdr>
            <w:top w:val="none" w:sz="0" w:space="0" w:color="auto"/>
            <w:left w:val="none" w:sz="0" w:space="0" w:color="auto"/>
            <w:bottom w:val="none" w:sz="0" w:space="0" w:color="auto"/>
            <w:right w:val="none" w:sz="0" w:space="0" w:color="auto"/>
          </w:divBdr>
        </w:div>
        <w:div w:id="524828463">
          <w:marLeft w:val="480"/>
          <w:marRight w:val="0"/>
          <w:marTop w:val="0"/>
          <w:marBottom w:val="0"/>
          <w:divBdr>
            <w:top w:val="none" w:sz="0" w:space="0" w:color="auto"/>
            <w:left w:val="none" w:sz="0" w:space="0" w:color="auto"/>
            <w:bottom w:val="none" w:sz="0" w:space="0" w:color="auto"/>
            <w:right w:val="none" w:sz="0" w:space="0" w:color="auto"/>
          </w:divBdr>
        </w:div>
        <w:div w:id="537930628">
          <w:marLeft w:val="480"/>
          <w:marRight w:val="0"/>
          <w:marTop w:val="0"/>
          <w:marBottom w:val="0"/>
          <w:divBdr>
            <w:top w:val="none" w:sz="0" w:space="0" w:color="auto"/>
            <w:left w:val="none" w:sz="0" w:space="0" w:color="auto"/>
            <w:bottom w:val="none" w:sz="0" w:space="0" w:color="auto"/>
            <w:right w:val="none" w:sz="0" w:space="0" w:color="auto"/>
          </w:divBdr>
        </w:div>
        <w:div w:id="565646503">
          <w:marLeft w:val="480"/>
          <w:marRight w:val="0"/>
          <w:marTop w:val="0"/>
          <w:marBottom w:val="0"/>
          <w:divBdr>
            <w:top w:val="none" w:sz="0" w:space="0" w:color="auto"/>
            <w:left w:val="none" w:sz="0" w:space="0" w:color="auto"/>
            <w:bottom w:val="none" w:sz="0" w:space="0" w:color="auto"/>
            <w:right w:val="none" w:sz="0" w:space="0" w:color="auto"/>
          </w:divBdr>
        </w:div>
        <w:div w:id="573200537">
          <w:marLeft w:val="480"/>
          <w:marRight w:val="0"/>
          <w:marTop w:val="0"/>
          <w:marBottom w:val="0"/>
          <w:divBdr>
            <w:top w:val="none" w:sz="0" w:space="0" w:color="auto"/>
            <w:left w:val="none" w:sz="0" w:space="0" w:color="auto"/>
            <w:bottom w:val="none" w:sz="0" w:space="0" w:color="auto"/>
            <w:right w:val="none" w:sz="0" w:space="0" w:color="auto"/>
          </w:divBdr>
        </w:div>
        <w:div w:id="584611014">
          <w:marLeft w:val="480"/>
          <w:marRight w:val="0"/>
          <w:marTop w:val="0"/>
          <w:marBottom w:val="0"/>
          <w:divBdr>
            <w:top w:val="none" w:sz="0" w:space="0" w:color="auto"/>
            <w:left w:val="none" w:sz="0" w:space="0" w:color="auto"/>
            <w:bottom w:val="none" w:sz="0" w:space="0" w:color="auto"/>
            <w:right w:val="none" w:sz="0" w:space="0" w:color="auto"/>
          </w:divBdr>
        </w:div>
        <w:div w:id="605771418">
          <w:marLeft w:val="480"/>
          <w:marRight w:val="0"/>
          <w:marTop w:val="0"/>
          <w:marBottom w:val="0"/>
          <w:divBdr>
            <w:top w:val="none" w:sz="0" w:space="0" w:color="auto"/>
            <w:left w:val="none" w:sz="0" w:space="0" w:color="auto"/>
            <w:bottom w:val="none" w:sz="0" w:space="0" w:color="auto"/>
            <w:right w:val="none" w:sz="0" w:space="0" w:color="auto"/>
          </w:divBdr>
        </w:div>
        <w:div w:id="630090477">
          <w:marLeft w:val="480"/>
          <w:marRight w:val="0"/>
          <w:marTop w:val="0"/>
          <w:marBottom w:val="0"/>
          <w:divBdr>
            <w:top w:val="none" w:sz="0" w:space="0" w:color="auto"/>
            <w:left w:val="none" w:sz="0" w:space="0" w:color="auto"/>
            <w:bottom w:val="none" w:sz="0" w:space="0" w:color="auto"/>
            <w:right w:val="none" w:sz="0" w:space="0" w:color="auto"/>
          </w:divBdr>
        </w:div>
        <w:div w:id="641035415">
          <w:marLeft w:val="480"/>
          <w:marRight w:val="0"/>
          <w:marTop w:val="0"/>
          <w:marBottom w:val="0"/>
          <w:divBdr>
            <w:top w:val="none" w:sz="0" w:space="0" w:color="auto"/>
            <w:left w:val="none" w:sz="0" w:space="0" w:color="auto"/>
            <w:bottom w:val="none" w:sz="0" w:space="0" w:color="auto"/>
            <w:right w:val="none" w:sz="0" w:space="0" w:color="auto"/>
          </w:divBdr>
        </w:div>
        <w:div w:id="652561327">
          <w:marLeft w:val="480"/>
          <w:marRight w:val="0"/>
          <w:marTop w:val="0"/>
          <w:marBottom w:val="0"/>
          <w:divBdr>
            <w:top w:val="none" w:sz="0" w:space="0" w:color="auto"/>
            <w:left w:val="none" w:sz="0" w:space="0" w:color="auto"/>
            <w:bottom w:val="none" w:sz="0" w:space="0" w:color="auto"/>
            <w:right w:val="none" w:sz="0" w:space="0" w:color="auto"/>
          </w:divBdr>
        </w:div>
        <w:div w:id="736319985">
          <w:marLeft w:val="480"/>
          <w:marRight w:val="0"/>
          <w:marTop w:val="0"/>
          <w:marBottom w:val="0"/>
          <w:divBdr>
            <w:top w:val="none" w:sz="0" w:space="0" w:color="auto"/>
            <w:left w:val="none" w:sz="0" w:space="0" w:color="auto"/>
            <w:bottom w:val="none" w:sz="0" w:space="0" w:color="auto"/>
            <w:right w:val="none" w:sz="0" w:space="0" w:color="auto"/>
          </w:divBdr>
        </w:div>
        <w:div w:id="785737721">
          <w:marLeft w:val="480"/>
          <w:marRight w:val="0"/>
          <w:marTop w:val="0"/>
          <w:marBottom w:val="0"/>
          <w:divBdr>
            <w:top w:val="none" w:sz="0" w:space="0" w:color="auto"/>
            <w:left w:val="none" w:sz="0" w:space="0" w:color="auto"/>
            <w:bottom w:val="none" w:sz="0" w:space="0" w:color="auto"/>
            <w:right w:val="none" w:sz="0" w:space="0" w:color="auto"/>
          </w:divBdr>
        </w:div>
        <w:div w:id="813520666">
          <w:marLeft w:val="480"/>
          <w:marRight w:val="0"/>
          <w:marTop w:val="0"/>
          <w:marBottom w:val="0"/>
          <w:divBdr>
            <w:top w:val="none" w:sz="0" w:space="0" w:color="auto"/>
            <w:left w:val="none" w:sz="0" w:space="0" w:color="auto"/>
            <w:bottom w:val="none" w:sz="0" w:space="0" w:color="auto"/>
            <w:right w:val="none" w:sz="0" w:space="0" w:color="auto"/>
          </w:divBdr>
        </w:div>
        <w:div w:id="816217813">
          <w:marLeft w:val="480"/>
          <w:marRight w:val="0"/>
          <w:marTop w:val="0"/>
          <w:marBottom w:val="0"/>
          <w:divBdr>
            <w:top w:val="none" w:sz="0" w:space="0" w:color="auto"/>
            <w:left w:val="none" w:sz="0" w:space="0" w:color="auto"/>
            <w:bottom w:val="none" w:sz="0" w:space="0" w:color="auto"/>
            <w:right w:val="none" w:sz="0" w:space="0" w:color="auto"/>
          </w:divBdr>
        </w:div>
        <w:div w:id="834803001">
          <w:marLeft w:val="480"/>
          <w:marRight w:val="0"/>
          <w:marTop w:val="0"/>
          <w:marBottom w:val="0"/>
          <w:divBdr>
            <w:top w:val="none" w:sz="0" w:space="0" w:color="auto"/>
            <w:left w:val="none" w:sz="0" w:space="0" w:color="auto"/>
            <w:bottom w:val="none" w:sz="0" w:space="0" w:color="auto"/>
            <w:right w:val="none" w:sz="0" w:space="0" w:color="auto"/>
          </w:divBdr>
        </w:div>
        <w:div w:id="844131101">
          <w:marLeft w:val="480"/>
          <w:marRight w:val="0"/>
          <w:marTop w:val="0"/>
          <w:marBottom w:val="0"/>
          <w:divBdr>
            <w:top w:val="none" w:sz="0" w:space="0" w:color="auto"/>
            <w:left w:val="none" w:sz="0" w:space="0" w:color="auto"/>
            <w:bottom w:val="none" w:sz="0" w:space="0" w:color="auto"/>
            <w:right w:val="none" w:sz="0" w:space="0" w:color="auto"/>
          </w:divBdr>
        </w:div>
        <w:div w:id="899170197">
          <w:marLeft w:val="480"/>
          <w:marRight w:val="0"/>
          <w:marTop w:val="0"/>
          <w:marBottom w:val="0"/>
          <w:divBdr>
            <w:top w:val="none" w:sz="0" w:space="0" w:color="auto"/>
            <w:left w:val="none" w:sz="0" w:space="0" w:color="auto"/>
            <w:bottom w:val="none" w:sz="0" w:space="0" w:color="auto"/>
            <w:right w:val="none" w:sz="0" w:space="0" w:color="auto"/>
          </w:divBdr>
        </w:div>
        <w:div w:id="901017926">
          <w:marLeft w:val="480"/>
          <w:marRight w:val="0"/>
          <w:marTop w:val="0"/>
          <w:marBottom w:val="0"/>
          <w:divBdr>
            <w:top w:val="none" w:sz="0" w:space="0" w:color="auto"/>
            <w:left w:val="none" w:sz="0" w:space="0" w:color="auto"/>
            <w:bottom w:val="none" w:sz="0" w:space="0" w:color="auto"/>
            <w:right w:val="none" w:sz="0" w:space="0" w:color="auto"/>
          </w:divBdr>
        </w:div>
        <w:div w:id="997077237">
          <w:marLeft w:val="480"/>
          <w:marRight w:val="0"/>
          <w:marTop w:val="0"/>
          <w:marBottom w:val="0"/>
          <w:divBdr>
            <w:top w:val="none" w:sz="0" w:space="0" w:color="auto"/>
            <w:left w:val="none" w:sz="0" w:space="0" w:color="auto"/>
            <w:bottom w:val="none" w:sz="0" w:space="0" w:color="auto"/>
            <w:right w:val="none" w:sz="0" w:space="0" w:color="auto"/>
          </w:divBdr>
        </w:div>
        <w:div w:id="998340701">
          <w:marLeft w:val="480"/>
          <w:marRight w:val="0"/>
          <w:marTop w:val="0"/>
          <w:marBottom w:val="0"/>
          <w:divBdr>
            <w:top w:val="none" w:sz="0" w:space="0" w:color="auto"/>
            <w:left w:val="none" w:sz="0" w:space="0" w:color="auto"/>
            <w:bottom w:val="none" w:sz="0" w:space="0" w:color="auto"/>
            <w:right w:val="none" w:sz="0" w:space="0" w:color="auto"/>
          </w:divBdr>
        </w:div>
        <w:div w:id="1008024694">
          <w:marLeft w:val="480"/>
          <w:marRight w:val="0"/>
          <w:marTop w:val="0"/>
          <w:marBottom w:val="0"/>
          <w:divBdr>
            <w:top w:val="none" w:sz="0" w:space="0" w:color="auto"/>
            <w:left w:val="none" w:sz="0" w:space="0" w:color="auto"/>
            <w:bottom w:val="none" w:sz="0" w:space="0" w:color="auto"/>
            <w:right w:val="none" w:sz="0" w:space="0" w:color="auto"/>
          </w:divBdr>
        </w:div>
      </w:divsChild>
    </w:div>
    <w:div w:id="252786654">
      <w:bodyDiv w:val="1"/>
      <w:marLeft w:val="0"/>
      <w:marRight w:val="0"/>
      <w:marTop w:val="0"/>
      <w:marBottom w:val="0"/>
      <w:divBdr>
        <w:top w:val="none" w:sz="0" w:space="0" w:color="auto"/>
        <w:left w:val="none" w:sz="0" w:space="0" w:color="auto"/>
        <w:bottom w:val="none" w:sz="0" w:space="0" w:color="auto"/>
        <w:right w:val="none" w:sz="0" w:space="0" w:color="auto"/>
      </w:divBdr>
    </w:div>
    <w:div w:id="253362227">
      <w:bodyDiv w:val="1"/>
      <w:marLeft w:val="0"/>
      <w:marRight w:val="0"/>
      <w:marTop w:val="0"/>
      <w:marBottom w:val="0"/>
      <w:divBdr>
        <w:top w:val="none" w:sz="0" w:space="0" w:color="auto"/>
        <w:left w:val="none" w:sz="0" w:space="0" w:color="auto"/>
        <w:bottom w:val="none" w:sz="0" w:space="0" w:color="auto"/>
        <w:right w:val="none" w:sz="0" w:space="0" w:color="auto"/>
      </w:divBdr>
      <w:divsChild>
        <w:div w:id="40176955">
          <w:marLeft w:val="480"/>
          <w:marRight w:val="0"/>
          <w:marTop w:val="0"/>
          <w:marBottom w:val="0"/>
          <w:divBdr>
            <w:top w:val="none" w:sz="0" w:space="0" w:color="auto"/>
            <w:left w:val="none" w:sz="0" w:space="0" w:color="auto"/>
            <w:bottom w:val="none" w:sz="0" w:space="0" w:color="auto"/>
            <w:right w:val="none" w:sz="0" w:space="0" w:color="auto"/>
          </w:divBdr>
        </w:div>
        <w:div w:id="57242965">
          <w:marLeft w:val="480"/>
          <w:marRight w:val="0"/>
          <w:marTop w:val="0"/>
          <w:marBottom w:val="0"/>
          <w:divBdr>
            <w:top w:val="none" w:sz="0" w:space="0" w:color="auto"/>
            <w:left w:val="none" w:sz="0" w:space="0" w:color="auto"/>
            <w:bottom w:val="none" w:sz="0" w:space="0" w:color="auto"/>
            <w:right w:val="none" w:sz="0" w:space="0" w:color="auto"/>
          </w:divBdr>
        </w:div>
        <w:div w:id="115100605">
          <w:marLeft w:val="480"/>
          <w:marRight w:val="0"/>
          <w:marTop w:val="0"/>
          <w:marBottom w:val="0"/>
          <w:divBdr>
            <w:top w:val="none" w:sz="0" w:space="0" w:color="auto"/>
            <w:left w:val="none" w:sz="0" w:space="0" w:color="auto"/>
            <w:bottom w:val="none" w:sz="0" w:space="0" w:color="auto"/>
            <w:right w:val="none" w:sz="0" w:space="0" w:color="auto"/>
          </w:divBdr>
        </w:div>
        <w:div w:id="139351531">
          <w:marLeft w:val="480"/>
          <w:marRight w:val="0"/>
          <w:marTop w:val="0"/>
          <w:marBottom w:val="0"/>
          <w:divBdr>
            <w:top w:val="none" w:sz="0" w:space="0" w:color="auto"/>
            <w:left w:val="none" w:sz="0" w:space="0" w:color="auto"/>
            <w:bottom w:val="none" w:sz="0" w:space="0" w:color="auto"/>
            <w:right w:val="none" w:sz="0" w:space="0" w:color="auto"/>
          </w:divBdr>
        </w:div>
        <w:div w:id="179051417">
          <w:marLeft w:val="480"/>
          <w:marRight w:val="0"/>
          <w:marTop w:val="0"/>
          <w:marBottom w:val="0"/>
          <w:divBdr>
            <w:top w:val="none" w:sz="0" w:space="0" w:color="auto"/>
            <w:left w:val="none" w:sz="0" w:space="0" w:color="auto"/>
            <w:bottom w:val="none" w:sz="0" w:space="0" w:color="auto"/>
            <w:right w:val="none" w:sz="0" w:space="0" w:color="auto"/>
          </w:divBdr>
        </w:div>
        <w:div w:id="193815074">
          <w:marLeft w:val="480"/>
          <w:marRight w:val="0"/>
          <w:marTop w:val="0"/>
          <w:marBottom w:val="0"/>
          <w:divBdr>
            <w:top w:val="none" w:sz="0" w:space="0" w:color="auto"/>
            <w:left w:val="none" w:sz="0" w:space="0" w:color="auto"/>
            <w:bottom w:val="none" w:sz="0" w:space="0" w:color="auto"/>
            <w:right w:val="none" w:sz="0" w:space="0" w:color="auto"/>
          </w:divBdr>
        </w:div>
        <w:div w:id="282229709">
          <w:marLeft w:val="480"/>
          <w:marRight w:val="0"/>
          <w:marTop w:val="0"/>
          <w:marBottom w:val="0"/>
          <w:divBdr>
            <w:top w:val="none" w:sz="0" w:space="0" w:color="auto"/>
            <w:left w:val="none" w:sz="0" w:space="0" w:color="auto"/>
            <w:bottom w:val="none" w:sz="0" w:space="0" w:color="auto"/>
            <w:right w:val="none" w:sz="0" w:space="0" w:color="auto"/>
          </w:divBdr>
        </w:div>
        <w:div w:id="315763721">
          <w:marLeft w:val="480"/>
          <w:marRight w:val="0"/>
          <w:marTop w:val="0"/>
          <w:marBottom w:val="0"/>
          <w:divBdr>
            <w:top w:val="none" w:sz="0" w:space="0" w:color="auto"/>
            <w:left w:val="none" w:sz="0" w:space="0" w:color="auto"/>
            <w:bottom w:val="none" w:sz="0" w:space="0" w:color="auto"/>
            <w:right w:val="none" w:sz="0" w:space="0" w:color="auto"/>
          </w:divBdr>
        </w:div>
        <w:div w:id="327682287">
          <w:marLeft w:val="480"/>
          <w:marRight w:val="0"/>
          <w:marTop w:val="0"/>
          <w:marBottom w:val="0"/>
          <w:divBdr>
            <w:top w:val="none" w:sz="0" w:space="0" w:color="auto"/>
            <w:left w:val="none" w:sz="0" w:space="0" w:color="auto"/>
            <w:bottom w:val="none" w:sz="0" w:space="0" w:color="auto"/>
            <w:right w:val="none" w:sz="0" w:space="0" w:color="auto"/>
          </w:divBdr>
        </w:div>
        <w:div w:id="358168275">
          <w:marLeft w:val="480"/>
          <w:marRight w:val="0"/>
          <w:marTop w:val="0"/>
          <w:marBottom w:val="0"/>
          <w:divBdr>
            <w:top w:val="none" w:sz="0" w:space="0" w:color="auto"/>
            <w:left w:val="none" w:sz="0" w:space="0" w:color="auto"/>
            <w:bottom w:val="none" w:sz="0" w:space="0" w:color="auto"/>
            <w:right w:val="none" w:sz="0" w:space="0" w:color="auto"/>
          </w:divBdr>
        </w:div>
        <w:div w:id="372735185">
          <w:marLeft w:val="480"/>
          <w:marRight w:val="0"/>
          <w:marTop w:val="0"/>
          <w:marBottom w:val="0"/>
          <w:divBdr>
            <w:top w:val="none" w:sz="0" w:space="0" w:color="auto"/>
            <w:left w:val="none" w:sz="0" w:space="0" w:color="auto"/>
            <w:bottom w:val="none" w:sz="0" w:space="0" w:color="auto"/>
            <w:right w:val="none" w:sz="0" w:space="0" w:color="auto"/>
          </w:divBdr>
        </w:div>
        <w:div w:id="407459290">
          <w:marLeft w:val="480"/>
          <w:marRight w:val="0"/>
          <w:marTop w:val="0"/>
          <w:marBottom w:val="0"/>
          <w:divBdr>
            <w:top w:val="none" w:sz="0" w:space="0" w:color="auto"/>
            <w:left w:val="none" w:sz="0" w:space="0" w:color="auto"/>
            <w:bottom w:val="none" w:sz="0" w:space="0" w:color="auto"/>
            <w:right w:val="none" w:sz="0" w:space="0" w:color="auto"/>
          </w:divBdr>
        </w:div>
        <w:div w:id="427970221">
          <w:marLeft w:val="480"/>
          <w:marRight w:val="0"/>
          <w:marTop w:val="0"/>
          <w:marBottom w:val="0"/>
          <w:divBdr>
            <w:top w:val="none" w:sz="0" w:space="0" w:color="auto"/>
            <w:left w:val="none" w:sz="0" w:space="0" w:color="auto"/>
            <w:bottom w:val="none" w:sz="0" w:space="0" w:color="auto"/>
            <w:right w:val="none" w:sz="0" w:space="0" w:color="auto"/>
          </w:divBdr>
        </w:div>
        <w:div w:id="434253331">
          <w:marLeft w:val="480"/>
          <w:marRight w:val="0"/>
          <w:marTop w:val="0"/>
          <w:marBottom w:val="0"/>
          <w:divBdr>
            <w:top w:val="none" w:sz="0" w:space="0" w:color="auto"/>
            <w:left w:val="none" w:sz="0" w:space="0" w:color="auto"/>
            <w:bottom w:val="none" w:sz="0" w:space="0" w:color="auto"/>
            <w:right w:val="none" w:sz="0" w:space="0" w:color="auto"/>
          </w:divBdr>
        </w:div>
        <w:div w:id="547229157">
          <w:marLeft w:val="480"/>
          <w:marRight w:val="0"/>
          <w:marTop w:val="0"/>
          <w:marBottom w:val="0"/>
          <w:divBdr>
            <w:top w:val="none" w:sz="0" w:space="0" w:color="auto"/>
            <w:left w:val="none" w:sz="0" w:space="0" w:color="auto"/>
            <w:bottom w:val="none" w:sz="0" w:space="0" w:color="auto"/>
            <w:right w:val="none" w:sz="0" w:space="0" w:color="auto"/>
          </w:divBdr>
        </w:div>
        <w:div w:id="565653191">
          <w:marLeft w:val="480"/>
          <w:marRight w:val="0"/>
          <w:marTop w:val="0"/>
          <w:marBottom w:val="0"/>
          <w:divBdr>
            <w:top w:val="none" w:sz="0" w:space="0" w:color="auto"/>
            <w:left w:val="none" w:sz="0" w:space="0" w:color="auto"/>
            <w:bottom w:val="none" w:sz="0" w:space="0" w:color="auto"/>
            <w:right w:val="none" w:sz="0" w:space="0" w:color="auto"/>
          </w:divBdr>
        </w:div>
        <w:div w:id="630209825">
          <w:marLeft w:val="480"/>
          <w:marRight w:val="0"/>
          <w:marTop w:val="0"/>
          <w:marBottom w:val="0"/>
          <w:divBdr>
            <w:top w:val="none" w:sz="0" w:space="0" w:color="auto"/>
            <w:left w:val="none" w:sz="0" w:space="0" w:color="auto"/>
            <w:bottom w:val="none" w:sz="0" w:space="0" w:color="auto"/>
            <w:right w:val="none" w:sz="0" w:space="0" w:color="auto"/>
          </w:divBdr>
        </w:div>
        <w:div w:id="702250781">
          <w:marLeft w:val="480"/>
          <w:marRight w:val="0"/>
          <w:marTop w:val="0"/>
          <w:marBottom w:val="0"/>
          <w:divBdr>
            <w:top w:val="none" w:sz="0" w:space="0" w:color="auto"/>
            <w:left w:val="none" w:sz="0" w:space="0" w:color="auto"/>
            <w:bottom w:val="none" w:sz="0" w:space="0" w:color="auto"/>
            <w:right w:val="none" w:sz="0" w:space="0" w:color="auto"/>
          </w:divBdr>
        </w:div>
        <w:div w:id="757409390">
          <w:marLeft w:val="480"/>
          <w:marRight w:val="0"/>
          <w:marTop w:val="0"/>
          <w:marBottom w:val="0"/>
          <w:divBdr>
            <w:top w:val="none" w:sz="0" w:space="0" w:color="auto"/>
            <w:left w:val="none" w:sz="0" w:space="0" w:color="auto"/>
            <w:bottom w:val="none" w:sz="0" w:space="0" w:color="auto"/>
            <w:right w:val="none" w:sz="0" w:space="0" w:color="auto"/>
          </w:divBdr>
        </w:div>
        <w:div w:id="813987394">
          <w:marLeft w:val="480"/>
          <w:marRight w:val="0"/>
          <w:marTop w:val="0"/>
          <w:marBottom w:val="0"/>
          <w:divBdr>
            <w:top w:val="none" w:sz="0" w:space="0" w:color="auto"/>
            <w:left w:val="none" w:sz="0" w:space="0" w:color="auto"/>
            <w:bottom w:val="none" w:sz="0" w:space="0" w:color="auto"/>
            <w:right w:val="none" w:sz="0" w:space="0" w:color="auto"/>
          </w:divBdr>
        </w:div>
        <w:div w:id="814420331">
          <w:marLeft w:val="480"/>
          <w:marRight w:val="0"/>
          <w:marTop w:val="0"/>
          <w:marBottom w:val="0"/>
          <w:divBdr>
            <w:top w:val="none" w:sz="0" w:space="0" w:color="auto"/>
            <w:left w:val="none" w:sz="0" w:space="0" w:color="auto"/>
            <w:bottom w:val="none" w:sz="0" w:space="0" w:color="auto"/>
            <w:right w:val="none" w:sz="0" w:space="0" w:color="auto"/>
          </w:divBdr>
        </w:div>
        <w:div w:id="838541432">
          <w:marLeft w:val="480"/>
          <w:marRight w:val="0"/>
          <w:marTop w:val="0"/>
          <w:marBottom w:val="0"/>
          <w:divBdr>
            <w:top w:val="none" w:sz="0" w:space="0" w:color="auto"/>
            <w:left w:val="none" w:sz="0" w:space="0" w:color="auto"/>
            <w:bottom w:val="none" w:sz="0" w:space="0" w:color="auto"/>
            <w:right w:val="none" w:sz="0" w:space="0" w:color="auto"/>
          </w:divBdr>
        </w:div>
        <w:div w:id="851455962">
          <w:marLeft w:val="480"/>
          <w:marRight w:val="0"/>
          <w:marTop w:val="0"/>
          <w:marBottom w:val="0"/>
          <w:divBdr>
            <w:top w:val="none" w:sz="0" w:space="0" w:color="auto"/>
            <w:left w:val="none" w:sz="0" w:space="0" w:color="auto"/>
            <w:bottom w:val="none" w:sz="0" w:space="0" w:color="auto"/>
            <w:right w:val="none" w:sz="0" w:space="0" w:color="auto"/>
          </w:divBdr>
        </w:div>
        <w:div w:id="854883073">
          <w:marLeft w:val="480"/>
          <w:marRight w:val="0"/>
          <w:marTop w:val="0"/>
          <w:marBottom w:val="0"/>
          <w:divBdr>
            <w:top w:val="none" w:sz="0" w:space="0" w:color="auto"/>
            <w:left w:val="none" w:sz="0" w:space="0" w:color="auto"/>
            <w:bottom w:val="none" w:sz="0" w:space="0" w:color="auto"/>
            <w:right w:val="none" w:sz="0" w:space="0" w:color="auto"/>
          </w:divBdr>
        </w:div>
        <w:div w:id="900403028">
          <w:marLeft w:val="480"/>
          <w:marRight w:val="0"/>
          <w:marTop w:val="0"/>
          <w:marBottom w:val="0"/>
          <w:divBdr>
            <w:top w:val="none" w:sz="0" w:space="0" w:color="auto"/>
            <w:left w:val="none" w:sz="0" w:space="0" w:color="auto"/>
            <w:bottom w:val="none" w:sz="0" w:space="0" w:color="auto"/>
            <w:right w:val="none" w:sz="0" w:space="0" w:color="auto"/>
          </w:divBdr>
        </w:div>
        <w:div w:id="948127127">
          <w:marLeft w:val="480"/>
          <w:marRight w:val="0"/>
          <w:marTop w:val="0"/>
          <w:marBottom w:val="0"/>
          <w:divBdr>
            <w:top w:val="none" w:sz="0" w:space="0" w:color="auto"/>
            <w:left w:val="none" w:sz="0" w:space="0" w:color="auto"/>
            <w:bottom w:val="none" w:sz="0" w:space="0" w:color="auto"/>
            <w:right w:val="none" w:sz="0" w:space="0" w:color="auto"/>
          </w:divBdr>
        </w:div>
        <w:div w:id="952173315">
          <w:marLeft w:val="480"/>
          <w:marRight w:val="0"/>
          <w:marTop w:val="0"/>
          <w:marBottom w:val="0"/>
          <w:divBdr>
            <w:top w:val="none" w:sz="0" w:space="0" w:color="auto"/>
            <w:left w:val="none" w:sz="0" w:space="0" w:color="auto"/>
            <w:bottom w:val="none" w:sz="0" w:space="0" w:color="auto"/>
            <w:right w:val="none" w:sz="0" w:space="0" w:color="auto"/>
          </w:divBdr>
        </w:div>
        <w:div w:id="965544876">
          <w:marLeft w:val="480"/>
          <w:marRight w:val="0"/>
          <w:marTop w:val="0"/>
          <w:marBottom w:val="0"/>
          <w:divBdr>
            <w:top w:val="none" w:sz="0" w:space="0" w:color="auto"/>
            <w:left w:val="none" w:sz="0" w:space="0" w:color="auto"/>
            <w:bottom w:val="none" w:sz="0" w:space="0" w:color="auto"/>
            <w:right w:val="none" w:sz="0" w:space="0" w:color="auto"/>
          </w:divBdr>
        </w:div>
        <w:div w:id="969475657">
          <w:marLeft w:val="480"/>
          <w:marRight w:val="0"/>
          <w:marTop w:val="0"/>
          <w:marBottom w:val="0"/>
          <w:divBdr>
            <w:top w:val="none" w:sz="0" w:space="0" w:color="auto"/>
            <w:left w:val="none" w:sz="0" w:space="0" w:color="auto"/>
            <w:bottom w:val="none" w:sz="0" w:space="0" w:color="auto"/>
            <w:right w:val="none" w:sz="0" w:space="0" w:color="auto"/>
          </w:divBdr>
        </w:div>
        <w:div w:id="1013919554">
          <w:marLeft w:val="480"/>
          <w:marRight w:val="0"/>
          <w:marTop w:val="0"/>
          <w:marBottom w:val="0"/>
          <w:divBdr>
            <w:top w:val="none" w:sz="0" w:space="0" w:color="auto"/>
            <w:left w:val="none" w:sz="0" w:space="0" w:color="auto"/>
            <w:bottom w:val="none" w:sz="0" w:space="0" w:color="auto"/>
            <w:right w:val="none" w:sz="0" w:space="0" w:color="auto"/>
          </w:divBdr>
        </w:div>
      </w:divsChild>
    </w:div>
    <w:div w:id="253515830">
      <w:bodyDiv w:val="1"/>
      <w:marLeft w:val="0"/>
      <w:marRight w:val="0"/>
      <w:marTop w:val="0"/>
      <w:marBottom w:val="0"/>
      <w:divBdr>
        <w:top w:val="none" w:sz="0" w:space="0" w:color="auto"/>
        <w:left w:val="none" w:sz="0" w:space="0" w:color="auto"/>
        <w:bottom w:val="none" w:sz="0" w:space="0" w:color="auto"/>
        <w:right w:val="none" w:sz="0" w:space="0" w:color="auto"/>
      </w:divBdr>
    </w:div>
    <w:div w:id="253831734">
      <w:bodyDiv w:val="1"/>
      <w:marLeft w:val="0"/>
      <w:marRight w:val="0"/>
      <w:marTop w:val="0"/>
      <w:marBottom w:val="0"/>
      <w:divBdr>
        <w:top w:val="none" w:sz="0" w:space="0" w:color="auto"/>
        <w:left w:val="none" w:sz="0" w:space="0" w:color="auto"/>
        <w:bottom w:val="none" w:sz="0" w:space="0" w:color="auto"/>
        <w:right w:val="none" w:sz="0" w:space="0" w:color="auto"/>
      </w:divBdr>
    </w:div>
    <w:div w:id="253899323">
      <w:bodyDiv w:val="1"/>
      <w:marLeft w:val="0"/>
      <w:marRight w:val="0"/>
      <w:marTop w:val="0"/>
      <w:marBottom w:val="0"/>
      <w:divBdr>
        <w:top w:val="none" w:sz="0" w:space="0" w:color="auto"/>
        <w:left w:val="none" w:sz="0" w:space="0" w:color="auto"/>
        <w:bottom w:val="none" w:sz="0" w:space="0" w:color="auto"/>
        <w:right w:val="none" w:sz="0" w:space="0" w:color="auto"/>
      </w:divBdr>
    </w:div>
    <w:div w:id="253982554">
      <w:bodyDiv w:val="1"/>
      <w:marLeft w:val="0"/>
      <w:marRight w:val="0"/>
      <w:marTop w:val="0"/>
      <w:marBottom w:val="0"/>
      <w:divBdr>
        <w:top w:val="none" w:sz="0" w:space="0" w:color="auto"/>
        <w:left w:val="none" w:sz="0" w:space="0" w:color="auto"/>
        <w:bottom w:val="none" w:sz="0" w:space="0" w:color="auto"/>
        <w:right w:val="none" w:sz="0" w:space="0" w:color="auto"/>
      </w:divBdr>
    </w:div>
    <w:div w:id="254023050">
      <w:bodyDiv w:val="1"/>
      <w:marLeft w:val="0"/>
      <w:marRight w:val="0"/>
      <w:marTop w:val="0"/>
      <w:marBottom w:val="0"/>
      <w:divBdr>
        <w:top w:val="none" w:sz="0" w:space="0" w:color="auto"/>
        <w:left w:val="none" w:sz="0" w:space="0" w:color="auto"/>
        <w:bottom w:val="none" w:sz="0" w:space="0" w:color="auto"/>
        <w:right w:val="none" w:sz="0" w:space="0" w:color="auto"/>
      </w:divBdr>
    </w:div>
    <w:div w:id="254435038">
      <w:bodyDiv w:val="1"/>
      <w:marLeft w:val="0"/>
      <w:marRight w:val="0"/>
      <w:marTop w:val="0"/>
      <w:marBottom w:val="0"/>
      <w:divBdr>
        <w:top w:val="none" w:sz="0" w:space="0" w:color="auto"/>
        <w:left w:val="none" w:sz="0" w:space="0" w:color="auto"/>
        <w:bottom w:val="none" w:sz="0" w:space="0" w:color="auto"/>
        <w:right w:val="none" w:sz="0" w:space="0" w:color="auto"/>
      </w:divBdr>
    </w:div>
    <w:div w:id="254673397">
      <w:bodyDiv w:val="1"/>
      <w:marLeft w:val="0"/>
      <w:marRight w:val="0"/>
      <w:marTop w:val="0"/>
      <w:marBottom w:val="0"/>
      <w:divBdr>
        <w:top w:val="none" w:sz="0" w:space="0" w:color="auto"/>
        <w:left w:val="none" w:sz="0" w:space="0" w:color="auto"/>
        <w:bottom w:val="none" w:sz="0" w:space="0" w:color="auto"/>
        <w:right w:val="none" w:sz="0" w:space="0" w:color="auto"/>
      </w:divBdr>
      <w:divsChild>
        <w:div w:id="10498933">
          <w:marLeft w:val="480"/>
          <w:marRight w:val="0"/>
          <w:marTop w:val="0"/>
          <w:marBottom w:val="0"/>
          <w:divBdr>
            <w:top w:val="none" w:sz="0" w:space="0" w:color="auto"/>
            <w:left w:val="none" w:sz="0" w:space="0" w:color="auto"/>
            <w:bottom w:val="none" w:sz="0" w:space="0" w:color="auto"/>
            <w:right w:val="none" w:sz="0" w:space="0" w:color="auto"/>
          </w:divBdr>
        </w:div>
        <w:div w:id="35200643">
          <w:marLeft w:val="480"/>
          <w:marRight w:val="0"/>
          <w:marTop w:val="0"/>
          <w:marBottom w:val="0"/>
          <w:divBdr>
            <w:top w:val="none" w:sz="0" w:space="0" w:color="auto"/>
            <w:left w:val="none" w:sz="0" w:space="0" w:color="auto"/>
            <w:bottom w:val="none" w:sz="0" w:space="0" w:color="auto"/>
            <w:right w:val="none" w:sz="0" w:space="0" w:color="auto"/>
          </w:divBdr>
        </w:div>
        <w:div w:id="49119162">
          <w:marLeft w:val="480"/>
          <w:marRight w:val="0"/>
          <w:marTop w:val="0"/>
          <w:marBottom w:val="0"/>
          <w:divBdr>
            <w:top w:val="none" w:sz="0" w:space="0" w:color="auto"/>
            <w:left w:val="none" w:sz="0" w:space="0" w:color="auto"/>
            <w:bottom w:val="none" w:sz="0" w:space="0" w:color="auto"/>
            <w:right w:val="none" w:sz="0" w:space="0" w:color="auto"/>
          </w:divBdr>
        </w:div>
        <w:div w:id="52656423">
          <w:marLeft w:val="480"/>
          <w:marRight w:val="0"/>
          <w:marTop w:val="0"/>
          <w:marBottom w:val="0"/>
          <w:divBdr>
            <w:top w:val="none" w:sz="0" w:space="0" w:color="auto"/>
            <w:left w:val="none" w:sz="0" w:space="0" w:color="auto"/>
            <w:bottom w:val="none" w:sz="0" w:space="0" w:color="auto"/>
            <w:right w:val="none" w:sz="0" w:space="0" w:color="auto"/>
          </w:divBdr>
        </w:div>
        <w:div w:id="55204028">
          <w:marLeft w:val="480"/>
          <w:marRight w:val="0"/>
          <w:marTop w:val="0"/>
          <w:marBottom w:val="0"/>
          <w:divBdr>
            <w:top w:val="none" w:sz="0" w:space="0" w:color="auto"/>
            <w:left w:val="none" w:sz="0" w:space="0" w:color="auto"/>
            <w:bottom w:val="none" w:sz="0" w:space="0" w:color="auto"/>
            <w:right w:val="none" w:sz="0" w:space="0" w:color="auto"/>
          </w:divBdr>
        </w:div>
        <w:div w:id="59014169">
          <w:marLeft w:val="480"/>
          <w:marRight w:val="0"/>
          <w:marTop w:val="0"/>
          <w:marBottom w:val="0"/>
          <w:divBdr>
            <w:top w:val="none" w:sz="0" w:space="0" w:color="auto"/>
            <w:left w:val="none" w:sz="0" w:space="0" w:color="auto"/>
            <w:bottom w:val="none" w:sz="0" w:space="0" w:color="auto"/>
            <w:right w:val="none" w:sz="0" w:space="0" w:color="auto"/>
          </w:divBdr>
        </w:div>
        <w:div w:id="69548779">
          <w:marLeft w:val="480"/>
          <w:marRight w:val="0"/>
          <w:marTop w:val="0"/>
          <w:marBottom w:val="0"/>
          <w:divBdr>
            <w:top w:val="none" w:sz="0" w:space="0" w:color="auto"/>
            <w:left w:val="none" w:sz="0" w:space="0" w:color="auto"/>
            <w:bottom w:val="none" w:sz="0" w:space="0" w:color="auto"/>
            <w:right w:val="none" w:sz="0" w:space="0" w:color="auto"/>
          </w:divBdr>
        </w:div>
        <w:div w:id="82073828">
          <w:marLeft w:val="480"/>
          <w:marRight w:val="0"/>
          <w:marTop w:val="0"/>
          <w:marBottom w:val="0"/>
          <w:divBdr>
            <w:top w:val="none" w:sz="0" w:space="0" w:color="auto"/>
            <w:left w:val="none" w:sz="0" w:space="0" w:color="auto"/>
            <w:bottom w:val="none" w:sz="0" w:space="0" w:color="auto"/>
            <w:right w:val="none" w:sz="0" w:space="0" w:color="auto"/>
          </w:divBdr>
        </w:div>
        <w:div w:id="109054320">
          <w:marLeft w:val="480"/>
          <w:marRight w:val="0"/>
          <w:marTop w:val="0"/>
          <w:marBottom w:val="0"/>
          <w:divBdr>
            <w:top w:val="none" w:sz="0" w:space="0" w:color="auto"/>
            <w:left w:val="none" w:sz="0" w:space="0" w:color="auto"/>
            <w:bottom w:val="none" w:sz="0" w:space="0" w:color="auto"/>
            <w:right w:val="none" w:sz="0" w:space="0" w:color="auto"/>
          </w:divBdr>
        </w:div>
        <w:div w:id="141850310">
          <w:marLeft w:val="480"/>
          <w:marRight w:val="0"/>
          <w:marTop w:val="0"/>
          <w:marBottom w:val="0"/>
          <w:divBdr>
            <w:top w:val="none" w:sz="0" w:space="0" w:color="auto"/>
            <w:left w:val="none" w:sz="0" w:space="0" w:color="auto"/>
            <w:bottom w:val="none" w:sz="0" w:space="0" w:color="auto"/>
            <w:right w:val="none" w:sz="0" w:space="0" w:color="auto"/>
          </w:divBdr>
        </w:div>
        <w:div w:id="171334558">
          <w:marLeft w:val="480"/>
          <w:marRight w:val="0"/>
          <w:marTop w:val="0"/>
          <w:marBottom w:val="0"/>
          <w:divBdr>
            <w:top w:val="none" w:sz="0" w:space="0" w:color="auto"/>
            <w:left w:val="none" w:sz="0" w:space="0" w:color="auto"/>
            <w:bottom w:val="none" w:sz="0" w:space="0" w:color="auto"/>
            <w:right w:val="none" w:sz="0" w:space="0" w:color="auto"/>
          </w:divBdr>
        </w:div>
        <w:div w:id="202520616">
          <w:marLeft w:val="480"/>
          <w:marRight w:val="0"/>
          <w:marTop w:val="0"/>
          <w:marBottom w:val="0"/>
          <w:divBdr>
            <w:top w:val="none" w:sz="0" w:space="0" w:color="auto"/>
            <w:left w:val="none" w:sz="0" w:space="0" w:color="auto"/>
            <w:bottom w:val="none" w:sz="0" w:space="0" w:color="auto"/>
            <w:right w:val="none" w:sz="0" w:space="0" w:color="auto"/>
          </w:divBdr>
        </w:div>
        <w:div w:id="218320500">
          <w:marLeft w:val="480"/>
          <w:marRight w:val="0"/>
          <w:marTop w:val="0"/>
          <w:marBottom w:val="0"/>
          <w:divBdr>
            <w:top w:val="none" w:sz="0" w:space="0" w:color="auto"/>
            <w:left w:val="none" w:sz="0" w:space="0" w:color="auto"/>
            <w:bottom w:val="none" w:sz="0" w:space="0" w:color="auto"/>
            <w:right w:val="none" w:sz="0" w:space="0" w:color="auto"/>
          </w:divBdr>
        </w:div>
        <w:div w:id="230506002">
          <w:marLeft w:val="480"/>
          <w:marRight w:val="0"/>
          <w:marTop w:val="0"/>
          <w:marBottom w:val="0"/>
          <w:divBdr>
            <w:top w:val="none" w:sz="0" w:space="0" w:color="auto"/>
            <w:left w:val="none" w:sz="0" w:space="0" w:color="auto"/>
            <w:bottom w:val="none" w:sz="0" w:space="0" w:color="auto"/>
            <w:right w:val="none" w:sz="0" w:space="0" w:color="auto"/>
          </w:divBdr>
        </w:div>
        <w:div w:id="234633569">
          <w:marLeft w:val="480"/>
          <w:marRight w:val="0"/>
          <w:marTop w:val="0"/>
          <w:marBottom w:val="0"/>
          <w:divBdr>
            <w:top w:val="none" w:sz="0" w:space="0" w:color="auto"/>
            <w:left w:val="none" w:sz="0" w:space="0" w:color="auto"/>
            <w:bottom w:val="none" w:sz="0" w:space="0" w:color="auto"/>
            <w:right w:val="none" w:sz="0" w:space="0" w:color="auto"/>
          </w:divBdr>
        </w:div>
        <w:div w:id="329212221">
          <w:marLeft w:val="480"/>
          <w:marRight w:val="0"/>
          <w:marTop w:val="0"/>
          <w:marBottom w:val="0"/>
          <w:divBdr>
            <w:top w:val="none" w:sz="0" w:space="0" w:color="auto"/>
            <w:left w:val="none" w:sz="0" w:space="0" w:color="auto"/>
            <w:bottom w:val="none" w:sz="0" w:space="0" w:color="auto"/>
            <w:right w:val="none" w:sz="0" w:space="0" w:color="auto"/>
          </w:divBdr>
        </w:div>
        <w:div w:id="345638315">
          <w:marLeft w:val="480"/>
          <w:marRight w:val="0"/>
          <w:marTop w:val="0"/>
          <w:marBottom w:val="0"/>
          <w:divBdr>
            <w:top w:val="none" w:sz="0" w:space="0" w:color="auto"/>
            <w:left w:val="none" w:sz="0" w:space="0" w:color="auto"/>
            <w:bottom w:val="none" w:sz="0" w:space="0" w:color="auto"/>
            <w:right w:val="none" w:sz="0" w:space="0" w:color="auto"/>
          </w:divBdr>
        </w:div>
        <w:div w:id="385221086">
          <w:marLeft w:val="480"/>
          <w:marRight w:val="0"/>
          <w:marTop w:val="0"/>
          <w:marBottom w:val="0"/>
          <w:divBdr>
            <w:top w:val="none" w:sz="0" w:space="0" w:color="auto"/>
            <w:left w:val="none" w:sz="0" w:space="0" w:color="auto"/>
            <w:bottom w:val="none" w:sz="0" w:space="0" w:color="auto"/>
            <w:right w:val="none" w:sz="0" w:space="0" w:color="auto"/>
          </w:divBdr>
        </w:div>
        <w:div w:id="415708630">
          <w:marLeft w:val="480"/>
          <w:marRight w:val="0"/>
          <w:marTop w:val="0"/>
          <w:marBottom w:val="0"/>
          <w:divBdr>
            <w:top w:val="none" w:sz="0" w:space="0" w:color="auto"/>
            <w:left w:val="none" w:sz="0" w:space="0" w:color="auto"/>
            <w:bottom w:val="none" w:sz="0" w:space="0" w:color="auto"/>
            <w:right w:val="none" w:sz="0" w:space="0" w:color="auto"/>
          </w:divBdr>
        </w:div>
        <w:div w:id="428738033">
          <w:marLeft w:val="480"/>
          <w:marRight w:val="0"/>
          <w:marTop w:val="0"/>
          <w:marBottom w:val="0"/>
          <w:divBdr>
            <w:top w:val="none" w:sz="0" w:space="0" w:color="auto"/>
            <w:left w:val="none" w:sz="0" w:space="0" w:color="auto"/>
            <w:bottom w:val="none" w:sz="0" w:space="0" w:color="auto"/>
            <w:right w:val="none" w:sz="0" w:space="0" w:color="auto"/>
          </w:divBdr>
        </w:div>
        <w:div w:id="435953345">
          <w:marLeft w:val="480"/>
          <w:marRight w:val="0"/>
          <w:marTop w:val="0"/>
          <w:marBottom w:val="0"/>
          <w:divBdr>
            <w:top w:val="none" w:sz="0" w:space="0" w:color="auto"/>
            <w:left w:val="none" w:sz="0" w:space="0" w:color="auto"/>
            <w:bottom w:val="none" w:sz="0" w:space="0" w:color="auto"/>
            <w:right w:val="none" w:sz="0" w:space="0" w:color="auto"/>
          </w:divBdr>
        </w:div>
        <w:div w:id="478308191">
          <w:marLeft w:val="480"/>
          <w:marRight w:val="0"/>
          <w:marTop w:val="0"/>
          <w:marBottom w:val="0"/>
          <w:divBdr>
            <w:top w:val="none" w:sz="0" w:space="0" w:color="auto"/>
            <w:left w:val="none" w:sz="0" w:space="0" w:color="auto"/>
            <w:bottom w:val="none" w:sz="0" w:space="0" w:color="auto"/>
            <w:right w:val="none" w:sz="0" w:space="0" w:color="auto"/>
          </w:divBdr>
        </w:div>
        <w:div w:id="509030133">
          <w:marLeft w:val="480"/>
          <w:marRight w:val="0"/>
          <w:marTop w:val="0"/>
          <w:marBottom w:val="0"/>
          <w:divBdr>
            <w:top w:val="none" w:sz="0" w:space="0" w:color="auto"/>
            <w:left w:val="none" w:sz="0" w:space="0" w:color="auto"/>
            <w:bottom w:val="none" w:sz="0" w:space="0" w:color="auto"/>
            <w:right w:val="none" w:sz="0" w:space="0" w:color="auto"/>
          </w:divBdr>
        </w:div>
        <w:div w:id="510031522">
          <w:marLeft w:val="480"/>
          <w:marRight w:val="0"/>
          <w:marTop w:val="0"/>
          <w:marBottom w:val="0"/>
          <w:divBdr>
            <w:top w:val="none" w:sz="0" w:space="0" w:color="auto"/>
            <w:left w:val="none" w:sz="0" w:space="0" w:color="auto"/>
            <w:bottom w:val="none" w:sz="0" w:space="0" w:color="auto"/>
            <w:right w:val="none" w:sz="0" w:space="0" w:color="auto"/>
          </w:divBdr>
        </w:div>
        <w:div w:id="534080341">
          <w:marLeft w:val="480"/>
          <w:marRight w:val="0"/>
          <w:marTop w:val="0"/>
          <w:marBottom w:val="0"/>
          <w:divBdr>
            <w:top w:val="none" w:sz="0" w:space="0" w:color="auto"/>
            <w:left w:val="none" w:sz="0" w:space="0" w:color="auto"/>
            <w:bottom w:val="none" w:sz="0" w:space="0" w:color="auto"/>
            <w:right w:val="none" w:sz="0" w:space="0" w:color="auto"/>
          </w:divBdr>
        </w:div>
        <w:div w:id="540483197">
          <w:marLeft w:val="480"/>
          <w:marRight w:val="0"/>
          <w:marTop w:val="0"/>
          <w:marBottom w:val="0"/>
          <w:divBdr>
            <w:top w:val="none" w:sz="0" w:space="0" w:color="auto"/>
            <w:left w:val="none" w:sz="0" w:space="0" w:color="auto"/>
            <w:bottom w:val="none" w:sz="0" w:space="0" w:color="auto"/>
            <w:right w:val="none" w:sz="0" w:space="0" w:color="auto"/>
          </w:divBdr>
        </w:div>
        <w:div w:id="565917380">
          <w:marLeft w:val="480"/>
          <w:marRight w:val="0"/>
          <w:marTop w:val="0"/>
          <w:marBottom w:val="0"/>
          <w:divBdr>
            <w:top w:val="none" w:sz="0" w:space="0" w:color="auto"/>
            <w:left w:val="none" w:sz="0" w:space="0" w:color="auto"/>
            <w:bottom w:val="none" w:sz="0" w:space="0" w:color="auto"/>
            <w:right w:val="none" w:sz="0" w:space="0" w:color="auto"/>
          </w:divBdr>
        </w:div>
        <w:div w:id="623971599">
          <w:marLeft w:val="480"/>
          <w:marRight w:val="0"/>
          <w:marTop w:val="0"/>
          <w:marBottom w:val="0"/>
          <w:divBdr>
            <w:top w:val="none" w:sz="0" w:space="0" w:color="auto"/>
            <w:left w:val="none" w:sz="0" w:space="0" w:color="auto"/>
            <w:bottom w:val="none" w:sz="0" w:space="0" w:color="auto"/>
            <w:right w:val="none" w:sz="0" w:space="0" w:color="auto"/>
          </w:divBdr>
        </w:div>
        <w:div w:id="635990147">
          <w:marLeft w:val="480"/>
          <w:marRight w:val="0"/>
          <w:marTop w:val="0"/>
          <w:marBottom w:val="0"/>
          <w:divBdr>
            <w:top w:val="none" w:sz="0" w:space="0" w:color="auto"/>
            <w:left w:val="none" w:sz="0" w:space="0" w:color="auto"/>
            <w:bottom w:val="none" w:sz="0" w:space="0" w:color="auto"/>
            <w:right w:val="none" w:sz="0" w:space="0" w:color="auto"/>
          </w:divBdr>
        </w:div>
        <w:div w:id="655260827">
          <w:marLeft w:val="480"/>
          <w:marRight w:val="0"/>
          <w:marTop w:val="0"/>
          <w:marBottom w:val="0"/>
          <w:divBdr>
            <w:top w:val="none" w:sz="0" w:space="0" w:color="auto"/>
            <w:left w:val="none" w:sz="0" w:space="0" w:color="auto"/>
            <w:bottom w:val="none" w:sz="0" w:space="0" w:color="auto"/>
            <w:right w:val="none" w:sz="0" w:space="0" w:color="auto"/>
          </w:divBdr>
        </w:div>
        <w:div w:id="670062659">
          <w:marLeft w:val="480"/>
          <w:marRight w:val="0"/>
          <w:marTop w:val="0"/>
          <w:marBottom w:val="0"/>
          <w:divBdr>
            <w:top w:val="none" w:sz="0" w:space="0" w:color="auto"/>
            <w:left w:val="none" w:sz="0" w:space="0" w:color="auto"/>
            <w:bottom w:val="none" w:sz="0" w:space="0" w:color="auto"/>
            <w:right w:val="none" w:sz="0" w:space="0" w:color="auto"/>
          </w:divBdr>
        </w:div>
        <w:div w:id="677735633">
          <w:marLeft w:val="480"/>
          <w:marRight w:val="0"/>
          <w:marTop w:val="0"/>
          <w:marBottom w:val="0"/>
          <w:divBdr>
            <w:top w:val="none" w:sz="0" w:space="0" w:color="auto"/>
            <w:left w:val="none" w:sz="0" w:space="0" w:color="auto"/>
            <w:bottom w:val="none" w:sz="0" w:space="0" w:color="auto"/>
            <w:right w:val="none" w:sz="0" w:space="0" w:color="auto"/>
          </w:divBdr>
        </w:div>
        <w:div w:id="715860450">
          <w:marLeft w:val="480"/>
          <w:marRight w:val="0"/>
          <w:marTop w:val="0"/>
          <w:marBottom w:val="0"/>
          <w:divBdr>
            <w:top w:val="none" w:sz="0" w:space="0" w:color="auto"/>
            <w:left w:val="none" w:sz="0" w:space="0" w:color="auto"/>
            <w:bottom w:val="none" w:sz="0" w:space="0" w:color="auto"/>
            <w:right w:val="none" w:sz="0" w:space="0" w:color="auto"/>
          </w:divBdr>
        </w:div>
        <w:div w:id="771440145">
          <w:marLeft w:val="480"/>
          <w:marRight w:val="0"/>
          <w:marTop w:val="0"/>
          <w:marBottom w:val="0"/>
          <w:divBdr>
            <w:top w:val="none" w:sz="0" w:space="0" w:color="auto"/>
            <w:left w:val="none" w:sz="0" w:space="0" w:color="auto"/>
            <w:bottom w:val="none" w:sz="0" w:space="0" w:color="auto"/>
            <w:right w:val="none" w:sz="0" w:space="0" w:color="auto"/>
          </w:divBdr>
        </w:div>
        <w:div w:id="803817015">
          <w:marLeft w:val="480"/>
          <w:marRight w:val="0"/>
          <w:marTop w:val="0"/>
          <w:marBottom w:val="0"/>
          <w:divBdr>
            <w:top w:val="none" w:sz="0" w:space="0" w:color="auto"/>
            <w:left w:val="none" w:sz="0" w:space="0" w:color="auto"/>
            <w:bottom w:val="none" w:sz="0" w:space="0" w:color="auto"/>
            <w:right w:val="none" w:sz="0" w:space="0" w:color="auto"/>
          </w:divBdr>
        </w:div>
        <w:div w:id="805242865">
          <w:marLeft w:val="480"/>
          <w:marRight w:val="0"/>
          <w:marTop w:val="0"/>
          <w:marBottom w:val="0"/>
          <w:divBdr>
            <w:top w:val="none" w:sz="0" w:space="0" w:color="auto"/>
            <w:left w:val="none" w:sz="0" w:space="0" w:color="auto"/>
            <w:bottom w:val="none" w:sz="0" w:space="0" w:color="auto"/>
            <w:right w:val="none" w:sz="0" w:space="0" w:color="auto"/>
          </w:divBdr>
        </w:div>
        <w:div w:id="849296860">
          <w:marLeft w:val="480"/>
          <w:marRight w:val="0"/>
          <w:marTop w:val="0"/>
          <w:marBottom w:val="0"/>
          <w:divBdr>
            <w:top w:val="none" w:sz="0" w:space="0" w:color="auto"/>
            <w:left w:val="none" w:sz="0" w:space="0" w:color="auto"/>
            <w:bottom w:val="none" w:sz="0" w:space="0" w:color="auto"/>
            <w:right w:val="none" w:sz="0" w:space="0" w:color="auto"/>
          </w:divBdr>
        </w:div>
        <w:div w:id="887759109">
          <w:marLeft w:val="480"/>
          <w:marRight w:val="0"/>
          <w:marTop w:val="0"/>
          <w:marBottom w:val="0"/>
          <w:divBdr>
            <w:top w:val="none" w:sz="0" w:space="0" w:color="auto"/>
            <w:left w:val="none" w:sz="0" w:space="0" w:color="auto"/>
            <w:bottom w:val="none" w:sz="0" w:space="0" w:color="auto"/>
            <w:right w:val="none" w:sz="0" w:space="0" w:color="auto"/>
          </w:divBdr>
        </w:div>
        <w:div w:id="888372766">
          <w:marLeft w:val="480"/>
          <w:marRight w:val="0"/>
          <w:marTop w:val="0"/>
          <w:marBottom w:val="0"/>
          <w:divBdr>
            <w:top w:val="none" w:sz="0" w:space="0" w:color="auto"/>
            <w:left w:val="none" w:sz="0" w:space="0" w:color="auto"/>
            <w:bottom w:val="none" w:sz="0" w:space="0" w:color="auto"/>
            <w:right w:val="none" w:sz="0" w:space="0" w:color="auto"/>
          </w:divBdr>
        </w:div>
        <w:div w:id="899829776">
          <w:marLeft w:val="480"/>
          <w:marRight w:val="0"/>
          <w:marTop w:val="0"/>
          <w:marBottom w:val="0"/>
          <w:divBdr>
            <w:top w:val="none" w:sz="0" w:space="0" w:color="auto"/>
            <w:left w:val="none" w:sz="0" w:space="0" w:color="auto"/>
            <w:bottom w:val="none" w:sz="0" w:space="0" w:color="auto"/>
            <w:right w:val="none" w:sz="0" w:space="0" w:color="auto"/>
          </w:divBdr>
        </w:div>
        <w:div w:id="905460831">
          <w:marLeft w:val="480"/>
          <w:marRight w:val="0"/>
          <w:marTop w:val="0"/>
          <w:marBottom w:val="0"/>
          <w:divBdr>
            <w:top w:val="none" w:sz="0" w:space="0" w:color="auto"/>
            <w:left w:val="none" w:sz="0" w:space="0" w:color="auto"/>
            <w:bottom w:val="none" w:sz="0" w:space="0" w:color="auto"/>
            <w:right w:val="none" w:sz="0" w:space="0" w:color="auto"/>
          </w:divBdr>
        </w:div>
        <w:div w:id="957493130">
          <w:marLeft w:val="480"/>
          <w:marRight w:val="0"/>
          <w:marTop w:val="0"/>
          <w:marBottom w:val="0"/>
          <w:divBdr>
            <w:top w:val="none" w:sz="0" w:space="0" w:color="auto"/>
            <w:left w:val="none" w:sz="0" w:space="0" w:color="auto"/>
            <w:bottom w:val="none" w:sz="0" w:space="0" w:color="auto"/>
            <w:right w:val="none" w:sz="0" w:space="0" w:color="auto"/>
          </w:divBdr>
        </w:div>
        <w:div w:id="957764174">
          <w:marLeft w:val="480"/>
          <w:marRight w:val="0"/>
          <w:marTop w:val="0"/>
          <w:marBottom w:val="0"/>
          <w:divBdr>
            <w:top w:val="none" w:sz="0" w:space="0" w:color="auto"/>
            <w:left w:val="none" w:sz="0" w:space="0" w:color="auto"/>
            <w:bottom w:val="none" w:sz="0" w:space="0" w:color="auto"/>
            <w:right w:val="none" w:sz="0" w:space="0" w:color="auto"/>
          </w:divBdr>
        </w:div>
        <w:div w:id="971594763">
          <w:marLeft w:val="480"/>
          <w:marRight w:val="0"/>
          <w:marTop w:val="0"/>
          <w:marBottom w:val="0"/>
          <w:divBdr>
            <w:top w:val="none" w:sz="0" w:space="0" w:color="auto"/>
            <w:left w:val="none" w:sz="0" w:space="0" w:color="auto"/>
            <w:bottom w:val="none" w:sz="0" w:space="0" w:color="auto"/>
            <w:right w:val="none" w:sz="0" w:space="0" w:color="auto"/>
          </w:divBdr>
        </w:div>
        <w:div w:id="981346201">
          <w:marLeft w:val="480"/>
          <w:marRight w:val="0"/>
          <w:marTop w:val="0"/>
          <w:marBottom w:val="0"/>
          <w:divBdr>
            <w:top w:val="none" w:sz="0" w:space="0" w:color="auto"/>
            <w:left w:val="none" w:sz="0" w:space="0" w:color="auto"/>
            <w:bottom w:val="none" w:sz="0" w:space="0" w:color="auto"/>
            <w:right w:val="none" w:sz="0" w:space="0" w:color="auto"/>
          </w:divBdr>
        </w:div>
        <w:div w:id="1010644826">
          <w:marLeft w:val="480"/>
          <w:marRight w:val="0"/>
          <w:marTop w:val="0"/>
          <w:marBottom w:val="0"/>
          <w:divBdr>
            <w:top w:val="none" w:sz="0" w:space="0" w:color="auto"/>
            <w:left w:val="none" w:sz="0" w:space="0" w:color="auto"/>
            <w:bottom w:val="none" w:sz="0" w:space="0" w:color="auto"/>
            <w:right w:val="none" w:sz="0" w:space="0" w:color="auto"/>
          </w:divBdr>
        </w:div>
        <w:div w:id="1018047081">
          <w:marLeft w:val="480"/>
          <w:marRight w:val="0"/>
          <w:marTop w:val="0"/>
          <w:marBottom w:val="0"/>
          <w:divBdr>
            <w:top w:val="none" w:sz="0" w:space="0" w:color="auto"/>
            <w:left w:val="none" w:sz="0" w:space="0" w:color="auto"/>
            <w:bottom w:val="none" w:sz="0" w:space="0" w:color="auto"/>
            <w:right w:val="none" w:sz="0" w:space="0" w:color="auto"/>
          </w:divBdr>
        </w:div>
      </w:divsChild>
    </w:div>
    <w:div w:id="254677894">
      <w:bodyDiv w:val="1"/>
      <w:marLeft w:val="0"/>
      <w:marRight w:val="0"/>
      <w:marTop w:val="0"/>
      <w:marBottom w:val="0"/>
      <w:divBdr>
        <w:top w:val="none" w:sz="0" w:space="0" w:color="auto"/>
        <w:left w:val="none" w:sz="0" w:space="0" w:color="auto"/>
        <w:bottom w:val="none" w:sz="0" w:space="0" w:color="auto"/>
        <w:right w:val="none" w:sz="0" w:space="0" w:color="auto"/>
      </w:divBdr>
    </w:div>
    <w:div w:id="254703591">
      <w:bodyDiv w:val="1"/>
      <w:marLeft w:val="0"/>
      <w:marRight w:val="0"/>
      <w:marTop w:val="0"/>
      <w:marBottom w:val="0"/>
      <w:divBdr>
        <w:top w:val="none" w:sz="0" w:space="0" w:color="auto"/>
        <w:left w:val="none" w:sz="0" w:space="0" w:color="auto"/>
        <w:bottom w:val="none" w:sz="0" w:space="0" w:color="auto"/>
        <w:right w:val="none" w:sz="0" w:space="0" w:color="auto"/>
      </w:divBdr>
    </w:div>
    <w:div w:id="255215640">
      <w:bodyDiv w:val="1"/>
      <w:marLeft w:val="0"/>
      <w:marRight w:val="0"/>
      <w:marTop w:val="0"/>
      <w:marBottom w:val="0"/>
      <w:divBdr>
        <w:top w:val="none" w:sz="0" w:space="0" w:color="auto"/>
        <w:left w:val="none" w:sz="0" w:space="0" w:color="auto"/>
        <w:bottom w:val="none" w:sz="0" w:space="0" w:color="auto"/>
        <w:right w:val="none" w:sz="0" w:space="0" w:color="auto"/>
      </w:divBdr>
    </w:div>
    <w:div w:id="255673071">
      <w:bodyDiv w:val="1"/>
      <w:marLeft w:val="0"/>
      <w:marRight w:val="0"/>
      <w:marTop w:val="0"/>
      <w:marBottom w:val="0"/>
      <w:divBdr>
        <w:top w:val="none" w:sz="0" w:space="0" w:color="auto"/>
        <w:left w:val="none" w:sz="0" w:space="0" w:color="auto"/>
        <w:bottom w:val="none" w:sz="0" w:space="0" w:color="auto"/>
        <w:right w:val="none" w:sz="0" w:space="0" w:color="auto"/>
      </w:divBdr>
    </w:div>
    <w:div w:id="255797323">
      <w:bodyDiv w:val="1"/>
      <w:marLeft w:val="0"/>
      <w:marRight w:val="0"/>
      <w:marTop w:val="0"/>
      <w:marBottom w:val="0"/>
      <w:divBdr>
        <w:top w:val="none" w:sz="0" w:space="0" w:color="auto"/>
        <w:left w:val="none" w:sz="0" w:space="0" w:color="auto"/>
        <w:bottom w:val="none" w:sz="0" w:space="0" w:color="auto"/>
        <w:right w:val="none" w:sz="0" w:space="0" w:color="auto"/>
      </w:divBdr>
    </w:div>
    <w:div w:id="255944585">
      <w:bodyDiv w:val="1"/>
      <w:marLeft w:val="0"/>
      <w:marRight w:val="0"/>
      <w:marTop w:val="0"/>
      <w:marBottom w:val="0"/>
      <w:divBdr>
        <w:top w:val="none" w:sz="0" w:space="0" w:color="auto"/>
        <w:left w:val="none" w:sz="0" w:space="0" w:color="auto"/>
        <w:bottom w:val="none" w:sz="0" w:space="0" w:color="auto"/>
        <w:right w:val="none" w:sz="0" w:space="0" w:color="auto"/>
      </w:divBdr>
    </w:div>
    <w:div w:id="255986262">
      <w:bodyDiv w:val="1"/>
      <w:marLeft w:val="0"/>
      <w:marRight w:val="0"/>
      <w:marTop w:val="0"/>
      <w:marBottom w:val="0"/>
      <w:divBdr>
        <w:top w:val="none" w:sz="0" w:space="0" w:color="auto"/>
        <w:left w:val="none" w:sz="0" w:space="0" w:color="auto"/>
        <w:bottom w:val="none" w:sz="0" w:space="0" w:color="auto"/>
        <w:right w:val="none" w:sz="0" w:space="0" w:color="auto"/>
      </w:divBdr>
    </w:div>
    <w:div w:id="256137872">
      <w:bodyDiv w:val="1"/>
      <w:marLeft w:val="0"/>
      <w:marRight w:val="0"/>
      <w:marTop w:val="0"/>
      <w:marBottom w:val="0"/>
      <w:divBdr>
        <w:top w:val="none" w:sz="0" w:space="0" w:color="auto"/>
        <w:left w:val="none" w:sz="0" w:space="0" w:color="auto"/>
        <w:bottom w:val="none" w:sz="0" w:space="0" w:color="auto"/>
        <w:right w:val="none" w:sz="0" w:space="0" w:color="auto"/>
      </w:divBdr>
    </w:div>
    <w:div w:id="256527312">
      <w:bodyDiv w:val="1"/>
      <w:marLeft w:val="0"/>
      <w:marRight w:val="0"/>
      <w:marTop w:val="0"/>
      <w:marBottom w:val="0"/>
      <w:divBdr>
        <w:top w:val="none" w:sz="0" w:space="0" w:color="auto"/>
        <w:left w:val="none" w:sz="0" w:space="0" w:color="auto"/>
        <w:bottom w:val="none" w:sz="0" w:space="0" w:color="auto"/>
        <w:right w:val="none" w:sz="0" w:space="0" w:color="auto"/>
      </w:divBdr>
    </w:div>
    <w:div w:id="256643703">
      <w:bodyDiv w:val="1"/>
      <w:marLeft w:val="0"/>
      <w:marRight w:val="0"/>
      <w:marTop w:val="0"/>
      <w:marBottom w:val="0"/>
      <w:divBdr>
        <w:top w:val="none" w:sz="0" w:space="0" w:color="auto"/>
        <w:left w:val="none" w:sz="0" w:space="0" w:color="auto"/>
        <w:bottom w:val="none" w:sz="0" w:space="0" w:color="auto"/>
        <w:right w:val="none" w:sz="0" w:space="0" w:color="auto"/>
      </w:divBdr>
      <w:divsChild>
        <w:div w:id="4141504">
          <w:marLeft w:val="480"/>
          <w:marRight w:val="0"/>
          <w:marTop w:val="0"/>
          <w:marBottom w:val="0"/>
          <w:divBdr>
            <w:top w:val="none" w:sz="0" w:space="0" w:color="auto"/>
            <w:left w:val="none" w:sz="0" w:space="0" w:color="auto"/>
            <w:bottom w:val="none" w:sz="0" w:space="0" w:color="auto"/>
            <w:right w:val="none" w:sz="0" w:space="0" w:color="auto"/>
          </w:divBdr>
        </w:div>
        <w:div w:id="54011137">
          <w:marLeft w:val="480"/>
          <w:marRight w:val="0"/>
          <w:marTop w:val="0"/>
          <w:marBottom w:val="0"/>
          <w:divBdr>
            <w:top w:val="none" w:sz="0" w:space="0" w:color="auto"/>
            <w:left w:val="none" w:sz="0" w:space="0" w:color="auto"/>
            <w:bottom w:val="none" w:sz="0" w:space="0" w:color="auto"/>
            <w:right w:val="none" w:sz="0" w:space="0" w:color="auto"/>
          </w:divBdr>
        </w:div>
        <w:div w:id="128279381">
          <w:marLeft w:val="480"/>
          <w:marRight w:val="0"/>
          <w:marTop w:val="0"/>
          <w:marBottom w:val="0"/>
          <w:divBdr>
            <w:top w:val="none" w:sz="0" w:space="0" w:color="auto"/>
            <w:left w:val="none" w:sz="0" w:space="0" w:color="auto"/>
            <w:bottom w:val="none" w:sz="0" w:space="0" w:color="auto"/>
            <w:right w:val="none" w:sz="0" w:space="0" w:color="auto"/>
          </w:divBdr>
        </w:div>
        <w:div w:id="168637576">
          <w:marLeft w:val="480"/>
          <w:marRight w:val="0"/>
          <w:marTop w:val="0"/>
          <w:marBottom w:val="0"/>
          <w:divBdr>
            <w:top w:val="none" w:sz="0" w:space="0" w:color="auto"/>
            <w:left w:val="none" w:sz="0" w:space="0" w:color="auto"/>
            <w:bottom w:val="none" w:sz="0" w:space="0" w:color="auto"/>
            <w:right w:val="none" w:sz="0" w:space="0" w:color="auto"/>
          </w:divBdr>
        </w:div>
        <w:div w:id="169610470">
          <w:marLeft w:val="480"/>
          <w:marRight w:val="0"/>
          <w:marTop w:val="0"/>
          <w:marBottom w:val="0"/>
          <w:divBdr>
            <w:top w:val="none" w:sz="0" w:space="0" w:color="auto"/>
            <w:left w:val="none" w:sz="0" w:space="0" w:color="auto"/>
            <w:bottom w:val="none" w:sz="0" w:space="0" w:color="auto"/>
            <w:right w:val="none" w:sz="0" w:space="0" w:color="auto"/>
          </w:divBdr>
        </w:div>
        <w:div w:id="187763161">
          <w:marLeft w:val="480"/>
          <w:marRight w:val="0"/>
          <w:marTop w:val="0"/>
          <w:marBottom w:val="0"/>
          <w:divBdr>
            <w:top w:val="none" w:sz="0" w:space="0" w:color="auto"/>
            <w:left w:val="none" w:sz="0" w:space="0" w:color="auto"/>
            <w:bottom w:val="none" w:sz="0" w:space="0" w:color="auto"/>
            <w:right w:val="none" w:sz="0" w:space="0" w:color="auto"/>
          </w:divBdr>
        </w:div>
        <w:div w:id="197202236">
          <w:marLeft w:val="480"/>
          <w:marRight w:val="0"/>
          <w:marTop w:val="0"/>
          <w:marBottom w:val="0"/>
          <w:divBdr>
            <w:top w:val="none" w:sz="0" w:space="0" w:color="auto"/>
            <w:left w:val="none" w:sz="0" w:space="0" w:color="auto"/>
            <w:bottom w:val="none" w:sz="0" w:space="0" w:color="auto"/>
            <w:right w:val="none" w:sz="0" w:space="0" w:color="auto"/>
          </w:divBdr>
        </w:div>
        <w:div w:id="200169850">
          <w:marLeft w:val="480"/>
          <w:marRight w:val="0"/>
          <w:marTop w:val="0"/>
          <w:marBottom w:val="0"/>
          <w:divBdr>
            <w:top w:val="none" w:sz="0" w:space="0" w:color="auto"/>
            <w:left w:val="none" w:sz="0" w:space="0" w:color="auto"/>
            <w:bottom w:val="none" w:sz="0" w:space="0" w:color="auto"/>
            <w:right w:val="none" w:sz="0" w:space="0" w:color="auto"/>
          </w:divBdr>
        </w:div>
        <w:div w:id="204411819">
          <w:marLeft w:val="480"/>
          <w:marRight w:val="0"/>
          <w:marTop w:val="0"/>
          <w:marBottom w:val="0"/>
          <w:divBdr>
            <w:top w:val="none" w:sz="0" w:space="0" w:color="auto"/>
            <w:left w:val="none" w:sz="0" w:space="0" w:color="auto"/>
            <w:bottom w:val="none" w:sz="0" w:space="0" w:color="auto"/>
            <w:right w:val="none" w:sz="0" w:space="0" w:color="auto"/>
          </w:divBdr>
        </w:div>
        <w:div w:id="206574243">
          <w:marLeft w:val="480"/>
          <w:marRight w:val="0"/>
          <w:marTop w:val="0"/>
          <w:marBottom w:val="0"/>
          <w:divBdr>
            <w:top w:val="none" w:sz="0" w:space="0" w:color="auto"/>
            <w:left w:val="none" w:sz="0" w:space="0" w:color="auto"/>
            <w:bottom w:val="none" w:sz="0" w:space="0" w:color="auto"/>
            <w:right w:val="none" w:sz="0" w:space="0" w:color="auto"/>
          </w:divBdr>
        </w:div>
        <w:div w:id="237324144">
          <w:marLeft w:val="480"/>
          <w:marRight w:val="0"/>
          <w:marTop w:val="0"/>
          <w:marBottom w:val="0"/>
          <w:divBdr>
            <w:top w:val="none" w:sz="0" w:space="0" w:color="auto"/>
            <w:left w:val="none" w:sz="0" w:space="0" w:color="auto"/>
            <w:bottom w:val="none" w:sz="0" w:space="0" w:color="auto"/>
            <w:right w:val="none" w:sz="0" w:space="0" w:color="auto"/>
          </w:divBdr>
        </w:div>
        <w:div w:id="301470174">
          <w:marLeft w:val="480"/>
          <w:marRight w:val="0"/>
          <w:marTop w:val="0"/>
          <w:marBottom w:val="0"/>
          <w:divBdr>
            <w:top w:val="none" w:sz="0" w:space="0" w:color="auto"/>
            <w:left w:val="none" w:sz="0" w:space="0" w:color="auto"/>
            <w:bottom w:val="none" w:sz="0" w:space="0" w:color="auto"/>
            <w:right w:val="none" w:sz="0" w:space="0" w:color="auto"/>
          </w:divBdr>
        </w:div>
        <w:div w:id="323701979">
          <w:marLeft w:val="480"/>
          <w:marRight w:val="0"/>
          <w:marTop w:val="0"/>
          <w:marBottom w:val="0"/>
          <w:divBdr>
            <w:top w:val="none" w:sz="0" w:space="0" w:color="auto"/>
            <w:left w:val="none" w:sz="0" w:space="0" w:color="auto"/>
            <w:bottom w:val="none" w:sz="0" w:space="0" w:color="auto"/>
            <w:right w:val="none" w:sz="0" w:space="0" w:color="auto"/>
          </w:divBdr>
        </w:div>
        <w:div w:id="333074410">
          <w:marLeft w:val="480"/>
          <w:marRight w:val="0"/>
          <w:marTop w:val="0"/>
          <w:marBottom w:val="0"/>
          <w:divBdr>
            <w:top w:val="none" w:sz="0" w:space="0" w:color="auto"/>
            <w:left w:val="none" w:sz="0" w:space="0" w:color="auto"/>
            <w:bottom w:val="none" w:sz="0" w:space="0" w:color="auto"/>
            <w:right w:val="none" w:sz="0" w:space="0" w:color="auto"/>
          </w:divBdr>
        </w:div>
        <w:div w:id="357854578">
          <w:marLeft w:val="480"/>
          <w:marRight w:val="0"/>
          <w:marTop w:val="0"/>
          <w:marBottom w:val="0"/>
          <w:divBdr>
            <w:top w:val="none" w:sz="0" w:space="0" w:color="auto"/>
            <w:left w:val="none" w:sz="0" w:space="0" w:color="auto"/>
            <w:bottom w:val="none" w:sz="0" w:space="0" w:color="auto"/>
            <w:right w:val="none" w:sz="0" w:space="0" w:color="auto"/>
          </w:divBdr>
        </w:div>
        <w:div w:id="358895650">
          <w:marLeft w:val="480"/>
          <w:marRight w:val="0"/>
          <w:marTop w:val="0"/>
          <w:marBottom w:val="0"/>
          <w:divBdr>
            <w:top w:val="none" w:sz="0" w:space="0" w:color="auto"/>
            <w:left w:val="none" w:sz="0" w:space="0" w:color="auto"/>
            <w:bottom w:val="none" w:sz="0" w:space="0" w:color="auto"/>
            <w:right w:val="none" w:sz="0" w:space="0" w:color="auto"/>
          </w:divBdr>
        </w:div>
        <w:div w:id="367142646">
          <w:marLeft w:val="480"/>
          <w:marRight w:val="0"/>
          <w:marTop w:val="0"/>
          <w:marBottom w:val="0"/>
          <w:divBdr>
            <w:top w:val="none" w:sz="0" w:space="0" w:color="auto"/>
            <w:left w:val="none" w:sz="0" w:space="0" w:color="auto"/>
            <w:bottom w:val="none" w:sz="0" w:space="0" w:color="auto"/>
            <w:right w:val="none" w:sz="0" w:space="0" w:color="auto"/>
          </w:divBdr>
        </w:div>
        <w:div w:id="383453287">
          <w:marLeft w:val="480"/>
          <w:marRight w:val="0"/>
          <w:marTop w:val="0"/>
          <w:marBottom w:val="0"/>
          <w:divBdr>
            <w:top w:val="none" w:sz="0" w:space="0" w:color="auto"/>
            <w:left w:val="none" w:sz="0" w:space="0" w:color="auto"/>
            <w:bottom w:val="none" w:sz="0" w:space="0" w:color="auto"/>
            <w:right w:val="none" w:sz="0" w:space="0" w:color="auto"/>
          </w:divBdr>
        </w:div>
        <w:div w:id="385683171">
          <w:marLeft w:val="480"/>
          <w:marRight w:val="0"/>
          <w:marTop w:val="0"/>
          <w:marBottom w:val="0"/>
          <w:divBdr>
            <w:top w:val="none" w:sz="0" w:space="0" w:color="auto"/>
            <w:left w:val="none" w:sz="0" w:space="0" w:color="auto"/>
            <w:bottom w:val="none" w:sz="0" w:space="0" w:color="auto"/>
            <w:right w:val="none" w:sz="0" w:space="0" w:color="auto"/>
          </w:divBdr>
        </w:div>
        <w:div w:id="396054569">
          <w:marLeft w:val="480"/>
          <w:marRight w:val="0"/>
          <w:marTop w:val="0"/>
          <w:marBottom w:val="0"/>
          <w:divBdr>
            <w:top w:val="none" w:sz="0" w:space="0" w:color="auto"/>
            <w:left w:val="none" w:sz="0" w:space="0" w:color="auto"/>
            <w:bottom w:val="none" w:sz="0" w:space="0" w:color="auto"/>
            <w:right w:val="none" w:sz="0" w:space="0" w:color="auto"/>
          </w:divBdr>
        </w:div>
        <w:div w:id="402073005">
          <w:marLeft w:val="480"/>
          <w:marRight w:val="0"/>
          <w:marTop w:val="0"/>
          <w:marBottom w:val="0"/>
          <w:divBdr>
            <w:top w:val="none" w:sz="0" w:space="0" w:color="auto"/>
            <w:left w:val="none" w:sz="0" w:space="0" w:color="auto"/>
            <w:bottom w:val="none" w:sz="0" w:space="0" w:color="auto"/>
            <w:right w:val="none" w:sz="0" w:space="0" w:color="auto"/>
          </w:divBdr>
        </w:div>
        <w:div w:id="419258377">
          <w:marLeft w:val="480"/>
          <w:marRight w:val="0"/>
          <w:marTop w:val="0"/>
          <w:marBottom w:val="0"/>
          <w:divBdr>
            <w:top w:val="none" w:sz="0" w:space="0" w:color="auto"/>
            <w:left w:val="none" w:sz="0" w:space="0" w:color="auto"/>
            <w:bottom w:val="none" w:sz="0" w:space="0" w:color="auto"/>
            <w:right w:val="none" w:sz="0" w:space="0" w:color="auto"/>
          </w:divBdr>
        </w:div>
        <w:div w:id="425150576">
          <w:marLeft w:val="480"/>
          <w:marRight w:val="0"/>
          <w:marTop w:val="0"/>
          <w:marBottom w:val="0"/>
          <w:divBdr>
            <w:top w:val="none" w:sz="0" w:space="0" w:color="auto"/>
            <w:left w:val="none" w:sz="0" w:space="0" w:color="auto"/>
            <w:bottom w:val="none" w:sz="0" w:space="0" w:color="auto"/>
            <w:right w:val="none" w:sz="0" w:space="0" w:color="auto"/>
          </w:divBdr>
        </w:div>
        <w:div w:id="450828895">
          <w:marLeft w:val="480"/>
          <w:marRight w:val="0"/>
          <w:marTop w:val="0"/>
          <w:marBottom w:val="0"/>
          <w:divBdr>
            <w:top w:val="none" w:sz="0" w:space="0" w:color="auto"/>
            <w:left w:val="none" w:sz="0" w:space="0" w:color="auto"/>
            <w:bottom w:val="none" w:sz="0" w:space="0" w:color="auto"/>
            <w:right w:val="none" w:sz="0" w:space="0" w:color="auto"/>
          </w:divBdr>
        </w:div>
        <w:div w:id="453448729">
          <w:marLeft w:val="480"/>
          <w:marRight w:val="0"/>
          <w:marTop w:val="0"/>
          <w:marBottom w:val="0"/>
          <w:divBdr>
            <w:top w:val="none" w:sz="0" w:space="0" w:color="auto"/>
            <w:left w:val="none" w:sz="0" w:space="0" w:color="auto"/>
            <w:bottom w:val="none" w:sz="0" w:space="0" w:color="auto"/>
            <w:right w:val="none" w:sz="0" w:space="0" w:color="auto"/>
          </w:divBdr>
        </w:div>
        <w:div w:id="470755526">
          <w:marLeft w:val="480"/>
          <w:marRight w:val="0"/>
          <w:marTop w:val="0"/>
          <w:marBottom w:val="0"/>
          <w:divBdr>
            <w:top w:val="none" w:sz="0" w:space="0" w:color="auto"/>
            <w:left w:val="none" w:sz="0" w:space="0" w:color="auto"/>
            <w:bottom w:val="none" w:sz="0" w:space="0" w:color="auto"/>
            <w:right w:val="none" w:sz="0" w:space="0" w:color="auto"/>
          </w:divBdr>
        </w:div>
        <w:div w:id="484317516">
          <w:marLeft w:val="480"/>
          <w:marRight w:val="0"/>
          <w:marTop w:val="0"/>
          <w:marBottom w:val="0"/>
          <w:divBdr>
            <w:top w:val="none" w:sz="0" w:space="0" w:color="auto"/>
            <w:left w:val="none" w:sz="0" w:space="0" w:color="auto"/>
            <w:bottom w:val="none" w:sz="0" w:space="0" w:color="auto"/>
            <w:right w:val="none" w:sz="0" w:space="0" w:color="auto"/>
          </w:divBdr>
        </w:div>
        <w:div w:id="498740533">
          <w:marLeft w:val="480"/>
          <w:marRight w:val="0"/>
          <w:marTop w:val="0"/>
          <w:marBottom w:val="0"/>
          <w:divBdr>
            <w:top w:val="none" w:sz="0" w:space="0" w:color="auto"/>
            <w:left w:val="none" w:sz="0" w:space="0" w:color="auto"/>
            <w:bottom w:val="none" w:sz="0" w:space="0" w:color="auto"/>
            <w:right w:val="none" w:sz="0" w:space="0" w:color="auto"/>
          </w:divBdr>
        </w:div>
        <w:div w:id="570163926">
          <w:marLeft w:val="480"/>
          <w:marRight w:val="0"/>
          <w:marTop w:val="0"/>
          <w:marBottom w:val="0"/>
          <w:divBdr>
            <w:top w:val="none" w:sz="0" w:space="0" w:color="auto"/>
            <w:left w:val="none" w:sz="0" w:space="0" w:color="auto"/>
            <w:bottom w:val="none" w:sz="0" w:space="0" w:color="auto"/>
            <w:right w:val="none" w:sz="0" w:space="0" w:color="auto"/>
          </w:divBdr>
        </w:div>
        <w:div w:id="595208644">
          <w:marLeft w:val="480"/>
          <w:marRight w:val="0"/>
          <w:marTop w:val="0"/>
          <w:marBottom w:val="0"/>
          <w:divBdr>
            <w:top w:val="none" w:sz="0" w:space="0" w:color="auto"/>
            <w:left w:val="none" w:sz="0" w:space="0" w:color="auto"/>
            <w:bottom w:val="none" w:sz="0" w:space="0" w:color="auto"/>
            <w:right w:val="none" w:sz="0" w:space="0" w:color="auto"/>
          </w:divBdr>
        </w:div>
        <w:div w:id="614289938">
          <w:marLeft w:val="480"/>
          <w:marRight w:val="0"/>
          <w:marTop w:val="0"/>
          <w:marBottom w:val="0"/>
          <w:divBdr>
            <w:top w:val="none" w:sz="0" w:space="0" w:color="auto"/>
            <w:left w:val="none" w:sz="0" w:space="0" w:color="auto"/>
            <w:bottom w:val="none" w:sz="0" w:space="0" w:color="auto"/>
            <w:right w:val="none" w:sz="0" w:space="0" w:color="auto"/>
          </w:divBdr>
        </w:div>
        <w:div w:id="620382139">
          <w:marLeft w:val="480"/>
          <w:marRight w:val="0"/>
          <w:marTop w:val="0"/>
          <w:marBottom w:val="0"/>
          <w:divBdr>
            <w:top w:val="none" w:sz="0" w:space="0" w:color="auto"/>
            <w:left w:val="none" w:sz="0" w:space="0" w:color="auto"/>
            <w:bottom w:val="none" w:sz="0" w:space="0" w:color="auto"/>
            <w:right w:val="none" w:sz="0" w:space="0" w:color="auto"/>
          </w:divBdr>
        </w:div>
        <w:div w:id="635456729">
          <w:marLeft w:val="480"/>
          <w:marRight w:val="0"/>
          <w:marTop w:val="0"/>
          <w:marBottom w:val="0"/>
          <w:divBdr>
            <w:top w:val="none" w:sz="0" w:space="0" w:color="auto"/>
            <w:left w:val="none" w:sz="0" w:space="0" w:color="auto"/>
            <w:bottom w:val="none" w:sz="0" w:space="0" w:color="auto"/>
            <w:right w:val="none" w:sz="0" w:space="0" w:color="auto"/>
          </w:divBdr>
        </w:div>
        <w:div w:id="645934073">
          <w:marLeft w:val="480"/>
          <w:marRight w:val="0"/>
          <w:marTop w:val="0"/>
          <w:marBottom w:val="0"/>
          <w:divBdr>
            <w:top w:val="none" w:sz="0" w:space="0" w:color="auto"/>
            <w:left w:val="none" w:sz="0" w:space="0" w:color="auto"/>
            <w:bottom w:val="none" w:sz="0" w:space="0" w:color="auto"/>
            <w:right w:val="none" w:sz="0" w:space="0" w:color="auto"/>
          </w:divBdr>
        </w:div>
        <w:div w:id="662127113">
          <w:marLeft w:val="480"/>
          <w:marRight w:val="0"/>
          <w:marTop w:val="0"/>
          <w:marBottom w:val="0"/>
          <w:divBdr>
            <w:top w:val="none" w:sz="0" w:space="0" w:color="auto"/>
            <w:left w:val="none" w:sz="0" w:space="0" w:color="auto"/>
            <w:bottom w:val="none" w:sz="0" w:space="0" w:color="auto"/>
            <w:right w:val="none" w:sz="0" w:space="0" w:color="auto"/>
          </w:divBdr>
        </w:div>
        <w:div w:id="670641652">
          <w:marLeft w:val="480"/>
          <w:marRight w:val="0"/>
          <w:marTop w:val="0"/>
          <w:marBottom w:val="0"/>
          <w:divBdr>
            <w:top w:val="none" w:sz="0" w:space="0" w:color="auto"/>
            <w:left w:val="none" w:sz="0" w:space="0" w:color="auto"/>
            <w:bottom w:val="none" w:sz="0" w:space="0" w:color="auto"/>
            <w:right w:val="none" w:sz="0" w:space="0" w:color="auto"/>
          </w:divBdr>
        </w:div>
        <w:div w:id="698553659">
          <w:marLeft w:val="480"/>
          <w:marRight w:val="0"/>
          <w:marTop w:val="0"/>
          <w:marBottom w:val="0"/>
          <w:divBdr>
            <w:top w:val="none" w:sz="0" w:space="0" w:color="auto"/>
            <w:left w:val="none" w:sz="0" w:space="0" w:color="auto"/>
            <w:bottom w:val="none" w:sz="0" w:space="0" w:color="auto"/>
            <w:right w:val="none" w:sz="0" w:space="0" w:color="auto"/>
          </w:divBdr>
        </w:div>
        <w:div w:id="711804520">
          <w:marLeft w:val="480"/>
          <w:marRight w:val="0"/>
          <w:marTop w:val="0"/>
          <w:marBottom w:val="0"/>
          <w:divBdr>
            <w:top w:val="none" w:sz="0" w:space="0" w:color="auto"/>
            <w:left w:val="none" w:sz="0" w:space="0" w:color="auto"/>
            <w:bottom w:val="none" w:sz="0" w:space="0" w:color="auto"/>
            <w:right w:val="none" w:sz="0" w:space="0" w:color="auto"/>
          </w:divBdr>
        </w:div>
        <w:div w:id="712115703">
          <w:marLeft w:val="480"/>
          <w:marRight w:val="0"/>
          <w:marTop w:val="0"/>
          <w:marBottom w:val="0"/>
          <w:divBdr>
            <w:top w:val="none" w:sz="0" w:space="0" w:color="auto"/>
            <w:left w:val="none" w:sz="0" w:space="0" w:color="auto"/>
            <w:bottom w:val="none" w:sz="0" w:space="0" w:color="auto"/>
            <w:right w:val="none" w:sz="0" w:space="0" w:color="auto"/>
          </w:divBdr>
        </w:div>
        <w:div w:id="732967743">
          <w:marLeft w:val="480"/>
          <w:marRight w:val="0"/>
          <w:marTop w:val="0"/>
          <w:marBottom w:val="0"/>
          <w:divBdr>
            <w:top w:val="none" w:sz="0" w:space="0" w:color="auto"/>
            <w:left w:val="none" w:sz="0" w:space="0" w:color="auto"/>
            <w:bottom w:val="none" w:sz="0" w:space="0" w:color="auto"/>
            <w:right w:val="none" w:sz="0" w:space="0" w:color="auto"/>
          </w:divBdr>
        </w:div>
        <w:div w:id="762991333">
          <w:marLeft w:val="480"/>
          <w:marRight w:val="0"/>
          <w:marTop w:val="0"/>
          <w:marBottom w:val="0"/>
          <w:divBdr>
            <w:top w:val="none" w:sz="0" w:space="0" w:color="auto"/>
            <w:left w:val="none" w:sz="0" w:space="0" w:color="auto"/>
            <w:bottom w:val="none" w:sz="0" w:space="0" w:color="auto"/>
            <w:right w:val="none" w:sz="0" w:space="0" w:color="auto"/>
          </w:divBdr>
        </w:div>
        <w:div w:id="770320714">
          <w:marLeft w:val="480"/>
          <w:marRight w:val="0"/>
          <w:marTop w:val="0"/>
          <w:marBottom w:val="0"/>
          <w:divBdr>
            <w:top w:val="none" w:sz="0" w:space="0" w:color="auto"/>
            <w:left w:val="none" w:sz="0" w:space="0" w:color="auto"/>
            <w:bottom w:val="none" w:sz="0" w:space="0" w:color="auto"/>
            <w:right w:val="none" w:sz="0" w:space="0" w:color="auto"/>
          </w:divBdr>
        </w:div>
        <w:div w:id="842549072">
          <w:marLeft w:val="480"/>
          <w:marRight w:val="0"/>
          <w:marTop w:val="0"/>
          <w:marBottom w:val="0"/>
          <w:divBdr>
            <w:top w:val="none" w:sz="0" w:space="0" w:color="auto"/>
            <w:left w:val="none" w:sz="0" w:space="0" w:color="auto"/>
            <w:bottom w:val="none" w:sz="0" w:space="0" w:color="auto"/>
            <w:right w:val="none" w:sz="0" w:space="0" w:color="auto"/>
          </w:divBdr>
        </w:div>
        <w:div w:id="850416720">
          <w:marLeft w:val="480"/>
          <w:marRight w:val="0"/>
          <w:marTop w:val="0"/>
          <w:marBottom w:val="0"/>
          <w:divBdr>
            <w:top w:val="none" w:sz="0" w:space="0" w:color="auto"/>
            <w:left w:val="none" w:sz="0" w:space="0" w:color="auto"/>
            <w:bottom w:val="none" w:sz="0" w:space="0" w:color="auto"/>
            <w:right w:val="none" w:sz="0" w:space="0" w:color="auto"/>
          </w:divBdr>
        </w:div>
        <w:div w:id="859123278">
          <w:marLeft w:val="480"/>
          <w:marRight w:val="0"/>
          <w:marTop w:val="0"/>
          <w:marBottom w:val="0"/>
          <w:divBdr>
            <w:top w:val="none" w:sz="0" w:space="0" w:color="auto"/>
            <w:left w:val="none" w:sz="0" w:space="0" w:color="auto"/>
            <w:bottom w:val="none" w:sz="0" w:space="0" w:color="auto"/>
            <w:right w:val="none" w:sz="0" w:space="0" w:color="auto"/>
          </w:divBdr>
        </w:div>
        <w:div w:id="862355277">
          <w:marLeft w:val="480"/>
          <w:marRight w:val="0"/>
          <w:marTop w:val="0"/>
          <w:marBottom w:val="0"/>
          <w:divBdr>
            <w:top w:val="none" w:sz="0" w:space="0" w:color="auto"/>
            <w:left w:val="none" w:sz="0" w:space="0" w:color="auto"/>
            <w:bottom w:val="none" w:sz="0" w:space="0" w:color="auto"/>
            <w:right w:val="none" w:sz="0" w:space="0" w:color="auto"/>
          </w:divBdr>
        </w:div>
        <w:div w:id="923882709">
          <w:marLeft w:val="480"/>
          <w:marRight w:val="0"/>
          <w:marTop w:val="0"/>
          <w:marBottom w:val="0"/>
          <w:divBdr>
            <w:top w:val="none" w:sz="0" w:space="0" w:color="auto"/>
            <w:left w:val="none" w:sz="0" w:space="0" w:color="auto"/>
            <w:bottom w:val="none" w:sz="0" w:space="0" w:color="auto"/>
            <w:right w:val="none" w:sz="0" w:space="0" w:color="auto"/>
          </w:divBdr>
        </w:div>
        <w:div w:id="941300389">
          <w:marLeft w:val="480"/>
          <w:marRight w:val="0"/>
          <w:marTop w:val="0"/>
          <w:marBottom w:val="0"/>
          <w:divBdr>
            <w:top w:val="none" w:sz="0" w:space="0" w:color="auto"/>
            <w:left w:val="none" w:sz="0" w:space="0" w:color="auto"/>
            <w:bottom w:val="none" w:sz="0" w:space="0" w:color="auto"/>
            <w:right w:val="none" w:sz="0" w:space="0" w:color="auto"/>
          </w:divBdr>
        </w:div>
        <w:div w:id="999624269">
          <w:marLeft w:val="480"/>
          <w:marRight w:val="0"/>
          <w:marTop w:val="0"/>
          <w:marBottom w:val="0"/>
          <w:divBdr>
            <w:top w:val="none" w:sz="0" w:space="0" w:color="auto"/>
            <w:left w:val="none" w:sz="0" w:space="0" w:color="auto"/>
            <w:bottom w:val="none" w:sz="0" w:space="0" w:color="auto"/>
            <w:right w:val="none" w:sz="0" w:space="0" w:color="auto"/>
          </w:divBdr>
        </w:div>
        <w:div w:id="1012225178">
          <w:marLeft w:val="480"/>
          <w:marRight w:val="0"/>
          <w:marTop w:val="0"/>
          <w:marBottom w:val="0"/>
          <w:divBdr>
            <w:top w:val="none" w:sz="0" w:space="0" w:color="auto"/>
            <w:left w:val="none" w:sz="0" w:space="0" w:color="auto"/>
            <w:bottom w:val="none" w:sz="0" w:space="0" w:color="auto"/>
            <w:right w:val="none" w:sz="0" w:space="0" w:color="auto"/>
          </w:divBdr>
        </w:div>
      </w:divsChild>
    </w:div>
    <w:div w:id="256644068">
      <w:bodyDiv w:val="1"/>
      <w:marLeft w:val="0"/>
      <w:marRight w:val="0"/>
      <w:marTop w:val="0"/>
      <w:marBottom w:val="0"/>
      <w:divBdr>
        <w:top w:val="none" w:sz="0" w:space="0" w:color="auto"/>
        <w:left w:val="none" w:sz="0" w:space="0" w:color="auto"/>
        <w:bottom w:val="none" w:sz="0" w:space="0" w:color="auto"/>
        <w:right w:val="none" w:sz="0" w:space="0" w:color="auto"/>
      </w:divBdr>
    </w:div>
    <w:div w:id="256906510">
      <w:bodyDiv w:val="1"/>
      <w:marLeft w:val="0"/>
      <w:marRight w:val="0"/>
      <w:marTop w:val="0"/>
      <w:marBottom w:val="0"/>
      <w:divBdr>
        <w:top w:val="none" w:sz="0" w:space="0" w:color="auto"/>
        <w:left w:val="none" w:sz="0" w:space="0" w:color="auto"/>
        <w:bottom w:val="none" w:sz="0" w:space="0" w:color="auto"/>
        <w:right w:val="none" w:sz="0" w:space="0" w:color="auto"/>
      </w:divBdr>
    </w:div>
    <w:div w:id="256985778">
      <w:bodyDiv w:val="1"/>
      <w:marLeft w:val="0"/>
      <w:marRight w:val="0"/>
      <w:marTop w:val="0"/>
      <w:marBottom w:val="0"/>
      <w:divBdr>
        <w:top w:val="none" w:sz="0" w:space="0" w:color="auto"/>
        <w:left w:val="none" w:sz="0" w:space="0" w:color="auto"/>
        <w:bottom w:val="none" w:sz="0" w:space="0" w:color="auto"/>
        <w:right w:val="none" w:sz="0" w:space="0" w:color="auto"/>
      </w:divBdr>
    </w:div>
    <w:div w:id="257103017">
      <w:bodyDiv w:val="1"/>
      <w:marLeft w:val="0"/>
      <w:marRight w:val="0"/>
      <w:marTop w:val="0"/>
      <w:marBottom w:val="0"/>
      <w:divBdr>
        <w:top w:val="none" w:sz="0" w:space="0" w:color="auto"/>
        <w:left w:val="none" w:sz="0" w:space="0" w:color="auto"/>
        <w:bottom w:val="none" w:sz="0" w:space="0" w:color="auto"/>
        <w:right w:val="none" w:sz="0" w:space="0" w:color="auto"/>
      </w:divBdr>
    </w:div>
    <w:div w:id="257253312">
      <w:bodyDiv w:val="1"/>
      <w:marLeft w:val="0"/>
      <w:marRight w:val="0"/>
      <w:marTop w:val="0"/>
      <w:marBottom w:val="0"/>
      <w:divBdr>
        <w:top w:val="none" w:sz="0" w:space="0" w:color="auto"/>
        <w:left w:val="none" w:sz="0" w:space="0" w:color="auto"/>
        <w:bottom w:val="none" w:sz="0" w:space="0" w:color="auto"/>
        <w:right w:val="none" w:sz="0" w:space="0" w:color="auto"/>
      </w:divBdr>
    </w:div>
    <w:div w:id="257294531">
      <w:bodyDiv w:val="1"/>
      <w:marLeft w:val="0"/>
      <w:marRight w:val="0"/>
      <w:marTop w:val="0"/>
      <w:marBottom w:val="0"/>
      <w:divBdr>
        <w:top w:val="none" w:sz="0" w:space="0" w:color="auto"/>
        <w:left w:val="none" w:sz="0" w:space="0" w:color="auto"/>
        <w:bottom w:val="none" w:sz="0" w:space="0" w:color="auto"/>
        <w:right w:val="none" w:sz="0" w:space="0" w:color="auto"/>
      </w:divBdr>
    </w:div>
    <w:div w:id="257297561">
      <w:bodyDiv w:val="1"/>
      <w:marLeft w:val="0"/>
      <w:marRight w:val="0"/>
      <w:marTop w:val="0"/>
      <w:marBottom w:val="0"/>
      <w:divBdr>
        <w:top w:val="none" w:sz="0" w:space="0" w:color="auto"/>
        <w:left w:val="none" w:sz="0" w:space="0" w:color="auto"/>
        <w:bottom w:val="none" w:sz="0" w:space="0" w:color="auto"/>
        <w:right w:val="none" w:sz="0" w:space="0" w:color="auto"/>
      </w:divBdr>
    </w:div>
    <w:div w:id="257643683">
      <w:bodyDiv w:val="1"/>
      <w:marLeft w:val="0"/>
      <w:marRight w:val="0"/>
      <w:marTop w:val="0"/>
      <w:marBottom w:val="0"/>
      <w:divBdr>
        <w:top w:val="none" w:sz="0" w:space="0" w:color="auto"/>
        <w:left w:val="none" w:sz="0" w:space="0" w:color="auto"/>
        <w:bottom w:val="none" w:sz="0" w:space="0" w:color="auto"/>
        <w:right w:val="none" w:sz="0" w:space="0" w:color="auto"/>
      </w:divBdr>
    </w:div>
    <w:div w:id="257953511">
      <w:bodyDiv w:val="1"/>
      <w:marLeft w:val="0"/>
      <w:marRight w:val="0"/>
      <w:marTop w:val="0"/>
      <w:marBottom w:val="0"/>
      <w:divBdr>
        <w:top w:val="none" w:sz="0" w:space="0" w:color="auto"/>
        <w:left w:val="none" w:sz="0" w:space="0" w:color="auto"/>
        <w:bottom w:val="none" w:sz="0" w:space="0" w:color="auto"/>
        <w:right w:val="none" w:sz="0" w:space="0" w:color="auto"/>
      </w:divBdr>
    </w:div>
    <w:div w:id="258295628">
      <w:bodyDiv w:val="1"/>
      <w:marLeft w:val="0"/>
      <w:marRight w:val="0"/>
      <w:marTop w:val="0"/>
      <w:marBottom w:val="0"/>
      <w:divBdr>
        <w:top w:val="none" w:sz="0" w:space="0" w:color="auto"/>
        <w:left w:val="none" w:sz="0" w:space="0" w:color="auto"/>
        <w:bottom w:val="none" w:sz="0" w:space="0" w:color="auto"/>
        <w:right w:val="none" w:sz="0" w:space="0" w:color="auto"/>
      </w:divBdr>
      <w:divsChild>
        <w:div w:id="44137351">
          <w:marLeft w:val="480"/>
          <w:marRight w:val="0"/>
          <w:marTop w:val="0"/>
          <w:marBottom w:val="0"/>
          <w:divBdr>
            <w:top w:val="none" w:sz="0" w:space="0" w:color="auto"/>
            <w:left w:val="none" w:sz="0" w:space="0" w:color="auto"/>
            <w:bottom w:val="none" w:sz="0" w:space="0" w:color="auto"/>
            <w:right w:val="none" w:sz="0" w:space="0" w:color="auto"/>
          </w:divBdr>
        </w:div>
        <w:div w:id="50617257">
          <w:marLeft w:val="480"/>
          <w:marRight w:val="0"/>
          <w:marTop w:val="0"/>
          <w:marBottom w:val="0"/>
          <w:divBdr>
            <w:top w:val="none" w:sz="0" w:space="0" w:color="auto"/>
            <w:left w:val="none" w:sz="0" w:space="0" w:color="auto"/>
            <w:bottom w:val="none" w:sz="0" w:space="0" w:color="auto"/>
            <w:right w:val="none" w:sz="0" w:space="0" w:color="auto"/>
          </w:divBdr>
        </w:div>
        <w:div w:id="70473592">
          <w:marLeft w:val="480"/>
          <w:marRight w:val="0"/>
          <w:marTop w:val="0"/>
          <w:marBottom w:val="0"/>
          <w:divBdr>
            <w:top w:val="none" w:sz="0" w:space="0" w:color="auto"/>
            <w:left w:val="none" w:sz="0" w:space="0" w:color="auto"/>
            <w:bottom w:val="none" w:sz="0" w:space="0" w:color="auto"/>
            <w:right w:val="none" w:sz="0" w:space="0" w:color="auto"/>
          </w:divBdr>
        </w:div>
        <w:div w:id="84808763">
          <w:marLeft w:val="480"/>
          <w:marRight w:val="0"/>
          <w:marTop w:val="0"/>
          <w:marBottom w:val="0"/>
          <w:divBdr>
            <w:top w:val="none" w:sz="0" w:space="0" w:color="auto"/>
            <w:left w:val="none" w:sz="0" w:space="0" w:color="auto"/>
            <w:bottom w:val="none" w:sz="0" w:space="0" w:color="auto"/>
            <w:right w:val="none" w:sz="0" w:space="0" w:color="auto"/>
          </w:divBdr>
        </w:div>
        <w:div w:id="100031966">
          <w:marLeft w:val="480"/>
          <w:marRight w:val="0"/>
          <w:marTop w:val="0"/>
          <w:marBottom w:val="0"/>
          <w:divBdr>
            <w:top w:val="none" w:sz="0" w:space="0" w:color="auto"/>
            <w:left w:val="none" w:sz="0" w:space="0" w:color="auto"/>
            <w:bottom w:val="none" w:sz="0" w:space="0" w:color="auto"/>
            <w:right w:val="none" w:sz="0" w:space="0" w:color="auto"/>
          </w:divBdr>
        </w:div>
        <w:div w:id="149906542">
          <w:marLeft w:val="480"/>
          <w:marRight w:val="0"/>
          <w:marTop w:val="0"/>
          <w:marBottom w:val="0"/>
          <w:divBdr>
            <w:top w:val="none" w:sz="0" w:space="0" w:color="auto"/>
            <w:left w:val="none" w:sz="0" w:space="0" w:color="auto"/>
            <w:bottom w:val="none" w:sz="0" w:space="0" w:color="auto"/>
            <w:right w:val="none" w:sz="0" w:space="0" w:color="auto"/>
          </w:divBdr>
        </w:div>
        <w:div w:id="161091816">
          <w:marLeft w:val="480"/>
          <w:marRight w:val="0"/>
          <w:marTop w:val="0"/>
          <w:marBottom w:val="0"/>
          <w:divBdr>
            <w:top w:val="none" w:sz="0" w:space="0" w:color="auto"/>
            <w:left w:val="none" w:sz="0" w:space="0" w:color="auto"/>
            <w:bottom w:val="none" w:sz="0" w:space="0" w:color="auto"/>
            <w:right w:val="none" w:sz="0" w:space="0" w:color="auto"/>
          </w:divBdr>
        </w:div>
        <w:div w:id="164055033">
          <w:marLeft w:val="480"/>
          <w:marRight w:val="0"/>
          <w:marTop w:val="0"/>
          <w:marBottom w:val="0"/>
          <w:divBdr>
            <w:top w:val="none" w:sz="0" w:space="0" w:color="auto"/>
            <w:left w:val="none" w:sz="0" w:space="0" w:color="auto"/>
            <w:bottom w:val="none" w:sz="0" w:space="0" w:color="auto"/>
            <w:right w:val="none" w:sz="0" w:space="0" w:color="auto"/>
          </w:divBdr>
        </w:div>
        <w:div w:id="171259936">
          <w:marLeft w:val="480"/>
          <w:marRight w:val="0"/>
          <w:marTop w:val="0"/>
          <w:marBottom w:val="0"/>
          <w:divBdr>
            <w:top w:val="none" w:sz="0" w:space="0" w:color="auto"/>
            <w:left w:val="none" w:sz="0" w:space="0" w:color="auto"/>
            <w:bottom w:val="none" w:sz="0" w:space="0" w:color="auto"/>
            <w:right w:val="none" w:sz="0" w:space="0" w:color="auto"/>
          </w:divBdr>
        </w:div>
        <w:div w:id="186724976">
          <w:marLeft w:val="480"/>
          <w:marRight w:val="0"/>
          <w:marTop w:val="0"/>
          <w:marBottom w:val="0"/>
          <w:divBdr>
            <w:top w:val="none" w:sz="0" w:space="0" w:color="auto"/>
            <w:left w:val="none" w:sz="0" w:space="0" w:color="auto"/>
            <w:bottom w:val="none" w:sz="0" w:space="0" w:color="auto"/>
            <w:right w:val="none" w:sz="0" w:space="0" w:color="auto"/>
          </w:divBdr>
        </w:div>
        <w:div w:id="222301668">
          <w:marLeft w:val="480"/>
          <w:marRight w:val="0"/>
          <w:marTop w:val="0"/>
          <w:marBottom w:val="0"/>
          <w:divBdr>
            <w:top w:val="none" w:sz="0" w:space="0" w:color="auto"/>
            <w:left w:val="none" w:sz="0" w:space="0" w:color="auto"/>
            <w:bottom w:val="none" w:sz="0" w:space="0" w:color="auto"/>
            <w:right w:val="none" w:sz="0" w:space="0" w:color="auto"/>
          </w:divBdr>
        </w:div>
        <w:div w:id="281810037">
          <w:marLeft w:val="480"/>
          <w:marRight w:val="0"/>
          <w:marTop w:val="0"/>
          <w:marBottom w:val="0"/>
          <w:divBdr>
            <w:top w:val="none" w:sz="0" w:space="0" w:color="auto"/>
            <w:left w:val="none" w:sz="0" w:space="0" w:color="auto"/>
            <w:bottom w:val="none" w:sz="0" w:space="0" w:color="auto"/>
            <w:right w:val="none" w:sz="0" w:space="0" w:color="auto"/>
          </w:divBdr>
        </w:div>
        <w:div w:id="293022605">
          <w:marLeft w:val="480"/>
          <w:marRight w:val="0"/>
          <w:marTop w:val="0"/>
          <w:marBottom w:val="0"/>
          <w:divBdr>
            <w:top w:val="none" w:sz="0" w:space="0" w:color="auto"/>
            <w:left w:val="none" w:sz="0" w:space="0" w:color="auto"/>
            <w:bottom w:val="none" w:sz="0" w:space="0" w:color="auto"/>
            <w:right w:val="none" w:sz="0" w:space="0" w:color="auto"/>
          </w:divBdr>
        </w:div>
        <w:div w:id="303899477">
          <w:marLeft w:val="480"/>
          <w:marRight w:val="0"/>
          <w:marTop w:val="0"/>
          <w:marBottom w:val="0"/>
          <w:divBdr>
            <w:top w:val="none" w:sz="0" w:space="0" w:color="auto"/>
            <w:left w:val="none" w:sz="0" w:space="0" w:color="auto"/>
            <w:bottom w:val="none" w:sz="0" w:space="0" w:color="auto"/>
            <w:right w:val="none" w:sz="0" w:space="0" w:color="auto"/>
          </w:divBdr>
        </w:div>
        <w:div w:id="334453135">
          <w:marLeft w:val="480"/>
          <w:marRight w:val="0"/>
          <w:marTop w:val="0"/>
          <w:marBottom w:val="0"/>
          <w:divBdr>
            <w:top w:val="none" w:sz="0" w:space="0" w:color="auto"/>
            <w:left w:val="none" w:sz="0" w:space="0" w:color="auto"/>
            <w:bottom w:val="none" w:sz="0" w:space="0" w:color="auto"/>
            <w:right w:val="none" w:sz="0" w:space="0" w:color="auto"/>
          </w:divBdr>
        </w:div>
        <w:div w:id="357968950">
          <w:marLeft w:val="480"/>
          <w:marRight w:val="0"/>
          <w:marTop w:val="0"/>
          <w:marBottom w:val="0"/>
          <w:divBdr>
            <w:top w:val="none" w:sz="0" w:space="0" w:color="auto"/>
            <w:left w:val="none" w:sz="0" w:space="0" w:color="auto"/>
            <w:bottom w:val="none" w:sz="0" w:space="0" w:color="auto"/>
            <w:right w:val="none" w:sz="0" w:space="0" w:color="auto"/>
          </w:divBdr>
        </w:div>
        <w:div w:id="367803369">
          <w:marLeft w:val="480"/>
          <w:marRight w:val="0"/>
          <w:marTop w:val="0"/>
          <w:marBottom w:val="0"/>
          <w:divBdr>
            <w:top w:val="none" w:sz="0" w:space="0" w:color="auto"/>
            <w:left w:val="none" w:sz="0" w:space="0" w:color="auto"/>
            <w:bottom w:val="none" w:sz="0" w:space="0" w:color="auto"/>
            <w:right w:val="none" w:sz="0" w:space="0" w:color="auto"/>
          </w:divBdr>
        </w:div>
        <w:div w:id="379599508">
          <w:marLeft w:val="480"/>
          <w:marRight w:val="0"/>
          <w:marTop w:val="0"/>
          <w:marBottom w:val="0"/>
          <w:divBdr>
            <w:top w:val="none" w:sz="0" w:space="0" w:color="auto"/>
            <w:left w:val="none" w:sz="0" w:space="0" w:color="auto"/>
            <w:bottom w:val="none" w:sz="0" w:space="0" w:color="auto"/>
            <w:right w:val="none" w:sz="0" w:space="0" w:color="auto"/>
          </w:divBdr>
        </w:div>
        <w:div w:id="412777944">
          <w:marLeft w:val="480"/>
          <w:marRight w:val="0"/>
          <w:marTop w:val="0"/>
          <w:marBottom w:val="0"/>
          <w:divBdr>
            <w:top w:val="none" w:sz="0" w:space="0" w:color="auto"/>
            <w:left w:val="none" w:sz="0" w:space="0" w:color="auto"/>
            <w:bottom w:val="none" w:sz="0" w:space="0" w:color="auto"/>
            <w:right w:val="none" w:sz="0" w:space="0" w:color="auto"/>
          </w:divBdr>
        </w:div>
        <w:div w:id="425005854">
          <w:marLeft w:val="480"/>
          <w:marRight w:val="0"/>
          <w:marTop w:val="0"/>
          <w:marBottom w:val="0"/>
          <w:divBdr>
            <w:top w:val="none" w:sz="0" w:space="0" w:color="auto"/>
            <w:left w:val="none" w:sz="0" w:space="0" w:color="auto"/>
            <w:bottom w:val="none" w:sz="0" w:space="0" w:color="auto"/>
            <w:right w:val="none" w:sz="0" w:space="0" w:color="auto"/>
          </w:divBdr>
        </w:div>
        <w:div w:id="489709885">
          <w:marLeft w:val="480"/>
          <w:marRight w:val="0"/>
          <w:marTop w:val="0"/>
          <w:marBottom w:val="0"/>
          <w:divBdr>
            <w:top w:val="none" w:sz="0" w:space="0" w:color="auto"/>
            <w:left w:val="none" w:sz="0" w:space="0" w:color="auto"/>
            <w:bottom w:val="none" w:sz="0" w:space="0" w:color="auto"/>
            <w:right w:val="none" w:sz="0" w:space="0" w:color="auto"/>
          </w:divBdr>
        </w:div>
        <w:div w:id="511649364">
          <w:marLeft w:val="480"/>
          <w:marRight w:val="0"/>
          <w:marTop w:val="0"/>
          <w:marBottom w:val="0"/>
          <w:divBdr>
            <w:top w:val="none" w:sz="0" w:space="0" w:color="auto"/>
            <w:left w:val="none" w:sz="0" w:space="0" w:color="auto"/>
            <w:bottom w:val="none" w:sz="0" w:space="0" w:color="auto"/>
            <w:right w:val="none" w:sz="0" w:space="0" w:color="auto"/>
          </w:divBdr>
        </w:div>
        <w:div w:id="516039071">
          <w:marLeft w:val="480"/>
          <w:marRight w:val="0"/>
          <w:marTop w:val="0"/>
          <w:marBottom w:val="0"/>
          <w:divBdr>
            <w:top w:val="none" w:sz="0" w:space="0" w:color="auto"/>
            <w:left w:val="none" w:sz="0" w:space="0" w:color="auto"/>
            <w:bottom w:val="none" w:sz="0" w:space="0" w:color="auto"/>
            <w:right w:val="none" w:sz="0" w:space="0" w:color="auto"/>
          </w:divBdr>
        </w:div>
        <w:div w:id="547257477">
          <w:marLeft w:val="480"/>
          <w:marRight w:val="0"/>
          <w:marTop w:val="0"/>
          <w:marBottom w:val="0"/>
          <w:divBdr>
            <w:top w:val="none" w:sz="0" w:space="0" w:color="auto"/>
            <w:left w:val="none" w:sz="0" w:space="0" w:color="auto"/>
            <w:bottom w:val="none" w:sz="0" w:space="0" w:color="auto"/>
            <w:right w:val="none" w:sz="0" w:space="0" w:color="auto"/>
          </w:divBdr>
        </w:div>
        <w:div w:id="568226385">
          <w:marLeft w:val="480"/>
          <w:marRight w:val="0"/>
          <w:marTop w:val="0"/>
          <w:marBottom w:val="0"/>
          <w:divBdr>
            <w:top w:val="none" w:sz="0" w:space="0" w:color="auto"/>
            <w:left w:val="none" w:sz="0" w:space="0" w:color="auto"/>
            <w:bottom w:val="none" w:sz="0" w:space="0" w:color="auto"/>
            <w:right w:val="none" w:sz="0" w:space="0" w:color="auto"/>
          </w:divBdr>
        </w:div>
        <w:div w:id="580019352">
          <w:marLeft w:val="480"/>
          <w:marRight w:val="0"/>
          <w:marTop w:val="0"/>
          <w:marBottom w:val="0"/>
          <w:divBdr>
            <w:top w:val="none" w:sz="0" w:space="0" w:color="auto"/>
            <w:left w:val="none" w:sz="0" w:space="0" w:color="auto"/>
            <w:bottom w:val="none" w:sz="0" w:space="0" w:color="auto"/>
            <w:right w:val="none" w:sz="0" w:space="0" w:color="auto"/>
          </w:divBdr>
        </w:div>
        <w:div w:id="608708547">
          <w:marLeft w:val="480"/>
          <w:marRight w:val="0"/>
          <w:marTop w:val="0"/>
          <w:marBottom w:val="0"/>
          <w:divBdr>
            <w:top w:val="none" w:sz="0" w:space="0" w:color="auto"/>
            <w:left w:val="none" w:sz="0" w:space="0" w:color="auto"/>
            <w:bottom w:val="none" w:sz="0" w:space="0" w:color="auto"/>
            <w:right w:val="none" w:sz="0" w:space="0" w:color="auto"/>
          </w:divBdr>
        </w:div>
        <w:div w:id="612789486">
          <w:marLeft w:val="480"/>
          <w:marRight w:val="0"/>
          <w:marTop w:val="0"/>
          <w:marBottom w:val="0"/>
          <w:divBdr>
            <w:top w:val="none" w:sz="0" w:space="0" w:color="auto"/>
            <w:left w:val="none" w:sz="0" w:space="0" w:color="auto"/>
            <w:bottom w:val="none" w:sz="0" w:space="0" w:color="auto"/>
            <w:right w:val="none" w:sz="0" w:space="0" w:color="auto"/>
          </w:divBdr>
        </w:div>
        <w:div w:id="614947691">
          <w:marLeft w:val="480"/>
          <w:marRight w:val="0"/>
          <w:marTop w:val="0"/>
          <w:marBottom w:val="0"/>
          <w:divBdr>
            <w:top w:val="none" w:sz="0" w:space="0" w:color="auto"/>
            <w:left w:val="none" w:sz="0" w:space="0" w:color="auto"/>
            <w:bottom w:val="none" w:sz="0" w:space="0" w:color="auto"/>
            <w:right w:val="none" w:sz="0" w:space="0" w:color="auto"/>
          </w:divBdr>
        </w:div>
        <w:div w:id="663125844">
          <w:marLeft w:val="480"/>
          <w:marRight w:val="0"/>
          <w:marTop w:val="0"/>
          <w:marBottom w:val="0"/>
          <w:divBdr>
            <w:top w:val="none" w:sz="0" w:space="0" w:color="auto"/>
            <w:left w:val="none" w:sz="0" w:space="0" w:color="auto"/>
            <w:bottom w:val="none" w:sz="0" w:space="0" w:color="auto"/>
            <w:right w:val="none" w:sz="0" w:space="0" w:color="auto"/>
          </w:divBdr>
        </w:div>
        <w:div w:id="663779052">
          <w:marLeft w:val="480"/>
          <w:marRight w:val="0"/>
          <w:marTop w:val="0"/>
          <w:marBottom w:val="0"/>
          <w:divBdr>
            <w:top w:val="none" w:sz="0" w:space="0" w:color="auto"/>
            <w:left w:val="none" w:sz="0" w:space="0" w:color="auto"/>
            <w:bottom w:val="none" w:sz="0" w:space="0" w:color="auto"/>
            <w:right w:val="none" w:sz="0" w:space="0" w:color="auto"/>
          </w:divBdr>
        </w:div>
        <w:div w:id="669481599">
          <w:marLeft w:val="480"/>
          <w:marRight w:val="0"/>
          <w:marTop w:val="0"/>
          <w:marBottom w:val="0"/>
          <w:divBdr>
            <w:top w:val="none" w:sz="0" w:space="0" w:color="auto"/>
            <w:left w:val="none" w:sz="0" w:space="0" w:color="auto"/>
            <w:bottom w:val="none" w:sz="0" w:space="0" w:color="auto"/>
            <w:right w:val="none" w:sz="0" w:space="0" w:color="auto"/>
          </w:divBdr>
        </w:div>
        <w:div w:id="720444949">
          <w:marLeft w:val="480"/>
          <w:marRight w:val="0"/>
          <w:marTop w:val="0"/>
          <w:marBottom w:val="0"/>
          <w:divBdr>
            <w:top w:val="none" w:sz="0" w:space="0" w:color="auto"/>
            <w:left w:val="none" w:sz="0" w:space="0" w:color="auto"/>
            <w:bottom w:val="none" w:sz="0" w:space="0" w:color="auto"/>
            <w:right w:val="none" w:sz="0" w:space="0" w:color="auto"/>
          </w:divBdr>
        </w:div>
        <w:div w:id="727076438">
          <w:marLeft w:val="480"/>
          <w:marRight w:val="0"/>
          <w:marTop w:val="0"/>
          <w:marBottom w:val="0"/>
          <w:divBdr>
            <w:top w:val="none" w:sz="0" w:space="0" w:color="auto"/>
            <w:left w:val="none" w:sz="0" w:space="0" w:color="auto"/>
            <w:bottom w:val="none" w:sz="0" w:space="0" w:color="auto"/>
            <w:right w:val="none" w:sz="0" w:space="0" w:color="auto"/>
          </w:divBdr>
        </w:div>
        <w:div w:id="729040371">
          <w:marLeft w:val="480"/>
          <w:marRight w:val="0"/>
          <w:marTop w:val="0"/>
          <w:marBottom w:val="0"/>
          <w:divBdr>
            <w:top w:val="none" w:sz="0" w:space="0" w:color="auto"/>
            <w:left w:val="none" w:sz="0" w:space="0" w:color="auto"/>
            <w:bottom w:val="none" w:sz="0" w:space="0" w:color="auto"/>
            <w:right w:val="none" w:sz="0" w:space="0" w:color="auto"/>
          </w:divBdr>
        </w:div>
        <w:div w:id="750198001">
          <w:marLeft w:val="480"/>
          <w:marRight w:val="0"/>
          <w:marTop w:val="0"/>
          <w:marBottom w:val="0"/>
          <w:divBdr>
            <w:top w:val="none" w:sz="0" w:space="0" w:color="auto"/>
            <w:left w:val="none" w:sz="0" w:space="0" w:color="auto"/>
            <w:bottom w:val="none" w:sz="0" w:space="0" w:color="auto"/>
            <w:right w:val="none" w:sz="0" w:space="0" w:color="auto"/>
          </w:divBdr>
        </w:div>
        <w:div w:id="752164170">
          <w:marLeft w:val="480"/>
          <w:marRight w:val="0"/>
          <w:marTop w:val="0"/>
          <w:marBottom w:val="0"/>
          <w:divBdr>
            <w:top w:val="none" w:sz="0" w:space="0" w:color="auto"/>
            <w:left w:val="none" w:sz="0" w:space="0" w:color="auto"/>
            <w:bottom w:val="none" w:sz="0" w:space="0" w:color="auto"/>
            <w:right w:val="none" w:sz="0" w:space="0" w:color="auto"/>
          </w:divBdr>
        </w:div>
        <w:div w:id="789737571">
          <w:marLeft w:val="480"/>
          <w:marRight w:val="0"/>
          <w:marTop w:val="0"/>
          <w:marBottom w:val="0"/>
          <w:divBdr>
            <w:top w:val="none" w:sz="0" w:space="0" w:color="auto"/>
            <w:left w:val="none" w:sz="0" w:space="0" w:color="auto"/>
            <w:bottom w:val="none" w:sz="0" w:space="0" w:color="auto"/>
            <w:right w:val="none" w:sz="0" w:space="0" w:color="auto"/>
          </w:divBdr>
        </w:div>
        <w:div w:id="810712799">
          <w:marLeft w:val="480"/>
          <w:marRight w:val="0"/>
          <w:marTop w:val="0"/>
          <w:marBottom w:val="0"/>
          <w:divBdr>
            <w:top w:val="none" w:sz="0" w:space="0" w:color="auto"/>
            <w:left w:val="none" w:sz="0" w:space="0" w:color="auto"/>
            <w:bottom w:val="none" w:sz="0" w:space="0" w:color="auto"/>
            <w:right w:val="none" w:sz="0" w:space="0" w:color="auto"/>
          </w:divBdr>
        </w:div>
        <w:div w:id="831605836">
          <w:marLeft w:val="480"/>
          <w:marRight w:val="0"/>
          <w:marTop w:val="0"/>
          <w:marBottom w:val="0"/>
          <w:divBdr>
            <w:top w:val="none" w:sz="0" w:space="0" w:color="auto"/>
            <w:left w:val="none" w:sz="0" w:space="0" w:color="auto"/>
            <w:bottom w:val="none" w:sz="0" w:space="0" w:color="auto"/>
            <w:right w:val="none" w:sz="0" w:space="0" w:color="auto"/>
          </w:divBdr>
        </w:div>
        <w:div w:id="869807206">
          <w:marLeft w:val="480"/>
          <w:marRight w:val="0"/>
          <w:marTop w:val="0"/>
          <w:marBottom w:val="0"/>
          <w:divBdr>
            <w:top w:val="none" w:sz="0" w:space="0" w:color="auto"/>
            <w:left w:val="none" w:sz="0" w:space="0" w:color="auto"/>
            <w:bottom w:val="none" w:sz="0" w:space="0" w:color="auto"/>
            <w:right w:val="none" w:sz="0" w:space="0" w:color="auto"/>
          </w:divBdr>
        </w:div>
        <w:div w:id="897319377">
          <w:marLeft w:val="480"/>
          <w:marRight w:val="0"/>
          <w:marTop w:val="0"/>
          <w:marBottom w:val="0"/>
          <w:divBdr>
            <w:top w:val="none" w:sz="0" w:space="0" w:color="auto"/>
            <w:left w:val="none" w:sz="0" w:space="0" w:color="auto"/>
            <w:bottom w:val="none" w:sz="0" w:space="0" w:color="auto"/>
            <w:right w:val="none" w:sz="0" w:space="0" w:color="auto"/>
          </w:divBdr>
        </w:div>
        <w:div w:id="915438898">
          <w:marLeft w:val="480"/>
          <w:marRight w:val="0"/>
          <w:marTop w:val="0"/>
          <w:marBottom w:val="0"/>
          <w:divBdr>
            <w:top w:val="none" w:sz="0" w:space="0" w:color="auto"/>
            <w:left w:val="none" w:sz="0" w:space="0" w:color="auto"/>
            <w:bottom w:val="none" w:sz="0" w:space="0" w:color="auto"/>
            <w:right w:val="none" w:sz="0" w:space="0" w:color="auto"/>
          </w:divBdr>
        </w:div>
        <w:div w:id="931668680">
          <w:marLeft w:val="480"/>
          <w:marRight w:val="0"/>
          <w:marTop w:val="0"/>
          <w:marBottom w:val="0"/>
          <w:divBdr>
            <w:top w:val="none" w:sz="0" w:space="0" w:color="auto"/>
            <w:left w:val="none" w:sz="0" w:space="0" w:color="auto"/>
            <w:bottom w:val="none" w:sz="0" w:space="0" w:color="auto"/>
            <w:right w:val="none" w:sz="0" w:space="0" w:color="auto"/>
          </w:divBdr>
        </w:div>
        <w:div w:id="945504966">
          <w:marLeft w:val="480"/>
          <w:marRight w:val="0"/>
          <w:marTop w:val="0"/>
          <w:marBottom w:val="0"/>
          <w:divBdr>
            <w:top w:val="none" w:sz="0" w:space="0" w:color="auto"/>
            <w:left w:val="none" w:sz="0" w:space="0" w:color="auto"/>
            <w:bottom w:val="none" w:sz="0" w:space="0" w:color="auto"/>
            <w:right w:val="none" w:sz="0" w:space="0" w:color="auto"/>
          </w:divBdr>
        </w:div>
        <w:div w:id="952202185">
          <w:marLeft w:val="480"/>
          <w:marRight w:val="0"/>
          <w:marTop w:val="0"/>
          <w:marBottom w:val="0"/>
          <w:divBdr>
            <w:top w:val="none" w:sz="0" w:space="0" w:color="auto"/>
            <w:left w:val="none" w:sz="0" w:space="0" w:color="auto"/>
            <w:bottom w:val="none" w:sz="0" w:space="0" w:color="auto"/>
            <w:right w:val="none" w:sz="0" w:space="0" w:color="auto"/>
          </w:divBdr>
        </w:div>
        <w:div w:id="975993261">
          <w:marLeft w:val="480"/>
          <w:marRight w:val="0"/>
          <w:marTop w:val="0"/>
          <w:marBottom w:val="0"/>
          <w:divBdr>
            <w:top w:val="none" w:sz="0" w:space="0" w:color="auto"/>
            <w:left w:val="none" w:sz="0" w:space="0" w:color="auto"/>
            <w:bottom w:val="none" w:sz="0" w:space="0" w:color="auto"/>
            <w:right w:val="none" w:sz="0" w:space="0" w:color="auto"/>
          </w:divBdr>
        </w:div>
        <w:div w:id="986016313">
          <w:marLeft w:val="480"/>
          <w:marRight w:val="0"/>
          <w:marTop w:val="0"/>
          <w:marBottom w:val="0"/>
          <w:divBdr>
            <w:top w:val="none" w:sz="0" w:space="0" w:color="auto"/>
            <w:left w:val="none" w:sz="0" w:space="0" w:color="auto"/>
            <w:bottom w:val="none" w:sz="0" w:space="0" w:color="auto"/>
            <w:right w:val="none" w:sz="0" w:space="0" w:color="auto"/>
          </w:divBdr>
        </w:div>
        <w:div w:id="999963604">
          <w:marLeft w:val="480"/>
          <w:marRight w:val="0"/>
          <w:marTop w:val="0"/>
          <w:marBottom w:val="0"/>
          <w:divBdr>
            <w:top w:val="none" w:sz="0" w:space="0" w:color="auto"/>
            <w:left w:val="none" w:sz="0" w:space="0" w:color="auto"/>
            <w:bottom w:val="none" w:sz="0" w:space="0" w:color="auto"/>
            <w:right w:val="none" w:sz="0" w:space="0" w:color="auto"/>
          </w:divBdr>
        </w:div>
      </w:divsChild>
    </w:div>
    <w:div w:id="258295784">
      <w:bodyDiv w:val="1"/>
      <w:marLeft w:val="0"/>
      <w:marRight w:val="0"/>
      <w:marTop w:val="0"/>
      <w:marBottom w:val="0"/>
      <w:divBdr>
        <w:top w:val="none" w:sz="0" w:space="0" w:color="auto"/>
        <w:left w:val="none" w:sz="0" w:space="0" w:color="auto"/>
        <w:bottom w:val="none" w:sz="0" w:space="0" w:color="auto"/>
        <w:right w:val="none" w:sz="0" w:space="0" w:color="auto"/>
      </w:divBdr>
    </w:div>
    <w:div w:id="258684684">
      <w:bodyDiv w:val="1"/>
      <w:marLeft w:val="0"/>
      <w:marRight w:val="0"/>
      <w:marTop w:val="0"/>
      <w:marBottom w:val="0"/>
      <w:divBdr>
        <w:top w:val="none" w:sz="0" w:space="0" w:color="auto"/>
        <w:left w:val="none" w:sz="0" w:space="0" w:color="auto"/>
        <w:bottom w:val="none" w:sz="0" w:space="0" w:color="auto"/>
        <w:right w:val="none" w:sz="0" w:space="0" w:color="auto"/>
      </w:divBdr>
    </w:div>
    <w:div w:id="258804956">
      <w:bodyDiv w:val="1"/>
      <w:marLeft w:val="0"/>
      <w:marRight w:val="0"/>
      <w:marTop w:val="0"/>
      <w:marBottom w:val="0"/>
      <w:divBdr>
        <w:top w:val="none" w:sz="0" w:space="0" w:color="auto"/>
        <w:left w:val="none" w:sz="0" w:space="0" w:color="auto"/>
        <w:bottom w:val="none" w:sz="0" w:space="0" w:color="auto"/>
        <w:right w:val="none" w:sz="0" w:space="0" w:color="auto"/>
      </w:divBdr>
    </w:div>
    <w:div w:id="258871121">
      <w:bodyDiv w:val="1"/>
      <w:marLeft w:val="0"/>
      <w:marRight w:val="0"/>
      <w:marTop w:val="0"/>
      <w:marBottom w:val="0"/>
      <w:divBdr>
        <w:top w:val="none" w:sz="0" w:space="0" w:color="auto"/>
        <w:left w:val="none" w:sz="0" w:space="0" w:color="auto"/>
        <w:bottom w:val="none" w:sz="0" w:space="0" w:color="auto"/>
        <w:right w:val="none" w:sz="0" w:space="0" w:color="auto"/>
      </w:divBdr>
    </w:div>
    <w:div w:id="259068674">
      <w:bodyDiv w:val="1"/>
      <w:marLeft w:val="0"/>
      <w:marRight w:val="0"/>
      <w:marTop w:val="0"/>
      <w:marBottom w:val="0"/>
      <w:divBdr>
        <w:top w:val="none" w:sz="0" w:space="0" w:color="auto"/>
        <w:left w:val="none" w:sz="0" w:space="0" w:color="auto"/>
        <w:bottom w:val="none" w:sz="0" w:space="0" w:color="auto"/>
        <w:right w:val="none" w:sz="0" w:space="0" w:color="auto"/>
      </w:divBdr>
    </w:div>
    <w:div w:id="259677123">
      <w:bodyDiv w:val="1"/>
      <w:marLeft w:val="0"/>
      <w:marRight w:val="0"/>
      <w:marTop w:val="0"/>
      <w:marBottom w:val="0"/>
      <w:divBdr>
        <w:top w:val="none" w:sz="0" w:space="0" w:color="auto"/>
        <w:left w:val="none" w:sz="0" w:space="0" w:color="auto"/>
        <w:bottom w:val="none" w:sz="0" w:space="0" w:color="auto"/>
        <w:right w:val="none" w:sz="0" w:space="0" w:color="auto"/>
      </w:divBdr>
    </w:div>
    <w:div w:id="259878367">
      <w:bodyDiv w:val="1"/>
      <w:marLeft w:val="0"/>
      <w:marRight w:val="0"/>
      <w:marTop w:val="0"/>
      <w:marBottom w:val="0"/>
      <w:divBdr>
        <w:top w:val="none" w:sz="0" w:space="0" w:color="auto"/>
        <w:left w:val="none" w:sz="0" w:space="0" w:color="auto"/>
        <w:bottom w:val="none" w:sz="0" w:space="0" w:color="auto"/>
        <w:right w:val="none" w:sz="0" w:space="0" w:color="auto"/>
      </w:divBdr>
    </w:div>
    <w:div w:id="259916548">
      <w:bodyDiv w:val="1"/>
      <w:marLeft w:val="0"/>
      <w:marRight w:val="0"/>
      <w:marTop w:val="0"/>
      <w:marBottom w:val="0"/>
      <w:divBdr>
        <w:top w:val="none" w:sz="0" w:space="0" w:color="auto"/>
        <w:left w:val="none" w:sz="0" w:space="0" w:color="auto"/>
        <w:bottom w:val="none" w:sz="0" w:space="0" w:color="auto"/>
        <w:right w:val="none" w:sz="0" w:space="0" w:color="auto"/>
      </w:divBdr>
    </w:div>
    <w:div w:id="259997987">
      <w:bodyDiv w:val="1"/>
      <w:marLeft w:val="0"/>
      <w:marRight w:val="0"/>
      <w:marTop w:val="0"/>
      <w:marBottom w:val="0"/>
      <w:divBdr>
        <w:top w:val="none" w:sz="0" w:space="0" w:color="auto"/>
        <w:left w:val="none" w:sz="0" w:space="0" w:color="auto"/>
        <w:bottom w:val="none" w:sz="0" w:space="0" w:color="auto"/>
        <w:right w:val="none" w:sz="0" w:space="0" w:color="auto"/>
      </w:divBdr>
    </w:div>
    <w:div w:id="260067588">
      <w:bodyDiv w:val="1"/>
      <w:marLeft w:val="0"/>
      <w:marRight w:val="0"/>
      <w:marTop w:val="0"/>
      <w:marBottom w:val="0"/>
      <w:divBdr>
        <w:top w:val="none" w:sz="0" w:space="0" w:color="auto"/>
        <w:left w:val="none" w:sz="0" w:space="0" w:color="auto"/>
        <w:bottom w:val="none" w:sz="0" w:space="0" w:color="auto"/>
        <w:right w:val="none" w:sz="0" w:space="0" w:color="auto"/>
      </w:divBdr>
    </w:div>
    <w:div w:id="260185811">
      <w:bodyDiv w:val="1"/>
      <w:marLeft w:val="0"/>
      <w:marRight w:val="0"/>
      <w:marTop w:val="0"/>
      <w:marBottom w:val="0"/>
      <w:divBdr>
        <w:top w:val="none" w:sz="0" w:space="0" w:color="auto"/>
        <w:left w:val="none" w:sz="0" w:space="0" w:color="auto"/>
        <w:bottom w:val="none" w:sz="0" w:space="0" w:color="auto"/>
        <w:right w:val="none" w:sz="0" w:space="0" w:color="auto"/>
      </w:divBdr>
      <w:divsChild>
        <w:div w:id="9450153">
          <w:marLeft w:val="480"/>
          <w:marRight w:val="0"/>
          <w:marTop w:val="0"/>
          <w:marBottom w:val="0"/>
          <w:divBdr>
            <w:top w:val="none" w:sz="0" w:space="0" w:color="auto"/>
            <w:left w:val="none" w:sz="0" w:space="0" w:color="auto"/>
            <w:bottom w:val="none" w:sz="0" w:space="0" w:color="auto"/>
            <w:right w:val="none" w:sz="0" w:space="0" w:color="auto"/>
          </w:divBdr>
        </w:div>
        <w:div w:id="20128121">
          <w:marLeft w:val="480"/>
          <w:marRight w:val="0"/>
          <w:marTop w:val="0"/>
          <w:marBottom w:val="0"/>
          <w:divBdr>
            <w:top w:val="none" w:sz="0" w:space="0" w:color="auto"/>
            <w:left w:val="none" w:sz="0" w:space="0" w:color="auto"/>
            <w:bottom w:val="none" w:sz="0" w:space="0" w:color="auto"/>
            <w:right w:val="none" w:sz="0" w:space="0" w:color="auto"/>
          </w:divBdr>
        </w:div>
        <w:div w:id="227694302">
          <w:marLeft w:val="480"/>
          <w:marRight w:val="0"/>
          <w:marTop w:val="0"/>
          <w:marBottom w:val="0"/>
          <w:divBdr>
            <w:top w:val="none" w:sz="0" w:space="0" w:color="auto"/>
            <w:left w:val="none" w:sz="0" w:space="0" w:color="auto"/>
            <w:bottom w:val="none" w:sz="0" w:space="0" w:color="auto"/>
            <w:right w:val="none" w:sz="0" w:space="0" w:color="auto"/>
          </w:divBdr>
        </w:div>
        <w:div w:id="260114534">
          <w:marLeft w:val="480"/>
          <w:marRight w:val="0"/>
          <w:marTop w:val="0"/>
          <w:marBottom w:val="0"/>
          <w:divBdr>
            <w:top w:val="none" w:sz="0" w:space="0" w:color="auto"/>
            <w:left w:val="none" w:sz="0" w:space="0" w:color="auto"/>
            <w:bottom w:val="none" w:sz="0" w:space="0" w:color="auto"/>
            <w:right w:val="none" w:sz="0" w:space="0" w:color="auto"/>
          </w:divBdr>
        </w:div>
        <w:div w:id="292561482">
          <w:marLeft w:val="480"/>
          <w:marRight w:val="0"/>
          <w:marTop w:val="0"/>
          <w:marBottom w:val="0"/>
          <w:divBdr>
            <w:top w:val="none" w:sz="0" w:space="0" w:color="auto"/>
            <w:left w:val="none" w:sz="0" w:space="0" w:color="auto"/>
            <w:bottom w:val="none" w:sz="0" w:space="0" w:color="auto"/>
            <w:right w:val="none" w:sz="0" w:space="0" w:color="auto"/>
          </w:divBdr>
        </w:div>
        <w:div w:id="299769563">
          <w:marLeft w:val="480"/>
          <w:marRight w:val="0"/>
          <w:marTop w:val="0"/>
          <w:marBottom w:val="0"/>
          <w:divBdr>
            <w:top w:val="none" w:sz="0" w:space="0" w:color="auto"/>
            <w:left w:val="none" w:sz="0" w:space="0" w:color="auto"/>
            <w:bottom w:val="none" w:sz="0" w:space="0" w:color="auto"/>
            <w:right w:val="none" w:sz="0" w:space="0" w:color="auto"/>
          </w:divBdr>
        </w:div>
        <w:div w:id="355272585">
          <w:marLeft w:val="480"/>
          <w:marRight w:val="0"/>
          <w:marTop w:val="0"/>
          <w:marBottom w:val="0"/>
          <w:divBdr>
            <w:top w:val="none" w:sz="0" w:space="0" w:color="auto"/>
            <w:left w:val="none" w:sz="0" w:space="0" w:color="auto"/>
            <w:bottom w:val="none" w:sz="0" w:space="0" w:color="auto"/>
            <w:right w:val="none" w:sz="0" w:space="0" w:color="auto"/>
          </w:divBdr>
        </w:div>
        <w:div w:id="370033143">
          <w:marLeft w:val="480"/>
          <w:marRight w:val="0"/>
          <w:marTop w:val="0"/>
          <w:marBottom w:val="0"/>
          <w:divBdr>
            <w:top w:val="none" w:sz="0" w:space="0" w:color="auto"/>
            <w:left w:val="none" w:sz="0" w:space="0" w:color="auto"/>
            <w:bottom w:val="none" w:sz="0" w:space="0" w:color="auto"/>
            <w:right w:val="none" w:sz="0" w:space="0" w:color="auto"/>
          </w:divBdr>
        </w:div>
        <w:div w:id="373964632">
          <w:marLeft w:val="480"/>
          <w:marRight w:val="0"/>
          <w:marTop w:val="0"/>
          <w:marBottom w:val="0"/>
          <w:divBdr>
            <w:top w:val="none" w:sz="0" w:space="0" w:color="auto"/>
            <w:left w:val="none" w:sz="0" w:space="0" w:color="auto"/>
            <w:bottom w:val="none" w:sz="0" w:space="0" w:color="auto"/>
            <w:right w:val="none" w:sz="0" w:space="0" w:color="auto"/>
          </w:divBdr>
        </w:div>
        <w:div w:id="394355035">
          <w:marLeft w:val="480"/>
          <w:marRight w:val="0"/>
          <w:marTop w:val="0"/>
          <w:marBottom w:val="0"/>
          <w:divBdr>
            <w:top w:val="none" w:sz="0" w:space="0" w:color="auto"/>
            <w:left w:val="none" w:sz="0" w:space="0" w:color="auto"/>
            <w:bottom w:val="none" w:sz="0" w:space="0" w:color="auto"/>
            <w:right w:val="none" w:sz="0" w:space="0" w:color="auto"/>
          </w:divBdr>
        </w:div>
        <w:div w:id="400177685">
          <w:marLeft w:val="480"/>
          <w:marRight w:val="0"/>
          <w:marTop w:val="0"/>
          <w:marBottom w:val="0"/>
          <w:divBdr>
            <w:top w:val="none" w:sz="0" w:space="0" w:color="auto"/>
            <w:left w:val="none" w:sz="0" w:space="0" w:color="auto"/>
            <w:bottom w:val="none" w:sz="0" w:space="0" w:color="auto"/>
            <w:right w:val="none" w:sz="0" w:space="0" w:color="auto"/>
          </w:divBdr>
        </w:div>
        <w:div w:id="412356324">
          <w:marLeft w:val="480"/>
          <w:marRight w:val="0"/>
          <w:marTop w:val="0"/>
          <w:marBottom w:val="0"/>
          <w:divBdr>
            <w:top w:val="none" w:sz="0" w:space="0" w:color="auto"/>
            <w:left w:val="none" w:sz="0" w:space="0" w:color="auto"/>
            <w:bottom w:val="none" w:sz="0" w:space="0" w:color="auto"/>
            <w:right w:val="none" w:sz="0" w:space="0" w:color="auto"/>
          </w:divBdr>
        </w:div>
        <w:div w:id="417140358">
          <w:marLeft w:val="480"/>
          <w:marRight w:val="0"/>
          <w:marTop w:val="0"/>
          <w:marBottom w:val="0"/>
          <w:divBdr>
            <w:top w:val="none" w:sz="0" w:space="0" w:color="auto"/>
            <w:left w:val="none" w:sz="0" w:space="0" w:color="auto"/>
            <w:bottom w:val="none" w:sz="0" w:space="0" w:color="auto"/>
            <w:right w:val="none" w:sz="0" w:space="0" w:color="auto"/>
          </w:divBdr>
        </w:div>
        <w:div w:id="451830831">
          <w:marLeft w:val="480"/>
          <w:marRight w:val="0"/>
          <w:marTop w:val="0"/>
          <w:marBottom w:val="0"/>
          <w:divBdr>
            <w:top w:val="none" w:sz="0" w:space="0" w:color="auto"/>
            <w:left w:val="none" w:sz="0" w:space="0" w:color="auto"/>
            <w:bottom w:val="none" w:sz="0" w:space="0" w:color="auto"/>
            <w:right w:val="none" w:sz="0" w:space="0" w:color="auto"/>
          </w:divBdr>
        </w:div>
        <w:div w:id="499345817">
          <w:marLeft w:val="480"/>
          <w:marRight w:val="0"/>
          <w:marTop w:val="0"/>
          <w:marBottom w:val="0"/>
          <w:divBdr>
            <w:top w:val="none" w:sz="0" w:space="0" w:color="auto"/>
            <w:left w:val="none" w:sz="0" w:space="0" w:color="auto"/>
            <w:bottom w:val="none" w:sz="0" w:space="0" w:color="auto"/>
            <w:right w:val="none" w:sz="0" w:space="0" w:color="auto"/>
          </w:divBdr>
        </w:div>
        <w:div w:id="553198689">
          <w:marLeft w:val="480"/>
          <w:marRight w:val="0"/>
          <w:marTop w:val="0"/>
          <w:marBottom w:val="0"/>
          <w:divBdr>
            <w:top w:val="none" w:sz="0" w:space="0" w:color="auto"/>
            <w:left w:val="none" w:sz="0" w:space="0" w:color="auto"/>
            <w:bottom w:val="none" w:sz="0" w:space="0" w:color="auto"/>
            <w:right w:val="none" w:sz="0" w:space="0" w:color="auto"/>
          </w:divBdr>
        </w:div>
        <w:div w:id="566690430">
          <w:marLeft w:val="480"/>
          <w:marRight w:val="0"/>
          <w:marTop w:val="0"/>
          <w:marBottom w:val="0"/>
          <w:divBdr>
            <w:top w:val="none" w:sz="0" w:space="0" w:color="auto"/>
            <w:left w:val="none" w:sz="0" w:space="0" w:color="auto"/>
            <w:bottom w:val="none" w:sz="0" w:space="0" w:color="auto"/>
            <w:right w:val="none" w:sz="0" w:space="0" w:color="auto"/>
          </w:divBdr>
        </w:div>
        <w:div w:id="576743030">
          <w:marLeft w:val="480"/>
          <w:marRight w:val="0"/>
          <w:marTop w:val="0"/>
          <w:marBottom w:val="0"/>
          <w:divBdr>
            <w:top w:val="none" w:sz="0" w:space="0" w:color="auto"/>
            <w:left w:val="none" w:sz="0" w:space="0" w:color="auto"/>
            <w:bottom w:val="none" w:sz="0" w:space="0" w:color="auto"/>
            <w:right w:val="none" w:sz="0" w:space="0" w:color="auto"/>
          </w:divBdr>
        </w:div>
        <w:div w:id="586110377">
          <w:marLeft w:val="480"/>
          <w:marRight w:val="0"/>
          <w:marTop w:val="0"/>
          <w:marBottom w:val="0"/>
          <w:divBdr>
            <w:top w:val="none" w:sz="0" w:space="0" w:color="auto"/>
            <w:left w:val="none" w:sz="0" w:space="0" w:color="auto"/>
            <w:bottom w:val="none" w:sz="0" w:space="0" w:color="auto"/>
            <w:right w:val="none" w:sz="0" w:space="0" w:color="auto"/>
          </w:divBdr>
        </w:div>
        <w:div w:id="609896675">
          <w:marLeft w:val="480"/>
          <w:marRight w:val="0"/>
          <w:marTop w:val="0"/>
          <w:marBottom w:val="0"/>
          <w:divBdr>
            <w:top w:val="none" w:sz="0" w:space="0" w:color="auto"/>
            <w:left w:val="none" w:sz="0" w:space="0" w:color="auto"/>
            <w:bottom w:val="none" w:sz="0" w:space="0" w:color="auto"/>
            <w:right w:val="none" w:sz="0" w:space="0" w:color="auto"/>
          </w:divBdr>
        </w:div>
        <w:div w:id="621159187">
          <w:marLeft w:val="480"/>
          <w:marRight w:val="0"/>
          <w:marTop w:val="0"/>
          <w:marBottom w:val="0"/>
          <w:divBdr>
            <w:top w:val="none" w:sz="0" w:space="0" w:color="auto"/>
            <w:left w:val="none" w:sz="0" w:space="0" w:color="auto"/>
            <w:bottom w:val="none" w:sz="0" w:space="0" w:color="auto"/>
            <w:right w:val="none" w:sz="0" w:space="0" w:color="auto"/>
          </w:divBdr>
        </w:div>
        <w:div w:id="621309641">
          <w:marLeft w:val="480"/>
          <w:marRight w:val="0"/>
          <w:marTop w:val="0"/>
          <w:marBottom w:val="0"/>
          <w:divBdr>
            <w:top w:val="none" w:sz="0" w:space="0" w:color="auto"/>
            <w:left w:val="none" w:sz="0" w:space="0" w:color="auto"/>
            <w:bottom w:val="none" w:sz="0" w:space="0" w:color="auto"/>
            <w:right w:val="none" w:sz="0" w:space="0" w:color="auto"/>
          </w:divBdr>
        </w:div>
        <w:div w:id="627050436">
          <w:marLeft w:val="480"/>
          <w:marRight w:val="0"/>
          <w:marTop w:val="0"/>
          <w:marBottom w:val="0"/>
          <w:divBdr>
            <w:top w:val="none" w:sz="0" w:space="0" w:color="auto"/>
            <w:left w:val="none" w:sz="0" w:space="0" w:color="auto"/>
            <w:bottom w:val="none" w:sz="0" w:space="0" w:color="auto"/>
            <w:right w:val="none" w:sz="0" w:space="0" w:color="auto"/>
          </w:divBdr>
        </w:div>
        <w:div w:id="645201921">
          <w:marLeft w:val="480"/>
          <w:marRight w:val="0"/>
          <w:marTop w:val="0"/>
          <w:marBottom w:val="0"/>
          <w:divBdr>
            <w:top w:val="none" w:sz="0" w:space="0" w:color="auto"/>
            <w:left w:val="none" w:sz="0" w:space="0" w:color="auto"/>
            <w:bottom w:val="none" w:sz="0" w:space="0" w:color="auto"/>
            <w:right w:val="none" w:sz="0" w:space="0" w:color="auto"/>
          </w:divBdr>
        </w:div>
        <w:div w:id="662127552">
          <w:marLeft w:val="480"/>
          <w:marRight w:val="0"/>
          <w:marTop w:val="0"/>
          <w:marBottom w:val="0"/>
          <w:divBdr>
            <w:top w:val="none" w:sz="0" w:space="0" w:color="auto"/>
            <w:left w:val="none" w:sz="0" w:space="0" w:color="auto"/>
            <w:bottom w:val="none" w:sz="0" w:space="0" w:color="auto"/>
            <w:right w:val="none" w:sz="0" w:space="0" w:color="auto"/>
          </w:divBdr>
        </w:div>
        <w:div w:id="688021825">
          <w:marLeft w:val="480"/>
          <w:marRight w:val="0"/>
          <w:marTop w:val="0"/>
          <w:marBottom w:val="0"/>
          <w:divBdr>
            <w:top w:val="none" w:sz="0" w:space="0" w:color="auto"/>
            <w:left w:val="none" w:sz="0" w:space="0" w:color="auto"/>
            <w:bottom w:val="none" w:sz="0" w:space="0" w:color="auto"/>
            <w:right w:val="none" w:sz="0" w:space="0" w:color="auto"/>
          </w:divBdr>
        </w:div>
        <w:div w:id="748041611">
          <w:marLeft w:val="480"/>
          <w:marRight w:val="0"/>
          <w:marTop w:val="0"/>
          <w:marBottom w:val="0"/>
          <w:divBdr>
            <w:top w:val="none" w:sz="0" w:space="0" w:color="auto"/>
            <w:left w:val="none" w:sz="0" w:space="0" w:color="auto"/>
            <w:bottom w:val="none" w:sz="0" w:space="0" w:color="auto"/>
            <w:right w:val="none" w:sz="0" w:space="0" w:color="auto"/>
          </w:divBdr>
        </w:div>
        <w:div w:id="768353408">
          <w:marLeft w:val="480"/>
          <w:marRight w:val="0"/>
          <w:marTop w:val="0"/>
          <w:marBottom w:val="0"/>
          <w:divBdr>
            <w:top w:val="none" w:sz="0" w:space="0" w:color="auto"/>
            <w:left w:val="none" w:sz="0" w:space="0" w:color="auto"/>
            <w:bottom w:val="none" w:sz="0" w:space="0" w:color="auto"/>
            <w:right w:val="none" w:sz="0" w:space="0" w:color="auto"/>
          </w:divBdr>
        </w:div>
        <w:div w:id="806554793">
          <w:marLeft w:val="480"/>
          <w:marRight w:val="0"/>
          <w:marTop w:val="0"/>
          <w:marBottom w:val="0"/>
          <w:divBdr>
            <w:top w:val="none" w:sz="0" w:space="0" w:color="auto"/>
            <w:left w:val="none" w:sz="0" w:space="0" w:color="auto"/>
            <w:bottom w:val="none" w:sz="0" w:space="0" w:color="auto"/>
            <w:right w:val="none" w:sz="0" w:space="0" w:color="auto"/>
          </w:divBdr>
        </w:div>
        <w:div w:id="822552032">
          <w:marLeft w:val="480"/>
          <w:marRight w:val="0"/>
          <w:marTop w:val="0"/>
          <w:marBottom w:val="0"/>
          <w:divBdr>
            <w:top w:val="none" w:sz="0" w:space="0" w:color="auto"/>
            <w:left w:val="none" w:sz="0" w:space="0" w:color="auto"/>
            <w:bottom w:val="none" w:sz="0" w:space="0" w:color="auto"/>
            <w:right w:val="none" w:sz="0" w:space="0" w:color="auto"/>
          </w:divBdr>
        </w:div>
        <w:div w:id="869803850">
          <w:marLeft w:val="480"/>
          <w:marRight w:val="0"/>
          <w:marTop w:val="0"/>
          <w:marBottom w:val="0"/>
          <w:divBdr>
            <w:top w:val="none" w:sz="0" w:space="0" w:color="auto"/>
            <w:left w:val="none" w:sz="0" w:space="0" w:color="auto"/>
            <w:bottom w:val="none" w:sz="0" w:space="0" w:color="auto"/>
            <w:right w:val="none" w:sz="0" w:space="0" w:color="auto"/>
          </w:divBdr>
        </w:div>
        <w:div w:id="906915642">
          <w:marLeft w:val="480"/>
          <w:marRight w:val="0"/>
          <w:marTop w:val="0"/>
          <w:marBottom w:val="0"/>
          <w:divBdr>
            <w:top w:val="none" w:sz="0" w:space="0" w:color="auto"/>
            <w:left w:val="none" w:sz="0" w:space="0" w:color="auto"/>
            <w:bottom w:val="none" w:sz="0" w:space="0" w:color="auto"/>
            <w:right w:val="none" w:sz="0" w:space="0" w:color="auto"/>
          </w:divBdr>
        </w:div>
        <w:div w:id="915170996">
          <w:marLeft w:val="480"/>
          <w:marRight w:val="0"/>
          <w:marTop w:val="0"/>
          <w:marBottom w:val="0"/>
          <w:divBdr>
            <w:top w:val="none" w:sz="0" w:space="0" w:color="auto"/>
            <w:left w:val="none" w:sz="0" w:space="0" w:color="auto"/>
            <w:bottom w:val="none" w:sz="0" w:space="0" w:color="auto"/>
            <w:right w:val="none" w:sz="0" w:space="0" w:color="auto"/>
          </w:divBdr>
        </w:div>
        <w:div w:id="915556679">
          <w:marLeft w:val="480"/>
          <w:marRight w:val="0"/>
          <w:marTop w:val="0"/>
          <w:marBottom w:val="0"/>
          <w:divBdr>
            <w:top w:val="none" w:sz="0" w:space="0" w:color="auto"/>
            <w:left w:val="none" w:sz="0" w:space="0" w:color="auto"/>
            <w:bottom w:val="none" w:sz="0" w:space="0" w:color="auto"/>
            <w:right w:val="none" w:sz="0" w:space="0" w:color="auto"/>
          </w:divBdr>
        </w:div>
        <w:div w:id="953681588">
          <w:marLeft w:val="480"/>
          <w:marRight w:val="0"/>
          <w:marTop w:val="0"/>
          <w:marBottom w:val="0"/>
          <w:divBdr>
            <w:top w:val="none" w:sz="0" w:space="0" w:color="auto"/>
            <w:left w:val="none" w:sz="0" w:space="0" w:color="auto"/>
            <w:bottom w:val="none" w:sz="0" w:space="0" w:color="auto"/>
            <w:right w:val="none" w:sz="0" w:space="0" w:color="auto"/>
          </w:divBdr>
        </w:div>
        <w:div w:id="955018046">
          <w:marLeft w:val="480"/>
          <w:marRight w:val="0"/>
          <w:marTop w:val="0"/>
          <w:marBottom w:val="0"/>
          <w:divBdr>
            <w:top w:val="none" w:sz="0" w:space="0" w:color="auto"/>
            <w:left w:val="none" w:sz="0" w:space="0" w:color="auto"/>
            <w:bottom w:val="none" w:sz="0" w:space="0" w:color="auto"/>
            <w:right w:val="none" w:sz="0" w:space="0" w:color="auto"/>
          </w:divBdr>
        </w:div>
        <w:div w:id="955067842">
          <w:marLeft w:val="480"/>
          <w:marRight w:val="0"/>
          <w:marTop w:val="0"/>
          <w:marBottom w:val="0"/>
          <w:divBdr>
            <w:top w:val="none" w:sz="0" w:space="0" w:color="auto"/>
            <w:left w:val="none" w:sz="0" w:space="0" w:color="auto"/>
            <w:bottom w:val="none" w:sz="0" w:space="0" w:color="auto"/>
            <w:right w:val="none" w:sz="0" w:space="0" w:color="auto"/>
          </w:divBdr>
        </w:div>
        <w:div w:id="957444411">
          <w:marLeft w:val="480"/>
          <w:marRight w:val="0"/>
          <w:marTop w:val="0"/>
          <w:marBottom w:val="0"/>
          <w:divBdr>
            <w:top w:val="none" w:sz="0" w:space="0" w:color="auto"/>
            <w:left w:val="none" w:sz="0" w:space="0" w:color="auto"/>
            <w:bottom w:val="none" w:sz="0" w:space="0" w:color="auto"/>
            <w:right w:val="none" w:sz="0" w:space="0" w:color="auto"/>
          </w:divBdr>
        </w:div>
        <w:div w:id="961613590">
          <w:marLeft w:val="480"/>
          <w:marRight w:val="0"/>
          <w:marTop w:val="0"/>
          <w:marBottom w:val="0"/>
          <w:divBdr>
            <w:top w:val="none" w:sz="0" w:space="0" w:color="auto"/>
            <w:left w:val="none" w:sz="0" w:space="0" w:color="auto"/>
            <w:bottom w:val="none" w:sz="0" w:space="0" w:color="auto"/>
            <w:right w:val="none" w:sz="0" w:space="0" w:color="auto"/>
          </w:divBdr>
        </w:div>
        <w:div w:id="971138223">
          <w:marLeft w:val="480"/>
          <w:marRight w:val="0"/>
          <w:marTop w:val="0"/>
          <w:marBottom w:val="0"/>
          <w:divBdr>
            <w:top w:val="none" w:sz="0" w:space="0" w:color="auto"/>
            <w:left w:val="none" w:sz="0" w:space="0" w:color="auto"/>
            <w:bottom w:val="none" w:sz="0" w:space="0" w:color="auto"/>
            <w:right w:val="none" w:sz="0" w:space="0" w:color="auto"/>
          </w:divBdr>
        </w:div>
        <w:div w:id="973485453">
          <w:marLeft w:val="480"/>
          <w:marRight w:val="0"/>
          <w:marTop w:val="0"/>
          <w:marBottom w:val="0"/>
          <w:divBdr>
            <w:top w:val="none" w:sz="0" w:space="0" w:color="auto"/>
            <w:left w:val="none" w:sz="0" w:space="0" w:color="auto"/>
            <w:bottom w:val="none" w:sz="0" w:space="0" w:color="auto"/>
            <w:right w:val="none" w:sz="0" w:space="0" w:color="auto"/>
          </w:divBdr>
        </w:div>
        <w:div w:id="997612114">
          <w:marLeft w:val="480"/>
          <w:marRight w:val="0"/>
          <w:marTop w:val="0"/>
          <w:marBottom w:val="0"/>
          <w:divBdr>
            <w:top w:val="none" w:sz="0" w:space="0" w:color="auto"/>
            <w:left w:val="none" w:sz="0" w:space="0" w:color="auto"/>
            <w:bottom w:val="none" w:sz="0" w:space="0" w:color="auto"/>
            <w:right w:val="none" w:sz="0" w:space="0" w:color="auto"/>
          </w:divBdr>
        </w:div>
      </w:divsChild>
    </w:div>
    <w:div w:id="260577314">
      <w:bodyDiv w:val="1"/>
      <w:marLeft w:val="0"/>
      <w:marRight w:val="0"/>
      <w:marTop w:val="0"/>
      <w:marBottom w:val="0"/>
      <w:divBdr>
        <w:top w:val="none" w:sz="0" w:space="0" w:color="auto"/>
        <w:left w:val="none" w:sz="0" w:space="0" w:color="auto"/>
        <w:bottom w:val="none" w:sz="0" w:space="0" w:color="auto"/>
        <w:right w:val="none" w:sz="0" w:space="0" w:color="auto"/>
      </w:divBdr>
    </w:div>
    <w:div w:id="260992995">
      <w:bodyDiv w:val="1"/>
      <w:marLeft w:val="0"/>
      <w:marRight w:val="0"/>
      <w:marTop w:val="0"/>
      <w:marBottom w:val="0"/>
      <w:divBdr>
        <w:top w:val="none" w:sz="0" w:space="0" w:color="auto"/>
        <w:left w:val="none" w:sz="0" w:space="0" w:color="auto"/>
        <w:bottom w:val="none" w:sz="0" w:space="0" w:color="auto"/>
        <w:right w:val="none" w:sz="0" w:space="0" w:color="auto"/>
      </w:divBdr>
    </w:div>
    <w:div w:id="261186117">
      <w:bodyDiv w:val="1"/>
      <w:marLeft w:val="0"/>
      <w:marRight w:val="0"/>
      <w:marTop w:val="0"/>
      <w:marBottom w:val="0"/>
      <w:divBdr>
        <w:top w:val="none" w:sz="0" w:space="0" w:color="auto"/>
        <w:left w:val="none" w:sz="0" w:space="0" w:color="auto"/>
        <w:bottom w:val="none" w:sz="0" w:space="0" w:color="auto"/>
        <w:right w:val="none" w:sz="0" w:space="0" w:color="auto"/>
      </w:divBdr>
    </w:div>
    <w:div w:id="261569740">
      <w:bodyDiv w:val="1"/>
      <w:marLeft w:val="0"/>
      <w:marRight w:val="0"/>
      <w:marTop w:val="0"/>
      <w:marBottom w:val="0"/>
      <w:divBdr>
        <w:top w:val="none" w:sz="0" w:space="0" w:color="auto"/>
        <w:left w:val="none" w:sz="0" w:space="0" w:color="auto"/>
        <w:bottom w:val="none" w:sz="0" w:space="0" w:color="auto"/>
        <w:right w:val="none" w:sz="0" w:space="0" w:color="auto"/>
      </w:divBdr>
      <w:divsChild>
        <w:div w:id="42875465">
          <w:marLeft w:val="480"/>
          <w:marRight w:val="0"/>
          <w:marTop w:val="0"/>
          <w:marBottom w:val="0"/>
          <w:divBdr>
            <w:top w:val="none" w:sz="0" w:space="0" w:color="auto"/>
            <w:left w:val="none" w:sz="0" w:space="0" w:color="auto"/>
            <w:bottom w:val="none" w:sz="0" w:space="0" w:color="auto"/>
            <w:right w:val="none" w:sz="0" w:space="0" w:color="auto"/>
          </w:divBdr>
        </w:div>
        <w:div w:id="50618109">
          <w:marLeft w:val="480"/>
          <w:marRight w:val="0"/>
          <w:marTop w:val="0"/>
          <w:marBottom w:val="0"/>
          <w:divBdr>
            <w:top w:val="none" w:sz="0" w:space="0" w:color="auto"/>
            <w:left w:val="none" w:sz="0" w:space="0" w:color="auto"/>
            <w:bottom w:val="none" w:sz="0" w:space="0" w:color="auto"/>
            <w:right w:val="none" w:sz="0" w:space="0" w:color="auto"/>
          </w:divBdr>
        </w:div>
        <w:div w:id="63070471">
          <w:marLeft w:val="480"/>
          <w:marRight w:val="0"/>
          <w:marTop w:val="0"/>
          <w:marBottom w:val="0"/>
          <w:divBdr>
            <w:top w:val="none" w:sz="0" w:space="0" w:color="auto"/>
            <w:left w:val="none" w:sz="0" w:space="0" w:color="auto"/>
            <w:bottom w:val="none" w:sz="0" w:space="0" w:color="auto"/>
            <w:right w:val="none" w:sz="0" w:space="0" w:color="auto"/>
          </w:divBdr>
        </w:div>
        <w:div w:id="80182712">
          <w:marLeft w:val="480"/>
          <w:marRight w:val="0"/>
          <w:marTop w:val="0"/>
          <w:marBottom w:val="0"/>
          <w:divBdr>
            <w:top w:val="none" w:sz="0" w:space="0" w:color="auto"/>
            <w:left w:val="none" w:sz="0" w:space="0" w:color="auto"/>
            <w:bottom w:val="none" w:sz="0" w:space="0" w:color="auto"/>
            <w:right w:val="none" w:sz="0" w:space="0" w:color="auto"/>
          </w:divBdr>
        </w:div>
        <w:div w:id="112136496">
          <w:marLeft w:val="480"/>
          <w:marRight w:val="0"/>
          <w:marTop w:val="0"/>
          <w:marBottom w:val="0"/>
          <w:divBdr>
            <w:top w:val="none" w:sz="0" w:space="0" w:color="auto"/>
            <w:left w:val="none" w:sz="0" w:space="0" w:color="auto"/>
            <w:bottom w:val="none" w:sz="0" w:space="0" w:color="auto"/>
            <w:right w:val="none" w:sz="0" w:space="0" w:color="auto"/>
          </w:divBdr>
        </w:div>
        <w:div w:id="139542444">
          <w:marLeft w:val="480"/>
          <w:marRight w:val="0"/>
          <w:marTop w:val="0"/>
          <w:marBottom w:val="0"/>
          <w:divBdr>
            <w:top w:val="none" w:sz="0" w:space="0" w:color="auto"/>
            <w:left w:val="none" w:sz="0" w:space="0" w:color="auto"/>
            <w:bottom w:val="none" w:sz="0" w:space="0" w:color="auto"/>
            <w:right w:val="none" w:sz="0" w:space="0" w:color="auto"/>
          </w:divBdr>
        </w:div>
        <w:div w:id="151677984">
          <w:marLeft w:val="480"/>
          <w:marRight w:val="0"/>
          <w:marTop w:val="0"/>
          <w:marBottom w:val="0"/>
          <w:divBdr>
            <w:top w:val="none" w:sz="0" w:space="0" w:color="auto"/>
            <w:left w:val="none" w:sz="0" w:space="0" w:color="auto"/>
            <w:bottom w:val="none" w:sz="0" w:space="0" w:color="auto"/>
            <w:right w:val="none" w:sz="0" w:space="0" w:color="auto"/>
          </w:divBdr>
        </w:div>
        <w:div w:id="154153128">
          <w:marLeft w:val="480"/>
          <w:marRight w:val="0"/>
          <w:marTop w:val="0"/>
          <w:marBottom w:val="0"/>
          <w:divBdr>
            <w:top w:val="none" w:sz="0" w:space="0" w:color="auto"/>
            <w:left w:val="none" w:sz="0" w:space="0" w:color="auto"/>
            <w:bottom w:val="none" w:sz="0" w:space="0" w:color="auto"/>
            <w:right w:val="none" w:sz="0" w:space="0" w:color="auto"/>
          </w:divBdr>
        </w:div>
        <w:div w:id="170920663">
          <w:marLeft w:val="480"/>
          <w:marRight w:val="0"/>
          <w:marTop w:val="0"/>
          <w:marBottom w:val="0"/>
          <w:divBdr>
            <w:top w:val="none" w:sz="0" w:space="0" w:color="auto"/>
            <w:left w:val="none" w:sz="0" w:space="0" w:color="auto"/>
            <w:bottom w:val="none" w:sz="0" w:space="0" w:color="auto"/>
            <w:right w:val="none" w:sz="0" w:space="0" w:color="auto"/>
          </w:divBdr>
        </w:div>
        <w:div w:id="184949015">
          <w:marLeft w:val="480"/>
          <w:marRight w:val="0"/>
          <w:marTop w:val="0"/>
          <w:marBottom w:val="0"/>
          <w:divBdr>
            <w:top w:val="none" w:sz="0" w:space="0" w:color="auto"/>
            <w:left w:val="none" w:sz="0" w:space="0" w:color="auto"/>
            <w:bottom w:val="none" w:sz="0" w:space="0" w:color="auto"/>
            <w:right w:val="none" w:sz="0" w:space="0" w:color="auto"/>
          </w:divBdr>
        </w:div>
        <w:div w:id="185170881">
          <w:marLeft w:val="480"/>
          <w:marRight w:val="0"/>
          <w:marTop w:val="0"/>
          <w:marBottom w:val="0"/>
          <w:divBdr>
            <w:top w:val="none" w:sz="0" w:space="0" w:color="auto"/>
            <w:left w:val="none" w:sz="0" w:space="0" w:color="auto"/>
            <w:bottom w:val="none" w:sz="0" w:space="0" w:color="auto"/>
            <w:right w:val="none" w:sz="0" w:space="0" w:color="auto"/>
          </w:divBdr>
        </w:div>
        <w:div w:id="196895410">
          <w:marLeft w:val="480"/>
          <w:marRight w:val="0"/>
          <w:marTop w:val="0"/>
          <w:marBottom w:val="0"/>
          <w:divBdr>
            <w:top w:val="none" w:sz="0" w:space="0" w:color="auto"/>
            <w:left w:val="none" w:sz="0" w:space="0" w:color="auto"/>
            <w:bottom w:val="none" w:sz="0" w:space="0" w:color="auto"/>
            <w:right w:val="none" w:sz="0" w:space="0" w:color="auto"/>
          </w:divBdr>
        </w:div>
        <w:div w:id="215046262">
          <w:marLeft w:val="480"/>
          <w:marRight w:val="0"/>
          <w:marTop w:val="0"/>
          <w:marBottom w:val="0"/>
          <w:divBdr>
            <w:top w:val="none" w:sz="0" w:space="0" w:color="auto"/>
            <w:left w:val="none" w:sz="0" w:space="0" w:color="auto"/>
            <w:bottom w:val="none" w:sz="0" w:space="0" w:color="auto"/>
            <w:right w:val="none" w:sz="0" w:space="0" w:color="auto"/>
          </w:divBdr>
        </w:div>
        <w:div w:id="255404846">
          <w:marLeft w:val="480"/>
          <w:marRight w:val="0"/>
          <w:marTop w:val="0"/>
          <w:marBottom w:val="0"/>
          <w:divBdr>
            <w:top w:val="none" w:sz="0" w:space="0" w:color="auto"/>
            <w:left w:val="none" w:sz="0" w:space="0" w:color="auto"/>
            <w:bottom w:val="none" w:sz="0" w:space="0" w:color="auto"/>
            <w:right w:val="none" w:sz="0" w:space="0" w:color="auto"/>
          </w:divBdr>
        </w:div>
        <w:div w:id="326715667">
          <w:marLeft w:val="480"/>
          <w:marRight w:val="0"/>
          <w:marTop w:val="0"/>
          <w:marBottom w:val="0"/>
          <w:divBdr>
            <w:top w:val="none" w:sz="0" w:space="0" w:color="auto"/>
            <w:left w:val="none" w:sz="0" w:space="0" w:color="auto"/>
            <w:bottom w:val="none" w:sz="0" w:space="0" w:color="auto"/>
            <w:right w:val="none" w:sz="0" w:space="0" w:color="auto"/>
          </w:divBdr>
        </w:div>
        <w:div w:id="381948747">
          <w:marLeft w:val="480"/>
          <w:marRight w:val="0"/>
          <w:marTop w:val="0"/>
          <w:marBottom w:val="0"/>
          <w:divBdr>
            <w:top w:val="none" w:sz="0" w:space="0" w:color="auto"/>
            <w:left w:val="none" w:sz="0" w:space="0" w:color="auto"/>
            <w:bottom w:val="none" w:sz="0" w:space="0" w:color="auto"/>
            <w:right w:val="none" w:sz="0" w:space="0" w:color="auto"/>
          </w:divBdr>
        </w:div>
        <w:div w:id="410351851">
          <w:marLeft w:val="480"/>
          <w:marRight w:val="0"/>
          <w:marTop w:val="0"/>
          <w:marBottom w:val="0"/>
          <w:divBdr>
            <w:top w:val="none" w:sz="0" w:space="0" w:color="auto"/>
            <w:left w:val="none" w:sz="0" w:space="0" w:color="auto"/>
            <w:bottom w:val="none" w:sz="0" w:space="0" w:color="auto"/>
            <w:right w:val="none" w:sz="0" w:space="0" w:color="auto"/>
          </w:divBdr>
        </w:div>
        <w:div w:id="425729711">
          <w:marLeft w:val="480"/>
          <w:marRight w:val="0"/>
          <w:marTop w:val="0"/>
          <w:marBottom w:val="0"/>
          <w:divBdr>
            <w:top w:val="none" w:sz="0" w:space="0" w:color="auto"/>
            <w:left w:val="none" w:sz="0" w:space="0" w:color="auto"/>
            <w:bottom w:val="none" w:sz="0" w:space="0" w:color="auto"/>
            <w:right w:val="none" w:sz="0" w:space="0" w:color="auto"/>
          </w:divBdr>
        </w:div>
        <w:div w:id="448398620">
          <w:marLeft w:val="480"/>
          <w:marRight w:val="0"/>
          <w:marTop w:val="0"/>
          <w:marBottom w:val="0"/>
          <w:divBdr>
            <w:top w:val="none" w:sz="0" w:space="0" w:color="auto"/>
            <w:left w:val="none" w:sz="0" w:space="0" w:color="auto"/>
            <w:bottom w:val="none" w:sz="0" w:space="0" w:color="auto"/>
            <w:right w:val="none" w:sz="0" w:space="0" w:color="auto"/>
          </w:divBdr>
        </w:div>
        <w:div w:id="449669185">
          <w:marLeft w:val="480"/>
          <w:marRight w:val="0"/>
          <w:marTop w:val="0"/>
          <w:marBottom w:val="0"/>
          <w:divBdr>
            <w:top w:val="none" w:sz="0" w:space="0" w:color="auto"/>
            <w:left w:val="none" w:sz="0" w:space="0" w:color="auto"/>
            <w:bottom w:val="none" w:sz="0" w:space="0" w:color="auto"/>
            <w:right w:val="none" w:sz="0" w:space="0" w:color="auto"/>
          </w:divBdr>
        </w:div>
        <w:div w:id="461507729">
          <w:marLeft w:val="480"/>
          <w:marRight w:val="0"/>
          <w:marTop w:val="0"/>
          <w:marBottom w:val="0"/>
          <w:divBdr>
            <w:top w:val="none" w:sz="0" w:space="0" w:color="auto"/>
            <w:left w:val="none" w:sz="0" w:space="0" w:color="auto"/>
            <w:bottom w:val="none" w:sz="0" w:space="0" w:color="auto"/>
            <w:right w:val="none" w:sz="0" w:space="0" w:color="auto"/>
          </w:divBdr>
        </w:div>
        <w:div w:id="488181736">
          <w:marLeft w:val="480"/>
          <w:marRight w:val="0"/>
          <w:marTop w:val="0"/>
          <w:marBottom w:val="0"/>
          <w:divBdr>
            <w:top w:val="none" w:sz="0" w:space="0" w:color="auto"/>
            <w:left w:val="none" w:sz="0" w:space="0" w:color="auto"/>
            <w:bottom w:val="none" w:sz="0" w:space="0" w:color="auto"/>
            <w:right w:val="none" w:sz="0" w:space="0" w:color="auto"/>
          </w:divBdr>
        </w:div>
        <w:div w:id="527640596">
          <w:marLeft w:val="480"/>
          <w:marRight w:val="0"/>
          <w:marTop w:val="0"/>
          <w:marBottom w:val="0"/>
          <w:divBdr>
            <w:top w:val="none" w:sz="0" w:space="0" w:color="auto"/>
            <w:left w:val="none" w:sz="0" w:space="0" w:color="auto"/>
            <w:bottom w:val="none" w:sz="0" w:space="0" w:color="auto"/>
            <w:right w:val="none" w:sz="0" w:space="0" w:color="auto"/>
          </w:divBdr>
        </w:div>
        <w:div w:id="527643661">
          <w:marLeft w:val="480"/>
          <w:marRight w:val="0"/>
          <w:marTop w:val="0"/>
          <w:marBottom w:val="0"/>
          <w:divBdr>
            <w:top w:val="none" w:sz="0" w:space="0" w:color="auto"/>
            <w:left w:val="none" w:sz="0" w:space="0" w:color="auto"/>
            <w:bottom w:val="none" w:sz="0" w:space="0" w:color="auto"/>
            <w:right w:val="none" w:sz="0" w:space="0" w:color="auto"/>
          </w:divBdr>
        </w:div>
        <w:div w:id="538592806">
          <w:marLeft w:val="480"/>
          <w:marRight w:val="0"/>
          <w:marTop w:val="0"/>
          <w:marBottom w:val="0"/>
          <w:divBdr>
            <w:top w:val="none" w:sz="0" w:space="0" w:color="auto"/>
            <w:left w:val="none" w:sz="0" w:space="0" w:color="auto"/>
            <w:bottom w:val="none" w:sz="0" w:space="0" w:color="auto"/>
            <w:right w:val="none" w:sz="0" w:space="0" w:color="auto"/>
          </w:divBdr>
        </w:div>
        <w:div w:id="562179882">
          <w:marLeft w:val="480"/>
          <w:marRight w:val="0"/>
          <w:marTop w:val="0"/>
          <w:marBottom w:val="0"/>
          <w:divBdr>
            <w:top w:val="none" w:sz="0" w:space="0" w:color="auto"/>
            <w:left w:val="none" w:sz="0" w:space="0" w:color="auto"/>
            <w:bottom w:val="none" w:sz="0" w:space="0" w:color="auto"/>
            <w:right w:val="none" w:sz="0" w:space="0" w:color="auto"/>
          </w:divBdr>
        </w:div>
        <w:div w:id="568535475">
          <w:marLeft w:val="480"/>
          <w:marRight w:val="0"/>
          <w:marTop w:val="0"/>
          <w:marBottom w:val="0"/>
          <w:divBdr>
            <w:top w:val="none" w:sz="0" w:space="0" w:color="auto"/>
            <w:left w:val="none" w:sz="0" w:space="0" w:color="auto"/>
            <w:bottom w:val="none" w:sz="0" w:space="0" w:color="auto"/>
            <w:right w:val="none" w:sz="0" w:space="0" w:color="auto"/>
          </w:divBdr>
        </w:div>
        <w:div w:id="585456342">
          <w:marLeft w:val="480"/>
          <w:marRight w:val="0"/>
          <w:marTop w:val="0"/>
          <w:marBottom w:val="0"/>
          <w:divBdr>
            <w:top w:val="none" w:sz="0" w:space="0" w:color="auto"/>
            <w:left w:val="none" w:sz="0" w:space="0" w:color="auto"/>
            <w:bottom w:val="none" w:sz="0" w:space="0" w:color="auto"/>
            <w:right w:val="none" w:sz="0" w:space="0" w:color="auto"/>
          </w:divBdr>
        </w:div>
        <w:div w:id="605119152">
          <w:marLeft w:val="480"/>
          <w:marRight w:val="0"/>
          <w:marTop w:val="0"/>
          <w:marBottom w:val="0"/>
          <w:divBdr>
            <w:top w:val="none" w:sz="0" w:space="0" w:color="auto"/>
            <w:left w:val="none" w:sz="0" w:space="0" w:color="auto"/>
            <w:bottom w:val="none" w:sz="0" w:space="0" w:color="auto"/>
            <w:right w:val="none" w:sz="0" w:space="0" w:color="auto"/>
          </w:divBdr>
        </w:div>
        <w:div w:id="659967456">
          <w:marLeft w:val="480"/>
          <w:marRight w:val="0"/>
          <w:marTop w:val="0"/>
          <w:marBottom w:val="0"/>
          <w:divBdr>
            <w:top w:val="none" w:sz="0" w:space="0" w:color="auto"/>
            <w:left w:val="none" w:sz="0" w:space="0" w:color="auto"/>
            <w:bottom w:val="none" w:sz="0" w:space="0" w:color="auto"/>
            <w:right w:val="none" w:sz="0" w:space="0" w:color="auto"/>
          </w:divBdr>
        </w:div>
        <w:div w:id="660549244">
          <w:marLeft w:val="480"/>
          <w:marRight w:val="0"/>
          <w:marTop w:val="0"/>
          <w:marBottom w:val="0"/>
          <w:divBdr>
            <w:top w:val="none" w:sz="0" w:space="0" w:color="auto"/>
            <w:left w:val="none" w:sz="0" w:space="0" w:color="auto"/>
            <w:bottom w:val="none" w:sz="0" w:space="0" w:color="auto"/>
            <w:right w:val="none" w:sz="0" w:space="0" w:color="auto"/>
          </w:divBdr>
        </w:div>
        <w:div w:id="678236461">
          <w:marLeft w:val="480"/>
          <w:marRight w:val="0"/>
          <w:marTop w:val="0"/>
          <w:marBottom w:val="0"/>
          <w:divBdr>
            <w:top w:val="none" w:sz="0" w:space="0" w:color="auto"/>
            <w:left w:val="none" w:sz="0" w:space="0" w:color="auto"/>
            <w:bottom w:val="none" w:sz="0" w:space="0" w:color="auto"/>
            <w:right w:val="none" w:sz="0" w:space="0" w:color="auto"/>
          </w:divBdr>
        </w:div>
        <w:div w:id="691035864">
          <w:marLeft w:val="480"/>
          <w:marRight w:val="0"/>
          <w:marTop w:val="0"/>
          <w:marBottom w:val="0"/>
          <w:divBdr>
            <w:top w:val="none" w:sz="0" w:space="0" w:color="auto"/>
            <w:left w:val="none" w:sz="0" w:space="0" w:color="auto"/>
            <w:bottom w:val="none" w:sz="0" w:space="0" w:color="auto"/>
            <w:right w:val="none" w:sz="0" w:space="0" w:color="auto"/>
          </w:divBdr>
        </w:div>
        <w:div w:id="720325939">
          <w:marLeft w:val="480"/>
          <w:marRight w:val="0"/>
          <w:marTop w:val="0"/>
          <w:marBottom w:val="0"/>
          <w:divBdr>
            <w:top w:val="none" w:sz="0" w:space="0" w:color="auto"/>
            <w:left w:val="none" w:sz="0" w:space="0" w:color="auto"/>
            <w:bottom w:val="none" w:sz="0" w:space="0" w:color="auto"/>
            <w:right w:val="none" w:sz="0" w:space="0" w:color="auto"/>
          </w:divBdr>
        </w:div>
        <w:div w:id="746806257">
          <w:marLeft w:val="480"/>
          <w:marRight w:val="0"/>
          <w:marTop w:val="0"/>
          <w:marBottom w:val="0"/>
          <w:divBdr>
            <w:top w:val="none" w:sz="0" w:space="0" w:color="auto"/>
            <w:left w:val="none" w:sz="0" w:space="0" w:color="auto"/>
            <w:bottom w:val="none" w:sz="0" w:space="0" w:color="auto"/>
            <w:right w:val="none" w:sz="0" w:space="0" w:color="auto"/>
          </w:divBdr>
        </w:div>
        <w:div w:id="780996334">
          <w:marLeft w:val="480"/>
          <w:marRight w:val="0"/>
          <w:marTop w:val="0"/>
          <w:marBottom w:val="0"/>
          <w:divBdr>
            <w:top w:val="none" w:sz="0" w:space="0" w:color="auto"/>
            <w:left w:val="none" w:sz="0" w:space="0" w:color="auto"/>
            <w:bottom w:val="none" w:sz="0" w:space="0" w:color="auto"/>
            <w:right w:val="none" w:sz="0" w:space="0" w:color="auto"/>
          </w:divBdr>
        </w:div>
        <w:div w:id="801970741">
          <w:marLeft w:val="480"/>
          <w:marRight w:val="0"/>
          <w:marTop w:val="0"/>
          <w:marBottom w:val="0"/>
          <w:divBdr>
            <w:top w:val="none" w:sz="0" w:space="0" w:color="auto"/>
            <w:left w:val="none" w:sz="0" w:space="0" w:color="auto"/>
            <w:bottom w:val="none" w:sz="0" w:space="0" w:color="auto"/>
            <w:right w:val="none" w:sz="0" w:space="0" w:color="auto"/>
          </w:divBdr>
        </w:div>
        <w:div w:id="805002938">
          <w:marLeft w:val="480"/>
          <w:marRight w:val="0"/>
          <w:marTop w:val="0"/>
          <w:marBottom w:val="0"/>
          <w:divBdr>
            <w:top w:val="none" w:sz="0" w:space="0" w:color="auto"/>
            <w:left w:val="none" w:sz="0" w:space="0" w:color="auto"/>
            <w:bottom w:val="none" w:sz="0" w:space="0" w:color="auto"/>
            <w:right w:val="none" w:sz="0" w:space="0" w:color="auto"/>
          </w:divBdr>
        </w:div>
        <w:div w:id="808086904">
          <w:marLeft w:val="480"/>
          <w:marRight w:val="0"/>
          <w:marTop w:val="0"/>
          <w:marBottom w:val="0"/>
          <w:divBdr>
            <w:top w:val="none" w:sz="0" w:space="0" w:color="auto"/>
            <w:left w:val="none" w:sz="0" w:space="0" w:color="auto"/>
            <w:bottom w:val="none" w:sz="0" w:space="0" w:color="auto"/>
            <w:right w:val="none" w:sz="0" w:space="0" w:color="auto"/>
          </w:divBdr>
        </w:div>
        <w:div w:id="808592367">
          <w:marLeft w:val="480"/>
          <w:marRight w:val="0"/>
          <w:marTop w:val="0"/>
          <w:marBottom w:val="0"/>
          <w:divBdr>
            <w:top w:val="none" w:sz="0" w:space="0" w:color="auto"/>
            <w:left w:val="none" w:sz="0" w:space="0" w:color="auto"/>
            <w:bottom w:val="none" w:sz="0" w:space="0" w:color="auto"/>
            <w:right w:val="none" w:sz="0" w:space="0" w:color="auto"/>
          </w:divBdr>
        </w:div>
        <w:div w:id="823006153">
          <w:marLeft w:val="480"/>
          <w:marRight w:val="0"/>
          <w:marTop w:val="0"/>
          <w:marBottom w:val="0"/>
          <w:divBdr>
            <w:top w:val="none" w:sz="0" w:space="0" w:color="auto"/>
            <w:left w:val="none" w:sz="0" w:space="0" w:color="auto"/>
            <w:bottom w:val="none" w:sz="0" w:space="0" w:color="auto"/>
            <w:right w:val="none" w:sz="0" w:space="0" w:color="auto"/>
          </w:divBdr>
        </w:div>
        <w:div w:id="846290200">
          <w:marLeft w:val="480"/>
          <w:marRight w:val="0"/>
          <w:marTop w:val="0"/>
          <w:marBottom w:val="0"/>
          <w:divBdr>
            <w:top w:val="none" w:sz="0" w:space="0" w:color="auto"/>
            <w:left w:val="none" w:sz="0" w:space="0" w:color="auto"/>
            <w:bottom w:val="none" w:sz="0" w:space="0" w:color="auto"/>
            <w:right w:val="none" w:sz="0" w:space="0" w:color="auto"/>
          </w:divBdr>
        </w:div>
        <w:div w:id="852644416">
          <w:marLeft w:val="480"/>
          <w:marRight w:val="0"/>
          <w:marTop w:val="0"/>
          <w:marBottom w:val="0"/>
          <w:divBdr>
            <w:top w:val="none" w:sz="0" w:space="0" w:color="auto"/>
            <w:left w:val="none" w:sz="0" w:space="0" w:color="auto"/>
            <w:bottom w:val="none" w:sz="0" w:space="0" w:color="auto"/>
            <w:right w:val="none" w:sz="0" w:space="0" w:color="auto"/>
          </w:divBdr>
        </w:div>
        <w:div w:id="869532020">
          <w:marLeft w:val="480"/>
          <w:marRight w:val="0"/>
          <w:marTop w:val="0"/>
          <w:marBottom w:val="0"/>
          <w:divBdr>
            <w:top w:val="none" w:sz="0" w:space="0" w:color="auto"/>
            <w:left w:val="none" w:sz="0" w:space="0" w:color="auto"/>
            <w:bottom w:val="none" w:sz="0" w:space="0" w:color="auto"/>
            <w:right w:val="none" w:sz="0" w:space="0" w:color="auto"/>
          </w:divBdr>
        </w:div>
        <w:div w:id="876426353">
          <w:marLeft w:val="480"/>
          <w:marRight w:val="0"/>
          <w:marTop w:val="0"/>
          <w:marBottom w:val="0"/>
          <w:divBdr>
            <w:top w:val="none" w:sz="0" w:space="0" w:color="auto"/>
            <w:left w:val="none" w:sz="0" w:space="0" w:color="auto"/>
            <w:bottom w:val="none" w:sz="0" w:space="0" w:color="auto"/>
            <w:right w:val="none" w:sz="0" w:space="0" w:color="auto"/>
          </w:divBdr>
        </w:div>
        <w:div w:id="879902190">
          <w:marLeft w:val="480"/>
          <w:marRight w:val="0"/>
          <w:marTop w:val="0"/>
          <w:marBottom w:val="0"/>
          <w:divBdr>
            <w:top w:val="none" w:sz="0" w:space="0" w:color="auto"/>
            <w:left w:val="none" w:sz="0" w:space="0" w:color="auto"/>
            <w:bottom w:val="none" w:sz="0" w:space="0" w:color="auto"/>
            <w:right w:val="none" w:sz="0" w:space="0" w:color="auto"/>
          </w:divBdr>
        </w:div>
        <w:div w:id="906113524">
          <w:marLeft w:val="480"/>
          <w:marRight w:val="0"/>
          <w:marTop w:val="0"/>
          <w:marBottom w:val="0"/>
          <w:divBdr>
            <w:top w:val="none" w:sz="0" w:space="0" w:color="auto"/>
            <w:left w:val="none" w:sz="0" w:space="0" w:color="auto"/>
            <w:bottom w:val="none" w:sz="0" w:space="0" w:color="auto"/>
            <w:right w:val="none" w:sz="0" w:space="0" w:color="auto"/>
          </w:divBdr>
        </w:div>
        <w:div w:id="917134926">
          <w:marLeft w:val="480"/>
          <w:marRight w:val="0"/>
          <w:marTop w:val="0"/>
          <w:marBottom w:val="0"/>
          <w:divBdr>
            <w:top w:val="none" w:sz="0" w:space="0" w:color="auto"/>
            <w:left w:val="none" w:sz="0" w:space="0" w:color="auto"/>
            <w:bottom w:val="none" w:sz="0" w:space="0" w:color="auto"/>
            <w:right w:val="none" w:sz="0" w:space="0" w:color="auto"/>
          </w:divBdr>
        </w:div>
        <w:div w:id="918179034">
          <w:marLeft w:val="480"/>
          <w:marRight w:val="0"/>
          <w:marTop w:val="0"/>
          <w:marBottom w:val="0"/>
          <w:divBdr>
            <w:top w:val="none" w:sz="0" w:space="0" w:color="auto"/>
            <w:left w:val="none" w:sz="0" w:space="0" w:color="auto"/>
            <w:bottom w:val="none" w:sz="0" w:space="0" w:color="auto"/>
            <w:right w:val="none" w:sz="0" w:space="0" w:color="auto"/>
          </w:divBdr>
        </w:div>
        <w:div w:id="936326145">
          <w:marLeft w:val="480"/>
          <w:marRight w:val="0"/>
          <w:marTop w:val="0"/>
          <w:marBottom w:val="0"/>
          <w:divBdr>
            <w:top w:val="none" w:sz="0" w:space="0" w:color="auto"/>
            <w:left w:val="none" w:sz="0" w:space="0" w:color="auto"/>
            <w:bottom w:val="none" w:sz="0" w:space="0" w:color="auto"/>
            <w:right w:val="none" w:sz="0" w:space="0" w:color="auto"/>
          </w:divBdr>
        </w:div>
        <w:div w:id="999577914">
          <w:marLeft w:val="480"/>
          <w:marRight w:val="0"/>
          <w:marTop w:val="0"/>
          <w:marBottom w:val="0"/>
          <w:divBdr>
            <w:top w:val="none" w:sz="0" w:space="0" w:color="auto"/>
            <w:left w:val="none" w:sz="0" w:space="0" w:color="auto"/>
            <w:bottom w:val="none" w:sz="0" w:space="0" w:color="auto"/>
            <w:right w:val="none" w:sz="0" w:space="0" w:color="auto"/>
          </w:divBdr>
        </w:div>
        <w:div w:id="1002583084">
          <w:marLeft w:val="480"/>
          <w:marRight w:val="0"/>
          <w:marTop w:val="0"/>
          <w:marBottom w:val="0"/>
          <w:divBdr>
            <w:top w:val="none" w:sz="0" w:space="0" w:color="auto"/>
            <w:left w:val="none" w:sz="0" w:space="0" w:color="auto"/>
            <w:bottom w:val="none" w:sz="0" w:space="0" w:color="auto"/>
            <w:right w:val="none" w:sz="0" w:space="0" w:color="auto"/>
          </w:divBdr>
        </w:div>
      </w:divsChild>
    </w:div>
    <w:div w:id="261764090">
      <w:bodyDiv w:val="1"/>
      <w:marLeft w:val="0"/>
      <w:marRight w:val="0"/>
      <w:marTop w:val="0"/>
      <w:marBottom w:val="0"/>
      <w:divBdr>
        <w:top w:val="none" w:sz="0" w:space="0" w:color="auto"/>
        <w:left w:val="none" w:sz="0" w:space="0" w:color="auto"/>
        <w:bottom w:val="none" w:sz="0" w:space="0" w:color="auto"/>
        <w:right w:val="none" w:sz="0" w:space="0" w:color="auto"/>
      </w:divBdr>
      <w:divsChild>
        <w:div w:id="194082201">
          <w:marLeft w:val="480"/>
          <w:marRight w:val="0"/>
          <w:marTop w:val="0"/>
          <w:marBottom w:val="0"/>
          <w:divBdr>
            <w:top w:val="none" w:sz="0" w:space="0" w:color="auto"/>
            <w:left w:val="none" w:sz="0" w:space="0" w:color="auto"/>
            <w:bottom w:val="none" w:sz="0" w:space="0" w:color="auto"/>
            <w:right w:val="none" w:sz="0" w:space="0" w:color="auto"/>
          </w:divBdr>
        </w:div>
        <w:div w:id="330912883">
          <w:marLeft w:val="480"/>
          <w:marRight w:val="0"/>
          <w:marTop w:val="0"/>
          <w:marBottom w:val="0"/>
          <w:divBdr>
            <w:top w:val="none" w:sz="0" w:space="0" w:color="auto"/>
            <w:left w:val="none" w:sz="0" w:space="0" w:color="auto"/>
            <w:bottom w:val="none" w:sz="0" w:space="0" w:color="auto"/>
            <w:right w:val="none" w:sz="0" w:space="0" w:color="auto"/>
          </w:divBdr>
        </w:div>
        <w:div w:id="541523987">
          <w:marLeft w:val="480"/>
          <w:marRight w:val="0"/>
          <w:marTop w:val="0"/>
          <w:marBottom w:val="0"/>
          <w:divBdr>
            <w:top w:val="none" w:sz="0" w:space="0" w:color="auto"/>
            <w:left w:val="none" w:sz="0" w:space="0" w:color="auto"/>
            <w:bottom w:val="none" w:sz="0" w:space="0" w:color="auto"/>
            <w:right w:val="none" w:sz="0" w:space="0" w:color="auto"/>
          </w:divBdr>
        </w:div>
        <w:div w:id="665589934">
          <w:marLeft w:val="480"/>
          <w:marRight w:val="0"/>
          <w:marTop w:val="0"/>
          <w:marBottom w:val="0"/>
          <w:divBdr>
            <w:top w:val="none" w:sz="0" w:space="0" w:color="auto"/>
            <w:left w:val="none" w:sz="0" w:space="0" w:color="auto"/>
            <w:bottom w:val="none" w:sz="0" w:space="0" w:color="auto"/>
            <w:right w:val="none" w:sz="0" w:space="0" w:color="auto"/>
          </w:divBdr>
        </w:div>
        <w:div w:id="879365051">
          <w:marLeft w:val="480"/>
          <w:marRight w:val="0"/>
          <w:marTop w:val="0"/>
          <w:marBottom w:val="0"/>
          <w:divBdr>
            <w:top w:val="none" w:sz="0" w:space="0" w:color="auto"/>
            <w:left w:val="none" w:sz="0" w:space="0" w:color="auto"/>
            <w:bottom w:val="none" w:sz="0" w:space="0" w:color="auto"/>
            <w:right w:val="none" w:sz="0" w:space="0" w:color="auto"/>
          </w:divBdr>
        </w:div>
      </w:divsChild>
    </w:div>
    <w:div w:id="261883606">
      <w:bodyDiv w:val="1"/>
      <w:marLeft w:val="0"/>
      <w:marRight w:val="0"/>
      <w:marTop w:val="0"/>
      <w:marBottom w:val="0"/>
      <w:divBdr>
        <w:top w:val="none" w:sz="0" w:space="0" w:color="auto"/>
        <w:left w:val="none" w:sz="0" w:space="0" w:color="auto"/>
        <w:bottom w:val="none" w:sz="0" w:space="0" w:color="auto"/>
        <w:right w:val="none" w:sz="0" w:space="0" w:color="auto"/>
      </w:divBdr>
    </w:div>
    <w:div w:id="262105457">
      <w:bodyDiv w:val="1"/>
      <w:marLeft w:val="0"/>
      <w:marRight w:val="0"/>
      <w:marTop w:val="0"/>
      <w:marBottom w:val="0"/>
      <w:divBdr>
        <w:top w:val="none" w:sz="0" w:space="0" w:color="auto"/>
        <w:left w:val="none" w:sz="0" w:space="0" w:color="auto"/>
        <w:bottom w:val="none" w:sz="0" w:space="0" w:color="auto"/>
        <w:right w:val="none" w:sz="0" w:space="0" w:color="auto"/>
      </w:divBdr>
    </w:div>
    <w:div w:id="262228316">
      <w:bodyDiv w:val="1"/>
      <w:marLeft w:val="0"/>
      <w:marRight w:val="0"/>
      <w:marTop w:val="0"/>
      <w:marBottom w:val="0"/>
      <w:divBdr>
        <w:top w:val="none" w:sz="0" w:space="0" w:color="auto"/>
        <w:left w:val="none" w:sz="0" w:space="0" w:color="auto"/>
        <w:bottom w:val="none" w:sz="0" w:space="0" w:color="auto"/>
        <w:right w:val="none" w:sz="0" w:space="0" w:color="auto"/>
      </w:divBdr>
    </w:div>
    <w:div w:id="262760185">
      <w:bodyDiv w:val="1"/>
      <w:marLeft w:val="0"/>
      <w:marRight w:val="0"/>
      <w:marTop w:val="0"/>
      <w:marBottom w:val="0"/>
      <w:divBdr>
        <w:top w:val="none" w:sz="0" w:space="0" w:color="auto"/>
        <w:left w:val="none" w:sz="0" w:space="0" w:color="auto"/>
        <w:bottom w:val="none" w:sz="0" w:space="0" w:color="auto"/>
        <w:right w:val="none" w:sz="0" w:space="0" w:color="auto"/>
      </w:divBdr>
    </w:div>
    <w:div w:id="263198249">
      <w:bodyDiv w:val="1"/>
      <w:marLeft w:val="0"/>
      <w:marRight w:val="0"/>
      <w:marTop w:val="0"/>
      <w:marBottom w:val="0"/>
      <w:divBdr>
        <w:top w:val="none" w:sz="0" w:space="0" w:color="auto"/>
        <w:left w:val="none" w:sz="0" w:space="0" w:color="auto"/>
        <w:bottom w:val="none" w:sz="0" w:space="0" w:color="auto"/>
        <w:right w:val="none" w:sz="0" w:space="0" w:color="auto"/>
      </w:divBdr>
    </w:div>
    <w:div w:id="263271179">
      <w:bodyDiv w:val="1"/>
      <w:marLeft w:val="0"/>
      <w:marRight w:val="0"/>
      <w:marTop w:val="0"/>
      <w:marBottom w:val="0"/>
      <w:divBdr>
        <w:top w:val="none" w:sz="0" w:space="0" w:color="auto"/>
        <w:left w:val="none" w:sz="0" w:space="0" w:color="auto"/>
        <w:bottom w:val="none" w:sz="0" w:space="0" w:color="auto"/>
        <w:right w:val="none" w:sz="0" w:space="0" w:color="auto"/>
      </w:divBdr>
    </w:div>
    <w:div w:id="263616206">
      <w:bodyDiv w:val="1"/>
      <w:marLeft w:val="0"/>
      <w:marRight w:val="0"/>
      <w:marTop w:val="0"/>
      <w:marBottom w:val="0"/>
      <w:divBdr>
        <w:top w:val="none" w:sz="0" w:space="0" w:color="auto"/>
        <w:left w:val="none" w:sz="0" w:space="0" w:color="auto"/>
        <w:bottom w:val="none" w:sz="0" w:space="0" w:color="auto"/>
        <w:right w:val="none" w:sz="0" w:space="0" w:color="auto"/>
      </w:divBdr>
    </w:div>
    <w:div w:id="264003547">
      <w:bodyDiv w:val="1"/>
      <w:marLeft w:val="0"/>
      <w:marRight w:val="0"/>
      <w:marTop w:val="0"/>
      <w:marBottom w:val="0"/>
      <w:divBdr>
        <w:top w:val="none" w:sz="0" w:space="0" w:color="auto"/>
        <w:left w:val="none" w:sz="0" w:space="0" w:color="auto"/>
        <w:bottom w:val="none" w:sz="0" w:space="0" w:color="auto"/>
        <w:right w:val="none" w:sz="0" w:space="0" w:color="auto"/>
      </w:divBdr>
    </w:div>
    <w:div w:id="264575820">
      <w:bodyDiv w:val="1"/>
      <w:marLeft w:val="0"/>
      <w:marRight w:val="0"/>
      <w:marTop w:val="0"/>
      <w:marBottom w:val="0"/>
      <w:divBdr>
        <w:top w:val="none" w:sz="0" w:space="0" w:color="auto"/>
        <w:left w:val="none" w:sz="0" w:space="0" w:color="auto"/>
        <w:bottom w:val="none" w:sz="0" w:space="0" w:color="auto"/>
        <w:right w:val="none" w:sz="0" w:space="0" w:color="auto"/>
      </w:divBdr>
    </w:div>
    <w:div w:id="264702078">
      <w:bodyDiv w:val="1"/>
      <w:marLeft w:val="0"/>
      <w:marRight w:val="0"/>
      <w:marTop w:val="0"/>
      <w:marBottom w:val="0"/>
      <w:divBdr>
        <w:top w:val="none" w:sz="0" w:space="0" w:color="auto"/>
        <w:left w:val="none" w:sz="0" w:space="0" w:color="auto"/>
        <w:bottom w:val="none" w:sz="0" w:space="0" w:color="auto"/>
        <w:right w:val="none" w:sz="0" w:space="0" w:color="auto"/>
      </w:divBdr>
    </w:div>
    <w:div w:id="265886787">
      <w:bodyDiv w:val="1"/>
      <w:marLeft w:val="0"/>
      <w:marRight w:val="0"/>
      <w:marTop w:val="0"/>
      <w:marBottom w:val="0"/>
      <w:divBdr>
        <w:top w:val="none" w:sz="0" w:space="0" w:color="auto"/>
        <w:left w:val="none" w:sz="0" w:space="0" w:color="auto"/>
        <w:bottom w:val="none" w:sz="0" w:space="0" w:color="auto"/>
        <w:right w:val="none" w:sz="0" w:space="0" w:color="auto"/>
      </w:divBdr>
      <w:divsChild>
        <w:div w:id="153841698">
          <w:marLeft w:val="480"/>
          <w:marRight w:val="0"/>
          <w:marTop w:val="0"/>
          <w:marBottom w:val="0"/>
          <w:divBdr>
            <w:top w:val="none" w:sz="0" w:space="0" w:color="auto"/>
            <w:left w:val="none" w:sz="0" w:space="0" w:color="auto"/>
            <w:bottom w:val="none" w:sz="0" w:space="0" w:color="auto"/>
            <w:right w:val="none" w:sz="0" w:space="0" w:color="auto"/>
          </w:divBdr>
        </w:div>
        <w:div w:id="157811424">
          <w:marLeft w:val="480"/>
          <w:marRight w:val="0"/>
          <w:marTop w:val="0"/>
          <w:marBottom w:val="0"/>
          <w:divBdr>
            <w:top w:val="none" w:sz="0" w:space="0" w:color="auto"/>
            <w:left w:val="none" w:sz="0" w:space="0" w:color="auto"/>
            <w:bottom w:val="none" w:sz="0" w:space="0" w:color="auto"/>
            <w:right w:val="none" w:sz="0" w:space="0" w:color="auto"/>
          </w:divBdr>
        </w:div>
        <w:div w:id="195001458">
          <w:marLeft w:val="480"/>
          <w:marRight w:val="0"/>
          <w:marTop w:val="0"/>
          <w:marBottom w:val="0"/>
          <w:divBdr>
            <w:top w:val="none" w:sz="0" w:space="0" w:color="auto"/>
            <w:left w:val="none" w:sz="0" w:space="0" w:color="auto"/>
            <w:bottom w:val="none" w:sz="0" w:space="0" w:color="auto"/>
            <w:right w:val="none" w:sz="0" w:space="0" w:color="auto"/>
          </w:divBdr>
        </w:div>
        <w:div w:id="223371560">
          <w:marLeft w:val="480"/>
          <w:marRight w:val="0"/>
          <w:marTop w:val="0"/>
          <w:marBottom w:val="0"/>
          <w:divBdr>
            <w:top w:val="none" w:sz="0" w:space="0" w:color="auto"/>
            <w:left w:val="none" w:sz="0" w:space="0" w:color="auto"/>
            <w:bottom w:val="none" w:sz="0" w:space="0" w:color="auto"/>
            <w:right w:val="none" w:sz="0" w:space="0" w:color="auto"/>
          </w:divBdr>
        </w:div>
        <w:div w:id="286284052">
          <w:marLeft w:val="480"/>
          <w:marRight w:val="0"/>
          <w:marTop w:val="0"/>
          <w:marBottom w:val="0"/>
          <w:divBdr>
            <w:top w:val="none" w:sz="0" w:space="0" w:color="auto"/>
            <w:left w:val="none" w:sz="0" w:space="0" w:color="auto"/>
            <w:bottom w:val="none" w:sz="0" w:space="0" w:color="auto"/>
            <w:right w:val="none" w:sz="0" w:space="0" w:color="auto"/>
          </w:divBdr>
        </w:div>
        <w:div w:id="326177639">
          <w:marLeft w:val="480"/>
          <w:marRight w:val="0"/>
          <w:marTop w:val="0"/>
          <w:marBottom w:val="0"/>
          <w:divBdr>
            <w:top w:val="none" w:sz="0" w:space="0" w:color="auto"/>
            <w:left w:val="none" w:sz="0" w:space="0" w:color="auto"/>
            <w:bottom w:val="none" w:sz="0" w:space="0" w:color="auto"/>
            <w:right w:val="none" w:sz="0" w:space="0" w:color="auto"/>
          </w:divBdr>
        </w:div>
        <w:div w:id="392238679">
          <w:marLeft w:val="480"/>
          <w:marRight w:val="0"/>
          <w:marTop w:val="0"/>
          <w:marBottom w:val="0"/>
          <w:divBdr>
            <w:top w:val="none" w:sz="0" w:space="0" w:color="auto"/>
            <w:left w:val="none" w:sz="0" w:space="0" w:color="auto"/>
            <w:bottom w:val="none" w:sz="0" w:space="0" w:color="auto"/>
            <w:right w:val="none" w:sz="0" w:space="0" w:color="auto"/>
          </w:divBdr>
        </w:div>
        <w:div w:id="403070203">
          <w:marLeft w:val="480"/>
          <w:marRight w:val="0"/>
          <w:marTop w:val="0"/>
          <w:marBottom w:val="0"/>
          <w:divBdr>
            <w:top w:val="none" w:sz="0" w:space="0" w:color="auto"/>
            <w:left w:val="none" w:sz="0" w:space="0" w:color="auto"/>
            <w:bottom w:val="none" w:sz="0" w:space="0" w:color="auto"/>
            <w:right w:val="none" w:sz="0" w:space="0" w:color="auto"/>
          </w:divBdr>
        </w:div>
        <w:div w:id="543835763">
          <w:marLeft w:val="480"/>
          <w:marRight w:val="0"/>
          <w:marTop w:val="0"/>
          <w:marBottom w:val="0"/>
          <w:divBdr>
            <w:top w:val="none" w:sz="0" w:space="0" w:color="auto"/>
            <w:left w:val="none" w:sz="0" w:space="0" w:color="auto"/>
            <w:bottom w:val="none" w:sz="0" w:space="0" w:color="auto"/>
            <w:right w:val="none" w:sz="0" w:space="0" w:color="auto"/>
          </w:divBdr>
        </w:div>
        <w:div w:id="550388550">
          <w:marLeft w:val="480"/>
          <w:marRight w:val="0"/>
          <w:marTop w:val="0"/>
          <w:marBottom w:val="0"/>
          <w:divBdr>
            <w:top w:val="none" w:sz="0" w:space="0" w:color="auto"/>
            <w:left w:val="none" w:sz="0" w:space="0" w:color="auto"/>
            <w:bottom w:val="none" w:sz="0" w:space="0" w:color="auto"/>
            <w:right w:val="none" w:sz="0" w:space="0" w:color="auto"/>
          </w:divBdr>
        </w:div>
        <w:div w:id="599021806">
          <w:marLeft w:val="480"/>
          <w:marRight w:val="0"/>
          <w:marTop w:val="0"/>
          <w:marBottom w:val="0"/>
          <w:divBdr>
            <w:top w:val="none" w:sz="0" w:space="0" w:color="auto"/>
            <w:left w:val="none" w:sz="0" w:space="0" w:color="auto"/>
            <w:bottom w:val="none" w:sz="0" w:space="0" w:color="auto"/>
            <w:right w:val="none" w:sz="0" w:space="0" w:color="auto"/>
          </w:divBdr>
        </w:div>
        <w:div w:id="671836814">
          <w:marLeft w:val="480"/>
          <w:marRight w:val="0"/>
          <w:marTop w:val="0"/>
          <w:marBottom w:val="0"/>
          <w:divBdr>
            <w:top w:val="none" w:sz="0" w:space="0" w:color="auto"/>
            <w:left w:val="none" w:sz="0" w:space="0" w:color="auto"/>
            <w:bottom w:val="none" w:sz="0" w:space="0" w:color="auto"/>
            <w:right w:val="none" w:sz="0" w:space="0" w:color="auto"/>
          </w:divBdr>
        </w:div>
        <w:div w:id="686642524">
          <w:marLeft w:val="480"/>
          <w:marRight w:val="0"/>
          <w:marTop w:val="0"/>
          <w:marBottom w:val="0"/>
          <w:divBdr>
            <w:top w:val="none" w:sz="0" w:space="0" w:color="auto"/>
            <w:left w:val="none" w:sz="0" w:space="0" w:color="auto"/>
            <w:bottom w:val="none" w:sz="0" w:space="0" w:color="auto"/>
            <w:right w:val="none" w:sz="0" w:space="0" w:color="auto"/>
          </w:divBdr>
        </w:div>
        <w:div w:id="732461320">
          <w:marLeft w:val="480"/>
          <w:marRight w:val="0"/>
          <w:marTop w:val="0"/>
          <w:marBottom w:val="0"/>
          <w:divBdr>
            <w:top w:val="none" w:sz="0" w:space="0" w:color="auto"/>
            <w:left w:val="none" w:sz="0" w:space="0" w:color="auto"/>
            <w:bottom w:val="none" w:sz="0" w:space="0" w:color="auto"/>
            <w:right w:val="none" w:sz="0" w:space="0" w:color="auto"/>
          </w:divBdr>
        </w:div>
        <w:div w:id="766539425">
          <w:marLeft w:val="480"/>
          <w:marRight w:val="0"/>
          <w:marTop w:val="0"/>
          <w:marBottom w:val="0"/>
          <w:divBdr>
            <w:top w:val="none" w:sz="0" w:space="0" w:color="auto"/>
            <w:left w:val="none" w:sz="0" w:space="0" w:color="auto"/>
            <w:bottom w:val="none" w:sz="0" w:space="0" w:color="auto"/>
            <w:right w:val="none" w:sz="0" w:space="0" w:color="auto"/>
          </w:divBdr>
        </w:div>
        <w:div w:id="768503023">
          <w:marLeft w:val="480"/>
          <w:marRight w:val="0"/>
          <w:marTop w:val="0"/>
          <w:marBottom w:val="0"/>
          <w:divBdr>
            <w:top w:val="none" w:sz="0" w:space="0" w:color="auto"/>
            <w:left w:val="none" w:sz="0" w:space="0" w:color="auto"/>
            <w:bottom w:val="none" w:sz="0" w:space="0" w:color="auto"/>
            <w:right w:val="none" w:sz="0" w:space="0" w:color="auto"/>
          </w:divBdr>
        </w:div>
        <w:div w:id="777262590">
          <w:marLeft w:val="480"/>
          <w:marRight w:val="0"/>
          <w:marTop w:val="0"/>
          <w:marBottom w:val="0"/>
          <w:divBdr>
            <w:top w:val="none" w:sz="0" w:space="0" w:color="auto"/>
            <w:left w:val="none" w:sz="0" w:space="0" w:color="auto"/>
            <w:bottom w:val="none" w:sz="0" w:space="0" w:color="auto"/>
            <w:right w:val="none" w:sz="0" w:space="0" w:color="auto"/>
          </w:divBdr>
        </w:div>
        <w:div w:id="937762306">
          <w:marLeft w:val="480"/>
          <w:marRight w:val="0"/>
          <w:marTop w:val="0"/>
          <w:marBottom w:val="0"/>
          <w:divBdr>
            <w:top w:val="none" w:sz="0" w:space="0" w:color="auto"/>
            <w:left w:val="none" w:sz="0" w:space="0" w:color="auto"/>
            <w:bottom w:val="none" w:sz="0" w:space="0" w:color="auto"/>
            <w:right w:val="none" w:sz="0" w:space="0" w:color="auto"/>
          </w:divBdr>
        </w:div>
        <w:div w:id="983049139">
          <w:marLeft w:val="480"/>
          <w:marRight w:val="0"/>
          <w:marTop w:val="0"/>
          <w:marBottom w:val="0"/>
          <w:divBdr>
            <w:top w:val="none" w:sz="0" w:space="0" w:color="auto"/>
            <w:left w:val="none" w:sz="0" w:space="0" w:color="auto"/>
            <w:bottom w:val="none" w:sz="0" w:space="0" w:color="auto"/>
            <w:right w:val="none" w:sz="0" w:space="0" w:color="auto"/>
          </w:divBdr>
        </w:div>
        <w:div w:id="992567519">
          <w:marLeft w:val="480"/>
          <w:marRight w:val="0"/>
          <w:marTop w:val="0"/>
          <w:marBottom w:val="0"/>
          <w:divBdr>
            <w:top w:val="none" w:sz="0" w:space="0" w:color="auto"/>
            <w:left w:val="none" w:sz="0" w:space="0" w:color="auto"/>
            <w:bottom w:val="none" w:sz="0" w:space="0" w:color="auto"/>
            <w:right w:val="none" w:sz="0" w:space="0" w:color="auto"/>
          </w:divBdr>
        </w:div>
      </w:divsChild>
    </w:div>
    <w:div w:id="265890599">
      <w:bodyDiv w:val="1"/>
      <w:marLeft w:val="0"/>
      <w:marRight w:val="0"/>
      <w:marTop w:val="0"/>
      <w:marBottom w:val="0"/>
      <w:divBdr>
        <w:top w:val="none" w:sz="0" w:space="0" w:color="auto"/>
        <w:left w:val="none" w:sz="0" w:space="0" w:color="auto"/>
        <w:bottom w:val="none" w:sz="0" w:space="0" w:color="auto"/>
        <w:right w:val="none" w:sz="0" w:space="0" w:color="auto"/>
      </w:divBdr>
    </w:div>
    <w:div w:id="265894334">
      <w:bodyDiv w:val="1"/>
      <w:marLeft w:val="0"/>
      <w:marRight w:val="0"/>
      <w:marTop w:val="0"/>
      <w:marBottom w:val="0"/>
      <w:divBdr>
        <w:top w:val="none" w:sz="0" w:space="0" w:color="auto"/>
        <w:left w:val="none" w:sz="0" w:space="0" w:color="auto"/>
        <w:bottom w:val="none" w:sz="0" w:space="0" w:color="auto"/>
        <w:right w:val="none" w:sz="0" w:space="0" w:color="auto"/>
      </w:divBdr>
    </w:div>
    <w:div w:id="266081056">
      <w:bodyDiv w:val="1"/>
      <w:marLeft w:val="0"/>
      <w:marRight w:val="0"/>
      <w:marTop w:val="0"/>
      <w:marBottom w:val="0"/>
      <w:divBdr>
        <w:top w:val="none" w:sz="0" w:space="0" w:color="auto"/>
        <w:left w:val="none" w:sz="0" w:space="0" w:color="auto"/>
        <w:bottom w:val="none" w:sz="0" w:space="0" w:color="auto"/>
        <w:right w:val="none" w:sz="0" w:space="0" w:color="auto"/>
      </w:divBdr>
    </w:div>
    <w:div w:id="266085799">
      <w:bodyDiv w:val="1"/>
      <w:marLeft w:val="0"/>
      <w:marRight w:val="0"/>
      <w:marTop w:val="0"/>
      <w:marBottom w:val="0"/>
      <w:divBdr>
        <w:top w:val="none" w:sz="0" w:space="0" w:color="auto"/>
        <w:left w:val="none" w:sz="0" w:space="0" w:color="auto"/>
        <w:bottom w:val="none" w:sz="0" w:space="0" w:color="auto"/>
        <w:right w:val="none" w:sz="0" w:space="0" w:color="auto"/>
      </w:divBdr>
    </w:div>
    <w:div w:id="267083831">
      <w:bodyDiv w:val="1"/>
      <w:marLeft w:val="0"/>
      <w:marRight w:val="0"/>
      <w:marTop w:val="0"/>
      <w:marBottom w:val="0"/>
      <w:divBdr>
        <w:top w:val="none" w:sz="0" w:space="0" w:color="auto"/>
        <w:left w:val="none" w:sz="0" w:space="0" w:color="auto"/>
        <w:bottom w:val="none" w:sz="0" w:space="0" w:color="auto"/>
        <w:right w:val="none" w:sz="0" w:space="0" w:color="auto"/>
      </w:divBdr>
    </w:div>
    <w:div w:id="267783117">
      <w:bodyDiv w:val="1"/>
      <w:marLeft w:val="0"/>
      <w:marRight w:val="0"/>
      <w:marTop w:val="0"/>
      <w:marBottom w:val="0"/>
      <w:divBdr>
        <w:top w:val="none" w:sz="0" w:space="0" w:color="auto"/>
        <w:left w:val="none" w:sz="0" w:space="0" w:color="auto"/>
        <w:bottom w:val="none" w:sz="0" w:space="0" w:color="auto"/>
        <w:right w:val="none" w:sz="0" w:space="0" w:color="auto"/>
      </w:divBdr>
    </w:div>
    <w:div w:id="267811712">
      <w:bodyDiv w:val="1"/>
      <w:marLeft w:val="0"/>
      <w:marRight w:val="0"/>
      <w:marTop w:val="0"/>
      <w:marBottom w:val="0"/>
      <w:divBdr>
        <w:top w:val="none" w:sz="0" w:space="0" w:color="auto"/>
        <w:left w:val="none" w:sz="0" w:space="0" w:color="auto"/>
        <w:bottom w:val="none" w:sz="0" w:space="0" w:color="auto"/>
        <w:right w:val="none" w:sz="0" w:space="0" w:color="auto"/>
      </w:divBdr>
    </w:div>
    <w:div w:id="268129729">
      <w:bodyDiv w:val="1"/>
      <w:marLeft w:val="0"/>
      <w:marRight w:val="0"/>
      <w:marTop w:val="0"/>
      <w:marBottom w:val="0"/>
      <w:divBdr>
        <w:top w:val="none" w:sz="0" w:space="0" w:color="auto"/>
        <w:left w:val="none" w:sz="0" w:space="0" w:color="auto"/>
        <w:bottom w:val="none" w:sz="0" w:space="0" w:color="auto"/>
        <w:right w:val="none" w:sz="0" w:space="0" w:color="auto"/>
      </w:divBdr>
    </w:div>
    <w:div w:id="268204792">
      <w:bodyDiv w:val="1"/>
      <w:marLeft w:val="0"/>
      <w:marRight w:val="0"/>
      <w:marTop w:val="0"/>
      <w:marBottom w:val="0"/>
      <w:divBdr>
        <w:top w:val="none" w:sz="0" w:space="0" w:color="auto"/>
        <w:left w:val="none" w:sz="0" w:space="0" w:color="auto"/>
        <w:bottom w:val="none" w:sz="0" w:space="0" w:color="auto"/>
        <w:right w:val="none" w:sz="0" w:space="0" w:color="auto"/>
      </w:divBdr>
    </w:div>
    <w:div w:id="268440624">
      <w:bodyDiv w:val="1"/>
      <w:marLeft w:val="0"/>
      <w:marRight w:val="0"/>
      <w:marTop w:val="0"/>
      <w:marBottom w:val="0"/>
      <w:divBdr>
        <w:top w:val="none" w:sz="0" w:space="0" w:color="auto"/>
        <w:left w:val="none" w:sz="0" w:space="0" w:color="auto"/>
        <w:bottom w:val="none" w:sz="0" w:space="0" w:color="auto"/>
        <w:right w:val="none" w:sz="0" w:space="0" w:color="auto"/>
      </w:divBdr>
    </w:div>
    <w:div w:id="268663167">
      <w:bodyDiv w:val="1"/>
      <w:marLeft w:val="0"/>
      <w:marRight w:val="0"/>
      <w:marTop w:val="0"/>
      <w:marBottom w:val="0"/>
      <w:divBdr>
        <w:top w:val="none" w:sz="0" w:space="0" w:color="auto"/>
        <w:left w:val="none" w:sz="0" w:space="0" w:color="auto"/>
        <w:bottom w:val="none" w:sz="0" w:space="0" w:color="auto"/>
        <w:right w:val="none" w:sz="0" w:space="0" w:color="auto"/>
      </w:divBdr>
    </w:div>
    <w:div w:id="268704828">
      <w:bodyDiv w:val="1"/>
      <w:marLeft w:val="0"/>
      <w:marRight w:val="0"/>
      <w:marTop w:val="0"/>
      <w:marBottom w:val="0"/>
      <w:divBdr>
        <w:top w:val="none" w:sz="0" w:space="0" w:color="auto"/>
        <w:left w:val="none" w:sz="0" w:space="0" w:color="auto"/>
        <w:bottom w:val="none" w:sz="0" w:space="0" w:color="auto"/>
        <w:right w:val="none" w:sz="0" w:space="0" w:color="auto"/>
      </w:divBdr>
    </w:div>
    <w:div w:id="268709166">
      <w:bodyDiv w:val="1"/>
      <w:marLeft w:val="0"/>
      <w:marRight w:val="0"/>
      <w:marTop w:val="0"/>
      <w:marBottom w:val="0"/>
      <w:divBdr>
        <w:top w:val="none" w:sz="0" w:space="0" w:color="auto"/>
        <w:left w:val="none" w:sz="0" w:space="0" w:color="auto"/>
        <w:bottom w:val="none" w:sz="0" w:space="0" w:color="auto"/>
        <w:right w:val="none" w:sz="0" w:space="0" w:color="auto"/>
      </w:divBdr>
    </w:div>
    <w:div w:id="268852613">
      <w:bodyDiv w:val="1"/>
      <w:marLeft w:val="0"/>
      <w:marRight w:val="0"/>
      <w:marTop w:val="0"/>
      <w:marBottom w:val="0"/>
      <w:divBdr>
        <w:top w:val="none" w:sz="0" w:space="0" w:color="auto"/>
        <w:left w:val="none" w:sz="0" w:space="0" w:color="auto"/>
        <w:bottom w:val="none" w:sz="0" w:space="0" w:color="auto"/>
        <w:right w:val="none" w:sz="0" w:space="0" w:color="auto"/>
      </w:divBdr>
    </w:div>
    <w:div w:id="268901282">
      <w:bodyDiv w:val="1"/>
      <w:marLeft w:val="0"/>
      <w:marRight w:val="0"/>
      <w:marTop w:val="0"/>
      <w:marBottom w:val="0"/>
      <w:divBdr>
        <w:top w:val="none" w:sz="0" w:space="0" w:color="auto"/>
        <w:left w:val="none" w:sz="0" w:space="0" w:color="auto"/>
        <w:bottom w:val="none" w:sz="0" w:space="0" w:color="auto"/>
        <w:right w:val="none" w:sz="0" w:space="0" w:color="auto"/>
      </w:divBdr>
    </w:div>
    <w:div w:id="268926149">
      <w:bodyDiv w:val="1"/>
      <w:marLeft w:val="0"/>
      <w:marRight w:val="0"/>
      <w:marTop w:val="0"/>
      <w:marBottom w:val="0"/>
      <w:divBdr>
        <w:top w:val="none" w:sz="0" w:space="0" w:color="auto"/>
        <w:left w:val="none" w:sz="0" w:space="0" w:color="auto"/>
        <w:bottom w:val="none" w:sz="0" w:space="0" w:color="auto"/>
        <w:right w:val="none" w:sz="0" w:space="0" w:color="auto"/>
      </w:divBdr>
    </w:div>
    <w:div w:id="268973183">
      <w:bodyDiv w:val="1"/>
      <w:marLeft w:val="0"/>
      <w:marRight w:val="0"/>
      <w:marTop w:val="0"/>
      <w:marBottom w:val="0"/>
      <w:divBdr>
        <w:top w:val="none" w:sz="0" w:space="0" w:color="auto"/>
        <w:left w:val="none" w:sz="0" w:space="0" w:color="auto"/>
        <w:bottom w:val="none" w:sz="0" w:space="0" w:color="auto"/>
        <w:right w:val="none" w:sz="0" w:space="0" w:color="auto"/>
      </w:divBdr>
    </w:div>
    <w:div w:id="269120467">
      <w:bodyDiv w:val="1"/>
      <w:marLeft w:val="0"/>
      <w:marRight w:val="0"/>
      <w:marTop w:val="0"/>
      <w:marBottom w:val="0"/>
      <w:divBdr>
        <w:top w:val="none" w:sz="0" w:space="0" w:color="auto"/>
        <w:left w:val="none" w:sz="0" w:space="0" w:color="auto"/>
        <w:bottom w:val="none" w:sz="0" w:space="0" w:color="auto"/>
        <w:right w:val="none" w:sz="0" w:space="0" w:color="auto"/>
      </w:divBdr>
      <w:divsChild>
        <w:div w:id="1712610">
          <w:marLeft w:val="480"/>
          <w:marRight w:val="0"/>
          <w:marTop w:val="0"/>
          <w:marBottom w:val="0"/>
          <w:divBdr>
            <w:top w:val="none" w:sz="0" w:space="0" w:color="auto"/>
            <w:left w:val="none" w:sz="0" w:space="0" w:color="auto"/>
            <w:bottom w:val="none" w:sz="0" w:space="0" w:color="auto"/>
            <w:right w:val="none" w:sz="0" w:space="0" w:color="auto"/>
          </w:divBdr>
        </w:div>
        <w:div w:id="36441549">
          <w:marLeft w:val="480"/>
          <w:marRight w:val="0"/>
          <w:marTop w:val="0"/>
          <w:marBottom w:val="0"/>
          <w:divBdr>
            <w:top w:val="none" w:sz="0" w:space="0" w:color="auto"/>
            <w:left w:val="none" w:sz="0" w:space="0" w:color="auto"/>
            <w:bottom w:val="none" w:sz="0" w:space="0" w:color="auto"/>
            <w:right w:val="none" w:sz="0" w:space="0" w:color="auto"/>
          </w:divBdr>
        </w:div>
        <w:div w:id="79909514">
          <w:marLeft w:val="480"/>
          <w:marRight w:val="0"/>
          <w:marTop w:val="0"/>
          <w:marBottom w:val="0"/>
          <w:divBdr>
            <w:top w:val="none" w:sz="0" w:space="0" w:color="auto"/>
            <w:left w:val="none" w:sz="0" w:space="0" w:color="auto"/>
            <w:bottom w:val="none" w:sz="0" w:space="0" w:color="auto"/>
            <w:right w:val="none" w:sz="0" w:space="0" w:color="auto"/>
          </w:divBdr>
        </w:div>
        <w:div w:id="133186202">
          <w:marLeft w:val="480"/>
          <w:marRight w:val="0"/>
          <w:marTop w:val="0"/>
          <w:marBottom w:val="0"/>
          <w:divBdr>
            <w:top w:val="none" w:sz="0" w:space="0" w:color="auto"/>
            <w:left w:val="none" w:sz="0" w:space="0" w:color="auto"/>
            <w:bottom w:val="none" w:sz="0" w:space="0" w:color="auto"/>
            <w:right w:val="none" w:sz="0" w:space="0" w:color="auto"/>
          </w:divBdr>
        </w:div>
        <w:div w:id="324288511">
          <w:marLeft w:val="480"/>
          <w:marRight w:val="0"/>
          <w:marTop w:val="0"/>
          <w:marBottom w:val="0"/>
          <w:divBdr>
            <w:top w:val="none" w:sz="0" w:space="0" w:color="auto"/>
            <w:left w:val="none" w:sz="0" w:space="0" w:color="auto"/>
            <w:bottom w:val="none" w:sz="0" w:space="0" w:color="auto"/>
            <w:right w:val="none" w:sz="0" w:space="0" w:color="auto"/>
          </w:divBdr>
        </w:div>
        <w:div w:id="432554858">
          <w:marLeft w:val="480"/>
          <w:marRight w:val="0"/>
          <w:marTop w:val="0"/>
          <w:marBottom w:val="0"/>
          <w:divBdr>
            <w:top w:val="none" w:sz="0" w:space="0" w:color="auto"/>
            <w:left w:val="none" w:sz="0" w:space="0" w:color="auto"/>
            <w:bottom w:val="none" w:sz="0" w:space="0" w:color="auto"/>
            <w:right w:val="none" w:sz="0" w:space="0" w:color="auto"/>
          </w:divBdr>
        </w:div>
        <w:div w:id="474031837">
          <w:marLeft w:val="480"/>
          <w:marRight w:val="0"/>
          <w:marTop w:val="0"/>
          <w:marBottom w:val="0"/>
          <w:divBdr>
            <w:top w:val="none" w:sz="0" w:space="0" w:color="auto"/>
            <w:left w:val="none" w:sz="0" w:space="0" w:color="auto"/>
            <w:bottom w:val="none" w:sz="0" w:space="0" w:color="auto"/>
            <w:right w:val="none" w:sz="0" w:space="0" w:color="auto"/>
          </w:divBdr>
        </w:div>
        <w:div w:id="572937692">
          <w:marLeft w:val="480"/>
          <w:marRight w:val="0"/>
          <w:marTop w:val="0"/>
          <w:marBottom w:val="0"/>
          <w:divBdr>
            <w:top w:val="none" w:sz="0" w:space="0" w:color="auto"/>
            <w:left w:val="none" w:sz="0" w:space="0" w:color="auto"/>
            <w:bottom w:val="none" w:sz="0" w:space="0" w:color="auto"/>
            <w:right w:val="none" w:sz="0" w:space="0" w:color="auto"/>
          </w:divBdr>
        </w:div>
        <w:div w:id="588194744">
          <w:marLeft w:val="480"/>
          <w:marRight w:val="0"/>
          <w:marTop w:val="0"/>
          <w:marBottom w:val="0"/>
          <w:divBdr>
            <w:top w:val="none" w:sz="0" w:space="0" w:color="auto"/>
            <w:left w:val="none" w:sz="0" w:space="0" w:color="auto"/>
            <w:bottom w:val="none" w:sz="0" w:space="0" w:color="auto"/>
            <w:right w:val="none" w:sz="0" w:space="0" w:color="auto"/>
          </w:divBdr>
        </w:div>
        <w:div w:id="599989396">
          <w:marLeft w:val="480"/>
          <w:marRight w:val="0"/>
          <w:marTop w:val="0"/>
          <w:marBottom w:val="0"/>
          <w:divBdr>
            <w:top w:val="none" w:sz="0" w:space="0" w:color="auto"/>
            <w:left w:val="none" w:sz="0" w:space="0" w:color="auto"/>
            <w:bottom w:val="none" w:sz="0" w:space="0" w:color="auto"/>
            <w:right w:val="none" w:sz="0" w:space="0" w:color="auto"/>
          </w:divBdr>
        </w:div>
        <w:div w:id="629552312">
          <w:marLeft w:val="480"/>
          <w:marRight w:val="0"/>
          <w:marTop w:val="0"/>
          <w:marBottom w:val="0"/>
          <w:divBdr>
            <w:top w:val="none" w:sz="0" w:space="0" w:color="auto"/>
            <w:left w:val="none" w:sz="0" w:space="0" w:color="auto"/>
            <w:bottom w:val="none" w:sz="0" w:space="0" w:color="auto"/>
            <w:right w:val="none" w:sz="0" w:space="0" w:color="auto"/>
          </w:divBdr>
        </w:div>
        <w:div w:id="685325797">
          <w:marLeft w:val="480"/>
          <w:marRight w:val="0"/>
          <w:marTop w:val="0"/>
          <w:marBottom w:val="0"/>
          <w:divBdr>
            <w:top w:val="none" w:sz="0" w:space="0" w:color="auto"/>
            <w:left w:val="none" w:sz="0" w:space="0" w:color="auto"/>
            <w:bottom w:val="none" w:sz="0" w:space="0" w:color="auto"/>
            <w:right w:val="none" w:sz="0" w:space="0" w:color="auto"/>
          </w:divBdr>
        </w:div>
        <w:div w:id="787823324">
          <w:marLeft w:val="480"/>
          <w:marRight w:val="0"/>
          <w:marTop w:val="0"/>
          <w:marBottom w:val="0"/>
          <w:divBdr>
            <w:top w:val="none" w:sz="0" w:space="0" w:color="auto"/>
            <w:left w:val="none" w:sz="0" w:space="0" w:color="auto"/>
            <w:bottom w:val="none" w:sz="0" w:space="0" w:color="auto"/>
            <w:right w:val="none" w:sz="0" w:space="0" w:color="auto"/>
          </w:divBdr>
        </w:div>
        <w:div w:id="849221106">
          <w:marLeft w:val="480"/>
          <w:marRight w:val="0"/>
          <w:marTop w:val="0"/>
          <w:marBottom w:val="0"/>
          <w:divBdr>
            <w:top w:val="none" w:sz="0" w:space="0" w:color="auto"/>
            <w:left w:val="none" w:sz="0" w:space="0" w:color="auto"/>
            <w:bottom w:val="none" w:sz="0" w:space="0" w:color="auto"/>
            <w:right w:val="none" w:sz="0" w:space="0" w:color="auto"/>
          </w:divBdr>
        </w:div>
      </w:divsChild>
    </w:div>
    <w:div w:id="269243784">
      <w:bodyDiv w:val="1"/>
      <w:marLeft w:val="0"/>
      <w:marRight w:val="0"/>
      <w:marTop w:val="0"/>
      <w:marBottom w:val="0"/>
      <w:divBdr>
        <w:top w:val="none" w:sz="0" w:space="0" w:color="auto"/>
        <w:left w:val="none" w:sz="0" w:space="0" w:color="auto"/>
        <w:bottom w:val="none" w:sz="0" w:space="0" w:color="auto"/>
        <w:right w:val="none" w:sz="0" w:space="0" w:color="auto"/>
      </w:divBdr>
    </w:div>
    <w:div w:id="269508137">
      <w:bodyDiv w:val="1"/>
      <w:marLeft w:val="0"/>
      <w:marRight w:val="0"/>
      <w:marTop w:val="0"/>
      <w:marBottom w:val="0"/>
      <w:divBdr>
        <w:top w:val="none" w:sz="0" w:space="0" w:color="auto"/>
        <w:left w:val="none" w:sz="0" w:space="0" w:color="auto"/>
        <w:bottom w:val="none" w:sz="0" w:space="0" w:color="auto"/>
        <w:right w:val="none" w:sz="0" w:space="0" w:color="auto"/>
      </w:divBdr>
    </w:div>
    <w:div w:id="269708642">
      <w:bodyDiv w:val="1"/>
      <w:marLeft w:val="0"/>
      <w:marRight w:val="0"/>
      <w:marTop w:val="0"/>
      <w:marBottom w:val="0"/>
      <w:divBdr>
        <w:top w:val="none" w:sz="0" w:space="0" w:color="auto"/>
        <w:left w:val="none" w:sz="0" w:space="0" w:color="auto"/>
        <w:bottom w:val="none" w:sz="0" w:space="0" w:color="auto"/>
        <w:right w:val="none" w:sz="0" w:space="0" w:color="auto"/>
      </w:divBdr>
    </w:div>
    <w:div w:id="269708710">
      <w:bodyDiv w:val="1"/>
      <w:marLeft w:val="0"/>
      <w:marRight w:val="0"/>
      <w:marTop w:val="0"/>
      <w:marBottom w:val="0"/>
      <w:divBdr>
        <w:top w:val="none" w:sz="0" w:space="0" w:color="auto"/>
        <w:left w:val="none" w:sz="0" w:space="0" w:color="auto"/>
        <w:bottom w:val="none" w:sz="0" w:space="0" w:color="auto"/>
        <w:right w:val="none" w:sz="0" w:space="0" w:color="auto"/>
      </w:divBdr>
    </w:div>
    <w:div w:id="269826103">
      <w:bodyDiv w:val="1"/>
      <w:marLeft w:val="0"/>
      <w:marRight w:val="0"/>
      <w:marTop w:val="0"/>
      <w:marBottom w:val="0"/>
      <w:divBdr>
        <w:top w:val="none" w:sz="0" w:space="0" w:color="auto"/>
        <w:left w:val="none" w:sz="0" w:space="0" w:color="auto"/>
        <w:bottom w:val="none" w:sz="0" w:space="0" w:color="auto"/>
        <w:right w:val="none" w:sz="0" w:space="0" w:color="auto"/>
      </w:divBdr>
      <w:divsChild>
        <w:div w:id="12614361">
          <w:marLeft w:val="480"/>
          <w:marRight w:val="0"/>
          <w:marTop w:val="0"/>
          <w:marBottom w:val="0"/>
          <w:divBdr>
            <w:top w:val="none" w:sz="0" w:space="0" w:color="auto"/>
            <w:left w:val="none" w:sz="0" w:space="0" w:color="auto"/>
            <w:bottom w:val="none" w:sz="0" w:space="0" w:color="auto"/>
            <w:right w:val="none" w:sz="0" w:space="0" w:color="auto"/>
          </w:divBdr>
        </w:div>
        <w:div w:id="27723198">
          <w:marLeft w:val="480"/>
          <w:marRight w:val="0"/>
          <w:marTop w:val="0"/>
          <w:marBottom w:val="0"/>
          <w:divBdr>
            <w:top w:val="none" w:sz="0" w:space="0" w:color="auto"/>
            <w:left w:val="none" w:sz="0" w:space="0" w:color="auto"/>
            <w:bottom w:val="none" w:sz="0" w:space="0" w:color="auto"/>
            <w:right w:val="none" w:sz="0" w:space="0" w:color="auto"/>
          </w:divBdr>
        </w:div>
        <w:div w:id="74668954">
          <w:marLeft w:val="480"/>
          <w:marRight w:val="0"/>
          <w:marTop w:val="0"/>
          <w:marBottom w:val="0"/>
          <w:divBdr>
            <w:top w:val="none" w:sz="0" w:space="0" w:color="auto"/>
            <w:left w:val="none" w:sz="0" w:space="0" w:color="auto"/>
            <w:bottom w:val="none" w:sz="0" w:space="0" w:color="auto"/>
            <w:right w:val="none" w:sz="0" w:space="0" w:color="auto"/>
          </w:divBdr>
        </w:div>
        <w:div w:id="107969842">
          <w:marLeft w:val="480"/>
          <w:marRight w:val="0"/>
          <w:marTop w:val="0"/>
          <w:marBottom w:val="0"/>
          <w:divBdr>
            <w:top w:val="none" w:sz="0" w:space="0" w:color="auto"/>
            <w:left w:val="none" w:sz="0" w:space="0" w:color="auto"/>
            <w:bottom w:val="none" w:sz="0" w:space="0" w:color="auto"/>
            <w:right w:val="none" w:sz="0" w:space="0" w:color="auto"/>
          </w:divBdr>
        </w:div>
        <w:div w:id="113212759">
          <w:marLeft w:val="480"/>
          <w:marRight w:val="0"/>
          <w:marTop w:val="0"/>
          <w:marBottom w:val="0"/>
          <w:divBdr>
            <w:top w:val="none" w:sz="0" w:space="0" w:color="auto"/>
            <w:left w:val="none" w:sz="0" w:space="0" w:color="auto"/>
            <w:bottom w:val="none" w:sz="0" w:space="0" w:color="auto"/>
            <w:right w:val="none" w:sz="0" w:space="0" w:color="auto"/>
          </w:divBdr>
        </w:div>
        <w:div w:id="126975552">
          <w:marLeft w:val="480"/>
          <w:marRight w:val="0"/>
          <w:marTop w:val="0"/>
          <w:marBottom w:val="0"/>
          <w:divBdr>
            <w:top w:val="none" w:sz="0" w:space="0" w:color="auto"/>
            <w:left w:val="none" w:sz="0" w:space="0" w:color="auto"/>
            <w:bottom w:val="none" w:sz="0" w:space="0" w:color="auto"/>
            <w:right w:val="none" w:sz="0" w:space="0" w:color="auto"/>
          </w:divBdr>
        </w:div>
        <w:div w:id="131749843">
          <w:marLeft w:val="480"/>
          <w:marRight w:val="0"/>
          <w:marTop w:val="0"/>
          <w:marBottom w:val="0"/>
          <w:divBdr>
            <w:top w:val="none" w:sz="0" w:space="0" w:color="auto"/>
            <w:left w:val="none" w:sz="0" w:space="0" w:color="auto"/>
            <w:bottom w:val="none" w:sz="0" w:space="0" w:color="auto"/>
            <w:right w:val="none" w:sz="0" w:space="0" w:color="auto"/>
          </w:divBdr>
        </w:div>
        <w:div w:id="154107536">
          <w:marLeft w:val="480"/>
          <w:marRight w:val="0"/>
          <w:marTop w:val="0"/>
          <w:marBottom w:val="0"/>
          <w:divBdr>
            <w:top w:val="none" w:sz="0" w:space="0" w:color="auto"/>
            <w:left w:val="none" w:sz="0" w:space="0" w:color="auto"/>
            <w:bottom w:val="none" w:sz="0" w:space="0" w:color="auto"/>
            <w:right w:val="none" w:sz="0" w:space="0" w:color="auto"/>
          </w:divBdr>
        </w:div>
        <w:div w:id="155809590">
          <w:marLeft w:val="480"/>
          <w:marRight w:val="0"/>
          <w:marTop w:val="0"/>
          <w:marBottom w:val="0"/>
          <w:divBdr>
            <w:top w:val="none" w:sz="0" w:space="0" w:color="auto"/>
            <w:left w:val="none" w:sz="0" w:space="0" w:color="auto"/>
            <w:bottom w:val="none" w:sz="0" w:space="0" w:color="auto"/>
            <w:right w:val="none" w:sz="0" w:space="0" w:color="auto"/>
          </w:divBdr>
        </w:div>
        <w:div w:id="273751677">
          <w:marLeft w:val="480"/>
          <w:marRight w:val="0"/>
          <w:marTop w:val="0"/>
          <w:marBottom w:val="0"/>
          <w:divBdr>
            <w:top w:val="none" w:sz="0" w:space="0" w:color="auto"/>
            <w:left w:val="none" w:sz="0" w:space="0" w:color="auto"/>
            <w:bottom w:val="none" w:sz="0" w:space="0" w:color="auto"/>
            <w:right w:val="none" w:sz="0" w:space="0" w:color="auto"/>
          </w:divBdr>
        </w:div>
        <w:div w:id="319388734">
          <w:marLeft w:val="480"/>
          <w:marRight w:val="0"/>
          <w:marTop w:val="0"/>
          <w:marBottom w:val="0"/>
          <w:divBdr>
            <w:top w:val="none" w:sz="0" w:space="0" w:color="auto"/>
            <w:left w:val="none" w:sz="0" w:space="0" w:color="auto"/>
            <w:bottom w:val="none" w:sz="0" w:space="0" w:color="auto"/>
            <w:right w:val="none" w:sz="0" w:space="0" w:color="auto"/>
          </w:divBdr>
        </w:div>
        <w:div w:id="382869398">
          <w:marLeft w:val="480"/>
          <w:marRight w:val="0"/>
          <w:marTop w:val="0"/>
          <w:marBottom w:val="0"/>
          <w:divBdr>
            <w:top w:val="none" w:sz="0" w:space="0" w:color="auto"/>
            <w:left w:val="none" w:sz="0" w:space="0" w:color="auto"/>
            <w:bottom w:val="none" w:sz="0" w:space="0" w:color="auto"/>
            <w:right w:val="none" w:sz="0" w:space="0" w:color="auto"/>
          </w:divBdr>
        </w:div>
        <w:div w:id="418257011">
          <w:marLeft w:val="480"/>
          <w:marRight w:val="0"/>
          <w:marTop w:val="0"/>
          <w:marBottom w:val="0"/>
          <w:divBdr>
            <w:top w:val="none" w:sz="0" w:space="0" w:color="auto"/>
            <w:left w:val="none" w:sz="0" w:space="0" w:color="auto"/>
            <w:bottom w:val="none" w:sz="0" w:space="0" w:color="auto"/>
            <w:right w:val="none" w:sz="0" w:space="0" w:color="auto"/>
          </w:divBdr>
        </w:div>
        <w:div w:id="423767376">
          <w:marLeft w:val="480"/>
          <w:marRight w:val="0"/>
          <w:marTop w:val="0"/>
          <w:marBottom w:val="0"/>
          <w:divBdr>
            <w:top w:val="none" w:sz="0" w:space="0" w:color="auto"/>
            <w:left w:val="none" w:sz="0" w:space="0" w:color="auto"/>
            <w:bottom w:val="none" w:sz="0" w:space="0" w:color="auto"/>
            <w:right w:val="none" w:sz="0" w:space="0" w:color="auto"/>
          </w:divBdr>
        </w:div>
        <w:div w:id="432483698">
          <w:marLeft w:val="480"/>
          <w:marRight w:val="0"/>
          <w:marTop w:val="0"/>
          <w:marBottom w:val="0"/>
          <w:divBdr>
            <w:top w:val="none" w:sz="0" w:space="0" w:color="auto"/>
            <w:left w:val="none" w:sz="0" w:space="0" w:color="auto"/>
            <w:bottom w:val="none" w:sz="0" w:space="0" w:color="auto"/>
            <w:right w:val="none" w:sz="0" w:space="0" w:color="auto"/>
          </w:divBdr>
        </w:div>
        <w:div w:id="471754704">
          <w:marLeft w:val="480"/>
          <w:marRight w:val="0"/>
          <w:marTop w:val="0"/>
          <w:marBottom w:val="0"/>
          <w:divBdr>
            <w:top w:val="none" w:sz="0" w:space="0" w:color="auto"/>
            <w:left w:val="none" w:sz="0" w:space="0" w:color="auto"/>
            <w:bottom w:val="none" w:sz="0" w:space="0" w:color="auto"/>
            <w:right w:val="none" w:sz="0" w:space="0" w:color="auto"/>
          </w:divBdr>
        </w:div>
        <w:div w:id="477766165">
          <w:marLeft w:val="480"/>
          <w:marRight w:val="0"/>
          <w:marTop w:val="0"/>
          <w:marBottom w:val="0"/>
          <w:divBdr>
            <w:top w:val="none" w:sz="0" w:space="0" w:color="auto"/>
            <w:left w:val="none" w:sz="0" w:space="0" w:color="auto"/>
            <w:bottom w:val="none" w:sz="0" w:space="0" w:color="auto"/>
            <w:right w:val="none" w:sz="0" w:space="0" w:color="auto"/>
          </w:divBdr>
        </w:div>
        <w:div w:id="489096999">
          <w:marLeft w:val="480"/>
          <w:marRight w:val="0"/>
          <w:marTop w:val="0"/>
          <w:marBottom w:val="0"/>
          <w:divBdr>
            <w:top w:val="none" w:sz="0" w:space="0" w:color="auto"/>
            <w:left w:val="none" w:sz="0" w:space="0" w:color="auto"/>
            <w:bottom w:val="none" w:sz="0" w:space="0" w:color="auto"/>
            <w:right w:val="none" w:sz="0" w:space="0" w:color="auto"/>
          </w:divBdr>
        </w:div>
        <w:div w:id="497309306">
          <w:marLeft w:val="480"/>
          <w:marRight w:val="0"/>
          <w:marTop w:val="0"/>
          <w:marBottom w:val="0"/>
          <w:divBdr>
            <w:top w:val="none" w:sz="0" w:space="0" w:color="auto"/>
            <w:left w:val="none" w:sz="0" w:space="0" w:color="auto"/>
            <w:bottom w:val="none" w:sz="0" w:space="0" w:color="auto"/>
            <w:right w:val="none" w:sz="0" w:space="0" w:color="auto"/>
          </w:divBdr>
        </w:div>
        <w:div w:id="519315175">
          <w:marLeft w:val="480"/>
          <w:marRight w:val="0"/>
          <w:marTop w:val="0"/>
          <w:marBottom w:val="0"/>
          <w:divBdr>
            <w:top w:val="none" w:sz="0" w:space="0" w:color="auto"/>
            <w:left w:val="none" w:sz="0" w:space="0" w:color="auto"/>
            <w:bottom w:val="none" w:sz="0" w:space="0" w:color="auto"/>
            <w:right w:val="none" w:sz="0" w:space="0" w:color="auto"/>
          </w:divBdr>
        </w:div>
        <w:div w:id="530652997">
          <w:marLeft w:val="480"/>
          <w:marRight w:val="0"/>
          <w:marTop w:val="0"/>
          <w:marBottom w:val="0"/>
          <w:divBdr>
            <w:top w:val="none" w:sz="0" w:space="0" w:color="auto"/>
            <w:left w:val="none" w:sz="0" w:space="0" w:color="auto"/>
            <w:bottom w:val="none" w:sz="0" w:space="0" w:color="auto"/>
            <w:right w:val="none" w:sz="0" w:space="0" w:color="auto"/>
          </w:divBdr>
        </w:div>
        <w:div w:id="574169346">
          <w:marLeft w:val="480"/>
          <w:marRight w:val="0"/>
          <w:marTop w:val="0"/>
          <w:marBottom w:val="0"/>
          <w:divBdr>
            <w:top w:val="none" w:sz="0" w:space="0" w:color="auto"/>
            <w:left w:val="none" w:sz="0" w:space="0" w:color="auto"/>
            <w:bottom w:val="none" w:sz="0" w:space="0" w:color="auto"/>
            <w:right w:val="none" w:sz="0" w:space="0" w:color="auto"/>
          </w:divBdr>
        </w:div>
        <w:div w:id="583682123">
          <w:marLeft w:val="480"/>
          <w:marRight w:val="0"/>
          <w:marTop w:val="0"/>
          <w:marBottom w:val="0"/>
          <w:divBdr>
            <w:top w:val="none" w:sz="0" w:space="0" w:color="auto"/>
            <w:left w:val="none" w:sz="0" w:space="0" w:color="auto"/>
            <w:bottom w:val="none" w:sz="0" w:space="0" w:color="auto"/>
            <w:right w:val="none" w:sz="0" w:space="0" w:color="auto"/>
          </w:divBdr>
        </w:div>
        <w:div w:id="590429866">
          <w:marLeft w:val="480"/>
          <w:marRight w:val="0"/>
          <w:marTop w:val="0"/>
          <w:marBottom w:val="0"/>
          <w:divBdr>
            <w:top w:val="none" w:sz="0" w:space="0" w:color="auto"/>
            <w:left w:val="none" w:sz="0" w:space="0" w:color="auto"/>
            <w:bottom w:val="none" w:sz="0" w:space="0" w:color="auto"/>
            <w:right w:val="none" w:sz="0" w:space="0" w:color="auto"/>
          </w:divBdr>
        </w:div>
        <w:div w:id="599684806">
          <w:marLeft w:val="480"/>
          <w:marRight w:val="0"/>
          <w:marTop w:val="0"/>
          <w:marBottom w:val="0"/>
          <w:divBdr>
            <w:top w:val="none" w:sz="0" w:space="0" w:color="auto"/>
            <w:left w:val="none" w:sz="0" w:space="0" w:color="auto"/>
            <w:bottom w:val="none" w:sz="0" w:space="0" w:color="auto"/>
            <w:right w:val="none" w:sz="0" w:space="0" w:color="auto"/>
          </w:divBdr>
        </w:div>
        <w:div w:id="604113477">
          <w:marLeft w:val="480"/>
          <w:marRight w:val="0"/>
          <w:marTop w:val="0"/>
          <w:marBottom w:val="0"/>
          <w:divBdr>
            <w:top w:val="none" w:sz="0" w:space="0" w:color="auto"/>
            <w:left w:val="none" w:sz="0" w:space="0" w:color="auto"/>
            <w:bottom w:val="none" w:sz="0" w:space="0" w:color="auto"/>
            <w:right w:val="none" w:sz="0" w:space="0" w:color="auto"/>
          </w:divBdr>
        </w:div>
        <w:div w:id="639043959">
          <w:marLeft w:val="480"/>
          <w:marRight w:val="0"/>
          <w:marTop w:val="0"/>
          <w:marBottom w:val="0"/>
          <w:divBdr>
            <w:top w:val="none" w:sz="0" w:space="0" w:color="auto"/>
            <w:left w:val="none" w:sz="0" w:space="0" w:color="auto"/>
            <w:bottom w:val="none" w:sz="0" w:space="0" w:color="auto"/>
            <w:right w:val="none" w:sz="0" w:space="0" w:color="auto"/>
          </w:divBdr>
        </w:div>
        <w:div w:id="648898688">
          <w:marLeft w:val="480"/>
          <w:marRight w:val="0"/>
          <w:marTop w:val="0"/>
          <w:marBottom w:val="0"/>
          <w:divBdr>
            <w:top w:val="none" w:sz="0" w:space="0" w:color="auto"/>
            <w:left w:val="none" w:sz="0" w:space="0" w:color="auto"/>
            <w:bottom w:val="none" w:sz="0" w:space="0" w:color="auto"/>
            <w:right w:val="none" w:sz="0" w:space="0" w:color="auto"/>
          </w:divBdr>
        </w:div>
        <w:div w:id="673269034">
          <w:marLeft w:val="480"/>
          <w:marRight w:val="0"/>
          <w:marTop w:val="0"/>
          <w:marBottom w:val="0"/>
          <w:divBdr>
            <w:top w:val="none" w:sz="0" w:space="0" w:color="auto"/>
            <w:left w:val="none" w:sz="0" w:space="0" w:color="auto"/>
            <w:bottom w:val="none" w:sz="0" w:space="0" w:color="auto"/>
            <w:right w:val="none" w:sz="0" w:space="0" w:color="auto"/>
          </w:divBdr>
        </w:div>
        <w:div w:id="676156323">
          <w:marLeft w:val="480"/>
          <w:marRight w:val="0"/>
          <w:marTop w:val="0"/>
          <w:marBottom w:val="0"/>
          <w:divBdr>
            <w:top w:val="none" w:sz="0" w:space="0" w:color="auto"/>
            <w:left w:val="none" w:sz="0" w:space="0" w:color="auto"/>
            <w:bottom w:val="none" w:sz="0" w:space="0" w:color="auto"/>
            <w:right w:val="none" w:sz="0" w:space="0" w:color="auto"/>
          </w:divBdr>
        </w:div>
        <w:div w:id="681585955">
          <w:marLeft w:val="480"/>
          <w:marRight w:val="0"/>
          <w:marTop w:val="0"/>
          <w:marBottom w:val="0"/>
          <w:divBdr>
            <w:top w:val="none" w:sz="0" w:space="0" w:color="auto"/>
            <w:left w:val="none" w:sz="0" w:space="0" w:color="auto"/>
            <w:bottom w:val="none" w:sz="0" w:space="0" w:color="auto"/>
            <w:right w:val="none" w:sz="0" w:space="0" w:color="auto"/>
          </w:divBdr>
        </w:div>
        <w:div w:id="694504357">
          <w:marLeft w:val="480"/>
          <w:marRight w:val="0"/>
          <w:marTop w:val="0"/>
          <w:marBottom w:val="0"/>
          <w:divBdr>
            <w:top w:val="none" w:sz="0" w:space="0" w:color="auto"/>
            <w:left w:val="none" w:sz="0" w:space="0" w:color="auto"/>
            <w:bottom w:val="none" w:sz="0" w:space="0" w:color="auto"/>
            <w:right w:val="none" w:sz="0" w:space="0" w:color="auto"/>
          </w:divBdr>
        </w:div>
        <w:div w:id="730008803">
          <w:marLeft w:val="480"/>
          <w:marRight w:val="0"/>
          <w:marTop w:val="0"/>
          <w:marBottom w:val="0"/>
          <w:divBdr>
            <w:top w:val="none" w:sz="0" w:space="0" w:color="auto"/>
            <w:left w:val="none" w:sz="0" w:space="0" w:color="auto"/>
            <w:bottom w:val="none" w:sz="0" w:space="0" w:color="auto"/>
            <w:right w:val="none" w:sz="0" w:space="0" w:color="auto"/>
          </w:divBdr>
        </w:div>
        <w:div w:id="764884288">
          <w:marLeft w:val="480"/>
          <w:marRight w:val="0"/>
          <w:marTop w:val="0"/>
          <w:marBottom w:val="0"/>
          <w:divBdr>
            <w:top w:val="none" w:sz="0" w:space="0" w:color="auto"/>
            <w:left w:val="none" w:sz="0" w:space="0" w:color="auto"/>
            <w:bottom w:val="none" w:sz="0" w:space="0" w:color="auto"/>
            <w:right w:val="none" w:sz="0" w:space="0" w:color="auto"/>
          </w:divBdr>
        </w:div>
        <w:div w:id="825098306">
          <w:marLeft w:val="480"/>
          <w:marRight w:val="0"/>
          <w:marTop w:val="0"/>
          <w:marBottom w:val="0"/>
          <w:divBdr>
            <w:top w:val="none" w:sz="0" w:space="0" w:color="auto"/>
            <w:left w:val="none" w:sz="0" w:space="0" w:color="auto"/>
            <w:bottom w:val="none" w:sz="0" w:space="0" w:color="auto"/>
            <w:right w:val="none" w:sz="0" w:space="0" w:color="auto"/>
          </w:divBdr>
        </w:div>
        <w:div w:id="834762261">
          <w:marLeft w:val="480"/>
          <w:marRight w:val="0"/>
          <w:marTop w:val="0"/>
          <w:marBottom w:val="0"/>
          <w:divBdr>
            <w:top w:val="none" w:sz="0" w:space="0" w:color="auto"/>
            <w:left w:val="none" w:sz="0" w:space="0" w:color="auto"/>
            <w:bottom w:val="none" w:sz="0" w:space="0" w:color="auto"/>
            <w:right w:val="none" w:sz="0" w:space="0" w:color="auto"/>
          </w:divBdr>
        </w:div>
        <w:div w:id="850988883">
          <w:marLeft w:val="480"/>
          <w:marRight w:val="0"/>
          <w:marTop w:val="0"/>
          <w:marBottom w:val="0"/>
          <w:divBdr>
            <w:top w:val="none" w:sz="0" w:space="0" w:color="auto"/>
            <w:left w:val="none" w:sz="0" w:space="0" w:color="auto"/>
            <w:bottom w:val="none" w:sz="0" w:space="0" w:color="auto"/>
            <w:right w:val="none" w:sz="0" w:space="0" w:color="auto"/>
          </w:divBdr>
        </w:div>
        <w:div w:id="899630205">
          <w:marLeft w:val="480"/>
          <w:marRight w:val="0"/>
          <w:marTop w:val="0"/>
          <w:marBottom w:val="0"/>
          <w:divBdr>
            <w:top w:val="none" w:sz="0" w:space="0" w:color="auto"/>
            <w:left w:val="none" w:sz="0" w:space="0" w:color="auto"/>
            <w:bottom w:val="none" w:sz="0" w:space="0" w:color="auto"/>
            <w:right w:val="none" w:sz="0" w:space="0" w:color="auto"/>
          </w:divBdr>
        </w:div>
        <w:div w:id="935359646">
          <w:marLeft w:val="480"/>
          <w:marRight w:val="0"/>
          <w:marTop w:val="0"/>
          <w:marBottom w:val="0"/>
          <w:divBdr>
            <w:top w:val="none" w:sz="0" w:space="0" w:color="auto"/>
            <w:left w:val="none" w:sz="0" w:space="0" w:color="auto"/>
            <w:bottom w:val="none" w:sz="0" w:space="0" w:color="auto"/>
            <w:right w:val="none" w:sz="0" w:space="0" w:color="auto"/>
          </w:divBdr>
        </w:div>
        <w:div w:id="937757568">
          <w:marLeft w:val="480"/>
          <w:marRight w:val="0"/>
          <w:marTop w:val="0"/>
          <w:marBottom w:val="0"/>
          <w:divBdr>
            <w:top w:val="none" w:sz="0" w:space="0" w:color="auto"/>
            <w:left w:val="none" w:sz="0" w:space="0" w:color="auto"/>
            <w:bottom w:val="none" w:sz="0" w:space="0" w:color="auto"/>
            <w:right w:val="none" w:sz="0" w:space="0" w:color="auto"/>
          </w:divBdr>
        </w:div>
        <w:div w:id="941107194">
          <w:marLeft w:val="480"/>
          <w:marRight w:val="0"/>
          <w:marTop w:val="0"/>
          <w:marBottom w:val="0"/>
          <w:divBdr>
            <w:top w:val="none" w:sz="0" w:space="0" w:color="auto"/>
            <w:left w:val="none" w:sz="0" w:space="0" w:color="auto"/>
            <w:bottom w:val="none" w:sz="0" w:space="0" w:color="auto"/>
            <w:right w:val="none" w:sz="0" w:space="0" w:color="auto"/>
          </w:divBdr>
        </w:div>
        <w:div w:id="946548361">
          <w:marLeft w:val="480"/>
          <w:marRight w:val="0"/>
          <w:marTop w:val="0"/>
          <w:marBottom w:val="0"/>
          <w:divBdr>
            <w:top w:val="none" w:sz="0" w:space="0" w:color="auto"/>
            <w:left w:val="none" w:sz="0" w:space="0" w:color="auto"/>
            <w:bottom w:val="none" w:sz="0" w:space="0" w:color="auto"/>
            <w:right w:val="none" w:sz="0" w:space="0" w:color="auto"/>
          </w:divBdr>
        </w:div>
        <w:div w:id="1005669051">
          <w:marLeft w:val="480"/>
          <w:marRight w:val="0"/>
          <w:marTop w:val="0"/>
          <w:marBottom w:val="0"/>
          <w:divBdr>
            <w:top w:val="none" w:sz="0" w:space="0" w:color="auto"/>
            <w:left w:val="none" w:sz="0" w:space="0" w:color="auto"/>
            <w:bottom w:val="none" w:sz="0" w:space="0" w:color="auto"/>
            <w:right w:val="none" w:sz="0" w:space="0" w:color="auto"/>
          </w:divBdr>
        </w:div>
      </w:divsChild>
    </w:div>
    <w:div w:id="270014122">
      <w:bodyDiv w:val="1"/>
      <w:marLeft w:val="0"/>
      <w:marRight w:val="0"/>
      <w:marTop w:val="0"/>
      <w:marBottom w:val="0"/>
      <w:divBdr>
        <w:top w:val="none" w:sz="0" w:space="0" w:color="auto"/>
        <w:left w:val="none" w:sz="0" w:space="0" w:color="auto"/>
        <w:bottom w:val="none" w:sz="0" w:space="0" w:color="auto"/>
        <w:right w:val="none" w:sz="0" w:space="0" w:color="auto"/>
      </w:divBdr>
    </w:div>
    <w:div w:id="270208540">
      <w:bodyDiv w:val="1"/>
      <w:marLeft w:val="0"/>
      <w:marRight w:val="0"/>
      <w:marTop w:val="0"/>
      <w:marBottom w:val="0"/>
      <w:divBdr>
        <w:top w:val="none" w:sz="0" w:space="0" w:color="auto"/>
        <w:left w:val="none" w:sz="0" w:space="0" w:color="auto"/>
        <w:bottom w:val="none" w:sz="0" w:space="0" w:color="auto"/>
        <w:right w:val="none" w:sz="0" w:space="0" w:color="auto"/>
      </w:divBdr>
    </w:div>
    <w:div w:id="270673404">
      <w:bodyDiv w:val="1"/>
      <w:marLeft w:val="0"/>
      <w:marRight w:val="0"/>
      <w:marTop w:val="0"/>
      <w:marBottom w:val="0"/>
      <w:divBdr>
        <w:top w:val="none" w:sz="0" w:space="0" w:color="auto"/>
        <w:left w:val="none" w:sz="0" w:space="0" w:color="auto"/>
        <w:bottom w:val="none" w:sz="0" w:space="0" w:color="auto"/>
        <w:right w:val="none" w:sz="0" w:space="0" w:color="auto"/>
      </w:divBdr>
    </w:div>
    <w:div w:id="270826212">
      <w:bodyDiv w:val="1"/>
      <w:marLeft w:val="0"/>
      <w:marRight w:val="0"/>
      <w:marTop w:val="0"/>
      <w:marBottom w:val="0"/>
      <w:divBdr>
        <w:top w:val="none" w:sz="0" w:space="0" w:color="auto"/>
        <w:left w:val="none" w:sz="0" w:space="0" w:color="auto"/>
        <w:bottom w:val="none" w:sz="0" w:space="0" w:color="auto"/>
        <w:right w:val="none" w:sz="0" w:space="0" w:color="auto"/>
      </w:divBdr>
    </w:div>
    <w:div w:id="270892069">
      <w:bodyDiv w:val="1"/>
      <w:marLeft w:val="0"/>
      <w:marRight w:val="0"/>
      <w:marTop w:val="0"/>
      <w:marBottom w:val="0"/>
      <w:divBdr>
        <w:top w:val="none" w:sz="0" w:space="0" w:color="auto"/>
        <w:left w:val="none" w:sz="0" w:space="0" w:color="auto"/>
        <w:bottom w:val="none" w:sz="0" w:space="0" w:color="auto"/>
        <w:right w:val="none" w:sz="0" w:space="0" w:color="auto"/>
      </w:divBdr>
    </w:div>
    <w:div w:id="271088921">
      <w:bodyDiv w:val="1"/>
      <w:marLeft w:val="0"/>
      <w:marRight w:val="0"/>
      <w:marTop w:val="0"/>
      <w:marBottom w:val="0"/>
      <w:divBdr>
        <w:top w:val="none" w:sz="0" w:space="0" w:color="auto"/>
        <w:left w:val="none" w:sz="0" w:space="0" w:color="auto"/>
        <w:bottom w:val="none" w:sz="0" w:space="0" w:color="auto"/>
        <w:right w:val="none" w:sz="0" w:space="0" w:color="auto"/>
      </w:divBdr>
    </w:div>
    <w:div w:id="271204311">
      <w:bodyDiv w:val="1"/>
      <w:marLeft w:val="0"/>
      <w:marRight w:val="0"/>
      <w:marTop w:val="0"/>
      <w:marBottom w:val="0"/>
      <w:divBdr>
        <w:top w:val="none" w:sz="0" w:space="0" w:color="auto"/>
        <w:left w:val="none" w:sz="0" w:space="0" w:color="auto"/>
        <w:bottom w:val="none" w:sz="0" w:space="0" w:color="auto"/>
        <w:right w:val="none" w:sz="0" w:space="0" w:color="auto"/>
      </w:divBdr>
    </w:div>
    <w:div w:id="272173123">
      <w:bodyDiv w:val="1"/>
      <w:marLeft w:val="0"/>
      <w:marRight w:val="0"/>
      <w:marTop w:val="0"/>
      <w:marBottom w:val="0"/>
      <w:divBdr>
        <w:top w:val="none" w:sz="0" w:space="0" w:color="auto"/>
        <w:left w:val="none" w:sz="0" w:space="0" w:color="auto"/>
        <w:bottom w:val="none" w:sz="0" w:space="0" w:color="auto"/>
        <w:right w:val="none" w:sz="0" w:space="0" w:color="auto"/>
      </w:divBdr>
    </w:div>
    <w:div w:id="272247061">
      <w:bodyDiv w:val="1"/>
      <w:marLeft w:val="0"/>
      <w:marRight w:val="0"/>
      <w:marTop w:val="0"/>
      <w:marBottom w:val="0"/>
      <w:divBdr>
        <w:top w:val="none" w:sz="0" w:space="0" w:color="auto"/>
        <w:left w:val="none" w:sz="0" w:space="0" w:color="auto"/>
        <w:bottom w:val="none" w:sz="0" w:space="0" w:color="auto"/>
        <w:right w:val="none" w:sz="0" w:space="0" w:color="auto"/>
      </w:divBdr>
    </w:div>
    <w:div w:id="273369168">
      <w:bodyDiv w:val="1"/>
      <w:marLeft w:val="0"/>
      <w:marRight w:val="0"/>
      <w:marTop w:val="0"/>
      <w:marBottom w:val="0"/>
      <w:divBdr>
        <w:top w:val="none" w:sz="0" w:space="0" w:color="auto"/>
        <w:left w:val="none" w:sz="0" w:space="0" w:color="auto"/>
        <w:bottom w:val="none" w:sz="0" w:space="0" w:color="auto"/>
        <w:right w:val="none" w:sz="0" w:space="0" w:color="auto"/>
      </w:divBdr>
    </w:div>
    <w:div w:id="273558421">
      <w:bodyDiv w:val="1"/>
      <w:marLeft w:val="0"/>
      <w:marRight w:val="0"/>
      <w:marTop w:val="0"/>
      <w:marBottom w:val="0"/>
      <w:divBdr>
        <w:top w:val="none" w:sz="0" w:space="0" w:color="auto"/>
        <w:left w:val="none" w:sz="0" w:space="0" w:color="auto"/>
        <w:bottom w:val="none" w:sz="0" w:space="0" w:color="auto"/>
        <w:right w:val="none" w:sz="0" w:space="0" w:color="auto"/>
      </w:divBdr>
    </w:div>
    <w:div w:id="273561398">
      <w:bodyDiv w:val="1"/>
      <w:marLeft w:val="0"/>
      <w:marRight w:val="0"/>
      <w:marTop w:val="0"/>
      <w:marBottom w:val="0"/>
      <w:divBdr>
        <w:top w:val="none" w:sz="0" w:space="0" w:color="auto"/>
        <w:left w:val="none" w:sz="0" w:space="0" w:color="auto"/>
        <w:bottom w:val="none" w:sz="0" w:space="0" w:color="auto"/>
        <w:right w:val="none" w:sz="0" w:space="0" w:color="auto"/>
      </w:divBdr>
    </w:div>
    <w:div w:id="273632484">
      <w:bodyDiv w:val="1"/>
      <w:marLeft w:val="0"/>
      <w:marRight w:val="0"/>
      <w:marTop w:val="0"/>
      <w:marBottom w:val="0"/>
      <w:divBdr>
        <w:top w:val="none" w:sz="0" w:space="0" w:color="auto"/>
        <w:left w:val="none" w:sz="0" w:space="0" w:color="auto"/>
        <w:bottom w:val="none" w:sz="0" w:space="0" w:color="auto"/>
        <w:right w:val="none" w:sz="0" w:space="0" w:color="auto"/>
      </w:divBdr>
    </w:div>
    <w:div w:id="273900642">
      <w:bodyDiv w:val="1"/>
      <w:marLeft w:val="0"/>
      <w:marRight w:val="0"/>
      <w:marTop w:val="0"/>
      <w:marBottom w:val="0"/>
      <w:divBdr>
        <w:top w:val="none" w:sz="0" w:space="0" w:color="auto"/>
        <w:left w:val="none" w:sz="0" w:space="0" w:color="auto"/>
        <w:bottom w:val="none" w:sz="0" w:space="0" w:color="auto"/>
        <w:right w:val="none" w:sz="0" w:space="0" w:color="auto"/>
      </w:divBdr>
    </w:div>
    <w:div w:id="274024167">
      <w:bodyDiv w:val="1"/>
      <w:marLeft w:val="0"/>
      <w:marRight w:val="0"/>
      <w:marTop w:val="0"/>
      <w:marBottom w:val="0"/>
      <w:divBdr>
        <w:top w:val="none" w:sz="0" w:space="0" w:color="auto"/>
        <w:left w:val="none" w:sz="0" w:space="0" w:color="auto"/>
        <w:bottom w:val="none" w:sz="0" w:space="0" w:color="auto"/>
        <w:right w:val="none" w:sz="0" w:space="0" w:color="auto"/>
      </w:divBdr>
    </w:div>
    <w:div w:id="274214226">
      <w:bodyDiv w:val="1"/>
      <w:marLeft w:val="0"/>
      <w:marRight w:val="0"/>
      <w:marTop w:val="0"/>
      <w:marBottom w:val="0"/>
      <w:divBdr>
        <w:top w:val="none" w:sz="0" w:space="0" w:color="auto"/>
        <w:left w:val="none" w:sz="0" w:space="0" w:color="auto"/>
        <w:bottom w:val="none" w:sz="0" w:space="0" w:color="auto"/>
        <w:right w:val="none" w:sz="0" w:space="0" w:color="auto"/>
      </w:divBdr>
    </w:div>
    <w:div w:id="274292647">
      <w:bodyDiv w:val="1"/>
      <w:marLeft w:val="0"/>
      <w:marRight w:val="0"/>
      <w:marTop w:val="0"/>
      <w:marBottom w:val="0"/>
      <w:divBdr>
        <w:top w:val="none" w:sz="0" w:space="0" w:color="auto"/>
        <w:left w:val="none" w:sz="0" w:space="0" w:color="auto"/>
        <w:bottom w:val="none" w:sz="0" w:space="0" w:color="auto"/>
        <w:right w:val="none" w:sz="0" w:space="0" w:color="auto"/>
      </w:divBdr>
    </w:div>
    <w:div w:id="274530726">
      <w:bodyDiv w:val="1"/>
      <w:marLeft w:val="0"/>
      <w:marRight w:val="0"/>
      <w:marTop w:val="0"/>
      <w:marBottom w:val="0"/>
      <w:divBdr>
        <w:top w:val="none" w:sz="0" w:space="0" w:color="auto"/>
        <w:left w:val="none" w:sz="0" w:space="0" w:color="auto"/>
        <w:bottom w:val="none" w:sz="0" w:space="0" w:color="auto"/>
        <w:right w:val="none" w:sz="0" w:space="0" w:color="auto"/>
      </w:divBdr>
    </w:div>
    <w:div w:id="274562735">
      <w:bodyDiv w:val="1"/>
      <w:marLeft w:val="0"/>
      <w:marRight w:val="0"/>
      <w:marTop w:val="0"/>
      <w:marBottom w:val="0"/>
      <w:divBdr>
        <w:top w:val="none" w:sz="0" w:space="0" w:color="auto"/>
        <w:left w:val="none" w:sz="0" w:space="0" w:color="auto"/>
        <w:bottom w:val="none" w:sz="0" w:space="0" w:color="auto"/>
        <w:right w:val="none" w:sz="0" w:space="0" w:color="auto"/>
      </w:divBdr>
    </w:div>
    <w:div w:id="275601469">
      <w:bodyDiv w:val="1"/>
      <w:marLeft w:val="0"/>
      <w:marRight w:val="0"/>
      <w:marTop w:val="0"/>
      <w:marBottom w:val="0"/>
      <w:divBdr>
        <w:top w:val="none" w:sz="0" w:space="0" w:color="auto"/>
        <w:left w:val="none" w:sz="0" w:space="0" w:color="auto"/>
        <w:bottom w:val="none" w:sz="0" w:space="0" w:color="auto"/>
        <w:right w:val="none" w:sz="0" w:space="0" w:color="auto"/>
      </w:divBdr>
    </w:div>
    <w:div w:id="275869925">
      <w:bodyDiv w:val="1"/>
      <w:marLeft w:val="0"/>
      <w:marRight w:val="0"/>
      <w:marTop w:val="0"/>
      <w:marBottom w:val="0"/>
      <w:divBdr>
        <w:top w:val="none" w:sz="0" w:space="0" w:color="auto"/>
        <w:left w:val="none" w:sz="0" w:space="0" w:color="auto"/>
        <w:bottom w:val="none" w:sz="0" w:space="0" w:color="auto"/>
        <w:right w:val="none" w:sz="0" w:space="0" w:color="auto"/>
      </w:divBdr>
    </w:div>
    <w:div w:id="275909526">
      <w:bodyDiv w:val="1"/>
      <w:marLeft w:val="0"/>
      <w:marRight w:val="0"/>
      <w:marTop w:val="0"/>
      <w:marBottom w:val="0"/>
      <w:divBdr>
        <w:top w:val="none" w:sz="0" w:space="0" w:color="auto"/>
        <w:left w:val="none" w:sz="0" w:space="0" w:color="auto"/>
        <w:bottom w:val="none" w:sz="0" w:space="0" w:color="auto"/>
        <w:right w:val="none" w:sz="0" w:space="0" w:color="auto"/>
      </w:divBdr>
      <w:divsChild>
        <w:div w:id="855868">
          <w:marLeft w:val="480"/>
          <w:marRight w:val="0"/>
          <w:marTop w:val="0"/>
          <w:marBottom w:val="0"/>
          <w:divBdr>
            <w:top w:val="none" w:sz="0" w:space="0" w:color="auto"/>
            <w:left w:val="none" w:sz="0" w:space="0" w:color="auto"/>
            <w:bottom w:val="none" w:sz="0" w:space="0" w:color="auto"/>
            <w:right w:val="none" w:sz="0" w:space="0" w:color="auto"/>
          </w:divBdr>
        </w:div>
        <w:div w:id="18817555">
          <w:marLeft w:val="480"/>
          <w:marRight w:val="0"/>
          <w:marTop w:val="0"/>
          <w:marBottom w:val="0"/>
          <w:divBdr>
            <w:top w:val="none" w:sz="0" w:space="0" w:color="auto"/>
            <w:left w:val="none" w:sz="0" w:space="0" w:color="auto"/>
            <w:bottom w:val="none" w:sz="0" w:space="0" w:color="auto"/>
            <w:right w:val="none" w:sz="0" w:space="0" w:color="auto"/>
          </w:divBdr>
        </w:div>
        <w:div w:id="89669375">
          <w:marLeft w:val="480"/>
          <w:marRight w:val="0"/>
          <w:marTop w:val="0"/>
          <w:marBottom w:val="0"/>
          <w:divBdr>
            <w:top w:val="none" w:sz="0" w:space="0" w:color="auto"/>
            <w:left w:val="none" w:sz="0" w:space="0" w:color="auto"/>
            <w:bottom w:val="none" w:sz="0" w:space="0" w:color="auto"/>
            <w:right w:val="none" w:sz="0" w:space="0" w:color="auto"/>
          </w:divBdr>
        </w:div>
        <w:div w:id="132064580">
          <w:marLeft w:val="480"/>
          <w:marRight w:val="0"/>
          <w:marTop w:val="0"/>
          <w:marBottom w:val="0"/>
          <w:divBdr>
            <w:top w:val="none" w:sz="0" w:space="0" w:color="auto"/>
            <w:left w:val="none" w:sz="0" w:space="0" w:color="auto"/>
            <w:bottom w:val="none" w:sz="0" w:space="0" w:color="auto"/>
            <w:right w:val="none" w:sz="0" w:space="0" w:color="auto"/>
          </w:divBdr>
        </w:div>
        <w:div w:id="138884161">
          <w:marLeft w:val="480"/>
          <w:marRight w:val="0"/>
          <w:marTop w:val="0"/>
          <w:marBottom w:val="0"/>
          <w:divBdr>
            <w:top w:val="none" w:sz="0" w:space="0" w:color="auto"/>
            <w:left w:val="none" w:sz="0" w:space="0" w:color="auto"/>
            <w:bottom w:val="none" w:sz="0" w:space="0" w:color="auto"/>
            <w:right w:val="none" w:sz="0" w:space="0" w:color="auto"/>
          </w:divBdr>
        </w:div>
        <w:div w:id="142090223">
          <w:marLeft w:val="480"/>
          <w:marRight w:val="0"/>
          <w:marTop w:val="0"/>
          <w:marBottom w:val="0"/>
          <w:divBdr>
            <w:top w:val="none" w:sz="0" w:space="0" w:color="auto"/>
            <w:left w:val="none" w:sz="0" w:space="0" w:color="auto"/>
            <w:bottom w:val="none" w:sz="0" w:space="0" w:color="auto"/>
            <w:right w:val="none" w:sz="0" w:space="0" w:color="auto"/>
          </w:divBdr>
        </w:div>
        <w:div w:id="152182993">
          <w:marLeft w:val="480"/>
          <w:marRight w:val="0"/>
          <w:marTop w:val="0"/>
          <w:marBottom w:val="0"/>
          <w:divBdr>
            <w:top w:val="none" w:sz="0" w:space="0" w:color="auto"/>
            <w:left w:val="none" w:sz="0" w:space="0" w:color="auto"/>
            <w:bottom w:val="none" w:sz="0" w:space="0" w:color="auto"/>
            <w:right w:val="none" w:sz="0" w:space="0" w:color="auto"/>
          </w:divBdr>
        </w:div>
        <w:div w:id="155852656">
          <w:marLeft w:val="480"/>
          <w:marRight w:val="0"/>
          <w:marTop w:val="0"/>
          <w:marBottom w:val="0"/>
          <w:divBdr>
            <w:top w:val="none" w:sz="0" w:space="0" w:color="auto"/>
            <w:left w:val="none" w:sz="0" w:space="0" w:color="auto"/>
            <w:bottom w:val="none" w:sz="0" w:space="0" w:color="auto"/>
            <w:right w:val="none" w:sz="0" w:space="0" w:color="auto"/>
          </w:divBdr>
        </w:div>
        <w:div w:id="170872165">
          <w:marLeft w:val="480"/>
          <w:marRight w:val="0"/>
          <w:marTop w:val="0"/>
          <w:marBottom w:val="0"/>
          <w:divBdr>
            <w:top w:val="none" w:sz="0" w:space="0" w:color="auto"/>
            <w:left w:val="none" w:sz="0" w:space="0" w:color="auto"/>
            <w:bottom w:val="none" w:sz="0" w:space="0" w:color="auto"/>
            <w:right w:val="none" w:sz="0" w:space="0" w:color="auto"/>
          </w:divBdr>
        </w:div>
        <w:div w:id="180973701">
          <w:marLeft w:val="480"/>
          <w:marRight w:val="0"/>
          <w:marTop w:val="0"/>
          <w:marBottom w:val="0"/>
          <w:divBdr>
            <w:top w:val="none" w:sz="0" w:space="0" w:color="auto"/>
            <w:left w:val="none" w:sz="0" w:space="0" w:color="auto"/>
            <w:bottom w:val="none" w:sz="0" w:space="0" w:color="auto"/>
            <w:right w:val="none" w:sz="0" w:space="0" w:color="auto"/>
          </w:divBdr>
        </w:div>
        <w:div w:id="255599758">
          <w:marLeft w:val="480"/>
          <w:marRight w:val="0"/>
          <w:marTop w:val="0"/>
          <w:marBottom w:val="0"/>
          <w:divBdr>
            <w:top w:val="none" w:sz="0" w:space="0" w:color="auto"/>
            <w:left w:val="none" w:sz="0" w:space="0" w:color="auto"/>
            <w:bottom w:val="none" w:sz="0" w:space="0" w:color="auto"/>
            <w:right w:val="none" w:sz="0" w:space="0" w:color="auto"/>
          </w:divBdr>
        </w:div>
        <w:div w:id="289944761">
          <w:marLeft w:val="480"/>
          <w:marRight w:val="0"/>
          <w:marTop w:val="0"/>
          <w:marBottom w:val="0"/>
          <w:divBdr>
            <w:top w:val="none" w:sz="0" w:space="0" w:color="auto"/>
            <w:left w:val="none" w:sz="0" w:space="0" w:color="auto"/>
            <w:bottom w:val="none" w:sz="0" w:space="0" w:color="auto"/>
            <w:right w:val="none" w:sz="0" w:space="0" w:color="auto"/>
          </w:divBdr>
        </w:div>
        <w:div w:id="297994591">
          <w:marLeft w:val="480"/>
          <w:marRight w:val="0"/>
          <w:marTop w:val="0"/>
          <w:marBottom w:val="0"/>
          <w:divBdr>
            <w:top w:val="none" w:sz="0" w:space="0" w:color="auto"/>
            <w:left w:val="none" w:sz="0" w:space="0" w:color="auto"/>
            <w:bottom w:val="none" w:sz="0" w:space="0" w:color="auto"/>
            <w:right w:val="none" w:sz="0" w:space="0" w:color="auto"/>
          </w:divBdr>
        </w:div>
        <w:div w:id="331378328">
          <w:marLeft w:val="480"/>
          <w:marRight w:val="0"/>
          <w:marTop w:val="0"/>
          <w:marBottom w:val="0"/>
          <w:divBdr>
            <w:top w:val="none" w:sz="0" w:space="0" w:color="auto"/>
            <w:left w:val="none" w:sz="0" w:space="0" w:color="auto"/>
            <w:bottom w:val="none" w:sz="0" w:space="0" w:color="auto"/>
            <w:right w:val="none" w:sz="0" w:space="0" w:color="auto"/>
          </w:divBdr>
        </w:div>
        <w:div w:id="386534922">
          <w:marLeft w:val="480"/>
          <w:marRight w:val="0"/>
          <w:marTop w:val="0"/>
          <w:marBottom w:val="0"/>
          <w:divBdr>
            <w:top w:val="none" w:sz="0" w:space="0" w:color="auto"/>
            <w:left w:val="none" w:sz="0" w:space="0" w:color="auto"/>
            <w:bottom w:val="none" w:sz="0" w:space="0" w:color="auto"/>
            <w:right w:val="none" w:sz="0" w:space="0" w:color="auto"/>
          </w:divBdr>
        </w:div>
        <w:div w:id="411705990">
          <w:marLeft w:val="480"/>
          <w:marRight w:val="0"/>
          <w:marTop w:val="0"/>
          <w:marBottom w:val="0"/>
          <w:divBdr>
            <w:top w:val="none" w:sz="0" w:space="0" w:color="auto"/>
            <w:left w:val="none" w:sz="0" w:space="0" w:color="auto"/>
            <w:bottom w:val="none" w:sz="0" w:space="0" w:color="auto"/>
            <w:right w:val="none" w:sz="0" w:space="0" w:color="auto"/>
          </w:divBdr>
        </w:div>
        <w:div w:id="463887163">
          <w:marLeft w:val="480"/>
          <w:marRight w:val="0"/>
          <w:marTop w:val="0"/>
          <w:marBottom w:val="0"/>
          <w:divBdr>
            <w:top w:val="none" w:sz="0" w:space="0" w:color="auto"/>
            <w:left w:val="none" w:sz="0" w:space="0" w:color="auto"/>
            <w:bottom w:val="none" w:sz="0" w:space="0" w:color="auto"/>
            <w:right w:val="none" w:sz="0" w:space="0" w:color="auto"/>
          </w:divBdr>
        </w:div>
        <w:div w:id="492142095">
          <w:marLeft w:val="480"/>
          <w:marRight w:val="0"/>
          <w:marTop w:val="0"/>
          <w:marBottom w:val="0"/>
          <w:divBdr>
            <w:top w:val="none" w:sz="0" w:space="0" w:color="auto"/>
            <w:left w:val="none" w:sz="0" w:space="0" w:color="auto"/>
            <w:bottom w:val="none" w:sz="0" w:space="0" w:color="auto"/>
            <w:right w:val="none" w:sz="0" w:space="0" w:color="auto"/>
          </w:divBdr>
        </w:div>
        <w:div w:id="512300150">
          <w:marLeft w:val="480"/>
          <w:marRight w:val="0"/>
          <w:marTop w:val="0"/>
          <w:marBottom w:val="0"/>
          <w:divBdr>
            <w:top w:val="none" w:sz="0" w:space="0" w:color="auto"/>
            <w:left w:val="none" w:sz="0" w:space="0" w:color="auto"/>
            <w:bottom w:val="none" w:sz="0" w:space="0" w:color="auto"/>
            <w:right w:val="none" w:sz="0" w:space="0" w:color="auto"/>
          </w:divBdr>
        </w:div>
        <w:div w:id="523638005">
          <w:marLeft w:val="480"/>
          <w:marRight w:val="0"/>
          <w:marTop w:val="0"/>
          <w:marBottom w:val="0"/>
          <w:divBdr>
            <w:top w:val="none" w:sz="0" w:space="0" w:color="auto"/>
            <w:left w:val="none" w:sz="0" w:space="0" w:color="auto"/>
            <w:bottom w:val="none" w:sz="0" w:space="0" w:color="auto"/>
            <w:right w:val="none" w:sz="0" w:space="0" w:color="auto"/>
          </w:divBdr>
        </w:div>
        <w:div w:id="543057175">
          <w:marLeft w:val="480"/>
          <w:marRight w:val="0"/>
          <w:marTop w:val="0"/>
          <w:marBottom w:val="0"/>
          <w:divBdr>
            <w:top w:val="none" w:sz="0" w:space="0" w:color="auto"/>
            <w:left w:val="none" w:sz="0" w:space="0" w:color="auto"/>
            <w:bottom w:val="none" w:sz="0" w:space="0" w:color="auto"/>
            <w:right w:val="none" w:sz="0" w:space="0" w:color="auto"/>
          </w:divBdr>
        </w:div>
        <w:div w:id="573205343">
          <w:marLeft w:val="480"/>
          <w:marRight w:val="0"/>
          <w:marTop w:val="0"/>
          <w:marBottom w:val="0"/>
          <w:divBdr>
            <w:top w:val="none" w:sz="0" w:space="0" w:color="auto"/>
            <w:left w:val="none" w:sz="0" w:space="0" w:color="auto"/>
            <w:bottom w:val="none" w:sz="0" w:space="0" w:color="auto"/>
            <w:right w:val="none" w:sz="0" w:space="0" w:color="auto"/>
          </w:divBdr>
        </w:div>
        <w:div w:id="580721723">
          <w:marLeft w:val="480"/>
          <w:marRight w:val="0"/>
          <w:marTop w:val="0"/>
          <w:marBottom w:val="0"/>
          <w:divBdr>
            <w:top w:val="none" w:sz="0" w:space="0" w:color="auto"/>
            <w:left w:val="none" w:sz="0" w:space="0" w:color="auto"/>
            <w:bottom w:val="none" w:sz="0" w:space="0" w:color="auto"/>
            <w:right w:val="none" w:sz="0" w:space="0" w:color="auto"/>
          </w:divBdr>
        </w:div>
        <w:div w:id="611940252">
          <w:marLeft w:val="480"/>
          <w:marRight w:val="0"/>
          <w:marTop w:val="0"/>
          <w:marBottom w:val="0"/>
          <w:divBdr>
            <w:top w:val="none" w:sz="0" w:space="0" w:color="auto"/>
            <w:left w:val="none" w:sz="0" w:space="0" w:color="auto"/>
            <w:bottom w:val="none" w:sz="0" w:space="0" w:color="auto"/>
            <w:right w:val="none" w:sz="0" w:space="0" w:color="auto"/>
          </w:divBdr>
        </w:div>
        <w:div w:id="656999240">
          <w:marLeft w:val="480"/>
          <w:marRight w:val="0"/>
          <w:marTop w:val="0"/>
          <w:marBottom w:val="0"/>
          <w:divBdr>
            <w:top w:val="none" w:sz="0" w:space="0" w:color="auto"/>
            <w:left w:val="none" w:sz="0" w:space="0" w:color="auto"/>
            <w:bottom w:val="none" w:sz="0" w:space="0" w:color="auto"/>
            <w:right w:val="none" w:sz="0" w:space="0" w:color="auto"/>
          </w:divBdr>
        </w:div>
        <w:div w:id="667831552">
          <w:marLeft w:val="480"/>
          <w:marRight w:val="0"/>
          <w:marTop w:val="0"/>
          <w:marBottom w:val="0"/>
          <w:divBdr>
            <w:top w:val="none" w:sz="0" w:space="0" w:color="auto"/>
            <w:left w:val="none" w:sz="0" w:space="0" w:color="auto"/>
            <w:bottom w:val="none" w:sz="0" w:space="0" w:color="auto"/>
            <w:right w:val="none" w:sz="0" w:space="0" w:color="auto"/>
          </w:divBdr>
        </w:div>
        <w:div w:id="690570273">
          <w:marLeft w:val="480"/>
          <w:marRight w:val="0"/>
          <w:marTop w:val="0"/>
          <w:marBottom w:val="0"/>
          <w:divBdr>
            <w:top w:val="none" w:sz="0" w:space="0" w:color="auto"/>
            <w:left w:val="none" w:sz="0" w:space="0" w:color="auto"/>
            <w:bottom w:val="none" w:sz="0" w:space="0" w:color="auto"/>
            <w:right w:val="none" w:sz="0" w:space="0" w:color="auto"/>
          </w:divBdr>
        </w:div>
        <w:div w:id="718940427">
          <w:marLeft w:val="480"/>
          <w:marRight w:val="0"/>
          <w:marTop w:val="0"/>
          <w:marBottom w:val="0"/>
          <w:divBdr>
            <w:top w:val="none" w:sz="0" w:space="0" w:color="auto"/>
            <w:left w:val="none" w:sz="0" w:space="0" w:color="auto"/>
            <w:bottom w:val="none" w:sz="0" w:space="0" w:color="auto"/>
            <w:right w:val="none" w:sz="0" w:space="0" w:color="auto"/>
          </w:divBdr>
        </w:div>
        <w:div w:id="727192873">
          <w:marLeft w:val="480"/>
          <w:marRight w:val="0"/>
          <w:marTop w:val="0"/>
          <w:marBottom w:val="0"/>
          <w:divBdr>
            <w:top w:val="none" w:sz="0" w:space="0" w:color="auto"/>
            <w:left w:val="none" w:sz="0" w:space="0" w:color="auto"/>
            <w:bottom w:val="none" w:sz="0" w:space="0" w:color="auto"/>
            <w:right w:val="none" w:sz="0" w:space="0" w:color="auto"/>
          </w:divBdr>
        </w:div>
        <w:div w:id="730882015">
          <w:marLeft w:val="480"/>
          <w:marRight w:val="0"/>
          <w:marTop w:val="0"/>
          <w:marBottom w:val="0"/>
          <w:divBdr>
            <w:top w:val="none" w:sz="0" w:space="0" w:color="auto"/>
            <w:left w:val="none" w:sz="0" w:space="0" w:color="auto"/>
            <w:bottom w:val="none" w:sz="0" w:space="0" w:color="auto"/>
            <w:right w:val="none" w:sz="0" w:space="0" w:color="auto"/>
          </w:divBdr>
        </w:div>
        <w:div w:id="735738076">
          <w:marLeft w:val="480"/>
          <w:marRight w:val="0"/>
          <w:marTop w:val="0"/>
          <w:marBottom w:val="0"/>
          <w:divBdr>
            <w:top w:val="none" w:sz="0" w:space="0" w:color="auto"/>
            <w:left w:val="none" w:sz="0" w:space="0" w:color="auto"/>
            <w:bottom w:val="none" w:sz="0" w:space="0" w:color="auto"/>
            <w:right w:val="none" w:sz="0" w:space="0" w:color="auto"/>
          </w:divBdr>
        </w:div>
        <w:div w:id="739442736">
          <w:marLeft w:val="480"/>
          <w:marRight w:val="0"/>
          <w:marTop w:val="0"/>
          <w:marBottom w:val="0"/>
          <w:divBdr>
            <w:top w:val="none" w:sz="0" w:space="0" w:color="auto"/>
            <w:left w:val="none" w:sz="0" w:space="0" w:color="auto"/>
            <w:bottom w:val="none" w:sz="0" w:space="0" w:color="auto"/>
            <w:right w:val="none" w:sz="0" w:space="0" w:color="auto"/>
          </w:divBdr>
        </w:div>
        <w:div w:id="783036336">
          <w:marLeft w:val="480"/>
          <w:marRight w:val="0"/>
          <w:marTop w:val="0"/>
          <w:marBottom w:val="0"/>
          <w:divBdr>
            <w:top w:val="none" w:sz="0" w:space="0" w:color="auto"/>
            <w:left w:val="none" w:sz="0" w:space="0" w:color="auto"/>
            <w:bottom w:val="none" w:sz="0" w:space="0" w:color="auto"/>
            <w:right w:val="none" w:sz="0" w:space="0" w:color="auto"/>
          </w:divBdr>
        </w:div>
        <w:div w:id="789476519">
          <w:marLeft w:val="480"/>
          <w:marRight w:val="0"/>
          <w:marTop w:val="0"/>
          <w:marBottom w:val="0"/>
          <w:divBdr>
            <w:top w:val="none" w:sz="0" w:space="0" w:color="auto"/>
            <w:left w:val="none" w:sz="0" w:space="0" w:color="auto"/>
            <w:bottom w:val="none" w:sz="0" w:space="0" w:color="auto"/>
            <w:right w:val="none" w:sz="0" w:space="0" w:color="auto"/>
          </w:divBdr>
        </w:div>
        <w:div w:id="809056347">
          <w:marLeft w:val="480"/>
          <w:marRight w:val="0"/>
          <w:marTop w:val="0"/>
          <w:marBottom w:val="0"/>
          <w:divBdr>
            <w:top w:val="none" w:sz="0" w:space="0" w:color="auto"/>
            <w:left w:val="none" w:sz="0" w:space="0" w:color="auto"/>
            <w:bottom w:val="none" w:sz="0" w:space="0" w:color="auto"/>
            <w:right w:val="none" w:sz="0" w:space="0" w:color="auto"/>
          </w:divBdr>
        </w:div>
        <w:div w:id="834607639">
          <w:marLeft w:val="480"/>
          <w:marRight w:val="0"/>
          <w:marTop w:val="0"/>
          <w:marBottom w:val="0"/>
          <w:divBdr>
            <w:top w:val="none" w:sz="0" w:space="0" w:color="auto"/>
            <w:left w:val="none" w:sz="0" w:space="0" w:color="auto"/>
            <w:bottom w:val="none" w:sz="0" w:space="0" w:color="auto"/>
            <w:right w:val="none" w:sz="0" w:space="0" w:color="auto"/>
          </w:divBdr>
        </w:div>
        <w:div w:id="847981886">
          <w:marLeft w:val="480"/>
          <w:marRight w:val="0"/>
          <w:marTop w:val="0"/>
          <w:marBottom w:val="0"/>
          <w:divBdr>
            <w:top w:val="none" w:sz="0" w:space="0" w:color="auto"/>
            <w:left w:val="none" w:sz="0" w:space="0" w:color="auto"/>
            <w:bottom w:val="none" w:sz="0" w:space="0" w:color="auto"/>
            <w:right w:val="none" w:sz="0" w:space="0" w:color="auto"/>
          </w:divBdr>
        </w:div>
        <w:div w:id="868764384">
          <w:marLeft w:val="480"/>
          <w:marRight w:val="0"/>
          <w:marTop w:val="0"/>
          <w:marBottom w:val="0"/>
          <w:divBdr>
            <w:top w:val="none" w:sz="0" w:space="0" w:color="auto"/>
            <w:left w:val="none" w:sz="0" w:space="0" w:color="auto"/>
            <w:bottom w:val="none" w:sz="0" w:space="0" w:color="auto"/>
            <w:right w:val="none" w:sz="0" w:space="0" w:color="auto"/>
          </w:divBdr>
        </w:div>
        <w:div w:id="887569050">
          <w:marLeft w:val="480"/>
          <w:marRight w:val="0"/>
          <w:marTop w:val="0"/>
          <w:marBottom w:val="0"/>
          <w:divBdr>
            <w:top w:val="none" w:sz="0" w:space="0" w:color="auto"/>
            <w:left w:val="none" w:sz="0" w:space="0" w:color="auto"/>
            <w:bottom w:val="none" w:sz="0" w:space="0" w:color="auto"/>
            <w:right w:val="none" w:sz="0" w:space="0" w:color="auto"/>
          </w:divBdr>
        </w:div>
        <w:div w:id="928197791">
          <w:marLeft w:val="480"/>
          <w:marRight w:val="0"/>
          <w:marTop w:val="0"/>
          <w:marBottom w:val="0"/>
          <w:divBdr>
            <w:top w:val="none" w:sz="0" w:space="0" w:color="auto"/>
            <w:left w:val="none" w:sz="0" w:space="0" w:color="auto"/>
            <w:bottom w:val="none" w:sz="0" w:space="0" w:color="auto"/>
            <w:right w:val="none" w:sz="0" w:space="0" w:color="auto"/>
          </w:divBdr>
        </w:div>
        <w:div w:id="943264186">
          <w:marLeft w:val="480"/>
          <w:marRight w:val="0"/>
          <w:marTop w:val="0"/>
          <w:marBottom w:val="0"/>
          <w:divBdr>
            <w:top w:val="none" w:sz="0" w:space="0" w:color="auto"/>
            <w:left w:val="none" w:sz="0" w:space="0" w:color="auto"/>
            <w:bottom w:val="none" w:sz="0" w:space="0" w:color="auto"/>
            <w:right w:val="none" w:sz="0" w:space="0" w:color="auto"/>
          </w:divBdr>
        </w:div>
        <w:div w:id="944117215">
          <w:marLeft w:val="480"/>
          <w:marRight w:val="0"/>
          <w:marTop w:val="0"/>
          <w:marBottom w:val="0"/>
          <w:divBdr>
            <w:top w:val="none" w:sz="0" w:space="0" w:color="auto"/>
            <w:left w:val="none" w:sz="0" w:space="0" w:color="auto"/>
            <w:bottom w:val="none" w:sz="0" w:space="0" w:color="auto"/>
            <w:right w:val="none" w:sz="0" w:space="0" w:color="auto"/>
          </w:divBdr>
        </w:div>
        <w:div w:id="1002195592">
          <w:marLeft w:val="480"/>
          <w:marRight w:val="0"/>
          <w:marTop w:val="0"/>
          <w:marBottom w:val="0"/>
          <w:divBdr>
            <w:top w:val="none" w:sz="0" w:space="0" w:color="auto"/>
            <w:left w:val="none" w:sz="0" w:space="0" w:color="auto"/>
            <w:bottom w:val="none" w:sz="0" w:space="0" w:color="auto"/>
            <w:right w:val="none" w:sz="0" w:space="0" w:color="auto"/>
          </w:divBdr>
        </w:div>
        <w:div w:id="1013652587">
          <w:marLeft w:val="480"/>
          <w:marRight w:val="0"/>
          <w:marTop w:val="0"/>
          <w:marBottom w:val="0"/>
          <w:divBdr>
            <w:top w:val="none" w:sz="0" w:space="0" w:color="auto"/>
            <w:left w:val="none" w:sz="0" w:space="0" w:color="auto"/>
            <w:bottom w:val="none" w:sz="0" w:space="0" w:color="auto"/>
            <w:right w:val="none" w:sz="0" w:space="0" w:color="auto"/>
          </w:divBdr>
        </w:div>
      </w:divsChild>
    </w:div>
    <w:div w:id="276059015">
      <w:bodyDiv w:val="1"/>
      <w:marLeft w:val="0"/>
      <w:marRight w:val="0"/>
      <w:marTop w:val="0"/>
      <w:marBottom w:val="0"/>
      <w:divBdr>
        <w:top w:val="none" w:sz="0" w:space="0" w:color="auto"/>
        <w:left w:val="none" w:sz="0" w:space="0" w:color="auto"/>
        <w:bottom w:val="none" w:sz="0" w:space="0" w:color="auto"/>
        <w:right w:val="none" w:sz="0" w:space="0" w:color="auto"/>
      </w:divBdr>
    </w:div>
    <w:div w:id="276259220">
      <w:bodyDiv w:val="1"/>
      <w:marLeft w:val="0"/>
      <w:marRight w:val="0"/>
      <w:marTop w:val="0"/>
      <w:marBottom w:val="0"/>
      <w:divBdr>
        <w:top w:val="none" w:sz="0" w:space="0" w:color="auto"/>
        <w:left w:val="none" w:sz="0" w:space="0" w:color="auto"/>
        <w:bottom w:val="none" w:sz="0" w:space="0" w:color="auto"/>
        <w:right w:val="none" w:sz="0" w:space="0" w:color="auto"/>
      </w:divBdr>
      <w:divsChild>
        <w:div w:id="112671893">
          <w:marLeft w:val="480"/>
          <w:marRight w:val="0"/>
          <w:marTop w:val="0"/>
          <w:marBottom w:val="0"/>
          <w:divBdr>
            <w:top w:val="none" w:sz="0" w:space="0" w:color="auto"/>
            <w:left w:val="none" w:sz="0" w:space="0" w:color="auto"/>
            <w:bottom w:val="none" w:sz="0" w:space="0" w:color="auto"/>
            <w:right w:val="none" w:sz="0" w:space="0" w:color="auto"/>
          </w:divBdr>
        </w:div>
        <w:div w:id="239410489">
          <w:marLeft w:val="480"/>
          <w:marRight w:val="0"/>
          <w:marTop w:val="0"/>
          <w:marBottom w:val="0"/>
          <w:divBdr>
            <w:top w:val="none" w:sz="0" w:space="0" w:color="auto"/>
            <w:left w:val="none" w:sz="0" w:space="0" w:color="auto"/>
            <w:bottom w:val="none" w:sz="0" w:space="0" w:color="auto"/>
            <w:right w:val="none" w:sz="0" w:space="0" w:color="auto"/>
          </w:divBdr>
        </w:div>
        <w:div w:id="342905248">
          <w:marLeft w:val="480"/>
          <w:marRight w:val="0"/>
          <w:marTop w:val="0"/>
          <w:marBottom w:val="0"/>
          <w:divBdr>
            <w:top w:val="none" w:sz="0" w:space="0" w:color="auto"/>
            <w:left w:val="none" w:sz="0" w:space="0" w:color="auto"/>
            <w:bottom w:val="none" w:sz="0" w:space="0" w:color="auto"/>
            <w:right w:val="none" w:sz="0" w:space="0" w:color="auto"/>
          </w:divBdr>
        </w:div>
        <w:div w:id="390426005">
          <w:marLeft w:val="480"/>
          <w:marRight w:val="0"/>
          <w:marTop w:val="0"/>
          <w:marBottom w:val="0"/>
          <w:divBdr>
            <w:top w:val="none" w:sz="0" w:space="0" w:color="auto"/>
            <w:left w:val="none" w:sz="0" w:space="0" w:color="auto"/>
            <w:bottom w:val="none" w:sz="0" w:space="0" w:color="auto"/>
            <w:right w:val="none" w:sz="0" w:space="0" w:color="auto"/>
          </w:divBdr>
        </w:div>
        <w:div w:id="411200369">
          <w:marLeft w:val="480"/>
          <w:marRight w:val="0"/>
          <w:marTop w:val="0"/>
          <w:marBottom w:val="0"/>
          <w:divBdr>
            <w:top w:val="none" w:sz="0" w:space="0" w:color="auto"/>
            <w:left w:val="none" w:sz="0" w:space="0" w:color="auto"/>
            <w:bottom w:val="none" w:sz="0" w:space="0" w:color="auto"/>
            <w:right w:val="none" w:sz="0" w:space="0" w:color="auto"/>
          </w:divBdr>
        </w:div>
        <w:div w:id="504397400">
          <w:marLeft w:val="480"/>
          <w:marRight w:val="0"/>
          <w:marTop w:val="0"/>
          <w:marBottom w:val="0"/>
          <w:divBdr>
            <w:top w:val="none" w:sz="0" w:space="0" w:color="auto"/>
            <w:left w:val="none" w:sz="0" w:space="0" w:color="auto"/>
            <w:bottom w:val="none" w:sz="0" w:space="0" w:color="auto"/>
            <w:right w:val="none" w:sz="0" w:space="0" w:color="auto"/>
          </w:divBdr>
        </w:div>
        <w:div w:id="540244519">
          <w:marLeft w:val="480"/>
          <w:marRight w:val="0"/>
          <w:marTop w:val="0"/>
          <w:marBottom w:val="0"/>
          <w:divBdr>
            <w:top w:val="none" w:sz="0" w:space="0" w:color="auto"/>
            <w:left w:val="none" w:sz="0" w:space="0" w:color="auto"/>
            <w:bottom w:val="none" w:sz="0" w:space="0" w:color="auto"/>
            <w:right w:val="none" w:sz="0" w:space="0" w:color="auto"/>
          </w:divBdr>
        </w:div>
        <w:div w:id="606472427">
          <w:marLeft w:val="480"/>
          <w:marRight w:val="0"/>
          <w:marTop w:val="0"/>
          <w:marBottom w:val="0"/>
          <w:divBdr>
            <w:top w:val="none" w:sz="0" w:space="0" w:color="auto"/>
            <w:left w:val="none" w:sz="0" w:space="0" w:color="auto"/>
            <w:bottom w:val="none" w:sz="0" w:space="0" w:color="auto"/>
            <w:right w:val="none" w:sz="0" w:space="0" w:color="auto"/>
          </w:divBdr>
        </w:div>
        <w:div w:id="635961743">
          <w:marLeft w:val="480"/>
          <w:marRight w:val="0"/>
          <w:marTop w:val="0"/>
          <w:marBottom w:val="0"/>
          <w:divBdr>
            <w:top w:val="none" w:sz="0" w:space="0" w:color="auto"/>
            <w:left w:val="none" w:sz="0" w:space="0" w:color="auto"/>
            <w:bottom w:val="none" w:sz="0" w:space="0" w:color="auto"/>
            <w:right w:val="none" w:sz="0" w:space="0" w:color="auto"/>
          </w:divBdr>
        </w:div>
        <w:div w:id="649598570">
          <w:marLeft w:val="480"/>
          <w:marRight w:val="0"/>
          <w:marTop w:val="0"/>
          <w:marBottom w:val="0"/>
          <w:divBdr>
            <w:top w:val="none" w:sz="0" w:space="0" w:color="auto"/>
            <w:left w:val="none" w:sz="0" w:space="0" w:color="auto"/>
            <w:bottom w:val="none" w:sz="0" w:space="0" w:color="auto"/>
            <w:right w:val="none" w:sz="0" w:space="0" w:color="auto"/>
          </w:divBdr>
        </w:div>
        <w:div w:id="857890896">
          <w:marLeft w:val="480"/>
          <w:marRight w:val="0"/>
          <w:marTop w:val="0"/>
          <w:marBottom w:val="0"/>
          <w:divBdr>
            <w:top w:val="none" w:sz="0" w:space="0" w:color="auto"/>
            <w:left w:val="none" w:sz="0" w:space="0" w:color="auto"/>
            <w:bottom w:val="none" w:sz="0" w:space="0" w:color="auto"/>
            <w:right w:val="none" w:sz="0" w:space="0" w:color="auto"/>
          </w:divBdr>
        </w:div>
        <w:div w:id="924145213">
          <w:marLeft w:val="480"/>
          <w:marRight w:val="0"/>
          <w:marTop w:val="0"/>
          <w:marBottom w:val="0"/>
          <w:divBdr>
            <w:top w:val="none" w:sz="0" w:space="0" w:color="auto"/>
            <w:left w:val="none" w:sz="0" w:space="0" w:color="auto"/>
            <w:bottom w:val="none" w:sz="0" w:space="0" w:color="auto"/>
            <w:right w:val="none" w:sz="0" w:space="0" w:color="auto"/>
          </w:divBdr>
        </w:div>
        <w:div w:id="982152404">
          <w:marLeft w:val="480"/>
          <w:marRight w:val="0"/>
          <w:marTop w:val="0"/>
          <w:marBottom w:val="0"/>
          <w:divBdr>
            <w:top w:val="none" w:sz="0" w:space="0" w:color="auto"/>
            <w:left w:val="none" w:sz="0" w:space="0" w:color="auto"/>
            <w:bottom w:val="none" w:sz="0" w:space="0" w:color="auto"/>
            <w:right w:val="none" w:sz="0" w:space="0" w:color="auto"/>
          </w:divBdr>
        </w:div>
      </w:divsChild>
    </w:div>
    <w:div w:id="276376287">
      <w:bodyDiv w:val="1"/>
      <w:marLeft w:val="0"/>
      <w:marRight w:val="0"/>
      <w:marTop w:val="0"/>
      <w:marBottom w:val="0"/>
      <w:divBdr>
        <w:top w:val="none" w:sz="0" w:space="0" w:color="auto"/>
        <w:left w:val="none" w:sz="0" w:space="0" w:color="auto"/>
        <w:bottom w:val="none" w:sz="0" w:space="0" w:color="auto"/>
        <w:right w:val="none" w:sz="0" w:space="0" w:color="auto"/>
      </w:divBdr>
    </w:div>
    <w:div w:id="276445381">
      <w:bodyDiv w:val="1"/>
      <w:marLeft w:val="0"/>
      <w:marRight w:val="0"/>
      <w:marTop w:val="0"/>
      <w:marBottom w:val="0"/>
      <w:divBdr>
        <w:top w:val="none" w:sz="0" w:space="0" w:color="auto"/>
        <w:left w:val="none" w:sz="0" w:space="0" w:color="auto"/>
        <w:bottom w:val="none" w:sz="0" w:space="0" w:color="auto"/>
        <w:right w:val="none" w:sz="0" w:space="0" w:color="auto"/>
      </w:divBdr>
    </w:div>
    <w:div w:id="277027260">
      <w:bodyDiv w:val="1"/>
      <w:marLeft w:val="0"/>
      <w:marRight w:val="0"/>
      <w:marTop w:val="0"/>
      <w:marBottom w:val="0"/>
      <w:divBdr>
        <w:top w:val="none" w:sz="0" w:space="0" w:color="auto"/>
        <w:left w:val="none" w:sz="0" w:space="0" w:color="auto"/>
        <w:bottom w:val="none" w:sz="0" w:space="0" w:color="auto"/>
        <w:right w:val="none" w:sz="0" w:space="0" w:color="auto"/>
      </w:divBdr>
    </w:div>
    <w:div w:id="277108290">
      <w:bodyDiv w:val="1"/>
      <w:marLeft w:val="0"/>
      <w:marRight w:val="0"/>
      <w:marTop w:val="0"/>
      <w:marBottom w:val="0"/>
      <w:divBdr>
        <w:top w:val="none" w:sz="0" w:space="0" w:color="auto"/>
        <w:left w:val="none" w:sz="0" w:space="0" w:color="auto"/>
        <w:bottom w:val="none" w:sz="0" w:space="0" w:color="auto"/>
        <w:right w:val="none" w:sz="0" w:space="0" w:color="auto"/>
      </w:divBdr>
    </w:div>
    <w:div w:id="277297952">
      <w:bodyDiv w:val="1"/>
      <w:marLeft w:val="0"/>
      <w:marRight w:val="0"/>
      <w:marTop w:val="0"/>
      <w:marBottom w:val="0"/>
      <w:divBdr>
        <w:top w:val="none" w:sz="0" w:space="0" w:color="auto"/>
        <w:left w:val="none" w:sz="0" w:space="0" w:color="auto"/>
        <w:bottom w:val="none" w:sz="0" w:space="0" w:color="auto"/>
        <w:right w:val="none" w:sz="0" w:space="0" w:color="auto"/>
      </w:divBdr>
      <w:divsChild>
        <w:div w:id="12386965">
          <w:marLeft w:val="480"/>
          <w:marRight w:val="0"/>
          <w:marTop w:val="0"/>
          <w:marBottom w:val="0"/>
          <w:divBdr>
            <w:top w:val="none" w:sz="0" w:space="0" w:color="auto"/>
            <w:left w:val="none" w:sz="0" w:space="0" w:color="auto"/>
            <w:bottom w:val="none" w:sz="0" w:space="0" w:color="auto"/>
            <w:right w:val="none" w:sz="0" w:space="0" w:color="auto"/>
          </w:divBdr>
        </w:div>
        <w:div w:id="25062986">
          <w:marLeft w:val="480"/>
          <w:marRight w:val="0"/>
          <w:marTop w:val="0"/>
          <w:marBottom w:val="0"/>
          <w:divBdr>
            <w:top w:val="none" w:sz="0" w:space="0" w:color="auto"/>
            <w:left w:val="none" w:sz="0" w:space="0" w:color="auto"/>
            <w:bottom w:val="none" w:sz="0" w:space="0" w:color="auto"/>
            <w:right w:val="none" w:sz="0" w:space="0" w:color="auto"/>
          </w:divBdr>
        </w:div>
        <w:div w:id="131679068">
          <w:marLeft w:val="480"/>
          <w:marRight w:val="0"/>
          <w:marTop w:val="0"/>
          <w:marBottom w:val="0"/>
          <w:divBdr>
            <w:top w:val="none" w:sz="0" w:space="0" w:color="auto"/>
            <w:left w:val="none" w:sz="0" w:space="0" w:color="auto"/>
            <w:bottom w:val="none" w:sz="0" w:space="0" w:color="auto"/>
            <w:right w:val="none" w:sz="0" w:space="0" w:color="auto"/>
          </w:divBdr>
        </w:div>
        <w:div w:id="153568432">
          <w:marLeft w:val="480"/>
          <w:marRight w:val="0"/>
          <w:marTop w:val="0"/>
          <w:marBottom w:val="0"/>
          <w:divBdr>
            <w:top w:val="none" w:sz="0" w:space="0" w:color="auto"/>
            <w:left w:val="none" w:sz="0" w:space="0" w:color="auto"/>
            <w:bottom w:val="none" w:sz="0" w:space="0" w:color="auto"/>
            <w:right w:val="none" w:sz="0" w:space="0" w:color="auto"/>
          </w:divBdr>
        </w:div>
        <w:div w:id="174730044">
          <w:marLeft w:val="480"/>
          <w:marRight w:val="0"/>
          <w:marTop w:val="0"/>
          <w:marBottom w:val="0"/>
          <w:divBdr>
            <w:top w:val="none" w:sz="0" w:space="0" w:color="auto"/>
            <w:left w:val="none" w:sz="0" w:space="0" w:color="auto"/>
            <w:bottom w:val="none" w:sz="0" w:space="0" w:color="auto"/>
            <w:right w:val="none" w:sz="0" w:space="0" w:color="auto"/>
          </w:divBdr>
        </w:div>
        <w:div w:id="194655652">
          <w:marLeft w:val="480"/>
          <w:marRight w:val="0"/>
          <w:marTop w:val="0"/>
          <w:marBottom w:val="0"/>
          <w:divBdr>
            <w:top w:val="none" w:sz="0" w:space="0" w:color="auto"/>
            <w:left w:val="none" w:sz="0" w:space="0" w:color="auto"/>
            <w:bottom w:val="none" w:sz="0" w:space="0" w:color="auto"/>
            <w:right w:val="none" w:sz="0" w:space="0" w:color="auto"/>
          </w:divBdr>
        </w:div>
        <w:div w:id="195699533">
          <w:marLeft w:val="480"/>
          <w:marRight w:val="0"/>
          <w:marTop w:val="0"/>
          <w:marBottom w:val="0"/>
          <w:divBdr>
            <w:top w:val="none" w:sz="0" w:space="0" w:color="auto"/>
            <w:left w:val="none" w:sz="0" w:space="0" w:color="auto"/>
            <w:bottom w:val="none" w:sz="0" w:space="0" w:color="auto"/>
            <w:right w:val="none" w:sz="0" w:space="0" w:color="auto"/>
          </w:divBdr>
        </w:div>
        <w:div w:id="199705265">
          <w:marLeft w:val="480"/>
          <w:marRight w:val="0"/>
          <w:marTop w:val="0"/>
          <w:marBottom w:val="0"/>
          <w:divBdr>
            <w:top w:val="none" w:sz="0" w:space="0" w:color="auto"/>
            <w:left w:val="none" w:sz="0" w:space="0" w:color="auto"/>
            <w:bottom w:val="none" w:sz="0" w:space="0" w:color="auto"/>
            <w:right w:val="none" w:sz="0" w:space="0" w:color="auto"/>
          </w:divBdr>
        </w:div>
        <w:div w:id="247538965">
          <w:marLeft w:val="480"/>
          <w:marRight w:val="0"/>
          <w:marTop w:val="0"/>
          <w:marBottom w:val="0"/>
          <w:divBdr>
            <w:top w:val="none" w:sz="0" w:space="0" w:color="auto"/>
            <w:left w:val="none" w:sz="0" w:space="0" w:color="auto"/>
            <w:bottom w:val="none" w:sz="0" w:space="0" w:color="auto"/>
            <w:right w:val="none" w:sz="0" w:space="0" w:color="auto"/>
          </w:divBdr>
        </w:div>
        <w:div w:id="247615962">
          <w:marLeft w:val="480"/>
          <w:marRight w:val="0"/>
          <w:marTop w:val="0"/>
          <w:marBottom w:val="0"/>
          <w:divBdr>
            <w:top w:val="none" w:sz="0" w:space="0" w:color="auto"/>
            <w:left w:val="none" w:sz="0" w:space="0" w:color="auto"/>
            <w:bottom w:val="none" w:sz="0" w:space="0" w:color="auto"/>
            <w:right w:val="none" w:sz="0" w:space="0" w:color="auto"/>
          </w:divBdr>
        </w:div>
        <w:div w:id="249195435">
          <w:marLeft w:val="480"/>
          <w:marRight w:val="0"/>
          <w:marTop w:val="0"/>
          <w:marBottom w:val="0"/>
          <w:divBdr>
            <w:top w:val="none" w:sz="0" w:space="0" w:color="auto"/>
            <w:left w:val="none" w:sz="0" w:space="0" w:color="auto"/>
            <w:bottom w:val="none" w:sz="0" w:space="0" w:color="auto"/>
            <w:right w:val="none" w:sz="0" w:space="0" w:color="auto"/>
          </w:divBdr>
        </w:div>
        <w:div w:id="252860252">
          <w:marLeft w:val="480"/>
          <w:marRight w:val="0"/>
          <w:marTop w:val="0"/>
          <w:marBottom w:val="0"/>
          <w:divBdr>
            <w:top w:val="none" w:sz="0" w:space="0" w:color="auto"/>
            <w:left w:val="none" w:sz="0" w:space="0" w:color="auto"/>
            <w:bottom w:val="none" w:sz="0" w:space="0" w:color="auto"/>
            <w:right w:val="none" w:sz="0" w:space="0" w:color="auto"/>
          </w:divBdr>
        </w:div>
        <w:div w:id="258606622">
          <w:marLeft w:val="480"/>
          <w:marRight w:val="0"/>
          <w:marTop w:val="0"/>
          <w:marBottom w:val="0"/>
          <w:divBdr>
            <w:top w:val="none" w:sz="0" w:space="0" w:color="auto"/>
            <w:left w:val="none" w:sz="0" w:space="0" w:color="auto"/>
            <w:bottom w:val="none" w:sz="0" w:space="0" w:color="auto"/>
            <w:right w:val="none" w:sz="0" w:space="0" w:color="auto"/>
          </w:divBdr>
        </w:div>
        <w:div w:id="261644214">
          <w:marLeft w:val="480"/>
          <w:marRight w:val="0"/>
          <w:marTop w:val="0"/>
          <w:marBottom w:val="0"/>
          <w:divBdr>
            <w:top w:val="none" w:sz="0" w:space="0" w:color="auto"/>
            <w:left w:val="none" w:sz="0" w:space="0" w:color="auto"/>
            <w:bottom w:val="none" w:sz="0" w:space="0" w:color="auto"/>
            <w:right w:val="none" w:sz="0" w:space="0" w:color="auto"/>
          </w:divBdr>
        </w:div>
        <w:div w:id="320931320">
          <w:marLeft w:val="480"/>
          <w:marRight w:val="0"/>
          <w:marTop w:val="0"/>
          <w:marBottom w:val="0"/>
          <w:divBdr>
            <w:top w:val="none" w:sz="0" w:space="0" w:color="auto"/>
            <w:left w:val="none" w:sz="0" w:space="0" w:color="auto"/>
            <w:bottom w:val="none" w:sz="0" w:space="0" w:color="auto"/>
            <w:right w:val="none" w:sz="0" w:space="0" w:color="auto"/>
          </w:divBdr>
        </w:div>
        <w:div w:id="331379528">
          <w:marLeft w:val="480"/>
          <w:marRight w:val="0"/>
          <w:marTop w:val="0"/>
          <w:marBottom w:val="0"/>
          <w:divBdr>
            <w:top w:val="none" w:sz="0" w:space="0" w:color="auto"/>
            <w:left w:val="none" w:sz="0" w:space="0" w:color="auto"/>
            <w:bottom w:val="none" w:sz="0" w:space="0" w:color="auto"/>
            <w:right w:val="none" w:sz="0" w:space="0" w:color="auto"/>
          </w:divBdr>
        </w:div>
        <w:div w:id="336731182">
          <w:marLeft w:val="480"/>
          <w:marRight w:val="0"/>
          <w:marTop w:val="0"/>
          <w:marBottom w:val="0"/>
          <w:divBdr>
            <w:top w:val="none" w:sz="0" w:space="0" w:color="auto"/>
            <w:left w:val="none" w:sz="0" w:space="0" w:color="auto"/>
            <w:bottom w:val="none" w:sz="0" w:space="0" w:color="auto"/>
            <w:right w:val="none" w:sz="0" w:space="0" w:color="auto"/>
          </w:divBdr>
        </w:div>
        <w:div w:id="348141712">
          <w:marLeft w:val="480"/>
          <w:marRight w:val="0"/>
          <w:marTop w:val="0"/>
          <w:marBottom w:val="0"/>
          <w:divBdr>
            <w:top w:val="none" w:sz="0" w:space="0" w:color="auto"/>
            <w:left w:val="none" w:sz="0" w:space="0" w:color="auto"/>
            <w:bottom w:val="none" w:sz="0" w:space="0" w:color="auto"/>
            <w:right w:val="none" w:sz="0" w:space="0" w:color="auto"/>
          </w:divBdr>
        </w:div>
        <w:div w:id="361826987">
          <w:marLeft w:val="480"/>
          <w:marRight w:val="0"/>
          <w:marTop w:val="0"/>
          <w:marBottom w:val="0"/>
          <w:divBdr>
            <w:top w:val="none" w:sz="0" w:space="0" w:color="auto"/>
            <w:left w:val="none" w:sz="0" w:space="0" w:color="auto"/>
            <w:bottom w:val="none" w:sz="0" w:space="0" w:color="auto"/>
            <w:right w:val="none" w:sz="0" w:space="0" w:color="auto"/>
          </w:divBdr>
        </w:div>
        <w:div w:id="365109206">
          <w:marLeft w:val="480"/>
          <w:marRight w:val="0"/>
          <w:marTop w:val="0"/>
          <w:marBottom w:val="0"/>
          <w:divBdr>
            <w:top w:val="none" w:sz="0" w:space="0" w:color="auto"/>
            <w:left w:val="none" w:sz="0" w:space="0" w:color="auto"/>
            <w:bottom w:val="none" w:sz="0" w:space="0" w:color="auto"/>
            <w:right w:val="none" w:sz="0" w:space="0" w:color="auto"/>
          </w:divBdr>
        </w:div>
        <w:div w:id="413942614">
          <w:marLeft w:val="480"/>
          <w:marRight w:val="0"/>
          <w:marTop w:val="0"/>
          <w:marBottom w:val="0"/>
          <w:divBdr>
            <w:top w:val="none" w:sz="0" w:space="0" w:color="auto"/>
            <w:left w:val="none" w:sz="0" w:space="0" w:color="auto"/>
            <w:bottom w:val="none" w:sz="0" w:space="0" w:color="auto"/>
            <w:right w:val="none" w:sz="0" w:space="0" w:color="auto"/>
          </w:divBdr>
        </w:div>
        <w:div w:id="415244976">
          <w:marLeft w:val="480"/>
          <w:marRight w:val="0"/>
          <w:marTop w:val="0"/>
          <w:marBottom w:val="0"/>
          <w:divBdr>
            <w:top w:val="none" w:sz="0" w:space="0" w:color="auto"/>
            <w:left w:val="none" w:sz="0" w:space="0" w:color="auto"/>
            <w:bottom w:val="none" w:sz="0" w:space="0" w:color="auto"/>
            <w:right w:val="none" w:sz="0" w:space="0" w:color="auto"/>
          </w:divBdr>
        </w:div>
        <w:div w:id="430668575">
          <w:marLeft w:val="480"/>
          <w:marRight w:val="0"/>
          <w:marTop w:val="0"/>
          <w:marBottom w:val="0"/>
          <w:divBdr>
            <w:top w:val="none" w:sz="0" w:space="0" w:color="auto"/>
            <w:left w:val="none" w:sz="0" w:space="0" w:color="auto"/>
            <w:bottom w:val="none" w:sz="0" w:space="0" w:color="auto"/>
            <w:right w:val="none" w:sz="0" w:space="0" w:color="auto"/>
          </w:divBdr>
        </w:div>
        <w:div w:id="447892474">
          <w:marLeft w:val="480"/>
          <w:marRight w:val="0"/>
          <w:marTop w:val="0"/>
          <w:marBottom w:val="0"/>
          <w:divBdr>
            <w:top w:val="none" w:sz="0" w:space="0" w:color="auto"/>
            <w:left w:val="none" w:sz="0" w:space="0" w:color="auto"/>
            <w:bottom w:val="none" w:sz="0" w:space="0" w:color="auto"/>
            <w:right w:val="none" w:sz="0" w:space="0" w:color="auto"/>
          </w:divBdr>
        </w:div>
        <w:div w:id="470683311">
          <w:marLeft w:val="480"/>
          <w:marRight w:val="0"/>
          <w:marTop w:val="0"/>
          <w:marBottom w:val="0"/>
          <w:divBdr>
            <w:top w:val="none" w:sz="0" w:space="0" w:color="auto"/>
            <w:left w:val="none" w:sz="0" w:space="0" w:color="auto"/>
            <w:bottom w:val="none" w:sz="0" w:space="0" w:color="auto"/>
            <w:right w:val="none" w:sz="0" w:space="0" w:color="auto"/>
          </w:divBdr>
        </w:div>
        <w:div w:id="556553023">
          <w:marLeft w:val="480"/>
          <w:marRight w:val="0"/>
          <w:marTop w:val="0"/>
          <w:marBottom w:val="0"/>
          <w:divBdr>
            <w:top w:val="none" w:sz="0" w:space="0" w:color="auto"/>
            <w:left w:val="none" w:sz="0" w:space="0" w:color="auto"/>
            <w:bottom w:val="none" w:sz="0" w:space="0" w:color="auto"/>
            <w:right w:val="none" w:sz="0" w:space="0" w:color="auto"/>
          </w:divBdr>
        </w:div>
        <w:div w:id="627975353">
          <w:marLeft w:val="480"/>
          <w:marRight w:val="0"/>
          <w:marTop w:val="0"/>
          <w:marBottom w:val="0"/>
          <w:divBdr>
            <w:top w:val="none" w:sz="0" w:space="0" w:color="auto"/>
            <w:left w:val="none" w:sz="0" w:space="0" w:color="auto"/>
            <w:bottom w:val="none" w:sz="0" w:space="0" w:color="auto"/>
            <w:right w:val="none" w:sz="0" w:space="0" w:color="auto"/>
          </w:divBdr>
        </w:div>
        <w:div w:id="629896887">
          <w:marLeft w:val="480"/>
          <w:marRight w:val="0"/>
          <w:marTop w:val="0"/>
          <w:marBottom w:val="0"/>
          <w:divBdr>
            <w:top w:val="none" w:sz="0" w:space="0" w:color="auto"/>
            <w:left w:val="none" w:sz="0" w:space="0" w:color="auto"/>
            <w:bottom w:val="none" w:sz="0" w:space="0" w:color="auto"/>
            <w:right w:val="none" w:sz="0" w:space="0" w:color="auto"/>
          </w:divBdr>
        </w:div>
        <w:div w:id="661012006">
          <w:marLeft w:val="480"/>
          <w:marRight w:val="0"/>
          <w:marTop w:val="0"/>
          <w:marBottom w:val="0"/>
          <w:divBdr>
            <w:top w:val="none" w:sz="0" w:space="0" w:color="auto"/>
            <w:left w:val="none" w:sz="0" w:space="0" w:color="auto"/>
            <w:bottom w:val="none" w:sz="0" w:space="0" w:color="auto"/>
            <w:right w:val="none" w:sz="0" w:space="0" w:color="auto"/>
          </w:divBdr>
        </w:div>
        <w:div w:id="665402512">
          <w:marLeft w:val="480"/>
          <w:marRight w:val="0"/>
          <w:marTop w:val="0"/>
          <w:marBottom w:val="0"/>
          <w:divBdr>
            <w:top w:val="none" w:sz="0" w:space="0" w:color="auto"/>
            <w:left w:val="none" w:sz="0" w:space="0" w:color="auto"/>
            <w:bottom w:val="none" w:sz="0" w:space="0" w:color="auto"/>
            <w:right w:val="none" w:sz="0" w:space="0" w:color="auto"/>
          </w:divBdr>
        </w:div>
        <w:div w:id="690496317">
          <w:marLeft w:val="480"/>
          <w:marRight w:val="0"/>
          <w:marTop w:val="0"/>
          <w:marBottom w:val="0"/>
          <w:divBdr>
            <w:top w:val="none" w:sz="0" w:space="0" w:color="auto"/>
            <w:left w:val="none" w:sz="0" w:space="0" w:color="auto"/>
            <w:bottom w:val="none" w:sz="0" w:space="0" w:color="auto"/>
            <w:right w:val="none" w:sz="0" w:space="0" w:color="auto"/>
          </w:divBdr>
        </w:div>
        <w:div w:id="719398405">
          <w:marLeft w:val="480"/>
          <w:marRight w:val="0"/>
          <w:marTop w:val="0"/>
          <w:marBottom w:val="0"/>
          <w:divBdr>
            <w:top w:val="none" w:sz="0" w:space="0" w:color="auto"/>
            <w:left w:val="none" w:sz="0" w:space="0" w:color="auto"/>
            <w:bottom w:val="none" w:sz="0" w:space="0" w:color="auto"/>
            <w:right w:val="none" w:sz="0" w:space="0" w:color="auto"/>
          </w:divBdr>
        </w:div>
        <w:div w:id="728578477">
          <w:marLeft w:val="480"/>
          <w:marRight w:val="0"/>
          <w:marTop w:val="0"/>
          <w:marBottom w:val="0"/>
          <w:divBdr>
            <w:top w:val="none" w:sz="0" w:space="0" w:color="auto"/>
            <w:left w:val="none" w:sz="0" w:space="0" w:color="auto"/>
            <w:bottom w:val="none" w:sz="0" w:space="0" w:color="auto"/>
            <w:right w:val="none" w:sz="0" w:space="0" w:color="auto"/>
          </w:divBdr>
        </w:div>
        <w:div w:id="782841533">
          <w:marLeft w:val="480"/>
          <w:marRight w:val="0"/>
          <w:marTop w:val="0"/>
          <w:marBottom w:val="0"/>
          <w:divBdr>
            <w:top w:val="none" w:sz="0" w:space="0" w:color="auto"/>
            <w:left w:val="none" w:sz="0" w:space="0" w:color="auto"/>
            <w:bottom w:val="none" w:sz="0" w:space="0" w:color="auto"/>
            <w:right w:val="none" w:sz="0" w:space="0" w:color="auto"/>
          </w:divBdr>
        </w:div>
        <w:div w:id="794563255">
          <w:marLeft w:val="480"/>
          <w:marRight w:val="0"/>
          <w:marTop w:val="0"/>
          <w:marBottom w:val="0"/>
          <w:divBdr>
            <w:top w:val="none" w:sz="0" w:space="0" w:color="auto"/>
            <w:left w:val="none" w:sz="0" w:space="0" w:color="auto"/>
            <w:bottom w:val="none" w:sz="0" w:space="0" w:color="auto"/>
            <w:right w:val="none" w:sz="0" w:space="0" w:color="auto"/>
          </w:divBdr>
        </w:div>
        <w:div w:id="800614667">
          <w:marLeft w:val="480"/>
          <w:marRight w:val="0"/>
          <w:marTop w:val="0"/>
          <w:marBottom w:val="0"/>
          <w:divBdr>
            <w:top w:val="none" w:sz="0" w:space="0" w:color="auto"/>
            <w:left w:val="none" w:sz="0" w:space="0" w:color="auto"/>
            <w:bottom w:val="none" w:sz="0" w:space="0" w:color="auto"/>
            <w:right w:val="none" w:sz="0" w:space="0" w:color="auto"/>
          </w:divBdr>
        </w:div>
        <w:div w:id="820118537">
          <w:marLeft w:val="480"/>
          <w:marRight w:val="0"/>
          <w:marTop w:val="0"/>
          <w:marBottom w:val="0"/>
          <w:divBdr>
            <w:top w:val="none" w:sz="0" w:space="0" w:color="auto"/>
            <w:left w:val="none" w:sz="0" w:space="0" w:color="auto"/>
            <w:bottom w:val="none" w:sz="0" w:space="0" w:color="auto"/>
            <w:right w:val="none" w:sz="0" w:space="0" w:color="auto"/>
          </w:divBdr>
        </w:div>
        <w:div w:id="820997421">
          <w:marLeft w:val="480"/>
          <w:marRight w:val="0"/>
          <w:marTop w:val="0"/>
          <w:marBottom w:val="0"/>
          <w:divBdr>
            <w:top w:val="none" w:sz="0" w:space="0" w:color="auto"/>
            <w:left w:val="none" w:sz="0" w:space="0" w:color="auto"/>
            <w:bottom w:val="none" w:sz="0" w:space="0" w:color="auto"/>
            <w:right w:val="none" w:sz="0" w:space="0" w:color="auto"/>
          </w:divBdr>
        </w:div>
        <w:div w:id="833302207">
          <w:marLeft w:val="480"/>
          <w:marRight w:val="0"/>
          <w:marTop w:val="0"/>
          <w:marBottom w:val="0"/>
          <w:divBdr>
            <w:top w:val="none" w:sz="0" w:space="0" w:color="auto"/>
            <w:left w:val="none" w:sz="0" w:space="0" w:color="auto"/>
            <w:bottom w:val="none" w:sz="0" w:space="0" w:color="auto"/>
            <w:right w:val="none" w:sz="0" w:space="0" w:color="auto"/>
          </w:divBdr>
        </w:div>
        <w:div w:id="880551254">
          <w:marLeft w:val="480"/>
          <w:marRight w:val="0"/>
          <w:marTop w:val="0"/>
          <w:marBottom w:val="0"/>
          <w:divBdr>
            <w:top w:val="none" w:sz="0" w:space="0" w:color="auto"/>
            <w:left w:val="none" w:sz="0" w:space="0" w:color="auto"/>
            <w:bottom w:val="none" w:sz="0" w:space="0" w:color="auto"/>
            <w:right w:val="none" w:sz="0" w:space="0" w:color="auto"/>
          </w:divBdr>
        </w:div>
        <w:div w:id="916285868">
          <w:marLeft w:val="480"/>
          <w:marRight w:val="0"/>
          <w:marTop w:val="0"/>
          <w:marBottom w:val="0"/>
          <w:divBdr>
            <w:top w:val="none" w:sz="0" w:space="0" w:color="auto"/>
            <w:left w:val="none" w:sz="0" w:space="0" w:color="auto"/>
            <w:bottom w:val="none" w:sz="0" w:space="0" w:color="auto"/>
            <w:right w:val="none" w:sz="0" w:space="0" w:color="auto"/>
          </w:divBdr>
        </w:div>
        <w:div w:id="929772896">
          <w:marLeft w:val="480"/>
          <w:marRight w:val="0"/>
          <w:marTop w:val="0"/>
          <w:marBottom w:val="0"/>
          <w:divBdr>
            <w:top w:val="none" w:sz="0" w:space="0" w:color="auto"/>
            <w:left w:val="none" w:sz="0" w:space="0" w:color="auto"/>
            <w:bottom w:val="none" w:sz="0" w:space="0" w:color="auto"/>
            <w:right w:val="none" w:sz="0" w:space="0" w:color="auto"/>
          </w:divBdr>
        </w:div>
        <w:div w:id="955063146">
          <w:marLeft w:val="480"/>
          <w:marRight w:val="0"/>
          <w:marTop w:val="0"/>
          <w:marBottom w:val="0"/>
          <w:divBdr>
            <w:top w:val="none" w:sz="0" w:space="0" w:color="auto"/>
            <w:left w:val="none" w:sz="0" w:space="0" w:color="auto"/>
            <w:bottom w:val="none" w:sz="0" w:space="0" w:color="auto"/>
            <w:right w:val="none" w:sz="0" w:space="0" w:color="auto"/>
          </w:divBdr>
        </w:div>
        <w:div w:id="966744753">
          <w:marLeft w:val="480"/>
          <w:marRight w:val="0"/>
          <w:marTop w:val="0"/>
          <w:marBottom w:val="0"/>
          <w:divBdr>
            <w:top w:val="none" w:sz="0" w:space="0" w:color="auto"/>
            <w:left w:val="none" w:sz="0" w:space="0" w:color="auto"/>
            <w:bottom w:val="none" w:sz="0" w:space="0" w:color="auto"/>
            <w:right w:val="none" w:sz="0" w:space="0" w:color="auto"/>
          </w:divBdr>
        </w:div>
        <w:div w:id="999036610">
          <w:marLeft w:val="480"/>
          <w:marRight w:val="0"/>
          <w:marTop w:val="0"/>
          <w:marBottom w:val="0"/>
          <w:divBdr>
            <w:top w:val="none" w:sz="0" w:space="0" w:color="auto"/>
            <w:left w:val="none" w:sz="0" w:space="0" w:color="auto"/>
            <w:bottom w:val="none" w:sz="0" w:space="0" w:color="auto"/>
            <w:right w:val="none" w:sz="0" w:space="0" w:color="auto"/>
          </w:divBdr>
        </w:div>
        <w:div w:id="1008172462">
          <w:marLeft w:val="480"/>
          <w:marRight w:val="0"/>
          <w:marTop w:val="0"/>
          <w:marBottom w:val="0"/>
          <w:divBdr>
            <w:top w:val="none" w:sz="0" w:space="0" w:color="auto"/>
            <w:left w:val="none" w:sz="0" w:space="0" w:color="auto"/>
            <w:bottom w:val="none" w:sz="0" w:space="0" w:color="auto"/>
            <w:right w:val="none" w:sz="0" w:space="0" w:color="auto"/>
          </w:divBdr>
        </w:div>
        <w:div w:id="1015155361">
          <w:marLeft w:val="480"/>
          <w:marRight w:val="0"/>
          <w:marTop w:val="0"/>
          <w:marBottom w:val="0"/>
          <w:divBdr>
            <w:top w:val="none" w:sz="0" w:space="0" w:color="auto"/>
            <w:left w:val="none" w:sz="0" w:space="0" w:color="auto"/>
            <w:bottom w:val="none" w:sz="0" w:space="0" w:color="auto"/>
            <w:right w:val="none" w:sz="0" w:space="0" w:color="auto"/>
          </w:divBdr>
        </w:div>
        <w:div w:id="1015570896">
          <w:marLeft w:val="480"/>
          <w:marRight w:val="0"/>
          <w:marTop w:val="0"/>
          <w:marBottom w:val="0"/>
          <w:divBdr>
            <w:top w:val="none" w:sz="0" w:space="0" w:color="auto"/>
            <w:left w:val="none" w:sz="0" w:space="0" w:color="auto"/>
            <w:bottom w:val="none" w:sz="0" w:space="0" w:color="auto"/>
            <w:right w:val="none" w:sz="0" w:space="0" w:color="auto"/>
          </w:divBdr>
        </w:div>
      </w:divsChild>
    </w:div>
    <w:div w:id="277371938">
      <w:bodyDiv w:val="1"/>
      <w:marLeft w:val="0"/>
      <w:marRight w:val="0"/>
      <w:marTop w:val="0"/>
      <w:marBottom w:val="0"/>
      <w:divBdr>
        <w:top w:val="none" w:sz="0" w:space="0" w:color="auto"/>
        <w:left w:val="none" w:sz="0" w:space="0" w:color="auto"/>
        <w:bottom w:val="none" w:sz="0" w:space="0" w:color="auto"/>
        <w:right w:val="none" w:sz="0" w:space="0" w:color="auto"/>
      </w:divBdr>
      <w:divsChild>
        <w:div w:id="10960517">
          <w:marLeft w:val="480"/>
          <w:marRight w:val="0"/>
          <w:marTop w:val="0"/>
          <w:marBottom w:val="0"/>
          <w:divBdr>
            <w:top w:val="none" w:sz="0" w:space="0" w:color="auto"/>
            <w:left w:val="none" w:sz="0" w:space="0" w:color="auto"/>
            <w:bottom w:val="none" w:sz="0" w:space="0" w:color="auto"/>
            <w:right w:val="none" w:sz="0" w:space="0" w:color="auto"/>
          </w:divBdr>
        </w:div>
        <w:div w:id="19819280">
          <w:marLeft w:val="480"/>
          <w:marRight w:val="0"/>
          <w:marTop w:val="0"/>
          <w:marBottom w:val="0"/>
          <w:divBdr>
            <w:top w:val="none" w:sz="0" w:space="0" w:color="auto"/>
            <w:left w:val="none" w:sz="0" w:space="0" w:color="auto"/>
            <w:bottom w:val="none" w:sz="0" w:space="0" w:color="auto"/>
            <w:right w:val="none" w:sz="0" w:space="0" w:color="auto"/>
          </w:divBdr>
        </w:div>
        <w:div w:id="48304619">
          <w:marLeft w:val="480"/>
          <w:marRight w:val="0"/>
          <w:marTop w:val="0"/>
          <w:marBottom w:val="0"/>
          <w:divBdr>
            <w:top w:val="none" w:sz="0" w:space="0" w:color="auto"/>
            <w:left w:val="none" w:sz="0" w:space="0" w:color="auto"/>
            <w:bottom w:val="none" w:sz="0" w:space="0" w:color="auto"/>
            <w:right w:val="none" w:sz="0" w:space="0" w:color="auto"/>
          </w:divBdr>
        </w:div>
        <w:div w:id="211502642">
          <w:marLeft w:val="480"/>
          <w:marRight w:val="0"/>
          <w:marTop w:val="0"/>
          <w:marBottom w:val="0"/>
          <w:divBdr>
            <w:top w:val="none" w:sz="0" w:space="0" w:color="auto"/>
            <w:left w:val="none" w:sz="0" w:space="0" w:color="auto"/>
            <w:bottom w:val="none" w:sz="0" w:space="0" w:color="auto"/>
            <w:right w:val="none" w:sz="0" w:space="0" w:color="auto"/>
          </w:divBdr>
        </w:div>
        <w:div w:id="248538686">
          <w:marLeft w:val="480"/>
          <w:marRight w:val="0"/>
          <w:marTop w:val="0"/>
          <w:marBottom w:val="0"/>
          <w:divBdr>
            <w:top w:val="none" w:sz="0" w:space="0" w:color="auto"/>
            <w:left w:val="none" w:sz="0" w:space="0" w:color="auto"/>
            <w:bottom w:val="none" w:sz="0" w:space="0" w:color="auto"/>
            <w:right w:val="none" w:sz="0" w:space="0" w:color="auto"/>
          </w:divBdr>
        </w:div>
        <w:div w:id="328485864">
          <w:marLeft w:val="480"/>
          <w:marRight w:val="0"/>
          <w:marTop w:val="0"/>
          <w:marBottom w:val="0"/>
          <w:divBdr>
            <w:top w:val="none" w:sz="0" w:space="0" w:color="auto"/>
            <w:left w:val="none" w:sz="0" w:space="0" w:color="auto"/>
            <w:bottom w:val="none" w:sz="0" w:space="0" w:color="auto"/>
            <w:right w:val="none" w:sz="0" w:space="0" w:color="auto"/>
          </w:divBdr>
        </w:div>
        <w:div w:id="347365297">
          <w:marLeft w:val="480"/>
          <w:marRight w:val="0"/>
          <w:marTop w:val="0"/>
          <w:marBottom w:val="0"/>
          <w:divBdr>
            <w:top w:val="none" w:sz="0" w:space="0" w:color="auto"/>
            <w:left w:val="none" w:sz="0" w:space="0" w:color="auto"/>
            <w:bottom w:val="none" w:sz="0" w:space="0" w:color="auto"/>
            <w:right w:val="none" w:sz="0" w:space="0" w:color="auto"/>
          </w:divBdr>
        </w:div>
        <w:div w:id="377702090">
          <w:marLeft w:val="480"/>
          <w:marRight w:val="0"/>
          <w:marTop w:val="0"/>
          <w:marBottom w:val="0"/>
          <w:divBdr>
            <w:top w:val="none" w:sz="0" w:space="0" w:color="auto"/>
            <w:left w:val="none" w:sz="0" w:space="0" w:color="auto"/>
            <w:bottom w:val="none" w:sz="0" w:space="0" w:color="auto"/>
            <w:right w:val="none" w:sz="0" w:space="0" w:color="auto"/>
          </w:divBdr>
        </w:div>
        <w:div w:id="417214930">
          <w:marLeft w:val="480"/>
          <w:marRight w:val="0"/>
          <w:marTop w:val="0"/>
          <w:marBottom w:val="0"/>
          <w:divBdr>
            <w:top w:val="none" w:sz="0" w:space="0" w:color="auto"/>
            <w:left w:val="none" w:sz="0" w:space="0" w:color="auto"/>
            <w:bottom w:val="none" w:sz="0" w:space="0" w:color="auto"/>
            <w:right w:val="none" w:sz="0" w:space="0" w:color="auto"/>
          </w:divBdr>
        </w:div>
        <w:div w:id="420180745">
          <w:marLeft w:val="480"/>
          <w:marRight w:val="0"/>
          <w:marTop w:val="0"/>
          <w:marBottom w:val="0"/>
          <w:divBdr>
            <w:top w:val="none" w:sz="0" w:space="0" w:color="auto"/>
            <w:left w:val="none" w:sz="0" w:space="0" w:color="auto"/>
            <w:bottom w:val="none" w:sz="0" w:space="0" w:color="auto"/>
            <w:right w:val="none" w:sz="0" w:space="0" w:color="auto"/>
          </w:divBdr>
        </w:div>
        <w:div w:id="428354750">
          <w:marLeft w:val="480"/>
          <w:marRight w:val="0"/>
          <w:marTop w:val="0"/>
          <w:marBottom w:val="0"/>
          <w:divBdr>
            <w:top w:val="none" w:sz="0" w:space="0" w:color="auto"/>
            <w:left w:val="none" w:sz="0" w:space="0" w:color="auto"/>
            <w:bottom w:val="none" w:sz="0" w:space="0" w:color="auto"/>
            <w:right w:val="none" w:sz="0" w:space="0" w:color="auto"/>
          </w:divBdr>
        </w:div>
        <w:div w:id="435440430">
          <w:marLeft w:val="480"/>
          <w:marRight w:val="0"/>
          <w:marTop w:val="0"/>
          <w:marBottom w:val="0"/>
          <w:divBdr>
            <w:top w:val="none" w:sz="0" w:space="0" w:color="auto"/>
            <w:left w:val="none" w:sz="0" w:space="0" w:color="auto"/>
            <w:bottom w:val="none" w:sz="0" w:space="0" w:color="auto"/>
            <w:right w:val="none" w:sz="0" w:space="0" w:color="auto"/>
          </w:divBdr>
        </w:div>
        <w:div w:id="447238957">
          <w:marLeft w:val="480"/>
          <w:marRight w:val="0"/>
          <w:marTop w:val="0"/>
          <w:marBottom w:val="0"/>
          <w:divBdr>
            <w:top w:val="none" w:sz="0" w:space="0" w:color="auto"/>
            <w:left w:val="none" w:sz="0" w:space="0" w:color="auto"/>
            <w:bottom w:val="none" w:sz="0" w:space="0" w:color="auto"/>
            <w:right w:val="none" w:sz="0" w:space="0" w:color="auto"/>
          </w:divBdr>
        </w:div>
        <w:div w:id="452016512">
          <w:marLeft w:val="480"/>
          <w:marRight w:val="0"/>
          <w:marTop w:val="0"/>
          <w:marBottom w:val="0"/>
          <w:divBdr>
            <w:top w:val="none" w:sz="0" w:space="0" w:color="auto"/>
            <w:left w:val="none" w:sz="0" w:space="0" w:color="auto"/>
            <w:bottom w:val="none" w:sz="0" w:space="0" w:color="auto"/>
            <w:right w:val="none" w:sz="0" w:space="0" w:color="auto"/>
          </w:divBdr>
        </w:div>
        <w:div w:id="489948054">
          <w:marLeft w:val="480"/>
          <w:marRight w:val="0"/>
          <w:marTop w:val="0"/>
          <w:marBottom w:val="0"/>
          <w:divBdr>
            <w:top w:val="none" w:sz="0" w:space="0" w:color="auto"/>
            <w:left w:val="none" w:sz="0" w:space="0" w:color="auto"/>
            <w:bottom w:val="none" w:sz="0" w:space="0" w:color="auto"/>
            <w:right w:val="none" w:sz="0" w:space="0" w:color="auto"/>
          </w:divBdr>
        </w:div>
        <w:div w:id="501506311">
          <w:marLeft w:val="480"/>
          <w:marRight w:val="0"/>
          <w:marTop w:val="0"/>
          <w:marBottom w:val="0"/>
          <w:divBdr>
            <w:top w:val="none" w:sz="0" w:space="0" w:color="auto"/>
            <w:left w:val="none" w:sz="0" w:space="0" w:color="auto"/>
            <w:bottom w:val="none" w:sz="0" w:space="0" w:color="auto"/>
            <w:right w:val="none" w:sz="0" w:space="0" w:color="auto"/>
          </w:divBdr>
        </w:div>
        <w:div w:id="533662515">
          <w:marLeft w:val="480"/>
          <w:marRight w:val="0"/>
          <w:marTop w:val="0"/>
          <w:marBottom w:val="0"/>
          <w:divBdr>
            <w:top w:val="none" w:sz="0" w:space="0" w:color="auto"/>
            <w:left w:val="none" w:sz="0" w:space="0" w:color="auto"/>
            <w:bottom w:val="none" w:sz="0" w:space="0" w:color="auto"/>
            <w:right w:val="none" w:sz="0" w:space="0" w:color="auto"/>
          </w:divBdr>
        </w:div>
        <w:div w:id="595401828">
          <w:marLeft w:val="480"/>
          <w:marRight w:val="0"/>
          <w:marTop w:val="0"/>
          <w:marBottom w:val="0"/>
          <w:divBdr>
            <w:top w:val="none" w:sz="0" w:space="0" w:color="auto"/>
            <w:left w:val="none" w:sz="0" w:space="0" w:color="auto"/>
            <w:bottom w:val="none" w:sz="0" w:space="0" w:color="auto"/>
            <w:right w:val="none" w:sz="0" w:space="0" w:color="auto"/>
          </w:divBdr>
        </w:div>
        <w:div w:id="605381039">
          <w:marLeft w:val="480"/>
          <w:marRight w:val="0"/>
          <w:marTop w:val="0"/>
          <w:marBottom w:val="0"/>
          <w:divBdr>
            <w:top w:val="none" w:sz="0" w:space="0" w:color="auto"/>
            <w:left w:val="none" w:sz="0" w:space="0" w:color="auto"/>
            <w:bottom w:val="none" w:sz="0" w:space="0" w:color="auto"/>
            <w:right w:val="none" w:sz="0" w:space="0" w:color="auto"/>
          </w:divBdr>
        </w:div>
        <w:div w:id="669479481">
          <w:marLeft w:val="480"/>
          <w:marRight w:val="0"/>
          <w:marTop w:val="0"/>
          <w:marBottom w:val="0"/>
          <w:divBdr>
            <w:top w:val="none" w:sz="0" w:space="0" w:color="auto"/>
            <w:left w:val="none" w:sz="0" w:space="0" w:color="auto"/>
            <w:bottom w:val="none" w:sz="0" w:space="0" w:color="auto"/>
            <w:right w:val="none" w:sz="0" w:space="0" w:color="auto"/>
          </w:divBdr>
        </w:div>
        <w:div w:id="684479667">
          <w:marLeft w:val="480"/>
          <w:marRight w:val="0"/>
          <w:marTop w:val="0"/>
          <w:marBottom w:val="0"/>
          <w:divBdr>
            <w:top w:val="none" w:sz="0" w:space="0" w:color="auto"/>
            <w:left w:val="none" w:sz="0" w:space="0" w:color="auto"/>
            <w:bottom w:val="none" w:sz="0" w:space="0" w:color="auto"/>
            <w:right w:val="none" w:sz="0" w:space="0" w:color="auto"/>
          </w:divBdr>
        </w:div>
        <w:div w:id="724063285">
          <w:marLeft w:val="480"/>
          <w:marRight w:val="0"/>
          <w:marTop w:val="0"/>
          <w:marBottom w:val="0"/>
          <w:divBdr>
            <w:top w:val="none" w:sz="0" w:space="0" w:color="auto"/>
            <w:left w:val="none" w:sz="0" w:space="0" w:color="auto"/>
            <w:bottom w:val="none" w:sz="0" w:space="0" w:color="auto"/>
            <w:right w:val="none" w:sz="0" w:space="0" w:color="auto"/>
          </w:divBdr>
        </w:div>
        <w:div w:id="759721396">
          <w:marLeft w:val="480"/>
          <w:marRight w:val="0"/>
          <w:marTop w:val="0"/>
          <w:marBottom w:val="0"/>
          <w:divBdr>
            <w:top w:val="none" w:sz="0" w:space="0" w:color="auto"/>
            <w:left w:val="none" w:sz="0" w:space="0" w:color="auto"/>
            <w:bottom w:val="none" w:sz="0" w:space="0" w:color="auto"/>
            <w:right w:val="none" w:sz="0" w:space="0" w:color="auto"/>
          </w:divBdr>
        </w:div>
        <w:div w:id="833841670">
          <w:marLeft w:val="480"/>
          <w:marRight w:val="0"/>
          <w:marTop w:val="0"/>
          <w:marBottom w:val="0"/>
          <w:divBdr>
            <w:top w:val="none" w:sz="0" w:space="0" w:color="auto"/>
            <w:left w:val="none" w:sz="0" w:space="0" w:color="auto"/>
            <w:bottom w:val="none" w:sz="0" w:space="0" w:color="auto"/>
            <w:right w:val="none" w:sz="0" w:space="0" w:color="auto"/>
          </w:divBdr>
        </w:div>
        <w:div w:id="857279236">
          <w:marLeft w:val="480"/>
          <w:marRight w:val="0"/>
          <w:marTop w:val="0"/>
          <w:marBottom w:val="0"/>
          <w:divBdr>
            <w:top w:val="none" w:sz="0" w:space="0" w:color="auto"/>
            <w:left w:val="none" w:sz="0" w:space="0" w:color="auto"/>
            <w:bottom w:val="none" w:sz="0" w:space="0" w:color="auto"/>
            <w:right w:val="none" w:sz="0" w:space="0" w:color="auto"/>
          </w:divBdr>
        </w:div>
        <w:div w:id="859857336">
          <w:marLeft w:val="480"/>
          <w:marRight w:val="0"/>
          <w:marTop w:val="0"/>
          <w:marBottom w:val="0"/>
          <w:divBdr>
            <w:top w:val="none" w:sz="0" w:space="0" w:color="auto"/>
            <w:left w:val="none" w:sz="0" w:space="0" w:color="auto"/>
            <w:bottom w:val="none" w:sz="0" w:space="0" w:color="auto"/>
            <w:right w:val="none" w:sz="0" w:space="0" w:color="auto"/>
          </w:divBdr>
        </w:div>
        <w:div w:id="875505820">
          <w:marLeft w:val="480"/>
          <w:marRight w:val="0"/>
          <w:marTop w:val="0"/>
          <w:marBottom w:val="0"/>
          <w:divBdr>
            <w:top w:val="none" w:sz="0" w:space="0" w:color="auto"/>
            <w:left w:val="none" w:sz="0" w:space="0" w:color="auto"/>
            <w:bottom w:val="none" w:sz="0" w:space="0" w:color="auto"/>
            <w:right w:val="none" w:sz="0" w:space="0" w:color="auto"/>
          </w:divBdr>
        </w:div>
        <w:div w:id="923077803">
          <w:marLeft w:val="480"/>
          <w:marRight w:val="0"/>
          <w:marTop w:val="0"/>
          <w:marBottom w:val="0"/>
          <w:divBdr>
            <w:top w:val="none" w:sz="0" w:space="0" w:color="auto"/>
            <w:left w:val="none" w:sz="0" w:space="0" w:color="auto"/>
            <w:bottom w:val="none" w:sz="0" w:space="0" w:color="auto"/>
            <w:right w:val="none" w:sz="0" w:space="0" w:color="auto"/>
          </w:divBdr>
        </w:div>
        <w:div w:id="927808606">
          <w:marLeft w:val="480"/>
          <w:marRight w:val="0"/>
          <w:marTop w:val="0"/>
          <w:marBottom w:val="0"/>
          <w:divBdr>
            <w:top w:val="none" w:sz="0" w:space="0" w:color="auto"/>
            <w:left w:val="none" w:sz="0" w:space="0" w:color="auto"/>
            <w:bottom w:val="none" w:sz="0" w:space="0" w:color="auto"/>
            <w:right w:val="none" w:sz="0" w:space="0" w:color="auto"/>
          </w:divBdr>
        </w:div>
        <w:div w:id="936711484">
          <w:marLeft w:val="480"/>
          <w:marRight w:val="0"/>
          <w:marTop w:val="0"/>
          <w:marBottom w:val="0"/>
          <w:divBdr>
            <w:top w:val="none" w:sz="0" w:space="0" w:color="auto"/>
            <w:left w:val="none" w:sz="0" w:space="0" w:color="auto"/>
            <w:bottom w:val="none" w:sz="0" w:space="0" w:color="auto"/>
            <w:right w:val="none" w:sz="0" w:space="0" w:color="auto"/>
          </w:divBdr>
        </w:div>
        <w:div w:id="940843476">
          <w:marLeft w:val="480"/>
          <w:marRight w:val="0"/>
          <w:marTop w:val="0"/>
          <w:marBottom w:val="0"/>
          <w:divBdr>
            <w:top w:val="none" w:sz="0" w:space="0" w:color="auto"/>
            <w:left w:val="none" w:sz="0" w:space="0" w:color="auto"/>
            <w:bottom w:val="none" w:sz="0" w:space="0" w:color="auto"/>
            <w:right w:val="none" w:sz="0" w:space="0" w:color="auto"/>
          </w:divBdr>
        </w:div>
        <w:div w:id="945575204">
          <w:marLeft w:val="480"/>
          <w:marRight w:val="0"/>
          <w:marTop w:val="0"/>
          <w:marBottom w:val="0"/>
          <w:divBdr>
            <w:top w:val="none" w:sz="0" w:space="0" w:color="auto"/>
            <w:left w:val="none" w:sz="0" w:space="0" w:color="auto"/>
            <w:bottom w:val="none" w:sz="0" w:space="0" w:color="auto"/>
            <w:right w:val="none" w:sz="0" w:space="0" w:color="auto"/>
          </w:divBdr>
        </w:div>
        <w:div w:id="965282511">
          <w:marLeft w:val="480"/>
          <w:marRight w:val="0"/>
          <w:marTop w:val="0"/>
          <w:marBottom w:val="0"/>
          <w:divBdr>
            <w:top w:val="none" w:sz="0" w:space="0" w:color="auto"/>
            <w:left w:val="none" w:sz="0" w:space="0" w:color="auto"/>
            <w:bottom w:val="none" w:sz="0" w:space="0" w:color="auto"/>
            <w:right w:val="none" w:sz="0" w:space="0" w:color="auto"/>
          </w:divBdr>
        </w:div>
        <w:div w:id="968437944">
          <w:marLeft w:val="480"/>
          <w:marRight w:val="0"/>
          <w:marTop w:val="0"/>
          <w:marBottom w:val="0"/>
          <w:divBdr>
            <w:top w:val="none" w:sz="0" w:space="0" w:color="auto"/>
            <w:left w:val="none" w:sz="0" w:space="0" w:color="auto"/>
            <w:bottom w:val="none" w:sz="0" w:space="0" w:color="auto"/>
            <w:right w:val="none" w:sz="0" w:space="0" w:color="auto"/>
          </w:divBdr>
        </w:div>
        <w:div w:id="971906726">
          <w:marLeft w:val="480"/>
          <w:marRight w:val="0"/>
          <w:marTop w:val="0"/>
          <w:marBottom w:val="0"/>
          <w:divBdr>
            <w:top w:val="none" w:sz="0" w:space="0" w:color="auto"/>
            <w:left w:val="none" w:sz="0" w:space="0" w:color="auto"/>
            <w:bottom w:val="none" w:sz="0" w:space="0" w:color="auto"/>
            <w:right w:val="none" w:sz="0" w:space="0" w:color="auto"/>
          </w:divBdr>
        </w:div>
        <w:div w:id="972904518">
          <w:marLeft w:val="480"/>
          <w:marRight w:val="0"/>
          <w:marTop w:val="0"/>
          <w:marBottom w:val="0"/>
          <w:divBdr>
            <w:top w:val="none" w:sz="0" w:space="0" w:color="auto"/>
            <w:left w:val="none" w:sz="0" w:space="0" w:color="auto"/>
            <w:bottom w:val="none" w:sz="0" w:space="0" w:color="auto"/>
            <w:right w:val="none" w:sz="0" w:space="0" w:color="auto"/>
          </w:divBdr>
        </w:div>
        <w:div w:id="989602873">
          <w:marLeft w:val="480"/>
          <w:marRight w:val="0"/>
          <w:marTop w:val="0"/>
          <w:marBottom w:val="0"/>
          <w:divBdr>
            <w:top w:val="none" w:sz="0" w:space="0" w:color="auto"/>
            <w:left w:val="none" w:sz="0" w:space="0" w:color="auto"/>
            <w:bottom w:val="none" w:sz="0" w:space="0" w:color="auto"/>
            <w:right w:val="none" w:sz="0" w:space="0" w:color="auto"/>
          </w:divBdr>
        </w:div>
      </w:divsChild>
    </w:div>
    <w:div w:id="277417545">
      <w:bodyDiv w:val="1"/>
      <w:marLeft w:val="0"/>
      <w:marRight w:val="0"/>
      <w:marTop w:val="0"/>
      <w:marBottom w:val="0"/>
      <w:divBdr>
        <w:top w:val="none" w:sz="0" w:space="0" w:color="auto"/>
        <w:left w:val="none" w:sz="0" w:space="0" w:color="auto"/>
        <w:bottom w:val="none" w:sz="0" w:space="0" w:color="auto"/>
        <w:right w:val="none" w:sz="0" w:space="0" w:color="auto"/>
      </w:divBdr>
    </w:div>
    <w:div w:id="277680448">
      <w:bodyDiv w:val="1"/>
      <w:marLeft w:val="0"/>
      <w:marRight w:val="0"/>
      <w:marTop w:val="0"/>
      <w:marBottom w:val="0"/>
      <w:divBdr>
        <w:top w:val="none" w:sz="0" w:space="0" w:color="auto"/>
        <w:left w:val="none" w:sz="0" w:space="0" w:color="auto"/>
        <w:bottom w:val="none" w:sz="0" w:space="0" w:color="auto"/>
        <w:right w:val="none" w:sz="0" w:space="0" w:color="auto"/>
      </w:divBdr>
    </w:div>
    <w:div w:id="277682461">
      <w:bodyDiv w:val="1"/>
      <w:marLeft w:val="0"/>
      <w:marRight w:val="0"/>
      <w:marTop w:val="0"/>
      <w:marBottom w:val="0"/>
      <w:divBdr>
        <w:top w:val="none" w:sz="0" w:space="0" w:color="auto"/>
        <w:left w:val="none" w:sz="0" w:space="0" w:color="auto"/>
        <w:bottom w:val="none" w:sz="0" w:space="0" w:color="auto"/>
        <w:right w:val="none" w:sz="0" w:space="0" w:color="auto"/>
      </w:divBdr>
    </w:div>
    <w:div w:id="277684777">
      <w:bodyDiv w:val="1"/>
      <w:marLeft w:val="0"/>
      <w:marRight w:val="0"/>
      <w:marTop w:val="0"/>
      <w:marBottom w:val="0"/>
      <w:divBdr>
        <w:top w:val="none" w:sz="0" w:space="0" w:color="auto"/>
        <w:left w:val="none" w:sz="0" w:space="0" w:color="auto"/>
        <w:bottom w:val="none" w:sz="0" w:space="0" w:color="auto"/>
        <w:right w:val="none" w:sz="0" w:space="0" w:color="auto"/>
      </w:divBdr>
    </w:div>
    <w:div w:id="277764731">
      <w:bodyDiv w:val="1"/>
      <w:marLeft w:val="0"/>
      <w:marRight w:val="0"/>
      <w:marTop w:val="0"/>
      <w:marBottom w:val="0"/>
      <w:divBdr>
        <w:top w:val="none" w:sz="0" w:space="0" w:color="auto"/>
        <w:left w:val="none" w:sz="0" w:space="0" w:color="auto"/>
        <w:bottom w:val="none" w:sz="0" w:space="0" w:color="auto"/>
        <w:right w:val="none" w:sz="0" w:space="0" w:color="auto"/>
      </w:divBdr>
    </w:div>
    <w:div w:id="277807679">
      <w:bodyDiv w:val="1"/>
      <w:marLeft w:val="0"/>
      <w:marRight w:val="0"/>
      <w:marTop w:val="0"/>
      <w:marBottom w:val="0"/>
      <w:divBdr>
        <w:top w:val="none" w:sz="0" w:space="0" w:color="auto"/>
        <w:left w:val="none" w:sz="0" w:space="0" w:color="auto"/>
        <w:bottom w:val="none" w:sz="0" w:space="0" w:color="auto"/>
        <w:right w:val="none" w:sz="0" w:space="0" w:color="auto"/>
      </w:divBdr>
    </w:div>
    <w:div w:id="278028898">
      <w:bodyDiv w:val="1"/>
      <w:marLeft w:val="0"/>
      <w:marRight w:val="0"/>
      <w:marTop w:val="0"/>
      <w:marBottom w:val="0"/>
      <w:divBdr>
        <w:top w:val="none" w:sz="0" w:space="0" w:color="auto"/>
        <w:left w:val="none" w:sz="0" w:space="0" w:color="auto"/>
        <w:bottom w:val="none" w:sz="0" w:space="0" w:color="auto"/>
        <w:right w:val="none" w:sz="0" w:space="0" w:color="auto"/>
      </w:divBdr>
    </w:div>
    <w:div w:id="278342420">
      <w:bodyDiv w:val="1"/>
      <w:marLeft w:val="0"/>
      <w:marRight w:val="0"/>
      <w:marTop w:val="0"/>
      <w:marBottom w:val="0"/>
      <w:divBdr>
        <w:top w:val="none" w:sz="0" w:space="0" w:color="auto"/>
        <w:left w:val="none" w:sz="0" w:space="0" w:color="auto"/>
        <w:bottom w:val="none" w:sz="0" w:space="0" w:color="auto"/>
        <w:right w:val="none" w:sz="0" w:space="0" w:color="auto"/>
      </w:divBdr>
    </w:div>
    <w:div w:id="278882227">
      <w:bodyDiv w:val="1"/>
      <w:marLeft w:val="0"/>
      <w:marRight w:val="0"/>
      <w:marTop w:val="0"/>
      <w:marBottom w:val="0"/>
      <w:divBdr>
        <w:top w:val="none" w:sz="0" w:space="0" w:color="auto"/>
        <w:left w:val="none" w:sz="0" w:space="0" w:color="auto"/>
        <w:bottom w:val="none" w:sz="0" w:space="0" w:color="auto"/>
        <w:right w:val="none" w:sz="0" w:space="0" w:color="auto"/>
      </w:divBdr>
    </w:div>
    <w:div w:id="279411137">
      <w:bodyDiv w:val="1"/>
      <w:marLeft w:val="0"/>
      <w:marRight w:val="0"/>
      <w:marTop w:val="0"/>
      <w:marBottom w:val="0"/>
      <w:divBdr>
        <w:top w:val="none" w:sz="0" w:space="0" w:color="auto"/>
        <w:left w:val="none" w:sz="0" w:space="0" w:color="auto"/>
        <w:bottom w:val="none" w:sz="0" w:space="0" w:color="auto"/>
        <w:right w:val="none" w:sz="0" w:space="0" w:color="auto"/>
      </w:divBdr>
    </w:div>
    <w:div w:id="279578640">
      <w:bodyDiv w:val="1"/>
      <w:marLeft w:val="0"/>
      <w:marRight w:val="0"/>
      <w:marTop w:val="0"/>
      <w:marBottom w:val="0"/>
      <w:divBdr>
        <w:top w:val="none" w:sz="0" w:space="0" w:color="auto"/>
        <w:left w:val="none" w:sz="0" w:space="0" w:color="auto"/>
        <w:bottom w:val="none" w:sz="0" w:space="0" w:color="auto"/>
        <w:right w:val="none" w:sz="0" w:space="0" w:color="auto"/>
      </w:divBdr>
    </w:div>
    <w:div w:id="279726733">
      <w:bodyDiv w:val="1"/>
      <w:marLeft w:val="0"/>
      <w:marRight w:val="0"/>
      <w:marTop w:val="0"/>
      <w:marBottom w:val="0"/>
      <w:divBdr>
        <w:top w:val="none" w:sz="0" w:space="0" w:color="auto"/>
        <w:left w:val="none" w:sz="0" w:space="0" w:color="auto"/>
        <w:bottom w:val="none" w:sz="0" w:space="0" w:color="auto"/>
        <w:right w:val="none" w:sz="0" w:space="0" w:color="auto"/>
      </w:divBdr>
    </w:div>
    <w:div w:id="279727451">
      <w:bodyDiv w:val="1"/>
      <w:marLeft w:val="0"/>
      <w:marRight w:val="0"/>
      <w:marTop w:val="0"/>
      <w:marBottom w:val="0"/>
      <w:divBdr>
        <w:top w:val="none" w:sz="0" w:space="0" w:color="auto"/>
        <w:left w:val="none" w:sz="0" w:space="0" w:color="auto"/>
        <w:bottom w:val="none" w:sz="0" w:space="0" w:color="auto"/>
        <w:right w:val="none" w:sz="0" w:space="0" w:color="auto"/>
      </w:divBdr>
    </w:div>
    <w:div w:id="279729934">
      <w:bodyDiv w:val="1"/>
      <w:marLeft w:val="0"/>
      <w:marRight w:val="0"/>
      <w:marTop w:val="0"/>
      <w:marBottom w:val="0"/>
      <w:divBdr>
        <w:top w:val="none" w:sz="0" w:space="0" w:color="auto"/>
        <w:left w:val="none" w:sz="0" w:space="0" w:color="auto"/>
        <w:bottom w:val="none" w:sz="0" w:space="0" w:color="auto"/>
        <w:right w:val="none" w:sz="0" w:space="0" w:color="auto"/>
      </w:divBdr>
    </w:div>
    <w:div w:id="279917385">
      <w:bodyDiv w:val="1"/>
      <w:marLeft w:val="0"/>
      <w:marRight w:val="0"/>
      <w:marTop w:val="0"/>
      <w:marBottom w:val="0"/>
      <w:divBdr>
        <w:top w:val="none" w:sz="0" w:space="0" w:color="auto"/>
        <w:left w:val="none" w:sz="0" w:space="0" w:color="auto"/>
        <w:bottom w:val="none" w:sz="0" w:space="0" w:color="auto"/>
        <w:right w:val="none" w:sz="0" w:space="0" w:color="auto"/>
      </w:divBdr>
    </w:div>
    <w:div w:id="280184747">
      <w:bodyDiv w:val="1"/>
      <w:marLeft w:val="0"/>
      <w:marRight w:val="0"/>
      <w:marTop w:val="0"/>
      <w:marBottom w:val="0"/>
      <w:divBdr>
        <w:top w:val="none" w:sz="0" w:space="0" w:color="auto"/>
        <w:left w:val="none" w:sz="0" w:space="0" w:color="auto"/>
        <w:bottom w:val="none" w:sz="0" w:space="0" w:color="auto"/>
        <w:right w:val="none" w:sz="0" w:space="0" w:color="auto"/>
      </w:divBdr>
    </w:div>
    <w:div w:id="280309845">
      <w:bodyDiv w:val="1"/>
      <w:marLeft w:val="0"/>
      <w:marRight w:val="0"/>
      <w:marTop w:val="0"/>
      <w:marBottom w:val="0"/>
      <w:divBdr>
        <w:top w:val="none" w:sz="0" w:space="0" w:color="auto"/>
        <w:left w:val="none" w:sz="0" w:space="0" w:color="auto"/>
        <w:bottom w:val="none" w:sz="0" w:space="0" w:color="auto"/>
        <w:right w:val="none" w:sz="0" w:space="0" w:color="auto"/>
      </w:divBdr>
    </w:div>
    <w:div w:id="280766663">
      <w:bodyDiv w:val="1"/>
      <w:marLeft w:val="0"/>
      <w:marRight w:val="0"/>
      <w:marTop w:val="0"/>
      <w:marBottom w:val="0"/>
      <w:divBdr>
        <w:top w:val="none" w:sz="0" w:space="0" w:color="auto"/>
        <w:left w:val="none" w:sz="0" w:space="0" w:color="auto"/>
        <w:bottom w:val="none" w:sz="0" w:space="0" w:color="auto"/>
        <w:right w:val="none" w:sz="0" w:space="0" w:color="auto"/>
      </w:divBdr>
    </w:div>
    <w:div w:id="280848042">
      <w:bodyDiv w:val="1"/>
      <w:marLeft w:val="0"/>
      <w:marRight w:val="0"/>
      <w:marTop w:val="0"/>
      <w:marBottom w:val="0"/>
      <w:divBdr>
        <w:top w:val="none" w:sz="0" w:space="0" w:color="auto"/>
        <w:left w:val="none" w:sz="0" w:space="0" w:color="auto"/>
        <w:bottom w:val="none" w:sz="0" w:space="0" w:color="auto"/>
        <w:right w:val="none" w:sz="0" w:space="0" w:color="auto"/>
      </w:divBdr>
    </w:div>
    <w:div w:id="281037254">
      <w:bodyDiv w:val="1"/>
      <w:marLeft w:val="0"/>
      <w:marRight w:val="0"/>
      <w:marTop w:val="0"/>
      <w:marBottom w:val="0"/>
      <w:divBdr>
        <w:top w:val="none" w:sz="0" w:space="0" w:color="auto"/>
        <w:left w:val="none" w:sz="0" w:space="0" w:color="auto"/>
        <w:bottom w:val="none" w:sz="0" w:space="0" w:color="auto"/>
        <w:right w:val="none" w:sz="0" w:space="0" w:color="auto"/>
      </w:divBdr>
      <w:divsChild>
        <w:div w:id="22902543">
          <w:marLeft w:val="480"/>
          <w:marRight w:val="0"/>
          <w:marTop w:val="0"/>
          <w:marBottom w:val="0"/>
          <w:divBdr>
            <w:top w:val="none" w:sz="0" w:space="0" w:color="auto"/>
            <w:left w:val="none" w:sz="0" w:space="0" w:color="auto"/>
            <w:bottom w:val="none" w:sz="0" w:space="0" w:color="auto"/>
            <w:right w:val="none" w:sz="0" w:space="0" w:color="auto"/>
          </w:divBdr>
        </w:div>
        <w:div w:id="78185151">
          <w:marLeft w:val="480"/>
          <w:marRight w:val="0"/>
          <w:marTop w:val="0"/>
          <w:marBottom w:val="0"/>
          <w:divBdr>
            <w:top w:val="none" w:sz="0" w:space="0" w:color="auto"/>
            <w:left w:val="none" w:sz="0" w:space="0" w:color="auto"/>
            <w:bottom w:val="none" w:sz="0" w:space="0" w:color="auto"/>
            <w:right w:val="none" w:sz="0" w:space="0" w:color="auto"/>
          </w:divBdr>
        </w:div>
        <w:div w:id="92556490">
          <w:marLeft w:val="480"/>
          <w:marRight w:val="0"/>
          <w:marTop w:val="0"/>
          <w:marBottom w:val="0"/>
          <w:divBdr>
            <w:top w:val="none" w:sz="0" w:space="0" w:color="auto"/>
            <w:left w:val="none" w:sz="0" w:space="0" w:color="auto"/>
            <w:bottom w:val="none" w:sz="0" w:space="0" w:color="auto"/>
            <w:right w:val="none" w:sz="0" w:space="0" w:color="auto"/>
          </w:divBdr>
        </w:div>
        <w:div w:id="131482503">
          <w:marLeft w:val="480"/>
          <w:marRight w:val="0"/>
          <w:marTop w:val="0"/>
          <w:marBottom w:val="0"/>
          <w:divBdr>
            <w:top w:val="none" w:sz="0" w:space="0" w:color="auto"/>
            <w:left w:val="none" w:sz="0" w:space="0" w:color="auto"/>
            <w:bottom w:val="none" w:sz="0" w:space="0" w:color="auto"/>
            <w:right w:val="none" w:sz="0" w:space="0" w:color="auto"/>
          </w:divBdr>
        </w:div>
        <w:div w:id="134419279">
          <w:marLeft w:val="480"/>
          <w:marRight w:val="0"/>
          <w:marTop w:val="0"/>
          <w:marBottom w:val="0"/>
          <w:divBdr>
            <w:top w:val="none" w:sz="0" w:space="0" w:color="auto"/>
            <w:left w:val="none" w:sz="0" w:space="0" w:color="auto"/>
            <w:bottom w:val="none" w:sz="0" w:space="0" w:color="auto"/>
            <w:right w:val="none" w:sz="0" w:space="0" w:color="auto"/>
          </w:divBdr>
        </w:div>
        <w:div w:id="144129907">
          <w:marLeft w:val="480"/>
          <w:marRight w:val="0"/>
          <w:marTop w:val="0"/>
          <w:marBottom w:val="0"/>
          <w:divBdr>
            <w:top w:val="none" w:sz="0" w:space="0" w:color="auto"/>
            <w:left w:val="none" w:sz="0" w:space="0" w:color="auto"/>
            <w:bottom w:val="none" w:sz="0" w:space="0" w:color="auto"/>
            <w:right w:val="none" w:sz="0" w:space="0" w:color="auto"/>
          </w:divBdr>
        </w:div>
        <w:div w:id="165751902">
          <w:marLeft w:val="480"/>
          <w:marRight w:val="0"/>
          <w:marTop w:val="0"/>
          <w:marBottom w:val="0"/>
          <w:divBdr>
            <w:top w:val="none" w:sz="0" w:space="0" w:color="auto"/>
            <w:left w:val="none" w:sz="0" w:space="0" w:color="auto"/>
            <w:bottom w:val="none" w:sz="0" w:space="0" w:color="auto"/>
            <w:right w:val="none" w:sz="0" w:space="0" w:color="auto"/>
          </w:divBdr>
        </w:div>
        <w:div w:id="171141919">
          <w:marLeft w:val="480"/>
          <w:marRight w:val="0"/>
          <w:marTop w:val="0"/>
          <w:marBottom w:val="0"/>
          <w:divBdr>
            <w:top w:val="none" w:sz="0" w:space="0" w:color="auto"/>
            <w:left w:val="none" w:sz="0" w:space="0" w:color="auto"/>
            <w:bottom w:val="none" w:sz="0" w:space="0" w:color="auto"/>
            <w:right w:val="none" w:sz="0" w:space="0" w:color="auto"/>
          </w:divBdr>
        </w:div>
        <w:div w:id="182326274">
          <w:marLeft w:val="480"/>
          <w:marRight w:val="0"/>
          <w:marTop w:val="0"/>
          <w:marBottom w:val="0"/>
          <w:divBdr>
            <w:top w:val="none" w:sz="0" w:space="0" w:color="auto"/>
            <w:left w:val="none" w:sz="0" w:space="0" w:color="auto"/>
            <w:bottom w:val="none" w:sz="0" w:space="0" w:color="auto"/>
            <w:right w:val="none" w:sz="0" w:space="0" w:color="auto"/>
          </w:divBdr>
        </w:div>
        <w:div w:id="184684320">
          <w:marLeft w:val="480"/>
          <w:marRight w:val="0"/>
          <w:marTop w:val="0"/>
          <w:marBottom w:val="0"/>
          <w:divBdr>
            <w:top w:val="none" w:sz="0" w:space="0" w:color="auto"/>
            <w:left w:val="none" w:sz="0" w:space="0" w:color="auto"/>
            <w:bottom w:val="none" w:sz="0" w:space="0" w:color="auto"/>
            <w:right w:val="none" w:sz="0" w:space="0" w:color="auto"/>
          </w:divBdr>
        </w:div>
        <w:div w:id="226571860">
          <w:marLeft w:val="480"/>
          <w:marRight w:val="0"/>
          <w:marTop w:val="0"/>
          <w:marBottom w:val="0"/>
          <w:divBdr>
            <w:top w:val="none" w:sz="0" w:space="0" w:color="auto"/>
            <w:left w:val="none" w:sz="0" w:space="0" w:color="auto"/>
            <w:bottom w:val="none" w:sz="0" w:space="0" w:color="auto"/>
            <w:right w:val="none" w:sz="0" w:space="0" w:color="auto"/>
          </w:divBdr>
        </w:div>
        <w:div w:id="255677430">
          <w:marLeft w:val="480"/>
          <w:marRight w:val="0"/>
          <w:marTop w:val="0"/>
          <w:marBottom w:val="0"/>
          <w:divBdr>
            <w:top w:val="none" w:sz="0" w:space="0" w:color="auto"/>
            <w:left w:val="none" w:sz="0" w:space="0" w:color="auto"/>
            <w:bottom w:val="none" w:sz="0" w:space="0" w:color="auto"/>
            <w:right w:val="none" w:sz="0" w:space="0" w:color="auto"/>
          </w:divBdr>
        </w:div>
        <w:div w:id="301428086">
          <w:marLeft w:val="480"/>
          <w:marRight w:val="0"/>
          <w:marTop w:val="0"/>
          <w:marBottom w:val="0"/>
          <w:divBdr>
            <w:top w:val="none" w:sz="0" w:space="0" w:color="auto"/>
            <w:left w:val="none" w:sz="0" w:space="0" w:color="auto"/>
            <w:bottom w:val="none" w:sz="0" w:space="0" w:color="auto"/>
            <w:right w:val="none" w:sz="0" w:space="0" w:color="auto"/>
          </w:divBdr>
        </w:div>
        <w:div w:id="330569327">
          <w:marLeft w:val="480"/>
          <w:marRight w:val="0"/>
          <w:marTop w:val="0"/>
          <w:marBottom w:val="0"/>
          <w:divBdr>
            <w:top w:val="none" w:sz="0" w:space="0" w:color="auto"/>
            <w:left w:val="none" w:sz="0" w:space="0" w:color="auto"/>
            <w:bottom w:val="none" w:sz="0" w:space="0" w:color="auto"/>
            <w:right w:val="none" w:sz="0" w:space="0" w:color="auto"/>
          </w:divBdr>
        </w:div>
        <w:div w:id="358236214">
          <w:marLeft w:val="480"/>
          <w:marRight w:val="0"/>
          <w:marTop w:val="0"/>
          <w:marBottom w:val="0"/>
          <w:divBdr>
            <w:top w:val="none" w:sz="0" w:space="0" w:color="auto"/>
            <w:left w:val="none" w:sz="0" w:space="0" w:color="auto"/>
            <w:bottom w:val="none" w:sz="0" w:space="0" w:color="auto"/>
            <w:right w:val="none" w:sz="0" w:space="0" w:color="auto"/>
          </w:divBdr>
        </w:div>
        <w:div w:id="382994675">
          <w:marLeft w:val="480"/>
          <w:marRight w:val="0"/>
          <w:marTop w:val="0"/>
          <w:marBottom w:val="0"/>
          <w:divBdr>
            <w:top w:val="none" w:sz="0" w:space="0" w:color="auto"/>
            <w:left w:val="none" w:sz="0" w:space="0" w:color="auto"/>
            <w:bottom w:val="none" w:sz="0" w:space="0" w:color="auto"/>
            <w:right w:val="none" w:sz="0" w:space="0" w:color="auto"/>
          </w:divBdr>
        </w:div>
        <w:div w:id="385299940">
          <w:marLeft w:val="480"/>
          <w:marRight w:val="0"/>
          <w:marTop w:val="0"/>
          <w:marBottom w:val="0"/>
          <w:divBdr>
            <w:top w:val="none" w:sz="0" w:space="0" w:color="auto"/>
            <w:left w:val="none" w:sz="0" w:space="0" w:color="auto"/>
            <w:bottom w:val="none" w:sz="0" w:space="0" w:color="auto"/>
            <w:right w:val="none" w:sz="0" w:space="0" w:color="auto"/>
          </w:divBdr>
        </w:div>
        <w:div w:id="388722411">
          <w:marLeft w:val="480"/>
          <w:marRight w:val="0"/>
          <w:marTop w:val="0"/>
          <w:marBottom w:val="0"/>
          <w:divBdr>
            <w:top w:val="none" w:sz="0" w:space="0" w:color="auto"/>
            <w:left w:val="none" w:sz="0" w:space="0" w:color="auto"/>
            <w:bottom w:val="none" w:sz="0" w:space="0" w:color="auto"/>
            <w:right w:val="none" w:sz="0" w:space="0" w:color="auto"/>
          </w:divBdr>
        </w:div>
        <w:div w:id="398137206">
          <w:marLeft w:val="480"/>
          <w:marRight w:val="0"/>
          <w:marTop w:val="0"/>
          <w:marBottom w:val="0"/>
          <w:divBdr>
            <w:top w:val="none" w:sz="0" w:space="0" w:color="auto"/>
            <w:left w:val="none" w:sz="0" w:space="0" w:color="auto"/>
            <w:bottom w:val="none" w:sz="0" w:space="0" w:color="auto"/>
            <w:right w:val="none" w:sz="0" w:space="0" w:color="auto"/>
          </w:divBdr>
        </w:div>
        <w:div w:id="421679477">
          <w:marLeft w:val="480"/>
          <w:marRight w:val="0"/>
          <w:marTop w:val="0"/>
          <w:marBottom w:val="0"/>
          <w:divBdr>
            <w:top w:val="none" w:sz="0" w:space="0" w:color="auto"/>
            <w:left w:val="none" w:sz="0" w:space="0" w:color="auto"/>
            <w:bottom w:val="none" w:sz="0" w:space="0" w:color="auto"/>
            <w:right w:val="none" w:sz="0" w:space="0" w:color="auto"/>
          </w:divBdr>
        </w:div>
        <w:div w:id="435566614">
          <w:marLeft w:val="480"/>
          <w:marRight w:val="0"/>
          <w:marTop w:val="0"/>
          <w:marBottom w:val="0"/>
          <w:divBdr>
            <w:top w:val="none" w:sz="0" w:space="0" w:color="auto"/>
            <w:left w:val="none" w:sz="0" w:space="0" w:color="auto"/>
            <w:bottom w:val="none" w:sz="0" w:space="0" w:color="auto"/>
            <w:right w:val="none" w:sz="0" w:space="0" w:color="auto"/>
          </w:divBdr>
        </w:div>
        <w:div w:id="445466417">
          <w:marLeft w:val="480"/>
          <w:marRight w:val="0"/>
          <w:marTop w:val="0"/>
          <w:marBottom w:val="0"/>
          <w:divBdr>
            <w:top w:val="none" w:sz="0" w:space="0" w:color="auto"/>
            <w:left w:val="none" w:sz="0" w:space="0" w:color="auto"/>
            <w:bottom w:val="none" w:sz="0" w:space="0" w:color="auto"/>
            <w:right w:val="none" w:sz="0" w:space="0" w:color="auto"/>
          </w:divBdr>
        </w:div>
        <w:div w:id="476605821">
          <w:marLeft w:val="480"/>
          <w:marRight w:val="0"/>
          <w:marTop w:val="0"/>
          <w:marBottom w:val="0"/>
          <w:divBdr>
            <w:top w:val="none" w:sz="0" w:space="0" w:color="auto"/>
            <w:left w:val="none" w:sz="0" w:space="0" w:color="auto"/>
            <w:bottom w:val="none" w:sz="0" w:space="0" w:color="auto"/>
            <w:right w:val="none" w:sz="0" w:space="0" w:color="auto"/>
          </w:divBdr>
        </w:div>
        <w:div w:id="478376421">
          <w:marLeft w:val="480"/>
          <w:marRight w:val="0"/>
          <w:marTop w:val="0"/>
          <w:marBottom w:val="0"/>
          <w:divBdr>
            <w:top w:val="none" w:sz="0" w:space="0" w:color="auto"/>
            <w:left w:val="none" w:sz="0" w:space="0" w:color="auto"/>
            <w:bottom w:val="none" w:sz="0" w:space="0" w:color="auto"/>
            <w:right w:val="none" w:sz="0" w:space="0" w:color="auto"/>
          </w:divBdr>
        </w:div>
        <w:div w:id="480997375">
          <w:marLeft w:val="480"/>
          <w:marRight w:val="0"/>
          <w:marTop w:val="0"/>
          <w:marBottom w:val="0"/>
          <w:divBdr>
            <w:top w:val="none" w:sz="0" w:space="0" w:color="auto"/>
            <w:left w:val="none" w:sz="0" w:space="0" w:color="auto"/>
            <w:bottom w:val="none" w:sz="0" w:space="0" w:color="auto"/>
            <w:right w:val="none" w:sz="0" w:space="0" w:color="auto"/>
          </w:divBdr>
        </w:div>
        <w:div w:id="512455261">
          <w:marLeft w:val="480"/>
          <w:marRight w:val="0"/>
          <w:marTop w:val="0"/>
          <w:marBottom w:val="0"/>
          <w:divBdr>
            <w:top w:val="none" w:sz="0" w:space="0" w:color="auto"/>
            <w:left w:val="none" w:sz="0" w:space="0" w:color="auto"/>
            <w:bottom w:val="none" w:sz="0" w:space="0" w:color="auto"/>
            <w:right w:val="none" w:sz="0" w:space="0" w:color="auto"/>
          </w:divBdr>
        </w:div>
        <w:div w:id="538319808">
          <w:marLeft w:val="480"/>
          <w:marRight w:val="0"/>
          <w:marTop w:val="0"/>
          <w:marBottom w:val="0"/>
          <w:divBdr>
            <w:top w:val="none" w:sz="0" w:space="0" w:color="auto"/>
            <w:left w:val="none" w:sz="0" w:space="0" w:color="auto"/>
            <w:bottom w:val="none" w:sz="0" w:space="0" w:color="auto"/>
            <w:right w:val="none" w:sz="0" w:space="0" w:color="auto"/>
          </w:divBdr>
        </w:div>
        <w:div w:id="553202008">
          <w:marLeft w:val="480"/>
          <w:marRight w:val="0"/>
          <w:marTop w:val="0"/>
          <w:marBottom w:val="0"/>
          <w:divBdr>
            <w:top w:val="none" w:sz="0" w:space="0" w:color="auto"/>
            <w:left w:val="none" w:sz="0" w:space="0" w:color="auto"/>
            <w:bottom w:val="none" w:sz="0" w:space="0" w:color="auto"/>
            <w:right w:val="none" w:sz="0" w:space="0" w:color="auto"/>
          </w:divBdr>
        </w:div>
        <w:div w:id="571283176">
          <w:marLeft w:val="480"/>
          <w:marRight w:val="0"/>
          <w:marTop w:val="0"/>
          <w:marBottom w:val="0"/>
          <w:divBdr>
            <w:top w:val="none" w:sz="0" w:space="0" w:color="auto"/>
            <w:left w:val="none" w:sz="0" w:space="0" w:color="auto"/>
            <w:bottom w:val="none" w:sz="0" w:space="0" w:color="auto"/>
            <w:right w:val="none" w:sz="0" w:space="0" w:color="auto"/>
          </w:divBdr>
        </w:div>
        <w:div w:id="605237143">
          <w:marLeft w:val="480"/>
          <w:marRight w:val="0"/>
          <w:marTop w:val="0"/>
          <w:marBottom w:val="0"/>
          <w:divBdr>
            <w:top w:val="none" w:sz="0" w:space="0" w:color="auto"/>
            <w:left w:val="none" w:sz="0" w:space="0" w:color="auto"/>
            <w:bottom w:val="none" w:sz="0" w:space="0" w:color="auto"/>
            <w:right w:val="none" w:sz="0" w:space="0" w:color="auto"/>
          </w:divBdr>
        </w:div>
        <w:div w:id="670985361">
          <w:marLeft w:val="480"/>
          <w:marRight w:val="0"/>
          <w:marTop w:val="0"/>
          <w:marBottom w:val="0"/>
          <w:divBdr>
            <w:top w:val="none" w:sz="0" w:space="0" w:color="auto"/>
            <w:left w:val="none" w:sz="0" w:space="0" w:color="auto"/>
            <w:bottom w:val="none" w:sz="0" w:space="0" w:color="auto"/>
            <w:right w:val="none" w:sz="0" w:space="0" w:color="auto"/>
          </w:divBdr>
        </w:div>
        <w:div w:id="748886146">
          <w:marLeft w:val="480"/>
          <w:marRight w:val="0"/>
          <w:marTop w:val="0"/>
          <w:marBottom w:val="0"/>
          <w:divBdr>
            <w:top w:val="none" w:sz="0" w:space="0" w:color="auto"/>
            <w:left w:val="none" w:sz="0" w:space="0" w:color="auto"/>
            <w:bottom w:val="none" w:sz="0" w:space="0" w:color="auto"/>
            <w:right w:val="none" w:sz="0" w:space="0" w:color="auto"/>
          </w:divBdr>
        </w:div>
        <w:div w:id="790050056">
          <w:marLeft w:val="480"/>
          <w:marRight w:val="0"/>
          <w:marTop w:val="0"/>
          <w:marBottom w:val="0"/>
          <w:divBdr>
            <w:top w:val="none" w:sz="0" w:space="0" w:color="auto"/>
            <w:left w:val="none" w:sz="0" w:space="0" w:color="auto"/>
            <w:bottom w:val="none" w:sz="0" w:space="0" w:color="auto"/>
            <w:right w:val="none" w:sz="0" w:space="0" w:color="auto"/>
          </w:divBdr>
        </w:div>
        <w:div w:id="796488035">
          <w:marLeft w:val="480"/>
          <w:marRight w:val="0"/>
          <w:marTop w:val="0"/>
          <w:marBottom w:val="0"/>
          <w:divBdr>
            <w:top w:val="none" w:sz="0" w:space="0" w:color="auto"/>
            <w:left w:val="none" w:sz="0" w:space="0" w:color="auto"/>
            <w:bottom w:val="none" w:sz="0" w:space="0" w:color="auto"/>
            <w:right w:val="none" w:sz="0" w:space="0" w:color="auto"/>
          </w:divBdr>
        </w:div>
        <w:div w:id="799802541">
          <w:marLeft w:val="480"/>
          <w:marRight w:val="0"/>
          <w:marTop w:val="0"/>
          <w:marBottom w:val="0"/>
          <w:divBdr>
            <w:top w:val="none" w:sz="0" w:space="0" w:color="auto"/>
            <w:left w:val="none" w:sz="0" w:space="0" w:color="auto"/>
            <w:bottom w:val="none" w:sz="0" w:space="0" w:color="auto"/>
            <w:right w:val="none" w:sz="0" w:space="0" w:color="auto"/>
          </w:divBdr>
        </w:div>
        <w:div w:id="803934922">
          <w:marLeft w:val="480"/>
          <w:marRight w:val="0"/>
          <w:marTop w:val="0"/>
          <w:marBottom w:val="0"/>
          <w:divBdr>
            <w:top w:val="none" w:sz="0" w:space="0" w:color="auto"/>
            <w:left w:val="none" w:sz="0" w:space="0" w:color="auto"/>
            <w:bottom w:val="none" w:sz="0" w:space="0" w:color="auto"/>
            <w:right w:val="none" w:sz="0" w:space="0" w:color="auto"/>
          </w:divBdr>
        </w:div>
        <w:div w:id="805240993">
          <w:marLeft w:val="480"/>
          <w:marRight w:val="0"/>
          <w:marTop w:val="0"/>
          <w:marBottom w:val="0"/>
          <w:divBdr>
            <w:top w:val="none" w:sz="0" w:space="0" w:color="auto"/>
            <w:left w:val="none" w:sz="0" w:space="0" w:color="auto"/>
            <w:bottom w:val="none" w:sz="0" w:space="0" w:color="auto"/>
            <w:right w:val="none" w:sz="0" w:space="0" w:color="auto"/>
          </w:divBdr>
        </w:div>
        <w:div w:id="809832077">
          <w:marLeft w:val="480"/>
          <w:marRight w:val="0"/>
          <w:marTop w:val="0"/>
          <w:marBottom w:val="0"/>
          <w:divBdr>
            <w:top w:val="none" w:sz="0" w:space="0" w:color="auto"/>
            <w:left w:val="none" w:sz="0" w:space="0" w:color="auto"/>
            <w:bottom w:val="none" w:sz="0" w:space="0" w:color="auto"/>
            <w:right w:val="none" w:sz="0" w:space="0" w:color="auto"/>
          </w:divBdr>
        </w:div>
        <w:div w:id="839661236">
          <w:marLeft w:val="480"/>
          <w:marRight w:val="0"/>
          <w:marTop w:val="0"/>
          <w:marBottom w:val="0"/>
          <w:divBdr>
            <w:top w:val="none" w:sz="0" w:space="0" w:color="auto"/>
            <w:left w:val="none" w:sz="0" w:space="0" w:color="auto"/>
            <w:bottom w:val="none" w:sz="0" w:space="0" w:color="auto"/>
            <w:right w:val="none" w:sz="0" w:space="0" w:color="auto"/>
          </w:divBdr>
        </w:div>
        <w:div w:id="889345656">
          <w:marLeft w:val="480"/>
          <w:marRight w:val="0"/>
          <w:marTop w:val="0"/>
          <w:marBottom w:val="0"/>
          <w:divBdr>
            <w:top w:val="none" w:sz="0" w:space="0" w:color="auto"/>
            <w:left w:val="none" w:sz="0" w:space="0" w:color="auto"/>
            <w:bottom w:val="none" w:sz="0" w:space="0" w:color="auto"/>
            <w:right w:val="none" w:sz="0" w:space="0" w:color="auto"/>
          </w:divBdr>
        </w:div>
        <w:div w:id="946497757">
          <w:marLeft w:val="480"/>
          <w:marRight w:val="0"/>
          <w:marTop w:val="0"/>
          <w:marBottom w:val="0"/>
          <w:divBdr>
            <w:top w:val="none" w:sz="0" w:space="0" w:color="auto"/>
            <w:left w:val="none" w:sz="0" w:space="0" w:color="auto"/>
            <w:bottom w:val="none" w:sz="0" w:space="0" w:color="auto"/>
            <w:right w:val="none" w:sz="0" w:space="0" w:color="auto"/>
          </w:divBdr>
        </w:div>
        <w:div w:id="948389551">
          <w:marLeft w:val="480"/>
          <w:marRight w:val="0"/>
          <w:marTop w:val="0"/>
          <w:marBottom w:val="0"/>
          <w:divBdr>
            <w:top w:val="none" w:sz="0" w:space="0" w:color="auto"/>
            <w:left w:val="none" w:sz="0" w:space="0" w:color="auto"/>
            <w:bottom w:val="none" w:sz="0" w:space="0" w:color="auto"/>
            <w:right w:val="none" w:sz="0" w:space="0" w:color="auto"/>
          </w:divBdr>
        </w:div>
        <w:div w:id="978075772">
          <w:marLeft w:val="480"/>
          <w:marRight w:val="0"/>
          <w:marTop w:val="0"/>
          <w:marBottom w:val="0"/>
          <w:divBdr>
            <w:top w:val="none" w:sz="0" w:space="0" w:color="auto"/>
            <w:left w:val="none" w:sz="0" w:space="0" w:color="auto"/>
            <w:bottom w:val="none" w:sz="0" w:space="0" w:color="auto"/>
            <w:right w:val="none" w:sz="0" w:space="0" w:color="auto"/>
          </w:divBdr>
        </w:div>
        <w:div w:id="981739730">
          <w:marLeft w:val="480"/>
          <w:marRight w:val="0"/>
          <w:marTop w:val="0"/>
          <w:marBottom w:val="0"/>
          <w:divBdr>
            <w:top w:val="none" w:sz="0" w:space="0" w:color="auto"/>
            <w:left w:val="none" w:sz="0" w:space="0" w:color="auto"/>
            <w:bottom w:val="none" w:sz="0" w:space="0" w:color="auto"/>
            <w:right w:val="none" w:sz="0" w:space="0" w:color="auto"/>
          </w:divBdr>
        </w:div>
        <w:div w:id="989603291">
          <w:marLeft w:val="480"/>
          <w:marRight w:val="0"/>
          <w:marTop w:val="0"/>
          <w:marBottom w:val="0"/>
          <w:divBdr>
            <w:top w:val="none" w:sz="0" w:space="0" w:color="auto"/>
            <w:left w:val="none" w:sz="0" w:space="0" w:color="auto"/>
            <w:bottom w:val="none" w:sz="0" w:space="0" w:color="auto"/>
            <w:right w:val="none" w:sz="0" w:space="0" w:color="auto"/>
          </w:divBdr>
        </w:div>
        <w:div w:id="993023848">
          <w:marLeft w:val="480"/>
          <w:marRight w:val="0"/>
          <w:marTop w:val="0"/>
          <w:marBottom w:val="0"/>
          <w:divBdr>
            <w:top w:val="none" w:sz="0" w:space="0" w:color="auto"/>
            <w:left w:val="none" w:sz="0" w:space="0" w:color="auto"/>
            <w:bottom w:val="none" w:sz="0" w:space="0" w:color="auto"/>
            <w:right w:val="none" w:sz="0" w:space="0" w:color="auto"/>
          </w:divBdr>
        </w:div>
        <w:div w:id="995691439">
          <w:marLeft w:val="480"/>
          <w:marRight w:val="0"/>
          <w:marTop w:val="0"/>
          <w:marBottom w:val="0"/>
          <w:divBdr>
            <w:top w:val="none" w:sz="0" w:space="0" w:color="auto"/>
            <w:left w:val="none" w:sz="0" w:space="0" w:color="auto"/>
            <w:bottom w:val="none" w:sz="0" w:space="0" w:color="auto"/>
            <w:right w:val="none" w:sz="0" w:space="0" w:color="auto"/>
          </w:divBdr>
        </w:div>
        <w:div w:id="997927337">
          <w:marLeft w:val="480"/>
          <w:marRight w:val="0"/>
          <w:marTop w:val="0"/>
          <w:marBottom w:val="0"/>
          <w:divBdr>
            <w:top w:val="none" w:sz="0" w:space="0" w:color="auto"/>
            <w:left w:val="none" w:sz="0" w:space="0" w:color="auto"/>
            <w:bottom w:val="none" w:sz="0" w:space="0" w:color="auto"/>
            <w:right w:val="none" w:sz="0" w:space="0" w:color="auto"/>
          </w:divBdr>
        </w:div>
      </w:divsChild>
    </w:div>
    <w:div w:id="281617906">
      <w:bodyDiv w:val="1"/>
      <w:marLeft w:val="0"/>
      <w:marRight w:val="0"/>
      <w:marTop w:val="0"/>
      <w:marBottom w:val="0"/>
      <w:divBdr>
        <w:top w:val="none" w:sz="0" w:space="0" w:color="auto"/>
        <w:left w:val="none" w:sz="0" w:space="0" w:color="auto"/>
        <w:bottom w:val="none" w:sz="0" w:space="0" w:color="auto"/>
        <w:right w:val="none" w:sz="0" w:space="0" w:color="auto"/>
      </w:divBdr>
    </w:div>
    <w:div w:id="281618353">
      <w:bodyDiv w:val="1"/>
      <w:marLeft w:val="0"/>
      <w:marRight w:val="0"/>
      <w:marTop w:val="0"/>
      <w:marBottom w:val="0"/>
      <w:divBdr>
        <w:top w:val="none" w:sz="0" w:space="0" w:color="auto"/>
        <w:left w:val="none" w:sz="0" w:space="0" w:color="auto"/>
        <w:bottom w:val="none" w:sz="0" w:space="0" w:color="auto"/>
        <w:right w:val="none" w:sz="0" w:space="0" w:color="auto"/>
      </w:divBdr>
    </w:div>
    <w:div w:id="281956911">
      <w:bodyDiv w:val="1"/>
      <w:marLeft w:val="0"/>
      <w:marRight w:val="0"/>
      <w:marTop w:val="0"/>
      <w:marBottom w:val="0"/>
      <w:divBdr>
        <w:top w:val="none" w:sz="0" w:space="0" w:color="auto"/>
        <w:left w:val="none" w:sz="0" w:space="0" w:color="auto"/>
        <w:bottom w:val="none" w:sz="0" w:space="0" w:color="auto"/>
        <w:right w:val="none" w:sz="0" w:space="0" w:color="auto"/>
      </w:divBdr>
    </w:div>
    <w:div w:id="282272780">
      <w:bodyDiv w:val="1"/>
      <w:marLeft w:val="0"/>
      <w:marRight w:val="0"/>
      <w:marTop w:val="0"/>
      <w:marBottom w:val="0"/>
      <w:divBdr>
        <w:top w:val="none" w:sz="0" w:space="0" w:color="auto"/>
        <w:left w:val="none" w:sz="0" w:space="0" w:color="auto"/>
        <w:bottom w:val="none" w:sz="0" w:space="0" w:color="auto"/>
        <w:right w:val="none" w:sz="0" w:space="0" w:color="auto"/>
      </w:divBdr>
    </w:div>
    <w:div w:id="282345997">
      <w:bodyDiv w:val="1"/>
      <w:marLeft w:val="0"/>
      <w:marRight w:val="0"/>
      <w:marTop w:val="0"/>
      <w:marBottom w:val="0"/>
      <w:divBdr>
        <w:top w:val="none" w:sz="0" w:space="0" w:color="auto"/>
        <w:left w:val="none" w:sz="0" w:space="0" w:color="auto"/>
        <w:bottom w:val="none" w:sz="0" w:space="0" w:color="auto"/>
        <w:right w:val="none" w:sz="0" w:space="0" w:color="auto"/>
      </w:divBdr>
    </w:div>
    <w:div w:id="282880834">
      <w:bodyDiv w:val="1"/>
      <w:marLeft w:val="0"/>
      <w:marRight w:val="0"/>
      <w:marTop w:val="0"/>
      <w:marBottom w:val="0"/>
      <w:divBdr>
        <w:top w:val="none" w:sz="0" w:space="0" w:color="auto"/>
        <w:left w:val="none" w:sz="0" w:space="0" w:color="auto"/>
        <w:bottom w:val="none" w:sz="0" w:space="0" w:color="auto"/>
        <w:right w:val="none" w:sz="0" w:space="0" w:color="auto"/>
      </w:divBdr>
    </w:div>
    <w:div w:id="283657626">
      <w:bodyDiv w:val="1"/>
      <w:marLeft w:val="0"/>
      <w:marRight w:val="0"/>
      <w:marTop w:val="0"/>
      <w:marBottom w:val="0"/>
      <w:divBdr>
        <w:top w:val="none" w:sz="0" w:space="0" w:color="auto"/>
        <w:left w:val="none" w:sz="0" w:space="0" w:color="auto"/>
        <w:bottom w:val="none" w:sz="0" w:space="0" w:color="auto"/>
        <w:right w:val="none" w:sz="0" w:space="0" w:color="auto"/>
      </w:divBdr>
    </w:div>
    <w:div w:id="283847532">
      <w:bodyDiv w:val="1"/>
      <w:marLeft w:val="0"/>
      <w:marRight w:val="0"/>
      <w:marTop w:val="0"/>
      <w:marBottom w:val="0"/>
      <w:divBdr>
        <w:top w:val="none" w:sz="0" w:space="0" w:color="auto"/>
        <w:left w:val="none" w:sz="0" w:space="0" w:color="auto"/>
        <w:bottom w:val="none" w:sz="0" w:space="0" w:color="auto"/>
        <w:right w:val="none" w:sz="0" w:space="0" w:color="auto"/>
      </w:divBdr>
    </w:div>
    <w:div w:id="283972171">
      <w:bodyDiv w:val="1"/>
      <w:marLeft w:val="0"/>
      <w:marRight w:val="0"/>
      <w:marTop w:val="0"/>
      <w:marBottom w:val="0"/>
      <w:divBdr>
        <w:top w:val="none" w:sz="0" w:space="0" w:color="auto"/>
        <w:left w:val="none" w:sz="0" w:space="0" w:color="auto"/>
        <w:bottom w:val="none" w:sz="0" w:space="0" w:color="auto"/>
        <w:right w:val="none" w:sz="0" w:space="0" w:color="auto"/>
      </w:divBdr>
      <w:divsChild>
        <w:div w:id="138887243">
          <w:marLeft w:val="480"/>
          <w:marRight w:val="0"/>
          <w:marTop w:val="0"/>
          <w:marBottom w:val="0"/>
          <w:divBdr>
            <w:top w:val="none" w:sz="0" w:space="0" w:color="auto"/>
            <w:left w:val="none" w:sz="0" w:space="0" w:color="auto"/>
            <w:bottom w:val="none" w:sz="0" w:space="0" w:color="auto"/>
            <w:right w:val="none" w:sz="0" w:space="0" w:color="auto"/>
          </w:divBdr>
        </w:div>
        <w:div w:id="170993902">
          <w:marLeft w:val="480"/>
          <w:marRight w:val="0"/>
          <w:marTop w:val="0"/>
          <w:marBottom w:val="0"/>
          <w:divBdr>
            <w:top w:val="none" w:sz="0" w:space="0" w:color="auto"/>
            <w:left w:val="none" w:sz="0" w:space="0" w:color="auto"/>
            <w:bottom w:val="none" w:sz="0" w:space="0" w:color="auto"/>
            <w:right w:val="none" w:sz="0" w:space="0" w:color="auto"/>
          </w:divBdr>
        </w:div>
        <w:div w:id="206725902">
          <w:marLeft w:val="480"/>
          <w:marRight w:val="0"/>
          <w:marTop w:val="0"/>
          <w:marBottom w:val="0"/>
          <w:divBdr>
            <w:top w:val="none" w:sz="0" w:space="0" w:color="auto"/>
            <w:left w:val="none" w:sz="0" w:space="0" w:color="auto"/>
            <w:bottom w:val="none" w:sz="0" w:space="0" w:color="auto"/>
            <w:right w:val="none" w:sz="0" w:space="0" w:color="auto"/>
          </w:divBdr>
        </w:div>
        <w:div w:id="234517567">
          <w:marLeft w:val="480"/>
          <w:marRight w:val="0"/>
          <w:marTop w:val="0"/>
          <w:marBottom w:val="0"/>
          <w:divBdr>
            <w:top w:val="none" w:sz="0" w:space="0" w:color="auto"/>
            <w:left w:val="none" w:sz="0" w:space="0" w:color="auto"/>
            <w:bottom w:val="none" w:sz="0" w:space="0" w:color="auto"/>
            <w:right w:val="none" w:sz="0" w:space="0" w:color="auto"/>
          </w:divBdr>
        </w:div>
        <w:div w:id="284973397">
          <w:marLeft w:val="480"/>
          <w:marRight w:val="0"/>
          <w:marTop w:val="0"/>
          <w:marBottom w:val="0"/>
          <w:divBdr>
            <w:top w:val="none" w:sz="0" w:space="0" w:color="auto"/>
            <w:left w:val="none" w:sz="0" w:space="0" w:color="auto"/>
            <w:bottom w:val="none" w:sz="0" w:space="0" w:color="auto"/>
            <w:right w:val="none" w:sz="0" w:space="0" w:color="auto"/>
          </w:divBdr>
        </w:div>
        <w:div w:id="345333091">
          <w:marLeft w:val="480"/>
          <w:marRight w:val="0"/>
          <w:marTop w:val="0"/>
          <w:marBottom w:val="0"/>
          <w:divBdr>
            <w:top w:val="none" w:sz="0" w:space="0" w:color="auto"/>
            <w:left w:val="none" w:sz="0" w:space="0" w:color="auto"/>
            <w:bottom w:val="none" w:sz="0" w:space="0" w:color="auto"/>
            <w:right w:val="none" w:sz="0" w:space="0" w:color="auto"/>
          </w:divBdr>
        </w:div>
        <w:div w:id="364212754">
          <w:marLeft w:val="480"/>
          <w:marRight w:val="0"/>
          <w:marTop w:val="0"/>
          <w:marBottom w:val="0"/>
          <w:divBdr>
            <w:top w:val="none" w:sz="0" w:space="0" w:color="auto"/>
            <w:left w:val="none" w:sz="0" w:space="0" w:color="auto"/>
            <w:bottom w:val="none" w:sz="0" w:space="0" w:color="auto"/>
            <w:right w:val="none" w:sz="0" w:space="0" w:color="auto"/>
          </w:divBdr>
        </w:div>
        <w:div w:id="393430164">
          <w:marLeft w:val="480"/>
          <w:marRight w:val="0"/>
          <w:marTop w:val="0"/>
          <w:marBottom w:val="0"/>
          <w:divBdr>
            <w:top w:val="none" w:sz="0" w:space="0" w:color="auto"/>
            <w:left w:val="none" w:sz="0" w:space="0" w:color="auto"/>
            <w:bottom w:val="none" w:sz="0" w:space="0" w:color="auto"/>
            <w:right w:val="none" w:sz="0" w:space="0" w:color="auto"/>
          </w:divBdr>
        </w:div>
        <w:div w:id="405151138">
          <w:marLeft w:val="480"/>
          <w:marRight w:val="0"/>
          <w:marTop w:val="0"/>
          <w:marBottom w:val="0"/>
          <w:divBdr>
            <w:top w:val="none" w:sz="0" w:space="0" w:color="auto"/>
            <w:left w:val="none" w:sz="0" w:space="0" w:color="auto"/>
            <w:bottom w:val="none" w:sz="0" w:space="0" w:color="auto"/>
            <w:right w:val="none" w:sz="0" w:space="0" w:color="auto"/>
          </w:divBdr>
        </w:div>
        <w:div w:id="450127463">
          <w:marLeft w:val="480"/>
          <w:marRight w:val="0"/>
          <w:marTop w:val="0"/>
          <w:marBottom w:val="0"/>
          <w:divBdr>
            <w:top w:val="none" w:sz="0" w:space="0" w:color="auto"/>
            <w:left w:val="none" w:sz="0" w:space="0" w:color="auto"/>
            <w:bottom w:val="none" w:sz="0" w:space="0" w:color="auto"/>
            <w:right w:val="none" w:sz="0" w:space="0" w:color="auto"/>
          </w:divBdr>
        </w:div>
        <w:div w:id="494731522">
          <w:marLeft w:val="480"/>
          <w:marRight w:val="0"/>
          <w:marTop w:val="0"/>
          <w:marBottom w:val="0"/>
          <w:divBdr>
            <w:top w:val="none" w:sz="0" w:space="0" w:color="auto"/>
            <w:left w:val="none" w:sz="0" w:space="0" w:color="auto"/>
            <w:bottom w:val="none" w:sz="0" w:space="0" w:color="auto"/>
            <w:right w:val="none" w:sz="0" w:space="0" w:color="auto"/>
          </w:divBdr>
        </w:div>
        <w:div w:id="570190781">
          <w:marLeft w:val="480"/>
          <w:marRight w:val="0"/>
          <w:marTop w:val="0"/>
          <w:marBottom w:val="0"/>
          <w:divBdr>
            <w:top w:val="none" w:sz="0" w:space="0" w:color="auto"/>
            <w:left w:val="none" w:sz="0" w:space="0" w:color="auto"/>
            <w:bottom w:val="none" w:sz="0" w:space="0" w:color="auto"/>
            <w:right w:val="none" w:sz="0" w:space="0" w:color="auto"/>
          </w:divBdr>
        </w:div>
        <w:div w:id="580679026">
          <w:marLeft w:val="480"/>
          <w:marRight w:val="0"/>
          <w:marTop w:val="0"/>
          <w:marBottom w:val="0"/>
          <w:divBdr>
            <w:top w:val="none" w:sz="0" w:space="0" w:color="auto"/>
            <w:left w:val="none" w:sz="0" w:space="0" w:color="auto"/>
            <w:bottom w:val="none" w:sz="0" w:space="0" w:color="auto"/>
            <w:right w:val="none" w:sz="0" w:space="0" w:color="auto"/>
          </w:divBdr>
        </w:div>
        <w:div w:id="583074471">
          <w:marLeft w:val="480"/>
          <w:marRight w:val="0"/>
          <w:marTop w:val="0"/>
          <w:marBottom w:val="0"/>
          <w:divBdr>
            <w:top w:val="none" w:sz="0" w:space="0" w:color="auto"/>
            <w:left w:val="none" w:sz="0" w:space="0" w:color="auto"/>
            <w:bottom w:val="none" w:sz="0" w:space="0" w:color="auto"/>
            <w:right w:val="none" w:sz="0" w:space="0" w:color="auto"/>
          </w:divBdr>
        </w:div>
        <w:div w:id="605114931">
          <w:marLeft w:val="480"/>
          <w:marRight w:val="0"/>
          <w:marTop w:val="0"/>
          <w:marBottom w:val="0"/>
          <w:divBdr>
            <w:top w:val="none" w:sz="0" w:space="0" w:color="auto"/>
            <w:left w:val="none" w:sz="0" w:space="0" w:color="auto"/>
            <w:bottom w:val="none" w:sz="0" w:space="0" w:color="auto"/>
            <w:right w:val="none" w:sz="0" w:space="0" w:color="auto"/>
          </w:divBdr>
        </w:div>
        <w:div w:id="609359652">
          <w:marLeft w:val="480"/>
          <w:marRight w:val="0"/>
          <w:marTop w:val="0"/>
          <w:marBottom w:val="0"/>
          <w:divBdr>
            <w:top w:val="none" w:sz="0" w:space="0" w:color="auto"/>
            <w:left w:val="none" w:sz="0" w:space="0" w:color="auto"/>
            <w:bottom w:val="none" w:sz="0" w:space="0" w:color="auto"/>
            <w:right w:val="none" w:sz="0" w:space="0" w:color="auto"/>
          </w:divBdr>
        </w:div>
        <w:div w:id="617223967">
          <w:marLeft w:val="480"/>
          <w:marRight w:val="0"/>
          <w:marTop w:val="0"/>
          <w:marBottom w:val="0"/>
          <w:divBdr>
            <w:top w:val="none" w:sz="0" w:space="0" w:color="auto"/>
            <w:left w:val="none" w:sz="0" w:space="0" w:color="auto"/>
            <w:bottom w:val="none" w:sz="0" w:space="0" w:color="auto"/>
            <w:right w:val="none" w:sz="0" w:space="0" w:color="auto"/>
          </w:divBdr>
        </w:div>
        <w:div w:id="637144957">
          <w:marLeft w:val="480"/>
          <w:marRight w:val="0"/>
          <w:marTop w:val="0"/>
          <w:marBottom w:val="0"/>
          <w:divBdr>
            <w:top w:val="none" w:sz="0" w:space="0" w:color="auto"/>
            <w:left w:val="none" w:sz="0" w:space="0" w:color="auto"/>
            <w:bottom w:val="none" w:sz="0" w:space="0" w:color="auto"/>
            <w:right w:val="none" w:sz="0" w:space="0" w:color="auto"/>
          </w:divBdr>
        </w:div>
        <w:div w:id="653408951">
          <w:marLeft w:val="480"/>
          <w:marRight w:val="0"/>
          <w:marTop w:val="0"/>
          <w:marBottom w:val="0"/>
          <w:divBdr>
            <w:top w:val="none" w:sz="0" w:space="0" w:color="auto"/>
            <w:left w:val="none" w:sz="0" w:space="0" w:color="auto"/>
            <w:bottom w:val="none" w:sz="0" w:space="0" w:color="auto"/>
            <w:right w:val="none" w:sz="0" w:space="0" w:color="auto"/>
          </w:divBdr>
        </w:div>
        <w:div w:id="661813144">
          <w:marLeft w:val="480"/>
          <w:marRight w:val="0"/>
          <w:marTop w:val="0"/>
          <w:marBottom w:val="0"/>
          <w:divBdr>
            <w:top w:val="none" w:sz="0" w:space="0" w:color="auto"/>
            <w:left w:val="none" w:sz="0" w:space="0" w:color="auto"/>
            <w:bottom w:val="none" w:sz="0" w:space="0" w:color="auto"/>
            <w:right w:val="none" w:sz="0" w:space="0" w:color="auto"/>
          </w:divBdr>
        </w:div>
        <w:div w:id="700400352">
          <w:marLeft w:val="480"/>
          <w:marRight w:val="0"/>
          <w:marTop w:val="0"/>
          <w:marBottom w:val="0"/>
          <w:divBdr>
            <w:top w:val="none" w:sz="0" w:space="0" w:color="auto"/>
            <w:left w:val="none" w:sz="0" w:space="0" w:color="auto"/>
            <w:bottom w:val="none" w:sz="0" w:space="0" w:color="auto"/>
            <w:right w:val="none" w:sz="0" w:space="0" w:color="auto"/>
          </w:divBdr>
        </w:div>
        <w:div w:id="707492932">
          <w:marLeft w:val="480"/>
          <w:marRight w:val="0"/>
          <w:marTop w:val="0"/>
          <w:marBottom w:val="0"/>
          <w:divBdr>
            <w:top w:val="none" w:sz="0" w:space="0" w:color="auto"/>
            <w:left w:val="none" w:sz="0" w:space="0" w:color="auto"/>
            <w:bottom w:val="none" w:sz="0" w:space="0" w:color="auto"/>
            <w:right w:val="none" w:sz="0" w:space="0" w:color="auto"/>
          </w:divBdr>
        </w:div>
        <w:div w:id="710611697">
          <w:marLeft w:val="480"/>
          <w:marRight w:val="0"/>
          <w:marTop w:val="0"/>
          <w:marBottom w:val="0"/>
          <w:divBdr>
            <w:top w:val="none" w:sz="0" w:space="0" w:color="auto"/>
            <w:left w:val="none" w:sz="0" w:space="0" w:color="auto"/>
            <w:bottom w:val="none" w:sz="0" w:space="0" w:color="auto"/>
            <w:right w:val="none" w:sz="0" w:space="0" w:color="auto"/>
          </w:divBdr>
        </w:div>
        <w:div w:id="776868039">
          <w:marLeft w:val="480"/>
          <w:marRight w:val="0"/>
          <w:marTop w:val="0"/>
          <w:marBottom w:val="0"/>
          <w:divBdr>
            <w:top w:val="none" w:sz="0" w:space="0" w:color="auto"/>
            <w:left w:val="none" w:sz="0" w:space="0" w:color="auto"/>
            <w:bottom w:val="none" w:sz="0" w:space="0" w:color="auto"/>
            <w:right w:val="none" w:sz="0" w:space="0" w:color="auto"/>
          </w:divBdr>
        </w:div>
        <w:div w:id="789200887">
          <w:marLeft w:val="480"/>
          <w:marRight w:val="0"/>
          <w:marTop w:val="0"/>
          <w:marBottom w:val="0"/>
          <w:divBdr>
            <w:top w:val="none" w:sz="0" w:space="0" w:color="auto"/>
            <w:left w:val="none" w:sz="0" w:space="0" w:color="auto"/>
            <w:bottom w:val="none" w:sz="0" w:space="0" w:color="auto"/>
            <w:right w:val="none" w:sz="0" w:space="0" w:color="auto"/>
          </w:divBdr>
        </w:div>
        <w:div w:id="813061112">
          <w:marLeft w:val="480"/>
          <w:marRight w:val="0"/>
          <w:marTop w:val="0"/>
          <w:marBottom w:val="0"/>
          <w:divBdr>
            <w:top w:val="none" w:sz="0" w:space="0" w:color="auto"/>
            <w:left w:val="none" w:sz="0" w:space="0" w:color="auto"/>
            <w:bottom w:val="none" w:sz="0" w:space="0" w:color="auto"/>
            <w:right w:val="none" w:sz="0" w:space="0" w:color="auto"/>
          </w:divBdr>
        </w:div>
        <w:div w:id="863832335">
          <w:marLeft w:val="480"/>
          <w:marRight w:val="0"/>
          <w:marTop w:val="0"/>
          <w:marBottom w:val="0"/>
          <w:divBdr>
            <w:top w:val="none" w:sz="0" w:space="0" w:color="auto"/>
            <w:left w:val="none" w:sz="0" w:space="0" w:color="auto"/>
            <w:bottom w:val="none" w:sz="0" w:space="0" w:color="auto"/>
            <w:right w:val="none" w:sz="0" w:space="0" w:color="auto"/>
          </w:divBdr>
        </w:div>
        <w:div w:id="890577289">
          <w:marLeft w:val="480"/>
          <w:marRight w:val="0"/>
          <w:marTop w:val="0"/>
          <w:marBottom w:val="0"/>
          <w:divBdr>
            <w:top w:val="none" w:sz="0" w:space="0" w:color="auto"/>
            <w:left w:val="none" w:sz="0" w:space="0" w:color="auto"/>
            <w:bottom w:val="none" w:sz="0" w:space="0" w:color="auto"/>
            <w:right w:val="none" w:sz="0" w:space="0" w:color="auto"/>
          </w:divBdr>
        </w:div>
        <w:div w:id="896546464">
          <w:marLeft w:val="480"/>
          <w:marRight w:val="0"/>
          <w:marTop w:val="0"/>
          <w:marBottom w:val="0"/>
          <w:divBdr>
            <w:top w:val="none" w:sz="0" w:space="0" w:color="auto"/>
            <w:left w:val="none" w:sz="0" w:space="0" w:color="auto"/>
            <w:bottom w:val="none" w:sz="0" w:space="0" w:color="auto"/>
            <w:right w:val="none" w:sz="0" w:space="0" w:color="auto"/>
          </w:divBdr>
        </w:div>
        <w:div w:id="919287546">
          <w:marLeft w:val="480"/>
          <w:marRight w:val="0"/>
          <w:marTop w:val="0"/>
          <w:marBottom w:val="0"/>
          <w:divBdr>
            <w:top w:val="none" w:sz="0" w:space="0" w:color="auto"/>
            <w:left w:val="none" w:sz="0" w:space="0" w:color="auto"/>
            <w:bottom w:val="none" w:sz="0" w:space="0" w:color="auto"/>
            <w:right w:val="none" w:sz="0" w:space="0" w:color="auto"/>
          </w:divBdr>
        </w:div>
      </w:divsChild>
    </w:div>
    <w:div w:id="284192378">
      <w:bodyDiv w:val="1"/>
      <w:marLeft w:val="0"/>
      <w:marRight w:val="0"/>
      <w:marTop w:val="0"/>
      <w:marBottom w:val="0"/>
      <w:divBdr>
        <w:top w:val="none" w:sz="0" w:space="0" w:color="auto"/>
        <w:left w:val="none" w:sz="0" w:space="0" w:color="auto"/>
        <w:bottom w:val="none" w:sz="0" w:space="0" w:color="auto"/>
        <w:right w:val="none" w:sz="0" w:space="0" w:color="auto"/>
      </w:divBdr>
    </w:div>
    <w:div w:id="284194484">
      <w:bodyDiv w:val="1"/>
      <w:marLeft w:val="0"/>
      <w:marRight w:val="0"/>
      <w:marTop w:val="0"/>
      <w:marBottom w:val="0"/>
      <w:divBdr>
        <w:top w:val="none" w:sz="0" w:space="0" w:color="auto"/>
        <w:left w:val="none" w:sz="0" w:space="0" w:color="auto"/>
        <w:bottom w:val="none" w:sz="0" w:space="0" w:color="auto"/>
        <w:right w:val="none" w:sz="0" w:space="0" w:color="auto"/>
      </w:divBdr>
      <w:divsChild>
        <w:div w:id="62875708">
          <w:marLeft w:val="480"/>
          <w:marRight w:val="0"/>
          <w:marTop w:val="0"/>
          <w:marBottom w:val="0"/>
          <w:divBdr>
            <w:top w:val="none" w:sz="0" w:space="0" w:color="auto"/>
            <w:left w:val="none" w:sz="0" w:space="0" w:color="auto"/>
            <w:bottom w:val="none" w:sz="0" w:space="0" w:color="auto"/>
            <w:right w:val="none" w:sz="0" w:space="0" w:color="auto"/>
          </w:divBdr>
        </w:div>
        <w:div w:id="62915773">
          <w:marLeft w:val="480"/>
          <w:marRight w:val="0"/>
          <w:marTop w:val="0"/>
          <w:marBottom w:val="0"/>
          <w:divBdr>
            <w:top w:val="none" w:sz="0" w:space="0" w:color="auto"/>
            <w:left w:val="none" w:sz="0" w:space="0" w:color="auto"/>
            <w:bottom w:val="none" w:sz="0" w:space="0" w:color="auto"/>
            <w:right w:val="none" w:sz="0" w:space="0" w:color="auto"/>
          </w:divBdr>
        </w:div>
        <w:div w:id="63339885">
          <w:marLeft w:val="480"/>
          <w:marRight w:val="0"/>
          <w:marTop w:val="0"/>
          <w:marBottom w:val="0"/>
          <w:divBdr>
            <w:top w:val="none" w:sz="0" w:space="0" w:color="auto"/>
            <w:left w:val="none" w:sz="0" w:space="0" w:color="auto"/>
            <w:bottom w:val="none" w:sz="0" w:space="0" w:color="auto"/>
            <w:right w:val="none" w:sz="0" w:space="0" w:color="auto"/>
          </w:divBdr>
        </w:div>
        <w:div w:id="107284675">
          <w:marLeft w:val="480"/>
          <w:marRight w:val="0"/>
          <w:marTop w:val="0"/>
          <w:marBottom w:val="0"/>
          <w:divBdr>
            <w:top w:val="none" w:sz="0" w:space="0" w:color="auto"/>
            <w:left w:val="none" w:sz="0" w:space="0" w:color="auto"/>
            <w:bottom w:val="none" w:sz="0" w:space="0" w:color="auto"/>
            <w:right w:val="none" w:sz="0" w:space="0" w:color="auto"/>
          </w:divBdr>
        </w:div>
        <w:div w:id="158621851">
          <w:marLeft w:val="480"/>
          <w:marRight w:val="0"/>
          <w:marTop w:val="0"/>
          <w:marBottom w:val="0"/>
          <w:divBdr>
            <w:top w:val="none" w:sz="0" w:space="0" w:color="auto"/>
            <w:left w:val="none" w:sz="0" w:space="0" w:color="auto"/>
            <w:bottom w:val="none" w:sz="0" w:space="0" w:color="auto"/>
            <w:right w:val="none" w:sz="0" w:space="0" w:color="auto"/>
          </w:divBdr>
        </w:div>
        <w:div w:id="161169750">
          <w:marLeft w:val="480"/>
          <w:marRight w:val="0"/>
          <w:marTop w:val="0"/>
          <w:marBottom w:val="0"/>
          <w:divBdr>
            <w:top w:val="none" w:sz="0" w:space="0" w:color="auto"/>
            <w:left w:val="none" w:sz="0" w:space="0" w:color="auto"/>
            <w:bottom w:val="none" w:sz="0" w:space="0" w:color="auto"/>
            <w:right w:val="none" w:sz="0" w:space="0" w:color="auto"/>
          </w:divBdr>
        </w:div>
        <w:div w:id="236674438">
          <w:marLeft w:val="480"/>
          <w:marRight w:val="0"/>
          <w:marTop w:val="0"/>
          <w:marBottom w:val="0"/>
          <w:divBdr>
            <w:top w:val="none" w:sz="0" w:space="0" w:color="auto"/>
            <w:left w:val="none" w:sz="0" w:space="0" w:color="auto"/>
            <w:bottom w:val="none" w:sz="0" w:space="0" w:color="auto"/>
            <w:right w:val="none" w:sz="0" w:space="0" w:color="auto"/>
          </w:divBdr>
        </w:div>
        <w:div w:id="272249773">
          <w:marLeft w:val="480"/>
          <w:marRight w:val="0"/>
          <w:marTop w:val="0"/>
          <w:marBottom w:val="0"/>
          <w:divBdr>
            <w:top w:val="none" w:sz="0" w:space="0" w:color="auto"/>
            <w:left w:val="none" w:sz="0" w:space="0" w:color="auto"/>
            <w:bottom w:val="none" w:sz="0" w:space="0" w:color="auto"/>
            <w:right w:val="none" w:sz="0" w:space="0" w:color="auto"/>
          </w:divBdr>
        </w:div>
        <w:div w:id="327245684">
          <w:marLeft w:val="480"/>
          <w:marRight w:val="0"/>
          <w:marTop w:val="0"/>
          <w:marBottom w:val="0"/>
          <w:divBdr>
            <w:top w:val="none" w:sz="0" w:space="0" w:color="auto"/>
            <w:left w:val="none" w:sz="0" w:space="0" w:color="auto"/>
            <w:bottom w:val="none" w:sz="0" w:space="0" w:color="auto"/>
            <w:right w:val="none" w:sz="0" w:space="0" w:color="auto"/>
          </w:divBdr>
        </w:div>
        <w:div w:id="373968037">
          <w:marLeft w:val="480"/>
          <w:marRight w:val="0"/>
          <w:marTop w:val="0"/>
          <w:marBottom w:val="0"/>
          <w:divBdr>
            <w:top w:val="none" w:sz="0" w:space="0" w:color="auto"/>
            <w:left w:val="none" w:sz="0" w:space="0" w:color="auto"/>
            <w:bottom w:val="none" w:sz="0" w:space="0" w:color="auto"/>
            <w:right w:val="none" w:sz="0" w:space="0" w:color="auto"/>
          </w:divBdr>
        </w:div>
        <w:div w:id="448624669">
          <w:marLeft w:val="480"/>
          <w:marRight w:val="0"/>
          <w:marTop w:val="0"/>
          <w:marBottom w:val="0"/>
          <w:divBdr>
            <w:top w:val="none" w:sz="0" w:space="0" w:color="auto"/>
            <w:left w:val="none" w:sz="0" w:space="0" w:color="auto"/>
            <w:bottom w:val="none" w:sz="0" w:space="0" w:color="auto"/>
            <w:right w:val="none" w:sz="0" w:space="0" w:color="auto"/>
          </w:divBdr>
        </w:div>
        <w:div w:id="522669723">
          <w:marLeft w:val="480"/>
          <w:marRight w:val="0"/>
          <w:marTop w:val="0"/>
          <w:marBottom w:val="0"/>
          <w:divBdr>
            <w:top w:val="none" w:sz="0" w:space="0" w:color="auto"/>
            <w:left w:val="none" w:sz="0" w:space="0" w:color="auto"/>
            <w:bottom w:val="none" w:sz="0" w:space="0" w:color="auto"/>
            <w:right w:val="none" w:sz="0" w:space="0" w:color="auto"/>
          </w:divBdr>
        </w:div>
        <w:div w:id="531917517">
          <w:marLeft w:val="480"/>
          <w:marRight w:val="0"/>
          <w:marTop w:val="0"/>
          <w:marBottom w:val="0"/>
          <w:divBdr>
            <w:top w:val="none" w:sz="0" w:space="0" w:color="auto"/>
            <w:left w:val="none" w:sz="0" w:space="0" w:color="auto"/>
            <w:bottom w:val="none" w:sz="0" w:space="0" w:color="auto"/>
            <w:right w:val="none" w:sz="0" w:space="0" w:color="auto"/>
          </w:divBdr>
        </w:div>
        <w:div w:id="737289236">
          <w:marLeft w:val="480"/>
          <w:marRight w:val="0"/>
          <w:marTop w:val="0"/>
          <w:marBottom w:val="0"/>
          <w:divBdr>
            <w:top w:val="none" w:sz="0" w:space="0" w:color="auto"/>
            <w:left w:val="none" w:sz="0" w:space="0" w:color="auto"/>
            <w:bottom w:val="none" w:sz="0" w:space="0" w:color="auto"/>
            <w:right w:val="none" w:sz="0" w:space="0" w:color="auto"/>
          </w:divBdr>
        </w:div>
        <w:div w:id="830952830">
          <w:marLeft w:val="480"/>
          <w:marRight w:val="0"/>
          <w:marTop w:val="0"/>
          <w:marBottom w:val="0"/>
          <w:divBdr>
            <w:top w:val="none" w:sz="0" w:space="0" w:color="auto"/>
            <w:left w:val="none" w:sz="0" w:space="0" w:color="auto"/>
            <w:bottom w:val="none" w:sz="0" w:space="0" w:color="auto"/>
            <w:right w:val="none" w:sz="0" w:space="0" w:color="auto"/>
          </w:divBdr>
        </w:div>
        <w:div w:id="847669862">
          <w:marLeft w:val="480"/>
          <w:marRight w:val="0"/>
          <w:marTop w:val="0"/>
          <w:marBottom w:val="0"/>
          <w:divBdr>
            <w:top w:val="none" w:sz="0" w:space="0" w:color="auto"/>
            <w:left w:val="none" w:sz="0" w:space="0" w:color="auto"/>
            <w:bottom w:val="none" w:sz="0" w:space="0" w:color="auto"/>
            <w:right w:val="none" w:sz="0" w:space="0" w:color="auto"/>
          </w:divBdr>
        </w:div>
        <w:div w:id="850029159">
          <w:marLeft w:val="480"/>
          <w:marRight w:val="0"/>
          <w:marTop w:val="0"/>
          <w:marBottom w:val="0"/>
          <w:divBdr>
            <w:top w:val="none" w:sz="0" w:space="0" w:color="auto"/>
            <w:left w:val="none" w:sz="0" w:space="0" w:color="auto"/>
            <w:bottom w:val="none" w:sz="0" w:space="0" w:color="auto"/>
            <w:right w:val="none" w:sz="0" w:space="0" w:color="auto"/>
          </w:divBdr>
        </w:div>
        <w:div w:id="939143087">
          <w:marLeft w:val="480"/>
          <w:marRight w:val="0"/>
          <w:marTop w:val="0"/>
          <w:marBottom w:val="0"/>
          <w:divBdr>
            <w:top w:val="none" w:sz="0" w:space="0" w:color="auto"/>
            <w:left w:val="none" w:sz="0" w:space="0" w:color="auto"/>
            <w:bottom w:val="none" w:sz="0" w:space="0" w:color="auto"/>
            <w:right w:val="none" w:sz="0" w:space="0" w:color="auto"/>
          </w:divBdr>
        </w:div>
        <w:div w:id="971636794">
          <w:marLeft w:val="480"/>
          <w:marRight w:val="0"/>
          <w:marTop w:val="0"/>
          <w:marBottom w:val="0"/>
          <w:divBdr>
            <w:top w:val="none" w:sz="0" w:space="0" w:color="auto"/>
            <w:left w:val="none" w:sz="0" w:space="0" w:color="auto"/>
            <w:bottom w:val="none" w:sz="0" w:space="0" w:color="auto"/>
            <w:right w:val="none" w:sz="0" w:space="0" w:color="auto"/>
          </w:divBdr>
        </w:div>
        <w:div w:id="1009674961">
          <w:marLeft w:val="480"/>
          <w:marRight w:val="0"/>
          <w:marTop w:val="0"/>
          <w:marBottom w:val="0"/>
          <w:divBdr>
            <w:top w:val="none" w:sz="0" w:space="0" w:color="auto"/>
            <w:left w:val="none" w:sz="0" w:space="0" w:color="auto"/>
            <w:bottom w:val="none" w:sz="0" w:space="0" w:color="auto"/>
            <w:right w:val="none" w:sz="0" w:space="0" w:color="auto"/>
          </w:divBdr>
        </w:div>
      </w:divsChild>
    </w:div>
    <w:div w:id="284393305">
      <w:bodyDiv w:val="1"/>
      <w:marLeft w:val="0"/>
      <w:marRight w:val="0"/>
      <w:marTop w:val="0"/>
      <w:marBottom w:val="0"/>
      <w:divBdr>
        <w:top w:val="none" w:sz="0" w:space="0" w:color="auto"/>
        <w:left w:val="none" w:sz="0" w:space="0" w:color="auto"/>
        <w:bottom w:val="none" w:sz="0" w:space="0" w:color="auto"/>
        <w:right w:val="none" w:sz="0" w:space="0" w:color="auto"/>
      </w:divBdr>
      <w:divsChild>
        <w:div w:id="33310136">
          <w:marLeft w:val="480"/>
          <w:marRight w:val="0"/>
          <w:marTop w:val="0"/>
          <w:marBottom w:val="0"/>
          <w:divBdr>
            <w:top w:val="none" w:sz="0" w:space="0" w:color="auto"/>
            <w:left w:val="none" w:sz="0" w:space="0" w:color="auto"/>
            <w:bottom w:val="none" w:sz="0" w:space="0" w:color="auto"/>
            <w:right w:val="none" w:sz="0" w:space="0" w:color="auto"/>
          </w:divBdr>
        </w:div>
        <w:div w:id="126440073">
          <w:marLeft w:val="480"/>
          <w:marRight w:val="0"/>
          <w:marTop w:val="0"/>
          <w:marBottom w:val="0"/>
          <w:divBdr>
            <w:top w:val="none" w:sz="0" w:space="0" w:color="auto"/>
            <w:left w:val="none" w:sz="0" w:space="0" w:color="auto"/>
            <w:bottom w:val="none" w:sz="0" w:space="0" w:color="auto"/>
            <w:right w:val="none" w:sz="0" w:space="0" w:color="auto"/>
          </w:divBdr>
        </w:div>
        <w:div w:id="173695034">
          <w:marLeft w:val="480"/>
          <w:marRight w:val="0"/>
          <w:marTop w:val="0"/>
          <w:marBottom w:val="0"/>
          <w:divBdr>
            <w:top w:val="none" w:sz="0" w:space="0" w:color="auto"/>
            <w:left w:val="none" w:sz="0" w:space="0" w:color="auto"/>
            <w:bottom w:val="none" w:sz="0" w:space="0" w:color="auto"/>
            <w:right w:val="none" w:sz="0" w:space="0" w:color="auto"/>
          </w:divBdr>
        </w:div>
        <w:div w:id="180706509">
          <w:marLeft w:val="480"/>
          <w:marRight w:val="0"/>
          <w:marTop w:val="0"/>
          <w:marBottom w:val="0"/>
          <w:divBdr>
            <w:top w:val="none" w:sz="0" w:space="0" w:color="auto"/>
            <w:left w:val="none" w:sz="0" w:space="0" w:color="auto"/>
            <w:bottom w:val="none" w:sz="0" w:space="0" w:color="auto"/>
            <w:right w:val="none" w:sz="0" w:space="0" w:color="auto"/>
          </w:divBdr>
        </w:div>
        <w:div w:id="224338688">
          <w:marLeft w:val="480"/>
          <w:marRight w:val="0"/>
          <w:marTop w:val="0"/>
          <w:marBottom w:val="0"/>
          <w:divBdr>
            <w:top w:val="none" w:sz="0" w:space="0" w:color="auto"/>
            <w:left w:val="none" w:sz="0" w:space="0" w:color="auto"/>
            <w:bottom w:val="none" w:sz="0" w:space="0" w:color="auto"/>
            <w:right w:val="none" w:sz="0" w:space="0" w:color="auto"/>
          </w:divBdr>
        </w:div>
        <w:div w:id="232128608">
          <w:marLeft w:val="480"/>
          <w:marRight w:val="0"/>
          <w:marTop w:val="0"/>
          <w:marBottom w:val="0"/>
          <w:divBdr>
            <w:top w:val="none" w:sz="0" w:space="0" w:color="auto"/>
            <w:left w:val="none" w:sz="0" w:space="0" w:color="auto"/>
            <w:bottom w:val="none" w:sz="0" w:space="0" w:color="auto"/>
            <w:right w:val="none" w:sz="0" w:space="0" w:color="auto"/>
          </w:divBdr>
        </w:div>
        <w:div w:id="241566208">
          <w:marLeft w:val="480"/>
          <w:marRight w:val="0"/>
          <w:marTop w:val="0"/>
          <w:marBottom w:val="0"/>
          <w:divBdr>
            <w:top w:val="none" w:sz="0" w:space="0" w:color="auto"/>
            <w:left w:val="none" w:sz="0" w:space="0" w:color="auto"/>
            <w:bottom w:val="none" w:sz="0" w:space="0" w:color="auto"/>
            <w:right w:val="none" w:sz="0" w:space="0" w:color="auto"/>
          </w:divBdr>
        </w:div>
        <w:div w:id="335815597">
          <w:marLeft w:val="480"/>
          <w:marRight w:val="0"/>
          <w:marTop w:val="0"/>
          <w:marBottom w:val="0"/>
          <w:divBdr>
            <w:top w:val="none" w:sz="0" w:space="0" w:color="auto"/>
            <w:left w:val="none" w:sz="0" w:space="0" w:color="auto"/>
            <w:bottom w:val="none" w:sz="0" w:space="0" w:color="auto"/>
            <w:right w:val="none" w:sz="0" w:space="0" w:color="auto"/>
          </w:divBdr>
        </w:div>
        <w:div w:id="402069112">
          <w:marLeft w:val="480"/>
          <w:marRight w:val="0"/>
          <w:marTop w:val="0"/>
          <w:marBottom w:val="0"/>
          <w:divBdr>
            <w:top w:val="none" w:sz="0" w:space="0" w:color="auto"/>
            <w:left w:val="none" w:sz="0" w:space="0" w:color="auto"/>
            <w:bottom w:val="none" w:sz="0" w:space="0" w:color="auto"/>
            <w:right w:val="none" w:sz="0" w:space="0" w:color="auto"/>
          </w:divBdr>
        </w:div>
        <w:div w:id="413363009">
          <w:marLeft w:val="480"/>
          <w:marRight w:val="0"/>
          <w:marTop w:val="0"/>
          <w:marBottom w:val="0"/>
          <w:divBdr>
            <w:top w:val="none" w:sz="0" w:space="0" w:color="auto"/>
            <w:left w:val="none" w:sz="0" w:space="0" w:color="auto"/>
            <w:bottom w:val="none" w:sz="0" w:space="0" w:color="auto"/>
            <w:right w:val="none" w:sz="0" w:space="0" w:color="auto"/>
          </w:divBdr>
        </w:div>
        <w:div w:id="420882544">
          <w:marLeft w:val="480"/>
          <w:marRight w:val="0"/>
          <w:marTop w:val="0"/>
          <w:marBottom w:val="0"/>
          <w:divBdr>
            <w:top w:val="none" w:sz="0" w:space="0" w:color="auto"/>
            <w:left w:val="none" w:sz="0" w:space="0" w:color="auto"/>
            <w:bottom w:val="none" w:sz="0" w:space="0" w:color="auto"/>
            <w:right w:val="none" w:sz="0" w:space="0" w:color="auto"/>
          </w:divBdr>
        </w:div>
        <w:div w:id="512688839">
          <w:marLeft w:val="480"/>
          <w:marRight w:val="0"/>
          <w:marTop w:val="0"/>
          <w:marBottom w:val="0"/>
          <w:divBdr>
            <w:top w:val="none" w:sz="0" w:space="0" w:color="auto"/>
            <w:left w:val="none" w:sz="0" w:space="0" w:color="auto"/>
            <w:bottom w:val="none" w:sz="0" w:space="0" w:color="auto"/>
            <w:right w:val="none" w:sz="0" w:space="0" w:color="auto"/>
          </w:divBdr>
        </w:div>
        <w:div w:id="517619059">
          <w:marLeft w:val="480"/>
          <w:marRight w:val="0"/>
          <w:marTop w:val="0"/>
          <w:marBottom w:val="0"/>
          <w:divBdr>
            <w:top w:val="none" w:sz="0" w:space="0" w:color="auto"/>
            <w:left w:val="none" w:sz="0" w:space="0" w:color="auto"/>
            <w:bottom w:val="none" w:sz="0" w:space="0" w:color="auto"/>
            <w:right w:val="none" w:sz="0" w:space="0" w:color="auto"/>
          </w:divBdr>
        </w:div>
        <w:div w:id="524902513">
          <w:marLeft w:val="480"/>
          <w:marRight w:val="0"/>
          <w:marTop w:val="0"/>
          <w:marBottom w:val="0"/>
          <w:divBdr>
            <w:top w:val="none" w:sz="0" w:space="0" w:color="auto"/>
            <w:left w:val="none" w:sz="0" w:space="0" w:color="auto"/>
            <w:bottom w:val="none" w:sz="0" w:space="0" w:color="auto"/>
            <w:right w:val="none" w:sz="0" w:space="0" w:color="auto"/>
          </w:divBdr>
        </w:div>
        <w:div w:id="528109706">
          <w:marLeft w:val="480"/>
          <w:marRight w:val="0"/>
          <w:marTop w:val="0"/>
          <w:marBottom w:val="0"/>
          <w:divBdr>
            <w:top w:val="none" w:sz="0" w:space="0" w:color="auto"/>
            <w:left w:val="none" w:sz="0" w:space="0" w:color="auto"/>
            <w:bottom w:val="none" w:sz="0" w:space="0" w:color="auto"/>
            <w:right w:val="none" w:sz="0" w:space="0" w:color="auto"/>
          </w:divBdr>
        </w:div>
        <w:div w:id="660932308">
          <w:marLeft w:val="480"/>
          <w:marRight w:val="0"/>
          <w:marTop w:val="0"/>
          <w:marBottom w:val="0"/>
          <w:divBdr>
            <w:top w:val="none" w:sz="0" w:space="0" w:color="auto"/>
            <w:left w:val="none" w:sz="0" w:space="0" w:color="auto"/>
            <w:bottom w:val="none" w:sz="0" w:space="0" w:color="auto"/>
            <w:right w:val="none" w:sz="0" w:space="0" w:color="auto"/>
          </w:divBdr>
        </w:div>
        <w:div w:id="669336981">
          <w:marLeft w:val="480"/>
          <w:marRight w:val="0"/>
          <w:marTop w:val="0"/>
          <w:marBottom w:val="0"/>
          <w:divBdr>
            <w:top w:val="none" w:sz="0" w:space="0" w:color="auto"/>
            <w:left w:val="none" w:sz="0" w:space="0" w:color="auto"/>
            <w:bottom w:val="none" w:sz="0" w:space="0" w:color="auto"/>
            <w:right w:val="none" w:sz="0" w:space="0" w:color="auto"/>
          </w:divBdr>
        </w:div>
        <w:div w:id="781264556">
          <w:marLeft w:val="480"/>
          <w:marRight w:val="0"/>
          <w:marTop w:val="0"/>
          <w:marBottom w:val="0"/>
          <w:divBdr>
            <w:top w:val="none" w:sz="0" w:space="0" w:color="auto"/>
            <w:left w:val="none" w:sz="0" w:space="0" w:color="auto"/>
            <w:bottom w:val="none" w:sz="0" w:space="0" w:color="auto"/>
            <w:right w:val="none" w:sz="0" w:space="0" w:color="auto"/>
          </w:divBdr>
        </w:div>
        <w:div w:id="792941582">
          <w:marLeft w:val="480"/>
          <w:marRight w:val="0"/>
          <w:marTop w:val="0"/>
          <w:marBottom w:val="0"/>
          <w:divBdr>
            <w:top w:val="none" w:sz="0" w:space="0" w:color="auto"/>
            <w:left w:val="none" w:sz="0" w:space="0" w:color="auto"/>
            <w:bottom w:val="none" w:sz="0" w:space="0" w:color="auto"/>
            <w:right w:val="none" w:sz="0" w:space="0" w:color="auto"/>
          </w:divBdr>
        </w:div>
        <w:div w:id="807169788">
          <w:marLeft w:val="480"/>
          <w:marRight w:val="0"/>
          <w:marTop w:val="0"/>
          <w:marBottom w:val="0"/>
          <w:divBdr>
            <w:top w:val="none" w:sz="0" w:space="0" w:color="auto"/>
            <w:left w:val="none" w:sz="0" w:space="0" w:color="auto"/>
            <w:bottom w:val="none" w:sz="0" w:space="0" w:color="auto"/>
            <w:right w:val="none" w:sz="0" w:space="0" w:color="auto"/>
          </w:divBdr>
        </w:div>
        <w:div w:id="813377734">
          <w:marLeft w:val="480"/>
          <w:marRight w:val="0"/>
          <w:marTop w:val="0"/>
          <w:marBottom w:val="0"/>
          <w:divBdr>
            <w:top w:val="none" w:sz="0" w:space="0" w:color="auto"/>
            <w:left w:val="none" w:sz="0" w:space="0" w:color="auto"/>
            <w:bottom w:val="none" w:sz="0" w:space="0" w:color="auto"/>
            <w:right w:val="none" w:sz="0" w:space="0" w:color="auto"/>
          </w:divBdr>
        </w:div>
        <w:div w:id="853686438">
          <w:marLeft w:val="480"/>
          <w:marRight w:val="0"/>
          <w:marTop w:val="0"/>
          <w:marBottom w:val="0"/>
          <w:divBdr>
            <w:top w:val="none" w:sz="0" w:space="0" w:color="auto"/>
            <w:left w:val="none" w:sz="0" w:space="0" w:color="auto"/>
            <w:bottom w:val="none" w:sz="0" w:space="0" w:color="auto"/>
            <w:right w:val="none" w:sz="0" w:space="0" w:color="auto"/>
          </w:divBdr>
        </w:div>
        <w:div w:id="860171704">
          <w:marLeft w:val="480"/>
          <w:marRight w:val="0"/>
          <w:marTop w:val="0"/>
          <w:marBottom w:val="0"/>
          <w:divBdr>
            <w:top w:val="none" w:sz="0" w:space="0" w:color="auto"/>
            <w:left w:val="none" w:sz="0" w:space="0" w:color="auto"/>
            <w:bottom w:val="none" w:sz="0" w:space="0" w:color="auto"/>
            <w:right w:val="none" w:sz="0" w:space="0" w:color="auto"/>
          </w:divBdr>
        </w:div>
        <w:div w:id="894580892">
          <w:marLeft w:val="480"/>
          <w:marRight w:val="0"/>
          <w:marTop w:val="0"/>
          <w:marBottom w:val="0"/>
          <w:divBdr>
            <w:top w:val="none" w:sz="0" w:space="0" w:color="auto"/>
            <w:left w:val="none" w:sz="0" w:space="0" w:color="auto"/>
            <w:bottom w:val="none" w:sz="0" w:space="0" w:color="auto"/>
            <w:right w:val="none" w:sz="0" w:space="0" w:color="auto"/>
          </w:divBdr>
        </w:div>
        <w:div w:id="900365261">
          <w:marLeft w:val="480"/>
          <w:marRight w:val="0"/>
          <w:marTop w:val="0"/>
          <w:marBottom w:val="0"/>
          <w:divBdr>
            <w:top w:val="none" w:sz="0" w:space="0" w:color="auto"/>
            <w:left w:val="none" w:sz="0" w:space="0" w:color="auto"/>
            <w:bottom w:val="none" w:sz="0" w:space="0" w:color="auto"/>
            <w:right w:val="none" w:sz="0" w:space="0" w:color="auto"/>
          </w:divBdr>
        </w:div>
        <w:div w:id="907805605">
          <w:marLeft w:val="480"/>
          <w:marRight w:val="0"/>
          <w:marTop w:val="0"/>
          <w:marBottom w:val="0"/>
          <w:divBdr>
            <w:top w:val="none" w:sz="0" w:space="0" w:color="auto"/>
            <w:left w:val="none" w:sz="0" w:space="0" w:color="auto"/>
            <w:bottom w:val="none" w:sz="0" w:space="0" w:color="auto"/>
            <w:right w:val="none" w:sz="0" w:space="0" w:color="auto"/>
          </w:divBdr>
        </w:div>
        <w:div w:id="913051980">
          <w:marLeft w:val="480"/>
          <w:marRight w:val="0"/>
          <w:marTop w:val="0"/>
          <w:marBottom w:val="0"/>
          <w:divBdr>
            <w:top w:val="none" w:sz="0" w:space="0" w:color="auto"/>
            <w:left w:val="none" w:sz="0" w:space="0" w:color="auto"/>
            <w:bottom w:val="none" w:sz="0" w:space="0" w:color="auto"/>
            <w:right w:val="none" w:sz="0" w:space="0" w:color="auto"/>
          </w:divBdr>
        </w:div>
        <w:div w:id="936330838">
          <w:marLeft w:val="480"/>
          <w:marRight w:val="0"/>
          <w:marTop w:val="0"/>
          <w:marBottom w:val="0"/>
          <w:divBdr>
            <w:top w:val="none" w:sz="0" w:space="0" w:color="auto"/>
            <w:left w:val="none" w:sz="0" w:space="0" w:color="auto"/>
            <w:bottom w:val="none" w:sz="0" w:space="0" w:color="auto"/>
            <w:right w:val="none" w:sz="0" w:space="0" w:color="auto"/>
          </w:divBdr>
        </w:div>
        <w:div w:id="998382379">
          <w:marLeft w:val="480"/>
          <w:marRight w:val="0"/>
          <w:marTop w:val="0"/>
          <w:marBottom w:val="0"/>
          <w:divBdr>
            <w:top w:val="none" w:sz="0" w:space="0" w:color="auto"/>
            <w:left w:val="none" w:sz="0" w:space="0" w:color="auto"/>
            <w:bottom w:val="none" w:sz="0" w:space="0" w:color="auto"/>
            <w:right w:val="none" w:sz="0" w:space="0" w:color="auto"/>
          </w:divBdr>
        </w:div>
      </w:divsChild>
    </w:div>
    <w:div w:id="284700973">
      <w:bodyDiv w:val="1"/>
      <w:marLeft w:val="0"/>
      <w:marRight w:val="0"/>
      <w:marTop w:val="0"/>
      <w:marBottom w:val="0"/>
      <w:divBdr>
        <w:top w:val="none" w:sz="0" w:space="0" w:color="auto"/>
        <w:left w:val="none" w:sz="0" w:space="0" w:color="auto"/>
        <w:bottom w:val="none" w:sz="0" w:space="0" w:color="auto"/>
        <w:right w:val="none" w:sz="0" w:space="0" w:color="auto"/>
      </w:divBdr>
    </w:div>
    <w:div w:id="284775354">
      <w:bodyDiv w:val="1"/>
      <w:marLeft w:val="0"/>
      <w:marRight w:val="0"/>
      <w:marTop w:val="0"/>
      <w:marBottom w:val="0"/>
      <w:divBdr>
        <w:top w:val="none" w:sz="0" w:space="0" w:color="auto"/>
        <w:left w:val="none" w:sz="0" w:space="0" w:color="auto"/>
        <w:bottom w:val="none" w:sz="0" w:space="0" w:color="auto"/>
        <w:right w:val="none" w:sz="0" w:space="0" w:color="auto"/>
      </w:divBdr>
    </w:div>
    <w:div w:id="284892653">
      <w:bodyDiv w:val="1"/>
      <w:marLeft w:val="0"/>
      <w:marRight w:val="0"/>
      <w:marTop w:val="0"/>
      <w:marBottom w:val="0"/>
      <w:divBdr>
        <w:top w:val="none" w:sz="0" w:space="0" w:color="auto"/>
        <w:left w:val="none" w:sz="0" w:space="0" w:color="auto"/>
        <w:bottom w:val="none" w:sz="0" w:space="0" w:color="auto"/>
        <w:right w:val="none" w:sz="0" w:space="0" w:color="auto"/>
      </w:divBdr>
      <w:divsChild>
        <w:div w:id="8802985">
          <w:marLeft w:val="480"/>
          <w:marRight w:val="0"/>
          <w:marTop w:val="0"/>
          <w:marBottom w:val="0"/>
          <w:divBdr>
            <w:top w:val="none" w:sz="0" w:space="0" w:color="auto"/>
            <w:left w:val="none" w:sz="0" w:space="0" w:color="auto"/>
            <w:bottom w:val="none" w:sz="0" w:space="0" w:color="auto"/>
            <w:right w:val="none" w:sz="0" w:space="0" w:color="auto"/>
          </w:divBdr>
        </w:div>
        <w:div w:id="23292625">
          <w:marLeft w:val="480"/>
          <w:marRight w:val="0"/>
          <w:marTop w:val="0"/>
          <w:marBottom w:val="0"/>
          <w:divBdr>
            <w:top w:val="none" w:sz="0" w:space="0" w:color="auto"/>
            <w:left w:val="none" w:sz="0" w:space="0" w:color="auto"/>
            <w:bottom w:val="none" w:sz="0" w:space="0" w:color="auto"/>
            <w:right w:val="none" w:sz="0" w:space="0" w:color="auto"/>
          </w:divBdr>
        </w:div>
        <w:div w:id="60568038">
          <w:marLeft w:val="480"/>
          <w:marRight w:val="0"/>
          <w:marTop w:val="0"/>
          <w:marBottom w:val="0"/>
          <w:divBdr>
            <w:top w:val="none" w:sz="0" w:space="0" w:color="auto"/>
            <w:left w:val="none" w:sz="0" w:space="0" w:color="auto"/>
            <w:bottom w:val="none" w:sz="0" w:space="0" w:color="auto"/>
            <w:right w:val="none" w:sz="0" w:space="0" w:color="auto"/>
          </w:divBdr>
        </w:div>
        <w:div w:id="68158990">
          <w:marLeft w:val="480"/>
          <w:marRight w:val="0"/>
          <w:marTop w:val="0"/>
          <w:marBottom w:val="0"/>
          <w:divBdr>
            <w:top w:val="none" w:sz="0" w:space="0" w:color="auto"/>
            <w:left w:val="none" w:sz="0" w:space="0" w:color="auto"/>
            <w:bottom w:val="none" w:sz="0" w:space="0" w:color="auto"/>
            <w:right w:val="none" w:sz="0" w:space="0" w:color="auto"/>
          </w:divBdr>
        </w:div>
        <w:div w:id="103965381">
          <w:marLeft w:val="480"/>
          <w:marRight w:val="0"/>
          <w:marTop w:val="0"/>
          <w:marBottom w:val="0"/>
          <w:divBdr>
            <w:top w:val="none" w:sz="0" w:space="0" w:color="auto"/>
            <w:left w:val="none" w:sz="0" w:space="0" w:color="auto"/>
            <w:bottom w:val="none" w:sz="0" w:space="0" w:color="auto"/>
            <w:right w:val="none" w:sz="0" w:space="0" w:color="auto"/>
          </w:divBdr>
        </w:div>
        <w:div w:id="117072241">
          <w:marLeft w:val="480"/>
          <w:marRight w:val="0"/>
          <w:marTop w:val="0"/>
          <w:marBottom w:val="0"/>
          <w:divBdr>
            <w:top w:val="none" w:sz="0" w:space="0" w:color="auto"/>
            <w:left w:val="none" w:sz="0" w:space="0" w:color="auto"/>
            <w:bottom w:val="none" w:sz="0" w:space="0" w:color="auto"/>
            <w:right w:val="none" w:sz="0" w:space="0" w:color="auto"/>
          </w:divBdr>
        </w:div>
        <w:div w:id="163935796">
          <w:marLeft w:val="480"/>
          <w:marRight w:val="0"/>
          <w:marTop w:val="0"/>
          <w:marBottom w:val="0"/>
          <w:divBdr>
            <w:top w:val="none" w:sz="0" w:space="0" w:color="auto"/>
            <w:left w:val="none" w:sz="0" w:space="0" w:color="auto"/>
            <w:bottom w:val="none" w:sz="0" w:space="0" w:color="auto"/>
            <w:right w:val="none" w:sz="0" w:space="0" w:color="auto"/>
          </w:divBdr>
        </w:div>
        <w:div w:id="165705696">
          <w:marLeft w:val="480"/>
          <w:marRight w:val="0"/>
          <w:marTop w:val="0"/>
          <w:marBottom w:val="0"/>
          <w:divBdr>
            <w:top w:val="none" w:sz="0" w:space="0" w:color="auto"/>
            <w:left w:val="none" w:sz="0" w:space="0" w:color="auto"/>
            <w:bottom w:val="none" w:sz="0" w:space="0" w:color="auto"/>
            <w:right w:val="none" w:sz="0" w:space="0" w:color="auto"/>
          </w:divBdr>
        </w:div>
        <w:div w:id="187062771">
          <w:marLeft w:val="480"/>
          <w:marRight w:val="0"/>
          <w:marTop w:val="0"/>
          <w:marBottom w:val="0"/>
          <w:divBdr>
            <w:top w:val="none" w:sz="0" w:space="0" w:color="auto"/>
            <w:left w:val="none" w:sz="0" w:space="0" w:color="auto"/>
            <w:bottom w:val="none" w:sz="0" w:space="0" w:color="auto"/>
            <w:right w:val="none" w:sz="0" w:space="0" w:color="auto"/>
          </w:divBdr>
        </w:div>
        <w:div w:id="197550935">
          <w:marLeft w:val="480"/>
          <w:marRight w:val="0"/>
          <w:marTop w:val="0"/>
          <w:marBottom w:val="0"/>
          <w:divBdr>
            <w:top w:val="none" w:sz="0" w:space="0" w:color="auto"/>
            <w:left w:val="none" w:sz="0" w:space="0" w:color="auto"/>
            <w:bottom w:val="none" w:sz="0" w:space="0" w:color="auto"/>
            <w:right w:val="none" w:sz="0" w:space="0" w:color="auto"/>
          </w:divBdr>
        </w:div>
        <w:div w:id="213393725">
          <w:marLeft w:val="480"/>
          <w:marRight w:val="0"/>
          <w:marTop w:val="0"/>
          <w:marBottom w:val="0"/>
          <w:divBdr>
            <w:top w:val="none" w:sz="0" w:space="0" w:color="auto"/>
            <w:left w:val="none" w:sz="0" w:space="0" w:color="auto"/>
            <w:bottom w:val="none" w:sz="0" w:space="0" w:color="auto"/>
            <w:right w:val="none" w:sz="0" w:space="0" w:color="auto"/>
          </w:divBdr>
        </w:div>
        <w:div w:id="215052153">
          <w:marLeft w:val="480"/>
          <w:marRight w:val="0"/>
          <w:marTop w:val="0"/>
          <w:marBottom w:val="0"/>
          <w:divBdr>
            <w:top w:val="none" w:sz="0" w:space="0" w:color="auto"/>
            <w:left w:val="none" w:sz="0" w:space="0" w:color="auto"/>
            <w:bottom w:val="none" w:sz="0" w:space="0" w:color="auto"/>
            <w:right w:val="none" w:sz="0" w:space="0" w:color="auto"/>
          </w:divBdr>
        </w:div>
        <w:div w:id="229200295">
          <w:marLeft w:val="480"/>
          <w:marRight w:val="0"/>
          <w:marTop w:val="0"/>
          <w:marBottom w:val="0"/>
          <w:divBdr>
            <w:top w:val="none" w:sz="0" w:space="0" w:color="auto"/>
            <w:left w:val="none" w:sz="0" w:space="0" w:color="auto"/>
            <w:bottom w:val="none" w:sz="0" w:space="0" w:color="auto"/>
            <w:right w:val="none" w:sz="0" w:space="0" w:color="auto"/>
          </w:divBdr>
        </w:div>
        <w:div w:id="234628335">
          <w:marLeft w:val="480"/>
          <w:marRight w:val="0"/>
          <w:marTop w:val="0"/>
          <w:marBottom w:val="0"/>
          <w:divBdr>
            <w:top w:val="none" w:sz="0" w:space="0" w:color="auto"/>
            <w:left w:val="none" w:sz="0" w:space="0" w:color="auto"/>
            <w:bottom w:val="none" w:sz="0" w:space="0" w:color="auto"/>
            <w:right w:val="none" w:sz="0" w:space="0" w:color="auto"/>
          </w:divBdr>
        </w:div>
        <w:div w:id="253170166">
          <w:marLeft w:val="480"/>
          <w:marRight w:val="0"/>
          <w:marTop w:val="0"/>
          <w:marBottom w:val="0"/>
          <w:divBdr>
            <w:top w:val="none" w:sz="0" w:space="0" w:color="auto"/>
            <w:left w:val="none" w:sz="0" w:space="0" w:color="auto"/>
            <w:bottom w:val="none" w:sz="0" w:space="0" w:color="auto"/>
            <w:right w:val="none" w:sz="0" w:space="0" w:color="auto"/>
          </w:divBdr>
        </w:div>
        <w:div w:id="378089607">
          <w:marLeft w:val="480"/>
          <w:marRight w:val="0"/>
          <w:marTop w:val="0"/>
          <w:marBottom w:val="0"/>
          <w:divBdr>
            <w:top w:val="none" w:sz="0" w:space="0" w:color="auto"/>
            <w:left w:val="none" w:sz="0" w:space="0" w:color="auto"/>
            <w:bottom w:val="none" w:sz="0" w:space="0" w:color="auto"/>
            <w:right w:val="none" w:sz="0" w:space="0" w:color="auto"/>
          </w:divBdr>
        </w:div>
        <w:div w:id="389617640">
          <w:marLeft w:val="480"/>
          <w:marRight w:val="0"/>
          <w:marTop w:val="0"/>
          <w:marBottom w:val="0"/>
          <w:divBdr>
            <w:top w:val="none" w:sz="0" w:space="0" w:color="auto"/>
            <w:left w:val="none" w:sz="0" w:space="0" w:color="auto"/>
            <w:bottom w:val="none" w:sz="0" w:space="0" w:color="auto"/>
            <w:right w:val="none" w:sz="0" w:space="0" w:color="auto"/>
          </w:divBdr>
        </w:div>
        <w:div w:id="394283400">
          <w:marLeft w:val="480"/>
          <w:marRight w:val="0"/>
          <w:marTop w:val="0"/>
          <w:marBottom w:val="0"/>
          <w:divBdr>
            <w:top w:val="none" w:sz="0" w:space="0" w:color="auto"/>
            <w:left w:val="none" w:sz="0" w:space="0" w:color="auto"/>
            <w:bottom w:val="none" w:sz="0" w:space="0" w:color="auto"/>
            <w:right w:val="none" w:sz="0" w:space="0" w:color="auto"/>
          </w:divBdr>
        </w:div>
        <w:div w:id="394665917">
          <w:marLeft w:val="480"/>
          <w:marRight w:val="0"/>
          <w:marTop w:val="0"/>
          <w:marBottom w:val="0"/>
          <w:divBdr>
            <w:top w:val="none" w:sz="0" w:space="0" w:color="auto"/>
            <w:left w:val="none" w:sz="0" w:space="0" w:color="auto"/>
            <w:bottom w:val="none" w:sz="0" w:space="0" w:color="auto"/>
            <w:right w:val="none" w:sz="0" w:space="0" w:color="auto"/>
          </w:divBdr>
        </w:div>
        <w:div w:id="438183395">
          <w:marLeft w:val="480"/>
          <w:marRight w:val="0"/>
          <w:marTop w:val="0"/>
          <w:marBottom w:val="0"/>
          <w:divBdr>
            <w:top w:val="none" w:sz="0" w:space="0" w:color="auto"/>
            <w:left w:val="none" w:sz="0" w:space="0" w:color="auto"/>
            <w:bottom w:val="none" w:sz="0" w:space="0" w:color="auto"/>
            <w:right w:val="none" w:sz="0" w:space="0" w:color="auto"/>
          </w:divBdr>
        </w:div>
        <w:div w:id="445349038">
          <w:marLeft w:val="480"/>
          <w:marRight w:val="0"/>
          <w:marTop w:val="0"/>
          <w:marBottom w:val="0"/>
          <w:divBdr>
            <w:top w:val="none" w:sz="0" w:space="0" w:color="auto"/>
            <w:left w:val="none" w:sz="0" w:space="0" w:color="auto"/>
            <w:bottom w:val="none" w:sz="0" w:space="0" w:color="auto"/>
            <w:right w:val="none" w:sz="0" w:space="0" w:color="auto"/>
          </w:divBdr>
        </w:div>
        <w:div w:id="464086223">
          <w:marLeft w:val="480"/>
          <w:marRight w:val="0"/>
          <w:marTop w:val="0"/>
          <w:marBottom w:val="0"/>
          <w:divBdr>
            <w:top w:val="none" w:sz="0" w:space="0" w:color="auto"/>
            <w:left w:val="none" w:sz="0" w:space="0" w:color="auto"/>
            <w:bottom w:val="none" w:sz="0" w:space="0" w:color="auto"/>
            <w:right w:val="none" w:sz="0" w:space="0" w:color="auto"/>
          </w:divBdr>
        </w:div>
        <w:div w:id="504633587">
          <w:marLeft w:val="480"/>
          <w:marRight w:val="0"/>
          <w:marTop w:val="0"/>
          <w:marBottom w:val="0"/>
          <w:divBdr>
            <w:top w:val="none" w:sz="0" w:space="0" w:color="auto"/>
            <w:left w:val="none" w:sz="0" w:space="0" w:color="auto"/>
            <w:bottom w:val="none" w:sz="0" w:space="0" w:color="auto"/>
            <w:right w:val="none" w:sz="0" w:space="0" w:color="auto"/>
          </w:divBdr>
        </w:div>
        <w:div w:id="523175616">
          <w:marLeft w:val="480"/>
          <w:marRight w:val="0"/>
          <w:marTop w:val="0"/>
          <w:marBottom w:val="0"/>
          <w:divBdr>
            <w:top w:val="none" w:sz="0" w:space="0" w:color="auto"/>
            <w:left w:val="none" w:sz="0" w:space="0" w:color="auto"/>
            <w:bottom w:val="none" w:sz="0" w:space="0" w:color="auto"/>
            <w:right w:val="none" w:sz="0" w:space="0" w:color="auto"/>
          </w:divBdr>
        </w:div>
        <w:div w:id="574051812">
          <w:marLeft w:val="480"/>
          <w:marRight w:val="0"/>
          <w:marTop w:val="0"/>
          <w:marBottom w:val="0"/>
          <w:divBdr>
            <w:top w:val="none" w:sz="0" w:space="0" w:color="auto"/>
            <w:left w:val="none" w:sz="0" w:space="0" w:color="auto"/>
            <w:bottom w:val="none" w:sz="0" w:space="0" w:color="auto"/>
            <w:right w:val="none" w:sz="0" w:space="0" w:color="auto"/>
          </w:divBdr>
        </w:div>
        <w:div w:id="629867873">
          <w:marLeft w:val="480"/>
          <w:marRight w:val="0"/>
          <w:marTop w:val="0"/>
          <w:marBottom w:val="0"/>
          <w:divBdr>
            <w:top w:val="none" w:sz="0" w:space="0" w:color="auto"/>
            <w:left w:val="none" w:sz="0" w:space="0" w:color="auto"/>
            <w:bottom w:val="none" w:sz="0" w:space="0" w:color="auto"/>
            <w:right w:val="none" w:sz="0" w:space="0" w:color="auto"/>
          </w:divBdr>
        </w:div>
        <w:div w:id="667556288">
          <w:marLeft w:val="480"/>
          <w:marRight w:val="0"/>
          <w:marTop w:val="0"/>
          <w:marBottom w:val="0"/>
          <w:divBdr>
            <w:top w:val="none" w:sz="0" w:space="0" w:color="auto"/>
            <w:left w:val="none" w:sz="0" w:space="0" w:color="auto"/>
            <w:bottom w:val="none" w:sz="0" w:space="0" w:color="auto"/>
            <w:right w:val="none" w:sz="0" w:space="0" w:color="auto"/>
          </w:divBdr>
        </w:div>
        <w:div w:id="775293205">
          <w:marLeft w:val="480"/>
          <w:marRight w:val="0"/>
          <w:marTop w:val="0"/>
          <w:marBottom w:val="0"/>
          <w:divBdr>
            <w:top w:val="none" w:sz="0" w:space="0" w:color="auto"/>
            <w:left w:val="none" w:sz="0" w:space="0" w:color="auto"/>
            <w:bottom w:val="none" w:sz="0" w:space="0" w:color="auto"/>
            <w:right w:val="none" w:sz="0" w:space="0" w:color="auto"/>
          </w:divBdr>
        </w:div>
        <w:div w:id="780493586">
          <w:marLeft w:val="480"/>
          <w:marRight w:val="0"/>
          <w:marTop w:val="0"/>
          <w:marBottom w:val="0"/>
          <w:divBdr>
            <w:top w:val="none" w:sz="0" w:space="0" w:color="auto"/>
            <w:left w:val="none" w:sz="0" w:space="0" w:color="auto"/>
            <w:bottom w:val="none" w:sz="0" w:space="0" w:color="auto"/>
            <w:right w:val="none" w:sz="0" w:space="0" w:color="auto"/>
          </w:divBdr>
        </w:div>
        <w:div w:id="782457428">
          <w:marLeft w:val="480"/>
          <w:marRight w:val="0"/>
          <w:marTop w:val="0"/>
          <w:marBottom w:val="0"/>
          <w:divBdr>
            <w:top w:val="none" w:sz="0" w:space="0" w:color="auto"/>
            <w:left w:val="none" w:sz="0" w:space="0" w:color="auto"/>
            <w:bottom w:val="none" w:sz="0" w:space="0" w:color="auto"/>
            <w:right w:val="none" w:sz="0" w:space="0" w:color="auto"/>
          </w:divBdr>
        </w:div>
        <w:div w:id="790561544">
          <w:marLeft w:val="480"/>
          <w:marRight w:val="0"/>
          <w:marTop w:val="0"/>
          <w:marBottom w:val="0"/>
          <w:divBdr>
            <w:top w:val="none" w:sz="0" w:space="0" w:color="auto"/>
            <w:left w:val="none" w:sz="0" w:space="0" w:color="auto"/>
            <w:bottom w:val="none" w:sz="0" w:space="0" w:color="auto"/>
            <w:right w:val="none" w:sz="0" w:space="0" w:color="auto"/>
          </w:divBdr>
        </w:div>
        <w:div w:id="791090625">
          <w:marLeft w:val="480"/>
          <w:marRight w:val="0"/>
          <w:marTop w:val="0"/>
          <w:marBottom w:val="0"/>
          <w:divBdr>
            <w:top w:val="none" w:sz="0" w:space="0" w:color="auto"/>
            <w:left w:val="none" w:sz="0" w:space="0" w:color="auto"/>
            <w:bottom w:val="none" w:sz="0" w:space="0" w:color="auto"/>
            <w:right w:val="none" w:sz="0" w:space="0" w:color="auto"/>
          </w:divBdr>
        </w:div>
        <w:div w:id="792284336">
          <w:marLeft w:val="480"/>
          <w:marRight w:val="0"/>
          <w:marTop w:val="0"/>
          <w:marBottom w:val="0"/>
          <w:divBdr>
            <w:top w:val="none" w:sz="0" w:space="0" w:color="auto"/>
            <w:left w:val="none" w:sz="0" w:space="0" w:color="auto"/>
            <w:bottom w:val="none" w:sz="0" w:space="0" w:color="auto"/>
            <w:right w:val="none" w:sz="0" w:space="0" w:color="auto"/>
          </w:divBdr>
        </w:div>
        <w:div w:id="839125527">
          <w:marLeft w:val="480"/>
          <w:marRight w:val="0"/>
          <w:marTop w:val="0"/>
          <w:marBottom w:val="0"/>
          <w:divBdr>
            <w:top w:val="none" w:sz="0" w:space="0" w:color="auto"/>
            <w:left w:val="none" w:sz="0" w:space="0" w:color="auto"/>
            <w:bottom w:val="none" w:sz="0" w:space="0" w:color="auto"/>
            <w:right w:val="none" w:sz="0" w:space="0" w:color="auto"/>
          </w:divBdr>
        </w:div>
        <w:div w:id="847914177">
          <w:marLeft w:val="480"/>
          <w:marRight w:val="0"/>
          <w:marTop w:val="0"/>
          <w:marBottom w:val="0"/>
          <w:divBdr>
            <w:top w:val="none" w:sz="0" w:space="0" w:color="auto"/>
            <w:left w:val="none" w:sz="0" w:space="0" w:color="auto"/>
            <w:bottom w:val="none" w:sz="0" w:space="0" w:color="auto"/>
            <w:right w:val="none" w:sz="0" w:space="0" w:color="auto"/>
          </w:divBdr>
        </w:div>
        <w:div w:id="948048301">
          <w:marLeft w:val="480"/>
          <w:marRight w:val="0"/>
          <w:marTop w:val="0"/>
          <w:marBottom w:val="0"/>
          <w:divBdr>
            <w:top w:val="none" w:sz="0" w:space="0" w:color="auto"/>
            <w:left w:val="none" w:sz="0" w:space="0" w:color="auto"/>
            <w:bottom w:val="none" w:sz="0" w:space="0" w:color="auto"/>
            <w:right w:val="none" w:sz="0" w:space="0" w:color="auto"/>
          </w:divBdr>
        </w:div>
        <w:div w:id="952439531">
          <w:marLeft w:val="480"/>
          <w:marRight w:val="0"/>
          <w:marTop w:val="0"/>
          <w:marBottom w:val="0"/>
          <w:divBdr>
            <w:top w:val="none" w:sz="0" w:space="0" w:color="auto"/>
            <w:left w:val="none" w:sz="0" w:space="0" w:color="auto"/>
            <w:bottom w:val="none" w:sz="0" w:space="0" w:color="auto"/>
            <w:right w:val="none" w:sz="0" w:space="0" w:color="auto"/>
          </w:divBdr>
        </w:div>
        <w:div w:id="967004951">
          <w:marLeft w:val="480"/>
          <w:marRight w:val="0"/>
          <w:marTop w:val="0"/>
          <w:marBottom w:val="0"/>
          <w:divBdr>
            <w:top w:val="none" w:sz="0" w:space="0" w:color="auto"/>
            <w:left w:val="none" w:sz="0" w:space="0" w:color="auto"/>
            <w:bottom w:val="none" w:sz="0" w:space="0" w:color="auto"/>
            <w:right w:val="none" w:sz="0" w:space="0" w:color="auto"/>
          </w:divBdr>
        </w:div>
        <w:div w:id="998657486">
          <w:marLeft w:val="480"/>
          <w:marRight w:val="0"/>
          <w:marTop w:val="0"/>
          <w:marBottom w:val="0"/>
          <w:divBdr>
            <w:top w:val="none" w:sz="0" w:space="0" w:color="auto"/>
            <w:left w:val="none" w:sz="0" w:space="0" w:color="auto"/>
            <w:bottom w:val="none" w:sz="0" w:space="0" w:color="auto"/>
            <w:right w:val="none" w:sz="0" w:space="0" w:color="auto"/>
          </w:divBdr>
        </w:div>
      </w:divsChild>
    </w:div>
    <w:div w:id="285157522">
      <w:bodyDiv w:val="1"/>
      <w:marLeft w:val="0"/>
      <w:marRight w:val="0"/>
      <w:marTop w:val="0"/>
      <w:marBottom w:val="0"/>
      <w:divBdr>
        <w:top w:val="none" w:sz="0" w:space="0" w:color="auto"/>
        <w:left w:val="none" w:sz="0" w:space="0" w:color="auto"/>
        <w:bottom w:val="none" w:sz="0" w:space="0" w:color="auto"/>
        <w:right w:val="none" w:sz="0" w:space="0" w:color="auto"/>
      </w:divBdr>
    </w:div>
    <w:div w:id="285160041">
      <w:bodyDiv w:val="1"/>
      <w:marLeft w:val="0"/>
      <w:marRight w:val="0"/>
      <w:marTop w:val="0"/>
      <w:marBottom w:val="0"/>
      <w:divBdr>
        <w:top w:val="none" w:sz="0" w:space="0" w:color="auto"/>
        <w:left w:val="none" w:sz="0" w:space="0" w:color="auto"/>
        <w:bottom w:val="none" w:sz="0" w:space="0" w:color="auto"/>
        <w:right w:val="none" w:sz="0" w:space="0" w:color="auto"/>
      </w:divBdr>
    </w:div>
    <w:div w:id="285284555">
      <w:bodyDiv w:val="1"/>
      <w:marLeft w:val="0"/>
      <w:marRight w:val="0"/>
      <w:marTop w:val="0"/>
      <w:marBottom w:val="0"/>
      <w:divBdr>
        <w:top w:val="none" w:sz="0" w:space="0" w:color="auto"/>
        <w:left w:val="none" w:sz="0" w:space="0" w:color="auto"/>
        <w:bottom w:val="none" w:sz="0" w:space="0" w:color="auto"/>
        <w:right w:val="none" w:sz="0" w:space="0" w:color="auto"/>
      </w:divBdr>
    </w:div>
    <w:div w:id="285310798">
      <w:bodyDiv w:val="1"/>
      <w:marLeft w:val="0"/>
      <w:marRight w:val="0"/>
      <w:marTop w:val="0"/>
      <w:marBottom w:val="0"/>
      <w:divBdr>
        <w:top w:val="none" w:sz="0" w:space="0" w:color="auto"/>
        <w:left w:val="none" w:sz="0" w:space="0" w:color="auto"/>
        <w:bottom w:val="none" w:sz="0" w:space="0" w:color="auto"/>
        <w:right w:val="none" w:sz="0" w:space="0" w:color="auto"/>
      </w:divBdr>
    </w:div>
    <w:div w:id="285502975">
      <w:bodyDiv w:val="1"/>
      <w:marLeft w:val="0"/>
      <w:marRight w:val="0"/>
      <w:marTop w:val="0"/>
      <w:marBottom w:val="0"/>
      <w:divBdr>
        <w:top w:val="none" w:sz="0" w:space="0" w:color="auto"/>
        <w:left w:val="none" w:sz="0" w:space="0" w:color="auto"/>
        <w:bottom w:val="none" w:sz="0" w:space="0" w:color="auto"/>
        <w:right w:val="none" w:sz="0" w:space="0" w:color="auto"/>
      </w:divBdr>
    </w:div>
    <w:div w:id="285938623">
      <w:bodyDiv w:val="1"/>
      <w:marLeft w:val="0"/>
      <w:marRight w:val="0"/>
      <w:marTop w:val="0"/>
      <w:marBottom w:val="0"/>
      <w:divBdr>
        <w:top w:val="none" w:sz="0" w:space="0" w:color="auto"/>
        <w:left w:val="none" w:sz="0" w:space="0" w:color="auto"/>
        <w:bottom w:val="none" w:sz="0" w:space="0" w:color="auto"/>
        <w:right w:val="none" w:sz="0" w:space="0" w:color="auto"/>
      </w:divBdr>
    </w:div>
    <w:div w:id="285963679">
      <w:bodyDiv w:val="1"/>
      <w:marLeft w:val="0"/>
      <w:marRight w:val="0"/>
      <w:marTop w:val="0"/>
      <w:marBottom w:val="0"/>
      <w:divBdr>
        <w:top w:val="none" w:sz="0" w:space="0" w:color="auto"/>
        <w:left w:val="none" w:sz="0" w:space="0" w:color="auto"/>
        <w:bottom w:val="none" w:sz="0" w:space="0" w:color="auto"/>
        <w:right w:val="none" w:sz="0" w:space="0" w:color="auto"/>
      </w:divBdr>
    </w:div>
    <w:div w:id="286131281">
      <w:bodyDiv w:val="1"/>
      <w:marLeft w:val="0"/>
      <w:marRight w:val="0"/>
      <w:marTop w:val="0"/>
      <w:marBottom w:val="0"/>
      <w:divBdr>
        <w:top w:val="none" w:sz="0" w:space="0" w:color="auto"/>
        <w:left w:val="none" w:sz="0" w:space="0" w:color="auto"/>
        <w:bottom w:val="none" w:sz="0" w:space="0" w:color="auto"/>
        <w:right w:val="none" w:sz="0" w:space="0" w:color="auto"/>
      </w:divBdr>
    </w:div>
    <w:div w:id="286395813">
      <w:bodyDiv w:val="1"/>
      <w:marLeft w:val="0"/>
      <w:marRight w:val="0"/>
      <w:marTop w:val="0"/>
      <w:marBottom w:val="0"/>
      <w:divBdr>
        <w:top w:val="none" w:sz="0" w:space="0" w:color="auto"/>
        <w:left w:val="none" w:sz="0" w:space="0" w:color="auto"/>
        <w:bottom w:val="none" w:sz="0" w:space="0" w:color="auto"/>
        <w:right w:val="none" w:sz="0" w:space="0" w:color="auto"/>
      </w:divBdr>
      <w:divsChild>
        <w:div w:id="27491719">
          <w:marLeft w:val="480"/>
          <w:marRight w:val="0"/>
          <w:marTop w:val="0"/>
          <w:marBottom w:val="0"/>
          <w:divBdr>
            <w:top w:val="none" w:sz="0" w:space="0" w:color="auto"/>
            <w:left w:val="none" w:sz="0" w:space="0" w:color="auto"/>
            <w:bottom w:val="none" w:sz="0" w:space="0" w:color="auto"/>
            <w:right w:val="none" w:sz="0" w:space="0" w:color="auto"/>
          </w:divBdr>
        </w:div>
        <w:div w:id="104276388">
          <w:marLeft w:val="480"/>
          <w:marRight w:val="0"/>
          <w:marTop w:val="0"/>
          <w:marBottom w:val="0"/>
          <w:divBdr>
            <w:top w:val="none" w:sz="0" w:space="0" w:color="auto"/>
            <w:left w:val="none" w:sz="0" w:space="0" w:color="auto"/>
            <w:bottom w:val="none" w:sz="0" w:space="0" w:color="auto"/>
            <w:right w:val="none" w:sz="0" w:space="0" w:color="auto"/>
          </w:divBdr>
        </w:div>
        <w:div w:id="139885206">
          <w:marLeft w:val="480"/>
          <w:marRight w:val="0"/>
          <w:marTop w:val="0"/>
          <w:marBottom w:val="0"/>
          <w:divBdr>
            <w:top w:val="none" w:sz="0" w:space="0" w:color="auto"/>
            <w:left w:val="none" w:sz="0" w:space="0" w:color="auto"/>
            <w:bottom w:val="none" w:sz="0" w:space="0" w:color="auto"/>
            <w:right w:val="none" w:sz="0" w:space="0" w:color="auto"/>
          </w:divBdr>
        </w:div>
        <w:div w:id="158234825">
          <w:marLeft w:val="480"/>
          <w:marRight w:val="0"/>
          <w:marTop w:val="0"/>
          <w:marBottom w:val="0"/>
          <w:divBdr>
            <w:top w:val="none" w:sz="0" w:space="0" w:color="auto"/>
            <w:left w:val="none" w:sz="0" w:space="0" w:color="auto"/>
            <w:bottom w:val="none" w:sz="0" w:space="0" w:color="auto"/>
            <w:right w:val="none" w:sz="0" w:space="0" w:color="auto"/>
          </w:divBdr>
        </w:div>
        <w:div w:id="217517624">
          <w:marLeft w:val="480"/>
          <w:marRight w:val="0"/>
          <w:marTop w:val="0"/>
          <w:marBottom w:val="0"/>
          <w:divBdr>
            <w:top w:val="none" w:sz="0" w:space="0" w:color="auto"/>
            <w:left w:val="none" w:sz="0" w:space="0" w:color="auto"/>
            <w:bottom w:val="none" w:sz="0" w:space="0" w:color="auto"/>
            <w:right w:val="none" w:sz="0" w:space="0" w:color="auto"/>
          </w:divBdr>
        </w:div>
        <w:div w:id="330911468">
          <w:marLeft w:val="480"/>
          <w:marRight w:val="0"/>
          <w:marTop w:val="0"/>
          <w:marBottom w:val="0"/>
          <w:divBdr>
            <w:top w:val="none" w:sz="0" w:space="0" w:color="auto"/>
            <w:left w:val="none" w:sz="0" w:space="0" w:color="auto"/>
            <w:bottom w:val="none" w:sz="0" w:space="0" w:color="auto"/>
            <w:right w:val="none" w:sz="0" w:space="0" w:color="auto"/>
          </w:divBdr>
        </w:div>
        <w:div w:id="335108882">
          <w:marLeft w:val="480"/>
          <w:marRight w:val="0"/>
          <w:marTop w:val="0"/>
          <w:marBottom w:val="0"/>
          <w:divBdr>
            <w:top w:val="none" w:sz="0" w:space="0" w:color="auto"/>
            <w:left w:val="none" w:sz="0" w:space="0" w:color="auto"/>
            <w:bottom w:val="none" w:sz="0" w:space="0" w:color="auto"/>
            <w:right w:val="none" w:sz="0" w:space="0" w:color="auto"/>
          </w:divBdr>
        </w:div>
        <w:div w:id="357044290">
          <w:marLeft w:val="480"/>
          <w:marRight w:val="0"/>
          <w:marTop w:val="0"/>
          <w:marBottom w:val="0"/>
          <w:divBdr>
            <w:top w:val="none" w:sz="0" w:space="0" w:color="auto"/>
            <w:left w:val="none" w:sz="0" w:space="0" w:color="auto"/>
            <w:bottom w:val="none" w:sz="0" w:space="0" w:color="auto"/>
            <w:right w:val="none" w:sz="0" w:space="0" w:color="auto"/>
          </w:divBdr>
        </w:div>
        <w:div w:id="357702940">
          <w:marLeft w:val="480"/>
          <w:marRight w:val="0"/>
          <w:marTop w:val="0"/>
          <w:marBottom w:val="0"/>
          <w:divBdr>
            <w:top w:val="none" w:sz="0" w:space="0" w:color="auto"/>
            <w:left w:val="none" w:sz="0" w:space="0" w:color="auto"/>
            <w:bottom w:val="none" w:sz="0" w:space="0" w:color="auto"/>
            <w:right w:val="none" w:sz="0" w:space="0" w:color="auto"/>
          </w:divBdr>
        </w:div>
        <w:div w:id="362175525">
          <w:marLeft w:val="480"/>
          <w:marRight w:val="0"/>
          <w:marTop w:val="0"/>
          <w:marBottom w:val="0"/>
          <w:divBdr>
            <w:top w:val="none" w:sz="0" w:space="0" w:color="auto"/>
            <w:left w:val="none" w:sz="0" w:space="0" w:color="auto"/>
            <w:bottom w:val="none" w:sz="0" w:space="0" w:color="auto"/>
            <w:right w:val="none" w:sz="0" w:space="0" w:color="auto"/>
          </w:divBdr>
        </w:div>
        <w:div w:id="475488654">
          <w:marLeft w:val="480"/>
          <w:marRight w:val="0"/>
          <w:marTop w:val="0"/>
          <w:marBottom w:val="0"/>
          <w:divBdr>
            <w:top w:val="none" w:sz="0" w:space="0" w:color="auto"/>
            <w:left w:val="none" w:sz="0" w:space="0" w:color="auto"/>
            <w:bottom w:val="none" w:sz="0" w:space="0" w:color="auto"/>
            <w:right w:val="none" w:sz="0" w:space="0" w:color="auto"/>
          </w:divBdr>
        </w:div>
        <w:div w:id="478421320">
          <w:marLeft w:val="480"/>
          <w:marRight w:val="0"/>
          <w:marTop w:val="0"/>
          <w:marBottom w:val="0"/>
          <w:divBdr>
            <w:top w:val="none" w:sz="0" w:space="0" w:color="auto"/>
            <w:left w:val="none" w:sz="0" w:space="0" w:color="auto"/>
            <w:bottom w:val="none" w:sz="0" w:space="0" w:color="auto"/>
            <w:right w:val="none" w:sz="0" w:space="0" w:color="auto"/>
          </w:divBdr>
        </w:div>
        <w:div w:id="481822892">
          <w:marLeft w:val="480"/>
          <w:marRight w:val="0"/>
          <w:marTop w:val="0"/>
          <w:marBottom w:val="0"/>
          <w:divBdr>
            <w:top w:val="none" w:sz="0" w:space="0" w:color="auto"/>
            <w:left w:val="none" w:sz="0" w:space="0" w:color="auto"/>
            <w:bottom w:val="none" w:sz="0" w:space="0" w:color="auto"/>
            <w:right w:val="none" w:sz="0" w:space="0" w:color="auto"/>
          </w:divBdr>
        </w:div>
        <w:div w:id="519855584">
          <w:marLeft w:val="480"/>
          <w:marRight w:val="0"/>
          <w:marTop w:val="0"/>
          <w:marBottom w:val="0"/>
          <w:divBdr>
            <w:top w:val="none" w:sz="0" w:space="0" w:color="auto"/>
            <w:left w:val="none" w:sz="0" w:space="0" w:color="auto"/>
            <w:bottom w:val="none" w:sz="0" w:space="0" w:color="auto"/>
            <w:right w:val="none" w:sz="0" w:space="0" w:color="auto"/>
          </w:divBdr>
        </w:div>
        <w:div w:id="521166873">
          <w:marLeft w:val="480"/>
          <w:marRight w:val="0"/>
          <w:marTop w:val="0"/>
          <w:marBottom w:val="0"/>
          <w:divBdr>
            <w:top w:val="none" w:sz="0" w:space="0" w:color="auto"/>
            <w:left w:val="none" w:sz="0" w:space="0" w:color="auto"/>
            <w:bottom w:val="none" w:sz="0" w:space="0" w:color="auto"/>
            <w:right w:val="none" w:sz="0" w:space="0" w:color="auto"/>
          </w:divBdr>
        </w:div>
        <w:div w:id="526405192">
          <w:marLeft w:val="480"/>
          <w:marRight w:val="0"/>
          <w:marTop w:val="0"/>
          <w:marBottom w:val="0"/>
          <w:divBdr>
            <w:top w:val="none" w:sz="0" w:space="0" w:color="auto"/>
            <w:left w:val="none" w:sz="0" w:space="0" w:color="auto"/>
            <w:bottom w:val="none" w:sz="0" w:space="0" w:color="auto"/>
            <w:right w:val="none" w:sz="0" w:space="0" w:color="auto"/>
          </w:divBdr>
        </w:div>
        <w:div w:id="530537813">
          <w:marLeft w:val="480"/>
          <w:marRight w:val="0"/>
          <w:marTop w:val="0"/>
          <w:marBottom w:val="0"/>
          <w:divBdr>
            <w:top w:val="none" w:sz="0" w:space="0" w:color="auto"/>
            <w:left w:val="none" w:sz="0" w:space="0" w:color="auto"/>
            <w:bottom w:val="none" w:sz="0" w:space="0" w:color="auto"/>
            <w:right w:val="none" w:sz="0" w:space="0" w:color="auto"/>
          </w:divBdr>
        </w:div>
        <w:div w:id="540290899">
          <w:marLeft w:val="480"/>
          <w:marRight w:val="0"/>
          <w:marTop w:val="0"/>
          <w:marBottom w:val="0"/>
          <w:divBdr>
            <w:top w:val="none" w:sz="0" w:space="0" w:color="auto"/>
            <w:left w:val="none" w:sz="0" w:space="0" w:color="auto"/>
            <w:bottom w:val="none" w:sz="0" w:space="0" w:color="auto"/>
            <w:right w:val="none" w:sz="0" w:space="0" w:color="auto"/>
          </w:divBdr>
        </w:div>
        <w:div w:id="553586063">
          <w:marLeft w:val="480"/>
          <w:marRight w:val="0"/>
          <w:marTop w:val="0"/>
          <w:marBottom w:val="0"/>
          <w:divBdr>
            <w:top w:val="none" w:sz="0" w:space="0" w:color="auto"/>
            <w:left w:val="none" w:sz="0" w:space="0" w:color="auto"/>
            <w:bottom w:val="none" w:sz="0" w:space="0" w:color="auto"/>
            <w:right w:val="none" w:sz="0" w:space="0" w:color="auto"/>
          </w:divBdr>
        </w:div>
        <w:div w:id="563491115">
          <w:marLeft w:val="480"/>
          <w:marRight w:val="0"/>
          <w:marTop w:val="0"/>
          <w:marBottom w:val="0"/>
          <w:divBdr>
            <w:top w:val="none" w:sz="0" w:space="0" w:color="auto"/>
            <w:left w:val="none" w:sz="0" w:space="0" w:color="auto"/>
            <w:bottom w:val="none" w:sz="0" w:space="0" w:color="auto"/>
            <w:right w:val="none" w:sz="0" w:space="0" w:color="auto"/>
          </w:divBdr>
        </w:div>
        <w:div w:id="676882428">
          <w:marLeft w:val="480"/>
          <w:marRight w:val="0"/>
          <w:marTop w:val="0"/>
          <w:marBottom w:val="0"/>
          <w:divBdr>
            <w:top w:val="none" w:sz="0" w:space="0" w:color="auto"/>
            <w:left w:val="none" w:sz="0" w:space="0" w:color="auto"/>
            <w:bottom w:val="none" w:sz="0" w:space="0" w:color="auto"/>
            <w:right w:val="none" w:sz="0" w:space="0" w:color="auto"/>
          </w:divBdr>
        </w:div>
        <w:div w:id="716900918">
          <w:marLeft w:val="480"/>
          <w:marRight w:val="0"/>
          <w:marTop w:val="0"/>
          <w:marBottom w:val="0"/>
          <w:divBdr>
            <w:top w:val="none" w:sz="0" w:space="0" w:color="auto"/>
            <w:left w:val="none" w:sz="0" w:space="0" w:color="auto"/>
            <w:bottom w:val="none" w:sz="0" w:space="0" w:color="auto"/>
            <w:right w:val="none" w:sz="0" w:space="0" w:color="auto"/>
          </w:divBdr>
        </w:div>
        <w:div w:id="755782219">
          <w:marLeft w:val="480"/>
          <w:marRight w:val="0"/>
          <w:marTop w:val="0"/>
          <w:marBottom w:val="0"/>
          <w:divBdr>
            <w:top w:val="none" w:sz="0" w:space="0" w:color="auto"/>
            <w:left w:val="none" w:sz="0" w:space="0" w:color="auto"/>
            <w:bottom w:val="none" w:sz="0" w:space="0" w:color="auto"/>
            <w:right w:val="none" w:sz="0" w:space="0" w:color="auto"/>
          </w:divBdr>
        </w:div>
        <w:div w:id="761025311">
          <w:marLeft w:val="480"/>
          <w:marRight w:val="0"/>
          <w:marTop w:val="0"/>
          <w:marBottom w:val="0"/>
          <w:divBdr>
            <w:top w:val="none" w:sz="0" w:space="0" w:color="auto"/>
            <w:left w:val="none" w:sz="0" w:space="0" w:color="auto"/>
            <w:bottom w:val="none" w:sz="0" w:space="0" w:color="auto"/>
            <w:right w:val="none" w:sz="0" w:space="0" w:color="auto"/>
          </w:divBdr>
        </w:div>
        <w:div w:id="770055180">
          <w:marLeft w:val="480"/>
          <w:marRight w:val="0"/>
          <w:marTop w:val="0"/>
          <w:marBottom w:val="0"/>
          <w:divBdr>
            <w:top w:val="none" w:sz="0" w:space="0" w:color="auto"/>
            <w:left w:val="none" w:sz="0" w:space="0" w:color="auto"/>
            <w:bottom w:val="none" w:sz="0" w:space="0" w:color="auto"/>
            <w:right w:val="none" w:sz="0" w:space="0" w:color="auto"/>
          </w:divBdr>
        </w:div>
        <w:div w:id="787090369">
          <w:marLeft w:val="480"/>
          <w:marRight w:val="0"/>
          <w:marTop w:val="0"/>
          <w:marBottom w:val="0"/>
          <w:divBdr>
            <w:top w:val="none" w:sz="0" w:space="0" w:color="auto"/>
            <w:left w:val="none" w:sz="0" w:space="0" w:color="auto"/>
            <w:bottom w:val="none" w:sz="0" w:space="0" w:color="auto"/>
            <w:right w:val="none" w:sz="0" w:space="0" w:color="auto"/>
          </w:divBdr>
        </w:div>
        <w:div w:id="797603503">
          <w:marLeft w:val="480"/>
          <w:marRight w:val="0"/>
          <w:marTop w:val="0"/>
          <w:marBottom w:val="0"/>
          <w:divBdr>
            <w:top w:val="none" w:sz="0" w:space="0" w:color="auto"/>
            <w:left w:val="none" w:sz="0" w:space="0" w:color="auto"/>
            <w:bottom w:val="none" w:sz="0" w:space="0" w:color="auto"/>
            <w:right w:val="none" w:sz="0" w:space="0" w:color="auto"/>
          </w:divBdr>
        </w:div>
        <w:div w:id="803348689">
          <w:marLeft w:val="480"/>
          <w:marRight w:val="0"/>
          <w:marTop w:val="0"/>
          <w:marBottom w:val="0"/>
          <w:divBdr>
            <w:top w:val="none" w:sz="0" w:space="0" w:color="auto"/>
            <w:left w:val="none" w:sz="0" w:space="0" w:color="auto"/>
            <w:bottom w:val="none" w:sz="0" w:space="0" w:color="auto"/>
            <w:right w:val="none" w:sz="0" w:space="0" w:color="auto"/>
          </w:divBdr>
        </w:div>
        <w:div w:id="836581211">
          <w:marLeft w:val="480"/>
          <w:marRight w:val="0"/>
          <w:marTop w:val="0"/>
          <w:marBottom w:val="0"/>
          <w:divBdr>
            <w:top w:val="none" w:sz="0" w:space="0" w:color="auto"/>
            <w:left w:val="none" w:sz="0" w:space="0" w:color="auto"/>
            <w:bottom w:val="none" w:sz="0" w:space="0" w:color="auto"/>
            <w:right w:val="none" w:sz="0" w:space="0" w:color="auto"/>
          </w:divBdr>
        </w:div>
        <w:div w:id="906918913">
          <w:marLeft w:val="480"/>
          <w:marRight w:val="0"/>
          <w:marTop w:val="0"/>
          <w:marBottom w:val="0"/>
          <w:divBdr>
            <w:top w:val="none" w:sz="0" w:space="0" w:color="auto"/>
            <w:left w:val="none" w:sz="0" w:space="0" w:color="auto"/>
            <w:bottom w:val="none" w:sz="0" w:space="0" w:color="auto"/>
            <w:right w:val="none" w:sz="0" w:space="0" w:color="auto"/>
          </w:divBdr>
        </w:div>
        <w:div w:id="928392329">
          <w:marLeft w:val="480"/>
          <w:marRight w:val="0"/>
          <w:marTop w:val="0"/>
          <w:marBottom w:val="0"/>
          <w:divBdr>
            <w:top w:val="none" w:sz="0" w:space="0" w:color="auto"/>
            <w:left w:val="none" w:sz="0" w:space="0" w:color="auto"/>
            <w:bottom w:val="none" w:sz="0" w:space="0" w:color="auto"/>
            <w:right w:val="none" w:sz="0" w:space="0" w:color="auto"/>
          </w:divBdr>
        </w:div>
        <w:div w:id="978222933">
          <w:marLeft w:val="480"/>
          <w:marRight w:val="0"/>
          <w:marTop w:val="0"/>
          <w:marBottom w:val="0"/>
          <w:divBdr>
            <w:top w:val="none" w:sz="0" w:space="0" w:color="auto"/>
            <w:left w:val="none" w:sz="0" w:space="0" w:color="auto"/>
            <w:bottom w:val="none" w:sz="0" w:space="0" w:color="auto"/>
            <w:right w:val="none" w:sz="0" w:space="0" w:color="auto"/>
          </w:divBdr>
        </w:div>
        <w:div w:id="978994244">
          <w:marLeft w:val="480"/>
          <w:marRight w:val="0"/>
          <w:marTop w:val="0"/>
          <w:marBottom w:val="0"/>
          <w:divBdr>
            <w:top w:val="none" w:sz="0" w:space="0" w:color="auto"/>
            <w:left w:val="none" w:sz="0" w:space="0" w:color="auto"/>
            <w:bottom w:val="none" w:sz="0" w:space="0" w:color="auto"/>
            <w:right w:val="none" w:sz="0" w:space="0" w:color="auto"/>
          </w:divBdr>
        </w:div>
        <w:div w:id="998533460">
          <w:marLeft w:val="480"/>
          <w:marRight w:val="0"/>
          <w:marTop w:val="0"/>
          <w:marBottom w:val="0"/>
          <w:divBdr>
            <w:top w:val="none" w:sz="0" w:space="0" w:color="auto"/>
            <w:left w:val="none" w:sz="0" w:space="0" w:color="auto"/>
            <w:bottom w:val="none" w:sz="0" w:space="0" w:color="auto"/>
            <w:right w:val="none" w:sz="0" w:space="0" w:color="auto"/>
          </w:divBdr>
        </w:div>
      </w:divsChild>
    </w:div>
    <w:div w:id="286856368">
      <w:bodyDiv w:val="1"/>
      <w:marLeft w:val="0"/>
      <w:marRight w:val="0"/>
      <w:marTop w:val="0"/>
      <w:marBottom w:val="0"/>
      <w:divBdr>
        <w:top w:val="none" w:sz="0" w:space="0" w:color="auto"/>
        <w:left w:val="none" w:sz="0" w:space="0" w:color="auto"/>
        <w:bottom w:val="none" w:sz="0" w:space="0" w:color="auto"/>
        <w:right w:val="none" w:sz="0" w:space="0" w:color="auto"/>
      </w:divBdr>
    </w:div>
    <w:div w:id="287199745">
      <w:bodyDiv w:val="1"/>
      <w:marLeft w:val="0"/>
      <w:marRight w:val="0"/>
      <w:marTop w:val="0"/>
      <w:marBottom w:val="0"/>
      <w:divBdr>
        <w:top w:val="none" w:sz="0" w:space="0" w:color="auto"/>
        <w:left w:val="none" w:sz="0" w:space="0" w:color="auto"/>
        <w:bottom w:val="none" w:sz="0" w:space="0" w:color="auto"/>
        <w:right w:val="none" w:sz="0" w:space="0" w:color="auto"/>
      </w:divBdr>
    </w:div>
    <w:div w:id="287275606">
      <w:bodyDiv w:val="1"/>
      <w:marLeft w:val="0"/>
      <w:marRight w:val="0"/>
      <w:marTop w:val="0"/>
      <w:marBottom w:val="0"/>
      <w:divBdr>
        <w:top w:val="none" w:sz="0" w:space="0" w:color="auto"/>
        <w:left w:val="none" w:sz="0" w:space="0" w:color="auto"/>
        <w:bottom w:val="none" w:sz="0" w:space="0" w:color="auto"/>
        <w:right w:val="none" w:sz="0" w:space="0" w:color="auto"/>
      </w:divBdr>
    </w:div>
    <w:div w:id="287320561">
      <w:bodyDiv w:val="1"/>
      <w:marLeft w:val="0"/>
      <w:marRight w:val="0"/>
      <w:marTop w:val="0"/>
      <w:marBottom w:val="0"/>
      <w:divBdr>
        <w:top w:val="none" w:sz="0" w:space="0" w:color="auto"/>
        <w:left w:val="none" w:sz="0" w:space="0" w:color="auto"/>
        <w:bottom w:val="none" w:sz="0" w:space="0" w:color="auto"/>
        <w:right w:val="none" w:sz="0" w:space="0" w:color="auto"/>
      </w:divBdr>
    </w:div>
    <w:div w:id="288049889">
      <w:bodyDiv w:val="1"/>
      <w:marLeft w:val="0"/>
      <w:marRight w:val="0"/>
      <w:marTop w:val="0"/>
      <w:marBottom w:val="0"/>
      <w:divBdr>
        <w:top w:val="none" w:sz="0" w:space="0" w:color="auto"/>
        <w:left w:val="none" w:sz="0" w:space="0" w:color="auto"/>
        <w:bottom w:val="none" w:sz="0" w:space="0" w:color="auto"/>
        <w:right w:val="none" w:sz="0" w:space="0" w:color="auto"/>
      </w:divBdr>
    </w:div>
    <w:div w:id="288096717">
      <w:bodyDiv w:val="1"/>
      <w:marLeft w:val="0"/>
      <w:marRight w:val="0"/>
      <w:marTop w:val="0"/>
      <w:marBottom w:val="0"/>
      <w:divBdr>
        <w:top w:val="none" w:sz="0" w:space="0" w:color="auto"/>
        <w:left w:val="none" w:sz="0" w:space="0" w:color="auto"/>
        <w:bottom w:val="none" w:sz="0" w:space="0" w:color="auto"/>
        <w:right w:val="none" w:sz="0" w:space="0" w:color="auto"/>
      </w:divBdr>
    </w:div>
    <w:div w:id="288167959">
      <w:bodyDiv w:val="1"/>
      <w:marLeft w:val="0"/>
      <w:marRight w:val="0"/>
      <w:marTop w:val="0"/>
      <w:marBottom w:val="0"/>
      <w:divBdr>
        <w:top w:val="none" w:sz="0" w:space="0" w:color="auto"/>
        <w:left w:val="none" w:sz="0" w:space="0" w:color="auto"/>
        <w:bottom w:val="none" w:sz="0" w:space="0" w:color="auto"/>
        <w:right w:val="none" w:sz="0" w:space="0" w:color="auto"/>
      </w:divBdr>
    </w:div>
    <w:div w:id="288248318">
      <w:bodyDiv w:val="1"/>
      <w:marLeft w:val="0"/>
      <w:marRight w:val="0"/>
      <w:marTop w:val="0"/>
      <w:marBottom w:val="0"/>
      <w:divBdr>
        <w:top w:val="none" w:sz="0" w:space="0" w:color="auto"/>
        <w:left w:val="none" w:sz="0" w:space="0" w:color="auto"/>
        <w:bottom w:val="none" w:sz="0" w:space="0" w:color="auto"/>
        <w:right w:val="none" w:sz="0" w:space="0" w:color="auto"/>
      </w:divBdr>
    </w:div>
    <w:div w:id="288511935">
      <w:bodyDiv w:val="1"/>
      <w:marLeft w:val="0"/>
      <w:marRight w:val="0"/>
      <w:marTop w:val="0"/>
      <w:marBottom w:val="0"/>
      <w:divBdr>
        <w:top w:val="none" w:sz="0" w:space="0" w:color="auto"/>
        <w:left w:val="none" w:sz="0" w:space="0" w:color="auto"/>
        <w:bottom w:val="none" w:sz="0" w:space="0" w:color="auto"/>
        <w:right w:val="none" w:sz="0" w:space="0" w:color="auto"/>
      </w:divBdr>
    </w:div>
    <w:div w:id="288514595">
      <w:bodyDiv w:val="1"/>
      <w:marLeft w:val="0"/>
      <w:marRight w:val="0"/>
      <w:marTop w:val="0"/>
      <w:marBottom w:val="0"/>
      <w:divBdr>
        <w:top w:val="none" w:sz="0" w:space="0" w:color="auto"/>
        <w:left w:val="none" w:sz="0" w:space="0" w:color="auto"/>
        <w:bottom w:val="none" w:sz="0" w:space="0" w:color="auto"/>
        <w:right w:val="none" w:sz="0" w:space="0" w:color="auto"/>
      </w:divBdr>
      <w:divsChild>
        <w:div w:id="12197218">
          <w:marLeft w:val="480"/>
          <w:marRight w:val="0"/>
          <w:marTop w:val="0"/>
          <w:marBottom w:val="0"/>
          <w:divBdr>
            <w:top w:val="none" w:sz="0" w:space="0" w:color="auto"/>
            <w:left w:val="none" w:sz="0" w:space="0" w:color="auto"/>
            <w:bottom w:val="none" w:sz="0" w:space="0" w:color="auto"/>
            <w:right w:val="none" w:sz="0" w:space="0" w:color="auto"/>
          </w:divBdr>
        </w:div>
        <w:div w:id="73624302">
          <w:marLeft w:val="480"/>
          <w:marRight w:val="0"/>
          <w:marTop w:val="0"/>
          <w:marBottom w:val="0"/>
          <w:divBdr>
            <w:top w:val="none" w:sz="0" w:space="0" w:color="auto"/>
            <w:left w:val="none" w:sz="0" w:space="0" w:color="auto"/>
            <w:bottom w:val="none" w:sz="0" w:space="0" w:color="auto"/>
            <w:right w:val="none" w:sz="0" w:space="0" w:color="auto"/>
          </w:divBdr>
        </w:div>
        <w:div w:id="80758114">
          <w:marLeft w:val="480"/>
          <w:marRight w:val="0"/>
          <w:marTop w:val="0"/>
          <w:marBottom w:val="0"/>
          <w:divBdr>
            <w:top w:val="none" w:sz="0" w:space="0" w:color="auto"/>
            <w:left w:val="none" w:sz="0" w:space="0" w:color="auto"/>
            <w:bottom w:val="none" w:sz="0" w:space="0" w:color="auto"/>
            <w:right w:val="none" w:sz="0" w:space="0" w:color="auto"/>
          </w:divBdr>
        </w:div>
        <w:div w:id="87703109">
          <w:marLeft w:val="480"/>
          <w:marRight w:val="0"/>
          <w:marTop w:val="0"/>
          <w:marBottom w:val="0"/>
          <w:divBdr>
            <w:top w:val="none" w:sz="0" w:space="0" w:color="auto"/>
            <w:left w:val="none" w:sz="0" w:space="0" w:color="auto"/>
            <w:bottom w:val="none" w:sz="0" w:space="0" w:color="auto"/>
            <w:right w:val="none" w:sz="0" w:space="0" w:color="auto"/>
          </w:divBdr>
        </w:div>
        <w:div w:id="88553194">
          <w:marLeft w:val="480"/>
          <w:marRight w:val="0"/>
          <w:marTop w:val="0"/>
          <w:marBottom w:val="0"/>
          <w:divBdr>
            <w:top w:val="none" w:sz="0" w:space="0" w:color="auto"/>
            <w:left w:val="none" w:sz="0" w:space="0" w:color="auto"/>
            <w:bottom w:val="none" w:sz="0" w:space="0" w:color="auto"/>
            <w:right w:val="none" w:sz="0" w:space="0" w:color="auto"/>
          </w:divBdr>
        </w:div>
        <w:div w:id="121267616">
          <w:marLeft w:val="480"/>
          <w:marRight w:val="0"/>
          <w:marTop w:val="0"/>
          <w:marBottom w:val="0"/>
          <w:divBdr>
            <w:top w:val="none" w:sz="0" w:space="0" w:color="auto"/>
            <w:left w:val="none" w:sz="0" w:space="0" w:color="auto"/>
            <w:bottom w:val="none" w:sz="0" w:space="0" w:color="auto"/>
            <w:right w:val="none" w:sz="0" w:space="0" w:color="auto"/>
          </w:divBdr>
        </w:div>
        <w:div w:id="208152349">
          <w:marLeft w:val="480"/>
          <w:marRight w:val="0"/>
          <w:marTop w:val="0"/>
          <w:marBottom w:val="0"/>
          <w:divBdr>
            <w:top w:val="none" w:sz="0" w:space="0" w:color="auto"/>
            <w:left w:val="none" w:sz="0" w:space="0" w:color="auto"/>
            <w:bottom w:val="none" w:sz="0" w:space="0" w:color="auto"/>
            <w:right w:val="none" w:sz="0" w:space="0" w:color="auto"/>
          </w:divBdr>
        </w:div>
        <w:div w:id="296954930">
          <w:marLeft w:val="480"/>
          <w:marRight w:val="0"/>
          <w:marTop w:val="0"/>
          <w:marBottom w:val="0"/>
          <w:divBdr>
            <w:top w:val="none" w:sz="0" w:space="0" w:color="auto"/>
            <w:left w:val="none" w:sz="0" w:space="0" w:color="auto"/>
            <w:bottom w:val="none" w:sz="0" w:space="0" w:color="auto"/>
            <w:right w:val="none" w:sz="0" w:space="0" w:color="auto"/>
          </w:divBdr>
        </w:div>
        <w:div w:id="407460927">
          <w:marLeft w:val="480"/>
          <w:marRight w:val="0"/>
          <w:marTop w:val="0"/>
          <w:marBottom w:val="0"/>
          <w:divBdr>
            <w:top w:val="none" w:sz="0" w:space="0" w:color="auto"/>
            <w:left w:val="none" w:sz="0" w:space="0" w:color="auto"/>
            <w:bottom w:val="none" w:sz="0" w:space="0" w:color="auto"/>
            <w:right w:val="none" w:sz="0" w:space="0" w:color="auto"/>
          </w:divBdr>
        </w:div>
        <w:div w:id="442963997">
          <w:marLeft w:val="480"/>
          <w:marRight w:val="0"/>
          <w:marTop w:val="0"/>
          <w:marBottom w:val="0"/>
          <w:divBdr>
            <w:top w:val="none" w:sz="0" w:space="0" w:color="auto"/>
            <w:left w:val="none" w:sz="0" w:space="0" w:color="auto"/>
            <w:bottom w:val="none" w:sz="0" w:space="0" w:color="auto"/>
            <w:right w:val="none" w:sz="0" w:space="0" w:color="auto"/>
          </w:divBdr>
        </w:div>
        <w:div w:id="481775763">
          <w:marLeft w:val="480"/>
          <w:marRight w:val="0"/>
          <w:marTop w:val="0"/>
          <w:marBottom w:val="0"/>
          <w:divBdr>
            <w:top w:val="none" w:sz="0" w:space="0" w:color="auto"/>
            <w:left w:val="none" w:sz="0" w:space="0" w:color="auto"/>
            <w:bottom w:val="none" w:sz="0" w:space="0" w:color="auto"/>
            <w:right w:val="none" w:sz="0" w:space="0" w:color="auto"/>
          </w:divBdr>
        </w:div>
        <w:div w:id="605580909">
          <w:marLeft w:val="480"/>
          <w:marRight w:val="0"/>
          <w:marTop w:val="0"/>
          <w:marBottom w:val="0"/>
          <w:divBdr>
            <w:top w:val="none" w:sz="0" w:space="0" w:color="auto"/>
            <w:left w:val="none" w:sz="0" w:space="0" w:color="auto"/>
            <w:bottom w:val="none" w:sz="0" w:space="0" w:color="auto"/>
            <w:right w:val="none" w:sz="0" w:space="0" w:color="auto"/>
          </w:divBdr>
        </w:div>
        <w:div w:id="930939153">
          <w:marLeft w:val="480"/>
          <w:marRight w:val="0"/>
          <w:marTop w:val="0"/>
          <w:marBottom w:val="0"/>
          <w:divBdr>
            <w:top w:val="none" w:sz="0" w:space="0" w:color="auto"/>
            <w:left w:val="none" w:sz="0" w:space="0" w:color="auto"/>
            <w:bottom w:val="none" w:sz="0" w:space="0" w:color="auto"/>
            <w:right w:val="none" w:sz="0" w:space="0" w:color="auto"/>
          </w:divBdr>
        </w:div>
        <w:div w:id="950894475">
          <w:marLeft w:val="480"/>
          <w:marRight w:val="0"/>
          <w:marTop w:val="0"/>
          <w:marBottom w:val="0"/>
          <w:divBdr>
            <w:top w:val="none" w:sz="0" w:space="0" w:color="auto"/>
            <w:left w:val="none" w:sz="0" w:space="0" w:color="auto"/>
            <w:bottom w:val="none" w:sz="0" w:space="0" w:color="auto"/>
            <w:right w:val="none" w:sz="0" w:space="0" w:color="auto"/>
          </w:divBdr>
        </w:div>
      </w:divsChild>
    </w:div>
    <w:div w:id="288702843">
      <w:bodyDiv w:val="1"/>
      <w:marLeft w:val="0"/>
      <w:marRight w:val="0"/>
      <w:marTop w:val="0"/>
      <w:marBottom w:val="0"/>
      <w:divBdr>
        <w:top w:val="none" w:sz="0" w:space="0" w:color="auto"/>
        <w:left w:val="none" w:sz="0" w:space="0" w:color="auto"/>
        <w:bottom w:val="none" w:sz="0" w:space="0" w:color="auto"/>
        <w:right w:val="none" w:sz="0" w:space="0" w:color="auto"/>
      </w:divBdr>
    </w:div>
    <w:div w:id="288711295">
      <w:bodyDiv w:val="1"/>
      <w:marLeft w:val="0"/>
      <w:marRight w:val="0"/>
      <w:marTop w:val="0"/>
      <w:marBottom w:val="0"/>
      <w:divBdr>
        <w:top w:val="none" w:sz="0" w:space="0" w:color="auto"/>
        <w:left w:val="none" w:sz="0" w:space="0" w:color="auto"/>
        <w:bottom w:val="none" w:sz="0" w:space="0" w:color="auto"/>
        <w:right w:val="none" w:sz="0" w:space="0" w:color="auto"/>
      </w:divBdr>
    </w:div>
    <w:div w:id="288974410">
      <w:bodyDiv w:val="1"/>
      <w:marLeft w:val="0"/>
      <w:marRight w:val="0"/>
      <w:marTop w:val="0"/>
      <w:marBottom w:val="0"/>
      <w:divBdr>
        <w:top w:val="none" w:sz="0" w:space="0" w:color="auto"/>
        <w:left w:val="none" w:sz="0" w:space="0" w:color="auto"/>
        <w:bottom w:val="none" w:sz="0" w:space="0" w:color="auto"/>
        <w:right w:val="none" w:sz="0" w:space="0" w:color="auto"/>
      </w:divBdr>
    </w:div>
    <w:div w:id="289022435">
      <w:bodyDiv w:val="1"/>
      <w:marLeft w:val="0"/>
      <w:marRight w:val="0"/>
      <w:marTop w:val="0"/>
      <w:marBottom w:val="0"/>
      <w:divBdr>
        <w:top w:val="none" w:sz="0" w:space="0" w:color="auto"/>
        <w:left w:val="none" w:sz="0" w:space="0" w:color="auto"/>
        <w:bottom w:val="none" w:sz="0" w:space="0" w:color="auto"/>
        <w:right w:val="none" w:sz="0" w:space="0" w:color="auto"/>
      </w:divBdr>
    </w:div>
    <w:div w:id="289362735">
      <w:bodyDiv w:val="1"/>
      <w:marLeft w:val="0"/>
      <w:marRight w:val="0"/>
      <w:marTop w:val="0"/>
      <w:marBottom w:val="0"/>
      <w:divBdr>
        <w:top w:val="none" w:sz="0" w:space="0" w:color="auto"/>
        <w:left w:val="none" w:sz="0" w:space="0" w:color="auto"/>
        <w:bottom w:val="none" w:sz="0" w:space="0" w:color="auto"/>
        <w:right w:val="none" w:sz="0" w:space="0" w:color="auto"/>
      </w:divBdr>
    </w:div>
    <w:div w:id="289484730">
      <w:bodyDiv w:val="1"/>
      <w:marLeft w:val="0"/>
      <w:marRight w:val="0"/>
      <w:marTop w:val="0"/>
      <w:marBottom w:val="0"/>
      <w:divBdr>
        <w:top w:val="none" w:sz="0" w:space="0" w:color="auto"/>
        <w:left w:val="none" w:sz="0" w:space="0" w:color="auto"/>
        <w:bottom w:val="none" w:sz="0" w:space="0" w:color="auto"/>
        <w:right w:val="none" w:sz="0" w:space="0" w:color="auto"/>
      </w:divBdr>
    </w:div>
    <w:div w:id="289672134">
      <w:bodyDiv w:val="1"/>
      <w:marLeft w:val="0"/>
      <w:marRight w:val="0"/>
      <w:marTop w:val="0"/>
      <w:marBottom w:val="0"/>
      <w:divBdr>
        <w:top w:val="none" w:sz="0" w:space="0" w:color="auto"/>
        <w:left w:val="none" w:sz="0" w:space="0" w:color="auto"/>
        <w:bottom w:val="none" w:sz="0" w:space="0" w:color="auto"/>
        <w:right w:val="none" w:sz="0" w:space="0" w:color="auto"/>
      </w:divBdr>
      <w:divsChild>
        <w:div w:id="45960622">
          <w:marLeft w:val="480"/>
          <w:marRight w:val="0"/>
          <w:marTop w:val="0"/>
          <w:marBottom w:val="0"/>
          <w:divBdr>
            <w:top w:val="none" w:sz="0" w:space="0" w:color="auto"/>
            <w:left w:val="none" w:sz="0" w:space="0" w:color="auto"/>
            <w:bottom w:val="none" w:sz="0" w:space="0" w:color="auto"/>
            <w:right w:val="none" w:sz="0" w:space="0" w:color="auto"/>
          </w:divBdr>
        </w:div>
        <w:div w:id="87388884">
          <w:marLeft w:val="480"/>
          <w:marRight w:val="0"/>
          <w:marTop w:val="0"/>
          <w:marBottom w:val="0"/>
          <w:divBdr>
            <w:top w:val="none" w:sz="0" w:space="0" w:color="auto"/>
            <w:left w:val="none" w:sz="0" w:space="0" w:color="auto"/>
            <w:bottom w:val="none" w:sz="0" w:space="0" w:color="auto"/>
            <w:right w:val="none" w:sz="0" w:space="0" w:color="auto"/>
          </w:divBdr>
        </w:div>
        <w:div w:id="99298285">
          <w:marLeft w:val="480"/>
          <w:marRight w:val="0"/>
          <w:marTop w:val="0"/>
          <w:marBottom w:val="0"/>
          <w:divBdr>
            <w:top w:val="none" w:sz="0" w:space="0" w:color="auto"/>
            <w:left w:val="none" w:sz="0" w:space="0" w:color="auto"/>
            <w:bottom w:val="none" w:sz="0" w:space="0" w:color="auto"/>
            <w:right w:val="none" w:sz="0" w:space="0" w:color="auto"/>
          </w:divBdr>
        </w:div>
        <w:div w:id="105080692">
          <w:marLeft w:val="480"/>
          <w:marRight w:val="0"/>
          <w:marTop w:val="0"/>
          <w:marBottom w:val="0"/>
          <w:divBdr>
            <w:top w:val="none" w:sz="0" w:space="0" w:color="auto"/>
            <w:left w:val="none" w:sz="0" w:space="0" w:color="auto"/>
            <w:bottom w:val="none" w:sz="0" w:space="0" w:color="auto"/>
            <w:right w:val="none" w:sz="0" w:space="0" w:color="auto"/>
          </w:divBdr>
        </w:div>
        <w:div w:id="113447616">
          <w:marLeft w:val="480"/>
          <w:marRight w:val="0"/>
          <w:marTop w:val="0"/>
          <w:marBottom w:val="0"/>
          <w:divBdr>
            <w:top w:val="none" w:sz="0" w:space="0" w:color="auto"/>
            <w:left w:val="none" w:sz="0" w:space="0" w:color="auto"/>
            <w:bottom w:val="none" w:sz="0" w:space="0" w:color="auto"/>
            <w:right w:val="none" w:sz="0" w:space="0" w:color="auto"/>
          </w:divBdr>
        </w:div>
        <w:div w:id="157380962">
          <w:marLeft w:val="480"/>
          <w:marRight w:val="0"/>
          <w:marTop w:val="0"/>
          <w:marBottom w:val="0"/>
          <w:divBdr>
            <w:top w:val="none" w:sz="0" w:space="0" w:color="auto"/>
            <w:left w:val="none" w:sz="0" w:space="0" w:color="auto"/>
            <w:bottom w:val="none" w:sz="0" w:space="0" w:color="auto"/>
            <w:right w:val="none" w:sz="0" w:space="0" w:color="auto"/>
          </w:divBdr>
        </w:div>
        <w:div w:id="173107526">
          <w:marLeft w:val="480"/>
          <w:marRight w:val="0"/>
          <w:marTop w:val="0"/>
          <w:marBottom w:val="0"/>
          <w:divBdr>
            <w:top w:val="none" w:sz="0" w:space="0" w:color="auto"/>
            <w:left w:val="none" w:sz="0" w:space="0" w:color="auto"/>
            <w:bottom w:val="none" w:sz="0" w:space="0" w:color="auto"/>
            <w:right w:val="none" w:sz="0" w:space="0" w:color="auto"/>
          </w:divBdr>
        </w:div>
        <w:div w:id="173812090">
          <w:marLeft w:val="480"/>
          <w:marRight w:val="0"/>
          <w:marTop w:val="0"/>
          <w:marBottom w:val="0"/>
          <w:divBdr>
            <w:top w:val="none" w:sz="0" w:space="0" w:color="auto"/>
            <w:left w:val="none" w:sz="0" w:space="0" w:color="auto"/>
            <w:bottom w:val="none" w:sz="0" w:space="0" w:color="auto"/>
            <w:right w:val="none" w:sz="0" w:space="0" w:color="auto"/>
          </w:divBdr>
        </w:div>
        <w:div w:id="238290700">
          <w:marLeft w:val="480"/>
          <w:marRight w:val="0"/>
          <w:marTop w:val="0"/>
          <w:marBottom w:val="0"/>
          <w:divBdr>
            <w:top w:val="none" w:sz="0" w:space="0" w:color="auto"/>
            <w:left w:val="none" w:sz="0" w:space="0" w:color="auto"/>
            <w:bottom w:val="none" w:sz="0" w:space="0" w:color="auto"/>
            <w:right w:val="none" w:sz="0" w:space="0" w:color="auto"/>
          </w:divBdr>
        </w:div>
        <w:div w:id="252978712">
          <w:marLeft w:val="480"/>
          <w:marRight w:val="0"/>
          <w:marTop w:val="0"/>
          <w:marBottom w:val="0"/>
          <w:divBdr>
            <w:top w:val="none" w:sz="0" w:space="0" w:color="auto"/>
            <w:left w:val="none" w:sz="0" w:space="0" w:color="auto"/>
            <w:bottom w:val="none" w:sz="0" w:space="0" w:color="auto"/>
            <w:right w:val="none" w:sz="0" w:space="0" w:color="auto"/>
          </w:divBdr>
        </w:div>
        <w:div w:id="294991457">
          <w:marLeft w:val="480"/>
          <w:marRight w:val="0"/>
          <w:marTop w:val="0"/>
          <w:marBottom w:val="0"/>
          <w:divBdr>
            <w:top w:val="none" w:sz="0" w:space="0" w:color="auto"/>
            <w:left w:val="none" w:sz="0" w:space="0" w:color="auto"/>
            <w:bottom w:val="none" w:sz="0" w:space="0" w:color="auto"/>
            <w:right w:val="none" w:sz="0" w:space="0" w:color="auto"/>
          </w:divBdr>
        </w:div>
        <w:div w:id="309287565">
          <w:marLeft w:val="480"/>
          <w:marRight w:val="0"/>
          <w:marTop w:val="0"/>
          <w:marBottom w:val="0"/>
          <w:divBdr>
            <w:top w:val="none" w:sz="0" w:space="0" w:color="auto"/>
            <w:left w:val="none" w:sz="0" w:space="0" w:color="auto"/>
            <w:bottom w:val="none" w:sz="0" w:space="0" w:color="auto"/>
            <w:right w:val="none" w:sz="0" w:space="0" w:color="auto"/>
          </w:divBdr>
        </w:div>
        <w:div w:id="378089603">
          <w:marLeft w:val="480"/>
          <w:marRight w:val="0"/>
          <w:marTop w:val="0"/>
          <w:marBottom w:val="0"/>
          <w:divBdr>
            <w:top w:val="none" w:sz="0" w:space="0" w:color="auto"/>
            <w:left w:val="none" w:sz="0" w:space="0" w:color="auto"/>
            <w:bottom w:val="none" w:sz="0" w:space="0" w:color="auto"/>
            <w:right w:val="none" w:sz="0" w:space="0" w:color="auto"/>
          </w:divBdr>
        </w:div>
        <w:div w:id="392504312">
          <w:marLeft w:val="480"/>
          <w:marRight w:val="0"/>
          <w:marTop w:val="0"/>
          <w:marBottom w:val="0"/>
          <w:divBdr>
            <w:top w:val="none" w:sz="0" w:space="0" w:color="auto"/>
            <w:left w:val="none" w:sz="0" w:space="0" w:color="auto"/>
            <w:bottom w:val="none" w:sz="0" w:space="0" w:color="auto"/>
            <w:right w:val="none" w:sz="0" w:space="0" w:color="auto"/>
          </w:divBdr>
        </w:div>
        <w:div w:id="405761143">
          <w:marLeft w:val="480"/>
          <w:marRight w:val="0"/>
          <w:marTop w:val="0"/>
          <w:marBottom w:val="0"/>
          <w:divBdr>
            <w:top w:val="none" w:sz="0" w:space="0" w:color="auto"/>
            <w:left w:val="none" w:sz="0" w:space="0" w:color="auto"/>
            <w:bottom w:val="none" w:sz="0" w:space="0" w:color="auto"/>
            <w:right w:val="none" w:sz="0" w:space="0" w:color="auto"/>
          </w:divBdr>
        </w:div>
        <w:div w:id="441268529">
          <w:marLeft w:val="480"/>
          <w:marRight w:val="0"/>
          <w:marTop w:val="0"/>
          <w:marBottom w:val="0"/>
          <w:divBdr>
            <w:top w:val="none" w:sz="0" w:space="0" w:color="auto"/>
            <w:left w:val="none" w:sz="0" w:space="0" w:color="auto"/>
            <w:bottom w:val="none" w:sz="0" w:space="0" w:color="auto"/>
            <w:right w:val="none" w:sz="0" w:space="0" w:color="auto"/>
          </w:divBdr>
        </w:div>
        <w:div w:id="444735342">
          <w:marLeft w:val="480"/>
          <w:marRight w:val="0"/>
          <w:marTop w:val="0"/>
          <w:marBottom w:val="0"/>
          <w:divBdr>
            <w:top w:val="none" w:sz="0" w:space="0" w:color="auto"/>
            <w:left w:val="none" w:sz="0" w:space="0" w:color="auto"/>
            <w:bottom w:val="none" w:sz="0" w:space="0" w:color="auto"/>
            <w:right w:val="none" w:sz="0" w:space="0" w:color="auto"/>
          </w:divBdr>
        </w:div>
        <w:div w:id="467404898">
          <w:marLeft w:val="480"/>
          <w:marRight w:val="0"/>
          <w:marTop w:val="0"/>
          <w:marBottom w:val="0"/>
          <w:divBdr>
            <w:top w:val="none" w:sz="0" w:space="0" w:color="auto"/>
            <w:left w:val="none" w:sz="0" w:space="0" w:color="auto"/>
            <w:bottom w:val="none" w:sz="0" w:space="0" w:color="auto"/>
            <w:right w:val="none" w:sz="0" w:space="0" w:color="auto"/>
          </w:divBdr>
        </w:div>
        <w:div w:id="469635486">
          <w:marLeft w:val="480"/>
          <w:marRight w:val="0"/>
          <w:marTop w:val="0"/>
          <w:marBottom w:val="0"/>
          <w:divBdr>
            <w:top w:val="none" w:sz="0" w:space="0" w:color="auto"/>
            <w:left w:val="none" w:sz="0" w:space="0" w:color="auto"/>
            <w:bottom w:val="none" w:sz="0" w:space="0" w:color="auto"/>
            <w:right w:val="none" w:sz="0" w:space="0" w:color="auto"/>
          </w:divBdr>
        </w:div>
        <w:div w:id="473331158">
          <w:marLeft w:val="480"/>
          <w:marRight w:val="0"/>
          <w:marTop w:val="0"/>
          <w:marBottom w:val="0"/>
          <w:divBdr>
            <w:top w:val="none" w:sz="0" w:space="0" w:color="auto"/>
            <w:left w:val="none" w:sz="0" w:space="0" w:color="auto"/>
            <w:bottom w:val="none" w:sz="0" w:space="0" w:color="auto"/>
            <w:right w:val="none" w:sz="0" w:space="0" w:color="auto"/>
          </w:divBdr>
        </w:div>
        <w:div w:id="480082638">
          <w:marLeft w:val="480"/>
          <w:marRight w:val="0"/>
          <w:marTop w:val="0"/>
          <w:marBottom w:val="0"/>
          <w:divBdr>
            <w:top w:val="none" w:sz="0" w:space="0" w:color="auto"/>
            <w:left w:val="none" w:sz="0" w:space="0" w:color="auto"/>
            <w:bottom w:val="none" w:sz="0" w:space="0" w:color="auto"/>
            <w:right w:val="none" w:sz="0" w:space="0" w:color="auto"/>
          </w:divBdr>
        </w:div>
        <w:div w:id="488251012">
          <w:marLeft w:val="480"/>
          <w:marRight w:val="0"/>
          <w:marTop w:val="0"/>
          <w:marBottom w:val="0"/>
          <w:divBdr>
            <w:top w:val="none" w:sz="0" w:space="0" w:color="auto"/>
            <w:left w:val="none" w:sz="0" w:space="0" w:color="auto"/>
            <w:bottom w:val="none" w:sz="0" w:space="0" w:color="auto"/>
            <w:right w:val="none" w:sz="0" w:space="0" w:color="auto"/>
          </w:divBdr>
        </w:div>
        <w:div w:id="502206086">
          <w:marLeft w:val="480"/>
          <w:marRight w:val="0"/>
          <w:marTop w:val="0"/>
          <w:marBottom w:val="0"/>
          <w:divBdr>
            <w:top w:val="none" w:sz="0" w:space="0" w:color="auto"/>
            <w:left w:val="none" w:sz="0" w:space="0" w:color="auto"/>
            <w:bottom w:val="none" w:sz="0" w:space="0" w:color="auto"/>
            <w:right w:val="none" w:sz="0" w:space="0" w:color="auto"/>
          </w:divBdr>
        </w:div>
        <w:div w:id="543519177">
          <w:marLeft w:val="480"/>
          <w:marRight w:val="0"/>
          <w:marTop w:val="0"/>
          <w:marBottom w:val="0"/>
          <w:divBdr>
            <w:top w:val="none" w:sz="0" w:space="0" w:color="auto"/>
            <w:left w:val="none" w:sz="0" w:space="0" w:color="auto"/>
            <w:bottom w:val="none" w:sz="0" w:space="0" w:color="auto"/>
            <w:right w:val="none" w:sz="0" w:space="0" w:color="auto"/>
          </w:divBdr>
        </w:div>
        <w:div w:id="555118820">
          <w:marLeft w:val="480"/>
          <w:marRight w:val="0"/>
          <w:marTop w:val="0"/>
          <w:marBottom w:val="0"/>
          <w:divBdr>
            <w:top w:val="none" w:sz="0" w:space="0" w:color="auto"/>
            <w:left w:val="none" w:sz="0" w:space="0" w:color="auto"/>
            <w:bottom w:val="none" w:sz="0" w:space="0" w:color="auto"/>
            <w:right w:val="none" w:sz="0" w:space="0" w:color="auto"/>
          </w:divBdr>
        </w:div>
        <w:div w:id="659041391">
          <w:marLeft w:val="480"/>
          <w:marRight w:val="0"/>
          <w:marTop w:val="0"/>
          <w:marBottom w:val="0"/>
          <w:divBdr>
            <w:top w:val="none" w:sz="0" w:space="0" w:color="auto"/>
            <w:left w:val="none" w:sz="0" w:space="0" w:color="auto"/>
            <w:bottom w:val="none" w:sz="0" w:space="0" w:color="auto"/>
            <w:right w:val="none" w:sz="0" w:space="0" w:color="auto"/>
          </w:divBdr>
        </w:div>
        <w:div w:id="676276780">
          <w:marLeft w:val="480"/>
          <w:marRight w:val="0"/>
          <w:marTop w:val="0"/>
          <w:marBottom w:val="0"/>
          <w:divBdr>
            <w:top w:val="none" w:sz="0" w:space="0" w:color="auto"/>
            <w:left w:val="none" w:sz="0" w:space="0" w:color="auto"/>
            <w:bottom w:val="none" w:sz="0" w:space="0" w:color="auto"/>
            <w:right w:val="none" w:sz="0" w:space="0" w:color="auto"/>
          </w:divBdr>
        </w:div>
        <w:div w:id="679937146">
          <w:marLeft w:val="480"/>
          <w:marRight w:val="0"/>
          <w:marTop w:val="0"/>
          <w:marBottom w:val="0"/>
          <w:divBdr>
            <w:top w:val="none" w:sz="0" w:space="0" w:color="auto"/>
            <w:left w:val="none" w:sz="0" w:space="0" w:color="auto"/>
            <w:bottom w:val="none" w:sz="0" w:space="0" w:color="auto"/>
            <w:right w:val="none" w:sz="0" w:space="0" w:color="auto"/>
          </w:divBdr>
        </w:div>
        <w:div w:id="681320601">
          <w:marLeft w:val="480"/>
          <w:marRight w:val="0"/>
          <w:marTop w:val="0"/>
          <w:marBottom w:val="0"/>
          <w:divBdr>
            <w:top w:val="none" w:sz="0" w:space="0" w:color="auto"/>
            <w:left w:val="none" w:sz="0" w:space="0" w:color="auto"/>
            <w:bottom w:val="none" w:sz="0" w:space="0" w:color="auto"/>
            <w:right w:val="none" w:sz="0" w:space="0" w:color="auto"/>
          </w:divBdr>
        </w:div>
        <w:div w:id="697122169">
          <w:marLeft w:val="480"/>
          <w:marRight w:val="0"/>
          <w:marTop w:val="0"/>
          <w:marBottom w:val="0"/>
          <w:divBdr>
            <w:top w:val="none" w:sz="0" w:space="0" w:color="auto"/>
            <w:left w:val="none" w:sz="0" w:space="0" w:color="auto"/>
            <w:bottom w:val="none" w:sz="0" w:space="0" w:color="auto"/>
            <w:right w:val="none" w:sz="0" w:space="0" w:color="auto"/>
          </w:divBdr>
        </w:div>
        <w:div w:id="726220359">
          <w:marLeft w:val="480"/>
          <w:marRight w:val="0"/>
          <w:marTop w:val="0"/>
          <w:marBottom w:val="0"/>
          <w:divBdr>
            <w:top w:val="none" w:sz="0" w:space="0" w:color="auto"/>
            <w:left w:val="none" w:sz="0" w:space="0" w:color="auto"/>
            <w:bottom w:val="none" w:sz="0" w:space="0" w:color="auto"/>
            <w:right w:val="none" w:sz="0" w:space="0" w:color="auto"/>
          </w:divBdr>
        </w:div>
        <w:div w:id="727798862">
          <w:marLeft w:val="480"/>
          <w:marRight w:val="0"/>
          <w:marTop w:val="0"/>
          <w:marBottom w:val="0"/>
          <w:divBdr>
            <w:top w:val="none" w:sz="0" w:space="0" w:color="auto"/>
            <w:left w:val="none" w:sz="0" w:space="0" w:color="auto"/>
            <w:bottom w:val="none" w:sz="0" w:space="0" w:color="auto"/>
            <w:right w:val="none" w:sz="0" w:space="0" w:color="auto"/>
          </w:divBdr>
        </w:div>
        <w:div w:id="792090079">
          <w:marLeft w:val="480"/>
          <w:marRight w:val="0"/>
          <w:marTop w:val="0"/>
          <w:marBottom w:val="0"/>
          <w:divBdr>
            <w:top w:val="none" w:sz="0" w:space="0" w:color="auto"/>
            <w:left w:val="none" w:sz="0" w:space="0" w:color="auto"/>
            <w:bottom w:val="none" w:sz="0" w:space="0" w:color="auto"/>
            <w:right w:val="none" w:sz="0" w:space="0" w:color="auto"/>
          </w:divBdr>
        </w:div>
        <w:div w:id="795221999">
          <w:marLeft w:val="480"/>
          <w:marRight w:val="0"/>
          <w:marTop w:val="0"/>
          <w:marBottom w:val="0"/>
          <w:divBdr>
            <w:top w:val="none" w:sz="0" w:space="0" w:color="auto"/>
            <w:left w:val="none" w:sz="0" w:space="0" w:color="auto"/>
            <w:bottom w:val="none" w:sz="0" w:space="0" w:color="auto"/>
            <w:right w:val="none" w:sz="0" w:space="0" w:color="auto"/>
          </w:divBdr>
        </w:div>
        <w:div w:id="814374110">
          <w:marLeft w:val="480"/>
          <w:marRight w:val="0"/>
          <w:marTop w:val="0"/>
          <w:marBottom w:val="0"/>
          <w:divBdr>
            <w:top w:val="none" w:sz="0" w:space="0" w:color="auto"/>
            <w:left w:val="none" w:sz="0" w:space="0" w:color="auto"/>
            <w:bottom w:val="none" w:sz="0" w:space="0" w:color="auto"/>
            <w:right w:val="none" w:sz="0" w:space="0" w:color="auto"/>
          </w:divBdr>
        </w:div>
        <w:div w:id="839588562">
          <w:marLeft w:val="480"/>
          <w:marRight w:val="0"/>
          <w:marTop w:val="0"/>
          <w:marBottom w:val="0"/>
          <w:divBdr>
            <w:top w:val="none" w:sz="0" w:space="0" w:color="auto"/>
            <w:left w:val="none" w:sz="0" w:space="0" w:color="auto"/>
            <w:bottom w:val="none" w:sz="0" w:space="0" w:color="auto"/>
            <w:right w:val="none" w:sz="0" w:space="0" w:color="auto"/>
          </w:divBdr>
        </w:div>
        <w:div w:id="905844206">
          <w:marLeft w:val="480"/>
          <w:marRight w:val="0"/>
          <w:marTop w:val="0"/>
          <w:marBottom w:val="0"/>
          <w:divBdr>
            <w:top w:val="none" w:sz="0" w:space="0" w:color="auto"/>
            <w:left w:val="none" w:sz="0" w:space="0" w:color="auto"/>
            <w:bottom w:val="none" w:sz="0" w:space="0" w:color="auto"/>
            <w:right w:val="none" w:sz="0" w:space="0" w:color="auto"/>
          </w:divBdr>
        </w:div>
        <w:div w:id="918253901">
          <w:marLeft w:val="480"/>
          <w:marRight w:val="0"/>
          <w:marTop w:val="0"/>
          <w:marBottom w:val="0"/>
          <w:divBdr>
            <w:top w:val="none" w:sz="0" w:space="0" w:color="auto"/>
            <w:left w:val="none" w:sz="0" w:space="0" w:color="auto"/>
            <w:bottom w:val="none" w:sz="0" w:space="0" w:color="auto"/>
            <w:right w:val="none" w:sz="0" w:space="0" w:color="auto"/>
          </w:divBdr>
        </w:div>
        <w:div w:id="962928779">
          <w:marLeft w:val="480"/>
          <w:marRight w:val="0"/>
          <w:marTop w:val="0"/>
          <w:marBottom w:val="0"/>
          <w:divBdr>
            <w:top w:val="none" w:sz="0" w:space="0" w:color="auto"/>
            <w:left w:val="none" w:sz="0" w:space="0" w:color="auto"/>
            <w:bottom w:val="none" w:sz="0" w:space="0" w:color="auto"/>
            <w:right w:val="none" w:sz="0" w:space="0" w:color="auto"/>
          </w:divBdr>
        </w:div>
        <w:div w:id="963123080">
          <w:marLeft w:val="480"/>
          <w:marRight w:val="0"/>
          <w:marTop w:val="0"/>
          <w:marBottom w:val="0"/>
          <w:divBdr>
            <w:top w:val="none" w:sz="0" w:space="0" w:color="auto"/>
            <w:left w:val="none" w:sz="0" w:space="0" w:color="auto"/>
            <w:bottom w:val="none" w:sz="0" w:space="0" w:color="auto"/>
            <w:right w:val="none" w:sz="0" w:space="0" w:color="auto"/>
          </w:divBdr>
        </w:div>
        <w:div w:id="967972398">
          <w:marLeft w:val="480"/>
          <w:marRight w:val="0"/>
          <w:marTop w:val="0"/>
          <w:marBottom w:val="0"/>
          <w:divBdr>
            <w:top w:val="none" w:sz="0" w:space="0" w:color="auto"/>
            <w:left w:val="none" w:sz="0" w:space="0" w:color="auto"/>
            <w:bottom w:val="none" w:sz="0" w:space="0" w:color="auto"/>
            <w:right w:val="none" w:sz="0" w:space="0" w:color="auto"/>
          </w:divBdr>
        </w:div>
        <w:div w:id="973027637">
          <w:marLeft w:val="480"/>
          <w:marRight w:val="0"/>
          <w:marTop w:val="0"/>
          <w:marBottom w:val="0"/>
          <w:divBdr>
            <w:top w:val="none" w:sz="0" w:space="0" w:color="auto"/>
            <w:left w:val="none" w:sz="0" w:space="0" w:color="auto"/>
            <w:bottom w:val="none" w:sz="0" w:space="0" w:color="auto"/>
            <w:right w:val="none" w:sz="0" w:space="0" w:color="auto"/>
          </w:divBdr>
        </w:div>
        <w:div w:id="980236451">
          <w:marLeft w:val="480"/>
          <w:marRight w:val="0"/>
          <w:marTop w:val="0"/>
          <w:marBottom w:val="0"/>
          <w:divBdr>
            <w:top w:val="none" w:sz="0" w:space="0" w:color="auto"/>
            <w:left w:val="none" w:sz="0" w:space="0" w:color="auto"/>
            <w:bottom w:val="none" w:sz="0" w:space="0" w:color="auto"/>
            <w:right w:val="none" w:sz="0" w:space="0" w:color="auto"/>
          </w:divBdr>
        </w:div>
      </w:divsChild>
    </w:div>
    <w:div w:id="289752606">
      <w:bodyDiv w:val="1"/>
      <w:marLeft w:val="0"/>
      <w:marRight w:val="0"/>
      <w:marTop w:val="0"/>
      <w:marBottom w:val="0"/>
      <w:divBdr>
        <w:top w:val="none" w:sz="0" w:space="0" w:color="auto"/>
        <w:left w:val="none" w:sz="0" w:space="0" w:color="auto"/>
        <w:bottom w:val="none" w:sz="0" w:space="0" w:color="auto"/>
        <w:right w:val="none" w:sz="0" w:space="0" w:color="auto"/>
      </w:divBdr>
    </w:div>
    <w:div w:id="289821736">
      <w:bodyDiv w:val="1"/>
      <w:marLeft w:val="0"/>
      <w:marRight w:val="0"/>
      <w:marTop w:val="0"/>
      <w:marBottom w:val="0"/>
      <w:divBdr>
        <w:top w:val="none" w:sz="0" w:space="0" w:color="auto"/>
        <w:left w:val="none" w:sz="0" w:space="0" w:color="auto"/>
        <w:bottom w:val="none" w:sz="0" w:space="0" w:color="auto"/>
        <w:right w:val="none" w:sz="0" w:space="0" w:color="auto"/>
      </w:divBdr>
    </w:div>
    <w:div w:id="289823503">
      <w:bodyDiv w:val="1"/>
      <w:marLeft w:val="0"/>
      <w:marRight w:val="0"/>
      <w:marTop w:val="0"/>
      <w:marBottom w:val="0"/>
      <w:divBdr>
        <w:top w:val="none" w:sz="0" w:space="0" w:color="auto"/>
        <w:left w:val="none" w:sz="0" w:space="0" w:color="auto"/>
        <w:bottom w:val="none" w:sz="0" w:space="0" w:color="auto"/>
        <w:right w:val="none" w:sz="0" w:space="0" w:color="auto"/>
      </w:divBdr>
    </w:div>
    <w:div w:id="290013314">
      <w:bodyDiv w:val="1"/>
      <w:marLeft w:val="0"/>
      <w:marRight w:val="0"/>
      <w:marTop w:val="0"/>
      <w:marBottom w:val="0"/>
      <w:divBdr>
        <w:top w:val="none" w:sz="0" w:space="0" w:color="auto"/>
        <w:left w:val="none" w:sz="0" w:space="0" w:color="auto"/>
        <w:bottom w:val="none" w:sz="0" w:space="0" w:color="auto"/>
        <w:right w:val="none" w:sz="0" w:space="0" w:color="auto"/>
      </w:divBdr>
    </w:div>
    <w:div w:id="290013321">
      <w:bodyDiv w:val="1"/>
      <w:marLeft w:val="0"/>
      <w:marRight w:val="0"/>
      <w:marTop w:val="0"/>
      <w:marBottom w:val="0"/>
      <w:divBdr>
        <w:top w:val="none" w:sz="0" w:space="0" w:color="auto"/>
        <w:left w:val="none" w:sz="0" w:space="0" w:color="auto"/>
        <w:bottom w:val="none" w:sz="0" w:space="0" w:color="auto"/>
        <w:right w:val="none" w:sz="0" w:space="0" w:color="auto"/>
      </w:divBdr>
    </w:div>
    <w:div w:id="290063895">
      <w:bodyDiv w:val="1"/>
      <w:marLeft w:val="0"/>
      <w:marRight w:val="0"/>
      <w:marTop w:val="0"/>
      <w:marBottom w:val="0"/>
      <w:divBdr>
        <w:top w:val="none" w:sz="0" w:space="0" w:color="auto"/>
        <w:left w:val="none" w:sz="0" w:space="0" w:color="auto"/>
        <w:bottom w:val="none" w:sz="0" w:space="0" w:color="auto"/>
        <w:right w:val="none" w:sz="0" w:space="0" w:color="auto"/>
      </w:divBdr>
      <w:divsChild>
        <w:div w:id="124471334">
          <w:marLeft w:val="480"/>
          <w:marRight w:val="0"/>
          <w:marTop w:val="0"/>
          <w:marBottom w:val="0"/>
          <w:divBdr>
            <w:top w:val="none" w:sz="0" w:space="0" w:color="auto"/>
            <w:left w:val="none" w:sz="0" w:space="0" w:color="auto"/>
            <w:bottom w:val="none" w:sz="0" w:space="0" w:color="auto"/>
            <w:right w:val="none" w:sz="0" w:space="0" w:color="auto"/>
          </w:divBdr>
        </w:div>
        <w:div w:id="124541958">
          <w:marLeft w:val="480"/>
          <w:marRight w:val="0"/>
          <w:marTop w:val="0"/>
          <w:marBottom w:val="0"/>
          <w:divBdr>
            <w:top w:val="none" w:sz="0" w:space="0" w:color="auto"/>
            <w:left w:val="none" w:sz="0" w:space="0" w:color="auto"/>
            <w:bottom w:val="none" w:sz="0" w:space="0" w:color="auto"/>
            <w:right w:val="none" w:sz="0" w:space="0" w:color="auto"/>
          </w:divBdr>
        </w:div>
        <w:div w:id="130287978">
          <w:marLeft w:val="480"/>
          <w:marRight w:val="0"/>
          <w:marTop w:val="0"/>
          <w:marBottom w:val="0"/>
          <w:divBdr>
            <w:top w:val="none" w:sz="0" w:space="0" w:color="auto"/>
            <w:left w:val="none" w:sz="0" w:space="0" w:color="auto"/>
            <w:bottom w:val="none" w:sz="0" w:space="0" w:color="auto"/>
            <w:right w:val="none" w:sz="0" w:space="0" w:color="auto"/>
          </w:divBdr>
        </w:div>
        <w:div w:id="148064323">
          <w:marLeft w:val="480"/>
          <w:marRight w:val="0"/>
          <w:marTop w:val="0"/>
          <w:marBottom w:val="0"/>
          <w:divBdr>
            <w:top w:val="none" w:sz="0" w:space="0" w:color="auto"/>
            <w:left w:val="none" w:sz="0" w:space="0" w:color="auto"/>
            <w:bottom w:val="none" w:sz="0" w:space="0" w:color="auto"/>
            <w:right w:val="none" w:sz="0" w:space="0" w:color="auto"/>
          </w:divBdr>
        </w:div>
        <w:div w:id="341980794">
          <w:marLeft w:val="480"/>
          <w:marRight w:val="0"/>
          <w:marTop w:val="0"/>
          <w:marBottom w:val="0"/>
          <w:divBdr>
            <w:top w:val="none" w:sz="0" w:space="0" w:color="auto"/>
            <w:left w:val="none" w:sz="0" w:space="0" w:color="auto"/>
            <w:bottom w:val="none" w:sz="0" w:space="0" w:color="auto"/>
            <w:right w:val="none" w:sz="0" w:space="0" w:color="auto"/>
          </w:divBdr>
        </w:div>
        <w:div w:id="345375370">
          <w:marLeft w:val="480"/>
          <w:marRight w:val="0"/>
          <w:marTop w:val="0"/>
          <w:marBottom w:val="0"/>
          <w:divBdr>
            <w:top w:val="none" w:sz="0" w:space="0" w:color="auto"/>
            <w:left w:val="none" w:sz="0" w:space="0" w:color="auto"/>
            <w:bottom w:val="none" w:sz="0" w:space="0" w:color="auto"/>
            <w:right w:val="none" w:sz="0" w:space="0" w:color="auto"/>
          </w:divBdr>
        </w:div>
        <w:div w:id="508982028">
          <w:marLeft w:val="480"/>
          <w:marRight w:val="0"/>
          <w:marTop w:val="0"/>
          <w:marBottom w:val="0"/>
          <w:divBdr>
            <w:top w:val="none" w:sz="0" w:space="0" w:color="auto"/>
            <w:left w:val="none" w:sz="0" w:space="0" w:color="auto"/>
            <w:bottom w:val="none" w:sz="0" w:space="0" w:color="auto"/>
            <w:right w:val="none" w:sz="0" w:space="0" w:color="auto"/>
          </w:divBdr>
        </w:div>
        <w:div w:id="515193090">
          <w:marLeft w:val="480"/>
          <w:marRight w:val="0"/>
          <w:marTop w:val="0"/>
          <w:marBottom w:val="0"/>
          <w:divBdr>
            <w:top w:val="none" w:sz="0" w:space="0" w:color="auto"/>
            <w:left w:val="none" w:sz="0" w:space="0" w:color="auto"/>
            <w:bottom w:val="none" w:sz="0" w:space="0" w:color="auto"/>
            <w:right w:val="none" w:sz="0" w:space="0" w:color="auto"/>
          </w:divBdr>
        </w:div>
        <w:div w:id="537469244">
          <w:marLeft w:val="480"/>
          <w:marRight w:val="0"/>
          <w:marTop w:val="0"/>
          <w:marBottom w:val="0"/>
          <w:divBdr>
            <w:top w:val="none" w:sz="0" w:space="0" w:color="auto"/>
            <w:left w:val="none" w:sz="0" w:space="0" w:color="auto"/>
            <w:bottom w:val="none" w:sz="0" w:space="0" w:color="auto"/>
            <w:right w:val="none" w:sz="0" w:space="0" w:color="auto"/>
          </w:divBdr>
        </w:div>
        <w:div w:id="595018960">
          <w:marLeft w:val="480"/>
          <w:marRight w:val="0"/>
          <w:marTop w:val="0"/>
          <w:marBottom w:val="0"/>
          <w:divBdr>
            <w:top w:val="none" w:sz="0" w:space="0" w:color="auto"/>
            <w:left w:val="none" w:sz="0" w:space="0" w:color="auto"/>
            <w:bottom w:val="none" w:sz="0" w:space="0" w:color="auto"/>
            <w:right w:val="none" w:sz="0" w:space="0" w:color="auto"/>
          </w:divBdr>
        </w:div>
        <w:div w:id="611018739">
          <w:marLeft w:val="480"/>
          <w:marRight w:val="0"/>
          <w:marTop w:val="0"/>
          <w:marBottom w:val="0"/>
          <w:divBdr>
            <w:top w:val="none" w:sz="0" w:space="0" w:color="auto"/>
            <w:left w:val="none" w:sz="0" w:space="0" w:color="auto"/>
            <w:bottom w:val="none" w:sz="0" w:space="0" w:color="auto"/>
            <w:right w:val="none" w:sz="0" w:space="0" w:color="auto"/>
          </w:divBdr>
        </w:div>
        <w:div w:id="803934517">
          <w:marLeft w:val="480"/>
          <w:marRight w:val="0"/>
          <w:marTop w:val="0"/>
          <w:marBottom w:val="0"/>
          <w:divBdr>
            <w:top w:val="none" w:sz="0" w:space="0" w:color="auto"/>
            <w:left w:val="none" w:sz="0" w:space="0" w:color="auto"/>
            <w:bottom w:val="none" w:sz="0" w:space="0" w:color="auto"/>
            <w:right w:val="none" w:sz="0" w:space="0" w:color="auto"/>
          </w:divBdr>
        </w:div>
        <w:div w:id="816072432">
          <w:marLeft w:val="480"/>
          <w:marRight w:val="0"/>
          <w:marTop w:val="0"/>
          <w:marBottom w:val="0"/>
          <w:divBdr>
            <w:top w:val="none" w:sz="0" w:space="0" w:color="auto"/>
            <w:left w:val="none" w:sz="0" w:space="0" w:color="auto"/>
            <w:bottom w:val="none" w:sz="0" w:space="0" w:color="auto"/>
            <w:right w:val="none" w:sz="0" w:space="0" w:color="auto"/>
          </w:divBdr>
        </w:div>
      </w:divsChild>
    </w:div>
    <w:div w:id="290404449">
      <w:bodyDiv w:val="1"/>
      <w:marLeft w:val="0"/>
      <w:marRight w:val="0"/>
      <w:marTop w:val="0"/>
      <w:marBottom w:val="0"/>
      <w:divBdr>
        <w:top w:val="none" w:sz="0" w:space="0" w:color="auto"/>
        <w:left w:val="none" w:sz="0" w:space="0" w:color="auto"/>
        <w:bottom w:val="none" w:sz="0" w:space="0" w:color="auto"/>
        <w:right w:val="none" w:sz="0" w:space="0" w:color="auto"/>
      </w:divBdr>
    </w:div>
    <w:div w:id="290406309">
      <w:bodyDiv w:val="1"/>
      <w:marLeft w:val="0"/>
      <w:marRight w:val="0"/>
      <w:marTop w:val="0"/>
      <w:marBottom w:val="0"/>
      <w:divBdr>
        <w:top w:val="none" w:sz="0" w:space="0" w:color="auto"/>
        <w:left w:val="none" w:sz="0" w:space="0" w:color="auto"/>
        <w:bottom w:val="none" w:sz="0" w:space="0" w:color="auto"/>
        <w:right w:val="none" w:sz="0" w:space="0" w:color="auto"/>
      </w:divBdr>
    </w:div>
    <w:div w:id="290749855">
      <w:bodyDiv w:val="1"/>
      <w:marLeft w:val="0"/>
      <w:marRight w:val="0"/>
      <w:marTop w:val="0"/>
      <w:marBottom w:val="0"/>
      <w:divBdr>
        <w:top w:val="none" w:sz="0" w:space="0" w:color="auto"/>
        <w:left w:val="none" w:sz="0" w:space="0" w:color="auto"/>
        <w:bottom w:val="none" w:sz="0" w:space="0" w:color="auto"/>
        <w:right w:val="none" w:sz="0" w:space="0" w:color="auto"/>
      </w:divBdr>
    </w:div>
    <w:div w:id="290986149">
      <w:bodyDiv w:val="1"/>
      <w:marLeft w:val="0"/>
      <w:marRight w:val="0"/>
      <w:marTop w:val="0"/>
      <w:marBottom w:val="0"/>
      <w:divBdr>
        <w:top w:val="none" w:sz="0" w:space="0" w:color="auto"/>
        <w:left w:val="none" w:sz="0" w:space="0" w:color="auto"/>
        <w:bottom w:val="none" w:sz="0" w:space="0" w:color="auto"/>
        <w:right w:val="none" w:sz="0" w:space="0" w:color="auto"/>
      </w:divBdr>
    </w:div>
    <w:div w:id="291251554">
      <w:bodyDiv w:val="1"/>
      <w:marLeft w:val="0"/>
      <w:marRight w:val="0"/>
      <w:marTop w:val="0"/>
      <w:marBottom w:val="0"/>
      <w:divBdr>
        <w:top w:val="none" w:sz="0" w:space="0" w:color="auto"/>
        <w:left w:val="none" w:sz="0" w:space="0" w:color="auto"/>
        <w:bottom w:val="none" w:sz="0" w:space="0" w:color="auto"/>
        <w:right w:val="none" w:sz="0" w:space="0" w:color="auto"/>
      </w:divBdr>
    </w:div>
    <w:div w:id="291444827">
      <w:bodyDiv w:val="1"/>
      <w:marLeft w:val="0"/>
      <w:marRight w:val="0"/>
      <w:marTop w:val="0"/>
      <w:marBottom w:val="0"/>
      <w:divBdr>
        <w:top w:val="none" w:sz="0" w:space="0" w:color="auto"/>
        <w:left w:val="none" w:sz="0" w:space="0" w:color="auto"/>
        <w:bottom w:val="none" w:sz="0" w:space="0" w:color="auto"/>
        <w:right w:val="none" w:sz="0" w:space="0" w:color="auto"/>
      </w:divBdr>
    </w:div>
    <w:div w:id="291715983">
      <w:bodyDiv w:val="1"/>
      <w:marLeft w:val="0"/>
      <w:marRight w:val="0"/>
      <w:marTop w:val="0"/>
      <w:marBottom w:val="0"/>
      <w:divBdr>
        <w:top w:val="none" w:sz="0" w:space="0" w:color="auto"/>
        <w:left w:val="none" w:sz="0" w:space="0" w:color="auto"/>
        <w:bottom w:val="none" w:sz="0" w:space="0" w:color="auto"/>
        <w:right w:val="none" w:sz="0" w:space="0" w:color="auto"/>
      </w:divBdr>
      <w:divsChild>
        <w:div w:id="136608259">
          <w:marLeft w:val="480"/>
          <w:marRight w:val="0"/>
          <w:marTop w:val="0"/>
          <w:marBottom w:val="0"/>
          <w:divBdr>
            <w:top w:val="none" w:sz="0" w:space="0" w:color="auto"/>
            <w:left w:val="none" w:sz="0" w:space="0" w:color="auto"/>
            <w:bottom w:val="none" w:sz="0" w:space="0" w:color="auto"/>
            <w:right w:val="none" w:sz="0" w:space="0" w:color="auto"/>
          </w:divBdr>
        </w:div>
        <w:div w:id="490949393">
          <w:marLeft w:val="480"/>
          <w:marRight w:val="0"/>
          <w:marTop w:val="0"/>
          <w:marBottom w:val="0"/>
          <w:divBdr>
            <w:top w:val="none" w:sz="0" w:space="0" w:color="auto"/>
            <w:left w:val="none" w:sz="0" w:space="0" w:color="auto"/>
            <w:bottom w:val="none" w:sz="0" w:space="0" w:color="auto"/>
            <w:right w:val="none" w:sz="0" w:space="0" w:color="auto"/>
          </w:divBdr>
        </w:div>
        <w:div w:id="586427170">
          <w:marLeft w:val="480"/>
          <w:marRight w:val="0"/>
          <w:marTop w:val="0"/>
          <w:marBottom w:val="0"/>
          <w:divBdr>
            <w:top w:val="none" w:sz="0" w:space="0" w:color="auto"/>
            <w:left w:val="none" w:sz="0" w:space="0" w:color="auto"/>
            <w:bottom w:val="none" w:sz="0" w:space="0" w:color="auto"/>
            <w:right w:val="none" w:sz="0" w:space="0" w:color="auto"/>
          </w:divBdr>
        </w:div>
        <w:div w:id="591469755">
          <w:marLeft w:val="480"/>
          <w:marRight w:val="0"/>
          <w:marTop w:val="0"/>
          <w:marBottom w:val="0"/>
          <w:divBdr>
            <w:top w:val="none" w:sz="0" w:space="0" w:color="auto"/>
            <w:left w:val="none" w:sz="0" w:space="0" w:color="auto"/>
            <w:bottom w:val="none" w:sz="0" w:space="0" w:color="auto"/>
            <w:right w:val="none" w:sz="0" w:space="0" w:color="auto"/>
          </w:divBdr>
        </w:div>
        <w:div w:id="595137594">
          <w:marLeft w:val="480"/>
          <w:marRight w:val="0"/>
          <w:marTop w:val="0"/>
          <w:marBottom w:val="0"/>
          <w:divBdr>
            <w:top w:val="none" w:sz="0" w:space="0" w:color="auto"/>
            <w:left w:val="none" w:sz="0" w:space="0" w:color="auto"/>
            <w:bottom w:val="none" w:sz="0" w:space="0" w:color="auto"/>
            <w:right w:val="none" w:sz="0" w:space="0" w:color="auto"/>
          </w:divBdr>
        </w:div>
        <w:div w:id="1014650995">
          <w:marLeft w:val="480"/>
          <w:marRight w:val="0"/>
          <w:marTop w:val="0"/>
          <w:marBottom w:val="0"/>
          <w:divBdr>
            <w:top w:val="none" w:sz="0" w:space="0" w:color="auto"/>
            <w:left w:val="none" w:sz="0" w:space="0" w:color="auto"/>
            <w:bottom w:val="none" w:sz="0" w:space="0" w:color="auto"/>
            <w:right w:val="none" w:sz="0" w:space="0" w:color="auto"/>
          </w:divBdr>
        </w:div>
      </w:divsChild>
    </w:div>
    <w:div w:id="292253260">
      <w:bodyDiv w:val="1"/>
      <w:marLeft w:val="0"/>
      <w:marRight w:val="0"/>
      <w:marTop w:val="0"/>
      <w:marBottom w:val="0"/>
      <w:divBdr>
        <w:top w:val="none" w:sz="0" w:space="0" w:color="auto"/>
        <w:left w:val="none" w:sz="0" w:space="0" w:color="auto"/>
        <w:bottom w:val="none" w:sz="0" w:space="0" w:color="auto"/>
        <w:right w:val="none" w:sz="0" w:space="0" w:color="auto"/>
      </w:divBdr>
    </w:div>
    <w:div w:id="292448601">
      <w:bodyDiv w:val="1"/>
      <w:marLeft w:val="0"/>
      <w:marRight w:val="0"/>
      <w:marTop w:val="0"/>
      <w:marBottom w:val="0"/>
      <w:divBdr>
        <w:top w:val="none" w:sz="0" w:space="0" w:color="auto"/>
        <w:left w:val="none" w:sz="0" w:space="0" w:color="auto"/>
        <w:bottom w:val="none" w:sz="0" w:space="0" w:color="auto"/>
        <w:right w:val="none" w:sz="0" w:space="0" w:color="auto"/>
      </w:divBdr>
    </w:div>
    <w:div w:id="292563644">
      <w:bodyDiv w:val="1"/>
      <w:marLeft w:val="0"/>
      <w:marRight w:val="0"/>
      <w:marTop w:val="0"/>
      <w:marBottom w:val="0"/>
      <w:divBdr>
        <w:top w:val="none" w:sz="0" w:space="0" w:color="auto"/>
        <w:left w:val="none" w:sz="0" w:space="0" w:color="auto"/>
        <w:bottom w:val="none" w:sz="0" w:space="0" w:color="auto"/>
        <w:right w:val="none" w:sz="0" w:space="0" w:color="auto"/>
      </w:divBdr>
    </w:div>
    <w:div w:id="292710406">
      <w:bodyDiv w:val="1"/>
      <w:marLeft w:val="0"/>
      <w:marRight w:val="0"/>
      <w:marTop w:val="0"/>
      <w:marBottom w:val="0"/>
      <w:divBdr>
        <w:top w:val="none" w:sz="0" w:space="0" w:color="auto"/>
        <w:left w:val="none" w:sz="0" w:space="0" w:color="auto"/>
        <w:bottom w:val="none" w:sz="0" w:space="0" w:color="auto"/>
        <w:right w:val="none" w:sz="0" w:space="0" w:color="auto"/>
      </w:divBdr>
    </w:div>
    <w:div w:id="292947172">
      <w:bodyDiv w:val="1"/>
      <w:marLeft w:val="0"/>
      <w:marRight w:val="0"/>
      <w:marTop w:val="0"/>
      <w:marBottom w:val="0"/>
      <w:divBdr>
        <w:top w:val="none" w:sz="0" w:space="0" w:color="auto"/>
        <w:left w:val="none" w:sz="0" w:space="0" w:color="auto"/>
        <w:bottom w:val="none" w:sz="0" w:space="0" w:color="auto"/>
        <w:right w:val="none" w:sz="0" w:space="0" w:color="auto"/>
      </w:divBdr>
    </w:div>
    <w:div w:id="293872494">
      <w:bodyDiv w:val="1"/>
      <w:marLeft w:val="0"/>
      <w:marRight w:val="0"/>
      <w:marTop w:val="0"/>
      <w:marBottom w:val="0"/>
      <w:divBdr>
        <w:top w:val="none" w:sz="0" w:space="0" w:color="auto"/>
        <w:left w:val="none" w:sz="0" w:space="0" w:color="auto"/>
        <w:bottom w:val="none" w:sz="0" w:space="0" w:color="auto"/>
        <w:right w:val="none" w:sz="0" w:space="0" w:color="auto"/>
      </w:divBdr>
    </w:div>
    <w:div w:id="294333645">
      <w:bodyDiv w:val="1"/>
      <w:marLeft w:val="0"/>
      <w:marRight w:val="0"/>
      <w:marTop w:val="0"/>
      <w:marBottom w:val="0"/>
      <w:divBdr>
        <w:top w:val="none" w:sz="0" w:space="0" w:color="auto"/>
        <w:left w:val="none" w:sz="0" w:space="0" w:color="auto"/>
        <w:bottom w:val="none" w:sz="0" w:space="0" w:color="auto"/>
        <w:right w:val="none" w:sz="0" w:space="0" w:color="auto"/>
      </w:divBdr>
    </w:div>
    <w:div w:id="294455577">
      <w:bodyDiv w:val="1"/>
      <w:marLeft w:val="0"/>
      <w:marRight w:val="0"/>
      <w:marTop w:val="0"/>
      <w:marBottom w:val="0"/>
      <w:divBdr>
        <w:top w:val="none" w:sz="0" w:space="0" w:color="auto"/>
        <w:left w:val="none" w:sz="0" w:space="0" w:color="auto"/>
        <w:bottom w:val="none" w:sz="0" w:space="0" w:color="auto"/>
        <w:right w:val="none" w:sz="0" w:space="0" w:color="auto"/>
      </w:divBdr>
    </w:div>
    <w:div w:id="294530568">
      <w:bodyDiv w:val="1"/>
      <w:marLeft w:val="0"/>
      <w:marRight w:val="0"/>
      <w:marTop w:val="0"/>
      <w:marBottom w:val="0"/>
      <w:divBdr>
        <w:top w:val="none" w:sz="0" w:space="0" w:color="auto"/>
        <w:left w:val="none" w:sz="0" w:space="0" w:color="auto"/>
        <w:bottom w:val="none" w:sz="0" w:space="0" w:color="auto"/>
        <w:right w:val="none" w:sz="0" w:space="0" w:color="auto"/>
      </w:divBdr>
    </w:div>
    <w:div w:id="294531012">
      <w:bodyDiv w:val="1"/>
      <w:marLeft w:val="0"/>
      <w:marRight w:val="0"/>
      <w:marTop w:val="0"/>
      <w:marBottom w:val="0"/>
      <w:divBdr>
        <w:top w:val="none" w:sz="0" w:space="0" w:color="auto"/>
        <w:left w:val="none" w:sz="0" w:space="0" w:color="auto"/>
        <w:bottom w:val="none" w:sz="0" w:space="0" w:color="auto"/>
        <w:right w:val="none" w:sz="0" w:space="0" w:color="auto"/>
      </w:divBdr>
    </w:div>
    <w:div w:id="294600551">
      <w:bodyDiv w:val="1"/>
      <w:marLeft w:val="0"/>
      <w:marRight w:val="0"/>
      <w:marTop w:val="0"/>
      <w:marBottom w:val="0"/>
      <w:divBdr>
        <w:top w:val="none" w:sz="0" w:space="0" w:color="auto"/>
        <w:left w:val="none" w:sz="0" w:space="0" w:color="auto"/>
        <w:bottom w:val="none" w:sz="0" w:space="0" w:color="auto"/>
        <w:right w:val="none" w:sz="0" w:space="0" w:color="auto"/>
      </w:divBdr>
    </w:div>
    <w:div w:id="294679362">
      <w:bodyDiv w:val="1"/>
      <w:marLeft w:val="0"/>
      <w:marRight w:val="0"/>
      <w:marTop w:val="0"/>
      <w:marBottom w:val="0"/>
      <w:divBdr>
        <w:top w:val="none" w:sz="0" w:space="0" w:color="auto"/>
        <w:left w:val="none" w:sz="0" w:space="0" w:color="auto"/>
        <w:bottom w:val="none" w:sz="0" w:space="0" w:color="auto"/>
        <w:right w:val="none" w:sz="0" w:space="0" w:color="auto"/>
      </w:divBdr>
    </w:div>
    <w:div w:id="295137349">
      <w:bodyDiv w:val="1"/>
      <w:marLeft w:val="0"/>
      <w:marRight w:val="0"/>
      <w:marTop w:val="0"/>
      <w:marBottom w:val="0"/>
      <w:divBdr>
        <w:top w:val="none" w:sz="0" w:space="0" w:color="auto"/>
        <w:left w:val="none" w:sz="0" w:space="0" w:color="auto"/>
        <w:bottom w:val="none" w:sz="0" w:space="0" w:color="auto"/>
        <w:right w:val="none" w:sz="0" w:space="0" w:color="auto"/>
      </w:divBdr>
    </w:div>
    <w:div w:id="295332118">
      <w:bodyDiv w:val="1"/>
      <w:marLeft w:val="0"/>
      <w:marRight w:val="0"/>
      <w:marTop w:val="0"/>
      <w:marBottom w:val="0"/>
      <w:divBdr>
        <w:top w:val="none" w:sz="0" w:space="0" w:color="auto"/>
        <w:left w:val="none" w:sz="0" w:space="0" w:color="auto"/>
        <w:bottom w:val="none" w:sz="0" w:space="0" w:color="auto"/>
        <w:right w:val="none" w:sz="0" w:space="0" w:color="auto"/>
      </w:divBdr>
    </w:div>
    <w:div w:id="295336134">
      <w:bodyDiv w:val="1"/>
      <w:marLeft w:val="0"/>
      <w:marRight w:val="0"/>
      <w:marTop w:val="0"/>
      <w:marBottom w:val="0"/>
      <w:divBdr>
        <w:top w:val="none" w:sz="0" w:space="0" w:color="auto"/>
        <w:left w:val="none" w:sz="0" w:space="0" w:color="auto"/>
        <w:bottom w:val="none" w:sz="0" w:space="0" w:color="auto"/>
        <w:right w:val="none" w:sz="0" w:space="0" w:color="auto"/>
      </w:divBdr>
    </w:div>
    <w:div w:id="295525455">
      <w:bodyDiv w:val="1"/>
      <w:marLeft w:val="0"/>
      <w:marRight w:val="0"/>
      <w:marTop w:val="0"/>
      <w:marBottom w:val="0"/>
      <w:divBdr>
        <w:top w:val="none" w:sz="0" w:space="0" w:color="auto"/>
        <w:left w:val="none" w:sz="0" w:space="0" w:color="auto"/>
        <w:bottom w:val="none" w:sz="0" w:space="0" w:color="auto"/>
        <w:right w:val="none" w:sz="0" w:space="0" w:color="auto"/>
      </w:divBdr>
    </w:div>
    <w:div w:id="295599619">
      <w:bodyDiv w:val="1"/>
      <w:marLeft w:val="0"/>
      <w:marRight w:val="0"/>
      <w:marTop w:val="0"/>
      <w:marBottom w:val="0"/>
      <w:divBdr>
        <w:top w:val="none" w:sz="0" w:space="0" w:color="auto"/>
        <w:left w:val="none" w:sz="0" w:space="0" w:color="auto"/>
        <w:bottom w:val="none" w:sz="0" w:space="0" w:color="auto"/>
        <w:right w:val="none" w:sz="0" w:space="0" w:color="auto"/>
      </w:divBdr>
    </w:div>
    <w:div w:id="295915045">
      <w:bodyDiv w:val="1"/>
      <w:marLeft w:val="0"/>
      <w:marRight w:val="0"/>
      <w:marTop w:val="0"/>
      <w:marBottom w:val="0"/>
      <w:divBdr>
        <w:top w:val="none" w:sz="0" w:space="0" w:color="auto"/>
        <w:left w:val="none" w:sz="0" w:space="0" w:color="auto"/>
        <w:bottom w:val="none" w:sz="0" w:space="0" w:color="auto"/>
        <w:right w:val="none" w:sz="0" w:space="0" w:color="auto"/>
      </w:divBdr>
      <w:divsChild>
        <w:div w:id="7606333">
          <w:marLeft w:val="480"/>
          <w:marRight w:val="0"/>
          <w:marTop w:val="0"/>
          <w:marBottom w:val="0"/>
          <w:divBdr>
            <w:top w:val="none" w:sz="0" w:space="0" w:color="auto"/>
            <w:left w:val="none" w:sz="0" w:space="0" w:color="auto"/>
            <w:bottom w:val="none" w:sz="0" w:space="0" w:color="auto"/>
            <w:right w:val="none" w:sz="0" w:space="0" w:color="auto"/>
          </w:divBdr>
        </w:div>
        <w:div w:id="29453426">
          <w:marLeft w:val="480"/>
          <w:marRight w:val="0"/>
          <w:marTop w:val="0"/>
          <w:marBottom w:val="0"/>
          <w:divBdr>
            <w:top w:val="none" w:sz="0" w:space="0" w:color="auto"/>
            <w:left w:val="none" w:sz="0" w:space="0" w:color="auto"/>
            <w:bottom w:val="none" w:sz="0" w:space="0" w:color="auto"/>
            <w:right w:val="none" w:sz="0" w:space="0" w:color="auto"/>
          </w:divBdr>
        </w:div>
        <w:div w:id="35392393">
          <w:marLeft w:val="480"/>
          <w:marRight w:val="0"/>
          <w:marTop w:val="0"/>
          <w:marBottom w:val="0"/>
          <w:divBdr>
            <w:top w:val="none" w:sz="0" w:space="0" w:color="auto"/>
            <w:left w:val="none" w:sz="0" w:space="0" w:color="auto"/>
            <w:bottom w:val="none" w:sz="0" w:space="0" w:color="auto"/>
            <w:right w:val="none" w:sz="0" w:space="0" w:color="auto"/>
          </w:divBdr>
        </w:div>
        <w:div w:id="92943602">
          <w:marLeft w:val="480"/>
          <w:marRight w:val="0"/>
          <w:marTop w:val="0"/>
          <w:marBottom w:val="0"/>
          <w:divBdr>
            <w:top w:val="none" w:sz="0" w:space="0" w:color="auto"/>
            <w:left w:val="none" w:sz="0" w:space="0" w:color="auto"/>
            <w:bottom w:val="none" w:sz="0" w:space="0" w:color="auto"/>
            <w:right w:val="none" w:sz="0" w:space="0" w:color="auto"/>
          </w:divBdr>
        </w:div>
        <w:div w:id="94517272">
          <w:marLeft w:val="480"/>
          <w:marRight w:val="0"/>
          <w:marTop w:val="0"/>
          <w:marBottom w:val="0"/>
          <w:divBdr>
            <w:top w:val="none" w:sz="0" w:space="0" w:color="auto"/>
            <w:left w:val="none" w:sz="0" w:space="0" w:color="auto"/>
            <w:bottom w:val="none" w:sz="0" w:space="0" w:color="auto"/>
            <w:right w:val="none" w:sz="0" w:space="0" w:color="auto"/>
          </w:divBdr>
        </w:div>
        <w:div w:id="100807232">
          <w:marLeft w:val="480"/>
          <w:marRight w:val="0"/>
          <w:marTop w:val="0"/>
          <w:marBottom w:val="0"/>
          <w:divBdr>
            <w:top w:val="none" w:sz="0" w:space="0" w:color="auto"/>
            <w:left w:val="none" w:sz="0" w:space="0" w:color="auto"/>
            <w:bottom w:val="none" w:sz="0" w:space="0" w:color="auto"/>
            <w:right w:val="none" w:sz="0" w:space="0" w:color="auto"/>
          </w:divBdr>
        </w:div>
        <w:div w:id="117996179">
          <w:marLeft w:val="480"/>
          <w:marRight w:val="0"/>
          <w:marTop w:val="0"/>
          <w:marBottom w:val="0"/>
          <w:divBdr>
            <w:top w:val="none" w:sz="0" w:space="0" w:color="auto"/>
            <w:left w:val="none" w:sz="0" w:space="0" w:color="auto"/>
            <w:bottom w:val="none" w:sz="0" w:space="0" w:color="auto"/>
            <w:right w:val="none" w:sz="0" w:space="0" w:color="auto"/>
          </w:divBdr>
        </w:div>
        <w:div w:id="130289549">
          <w:marLeft w:val="480"/>
          <w:marRight w:val="0"/>
          <w:marTop w:val="0"/>
          <w:marBottom w:val="0"/>
          <w:divBdr>
            <w:top w:val="none" w:sz="0" w:space="0" w:color="auto"/>
            <w:left w:val="none" w:sz="0" w:space="0" w:color="auto"/>
            <w:bottom w:val="none" w:sz="0" w:space="0" w:color="auto"/>
            <w:right w:val="none" w:sz="0" w:space="0" w:color="auto"/>
          </w:divBdr>
        </w:div>
        <w:div w:id="134569671">
          <w:marLeft w:val="480"/>
          <w:marRight w:val="0"/>
          <w:marTop w:val="0"/>
          <w:marBottom w:val="0"/>
          <w:divBdr>
            <w:top w:val="none" w:sz="0" w:space="0" w:color="auto"/>
            <w:left w:val="none" w:sz="0" w:space="0" w:color="auto"/>
            <w:bottom w:val="none" w:sz="0" w:space="0" w:color="auto"/>
            <w:right w:val="none" w:sz="0" w:space="0" w:color="auto"/>
          </w:divBdr>
        </w:div>
        <w:div w:id="143083677">
          <w:marLeft w:val="480"/>
          <w:marRight w:val="0"/>
          <w:marTop w:val="0"/>
          <w:marBottom w:val="0"/>
          <w:divBdr>
            <w:top w:val="none" w:sz="0" w:space="0" w:color="auto"/>
            <w:left w:val="none" w:sz="0" w:space="0" w:color="auto"/>
            <w:bottom w:val="none" w:sz="0" w:space="0" w:color="auto"/>
            <w:right w:val="none" w:sz="0" w:space="0" w:color="auto"/>
          </w:divBdr>
        </w:div>
        <w:div w:id="155457009">
          <w:marLeft w:val="480"/>
          <w:marRight w:val="0"/>
          <w:marTop w:val="0"/>
          <w:marBottom w:val="0"/>
          <w:divBdr>
            <w:top w:val="none" w:sz="0" w:space="0" w:color="auto"/>
            <w:left w:val="none" w:sz="0" w:space="0" w:color="auto"/>
            <w:bottom w:val="none" w:sz="0" w:space="0" w:color="auto"/>
            <w:right w:val="none" w:sz="0" w:space="0" w:color="auto"/>
          </w:divBdr>
        </w:div>
        <w:div w:id="184447539">
          <w:marLeft w:val="480"/>
          <w:marRight w:val="0"/>
          <w:marTop w:val="0"/>
          <w:marBottom w:val="0"/>
          <w:divBdr>
            <w:top w:val="none" w:sz="0" w:space="0" w:color="auto"/>
            <w:left w:val="none" w:sz="0" w:space="0" w:color="auto"/>
            <w:bottom w:val="none" w:sz="0" w:space="0" w:color="auto"/>
            <w:right w:val="none" w:sz="0" w:space="0" w:color="auto"/>
          </w:divBdr>
        </w:div>
        <w:div w:id="221521596">
          <w:marLeft w:val="480"/>
          <w:marRight w:val="0"/>
          <w:marTop w:val="0"/>
          <w:marBottom w:val="0"/>
          <w:divBdr>
            <w:top w:val="none" w:sz="0" w:space="0" w:color="auto"/>
            <w:left w:val="none" w:sz="0" w:space="0" w:color="auto"/>
            <w:bottom w:val="none" w:sz="0" w:space="0" w:color="auto"/>
            <w:right w:val="none" w:sz="0" w:space="0" w:color="auto"/>
          </w:divBdr>
        </w:div>
        <w:div w:id="229196410">
          <w:marLeft w:val="480"/>
          <w:marRight w:val="0"/>
          <w:marTop w:val="0"/>
          <w:marBottom w:val="0"/>
          <w:divBdr>
            <w:top w:val="none" w:sz="0" w:space="0" w:color="auto"/>
            <w:left w:val="none" w:sz="0" w:space="0" w:color="auto"/>
            <w:bottom w:val="none" w:sz="0" w:space="0" w:color="auto"/>
            <w:right w:val="none" w:sz="0" w:space="0" w:color="auto"/>
          </w:divBdr>
        </w:div>
        <w:div w:id="298456283">
          <w:marLeft w:val="480"/>
          <w:marRight w:val="0"/>
          <w:marTop w:val="0"/>
          <w:marBottom w:val="0"/>
          <w:divBdr>
            <w:top w:val="none" w:sz="0" w:space="0" w:color="auto"/>
            <w:left w:val="none" w:sz="0" w:space="0" w:color="auto"/>
            <w:bottom w:val="none" w:sz="0" w:space="0" w:color="auto"/>
            <w:right w:val="none" w:sz="0" w:space="0" w:color="auto"/>
          </w:divBdr>
        </w:div>
        <w:div w:id="298728887">
          <w:marLeft w:val="480"/>
          <w:marRight w:val="0"/>
          <w:marTop w:val="0"/>
          <w:marBottom w:val="0"/>
          <w:divBdr>
            <w:top w:val="none" w:sz="0" w:space="0" w:color="auto"/>
            <w:left w:val="none" w:sz="0" w:space="0" w:color="auto"/>
            <w:bottom w:val="none" w:sz="0" w:space="0" w:color="auto"/>
            <w:right w:val="none" w:sz="0" w:space="0" w:color="auto"/>
          </w:divBdr>
        </w:div>
        <w:div w:id="298875696">
          <w:marLeft w:val="480"/>
          <w:marRight w:val="0"/>
          <w:marTop w:val="0"/>
          <w:marBottom w:val="0"/>
          <w:divBdr>
            <w:top w:val="none" w:sz="0" w:space="0" w:color="auto"/>
            <w:left w:val="none" w:sz="0" w:space="0" w:color="auto"/>
            <w:bottom w:val="none" w:sz="0" w:space="0" w:color="auto"/>
            <w:right w:val="none" w:sz="0" w:space="0" w:color="auto"/>
          </w:divBdr>
        </w:div>
        <w:div w:id="313797829">
          <w:marLeft w:val="480"/>
          <w:marRight w:val="0"/>
          <w:marTop w:val="0"/>
          <w:marBottom w:val="0"/>
          <w:divBdr>
            <w:top w:val="none" w:sz="0" w:space="0" w:color="auto"/>
            <w:left w:val="none" w:sz="0" w:space="0" w:color="auto"/>
            <w:bottom w:val="none" w:sz="0" w:space="0" w:color="auto"/>
            <w:right w:val="none" w:sz="0" w:space="0" w:color="auto"/>
          </w:divBdr>
        </w:div>
        <w:div w:id="341442721">
          <w:marLeft w:val="480"/>
          <w:marRight w:val="0"/>
          <w:marTop w:val="0"/>
          <w:marBottom w:val="0"/>
          <w:divBdr>
            <w:top w:val="none" w:sz="0" w:space="0" w:color="auto"/>
            <w:left w:val="none" w:sz="0" w:space="0" w:color="auto"/>
            <w:bottom w:val="none" w:sz="0" w:space="0" w:color="auto"/>
            <w:right w:val="none" w:sz="0" w:space="0" w:color="auto"/>
          </w:divBdr>
        </w:div>
        <w:div w:id="400175570">
          <w:marLeft w:val="480"/>
          <w:marRight w:val="0"/>
          <w:marTop w:val="0"/>
          <w:marBottom w:val="0"/>
          <w:divBdr>
            <w:top w:val="none" w:sz="0" w:space="0" w:color="auto"/>
            <w:left w:val="none" w:sz="0" w:space="0" w:color="auto"/>
            <w:bottom w:val="none" w:sz="0" w:space="0" w:color="auto"/>
            <w:right w:val="none" w:sz="0" w:space="0" w:color="auto"/>
          </w:divBdr>
        </w:div>
        <w:div w:id="430856101">
          <w:marLeft w:val="480"/>
          <w:marRight w:val="0"/>
          <w:marTop w:val="0"/>
          <w:marBottom w:val="0"/>
          <w:divBdr>
            <w:top w:val="none" w:sz="0" w:space="0" w:color="auto"/>
            <w:left w:val="none" w:sz="0" w:space="0" w:color="auto"/>
            <w:bottom w:val="none" w:sz="0" w:space="0" w:color="auto"/>
            <w:right w:val="none" w:sz="0" w:space="0" w:color="auto"/>
          </w:divBdr>
        </w:div>
        <w:div w:id="446047872">
          <w:marLeft w:val="480"/>
          <w:marRight w:val="0"/>
          <w:marTop w:val="0"/>
          <w:marBottom w:val="0"/>
          <w:divBdr>
            <w:top w:val="none" w:sz="0" w:space="0" w:color="auto"/>
            <w:left w:val="none" w:sz="0" w:space="0" w:color="auto"/>
            <w:bottom w:val="none" w:sz="0" w:space="0" w:color="auto"/>
            <w:right w:val="none" w:sz="0" w:space="0" w:color="auto"/>
          </w:divBdr>
        </w:div>
        <w:div w:id="530193992">
          <w:marLeft w:val="480"/>
          <w:marRight w:val="0"/>
          <w:marTop w:val="0"/>
          <w:marBottom w:val="0"/>
          <w:divBdr>
            <w:top w:val="none" w:sz="0" w:space="0" w:color="auto"/>
            <w:left w:val="none" w:sz="0" w:space="0" w:color="auto"/>
            <w:bottom w:val="none" w:sz="0" w:space="0" w:color="auto"/>
            <w:right w:val="none" w:sz="0" w:space="0" w:color="auto"/>
          </w:divBdr>
        </w:div>
        <w:div w:id="622811843">
          <w:marLeft w:val="480"/>
          <w:marRight w:val="0"/>
          <w:marTop w:val="0"/>
          <w:marBottom w:val="0"/>
          <w:divBdr>
            <w:top w:val="none" w:sz="0" w:space="0" w:color="auto"/>
            <w:left w:val="none" w:sz="0" w:space="0" w:color="auto"/>
            <w:bottom w:val="none" w:sz="0" w:space="0" w:color="auto"/>
            <w:right w:val="none" w:sz="0" w:space="0" w:color="auto"/>
          </w:divBdr>
        </w:div>
        <w:div w:id="631329236">
          <w:marLeft w:val="480"/>
          <w:marRight w:val="0"/>
          <w:marTop w:val="0"/>
          <w:marBottom w:val="0"/>
          <w:divBdr>
            <w:top w:val="none" w:sz="0" w:space="0" w:color="auto"/>
            <w:left w:val="none" w:sz="0" w:space="0" w:color="auto"/>
            <w:bottom w:val="none" w:sz="0" w:space="0" w:color="auto"/>
            <w:right w:val="none" w:sz="0" w:space="0" w:color="auto"/>
          </w:divBdr>
        </w:div>
        <w:div w:id="636300583">
          <w:marLeft w:val="480"/>
          <w:marRight w:val="0"/>
          <w:marTop w:val="0"/>
          <w:marBottom w:val="0"/>
          <w:divBdr>
            <w:top w:val="none" w:sz="0" w:space="0" w:color="auto"/>
            <w:left w:val="none" w:sz="0" w:space="0" w:color="auto"/>
            <w:bottom w:val="none" w:sz="0" w:space="0" w:color="auto"/>
            <w:right w:val="none" w:sz="0" w:space="0" w:color="auto"/>
          </w:divBdr>
        </w:div>
        <w:div w:id="639191837">
          <w:marLeft w:val="480"/>
          <w:marRight w:val="0"/>
          <w:marTop w:val="0"/>
          <w:marBottom w:val="0"/>
          <w:divBdr>
            <w:top w:val="none" w:sz="0" w:space="0" w:color="auto"/>
            <w:left w:val="none" w:sz="0" w:space="0" w:color="auto"/>
            <w:bottom w:val="none" w:sz="0" w:space="0" w:color="auto"/>
            <w:right w:val="none" w:sz="0" w:space="0" w:color="auto"/>
          </w:divBdr>
        </w:div>
        <w:div w:id="659849044">
          <w:marLeft w:val="480"/>
          <w:marRight w:val="0"/>
          <w:marTop w:val="0"/>
          <w:marBottom w:val="0"/>
          <w:divBdr>
            <w:top w:val="none" w:sz="0" w:space="0" w:color="auto"/>
            <w:left w:val="none" w:sz="0" w:space="0" w:color="auto"/>
            <w:bottom w:val="none" w:sz="0" w:space="0" w:color="auto"/>
            <w:right w:val="none" w:sz="0" w:space="0" w:color="auto"/>
          </w:divBdr>
        </w:div>
        <w:div w:id="695931537">
          <w:marLeft w:val="480"/>
          <w:marRight w:val="0"/>
          <w:marTop w:val="0"/>
          <w:marBottom w:val="0"/>
          <w:divBdr>
            <w:top w:val="none" w:sz="0" w:space="0" w:color="auto"/>
            <w:left w:val="none" w:sz="0" w:space="0" w:color="auto"/>
            <w:bottom w:val="none" w:sz="0" w:space="0" w:color="auto"/>
            <w:right w:val="none" w:sz="0" w:space="0" w:color="auto"/>
          </w:divBdr>
        </w:div>
        <w:div w:id="778526874">
          <w:marLeft w:val="480"/>
          <w:marRight w:val="0"/>
          <w:marTop w:val="0"/>
          <w:marBottom w:val="0"/>
          <w:divBdr>
            <w:top w:val="none" w:sz="0" w:space="0" w:color="auto"/>
            <w:left w:val="none" w:sz="0" w:space="0" w:color="auto"/>
            <w:bottom w:val="none" w:sz="0" w:space="0" w:color="auto"/>
            <w:right w:val="none" w:sz="0" w:space="0" w:color="auto"/>
          </w:divBdr>
        </w:div>
        <w:div w:id="788284453">
          <w:marLeft w:val="480"/>
          <w:marRight w:val="0"/>
          <w:marTop w:val="0"/>
          <w:marBottom w:val="0"/>
          <w:divBdr>
            <w:top w:val="none" w:sz="0" w:space="0" w:color="auto"/>
            <w:left w:val="none" w:sz="0" w:space="0" w:color="auto"/>
            <w:bottom w:val="none" w:sz="0" w:space="0" w:color="auto"/>
            <w:right w:val="none" w:sz="0" w:space="0" w:color="auto"/>
          </w:divBdr>
        </w:div>
        <w:div w:id="833760125">
          <w:marLeft w:val="480"/>
          <w:marRight w:val="0"/>
          <w:marTop w:val="0"/>
          <w:marBottom w:val="0"/>
          <w:divBdr>
            <w:top w:val="none" w:sz="0" w:space="0" w:color="auto"/>
            <w:left w:val="none" w:sz="0" w:space="0" w:color="auto"/>
            <w:bottom w:val="none" w:sz="0" w:space="0" w:color="auto"/>
            <w:right w:val="none" w:sz="0" w:space="0" w:color="auto"/>
          </w:divBdr>
        </w:div>
        <w:div w:id="840314965">
          <w:marLeft w:val="480"/>
          <w:marRight w:val="0"/>
          <w:marTop w:val="0"/>
          <w:marBottom w:val="0"/>
          <w:divBdr>
            <w:top w:val="none" w:sz="0" w:space="0" w:color="auto"/>
            <w:left w:val="none" w:sz="0" w:space="0" w:color="auto"/>
            <w:bottom w:val="none" w:sz="0" w:space="0" w:color="auto"/>
            <w:right w:val="none" w:sz="0" w:space="0" w:color="auto"/>
          </w:divBdr>
        </w:div>
        <w:div w:id="905385286">
          <w:marLeft w:val="480"/>
          <w:marRight w:val="0"/>
          <w:marTop w:val="0"/>
          <w:marBottom w:val="0"/>
          <w:divBdr>
            <w:top w:val="none" w:sz="0" w:space="0" w:color="auto"/>
            <w:left w:val="none" w:sz="0" w:space="0" w:color="auto"/>
            <w:bottom w:val="none" w:sz="0" w:space="0" w:color="auto"/>
            <w:right w:val="none" w:sz="0" w:space="0" w:color="auto"/>
          </w:divBdr>
        </w:div>
        <w:div w:id="908925542">
          <w:marLeft w:val="480"/>
          <w:marRight w:val="0"/>
          <w:marTop w:val="0"/>
          <w:marBottom w:val="0"/>
          <w:divBdr>
            <w:top w:val="none" w:sz="0" w:space="0" w:color="auto"/>
            <w:left w:val="none" w:sz="0" w:space="0" w:color="auto"/>
            <w:bottom w:val="none" w:sz="0" w:space="0" w:color="auto"/>
            <w:right w:val="none" w:sz="0" w:space="0" w:color="auto"/>
          </w:divBdr>
        </w:div>
        <w:div w:id="921375454">
          <w:marLeft w:val="480"/>
          <w:marRight w:val="0"/>
          <w:marTop w:val="0"/>
          <w:marBottom w:val="0"/>
          <w:divBdr>
            <w:top w:val="none" w:sz="0" w:space="0" w:color="auto"/>
            <w:left w:val="none" w:sz="0" w:space="0" w:color="auto"/>
            <w:bottom w:val="none" w:sz="0" w:space="0" w:color="auto"/>
            <w:right w:val="none" w:sz="0" w:space="0" w:color="auto"/>
          </w:divBdr>
        </w:div>
        <w:div w:id="936326635">
          <w:marLeft w:val="480"/>
          <w:marRight w:val="0"/>
          <w:marTop w:val="0"/>
          <w:marBottom w:val="0"/>
          <w:divBdr>
            <w:top w:val="none" w:sz="0" w:space="0" w:color="auto"/>
            <w:left w:val="none" w:sz="0" w:space="0" w:color="auto"/>
            <w:bottom w:val="none" w:sz="0" w:space="0" w:color="auto"/>
            <w:right w:val="none" w:sz="0" w:space="0" w:color="auto"/>
          </w:divBdr>
        </w:div>
        <w:div w:id="952244658">
          <w:marLeft w:val="480"/>
          <w:marRight w:val="0"/>
          <w:marTop w:val="0"/>
          <w:marBottom w:val="0"/>
          <w:divBdr>
            <w:top w:val="none" w:sz="0" w:space="0" w:color="auto"/>
            <w:left w:val="none" w:sz="0" w:space="0" w:color="auto"/>
            <w:bottom w:val="none" w:sz="0" w:space="0" w:color="auto"/>
            <w:right w:val="none" w:sz="0" w:space="0" w:color="auto"/>
          </w:divBdr>
        </w:div>
        <w:div w:id="975911730">
          <w:marLeft w:val="480"/>
          <w:marRight w:val="0"/>
          <w:marTop w:val="0"/>
          <w:marBottom w:val="0"/>
          <w:divBdr>
            <w:top w:val="none" w:sz="0" w:space="0" w:color="auto"/>
            <w:left w:val="none" w:sz="0" w:space="0" w:color="auto"/>
            <w:bottom w:val="none" w:sz="0" w:space="0" w:color="auto"/>
            <w:right w:val="none" w:sz="0" w:space="0" w:color="auto"/>
          </w:divBdr>
        </w:div>
        <w:div w:id="980156813">
          <w:marLeft w:val="480"/>
          <w:marRight w:val="0"/>
          <w:marTop w:val="0"/>
          <w:marBottom w:val="0"/>
          <w:divBdr>
            <w:top w:val="none" w:sz="0" w:space="0" w:color="auto"/>
            <w:left w:val="none" w:sz="0" w:space="0" w:color="auto"/>
            <w:bottom w:val="none" w:sz="0" w:space="0" w:color="auto"/>
            <w:right w:val="none" w:sz="0" w:space="0" w:color="auto"/>
          </w:divBdr>
        </w:div>
        <w:div w:id="996302167">
          <w:marLeft w:val="480"/>
          <w:marRight w:val="0"/>
          <w:marTop w:val="0"/>
          <w:marBottom w:val="0"/>
          <w:divBdr>
            <w:top w:val="none" w:sz="0" w:space="0" w:color="auto"/>
            <w:left w:val="none" w:sz="0" w:space="0" w:color="auto"/>
            <w:bottom w:val="none" w:sz="0" w:space="0" w:color="auto"/>
            <w:right w:val="none" w:sz="0" w:space="0" w:color="auto"/>
          </w:divBdr>
        </w:div>
      </w:divsChild>
    </w:div>
    <w:div w:id="296766512">
      <w:bodyDiv w:val="1"/>
      <w:marLeft w:val="0"/>
      <w:marRight w:val="0"/>
      <w:marTop w:val="0"/>
      <w:marBottom w:val="0"/>
      <w:divBdr>
        <w:top w:val="none" w:sz="0" w:space="0" w:color="auto"/>
        <w:left w:val="none" w:sz="0" w:space="0" w:color="auto"/>
        <w:bottom w:val="none" w:sz="0" w:space="0" w:color="auto"/>
        <w:right w:val="none" w:sz="0" w:space="0" w:color="auto"/>
      </w:divBdr>
    </w:div>
    <w:div w:id="297075590">
      <w:bodyDiv w:val="1"/>
      <w:marLeft w:val="0"/>
      <w:marRight w:val="0"/>
      <w:marTop w:val="0"/>
      <w:marBottom w:val="0"/>
      <w:divBdr>
        <w:top w:val="none" w:sz="0" w:space="0" w:color="auto"/>
        <w:left w:val="none" w:sz="0" w:space="0" w:color="auto"/>
        <w:bottom w:val="none" w:sz="0" w:space="0" w:color="auto"/>
        <w:right w:val="none" w:sz="0" w:space="0" w:color="auto"/>
      </w:divBdr>
    </w:div>
    <w:div w:id="297227493">
      <w:bodyDiv w:val="1"/>
      <w:marLeft w:val="0"/>
      <w:marRight w:val="0"/>
      <w:marTop w:val="0"/>
      <w:marBottom w:val="0"/>
      <w:divBdr>
        <w:top w:val="none" w:sz="0" w:space="0" w:color="auto"/>
        <w:left w:val="none" w:sz="0" w:space="0" w:color="auto"/>
        <w:bottom w:val="none" w:sz="0" w:space="0" w:color="auto"/>
        <w:right w:val="none" w:sz="0" w:space="0" w:color="auto"/>
      </w:divBdr>
    </w:div>
    <w:div w:id="297613064">
      <w:bodyDiv w:val="1"/>
      <w:marLeft w:val="0"/>
      <w:marRight w:val="0"/>
      <w:marTop w:val="0"/>
      <w:marBottom w:val="0"/>
      <w:divBdr>
        <w:top w:val="none" w:sz="0" w:space="0" w:color="auto"/>
        <w:left w:val="none" w:sz="0" w:space="0" w:color="auto"/>
        <w:bottom w:val="none" w:sz="0" w:space="0" w:color="auto"/>
        <w:right w:val="none" w:sz="0" w:space="0" w:color="auto"/>
      </w:divBdr>
    </w:div>
    <w:div w:id="297758964">
      <w:bodyDiv w:val="1"/>
      <w:marLeft w:val="0"/>
      <w:marRight w:val="0"/>
      <w:marTop w:val="0"/>
      <w:marBottom w:val="0"/>
      <w:divBdr>
        <w:top w:val="none" w:sz="0" w:space="0" w:color="auto"/>
        <w:left w:val="none" w:sz="0" w:space="0" w:color="auto"/>
        <w:bottom w:val="none" w:sz="0" w:space="0" w:color="auto"/>
        <w:right w:val="none" w:sz="0" w:space="0" w:color="auto"/>
      </w:divBdr>
    </w:div>
    <w:div w:id="297802145">
      <w:bodyDiv w:val="1"/>
      <w:marLeft w:val="0"/>
      <w:marRight w:val="0"/>
      <w:marTop w:val="0"/>
      <w:marBottom w:val="0"/>
      <w:divBdr>
        <w:top w:val="none" w:sz="0" w:space="0" w:color="auto"/>
        <w:left w:val="none" w:sz="0" w:space="0" w:color="auto"/>
        <w:bottom w:val="none" w:sz="0" w:space="0" w:color="auto"/>
        <w:right w:val="none" w:sz="0" w:space="0" w:color="auto"/>
      </w:divBdr>
    </w:div>
    <w:div w:id="297880379">
      <w:bodyDiv w:val="1"/>
      <w:marLeft w:val="0"/>
      <w:marRight w:val="0"/>
      <w:marTop w:val="0"/>
      <w:marBottom w:val="0"/>
      <w:divBdr>
        <w:top w:val="none" w:sz="0" w:space="0" w:color="auto"/>
        <w:left w:val="none" w:sz="0" w:space="0" w:color="auto"/>
        <w:bottom w:val="none" w:sz="0" w:space="0" w:color="auto"/>
        <w:right w:val="none" w:sz="0" w:space="0" w:color="auto"/>
      </w:divBdr>
    </w:div>
    <w:div w:id="297956453">
      <w:bodyDiv w:val="1"/>
      <w:marLeft w:val="0"/>
      <w:marRight w:val="0"/>
      <w:marTop w:val="0"/>
      <w:marBottom w:val="0"/>
      <w:divBdr>
        <w:top w:val="none" w:sz="0" w:space="0" w:color="auto"/>
        <w:left w:val="none" w:sz="0" w:space="0" w:color="auto"/>
        <w:bottom w:val="none" w:sz="0" w:space="0" w:color="auto"/>
        <w:right w:val="none" w:sz="0" w:space="0" w:color="auto"/>
      </w:divBdr>
    </w:div>
    <w:div w:id="298153953">
      <w:bodyDiv w:val="1"/>
      <w:marLeft w:val="0"/>
      <w:marRight w:val="0"/>
      <w:marTop w:val="0"/>
      <w:marBottom w:val="0"/>
      <w:divBdr>
        <w:top w:val="none" w:sz="0" w:space="0" w:color="auto"/>
        <w:left w:val="none" w:sz="0" w:space="0" w:color="auto"/>
        <w:bottom w:val="none" w:sz="0" w:space="0" w:color="auto"/>
        <w:right w:val="none" w:sz="0" w:space="0" w:color="auto"/>
      </w:divBdr>
    </w:div>
    <w:div w:id="298847994">
      <w:bodyDiv w:val="1"/>
      <w:marLeft w:val="0"/>
      <w:marRight w:val="0"/>
      <w:marTop w:val="0"/>
      <w:marBottom w:val="0"/>
      <w:divBdr>
        <w:top w:val="none" w:sz="0" w:space="0" w:color="auto"/>
        <w:left w:val="none" w:sz="0" w:space="0" w:color="auto"/>
        <w:bottom w:val="none" w:sz="0" w:space="0" w:color="auto"/>
        <w:right w:val="none" w:sz="0" w:space="0" w:color="auto"/>
      </w:divBdr>
    </w:div>
    <w:div w:id="298918143">
      <w:bodyDiv w:val="1"/>
      <w:marLeft w:val="0"/>
      <w:marRight w:val="0"/>
      <w:marTop w:val="0"/>
      <w:marBottom w:val="0"/>
      <w:divBdr>
        <w:top w:val="none" w:sz="0" w:space="0" w:color="auto"/>
        <w:left w:val="none" w:sz="0" w:space="0" w:color="auto"/>
        <w:bottom w:val="none" w:sz="0" w:space="0" w:color="auto"/>
        <w:right w:val="none" w:sz="0" w:space="0" w:color="auto"/>
      </w:divBdr>
    </w:div>
    <w:div w:id="299068804">
      <w:bodyDiv w:val="1"/>
      <w:marLeft w:val="0"/>
      <w:marRight w:val="0"/>
      <w:marTop w:val="0"/>
      <w:marBottom w:val="0"/>
      <w:divBdr>
        <w:top w:val="none" w:sz="0" w:space="0" w:color="auto"/>
        <w:left w:val="none" w:sz="0" w:space="0" w:color="auto"/>
        <w:bottom w:val="none" w:sz="0" w:space="0" w:color="auto"/>
        <w:right w:val="none" w:sz="0" w:space="0" w:color="auto"/>
      </w:divBdr>
    </w:div>
    <w:div w:id="299313949">
      <w:bodyDiv w:val="1"/>
      <w:marLeft w:val="0"/>
      <w:marRight w:val="0"/>
      <w:marTop w:val="0"/>
      <w:marBottom w:val="0"/>
      <w:divBdr>
        <w:top w:val="none" w:sz="0" w:space="0" w:color="auto"/>
        <w:left w:val="none" w:sz="0" w:space="0" w:color="auto"/>
        <w:bottom w:val="none" w:sz="0" w:space="0" w:color="auto"/>
        <w:right w:val="none" w:sz="0" w:space="0" w:color="auto"/>
      </w:divBdr>
    </w:div>
    <w:div w:id="300040513">
      <w:bodyDiv w:val="1"/>
      <w:marLeft w:val="0"/>
      <w:marRight w:val="0"/>
      <w:marTop w:val="0"/>
      <w:marBottom w:val="0"/>
      <w:divBdr>
        <w:top w:val="none" w:sz="0" w:space="0" w:color="auto"/>
        <w:left w:val="none" w:sz="0" w:space="0" w:color="auto"/>
        <w:bottom w:val="none" w:sz="0" w:space="0" w:color="auto"/>
        <w:right w:val="none" w:sz="0" w:space="0" w:color="auto"/>
      </w:divBdr>
    </w:div>
    <w:div w:id="300310570">
      <w:bodyDiv w:val="1"/>
      <w:marLeft w:val="0"/>
      <w:marRight w:val="0"/>
      <w:marTop w:val="0"/>
      <w:marBottom w:val="0"/>
      <w:divBdr>
        <w:top w:val="none" w:sz="0" w:space="0" w:color="auto"/>
        <w:left w:val="none" w:sz="0" w:space="0" w:color="auto"/>
        <w:bottom w:val="none" w:sz="0" w:space="0" w:color="auto"/>
        <w:right w:val="none" w:sz="0" w:space="0" w:color="auto"/>
      </w:divBdr>
    </w:div>
    <w:div w:id="300427721">
      <w:bodyDiv w:val="1"/>
      <w:marLeft w:val="0"/>
      <w:marRight w:val="0"/>
      <w:marTop w:val="0"/>
      <w:marBottom w:val="0"/>
      <w:divBdr>
        <w:top w:val="none" w:sz="0" w:space="0" w:color="auto"/>
        <w:left w:val="none" w:sz="0" w:space="0" w:color="auto"/>
        <w:bottom w:val="none" w:sz="0" w:space="0" w:color="auto"/>
        <w:right w:val="none" w:sz="0" w:space="0" w:color="auto"/>
      </w:divBdr>
    </w:div>
    <w:div w:id="300504317">
      <w:bodyDiv w:val="1"/>
      <w:marLeft w:val="0"/>
      <w:marRight w:val="0"/>
      <w:marTop w:val="0"/>
      <w:marBottom w:val="0"/>
      <w:divBdr>
        <w:top w:val="none" w:sz="0" w:space="0" w:color="auto"/>
        <w:left w:val="none" w:sz="0" w:space="0" w:color="auto"/>
        <w:bottom w:val="none" w:sz="0" w:space="0" w:color="auto"/>
        <w:right w:val="none" w:sz="0" w:space="0" w:color="auto"/>
      </w:divBdr>
    </w:div>
    <w:div w:id="300548350">
      <w:bodyDiv w:val="1"/>
      <w:marLeft w:val="0"/>
      <w:marRight w:val="0"/>
      <w:marTop w:val="0"/>
      <w:marBottom w:val="0"/>
      <w:divBdr>
        <w:top w:val="none" w:sz="0" w:space="0" w:color="auto"/>
        <w:left w:val="none" w:sz="0" w:space="0" w:color="auto"/>
        <w:bottom w:val="none" w:sz="0" w:space="0" w:color="auto"/>
        <w:right w:val="none" w:sz="0" w:space="0" w:color="auto"/>
      </w:divBdr>
      <w:divsChild>
        <w:div w:id="20670367">
          <w:marLeft w:val="480"/>
          <w:marRight w:val="0"/>
          <w:marTop w:val="0"/>
          <w:marBottom w:val="0"/>
          <w:divBdr>
            <w:top w:val="none" w:sz="0" w:space="0" w:color="auto"/>
            <w:left w:val="none" w:sz="0" w:space="0" w:color="auto"/>
            <w:bottom w:val="none" w:sz="0" w:space="0" w:color="auto"/>
            <w:right w:val="none" w:sz="0" w:space="0" w:color="auto"/>
          </w:divBdr>
        </w:div>
        <w:div w:id="21055577">
          <w:marLeft w:val="480"/>
          <w:marRight w:val="0"/>
          <w:marTop w:val="0"/>
          <w:marBottom w:val="0"/>
          <w:divBdr>
            <w:top w:val="none" w:sz="0" w:space="0" w:color="auto"/>
            <w:left w:val="none" w:sz="0" w:space="0" w:color="auto"/>
            <w:bottom w:val="none" w:sz="0" w:space="0" w:color="auto"/>
            <w:right w:val="none" w:sz="0" w:space="0" w:color="auto"/>
          </w:divBdr>
        </w:div>
        <w:div w:id="115373115">
          <w:marLeft w:val="480"/>
          <w:marRight w:val="0"/>
          <w:marTop w:val="0"/>
          <w:marBottom w:val="0"/>
          <w:divBdr>
            <w:top w:val="none" w:sz="0" w:space="0" w:color="auto"/>
            <w:left w:val="none" w:sz="0" w:space="0" w:color="auto"/>
            <w:bottom w:val="none" w:sz="0" w:space="0" w:color="auto"/>
            <w:right w:val="none" w:sz="0" w:space="0" w:color="auto"/>
          </w:divBdr>
        </w:div>
        <w:div w:id="145827530">
          <w:marLeft w:val="480"/>
          <w:marRight w:val="0"/>
          <w:marTop w:val="0"/>
          <w:marBottom w:val="0"/>
          <w:divBdr>
            <w:top w:val="none" w:sz="0" w:space="0" w:color="auto"/>
            <w:left w:val="none" w:sz="0" w:space="0" w:color="auto"/>
            <w:bottom w:val="none" w:sz="0" w:space="0" w:color="auto"/>
            <w:right w:val="none" w:sz="0" w:space="0" w:color="auto"/>
          </w:divBdr>
        </w:div>
        <w:div w:id="147787057">
          <w:marLeft w:val="480"/>
          <w:marRight w:val="0"/>
          <w:marTop w:val="0"/>
          <w:marBottom w:val="0"/>
          <w:divBdr>
            <w:top w:val="none" w:sz="0" w:space="0" w:color="auto"/>
            <w:left w:val="none" w:sz="0" w:space="0" w:color="auto"/>
            <w:bottom w:val="none" w:sz="0" w:space="0" w:color="auto"/>
            <w:right w:val="none" w:sz="0" w:space="0" w:color="auto"/>
          </w:divBdr>
        </w:div>
        <w:div w:id="147984367">
          <w:marLeft w:val="480"/>
          <w:marRight w:val="0"/>
          <w:marTop w:val="0"/>
          <w:marBottom w:val="0"/>
          <w:divBdr>
            <w:top w:val="none" w:sz="0" w:space="0" w:color="auto"/>
            <w:left w:val="none" w:sz="0" w:space="0" w:color="auto"/>
            <w:bottom w:val="none" w:sz="0" w:space="0" w:color="auto"/>
            <w:right w:val="none" w:sz="0" w:space="0" w:color="auto"/>
          </w:divBdr>
        </w:div>
        <w:div w:id="150870841">
          <w:marLeft w:val="480"/>
          <w:marRight w:val="0"/>
          <w:marTop w:val="0"/>
          <w:marBottom w:val="0"/>
          <w:divBdr>
            <w:top w:val="none" w:sz="0" w:space="0" w:color="auto"/>
            <w:left w:val="none" w:sz="0" w:space="0" w:color="auto"/>
            <w:bottom w:val="none" w:sz="0" w:space="0" w:color="auto"/>
            <w:right w:val="none" w:sz="0" w:space="0" w:color="auto"/>
          </w:divBdr>
        </w:div>
        <w:div w:id="184102522">
          <w:marLeft w:val="480"/>
          <w:marRight w:val="0"/>
          <w:marTop w:val="0"/>
          <w:marBottom w:val="0"/>
          <w:divBdr>
            <w:top w:val="none" w:sz="0" w:space="0" w:color="auto"/>
            <w:left w:val="none" w:sz="0" w:space="0" w:color="auto"/>
            <w:bottom w:val="none" w:sz="0" w:space="0" w:color="auto"/>
            <w:right w:val="none" w:sz="0" w:space="0" w:color="auto"/>
          </w:divBdr>
        </w:div>
        <w:div w:id="184175416">
          <w:marLeft w:val="480"/>
          <w:marRight w:val="0"/>
          <w:marTop w:val="0"/>
          <w:marBottom w:val="0"/>
          <w:divBdr>
            <w:top w:val="none" w:sz="0" w:space="0" w:color="auto"/>
            <w:left w:val="none" w:sz="0" w:space="0" w:color="auto"/>
            <w:bottom w:val="none" w:sz="0" w:space="0" w:color="auto"/>
            <w:right w:val="none" w:sz="0" w:space="0" w:color="auto"/>
          </w:divBdr>
        </w:div>
        <w:div w:id="190723828">
          <w:marLeft w:val="480"/>
          <w:marRight w:val="0"/>
          <w:marTop w:val="0"/>
          <w:marBottom w:val="0"/>
          <w:divBdr>
            <w:top w:val="none" w:sz="0" w:space="0" w:color="auto"/>
            <w:left w:val="none" w:sz="0" w:space="0" w:color="auto"/>
            <w:bottom w:val="none" w:sz="0" w:space="0" w:color="auto"/>
            <w:right w:val="none" w:sz="0" w:space="0" w:color="auto"/>
          </w:divBdr>
        </w:div>
        <w:div w:id="193351593">
          <w:marLeft w:val="480"/>
          <w:marRight w:val="0"/>
          <w:marTop w:val="0"/>
          <w:marBottom w:val="0"/>
          <w:divBdr>
            <w:top w:val="none" w:sz="0" w:space="0" w:color="auto"/>
            <w:left w:val="none" w:sz="0" w:space="0" w:color="auto"/>
            <w:bottom w:val="none" w:sz="0" w:space="0" w:color="auto"/>
            <w:right w:val="none" w:sz="0" w:space="0" w:color="auto"/>
          </w:divBdr>
        </w:div>
        <w:div w:id="198737307">
          <w:marLeft w:val="480"/>
          <w:marRight w:val="0"/>
          <w:marTop w:val="0"/>
          <w:marBottom w:val="0"/>
          <w:divBdr>
            <w:top w:val="none" w:sz="0" w:space="0" w:color="auto"/>
            <w:left w:val="none" w:sz="0" w:space="0" w:color="auto"/>
            <w:bottom w:val="none" w:sz="0" w:space="0" w:color="auto"/>
            <w:right w:val="none" w:sz="0" w:space="0" w:color="auto"/>
          </w:divBdr>
        </w:div>
        <w:div w:id="244538509">
          <w:marLeft w:val="480"/>
          <w:marRight w:val="0"/>
          <w:marTop w:val="0"/>
          <w:marBottom w:val="0"/>
          <w:divBdr>
            <w:top w:val="none" w:sz="0" w:space="0" w:color="auto"/>
            <w:left w:val="none" w:sz="0" w:space="0" w:color="auto"/>
            <w:bottom w:val="none" w:sz="0" w:space="0" w:color="auto"/>
            <w:right w:val="none" w:sz="0" w:space="0" w:color="auto"/>
          </w:divBdr>
        </w:div>
        <w:div w:id="255984832">
          <w:marLeft w:val="480"/>
          <w:marRight w:val="0"/>
          <w:marTop w:val="0"/>
          <w:marBottom w:val="0"/>
          <w:divBdr>
            <w:top w:val="none" w:sz="0" w:space="0" w:color="auto"/>
            <w:left w:val="none" w:sz="0" w:space="0" w:color="auto"/>
            <w:bottom w:val="none" w:sz="0" w:space="0" w:color="auto"/>
            <w:right w:val="none" w:sz="0" w:space="0" w:color="auto"/>
          </w:divBdr>
        </w:div>
        <w:div w:id="266274973">
          <w:marLeft w:val="480"/>
          <w:marRight w:val="0"/>
          <w:marTop w:val="0"/>
          <w:marBottom w:val="0"/>
          <w:divBdr>
            <w:top w:val="none" w:sz="0" w:space="0" w:color="auto"/>
            <w:left w:val="none" w:sz="0" w:space="0" w:color="auto"/>
            <w:bottom w:val="none" w:sz="0" w:space="0" w:color="auto"/>
            <w:right w:val="none" w:sz="0" w:space="0" w:color="auto"/>
          </w:divBdr>
        </w:div>
        <w:div w:id="285310325">
          <w:marLeft w:val="480"/>
          <w:marRight w:val="0"/>
          <w:marTop w:val="0"/>
          <w:marBottom w:val="0"/>
          <w:divBdr>
            <w:top w:val="none" w:sz="0" w:space="0" w:color="auto"/>
            <w:left w:val="none" w:sz="0" w:space="0" w:color="auto"/>
            <w:bottom w:val="none" w:sz="0" w:space="0" w:color="auto"/>
            <w:right w:val="none" w:sz="0" w:space="0" w:color="auto"/>
          </w:divBdr>
        </w:div>
        <w:div w:id="297032965">
          <w:marLeft w:val="480"/>
          <w:marRight w:val="0"/>
          <w:marTop w:val="0"/>
          <w:marBottom w:val="0"/>
          <w:divBdr>
            <w:top w:val="none" w:sz="0" w:space="0" w:color="auto"/>
            <w:left w:val="none" w:sz="0" w:space="0" w:color="auto"/>
            <w:bottom w:val="none" w:sz="0" w:space="0" w:color="auto"/>
            <w:right w:val="none" w:sz="0" w:space="0" w:color="auto"/>
          </w:divBdr>
        </w:div>
        <w:div w:id="335041274">
          <w:marLeft w:val="480"/>
          <w:marRight w:val="0"/>
          <w:marTop w:val="0"/>
          <w:marBottom w:val="0"/>
          <w:divBdr>
            <w:top w:val="none" w:sz="0" w:space="0" w:color="auto"/>
            <w:left w:val="none" w:sz="0" w:space="0" w:color="auto"/>
            <w:bottom w:val="none" w:sz="0" w:space="0" w:color="auto"/>
            <w:right w:val="none" w:sz="0" w:space="0" w:color="auto"/>
          </w:divBdr>
        </w:div>
        <w:div w:id="345056812">
          <w:marLeft w:val="480"/>
          <w:marRight w:val="0"/>
          <w:marTop w:val="0"/>
          <w:marBottom w:val="0"/>
          <w:divBdr>
            <w:top w:val="none" w:sz="0" w:space="0" w:color="auto"/>
            <w:left w:val="none" w:sz="0" w:space="0" w:color="auto"/>
            <w:bottom w:val="none" w:sz="0" w:space="0" w:color="auto"/>
            <w:right w:val="none" w:sz="0" w:space="0" w:color="auto"/>
          </w:divBdr>
        </w:div>
        <w:div w:id="352851729">
          <w:marLeft w:val="480"/>
          <w:marRight w:val="0"/>
          <w:marTop w:val="0"/>
          <w:marBottom w:val="0"/>
          <w:divBdr>
            <w:top w:val="none" w:sz="0" w:space="0" w:color="auto"/>
            <w:left w:val="none" w:sz="0" w:space="0" w:color="auto"/>
            <w:bottom w:val="none" w:sz="0" w:space="0" w:color="auto"/>
            <w:right w:val="none" w:sz="0" w:space="0" w:color="auto"/>
          </w:divBdr>
        </w:div>
        <w:div w:id="368527637">
          <w:marLeft w:val="480"/>
          <w:marRight w:val="0"/>
          <w:marTop w:val="0"/>
          <w:marBottom w:val="0"/>
          <w:divBdr>
            <w:top w:val="none" w:sz="0" w:space="0" w:color="auto"/>
            <w:left w:val="none" w:sz="0" w:space="0" w:color="auto"/>
            <w:bottom w:val="none" w:sz="0" w:space="0" w:color="auto"/>
            <w:right w:val="none" w:sz="0" w:space="0" w:color="auto"/>
          </w:divBdr>
        </w:div>
        <w:div w:id="370960664">
          <w:marLeft w:val="480"/>
          <w:marRight w:val="0"/>
          <w:marTop w:val="0"/>
          <w:marBottom w:val="0"/>
          <w:divBdr>
            <w:top w:val="none" w:sz="0" w:space="0" w:color="auto"/>
            <w:left w:val="none" w:sz="0" w:space="0" w:color="auto"/>
            <w:bottom w:val="none" w:sz="0" w:space="0" w:color="auto"/>
            <w:right w:val="none" w:sz="0" w:space="0" w:color="auto"/>
          </w:divBdr>
        </w:div>
        <w:div w:id="386728918">
          <w:marLeft w:val="480"/>
          <w:marRight w:val="0"/>
          <w:marTop w:val="0"/>
          <w:marBottom w:val="0"/>
          <w:divBdr>
            <w:top w:val="none" w:sz="0" w:space="0" w:color="auto"/>
            <w:left w:val="none" w:sz="0" w:space="0" w:color="auto"/>
            <w:bottom w:val="none" w:sz="0" w:space="0" w:color="auto"/>
            <w:right w:val="none" w:sz="0" w:space="0" w:color="auto"/>
          </w:divBdr>
        </w:div>
        <w:div w:id="412091212">
          <w:marLeft w:val="480"/>
          <w:marRight w:val="0"/>
          <w:marTop w:val="0"/>
          <w:marBottom w:val="0"/>
          <w:divBdr>
            <w:top w:val="none" w:sz="0" w:space="0" w:color="auto"/>
            <w:left w:val="none" w:sz="0" w:space="0" w:color="auto"/>
            <w:bottom w:val="none" w:sz="0" w:space="0" w:color="auto"/>
            <w:right w:val="none" w:sz="0" w:space="0" w:color="auto"/>
          </w:divBdr>
        </w:div>
        <w:div w:id="424882994">
          <w:marLeft w:val="480"/>
          <w:marRight w:val="0"/>
          <w:marTop w:val="0"/>
          <w:marBottom w:val="0"/>
          <w:divBdr>
            <w:top w:val="none" w:sz="0" w:space="0" w:color="auto"/>
            <w:left w:val="none" w:sz="0" w:space="0" w:color="auto"/>
            <w:bottom w:val="none" w:sz="0" w:space="0" w:color="auto"/>
            <w:right w:val="none" w:sz="0" w:space="0" w:color="auto"/>
          </w:divBdr>
        </w:div>
        <w:div w:id="427776568">
          <w:marLeft w:val="480"/>
          <w:marRight w:val="0"/>
          <w:marTop w:val="0"/>
          <w:marBottom w:val="0"/>
          <w:divBdr>
            <w:top w:val="none" w:sz="0" w:space="0" w:color="auto"/>
            <w:left w:val="none" w:sz="0" w:space="0" w:color="auto"/>
            <w:bottom w:val="none" w:sz="0" w:space="0" w:color="auto"/>
            <w:right w:val="none" w:sz="0" w:space="0" w:color="auto"/>
          </w:divBdr>
        </w:div>
        <w:div w:id="429662476">
          <w:marLeft w:val="480"/>
          <w:marRight w:val="0"/>
          <w:marTop w:val="0"/>
          <w:marBottom w:val="0"/>
          <w:divBdr>
            <w:top w:val="none" w:sz="0" w:space="0" w:color="auto"/>
            <w:left w:val="none" w:sz="0" w:space="0" w:color="auto"/>
            <w:bottom w:val="none" w:sz="0" w:space="0" w:color="auto"/>
            <w:right w:val="none" w:sz="0" w:space="0" w:color="auto"/>
          </w:divBdr>
        </w:div>
        <w:div w:id="445733287">
          <w:marLeft w:val="480"/>
          <w:marRight w:val="0"/>
          <w:marTop w:val="0"/>
          <w:marBottom w:val="0"/>
          <w:divBdr>
            <w:top w:val="none" w:sz="0" w:space="0" w:color="auto"/>
            <w:left w:val="none" w:sz="0" w:space="0" w:color="auto"/>
            <w:bottom w:val="none" w:sz="0" w:space="0" w:color="auto"/>
            <w:right w:val="none" w:sz="0" w:space="0" w:color="auto"/>
          </w:divBdr>
        </w:div>
        <w:div w:id="457144941">
          <w:marLeft w:val="480"/>
          <w:marRight w:val="0"/>
          <w:marTop w:val="0"/>
          <w:marBottom w:val="0"/>
          <w:divBdr>
            <w:top w:val="none" w:sz="0" w:space="0" w:color="auto"/>
            <w:left w:val="none" w:sz="0" w:space="0" w:color="auto"/>
            <w:bottom w:val="none" w:sz="0" w:space="0" w:color="auto"/>
            <w:right w:val="none" w:sz="0" w:space="0" w:color="auto"/>
          </w:divBdr>
        </w:div>
        <w:div w:id="467672155">
          <w:marLeft w:val="480"/>
          <w:marRight w:val="0"/>
          <w:marTop w:val="0"/>
          <w:marBottom w:val="0"/>
          <w:divBdr>
            <w:top w:val="none" w:sz="0" w:space="0" w:color="auto"/>
            <w:left w:val="none" w:sz="0" w:space="0" w:color="auto"/>
            <w:bottom w:val="none" w:sz="0" w:space="0" w:color="auto"/>
            <w:right w:val="none" w:sz="0" w:space="0" w:color="auto"/>
          </w:divBdr>
        </w:div>
        <w:div w:id="473763084">
          <w:marLeft w:val="480"/>
          <w:marRight w:val="0"/>
          <w:marTop w:val="0"/>
          <w:marBottom w:val="0"/>
          <w:divBdr>
            <w:top w:val="none" w:sz="0" w:space="0" w:color="auto"/>
            <w:left w:val="none" w:sz="0" w:space="0" w:color="auto"/>
            <w:bottom w:val="none" w:sz="0" w:space="0" w:color="auto"/>
            <w:right w:val="none" w:sz="0" w:space="0" w:color="auto"/>
          </w:divBdr>
        </w:div>
        <w:div w:id="526599765">
          <w:marLeft w:val="480"/>
          <w:marRight w:val="0"/>
          <w:marTop w:val="0"/>
          <w:marBottom w:val="0"/>
          <w:divBdr>
            <w:top w:val="none" w:sz="0" w:space="0" w:color="auto"/>
            <w:left w:val="none" w:sz="0" w:space="0" w:color="auto"/>
            <w:bottom w:val="none" w:sz="0" w:space="0" w:color="auto"/>
            <w:right w:val="none" w:sz="0" w:space="0" w:color="auto"/>
          </w:divBdr>
        </w:div>
        <w:div w:id="572087402">
          <w:marLeft w:val="480"/>
          <w:marRight w:val="0"/>
          <w:marTop w:val="0"/>
          <w:marBottom w:val="0"/>
          <w:divBdr>
            <w:top w:val="none" w:sz="0" w:space="0" w:color="auto"/>
            <w:left w:val="none" w:sz="0" w:space="0" w:color="auto"/>
            <w:bottom w:val="none" w:sz="0" w:space="0" w:color="auto"/>
            <w:right w:val="none" w:sz="0" w:space="0" w:color="auto"/>
          </w:divBdr>
        </w:div>
        <w:div w:id="588542216">
          <w:marLeft w:val="480"/>
          <w:marRight w:val="0"/>
          <w:marTop w:val="0"/>
          <w:marBottom w:val="0"/>
          <w:divBdr>
            <w:top w:val="none" w:sz="0" w:space="0" w:color="auto"/>
            <w:left w:val="none" w:sz="0" w:space="0" w:color="auto"/>
            <w:bottom w:val="none" w:sz="0" w:space="0" w:color="auto"/>
            <w:right w:val="none" w:sz="0" w:space="0" w:color="auto"/>
          </w:divBdr>
        </w:div>
        <w:div w:id="620451789">
          <w:marLeft w:val="480"/>
          <w:marRight w:val="0"/>
          <w:marTop w:val="0"/>
          <w:marBottom w:val="0"/>
          <w:divBdr>
            <w:top w:val="none" w:sz="0" w:space="0" w:color="auto"/>
            <w:left w:val="none" w:sz="0" w:space="0" w:color="auto"/>
            <w:bottom w:val="none" w:sz="0" w:space="0" w:color="auto"/>
            <w:right w:val="none" w:sz="0" w:space="0" w:color="auto"/>
          </w:divBdr>
        </w:div>
        <w:div w:id="634212596">
          <w:marLeft w:val="480"/>
          <w:marRight w:val="0"/>
          <w:marTop w:val="0"/>
          <w:marBottom w:val="0"/>
          <w:divBdr>
            <w:top w:val="none" w:sz="0" w:space="0" w:color="auto"/>
            <w:left w:val="none" w:sz="0" w:space="0" w:color="auto"/>
            <w:bottom w:val="none" w:sz="0" w:space="0" w:color="auto"/>
            <w:right w:val="none" w:sz="0" w:space="0" w:color="auto"/>
          </w:divBdr>
        </w:div>
        <w:div w:id="639579886">
          <w:marLeft w:val="480"/>
          <w:marRight w:val="0"/>
          <w:marTop w:val="0"/>
          <w:marBottom w:val="0"/>
          <w:divBdr>
            <w:top w:val="none" w:sz="0" w:space="0" w:color="auto"/>
            <w:left w:val="none" w:sz="0" w:space="0" w:color="auto"/>
            <w:bottom w:val="none" w:sz="0" w:space="0" w:color="auto"/>
            <w:right w:val="none" w:sz="0" w:space="0" w:color="auto"/>
          </w:divBdr>
        </w:div>
        <w:div w:id="663513124">
          <w:marLeft w:val="480"/>
          <w:marRight w:val="0"/>
          <w:marTop w:val="0"/>
          <w:marBottom w:val="0"/>
          <w:divBdr>
            <w:top w:val="none" w:sz="0" w:space="0" w:color="auto"/>
            <w:left w:val="none" w:sz="0" w:space="0" w:color="auto"/>
            <w:bottom w:val="none" w:sz="0" w:space="0" w:color="auto"/>
            <w:right w:val="none" w:sz="0" w:space="0" w:color="auto"/>
          </w:divBdr>
        </w:div>
        <w:div w:id="695931961">
          <w:marLeft w:val="480"/>
          <w:marRight w:val="0"/>
          <w:marTop w:val="0"/>
          <w:marBottom w:val="0"/>
          <w:divBdr>
            <w:top w:val="none" w:sz="0" w:space="0" w:color="auto"/>
            <w:left w:val="none" w:sz="0" w:space="0" w:color="auto"/>
            <w:bottom w:val="none" w:sz="0" w:space="0" w:color="auto"/>
            <w:right w:val="none" w:sz="0" w:space="0" w:color="auto"/>
          </w:divBdr>
        </w:div>
        <w:div w:id="758603096">
          <w:marLeft w:val="480"/>
          <w:marRight w:val="0"/>
          <w:marTop w:val="0"/>
          <w:marBottom w:val="0"/>
          <w:divBdr>
            <w:top w:val="none" w:sz="0" w:space="0" w:color="auto"/>
            <w:left w:val="none" w:sz="0" w:space="0" w:color="auto"/>
            <w:bottom w:val="none" w:sz="0" w:space="0" w:color="auto"/>
            <w:right w:val="none" w:sz="0" w:space="0" w:color="auto"/>
          </w:divBdr>
        </w:div>
        <w:div w:id="812406670">
          <w:marLeft w:val="480"/>
          <w:marRight w:val="0"/>
          <w:marTop w:val="0"/>
          <w:marBottom w:val="0"/>
          <w:divBdr>
            <w:top w:val="none" w:sz="0" w:space="0" w:color="auto"/>
            <w:left w:val="none" w:sz="0" w:space="0" w:color="auto"/>
            <w:bottom w:val="none" w:sz="0" w:space="0" w:color="auto"/>
            <w:right w:val="none" w:sz="0" w:space="0" w:color="auto"/>
          </w:divBdr>
        </w:div>
        <w:div w:id="839077671">
          <w:marLeft w:val="480"/>
          <w:marRight w:val="0"/>
          <w:marTop w:val="0"/>
          <w:marBottom w:val="0"/>
          <w:divBdr>
            <w:top w:val="none" w:sz="0" w:space="0" w:color="auto"/>
            <w:left w:val="none" w:sz="0" w:space="0" w:color="auto"/>
            <w:bottom w:val="none" w:sz="0" w:space="0" w:color="auto"/>
            <w:right w:val="none" w:sz="0" w:space="0" w:color="auto"/>
          </w:divBdr>
        </w:div>
        <w:div w:id="844176656">
          <w:marLeft w:val="480"/>
          <w:marRight w:val="0"/>
          <w:marTop w:val="0"/>
          <w:marBottom w:val="0"/>
          <w:divBdr>
            <w:top w:val="none" w:sz="0" w:space="0" w:color="auto"/>
            <w:left w:val="none" w:sz="0" w:space="0" w:color="auto"/>
            <w:bottom w:val="none" w:sz="0" w:space="0" w:color="auto"/>
            <w:right w:val="none" w:sz="0" w:space="0" w:color="auto"/>
          </w:divBdr>
        </w:div>
        <w:div w:id="844200485">
          <w:marLeft w:val="480"/>
          <w:marRight w:val="0"/>
          <w:marTop w:val="0"/>
          <w:marBottom w:val="0"/>
          <w:divBdr>
            <w:top w:val="none" w:sz="0" w:space="0" w:color="auto"/>
            <w:left w:val="none" w:sz="0" w:space="0" w:color="auto"/>
            <w:bottom w:val="none" w:sz="0" w:space="0" w:color="auto"/>
            <w:right w:val="none" w:sz="0" w:space="0" w:color="auto"/>
          </w:divBdr>
        </w:div>
        <w:div w:id="899754143">
          <w:marLeft w:val="480"/>
          <w:marRight w:val="0"/>
          <w:marTop w:val="0"/>
          <w:marBottom w:val="0"/>
          <w:divBdr>
            <w:top w:val="none" w:sz="0" w:space="0" w:color="auto"/>
            <w:left w:val="none" w:sz="0" w:space="0" w:color="auto"/>
            <w:bottom w:val="none" w:sz="0" w:space="0" w:color="auto"/>
            <w:right w:val="none" w:sz="0" w:space="0" w:color="auto"/>
          </w:divBdr>
        </w:div>
        <w:div w:id="910121510">
          <w:marLeft w:val="480"/>
          <w:marRight w:val="0"/>
          <w:marTop w:val="0"/>
          <w:marBottom w:val="0"/>
          <w:divBdr>
            <w:top w:val="none" w:sz="0" w:space="0" w:color="auto"/>
            <w:left w:val="none" w:sz="0" w:space="0" w:color="auto"/>
            <w:bottom w:val="none" w:sz="0" w:space="0" w:color="auto"/>
            <w:right w:val="none" w:sz="0" w:space="0" w:color="auto"/>
          </w:divBdr>
        </w:div>
        <w:div w:id="934479016">
          <w:marLeft w:val="480"/>
          <w:marRight w:val="0"/>
          <w:marTop w:val="0"/>
          <w:marBottom w:val="0"/>
          <w:divBdr>
            <w:top w:val="none" w:sz="0" w:space="0" w:color="auto"/>
            <w:left w:val="none" w:sz="0" w:space="0" w:color="auto"/>
            <w:bottom w:val="none" w:sz="0" w:space="0" w:color="auto"/>
            <w:right w:val="none" w:sz="0" w:space="0" w:color="auto"/>
          </w:divBdr>
        </w:div>
        <w:div w:id="1009605428">
          <w:marLeft w:val="480"/>
          <w:marRight w:val="0"/>
          <w:marTop w:val="0"/>
          <w:marBottom w:val="0"/>
          <w:divBdr>
            <w:top w:val="none" w:sz="0" w:space="0" w:color="auto"/>
            <w:left w:val="none" w:sz="0" w:space="0" w:color="auto"/>
            <w:bottom w:val="none" w:sz="0" w:space="0" w:color="auto"/>
            <w:right w:val="none" w:sz="0" w:space="0" w:color="auto"/>
          </w:divBdr>
        </w:div>
      </w:divsChild>
    </w:div>
    <w:div w:id="300618647">
      <w:bodyDiv w:val="1"/>
      <w:marLeft w:val="0"/>
      <w:marRight w:val="0"/>
      <w:marTop w:val="0"/>
      <w:marBottom w:val="0"/>
      <w:divBdr>
        <w:top w:val="none" w:sz="0" w:space="0" w:color="auto"/>
        <w:left w:val="none" w:sz="0" w:space="0" w:color="auto"/>
        <w:bottom w:val="none" w:sz="0" w:space="0" w:color="auto"/>
        <w:right w:val="none" w:sz="0" w:space="0" w:color="auto"/>
      </w:divBdr>
    </w:div>
    <w:div w:id="300699411">
      <w:bodyDiv w:val="1"/>
      <w:marLeft w:val="0"/>
      <w:marRight w:val="0"/>
      <w:marTop w:val="0"/>
      <w:marBottom w:val="0"/>
      <w:divBdr>
        <w:top w:val="none" w:sz="0" w:space="0" w:color="auto"/>
        <w:left w:val="none" w:sz="0" w:space="0" w:color="auto"/>
        <w:bottom w:val="none" w:sz="0" w:space="0" w:color="auto"/>
        <w:right w:val="none" w:sz="0" w:space="0" w:color="auto"/>
      </w:divBdr>
    </w:div>
    <w:div w:id="300842933">
      <w:bodyDiv w:val="1"/>
      <w:marLeft w:val="0"/>
      <w:marRight w:val="0"/>
      <w:marTop w:val="0"/>
      <w:marBottom w:val="0"/>
      <w:divBdr>
        <w:top w:val="none" w:sz="0" w:space="0" w:color="auto"/>
        <w:left w:val="none" w:sz="0" w:space="0" w:color="auto"/>
        <w:bottom w:val="none" w:sz="0" w:space="0" w:color="auto"/>
        <w:right w:val="none" w:sz="0" w:space="0" w:color="auto"/>
      </w:divBdr>
    </w:div>
    <w:div w:id="301009932">
      <w:bodyDiv w:val="1"/>
      <w:marLeft w:val="0"/>
      <w:marRight w:val="0"/>
      <w:marTop w:val="0"/>
      <w:marBottom w:val="0"/>
      <w:divBdr>
        <w:top w:val="none" w:sz="0" w:space="0" w:color="auto"/>
        <w:left w:val="none" w:sz="0" w:space="0" w:color="auto"/>
        <w:bottom w:val="none" w:sz="0" w:space="0" w:color="auto"/>
        <w:right w:val="none" w:sz="0" w:space="0" w:color="auto"/>
      </w:divBdr>
    </w:div>
    <w:div w:id="301692959">
      <w:bodyDiv w:val="1"/>
      <w:marLeft w:val="0"/>
      <w:marRight w:val="0"/>
      <w:marTop w:val="0"/>
      <w:marBottom w:val="0"/>
      <w:divBdr>
        <w:top w:val="none" w:sz="0" w:space="0" w:color="auto"/>
        <w:left w:val="none" w:sz="0" w:space="0" w:color="auto"/>
        <w:bottom w:val="none" w:sz="0" w:space="0" w:color="auto"/>
        <w:right w:val="none" w:sz="0" w:space="0" w:color="auto"/>
      </w:divBdr>
    </w:div>
    <w:div w:id="301933827">
      <w:bodyDiv w:val="1"/>
      <w:marLeft w:val="0"/>
      <w:marRight w:val="0"/>
      <w:marTop w:val="0"/>
      <w:marBottom w:val="0"/>
      <w:divBdr>
        <w:top w:val="none" w:sz="0" w:space="0" w:color="auto"/>
        <w:left w:val="none" w:sz="0" w:space="0" w:color="auto"/>
        <w:bottom w:val="none" w:sz="0" w:space="0" w:color="auto"/>
        <w:right w:val="none" w:sz="0" w:space="0" w:color="auto"/>
      </w:divBdr>
    </w:div>
    <w:div w:id="302390602">
      <w:bodyDiv w:val="1"/>
      <w:marLeft w:val="0"/>
      <w:marRight w:val="0"/>
      <w:marTop w:val="0"/>
      <w:marBottom w:val="0"/>
      <w:divBdr>
        <w:top w:val="none" w:sz="0" w:space="0" w:color="auto"/>
        <w:left w:val="none" w:sz="0" w:space="0" w:color="auto"/>
        <w:bottom w:val="none" w:sz="0" w:space="0" w:color="auto"/>
        <w:right w:val="none" w:sz="0" w:space="0" w:color="auto"/>
      </w:divBdr>
    </w:div>
    <w:div w:id="302469892">
      <w:bodyDiv w:val="1"/>
      <w:marLeft w:val="0"/>
      <w:marRight w:val="0"/>
      <w:marTop w:val="0"/>
      <w:marBottom w:val="0"/>
      <w:divBdr>
        <w:top w:val="none" w:sz="0" w:space="0" w:color="auto"/>
        <w:left w:val="none" w:sz="0" w:space="0" w:color="auto"/>
        <w:bottom w:val="none" w:sz="0" w:space="0" w:color="auto"/>
        <w:right w:val="none" w:sz="0" w:space="0" w:color="auto"/>
      </w:divBdr>
    </w:div>
    <w:div w:id="302582474">
      <w:bodyDiv w:val="1"/>
      <w:marLeft w:val="0"/>
      <w:marRight w:val="0"/>
      <w:marTop w:val="0"/>
      <w:marBottom w:val="0"/>
      <w:divBdr>
        <w:top w:val="none" w:sz="0" w:space="0" w:color="auto"/>
        <w:left w:val="none" w:sz="0" w:space="0" w:color="auto"/>
        <w:bottom w:val="none" w:sz="0" w:space="0" w:color="auto"/>
        <w:right w:val="none" w:sz="0" w:space="0" w:color="auto"/>
      </w:divBdr>
    </w:div>
    <w:div w:id="302850772">
      <w:bodyDiv w:val="1"/>
      <w:marLeft w:val="0"/>
      <w:marRight w:val="0"/>
      <w:marTop w:val="0"/>
      <w:marBottom w:val="0"/>
      <w:divBdr>
        <w:top w:val="none" w:sz="0" w:space="0" w:color="auto"/>
        <w:left w:val="none" w:sz="0" w:space="0" w:color="auto"/>
        <w:bottom w:val="none" w:sz="0" w:space="0" w:color="auto"/>
        <w:right w:val="none" w:sz="0" w:space="0" w:color="auto"/>
      </w:divBdr>
    </w:div>
    <w:div w:id="302852812">
      <w:bodyDiv w:val="1"/>
      <w:marLeft w:val="0"/>
      <w:marRight w:val="0"/>
      <w:marTop w:val="0"/>
      <w:marBottom w:val="0"/>
      <w:divBdr>
        <w:top w:val="none" w:sz="0" w:space="0" w:color="auto"/>
        <w:left w:val="none" w:sz="0" w:space="0" w:color="auto"/>
        <w:bottom w:val="none" w:sz="0" w:space="0" w:color="auto"/>
        <w:right w:val="none" w:sz="0" w:space="0" w:color="auto"/>
      </w:divBdr>
    </w:div>
    <w:div w:id="303237259">
      <w:bodyDiv w:val="1"/>
      <w:marLeft w:val="0"/>
      <w:marRight w:val="0"/>
      <w:marTop w:val="0"/>
      <w:marBottom w:val="0"/>
      <w:divBdr>
        <w:top w:val="none" w:sz="0" w:space="0" w:color="auto"/>
        <w:left w:val="none" w:sz="0" w:space="0" w:color="auto"/>
        <w:bottom w:val="none" w:sz="0" w:space="0" w:color="auto"/>
        <w:right w:val="none" w:sz="0" w:space="0" w:color="auto"/>
      </w:divBdr>
    </w:div>
    <w:div w:id="303320085">
      <w:bodyDiv w:val="1"/>
      <w:marLeft w:val="0"/>
      <w:marRight w:val="0"/>
      <w:marTop w:val="0"/>
      <w:marBottom w:val="0"/>
      <w:divBdr>
        <w:top w:val="none" w:sz="0" w:space="0" w:color="auto"/>
        <w:left w:val="none" w:sz="0" w:space="0" w:color="auto"/>
        <w:bottom w:val="none" w:sz="0" w:space="0" w:color="auto"/>
        <w:right w:val="none" w:sz="0" w:space="0" w:color="auto"/>
      </w:divBdr>
    </w:div>
    <w:div w:id="303434294">
      <w:bodyDiv w:val="1"/>
      <w:marLeft w:val="0"/>
      <w:marRight w:val="0"/>
      <w:marTop w:val="0"/>
      <w:marBottom w:val="0"/>
      <w:divBdr>
        <w:top w:val="none" w:sz="0" w:space="0" w:color="auto"/>
        <w:left w:val="none" w:sz="0" w:space="0" w:color="auto"/>
        <w:bottom w:val="none" w:sz="0" w:space="0" w:color="auto"/>
        <w:right w:val="none" w:sz="0" w:space="0" w:color="auto"/>
      </w:divBdr>
      <w:divsChild>
        <w:div w:id="147943205">
          <w:marLeft w:val="480"/>
          <w:marRight w:val="0"/>
          <w:marTop w:val="0"/>
          <w:marBottom w:val="0"/>
          <w:divBdr>
            <w:top w:val="none" w:sz="0" w:space="0" w:color="auto"/>
            <w:left w:val="none" w:sz="0" w:space="0" w:color="auto"/>
            <w:bottom w:val="none" w:sz="0" w:space="0" w:color="auto"/>
            <w:right w:val="none" w:sz="0" w:space="0" w:color="auto"/>
          </w:divBdr>
        </w:div>
        <w:div w:id="168449268">
          <w:marLeft w:val="480"/>
          <w:marRight w:val="0"/>
          <w:marTop w:val="0"/>
          <w:marBottom w:val="0"/>
          <w:divBdr>
            <w:top w:val="none" w:sz="0" w:space="0" w:color="auto"/>
            <w:left w:val="none" w:sz="0" w:space="0" w:color="auto"/>
            <w:bottom w:val="none" w:sz="0" w:space="0" w:color="auto"/>
            <w:right w:val="none" w:sz="0" w:space="0" w:color="auto"/>
          </w:divBdr>
        </w:div>
        <w:div w:id="172501760">
          <w:marLeft w:val="480"/>
          <w:marRight w:val="0"/>
          <w:marTop w:val="0"/>
          <w:marBottom w:val="0"/>
          <w:divBdr>
            <w:top w:val="none" w:sz="0" w:space="0" w:color="auto"/>
            <w:left w:val="none" w:sz="0" w:space="0" w:color="auto"/>
            <w:bottom w:val="none" w:sz="0" w:space="0" w:color="auto"/>
            <w:right w:val="none" w:sz="0" w:space="0" w:color="auto"/>
          </w:divBdr>
        </w:div>
        <w:div w:id="184445008">
          <w:marLeft w:val="480"/>
          <w:marRight w:val="0"/>
          <w:marTop w:val="0"/>
          <w:marBottom w:val="0"/>
          <w:divBdr>
            <w:top w:val="none" w:sz="0" w:space="0" w:color="auto"/>
            <w:left w:val="none" w:sz="0" w:space="0" w:color="auto"/>
            <w:bottom w:val="none" w:sz="0" w:space="0" w:color="auto"/>
            <w:right w:val="none" w:sz="0" w:space="0" w:color="auto"/>
          </w:divBdr>
        </w:div>
        <w:div w:id="196702233">
          <w:marLeft w:val="480"/>
          <w:marRight w:val="0"/>
          <w:marTop w:val="0"/>
          <w:marBottom w:val="0"/>
          <w:divBdr>
            <w:top w:val="none" w:sz="0" w:space="0" w:color="auto"/>
            <w:left w:val="none" w:sz="0" w:space="0" w:color="auto"/>
            <w:bottom w:val="none" w:sz="0" w:space="0" w:color="auto"/>
            <w:right w:val="none" w:sz="0" w:space="0" w:color="auto"/>
          </w:divBdr>
        </w:div>
        <w:div w:id="218245653">
          <w:marLeft w:val="480"/>
          <w:marRight w:val="0"/>
          <w:marTop w:val="0"/>
          <w:marBottom w:val="0"/>
          <w:divBdr>
            <w:top w:val="none" w:sz="0" w:space="0" w:color="auto"/>
            <w:left w:val="none" w:sz="0" w:space="0" w:color="auto"/>
            <w:bottom w:val="none" w:sz="0" w:space="0" w:color="auto"/>
            <w:right w:val="none" w:sz="0" w:space="0" w:color="auto"/>
          </w:divBdr>
        </w:div>
        <w:div w:id="226771647">
          <w:marLeft w:val="480"/>
          <w:marRight w:val="0"/>
          <w:marTop w:val="0"/>
          <w:marBottom w:val="0"/>
          <w:divBdr>
            <w:top w:val="none" w:sz="0" w:space="0" w:color="auto"/>
            <w:left w:val="none" w:sz="0" w:space="0" w:color="auto"/>
            <w:bottom w:val="none" w:sz="0" w:space="0" w:color="auto"/>
            <w:right w:val="none" w:sz="0" w:space="0" w:color="auto"/>
          </w:divBdr>
        </w:div>
        <w:div w:id="295987338">
          <w:marLeft w:val="480"/>
          <w:marRight w:val="0"/>
          <w:marTop w:val="0"/>
          <w:marBottom w:val="0"/>
          <w:divBdr>
            <w:top w:val="none" w:sz="0" w:space="0" w:color="auto"/>
            <w:left w:val="none" w:sz="0" w:space="0" w:color="auto"/>
            <w:bottom w:val="none" w:sz="0" w:space="0" w:color="auto"/>
            <w:right w:val="none" w:sz="0" w:space="0" w:color="auto"/>
          </w:divBdr>
        </w:div>
        <w:div w:id="325282301">
          <w:marLeft w:val="480"/>
          <w:marRight w:val="0"/>
          <w:marTop w:val="0"/>
          <w:marBottom w:val="0"/>
          <w:divBdr>
            <w:top w:val="none" w:sz="0" w:space="0" w:color="auto"/>
            <w:left w:val="none" w:sz="0" w:space="0" w:color="auto"/>
            <w:bottom w:val="none" w:sz="0" w:space="0" w:color="auto"/>
            <w:right w:val="none" w:sz="0" w:space="0" w:color="auto"/>
          </w:divBdr>
        </w:div>
        <w:div w:id="360207171">
          <w:marLeft w:val="480"/>
          <w:marRight w:val="0"/>
          <w:marTop w:val="0"/>
          <w:marBottom w:val="0"/>
          <w:divBdr>
            <w:top w:val="none" w:sz="0" w:space="0" w:color="auto"/>
            <w:left w:val="none" w:sz="0" w:space="0" w:color="auto"/>
            <w:bottom w:val="none" w:sz="0" w:space="0" w:color="auto"/>
            <w:right w:val="none" w:sz="0" w:space="0" w:color="auto"/>
          </w:divBdr>
        </w:div>
        <w:div w:id="393548056">
          <w:marLeft w:val="480"/>
          <w:marRight w:val="0"/>
          <w:marTop w:val="0"/>
          <w:marBottom w:val="0"/>
          <w:divBdr>
            <w:top w:val="none" w:sz="0" w:space="0" w:color="auto"/>
            <w:left w:val="none" w:sz="0" w:space="0" w:color="auto"/>
            <w:bottom w:val="none" w:sz="0" w:space="0" w:color="auto"/>
            <w:right w:val="none" w:sz="0" w:space="0" w:color="auto"/>
          </w:divBdr>
        </w:div>
        <w:div w:id="397552494">
          <w:marLeft w:val="480"/>
          <w:marRight w:val="0"/>
          <w:marTop w:val="0"/>
          <w:marBottom w:val="0"/>
          <w:divBdr>
            <w:top w:val="none" w:sz="0" w:space="0" w:color="auto"/>
            <w:left w:val="none" w:sz="0" w:space="0" w:color="auto"/>
            <w:bottom w:val="none" w:sz="0" w:space="0" w:color="auto"/>
            <w:right w:val="none" w:sz="0" w:space="0" w:color="auto"/>
          </w:divBdr>
        </w:div>
        <w:div w:id="400829758">
          <w:marLeft w:val="480"/>
          <w:marRight w:val="0"/>
          <w:marTop w:val="0"/>
          <w:marBottom w:val="0"/>
          <w:divBdr>
            <w:top w:val="none" w:sz="0" w:space="0" w:color="auto"/>
            <w:left w:val="none" w:sz="0" w:space="0" w:color="auto"/>
            <w:bottom w:val="none" w:sz="0" w:space="0" w:color="auto"/>
            <w:right w:val="none" w:sz="0" w:space="0" w:color="auto"/>
          </w:divBdr>
        </w:div>
        <w:div w:id="478961649">
          <w:marLeft w:val="480"/>
          <w:marRight w:val="0"/>
          <w:marTop w:val="0"/>
          <w:marBottom w:val="0"/>
          <w:divBdr>
            <w:top w:val="none" w:sz="0" w:space="0" w:color="auto"/>
            <w:left w:val="none" w:sz="0" w:space="0" w:color="auto"/>
            <w:bottom w:val="none" w:sz="0" w:space="0" w:color="auto"/>
            <w:right w:val="none" w:sz="0" w:space="0" w:color="auto"/>
          </w:divBdr>
        </w:div>
        <w:div w:id="482544067">
          <w:marLeft w:val="480"/>
          <w:marRight w:val="0"/>
          <w:marTop w:val="0"/>
          <w:marBottom w:val="0"/>
          <w:divBdr>
            <w:top w:val="none" w:sz="0" w:space="0" w:color="auto"/>
            <w:left w:val="none" w:sz="0" w:space="0" w:color="auto"/>
            <w:bottom w:val="none" w:sz="0" w:space="0" w:color="auto"/>
            <w:right w:val="none" w:sz="0" w:space="0" w:color="auto"/>
          </w:divBdr>
        </w:div>
        <w:div w:id="483620394">
          <w:marLeft w:val="480"/>
          <w:marRight w:val="0"/>
          <w:marTop w:val="0"/>
          <w:marBottom w:val="0"/>
          <w:divBdr>
            <w:top w:val="none" w:sz="0" w:space="0" w:color="auto"/>
            <w:left w:val="none" w:sz="0" w:space="0" w:color="auto"/>
            <w:bottom w:val="none" w:sz="0" w:space="0" w:color="auto"/>
            <w:right w:val="none" w:sz="0" w:space="0" w:color="auto"/>
          </w:divBdr>
        </w:div>
        <w:div w:id="484126668">
          <w:marLeft w:val="480"/>
          <w:marRight w:val="0"/>
          <w:marTop w:val="0"/>
          <w:marBottom w:val="0"/>
          <w:divBdr>
            <w:top w:val="none" w:sz="0" w:space="0" w:color="auto"/>
            <w:left w:val="none" w:sz="0" w:space="0" w:color="auto"/>
            <w:bottom w:val="none" w:sz="0" w:space="0" w:color="auto"/>
            <w:right w:val="none" w:sz="0" w:space="0" w:color="auto"/>
          </w:divBdr>
        </w:div>
        <w:div w:id="484709588">
          <w:marLeft w:val="480"/>
          <w:marRight w:val="0"/>
          <w:marTop w:val="0"/>
          <w:marBottom w:val="0"/>
          <w:divBdr>
            <w:top w:val="none" w:sz="0" w:space="0" w:color="auto"/>
            <w:left w:val="none" w:sz="0" w:space="0" w:color="auto"/>
            <w:bottom w:val="none" w:sz="0" w:space="0" w:color="auto"/>
            <w:right w:val="none" w:sz="0" w:space="0" w:color="auto"/>
          </w:divBdr>
        </w:div>
        <w:div w:id="485704990">
          <w:marLeft w:val="480"/>
          <w:marRight w:val="0"/>
          <w:marTop w:val="0"/>
          <w:marBottom w:val="0"/>
          <w:divBdr>
            <w:top w:val="none" w:sz="0" w:space="0" w:color="auto"/>
            <w:left w:val="none" w:sz="0" w:space="0" w:color="auto"/>
            <w:bottom w:val="none" w:sz="0" w:space="0" w:color="auto"/>
            <w:right w:val="none" w:sz="0" w:space="0" w:color="auto"/>
          </w:divBdr>
        </w:div>
        <w:div w:id="500581421">
          <w:marLeft w:val="480"/>
          <w:marRight w:val="0"/>
          <w:marTop w:val="0"/>
          <w:marBottom w:val="0"/>
          <w:divBdr>
            <w:top w:val="none" w:sz="0" w:space="0" w:color="auto"/>
            <w:left w:val="none" w:sz="0" w:space="0" w:color="auto"/>
            <w:bottom w:val="none" w:sz="0" w:space="0" w:color="auto"/>
            <w:right w:val="none" w:sz="0" w:space="0" w:color="auto"/>
          </w:divBdr>
        </w:div>
        <w:div w:id="513762552">
          <w:marLeft w:val="480"/>
          <w:marRight w:val="0"/>
          <w:marTop w:val="0"/>
          <w:marBottom w:val="0"/>
          <w:divBdr>
            <w:top w:val="none" w:sz="0" w:space="0" w:color="auto"/>
            <w:left w:val="none" w:sz="0" w:space="0" w:color="auto"/>
            <w:bottom w:val="none" w:sz="0" w:space="0" w:color="auto"/>
            <w:right w:val="none" w:sz="0" w:space="0" w:color="auto"/>
          </w:divBdr>
        </w:div>
        <w:div w:id="562764056">
          <w:marLeft w:val="480"/>
          <w:marRight w:val="0"/>
          <w:marTop w:val="0"/>
          <w:marBottom w:val="0"/>
          <w:divBdr>
            <w:top w:val="none" w:sz="0" w:space="0" w:color="auto"/>
            <w:left w:val="none" w:sz="0" w:space="0" w:color="auto"/>
            <w:bottom w:val="none" w:sz="0" w:space="0" w:color="auto"/>
            <w:right w:val="none" w:sz="0" w:space="0" w:color="auto"/>
          </w:divBdr>
        </w:div>
        <w:div w:id="583298591">
          <w:marLeft w:val="480"/>
          <w:marRight w:val="0"/>
          <w:marTop w:val="0"/>
          <w:marBottom w:val="0"/>
          <w:divBdr>
            <w:top w:val="none" w:sz="0" w:space="0" w:color="auto"/>
            <w:left w:val="none" w:sz="0" w:space="0" w:color="auto"/>
            <w:bottom w:val="none" w:sz="0" w:space="0" w:color="auto"/>
            <w:right w:val="none" w:sz="0" w:space="0" w:color="auto"/>
          </w:divBdr>
        </w:div>
        <w:div w:id="586230592">
          <w:marLeft w:val="480"/>
          <w:marRight w:val="0"/>
          <w:marTop w:val="0"/>
          <w:marBottom w:val="0"/>
          <w:divBdr>
            <w:top w:val="none" w:sz="0" w:space="0" w:color="auto"/>
            <w:left w:val="none" w:sz="0" w:space="0" w:color="auto"/>
            <w:bottom w:val="none" w:sz="0" w:space="0" w:color="auto"/>
            <w:right w:val="none" w:sz="0" w:space="0" w:color="auto"/>
          </w:divBdr>
        </w:div>
        <w:div w:id="656491556">
          <w:marLeft w:val="480"/>
          <w:marRight w:val="0"/>
          <w:marTop w:val="0"/>
          <w:marBottom w:val="0"/>
          <w:divBdr>
            <w:top w:val="none" w:sz="0" w:space="0" w:color="auto"/>
            <w:left w:val="none" w:sz="0" w:space="0" w:color="auto"/>
            <w:bottom w:val="none" w:sz="0" w:space="0" w:color="auto"/>
            <w:right w:val="none" w:sz="0" w:space="0" w:color="auto"/>
          </w:divBdr>
        </w:div>
        <w:div w:id="698092421">
          <w:marLeft w:val="480"/>
          <w:marRight w:val="0"/>
          <w:marTop w:val="0"/>
          <w:marBottom w:val="0"/>
          <w:divBdr>
            <w:top w:val="none" w:sz="0" w:space="0" w:color="auto"/>
            <w:left w:val="none" w:sz="0" w:space="0" w:color="auto"/>
            <w:bottom w:val="none" w:sz="0" w:space="0" w:color="auto"/>
            <w:right w:val="none" w:sz="0" w:space="0" w:color="auto"/>
          </w:divBdr>
        </w:div>
        <w:div w:id="714695171">
          <w:marLeft w:val="480"/>
          <w:marRight w:val="0"/>
          <w:marTop w:val="0"/>
          <w:marBottom w:val="0"/>
          <w:divBdr>
            <w:top w:val="none" w:sz="0" w:space="0" w:color="auto"/>
            <w:left w:val="none" w:sz="0" w:space="0" w:color="auto"/>
            <w:bottom w:val="none" w:sz="0" w:space="0" w:color="auto"/>
            <w:right w:val="none" w:sz="0" w:space="0" w:color="auto"/>
          </w:divBdr>
        </w:div>
        <w:div w:id="734203502">
          <w:marLeft w:val="480"/>
          <w:marRight w:val="0"/>
          <w:marTop w:val="0"/>
          <w:marBottom w:val="0"/>
          <w:divBdr>
            <w:top w:val="none" w:sz="0" w:space="0" w:color="auto"/>
            <w:left w:val="none" w:sz="0" w:space="0" w:color="auto"/>
            <w:bottom w:val="none" w:sz="0" w:space="0" w:color="auto"/>
            <w:right w:val="none" w:sz="0" w:space="0" w:color="auto"/>
          </w:divBdr>
        </w:div>
        <w:div w:id="742990396">
          <w:marLeft w:val="480"/>
          <w:marRight w:val="0"/>
          <w:marTop w:val="0"/>
          <w:marBottom w:val="0"/>
          <w:divBdr>
            <w:top w:val="none" w:sz="0" w:space="0" w:color="auto"/>
            <w:left w:val="none" w:sz="0" w:space="0" w:color="auto"/>
            <w:bottom w:val="none" w:sz="0" w:space="0" w:color="auto"/>
            <w:right w:val="none" w:sz="0" w:space="0" w:color="auto"/>
          </w:divBdr>
        </w:div>
        <w:div w:id="760028772">
          <w:marLeft w:val="480"/>
          <w:marRight w:val="0"/>
          <w:marTop w:val="0"/>
          <w:marBottom w:val="0"/>
          <w:divBdr>
            <w:top w:val="none" w:sz="0" w:space="0" w:color="auto"/>
            <w:left w:val="none" w:sz="0" w:space="0" w:color="auto"/>
            <w:bottom w:val="none" w:sz="0" w:space="0" w:color="auto"/>
            <w:right w:val="none" w:sz="0" w:space="0" w:color="auto"/>
          </w:divBdr>
        </w:div>
        <w:div w:id="834106386">
          <w:marLeft w:val="480"/>
          <w:marRight w:val="0"/>
          <w:marTop w:val="0"/>
          <w:marBottom w:val="0"/>
          <w:divBdr>
            <w:top w:val="none" w:sz="0" w:space="0" w:color="auto"/>
            <w:left w:val="none" w:sz="0" w:space="0" w:color="auto"/>
            <w:bottom w:val="none" w:sz="0" w:space="0" w:color="auto"/>
            <w:right w:val="none" w:sz="0" w:space="0" w:color="auto"/>
          </w:divBdr>
        </w:div>
        <w:div w:id="856382995">
          <w:marLeft w:val="480"/>
          <w:marRight w:val="0"/>
          <w:marTop w:val="0"/>
          <w:marBottom w:val="0"/>
          <w:divBdr>
            <w:top w:val="none" w:sz="0" w:space="0" w:color="auto"/>
            <w:left w:val="none" w:sz="0" w:space="0" w:color="auto"/>
            <w:bottom w:val="none" w:sz="0" w:space="0" w:color="auto"/>
            <w:right w:val="none" w:sz="0" w:space="0" w:color="auto"/>
          </w:divBdr>
        </w:div>
        <w:div w:id="864442447">
          <w:marLeft w:val="480"/>
          <w:marRight w:val="0"/>
          <w:marTop w:val="0"/>
          <w:marBottom w:val="0"/>
          <w:divBdr>
            <w:top w:val="none" w:sz="0" w:space="0" w:color="auto"/>
            <w:left w:val="none" w:sz="0" w:space="0" w:color="auto"/>
            <w:bottom w:val="none" w:sz="0" w:space="0" w:color="auto"/>
            <w:right w:val="none" w:sz="0" w:space="0" w:color="auto"/>
          </w:divBdr>
        </w:div>
        <w:div w:id="954335677">
          <w:marLeft w:val="480"/>
          <w:marRight w:val="0"/>
          <w:marTop w:val="0"/>
          <w:marBottom w:val="0"/>
          <w:divBdr>
            <w:top w:val="none" w:sz="0" w:space="0" w:color="auto"/>
            <w:left w:val="none" w:sz="0" w:space="0" w:color="auto"/>
            <w:bottom w:val="none" w:sz="0" w:space="0" w:color="auto"/>
            <w:right w:val="none" w:sz="0" w:space="0" w:color="auto"/>
          </w:divBdr>
        </w:div>
        <w:div w:id="986595315">
          <w:marLeft w:val="480"/>
          <w:marRight w:val="0"/>
          <w:marTop w:val="0"/>
          <w:marBottom w:val="0"/>
          <w:divBdr>
            <w:top w:val="none" w:sz="0" w:space="0" w:color="auto"/>
            <w:left w:val="none" w:sz="0" w:space="0" w:color="auto"/>
            <w:bottom w:val="none" w:sz="0" w:space="0" w:color="auto"/>
            <w:right w:val="none" w:sz="0" w:space="0" w:color="auto"/>
          </w:divBdr>
        </w:div>
        <w:div w:id="1000691795">
          <w:marLeft w:val="480"/>
          <w:marRight w:val="0"/>
          <w:marTop w:val="0"/>
          <w:marBottom w:val="0"/>
          <w:divBdr>
            <w:top w:val="none" w:sz="0" w:space="0" w:color="auto"/>
            <w:left w:val="none" w:sz="0" w:space="0" w:color="auto"/>
            <w:bottom w:val="none" w:sz="0" w:space="0" w:color="auto"/>
            <w:right w:val="none" w:sz="0" w:space="0" w:color="auto"/>
          </w:divBdr>
        </w:div>
        <w:div w:id="1006133412">
          <w:marLeft w:val="480"/>
          <w:marRight w:val="0"/>
          <w:marTop w:val="0"/>
          <w:marBottom w:val="0"/>
          <w:divBdr>
            <w:top w:val="none" w:sz="0" w:space="0" w:color="auto"/>
            <w:left w:val="none" w:sz="0" w:space="0" w:color="auto"/>
            <w:bottom w:val="none" w:sz="0" w:space="0" w:color="auto"/>
            <w:right w:val="none" w:sz="0" w:space="0" w:color="auto"/>
          </w:divBdr>
        </w:div>
        <w:div w:id="1006396629">
          <w:marLeft w:val="480"/>
          <w:marRight w:val="0"/>
          <w:marTop w:val="0"/>
          <w:marBottom w:val="0"/>
          <w:divBdr>
            <w:top w:val="none" w:sz="0" w:space="0" w:color="auto"/>
            <w:left w:val="none" w:sz="0" w:space="0" w:color="auto"/>
            <w:bottom w:val="none" w:sz="0" w:space="0" w:color="auto"/>
            <w:right w:val="none" w:sz="0" w:space="0" w:color="auto"/>
          </w:divBdr>
        </w:div>
      </w:divsChild>
    </w:div>
    <w:div w:id="303782885">
      <w:bodyDiv w:val="1"/>
      <w:marLeft w:val="0"/>
      <w:marRight w:val="0"/>
      <w:marTop w:val="0"/>
      <w:marBottom w:val="0"/>
      <w:divBdr>
        <w:top w:val="none" w:sz="0" w:space="0" w:color="auto"/>
        <w:left w:val="none" w:sz="0" w:space="0" w:color="auto"/>
        <w:bottom w:val="none" w:sz="0" w:space="0" w:color="auto"/>
        <w:right w:val="none" w:sz="0" w:space="0" w:color="auto"/>
      </w:divBdr>
    </w:div>
    <w:div w:id="303894139">
      <w:bodyDiv w:val="1"/>
      <w:marLeft w:val="0"/>
      <w:marRight w:val="0"/>
      <w:marTop w:val="0"/>
      <w:marBottom w:val="0"/>
      <w:divBdr>
        <w:top w:val="none" w:sz="0" w:space="0" w:color="auto"/>
        <w:left w:val="none" w:sz="0" w:space="0" w:color="auto"/>
        <w:bottom w:val="none" w:sz="0" w:space="0" w:color="auto"/>
        <w:right w:val="none" w:sz="0" w:space="0" w:color="auto"/>
      </w:divBdr>
    </w:div>
    <w:div w:id="304050764">
      <w:bodyDiv w:val="1"/>
      <w:marLeft w:val="0"/>
      <w:marRight w:val="0"/>
      <w:marTop w:val="0"/>
      <w:marBottom w:val="0"/>
      <w:divBdr>
        <w:top w:val="none" w:sz="0" w:space="0" w:color="auto"/>
        <w:left w:val="none" w:sz="0" w:space="0" w:color="auto"/>
        <w:bottom w:val="none" w:sz="0" w:space="0" w:color="auto"/>
        <w:right w:val="none" w:sz="0" w:space="0" w:color="auto"/>
      </w:divBdr>
    </w:div>
    <w:div w:id="304164705">
      <w:bodyDiv w:val="1"/>
      <w:marLeft w:val="0"/>
      <w:marRight w:val="0"/>
      <w:marTop w:val="0"/>
      <w:marBottom w:val="0"/>
      <w:divBdr>
        <w:top w:val="none" w:sz="0" w:space="0" w:color="auto"/>
        <w:left w:val="none" w:sz="0" w:space="0" w:color="auto"/>
        <w:bottom w:val="none" w:sz="0" w:space="0" w:color="auto"/>
        <w:right w:val="none" w:sz="0" w:space="0" w:color="auto"/>
      </w:divBdr>
    </w:div>
    <w:div w:id="304168816">
      <w:bodyDiv w:val="1"/>
      <w:marLeft w:val="0"/>
      <w:marRight w:val="0"/>
      <w:marTop w:val="0"/>
      <w:marBottom w:val="0"/>
      <w:divBdr>
        <w:top w:val="none" w:sz="0" w:space="0" w:color="auto"/>
        <w:left w:val="none" w:sz="0" w:space="0" w:color="auto"/>
        <w:bottom w:val="none" w:sz="0" w:space="0" w:color="auto"/>
        <w:right w:val="none" w:sz="0" w:space="0" w:color="auto"/>
      </w:divBdr>
    </w:div>
    <w:div w:id="304548684">
      <w:bodyDiv w:val="1"/>
      <w:marLeft w:val="0"/>
      <w:marRight w:val="0"/>
      <w:marTop w:val="0"/>
      <w:marBottom w:val="0"/>
      <w:divBdr>
        <w:top w:val="none" w:sz="0" w:space="0" w:color="auto"/>
        <w:left w:val="none" w:sz="0" w:space="0" w:color="auto"/>
        <w:bottom w:val="none" w:sz="0" w:space="0" w:color="auto"/>
        <w:right w:val="none" w:sz="0" w:space="0" w:color="auto"/>
      </w:divBdr>
    </w:div>
    <w:div w:id="304701032">
      <w:bodyDiv w:val="1"/>
      <w:marLeft w:val="0"/>
      <w:marRight w:val="0"/>
      <w:marTop w:val="0"/>
      <w:marBottom w:val="0"/>
      <w:divBdr>
        <w:top w:val="none" w:sz="0" w:space="0" w:color="auto"/>
        <w:left w:val="none" w:sz="0" w:space="0" w:color="auto"/>
        <w:bottom w:val="none" w:sz="0" w:space="0" w:color="auto"/>
        <w:right w:val="none" w:sz="0" w:space="0" w:color="auto"/>
      </w:divBdr>
    </w:div>
    <w:div w:id="305085048">
      <w:bodyDiv w:val="1"/>
      <w:marLeft w:val="0"/>
      <w:marRight w:val="0"/>
      <w:marTop w:val="0"/>
      <w:marBottom w:val="0"/>
      <w:divBdr>
        <w:top w:val="none" w:sz="0" w:space="0" w:color="auto"/>
        <w:left w:val="none" w:sz="0" w:space="0" w:color="auto"/>
        <w:bottom w:val="none" w:sz="0" w:space="0" w:color="auto"/>
        <w:right w:val="none" w:sz="0" w:space="0" w:color="auto"/>
      </w:divBdr>
    </w:div>
    <w:div w:id="305086403">
      <w:bodyDiv w:val="1"/>
      <w:marLeft w:val="0"/>
      <w:marRight w:val="0"/>
      <w:marTop w:val="0"/>
      <w:marBottom w:val="0"/>
      <w:divBdr>
        <w:top w:val="none" w:sz="0" w:space="0" w:color="auto"/>
        <w:left w:val="none" w:sz="0" w:space="0" w:color="auto"/>
        <w:bottom w:val="none" w:sz="0" w:space="0" w:color="auto"/>
        <w:right w:val="none" w:sz="0" w:space="0" w:color="auto"/>
      </w:divBdr>
    </w:div>
    <w:div w:id="305159873">
      <w:bodyDiv w:val="1"/>
      <w:marLeft w:val="0"/>
      <w:marRight w:val="0"/>
      <w:marTop w:val="0"/>
      <w:marBottom w:val="0"/>
      <w:divBdr>
        <w:top w:val="none" w:sz="0" w:space="0" w:color="auto"/>
        <w:left w:val="none" w:sz="0" w:space="0" w:color="auto"/>
        <w:bottom w:val="none" w:sz="0" w:space="0" w:color="auto"/>
        <w:right w:val="none" w:sz="0" w:space="0" w:color="auto"/>
      </w:divBdr>
    </w:div>
    <w:div w:id="305401245">
      <w:bodyDiv w:val="1"/>
      <w:marLeft w:val="0"/>
      <w:marRight w:val="0"/>
      <w:marTop w:val="0"/>
      <w:marBottom w:val="0"/>
      <w:divBdr>
        <w:top w:val="none" w:sz="0" w:space="0" w:color="auto"/>
        <w:left w:val="none" w:sz="0" w:space="0" w:color="auto"/>
        <w:bottom w:val="none" w:sz="0" w:space="0" w:color="auto"/>
        <w:right w:val="none" w:sz="0" w:space="0" w:color="auto"/>
      </w:divBdr>
    </w:div>
    <w:div w:id="305597394">
      <w:bodyDiv w:val="1"/>
      <w:marLeft w:val="0"/>
      <w:marRight w:val="0"/>
      <w:marTop w:val="0"/>
      <w:marBottom w:val="0"/>
      <w:divBdr>
        <w:top w:val="none" w:sz="0" w:space="0" w:color="auto"/>
        <w:left w:val="none" w:sz="0" w:space="0" w:color="auto"/>
        <w:bottom w:val="none" w:sz="0" w:space="0" w:color="auto"/>
        <w:right w:val="none" w:sz="0" w:space="0" w:color="auto"/>
      </w:divBdr>
    </w:div>
    <w:div w:id="305823052">
      <w:bodyDiv w:val="1"/>
      <w:marLeft w:val="0"/>
      <w:marRight w:val="0"/>
      <w:marTop w:val="0"/>
      <w:marBottom w:val="0"/>
      <w:divBdr>
        <w:top w:val="none" w:sz="0" w:space="0" w:color="auto"/>
        <w:left w:val="none" w:sz="0" w:space="0" w:color="auto"/>
        <w:bottom w:val="none" w:sz="0" w:space="0" w:color="auto"/>
        <w:right w:val="none" w:sz="0" w:space="0" w:color="auto"/>
      </w:divBdr>
    </w:div>
    <w:div w:id="306282009">
      <w:bodyDiv w:val="1"/>
      <w:marLeft w:val="0"/>
      <w:marRight w:val="0"/>
      <w:marTop w:val="0"/>
      <w:marBottom w:val="0"/>
      <w:divBdr>
        <w:top w:val="none" w:sz="0" w:space="0" w:color="auto"/>
        <w:left w:val="none" w:sz="0" w:space="0" w:color="auto"/>
        <w:bottom w:val="none" w:sz="0" w:space="0" w:color="auto"/>
        <w:right w:val="none" w:sz="0" w:space="0" w:color="auto"/>
      </w:divBdr>
    </w:div>
    <w:div w:id="306395847">
      <w:bodyDiv w:val="1"/>
      <w:marLeft w:val="0"/>
      <w:marRight w:val="0"/>
      <w:marTop w:val="0"/>
      <w:marBottom w:val="0"/>
      <w:divBdr>
        <w:top w:val="none" w:sz="0" w:space="0" w:color="auto"/>
        <w:left w:val="none" w:sz="0" w:space="0" w:color="auto"/>
        <w:bottom w:val="none" w:sz="0" w:space="0" w:color="auto"/>
        <w:right w:val="none" w:sz="0" w:space="0" w:color="auto"/>
      </w:divBdr>
    </w:div>
    <w:div w:id="306402647">
      <w:bodyDiv w:val="1"/>
      <w:marLeft w:val="0"/>
      <w:marRight w:val="0"/>
      <w:marTop w:val="0"/>
      <w:marBottom w:val="0"/>
      <w:divBdr>
        <w:top w:val="none" w:sz="0" w:space="0" w:color="auto"/>
        <w:left w:val="none" w:sz="0" w:space="0" w:color="auto"/>
        <w:bottom w:val="none" w:sz="0" w:space="0" w:color="auto"/>
        <w:right w:val="none" w:sz="0" w:space="0" w:color="auto"/>
      </w:divBdr>
    </w:div>
    <w:div w:id="306515022">
      <w:bodyDiv w:val="1"/>
      <w:marLeft w:val="0"/>
      <w:marRight w:val="0"/>
      <w:marTop w:val="0"/>
      <w:marBottom w:val="0"/>
      <w:divBdr>
        <w:top w:val="none" w:sz="0" w:space="0" w:color="auto"/>
        <w:left w:val="none" w:sz="0" w:space="0" w:color="auto"/>
        <w:bottom w:val="none" w:sz="0" w:space="0" w:color="auto"/>
        <w:right w:val="none" w:sz="0" w:space="0" w:color="auto"/>
      </w:divBdr>
    </w:div>
    <w:div w:id="306672577">
      <w:bodyDiv w:val="1"/>
      <w:marLeft w:val="0"/>
      <w:marRight w:val="0"/>
      <w:marTop w:val="0"/>
      <w:marBottom w:val="0"/>
      <w:divBdr>
        <w:top w:val="none" w:sz="0" w:space="0" w:color="auto"/>
        <w:left w:val="none" w:sz="0" w:space="0" w:color="auto"/>
        <w:bottom w:val="none" w:sz="0" w:space="0" w:color="auto"/>
        <w:right w:val="none" w:sz="0" w:space="0" w:color="auto"/>
      </w:divBdr>
    </w:div>
    <w:div w:id="306865831">
      <w:bodyDiv w:val="1"/>
      <w:marLeft w:val="0"/>
      <w:marRight w:val="0"/>
      <w:marTop w:val="0"/>
      <w:marBottom w:val="0"/>
      <w:divBdr>
        <w:top w:val="none" w:sz="0" w:space="0" w:color="auto"/>
        <w:left w:val="none" w:sz="0" w:space="0" w:color="auto"/>
        <w:bottom w:val="none" w:sz="0" w:space="0" w:color="auto"/>
        <w:right w:val="none" w:sz="0" w:space="0" w:color="auto"/>
      </w:divBdr>
    </w:div>
    <w:div w:id="306936428">
      <w:bodyDiv w:val="1"/>
      <w:marLeft w:val="0"/>
      <w:marRight w:val="0"/>
      <w:marTop w:val="0"/>
      <w:marBottom w:val="0"/>
      <w:divBdr>
        <w:top w:val="none" w:sz="0" w:space="0" w:color="auto"/>
        <w:left w:val="none" w:sz="0" w:space="0" w:color="auto"/>
        <w:bottom w:val="none" w:sz="0" w:space="0" w:color="auto"/>
        <w:right w:val="none" w:sz="0" w:space="0" w:color="auto"/>
      </w:divBdr>
    </w:div>
    <w:div w:id="307364853">
      <w:bodyDiv w:val="1"/>
      <w:marLeft w:val="0"/>
      <w:marRight w:val="0"/>
      <w:marTop w:val="0"/>
      <w:marBottom w:val="0"/>
      <w:divBdr>
        <w:top w:val="none" w:sz="0" w:space="0" w:color="auto"/>
        <w:left w:val="none" w:sz="0" w:space="0" w:color="auto"/>
        <w:bottom w:val="none" w:sz="0" w:space="0" w:color="auto"/>
        <w:right w:val="none" w:sz="0" w:space="0" w:color="auto"/>
      </w:divBdr>
    </w:div>
    <w:div w:id="307829741">
      <w:bodyDiv w:val="1"/>
      <w:marLeft w:val="0"/>
      <w:marRight w:val="0"/>
      <w:marTop w:val="0"/>
      <w:marBottom w:val="0"/>
      <w:divBdr>
        <w:top w:val="none" w:sz="0" w:space="0" w:color="auto"/>
        <w:left w:val="none" w:sz="0" w:space="0" w:color="auto"/>
        <w:bottom w:val="none" w:sz="0" w:space="0" w:color="auto"/>
        <w:right w:val="none" w:sz="0" w:space="0" w:color="auto"/>
      </w:divBdr>
    </w:div>
    <w:div w:id="308094760">
      <w:bodyDiv w:val="1"/>
      <w:marLeft w:val="0"/>
      <w:marRight w:val="0"/>
      <w:marTop w:val="0"/>
      <w:marBottom w:val="0"/>
      <w:divBdr>
        <w:top w:val="none" w:sz="0" w:space="0" w:color="auto"/>
        <w:left w:val="none" w:sz="0" w:space="0" w:color="auto"/>
        <w:bottom w:val="none" w:sz="0" w:space="0" w:color="auto"/>
        <w:right w:val="none" w:sz="0" w:space="0" w:color="auto"/>
      </w:divBdr>
    </w:div>
    <w:div w:id="308172658">
      <w:bodyDiv w:val="1"/>
      <w:marLeft w:val="0"/>
      <w:marRight w:val="0"/>
      <w:marTop w:val="0"/>
      <w:marBottom w:val="0"/>
      <w:divBdr>
        <w:top w:val="none" w:sz="0" w:space="0" w:color="auto"/>
        <w:left w:val="none" w:sz="0" w:space="0" w:color="auto"/>
        <w:bottom w:val="none" w:sz="0" w:space="0" w:color="auto"/>
        <w:right w:val="none" w:sz="0" w:space="0" w:color="auto"/>
      </w:divBdr>
    </w:div>
    <w:div w:id="308553581">
      <w:bodyDiv w:val="1"/>
      <w:marLeft w:val="0"/>
      <w:marRight w:val="0"/>
      <w:marTop w:val="0"/>
      <w:marBottom w:val="0"/>
      <w:divBdr>
        <w:top w:val="none" w:sz="0" w:space="0" w:color="auto"/>
        <w:left w:val="none" w:sz="0" w:space="0" w:color="auto"/>
        <w:bottom w:val="none" w:sz="0" w:space="0" w:color="auto"/>
        <w:right w:val="none" w:sz="0" w:space="0" w:color="auto"/>
      </w:divBdr>
    </w:div>
    <w:div w:id="308944040">
      <w:bodyDiv w:val="1"/>
      <w:marLeft w:val="0"/>
      <w:marRight w:val="0"/>
      <w:marTop w:val="0"/>
      <w:marBottom w:val="0"/>
      <w:divBdr>
        <w:top w:val="none" w:sz="0" w:space="0" w:color="auto"/>
        <w:left w:val="none" w:sz="0" w:space="0" w:color="auto"/>
        <w:bottom w:val="none" w:sz="0" w:space="0" w:color="auto"/>
        <w:right w:val="none" w:sz="0" w:space="0" w:color="auto"/>
      </w:divBdr>
    </w:div>
    <w:div w:id="309023153">
      <w:bodyDiv w:val="1"/>
      <w:marLeft w:val="0"/>
      <w:marRight w:val="0"/>
      <w:marTop w:val="0"/>
      <w:marBottom w:val="0"/>
      <w:divBdr>
        <w:top w:val="none" w:sz="0" w:space="0" w:color="auto"/>
        <w:left w:val="none" w:sz="0" w:space="0" w:color="auto"/>
        <w:bottom w:val="none" w:sz="0" w:space="0" w:color="auto"/>
        <w:right w:val="none" w:sz="0" w:space="0" w:color="auto"/>
      </w:divBdr>
    </w:div>
    <w:div w:id="309135022">
      <w:bodyDiv w:val="1"/>
      <w:marLeft w:val="0"/>
      <w:marRight w:val="0"/>
      <w:marTop w:val="0"/>
      <w:marBottom w:val="0"/>
      <w:divBdr>
        <w:top w:val="none" w:sz="0" w:space="0" w:color="auto"/>
        <w:left w:val="none" w:sz="0" w:space="0" w:color="auto"/>
        <w:bottom w:val="none" w:sz="0" w:space="0" w:color="auto"/>
        <w:right w:val="none" w:sz="0" w:space="0" w:color="auto"/>
      </w:divBdr>
    </w:div>
    <w:div w:id="309598981">
      <w:bodyDiv w:val="1"/>
      <w:marLeft w:val="0"/>
      <w:marRight w:val="0"/>
      <w:marTop w:val="0"/>
      <w:marBottom w:val="0"/>
      <w:divBdr>
        <w:top w:val="none" w:sz="0" w:space="0" w:color="auto"/>
        <w:left w:val="none" w:sz="0" w:space="0" w:color="auto"/>
        <w:bottom w:val="none" w:sz="0" w:space="0" w:color="auto"/>
        <w:right w:val="none" w:sz="0" w:space="0" w:color="auto"/>
      </w:divBdr>
    </w:div>
    <w:div w:id="309677236">
      <w:bodyDiv w:val="1"/>
      <w:marLeft w:val="0"/>
      <w:marRight w:val="0"/>
      <w:marTop w:val="0"/>
      <w:marBottom w:val="0"/>
      <w:divBdr>
        <w:top w:val="none" w:sz="0" w:space="0" w:color="auto"/>
        <w:left w:val="none" w:sz="0" w:space="0" w:color="auto"/>
        <w:bottom w:val="none" w:sz="0" w:space="0" w:color="auto"/>
        <w:right w:val="none" w:sz="0" w:space="0" w:color="auto"/>
      </w:divBdr>
    </w:div>
    <w:div w:id="310519868">
      <w:bodyDiv w:val="1"/>
      <w:marLeft w:val="0"/>
      <w:marRight w:val="0"/>
      <w:marTop w:val="0"/>
      <w:marBottom w:val="0"/>
      <w:divBdr>
        <w:top w:val="none" w:sz="0" w:space="0" w:color="auto"/>
        <w:left w:val="none" w:sz="0" w:space="0" w:color="auto"/>
        <w:bottom w:val="none" w:sz="0" w:space="0" w:color="auto"/>
        <w:right w:val="none" w:sz="0" w:space="0" w:color="auto"/>
      </w:divBdr>
    </w:div>
    <w:div w:id="311101169">
      <w:bodyDiv w:val="1"/>
      <w:marLeft w:val="0"/>
      <w:marRight w:val="0"/>
      <w:marTop w:val="0"/>
      <w:marBottom w:val="0"/>
      <w:divBdr>
        <w:top w:val="none" w:sz="0" w:space="0" w:color="auto"/>
        <w:left w:val="none" w:sz="0" w:space="0" w:color="auto"/>
        <w:bottom w:val="none" w:sz="0" w:space="0" w:color="auto"/>
        <w:right w:val="none" w:sz="0" w:space="0" w:color="auto"/>
      </w:divBdr>
    </w:div>
    <w:div w:id="311181157">
      <w:bodyDiv w:val="1"/>
      <w:marLeft w:val="0"/>
      <w:marRight w:val="0"/>
      <w:marTop w:val="0"/>
      <w:marBottom w:val="0"/>
      <w:divBdr>
        <w:top w:val="none" w:sz="0" w:space="0" w:color="auto"/>
        <w:left w:val="none" w:sz="0" w:space="0" w:color="auto"/>
        <w:bottom w:val="none" w:sz="0" w:space="0" w:color="auto"/>
        <w:right w:val="none" w:sz="0" w:space="0" w:color="auto"/>
      </w:divBdr>
      <w:divsChild>
        <w:div w:id="61175886">
          <w:marLeft w:val="480"/>
          <w:marRight w:val="0"/>
          <w:marTop w:val="0"/>
          <w:marBottom w:val="0"/>
          <w:divBdr>
            <w:top w:val="none" w:sz="0" w:space="0" w:color="auto"/>
            <w:left w:val="none" w:sz="0" w:space="0" w:color="auto"/>
            <w:bottom w:val="none" w:sz="0" w:space="0" w:color="auto"/>
            <w:right w:val="none" w:sz="0" w:space="0" w:color="auto"/>
          </w:divBdr>
        </w:div>
        <w:div w:id="64307438">
          <w:marLeft w:val="480"/>
          <w:marRight w:val="0"/>
          <w:marTop w:val="0"/>
          <w:marBottom w:val="0"/>
          <w:divBdr>
            <w:top w:val="none" w:sz="0" w:space="0" w:color="auto"/>
            <w:left w:val="none" w:sz="0" w:space="0" w:color="auto"/>
            <w:bottom w:val="none" w:sz="0" w:space="0" w:color="auto"/>
            <w:right w:val="none" w:sz="0" w:space="0" w:color="auto"/>
          </w:divBdr>
        </w:div>
        <w:div w:id="136191900">
          <w:marLeft w:val="480"/>
          <w:marRight w:val="0"/>
          <w:marTop w:val="0"/>
          <w:marBottom w:val="0"/>
          <w:divBdr>
            <w:top w:val="none" w:sz="0" w:space="0" w:color="auto"/>
            <w:left w:val="none" w:sz="0" w:space="0" w:color="auto"/>
            <w:bottom w:val="none" w:sz="0" w:space="0" w:color="auto"/>
            <w:right w:val="none" w:sz="0" w:space="0" w:color="auto"/>
          </w:divBdr>
        </w:div>
        <w:div w:id="158346413">
          <w:marLeft w:val="480"/>
          <w:marRight w:val="0"/>
          <w:marTop w:val="0"/>
          <w:marBottom w:val="0"/>
          <w:divBdr>
            <w:top w:val="none" w:sz="0" w:space="0" w:color="auto"/>
            <w:left w:val="none" w:sz="0" w:space="0" w:color="auto"/>
            <w:bottom w:val="none" w:sz="0" w:space="0" w:color="auto"/>
            <w:right w:val="none" w:sz="0" w:space="0" w:color="auto"/>
          </w:divBdr>
        </w:div>
        <w:div w:id="162473293">
          <w:marLeft w:val="480"/>
          <w:marRight w:val="0"/>
          <w:marTop w:val="0"/>
          <w:marBottom w:val="0"/>
          <w:divBdr>
            <w:top w:val="none" w:sz="0" w:space="0" w:color="auto"/>
            <w:left w:val="none" w:sz="0" w:space="0" w:color="auto"/>
            <w:bottom w:val="none" w:sz="0" w:space="0" w:color="auto"/>
            <w:right w:val="none" w:sz="0" w:space="0" w:color="auto"/>
          </w:divBdr>
        </w:div>
        <w:div w:id="190384317">
          <w:marLeft w:val="480"/>
          <w:marRight w:val="0"/>
          <w:marTop w:val="0"/>
          <w:marBottom w:val="0"/>
          <w:divBdr>
            <w:top w:val="none" w:sz="0" w:space="0" w:color="auto"/>
            <w:left w:val="none" w:sz="0" w:space="0" w:color="auto"/>
            <w:bottom w:val="none" w:sz="0" w:space="0" w:color="auto"/>
            <w:right w:val="none" w:sz="0" w:space="0" w:color="auto"/>
          </w:divBdr>
        </w:div>
        <w:div w:id="210119774">
          <w:marLeft w:val="480"/>
          <w:marRight w:val="0"/>
          <w:marTop w:val="0"/>
          <w:marBottom w:val="0"/>
          <w:divBdr>
            <w:top w:val="none" w:sz="0" w:space="0" w:color="auto"/>
            <w:left w:val="none" w:sz="0" w:space="0" w:color="auto"/>
            <w:bottom w:val="none" w:sz="0" w:space="0" w:color="auto"/>
            <w:right w:val="none" w:sz="0" w:space="0" w:color="auto"/>
          </w:divBdr>
        </w:div>
        <w:div w:id="239103023">
          <w:marLeft w:val="480"/>
          <w:marRight w:val="0"/>
          <w:marTop w:val="0"/>
          <w:marBottom w:val="0"/>
          <w:divBdr>
            <w:top w:val="none" w:sz="0" w:space="0" w:color="auto"/>
            <w:left w:val="none" w:sz="0" w:space="0" w:color="auto"/>
            <w:bottom w:val="none" w:sz="0" w:space="0" w:color="auto"/>
            <w:right w:val="none" w:sz="0" w:space="0" w:color="auto"/>
          </w:divBdr>
        </w:div>
        <w:div w:id="260769446">
          <w:marLeft w:val="480"/>
          <w:marRight w:val="0"/>
          <w:marTop w:val="0"/>
          <w:marBottom w:val="0"/>
          <w:divBdr>
            <w:top w:val="none" w:sz="0" w:space="0" w:color="auto"/>
            <w:left w:val="none" w:sz="0" w:space="0" w:color="auto"/>
            <w:bottom w:val="none" w:sz="0" w:space="0" w:color="auto"/>
            <w:right w:val="none" w:sz="0" w:space="0" w:color="auto"/>
          </w:divBdr>
        </w:div>
        <w:div w:id="272514838">
          <w:marLeft w:val="480"/>
          <w:marRight w:val="0"/>
          <w:marTop w:val="0"/>
          <w:marBottom w:val="0"/>
          <w:divBdr>
            <w:top w:val="none" w:sz="0" w:space="0" w:color="auto"/>
            <w:left w:val="none" w:sz="0" w:space="0" w:color="auto"/>
            <w:bottom w:val="none" w:sz="0" w:space="0" w:color="auto"/>
            <w:right w:val="none" w:sz="0" w:space="0" w:color="auto"/>
          </w:divBdr>
        </w:div>
        <w:div w:id="276255974">
          <w:marLeft w:val="480"/>
          <w:marRight w:val="0"/>
          <w:marTop w:val="0"/>
          <w:marBottom w:val="0"/>
          <w:divBdr>
            <w:top w:val="none" w:sz="0" w:space="0" w:color="auto"/>
            <w:left w:val="none" w:sz="0" w:space="0" w:color="auto"/>
            <w:bottom w:val="none" w:sz="0" w:space="0" w:color="auto"/>
            <w:right w:val="none" w:sz="0" w:space="0" w:color="auto"/>
          </w:divBdr>
        </w:div>
        <w:div w:id="289095298">
          <w:marLeft w:val="480"/>
          <w:marRight w:val="0"/>
          <w:marTop w:val="0"/>
          <w:marBottom w:val="0"/>
          <w:divBdr>
            <w:top w:val="none" w:sz="0" w:space="0" w:color="auto"/>
            <w:left w:val="none" w:sz="0" w:space="0" w:color="auto"/>
            <w:bottom w:val="none" w:sz="0" w:space="0" w:color="auto"/>
            <w:right w:val="none" w:sz="0" w:space="0" w:color="auto"/>
          </w:divBdr>
        </w:div>
        <w:div w:id="296567914">
          <w:marLeft w:val="480"/>
          <w:marRight w:val="0"/>
          <w:marTop w:val="0"/>
          <w:marBottom w:val="0"/>
          <w:divBdr>
            <w:top w:val="none" w:sz="0" w:space="0" w:color="auto"/>
            <w:left w:val="none" w:sz="0" w:space="0" w:color="auto"/>
            <w:bottom w:val="none" w:sz="0" w:space="0" w:color="auto"/>
            <w:right w:val="none" w:sz="0" w:space="0" w:color="auto"/>
          </w:divBdr>
        </w:div>
        <w:div w:id="302318958">
          <w:marLeft w:val="480"/>
          <w:marRight w:val="0"/>
          <w:marTop w:val="0"/>
          <w:marBottom w:val="0"/>
          <w:divBdr>
            <w:top w:val="none" w:sz="0" w:space="0" w:color="auto"/>
            <w:left w:val="none" w:sz="0" w:space="0" w:color="auto"/>
            <w:bottom w:val="none" w:sz="0" w:space="0" w:color="auto"/>
            <w:right w:val="none" w:sz="0" w:space="0" w:color="auto"/>
          </w:divBdr>
        </w:div>
        <w:div w:id="314989419">
          <w:marLeft w:val="480"/>
          <w:marRight w:val="0"/>
          <w:marTop w:val="0"/>
          <w:marBottom w:val="0"/>
          <w:divBdr>
            <w:top w:val="none" w:sz="0" w:space="0" w:color="auto"/>
            <w:left w:val="none" w:sz="0" w:space="0" w:color="auto"/>
            <w:bottom w:val="none" w:sz="0" w:space="0" w:color="auto"/>
            <w:right w:val="none" w:sz="0" w:space="0" w:color="auto"/>
          </w:divBdr>
        </w:div>
        <w:div w:id="387651441">
          <w:marLeft w:val="480"/>
          <w:marRight w:val="0"/>
          <w:marTop w:val="0"/>
          <w:marBottom w:val="0"/>
          <w:divBdr>
            <w:top w:val="none" w:sz="0" w:space="0" w:color="auto"/>
            <w:left w:val="none" w:sz="0" w:space="0" w:color="auto"/>
            <w:bottom w:val="none" w:sz="0" w:space="0" w:color="auto"/>
            <w:right w:val="none" w:sz="0" w:space="0" w:color="auto"/>
          </w:divBdr>
        </w:div>
        <w:div w:id="421072454">
          <w:marLeft w:val="480"/>
          <w:marRight w:val="0"/>
          <w:marTop w:val="0"/>
          <w:marBottom w:val="0"/>
          <w:divBdr>
            <w:top w:val="none" w:sz="0" w:space="0" w:color="auto"/>
            <w:left w:val="none" w:sz="0" w:space="0" w:color="auto"/>
            <w:bottom w:val="none" w:sz="0" w:space="0" w:color="auto"/>
            <w:right w:val="none" w:sz="0" w:space="0" w:color="auto"/>
          </w:divBdr>
        </w:div>
        <w:div w:id="452552356">
          <w:marLeft w:val="480"/>
          <w:marRight w:val="0"/>
          <w:marTop w:val="0"/>
          <w:marBottom w:val="0"/>
          <w:divBdr>
            <w:top w:val="none" w:sz="0" w:space="0" w:color="auto"/>
            <w:left w:val="none" w:sz="0" w:space="0" w:color="auto"/>
            <w:bottom w:val="none" w:sz="0" w:space="0" w:color="auto"/>
            <w:right w:val="none" w:sz="0" w:space="0" w:color="auto"/>
          </w:divBdr>
        </w:div>
        <w:div w:id="471993681">
          <w:marLeft w:val="480"/>
          <w:marRight w:val="0"/>
          <w:marTop w:val="0"/>
          <w:marBottom w:val="0"/>
          <w:divBdr>
            <w:top w:val="none" w:sz="0" w:space="0" w:color="auto"/>
            <w:left w:val="none" w:sz="0" w:space="0" w:color="auto"/>
            <w:bottom w:val="none" w:sz="0" w:space="0" w:color="auto"/>
            <w:right w:val="none" w:sz="0" w:space="0" w:color="auto"/>
          </w:divBdr>
        </w:div>
        <w:div w:id="474958760">
          <w:marLeft w:val="480"/>
          <w:marRight w:val="0"/>
          <w:marTop w:val="0"/>
          <w:marBottom w:val="0"/>
          <w:divBdr>
            <w:top w:val="none" w:sz="0" w:space="0" w:color="auto"/>
            <w:left w:val="none" w:sz="0" w:space="0" w:color="auto"/>
            <w:bottom w:val="none" w:sz="0" w:space="0" w:color="auto"/>
            <w:right w:val="none" w:sz="0" w:space="0" w:color="auto"/>
          </w:divBdr>
        </w:div>
        <w:div w:id="494882165">
          <w:marLeft w:val="480"/>
          <w:marRight w:val="0"/>
          <w:marTop w:val="0"/>
          <w:marBottom w:val="0"/>
          <w:divBdr>
            <w:top w:val="none" w:sz="0" w:space="0" w:color="auto"/>
            <w:left w:val="none" w:sz="0" w:space="0" w:color="auto"/>
            <w:bottom w:val="none" w:sz="0" w:space="0" w:color="auto"/>
            <w:right w:val="none" w:sz="0" w:space="0" w:color="auto"/>
          </w:divBdr>
        </w:div>
        <w:div w:id="502085918">
          <w:marLeft w:val="480"/>
          <w:marRight w:val="0"/>
          <w:marTop w:val="0"/>
          <w:marBottom w:val="0"/>
          <w:divBdr>
            <w:top w:val="none" w:sz="0" w:space="0" w:color="auto"/>
            <w:left w:val="none" w:sz="0" w:space="0" w:color="auto"/>
            <w:bottom w:val="none" w:sz="0" w:space="0" w:color="auto"/>
            <w:right w:val="none" w:sz="0" w:space="0" w:color="auto"/>
          </w:divBdr>
        </w:div>
        <w:div w:id="505249182">
          <w:marLeft w:val="480"/>
          <w:marRight w:val="0"/>
          <w:marTop w:val="0"/>
          <w:marBottom w:val="0"/>
          <w:divBdr>
            <w:top w:val="none" w:sz="0" w:space="0" w:color="auto"/>
            <w:left w:val="none" w:sz="0" w:space="0" w:color="auto"/>
            <w:bottom w:val="none" w:sz="0" w:space="0" w:color="auto"/>
            <w:right w:val="none" w:sz="0" w:space="0" w:color="auto"/>
          </w:divBdr>
        </w:div>
        <w:div w:id="548419367">
          <w:marLeft w:val="480"/>
          <w:marRight w:val="0"/>
          <w:marTop w:val="0"/>
          <w:marBottom w:val="0"/>
          <w:divBdr>
            <w:top w:val="none" w:sz="0" w:space="0" w:color="auto"/>
            <w:left w:val="none" w:sz="0" w:space="0" w:color="auto"/>
            <w:bottom w:val="none" w:sz="0" w:space="0" w:color="auto"/>
            <w:right w:val="none" w:sz="0" w:space="0" w:color="auto"/>
          </w:divBdr>
        </w:div>
        <w:div w:id="622467524">
          <w:marLeft w:val="480"/>
          <w:marRight w:val="0"/>
          <w:marTop w:val="0"/>
          <w:marBottom w:val="0"/>
          <w:divBdr>
            <w:top w:val="none" w:sz="0" w:space="0" w:color="auto"/>
            <w:left w:val="none" w:sz="0" w:space="0" w:color="auto"/>
            <w:bottom w:val="none" w:sz="0" w:space="0" w:color="auto"/>
            <w:right w:val="none" w:sz="0" w:space="0" w:color="auto"/>
          </w:divBdr>
        </w:div>
        <w:div w:id="669060514">
          <w:marLeft w:val="480"/>
          <w:marRight w:val="0"/>
          <w:marTop w:val="0"/>
          <w:marBottom w:val="0"/>
          <w:divBdr>
            <w:top w:val="none" w:sz="0" w:space="0" w:color="auto"/>
            <w:left w:val="none" w:sz="0" w:space="0" w:color="auto"/>
            <w:bottom w:val="none" w:sz="0" w:space="0" w:color="auto"/>
            <w:right w:val="none" w:sz="0" w:space="0" w:color="auto"/>
          </w:divBdr>
        </w:div>
        <w:div w:id="685058822">
          <w:marLeft w:val="480"/>
          <w:marRight w:val="0"/>
          <w:marTop w:val="0"/>
          <w:marBottom w:val="0"/>
          <w:divBdr>
            <w:top w:val="none" w:sz="0" w:space="0" w:color="auto"/>
            <w:left w:val="none" w:sz="0" w:space="0" w:color="auto"/>
            <w:bottom w:val="none" w:sz="0" w:space="0" w:color="auto"/>
            <w:right w:val="none" w:sz="0" w:space="0" w:color="auto"/>
          </w:divBdr>
        </w:div>
        <w:div w:id="701980282">
          <w:marLeft w:val="480"/>
          <w:marRight w:val="0"/>
          <w:marTop w:val="0"/>
          <w:marBottom w:val="0"/>
          <w:divBdr>
            <w:top w:val="none" w:sz="0" w:space="0" w:color="auto"/>
            <w:left w:val="none" w:sz="0" w:space="0" w:color="auto"/>
            <w:bottom w:val="none" w:sz="0" w:space="0" w:color="auto"/>
            <w:right w:val="none" w:sz="0" w:space="0" w:color="auto"/>
          </w:divBdr>
        </w:div>
        <w:div w:id="706762028">
          <w:marLeft w:val="480"/>
          <w:marRight w:val="0"/>
          <w:marTop w:val="0"/>
          <w:marBottom w:val="0"/>
          <w:divBdr>
            <w:top w:val="none" w:sz="0" w:space="0" w:color="auto"/>
            <w:left w:val="none" w:sz="0" w:space="0" w:color="auto"/>
            <w:bottom w:val="none" w:sz="0" w:space="0" w:color="auto"/>
            <w:right w:val="none" w:sz="0" w:space="0" w:color="auto"/>
          </w:divBdr>
        </w:div>
        <w:div w:id="720977327">
          <w:marLeft w:val="480"/>
          <w:marRight w:val="0"/>
          <w:marTop w:val="0"/>
          <w:marBottom w:val="0"/>
          <w:divBdr>
            <w:top w:val="none" w:sz="0" w:space="0" w:color="auto"/>
            <w:left w:val="none" w:sz="0" w:space="0" w:color="auto"/>
            <w:bottom w:val="none" w:sz="0" w:space="0" w:color="auto"/>
            <w:right w:val="none" w:sz="0" w:space="0" w:color="auto"/>
          </w:divBdr>
        </w:div>
        <w:div w:id="785588751">
          <w:marLeft w:val="480"/>
          <w:marRight w:val="0"/>
          <w:marTop w:val="0"/>
          <w:marBottom w:val="0"/>
          <w:divBdr>
            <w:top w:val="none" w:sz="0" w:space="0" w:color="auto"/>
            <w:left w:val="none" w:sz="0" w:space="0" w:color="auto"/>
            <w:bottom w:val="none" w:sz="0" w:space="0" w:color="auto"/>
            <w:right w:val="none" w:sz="0" w:space="0" w:color="auto"/>
          </w:divBdr>
        </w:div>
        <w:div w:id="816722328">
          <w:marLeft w:val="480"/>
          <w:marRight w:val="0"/>
          <w:marTop w:val="0"/>
          <w:marBottom w:val="0"/>
          <w:divBdr>
            <w:top w:val="none" w:sz="0" w:space="0" w:color="auto"/>
            <w:left w:val="none" w:sz="0" w:space="0" w:color="auto"/>
            <w:bottom w:val="none" w:sz="0" w:space="0" w:color="auto"/>
            <w:right w:val="none" w:sz="0" w:space="0" w:color="auto"/>
          </w:divBdr>
        </w:div>
        <w:div w:id="817261273">
          <w:marLeft w:val="480"/>
          <w:marRight w:val="0"/>
          <w:marTop w:val="0"/>
          <w:marBottom w:val="0"/>
          <w:divBdr>
            <w:top w:val="none" w:sz="0" w:space="0" w:color="auto"/>
            <w:left w:val="none" w:sz="0" w:space="0" w:color="auto"/>
            <w:bottom w:val="none" w:sz="0" w:space="0" w:color="auto"/>
            <w:right w:val="none" w:sz="0" w:space="0" w:color="auto"/>
          </w:divBdr>
        </w:div>
        <w:div w:id="869728371">
          <w:marLeft w:val="480"/>
          <w:marRight w:val="0"/>
          <w:marTop w:val="0"/>
          <w:marBottom w:val="0"/>
          <w:divBdr>
            <w:top w:val="none" w:sz="0" w:space="0" w:color="auto"/>
            <w:left w:val="none" w:sz="0" w:space="0" w:color="auto"/>
            <w:bottom w:val="none" w:sz="0" w:space="0" w:color="auto"/>
            <w:right w:val="none" w:sz="0" w:space="0" w:color="auto"/>
          </w:divBdr>
        </w:div>
        <w:div w:id="898857600">
          <w:marLeft w:val="480"/>
          <w:marRight w:val="0"/>
          <w:marTop w:val="0"/>
          <w:marBottom w:val="0"/>
          <w:divBdr>
            <w:top w:val="none" w:sz="0" w:space="0" w:color="auto"/>
            <w:left w:val="none" w:sz="0" w:space="0" w:color="auto"/>
            <w:bottom w:val="none" w:sz="0" w:space="0" w:color="auto"/>
            <w:right w:val="none" w:sz="0" w:space="0" w:color="auto"/>
          </w:divBdr>
        </w:div>
        <w:div w:id="940574338">
          <w:marLeft w:val="480"/>
          <w:marRight w:val="0"/>
          <w:marTop w:val="0"/>
          <w:marBottom w:val="0"/>
          <w:divBdr>
            <w:top w:val="none" w:sz="0" w:space="0" w:color="auto"/>
            <w:left w:val="none" w:sz="0" w:space="0" w:color="auto"/>
            <w:bottom w:val="none" w:sz="0" w:space="0" w:color="auto"/>
            <w:right w:val="none" w:sz="0" w:space="0" w:color="auto"/>
          </w:divBdr>
        </w:div>
        <w:div w:id="962266443">
          <w:marLeft w:val="480"/>
          <w:marRight w:val="0"/>
          <w:marTop w:val="0"/>
          <w:marBottom w:val="0"/>
          <w:divBdr>
            <w:top w:val="none" w:sz="0" w:space="0" w:color="auto"/>
            <w:left w:val="none" w:sz="0" w:space="0" w:color="auto"/>
            <w:bottom w:val="none" w:sz="0" w:space="0" w:color="auto"/>
            <w:right w:val="none" w:sz="0" w:space="0" w:color="auto"/>
          </w:divBdr>
        </w:div>
        <w:div w:id="983581305">
          <w:marLeft w:val="480"/>
          <w:marRight w:val="0"/>
          <w:marTop w:val="0"/>
          <w:marBottom w:val="0"/>
          <w:divBdr>
            <w:top w:val="none" w:sz="0" w:space="0" w:color="auto"/>
            <w:left w:val="none" w:sz="0" w:space="0" w:color="auto"/>
            <w:bottom w:val="none" w:sz="0" w:space="0" w:color="auto"/>
            <w:right w:val="none" w:sz="0" w:space="0" w:color="auto"/>
          </w:divBdr>
        </w:div>
        <w:div w:id="983781051">
          <w:marLeft w:val="480"/>
          <w:marRight w:val="0"/>
          <w:marTop w:val="0"/>
          <w:marBottom w:val="0"/>
          <w:divBdr>
            <w:top w:val="none" w:sz="0" w:space="0" w:color="auto"/>
            <w:left w:val="none" w:sz="0" w:space="0" w:color="auto"/>
            <w:bottom w:val="none" w:sz="0" w:space="0" w:color="auto"/>
            <w:right w:val="none" w:sz="0" w:space="0" w:color="auto"/>
          </w:divBdr>
        </w:div>
        <w:div w:id="986860564">
          <w:marLeft w:val="480"/>
          <w:marRight w:val="0"/>
          <w:marTop w:val="0"/>
          <w:marBottom w:val="0"/>
          <w:divBdr>
            <w:top w:val="none" w:sz="0" w:space="0" w:color="auto"/>
            <w:left w:val="none" w:sz="0" w:space="0" w:color="auto"/>
            <w:bottom w:val="none" w:sz="0" w:space="0" w:color="auto"/>
            <w:right w:val="none" w:sz="0" w:space="0" w:color="auto"/>
          </w:divBdr>
        </w:div>
        <w:div w:id="1002008320">
          <w:marLeft w:val="480"/>
          <w:marRight w:val="0"/>
          <w:marTop w:val="0"/>
          <w:marBottom w:val="0"/>
          <w:divBdr>
            <w:top w:val="none" w:sz="0" w:space="0" w:color="auto"/>
            <w:left w:val="none" w:sz="0" w:space="0" w:color="auto"/>
            <w:bottom w:val="none" w:sz="0" w:space="0" w:color="auto"/>
            <w:right w:val="none" w:sz="0" w:space="0" w:color="auto"/>
          </w:divBdr>
        </w:div>
      </w:divsChild>
    </w:div>
    <w:div w:id="311375197">
      <w:bodyDiv w:val="1"/>
      <w:marLeft w:val="0"/>
      <w:marRight w:val="0"/>
      <w:marTop w:val="0"/>
      <w:marBottom w:val="0"/>
      <w:divBdr>
        <w:top w:val="none" w:sz="0" w:space="0" w:color="auto"/>
        <w:left w:val="none" w:sz="0" w:space="0" w:color="auto"/>
        <w:bottom w:val="none" w:sz="0" w:space="0" w:color="auto"/>
        <w:right w:val="none" w:sz="0" w:space="0" w:color="auto"/>
      </w:divBdr>
    </w:div>
    <w:div w:id="311563007">
      <w:bodyDiv w:val="1"/>
      <w:marLeft w:val="0"/>
      <w:marRight w:val="0"/>
      <w:marTop w:val="0"/>
      <w:marBottom w:val="0"/>
      <w:divBdr>
        <w:top w:val="none" w:sz="0" w:space="0" w:color="auto"/>
        <w:left w:val="none" w:sz="0" w:space="0" w:color="auto"/>
        <w:bottom w:val="none" w:sz="0" w:space="0" w:color="auto"/>
        <w:right w:val="none" w:sz="0" w:space="0" w:color="auto"/>
      </w:divBdr>
    </w:div>
    <w:div w:id="311830064">
      <w:bodyDiv w:val="1"/>
      <w:marLeft w:val="0"/>
      <w:marRight w:val="0"/>
      <w:marTop w:val="0"/>
      <w:marBottom w:val="0"/>
      <w:divBdr>
        <w:top w:val="none" w:sz="0" w:space="0" w:color="auto"/>
        <w:left w:val="none" w:sz="0" w:space="0" w:color="auto"/>
        <w:bottom w:val="none" w:sz="0" w:space="0" w:color="auto"/>
        <w:right w:val="none" w:sz="0" w:space="0" w:color="auto"/>
      </w:divBdr>
      <w:divsChild>
        <w:div w:id="93748643">
          <w:marLeft w:val="480"/>
          <w:marRight w:val="0"/>
          <w:marTop w:val="0"/>
          <w:marBottom w:val="0"/>
          <w:divBdr>
            <w:top w:val="none" w:sz="0" w:space="0" w:color="auto"/>
            <w:left w:val="none" w:sz="0" w:space="0" w:color="auto"/>
            <w:bottom w:val="none" w:sz="0" w:space="0" w:color="auto"/>
            <w:right w:val="none" w:sz="0" w:space="0" w:color="auto"/>
          </w:divBdr>
        </w:div>
        <w:div w:id="183708685">
          <w:marLeft w:val="480"/>
          <w:marRight w:val="0"/>
          <w:marTop w:val="0"/>
          <w:marBottom w:val="0"/>
          <w:divBdr>
            <w:top w:val="none" w:sz="0" w:space="0" w:color="auto"/>
            <w:left w:val="none" w:sz="0" w:space="0" w:color="auto"/>
            <w:bottom w:val="none" w:sz="0" w:space="0" w:color="auto"/>
            <w:right w:val="none" w:sz="0" w:space="0" w:color="auto"/>
          </w:divBdr>
        </w:div>
        <w:div w:id="206450923">
          <w:marLeft w:val="480"/>
          <w:marRight w:val="0"/>
          <w:marTop w:val="0"/>
          <w:marBottom w:val="0"/>
          <w:divBdr>
            <w:top w:val="none" w:sz="0" w:space="0" w:color="auto"/>
            <w:left w:val="none" w:sz="0" w:space="0" w:color="auto"/>
            <w:bottom w:val="none" w:sz="0" w:space="0" w:color="auto"/>
            <w:right w:val="none" w:sz="0" w:space="0" w:color="auto"/>
          </w:divBdr>
        </w:div>
        <w:div w:id="242884271">
          <w:marLeft w:val="480"/>
          <w:marRight w:val="0"/>
          <w:marTop w:val="0"/>
          <w:marBottom w:val="0"/>
          <w:divBdr>
            <w:top w:val="none" w:sz="0" w:space="0" w:color="auto"/>
            <w:left w:val="none" w:sz="0" w:space="0" w:color="auto"/>
            <w:bottom w:val="none" w:sz="0" w:space="0" w:color="auto"/>
            <w:right w:val="none" w:sz="0" w:space="0" w:color="auto"/>
          </w:divBdr>
        </w:div>
        <w:div w:id="302973781">
          <w:marLeft w:val="480"/>
          <w:marRight w:val="0"/>
          <w:marTop w:val="0"/>
          <w:marBottom w:val="0"/>
          <w:divBdr>
            <w:top w:val="none" w:sz="0" w:space="0" w:color="auto"/>
            <w:left w:val="none" w:sz="0" w:space="0" w:color="auto"/>
            <w:bottom w:val="none" w:sz="0" w:space="0" w:color="auto"/>
            <w:right w:val="none" w:sz="0" w:space="0" w:color="auto"/>
          </w:divBdr>
        </w:div>
        <w:div w:id="314796867">
          <w:marLeft w:val="480"/>
          <w:marRight w:val="0"/>
          <w:marTop w:val="0"/>
          <w:marBottom w:val="0"/>
          <w:divBdr>
            <w:top w:val="none" w:sz="0" w:space="0" w:color="auto"/>
            <w:left w:val="none" w:sz="0" w:space="0" w:color="auto"/>
            <w:bottom w:val="none" w:sz="0" w:space="0" w:color="auto"/>
            <w:right w:val="none" w:sz="0" w:space="0" w:color="auto"/>
          </w:divBdr>
        </w:div>
        <w:div w:id="705058385">
          <w:marLeft w:val="480"/>
          <w:marRight w:val="0"/>
          <w:marTop w:val="0"/>
          <w:marBottom w:val="0"/>
          <w:divBdr>
            <w:top w:val="none" w:sz="0" w:space="0" w:color="auto"/>
            <w:left w:val="none" w:sz="0" w:space="0" w:color="auto"/>
            <w:bottom w:val="none" w:sz="0" w:space="0" w:color="auto"/>
            <w:right w:val="none" w:sz="0" w:space="0" w:color="auto"/>
          </w:divBdr>
        </w:div>
        <w:div w:id="777258894">
          <w:marLeft w:val="480"/>
          <w:marRight w:val="0"/>
          <w:marTop w:val="0"/>
          <w:marBottom w:val="0"/>
          <w:divBdr>
            <w:top w:val="none" w:sz="0" w:space="0" w:color="auto"/>
            <w:left w:val="none" w:sz="0" w:space="0" w:color="auto"/>
            <w:bottom w:val="none" w:sz="0" w:space="0" w:color="auto"/>
            <w:right w:val="none" w:sz="0" w:space="0" w:color="auto"/>
          </w:divBdr>
        </w:div>
        <w:div w:id="792941251">
          <w:marLeft w:val="480"/>
          <w:marRight w:val="0"/>
          <w:marTop w:val="0"/>
          <w:marBottom w:val="0"/>
          <w:divBdr>
            <w:top w:val="none" w:sz="0" w:space="0" w:color="auto"/>
            <w:left w:val="none" w:sz="0" w:space="0" w:color="auto"/>
            <w:bottom w:val="none" w:sz="0" w:space="0" w:color="auto"/>
            <w:right w:val="none" w:sz="0" w:space="0" w:color="auto"/>
          </w:divBdr>
        </w:div>
        <w:div w:id="892159043">
          <w:marLeft w:val="480"/>
          <w:marRight w:val="0"/>
          <w:marTop w:val="0"/>
          <w:marBottom w:val="0"/>
          <w:divBdr>
            <w:top w:val="none" w:sz="0" w:space="0" w:color="auto"/>
            <w:left w:val="none" w:sz="0" w:space="0" w:color="auto"/>
            <w:bottom w:val="none" w:sz="0" w:space="0" w:color="auto"/>
            <w:right w:val="none" w:sz="0" w:space="0" w:color="auto"/>
          </w:divBdr>
        </w:div>
      </w:divsChild>
    </w:div>
    <w:div w:id="311910907">
      <w:bodyDiv w:val="1"/>
      <w:marLeft w:val="0"/>
      <w:marRight w:val="0"/>
      <w:marTop w:val="0"/>
      <w:marBottom w:val="0"/>
      <w:divBdr>
        <w:top w:val="none" w:sz="0" w:space="0" w:color="auto"/>
        <w:left w:val="none" w:sz="0" w:space="0" w:color="auto"/>
        <w:bottom w:val="none" w:sz="0" w:space="0" w:color="auto"/>
        <w:right w:val="none" w:sz="0" w:space="0" w:color="auto"/>
      </w:divBdr>
      <w:divsChild>
        <w:div w:id="5981277">
          <w:marLeft w:val="480"/>
          <w:marRight w:val="0"/>
          <w:marTop w:val="0"/>
          <w:marBottom w:val="0"/>
          <w:divBdr>
            <w:top w:val="none" w:sz="0" w:space="0" w:color="auto"/>
            <w:left w:val="none" w:sz="0" w:space="0" w:color="auto"/>
            <w:bottom w:val="none" w:sz="0" w:space="0" w:color="auto"/>
            <w:right w:val="none" w:sz="0" w:space="0" w:color="auto"/>
          </w:divBdr>
        </w:div>
        <w:div w:id="19474725">
          <w:marLeft w:val="480"/>
          <w:marRight w:val="0"/>
          <w:marTop w:val="0"/>
          <w:marBottom w:val="0"/>
          <w:divBdr>
            <w:top w:val="none" w:sz="0" w:space="0" w:color="auto"/>
            <w:left w:val="none" w:sz="0" w:space="0" w:color="auto"/>
            <w:bottom w:val="none" w:sz="0" w:space="0" w:color="auto"/>
            <w:right w:val="none" w:sz="0" w:space="0" w:color="auto"/>
          </w:divBdr>
        </w:div>
        <w:div w:id="45420462">
          <w:marLeft w:val="480"/>
          <w:marRight w:val="0"/>
          <w:marTop w:val="0"/>
          <w:marBottom w:val="0"/>
          <w:divBdr>
            <w:top w:val="none" w:sz="0" w:space="0" w:color="auto"/>
            <w:left w:val="none" w:sz="0" w:space="0" w:color="auto"/>
            <w:bottom w:val="none" w:sz="0" w:space="0" w:color="auto"/>
            <w:right w:val="none" w:sz="0" w:space="0" w:color="auto"/>
          </w:divBdr>
        </w:div>
        <w:div w:id="62417961">
          <w:marLeft w:val="480"/>
          <w:marRight w:val="0"/>
          <w:marTop w:val="0"/>
          <w:marBottom w:val="0"/>
          <w:divBdr>
            <w:top w:val="none" w:sz="0" w:space="0" w:color="auto"/>
            <w:left w:val="none" w:sz="0" w:space="0" w:color="auto"/>
            <w:bottom w:val="none" w:sz="0" w:space="0" w:color="auto"/>
            <w:right w:val="none" w:sz="0" w:space="0" w:color="auto"/>
          </w:divBdr>
        </w:div>
        <w:div w:id="75632123">
          <w:marLeft w:val="480"/>
          <w:marRight w:val="0"/>
          <w:marTop w:val="0"/>
          <w:marBottom w:val="0"/>
          <w:divBdr>
            <w:top w:val="none" w:sz="0" w:space="0" w:color="auto"/>
            <w:left w:val="none" w:sz="0" w:space="0" w:color="auto"/>
            <w:bottom w:val="none" w:sz="0" w:space="0" w:color="auto"/>
            <w:right w:val="none" w:sz="0" w:space="0" w:color="auto"/>
          </w:divBdr>
        </w:div>
        <w:div w:id="147063004">
          <w:marLeft w:val="480"/>
          <w:marRight w:val="0"/>
          <w:marTop w:val="0"/>
          <w:marBottom w:val="0"/>
          <w:divBdr>
            <w:top w:val="none" w:sz="0" w:space="0" w:color="auto"/>
            <w:left w:val="none" w:sz="0" w:space="0" w:color="auto"/>
            <w:bottom w:val="none" w:sz="0" w:space="0" w:color="auto"/>
            <w:right w:val="none" w:sz="0" w:space="0" w:color="auto"/>
          </w:divBdr>
        </w:div>
        <w:div w:id="150755258">
          <w:marLeft w:val="480"/>
          <w:marRight w:val="0"/>
          <w:marTop w:val="0"/>
          <w:marBottom w:val="0"/>
          <w:divBdr>
            <w:top w:val="none" w:sz="0" w:space="0" w:color="auto"/>
            <w:left w:val="none" w:sz="0" w:space="0" w:color="auto"/>
            <w:bottom w:val="none" w:sz="0" w:space="0" w:color="auto"/>
            <w:right w:val="none" w:sz="0" w:space="0" w:color="auto"/>
          </w:divBdr>
        </w:div>
        <w:div w:id="157767149">
          <w:marLeft w:val="480"/>
          <w:marRight w:val="0"/>
          <w:marTop w:val="0"/>
          <w:marBottom w:val="0"/>
          <w:divBdr>
            <w:top w:val="none" w:sz="0" w:space="0" w:color="auto"/>
            <w:left w:val="none" w:sz="0" w:space="0" w:color="auto"/>
            <w:bottom w:val="none" w:sz="0" w:space="0" w:color="auto"/>
            <w:right w:val="none" w:sz="0" w:space="0" w:color="auto"/>
          </w:divBdr>
        </w:div>
        <w:div w:id="166798040">
          <w:marLeft w:val="480"/>
          <w:marRight w:val="0"/>
          <w:marTop w:val="0"/>
          <w:marBottom w:val="0"/>
          <w:divBdr>
            <w:top w:val="none" w:sz="0" w:space="0" w:color="auto"/>
            <w:left w:val="none" w:sz="0" w:space="0" w:color="auto"/>
            <w:bottom w:val="none" w:sz="0" w:space="0" w:color="auto"/>
            <w:right w:val="none" w:sz="0" w:space="0" w:color="auto"/>
          </w:divBdr>
        </w:div>
        <w:div w:id="178087668">
          <w:marLeft w:val="480"/>
          <w:marRight w:val="0"/>
          <w:marTop w:val="0"/>
          <w:marBottom w:val="0"/>
          <w:divBdr>
            <w:top w:val="none" w:sz="0" w:space="0" w:color="auto"/>
            <w:left w:val="none" w:sz="0" w:space="0" w:color="auto"/>
            <w:bottom w:val="none" w:sz="0" w:space="0" w:color="auto"/>
            <w:right w:val="none" w:sz="0" w:space="0" w:color="auto"/>
          </w:divBdr>
        </w:div>
        <w:div w:id="189225991">
          <w:marLeft w:val="480"/>
          <w:marRight w:val="0"/>
          <w:marTop w:val="0"/>
          <w:marBottom w:val="0"/>
          <w:divBdr>
            <w:top w:val="none" w:sz="0" w:space="0" w:color="auto"/>
            <w:left w:val="none" w:sz="0" w:space="0" w:color="auto"/>
            <w:bottom w:val="none" w:sz="0" w:space="0" w:color="auto"/>
            <w:right w:val="none" w:sz="0" w:space="0" w:color="auto"/>
          </w:divBdr>
        </w:div>
        <w:div w:id="199978379">
          <w:marLeft w:val="480"/>
          <w:marRight w:val="0"/>
          <w:marTop w:val="0"/>
          <w:marBottom w:val="0"/>
          <w:divBdr>
            <w:top w:val="none" w:sz="0" w:space="0" w:color="auto"/>
            <w:left w:val="none" w:sz="0" w:space="0" w:color="auto"/>
            <w:bottom w:val="none" w:sz="0" w:space="0" w:color="auto"/>
            <w:right w:val="none" w:sz="0" w:space="0" w:color="auto"/>
          </w:divBdr>
        </w:div>
        <w:div w:id="215316133">
          <w:marLeft w:val="480"/>
          <w:marRight w:val="0"/>
          <w:marTop w:val="0"/>
          <w:marBottom w:val="0"/>
          <w:divBdr>
            <w:top w:val="none" w:sz="0" w:space="0" w:color="auto"/>
            <w:left w:val="none" w:sz="0" w:space="0" w:color="auto"/>
            <w:bottom w:val="none" w:sz="0" w:space="0" w:color="auto"/>
            <w:right w:val="none" w:sz="0" w:space="0" w:color="auto"/>
          </w:divBdr>
        </w:div>
        <w:div w:id="229393204">
          <w:marLeft w:val="480"/>
          <w:marRight w:val="0"/>
          <w:marTop w:val="0"/>
          <w:marBottom w:val="0"/>
          <w:divBdr>
            <w:top w:val="none" w:sz="0" w:space="0" w:color="auto"/>
            <w:left w:val="none" w:sz="0" w:space="0" w:color="auto"/>
            <w:bottom w:val="none" w:sz="0" w:space="0" w:color="auto"/>
            <w:right w:val="none" w:sz="0" w:space="0" w:color="auto"/>
          </w:divBdr>
        </w:div>
        <w:div w:id="238447664">
          <w:marLeft w:val="480"/>
          <w:marRight w:val="0"/>
          <w:marTop w:val="0"/>
          <w:marBottom w:val="0"/>
          <w:divBdr>
            <w:top w:val="none" w:sz="0" w:space="0" w:color="auto"/>
            <w:left w:val="none" w:sz="0" w:space="0" w:color="auto"/>
            <w:bottom w:val="none" w:sz="0" w:space="0" w:color="auto"/>
            <w:right w:val="none" w:sz="0" w:space="0" w:color="auto"/>
          </w:divBdr>
        </w:div>
        <w:div w:id="258562094">
          <w:marLeft w:val="480"/>
          <w:marRight w:val="0"/>
          <w:marTop w:val="0"/>
          <w:marBottom w:val="0"/>
          <w:divBdr>
            <w:top w:val="none" w:sz="0" w:space="0" w:color="auto"/>
            <w:left w:val="none" w:sz="0" w:space="0" w:color="auto"/>
            <w:bottom w:val="none" w:sz="0" w:space="0" w:color="auto"/>
            <w:right w:val="none" w:sz="0" w:space="0" w:color="auto"/>
          </w:divBdr>
        </w:div>
        <w:div w:id="321475014">
          <w:marLeft w:val="480"/>
          <w:marRight w:val="0"/>
          <w:marTop w:val="0"/>
          <w:marBottom w:val="0"/>
          <w:divBdr>
            <w:top w:val="none" w:sz="0" w:space="0" w:color="auto"/>
            <w:left w:val="none" w:sz="0" w:space="0" w:color="auto"/>
            <w:bottom w:val="none" w:sz="0" w:space="0" w:color="auto"/>
            <w:right w:val="none" w:sz="0" w:space="0" w:color="auto"/>
          </w:divBdr>
        </w:div>
        <w:div w:id="335688141">
          <w:marLeft w:val="480"/>
          <w:marRight w:val="0"/>
          <w:marTop w:val="0"/>
          <w:marBottom w:val="0"/>
          <w:divBdr>
            <w:top w:val="none" w:sz="0" w:space="0" w:color="auto"/>
            <w:left w:val="none" w:sz="0" w:space="0" w:color="auto"/>
            <w:bottom w:val="none" w:sz="0" w:space="0" w:color="auto"/>
            <w:right w:val="none" w:sz="0" w:space="0" w:color="auto"/>
          </w:divBdr>
        </w:div>
        <w:div w:id="343751871">
          <w:marLeft w:val="480"/>
          <w:marRight w:val="0"/>
          <w:marTop w:val="0"/>
          <w:marBottom w:val="0"/>
          <w:divBdr>
            <w:top w:val="none" w:sz="0" w:space="0" w:color="auto"/>
            <w:left w:val="none" w:sz="0" w:space="0" w:color="auto"/>
            <w:bottom w:val="none" w:sz="0" w:space="0" w:color="auto"/>
            <w:right w:val="none" w:sz="0" w:space="0" w:color="auto"/>
          </w:divBdr>
        </w:div>
        <w:div w:id="356975093">
          <w:marLeft w:val="480"/>
          <w:marRight w:val="0"/>
          <w:marTop w:val="0"/>
          <w:marBottom w:val="0"/>
          <w:divBdr>
            <w:top w:val="none" w:sz="0" w:space="0" w:color="auto"/>
            <w:left w:val="none" w:sz="0" w:space="0" w:color="auto"/>
            <w:bottom w:val="none" w:sz="0" w:space="0" w:color="auto"/>
            <w:right w:val="none" w:sz="0" w:space="0" w:color="auto"/>
          </w:divBdr>
        </w:div>
        <w:div w:id="444272978">
          <w:marLeft w:val="480"/>
          <w:marRight w:val="0"/>
          <w:marTop w:val="0"/>
          <w:marBottom w:val="0"/>
          <w:divBdr>
            <w:top w:val="none" w:sz="0" w:space="0" w:color="auto"/>
            <w:left w:val="none" w:sz="0" w:space="0" w:color="auto"/>
            <w:bottom w:val="none" w:sz="0" w:space="0" w:color="auto"/>
            <w:right w:val="none" w:sz="0" w:space="0" w:color="auto"/>
          </w:divBdr>
        </w:div>
        <w:div w:id="446315766">
          <w:marLeft w:val="480"/>
          <w:marRight w:val="0"/>
          <w:marTop w:val="0"/>
          <w:marBottom w:val="0"/>
          <w:divBdr>
            <w:top w:val="none" w:sz="0" w:space="0" w:color="auto"/>
            <w:left w:val="none" w:sz="0" w:space="0" w:color="auto"/>
            <w:bottom w:val="none" w:sz="0" w:space="0" w:color="auto"/>
            <w:right w:val="none" w:sz="0" w:space="0" w:color="auto"/>
          </w:divBdr>
        </w:div>
        <w:div w:id="486243060">
          <w:marLeft w:val="480"/>
          <w:marRight w:val="0"/>
          <w:marTop w:val="0"/>
          <w:marBottom w:val="0"/>
          <w:divBdr>
            <w:top w:val="none" w:sz="0" w:space="0" w:color="auto"/>
            <w:left w:val="none" w:sz="0" w:space="0" w:color="auto"/>
            <w:bottom w:val="none" w:sz="0" w:space="0" w:color="auto"/>
            <w:right w:val="none" w:sz="0" w:space="0" w:color="auto"/>
          </w:divBdr>
        </w:div>
        <w:div w:id="518158272">
          <w:marLeft w:val="480"/>
          <w:marRight w:val="0"/>
          <w:marTop w:val="0"/>
          <w:marBottom w:val="0"/>
          <w:divBdr>
            <w:top w:val="none" w:sz="0" w:space="0" w:color="auto"/>
            <w:left w:val="none" w:sz="0" w:space="0" w:color="auto"/>
            <w:bottom w:val="none" w:sz="0" w:space="0" w:color="auto"/>
            <w:right w:val="none" w:sz="0" w:space="0" w:color="auto"/>
          </w:divBdr>
        </w:div>
        <w:div w:id="580915836">
          <w:marLeft w:val="480"/>
          <w:marRight w:val="0"/>
          <w:marTop w:val="0"/>
          <w:marBottom w:val="0"/>
          <w:divBdr>
            <w:top w:val="none" w:sz="0" w:space="0" w:color="auto"/>
            <w:left w:val="none" w:sz="0" w:space="0" w:color="auto"/>
            <w:bottom w:val="none" w:sz="0" w:space="0" w:color="auto"/>
            <w:right w:val="none" w:sz="0" w:space="0" w:color="auto"/>
          </w:divBdr>
        </w:div>
        <w:div w:id="635645442">
          <w:marLeft w:val="480"/>
          <w:marRight w:val="0"/>
          <w:marTop w:val="0"/>
          <w:marBottom w:val="0"/>
          <w:divBdr>
            <w:top w:val="none" w:sz="0" w:space="0" w:color="auto"/>
            <w:left w:val="none" w:sz="0" w:space="0" w:color="auto"/>
            <w:bottom w:val="none" w:sz="0" w:space="0" w:color="auto"/>
            <w:right w:val="none" w:sz="0" w:space="0" w:color="auto"/>
          </w:divBdr>
        </w:div>
        <w:div w:id="635766887">
          <w:marLeft w:val="480"/>
          <w:marRight w:val="0"/>
          <w:marTop w:val="0"/>
          <w:marBottom w:val="0"/>
          <w:divBdr>
            <w:top w:val="none" w:sz="0" w:space="0" w:color="auto"/>
            <w:left w:val="none" w:sz="0" w:space="0" w:color="auto"/>
            <w:bottom w:val="none" w:sz="0" w:space="0" w:color="auto"/>
            <w:right w:val="none" w:sz="0" w:space="0" w:color="auto"/>
          </w:divBdr>
        </w:div>
        <w:div w:id="659580500">
          <w:marLeft w:val="480"/>
          <w:marRight w:val="0"/>
          <w:marTop w:val="0"/>
          <w:marBottom w:val="0"/>
          <w:divBdr>
            <w:top w:val="none" w:sz="0" w:space="0" w:color="auto"/>
            <w:left w:val="none" w:sz="0" w:space="0" w:color="auto"/>
            <w:bottom w:val="none" w:sz="0" w:space="0" w:color="auto"/>
            <w:right w:val="none" w:sz="0" w:space="0" w:color="auto"/>
          </w:divBdr>
        </w:div>
        <w:div w:id="698432584">
          <w:marLeft w:val="480"/>
          <w:marRight w:val="0"/>
          <w:marTop w:val="0"/>
          <w:marBottom w:val="0"/>
          <w:divBdr>
            <w:top w:val="none" w:sz="0" w:space="0" w:color="auto"/>
            <w:left w:val="none" w:sz="0" w:space="0" w:color="auto"/>
            <w:bottom w:val="none" w:sz="0" w:space="0" w:color="auto"/>
            <w:right w:val="none" w:sz="0" w:space="0" w:color="auto"/>
          </w:divBdr>
        </w:div>
        <w:div w:id="704137426">
          <w:marLeft w:val="480"/>
          <w:marRight w:val="0"/>
          <w:marTop w:val="0"/>
          <w:marBottom w:val="0"/>
          <w:divBdr>
            <w:top w:val="none" w:sz="0" w:space="0" w:color="auto"/>
            <w:left w:val="none" w:sz="0" w:space="0" w:color="auto"/>
            <w:bottom w:val="none" w:sz="0" w:space="0" w:color="auto"/>
            <w:right w:val="none" w:sz="0" w:space="0" w:color="auto"/>
          </w:divBdr>
        </w:div>
        <w:div w:id="713894622">
          <w:marLeft w:val="480"/>
          <w:marRight w:val="0"/>
          <w:marTop w:val="0"/>
          <w:marBottom w:val="0"/>
          <w:divBdr>
            <w:top w:val="none" w:sz="0" w:space="0" w:color="auto"/>
            <w:left w:val="none" w:sz="0" w:space="0" w:color="auto"/>
            <w:bottom w:val="none" w:sz="0" w:space="0" w:color="auto"/>
            <w:right w:val="none" w:sz="0" w:space="0" w:color="auto"/>
          </w:divBdr>
        </w:div>
        <w:div w:id="733042288">
          <w:marLeft w:val="480"/>
          <w:marRight w:val="0"/>
          <w:marTop w:val="0"/>
          <w:marBottom w:val="0"/>
          <w:divBdr>
            <w:top w:val="none" w:sz="0" w:space="0" w:color="auto"/>
            <w:left w:val="none" w:sz="0" w:space="0" w:color="auto"/>
            <w:bottom w:val="none" w:sz="0" w:space="0" w:color="auto"/>
            <w:right w:val="none" w:sz="0" w:space="0" w:color="auto"/>
          </w:divBdr>
        </w:div>
        <w:div w:id="750002205">
          <w:marLeft w:val="480"/>
          <w:marRight w:val="0"/>
          <w:marTop w:val="0"/>
          <w:marBottom w:val="0"/>
          <w:divBdr>
            <w:top w:val="none" w:sz="0" w:space="0" w:color="auto"/>
            <w:left w:val="none" w:sz="0" w:space="0" w:color="auto"/>
            <w:bottom w:val="none" w:sz="0" w:space="0" w:color="auto"/>
            <w:right w:val="none" w:sz="0" w:space="0" w:color="auto"/>
          </w:divBdr>
        </w:div>
        <w:div w:id="766851711">
          <w:marLeft w:val="480"/>
          <w:marRight w:val="0"/>
          <w:marTop w:val="0"/>
          <w:marBottom w:val="0"/>
          <w:divBdr>
            <w:top w:val="none" w:sz="0" w:space="0" w:color="auto"/>
            <w:left w:val="none" w:sz="0" w:space="0" w:color="auto"/>
            <w:bottom w:val="none" w:sz="0" w:space="0" w:color="auto"/>
            <w:right w:val="none" w:sz="0" w:space="0" w:color="auto"/>
          </w:divBdr>
        </w:div>
        <w:div w:id="777798658">
          <w:marLeft w:val="480"/>
          <w:marRight w:val="0"/>
          <w:marTop w:val="0"/>
          <w:marBottom w:val="0"/>
          <w:divBdr>
            <w:top w:val="none" w:sz="0" w:space="0" w:color="auto"/>
            <w:left w:val="none" w:sz="0" w:space="0" w:color="auto"/>
            <w:bottom w:val="none" w:sz="0" w:space="0" w:color="auto"/>
            <w:right w:val="none" w:sz="0" w:space="0" w:color="auto"/>
          </w:divBdr>
        </w:div>
        <w:div w:id="788012899">
          <w:marLeft w:val="480"/>
          <w:marRight w:val="0"/>
          <w:marTop w:val="0"/>
          <w:marBottom w:val="0"/>
          <w:divBdr>
            <w:top w:val="none" w:sz="0" w:space="0" w:color="auto"/>
            <w:left w:val="none" w:sz="0" w:space="0" w:color="auto"/>
            <w:bottom w:val="none" w:sz="0" w:space="0" w:color="auto"/>
            <w:right w:val="none" w:sz="0" w:space="0" w:color="auto"/>
          </w:divBdr>
        </w:div>
        <w:div w:id="798305924">
          <w:marLeft w:val="480"/>
          <w:marRight w:val="0"/>
          <w:marTop w:val="0"/>
          <w:marBottom w:val="0"/>
          <w:divBdr>
            <w:top w:val="none" w:sz="0" w:space="0" w:color="auto"/>
            <w:left w:val="none" w:sz="0" w:space="0" w:color="auto"/>
            <w:bottom w:val="none" w:sz="0" w:space="0" w:color="auto"/>
            <w:right w:val="none" w:sz="0" w:space="0" w:color="auto"/>
          </w:divBdr>
        </w:div>
        <w:div w:id="862398437">
          <w:marLeft w:val="480"/>
          <w:marRight w:val="0"/>
          <w:marTop w:val="0"/>
          <w:marBottom w:val="0"/>
          <w:divBdr>
            <w:top w:val="none" w:sz="0" w:space="0" w:color="auto"/>
            <w:left w:val="none" w:sz="0" w:space="0" w:color="auto"/>
            <w:bottom w:val="none" w:sz="0" w:space="0" w:color="auto"/>
            <w:right w:val="none" w:sz="0" w:space="0" w:color="auto"/>
          </w:divBdr>
        </w:div>
        <w:div w:id="889998806">
          <w:marLeft w:val="480"/>
          <w:marRight w:val="0"/>
          <w:marTop w:val="0"/>
          <w:marBottom w:val="0"/>
          <w:divBdr>
            <w:top w:val="none" w:sz="0" w:space="0" w:color="auto"/>
            <w:left w:val="none" w:sz="0" w:space="0" w:color="auto"/>
            <w:bottom w:val="none" w:sz="0" w:space="0" w:color="auto"/>
            <w:right w:val="none" w:sz="0" w:space="0" w:color="auto"/>
          </w:divBdr>
        </w:div>
        <w:div w:id="904140805">
          <w:marLeft w:val="480"/>
          <w:marRight w:val="0"/>
          <w:marTop w:val="0"/>
          <w:marBottom w:val="0"/>
          <w:divBdr>
            <w:top w:val="none" w:sz="0" w:space="0" w:color="auto"/>
            <w:left w:val="none" w:sz="0" w:space="0" w:color="auto"/>
            <w:bottom w:val="none" w:sz="0" w:space="0" w:color="auto"/>
            <w:right w:val="none" w:sz="0" w:space="0" w:color="auto"/>
          </w:divBdr>
        </w:div>
        <w:div w:id="937176960">
          <w:marLeft w:val="480"/>
          <w:marRight w:val="0"/>
          <w:marTop w:val="0"/>
          <w:marBottom w:val="0"/>
          <w:divBdr>
            <w:top w:val="none" w:sz="0" w:space="0" w:color="auto"/>
            <w:left w:val="none" w:sz="0" w:space="0" w:color="auto"/>
            <w:bottom w:val="none" w:sz="0" w:space="0" w:color="auto"/>
            <w:right w:val="none" w:sz="0" w:space="0" w:color="auto"/>
          </w:divBdr>
        </w:div>
        <w:div w:id="938411983">
          <w:marLeft w:val="480"/>
          <w:marRight w:val="0"/>
          <w:marTop w:val="0"/>
          <w:marBottom w:val="0"/>
          <w:divBdr>
            <w:top w:val="none" w:sz="0" w:space="0" w:color="auto"/>
            <w:left w:val="none" w:sz="0" w:space="0" w:color="auto"/>
            <w:bottom w:val="none" w:sz="0" w:space="0" w:color="auto"/>
            <w:right w:val="none" w:sz="0" w:space="0" w:color="auto"/>
          </w:divBdr>
        </w:div>
        <w:div w:id="965812431">
          <w:marLeft w:val="480"/>
          <w:marRight w:val="0"/>
          <w:marTop w:val="0"/>
          <w:marBottom w:val="0"/>
          <w:divBdr>
            <w:top w:val="none" w:sz="0" w:space="0" w:color="auto"/>
            <w:left w:val="none" w:sz="0" w:space="0" w:color="auto"/>
            <w:bottom w:val="none" w:sz="0" w:space="0" w:color="auto"/>
            <w:right w:val="none" w:sz="0" w:space="0" w:color="auto"/>
          </w:divBdr>
        </w:div>
        <w:div w:id="966349474">
          <w:marLeft w:val="480"/>
          <w:marRight w:val="0"/>
          <w:marTop w:val="0"/>
          <w:marBottom w:val="0"/>
          <w:divBdr>
            <w:top w:val="none" w:sz="0" w:space="0" w:color="auto"/>
            <w:left w:val="none" w:sz="0" w:space="0" w:color="auto"/>
            <w:bottom w:val="none" w:sz="0" w:space="0" w:color="auto"/>
            <w:right w:val="none" w:sz="0" w:space="0" w:color="auto"/>
          </w:divBdr>
        </w:div>
        <w:div w:id="988437846">
          <w:marLeft w:val="480"/>
          <w:marRight w:val="0"/>
          <w:marTop w:val="0"/>
          <w:marBottom w:val="0"/>
          <w:divBdr>
            <w:top w:val="none" w:sz="0" w:space="0" w:color="auto"/>
            <w:left w:val="none" w:sz="0" w:space="0" w:color="auto"/>
            <w:bottom w:val="none" w:sz="0" w:space="0" w:color="auto"/>
            <w:right w:val="none" w:sz="0" w:space="0" w:color="auto"/>
          </w:divBdr>
        </w:div>
        <w:div w:id="1012491947">
          <w:marLeft w:val="480"/>
          <w:marRight w:val="0"/>
          <w:marTop w:val="0"/>
          <w:marBottom w:val="0"/>
          <w:divBdr>
            <w:top w:val="none" w:sz="0" w:space="0" w:color="auto"/>
            <w:left w:val="none" w:sz="0" w:space="0" w:color="auto"/>
            <w:bottom w:val="none" w:sz="0" w:space="0" w:color="auto"/>
            <w:right w:val="none" w:sz="0" w:space="0" w:color="auto"/>
          </w:divBdr>
        </w:div>
        <w:div w:id="1013536351">
          <w:marLeft w:val="480"/>
          <w:marRight w:val="0"/>
          <w:marTop w:val="0"/>
          <w:marBottom w:val="0"/>
          <w:divBdr>
            <w:top w:val="none" w:sz="0" w:space="0" w:color="auto"/>
            <w:left w:val="none" w:sz="0" w:space="0" w:color="auto"/>
            <w:bottom w:val="none" w:sz="0" w:space="0" w:color="auto"/>
            <w:right w:val="none" w:sz="0" w:space="0" w:color="auto"/>
          </w:divBdr>
        </w:div>
      </w:divsChild>
    </w:div>
    <w:div w:id="312024151">
      <w:bodyDiv w:val="1"/>
      <w:marLeft w:val="0"/>
      <w:marRight w:val="0"/>
      <w:marTop w:val="0"/>
      <w:marBottom w:val="0"/>
      <w:divBdr>
        <w:top w:val="none" w:sz="0" w:space="0" w:color="auto"/>
        <w:left w:val="none" w:sz="0" w:space="0" w:color="auto"/>
        <w:bottom w:val="none" w:sz="0" w:space="0" w:color="auto"/>
        <w:right w:val="none" w:sz="0" w:space="0" w:color="auto"/>
      </w:divBdr>
    </w:div>
    <w:div w:id="312029131">
      <w:bodyDiv w:val="1"/>
      <w:marLeft w:val="0"/>
      <w:marRight w:val="0"/>
      <w:marTop w:val="0"/>
      <w:marBottom w:val="0"/>
      <w:divBdr>
        <w:top w:val="none" w:sz="0" w:space="0" w:color="auto"/>
        <w:left w:val="none" w:sz="0" w:space="0" w:color="auto"/>
        <w:bottom w:val="none" w:sz="0" w:space="0" w:color="auto"/>
        <w:right w:val="none" w:sz="0" w:space="0" w:color="auto"/>
      </w:divBdr>
    </w:div>
    <w:div w:id="312100981">
      <w:bodyDiv w:val="1"/>
      <w:marLeft w:val="0"/>
      <w:marRight w:val="0"/>
      <w:marTop w:val="0"/>
      <w:marBottom w:val="0"/>
      <w:divBdr>
        <w:top w:val="none" w:sz="0" w:space="0" w:color="auto"/>
        <w:left w:val="none" w:sz="0" w:space="0" w:color="auto"/>
        <w:bottom w:val="none" w:sz="0" w:space="0" w:color="auto"/>
        <w:right w:val="none" w:sz="0" w:space="0" w:color="auto"/>
      </w:divBdr>
    </w:div>
    <w:div w:id="312102761">
      <w:bodyDiv w:val="1"/>
      <w:marLeft w:val="0"/>
      <w:marRight w:val="0"/>
      <w:marTop w:val="0"/>
      <w:marBottom w:val="0"/>
      <w:divBdr>
        <w:top w:val="none" w:sz="0" w:space="0" w:color="auto"/>
        <w:left w:val="none" w:sz="0" w:space="0" w:color="auto"/>
        <w:bottom w:val="none" w:sz="0" w:space="0" w:color="auto"/>
        <w:right w:val="none" w:sz="0" w:space="0" w:color="auto"/>
      </w:divBdr>
    </w:div>
    <w:div w:id="312179412">
      <w:bodyDiv w:val="1"/>
      <w:marLeft w:val="0"/>
      <w:marRight w:val="0"/>
      <w:marTop w:val="0"/>
      <w:marBottom w:val="0"/>
      <w:divBdr>
        <w:top w:val="none" w:sz="0" w:space="0" w:color="auto"/>
        <w:left w:val="none" w:sz="0" w:space="0" w:color="auto"/>
        <w:bottom w:val="none" w:sz="0" w:space="0" w:color="auto"/>
        <w:right w:val="none" w:sz="0" w:space="0" w:color="auto"/>
      </w:divBdr>
    </w:div>
    <w:div w:id="312414095">
      <w:bodyDiv w:val="1"/>
      <w:marLeft w:val="0"/>
      <w:marRight w:val="0"/>
      <w:marTop w:val="0"/>
      <w:marBottom w:val="0"/>
      <w:divBdr>
        <w:top w:val="none" w:sz="0" w:space="0" w:color="auto"/>
        <w:left w:val="none" w:sz="0" w:space="0" w:color="auto"/>
        <w:bottom w:val="none" w:sz="0" w:space="0" w:color="auto"/>
        <w:right w:val="none" w:sz="0" w:space="0" w:color="auto"/>
      </w:divBdr>
    </w:div>
    <w:div w:id="312485767">
      <w:bodyDiv w:val="1"/>
      <w:marLeft w:val="0"/>
      <w:marRight w:val="0"/>
      <w:marTop w:val="0"/>
      <w:marBottom w:val="0"/>
      <w:divBdr>
        <w:top w:val="none" w:sz="0" w:space="0" w:color="auto"/>
        <w:left w:val="none" w:sz="0" w:space="0" w:color="auto"/>
        <w:bottom w:val="none" w:sz="0" w:space="0" w:color="auto"/>
        <w:right w:val="none" w:sz="0" w:space="0" w:color="auto"/>
      </w:divBdr>
    </w:div>
    <w:div w:id="312561867">
      <w:bodyDiv w:val="1"/>
      <w:marLeft w:val="0"/>
      <w:marRight w:val="0"/>
      <w:marTop w:val="0"/>
      <w:marBottom w:val="0"/>
      <w:divBdr>
        <w:top w:val="none" w:sz="0" w:space="0" w:color="auto"/>
        <w:left w:val="none" w:sz="0" w:space="0" w:color="auto"/>
        <w:bottom w:val="none" w:sz="0" w:space="0" w:color="auto"/>
        <w:right w:val="none" w:sz="0" w:space="0" w:color="auto"/>
      </w:divBdr>
    </w:div>
    <w:div w:id="312754243">
      <w:bodyDiv w:val="1"/>
      <w:marLeft w:val="0"/>
      <w:marRight w:val="0"/>
      <w:marTop w:val="0"/>
      <w:marBottom w:val="0"/>
      <w:divBdr>
        <w:top w:val="none" w:sz="0" w:space="0" w:color="auto"/>
        <w:left w:val="none" w:sz="0" w:space="0" w:color="auto"/>
        <w:bottom w:val="none" w:sz="0" w:space="0" w:color="auto"/>
        <w:right w:val="none" w:sz="0" w:space="0" w:color="auto"/>
      </w:divBdr>
    </w:div>
    <w:div w:id="312805434">
      <w:bodyDiv w:val="1"/>
      <w:marLeft w:val="0"/>
      <w:marRight w:val="0"/>
      <w:marTop w:val="0"/>
      <w:marBottom w:val="0"/>
      <w:divBdr>
        <w:top w:val="none" w:sz="0" w:space="0" w:color="auto"/>
        <w:left w:val="none" w:sz="0" w:space="0" w:color="auto"/>
        <w:bottom w:val="none" w:sz="0" w:space="0" w:color="auto"/>
        <w:right w:val="none" w:sz="0" w:space="0" w:color="auto"/>
      </w:divBdr>
    </w:div>
    <w:div w:id="312832932">
      <w:bodyDiv w:val="1"/>
      <w:marLeft w:val="0"/>
      <w:marRight w:val="0"/>
      <w:marTop w:val="0"/>
      <w:marBottom w:val="0"/>
      <w:divBdr>
        <w:top w:val="none" w:sz="0" w:space="0" w:color="auto"/>
        <w:left w:val="none" w:sz="0" w:space="0" w:color="auto"/>
        <w:bottom w:val="none" w:sz="0" w:space="0" w:color="auto"/>
        <w:right w:val="none" w:sz="0" w:space="0" w:color="auto"/>
      </w:divBdr>
    </w:div>
    <w:div w:id="312949946">
      <w:bodyDiv w:val="1"/>
      <w:marLeft w:val="0"/>
      <w:marRight w:val="0"/>
      <w:marTop w:val="0"/>
      <w:marBottom w:val="0"/>
      <w:divBdr>
        <w:top w:val="none" w:sz="0" w:space="0" w:color="auto"/>
        <w:left w:val="none" w:sz="0" w:space="0" w:color="auto"/>
        <w:bottom w:val="none" w:sz="0" w:space="0" w:color="auto"/>
        <w:right w:val="none" w:sz="0" w:space="0" w:color="auto"/>
      </w:divBdr>
    </w:div>
    <w:div w:id="313067201">
      <w:bodyDiv w:val="1"/>
      <w:marLeft w:val="0"/>
      <w:marRight w:val="0"/>
      <w:marTop w:val="0"/>
      <w:marBottom w:val="0"/>
      <w:divBdr>
        <w:top w:val="none" w:sz="0" w:space="0" w:color="auto"/>
        <w:left w:val="none" w:sz="0" w:space="0" w:color="auto"/>
        <w:bottom w:val="none" w:sz="0" w:space="0" w:color="auto"/>
        <w:right w:val="none" w:sz="0" w:space="0" w:color="auto"/>
      </w:divBdr>
    </w:div>
    <w:div w:id="313414323">
      <w:bodyDiv w:val="1"/>
      <w:marLeft w:val="0"/>
      <w:marRight w:val="0"/>
      <w:marTop w:val="0"/>
      <w:marBottom w:val="0"/>
      <w:divBdr>
        <w:top w:val="none" w:sz="0" w:space="0" w:color="auto"/>
        <w:left w:val="none" w:sz="0" w:space="0" w:color="auto"/>
        <w:bottom w:val="none" w:sz="0" w:space="0" w:color="auto"/>
        <w:right w:val="none" w:sz="0" w:space="0" w:color="auto"/>
      </w:divBdr>
    </w:div>
    <w:div w:id="313416512">
      <w:bodyDiv w:val="1"/>
      <w:marLeft w:val="0"/>
      <w:marRight w:val="0"/>
      <w:marTop w:val="0"/>
      <w:marBottom w:val="0"/>
      <w:divBdr>
        <w:top w:val="none" w:sz="0" w:space="0" w:color="auto"/>
        <w:left w:val="none" w:sz="0" w:space="0" w:color="auto"/>
        <w:bottom w:val="none" w:sz="0" w:space="0" w:color="auto"/>
        <w:right w:val="none" w:sz="0" w:space="0" w:color="auto"/>
      </w:divBdr>
    </w:div>
    <w:div w:id="313679206">
      <w:bodyDiv w:val="1"/>
      <w:marLeft w:val="0"/>
      <w:marRight w:val="0"/>
      <w:marTop w:val="0"/>
      <w:marBottom w:val="0"/>
      <w:divBdr>
        <w:top w:val="none" w:sz="0" w:space="0" w:color="auto"/>
        <w:left w:val="none" w:sz="0" w:space="0" w:color="auto"/>
        <w:bottom w:val="none" w:sz="0" w:space="0" w:color="auto"/>
        <w:right w:val="none" w:sz="0" w:space="0" w:color="auto"/>
      </w:divBdr>
    </w:div>
    <w:div w:id="313685489">
      <w:bodyDiv w:val="1"/>
      <w:marLeft w:val="0"/>
      <w:marRight w:val="0"/>
      <w:marTop w:val="0"/>
      <w:marBottom w:val="0"/>
      <w:divBdr>
        <w:top w:val="none" w:sz="0" w:space="0" w:color="auto"/>
        <w:left w:val="none" w:sz="0" w:space="0" w:color="auto"/>
        <w:bottom w:val="none" w:sz="0" w:space="0" w:color="auto"/>
        <w:right w:val="none" w:sz="0" w:space="0" w:color="auto"/>
      </w:divBdr>
    </w:div>
    <w:div w:id="313796884">
      <w:bodyDiv w:val="1"/>
      <w:marLeft w:val="0"/>
      <w:marRight w:val="0"/>
      <w:marTop w:val="0"/>
      <w:marBottom w:val="0"/>
      <w:divBdr>
        <w:top w:val="none" w:sz="0" w:space="0" w:color="auto"/>
        <w:left w:val="none" w:sz="0" w:space="0" w:color="auto"/>
        <w:bottom w:val="none" w:sz="0" w:space="0" w:color="auto"/>
        <w:right w:val="none" w:sz="0" w:space="0" w:color="auto"/>
      </w:divBdr>
      <w:divsChild>
        <w:div w:id="24990188">
          <w:marLeft w:val="480"/>
          <w:marRight w:val="0"/>
          <w:marTop w:val="0"/>
          <w:marBottom w:val="0"/>
          <w:divBdr>
            <w:top w:val="none" w:sz="0" w:space="0" w:color="auto"/>
            <w:left w:val="none" w:sz="0" w:space="0" w:color="auto"/>
            <w:bottom w:val="none" w:sz="0" w:space="0" w:color="auto"/>
            <w:right w:val="none" w:sz="0" w:space="0" w:color="auto"/>
          </w:divBdr>
        </w:div>
        <w:div w:id="48767157">
          <w:marLeft w:val="480"/>
          <w:marRight w:val="0"/>
          <w:marTop w:val="0"/>
          <w:marBottom w:val="0"/>
          <w:divBdr>
            <w:top w:val="none" w:sz="0" w:space="0" w:color="auto"/>
            <w:left w:val="none" w:sz="0" w:space="0" w:color="auto"/>
            <w:bottom w:val="none" w:sz="0" w:space="0" w:color="auto"/>
            <w:right w:val="none" w:sz="0" w:space="0" w:color="auto"/>
          </w:divBdr>
        </w:div>
        <w:div w:id="83188031">
          <w:marLeft w:val="480"/>
          <w:marRight w:val="0"/>
          <w:marTop w:val="0"/>
          <w:marBottom w:val="0"/>
          <w:divBdr>
            <w:top w:val="none" w:sz="0" w:space="0" w:color="auto"/>
            <w:left w:val="none" w:sz="0" w:space="0" w:color="auto"/>
            <w:bottom w:val="none" w:sz="0" w:space="0" w:color="auto"/>
            <w:right w:val="none" w:sz="0" w:space="0" w:color="auto"/>
          </w:divBdr>
        </w:div>
        <w:div w:id="95947904">
          <w:marLeft w:val="480"/>
          <w:marRight w:val="0"/>
          <w:marTop w:val="0"/>
          <w:marBottom w:val="0"/>
          <w:divBdr>
            <w:top w:val="none" w:sz="0" w:space="0" w:color="auto"/>
            <w:left w:val="none" w:sz="0" w:space="0" w:color="auto"/>
            <w:bottom w:val="none" w:sz="0" w:space="0" w:color="auto"/>
            <w:right w:val="none" w:sz="0" w:space="0" w:color="auto"/>
          </w:divBdr>
        </w:div>
        <w:div w:id="152069926">
          <w:marLeft w:val="480"/>
          <w:marRight w:val="0"/>
          <w:marTop w:val="0"/>
          <w:marBottom w:val="0"/>
          <w:divBdr>
            <w:top w:val="none" w:sz="0" w:space="0" w:color="auto"/>
            <w:left w:val="none" w:sz="0" w:space="0" w:color="auto"/>
            <w:bottom w:val="none" w:sz="0" w:space="0" w:color="auto"/>
            <w:right w:val="none" w:sz="0" w:space="0" w:color="auto"/>
          </w:divBdr>
        </w:div>
        <w:div w:id="158693118">
          <w:marLeft w:val="480"/>
          <w:marRight w:val="0"/>
          <w:marTop w:val="0"/>
          <w:marBottom w:val="0"/>
          <w:divBdr>
            <w:top w:val="none" w:sz="0" w:space="0" w:color="auto"/>
            <w:left w:val="none" w:sz="0" w:space="0" w:color="auto"/>
            <w:bottom w:val="none" w:sz="0" w:space="0" w:color="auto"/>
            <w:right w:val="none" w:sz="0" w:space="0" w:color="auto"/>
          </w:divBdr>
        </w:div>
        <w:div w:id="170024668">
          <w:marLeft w:val="480"/>
          <w:marRight w:val="0"/>
          <w:marTop w:val="0"/>
          <w:marBottom w:val="0"/>
          <w:divBdr>
            <w:top w:val="none" w:sz="0" w:space="0" w:color="auto"/>
            <w:left w:val="none" w:sz="0" w:space="0" w:color="auto"/>
            <w:bottom w:val="none" w:sz="0" w:space="0" w:color="auto"/>
            <w:right w:val="none" w:sz="0" w:space="0" w:color="auto"/>
          </w:divBdr>
        </w:div>
        <w:div w:id="233247354">
          <w:marLeft w:val="480"/>
          <w:marRight w:val="0"/>
          <w:marTop w:val="0"/>
          <w:marBottom w:val="0"/>
          <w:divBdr>
            <w:top w:val="none" w:sz="0" w:space="0" w:color="auto"/>
            <w:left w:val="none" w:sz="0" w:space="0" w:color="auto"/>
            <w:bottom w:val="none" w:sz="0" w:space="0" w:color="auto"/>
            <w:right w:val="none" w:sz="0" w:space="0" w:color="auto"/>
          </w:divBdr>
        </w:div>
        <w:div w:id="286202616">
          <w:marLeft w:val="480"/>
          <w:marRight w:val="0"/>
          <w:marTop w:val="0"/>
          <w:marBottom w:val="0"/>
          <w:divBdr>
            <w:top w:val="none" w:sz="0" w:space="0" w:color="auto"/>
            <w:left w:val="none" w:sz="0" w:space="0" w:color="auto"/>
            <w:bottom w:val="none" w:sz="0" w:space="0" w:color="auto"/>
            <w:right w:val="none" w:sz="0" w:space="0" w:color="auto"/>
          </w:divBdr>
        </w:div>
        <w:div w:id="315888543">
          <w:marLeft w:val="480"/>
          <w:marRight w:val="0"/>
          <w:marTop w:val="0"/>
          <w:marBottom w:val="0"/>
          <w:divBdr>
            <w:top w:val="none" w:sz="0" w:space="0" w:color="auto"/>
            <w:left w:val="none" w:sz="0" w:space="0" w:color="auto"/>
            <w:bottom w:val="none" w:sz="0" w:space="0" w:color="auto"/>
            <w:right w:val="none" w:sz="0" w:space="0" w:color="auto"/>
          </w:divBdr>
        </w:div>
        <w:div w:id="335573029">
          <w:marLeft w:val="480"/>
          <w:marRight w:val="0"/>
          <w:marTop w:val="0"/>
          <w:marBottom w:val="0"/>
          <w:divBdr>
            <w:top w:val="none" w:sz="0" w:space="0" w:color="auto"/>
            <w:left w:val="none" w:sz="0" w:space="0" w:color="auto"/>
            <w:bottom w:val="none" w:sz="0" w:space="0" w:color="auto"/>
            <w:right w:val="none" w:sz="0" w:space="0" w:color="auto"/>
          </w:divBdr>
        </w:div>
        <w:div w:id="338580691">
          <w:marLeft w:val="480"/>
          <w:marRight w:val="0"/>
          <w:marTop w:val="0"/>
          <w:marBottom w:val="0"/>
          <w:divBdr>
            <w:top w:val="none" w:sz="0" w:space="0" w:color="auto"/>
            <w:left w:val="none" w:sz="0" w:space="0" w:color="auto"/>
            <w:bottom w:val="none" w:sz="0" w:space="0" w:color="auto"/>
            <w:right w:val="none" w:sz="0" w:space="0" w:color="auto"/>
          </w:divBdr>
        </w:div>
        <w:div w:id="414862874">
          <w:marLeft w:val="480"/>
          <w:marRight w:val="0"/>
          <w:marTop w:val="0"/>
          <w:marBottom w:val="0"/>
          <w:divBdr>
            <w:top w:val="none" w:sz="0" w:space="0" w:color="auto"/>
            <w:left w:val="none" w:sz="0" w:space="0" w:color="auto"/>
            <w:bottom w:val="none" w:sz="0" w:space="0" w:color="auto"/>
            <w:right w:val="none" w:sz="0" w:space="0" w:color="auto"/>
          </w:divBdr>
        </w:div>
        <w:div w:id="463430089">
          <w:marLeft w:val="480"/>
          <w:marRight w:val="0"/>
          <w:marTop w:val="0"/>
          <w:marBottom w:val="0"/>
          <w:divBdr>
            <w:top w:val="none" w:sz="0" w:space="0" w:color="auto"/>
            <w:left w:val="none" w:sz="0" w:space="0" w:color="auto"/>
            <w:bottom w:val="none" w:sz="0" w:space="0" w:color="auto"/>
            <w:right w:val="none" w:sz="0" w:space="0" w:color="auto"/>
          </w:divBdr>
        </w:div>
        <w:div w:id="494803780">
          <w:marLeft w:val="480"/>
          <w:marRight w:val="0"/>
          <w:marTop w:val="0"/>
          <w:marBottom w:val="0"/>
          <w:divBdr>
            <w:top w:val="none" w:sz="0" w:space="0" w:color="auto"/>
            <w:left w:val="none" w:sz="0" w:space="0" w:color="auto"/>
            <w:bottom w:val="none" w:sz="0" w:space="0" w:color="auto"/>
            <w:right w:val="none" w:sz="0" w:space="0" w:color="auto"/>
          </w:divBdr>
        </w:div>
        <w:div w:id="524095616">
          <w:marLeft w:val="480"/>
          <w:marRight w:val="0"/>
          <w:marTop w:val="0"/>
          <w:marBottom w:val="0"/>
          <w:divBdr>
            <w:top w:val="none" w:sz="0" w:space="0" w:color="auto"/>
            <w:left w:val="none" w:sz="0" w:space="0" w:color="auto"/>
            <w:bottom w:val="none" w:sz="0" w:space="0" w:color="auto"/>
            <w:right w:val="none" w:sz="0" w:space="0" w:color="auto"/>
          </w:divBdr>
        </w:div>
        <w:div w:id="529073867">
          <w:marLeft w:val="480"/>
          <w:marRight w:val="0"/>
          <w:marTop w:val="0"/>
          <w:marBottom w:val="0"/>
          <w:divBdr>
            <w:top w:val="none" w:sz="0" w:space="0" w:color="auto"/>
            <w:left w:val="none" w:sz="0" w:space="0" w:color="auto"/>
            <w:bottom w:val="none" w:sz="0" w:space="0" w:color="auto"/>
            <w:right w:val="none" w:sz="0" w:space="0" w:color="auto"/>
          </w:divBdr>
        </w:div>
        <w:div w:id="563183395">
          <w:marLeft w:val="480"/>
          <w:marRight w:val="0"/>
          <w:marTop w:val="0"/>
          <w:marBottom w:val="0"/>
          <w:divBdr>
            <w:top w:val="none" w:sz="0" w:space="0" w:color="auto"/>
            <w:left w:val="none" w:sz="0" w:space="0" w:color="auto"/>
            <w:bottom w:val="none" w:sz="0" w:space="0" w:color="auto"/>
            <w:right w:val="none" w:sz="0" w:space="0" w:color="auto"/>
          </w:divBdr>
        </w:div>
        <w:div w:id="576987436">
          <w:marLeft w:val="480"/>
          <w:marRight w:val="0"/>
          <w:marTop w:val="0"/>
          <w:marBottom w:val="0"/>
          <w:divBdr>
            <w:top w:val="none" w:sz="0" w:space="0" w:color="auto"/>
            <w:left w:val="none" w:sz="0" w:space="0" w:color="auto"/>
            <w:bottom w:val="none" w:sz="0" w:space="0" w:color="auto"/>
            <w:right w:val="none" w:sz="0" w:space="0" w:color="auto"/>
          </w:divBdr>
        </w:div>
        <w:div w:id="739599175">
          <w:marLeft w:val="480"/>
          <w:marRight w:val="0"/>
          <w:marTop w:val="0"/>
          <w:marBottom w:val="0"/>
          <w:divBdr>
            <w:top w:val="none" w:sz="0" w:space="0" w:color="auto"/>
            <w:left w:val="none" w:sz="0" w:space="0" w:color="auto"/>
            <w:bottom w:val="none" w:sz="0" w:space="0" w:color="auto"/>
            <w:right w:val="none" w:sz="0" w:space="0" w:color="auto"/>
          </w:divBdr>
        </w:div>
        <w:div w:id="752046867">
          <w:marLeft w:val="480"/>
          <w:marRight w:val="0"/>
          <w:marTop w:val="0"/>
          <w:marBottom w:val="0"/>
          <w:divBdr>
            <w:top w:val="none" w:sz="0" w:space="0" w:color="auto"/>
            <w:left w:val="none" w:sz="0" w:space="0" w:color="auto"/>
            <w:bottom w:val="none" w:sz="0" w:space="0" w:color="auto"/>
            <w:right w:val="none" w:sz="0" w:space="0" w:color="auto"/>
          </w:divBdr>
        </w:div>
        <w:div w:id="756706153">
          <w:marLeft w:val="480"/>
          <w:marRight w:val="0"/>
          <w:marTop w:val="0"/>
          <w:marBottom w:val="0"/>
          <w:divBdr>
            <w:top w:val="none" w:sz="0" w:space="0" w:color="auto"/>
            <w:left w:val="none" w:sz="0" w:space="0" w:color="auto"/>
            <w:bottom w:val="none" w:sz="0" w:space="0" w:color="auto"/>
            <w:right w:val="none" w:sz="0" w:space="0" w:color="auto"/>
          </w:divBdr>
        </w:div>
        <w:div w:id="769352420">
          <w:marLeft w:val="480"/>
          <w:marRight w:val="0"/>
          <w:marTop w:val="0"/>
          <w:marBottom w:val="0"/>
          <w:divBdr>
            <w:top w:val="none" w:sz="0" w:space="0" w:color="auto"/>
            <w:left w:val="none" w:sz="0" w:space="0" w:color="auto"/>
            <w:bottom w:val="none" w:sz="0" w:space="0" w:color="auto"/>
            <w:right w:val="none" w:sz="0" w:space="0" w:color="auto"/>
          </w:divBdr>
        </w:div>
        <w:div w:id="790438385">
          <w:marLeft w:val="480"/>
          <w:marRight w:val="0"/>
          <w:marTop w:val="0"/>
          <w:marBottom w:val="0"/>
          <w:divBdr>
            <w:top w:val="none" w:sz="0" w:space="0" w:color="auto"/>
            <w:left w:val="none" w:sz="0" w:space="0" w:color="auto"/>
            <w:bottom w:val="none" w:sz="0" w:space="0" w:color="auto"/>
            <w:right w:val="none" w:sz="0" w:space="0" w:color="auto"/>
          </w:divBdr>
        </w:div>
        <w:div w:id="888612162">
          <w:marLeft w:val="480"/>
          <w:marRight w:val="0"/>
          <w:marTop w:val="0"/>
          <w:marBottom w:val="0"/>
          <w:divBdr>
            <w:top w:val="none" w:sz="0" w:space="0" w:color="auto"/>
            <w:left w:val="none" w:sz="0" w:space="0" w:color="auto"/>
            <w:bottom w:val="none" w:sz="0" w:space="0" w:color="auto"/>
            <w:right w:val="none" w:sz="0" w:space="0" w:color="auto"/>
          </w:divBdr>
        </w:div>
        <w:div w:id="896821062">
          <w:marLeft w:val="480"/>
          <w:marRight w:val="0"/>
          <w:marTop w:val="0"/>
          <w:marBottom w:val="0"/>
          <w:divBdr>
            <w:top w:val="none" w:sz="0" w:space="0" w:color="auto"/>
            <w:left w:val="none" w:sz="0" w:space="0" w:color="auto"/>
            <w:bottom w:val="none" w:sz="0" w:space="0" w:color="auto"/>
            <w:right w:val="none" w:sz="0" w:space="0" w:color="auto"/>
          </w:divBdr>
        </w:div>
        <w:div w:id="900142331">
          <w:marLeft w:val="480"/>
          <w:marRight w:val="0"/>
          <w:marTop w:val="0"/>
          <w:marBottom w:val="0"/>
          <w:divBdr>
            <w:top w:val="none" w:sz="0" w:space="0" w:color="auto"/>
            <w:left w:val="none" w:sz="0" w:space="0" w:color="auto"/>
            <w:bottom w:val="none" w:sz="0" w:space="0" w:color="auto"/>
            <w:right w:val="none" w:sz="0" w:space="0" w:color="auto"/>
          </w:divBdr>
        </w:div>
        <w:div w:id="911038693">
          <w:marLeft w:val="480"/>
          <w:marRight w:val="0"/>
          <w:marTop w:val="0"/>
          <w:marBottom w:val="0"/>
          <w:divBdr>
            <w:top w:val="none" w:sz="0" w:space="0" w:color="auto"/>
            <w:left w:val="none" w:sz="0" w:space="0" w:color="auto"/>
            <w:bottom w:val="none" w:sz="0" w:space="0" w:color="auto"/>
            <w:right w:val="none" w:sz="0" w:space="0" w:color="auto"/>
          </w:divBdr>
        </w:div>
        <w:div w:id="913901262">
          <w:marLeft w:val="480"/>
          <w:marRight w:val="0"/>
          <w:marTop w:val="0"/>
          <w:marBottom w:val="0"/>
          <w:divBdr>
            <w:top w:val="none" w:sz="0" w:space="0" w:color="auto"/>
            <w:left w:val="none" w:sz="0" w:space="0" w:color="auto"/>
            <w:bottom w:val="none" w:sz="0" w:space="0" w:color="auto"/>
            <w:right w:val="none" w:sz="0" w:space="0" w:color="auto"/>
          </w:divBdr>
        </w:div>
        <w:div w:id="923415420">
          <w:marLeft w:val="480"/>
          <w:marRight w:val="0"/>
          <w:marTop w:val="0"/>
          <w:marBottom w:val="0"/>
          <w:divBdr>
            <w:top w:val="none" w:sz="0" w:space="0" w:color="auto"/>
            <w:left w:val="none" w:sz="0" w:space="0" w:color="auto"/>
            <w:bottom w:val="none" w:sz="0" w:space="0" w:color="auto"/>
            <w:right w:val="none" w:sz="0" w:space="0" w:color="auto"/>
          </w:divBdr>
        </w:div>
        <w:div w:id="927687720">
          <w:marLeft w:val="480"/>
          <w:marRight w:val="0"/>
          <w:marTop w:val="0"/>
          <w:marBottom w:val="0"/>
          <w:divBdr>
            <w:top w:val="none" w:sz="0" w:space="0" w:color="auto"/>
            <w:left w:val="none" w:sz="0" w:space="0" w:color="auto"/>
            <w:bottom w:val="none" w:sz="0" w:space="0" w:color="auto"/>
            <w:right w:val="none" w:sz="0" w:space="0" w:color="auto"/>
          </w:divBdr>
        </w:div>
        <w:div w:id="972364973">
          <w:marLeft w:val="480"/>
          <w:marRight w:val="0"/>
          <w:marTop w:val="0"/>
          <w:marBottom w:val="0"/>
          <w:divBdr>
            <w:top w:val="none" w:sz="0" w:space="0" w:color="auto"/>
            <w:left w:val="none" w:sz="0" w:space="0" w:color="auto"/>
            <w:bottom w:val="none" w:sz="0" w:space="0" w:color="auto"/>
            <w:right w:val="none" w:sz="0" w:space="0" w:color="auto"/>
          </w:divBdr>
        </w:div>
        <w:div w:id="978413020">
          <w:marLeft w:val="480"/>
          <w:marRight w:val="0"/>
          <w:marTop w:val="0"/>
          <w:marBottom w:val="0"/>
          <w:divBdr>
            <w:top w:val="none" w:sz="0" w:space="0" w:color="auto"/>
            <w:left w:val="none" w:sz="0" w:space="0" w:color="auto"/>
            <w:bottom w:val="none" w:sz="0" w:space="0" w:color="auto"/>
            <w:right w:val="none" w:sz="0" w:space="0" w:color="auto"/>
          </w:divBdr>
        </w:div>
        <w:div w:id="980231062">
          <w:marLeft w:val="480"/>
          <w:marRight w:val="0"/>
          <w:marTop w:val="0"/>
          <w:marBottom w:val="0"/>
          <w:divBdr>
            <w:top w:val="none" w:sz="0" w:space="0" w:color="auto"/>
            <w:left w:val="none" w:sz="0" w:space="0" w:color="auto"/>
            <w:bottom w:val="none" w:sz="0" w:space="0" w:color="auto"/>
            <w:right w:val="none" w:sz="0" w:space="0" w:color="auto"/>
          </w:divBdr>
        </w:div>
      </w:divsChild>
    </w:div>
    <w:div w:id="313878677">
      <w:bodyDiv w:val="1"/>
      <w:marLeft w:val="0"/>
      <w:marRight w:val="0"/>
      <w:marTop w:val="0"/>
      <w:marBottom w:val="0"/>
      <w:divBdr>
        <w:top w:val="none" w:sz="0" w:space="0" w:color="auto"/>
        <w:left w:val="none" w:sz="0" w:space="0" w:color="auto"/>
        <w:bottom w:val="none" w:sz="0" w:space="0" w:color="auto"/>
        <w:right w:val="none" w:sz="0" w:space="0" w:color="auto"/>
      </w:divBdr>
    </w:div>
    <w:div w:id="313922401">
      <w:bodyDiv w:val="1"/>
      <w:marLeft w:val="0"/>
      <w:marRight w:val="0"/>
      <w:marTop w:val="0"/>
      <w:marBottom w:val="0"/>
      <w:divBdr>
        <w:top w:val="none" w:sz="0" w:space="0" w:color="auto"/>
        <w:left w:val="none" w:sz="0" w:space="0" w:color="auto"/>
        <w:bottom w:val="none" w:sz="0" w:space="0" w:color="auto"/>
        <w:right w:val="none" w:sz="0" w:space="0" w:color="auto"/>
      </w:divBdr>
    </w:div>
    <w:div w:id="313994813">
      <w:bodyDiv w:val="1"/>
      <w:marLeft w:val="0"/>
      <w:marRight w:val="0"/>
      <w:marTop w:val="0"/>
      <w:marBottom w:val="0"/>
      <w:divBdr>
        <w:top w:val="none" w:sz="0" w:space="0" w:color="auto"/>
        <w:left w:val="none" w:sz="0" w:space="0" w:color="auto"/>
        <w:bottom w:val="none" w:sz="0" w:space="0" w:color="auto"/>
        <w:right w:val="none" w:sz="0" w:space="0" w:color="auto"/>
      </w:divBdr>
    </w:div>
    <w:div w:id="313996470">
      <w:bodyDiv w:val="1"/>
      <w:marLeft w:val="0"/>
      <w:marRight w:val="0"/>
      <w:marTop w:val="0"/>
      <w:marBottom w:val="0"/>
      <w:divBdr>
        <w:top w:val="none" w:sz="0" w:space="0" w:color="auto"/>
        <w:left w:val="none" w:sz="0" w:space="0" w:color="auto"/>
        <w:bottom w:val="none" w:sz="0" w:space="0" w:color="auto"/>
        <w:right w:val="none" w:sz="0" w:space="0" w:color="auto"/>
      </w:divBdr>
    </w:div>
    <w:div w:id="314258653">
      <w:bodyDiv w:val="1"/>
      <w:marLeft w:val="0"/>
      <w:marRight w:val="0"/>
      <w:marTop w:val="0"/>
      <w:marBottom w:val="0"/>
      <w:divBdr>
        <w:top w:val="none" w:sz="0" w:space="0" w:color="auto"/>
        <w:left w:val="none" w:sz="0" w:space="0" w:color="auto"/>
        <w:bottom w:val="none" w:sz="0" w:space="0" w:color="auto"/>
        <w:right w:val="none" w:sz="0" w:space="0" w:color="auto"/>
      </w:divBdr>
    </w:div>
    <w:div w:id="314526529">
      <w:bodyDiv w:val="1"/>
      <w:marLeft w:val="0"/>
      <w:marRight w:val="0"/>
      <w:marTop w:val="0"/>
      <w:marBottom w:val="0"/>
      <w:divBdr>
        <w:top w:val="none" w:sz="0" w:space="0" w:color="auto"/>
        <w:left w:val="none" w:sz="0" w:space="0" w:color="auto"/>
        <w:bottom w:val="none" w:sz="0" w:space="0" w:color="auto"/>
        <w:right w:val="none" w:sz="0" w:space="0" w:color="auto"/>
      </w:divBdr>
    </w:div>
    <w:div w:id="314646432">
      <w:bodyDiv w:val="1"/>
      <w:marLeft w:val="0"/>
      <w:marRight w:val="0"/>
      <w:marTop w:val="0"/>
      <w:marBottom w:val="0"/>
      <w:divBdr>
        <w:top w:val="none" w:sz="0" w:space="0" w:color="auto"/>
        <w:left w:val="none" w:sz="0" w:space="0" w:color="auto"/>
        <w:bottom w:val="none" w:sz="0" w:space="0" w:color="auto"/>
        <w:right w:val="none" w:sz="0" w:space="0" w:color="auto"/>
      </w:divBdr>
    </w:div>
    <w:div w:id="315886407">
      <w:bodyDiv w:val="1"/>
      <w:marLeft w:val="0"/>
      <w:marRight w:val="0"/>
      <w:marTop w:val="0"/>
      <w:marBottom w:val="0"/>
      <w:divBdr>
        <w:top w:val="none" w:sz="0" w:space="0" w:color="auto"/>
        <w:left w:val="none" w:sz="0" w:space="0" w:color="auto"/>
        <w:bottom w:val="none" w:sz="0" w:space="0" w:color="auto"/>
        <w:right w:val="none" w:sz="0" w:space="0" w:color="auto"/>
      </w:divBdr>
    </w:div>
    <w:div w:id="315915919">
      <w:bodyDiv w:val="1"/>
      <w:marLeft w:val="0"/>
      <w:marRight w:val="0"/>
      <w:marTop w:val="0"/>
      <w:marBottom w:val="0"/>
      <w:divBdr>
        <w:top w:val="none" w:sz="0" w:space="0" w:color="auto"/>
        <w:left w:val="none" w:sz="0" w:space="0" w:color="auto"/>
        <w:bottom w:val="none" w:sz="0" w:space="0" w:color="auto"/>
        <w:right w:val="none" w:sz="0" w:space="0" w:color="auto"/>
      </w:divBdr>
    </w:div>
    <w:div w:id="316157045">
      <w:bodyDiv w:val="1"/>
      <w:marLeft w:val="0"/>
      <w:marRight w:val="0"/>
      <w:marTop w:val="0"/>
      <w:marBottom w:val="0"/>
      <w:divBdr>
        <w:top w:val="none" w:sz="0" w:space="0" w:color="auto"/>
        <w:left w:val="none" w:sz="0" w:space="0" w:color="auto"/>
        <w:bottom w:val="none" w:sz="0" w:space="0" w:color="auto"/>
        <w:right w:val="none" w:sz="0" w:space="0" w:color="auto"/>
      </w:divBdr>
    </w:div>
    <w:div w:id="316807483">
      <w:bodyDiv w:val="1"/>
      <w:marLeft w:val="0"/>
      <w:marRight w:val="0"/>
      <w:marTop w:val="0"/>
      <w:marBottom w:val="0"/>
      <w:divBdr>
        <w:top w:val="none" w:sz="0" w:space="0" w:color="auto"/>
        <w:left w:val="none" w:sz="0" w:space="0" w:color="auto"/>
        <w:bottom w:val="none" w:sz="0" w:space="0" w:color="auto"/>
        <w:right w:val="none" w:sz="0" w:space="0" w:color="auto"/>
      </w:divBdr>
    </w:div>
    <w:div w:id="317075691">
      <w:bodyDiv w:val="1"/>
      <w:marLeft w:val="0"/>
      <w:marRight w:val="0"/>
      <w:marTop w:val="0"/>
      <w:marBottom w:val="0"/>
      <w:divBdr>
        <w:top w:val="none" w:sz="0" w:space="0" w:color="auto"/>
        <w:left w:val="none" w:sz="0" w:space="0" w:color="auto"/>
        <w:bottom w:val="none" w:sz="0" w:space="0" w:color="auto"/>
        <w:right w:val="none" w:sz="0" w:space="0" w:color="auto"/>
      </w:divBdr>
      <w:divsChild>
        <w:div w:id="81024853">
          <w:marLeft w:val="480"/>
          <w:marRight w:val="0"/>
          <w:marTop w:val="0"/>
          <w:marBottom w:val="0"/>
          <w:divBdr>
            <w:top w:val="none" w:sz="0" w:space="0" w:color="auto"/>
            <w:left w:val="none" w:sz="0" w:space="0" w:color="auto"/>
            <w:bottom w:val="none" w:sz="0" w:space="0" w:color="auto"/>
            <w:right w:val="none" w:sz="0" w:space="0" w:color="auto"/>
          </w:divBdr>
        </w:div>
        <w:div w:id="86313856">
          <w:marLeft w:val="480"/>
          <w:marRight w:val="0"/>
          <w:marTop w:val="0"/>
          <w:marBottom w:val="0"/>
          <w:divBdr>
            <w:top w:val="none" w:sz="0" w:space="0" w:color="auto"/>
            <w:left w:val="none" w:sz="0" w:space="0" w:color="auto"/>
            <w:bottom w:val="none" w:sz="0" w:space="0" w:color="auto"/>
            <w:right w:val="none" w:sz="0" w:space="0" w:color="auto"/>
          </w:divBdr>
        </w:div>
        <w:div w:id="91053411">
          <w:marLeft w:val="480"/>
          <w:marRight w:val="0"/>
          <w:marTop w:val="0"/>
          <w:marBottom w:val="0"/>
          <w:divBdr>
            <w:top w:val="none" w:sz="0" w:space="0" w:color="auto"/>
            <w:left w:val="none" w:sz="0" w:space="0" w:color="auto"/>
            <w:bottom w:val="none" w:sz="0" w:space="0" w:color="auto"/>
            <w:right w:val="none" w:sz="0" w:space="0" w:color="auto"/>
          </w:divBdr>
        </w:div>
        <w:div w:id="106658130">
          <w:marLeft w:val="480"/>
          <w:marRight w:val="0"/>
          <w:marTop w:val="0"/>
          <w:marBottom w:val="0"/>
          <w:divBdr>
            <w:top w:val="none" w:sz="0" w:space="0" w:color="auto"/>
            <w:left w:val="none" w:sz="0" w:space="0" w:color="auto"/>
            <w:bottom w:val="none" w:sz="0" w:space="0" w:color="auto"/>
            <w:right w:val="none" w:sz="0" w:space="0" w:color="auto"/>
          </w:divBdr>
        </w:div>
        <w:div w:id="142238955">
          <w:marLeft w:val="480"/>
          <w:marRight w:val="0"/>
          <w:marTop w:val="0"/>
          <w:marBottom w:val="0"/>
          <w:divBdr>
            <w:top w:val="none" w:sz="0" w:space="0" w:color="auto"/>
            <w:left w:val="none" w:sz="0" w:space="0" w:color="auto"/>
            <w:bottom w:val="none" w:sz="0" w:space="0" w:color="auto"/>
            <w:right w:val="none" w:sz="0" w:space="0" w:color="auto"/>
          </w:divBdr>
        </w:div>
        <w:div w:id="163056744">
          <w:marLeft w:val="480"/>
          <w:marRight w:val="0"/>
          <w:marTop w:val="0"/>
          <w:marBottom w:val="0"/>
          <w:divBdr>
            <w:top w:val="none" w:sz="0" w:space="0" w:color="auto"/>
            <w:left w:val="none" w:sz="0" w:space="0" w:color="auto"/>
            <w:bottom w:val="none" w:sz="0" w:space="0" w:color="auto"/>
            <w:right w:val="none" w:sz="0" w:space="0" w:color="auto"/>
          </w:divBdr>
        </w:div>
        <w:div w:id="240332494">
          <w:marLeft w:val="480"/>
          <w:marRight w:val="0"/>
          <w:marTop w:val="0"/>
          <w:marBottom w:val="0"/>
          <w:divBdr>
            <w:top w:val="none" w:sz="0" w:space="0" w:color="auto"/>
            <w:left w:val="none" w:sz="0" w:space="0" w:color="auto"/>
            <w:bottom w:val="none" w:sz="0" w:space="0" w:color="auto"/>
            <w:right w:val="none" w:sz="0" w:space="0" w:color="auto"/>
          </w:divBdr>
        </w:div>
        <w:div w:id="278143231">
          <w:marLeft w:val="480"/>
          <w:marRight w:val="0"/>
          <w:marTop w:val="0"/>
          <w:marBottom w:val="0"/>
          <w:divBdr>
            <w:top w:val="none" w:sz="0" w:space="0" w:color="auto"/>
            <w:left w:val="none" w:sz="0" w:space="0" w:color="auto"/>
            <w:bottom w:val="none" w:sz="0" w:space="0" w:color="auto"/>
            <w:right w:val="none" w:sz="0" w:space="0" w:color="auto"/>
          </w:divBdr>
        </w:div>
        <w:div w:id="279804135">
          <w:marLeft w:val="480"/>
          <w:marRight w:val="0"/>
          <w:marTop w:val="0"/>
          <w:marBottom w:val="0"/>
          <w:divBdr>
            <w:top w:val="none" w:sz="0" w:space="0" w:color="auto"/>
            <w:left w:val="none" w:sz="0" w:space="0" w:color="auto"/>
            <w:bottom w:val="none" w:sz="0" w:space="0" w:color="auto"/>
            <w:right w:val="none" w:sz="0" w:space="0" w:color="auto"/>
          </w:divBdr>
        </w:div>
        <w:div w:id="309603678">
          <w:marLeft w:val="480"/>
          <w:marRight w:val="0"/>
          <w:marTop w:val="0"/>
          <w:marBottom w:val="0"/>
          <w:divBdr>
            <w:top w:val="none" w:sz="0" w:space="0" w:color="auto"/>
            <w:left w:val="none" w:sz="0" w:space="0" w:color="auto"/>
            <w:bottom w:val="none" w:sz="0" w:space="0" w:color="auto"/>
            <w:right w:val="none" w:sz="0" w:space="0" w:color="auto"/>
          </w:divBdr>
        </w:div>
        <w:div w:id="321736519">
          <w:marLeft w:val="480"/>
          <w:marRight w:val="0"/>
          <w:marTop w:val="0"/>
          <w:marBottom w:val="0"/>
          <w:divBdr>
            <w:top w:val="none" w:sz="0" w:space="0" w:color="auto"/>
            <w:left w:val="none" w:sz="0" w:space="0" w:color="auto"/>
            <w:bottom w:val="none" w:sz="0" w:space="0" w:color="auto"/>
            <w:right w:val="none" w:sz="0" w:space="0" w:color="auto"/>
          </w:divBdr>
        </w:div>
        <w:div w:id="384379297">
          <w:marLeft w:val="480"/>
          <w:marRight w:val="0"/>
          <w:marTop w:val="0"/>
          <w:marBottom w:val="0"/>
          <w:divBdr>
            <w:top w:val="none" w:sz="0" w:space="0" w:color="auto"/>
            <w:left w:val="none" w:sz="0" w:space="0" w:color="auto"/>
            <w:bottom w:val="none" w:sz="0" w:space="0" w:color="auto"/>
            <w:right w:val="none" w:sz="0" w:space="0" w:color="auto"/>
          </w:divBdr>
        </w:div>
        <w:div w:id="404114267">
          <w:marLeft w:val="480"/>
          <w:marRight w:val="0"/>
          <w:marTop w:val="0"/>
          <w:marBottom w:val="0"/>
          <w:divBdr>
            <w:top w:val="none" w:sz="0" w:space="0" w:color="auto"/>
            <w:left w:val="none" w:sz="0" w:space="0" w:color="auto"/>
            <w:bottom w:val="none" w:sz="0" w:space="0" w:color="auto"/>
            <w:right w:val="none" w:sz="0" w:space="0" w:color="auto"/>
          </w:divBdr>
        </w:div>
        <w:div w:id="409083421">
          <w:marLeft w:val="480"/>
          <w:marRight w:val="0"/>
          <w:marTop w:val="0"/>
          <w:marBottom w:val="0"/>
          <w:divBdr>
            <w:top w:val="none" w:sz="0" w:space="0" w:color="auto"/>
            <w:left w:val="none" w:sz="0" w:space="0" w:color="auto"/>
            <w:bottom w:val="none" w:sz="0" w:space="0" w:color="auto"/>
            <w:right w:val="none" w:sz="0" w:space="0" w:color="auto"/>
          </w:divBdr>
        </w:div>
        <w:div w:id="414208937">
          <w:marLeft w:val="480"/>
          <w:marRight w:val="0"/>
          <w:marTop w:val="0"/>
          <w:marBottom w:val="0"/>
          <w:divBdr>
            <w:top w:val="none" w:sz="0" w:space="0" w:color="auto"/>
            <w:left w:val="none" w:sz="0" w:space="0" w:color="auto"/>
            <w:bottom w:val="none" w:sz="0" w:space="0" w:color="auto"/>
            <w:right w:val="none" w:sz="0" w:space="0" w:color="auto"/>
          </w:divBdr>
        </w:div>
        <w:div w:id="416706562">
          <w:marLeft w:val="480"/>
          <w:marRight w:val="0"/>
          <w:marTop w:val="0"/>
          <w:marBottom w:val="0"/>
          <w:divBdr>
            <w:top w:val="none" w:sz="0" w:space="0" w:color="auto"/>
            <w:left w:val="none" w:sz="0" w:space="0" w:color="auto"/>
            <w:bottom w:val="none" w:sz="0" w:space="0" w:color="auto"/>
            <w:right w:val="none" w:sz="0" w:space="0" w:color="auto"/>
          </w:divBdr>
        </w:div>
        <w:div w:id="434399109">
          <w:marLeft w:val="480"/>
          <w:marRight w:val="0"/>
          <w:marTop w:val="0"/>
          <w:marBottom w:val="0"/>
          <w:divBdr>
            <w:top w:val="none" w:sz="0" w:space="0" w:color="auto"/>
            <w:left w:val="none" w:sz="0" w:space="0" w:color="auto"/>
            <w:bottom w:val="none" w:sz="0" w:space="0" w:color="auto"/>
            <w:right w:val="none" w:sz="0" w:space="0" w:color="auto"/>
          </w:divBdr>
        </w:div>
        <w:div w:id="453910800">
          <w:marLeft w:val="480"/>
          <w:marRight w:val="0"/>
          <w:marTop w:val="0"/>
          <w:marBottom w:val="0"/>
          <w:divBdr>
            <w:top w:val="none" w:sz="0" w:space="0" w:color="auto"/>
            <w:left w:val="none" w:sz="0" w:space="0" w:color="auto"/>
            <w:bottom w:val="none" w:sz="0" w:space="0" w:color="auto"/>
            <w:right w:val="none" w:sz="0" w:space="0" w:color="auto"/>
          </w:divBdr>
        </w:div>
        <w:div w:id="517351780">
          <w:marLeft w:val="480"/>
          <w:marRight w:val="0"/>
          <w:marTop w:val="0"/>
          <w:marBottom w:val="0"/>
          <w:divBdr>
            <w:top w:val="none" w:sz="0" w:space="0" w:color="auto"/>
            <w:left w:val="none" w:sz="0" w:space="0" w:color="auto"/>
            <w:bottom w:val="none" w:sz="0" w:space="0" w:color="auto"/>
            <w:right w:val="none" w:sz="0" w:space="0" w:color="auto"/>
          </w:divBdr>
        </w:div>
        <w:div w:id="525339221">
          <w:marLeft w:val="480"/>
          <w:marRight w:val="0"/>
          <w:marTop w:val="0"/>
          <w:marBottom w:val="0"/>
          <w:divBdr>
            <w:top w:val="none" w:sz="0" w:space="0" w:color="auto"/>
            <w:left w:val="none" w:sz="0" w:space="0" w:color="auto"/>
            <w:bottom w:val="none" w:sz="0" w:space="0" w:color="auto"/>
            <w:right w:val="none" w:sz="0" w:space="0" w:color="auto"/>
          </w:divBdr>
        </w:div>
        <w:div w:id="534852105">
          <w:marLeft w:val="480"/>
          <w:marRight w:val="0"/>
          <w:marTop w:val="0"/>
          <w:marBottom w:val="0"/>
          <w:divBdr>
            <w:top w:val="none" w:sz="0" w:space="0" w:color="auto"/>
            <w:left w:val="none" w:sz="0" w:space="0" w:color="auto"/>
            <w:bottom w:val="none" w:sz="0" w:space="0" w:color="auto"/>
            <w:right w:val="none" w:sz="0" w:space="0" w:color="auto"/>
          </w:divBdr>
        </w:div>
        <w:div w:id="535892659">
          <w:marLeft w:val="480"/>
          <w:marRight w:val="0"/>
          <w:marTop w:val="0"/>
          <w:marBottom w:val="0"/>
          <w:divBdr>
            <w:top w:val="none" w:sz="0" w:space="0" w:color="auto"/>
            <w:left w:val="none" w:sz="0" w:space="0" w:color="auto"/>
            <w:bottom w:val="none" w:sz="0" w:space="0" w:color="auto"/>
            <w:right w:val="none" w:sz="0" w:space="0" w:color="auto"/>
          </w:divBdr>
        </w:div>
        <w:div w:id="572740580">
          <w:marLeft w:val="480"/>
          <w:marRight w:val="0"/>
          <w:marTop w:val="0"/>
          <w:marBottom w:val="0"/>
          <w:divBdr>
            <w:top w:val="none" w:sz="0" w:space="0" w:color="auto"/>
            <w:left w:val="none" w:sz="0" w:space="0" w:color="auto"/>
            <w:bottom w:val="none" w:sz="0" w:space="0" w:color="auto"/>
            <w:right w:val="none" w:sz="0" w:space="0" w:color="auto"/>
          </w:divBdr>
        </w:div>
        <w:div w:id="710149073">
          <w:marLeft w:val="480"/>
          <w:marRight w:val="0"/>
          <w:marTop w:val="0"/>
          <w:marBottom w:val="0"/>
          <w:divBdr>
            <w:top w:val="none" w:sz="0" w:space="0" w:color="auto"/>
            <w:left w:val="none" w:sz="0" w:space="0" w:color="auto"/>
            <w:bottom w:val="none" w:sz="0" w:space="0" w:color="auto"/>
            <w:right w:val="none" w:sz="0" w:space="0" w:color="auto"/>
          </w:divBdr>
        </w:div>
        <w:div w:id="712192953">
          <w:marLeft w:val="480"/>
          <w:marRight w:val="0"/>
          <w:marTop w:val="0"/>
          <w:marBottom w:val="0"/>
          <w:divBdr>
            <w:top w:val="none" w:sz="0" w:space="0" w:color="auto"/>
            <w:left w:val="none" w:sz="0" w:space="0" w:color="auto"/>
            <w:bottom w:val="none" w:sz="0" w:space="0" w:color="auto"/>
            <w:right w:val="none" w:sz="0" w:space="0" w:color="auto"/>
          </w:divBdr>
        </w:div>
        <w:div w:id="729185557">
          <w:marLeft w:val="480"/>
          <w:marRight w:val="0"/>
          <w:marTop w:val="0"/>
          <w:marBottom w:val="0"/>
          <w:divBdr>
            <w:top w:val="none" w:sz="0" w:space="0" w:color="auto"/>
            <w:left w:val="none" w:sz="0" w:space="0" w:color="auto"/>
            <w:bottom w:val="none" w:sz="0" w:space="0" w:color="auto"/>
            <w:right w:val="none" w:sz="0" w:space="0" w:color="auto"/>
          </w:divBdr>
        </w:div>
        <w:div w:id="736896943">
          <w:marLeft w:val="480"/>
          <w:marRight w:val="0"/>
          <w:marTop w:val="0"/>
          <w:marBottom w:val="0"/>
          <w:divBdr>
            <w:top w:val="none" w:sz="0" w:space="0" w:color="auto"/>
            <w:left w:val="none" w:sz="0" w:space="0" w:color="auto"/>
            <w:bottom w:val="none" w:sz="0" w:space="0" w:color="auto"/>
            <w:right w:val="none" w:sz="0" w:space="0" w:color="auto"/>
          </w:divBdr>
        </w:div>
        <w:div w:id="757680314">
          <w:marLeft w:val="480"/>
          <w:marRight w:val="0"/>
          <w:marTop w:val="0"/>
          <w:marBottom w:val="0"/>
          <w:divBdr>
            <w:top w:val="none" w:sz="0" w:space="0" w:color="auto"/>
            <w:left w:val="none" w:sz="0" w:space="0" w:color="auto"/>
            <w:bottom w:val="none" w:sz="0" w:space="0" w:color="auto"/>
            <w:right w:val="none" w:sz="0" w:space="0" w:color="auto"/>
          </w:divBdr>
        </w:div>
        <w:div w:id="818812338">
          <w:marLeft w:val="480"/>
          <w:marRight w:val="0"/>
          <w:marTop w:val="0"/>
          <w:marBottom w:val="0"/>
          <w:divBdr>
            <w:top w:val="none" w:sz="0" w:space="0" w:color="auto"/>
            <w:left w:val="none" w:sz="0" w:space="0" w:color="auto"/>
            <w:bottom w:val="none" w:sz="0" w:space="0" w:color="auto"/>
            <w:right w:val="none" w:sz="0" w:space="0" w:color="auto"/>
          </w:divBdr>
        </w:div>
        <w:div w:id="830757899">
          <w:marLeft w:val="480"/>
          <w:marRight w:val="0"/>
          <w:marTop w:val="0"/>
          <w:marBottom w:val="0"/>
          <w:divBdr>
            <w:top w:val="none" w:sz="0" w:space="0" w:color="auto"/>
            <w:left w:val="none" w:sz="0" w:space="0" w:color="auto"/>
            <w:bottom w:val="none" w:sz="0" w:space="0" w:color="auto"/>
            <w:right w:val="none" w:sz="0" w:space="0" w:color="auto"/>
          </w:divBdr>
        </w:div>
        <w:div w:id="870410960">
          <w:marLeft w:val="480"/>
          <w:marRight w:val="0"/>
          <w:marTop w:val="0"/>
          <w:marBottom w:val="0"/>
          <w:divBdr>
            <w:top w:val="none" w:sz="0" w:space="0" w:color="auto"/>
            <w:left w:val="none" w:sz="0" w:space="0" w:color="auto"/>
            <w:bottom w:val="none" w:sz="0" w:space="0" w:color="auto"/>
            <w:right w:val="none" w:sz="0" w:space="0" w:color="auto"/>
          </w:divBdr>
        </w:div>
        <w:div w:id="878249911">
          <w:marLeft w:val="480"/>
          <w:marRight w:val="0"/>
          <w:marTop w:val="0"/>
          <w:marBottom w:val="0"/>
          <w:divBdr>
            <w:top w:val="none" w:sz="0" w:space="0" w:color="auto"/>
            <w:left w:val="none" w:sz="0" w:space="0" w:color="auto"/>
            <w:bottom w:val="none" w:sz="0" w:space="0" w:color="auto"/>
            <w:right w:val="none" w:sz="0" w:space="0" w:color="auto"/>
          </w:divBdr>
        </w:div>
        <w:div w:id="893152527">
          <w:marLeft w:val="480"/>
          <w:marRight w:val="0"/>
          <w:marTop w:val="0"/>
          <w:marBottom w:val="0"/>
          <w:divBdr>
            <w:top w:val="none" w:sz="0" w:space="0" w:color="auto"/>
            <w:left w:val="none" w:sz="0" w:space="0" w:color="auto"/>
            <w:bottom w:val="none" w:sz="0" w:space="0" w:color="auto"/>
            <w:right w:val="none" w:sz="0" w:space="0" w:color="auto"/>
          </w:divBdr>
        </w:div>
        <w:div w:id="897008772">
          <w:marLeft w:val="480"/>
          <w:marRight w:val="0"/>
          <w:marTop w:val="0"/>
          <w:marBottom w:val="0"/>
          <w:divBdr>
            <w:top w:val="none" w:sz="0" w:space="0" w:color="auto"/>
            <w:left w:val="none" w:sz="0" w:space="0" w:color="auto"/>
            <w:bottom w:val="none" w:sz="0" w:space="0" w:color="auto"/>
            <w:right w:val="none" w:sz="0" w:space="0" w:color="auto"/>
          </w:divBdr>
        </w:div>
        <w:div w:id="948203344">
          <w:marLeft w:val="480"/>
          <w:marRight w:val="0"/>
          <w:marTop w:val="0"/>
          <w:marBottom w:val="0"/>
          <w:divBdr>
            <w:top w:val="none" w:sz="0" w:space="0" w:color="auto"/>
            <w:left w:val="none" w:sz="0" w:space="0" w:color="auto"/>
            <w:bottom w:val="none" w:sz="0" w:space="0" w:color="auto"/>
            <w:right w:val="none" w:sz="0" w:space="0" w:color="auto"/>
          </w:divBdr>
        </w:div>
        <w:div w:id="966735779">
          <w:marLeft w:val="480"/>
          <w:marRight w:val="0"/>
          <w:marTop w:val="0"/>
          <w:marBottom w:val="0"/>
          <w:divBdr>
            <w:top w:val="none" w:sz="0" w:space="0" w:color="auto"/>
            <w:left w:val="none" w:sz="0" w:space="0" w:color="auto"/>
            <w:bottom w:val="none" w:sz="0" w:space="0" w:color="auto"/>
            <w:right w:val="none" w:sz="0" w:space="0" w:color="auto"/>
          </w:divBdr>
        </w:div>
        <w:div w:id="973413140">
          <w:marLeft w:val="480"/>
          <w:marRight w:val="0"/>
          <w:marTop w:val="0"/>
          <w:marBottom w:val="0"/>
          <w:divBdr>
            <w:top w:val="none" w:sz="0" w:space="0" w:color="auto"/>
            <w:left w:val="none" w:sz="0" w:space="0" w:color="auto"/>
            <w:bottom w:val="none" w:sz="0" w:space="0" w:color="auto"/>
            <w:right w:val="none" w:sz="0" w:space="0" w:color="auto"/>
          </w:divBdr>
        </w:div>
        <w:div w:id="1005012532">
          <w:marLeft w:val="480"/>
          <w:marRight w:val="0"/>
          <w:marTop w:val="0"/>
          <w:marBottom w:val="0"/>
          <w:divBdr>
            <w:top w:val="none" w:sz="0" w:space="0" w:color="auto"/>
            <w:left w:val="none" w:sz="0" w:space="0" w:color="auto"/>
            <w:bottom w:val="none" w:sz="0" w:space="0" w:color="auto"/>
            <w:right w:val="none" w:sz="0" w:space="0" w:color="auto"/>
          </w:divBdr>
        </w:div>
      </w:divsChild>
    </w:div>
    <w:div w:id="317347477">
      <w:bodyDiv w:val="1"/>
      <w:marLeft w:val="0"/>
      <w:marRight w:val="0"/>
      <w:marTop w:val="0"/>
      <w:marBottom w:val="0"/>
      <w:divBdr>
        <w:top w:val="none" w:sz="0" w:space="0" w:color="auto"/>
        <w:left w:val="none" w:sz="0" w:space="0" w:color="auto"/>
        <w:bottom w:val="none" w:sz="0" w:space="0" w:color="auto"/>
        <w:right w:val="none" w:sz="0" w:space="0" w:color="auto"/>
      </w:divBdr>
    </w:div>
    <w:div w:id="317920825">
      <w:bodyDiv w:val="1"/>
      <w:marLeft w:val="0"/>
      <w:marRight w:val="0"/>
      <w:marTop w:val="0"/>
      <w:marBottom w:val="0"/>
      <w:divBdr>
        <w:top w:val="none" w:sz="0" w:space="0" w:color="auto"/>
        <w:left w:val="none" w:sz="0" w:space="0" w:color="auto"/>
        <w:bottom w:val="none" w:sz="0" w:space="0" w:color="auto"/>
        <w:right w:val="none" w:sz="0" w:space="0" w:color="auto"/>
      </w:divBdr>
    </w:div>
    <w:div w:id="317996087">
      <w:bodyDiv w:val="1"/>
      <w:marLeft w:val="0"/>
      <w:marRight w:val="0"/>
      <w:marTop w:val="0"/>
      <w:marBottom w:val="0"/>
      <w:divBdr>
        <w:top w:val="none" w:sz="0" w:space="0" w:color="auto"/>
        <w:left w:val="none" w:sz="0" w:space="0" w:color="auto"/>
        <w:bottom w:val="none" w:sz="0" w:space="0" w:color="auto"/>
        <w:right w:val="none" w:sz="0" w:space="0" w:color="auto"/>
      </w:divBdr>
    </w:div>
    <w:div w:id="318191804">
      <w:bodyDiv w:val="1"/>
      <w:marLeft w:val="0"/>
      <w:marRight w:val="0"/>
      <w:marTop w:val="0"/>
      <w:marBottom w:val="0"/>
      <w:divBdr>
        <w:top w:val="none" w:sz="0" w:space="0" w:color="auto"/>
        <w:left w:val="none" w:sz="0" w:space="0" w:color="auto"/>
        <w:bottom w:val="none" w:sz="0" w:space="0" w:color="auto"/>
        <w:right w:val="none" w:sz="0" w:space="0" w:color="auto"/>
      </w:divBdr>
    </w:div>
    <w:div w:id="318653941">
      <w:bodyDiv w:val="1"/>
      <w:marLeft w:val="0"/>
      <w:marRight w:val="0"/>
      <w:marTop w:val="0"/>
      <w:marBottom w:val="0"/>
      <w:divBdr>
        <w:top w:val="none" w:sz="0" w:space="0" w:color="auto"/>
        <w:left w:val="none" w:sz="0" w:space="0" w:color="auto"/>
        <w:bottom w:val="none" w:sz="0" w:space="0" w:color="auto"/>
        <w:right w:val="none" w:sz="0" w:space="0" w:color="auto"/>
      </w:divBdr>
      <w:divsChild>
        <w:div w:id="89395041">
          <w:marLeft w:val="480"/>
          <w:marRight w:val="0"/>
          <w:marTop w:val="0"/>
          <w:marBottom w:val="0"/>
          <w:divBdr>
            <w:top w:val="none" w:sz="0" w:space="0" w:color="auto"/>
            <w:left w:val="none" w:sz="0" w:space="0" w:color="auto"/>
            <w:bottom w:val="none" w:sz="0" w:space="0" w:color="auto"/>
            <w:right w:val="none" w:sz="0" w:space="0" w:color="auto"/>
          </w:divBdr>
        </w:div>
        <w:div w:id="98254858">
          <w:marLeft w:val="480"/>
          <w:marRight w:val="0"/>
          <w:marTop w:val="0"/>
          <w:marBottom w:val="0"/>
          <w:divBdr>
            <w:top w:val="none" w:sz="0" w:space="0" w:color="auto"/>
            <w:left w:val="none" w:sz="0" w:space="0" w:color="auto"/>
            <w:bottom w:val="none" w:sz="0" w:space="0" w:color="auto"/>
            <w:right w:val="none" w:sz="0" w:space="0" w:color="auto"/>
          </w:divBdr>
        </w:div>
        <w:div w:id="182593493">
          <w:marLeft w:val="480"/>
          <w:marRight w:val="0"/>
          <w:marTop w:val="0"/>
          <w:marBottom w:val="0"/>
          <w:divBdr>
            <w:top w:val="none" w:sz="0" w:space="0" w:color="auto"/>
            <w:left w:val="none" w:sz="0" w:space="0" w:color="auto"/>
            <w:bottom w:val="none" w:sz="0" w:space="0" w:color="auto"/>
            <w:right w:val="none" w:sz="0" w:space="0" w:color="auto"/>
          </w:divBdr>
        </w:div>
        <w:div w:id="239099223">
          <w:marLeft w:val="480"/>
          <w:marRight w:val="0"/>
          <w:marTop w:val="0"/>
          <w:marBottom w:val="0"/>
          <w:divBdr>
            <w:top w:val="none" w:sz="0" w:space="0" w:color="auto"/>
            <w:left w:val="none" w:sz="0" w:space="0" w:color="auto"/>
            <w:bottom w:val="none" w:sz="0" w:space="0" w:color="auto"/>
            <w:right w:val="none" w:sz="0" w:space="0" w:color="auto"/>
          </w:divBdr>
        </w:div>
        <w:div w:id="353307829">
          <w:marLeft w:val="480"/>
          <w:marRight w:val="0"/>
          <w:marTop w:val="0"/>
          <w:marBottom w:val="0"/>
          <w:divBdr>
            <w:top w:val="none" w:sz="0" w:space="0" w:color="auto"/>
            <w:left w:val="none" w:sz="0" w:space="0" w:color="auto"/>
            <w:bottom w:val="none" w:sz="0" w:space="0" w:color="auto"/>
            <w:right w:val="none" w:sz="0" w:space="0" w:color="auto"/>
          </w:divBdr>
        </w:div>
        <w:div w:id="375668140">
          <w:marLeft w:val="480"/>
          <w:marRight w:val="0"/>
          <w:marTop w:val="0"/>
          <w:marBottom w:val="0"/>
          <w:divBdr>
            <w:top w:val="none" w:sz="0" w:space="0" w:color="auto"/>
            <w:left w:val="none" w:sz="0" w:space="0" w:color="auto"/>
            <w:bottom w:val="none" w:sz="0" w:space="0" w:color="auto"/>
            <w:right w:val="none" w:sz="0" w:space="0" w:color="auto"/>
          </w:divBdr>
        </w:div>
        <w:div w:id="387144716">
          <w:marLeft w:val="480"/>
          <w:marRight w:val="0"/>
          <w:marTop w:val="0"/>
          <w:marBottom w:val="0"/>
          <w:divBdr>
            <w:top w:val="none" w:sz="0" w:space="0" w:color="auto"/>
            <w:left w:val="none" w:sz="0" w:space="0" w:color="auto"/>
            <w:bottom w:val="none" w:sz="0" w:space="0" w:color="auto"/>
            <w:right w:val="none" w:sz="0" w:space="0" w:color="auto"/>
          </w:divBdr>
        </w:div>
        <w:div w:id="403072373">
          <w:marLeft w:val="480"/>
          <w:marRight w:val="0"/>
          <w:marTop w:val="0"/>
          <w:marBottom w:val="0"/>
          <w:divBdr>
            <w:top w:val="none" w:sz="0" w:space="0" w:color="auto"/>
            <w:left w:val="none" w:sz="0" w:space="0" w:color="auto"/>
            <w:bottom w:val="none" w:sz="0" w:space="0" w:color="auto"/>
            <w:right w:val="none" w:sz="0" w:space="0" w:color="auto"/>
          </w:divBdr>
        </w:div>
        <w:div w:id="490565117">
          <w:marLeft w:val="480"/>
          <w:marRight w:val="0"/>
          <w:marTop w:val="0"/>
          <w:marBottom w:val="0"/>
          <w:divBdr>
            <w:top w:val="none" w:sz="0" w:space="0" w:color="auto"/>
            <w:left w:val="none" w:sz="0" w:space="0" w:color="auto"/>
            <w:bottom w:val="none" w:sz="0" w:space="0" w:color="auto"/>
            <w:right w:val="none" w:sz="0" w:space="0" w:color="auto"/>
          </w:divBdr>
        </w:div>
        <w:div w:id="499346651">
          <w:marLeft w:val="480"/>
          <w:marRight w:val="0"/>
          <w:marTop w:val="0"/>
          <w:marBottom w:val="0"/>
          <w:divBdr>
            <w:top w:val="none" w:sz="0" w:space="0" w:color="auto"/>
            <w:left w:val="none" w:sz="0" w:space="0" w:color="auto"/>
            <w:bottom w:val="none" w:sz="0" w:space="0" w:color="auto"/>
            <w:right w:val="none" w:sz="0" w:space="0" w:color="auto"/>
          </w:divBdr>
        </w:div>
        <w:div w:id="634143899">
          <w:marLeft w:val="480"/>
          <w:marRight w:val="0"/>
          <w:marTop w:val="0"/>
          <w:marBottom w:val="0"/>
          <w:divBdr>
            <w:top w:val="none" w:sz="0" w:space="0" w:color="auto"/>
            <w:left w:val="none" w:sz="0" w:space="0" w:color="auto"/>
            <w:bottom w:val="none" w:sz="0" w:space="0" w:color="auto"/>
            <w:right w:val="none" w:sz="0" w:space="0" w:color="auto"/>
          </w:divBdr>
        </w:div>
        <w:div w:id="694505088">
          <w:marLeft w:val="480"/>
          <w:marRight w:val="0"/>
          <w:marTop w:val="0"/>
          <w:marBottom w:val="0"/>
          <w:divBdr>
            <w:top w:val="none" w:sz="0" w:space="0" w:color="auto"/>
            <w:left w:val="none" w:sz="0" w:space="0" w:color="auto"/>
            <w:bottom w:val="none" w:sz="0" w:space="0" w:color="auto"/>
            <w:right w:val="none" w:sz="0" w:space="0" w:color="auto"/>
          </w:divBdr>
        </w:div>
        <w:div w:id="760293529">
          <w:marLeft w:val="480"/>
          <w:marRight w:val="0"/>
          <w:marTop w:val="0"/>
          <w:marBottom w:val="0"/>
          <w:divBdr>
            <w:top w:val="none" w:sz="0" w:space="0" w:color="auto"/>
            <w:left w:val="none" w:sz="0" w:space="0" w:color="auto"/>
            <w:bottom w:val="none" w:sz="0" w:space="0" w:color="auto"/>
            <w:right w:val="none" w:sz="0" w:space="0" w:color="auto"/>
          </w:divBdr>
        </w:div>
        <w:div w:id="783429329">
          <w:marLeft w:val="480"/>
          <w:marRight w:val="0"/>
          <w:marTop w:val="0"/>
          <w:marBottom w:val="0"/>
          <w:divBdr>
            <w:top w:val="none" w:sz="0" w:space="0" w:color="auto"/>
            <w:left w:val="none" w:sz="0" w:space="0" w:color="auto"/>
            <w:bottom w:val="none" w:sz="0" w:space="0" w:color="auto"/>
            <w:right w:val="none" w:sz="0" w:space="0" w:color="auto"/>
          </w:divBdr>
        </w:div>
        <w:div w:id="859203593">
          <w:marLeft w:val="480"/>
          <w:marRight w:val="0"/>
          <w:marTop w:val="0"/>
          <w:marBottom w:val="0"/>
          <w:divBdr>
            <w:top w:val="none" w:sz="0" w:space="0" w:color="auto"/>
            <w:left w:val="none" w:sz="0" w:space="0" w:color="auto"/>
            <w:bottom w:val="none" w:sz="0" w:space="0" w:color="auto"/>
            <w:right w:val="none" w:sz="0" w:space="0" w:color="auto"/>
          </w:divBdr>
        </w:div>
        <w:div w:id="860050021">
          <w:marLeft w:val="480"/>
          <w:marRight w:val="0"/>
          <w:marTop w:val="0"/>
          <w:marBottom w:val="0"/>
          <w:divBdr>
            <w:top w:val="none" w:sz="0" w:space="0" w:color="auto"/>
            <w:left w:val="none" w:sz="0" w:space="0" w:color="auto"/>
            <w:bottom w:val="none" w:sz="0" w:space="0" w:color="auto"/>
            <w:right w:val="none" w:sz="0" w:space="0" w:color="auto"/>
          </w:divBdr>
        </w:div>
      </w:divsChild>
    </w:div>
    <w:div w:id="318733789">
      <w:bodyDiv w:val="1"/>
      <w:marLeft w:val="0"/>
      <w:marRight w:val="0"/>
      <w:marTop w:val="0"/>
      <w:marBottom w:val="0"/>
      <w:divBdr>
        <w:top w:val="none" w:sz="0" w:space="0" w:color="auto"/>
        <w:left w:val="none" w:sz="0" w:space="0" w:color="auto"/>
        <w:bottom w:val="none" w:sz="0" w:space="0" w:color="auto"/>
        <w:right w:val="none" w:sz="0" w:space="0" w:color="auto"/>
      </w:divBdr>
    </w:div>
    <w:div w:id="318965040">
      <w:bodyDiv w:val="1"/>
      <w:marLeft w:val="0"/>
      <w:marRight w:val="0"/>
      <w:marTop w:val="0"/>
      <w:marBottom w:val="0"/>
      <w:divBdr>
        <w:top w:val="none" w:sz="0" w:space="0" w:color="auto"/>
        <w:left w:val="none" w:sz="0" w:space="0" w:color="auto"/>
        <w:bottom w:val="none" w:sz="0" w:space="0" w:color="auto"/>
        <w:right w:val="none" w:sz="0" w:space="0" w:color="auto"/>
      </w:divBdr>
    </w:div>
    <w:div w:id="319389507">
      <w:bodyDiv w:val="1"/>
      <w:marLeft w:val="0"/>
      <w:marRight w:val="0"/>
      <w:marTop w:val="0"/>
      <w:marBottom w:val="0"/>
      <w:divBdr>
        <w:top w:val="none" w:sz="0" w:space="0" w:color="auto"/>
        <w:left w:val="none" w:sz="0" w:space="0" w:color="auto"/>
        <w:bottom w:val="none" w:sz="0" w:space="0" w:color="auto"/>
        <w:right w:val="none" w:sz="0" w:space="0" w:color="auto"/>
      </w:divBdr>
    </w:div>
    <w:div w:id="319426763">
      <w:bodyDiv w:val="1"/>
      <w:marLeft w:val="0"/>
      <w:marRight w:val="0"/>
      <w:marTop w:val="0"/>
      <w:marBottom w:val="0"/>
      <w:divBdr>
        <w:top w:val="none" w:sz="0" w:space="0" w:color="auto"/>
        <w:left w:val="none" w:sz="0" w:space="0" w:color="auto"/>
        <w:bottom w:val="none" w:sz="0" w:space="0" w:color="auto"/>
        <w:right w:val="none" w:sz="0" w:space="0" w:color="auto"/>
      </w:divBdr>
      <w:divsChild>
        <w:div w:id="24794901">
          <w:marLeft w:val="480"/>
          <w:marRight w:val="0"/>
          <w:marTop w:val="0"/>
          <w:marBottom w:val="0"/>
          <w:divBdr>
            <w:top w:val="none" w:sz="0" w:space="0" w:color="auto"/>
            <w:left w:val="none" w:sz="0" w:space="0" w:color="auto"/>
            <w:bottom w:val="none" w:sz="0" w:space="0" w:color="auto"/>
            <w:right w:val="none" w:sz="0" w:space="0" w:color="auto"/>
          </w:divBdr>
        </w:div>
        <w:div w:id="61761159">
          <w:marLeft w:val="480"/>
          <w:marRight w:val="0"/>
          <w:marTop w:val="0"/>
          <w:marBottom w:val="0"/>
          <w:divBdr>
            <w:top w:val="none" w:sz="0" w:space="0" w:color="auto"/>
            <w:left w:val="none" w:sz="0" w:space="0" w:color="auto"/>
            <w:bottom w:val="none" w:sz="0" w:space="0" w:color="auto"/>
            <w:right w:val="none" w:sz="0" w:space="0" w:color="auto"/>
          </w:divBdr>
        </w:div>
        <w:div w:id="62218318">
          <w:marLeft w:val="480"/>
          <w:marRight w:val="0"/>
          <w:marTop w:val="0"/>
          <w:marBottom w:val="0"/>
          <w:divBdr>
            <w:top w:val="none" w:sz="0" w:space="0" w:color="auto"/>
            <w:left w:val="none" w:sz="0" w:space="0" w:color="auto"/>
            <w:bottom w:val="none" w:sz="0" w:space="0" w:color="auto"/>
            <w:right w:val="none" w:sz="0" w:space="0" w:color="auto"/>
          </w:divBdr>
        </w:div>
        <w:div w:id="94912575">
          <w:marLeft w:val="480"/>
          <w:marRight w:val="0"/>
          <w:marTop w:val="0"/>
          <w:marBottom w:val="0"/>
          <w:divBdr>
            <w:top w:val="none" w:sz="0" w:space="0" w:color="auto"/>
            <w:left w:val="none" w:sz="0" w:space="0" w:color="auto"/>
            <w:bottom w:val="none" w:sz="0" w:space="0" w:color="auto"/>
            <w:right w:val="none" w:sz="0" w:space="0" w:color="auto"/>
          </w:divBdr>
        </w:div>
        <w:div w:id="134495779">
          <w:marLeft w:val="480"/>
          <w:marRight w:val="0"/>
          <w:marTop w:val="0"/>
          <w:marBottom w:val="0"/>
          <w:divBdr>
            <w:top w:val="none" w:sz="0" w:space="0" w:color="auto"/>
            <w:left w:val="none" w:sz="0" w:space="0" w:color="auto"/>
            <w:bottom w:val="none" w:sz="0" w:space="0" w:color="auto"/>
            <w:right w:val="none" w:sz="0" w:space="0" w:color="auto"/>
          </w:divBdr>
        </w:div>
        <w:div w:id="227423457">
          <w:marLeft w:val="480"/>
          <w:marRight w:val="0"/>
          <w:marTop w:val="0"/>
          <w:marBottom w:val="0"/>
          <w:divBdr>
            <w:top w:val="none" w:sz="0" w:space="0" w:color="auto"/>
            <w:left w:val="none" w:sz="0" w:space="0" w:color="auto"/>
            <w:bottom w:val="none" w:sz="0" w:space="0" w:color="auto"/>
            <w:right w:val="none" w:sz="0" w:space="0" w:color="auto"/>
          </w:divBdr>
        </w:div>
        <w:div w:id="260644574">
          <w:marLeft w:val="480"/>
          <w:marRight w:val="0"/>
          <w:marTop w:val="0"/>
          <w:marBottom w:val="0"/>
          <w:divBdr>
            <w:top w:val="none" w:sz="0" w:space="0" w:color="auto"/>
            <w:left w:val="none" w:sz="0" w:space="0" w:color="auto"/>
            <w:bottom w:val="none" w:sz="0" w:space="0" w:color="auto"/>
            <w:right w:val="none" w:sz="0" w:space="0" w:color="auto"/>
          </w:divBdr>
        </w:div>
        <w:div w:id="289359935">
          <w:marLeft w:val="480"/>
          <w:marRight w:val="0"/>
          <w:marTop w:val="0"/>
          <w:marBottom w:val="0"/>
          <w:divBdr>
            <w:top w:val="none" w:sz="0" w:space="0" w:color="auto"/>
            <w:left w:val="none" w:sz="0" w:space="0" w:color="auto"/>
            <w:bottom w:val="none" w:sz="0" w:space="0" w:color="auto"/>
            <w:right w:val="none" w:sz="0" w:space="0" w:color="auto"/>
          </w:divBdr>
        </w:div>
        <w:div w:id="349263791">
          <w:marLeft w:val="480"/>
          <w:marRight w:val="0"/>
          <w:marTop w:val="0"/>
          <w:marBottom w:val="0"/>
          <w:divBdr>
            <w:top w:val="none" w:sz="0" w:space="0" w:color="auto"/>
            <w:left w:val="none" w:sz="0" w:space="0" w:color="auto"/>
            <w:bottom w:val="none" w:sz="0" w:space="0" w:color="auto"/>
            <w:right w:val="none" w:sz="0" w:space="0" w:color="auto"/>
          </w:divBdr>
        </w:div>
        <w:div w:id="453672111">
          <w:marLeft w:val="480"/>
          <w:marRight w:val="0"/>
          <w:marTop w:val="0"/>
          <w:marBottom w:val="0"/>
          <w:divBdr>
            <w:top w:val="none" w:sz="0" w:space="0" w:color="auto"/>
            <w:left w:val="none" w:sz="0" w:space="0" w:color="auto"/>
            <w:bottom w:val="none" w:sz="0" w:space="0" w:color="auto"/>
            <w:right w:val="none" w:sz="0" w:space="0" w:color="auto"/>
          </w:divBdr>
        </w:div>
        <w:div w:id="529955264">
          <w:marLeft w:val="480"/>
          <w:marRight w:val="0"/>
          <w:marTop w:val="0"/>
          <w:marBottom w:val="0"/>
          <w:divBdr>
            <w:top w:val="none" w:sz="0" w:space="0" w:color="auto"/>
            <w:left w:val="none" w:sz="0" w:space="0" w:color="auto"/>
            <w:bottom w:val="none" w:sz="0" w:space="0" w:color="auto"/>
            <w:right w:val="none" w:sz="0" w:space="0" w:color="auto"/>
          </w:divBdr>
        </w:div>
        <w:div w:id="582761095">
          <w:marLeft w:val="480"/>
          <w:marRight w:val="0"/>
          <w:marTop w:val="0"/>
          <w:marBottom w:val="0"/>
          <w:divBdr>
            <w:top w:val="none" w:sz="0" w:space="0" w:color="auto"/>
            <w:left w:val="none" w:sz="0" w:space="0" w:color="auto"/>
            <w:bottom w:val="none" w:sz="0" w:space="0" w:color="auto"/>
            <w:right w:val="none" w:sz="0" w:space="0" w:color="auto"/>
          </w:divBdr>
        </w:div>
        <w:div w:id="619994879">
          <w:marLeft w:val="480"/>
          <w:marRight w:val="0"/>
          <w:marTop w:val="0"/>
          <w:marBottom w:val="0"/>
          <w:divBdr>
            <w:top w:val="none" w:sz="0" w:space="0" w:color="auto"/>
            <w:left w:val="none" w:sz="0" w:space="0" w:color="auto"/>
            <w:bottom w:val="none" w:sz="0" w:space="0" w:color="auto"/>
            <w:right w:val="none" w:sz="0" w:space="0" w:color="auto"/>
          </w:divBdr>
        </w:div>
        <w:div w:id="639189098">
          <w:marLeft w:val="480"/>
          <w:marRight w:val="0"/>
          <w:marTop w:val="0"/>
          <w:marBottom w:val="0"/>
          <w:divBdr>
            <w:top w:val="none" w:sz="0" w:space="0" w:color="auto"/>
            <w:left w:val="none" w:sz="0" w:space="0" w:color="auto"/>
            <w:bottom w:val="none" w:sz="0" w:space="0" w:color="auto"/>
            <w:right w:val="none" w:sz="0" w:space="0" w:color="auto"/>
          </w:divBdr>
        </w:div>
        <w:div w:id="665519190">
          <w:marLeft w:val="480"/>
          <w:marRight w:val="0"/>
          <w:marTop w:val="0"/>
          <w:marBottom w:val="0"/>
          <w:divBdr>
            <w:top w:val="none" w:sz="0" w:space="0" w:color="auto"/>
            <w:left w:val="none" w:sz="0" w:space="0" w:color="auto"/>
            <w:bottom w:val="none" w:sz="0" w:space="0" w:color="auto"/>
            <w:right w:val="none" w:sz="0" w:space="0" w:color="auto"/>
          </w:divBdr>
        </w:div>
        <w:div w:id="689188419">
          <w:marLeft w:val="480"/>
          <w:marRight w:val="0"/>
          <w:marTop w:val="0"/>
          <w:marBottom w:val="0"/>
          <w:divBdr>
            <w:top w:val="none" w:sz="0" w:space="0" w:color="auto"/>
            <w:left w:val="none" w:sz="0" w:space="0" w:color="auto"/>
            <w:bottom w:val="none" w:sz="0" w:space="0" w:color="auto"/>
            <w:right w:val="none" w:sz="0" w:space="0" w:color="auto"/>
          </w:divBdr>
        </w:div>
        <w:div w:id="735710244">
          <w:marLeft w:val="480"/>
          <w:marRight w:val="0"/>
          <w:marTop w:val="0"/>
          <w:marBottom w:val="0"/>
          <w:divBdr>
            <w:top w:val="none" w:sz="0" w:space="0" w:color="auto"/>
            <w:left w:val="none" w:sz="0" w:space="0" w:color="auto"/>
            <w:bottom w:val="none" w:sz="0" w:space="0" w:color="auto"/>
            <w:right w:val="none" w:sz="0" w:space="0" w:color="auto"/>
          </w:divBdr>
        </w:div>
        <w:div w:id="736317595">
          <w:marLeft w:val="480"/>
          <w:marRight w:val="0"/>
          <w:marTop w:val="0"/>
          <w:marBottom w:val="0"/>
          <w:divBdr>
            <w:top w:val="none" w:sz="0" w:space="0" w:color="auto"/>
            <w:left w:val="none" w:sz="0" w:space="0" w:color="auto"/>
            <w:bottom w:val="none" w:sz="0" w:space="0" w:color="auto"/>
            <w:right w:val="none" w:sz="0" w:space="0" w:color="auto"/>
          </w:divBdr>
        </w:div>
        <w:div w:id="737092979">
          <w:marLeft w:val="480"/>
          <w:marRight w:val="0"/>
          <w:marTop w:val="0"/>
          <w:marBottom w:val="0"/>
          <w:divBdr>
            <w:top w:val="none" w:sz="0" w:space="0" w:color="auto"/>
            <w:left w:val="none" w:sz="0" w:space="0" w:color="auto"/>
            <w:bottom w:val="none" w:sz="0" w:space="0" w:color="auto"/>
            <w:right w:val="none" w:sz="0" w:space="0" w:color="auto"/>
          </w:divBdr>
        </w:div>
        <w:div w:id="748427297">
          <w:marLeft w:val="480"/>
          <w:marRight w:val="0"/>
          <w:marTop w:val="0"/>
          <w:marBottom w:val="0"/>
          <w:divBdr>
            <w:top w:val="none" w:sz="0" w:space="0" w:color="auto"/>
            <w:left w:val="none" w:sz="0" w:space="0" w:color="auto"/>
            <w:bottom w:val="none" w:sz="0" w:space="0" w:color="auto"/>
            <w:right w:val="none" w:sz="0" w:space="0" w:color="auto"/>
          </w:divBdr>
        </w:div>
        <w:div w:id="749273308">
          <w:marLeft w:val="480"/>
          <w:marRight w:val="0"/>
          <w:marTop w:val="0"/>
          <w:marBottom w:val="0"/>
          <w:divBdr>
            <w:top w:val="none" w:sz="0" w:space="0" w:color="auto"/>
            <w:left w:val="none" w:sz="0" w:space="0" w:color="auto"/>
            <w:bottom w:val="none" w:sz="0" w:space="0" w:color="auto"/>
            <w:right w:val="none" w:sz="0" w:space="0" w:color="auto"/>
          </w:divBdr>
        </w:div>
        <w:div w:id="753740604">
          <w:marLeft w:val="480"/>
          <w:marRight w:val="0"/>
          <w:marTop w:val="0"/>
          <w:marBottom w:val="0"/>
          <w:divBdr>
            <w:top w:val="none" w:sz="0" w:space="0" w:color="auto"/>
            <w:left w:val="none" w:sz="0" w:space="0" w:color="auto"/>
            <w:bottom w:val="none" w:sz="0" w:space="0" w:color="auto"/>
            <w:right w:val="none" w:sz="0" w:space="0" w:color="auto"/>
          </w:divBdr>
        </w:div>
        <w:div w:id="773863154">
          <w:marLeft w:val="480"/>
          <w:marRight w:val="0"/>
          <w:marTop w:val="0"/>
          <w:marBottom w:val="0"/>
          <w:divBdr>
            <w:top w:val="none" w:sz="0" w:space="0" w:color="auto"/>
            <w:left w:val="none" w:sz="0" w:space="0" w:color="auto"/>
            <w:bottom w:val="none" w:sz="0" w:space="0" w:color="auto"/>
            <w:right w:val="none" w:sz="0" w:space="0" w:color="auto"/>
          </w:divBdr>
        </w:div>
        <w:div w:id="774640164">
          <w:marLeft w:val="480"/>
          <w:marRight w:val="0"/>
          <w:marTop w:val="0"/>
          <w:marBottom w:val="0"/>
          <w:divBdr>
            <w:top w:val="none" w:sz="0" w:space="0" w:color="auto"/>
            <w:left w:val="none" w:sz="0" w:space="0" w:color="auto"/>
            <w:bottom w:val="none" w:sz="0" w:space="0" w:color="auto"/>
            <w:right w:val="none" w:sz="0" w:space="0" w:color="auto"/>
          </w:divBdr>
        </w:div>
        <w:div w:id="835270215">
          <w:marLeft w:val="480"/>
          <w:marRight w:val="0"/>
          <w:marTop w:val="0"/>
          <w:marBottom w:val="0"/>
          <w:divBdr>
            <w:top w:val="none" w:sz="0" w:space="0" w:color="auto"/>
            <w:left w:val="none" w:sz="0" w:space="0" w:color="auto"/>
            <w:bottom w:val="none" w:sz="0" w:space="0" w:color="auto"/>
            <w:right w:val="none" w:sz="0" w:space="0" w:color="auto"/>
          </w:divBdr>
        </w:div>
        <w:div w:id="842934930">
          <w:marLeft w:val="480"/>
          <w:marRight w:val="0"/>
          <w:marTop w:val="0"/>
          <w:marBottom w:val="0"/>
          <w:divBdr>
            <w:top w:val="none" w:sz="0" w:space="0" w:color="auto"/>
            <w:left w:val="none" w:sz="0" w:space="0" w:color="auto"/>
            <w:bottom w:val="none" w:sz="0" w:space="0" w:color="auto"/>
            <w:right w:val="none" w:sz="0" w:space="0" w:color="auto"/>
          </w:divBdr>
        </w:div>
        <w:div w:id="883905364">
          <w:marLeft w:val="480"/>
          <w:marRight w:val="0"/>
          <w:marTop w:val="0"/>
          <w:marBottom w:val="0"/>
          <w:divBdr>
            <w:top w:val="none" w:sz="0" w:space="0" w:color="auto"/>
            <w:left w:val="none" w:sz="0" w:space="0" w:color="auto"/>
            <w:bottom w:val="none" w:sz="0" w:space="0" w:color="auto"/>
            <w:right w:val="none" w:sz="0" w:space="0" w:color="auto"/>
          </w:divBdr>
        </w:div>
        <w:div w:id="934244833">
          <w:marLeft w:val="480"/>
          <w:marRight w:val="0"/>
          <w:marTop w:val="0"/>
          <w:marBottom w:val="0"/>
          <w:divBdr>
            <w:top w:val="none" w:sz="0" w:space="0" w:color="auto"/>
            <w:left w:val="none" w:sz="0" w:space="0" w:color="auto"/>
            <w:bottom w:val="none" w:sz="0" w:space="0" w:color="auto"/>
            <w:right w:val="none" w:sz="0" w:space="0" w:color="auto"/>
          </w:divBdr>
        </w:div>
        <w:div w:id="969747673">
          <w:marLeft w:val="480"/>
          <w:marRight w:val="0"/>
          <w:marTop w:val="0"/>
          <w:marBottom w:val="0"/>
          <w:divBdr>
            <w:top w:val="none" w:sz="0" w:space="0" w:color="auto"/>
            <w:left w:val="none" w:sz="0" w:space="0" w:color="auto"/>
            <w:bottom w:val="none" w:sz="0" w:space="0" w:color="auto"/>
            <w:right w:val="none" w:sz="0" w:space="0" w:color="auto"/>
          </w:divBdr>
        </w:div>
      </w:divsChild>
    </w:div>
    <w:div w:id="319431662">
      <w:bodyDiv w:val="1"/>
      <w:marLeft w:val="0"/>
      <w:marRight w:val="0"/>
      <w:marTop w:val="0"/>
      <w:marBottom w:val="0"/>
      <w:divBdr>
        <w:top w:val="none" w:sz="0" w:space="0" w:color="auto"/>
        <w:left w:val="none" w:sz="0" w:space="0" w:color="auto"/>
        <w:bottom w:val="none" w:sz="0" w:space="0" w:color="auto"/>
        <w:right w:val="none" w:sz="0" w:space="0" w:color="auto"/>
      </w:divBdr>
    </w:div>
    <w:div w:id="319886469">
      <w:bodyDiv w:val="1"/>
      <w:marLeft w:val="0"/>
      <w:marRight w:val="0"/>
      <w:marTop w:val="0"/>
      <w:marBottom w:val="0"/>
      <w:divBdr>
        <w:top w:val="none" w:sz="0" w:space="0" w:color="auto"/>
        <w:left w:val="none" w:sz="0" w:space="0" w:color="auto"/>
        <w:bottom w:val="none" w:sz="0" w:space="0" w:color="auto"/>
        <w:right w:val="none" w:sz="0" w:space="0" w:color="auto"/>
      </w:divBdr>
    </w:div>
    <w:div w:id="320041484">
      <w:bodyDiv w:val="1"/>
      <w:marLeft w:val="0"/>
      <w:marRight w:val="0"/>
      <w:marTop w:val="0"/>
      <w:marBottom w:val="0"/>
      <w:divBdr>
        <w:top w:val="none" w:sz="0" w:space="0" w:color="auto"/>
        <w:left w:val="none" w:sz="0" w:space="0" w:color="auto"/>
        <w:bottom w:val="none" w:sz="0" w:space="0" w:color="auto"/>
        <w:right w:val="none" w:sz="0" w:space="0" w:color="auto"/>
      </w:divBdr>
    </w:div>
    <w:div w:id="320158484">
      <w:bodyDiv w:val="1"/>
      <w:marLeft w:val="0"/>
      <w:marRight w:val="0"/>
      <w:marTop w:val="0"/>
      <w:marBottom w:val="0"/>
      <w:divBdr>
        <w:top w:val="none" w:sz="0" w:space="0" w:color="auto"/>
        <w:left w:val="none" w:sz="0" w:space="0" w:color="auto"/>
        <w:bottom w:val="none" w:sz="0" w:space="0" w:color="auto"/>
        <w:right w:val="none" w:sz="0" w:space="0" w:color="auto"/>
      </w:divBdr>
      <w:divsChild>
        <w:div w:id="51974025">
          <w:marLeft w:val="480"/>
          <w:marRight w:val="0"/>
          <w:marTop w:val="0"/>
          <w:marBottom w:val="0"/>
          <w:divBdr>
            <w:top w:val="none" w:sz="0" w:space="0" w:color="auto"/>
            <w:left w:val="none" w:sz="0" w:space="0" w:color="auto"/>
            <w:bottom w:val="none" w:sz="0" w:space="0" w:color="auto"/>
            <w:right w:val="none" w:sz="0" w:space="0" w:color="auto"/>
          </w:divBdr>
        </w:div>
        <w:div w:id="63067716">
          <w:marLeft w:val="480"/>
          <w:marRight w:val="0"/>
          <w:marTop w:val="0"/>
          <w:marBottom w:val="0"/>
          <w:divBdr>
            <w:top w:val="none" w:sz="0" w:space="0" w:color="auto"/>
            <w:left w:val="none" w:sz="0" w:space="0" w:color="auto"/>
            <w:bottom w:val="none" w:sz="0" w:space="0" w:color="auto"/>
            <w:right w:val="none" w:sz="0" w:space="0" w:color="auto"/>
          </w:divBdr>
        </w:div>
        <w:div w:id="116604880">
          <w:marLeft w:val="480"/>
          <w:marRight w:val="0"/>
          <w:marTop w:val="0"/>
          <w:marBottom w:val="0"/>
          <w:divBdr>
            <w:top w:val="none" w:sz="0" w:space="0" w:color="auto"/>
            <w:left w:val="none" w:sz="0" w:space="0" w:color="auto"/>
            <w:bottom w:val="none" w:sz="0" w:space="0" w:color="auto"/>
            <w:right w:val="none" w:sz="0" w:space="0" w:color="auto"/>
          </w:divBdr>
        </w:div>
        <w:div w:id="136805998">
          <w:marLeft w:val="480"/>
          <w:marRight w:val="0"/>
          <w:marTop w:val="0"/>
          <w:marBottom w:val="0"/>
          <w:divBdr>
            <w:top w:val="none" w:sz="0" w:space="0" w:color="auto"/>
            <w:left w:val="none" w:sz="0" w:space="0" w:color="auto"/>
            <w:bottom w:val="none" w:sz="0" w:space="0" w:color="auto"/>
            <w:right w:val="none" w:sz="0" w:space="0" w:color="auto"/>
          </w:divBdr>
        </w:div>
        <w:div w:id="166867295">
          <w:marLeft w:val="480"/>
          <w:marRight w:val="0"/>
          <w:marTop w:val="0"/>
          <w:marBottom w:val="0"/>
          <w:divBdr>
            <w:top w:val="none" w:sz="0" w:space="0" w:color="auto"/>
            <w:left w:val="none" w:sz="0" w:space="0" w:color="auto"/>
            <w:bottom w:val="none" w:sz="0" w:space="0" w:color="auto"/>
            <w:right w:val="none" w:sz="0" w:space="0" w:color="auto"/>
          </w:divBdr>
        </w:div>
        <w:div w:id="349263215">
          <w:marLeft w:val="480"/>
          <w:marRight w:val="0"/>
          <w:marTop w:val="0"/>
          <w:marBottom w:val="0"/>
          <w:divBdr>
            <w:top w:val="none" w:sz="0" w:space="0" w:color="auto"/>
            <w:left w:val="none" w:sz="0" w:space="0" w:color="auto"/>
            <w:bottom w:val="none" w:sz="0" w:space="0" w:color="auto"/>
            <w:right w:val="none" w:sz="0" w:space="0" w:color="auto"/>
          </w:divBdr>
        </w:div>
        <w:div w:id="368992413">
          <w:marLeft w:val="480"/>
          <w:marRight w:val="0"/>
          <w:marTop w:val="0"/>
          <w:marBottom w:val="0"/>
          <w:divBdr>
            <w:top w:val="none" w:sz="0" w:space="0" w:color="auto"/>
            <w:left w:val="none" w:sz="0" w:space="0" w:color="auto"/>
            <w:bottom w:val="none" w:sz="0" w:space="0" w:color="auto"/>
            <w:right w:val="none" w:sz="0" w:space="0" w:color="auto"/>
          </w:divBdr>
        </w:div>
        <w:div w:id="369188393">
          <w:marLeft w:val="480"/>
          <w:marRight w:val="0"/>
          <w:marTop w:val="0"/>
          <w:marBottom w:val="0"/>
          <w:divBdr>
            <w:top w:val="none" w:sz="0" w:space="0" w:color="auto"/>
            <w:left w:val="none" w:sz="0" w:space="0" w:color="auto"/>
            <w:bottom w:val="none" w:sz="0" w:space="0" w:color="auto"/>
            <w:right w:val="none" w:sz="0" w:space="0" w:color="auto"/>
          </w:divBdr>
        </w:div>
        <w:div w:id="384452780">
          <w:marLeft w:val="480"/>
          <w:marRight w:val="0"/>
          <w:marTop w:val="0"/>
          <w:marBottom w:val="0"/>
          <w:divBdr>
            <w:top w:val="none" w:sz="0" w:space="0" w:color="auto"/>
            <w:left w:val="none" w:sz="0" w:space="0" w:color="auto"/>
            <w:bottom w:val="none" w:sz="0" w:space="0" w:color="auto"/>
            <w:right w:val="none" w:sz="0" w:space="0" w:color="auto"/>
          </w:divBdr>
        </w:div>
        <w:div w:id="424688847">
          <w:marLeft w:val="480"/>
          <w:marRight w:val="0"/>
          <w:marTop w:val="0"/>
          <w:marBottom w:val="0"/>
          <w:divBdr>
            <w:top w:val="none" w:sz="0" w:space="0" w:color="auto"/>
            <w:left w:val="none" w:sz="0" w:space="0" w:color="auto"/>
            <w:bottom w:val="none" w:sz="0" w:space="0" w:color="auto"/>
            <w:right w:val="none" w:sz="0" w:space="0" w:color="auto"/>
          </w:divBdr>
        </w:div>
        <w:div w:id="474031311">
          <w:marLeft w:val="480"/>
          <w:marRight w:val="0"/>
          <w:marTop w:val="0"/>
          <w:marBottom w:val="0"/>
          <w:divBdr>
            <w:top w:val="none" w:sz="0" w:space="0" w:color="auto"/>
            <w:left w:val="none" w:sz="0" w:space="0" w:color="auto"/>
            <w:bottom w:val="none" w:sz="0" w:space="0" w:color="auto"/>
            <w:right w:val="none" w:sz="0" w:space="0" w:color="auto"/>
          </w:divBdr>
        </w:div>
        <w:div w:id="512651176">
          <w:marLeft w:val="480"/>
          <w:marRight w:val="0"/>
          <w:marTop w:val="0"/>
          <w:marBottom w:val="0"/>
          <w:divBdr>
            <w:top w:val="none" w:sz="0" w:space="0" w:color="auto"/>
            <w:left w:val="none" w:sz="0" w:space="0" w:color="auto"/>
            <w:bottom w:val="none" w:sz="0" w:space="0" w:color="auto"/>
            <w:right w:val="none" w:sz="0" w:space="0" w:color="auto"/>
          </w:divBdr>
        </w:div>
        <w:div w:id="553548660">
          <w:marLeft w:val="480"/>
          <w:marRight w:val="0"/>
          <w:marTop w:val="0"/>
          <w:marBottom w:val="0"/>
          <w:divBdr>
            <w:top w:val="none" w:sz="0" w:space="0" w:color="auto"/>
            <w:left w:val="none" w:sz="0" w:space="0" w:color="auto"/>
            <w:bottom w:val="none" w:sz="0" w:space="0" w:color="auto"/>
            <w:right w:val="none" w:sz="0" w:space="0" w:color="auto"/>
          </w:divBdr>
        </w:div>
        <w:div w:id="585387284">
          <w:marLeft w:val="480"/>
          <w:marRight w:val="0"/>
          <w:marTop w:val="0"/>
          <w:marBottom w:val="0"/>
          <w:divBdr>
            <w:top w:val="none" w:sz="0" w:space="0" w:color="auto"/>
            <w:left w:val="none" w:sz="0" w:space="0" w:color="auto"/>
            <w:bottom w:val="none" w:sz="0" w:space="0" w:color="auto"/>
            <w:right w:val="none" w:sz="0" w:space="0" w:color="auto"/>
          </w:divBdr>
        </w:div>
        <w:div w:id="663512516">
          <w:marLeft w:val="480"/>
          <w:marRight w:val="0"/>
          <w:marTop w:val="0"/>
          <w:marBottom w:val="0"/>
          <w:divBdr>
            <w:top w:val="none" w:sz="0" w:space="0" w:color="auto"/>
            <w:left w:val="none" w:sz="0" w:space="0" w:color="auto"/>
            <w:bottom w:val="none" w:sz="0" w:space="0" w:color="auto"/>
            <w:right w:val="none" w:sz="0" w:space="0" w:color="auto"/>
          </w:divBdr>
        </w:div>
        <w:div w:id="738212960">
          <w:marLeft w:val="480"/>
          <w:marRight w:val="0"/>
          <w:marTop w:val="0"/>
          <w:marBottom w:val="0"/>
          <w:divBdr>
            <w:top w:val="none" w:sz="0" w:space="0" w:color="auto"/>
            <w:left w:val="none" w:sz="0" w:space="0" w:color="auto"/>
            <w:bottom w:val="none" w:sz="0" w:space="0" w:color="auto"/>
            <w:right w:val="none" w:sz="0" w:space="0" w:color="auto"/>
          </w:divBdr>
        </w:div>
        <w:div w:id="752243409">
          <w:marLeft w:val="480"/>
          <w:marRight w:val="0"/>
          <w:marTop w:val="0"/>
          <w:marBottom w:val="0"/>
          <w:divBdr>
            <w:top w:val="none" w:sz="0" w:space="0" w:color="auto"/>
            <w:left w:val="none" w:sz="0" w:space="0" w:color="auto"/>
            <w:bottom w:val="none" w:sz="0" w:space="0" w:color="auto"/>
            <w:right w:val="none" w:sz="0" w:space="0" w:color="auto"/>
          </w:divBdr>
        </w:div>
        <w:div w:id="770783036">
          <w:marLeft w:val="480"/>
          <w:marRight w:val="0"/>
          <w:marTop w:val="0"/>
          <w:marBottom w:val="0"/>
          <w:divBdr>
            <w:top w:val="none" w:sz="0" w:space="0" w:color="auto"/>
            <w:left w:val="none" w:sz="0" w:space="0" w:color="auto"/>
            <w:bottom w:val="none" w:sz="0" w:space="0" w:color="auto"/>
            <w:right w:val="none" w:sz="0" w:space="0" w:color="auto"/>
          </w:divBdr>
        </w:div>
        <w:div w:id="799227062">
          <w:marLeft w:val="480"/>
          <w:marRight w:val="0"/>
          <w:marTop w:val="0"/>
          <w:marBottom w:val="0"/>
          <w:divBdr>
            <w:top w:val="none" w:sz="0" w:space="0" w:color="auto"/>
            <w:left w:val="none" w:sz="0" w:space="0" w:color="auto"/>
            <w:bottom w:val="none" w:sz="0" w:space="0" w:color="auto"/>
            <w:right w:val="none" w:sz="0" w:space="0" w:color="auto"/>
          </w:divBdr>
        </w:div>
        <w:div w:id="826016167">
          <w:marLeft w:val="480"/>
          <w:marRight w:val="0"/>
          <w:marTop w:val="0"/>
          <w:marBottom w:val="0"/>
          <w:divBdr>
            <w:top w:val="none" w:sz="0" w:space="0" w:color="auto"/>
            <w:left w:val="none" w:sz="0" w:space="0" w:color="auto"/>
            <w:bottom w:val="none" w:sz="0" w:space="0" w:color="auto"/>
            <w:right w:val="none" w:sz="0" w:space="0" w:color="auto"/>
          </w:divBdr>
        </w:div>
        <w:div w:id="847981685">
          <w:marLeft w:val="480"/>
          <w:marRight w:val="0"/>
          <w:marTop w:val="0"/>
          <w:marBottom w:val="0"/>
          <w:divBdr>
            <w:top w:val="none" w:sz="0" w:space="0" w:color="auto"/>
            <w:left w:val="none" w:sz="0" w:space="0" w:color="auto"/>
            <w:bottom w:val="none" w:sz="0" w:space="0" w:color="auto"/>
            <w:right w:val="none" w:sz="0" w:space="0" w:color="auto"/>
          </w:divBdr>
        </w:div>
        <w:div w:id="957176328">
          <w:marLeft w:val="480"/>
          <w:marRight w:val="0"/>
          <w:marTop w:val="0"/>
          <w:marBottom w:val="0"/>
          <w:divBdr>
            <w:top w:val="none" w:sz="0" w:space="0" w:color="auto"/>
            <w:left w:val="none" w:sz="0" w:space="0" w:color="auto"/>
            <w:bottom w:val="none" w:sz="0" w:space="0" w:color="auto"/>
            <w:right w:val="none" w:sz="0" w:space="0" w:color="auto"/>
          </w:divBdr>
        </w:div>
        <w:div w:id="959997058">
          <w:marLeft w:val="480"/>
          <w:marRight w:val="0"/>
          <w:marTop w:val="0"/>
          <w:marBottom w:val="0"/>
          <w:divBdr>
            <w:top w:val="none" w:sz="0" w:space="0" w:color="auto"/>
            <w:left w:val="none" w:sz="0" w:space="0" w:color="auto"/>
            <w:bottom w:val="none" w:sz="0" w:space="0" w:color="auto"/>
            <w:right w:val="none" w:sz="0" w:space="0" w:color="auto"/>
          </w:divBdr>
        </w:div>
        <w:div w:id="983043448">
          <w:marLeft w:val="480"/>
          <w:marRight w:val="0"/>
          <w:marTop w:val="0"/>
          <w:marBottom w:val="0"/>
          <w:divBdr>
            <w:top w:val="none" w:sz="0" w:space="0" w:color="auto"/>
            <w:left w:val="none" w:sz="0" w:space="0" w:color="auto"/>
            <w:bottom w:val="none" w:sz="0" w:space="0" w:color="auto"/>
            <w:right w:val="none" w:sz="0" w:space="0" w:color="auto"/>
          </w:divBdr>
        </w:div>
        <w:div w:id="1016922714">
          <w:marLeft w:val="480"/>
          <w:marRight w:val="0"/>
          <w:marTop w:val="0"/>
          <w:marBottom w:val="0"/>
          <w:divBdr>
            <w:top w:val="none" w:sz="0" w:space="0" w:color="auto"/>
            <w:left w:val="none" w:sz="0" w:space="0" w:color="auto"/>
            <w:bottom w:val="none" w:sz="0" w:space="0" w:color="auto"/>
            <w:right w:val="none" w:sz="0" w:space="0" w:color="auto"/>
          </w:divBdr>
        </w:div>
      </w:divsChild>
    </w:div>
    <w:div w:id="320236727">
      <w:bodyDiv w:val="1"/>
      <w:marLeft w:val="0"/>
      <w:marRight w:val="0"/>
      <w:marTop w:val="0"/>
      <w:marBottom w:val="0"/>
      <w:divBdr>
        <w:top w:val="none" w:sz="0" w:space="0" w:color="auto"/>
        <w:left w:val="none" w:sz="0" w:space="0" w:color="auto"/>
        <w:bottom w:val="none" w:sz="0" w:space="0" w:color="auto"/>
        <w:right w:val="none" w:sz="0" w:space="0" w:color="auto"/>
      </w:divBdr>
    </w:div>
    <w:div w:id="321352023">
      <w:bodyDiv w:val="1"/>
      <w:marLeft w:val="0"/>
      <w:marRight w:val="0"/>
      <w:marTop w:val="0"/>
      <w:marBottom w:val="0"/>
      <w:divBdr>
        <w:top w:val="none" w:sz="0" w:space="0" w:color="auto"/>
        <w:left w:val="none" w:sz="0" w:space="0" w:color="auto"/>
        <w:bottom w:val="none" w:sz="0" w:space="0" w:color="auto"/>
        <w:right w:val="none" w:sz="0" w:space="0" w:color="auto"/>
      </w:divBdr>
    </w:div>
    <w:div w:id="321397118">
      <w:bodyDiv w:val="1"/>
      <w:marLeft w:val="0"/>
      <w:marRight w:val="0"/>
      <w:marTop w:val="0"/>
      <w:marBottom w:val="0"/>
      <w:divBdr>
        <w:top w:val="none" w:sz="0" w:space="0" w:color="auto"/>
        <w:left w:val="none" w:sz="0" w:space="0" w:color="auto"/>
        <w:bottom w:val="none" w:sz="0" w:space="0" w:color="auto"/>
        <w:right w:val="none" w:sz="0" w:space="0" w:color="auto"/>
      </w:divBdr>
    </w:div>
    <w:div w:id="321474985">
      <w:bodyDiv w:val="1"/>
      <w:marLeft w:val="0"/>
      <w:marRight w:val="0"/>
      <w:marTop w:val="0"/>
      <w:marBottom w:val="0"/>
      <w:divBdr>
        <w:top w:val="none" w:sz="0" w:space="0" w:color="auto"/>
        <w:left w:val="none" w:sz="0" w:space="0" w:color="auto"/>
        <w:bottom w:val="none" w:sz="0" w:space="0" w:color="auto"/>
        <w:right w:val="none" w:sz="0" w:space="0" w:color="auto"/>
      </w:divBdr>
    </w:div>
    <w:div w:id="321585190">
      <w:bodyDiv w:val="1"/>
      <w:marLeft w:val="0"/>
      <w:marRight w:val="0"/>
      <w:marTop w:val="0"/>
      <w:marBottom w:val="0"/>
      <w:divBdr>
        <w:top w:val="none" w:sz="0" w:space="0" w:color="auto"/>
        <w:left w:val="none" w:sz="0" w:space="0" w:color="auto"/>
        <w:bottom w:val="none" w:sz="0" w:space="0" w:color="auto"/>
        <w:right w:val="none" w:sz="0" w:space="0" w:color="auto"/>
      </w:divBdr>
    </w:div>
    <w:div w:id="321741515">
      <w:bodyDiv w:val="1"/>
      <w:marLeft w:val="0"/>
      <w:marRight w:val="0"/>
      <w:marTop w:val="0"/>
      <w:marBottom w:val="0"/>
      <w:divBdr>
        <w:top w:val="none" w:sz="0" w:space="0" w:color="auto"/>
        <w:left w:val="none" w:sz="0" w:space="0" w:color="auto"/>
        <w:bottom w:val="none" w:sz="0" w:space="0" w:color="auto"/>
        <w:right w:val="none" w:sz="0" w:space="0" w:color="auto"/>
      </w:divBdr>
    </w:div>
    <w:div w:id="321742881">
      <w:bodyDiv w:val="1"/>
      <w:marLeft w:val="0"/>
      <w:marRight w:val="0"/>
      <w:marTop w:val="0"/>
      <w:marBottom w:val="0"/>
      <w:divBdr>
        <w:top w:val="none" w:sz="0" w:space="0" w:color="auto"/>
        <w:left w:val="none" w:sz="0" w:space="0" w:color="auto"/>
        <w:bottom w:val="none" w:sz="0" w:space="0" w:color="auto"/>
        <w:right w:val="none" w:sz="0" w:space="0" w:color="auto"/>
      </w:divBdr>
    </w:div>
    <w:div w:id="321979257">
      <w:bodyDiv w:val="1"/>
      <w:marLeft w:val="0"/>
      <w:marRight w:val="0"/>
      <w:marTop w:val="0"/>
      <w:marBottom w:val="0"/>
      <w:divBdr>
        <w:top w:val="none" w:sz="0" w:space="0" w:color="auto"/>
        <w:left w:val="none" w:sz="0" w:space="0" w:color="auto"/>
        <w:bottom w:val="none" w:sz="0" w:space="0" w:color="auto"/>
        <w:right w:val="none" w:sz="0" w:space="0" w:color="auto"/>
      </w:divBdr>
    </w:div>
    <w:div w:id="322045650">
      <w:bodyDiv w:val="1"/>
      <w:marLeft w:val="0"/>
      <w:marRight w:val="0"/>
      <w:marTop w:val="0"/>
      <w:marBottom w:val="0"/>
      <w:divBdr>
        <w:top w:val="none" w:sz="0" w:space="0" w:color="auto"/>
        <w:left w:val="none" w:sz="0" w:space="0" w:color="auto"/>
        <w:bottom w:val="none" w:sz="0" w:space="0" w:color="auto"/>
        <w:right w:val="none" w:sz="0" w:space="0" w:color="auto"/>
      </w:divBdr>
    </w:div>
    <w:div w:id="322205915">
      <w:bodyDiv w:val="1"/>
      <w:marLeft w:val="0"/>
      <w:marRight w:val="0"/>
      <w:marTop w:val="0"/>
      <w:marBottom w:val="0"/>
      <w:divBdr>
        <w:top w:val="none" w:sz="0" w:space="0" w:color="auto"/>
        <w:left w:val="none" w:sz="0" w:space="0" w:color="auto"/>
        <w:bottom w:val="none" w:sz="0" w:space="0" w:color="auto"/>
        <w:right w:val="none" w:sz="0" w:space="0" w:color="auto"/>
      </w:divBdr>
      <w:divsChild>
        <w:div w:id="5641384">
          <w:marLeft w:val="480"/>
          <w:marRight w:val="0"/>
          <w:marTop w:val="0"/>
          <w:marBottom w:val="0"/>
          <w:divBdr>
            <w:top w:val="none" w:sz="0" w:space="0" w:color="auto"/>
            <w:left w:val="none" w:sz="0" w:space="0" w:color="auto"/>
            <w:bottom w:val="none" w:sz="0" w:space="0" w:color="auto"/>
            <w:right w:val="none" w:sz="0" w:space="0" w:color="auto"/>
          </w:divBdr>
        </w:div>
        <w:div w:id="8021490">
          <w:marLeft w:val="480"/>
          <w:marRight w:val="0"/>
          <w:marTop w:val="0"/>
          <w:marBottom w:val="0"/>
          <w:divBdr>
            <w:top w:val="none" w:sz="0" w:space="0" w:color="auto"/>
            <w:left w:val="none" w:sz="0" w:space="0" w:color="auto"/>
            <w:bottom w:val="none" w:sz="0" w:space="0" w:color="auto"/>
            <w:right w:val="none" w:sz="0" w:space="0" w:color="auto"/>
          </w:divBdr>
        </w:div>
        <w:div w:id="48310711">
          <w:marLeft w:val="480"/>
          <w:marRight w:val="0"/>
          <w:marTop w:val="0"/>
          <w:marBottom w:val="0"/>
          <w:divBdr>
            <w:top w:val="none" w:sz="0" w:space="0" w:color="auto"/>
            <w:left w:val="none" w:sz="0" w:space="0" w:color="auto"/>
            <w:bottom w:val="none" w:sz="0" w:space="0" w:color="auto"/>
            <w:right w:val="none" w:sz="0" w:space="0" w:color="auto"/>
          </w:divBdr>
        </w:div>
        <w:div w:id="64955414">
          <w:marLeft w:val="480"/>
          <w:marRight w:val="0"/>
          <w:marTop w:val="0"/>
          <w:marBottom w:val="0"/>
          <w:divBdr>
            <w:top w:val="none" w:sz="0" w:space="0" w:color="auto"/>
            <w:left w:val="none" w:sz="0" w:space="0" w:color="auto"/>
            <w:bottom w:val="none" w:sz="0" w:space="0" w:color="auto"/>
            <w:right w:val="none" w:sz="0" w:space="0" w:color="auto"/>
          </w:divBdr>
        </w:div>
        <w:div w:id="83187479">
          <w:marLeft w:val="480"/>
          <w:marRight w:val="0"/>
          <w:marTop w:val="0"/>
          <w:marBottom w:val="0"/>
          <w:divBdr>
            <w:top w:val="none" w:sz="0" w:space="0" w:color="auto"/>
            <w:left w:val="none" w:sz="0" w:space="0" w:color="auto"/>
            <w:bottom w:val="none" w:sz="0" w:space="0" w:color="auto"/>
            <w:right w:val="none" w:sz="0" w:space="0" w:color="auto"/>
          </w:divBdr>
        </w:div>
        <w:div w:id="125052544">
          <w:marLeft w:val="480"/>
          <w:marRight w:val="0"/>
          <w:marTop w:val="0"/>
          <w:marBottom w:val="0"/>
          <w:divBdr>
            <w:top w:val="none" w:sz="0" w:space="0" w:color="auto"/>
            <w:left w:val="none" w:sz="0" w:space="0" w:color="auto"/>
            <w:bottom w:val="none" w:sz="0" w:space="0" w:color="auto"/>
            <w:right w:val="none" w:sz="0" w:space="0" w:color="auto"/>
          </w:divBdr>
        </w:div>
        <w:div w:id="128784379">
          <w:marLeft w:val="480"/>
          <w:marRight w:val="0"/>
          <w:marTop w:val="0"/>
          <w:marBottom w:val="0"/>
          <w:divBdr>
            <w:top w:val="none" w:sz="0" w:space="0" w:color="auto"/>
            <w:left w:val="none" w:sz="0" w:space="0" w:color="auto"/>
            <w:bottom w:val="none" w:sz="0" w:space="0" w:color="auto"/>
            <w:right w:val="none" w:sz="0" w:space="0" w:color="auto"/>
          </w:divBdr>
        </w:div>
        <w:div w:id="137043229">
          <w:marLeft w:val="480"/>
          <w:marRight w:val="0"/>
          <w:marTop w:val="0"/>
          <w:marBottom w:val="0"/>
          <w:divBdr>
            <w:top w:val="none" w:sz="0" w:space="0" w:color="auto"/>
            <w:left w:val="none" w:sz="0" w:space="0" w:color="auto"/>
            <w:bottom w:val="none" w:sz="0" w:space="0" w:color="auto"/>
            <w:right w:val="none" w:sz="0" w:space="0" w:color="auto"/>
          </w:divBdr>
        </w:div>
        <w:div w:id="146944740">
          <w:marLeft w:val="480"/>
          <w:marRight w:val="0"/>
          <w:marTop w:val="0"/>
          <w:marBottom w:val="0"/>
          <w:divBdr>
            <w:top w:val="none" w:sz="0" w:space="0" w:color="auto"/>
            <w:left w:val="none" w:sz="0" w:space="0" w:color="auto"/>
            <w:bottom w:val="none" w:sz="0" w:space="0" w:color="auto"/>
            <w:right w:val="none" w:sz="0" w:space="0" w:color="auto"/>
          </w:divBdr>
        </w:div>
        <w:div w:id="167864872">
          <w:marLeft w:val="480"/>
          <w:marRight w:val="0"/>
          <w:marTop w:val="0"/>
          <w:marBottom w:val="0"/>
          <w:divBdr>
            <w:top w:val="none" w:sz="0" w:space="0" w:color="auto"/>
            <w:left w:val="none" w:sz="0" w:space="0" w:color="auto"/>
            <w:bottom w:val="none" w:sz="0" w:space="0" w:color="auto"/>
            <w:right w:val="none" w:sz="0" w:space="0" w:color="auto"/>
          </w:divBdr>
        </w:div>
        <w:div w:id="188107296">
          <w:marLeft w:val="480"/>
          <w:marRight w:val="0"/>
          <w:marTop w:val="0"/>
          <w:marBottom w:val="0"/>
          <w:divBdr>
            <w:top w:val="none" w:sz="0" w:space="0" w:color="auto"/>
            <w:left w:val="none" w:sz="0" w:space="0" w:color="auto"/>
            <w:bottom w:val="none" w:sz="0" w:space="0" w:color="auto"/>
            <w:right w:val="none" w:sz="0" w:space="0" w:color="auto"/>
          </w:divBdr>
        </w:div>
        <w:div w:id="201596232">
          <w:marLeft w:val="480"/>
          <w:marRight w:val="0"/>
          <w:marTop w:val="0"/>
          <w:marBottom w:val="0"/>
          <w:divBdr>
            <w:top w:val="none" w:sz="0" w:space="0" w:color="auto"/>
            <w:left w:val="none" w:sz="0" w:space="0" w:color="auto"/>
            <w:bottom w:val="none" w:sz="0" w:space="0" w:color="auto"/>
            <w:right w:val="none" w:sz="0" w:space="0" w:color="auto"/>
          </w:divBdr>
        </w:div>
        <w:div w:id="205870358">
          <w:marLeft w:val="480"/>
          <w:marRight w:val="0"/>
          <w:marTop w:val="0"/>
          <w:marBottom w:val="0"/>
          <w:divBdr>
            <w:top w:val="none" w:sz="0" w:space="0" w:color="auto"/>
            <w:left w:val="none" w:sz="0" w:space="0" w:color="auto"/>
            <w:bottom w:val="none" w:sz="0" w:space="0" w:color="auto"/>
            <w:right w:val="none" w:sz="0" w:space="0" w:color="auto"/>
          </w:divBdr>
        </w:div>
        <w:div w:id="231817565">
          <w:marLeft w:val="480"/>
          <w:marRight w:val="0"/>
          <w:marTop w:val="0"/>
          <w:marBottom w:val="0"/>
          <w:divBdr>
            <w:top w:val="none" w:sz="0" w:space="0" w:color="auto"/>
            <w:left w:val="none" w:sz="0" w:space="0" w:color="auto"/>
            <w:bottom w:val="none" w:sz="0" w:space="0" w:color="auto"/>
            <w:right w:val="none" w:sz="0" w:space="0" w:color="auto"/>
          </w:divBdr>
        </w:div>
        <w:div w:id="314069810">
          <w:marLeft w:val="480"/>
          <w:marRight w:val="0"/>
          <w:marTop w:val="0"/>
          <w:marBottom w:val="0"/>
          <w:divBdr>
            <w:top w:val="none" w:sz="0" w:space="0" w:color="auto"/>
            <w:left w:val="none" w:sz="0" w:space="0" w:color="auto"/>
            <w:bottom w:val="none" w:sz="0" w:space="0" w:color="auto"/>
            <w:right w:val="none" w:sz="0" w:space="0" w:color="auto"/>
          </w:divBdr>
        </w:div>
        <w:div w:id="338387297">
          <w:marLeft w:val="480"/>
          <w:marRight w:val="0"/>
          <w:marTop w:val="0"/>
          <w:marBottom w:val="0"/>
          <w:divBdr>
            <w:top w:val="none" w:sz="0" w:space="0" w:color="auto"/>
            <w:left w:val="none" w:sz="0" w:space="0" w:color="auto"/>
            <w:bottom w:val="none" w:sz="0" w:space="0" w:color="auto"/>
            <w:right w:val="none" w:sz="0" w:space="0" w:color="auto"/>
          </w:divBdr>
        </w:div>
        <w:div w:id="338434240">
          <w:marLeft w:val="480"/>
          <w:marRight w:val="0"/>
          <w:marTop w:val="0"/>
          <w:marBottom w:val="0"/>
          <w:divBdr>
            <w:top w:val="none" w:sz="0" w:space="0" w:color="auto"/>
            <w:left w:val="none" w:sz="0" w:space="0" w:color="auto"/>
            <w:bottom w:val="none" w:sz="0" w:space="0" w:color="auto"/>
            <w:right w:val="none" w:sz="0" w:space="0" w:color="auto"/>
          </w:divBdr>
        </w:div>
        <w:div w:id="347174333">
          <w:marLeft w:val="480"/>
          <w:marRight w:val="0"/>
          <w:marTop w:val="0"/>
          <w:marBottom w:val="0"/>
          <w:divBdr>
            <w:top w:val="none" w:sz="0" w:space="0" w:color="auto"/>
            <w:left w:val="none" w:sz="0" w:space="0" w:color="auto"/>
            <w:bottom w:val="none" w:sz="0" w:space="0" w:color="auto"/>
            <w:right w:val="none" w:sz="0" w:space="0" w:color="auto"/>
          </w:divBdr>
        </w:div>
        <w:div w:id="373962816">
          <w:marLeft w:val="480"/>
          <w:marRight w:val="0"/>
          <w:marTop w:val="0"/>
          <w:marBottom w:val="0"/>
          <w:divBdr>
            <w:top w:val="none" w:sz="0" w:space="0" w:color="auto"/>
            <w:left w:val="none" w:sz="0" w:space="0" w:color="auto"/>
            <w:bottom w:val="none" w:sz="0" w:space="0" w:color="auto"/>
            <w:right w:val="none" w:sz="0" w:space="0" w:color="auto"/>
          </w:divBdr>
        </w:div>
        <w:div w:id="386955647">
          <w:marLeft w:val="480"/>
          <w:marRight w:val="0"/>
          <w:marTop w:val="0"/>
          <w:marBottom w:val="0"/>
          <w:divBdr>
            <w:top w:val="none" w:sz="0" w:space="0" w:color="auto"/>
            <w:left w:val="none" w:sz="0" w:space="0" w:color="auto"/>
            <w:bottom w:val="none" w:sz="0" w:space="0" w:color="auto"/>
            <w:right w:val="none" w:sz="0" w:space="0" w:color="auto"/>
          </w:divBdr>
        </w:div>
        <w:div w:id="431360809">
          <w:marLeft w:val="480"/>
          <w:marRight w:val="0"/>
          <w:marTop w:val="0"/>
          <w:marBottom w:val="0"/>
          <w:divBdr>
            <w:top w:val="none" w:sz="0" w:space="0" w:color="auto"/>
            <w:left w:val="none" w:sz="0" w:space="0" w:color="auto"/>
            <w:bottom w:val="none" w:sz="0" w:space="0" w:color="auto"/>
            <w:right w:val="none" w:sz="0" w:space="0" w:color="auto"/>
          </w:divBdr>
        </w:div>
        <w:div w:id="477259385">
          <w:marLeft w:val="480"/>
          <w:marRight w:val="0"/>
          <w:marTop w:val="0"/>
          <w:marBottom w:val="0"/>
          <w:divBdr>
            <w:top w:val="none" w:sz="0" w:space="0" w:color="auto"/>
            <w:left w:val="none" w:sz="0" w:space="0" w:color="auto"/>
            <w:bottom w:val="none" w:sz="0" w:space="0" w:color="auto"/>
            <w:right w:val="none" w:sz="0" w:space="0" w:color="auto"/>
          </w:divBdr>
        </w:div>
        <w:div w:id="499198146">
          <w:marLeft w:val="480"/>
          <w:marRight w:val="0"/>
          <w:marTop w:val="0"/>
          <w:marBottom w:val="0"/>
          <w:divBdr>
            <w:top w:val="none" w:sz="0" w:space="0" w:color="auto"/>
            <w:left w:val="none" w:sz="0" w:space="0" w:color="auto"/>
            <w:bottom w:val="none" w:sz="0" w:space="0" w:color="auto"/>
            <w:right w:val="none" w:sz="0" w:space="0" w:color="auto"/>
          </w:divBdr>
        </w:div>
        <w:div w:id="501705263">
          <w:marLeft w:val="480"/>
          <w:marRight w:val="0"/>
          <w:marTop w:val="0"/>
          <w:marBottom w:val="0"/>
          <w:divBdr>
            <w:top w:val="none" w:sz="0" w:space="0" w:color="auto"/>
            <w:left w:val="none" w:sz="0" w:space="0" w:color="auto"/>
            <w:bottom w:val="none" w:sz="0" w:space="0" w:color="auto"/>
            <w:right w:val="none" w:sz="0" w:space="0" w:color="auto"/>
          </w:divBdr>
        </w:div>
        <w:div w:id="551380503">
          <w:marLeft w:val="480"/>
          <w:marRight w:val="0"/>
          <w:marTop w:val="0"/>
          <w:marBottom w:val="0"/>
          <w:divBdr>
            <w:top w:val="none" w:sz="0" w:space="0" w:color="auto"/>
            <w:left w:val="none" w:sz="0" w:space="0" w:color="auto"/>
            <w:bottom w:val="none" w:sz="0" w:space="0" w:color="auto"/>
            <w:right w:val="none" w:sz="0" w:space="0" w:color="auto"/>
          </w:divBdr>
        </w:div>
        <w:div w:id="638221336">
          <w:marLeft w:val="480"/>
          <w:marRight w:val="0"/>
          <w:marTop w:val="0"/>
          <w:marBottom w:val="0"/>
          <w:divBdr>
            <w:top w:val="none" w:sz="0" w:space="0" w:color="auto"/>
            <w:left w:val="none" w:sz="0" w:space="0" w:color="auto"/>
            <w:bottom w:val="none" w:sz="0" w:space="0" w:color="auto"/>
            <w:right w:val="none" w:sz="0" w:space="0" w:color="auto"/>
          </w:divBdr>
        </w:div>
        <w:div w:id="710542026">
          <w:marLeft w:val="480"/>
          <w:marRight w:val="0"/>
          <w:marTop w:val="0"/>
          <w:marBottom w:val="0"/>
          <w:divBdr>
            <w:top w:val="none" w:sz="0" w:space="0" w:color="auto"/>
            <w:left w:val="none" w:sz="0" w:space="0" w:color="auto"/>
            <w:bottom w:val="none" w:sz="0" w:space="0" w:color="auto"/>
            <w:right w:val="none" w:sz="0" w:space="0" w:color="auto"/>
          </w:divBdr>
        </w:div>
        <w:div w:id="718210282">
          <w:marLeft w:val="480"/>
          <w:marRight w:val="0"/>
          <w:marTop w:val="0"/>
          <w:marBottom w:val="0"/>
          <w:divBdr>
            <w:top w:val="none" w:sz="0" w:space="0" w:color="auto"/>
            <w:left w:val="none" w:sz="0" w:space="0" w:color="auto"/>
            <w:bottom w:val="none" w:sz="0" w:space="0" w:color="auto"/>
            <w:right w:val="none" w:sz="0" w:space="0" w:color="auto"/>
          </w:divBdr>
        </w:div>
        <w:div w:id="736707882">
          <w:marLeft w:val="480"/>
          <w:marRight w:val="0"/>
          <w:marTop w:val="0"/>
          <w:marBottom w:val="0"/>
          <w:divBdr>
            <w:top w:val="none" w:sz="0" w:space="0" w:color="auto"/>
            <w:left w:val="none" w:sz="0" w:space="0" w:color="auto"/>
            <w:bottom w:val="none" w:sz="0" w:space="0" w:color="auto"/>
            <w:right w:val="none" w:sz="0" w:space="0" w:color="auto"/>
          </w:divBdr>
        </w:div>
        <w:div w:id="811219622">
          <w:marLeft w:val="480"/>
          <w:marRight w:val="0"/>
          <w:marTop w:val="0"/>
          <w:marBottom w:val="0"/>
          <w:divBdr>
            <w:top w:val="none" w:sz="0" w:space="0" w:color="auto"/>
            <w:left w:val="none" w:sz="0" w:space="0" w:color="auto"/>
            <w:bottom w:val="none" w:sz="0" w:space="0" w:color="auto"/>
            <w:right w:val="none" w:sz="0" w:space="0" w:color="auto"/>
          </w:divBdr>
        </w:div>
        <w:div w:id="840126810">
          <w:marLeft w:val="480"/>
          <w:marRight w:val="0"/>
          <w:marTop w:val="0"/>
          <w:marBottom w:val="0"/>
          <w:divBdr>
            <w:top w:val="none" w:sz="0" w:space="0" w:color="auto"/>
            <w:left w:val="none" w:sz="0" w:space="0" w:color="auto"/>
            <w:bottom w:val="none" w:sz="0" w:space="0" w:color="auto"/>
            <w:right w:val="none" w:sz="0" w:space="0" w:color="auto"/>
          </w:divBdr>
        </w:div>
        <w:div w:id="850604135">
          <w:marLeft w:val="480"/>
          <w:marRight w:val="0"/>
          <w:marTop w:val="0"/>
          <w:marBottom w:val="0"/>
          <w:divBdr>
            <w:top w:val="none" w:sz="0" w:space="0" w:color="auto"/>
            <w:left w:val="none" w:sz="0" w:space="0" w:color="auto"/>
            <w:bottom w:val="none" w:sz="0" w:space="0" w:color="auto"/>
            <w:right w:val="none" w:sz="0" w:space="0" w:color="auto"/>
          </w:divBdr>
        </w:div>
        <w:div w:id="860356978">
          <w:marLeft w:val="480"/>
          <w:marRight w:val="0"/>
          <w:marTop w:val="0"/>
          <w:marBottom w:val="0"/>
          <w:divBdr>
            <w:top w:val="none" w:sz="0" w:space="0" w:color="auto"/>
            <w:left w:val="none" w:sz="0" w:space="0" w:color="auto"/>
            <w:bottom w:val="none" w:sz="0" w:space="0" w:color="auto"/>
            <w:right w:val="none" w:sz="0" w:space="0" w:color="auto"/>
          </w:divBdr>
        </w:div>
        <w:div w:id="959146725">
          <w:marLeft w:val="480"/>
          <w:marRight w:val="0"/>
          <w:marTop w:val="0"/>
          <w:marBottom w:val="0"/>
          <w:divBdr>
            <w:top w:val="none" w:sz="0" w:space="0" w:color="auto"/>
            <w:left w:val="none" w:sz="0" w:space="0" w:color="auto"/>
            <w:bottom w:val="none" w:sz="0" w:space="0" w:color="auto"/>
            <w:right w:val="none" w:sz="0" w:space="0" w:color="auto"/>
          </w:divBdr>
        </w:div>
      </w:divsChild>
    </w:div>
    <w:div w:id="322323771">
      <w:bodyDiv w:val="1"/>
      <w:marLeft w:val="0"/>
      <w:marRight w:val="0"/>
      <w:marTop w:val="0"/>
      <w:marBottom w:val="0"/>
      <w:divBdr>
        <w:top w:val="none" w:sz="0" w:space="0" w:color="auto"/>
        <w:left w:val="none" w:sz="0" w:space="0" w:color="auto"/>
        <w:bottom w:val="none" w:sz="0" w:space="0" w:color="auto"/>
        <w:right w:val="none" w:sz="0" w:space="0" w:color="auto"/>
      </w:divBdr>
    </w:div>
    <w:div w:id="322511866">
      <w:bodyDiv w:val="1"/>
      <w:marLeft w:val="0"/>
      <w:marRight w:val="0"/>
      <w:marTop w:val="0"/>
      <w:marBottom w:val="0"/>
      <w:divBdr>
        <w:top w:val="none" w:sz="0" w:space="0" w:color="auto"/>
        <w:left w:val="none" w:sz="0" w:space="0" w:color="auto"/>
        <w:bottom w:val="none" w:sz="0" w:space="0" w:color="auto"/>
        <w:right w:val="none" w:sz="0" w:space="0" w:color="auto"/>
      </w:divBdr>
    </w:div>
    <w:div w:id="322634015">
      <w:bodyDiv w:val="1"/>
      <w:marLeft w:val="0"/>
      <w:marRight w:val="0"/>
      <w:marTop w:val="0"/>
      <w:marBottom w:val="0"/>
      <w:divBdr>
        <w:top w:val="none" w:sz="0" w:space="0" w:color="auto"/>
        <w:left w:val="none" w:sz="0" w:space="0" w:color="auto"/>
        <w:bottom w:val="none" w:sz="0" w:space="0" w:color="auto"/>
        <w:right w:val="none" w:sz="0" w:space="0" w:color="auto"/>
      </w:divBdr>
    </w:div>
    <w:div w:id="322666014">
      <w:bodyDiv w:val="1"/>
      <w:marLeft w:val="0"/>
      <w:marRight w:val="0"/>
      <w:marTop w:val="0"/>
      <w:marBottom w:val="0"/>
      <w:divBdr>
        <w:top w:val="none" w:sz="0" w:space="0" w:color="auto"/>
        <w:left w:val="none" w:sz="0" w:space="0" w:color="auto"/>
        <w:bottom w:val="none" w:sz="0" w:space="0" w:color="auto"/>
        <w:right w:val="none" w:sz="0" w:space="0" w:color="auto"/>
      </w:divBdr>
    </w:div>
    <w:div w:id="322709248">
      <w:bodyDiv w:val="1"/>
      <w:marLeft w:val="0"/>
      <w:marRight w:val="0"/>
      <w:marTop w:val="0"/>
      <w:marBottom w:val="0"/>
      <w:divBdr>
        <w:top w:val="none" w:sz="0" w:space="0" w:color="auto"/>
        <w:left w:val="none" w:sz="0" w:space="0" w:color="auto"/>
        <w:bottom w:val="none" w:sz="0" w:space="0" w:color="auto"/>
        <w:right w:val="none" w:sz="0" w:space="0" w:color="auto"/>
      </w:divBdr>
    </w:div>
    <w:div w:id="322902764">
      <w:bodyDiv w:val="1"/>
      <w:marLeft w:val="0"/>
      <w:marRight w:val="0"/>
      <w:marTop w:val="0"/>
      <w:marBottom w:val="0"/>
      <w:divBdr>
        <w:top w:val="none" w:sz="0" w:space="0" w:color="auto"/>
        <w:left w:val="none" w:sz="0" w:space="0" w:color="auto"/>
        <w:bottom w:val="none" w:sz="0" w:space="0" w:color="auto"/>
        <w:right w:val="none" w:sz="0" w:space="0" w:color="auto"/>
      </w:divBdr>
    </w:div>
    <w:div w:id="323095843">
      <w:bodyDiv w:val="1"/>
      <w:marLeft w:val="0"/>
      <w:marRight w:val="0"/>
      <w:marTop w:val="0"/>
      <w:marBottom w:val="0"/>
      <w:divBdr>
        <w:top w:val="none" w:sz="0" w:space="0" w:color="auto"/>
        <w:left w:val="none" w:sz="0" w:space="0" w:color="auto"/>
        <w:bottom w:val="none" w:sz="0" w:space="0" w:color="auto"/>
        <w:right w:val="none" w:sz="0" w:space="0" w:color="auto"/>
      </w:divBdr>
    </w:div>
    <w:div w:id="323361469">
      <w:bodyDiv w:val="1"/>
      <w:marLeft w:val="0"/>
      <w:marRight w:val="0"/>
      <w:marTop w:val="0"/>
      <w:marBottom w:val="0"/>
      <w:divBdr>
        <w:top w:val="none" w:sz="0" w:space="0" w:color="auto"/>
        <w:left w:val="none" w:sz="0" w:space="0" w:color="auto"/>
        <w:bottom w:val="none" w:sz="0" w:space="0" w:color="auto"/>
        <w:right w:val="none" w:sz="0" w:space="0" w:color="auto"/>
      </w:divBdr>
    </w:div>
    <w:div w:id="323439658">
      <w:bodyDiv w:val="1"/>
      <w:marLeft w:val="0"/>
      <w:marRight w:val="0"/>
      <w:marTop w:val="0"/>
      <w:marBottom w:val="0"/>
      <w:divBdr>
        <w:top w:val="none" w:sz="0" w:space="0" w:color="auto"/>
        <w:left w:val="none" w:sz="0" w:space="0" w:color="auto"/>
        <w:bottom w:val="none" w:sz="0" w:space="0" w:color="auto"/>
        <w:right w:val="none" w:sz="0" w:space="0" w:color="auto"/>
      </w:divBdr>
    </w:div>
    <w:div w:id="323510748">
      <w:bodyDiv w:val="1"/>
      <w:marLeft w:val="0"/>
      <w:marRight w:val="0"/>
      <w:marTop w:val="0"/>
      <w:marBottom w:val="0"/>
      <w:divBdr>
        <w:top w:val="none" w:sz="0" w:space="0" w:color="auto"/>
        <w:left w:val="none" w:sz="0" w:space="0" w:color="auto"/>
        <w:bottom w:val="none" w:sz="0" w:space="0" w:color="auto"/>
        <w:right w:val="none" w:sz="0" w:space="0" w:color="auto"/>
      </w:divBdr>
    </w:div>
    <w:div w:id="323822934">
      <w:bodyDiv w:val="1"/>
      <w:marLeft w:val="0"/>
      <w:marRight w:val="0"/>
      <w:marTop w:val="0"/>
      <w:marBottom w:val="0"/>
      <w:divBdr>
        <w:top w:val="none" w:sz="0" w:space="0" w:color="auto"/>
        <w:left w:val="none" w:sz="0" w:space="0" w:color="auto"/>
        <w:bottom w:val="none" w:sz="0" w:space="0" w:color="auto"/>
        <w:right w:val="none" w:sz="0" w:space="0" w:color="auto"/>
      </w:divBdr>
    </w:div>
    <w:div w:id="323898979">
      <w:bodyDiv w:val="1"/>
      <w:marLeft w:val="0"/>
      <w:marRight w:val="0"/>
      <w:marTop w:val="0"/>
      <w:marBottom w:val="0"/>
      <w:divBdr>
        <w:top w:val="none" w:sz="0" w:space="0" w:color="auto"/>
        <w:left w:val="none" w:sz="0" w:space="0" w:color="auto"/>
        <w:bottom w:val="none" w:sz="0" w:space="0" w:color="auto"/>
        <w:right w:val="none" w:sz="0" w:space="0" w:color="auto"/>
      </w:divBdr>
    </w:div>
    <w:div w:id="324406639">
      <w:bodyDiv w:val="1"/>
      <w:marLeft w:val="0"/>
      <w:marRight w:val="0"/>
      <w:marTop w:val="0"/>
      <w:marBottom w:val="0"/>
      <w:divBdr>
        <w:top w:val="none" w:sz="0" w:space="0" w:color="auto"/>
        <w:left w:val="none" w:sz="0" w:space="0" w:color="auto"/>
        <w:bottom w:val="none" w:sz="0" w:space="0" w:color="auto"/>
        <w:right w:val="none" w:sz="0" w:space="0" w:color="auto"/>
      </w:divBdr>
    </w:div>
    <w:div w:id="324549484">
      <w:bodyDiv w:val="1"/>
      <w:marLeft w:val="0"/>
      <w:marRight w:val="0"/>
      <w:marTop w:val="0"/>
      <w:marBottom w:val="0"/>
      <w:divBdr>
        <w:top w:val="none" w:sz="0" w:space="0" w:color="auto"/>
        <w:left w:val="none" w:sz="0" w:space="0" w:color="auto"/>
        <w:bottom w:val="none" w:sz="0" w:space="0" w:color="auto"/>
        <w:right w:val="none" w:sz="0" w:space="0" w:color="auto"/>
      </w:divBdr>
    </w:div>
    <w:div w:id="324629255">
      <w:bodyDiv w:val="1"/>
      <w:marLeft w:val="0"/>
      <w:marRight w:val="0"/>
      <w:marTop w:val="0"/>
      <w:marBottom w:val="0"/>
      <w:divBdr>
        <w:top w:val="none" w:sz="0" w:space="0" w:color="auto"/>
        <w:left w:val="none" w:sz="0" w:space="0" w:color="auto"/>
        <w:bottom w:val="none" w:sz="0" w:space="0" w:color="auto"/>
        <w:right w:val="none" w:sz="0" w:space="0" w:color="auto"/>
      </w:divBdr>
    </w:div>
    <w:div w:id="324821398">
      <w:bodyDiv w:val="1"/>
      <w:marLeft w:val="0"/>
      <w:marRight w:val="0"/>
      <w:marTop w:val="0"/>
      <w:marBottom w:val="0"/>
      <w:divBdr>
        <w:top w:val="none" w:sz="0" w:space="0" w:color="auto"/>
        <w:left w:val="none" w:sz="0" w:space="0" w:color="auto"/>
        <w:bottom w:val="none" w:sz="0" w:space="0" w:color="auto"/>
        <w:right w:val="none" w:sz="0" w:space="0" w:color="auto"/>
      </w:divBdr>
    </w:div>
    <w:div w:id="325323472">
      <w:bodyDiv w:val="1"/>
      <w:marLeft w:val="0"/>
      <w:marRight w:val="0"/>
      <w:marTop w:val="0"/>
      <w:marBottom w:val="0"/>
      <w:divBdr>
        <w:top w:val="none" w:sz="0" w:space="0" w:color="auto"/>
        <w:left w:val="none" w:sz="0" w:space="0" w:color="auto"/>
        <w:bottom w:val="none" w:sz="0" w:space="0" w:color="auto"/>
        <w:right w:val="none" w:sz="0" w:space="0" w:color="auto"/>
      </w:divBdr>
      <w:divsChild>
        <w:div w:id="6299915">
          <w:marLeft w:val="480"/>
          <w:marRight w:val="0"/>
          <w:marTop w:val="0"/>
          <w:marBottom w:val="0"/>
          <w:divBdr>
            <w:top w:val="none" w:sz="0" w:space="0" w:color="auto"/>
            <w:left w:val="none" w:sz="0" w:space="0" w:color="auto"/>
            <w:bottom w:val="none" w:sz="0" w:space="0" w:color="auto"/>
            <w:right w:val="none" w:sz="0" w:space="0" w:color="auto"/>
          </w:divBdr>
        </w:div>
        <w:div w:id="8217918">
          <w:marLeft w:val="480"/>
          <w:marRight w:val="0"/>
          <w:marTop w:val="0"/>
          <w:marBottom w:val="0"/>
          <w:divBdr>
            <w:top w:val="none" w:sz="0" w:space="0" w:color="auto"/>
            <w:left w:val="none" w:sz="0" w:space="0" w:color="auto"/>
            <w:bottom w:val="none" w:sz="0" w:space="0" w:color="auto"/>
            <w:right w:val="none" w:sz="0" w:space="0" w:color="auto"/>
          </w:divBdr>
        </w:div>
        <w:div w:id="14770244">
          <w:marLeft w:val="480"/>
          <w:marRight w:val="0"/>
          <w:marTop w:val="0"/>
          <w:marBottom w:val="0"/>
          <w:divBdr>
            <w:top w:val="none" w:sz="0" w:space="0" w:color="auto"/>
            <w:left w:val="none" w:sz="0" w:space="0" w:color="auto"/>
            <w:bottom w:val="none" w:sz="0" w:space="0" w:color="auto"/>
            <w:right w:val="none" w:sz="0" w:space="0" w:color="auto"/>
          </w:divBdr>
        </w:div>
        <w:div w:id="46489930">
          <w:marLeft w:val="480"/>
          <w:marRight w:val="0"/>
          <w:marTop w:val="0"/>
          <w:marBottom w:val="0"/>
          <w:divBdr>
            <w:top w:val="none" w:sz="0" w:space="0" w:color="auto"/>
            <w:left w:val="none" w:sz="0" w:space="0" w:color="auto"/>
            <w:bottom w:val="none" w:sz="0" w:space="0" w:color="auto"/>
            <w:right w:val="none" w:sz="0" w:space="0" w:color="auto"/>
          </w:divBdr>
        </w:div>
        <w:div w:id="75132112">
          <w:marLeft w:val="480"/>
          <w:marRight w:val="0"/>
          <w:marTop w:val="0"/>
          <w:marBottom w:val="0"/>
          <w:divBdr>
            <w:top w:val="none" w:sz="0" w:space="0" w:color="auto"/>
            <w:left w:val="none" w:sz="0" w:space="0" w:color="auto"/>
            <w:bottom w:val="none" w:sz="0" w:space="0" w:color="auto"/>
            <w:right w:val="none" w:sz="0" w:space="0" w:color="auto"/>
          </w:divBdr>
        </w:div>
        <w:div w:id="86660407">
          <w:marLeft w:val="480"/>
          <w:marRight w:val="0"/>
          <w:marTop w:val="0"/>
          <w:marBottom w:val="0"/>
          <w:divBdr>
            <w:top w:val="none" w:sz="0" w:space="0" w:color="auto"/>
            <w:left w:val="none" w:sz="0" w:space="0" w:color="auto"/>
            <w:bottom w:val="none" w:sz="0" w:space="0" w:color="auto"/>
            <w:right w:val="none" w:sz="0" w:space="0" w:color="auto"/>
          </w:divBdr>
        </w:div>
        <w:div w:id="112671618">
          <w:marLeft w:val="480"/>
          <w:marRight w:val="0"/>
          <w:marTop w:val="0"/>
          <w:marBottom w:val="0"/>
          <w:divBdr>
            <w:top w:val="none" w:sz="0" w:space="0" w:color="auto"/>
            <w:left w:val="none" w:sz="0" w:space="0" w:color="auto"/>
            <w:bottom w:val="none" w:sz="0" w:space="0" w:color="auto"/>
            <w:right w:val="none" w:sz="0" w:space="0" w:color="auto"/>
          </w:divBdr>
        </w:div>
        <w:div w:id="157230998">
          <w:marLeft w:val="480"/>
          <w:marRight w:val="0"/>
          <w:marTop w:val="0"/>
          <w:marBottom w:val="0"/>
          <w:divBdr>
            <w:top w:val="none" w:sz="0" w:space="0" w:color="auto"/>
            <w:left w:val="none" w:sz="0" w:space="0" w:color="auto"/>
            <w:bottom w:val="none" w:sz="0" w:space="0" w:color="auto"/>
            <w:right w:val="none" w:sz="0" w:space="0" w:color="auto"/>
          </w:divBdr>
        </w:div>
        <w:div w:id="170681317">
          <w:marLeft w:val="480"/>
          <w:marRight w:val="0"/>
          <w:marTop w:val="0"/>
          <w:marBottom w:val="0"/>
          <w:divBdr>
            <w:top w:val="none" w:sz="0" w:space="0" w:color="auto"/>
            <w:left w:val="none" w:sz="0" w:space="0" w:color="auto"/>
            <w:bottom w:val="none" w:sz="0" w:space="0" w:color="auto"/>
            <w:right w:val="none" w:sz="0" w:space="0" w:color="auto"/>
          </w:divBdr>
        </w:div>
        <w:div w:id="174610200">
          <w:marLeft w:val="480"/>
          <w:marRight w:val="0"/>
          <w:marTop w:val="0"/>
          <w:marBottom w:val="0"/>
          <w:divBdr>
            <w:top w:val="none" w:sz="0" w:space="0" w:color="auto"/>
            <w:left w:val="none" w:sz="0" w:space="0" w:color="auto"/>
            <w:bottom w:val="none" w:sz="0" w:space="0" w:color="auto"/>
            <w:right w:val="none" w:sz="0" w:space="0" w:color="auto"/>
          </w:divBdr>
        </w:div>
        <w:div w:id="209271602">
          <w:marLeft w:val="480"/>
          <w:marRight w:val="0"/>
          <w:marTop w:val="0"/>
          <w:marBottom w:val="0"/>
          <w:divBdr>
            <w:top w:val="none" w:sz="0" w:space="0" w:color="auto"/>
            <w:left w:val="none" w:sz="0" w:space="0" w:color="auto"/>
            <w:bottom w:val="none" w:sz="0" w:space="0" w:color="auto"/>
            <w:right w:val="none" w:sz="0" w:space="0" w:color="auto"/>
          </w:divBdr>
        </w:div>
        <w:div w:id="361706609">
          <w:marLeft w:val="480"/>
          <w:marRight w:val="0"/>
          <w:marTop w:val="0"/>
          <w:marBottom w:val="0"/>
          <w:divBdr>
            <w:top w:val="none" w:sz="0" w:space="0" w:color="auto"/>
            <w:left w:val="none" w:sz="0" w:space="0" w:color="auto"/>
            <w:bottom w:val="none" w:sz="0" w:space="0" w:color="auto"/>
            <w:right w:val="none" w:sz="0" w:space="0" w:color="auto"/>
          </w:divBdr>
        </w:div>
        <w:div w:id="400371120">
          <w:marLeft w:val="480"/>
          <w:marRight w:val="0"/>
          <w:marTop w:val="0"/>
          <w:marBottom w:val="0"/>
          <w:divBdr>
            <w:top w:val="none" w:sz="0" w:space="0" w:color="auto"/>
            <w:left w:val="none" w:sz="0" w:space="0" w:color="auto"/>
            <w:bottom w:val="none" w:sz="0" w:space="0" w:color="auto"/>
            <w:right w:val="none" w:sz="0" w:space="0" w:color="auto"/>
          </w:divBdr>
        </w:div>
        <w:div w:id="400908544">
          <w:marLeft w:val="480"/>
          <w:marRight w:val="0"/>
          <w:marTop w:val="0"/>
          <w:marBottom w:val="0"/>
          <w:divBdr>
            <w:top w:val="none" w:sz="0" w:space="0" w:color="auto"/>
            <w:left w:val="none" w:sz="0" w:space="0" w:color="auto"/>
            <w:bottom w:val="none" w:sz="0" w:space="0" w:color="auto"/>
            <w:right w:val="none" w:sz="0" w:space="0" w:color="auto"/>
          </w:divBdr>
        </w:div>
        <w:div w:id="435953651">
          <w:marLeft w:val="480"/>
          <w:marRight w:val="0"/>
          <w:marTop w:val="0"/>
          <w:marBottom w:val="0"/>
          <w:divBdr>
            <w:top w:val="none" w:sz="0" w:space="0" w:color="auto"/>
            <w:left w:val="none" w:sz="0" w:space="0" w:color="auto"/>
            <w:bottom w:val="none" w:sz="0" w:space="0" w:color="auto"/>
            <w:right w:val="none" w:sz="0" w:space="0" w:color="auto"/>
          </w:divBdr>
        </w:div>
        <w:div w:id="438918884">
          <w:marLeft w:val="480"/>
          <w:marRight w:val="0"/>
          <w:marTop w:val="0"/>
          <w:marBottom w:val="0"/>
          <w:divBdr>
            <w:top w:val="none" w:sz="0" w:space="0" w:color="auto"/>
            <w:left w:val="none" w:sz="0" w:space="0" w:color="auto"/>
            <w:bottom w:val="none" w:sz="0" w:space="0" w:color="auto"/>
            <w:right w:val="none" w:sz="0" w:space="0" w:color="auto"/>
          </w:divBdr>
        </w:div>
        <w:div w:id="474375282">
          <w:marLeft w:val="480"/>
          <w:marRight w:val="0"/>
          <w:marTop w:val="0"/>
          <w:marBottom w:val="0"/>
          <w:divBdr>
            <w:top w:val="none" w:sz="0" w:space="0" w:color="auto"/>
            <w:left w:val="none" w:sz="0" w:space="0" w:color="auto"/>
            <w:bottom w:val="none" w:sz="0" w:space="0" w:color="auto"/>
            <w:right w:val="none" w:sz="0" w:space="0" w:color="auto"/>
          </w:divBdr>
        </w:div>
        <w:div w:id="503201777">
          <w:marLeft w:val="480"/>
          <w:marRight w:val="0"/>
          <w:marTop w:val="0"/>
          <w:marBottom w:val="0"/>
          <w:divBdr>
            <w:top w:val="none" w:sz="0" w:space="0" w:color="auto"/>
            <w:left w:val="none" w:sz="0" w:space="0" w:color="auto"/>
            <w:bottom w:val="none" w:sz="0" w:space="0" w:color="auto"/>
            <w:right w:val="none" w:sz="0" w:space="0" w:color="auto"/>
          </w:divBdr>
        </w:div>
        <w:div w:id="513541137">
          <w:marLeft w:val="480"/>
          <w:marRight w:val="0"/>
          <w:marTop w:val="0"/>
          <w:marBottom w:val="0"/>
          <w:divBdr>
            <w:top w:val="none" w:sz="0" w:space="0" w:color="auto"/>
            <w:left w:val="none" w:sz="0" w:space="0" w:color="auto"/>
            <w:bottom w:val="none" w:sz="0" w:space="0" w:color="auto"/>
            <w:right w:val="none" w:sz="0" w:space="0" w:color="auto"/>
          </w:divBdr>
        </w:div>
        <w:div w:id="516968799">
          <w:marLeft w:val="480"/>
          <w:marRight w:val="0"/>
          <w:marTop w:val="0"/>
          <w:marBottom w:val="0"/>
          <w:divBdr>
            <w:top w:val="none" w:sz="0" w:space="0" w:color="auto"/>
            <w:left w:val="none" w:sz="0" w:space="0" w:color="auto"/>
            <w:bottom w:val="none" w:sz="0" w:space="0" w:color="auto"/>
            <w:right w:val="none" w:sz="0" w:space="0" w:color="auto"/>
          </w:divBdr>
        </w:div>
        <w:div w:id="518394011">
          <w:marLeft w:val="480"/>
          <w:marRight w:val="0"/>
          <w:marTop w:val="0"/>
          <w:marBottom w:val="0"/>
          <w:divBdr>
            <w:top w:val="none" w:sz="0" w:space="0" w:color="auto"/>
            <w:left w:val="none" w:sz="0" w:space="0" w:color="auto"/>
            <w:bottom w:val="none" w:sz="0" w:space="0" w:color="auto"/>
            <w:right w:val="none" w:sz="0" w:space="0" w:color="auto"/>
          </w:divBdr>
        </w:div>
        <w:div w:id="536816456">
          <w:marLeft w:val="480"/>
          <w:marRight w:val="0"/>
          <w:marTop w:val="0"/>
          <w:marBottom w:val="0"/>
          <w:divBdr>
            <w:top w:val="none" w:sz="0" w:space="0" w:color="auto"/>
            <w:left w:val="none" w:sz="0" w:space="0" w:color="auto"/>
            <w:bottom w:val="none" w:sz="0" w:space="0" w:color="auto"/>
            <w:right w:val="none" w:sz="0" w:space="0" w:color="auto"/>
          </w:divBdr>
        </w:div>
        <w:div w:id="568929130">
          <w:marLeft w:val="480"/>
          <w:marRight w:val="0"/>
          <w:marTop w:val="0"/>
          <w:marBottom w:val="0"/>
          <w:divBdr>
            <w:top w:val="none" w:sz="0" w:space="0" w:color="auto"/>
            <w:left w:val="none" w:sz="0" w:space="0" w:color="auto"/>
            <w:bottom w:val="none" w:sz="0" w:space="0" w:color="auto"/>
            <w:right w:val="none" w:sz="0" w:space="0" w:color="auto"/>
          </w:divBdr>
        </w:div>
        <w:div w:id="570426336">
          <w:marLeft w:val="480"/>
          <w:marRight w:val="0"/>
          <w:marTop w:val="0"/>
          <w:marBottom w:val="0"/>
          <w:divBdr>
            <w:top w:val="none" w:sz="0" w:space="0" w:color="auto"/>
            <w:left w:val="none" w:sz="0" w:space="0" w:color="auto"/>
            <w:bottom w:val="none" w:sz="0" w:space="0" w:color="auto"/>
            <w:right w:val="none" w:sz="0" w:space="0" w:color="auto"/>
          </w:divBdr>
        </w:div>
        <w:div w:id="571744885">
          <w:marLeft w:val="480"/>
          <w:marRight w:val="0"/>
          <w:marTop w:val="0"/>
          <w:marBottom w:val="0"/>
          <w:divBdr>
            <w:top w:val="none" w:sz="0" w:space="0" w:color="auto"/>
            <w:left w:val="none" w:sz="0" w:space="0" w:color="auto"/>
            <w:bottom w:val="none" w:sz="0" w:space="0" w:color="auto"/>
            <w:right w:val="none" w:sz="0" w:space="0" w:color="auto"/>
          </w:divBdr>
        </w:div>
        <w:div w:id="593784574">
          <w:marLeft w:val="480"/>
          <w:marRight w:val="0"/>
          <w:marTop w:val="0"/>
          <w:marBottom w:val="0"/>
          <w:divBdr>
            <w:top w:val="none" w:sz="0" w:space="0" w:color="auto"/>
            <w:left w:val="none" w:sz="0" w:space="0" w:color="auto"/>
            <w:bottom w:val="none" w:sz="0" w:space="0" w:color="auto"/>
            <w:right w:val="none" w:sz="0" w:space="0" w:color="auto"/>
          </w:divBdr>
        </w:div>
        <w:div w:id="605618514">
          <w:marLeft w:val="480"/>
          <w:marRight w:val="0"/>
          <w:marTop w:val="0"/>
          <w:marBottom w:val="0"/>
          <w:divBdr>
            <w:top w:val="none" w:sz="0" w:space="0" w:color="auto"/>
            <w:left w:val="none" w:sz="0" w:space="0" w:color="auto"/>
            <w:bottom w:val="none" w:sz="0" w:space="0" w:color="auto"/>
            <w:right w:val="none" w:sz="0" w:space="0" w:color="auto"/>
          </w:divBdr>
        </w:div>
        <w:div w:id="613024933">
          <w:marLeft w:val="480"/>
          <w:marRight w:val="0"/>
          <w:marTop w:val="0"/>
          <w:marBottom w:val="0"/>
          <w:divBdr>
            <w:top w:val="none" w:sz="0" w:space="0" w:color="auto"/>
            <w:left w:val="none" w:sz="0" w:space="0" w:color="auto"/>
            <w:bottom w:val="none" w:sz="0" w:space="0" w:color="auto"/>
            <w:right w:val="none" w:sz="0" w:space="0" w:color="auto"/>
          </w:divBdr>
        </w:div>
        <w:div w:id="623930542">
          <w:marLeft w:val="480"/>
          <w:marRight w:val="0"/>
          <w:marTop w:val="0"/>
          <w:marBottom w:val="0"/>
          <w:divBdr>
            <w:top w:val="none" w:sz="0" w:space="0" w:color="auto"/>
            <w:left w:val="none" w:sz="0" w:space="0" w:color="auto"/>
            <w:bottom w:val="none" w:sz="0" w:space="0" w:color="auto"/>
            <w:right w:val="none" w:sz="0" w:space="0" w:color="auto"/>
          </w:divBdr>
        </w:div>
        <w:div w:id="631793224">
          <w:marLeft w:val="480"/>
          <w:marRight w:val="0"/>
          <w:marTop w:val="0"/>
          <w:marBottom w:val="0"/>
          <w:divBdr>
            <w:top w:val="none" w:sz="0" w:space="0" w:color="auto"/>
            <w:left w:val="none" w:sz="0" w:space="0" w:color="auto"/>
            <w:bottom w:val="none" w:sz="0" w:space="0" w:color="auto"/>
            <w:right w:val="none" w:sz="0" w:space="0" w:color="auto"/>
          </w:divBdr>
        </w:div>
        <w:div w:id="697655940">
          <w:marLeft w:val="480"/>
          <w:marRight w:val="0"/>
          <w:marTop w:val="0"/>
          <w:marBottom w:val="0"/>
          <w:divBdr>
            <w:top w:val="none" w:sz="0" w:space="0" w:color="auto"/>
            <w:left w:val="none" w:sz="0" w:space="0" w:color="auto"/>
            <w:bottom w:val="none" w:sz="0" w:space="0" w:color="auto"/>
            <w:right w:val="none" w:sz="0" w:space="0" w:color="auto"/>
          </w:divBdr>
        </w:div>
        <w:div w:id="701053174">
          <w:marLeft w:val="480"/>
          <w:marRight w:val="0"/>
          <w:marTop w:val="0"/>
          <w:marBottom w:val="0"/>
          <w:divBdr>
            <w:top w:val="none" w:sz="0" w:space="0" w:color="auto"/>
            <w:left w:val="none" w:sz="0" w:space="0" w:color="auto"/>
            <w:bottom w:val="none" w:sz="0" w:space="0" w:color="auto"/>
            <w:right w:val="none" w:sz="0" w:space="0" w:color="auto"/>
          </w:divBdr>
        </w:div>
        <w:div w:id="714278894">
          <w:marLeft w:val="480"/>
          <w:marRight w:val="0"/>
          <w:marTop w:val="0"/>
          <w:marBottom w:val="0"/>
          <w:divBdr>
            <w:top w:val="none" w:sz="0" w:space="0" w:color="auto"/>
            <w:left w:val="none" w:sz="0" w:space="0" w:color="auto"/>
            <w:bottom w:val="none" w:sz="0" w:space="0" w:color="auto"/>
            <w:right w:val="none" w:sz="0" w:space="0" w:color="auto"/>
          </w:divBdr>
        </w:div>
        <w:div w:id="728379548">
          <w:marLeft w:val="480"/>
          <w:marRight w:val="0"/>
          <w:marTop w:val="0"/>
          <w:marBottom w:val="0"/>
          <w:divBdr>
            <w:top w:val="none" w:sz="0" w:space="0" w:color="auto"/>
            <w:left w:val="none" w:sz="0" w:space="0" w:color="auto"/>
            <w:bottom w:val="none" w:sz="0" w:space="0" w:color="auto"/>
            <w:right w:val="none" w:sz="0" w:space="0" w:color="auto"/>
          </w:divBdr>
        </w:div>
        <w:div w:id="732004252">
          <w:marLeft w:val="480"/>
          <w:marRight w:val="0"/>
          <w:marTop w:val="0"/>
          <w:marBottom w:val="0"/>
          <w:divBdr>
            <w:top w:val="none" w:sz="0" w:space="0" w:color="auto"/>
            <w:left w:val="none" w:sz="0" w:space="0" w:color="auto"/>
            <w:bottom w:val="none" w:sz="0" w:space="0" w:color="auto"/>
            <w:right w:val="none" w:sz="0" w:space="0" w:color="auto"/>
          </w:divBdr>
        </w:div>
        <w:div w:id="744373154">
          <w:marLeft w:val="480"/>
          <w:marRight w:val="0"/>
          <w:marTop w:val="0"/>
          <w:marBottom w:val="0"/>
          <w:divBdr>
            <w:top w:val="none" w:sz="0" w:space="0" w:color="auto"/>
            <w:left w:val="none" w:sz="0" w:space="0" w:color="auto"/>
            <w:bottom w:val="none" w:sz="0" w:space="0" w:color="auto"/>
            <w:right w:val="none" w:sz="0" w:space="0" w:color="auto"/>
          </w:divBdr>
        </w:div>
        <w:div w:id="784083948">
          <w:marLeft w:val="480"/>
          <w:marRight w:val="0"/>
          <w:marTop w:val="0"/>
          <w:marBottom w:val="0"/>
          <w:divBdr>
            <w:top w:val="none" w:sz="0" w:space="0" w:color="auto"/>
            <w:left w:val="none" w:sz="0" w:space="0" w:color="auto"/>
            <w:bottom w:val="none" w:sz="0" w:space="0" w:color="auto"/>
            <w:right w:val="none" w:sz="0" w:space="0" w:color="auto"/>
          </w:divBdr>
        </w:div>
        <w:div w:id="784348667">
          <w:marLeft w:val="480"/>
          <w:marRight w:val="0"/>
          <w:marTop w:val="0"/>
          <w:marBottom w:val="0"/>
          <w:divBdr>
            <w:top w:val="none" w:sz="0" w:space="0" w:color="auto"/>
            <w:left w:val="none" w:sz="0" w:space="0" w:color="auto"/>
            <w:bottom w:val="none" w:sz="0" w:space="0" w:color="auto"/>
            <w:right w:val="none" w:sz="0" w:space="0" w:color="auto"/>
          </w:divBdr>
        </w:div>
        <w:div w:id="845823075">
          <w:marLeft w:val="480"/>
          <w:marRight w:val="0"/>
          <w:marTop w:val="0"/>
          <w:marBottom w:val="0"/>
          <w:divBdr>
            <w:top w:val="none" w:sz="0" w:space="0" w:color="auto"/>
            <w:left w:val="none" w:sz="0" w:space="0" w:color="auto"/>
            <w:bottom w:val="none" w:sz="0" w:space="0" w:color="auto"/>
            <w:right w:val="none" w:sz="0" w:space="0" w:color="auto"/>
          </w:divBdr>
        </w:div>
        <w:div w:id="852304594">
          <w:marLeft w:val="480"/>
          <w:marRight w:val="0"/>
          <w:marTop w:val="0"/>
          <w:marBottom w:val="0"/>
          <w:divBdr>
            <w:top w:val="none" w:sz="0" w:space="0" w:color="auto"/>
            <w:left w:val="none" w:sz="0" w:space="0" w:color="auto"/>
            <w:bottom w:val="none" w:sz="0" w:space="0" w:color="auto"/>
            <w:right w:val="none" w:sz="0" w:space="0" w:color="auto"/>
          </w:divBdr>
        </w:div>
        <w:div w:id="884877296">
          <w:marLeft w:val="480"/>
          <w:marRight w:val="0"/>
          <w:marTop w:val="0"/>
          <w:marBottom w:val="0"/>
          <w:divBdr>
            <w:top w:val="none" w:sz="0" w:space="0" w:color="auto"/>
            <w:left w:val="none" w:sz="0" w:space="0" w:color="auto"/>
            <w:bottom w:val="none" w:sz="0" w:space="0" w:color="auto"/>
            <w:right w:val="none" w:sz="0" w:space="0" w:color="auto"/>
          </w:divBdr>
        </w:div>
        <w:div w:id="889802437">
          <w:marLeft w:val="480"/>
          <w:marRight w:val="0"/>
          <w:marTop w:val="0"/>
          <w:marBottom w:val="0"/>
          <w:divBdr>
            <w:top w:val="none" w:sz="0" w:space="0" w:color="auto"/>
            <w:left w:val="none" w:sz="0" w:space="0" w:color="auto"/>
            <w:bottom w:val="none" w:sz="0" w:space="0" w:color="auto"/>
            <w:right w:val="none" w:sz="0" w:space="0" w:color="auto"/>
          </w:divBdr>
        </w:div>
        <w:div w:id="907809144">
          <w:marLeft w:val="480"/>
          <w:marRight w:val="0"/>
          <w:marTop w:val="0"/>
          <w:marBottom w:val="0"/>
          <w:divBdr>
            <w:top w:val="none" w:sz="0" w:space="0" w:color="auto"/>
            <w:left w:val="none" w:sz="0" w:space="0" w:color="auto"/>
            <w:bottom w:val="none" w:sz="0" w:space="0" w:color="auto"/>
            <w:right w:val="none" w:sz="0" w:space="0" w:color="auto"/>
          </w:divBdr>
        </w:div>
        <w:div w:id="922690495">
          <w:marLeft w:val="480"/>
          <w:marRight w:val="0"/>
          <w:marTop w:val="0"/>
          <w:marBottom w:val="0"/>
          <w:divBdr>
            <w:top w:val="none" w:sz="0" w:space="0" w:color="auto"/>
            <w:left w:val="none" w:sz="0" w:space="0" w:color="auto"/>
            <w:bottom w:val="none" w:sz="0" w:space="0" w:color="auto"/>
            <w:right w:val="none" w:sz="0" w:space="0" w:color="auto"/>
          </w:divBdr>
        </w:div>
        <w:div w:id="928193834">
          <w:marLeft w:val="480"/>
          <w:marRight w:val="0"/>
          <w:marTop w:val="0"/>
          <w:marBottom w:val="0"/>
          <w:divBdr>
            <w:top w:val="none" w:sz="0" w:space="0" w:color="auto"/>
            <w:left w:val="none" w:sz="0" w:space="0" w:color="auto"/>
            <w:bottom w:val="none" w:sz="0" w:space="0" w:color="auto"/>
            <w:right w:val="none" w:sz="0" w:space="0" w:color="auto"/>
          </w:divBdr>
        </w:div>
        <w:div w:id="930041896">
          <w:marLeft w:val="480"/>
          <w:marRight w:val="0"/>
          <w:marTop w:val="0"/>
          <w:marBottom w:val="0"/>
          <w:divBdr>
            <w:top w:val="none" w:sz="0" w:space="0" w:color="auto"/>
            <w:left w:val="none" w:sz="0" w:space="0" w:color="auto"/>
            <w:bottom w:val="none" w:sz="0" w:space="0" w:color="auto"/>
            <w:right w:val="none" w:sz="0" w:space="0" w:color="auto"/>
          </w:divBdr>
        </w:div>
        <w:div w:id="934216782">
          <w:marLeft w:val="480"/>
          <w:marRight w:val="0"/>
          <w:marTop w:val="0"/>
          <w:marBottom w:val="0"/>
          <w:divBdr>
            <w:top w:val="none" w:sz="0" w:space="0" w:color="auto"/>
            <w:left w:val="none" w:sz="0" w:space="0" w:color="auto"/>
            <w:bottom w:val="none" w:sz="0" w:space="0" w:color="auto"/>
            <w:right w:val="none" w:sz="0" w:space="0" w:color="auto"/>
          </w:divBdr>
        </w:div>
      </w:divsChild>
    </w:div>
    <w:div w:id="325481656">
      <w:bodyDiv w:val="1"/>
      <w:marLeft w:val="0"/>
      <w:marRight w:val="0"/>
      <w:marTop w:val="0"/>
      <w:marBottom w:val="0"/>
      <w:divBdr>
        <w:top w:val="none" w:sz="0" w:space="0" w:color="auto"/>
        <w:left w:val="none" w:sz="0" w:space="0" w:color="auto"/>
        <w:bottom w:val="none" w:sz="0" w:space="0" w:color="auto"/>
        <w:right w:val="none" w:sz="0" w:space="0" w:color="auto"/>
      </w:divBdr>
    </w:div>
    <w:div w:id="325520678">
      <w:bodyDiv w:val="1"/>
      <w:marLeft w:val="0"/>
      <w:marRight w:val="0"/>
      <w:marTop w:val="0"/>
      <w:marBottom w:val="0"/>
      <w:divBdr>
        <w:top w:val="none" w:sz="0" w:space="0" w:color="auto"/>
        <w:left w:val="none" w:sz="0" w:space="0" w:color="auto"/>
        <w:bottom w:val="none" w:sz="0" w:space="0" w:color="auto"/>
        <w:right w:val="none" w:sz="0" w:space="0" w:color="auto"/>
      </w:divBdr>
    </w:div>
    <w:div w:id="325866201">
      <w:bodyDiv w:val="1"/>
      <w:marLeft w:val="0"/>
      <w:marRight w:val="0"/>
      <w:marTop w:val="0"/>
      <w:marBottom w:val="0"/>
      <w:divBdr>
        <w:top w:val="none" w:sz="0" w:space="0" w:color="auto"/>
        <w:left w:val="none" w:sz="0" w:space="0" w:color="auto"/>
        <w:bottom w:val="none" w:sz="0" w:space="0" w:color="auto"/>
        <w:right w:val="none" w:sz="0" w:space="0" w:color="auto"/>
      </w:divBdr>
    </w:div>
    <w:div w:id="325939998">
      <w:bodyDiv w:val="1"/>
      <w:marLeft w:val="0"/>
      <w:marRight w:val="0"/>
      <w:marTop w:val="0"/>
      <w:marBottom w:val="0"/>
      <w:divBdr>
        <w:top w:val="none" w:sz="0" w:space="0" w:color="auto"/>
        <w:left w:val="none" w:sz="0" w:space="0" w:color="auto"/>
        <w:bottom w:val="none" w:sz="0" w:space="0" w:color="auto"/>
        <w:right w:val="none" w:sz="0" w:space="0" w:color="auto"/>
      </w:divBdr>
    </w:div>
    <w:div w:id="326054706">
      <w:bodyDiv w:val="1"/>
      <w:marLeft w:val="0"/>
      <w:marRight w:val="0"/>
      <w:marTop w:val="0"/>
      <w:marBottom w:val="0"/>
      <w:divBdr>
        <w:top w:val="none" w:sz="0" w:space="0" w:color="auto"/>
        <w:left w:val="none" w:sz="0" w:space="0" w:color="auto"/>
        <w:bottom w:val="none" w:sz="0" w:space="0" w:color="auto"/>
        <w:right w:val="none" w:sz="0" w:space="0" w:color="auto"/>
      </w:divBdr>
    </w:div>
    <w:div w:id="326516886">
      <w:bodyDiv w:val="1"/>
      <w:marLeft w:val="0"/>
      <w:marRight w:val="0"/>
      <w:marTop w:val="0"/>
      <w:marBottom w:val="0"/>
      <w:divBdr>
        <w:top w:val="none" w:sz="0" w:space="0" w:color="auto"/>
        <w:left w:val="none" w:sz="0" w:space="0" w:color="auto"/>
        <w:bottom w:val="none" w:sz="0" w:space="0" w:color="auto"/>
        <w:right w:val="none" w:sz="0" w:space="0" w:color="auto"/>
      </w:divBdr>
    </w:div>
    <w:div w:id="326901397">
      <w:bodyDiv w:val="1"/>
      <w:marLeft w:val="0"/>
      <w:marRight w:val="0"/>
      <w:marTop w:val="0"/>
      <w:marBottom w:val="0"/>
      <w:divBdr>
        <w:top w:val="none" w:sz="0" w:space="0" w:color="auto"/>
        <w:left w:val="none" w:sz="0" w:space="0" w:color="auto"/>
        <w:bottom w:val="none" w:sz="0" w:space="0" w:color="auto"/>
        <w:right w:val="none" w:sz="0" w:space="0" w:color="auto"/>
      </w:divBdr>
      <w:divsChild>
        <w:div w:id="17440219">
          <w:marLeft w:val="480"/>
          <w:marRight w:val="0"/>
          <w:marTop w:val="0"/>
          <w:marBottom w:val="0"/>
          <w:divBdr>
            <w:top w:val="none" w:sz="0" w:space="0" w:color="auto"/>
            <w:left w:val="none" w:sz="0" w:space="0" w:color="auto"/>
            <w:bottom w:val="none" w:sz="0" w:space="0" w:color="auto"/>
            <w:right w:val="none" w:sz="0" w:space="0" w:color="auto"/>
          </w:divBdr>
        </w:div>
        <w:div w:id="18166466">
          <w:marLeft w:val="480"/>
          <w:marRight w:val="0"/>
          <w:marTop w:val="0"/>
          <w:marBottom w:val="0"/>
          <w:divBdr>
            <w:top w:val="none" w:sz="0" w:space="0" w:color="auto"/>
            <w:left w:val="none" w:sz="0" w:space="0" w:color="auto"/>
            <w:bottom w:val="none" w:sz="0" w:space="0" w:color="auto"/>
            <w:right w:val="none" w:sz="0" w:space="0" w:color="auto"/>
          </w:divBdr>
        </w:div>
        <w:div w:id="79953987">
          <w:marLeft w:val="480"/>
          <w:marRight w:val="0"/>
          <w:marTop w:val="0"/>
          <w:marBottom w:val="0"/>
          <w:divBdr>
            <w:top w:val="none" w:sz="0" w:space="0" w:color="auto"/>
            <w:left w:val="none" w:sz="0" w:space="0" w:color="auto"/>
            <w:bottom w:val="none" w:sz="0" w:space="0" w:color="auto"/>
            <w:right w:val="none" w:sz="0" w:space="0" w:color="auto"/>
          </w:divBdr>
        </w:div>
        <w:div w:id="80764150">
          <w:marLeft w:val="480"/>
          <w:marRight w:val="0"/>
          <w:marTop w:val="0"/>
          <w:marBottom w:val="0"/>
          <w:divBdr>
            <w:top w:val="none" w:sz="0" w:space="0" w:color="auto"/>
            <w:left w:val="none" w:sz="0" w:space="0" w:color="auto"/>
            <w:bottom w:val="none" w:sz="0" w:space="0" w:color="auto"/>
            <w:right w:val="none" w:sz="0" w:space="0" w:color="auto"/>
          </w:divBdr>
        </w:div>
        <w:div w:id="159196492">
          <w:marLeft w:val="480"/>
          <w:marRight w:val="0"/>
          <w:marTop w:val="0"/>
          <w:marBottom w:val="0"/>
          <w:divBdr>
            <w:top w:val="none" w:sz="0" w:space="0" w:color="auto"/>
            <w:left w:val="none" w:sz="0" w:space="0" w:color="auto"/>
            <w:bottom w:val="none" w:sz="0" w:space="0" w:color="auto"/>
            <w:right w:val="none" w:sz="0" w:space="0" w:color="auto"/>
          </w:divBdr>
        </w:div>
        <w:div w:id="178541921">
          <w:marLeft w:val="480"/>
          <w:marRight w:val="0"/>
          <w:marTop w:val="0"/>
          <w:marBottom w:val="0"/>
          <w:divBdr>
            <w:top w:val="none" w:sz="0" w:space="0" w:color="auto"/>
            <w:left w:val="none" w:sz="0" w:space="0" w:color="auto"/>
            <w:bottom w:val="none" w:sz="0" w:space="0" w:color="auto"/>
            <w:right w:val="none" w:sz="0" w:space="0" w:color="auto"/>
          </w:divBdr>
        </w:div>
        <w:div w:id="227423505">
          <w:marLeft w:val="480"/>
          <w:marRight w:val="0"/>
          <w:marTop w:val="0"/>
          <w:marBottom w:val="0"/>
          <w:divBdr>
            <w:top w:val="none" w:sz="0" w:space="0" w:color="auto"/>
            <w:left w:val="none" w:sz="0" w:space="0" w:color="auto"/>
            <w:bottom w:val="none" w:sz="0" w:space="0" w:color="auto"/>
            <w:right w:val="none" w:sz="0" w:space="0" w:color="auto"/>
          </w:divBdr>
        </w:div>
        <w:div w:id="248656509">
          <w:marLeft w:val="480"/>
          <w:marRight w:val="0"/>
          <w:marTop w:val="0"/>
          <w:marBottom w:val="0"/>
          <w:divBdr>
            <w:top w:val="none" w:sz="0" w:space="0" w:color="auto"/>
            <w:left w:val="none" w:sz="0" w:space="0" w:color="auto"/>
            <w:bottom w:val="none" w:sz="0" w:space="0" w:color="auto"/>
            <w:right w:val="none" w:sz="0" w:space="0" w:color="auto"/>
          </w:divBdr>
        </w:div>
        <w:div w:id="257257431">
          <w:marLeft w:val="480"/>
          <w:marRight w:val="0"/>
          <w:marTop w:val="0"/>
          <w:marBottom w:val="0"/>
          <w:divBdr>
            <w:top w:val="none" w:sz="0" w:space="0" w:color="auto"/>
            <w:left w:val="none" w:sz="0" w:space="0" w:color="auto"/>
            <w:bottom w:val="none" w:sz="0" w:space="0" w:color="auto"/>
            <w:right w:val="none" w:sz="0" w:space="0" w:color="auto"/>
          </w:divBdr>
        </w:div>
        <w:div w:id="296300376">
          <w:marLeft w:val="480"/>
          <w:marRight w:val="0"/>
          <w:marTop w:val="0"/>
          <w:marBottom w:val="0"/>
          <w:divBdr>
            <w:top w:val="none" w:sz="0" w:space="0" w:color="auto"/>
            <w:left w:val="none" w:sz="0" w:space="0" w:color="auto"/>
            <w:bottom w:val="none" w:sz="0" w:space="0" w:color="auto"/>
            <w:right w:val="none" w:sz="0" w:space="0" w:color="auto"/>
          </w:divBdr>
        </w:div>
        <w:div w:id="297347687">
          <w:marLeft w:val="480"/>
          <w:marRight w:val="0"/>
          <w:marTop w:val="0"/>
          <w:marBottom w:val="0"/>
          <w:divBdr>
            <w:top w:val="none" w:sz="0" w:space="0" w:color="auto"/>
            <w:left w:val="none" w:sz="0" w:space="0" w:color="auto"/>
            <w:bottom w:val="none" w:sz="0" w:space="0" w:color="auto"/>
            <w:right w:val="none" w:sz="0" w:space="0" w:color="auto"/>
          </w:divBdr>
        </w:div>
        <w:div w:id="301346390">
          <w:marLeft w:val="480"/>
          <w:marRight w:val="0"/>
          <w:marTop w:val="0"/>
          <w:marBottom w:val="0"/>
          <w:divBdr>
            <w:top w:val="none" w:sz="0" w:space="0" w:color="auto"/>
            <w:left w:val="none" w:sz="0" w:space="0" w:color="auto"/>
            <w:bottom w:val="none" w:sz="0" w:space="0" w:color="auto"/>
            <w:right w:val="none" w:sz="0" w:space="0" w:color="auto"/>
          </w:divBdr>
        </w:div>
        <w:div w:id="328295391">
          <w:marLeft w:val="480"/>
          <w:marRight w:val="0"/>
          <w:marTop w:val="0"/>
          <w:marBottom w:val="0"/>
          <w:divBdr>
            <w:top w:val="none" w:sz="0" w:space="0" w:color="auto"/>
            <w:left w:val="none" w:sz="0" w:space="0" w:color="auto"/>
            <w:bottom w:val="none" w:sz="0" w:space="0" w:color="auto"/>
            <w:right w:val="none" w:sz="0" w:space="0" w:color="auto"/>
          </w:divBdr>
        </w:div>
        <w:div w:id="336931391">
          <w:marLeft w:val="480"/>
          <w:marRight w:val="0"/>
          <w:marTop w:val="0"/>
          <w:marBottom w:val="0"/>
          <w:divBdr>
            <w:top w:val="none" w:sz="0" w:space="0" w:color="auto"/>
            <w:left w:val="none" w:sz="0" w:space="0" w:color="auto"/>
            <w:bottom w:val="none" w:sz="0" w:space="0" w:color="auto"/>
            <w:right w:val="none" w:sz="0" w:space="0" w:color="auto"/>
          </w:divBdr>
        </w:div>
        <w:div w:id="338196642">
          <w:marLeft w:val="480"/>
          <w:marRight w:val="0"/>
          <w:marTop w:val="0"/>
          <w:marBottom w:val="0"/>
          <w:divBdr>
            <w:top w:val="none" w:sz="0" w:space="0" w:color="auto"/>
            <w:left w:val="none" w:sz="0" w:space="0" w:color="auto"/>
            <w:bottom w:val="none" w:sz="0" w:space="0" w:color="auto"/>
            <w:right w:val="none" w:sz="0" w:space="0" w:color="auto"/>
          </w:divBdr>
        </w:div>
        <w:div w:id="346030138">
          <w:marLeft w:val="480"/>
          <w:marRight w:val="0"/>
          <w:marTop w:val="0"/>
          <w:marBottom w:val="0"/>
          <w:divBdr>
            <w:top w:val="none" w:sz="0" w:space="0" w:color="auto"/>
            <w:left w:val="none" w:sz="0" w:space="0" w:color="auto"/>
            <w:bottom w:val="none" w:sz="0" w:space="0" w:color="auto"/>
            <w:right w:val="none" w:sz="0" w:space="0" w:color="auto"/>
          </w:divBdr>
        </w:div>
        <w:div w:id="393359711">
          <w:marLeft w:val="480"/>
          <w:marRight w:val="0"/>
          <w:marTop w:val="0"/>
          <w:marBottom w:val="0"/>
          <w:divBdr>
            <w:top w:val="none" w:sz="0" w:space="0" w:color="auto"/>
            <w:left w:val="none" w:sz="0" w:space="0" w:color="auto"/>
            <w:bottom w:val="none" w:sz="0" w:space="0" w:color="auto"/>
            <w:right w:val="none" w:sz="0" w:space="0" w:color="auto"/>
          </w:divBdr>
        </w:div>
        <w:div w:id="402946165">
          <w:marLeft w:val="480"/>
          <w:marRight w:val="0"/>
          <w:marTop w:val="0"/>
          <w:marBottom w:val="0"/>
          <w:divBdr>
            <w:top w:val="none" w:sz="0" w:space="0" w:color="auto"/>
            <w:left w:val="none" w:sz="0" w:space="0" w:color="auto"/>
            <w:bottom w:val="none" w:sz="0" w:space="0" w:color="auto"/>
            <w:right w:val="none" w:sz="0" w:space="0" w:color="auto"/>
          </w:divBdr>
        </w:div>
        <w:div w:id="418254142">
          <w:marLeft w:val="480"/>
          <w:marRight w:val="0"/>
          <w:marTop w:val="0"/>
          <w:marBottom w:val="0"/>
          <w:divBdr>
            <w:top w:val="none" w:sz="0" w:space="0" w:color="auto"/>
            <w:left w:val="none" w:sz="0" w:space="0" w:color="auto"/>
            <w:bottom w:val="none" w:sz="0" w:space="0" w:color="auto"/>
            <w:right w:val="none" w:sz="0" w:space="0" w:color="auto"/>
          </w:divBdr>
        </w:div>
        <w:div w:id="445389353">
          <w:marLeft w:val="480"/>
          <w:marRight w:val="0"/>
          <w:marTop w:val="0"/>
          <w:marBottom w:val="0"/>
          <w:divBdr>
            <w:top w:val="none" w:sz="0" w:space="0" w:color="auto"/>
            <w:left w:val="none" w:sz="0" w:space="0" w:color="auto"/>
            <w:bottom w:val="none" w:sz="0" w:space="0" w:color="auto"/>
            <w:right w:val="none" w:sz="0" w:space="0" w:color="auto"/>
          </w:divBdr>
        </w:div>
        <w:div w:id="480122100">
          <w:marLeft w:val="480"/>
          <w:marRight w:val="0"/>
          <w:marTop w:val="0"/>
          <w:marBottom w:val="0"/>
          <w:divBdr>
            <w:top w:val="none" w:sz="0" w:space="0" w:color="auto"/>
            <w:left w:val="none" w:sz="0" w:space="0" w:color="auto"/>
            <w:bottom w:val="none" w:sz="0" w:space="0" w:color="auto"/>
            <w:right w:val="none" w:sz="0" w:space="0" w:color="auto"/>
          </w:divBdr>
        </w:div>
        <w:div w:id="515771208">
          <w:marLeft w:val="480"/>
          <w:marRight w:val="0"/>
          <w:marTop w:val="0"/>
          <w:marBottom w:val="0"/>
          <w:divBdr>
            <w:top w:val="none" w:sz="0" w:space="0" w:color="auto"/>
            <w:left w:val="none" w:sz="0" w:space="0" w:color="auto"/>
            <w:bottom w:val="none" w:sz="0" w:space="0" w:color="auto"/>
            <w:right w:val="none" w:sz="0" w:space="0" w:color="auto"/>
          </w:divBdr>
        </w:div>
        <w:div w:id="542251193">
          <w:marLeft w:val="480"/>
          <w:marRight w:val="0"/>
          <w:marTop w:val="0"/>
          <w:marBottom w:val="0"/>
          <w:divBdr>
            <w:top w:val="none" w:sz="0" w:space="0" w:color="auto"/>
            <w:left w:val="none" w:sz="0" w:space="0" w:color="auto"/>
            <w:bottom w:val="none" w:sz="0" w:space="0" w:color="auto"/>
            <w:right w:val="none" w:sz="0" w:space="0" w:color="auto"/>
          </w:divBdr>
        </w:div>
        <w:div w:id="619924145">
          <w:marLeft w:val="480"/>
          <w:marRight w:val="0"/>
          <w:marTop w:val="0"/>
          <w:marBottom w:val="0"/>
          <w:divBdr>
            <w:top w:val="none" w:sz="0" w:space="0" w:color="auto"/>
            <w:left w:val="none" w:sz="0" w:space="0" w:color="auto"/>
            <w:bottom w:val="none" w:sz="0" w:space="0" w:color="auto"/>
            <w:right w:val="none" w:sz="0" w:space="0" w:color="auto"/>
          </w:divBdr>
        </w:div>
        <w:div w:id="636569063">
          <w:marLeft w:val="480"/>
          <w:marRight w:val="0"/>
          <w:marTop w:val="0"/>
          <w:marBottom w:val="0"/>
          <w:divBdr>
            <w:top w:val="none" w:sz="0" w:space="0" w:color="auto"/>
            <w:left w:val="none" w:sz="0" w:space="0" w:color="auto"/>
            <w:bottom w:val="none" w:sz="0" w:space="0" w:color="auto"/>
            <w:right w:val="none" w:sz="0" w:space="0" w:color="auto"/>
          </w:divBdr>
        </w:div>
        <w:div w:id="689331237">
          <w:marLeft w:val="480"/>
          <w:marRight w:val="0"/>
          <w:marTop w:val="0"/>
          <w:marBottom w:val="0"/>
          <w:divBdr>
            <w:top w:val="none" w:sz="0" w:space="0" w:color="auto"/>
            <w:left w:val="none" w:sz="0" w:space="0" w:color="auto"/>
            <w:bottom w:val="none" w:sz="0" w:space="0" w:color="auto"/>
            <w:right w:val="none" w:sz="0" w:space="0" w:color="auto"/>
          </w:divBdr>
        </w:div>
        <w:div w:id="739979424">
          <w:marLeft w:val="480"/>
          <w:marRight w:val="0"/>
          <w:marTop w:val="0"/>
          <w:marBottom w:val="0"/>
          <w:divBdr>
            <w:top w:val="none" w:sz="0" w:space="0" w:color="auto"/>
            <w:left w:val="none" w:sz="0" w:space="0" w:color="auto"/>
            <w:bottom w:val="none" w:sz="0" w:space="0" w:color="auto"/>
            <w:right w:val="none" w:sz="0" w:space="0" w:color="auto"/>
          </w:divBdr>
        </w:div>
        <w:div w:id="754320270">
          <w:marLeft w:val="480"/>
          <w:marRight w:val="0"/>
          <w:marTop w:val="0"/>
          <w:marBottom w:val="0"/>
          <w:divBdr>
            <w:top w:val="none" w:sz="0" w:space="0" w:color="auto"/>
            <w:left w:val="none" w:sz="0" w:space="0" w:color="auto"/>
            <w:bottom w:val="none" w:sz="0" w:space="0" w:color="auto"/>
            <w:right w:val="none" w:sz="0" w:space="0" w:color="auto"/>
          </w:divBdr>
        </w:div>
        <w:div w:id="764619628">
          <w:marLeft w:val="480"/>
          <w:marRight w:val="0"/>
          <w:marTop w:val="0"/>
          <w:marBottom w:val="0"/>
          <w:divBdr>
            <w:top w:val="none" w:sz="0" w:space="0" w:color="auto"/>
            <w:left w:val="none" w:sz="0" w:space="0" w:color="auto"/>
            <w:bottom w:val="none" w:sz="0" w:space="0" w:color="auto"/>
            <w:right w:val="none" w:sz="0" w:space="0" w:color="auto"/>
          </w:divBdr>
        </w:div>
        <w:div w:id="838271238">
          <w:marLeft w:val="480"/>
          <w:marRight w:val="0"/>
          <w:marTop w:val="0"/>
          <w:marBottom w:val="0"/>
          <w:divBdr>
            <w:top w:val="none" w:sz="0" w:space="0" w:color="auto"/>
            <w:left w:val="none" w:sz="0" w:space="0" w:color="auto"/>
            <w:bottom w:val="none" w:sz="0" w:space="0" w:color="auto"/>
            <w:right w:val="none" w:sz="0" w:space="0" w:color="auto"/>
          </w:divBdr>
        </w:div>
        <w:div w:id="853303945">
          <w:marLeft w:val="480"/>
          <w:marRight w:val="0"/>
          <w:marTop w:val="0"/>
          <w:marBottom w:val="0"/>
          <w:divBdr>
            <w:top w:val="none" w:sz="0" w:space="0" w:color="auto"/>
            <w:left w:val="none" w:sz="0" w:space="0" w:color="auto"/>
            <w:bottom w:val="none" w:sz="0" w:space="0" w:color="auto"/>
            <w:right w:val="none" w:sz="0" w:space="0" w:color="auto"/>
          </w:divBdr>
        </w:div>
        <w:div w:id="854226898">
          <w:marLeft w:val="480"/>
          <w:marRight w:val="0"/>
          <w:marTop w:val="0"/>
          <w:marBottom w:val="0"/>
          <w:divBdr>
            <w:top w:val="none" w:sz="0" w:space="0" w:color="auto"/>
            <w:left w:val="none" w:sz="0" w:space="0" w:color="auto"/>
            <w:bottom w:val="none" w:sz="0" w:space="0" w:color="auto"/>
            <w:right w:val="none" w:sz="0" w:space="0" w:color="auto"/>
          </w:divBdr>
        </w:div>
        <w:div w:id="881014515">
          <w:marLeft w:val="480"/>
          <w:marRight w:val="0"/>
          <w:marTop w:val="0"/>
          <w:marBottom w:val="0"/>
          <w:divBdr>
            <w:top w:val="none" w:sz="0" w:space="0" w:color="auto"/>
            <w:left w:val="none" w:sz="0" w:space="0" w:color="auto"/>
            <w:bottom w:val="none" w:sz="0" w:space="0" w:color="auto"/>
            <w:right w:val="none" w:sz="0" w:space="0" w:color="auto"/>
          </w:divBdr>
        </w:div>
        <w:div w:id="922684150">
          <w:marLeft w:val="480"/>
          <w:marRight w:val="0"/>
          <w:marTop w:val="0"/>
          <w:marBottom w:val="0"/>
          <w:divBdr>
            <w:top w:val="none" w:sz="0" w:space="0" w:color="auto"/>
            <w:left w:val="none" w:sz="0" w:space="0" w:color="auto"/>
            <w:bottom w:val="none" w:sz="0" w:space="0" w:color="auto"/>
            <w:right w:val="none" w:sz="0" w:space="0" w:color="auto"/>
          </w:divBdr>
        </w:div>
        <w:div w:id="953486247">
          <w:marLeft w:val="480"/>
          <w:marRight w:val="0"/>
          <w:marTop w:val="0"/>
          <w:marBottom w:val="0"/>
          <w:divBdr>
            <w:top w:val="none" w:sz="0" w:space="0" w:color="auto"/>
            <w:left w:val="none" w:sz="0" w:space="0" w:color="auto"/>
            <w:bottom w:val="none" w:sz="0" w:space="0" w:color="auto"/>
            <w:right w:val="none" w:sz="0" w:space="0" w:color="auto"/>
          </w:divBdr>
        </w:div>
        <w:div w:id="954824445">
          <w:marLeft w:val="480"/>
          <w:marRight w:val="0"/>
          <w:marTop w:val="0"/>
          <w:marBottom w:val="0"/>
          <w:divBdr>
            <w:top w:val="none" w:sz="0" w:space="0" w:color="auto"/>
            <w:left w:val="none" w:sz="0" w:space="0" w:color="auto"/>
            <w:bottom w:val="none" w:sz="0" w:space="0" w:color="auto"/>
            <w:right w:val="none" w:sz="0" w:space="0" w:color="auto"/>
          </w:divBdr>
        </w:div>
        <w:div w:id="958730631">
          <w:marLeft w:val="480"/>
          <w:marRight w:val="0"/>
          <w:marTop w:val="0"/>
          <w:marBottom w:val="0"/>
          <w:divBdr>
            <w:top w:val="none" w:sz="0" w:space="0" w:color="auto"/>
            <w:left w:val="none" w:sz="0" w:space="0" w:color="auto"/>
            <w:bottom w:val="none" w:sz="0" w:space="0" w:color="auto"/>
            <w:right w:val="none" w:sz="0" w:space="0" w:color="auto"/>
          </w:divBdr>
        </w:div>
        <w:div w:id="1001784072">
          <w:marLeft w:val="480"/>
          <w:marRight w:val="0"/>
          <w:marTop w:val="0"/>
          <w:marBottom w:val="0"/>
          <w:divBdr>
            <w:top w:val="none" w:sz="0" w:space="0" w:color="auto"/>
            <w:left w:val="none" w:sz="0" w:space="0" w:color="auto"/>
            <w:bottom w:val="none" w:sz="0" w:space="0" w:color="auto"/>
            <w:right w:val="none" w:sz="0" w:space="0" w:color="auto"/>
          </w:divBdr>
        </w:div>
      </w:divsChild>
    </w:div>
    <w:div w:id="327246747">
      <w:bodyDiv w:val="1"/>
      <w:marLeft w:val="0"/>
      <w:marRight w:val="0"/>
      <w:marTop w:val="0"/>
      <w:marBottom w:val="0"/>
      <w:divBdr>
        <w:top w:val="none" w:sz="0" w:space="0" w:color="auto"/>
        <w:left w:val="none" w:sz="0" w:space="0" w:color="auto"/>
        <w:bottom w:val="none" w:sz="0" w:space="0" w:color="auto"/>
        <w:right w:val="none" w:sz="0" w:space="0" w:color="auto"/>
      </w:divBdr>
    </w:div>
    <w:div w:id="327680554">
      <w:bodyDiv w:val="1"/>
      <w:marLeft w:val="0"/>
      <w:marRight w:val="0"/>
      <w:marTop w:val="0"/>
      <w:marBottom w:val="0"/>
      <w:divBdr>
        <w:top w:val="none" w:sz="0" w:space="0" w:color="auto"/>
        <w:left w:val="none" w:sz="0" w:space="0" w:color="auto"/>
        <w:bottom w:val="none" w:sz="0" w:space="0" w:color="auto"/>
        <w:right w:val="none" w:sz="0" w:space="0" w:color="auto"/>
      </w:divBdr>
      <w:divsChild>
        <w:div w:id="593814">
          <w:marLeft w:val="480"/>
          <w:marRight w:val="0"/>
          <w:marTop w:val="0"/>
          <w:marBottom w:val="0"/>
          <w:divBdr>
            <w:top w:val="none" w:sz="0" w:space="0" w:color="auto"/>
            <w:left w:val="none" w:sz="0" w:space="0" w:color="auto"/>
            <w:bottom w:val="none" w:sz="0" w:space="0" w:color="auto"/>
            <w:right w:val="none" w:sz="0" w:space="0" w:color="auto"/>
          </w:divBdr>
        </w:div>
        <w:div w:id="55665624">
          <w:marLeft w:val="480"/>
          <w:marRight w:val="0"/>
          <w:marTop w:val="0"/>
          <w:marBottom w:val="0"/>
          <w:divBdr>
            <w:top w:val="none" w:sz="0" w:space="0" w:color="auto"/>
            <w:left w:val="none" w:sz="0" w:space="0" w:color="auto"/>
            <w:bottom w:val="none" w:sz="0" w:space="0" w:color="auto"/>
            <w:right w:val="none" w:sz="0" w:space="0" w:color="auto"/>
          </w:divBdr>
        </w:div>
        <w:div w:id="112754199">
          <w:marLeft w:val="480"/>
          <w:marRight w:val="0"/>
          <w:marTop w:val="0"/>
          <w:marBottom w:val="0"/>
          <w:divBdr>
            <w:top w:val="none" w:sz="0" w:space="0" w:color="auto"/>
            <w:left w:val="none" w:sz="0" w:space="0" w:color="auto"/>
            <w:bottom w:val="none" w:sz="0" w:space="0" w:color="auto"/>
            <w:right w:val="none" w:sz="0" w:space="0" w:color="auto"/>
          </w:divBdr>
        </w:div>
        <w:div w:id="172958782">
          <w:marLeft w:val="480"/>
          <w:marRight w:val="0"/>
          <w:marTop w:val="0"/>
          <w:marBottom w:val="0"/>
          <w:divBdr>
            <w:top w:val="none" w:sz="0" w:space="0" w:color="auto"/>
            <w:left w:val="none" w:sz="0" w:space="0" w:color="auto"/>
            <w:bottom w:val="none" w:sz="0" w:space="0" w:color="auto"/>
            <w:right w:val="none" w:sz="0" w:space="0" w:color="auto"/>
          </w:divBdr>
        </w:div>
        <w:div w:id="255789683">
          <w:marLeft w:val="480"/>
          <w:marRight w:val="0"/>
          <w:marTop w:val="0"/>
          <w:marBottom w:val="0"/>
          <w:divBdr>
            <w:top w:val="none" w:sz="0" w:space="0" w:color="auto"/>
            <w:left w:val="none" w:sz="0" w:space="0" w:color="auto"/>
            <w:bottom w:val="none" w:sz="0" w:space="0" w:color="auto"/>
            <w:right w:val="none" w:sz="0" w:space="0" w:color="auto"/>
          </w:divBdr>
        </w:div>
        <w:div w:id="276958320">
          <w:marLeft w:val="480"/>
          <w:marRight w:val="0"/>
          <w:marTop w:val="0"/>
          <w:marBottom w:val="0"/>
          <w:divBdr>
            <w:top w:val="none" w:sz="0" w:space="0" w:color="auto"/>
            <w:left w:val="none" w:sz="0" w:space="0" w:color="auto"/>
            <w:bottom w:val="none" w:sz="0" w:space="0" w:color="auto"/>
            <w:right w:val="none" w:sz="0" w:space="0" w:color="auto"/>
          </w:divBdr>
        </w:div>
        <w:div w:id="347605304">
          <w:marLeft w:val="480"/>
          <w:marRight w:val="0"/>
          <w:marTop w:val="0"/>
          <w:marBottom w:val="0"/>
          <w:divBdr>
            <w:top w:val="none" w:sz="0" w:space="0" w:color="auto"/>
            <w:left w:val="none" w:sz="0" w:space="0" w:color="auto"/>
            <w:bottom w:val="none" w:sz="0" w:space="0" w:color="auto"/>
            <w:right w:val="none" w:sz="0" w:space="0" w:color="auto"/>
          </w:divBdr>
        </w:div>
        <w:div w:id="356465543">
          <w:marLeft w:val="480"/>
          <w:marRight w:val="0"/>
          <w:marTop w:val="0"/>
          <w:marBottom w:val="0"/>
          <w:divBdr>
            <w:top w:val="none" w:sz="0" w:space="0" w:color="auto"/>
            <w:left w:val="none" w:sz="0" w:space="0" w:color="auto"/>
            <w:bottom w:val="none" w:sz="0" w:space="0" w:color="auto"/>
            <w:right w:val="none" w:sz="0" w:space="0" w:color="auto"/>
          </w:divBdr>
        </w:div>
        <w:div w:id="365257778">
          <w:marLeft w:val="480"/>
          <w:marRight w:val="0"/>
          <w:marTop w:val="0"/>
          <w:marBottom w:val="0"/>
          <w:divBdr>
            <w:top w:val="none" w:sz="0" w:space="0" w:color="auto"/>
            <w:left w:val="none" w:sz="0" w:space="0" w:color="auto"/>
            <w:bottom w:val="none" w:sz="0" w:space="0" w:color="auto"/>
            <w:right w:val="none" w:sz="0" w:space="0" w:color="auto"/>
          </w:divBdr>
        </w:div>
        <w:div w:id="367610362">
          <w:marLeft w:val="480"/>
          <w:marRight w:val="0"/>
          <w:marTop w:val="0"/>
          <w:marBottom w:val="0"/>
          <w:divBdr>
            <w:top w:val="none" w:sz="0" w:space="0" w:color="auto"/>
            <w:left w:val="none" w:sz="0" w:space="0" w:color="auto"/>
            <w:bottom w:val="none" w:sz="0" w:space="0" w:color="auto"/>
            <w:right w:val="none" w:sz="0" w:space="0" w:color="auto"/>
          </w:divBdr>
        </w:div>
        <w:div w:id="431512519">
          <w:marLeft w:val="480"/>
          <w:marRight w:val="0"/>
          <w:marTop w:val="0"/>
          <w:marBottom w:val="0"/>
          <w:divBdr>
            <w:top w:val="none" w:sz="0" w:space="0" w:color="auto"/>
            <w:left w:val="none" w:sz="0" w:space="0" w:color="auto"/>
            <w:bottom w:val="none" w:sz="0" w:space="0" w:color="auto"/>
            <w:right w:val="none" w:sz="0" w:space="0" w:color="auto"/>
          </w:divBdr>
        </w:div>
        <w:div w:id="439877988">
          <w:marLeft w:val="480"/>
          <w:marRight w:val="0"/>
          <w:marTop w:val="0"/>
          <w:marBottom w:val="0"/>
          <w:divBdr>
            <w:top w:val="none" w:sz="0" w:space="0" w:color="auto"/>
            <w:left w:val="none" w:sz="0" w:space="0" w:color="auto"/>
            <w:bottom w:val="none" w:sz="0" w:space="0" w:color="auto"/>
            <w:right w:val="none" w:sz="0" w:space="0" w:color="auto"/>
          </w:divBdr>
        </w:div>
        <w:div w:id="476921030">
          <w:marLeft w:val="480"/>
          <w:marRight w:val="0"/>
          <w:marTop w:val="0"/>
          <w:marBottom w:val="0"/>
          <w:divBdr>
            <w:top w:val="none" w:sz="0" w:space="0" w:color="auto"/>
            <w:left w:val="none" w:sz="0" w:space="0" w:color="auto"/>
            <w:bottom w:val="none" w:sz="0" w:space="0" w:color="auto"/>
            <w:right w:val="none" w:sz="0" w:space="0" w:color="auto"/>
          </w:divBdr>
        </w:div>
        <w:div w:id="576667256">
          <w:marLeft w:val="480"/>
          <w:marRight w:val="0"/>
          <w:marTop w:val="0"/>
          <w:marBottom w:val="0"/>
          <w:divBdr>
            <w:top w:val="none" w:sz="0" w:space="0" w:color="auto"/>
            <w:left w:val="none" w:sz="0" w:space="0" w:color="auto"/>
            <w:bottom w:val="none" w:sz="0" w:space="0" w:color="auto"/>
            <w:right w:val="none" w:sz="0" w:space="0" w:color="auto"/>
          </w:divBdr>
        </w:div>
        <w:div w:id="584651185">
          <w:marLeft w:val="480"/>
          <w:marRight w:val="0"/>
          <w:marTop w:val="0"/>
          <w:marBottom w:val="0"/>
          <w:divBdr>
            <w:top w:val="none" w:sz="0" w:space="0" w:color="auto"/>
            <w:left w:val="none" w:sz="0" w:space="0" w:color="auto"/>
            <w:bottom w:val="none" w:sz="0" w:space="0" w:color="auto"/>
            <w:right w:val="none" w:sz="0" w:space="0" w:color="auto"/>
          </w:divBdr>
        </w:div>
        <w:div w:id="587080064">
          <w:marLeft w:val="480"/>
          <w:marRight w:val="0"/>
          <w:marTop w:val="0"/>
          <w:marBottom w:val="0"/>
          <w:divBdr>
            <w:top w:val="none" w:sz="0" w:space="0" w:color="auto"/>
            <w:left w:val="none" w:sz="0" w:space="0" w:color="auto"/>
            <w:bottom w:val="none" w:sz="0" w:space="0" w:color="auto"/>
            <w:right w:val="none" w:sz="0" w:space="0" w:color="auto"/>
          </w:divBdr>
        </w:div>
        <w:div w:id="590892447">
          <w:marLeft w:val="480"/>
          <w:marRight w:val="0"/>
          <w:marTop w:val="0"/>
          <w:marBottom w:val="0"/>
          <w:divBdr>
            <w:top w:val="none" w:sz="0" w:space="0" w:color="auto"/>
            <w:left w:val="none" w:sz="0" w:space="0" w:color="auto"/>
            <w:bottom w:val="none" w:sz="0" w:space="0" w:color="auto"/>
            <w:right w:val="none" w:sz="0" w:space="0" w:color="auto"/>
          </w:divBdr>
        </w:div>
        <w:div w:id="604456795">
          <w:marLeft w:val="480"/>
          <w:marRight w:val="0"/>
          <w:marTop w:val="0"/>
          <w:marBottom w:val="0"/>
          <w:divBdr>
            <w:top w:val="none" w:sz="0" w:space="0" w:color="auto"/>
            <w:left w:val="none" w:sz="0" w:space="0" w:color="auto"/>
            <w:bottom w:val="none" w:sz="0" w:space="0" w:color="auto"/>
            <w:right w:val="none" w:sz="0" w:space="0" w:color="auto"/>
          </w:divBdr>
        </w:div>
        <w:div w:id="648628951">
          <w:marLeft w:val="480"/>
          <w:marRight w:val="0"/>
          <w:marTop w:val="0"/>
          <w:marBottom w:val="0"/>
          <w:divBdr>
            <w:top w:val="none" w:sz="0" w:space="0" w:color="auto"/>
            <w:left w:val="none" w:sz="0" w:space="0" w:color="auto"/>
            <w:bottom w:val="none" w:sz="0" w:space="0" w:color="auto"/>
            <w:right w:val="none" w:sz="0" w:space="0" w:color="auto"/>
          </w:divBdr>
        </w:div>
        <w:div w:id="725222760">
          <w:marLeft w:val="480"/>
          <w:marRight w:val="0"/>
          <w:marTop w:val="0"/>
          <w:marBottom w:val="0"/>
          <w:divBdr>
            <w:top w:val="none" w:sz="0" w:space="0" w:color="auto"/>
            <w:left w:val="none" w:sz="0" w:space="0" w:color="auto"/>
            <w:bottom w:val="none" w:sz="0" w:space="0" w:color="auto"/>
            <w:right w:val="none" w:sz="0" w:space="0" w:color="auto"/>
          </w:divBdr>
        </w:div>
        <w:div w:id="776563109">
          <w:marLeft w:val="480"/>
          <w:marRight w:val="0"/>
          <w:marTop w:val="0"/>
          <w:marBottom w:val="0"/>
          <w:divBdr>
            <w:top w:val="none" w:sz="0" w:space="0" w:color="auto"/>
            <w:left w:val="none" w:sz="0" w:space="0" w:color="auto"/>
            <w:bottom w:val="none" w:sz="0" w:space="0" w:color="auto"/>
            <w:right w:val="none" w:sz="0" w:space="0" w:color="auto"/>
          </w:divBdr>
        </w:div>
        <w:div w:id="776868944">
          <w:marLeft w:val="480"/>
          <w:marRight w:val="0"/>
          <w:marTop w:val="0"/>
          <w:marBottom w:val="0"/>
          <w:divBdr>
            <w:top w:val="none" w:sz="0" w:space="0" w:color="auto"/>
            <w:left w:val="none" w:sz="0" w:space="0" w:color="auto"/>
            <w:bottom w:val="none" w:sz="0" w:space="0" w:color="auto"/>
            <w:right w:val="none" w:sz="0" w:space="0" w:color="auto"/>
          </w:divBdr>
        </w:div>
        <w:div w:id="784543216">
          <w:marLeft w:val="480"/>
          <w:marRight w:val="0"/>
          <w:marTop w:val="0"/>
          <w:marBottom w:val="0"/>
          <w:divBdr>
            <w:top w:val="none" w:sz="0" w:space="0" w:color="auto"/>
            <w:left w:val="none" w:sz="0" w:space="0" w:color="auto"/>
            <w:bottom w:val="none" w:sz="0" w:space="0" w:color="auto"/>
            <w:right w:val="none" w:sz="0" w:space="0" w:color="auto"/>
          </w:divBdr>
        </w:div>
        <w:div w:id="832766715">
          <w:marLeft w:val="480"/>
          <w:marRight w:val="0"/>
          <w:marTop w:val="0"/>
          <w:marBottom w:val="0"/>
          <w:divBdr>
            <w:top w:val="none" w:sz="0" w:space="0" w:color="auto"/>
            <w:left w:val="none" w:sz="0" w:space="0" w:color="auto"/>
            <w:bottom w:val="none" w:sz="0" w:space="0" w:color="auto"/>
            <w:right w:val="none" w:sz="0" w:space="0" w:color="auto"/>
          </w:divBdr>
        </w:div>
        <w:div w:id="854685717">
          <w:marLeft w:val="480"/>
          <w:marRight w:val="0"/>
          <w:marTop w:val="0"/>
          <w:marBottom w:val="0"/>
          <w:divBdr>
            <w:top w:val="none" w:sz="0" w:space="0" w:color="auto"/>
            <w:left w:val="none" w:sz="0" w:space="0" w:color="auto"/>
            <w:bottom w:val="none" w:sz="0" w:space="0" w:color="auto"/>
            <w:right w:val="none" w:sz="0" w:space="0" w:color="auto"/>
          </w:divBdr>
        </w:div>
        <w:div w:id="861479331">
          <w:marLeft w:val="480"/>
          <w:marRight w:val="0"/>
          <w:marTop w:val="0"/>
          <w:marBottom w:val="0"/>
          <w:divBdr>
            <w:top w:val="none" w:sz="0" w:space="0" w:color="auto"/>
            <w:left w:val="none" w:sz="0" w:space="0" w:color="auto"/>
            <w:bottom w:val="none" w:sz="0" w:space="0" w:color="auto"/>
            <w:right w:val="none" w:sz="0" w:space="0" w:color="auto"/>
          </w:divBdr>
        </w:div>
        <w:div w:id="868879243">
          <w:marLeft w:val="480"/>
          <w:marRight w:val="0"/>
          <w:marTop w:val="0"/>
          <w:marBottom w:val="0"/>
          <w:divBdr>
            <w:top w:val="none" w:sz="0" w:space="0" w:color="auto"/>
            <w:left w:val="none" w:sz="0" w:space="0" w:color="auto"/>
            <w:bottom w:val="none" w:sz="0" w:space="0" w:color="auto"/>
            <w:right w:val="none" w:sz="0" w:space="0" w:color="auto"/>
          </w:divBdr>
        </w:div>
        <w:div w:id="948392881">
          <w:marLeft w:val="480"/>
          <w:marRight w:val="0"/>
          <w:marTop w:val="0"/>
          <w:marBottom w:val="0"/>
          <w:divBdr>
            <w:top w:val="none" w:sz="0" w:space="0" w:color="auto"/>
            <w:left w:val="none" w:sz="0" w:space="0" w:color="auto"/>
            <w:bottom w:val="none" w:sz="0" w:space="0" w:color="auto"/>
            <w:right w:val="none" w:sz="0" w:space="0" w:color="auto"/>
          </w:divBdr>
        </w:div>
        <w:div w:id="982587643">
          <w:marLeft w:val="480"/>
          <w:marRight w:val="0"/>
          <w:marTop w:val="0"/>
          <w:marBottom w:val="0"/>
          <w:divBdr>
            <w:top w:val="none" w:sz="0" w:space="0" w:color="auto"/>
            <w:left w:val="none" w:sz="0" w:space="0" w:color="auto"/>
            <w:bottom w:val="none" w:sz="0" w:space="0" w:color="auto"/>
            <w:right w:val="none" w:sz="0" w:space="0" w:color="auto"/>
          </w:divBdr>
        </w:div>
        <w:div w:id="1011178249">
          <w:marLeft w:val="480"/>
          <w:marRight w:val="0"/>
          <w:marTop w:val="0"/>
          <w:marBottom w:val="0"/>
          <w:divBdr>
            <w:top w:val="none" w:sz="0" w:space="0" w:color="auto"/>
            <w:left w:val="none" w:sz="0" w:space="0" w:color="auto"/>
            <w:bottom w:val="none" w:sz="0" w:space="0" w:color="auto"/>
            <w:right w:val="none" w:sz="0" w:space="0" w:color="auto"/>
          </w:divBdr>
        </w:div>
        <w:div w:id="1013799673">
          <w:marLeft w:val="480"/>
          <w:marRight w:val="0"/>
          <w:marTop w:val="0"/>
          <w:marBottom w:val="0"/>
          <w:divBdr>
            <w:top w:val="none" w:sz="0" w:space="0" w:color="auto"/>
            <w:left w:val="none" w:sz="0" w:space="0" w:color="auto"/>
            <w:bottom w:val="none" w:sz="0" w:space="0" w:color="auto"/>
            <w:right w:val="none" w:sz="0" w:space="0" w:color="auto"/>
          </w:divBdr>
        </w:div>
      </w:divsChild>
    </w:div>
    <w:div w:id="328287287">
      <w:bodyDiv w:val="1"/>
      <w:marLeft w:val="0"/>
      <w:marRight w:val="0"/>
      <w:marTop w:val="0"/>
      <w:marBottom w:val="0"/>
      <w:divBdr>
        <w:top w:val="none" w:sz="0" w:space="0" w:color="auto"/>
        <w:left w:val="none" w:sz="0" w:space="0" w:color="auto"/>
        <w:bottom w:val="none" w:sz="0" w:space="0" w:color="auto"/>
        <w:right w:val="none" w:sz="0" w:space="0" w:color="auto"/>
      </w:divBdr>
    </w:div>
    <w:div w:id="329138888">
      <w:bodyDiv w:val="1"/>
      <w:marLeft w:val="0"/>
      <w:marRight w:val="0"/>
      <w:marTop w:val="0"/>
      <w:marBottom w:val="0"/>
      <w:divBdr>
        <w:top w:val="none" w:sz="0" w:space="0" w:color="auto"/>
        <w:left w:val="none" w:sz="0" w:space="0" w:color="auto"/>
        <w:bottom w:val="none" w:sz="0" w:space="0" w:color="auto"/>
        <w:right w:val="none" w:sz="0" w:space="0" w:color="auto"/>
      </w:divBdr>
    </w:div>
    <w:div w:id="329480743">
      <w:bodyDiv w:val="1"/>
      <w:marLeft w:val="0"/>
      <w:marRight w:val="0"/>
      <w:marTop w:val="0"/>
      <w:marBottom w:val="0"/>
      <w:divBdr>
        <w:top w:val="none" w:sz="0" w:space="0" w:color="auto"/>
        <w:left w:val="none" w:sz="0" w:space="0" w:color="auto"/>
        <w:bottom w:val="none" w:sz="0" w:space="0" w:color="auto"/>
        <w:right w:val="none" w:sz="0" w:space="0" w:color="auto"/>
      </w:divBdr>
    </w:div>
    <w:div w:id="329602538">
      <w:bodyDiv w:val="1"/>
      <w:marLeft w:val="0"/>
      <w:marRight w:val="0"/>
      <w:marTop w:val="0"/>
      <w:marBottom w:val="0"/>
      <w:divBdr>
        <w:top w:val="none" w:sz="0" w:space="0" w:color="auto"/>
        <w:left w:val="none" w:sz="0" w:space="0" w:color="auto"/>
        <w:bottom w:val="none" w:sz="0" w:space="0" w:color="auto"/>
        <w:right w:val="none" w:sz="0" w:space="0" w:color="auto"/>
      </w:divBdr>
    </w:div>
    <w:div w:id="330060210">
      <w:bodyDiv w:val="1"/>
      <w:marLeft w:val="0"/>
      <w:marRight w:val="0"/>
      <w:marTop w:val="0"/>
      <w:marBottom w:val="0"/>
      <w:divBdr>
        <w:top w:val="none" w:sz="0" w:space="0" w:color="auto"/>
        <w:left w:val="none" w:sz="0" w:space="0" w:color="auto"/>
        <w:bottom w:val="none" w:sz="0" w:space="0" w:color="auto"/>
        <w:right w:val="none" w:sz="0" w:space="0" w:color="auto"/>
      </w:divBdr>
    </w:div>
    <w:div w:id="330105140">
      <w:bodyDiv w:val="1"/>
      <w:marLeft w:val="0"/>
      <w:marRight w:val="0"/>
      <w:marTop w:val="0"/>
      <w:marBottom w:val="0"/>
      <w:divBdr>
        <w:top w:val="none" w:sz="0" w:space="0" w:color="auto"/>
        <w:left w:val="none" w:sz="0" w:space="0" w:color="auto"/>
        <w:bottom w:val="none" w:sz="0" w:space="0" w:color="auto"/>
        <w:right w:val="none" w:sz="0" w:space="0" w:color="auto"/>
      </w:divBdr>
    </w:div>
    <w:div w:id="330378945">
      <w:bodyDiv w:val="1"/>
      <w:marLeft w:val="0"/>
      <w:marRight w:val="0"/>
      <w:marTop w:val="0"/>
      <w:marBottom w:val="0"/>
      <w:divBdr>
        <w:top w:val="none" w:sz="0" w:space="0" w:color="auto"/>
        <w:left w:val="none" w:sz="0" w:space="0" w:color="auto"/>
        <w:bottom w:val="none" w:sz="0" w:space="0" w:color="auto"/>
        <w:right w:val="none" w:sz="0" w:space="0" w:color="auto"/>
      </w:divBdr>
    </w:div>
    <w:div w:id="330570819">
      <w:bodyDiv w:val="1"/>
      <w:marLeft w:val="0"/>
      <w:marRight w:val="0"/>
      <w:marTop w:val="0"/>
      <w:marBottom w:val="0"/>
      <w:divBdr>
        <w:top w:val="none" w:sz="0" w:space="0" w:color="auto"/>
        <w:left w:val="none" w:sz="0" w:space="0" w:color="auto"/>
        <w:bottom w:val="none" w:sz="0" w:space="0" w:color="auto"/>
        <w:right w:val="none" w:sz="0" w:space="0" w:color="auto"/>
      </w:divBdr>
    </w:div>
    <w:div w:id="330763828">
      <w:bodyDiv w:val="1"/>
      <w:marLeft w:val="0"/>
      <w:marRight w:val="0"/>
      <w:marTop w:val="0"/>
      <w:marBottom w:val="0"/>
      <w:divBdr>
        <w:top w:val="none" w:sz="0" w:space="0" w:color="auto"/>
        <w:left w:val="none" w:sz="0" w:space="0" w:color="auto"/>
        <w:bottom w:val="none" w:sz="0" w:space="0" w:color="auto"/>
        <w:right w:val="none" w:sz="0" w:space="0" w:color="auto"/>
      </w:divBdr>
    </w:div>
    <w:div w:id="331031543">
      <w:bodyDiv w:val="1"/>
      <w:marLeft w:val="0"/>
      <w:marRight w:val="0"/>
      <w:marTop w:val="0"/>
      <w:marBottom w:val="0"/>
      <w:divBdr>
        <w:top w:val="none" w:sz="0" w:space="0" w:color="auto"/>
        <w:left w:val="none" w:sz="0" w:space="0" w:color="auto"/>
        <w:bottom w:val="none" w:sz="0" w:space="0" w:color="auto"/>
        <w:right w:val="none" w:sz="0" w:space="0" w:color="auto"/>
      </w:divBdr>
    </w:div>
    <w:div w:id="331370334">
      <w:bodyDiv w:val="1"/>
      <w:marLeft w:val="0"/>
      <w:marRight w:val="0"/>
      <w:marTop w:val="0"/>
      <w:marBottom w:val="0"/>
      <w:divBdr>
        <w:top w:val="none" w:sz="0" w:space="0" w:color="auto"/>
        <w:left w:val="none" w:sz="0" w:space="0" w:color="auto"/>
        <w:bottom w:val="none" w:sz="0" w:space="0" w:color="auto"/>
        <w:right w:val="none" w:sz="0" w:space="0" w:color="auto"/>
      </w:divBdr>
    </w:div>
    <w:div w:id="331377250">
      <w:bodyDiv w:val="1"/>
      <w:marLeft w:val="0"/>
      <w:marRight w:val="0"/>
      <w:marTop w:val="0"/>
      <w:marBottom w:val="0"/>
      <w:divBdr>
        <w:top w:val="none" w:sz="0" w:space="0" w:color="auto"/>
        <w:left w:val="none" w:sz="0" w:space="0" w:color="auto"/>
        <w:bottom w:val="none" w:sz="0" w:space="0" w:color="auto"/>
        <w:right w:val="none" w:sz="0" w:space="0" w:color="auto"/>
      </w:divBdr>
      <w:divsChild>
        <w:div w:id="27269357">
          <w:marLeft w:val="480"/>
          <w:marRight w:val="0"/>
          <w:marTop w:val="0"/>
          <w:marBottom w:val="0"/>
          <w:divBdr>
            <w:top w:val="none" w:sz="0" w:space="0" w:color="auto"/>
            <w:left w:val="none" w:sz="0" w:space="0" w:color="auto"/>
            <w:bottom w:val="none" w:sz="0" w:space="0" w:color="auto"/>
            <w:right w:val="none" w:sz="0" w:space="0" w:color="auto"/>
          </w:divBdr>
        </w:div>
        <w:div w:id="28116134">
          <w:marLeft w:val="480"/>
          <w:marRight w:val="0"/>
          <w:marTop w:val="0"/>
          <w:marBottom w:val="0"/>
          <w:divBdr>
            <w:top w:val="none" w:sz="0" w:space="0" w:color="auto"/>
            <w:left w:val="none" w:sz="0" w:space="0" w:color="auto"/>
            <w:bottom w:val="none" w:sz="0" w:space="0" w:color="auto"/>
            <w:right w:val="none" w:sz="0" w:space="0" w:color="auto"/>
          </w:divBdr>
        </w:div>
        <w:div w:id="30889350">
          <w:marLeft w:val="480"/>
          <w:marRight w:val="0"/>
          <w:marTop w:val="0"/>
          <w:marBottom w:val="0"/>
          <w:divBdr>
            <w:top w:val="none" w:sz="0" w:space="0" w:color="auto"/>
            <w:left w:val="none" w:sz="0" w:space="0" w:color="auto"/>
            <w:bottom w:val="none" w:sz="0" w:space="0" w:color="auto"/>
            <w:right w:val="none" w:sz="0" w:space="0" w:color="auto"/>
          </w:divBdr>
        </w:div>
        <w:div w:id="76294828">
          <w:marLeft w:val="480"/>
          <w:marRight w:val="0"/>
          <w:marTop w:val="0"/>
          <w:marBottom w:val="0"/>
          <w:divBdr>
            <w:top w:val="none" w:sz="0" w:space="0" w:color="auto"/>
            <w:left w:val="none" w:sz="0" w:space="0" w:color="auto"/>
            <w:bottom w:val="none" w:sz="0" w:space="0" w:color="auto"/>
            <w:right w:val="none" w:sz="0" w:space="0" w:color="auto"/>
          </w:divBdr>
        </w:div>
        <w:div w:id="181676883">
          <w:marLeft w:val="480"/>
          <w:marRight w:val="0"/>
          <w:marTop w:val="0"/>
          <w:marBottom w:val="0"/>
          <w:divBdr>
            <w:top w:val="none" w:sz="0" w:space="0" w:color="auto"/>
            <w:left w:val="none" w:sz="0" w:space="0" w:color="auto"/>
            <w:bottom w:val="none" w:sz="0" w:space="0" w:color="auto"/>
            <w:right w:val="none" w:sz="0" w:space="0" w:color="auto"/>
          </w:divBdr>
        </w:div>
        <w:div w:id="210580487">
          <w:marLeft w:val="480"/>
          <w:marRight w:val="0"/>
          <w:marTop w:val="0"/>
          <w:marBottom w:val="0"/>
          <w:divBdr>
            <w:top w:val="none" w:sz="0" w:space="0" w:color="auto"/>
            <w:left w:val="none" w:sz="0" w:space="0" w:color="auto"/>
            <w:bottom w:val="none" w:sz="0" w:space="0" w:color="auto"/>
            <w:right w:val="none" w:sz="0" w:space="0" w:color="auto"/>
          </w:divBdr>
        </w:div>
        <w:div w:id="212039400">
          <w:marLeft w:val="480"/>
          <w:marRight w:val="0"/>
          <w:marTop w:val="0"/>
          <w:marBottom w:val="0"/>
          <w:divBdr>
            <w:top w:val="none" w:sz="0" w:space="0" w:color="auto"/>
            <w:left w:val="none" w:sz="0" w:space="0" w:color="auto"/>
            <w:bottom w:val="none" w:sz="0" w:space="0" w:color="auto"/>
            <w:right w:val="none" w:sz="0" w:space="0" w:color="auto"/>
          </w:divBdr>
        </w:div>
        <w:div w:id="222570287">
          <w:marLeft w:val="480"/>
          <w:marRight w:val="0"/>
          <w:marTop w:val="0"/>
          <w:marBottom w:val="0"/>
          <w:divBdr>
            <w:top w:val="none" w:sz="0" w:space="0" w:color="auto"/>
            <w:left w:val="none" w:sz="0" w:space="0" w:color="auto"/>
            <w:bottom w:val="none" w:sz="0" w:space="0" w:color="auto"/>
            <w:right w:val="none" w:sz="0" w:space="0" w:color="auto"/>
          </w:divBdr>
        </w:div>
        <w:div w:id="228200578">
          <w:marLeft w:val="480"/>
          <w:marRight w:val="0"/>
          <w:marTop w:val="0"/>
          <w:marBottom w:val="0"/>
          <w:divBdr>
            <w:top w:val="none" w:sz="0" w:space="0" w:color="auto"/>
            <w:left w:val="none" w:sz="0" w:space="0" w:color="auto"/>
            <w:bottom w:val="none" w:sz="0" w:space="0" w:color="auto"/>
            <w:right w:val="none" w:sz="0" w:space="0" w:color="auto"/>
          </w:divBdr>
        </w:div>
        <w:div w:id="235365675">
          <w:marLeft w:val="480"/>
          <w:marRight w:val="0"/>
          <w:marTop w:val="0"/>
          <w:marBottom w:val="0"/>
          <w:divBdr>
            <w:top w:val="none" w:sz="0" w:space="0" w:color="auto"/>
            <w:left w:val="none" w:sz="0" w:space="0" w:color="auto"/>
            <w:bottom w:val="none" w:sz="0" w:space="0" w:color="auto"/>
            <w:right w:val="none" w:sz="0" w:space="0" w:color="auto"/>
          </w:divBdr>
        </w:div>
        <w:div w:id="299459011">
          <w:marLeft w:val="480"/>
          <w:marRight w:val="0"/>
          <w:marTop w:val="0"/>
          <w:marBottom w:val="0"/>
          <w:divBdr>
            <w:top w:val="none" w:sz="0" w:space="0" w:color="auto"/>
            <w:left w:val="none" w:sz="0" w:space="0" w:color="auto"/>
            <w:bottom w:val="none" w:sz="0" w:space="0" w:color="auto"/>
            <w:right w:val="none" w:sz="0" w:space="0" w:color="auto"/>
          </w:divBdr>
        </w:div>
        <w:div w:id="417948466">
          <w:marLeft w:val="480"/>
          <w:marRight w:val="0"/>
          <w:marTop w:val="0"/>
          <w:marBottom w:val="0"/>
          <w:divBdr>
            <w:top w:val="none" w:sz="0" w:space="0" w:color="auto"/>
            <w:left w:val="none" w:sz="0" w:space="0" w:color="auto"/>
            <w:bottom w:val="none" w:sz="0" w:space="0" w:color="auto"/>
            <w:right w:val="none" w:sz="0" w:space="0" w:color="auto"/>
          </w:divBdr>
        </w:div>
        <w:div w:id="425423028">
          <w:marLeft w:val="480"/>
          <w:marRight w:val="0"/>
          <w:marTop w:val="0"/>
          <w:marBottom w:val="0"/>
          <w:divBdr>
            <w:top w:val="none" w:sz="0" w:space="0" w:color="auto"/>
            <w:left w:val="none" w:sz="0" w:space="0" w:color="auto"/>
            <w:bottom w:val="none" w:sz="0" w:space="0" w:color="auto"/>
            <w:right w:val="none" w:sz="0" w:space="0" w:color="auto"/>
          </w:divBdr>
        </w:div>
        <w:div w:id="450368903">
          <w:marLeft w:val="480"/>
          <w:marRight w:val="0"/>
          <w:marTop w:val="0"/>
          <w:marBottom w:val="0"/>
          <w:divBdr>
            <w:top w:val="none" w:sz="0" w:space="0" w:color="auto"/>
            <w:left w:val="none" w:sz="0" w:space="0" w:color="auto"/>
            <w:bottom w:val="none" w:sz="0" w:space="0" w:color="auto"/>
            <w:right w:val="none" w:sz="0" w:space="0" w:color="auto"/>
          </w:divBdr>
        </w:div>
        <w:div w:id="450393861">
          <w:marLeft w:val="480"/>
          <w:marRight w:val="0"/>
          <w:marTop w:val="0"/>
          <w:marBottom w:val="0"/>
          <w:divBdr>
            <w:top w:val="none" w:sz="0" w:space="0" w:color="auto"/>
            <w:left w:val="none" w:sz="0" w:space="0" w:color="auto"/>
            <w:bottom w:val="none" w:sz="0" w:space="0" w:color="auto"/>
            <w:right w:val="none" w:sz="0" w:space="0" w:color="auto"/>
          </w:divBdr>
        </w:div>
        <w:div w:id="477114327">
          <w:marLeft w:val="480"/>
          <w:marRight w:val="0"/>
          <w:marTop w:val="0"/>
          <w:marBottom w:val="0"/>
          <w:divBdr>
            <w:top w:val="none" w:sz="0" w:space="0" w:color="auto"/>
            <w:left w:val="none" w:sz="0" w:space="0" w:color="auto"/>
            <w:bottom w:val="none" w:sz="0" w:space="0" w:color="auto"/>
            <w:right w:val="none" w:sz="0" w:space="0" w:color="auto"/>
          </w:divBdr>
        </w:div>
        <w:div w:id="510264223">
          <w:marLeft w:val="480"/>
          <w:marRight w:val="0"/>
          <w:marTop w:val="0"/>
          <w:marBottom w:val="0"/>
          <w:divBdr>
            <w:top w:val="none" w:sz="0" w:space="0" w:color="auto"/>
            <w:left w:val="none" w:sz="0" w:space="0" w:color="auto"/>
            <w:bottom w:val="none" w:sz="0" w:space="0" w:color="auto"/>
            <w:right w:val="none" w:sz="0" w:space="0" w:color="auto"/>
          </w:divBdr>
        </w:div>
        <w:div w:id="534469806">
          <w:marLeft w:val="480"/>
          <w:marRight w:val="0"/>
          <w:marTop w:val="0"/>
          <w:marBottom w:val="0"/>
          <w:divBdr>
            <w:top w:val="none" w:sz="0" w:space="0" w:color="auto"/>
            <w:left w:val="none" w:sz="0" w:space="0" w:color="auto"/>
            <w:bottom w:val="none" w:sz="0" w:space="0" w:color="auto"/>
            <w:right w:val="none" w:sz="0" w:space="0" w:color="auto"/>
          </w:divBdr>
        </w:div>
        <w:div w:id="549993946">
          <w:marLeft w:val="480"/>
          <w:marRight w:val="0"/>
          <w:marTop w:val="0"/>
          <w:marBottom w:val="0"/>
          <w:divBdr>
            <w:top w:val="none" w:sz="0" w:space="0" w:color="auto"/>
            <w:left w:val="none" w:sz="0" w:space="0" w:color="auto"/>
            <w:bottom w:val="none" w:sz="0" w:space="0" w:color="auto"/>
            <w:right w:val="none" w:sz="0" w:space="0" w:color="auto"/>
          </w:divBdr>
        </w:div>
        <w:div w:id="580481211">
          <w:marLeft w:val="480"/>
          <w:marRight w:val="0"/>
          <w:marTop w:val="0"/>
          <w:marBottom w:val="0"/>
          <w:divBdr>
            <w:top w:val="none" w:sz="0" w:space="0" w:color="auto"/>
            <w:left w:val="none" w:sz="0" w:space="0" w:color="auto"/>
            <w:bottom w:val="none" w:sz="0" w:space="0" w:color="auto"/>
            <w:right w:val="none" w:sz="0" w:space="0" w:color="auto"/>
          </w:divBdr>
        </w:div>
        <w:div w:id="582643189">
          <w:marLeft w:val="480"/>
          <w:marRight w:val="0"/>
          <w:marTop w:val="0"/>
          <w:marBottom w:val="0"/>
          <w:divBdr>
            <w:top w:val="none" w:sz="0" w:space="0" w:color="auto"/>
            <w:left w:val="none" w:sz="0" w:space="0" w:color="auto"/>
            <w:bottom w:val="none" w:sz="0" w:space="0" w:color="auto"/>
            <w:right w:val="none" w:sz="0" w:space="0" w:color="auto"/>
          </w:divBdr>
        </w:div>
        <w:div w:id="611474919">
          <w:marLeft w:val="480"/>
          <w:marRight w:val="0"/>
          <w:marTop w:val="0"/>
          <w:marBottom w:val="0"/>
          <w:divBdr>
            <w:top w:val="none" w:sz="0" w:space="0" w:color="auto"/>
            <w:left w:val="none" w:sz="0" w:space="0" w:color="auto"/>
            <w:bottom w:val="none" w:sz="0" w:space="0" w:color="auto"/>
            <w:right w:val="none" w:sz="0" w:space="0" w:color="auto"/>
          </w:divBdr>
        </w:div>
        <w:div w:id="614681807">
          <w:marLeft w:val="480"/>
          <w:marRight w:val="0"/>
          <w:marTop w:val="0"/>
          <w:marBottom w:val="0"/>
          <w:divBdr>
            <w:top w:val="none" w:sz="0" w:space="0" w:color="auto"/>
            <w:left w:val="none" w:sz="0" w:space="0" w:color="auto"/>
            <w:bottom w:val="none" w:sz="0" w:space="0" w:color="auto"/>
            <w:right w:val="none" w:sz="0" w:space="0" w:color="auto"/>
          </w:divBdr>
        </w:div>
        <w:div w:id="623850332">
          <w:marLeft w:val="480"/>
          <w:marRight w:val="0"/>
          <w:marTop w:val="0"/>
          <w:marBottom w:val="0"/>
          <w:divBdr>
            <w:top w:val="none" w:sz="0" w:space="0" w:color="auto"/>
            <w:left w:val="none" w:sz="0" w:space="0" w:color="auto"/>
            <w:bottom w:val="none" w:sz="0" w:space="0" w:color="auto"/>
            <w:right w:val="none" w:sz="0" w:space="0" w:color="auto"/>
          </w:divBdr>
        </w:div>
        <w:div w:id="723603381">
          <w:marLeft w:val="480"/>
          <w:marRight w:val="0"/>
          <w:marTop w:val="0"/>
          <w:marBottom w:val="0"/>
          <w:divBdr>
            <w:top w:val="none" w:sz="0" w:space="0" w:color="auto"/>
            <w:left w:val="none" w:sz="0" w:space="0" w:color="auto"/>
            <w:bottom w:val="none" w:sz="0" w:space="0" w:color="auto"/>
            <w:right w:val="none" w:sz="0" w:space="0" w:color="auto"/>
          </w:divBdr>
        </w:div>
        <w:div w:id="865171313">
          <w:marLeft w:val="480"/>
          <w:marRight w:val="0"/>
          <w:marTop w:val="0"/>
          <w:marBottom w:val="0"/>
          <w:divBdr>
            <w:top w:val="none" w:sz="0" w:space="0" w:color="auto"/>
            <w:left w:val="none" w:sz="0" w:space="0" w:color="auto"/>
            <w:bottom w:val="none" w:sz="0" w:space="0" w:color="auto"/>
            <w:right w:val="none" w:sz="0" w:space="0" w:color="auto"/>
          </w:divBdr>
        </w:div>
        <w:div w:id="874123172">
          <w:marLeft w:val="480"/>
          <w:marRight w:val="0"/>
          <w:marTop w:val="0"/>
          <w:marBottom w:val="0"/>
          <w:divBdr>
            <w:top w:val="none" w:sz="0" w:space="0" w:color="auto"/>
            <w:left w:val="none" w:sz="0" w:space="0" w:color="auto"/>
            <w:bottom w:val="none" w:sz="0" w:space="0" w:color="auto"/>
            <w:right w:val="none" w:sz="0" w:space="0" w:color="auto"/>
          </w:divBdr>
        </w:div>
        <w:div w:id="877426454">
          <w:marLeft w:val="480"/>
          <w:marRight w:val="0"/>
          <w:marTop w:val="0"/>
          <w:marBottom w:val="0"/>
          <w:divBdr>
            <w:top w:val="none" w:sz="0" w:space="0" w:color="auto"/>
            <w:left w:val="none" w:sz="0" w:space="0" w:color="auto"/>
            <w:bottom w:val="none" w:sz="0" w:space="0" w:color="auto"/>
            <w:right w:val="none" w:sz="0" w:space="0" w:color="auto"/>
          </w:divBdr>
        </w:div>
        <w:div w:id="932519024">
          <w:marLeft w:val="480"/>
          <w:marRight w:val="0"/>
          <w:marTop w:val="0"/>
          <w:marBottom w:val="0"/>
          <w:divBdr>
            <w:top w:val="none" w:sz="0" w:space="0" w:color="auto"/>
            <w:left w:val="none" w:sz="0" w:space="0" w:color="auto"/>
            <w:bottom w:val="none" w:sz="0" w:space="0" w:color="auto"/>
            <w:right w:val="none" w:sz="0" w:space="0" w:color="auto"/>
          </w:divBdr>
        </w:div>
        <w:div w:id="946548049">
          <w:marLeft w:val="480"/>
          <w:marRight w:val="0"/>
          <w:marTop w:val="0"/>
          <w:marBottom w:val="0"/>
          <w:divBdr>
            <w:top w:val="none" w:sz="0" w:space="0" w:color="auto"/>
            <w:left w:val="none" w:sz="0" w:space="0" w:color="auto"/>
            <w:bottom w:val="none" w:sz="0" w:space="0" w:color="auto"/>
            <w:right w:val="none" w:sz="0" w:space="0" w:color="auto"/>
          </w:divBdr>
        </w:div>
        <w:div w:id="1012025072">
          <w:marLeft w:val="480"/>
          <w:marRight w:val="0"/>
          <w:marTop w:val="0"/>
          <w:marBottom w:val="0"/>
          <w:divBdr>
            <w:top w:val="none" w:sz="0" w:space="0" w:color="auto"/>
            <w:left w:val="none" w:sz="0" w:space="0" w:color="auto"/>
            <w:bottom w:val="none" w:sz="0" w:space="0" w:color="auto"/>
            <w:right w:val="none" w:sz="0" w:space="0" w:color="auto"/>
          </w:divBdr>
        </w:div>
      </w:divsChild>
    </w:div>
    <w:div w:id="331419176">
      <w:bodyDiv w:val="1"/>
      <w:marLeft w:val="0"/>
      <w:marRight w:val="0"/>
      <w:marTop w:val="0"/>
      <w:marBottom w:val="0"/>
      <w:divBdr>
        <w:top w:val="none" w:sz="0" w:space="0" w:color="auto"/>
        <w:left w:val="none" w:sz="0" w:space="0" w:color="auto"/>
        <w:bottom w:val="none" w:sz="0" w:space="0" w:color="auto"/>
        <w:right w:val="none" w:sz="0" w:space="0" w:color="auto"/>
      </w:divBdr>
      <w:divsChild>
        <w:div w:id="25103014">
          <w:marLeft w:val="480"/>
          <w:marRight w:val="0"/>
          <w:marTop w:val="0"/>
          <w:marBottom w:val="0"/>
          <w:divBdr>
            <w:top w:val="none" w:sz="0" w:space="0" w:color="auto"/>
            <w:left w:val="none" w:sz="0" w:space="0" w:color="auto"/>
            <w:bottom w:val="none" w:sz="0" w:space="0" w:color="auto"/>
            <w:right w:val="none" w:sz="0" w:space="0" w:color="auto"/>
          </w:divBdr>
        </w:div>
        <w:div w:id="29185690">
          <w:marLeft w:val="480"/>
          <w:marRight w:val="0"/>
          <w:marTop w:val="0"/>
          <w:marBottom w:val="0"/>
          <w:divBdr>
            <w:top w:val="none" w:sz="0" w:space="0" w:color="auto"/>
            <w:left w:val="none" w:sz="0" w:space="0" w:color="auto"/>
            <w:bottom w:val="none" w:sz="0" w:space="0" w:color="auto"/>
            <w:right w:val="none" w:sz="0" w:space="0" w:color="auto"/>
          </w:divBdr>
        </w:div>
        <w:div w:id="41905376">
          <w:marLeft w:val="480"/>
          <w:marRight w:val="0"/>
          <w:marTop w:val="0"/>
          <w:marBottom w:val="0"/>
          <w:divBdr>
            <w:top w:val="none" w:sz="0" w:space="0" w:color="auto"/>
            <w:left w:val="none" w:sz="0" w:space="0" w:color="auto"/>
            <w:bottom w:val="none" w:sz="0" w:space="0" w:color="auto"/>
            <w:right w:val="none" w:sz="0" w:space="0" w:color="auto"/>
          </w:divBdr>
        </w:div>
        <w:div w:id="76833771">
          <w:marLeft w:val="480"/>
          <w:marRight w:val="0"/>
          <w:marTop w:val="0"/>
          <w:marBottom w:val="0"/>
          <w:divBdr>
            <w:top w:val="none" w:sz="0" w:space="0" w:color="auto"/>
            <w:left w:val="none" w:sz="0" w:space="0" w:color="auto"/>
            <w:bottom w:val="none" w:sz="0" w:space="0" w:color="auto"/>
            <w:right w:val="none" w:sz="0" w:space="0" w:color="auto"/>
          </w:divBdr>
        </w:div>
        <w:div w:id="110326860">
          <w:marLeft w:val="480"/>
          <w:marRight w:val="0"/>
          <w:marTop w:val="0"/>
          <w:marBottom w:val="0"/>
          <w:divBdr>
            <w:top w:val="none" w:sz="0" w:space="0" w:color="auto"/>
            <w:left w:val="none" w:sz="0" w:space="0" w:color="auto"/>
            <w:bottom w:val="none" w:sz="0" w:space="0" w:color="auto"/>
            <w:right w:val="none" w:sz="0" w:space="0" w:color="auto"/>
          </w:divBdr>
        </w:div>
        <w:div w:id="110706546">
          <w:marLeft w:val="480"/>
          <w:marRight w:val="0"/>
          <w:marTop w:val="0"/>
          <w:marBottom w:val="0"/>
          <w:divBdr>
            <w:top w:val="none" w:sz="0" w:space="0" w:color="auto"/>
            <w:left w:val="none" w:sz="0" w:space="0" w:color="auto"/>
            <w:bottom w:val="none" w:sz="0" w:space="0" w:color="auto"/>
            <w:right w:val="none" w:sz="0" w:space="0" w:color="auto"/>
          </w:divBdr>
        </w:div>
        <w:div w:id="116876149">
          <w:marLeft w:val="480"/>
          <w:marRight w:val="0"/>
          <w:marTop w:val="0"/>
          <w:marBottom w:val="0"/>
          <w:divBdr>
            <w:top w:val="none" w:sz="0" w:space="0" w:color="auto"/>
            <w:left w:val="none" w:sz="0" w:space="0" w:color="auto"/>
            <w:bottom w:val="none" w:sz="0" w:space="0" w:color="auto"/>
            <w:right w:val="none" w:sz="0" w:space="0" w:color="auto"/>
          </w:divBdr>
        </w:div>
        <w:div w:id="118228113">
          <w:marLeft w:val="480"/>
          <w:marRight w:val="0"/>
          <w:marTop w:val="0"/>
          <w:marBottom w:val="0"/>
          <w:divBdr>
            <w:top w:val="none" w:sz="0" w:space="0" w:color="auto"/>
            <w:left w:val="none" w:sz="0" w:space="0" w:color="auto"/>
            <w:bottom w:val="none" w:sz="0" w:space="0" w:color="auto"/>
            <w:right w:val="none" w:sz="0" w:space="0" w:color="auto"/>
          </w:divBdr>
        </w:div>
        <w:div w:id="134567989">
          <w:marLeft w:val="480"/>
          <w:marRight w:val="0"/>
          <w:marTop w:val="0"/>
          <w:marBottom w:val="0"/>
          <w:divBdr>
            <w:top w:val="none" w:sz="0" w:space="0" w:color="auto"/>
            <w:left w:val="none" w:sz="0" w:space="0" w:color="auto"/>
            <w:bottom w:val="none" w:sz="0" w:space="0" w:color="auto"/>
            <w:right w:val="none" w:sz="0" w:space="0" w:color="auto"/>
          </w:divBdr>
        </w:div>
        <w:div w:id="146091725">
          <w:marLeft w:val="480"/>
          <w:marRight w:val="0"/>
          <w:marTop w:val="0"/>
          <w:marBottom w:val="0"/>
          <w:divBdr>
            <w:top w:val="none" w:sz="0" w:space="0" w:color="auto"/>
            <w:left w:val="none" w:sz="0" w:space="0" w:color="auto"/>
            <w:bottom w:val="none" w:sz="0" w:space="0" w:color="auto"/>
            <w:right w:val="none" w:sz="0" w:space="0" w:color="auto"/>
          </w:divBdr>
        </w:div>
        <w:div w:id="152795773">
          <w:marLeft w:val="480"/>
          <w:marRight w:val="0"/>
          <w:marTop w:val="0"/>
          <w:marBottom w:val="0"/>
          <w:divBdr>
            <w:top w:val="none" w:sz="0" w:space="0" w:color="auto"/>
            <w:left w:val="none" w:sz="0" w:space="0" w:color="auto"/>
            <w:bottom w:val="none" w:sz="0" w:space="0" w:color="auto"/>
            <w:right w:val="none" w:sz="0" w:space="0" w:color="auto"/>
          </w:divBdr>
        </w:div>
        <w:div w:id="166403518">
          <w:marLeft w:val="480"/>
          <w:marRight w:val="0"/>
          <w:marTop w:val="0"/>
          <w:marBottom w:val="0"/>
          <w:divBdr>
            <w:top w:val="none" w:sz="0" w:space="0" w:color="auto"/>
            <w:left w:val="none" w:sz="0" w:space="0" w:color="auto"/>
            <w:bottom w:val="none" w:sz="0" w:space="0" w:color="auto"/>
            <w:right w:val="none" w:sz="0" w:space="0" w:color="auto"/>
          </w:divBdr>
        </w:div>
        <w:div w:id="166873618">
          <w:marLeft w:val="480"/>
          <w:marRight w:val="0"/>
          <w:marTop w:val="0"/>
          <w:marBottom w:val="0"/>
          <w:divBdr>
            <w:top w:val="none" w:sz="0" w:space="0" w:color="auto"/>
            <w:left w:val="none" w:sz="0" w:space="0" w:color="auto"/>
            <w:bottom w:val="none" w:sz="0" w:space="0" w:color="auto"/>
            <w:right w:val="none" w:sz="0" w:space="0" w:color="auto"/>
          </w:divBdr>
        </w:div>
        <w:div w:id="196966621">
          <w:marLeft w:val="480"/>
          <w:marRight w:val="0"/>
          <w:marTop w:val="0"/>
          <w:marBottom w:val="0"/>
          <w:divBdr>
            <w:top w:val="none" w:sz="0" w:space="0" w:color="auto"/>
            <w:left w:val="none" w:sz="0" w:space="0" w:color="auto"/>
            <w:bottom w:val="none" w:sz="0" w:space="0" w:color="auto"/>
            <w:right w:val="none" w:sz="0" w:space="0" w:color="auto"/>
          </w:divBdr>
        </w:div>
        <w:div w:id="200673052">
          <w:marLeft w:val="480"/>
          <w:marRight w:val="0"/>
          <w:marTop w:val="0"/>
          <w:marBottom w:val="0"/>
          <w:divBdr>
            <w:top w:val="none" w:sz="0" w:space="0" w:color="auto"/>
            <w:left w:val="none" w:sz="0" w:space="0" w:color="auto"/>
            <w:bottom w:val="none" w:sz="0" w:space="0" w:color="auto"/>
            <w:right w:val="none" w:sz="0" w:space="0" w:color="auto"/>
          </w:divBdr>
        </w:div>
        <w:div w:id="227502811">
          <w:marLeft w:val="480"/>
          <w:marRight w:val="0"/>
          <w:marTop w:val="0"/>
          <w:marBottom w:val="0"/>
          <w:divBdr>
            <w:top w:val="none" w:sz="0" w:space="0" w:color="auto"/>
            <w:left w:val="none" w:sz="0" w:space="0" w:color="auto"/>
            <w:bottom w:val="none" w:sz="0" w:space="0" w:color="auto"/>
            <w:right w:val="none" w:sz="0" w:space="0" w:color="auto"/>
          </w:divBdr>
        </w:div>
        <w:div w:id="236013294">
          <w:marLeft w:val="480"/>
          <w:marRight w:val="0"/>
          <w:marTop w:val="0"/>
          <w:marBottom w:val="0"/>
          <w:divBdr>
            <w:top w:val="none" w:sz="0" w:space="0" w:color="auto"/>
            <w:left w:val="none" w:sz="0" w:space="0" w:color="auto"/>
            <w:bottom w:val="none" w:sz="0" w:space="0" w:color="auto"/>
            <w:right w:val="none" w:sz="0" w:space="0" w:color="auto"/>
          </w:divBdr>
        </w:div>
        <w:div w:id="259412221">
          <w:marLeft w:val="480"/>
          <w:marRight w:val="0"/>
          <w:marTop w:val="0"/>
          <w:marBottom w:val="0"/>
          <w:divBdr>
            <w:top w:val="none" w:sz="0" w:space="0" w:color="auto"/>
            <w:left w:val="none" w:sz="0" w:space="0" w:color="auto"/>
            <w:bottom w:val="none" w:sz="0" w:space="0" w:color="auto"/>
            <w:right w:val="none" w:sz="0" w:space="0" w:color="auto"/>
          </w:divBdr>
        </w:div>
        <w:div w:id="270402079">
          <w:marLeft w:val="480"/>
          <w:marRight w:val="0"/>
          <w:marTop w:val="0"/>
          <w:marBottom w:val="0"/>
          <w:divBdr>
            <w:top w:val="none" w:sz="0" w:space="0" w:color="auto"/>
            <w:left w:val="none" w:sz="0" w:space="0" w:color="auto"/>
            <w:bottom w:val="none" w:sz="0" w:space="0" w:color="auto"/>
            <w:right w:val="none" w:sz="0" w:space="0" w:color="auto"/>
          </w:divBdr>
        </w:div>
        <w:div w:id="290211062">
          <w:marLeft w:val="480"/>
          <w:marRight w:val="0"/>
          <w:marTop w:val="0"/>
          <w:marBottom w:val="0"/>
          <w:divBdr>
            <w:top w:val="none" w:sz="0" w:space="0" w:color="auto"/>
            <w:left w:val="none" w:sz="0" w:space="0" w:color="auto"/>
            <w:bottom w:val="none" w:sz="0" w:space="0" w:color="auto"/>
            <w:right w:val="none" w:sz="0" w:space="0" w:color="auto"/>
          </w:divBdr>
        </w:div>
        <w:div w:id="303126619">
          <w:marLeft w:val="480"/>
          <w:marRight w:val="0"/>
          <w:marTop w:val="0"/>
          <w:marBottom w:val="0"/>
          <w:divBdr>
            <w:top w:val="none" w:sz="0" w:space="0" w:color="auto"/>
            <w:left w:val="none" w:sz="0" w:space="0" w:color="auto"/>
            <w:bottom w:val="none" w:sz="0" w:space="0" w:color="auto"/>
            <w:right w:val="none" w:sz="0" w:space="0" w:color="auto"/>
          </w:divBdr>
        </w:div>
        <w:div w:id="308631115">
          <w:marLeft w:val="480"/>
          <w:marRight w:val="0"/>
          <w:marTop w:val="0"/>
          <w:marBottom w:val="0"/>
          <w:divBdr>
            <w:top w:val="none" w:sz="0" w:space="0" w:color="auto"/>
            <w:left w:val="none" w:sz="0" w:space="0" w:color="auto"/>
            <w:bottom w:val="none" w:sz="0" w:space="0" w:color="auto"/>
            <w:right w:val="none" w:sz="0" w:space="0" w:color="auto"/>
          </w:divBdr>
        </w:div>
        <w:div w:id="358824692">
          <w:marLeft w:val="480"/>
          <w:marRight w:val="0"/>
          <w:marTop w:val="0"/>
          <w:marBottom w:val="0"/>
          <w:divBdr>
            <w:top w:val="none" w:sz="0" w:space="0" w:color="auto"/>
            <w:left w:val="none" w:sz="0" w:space="0" w:color="auto"/>
            <w:bottom w:val="none" w:sz="0" w:space="0" w:color="auto"/>
            <w:right w:val="none" w:sz="0" w:space="0" w:color="auto"/>
          </w:divBdr>
        </w:div>
        <w:div w:id="377632426">
          <w:marLeft w:val="480"/>
          <w:marRight w:val="0"/>
          <w:marTop w:val="0"/>
          <w:marBottom w:val="0"/>
          <w:divBdr>
            <w:top w:val="none" w:sz="0" w:space="0" w:color="auto"/>
            <w:left w:val="none" w:sz="0" w:space="0" w:color="auto"/>
            <w:bottom w:val="none" w:sz="0" w:space="0" w:color="auto"/>
            <w:right w:val="none" w:sz="0" w:space="0" w:color="auto"/>
          </w:divBdr>
        </w:div>
        <w:div w:id="444737531">
          <w:marLeft w:val="480"/>
          <w:marRight w:val="0"/>
          <w:marTop w:val="0"/>
          <w:marBottom w:val="0"/>
          <w:divBdr>
            <w:top w:val="none" w:sz="0" w:space="0" w:color="auto"/>
            <w:left w:val="none" w:sz="0" w:space="0" w:color="auto"/>
            <w:bottom w:val="none" w:sz="0" w:space="0" w:color="auto"/>
            <w:right w:val="none" w:sz="0" w:space="0" w:color="auto"/>
          </w:divBdr>
        </w:div>
        <w:div w:id="486821164">
          <w:marLeft w:val="480"/>
          <w:marRight w:val="0"/>
          <w:marTop w:val="0"/>
          <w:marBottom w:val="0"/>
          <w:divBdr>
            <w:top w:val="none" w:sz="0" w:space="0" w:color="auto"/>
            <w:left w:val="none" w:sz="0" w:space="0" w:color="auto"/>
            <w:bottom w:val="none" w:sz="0" w:space="0" w:color="auto"/>
            <w:right w:val="none" w:sz="0" w:space="0" w:color="auto"/>
          </w:divBdr>
        </w:div>
        <w:div w:id="504520374">
          <w:marLeft w:val="480"/>
          <w:marRight w:val="0"/>
          <w:marTop w:val="0"/>
          <w:marBottom w:val="0"/>
          <w:divBdr>
            <w:top w:val="none" w:sz="0" w:space="0" w:color="auto"/>
            <w:left w:val="none" w:sz="0" w:space="0" w:color="auto"/>
            <w:bottom w:val="none" w:sz="0" w:space="0" w:color="auto"/>
            <w:right w:val="none" w:sz="0" w:space="0" w:color="auto"/>
          </w:divBdr>
        </w:div>
        <w:div w:id="520049347">
          <w:marLeft w:val="480"/>
          <w:marRight w:val="0"/>
          <w:marTop w:val="0"/>
          <w:marBottom w:val="0"/>
          <w:divBdr>
            <w:top w:val="none" w:sz="0" w:space="0" w:color="auto"/>
            <w:left w:val="none" w:sz="0" w:space="0" w:color="auto"/>
            <w:bottom w:val="none" w:sz="0" w:space="0" w:color="auto"/>
            <w:right w:val="none" w:sz="0" w:space="0" w:color="auto"/>
          </w:divBdr>
        </w:div>
        <w:div w:id="552928282">
          <w:marLeft w:val="480"/>
          <w:marRight w:val="0"/>
          <w:marTop w:val="0"/>
          <w:marBottom w:val="0"/>
          <w:divBdr>
            <w:top w:val="none" w:sz="0" w:space="0" w:color="auto"/>
            <w:left w:val="none" w:sz="0" w:space="0" w:color="auto"/>
            <w:bottom w:val="none" w:sz="0" w:space="0" w:color="auto"/>
            <w:right w:val="none" w:sz="0" w:space="0" w:color="auto"/>
          </w:divBdr>
        </w:div>
        <w:div w:id="553976986">
          <w:marLeft w:val="480"/>
          <w:marRight w:val="0"/>
          <w:marTop w:val="0"/>
          <w:marBottom w:val="0"/>
          <w:divBdr>
            <w:top w:val="none" w:sz="0" w:space="0" w:color="auto"/>
            <w:left w:val="none" w:sz="0" w:space="0" w:color="auto"/>
            <w:bottom w:val="none" w:sz="0" w:space="0" w:color="auto"/>
            <w:right w:val="none" w:sz="0" w:space="0" w:color="auto"/>
          </w:divBdr>
        </w:div>
        <w:div w:id="556211044">
          <w:marLeft w:val="480"/>
          <w:marRight w:val="0"/>
          <w:marTop w:val="0"/>
          <w:marBottom w:val="0"/>
          <w:divBdr>
            <w:top w:val="none" w:sz="0" w:space="0" w:color="auto"/>
            <w:left w:val="none" w:sz="0" w:space="0" w:color="auto"/>
            <w:bottom w:val="none" w:sz="0" w:space="0" w:color="auto"/>
            <w:right w:val="none" w:sz="0" w:space="0" w:color="auto"/>
          </w:divBdr>
        </w:div>
        <w:div w:id="566107914">
          <w:marLeft w:val="480"/>
          <w:marRight w:val="0"/>
          <w:marTop w:val="0"/>
          <w:marBottom w:val="0"/>
          <w:divBdr>
            <w:top w:val="none" w:sz="0" w:space="0" w:color="auto"/>
            <w:left w:val="none" w:sz="0" w:space="0" w:color="auto"/>
            <w:bottom w:val="none" w:sz="0" w:space="0" w:color="auto"/>
            <w:right w:val="none" w:sz="0" w:space="0" w:color="auto"/>
          </w:divBdr>
        </w:div>
        <w:div w:id="586185414">
          <w:marLeft w:val="480"/>
          <w:marRight w:val="0"/>
          <w:marTop w:val="0"/>
          <w:marBottom w:val="0"/>
          <w:divBdr>
            <w:top w:val="none" w:sz="0" w:space="0" w:color="auto"/>
            <w:left w:val="none" w:sz="0" w:space="0" w:color="auto"/>
            <w:bottom w:val="none" w:sz="0" w:space="0" w:color="auto"/>
            <w:right w:val="none" w:sz="0" w:space="0" w:color="auto"/>
          </w:divBdr>
        </w:div>
        <w:div w:id="661735560">
          <w:marLeft w:val="480"/>
          <w:marRight w:val="0"/>
          <w:marTop w:val="0"/>
          <w:marBottom w:val="0"/>
          <w:divBdr>
            <w:top w:val="none" w:sz="0" w:space="0" w:color="auto"/>
            <w:left w:val="none" w:sz="0" w:space="0" w:color="auto"/>
            <w:bottom w:val="none" w:sz="0" w:space="0" w:color="auto"/>
            <w:right w:val="none" w:sz="0" w:space="0" w:color="auto"/>
          </w:divBdr>
        </w:div>
        <w:div w:id="663749023">
          <w:marLeft w:val="480"/>
          <w:marRight w:val="0"/>
          <w:marTop w:val="0"/>
          <w:marBottom w:val="0"/>
          <w:divBdr>
            <w:top w:val="none" w:sz="0" w:space="0" w:color="auto"/>
            <w:left w:val="none" w:sz="0" w:space="0" w:color="auto"/>
            <w:bottom w:val="none" w:sz="0" w:space="0" w:color="auto"/>
            <w:right w:val="none" w:sz="0" w:space="0" w:color="auto"/>
          </w:divBdr>
        </w:div>
        <w:div w:id="668825482">
          <w:marLeft w:val="480"/>
          <w:marRight w:val="0"/>
          <w:marTop w:val="0"/>
          <w:marBottom w:val="0"/>
          <w:divBdr>
            <w:top w:val="none" w:sz="0" w:space="0" w:color="auto"/>
            <w:left w:val="none" w:sz="0" w:space="0" w:color="auto"/>
            <w:bottom w:val="none" w:sz="0" w:space="0" w:color="auto"/>
            <w:right w:val="none" w:sz="0" w:space="0" w:color="auto"/>
          </w:divBdr>
        </w:div>
        <w:div w:id="681587757">
          <w:marLeft w:val="480"/>
          <w:marRight w:val="0"/>
          <w:marTop w:val="0"/>
          <w:marBottom w:val="0"/>
          <w:divBdr>
            <w:top w:val="none" w:sz="0" w:space="0" w:color="auto"/>
            <w:left w:val="none" w:sz="0" w:space="0" w:color="auto"/>
            <w:bottom w:val="none" w:sz="0" w:space="0" w:color="auto"/>
            <w:right w:val="none" w:sz="0" w:space="0" w:color="auto"/>
          </w:divBdr>
        </w:div>
        <w:div w:id="712265594">
          <w:marLeft w:val="480"/>
          <w:marRight w:val="0"/>
          <w:marTop w:val="0"/>
          <w:marBottom w:val="0"/>
          <w:divBdr>
            <w:top w:val="none" w:sz="0" w:space="0" w:color="auto"/>
            <w:left w:val="none" w:sz="0" w:space="0" w:color="auto"/>
            <w:bottom w:val="none" w:sz="0" w:space="0" w:color="auto"/>
            <w:right w:val="none" w:sz="0" w:space="0" w:color="auto"/>
          </w:divBdr>
        </w:div>
        <w:div w:id="732385783">
          <w:marLeft w:val="480"/>
          <w:marRight w:val="0"/>
          <w:marTop w:val="0"/>
          <w:marBottom w:val="0"/>
          <w:divBdr>
            <w:top w:val="none" w:sz="0" w:space="0" w:color="auto"/>
            <w:left w:val="none" w:sz="0" w:space="0" w:color="auto"/>
            <w:bottom w:val="none" w:sz="0" w:space="0" w:color="auto"/>
            <w:right w:val="none" w:sz="0" w:space="0" w:color="auto"/>
          </w:divBdr>
        </w:div>
        <w:div w:id="748186673">
          <w:marLeft w:val="480"/>
          <w:marRight w:val="0"/>
          <w:marTop w:val="0"/>
          <w:marBottom w:val="0"/>
          <w:divBdr>
            <w:top w:val="none" w:sz="0" w:space="0" w:color="auto"/>
            <w:left w:val="none" w:sz="0" w:space="0" w:color="auto"/>
            <w:bottom w:val="none" w:sz="0" w:space="0" w:color="auto"/>
            <w:right w:val="none" w:sz="0" w:space="0" w:color="auto"/>
          </w:divBdr>
        </w:div>
        <w:div w:id="791755084">
          <w:marLeft w:val="480"/>
          <w:marRight w:val="0"/>
          <w:marTop w:val="0"/>
          <w:marBottom w:val="0"/>
          <w:divBdr>
            <w:top w:val="none" w:sz="0" w:space="0" w:color="auto"/>
            <w:left w:val="none" w:sz="0" w:space="0" w:color="auto"/>
            <w:bottom w:val="none" w:sz="0" w:space="0" w:color="auto"/>
            <w:right w:val="none" w:sz="0" w:space="0" w:color="auto"/>
          </w:divBdr>
        </w:div>
        <w:div w:id="792099134">
          <w:marLeft w:val="480"/>
          <w:marRight w:val="0"/>
          <w:marTop w:val="0"/>
          <w:marBottom w:val="0"/>
          <w:divBdr>
            <w:top w:val="none" w:sz="0" w:space="0" w:color="auto"/>
            <w:left w:val="none" w:sz="0" w:space="0" w:color="auto"/>
            <w:bottom w:val="none" w:sz="0" w:space="0" w:color="auto"/>
            <w:right w:val="none" w:sz="0" w:space="0" w:color="auto"/>
          </w:divBdr>
        </w:div>
        <w:div w:id="818962350">
          <w:marLeft w:val="480"/>
          <w:marRight w:val="0"/>
          <w:marTop w:val="0"/>
          <w:marBottom w:val="0"/>
          <w:divBdr>
            <w:top w:val="none" w:sz="0" w:space="0" w:color="auto"/>
            <w:left w:val="none" w:sz="0" w:space="0" w:color="auto"/>
            <w:bottom w:val="none" w:sz="0" w:space="0" w:color="auto"/>
            <w:right w:val="none" w:sz="0" w:space="0" w:color="auto"/>
          </w:divBdr>
        </w:div>
        <w:div w:id="821896907">
          <w:marLeft w:val="480"/>
          <w:marRight w:val="0"/>
          <w:marTop w:val="0"/>
          <w:marBottom w:val="0"/>
          <w:divBdr>
            <w:top w:val="none" w:sz="0" w:space="0" w:color="auto"/>
            <w:left w:val="none" w:sz="0" w:space="0" w:color="auto"/>
            <w:bottom w:val="none" w:sz="0" w:space="0" w:color="auto"/>
            <w:right w:val="none" w:sz="0" w:space="0" w:color="auto"/>
          </w:divBdr>
        </w:div>
        <w:div w:id="839584278">
          <w:marLeft w:val="480"/>
          <w:marRight w:val="0"/>
          <w:marTop w:val="0"/>
          <w:marBottom w:val="0"/>
          <w:divBdr>
            <w:top w:val="none" w:sz="0" w:space="0" w:color="auto"/>
            <w:left w:val="none" w:sz="0" w:space="0" w:color="auto"/>
            <w:bottom w:val="none" w:sz="0" w:space="0" w:color="auto"/>
            <w:right w:val="none" w:sz="0" w:space="0" w:color="auto"/>
          </w:divBdr>
        </w:div>
        <w:div w:id="843662639">
          <w:marLeft w:val="480"/>
          <w:marRight w:val="0"/>
          <w:marTop w:val="0"/>
          <w:marBottom w:val="0"/>
          <w:divBdr>
            <w:top w:val="none" w:sz="0" w:space="0" w:color="auto"/>
            <w:left w:val="none" w:sz="0" w:space="0" w:color="auto"/>
            <w:bottom w:val="none" w:sz="0" w:space="0" w:color="auto"/>
            <w:right w:val="none" w:sz="0" w:space="0" w:color="auto"/>
          </w:divBdr>
        </w:div>
        <w:div w:id="845751334">
          <w:marLeft w:val="480"/>
          <w:marRight w:val="0"/>
          <w:marTop w:val="0"/>
          <w:marBottom w:val="0"/>
          <w:divBdr>
            <w:top w:val="none" w:sz="0" w:space="0" w:color="auto"/>
            <w:left w:val="none" w:sz="0" w:space="0" w:color="auto"/>
            <w:bottom w:val="none" w:sz="0" w:space="0" w:color="auto"/>
            <w:right w:val="none" w:sz="0" w:space="0" w:color="auto"/>
          </w:divBdr>
        </w:div>
        <w:div w:id="846478747">
          <w:marLeft w:val="480"/>
          <w:marRight w:val="0"/>
          <w:marTop w:val="0"/>
          <w:marBottom w:val="0"/>
          <w:divBdr>
            <w:top w:val="none" w:sz="0" w:space="0" w:color="auto"/>
            <w:left w:val="none" w:sz="0" w:space="0" w:color="auto"/>
            <w:bottom w:val="none" w:sz="0" w:space="0" w:color="auto"/>
            <w:right w:val="none" w:sz="0" w:space="0" w:color="auto"/>
          </w:divBdr>
        </w:div>
        <w:div w:id="854273900">
          <w:marLeft w:val="480"/>
          <w:marRight w:val="0"/>
          <w:marTop w:val="0"/>
          <w:marBottom w:val="0"/>
          <w:divBdr>
            <w:top w:val="none" w:sz="0" w:space="0" w:color="auto"/>
            <w:left w:val="none" w:sz="0" w:space="0" w:color="auto"/>
            <w:bottom w:val="none" w:sz="0" w:space="0" w:color="auto"/>
            <w:right w:val="none" w:sz="0" w:space="0" w:color="auto"/>
          </w:divBdr>
        </w:div>
        <w:div w:id="857357469">
          <w:marLeft w:val="480"/>
          <w:marRight w:val="0"/>
          <w:marTop w:val="0"/>
          <w:marBottom w:val="0"/>
          <w:divBdr>
            <w:top w:val="none" w:sz="0" w:space="0" w:color="auto"/>
            <w:left w:val="none" w:sz="0" w:space="0" w:color="auto"/>
            <w:bottom w:val="none" w:sz="0" w:space="0" w:color="auto"/>
            <w:right w:val="none" w:sz="0" w:space="0" w:color="auto"/>
          </w:divBdr>
        </w:div>
        <w:div w:id="863980286">
          <w:marLeft w:val="480"/>
          <w:marRight w:val="0"/>
          <w:marTop w:val="0"/>
          <w:marBottom w:val="0"/>
          <w:divBdr>
            <w:top w:val="none" w:sz="0" w:space="0" w:color="auto"/>
            <w:left w:val="none" w:sz="0" w:space="0" w:color="auto"/>
            <w:bottom w:val="none" w:sz="0" w:space="0" w:color="auto"/>
            <w:right w:val="none" w:sz="0" w:space="0" w:color="auto"/>
          </w:divBdr>
        </w:div>
        <w:div w:id="885487720">
          <w:marLeft w:val="480"/>
          <w:marRight w:val="0"/>
          <w:marTop w:val="0"/>
          <w:marBottom w:val="0"/>
          <w:divBdr>
            <w:top w:val="none" w:sz="0" w:space="0" w:color="auto"/>
            <w:left w:val="none" w:sz="0" w:space="0" w:color="auto"/>
            <w:bottom w:val="none" w:sz="0" w:space="0" w:color="auto"/>
            <w:right w:val="none" w:sz="0" w:space="0" w:color="auto"/>
          </w:divBdr>
        </w:div>
        <w:div w:id="886181847">
          <w:marLeft w:val="480"/>
          <w:marRight w:val="0"/>
          <w:marTop w:val="0"/>
          <w:marBottom w:val="0"/>
          <w:divBdr>
            <w:top w:val="none" w:sz="0" w:space="0" w:color="auto"/>
            <w:left w:val="none" w:sz="0" w:space="0" w:color="auto"/>
            <w:bottom w:val="none" w:sz="0" w:space="0" w:color="auto"/>
            <w:right w:val="none" w:sz="0" w:space="0" w:color="auto"/>
          </w:divBdr>
        </w:div>
        <w:div w:id="904803238">
          <w:marLeft w:val="480"/>
          <w:marRight w:val="0"/>
          <w:marTop w:val="0"/>
          <w:marBottom w:val="0"/>
          <w:divBdr>
            <w:top w:val="none" w:sz="0" w:space="0" w:color="auto"/>
            <w:left w:val="none" w:sz="0" w:space="0" w:color="auto"/>
            <w:bottom w:val="none" w:sz="0" w:space="0" w:color="auto"/>
            <w:right w:val="none" w:sz="0" w:space="0" w:color="auto"/>
          </w:divBdr>
        </w:div>
        <w:div w:id="932130520">
          <w:marLeft w:val="480"/>
          <w:marRight w:val="0"/>
          <w:marTop w:val="0"/>
          <w:marBottom w:val="0"/>
          <w:divBdr>
            <w:top w:val="none" w:sz="0" w:space="0" w:color="auto"/>
            <w:left w:val="none" w:sz="0" w:space="0" w:color="auto"/>
            <w:bottom w:val="none" w:sz="0" w:space="0" w:color="auto"/>
            <w:right w:val="none" w:sz="0" w:space="0" w:color="auto"/>
          </w:divBdr>
        </w:div>
        <w:div w:id="940800316">
          <w:marLeft w:val="480"/>
          <w:marRight w:val="0"/>
          <w:marTop w:val="0"/>
          <w:marBottom w:val="0"/>
          <w:divBdr>
            <w:top w:val="none" w:sz="0" w:space="0" w:color="auto"/>
            <w:left w:val="none" w:sz="0" w:space="0" w:color="auto"/>
            <w:bottom w:val="none" w:sz="0" w:space="0" w:color="auto"/>
            <w:right w:val="none" w:sz="0" w:space="0" w:color="auto"/>
          </w:divBdr>
        </w:div>
        <w:div w:id="941257839">
          <w:marLeft w:val="480"/>
          <w:marRight w:val="0"/>
          <w:marTop w:val="0"/>
          <w:marBottom w:val="0"/>
          <w:divBdr>
            <w:top w:val="none" w:sz="0" w:space="0" w:color="auto"/>
            <w:left w:val="none" w:sz="0" w:space="0" w:color="auto"/>
            <w:bottom w:val="none" w:sz="0" w:space="0" w:color="auto"/>
            <w:right w:val="none" w:sz="0" w:space="0" w:color="auto"/>
          </w:divBdr>
        </w:div>
        <w:div w:id="982079754">
          <w:marLeft w:val="480"/>
          <w:marRight w:val="0"/>
          <w:marTop w:val="0"/>
          <w:marBottom w:val="0"/>
          <w:divBdr>
            <w:top w:val="none" w:sz="0" w:space="0" w:color="auto"/>
            <w:left w:val="none" w:sz="0" w:space="0" w:color="auto"/>
            <w:bottom w:val="none" w:sz="0" w:space="0" w:color="auto"/>
            <w:right w:val="none" w:sz="0" w:space="0" w:color="auto"/>
          </w:divBdr>
        </w:div>
        <w:div w:id="985890005">
          <w:marLeft w:val="480"/>
          <w:marRight w:val="0"/>
          <w:marTop w:val="0"/>
          <w:marBottom w:val="0"/>
          <w:divBdr>
            <w:top w:val="none" w:sz="0" w:space="0" w:color="auto"/>
            <w:left w:val="none" w:sz="0" w:space="0" w:color="auto"/>
            <w:bottom w:val="none" w:sz="0" w:space="0" w:color="auto"/>
            <w:right w:val="none" w:sz="0" w:space="0" w:color="auto"/>
          </w:divBdr>
        </w:div>
        <w:div w:id="1000620279">
          <w:marLeft w:val="480"/>
          <w:marRight w:val="0"/>
          <w:marTop w:val="0"/>
          <w:marBottom w:val="0"/>
          <w:divBdr>
            <w:top w:val="none" w:sz="0" w:space="0" w:color="auto"/>
            <w:left w:val="none" w:sz="0" w:space="0" w:color="auto"/>
            <w:bottom w:val="none" w:sz="0" w:space="0" w:color="auto"/>
            <w:right w:val="none" w:sz="0" w:space="0" w:color="auto"/>
          </w:divBdr>
        </w:div>
        <w:div w:id="1007093282">
          <w:marLeft w:val="480"/>
          <w:marRight w:val="0"/>
          <w:marTop w:val="0"/>
          <w:marBottom w:val="0"/>
          <w:divBdr>
            <w:top w:val="none" w:sz="0" w:space="0" w:color="auto"/>
            <w:left w:val="none" w:sz="0" w:space="0" w:color="auto"/>
            <w:bottom w:val="none" w:sz="0" w:space="0" w:color="auto"/>
            <w:right w:val="none" w:sz="0" w:space="0" w:color="auto"/>
          </w:divBdr>
        </w:div>
      </w:divsChild>
    </w:div>
    <w:div w:id="331446887">
      <w:bodyDiv w:val="1"/>
      <w:marLeft w:val="0"/>
      <w:marRight w:val="0"/>
      <w:marTop w:val="0"/>
      <w:marBottom w:val="0"/>
      <w:divBdr>
        <w:top w:val="none" w:sz="0" w:space="0" w:color="auto"/>
        <w:left w:val="none" w:sz="0" w:space="0" w:color="auto"/>
        <w:bottom w:val="none" w:sz="0" w:space="0" w:color="auto"/>
        <w:right w:val="none" w:sz="0" w:space="0" w:color="auto"/>
      </w:divBdr>
    </w:div>
    <w:div w:id="331687843">
      <w:bodyDiv w:val="1"/>
      <w:marLeft w:val="0"/>
      <w:marRight w:val="0"/>
      <w:marTop w:val="0"/>
      <w:marBottom w:val="0"/>
      <w:divBdr>
        <w:top w:val="none" w:sz="0" w:space="0" w:color="auto"/>
        <w:left w:val="none" w:sz="0" w:space="0" w:color="auto"/>
        <w:bottom w:val="none" w:sz="0" w:space="0" w:color="auto"/>
        <w:right w:val="none" w:sz="0" w:space="0" w:color="auto"/>
      </w:divBdr>
    </w:div>
    <w:div w:id="332149022">
      <w:bodyDiv w:val="1"/>
      <w:marLeft w:val="0"/>
      <w:marRight w:val="0"/>
      <w:marTop w:val="0"/>
      <w:marBottom w:val="0"/>
      <w:divBdr>
        <w:top w:val="none" w:sz="0" w:space="0" w:color="auto"/>
        <w:left w:val="none" w:sz="0" w:space="0" w:color="auto"/>
        <w:bottom w:val="none" w:sz="0" w:space="0" w:color="auto"/>
        <w:right w:val="none" w:sz="0" w:space="0" w:color="auto"/>
      </w:divBdr>
    </w:div>
    <w:div w:id="332493752">
      <w:bodyDiv w:val="1"/>
      <w:marLeft w:val="0"/>
      <w:marRight w:val="0"/>
      <w:marTop w:val="0"/>
      <w:marBottom w:val="0"/>
      <w:divBdr>
        <w:top w:val="none" w:sz="0" w:space="0" w:color="auto"/>
        <w:left w:val="none" w:sz="0" w:space="0" w:color="auto"/>
        <w:bottom w:val="none" w:sz="0" w:space="0" w:color="auto"/>
        <w:right w:val="none" w:sz="0" w:space="0" w:color="auto"/>
      </w:divBdr>
    </w:div>
    <w:div w:id="333260831">
      <w:bodyDiv w:val="1"/>
      <w:marLeft w:val="0"/>
      <w:marRight w:val="0"/>
      <w:marTop w:val="0"/>
      <w:marBottom w:val="0"/>
      <w:divBdr>
        <w:top w:val="none" w:sz="0" w:space="0" w:color="auto"/>
        <w:left w:val="none" w:sz="0" w:space="0" w:color="auto"/>
        <w:bottom w:val="none" w:sz="0" w:space="0" w:color="auto"/>
        <w:right w:val="none" w:sz="0" w:space="0" w:color="auto"/>
      </w:divBdr>
    </w:div>
    <w:div w:id="333383429">
      <w:bodyDiv w:val="1"/>
      <w:marLeft w:val="0"/>
      <w:marRight w:val="0"/>
      <w:marTop w:val="0"/>
      <w:marBottom w:val="0"/>
      <w:divBdr>
        <w:top w:val="none" w:sz="0" w:space="0" w:color="auto"/>
        <w:left w:val="none" w:sz="0" w:space="0" w:color="auto"/>
        <w:bottom w:val="none" w:sz="0" w:space="0" w:color="auto"/>
        <w:right w:val="none" w:sz="0" w:space="0" w:color="auto"/>
      </w:divBdr>
    </w:div>
    <w:div w:id="333608642">
      <w:bodyDiv w:val="1"/>
      <w:marLeft w:val="0"/>
      <w:marRight w:val="0"/>
      <w:marTop w:val="0"/>
      <w:marBottom w:val="0"/>
      <w:divBdr>
        <w:top w:val="none" w:sz="0" w:space="0" w:color="auto"/>
        <w:left w:val="none" w:sz="0" w:space="0" w:color="auto"/>
        <w:bottom w:val="none" w:sz="0" w:space="0" w:color="auto"/>
        <w:right w:val="none" w:sz="0" w:space="0" w:color="auto"/>
      </w:divBdr>
    </w:div>
    <w:div w:id="333992028">
      <w:bodyDiv w:val="1"/>
      <w:marLeft w:val="0"/>
      <w:marRight w:val="0"/>
      <w:marTop w:val="0"/>
      <w:marBottom w:val="0"/>
      <w:divBdr>
        <w:top w:val="none" w:sz="0" w:space="0" w:color="auto"/>
        <w:left w:val="none" w:sz="0" w:space="0" w:color="auto"/>
        <w:bottom w:val="none" w:sz="0" w:space="0" w:color="auto"/>
        <w:right w:val="none" w:sz="0" w:space="0" w:color="auto"/>
      </w:divBdr>
    </w:div>
    <w:div w:id="333992827">
      <w:bodyDiv w:val="1"/>
      <w:marLeft w:val="0"/>
      <w:marRight w:val="0"/>
      <w:marTop w:val="0"/>
      <w:marBottom w:val="0"/>
      <w:divBdr>
        <w:top w:val="none" w:sz="0" w:space="0" w:color="auto"/>
        <w:left w:val="none" w:sz="0" w:space="0" w:color="auto"/>
        <w:bottom w:val="none" w:sz="0" w:space="0" w:color="auto"/>
        <w:right w:val="none" w:sz="0" w:space="0" w:color="auto"/>
      </w:divBdr>
      <w:divsChild>
        <w:div w:id="125700980">
          <w:marLeft w:val="480"/>
          <w:marRight w:val="0"/>
          <w:marTop w:val="0"/>
          <w:marBottom w:val="0"/>
          <w:divBdr>
            <w:top w:val="none" w:sz="0" w:space="0" w:color="auto"/>
            <w:left w:val="none" w:sz="0" w:space="0" w:color="auto"/>
            <w:bottom w:val="none" w:sz="0" w:space="0" w:color="auto"/>
            <w:right w:val="none" w:sz="0" w:space="0" w:color="auto"/>
          </w:divBdr>
        </w:div>
        <w:div w:id="193545106">
          <w:marLeft w:val="480"/>
          <w:marRight w:val="0"/>
          <w:marTop w:val="0"/>
          <w:marBottom w:val="0"/>
          <w:divBdr>
            <w:top w:val="none" w:sz="0" w:space="0" w:color="auto"/>
            <w:left w:val="none" w:sz="0" w:space="0" w:color="auto"/>
            <w:bottom w:val="none" w:sz="0" w:space="0" w:color="auto"/>
            <w:right w:val="none" w:sz="0" w:space="0" w:color="auto"/>
          </w:divBdr>
        </w:div>
        <w:div w:id="242614470">
          <w:marLeft w:val="480"/>
          <w:marRight w:val="0"/>
          <w:marTop w:val="0"/>
          <w:marBottom w:val="0"/>
          <w:divBdr>
            <w:top w:val="none" w:sz="0" w:space="0" w:color="auto"/>
            <w:left w:val="none" w:sz="0" w:space="0" w:color="auto"/>
            <w:bottom w:val="none" w:sz="0" w:space="0" w:color="auto"/>
            <w:right w:val="none" w:sz="0" w:space="0" w:color="auto"/>
          </w:divBdr>
        </w:div>
        <w:div w:id="252203955">
          <w:marLeft w:val="480"/>
          <w:marRight w:val="0"/>
          <w:marTop w:val="0"/>
          <w:marBottom w:val="0"/>
          <w:divBdr>
            <w:top w:val="none" w:sz="0" w:space="0" w:color="auto"/>
            <w:left w:val="none" w:sz="0" w:space="0" w:color="auto"/>
            <w:bottom w:val="none" w:sz="0" w:space="0" w:color="auto"/>
            <w:right w:val="none" w:sz="0" w:space="0" w:color="auto"/>
          </w:divBdr>
        </w:div>
        <w:div w:id="307709162">
          <w:marLeft w:val="480"/>
          <w:marRight w:val="0"/>
          <w:marTop w:val="0"/>
          <w:marBottom w:val="0"/>
          <w:divBdr>
            <w:top w:val="none" w:sz="0" w:space="0" w:color="auto"/>
            <w:left w:val="none" w:sz="0" w:space="0" w:color="auto"/>
            <w:bottom w:val="none" w:sz="0" w:space="0" w:color="auto"/>
            <w:right w:val="none" w:sz="0" w:space="0" w:color="auto"/>
          </w:divBdr>
        </w:div>
        <w:div w:id="394428148">
          <w:marLeft w:val="480"/>
          <w:marRight w:val="0"/>
          <w:marTop w:val="0"/>
          <w:marBottom w:val="0"/>
          <w:divBdr>
            <w:top w:val="none" w:sz="0" w:space="0" w:color="auto"/>
            <w:left w:val="none" w:sz="0" w:space="0" w:color="auto"/>
            <w:bottom w:val="none" w:sz="0" w:space="0" w:color="auto"/>
            <w:right w:val="none" w:sz="0" w:space="0" w:color="auto"/>
          </w:divBdr>
        </w:div>
        <w:div w:id="417018626">
          <w:marLeft w:val="480"/>
          <w:marRight w:val="0"/>
          <w:marTop w:val="0"/>
          <w:marBottom w:val="0"/>
          <w:divBdr>
            <w:top w:val="none" w:sz="0" w:space="0" w:color="auto"/>
            <w:left w:val="none" w:sz="0" w:space="0" w:color="auto"/>
            <w:bottom w:val="none" w:sz="0" w:space="0" w:color="auto"/>
            <w:right w:val="none" w:sz="0" w:space="0" w:color="auto"/>
          </w:divBdr>
        </w:div>
        <w:div w:id="632638516">
          <w:marLeft w:val="480"/>
          <w:marRight w:val="0"/>
          <w:marTop w:val="0"/>
          <w:marBottom w:val="0"/>
          <w:divBdr>
            <w:top w:val="none" w:sz="0" w:space="0" w:color="auto"/>
            <w:left w:val="none" w:sz="0" w:space="0" w:color="auto"/>
            <w:bottom w:val="none" w:sz="0" w:space="0" w:color="auto"/>
            <w:right w:val="none" w:sz="0" w:space="0" w:color="auto"/>
          </w:divBdr>
        </w:div>
        <w:div w:id="683016558">
          <w:marLeft w:val="480"/>
          <w:marRight w:val="0"/>
          <w:marTop w:val="0"/>
          <w:marBottom w:val="0"/>
          <w:divBdr>
            <w:top w:val="none" w:sz="0" w:space="0" w:color="auto"/>
            <w:left w:val="none" w:sz="0" w:space="0" w:color="auto"/>
            <w:bottom w:val="none" w:sz="0" w:space="0" w:color="auto"/>
            <w:right w:val="none" w:sz="0" w:space="0" w:color="auto"/>
          </w:divBdr>
        </w:div>
        <w:div w:id="697898009">
          <w:marLeft w:val="480"/>
          <w:marRight w:val="0"/>
          <w:marTop w:val="0"/>
          <w:marBottom w:val="0"/>
          <w:divBdr>
            <w:top w:val="none" w:sz="0" w:space="0" w:color="auto"/>
            <w:left w:val="none" w:sz="0" w:space="0" w:color="auto"/>
            <w:bottom w:val="none" w:sz="0" w:space="0" w:color="auto"/>
            <w:right w:val="none" w:sz="0" w:space="0" w:color="auto"/>
          </w:divBdr>
        </w:div>
        <w:div w:id="737635092">
          <w:marLeft w:val="480"/>
          <w:marRight w:val="0"/>
          <w:marTop w:val="0"/>
          <w:marBottom w:val="0"/>
          <w:divBdr>
            <w:top w:val="none" w:sz="0" w:space="0" w:color="auto"/>
            <w:left w:val="none" w:sz="0" w:space="0" w:color="auto"/>
            <w:bottom w:val="none" w:sz="0" w:space="0" w:color="auto"/>
            <w:right w:val="none" w:sz="0" w:space="0" w:color="auto"/>
          </w:divBdr>
        </w:div>
        <w:div w:id="807477730">
          <w:marLeft w:val="480"/>
          <w:marRight w:val="0"/>
          <w:marTop w:val="0"/>
          <w:marBottom w:val="0"/>
          <w:divBdr>
            <w:top w:val="none" w:sz="0" w:space="0" w:color="auto"/>
            <w:left w:val="none" w:sz="0" w:space="0" w:color="auto"/>
            <w:bottom w:val="none" w:sz="0" w:space="0" w:color="auto"/>
            <w:right w:val="none" w:sz="0" w:space="0" w:color="auto"/>
          </w:divBdr>
        </w:div>
        <w:div w:id="827400824">
          <w:marLeft w:val="480"/>
          <w:marRight w:val="0"/>
          <w:marTop w:val="0"/>
          <w:marBottom w:val="0"/>
          <w:divBdr>
            <w:top w:val="none" w:sz="0" w:space="0" w:color="auto"/>
            <w:left w:val="none" w:sz="0" w:space="0" w:color="auto"/>
            <w:bottom w:val="none" w:sz="0" w:space="0" w:color="auto"/>
            <w:right w:val="none" w:sz="0" w:space="0" w:color="auto"/>
          </w:divBdr>
        </w:div>
        <w:div w:id="902983214">
          <w:marLeft w:val="480"/>
          <w:marRight w:val="0"/>
          <w:marTop w:val="0"/>
          <w:marBottom w:val="0"/>
          <w:divBdr>
            <w:top w:val="none" w:sz="0" w:space="0" w:color="auto"/>
            <w:left w:val="none" w:sz="0" w:space="0" w:color="auto"/>
            <w:bottom w:val="none" w:sz="0" w:space="0" w:color="auto"/>
            <w:right w:val="none" w:sz="0" w:space="0" w:color="auto"/>
          </w:divBdr>
        </w:div>
        <w:div w:id="956374878">
          <w:marLeft w:val="480"/>
          <w:marRight w:val="0"/>
          <w:marTop w:val="0"/>
          <w:marBottom w:val="0"/>
          <w:divBdr>
            <w:top w:val="none" w:sz="0" w:space="0" w:color="auto"/>
            <w:left w:val="none" w:sz="0" w:space="0" w:color="auto"/>
            <w:bottom w:val="none" w:sz="0" w:space="0" w:color="auto"/>
            <w:right w:val="none" w:sz="0" w:space="0" w:color="auto"/>
          </w:divBdr>
        </w:div>
      </w:divsChild>
    </w:div>
    <w:div w:id="333999202">
      <w:bodyDiv w:val="1"/>
      <w:marLeft w:val="0"/>
      <w:marRight w:val="0"/>
      <w:marTop w:val="0"/>
      <w:marBottom w:val="0"/>
      <w:divBdr>
        <w:top w:val="none" w:sz="0" w:space="0" w:color="auto"/>
        <w:left w:val="none" w:sz="0" w:space="0" w:color="auto"/>
        <w:bottom w:val="none" w:sz="0" w:space="0" w:color="auto"/>
        <w:right w:val="none" w:sz="0" w:space="0" w:color="auto"/>
      </w:divBdr>
    </w:div>
    <w:div w:id="335117885">
      <w:bodyDiv w:val="1"/>
      <w:marLeft w:val="0"/>
      <w:marRight w:val="0"/>
      <w:marTop w:val="0"/>
      <w:marBottom w:val="0"/>
      <w:divBdr>
        <w:top w:val="none" w:sz="0" w:space="0" w:color="auto"/>
        <w:left w:val="none" w:sz="0" w:space="0" w:color="auto"/>
        <w:bottom w:val="none" w:sz="0" w:space="0" w:color="auto"/>
        <w:right w:val="none" w:sz="0" w:space="0" w:color="auto"/>
      </w:divBdr>
    </w:div>
    <w:div w:id="335614135">
      <w:bodyDiv w:val="1"/>
      <w:marLeft w:val="0"/>
      <w:marRight w:val="0"/>
      <w:marTop w:val="0"/>
      <w:marBottom w:val="0"/>
      <w:divBdr>
        <w:top w:val="none" w:sz="0" w:space="0" w:color="auto"/>
        <w:left w:val="none" w:sz="0" w:space="0" w:color="auto"/>
        <w:bottom w:val="none" w:sz="0" w:space="0" w:color="auto"/>
        <w:right w:val="none" w:sz="0" w:space="0" w:color="auto"/>
      </w:divBdr>
      <w:divsChild>
        <w:div w:id="864873">
          <w:marLeft w:val="480"/>
          <w:marRight w:val="0"/>
          <w:marTop w:val="0"/>
          <w:marBottom w:val="0"/>
          <w:divBdr>
            <w:top w:val="none" w:sz="0" w:space="0" w:color="auto"/>
            <w:left w:val="none" w:sz="0" w:space="0" w:color="auto"/>
            <w:bottom w:val="none" w:sz="0" w:space="0" w:color="auto"/>
            <w:right w:val="none" w:sz="0" w:space="0" w:color="auto"/>
          </w:divBdr>
        </w:div>
        <w:div w:id="49577286">
          <w:marLeft w:val="480"/>
          <w:marRight w:val="0"/>
          <w:marTop w:val="0"/>
          <w:marBottom w:val="0"/>
          <w:divBdr>
            <w:top w:val="none" w:sz="0" w:space="0" w:color="auto"/>
            <w:left w:val="none" w:sz="0" w:space="0" w:color="auto"/>
            <w:bottom w:val="none" w:sz="0" w:space="0" w:color="auto"/>
            <w:right w:val="none" w:sz="0" w:space="0" w:color="auto"/>
          </w:divBdr>
        </w:div>
        <w:div w:id="98720202">
          <w:marLeft w:val="480"/>
          <w:marRight w:val="0"/>
          <w:marTop w:val="0"/>
          <w:marBottom w:val="0"/>
          <w:divBdr>
            <w:top w:val="none" w:sz="0" w:space="0" w:color="auto"/>
            <w:left w:val="none" w:sz="0" w:space="0" w:color="auto"/>
            <w:bottom w:val="none" w:sz="0" w:space="0" w:color="auto"/>
            <w:right w:val="none" w:sz="0" w:space="0" w:color="auto"/>
          </w:divBdr>
        </w:div>
        <w:div w:id="109202831">
          <w:marLeft w:val="480"/>
          <w:marRight w:val="0"/>
          <w:marTop w:val="0"/>
          <w:marBottom w:val="0"/>
          <w:divBdr>
            <w:top w:val="none" w:sz="0" w:space="0" w:color="auto"/>
            <w:left w:val="none" w:sz="0" w:space="0" w:color="auto"/>
            <w:bottom w:val="none" w:sz="0" w:space="0" w:color="auto"/>
            <w:right w:val="none" w:sz="0" w:space="0" w:color="auto"/>
          </w:divBdr>
        </w:div>
        <w:div w:id="127094765">
          <w:marLeft w:val="480"/>
          <w:marRight w:val="0"/>
          <w:marTop w:val="0"/>
          <w:marBottom w:val="0"/>
          <w:divBdr>
            <w:top w:val="none" w:sz="0" w:space="0" w:color="auto"/>
            <w:left w:val="none" w:sz="0" w:space="0" w:color="auto"/>
            <w:bottom w:val="none" w:sz="0" w:space="0" w:color="auto"/>
            <w:right w:val="none" w:sz="0" w:space="0" w:color="auto"/>
          </w:divBdr>
        </w:div>
        <w:div w:id="129902202">
          <w:marLeft w:val="480"/>
          <w:marRight w:val="0"/>
          <w:marTop w:val="0"/>
          <w:marBottom w:val="0"/>
          <w:divBdr>
            <w:top w:val="none" w:sz="0" w:space="0" w:color="auto"/>
            <w:left w:val="none" w:sz="0" w:space="0" w:color="auto"/>
            <w:bottom w:val="none" w:sz="0" w:space="0" w:color="auto"/>
            <w:right w:val="none" w:sz="0" w:space="0" w:color="auto"/>
          </w:divBdr>
        </w:div>
        <w:div w:id="142888738">
          <w:marLeft w:val="480"/>
          <w:marRight w:val="0"/>
          <w:marTop w:val="0"/>
          <w:marBottom w:val="0"/>
          <w:divBdr>
            <w:top w:val="none" w:sz="0" w:space="0" w:color="auto"/>
            <w:left w:val="none" w:sz="0" w:space="0" w:color="auto"/>
            <w:bottom w:val="none" w:sz="0" w:space="0" w:color="auto"/>
            <w:right w:val="none" w:sz="0" w:space="0" w:color="auto"/>
          </w:divBdr>
        </w:div>
        <w:div w:id="149908019">
          <w:marLeft w:val="480"/>
          <w:marRight w:val="0"/>
          <w:marTop w:val="0"/>
          <w:marBottom w:val="0"/>
          <w:divBdr>
            <w:top w:val="none" w:sz="0" w:space="0" w:color="auto"/>
            <w:left w:val="none" w:sz="0" w:space="0" w:color="auto"/>
            <w:bottom w:val="none" w:sz="0" w:space="0" w:color="auto"/>
            <w:right w:val="none" w:sz="0" w:space="0" w:color="auto"/>
          </w:divBdr>
        </w:div>
        <w:div w:id="155458844">
          <w:marLeft w:val="480"/>
          <w:marRight w:val="0"/>
          <w:marTop w:val="0"/>
          <w:marBottom w:val="0"/>
          <w:divBdr>
            <w:top w:val="none" w:sz="0" w:space="0" w:color="auto"/>
            <w:left w:val="none" w:sz="0" w:space="0" w:color="auto"/>
            <w:bottom w:val="none" w:sz="0" w:space="0" w:color="auto"/>
            <w:right w:val="none" w:sz="0" w:space="0" w:color="auto"/>
          </w:divBdr>
        </w:div>
        <w:div w:id="202600871">
          <w:marLeft w:val="480"/>
          <w:marRight w:val="0"/>
          <w:marTop w:val="0"/>
          <w:marBottom w:val="0"/>
          <w:divBdr>
            <w:top w:val="none" w:sz="0" w:space="0" w:color="auto"/>
            <w:left w:val="none" w:sz="0" w:space="0" w:color="auto"/>
            <w:bottom w:val="none" w:sz="0" w:space="0" w:color="auto"/>
            <w:right w:val="none" w:sz="0" w:space="0" w:color="auto"/>
          </w:divBdr>
        </w:div>
        <w:div w:id="221185045">
          <w:marLeft w:val="480"/>
          <w:marRight w:val="0"/>
          <w:marTop w:val="0"/>
          <w:marBottom w:val="0"/>
          <w:divBdr>
            <w:top w:val="none" w:sz="0" w:space="0" w:color="auto"/>
            <w:left w:val="none" w:sz="0" w:space="0" w:color="auto"/>
            <w:bottom w:val="none" w:sz="0" w:space="0" w:color="auto"/>
            <w:right w:val="none" w:sz="0" w:space="0" w:color="auto"/>
          </w:divBdr>
        </w:div>
        <w:div w:id="265237806">
          <w:marLeft w:val="480"/>
          <w:marRight w:val="0"/>
          <w:marTop w:val="0"/>
          <w:marBottom w:val="0"/>
          <w:divBdr>
            <w:top w:val="none" w:sz="0" w:space="0" w:color="auto"/>
            <w:left w:val="none" w:sz="0" w:space="0" w:color="auto"/>
            <w:bottom w:val="none" w:sz="0" w:space="0" w:color="auto"/>
            <w:right w:val="none" w:sz="0" w:space="0" w:color="auto"/>
          </w:divBdr>
        </w:div>
        <w:div w:id="275522452">
          <w:marLeft w:val="480"/>
          <w:marRight w:val="0"/>
          <w:marTop w:val="0"/>
          <w:marBottom w:val="0"/>
          <w:divBdr>
            <w:top w:val="none" w:sz="0" w:space="0" w:color="auto"/>
            <w:left w:val="none" w:sz="0" w:space="0" w:color="auto"/>
            <w:bottom w:val="none" w:sz="0" w:space="0" w:color="auto"/>
            <w:right w:val="none" w:sz="0" w:space="0" w:color="auto"/>
          </w:divBdr>
        </w:div>
        <w:div w:id="330527605">
          <w:marLeft w:val="480"/>
          <w:marRight w:val="0"/>
          <w:marTop w:val="0"/>
          <w:marBottom w:val="0"/>
          <w:divBdr>
            <w:top w:val="none" w:sz="0" w:space="0" w:color="auto"/>
            <w:left w:val="none" w:sz="0" w:space="0" w:color="auto"/>
            <w:bottom w:val="none" w:sz="0" w:space="0" w:color="auto"/>
            <w:right w:val="none" w:sz="0" w:space="0" w:color="auto"/>
          </w:divBdr>
        </w:div>
        <w:div w:id="343869334">
          <w:marLeft w:val="480"/>
          <w:marRight w:val="0"/>
          <w:marTop w:val="0"/>
          <w:marBottom w:val="0"/>
          <w:divBdr>
            <w:top w:val="none" w:sz="0" w:space="0" w:color="auto"/>
            <w:left w:val="none" w:sz="0" w:space="0" w:color="auto"/>
            <w:bottom w:val="none" w:sz="0" w:space="0" w:color="auto"/>
            <w:right w:val="none" w:sz="0" w:space="0" w:color="auto"/>
          </w:divBdr>
        </w:div>
        <w:div w:id="359864099">
          <w:marLeft w:val="480"/>
          <w:marRight w:val="0"/>
          <w:marTop w:val="0"/>
          <w:marBottom w:val="0"/>
          <w:divBdr>
            <w:top w:val="none" w:sz="0" w:space="0" w:color="auto"/>
            <w:left w:val="none" w:sz="0" w:space="0" w:color="auto"/>
            <w:bottom w:val="none" w:sz="0" w:space="0" w:color="auto"/>
            <w:right w:val="none" w:sz="0" w:space="0" w:color="auto"/>
          </w:divBdr>
        </w:div>
        <w:div w:id="364521355">
          <w:marLeft w:val="480"/>
          <w:marRight w:val="0"/>
          <w:marTop w:val="0"/>
          <w:marBottom w:val="0"/>
          <w:divBdr>
            <w:top w:val="none" w:sz="0" w:space="0" w:color="auto"/>
            <w:left w:val="none" w:sz="0" w:space="0" w:color="auto"/>
            <w:bottom w:val="none" w:sz="0" w:space="0" w:color="auto"/>
            <w:right w:val="none" w:sz="0" w:space="0" w:color="auto"/>
          </w:divBdr>
        </w:div>
        <w:div w:id="380979328">
          <w:marLeft w:val="480"/>
          <w:marRight w:val="0"/>
          <w:marTop w:val="0"/>
          <w:marBottom w:val="0"/>
          <w:divBdr>
            <w:top w:val="none" w:sz="0" w:space="0" w:color="auto"/>
            <w:left w:val="none" w:sz="0" w:space="0" w:color="auto"/>
            <w:bottom w:val="none" w:sz="0" w:space="0" w:color="auto"/>
            <w:right w:val="none" w:sz="0" w:space="0" w:color="auto"/>
          </w:divBdr>
        </w:div>
        <w:div w:id="409472571">
          <w:marLeft w:val="480"/>
          <w:marRight w:val="0"/>
          <w:marTop w:val="0"/>
          <w:marBottom w:val="0"/>
          <w:divBdr>
            <w:top w:val="none" w:sz="0" w:space="0" w:color="auto"/>
            <w:left w:val="none" w:sz="0" w:space="0" w:color="auto"/>
            <w:bottom w:val="none" w:sz="0" w:space="0" w:color="auto"/>
            <w:right w:val="none" w:sz="0" w:space="0" w:color="auto"/>
          </w:divBdr>
        </w:div>
        <w:div w:id="489834056">
          <w:marLeft w:val="480"/>
          <w:marRight w:val="0"/>
          <w:marTop w:val="0"/>
          <w:marBottom w:val="0"/>
          <w:divBdr>
            <w:top w:val="none" w:sz="0" w:space="0" w:color="auto"/>
            <w:left w:val="none" w:sz="0" w:space="0" w:color="auto"/>
            <w:bottom w:val="none" w:sz="0" w:space="0" w:color="auto"/>
            <w:right w:val="none" w:sz="0" w:space="0" w:color="auto"/>
          </w:divBdr>
        </w:div>
        <w:div w:id="503668726">
          <w:marLeft w:val="480"/>
          <w:marRight w:val="0"/>
          <w:marTop w:val="0"/>
          <w:marBottom w:val="0"/>
          <w:divBdr>
            <w:top w:val="none" w:sz="0" w:space="0" w:color="auto"/>
            <w:left w:val="none" w:sz="0" w:space="0" w:color="auto"/>
            <w:bottom w:val="none" w:sz="0" w:space="0" w:color="auto"/>
            <w:right w:val="none" w:sz="0" w:space="0" w:color="auto"/>
          </w:divBdr>
        </w:div>
        <w:div w:id="519514632">
          <w:marLeft w:val="480"/>
          <w:marRight w:val="0"/>
          <w:marTop w:val="0"/>
          <w:marBottom w:val="0"/>
          <w:divBdr>
            <w:top w:val="none" w:sz="0" w:space="0" w:color="auto"/>
            <w:left w:val="none" w:sz="0" w:space="0" w:color="auto"/>
            <w:bottom w:val="none" w:sz="0" w:space="0" w:color="auto"/>
            <w:right w:val="none" w:sz="0" w:space="0" w:color="auto"/>
          </w:divBdr>
        </w:div>
        <w:div w:id="542254046">
          <w:marLeft w:val="480"/>
          <w:marRight w:val="0"/>
          <w:marTop w:val="0"/>
          <w:marBottom w:val="0"/>
          <w:divBdr>
            <w:top w:val="none" w:sz="0" w:space="0" w:color="auto"/>
            <w:left w:val="none" w:sz="0" w:space="0" w:color="auto"/>
            <w:bottom w:val="none" w:sz="0" w:space="0" w:color="auto"/>
            <w:right w:val="none" w:sz="0" w:space="0" w:color="auto"/>
          </w:divBdr>
        </w:div>
        <w:div w:id="551691036">
          <w:marLeft w:val="480"/>
          <w:marRight w:val="0"/>
          <w:marTop w:val="0"/>
          <w:marBottom w:val="0"/>
          <w:divBdr>
            <w:top w:val="none" w:sz="0" w:space="0" w:color="auto"/>
            <w:left w:val="none" w:sz="0" w:space="0" w:color="auto"/>
            <w:bottom w:val="none" w:sz="0" w:space="0" w:color="auto"/>
            <w:right w:val="none" w:sz="0" w:space="0" w:color="auto"/>
          </w:divBdr>
        </w:div>
        <w:div w:id="573275707">
          <w:marLeft w:val="480"/>
          <w:marRight w:val="0"/>
          <w:marTop w:val="0"/>
          <w:marBottom w:val="0"/>
          <w:divBdr>
            <w:top w:val="none" w:sz="0" w:space="0" w:color="auto"/>
            <w:left w:val="none" w:sz="0" w:space="0" w:color="auto"/>
            <w:bottom w:val="none" w:sz="0" w:space="0" w:color="auto"/>
            <w:right w:val="none" w:sz="0" w:space="0" w:color="auto"/>
          </w:divBdr>
        </w:div>
        <w:div w:id="578439862">
          <w:marLeft w:val="480"/>
          <w:marRight w:val="0"/>
          <w:marTop w:val="0"/>
          <w:marBottom w:val="0"/>
          <w:divBdr>
            <w:top w:val="none" w:sz="0" w:space="0" w:color="auto"/>
            <w:left w:val="none" w:sz="0" w:space="0" w:color="auto"/>
            <w:bottom w:val="none" w:sz="0" w:space="0" w:color="auto"/>
            <w:right w:val="none" w:sz="0" w:space="0" w:color="auto"/>
          </w:divBdr>
        </w:div>
        <w:div w:id="593439572">
          <w:marLeft w:val="480"/>
          <w:marRight w:val="0"/>
          <w:marTop w:val="0"/>
          <w:marBottom w:val="0"/>
          <w:divBdr>
            <w:top w:val="none" w:sz="0" w:space="0" w:color="auto"/>
            <w:left w:val="none" w:sz="0" w:space="0" w:color="auto"/>
            <w:bottom w:val="none" w:sz="0" w:space="0" w:color="auto"/>
            <w:right w:val="none" w:sz="0" w:space="0" w:color="auto"/>
          </w:divBdr>
        </w:div>
        <w:div w:id="716977413">
          <w:marLeft w:val="480"/>
          <w:marRight w:val="0"/>
          <w:marTop w:val="0"/>
          <w:marBottom w:val="0"/>
          <w:divBdr>
            <w:top w:val="none" w:sz="0" w:space="0" w:color="auto"/>
            <w:left w:val="none" w:sz="0" w:space="0" w:color="auto"/>
            <w:bottom w:val="none" w:sz="0" w:space="0" w:color="auto"/>
            <w:right w:val="none" w:sz="0" w:space="0" w:color="auto"/>
          </w:divBdr>
        </w:div>
        <w:div w:id="751632576">
          <w:marLeft w:val="480"/>
          <w:marRight w:val="0"/>
          <w:marTop w:val="0"/>
          <w:marBottom w:val="0"/>
          <w:divBdr>
            <w:top w:val="none" w:sz="0" w:space="0" w:color="auto"/>
            <w:left w:val="none" w:sz="0" w:space="0" w:color="auto"/>
            <w:bottom w:val="none" w:sz="0" w:space="0" w:color="auto"/>
            <w:right w:val="none" w:sz="0" w:space="0" w:color="auto"/>
          </w:divBdr>
        </w:div>
        <w:div w:id="775642064">
          <w:marLeft w:val="480"/>
          <w:marRight w:val="0"/>
          <w:marTop w:val="0"/>
          <w:marBottom w:val="0"/>
          <w:divBdr>
            <w:top w:val="none" w:sz="0" w:space="0" w:color="auto"/>
            <w:left w:val="none" w:sz="0" w:space="0" w:color="auto"/>
            <w:bottom w:val="none" w:sz="0" w:space="0" w:color="auto"/>
            <w:right w:val="none" w:sz="0" w:space="0" w:color="auto"/>
          </w:divBdr>
        </w:div>
        <w:div w:id="778525636">
          <w:marLeft w:val="480"/>
          <w:marRight w:val="0"/>
          <w:marTop w:val="0"/>
          <w:marBottom w:val="0"/>
          <w:divBdr>
            <w:top w:val="none" w:sz="0" w:space="0" w:color="auto"/>
            <w:left w:val="none" w:sz="0" w:space="0" w:color="auto"/>
            <w:bottom w:val="none" w:sz="0" w:space="0" w:color="auto"/>
            <w:right w:val="none" w:sz="0" w:space="0" w:color="auto"/>
          </w:divBdr>
        </w:div>
        <w:div w:id="794644352">
          <w:marLeft w:val="480"/>
          <w:marRight w:val="0"/>
          <w:marTop w:val="0"/>
          <w:marBottom w:val="0"/>
          <w:divBdr>
            <w:top w:val="none" w:sz="0" w:space="0" w:color="auto"/>
            <w:left w:val="none" w:sz="0" w:space="0" w:color="auto"/>
            <w:bottom w:val="none" w:sz="0" w:space="0" w:color="auto"/>
            <w:right w:val="none" w:sz="0" w:space="0" w:color="auto"/>
          </w:divBdr>
        </w:div>
        <w:div w:id="818116627">
          <w:marLeft w:val="480"/>
          <w:marRight w:val="0"/>
          <w:marTop w:val="0"/>
          <w:marBottom w:val="0"/>
          <w:divBdr>
            <w:top w:val="none" w:sz="0" w:space="0" w:color="auto"/>
            <w:left w:val="none" w:sz="0" w:space="0" w:color="auto"/>
            <w:bottom w:val="none" w:sz="0" w:space="0" w:color="auto"/>
            <w:right w:val="none" w:sz="0" w:space="0" w:color="auto"/>
          </w:divBdr>
        </w:div>
        <w:div w:id="829491515">
          <w:marLeft w:val="480"/>
          <w:marRight w:val="0"/>
          <w:marTop w:val="0"/>
          <w:marBottom w:val="0"/>
          <w:divBdr>
            <w:top w:val="none" w:sz="0" w:space="0" w:color="auto"/>
            <w:left w:val="none" w:sz="0" w:space="0" w:color="auto"/>
            <w:bottom w:val="none" w:sz="0" w:space="0" w:color="auto"/>
            <w:right w:val="none" w:sz="0" w:space="0" w:color="auto"/>
          </w:divBdr>
        </w:div>
        <w:div w:id="916473641">
          <w:marLeft w:val="480"/>
          <w:marRight w:val="0"/>
          <w:marTop w:val="0"/>
          <w:marBottom w:val="0"/>
          <w:divBdr>
            <w:top w:val="none" w:sz="0" w:space="0" w:color="auto"/>
            <w:left w:val="none" w:sz="0" w:space="0" w:color="auto"/>
            <w:bottom w:val="none" w:sz="0" w:space="0" w:color="auto"/>
            <w:right w:val="none" w:sz="0" w:space="0" w:color="auto"/>
          </w:divBdr>
        </w:div>
        <w:div w:id="952635214">
          <w:marLeft w:val="480"/>
          <w:marRight w:val="0"/>
          <w:marTop w:val="0"/>
          <w:marBottom w:val="0"/>
          <w:divBdr>
            <w:top w:val="none" w:sz="0" w:space="0" w:color="auto"/>
            <w:left w:val="none" w:sz="0" w:space="0" w:color="auto"/>
            <w:bottom w:val="none" w:sz="0" w:space="0" w:color="auto"/>
            <w:right w:val="none" w:sz="0" w:space="0" w:color="auto"/>
          </w:divBdr>
        </w:div>
        <w:div w:id="954335539">
          <w:marLeft w:val="480"/>
          <w:marRight w:val="0"/>
          <w:marTop w:val="0"/>
          <w:marBottom w:val="0"/>
          <w:divBdr>
            <w:top w:val="none" w:sz="0" w:space="0" w:color="auto"/>
            <w:left w:val="none" w:sz="0" w:space="0" w:color="auto"/>
            <w:bottom w:val="none" w:sz="0" w:space="0" w:color="auto"/>
            <w:right w:val="none" w:sz="0" w:space="0" w:color="auto"/>
          </w:divBdr>
        </w:div>
        <w:div w:id="960764391">
          <w:marLeft w:val="480"/>
          <w:marRight w:val="0"/>
          <w:marTop w:val="0"/>
          <w:marBottom w:val="0"/>
          <w:divBdr>
            <w:top w:val="none" w:sz="0" w:space="0" w:color="auto"/>
            <w:left w:val="none" w:sz="0" w:space="0" w:color="auto"/>
            <w:bottom w:val="none" w:sz="0" w:space="0" w:color="auto"/>
            <w:right w:val="none" w:sz="0" w:space="0" w:color="auto"/>
          </w:divBdr>
        </w:div>
      </w:divsChild>
    </w:div>
    <w:div w:id="335767880">
      <w:bodyDiv w:val="1"/>
      <w:marLeft w:val="0"/>
      <w:marRight w:val="0"/>
      <w:marTop w:val="0"/>
      <w:marBottom w:val="0"/>
      <w:divBdr>
        <w:top w:val="none" w:sz="0" w:space="0" w:color="auto"/>
        <w:left w:val="none" w:sz="0" w:space="0" w:color="auto"/>
        <w:bottom w:val="none" w:sz="0" w:space="0" w:color="auto"/>
        <w:right w:val="none" w:sz="0" w:space="0" w:color="auto"/>
      </w:divBdr>
    </w:div>
    <w:div w:id="336230123">
      <w:bodyDiv w:val="1"/>
      <w:marLeft w:val="0"/>
      <w:marRight w:val="0"/>
      <w:marTop w:val="0"/>
      <w:marBottom w:val="0"/>
      <w:divBdr>
        <w:top w:val="none" w:sz="0" w:space="0" w:color="auto"/>
        <w:left w:val="none" w:sz="0" w:space="0" w:color="auto"/>
        <w:bottom w:val="none" w:sz="0" w:space="0" w:color="auto"/>
        <w:right w:val="none" w:sz="0" w:space="0" w:color="auto"/>
      </w:divBdr>
    </w:div>
    <w:div w:id="336612768">
      <w:bodyDiv w:val="1"/>
      <w:marLeft w:val="0"/>
      <w:marRight w:val="0"/>
      <w:marTop w:val="0"/>
      <w:marBottom w:val="0"/>
      <w:divBdr>
        <w:top w:val="none" w:sz="0" w:space="0" w:color="auto"/>
        <w:left w:val="none" w:sz="0" w:space="0" w:color="auto"/>
        <w:bottom w:val="none" w:sz="0" w:space="0" w:color="auto"/>
        <w:right w:val="none" w:sz="0" w:space="0" w:color="auto"/>
      </w:divBdr>
    </w:div>
    <w:div w:id="336658585">
      <w:bodyDiv w:val="1"/>
      <w:marLeft w:val="0"/>
      <w:marRight w:val="0"/>
      <w:marTop w:val="0"/>
      <w:marBottom w:val="0"/>
      <w:divBdr>
        <w:top w:val="none" w:sz="0" w:space="0" w:color="auto"/>
        <w:left w:val="none" w:sz="0" w:space="0" w:color="auto"/>
        <w:bottom w:val="none" w:sz="0" w:space="0" w:color="auto"/>
        <w:right w:val="none" w:sz="0" w:space="0" w:color="auto"/>
      </w:divBdr>
    </w:div>
    <w:div w:id="336662206">
      <w:bodyDiv w:val="1"/>
      <w:marLeft w:val="0"/>
      <w:marRight w:val="0"/>
      <w:marTop w:val="0"/>
      <w:marBottom w:val="0"/>
      <w:divBdr>
        <w:top w:val="none" w:sz="0" w:space="0" w:color="auto"/>
        <w:left w:val="none" w:sz="0" w:space="0" w:color="auto"/>
        <w:bottom w:val="none" w:sz="0" w:space="0" w:color="auto"/>
        <w:right w:val="none" w:sz="0" w:space="0" w:color="auto"/>
      </w:divBdr>
    </w:div>
    <w:div w:id="338047524">
      <w:bodyDiv w:val="1"/>
      <w:marLeft w:val="0"/>
      <w:marRight w:val="0"/>
      <w:marTop w:val="0"/>
      <w:marBottom w:val="0"/>
      <w:divBdr>
        <w:top w:val="none" w:sz="0" w:space="0" w:color="auto"/>
        <w:left w:val="none" w:sz="0" w:space="0" w:color="auto"/>
        <w:bottom w:val="none" w:sz="0" w:space="0" w:color="auto"/>
        <w:right w:val="none" w:sz="0" w:space="0" w:color="auto"/>
      </w:divBdr>
    </w:div>
    <w:div w:id="338117654">
      <w:bodyDiv w:val="1"/>
      <w:marLeft w:val="0"/>
      <w:marRight w:val="0"/>
      <w:marTop w:val="0"/>
      <w:marBottom w:val="0"/>
      <w:divBdr>
        <w:top w:val="none" w:sz="0" w:space="0" w:color="auto"/>
        <w:left w:val="none" w:sz="0" w:space="0" w:color="auto"/>
        <w:bottom w:val="none" w:sz="0" w:space="0" w:color="auto"/>
        <w:right w:val="none" w:sz="0" w:space="0" w:color="auto"/>
      </w:divBdr>
    </w:div>
    <w:div w:id="338236053">
      <w:bodyDiv w:val="1"/>
      <w:marLeft w:val="0"/>
      <w:marRight w:val="0"/>
      <w:marTop w:val="0"/>
      <w:marBottom w:val="0"/>
      <w:divBdr>
        <w:top w:val="none" w:sz="0" w:space="0" w:color="auto"/>
        <w:left w:val="none" w:sz="0" w:space="0" w:color="auto"/>
        <w:bottom w:val="none" w:sz="0" w:space="0" w:color="auto"/>
        <w:right w:val="none" w:sz="0" w:space="0" w:color="auto"/>
      </w:divBdr>
    </w:div>
    <w:div w:id="338239490">
      <w:bodyDiv w:val="1"/>
      <w:marLeft w:val="0"/>
      <w:marRight w:val="0"/>
      <w:marTop w:val="0"/>
      <w:marBottom w:val="0"/>
      <w:divBdr>
        <w:top w:val="none" w:sz="0" w:space="0" w:color="auto"/>
        <w:left w:val="none" w:sz="0" w:space="0" w:color="auto"/>
        <w:bottom w:val="none" w:sz="0" w:space="0" w:color="auto"/>
        <w:right w:val="none" w:sz="0" w:space="0" w:color="auto"/>
      </w:divBdr>
      <w:divsChild>
        <w:div w:id="1206970">
          <w:marLeft w:val="480"/>
          <w:marRight w:val="0"/>
          <w:marTop w:val="0"/>
          <w:marBottom w:val="0"/>
          <w:divBdr>
            <w:top w:val="none" w:sz="0" w:space="0" w:color="auto"/>
            <w:left w:val="none" w:sz="0" w:space="0" w:color="auto"/>
            <w:bottom w:val="none" w:sz="0" w:space="0" w:color="auto"/>
            <w:right w:val="none" w:sz="0" w:space="0" w:color="auto"/>
          </w:divBdr>
        </w:div>
        <w:div w:id="5593879">
          <w:marLeft w:val="480"/>
          <w:marRight w:val="0"/>
          <w:marTop w:val="0"/>
          <w:marBottom w:val="0"/>
          <w:divBdr>
            <w:top w:val="none" w:sz="0" w:space="0" w:color="auto"/>
            <w:left w:val="none" w:sz="0" w:space="0" w:color="auto"/>
            <w:bottom w:val="none" w:sz="0" w:space="0" w:color="auto"/>
            <w:right w:val="none" w:sz="0" w:space="0" w:color="auto"/>
          </w:divBdr>
        </w:div>
        <w:div w:id="46924723">
          <w:marLeft w:val="480"/>
          <w:marRight w:val="0"/>
          <w:marTop w:val="0"/>
          <w:marBottom w:val="0"/>
          <w:divBdr>
            <w:top w:val="none" w:sz="0" w:space="0" w:color="auto"/>
            <w:left w:val="none" w:sz="0" w:space="0" w:color="auto"/>
            <w:bottom w:val="none" w:sz="0" w:space="0" w:color="auto"/>
            <w:right w:val="none" w:sz="0" w:space="0" w:color="auto"/>
          </w:divBdr>
        </w:div>
        <w:div w:id="51656784">
          <w:marLeft w:val="480"/>
          <w:marRight w:val="0"/>
          <w:marTop w:val="0"/>
          <w:marBottom w:val="0"/>
          <w:divBdr>
            <w:top w:val="none" w:sz="0" w:space="0" w:color="auto"/>
            <w:left w:val="none" w:sz="0" w:space="0" w:color="auto"/>
            <w:bottom w:val="none" w:sz="0" w:space="0" w:color="auto"/>
            <w:right w:val="none" w:sz="0" w:space="0" w:color="auto"/>
          </w:divBdr>
        </w:div>
        <w:div w:id="94595708">
          <w:marLeft w:val="480"/>
          <w:marRight w:val="0"/>
          <w:marTop w:val="0"/>
          <w:marBottom w:val="0"/>
          <w:divBdr>
            <w:top w:val="none" w:sz="0" w:space="0" w:color="auto"/>
            <w:left w:val="none" w:sz="0" w:space="0" w:color="auto"/>
            <w:bottom w:val="none" w:sz="0" w:space="0" w:color="auto"/>
            <w:right w:val="none" w:sz="0" w:space="0" w:color="auto"/>
          </w:divBdr>
        </w:div>
        <w:div w:id="102386277">
          <w:marLeft w:val="480"/>
          <w:marRight w:val="0"/>
          <w:marTop w:val="0"/>
          <w:marBottom w:val="0"/>
          <w:divBdr>
            <w:top w:val="none" w:sz="0" w:space="0" w:color="auto"/>
            <w:left w:val="none" w:sz="0" w:space="0" w:color="auto"/>
            <w:bottom w:val="none" w:sz="0" w:space="0" w:color="auto"/>
            <w:right w:val="none" w:sz="0" w:space="0" w:color="auto"/>
          </w:divBdr>
        </w:div>
        <w:div w:id="193201344">
          <w:marLeft w:val="480"/>
          <w:marRight w:val="0"/>
          <w:marTop w:val="0"/>
          <w:marBottom w:val="0"/>
          <w:divBdr>
            <w:top w:val="none" w:sz="0" w:space="0" w:color="auto"/>
            <w:left w:val="none" w:sz="0" w:space="0" w:color="auto"/>
            <w:bottom w:val="none" w:sz="0" w:space="0" w:color="auto"/>
            <w:right w:val="none" w:sz="0" w:space="0" w:color="auto"/>
          </w:divBdr>
        </w:div>
        <w:div w:id="228736865">
          <w:marLeft w:val="480"/>
          <w:marRight w:val="0"/>
          <w:marTop w:val="0"/>
          <w:marBottom w:val="0"/>
          <w:divBdr>
            <w:top w:val="none" w:sz="0" w:space="0" w:color="auto"/>
            <w:left w:val="none" w:sz="0" w:space="0" w:color="auto"/>
            <w:bottom w:val="none" w:sz="0" w:space="0" w:color="auto"/>
            <w:right w:val="none" w:sz="0" w:space="0" w:color="auto"/>
          </w:divBdr>
        </w:div>
        <w:div w:id="234970446">
          <w:marLeft w:val="480"/>
          <w:marRight w:val="0"/>
          <w:marTop w:val="0"/>
          <w:marBottom w:val="0"/>
          <w:divBdr>
            <w:top w:val="none" w:sz="0" w:space="0" w:color="auto"/>
            <w:left w:val="none" w:sz="0" w:space="0" w:color="auto"/>
            <w:bottom w:val="none" w:sz="0" w:space="0" w:color="auto"/>
            <w:right w:val="none" w:sz="0" w:space="0" w:color="auto"/>
          </w:divBdr>
        </w:div>
        <w:div w:id="304433635">
          <w:marLeft w:val="480"/>
          <w:marRight w:val="0"/>
          <w:marTop w:val="0"/>
          <w:marBottom w:val="0"/>
          <w:divBdr>
            <w:top w:val="none" w:sz="0" w:space="0" w:color="auto"/>
            <w:left w:val="none" w:sz="0" w:space="0" w:color="auto"/>
            <w:bottom w:val="none" w:sz="0" w:space="0" w:color="auto"/>
            <w:right w:val="none" w:sz="0" w:space="0" w:color="auto"/>
          </w:divBdr>
        </w:div>
        <w:div w:id="306670447">
          <w:marLeft w:val="480"/>
          <w:marRight w:val="0"/>
          <w:marTop w:val="0"/>
          <w:marBottom w:val="0"/>
          <w:divBdr>
            <w:top w:val="none" w:sz="0" w:space="0" w:color="auto"/>
            <w:left w:val="none" w:sz="0" w:space="0" w:color="auto"/>
            <w:bottom w:val="none" w:sz="0" w:space="0" w:color="auto"/>
            <w:right w:val="none" w:sz="0" w:space="0" w:color="auto"/>
          </w:divBdr>
        </w:div>
        <w:div w:id="324941156">
          <w:marLeft w:val="480"/>
          <w:marRight w:val="0"/>
          <w:marTop w:val="0"/>
          <w:marBottom w:val="0"/>
          <w:divBdr>
            <w:top w:val="none" w:sz="0" w:space="0" w:color="auto"/>
            <w:left w:val="none" w:sz="0" w:space="0" w:color="auto"/>
            <w:bottom w:val="none" w:sz="0" w:space="0" w:color="auto"/>
            <w:right w:val="none" w:sz="0" w:space="0" w:color="auto"/>
          </w:divBdr>
        </w:div>
        <w:div w:id="332149991">
          <w:marLeft w:val="480"/>
          <w:marRight w:val="0"/>
          <w:marTop w:val="0"/>
          <w:marBottom w:val="0"/>
          <w:divBdr>
            <w:top w:val="none" w:sz="0" w:space="0" w:color="auto"/>
            <w:left w:val="none" w:sz="0" w:space="0" w:color="auto"/>
            <w:bottom w:val="none" w:sz="0" w:space="0" w:color="auto"/>
            <w:right w:val="none" w:sz="0" w:space="0" w:color="auto"/>
          </w:divBdr>
        </w:div>
        <w:div w:id="349717676">
          <w:marLeft w:val="480"/>
          <w:marRight w:val="0"/>
          <w:marTop w:val="0"/>
          <w:marBottom w:val="0"/>
          <w:divBdr>
            <w:top w:val="none" w:sz="0" w:space="0" w:color="auto"/>
            <w:left w:val="none" w:sz="0" w:space="0" w:color="auto"/>
            <w:bottom w:val="none" w:sz="0" w:space="0" w:color="auto"/>
            <w:right w:val="none" w:sz="0" w:space="0" w:color="auto"/>
          </w:divBdr>
        </w:div>
        <w:div w:id="381098672">
          <w:marLeft w:val="480"/>
          <w:marRight w:val="0"/>
          <w:marTop w:val="0"/>
          <w:marBottom w:val="0"/>
          <w:divBdr>
            <w:top w:val="none" w:sz="0" w:space="0" w:color="auto"/>
            <w:left w:val="none" w:sz="0" w:space="0" w:color="auto"/>
            <w:bottom w:val="none" w:sz="0" w:space="0" w:color="auto"/>
            <w:right w:val="none" w:sz="0" w:space="0" w:color="auto"/>
          </w:divBdr>
        </w:div>
        <w:div w:id="404107678">
          <w:marLeft w:val="480"/>
          <w:marRight w:val="0"/>
          <w:marTop w:val="0"/>
          <w:marBottom w:val="0"/>
          <w:divBdr>
            <w:top w:val="none" w:sz="0" w:space="0" w:color="auto"/>
            <w:left w:val="none" w:sz="0" w:space="0" w:color="auto"/>
            <w:bottom w:val="none" w:sz="0" w:space="0" w:color="auto"/>
            <w:right w:val="none" w:sz="0" w:space="0" w:color="auto"/>
          </w:divBdr>
        </w:div>
        <w:div w:id="404382444">
          <w:marLeft w:val="480"/>
          <w:marRight w:val="0"/>
          <w:marTop w:val="0"/>
          <w:marBottom w:val="0"/>
          <w:divBdr>
            <w:top w:val="none" w:sz="0" w:space="0" w:color="auto"/>
            <w:left w:val="none" w:sz="0" w:space="0" w:color="auto"/>
            <w:bottom w:val="none" w:sz="0" w:space="0" w:color="auto"/>
            <w:right w:val="none" w:sz="0" w:space="0" w:color="auto"/>
          </w:divBdr>
        </w:div>
        <w:div w:id="407967219">
          <w:marLeft w:val="480"/>
          <w:marRight w:val="0"/>
          <w:marTop w:val="0"/>
          <w:marBottom w:val="0"/>
          <w:divBdr>
            <w:top w:val="none" w:sz="0" w:space="0" w:color="auto"/>
            <w:left w:val="none" w:sz="0" w:space="0" w:color="auto"/>
            <w:bottom w:val="none" w:sz="0" w:space="0" w:color="auto"/>
            <w:right w:val="none" w:sz="0" w:space="0" w:color="auto"/>
          </w:divBdr>
        </w:div>
        <w:div w:id="420494459">
          <w:marLeft w:val="480"/>
          <w:marRight w:val="0"/>
          <w:marTop w:val="0"/>
          <w:marBottom w:val="0"/>
          <w:divBdr>
            <w:top w:val="none" w:sz="0" w:space="0" w:color="auto"/>
            <w:left w:val="none" w:sz="0" w:space="0" w:color="auto"/>
            <w:bottom w:val="none" w:sz="0" w:space="0" w:color="auto"/>
            <w:right w:val="none" w:sz="0" w:space="0" w:color="auto"/>
          </w:divBdr>
        </w:div>
        <w:div w:id="421682776">
          <w:marLeft w:val="480"/>
          <w:marRight w:val="0"/>
          <w:marTop w:val="0"/>
          <w:marBottom w:val="0"/>
          <w:divBdr>
            <w:top w:val="none" w:sz="0" w:space="0" w:color="auto"/>
            <w:left w:val="none" w:sz="0" w:space="0" w:color="auto"/>
            <w:bottom w:val="none" w:sz="0" w:space="0" w:color="auto"/>
            <w:right w:val="none" w:sz="0" w:space="0" w:color="auto"/>
          </w:divBdr>
        </w:div>
        <w:div w:id="466826328">
          <w:marLeft w:val="480"/>
          <w:marRight w:val="0"/>
          <w:marTop w:val="0"/>
          <w:marBottom w:val="0"/>
          <w:divBdr>
            <w:top w:val="none" w:sz="0" w:space="0" w:color="auto"/>
            <w:left w:val="none" w:sz="0" w:space="0" w:color="auto"/>
            <w:bottom w:val="none" w:sz="0" w:space="0" w:color="auto"/>
            <w:right w:val="none" w:sz="0" w:space="0" w:color="auto"/>
          </w:divBdr>
        </w:div>
        <w:div w:id="543444915">
          <w:marLeft w:val="480"/>
          <w:marRight w:val="0"/>
          <w:marTop w:val="0"/>
          <w:marBottom w:val="0"/>
          <w:divBdr>
            <w:top w:val="none" w:sz="0" w:space="0" w:color="auto"/>
            <w:left w:val="none" w:sz="0" w:space="0" w:color="auto"/>
            <w:bottom w:val="none" w:sz="0" w:space="0" w:color="auto"/>
            <w:right w:val="none" w:sz="0" w:space="0" w:color="auto"/>
          </w:divBdr>
        </w:div>
        <w:div w:id="544146919">
          <w:marLeft w:val="480"/>
          <w:marRight w:val="0"/>
          <w:marTop w:val="0"/>
          <w:marBottom w:val="0"/>
          <w:divBdr>
            <w:top w:val="none" w:sz="0" w:space="0" w:color="auto"/>
            <w:left w:val="none" w:sz="0" w:space="0" w:color="auto"/>
            <w:bottom w:val="none" w:sz="0" w:space="0" w:color="auto"/>
            <w:right w:val="none" w:sz="0" w:space="0" w:color="auto"/>
          </w:divBdr>
        </w:div>
        <w:div w:id="564922275">
          <w:marLeft w:val="480"/>
          <w:marRight w:val="0"/>
          <w:marTop w:val="0"/>
          <w:marBottom w:val="0"/>
          <w:divBdr>
            <w:top w:val="none" w:sz="0" w:space="0" w:color="auto"/>
            <w:left w:val="none" w:sz="0" w:space="0" w:color="auto"/>
            <w:bottom w:val="none" w:sz="0" w:space="0" w:color="auto"/>
            <w:right w:val="none" w:sz="0" w:space="0" w:color="auto"/>
          </w:divBdr>
        </w:div>
        <w:div w:id="568543737">
          <w:marLeft w:val="480"/>
          <w:marRight w:val="0"/>
          <w:marTop w:val="0"/>
          <w:marBottom w:val="0"/>
          <w:divBdr>
            <w:top w:val="none" w:sz="0" w:space="0" w:color="auto"/>
            <w:left w:val="none" w:sz="0" w:space="0" w:color="auto"/>
            <w:bottom w:val="none" w:sz="0" w:space="0" w:color="auto"/>
            <w:right w:val="none" w:sz="0" w:space="0" w:color="auto"/>
          </w:divBdr>
        </w:div>
        <w:div w:id="593132867">
          <w:marLeft w:val="480"/>
          <w:marRight w:val="0"/>
          <w:marTop w:val="0"/>
          <w:marBottom w:val="0"/>
          <w:divBdr>
            <w:top w:val="none" w:sz="0" w:space="0" w:color="auto"/>
            <w:left w:val="none" w:sz="0" w:space="0" w:color="auto"/>
            <w:bottom w:val="none" w:sz="0" w:space="0" w:color="auto"/>
            <w:right w:val="none" w:sz="0" w:space="0" w:color="auto"/>
          </w:divBdr>
        </w:div>
        <w:div w:id="645933015">
          <w:marLeft w:val="480"/>
          <w:marRight w:val="0"/>
          <w:marTop w:val="0"/>
          <w:marBottom w:val="0"/>
          <w:divBdr>
            <w:top w:val="none" w:sz="0" w:space="0" w:color="auto"/>
            <w:left w:val="none" w:sz="0" w:space="0" w:color="auto"/>
            <w:bottom w:val="none" w:sz="0" w:space="0" w:color="auto"/>
            <w:right w:val="none" w:sz="0" w:space="0" w:color="auto"/>
          </w:divBdr>
        </w:div>
        <w:div w:id="654920211">
          <w:marLeft w:val="480"/>
          <w:marRight w:val="0"/>
          <w:marTop w:val="0"/>
          <w:marBottom w:val="0"/>
          <w:divBdr>
            <w:top w:val="none" w:sz="0" w:space="0" w:color="auto"/>
            <w:left w:val="none" w:sz="0" w:space="0" w:color="auto"/>
            <w:bottom w:val="none" w:sz="0" w:space="0" w:color="auto"/>
            <w:right w:val="none" w:sz="0" w:space="0" w:color="auto"/>
          </w:divBdr>
        </w:div>
        <w:div w:id="679552292">
          <w:marLeft w:val="480"/>
          <w:marRight w:val="0"/>
          <w:marTop w:val="0"/>
          <w:marBottom w:val="0"/>
          <w:divBdr>
            <w:top w:val="none" w:sz="0" w:space="0" w:color="auto"/>
            <w:left w:val="none" w:sz="0" w:space="0" w:color="auto"/>
            <w:bottom w:val="none" w:sz="0" w:space="0" w:color="auto"/>
            <w:right w:val="none" w:sz="0" w:space="0" w:color="auto"/>
          </w:divBdr>
        </w:div>
        <w:div w:id="692533902">
          <w:marLeft w:val="480"/>
          <w:marRight w:val="0"/>
          <w:marTop w:val="0"/>
          <w:marBottom w:val="0"/>
          <w:divBdr>
            <w:top w:val="none" w:sz="0" w:space="0" w:color="auto"/>
            <w:left w:val="none" w:sz="0" w:space="0" w:color="auto"/>
            <w:bottom w:val="none" w:sz="0" w:space="0" w:color="auto"/>
            <w:right w:val="none" w:sz="0" w:space="0" w:color="auto"/>
          </w:divBdr>
        </w:div>
        <w:div w:id="711196750">
          <w:marLeft w:val="480"/>
          <w:marRight w:val="0"/>
          <w:marTop w:val="0"/>
          <w:marBottom w:val="0"/>
          <w:divBdr>
            <w:top w:val="none" w:sz="0" w:space="0" w:color="auto"/>
            <w:left w:val="none" w:sz="0" w:space="0" w:color="auto"/>
            <w:bottom w:val="none" w:sz="0" w:space="0" w:color="auto"/>
            <w:right w:val="none" w:sz="0" w:space="0" w:color="auto"/>
          </w:divBdr>
        </w:div>
        <w:div w:id="716781512">
          <w:marLeft w:val="480"/>
          <w:marRight w:val="0"/>
          <w:marTop w:val="0"/>
          <w:marBottom w:val="0"/>
          <w:divBdr>
            <w:top w:val="none" w:sz="0" w:space="0" w:color="auto"/>
            <w:left w:val="none" w:sz="0" w:space="0" w:color="auto"/>
            <w:bottom w:val="none" w:sz="0" w:space="0" w:color="auto"/>
            <w:right w:val="none" w:sz="0" w:space="0" w:color="auto"/>
          </w:divBdr>
        </w:div>
        <w:div w:id="724336293">
          <w:marLeft w:val="480"/>
          <w:marRight w:val="0"/>
          <w:marTop w:val="0"/>
          <w:marBottom w:val="0"/>
          <w:divBdr>
            <w:top w:val="none" w:sz="0" w:space="0" w:color="auto"/>
            <w:left w:val="none" w:sz="0" w:space="0" w:color="auto"/>
            <w:bottom w:val="none" w:sz="0" w:space="0" w:color="auto"/>
            <w:right w:val="none" w:sz="0" w:space="0" w:color="auto"/>
          </w:divBdr>
        </w:div>
        <w:div w:id="752821864">
          <w:marLeft w:val="480"/>
          <w:marRight w:val="0"/>
          <w:marTop w:val="0"/>
          <w:marBottom w:val="0"/>
          <w:divBdr>
            <w:top w:val="none" w:sz="0" w:space="0" w:color="auto"/>
            <w:left w:val="none" w:sz="0" w:space="0" w:color="auto"/>
            <w:bottom w:val="none" w:sz="0" w:space="0" w:color="auto"/>
            <w:right w:val="none" w:sz="0" w:space="0" w:color="auto"/>
          </w:divBdr>
        </w:div>
        <w:div w:id="765810433">
          <w:marLeft w:val="480"/>
          <w:marRight w:val="0"/>
          <w:marTop w:val="0"/>
          <w:marBottom w:val="0"/>
          <w:divBdr>
            <w:top w:val="none" w:sz="0" w:space="0" w:color="auto"/>
            <w:left w:val="none" w:sz="0" w:space="0" w:color="auto"/>
            <w:bottom w:val="none" w:sz="0" w:space="0" w:color="auto"/>
            <w:right w:val="none" w:sz="0" w:space="0" w:color="auto"/>
          </w:divBdr>
        </w:div>
        <w:div w:id="768893769">
          <w:marLeft w:val="480"/>
          <w:marRight w:val="0"/>
          <w:marTop w:val="0"/>
          <w:marBottom w:val="0"/>
          <w:divBdr>
            <w:top w:val="none" w:sz="0" w:space="0" w:color="auto"/>
            <w:left w:val="none" w:sz="0" w:space="0" w:color="auto"/>
            <w:bottom w:val="none" w:sz="0" w:space="0" w:color="auto"/>
            <w:right w:val="none" w:sz="0" w:space="0" w:color="auto"/>
          </w:divBdr>
        </w:div>
        <w:div w:id="824513075">
          <w:marLeft w:val="480"/>
          <w:marRight w:val="0"/>
          <w:marTop w:val="0"/>
          <w:marBottom w:val="0"/>
          <w:divBdr>
            <w:top w:val="none" w:sz="0" w:space="0" w:color="auto"/>
            <w:left w:val="none" w:sz="0" w:space="0" w:color="auto"/>
            <w:bottom w:val="none" w:sz="0" w:space="0" w:color="auto"/>
            <w:right w:val="none" w:sz="0" w:space="0" w:color="auto"/>
          </w:divBdr>
        </w:div>
        <w:div w:id="825776976">
          <w:marLeft w:val="480"/>
          <w:marRight w:val="0"/>
          <w:marTop w:val="0"/>
          <w:marBottom w:val="0"/>
          <w:divBdr>
            <w:top w:val="none" w:sz="0" w:space="0" w:color="auto"/>
            <w:left w:val="none" w:sz="0" w:space="0" w:color="auto"/>
            <w:bottom w:val="none" w:sz="0" w:space="0" w:color="auto"/>
            <w:right w:val="none" w:sz="0" w:space="0" w:color="auto"/>
          </w:divBdr>
        </w:div>
        <w:div w:id="830952102">
          <w:marLeft w:val="480"/>
          <w:marRight w:val="0"/>
          <w:marTop w:val="0"/>
          <w:marBottom w:val="0"/>
          <w:divBdr>
            <w:top w:val="none" w:sz="0" w:space="0" w:color="auto"/>
            <w:left w:val="none" w:sz="0" w:space="0" w:color="auto"/>
            <w:bottom w:val="none" w:sz="0" w:space="0" w:color="auto"/>
            <w:right w:val="none" w:sz="0" w:space="0" w:color="auto"/>
          </w:divBdr>
        </w:div>
        <w:div w:id="832063849">
          <w:marLeft w:val="480"/>
          <w:marRight w:val="0"/>
          <w:marTop w:val="0"/>
          <w:marBottom w:val="0"/>
          <w:divBdr>
            <w:top w:val="none" w:sz="0" w:space="0" w:color="auto"/>
            <w:left w:val="none" w:sz="0" w:space="0" w:color="auto"/>
            <w:bottom w:val="none" w:sz="0" w:space="0" w:color="auto"/>
            <w:right w:val="none" w:sz="0" w:space="0" w:color="auto"/>
          </w:divBdr>
        </w:div>
        <w:div w:id="901602767">
          <w:marLeft w:val="480"/>
          <w:marRight w:val="0"/>
          <w:marTop w:val="0"/>
          <w:marBottom w:val="0"/>
          <w:divBdr>
            <w:top w:val="none" w:sz="0" w:space="0" w:color="auto"/>
            <w:left w:val="none" w:sz="0" w:space="0" w:color="auto"/>
            <w:bottom w:val="none" w:sz="0" w:space="0" w:color="auto"/>
            <w:right w:val="none" w:sz="0" w:space="0" w:color="auto"/>
          </w:divBdr>
        </w:div>
        <w:div w:id="916792764">
          <w:marLeft w:val="480"/>
          <w:marRight w:val="0"/>
          <w:marTop w:val="0"/>
          <w:marBottom w:val="0"/>
          <w:divBdr>
            <w:top w:val="none" w:sz="0" w:space="0" w:color="auto"/>
            <w:left w:val="none" w:sz="0" w:space="0" w:color="auto"/>
            <w:bottom w:val="none" w:sz="0" w:space="0" w:color="auto"/>
            <w:right w:val="none" w:sz="0" w:space="0" w:color="auto"/>
          </w:divBdr>
        </w:div>
        <w:div w:id="955596062">
          <w:marLeft w:val="480"/>
          <w:marRight w:val="0"/>
          <w:marTop w:val="0"/>
          <w:marBottom w:val="0"/>
          <w:divBdr>
            <w:top w:val="none" w:sz="0" w:space="0" w:color="auto"/>
            <w:left w:val="none" w:sz="0" w:space="0" w:color="auto"/>
            <w:bottom w:val="none" w:sz="0" w:space="0" w:color="auto"/>
            <w:right w:val="none" w:sz="0" w:space="0" w:color="auto"/>
          </w:divBdr>
        </w:div>
        <w:div w:id="991519455">
          <w:marLeft w:val="480"/>
          <w:marRight w:val="0"/>
          <w:marTop w:val="0"/>
          <w:marBottom w:val="0"/>
          <w:divBdr>
            <w:top w:val="none" w:sz="0" w:space="0" w:color="auto"/>
            <w:left w:val="none" w:sz="0" w:space="0" w:color="auto"/>
            <w:bottom w:val="none" w:sz="0" w:space="0" w:color="auto"/>
            <w:right w:val="none" w:sz="0" w:space="0" w:color="auto"/>
          </w:divBdr>
        </w:div>
        <w:div w:id="1005666602">
          <w:marLeft w:val="480"/>
          <w:marRight w:val="0"/>
          <w:marTop w:val="0"/>
          <w:marBottom w:val="0"/>
          <w:divBdr>
            <w:top w:val="none" w:sz="0" w:space="0" w:color="auto"/>
            <w:left w:val="none" w:sz="0" w:space="0" w:color="auto"/>
            <w:bottom w:val="none" w:sz="0" w:space="0" w:color="auto"/>
            <w:right w:val="none" w:sz="0" w:space="0" w:color="auto"/>
          </w:divBdr>
        </w:div>
      </w:divsChild>
    </w:div>
    <w:div w:id="338433725">
      <w:bodyDiv w:val="1"/>
      <w:marLeft w:val="0"/>
      <w:marRight w:val="0"/>
      <w:marTop w:val="0"/>
      <w:marBottom w:val="0"/>
      <w:divBdr>
        <w:top w:val="none" w:sz="0" w:space="0" w:color="auto"/>
        <w:left w:val="none" w:sz="0" w:space="0" w:color="auto"/>
        <w:bottom w:val="none" w:sz="0" w:space="0" w:color="auto"/>
        <w:right w:val="none" w:sz="0" w:space="0" w:color="auto"/>
      </w:divBdr>
    </w:div>
    <w:div w:id="338702543">
      <w:bodyDiv w:val="1"/>
      <w:marLeft w:val="0"/>
      <w:marRight w:val="0"/>
      <w:marTop w:val="0"/>
      <w:marBottom w:val="0"/>
      <w:divBdr>
        <w:top w:val="none" w:sz="0" w:space="0" w:color="auto"/>
        <w:left w:val="none" w:sz="0" w:space="0" w:color="auto"/>
        <w:bottom w:val="none" w:sz="0" w:space="0" w:color="auto"/>
        <w:right w:val="none" w:sz="0" w:space="0" w:color="auto"/>
      </w:divBdr>
    </w:div>
    <w:div w:id="338972693">
      <w:bodyDiv w:val="1"/>
      <w:marLeft w:val="0"/>
      <w:marRight w:val="0"/>
      <w:marTop w:val="0"/>
      <w:marBottom w:val="0"/>
      <w:divBdr>
        <w:top w:val="none" w:sz="0" w:space="0" w:color="auto"/>
        <w:left w:val="none" w:sz="0" w:space="0" w:color="auto"/>
        <w:bottom w:val="none" w:sz="0" w:space="0" w:color="auto"/>
        <w:right w:val="none" w:sz="0" w:space="0" w:color="auto"/>
      </w:divBdr>
    </w:div>
    <w:div w:id="339233701">
      <w:bodyDiv w:val="1"/>
      <w:marLeft w:val="0"/>
      <w:marRight w:val="0"/>
      <w:marTop w:val="0"/>
      <w:marBottom w:val="0"/>
      <w:divBdr>
        <w:top w:val="none" w:sz="0" w:space="0" w:color="auto"/>
        <w:left w:val="none" w:sz="0" w:space="0" w:color="auto"/>
        <w:bottom w:val="none" w:sz="0" w:space="0" w:color="auto"/>
        <w:right w:val="none" w:sz="0" w:space="0" w:color="auto"/>
      </w:divBdr>
    </w:div>
    <w:div w:id="339282553">
      <w:bodyDiv w:val="1"/>
      <w:marLeft w:val="0"/>
      <w:marRight w:val="0"/>
      <w:marTop w:val="0"/>
      <w:marBottom w:val="0"/>
      <w:divBdr>
        <w:top w:val="none" w:sz="0" w:space="0" w:color="auto"/>
        <w:left w:val="none" w:sz="0" w:space="0" w:color="auto"/>
        <w:bottom w:val="none" w:sz="0" w:space="0" w:color="auto"/>
        <w:right w:val="none" w:sz="0" w:space="0" w:color="auto"/>
      </w:divBdr>
    </w:div>
    <w:div w:id="339625807">
      <w:bodyDiv w:val="1"/>
      <w:marLeft w:val="0"/>
      <w:marRight w:val="0"/>
      <w:marTop w:val="0"/>
      <w:marBottom w:val="0"/>
      <w:divBdr>
        <w:top w:val="none" w:sz="0" w:space="0" w:color="auto"/>
        <w:left w:val="none" w:sz="0" w:space="0" w:color="auto"/>
        <w:bottom w:val="none" w:sz="0" w:space="0" w:color="auto"/>
        <w:right w:val="none" w:sz="0" w:space="0" w:color="auto"/>
      </w:divBdr>
    </w:div>
    <w:div w:id="339891661">
      <w:bodyDiv w:val="1"/>
      <w:marLeft w:val="0"/>
      <w:marRight w:val="0"/>
      <w:marTop w:val="0"/>
      <w:marBottom w:val="0"/>
      <w:divBdr>
        <w:top w:val="none" w:sz="0" w:space="0" w:color="auto"/>
        <w:left w:val="none" w:sz="0" w:space="0" w:color="auto"/>
        <w:bottom w:val="none" w:sz="0" w:space="0" w:color="auto"/>
        <w:right w:val="none" w:sz="0" w:space="0" w:color="auto"/>
      </w:divBdr>
    </w:div>
    <w:div w:id="340552130">
      <w:bodyDiv w:val="1"/>
      <w:marLeft w:val="0"/>
      <w:marRight w:val="0"/>
      <w:marTop w:val="0"/>
      <w:marBottom w:val="0"/>
      <w:divBdr>
        <w:top w:val="none" w:sz="0" w:space="0" w:color="auto"/>
        <w:left w:val="none" w:sz="0" w:space="0" w:color="auto"/>
        <w:bottom w:val="none" w:sz="0" w:space="0" w:color="auto"/>
        <w:right w:val="none" w:sz="0" w:space="0" w:color="auto"/>
      </w:divBdr>
    </w:div>
    <w:div w:id="340664431">
      <w:bodyDiv w:val="1"/>
      <w:marLeft w:val="0"/>
      <w:marRight w:val="0"/>
      <w:marTop w:val="0"/>
      <w:marBottom w:val="0"/>
      <w:divBdr>
        <w:top w:val="none" w:sz="0" w:space="0" w:color="auto"/>
        <w:left w:val="none" w:sz="0" w:space="0" w:color="auto"/>
        <w:bottom w:val="none" w:sz="0" w:space="0" w:color="auto"/>
        <w:right w:val="none" w:sz="0" w:space="0" w:color="auto"/>
      </w:divBdr>
    </w:div>
    <w:div w:id="341012023">
      <w:bodyDiv w:val="1"/>
      <w:marLeft w:val="0"/>
      <w:marRight w:val="0"/>
      <w:marTop w:val="0"/>
      <w:marBottom w:val="0"/>
      <w:divBdr>
        <w:top w:val="none" w:sz="0" w:space="0" w:color="auto"/>
        <w:left w:val="none" w:sz="0" w:space="0" w:color="auto"/>
        <w:bottom w:val="none" w:sz="0" w:space="0" w:color="auto"/>
        <w:right w:val="none" w:sz="0" w:space="0" w:color="auto"/>
      </w:divBdr>
    </w:div>
    <w:div w:id="341054368">
      <w:bodyDiv w:val="1"/>
      <w:marLeft w:val="0"/>
      <w:marRight w:val="0"/>
      <w:marTop w:val="0"/>
      <w:marBottom w:val="0"/>
      <w:divBdr>
        <w:top w:val="none" w:sz="0" w:space="0" w:color="auto"/>
        <w:left w:val="none" w:sz="0" w:space="0" w:color="auto"/>
        <w:bottom w:val="none" w:sz="0" w:space="0" w:color="auto"/>
        <w:right w:val="none" w:sz="0" w:space="0" w:color="auto"/>
      </w:divBdr>
    </w:div>
    <w:div w:id="341203538">
      <w:bodyDiv w:val="1"/>
      <w:marLeft w:val="0"/>
      <w:marRight w:val="0"/>
      <w:marTop w:val="0"/>
      <w:marBottom w:val="0"/>
      <w:divBdr>
        <w:top w:val="none" w:sz="0" w:space="0" w:color="auto"/>
        <w:left w:val="none" w:sz="0" w:space="0" w:color="auto"/>
        <w:bottom w:val="none" w:sz="0" w:space="0" w:color="auto"/>
        <w:right w:val="none" w:sz="0" w:space="0" w:color="auto"/>
      </w:divBdr>
    </w:div>
    <w:div w:id="341586543">
      <w:bodyDiv w:val="1"/>
      <w:marLeft w:val="0"/>
      <w:marRight w:val="0"/>
      <w:marTop w:val="0"/>
      <w:marBottom w:val="0"/>
      <w:divBdr>
        <w:top w:val="none" w:sz="0" w:space="0" w:color="auto"/>
        <w:left w:val="none" w:sz="0" w:space="0" w:color="auto"/>
        <w:bottom w:val="none" w:sz="0" w:space="0" w:color="auto"/>
        <w:right w:val="none" w:sz="0" w:space="0" w:color="auto"/>
      </w:divBdr>
    </w:div>
    <w:div w:id="341592516">
      <w:bodyDiv w:val="1"/>
      <w:marLeft w:val="0"/>
      <w:marRight w:val="0"/>
      <w:marTop w:val="0"/>
      <w:marBottom w:val="0"/>
      <w:divBdr>
        <w:top w:val="none" w:sz="0" w:space="0" w:color="auto"/>
        <w:left w:val="none" w:sz="0" w:space="0" w:color="auto"/>
        <w:bottom w:val="none" w:sz="0" w:space="0" w:color="auto"/>
        <w:right w:val="none" w:sz="0" w:space="0" w:color="auto"/>
      </w:divBdr>
      <w:divsChild>
        <w:div w:id="66848450">
          <w:marLeft w:val="480"/>
          <w:marRight w:val="0"/>
          <w:marTop w:val="0"/>
          <w:marBottom w:val="0"/>
          <w:divBdr>
            <w:top w:val="none" w:sz="0" w:space="0" w:color="auto"/>
            <w:left w:val="none" w:sz="0" w:space="0" w:color="auto"/>
            <w:bottom w:val="none" w:sz="0" w:space="0" w:color="auto"/>
            <w:right w:val="none" w:sz="0" w:space="0" w:color="auto"/>
          </w:divBdr>
        </w:div>
        <w:div w:id="243338996">
          <w:marLeft w:val="480"/>
          <w:marRight w:val="0"/>
          <w:marTop w:val="0"/>
          <w:marBottom w:val="0"/>
          <w:divBdr>
            <w:top w:val="none" w:sz="0" w:space="0" w:color="auto"/>
            <w:left w:val="none" w:sz="0" w:space="0" w:color="auto"/>
            <w:bottom w:val="none" w:sz="0" w:space="0" w:color="auto"/>
            <w:right w:val="none" w:sz="0" w:space="0" w:color="auto"/>
          </w:divBdr>
        </w:div>
        <w:div w:id="314064887">
          <w:marLeft w:val="480"/>
          <w:marRight w:val="0"/>
          <w:marTop w:val="0"/>
          <w:marBottom w:val="0"/>
          <w:divBdr>
            <w:top w:val="none" w:sz="0" w:space="0" w:color="auto"/>
            <w:left w:val="none" w:sz="0" w:space="0" w:color="auto"/>
            <w:bottom w:val="none" w:sz="0" w:space="0" w:color="auto"/>
            <w:right w:val="none" w:sz="0" w:space="0" w:color="auto"/>
          </w:divBdr>
        </w:div>
        <w:div w:id="340737730">
          <w:marLeft w:val="480"/>
          <w:marRight w:val="0"/>
          <w:marTop w:val="0"/>
          <w:marBottom w:val="0"/>
          <w:divBdr>
            <w:top w:val="none" w:sz="0" w:space="0" w:color="auto"/>
            <w:left w:val="none" w:sz="0" w:space="0" w:color="auto"/>
            <w:bottom w:val="none" w:sz="0" w:space="0" w:color="auto"/>
            <w:right w:val="none" w:sz="0" w:space="0" w:color="auto"/>
          </w:divBdr>
        </w:div>
        <w:div w:id="350498909">
          <w:marLeft w:val="480"/>
          <w:marRight w:val="0"/>
          <w:marTop w:val="0"/>
          <w:marBottom w:val="0"/>
          <w:divBdr>
            <w:top w:val="none" w:sz="0" w:space="0" w:color="auto"/>
            <w:left w:val="none" w:sz="0" w:space="0" w:color="auto"/>
            <w:bottom w:val="none" w:sz="0" w:space="0" w:color="auto"/>
            <w:right w:val="none" w:sz="0" w:space="0" w:color="auto"/>
          </w:divBdr>
        </w:div>
        <w:div w:id="367528402">
          <w:marLeft w:val="480"/>
          <w:marRight w:val="0"/>
          <w:marTop w:val="0"/>
          <w:marBottom w:val="0"/>
          <w:divBdr>
            <w:top w:val="none" w:sz="0" w:space="0" w:color="auto"/>
            <w:left w:val="none" w:sz="0" w:space="0" w:color="auto"/>
            <w:bottom w:val="none" w:sz="0" w:space="0" w:color="auto"/>
            <w:right w:val="none" w:sz="0" w:space="0" w:color="auto"/>
          </w:divBdr>
        </w:div>
        <w:div w:id="505630069">
          <w:marLeft w:val="480"/>
          <w:marRight w:val="0"/>
          <w:marTop w:val="0"/>
          <w:marBottom w:val="0"/>
          <w:divBdr>
            <w:top w:val="none" w:sz="0" w:space="0" w:color="auto"/>
            <w:left w:val="none" w:sz="0" w:space="0" w:color="auto"/>
            <w:bottom w:val="none" w:sz="0" w:space="0" w:color="auto"/>
            <w:right w:val="none" w:sz="0" w:space="0" w:color="auto"/>
          </w:divBdr>
        </w:div>
        <w:div w:id="631057836">
          <w:marLeft w:val="480"/>
          <w:marRight w:val="0"/>
          <w:marTop w:val="0"/>
          <w:marBottom w:val="0"/>
          <w:divBdr>
            <w:top w:val="none" w:sz="0" w:space="0" w:color="auto"/>
            <w:left w:val="none" w:sz="0" w:space="0" w:color="auto"/>
            <w:bottom w:val="none" w:sz="0" w:space="0" w:color="auto"/>
            <w:right w:val="none" w:sz="0" w:space="0" w:color="auto"/>
          </w:divBdr>
        </w:div>
        <w:div w:id="636230306">
          <w:marLeft w:val="480"/>
          <w:marRight w:val="0"/>
          <w:marTop w:val="0"/>
          <w:marBottom w:val="0"/>
          <w:divBdr>
            <w:top w:val="none" w:sz="0" w:space="0" w:color="auto"/>
            <w:left w:val="none" w:sz="0" w:space="0" w:color="auto"/>
            <w:bottom w:val="none" w:sz="0" w:space="0" w:color="auto"/>
            <w:right w:val="none" w:sz="0" w:space="0" w:color="auto"/>
          </w:divBdr>
        </w:div>
        <w:div w:id="707222995">
          <w:marLeft w:val="480"/>
          <w:marRight w:val="0"/>
          <w:marTop w:val="0"/>
          <w:marBottom w:val="0"/>
          <w:divBdr>
            <w:top w:val="none" w:sz="0" w:space="0" w:color="auto"/>
            <w:left w:val="none" w:sz="0" w:space="0" w:color="auto"/>
            <w:bottom w:val="none" w:sz="0" w:space="0" w:color="auto"/>
            <w:right w:val="none" w:sz="0" w:space="0" w:color="auto"/>
          </w:divBdr>
        </w:div>
        <w:div w:id="838159067">
          <w:marLeft w:val="480"/>
          <w:marRight w:val="0"/>
          <w:marTop w:val="0"/>
          <w:marBottom w:val="0"/>
          <w:divBdr>
            <w:top w:val="none" w:sz="0" w:space="0" w:color="auto"/>
            <w:left w:val="none" w:sz="0" w:space="0" w:color="auto"/>
            <w:bottom w:val="none" w:sz="0" w:space="0" w:color="auto"/>
            <w:right w:val="none" w:sz="0" w:space="0" w:color="auto"/>
          </w:divBdr>
        </w:div>
        <w:div w:id="878932575">
          <w:marLeft w:val="480"/>
          <w:marRight w:val="0"/>
          <w:marTop w:val="0"/>
          <w:marBottom w:val="0"/>
          <w:divBdr>
            <w:top w:val="none" w:sz="0" w:space="0" w:color="auto"/>
            <w:left w:val="none" w:sz="0" w:space="0" w:color="auto"/>
            <w:bottom w:val="none" w:sz="0" w:space="0" w:color="auto"/>
            <w:right w:val="none" w:sz="0" w:space="0" w:color="auto"/>
          </w:divBdr>
        </w:div>
        <w:div w:id="896551715">
          <w:marLeft w:val="480"/>
          <w:marRight w:val="0"/>
          <w:marTop w:val="0"/>
          <w:marBottom w:val="0"/>
          <w:divBdr>
            <w:top w:val="none" w:sz="0" w:space="0" w:color="auto"/>
            <w:left w:val="none" w:sz="0" w:space="0" w:color="auto"/>
            <w:bottom w:val="none" w:sz="0" w:space="0" w:color="auto"/>
            <w:right w:val="none" w:sz="0" w:space="0" w:color="auto"/>
          </w:divBdr>
        </w:div>
        <w:div w:id="957489991">
          <w:marLeft w:val="480"/>
          <w:marRight w:val="0"/>
          <w:marTop w:val="0"/>
          <w:marBottom w:val="0"/>
          <w:divBdr>
            <w:top w:val="none" w:sz="0" w:space="0" w:color="auto"/>
            <w:left w:val="none" w:sz="0" w:space="0" w:color="auto"/>
            <w:bottom w:val="none" w:sz="0" w:space="0" w:color="auto"/>
            <w:right w:val="none" w:sz="0" w:space="0" w:color="auto"/>
          </w:divBdr>
        </w:div>
        <w:div w:id="972518335">
          <w:marLeft w:val="480"/>
          <w:marRight w:val="0"/>
          <w:marTop w:val="0"/>
          <w:marBottom w:val="0"/>
          <w:divBdr>
            <w:top w:val="none" w:sz="0" w:space="0" w:color="auto"/>
            <w:left w:val="none" w:sz="0" w:space="0" w:color="auto"/>
            <w:bottom w:val="none" w:sz="0" w:space="0" w:color="auto"/>
            <w:right w:val="none" w:sz="0" w:space="0" w:color="auto"/>
          </w:divBdr>
        </w:div>
      </w:divsChild>
    </w:div>
    <w:div w:id="342167158">
      <w:bodyDiv w:val="1"/>
      <w:marLeft w:val="0"/>
      <w:marRight w:val="0"/>
      <w:marTop w:val="0"/>
      <w:marBottom w:val="0"/>
      <w:divBdr>
        <w:top w:val="none" w:sz="0" w:space="0" w:color="auto"/>
        <w:left w:val="none" w:sz="0" w:space="0" w:color="auto"/>
        <w:bottom w:val="none" w:sz="0" w:space="0" w:color="auto"/>
        <w:right w:val="none" w:sz="0" w:space="0" w:color="auto"/>
      </w:divBdr>
    </w:div>
    <w:div w:id="342318692">
      <w:bodyDiv w:val="1"/>
      <w:marLeft w:val="0"/>
      <w:marRight w:val="0"/>
      <w:marTop w:val="0"/>
      <w:marBottom w:val="0"/>
      <w:divBdr>
        <w:top w:val="none" w:sz="0" w:space="0" w:color="auto"/>
        <w:left w:val="none" w:sz="0" w:space="0" w:color="auto"/>
        <w:bottom w:val="none" w:sz="0" w:space="0" w:color="auto"/>
        <w:right w:val="none" w:sz="0" w:space="0" w:color="auto"/>
      </w:divBdr>
    </w:div>
    <w:div w:id="342515514">
      <w:bodyDiv w:val="1"/>
      <w:marLeft w:val="0"/>
      <w:marRight w:val="0"/>
      <w:marTop w:val="0"/>
      <w:marBottom w:val="0"/>
      <w:divBdr>
        <w:top w:val="none" w:sz="0" w:space="0" w:color="auto"/>
        <w:left w:val="none" w:sz="0" w:space="0" w:color="auto"/>
        <w:bottom w:val="none" w:sz="0" w:space="0" w:color="auto"/>
        <w:right w:val="none" w:sz="0" w:space="0" w:color="auto"/>
      </w:divBdr>
    </w:div>
    <w:div w:id="342636297">
      <w:bodyDiv w:val="1"/>
      <w:marLeft w:val="0"/>
      <w:marRight w:val="0"/>
      <w:marTop w:val="0"/>
      <w:marBottom w:val="0"/>
      <w:divBdr>
        <w:top w:val="none" w:sz="0" w:space="0" w:color="auto"/>
        <w:left w:val="none" w:sz="0" w:space="0" w:color="auto"/>
        <w:bottom w:val="none" w:sz="0" w:space="0" w:color="auto"/>
        <w:right w:val="none" w:sz="0" w:space="0" w:color="auto"/>
      </w:divBdr>
    </w:div>
    <w:div w:id="342784569">
      <w:bodyDiv w:val="1"/>
      <w:marLeft w:val="0"/>
      <w:marRight w:val="0"/>
      <w:marTop w:val="0"/>
      <w:marBottom w:val="0"/>
      <w:divBdr>
        <w:top w:val="none" w:sz="0" w:space="0" w:color="auto"/>
        <w:left w:val="none" w:sz="0" w:space="0" w:color="auto"/>
        <w:bottom w:val="none" w:sz="0" w:space="0" w:color="auto"/>
        <w:right w:val="none" w:sz="0" w:space="0" w:color="auto"/>
      </w:divBdr>
      <w:divsChild>
        <w:div w:id="89664859">
          <w:marLeft w:val="480"/>
          <w:marRight w:val="0"/>
          <w:marTop w:val="0"/>
          <w:marBottom w:val="0"/>
          <w:divBdr>
            <w:top w:val="none" w:sz="0" w:space="0" w:color="auto"/>
            <w:left w:val="none" w:sz="0" w:space="0" w:color="auto"/>
            <w:bottom w:val="none" w:sz="0" w:space="0" w:color="auto"/>
            <w:right w:val="none" w:sz="0" w:space="0" w:color="auto"/>
          </w:divBdr>
        </w:div>
        <w:div w:id="120392200">
          <w:marLeft w:val="480"/>
          <w:marRight w:val="0"/>
          <w:marTop w:val="0"/>
          <w:marBottom w:val="0"/>
          <w:divBdr>
            <w:top w:val="none" w:sz="0" w:space="0" w:color="auto"/>
            <w:left w:val="none" w:sz="0" w:space="0" w:color="auto"/>
            <w:bottom w:val="none" w:sz="0" w:space="0" w:color="auto"/>
            <w:right w:val="none" w:sz="0" w:space="0" w:color="auto"/>
          </w:divBdr>
        </w:div>
        <w:div w:id="158739048">
          <w:marLeft w:val="480"/>
          <w:marRight w:val="0"/>
          <w:marTop w:val="0"/>
          <w:marBottom w:val="0"/>
          <w:divBdr>
            <w:top w:val="none" w:sz="0" w:space="0" w:color="auto"/>
            <w:left w:val="none" w:sz="0" w:space="0" w:color="auto"/>
            <w:bottom w:val="none" w:sz="0" w:space="0" w:color="auto"/>
            <w:right w:val="none" w:sz="0" w:space="0" w:color="auto"/>
          </w:divBdr>
        </w:div>
        <w:div w:id="178786230">
          <w:marLeft w:val="480"/>
          <w:marRight w:val="0"/>
          <w:marTop w:val="0"/>
          <w:marBottom w:val="0"/>
          <w:divBdr>
            <w:top w:val="none" w:sz="0" w:space="0" w:color="auto"/>
            <w:left w:val="none" w:sz="0" w:space="0" w:color="auto"/>
            <w:bottom w:val="none" w:sz="0" w:space="0" w:color="auto"/>
            <w:right w:val="none" w:sz="0" w:space="0" w:color="auto"/>
          </w:divBdr>
        </w:div>
        <w:div w:id="229656775">
          <w:marLeft w:val="480"/>
          <w:marRight w:val="0"/>
          <w:marTop w:val="0"/>
          <w:marBottom w:val="0"/>
          <w:divBdr>
            <w:top w:val="none" w:sz="0" w:space="0" w:color="auto"/>
            <w:left w:val="none" w:sz="0" w:space="0" w:color="auto"/>
            <w:bottom w:val="none" w:sz="0" w:space="0" w:color="auto"/>
            <w:right w:val="none" w:sz="0" w:space="0" w:color="auto"/>
          </w:divBdr>
        </w:div>
        <w:div w:id="241378139">
          <w:marLeft w:val="480"/>
          <w:marRight w:val="0"/>
          <w:marTop w:val="0"/>
          <w:marBottom w:val="0"/>
          <w:divBdr>
            <w:top w:val="none" w:sz="0" w:space="0" w:color="auto"/>
            <w:left w:val="none" w:sz="0" w:space="0" w:color="auto"/>
            <w:bottom w:val="none" w:sz="0" w:space="0" w:color="auto"/>
            <w:right w:val="none" w:sz="0" w:space="0" w:color="auto"/>
          </w:divBdr>
        </w:div>
        <w:div w:id="430668064">
          <w:marLeft w:val="480"/>
          <w:marRight w:val="0"/>
          <w:marTop w:val="0"/>
          <w:marBottom w:val="0"/>
          <w:divBdr>
            <w:top w:val="none" w:sz="0" w:space="0" w:color="auto"/>
            <w:left w:val="none" w:sz="0" w:space="0" w:color="auto"/>
            <w:bottom w:val="none" w:sz="0" w:space="0" w:color="auto"/>
            <w:right w:val="none" w:sz="0" w:space="0" w:color="auto"/>
          </w:divBdr>
        </w:div>
        <w:div w:id="439377528">
          <w:marLeft w:val="480"/>
          <w:marRight w:val="0"/>
          <w:marTop w:val="0"/>
          <w:marBottom w:val="0"/>
          <w:divBdr>
            <w:top w:val="none" w:sz="0" w:space="0" w:color="auto"/>
            <w:left w:val="none" w:sz="0" w:space="0" w:color="auto"/>
            <w:bottom w:val="none" w:sz="0" w:space="0" w:color="auto"/>
            <w:right w:val="none" w:sz="0" w:space="0" w:color="auto"/>
          </w:divBdr>
        </w:div>
        <w:div w:id="447117535">
          <w:marLeft w:val="480"/>
          <w:marRight w:val="0"/>
          <w:marTop w:val="0"/>
          <w:marBottom w:val="0"/>
          <w:divBdr>
            <w:top w:val="none" w:sz="0" w:space="0" w:color="auto"/>
            <w:left w:val="none" w:sz="0" w:space="0" w:color="auto"/>
            <w:bottom w:val="none" w:sz="0" w:space="0" w:color="auto"/>
            <w:right w:val="none" w:sz="0" w:space="0" w:color="auto"/>
          </w:divBdr>
        </w:div>
        <w:div w:id="474682519">
          <w:marLeft w:val="480"/>
          <w:marRight w:val="0"/>
          <w:marTop w:val="0"/>
          <w:marBottom w:val="0"/>
          <w:divBdr>
            <w:top w:val="none" w:sz="0" w:space="0" w:color="auto"/>
            <w:left w:val="none" w:sz="0" w:space="0" w:color="auto"/>
            <w:bottom w:val="none" w:sz="0" w:space="0" w:color="auto"/>
            <w:right w:val="none" w:sz="0" w:space="0" w:color="auto"/>
          </w:divBdr>
        </w:div>
        <w:div w:id="541139519">
          <w:marLeft w:val="480"/>
          <w:marRight w:val="0"/>
          <w:marTop w:val="0"/>
          <w:marBottom w:val="0"/>
          <w:divBdr>
            <w:top w:val="none" w:sz="0" w:space="0" w:color="auto"/>
            <w:left w:val="none" w:sz="0" w:space="0" w:color="auto"/>
            <w:bottom w:val="none" w:sz="0" w:space="0" w:color="auto"/>
            <w:right w:val="none" w:sz="0" w:space="0" w:color="auto"/>
          </w:divBdr>
        </w:div>
        <w:div w:id="640496434">
          <w:marLeft w:val="480"/>
          <w:marRight w:val="0"/>
          <w:marTop w:val="0"/>
          <w:marBottom w:val="0"/>
          <w:divBdr>
            <w:top w:val="none" w:sz="0" w:space="0" w:color="auto"/>
            <w:left w:val="none" w:sz="0" w:space="0" w:color="auto"/>
            <w:bottom w:val="none" w:sz="0" w:space="0" w:color="auto"/>
            <w:right w:val="none" w:sz="0" w:space="0" w:color="auto"/>
          </w:divBdr>
        </w:div>
        <w:div w:id="693116923">
          <w:marLeft w:val="480"/>
          <w:marRight w:val="0"/>
          <w:marTop w:val="0"/>
          <w:marBottom w:val="0"/>
          <w:divBdr>
            <w:top w:val="none" w:sz="0" w:space="0" w:color="auto"/>
            <w:left w:val="none" w:sz="0" w:space="0" w:color="auto"/>
            <w:bottom w:val="none" w:sz="0" w:space="0" w:color="auto"/>
            <w:right w:val="none" w:sz="0" w:space="0" w:color="auto"/>
          </w:divBdr>
        </w:div>
        <w:div w:id="727918744">
          <w:marLeft w:val="480"/>
          <w:marRight w:val="0"/>
          <w:marTop w:val="0"/>
          <w:marBottom w:val="0"/>
          <w:divBdr>
            <w:top w:val="none" w:sz="0" w:space="0" w:color="auto"/>
            <w:left w:val="none" w:sz="0" w:space="0" w:color="auto"/>
            <w:bottom w:val="none" w:sz="0" w:space="0" w:color="auto"/>
            <w:right w:val="none" w:sz="0" w:space="0" w:color="auto"/>
          </w:divBdr>
        </w:div>
        <w:div w:id="729040060">
          <w:marLeft w:val="480"/>
          <w:marRight w:val="0"/>
          <w:marTop w:val="0"/>
          <w:marBottom w:val="0"/>
          <w:divBdr>
            <w:top w:val="none" w:sz="0" w:space="0" w:color="auto"/>
            <w:left w:val="none" w:sz="0" w:space="0" w:color="auto"/>
            <w:bottom w:val="none" w:sz="0" w:space="0" w:color="auto"/>
            <w:right w:val="none" w:sz="0" w:space="0" w:color="auto"/>
          </w:divBdr>
        </w:div>
        <w:div w:id="801338715">
          <w:marLeft w:val="480"/>
          <w:marRight w:val="0"/>
          <w:marTop w:val="0"/>
          <w:marBottom w:val="0"/>
          <w:divBdr>
            <w:top w:val="none" w:sz="0" w:space="0" w:color="auto"/>
            <w:left w:val="none" w:sz="0" w:space="0" w:color="auto"/>
            <w:bottom w:val="none" w:sz="0" w:space="0" w:color="auto"/>
            <w:right w:val="none" w:sz="0" w:space="0" w:color="auto"/>
          </w:divBdr>
        </w:div>
        <w:div w:id="803163369">
          <w:marLeft w:val="480"/>
          <w:marRight w:val="0"/>
          <w:marTop w:val="0"/>
          <w:marBottom w:val="0"/>
          <w:divBdr>
            <w:top w:val="none" w:sz="0" w:space="0" w:color="auto"/>
            <w:left w:val="none" w:sz="0" w:space="0" w:color="auto"/>
            <w:bottom w:val="none" w:sz="0" w:space="0" w:color="auto"/>
            <w:right w:val="none" w:sz="0" w:space="0" w:color="auto"/>
          </w:divBdr>
        </w:div>
        <w:div w:id="851801602">
          <w:marLeft w:val="480"/>
          <w:marRight w:val="0"/>
          <w:marTop w:val="0"/>
          <w:marBottom w:val="0"/>
          <w:divBdr>
            <w:top w:val="none" w:sz="0" w:space="0" w:color="auto"/>
            <w:left w:val="none" w:sz="0" w:space="0" w:color="auto"/>
            <w:bottom w:val="none" w:sz="0" w:space="0" w:color="auto"/>
            <w:right w:val="none" w:sz="0" w:space="0" w:color="auto"/>
          </w:divBdr>
        </w:div>
        <w:div w:id="857962835">
          <w:marLeft w:val="480"/>
          <w:marRight w:val="0"/>
          <w:marTop w:val="0"/>
          <w:marBottom w:val="0"/>
          <w:divBdr>
            <w:top w:val="none" w:sz="0" w:space="0" w:color="auto"/>
            <w:left w:val="none" w:sz="0" w:space="0" w:color="auto"/>
            <w:bottom w:val="none" w:sz="0" w:space="0" w:color="auto"/>
            <w:right w:val="none" w:sz="0" w:space="0" w:color="auto"/>
          </w:divBdr>
        </w:div>
        <w:div w:id="884215876">
          <w:marLeft w:val="480"/>
          <w:marRight w:val="0"/>
          <w:marTop w:val="0"/>
          <w:marBottom w:val="0"/>
          <w:divBdr>
            <w:top w:val="none" w:sz="0" w:space="0" w:color="auto"/>
            <w:left w:val="none" w:sz="0" w:space="0" w:color="auto"/>
            <w:bottom w:val="none" w:sz="0" w:space="0" w:color="auto"/>
            <w:right w:val="none" w:sz="0" w:space="0" w:color="auto"/>
          </w:divBdr>
        </w:div>
        <w:div w:id="886723345">
          <w:marLeft w:val="480"/>
          <w:marRight w:val="0"/>
          <w:marTop w:val="0"/>
          <w:marBottom w:val="0"/>
          <w:divBdr>
            <w:top w:val="none" w:sz="0" w:space="0" w:color="auto"/>
            <w:left w:val="none" w:sz="0" w:space="0" w:color="auto"/>
            <w:bottom w:val="none" w:sz="0" w:space="0" w:color="auto"/>
            <w:right w:val="none" w:sz="0" w:space="0" w:color="auto"/>
          </w:divBdr>
        </w:div>
        <w:div w:id="924726698">
          <w:marLeft w:val="480"/>
          <w:marRight w:val="0"/>
          <w:marTop w:val="0"/>
          <w:marBottom w:val="0"/>
          <w:divBdr>
            <w:top w:val="none" w:sz="0" w:space="0" w:color="auto"/>
            <w:left w:val="none" w:sz="0" w:space="0" w:color="auto"/>
            <w:bottom w:val="none" w:sz="0" w:space="0" w:color="auto"/>
            <w:right w:val="none" w:sz="0" w:space="0" w:color="auto"/>
          </w:divBdr>
        </w:div>
        <w:div w:id="944965684">
          <w:marLeft w:val="480"/>
          <w:marRight w:val="0"/>
          <w:marTop w:val="0"/>
          <w:marBottom w:val="0"/>
          <w:divBdr>
            <w:top w:val="none" w:sz="0" w:space="0" w:color="auto"/>
            <w:left w:val="none" w:sz="0" w:space="0" w:color="auto"/>
            <w:bottom w:val="none" w:sz="0" w:space="0" w:color="auto"/>
            <w:right w:val="none" w:sz="0" w:space="0" w:color="auto"/>
          </w:divBdr>
        </w:div>
        <w:div w:id="956714720">
          <w:marLeft w:val="480"/>
          <w:marRight w:val="0"/>
          <w:marTop w:val="0"/>
          <w:marBottom w:val="0"/>
          <w:divBdr>
            <w:top w:val="none" w:sz="0" w:space="0" w:color="auto"/>
            <w:left w:val="none" w:sz="0" w:space="0" w:color="auto"/>
            <w:bottom w:val="none" w:sz="0" w:space="0" w:color="auto"/>
            <w:right w:val="none" w:sz="0" w:space="0" w:color="auto"/>
          </w:divBdr>
        </w:div>
        <w:div w:id="1001157540">
          <w:marLeft w:val="480"/>
          <w:marRight w:val="0"/>
          <w:marTop w:val="0"/>
          <w:marBottom w:val="0"/>
          <w:divBdr>
            <w:top w:val="none" w:sz="0" w:space="0" w:color="auto"/>
            <w:left w:val="none" w:sz="0" w:space="0" w:color="auto"/>
            <w:bottom w:val="none" w:sz="0" w:space="0" w:color="auto"/>
            <w:right w:val="none" w:sz="0" w:space="0" w:color="auto"/>
          </w:divBdr>
        </w:div>
        <w:div w:id="1010719445">
          <w:marLeft w:val="480"/>
          <w:marRight w:val="0"/>
          <w:marTop w:val="0"/>
          <w:marBottom w:val="0"/>
          <w:divBdr>
            <w:top w:val="none" w:sz="0" w:space="0" w:color="auto"/>
            <w:left w:val="none" w:sz="0" w:space="0" w:color="auto"/>
            <w:bottom w:val="none" w:sz="0" w:space="0" w:color="auto"/>
            <w:right w:val="none" w:sz="0" w:space="0" w:color="auto"/>
          </w:divBdr>
        </w:div>
        <w:div w:id="1014115633">
          <w:marLeft w:val="480"/>
          <w:marRight w:val="0"/>
          <w:marTop w:val="0"/>
          <w:marBottom w:val="0"/>
          <w:divBdr>
            <w:top w:val="none" w:sz="0" w:space="0" w:color="auto"/>
            <w:left w:val="none" w:sz="0" w:space="0" w:color="auto"/>
            <w:bottom w:val="none" w:sz="0" w:space="0" w:color="auto"/>
            <w:right w:val="none" w:sz="0" w:space="0" w:color="auto"/>
          </w:divBdr>
        </w:div>
        <w:div w:id="1016422429">
          <w:marLeft w:val="480"/>
          <w:marRight w:val="0"/>
          <w:marTop w:val="0"/>
          <w:marBottom w:val="0"/>
          <w:divBdr>
            <w:top w:val="none" w:sz="0" w:space="0" w:color="auto"/>
            <w:left w:val="none" w:sz="0" w:space="0" w:color="auto"/>
            <w:bottom w:val="none" w:sz="0" w:space="0" w:color="auto"/>
            <w:right w:val="none" w:sz="0" w:space="0" w:color="auto"/>
          </w:divBdr>
        </w:div>
      </w:divsChild>
    </w:div>
    <w:div w:id="342977130">
      <w:bodyDiv w:val="1"/>
      <w:marLeft w:val="0"/>
      <w:marRight w:val="0"/>
      <w:marTop w:val="0"/>
      <w:marBottom w:val="0"/>
      <w:divBdr>
        <w:top w:val="none" w:sz="0" w:space="0" w:color="auto"/>
        <w:left w:val="none" w:sz="0" w:space="0" w:color="auto"/>
        <w:bottom w:val="none" w:sz="0" w:space="0" w:color="auto"/>
        <w:right w:val="none" w:sz="0" w:space="0" w:color="auto"/>
      </w:divBdr>
    </w:div>
    <w:div w:id="343241475">
      <w:bodyDiv w:val="1"/>
      <w:marLeft w:val="0"/>
      <w:marRight w:val="0"/>
      <w:marTop w:val="0"/>
      <w:marBottom w:val="0"/>
      <w:divBdr>
        <w:top w:val="none" w:sz="0" w:space="0" w:color="auto"/>
        <w:left w:val="none" w:sz="0" w:space="0" w:color="auto"/>
        <w:bottom w:val="none" w:sz="0" w:space="0" w:color="auto"/>
        <w:right w:val="none" w:sz="0" w:space="0" w:color="auto"/>
      </w:divBdr>
    </w:div>
    <w:div w:id="343244789">
      <w:bodyDiv w:val="1"/>
      <w:marLeft w:val="0"/>
      <w:marRight w:val="0"/>
      <w:marTop w:val="0"/>
      <w:marBottom w:val="0"/>
      <w:divBdr>
        <w:top w:val="none" w:sz="0" w:space="0" w:color="auto"/>
        <w:left w:val="none" w:sz="0" w:space="0" w:color="auto"/>
        <w:bottom w:val="none" w:sz="0" w:space="0" w:color="auto"/>
        <w:right w:val="none" w:sz="0" w:space="0" w:color="auto"/>
      </w:divBdr>
    </w:div>
    <w:div w:id="343284150">
      <w:bodyDiv w:val="1"/>
      <w:marLeft w:val="0"/>
      <w:marRight w:val="0"/>
      <w:marTop w:val="0"/>
      <w:marBottom w:val="0"/>
      <w:divBdr>
        <w:top w:val="none" w:sz="0" w:space="0" w:color="auto"/>
        <w:left w:val="none" w:sz="0" w:space="0" w:color="auto"/>
        <w:bottom w:val="none" w:sz="0" w:space="0" w:color="auto"/>
        <w:right w:val="none" w:sz="0" w:space="0" w:color="auto"/>
      </w:divBdr>
    </w:div>
    <w:div w:id="343289149">
      <w:bodyDiv w:val="1"/>
      <w:marLeft w:val="0"/>
      <w:marRight w:val="0"/>
      <w:marTop w:val="0"/>
      <w:marBottom w:val="0"/>
      <w:divBdr>
        <w:top w:val="none" w:sz="0" w:space="0" w:color="auto"/>
        <w:left w:val="none" w:sz="0" w:space="0" w:color="auto"/>
        <w:bottom w:val="none" w:sz="0" w:space="0" w:color="auto"/>
        <w:right w:val="none" w:sz="0" w:space="0" w:color="auto"/>
      </w:divBdr>
    </w:div>
    <w:div w:id="343628413">
      <w:bodyDiv w:val="1"/>
      <w:marLeft w:val="0"/>
      <w:marRight w:val="0"/>
      <w:marTop w:val="0"/>
      <w:marBottom w:val="0"/>
      <w:divBdr>
        <w:top w:val="none" w:sz="0" w:space="0" w:color="auto"/>
        <w:left w:val="none" w:sz="0" w:space="0" w:color="auto"/>
        <w:bottom w:val="none" w:sz="0" w:space="0" w:color="auto"/>
        <w:right w:val="none" w:sz="0" w:space="0" w:color="auto"/>
      </w:divBdr>
    </w:div>
    <w:div w:id="343751828">
      <w:bodyDiv w:val="1"/>
      <w:marLeft w:val="0"/>
      <w:marRight w:val="0"/>
      <w:marTop w:val="0"/>
      <w:marBottom w:val="0"/>
      <w:divBdr>
        <w:top w:val="none" w:sz="0" w:space="0" w:color="auto"/>
        <w:left w:val="none" w:sz="0" w:space="0" w:color="auto"/>
        <w:bottom w:val="none" w:sz="0" w:space="0" w:color="auto"/>
        <w:right w:val="none" w:sz="0" w:space="0" w:color="auto"/>
      </w:divBdr>
      <w:divsChild>
        <w:div w:id="56440623">
          <w:marLeft w:val="480"/>
          <w:marRight w:val="0"/>
          <w:marTop w:val="0"/>
          <w:marBottom w:val="0"/>
          <w:divBdr>
            <w:top w:val="none" w:sz="0" w:space="0" w:color="auto"/>
            <w:left w:val="none" w:sz="0" w:space="0" w:color="auto"/>
            <w:bottom w:val="none" w:sz="0" w:space="0" w:color="auto"/>
            <w:right w:val="none" w:sz="0" w:space="0" w:color="auto"/>
          </w:divBdr>
        </w:div>
        <w:div w:id="133253049">
          <w:marLeft w:val="480"/>
          <w:marRight w:val="0"/>
          <w:marTop w:val="0"/>
          <w:marBottom w:val="0"/>
          <w:divBdr>
            <w:top w:val="none" w:sz="0" w:space="0" w:color="auto"/>
            <w:left w:val="none" w:sz="0" w:space="0" w:color="auto"/>
            <w:bottom w:val="none" w:sz="0" w:space="0" w:color="auto"/>
            <w:right w:val="none" w:sz="0" w:space="0" w:color="auto"/>
          </w:divBdr>
        </w:div>
        <w:div w:id="208345481">
          <w:marLeft w:val="480"/>
          <w:marRight w:val="0"/>
          <w:marTop w:val="0"/>
          <w:marBottom w:val="0"/>
          <w:divBdr>
            <w:top w:val="none" w:sz="0" w:space="0" w:color="auto"/>
            <w:left w:val="none" w:sz="0" w:space="0" w:color="auto"/>
            <w:bottom w:val="none" w:sz="0" w:space="0" w:color="auto"/>
            <w:right w:val="none" w:sz="0" w:space="0" w:color="auto"/>
          </w:divBdr>
        </w:div>
        <w:div w:id="213657825">
          <w:marLeft w:val="480"/>
          <w:marRight w:val="0"/>
          <w:marTop w:val="0"/>
          <w:marBottom w:val="0"/>
          <w:divBdr>
            <w:top w:val="none" w:sz="0" w:space="0" w:color="auto"/>
            <w:left w:val="none" w:sz="0" w:space="0" w:color="auto"/>
            <w:bottom w:val="none" w:sz="0" w:space="0" w:color="auto"/>
            <w:right w:val="none" w:sz="0" w:space="0" w:color="auto"/>
          </w:divBdr>
        </w:div>
        <w:div w:id="301496419">
          <w:marLeft w:val="480"/>
          <w:marRight w:val="0"/>
          <w:marTop w:val="0"/>
          <w:marBottom w:val="0"/>
          <w:divBdr>
            <w:top w:val="none" w:sz="0" w:space="0" w:color="auto"/>
            <w:left w:val="none" w:sz="0" w:space="0" w:color="auto"/>
            <w:bottom w:val="none" w:sz="0" w:space="0" w:color="auto"/>
            <w:right w:val="none" w:sz="0" w:space="0" w:color="auto"/>
          </w:divBdr>
        </w:div>
        <w:div w:id="315300210">
          <w:marLeft w:val="480"/>
          <w:marRight w:val="0"/>
          <w:marTop w:val="0"/>
          <w:marBottom w:val="0"/>
          <w:divBdr>
            <w:top w:val="none" w:sz="0" w:space="0" w:color="auto"/>
            <w:left w:val="none" w:sz="0" w:space="0" w:color="auto"/>
            <w:bottom w:val="none" w:sz="0" w:space="0" w:color="auto"/>
            <w:right w:val="none" w:sz="0" w:space="0" w:color="auto"/>
          </w:divBdr>
        </w:div>
        <w:div w:id="317274207">
          <w:marLeft w:val="480"/>
          <w:marRight w:val="0"/>
          <w:marTop w:val="0"/>
          <w:marBottom w:val="0"/>
          <w:divBdr>
            <w:top w:val="none" w:sz="0" w:space="0" w:color="auto"/>
            <w:left w:val="none" w:sz="0" w:space="0" w:color="auto"/>
            <w:bottom w:val="none" w:sz="0" w:space="0" w:color="auto"/>
            <w:right w:val="none" w:sz="0" w:space="0" w:color="auto"/>
          </w:divBdr>
        </w:div>
        <w:div w:id="392508862">
          <w:marLeft w:val="480"/>
          <w:marRight w:val="0"/>
          <w:marTop w:val="0"/>
          <w:marBottom w:val="0"/>
          <w:divBdr>
            <w:top w:val="none" w:sz="0" w:space="0" w:color="auto"/>
            <w:left w:val="none" w:sz="0" w:space="0" w:color="auto"/>
            <w:bottom w:val="none" w:sz="0" w:space="0" w:color="auto"/>
            <w:right w:val="none" w:sz="0" w:space="0" w:color="auto"/>
          </w:divBdr>
        </w:div>
        <w:div w:id="434136267">
          <w:marLeft w:val="480"/>
          <w:marRight w:val="0"/>
          <w:marTop w:val="0"/>
          <w:marBottom w:val="0"/>
          <w:divBdr>
            <w:top w:val="none" w:sz="0" w:space="0" w:color="auto"/>
            <w:left w:val="none" w:sz="0" w:space="0" w:color="auto"/>
            <w:bottom w:val="none" w:sz="0" w:space="0" w:color="auto"/>
            <w:right w:val="none" w:sz="0" w:space="0" w:color="auto"/>
          </w:divBdr>
        </w:div>
        <w:div w:id="435908290">
          <w:marLeft w:val="480"/>
          <w:marRight w:val="0"/>
          <w:marTop w:val="0"/>
          <w:marBottom w:val="0"/>
          <w:divBdr>
            <w:top w:val="none" w:sz="0" w:space="0" w:color="auto"/>
            <w:left w:val="none" w:sz="0" w:space="0" w:color="auto"/>
            <w:bottom w:val="none" w:sz="0" w:space="0" w:color="auto"/>
            <w:right w:val="none" w:sz="0" w:space="0" w:color="auto"/>
          </w:divBdr>
        </w:div>
        <w:div w:id="452556789">
          <w:marLeft w:val="480"/>
          <w:marRight w:val="0"/>
          <w:marTop w:val="0"/>
          <w:marBottom w:val="0"/>
          <w:divBdr>
            <w:top w:val="none" w:sz="0" w:space="0" w:color="auto"/>
            <w:left w:val="none" w:sz="0" w:space="0" w:color="auto"/>
            <w:bottom w:val="none" w:sz="0" w:space="0" w:color="auto"/>
            <w:right w:val="none" w:sz="0" w:space="0" w:color="auto"/>
          </w:divBdr>
        </w:div>
        <w:div w:id="489175064">
          <w:marLeft w:val="480"/>
          <w:marRight w:val="0"/>
          <w:marTop w:val="0"/>
          <w:marBottom w:val="0"/>
          <w:divBdr>
            <w:top w:val="none" w:sz="0" w:space="0" w:color="auto"/>
            <w:left w:val="none" w:sz="0" w:space="0" w:color="auto"/>
            <w:bottom w:val="none" w:sz="0" w:space="0" w:color="auto"/>
            <w:right w:val="none" w:sz="0" w:space="0" w:color="auto"/>
          </w:divBdr>
        </w:div>
        <w:div w:id="533078601">
          <w:marLeft w:val="480"/>
          <w:marRight w:val="0"/>
          <w:marTop w:val="0"/>
          <w:marBottom w:val="0"/>
          <w:divBdr>
            <w:top w:val="none" w:sz="0" w:space="0" w:color="auto"/>
            <w:left w:val="none" w:sz="0" w:space="0" w:color="auto"/>
            <w:bottom w:val="none" w:sz="0" w:space="0" w:color="auto"/>
            <w:right w:val="none" w:sz="0" w:space="0" w:color="auto"/>
          </w:divBdr>
        </w:div>
        <w:div w:id="562449068">
          <w:marLeft w:val="480"/>
          <w:marRight w:val="0"/>
          <w:marTop w:val="0"/>
          <w:marBottom w:val="0"/>
          <w:divBdr>
            <w:top w:val="none" w:sz="0" w:space="0" w:color="auto"/>
            <w:left w:val="none" w:sz="0" w:space="0" w:color="auto"/>
            <w:bottom w:val="none" w:sz="0" w:space="0" w:color="auto"/>
            <w:right w:val="none" w:sz="0" w:space="0" w:color="auto"/>
          </w:divBdr>
        </w:div>
        <w:div w:id="577592005">
          <w:marLeft w:val="480"/>
          <w:marRight w:val="0"/>
          <w:marTop w:val="0"/>
          <w:marBottom w:val="0"/>
          <w:divBdr>
            <w:top w:val="none" w:sz="0" w:space="0" w:color="auto"/>
            <w:left w:val="none" w:sz="0" w:space="0" w:color="auto"/>
            <w:bottom w:val="none" w:sz="0" w:space="0" w:color="auto"/>
            <w:right w:val="none" w:sz="0" w:space="0" w:color="auto"/>
          </w:divBdr>
        </w:div>
        <w:div w:id="584068439">
          <w:marLeft w:val="480"/>
          <w:marRight w:val="0"/>
          <w:marTop w:val="0"/>
          <w:marBottom w:val="0"/>
          <w:divBdr>
            <w:top w:val="none" w:sz="0" w:space="0" w:color="auto"/>
            <w:left w:val="none" w:sz="0" w:space="0" w:color="auto"/>
            <w:bottom w:val="none" w:sz="0" w:space="0" w:color="auto"/>
            <w:right w:val="none" w:sz="0" w:space="0" w:color="auto"/>
          </w:divBdr>
        </w:div>
        <w:div w:id="595483901">
          <w:marLeft w:val="480"/>
          <w:marRight w:val="0"/>
          <w:marTop w:val="0"/>
          <w:marBottom w:val="0"/>
          <w:divBdr>
            <w:top w:val="none" w:sz="0" w:space="0" w:color="auto"/>
            <w:left w:val="none" w:sz="0" w:space="0" w:color="auto"/>
            <w:bottom w:val="none" w:sz="0" w:space="0" w:color="auto"/>
            <w:right w:val="none" w:sz="0" w:space="0" w:color="auto"/>
          </w:divBdr>
        </w:div>
        <w:div w:id="596450557">
          <w:marLeft w:val="480"/>
          <w:marRight w:val="0"/>
          <w:marTop w:val="0"/>
          <w:marBottom w:val="0"/>
          <w:divBdr>
            <w:top w:val="none" w:sz="0" w:space="0" w:color="auto"/>
            <w:left w:val="none" w:sz="0" w:space="0" w:color="auto"/>
            <w:bottom w:val="none" w:sz="0" w:space="0" w:color="auto"/>
            <w:right w:val="none" w:sz="0" w:space="0" w:color="auto"/>
          </w:divBdr>
        </w:div>
        <w:div w:id="609973928">
          <w:marLeft w:val="480"/>
          <w:marRight w:val="0"/>
          <w:marTop w:val="0"/>
          <w:marBottom w:val="0"/>
          <w:divBdr>
            <w:top w:val="none" w:sz="0" w:space="0" w:color="auto"/>
            <w:left w:val="none" w:sz="0" w:space="0" w:color="auto"/>
            <w:bottom w:val="none" w:sz="0" w:space="0" w:color="auto"/>
            <w:right w:val="none" w:sz="0" w:space="0" w:color="auto"/>
          </w:divBdr>
        </w:div>
        <w:div w:id="648099651">
          <w:marLeft w:val="480"/>
          <w:marRight w:val="0"/>
          <w:marTop w:val="0"/>
          <w:marBottom w:val="0"/>
          <w:divBdr>
            <w:top w:val="none" w:sz="0" w:space="0" w:color="auto"/>
            <w:left w:val="none" w:sz="0" w:space="0" w:color="auto"/>
            <w:bottom w:val="none" w:sz="0" w:space="0" w:color="auto"/>
            <w:right w:val="none" w:sz="0" w:space="0" w:color="auto"/>
          </w:divBdr>
        </w:div>
        <w:div w:id="676924847">
          <w:marLeft w:val="480"/>
          <w:marRight w:val="0"/>
          <w:marTop w:val="0"/>
          <w:marBottom w:val="0"/>
          <w:divBdr>
            <w:top w:val="none" w:sz="0" w:space="0" w:color="auto"/>
            <w:left w:val="none" w:sz="0" w:space="0" w:color="auto"/>
            <w:bottom w:val="none" w:sz="0" w:space="0" w:color="auto"/>
            <w:right w:val="none" w:sz="0" w:space="0" w:color="auto"/>
          </w:divBdr>
        </w:div>
        <w:div w:id="709456637">
          <w:marLeft w:val="480"/>
          <w:marRight w:val="0"/>
          <w:marTop w:val="0"/>
          <w:marBottom w:val="0"/>
          <w:divBdr>
            <w:top w:val="none" w:sz="0" w:space="0" w:color="auto"/>
            <w:left w:val="none" w:sz="0" w:space="0" w:color="auto"/>
            <w:bottom w:val="none" w:sz="0" w:space="0" w:color="auto"/>
            <w:right w:val="none" w:sz="0" w:space="0" w:color="auto"/>
          </w:divBdr>
        </w:div>
        <w:div w:id="755056456">
          <w:marLeft w:val="480"/>
          <w:marRight w:val="0"/>
          <w:marTop w:val="0"/>
          <w:marBottom w:val="0"/>
          <w:divBdr>
            <w:top w:val="none" w:sz="0" w:space="0" w:color="auto"/>
            <w:left w:val="none" w:sz="0" w:space="0" w:color="auto"/>
            <w:bottom w:val="none" w:sz="0" w:space="0" w:color="auto"/>
            <w:right w:val="none" w:sz="0" w:space="0" w:color="auto"/>
          </w:divBdr>
        </w:div>
        <w:div w:id="794718078">
          <w:marLeft w:val="480"/>
          <w:marRight w:val="0"/>
          <w:marTop w:val="0"/>
          <w:marBottom w:val="0"/>
          <w:divBdr>
            <w:top w:val="none" w:sz="0" w:space="0" w:color="auto"/>
            <w:left w:val="none" w:sz="0" w:space="0" w:color="auto"/>
            <w:bottom w:val="none" w:sz="0" w:space="0" w:color="auto"/>
            <w:right w:val="none" w:sz="0" w:space="0" w:color="auto"/>
          </w:divBdr>
        </w:div>
        <w:div w:id="800079474">
          <w:marLeft w:val="480"/>
          <w:marRight w:val="0"/>
          <w:marTop w:val="0"/>
          <w:marBottom w:val="0"/>
          <w:divBdr>
            <w:top w:val="none" w:sz="0" w:space="0" w:color="auto"/>
            <w:left w:val="none" w:sz="0" w:space="0" w:color="auto"/>
            <w:bottom w:val="none" w:sz="0" w:space="0" w:color="auto"/>
            <w:right w:val="none" w:sz="0" w:space="0" w:color="auto"/>
          </w:divBdr>
        </w:div>
        <w:div w:id="842940551">
          <w:marLeft w:val="480"/>
          <w:marRight w:val="0"/>
          <w:marTop w:val="0"/>
          <w:marBottom w:val="0"/>
          <w:divBdr>
            <w:top w:val="none" w:sz="0" w:space="0" w:color="auto"/>
            <w:left w:val="none" w:sz="0" w:space="0" w:color="auto"/>
            <w:bottom w:val="none" w:sz="0" w:space="0" w:color="auto"/>
            <w:right w:val="none" w:sz="0" w:space="0" w:color="auto"/>
          </w:divBdr>
        </w:div>
        <w:div w:id="868687181">
          <w:marLeft w:val="480"/>
          <w:marRight w:val="0"/>
          <w:marTop w:val="0"/>
          <w:marBottom w:val="0"/>
          <w:divBdr>
            <w:top w:val="none" w:sz="0" w:space="0" w:color="auto"/>
            <w:left w:val="none" w:sz="0" w:space="0" w:color="auto"/>
            <w:bottom w:val="none" w:sz="0" w:space="0" w:color="auto"/>
            <w:right w:val="none" w:sz="0" w:space="0" w:color="auto"/>
          </w:divBdr>
        </w:div>
        <w:div w:id="919411753">
          <w:marLeft w:val="480"/>
          <w:marRight w:val="0"/>
          <w:marTop w:val="0"/>
          <w:marBottom w:val="0"/>
          <w:divBdr>
            <w:top w:val="none" w:sz="0" w:space="0" w:color="auto"/>
            <w:left w:val="none" w:sz="0" w:space="0" w:color="auto"/>
            <w:bottom w:val="none" w:sz="0" w:space="0" w:color="auto"/>
            <w:right w:val="none" w:sz="0" w:space="0" w:color="auto"/>
          </w:divBdr>
        </w:div>
        <w:div w:id="961111934">
          <w:marLeft w:val="480"/>
          <w:marRight w:val="0"/>
          <w:marTop w:val="0"/>
          <w:marBottom w:val="0"/>
          <w:divBdr>
            <w:top w:val="none" w:sz="0" w:space="0" w:color="auto"/>
            <w:left w:val="none" w:sz="0" w:space="0" w:color="auto"/>
            <w:bottom w:val="none" w:sz="0" w:space="0" w:color="auto"/>
            <w:right w:val="none" w:sz="0" w:space="0" w:color="auto"/>
          </w:divBdr>
        </w:div>
        <w:div w:id="997807508">
          <w:marLeft w:val="480"/>
          <w:marRight w:val="0"/>
          <w:marTop w:val="0"/>
          <w:marBottom w:val="0"/>
          <w:divBdr>
            <w:top w:val="none" w:sz="0" w:space="0" w:color="auto"/>
            <w:left w:val="none" w:sz="0" w:space="0" w:color="auto"/>
            <w:bottom w:val="none" w:sz="0" w:space="0" w:color="auto"/>
            <w:right w:val="none" w:sz="0" w:space="0" w:color="auto"/>
          </w:divBdr>
        </w:div>
        <w:div w:id="1012076208">
          <w:marLeft w:val="480"/>
          <w:marRight w:val="0"/>
          <w:marTop w:val="0"/>
          <w:marBottom w:val="0"/>
          <w:divBdr>
            <w:top w:val="none" w:sz="0" w:space="0" w:color="auto"/>
            <w:left w:val="none" w:sz="0" w:space="0" w:color="auto"/>
            <w:bottom w:val="none" w:sz="0" w:space="0" w:color="auto"/>
            <w:right w:val="none" w:sz="0" w:space="0" w:color="auto"/>
          </w:divBdr>
        </w:div>
      </w:divsChild>
    </w:div>
    <w:div w:id="343940618">
      <w:bodyDiv w:val="1"/>
      <w:marLeft w:val="0"/>
      <w:marRight w:val="0"/>
      <w:marTop w:val="0"/>
      <w:marBottom w:val="0"/>
      <w:divBdr>
        <w:top w:val="none" w:sz="0" w:space="0" w:color="auto"/>
        <w:left w:val="none" w:sz="0" w:space="0" w:color="auto"/>
        <w:bottom w:val="none" w:sz="0" w:space="0" w:color="auto"/>
        <w:right w:val="none" w:sz="0" w:space="0" w:color="auto"/>
      </w:divBdr>
    </w:div>
    <w:div w:id="344989342">
      <w:bodyDiv w:val="1"/>
      <w:marLeft w:val="0"/>
      <w:marRight w:val="0"/>
      <w:marTop w:val="0"/>
      <w:marBottom w:val="0"/>
      <w:divBdr>
        <w:top w:val="none" w:sz="0" w:space="0" w:color="auto"/>
        <w:left w:val="none" w:sz="0" w:space="0" w:color="auto"/>
        <w:bottom w:val="none" w:sz="0" w:space="0" w:color="auto"/>
        <w:right w:val="none" w:sz="0" w:space="0" w:color="auto"/>
      </w:divBdr>
    </w:div>
    <w:div w:id="345178400">
      <w:bodyDiv w:val="1"/>
      <w:marLeft w:val="0"/>
      <w:marRight w:val="0"/>
      <w:marTop w:val="0"/>
      <w:marBottom w:val="0"/>
      <w:divBdr>
        <w:top w:val="none" w:sz="0" w:space="0" w:color="auto"/>
        <w:left w:val="none" w:sz="0" w:space="0" w:color="auto"/>
        <w:bottom w:val="none" w:sz="0" w:space="0" w:color="auto"/>
        <w:right w:val="none" w:sz="0" w:space="0" w:color="auto"/>
      </w:divBdr>
      <w:divsChild>
        <w:div w:id="3939623">
          <w:marLeft w:val="480"/>
          <w:marRight w:val="0"/>
          <w:marTop w:val="0"/>
          <w:marBottom w:val="0"/>
          <w:divBdr>
            <w:top w:val="none" w:sz="0" w:space="0" w:color="auto"/>
            <w:left w:val="none" w:sz="0" w:space="0" w:color="auto"/>
            <w:bottom w:val="none" w:sz="0" w:space="0" w:color="auto"/>
            <w:right w:val="none" w:sz="0" w:space="0" w:color="auto"/>
          </w:divBdr>
        </w:div>
        <w:div w:id="5131276">
          <w:marLeft w:val="480"/>
          <w:marRight w:val="0"/>
          <w:marTop w:val="0"/>
          <w:marBottom w:val="0"/>
          <w:divBdr>
            <w:top w:val="none" w:sz="0" w:space="0" w:color="auto"/>
            <w:left w:val="none" w:sz="0" w:space="0" w:color="auto"/>
            <w:bottom w:val="none" w:sz="0" w:space="0" w:color="auto"/>
            <w:right w:val="none" w:sz="0" w:space="0" w:color="auto"/>
          </w:divBdr>
        </w:div>
        <w:div w:id="28145402">
          <w:marLeft w:val="480"/>
          <w:marRight w:val="0"/>
          <w:marTop w:val="0"/>
          <w:marBottom w:val="0"/>
          <w:divBdr>
            <w:top w:val="none" w:sz="0" w:space="0" w:color="auto"/>
            <w:left w:val="none" w:sz="0" w:space="0" w:color="auto"/>
            <w:bottom w:val="none" w:sz="0" w:space="0" w:color="auto"/>
            <w:right w:val="none" w:sz="0" w:space="0" w:color="auto"/>
          </w:divBdr>
        </w:div>
        <w:div w:id="43801479">
          <w:marLeft w:val="480"/>
          <w:marRight w:val="0"/>
          <w:marTop w:val="0"/>
          <w:marBottom w:val="0"/>
          <w:divBdr>
            <w:top w:val="none" w:sz="0" w:space="0" w:color="auto"/>
            <w:left w:val="none" w:sz="0" w:space="0" w:color="auto"/>
            <w:bottom w:val="none" w:sz="0" w:space="0" w:color="auto"/>
            <w:right w:val="none" w:sz="0" w:space="0" w:color="auto"/>
          </w:divBdr>
        </w:div>
        <w:div w:id="119956658">
          <w:marLeft w:val="480"/>
          <w:marRight w:val="0"/>
          <w:marTop w:val="0"/>
          <w:marBottom w:val="0"/>
          <w:divBdr>
            <w:top w:val="none" w:sz="0" w:space="0" w:color="auto"/>
            <w:left w:val="none" w:sz="0" w:space="0" w:color="auto"/>
            <w:bottom w:val="none" w:sz="0" w:space="0" w:color="auto"/>
            <w:right w:val="none" w:sz="0" w:space="0" w:color="auto"/>
          </w:divBdr>
        </w:div>
        <w:div w:id="186410210">
          <w:marLeft w:val="480"/>
          <w:marRight w:val="0"/>
          <w:marTop w:val="0"/>
          <w:marBottom w:val="0"/>
          <w:divBdr>
            <w:top w:val="none" w:sz="0" w:space="0" w:color="auto"/>
            <w:left w:val="none" w:sz="0" w:space="0" w:color="auto"/>
            <w:bottom w:val="none" w:sz="0" w:space="0" w:color="auto"/>
            <w:right w:val="none" w:sz="0" w:space="0" w:color="auto"/>
          </w:divBdr>
        </w:div>
        <w:div w:id="246037814">
          <w:marLeft w:val="480"/>
          <w:marRight w:val="0"/>
          <w:marTop w:val="0"/>
          <w:marBottom w:val="0"/>
          <w:divBdr>
            <w:top w:val="none" w:sz="0" w:space="0" w:color="auto"/>
            <w:left w:val="none" w:sz="0" w:space="0" w:color="auto"/>
            <w:bottom w:val="none" w:sz="0" w:space="0" w:color="auto"/>
            <w:right w:val="none" w:sz="0" w:space="0" w:color="auto"/>
          </w:divBdr>
        </w:div>
        <w:div w:id="257299213">
          <w:marLeft w:val="480"/>
          <w:marRight w:val="0"/>
          <w:marTop w:val="0"/>
          <w:marBottom w:val="0"/>
          <w:divBdr>
            <w:top w:val="none" w:sz="0" w:space="0" w:color="auto"/>
            <w:left w:val="none" w:sz="0" w:space="0" w:color="auto"/>
            <w:bottom w:val="none" w:sz="0" w:space="0" w:color="auto"/>
            <w:right w:val="none" w:sz="0" w:space="0" w:color="auto"/>
          </w:divBdr>
        </w:div>
        <w:div w:id="353189472">
          <w:marLeft w:val="480"/>
          <w:marRight w:val="0"/>
          <w:marTop w:val="0"/>
          <w:marBottom w:val="0"/>
          <w:divBdr>
            <w:top w:val="none" w:sz="0" w:space="0" w:color="auto"/>
            <w:left w:val="none" w:sz="0" w:space="0" w:color="auto"/>
            <w:bottom w:val="none" w:sz="0" w:space="0" w:color="auto"/>
            <w:right w:val="none" w:sz="0" w:space="0" w:color="auto"/>
          </w:divBdr>
        </w:div>
        <w:div w:id="390926006">
          <w:marLeft w:val="480"/>
          <w:marRight w:val="0"/>
          <w:marTop w:val="0"/>
          <w:marBottom w:val="0"/>
          <w:divBdr>
            <w:top w:val="none" w:sz="0" w:space="0" w:color="auto"/>
            <w:left w:val="none" w:sz="0" w:space="0" w:color="auto"/>
            <w:bottom w:val="none" w:sz="0" w:space="0" w:color="auto"/>
            <w:right w:val="none" w:sz="0" w:space="0" w:color="auto"/>
          </w:divBdr>
        </w:div>
        <w:div w:id="402685045">
          <w:marLeft w:val="480"/>
          <w:marRight w:val="0"/>
          <w:marTop w:val="0"/>
          <w:marBottom w:val="0"/>
          <w:divBdr>
            <w:top w:val="none" w:sz="0" w:space="0" w:color="auto"/>
            <w:left w:val="none" w:sz="0" w:space="0" w:color="auto"/>
            <w:bottom w:val="none" w:sz="0" w:space="0" w:color="auto"/>
            <w:right w:val="none" w:sz="0" w:space="0" w:color="auto"/>
          </w:divBdr>
        </w:div>
        <w:div w:id="403768401">
          <w:marLeft w:val="480"/>
          <w:marRight w:val="0"/>
          <w:marTop w:val="0"/>
          <w:marBottom w:val="0"/>
          <w:divBdr>
            <w:top w:val="none" w:sz="0" w:space="0" w:color="auto"/>
            <w:left w:val="none" w:sz="0" w:space="0" w:color="auto"/>
            <w:bottom w:val="none" w:sz="0" w:space="0" w:color="auto"/>
            <w:right w:val="none" w:sz="0" w:space="0" w:color="auto"/>
          </w:divBdr>
        </w:div>
        <w:div w:id="408892026">
          <w:marLeft w:val="480"/>
          <w:marRight w:val="0"/>
          <w:marTop w:val="0"/>
          <w:marBottom w:val="0"/>
          <w:divBdr>
            <w:top w:val="none" w:sz="0" w:space="0" w:color="auto"/>
            <w:left w:val="none" w:sz="0" w:space="0" w:color="auto"/>
            <w:bottom w:val="none" w:sz="0" w:space="0" w:color="auto"/>
            <w:right w:val="none" w:sz="0" w:space="0" w:color="auto"/>
          </w:divBdr>
        </w:div>
        <w:div w:id="409498757">
          <w:marLeft w:val="480"/>
          <w:marRight w:val="0"/>
          <w:marTop w:val="0"/>
          <w:marBottom w:val="0"/>
          <w:divBdr>
            <w:top w:val="none" w:sz="0" w:space="0" w:color="auto"/>
            <w:left w:val="none" w:sz="0" w:space="0" w:color="auto"/>
            <w:bottom w:val="none" w:sz="0" w:space="0" w:color="auto"/>
            <w:right w:val="none" w:sz="0" w:space="0" w:color="auto"/>
          </w:divBdr>
        </w:div>
        <w:div w:id="485631232">
          <w:marLeft w:val="480"/>
          <w:marRight w:val="0"/>
          <w:marTop w:val="0"/>
          <w:marBottom w:val="0"/>
          <w:divBdr>
            <w:top w:val="none" w:sz="0" w:space="0" w:color="auto"/>
            <w:left w:val="none" w:sz="0" w:space="0" w:color="auto"/>
            <w:bottom w:val="none" w:sz="0" w:space="0" w:color="auto"/>
            <w:right w:val="none" w:sz="0" w:space="0" w:color="auto"/>
          </w:divBdr>
        </w:div>
        <w:div w:id="490564314">
          <w:marLeft w:val="480"/>
          <w:marRight w:val="0"/>
          <w:marTop w:val="0"/>
          <w:marBottom w:val="0"/>
          <w:divBdr>
            <w:top w:val="none" w:sz="0" w:space="0" w:color="auto"/>
            <w:left w:val="none" w:sz="0" w:space="0" w:color="auto"/>
            <w:bottom w:val="none" w:sz="0" w:space="0" w:color="auto"/>
            <w:right w:val="none" w:sz="0" w:space="0" w:color="auto"/>
          </w:divBdr>
        </w:div>
        <w:div w:id="497581520">
          <w:marLeft w:val="480"/>
          <w:marRight w:val="0"/>
          <w:marTop w:val="0"/>
          <w:marBottom w:val="0"/>
          <w:divBdr>
            <w:top w:val="none" w:sz="0" w:space="0" w:color="auto"/>
            <w:left w:val="none" w:sz="0" w:space="0" w:color="auto"/>
            <w:bottom w:val="none" w:sz="0" w:space="0" w:color="auto"/>
            <w:right w:val="none" w:sz="0" w:space="0" w:color="auto"/>
          </w:divBdr>
        </w:div>
        <w:div w:id="507788094">
          <w:marLeft w:val="480"/>
          <w:marRight w:val="0"/>
          <w:marTop w:val="0"/>
          <w:marBottom w:val="0"/>
          <w:divBdr>
            <w:top w:val="none" w:sz="0" w:space="0" w:color="auto"/>
            <w:left w:val="none" w:sz="0" w:space="0" w:color="auto"/>
            <w:bottom w:val="none" w:sz="0" w:space="0" w:color="auto"/>
            <w:right w:val="none" w:sz="0" w:space="0" w:color="auto"/>
          </w:divBdr>
        </w:div>
        <w:div w:id="592861764">
          <w:marLeft w:val="480"/>
          <w:marRight w:val="0"/>
          <w:marTop w:val="0"/>
          <w:marBottom w:val="0"/>
          <w:divBdr>
            <w:top w:val="none" w:sz="0" w:space="0" w:color="auto"/>
            <w:left w:val="none" w:sz="0" w:space="0" w:color="auto"/>
            <w:bottom w:val="none" w:sz="0" w:space="0" w:color="auto"/>
            <w:right w:val="none" w:sz="0" w:space="0" w:color="auto"/>
          </w:divBdr>
        </w:div>
        <w:div w:id="633103435">
          <w:marLeft w:val="480"/>
          <w:marRight w:val="0"/>
          <w:marTop w:val="0"/>
          <w:marBottom w:val="0"/>
          <w:divBdr>
            <w:top w:val="none" w:sz="0" w:space="0" w:color="auto"/>
            <w:left w:val="none" w:sz="0" w:space="0" w:color="auto"/>
            <w:bottom w:val="none" w:sz="0" w:space="0" w:color="auto"/>
            <w:right w:val="none" w:sz="0" w:space="0" w:color="auto"/>
          </w:divBdr>
        </w:div>
        <w:div w:id="672876225">
          <w:marLeft w:val="480"/>
          <w:marRight w:val="0"/>
          <w:marTop w:val="0"/>
          <w:marBottom w:val="0"/>
          <w:divBdr>
            <w:top w:val="none" w:sz="0" w:space="0" w:color="auto"/>
            <w:left w:val="none" w:sz="0" w:space="0" w:color="auto"/>
            <w:bottom w:val="none" w:sz="0" w:space="0" w:color="auto"/>
            <w:right w:val="none" w:sz="0" w:space="0" w:color="auto"/>
          </w:divBdr>
        </w:div>
        <w:div w:id="709955933">
          <w:marLeft w:val="480"/>
          <w:marRight w:val="0"/>
          <w:marTop w:val="0"/>
          <w:marBottom w:val="0"/>
          <w:divBdr>
            <w:top w:val="none" w:sz="0" w:space="0" w:color="auto"/>
            <w:left w:val="none" w:sz="0" w:space="0" w:color="auto"/>
            <w:bottom w:val="none" w:sz="0" w:space="0" w:color="auto"/>
            <w:right w:val="none" w:sz="0" w:space="0" w:color="auto"/>
          </w:divBdr>
        </w:div>
        <w:div w:id="722562229">
          <w:marLeft w:val="480"/>
          <w:marRight w:val="0"/>
          <w:marTop w:val="0"/>
          <w:marBottom w:val="0"/>
          <w:divBdr>
            <w:top w:val="none" w:sz="0" w:space="0" w:color="auto"/>
            <w:left w:val="none" w:sz="0" w:space="0" w:color="auto"/>
            <w:bottom w:val="none" w:sz="0" w:space="0" w:color="auto"/>
            <w:right w:val="none" w:sz="0" w:space="0" w:color="auto"/>
          </w:divBdr>
        </w:div>
        <w:div w:id="724328914">
          <w:marLeft w:val="480"/>
          <w:marRight w:val="0"/>
          <w:marTop w:val="0"/>
          <w:marBottom w:val="0"/>
          <w:divBdr>
            <w:top w:val="none" w:sz="0" w:space="0" w:color="auto"/>
            <w:left w:val="none" w:sz="0" w:space="0" w:color="auto"/>
            <w:bottom w:val="none" w:sz="0" w:space="0" w:color="auto"/>
            <w:right w:val="none" w:sz="0" w:space="0" w:color="auto"/>
          </w:divBdr>
        </w:div>
        <w:div w:id="725908059">
          <w:marLeft w:val="480"/>
          <w:marRight w:val="0"/>
          <w:marTop w:val="0"/>
          <w:marBottom w:val="0"/>
          <w:divBdr>
            <w:top w:val="none" w:sz="0" w:space="0" w:color="auto"/>
            <w:left w:val="none" w:sz="0" w:space="0" w:color="auto"/>
            <w:bottom w:val="none" w:sz="0" w:space="0" w:color="auto"/>
            <w:right w:val="none" w:sz="0" w:space="0" w:color="auto"/>
          </w:divBdr>
        </w:div>
        <w:div w:id="798111505">
          <w:marLeft w:val="480"/>
          <w:marRight w:val="0"/>
          <w:marTop w:val="0"/>
          <w:marBottom w:val="0"/>
          <w:divBdr>
            <w:top w:val="none" w:sz="0" w:space="0" w:color="auto"/>
            <w:left w:val="none" w:sz="0" w:space="0" w:color="auto"/>
            <w:bottom w:val="none" w:sz="0" w:space="0" w:color="auto"/>
            <w:right w:val="none" w:sz="0" w:space="0" w:color="auto"/>
          </w:divBdr>
        </w:div>
        <w:div w:id="824391199">
          <w:marLeft w:val="480"/>
          <w:marRight w:val="0"/>
          <w:marTop w:val="0"/>
          <w:marBottom w:val="0"/>
          <w:divBdr>
            <w:top w:val="none" w:sz="0" w:space="0" w:color="auto"/>
            <w:left w:val="none" w:sz="0" w:space="0" w:color="auto"/>
            <w:bottom w:val="none" w:sz="0" w:space="0" w:color="auto"/>
            <w:right w:val="none" w:sz="0" w:space="0" w:color="auto"/>
          </w:divBdr>
        </w:div>
        <w:div w:id="831407838">
          <w:marLeft w:val="480"/>
          <w:marRight w:val="0"/>
          <w:marTop w:val="0"/>
          <w:marBottom w:val="0"/>
          <w:divBdr>
            <w:top w:val="none" w:sz="0" w:space="0" w:color="auto"/>
            <w:left w:val="none" w:sz="0" w:space="0" w:color="auto"/>
            <w:bottom w:val="none" w:sz="0" w:space="0" w:color="auto"/>
            <w:right w:val="none" w:sz="0" w:space="0" w:color="auto"/>
          </w:divBdr>
        </w:div>
        <w:div w:id="872578107">
          <w:marLeft w:val="480"/>
          <w:marRight w:val="0"/>
          <w:marTop w:val="0"/>
          <w:marBottom w:val="0"/>
          <w:divBdr>
            <w:top w:val="none" w:sz="0" w:space="0" w:color="auto"/>
            <w:left w:val="none" w:sz="0" w:space="0" w:color="auto"/>
            <w:bottom w:val="none" w:sz="0" w:space="0" w:color="auto"/>
            <w:right w:val="none" w:sz="0" w:space="0" w:color="auto"/>
          </w:divBdr>
        </w:div>
        <w:div w:id="878663909">
          <w:marLeft w:val="480"/>
          <w:marRight w:val="0"/>
          <w:marTop w:val="0"/>
          <w:marBottom w:val="0"/>
          <w:divBdr>
            <w:top w:val="none" w:sz="0" w:space="0" w:color="auto"/>
            <w:left w:val="none" w:sz="0" w:space="0" w:color="auto"/>
            <w:bottom w:val="none" w:sz="0" w:space="0" w:color="auto"/>
            <w:right w:val="none" w:sz="0" w:space="0" w:color="auto"/>
          </w:divBdr>
        </w:div>
        <w:div w:id="878932991">
          <w:marLeft w:val="480"/>
          <w:marRight w:val="0"/>
          <w:marTop w:val="0"/>
          <w:marBottom w:val="0"/>
          <w:divBdr>
            <w:top w:val="none" w:sz="0" w:space="0" w:color="auto"/>
            <w:left w:val="none" w:sz="0" w:space="0" w:color="auto"/>
            <w:bottom w:val="none" w:sz="0" w:space="0" w:color="auto"/>
            <w:right w:val="none" w:sz="0" w:space="0" w:color="auto"/>
          </w:divBdr>
        </w:div>
        <w:div w:id="910458186">
          <w:marLeft w:val="480"/>
          <w:marRight w:val="0"/>
          <w:marTop w:val="0"/>
          <w:marBottom w:val="0"/>
          <w:divBdr>
            <w:top w:val="none" w:sz="0" w:space="0" w:color="auto"/>
            <w:left w:val="none" w:sz="0" w:space="0" w:color="auto"/>
            <w:bottom w:val="none" w:sz="0" w:space="0" w:color="auto"/>
            <w:right w:val="none" w:sz="0" w:space="0" w:color="auto"/>
          </w:divBdr>
        </w:div>
        <w:div w:id="936869400">
          <w:marLeft w:val="480"/>
          <w:marRight w:val="0"/>
          <w:marTop w:val="0"/>
          <w:marBottom w:val="0"/>
          <w:divBdr>
            <w:top w:val="none" w:sz="0" w:space="0" w:color="auto"/>
            <w:left w:val="none" w:sz="0" w:space="0" w:color="auto"/>
            <w:bottom w:val="none" w:sz="0" w:space="0" w:color="auto"/>
            <w:right w:val="none" w:sz="0" w:space="0" w:color="auto"/>
          </w:divBdr>
        </w:div>
        <w:div w:id="944003459">
          <w:marLeft w:val="480"/>
          <w:marRight w:val="0"/>
          <w:marTop w:val="0"/>
          <w:marBottom w:val="0"/>
          <w:divBdr>
            <w:top w:val="none" w:sz="0" w:space="0" w:color="auto"/>
            <w:left w:val="none" w:sz="0" w:space="0" w:color="auto"/>
            <w:bottom w:val="none" w:sz="0" w:space="0" w:color="auto"/>
            <w:right w:val="none" w:sz="0" w:space="0" w:color="auto"/>
          </w:divBdr>
        </w:div>
        <w:div w:id="955451878">
          <w:marLeft w:val="480"/>
          <w:marRight w:val="0"/>
          <w:marTop w:val="0"/>
          <w:marBottom w:val="0"/>
          <w:divBdr>
            <w:top w:val="none" w:sz="0" w:space="0" w:color="auto"/>
            <w:left w:val="none" w:sz="0" w:space="0" w:color="auto"/>
            <w:bottom w:val="none" w:sz="0" w:space="0" w:color="auto"/>
            <w:right w:val="none" w:sz="0" w:space="0" w:color="auto"/>
          </w:divBdr>
        </w:div>
        <w:div w:id="959608932">
          <w:marLeft w:val="480"/>
          <w:marRight w:val="0"/>
          <w:marTop w:val="0"/>
          <w:marBottom w:val="0"/>
          <w:divBdr>
            <w:top w:val="none" w:sz="0" w:space="0" w:color="auto"/>
            <w:left w:val="none" w:sz="0" w:space="0" w:color="auto"/>
            <w:bottom w:val="none" w:sz="0" w:space="0" w:color="auto"/>
            <w:right w:val="none" w:sz="0" w:space="0" w:color="auto"/>
          </w:divBdr>
        </w:div>
        <w:div w:id="1004436588">
          <w:marLeft w:val="480"/>
          <w:marRight w:val="0"/>
          <w:marTop w:val="0"/>
          <w:marBottom w:val="0"/>
          <w:divBdr>
            <w:top w:val="none" w:sz="0" w:space="0" w:color="auto"/>
            <w:left w:val="none" w:sz="0" w:space="0" w:color="auto"/>
            <w:bottom w:val="none" w:sz="0" w:space="0" w:color="auto"/>
            <w:right w:val="none" w:sz="0" w:space="0" w:color="auto"/>
          </w:divBdr>
        </w:div>
        <w:div w:id="1006904998">
          <w:marLeft w:val="480"/>
          <w:marRight w:val="0"/>
          <w:marTop w:val="0"/>
          <w:marBottom w:val="0"/>
          <w:divBdr>
            <w:top w:val="none" w:sz="0" w:space="0" w:color="auto"/>
            <w:left w:val="none" w:sz="0" w:space="0" w:color="auto"/>
            <w:bottom w:val="none" w:sz="0" w:space="0" w:color="auto"/>
            <w:right w:val="none" w:sz="0" w:space="0" w:color="auto"/>
          </w:divBdr>
        </w:div>
      </w:divsChild>
    </w:div>
    <w:div w:id="345250355">
      <w:bodyDiv w:val="1"/>
      <w:marLeft w:val="0"/>
      <w:marRight w:val="0"/>
      <w:marTop w:val="0"/>
      <w:marBottom w:val="0"/>
      <w:divBdr>
        <w:top w:val="none" w:sz="0" w:space="0" w:color="auto"/>
        <w:left w:val="none" w:sz="0" w:space="0" w:color="auto"/>
        <w:bottom w:val="none" w:sz="0" w:space="0" w:color="auto"/>
        <w:right w:val="none" w:sz="0" w:space="0" w:color="auto"/>
      </w:divBdr>
    </w:div>
    <w:div w:id="345330187">
      <w:bodyDiv w:val="1"/>
      <w:marLeft w:val="0"/>
      <w:marRight w:val="0"/>
      <w:marTop w:val="0"/>
      <w:marBottom w:val="0"/>
      <w:divBdr>
        <w:top w:val="none" w:sz="0" w:space="0" w:color="auto"/>
        <w:left w:val="none" w:sz="0" w:space="0" w:color="auto"/>
        <w:bottom w:val="none" w:sz="0" w:space="0" w:color="auto"/>
        <w:right w:val="none" w:sz="0" w:space="0" w:color="auto"/>
      </w:divBdr>
    </w:div>
    <w:div w:id="345718566">
      <w:bodyDiv w:val="1"/>
      <w:marLeft w:val="0"/>
      <w:marRight w:val="0"/>
      <w:marTop w:val="0"/>
      <w:marBottom w:val="0"/>
      <w:divBdr>
        <w:top w:val="none" w:sz="0" w:space="0" w:color="auto"/>
        <w:left w:val="none" w:sz="0" w:space="0" w:color="auto"/>
        <w:bottom w:val="none" w:sz="0" w:space="0" w:color="auto"/>
        <w:right w:val="none" w:sz="0" w:space="0" w:color="auto"/>
      </w:divBdr>
    </w:div>
    <w:div w:id="345863234">
      <w:bodyDiv w:val="1"/>
      <w:marLeft w:val="0"/>
      <w:marRight w:val="0"/>
      <w:marTop w:val="0"/>
      <w:marBottom w:val="0"/>
      <w:divBdr>
        <w:top w:val="none" w:sz="0" w:space="0" w:color="auto"/>
        <w:left w:val="none" w:sz="0" w:space="0" w:color="auto"/>
        <w:bottom w:val="none" w:sz="0" w:space="0" w:color="auto"/>
        <w:right w:val="none" w:sz="0" w:space="0" w:color="auto"/>
      </w:divBdr>
    </w:div>
    <w:div w:id="345987703">
      <w:bodyDiv w:val="1"/>
      <w:marLeft w:val="0"/>
      <w:marRight w:val="0"/>
      <w:marTop w:val="0"/>
      <w:marBottom w:val="0"/>
      <w:divBdr>
        <w:top w:val="none" w:sz="0" w:space="0" w:color="auto"/>
        <w:left w:val="none" w:sz="0" w:space="0" w:color="auto"/>
        <w:bottom w:val="none" w:sz="0" w:space="0" w:color="auto"/>
        <w:right w:val="none" w:sz="0" w:space="0" w:color="auto"/>
      </w:divBdr>
    </w:div>
    <w:div w:id="346102428">
      <w:bodyDiv w:val="1"/>
      <w:marLeft w:val="0"/>
      <w:marRight w:val="0"/>
      <w:marTop w:val="0"/>
      <w:marBottom w:val="0"/>
      <w:divBdr>
        <w:top w:val="none" w:sz="0" w:space="0" w:color="auto"/>
        <w:left w:val="none" w:sz="0" w:space="0" w:color="auto"/>
        <w:bottom w:val="none" w:sz="0" w:space="0" w:color="auto"/>
        <w:right w:val="none" w:sz="0" w:space="0" w:color="auto"/>
      </w:divBdr>
    </w:div>
    <w:div w:id="346254125">
      <w:bodyDiv w:val="1"/>
      <w:marLeft w:val="0"/>
      <w:marRight w:val="0"/>
      <w:marTop w:val="0"/>
      <w:marBottom w:val="0"/>
      <w:divBdr>
        <w:top w:val="none" w:sz="0" w:space="0" w:color="auto"/>
        <w:left w:val="none" w:sz="0" w:space="0" w:color="auto"/>
        <w:bottom w:val="none" w:sz="0" w:space="0" w:color="auto"/>
        <w:right w:val="none" w:sz="0" w:space="0" w:color="auto"/>
      </w:divBdr>
    </w:div>
    <w:div w:id="346559838">
      <w:bodyDiv w:val="1"/>
      <w:marLeft w:val="0"/>
      <w:marRight w:val="0"/>
      <w:marTop w:val="0"/>
      <w:marBottom w:val="0"/>
      <w:divBdr>
        <w:top w:val="none" w:sz="0" w:space="0" w:color="auto"/>
        <w:left w:val="none" w:sz="0" w:space="0" w:color="auto"/>
        <w:bottom w:val="none" w:sz="0" w:space="0" w:color="auto"/>
        <w:right w:val="none" w:sz="0" w:space="0" w:color="auto"/>
      </w:divBdr>
    </w:div>
    <w:div w:id="346637570">
      <w:bodyDiv w:val="1"/>
      <w:marLeft w:val="0"/>
      <w:marRight w:val="0"/>
      <w:marTop w:val="0"/>
      <w:marBottom w:val="0"/>
      <w:divBdr>
        <w:top w:val="none" w:sz="0" w:space="0" w:color="auto"/>
        <w:left w:val="none" w:sz="0" w:space="0" w:color="auto"/>
        <w:bottom w:val="none" w:sz="0" w:space="0" w:color="auto"/>
        <w:right w:val="none" w:sz="0" w:space="0" w:color="auto"/>
      </w:divBdr>
    </w:div>
    <w:div w:id="346712673">
      <w:bodyDiv w:val="1"/>
      <w:marLeft w:val="0"/>
      <w:marRight w:val="0"/>
      <w:marTop w:val="0"/>
      <w:marBottom w:val="0"/>
      <w:divBdr>
        <w:top w:val="none" w:sz="0" w:space="0" w:color="auto"/>
        <w:left w:val="none" w:sz="0" w:space="0" w:color="auto"/>
        <w:bottom w:val="none" w:sz="0" w:space="0" w:color="auto"/>
        <w:right w:val="none" w:sz="0" w:space="0" w:color="auto"/>
      </w:divBdr>
    </w:div>
    <w:div w:id="346835108">
      <w:bodyDiv w:val="1"/>
      <w:marLeft w:val="0"/>
      <w:marRight w:val="0"/>
      <w:marTop w:val="0"/>
      <w:marBottom w:val="0"/>
      <w:divBdr>
        <w:top w:val="none" w:sz="0" w:space="0" w:color="auto"/>
        <w:left w:val="none" w:sz="0" w:space="0" w:color="auto"/>
        <w:bottom w:val="none" w:sz="0" w:space="0" w:color="auto"/>
        <w:right w:val="none" w:sz="0" w:space="0" w:color="auto"/>
      </w:divBdr>
    </w:div>
    <w:div w:id="347026909">
      <w:bodyDiv w:val="1"/>
      <w:marLeft w:val="0"/>
      <w:marRight w:val="0"/>
      <w:marTop w:val="0"/>
      <w:marBottom w:val="0"/>
      <w:divBdr>
        <w:top w:val="none" w:sz="0" w:space="0" w:color="auto"/>
        <w:left w:val="none" w:sz="0" w:space="0" w:color="auto"/>
        <w:bottom w:val="none" w:sz="0" w:space="0" w:color="auto"/>
        <w:right w:val="none" w:sz="0" w:space="0" w:color="auto"/>
      </w:divBdr>
    </w:div>
    <w:div w:id="347176922">
      <w:bodyDiv w:val="1"/>
      <w:marLeft w:val="0"/>
      <w:marRight w:val="0"/>
      <w:marTop w:val="0"/>
      <w:marBottom w:val="0"/>
      <w:divBdr>
        <w:top w:val="none" w:sz="0" w:space="0" w:color="auto"/>
        <w:left w:val="none" w:sz="0" w:space="0" w:color="auto"/>
        <w:bottom w:val="none" w:sz="0" w:space="0" w:color="auto"/>
        <w:right w:val="none" w:sz="0" w:space="0" w:color="auto"/>
      </w:divBdr>
      <w:divsChild>
        <w:div w:id="34542923">
          <w:marLeft w:val="480"/>
          <w:marRight w:val="0"/>
          <w:marTop w:val="0"/>
          <w:marBottom w:val="0"/>
          <w:divBdr>
            <w:top w:val="none" w:sz="0" w:space="0" w:color="auto"/>
            <w:left w:val="none" w:sz="0" w:space="0" w:color="auto"/>
            <w:bottom w:val="none" w:sz="0" w:space="0" w:color="auto"/>
            <w:right w:val="none" w:sz="0" w:space="0" w:color="auto"/>
          </w:divBdr>
        </w:div>
        <w:div w:id="96219462">
          <w:marLeft w:val="480"/>
          <w:marRight w:val="0"/>
          <w:marTop w:val="0"/>
          <w:marBottom w:val="0"/>
          <w:divBdr>
            <w:top w:val="none" w:sz="0" w:space="0" w:color="auto"/>
            <w:left w:val="none" w:sz="0" w:space="0" w:color="auto"/>
            <w:bottom w:val="none" w:sz="0" w:space="0" w:color="auto"/>
            <w:right w:val="none" w:sz="0" w:space="0" w:color="auto"/>
          </w:divBdr>
        </w:div>
        <w:div w:id="100415938">
          <w:marLeft w:val="480"/>
          <w:marRight w:val="0"/>
          <w:marTop w:val="0"/>
          <w:marBottom w:val="0"/>
          <w:divBdr>
            <w:top w:val="none" w:sz="0" w:space="0" w:color="auto"/>
            <w:left w:val="none" w:sz="0" w:space="0" w:color="auto"/>
            <w:bottom w:val="none" w:sz="0" w:space="0" w:color="auto"/>
            <w:right w:val="none" w:sz="0" w:space="0" w:color="auto"/>
          </w:divBdr>
        </w:div>
        <w:div w:id="105737727">
          <w:marLeft w:val="480"/>
          <w:marRight w:val="0"/>
          <w:marTop w:val="0"/>
          <w:marBottom w:val="0"/>
          <w:divBdr>
            <w:top w:val="none" w:sz="0" w:space="0" w:color="auto"/>
            <w:left w:val="none" w:sz="0" w:space="0" w:color="auto"/>
            <w:bottom w:val="none" w:sz="0" w:space="0" w:color="auto"/>
            <w:right w:val="none" w:sz="0" w:space="0" w:color="auto"/>
          </w:divBdr>
        </w:div>
        <w:div w:id="143471278">
          <w:marLeft w:val="480"/>
          <w:marRight w:val="0"/>
          <w:marTop w:val="0"/>
          <w:marBottom w:val="0"/>
          <w:divBdr>
            <w:top w:val="none" w:sz="0" w:space="0" w:color="auto"/>
            <w:left w:val="none" w:sz="0" w:space="0" w:color="auto"/>
            <w:bottom w:val="none" w:sz="0" w:space="0" w:color="auto"/>
            <w:right w:val="none" w:sz="0" w:space="0" w:color="auto"/>
          </w:divBdr>
        </w:div>
        <w:div w:id="152718412">
          <w:marLeft w:val="480"/>
          <w:marRight w:val="0"/>
          <w:marTop w:val="0"/>
          <w:marBottom w:val="0"/>
          <w:divBdr>
            <w:top w:val="none" w:sz="0" w:space="0" w:color="auto"/>
            <w:left w:val="none" w:sz="0" w:space="0" w:color="auto"/>
            <w:bottom w:val="none" w:sz="0" w:space="0" w:color="auto"/>
            <w:right w:val="none" w:sz="0" w:space="0" w:color="auto"/>
          </w:divBdr>
        </w:div>
        <w:div w:id="206725714">
          <w:marLeft w:val="480"/>
          <w:marRight w:val="0"/>
          <w:marTop w:val="0"/>
          <w:marBottom w:val="0"/>
          <w:divBdr>
            <w:top w:val="none" w:sz="0" w:space="0" w:color="auto"/>
            <w:left w:val="none" w:sz="0" w:space="0" w:color="auto"/>
            <w:bottom w:val="none" w:sz="0" w:space="0" w:color="auto"/>
            <w:right w:val="none" w:sz="0" w:space="0" w:color="auto"/>
          </w:divBdr>
        </w:div>
        <w:div w:id="241184385">
          <w:marLeft w:val="480"/>
          <w:marRight w:val="0"/>
          <w:marTop w:val="0"/>
          <w:marBottom w:val="0"/>
          <w:divBdr>
            <w:top w:val="none" w:sz="0" w:space="0" w:color="auto"/>
            <w:left w:val="none" w:sz="0" w:space="0" w:color="auto"/>
            <w:bottom w:val="none" w:sz="0" w:space="0" w:color="auto"/>
            <w:right w:val="none" w:sz="0" w:space="0" w:color="auto"/>
          </w:divBdr>
        </w:div>
        <w:div w:id="260340979">
          <w:marLeft w:val="480"/>
          <w:marRight w:val="0"/>
          <w:marTop w:val="0"/>
          <w:marBottom w:val="0"/>
          <w:divBdr>
            <w:top w:val="none" w:sz="0" w:space="0" w:color="auto"/>
            <w:left w:val="none" w:sz="0" w:space="0" w:color="auto"/>
            <w:bottom w:val="none" w:sz="0" w:space="0" w:color="auto"/>
            <w:right w:val="none" w:sz="0" w:space="0" w:color="auto"/>
          </w:divBdr>
        </w:div>
        <w:div w:id="273903731">
          <w:marLeft w:val="480"/>
          <w:marRight w:val="0"/>
          <w:marTop w:val="0"/>
          <w:marBottom w:val="0"/>
          <w:divBdr>
            <w:top w:val="none" w:sz="0" w:space="0" w:color="auto"/>
            <w:left w:val="none" w:sz="0" w:space="0" w:color="auto"/>
            <w:bottom w:val="none" w:sz="0" w:space="0" w:color="auto"/>
            <w:right w:val="none" w:sz="0" w:space="0" w:color="auto"/>
          </w:divBdr>
        </w:div>
        <w:div w:id="275333090">
          <w:marLeft w:val="480"/>
          <w:marRight w:val="0"/>
          <w:marTop w:val="0"/>
          <w:marBottom w:val="0"/>
          <w:divBdr>
            <w:top w:val="none" w:sz="0" w:space="0" w:color="auto"/>
            <w:left w:val="none" w:sz="0" w:space="0" w:color="auto"/>
            <w:bottom w:val="none" w:sz="0" w:space="0" w:color="auto"/>
            <w:right w:val="none" w:sz="0" w:space="0" w:color="auto"/>
          </w:divBdr>
        </w:div>
        <w:div w:id="295650107">
          <w:marLeft w:val="480"/>
          <w:marRight w:val="0"/>
          <w:marTop w:val="0"/>
          <w:marBottom w:val="0"/>
          <w:divBdr>
            <w:top w:val="none" w:sz="0" w:space="0" w:color="auto"/>
            <w:left w:val="none" w:sz="0" w:space="0" w:color="auto"/>
            <w:bottom w:val="none" w:sz="0" w:space="0" w:color="auto"/>
            <w:right w:val="none" w:sz="0" w:space="0" w:color="auto"/>
          </w:divBdr>
        </w:div>
        <w:div w:id="346715288">
          <w:marLeft w:val="480"/>
          <w:marRight w:val="0"/>
          <w:marTop w:val="0"/>
          <w:marBottom w:val="0"/>
          <w:divBdr>
            <w:top w:val="none" w:sz="0" w:space="0" w:color="auto"/>
            <w:left w:val="none" w:sz="0" w:space="0" w:color="auto"/>
            <w:bottom w:val="none" w:sz="0" w:space="0" w:color="auto"/>
            <w:right w:val="none" w:sz="0" w:space="0" w:color="auto"/>
          </w:divBdr>
        </w:div>
        <w:div w:id="433747322">
          <w:marLeft w:val="480"/>
          <w:marRight w:val="0"/>
          <w:marTop w:val="0"/>
          <w:marBottom w:val="0"/>
          <w:divBdr>
            <w:top w:val="none" w:sz="0" w:space="0" w:color="auto"/>
            <w:left w:val="none" w:sz="0" w:space="0" w:color="auto"/>
            <w:bottom w:val="none" w:sz="0" w:space="0" w:color="auto"/>
            <w:right w:val="none" w:sz="0" w:space="0" w:color="auto"/>
          </w:divBdr>
        </w:div>
        <w:div w:id="437724309">
          <w:marLeft w:val="480"/>
          <w:marRight w:val="0"/>
          <w:marTop w:val="0"/>
          <w:marBottom w:val="0"/>
          <w:divBdr>
            <w:top w:val="none" w:sz="0" w:space="0" w:color="auto"/>
            <w:left w:val="none" w:sz="0" w:space="0" w:color="auto"/>
            <w:bottom w:val="none" w:sz="0" w:space="0" w:color="auto"/>
            <w:right w:val="none" w:sz="0" w:space="0" w:color="auto"/>
          </w:divBdr>
        </w:div>
        <w:div w:id="447235486">
          <w:marLeft w:val="480"/>
          <w:marRight w:val="0"/>
          <w:marTop w:val="0"/>
          <w:marBottom w:val="0"/>
          <w:divBdr>
            <w:top w:val="none" w:sz="0" w:space="0" w:color="auto"/>
            <w:left w:val="none" w:sz="0" w:space="0" w:color="auto"/>
            <w:bottom w:val="none" w:sz="0" w:space="0" w:color="auto"/>
            <w:right w:val="none" w:sz="0" w:space="0" w:color="auto"/>
          </w:divBdr>
        </w:div>
        <w:div w:id="453334083">
          <w:marLeft w:val="480"/>
          <w:marRight w:val="0"/>
          <w:marTop w:val="0"/>
          <w:marBottom w:val="0"/>
          <w:divBdr>
            <w:top w:val="none" w:sz="0" w:space="0" w:color="auto"/>
            <w:left w:val="none" w:sz="0" w:space="0" w:color="auto"/>
            <w:bottom w:val="none" w:sz="0" w:space="0" w:color="auto"/>
            <w:right w:val="none" w:sz="0" w:space="0" w:color="auto"/>
          </w:divBdr>
        </w:div>
        <w:div w:id="495342429">
          <w:marLeft w:val="480"/>
          <w:marRight w:val="0"/>
          <w:marTop w:val="0"/>
          <w:marBottom w:val="0"/>
          <w:divBdr>
            <w:top w:val="none" w:sz="0" w:space="0" w:color="auto"/>
            <w:left w:val="none" w:sz="0" w:space="0" w:color="auto"/>
            <w:bottom w:val="none" w:sz="0" w:space="0" w:color="auto"/>
            <w:right w:val="none" w:sz="0" w:space="0" w:color="auto"/>
          </w:divBdr>
        </w:div>
        <w:div w:id="555514114">
          <w:marLeft w:val="480"/>
          <w:marRight w:val="0"/>
          <w:marTop w:val="0"/>
          <w:marBottom w:val="0"/>
          <w:divBdr>
            <w:top w:val="none" w:sz="0" w:space="0" w:color="auto"/>
            <w:left w:val="none" w:sz="0" w:space="0" w:color="auto"/>
            <w:bottom w:val="none" w:sz="0" w:space="0" w:color="auto"/>
            <w:right w:val="none" w:sz="0" w:space="0" w:color="auto"/>
          </w:divBdr>
        </w:div>
        <w:div w:id="585959624">
          <w:marLeft w:val="480"/>
          <w:marRight w:val="0"/>
          <w:marTop w:val="0"/>
          <w:marBottom w:val="0"/>
          <w:divBdr>
            <w:top w:val="none" w:sz="0" w:space="0" w:color="auto"/>
            <w:left w:val="none" w:sz="0" w:space="0" w:color="auto"/>
            <w:bottom w:val="none" w:sz="0" w:space="0" w:color="auto"/>
            <w:right w:val="none" w:sz="0" w:space="0" w:color="auto"/>
          </w:divBdr>
        </w:div>
        <w:div w:id="594675131">
          <w:marLeft w:val="480"/>
          <w:marRight w:val="0"/>
          <w:marTop w:val="0"/>
          <w:marBottom w:val="0"/>
          <w:divBdr>
            <w:top w:val="none" w:sz="0" w:space="0" w:color="auto"/>
            <w:left w:val="none" w:sz="0" w:space="0" w:color="auto"/>
            <w:bottom w:val="none" w:sz="0" w:space="0" w:color="auto"/>
            <w:right w:val="none" w:sz="0" w:space="0" w:color="auto"/>
          </w:divBdr>
        </w:div>
        <w:div w:id="610480606">
          <w:marLeft w:val="480"/>
          <w:marRight w:val="0"/>
          <w:marTop w:val="0"/>
          <w:marBottom w:val="0"/>
          <w:divBdr>
            <w:top w:val="none" w:sz="0" w:space="0" w:color="auto"/>
            <w:left w:val="none" w:sz="0" w:space="0" w:color="auto"/>
            <w:bottom w:val="none" w:sz="0" w:space="0" w:color="auto"/>
            <w:right w:val="none" w:sz="0" w:space="0" w:color="auto"/>
          </w:divBdr>
        </w:div>
        <w:div w:id="726144584">
          <w:marLeft w:val="480"/>
          <w:marRight w:val="0"/>
          <w:marTop w:val="0"/>
          <w:marBottom w:val="0"/>
          <w:divBdr>
            <w:top w:val="none" w:sz="0" w:space="0" w:color="auto"/>
            <w:left w:val="none" w:sz="0" w:space="0" w:color="auto"/>
            <w:bottom w:val="none" w:sz="0" w:space="0" w:color="auto"/>
            <w:right w:val="none" w:sz="0" w:space="0" w:color="auto"/>
          </w:divBdr>
        </w:div>
        <w:div w:id="761485397">
          <w:marLeft w:val="480"/>
          <w:marRight w:val="0"/>
          <w:marTop w:val="0"/>
          <w:marBottom w:val="0"/>
          <w:divBdr>
            <w:top w:val="none" w:sz="0" w:space="0" w:color="auto"/>
            <w:left w:val="none" w:sz="0" w:space="0" w:color="auto"/>
            <w:bottom w:val="none" w:sz="0" w:space="0" w:color="auto"/>
            <w:right w:val="none" w:sz="0" w:space="0" w:color="auto"/>
          </w:divBdr>
        </w:div>
        <w:div w:id="774061262">
          <w:marLeft w:val="480"/>
          <w:marRight w:val="0"/>
          <w:marTop w:val="0"/>
          <w:marBottom w:val="0"/>
          <w:divBdr>
            <w:top w:val="none" w:sz="0" w:space="0" w:color="auto"/>
            <w:left w:val="none" w:sz="0" w:space="0" w:color="auto"/>
            <w:bottom w:val="none" w:sz="0" w:space="0" w:color="auto"/>
            <w:right w:val="none" w:sz="0" w:space="0" w:color="auto"/>
          </w:divBdr>
        </w:div>
        <w:div w:id="820657364">
          <w:marLeft w:val="480"/>
          <w:marRight w:val="0"/>
          <w:marTop w:val="0"/>
          <w:marBottom w:val="0"/>
          <w:divBdr>
            <w:top w:val="none" w:sz="0" w:space="0" w:color="auto"/>
            <w:left w:val="none" w:sz="0" w:space="0" w:color="auto"/>
            <w:bottom w:val="none" w:sz="0" w:space="0" w:color="auto"/>
            <w:right w:val="none" w:sz="0" w:space="0" w:color="auto"/>
          </w:divBdr>
        </w:div>
        <w:div w:id="860826658">
          <w:marLeft w:val="480"/>
          <w:marRight w:val="0"/>
          <w:marTop w:val="0"/>
          <w:marBottom w:val="0"/>
          <w:divBdr>
            <w:top w:val="none" w:sz="0" w:space="0" w:color="auto"/>
            <w:left w:val="none" w:sz="0" w:space="0" w:color="auto"/>
            <w:bottom w:val="none" w:sz="0" w:space="0" w:color="auto"/>
            <w:right w:val="none" w:sz="0" w:space="0" w:color="auto"/>
          </w:divBdr>
        </w:div>
        <w:div w:id="892348395">
          <w:marLeft w:val="480"/>
          <w:marRight w:val="0"/>
          <w:marTop w:val="0"/>
          <w:marBottom w:val="0"/>
          <w:divBdr>
            <w:top w:val="none" w:sz="0" w:space="0" w:color="auto"/>
            <w:left w:val="none" w:sz="0" w:space="0" w:color="auto"/>
            <w:bottom w:val="none" w:sz="0" w:space="0" w:color="auto"/>
            <w:right w:val="none" w:sz="0" w:space="0" w:color="auto"/>
          </w:divBdr>
        </w:div>
        <w:div w:id="937786980">
          <w:marLeft w:val="480"/>
          <w:marRight w:val="0"/>
          <w:marTop w:val="0"/>
          <w:marBottom w:val="0"/>
          <w:divBdr>
            <w:top w:val="none" w:sz="0" w:space="0" w:color="auto"/>
            <w:left w:val="none" w:sz="0" w:space="0" w:color="auto"/>
            <w:bottom w:val="none" w:sz="0" w:space="0" w:color="auto"/>
            <w:right w:val="none" w:sz="0" w:space="0" w:color="auto"/>
          </w:divBdr>
        </w:div>
        <w:div w:id="963970782">
          <w:marLeft w:val="480"/>
          <w:marRight w:val="0"/>
          <w:marTop w:val="0"/>
          <w:marBottom w:val="0"/>
          <w:divBdr>
            <w:top w:val="none" w:sz="0" w:space="0" w:color="auto"/>
            <w:left w:val="none" w:sz="0" w:space="0" w:color="auto"/>
            <w:bottom w:val="none" w:sz="0" w:space="0" w:color="auto"/>
            <w:right w:val="none" w:sz="0" w:space="0" w:color="auto"/>
          </w:divBdr>
        </w:div>
        <w:div w:id="965043923">
          <w:marLeft w:val="480"/>
          <w:marRight w:val="0"/>
          <w:marTop w:val="0"/>
          <w:marBottom w:val="0"/>
          <w:divBdr>
            <w:top w:val="none" w:sz="0" w:space="0" w:color="auto"/>
            <w:left w:val="none" w:sz="0" w:space="0" w:color="auto"/>
            <w:bottom w:val="none" w:sz="0" w:space="0" w:color="auto"/>
            <w:right w:val="none" w:sz="0" w:space="0" w:color="auto"/>
          </w:divBdr>
        </w:div>
        <w:div w:id="971638305">
          <w:marLeft w:val="480"/>
          <w:marRight w:val="0"/>
          <w:marTop w:val="0"/>
          <w:marBottom w:val="0"/>
          <w:divBdr>
            <w:top w:val="none" w:sz="0" w:space="0" w:color="auto"/>
            <w:left w:val="none" w:sz="0" w:space="0" w:color="auto"/>
            <w:bottom w:val="none" w:sz="0" w:space="0" w:color="auto"/>
            <w:right w:val="none" w:sz="0" w:space="0" w:color="auto"/>
          </w:divBdr>
        </w:div>
        <w:div w:id="982276488">
          <w:marLeft w:val="480"/>
          <w:marRight w:val="0"/>
          <w:marTop w:val="0"/>
          <w:marBottom w:val="0"/>
          <w:divBdr>
            <w:top w:val="none" w:sz="0" w:space="0" w:color="auto"/>
            <w:left w:val="none" w:sz="0" w:space="0" w:color="auto"/>
            <w:bottom w:val="none" w:sz="0" w:space="0" w:color="auto"/>
            <w:right w:val="none" w:sz="0" w:space="0" w:color="auto"/>
          </w:divBdr>
        </w:div>
        <w:div w:id="1006636980">
          <w:marLeft w:val="480"/>
          <w:marRight w:val="0"/>
          <w:marTop w:val="0"/>
          <w:marBottom w:val="0"/>
          <w:divBdr>
            <w:top w:val="none" w:sz="0" w:space="0" w:color="auto"/>
            <w:left w:val="none" w:sz="0" w:space="0" w:color="auto"/>
            <w:bottom w:val="none" w:sz="0" w:space="0" w:color="auto"/>
            <w:right w:val="none" w:sz="0" w:space="0" w:color="auto"/>
          </w:divBdr>
        </w:div>
      </w:divsChild>
    </w:div>
    <w:div w:id="347869989">
      <w:bodyDiv w:val="1"/>
      <w:marLeft w:val="0"/>
      <w:marRight w:val="0"/>
      <w:marTop w:val="0"/>
      <w:marBottom w:val="0"/>
      <w:divBdr>
        <w:top w:val="none" w:sz="0" w:space="0" w:color="auto"/>
        <w:left w:val="none" w:sz="0" w:space="0" w:color="auto"/>
        <w:bottom w:val="none" w:sz="0" w:space="0" w:color="auto"/>
        <w:right w:val="none" w:sz="0" w:space="0" w:color="auto"/>
      </w:divBdr>
    </w:div>
    <w:div w:id="347871283">
      <w:bodyDiv w:val="1"/>
      <w:marLeft w:val="0"/>
      <w:marRight w:val="0"/>
      <w:marTop w:val="0"/>
      <w:marBottom w:val="0"/>
      <w:divBdr>
        <w:top w:val="none" w:sz="0" w:space="0" w:color="auto"/>
        <w:left w:val="none" w:sz="0" w:space="0" w:color="auto"/>
        <w:bottom w:val="none" w:sz="0" w:space="0" w:color="auto"/>
        <w:right w:val="none" w:sz="0" w:space="0" w:color="auto"/>
      </w:divBdr>
    </w:div>
    <w:div w:id="348026646">
      <w:bodyDiv w:val="1"/>
      <w:marLeft w:val="0"/>
      <w:marRight w:val="0"/>
      <w:marTop w:val="0"/>
      <w:marBottom w:val="0"/>
      <w:divBdr>
        <w:top w:val="none" w:sz="0" w:space="0" w:color="auto"/>
        <w:left w:val="none" w:sz="0" w:space="0" w:color="auto"/>
        <w:bottom w:val="none" w:sz="0" w:space="0" w:color="auto"/>
        <w:right w:val="none" w:sz="0" w:space="0" w:color="auto"/>
      </w:divBdr>
    </w:div>
    <w:div w:id="348223105">
      <w:bodyDiv w:val="1"/>
      <w:marLeft w:val="0"/>
      <w:marRight w:val="0"/>
      <w:marTop w:val="0"/>
      <w:marBottom w:val="0"/>
      <w:divBdr>
        <w:top w:val="none" w:sz="0" w:space="0" w:color="auto"/>
        <w:left w:val="none" w:sz="0" w:space="0" w:color="auto"/>
        <w:bottom w:val="none" w:sz="0" w:space="0" w:color="auto"/>
        <w:right w:val="none" w:sz="0" w:space="0" w:color="auto"/>
      </w:divBdr>
    </w:div>
    <w:div w:id="348676560">
      <w:bodyDiv w:val="1"/>
      <w:marLeft w:val="0"/>
      <w:marRight w:val="0"/>
      <w:marTop w:val="0"/>
      <w:marBottom w:val="0"/>
      <w:divBdr>
        <w:top w:val="none" w:sz="0" w:space="0" w:color="auto"/>
        <w:left w:val="none" w:sz="0" w:space="0" w:color="auto"/>
        <w:bottom w:val="none" w:sz="0" w:space="0" w:color="auto"/>
        <w:right w:val="none" w:sz="0" w:space="0" w:color="auto"/>
      </w:divBdr>
    </w:div>
    <w:div w:id="348682968">
      <w:bodyDiv w:val="1"/>
      <w:marLeft w:val="0"/>
      <w:marRight w:val="0"/>
      <w:marTop w:val="0"/>
      <w:marBottom w:val="0"/>
      <w:divBdr>
        <w:top w:val="none" w:sz="0" w:space="0" w:color="auto"/>
        <w:left w:val="none" w:sz="0" w:space="0" w:color="auto"/>
        <w:bottom w:val="none" w:sz="0" w:space="0" w:color="auto"/>
        <w:right w:val="none" w:sz="0" w:space="0" w:color="auto"/>
      </w:divBdr>
    </w:div>
    <w:div w:id="348798072">
      <w:bodyDiv w:val="1"/>
      <w:marLeft w:val="0"/>
      <w:marRight w:val="0"/>
      <w:marTop w:val="0"/>
      <w:marBottom w:val="0"/>
      <w:divBdr>
        <w:top w:val="none" w:sz="0" w:space="0" w:color="auto"/>
        <w:left w:val="none" w:sz="0" w:space="0" w:color="auto"/>
        <w:bottom w:val="none" w:sz="0" w:space="0" w:color="auto"/>
        <w:right w:val="none" w:sz="0" w:space="0" w:color="auto"/>
      </w:divBdr>
    </w:div>
    <w:div w:id="349186497">
      <w:bodyDiv w:val="1"/>
      <w:marLeft w:val="0"/>
      <w:marRight w:val="0"/>
      <w:marTop w:val="0"/>
      <w:marBottom w:val="0"/>
      <w:divBdr>
        <w:top w:val="none" w:sz="0" w:space="0" w:color="auto"/>
        <w:left w:val="none" w:sz="0" w:space="0" w:color="auto"/>
        <w:bottom w:val="none" w:sz="0" w:space="0" w:color="auto"/>
        <w:right w:val="none" w:sz="0" w:space="0" w:color="auto"/>
      </w:divBdr>
      <w:divsChild>
        <w:div w:id="201402">
          <w:marLeft w:val="480"/>
          <w:marRight w:val="0"/>
          <w:marTop w:val="0"/>
          <w:marBottom w:val="0"/>
          <w:divBdr>
            <w:top w:val="none" w:sz="0" w:space="0" w:color="auto"/>
            <w:left w:val="none" w:sz="0" w:space="0" w:color="auto"/>
            <w:bottom w:val="none" w:sz="0" w:space="0" w:color="auto"/>
            <w:right w:val="none" w:sz="0" w:space="0" w:color="auto"/>
          </w:divBdr>
        </w:div>
        <w:div w:id="23405974">
          <w:marLeft w:val="480"/>
          <w:marRight w:val="0"/>
          <w:marTop w:val="0"/>
          <w:marBottom w:val="0"/>
          <w:divBdr>
            <w:top w:val="none" w:sz="0" w:space="0" w:color="auto"/>
            <w:left w:val="none" w:sz="0" w:space="0" w:color="auto"/>
            <w:bottom w:val="none" w:sz="0" w:space="0" w:color="auto"/>
            <w:right w:val="none" w:sz="0" w:space="0" w:color="auto"/>
          </w:divBdr>
        </w:div>
        <w:div w:id="31999066">
          <w:marLeft w:val="480"/>
          <w:marRight w:val="0"/>
          <w:marTop w:val="0"/>
          <w:marBottom w:val="0"/>
          <w:divBdr>
            <w:top w:val="none" w:sz="0" w:space="0" w:color="auto"/>
            <w:left w:val="none" w:sz="0" w:space="0" w:color="auto"/>
            <w:bottom w:val="none" w:sz="0" w:space="0" w:color="auto"/>
            <w:right w:val="none" w:sz="0" w:space="0" w:color="auto"/>
          </w:divBdr>
        </w:div>
        <w:div w:id="43526791">
          <w:marLeft w:val="480"/>
          <w:marRight w:val="0"/>
          <w:marTop w:val="0"/>
          <w:marBottom w:val="0"/>
          <w:divBdr>
            <w:top w:val="none" w:sz="0" w:space="0" w:color="auto"/>
            <w:left w:val="none" w:sz="0" w:space="0" w:color="auto"/>
            <w:bottom w:val="none" w:sz="0" w:space="0" w:color="auto"/>
            <w:right w:val="none" w:sz="0" w:space="0" w:color="auto"/>
          </w:divBdr>
        </w:div>
        <w:div w:id="47146946">
          <w:marLeft w:val="480"/>
          <w:marRight w:val="0"/>
          <w:marTop w:val="0"/>
          <w:marBottom w:val="0"/>
          <w:divBdr>
            <w:top w:val="none" w:sz="0" w:space="0" w:color="auto"/>
            <w:left w:val="none" w:sz="0" w:space="0" w:color="auto"/>
            <w:bottom w:val="none" w:sz="0" w:space="0" w:color="auto"/>
            <w:right w:val="none" w:sz="0" w:space="0" w:color="auto"/>
          </w:divBdr>
        </w:div>
        <w:div w:id="119737474">
          <w:marLeft w:val="480"/>
          <w:marRight w:val="0"/>
          <w:marTop w:val="0"/>
          <w:marBottom w:val="0"/>
          <w:divBdr>
            <w:top w:val="none" w:sz="0" w:space="0" w:color="auto"/>
            <w:left w:val="none" w:sz="0" w:space="0" w:color="auto"/>
            <w:bottom w:val="none" w:sz="0" w:space="0" w:color="auto"/>
            <w:right w:val="none" w:sz="0" w:space="0" w:color="auto"/>
          </w:divBdr>
        </w:div>
        <w:div w:id="137383049">
          <w:marLeft w:val="480"/>
          <w:marRight w:val="0"/>
          <w:marTop w:val="0"/>
          <w:marBottom w:val="0"/>
          <w:divBdr>
            <w:top w:val="none" w:sz="0" w:space="0" w:color="auto"/>
            <w:left w:val="none" w:sz="0" w:space="0" w:color="auto"/>
            <w:bottom w:val="none" w:sz="0" w:space="0" w:color="auto"/>
            <w:right w:val="none" w:sz="0" w:space="0" w:color="auto"/>
          </w:divBdr>
        </w:div>
        <w:div w:id="160893818">
          <w:marLeft w:val="480"/>
          <w:marRight w:val="0"/>
          <w:marTop w:val="0"/>
          <w:marBottom w:val="0"/>
          <w:divBdr>
            <w:top w:val="none" w:sz="0" w:space="0" w:color="auto"/>
            <w:left w:val="none" w:sz="0" w:space="0" w:color="auto"/>
            <w:bottom w:val="none" w:sz="0" w:space="0" w:color="auto"/>
            <w:right w:val="none" w:sz="0" w:space="0" w:color="auto"/>
          </w:divBdr>
        </w:div>
        <w:div w:id="181209077">
          <w:marLeft w:val="480"/>
          <w:marRight w:val="0"/>
          <w:marTop w:val="0"/>
          <w:marBottom w:val="0"/>
          <w:divBdr>
            <w:top w:val="none" w:sz="0" w:space="0" w:color="auto"/>
            <w:left w:val="none" w:sz="0" w:space="0" w:color="auto"/>
            <w:bottom w:val="none" w:sz="0" w:space="0" w:color="auto"/>
            <w:right w:val="none" w:sz="0" w:space="0" w:color="auto"/>
          </w:divBdr>
        </w:div>
        <w:div w:id="187135946">
          <w:marLeft w:val="480"/>
          <w:marRight w:val="0"/>
          <w:marTop w:val="0"/>
          <w:marBottom w:val="0"/>
          <w:divBdr>
            <w:top w:val="none" w:sz="0" w:space="0" w:color="auto"/>
            <w:left w:val="none" w:sz="0" w:space="0" w:color="auto"/>
            <w:bottom w:val="none" w:sz="0" w:space="0" w:color="auto"/>
            <w:right w:val="none" w:sz="0" w:space="0" w:color="auto"/>
          </w:divBdr>
        </w:div>
        <w:div w:id="271863077">
          <w:marLeft w:val="480"/>
          <w:marRight w:val="0"/>
          <w:marTop w:val="0"/>
          <w:marBottom w:val="0"/>
          <w:divBdr>
            <w:top w:val="none" w:sz="0" w:space="0" w:color="auto"/>
            <w:left w:val="none" w:sz="0" w:space="0" w:color="auto"/>
            <w:bottom w:val="none" w:sz="0" w:space="0" w:color="auto"/>
            <w:right w:val="none" w:sz="0" w:space="0" w:color="auto"/>
          </w:divBdr>
        </w:div>
        <w:div w:id="341587595">
          <w:marLeft w:val="480"/>
          <w:marRight w:val="0"/>
          <w:marTop w:val="0"/>
          <w:marBottom w:val="0"/>
          <w:divBdr>
            <w:top w:val="none" w:sz="0" w:space="0" w:color="auto"/>
            <w:left w:val="none" w:sz="0" w:space="0" w:color="auto"/>
            <w:bottom w:val="none" w:sz="0" w:space="0" w:color="auto"/>
            <w:right w:val="none" w:sz="0" w:space="0" w:color="auto"/>
          </w:divBdr>
        </w:div>
        <w:div w:id="343628964">
          <w:marLeft w:val="480"/>
          <w:marRight w:val="0"/>
          <w:marTop w:val="0"/>
          <w:marBottom w:val="0"/>
          <w:divBdr>
            <w:top w:val="none" w:sz="0" w:space="0" w:color="auto"/>
            <w:left w:val="none" w:sz="0" w:space="0" w:color="auto"/>
            <w:bottom w:val="none" w:sz="0" w:space="0" w:color="auto"/>
            <w:right w:val="none" w:sz="0" w:space="0" w:color="auto"/>
          </w:divBdr>
        </w:div>
        <w:div w:id="414863122">
          <w:marLeft w:val="480"/>
          <w:marRight w:val="0"/>
          <w:marTop w:val="0"/>
          <w:marBottom w:val="0"/>
          <w:divBdr>
            <w:top w:val="none" w:sz="0" w:space="0" w:color="auto"/>
            <w:left w:val="none" w:sz="0" w:space="0" w:color="auto"/>
            <w:bottom w:val="none" w:sz="0" w:space="0" w:color="auto"/>
            <w:right w:val="none" w:sz="0" w:space="0" w:color="auto"/>
          </w:divBdr>
        </w:div>
        <w:div w:id="423574882">
          <w:marLeft w:val="480"/>
          <w:marRight w:val="0"/>
          <w:marTop w:val="0"/>
          <w:marBottom w:val="0"/>
          <w:divBdr>
            <w:top w:val="none" w:sz="0" w:space="0" w:color="auto"/>
            <w:left w:val="none" w:sz="0" w:space="0" w:color="auto"/>
            <w:bottom w:val="none" w:sz="0" w:space="0" w:color="auto"/>
            <w:right w:val="none" w:sz="0" w:space="0" w:color="auto"/>
          </w:divBdr>
        </w:div>
        <w:div w:id="468472377">
          <w:marLeft w:val="480"/>
          <w:marRight w:val="0"/>
          <w:marTop w:val="0"/>
          <w:marBottom w:val="0"/>
          <w:divBdr>
            <w:top w:val="none" w:sz="0" w:space="0" w:color="auto"/>
            <w:left w:val="none" w:sz="0" w:space="0" w:color="auto"/>
            <w:bottom w:val="none" w:sz="0" w:space="0" w:color="auto"/>
            <w:right w:val="none" w:sz="0" w:space="0" w:color="auto"/>
          </w:divBdr>
        </w:div>
        <w:div w:id="483010165">
          <w:marLeft w:val="480"/>
          <w:marRight w:val="0"/>
          <w:marTop w:val="0"/>
          <w:marBottom w:val="0"/>
          <w:divBdr>
            <w:top w:val="none" w:sz="0" w:space="0" w:color="auto"/>
            <w:left w:val="none" w:sz="0" w:space="0" w:color="auto"/>
            <w:bottom w:val="none" w:sz="0" w:space="0" w:color="auto"/>
            <w:right w:val="none" w:sz="0" w:space="0" w:color="auto"/>
          </w:divBdr>
        </w:div>
        <w:div w:id="528449107">
          <w:marLeft w:val="480"/>
          <w:marRight w:val="0"/>
          <w:marTop w:val="0"/>
          <w:marBottom w:val="0"/>
          <w:divBdr>
            <w:top w:val="none" w:sz="0" w:space="0" w:color="auto"/>
            <w:left w:val="none" w:sz="0" w:space="0" w:color="auto"/>
            <w:bottom w:val="none" w:sz="0" w:space="0" w:color="auto"/>
            <w:right w:val="none" w:sz="0" w:space="0" w:color="auto"/>
          </w:divBdr>
        </w:div>
        <w:div w:id="529492590">
          <w:marLeft w:val="480"/>
          <w:marRight w:val="0"/>
          <w:marTop w:val="0"/>
          <w:marBottom w:val="0"/>
          <w:divBdr>
            <w:top w:val="none" w:sz="0" w:space="0" w:color="auto"/>
            <w:left w:val="none" w:sz="0" w:space="0" w:color="auto"/>
            <w:bottom w:val="none" w:sz="0" w:space="0" w:color="auto"/>
            <w:right w:val="none" w:sz="0" w:space="0" w:color="auto"/>
          </w:divBdr>
        </w:div>
        <w:div w:id="544563255">
          <w:marLeft w:val="480"/>
          <w:marRight w:val="0"/>
          <w:marTop w:val="0"/>
          <w:marBottom w:val="0"/>
          <w:divBdr>
            <w:top w:val="none" w:sz="0" w:space="0" w:color="auto"/>
            <w:left w:val="none" w:sz="0" w:space="0" w:color="auto"/>
            <w:bottom w:val="none" w:sz="0" w:space="0" w:color="auto"/>
            <w:right w:val="none" w:sz="0" w:space="0" w:color="auto"/>
          </w:divBdr>
        </w:div>
        <w:div w:id="561909193">
          <w:marLeft w:val="480"/>
          <w:marRight w:val="0"/>
          <w:marTop w:val="0"/>
          <w:marBottom w:val="0"/>
          <w:divBdr>
            <w:top w:val="none" w:sz="0" w:space="0" w:color="auto"/>
            <w:left w:val="none" w:sz="0" w:space="0" w:color="auto"/>
            <w:bottom w:val="none" w:sz="0" w:space="0" w:color="auto"/>
            <w:right w:val="none" w:sz="0" w:space="0" w:color="auto"/>
          </w:divBdr>
        </w:div>
        <w:div w:id="569848591">
          <w:marLeft w:val="480"/>
          <w:marRight w:val="0"/>
          <w:marTop w:val="0"/>
          <w:marBottom w:val="0"/>
          <w:divBdr>
            <w:top w:val="none" w:sz="0" w:space="0" w:color="auto"/>
            <w:left w:val="none" w:sz="0" w:space="0" w:color="auto"/>
            <w:bottom w:val="none" w:sz="0" w:space="0" w:color="auto"/>
            <w:right w:val="none" w:sz="0" w:space="0" w:color="auto"/>
          </w:divBdr>
        </w:div>
        <w:div w:id="573853780">
          <w:marLeft w:val="480"/>
          <w:marRight w:val="0"/>
          <w:marTop w:val="0"/>
          <w:marBottom w:val="0"/>
          <w:divBdr>
            <w:top w:val="none" w:sz="0" w:space="0" w:color="auto"/>
            <w:left w:val="none" w:sz="0" w:space="0" w:color="auto"/>
            <w:bottom w:val="none" w:sz="0" w:space="0" w:color="auto"/>
            <w:right w:val="none" w:sz="0" w:space="0" w:color="auto"/>
          </w:divBdr>
        </w:div>
        <w:div w:id="643702396">
          <w:marLeft w:val="480"/>
          <w:marRight w:val="0"/>
          <w:marTop w:val="0"/>
          <w:marBottom w:val="0"/>
          <w:divBdr>
            <w:top w:val="none" w:sz="0" w:space="0" w:color="auto"/>
            <w:left w:val="none" w:sz="0" w:space="0" w:color="auto"/>
            <w:bottom w:val="none" w:sz="0" w:space="0" w:color="auto"/>
            <w:right w:val="none" w:sz="0" w:space="0" w:color="auto"/>
          </w:divBdr>
        </w:div>
        <w:div w:id="754322124">
          <w:marLeft w:val="480"/>
          <w:marRight w:val="0"/>
          <w:marTop w:val="0"/>
          <w:marBottom w:val="0"/>
          <w:divBdr>
            <w:top w:val="none" w:sz="0" w:space="0" w:color="auto"/>
            <w:left w:val="none" w:sz="0" w:space="0" w:color="auto"/>
            <w:bottom w:val="none" w:sz="0" w:space="0" w:color="auto"/>
            <w:right w:val="none" w:sz="0" w:space="0" w:color="auto"/>
          </w:divBdr>
        </w:div>
        <w:div w:id="788280274">
          <w:marLeft w:val="480"/>
          <w:marRight w:val="0"/>
          <w:marTop w:val="0"/>
          <w:marBottom w:val="0"/>
          <w:divBdr>
            <w:top w:val="none" w:sz="0" w:space="0" w:color="auto"/>
            <w:left w:val="none" w:sz="0" w:space="0" w:color="auto"/>
            <w:bottom w:val="none" w:sz="0" w:space="0" w:color="auto"/>
            <w:right w:val="none" w:sz="0" w:space="0" w:color="auto"/>
          </w:divBdr>
        </w:div>
        <w:div w:id="791751738">
          <w:marLeft w:val="480"/>
          <w:marRight w:val="0"/>
          <w:marTop w:val="0"/>
          <w:marBottom w:val="0"/>
          <w:divBdr>
            <w:top w:val="none" w:sz="0" w:space="0" w:color="auto"/>
            <w:left w:val="none" w:sz="0" w:space="0" w:color="auto"/>
            <w:bottom w:val="none" w:sz="0" w:space="0" w:color="auto"/>
            <w:right w:val="none" w:sz="0" w:space="0" w:color="auto"/>
          </w:divBdr>
        </w:div>
        <w:div w:id="794519891">
          <w:marLeft w:val="480"/>
          <w:marRight w:val="0"/>
          <w:marTop w:val="0"/>
          <w:marBottom w:val="0"/>
          <w:divBdr>
            <w:top w:val="none" w:sz="0" w:space="0" w:color="auto"/>
            <w:left w:val="none" w:sz="0" w:space="0" w:color="auto"/>
            <w:bottom w:val="none" w:sz="0" w:space="0" w:color="auto"/>
            <w:right w:val="none" w:sz="0" w:space="0" w:color="auto"/>
          </w:divBdr>
        </w:div>
        <w:div w:id="850729048">
          <w:marLeft w:val="480"/>
          <w:marRight w:val="0"/>
          <w:marTop w:val="0"/>
          <w:marBottom w:val="0"/>
          <w:divBdr>
            <w:top w:val="none" w:sz="0" w:space="0" w:color="auto"/>
            <w:left w:val="none" w:sz="0" w:space="0" w:color="auto"/>
            <w:bottom w:val="none" w:sz="0" w:space="0" w:color="auto"/>
            <w:right w:val="none" w:sz="0" w:space="0" w:color="auto"/>
          </w:divBdr>
        </w:div>
        <w:div w:id="855508757">
          <w:marLeft w:val="480"/>
          <w:marRight w:val="0"/>
          <w:marTop w:val="0"/>
          <w:marBottom w:val="0"/>
          <w:divBdr>
            <w:top w:val="none" w:sz="0" w:space="0" w:color="auto"/>
            <w:left w:val="none" w:sz="0" w:space="0" w:color="auto"/>
            <w:bottom w:val="none" w:sz="0" w:space="0" w:color="auto"/>
            <w:right w:val="none" w:sz="0" w:space="0" w:color="auto"/>
          </w:divBdr>
        </w:div>
        <w:div w:id="859006654">
          <w:marLeft w:val="480"/>
          <w:marRight w:val="0"/>
          <w:marTop w:val="0"/>
          <w:marBottom w:val="0"/>
          <w:divBdr>
            <w:top w:val="none" w:sz="0" w:space="0" w:color="auto"/>
            <w:left w:val="none" w:sz="0" w:space="0" w:color="auto"/>
            <w:bottom w:val="none" w:sz="0" w:space="0" w:color="auto"/>
            <w:right w:val="none" w:sz="0" w:space="0" w:color="auto"/>
          </w:divBdr>
        </w:div>
        <w:div w:id="925461664">
          <w:marLeft w:val="480"/>
          <w:marRight w:val="0"/>
          <w:marTop w:val="0"/>
          <w:marBottom w:val="0"/>
          <w:divBdr>
            <w:top w:val="none" w:sz="0" w:space="0" w:color="auto"/>
            <w:left w:val="none" w:sz="0" w:space="0" w:color="auto"/>
            <w:bottom w:val="none" w:sz="0" w:space="0" w:color="auto"/>
            <w:right w:val="none" w:sz="0" w:space="0" w:color="auto"/>
          </w:divBdr>
        </w:div>
        <w:div w:id="955985910">
          <w:marLeft w:val="480"/>
          <w:marRight w:val="0"/>
          <w:marTop w:val="0"/>
          <w:marBottom w:val="0"/>
          <w:divBdr>
            <w:top w:val="none" w:sz="0" w:space="0" w:color="auto"/>
            <w:left w:val="none" w:sz="0" w:space="0" w:color="auto"/>
            <w:bottom w:val="none" w:sz="0" w:space="0" w:color="auto"/>
            <w:right w:val="none" w:sz="0" w:space="0" w:color="auto"/>
          </w:divBdr>
        </w:div>
        <w:div w:id="962687970">
          <w:marLeft w:val="480"/>
          <w:marRight w:val="0"/>
          <w:marTop w:val="0"/>
          <w:marBottom w:val="0"/>
          <w:divBdr>
            <w:top w:val="none" w:sz="0" w:space="0" w:color="auto"/>
            <w:left w:val="none" w:sz="0" w:space="0" w:color="auto"/>
            <w:bottom w:val="none" w:sz="0" w:space="0" w:color="auto"/>
            <w:right w:val="none" w:sz="0" w:space="0" w:color="auto"/>
          </w:divBdr>
        </w:div>
        <w:div w:id="967131328">
          <w:marLeft w:val="480"/>
          <w:marRight w:val="0"/>
          <w:marTop w:val="0"/>
          <w:marBottom w:val="0"/>
          <w:divBdr>
            <w:top w:val="none" w:sz="0" w:space="0" w:color="auto"/>
            <w:left w:val="none" w:sz="0" w:space="0" w:color="auto"/>
            <w:bottom w:val="none" w:sz="0" w:space="0" w:color="auto"/>
            <w:right w:val="none" w:sz="0" w:space="0" w:color="auto"/>
          </w:divBdr>
        </w:div>
        <w:div w:id="993534891">
          <w:marLeft w:val="480"/>
          <w:marRight w:val="0"/>
          <w:marTop w:val="0"/>
          <w:marBottom w:val="0"/>
          <w:divBdr>
            <w:top w:val="none" w:sz="0" w:space="0" w:color="auto"/>
            <w:left w:val="none" w:sz="0" w:space="0" w:color="auto"/>
            <w:bottom w:val="none" w:sz="0" w:space="0" w:color="auto"/>
            <w:right w:val="none" w:sz="0" w:space="0" w:color="auto"/>
          </w:divBdr>
        </w:div>
      </w:divsChild>
    </w:div>
    <w:div w:id="349376938">
      <w:bodyDiv w:val="1"/>
      <w:marLeft w:val="0"/>
      <w:marRight w:val="0"/>
      <w:marTop w:val="0"/>
      <w:marBottom w:val="0"/>
      <w:divBdr>
        <w:top w:val="none" w:sz="0" w:space="0" w:color="auto"/>
        <w:left w:val="none" w:sz="0" w:space="0" w:color="auto"/>
        <w:bottom w:val="none" w:sz="0" w:space="0" w:color="auto"/>
        <w:right w:val="none" w:sz="0" w:space="0" w:color="auto"/>
      </w:divBdr>
    </w:div>
    <w:div w:id="349455333">
      <w:bodyDiv w:val="1"/>
      <w:marLeft w:val="0"/>
      <w:marRight w:val="0"/>
      <w:marTop w:val="0"/>
      <w:marBottom w:val="0"/>
      <w:divBdr>
        <w:top w:val="none" w:sz="0" w:space="0" w:color="auto"/>
        <w:left w:val="none" w:sz="0" w:space="0" w:color="auto"/>
        <w:bottom w:val="none" w:sz="0" w:space="0" w:color="auto"/>
        <w:right w:val="none" w:sz="0" w:space="0" w:color="auto"/>
      </w:divBdr>
    </w:div>
    <w:div w:id="349769749">
      <w:bodyDiv w:val="1"/>
      <w:marLeft w:val="0"/>
      <w:marRight w:val="0"/>
      <w:marTop w:val="0"/>
      <w:marBottom w:val="0"/>
      <w:divBdr>
        <w:top w:val="none" w:sz="0" w:space="0" w:color="auto"/>
        <w:left w:val="none" w:sz="0" w:space="0" w:color="auto"/>
        <w:bottom w:val="none" w:sz="0" w:space="0" w:color="auto"/>
        <w:right w:val="none" w:sz="0" w:space="0" w:color="auto"/>
      </w:divBdr>
    </w:div>
    <w:div w:id="349797506">
      <w:bodyDiv w:val="1"/>
      <w:marLeft w:val="0"/>
      <w:marRight w:val="0"/>
      <w:marTop w:val="0"/>
      <w:marBottom w:val="0"/>
      <w:divBdr>
        <w:top w:val="none" w:sz="0" w:space="0" w:color="auto"/>
        <w:left w:val="none" w:sz="0" w:space="0" w:color="auto"/>
        <w:bottom w:val="none" w:sz="0" w:space="0" w:color="auto"/>
        <w:right w:val="none" w:sz="0" w:space="0" w:color="auto"/>
      </w:divBdr>
    </w:div>
    <w:div w:id="350112788">
      <w:bodyDiv w:val="1"/>
      <w:marLeft w:val="0"/>
      <w:marRight w:val="0"/>
      <w:marTop w:val="0"/>
      <w:marBottom w:val="0"/>
      <w:divBdr>
        <w:top w:val="none" w:sz="0" w:space="0" w:color="auto"/>
        <w:left w:val="none" w:sz="0" w:space="0" w:color="auto"/>
        <w:bottom w:val="none" w:sz="0" w:space="0" w:color="auto"/>
        <w:right w:val="none" w:sz="0" w:space="0" w:color="auto"/>
      </w:divBdr>
    </w:div>
    <w:div w:id="350257148">
      <w:bodyDiv w:val="1"/>
      <w:marLeft w:val="0"/>
      <w:marRight w:val="0"/>
      <w:marTop w:val="0"/>
      <w:marBottom w:val="0"/>
      <w:divBdr>
        <w:top w:val="none" w:sz="0" w:space="0" w:color="auto"/>
        <w:left w:val="none" w:sz="0" w:space="0" w:color="auto"/>
        <w:bottom w:val="none" w:sz="0" w:space="0" w:color="auto"/>
        <w:right w:val="none" w:sz="0" w:space="0" w:color="auto"/>
      </w:divBdr>
      <w:divsChild>
        <w:div w:id="8416040">
          <w:marLeft w:val="480"/>
          <w:marRight w:val="0"/>
          <w:marTop w:val="0"/>
          <w:marBottom w:val="0"/>
          <w:divBdr>
            <w:top w:val="none" w:sz="0" w:space="0" w:color="auto"/>
            <w:left w:val="none" w:sz="0" w:space="0" w:color="auto"/>
            <w:bottom w:val="none" w:sz="0" w:space="0" w:color="auto"/>
            <w:right w:val="none" w:sz="0" w:space="0" w:color="auto"/>
          </w:divBdr>
        </w:div>
        <w:div w:id="37241936">
          <w:marLeft w:val="480"/>
          <w:marRight w:val="0"/>
          <w:marTop w:val="0"/>
          <w:marBottom w:val="0"/>
          <w:divBdr>
            <w:top w:val="none" w:sz="0" w:space="0" w:color="auto"/>
            <w:left w:val="none" w:sz="0" w:space="0" w:color="auto"/>
            <w:bottom w:val="none" w:sz="0" w:space="0" w:color="auto"/>
            <w:right w:val="none" w:sz="0" w:space="0" w:color="auto"/>
          </w:divBdr>
        </w:div>
        <w:div w:id="86393419">
          <w:marLeft w:val="480"/>
          <w:marRight w:val="0"/>
          <w:marTop w:val="0"/>
          <w:marBottom w:val="0"/>
          <w:divBdr>
            <w:top w:val="none" w:sz="0" w:space="0" w:color="auto"/>
            <w:left w:val="none" w:sz="0" w:space="0" w:color="auto"/>
            <w:bottom w:val="none" w:sz="0" w:space="0" w:color="auto"/>
            <w:right w:val="none" w:sz="0" w:space="0" w:color="auto"/>
          </w:divBdr>
        </w:div>
        <w:div w:id="104471189">
          <w:marLeft w:val="480"/>
          <w:marRight w:val="0"/>
          <w:marTop w:val="0"/>
          <w:marBottom w:val="0"/>
          <w:divBdr>
            <w:top w:val="none" w:sz="0" w:space="0" w:color="auto"/>
            <w:left w:val="none" w:sz="0" w:space="0" w:color="auto"/>
            <w:bottom w:val="none" w:sz="0" w:space="0" w:color="auto"/>
            <w:right w:val="none" w:sz="0" w:space="0" w:color="auto"/>
          </w:divBdr>
        </w:div>
        <w:div w:id="170725637">
          <w:marLeft w:val="480"/>
          <w:marRight w:val="0"/>
          <w:marTop w:val="0"/>
          <w:marBottom w:val="0"/>
          <w:divBdr>
            <w:top w:val="none" w:sz="0" w:space="0" w:color="auto"/>
            <w:left w:val="none" w:sz="0" w:space="0" w:color="auto"/>
            <w:bottom w:val="none" w:sz="0" w:space="0" w:color="auto"/>
            <w:right w:val="none" w:sz="0" w:space="0" w:color="auto"/>
          </w:divBdr>
        </w:div>
        <w:div w:id="195508374">
          <w:marLeft w:val="480"/>
          <w:marRight w:val="0"/>
          <w:marTop w:val="0"/>
          <w:marBottom w:val="0"/>
          <w:divBdr>
            <w:top w:val="none" w:sz="0" w:space="0" w:color="auto"/>
            <w:left w:val="none" w:sz="0" w:space="0" w:color="auto"/>
            <w:bottom w:val="none" w:sz="0" w:space="0" w:color="auto"/>
            <w:right w:val="none" w:sz="0" w:space="0" w:color="auto"/>
          </w:divBdr>
        </w:div>
        <w:div w:id="201209883">
          <w:marLeft w:val="480"/>
          <w:marRight w:val="0"/>
          <w:marTop w:val="0"/>
          <w:marBottom w:val="0"/>
          <w:divBdr>
            <w:top w:val="none" w:sz="0" w:space="0" w:color="auto"/>
            <w:left w:val="none" w:sz="0" w:space="0" w:color="auto"/>
            <w:bottom w:val="none" w:sz="0" w:space="0" w:color="auto"/>
            <w:right w:val="none" w:sz="0" w:space="0" w:color="auto"/>
          </w:divBdr>
        </w:div>
        <w:div w:id="206140098">
          <w:marLeft w:val="480"/>
          <w:marRight w:val="0"/>
          <w:marTop w:val="0"/>
          <w:marBottom w:val="0"/>
          <w:divBdr>
            <w:top w:val="none" w:sz="0" w:space="0" w:color="auto"/>
            <w:left w:val="none" w:sz="0" w:space="0" w:color="auto"/>
            <w:bottom w:val="none" w:sz="0" w:space="0" w:color="auto"/>
            <w:right w:val="none" w:sz="0" w:space="0" w:color="auto"/>
          </w:divBdr>
        </w:div>
        <w:div w:id="234626947">
          <w:marLeft w:val="480"/>
          <w:marRight w:val="0"/>
          <w:marTop w:val="0"/>
          <w:marBottom w:val="0"/>
          <w:divBdr>
            <w:top w:val="none" w:sz="0" w:space="0" w:color="auto"/>
            <w:left w:val="none" w:sz="0" w:space="0" w:color="auto"/>
            <w:bottom w:val="none" w:sz="0" w:space="0" w:color="auto"/>
            <w:right w:val="none" w:sz="0" w:space="0" w:color="auto"/>
          </w:divBdr>
        </w:div>
        <w:div w:id="261383483">
          <w:marLeft w:val="480"/>
          <w:marRight w:val="0"/>
          <w:marTop w:val="0"/>
          <w:marBottom w:val="0"/>
          <w:divBdr>
            <w:top w:val="none" w:sz="0" w:space="0" w:color="auto"/>
            <w:left w:val="none" w:sz="0" w:space="0" w:color="auto"/>
            <w:bottom w:val="none" w:sz="0" w:space="0" w:color="auto"/>
            <w:right w:val="none" w:sz="0" w:space="0" w:color="auto"/>
          </w:divBdr>
        </w:div>
        <w:div w:id="311908049">
          <w:marLeft w:val="480"/>
          <w:marRight w:val="0"/>
          <w:marTop w:val="0"/>
          <w:marBottom w:val="0"/>
          <w:divBdr>
            <w:top w:val="none" w:sz="0" w:space="0" w:color="auto"/>
            <w:left w:val="none" w:sz="0" w:space="0" w:color="auto"/>
            <w:bottom w:val="none" w:sz="0" w:space="0" w:color="auto"/>
            <w:right w:val="none" w:sz="0" w:space="0" w:color="auto"/>
          </w:divBdr>
        </w:div>
        <w:div w:id="321857462">
          <w:marLeft w:val="480"/>
          <w:marRight w:val="0"/>
          <w:marTop w:val="0"/>
          <w:marBottom w:val="0"/>
          <w:divBdr>
            <w:top w:val="none" w:sz="0" w:space="0" w:color="auto"/>
            <w:left w:val="none" w:sz="0" w:space="0" w:color="auto"/>
            <w:bottom w:val="none" w:sz="0" w:space="0" w:color="auto"/>
            <w:right w:val="none" w:sz="0" w:space="0" w:color="auto"/>
          </w:divBdr>
        </w:div>
        <w:div w:id="324671822">
          <w:marLeft w:val="480"/>
          <w:marRight w:val="0"/>
          <w:marTop w:val="0"/>
          <w:marBottom w:val="0"/>
          <w:divBdr>
            <w:top w:val="none" w:sz="0" w:space="0" w:color="auto"/>
            <w:left w:val="none" w:sz="0" w:space="0" w:color="auto"/>
            <w:bottom w:val="none" w:sz="0" w:space="0" w:color="auto"/>
            <w:right w:val="none" w:sz="0" w:space="0" w:color="auto"/>
          </w:divBdr>
        </w:div>
        <w:div w:id="362561890">
          <w:marLeft w:val="480"/>
          <w:marRight w:val="0"/>
          <w:marTop w:val="0"/>
          <w:marBottom w:val="0"/>
          <w:divBdr>
            <w:top w:val="none" w:sz="0" w:space="0" w:color="auto"/>
            <w:left w:val="none" w:sz="0" w:space="0" w:color="auto"/>
            <w:bottom w:val="none" w:sz="0" w:space="0" w:color="auto"/>
            <w:right w:val="none" w:sz="0" w:space="0" w:color="auto"/>
          </w:divBdr>
        </w:div>
        <w:div w:id="387992236">
          <w:marLeft w:val="480"/>
          <w:marRight w:val="0"/>
          <w:marTop w:val="0"/>
          <w:marBottom w:val="0"/>
          <w:divBdr>
            <w:top w:val="none" w:sz="0" w:space="0" w:color="auto"/>
            <w:left w:val="none" w:sz="0" w:space="0" w:color="auto"/>
            <w:bottom w:val="none" w:sz="0" w:space="0" w:color="auto"/>
            <w:right w:val="none" w:sz="0" w:space="0" w:color="auto"/>
          </w:divBdr>
        </w:div>
        <w:div w:id="398676516">
          <w:marLeft w:val="480"/>
          <w:marRight w:val="0"/>
          <w:marTop w:val="0"/>
          <w:marBottom w:val="0"/>
          <w:divBdr>
            <w:top w:val="none" w:sz="0" w:space="0" w:color="auto"/>
            <w:left w:val="none" w:sz="0" w:space="0" w:color="auto"/>
            <w:bottom w:val="none" w:sz="0" w:space="0" w:color="auto"/>
            <w:right w:val="none" w:sz="0" w:space="0" w:color="auto"/>
          </w:divBdr>
        </w:div>
        <w:div w:id="423384591">
          <w:marLeft w:val="480"/>
          <w:marRight w:val="0"/>
          <w:marTop w:val="0"/>
          <w:marBottom w:val="0"/>
          <w:divBdr>
            <w:top w:val="none" w:sz="0" w:space="0" w:color="auto"/>
            <w:left w:val="none" w:sz="0" w:space="0" w:color="auto"/>
            <w:bottom w:val="none" w:sz="0" w:space="0" w:color="auto"/>
            <w:right w:val="none" w:sz="0" w:space="0" w:color="auto"/>
          </w:divBdr>
        </w:div>
        <w:div w:id="438064955">
          <w:marLeft w:val="480"/>
          <w:marRight w:val="0"/>
          <w:marTop w:val="0"/>
          <w:marBottom w:val="0"/>
          <w:divBdr>
            <w:top w:val="none" w:sz="0" w:space="0" w:color="auto"/>
            <w:left w:val="none" w:sz="0" w:space="0" w:color="auto"/>
            <w:bottom w:val="none" w:sz="0" w:space="0" w:color="auto"/>
            <w:right w:val="none" w:sz="0" w:space="0" w:color="auto"/>
          </w:divBdr>
        </w:div>
        <w:div w:id="454104605">
          <w:marLeft w:val="480"/>
          <w:marRight w:val="0"/>
          <w:marTop w:val="0"/>
          <w:marBottom w:val="0"/>
          <w:divBdr>
            <w:top w:val="none" w:sz="0" w:space="0" w:color="auto"/>
            <w:left w:val="none" w:sz="0" w:space="0" w:color="auto"/>
            <w:bottom w:val="none" w:sz="0" w:space="0" w:color="auto"/>
            <w:right w:val="none" w:sz="0" w:space="0" w:color="auto"/>
          </w:divBdr>
        </w:div>
        <w:div w:id="474102239">
          <w:marLeft w:val="480"/>
          <w:marRight w:val="0"/>
          <w:marTop w:val="0"/>
          <w:marBottom w:val="0"/>
          <w:divBdr>
            <w:top w:val="none" w:sz="0" w:space="0" w:color="auto"/>
            <w:left w:val="none" w:sz="0" w:space="0" w:color="auto"/>
            <w:bottom w:val="none" w:sz="0" w:space="0" w:color="auto"/>
            <w:right w:val="none" w:sz="0" w:space="0" w:color="auto"/>
          </w:divBdr>
        </w:div>
        <w:div w:id="511383322">
          <w:marLeft w:val="480"/>
          <w:marRight w:val="0"/>
          <w:marTop w:val="0"/>
          <w:marBottom w:val="0"/>
          <w:divBdr>
            <w:top w:val="none" w:sz="0" w:space="0" w:color="auto"/>
            <w:left w:val="none" w:sz="0" w:space="0" w:color="auto"/>
            <w:bottom w:val="none" w:sz="0" w:space="0" w:color="auto"/>
            <w:right w:val="none" w:sz="0" w:space="0" w:color="auto"/>
          </w:divBdr>
        </w:div>
        <w:div w:id="572858126">
          <w:marLeft w:val="480"/>
          <w:marRight w:val="0"/>
          <w:marTop w:val="0"/>
          <w:marBottom w:val="0"/>
          <w:divBdr>
            <w:top w:val="none" w:sz="0" w:space="0" w:color="auto"/>
            <w:left w:val="none" w:sz="0" w:space="0" w:color="auto"/>
            <w:bottom w:val="none" w:sz="0" w:space="0" w:color="auto"/>
            <w:right w:val="none" w:sz="0" w:space="0" w:color="auto"/>
          </w:divBdr>
        </w:div>
        <w:div w:id="589049544">
          <w:marLeft w:val="480"/>
          <w:marRight w:val="0"/>
          <w:marTop w:val="0"/>
          <w:marBottom w:val="0"/>
          <w:divBdr>
            <w:top w:val="none" w:sz="0" w:space="0" w:color="auto"/>
            <w:left w:val="none" w:sz="0" w:space="0" w:color="auto"/>
            <w:bottom w:val="none" w:sz="0" w:space="0" w:color="auto"/>
            <w:right w:val="none" w:sz="0" w:space="0" w:color="auto"/>
          </w:divBdr>
        </w:div>
        <w:div w:id="603152539">
          <w:marLeft w:val="480"/>
          <w:marRight w:val="0"/>
          <w:marTop w:val="0"/>
          <w:marBottom w:val="0"/>
          <w:divBdr>
            <w:top w:val="none" w:sz="0" w:space="0" w:color="auto"/>
            <w:left w:val="none" w:sz="0" w:space="0" w:color="auto"/>
            <w:bottom w:val="none" w:sz="0" w:space="0" w:color="auto"/>
            <w:right w:val="none" w:sz="0" w:space="0" w:color="auto"/>
          </w:divBdr>
        </w:div>
        <w:div w:id="648093127">
          <w:marLeft w:val="480"/>
          <w:marRight w:val="0"/>
          <w:marTop w:val="0"/>
          <w:marBottom w:val="0"/>
          <w:divBdr>
            <w:top w:val="none" w:sz="0" w:space="0" w:color="auto"/>
            <w:left w:val="none" w:sz="0" w:space="0" w:color="auto"/>
            <w:bottom w:val="none" w:sz="0" w:space="0" w:color="auto"/>
            <w:right w:val="none" w:sz="0" w:space="0" w:color="auto"/>
          </w:divBdr>
        </w:div>
        <w:div w:id="666716732">
          <w:marLeft w:val="480"/>
          <w:marRight w:val="0"/>
          <w:marTop w:val="0"/>
          <w:marBottom w:val="0"/>
          <w:divBdr>
            <w:top w:val="none" w:sz="0" w:space="0" w:color="auto"/>
            <w:left w:val="none" w:sz="0" w:space="0" w:color="auto"/>
            <w:bottom w:val="none" w:sz="0" w:space="0" w:color="auto"/>
            <w:right w:val="none" w:sz="0" w:space="0" w:color="auto"/>
          </w:divBdr>
        </w:div>
        <w:div w:id="723718875">
          <w:marLeft w:val="480"/>
          <w:marRight w:val="0"/>
          <w:marTop w:val="0"/>
          <w:marBottom w:val="0"/>
          <w:divBdr>
            <w:top w:val="none" w:sz="0" w:space="0" w:color="auto"/>
            <w:left w:val="none" w:sz="0" w:space="0" w:color="auto"/>
            <w:bottom w:val="none" w:sz="0" w:space="0" w:color="auto"/>
            <w:right w:val="none" w:sz="0" w:space="0" w:color="auto"/>
          </w:divBdr>
        </w:div>
        <w:div w:id="770975481">
          <w:marLeft w:val="480"/>
          <w:marRight w:val="0"/>
          <w:marTop w:val="0"/>
          <w:marBottom w:val="0"/>
          <w:divBdr>
            <w:top w:val="none" w:sz="0" w:space="0" w:color="auto"/>
            <w:left w:val="none" w:sz="0" w:space="0" w:color="auto"/>
            <w:bottom w:val="none" w:sz="0" w:space="0" w:color="auto"/>
            <w:right w:val="none" w:sz="0" w:space="0" w:color="auto"/>
          </w:divBdr>
        </w:div>
        <w:div w:id="814448005">
          <w:marLeft w:val="480"/>
          <w:marRight w:val="0"/>
          <w:marTop w:val="0"/>
          <w:marBottom w:val="0"/>
          <w:divBdr>
            <w:top w:val="none" w:sz="0" w:space="0" w:color="auto"/>
            <w:left w:val="none" w:sz="0" w:space="0" w:color="auto"/>
            <w:bottom w:val="none" w:sz="0" w:space="0" w:color="auto"/>
            <w:right w:val="none" w:sz="0" w:space="0" w:color="auto"/>
          </w:divBdr>
        </w:div>
        <w:div w:id="816998389">
          <w:marLeft w:val="480"/>
          <w:marRight w:val="0"/>
          <w:marTop w:val="0"/>
          <w:marBottom w:val="0"/>
          <w:divBdr>
            <w:top w:val="none" w:sz="0" w:space="0" w:color="auto"/>
            <w:left w:val="none" w:sz="0" w:space="0" w:color="auto"/>
            <w:bottom w:val="none" w:sz="0" w:space="0" w:color="auto"/>
            <w:right w:val="none" w:sz="0" w:space="0" w:color="auto"/>
          </w:divBdr>
        </w:div>
        <w:div w:id="836388583">
          <w:marLeft w:val="480"/>
          <w:marRight w:val="0"/>
          <w:marTop w:val="0"/>
          <w:marBottom w:val="0"/>
          <w:divBdr>
            <w:top w:val="none" w:sz="0" w:space="0" w:color="auto"/>
            <w:left w:val="none" w:sz="0" w:space="0" w:color="auto"/>
            <w:bottom w:val="none" w:sz="0" w:space="0" w:color="auto"/>
            <w:right w:val="none" w:sz="0" w:space="0" w:color="auto"/>
          </w:divBdr>
        </w:div>
        <w:div w:id="860779505">
          <w:marLeft w:val="480"/>
          <w:marRight w:val="0"/>
          <w:marTop w:val="0"/>
          <w:marBottom w:val="0"/>
          <w:divBdr>
            <w:top w:val="none" w:sz="0" w:space="0" w:color="auto"/>
            <w:left w:val="none" w:sz="0" w:space="0" w:color="auto"/>
            <w:bottom w:val="none" w:sz="0" w:space="0" w:color="auto"/>
            <w:right w:val="none" w:sz="0" w:space="0" w:color="auto"/>
          </w:divBdr>
        </w:div>
        <w:div w:id="869880331">
          <w:marLeft w:val="480"/>
          <w:marRight w:val="0"/>
          <w:marTop w:val="0"/>
          <w:marBottom w:val="0"/>
          <w:divBdr>
            <w:top w:val="none" w:sz="0" w:space="0" w:color="auto"/>
            <w:left w:val="none" w:sz="0" w:space="0" w:color="auto"/>
            <w:bottom w:val="none" w:sz="0" w:space="0" w:color="auto"/>
            <w:right w:val="none" w:sz="0" w:space="0" w:color="auto"/>
          </w:divBdr>
        </w:div>
        <w:div w:id="903568027">
          <w:marLeft w:val="480"/>
          <w:marRight w:val="0"/>
          <w:marTop w:val="0"/>
          <w:marBottom w:val="0"/>
          <w:divBdr>
            <w:top w:val="none" w:sz="0" w:space="0" w:color="auto"/>
            <w:left w:val="none" w:sz="0" w:space="0" w:color="auto"/>
            <w:bottom w:val="none" w:sz="0" w:space="0" w:color="auto"/>
            <w:right w:val="none" w:sz="0" w:space="0" w:color="auto"/>
          </w:divBdr>
        </w:div>
        <w:div w:id="906692943">
          <w:marLeft w:val="480"/>
          <w:marRight w:val="0"/>
          <w:marTop w:val="0"/>
          <w:marBottom w:val="0"/>
          <w:divBdr>
            <w:top w:val="none" w:sz="0" w:space="0" w:color="auto"/>
            <w:left w:val="none" w:sz="0" w:space="0" w:color="auto"/>
            <w:bottom w:val="none" w:sz="0" w:space="0" w:color="auto"/>
            <w:right w:val="none" w:sz="0" w:space="0" w:color="auto"/>
          </w:divBdr>
        </w:div>
        <w:div w:id="966010402">
          <w:marLeft w:val="480"/>
          <w:marRight w:val="0"/>
          <w:marTop w:val="0"/>
          <w:marBottom w:val="0"/>
          <w:divBdr>
            <w:top w:val="none" w:sz="0" w:space="0" w:color="auto"/>
            <w:left w:val="none" w:sz="0" w:space="0" w:color="auto"/>
            <w:bottom w:val="none" w:sz="0" w:space="0" w:color="auto"/>
            <w:right w:val="none" w:sz="0" w:space="0" w:color="auto"/>
          </w:divBdr>
        </w:div>
        <w:div w:id="978994285">
          <w:marLeft w:val="480"/>
          <w:marRight w:val="0"/>
          <w:marTop w:val="0"/>
          <w:marBottom w:val="0"/>
          <w:divBdr>
            <w:top w:val="none" w:sz="0" w:space="0" w:color="auto"/>
            <w:left w:val="none" w:sz="0" w:space="0" w:color="auto"/>
            <w:bottom w:val="none" w:sz="0" w:space="0" w:color="auto"/>
            <w:right w:val="none" w:sz="0" w:space="0" w:color="auto"/>
          </w:divBdr>
        </w:div>
      </w:divsChild>
    </w:div>
    <w:div w:id="350303861">
      <w:bodyDiv w:val="1"/>
      <w:marLeft w:val="0"/>
      <w:marRight w:val="0"/>
      <w:marTop w:val="0"/>
      <w:marBottom w:val="0"/>
      <w:divBdr>
        <w:top w:val="none" w:sz="0" w:space="0" w:color="auto"/>
        <w:left w:val="none" w:sz="0" w:space="0" w:color="auto"/>
        <w:bottom w:val="none" w:sz="0" w:space="0" w:color="auto"/>
        <w:right w:val="none" w:sz="0" w:space="0" w:color="auto"/>
      </w:divBdr>
    </w:div>
    <w:div w:id="350381646">
      <w:bodyDiv w:val="1"/>
      <w:marLeft w:val="0"/>
      <w:marRight w:val="0"/>
      <w:marTop w:val="0"/>
      <w:marBottom w:val="0"/>
      <w:divBdr>
        <w:top w:val="none" w:sz="0" w:space="0" w:color="auto"/>
        <w:left w:val="none" w:sz="0" w:space="0" w:color="auto"/>
        <w:bottom w:val="none" w:sz="0" w:space="0" w:color="auto"/>
        <w:right w:val="none" w:sz="0" w:space="0" w:color="auto"/>
      </w:divBdr>
      <w:divsChild>
        <w:div w:id="997149712">
          <w:marLeft w:val="0"/>
          <w:marRight w:val="0"/>
          <w:marTop w:val="0"/>
          <w:marBottom w:val="240"/>
          <w:divBdr>
            <w:top w:val="none" w:sz="0" w:space="0" w:color="auto"/>
            <w:left w:val="none" w:sz="0" w:space="0" w:color="auto"/>
            <w:bottom w:val="none" w:sz="0" w:space="0" w:color="auto"/>
            <w:right w:val="none" w:sz="0" w:space="0" w:color="auto"/>
          </w:divBdr>
        </w:div>
      </w:divsChild>
    </w:div>
    <w:div w:id="350686171">
      <w:bodyDiv w:val="1"/>
      <w:marLeft w:val="0"/>
      <w:marRight w:val="0"/>
      <w:marTop w:val="0"/>
      <w:marBottom w:val="0"/>
      <w:divBdr>
        <w:top w:val="none" w:sz="0" w:space="0" w:color="auto"/>
        <w:left w:val="none" w:sz="0" w:space="0" w:color="auto"/>
        <w:bottom w:val="none" w:sz="0" w:space="0" w:color="auto"/>
        <w:right w:val="none" w:sz="0" w:space="0" w:color="auto"/>
      </w:divBdr>
    </w:div>
    <w:div w:id="350686996">
      <w:bodyDiv w:val="1"/>
      <w:marLeft w:val="0"/>
      <w:marRight w:val="0"/>
      <w:marTop w:val="0"/>
      <w:marBottom w:val="0"/>
      <w:divBdr>
        <w:top w:val="none" w:sz="0" w:space="0" w:color="auto"/>
        <w:left w:val="none" w:sz="0" w:space="0" w:color="auto"/>
        <w:bottom w:val="none" w:sz="0" w:space="0" w:color="auto"/>
        <w:right w:val="none" w:sz="0" w:space="0" w:color="auto"/>
      </w:divBdr>
    </w:div>
    <w:div w:id="350959627">
      <w:bodyDiv w:val="1"/>
      <w:marLeft w:val="0"/>
      <w:marRight w:val="0"/>
      <w:marTop w:val="0"/>
      <w:marBottom w:val="0"/>
      <w:divBdr>
        <w:top w:val="none" w:sz="0" w:space="0" w:color="auto"/>
        <w:left w:val="none" w:sz="0" w:space="0" w:color="auto"/>
        <w:bottom w:val="none" w:sz="0" w:space="0" w:color="auto"/>
        <w:right w:val="none" w:sz="0" w:space="0" w:color="auto"/>
      </w:divBdr>
    </w:div>
    <w:div w:id="351761936">
      <w:bodyDiv w:val="1"/>
      <w:marLeft w:val="0"/>
      <w:marRight w:val="0"/>
      <w:marTop w:val="0"/>
      <w:marBottom w:val="0"/>
      <w:divBdr>
        <w:top w:val="none" w:sz="0" w:space="0" w:color="auto"/>
        <w:left w:val="none" w:sz="0" w:space="0" w:color="auto"/>
        <w:bottom w:val="none" w:sz="0" w:space="0" w:color="auto"/>
        <w:right w:val="none" w:sz="0" w:space="0" w:color="auto"/>
      </w:divBdr>
    </w:div>
    <w:div w:id="351959435">
      <w:bodyDiv w:val="1"/>
      <w:marLeft w:val="0"/>
      <w:marRight w:val="0"/>
      <w:marTop w:val="0"/>
      <w:marBottom w:val="0"/>
      <w:divBdr>
        <w:top w:val="none" w:sz="0" w:space="0" w:color="auto"/>
        <w:left w:val="none" w:sz="0" w:space="0" w:color="auto"/>
        <w:bottom w:val="none" w:sz="0" w:space="0" w:color="auto"/>
        <w:right w:val="none" w:sz="0" w:space="0" w:color="auto"/>
      </w:divBdr>
    </w:div>
    <w:div w:id="352194038">
      <w:bodyDiv w:val="1"/>
      <w:marLeft w:val="0"/>
      <w:marRight w:val="0"/>
      <w:marTop w:val="0"/>
      <w:marBottom w:val="0"/>
      <w:divBdr>
        <w:top w:val="none" w:sz="0" w:space="0" w:color="auto"/>
        <w:left w:val="none" w:sz="0" w:space="0" w:color="auto"/>
        <w:bottom w:val="none" w:sz="0" w:space="0" w:color="auto"/>
        <w:right w:val="none" w:sz="0" w:space="0" w:color="auto"/>
      </w:divBdr>
    </w:div>
    <w:div w:id="352460282">
      <w:bodyDiv w:val="1"/>
      <w:marLeft w:val="0"/>
      <w:marRight w:val="0"/>
      <w:marTop w:val="0"/>
      <w:marBottom w:val="0"/>
      <w:divBdr>
        <w:top w:val="none" w:sz="0" w:space="0" w:color="auto"/>
        <w:left w:val="none" w:sz="0" w:space="0" w:color="auto"/>
        <w:bottom w:val="none" w:sz="0" w:space="0" w:color="auto"/>
        <w:right w:val="none" w:sz="0" w:space="0" w:color="auto"/>
      </w:divBdr>
      <w:divsChild>
        <w:div w:id="100758728">
          <w:marLeft w:val="480"/>
          <w:marRight w:val="0"/>
          <w:marTop w:val="0"/>
          <w:marBottom w:val="0"/>
          <w:divBdr>
            <w:top w:val="none" w:sz="0" w:space="0" w:color="auto"/>
            <w:left w:val="none" w:sz="0" w:space="0" w:color="auto"/>
            <w:bottom w:val="none" w:sz="0" w:space="0" w:color="auto"/>
            <w:right w:val="none" w:sz="0" w:space="0" w:color="auto"/>
          </w:divBdr>
        </w:div>
        <w:div w:id="101921950">
          <w:marLeft w:val="480"/>
          <w:marRight w:val="0"/>
          <w:marTop w:val="0"/>
          <w:marBottom w:val="0"/>
          <w:divBdr>
            <w:top w:val="none" w:sz="0" w:space="0" w:color="auto"/>
            <w:left w:val="none" w:sz="0" w:space="0" w:color="auto"/>
            <w:bottom w:val="none" w:sz="0" w:space="0" w:color="auto"/>
            <w:right w:val="none" w:sz="0" w:space="0" w:color="auto"/>
          </w:divBdr>
        </w:div>
        <w:div w:id="143742242">
          <w:marLeft w:val="480"/>
          <w:marRight w:val="0"/>
          <w:marTop w:val="0"/>
          <w:marBottom w:val="0"/>
          <w:divBdr>
            <w:top w:val="none" w:sz="0" w:space="0" w:color="auto"/>
            <w:left w:val="none" w:sz="0" w:space="0" w:color="auto"/>
            <w:bottom w:val="none" w:sz="0" w:space="0" w:color="auto"/>
            <w:right w:val="none" w:sz="0" w:space="0" w:color="auto"/>
          </w:divBdr>
        </w:div>
        <w:div w:id="182670272">
          <w:marLeft w:val="480"/>
          <w:marRight w:val="0"/>
          <w:marTop w:val="0"/>
          <w:marBottom w:val="0"/>
          <w:divBdr>
            <w:top w:val="none" w:sz="0" w:space="0" w:color="auto"/>
            <w:left w:val="none" w:sz="0" w:space="0" w:color="auto"/>
            <w:bottom w:val="none" w:sz="0" w:space="0" w:color="auto"/>
            <w:right w:val="none" w:sz="0" w:space="0" w:color="auto"/>
          </w:divBdr>
        </w:div>
        <w:div w:id="191766194">
          <w:marLeft w:val="480"/>
          <w:marRight w:val="0"/>
          <w:marTop w:val="0"/>
          <w:marBottom w:val="0"/>
          <w:divBdr>
            <w:top w:val="none" w:sz="0" w:space="0" w:color="auto"/>
            <w:left w:val="none" w:sz="0" w:space="0" w:color="auto"/>
            <w:bottom w:val="none" w:sz="0" w:space="0" w:color="auto"/>
            <w:right w:val="none" w:sz="0" w:space="0" w:color="auto"/>
          </w:divBdr>
        </w:div>
        <w:div w:id="205414582">
          <w:marLeft w:val="480"/>
          <w:marRight w:val="0"/>
          <w:marTop w:val="0"/>
          <w:marBottom w:val="0"/>
          <w:divBdr>
            <w:top w:val="none" w:sz="0" w:space="0" w:color="auto"/>
            <w:left w:val="none" w:sz="0" w:space="0" w:color="auto"/>
            <w:bottom w:val="none" w:sz="0" w:space="0" w:color="auto"/>
            <w:right w:val="none" w:sz="0" w:space="0" w:color="auto"/>
          </w:divBdr>
        </w:div>
        <w:div w:id="221985596">
          <w:marLeft w:val="480"/>
          <w:marRight w:val="0"/>
          <w:marTop w:val="0"/>
          <w:marBottom w:val="0"/>
          <w:divBdr>
            <w:top w:val="none" w:sz="0" w:space="0" w:color="auto"/>
            <w:left w:val="none" w:sz="0" w:space="0" w:color="auto"/>
            <w:bottom w:val="none" w:sz="0" w:space="0" w:color="auto"/>
            <w:right w:val="none" w:sz="0" w:space="0" w:color="auto"/>
          </w:divBdr>
        </w:div>
        <w:div w:id="222714104">
          <w:marLeft w:val="480"/>
          <w:marRight w:val="0"/>
          <w:marTop w:val="0"/>
          <w:marBottom w:val="0"/>
          <w:divBdr>
            <w:top w:val="none" w:sz="0" w:space="0" w:color="auto"/>
            <w:left w:val="none" w:sz="0" w:space="0" w:color="auto"/>
            <w:bottom w:val="none" w:sz="0" w:space="0" w:color="auto"/>
            <w:right w:val="none" w:sz="0" w:space="0" w:color="auto"/>
          </w:divBdr>
        </w:div>
        <w:div w:id="224100263">
          <w:marLeft w:val="480"/>
          <w:marRight w:val="0"/>
          <w:marTop w:val="0"/>
          <w:marBottom w:val="0"/>
          <w:divBdr>
            <w:top w:val="none" w:sz="0" w:space="0" w:color="auto"/>
            <w:left w:val="none" w:sz="0" w:space="0" w:color="auto"/>
            <w:bottom w:val="none" w:sz="0" w:space="0" w:color="auto"/>
            <w:right w:val="none" w:sz="0" w:space="0" w:color="auto"/>
          </w:divBdr>
        </w:div>
        <w:div w:id="248925927">
          <w:marLeft w:val="480"/>
          <w:marRight w:val="0"/>
          <w:marTop w:val="0"/>
          <w:marBottom w:val="0"/>
          <w:divBdr>
            <w:top w:val="none" w:sz="0" w:space="0" w:color="auto"/>
            <w:left w:val="none" w:sz="0" w:space="0" w:color="auto"/>
            <w:bottom w:val="none" w:sz="0" w:space="0" w:color="auto"/>
            <w:right w:val="none" w:sz="0" w:space="0" w:color="auto"/>
          </w:divBdr>
        </w:div>
        <w:div w:id="296299110">
          <w:marLeft w:val="480"/>
          <w:marRight w:val="0"/>
          <w:marTop w:val="0"/>
          <w:marBottom w:val="0"/>
          <w:divBdr>
            <w:top w:val="none" w:sz="0" w:space="0" w:color="auto"/>
            <w:left w:val="none" w:sz="0" w:space="0" w:color="auto"/>
            <w:bottom w:val="none" w:sz="0" w:space="0" w:color="auto"/>
            <w:right w:val="none" w:sz="0" w:space="0" w:color="auto"/>
          </w:divBdr>
        </w:div>
        <w:div w:id="351954148">
          <w:marLeft w:val="480"/>
          <w:marRight w:val="0"/>
          <w:marTop w:val="0"/>
          <w:marBottom w:val="0"/>
          <w:divBdr>
            <w:top w:val="none" w:sz="0" w:space="0" w:color="auto"/>
            <w:left w:val="none" w:sz="0" w:space="0" w:color="auto"/>
            <w:bottom w:val="none" w:sz="0" w:space="0" w:color="auto"/>
            <w:right w:val="none" w:sz="0" w:space="0" w:color="auto"/>
          </w:divBdr>
        </w:div>
        <w:div w:id="384373034">
          <w:marLeft w:val="480"/>
          <w:marRight w:val="0"/>
          <w:marTop w:val="0"/>
          <w:marBottom w:val="0"/>
          <w:divBdr>
            <w:top w:val="none" w:sz="0" w:space="0" w:color="auto"/>
            <w:left w:val="none" w:sz="0" w:space="0" w:color="auto"/>
            <w:bottom w:val="none" w:sz="0" w:space="0" w:color="auto"/>
            <w:right w:val="none" w:sz="0" w:space="0" w:color="auto"/>
          </w:divBdr>
        </w:div>
        <w:div w:id="390470771">
          <w:marLeft w:val="480"/>
          <w:marRight w:val="0"/>
          <w:marTop w:val="0"/>
          <w:marBottom w:val="0"/>
          <w:divBdr>
            <w:top w:val="none" w:sz="0" w:space="0" w:color="auto"/>
            <w:left w:val="none" w:sz="0" w:space="0" w:color="auto"/>
            <w:bottom w:val="none" w:sz="0" w:space="0" w:color="auto"/>
            <w:right w:val="none" w:sz="0" w:space="0" w:color="auto"/>
          </w:divBdr>
        </w:div>
        <w:div w:id="420104328">
          <w:marLeft w:val="480"/>
          <w:marRight w:val="0"/>
          <w:marTop w:val="0"/>
          <w:marBottom w:val="0"/>
          <w:divBdr>
            <w:top w:val="none" w:sz="0" w:space="0" w:color="auto"/>
            <w:left w:val="none" w:sz="0" w:space="0" w:color="auto"/>
            <w:bottom w:val="none" w:sz="0" w:space="0" w:color="auto"/>
            <w:right w:val="none" w:sz="0" w:space="0" w:color="auto"/>
          </w:divBdr>
        </w:div>
        <w:div w:id="441460622">
          <w:marLeft w:val="480"/>
          <w:marRight w:val="0"/>
          <w:marTop w:val="0"/>
          <w:marBottom w:val="0"/>
          <w:divBdr>
            <w:top w:val="none" w:sz="0" w:space="0" w:color="auto"/>
            <w:left w:val="none" w:sz="0" w:space="0" w:color="auto"/>
            <w:bottom w:val="none" w:sz="0" w:space="0" w:color="auto"/>
            <w:right w:val="none" w:sz="0" w:space="0" w:color="auto"/>
          </w:divBdr>
        </w:div>
        <w:div w:id="468864622">
          <w:marLeft w:val="480"/>
          <w:marRight w:val="0"/>
          <w:marTop w:val="0"/>
          <w:marBottom w:val="0"/>
          <w:divBdr>
            <w:top w:val="none" w:sz="0" w:space="0" w:color="auto"/>
            <w:left w:val="none" w:sz="0" w:space="0" w:color="auto"/>
            <w:bottom w:val="none" w:sz="0" w:space="0" w:color="auto"/>
            <w:right w:val="none" w:sz="0" w:space="0" w:color="auto"/>
          </w:divBdr>
        </w:div>
        <w:div w:id="473790273">
          <w:marLeft w:val="480"/>
          <w:marRight w:val="0"/>
          <w:marTop w:val="0"/>
          <w:marBottom w:val="0"/>
          <w:divBdr>
            <w:top w:val="none" w:sz="0" w:space="0" w:color="auto"/>
            <w:left w:val="none" w:sz="0" w:space="0" w:color="auto"/>
            <w:bottom w:val="none" w:sz="0" w:space="0" w:color="auto"/>
            <w:right w:val="none" w:sz="0" w:space="0" w:color="auto"/>
          </w:divBdr>
        </w:div>
        <w:div w:id="474685161">
          <w:marLeft w:val="480"/>
          <w:marRight w:val="0"/>
          <w:marTop w:val="0"/>
          <w:marBottom w:val="0"/>
          <w:divBdr>
            <w:top w:val="none" w:sz="0" w:space="0" w:color="auto"/>
            <w:left w:val="none" w:sz="0" w:space="0" w:color="auto"/>
            <w:bottom w:val="none" w:sz="0" w:space="0" w:color="auto"/>
            <w:right w:val="none" w:sz="0" w:space="0" w:color="auto"/>
          </w:divBdr>
        </w:div>
        <w:div w:id="477461998">
          <w:marLeft w:val="480"/>
          <w:marRight w:val="0"/>
          <w:marTop w:val="0"/>
          <w:marBottom w:val="0"/>
          <w:divBdr>
            <w:top w:val="none" w:sz="0" w:space="0" w:color="auto"/>
            <w:left w:val="none" w:sz="0" w:space="0" w:color="auto"/>
            <w:bottom w:val="none" w:sz="0" w:space="0" w:color="auto"/>
            <w:right w:val="none" w:sz="0" w:space="0" w:color="auto"/>
          </w:divBdr>
        </w:div>
        <w:div w:id="519929040">
          <w:marLeft w:val="480"/>
          <w:marRight w:val="0"/>
          <w:marTop w:val="0"/>
          <w:marBottom w:val="0"/>
          <w:divBdr>
            <w:top w:val="none" w:sz="0" w:space="0" w:color="auto"/>
            <w:left w:val="none" w:sz="0" w:space="0" w:color="auto"/>
            <w:bottom w:val="none" w:sz="0" w:space="0" w:color="auto"/>
            <w:right w:val="none" w:sz="0" w:space="0" w:color="auto"/>
          </w:divBdr>
        </w:div>
        <w:div w:id="531576383">
          <w:marLeft w:val="480"/>
          <w:marRight w:val="0"/>
          <w:marTop w:val="0"/>
          <w:marBottom w:val="0"/>
          <w:divBdr>
            <w:top w:val="none" w:sz="0" w:space="0" w:color="auto"/>
            <w:left w:val="none" w:sz="0" w:space="0" w:color="auto"/>
            <w:bottom w:val="none" w:sz="0" w:space="0" w:color="auto"/>
            <w:right w:val="none" w:sz="0" w:space="0" w:color="auto"/>
          </w:divBdr>
        </w:div>
        <w:div w:id="533350075">
          <w:marLeft w:val="480"/>
          <w:marRight w:val="0"/>
          <w:marTop w:val="0"/>
          <w:marBottom w:val="0"/>
          <w:divBdr>
            <w:top w:val="none" w:sz="0" w:space="0" w:color="auto"/>
            <w:left w:val="none" w:sz="0" w:space="0" w:color="auto"/>
            <w:bottom w:val="none" w:sz="0" w:space="0" w:color="auto"/>
            <w:right w:val="none" w:sz="0" w:space="0" w:color="auto"/>
          </w:divBdr>
        </w:div>
        <w:div w:id="538014083">
          <w:marLeft w:val="480"/>
          <w:marRight w:val="0"/>
          <w:marTop w:val="0"/>
          <w:marBottom w:val="0"/>
          <w:divBdr>
            <w:top w:val="none" w:sz="0" w:space="0" w:color="auto"/>
            <w:left w:val="none" w:sz="0" w:space="0" w:color="auto"/>
            <w:bottom w:val="none" w:sz="0" w:space="0" w:color="auto"/>
            <w:right w:val="none" w:sz="0" w:space="0" w:color="auto"/>
          </w:divBdr>
        </w:div>
        <w:div w:id="545486687">
          <w:marLeft w:val="480"/>
          <w:marRight w:val="0"/>
          <w:marTop w:val="0"/>
          <w:marBottom w:val="0"/>
          <w:divBdr>
            <w:top w:val="none" w:sz="0" w:space="0" w:color="auto"/>
            <w:left w:val="none" w:sz="0" w:space="0" w:color="auto"/>
            <w:bottom w:val="none" w:sz="0" w:space="0" w:color="auto"/>
            <w:right w:val="none" w:sz="0" w:space="0" w:color="auto"/>
          </w:divBdr>
        </w:div>
        <w:div w:id="550461433">
          <w:marLeft w:val="480"/>
          <w:marRight w:val="0"/>
          <w:marTop w:val="0"/>
          <w:marBottom w:val="0"/>
          <w:divBdr>
            <w:top w:val="none" w:sz="0" w:space="0" w:color="auto"/>
            <w:left w:val="none" w:sz="0" w:space="0" w:color="auto"/>
            <w:bottom w:val="none" w:sz="0" w:space="0" w:color="auto"/>
            <w:right w:val="none" w:sz="0" w:space="0" w:color="auto"/>
          </w:divBdr>
        </w:div>
        <w:div w:id="550774225">
          <w:marLeft w:val="480"/>
          <w:marRight w:val="0"/>
          <w:marTop w:val="0"/>
          <w:marBottom w:val="0"/>
          <w:divBdr>
            <w:top w:val="none" w:sz="0" w:space="0" w:color="auto"/>
            <w:left w:val="none" w:sz="0" w:space="0" w:color="auto"/>
            <w:bottom w:val="none" w:sz="0" w:space="0" w:color="auto"/>
            <w:right w:val="none" w:sz="0" w:space="0" w:color="auto"/>
          </w:divBdr>
        </w:div>
        <w:div w:id="568465183">
          <w:marLeft w:val="480"/>
          <w:marRight w:val="0"/>
          <w:marTop w:val="0"/>
          <w:marBottom w:val="0"/>
          <w:divBdr>
            <w:top w:val="none" w:sz="0" w:space="0" w:color="auto"/>
            <w:left w:val="none" w:sz="0" w:space="0" w:color="auto"/>
            <w:bottom w:val="none" w:sz="0" w:space="0" w:color="auto"/>
            <w:right w:val="none" w:sz="0" w:space="0" w:color="auto"/>
          </w:divBdr>
        </w:div>
        <w:div w:id="570967061">
          <w:marLeft w:val="480"/>
          <w:marRight w:val="0"/>
          <w:marTop w:val="0"/>
          <w:marBottom w:val="0"/>
          <w:divBdr>
            <w:top w:val="none" w:sz="0" w:space="0" w:color="auto"/>
            <w:left w:val="none" w:sz="0" w:space="0" w:color="auto"/>
            <w:bottom w:val="none" w:sz="0" w:space="0" w:color="auto"/>
            <w:right w:val="none" w:sz="0" w:space="0" w:color="auto"/>
          </w:divBdr>
        </w:div>
        <w:div w:id="581529119">
          <w:marLeft w:val="480"/>
          <w:marRight w:val="0"/>
          <w:marTop w:val="0"/>
          <w:marBottom w:val="0"/>
          <w:divBdr>
            <w:top w:val="none" w:sz="0" w:space="0" w:color="auto"/>
            <w:left w:val="none" w:sz="0" w:space="0" w:color="auto"/>
            <w:bottom w:val="none" w:sz="0" w:space="0" w:color="auto"/>
            <w:right w:val="none" w:sz="0" w:space="0" w:color="auto"/>
          </w:divBdr>
        </w:div>
        <w:div w:id="586772934">
          <w:marLeft w:val="480"/>
          <w:marRight w:val="0"/>
          <w:marTop w:val="0"/>
          <w:marBottom w:val="0"/>
          <w:divBdr>
            <w:top w:val="none" w:sz="0" w:space="0" w:color="auto"/>
            <w:left w:val="none" w:sz="0" w:space="0" w:color="auto"/>
            <w:bottom w:val="none" w:sz="0" w:space="0" w:color="auto"/>
            <w:right w:val="none" w:sz="0" w:space="0" w:color="auto"/>
          </w:divBdr>
        </w:div>
        <w:div w:id="589431057">
          <w:marLeft w:val="480"/>
          <w:marRight w:val="0"/>
          <w:marTop w:val="0"/>
          <w:marBottom w:val="0"/>
          <w:divBdr>
            <w:top w:val="none" w:sz="0" w:space="0" w:color="auto"/>
            <w:left w:val="none" w:sz="0" w:space="0" w:color="auto"/>
            <w:bottom w:val="none" w:sz="0" w:space="0" w:color="auto"/>
            <w:right w:val="none" w:sz="0" w:space="0" w:color="auto"/>
          </w:divBdr>
        </w:div>
        <w:div w:id="603151297">
          <w:marLeft w:val="480"/>
          <w:marRight w:val="0"/>
          <w:marTop w:val="0"/>
          <w:marBottom w:val="0"/>
          <w:divBdr>
            <w:top w:val="none" w:sz="0" w:space="0" w:color="auto"/>
            <w:left w:val="none" w:sz="0" w:space="0" w:color="auto"/>
            <w:bottom w:val="none" w:sz="0" w:space="0" w:color="auto"/>
            <w:right w:val="none" w:sz="0" w:space="0" w:color="auto"/>
          </w:divBdr>
        </w:div>
        <w:div w:id="632715664">
          <w:marLeft w:val="480"/>
          <w:marRight w:val="0"/>
          <w:marTop w:val="0"/>
          <w:marBottom w:val="0"/>
          <w:divBdr>
            <w:top w:val="none" w:sz="0" w:space="0" w:color="auto"/>
            <w:left w:val="none" w:sz="0" w:space="0" w:color="auto"/>
            <w:bottom w:val="none" w:sz="0" w:space="0" w:color="auto"/>
            <w:right w:val="none" w:sz="0" w:space="0" w:color="auto"/>
          </w:divBdr>
        </w:div>
        <w:div w:id="649872878">
          <w:marLeft w:val="480"/>
          <w:marRight w:val="0"/>
          <w:marTop w:val="0"/>
          <w:marBottom w:val="0"/>
          <w:divBdr>
            <w:top w:val="none" w:sz="0" w:space="0" w:color="auto"/>
            <w:left w:val="none" w:sz="0" w:space="0" w:color="auto"/>
            <w:bottom w:val="none" w:sz="0" w:space="0" w:color="auto"/>
            <w:right w:val="none" w:sz="0" w:space="0" w:color="auto"/>
          </w:divBdr>
        </w:div>
        <w:div w:id="661156409">
          <w:marLeft w:val="480"/>
          <w:marRight w:val="0"/>
          <w:marTop w:val="0"/>
          <w:marBottom w:val="0"/>
          <w:divBdr>
            <w:top w:val="none" w:sz="0" w:space="0" w:color="auto"/>
            <w:left w:val="none" w:sz="0" w:space="0" w:color="auto"/>
            <w:bottom w:val="none" w:sz="0" w:space="0" w:color="auto"/>
            <w:right w:val="none" w:sz="0" w:space="0" w:color="auto"/>
          </w:divBdr>
        </w:div>
        <w:div w:id="668406841">
          <w:marLeft w:val="480"/>
          <w:marRight w:val="0"/>
          <w:marTop w:val="0"/>
          <w:marBottom w:val="0"/>
          <w:divBdr>
            <w:top w:val="none" w:sz="0" w:space="0" w:color="auto"/>
            <w:left w:val="none" w:sz="0" w:space="0" w:color="auto"/>
            <w:bottom w:val="none" w:sz="0" w:space="0" w:color="auto"/>
            <w:right w:val="none" w:sz="0" w:space="0" w:color="auto"/>
          </w:divBdr>
        </w:div>
        <w:div w:id="678703440">
          <w:marLeft w:val="480"/>
          <w:marRight w:val="0"/>
          <w:marTop w:val="0"/>
          <w:marBottom w:val="0"/>
          <w:divBdr>
            <w:top w:val="none" w:sz="0" w:space="0" w:color="auto"/>
            <w:left w:val="none" w:sz="0" w:space="0" w:color="auto"/>
            <w:bottom w:val="none" w:sz="0" w:space="0" w:color="auto"/>
            <w:right w:val="none" w:sz="0" w:space="0" w:color="auto"/>
          </w:divBdr>
        </w:div>
        <w:div w:id="680858651">
          <w:marLeft w:val="480"/>
          <w:marRight w:val="0"/>
          <w:marTop w:val="0"/>
          <w:marBottom w:val="0"/>
          <w:divBdr>
            <w:top w:val="none" w:sz="0" w:space="0" w:color="auto"/>
            <w:left w:val="none" w:sz="0" w:space="0" w:color="auto"/>
            <w:bottom w:val="none" w:sz="0" w:space="0" w:color="auto"/>
            <w:right w:val="none" w:sz="0" w:space="0" w:color="auto"/>
          </w:divBdr>
        </w:div>
        <w:div w:id="687953785">
          <w:marLeft w:val="480"/>
          <w:marRight w:val="0"/>
          <w:marTop w:val="0"/>
          <w:marBottom w:val="0"/>
          <w:divBdr>
            <w:top w:val="none" w:sz="0" w:space="0" w:color="auto"/>
            <w:left w:val="none" w:sz="0" w:space="0" w:color="auto"/>
            <w:bottom w:val="none" w:sz="0" w:space="0" w:color="auto"/>
            <w:right w:val="none" w:sz="0" w:space="0" w:color="auto"/>
          </w:divBdr>
        </w:div>
        <w:div w:id="692802995">
          <w:marLeft w:val="480"/>
          <w:marRight w:val="0"/>
          <w:marTop w:val="0"/>
          <w:marBottom w:val="0"/>
          <w:divBdr>
            <w:top w:val="none" w:sz="0" w:space="0" w:color="auto"/>
            <w:left w:val="none" w:sz="0" w:space="0" w:color="auto"/>
            <w:bottom w:val="none" w:sz="0" w:space="0" w:color="auto"/>
            <w:right w:val="none" w:sz="0" w:space="0" w:color="auto"/>
          </w:divBdr>
        </w:div>
        <w:div w:id="730885603">
          <w:marLeft w:val="480"/>
          <w:marRight w:val="0"/>
          <w:marTop w:val="0"/>
          <w:marBottom w:val="0"/>
          <w:divBdr>
            <w:top w:val="none" w:sz="0" w:space="0" w:color="auto"/>
            <w:left w:val="none" w:sz="0" w:space="0" w:color="auto"/>
            <w:bottom w:val="none" w:sz="0" w:space="0" w:color="auto"/>
            <w:right w:val="none" w:sz="0" w:space="0" w:color="auto"/>
          </w:divBdr>
        </w:div>
        <w:div w:id="740249210">
          <w:marLeft w:val="480"/>
          <w:marRight w:val="0"/>
          <w:marTop w:val="0"/>
          <w:marBottom w:val="0"/>
          <w:divBdr>
            <w:top w:val="none" w:sz="0" w:space="0" w:color="auto"/>
            <w:left w:val="none" w:sz="0" w:space="0" w:color="auto"/>
            <w:bottom w:val="none" w:sz="0" w:space="0" w:color="auto"/>
            <w:right w:val="none" w:sz="0" w:space="0" w:color="auto"/>
          </w:divBdr>
        </w:div>
        <w:div w:id="790591742">
          <w:marLeft w:val="480"/>
          <w:marRight w:val="0"/>
          <w:marTop w:val="0"/>
          <w:marBottom w:val="0"/>
          <w:divBdr>
            <w:top w:val="none" w:sz="0" w:space="0" w:color="auto"/>
            <w:left w:val="none" w:sz="0" w:space="0" w:color="auto"/>
            <w:bottom w:val="none" w:sz="0" w:space="0" w:color="auto"/>
            <w:right w:val="none" w:sz="0" w:space="0" w:color="auto"/>
          </w:divBdr>
        </w:div>
        <w:div w:id="822043211">
          <w:marLeft w:val="480"/>
          <w:marRight w:val="0"/>
          <w:marTop w:val="0"/>
          <w:marBottom w:val="0"/>
          <w:divBdr>
            <w:top w:val="none" w:sz="0" w:space="0" w:color="auto"/>
            <w:left w:val="none" w:sz="0" w:space="0" w:color="auto"/>
            <w:bottom w:val="none" w:sz="0" w:space="0" w:color="auto"/>
            <w:right w:val="none" w:sz="0" w:space="0" w:color="auto"/>
          </w:divBdr>
        </w:div>
        <w:div w:id="833029272">
          <w:marLeft w:val="480"/>
          <w:marRight w:val="0"/>
          <w:marTop w:val="0"/>
          <w:marBottom w:val="0"/>
          <w:divBdr>
            <w:top w:val="none" w:sz="0" w:space="0" w:color="auto"/>
            <w:left w:val="none" w:sz="0" w:space="0" w:color="auto"/>
            <w:bottom w:val="none" w:sz="0" w:space="0" w:color="auto"/>
            <w:right w:val="none" w:sz="0" w:space="0" w:color="auto"/>
          </w:divBdr>
        </w:div>
        <w:div w:id="860775945">
          <w:marLeft w:val="480"/>
          <w:marRight w:val="0"/>
          <w:marTop w:val="0"/>
          <w:marBottom w:val="0"/>
          <w:divBdr>
            <w:top w:val="none" w:sz="0" w:space="0" w:color="auto"/>
            <w:left w:val="none" w:sz="0" w:space="0" w:color="auto"/>
            <w:bottom w:val="none" w:sz="0" w:space="0" w:color="auto"/>
            <w:right w:val="none" w:sz="0" w:space="0" w:color="auto"/>
          </w:divBdr>
        </w:div>
        <w:div w:id="870918583">
          <w:marLeft w:val="480"/>
          <w:marRight w:val="0"/>
          <w:marTop w:val="0"/>
          <w:marBottom w:val="0"/>
          <w:divBdr>
            <w:top w:val="none" w:sz="0" w:space="0" w:color="auto"/>
            <w:left w:val="none" w:sz="0" w:space="0" w:color="auto"/>
            <w:bottom w:val="none" w:sz="0" w:space="0" w:color="auto"/>
            <w:right w:val="none" w:sz="0" w:space="0" w:color="auto"/>
          </w:divBdr>
        </w:div>
        <w:div w:id="910232879">
          <w:marLeft w:val="480"/>
          <w:marRight w:val="0"/>
          <w:marTop w:val="0"/>
          <w:marBottom w:val="0"/>
          <w:divBdr>
            <w:top w:val="none" w:sz="0" w:space="0" w:color="auto"/>
            <w:left w:val="none" w:sz="0" w:space="0" w:color="auto"/>
            <w:bottom w:val="none" w:sz="0" w:space="0" w:color="auto"/>
            <w:right w:val="none" w:sz="0" w:space="0" w:color="auto"/>
          </w:divBdr>
        </w:div>
        <w:div w:id="915894149">
          <w:marLeft w:val="480"/>
          <w:marRight w:val="0"/>
          <w:marTop w:val="0"/>
          <w:marBottom w:val="0"/>
          <w:divBdr>
            <w:top w:val="none" w:sz="0" w:space="0" w:color="auto"/>
            <w:left w:val="none" w:sz="0" w:space="0" w:color="auto"/>
            <w:bottom w:val="none" w:sz="0" w:space="0" w:color="auto"/>
            <w:right w:val="none" w:sz="0" w:space="0" w:color="auto"/>
          </w:divBdr>
        </w:div>
        <w:div w:id="918907620">
          <w:marLeft w:val="480"/>
          <w:marRight w:val="0"/>
          <w:marTop w:val="0"/>
          <w:marBottom w:val="0"/>
          <w:divBdr>
            <w:top w:val="none" w:sz="0" w:space="0" w:color="auto"/>
            <w:left w:val="none" w:sz="0" w:space="0" w:color="auto"/>
            <w:bottom w:val="none" w:sz="0" w:space="0" w:color="auto"/>
            <w:right w:val="none" w:sz="0" w:space="0" w:color="auto"/>
          </w:divBdr>
        </w:div>
        <w:div w:id="934555783">
          <w:marLeft w:val="480"/>
          <w:marRight w:val="0"/>
          <w:marTop w:val="0"/>
          <w:marBottom w:val="0"/>
          <w:divBdr>
            <w:top w:val="none" w:sz="0" w:space="0" w:color="auto"/>
            <w:left w:val="none" w:sz="0" w:space="0" w:color="auto"/>
            <w:bottom w:val="none" w:sz="0" w:space="0" w:color="auto"/>
            <w:right w:val="none" w:sz="0" w:space="0" w:color="auto"/>
          </w:divBdr>
        </w:div>
        <w:div w:id="964384000">
          <w:marLeft w:val="480"/>
          <w:marRight w:val="0"/>
          <w:marTop w:val="0"/>
          <w:marBottom w:val="0"/>
          <w:divBdr>
            <w:top w:val="none" w:sz="0" w:space="0" w:color="auto"/>
            <w:left w:val="none" w:sz="0" w:space="0" w:color="auto"/>
            <w:bottom w:val="none" w:sz="0" w:space="0" w:color="auto"/>
            <w:right w:val="none" w:sz="0" w:space="0" w:color="auto"/>
          </w:divBdr>
        </w:div>
        <w:div w:id="997029213">
          <w:marLeft w:val="480"/>
          <w:marRight w:val="0"/>
          <w:marTop w:val="0"/>
          <w:marBottom w:val="0"/>
          <w:divBdr>
            <w:top w:val="none" w:sz="0" w:space="0" w:color="auto"/>
            <w:left w:val="none" w:sz="0" w:space="0" w:color="auto"/>
            <w:bottom w:val="none" w:sz="0" w:space="0" w:color="auto"/>
            <w:right w:val="none" w:sz="0" w:space="0" w:color="auto"/>
          </w:divBdr>
        </w:div>
      </w:divsChild>
    </w:div>
    <w:div w:id="352999997">
      <w:bodyDiv w:val="1"/>
      <w:marLeft w:val="0"/>
      <w:marRight w:val="0"/>
      <w:marTop w:val="0"/>
      <w:marBottom w:val="0"/>
      <w:divBdr>
        <w:top w:val="none" w:sz="0" w:space="0" w:color="auto"/>
        <w:left w:val="none" w:sz="0" w:space="0" w:color="auto"/>
        <w:bottom w:val="none" w:sz="0" w:space="0" w:color="auto"/>
        <w:right w:val="none" w:sz="0" w:space="0" w:color="auto"/>
      </w:divBdr>
    </w:div>
    <w:div w:id="353265996">
      <w:bodyDiv w:val="1"/>
      <w:marLeft w:val="0"/>
      <w:marRight w:val="0"/>
      <w:marTop w:val="0"/>
      <w:marBottom w:val="0"/>
      <w:divBdr>
        <w:top w:val="none" w:sz="0" w:space="0" w:color="auto"/>
        <w:left w:val="none" w:sz="0" w:space="0" w:color="auto"/>
        <w:bottom w:val="none" w:sz="0" w:space="0" w:color="auto"/>
        <w:right w:val="none" w:sz="0" w:space="0" w:color="auto"/>
      </w:divBdr>
    </w:div>
    <w:div w:id="353457602">
      <w:bodyDiv w:val="1"/>
      <w:marLeft w:val="0"/>
      <w:marRight w:val="0"/>
      <w:marTop w:val="0"/>
      <w:marBottom w:val="0"/>
      <w:divBdr>
        <w:top w:val="none" w:sz="0" w:space="0" w:color="auto"/>
        <w:left w:val="none" w:sz="0" w:space="0" w:color="auto"/>
        <w:bottom w:val="none" w:sz="0" w:space="0" w:color="auto"/>
        <w:right w:val="none" w:sz="0" w:space="0" w:color="auto"/>
      </w:divBdr>
    </w:div>
    <w:div w:id="353698251">
      <w:bodyDiv w:val="1"/>
      <w:marLeft w:val="0"/>
      <w:marRight w:val="0"/>
      <w:marTop w:val="0"/>
      <w:marBottom w:val="0"/>
      <w:divBdr>
        <w:top w:val="none" w:sz="0" w:space="0" w:color="auto"/>
        <w:left w:val="none" w:sz="0" w:space="0" w:color="auto"/>
        <w:bottom w:val="none" w:sz="0" w:space="0" w:color="auto"/>
        <w:right w:val="none" w:sz="0" w:space="0" w:color="auto"/>
      </w:divBdr>
    </w:div>
    <w:div w:id="353843572">
      <w:bodyDiv w:val="1"/>
      <w:marLeft w:val="0"/>
      <w:marRight w:val="0"/>
      <w:marTop w:val="0"/>
      <w:marBottom w:val="0"/>
      <w:divBdr>
        <w:top w:val="none" w:sz="0" w:space="0" w:color="auto"/>
        <w:left w:val="none" w:sz="0" w:space="0" w:color="auto"/>
        <w:bottom w:val="none" w:sz="0" w:space="0" w:color="auto"/>
        <w:right w:val="none" w:sz="0" w:space="0" w:color="auto"/>
      </w:divBdr>
    </w:div>
    <w:div w:id="353845721">
      <w:bodyDiv w:val="1"/>
      <w:marLeft w:val="0"/>
      <w:marRight w:val="0"/>
      <w:marTop w:val="0"/>
      <w:marBottom w:val="0"/>
      <w:divBdr>
        <w:top w:val="none" w:sz="0" w:space="0" w:color="auto"/>
        <w:left w:val="none" w:sz="0" w:space="0" w:color="auto"/>
        <w:bottom w:val="none" w:sz="0" w:space="0" w:color="auto"/>
        <w:right w:val="none" w:sz="0" w:space="0" w:color="auto"/>
      </w:divBdr>
      <w:divsChild>
        <w:div w:id="3559338">
          <w:marLeft w:val="480"/>
          <w:marRight w:val="0"/>
          <w:marTop w:val="0"/>
          <w:marBottom w:val="0"/>
          <w:divBdr>
            <w:top w:val="none" w:sz="0" w:space="0" w:color="auto"/>
            <w:left w:val="none" w:sz="0" w:space="0" w:color="auto"/>
            <w:bottom w:val="none" w:sz="0" w:space="0" w:color="auto"/>
            <w:right w:val="none" w:sz="0" w:space="0" w:color="auto"/>
          </w:divBdr>
        </w:div>
        <w:div w:id="24671651">
          <w:marLeft w:val="480"/>
          <w:marRight w:val="0"/>
          <w:marTop w:val="0"/>
          <w:marBottom w:val="0"/>
          <w:divBdr>
            <w:top w:val="none" w:sz="0" w:space="0" w:color="auto"/>
            <w:left w:val="none" w:sz="0" w:space="0" w:color="auto"/>
            <w:bottom w:val="none" w:sz="0" w:space="0" w:color="auto"/>
            <w:right w:val="none" w:sz="0" w:space="0" w:color="auto"/>
          </w:divBdr>
        </w:div>
        <w:div w:id="90247267">
          <w:marLeft w:val="480"/>
          <w:marRight w:val="0"/>
          <w:marTop w:val="0"/>
          <w:marBottom w:val="0"/>
          <w:divBdr>
            <w:top w:val="none" w:sz="0" w:space="0" w:color="auto"/>
            <w:left w:val="none" w:sz="0" w:space="0" w:color="auto"/>
            <w:bottom w:val="none" w:sz="0" w:space="0" w:color="auto"/>
            <w:right w:val="none" w:sz="0" w:space="0" w:color="auto"/>
          </w:divBdr>
        </w:div>
        <w:div w:id="127936007">
          <w:marLeft w:val="480"/>
          <w:marRight w:val="0"/>
          <w:marTop w:val="0"/>
          <w:marBottom w:val="0"/>
          <w:divBdr>
            <w:top w:val="none" w:sz="0" w:space="0" w:color="auto"/>
            <w:left w:val="none" w:sz="0" w:space="0" w:color="auto"/>
            <w:bottom w:val="none" w:sz="0" w:space="0" w:color="auto"/>
            <w:right w:val="none" w:sz="0" w:space="0" w:color="auto"/>
          </w:divBdr>
        </w:div>
        <w:div w:id="161703327">
          <w:marLeft w:val="480"/>
          <w:marRight w:val="0"/>
          <w:marTop w:val="0"/>
          <w:marBottom w:val="0"/>
          <w:divBdr>
            <w:top w:val="none" w:sz="0" w:space="0" w:color="auto"/>
            <w:left w:val="none" w:sz="0" w:space="0" w:color="auto"/>
            <w:bottom w:val="none" w:sz="0" w:space="0" w:color="auto"/>
            <w:right w:val="none" w:sz="0" w:space="0" w:color="auto"/>
          </w:divBdr>
        </w:div>
        <w:div w:id="228812900">
          <w:marLeft w:val="480"/>
          <w:marRight w:val="0"/>
          <w:marTop w:val="0"/>
          <w:marBottom w:val="0"/>
          <w:divBdr>
            <w:top w:val="none" w:sz="0" w:space="0" w:color="auto"/>
            <w:left w:val="none" w:sz="0" w:space="0" w:color="auto"/>
            <w:bottom w:val="none" w:sz="0" w:space="0" w:color="auto"/>
            <w:right w:val="none" w:sz="0" w:space="0" w:color="auto"/>
          </w:divBdr>
        </w:div>
        <w:div w:id="229855149">
          <w:marLeft w:val="480"/>
          <w:marRight w:val="0"/>
          <w:marTop w:val="0"/>
          <w:marBottom w:val="0"/>
          <w:divBdr>
            <w:top w:val="none" w:sz="0" w:space="0" w:color="auto"/>
            <w:left w:val="none" w:sz="0" w:space="0" w:color="auto"/>
            <w:bottom w:val="none" w:sz="0" w:space="0" w:color="auto"/>
            <w:right w:val="none" w:sz="0" w:space="0" w:color="auto"/>
          </w:divBdr>
        </w:div>
        <w:div w:id="274947871">
          <w:marLeft w:val="480"/>
          <w:marRight w:val="0"/>
          <w:marTop w:val="0"/>
          <w:marBottom w:val="0"/>
          <w:divBdr>
            <w:top w:val="none" w:sz="0" w:space="0" w:color="auto"/>
            <w:left w:val="none" w:sz="0" w:space="0" w:color="auto"/>
            <w:bottom w:val="none" w:sz="0" w:space="0" w:color="auto"/>
            <w:right w:val="none" w:sz="0" w:space="0" w:color="auto"/>
          </w:divBdr>
        </w:div>
        <w:div w:id="345862979">
          <w:marLeft w:val="480"/>
          <w:marRight w:val="0"/>
          <w:marTop w:val="0"/>
          <w:marBottom w:val="0"/>
          <w:divBdr>
            <w:top w:val="none" w:sz="0" w:space="0" w:color="auto"/>
            <w:left w:val="none" w:sz="0" w:space="0" w:color="auto"/>
            <w:bottom w:val="none" w:sz="0" w:space="0" w:color="auto"/>
            <w:right w:val="none" w:sz="0" w:space="0" w:color="auto"/>
          </w:divBdr>
        </w:div>
        <w:div w:id="396825703">
          <w:marLeft w:val="480"/>
          <w:marRight w:val="0"/>
          <w:marTop w:val="0"/>
          <w:marBottom w:val="0"/>
          <w:divBdr>
            <w:top w:val="none" w:sz="0" w:space="0" w:color="auto"/>
            <w:left w:val="none" w:sz="0" w:space="0" w:color="auto"/>
            <w:bottom w:val="none" w:sz="0" w:space="0" w:color="auto"/>
            <w:right w:val="none" w:sz="0" w:space="0" w:color="auto"/>
          </w:divBdr>
        </w:div>
        <w:div w:id="458259286">
          <w:marLeft w:val="480"/>
          <w:marRight w:val="0"/>
          <w:marTop w:val="0"/>
          <w:marBottom w:val="0"/>
          <w:divBdr>
            <w:top w:val="none" w:sz="0" w:space="0" w:color="auto"/>
            <w:left w:val="none" w:sz="0" w:space="0" w:color="auto"/>
            <w:bottom w:val="none" w:sz="0" w:space="0" w:color="auto"/>
            <w:right w:val="none" w:sz="0" w:space="0" w:color="auto"/>
          </w:divBdr>
        </w:div>
        <w:div w:id="503055864">
          <w:marLeft w:val="480"/>
          <w:marRight w:val="0"/>
          <w:marTop w:val="0"/>
          <w:marBottom w:val="0"/>
          <w:divBdr>
            <w:top w:val="none" w:sz="0" w:space="0" w:color="auto"/>
            <w:left w:val="none" w:sz="0" w:space="0" w:color="auto"/>
            <w:bottom w:val="none" w:sz="0" w:space="0" w:color="auto"/>
            <w:right w:val="none" w:sz="0" w:space="0" w:color="auto"/>
          </w:divBdr>
        </w:div>
        <w:div w:id="523715216">
          <w:marLeft w:val="480"/>
          <w:marRight w:val="0"/>
          <w:marTop w:val="0"/>
          <w:marBottom w:val="0"/>
          <w:divBdr>
            <w:top w:val="none" w:sz="0" w:space="0" w:color="auto"/>
            <w:left w:val="none" w:sz="0" w:space="0" w:color="auto"/>
            <w:bottom w:val="none" w:sz="0" w:space="0" w:color="auto"/>
            <w:right w:val="none" w:sz="0" w:space="0" w:color="auto"/>
          </w:divBdr>
        </w:div>
        <w:div w:id="575824741">
          <w:marLeft w:val="480"/>
          <w:marRight w:val="0"/>
          <w:marTop w:val="0"/>
          <w:marBottom w:val="0"/>
          <w:divBdr>
            <w:top w:val="none" w:sz="0" w:space="0" w:color="auto"/>
            <w:left w:val="none" w:sz="0" w:space="0" w:color="auto"/>
            <w:bottom w:val="none" w:sz="0" w:space="0" w:color="auto"/>
            <w:right w:val="none" w:sz="0" w:space="0" w:color="auto"/>
          </w:divBdr>
        </w:div>
        <w:div w:id="598415167">
          <w:marLeft w:val="480"/>
          <w:marRight w:val="0"/>
          <w:marTop w:val="0"/>
          <w:marBottom w:val="0"/>
          <w:divBdr>
            <w:top w:val="none" w:sz="0" w:space="0" w:color="auto"/>
            <w:left w:val="none" w:sz="0" w:space="0" w:color="auto"/>
            <w:bottom w:val="none" w:sz="0" w:space="0" w:color="auto"/>
            <w:right w:val="none" w:sz="0" w:space="0" w:color="auto"/>
          </w:divBdr>
        </w:div>
        <w:div w:id="624501533">
          <w:marLeft w:val="480"/>
          <w:marRight w:val="0"/>
          <w:marTop w:val="0"/>
          <w:marBottom w:val="0"/>
          <w:divBdr>
            <w:top w:val="none" w:sz="0" w:space="0" w:color="auto"/>
            <w:left w:val="none" w:sz="0" w:space="0" w:color="auto"/>
            <w:bottom w:val="none" w:sz="0" w:space="0" w:color="auto"/>
            <w:right w:val="none" w:sz="0" w:space="0" w:color="auto"/>
          </w:divBdr>
        </w:div>
        <w:div w:id="807094448">
          <w:marLeft w:val="480"/>
          <w:marRight w:val="0"/>
          <w:marTop w:val="0"/>
          <w:marBottom w:val="0"/>
          <w:divBdr>
            <w:top w:val="none" w:sz="0" w:space="0" w:color="auto"/>
            <w:left w:val="none" w:sz="0" w:space="0" w:color="auto"/>
            <w:bottom w:val="none" w:sz="0" w:space="0" w:color="auto"/>
            <w:right w:val="none" w:sz="0" w:space="0" w:color="auto"/>
          </w:divBdr>
        </w:div>
        <w:div w:id="852185037">
          <w:marLeft w:val="480"/>
          <w:marRight w:val="0"/>
          <w:marTop w:val="0"/>
          <w:marBottom w:val="0"/>
          <w:divBdr>
            <w:top w:val="none" w:sz="0" w:space="0" w:color="auto"/>
            <w:left w:val="none" w:sz="0" w:space="0" w:color="auto"/>
            <w:bottom w:val="none" w:sz="0" w:space="0" w:color="auto"/>
            <w:right w:val="none" w:sz="0" w:space="0" w:color="auto"/>
          </w:divBdr>
        </w:div>
        <w:div w:id="909925516">
          <w:marLeft w:val="480"/>
          <w:marRight w:val="0"/>
          <w:marTop w:val="0"/>
          <w:marBottom w:val="0"/>
          <w:divBdr>
            <w:top w:val="none" w:sz="0" w:space="0" w:color="auto"/>
            <w:left w:val="none" w:sz="0" w:space="0" w:color="auto"/>
            <w:bottom w:val="none" w:sz="0" w:space="0" w:color="auto"/>
            <w:right w:val="none" w:sz="0" w:space="0" w:color="auto"/>
          </w:divBdr>
        </w:div>
        <w:div w:id="979578967">
          <w:marLeft w:val="480"/>
          <w:marRight w:val="0"/>
          <w:marTop w:val="0"/>
          <w:marBottom w:val="0"/>
          <w:divBdr>
            <w:top w:val="none" w:sz="0" w:space="0" w:color="auto"/>
            <w:left w:val="none" w:sz="0" w:space="0" w:color="auto"/>
            <w:bottom w:val="none" w:sz="0" w:space="0" w:color="auto"/>
            <w:right w:val="none" w:sz="0" w:space="0" w:color="auto"/>
          </w:divBdr>
        </w:div>
        <w:div w:id="1009913023">
          <w:marLeft w:val="480"/>
          <w:marRight w:val="0"/>
          <w:marTop w:val="0"/>
          <w:marBottom w:val="0"/>
          <w:divBdr>
            <w:top w:val="none" w:sz="0" w:space="0" w:color="auto"/>
            <w:left w:val="none" w:sz="0" w:space="0" w:color="auto"/>
            <w:bottom w:val="none" w:sz="0" w:space="0" w:color="auto"/>
            <w:right w:val="none" w:sz="0" w:space="0" w:color="auto"/>
          </w:divBdr>
        </w:div>
        <w:div w:id="1017347605">
          <w:marLeft w:val="480"/>
          <w:marRight w:val="0"/>
          <w:marTop w:val="0"/>
          <w:marBottom w:val="0"/>
          <w:divBdr>
            <w:top w:val="none" w:sz="0" w:space="0" w:color="auto"/>
            <w:left w:val="none" w:sz="0" w:space="0" w:color="auto"/>
            <w:bottom w:val="none" w:sz="0" w:space="0" w:color="auto"/>
            <w:right w:val="none" w:sz="0" w:space="0" w:color="auto"/>
          </w:divBdr>
        </w:div>
      </w:divsChild>
    </w:div>
    <w:div w:id="353961163">
      <w:bodyDiv w:val="1"/>
      <w:marLeft w:val="0"/>
      <w:marRight w:val="0"/>
      <w:marTop w:val="0"/>
      <w:marBottom w:val="0"/>
      <w:divBdr>
        <w:top w:val="none" w:sz="0" w:space="0" w:color="auto"/>
        <w:left w:val="none" w:sz="0" w:space="0" w:color="auto"/>
        <w:bottom w:val="none" w:sz="0" w:space="0" w:color="auto"/>
        <w:right w:val="none" w:sz="0" w:space="0" w:color="auto"/>
      </w:divBdr>
    </w:div>
    <w:div w:id="354381674">
      <w:bodyDiv w:val="1"/>
      <w:marLeft w:val="0"/>
      <w:marRight w:val="0"/>
      <w:marTop w:val="0"/>
      <w:marBottom w:val="0"/>
      <w:divBdr>
        <w:top w:val="none" w:sz="0" w:space="0" w:color="auto"/>
        <w:left w:val="none" w:sz="0" w:space="0" w:color="auto"/>
        <w:bottom w:val="none" w:sz="0" w:space="0" w:color="auto"/>
        <w:right w:val="none" w:sz="0" w:space="0" w:color="auto"/>
      </w:divBdr>
    </w:div>
    <w:div w:id="354696043">
      <w:bodyDiv w:val="1"/>
      <w:marLeft w:val="0"/>
      <w:marRight w:val="0"/>
      <w:marTop w:val="0"/>
      <w:marBottom w:val="0"/>
      <w:divBdr>
        <w:top w:val="none" w:sz="0" w:space="0" w:color="auto"/>
        <w:left w:val="none" w:sz="0" w:space="0" w:color="auto"/>
        <w:bottom w:val="none" w:sz="0" w:space="0" w:color="auto"/>
        <w:right w:val="none" w:sz="0" w:space="0" w:color="auto"/>
      </w:divBdr>
    </w:div>
    <w:div w:id="354700742">
      <w:bodyDiv w:val="1"/>
      <w:marLeft w:val="0"/>
      <w:marRight w:val="0"/>
      <w:marTop w:val="0"/>
      <w:marBottom w:val="0"/>
      <w:divBdr>
        <w:top w:val="none" w:sz="0" w:space="0" w:color="auto"/>
        <w:left w:val="none" w:sz="0" w:space="0" w:color="auto"/>
        <w:bottom w:val="none" w:sz="0" w:space="0" w:color="auto"/>
        <w:right w:val="none" w:sz="0" w:space="0" w:color="auto"/>
      </w:divBdr>
    </w:div>
    <w:div w:id="355035317">
      <w:bodyDiv w:val="1"/>
      <w:marLeft w:val="0"/>
      <w:marRight w:val="0"/>
      <w:marTop w:val="0"/>
      <w:marBottom w:val="0"/>
      <w:divBdr>
        <w:top w:val="none" w:sz="0" w:space="0" w:color="auto"/>
        <w:left w:val="none" w:sz="0" w:space="0" w:color="auto"/>
        <w:bottom w:val="none" w:sz="0" w:space="0" w:color="auto"/>
        <w:right w:val="none" w:sz="0" w:space="0" w:color="auto"/>
      </w:divBdr>
    </w:div>
    <w:div w:id="355234790">
      <w:bodyDiv w:val="1"/>
      <w:marLeft w:val="0"/>
      <w:marRight w:val="0"/>
      <w:marTop w:val="0"/>
      <w:marBottom w:val="0"/>
      <w:divBdr>
        <w:top w:val="none" w:sz="0" w:space="0" w:color="auto"/>
        <w:left w:val="none" w:sz="0" w:space="0" w:color="auto"/>
        <w:bottom w:val="none" w:sz="0" w:space="0" w:color="auto"/>
        <w:right w:val="none" w:sz="0" w:space="0" w:color="auto"/>
      </w:divBdr>
    </w:div>
    <w:div w:id="355426151">
      <w:bodyDiv w:val="1"/>
      <w:marLeft w:val="0"/>
      <w:marRight w:val="0"/>
      <w:marTop w:val="0"/>
      <w:marBottom w:val="0"/>
      <w:divBdr>
        <w:top w:val="none" w:sz="0" w:space="0" w:color="auto"/>
        <w:left w:val="none" w:sz="0" w:space="0" w:color="auto"/>
        <w:bottom w:val="none" w:sz="0" w:space="0" w:color="auto"/>
        <w:right w:val="none" w:sz="0" w:space="0" w:color="auto"/>
      </w:divBdr>
    </w:div>
    <w:div w:id="355545841">
      <w:bodyDiv w:val="1"/>
      <w:marLeft w:val="0"/>
      <w:marRight w:val="0"/>
      <w:marTop w:val="0"/>
      <w:marBottom w:val="0"/>
      <w:divBdr>
        <w:top w:val="none" w:sz="0" w:space="0" w:color="auto"/>
        <w:left w:val="none" w:sz="0" w:space="0" w:color="auto"/>
        <w:bottom w:val="none" w:sz="0" w:space="0" w:color="auto"/>
        <w:right w:val="none" w:sz="0" w:space="0" w:color="auto"/>
      </w:divBdr>
    </w:div>
    <w:div w:id="355814931">
      <w:bodyDiv w:val="1"/>
      <w:marLeft w:val="0"/>
      <w:marRight w:val="0"/>
      <w:marTop w:val="0"/>
      <w:marBottom w:val="0"/>
      <w:divBdr>
        <w:top w:val="none" w:sz="0" w:space="0" w:color="auto"/>
        <w:left w:val="none" w:sz="0" w:space="0" w:color="auto"/>
        <w:bottom w:val="none" w:sz="0" w:space="0" w:color="auto"/>
        <w:right w:val="none" w:sz="0" w:space="0" w:color="auto"/>
      </w:divBdr>
    </w:div>
    <w:div w:id="355926552">
      <w:bodyDiv w:val="1"/>
      <w:marLeft w:val="0"/>
      <w:marRight w:val="0"/>
      <w:marTop w:val="0"/>
      <w:marBottom w:val="0"/>
      <w:divBdr>
        <w:top w:val="none" w:sz="0" w:space="0" w:color="auto"/>
        <w:left w:val="none" w:sz="0" w:space="0" w:color="auto"/>
        <w:bottom w:val="none" w:sz="0" w:space="0" w:color="auto"/>
        <w:right w:val="none" w:sz="0" w:space="0" w:color="auto"/>
      </w:divBdr>
    </w:div>
    <w:div w:id="356196241">
      <w:bodyDiv w:val="1"/>
      <w:marLeft w:val="0"/>
      <w:marRight w:val="0"/>
      <w:marTop w:val="0"/>
      <w:marBottom w:val="0"/>
      <w:divBdr>
        <w:top w:val="none" w:sz="0" w:space="0" w:color="auto"/>
        <w:left w:val="none" w:sz="0" w:space="0" w:color="auto"/>
        <w:bottom w:val="none" w:sz="0" w:space="0" w:color="auto"/>
        <w:right w:val="none" w:sz="0" w:space="0" w:color="auto"/>
      </w:divBdr>
      <w:divsChild>
        <w:div w:id="51346617">
          <w:marLeft w:val="480"/>
          <w:marRight w:val="0"/>
          <w:marTop w:val="0"/>
          <w:marBottom w:val="0"/>
          <w:divBdr>
            <w:top w:val="none" w:sz="0" w:space="0" w:color="auto"/>
            <w:left w:val="none" w:sz="0" w:space="0" w:color="auto"/>
            <w:bottom w:val="none" w:sz="0" w:space="0" w:color="auto"/>
            <w:right w:val="none" w:sz="0" w:space="0" w:color="auto"/>
          </w:divBdr>
        </w:div>
        <w:div w:id="166748822">
          <w:marLeft w:val="480"/>
          <w:marRight w:val="0"/>
          <w:marTop w:val="0"/>
          <w:marBottom w:val="0"/>
          <w:divBdr>
            <w:top w:val="none" w:sz="0" w:space="0" w:color="auto"/>
            <w:left w:val="none" w:sz="0" w:space="0" w:color="auto"/>
            <w:bottom w:val="none" w:sz="0" w:space="0" w:color="auto"/>
            <w:right w:val="none" w:sz="0" w:space="0" w:color="auto"/>
          </w:divBdr>
        </w:div>
        <w:div w:id="215625275">
          <w:marLeft w:val="480"/>
          <w:marRight w:val="0"/>
          <w:marTop w:val="0"/>
          <w:marBottom w:val="0"/>
          <w:divBdr>
            <w:top w:val="none" w:sz="0" w:space="0" w:color="auto"/>
            <w:left w:val="none" w:sz="0" w:space="0" w:color="auto"/>
            <w:bottom w:val="none" w:sz="0" w:space="0" w:color="auto"/>
            <w:right w:val="none" w:sz="0" w:space="0" w:color="auto"/>
          </w:divBdr>
        </w:div>
        <w:div w:id="220486259">
          <w:marLeft w:val="480"/>
          <w:marRight w:val="0"/>
          <w:marTop w:val="0"/>
          <w:marBottom w:val="0"/>
          <w:divBdr>
            <w:top w:val="none" w:sz="0" w:space="0" w:color="auto"/>
            <w:left w:val="none" w:sz="0" w:space="0" w:color="auto"/>
            <w:bottom w:val="none" w:sz="0" w:space="0" w:color="auto"/>
            <w:right w:val="none" w:sz="0" w:space="0" w:color="auto"/>
          </w:divBdr>
        </w:div>
        <w:div w:id="263660471">
          <w:marLeft w:val="480"/>
          <w:marRight w:val="0"/>
          <w:marTop w:val="0"/>
          <w:marBottom w:val="0"/>
          <w:divBdr>
            <w:top w:val="none" w:sz="0" w:space="0" w:color="auto"/>
            <w:left w:val="none" w:sz="0" w:space="0" w:color="auto"/>
            <w:bottom w:val="none" w:sz="0" w:space="0" w:color="auto"/>
            <w:right w:val="none" w:sz="0" w:space="0" w:color="auto"/>
          </w:divBdr>
        </w:div>
        <w:div w:id="291978857">
          <w:marLeft w:val="480"/>
          <w:marRight w:val="0"/>
          <w:marTop w:val="0"/>
          <w:marBottom w:val="0"/>
          <w:divBdr>
            <w:top w:val="none" w:sz="0" w:space="0" w:color="auto"/>
            <w:left w:val="none" w:sz="0" w:space="0" w:color="auto"/>
            <w:bottom w:val="none" w:sz="0" w:space="0" w:color="auto"/>
            <w:right w:val="none" w:sz="0" w:space="0" w:color="auto"/>
          </w:divBdr>
        </w:div>
        <w:div w:id="356005397">
          <w:marLeft w:val="480"/>
          <w:marRight w:val="0"/>
          <w:marTop w:val="0"/>
          <w:marBottom w:val="0"/>
          <w:divBdr>
            <w:top w:val="none" w:sz="0" w:space="0" w:color="auto"/>
            <w:left w:val="none" w:sz="0" w:space="0" w:color="auto"/>
            <w:bottom w:val="none" w:sz="0" w:space="0" w:color="auto"/>
            <w:right w:val="none" w:sz="0" w:space="0" w:color="auto"/>
          </w:divBdr>
        </w:div>
        <w:div w:id="356465488">
          <w:marLeft w:val="480"/>
          <w:marRight w:val="0"/>
          <w:marTop w:val="0"/>
          <w:marBottom w:val="0"/>
          <w:divBdr>
            <w:top w:val="none" w:sz="0" w:space="0" w:color="auto"/>
            <w:left w:val="none" w:sz="0" w:space="0" w:color="auto"/>
            <w:bottom w:val="none" w:sz="0" w:space="0" w:color="auto"/>
            <w:right w:val="none" w:sz="0" w:space="0" w:color="auto"/>
          </w:divBdr>
        </w:div>
        <w:div w:id="471875364">
          <w:marLeft w:val="480"/>
          <w:marRight w:val="0"/>
          <w:marTop w:val="0"/>
          <w:marBottom w:val="0"/>
          <w:divBdr>
            <w:top w:val="none" w:sz="0" w:space="0" w:color="auto"/>
            <w:left w:val="none" w:sz="0" w:space="0" w:color="auto"/>
            <w:bottom w:val="none" w:sz="0" w:space="0" w:color="auto"/>
            <w:right w:val="none" w:sz="0" w:space="0" w:color="auto"/>
          </w:divBdr>
        </w:div>
        <w:div w:id="507403906">
          <w:marLeft w:val="480"/>
          <w:marRight w:val="0"/>
          <w:marTop w:val="0"/>
          <w:marBottom w:val="0"/>
          <w:divBdr>
            <w:top w:val="none" w:sz="0" w:space="0" w:color="auto"/>
            <w:left w:val="none" w:sz="0" w:space="0" w:color="auto"/>
            <w:bottom w:val="none" w:sz="0" w:space="0" w:color="auto"/>
            <w:right w:val="none" w:sz="0" w:space="0" w:color="auto"/>
          </w:divBdr>
        </w:div>
        <w:div w:id="511338823">
          <w:marLeft w:val="480"/>
          <w:marRight w:val="0"/>
          <w:marTop w:val="0"/>
          <w:marBottom w:val="0"/>
          <w:divBdr>
            <w:top w:val="none" w:sz="0" w:space="0" w:color="auto"/>
            <w:left w:val="none" w:sz="0" w:space="0" w:color="auto"/>
            <w:bottom w:val="none" w:sz="0" w:space="0" w:color="auto"/>
            <w:right w:val="none" w:sz="0" w:space="0" w:color="auto"/>
          </w:divBdr>
        </w:div>
        <w:div w:id="517084208">
          <w:marLeft w:val="480"/>
          <w:marRight w:val="0"/>
          <w:marTop w:val="0"/>
          <w:marBottom w:val="0"/>
          <w:divBdr>
            <w:top w:val="none" w:sz="0" w:space="0" w:color="auto"/>
            <w:left w:val="none" w:sz="0" w:space="0" w:color="auto"/>
            <w:bottom w:val="none" w:sz="0" w:space="0" w:color="auto"/>
            <w:right w:val="none" w:sz="0" w:space="0" w:color="auto"/>
          </w:divBdr>
        </w:div>
        <w:div w:id="535972936">
          <w:marLeft w:val="480"/>
          <w:marRight w:val="0"/>
          <w:marTop w:val="0"/>
          <w:marBottom w:val="0"/>
          <w:divBdr>
            <w:top w:val="none" w:sz="0" w:space="0" w:color="auto"/>
            <w:left w:val="none" w:sz="0" w:space="0" w:color="auto"/>
            <w:bottom w:val="none" w:sz="0" w:space="0" w:color="auto"/>
            <w:right w:val="none" w:sz="0" w:space="0" w:color="auto"/>
          </w:divBdr>
        </w:div>
        <w:div w:id="657926497">
          <w:marLeft w:val="480"/>
          <w:marRight w:val="0"/>
          <w:marTop w:val="0"/>
          <w:marBottom w:val="0"/>
          <w:divBdr>
            <w:top w:val="none" w:sz="0" w:space="0" w:color="auto"/>
            <w:left w:val="none" w:sz="0" w:space="0" w:color="auto"/>
            <w:bottom w:val="none" w:sz="0" w:space="0" w:color="auto"/>
            <w:right w:val="none" w:sz="0" w:space="0" w:color="auto"/>
          </w:divBdr>
        </w:div>
        <w:div w:id="676809064">
          <w:marLeft w:val="480"/>
          <w:marRight w:val="0"/>
          <w:marTop w:val="0"/>
          <w:marBottom w:val="0"/>
          <w:divBdr>
            <w:top w:val="none" w:sz="0" w:space="0" w:color="auto"/>
            <w:left w:val="none" w:sz="0" w:space="0" w:color="auto"/>
            <w:bottom w:val="none" w:sz="0" w:space="0" w:color="auto"/>
            <w:right w:val="none" w:sz="0" w:space="0" w:color="auto"/>
          </w:divBdr>
        </w:div>
        <w:div w:id="687491703">
          <w:marLeft w:val="480"/>
          <w:marRight w:val="0"/>
          <w:marTop w:val="0"/>
          <w:marBottom w:val="0"/>
          <w:divBdr>
            <w:top w:val="none" w:sz="0" w:space="0" w:color="auto"/>
            <w:left w:val="none" w:sz="0" w:space="0" w:color="auto"/>
            <w:bottom w:val="none" w:sz="0" w:space="0" w:color="auto"/>
            <w:right w:val="none" w:sz="0" w:space="0" w:color="auto"/>
          </w:divBdr>
        </w:div>
        <w:div w:id="739059892">
          <w:marLeft w:val="480"/>
          <w:marRight w:val="0"/>
          <w:marTop w:val="0"/>
          <w:marBottom w:val="0"/>
          <w:divBdr>
            <w:top w:val="none" w:sz="0" w:space="0" w:color="auto"/>
            <w:left w:val="none" w:sz="0" w:space="0" w:color="auto"/>
            <w:bottom w:val="none" w:sz="0" w:space="0" w:color="auto"/>
            <w:right w:val="none" w:sz="0" w:space="0" w:color="auto"/>
          </w:divBdr>
        </w:div>
        <w:div w:id="740713805">
          <w:marLeft w:val="480"/>
          <w:marRight w:val="0"/>
          <w:marTop w:val="0"/>
          <w:marBottom w:val="0"/>
          <w:divBdr>
            <w:top w:val="none" w:sz="0" w:space="0" w:color="auto"/>
            <w:left w:val="none" w:sz="0" w:space="0" w:color="auto"/>
            <w:bottom w:val="none" w:sz="0" w:space="0" w:color="auto"/>
            <w:right w:val="none" w:sz="0" w:space="0" w:color="auto"/>
          </w:divBdr>
        </w:div>
        <w:div w:id="797452838">
          <w:marLeft w:val="480"/>
          <w:marRight w:val="0"/>
          <w:marTop w:val="0"/>
          <w:marBottom w:val="0"/>
          <w:divBdr>
            <w:top w:val="none" w:sz="0" w:space="0" w:color="auto"/>
            <w:left w:val="none" w:sz="0" w:space="0" w:color="auto"/>
            <w:bottom w:val="none" w:sz="0" w:space="0" w:color="auto"/>
            <w:right w:val="none" w:sz="0" w:space="0" w:color="auto"/>
          </w:divBdr>
        </w:div>
        <w:div w:id="885142689">
          <w:marLeft w:val="480"/>
          <w:marRight w:val="0"/>
          <w:marTop w:val="0"/>
          <w:marBottom w:val="0"/>
          <w:divBdr>
            <w:top w:val="none" w:sz="0" w:space="0" w:color="auto"/>
            <w:left w:val="none" w:sz="0" w:space="0" w:color="auto"/>
            <w:bottom w:val="none" w:sz="0" w:space="0" w:color="auto"/>
            <w:right w:val="none" w:sz="0" w:space="0" w:color="auto"/>
          </w:divBdr>
        </w:div>
        <w:div w:id="920604853">
          <w:marLeft w:val="480"/>
          <w:marRight w:val="0"/>
          <w:marTop w:val="0"/>
          <w:marBottom w:val="0"/>
          <w:divBdr>
            <w:top w:val="none" w:sz="0" w:space="0" w:color="auto"/>
            <w:left w:val="none" w:sz="0" w:space="0" w:color="auto"/>
            <w:bottom w:val="none" w:sz="0" w:space="0" w:color="auto"/>
            <w:right w:val="none" w:sz="0" w:space="0" w:color="auto"/>
          </w:divBdr>
        </w:div>
      </w:divsChild>
    </w:div>
    <w:div w:id="356738495">
      <w:bodyDiv w:val="1"/>
      <w:marLeft w:val="0"/>
      <w:marRight w:val="0"/>
      <w:marTop w:val="0"/>
      <w:marBottom w:val="0"/>
      <w:divBdr>
        <w:top w:val="none" w:sz="0" w:space="0" w:color="auto"/>
        <w:left w:val="none" w:sz="0" w:space="0" w:color="auto"/>
        <w:bottom w:val="none" w:sz="0" w:space="0" w:color="auto"/>
        <w:right w:val="none" w:sz="0" w:space="0" w:color="auto"/>
      </w:divBdr>
    </w:div>
    <w:div w:id="357125680">
      <w:bodyDiv w:val="1"/>
      <w:marLeft w:val="0"/>
      <w:marRight w:val="0"/>
      <w:marTop w:val="0"/>
      <w:marBottom w:val="0"/>
      <w:divBdr>
        <w:top w:val="none" w:sz="0" w:space="0" w:color="auto"/>
        <w:left w:val="none" w:sz="0" w:space="0" w:color="auto"/>
        <w:bottom w:val="none" w:sz="0" w:space="0" w:color="auto"/>
        <w:right w:val="none" w:sz="0" w:space="0" w:color="auto"/>
      </w:divBdr>
    </w:div>
    <w:div w:id="357244413">
      <w:bodyDiv w:val="1"/>
      <w:marLeft w:val="0"/>
      <w:marRight w:val="0"/>
      <w:marTop w:val="0"/>
      <w:marBottom w:val="0"/>
      <w:divBdr>
        <w:top w:val="none" w:sz="0" w:space="0" w:color="auto"/>
        <w:left w:val="none" w:sz="0" w:space="0" w:color="auto"/>
        <w:bottom w:val="none" w:sz="0" w:space="0" w:color="auto"/>
        <w:right w:val="none" w:sz="0" w:space="0" w:color="auto"/>
      </w:divBdr>
      <w:divsChild>
        <w:div w:id="18824432">
          <w:marLeft w:val="480"/>
          <w:marRight w:val="0"/>
          <w:marTop w:val="0"/>
          <w:marBottom w:val="0"/>
          <w:divBdr>
            <w:top w:val="none" w:sz="0" w:space="0" w:color="auto"/>
            <w:left w:val="none" w:sz="0" w:space="0" w:color="auto"/>
            <w:bottom w:val="none" w:sz="0" w:space="0" w:color="auto"/>
            <w:right w:val="none" w:sz="0" w:space="0" w:color="auto"/>
          </w:divBdr>
        </w:div>
        <w:div w:id="20324976">
          <w:marLeft w:val="480"/>
          <w:marRight w:val="0"/>
          <w:marTop w:val="0"/>
          <w:marBottom w:val="0"/>
          <w:divBdr>
            <w:top w:val="none" w:sz="0" w:space="0" w:color="auto"/>
            <w:left w:val="none" w:sz="0" w:space="0" w:color="auto"/>
            <w:bottom w:val="none" w:sz="0" w:space="0" w:color="auto"/>
            <w:right w:val="none" w:sz="0" w:space="0" w:color="auto"/>
          </w:divBdr>
        </w:div>
        <w:div w:id="21244651">
          <w:marLeft w:val="480"/>
          <w:marRight w:val="0"/>
          <w:marTop w:val="0"/>
          <w:marBottom w:val="0"/>
          <w:divBdr>
            <w:top w:val="none" w:sz="0" w:space="0" w:color="auto"/>
            <w:left w:val="none" w:sz="0" w:space="0" w:color="auto"/>
            <w:bottom w:val="none" w:sz="0" w:space="0" w:color="auto"/>
            <w:right w:val="none" w:sz="0" w:space="0" w:color="auto"/>
          </w:divBdr>
        </w:div>
        <w:div w:id="23024221">
          <w:marLeft w:val="480"/>
          <w:marRight w:val="0"/>
          <w:marTop w:val="0"/>
          <w:marBottom w:val="0"/>
          <w:divBdr>
            <w:top w:val="none" w:sz="0" w:space="0" w:color="auto"/>
            <w:left w:val="none" w:sz="0" w:space="0" w:color="auto"/>
            <w:bottom w:val="none" w:sz="0" w:space="0" w:color="auto"/>
            <w:right w:val="none" w:sz="0" w:space="0" w:color="auto"/>
          </w:divBdr>
        </w:div>
        <w:div w:id="68624239">
          <w:marLeft w:val="480"/>
          <w:marRight w:val="0"/>
          <w:marTop w:val="0"/>
          <w:marBottom w:val="0"/>
          <w:divBdr>
            <w:top w:val="none" w:sz="0" w:space="0" w:color="auto"/>
            <w:left w:val="none" w:sz="0" w:space="0" w:color="auto"/>
            <w:bottom w:val="none" w:sz="0" w:space="0" w:color="auto"/>
            <w:right w:val="none" w:sz="0" w:space="0" w:color="auto"/>
          </w:divBdr>
        </w:div>
        <w:div w:id="69893934">
          <w:marLeft w:val="480"/>
          <w:marRight w:val="0"/>
          <w:marTop w:val="0"/>
          <w:marBottom w:val="0"/>
          <w:divBdr>
            <w:top w:val="none" w:sz="0" w:space="0" w:color="auto"/>
            <w:left w:val="none" w:sz="0" w:space="0" w:color="auto"/>
            <w:bottom w:val="none" w:sz="0" w:space="0" w:color="auto"/>
            <w:right w:val="none" w:sz="0" w:space="0" w:color="auto"/>
          </w:divBdr>
        </w:div>
        <w:div w:id="70389575">
          <w:marLeft w:val="480"/>
          <w:marRight w:val="0"/>
          <w:marTop w:val="0"/>
          <w:marBottom w:val="0"/>
          <w:divBdr>
            <w:top w:val="none" w:sz="0" w:space="0" w:color="auto"/>
            <w:left w:val="none" w:sz="0" w:space="0" w:color="auto"/>
            <w:bottom w:val="none" w:sz="0" w:space="0" w:color="auto"/>
            <w:right w:val="none" w:sz="0" w:space="0" w:color="auto"/>
          </w:divBdr>
        </w:div>
        <w:div w:id="117571866">
          <w:marLeft w:val="480"/>
          <w:marRight w:val="0"/>
          <w:marTop w:val="0"/>
          <w:marBottom w:val="0"/>
          <w:divBdr>
            <w:top w:val="none" w:sz="0" w:space="0" w:color="auto"/>
            <w:left w:val="none" w:sz="0" w:space="0" w:color="auto"/>
            <w:bottom w:val="none" w:sz="0" w:space="0" w:color="auto"/>
            <w:right w:val="none" w:sz="0" w:space="0" w:color="auto"/>
          </w:divBdr>
        </w:div>
        <w:div w:id="157691336">
          <w:marLeft w:val="480"/>
          <w:marRight w:val="0"/>
          <w:marTop w:val="0"/>
          <w:marBottom w:val="0"/>
          <w:divBdr>
            <w:top w:val="none" w:sz="0" w:space="0" w:color="auto"/>
            <w:left w:val="none" w:sz="0" w:space="0" w:color="auto"/>
            <w:bottom w:val="none" w:sz="0" w:space="0" w:color="auto"/>
            <w:right w:val="none" w:sz="0" w:space="0" w:color="auto"/>
          </w:divBdr>
        </w:div>
        <w:div w:id="205027190">
          <w:marLeft w:val="480"/>
          <w:marRight w:val="0"/>
          <w:marTop w:val="0"/>
          <w:marBottom w:val="0"/>
          <w:divBdr>
            <w:top w:val="none" w:sz="0" w:space="0" w:color="auto"/>
            <w:left w:val="none" w:sz="0" w:space="0" w:color="auto"/>
            <w:bottom w:val="none" w:sz="0" w:space="0" w:color="auto"/>
            <w:right w:val="none" w:sz="0" w:space="0" w:color="auto"/>
          </w:divBdr>
        </w:div>
        <w:div w:id="214436839">
          <w:marLeft w:val="480"/>
          <w:marRight w:val="0"/>
          <w:marTop w:val="0"/>
          <w:marBottom w:val="0"/>
          <w:divBdr>
            <w:top w:val="none" w:sz="0" w:space="0" w:color="auto"/>
            <w:left w:val="none" w:sz="0" w:space="0" w:color="auto"/>
            <w:bottom w:val="none" w:sz="0" w:space="0" w:color="auto"/>
            <w:right w:val="none" w:sz="0" w:space="0" w:color="auto"/>
          </w:divBdr>
        </w:div>
        <w:div w:id="223415391">
          <w:marLeft w:val="480"/>
          <w:marRight w:val="0"/>
          <w:marTop w:val="0"/>
          <w:marBottom w:val="0"/>
          <w:divBdr>
            <w:top w:val="none" w:sz="0" w:space="0" w:color="auto"/>
            <w:left w:val="none" w:sz="0" w:space="0" w:color="auto"/>
            <w:bottom w:val="none" w:sz="0" w:space="0" w:color="auto"/>
            <w:right w:val="none" w:sz="0" w:space="0" w:color="auto"/>
          </w:divBdr>
        </w:div>
        <w:div w:id="334384886">
          <w:marLeft w:val="480"/>
          <w:marRight w:val="0"/>
          <w:marTop w:val="0"/>
          <w:marBottom w:val="0"/>
          <w:divBdr>
            <w:top w:val="none" w:sz="0" w:space="0" w:color="auto"/>
            <w:left w:val="none" w:sz="0" w:space="0" w:color="auto"/>
            <w:bottom w:val="none" w:sz="0" w:space="0" w:color="auto"/>
            <w:right w:val="none" w:sz="0" w:space="0" w:color="auto"/>
          </w:divBdr>
        </w:div>
        <w:div w:id="338047986">
          <w:marLeft w:val="480"/>
          <w:marRight w:val="0"/>
          <w:marTop w:val="0"/>
          <w:marBottom w:val="0"/>
          <w:divBdr>
            <w:top w:val="none" w:sz="0" w:space="0" w:color="auto"/>
            <w:left w:val="none" w:sz="0" w:space="0" w:color="auto"/>
            <w:bottom w:val="none" w:sz="0" w:space="0" w:color="auto"/>
            <w:right w:val="none" w:sz="0" w:space="0" w:color="auto"/>
          </w:divBdr>
        </w:div>
        <w:div w:id="360008983">
          <w:marLeft w:val="480"/>
          <w:marRight w:val="0"/>
          <w:marTop w:val="0"/>
          <w:marBottom w:val="0"/>
          <w:divBdr>
            <w:top w:val="none" w:sz="0" w:space="0" w:color="auto"/>
            <w:left w:val="none" w:sz="0" w:space="0" w:color="auto"/>
            <w:bottom w:val="none" w:sz="0" w:space="0" w:color="auto"/>
            <w:right w:val="none" w:sz="0" w:space="0" w:color="auto"/>
          </w:divBdr>
        </w:div>
        <w:div w:id="374039414">
          <w:marLeft w:val="480"/>
          <w:marRight w:val="0"/>
          <w:marTop w:val="0"/>
          <w:marBottom w:val="0"/>
          <w:divBdr>
            <w:top w:val="none" w:sz="0" w:space="0" w:color="auto"/>
            <w:left w:val="none" w:sz="0" w:space="0" w:color="auto"/>
            <w:bottom w:val="none" w:sz="0" w:space="0" w:color="auto"/>
            <w:right w:val="none" w:sz="0" w:space="0" w:color="auto"/>
          </w:divBdr>
        </w:div>
        <w:div w:id="374427469">
          <w:marLeft w:val="480"/>
          <w:marRight w:val="0"/>
          <w:marTop w:val="0"/>
          <w:marBottom w:val="0"/>
          <w:divBdr>
            <w:top w:val="none" w:sz="0" w:space="0" w:color="auto"/>
            <w:left w:val="none" w:sz="0" w:space="0" w:color="auto"/>
            <w:bottom w:val="none" w:sz="0" w:space="0" w:color="auto"/>
            <w:right w:val="none" w:sz="0" w:space="0" w:color="auto"/>
          </w:divBdr>
        </w:div>
        <w:div w:id="374551466">
          <w:marLeft w:val="480"/>
          <w:marRight w:val="0"/>
          <w:marTop w:val="0"/>
          <w:marBottom w:val="0"/>
          <w:divBdr>
            <w:top w:val="none" w:sz="0" w:space="0" w:color="auto"/>
            <w:left w:val="none" w:sz="0" w:space="0" w:color="auto"/>
            <w:bottom w:val="none" w:sz="0" w:space="0" w:color="auto"/>
            <w:right w:val="none" w:sz="0" w:space="0" w:color="auto"/>
          </w:divBdr>
        </w:div>
        <w:div w:id="382141090">
          <w:marLeft w:val="480"/>
          <w:marRight w:val="0"/>
          <w:marTop w:val="0"/>
          <w:marBottom w:val="0"/>
          <w:divBdr>
            <w:top w:val="none" w:sz="0" w:space="0" w:color="auto"/>
            <w:left w:val="none" w:sz="0" w:space="0" w:color="auto"/>
            <w:bottom w:val="none" w:sz="0" w:space="0" w:color="auto"/>
            <w:right w:val="none" w:sz="0" w:space="0" w:color="auto"/>
          </w:divBdr>
        </w:div>
        <w:div w:id="425227595">
          <w:marLeft w:val="480"/>
          <w:marRight w:val="0"/>
          <w:marTop w:val="0"/>
          <w:marBottom w:val="0"/>
          <w:divBdr>
            <w:top w:val="none" w:sz="0" w:space="0" w:color="auto"/>
            <w:left w:val="none" w:sz="0" w:space="0" w:color="auto"/>
            <w:bottom w:val="none" w:sz="0" w:space="0" w:color="auto"/>
            <w:right w:val="none" w:sz="0" w:space="0" w:color="auto"/>
          </w:divBdr>
        </w:div>
        <w:div w:id="491221149">
          <w:marLeft w:val="480"/>
          <w:marRight w:val="0"/>
          <w:marTop w:val="0"/>
          <w:marBottom w:val="0"/>
          <w:divBdr>
            <w:top w:val="none" w:sz="0" w:space="0" w:color="auto"/>
            <w:left w:val="none" w:sz="0" w:space="0" w:color="auto"/>
            <w:bottom w:val="none" w:sz="0" w:space="0" w:color="auto"/>
            <w:right w:val="none" w:sz="0" w:space="0" w:color="auto"/>
          </w:divBdr>
        </w:div>
        <w:div w:id="569777823">
          <w:marLeft w:val="480"/>
          <w:marRight w:val="0"/>
          <w:marTop w:val="0"/>
          <w:marBottom w:val="0"/>
          <w:divBdr>
            <w:top w:val="none" w:sz="0" w:space="0" w:color="auto"/>
            <w:left w:val="none" w:sz="0" w:space="0" w:color="auto"/>
            <w:bottom w:val="none" w:sz="0" w:space="0" w:color="auto"/>
            <w:right w:val="none" w:sz="0" w:space="0" w:color="auto"/>
          </w:divBdr>
        </w:div>
        <w:div w:id="635648034">
          <w:marLeft w:val="480"/>
          <w:marRight w:val="0"/>
          <w:marTop w:val="0"/>
          <w:marBottom w:val="0"/>
          <w:divBdr>
            <w:top w:val="none" w:sz="0" w:space="0" w:color="auto"/>
            <w:left w:val="none" w:sz="0" w:space="0" w:color="auto"/>
            <w:bottom w:val="none" w:sz="0" w:space="0" w:color="auto"/>
            <w:right w:val="none" w:sz="0" w:space="0" w:color="auto"/>
          </w:divBdr>
        </w:div>
        <w:div w:id="636372548">
          <w:marLeft w:val="480"/>
          <w:marRight w:val="0"/>
          <w:marTop w:val="0"/>
          <w:marBottom w:val="0"/>
          <w:divBdr>
            <w:top w:val="none" w:sz="0" w:space="0" w:color="auto"/>
            <w:left w:val="none" w:sz="0" w:space="0" w:color="auto"/>
            <w:bottom w:val="none" w:sz="0" w:space="0" w:color="auto"/>
            <w:right w:val="none" w:sz="0" w:space="0" w:color="auto"/>
          </w:divBdr>
        </w:div>
        <w:div w:id="644704317">
          <w:marLeft w:val="480"/>
          <w:marRight w:val="0"/>
          <w:marTop w:val="0"/>
          <w:marBottom w:val="0"/>
          <w:divBdr>
            <w:top w:val="none" w:sz="0" w:space="0" w:color="auto"/>
            <w:left w:val="none" w:sz="0" w:space="0" w:color="auto"/>
            <w:bottom w:val="none" w:sz="0" w:space="0" w:color="auto"/>
            <w:right w:val="none" w:sz="0" w:space="0" w:color="auto"/>
          </w:divBdr>
        </w:div>
        <w:div w:id="700008613">
          <w:marLeft w:val="480"/>
          <w:marRight w:val="0"/>
          <w:marTop w:val="0"/>
          <w:marBottom w:val="0"/>
          <w:divBdr>
            <w:top w:val="none" w:sz="0" w:space="0" w:color="auto"/>
            <w:left w:val="none" w:sz="0" w:space="0" w:color="auto"/>
            <w:bottom w:val="none" w:sz="0" w:space="0" w:color="auto"/>
            <w:right w:val="none" w:sz="0" w:space="0" w:color="auto"/>
          </w:divBdr>
        </w:div>
        <w:div w:id="751436897">
          <w:marLeft w:val="480"/>
          <w:marRight w:val="0"/>
          <w:marTop w:val="0"/>
          <w:marBottom w:val="0"/>
          <w:divBdr>
            <w:top w:val="none" w:sz="0" w:space="0" w:color="auto"/>
            <w:left w:val="none" w:sz="0" w:space="0" w:color="auto"/>
            <w:bottom w:val="none" w:sz="0" w:space="0" w:color="auto"/>
            <w:right w:val="none" w:sz="0" w:space="0" w:color="auto"/>
          </w:divBdr>
        </w:div>
        <w:div w:id="771978563">
          <w:marLeft w:val="480"/>
          <w:marRight w:val="0"/>
          <w:marTop w:val="0"/>
          <w:marBottom w:val="0"/>
          <w:divBdr>
            <w:top w:val="none" w:sz="0" w:space="0" w:color="auto"/>
            <w:left w:val="none" w:sz="0" w:space="0" w:color="auto"/>
            <w:bottom w:val="none" w:sz="0" w:space="0" w:color="auto"/>
            <w:right w:val="none" w:sz="0" w:space="0" w:color="auto"/>
          </w:divBdr>
        </w:div>
        <w:div w:id="873661808">
          <w:marLeft w:val="480"/>
          <w:marRight w:val="0"/>
          <w:marTop w:val="0"/>
          <w:marBottom w:val="0"/>
          <w:divBdr>
            <w:top w:val="none" w:sz="0" w:space="0" w:color="auto"/>
            <w:left w:val="none" w:sz="0" w:space="0" w:color="auto"/>
            <w:bottom w:val="none" w:sz="0" w:space="0" w:color="auto"/>
            <w:right w:val="none" w:sz="0" w:space="0" w:color="auto"/>
          </w:divBdr>
        </w:div>
        <w:div w:id="909508758">
          <w:marLeft w:val="480"/>
          <w:marRight w:val="0"/>
          <w:marTop w:val="0"/>
          <w:marBottom w:val="0"/>
          <w:divBdr>
            <w:top w:val="none" w:sz="0" w:space="0" w:color="auto"/>
            <w:left w:val="none" w:sz="0" w:space="0" w:color="auto"/>
            <w:bottom w:val="none" w:sz="0" w:space="0" w:color="auto"/>
            <w:right w:val="none" w:sz="0" w:space="0" w:color="auto"/>
          </w:divBdr>
        </w:div>
        <w:div w:id="909997326">
          <w:marLeft w:val="480"/>
          <w:marRight w:val="0"/>
          <w:marTop w:val="0"/>
          <w:marBottom w:val="0"/>
          <w:divBdr>
            <w:top w:val="none" w:sz="0" w:space="0" w:color="auto"/>
            <w:left w:val="none" w:sz="0" w:space="0" w:color="auto"/>
            <w:bottom w:val="none" w:sz="0" w:space="0" w:color="auto"/>
            <w:right w:val="none" w:sz="0" w:space="0" w:color="auto"/>
          </w:divBdr>
        </w:div>
        <w:div w:id="915672793">
          <w:marLeft w:val="480"/>
          <w:marRight w:val="0"/>
          <w:marTop w:val="0"/>
          <w:marBottom w:val="0"/>
          <w:divBdr>
            <w:top w:val="none" w:sz="0" w:space="0" w:color="auto"/>
            <w:left w:val="none" w:sz="0" w:space="0" w:color="auto"/>
            <w:bottom w:val="none" w:sz="0" w:space="0" w:color="auto"/>
            <w:right w:val="none" w:sz="0" w:space="0" w:color="auto"/>
          </w:divBdr>
        </w:div>
        <w:div w:id="947661496">
          <w:marLeft w:val="480"/>
          <w:marRight w:val="0"/>
          <w:marTop w:val="0"/>
          <w:marBottom w:val="0"/>
          <w:divBdr>
            <w:top w:val="none" w:sz="0" w:space="0" w:color="auto"/>
            <w:left w:val="none" w:sz="0" w:space="0" w:color="auto"/>
            <w:bottom w:val="none" w:sz="0" w:space="0" w:color="auto"/>
            <w:right w:val="none" w:sz="0" w:space="0" w:color="auto"/>
          </w:divBdr>
        </w:div>
        <w:div w:id="985277573">
          <w:marLeft w:val="480"/>
          <w:marRight w:val="0"/>
          <w:marTop w:val="0"/>
          <w:marBottom w:val="0"/>
          <w:divBdr>
            <w:top w:val="none" w:sz="0" w:space="0" w:color="auto"/>
            <w:left w:val="none" w:sz="0" w:space="0" w:color="auto"/>
            <w:bottom w:val="none" w:sz="0" w:space="0" w:color="auto"/>
            <w:right w:val="none" w:sz="0" w:space="0" w:color="auto"/>
          </w:divBdr>
        </w:div>
        <w:div w:id="1008018145">
          <w:marLeft w:val="480"/>
          <w:marRight w:val="0"/>
          <w:marTop w:val="0"/>
          <w:marBottom w:val="0"/>
          <w:divBdr>
            <w:top w:val="none" w:sz="0" w:space="0" w:color="auto"/>
            <w:left w:val="none" w:sz="0" w:space="0" w:color="auto"/>
            <w:bottom w:val="none" w:sz="0" w:space="0" w:color="auto"/>
            <w:right w:val="none" w:sz="0" w:space="0" w:color="auto"/>
          </w:divBdr>
        </w:div>
      </w:divsChild>
    </w:div>
    <w:div w:id="357894622">
      <w:bodyDiv w:val="1"/>
      <w:marLeft w:val="0"/>
      <w:marRight w:val="0"/>
      <w:marTop w:val="0"/>
      <w:marBottom w:val="0"/>
      <w:divBdr>
        <w:top w:val="none" w:sz="0" w:space="0" w:color="auto"/>
        <w:left w:val="none" w:sz="0" w:space="0" w:color="auto"/>
        <w:bottom w:val="none" w:sz="0" w:space="0" w:color="auto"/>
        <w:right w:val="none" w:sz="0" w:space="0" w:color="auto"/>
      </w:divBdr>
    </w:div>
    <w:div w:id="357896997">
      <w:bodyDiv w:val="1"/>
      <w:marLeft w:val="0"/>
      <w:marRight w:val="0"/>
      <w:marTop w:val="0"/>
      <w:marBottom w:val="0"/>
      <w:divBdr>
        <w:top w:val="none" w:sz="0" w:space="0" w:color="auto"/>
        <w:left w:val="none" w:sz="0" w:space="0" w:color="auto"/>
        <w:bottom w:val="none" w:sz="0" w:space="0" w:color="auto"/>
        <w:right w:val="none" w:sz="0" w:space="0" w:color="auto"/>
      </w:divBdr>
    </w:div>
    <w:div w:id="357968336">
      <w:bodyDiv w:val="1"/>
      <w:marLeft w:val="0"/>
      <w:marRight w:val="0"/>
      <w:marTop w:val="0"/>
      <w:marBottom w:val="0"/>
      <w:divBdr>
        <w:top w:val="none" w:sz="0" w:space="0" w:color="auto"/>
        <w:left w:val="none" w:sz="0" w:space="0" w:color="auto"/>
        <w:bottom w:val="none" w:sz="0" w:space="0" w:color="auto"/>
        <w:right w:val="none" w:sz="0" w:space="0" w:color="auto"/>
      </w:divBdr>
    </w:div>
    <w:div w:id="358630110">
      <w:bodyDiv w:val="1"/>
      <w:marLeft w:val="0"/>
      <w:marRight w:val="0"/>
      <w:marTop w:val="0"/>
      <w:marBottom w:val="0"/>
      <w:divBdr>
        <w:top w:val="none" w:sz="0" w:space="0" w:color="auto"/>
        <w:left w:val="none" w:sz="0" w:space="0" w:color="auto"/>
        <w:bottom w:val="none" w:sz="0" w:space="0" w:color="auto"/>
        <w:right w:val="none" w:sz="0" w:space="0" w:color="auto"/>
      </w:divBdr>
    </w:div>
    <w:div w:id="358898115">
      <w:bodyDiv w:val="1"/>
      <w:marLeft w:val="0"/>
      <w:marRight w:val="0"/>
      <w:marTop w:val="0"/>
      <w:marBottom w:val="0"/>
      <w:divBdr>
        <w:top w:val="none" w:sz="0" w:space="0" w:color="auto"/>
        <w:left w:val="none" w:sz="0" w:space="0" w:color="auto"/>
        <w:bottom w:val="none" w:sz="0" w:space="0" w:color="auto"/>
        <w:right w:val="none" w:sz="0" w:space="0" w:color="auto"/>
      </w:divBdr>
    </w:div>
    <w:div w:id="359087167">
      <w:bodyDiv w:val="1"/>
      <w:marLeft w:val="0"/>
      <w:marRight w:val="0"/>
      <w:marTop w:val="0"/>
      <w:marBottom w:val="0"/>
      <w:divBdr>
        <w:top w:val="none" w:sz="0" w:space="0" w:color="auto"/>
        <w:left w:val="none" w:sz="0" w:space="0" w:color="auto"/>
        <w:bottom w:val="none" w:sz="0" w:space="0" w:color="auto"/>
        <w:right w:val="none" w:sz="0" w:space="0" w:color="auto"/>
      </w:divBdr>
    </w:div>
    <w:div w:id="359354092">
      <w:bodyDiv w:val="1"/>
      <w:marLeft w:val="0"/>
      <w:marRight w:val="0"/>
      <w:marTop w:val="0"/>
      <w:marBottom w:val="0"/>
      <w:divBdr>
        <w:top w:val="none" w:sz="0" w:space="0" w:color="auto"/>
        <w:left w:val="none" w:sz="0" w:space="0" w:color="auto"/>
        <w:bottom w:val="none" w:sz="0" w:space="0" w:color="auto"/>
        <w:right w:val="none" w:sz="0" w:space="0" w:color="auto"/>
      </w:divBdr>
    </w:div>
    <w:div w:id="359360667">
      <w:bodyDiv w:val="1"/>
      <w:marLeft w:val="0"/>
      <w:marRight w:val="0"/>
      <w:marTop w:val="0"/>
      <w:marBottom w:val="0"/>
      <w:divBdr>
        <w:top w:val="none" w:sz="0" w:space="0" w:color="auto"/>
        <w:left w:val="none" w:sz="0" w:space="0" w:color="auto"/>
        <w:bottom w:val="none" w:sz="0" w:space="0" w:color="auto"/>
        <w:right w:val="none" w:sz="0" w:space="0" w:color="auto"/>
      </w:divBdr>
    </w:div>
    <w:div w:id="359428906">
      <w:bodyDiv w:val="1"/>
      <w:marLeft w:val="0"/>
      <w:marRight w:val="0"/>
      <w:marTop w:val="0"/>
      <w:marBottom w:val="0"/>
      <w:divBdr>
        <w:top w:val="none" w:sz="0" w:space="0" w:color="auto"/>
        <w:left w:val="none" w:sz="0" w:space="0" w:color="auto"/>
        <w:bottom w:val="none" w:sz="0" w:space="0" w:color="auto"/>
        <w:right w:val="none" w:sz="0" w:space="0" w:color="auto"/>
      </w:divBdr>
    </w:div>
    <w:div w:id="359665462">
      <w:bodyDiv w:val="1"/>
      <w:marLeft w:val="0"/>
      <w:marRight w:val="0"/>
      <w:marTop w:val="0"/>
      <w:marBottom w:val="0"/>
      <w:divBdr>
        <w:top w:val="none" w:sz="0" w:space="0" w:color="auto"/>
        <w:left w:val="none" w:sz="0" w:space="0" w:color="auto"/>
        <w:bottom w:val="none" w:sz="0" w:space="0" w:color="auto"/>
        <w:right w:val="none" w:sz="0" w:space="0" w:color="auto"/>
      </w:divBdr>
    </w:div>
    <w:div w:id="359667155">
      <w:bodyDiv w:val="1"/>
      <w:marLeft w:val="0"/>
      <w:marRight w:val="0"/>
      <w:marTop w:val="0"/>
      <w:marBottom w:val="0"/>
      <w:divBdr>
        <w:top w:val="none" w:sz="0" w:space="0" w:color="auto"/>
        <w:left w:val="none" w:sz="0" w:space="0" w:color="auto"/>
        <w:bottom w:val="none" w:sz="0" w:space="0" w:color="auto"/>
        <w:right w:val="none" w:sz="0" w:space="0" w:color="auto"/>
      </w:divBdr>
    </w:div>
    <w:div w:id="359743823">
      <w:bodyDiv w:val="1"/>
      <w:marLeft w:val="0"/>
      <w:marRight w:val="0"/>
      <w:marTop w:val="0"/>
      <w:marBottom w:val="0"/>
      <w:divBdr>
        <w:top w:val="none" w:sz="0" w:space="0" w:color="auto"/>
        <w:left w:val="none" w:sz="0" w:space="0" w:color="auto"/>
        <w:bottom w:val="none" w:sz="0" w:space="0" w:color="auto"/>
        <w:right w:val="none" w:sz="0" w:space="0" w:color="auto"/>
      </w:divBdr>
    </w:div>
    <w:div w:id="360011059">
      <w:bodyDiv w:val="1"/>
      <w:marLeft w:val="0"/>
      <w:marRight w:val="0"/>
      <w:marTop w:val="0"/>
      <w:marBottom w:val="0"/>
      <w:divBdr>
        <w:top w:val="none" w:sz="0" w:space="0" w:color="auto"/>
        <w:left w:val="none" w:sz="0" w:space="0" w:color="auto"/>
        <w:bottom w:val="none" w:sz="0" w:space="0" w:color="auto"/>
        <w:right w:val="none" w:sz="0" w:space="0" w:color="auto"/>
      </w:divBdr>
    </w:div>
    <w:div w:id="360016999">
      <w:bodyDiv w:val="1"/>
      <w:marLeft w:val="0"/>
      <w:marRight w:val="0"/>
      <w:marTop w:val="0"/>
      <w:marBottom w:val="0"/>
      <w:divBdr>
        <w:top w:val="none" w:sz="0" w:space="0" w:color="auto"/>
        <w:left w:val="none" w:sz="0" w:space="0" w:color="auto"/>
        <w:bottom w:val="none" w:sz="0" w:space="0" w:color="auto"/>
        <w:right w:val="none" w:sz="0" w:space="0" w:color="auto"/>
      </w:divBdr>
    </w:div>
    <w:div w:id="360211194">
      <w:bodyDiv w:val="1"/>
      <w:marLeft w:val="0"/>
      <w:marRight w:val="0"/>
      <w:marTop w:val="0"/>
      <w:marBottom w:val="0"/>
      <w:divBdr>
        <w:top w:val="none" w:sz="0" w:space="0" w:color="auto"/>
        <w:left w:val="none" w:sz="0" w:space="0" w:color="auto"/>
        <w:bottom w:val="none" w:sz="0" w:space="0" w:color="auto"/>
        <w:right w:val="none" w:sz="0" w:space="0" w:color="auto"/>
      </w:divBdr>
    </w:div>
    <w:div w:id="361513469">
      <w:bodyDiv w:val="1"/>
      <w:marLeft w:val="0"/>
      <w:marRight w:val="0"/>
      <w:marTop w:val="0"/>
      <w:marBottom w:val="0"/>
      <w:divBdr>
        <w:top w:val="none" w:sz="0" w:space="0" w:color="auto"/>
        <w:left w:val="none" w:sz="0" w:space="0" w:color="auto"/>
        <w:bottom w:val="none" w:sz="0" w:space="0" w:color="auto"/>
        <w:right w:val="none" w:sz="0" w:space="0" w:color="auto"/>
      </w:divBdr>
    </w:div>
    <w:div w:id="361590572">
      <w:bodyDiv w:val="1"/>
      <w:marLeft w:val="0"/>
      <w:marRight w:val="0"/>
      <w:marTop w:val="0"/>
      <w:marBottom w:val="0"/>
      <w:divBdr>
        <w:top w:val="none" w:sz="0" w:space="0" w:color="auto"/>
        <w:left w:val="none" w:sz="0" w:space="0" w:color="auto"/>
        <w:bottom w:val="none" w:sz="0" w:space="0" w:color="auto"/>
        <w:right w:val="none" w:sz="0" w:space="0" w:color="auto"/>
      </w:divBdr>
    </w:div>
    <w:div w:id="361712220">
      <w:bodyDiv w:val="1"/>
      <w:marLeft w:val="0"/>
      <w:marRight w:val="0"/>
      <w:marTop w:val="0"/>
      <w:marBottom w:val="0"/>
      <w:divBdr>
        <w:top w:val="none" w:sz="0" w:space="0" w:color="auto"/>
        <w:left w:val="none" w:sz="0" w:space="0" w:color="auto"/>
        <w:bottom w:val="none" w:sz="0" w:space="0" w:color="auto"/>
        <w:right w:val="none" w:sz="0" w:space="0" w:color="auto"/>
      </w:divBdr>
    </w:div>
    <w:div w:id="361906908">
      <w:bodyDiv w:val="1"/>
      <w:marLeft w:val="0"/>
      <w:marRight w:val="0"/>
      <w:marTop w:val="0"/>
      <w:marBottom w:val="0"/>
      <w:divBdr>
        <w:top w:val="none" w:sz="0" w:space="0" w:color="auto"/>
        <w:left w:val="none" w:sz="0" w:space="0" w:color="auto"/>
        <w:bottom w:val="none" w:sz="0" w:space="0" w:color="auto"/>
        <w:right w:val="none" w:sz="0" w:space="0" w:color="auto"/>
      </w:divBdr>
    </w:div>
    <w:div w:id="361978556">
      <w:bodyDiv w:val="1"/>
      <w:marLeft w:val="0"/>
      <w:marRight w:val="0"/>
      <w:marTop w:val="0"/>
      <w:marBottom w:val="0"/>
      <w:divBdr>
        <w:top w:val="none" w:sz="0" w:space="0" w:color="auto"/>
        <w:left w:val="none" w:sz="0" w:space="0" w:color="auto"/>
        <w:bottom w:val="none" w:sz="0" w:space="0" w:color="auto"/>
        <w:right w:val="none" w:sz="0" w:space="0" w:color="auto"/>
      </w:divBdr>
    </w:div>
    <w:div w:id="362172881">
      <w:bodyDiv w:val="1"/>
      <w:marLeft w:val="0"/>
      <w:marRight w:val="0"/>
      <w:marTop w:val="0"/>
      <w:marBottom w:val="0"/>
      <w:divBdr>
        <w:top w:val="none" w:sz="0" w:space="0" w:color="auto"/>
        <w:left w:val="none" w:sz="0" w:space="0" w:color="auto"/>
        <w:bottom w:val="none" w:sz="0" w:space="0" w:color="auto"/>
        <w:right w:val="none" w:sz="0" w:space="0" w:color="auto"/>
      </w:divBdr>
    </w:div>
    <w:div w:id="362174325">
      <w:bodyDiv w:val="1"/>
      <w:marLeft w:val="0"/>
      <w:marRight w:val="0"/>
      <w:marTop w:val="0"/>
      <w:marBottom w:val="0"/>
      <w:divBdr>
        <w:top w:val="none" w:sz="0" w:space="0" w:color="auto"/>
        <w:left w:val="none" w:sz="0" w:space="0" w:color="auto"/>
        <w:bottom w:val="none" w:sz="0" w:space="0" w:color="auto"/>
        <w:right w:val="none" w:sz="0" w:space="0" w:color="auto"/>
      </w:divBdr>
    </w:div>
    <w:div w:id="362824990">
      <w:bodyDiv w:val="1"/>
      <w:marLeft w:val="0"/>
      <w:marRight w:val="0"/>
      <w:marTop w:val="0"/>
      <w:marBottom w:val="0"/>
      <w:divBdr>
        <w:top w:val="none" w:sz="0" w:space="0" w:color="auto"/>
        <w:left w:val="none" w:sz="0" w:space="0" w:color="auto"/>
        <w:bottom w:val="none" w:sz="0" w:space="0" w:color="auto"/>
        <w:right w:val="none" w:sz="0" w:space="0" w:color="auto"/>
      </w:divBdr>
    </w:div>
    <w:div w:id="363096352">
      <w:bodyDiv w:val="1"/>
      <w:marLeft w:val="0"/>
      <w:marRight w:val="0"/>
      <w:marTop w:val="0"/>
      <w:marBottom w:val="0"/>
      <w:divBdr>
        <w:top w:val="none" w:sz="0" w:space="0" w:color="auto"/>
        <w:left w:val="none" w:sz="0" w:space="0" w:color="auto"/>
        <w:bottom w:val="none" w:sz="0" w:space="0" w:color="auto"/>
        <w:right w:val="none" w:sz="0" w:space="0" w:color="auto"/>
      </w:divBdr>
      <w:divsChild>
        <w:div w:id="6833810">
          <w:marLeft w:val="480"/>
          <w:marRight w:val="0"/>
          <w:marTop w:val="0"/>
          <w:marBottom w:val="0"/>
          <w:divBdr>
            <w:top w:val="none" w:sz="0" w:space="0" w:color="auto"/>
            <w:left w:val="none" w:sz="0" w:space="0" w:color="auto"/>
            <w:bottom w:val="none" w:sz="0" w:space="0" w:color="auto"/>
            <w:right w:val="none" w:sz="0" w:space="0" w:color="auto"/>
          </w:divBdr>
        </w:div>
        <w:div w:id="31538269">
          <w:marLeft w:val="480"/>
          <w:marRight w:val="0"/>
          <w:marTop w:val="0"/>
          <w:marBottom w:val="0"/>
          <w:divBdr>
            <w:top w:val="none" w:sz="0" w:space="0" w:color="auto"/>
            <w:left w:val="none" w:sz="0" w:space="0" w:color="auto"/>
            <w:bottom w:val="none" w:sz="0" w:space="0" w:color="auto"/>
            <w:right w:val="none" w:sz="0" w:space="0" w:color="auto"/>
          </w:divBdr>
        </w:div>
        <w:div w:id="60836771">
          <w:marLeft w:val="480"/>
          <w:marRight w:val="0"/>
          <w:marTop w:val="0"/>
          <w:marBottom w:val="0"/>
          <w:divBdr>
            <w:top w:val="none" w:sz="0" w:space="0" w:color="auto"/>
            <w:left w:val="none" w:sz="0" w:space="0" w:color="auto"/>
            <w:bottom w:val="none" w:sz="0" w:space="0" w:color="auto"/>
            <w:right w:val="none" w:sz="0" w:space="0" w:color="auto"/>
          </w:divBdr>
        </w:div>
        <w:div w:id="79761410">
          <w:marLeft w:val="480"/>
          <w:marRight w:val="0"/>
          <w:marTop w:val="0"/>
          <w:marBottom w:val="0"/>
          <w:divBdr>
            <w:top w:val="none" w:sz="0" w:space="0" w:color="auto"/>
            <w:left w:val="none" w:sz="0" w:space="0" w:color="auto"/>
            <w:bottom w:val="none" w:sz="0" w:space="0" w:color="auto"/>
            <w:right w:val="none" w:sz="0" w:space="0" w:color="auto"/>
          </w:divBdr>
        </w:div>
        <w:div w:id="126317221">
          <w:marLeft w:val="480"/>
          <w:marRight w:val="0"/>
          <w:marTop w:val="0"/>
          <w:marBottom w:val="0"/>
          <w:divBdr>
            <w:top w:val="none" w:sz="0" w:space="0" w:color="auto"/>
            <w:left w:val="none" w:sz="0" w:space="0" w:color="auto"/>
            <w:bottom w:val="none" w:sz="0" w:space="0" w:color="auto"/>
            <w:right w:val="none" w:sz="0" w:space="0" w:color="auto"/>
          </w:divBdr>
        </w:div>
        <w:div w:id="155153241">
          <w:marLeft w:val="480"/>
          <w:marRight w:val="0"/>
          <w:marTop w:val="0"/>
          <w:marBottom w:val="0"/>
          <w:divBdr>
            <w:top w:val="none" w:sz="0" w:space="0" w:color="auto"/>
            <w:left w:val="none" w:sz="0" w:space="0" w:color="auto"/>
            <w:bottom w:val="none" w:sz="0" w:space="0" w:color="auto"/>
            <w:right w:val="none" w:sz="0" w:space="0" w:color="auto"/>
          </w:divBdr>
        </w:div>
        <w:div w:id="171341965">
          <w:marLeft w:val="480"/>
          <w:marRight w:val="0"/>
          <w:marTop w:val="0"/>
          <w:marBottom w:val="0"/>
          <w:divBdr>
            <w:top w:val="none" w:sz="0" w:space="0" w:color="auto"/>
            <w:left w:val="none" w:sz="0" w:space="0" w:color="auto"/>
            <w:bottom w:val="none" w:sz="0" w:space="0" w:color="auto"/>
            <w:right w:val="none" w:sz="0" w:space="0" w:color="auto"/>
          </w:divBdr>
        </w:div>
        <w:div w:id="202792095">
          <w:marLeft w:val="480"/>
          <w:marRight w:val="0"/>
          <w:marTop w:val="0"/>
          <w:marBottom w:val="0"/>
          <w:divBdr>
            <w:top w:val="none" w:sz="0" w:space="0" w:color="auto"/>
            <w:left w:val="none" w:sz="0" w:space="0" w:color="auto"/>
            <w:bottom w:val="none" w:sz="0" w:space="0" w:color="auto"/>
            <w:right w:val="none" w:sz="0" w:space="0" w:color="auto"/>
          </w:divBdr>
        </w:div>
        <w:div w:id="204024574">
          <w:marLeft w:val="480"/>
          <w:marRight w:val="0"/>
          <w:marTop w:val="0"/>
          <w:marBottom w:val="0"/>
          <w:divBdr>
            <w:top w:val="none" w:sz="0" w:space="0" w:color="auto"/>
            <w:left w:val="none" w:sz="0" w:space="0" w:color="auto"/>
            <w:bottom w:val="none" w:sz="0" w:space="0" w:color="auto"/>
            <w:right w:val="none" w:sz="0" w:space="0" w:color="auto"/>
          </w:divBdr>
        </w:div>
        <w:div w:id="226914050">
          <w:marLeft w:val="480"/>
          <w:marRight w:val="0"/>
          <w:marTop w:val="0"/>
          <w:marBottom w:val="0"/>
          <w:divBdr>
            <w:top w:val="none" w:sz="0" w:space="0" w:color="auto"/>
            <w:left w:val="none" w:sz="0" w:space="0" w:color="auto"/>
            <w:bottom w:val="none" w:sz="0" w:space="0" w:color="auto"/>
            <w:right w:val="none" w:sz="0" w:space="0" w:color="auto"/>
          </w:divBdr>
        </w:div>
        <w:div w:id="275916338">
          <w:marLeft w:val="480"/>
          <w:marRight w:val="0"/>
          <w:marTop w:val="0"/>
          <w:marBottom w:val="0"/>
          <w:divBdr>
            <w:top w:val="none" w:sz="0" w:space="0" w:color="auto"/>
            <w:left w:val="none" w:sz="0" w:space="0" w:color="auto"/>
            <w:bottom w:val="none" w:sz="0" w:space="0" w:color="auto"/>
            <w:right w:val="none" w:sz="0" w:space="0" w:color="auto"/>
          </w:divBdr>
        </w:div>
        <w:div w:id="288361585">
          <w:marLeft w:val="480"/>
          <w:marRight w:val="0"/>
          <w:marTop w:val="0"/>
          <w:marBottom w:val="0"/>
          <w:divBdr>
            <w:top w:val="none" w:sz="0" w:space="0" w:color="auto"/>
            <w:left w:val="none" w:sz="0" w:space="0" w:color="auto"/>
            <w:bottom w:val="none" w:sz="0" w:space="0" w:color="auto"/>
            <w:right w:val="none" w:sz="0" w:space="0" w:color="auto"/>
          </w:divBdr>
        </w:div>
        <w:div w:id="289746591">
          <w:marLeft w:val="480"/>
          <w:marRight w:val="0"/>
          <w:marTop w:val="0"/>
          <w:marBottom w:val="0"/>
          <w:divBdr>
            <w:top w:val="none" w:sz="0" w:space="0" w:color="auto"/>
            <w:left w:val="none" w:sz="0" w:space="0" w:color="auto"/>
            <w:bottom w:val="none" w:sz="0" w:space="0" w:color="auto"/>
            <w:right w:val="none" w:sz="0" w:space="0" w:color="auto"/>
          </w:divBdr>
        </w:div>
        <w:div w:id="330646766">
          <w:marLeft w:val="480"/>
          <w:marRight w:val="0"/>
          <w:marTop w:val="0"/>
          <w:marBottom w:val="0"/>
          <w:divBdr>
            <w:top w:val="none" w:sz="0" w:space="0" w:color="auto"/>
            <w:left w:val="none" w:sz="0" w:space="0" w:color="auto"/>
            <w:bottom w:val="none" w:sz="0" w:space="0" w:color="auto"/>
            <w:right w:val="none" w:sz="0" w:space="0" w:color="auto"/>
          </w:divBdr>
        </w:div>
        <w:div w:id="353963652">
          <w:marLeft w:val="480"/>
          <w:marRight w:val="0"/>
          <w:marTop w:val="0"/>
          <w:marBottom w:val="0"/>
          <w:divBdr>
            <w:top w:val="none" w:sz="0" w:space="0" w:color="auto"/>
            <w:left w:val="none" w:sz="0" w:space="0" w:color="auto"/>
            <w:bottom w:val="none" w:sz="0" w:space="0" w:color="auto"/>
            <w:right w:val="none" w:sz="0" w:space="0" w:color="auto"/>
          </w:divBdr>
        </w:div>
        <w:div w:id="387414189">
          <w:marLeft w:val="480"/>
          <w:marRight w:val="0"/>
          <w:marTop w:val="0"/>
          <w:marBottom w:val="0"/>
          <w:divBdr>
            <w:top w:val="none" w:sz="0" w:space="0" w:color="auto"/>
            <w:left w:val="none" w:sz="0" w:space="0" w:color="auto"/>
            <w:bottom w:val="none" w:sz="0" w:space="0" w:color="auto"/>
            <w:right w:val="none" w:sz="0" w:space="0" w:color="auto"/>
          </w:divBdr>
        </w:div>
        <w:div w:id="416290366">
          <w:marLeft w:val="480"/>
          <w:marRight w:val="0"/>
          <w:marTop w:val="0"/>
          <w:marBottom w:val="0"/>
          <w:divBdr>
            <w:top w:val="none" w:sz="0" w:space="0" w:color="auto"/>
            <w:left w:val="none" w:sz="0" w:space="0" w:color="auto"/>
            <w:bottom w:val="none" w:sz="0" w:space="0" w:color="auto"/>
            <w:right w:val="none" w:sz="0" w:space="0" w:color="auto"/>
          </w:divBdr>
        </w:div>
        <w:div w:id="429082105">
          <w:marLeft w:val="480"/>
          <w:marRight w:val="0"/>
          <w:marTop w:val="0"/>
          <w:marBottom w:val="0"/>
          <w:divBdr>
            <w:top w:val="none" w:sz="0" w:space="0" w:color="auto"/>
            <w:left w:val="none" w:sz="0" w:space="0" w:color="auto"/>
            <w:bottom w:val="none" w:sz="0" w:space="0" w:color="auto"/>
            <w:right w:val="none" w:sz="0" w:space="0" w:color="auto"/>
          </w:divBdr>
        </w:div>
        <w:div w:id="523326815">
          <w:marLeft w:val="480"/>
          <w:marRight w:val="0"/>
          <w:marTop w:val="0"/>
          <w:marBottom w:val="0"/>
          <w:divBdr>
            <w:top w:val="none" w:sz="0" w:space="0" w:color="auto"/>
            <w:left w:val="none" w:sz="0" w:space="0" w:color="auto"/>
            <w:bottom w:val="none" w:sz="0" w:space="0" w:color="auto"/>
            <w:right w:val="none" w:sz="0" w:space="0" w:color="auto"/>
          </w:divBdr>
        </w:div>
        <w:div w:id="600651074">
          <w:marLeft w:val="480"/>
          <w:marRight w:val="0"/>
          <w:marTop w:val="0"/>
          <w:marBottom w:val="0"/>
          <w:divBdr>
            <w:top w:val="none" w:sz="0" w:space="0" w:color="auto"/>
            <w:left w:val="none" w:sz="0" w:space="0" w:color="auto"/>
            <w:bottom w:val="none" w:sz="0" w:space="0" w:color="auto"/>
            <w:right w:val="none" w:sz="0" w:space="0" w:color="auto"/>
          </w:divBdr>
        </w:div>
        <w:div w:id="636377443">
          <w:marLeft w:val="480"/>
          <w:marRight w:val="0"/>
          <w:marTop w:val="0"/>
          <w:marBottom w:val="0"/>
          <w:divBdr>
            <w:top w:val="none" w:sz="0" w:space="0" w:color="auto"/>
            <w:left w:val="none" w:sz="0" w:space="0" w:color="auto"/>
            <w:bottom w:val="none" w:sz="0" w:space="0" w:color="auto"/>
            <w:right w:val="none" w:sz="0" w:space="0" w:color="auto"/>
          </w:divBdr>
        </w:div>
        <w:div w:id="642849019">
          <w:marLeft w:val="480"/>
          <w:marRight w:val="0"/>
          <w:marTop w:val="0"/>
          <w:marBottom w:val="0"/>
          <w:divBdr>
            <w:top w:val="none" w:sz="0" w:space="0" w:color="auto"/>
            <w:left w:val="none" w:sz="0" w:space="0" w:color="auto"/>
            <w:bottom w:val="none" w:sz="0" w:space="0" w:color="auto"/>
            <w:right w:val="none" w:sz="0" w:space="0" w:color="auto"/>
          </w:divBdr>
        </w:div>
        <w:div w:id="651183555">
          <w:marLeft w:val="480"/>
          <w:marRight w:val="0"/>
          <w:marTop w:val="0"/>
          <w:marBottom w:val="0"/>
          <w:divBdr>
            <w:top w:val="none" w:sz="0" w:space="0" w:color="auto"/>
            <w:left w:val="none" w:sz="0" w:space="0" w:color="auto"/>
            <w:bottom w:val="none" w:sz="0" w:space="0" w:color="auto"/>
            <w:right w:val="none" w:sz="0" w:space="0" w:color="auto"/>
          </w:divBdr>
        </w:div>
        <w:div w:id="673924585">
          <w:marLeft w:val="480"/>
          <w:marRight w:val="0"/>
          <w:marTop w:val="0"/>
          <w:marBottom w:val="0"/>
          <w:divBdr>
            <w:top w:val="none" w:sz="0" w:space="0" w:color="auto"/>
            <w:left w:val="none" w:sz="0" w:space="0" w:color="auto"/>
            <w:bottom w:val="none" w:sz="0" w:space="0" w:color="auto"/>
            <w:right w:val="none" w:sz="0" w:space="0" w:color="auto"/>
          </w:divBdr>
        </w:div>
        <w:div w:id="698165871">
          <w:marLeft w:val="480"/>
          <w:marRight w:val="0"/>
          <w:marTop w:val="0"/>
          <w:marBottom w:val="0"/>
          <w:divBdr>
            <w:top w:val="none" w:sz="0" w:space="0" w:color="auto"/>
            <w:left w:val="none" w:sz="0" w:space="0" w:color="auto"/>
            <w:bottom w:val="none" w:sz="0" w:space="0" w:color="auto"/>
            <w:right w:val="none" w:sz="0" w:space="0" w:color="auto"/>
          </w:divBdr>
        </w:div>
        <w:div w:id="709648156">
          <w:marLeft w:val="480"/>
          <w:marRight w:val="0"/>
          <w:marTop w:val="0"/>
          <w:marBottom w:val="0"/>
          <w:divBdr>
            <w:top w:val="none" w:sz="0" w:space="0" w:color="auto"/>
            <w:left w:val="none" w:sz="0" w:space="0" w:color="auto"/>
            <w:bottom w:val="none" w:sz="0" w:space="0" w:color="auto"/>
            <w:right w:val="none" w:sz="0" w:space="0" w:color="auto"/>
          </w:divBdr>
        </w:div>
        <w:div w:id="753549901">
          <w:marLeft w:val="480"/>
          <w:marRight w:val="0"/>
          <w:marTop w:val="0"/>
          <w:marBottom w:val="0"/>
          <w:divBdr>
            <w:top w:val="none" w:sz="0" w:space="0" w:color="auto"/>
            <w:left w:val="none" w:sz="0" w:space="0" w:color="auto"/>
            <w:bottom w:val="none" w:sz="0" w:space="0" w:color="auto"/>
            <w:right w:val="none" w:sz="0" w:space="0" w:color="auto"/>
          </w:divBdr>
        </w:div>
        <w:div w:id="770471462">
          <w:marLeft w:val="480"/>
          <w:marRight w:val="0"/>
          <w:marTop w:val="0"/>
          <w:marBottom w:val="0"/>
          <w:divBdr>
            <w:top w:val="none" w:sz="0" w:space="0" w:color="auto"/>
            <w:left w:val="none" w:sz="0" w:space="0" w:color="auto"/>
            <w:bottom w:val="none" w:sz="0" w:space="0" w:color="auto"/>
            <w:right w:val="none" w:sz="0" w:space="0" w:color="auto"/>
          </w:divBdr>
        </w:div>
        <w:div w:id="805045075">
          <w:marLeft w:val="480"/>
          <w:marRight w:val="0"/>
          <w:marTop w:val="0"/>
          <w:marBottom w:val="0"/>
          <w:divBdr>
            <w:top w:val="none" w:sz="0" w:space="0" w:color="auto"/>
            <w:left w:val="none" w:sz="0" w:space="0" w:color="auto"/>
            <w:bottom w:val="none" w:sz="0" w:space="0" w:color="auto"/>
            <w:right w:val="none" w:sz="0" w:space="0" w:color="auto"/>
          </w:divBdr>
        </w:div>
        <w:div w:id="816150953">
          <w:marLeft w:val="480"/>
          <w:marRight w:val="0"/>
          <w:marTop w:val="0"/>
          <w:marBottom w:val="0"/>
          <w:divBdr>
            <w:top w:val="none" w:sz="0" w:space="0" w:color="auto"/>
            <w:left w:val="none" w:sz="0" w:space="0" w:color="auto"/>
            <w:bottom w:val="none" w:sz="0" w:space="0" w:color="auto"/>
            <w:right w:val="none" w:sz="0" w:space="0" w:color="auto"/>
          </w:divBdr>
        </w:div>
        <w:div w:id="834612421">
          <w:marLeft w:val="480"/>
          <w:marRight w:val="0"/>
          <w:marTop w:val="0"/>
          <w:marBottom w:val="0"/>
          <w:divBdr>
            <w:top w:val="none" w:sz="0" w:space="0" w:color="auto"/>
            <w:left w:val="none" w:sz="0" w:space="0" w:color="auto"/>
            <w:bottom w:val="none" w:sz="0" w:space="0" w:color="auto"/>
            <w:right w:val="none" w:sz="0" w:space="0" w:color="auto"/>
          </w:divBdr>
        </w:div>
        <w:div w:id="842011077">
          <w:marLeft w:val="480"/>
          <w:marRight w:val="0"/>
          <w:marTop w:val="0"/>
          <w:marBottom w:val="0"/>
          <w:divBdr>
            <w:top w:val="none" w:sz="0" w:space="0" w:color="auto"/>
            <w:left w:val="none" w:sz="0" w:space="0" w:color="auto"/>
            <w:bottom w:val="none" w:sz="0" w:space="0" w:color="auto"/>
            <w:right w:val="none" w:sz="0" w:space="0" w:color="auto"/>
          </w:divBdr>
        </w:div>
        <w:div w:id="859125583">
          <w:marLeft w:val="480"/>
          <w:marRight w:val="0"/>
          <w:marTop w:val="0"/>
          <w:marBottom w:val="0"/>
          <w:divBdr>
            <w:top w:val="none" w:sz="0" w:space="0" w:color="auto"/>
            <w:left w:val="none" w:sz="0" w:space="0" w:color="auto"/>
            <w:bottom w:val="none" w:sz="0" w:space="0" w:color="auto"/>
            <w:right w:val="none" w:sz="0" w:space="0" w:color="auto"/>
          </w:divBdr>
        </w:div>
        <w:div w:id="861934751">
          <w:marLeft w:val="480"/>
          <w:marRight w:val="0"/>
          <w:marTop w:val="0"/>
          <w:marBottom w:val="0"/>
          <w:divBdr>
            <w:top w:val="none" w:sz="0" w:space="0" w:color="auto"/>
            <w:left w:val="none" w:sz="0" w:space="0" w:color="auto"/>
            <w:bottom w:val="none" w:sz="0" w:space="0" w:color="auto"/>
            <w:right w:val="none" w:sz="0" w:space="0" w:color="auto"/>
          </w:divBdr>
        </w:div>
        <w:div w:id="874780982">
          <w:marLeft w:val="480"/>
          <w:marRight w:val="0"/>
          <w:marTop w:val="0"/>
          <w:marBottom w:val="0"/>
          <w:divBdr>
            <w:top w:val="none" w:sz="0" w:space="0" w:color="auto"/>
            <w:left w:val="none" w:sz="0" w:space="0" w:color="auto"/>
            <w:bottom w:val="none" w:sz="0" w:space="0" w:color="auto"/>
            <w:right w:val="none" w:sz="0" w:space="0" w:color="auto"/>
          </w:divBdr>
        </w:div>
        <w:div w:id="878083455">
          <w:marLeft w:val="480"/>
          <w:marRight w:val="0"/>
          <w:marTop w:val="0"/>
          <w:marBottom w:val="0"/>
          <w:divBdr>
            <w:top w:val="none" w:sz="0" w:space="0" w:color="auto"/>
            <w:left w:val="none" w:sz="0" w:space="0" w:color="auto"/>
            <w:bottom w:val="none" w:sz="0" w:space="0" w:color="auto"/>
            <w:right w:val="none" w:sz="0" w:space="0" w:color="auto"/>
          </w:divBdr>
        </w:div>
        <w:div w:id="879826169">
          <w:marLeft w:val="480"/>
          <w:marRight w:val="0"/>
          <w:marTop w:val="0"/>
          <w:marBottom w:val="0"/>
          <w:divBdr>
            <w:top w:val="none" w:sz="0" w:space="0" w:color="auto"/>
            <w:left w:val="none" w:sz="0" w:space="0" w:color="auto"/>
            <w:bottom w:val="none" w:sz="0" w:space="0" w:color="auto"/>
            <w:right w:val="none" w:sz="0" w:space="0" w:color="auto"/>
          </w:divBdr>
        </w:div>
        <w:div w:id="899748660">
          <w:marLeft w:val="480"/>
          <w:marRight w:val="0"/>
          <w:marTop w:val="0"/>
          <w:marBottom w:val="0"/>
          <w:divBdr>
            <w:top w:val="none" w:sz="0" w:space="0" w:color="auto"/>
            <w:left w:val="none" w:sz="0" w:space="0" w:color="auto"/>
            <w:bottom w:val="none" w:sz="0" w:space="0" w:color="auto"/>
            <w:right w:val="none" w:sz="0" w:space="0" w:color="auto"/>
          </w:divBdr>
        </w:div>
        <w:div w:id="912666653">
          <w:marLeft w:val="480"/>
          <w:marRight w:val="0"/>
          <w:marTop w:val="0"/>
          <w:marBottom w:val="0"/>
          <w:divBdr>
            <w:top w:val="none" w:sz="0" w:space="0" w:color="auto"/>
            <w:left w:val="none" w:sz="0" w:space="0" w:color="auto"/>
            <w:bottom w:val="none" w:sz="0" w:space="0" w:color="auto"/>
            <w:right w:val="none" w:sz="0" w:space="0" w:color="auto"/>
          </w:divBdr>
        </w:div>
        <w:div w:id="935989119">
          <w:marLeft w:val="480"/>
          <w:marRight w:val="0"/>
          <w:marTop w:val="0"/>
          <w:marBottom w:val="0"/>
          <w:divBdr>
            <w:top w:val="none" w:sz="0" w:space="0" w:color="auto"/>
            <w:left w:val="none" w:sz="0" w:space="0" w:color="auto"/>
            <w:bottom w:val="none" w:sz="0" w:space="0" w:color="auto"/>
            <w:right w:val="none" w:sz="0" w:space="0" w:color="auto"/>
          </w:divBdr>
        </w:div>
      </w:divsChild>
    </w:div>
    <w:div w:id="363136391">
      <w:bodyDiv w:val="1"/>
      <w:marLeft w:val="0"/>
      <w:marRight w:val="0"/>
      <w:marTop w:val="0"/>
      <w:marBottom w:val="0"/>
      <w:divBdr>
        <w:top w:val="none" w:sz="0" w:space="0" w:color="auto"/>
        <w:left w:val="none" w:sz="0" w:space="0" w:color="auto"/>
        <w:bottom w:val="none" w:sz="0" w:space="0" w:color="auto"/>
        <w:right w:val="none" w:sz="0" w:space="0" w:color="auto"/>
      </w:divBdr>
    </w:div>
    <w:div w:id="363212409">
      <w:bodyDiv w:val="1"/>
      <w:marLeft w:val="0"/>
      <w:marRight w:val="0"/>
      <w:marTop w:val="0"/>
      <w:marBottom w:val="0"/>
      <w:divBdr>
        <w:top w:val="none" w:sz="0" w:space="0" w:color="auto"/>
        <w:left w:val="none" w:sz="0" w:space="0" w:color="auto"/>
        <w:bottom w:val="none" w:sz="0" w:space="0" w:color="auto"/>
        <w:right w:val="none" w:sz="0" w:space="0" w:color="auto"/>
      </w:divBdr>
    </w:div>
    <w:div w:id="363285019">
      <w:bodyDiv w:val="1"/>
      <w:marLeft w:val="0"/>
      <w:marRight w:val="0"/>
      <w:marTop w:val="0"/>
      <w:marBottom w:val="0"/>
      <w:divBdr>
        <w:top w:val="none" w:sz="0" w:space="0" w:color="auto"/>
        <w:left w:val="none" w:sz="0" w:space="0" w:color="auto"/>
        <w:bottom w:val="none" w:sz="0" w:space="0" w:color="auto"/>
        <w:right w:val="none" w:sz="0" w:space="0" w:color="auto"/>
      </w:divBdr>
    </w:div>
    <w:div w:id="363335000">
      <w:bodyDiv w:val="1"/>
      <w:marLeft w:val="0"/>
      <w:marRight w:val="0"/>
      <w:marTop w:val="0"/>
      <w:marBottom w:val="0"/>
      <w:divBdr>
        <w:top w:val="none" w:sz="0" w:space="0" w:color="auto"/>
        <w:left w:val="none" w:sz="0" w:space="0" w:color="auto"/>
        <w:bottom w:val="none" w:sz="0" w:space="0" w:color="auto"/>
        <w:right w:val="none" w:sz="0" w:space="0" w:color="auto"/>
      </w:divBdr>
    </w:div>
    <w:div w:id="363406521">
      <w:bodyDiv w:val="1"/>
      <w:marLeft w:val="0"/>
      <w:marRight w:val="0"/>
      <w:marTop w:val="0"/>
      <w:marBottom w:val="0"/>
      <w:divBdr>
        <w:top w:val="none" w:sz="0" w:space="0" w:color="auto"/>
        <w:left w:val="none" w:sz="0" w:space="0" w:color="auto"/>
        <w:bottom w:val="none" w:sz="0" w:space="0" w:color="auto"/>
        <w:right w:val="none" w:sz="0" w:space="0" w:color="auto"/>
      </w:divBdr>
    </w:div>
    <w:div w:id="363479504">
      <w:bodyDiv w:val="1"/>
      <w:marLeft w:val="0"/>
      <w:marRight w:val="0"/>
      <w:marTop w:val="0"/>
      <w:marBottom w:val="0"/>
      <w:divBdr>
        <w:top w:val="none" w:sz="0" w:space="0" w:color="auto"/>
        <w:left w:val="none" w:sz="0" w:space="0" w:color="auto"/>
        <w:bottom w:val="none" w:sz="0" w:space="0" w:color="auto"/>
        <w:right w:val="none" w:sz="0" w:space="0" w:color="auto"/>
      </w:divBdr>
    </w:div>
    <w:div w:id="363481965">
      <w:bodyDiv w:val="1"/>
      <w:marLeft w:val="0"/>
      <w:marRight w:val="0"/>
      <w:marTop w:val="0"/>
      <w:marBottom w:val="0"/>
      <w:divBdr>
        <w:top w:val="none" w:sz="0" w:space="0" w:color="auto"/>
        <w:left w:val="none" w:sz="0" w:space="0" w:color="auto"/>
        <w:bottom w:val="none" w:sz="0" w:space="0" w:color="auto"/>
        <w:right w:val="none" w:sz="0" w:space="0" w:color="auto"/>
      </w:divBdr>
    </w:div>
    <w:div w:id="363675256">
      <w:bodyDiv w:val="1"/>
      <w:marLeft w:val="0"/>
      <w:marRight w:val="0"/>
      <w:marTop w:val="0"/>
      <w:marBottom w:val="0"/>
      <w:divBdr>
        <w:top w:val="none" w:sz="0" w:space="0" w:color="auto"/>
        <w:left w:val="none" w:sz="0" w:space="0" w:color="auto"/>
        <w:bottom w:val="none" w:sz="0" w:space="0" w:color="auto"/>
        <w:right w:val="none" w:sz="0" w:space="0" w:color="auto"/>
      </w:divBdr>
    </w:div>
    <w:div w:id="363747884">
      <w:bodyDiv w:val="1"/>
      <w:marLeft w:val="0"/>
      <w:marRight w:val="0"/>
      <w:marTop w:val="0"/>
      <w:marBottom w:val="0"/>
      <w:divBdr>
        <w:top w:val="none" w:sz="0" w:space="0" w:color="auto"/>
        <w:left w:val="none" w:sz="0" w:space="0" w:color="auto"/>
        <w:bottom w:val="none" w:sz="0" w:space="0" w:color="auto"/>
        <w:right w:val="none" w:sz="0" w:space="0" w:color="auto"/>
      </w:divBdr>
    </w:div>
    <w:div w:id="363948901">
      <w:bodyDiv w:val="1"/>
      <w:marLeft w:val="0"/>
      <w:marRight w:val="0"/>
      <w:marTop w:val="0"/>
      <w:marBottom w:val="0"/>
      <w:divBdr>
        <w:top w:val="none" w:sz="0" w:space="0" w:color="auto"/>
        <w:left w:val="none" w:sz="0" w:space="0" w:color="auto"/>
        <w:bottom w:val="none" w:sz="0" w:space="0" w:color="auto"/>
        <w:right w:val="none" w:sz="0" w:space="0" w:color="auto"/>
      </w:divBdr>
    </w:div>
    <w:div w:id="364135201">
      <w:bodyDiv w:val="1"/>
      <w:marLeft w:val="0"/>
      <w:marRight w:val="0"/>
      <w:marTop w:val="0"/>
      <w:marBottom w:val="0"/>
      <w:divBdr>
        <w:top w:val="none" w:sz="0" w:space="0" w:color="auto"/>
        <w:left w:val="none" w:sz="0" w:space="0" w:color="auto"/>
        <w:bottom w:val="none" w:sz="0" w:space="0" w:color="auto"/>
        <w:right w:val="none" w:sz="0" w:space="0" w:color="auto"/>
      </w:divBdr>
    </w:div>
    <w:div w:id="364138966">
      <w:bodyDiv w:val="1"/>
      <w:marLeft w:val="0"/>
      <w:marRight w:val="0"/>
      <w:marTop w:val="0"/>
      <w:marBottom w:val="0"/>
      <w:divBdr>
        <w:top w:val="none" w:sz="0" w:space="0" w:color="auto"/>
        <w:left w:val="none" w:sz="0" w:space="0" w:color="auto"/>
        <w:bottom w:val="none" w:sz="0" w:space="0" w:color="auto"/>
        <w:right w:val="none" w:sz="0" w:space="0" w:color="auto"/>
      </w:divBdr>
    </w:div>
    <w:div w:id="364908651">
      <w:bodyDiv w:val="1"/>
      <w:marLeft w:val="0"/>
      <w:marRight w:val="0"/>
      <w:marTop w:val="0"/>
      <w:marBottom w:val="0"/>
      <w:divBdr>
        <w:top w:val="none" w:sz="0" w:space="0" w:color="auto"/>
        <w:left w:val="none" w:sz="0" w:space="0" w:color="auto"/>
        <w:bottom w:val="none" w:sz="0" w:space="0" w:color="auto"/>
        <w:right w:val="none" w:sz="0" w:space="0" w:color="auto"/>
      </w:divBdr>
    </w:div>
    <w:div w:id="364985742">
      <w:bodyDiv w:val="1"/>
      <w:marLeft w:val="0"/>
      <w:marRight w:val="0"/>
      <w:marTop w:val="0"/>
      <w:marBottom w:val="0"/>
      <w:divBdr>
        <w:top w:val="none" w:sz="0" w:space="0" w:color="auto"/>
        <w:left w:val="none" w:sz="0" w:space="0" w:color="auto"/>
        <w:bottom w:val="none" w:sz="0" w:space="0" w:color="auto"/>
        <w:right w:val="none" w:sz="0" w:space="0" w:color="auto"/>
      </w:divBdr>
    </w:div>
    <w:div w:id="365059073">
      <w:bodyDiv w:val="1"/>
      <w:marLeft w:val="0"/>
      <w:marRight w:val="0"/>
      <w:marTop w:val="0"/>
      <w:marBottom w:val="0"/>
      <w:divBdr>
        <w:top w:val="none" w:sz="0" w:space="0" w:color="auto"/>
        <w:left w:val="none" w:sz="0" w:space="0" w:color="auto"/>
        <w:bottom w:val="none" w:sz="0" w:space="0" w:color="auto"/>
        <w:right w:val="none" w:sz="0" w:space="0" w:color="auto"/>
      </w:divBdr>
    </w:div>
    <w:div w:id="365101609">
      <w:bodyDiv w:val="1"/>
      <w:marLeft w:val="0"/>
      <w:marRight w:val="0"/>
      <w:marTop w:val="0"/>
      <w:marBottom w:val="0"/>
      <w:divBdr>
        <w:top w:val="none" w:sz="0" w:space="0" w:color="auto"/>
        <w:left w:val="none" w:sz="0" w:space="0" w:color="auto"/>
        <w:bottom w:val="none" w:sz="0" w:space="0" w:color="auto"/>
        <w:right w:val="none" w:sz="0" w:space="0" w:color="auto"/>
      </w:divBdr>
    </w:div>
    <w:div w:id="365298448">
      <w:bodyDiv w:val="1"/>
      <w:marLeft w:val="0"/>
      <w:marRight w:val="0"/>
      <w:marTop w:val="0"/>
      <w:marBottom w:val="0"/>
      <w:divBdr>
        <w:top w:val="none" w:sz="0" w:space="0" w:color="auto"/>
        <w:left w:val="none" w:sz="0" w:space="0" w:color="auto"/>
        <w:bottom w:val="none" w:sz="0" w:space="0" w:color="auto"/>
        <w:right w:val="none" w:sz="0" w:space="0" w:color="auto"/>
      </w:divBdr>
    </w:div>
    <w:div w:id="365526740">
      <w:bodyDiv w:val="1"/>
      <w:marLeft w:val="0"/>
      <w:marRight w:val="0"/>
      <w:marTop w:val="0"/>
      <w:marBottom w:val="0"/>
      <w:divBdr>
        <w:top w:val="none" w:sz="0" w:space="0" w:color="auto"/>
        <w:left w:val="none" w:sz="0" w:space="0" w:color="auto"/>
        <w:bottom w:val="none" w:sz="0" w:space="0" w:color="auto"/>
        <w:right w:val="none" w:sz="0" w:space="0" w:color="auto"/>
      </w:divBdr>
    </w:div>
    <w:div w:id="365568245">
      <w:bodyDiv w:val="1"/>
      <w:marLeft w:val="0"/>
      <w:marRight w:val="0"/>
      <w:marTop w:val="0"/>
      <w:marBottom w:val="0"/>
      <w:divBdr>
        <w:top w:val="none" w:sz="0" w:space="0" w:color="auto"/>
        <w:left w:val="none" w:sz="0" w:space="0" w:color="auto"/>
        <w:bottom w:val="none" w:sz="0" w:space="0" w:color="auto"/>
        <w:right w:val="none" w:sz="0" w:space="0" w:color="auto"/>
      </w:divBdr>
    </w:div>
    <w:div w:id="365640554">
      <w:bodyDiv w:val="1"/>
      <w:marLeft w:val="0"/>
      <w:marRight w:val="0"/>
      <w:marTop w:val="0"/>
      <w:marBottom w:val="0"/>
      <w:divBdr>
        <w:top w:val="none" w:sz="0" w:space="0" w:color="auto"/>
        <w:left w:val="none" w:sz="0" w:space="0" w:color="auto"/>
        <w:bottom w:val="none" w:sz="0" w:space="0" w:color="auto"/>
        <w:right w:val="none" w:sz="0" w:space="0" w:color="auto"/>
      </w:divBdr>
    </w:div>
    <w:div w:id="365714050">
      <w:bodyDiv w:val="1"/>
      <w:marLeft w:val="0"/>
      <w:marRight w:val="0"/>
      <w:marTop w:val="0"/>
      <w:marBottom w:val="0"/>
      <w:divBdr>
        <w:top w:val="none" w:sz="0" w:space="0" w:color="auto"/>
        <w:left w:val="none" w:sz="0" w:space="0" w:color="auto"/>
        <w:bottom w:val="none" w:sz="0" w:space="0" w:color="auto"/>
        <w:right w:val="none" w:sz="0" w:space="0" w:color="auto"/>
      </w:divBdr>
    </w:div>
    <w:div w:id="366027705">
      <w:bodyDiv w:val="1"/>
      <w:marLeft w:val="0"/>
      <w:marRight w:val="0"/>
      <w:marTop w:val="0"/>
      <w:marBottom w:val="0"/>
      <w:divBdr>
        <w:top w:val="none" w:sz="0" w:space="0" w:color="auto"/>
        <w:left w:val="none" w:sz="0" w:space="0" w:color="auto"/>
        <w:bottom w:val="none" w:sz="0" w:space="0" w:color="auto"/>
        <w:right w:val="none" w:sz="0" w:space="0" w:color="auto"/>
      </w:divBdr>
    </w:div>
    <w:div w:id="366638696">
      <w:bodyDiv w:val="1"/>
      <w:marLeft w:val="0"/>
      <w:marRight w:val="0"/>
      <w:marTop w:val="0"/>
      <w:marBottom w:val="0"/>
      <w:divBdr>
        <w:top w:val="none" w:sz="0" w:space="0" w:color="auto"/>
        <w:left w:val="none" w:sz="0" w:space="0" w:color="auto"/>
        <w:bottom w:val="none" w:sz="0" w:space="0" w:color="auto"/>
        <w:right w:val="none" w:sz="0" w:space="0" w:color="auto"/>
      </w:divBdr>
    </w:div>
    <w:div w:id="367217617">
      <w:bodyDiv w:val="1"/>
      <w:marLeft w:val="0"/>
      <w:marRight w:val="0"/>
      <w:marTop w:val="0"/>
      <w:marBottom w:val="0"/>
      <w:divBdr>
        <w:top w:val="none" w:sz="0" w:space="0" w:color="auto"/>
        <w:left w:val="none" w:sz="0" w:space="0" w:color="auto"/>
        <w:bottom w:val="none" w:sz="0" w:space="0" w:color="auto"/>
        <w:right w:val="none" w:sz="0" w:space="0" w:color="auto"/>
      </w:divBdr>
    </w:div>
    <w:div w:id="367223746">
      <w:bodyDiv w:val="1"/>
      <w:marLeft w:val="0"/>
      <w:marRight w:val="0"/>
      <w:marTop w:val="0"/>
      <w:marBottom w:val="0"/>
      <w:divBdr>
        <w:top w:val="none" w:sz="0" w:space="0" w:color="auto"/>
        <w:left w:val="none" w:sz="0" w:space="0" w:color="auto"/>
        <w:bottom w:val="none" w:sz="0" w:space="0" w:color="auto"/>
        <w:right w:val="none" w:sz="0" w:space="0" w:color="auto"/>
      </w:divBdr>
    </w:div>
    <w:div w:id="367340734">
      <w:bodyDiv w:val="1"/>
      <w:marLeft w:val="0"/>
      <w:marRight w:val="0"/>
      <w:marTop w:val="0"/>
      <w:marBottom w:val="0"/>
      <w:divBdr>
        <w:top w:val="none" w:sz="0" w:space="0" w:color="auto"/>
        <w:left w:val="none" w:sz="0" w:space="0" w:color="auto"/>
        <w:bottom w:val="none" w:sz="0" w:space="0" w:color="auto"/>
        <w:right w:val="none" w:sz="0" w:space="0" w:color="auto"/>
      </w:divBdr>
    </w:div>
    <w:div w:id="367534527">
      <w:bodyDiv w:val="1"/>
      <w:marLeft w:val="0"/>
      <w:marRight w:val="0"/>
      <w:marTop w:val="0"/>
      <w:marBottom w:val="0"/>
      <w:divBdr>
        <w:top w:val="none" w:sz="0" w:space="0" w:color="auto"/>
        <w:left w:val="none" w:sz="0" w:space="0" w:color="auto"/>
        <w:bottom w:val="none" w:sz="0" w:space="0" w:color="auto"/>
        <w:right w:val="none" w:sz="0" w:space="0" w:color="auto"/>
      </w:divBdr>
    </w:div>
    <w:div w:id="367804727">
      <w:bodyDiv w:val="1"/>
      <w:marLeft w:val="0"/>
      <w:marRight w:val="0"/>
      <w:marTop w:val="0"/>
      <w:marBottom w:val="0"/>
      <w:divBdr>
        <w:top w:val="none" w:sz="0" w:space="0" w:color="auto"/>
        <w:left w:val="none" w:sz="0" w:space="0" w:color="auto"/>
        <w:bottom w:val="none" w:sz="0" w:space="0" w:color="auto"/>
        <w:right w:val="none" w:sz="0" w:space="0" w:color="auto"/>
      </w:divBdr>
    </w:div>
    <w:div w:id="367919181">
      <w:bodyDiv w:val="1"/>
      <w:marLeft w:val="0"/>
      <w:marRight w:val="0"/>
      <w:marTop w:val="0"/>
      <w:marBottom w:val="0"/>
      <w:divBdr>
        <w:top w:val="none" w:sz="0" w:space="0" w:color="auto"/>
        <w:left w:val="none" w:sz="0" w:space="0" w:color="auto"/>
        <w:bottom w:val="none" w:sz="0" w:space="0" w:color="auto"/>
        <w:right w:val="none" w:sz="0" w:space="0" w:color="auto"/>
      </w:divBdr>
    </w:div>
    <w:div w:id="368267300">
      <w:bodyDiv w:val="1"/>
      <w:marLeft w:val="0"/>
      <w:marRight w:val="0"/>
      <w:marTop w:val="0"/>
      <w:marBottom w:val="0"/>
      <w:divBdr>
        <w:top w:val="none" w:sz="0" w:space="0" w:color="auto"/>
        <w:left w:val="none" w:sz="0" w:space="0" w:color="auto"/>
        <w:bottom w:val="none" w:sz="0" w:space="0" w:color="auto"/>
        <w:right w:val="none" w:sz="0" w:space="0" w:color="auto"/>
      </w:divBdr>
      <w:divsChild>
        <w:div w:id="857760">
          <w:marLeft w:val="480"/>
          <w:marRight w:val="0"/>
          <w:marTop w:val="0"/>
          <w:marBottom w:val="0"/>
          <w:divBdr>
            <w:top w:val="none" w:sz="0" w:space="0" w:color="auto"/>
            <w:left w:val="none" w:sz="0" w:space="0" w:color="auto"/>
            <w:bottom w:val="none" w:sz="0" w:space="0" w:color="auto"/>
            <w:right w:val="none" w:sz="0" w:space="0" w:color="auto"/>
          </w:divBdr>
        </w:div>
        <w:div w:id="12458443">
          <w:marLeft w:val="480"/>
          <w:marRight w:val="0"/>
          <w:marTop w:val="0"/>
          <w:marBottom w:val="0"/>
          <w:divBdr>
            <w:top w:val="none" w:sz="0" w:space="0" w:color="auto"/>
            <w:left w:val="none" w:sz="0" w:space="0" w:color="auto"/>
            <w:bottom w:val="none" w:sz="0" w:space="0" w:color="auto"/>
            <w:right w:val="none" w:sz="0" w:space="0" w:color="auto"/>
          </w:divBdr>
        </w:div>
        <w:div w:id="19598698">
          <w:marLeft w:val="480"/>
          <w:marRight w:val="0"/>
          <w:marTop w:val="0"/>
          <w:marBottom w:val="0"/>
          <w:divBdr>
            <w:top w:val="none" w:sz="0" w:space="0" w:color="auto"/>
            <w:left w:val="none" w:sz="0" w:space="0" w:color="auto"/>
            <w:bottom w:val="none" w:sz="0" w:space="0" w:color="auto"/>
            <w:right w:val="none" w:sz="0" w:space="0" w:color="auto"/>
          </w:divBdr>
        </w:div>
        <w:div w:id="42678743">
          <w:marLeft w:val="480"/>
          <w:marRight w:val="0"/>
          <w:marTop w:val="0"/>
          <w:marBottom w:val="0"/>
          <w:divBdr>
            <w:top w:val="none" w:sz="0" w:space="0" w:color="auto"/>
            <w:left w:val="none" w:sz="0" w:space="0" w:color="auto"/>
            <w:bottom w:val="none" w:sz="0" w:space="0" w:color="auto"/>
            <w:right w:val="none" w:sz="0" w:space="0" w:color="auto"/>
          </w:divBdr>
        </w:div>
        <w:div w:id="90781214">
          <w:marLeft w:val="480"/>
          <w:marRight w:val="0"/>
          <w:marTop w:val="0"/>
          <w:marBottom w:val="0"/>
          <w:divBdr>
            <w:top w:val="none" w:sz="0" w:space="0" w:color="auto"/>
            <w:left w:val="none" w:sz="0" w:space="0" w:color="auto"/>
            <w:bottom w:val="none" w:sz="0" w:space="0" w:color="auto"/>
            <w:right w:val="none" w:sz="0" w:space="0" w:color="auto"/>
          </w:divBdr>
        </w:div>
        <w:div w:id="92937626">
          <w:marLeft w:val="480"/>
          <w:marRight w:val="0"/>
          <w:marTop w:val="0"/>
          <w:marBottom w:val="0"/>
          <w:divBdr>
            <w:top w:val="none" w:sz="0" w:space="0" w:color="auto"/>
            <w:left w:val="none" w:sz="0" w:space="0" w:color="auto"/>
            <w:bottom w:val="none" w:sz="0" w:space="0" w:color="auto"/>
            <w:right w:val="none" w:sz="0" w:space="0" w:color="auto"/>
          </w:divBdr>
        </w:div>
        <w:div w:id="172576196">
          <w:marLeft w:val="480"/>
          <w:marRight w:val="0"/>
          <w:marTop w:val="0"/>
          <w:marBottom w:val="0"/>
          <w:divBdr>
            <w:top w:val="none" w:sz="0" w:space="0" w:color="auto"/>
            <w:left w:val="none" w:sz="0" w:space="0" w:color="auto"/>
            <w:bottom w:val="none" w:sz="0" w:space="0" w:color="auto"/>
            <w:right w:val="none" w:sz="0" w:space="0" w:color="auto"/>
          </w:divBdr>
        </w:div>
        <w:div w:id="210967813">
          <w:marLeft w:val="480"/>
          <w:marRight w:val="0"/>
          <w:marTop w:val="0"/>
          <w:marBottom w:val="0"/>
          <w:divBdr>
            <w:top w:val="none" w:sz="0" w:space="0" w:color="auto"/>
            <w:left w:val="none" w:sz="0" w:space="0" w:color="auto"/>
            <w:bottom w:val="none" w:sz="0" w:space="0" w:color="auto"/>
            <w:right w:val="none" w:sz="0" w:space="0" w:color="auto"/>
          </w:divBdr>
        </w:div>
        <w:div w:id="214661314">
          <w:marLeft w:val="480"/>
          <w:marRight w:val="0"/>
          <w:marTop w:val="0"/>
          <w:marBottom w:val="0"/>
          <w:divBdr>
            <w:top w:val="none" w:sz="0" w:space="0" w:color="auto"/>
            <w:left w:val="none" w:sz="0" w:space="0" w:color="auto"/>
            <w:bottom w:val="none" w:sz="0" w:space="0" w:color="auto"/>
            <w:right w:val="none" w:sz="0" w:space="0" w:color="auto"/>
          </w:divBdr>
        </w:div>
        <w:div w:id="273368851">
          <w:marLeft w:val="480"/>
          <w:marRight w:val="0"/>
          <w:marTop w:val="0"/>
          <w:marBottom w:val="0"/>
          <w:divBdr>
            <w:top w:val="none" w:sz="0" w:space="0" w:color="auto"/>
            <w:left w:val="none" w:sz="0" w:space="0" w:color="auto"/>
            <w:bottom w:val="none" w:sz="0" w:space="0" w:color="auto"/>
            <w:right w:val="none" w:sz="0" w:space="0" w:color="auto"/>
          </w:divBdr>
        </w:div>
        <w:div w:id="348993124">
          <w:marLeft w:val="480"/>
          <w:marRight w:val="0"/>
          <w:marTop w:val="0"/>
          <w:marBottom w:val="0"/>
          <w:divBdr>
            <w:top w:val="none" w:sz="0" w:space="0" w:color="auto"/>
            <w:left w:val="none" w:sz="0" w:space="0" w:color="auto"/>
            <w:bottom w:val="none" w:sz="0" w:space="0" w:color="auto"/>
            <w:right w:val="none" w:sz="0" w:space="0" w:color="auto"/>
          </w:divBdr>
        </w:div>
        <w:div w:id="372116867">
          <w:marLeft w:val="480"/>
          <w:marRight w:val="0"/>
          <w:marTop w:val="0"/>
          <w:marBottom w:val="0"/>
          <w:divBdr>
            <w:top w:val="none" w:sz="0" w:space="0" w:color="auto"/>
            <w:left w:val="none" w:sz="0" w:space="0" w:color="auto"/>
            <w:bottom w:val="none" w:sz="0" w:space="0" w:color="auto"/>
            <w:right w:val="none" w:sz="0" w:space="0" w:color="auto"/>
          </w:divBdr>
        </w:div>
        <w:div w:id="386611423">
          <w:marLeft w:val="480"/>
          <w:marRight w:val="0"/>
          <w:marTop w:val="0"/>
          <w:marBottom w:val="0"/>
          <w:divBdr>
            <w:top w:val="none" w:sz="0" w:space="0" w:color="auto"/>
            <w:left w:val="none" w:sz="0" w:space="0" w:color="auto"/>
            <w:bottom w:val="none" w:sz="0" w:space="0" w:color="auto"/>
            <w:right w:val="none" w:sz="0" w:space="0" w:color="auto"/>
          </w:divBdr>
        </w:div>
        <w:div w:id="391006217">
          <w:marLeft w:val="480"/>
          <w:marRight w:val="0"/>
          <w:marTop w:val="0"/>
          <w:marBottom w:val="0"/>
          <w:divBdr>
            <w:top w:val="none" w:sz="0" w:space="0" w:color="auto"/>
            <w:left w:val="none" w:sz="0" w:space="0" w:color="auto"/>
            <w:bottom w:val="none" w:sz="0" w:space="0" w:color="auto"/>
            <w:right w:val="none" w:sz="0" w:space="0" w:color="auto"/>
          </w:divBdr>
        </w:div>
        <w:div w:id="447045689">
          <w:marLeft w:val="480"/>
          <w:marRight w:val="0"/>
          <w:marTop w:val="0"/>
          <w:marBottom w:val="0"/>
          <w:divBdr>
            <w:top w:val="none" w:sz="0" w:space="0" w:color="auto"/>
            <w:left w:val="none" w:sz="0" w:space="0" w:color="auto"/>
            <w:bottom w:val="none" w:sz="0" w:space="0" w:color="auto"/>
            <w:right w:val="none" w:sz="0" w:space="0" w:color="auto"/>
          </w:divBdr>
        </w:div>
        <w:div w:id="454909954">
          <w:marLeft w:val="480"/>
          <w:marRight w:val="0"/>
          <w:marTop w:val="0"/>
          <w:marBottom w:val="0"/>
          <w:divBdr>
            <w:top w:val="none" w:sz="0" w:space="0" w:color="auto"/>
            <w:left w:val="none" w:sz="0" w:space="0" w:color="auto"/>
            <w:bottom w:val="none" w:sz="0" w:space="0" w:color="auto"/>
            <w:right w:val="none" w:sz="0" w:space="0" w:color="auto"/>
          </w:divBdr>
        </w:div>
        <w:div w:id="456145481">
          <w:marLeft w:val="480"/>
          <w:marRight w:val="0"/>
          <w:marTop w:val="0"/>
          <w:marBottom w:val="0"/>
          <w:divBdr>
            <w:top w:val="none" w:sz="0" w:space="0" w:color="auto"/>
            <w:left w:val="none" w:sz="0" w:space="0" w:color="auto"/>
            <w:bottom w:val="none" w:sz="0" w:space="0" w:color="auto"/>
            <w:right w:val="none" w:sz="0" w:space="0" w:color="auto"/>
          </w:divBdr>
        </w:div>
        <w:div w:id="508057341">
          <w:marLeft w:val="480"/>
          <w:marRight w:val="0"/>
          <w:marTop w:val="0"/>
          <w:marBottom w:val="0"/>
          <w:divBdr>
            <w:top w:val="none" w:sz="0" w:space="0" w:color="auto"/>
            <w:left w:val="none" w:sz="0" w:space="0" w:color="auto"/>
            <w:bottom w:val="none" w:sz="0" w:space="0" w:color="auto"/>
            <w:right w:val="none" w:sz="0" w:space="0" w:color="auto"/>
          </w:divBdr>
        </w:div>
        <w:div w:id="595139169">
          <w:marLeft w:val="480"/>
          <w:marRight w:val="0"/>
          <w:marTop w:val="0"/>
          <w:marBottom w:val="0"/>
          <w:divBdr>
            <w:top w:val="none" w:sz="0" w:space="0" w:color="auto"/>
            <w:left w:val="none" w:sz="0" w:space="0" w:color="auto"/>
            <w:bottom w:val="none" w:sz="0" w:space="0" w:color="auto"/>
            <w:right w:val="none" w:sz="0" w:space="0" w:color="auto"/>
          </w:divBdr>
        </w:div>
        <w:div w:id="611981904">
          <w:marLeft w:val="480"/>
          <w:marRight w:val="0"/>
          <w:marTop w:val="0"/>
          <w:marBottom w:val="0"/>
          <w:divBdr>
            <w:top w:val="none" w:sz="0" w:space="0" w:color="auto"/>
            <w:left w:val="none" w:sz="0" w:space="0" w:color="auto"/>
            <w:bottom w:val="none" w:sz="0" w:space="0" w:color="auto"/>
            <w:right w:val="none" w:sz="0" w:space="0" w:color="auto"/>
          </w:divBdr>
        </w:div>
        <w:div w:id="643310767">
          <w:marLeft w:val="480"/>
          <w:marRight w:val="0"/>
          <w:marTop w:val="0"/>
          <w:marBottom w:val="0"/>
          <w:divBdr>
            <w:top w:val="none" w:sz="0" w:space="0" w:color="auto"/>
            <w:left w:val="none" w:sz="0" w:space="0" w:color="auto"/>
            <w:bottom w:val="none" w:sz="0" w:space="0" w:color="auto"/>
            <w:right w:val="none" w:sz="0" w:space="0" w:color="auto"/>
          </w:divBdr>
        </w:div>
        <w:div w:id="649292144">
          <w:marLeft w:val="480"/>
          <w:marRight w:val="0"/>
          <w:marTop w:val="0"/>
          <w:marBottom w:val="0"/>
          <w:divBdr>
            <w:top w:val="none" w:sz="0" w:space="0" w:color="auto"/>
            <w:left w:val="none" w:sz="0" w:space="0" w:color="auto"/>
            <w:bottom w:val="none" w:sz="0" w:space="0" w:color="auto"/>
            <w:right w:val="none" w:sz="0" w:space="0" w:color="auto"/>
          </w:divBdr>
        </w:div>
        <w:div w:id="659432842">
          <w:marLeft w:val="480"/>
          <w:marRight w:val="0"/>
          <w:marTop w:val="0"/>
          <w:marBottom w:val="0"/>
          <w:divBdr>
            <w:top w:val="none" w:sz="0" w:space="0" w:color="auto"/>
            <w:left w:val="none" w:sz="0" w:space="0" w:color="auto"/>
            <w:bottom w:val="none" w:sz="0" w:space="0" w:color="auto"/>
            <w:right w:val="none" w:sz="0" w:space="0" w:color="auto"/>
          </w:divBdr>
        </w:div>
        <w:div w:id="674769818">
          <w:marLeft w:val="480"/>
          <w:marRight w:val="0"/>
          <w:marTop w:val="0"/>
          <w:marBottom w:val="0"/>
          <w:divBdr>
            <w:top w:val="none" w:sz="0" w:space="0" w:color="auto"/>
            <w:left w:val="none" w:sz="0" w:space="0" w:color="auto"/>
            <w:bottom w:val="none" w:sz="0" w:space="0" w:color="auto"/>
            <w:right w:val="none" w:sz="0" w:space="0" w:color="auto"/>
          </w:divBdr>
        </w:div>
        <w:div w:id="767892277">
          <w:marLeft w:val="480"/>
          <w:marRight w:val="0"/>
          <w:marTop w:val="0"/>
          <w:marBottom w:val="0"/>
          <w:divBdr>
            <w:top w:val="none" w:sz="0" w:space="0" w:color="auto"/>
            <w:left w:val="none" w:sz="0" w:space="0" w:color="auto"/>
            <w:bottom w:val="none" w:sz="0" w:space="0" w:color="auto"/>
            <w:right w:val="none" w:sz="0" w:space="0" w:color="auto"/>
          </w:divBdr>
        </w:div>
        <w:div w:id="784230191">
          <w:marLeft w:val="480"/>
          <w:marRight w:val="0"/>
          <w:marTop w:val="0"/>
          <w:marBottom w:val="0"/>
          <w:divBdr>
            <w:top w:val="none" w:sz="0" w:space="0" w:color="auto"/>
            <w:left w:val="none" w:sz="0" w:space="0" w:color="auto"/>
            <w:bottom w:val="none" w:sz="0" w:space="0" w:color="auto"/>
            <w:right w:val="none" w:sz="0" w:space="0" w:color="auto"/>
          </w:divBdr>
        </w:div>
        <w:div w:id="786391912">
          <w:marLeft w:val="480"/>
          <w:marRight w:val="0"/>
          <w:marTop w:val="0"/>
          <w:marBottom w:val="0"/>
          <w:divBdr>
            <w:top w:val="none" w:sz="0" w:space="0" w:color="auto"/>
            <w:left w:val="none" w:sz="0" w:space="0" w:color="auto"/>
            <w:bottom w:val="none" w:sz="0" w:space="0" w:color="auto"/>
            <w:right w:val="none" w:sz="0" w:space="0" w:color="auto"/>
          </w:divBdr>
        </w:div>
        <w:div w:id="810709482">
          <w:marLeft w:val="480"/>
          <w:marRight w:val="0"/>
          <w:marTop w:val="0"/>
          <w:marBottom w:val="0"/>
          <w:divBdr>
            <w:top w:val="none" w:sz="0" w:space="0" w:color="auto"/>
            <w:left w:val="none" w:sz="0" w:space="0" w:color="auto"/>
            <w:bottom w:val="none" w:sz="0" w:space="0" w:color="auto"/>
            <w:right w:val="none" w:sz="0" w:space="0" w:color="auto"/>
          </w:divBdr>
        </w:div>
        <w:div w:id="814108578">
          <w:marLeft w:val="480"/>
          <w:marRight w:val="0"/>
          <w:marTop w:val="0"/>
          <w:marBottom w:val="0"/>
          <w:divBdr>
            <w:top w:val="none" w:sz="0" w:space="0" w:color="auto"/>
            <w:left w:val="none" w:sz="0" w:space="0" w:color="auto"/>
            <w:bottom w:val="none" w:sz="0" w:space="0" w:color="auto"/>
            <w:right w:val="none" w:sz="0" w:space="0" w:color="auto"/>
          </w:divBdr>
        </w:div>
        <w:div w:id="814377351">
          <w:marLeft w:val="480"/>
          <w:marRight w:val="0"/>
          <w:marTop w:val="0"/>
          <w:marBottom w:val="0"/>
          <w:divBdr>
            <w:top w:val="none" w:sz="0" w:space="0" w:color="auto"/>
            <w:left w:val="none" w:sz="0" w:space="0" w:color="auto"/>
            <w:bottom w:val="none" w:sz="0" w:space="0" w:color="auto"/>
            <w:right w:val="none" w:sz="0" w:space="0" w:color="auto"/>
          </w:divBdr>
        </w:div>
        <w:div w:id="834145183">
          <w:marLeft w:val="480"/>
          <w:marRight w:val="0"/>
          <w:marTop w:val="0"/>
          <w:marBottom w:val="0"/>
          <w:divBdr>
            <w:top w:val="none" w:sz="0" w:space="0" w:color="auto"/>
            <w:left w:val="none" w:sz="0" w:space="0" w:color="auto"/>
            <w:bottom w:val="none" w:sz="0" w:space="0" w:color="auto"/>
            <w:right w:val="none" w:sz="0" w:space="0" w:color="auto"/>
          </w:divBdr>
        </w:div>
        <w:div w:id="917640795">
          <w:marLeft w:val="480"/>
          <w:marRight w:val="0"/>
          <w:marTop w:val="0"/>
          <w:marBottom w:val="0"/>
          <w:divBdr>
            <w:top w:val="none" w:sz="0" w:space="0" w:color="auto"/>
            <w:left w:val="none" w:sz="0" w:space="0" w:color="auto"/>
            <w:bottom w:val="none" w:sz="0" w:space="0" w:color="auto"/>
            <w:right w:val="none" w:sz="0" w:space="0" w:color="auto"/>
          </w:divBdr>
        </w:div>
        <w:div w:id="938949220">
          <w:marLeft w:val="480"/>
          <w:marRight w:val="0"/>
          <w:marTop w:val="0"/>
          <w:marBottom w:val="0"/>
          <w:divBdr>
            <w:top w:val="none" w:sz="0" w:space="0" w:color="auto"/>
            <w:left w:val="none" w:sz="0" w:space="0" w:color="auto"/>
            <w:bottom w:val="none" w:sz="0" w:space="0" w:color="auto"/>
            <w:right w:val="none" w:sz="0" w:space="0" w:color="auto"/>
          </w:divBdr>
        </w:div>
        <w:div w:id="948900715">
          <w:marLeft w:val="480"/>
          <w:marRight w:val="0"/>
          <w:marTop w:val="0"/>
          <w:marBottom w:val="0"/>
          <w:divBdr>
            <w:top w:val="none" w:sz="0" w:space="0" w:color="auto"/>
            <w:left w:val="none" w:sz="0" w:space="0" w:color="auto"/>
            <w:bottom w:val="none" w:sz="0" w:space="0" w:color="auto"/>
            <w:right w:val="none" w:sz="0" w:space="0" w:color="auto"/>
          </w:divBdr>
        </w:div>
        <w:div w:id="954949316">
          <w:marLeft w:val="480"/>
          <w:marRight w:val="0"/>
          <w:marTop w:val="0"/>
          <w:marBottom w:val="0"/>
          <w:divBdr>
            <w:top w:val="none" w:sz="0" w:space="0" w:color="auto"/>
            <w:left w:val="none" w:sz="0" w:space="0" w:color="auto"/>
            <w:bottom w:val="none" w:sz="0" w:space="0" w:color="auto"/>
            <w:right w:val="none" w:sz="0" w:space="0" w:color="auto"/>
          </w:divBdr>
        </w:div>
        <w:div w:id="968126713">
          <w:marLeft w:val="480"/>
          <w:marRight w:val="0"/>
          <w:marTop w:val="0"/>
          <w:marBottom w:val="0"/>
          <w:divBdr>
            <w:top w:val="none" w:sz="0" w:space="0" w:color="auto"/>
            <w:left w:val="none" w:sz="0" w:space="0" w:color="auto"/>
            <w:bottom w:val="none" w:sz="0" w:space="0" w:color="auto"/>
            <w:right w:val="none" w:sz="0" w:space="0" w:color="auto"/>
          </w:divBdr>
        </w:div>
        <w:div w:id="977690002">
          <w:marLeft w:val="480"/>
          <w:marRight w:val="0"/>
          <w:marTop w:val="0"/>
          <w:marBottom w:val="0"/>
          <w:divBdr>
            <w:top w:val="none" w:sz="0" w:space="0" w:color="auto"/>
            <w:left w:val="none" w:sz="0" w:space="0" w:color="auto"/>
            <w:bottom w:val="none" w:sz="0" w:space="0" w:color="auto"/>
            <w:right w:val="none" w:sz="0" w:space="0" w:color="auto"/>
          </w:divBdr>
        </w:div>
        <w:div w:id="988284198">
          <w:marLeft w:val="480"/>
          <w:marRight w:val="0"/>
          <w:marTop w:val="0"/>
          <w:marBottom w:val="0"/>
          <w:divBdr>
            <w:top w:val="none" w:sz="0" w:space="0" w:color="auto"/>
            <w:left w:val="none" w:sz="0" w:space="0" w:color="auto"/>
            <w:bottom w:val="none" w:sz="0" w:space="0" w:color="auto"/>
            <w:right w:val="none" w:sz="0" w:space="0" w:color="auto"/>
          </w:divBdr>
        </w:div>
        <w:div w:id="1009718424">
          <w:marLeft w:val="480"/>
          <w:marRight w:val="0"/>
          <w:marTop w:val="0"/>
          <w:marBottom w:val="0"/>
          <w:divBdr>
            <w:top w:val="none" w:sz="0" w:space="0" w:color="auto"/>
            <w:left w:val="none" w:sz="0" w:space="0" w:color="auto"/>
            <w:bottom w:val="none" w:sz="0" w:space="0" w:color="auto"/>
            <w:right w:val="none" w:sz="0" w:space="0" w:color="auto"/>
          </w:divBdr>
        </w:div>
      </w:divsChild>
    </w:div>
    <w:div w:id="368459156">
      <w:bodyDiv w:val="1"/>
      <w:marLeft w:val="0"/>
      <w:marRight w:val="0"/>
      <w:marTop w:val="0"/>
      <w:marBottom w:val="0"/>
      <w:divBdr>
        <w:top w:val="none" w:sz="0" w:space="0" w:color="auto"/>
        <w:left w:val="none" w:sz="0" w:space="0" w:color="auto"/>
        <w:bottom w:val="none" w:sz="0" w:space="0" w:color="auto"/>
        <w:right w:val="none" w:sz="0" w:space="0" w:color="auto"/>
      </w:divBdr>
    </w:div>
    <w:div w:id="368578194">
      <w:bodyDiv w:val="1"/>
      <w:marLeft w:val="0"/>
      <w:marRight w:val="0"/>
      <w:marTop w:val="0"/>
      <w:marBottom w:val="0"/>
      <w:divBdr>
        <w:top w:val="none" w:sz="0" w:space="0" w:color="auto"/>
        <w:left w:val="none" w:sz="0" w:space="0" w:color="auto"/>
        <w:bottom w:val="none" w:sz="0" w:space="0" w:color="auto"/>
        <w:right w:val="none" w:sz="0" w:space="0" w:color="auto"/>
      </w:divBdr>
    </w:div>
    <w:div w:id="368796999">
      <w:bodyDiv w:val="1"/>
      <w:marLeft w:val="0"/>
      <w:marRight w:val="0"/>
      <w:marTop w:val="0"/>
      <w:marBottom w:val="0"/>
      <w:divBdr>
        <w:top w:val="none" w:sz="0" w:space="0" w:color="auto"/>
        <w:left w:val="none" w:sz="0" w:space="0" w:color="auto"/>
        <w:bottom w:val="none" w:sz="0" w:space="0" w:color="auto"/>
        <w:right w:val="none" w:sz="0" w:space="0" w:color="auto"/>
      </w:divBdr>
    </w:div>
    <w:div w:id="368919104">
      <w:bodyDiv w:val="1"/>
      <w:marLeft w:val="0"/>
      <w:marRight w:val="0"/>
      <w:marTop w:val="0"/>
      <w:marBottom w:val="0"/>
      <w:divBdr>
        <w:top w:val="none" w:sz="0" w:space="0" w:color="auto"/>
        <w:left w:val="none" w:sz="0" w:space="0" w:color="auto"/>
        <w:bottom w:val="none" w:sz="0" w:space="0" w:color="auto"/>
        <w:right w:val="none" w:sz="0" w:space="0" w:color="auto"/>
      </w:divBdr>
    </w:div>
    <w:div w:id="369577973">
      <w:bodyDiv w:val="1"/>
      <w:marLeft w:val="0"/>
      <w:marRight w:val="0"/>
      <w:marTop w:val="0"/>
      <w:marBottom w:val="0"/>
      <w:divBdr>
        <w:top w:val="none" w:sz="0" w:space="0" w:color="auto"/>
        <w:left w:val="none" w:sz="0" w:space="0" w:color="auto"/>
        <w:bottom w:val="none" w:sz="0" w:space="0" w:color="auto"/>
        <w:right w:val="none" w:sz="0" w:space="0" w:color="auto"/>
      </w:divBdr>
    </w:div>
    <w:div w:id="369887395">
      <w:bodyDiv w:val="1"/>
      <w:marLeft w:val="0"/>
      <w:marRight w:val="0"/>
      <w:marTop w:val="0"/>
      <w:marBottom w:val="0"/>
      <w:divBdr>
        <w:top w:val="none" w:sz="0" w:space="0" w:color="auto"/>
        <w:left w:val="none" w:sz="0" w:space="0" w:color="auto"/>
        <w:bottom w:val="none" w:sz="0" w:space="0" w:color="auto"/>
        <w:right w:val="none" w:sz="0" w:space="0" w:color="auto"/>
      </w:divBdr>
    </w:div>
    <w:div w:id="369887430">
      <w:bodyDiv w:val="1"/>
      <w:marLeft w:val="0"/>
      <w:marRight w:val="0"/>
      <w:marTop w:val="0"/>
      <w:marBottom w:val="0"/>
      <w:divBdr>
        <w:top w:val="none" w:sz="0" w:space="0" w:color="auto"/>
        <w:left w:val="none" w:sz="0" w:space="0" w:color="auto"/>
        <w:bottom w:val="none" w:sz="0" w:space="0" w:color="auto"/>
        <w:right w:val="none" w:sz="0" w:space="0" w:color="auto"/>
      </w:divBdr>
    </w:div>
    <w:div w:id="370111216">
      <w:bodyDiv w:val="1"/>
      <w:marLeft w:val="0"/>
      <w:marRight w:val="0"/>
      <w:marTop w:val="0"/>
      <w:marBottom w:val="0"/>
      <w:divBdr>
        <w:top w:val="none" w:sz="0" w:space="0" w:color="auto"/>
        <w:left w:val="none" w:sz="0" w:space="0" w:color="auto"/>
        <w:bottom w:val="none" w:sz="0" w:space="0" w:color="auto"/>
        <w:right w:val="none" w:sz="0" w:space="0" w:color="auto"/>
      </w:divBdr>
    </w:div>
    <w:div w:id="370229204">
      <w:bodyDiv w:val="1"/>
      <w:marLeft w:val="0"/>
      <w:marRight w:val="0"/>
      <w:marTop w:val="0"/>
      <w:marBottom w:val="0"/>
      <w:divBdr>
        <w:top w:val="none" w:sz="0" w:space="0" w:color="auto"/>
        <w:left w:val="none" w:sz="0" w:space="0" w:color="auto"/>
        <w:bottom w:val="none" w:sz="0" w:space="0" w:color="auto"/>
        <w:right w:val="none" w:sz="0" w:space="0" w:color="auto"/>
      </w:divBdr>
    </w:div>
    <w:div w:id="370496111">
      <w:bodyDiv w:val="1"/>
      <w:marLeft w:val="0"/>
      <w:marRight w:val="0"/>
      <w:marTop w:val="0"/>
      <w:marBottom w:val="0"/>
      <w:divBdr>
        <w:top w:val="none" w:sz="0" w:space="0" w:color="auto"/>
        <w:left w:val="none" w:sz="0" w:space="0" w:color="auto"/>
        <w:bottom w:val="none" w:sz="0" w:space="0" w:color="auto"/>
        <w:right w:val="none" w:sz="0" w:space="0" w:color="auto"/>
      </w:divBdr>
      <w:divsChild>
        <w:div w:id="114643112">
          <w:marLeft w:val="480"/>
          <w:marRight w:val="0"/>
          <w:marTop w:val="0"/>
          <w:marBottom w:val="0"/>
          <w:divBdr>
            <w:top w:val="none" w:sz="0" w:space="0" w:color="auto"/>
            <w:left w:val="none" w:sz="0" w:space="0" w:color="auto"/>
            <w:bottom w:val="none" w:sz="0" w:space="0" w:color="auto"/>
            <w:right w:val="none" w:sz="0" w:space="0" w:color="auto"/>
          </w:divBdr>
        </w:div>
        <w:div w:id="195429715">
          <w:marLeft w:val="480"/>
          <w:marRight w:val="0"/>
          <w:marTop w:val="0"/>
          <w:marBottom w:val="0"/>
          <w:divBdr>
            <w:top w:val="none" w:sz="0" w:space="0" w:color="auto"/>
            <w:left w:val="none" w:sz="0" w:space="0" w:color="auto"/>
            <w:bottom w:val="none" w:sz="0" w:space="0" w:color="auto"/>
            <w:right w:val="none" w:sz="0" w:space="0" w:color="auto"/>
          </w:divBdr>
        </w:div>
        <w:div w:id="405886200">
          <w:marLeft w:val="480"/>
          <w:marRight w:val="0"/>
          <w:marTop w:val="0"/>
          <w:marBottom w:val="0"/>
          <w:divBdr>
            <w:top w:val="none" w:sz="0" w:space="0" w:color="auto"/>
            <w:left w:val="none" w:sz="0" w:space="0" w:color="auto"/>
            <w:bottom w:val="none" w:sz="0" w:space="0" w:color="auto"/>
            <w:right w:val="none" w:sz="0" w:space="0" w:color="auto"/>
          </w:divBdr>
        </w:div>
        <w:div w:id="417404117">
          <w:marLeft w:val="480"/>
          <w:marRight w:val="0"/>
          <w:marTop w:val="0"/>
          <w:marBottom w:val="0"/>
          <w:divBdr>
            <w:top w:val="none" w:sz="0" w:space="0" w:color="auto"/>
            <w:left w:val="none" w:sz="0" w:space="0" w:color="auto"/>
            <w:bottom w:val="none" w:sz="0" w:space="0" w:color="auto"/>
            <w:right w:val="none" w:sz="0" w:space="0" w:color="auto"/>
          </w:divBdr>
        </w:div>
        <w:div w:id="496385798">
          <w:marLeft w:val="480"/>
          <w:marRight w:val="0"/>
          <w:marTop w:val="0"/>
          <w:marBottom w:val="0"/>
          <w:divBdr>
            <w:top w:val="none" w:sz="0" w:space="0" w:color="auto"/>
            <w:left w:val="none" w:sz="0" w:space="0" w:color="auto"/>
            <w:bottom w:val="none" w:sz="0" w:space="0" w:color="auto"/>
            <w:right w:val="none" w:sz="0" w:space="0" w:color="auto"/>
          </w:divBdr>
        </w:div>
        <w:div w:id="577863631">
          <w:marLeft w:val="480"/>
          <w:marRight w:val="0"/>
          <w:marTop w:val="0"/>
          <w:marBottom w:val="0"/>
          <w:divBdr>
            <w:top w:val="none" w:sz="0" w:space="0" w:color="auto"/>
            <w:left w:val="none" w:sz="0" w:space="0" w:color="auto"/>
            <w:bottom w:val="none" w:sz="0" w:space="0" w:color="auto"/>
            <w:right w:val="none" w:sz="0" w:space="0" w:color="auto"/>
          </w:divBdr>
        </w:div>
        <w:div w:id="593168494">
          <w:marLeft w:val="480"/>
          <w:marRight w:val="0"/>
          <w:marTop w:val="0"/>
          <w:marBottom w:val="0"/>
          <w:divBdr>
            <w:top w:val="none" w:sz="0" w:space="0" w:color="auto"/>
            <w:left w:val="none" w:sz="0" w:space="0" w:color="auto"/>
            <w:bottom w:val="none" w:sz="0" w:space="0" w:color="auto"/>
            <w:right w:val="none" w:sz="0" w:space="0" w:color="auto"/>
          </w:divBdr>
        </w:div>
        <w:div w:id="614757337">
          <w:marLeft w:val="480"/>
          <w:marRight w:val="0"/>
          <w:marTop w:val="0"/>
          <w:marBottom w:val="0"/>
          <w:divBdr>
            <w:top w:val="none" w:sz="0" w:space="0" w:color="auto"/>
            <w:left w:val="none" w:sz="0" w:space="0" w:color="auto"/>
            <w:bottom w:val="none" w:sz="0" w:space="0" w:color="auto"/>
            <w:right w:val="none" w:sz="0" w:space="0" w:color="auto"/>
          </w:divBdr>
        </w:div>
        <w:div w:id="633216123">
          <w:marLeft w:val="480"/>
          <w:marRight w:val="0"/>
          <w:marTop w:val="0"/>
          <w:marBottom w:val="0"/>
          <w:divBdr>
            <w:top w:val="none" w:sz="0" w:space="0" w:color="auto"/>
            <w:left w:val="none" w:sz="0" w:space="0" w:color="auto"/>
            <w:bottom w:val="none" w:sz="0" w:space="0" w:color="auto"/>
            <w:right w:val="none" w:sz="0" w:space="0" w:color="auto"/>
          </w:divBdr>
        </w:div>
        <w:div w:id="666830962">
          <w:marLeft w:val="480"/>
          <w:marRight w:val="0"/>
          <w:marTop w:val="0"/>
          <w:marBottom w:val="0"/>
          <w:divBdr>
            <w:top w:val="none" w:sz="0" w:space="0" w:color="auto"/>
            <w:left w:val="none" w:sz="0" w:space="0" w:color="auto"/>
            <w:bottom w:val="none" w:sz="0" w:space="0" w:color="auto"/>
            <w:right w:val="none" w:sz="0" w:space="0" w:color="auto"/>
          </w:divBdr>
        </w:div>
        <w:div w:id="708529748">
          <w:marLeft w:val="480"/>
          <w:marRight w:val="0"/>
          <w:marTop w:val="0"/>
          <w:marBottom w:val="0"/>
          <w:divBdr>
            <w:top w:val="none" w:sz="0" w:space="0" w:color="auto"/>
            <w:left w:val="none" w:sz="0" w:space="0" w:color="auto"/>
            <w:bottom w:val="none" w:sz="0" w:space="0" w:color="auto"/>
            <w:right w:val="none" w:sz="0" w:space="0" w:color="auto"/>
          </w:divBdr>
        </w:div>
        <w:div w:id="715860556">
          <w:marLeft w:val="480"/>
          <w:marRight w:val="0"/>
          <w:marTop w:val="0"/>
          <w:marBottom w:val="0"/>
          <w:divBdr>
            <w:top w:val="none" w:sz="0" w:space="0" w:color="auto"/>
            <w:left w:val="none" w:sz="0" w:space="0" w:color="auto"/>
            <w:bottom w:val="none" w:sz="0" w:space="0" w:color="auto"/>
            <w:right w:val="none" w:sz="0" w:space="0" w:color="auto"/>
          </w:divBdr>
        </w:div>
        <w:div w:id="775755000">
          <w:marLeft w:val="480"/>
          <w:marRight w:val="0"/>
          <w:marTop w:val="0"/>
          <w:marBottom w:val="0"/>
          <w:divBdr>
            <w:top w:val="none" w:sz="0" w:space="0" w:color="auto"/>
            <w:left w:val="none" w:sz="0" w:space="0" w:color="auto"/>
            <w:bottom w:val="none" w:sz="0" w:space="0" w:color="auto"/>
            <w:right w:val="none" w:sz="0" w:space="0" w:color="auto"/>
          </w:divBdr>
        </w:div>
        <w:div w:id="958489688">
          <w:marLeft w:val="480"/>
          <w:marRight w:val="0"/>
          <w:marTop w:val="0"/>
          <w:marBottom w:val="0"/>
          <w:divBdr>
            <w:top w:val="none" w:sz="0" w:space="0" w:color="auto"/>
            <w:left w:val="none" w:sz="0" w:space="0" w:color="auto"/>
            <w:bottom w:val="none" w:sz="0" w:space="0" w:color="auto"/>
            <w:right w:val="none" w:sz="0" w:space="0" w:color="auto"/>
          </w:divBdr>
        </w:div>
        <w:div w:id="988628643">
          <w:marLeft w:val="480"/>
          <w:marRight w:val="0"/>
          <w:marTop w:val="0"/>
          <w:marBottom w:val="0"/>
          <w:divBdr>
            <w:top w:val="none" w:sz="0" w:space="0" w:color="auto"/>
            <w:left w:val="none" w:sz="0" w:space="0" w:color="auto"/>
            <w:bottom w:val="none" w:sz="0" w:space="0" w:color="auto"/>
            <w:right w:val="none" w:sz="0" w:space="0" w:color="auto"/>
          </w:divBdr>
        </w:div>
      </w:divsChild>
    </w:div>
    <w:div w:id="370541799">
      <w:bodyDiv w:val="1"/>
      <w:marLeft w:val="0"/>
      <w:marRight w:val="0"/>
      <w:marTop w:val="0"/>
      <w:marBottom w:val="0"/>
      <w:divBdr>
        <w:top w:val="none" w:sz="0" w:space="0" w:color="auto"/>
        <w:left w:val="none" w:sz="0" w:space="0" w:color="auto"/>
        <w:bottom w:val="none" w:sz="0" w:space="0" w:color="auto"/>
        <w:right w:val="none" w:sz="0" w:space="0" w:color="auto"/>
      </w:divBdr>
    </w:div>
    <w:div w:id="370617393">
      <w:bodyDiv w:val="1"/>
      <w:marLeft w:val="0"/>
      <w:marRight w:val="0"/>
      <w:marTop w:val="0"/>
      <w:marBottom w:val="0"/>
      <w:divBdr>
        <w:top w:val="none" w:sz="0" w:space="0" w:color="auto"/>
        <w:left w:val="none" w:sz="0" w:space="0" w:color="auto"/>
        <w:bottom w:val="none" w:sz="0" w:space="0" w:color="auto"/>
        <w:right w:val="none" w:sz="0" w:space="0" w:color="auto"/>
      </w:divBdr>
    </w:div>
    <w:div w:id="370738230">
      <w:bodyDiv w:val="1"/>
      <w:marLeft w:val="0"/>
      <w:marRight w:val="0"/>
      <w:marTop w:val="0"/>
      <w:marBottom w:val="0"/>
      <w:divBdr>
        <w:top w:val="none" w:sz="0" w:space="0" w:color="auto"/>
        <w:left w:val="none" w:sz="0" w:space="0" w:color="auto"/>
        <w:bottom w:val="none" w:sz="0" w:space="0" w:color="auto"/>
        <w:right w:val="none" w:sz="0" w:space="0" w:color="auto"/>
      </w:divBdr>
    </w:div>
    <w:div w:id="370809374">
      <w:bodyDiv w:val="1"/>
      <w:marLeft w:val="0"/>
      <w:marRight w:val="0"/>
      <w:marTop w:val="0"/>
      <w:marBottom w:val="0"/>
      <w:divBdr>
        <w:top w:val="none" w:sz="0" w:space="0" w:color="auto"/>
        <w:left w:val="none" w:sz="0" w:space="0" w:color="auto"/>
        <w:bottom w:val="none" w:sz="0" w:space="0" w:color="auto"/>
        <w:right w:val="none" w:sz="0" w:space="0" w:color="auto"/>
      </w:divBdr>
      <w:divsChild>
        <w:div w:id="203822">
          <w:marLeft w:val="480"/>
          <w:marRight w:val="0"/>
          <w:marTop w:val="0"/>
          <w:marBottom w:val="0"/>
          <w:divBdr>
            <w:top w:val="none" w:sz="0" w:space="0" w:color="auto"/>
            <w:left w:val="none" w:sz="0" w:space="0" w:color="auto"/>
            <w:bottom w:val="none" w:sz="0" w:space="0" w:color="auto"/>
            <w:right w:val="none" w:sz="0" w:space="0" w:color="auto"/>
          </w:divBdr>
        </w:div>
        <w:div w:id="23412196">
          <w:marLeft w:val="480"/>
          <w:marRight w:val="0"/>
          <w:marTop w:val="0"/>
          <w:marBottom w:val="0"/>
          <w:divBdr>
            <w:top w:val="none" w:sz="0" w:space="0" w:color="auto"/>
            <w:left w:val="none" w:sz="0" w:space="0" w:color="auto"/>
            <w:bottom w:val="none" w:sz="0" w:space="0" w:color="auto"/>
            <w:right w:val="none" w:sz="0" w:space="0" w:color="auto"/>
          </w:divBdr>
        </w:div>
        <w:div w:id="42213917">
          <w:marLeft w:val="480"/>
          <w:marRight w:val="0"/>
          <w:marTop w:val="0"/>
          <w:marBottom w:val="0"/>
          <w:divBdr>
            <w:top w:val="none" w:sz="0" w:space="0" w:color="auto"/>
            <w:left w:val="none" w:sz="0" w:space="0" w:color="auto"/>
            <w:bottom w:val="none" w:sz="0" w:space="0" w:color="auto"/>
            <w:right w:val="none" w:sz="0" w:space="0" w:color="auto"/>
          </w:divBdr>
        </w:div>
        <w:div w:id="55785037">
          <w:marLeft w:val="480"/>
          <w:marRight w:val="0"/>
          <w:marTop w:val="0"/>
          <w:marBottom w:val="0"/>
          <w:divBdr>
            <w:top w:val="none" w:sz="0" w:space="0" w:color="auto"/>
            <w:left w:val="none" w:sz="0" w:space="0" w:color="auto"/>
            <w:bottom w:val="none" w:sz="0" w:space="0" w:color="auto"/>
            <w:right w:val="none" w:sz="0" w:space="0" w:color="auto"/>
          </w:divBdr>
        </w:div>
        <w:div w:id="98843062">
          <w:marLeft w:val="480"/>
          <w:marRight w:val="0"/>
          <w:marTop w:val="0"/>
          <w:marBottom w:val="0"/>
          <w:divBdr>
            <w:top w:val="none" w:sz="0" w:space="0" w:color="auto"/>
            <w:left w:val="none" w:sz="0" w:space="0" w:color="auto"/>
            <w:bottom w:val="none" w:sz="0" w:space="0" w:color="auto"/>
            <w:right w:val="none" w:sz="0" w:space="0" w:color="auto"/>
          </w:divBdr>
        </w:div>
        <w:div w:id="118258140">
          <w:marLeft w:val="480"/>
          <w:marRight w:val="0"/>
          <w:marTop w:val="0"/>
          <w:marBottom w:val="0"/>
          <w:divBdr>
            <w:top w:val="none" w:sz="0" w:space="0" w:color="auto"/>
            <w:left w:val="none" w:sz="0" w:space="0" w:color="auto"/>
            <w:bottom w:val="none" w:sz="0" w:space="0" w:color="auto"/>
            <w:right w:val="none" w:sz="0" w:space="0" w:color="auto"/>
          </w:divBdr>
        </w:div>
        <w:div w:id="121390087">
          <w:marLeft w:val="480"/>
          <w:marRight w:val="0"/>
          <w:marTop w:val="0"/>
          <w:marBottom w:val="0"/>
          <w:divBdr>
            <w:top w:val="none" w:sz="0" w:space="0" w:color="auto"/>
            <w:left w:val="none" w:sz="0" w:space="0" w:color="auto"/>
            <w:bottom w:val="none" w:sz="0" w:space="0" w:color="auto"/>
            <w:right w:val="none" w:sz="0" w:space="0" w:color="auto"/>
          </w:divBdr>
        </w:div>
        <w:div w:id="144467566">
          <w:marLeft w:val="480"/>
          <w:marRight w:val="0"/>
          <w:marTop w:val="0"/>
          <w:marBottom w:val="0"/>
          <w:divBdr>
            <w:top w:val="none" w:sz="0" w:space="0" w:color="auto"/>
            <w:left w:val="none" w:sz="0" w:space="0" w:color="auto"/>
            <w:bottom w:val="none" w:sz="0" w:space="0" w:color="auto"/>
            <w:right w:val="none" w:sz="0" w:space="0" w:color="auto"/>
          </w:divBdr>
        </w:div>
        <w:div w:id="160631992">
          <w:marLeft w:val="480"/>
          <w:marRight w:val="0"/>
          <w:marTop w:val="0"/>
          <w:marBottom w:val="0"/>
          <w:divBdr>
            <w:top w:val="none" w:sz="0" w:space="0" w:color="auto"/>
            <w:left w:val="none" w:sz="0" w:space="0" w:color="auto"/>
            <w:bottom w:val="none" w:sz="0" w:space="0" w:color="auto"/>
            <w:right w:val="none" w:sz="0" w:space="0" w:color="auto"/>
          </w:divBdr>
        </w:div>
        <w:div w:id="180318450">
          <w:marLeft w:val="480"/>
          <w:marRight w:val="0"/>
          <w:marTop w:val="0"/>
          <w:marBottom w:val="0"/>
          <w:divBdr>
            <w:top w:val="none" w:sz="0" w:space="0" w:color="auto"/>
            <w:left w:val="none" w:sz="0" w:space="0" w:color="auto"/>
            <w:bottom w:val="none" w:sz="0" w:space="0" w:color="auto"/>
            <w:right w:val="none" w:sz="0" w:space="0" w:color="auto"/>
          </w:divBdr>
        </w:div>
        <w:div w:id="218906532">
          <w:marLeft w:val="480"/>
          <w:marRight w:val="0"/>
          <w:marTop w:val="0"/>
          <w:marBottom w:val="0"/>
          <w:divBdr>
            <w:top w:val="none" w:sz="0" w:space="0" w:color="auto"/>
            <w:left w:val="none" w:sz="0" w:space="0" w:color="auto"/>
            <w:bottom w:val="none" w:sz="0" w:space="0" w:color="auto"/>
            <w:right w:val="none" w:sz="0" w:space="0" w:color="auto"/>
          </w:divBdr>
        </w:div>
        <w:div w:id="316619583">
          <w:marLeft w:val="480"/>
          <w:marRight w:val="0"/>
          <w:marTop w:val="0"/>
          <w:marBottom w:val="0"/>
          <w:divBdr>
            <w:top w:val="none" w:sz="0" w:space="0" w:color="auto"/>
            <w:left w:val="none" w:sz="0" w:space="0" w:color="auto"/>
            <w:bottom w:val="none" w:sz="0" w:space="0" w:color="auto"/>
            <w:right w:val="none" w:sz="0" w:space="0" w:color="auto"/>
          </w:divBdr>
        </w:div>
        <w:div w:id="340158351">
          <w:marLeft w:val="480"/>
          <w:marRight w:val="0"/>
          <w:marTop w:val="0"/>
          <w:marBottom w:val="0"/>
          <w:divBdr>
            <w:top w:val="none" w:sz="0" w:space="0" w:color="auto"/>
            <w:left w:val="none" w:sz="0" w:space="0" w:color="auto"/>
            <w:bottom w:val="none" w:sz="0" w:space="0" w:color="auto"/>
            <w:right w:val="none" w:sz="0" w:space="0" w:color="auto"/>
          </w:divBdr>
        </w:div>
        <w:div w:id="350106970">
          <w:marLeft w:val="480"/>
          <w:marRight w:val="0"/>
          <w:marTop w:val="0"/>
          <w:marBottom w:val="0"/>
          <w:divBdr>
            <w:top w:val="none" w:sz="0" w:space="0" w:color="auto"/>
            <w:left w:val="none" w:sz="0" w:space="0" w:color="auto"/>
            <w:bottom w:val="none" w:sz="0" w:space="0" w:color="auto"/>
            <w:right w:val="none" w:sz="0" w:space="0" w:color="auto"/>
          </w:divBdr>
        </w:div>
        <w:div w:id="364645624">
          <w:marLeft w:val="480"/>
          <w:marRight w:val="0"/>
          <w:marTop w:val="0"/>
          <w:marBottom w:val="0"/>
          <w:divBdr>
            <w:top w:val="none" w:sz="0" w:space="0" w:color="auto"/>
            <w:left w:val="none" w:sz="0" w:space="0" w:color="auto"/>
            <w:bottom w:val="none" w:sz="0" w:space="0" w:color="auto"/>
            <w:right w:val="none" w:sz="0" w:space="0" w:color="auto"/>
          </w:divBdr>
        </w:div>
        <w:div w:id="381637940">
          <w:marLeft w:val="480"/>
          <w:marRight w:val="0"/>
          <w:marTop w:val="0"/>
          <w:marBottom w:val="0"/>
          <w:divBdr>
            <w:top w:val="none" w:sz="0" w:space="0" w:color="auto"/>
            <w:left w:val="none" w:sz="0" w:space="0" w:color="auto"/>
            <w:bottom w:val="none" w:sz="0" w:space="0" w:color="auto"/>
            <w:right w:val="none" w:sz="0" w:space="0" w:color="auto"/>
          </w:divBdr>
        </w:div>
        <w:div w:id="427694526">
          <w:marLeft w:val="480"/>
          <w:marRight w:val="0"/>
          <w:marTop w:val="0"/>
          <w:marBottom w:val="0"/>
          <w:divBdr>
            <w:top w:val="none" w:sz="0" w:space="0" w:color="auto"/>
            <w:left w:val="none" w:sz="0" w:space="0" w:color="auto"/>
            <w:bottom w:val="none" w:sz="0" w:space="0" w:color="auto"/>
            <w:right w:val="none" w:sz="0" w:space="0" w:color="auto"/>
          </w:divBdr>
        </w:div>
        <w:div w:id="445467902">
          <w:marLeft w:val="480"/>
          <w:marRight w:val="0"/>
          <w:marTop w:val="0"/>
          <w:marBottom w:val="0"/>
          <w:divBdr>
            <w:top w:val="none" w:sz="0" w:space="0" w:color="auto"/>
            <w:left w:val="none" w:sz="0" w:space="0" w:color="auto"/>
            <w:bottom w:val="none" w:sz="0" w:space="0" w:color="auto"/>
            <w:right w:val="none" w:sz="0" w:space="0" w:color="auto"/>
          </w:divBdr>
        </w:div>
        <w:div w:id="478377054">
          <w:marLeft w:val="480"/>
          <w:marRight w:val="0"/>
          <w:marTop w:val="0"/>
          <w:marBottom w:val="0"/>
          <w:divBdr>
            <w:top w:val="none" w:sz="0" w:space="0" w:color="auto"/>
            <w:left w:val="none" w:sz="0" w:space="0" w:color="auto"/>
            <w:bottom w:val="none" w:sz="0" w:space="0" w:color="auto"/>
            <w:right w:val="none" w:sz="0" w:space="0" w:color="auto"/>
          </w:divBdr>
        </w:div>
        <w:div w:id="490485244">
          <w:marLeft w:val="480"/>
          <w:marRight w:val="0"/>
          <w:marTop w:val="0"/>
          <w:marBottom w:val="0"/>
          <w:divBdr>
            <w:top w:val="none" w:sz="0" w:space="0" w:color="auto"/>
            <w:left w:val="none" w:sz="0" w:space="0" w:color="auto"/>
            <w:bottom w:val="none" w:sz="0" w:space="0" w:color="auto"/>
            <w:right w:val="none" w:sz="0" w:space="0" w:color="auto"/>
          </w:divBdr>
        </w:div>
        <w:div w:id="505291283">
          <w:marLeft w:val="480"/>
          <w:marRight w:val="0"/>
          <w:marTop w:val="0"/>
          <w:marBottom w:val="0"/>
          <w:divBdr>
            <w:top w:val="none" w:sz="0" w:space="0" w:color="auto"/>
            <w:left w:val="none" w:sz="0" w:space="0" w:color="auto"/>
            <w:bottom w:val="none" w:sz="0" w:space="0" w:color="auto"/>
            <w:right w:val="none" w:sz="0" w:space="0" w:color="auto"/>
          </w:divBdr>
        </w:div>
        <w:div w:id="506482703">
          <w:marLeft w:val="480"/>
          <w:marRight w:val="0"/>
          <w:marTop w:val="0"/>
          <w:marBottom w:val="0"/>
          <w:divBdr>
            <w:top w:val="none" w:sz="0" w:space="0" w:color="auto"/>
            <w:left w:val="none" w:sz="0" w:space="0" w:color="auto"/>
            <w:bottom w:val="none" w:sz="0" w:space="0" w:color="auto"/>
            <w:right w:val="none" w:sz="0" w:space="0" w:color="auto"/>
          </w:divBdr>
        </w:div>
        <w:div w:id="507211103">
          <w:marLeft w:val="480"/>
          <w:marRight w:val="0"/>
          <w:marTop w:val="0"/>
          <w:marBottom w:val="0"/>
          <w:divBdr>
            <w:top w:val="none" w:sz="0" w:space="0" w:color="auto"/>
            <w:left w:val="none" w:sz="0" w:space="0" w:color="auto"/>
            <w:bottom w:val="none" w:sz="0" w:space="0" w:color="auto"/>
            <w:right w:val="none" w:sz="0" w:space="0" w:color="auto"/>
          </w:divBdr>
        </w:div>
        <w:div w:id="531529602">
          <w:marLeft w:val="480"/>
          <w:marRight w:val="0"/>
          <w:marTop w:val="0"/>
          <w:marBottom w:val="0"/>
          <w:divBdr>
            <w:top w:val="none" w:sz="0" w:space="0" w:color="auto"/>
            <w:left w:val="none" w:sz="0" w:space="0" w:color="auto"/>
            <w:bottom w:val="none" w:sz="0" w:space="0" w:color="auto"/>
            <w:right w:val="none" w:sz="0" w:space="0" w:color="auto"/>
          </w:divBdr>
        </w:div>
        <w:div w:id="532423864">
          <w:marLeft w:val="480"/>
          <w:marRight w:val="0"/>
          <w:marTop w:val="0"/>
          <w:marBottom w:val="0"/>
          <w:divBdr>
            <w:top w:val="none" w:sz="0" w:space="0" w:color="auto"/>
            <w:left w:val="none" w:sz="0" w:space="0" w:color="auto"/>
            <w:bottom w:val="none" w:sz="0" w:space="0" w:color="auto"/>
            <w:right w:val="none" w:sz="0" w:space="0" w:color="auto"/>
          </w:divBdr>
        </w:div>
        <w:div w:id="537200272">
          <w:marLeft w:val="480"/>
          <w:marRight w:val="0"/>
          <w:marTop w:val="0"/>
          <w:marBottom w:val="0"/>
          <w:divBdr>
            <w:top w:val="none" w:sz="0" w:space="0" w:color="auto"/>
            <w:left w:val="none" w:sz="0" w:space="0" w:color="auto"/>
            <w:bottom w:val="none" w:sz="0" w:space="0" w:color="auto"/>
            <w:right w:val="none" w:sz="0" w:space="0" w:color="auto"/>
          </w:divBdr>
        </w:div>
        <w:div w:id="557743400">
          <w:marLeft w:val="480"/>
          <w:marRight w:val="0"/>
          <w:marTop w:val="0"/>
          <w:marBottom w:val="0"/>
          <w:divBdr>
            <w:top w:val="none" w:sz="0" w:space="0" w:color="auto"/>
            <w:left w:val="none" w:sz="0" w:space="0" w:color="auto"/>
            <w:bottom w:val="none" w:sz="0" w:space="0" w:color="auto"/>
            <w:right w:val="none" w:sz="0" w:space="0" w:color="auto"/>
          </w:divBdr>
        </w:div>
        <w:div w:id="604926931">
          <w:marLeft w:val="480"/>
          <w:marRight w:val="0"/>
          <w:marTop w:val="0"/>
          <w:marBottom w:val="0"/>
          <w:divBdr>
            <w:top w:val="none" w:sz="0" w:space="0" w:color="auto"/>
            <w:left w:val="none" w:sz="0" w:space="0" w:color="auto"/>
            <w:bottom w:val="none" w:sz="0" w:space="0" w:color="auto"/>
            <w:right w:val="none" w:sz="0" w:space="0" w:color="auto"/>
          </w:divBdr>
        </w:div>
        <w:div w:id="648218157">
          <w:marLeft w:val="480"/>
          <w:marRight w:val="0"/>
          <w:marTop w:val="0"/>
          <w:marBottom w:val="0"/>
          <w:divBdr>
            <w:top w:val="none" w:sz="0" w:space="0" w:color="auto"/>
            <w:left w:val="none" w:sz="0" w:space="0" w:color="auto"/>
            <w:bottom w:val="none" w:sz="0" w:space="0" w:color="auto"/>
            <w:right w:val="none" w:sz="0" w:space="0" w:color="auto"/>
          </w:divBdr>
        </w:div>
        <w:div w:id="673849238">
          <w:marLeft w:val="480"/>
          <w:marRight w:val="0"/>
          <w:marTop w:val="0"/>
          <w:marBottom w:val="0"/>
          <w:divBdr>
            <w:top w:val="none" w:sz="0" w:space="0" w:color="auto"/>
            <w:left w:val="none" w:sz="0" w:space="0" w:color="auto"/>
            <w:bottom w:val="none" w:sz="0" w:space="0" w:color="auto"/>
            <w:right w:val="none" w:sz="0" w:space="0" w:color="auto"/>
          </w:divBdr>
        </w:div>
        <w:div w:id="713234914">
          <w:marLeft w:val="480"/>
          <w:marRight w:val="0"/>
          <w:marTop w:val="0"/>
          <w:marBottom w:val="0"/>
          <w:divBdr>
            <w:top w:val="none" w:sz="0" w:space="0" w:color="auto"/>
            <w:left w:val="none" w:sz="0" w:space="0" w:color="auto"/>
            <w:bottom w:val="none" w:sz="0" w:space="0" w:color="auto"/>
            <w:right w:val="none" w:sz="0" w:space="0" w:color="auto"/>
          </w:divBdr>
        </w:div>
        <w:div w:id="724568629">
          <w:marLeft w:val="480"/>
          <w:marRight w:val="0"/>
          <w:marTop w:val="0"/>
          <w:marBottom w:val="0"/>
          <w:divBdr>
            <w:top w:val="none" w:sz="0" w:space="0" w:color="auto"/>
            <w:left w:val="none" w:sz="0" w:space="0" w:color="auto"/>
            <w:bottom w:val="none" w:sz="0" w:space="0" w:color="auto"/>
            <w:right w:val="none" w:sz="0" w:space="0" w:color="auto"/>
          </w:divBdr>
        </w:div>
        <w:div w:id="788551171">
          <w:marLeft w:val="480"/>
          <w:marRight w:val="0"/>
          <w:marTop w:val="0"/>
          <w:marBottom w:val="0"/>
          <w:divBdr>
            <w:top w:val="none" w:sz="0" w:space="0" w:color="auto"/>
            <w:left w:val="none" w:sz="0" w:space="0" w:color="auto"/>
            <w:bottom w:val="none" w:sz="0" w:space="0" w:color="auto"/>
            <w:right w:val="none" w:sz="0" w:space="0" w:color="auto"/>
          </w:divBdr>
        </w:div>
        <w:div w:id="846942588">
          <w:marLeft w:val="480"/>
          <w:marRight w:val="0"/>
          <w:marTop w:val="0"/>
          <w:marBottom w:val="0"/>
          <w:divBdr>
            <w:top w:val="none" w:sz="0" w:space="0" w:color="auto"/>
            <w:left w:val="none" w:sz="0" w:space="0" w:color="auto"/>
            <w:bottom w:val="none" w:sz="0" w:space="0" w:color="auto"/>
            <w:right w:val="none" w:sz="0" w:space="0" w:color="auto"/>
          </w:divBdr>
        </w:div>
        <w:div w:id="923879358">
          <w:marLeft w:val="480"/>
          <w:marRight w:val="0"/>
          <w:marTop w:val="0"/>
          <w:marBottom w:val="0"/>
          <w:divBdr>
            <w:top w:val="none" w:sz="0" w:space="0" w:color="auto"/>
            <w:left w:val="none" w:sz="0" w:space="0" w:color="auto"/>
            <w:bottom w:val="none" w:sz="0" w:space="0" w:color="auto"/>
            <w:right w:val="none" w:sz="0" w:space="0" w:color="auto"/>
          </w:divBdr>
        </w:div>
        <w:div w:id="940796244">
          <w:marLeft w:val="480"/>
          <w:marRight w:val="0"/>
          <w:marTop w:val="0"/>
          <w:marBottom w:val="0"/>
          <w:divBdr>
            <w:top w:val="none" w:sz="0" w:space="0" w:color="auto"/>
            <w:left w:val="none" w:sz="0" w:space="0" w:color="auto"/>
            <w:bottom w:val="none" w:sz="0" w:space="0" w:color="auto"/>
            <w:right w:val="none" w:sz="0" w:space="0" w:color="auto"/>
          </w:divBdr>
        </w:div>
        <w:div w:id="979770079">
          <w:marLeft w:val="480"/>
          <w:marRight w:val="0"/>
          <w:marTop w:val="0"/>
          <w:marBottom w:val="0"/>
          <w:divBdr>
            <w:top w:val="none" w:sz="0" w:space="0" w:color="auto"/>
            <w:left w:val="none" w:sz="0" w:space="0" w:color="auto"/>
            <w:bottom w:val="none" w:sz="0" w:space="0" w:color="auto"/>
            <w:right w:val="none" w:sz="0" w:space="0" w:color="auto"/>
          </w:divBdr>
        </w:div>
      </w:divsChild>
    </w:div>
    <w:div w:id="370882735">
      <w:bodyDiv w:val="1"/>
      <w:marLeft w:val="0"/>
      <w:marRight w:val="0"/>
      <w:marTop w:val="0"/>
      <w:marBottom w:val="0"/>
      <w:divBdr>
        <w:top w:val="none" w:sz="0" w:space="0" w:color="auto"/>
        <w:left w:val="none" w:sz="0" w:space="0" w:color="auto"/>
        <w:bottom w:val="none" w:sz="0" w:space="0" w:color="auto"/>
        <w:right w:val="none" w:sz="0" w:space="0" w:color="auto"/>
      </w:divBdr>
    </w:div>
    <w:div w:id="371343356">
      <w:bodyDiv w:val="1"/>
      <w:marLeft w:val="0"/>
      <w:marRight w:val="0"/>
      <w:marTop w:val="0"/>
      <w:marBottom w:val="0"/>
      <w:divBdr>
        <w:top w:val="none" w:sz="0" w:space="0" w:color="auto"/>
        <w:left w:val="none" w:sz="0" w:space="0" w:color="auto"/>
        <w:bottom w:val="none" w:sz="0" w:space="0" w:color="auto"/>
        <w:right w:val="none" w:sz="0" w:space="0" w:color="auto"/>
      </w:divBdr>
      <w:divsChild>
        <w:div w:id="59836559">
          <w:marLeft w:val="480"/>
          <w:marRight w:val="0"/>
          <w:marTop w:val="0"/>
          <w:marBottom w:val="0"/>
          <w:divBdr>
            <w:top w:val="none" w:sz="0" w:space="0" w:color="auto"/>
            <w:left w:val="none" w:sz="0" w:space="0" w:color="auto"/>
            <w:bottom w:val="none" w:sz="0" w:space="0" w:color="auto"/>
            <w:right w:val="none" w:sz="0" w:space="0" w:color="auto"/>
          </w:divBdr>
        </w:div>
        <w:div w:id="64644311">
          <w:marLeft w:val="480"/>
          <w:marRight w:val="0"/>
          <w:marTop w:val="0"/>
          <w:marBottom w:val="0"/>
          <w:divBdr>
            <w:top w:val="none" w:sz="0" w:space="0" w:color="auto"/>
            <w:left w:val="none" w:sz="0" w:space="0" w:color="auto"/>
            <w:bottom w:val="none" w:sz="0" w:space="0" w:color="auto"/>
            <w:right w:val="none" w:sz="0" w:space="0" w:color="auto"/>
          </w:divBdr>
        </w:div>
        <w:div w:id="277370106">
          <w:marLeft w:val="480"/>
          <w:marRight w:val="0"/>
          <w:marTop w:val="0"/>
          <w:marBottom w:val="0"/>
          <w:divBdr>
            <w:top w:val="none" w:sz="0" w:space="0" w:color="auto"/>
            <w:left w:val="none" w:sz="0" w:space="0" w:color="auto"/>
            <w:bottom w:val="none" w:sz="0" w:space="0" w:color="auto"/>
            <w:right w:val="none" w:sz="0" w:space="0" w:color="auto"/>
          </w:divBdr>
        </w:div>
        <w:div w:id="565145784">
          <w:marLeft w:val="480"/>
          <w:marRight w:val="0"/>
          <w:marTop w:val="0"/>
          <w:marBottom w:val="0"/>
          <w:divBdr>
            <w:top w:val="none" w:sz="0" w:space="0" w:color="auto"/>
            <w:left w:val="none" w:sz="0" w:space="0" w:color="auto"/>
            <w:bottom w:val="none" w:sz="0" w:space="0" w:color="auto"/>
            <w:right w:val="none" w:sz="0" w:space="0" w:color="auto"/>
          </w:divBdr>
        </w:div>
        <w:div w:id="585579493">
          <w:marLeft w:val="480"/>
          <w:marRight w:val="0"/>
          <w:marTop w:val="0"/>
          <w:marBottom w:val="0"/>
          <w:divBdr>
            <w:top w:val="none" w:sz="0" w:space="0" w:color="auto"/>
            <w:left w:val="none" w:sz="0" w:space="0" w:color="auto"/>
            <w:bottom w:val="none" w:sz="0" w:space="0" w:color="auto"/>
            <w:right w:val="none" w:sz="0" w:space="0" w:color="auto"/>
          </w:divBdr>
        </w:div>
        <w:div w:id="659700525">
          <w:marLeft w:val="480"/>
          <w:marRight w:val="0"/>
          <w:marTop w:val="0"/>
          <w:marBottom w:val="0"/>
          <w:divBdr>
            <w:top w:val="none" w:sz="0" w:space="0" w:color="auto"/>
            <w:left w:val="none" w:sz="0" w:space="0" w:color="auto"/>
            <w:bottom w:val="none" w:sz="0" w:space="0" w:color="auto"/>
            <w:right w:val="none" w:sz="0" w:space="0" w:color="auto"/>
          </w:divBdr>
        </w:div>
        <w:div w:id="681976890">
          <w:marLeft w:val="480"/>
          <w:marRight w:val="0"/>
          <w:marTop w:val="0"/>
          <w:marBottom w:val="0"/>
          <w:divBdr>
            <w:top w:val="none" w:sz="0" w:space="0" w:color="auto"/>
            <w:left w:val="none" w:sz="0" w:space="0" w:color="auto"/>
            <w:bottom w:val="none" w:sz="0" w:space="0" w:color="auto"/>
            <w:right w:val="none" w:sz="0" w:space="0" w:color="auto"/>
          </w:divBdr>
        </w:div>
        <w:div w:id="701827443">
          <w:marLeft w:val="480"/>
          <w:marRight w:val="0"/>
          <w:marTop w:val="0"/>
          <w:marBottom w:val="0"/>
          <w:divBdr>
            <w:top w:val="none" w:sz="0" w:space="0" w:color="auto"/>
            <w:left w:val="none" w:sz="0" w:space="0" w:color="auto"/>
            <w:bottom w:val="none" w:sz="0" w:space="0" w:color="auto"/>
            <w:right w:val="none" w:sz="0" w:space="0" w:color="auto"/>
          </w:divBdr>
        </w:div>
        <w:div w:id="918443437">
          <w:marLeft w:val="480"/>
          <w:marRight w:val="0"/>
          <w:marTop w:val="0"/>
          <w:marBottom w:val="0"/>
          <w:divBdr>
            <w:top w:val="none" w:sz="0" w:space="0" w:color="auto"/>
            <w:left w:val="none" w:sz="0" w:space="0" w:color="auto"/>
            <w:bottom w:val="none" w:sz="0" w:space="0" w:color="auto"/>
            <w:right w:val="none" w:sz="0" w:space="0" w:color="auto"/>
          </w:divBdr>
        </w:div>
        <w:div w:id="934170998">
          <w:marLeft w:val="480"/>
          <w:marRight w:val="0"/>
          <w:marTop w:val="0"/>
          <w:marBottom w:val="0"/>
          <w:divBdr>
            <w:top w:val="none" w:sz="0" w:space="0" w:color="auto"/>
            <w:left w:val="none" w:sz="0" w:space="0" w:color="auto"/>
            <w:bottom w:val="none" w:sz="0" w:space="0" w:color="auto"/>
            <w:right w:val="none" w:sz="0" w:space="0" w:color="auto"/>
          </w:divBdr>
        </w:div>
        <w:div w:id="951859463">
          <w:marLeft w:val="480"/>
          <w:marRight w:val="0"/>
          <w:marTop w:val="0"/>
          <w:marBottom w:val="0"/>
          <w:divBdr>
            <w:top w:val="none" w:sz="0" w:space="0" w:color="auto"/>
            <w:left w:val="none" w:sz="0" w:space="0" w:color="auto"/>
            <w:bottom w:val="none" w:sz="0" w:space="0" w:color="auto"/>
            <w:right w:val="none" w:sz="0" w:space="0" w:color="auto"/>
          </w:divBdr>
        </w:div>
        <w:div w:id="962690091">
          <w:marLeft w:val="480"/>
          <w:marRight w:val="0"/>
          <w:marTop w:val="0"/>
          <w:marBottom w:val="0"/>
          <w:divBdr>
            <w:top w:val="none" w:sz="0" w:space="0" w:color="auto"/>
            <w:left w:val="none" w:sz="0" w:space="0" w:color="auto"/>
            <w:bottom w:val="none" w:sz="0" w:space="0" w:color="auto"/>
            <w:right w:val="none" w:sz="0" w:space="0" w:color="auto"/>
          </w:divBdr>
        </w:div>
        <w:div w:id="985403658">
          <w:marLeft w:val="480"/>
          <w:marRight w:val="0"/>
          <w:marTop w:val="0"/>
          <w:marBottom w:val="0"/>
          <w:divBdr>
            <w:top w:val="none" w:sz="0" w:space="0" w:color="auto"/>
            <w:left w:val="none" w:sz="0" w:space="0" w:color="auto"/>
            <w:bottom w:val="none" w:sz="0" w:space="0" w:color="auto"/>
            <w:right w:val="none" w:sz="0" w:space="0" w:color="auto"/>
          </w:divBdr>
        </w:div>
      </w:divsChild>
    </w:div>
    <w:div w:id="371467598">
      <w:bodyDiv w:val="1"/>
      <w:marLeft w:val="0"/>
      <w:marRight w:val="0"/>
      <w:marTop w:val="0"/>
      <w:marBottom w:val="0"/>
      <w:divBdr>
        <w:top w:val="none" w:sz="0" w:space="0" w:color="auto"/>
        <w:left w:val="none" w:sz="0" w:space="0" w:color="auto"/>
        <w:bottom w:val="none" w:sz="0" w:space="0" w:color="auto"/>
        <w:right w:val="none" w:sz="0" w:space="0" w:color="auto"/>
      </w:divBdr>
    </w:div>
    <w:div w:id="371543762">
      <w:bodyDiv w:val="1"/>
      <w:marLeft w:val="0"/>
      <w:marRight w:val="0"/>
      <w:marTop w:val="0"/>
      <w:marBottom w:val="0"/>
      <w:divBdr>
        <w:top w:val="none" w:sz="0" w:space="0" w:color="auto"/>
        <w:left w:val="none" w:sz="0" w:space="0" w:color="auto"/>
        <w:bottom w:val="none" w:sz="0" w:space="0" w:color="auto"/>
        <w:right w:val="none" w:sz="0" w:space="0" w:color="auto"/>
      </w:divBdr>
      <w:divsChild>
        <w:div w:id="32771024">
          <w:marLeft w:val="480"/>
          <w:marRight w:val="0"/>
          <w:marTop w:val="0"/>
          <w:marBottom w:val="0"/>
          <w:divBdr>
            <w:top w:val="none" w:sz="0" w:space="0" w:color="auto"/>
            <w:left w:val="none" w:sz="0" w:space="0" w:color="auto"/>
            <w:bottom w:val="none" w:sz="0" w:space="0" w:color="auto"/>
            <w:right w:val="none" w:sz="0" w:space="0" w:color="auto"/>
          </w:divBdr>
        </w:div>
        <w:div w:id="53090964">
          <w:marLeft w:val="480"/>
          <w:marRight w:val="0"/>
          <w:marTop w:val="0"/>
          <w:marBottom w:val="0"/>
          <w:divBdr>
            <w:top w:val="none" w:sz="0" w:space="0" w:color="auto"/>
            <w:left w:val="none" w:sz="0" w:space="0" w:color="auto"/>
            <w:bottom w:val="none" w:sz="0" w:space="0" w:color="auto"/>
            <w:right w:val="none" w:sz="0" w:space="0" w:color="auto"/>
          </w:divBdr>
        </w:div>
        <w:div w:id="57898871">
          <w:marLeft w:val="480"/>
          <w:marRight w:val="0"/>
          <w:marTop w:val="0"/>
          <w:marBottom w:val="0"/>
          <w:divBdr>
            <w:top w:val="none" w:sz="0" w:space="0" w:color="auto"/>
            <w:left w:val="none" w:sz="0" w:space="0" w:color="auto"/>
            <w:bottom w:val="none" w:sz="0" w:space="0" w:color="auto"/>
            <w:right w:val="none" w:sz="0" w:space="0" w:color="auto"/>
          </w:divBdr>
        </w:div>
        <w:div w:id="93864643">
          <w:marLeft w:val="480"/>
          <w:marRight w:val="0"/>
          <w:marTop w:val="0"/>
          <w:marBottom w:val="0"/>
          <w:divBdr>
            <w:top w:val="none" w:sz="0" w:space="0" w:color="auto"/>
            <w:left w:val="none" w:sz="0" w:space="0" w:color="auto"/>
            <w:bottom w:val="none" w:sz="0" w:space="0" w:color="auto"/>
            <w:right w:val="none" w:sz="0" w:space="0" w:color="auto"/>
          </w:divBdr>
        </w:div>
        <w:div w:id="129175152">
          <w:marLeft w:val="480"/>
          <w:marRight w:val="0"/>
          <w:marTop w:val="0"/>
          <w:marBottom w:val="0"/>
          <w:divBdr>
            <w:top w:val="none" w:sz="0" w:space="0" w:color="auto"/>
            <w:left w:val="none" w:sz="0" w:space="0" w:color="auto"/>
            <w:bottom w:val="none" w:sz="0" w:space="0" w:color="auto"/>
            <w:right w:val="none" w:sz="0" w:space="0" w:color="auto"/>
          </w:divBdr>
        </w:div>
        <w:div w:id="258611439">
          <w:marLeft w:val="480"/>
          <w:marRight w:val="0"/>
          <w:marTop w:val="0"/>
          <w:marBottom w:val="0"/>
          <w:divBdr>
            <w:top w:val="none" w:sz="0" w:space="0" w:color="auto"/>
            <w:left w:val="none" w:sz="0" w:space="0" w:color="auto"/>
            <w:bottom w:val="none" w:sz="0" w:space="0" w:color="auto"/>
            <w:right w:val="none" w:sz="0" w:space="0" w:color="auto"/>
          </w:divBdr>
        </w:div>
        <w:div w:id="300692322">
          <w:marLeft w:val="480"/>
          <w:marRight w:val="0"/>
          <w:marTop w:val="0"/>
          <w:marBottom w:val="0"/>
          <w:divBdr>
            <w:top w:val="none" w:sz="0" w:space="0" w:color="auto"/>
            <w:left w:val="none" w:sz="0" w:space="0" w:color="auto"/>
            <w:bottom w:val="none" w:sz="0" w:space="0" w:color="auto"/>
            <w:right w:val="none" w:sz="0" w:space="0" w:color="auto"/>
          </w:divBdr>
        </w:div>
        <w:div w:id="326516982">
          <w:marLeft w:val="480"/>
          <w:marRight w:val="0"/>
          <w:marTop w:val="0"/>
          <w:marBottom w:val="0"/>
          <w:divBdr>
            <w:top w:val="none" w:sz="0" w:space="0" w:color="auto"/>
            <w:left w:val="none" w:sz="0" w:space="0" w:color="auto"/>
            <w:bottom w:val="none" w:sz="0" w:space="0" w:color="auto"/>
            <w:right w:val="none" w:sz="0" w:space="0" w:color="auto"/>
          </w:divBdr>
        </w:div>
        <w:div w:id="386805580">
          <w:marLeft w:val="480"/>
          <w:marRight w:val="0"/>
          <w:marTop w:val="0"/>
          <w:marBottom w:val="0"/>
          <w:divBdr>
            <w:top w:val="none" w:sz="0" w:space="0" w:color="auto"/>
            <w:left w:val="none" w:sz="0" w:space="0" w:color="auto"/>
            <w:bottom w:val="none" w:sz="0" w:space="0" w:color="auto"/>
            <w:right w:val="none" w:sz="0" w:space="0" w:color="auto"/>
          </w:divBdr>
        </w:div>
        <w:div w:id="408890690">
          <w:marLeft w:val="480"/>
          <w:marRight w:val="0"/>
          <w:marTop w:val="0"/>
          <w:marBottom w:val="0"/>
          <w:divBdr>
            <w:top w:val="none" w:sz="0" w:space="0" w:color="auto"/>
            <w:left w:val="none" w:sz="0" w:space="0" w:color="auto"/>
            <w:bottom w:val="none" w:sz="0" w:space="0" w:color="auto"/>
            <w:right w:val="none" w:sz="0" w:space="0" w:color="auto"/>
          </w:divBdr>
        </w:div>
        <w:div w:id="454952551">
          <w:marLeft w:val="480"/>
          <w:marRight w:val="0"/>
          <w:marTop w:val="0"/>
          <w:marBottom w:val="0"/>
          <w:divBdr>
            <w:top w:val="none" w:sz="0" w:space="0" w:color="auto"/>
            <w:left w:val="none" w:sz="0" w:space="0" w:color="auto"/>
            <w:bottom w:val="none" w:sz="0" w:space="0" w:color="auto"/>
            <w:right w:val="none" w:sz="0" w:space="0" w:color="auto"/>
          </w:divBdr>
        </w:div>
        <w:div w:id="497618034">
          <w:marLeft w:val="480"/>
          <w:marRight w:val="0"/>
          <w:marTop w:val="0"/>
          <w:marBottom w:val="0"/>
          <w:divBdr>
            <w:top w:val="none" w:sz="0" w:space="0" w:color="auto"/>
            <w:left w:val="none" w:sz="0" w:space="0" w:color="auto"/>
            <w:bottom w:val="none" w:sz="0" w:space="0" w:color="auto"/>
            <w:right w:val="none" w:sz="0" w:space="0" w:color="auto"/>
          </w:divBdr>
        </w:div>
        <w:div w:id="579604996">
          <w:marLeft w:val="480"/>
          <w:marRight w:val="0"/>
          <w:marTop w:val="0"/>
          <w:marBottom w:val="0"/>
          <w:divBdr>
            <w:top w:val="none" w:sz="0" w:space="0" w:color="auto"/>
            <w:left w:val="none" w:sz="0" w:space="0" w:color="auto"/>
            <w:bottom w:val="none" w:sz="0" w:space="0" w:color="auto"/>
            <w:right w:val="none" w:sz="0" w:space="0" w:color="auto"/>
          </w:divBdr>
        </w:div>
        <w:div w:id="579870529">
          <w:marLeft w:val="480"/>
          <w:marRight w:val="0"/>
          <w:marTop w:val="0"/>
          <w:marBottom w:val="0"/>
          <w:divBdr>
            <w:top w:val="none" w:sz="0" w:space="0" w:color="auto"/>
            <w:left w:val="none" w:sz="0" w:space="0" w:color="auto"/>
            <w:bottom w:val="none" w:sz="0" w:space="0" w:color="auto"/>
            <w:right w:val="none" w:sz="0" w:space="0" w:color="auto"/>
          </w:divBdr>
        </w:div>
        <w:div w:id="604583687">
          <w:marLeft w:val="480"/>
          <w:marRight w:val="0"/>
          <w:marTop w:val="0"/>
          <w:marBottom w:val="0"/>
          <w:divBdr>
            <w:top w:val="none" w:sz="0" w:space="0" w:color="auto"/>
            <w:left w:val="none" w:sz="0" w:space="0" w:color="auto"/>
            <w:bottom w:val="none" w:sz="0" w:space="0" w:color="auto"/>
            <w:right w:val="none" w:sz="0" w:space="0" w:color="auto"/>
          </w:divBdr>
        </w:div>
        <w:div w:id="618294032">
          <w:marLeft w:val="480"/>
          <w:marRight w:val="0"/>
          <w:marTop w:val="0"/>
          <w:marBottom w:val="0"/>
          <w:divBdr>
            <w:top w:val="none" w:sz="0" w:space="0" w:color="auto"/>
            <w:left w:val="none" w:sz="0" w:space="0" w:color="auto"/>
            <w:bottom w:val="none" w:sz="0" w:space="0" w:color="auto"/>
            <w:right w:val="none" w:sz="0" w:space="0" w:color="auto"/>
          </w:divBdr>
        </w:div>
        <w:div w:id="636762658">
          <w:marLeft w:val="480"/>
          <w:marRight w:val="0"/>
          <w:marTop w:val="0"/>
          <w:marBottom w:val="0"/>
          <w:divBdr>
            <w:top w:val="none" w:sz="0" w:space="0" w:color="auto"/>
            <w:left w:val="none" w:sz="0" w:space="0" w:color="auto"/>
            <w:bottom w:val="none" w:sz="0" w:space="0" w:color="auto"/>
            <w:right w:val="none" w:sz="0" w:space="0" w:color="auto"/>
          </w:divBdr>
        </w:div>
        <w:div w:id="700907844">
          <w:marLeft w:val="480"/>
          <w:marRight w:val="0"/>
          <w:marTop w:val="0"/>
          <w:marBottom w:val="0"/>
          <w:divBdr>
            <w:top w:val="none" w:sz="0" w:space="0" w:color="auto"/>
            <w:left w:val="none" w:sz="0" w:space="0" w:color="auto"/>
            <w:bottom w:val="none" w:sz="0" w:space="0" w:color="auto"/>
            <w:right w:val="none" w:sz="0" w:space="0" w:color="auto"/>
          </w:divBdr>
        </w:div>
        <w:div w:id="720520034">
          <w:marLeft w:val="480"/>
          <w:marRight w:val="0"/>
          <w:marTop w:val="0"/>
          <w:marBottom w:val="0"/>
          <w:divBdr>
            <w:top w:val="none" w:sz="0" w:space="0" w:color="auto"/>
            <w:left w:val="none" w:sz="0" w:space="0" w:color="auto"/>
            <w:bottom w:val="none" w:sz="0" w:space="0" w:color="auto"/>
            <w:right w:val="none" w:sz="0" w:space="0" w:color="auto"/>
          </w:divBdr>
        </w:div>
        <w:div w:id="720831638">
          <w:marLeft w:val="480"/>
          <w:marRight w:val="0"/>
          <w:marTop w:val="0"/>
          <w:marBottom w:val="0"/>
          <w:divBdr>
            <w:top w:val="none" w:sz="0" w:space="0" w:color="auto"/>
            <w:left w:val="none" w:sz="0" w:space="0" w:color="auto"/>
            <w:bottom w:val="none" w:sz="0" w:space="0" w:color="auto"/>
            <w:right w:val="none" w:sz="0" w:space="0" w:color="auto"/>
          </w:divBdr>
        </w:div>
        <w:div w:id="722487650">
          <w:marLeft w:val="480"/>
          <w:marRight w:val="0"/>
          <w:marTop w:val="0"/>
          <w:marBottom w:val="0"/>
          <w:divBdr>
            <w:top w:val="none" w:sz="0" w:space="0" w:color="auto"/>
            <w:left w:val="none" w:sz="0" w:space="0" w:color="auto"/>
            <w:bottom w:val="none" w:sz="0" w:space="0" w:color="auto"/>
            <w:right w:val="none" w:sz="0" w:space="0" w:color="auto"/>
          </w:divBdr>
        </w:div>
        <w:div w:id="731008260">
          <w:marLeft w:val="480"/>
          <w:marRight w:val="0"/>
          <w:marTop w:val="0"/>
          <w:marBottom w:val="0"/>
          <w:divBdr>
            <w:top w:val="none" w:sz="0" w:space="0" w:color="auto"/>
            <w:left w:val="none" w:sz="0" w:space="0" w:color="auto"/>
            <w:bottom w:val="none" w:sz="0" w:space="0" w:color="auto"/>
            <w:right w:val="none" w:sz="0" w:space="0" w:color="auto"/>
          </w:divBdr>
        </w:div>
        <w:div w:id="748313521">
          <w:marLeft w:val="480"/>
          <w:marRight w:val="0"/>
          <w:marTop w:val="0"/>
          <w:marBottom w:val="0"/>
          <w:divBdr>
            <w:top w:val="none" w:sz="0" w:space="0" w:color="auto"/>
            <w:left w:val="none" w:sz="0" w:space="0" w:color="auto"/>
            <w:bottom w:val="none" w:sz="0" w:space="0" w:color="auto"/>
            <w:right w:val="none" w:sz="0" w:space="0" w:color="auto"/>
          </w:divBdr>
        </w:div>
        <w:div w:id="750004134">
          <w:marLeft w:val="480"/>
          <w:marRight w:val="0"/>
          <w:marTop w:val="0"/>
          <w:marBottom w:val="0"/>
          <w:divBdr>
            <w:top w:val="none" w:sz="0" w:space="0" w:color="auto"/>
            <w:left w:val="none" w:sz="0" w:space="0" w:color="auto"/>
            <w:bottom w:val="none" w:sz="0" w:space="0" w:color="auto"/>
            <w:right w:val="none" w:sz="0" w:space="0" w:color="auto"/>
          </w:divBdr>
        </w:div>
        <w:div w:id="792014794">
          <w:marLeft w:val="480"/>
          <w:marRight w:val="0"/>
          <w:marTop w:val="0"/>
          <w:marBottom w:val="0"/>
          <w:divBdr>
            <w:top w:val="none" w:sz="0" w:space="0" w:color="auto"/>
            <w:left w:val="none" w:sz="0" w:space="0" w:color="auto"/>
            <w:bottom w:val="none" w:sz="0" w:space="0" w:color="auto"/>
            <w:right w:val="none" w:sz="0" w:space="0" w:color="auto"/>
          </w:divBdr>
        </w:div>
        <w:div w:id="840512000">
          <w:marLeft w:val="480"/>
          <w:marRight w:val="0"/>
          <w:marTop w:val="0"/>
          <w:marBottom w:val="0"/>
          <w:divBdr>
            <w:top w:val="none" w:sz="0" w:space="0" w:color="auto"/>
            <w:left w:val="none" w:sz="0" w:space="0" w:color="auto"/>
            <w:bottom w:val="none" w:sz="0" w:space="0" w:color="auto"/>
            <w:right w:val="none" w:sz="0" w:space="0" w:color="auto"/>
          </w:divBdr>
        </w:div>
        <w:div w:id="908540863">
          <w:marLeft w:val="480"/>
          <w:marRight w:val="0"/>
          <w:marTop w:val="0"/>
          <w:marBottom w:val="0"/>
          <w:divBdr>
            <w:top w:val="none" w:sz="0" w:space="0" w:color="auto"/>
            <w:left w:val="none" w:sz="0" w:space="0" w:color="auto"/>
            <w:bottom w:val="none" w:sz="0" w:space="0" w:color="auto"/>
            <w:right w:val="none" w:sz="0" w:space="0" w:color="auto"/>
          </w:divBdr>
        </w:div>
        <w:div w:id="928735824">
          <w:marLeft w:val="480"/>
          <w:marRight w:val="0"/>
          <w:marTop w:val="0"/>
          <w:marBottom w:val="0"/>
          <w:divBdr>
            <w:top w:val="none" w:sz="0" w:space="0" w:color="auto"/>
            <w:left w:val="none" w:sz="0" w:space="0" w:color="auto"/>
            <w:bottom w:val="none" w:sz="0" w:space="0" w:color="auto"/>
            <w:right w:val="none" w:sz="0" w:space="0" w:color="auto"/>
          </w:divBdr>
        </w:div>
        <w:div w:id="943464353">
          <w:marLeft w:val="480"/>
          <w:marRight w:val="0"/>
          <w:marTop w:val="0"/>
          <w:marBottom w:val="0"/>
          <w:divBdr>
            <w:top w:val="none" w:sz="0" w:space="0" w:color="auto"/>
            <w:left w:val="none" w:sz="0" w:space="0" w:color="auto"/>
            <w:bottom w:val="none" w:sz="0" w:space="0" w:color="auto"/>
            <w:right w:val="none" w:sz="0" w:space="0" w:color="auto"/>
          </w:divBdr>
        </w:div>
        <w:div w:id="979459620">
          <w:marLeft w:val="480"/>
          <w:marRight w:val="0"/>
          <w:marTop w:val="0"/>
          <w:marBottom w:val="0"/>
          <w:divBdr>
            <w:top w:val="none" w:sz="0" w:space="0" w:color="auto"/>
            <w:left w:val="none" w:sz="0" w:space="0" w:color="auto"/>
            <w:bottom w:val="none" w:sz="0" w:space="0" w:color="auto"/>
            <w:right w:val="none" w:sz="0" w:space="0" w:color="auto"/>
          </w:divBdr>
        </w:div>
        <w:div w:id="1005867062">
          <w:marLeft w:val="480"/>
          <w:marRight w:val="0"/>
          <w:marTop w:val="0"/>
          <w:marBottom w:val="0"/>
          <w:divBdr>
            <w:top w:val="none" w:sz="0" w:space="0" w:color="auto"/>
            <w:left w:val="none" w:sz="0" w:space="0" w:color="auto"/>
            <w:bottom w:val="none" w:sz="0" w:space="0" w:color="auto"/>
            <w:right w:val="none" w:sz="0" w:space="0" w:color="auto"/>
          </w:divBdr>
        </w:div>
        <w:div w:id="1005935115">
          <w:marLeft w:val="480"/>
          <w:marRight w:val="0"/>
          <w:marTop w:val="0"/>
          <w:marBottom w:val="0"/>
          <w:divBdr>
            <w:top w:val="none" w:sz="0" w:space="0" w:color="auto"/>
            <w:left w:val="none" w:sz="0" w:space="0" w:color="auto"/>
            <w:bottom w:val="none" w:sz="0" w:space="0" w:color="auto"/>
            <w:right w:val="none" w:sz="0" w:space="0" w:color="auto"/>
          </w:divBdr>
        </w:div>
      </w:divsChild>
    </w:div>
    <w:div w:id="371685369">
      <w:bodyDiv w:val="1"/>
      <w:marLeft w:val="0"/>
      <w:marRight w:val="0"/>
      <w:marTop w:val="0"/>
      <w:marBottom w:val="0"/>
      <w:divBdr>
        <w:top w:val="none" w:sz="0" w:space="0" w:color="auto"/>
        <w:left w:val="none" w:sz="0" w:space="0" w:color="auto"/>
        <w:bottom w:val="none" w:sz="0" w:space="0" w:color="auto"/>
        <w:right w:val="none" w:sz="0" w:space="0" w:color="auto"/>
      </w:divBdr>
      <w:divsChild>
        <w:div w:id="30882604">
          <w:marLeft w:val="480"/>
          <w:marRight w:val="0"/>
          <w:marTop w:val="0"/>
          <w:marBottom w:val="0"/>
          <w:divBdr>
            <w:top w:val="none" w:sz="0" w:space="0" w:color="auto"/>
            <w:left w:val="none" w:sz="0" w:space="0" w:color="auto"/>
            <w:bottom w:val="none" w:sz="0" w:space="0" w:color="auto"/>
            <w:right w:val="none" w:sz="0" w:space="0" w:color="auto"/>
          </w:divBdr>
        </w:div>
        <w:div w:id="42870100">
          <w:marLeft w:val="480"/>
          <w:marRight w:val="0"/>
          <w:marTop w:val="0"/>
          <w:marBottom w:val="0"/>
          <w:divBdr>
            <w:top w:val="none" w:sz="0" w:space="0" w:color="auto"/>
            <w:left w:val="none" w:sz="0" w:space="0" w:color="auto"/>
            <w:bottom w:val="none" w:sz="0" w:space="0" w:color="auto"/>
            <w:right w:val="none" w:sz="0" w:space="0" w:color="auto"/>
          </w:divBdr>
        </w:div>
        <w:div w:id="104886822">
          <w:marLeft w:val="480"/>
          <w:marRight w:val="0"/>
          <w:marTop w:val="0"/>
          <w:marBottom w:val="0"/>
          <w:divBdr>
            <w:top w:val="none" w:sz="0" w:space="0" w:color="auto"/>
            <w:left w:val="none" w:sz="0" w:space="0" w:color="auto"/>
            <w:bottom w:val="none" w:sz="0" w:space="0" w:color="auto"/>
            <w:right w:val="none" w:sz="0" w:space="0" w:color="auto"/>
          </w:divBdr>
        </w:div>
        <w:div w:id="164563609">
          <w:marLeft w:val="480"/>
          <w:marRight w:val="0"/>
          <w:marTop w:val="0"/>
          <w:marBottom w:val="0"/>
          <w:divBdr>
            <w:top w:val="none" w:sz="0" w:space="0" w:color="auto"/>
            <w:left w:val="none" w:sz="0" w:space="0" w:color="auto"/>
            <w:bottom w:val="none" w:sz="0" w:space="0" w:color="auto"/>
            <w:right w:val="none" w:sz="0" w:space="0" w:color="auto"/>
          </w:divBdr>
        </w:div>
        <w:div w:id="182715038">
          <w:marLeft w:val="480"/>
          <w:marRight w:val="0"/>
          <w:marTop w:val="0"/>
          <w:marBottom w:val="0"/>
          <w:divBdr>
            <w:top w:val="none" w:sz="0" w:space="0" w:color="auto"/>
            <w:left w:val="none" w:sz="0" w:space="0" w:color="auto"/>
            <w:bottom w:val="none" w:sz="0" w:space="0" w:color="auto"/>
            <w:right w:val="none" w:sz="0" w:space="0" w:color="auto"/>
          </w:divBdr>
        </w:div>
        <w:div w:id="205990618">
          <w:marLeft w:val="480"/>
          <w:marRight w:val="0"/>
          <w:marTop w:val="0"/>
          <w:marBottom w:val="0"/>
          <w:divBdr>
            <w:top w:val="none" w:sz="0" w:space="0" w:color="auto"/>
            <w:left w:val="none" w:sz="0" w:space="0" w:color="auto"/>
            <w:bottom w:val="none" w:sz="0" w:space="0" w:color="auto"/>
            <w:right w:val="none" w:sz="0" w:space="0" w:color="auto"/>
          </w:divBdr>
        </w:div>
        <w:div w:id="232855695">
          <w:marLeft w:val="480"/>
          <w:marRight w:val="0"/>
          <w:marTop w:val="0"/>
          <w:marBottom w:val="0"/>
          <w:divBdr>
            <w:top w:val="none" w:sz="0" w:space="0" w:color="auto"/>
            <w:left w:val="none" w:sz="0" w:space="0" w:color="auto"/>
            <w:bottom w:val="none" w:sz="0" w:space="0" w:color="auto"/>
            <w:right w:val="none" w:sz="0" w:space="0" w:color="auto"/>
          </w:divBdr>
        </w:div>
        <w:div w:id="249432467">
          <w:marLeft w:val="480"/>
          <w:marRight w:val="0"/>
          <w:marTop w:val="0"/>
          <w:marBottom w:val="0"/>
          <w:divBdr>
            <w:top w:val="none" w:sz="0" w:space="0" w:color="auto"/>
            <w:left w:val="none" w:sz="0" w:space="0" w:color="auto"/>
            <w:bottom w:val="none" w:sz="0" w:space="0" w:color="auto"/>
            <w:right w:val="none" w:sz="0" w:space="0" w:color="auto"/>
          </w:divBdr>
        </w:div>
        <w:div w:id="259801567">
          <w:marLeft w:val="480"/>
          <w:marRight w:val="0"/>
          <w:marTop w:val="0"/>
          <w:marBottom w:val="0"/>
          <w:divBdr>
            <w:top w:val="none" w:sz="0" w:space="0" w:color="auto"/>
            <w:left w:val="none" w:sz="0" w:space="0" w:color="auto"/>
            <w:bottom w:val="none" w:sz="0" w:space="0" w:color="auto"/>
            <w:right w:val="none" w:sz="0" w:space="0" w:color="auto"/>
          </w:divBdr>
        </w:div>
        <w:div w:id="280842685">
          <w:marLeft w:val="480"/>
          <w:marRight w:val="0"/>
          <w:marTop w:val="0"/>
          <w:marBottom w:val="0"/>
          <w:divBdr>
            <w:top w:val="none" w:sz="0" w:space="0" w:color="auto"/>
            <w:left w:val="none" w:sz="0" w:space="0" w:color="auto"/>
            <w:bottom w:val="none" w:sz="0" w:space="0" w:color="auto"/>
            <w:right w:val="none" w:sz="0" w:space="0" w:color="auto"/>
          </w:divBdr>
        </w:div>
        <w:div w:id="290983267">
          <w:marLeft w:val="480"/>
          <w:marRight w:val="0"/>
          <w:marTop w:val="0"/>
          <w:marBottom w:val="0"/>
          <w:divBdr>
            <w:top w:val="none" w:sz="0" w:space="0" w:color="auto"/>
            <w:left w:val="none" w:sz="0" w:space="0" w:color="auto"/>
            <w:bottom w:val="none" w:sz="0" w:space="0" w:color="auto"/>
            <w:right w:val="none" w:sz="0" w:space="0" w:color="auto"/>
          </w:divBdr>
        </w:div>
        <w:div w:id="300311055">
          <w:marLeft w:val="480"/>
          <w:marRight w:val="0"/>
          <w:marTop w:val="0"/>
          <w:marBottom w:val="0"/>
          <w:divBdr>
            <w:top w:val="none" w:sz="0" w:space="0" w:color="auto"/>
            <w:left w:val="none" w:sz="0" w:space="0" w:color="auto"/>
            <w:bottom w:val="none" w:sz="0" w:space="0" w:color="auto"/>
            <w:right w:val="none" w:sz="0" w:space="0" w:color="auto"/>
          </w:divBdr>
        </w:div>
        <w:div w:id="322465115">
          <w:marLeft w:val="480"/>
          <w:marRight w:val="0"/>
          <w:marTop w:val="0"/>
          <w:marBottom w:val="0"/>
          <w:divBdr>
            <w:top w:val="none" w:sz="0" w:space="0" w:color="auto"/>
            <w:left w:val="none" w:sz="0" w:space="0" w:color="auto"/>
            <w:bottom w:val="none" w:sz="0" w:space="0" w:color="auto"/>
            <w:right w:val="none" w:sz="0" w:space="0" w:color="auto"/>
          </w:divBdr>
        </w:div>
        <w:div w:id="351684673">
          <w:marLeft w:val="480"/>
          <w:marRight w:val="0"/>
          <w:marTop w:val="0"/>
          <w:marBottom w:val="0"/>
          <w:divBdr>
            <w:top w:val="none" w:sz="0" w:space="0" w:color="auto"/>
            <w:left w:val="none" w:sz="0" w:space="0" w:color="auto"/>
            <w:bottom w:val="none" w:sz="0" w:space="0" w:color="auto"/>
            <w:right w:val="none" w:sz="0" w:space="0" w:color="auto"/>
          </w:divBdr>
        </w:div>
        <w:div w:id="368650528">
          <w:marLeft w:val="480"/>
          <w:marRight w:val="0"/>
          <w:marTop w:val="0"/>
          <w:marBottom w:val="0"/>
          <w:divBdr>
            <w:top w:val="none" w:sz="0" w:space="0" w:color="auto"/>
            <w:left w:val="none" w:sz="0" w:space="0" w:color="auto"/>
            <w:bottom w:val="none" w:sz="0" w:space="0" w:color="auto"/>
            <w:right w:val="none" w:sz="0" w:space="0" w:color="auto"/>
          </w:divBdr>
        </w:div>
        <w:div w:id="411319980">
          <w:marLeft w:val="480"/>
          <w:marRight w:val="0"/>
          <w:marTop w:val="0"/>
          <w:marBottom w:val="0"/>
          <w:divBdr>
            <w:top w:val="none" w:sz="0" w:space="0" w:color="auto"/>
            <w:left w:val="none" w:sz="0" w:space="0" w:color="auto"/>
            <w:bottom w:val="none" w:sz="0" w:space="0" w:color="auto"/>
            <w:right w:val="none" w:sz="0" w:space="0" w:color="auto"/>
          </w:divBdr>
        </w:div>
        <w:div w:id="463085703">
          <w:marLeft w:val="480"/>
          <w:marRight w:val="0"/>
          <w:marTop w:val="0"/>
          <w:marBottom w:val="0"/>
          <w:divBdr>
            <w:top w:val="none" w:sz="0" w:space="0" w:color="auto"/>
            <w:left w:val="none" w:sz="0" w:space="0" w:color="auto"/>
            <w:bottom w:val="none" w:sz="0" w:space="0" w:color="auto"/>
            <w:right w:val="none" w:sz="0" w:space="0" w:color="auto"/>
          </w:divBdr>
        </w:div>
        <w:div w:id="493641371">
          <w:marLeft w:val="480"/>
          <w:marRight w:val="0"/>
          <w:marTop w:val="0"/>
          <w:marBottom w:val="0"/>
          <w:divBdr>
            <w:top w:val="none" w:sz="0" w:space="0" w:color="auto"/>
            <w:left w:val="none" w:sz="0" w:space="0" w:color="auto"/>
            <w:bottom w:val="none" w:sz="0" w:space="0" w:color="auto"/>
            <w:right w:val="none" w:sz="0" w:space="0" w:color="auto"/>
          </w:divBdr>
        </w:div>
        <w:div w:id="496187579">
          <w:marLeft w:val="480"/>
          <w:marRight w:val="0"/>
          <w:marTop w:val="0"/>
          <w:marBottom w:val="0"/>
          <w:divBdr>
            <w:top w:val="none" w:sz="0" w:space="0" w:color="auto"/>
            <w:left w:val="none" w:sz="0" w:space="0" w:color="auto"/>
            <w:bottom w:val="none" w:sz="0" w:space="0" w:color="auto"/>
            <w:right w:val="none" w:sz="0" w:space="0" w:color="auto"/>
          </w:divBdr>
        </w:div>
        <w:div w:id="529490284">
          <w:marLeft w:val="480"/>
          <w:marRight w:val="0"/>
          <w:marTop w:val="0"/>
          <w:marBottom w:val="0"/>
          <w:divBdr>
            <w:top w:val="none" w:sz="0" w:space="0" w:color="auto"/>
            <w:left w:val="none" w:sz="0" w:space="0" w:color="auto"/>
            <w:bottom w:val="none" w:sz="0" w:space="0" w:color="auto"/>
            <w:right w:val="none" w:sz="0" w:space="0" w:color="auto"/>
          </w:divBdr>
        </w:div>
        <w:div w:id="541093105">
          <w:marLeft w:val="480"/>
          <w:marRight w:val="0"/>
          <w:marTop w:val="0"/>
          <w:marBottom w:val="0"/>
          <w:divBdr>
            <w:top w:val="none" w:sz="0" w:space="0" w:color="auto"/>
            <w:left w:val="none" w:sz="0" w:space="0" w:color="auto"/>
            <w:bottom w:val="none" w:sz="0" w:space="0" w:color="auto"/>
            <w:right w:val="none" w:sz="0" w:space="0" w:color="auto"/>
          </w:divBdr>
        </w:div>
        <w:div w:id="672031328">
          <w:marLeft w:val="480"/>
          <w:marRight w:val="0"/>
          <w:marTop w:val="0"/>
          <w:marBottom w:val="0"/>
          <w:divBdr>
            <w:top w:val="none" w:sz="0" w:space="0" w:color="auto"/>
            <w:left w:val="none" w:sz="0" w:space="0" w:color="auto"/>
            <w:bottom w:val="none" w:sz="0" w:space="0" w:color="auto"/>
            <w:right w:val="none" w:sz="0" w:space="0" w:color="auto"/>
          </w:divBdr>
        </w:div>
        <w:div w:id="690301619">
          <w:marLeft w:val="480"/>
          <w:marRight w:val="0"/>
          <w:marTop w:val="0"/>
          <w:marBottom w:val="0"/>
          <w:divBdr>
            <w:top w:val="none" w:sz="0" w:space="0" w:color="auto"/>
            <w:left w:val="none" w:sz="0" w:space="0" w:color="auto"/>
            <w:bottom w:val="none" w:sz="0" w:space="0" w:color="auto"/>
            <w:right w:val="none" w:sz="0" w:space="0" w:color="auto"/>
          </w:divBdr>
        </w:div>
        <w:div w:id="716124971">
          <w:marLeft w:val="480"/>
          <w:marRight w:val="0"/>
          <w:marTop w:val="0"/>
          <w:marBottom w:val="0"/>
          <w:divBdr>
            <w:top w:val="none" w:sz="0" w:space="0" w:color="auto"/>
            <w:left w:val="none" w:sz="0" w:space="0" w:color="auto"/>
            <w:bottom w:val="none" w:sz="0" w:space="0" w:color="auto"/>
            <w:right w:val="none" w:sz="0" w:space="0" w:color="auto"/>
          </w:divBdr>
        </w:div>
        <w:div w:id="731658711">
          <w:marLeft w:val="480"/>
          <w:marRight w:val="0"/>
          <w:marTop w:val="0"/>
          <w:marBottom w:val="0"/>
          <w:divBdr>
            <w:top w:val="none" w:sz="0" w:space="0" w:color="auto"/>
            <w:left w:val="none" w:sz="0" w:space="0" w:color="auto"/>
            <w:bottom w:val="none" w:sz="0" w:space="0" w:color="auto"/>
            <w:right w:val="none" w:sz="0" w:space="0" w:color="auto"/>
          </w:divBdr>
        </w:div>
        <w:div w:id="733435191">
          <w:marLeft w:val="480"/>
          <w:marRight w:val="0"/>
          <w:marTop w:val="0"/>
          <w:marBottom w:val="0"/>
          <w:divBdr>
            <w:top w:val="none" w:sz="0" w:space="0" w:color="auto"/>
            <w:left w:val="none" w:sz="0" w:space="0" w:color="auto"/>
            <w:bottom w:val="none" w:sz="0" w:space="0" w:color="auto"/>
            <w:right w:val="none" w:sz="0" w:space="0" w:color="auto"/>
          </w:divBdr>
        </w:div>
        <w:div w:id="746653636">
          <w:marLeft w:val="480"/>
          <w:marRight w:val="0"/>
          <w:marTop w:val="0"/>
          <w:marBottom w:val="0"/>
          <w:divBdr>
            <w:top w:val="none" w:sz="0" w:space="0" w:color="auto"/>
            <w:left w:val="none" w:sz="0" w:space="0" w:color="auto"/>
            <w:bottom w:val="none" w:sz="0" w:space="0" w:color="auto"/>
            <w:right w:val="none" w:sz="0" w:space="0" w:color="auto"/>
          </w:divBdr>
        </w:div>
        <w:div w:id="781850604">
          <w:marLeft w:val="480"/>
          <w:marRight w:val="0"/>
          <w:marTop w:val="0"/>
          <w:marBottom w:val="0"/>
          <w:divBdr>
            <w:top w:val="none" w:sz="0" w:space="0" w:color="auto"/>
            <w:left w:val="none" w:sz="0" w:space="0" w:color="auto"/>
            <w:bottom w:val="none" w:sz="0" w:space="0" w:color="auto"/>
            <w:right w:val="none" w:sz="0" w:space="0" w:color="auto"/>
          </w:divBdr>
        </w:div>
        <w:div w:id="783495825">
          <w:marLeft w:val="480"/>
          <w:marRight w:val="0"/>
          <w:marTop w:val="0"/>
          <w:marBottom w:val="0"/>
          <w:divBdr>
            <w:top w:val="none" w:sz="0" w:space="0" w:color="auto"/>
            <w:left w:val="none" w:sz="0" w:space="0" w:color="auto"/>
            <w:bottom w:val="none" w:sz="0" w:space="0" w:color="auto"/>
            <w:right w:val="none" w:sz="0" w:space="0" w:color="auto"/>
          </w:divBdr>
        </w:div>
        <w:div w:id="784539196">
          <w:marLeft w:val="480"/>
          <w:marRight w:val="0"/>
          <w:marTop w:val="0"/>
          <w:marBottom w:val="0"/>
          <w:divBdr>
            <w:top w:val="none" w:sz="0" w:space="0" w:color="auto"/>
            <w:left w:val="none" w:sz="0" w:space="0" w:color="auto"/>
            <w:bottom w:val="none" w:sz="0" w:space="0" w:color="auto"/>
            <w:right w:val="none" w:sz="0" w:space="0" w:color="auto"/>
          </w:divBdr>
        </w:div>
        <w:div w:id="797525765">
          <w:marLeft w:val="480"/>
          <w:marRight w:val="0"/>
          <w:marTop w:val="0"/>
          <w:marBottom w:val="0"/>
          <w:divBdr>
            <w:top w:val="none" w:sz="0" w:space="0" w:color="auto"/>
            <w:left w:val="none" w:sz="0" w:space="0" w:color="auto"/>
            <w:bottom w:val="none" w:sz="0" w:space="0" w:color="auto"/>
            <w:right w:val="none" w:sz="0" w:space="0" w:color="auto"/>
          </w:divBdr>
        </w:div>
        <w:div w:id="846406526">
          <w:marLeft w:val="480"/>
          <w:marRight w:val="0"/>
          <w:marTop w:val="0"/>
          <w:marBottom w:val="0"/>
          <w:divBdr>
            <w:top w:val="none" w:sz="0" w:space="0" w:color="auto"/>
            <w:left w:val="none" w:sz="0" w:space="0" w:color="auto"/>
            <w:bottom w:val="none" w:sz="0" w:space="0" w:color="auto"/>
            <w:right w:val="none" w:sz="0" w:space="0" w:color="auto"/>
          </w:divBdr>
        </w:div>
        <w:div w:id="996957936">
          <w:marLeft w:val="480"/>
          <w:marRight w:val="0"/>
          <w:marTop w:val="0"/>
          <w:marBottom w:val="0"/>
          <w:divBdr>
            <w:top w:val="none" w:sz="0" w:space="0" w:color="auto"/>
            <w:left w:val="none" w:sz="0" w:space="0" w:color="auto"/>
            <w:bottom w:val="none" w:sz="0" w:space="0" w:color="auto"/>
            <w:right w:val="none" w:sz="0" w:space="0" w:color="auto"/>
          </w:divBdr>
        </w:div>
        <w:div w:id="1008024454">
          <w:marLeft w:val="480"/>
          <w:marRight w:val="0"/>
          <w:marTop w:val="0"/>
          <w:marBottom w:val="0"/>
          <w:divBdr>
            <w:top w:val="none" w:sz="0" w:space="0" w:color="auto"/>
            <w:left w:val="none" w:sz="0" w:space="0" w:color="auto"/>
            <w:bottom w:val="none" w:sz="0" w:space="0" w:color="auto"/>
            <w:right w:val="none" w:sz="0" w:space="0" w:color="auto"/>
          </w:divBdr>
        </w:div>
        <w:div w:id="1011684702">
          <w:marLeft w:val="480"/>
          <w:marRight w:val="0"/>
          <w:marTop w:val="0"/>
          <w:marBottom w:val="0"/>
          <w:divBdr>
            <w:top w:val="none" w:sz="0" w:space="0" w:color="auto"/>
            <w:left w:val="none" w:sz="0" w:space="0" w:color="auto"/>
            <w:bottom w:val="none" w:sz="0" w:space="0" w:color="auto"/>
            <w:right w:val="none" w:sz="0" w:space="0" w:color="auto"/>
          </w:divBdr>
        </w:div>
      </w:divsChild>
    </w:div>
    <w:div w:id="371730438">
      <w:bodyDiv w:val="1"/>
      <w:marLeft w:val="0"/>
      <w:marRight w:val="0"/>
      <w:marTop w:val="0"/>
      <w:marBottom w:val="0"/>
      <w:divBdr>
        <w:top w:val="none" w:sz="0" w:space="0" w:color="auto"/>
        <w:left w:val="none" w:sz="0" w:space="0" w:color="auto"/>
        <w:bottom w:val="none" w:sz="0" w:space="0" w:color="auto"/>
        <w:right w:val="none" w:sz="0" w:space="0" w:color="auto"/>
      </w:divBdr>
      <w:divsChild>
        <w:div w:id="18244939">
          <w:marLeft w:val="480"/>
          <w:marRight w:val="0"/>
          <w:marTop w:val="0"/>
          <w:marBottom w:val="0"/>
          <w:divBdr>
            <w:top w:val="none" w:sz="0" w:space="0" w:color="auto"/>
            <w:left w:val="none" w:sz="0" w:space="0" w:color="auto"/>
            <w:bottom w:val="none" w:sz="0" w:space="0" w:color="auto"/>
            <w:right w:val="none" w:sz="0" w:space="0" w:color="auto"/>
          </w:divBdr>
        </w:div>
        <w:div w:id="48263423">
          <w:marLeft w:val="480"/>
          <w:marRight w:val="0"/>
          <w:marTop w:val="0"/>
          <w:marBottom w:val="0"/>
          <w:divBdr>
            <w:top w:val="none" w:sz="0" w:space="0" w:color="auto"/>
            <w:left w:val="none" w:sz="0" w:space="0" w:color="auto"/>
            <w:bottom w:val="none" w:sz="0" w:space="0" w:color="auto"/>
            <w:right w:val="none" w:sz="0" w:space="0" w:color="auto"/>
          </w:divBdr>
        </w:div>
        <w:div w:id="54814870">
          <w:marLeft w:val="480"/>
          <w:marRight w:val="0"/>
          <w:marTop w:val="0"/>
          <w:marBottom w:val="0"/>
          <w:divBdr>
            <w:top w:val="none" w:sz="0" w:space="0" w:color="auto"/>
            <w:left w:val="none" w:sz="0" w:space="0" w:color="auto"/>
            <w:bottom w:val="none" w:sz="0" w:space="0" w:color="auto"/>
            <w:right w:val="none" w:sz="0" w:space="0" w:color="auto"/>
          </w:divBdr>
        </w:div>
        <w:div w:id="68310425">
          <w:marLeft w:val="480"/>
          <w:marRight w:val="0"/>
          <w:marTop w:val="0"/>
          <w:marBottom w:val="0"/>
          <w:divBdr>
            <w:top w:val="none" w:sz="0" w:space="0" w:color="auto"/>
            <w:left w:val="none" w:sz="0" w:space="0" w:color="auto"/>
            <w:bottom w:val="none" w:sz="0" w:space="0" w:color="auto"/>
            <w:right w:val="none" w:sz="0" w:space="0" w:color="auto"/>
          </w:divBdr>
        </w:div>
        <w:div w:id="84159079">
          <w:marLeft w:val="480"/>
          <w:marRight w:val="0"/>
          <w:marTop w:val="0"/>
          <w:marBottom w:val="0"/>
          <w:divBdr>
            <w:top w:val="none" w:sz="0" w:space="0" w:color="auto"/>
            <w:left w:val="none" w:sz="0" w:space="0" w:color="auto"/>
            <w:bottom w:val="none" w:sz="0" w:space="0" w:color="auto"/>
            <w:right w:val="none" w:sz="0" w:space="0" w:color="auto"/>
          </w:divBdr>
        </w:div>
        <w:div w:id="130759136">
          <w:marLeft w:val="480"/>
          <w:marRight w:val="0"/>
          <w:marTop w:val="0"/>
          <w:marBottom w:val="0"/>
          <w:divBdr>
            <w:top w:val="none" w:sz="0" w:space="0" w:color="auto"/>
            <w:left w:val="none" w:sz="0" w:space="0" w:color="auto"/>
            <w:bottom w:val="none" w:sz="0" w:space="0" w:color="auto"/>
            <w:right w:val="none" w:sz="0" w:space="0" w:color="auto"/>
          </w:divBdr>
        </w:div>
        <w:div w:id="182715984">
          <w:marLeft w:val="480"/>
          <w:marRight w:val="0"/>
          <w:marTop w:val="0"/>
          <w:marBottom w:val="0"/>
          <w:divBdr>
            <w:top w:val="none" w:sz="0" w:space="0" w:color="auto"/>
            <w:left w:val="none" w:sz="0" w:space="0" w:color="auto"/>
            <w:bottom w:val="none" w:sz="0" w:space="0" w:color="auto"/>
            <w:right w:val="none" w:sz="0" w:space="0" w:color="auto"/>
          </w:divBdr>
        </w:div>
        <w:div w:id="186530414">
          <w:marLeft w:val="480"/>
          <w:marRight w:val="0"/>
          <w:marTop w:val="0"/>
          <w:marBottom w:val="0"/>
          <w:divBdr>
            <w:top w:val="none" w:sz="0" w:space="0" w:color="auto"/>
            <w:left w:val="none" w:sz="0" w:space="0" w:color="auto"/>
            <w:bottom w:val="none" w:sz="0" w:space="0" w:color="auto"/>
            <w:right w:val="none" w:sz="0" w:space="0" w:color="auto"/>
          </w:divBdr>
        </w:div>
        <w:div w:id="281961342">
          <w:marLeft w:val="480"/>
          <w:marRight w:val="0"/>
          <w:marTop w:val="0"/>
          <w:marBottom w:val="0"/>
          <w:divBdr>
            <w:top w:val="none" w:sz="0" w:space="0" w:color="auto"/>
            <w:left w:val="none" w:sz="0" w:space="0" w:color="auto"/>
            <w:bottom w:val="none" w:sz="0" w:space="0" w:color="auto"/>
            <w:right w:val="none" w:sz="0" w:space="0" w:color="auto"/>
          </w:divBdr>
        </w:div>
        <w:div w:id="454253461">
          <w:marLeft w:val="480"/>
          <w:marRight w:val="0"/>
          <w:marTop w:val="0"/>
          <w:marBottom w:val="0"/>
          <w:divBdr>
            <w:top w:val="none" w:sz="0" w:space="0" w:color="auto"/>
            <w:left w:val="none" w:sz="0" w:space="0" w:color="auto"/>
            <w:bottom w:val="none" w:sz="0" w:space="0" w:color="auto"/>
            <w:right w:val="none" w:sz="0" w:space="0" w:color="auto"/>
          </w:divBdr>
        </w:div>
        <w:div w:id="456680941">
          <w:marLeft w:val="480"/>
          <w:marRight w:val="0"/>
          <w:marTop w:val="0"/>
          <w:marBottom w:val="0"/>
          <w:divBdr>
            <w:top w:val="none" w:sz="0" w:space="0" w:color="auto"/>
            <w:left w:val="none" w:sz="0" w:space="0" w:color="auto"/>
            <w:bottom w:val="none" w:sz="0" w:space="0" w:color="auto"/>
            <w:right w:val="none" w:sz="0" w:space="0" w:color="auto"/>
          </w:divBdr>
        </w:div>
        <w:div w:id="519897375">
          <w:marLeft w:val="480"/>
          <w:marRight w:val="0"/>
          <w:marTop w:val="0"/>
          <w:marBottom w:val="0"/>
          <w:divBdr>
            <w:top w:val="none" w:sz="0" w:space="0" w:color="auto"/>
            <w:left w:val="none" w:sz="0" w:space="0" w:color="auto"/>
            <w:bottom w:val="none" w:sz="0" w:space="0" w:color="auto"/>
            <w:right w:val="none" w:sz="0" w:space="0" w:color="auto"/>
          </w:divBdr>
        </w:div>
        <w:div w:id="534929120">
          <w:marLeft w:val="480"/>
          <w:marRight w:val="0"/>
          <w:marTop w:val="0"/>
          <w:marBottom w:val="0"/>
          <w:divBdr>
            <w:top w:val="none" w:sz="0" w:space="0" w:color="auto"/>
            <w:left w:val="none" w:sz="0" w:space="0" w:color="auto"/>
            <w:bottom w:val="none" w:sz="0" w:space="0" w:color="auto"/>
            <w:right w:val="none" w:sz="0" w:space="0" w:color="auto"/>
          </w:divBdr>
        </w:div>
        <w:div w:id="550120116">
          <w:marLeft w:val="480"/>
          <w:marRight w:val="0"/>
          <w:marTop w:val="0"/>
          <w:marBottom w:val="0"/>
          <w:divBdr>
            <w:top w:val="none" w:sz="0" w:space="0" w:color="auto"/>
            <w:left w:val="none" w:sz="0" w:space="0" w:color="auto"/>
            <w:bottom w:val="none" w:sz="0" w:space="0" w:color="auto"/>
            <w:right w:val="none" w:sz="0" w:space="0" w:color="auto"/>
          </w:divBdr>
        </w:div>
        <w:div w:id="559289152">
          <w:marLeft w:val="480"/>
          <w:marRight w:val="0"/>
          <w:marTop w:val="0"/>
          <w:marBottom w:val="0"/>
          <w:divBdr>
            <w:top w:val="none" w:sz="0" w:space="0" w:color="auto"/>
            <w:left w:val="none" w:sz="0" w:space="0" w:color="auto"/>
            <w:bottom w:val="none" w:sz="0" w:space="0" w:color="auto"/>
            <w:right w:val="none" w:sz="0" w:space="0" w:color="auto"/>
          </w:divBdr>
        </w:div>
        <w:div w:id="630718479">
          <w:marLeft w:val="480"/>
          <w:marRight w:val="0"/>
          <w:marTop w:val="0"/>
          <w:marBottom w:val="0"/>
          <w:divBdr>
            <w:top w:val="none" w:sz="0" w:space="0" w:color="auto"/>
            <w:left w:val="none" w:sz="0" w:space="0" w:color="auto"/>
            <w:bottom w:val="none" w:sz="0" w:space="0" w:color="auto"/>
            <w:right w:val="none" w:sz="0" w:space="0" w:color="auto"/>
          </w:divBdr>
        </w:div>
        <w:div w:id="811143399">
          <w:marLeft w:val="480"/>
          <w:marRight w:val="0"/>
          <w:marTop w:val="0"/>
          <w:marBottom w:val="0"/>
          <w:divBdr>
            <w:top w:val="none" w:sz="0" w:space="0" w:color="auto"/>
            <w:left w:val="none" w:sz="0" w:space="0" w:color="auto"/>
            <w:bottom w:val="none" w:sz="0" w:space="0" w:color="auto"/>
            <w:right w:val="none" w:sz="0" w:space="0" w:color="auto"/>
          </w:divBdr>
        </w:div>
        <w:div w:id="866332671">
          <w:marLeft w:val="480"/>
          <w:marRight w:val="0"/>
          <w:marTop w:val="0"/>
          <w:marBottom w:val="0"/>
          <w:divBdr>
            <w:top w:val="none" w:sz="0" w:space="0" w:color="auto"/>
            <w:left w:val="none" w:sz="0" w:space="0" w:color="auto"/>
            <w:bottom w:val="none" w:sz="0" w:space="0" w:color="auto"/>
            <w:right w:val="none" w:sz="0" w:space="0" w:color="auto"/>
          </w:divBdr>
        </w:div>
        <w:div w:id="944729077">
          <w:marLeft w:val="480"/>
          <w:marRight w:val="0"/>
          <w:marTop w:val="0"/>
          <w:marBottom w:val="0"/>
          <w:divBdr>
            <w:top w:val="none" w:sz="0" w:space="0" w:color="auto"/>
            <w:left w:val="none" w:sz="0" w:space="0" w:color="auto"/>
            <w:bottom w:val="none" w:sz="0" w:space="0" w:color="auto"/>
            <w:right w:val="none" w:sz="0" w:space="0" w:color="auto"/>
          </w:divBdr>
        </w:div>
        <w:div w:id="969702535">
          <w:marLeft w:val="480"/>
          <w:marRight w:val="0"/>
          <w:marTop w:val="0"/>
          <w:marBottom w:val="0"/>
          <w:divBdr>
            <w:top w:val="none" w:sz="0" w:space="0" w:color="auto"/>
            <w:left w:val="none" w:sz="0" w:space="0" w:color="auto"/>
            <w:bottom w:val="none" w:sz="0" w:space="0" w:color="auto"/>
            <w:right w:val="none" w:sz="0" w:space="0" w:color="auto"/>
          </w:divBdr>
        </w:div>
      </w:divsChild>
    </w:div>
    <w:div w:id="371997836">
      <w:bodyDiv w:val="1"/>
      <w:marLeft w:val="0"/>
      <w:marRight w:val="0"/>
      <w:marTop w:val="0"/>
      <w:marBottom w:val="0"/>
      <w:divBdr>
        <w:top w:val="none" w:sz="0" w:space="0" w:color="auto"/>
        <w:left w:val="none" w:sz="0" w:space="0" w:color="auto"/>
        <w:bottom w:val="none" w:sz="0" w:space="0" w:color="auto"/>
        <w:right w:val="none" w:sz="0" w:space="0" w:color="auto"/>
      </w:divBdr>
    </w:div>
    <w:div w:id="372314800">
      <w:bodyDiv w:val="1"/>
      <w:marLeft w:val="0"/>
      <w:marRight w:val="0"/>
      <w:marTop w:val="0"/>
      <w:marBottom w:val="0"/>
      <w:divBdr>
        <w:top w:val="none" w:sz="0" w:space="0" w:color="auto"/>
        <w:left w:val="none" w:sz="0" w:space="0" w:color="auto"/>
        <w:bottom w:val="none" w:sz="0" w:space="0" w:color="auto"/>
        <w:right w:val="none" w:sz="0" w:space="0" w:color="auto"/>
      </w:divBdr>
    </w:div>
    <w:div w:id="372315267">
      <w:bodyDiv w:val="1"/>
      <w:marLeft w:val="0"/>
      <w:marRight w:val="0"/>
      <w:marTop w:val="0"/>
      <w:marBottom w:val="0"/>
      <w:divBdr>
        <w:top w:val="none" w:sz="0" w:space="0" w:color="auto"/>
        <w:left w:val="none" w:sz="0" w:space="0" w:color="auto"/>
        <w:bottom w:val="none" w:sz="0" w:space="0" w:color="auto"/>
        <w:right w:val="none" w:sz="0" w:space="0" w:color="auto"/>
      </w:divBdr>
    </w:div>
    <w:div w:id="372389184">
      <w:bodyDiv w:val="1"/>
      <w:marLeft w:val="0"/>
      <w:marRight w:val="0"/>
      <w:marTop w:val="0"/>
      <w:marBottom w:val="0"/>
      <w:divBdr>
        <w:top w:val="none" w:sz="0" w:space="0" w:color="auto"/>
        <w:left w:val="none" w:sz="0" w:space="0" w:color="auto"/>
        <w:bottom w:val="none" w:sz="0" w:space="0" w:color="auto"/>
        <w:right w:val="none" w:sz="0" w:space="0" w:color="auto"/>
      </w:divBdr>
    </w:div>
    <w:div w:id="372971407">
      <w:bodyDiv w:val="1"/>
      <w:marLeft w:val="0"/>
      <w:marRight w:val="0"/>
      <w:marTop w:val="0"/>
      <w:marBottom w:val="0"/>
      <w:divBdr>
        <w:top w:val="none" w:sz="0" w:space="0" w:color="auto"/>
        <w:left w:val="none" w:sz="0" w:space="0" w:color="auto"/>
        <w:bottom w:val="none" w:sz="0" w:space="0" w:color="auto"/>
        <w:right w:val="none" w:sz="0" w:space="0" w:color="auto"/>
      </w:divBdr>
    </w:div>
    <w:div w:id="372972516">
      <w:bodyDiv w:val="1"/>
      <w:marLeft w:val="0"/>
      <w:marRight w:val="0"/>
      <w:marTop w:val="0"/>
      <w:marBottom w:val="0"/>
      <w:divBdr>
        <w:top w:val="none" w:sz="0" w:space="0" w:color="auto"/>
        <w:left w:val="none" w:sz="0" w:space="0" w:color="auto"/>
        <w:bottom w:val="none" w:sz="0" w:space="0" w:color="auto"/>
        <w:right w:val="none" w:sz="0" w:space="0" w:color="auto"/>
      </w:divBdr>
    </w:div>
    <w:div w:id="373043493">
      <w:bodyDiv w:val="1"/>
      <w:marLeft w:val="0"/>
      <w:marRight w:val="0"/>
      <w:marTop w:val="0"/>
      <w:marBottom w:val="0"/>
      <w:divBdr>
        <w:top w:val="none" w:sz="0" w:space="0" w:color="auto"/>
        <w:left w:val="none" w:sz="0" w:space="0" w:color="auto"/>
        <w:bottom w:val="none" w:sz="0" w:space="0" w:color="auto"/>
        <w:right w:val="none" w:sz="0" w:space="0" w:color="auto"/>
      </w:divBdr>
    </w:div>
    <w:div w:id="373047638">
      <w:bodyDiv w:val="1"/>
      <w:marLeft w:val="0"/>
      <w:marRight w:val="0"/>
      <w:marTop w:val="0"/>
      <w:marBottom w:val="0"/>
      <w:divBdr>
        <w:top w:val="none" w:sz="0" w:space="0" w:color="auto"/>
        <w:left w:val="none" w:sz="0" w:space="0" w:color="auto"/>
        <w:bottom w:val="none" w:sz="0" w:space="0" w:color="auto"/>
        <w:right w:val="none" w:sz="0" w:space="0" w:color="auto"/>
      </w:divBdr>
    </w:div>
    <w:div w:id="373119534">
      <w:bodyDiv w:val="1"/>
      <w:marLeft w:val="0"/>
      <w:marRight w:val="0"/>
      <w:marTop w:val="0"/>
      <w:marBottom w:val="0"/>
      <w:divBdr>
        <w:top w:val="none" w:sz="0" w:space="0" w:color="auto"/>
        <w:left w:val="none" w:sz="0" w:space="0" w:color="auto"/>
        <w:bottom w:val="none" w:sz="0" w:space="0" w:color="auto"/>
        <w:right w:val="none" w:sz="0" w:space="0" w:color="auto"/>
      </w:divBdr>
    </w:div>
    <w:div w:id="373581469">
      <w:bodyDiv w:val="1"/>
      <w:marLeft w:val="0"/>
      <w:marRight w:val="0"/>
      <w:marTop w:val="0"/>
      <w:marBottom w:val="0"/>
      <w:divBdr>
        <w:top w:val="none" w:sz="0" w:space="0" w:color="auto"/>
        <w:left w:val="none" w:sz="0" w:space="0" w:color="auto"/>
        <w:bottom w:val="none" w:sz="0" w:space="0" w:color="auto"/>
        <w:right w:val="none" w:sz="0" w:space="0" w:color="auto"/>
      </w:divBdr>
    </w:div>
    <w:div w:id="373889008">
      <w:bodyDiv w:val="1"/>
      <w:marLeft w:val="0"/>
      <w:marRight w:val="0"/>
      <w:marTop w:val="0"/>
      <w:marBottom w:val="0"/>
      <w:divBdr>
        <w:top w:val="none" w:sz="0" w:space="0" w:color="auto"/>
        <w:left w:val="none" w:sz="0" w:space="0" w:color="auto"/>
        <w:bottom w:val="none" w:sz="0" w:space="0" w:color="auto"/>
        <w:right w:val="none" w:sz="0" w:space="0" w:color="auto"/>
      </w:divBdr>
    </w:div>
    <w:div w:id="374349171">
      <w:bodyDiv w:val="1"/>
      <w:marLeft w:val="0"/>
      <w:marRight w:val="0"/>
      <w:marTop w:val="0"/>
      <w:marBottom w:val="0"/>
      <w:divBdr>
        <w:top w:val="none" w:sz="0" w:space="0" w:color="auto"/>
        <w:left w:val="none" w:sz="0" w:space="0" w:color="auto"/>
        <w:bottom w:val="none" w:sz="0" w:space="0" w:color="auto"/>
        <w:right w:val="none" w:sz="0" w:space="0" w:color="auto"/>
      </w:divBdr>
    </w:div>
    <w:div w:id="374475967">
      <w:bodyDiv w:val="1"/>
      <w:marLeft w:val="0"/>
      <w:marRight w:val="0"/>
      <w:marTop w:val="0"/>
      <w:marBottom w:val="0"/>
      <w:divBdr>
        <w:top w:val="none" w:sz="0" w:space="0" w:color="auto"/>
        <w:left w:val="none" w:sz="0" w:space="0" w:color="auto"/>
        <w:bottom w:val="none" w:sz="0" w:space="0" w:color="auto"/>
        <w:right w:val="none" w:sz="0" w:space="0" w:color="auto"/>
      </w:divBdr>
    </w:div>
    <w:div w:id="374892742">
      <w:bodyDiv w:val="1"/>
      <w:marLeft w:val="0"/>
      <w:marRight w:val="0"/>
      <w:marTop w:val="0"/>
      <w:marBottom w:val="0"/>
      <w:divBdr>
        <w:top w:val="none" w:sz="0" w:space="0" w:color="auto"/>
        <w:left w:val="none" w:sz="0" w:space="0" w:color="auto"/>
        <w:bottom w:val="none" w:sz="0" w:space="0" w:color="auto"/>
        <w:right w:val="none" w:sz="0" w:space="0" w:color="auto"/>
      </w:divBdr>
    </w:div>
    <w:div w:id="374934152">
      <w:bodyDiv w:val="1"/>
      <w:marLeft w:val="0"/>
      <w:marRight w:val="0"/>
      <w:marTop w:val="0"/>
      <w:marBottom w:val="0"/>
      <w:divBdr>
        <w:top w:val="none" w:sz="0" w:space="0" w:color="auto"/>
        <w:left w:val="none" w:sz="0" w:space="0" w:color="auto"/>
        <w:bottom w:val="none" w:sz="0" w:space="0" w:color="auto"/>
        <w:right w:val="none" w:sz="0" w:space="0" w:color="auto"/>
      </w:divBdr>
    </w:div>
    <w:div w:id="375393536">
      <w:bodyDiv w:val="1"/>
      <w:marLeft w:val="0"/>
      <w:marRight w:val="0"/>
      <w:marTop w:val="0"/>
      <w:marBottom w:val="0"/>
      <w:divBdr>
        <w:top w:val="none" w:sz="0" w:space="0" w:color="auto"/>
        <w:left w:val="none" w:sz="0" w:space="0" w:color="auto"/>
        <w:bottom w:val="none" w:sz="0" w:space="0" w:color="auto"/>
        <w:right w:val="none" w:sz="0" w:space="0" w:color="auto"/>
      </w:divBdr>
    </w:div>
    <w:div w:id="375592058">
      <w:bodyDiv w:val="1"/>
      <w:marLeft w:val="0"/>
      <w:marRight w:val="0"/>
      <w:marTop w:val="0"/>
      <w:marBottom w:val="0"/>
      <w:divBdr>
        <w:top w:val="none" w:sz="0" w:space="0" w:color="auto"/>
        <w:left w:val="none" w:sz="0" w:space="0" w:color="auto"/>
        <w:bottom w:val="none" w:sz="0" w:space="0" w:color="auto"/>
        <w:right w:val="none" w:sz="0" w:space="0" w:color="auto"/>
      </w:divBdr>
    </w:div>
    <w:div w:id="375660847">
      <w:bodyDiv w:val="1"/>
      <w:marLeft w:val="0"/>
      <w:marRight w:val="0"/>
      <w:marTop w:val="0"/>
      <w:marBottom w:val="0"/>
      <w:divBdr>
        <w:top w:val="none" w:sz="0" w:space="0" w:color="auto"/>
        <w:left w:val="none" w:sz="0" w:space="0" w:color="auto"/>
        <w:bottom w:val="none" w:sz="0" w:space="0" w:color="auto"/>
        <w:right w:val="none" w:sz="0" w:space="0" w:color="auto"/>
      </w:divBdr>
    </w:div>
    <w:div w:id="375857414">
      <w:bodyDiv w:val="1"/>
      <w:marLeft w:val="0"/>
      <w:marRight w:val="0"/>
      <w:marTop w:val="0"/>
      <w:marBottom w:val="0"/>
      <w:divBdr>
        <w:top w:val="none" w:sz="0" w:space="0" w:color="auto"/>
        <w:left w:val="none" w:sz="0" w:space="0" w:color="auto"/>
        <w:bottom w:val="none" w:sz="0" w:space="0" w:color="auto"/>
        <w:right w:val="none" w:sz="0" w:space="0" w:color="auto"/>
      </w:divBdr>
      <w:divsChild>
        <w:div w:id="81997414">
          <w:marLeft w:val="480"/>
          <w:marRight w:val="0"/>
          <w:marTop w:val="0"/>
          <w:marBottom w:val="0"/>
          <w:divBdr>
            <w:top w:val="none" w:sz="0" w:space="0" w:color="auto"/>
            <w:left w:val="none" w:sz="0" w:space="0" w:color="auto"/>
            <w:bottom w:val="none" w:sz="0" w:space="0" w:color="auto"/>
            <w:right w:val="none" w:sz="0" w:space="0" w:color="auto"/>
          </w:divBdr>
        </w:div>
        <w:div w:id="450783943">
          <w:marLeft w:val="480"/>
          <w:marRight w:val="0"/>
          <w:marTop w:val="0"/>
          <w:marBottom w:val="0"/>
          <w:divBdr>
            <w:top w:val="none" w:sz="0" w:space="0" w:color="auto"/>
            <w:left w:val="none" w:sz="0" w:space="0" w:color="auto"/>
            <w:bottom w:val="none" w:sz="0" w:space="0" w:color="auto"/>
            <w:right w:val="none" w:sz="0" w:space="0" w:color="auto"/>
          </w:divBdr>
        </w:div>
        <w:div w:id="456872781">
          <w:marLeft w:val="480"/>
          <w:marRight w:val="0"/>
          <w:marTop w:val="0"/>
          <w:marBottom w:val="0"/>
          <w:divBdr>
            <w:top w:val="none" w:sz="0" w:space="0" w:color="auto"/>
            <w:left w:val="none" w:sz="0" w:space="0" w:color="auto"/>
            <w:bottom w:val="none" w:sz="0" w:space="0" w:color="auto"/>
            <w:right w:val="none" w:sz="0" w:space="0" w:color="auto"/>
          </w:divBdr>
        </w:div>
        <w:div w:id="463545983">
          <w:marLeft w:val="480"/>
          <w:marRight w:val="0"/>
          <w:marTop w:val="0"/>
          <w:marBottom w:val="0"/>
          <w:divBdr>
            <w:top w:val="none" w:sz="0" w:space="0" w:color="auto"/>
            <w:left w:val="none" w:sz="0" w:space="0" w:color="auto"/>
            <w:bottom w:val="none" w:sz="0" w:space="0" w:color="auto"/>
            <w:right w:val="none" w:sz="0" w:space="0" w:color="auto"/>
          </w:divBdr>
        </w:div>
        <w:div w:id="685639259">
          <w:marLeft w:val="480"/>
          <w:marRight w:val="0"/>
          <w:marTop w:val="0"/>
          <w:marBottom w:val="0"/>
          <w:divBdr>
            <w:top w:val="none" w:sz="0" w:space="0" w:color="auto"/>
            <w:left w:val="none" w:sz="0" w:space="0" w:color="auto"/>
            <w:bottom w:val="none" w:sz="0" w:space="0" w:color="auto"/>
            <w:right w:val="none" w:sz="0" w:space="0" w:color="auto"/>
          </w:divBdr>
        </w:div>
      </w:divsChild>
    </w:div>
    <w:div w:id="375935024">
      <w:bodyDiv w:val="1"/>
      <w:marLeft w:val="0"/>
      <w:marRight w:val="0"/>
      <w:marTop w:val="0"/>
      <w:marBottom w:val="0"/>
      <w:divBdr>
        <w:top w:val="none" w:sz="0" w:space="0" w:color="auto"/>
        <w:left w:val="none" w:sz="0" w:space="0" w:color="auto"/>
        <w:bottom w:val="none" w:sz="0" w:space="0" w:color="auto"/>
        <w:right w:val="none" w:sz="0" w:space="0" w:color="auto"/>
      </w:divBdr>
    </w:div>
    <w:div w:id="376048253">
      <w:bodyDiv w:val="1"/>
      <w:marLeft w:val="0"/>
      <w:marRight w:val="0"/>
      <w:marTop w:val="0"/>
      <w:marBottom w:val="0"/>
      <w:divBdr>
        <w:top w:val="none" w:sz="0" w:space="0" w:color="auto"/>
        <w:left w:val="none" w:sz="0" w:space="0" w:color="auto"/>
        <w:bottom w:val="none" w:sz="0" w:space="0" w:color="auto"/>
        <w:right w:val="none" w:sz="0" w:space="0" w:color="auto"/>
      </w:divBdr>
    </w:div>
    <w:div w:id="376203457">
      <w:bodyDiv w:val="1"/>
      <w:marLeft w:val="0"/>
      <w:marRight w:val="0"/>
      <w:marTop w:val="0"/>
      <w:marBottom w:val="0"/>
      <w:divBdr>
        <w:top w:val="none" w:sz="0" w:space="0" w:color="auto"/>
        <w:left w:val="none" w:sz="0" w:space="0" w:color="auto"/>
        <w:bottom w:val="none" w:sz="0" w:space="0" w:color="auto"/>
        <w:right w:val="none" w:sz="0" w:space="0" w:color="auto"/>
      </w:divBdr>
    </w:div>
    <w:div w:id="376860954">
      <w:bodyDiv w:val="1"/>
      <w:marLeft w:val="0"/>
      <w:marRight w:val="0"/>
      <w:marTop w:val="0"/>
      <w:marBottom w:val="0"/>
      <w:divBdr>
        <w:top w:val="none" w:sz="0" w:space="0" w:color="auto"/>
        <w:left w:val="none" w:sz="0" w:space="0" w:color="auto"/>
        <w:bottom w:val="none" w:sz="0" w:space="0" w:color="auto"/>
        <w:right w:val="none" w:sz="0" w:space="0" w:color="auto"/>
      </w:divBdr>
      <w:divsChild>
        <w:div w:id="7828090">
          <w:marLeft w:val="480"/>
          <w:marRight w:val="0"/>
          <w:marTop w:val="0"/>
          <w:marBottom w:val="0"/>
          <w:divBdr>
            <w:top w:val="none" w:sz="0" w:space="0" w:color="auto"/>
            <w:left w:val="none" w:sz="0" w:space="0" w:color="auto"/>
            <w:bottom w:val="none" w:sz="0" w:space="0" w:color="auto"/>
            <w:right w:val="none" w:sz="0" w:space="0" w:color="auto"/>
          </w:divBdr>
        </w:div>
        <w:div w:id="378478863">
          <w:marLeft w:val="480"/>
          <w:marRight w:val="0"/>
          <w:marTop w:val="0"/>
          <w:marBottom w:val="0"/>
          <w:divBdr>
            <w:top w:val="none" w:sz="0" w:space="0" w:color="auto"/>
            <w:left w:val="none" w:sz="0" w:space="0" w:color="auto"/>
            <w:bottom w:val="none" w:sz="0" w:space="0" w:color="auto"/>
            <w:right w:val="none" w:sz="0" w:space="0" w:color="auto"/>
          </w:divBdr>
        </w:div>
        <w:div w:id="395008761">
          <w:marLeft w:val="480"/>
          <w:marRight w:val="0"/>
          <w:marTop w:val="0"/>
          <w:marBottom w:val="0"/>
          <w:divBdr>
            <w:top w:val="none" w:sz="0" w:space="0" w:color="auto"/>
            <w:left w:val="none" w:sz="0" w:space="0" w:color="auto"/>
            <w:bottom w:val="none" w:sz="0" w:space="0" w:color="auto"/>
            <w:right w:val="none" w:sz="0" w:space="0" w:color="auto"/>
          </w:divBdr>
        </w:div>
        <w:div w:id="485433633">
          <w:marLeft w:val="480"/>
          <w:marRight w:val="0"/>
          <w:marTop w:val="0"/>
          <w:marBottom w:val="0"/>
          <w:divBdr>
            <w:top w:val="none" w:sz="0" w:space="0" w:color="auto"/>
            <w:left w:val="none" w:sz="0" w:space="0" w:color="auto"/>
            <w:bottom w:val="none" w:sz="0" w:space="0" w:color="auto"/>
            <w:right w:val="none" w:sz="0" w:space="0" w:color="auto"/>
          </w:divBdr>
        </w:div>
        <w:div w:id="545679127">
          <w:marLeft w:val="480"/>
          <w:marRight w:val="0"/>
          <w:marTop w:val="0"/>
          <w:marBottom w:val="0"/>
          <w:divBdr>
            <w:top w:val="none" w:sz="0" w:space="0" w:color="auto"/>
            <w:left w:val="none" w:sz="0" w:space="0" w:color="auto"/>
            <w:bottom w:val="none" w:sz="0" w:space="0" w:color="auto"/>
            <w:right w:val="none" w:sz="0" w:space="0" w:color="auto"/>
          </w:divBdr>
        </w:div>
        <w:div w:id="789669848">
          <w:marLeft w:val="480"/>
          <w:marRight w:val="0"/>
          <w:marTop w:val="0"/>
          <w:marBottom w:val="0"/>
          <w:divBdr>
            <w:top w:val="none" w:sz="0" w:space="0" w:color="auto"/>
            <w:left w:val="none" w:sz="0" w:space="0" w:color="auto"/>
            <w:bottom w:val="none" w:sz="0" w:space="0" w:color="auto"/>
            <w:right w:val="none" w:sz="0" w:space="0" w:color="auto"/>
          </w:divBdr>
        </w:div>
        <w:div w:id="805701642">
          <w:marLeft w:val="480"/>
          <w:marRight w:val="0"/>
          <w:marTop w:val="0"/>
          <w:marBottom w:val="0"/>
          <w:divBdr>
            <w:top w:val="none" w:sz="0" w:space="0" w:color="auto"/>
            <w:left w:val="none" w:sz="0" w:space="0" w:color="auto"/>
            <w:bottom w:val="none" w:sz="0" w:space="0" w:color="auto"/>
            <w:right w:val="none" w:sz="0" w:space="0" w:color="auto"/>
          </w:divBdr>
        </w:div>
        <w:div w:id="832650317">
          <w:marLeft w:val="480"/>
          <w:marRight w:val="0"/>
          <w:marTop w:val="0"/>
          <w:marBottom w:val="0"/>
          <w:divBdr>
            <w:top w:val="none" w:sz="0" w:space="0" w:color="auto"/>
            <w:left w:val="none" w:sz="0" w:space="0" w:color="auto"/>
            <w:bottom w:val="none" w:sz="0" w:space="0" w:color="auto"/>
            <w:right w:val="none" w:sz="0" w:space="0" w:color="auto"/>
          </w:divBdr>
        </w:div>
        <w:div w:id="838009324">
          <w:marLeft w:val="480"/>
          <w:marRight w:val="0"/>
          <w:marTop w:val="0"/>
          <w:marBottom w:val="0"/>
          <w:divBdr>
            <w:top w:val="none" w:sz="0" w:space="0" w:color="auto"/>
            <w:left w:val="none" w:sz="0" w:space="0" w:color="auto"/>
            <w:bottom w:val="none" w:sz="0" w:space="0" w:color="auto"/>
            <w:right w:val="none" w:sz="0" w:space="0" w:color="auto"/>
          </w:divBdr>
        </w:div>
        <w:div w:id="880942745">
          <w:marLeft w:val="480"/>
          <w:marRight w:val="0"/>
          <w:marTop w:val="0"/>
          <w:marBottom w:val="0"/>
          <w:divBdr>
            <w:top w:val="none" w:sz="0" w:space="0" w:color="auto"/>
            <w:left w:val="none" w:sz="0" w:space="0" w:color="auto"/>
            <w:bottom w:val="none" w:sz="0" w:space="0" w:color="auto"/>
            <w:right w:val="none" w:sz="0" w:space="0" w:color="auto"/>
          </w:divBdr>
        </w:div>
        <w:div w:id="943153187">
          <w:marLeft w:val="480"/>
          <w:marRight w:val="0"/>
          <w:marTop w:val="0"/>
          <w:marBottom w:val="0"/>
          <w:divBdr>
            <w:top w:val="none" w:sz="0" w:space="0" w:color="auto"/>
            <w:left w:val="none" w:sz="0" w:space="0" w:color="auto"/>
            <w:bottom w:val="none" w:sz="0" w:space="0" w:color="auto"/>
            <w:right w:val="none" w:sz="0" w:space="0" w:color="auto"/>
          </w:divBdr>
        </w:div>
        <w:div w:id="973022000">
          <w:marLeft w:val="480"/>
          <w:marRight w:val="0"/>
          <w:marTop w:val="0"/>
          <w:marBottom w:val="0"/>
          <w:divBdr>
            <w:top w:val="none" w:sz="0" w:space="0" w:color="auto"/>
            <w:left w:val="none" w:sz="0" w:space="0" w:color="auto"/>
            <w:bottom w:val="none" w:sz="0" w:space="0" w:color="auto"/>
            <w:right w:val="none" w:sz="0" w:space="0" w:color="auto"/>
          </w:divBdr>
        </w:div>
      </w:divsChild>
    </w:div>
    <w:div w:id="376973412">
      <w:bodyDiv w:val="1"/>
      <w:marLeft w:val="0"/>
      <w:marRight w:val="0"/>
      <w:marTop w:val="0"/>
      <w:marBottom w:val="0"/>
      <w:divBdr>
        <w:top w:val="none" w:sz="0" w:space="0" w:color="auto"/>
        <w:left w:val="none" w:sz="0" w:space="0" w:color="auto"/>
        <w:bottom w:val="none" w:sz="0" w:space="0" w:color="auto"/>
        <w:right w:val="none" w:sz="0" w:space="0" w:color="auto"/>
      </w:divBdr>
    </w:div>
    <w:div w:id="377125204">
      <w:bodyDiv w:val="1"/>
      <w:marLeft w:val="0"/>
      <w:marRight w:val="0"/>
      <w:marTop w:val="0"/>
      <w:marBottom w:val="0"/>
      <w:divBdr>
        <w:top w:val="none" w:sz="0" w:space="0" w:color="auto"/>
        <w:left w:val="none" w:sz="0" w:space="0" w:color="auto"/>
        <w:bottom w:val="none" w:sz="0" w:space="0" w:color="auto"/>
        <w:right w:val="none" w:sz="0" w:space="0" w:color="auto"/>
      </w:divBdr>
    </w:div>
    <w:div w:id="377749711">
      <w:bodyDiv w:val="1"/>
      <w:marLeft w:val="0"/>
      <w:marRight w:val="0"/>
      <w:marTop w:val="0"/>
      <w:marBottom w:val="0"/>
      <w:divBdr>
        <w:top w:val="none" w:sz="0" w:space="0" w:color="auto"/>
        <w:left w:val="none" w:sz="0" w:space="0" w:color="auto"/>
        <w:bottom w:val="none" w:sz="0" w:space="0" w:color="auto"/>
        <w:right w:val="none" w:sz="0" w:space="0" w:color="auto"/>
      </w:divBdr>
    </w:div>
    <w:div w:id="377974485">
      <w:bodyDiv w:val="1"/>
      <w:marLeft w:val="0"/>
      <w:marRight w:val="0"/>
      <w:marTop w:val="0"/>
      <w:marBottom w:val="0"/>
      <w:divBdr>
        <w:top w:val="none" w:sz="0" w:space="0" w:color="auto"/>
        <w:left w:val="none" w:sz="0" w:space="0" w:color="auto"/>
        <w:bottom w:val="none" w:sz="0" w:space="0" w:color="auto"/>
        <w:right w:val="none" w:sz="0" w:space="0" w:color="auto"/>
      </w:divBdr>
    </w:div>
    <w:div w:id="378091370">
      <w:bodyDiv w:val="1"/>
      <w:marLeft w:val="0"/>
      <w:marRight w:val="0"/>
      <w:marTop w:val="0"/>
      <w:marBottom w:val="0"/>
      <w:divBdr>
        <w:top w:val="none" w:sz="0" w:space="0" w:color="auto"/>
        <w:left w:val="none" w:sz="0" w:space="0" w:color="auto"/>
        <w:bottom w:val="none" w:sz="0" w:space="0" w:color="auto"/>
        <w:right w:val="none" w:sz="0" w:space="0" w:color="auto"/>
      </w:divBdr>
    </w:div>
    <w:div w:id="378169627">
      <w:bodyDiv w:val="1"/>
      <w:marLeft w:val="0"/>
      <w:marRight w:val="0"/>
      <w:marTop w:val="0"/>
      <w:marBottom w:val="0"/>
      <w:divBdr>
        <w:top w:val="none" w:sz="0" w:space="0" w:color="auto"/>
        <w:left w:val="none" w:sz="0" w:space="0" w:color="auto"/>
        <w:bottom w:val="none" w:sz="0" w:space="0" w:color="auto"/>
        <w:right w:val="none" w:sz="0" w:space="0" w:color="auto"/>
      </w:divBdr>
    </w:div>
    <w:div w:id="378170068">
      <w:bodyDiv w:val="1"/>
      <w:marLeft w:val="0"/>
      <w:marRight w:val="0"/>
      <w:marTop w:val="0"/>
      <w:marBottom w:val="0"/>
      <w:divBdr>
        <w:top w:val="none" w:sz="0" w:space="0" w:color="auto"/>
        <w:left w:val="none" w:sz="0" w:space="0" w:color="auto"/>
        <w:bottom w:val="none" w:sz="0" w:space="0" w:color="auto"/>
        <w:right w:val="none" w:sz="0" w:space="0" w:color="auto"/>
      </w:divBdr>
    </w:div>
    <w:div w:id="378240893">
      <w:bodyDiv w:val="1"/>
      <w:marLeft w:val="0"/>
      <w:marRight w:val="0"/>
      <w:marTop w:val="0"/>
      <w:marBottom w:val="0"/>
      <w:divBdr>
        <w:top w:val="none" w:sz="0" w:space="0" w:color="auto"/>
        <w:left w:val="none" w:sz="0" w:space="0" w:color="auto"/>
        <w:bottom w:val="none" w:sz="0" w:space="0" w:color="auto"/>
        <w:right w:val="none" w:sz="0" w:space="0" w:color="auto"/>
      </w:divBdr>
    </w:div>
    <w:div w:id="378281185">
      <w:bodyDiv w:val="1"/>
      <w:marLeft w:val="0"/>
      <w:marRight w:val="0"/>
      <w:marTop w:val="0"/>
      <w:marBottom w:val="0"/>
      <w:divBdr>
        <w:top w:val="none" w:sz="0" w:space="0" w:color="auto"/>
        <w:left w:val="none" w:sz="0" w:space="0" w:color="auto"/>
        <w:bottom w:val="none" w:sz="0" w:space="0" w:color="auto"/>
        <w:right w:val="none" w:sz="0" w:space="0" w:color="auto"/>
      </w:divBdr>
    </w:div>
    <w:div w:id="378358641">
      <w:bodyDiv w:val="1"/>
      <w:marLeft w:val="0"/>
      <w:marRight w:val="0"/>
      <w:marTop w:val="0"/>
      <w:marBottom w:val="0"/>
      <w:divBdr>
        <w:top w:val="none" w:sz="0" w:space="0" w:color="auto"/>
        <w:left w:val="none" w:sz="0" w:space="0" w:color="auto"/>
        <w:bottom w:val="none" w:sz="0" w:space="0" w:color="auto"/>
        <w:right w:val="none" w:sz="0" w:space="0" w:color="auto"/>
      </w:divBdr>
      <w:divsChild>
        <w:div w:id="111899693">
          <w:marLeft w:val="480"/>
          <w:marRight w:val="0"/>
          <w:marTop w:val="0"/>
          <w:marBottom w:val="0"/>
          <w:divBdr>
            <w:top w:val="none" w:sz="0" w:space="0" w:color="auto"/>
            <w:left w:val="none" w:sz="0" w:space="0" w:color="auto"/>
            <w:bottom w:val="none" w:sz="0" w:space="0" w:color="auto"/>
            <w:right w:val="none" w:sz="0" w:space="0" w:color="auto"/>
          </w:divBdr>
        </w:div>
        <w:div w:id="117530947">
          <w:marLeft w:val="480"/>
          <w:marRight w:val="0"/>
          <w:marTop w:val="0"/>
          <w:marBottom w:val="0"/>
          <w:divBdr>
            <w:top w:val="none" w:sz="0" w:space="0" w:color="auto"/>
            <w:left w:val="none" w:sz="0" w:space="0" w:color="auto"/>
            <w:bottom w:val="none" w:sz="0" w:space="0" w:color="auto"/>
            <w:right w:val="none" w:sz="0" w:space="0" w:color="auto"/>
          </w:divBdr>
        </w:div>
        <w:div w:id="144977009">
          <w:marLeft w:val="480"/>
          <w:marRight w:val="0"/>
          <w:marTop w:val="0"/>
          <w:marBottom w:val="0"/>
          <w:divBdr>
            <w:top w:val="none" w:sz="0" w:space="0" w:color="auto"/>
            <w:left w:val="none" w:sz="0" w:space="0" w:color="auto"/>
            <w:bottom w:val="none" w:sz="0" w:space="0" w:color="auto"/>
            <w:right w:val="none" w:sz="0" w:space="0" w:color="auto"/>
          </w:divBdr>
        </w:div>
        <w:div w:id="189034169">
          <w:marLeft w:val="480"/>
          <w:marRight w:val="0"/>
          <w:marTop w:val="0"/>
          <w:marBottom w:val="0"/>
          <w:divBdr>
            <w:top w:val="none" w:sz="0" w:space="0" w:color="auto"/>
            <w:left w:val="none" w:sz="0" w:space="0" w:color="auto"/>
            <w:bottom w:val="none" w:sz="0" w:space="0" w:color="auto"/>
            <w:right w:val="none" w:sz="0" w:space="0" w:color="auto"/>
          </w:divBdr>
        </w:div>
        <w:div w:id="215433195">
          <w:marLeft w:val="480"/>
          <w:marRight w:val="0"/>
          <w:marTop w:val="0"/>
          <w:marBottom w:val="0"/>
          <w:divBdr>
            <w:top w:val="none" w:sz="0" w:space="0" w:color="auto"/>
            <w:left w:val="none" w:sz="0" w:space="0" w:color="auto"/>
            <w:bottom w:val="none" w:sz="0" w:space="0" w:color="auto"/>
            <w:right w:val="none" w:sz="0" w:space="0" w:color="auto"/>
          </w:divBdr>
        </w:div>
        <w:div w:id="232545071">
          <w:marLeft w:val="480"/>
          <w:marRight w:val="0"/>
          <w:marTop w:val="0"/>
          <w:marBottom w:val="0"/>
          <w:divBdr>
            <w:top w:val="none" w:sz="0" w:space="0" w:color="auto"/>
            <w:left w:val="none" w:sz="0" w:space="0" w:color="auto"/>
            <w:bottom w:val="none" w:sz="0" w:space="0" w:color="auto"/>
            <w:right w:val="none" w:sz="0" w:space="0" w:color="auto"/>
          </w:divBdr>
        </w:div>
        <w:div w:id="271517361">
          <w:marLeft w:val="480"/>
          <w:marRight w:val="0"/>
          <w:marTop w:val="0"/>
          <w:marBottom w:val="0"/>
          <w:divBdr>
            <w:top w:val="none" w:sz="0" w:space="0" w:color="auto"/>
            <w:left w:val="none" w:sz="0" w:space="0" w:color="auto"/>
            <w:bottom w:val="none" w:sz="0" w:space="0" w:color="auto"/>
            <w:right w:val="none" w:sz="0" w:space="0" w:color="auto"/>
          </w:divBdr>
        </w:div>
        <w:div w:id="290137274">
          <w:marLeft w:val="480"/>
          <w:marRight w:val="0"/>
          <w:marTop w:val="0"/>
          <w:marBottom w:val="0"/>
          <w:divBdr>
            <w:top w:val="none" w:sz="0" w:space="0" w:color="auto"/>
            <w:left w:val="none" w:sz="0" w:space="0" w:color="auto"/>
            <w:bottom w:val="none" w:sz="0" w:space="0" w:color="auto"/>
            <w:right w:val="none" w:sz="0" w:space="0" w:color="auto"/>
          </w:divBdr>
        </w:div>
        <w:div w:id="296182766">
          <w:marLeft w:val="480"/>
          <w:marRight w:val="0"/>
          <w:marTop w:val="0"/>
          <w:marBottom w:val="0"/>
          <w:divBdr>
            <w:top w:val="none" w:sz="0" w:space="0" w:color="auto"/>
            <w:left w:val="none" w:sz="0" w:space="0" w:color="auto"/>
            <w:bottom w:val="none" w:sz="0" w:space="0" w:color="auto"/>
            <w:right w:val="none" w:sz="0" w:space="0" w:color="auto"/>
          </w:divBdr>
        </w:div>
        <w:div w:id="304817847">
          <w:marLeft w:val="480"/>
          <w:marRight w:val="0"/>
          <w:marTop w:val="0"/>
          <w:marBottom w:val="0"/>
          <w:divBdr>
            <w:top w:val="none" w:sz="0" w:space="0" w:color="auto"/>
            <w:left w:val="none" w:sz="0" w:space="0" w:color="auto"/>
            <w:bottom w:val="none" w:sz="0" w:space="0" w:color="auto"/>
            <w:right w:val="none" w:sz="0" w:space="0" w:color="auto"/>
          </w:divBdr>
        </w:div>
        <w:div w:id="353456097">
          <w:marLeft w:val="480"/>
          <w:marRight w:val="0"/>
          <w:marTop w:val="0"/>
          <w:marBottom w:val="0"/>
          <w:divBdr>
            <w:top w:val="none" w:sz="0" w:space="0" w:color="auto"/>
            <w:left w:val="none" w:sz="0" w:space="0" w:color="auto"/>
            <w:bottom w:val="none" w:sz="0" w:space="0" w:color="auto"/>
            <w:right w:val="none" w:sz="0" w:space="0" w:color="auto"/>
          </w:divBdr>
        </w:div>
        <w:div w:id="365757952">
          <w:marLeft w:val="480"/>
          <w:marRight w:val="0"/>
          <w:marTop w:val="0"/>
          <w:marBottom w:val="0"/>
          <w:divBdr>
            <w:top w:val="none" w:sz="0" w:space="0" w:color="auto"/>
            <w:left w:val="none" w:sz="0" w:space="0" w:color="auto"/>
            <w:bottom w:val="none" w:sz="0" w:space="0" w:color="auto"/>
            <w:right w:val="none" w:sz="0" w:space="0" w:color="auto"/>
          </w:divBdr>
        </w:div>
        <w:div w:id="407044362">
          <w:marLeft w:val="480"/>
          <w:marRight w:val="0"/>
          <w:marTop w:val="0"/>
          <w:marBottom w:val="0"/>
          <w:divBdr>
            <w:top w:val="none" w:sz="0" w:space="0" w:color="auto"/>
            <w:left w:val="none" w:sz="0" w:space="0" w:color="auto"/>
            <w:bottom w:val="none" w:sz="0" w:space="0" w:color="auto"/>
            <w:right w:val="none" w:sz="0" w:space="0" w:color="auto"/>
          </w:divBdr>
        </w:div>
        <w:div w:id="415250927">
          <w:marLeft w:val="480"/>
          <w:marRight w:val="0"/>
          <w:marTop w:val="0"/>
          <w:marBottom w:val="0"/>
          <w:divBdr>
            <w:top w:val="none" w:sz="0" w:space="0" w:color="auto"/>
            <w:left w:val="none" w:sz="0" w:space="0" w:color="auto"/>
            <w:bottom w:val="none" w:sz="0" w:space="0" w:color="auto"/>
            <w:right w:val="none" w:sz="0" w:space="0" w:color="auto"/>
          </w:divBdr>
        </w:div>
        <w:div w:id="428042786">
          <w:marLeft w:val="480"/>
          <w:marRight w:val="0"/>
          <w:marTop w:val="0"/>
          <w:marBottom w:val="0"/>
          <w:divBdr>
            <w:top w:val="none" w:sz="0" w:space="0" w:color="auto"/>
            <w:left w:val="none" w:sz="0" w:space="0" w:color="auto"/>
            <w:bottom w:val="none" w:sz="0" w:space="0" w:color="auto"/>
            <w:right w:val="none" w:sz="0" w:space="0" w:color="auto"/>
          </w:divBdr>
        </w:div>
        <w:div w:id="432868959">
          <w:marLeft w:val="480"/>
          <w:marRight w:val="0"/>
          <w:marTop w:val="0"/>
          <w:marBottom w:val="0"/>
          <w:divBdr>
            <w:top w:val="none" w:sz="0" w:space="0" w:color="auto"/>
            <w:left w:val="none" w:sz="0" w:space="0" w:color="auto"/>
            <w:bottom w:val="none" w:sz="0" w:space="0" w:color="auto"/>
            <w:right w:val="none" w:sz="0" w:space="0" w:color="auto"/>
          </w:divBdr>
        </w:div>
        <w:div w:id="447509866">
          <w:marLeft w:val="480"/>
          <w:marRight w:val="0"/>
          <w:marTop w:val="0"/>
          <w:marBottom w:val="0"/>
          <w:divBdr>
            <w:top w:val="none" w:sz="0" w:space="0" w:color="auto"/>
            <w:left w:val="none" w:sz="0" w:space="0" w:color="auto"/>
            <w:bottom w:val="none" w:sz="0" w:space="0" w:color="auto"/>
            <w:right w:val="none" w:sz="0" w:space="0" w:color="auto"/>
          </w:divBdr>
        </w:div>
        <w:div w:id="458039354">
          <w:marLeft w:val="480"/>
          <w:marRight w:val="0"/>
          <w:marTop w:val="0"/>
          <w:marBottom w:val="0"/>
          <w:divBdr>
            <w:top w:val="none" w:sz="0" w:space="0" w:color="auto"/>
            <w:left w:val="none" w:sz="0" w:space="0" w:color="auto"/>
            <w:bottom w:val="none" w:sz="0" w:space="0" w:color="auto"/>
            <w:right w:val="none" w:sz="0" w:space="0" w:color="auto"/>
          </w:divBdr>
        </w:div>
        <w:div w:id="491877951">
          <w:marLeft w:val="480"/>
          <w:marRight w:val="0"/>
          <w:marTop w:val="0"/>
          <w:marBottom w:val="0"/>
          <w:divBdr>
            <w:top w:val="none" w:sz="0" w:space="0" w:color="auto"/>
            <w:left w:val="none" w:sz="0" w:space="0" w:color="auto"/>
            <w:bottom w:val="none" w:sz="0" w:space="0" w:color="auto"/>
            <w:right w:val="none" w:sz="0" w:space="0" w:color="auto"/>
          </w:divBdr>
        </w:div>
        <w:div w:id="509415381">
          <w:marLeft w:val="480"/>
          <w:marRight w:val="0"/>
          <w:marTop w:val="0"/>
          <w:marBottom w:val="0"/>
          <w:divBdr>
            <w:top w:val="none" w:sz="0" w:space="0" w:color="auto"/>
            <w:left w:val="none" w:sz="0" w:space="0" w:color="auto"/>
            <w:bottom w:val="none" w:sz="0" w:space="0" w:color="auto"/>
            <w:right w:val="none" w:sz="0" w:space="0" w:color="auto"/>
          </w:divBdr>
        </w:div>
        <w:div w:id="558249401">
          <w:marLeft w:val="480"/>
          <w:marRight w:val="0"/>
          <w:marTop w:val="0"/>
          <w:marBottom w:val="0"/>
          <w:divBdr>
            <w:top w:val="none" w:sz="0" w:space="0" w:color="auto"/>
            <w:left w:val="none" w:sz="0" w:space="0" w:color="auto"/>
            <w:bottom w:val="none" w:sz="0" w:space="0" w:color="auto"/>
            <w:right w:val="none" w:sz="0" w:space="0" w:color="auto"/>
          </w:divBdr>
        </w:div>
        <w:div w:id="578252810">
          <w:marLeft w:val="480"/>
          <w:marRight w:val="0"/>
          <w:marTop w:val="0"/>
          <w:marBottom w:val="0"/>
          <w:divBdr>
            <w:top w:val="none" w:sz="0" w:space="0" w:color="auto"/>
            <w:left w:val="none" w:sz="0" w:space="0" w:color="auto"/>
            <w:bottom w:val="none" w:sz="0" w:space="0" w:color="auto"/>
            <w:right w:val="none" w:sz="0" w:space="0" w:color="auto"/>
          </w:divBdr>
        </w:div>
        <w:div w:id="580525447">
          <w:marLeft w:val="480"/>
          <w:marRight w:val="0"/>
          <w:marTop w:val="0"/>
          <w:marBottom w:val="0"/>
          <w:divBdr>
            <w:top w:val="none" w:sz="0" w:space="0" w:color="auto"/>
            <w:left w:val="none" w:sz="0" w:space="0" w:color="auto"/>
            <w:bottom w:val="none" w:sz="0" w:space="0" w:color="auto"/>
            <w:right w:val="none" w:sz="0" w:space="0" w:color="auto"/>
          </w:divBdr>
        </w:div>
        <w:div w:id="637298980">
          <w:marLeft w:val="480"/>
          <w:marRight w:val="0"/>
          <w:marTop w:val="0"/>
          <w:marBottom w:val="0"/>
          <w:divBdr>
            <w:top w:val="none" w:sz="0" w:space="0" w:color="auto"/>
            <w:left w:val="none" w:sz="0" w:space="0" w:color="auto"/>
            <w:bottom w:val="none" w:sz="0" w:space="0" w:color="auto"/>
            <w:right w:val="none" w:sz="0" w:space="0" w:color="auto"/>
          </w:divBdr>
        </w:div>
        <w:div w:id="700669564">
          <w:marLeft w:val="480"/>
          <w:marRight w:val="0"/>
          <w:marTop w:val="0"/>
          <w:marBottom w:val="0"/>
          <w:divBdr>
            <w:top w:val="none" w:sz="0" w:space="0" w:color="auto"/>
            <w:left w:val="none" w:sz="0" w:space="0" w:color="auto"/>
            <w:bottom w:val="none" w:sz="0" w:space="0" w:color="auto"/>
            <w:right w:val="none" w:sz="0" w:space="0" w:color="auto"/>
          </w:divBdr>
        </w:div>
        <w:div w:id="749666813">
          <w:marLeft w:val="480"/>
          <w:marRight w:val="0"/>
          <w:marTop w:val="0"/>
          <w:marBottom w:val="0"/>
          <w:divBdr>
            <w:top w:val="none" w:sz="0" w:space="0" w:color="auto"/>
            <w:left w:val="none" w:sz="0" w:space="0" w:color="auto"/>
            <w:bottom w:val="none" w:sz="0" w:space="0" w:color="auto"/>
            <w:right w:val="none" w:sz="0" w:space="0" w:color="auto"/>
          </w:divBdr>
        </w:div>
        <w:div w:id="787313088">
          <w:marLeft w:val="480"/>
          <w:marRight w:val="0"/>
          <w:marTop w:val="0"/>
          <w:marBottom w:val="0"/>
          <w:divBdr>
            <w:top w:val="none" w:sz="0" w:space="0" w:color="auto"/>
            <w:left w:val="none" w:sz="0" w:space="0" w:color="auto"/>
            <w:bottom w:val="none" w:sz="0" w:space="0" w:color="auto"/>
            <w:right w:val="none" w:sz="0" w:space="0" w:color="auto"/>
          </w:divBdr>
        </w:div>
        <w:div w:id="819805479">
          <w:marLeft w:val="480"/>
          <w:marRight w:val="0"/>
          <w:marTop w:val="0"/>
          <w:marBottom w:val="0"/>
          <w:divBdr>
            <w:top w:val="none" w:sz="0" w:space="0" w:color="auto"/>
            <w:left w:val="none" w:sz="0" w:space="0" w:color="auto"/>
            <w:bottom w:val="none" w:sz="0" w:space="0" w:color="auto"/>
            <w:right w:val="none" w:sz="0" w:space="0" w:color="auto"/>
          </w:divBdr>
        </w:div>
        <w:div w:id="825125062">
          <w:marLeft w:val="480"/>
          <w:marRight w:val="0"/>
          <w:marTop w:val="0"/>
          <w:marBottom w:val="0"/>
          <w:divBdr>
            <w:top w:val="none" w:sz="0" w:space="0" w:color="auto"/>
            <w:left w:val="none" w:sz="0" w:space="0" w:color="auto"/>
            <w:bottom w:val="none" w:sz="0" w:space="0" w:color="auto"/>
            <w:right w:val="none" w:sz="0" w:space="0" w:color="auto"/>
          </w:divBdr>
        </w:div>
        <w:div w:id="833959277">
          <w:marLeft w:val="480"/>
          <w:marRight w:val="0"/>
          <w:marTop w:val="0"/>
          <w:marBottom w:val="0"/>
          <w:divBdr>
            <w:top w:val="none" w:sz="0" w:space="0" w:color="auto"/>
            <w:left w:val="none" w:sz="0" w:space="0" w:color="auto"/>
            <w:bottom w:val="none" w:sz="0" w:space="0" w:color="auto"/>
            <w:right w:val="none" w:sz="0" w:space="0" w:color="auto"/>
          </w:divBdr>
        </w:div>
        <w:div w:id="846293330">
          <w:marLeft w:val="480"/>
          <w:marRight w:val="0"/>
          <w:marTop w:val="0"/>
          <w:marBottom w:val="0"/>
          <w:divBdr>
            <w:top w:val="none" w:sz="0" w:space="0" w:color="auto"/>
            <w:left w:val="none" w:sz="0" w:space="0" w:color="auto"/>
            <w:bottom w:val="none" w:sz="0" w:space="0" w:color="auto"/>
            <w:right w:val="none" w:sz="0" w:space="0" w:color="auto"/>
          </w:divBdr>
        </w:div>
        <w:div w:id="871453048">
          <w:marLeft w:val="480"/>
          <w:marRight w:val="0"/>
          <w:marTop w:val="0"/>
          <w:marBottom w:val="0"/>
          <w:divBdr>
            <w:top w:val="none" w:sz="0" w:space="0" w:color="auto"/>
            <w:left w:val="none" w:sz="0" w:space="0" w:color="auto"/>
            <w:bottom w:val="none" w:sz="0" w:space="0" w:color="auto"/>
            <w:right w:val="none" w:sz="0" w:space="0" w:color="auto"/>
          </w:divBdr>
        </w:div>
        <w:div w:id="973560678">
          <w:marLeft w:val="480"/>
          <w:marRight w:val="0"/>
          <w:marTop w:val="0"/>
          <w:marBottom w:val="0"/>
          <w:divBdr>
            <w:top w:val="none" w:sz="0" w:space="0" w:color="auto"/>
            <w:left w:val="none" w:sz="0" w:space="0" w:color="auto"/>
            <w:bottom w:val="none" w:sz="0" w:space="0" w:color="auto"/>
            <w:right w:val="none" w:sz="0" w:space="0" w:color="auto"/>
          </w:divBdr>
        </w:div>
        <w:div w:id="981084384">
          <w:marLeft w:val="480"/>
          <w:marRight w:val="0"/>
          <w:marTop w:val="0"/>
          <w:marBottom w:val="0"/>
          <w:divBdr>
            <w:top w:val="none" w:sz="0" w:space="0" w:color="auto"/>
            <w:left w:val="none" w:sz="0" w:space="0" w:color="auto"/>
            <w:bottom w:val="none" w:sz="0" w:space="0" w:color="auto"/>
            <w:right w:val="none" w:sz="0" w:space="0" w:color="auto"/>
          </w:divBdr>
        </w:div>
      </w:divsChild>
    </w:div>
    <w:div w:id="378435971">
      <w:bodyDiv w:val="1"/>
      <w:marLeft w:val="0"/>
      <w:marRight w:val="0"/>
      <w:marTop w:val="0"/>
      <w:marBottom w:val="0"/>
      <w:divBdr>
        <w:top w:val="none" w:sz="0" w:space="0" w:color="auto"/>
        <w:left w:val="none" w:sz="0" w:space="0" w:color="auto"/>
        <w:bottom w:val="none" w:sz="0" w:space="0" w:color="auto"/>
        <w:right w:val="none" w:sz="0" w:space="0" w:color="auto"/>
      </w:divBdr>
    </w:div>
    <w:div w:id="378744065">
      <w:bodyDiv w:val="1"/>
      <w:marLeft w:val="0"/>
      <w:marRight w:val="0"/>
      <w:marTop w:val="0"/>
      <w:marBottom w:val="0"/>
      <w:divBdr>
        <w:top w:val="none" w:sz="0" w:space="0" w:color="auto"/>
        <w:left w:val="none" w:sz="0" w:space="0" w:color="auto"/>
        <w:bottom w:val="none" w:sz="0" w:space="0" w:color="auto"/>
        <w:right w:val="none" w:sz="0" w:space="0" w:color="auto"/>
      </w:divBdr>
    </w:div>
    <w:div w:id="378940620">
      <w:bodyDiv w:val="1"/>
      <w:marLeft w:val="0"/>
      <w:marRight w:val="0"/>
      <w:marTop w:val="0"/>
      <w:marBottom w:val="0"/>
      <w:divBdr>
        <w:top w:val="none" w:sz="0" w:space="0" w:color="auto"/>
        <w:left w:val="none" w:sz="0" w:space="0" w:color="auto"/>
        <w:bottom w:val="none" w:sz="0" w:space="0" w:color="auto"/>
        <w:right w:val="none" w:sz="0" w:space="0" w:color="auto"/>
      </w:divBdr>
    </w:div>
    <w:div w:id="379672360">
      <w:bodyDiv w:val="1"/>
      <w:marLeft w:val="0"/>
      <w:marRight w:val="0"/>
      <w:marTop w:val="0"/>
      <w:marBottom w:val="0"/>
      <w:divBdr>
        <w:top w:val="none" w:sz="0" w:space="0" w:color="auto"/>
        <w:left w:val="none" w:sz="0" w:space="0" w:color="auto"/>
        <w:bottom w:val="none" w:sz="0" w:space="0" w:color="auto"/>
        <w:right w:val="none" w:sz="0" w:space="0" w:color="auto"/>
      </w:divBdr>
      <w:divsChild>
        <w:div w:id="57636804">
          <w:marLeft w:val="480"/>
          <w:marRight w:val="0"/>
          <w:marTop w:val="0"/>
          <w:marBottom w:val="0"/>
          <w:divBdr>
            <w:top w:val="none" w:sz="0" w:space="0" w:color="auto"/>
            <w:left w:val="none" w:sz="0" w:space="0" w:color="auto"/>
            <w:bottom w:val="none" w:sz="0" w:space="0" w:color="auto"/>
            <w:right w:val="none" w:sz="0" w:space="0" w:color="auto"/>
          </w:divBdr>
        </w:div>
        <w:div w:id="102845105">
          <w:marLeft w:val="480"/>
          <w:marRight w:val="0"/>
          <w:marTop w:val="0"/>
          <w:marBottom w:val="0"/>
          <w:divBdr>
            <w:top w:val="none" w:sz="0" w:space="0" w:color="auto"/>
            <w:left w:val="none" w:sz="0" w:space="0" w:color="auto"/>
            <w:bottom w:val="none" w:sz="0" w:space="0" w:color="auto"/>
            <w:right w:val="none" w:sz="0" w:space="0" w:color="auto"/>
          </w:divBdr>
        </w:div>
        <w:div w:id="112679461">
          <w:marLeft w:val="480"/>
          <w:marRight w:val="0"/>
          <w:marTop w:val="0"/>
          <w:marBottom w:val="0"/>
          <w:divBdr>
            <w:top w:val="none" w:sz="0" w:space="0" w:color="auto"/>
            <w:left w:val="none" w:sz="0" w:space="0" w:color="auto"/>
            <w:bottom w:val="none" w:sz="0" w:space="0" w:color="auto"/>
            <w:right w:val="none" w:sz="0" w:space="0" w:color="auto"/>
          </w:divBdr>
        </w:div>
        <w:div w:id="143357320">
          <w:marLeft w:val="480"/>
          <w:marRight w:val="0"/>
          <w:marTop w:val="0"/>
          <w:marBottom w:val="0"/>
          <w:divBdr>
            <w:top w:val="none" w:sz="0" w:space="0" w:color="auto"/>
            <w:left w:val="none" w:sz="0" w:space="0" w:color="auto"/>
            <w:bottom w:val="none" w:sz="0" w:space="0" w:color="auto"/>
            <w:right w:val="none" w:sz="0" w:space="0" w:color="auto"/>
          </w:divBdr>
        </w:div>
        <w:div w:id="166945432">
          <w:marLeft w:val="480"/>
          <w:marRight w:val="0"/>
          <w:marTop w:val="0"/>
          <w:marBottom w:val="0"/>
          <w:divBdr>
            <w:top w:val="none" w:sz="0" w:space="0" w:color="auto"/>
            <w:left w:val="none" w:sz="0" w:space="0" w:color="auto"/>
            <w:bottom w:val="none" w:sz="0" w:space="0" w:color="auto"/>
            <w:right w:val="none" w:sz="0" w:space="0" w:color="auto"/>
          </w:divBdr>
        </w:div>
        <w:div w:id="168713767">
          <w:marLeft w:val="480"/>
          <w:marRight w:val="0"/>
          <w:marTop w:val="0"/>
          <w:marBottom w:val="0"/>
          <w:divBdr>
            <w:top w:val="none" w:sz="0" w:space="0" w:color="auto"/>
            <w:left w:val="none" w:sz="0" w:space="0" w:color="auto"/>
            <w:bottom w:val="none" w:sz="0" w:space="0" w:color="auto"/>
            <w:right w:val="none" w:sz="0" w:space="0" w:color="auto"/>
          </w:divBdr>
        </w:div>
        <w:div w:id="190805546">
          <w:marLeft w:val="480"/>
          <w:marRight w:val="0"/>
          <w:marTop w:val="0"/>
          <w:marBottom w:val="0"/>
          <w:divBdr>
            <w:top w:val="none" w:sz="0" w:space="0" w:color="auto"/>
            <w:left w:val="none" w:sz="0" w:space="0" w:color="auto"/>
            <w:bottom w:val="none" w:sz="0" w:space="0" w:color="auto"/>
            <w:right w:val="none" w:sz="0" w:space="0" w:color="auto"/>
          </w:divBdr>
        </w:div>
        <w:div w:id="202403132">
          <w:marLeft w:val="480"/>
          <w:marRight w:val="0"/>
          <w:marTop w:val="0"/>
          <w:marBottom w:val="0"/>
          <w:divBdr>
            <w:top w:val="none" w:sz="0" w:space="0" w:color="auto"/>
            <w:left w:val="none" w:sz="0" w:space="0" w:color="auto"/>
            <w:bottom w:val="none" w:sz="0" w:space="0" w:color="auto"/>
            <w:right w:val="none" w:sz="0" w:space="0" w:color="auto"/>
          </w:divBdr>
        </w:div>
        <w:div w:id="207379386">
          <w:marLeft w:val="480"/>
          <w:marRight w:val="0"/>
          <w:marTop w:val="0"/>
          <w:marBottom w:val="0"/>
          <w:divBdr>
            <w:top w:val="none" w:sz="0" w:space="0" w:color="auto"/>
            <w:left w:val="none" w:sz="0" w:space="0" w:color="auto"/>
            <w:bottom w:val="none" w:sz="0" w:space="0" w:color="auto"/>
            <w:right w:val="none" w:sz="0" w:space="0" w:color="auto"/>
          </w:divBdr>
        </w:div>
        <w:div w:id="217983611">
          <w:marLeft w:val="480"/>
          <w:marRight w:val="0"/>
          <w:marTop w:val="0"/>
          <w:marBottom w:val="0"/>
          <w:divBdr>
            <w:top w:val="none" w:sz="0" w:space="0" w:color="auto"/>
            <w:left w:val="none" w:sz="0" w:space="0" w:color="auto"/>
            <w:bottom w:val="none" w:sz="0" w:space="0" w:color="auto"/>
            <w:right w:val="none" w:sz="0" w:space="0" w:color="auto"/>
          </w:divBdr>
        </w:div>
        <w:div w:id="233324476">
          <w:marLeft w:val="480"/>
          <w:marRight w:val="0"/>
          <w:marTop w:val="0"/>
          <w:marBottom w:val="0"/>
          <w:divBdr>
            <w:top w:val="none" w:sz="0" w:space="0" w:color="auto"/>
            <w:left w:val="none" w:sz="0" w:space="0" w:color="auto"/>
            <w:bottom w:val="none" w:sz="0" w:space="0" w:color="auto"/>
            <w:right w:val="none" w:sz="0" w:space="0" w:color="auto"/>
          </w:divBdr>
        </w:div>
        <w:div w:id="309793830">
          <w:marLeft w:val="480"/>
          <w:marRight w:val="0"/>
          <w:marTop w:val="0"/>
          <w:marBottom w:val="0"/>
          <w:divBdr>
            <w:top w:val="none" w:sz="0" w:space="0" w:color="auto"/>
            <w:left w:val="none" w:sz="0" w:space="0" w:color="auto"/>
            <w:bottom w:val="none" w:sz="0" w:space="0" w:color="auto"/>
            <w:right w:val="none" w:sz="0" w:space="0" w:color="auto"/>
          </w:divBdr>
        </w:div>
        <w:div w:id="314726400">
          <w:marLeft w:val="480"/>
          <w:marRight w:val="0"/>
          <w:marTop w:val="0"/>
          <w:marBottom w:val="0"/>
          <w:divBdr>
            <w:top w:val="none" w:sz="0" w:space="0" w:color="auto"/>
            <w:left w:val="none" w:sz="0" w:space="0" w:color="auto"/>
            <w:bottom w:val="none" w:sz="0" w:space="0" w:color="auto"/>
            <w:right w:val="none" w:sz="0" w:space="0" w:color="auto"/>
          </w:divBdr>
        </w:div>
        <w:div w:id="346715377">
          <w:marLeft w:val="480"/>
          <w:marRight w:val="0"/>
          <w:marTop w:val="0"/>
          <w:marBottom w:val="0"/>
          <w:divBdr>
            <w:top w:val="none" w:sz="0" w:space="0" w:color="auto"/>
            <w:left w:val="none" w:sz="0" w:space="0" w:color="auto"/>
            <w:bottom w:val="none" w:sz="0" w:space="0" w:color="auto"/>
            <w:right w:val="none" w:sz="0" w:space="0" w:color="auto"/>
          </w:divBdr>
        </w:div>
        <w:div w:id="348992759">
          <w:marLeft w:val="480"/>
          <w:marRight w:val="0"/>
          <w:marTop w:val="0"/>
          <w:marBottom w:val="0"/>
          <w:divBdr>
            <w:top w:val="none" w:sz="0" w:space="0" w:color="auto"/>
            <w:left w:val="none" w:sz="0" w:space="0" w:color="auto"/>
            <w:bottom w:val="none" w:sz="0" w:space="0" w:color="auto"/>
            <w:right w:val="none" w:sz="0" w:space="0" w:color="auto"/>
          </w:divBdr>
        </w:div>
        <w:div w:id="351879038">
          <w:marLeft w:val="480"/>
          <w:marRight w:val="0"/>
          <w:marTop w:val="0"/>
          <w:marBottom w:val="0"/>
          <w:divBdr>
            <w:top w:val="none" w:sz="0" w:space="0" w:color="auto"/>
            <w:left w:val="none" w:sz="0" w:space="0" w:color="auto"/>
            <w:bottom w:val="none" w:sz="0" w:space="0" w:color="auto"/>
            <w:right w:val="none" w:sz="0" w:space="0" w:color="auto"/>
          </w:divBdr>
        </w:div>
        <w:div w:id="413741368">
          <w:marLeft w:val="480"/>
          <w:marRight w:val="0"/>
          <w:marTop w:val="0"/>
          <w:marBottom w:val="0"/>
          <w:divBdr>
            <w:top w:val="none" w:sz="0" w:space="0" w:color="auto"/>
            <w:left w:val="none" w:sz="0" w:space="0" w:color="auto"/>
            <w:bottom w:val="none" w:sz="0" w:space="0" w:color="auto"/>
            <w:right w:val="none" w:sz="0" w:space="0" w:color="auto"/>
          </w:divBdr>
        </w:div>
        <w:div w:id="447546877">
          <w:marLeft w:val="480"/>
          <w:marRight w:val="0"/>
          <w:marTop w:val="0"/>
          <w:marBottom w:val="0"/>
          <w:divBdr>
            <w:top w:val="none" w:sz="0" w:space="0" w:color="auto"/>
            <w:left w:val="none" w:sz="0" w:space="0" w:color="auto"/>
            <w:bottom w:val="none" w:sz="0" w:space="0" w:color="auto"/>
            <w:right w:val="none" w:sz="0" w:space="0" w:color="auto"/>
          </w:divBdr>
        </w:div>
        <w:div w:id="464666173">
          <w:marLeft w:val="480"/>
          <w:marRight w:val="0"/>
          <w:marTop w:val="0"/>
          <w:marBottom w:val="0"/>
          <w:divBdr>
            <w:top w:val="none" w:sz="0" w:space="0" w:color="auto"/>
            <w:left w:val="none" w:sz="0" w:space="0" w:color="auto"/>
            <w:bottom w:val="none" w:sz="0" w:space="0" w:color="auto"/>
            <w:right w:val="none" w:sz="0" w:space="0" w:color="auto"/>
          </w:divBdr>
        </w:div>
        <w:div w:id="475072164">
          <w:marLeft w:val="480"/>
          <w:marRight w:val="0"/>
          <w:marTop w:val="0"/>
          <w:marBottom w:val="0"/>
          <w:divBdr>
            <w:top w:val="none" w:sz="0" w:space="0" w:color="auto"/>
            <w:left w:val="none" w:sz="0" w:space="0" w:color="auto"/>
            <w:bottom w:val="none" w:sz="0" w:space="0" w:color="auto"/>
            <w:right w:val="none" w:sz="0" w:space="0" w:color="auto"/>
          </w:divBdr>
        </w:div>
        <w:div w:id="518814082">
          <w:marLeft w:val="480"/>
          <w:marRight w:val="0"/>
          <w:marTop w:val="0"/>
          <w:marBottom w:val="0"/>
          <w:divBdr>
            <w:top w:val="none" w:sz="0" w:space="0" w:color="auto"/>
            <w:left w:val="none" w:sz="0" w:space="0" w:color="auto"/>
            <w:bottom w:val="none" w:sz="0" w:space="0" w:color="auto"/>
            <w:right w:val="none" w:sz="0" w:space="0" w:color="auto"/>
          </w:divBdr>
        </w:div>
        <w:div w:id="520775561">
          <w:marLeft w:val="480"/>
          <w:marRight w:val="0"/>
          <w:marTop w:val="0"/>
          <w:marBottom w:val="0"/>
          <w:divBdr>
            <w:top w:val="none" w:sz="0" w:space="0" w:color="auto"/>
            <w:left w:val="none" w:sz="0" w:space="0" w:color="auto"/>
            <w:bottom w:val="none" w:sz="0" w:space="0" w:color="auto"/>
            <w:right w:val="none" w:sz="0" w:space="0" w:color="auto"/>
          </w:divBdr>
        </w:div>
        <w:div w:id="529077353">
          <w:marLeft w:val="480"/>
          <w:marRight w:val="0"/>
          <w:marTop w:val="0"/>
          <w:marBottom w:val="0"/>
          <w:divBdr>
            <w:top w:val="none" w:sz="0" w:space="0" w:color="auto"/>
            <w:left w:val="none" w:sz="0" w:space="0" w:color="auto"/>
            <w:bottom w:val="none" w:sz="0" w:space="0" w:color="auto"/>
            <w:right w:val="none" w:sz="0" w:space="0" w:color="auto"/>
          </w:divBdr>
        </w:div>
        <w:div w:id="563414796">
          <w:marLeft w:val="480"/>
          <w:marRight w:val="0"/>
          <w:marTop w:val="0"/>
          <w:marBottom w:val="0"/>
          <w:divBdr>
            <w:top w:val="none" w:sz="0" w:space="0" w:color="auto"/>
            <w:left w:val="none" w:sz="0" w:space="0" w:color="auto"/>
            <w:bottom w:val="none" w:sz="0" w:space="0" w:color="auto"/>
            <w:right w:val="none" w:sz="0" w:space="0" w:color="auto"/>
          </w:divBdr>
        </w:div>
        <w:div w:id="567113443">
          <w:marLeft w:val="480"/>
          <w:marRight w:val="0"/>
          <w:marTop w:val="0"/>
          <w:marBottom w:val="0"/>
          <w:divBdr>
            <w:top w:val="none" w:sz="0" w:space="0" w:color="auto"/>
            <w:left w:val="none" w:sz="0" w:space="0" w:color="auto"/>
            <w:bottom w:val="none" w:sz="0" w:space="0" w:color="auto"/>
            <w:right w:val="none" w:sz="0" w:space="0" w:color="auto"/>
          </w:divBdr>
        </w:div>
        <w:div w:id="587925366">
          <w:marLeft w:val="480"/>
          <w:marRight w:val="0"/>
          <w:marTop w:val="0"/>
          <w:marBottom w:val="0"/>
          <w:divBdr>
            <w:top w:val="none" w:sz="0" w:space="0" w:color="auto"/>
            <w:left w:val="none" w:sz="0" w:space="0" w:color="auto"/>
            <w:bottom w:val="none" w:sz="0" w:space="0" w:color="auto"/>
            <w:right w:val="none" w:sz="0" w:space="0" w:color="auto"/>
          </w:divBdr>
        </w:div>
        <w:div w:id="625041399">
          <w:marLeft w:val="480"/>
          <w:marRight w:val="0"/>
          <w:marTop w:val="0"/>
          <w:marBottom w:val="0"/>
          <w:divBdr>
            <w:top w:val="none" w:sz="0" w:space="0" w:color="auto"/>
            <w:left w:val="none" w:sz="0" w:space="0" w:color="auto"/>
            <w:bottom w:val="none" w:sz="0" w:space="0" w:color="auto"/>
            <w:right w:val="none" w:sz="0" w:space="0" w:color="auto"/>
          </w:divBdr>
        </w:div>
        <w:div w:id="652149911">
          <w:marLeft w:val="480"/>
          <w:marRight w:val="0"/>
          <w:marTop w:val="0"/>
          <w:marBottom w:val="0"/>
          <w:divBdr>
            <w:top w:val="none" w:sz="0" w:space="0" w:color="auto"/>
            <w:left w:val="none" w:sz="0" w:space="0" w:color="auto"/>
            <w:bottom w:val="none" w:sz="0" w:space="0" w:color="auto"/>
            <w:right w:val="none" w:sz="0" w:space="0" w:color="auto"/>
          </w:divBdr>
        </w:div>
        <w:div w:id="734662082">
          <w:marLeft w:val="480"/>
          <w:marRight w:val="0"/>
          <w:marTop w:val="0"/>
          <w:marBottom w:val="0"/>
          <w:divBdr>
            <w:top w:val="none" w:sz="0" w:space="0" w:color="auto"/>
            <w:left w:val="none" w:sz="0" w:space="0" w:color="auto"/>
            <w:bottom w:val="none" w:sz="0" w:space="0" w:color="auto"/>
            <w:right w:val="none" w:sz="0" w:space="0" w:color="auto"/>
          </w:divBdr>
        </w:div>
        <w:div w:id="747314247">
          <w:marLeft w:val="480"/>
          <w:marRight w:val="0"/>
          <w:marTop w:val="0"/>
          <w:marBottom w:val="0"/>
          <w:divBdr>
            <w:top w:val="none" w:sz="0" w:space="0" w:color="auto"/>
            <w:left w:val="none" w:sz="0" w:space="0" w:color="auto"/>
            <w:bottom w:val="none" w:sz="0" w:space="0" w:color="auto"/>
            <w:right w:val="none" w:sz="0" w:space="0" w:color="auto"/>
          </w:divBdr>
        </w:div>
        <w:div w:id="752357389">
          <w:marLeft w:val="480"/>
          <w:marRight w:val="0"/>
          <w:marTop w:val="0"/>
          <w:marBottom w:val="0"/>
          <w:divBdr>
            <w:top w:val="none" w:sz="0" w:space="0" w:color="auto"/>
            <w:left w:val="none" w:sz="0" w:space="0" w:color="auto"/>
            <w:bottom w:val="none" w:sz="0" w:space="0" w:color="auto"/>
            <w:right w:val="none" w:sz="0" w:space="0" w:color="auto"/>
          </w:divBdr>
        </w:div>
        <w:div w:id="785612658">
          <w:marLeft w:val="480"/>
          <w:marRight w:val="0"/>
          <w:marTop w:val="0"/>
          <w:marBottom w:val="0"/>
          <w:divBdr>
            <w:top w:val="none" w:sz="0" w:space="0" w:color="auto"/>
            <w:left w:val="none" w:sz="0" w:space="0" w:color="auto"/>
            <w:bottom w:val="none" w:sz="0" w:space="0" w:color="auto"/>
            <w:right w:val="none" w:sz="0" w:space="0" w:color="auto"/>
          </w:divBdr>
        </w:div>
        <w:div w:id="800418098">
          <w:marLeft w:val="480"/>
          <w:marRight w:val="0"/>
          <w:marTop w:val="0"/>
          <w:marBottom w:val="0"/>
          <w:divBdr>
            <w:top w:val="none" w:sz="0" w:space="0" w:color="auto"/>
            <w:left w:val="none" w:sz="0" w:space="0" w:color="auto"/>
            <w:bottom w:val="none" w:sz="0" w:space="0" w:color="auto"/>
            <w:right w:val="none" w:sz="0" w:space="0" w:color="auto"/>
          </w:divBdr>
        </w:div>
        <w:div w:id="903375739">
          <w:marLeft w:val="480"/>
          <w:marRight w:val="0"/>
          <w:marTop w:val="0"/>
          <w:marBottom w:val="0"/>
          <w:divBdr>
            <w:top w:val="none" w:sz="0" w:space="0" w:color="auto"/>
            <w:left w:val="none" w:sz="0" w:space="0" w:color="auto"/>
            <w:bottom w:val="none" w:sz="0" w:space="0" w:color="auto"/>
            <w:right w:val="none" w:sz="0" w:space="0" w:color="auto"/>
          </w:divBdr>
        </w:div>
        <w:div w:id="911113966">
          <w:marLeft w:val="480"/>
          <w:marRight w:val="0"/>
          <w:marTop w:val="0"/>
          <w:marBottom w:val="0"/>
          <w:divBdr>
            <w:top w:val="none" w:sz="0" w:space="0" w:color="auto"/>
            <w:left w:val="none" w:sz="0" w:space="0" w:color="auto"/>
            <w:bottom w:val="none" w:sz="0" w:space="0" w:color="auto"/>
            <w:right w:val="none" w:sz="0" w:space="0" w:color="auto"/>
          </w:divBdr>
        </w:div>
      </w:divsChild>
    </w:div>
    <w:div w:id="379675127">
      <w:bodyDiv w:val="1"/>
      <w:marLeft w:val="0"/>
      <w:marRight w:val="0"/>
      <w:marTop w:val="0"/>
      <w:marBottom w:val="0"/>
      <w:divBdr>
        <w:top w:val="none" w:sz="0" w:space="0" w:color="auto"/>
        <w:left w:val="none" w:sz="0" w:space="0" w:color="auto"/>
        <w:bottom w:val="none" w:sz="0" w:space="0" w:color="auto"/>
        <w:right w:val="none" w:sz="0" w:space="0" w:color="auto"/>
      </w:divBdr>
    </w:div>
    <w:div w:id="379938290">
      <w:bodyDiv w:val="1"/>
      <w:marLeft w:val="0"/>
      <w:marRight w:val="0"/>
      <w:marTop w:val="0"/>
      <w:marBottom w:val="0"/>
      <w:divBdr>
        <w:top w:val="none" w:sz="0" w:space="0" w:color="auto"/>
        <w:left w:val="none" w:sz="0" w:space="0" w:color="auto"/>
        <w:bottom w:val="none" w:sz="0" w:space="0" w:color="auto"/>
        <w:right w:val="none" w:sz="0" w:space="0" w:color="auto"/>
      </w:divBdr>
    </w:div>
    <w:div w:id="380907516">
      <w:bodyDiv w:val="1"/>
      <w:marLeft w:val="0"/>
      <w:marRight w:val="0"/>
      <w:marTop w:val="0"/>
      <w:marBottom w:val="0"/>
      <w:divBdr>
        <w:top w:val="none" w:sz="0" w:space="0" w:color="auto"/>
        <w:left w:val="none" w:sz="0" w:space="0" w:color="auto"/>
        <w:bottom w:val="none" w:sz="0" w:space="0" w:color="auto"/>
        <w:right w:val="none" w:sz="0" w:space="0" w:color="auto"/>
      </w:divBdr>
    </w:div>
    <w:div w:id="380986169">
      <w:bodyDiv w:val="1"/>
      <w:marLeft w:val="0"/>
      <w:marRight w:val="0"/>
      <w:marTop w:val="0"/>
      <w:marBottom w:val="0"/>
      <w:divBdr>
        <w:top w:val="none" w:sz="0" w:space="0" w:color="auto"/>
        <w:left w:val="none" w:sz="0" w:space="0" w:color="auto"/>
        <w:bottom w:val="none" w:sz="0" w:space="0" w:color="auto"/>
        <w:right w:val="none" w:sz="0" w:space="0" w:color="auto"/>
      </w:divBdr>
      <w:divsChild>
        <w:div w:id="28066073">
          <w:marLeft w:val="480"/>
          <w:marRight w:val="0"/>
          <w:marTop w:val="0"/>
          <w:marBottom w:val="0"/>
          <w:divBdr>
            <w:top w:val="none" w:sz="0" w:space="0" w:color="auto"/>
            <w:left w:val="none" w:sz="0" w:space="0" w:color="auto"/>
            <w:bottom w:val="none" w:sz="0" w:space="0" w:color="auto"/>
            <w:right w:val="none" w:sz="0" w:space="0" w:color="auto"/>
          </w:divBdr>
        </w:div>
        <w:div w:id="73821205">
          <w:marLeft w:val="480"/>
          <w:marRight w:val="0"/>
          <w:marTop w:val="0"/>
          <w:marBottom w:val="0"/>
          <w:divBdr>
            <w:top w:val="none" w:sz="0" w:space="0" w:color="auto"/>
            <w:left w:val="none" w:sz="0" w:space="0" w:color="auto"/>
            <w:bottom w:val="none" w:sz="0" w:space="0" w:color="auto"/>
            <w:right w:val="none" w:sz="0" w:space="0" w:color="auto"/>
          </w:divBdr>
        </w:div>
        <w:div w:id="83961306">
          <w:marLeft w:val="480"/>
          <w:marRight w:val="0"/>
          <w:marTop w:val="0"/>
          <w:marBottom w:val="0"/>
          <w:divBdr>
            <w:top w:val="none" w:sz="0" w:space="0" w:color="auto"/>
            <w:left w:val="none" w:sz="0" w:space="0" w:color="auto"/>
            <w:bottom w:val="none" w:sz="0" w:space="0" w:color="auto"/>
            <w:right w:val="none" w:sz="0" w:space="0" w:color="auto"/>
          </w:divBdr>
        </w:div>
        <w:div w:id="172763690">
          <w:marLeft w:val="480"/>
          <w:marRight w:val="0"/>
          <w:marTop w:val="0"/>
          <w:marBottom w:val="0"/>
          <w:divBdr>
            <w:top w:val="none" w:sz="0" w:space="0" w:color="auto"/>
            <w:left w:val="none" w:sz="0" w:space="0" w:color="auto"/>
            <w:bottom w:val="none" w:sz="0" w:space="0" w:color="auto"/>
            <w:right w:val="none" w:sz="0" w:space="0" w:color="auto"/>
          </w:divBdr>
        </w:div>
        <w:div w:id="192890987">
          <w:marLeft w:val="480"/>
          <w:marRight w:val="0"/>
          <w:marTop w:val="0"/>
          <w:marBottom w:val="0"/>
          <w:divBdr>
            <w:top w:val="none" w:sz="0" w:space="0" w:color="auto"/>
            <w:left w:val="none" w:sz="0" w:space="0" w:color="auto"/>
            <w:bottom w:val="none" w:sz="0" w:space="0" w:color="auto"/>
            <w:right w:val="none" w:sz="0" w:space="0" w:color="auto"/>
          </w:divBdr>
        </w:div>
        <w:div w:id="206338777">
          <w:marLeft w:val="480"/>
          <w:marRight w:val="0"/>
          <w:marTop w:val="0"/>
          <w:marBottom w:val="0"/>
          <w:divBdr>
            <w:top w:val="none" w:sz="0" w:space="0" w:color="auto"/>
            <w:left w:val="none" w:sz="0" w:space="0" w:color="auto"/>
            <w:bottom w:val="none" w:sz="0" w:space="0" w:color="auto"/>
            <w:right w:val="none" w:sz="0" w:space="0" w:color="auto"/>
          </w:divBdr>
        </w:div>
        <w:div w:id="282856638">
          <w:marLeft w:val="480"/>
          <w:marRight w:val="0"/>
          <w:marTop w:val="0"/>
          <w:marBottom w:val="0"/>
          <w:divBdr>
            <w:top w:val="none" w:sz="0" w:space="0" w:color="auto"/>
            <w:left w:val="none" w:sz="0" w:space="0" w:color="auto"/>
            <w:bottom w:val="none" w:sz="0" w:space="0" w:color="auto"/>
            <w:right w:val="none" w:sz="0" w:space="0" w:color="auto"/>
          </w:divBdr>
        </w:div>
        <w:div w:id="307707387">
          <w:marLeft w:val="480"/>
          <w:marRight w:val="0"/>
          <w:marTop w:val="0"/>
          <w:marBottom w:val="0"/>
          <w:divBdr>
            <w:top w:val="none" w:sz="0" w:space="0" w:color="auto"/>
            <w:left w:val="none" w:sz="0" w:space="0" w:color="auto"/>
            <w:bottom w:val="none" w:sz="0" w:space="0" w:color="auto"/>
            <w:right w:val="none" w:sz="0" w:space="0" w:color="auto"/>
          </w:divBdr>
        </w:div>
        <w:div w:id="323779808">
          <w:marLeft w:val="480"/>
          <w:marRight w:val="0"/>
          <w:marTop w:val="0"/>
          <w:marBottom w:val="0"/>
          <w:divBdr>
            <w:top w:val="none" w:sz="0" w:space="0" w:color="auto"/>
            <w:left w:val="none" w:sz="0" w:space="0" w:color="auto"/>
            <w:bottom w:val="none" w:sz="0" w:space="0" w:color="auto"/>
            <w:right w:val="none" w:sz="0" w:space="0" w:color="auto"/>
          </w:divBdr>
        </w:div>
        <w:div w:id="357001083">
          <w:marLeft w:val="480"/>
          <w:marRight w:val="0"/>
          <w:marTop w:val="0"/>
          <w:marBottom w:val="0"/>
          <w:divBdr>
            <w:top w:val="none" w:sz="0" w:space="0" w:color="auto"/>
            <w:left w:val="none" w:sz="0" w:space="0" w:color="auto"/>
            <w:bottom w:val="none" w:sz="0" w:space="0" w:color="auto"/>
            <w:right w:val="none" w:sz="0" w:space="0" w:color="auto"/>
          </w:divBdr>
        </w:div>
        <w:div w:id="406001577">
          <w:marLeft w:val="480"/>
          <w:marRight w:val="0"/>
          <w:marTop w:val="0"/>
          <w:marBottom w:val="0"/>
          <w:divBdr>
            <w:top w:val="none" w:sz="0" w:space="0" w:color="auto"/>
            <w:left w:val="none" w:sz="0" w:space="0" w:color="auto"/>
            <w:bottom w:val="none" w:sz="0" w:space="0" w:color="auto"/>
            <w:right w:val="none" w:sz="0" w:space="0" w:color="auto"/>
          </w:divBdr>
        </w:div>
        <w:div w:id="428818014">
          <w:marLeft w:val="480"/>
          <w:marRight w:val="0"/>
          <w:marTop w:val="0"/>
          <w:marBottom w:val="0"/>
          <w:divBdr>
            <w:top w:val="none" w:sz="0" w:space="0" w:color="auto"/>
            <w:left w:val="none" w:sz="0" w:space="0" w:color="auto"/>
            <w:bottom w:val="none" w:sz="0" w:space="0" w:color="auto"/>
            <w:right w:val="none" w:sz="0" w:space="0" w:color="auto"/>
          </w:divBdr>
        </w:div>
        <w:div w:id="475922781">
          <w:marLeft w:val="480"/>
          <w:marRight w:val="0"/>
          <w:marTop w:val="0"/>
          <w:marBottom w:val="0"/>
          <w:divBdr>
            <w:top w:val="none" w:sz="0" w:space="0" w:color="auto"/>
            <w:left w:val="none" w:sz="0" w:space="0" w:color="auto"/>
            <w:bottom w:val="none" w:sz="0" w:space="0" w:color="auto"/>
            <w:right w:val="none" w:sz="0" w:space="0" w:color="auto"/>
          </w:divBdr>
        </w:div>
        <w:div w:id="596715892">
          <w:marLeft w:val="480"/>
          <w:marRight w:val="0"/>
          <w:marTop w:val="0"/>
          <w:marBottom w:val="0"/>
          <w:divBdr>
            <w:top w:val="none" w:sz="0" w:space="0" w:color="auto"/>
            <w:left w:val="none" w:sz="0" w:space="0" w:color="auto"/>
            <w:bottom w:val="none" w:sz="0" w:space="0" w:color="auto"/>
            <w:right w:val="none" w:sz="0" w:space="0" w:color="auto"/>
          </w:divBdr>
        </w:div>
        <w:div w:id="621154073">
          <w:marLeft w:val="480"/>
          <w:marRight w:val="0"/>
          <w:marTop w:val="0"/>
          <w:marBottom w:val="0"/>
          <w:divBdr>
            <w:top w:val="none" w:sz="0" w:space="0" w:color="auto"/>
            <w:left w:val="none" w:sz="0" w:space="0" w:color="auto"/>
            <w:bottom w:val="none" w:sz="0" w:space="0" w:color="auto"/>
            <w:right w:val="none" w:sz="0" w:space="0" w:color="auto"/>
          </w:divBdr>
        </w:div>
        <w:div w:id="622422793">
          <w:marLeft w:val="480"/>
          <w:marRight w:val="0"/>
          <w:marTop w:val="0"/>
          <w:marBottom w:val="0"/>
          <w:divBdr>
            <w:top w:val="none" w:sz="0" w:space="0" w:color="auto"/>
            <w:left w:val="none" w:sz="0" w:space="0" w:color="auto"/>
            <w:bottom w:val="none" w:sz="0" w:space="0" w:color="auto"/>
            <w:right w:val="none" w:sz="0" w:space="0" w:color="auto"/>
          </w:divBdr>
        </w:div>
        <w:div w:id="622924425">
          <w:marLeft w:val="480"/>
          <w:marRight w:val="0"/>
          <w:marTop w:val="0"/>
          <w:marBottom w:val="0"/>
          <w:divBdr>
            <w:top w:val="none" w:sz="0" w:space="0" w:color="auto"/>
            <w:left w:val="none" w:sz="0" w:space="0" w:color="auto"/>
            <w:bottom w:val="none" w:sz="0" w:space="0" w:color="auto"/>
            <w:right w:val="none" w:sz="0" w:space="0" w:color="auto"/>
          </w:divBdr>
        </w:div>
        <w:div w:id="635569400">
          <w:marLeft w:val="480"/>
          <w:marRight w:val="0"/>
          <w:marTop w:val="0"/>
          <w:marBottom w:val="0"/>
          <w:divBdr>
            <w:top w:val="none" w:sz="0" w:space="0" w:color="auto"/>
            <w:left w:val="none" w:sz="0" w:space="0" w:color="auto"/>
            <w:bottom w:val="none" w:sz="0" w:space="0" w:color="auto"/>
            <w:right w:val="none" w:sz="0" w:space="0" w:color="auto"/>
          </w:divBdr>
        </w:div>
        <w:div w:id="635841189">
          <w:marLeft w:val="480"/>
          <w:marRight w:val="0"/>
          <w:marTop w:val="0"/>
          <w:marBottom w:val="0"/>
          <w:divBdr>
            <w:top w:val="none" w:sz="0" w:space="0" w:color="auto"/>
            <w:left w:val="none" w:sz="0" w:space="0" w:color="auto"/>
            <w:bottom w:val="none" w:sz="0" w:space="0" w:color="auto"/>
            <w:right w:val="none" w:sz="0" w:space="0" w:color="auto"/>
          </w:divBdr>
        </w:div>
        <w:div w:id="636767347">
          <w:marLeft w:val="480"/>
          <w:marRight w:val="0"/>
          <w:marTop w:val="0"/>
          <w:marBottom w:val="0"/>
          <w:divBdr>
            <w:top w:val="none" w:sz="0" w:space="0" w:color="auto"/>
            <w:left w:val="none" w:sz="0" w:space="0" w:color="auto"/>
            <w:bottom w:val="none" w:sz="0" w:space="0" w:color="auto"/>
            <w:right w:val="none" w:sz="0" w:space="0" w:color="auto"/>
          </w:divBdr>
        </w:div>
        <w:div w:id="682129208">
          <w:marLeft w:val="480"/>
          <w:marRight w:val="0"/>
          <w:marTop w:val="0"/>
          <w:marBottom w:val="0"/>
          <w:divBdr>
            <w:top w:val="none" w:sz="0" w:space="0" w:color="auto"/>
            <w:left w:val="none" w:sz="0" w:space="0" w:color="auto"/>
            <w:bottom w:val="none" w:sz="0" w:space="0" w:color="auto"/>
            <w:right w:val="none" w:sz="0" w:space="0" w:color="auto"/>
          </w:divBdr>
        </w:div>
        <w:div w:id="688213435">
          <w:marLeft w:val="480"/>
          <w:marRight w:val="0"/>
          <w:marTop w:val="0"/>
          <w:marBottom w:val="0"/>
          <w:divBdr>
            <w:top w:val="none" w:sz="0" w:space="0" w:color="auto"/>
            <w:left w:val="none" w:sz="0" w:space="0" w:color="auto"/>
            <w:bottom w:val="none" w:sz="0" w:space="0" w:color="auto"/>
            <w:right w:val="none" w:sz="0" w:space="0" w:color="auto"/>
          </w:divBdr>
        </w:div>
        <w:div w:id="712658730">
          <w:marLeft w:val="480"/>
          <w:marRight w:val="0"/>
          <w:marTop w:val="0"/>
          <w:marBottom w:val="0"/>
          <w:divBdr>
            <w:top w:val="none" w:sz="0" w:space="0" w:color="auto"/>
            <w:left w:val="none" w:sz="0" w:space="0" w:color="auto"/>
            <w:bottom w:val="none" w:sz="0" w:space="0" w:color="auto"/>
            <w:right w:val="none" w:sz="0" w:space="0" w:color="auto"/>
          </w:divBdr>
        </w:div>
        <w:div w:id="772936265">
          <w:marLeft w:val="480"/>
          <w:marRight w:val="0"/>
          <w:marTop w:val="0"/>
          <w:marBottom w:val="0"/>
          <w:divBdr>
            <w:top w:val="none" w:sz="0" w:space="0" w:color="auto"/>
            <w:left w:val="none" w:sz="0" w:space="0" w:color="auto"/>
            <w:bottom w:val="none" w:sz="0" w:space="0" w:color="auto"/>
            <w:right w:val="none" w:sz="0" w:space="0" w:color="auto"/>
          </w:divBdr>
        </w:div>
        <w:div w:id="795870543">
          <w:marLeft w:val="480"/>
          <w:marRight w:val="0"/>
          <w:marTop w:val="0"/>
          <w:marBottom w:val="0"/>
          <w:divBdr>
            <w:top w:val="none" w:sz="0" w:space="0" w:color="auto"/>
            <w:left w:val="none" w:sz="0" w:space="0" w:color="auto"/>
            <w:bottom w:val="none" w:sz="0" w:space="0" w:color="auto"/>
            <w:right w:val="none" w:sz="0" w:space="0" w:color="auto"/>
          </w:divBdr>
        </w:div>
        <w:div w:id="856893254">
          <w:marLeft w:val="480"/>
          <w:marRight w:val="0"/>
          <w:marTop w:val="0"/>
          <w:marBottom w:val="0"/>
          <w:divBdr>
            <w:top w:val="none" w:sz="0" w:space="0" w:color="auto"/>
            <w:left w:val="none" w:sz="0" w:space="0" w:color="auto"/>
            <w:bottom w:val="none" w:sz="0" w:space="0" w:color="auto"/>
            <w:right w:val="none" w:sz="0" w:space="0" w:color="auto"/>
          </w:divBdr>
        </w:div>
        <w:div w:id="879197935">
          <w:marLeft w:val="480"/>
          <w:marRight w:val="0"/>
          <w:marTop w:val="0"/>
          <w:marBottom w:val="0"/>
          <w:divBdr>
            <w:top w:val="none" w:sz="0" w:space="0" w:color="auto"/>
            <w:left w:val="none" w:sz="0" w:space="0" w:color="auto"/>
            <w:bottom w:val="none" w:sz="0" w:space="0" w:color="auto"/>
            <w:right w:val="none" w:sz="0" w:space="0" w:color="auto"/>
          </w:divBdr>
        </w:div>
        <w:div w:id="885802231">
          <w:marLeft w:val="480"/>
          <w:marRight w:val="0"/>
          <w:marTop w:val="0"/>
          <w:marBottom w:val="0"/>
          <w:divBdr>
            <w:top w:val="none" w:sz="0" w:space="0" w:color="auto"/>
            <w:left w:val="none" w:sz="0" w:space="0" w:color="auto"/>
            <w:bottom w:val="none" w:sz="0" w:space="0" w:color="auto"/>
            <w:right w:val="none" w:sz="0" w:space="0" w:color="auto"/>
          </w:divBdr>
        </w:div>
        <w:div w:id="892275636">
          <w:marLeft w:val="480"/>
          <w:marRight w:val="0"/>
          <w:marTop w:val="0"/>
          <w:marBottom w:val="0"/>
          <w:divBdr>
            <w:top w:val="none" w:sz="0" w:space="0" w:color="auto"/>
            <w:left w:val="none" w:sz="0" w:space="0" w:color="auto"/>
            <w:bottom w:val="none" w:sz="0" w:space="0" w:color="auto"/>
            <w:right w:val="none" w:sz="0" w:space="0" w:color="auto"/>
          </w:divBdr>
        </w:div>
        <w:div w:id="893126417">
          <w:marLeft w:val="480"/>
          <w:marRight w:val="0"/>
          <w:marTop w:val="0"/>
          <w:marBottom w:val="0"/>
          <w:divBdr>
            <w:top w:val="none" w:sz="0" w:space="0" w:color="auto"/>
            <w:left w:val="none" w:sz="0" w:space="0" w:color="auto"/>
            <w:bottom w:val="none" w:sz="0" w:space="0" w:color="auto"/>
            <w:right w:val="none" w:sz="0" w:space="0" w:color="auto"/>
          </w:divBdr>
        </w:div>
        <w:div w:id="896892743">
          <w:marLeft w:val="480"/>
          <w:marRight w:val="0"/>
          <w:marTop w:val="0"/>
          <w:marBottom w:val="0"/>
          <w:divBdr>
            <w:top w:val="none" w:sz="0" w:space="0" w:color="auto"/>
            <w:left w:val="none" w:sz="0" w:space="0" w:color="auto"/>
            <w:bottom w:val="none" w:sz="0" w:space="0" w:color="auto"/>
            <w:right w:val="none" w:sz="0" w:space="0" w:color="auto"/>
          </w:divBdr>
        </w:div>
        <w:div w:id="902376205">
          <w:marLeft w:val="480"/>
          <w:marRight w:val="0"/>
          <w:marTop w:val="0"/>
          <w:marBottom w:val="0"/>
          <w:divBdr>
            <w:top w:val="none" w:sz="0" w:space="0" w:color="auto"/>
            <w:left w:val="none" w:sz="0" w:space="0" w:color="auto"/>
            <w:bottom w:val="none" w:sz="0" w:space="0" w:color="auto"/>
            <w:right w:val="none" w:sz="0" w:space="0" w:color="auto"/>
          </w:divBdr>
        </w:div>
        <w:div w:id="924191981">
          <w:marLeft w:val="480"/>
          <w:marRight w:val="0"/>
          <w:marTop w:val="0"/>
          <w:marBottom w:val="0"/>
          <w:divBdr>
            <w:top w:val="none" w:sz="0" w:space="0" w:color="auto"/>
            <w:left w:val="none" w:sz="0" w:space="0" w:color="auto"/>
            <w:bottom w:val="none" w:sz="0" w:space="0" w:color="auto"/>
            <w:right w:val="none" w:sz="0" w:space="0" w:color="auto"/>
          </w:divBdr>
        </w:div>
        <w:div w:id="945581218">
          <w:marLeft w:val="480"/>
          <w:marRight w:val="0"/>
          <w:marTop w:val="0"/>
          <w:marBottom w:val="0"/>
          <w:divBdr>
            <w:top w:val="none" w:sz="0" w:space="0" w:color="auto"/>
            <w:left w:val="none" w:sz="0" w:space="0" w:color="auto"/>
            <w:bottom w:val="none" w:sz="0" w:space="0" w:color="auto"/>
            <w:right w:val="none" w:sz="0" w:space="0" w:color="auto"/>
          </w:divBdr>
        </w:div>
        <w:div w:id="961231487">
          <w:marLeft w:val="480"/>
          <w:marRight w:val="0"/>
          <w:marTop w:val="0"/>
          <w:marBottom w:val="0"/>
          <w:divBdr>
            <w:top w:val="none" w:sz="0" w:space="0" w:color="auto"/>
            <w:left w:val="none" w:sz="0" w:space="0" w:color="auto"/>
            <w:bottom w:val="none" w:sz="0" w:space="0" w:color="auto"/>
            <w:right w:val="none" w:sz="0" w:space="0" w:color="auto"/>
          </w:divBdr>
        </w:div>
        <w:div w:id="1018237850">
          <w:marLeft w:val="480"/>
          <w:marRight w:val="0"/>
          <w:marTop w:val="0"/>
          <w:marBottom w:val="0"/>
          <w:divBdr>
            <w:top w:val="none" w:sz="0" w:space="0" w:color="auto"/>
            <w:left w:val="none" w:sz="0" w:space="0" w:color="auto"/>
            <w:bottom w:val="none" w:sz="0" w:space="0" w:color="auto"/>
            <w:right w:val="none" w:sz="0" w:space="0" w:color="auto"/>
          </w:divBdr>
        </w:div>
      </w:divsChild>
    </w:div>
    <w:div w:id="381057256">
      <w:bodyDiv w:val="1"/>
      <w:marLeft w:val="0"/>
      <w:marRight w:val="0"/>
      <w:marTop w:val="0"/>
      <w:marBottom w:val="0"/>
      <w:divBdr>
        <w:top w:val="none" w:sz="0" w:space="0" w:color="auto"/>
        <w:left w:val="none" w:sz="0" w:space="0" w:color="auto"/>
        <w:bottom w:val="none" w:sz="0" w:space="0" w:color="auto"/>
        <w:right w:val="none" w:sz="0" w:space="0" w:color="auto"/>
      </w:divBdr>
    </w:div>
    <w:div w:id="381171151">
      <w:bodyDiv w:val="1"/>
      <w:marLeft w:val="0"/>
      <w:marRight w:val="0"/>
      <w:marTop w:val="0"/>
      <w:marBottom w:val="0"/>
      <w:divBdr>
        <w:top w:val="none" w:sz="0" w:space="0" w:color="auto"/>
        <w:left w:val="none" w:sz="0" w:space="0" w:color="auto"/>
        <w:bottom w:val="none" w:sz="0" w:space="0" w:color="auto"/>
        <w:right w:val="none" w:sz="0" w:space="0" w:color="auto"/>
      </w:divBdr>
    </w:div>
    <w:div w:id="381486174">
      <w:bodyDiv w:val="1"/>
      <w:marLeft w:val="0"/>
      <w:marRight w:val="0"/>
      <w:marTop w:val="0"/>
      <w:marBottom w:val="0"/>
      <w:divBdr>
        <w:top w:val="none" w:sz="0" w:space="0" w:color="auto"/>
        <w:left w:val="none" w:sz="0" w:space="0" w:color="auto"/>
        <w:bottom w:val="none" w:sz="0" w:space="0" w:color="auto"/>
        <w:right w:val="none" w:sz="0" w:space="0" w:color="auto"/>
      </w:divBdr>
    </w:div>
    <w:div w:id="381558973">
      <w:bodyDiv w:val="1"/>
      <w:marLeft w:val="0"/>
      <w:marRight w:val="0"/>
      <w:marTop w:val="0"/>
      <w:marBottom w:val="0"/>
      <w:divBdr>
        <w:top w:val="none" w:sz="0" w:space="0" w:color="auto"/>
        <w:left w:val="none" w:sz="0" w:space="0" w:color="auto"/>
        <w:bottom w:val="none" w:sz="0" w:space="0" w:color="auto"/>
        <w:right w:val="none" w:sz="0" w:space="0" w:color="auto"/>
      </w:divBdr>
    </w:div>
    <w:div w:id="381714383">
      <w:bodyDiv w:val="1"/>
      <w:marLeft w:val="0"/>
      <w:marRight w:val="0"/>
      <w:marTop w:val="0"/>
      <w:marBottom w:val="0"/>
      <w:divBdr>
        <w:top w:val="none" w:sz="0" w:space="0" w:color="auto"/>
        <w:left w:val="none" w:sz="0" w:space="0" w:color="auto"/>
        <w:bottom w:val="none" w:sz="0" w:space="0" w:color="auto"/>
        <w:right w:val="none" w:sz="0" w:space="0" w:color="auto"/>
      </w:divBdr>
    </w:div>
    <w:div w:id="381909590">
      <w:bodyDiv w:val="1"/>
      <w:marLeft w:val="0"/>
      <w:marRight w:val="0"/>
      <w:marTop w:val="0"/>
      <w:marBottom w:val="0"/>
      <w:divBdr>
        <w:top w:val="none" w:sz="0" w:space="0" w:color="auto"/>
        <w:left w:val="none" w:sz="0" w:space="0" w:color="auto"/>
        <w:bottom w:val="none" w:sz="0" w:space="0" w:color="auto"/>
        <w:right w:val="none" w:sz="0" w:space="0" w:color="auto"/>
      </w:divBdr>
    </w:div>
    <w:div w:id="382145723">
      <w:bodyDiv w:val="1"/>
      <w:marLeft w:val="0"/>
      <w:marRight w:val="0"/>
      <w:marTop w:val="0"/>
      <w:marBottom w:val="0"/>
      <w:divBdr>
        <w:top w:val="none" w:sz="0" w:space="0" w:color="auto"/>
        <w:left w:val="none" w:sz="0" w:space="0" w:color="auto"/>
        <w:bottom w:val="none" w:sz="0" w:space="0" w:color="auto"/>
        <w:right w:val="none" w:sz="0" w:space="0" w:color="auto"/>
      </w:divBdr>
    </w:div>
    <w:div w:id="382290103">
      <w:bodyDiv w:val="1"/>
      <w:marLeft w:val="0"/>
      <w:marRight w:val="0"/>
      <w:marTop w:val="0"/>
      <w:marBottom w:val="0"/>
      <w:divBdr>
        <w:top w:val="none" w:sz="0" w:space="0" w:color="auto"/>
        <w:left w:val="none" w:sz="0" w:space="0" w:color="auto"/>
        <w:bottom w:val="none" w:sz="0" w:space="0" w:color="auto"/>
        <w:right w:val="none" w:sz="0" w:space="0" w:color="auto"/>
      </w:divBdr>
    </w:div>
    <w:div w:id="382290369">
      <w:bodyDiv w:val="1"/>
      <w:marLeft w:val="0"/>
      <w:marRight w:val="0"/>
      <w:marTop w:val="0"/>
      <w:marBottom w:val="0"/>
      <w:divBdr>
        <w:top w:val="none" w:sz="0" w:space="0" w:color="auto"/>
        <w:left w:val="none" w:sz="0" w:space="0" w:color="auto"/>
        <w:bottom w:val="none" w:sz="0" w:space="0" w:color="auto"/>
        <w:right w:val="none" w:sz="0" w:space="0" w:color="auto"/>
      </w:divBdr>
    </w:div>
    <w:div w:id="382414264">
      <w:bodyDiv w:val="1"/>
      <w:marLeft w:val="0"/>
      <w:marRight w:val="0"/>
      <w:marTop w:val="0"/>
      <w:marBottom w:val="0"/>
      <w:divBdr>
        <w:top w:val="none" w:sz="0" w:space="0" w:color="auto"/>
        <w:left w:val="none" w:sz="0" w:space="0" w:color="auto"/>
        <w:bottom w:val="none" w:sz="0" w:space="0" w:color="auto"/>
        <w:right w:val="none" w:sz="0" w:space="0" w:color="auto"/>
      </w:divBdr>
    </w:div>
    <w:div w:id="382484578">
      <w:bodyDiv w:val="1"/>
      <w:marLeft w:val="0"/>
      <w:marRight w:val="0"/>
      <w:marTop w:val="0"/>
      <w:marBottom w:val="0"/>
      <w:divBdr>
        <w:top w:val="none" w:sz="0" w:space="0" w:color="auto"/>
        <w:left w:val="none" w:sz="0" w:space="0" w:color="auto"/>
        <w:bottom w:val="none" w:sz="0" w:space="0" w:color="auto"/>
        <w:right w:val="none" w:sz="0" w:space="0" w:color="auto"/>
      </w:divBdr>
    </w:div>
    <w:div w:id="382602444">
      <w:bodyDiv w:val="1"/>
      <w:marLeft w:val="0"/>
      <w:marRight w:val="0"/>
      <w:marTop w:val="0"/>
      <w:marBottom w:val="0"/>
      <w:divBdr>
        <w:top w:val="none" w:sz="0" w:space="0" w:color="auto"/>
        <w:left w:val="none" w:sz="0" w:space="0" w:color="auto"/>
        <w:bottom w:val="none" w:sz="0" w:space="0" w:color="auto"/>
        <w:right w:val="none" w:sz="0" w:space="0" w:color="auto"/>
      </w:divBdr>
    </w:div>
    <w:div w:id="383217565">
      <w:bodyDiv w:val="1"/>
      <w:marLeft w:val="0"/>
      <w:marRight w:val="0"/>
      <w:marTop w:val="0"/>
      <w:marBottom w:val="0"/>
      <w:divBdr>
        <w:top w:val="none" w:sz="0" w:space="0" w:color="auto"/>
        <w:left w:val="none" w:sz="0" w:space="0" w:color="auto"/>
        <w:bottom w:val="none" w:sz="0" w:space="0" w:color="auto"/>
        <w:right w:val="none" w:sz="0" w:space="0" w:color="auto"/>
      </w:divBdr>
    </w:div>
    <w:div w:id="383411038">
      <w:bodyDiv w:val="1"/>
      <w:marLeft w:val="0"/>
      <w:marRight w:val="0"/>
      <w:marTop w:val="0"/>
      <w:marBottom w:val="0"/>
      <w:divBdr>
        <w:top w:val="none" w:sz="0" w:space="0" w:color="auto"/>
        <w:left w:val="none" w:sz="0" w:space="0" w:color="auto"/>
        <w:bottom w:val="none" w:sz="0" w:space="0" w:color="auto"/>
        <w:right w:val="none" w:sz="0" w:space="0" w:color="auto"/>
      </w:divBdr>
    </w:div>
    <w:div w:id="383677125">
      <w:bodyDiv w:val="1"/>
      <w:marLeft w:val="0"/>
      <w:marRight w:val="0"/>
      <w:marTop w:val="0"/>
      <w:marBottom w:val="0"/>
      <w:divBdr>
        <w:top w:val="none" w:sz="0" w:space="0" w:color="auto"/>
        <w:left w:val="none" w:sz="0" w:space="0" w:color="auto"/>
        <w:bottom w:val="none" w:sz="0" w:space="0" w:color="auto"/>
        <w:right w:val="none" w:sz="0" w:space="0" w:color="auto"/>
      </w:divBdr>
    </w:div>
    <w:div w:id="383992715">
      <w:bodyDiv w:val="1"/>
      <w:marLeft w:val="0"/>
      <w:marRight w:val="0"/>
      <w:marTop w:val="0"/>
      <w:marBottom w:val="0"/>
      <w:divBdr>
        <w:top w:val="none" w:sz="0" w:space="0" w:color="auto"/>
        <w:left w:val="none" w:sz="0" w:space="0" w:color="auto"/>
        <w:bottom w:val="none" w:sz="0" w:space="0" w:color="auto"/>
        <w:right w:val="none" w:sz="0" w:space="0" w:color="auto"/>
      </w:divBdr>
    </w:div>
    <w:div w:id="385952164">
      <w:bodyDiv w:val="1"/>
      <w:marLeft w:val="0"/>
      <w:marRight w:val="0"/>
      <w:marTop w:val="0"/>
      <w:marBottom w:val="0"/>
      <w:divBdr>
        <w:top w:val="none" w:sz="0" w:space="0" w:color="auto"/>
        <w:left w:val="none" w:sz="0" w:space="0" w:color="auto"/>
        <w:bottom w:val="none" w:sz="0" w:space="0" w:color="auto"/>
        <w:right w:val="none" w:sz="0" w:space="0" w:color="auto"/>
      </w:divBdr>
    </w:div>
    <w:div w:id="385955129">
      <w:bodyDiv w:val="1"/>
      <w:marLeft w:val="0"/>
      <w:marRight w:val="0"/>
      <w:marTop w:val="0"/>
      <w:marBottom w:val="0"/>
      <w:divBdr>
        <w:top w:val="none" w:sz="0" w:space="0" w:color="auto"/>
        <w:left w:val="none" w:sz="0" w:space="0" w:color="auto"/>
        <w:bottom w:val="none" w:sz="0" w:space="0" w:color="auto"/>
        <w:right w:val="none" w:sz="0" w:space="0" w:color="auto"/>
      </w:divBdr>
    </w:div>
    <w:div w:id="386073640">
      <w:bodyDiv w:val="1"/>
      <w:marLeft w:val="0"/>
      <w:marRight w:val="0"/>
      <w:marTop w:val="0"/>
      <w:marBottom w:val="0"/>
      <w:divBdr>
        <w:top w:val="none" w:sz="0" w:space="0" w:color="auto"/>
        <w:left w:val="none" w:sz="0" w:space="0" w:color="auto"/>
        <w:bottom w:val="none" w:sz="0" w:space="0" w:color="auto"/>
        <w:right w:val="none" w:sz="0" w:space="0" w:color="auto"/>
      </w:divBdr>
    </w:div>
    <w:div w:id="386144624">
      <w:bodyDiv w:val="1"/>
      <w:marLeft w:val="0"/>
      <w:marRight w:val="0"/>
      <w:marTop w:val="0"/>
      <w:marBottom w:val="0"/>
      <w:divBdr>
        <w:top w:val="none" w:sz="0" w:space="0" w:color="auto"/>
        <w:left w:val="none" w:sz="0" w:space="0" w:color="auto"/>
        <w:bottom w:val="none" w:sz="0" w:space="0" w:color="auto"/>
        <w:right w:val="none" w:sz="0" w:space="0" w:color="auto"/>
      </w:divBdr>
    </w:div>
    <w:div w:id="386147075">
      <w:bodyDiv w:val="1"/>
      <w:marLeft w:val="0"/>
      <w:marRight w:val="0"/>
      <w:marTop w:val="0"/>
      <w:marBottom w:val="0"/>
      <w:divBdr>
        <w:top w:val="none" w:sz="0" w:space="0" w:color="auto"/>
        <w:left w:val="none" w:sz="0" w:space="0" w:color="auto"/>
        <w:bottom w:val="none" w:sz="0" w:space="0" w:color="auto"/>
        <w:right w:val="none" w:sz="0" w:space="0" w:color="auto"/>
      </w:divBdr>
    </w:div>
    <w:div w:id="386224536">
      <w:bodyDiv w:val="1"/>
      <w:marLeft w:val="0"/>
      <w:marRight w:val="0"/>
      <w:marTop w:val="0"/>
      <w:marBottom w:val="0"/>
      <w:divBdr>
        <w:top w:val="none" w:sz="0" w:space="0" w:color="auto"/>
        <w:left w:val="none" w:sz="0" w:space="0" w:color="auto"/>
        <w:bottom w:val="none" w:sz="0" w:space="0" w:color="auto"/>
        <w:right w:val="none" w:sz="0" w:space="0" w:color="auto"/>
      </w:divBdr>
    </w:div>
    <w:div w:id="386226334">
      <w:bodyDiv w:val="1"/>
      <w:marLeft w:val="0"/>
      <w:marRight w:val="0"/>
      <w:marTop w:val="0"/>
      <w:marBottom w:val="0"/>
      <w:divBdr>
        <w:top w:val="none" w:sz="0" w:space="0" w:color="auto"/>
        <w:left w:val="none" w:sz="0" w:space="0" w:color="auto"/>
        <w:bottom w:val="none" w:sz="0" w:space="0" w:color="auto"/>
        <w:right w:val="none" w:sz="0" w:space="0" w:color="auto"/>
      </w:divBdr>
    </w:div>
    <w:div w:id="386757597">
      <w:bodyDiv w:val="1"/>
      <w:marLeft w:val="0"/>
      <w:marRight w:val="0"/>
      <w:marTop w:val="0"/>
      <w:marBottom w:val="0"/>
      <w:divBdr>
        <w:top w:val="none" w:sz="0" w:space="0" w:color="auto"/>
        <w:left w:val="none" w:sz="0" w:space="0" w:color="auto"/>
        <w:bottom w:val="none" w:sz="0" w:space="0" w:color="auto"/>
        <w:right w:val="none" w:sz="0" w:space="0" w:color="auto"/>
      </w:divBdr>
    </w:div>
    <w:div w:id="387152014">
      <w:bodyDiv w:val="1"/>
      <w:marLeft w:val="0"/>
      <w:marRight w:val="0"/>
      <w:marTop w:val="0"/>
      <w:marBottom w:val="0"/>
      <w:divBdr>
        <w:top w:val="none" w:sz="0" w:space="0" w:color="auto"/>
        <w:left w:val="none" w:sz="0" w:space="0" w:color="auto"/>
        <w:bottom w:val="none" w:sz="0" w:space="0" w:color="auto"/>
        <w:right w:val="none" w:sz="0" w:space="0" w:color="auto"/>
      </w:divBdr>
    </w:div>
    <w:div w:id="387344960">
      <w:bodyDiv w:val="1"/>
      <w:marLeft w:val="0"/>
      <w:marRight w:val="0"/>
      <w:marTop w:val="0"/>
      <w:marBottom w:val="0"/>
      <w:divBdr>
        <w:top w:val="none" w:sz="0" w:space="0" w:color="auto"/>
        <w:left w:val="none" w:sz="0" w:space="0" w:color="auto"/>
        <w:bottom w:val="none" w:sz="0" w:space="0" w:color="auto"/>
        <w:right w:val="none" w:sz="0" w:space="0" w:color="auto"/>
      </w:divBdr>
    </w:div>
    <w:div w:id="387845689">
      <w:bodyDiv w:val="1"/>
      <w:marLeft w:val="0"/>
      <w:marRight w:val="0"/>
      <w:marTop w:val="0"/>
      <w:marBottom w:val="0"/>
      <w:divBdr>
        <w:top w:val="none" w:sz="0" w:space="0" w:color="auto"/>
        <w:left w:val="none" w:sz="0" w:space="0" w:color="auto"/>
        <w:bottom w:val="none" w:sz="0" w:space="0" w:color="auto"/>
        <w:right w:val="none" w:sz="0" w:space="0" w:color="auto"/>
      </w:divBdr>
    </w:div>
    <w:div w:id="387850326">
      <w:bodyDiv w:val="1"/>
      <w:marLeft w:val="0"/>
      <w:marRight w:val="0"/>
      <w:marTop w:val="0"/>
      <w:marBottom w:val="0"/>
      <w:divBdr>
        <w:top w:val="none" w:sz="0" w:space="0" w:color="auto"/>
        <w:left w:val="none" w:sz="0" w:space="0" w:color="auto"/>
        <w:bottom w:val="none" w:sz="0" w:space="0" w:color="auto"/>
        <w:right w:val="none" w:sz="0" w:space="0" w:color="auto"/>
      </w:divBdr>
    </w:div>
    <w:div w:id="387992626">
      <w:bodyDiv w:val="1"/>
      <w:marLeft w:val="0"/>
      <w:marRight w:val="0"/>
      <w:marTop w:val="0"/>
      <w:marBottom w:val="0"/>
      <w:divBdr>
        <w:top w:val="none" w:sz="0" w:space="0" w:color="auto"/>
        <w:left w:val="none" w:sz="0" w:space="0" w:color="auto"/>
        <w:bottom w:val="none" w:sz="0" w:space="0" w:color="auto"/>
        <w:right w:val="none" w:sz="0" w:space="0" w:color="auto"/>
      </w:divBdr>
      <w:divsChild>
        <w:div w:id="12996306">
          <w:marLeft w:val="480"/>
          <w:marRight w:val="0"/>
          <w:marTop w:val="0"/>
          <w:marBottom w:val="0"/>
          <w:divBdr>
            <w:top w:val="none" w:sz="0" w:space="0" w:color="auto"/>
            <w:left w:val="none" w:sz="0" w:space="0" w:color="auto"/>
            <w:bottom w:val="none" w:sz="0" w:space="0" w:color="auto"/>
            <w:right w:val="none" w:sz="0" w:space="0" w:color="auto"/>
          </w:divBdr>
        </w:div>
        <w:div w:id="59401805">
          <w:marLeft w:val="480"/>
          <w:marRight w:val="0"/>
          <w:marTop w:val="0"/>
          <w:marBottom w:val="0"/>
          <w:divBdr>
            <w:top w:val="none" w:sz="0" w:space="0" w:color="auto"/>
            <w:left w:val="none" w:sz="0" w:space="0" w:color="auto"/>
            <w:bottom w:val="none" w:sz="0" w:space="0" w:color="auto"/>
            <w:right w:val="none" w:sz="0" w:space="0" w:color="auto"/>
          </w:divBdr>
        </w:div>
        <w:div w:id="93406475">
          <w:marLeft w:val="480"/>
          <w:marRight w:val="0"/>
          <w:marTop w:val="0"/>
          <w:marBottom w:val="0"/>
          <w:divBdr>
            <w:top w:val="none" w:sz="0" w:space="0" w:color="auto"/>
            <w:left w:val="none" w:sz="0" w:space="0" w:color="auto"/>
            <w:bottom w:val="none" w:sz="0" w:space="0" w:color="auto"/>
            <w:right w:val="none" w:sz="0" w:space="0" w:color="auto"/>
          </w:divBdr>
        </w:div>
        <w:div w:id="95907402">
          <w:marLeft w:val="480"/>
          <w:marRight w:val="0"/>
          <w:marTop w:val="0"/>
          <w:marBottom w:val="0"/>
          <w:divBdr>
            <w:top w:val="none" w:sz="0" w:space="0" w:color="auto"/>
            <w:left w:val="none" w:sz="0" w:space="0" w:color="auto"/>
            <w:bottom w:val="none" w:sz="0" w:space="0" w:color="auto"/>
            <w:right w:val="none" w:sz="0" w:space="0" w:color="auto"/>
          </w:divBdr>
        </w:div>
        <w:div w:id="130447683">
          <w:marLeft w:val="480"/>
          <w:marRight w:val="0"/>
          <w:marTop w:val="0"/>
          <w:marBottom w:val="0"/>
          <w:divBdr>
            <w:top w:val="none" w:sz="0" w:space="0" w:color="auto"/>
            <w:left w:val="none" w:sz="0" w:space="0" w:color="auto"/>
            <w:bottom w:val="none" w:sz="0" w:space="0" w:color="auto"/>
            <w:right w:val="none" w:sz="0" w:space="0" w:color="auto"/>
          </w:divBdr>
        </w:div>
        <w:div w:id="136337435">
          <w:marLeft w:val="480"/>
          <w:marRight w:val="0"/>
          <w:marTop w:val="0"/>
          <w:marBottom w:val="0"/>
          <w:divBdr>
            <w:top w:val="none" w:sz="0" w:space="0" w:color="auto"/>
            <w:left w:val="none" w:sz="0" w:space="0" w:color="auto"/>
            <w:bottom w:val="none" w:sz="0" w:space="0" w:color="auto"/>
            <w:right w:val="none" w:sz="0" w:space="0" w:color="auto"/>
          </w:divBdr>
        </w:div>
        <w:div w:id="144275674">
          <w:marLeft w:val="480"/>
          <w:marRight w:val="0"/>
          <w:marTop w:val="0"/>
          <w:marBottom w:val="0"/>
          <w:divBdr>
            <w:top w:val="none" w:sz="0" w:space="0" w:color="auto"/>
            <w:left w:val="none" w:sz="0" w:space="0" w:color="auto"/>
            <w:bottom w:val="none" w:sz="0" w:space="0" w:color="auto"/>
            <w:right w:val="none" w:sz="0" w:space="0" w:color="auto"/>
          </w:divBdr>
        </w:div>
        <w:div w:id="160119084">
          <w:marLeft w:val="480"/>
          <w:marRight w:val="0"/>
          <w:marTop w:val="0"/>
          <w:marBottom w:val="0"/>
          <w:divBdr>
            <w:top w:val="none" w:sz="0" w:space="0" w:color="auto"/>
            <w:left w:val="none" w:sz="0" w:space="0" w:color="auto"/>
            <w:bottom w:val="none" w:sz="0" w:space="0" w:color="auto"/>
            <w:right w:val="none" w:sz="0" w:space="0" w:color="auto"/>
          </w:divBdr>
        </w:div>
        <w:div w:id="214508988">
          <w:marLeft w:val="480"/>
          <w:marRight w:val="0"/>
          <w:marTop w:val="0"/>
          <w:marBottom w:val="0"/>
          <w:divBdr>
            <w:top w:val="none" w:sz="0" w:space="0" w:color="auto"/>
            <w:left w:val="none" w:sz="0" w:space="0" w:color="auto"/>
            <w:bottom w:val="none" w:sz="0" w:space="0" w:color="auto"/>
            <w:right w:val="none" w:sz="0" w:space="0" w:color="auto"/>
          </w:divBdr>
        </w:div>
        <w:div w:id="218323495">
          <w:marLeft w:val="480"/>
          <w:marRight w:val="0"/>
          <w:marTop w:val="0"/>
          <w:marBottom w:val="0"/>
          <w:divBdr>
            <w:top w:val="none" w:sz="0" w:space="0" w:color="auto"/>
            <w:left w:val="none" w:sz="0" w:space="0" w:color="auto"/>
            <w:bottom w:val="none" w:sz="0" w:space="0" w:color="auto"/>
            <w:right w:val="none" w:sz="0" w:space="0" w:color="auto"/>
          </w:divBdr>
        </w:div>
        <w:div w:id="270941620">
          <w:marLeft w:val="480"/>
          <w:marRight w:val="0"/>
          <w:marTop w:val="0"/>
          <w:marBottom w:val="0"/>
          <w:divBdr>
            <w:top w:val="none" w:sz="0" w:space="0" w:color="auto"/>
            <w:left w:val="none" w:sz="0" w:space="0" w:color="auto"/>
            <w:bottom w:val="none" w:sz="0" w:space="0" w:color="auto"/>
            <w:right w:val="none" w:sz="0" w:space="0" w:color="auto"/>
          </w:divBdr>
        </w:div>
        <w:div w:id="295524011">
          <w:marLeft w:val="480"/>
          <w:marRight w:val="0"/>
          <w:marTop w:val="0"/>
          <w:marBottom w:val="0"/>
          <w:divBdr>
            <w:top w:val="none" w:sz="0" w:space="0" w:color="auto"/>
            <w:left w:val="none" w:sz="0" w:space="0" w:color="auto"/>
            <w:bottom w:val="none" w:sz="0" w:space="0" w:color="auto"/>
            <w:right w:val="none" w:sz="0" w:space="0" w:color="auto"/>
          </w:divBdr>
        </w:div>
        <w:div w:id="322126863">
          <w:marLeft w:val="480"/>
          <w:marRight w:val="0"/>
          <w:marTop w:val="0"/>
          <w:marBottom w:val="0"/>
          <w:divBdr>
            <w:top w:val="none" w:sz="0" w:space="0" w:color="auto"/>
            <w:left w:val="none" w:sz="0" w:space="0" w:color="auto"/>
            <w:bottom w:val="none" w:sz="0" w:space="0" w:color="auto"/>
            <w:right w:val="none" w:sz="0" w:space="0" w:color="auto"/>
          </w:divBdr>
        </w:div>
        <w:div w:id="326323767">
          <w:marLeft w:val="480"/>
          <w:marRight w:val="0"/>
          <w:marTop w:val="0"/>
          <w:marBottom w:val="0"/>
          <w:divBdr>
            <w:top w:val="none" w:sz="0" w:space="0" w:color="auto"/>
            <w:left w:val="none" w:sz="0" w:space="0" w:color="auto"/>
            <w:bottom w:val="none" w:sz="0" w:space="0" w:color="auto"/>
            <w:right w:val="none" w:sz="0" w:space="0" w:color="auto"/>
          </w:divBdr>
        </w:div>
        <w:div w:id="446239802">
          <w:marLeft w:val="480"/>
          <w:marRight w:val="0"/>
          <w:marTop w:val="0"/>
          <w:marBottom w:val="0"/>
          <w:divBdr>
            <w:top w:val="none" w:sz="0" w:space="0" w:color="auto"/>
            <w:left w:val="none" w:sz="0" w:space="0" w:color="auto"/>
            <w:bottom w:val="none" w:sz="0" w:space="0" w:color="auto"/>
            <w:right w:val="none" w:sz="0" w:space="0" w:color="auto"/>
          </w:divBdr>
        </w:div>
        <w:div w:id="453016126">
          <w:marLeft w:val="480"/>
          <w:marRight w:val="0"/>
          <w:marTop w:val="0"/>
          <w:marBottom w:val="0"/>
          <w:divBdr>
            <w:top w:val="none" w:sz="0" w:space="0" w:color="auto"/>
            <w:left w:val="none" w:sz="0" w:space="0" w:color="auto"/>
            <w:bottom w:val="none" w:sz="0" w:space="0" w:color="auto"/>
            <w:right w:val="none" w:sz="0" w:space="0" w:color="auto"/>
          </w:divBdr>
        </w:div>
        <w:div w:id="538861878">
          <w:marLeft w:val="480"/>
          <w:marRight w:val="0"/>
          <w:marTop w:val="0"/>
          <w:marBottom w:val="0"/>
          <w:divBdr>
            <w:top w:val="none" w:sz="0" w:space="0" w:color="auto"/>
            <w:left w:val="none" w:sz="0" w:space="0" w:color="auto"/>
            <w:bottom w:val="none" w:sz="0" w:space="0" w:color="auto"/>
            <w:right w:val="none" w:sz="0" w:space="0" w:color="auto"/>
          </w:divBdr>
        </w:div>
        <w:div w:id="539125392">
          <w:marLeft w:val="480"/>
          <w:marRight w:val="0"/>
          <w:marTop w:val="0"/>
          <w:marBottom w:val="0"/>
          <w:divBdr>
            <w:top w:val="none" w:sz="0" w:space="0" w:color="auto"/>
            <w:left w:val="none" w:sz="0" w:space="0" w:color="auto"/>
            <w:bottom w:val="none" w:sz="0" w:space="0" w:color="auto"/>
            <w:right w:val="none" w:sz="0" w:space="0" w:color="auto"/>
          </w:divBdr>
        </w:div>
        <w:div w:id="551700620">
          <w:marLeft w:val="480"/>
          <w:marRight w:val="0"/>
          <w:marTop w:val="0"/>
          <w:marBottom w:val="0"/>
          <w:divBdr>
            <w:top w:val="none" w:sz="0" w:space="0" w:color="auto"/>
            <w:left w:val="none" w:sz="0" w:space="0" w:color="auto"/>
            <w:bottom w:val="none" w:sz="0" w:space="0" w:color="auto"/>
            <w:right w:val="none" w:sz="0" w:space="0" w:color="auto"/>
          </w:divBdr>
        </w:div>
        <w:div w:id="570624605">
          <w:marLeft w:val="480"/>
          <w:marRight w:val="0"/>
          <w:marTop w:val="0"/>
          <w:marBottom w:val="0"/>
          <w:divBdr>
            <w:top w:val="none" w:sz="0" w:space="0" w:color="auto"/>
            <w:left w:val="none" w:sz="0" w:space="0" w:color="auto"/>
            <w:bottom w:val="none" w:sz="0" w:space="0" w:color="auto"/>
            <w:right w:val="none" w:sz="0" w:space="0" w:color="auto"/>
          </w:divBdr>
        </w:div>
        <w:div w:id="577595398">
          <w:marLeft w:val="480"/>
          <w:marRight w:val="0"/>
          <w:marTop w:val="0"/>
          <w:marBottom w:val="0"/>
          <w:divBdr>
            <w:top w:val="none" w:sz="0" w:space="0" w:color="auto"/>
            <w:left w:val="none" w:sz="0" w:space="0" w:color="auto"/>
            <w:bottom w:val="none" w:sz="0" w:space="0" w:color="auto"/>
            <w:right w:val="none" w:sz="0" w:space="0" w:color="auto"/>
          </w:divBdr>
        </w:div>
        <w:div w:id="628122805">
          <w:marLeft w:val="480"/>
          <w:marRight w:val="0"/>
          <w:marTop w:val="0"/>
          <w:marBottom w:val="0"/>
          <w:divBdr>
            <w:top w:val="none" w:sz="0" w:space="0" w:color="auto"/>
            <w:left w:val="none" w:sz="0" w:space="0" w:color="auto"/>
            <w:bottom w:val="none" w:sz="0" w:space="0" w:color="auto"/>
            <w:right w:val="none" w:sz="0" w:space="0" w:color="auto"/>
          </w:divBdr>
        </w:div>
        <w:div w:id="726874354">
          <w:marLeft w:val="480"/>
          <w:marRight w:val="0"/>
          <w:marTop w:val="0"/>
          <w:marBottom w:val="0"/>
          <w:divBdr>
            <w:top w:val="none" w:sz="0" w:space="0" w:color="auto"/>
            <w:left w:val="none" w:sz="0" w:space="0" w:color="auto"/>
            <w:bottom w:val="none" w:sz="0" w:space="0" w:color="auto"/>
            <w:right w:val="none" w:sz="0" w:space="0" w:color="auto"/>
          </w:divBdr>
        </w:div>
        <w:div w:id="745759725">
          <w:marLeft w:val="480"/>
          <w:marRight w:val="0"/>
          <w:marTop w:val="0"/>
          <w:marBottom w:val="0"/>
          <w:divBdr>
            <w:top w:val="none" w:sz="0" w:space="0" w:color="auto"/>
            <w:left w:val="none" w:sz="0" w:space="0" w:color="auto"/>
            <w:bottom w:val="none" w:sz="0" w:space="0" w:color="auto"/>
            <w:right w:val="none" w:sz="0" w:space="0" w:color="auto"/>
          </w:divBdr>
        </w:div>
        <w:div w:id="756563869">
          <w:marLeft w:val="480"/>
          <w:marRight w:val="0"/>
          <w:marTop w:val="0"/>
          <w:marBottom w:val="0"/>
          <w:divBdr>
            <w:top w:val="none" w:sz="0" w:space="0" w:color="auto"/>
            <w:left w:val="none" w:sz="0" w:space="0" w:color="auto"/>
            <w:bottom w:val="none" w:sz="0" w:space="0" w:color="auto"/>
            <w:right w:val="none" w:sz="0" w:space="0" w:color="auto"/>
          </w:divBdr>
        </w:div>
        <w:div w:id="766536862">
          <w:marLeft w:val="480"/>
          <w:marRight w:val="0"/>
          <w:marTop w:val="0"/>
          <w:marBottom w:val="0"/>
          <w:divBdr>
            <w:top w:val="none" w:sz="0" w:space="0" w:color="auto"/>
            <w:left w:val="none" w:sz="0" w:space="0" w:color="auto"/>
            <w:bottom w:val="none" w:sz="0" w:space="0" w:color="auto"/>
            <w:right w:val="none" w:sz="0" w:space="0" w:color="auto"/>
          </w:divBdr>
        </w:div>
        <w:div w:id="813445280">
          <w:marLeft w:val="480"/>
          <w:marRight w:val="0"/>
          <w:marTop w:val="0"/>
          <w:marBottom w:val="0"/>
          <w:divBdr>
            <w:top w:val="none" w:sz="0" w:space="0" w:color="auto"/>
            <w:left w:val="none" w:sz="0" w:space="0" w:color="auto"/>
            <w:bottom w:val="none" w:sz="0" w:space="0" w:color="auto"/>
            <w:right w:val="none" w:sz="0" w:space="0" w:color="auto"/>
          </w:divBdr>
        </w:div>
        <w:div w:id="821848116">
          <w:marLeft w:val="480"/>
          <w:marRight w:val="0"/>
          <w:marTop w:val="0"/>
          <w:marBottom w:val="0"/>
          <w:divBdr>
            <w:top w:val="none" w:sz="0" w:space="0" w:color="auto"/>
            <w:left w:val="none" w:sz="0" w:space="0" w:color="auto"/>
            <w:bottom w:val="none" w:sz="0" w:space="0" w:color="auto"/>
            <w:right w:val="none" w:sz="0" w:space="0" w:color="auto"/>
          </w:divBdr>
        </w:div>
        <w:div w:id="847214507">
          <w:marLeft w:val="480"/>
          <w:marRight w:val="0"/>
          <w:marTop w:val="0"/>
          <w:marBottom w:val="0"/>
          <w:divBdr>
            <w:top w:val="none" w:sz="0" w:space="0" w:color="auto"/>
            <w:left w:val="none" w:sz="0" w:space="0" w:color="auto"/>
            <w:bottom w:val="none" w:sz="0" w:space="0" w:color="auto"/>
            <w:right w:val="none" w:sz="0" w:space="0" w:color="auto"/>
          </w:divBdr>
        </w:div>
        <w:div w:id="898982766">
          <w:marLeft w:val="480"/>
          <w:marRight w:val="0"/>
          <w:marTop w:val="0"/>
          <w:marBottom w:val="0"/>
          <w:divBdr>
            <w:top w:val="none" w:sz="0" w:space="0" w:color="auto"/>
            <w:left w:val="none" w:sz="0" w:space="0" w:color="auto"/>
            <w:bottom w:val="none" w:sz="0" w:space="0" w:color="auto"/>
            <w:right w:val="none" w:sz="0" w:space="0" w:color="auto"/>
          </w:divBdr>
        </w:div>
        <w:div w:id="903371611">
          <w:marLeft w:val="480"/>
          <w:marRight w:val="0"/>
          <w:marTop w:val="0"/>
          <w:marBottom w:val="0"/>
          <w:divBdr>
            <w:top w:val="none" w:sz="0" w:space="0" w:color="auto"/>
            <w:left w:val="none" w:sz="0" w:space="0" w:color="auto"/>
            <w:bottom w:val="none" w:sz="0" w:space="0" w:color="auto"/>
            <w:right w:val="none" w:sz="0" w:space="0" w:color="auto"/>
          </w:divBdr>
        </w:div>
        <w:div w:id="918372686">
          <w:marLeft w:val="480"/>
          <w:marRight w:val="0"/>
          <w:marTop w:val="0"/>
          <w:marBottom w:val="0"/>
          <w:divBdr>
            <w:top w:val="none" w:sz="0" w:space="0" w:color="auto"/>
            <w:left w:val="none" w:sz="0" w:space="0" w:color="auto"/>
            <w:bottom w:val="none" w:sz="0" w:space="0" w:color="auto"/>
            <w:right w:val="none" w:sz="0" w:space="0" w:color="auto"/>
          </w:divBdr>
        </w:div>
        <w:div w:id="933250455">
          <w:marLeft w:val="480"/>
          <w:marRight w:val="0"/>
          <w:marTop w:val="0"/>
          <w:marBottom w:val="0"/>
          <w:divBdr>
            <w:top w:val="none" w:sz="0" w:space="0" w:color="auto"/>
            <w:left w:val="none" w:sz="0" w:space="0" w:color="auto"/>
            <w:bottom w:val="none" w:sz="0" w:space="0" w:color="auto"/>
            <w:right w:val="none" w:sz="0" w:space="0" w:color="auto"/>
          </w:divBdr>
        </w:div>
        <w:div w:id="936600491">
          <w:marLeft w:val="480"/>
          <w:marRight w:val="0"/>
          <w:marTop w:val="0"/>
          <w:marBottom w:val="0"/>
          <w:divBdr>
            <w:top w:val="none" w:sz="0" w:space="0" w:color="auto"/>
            <w:left w:val="none" w:sz="0" w:space="0" w:color="auto"/>
            <w:bottom w:val="none" w:sz="0" w:space="0" w:color="auto"/>
            <w:right w:val="none" w:sz="0" w:space="0" w:color="auto"/>
          </w:divBdr>
        </w:div>
        <w:div w:id="947931248">
          <w:marLeft w:val="480"/>
          <w:marRight w:val="0"/>
          <w:marTop w:val="0"/>
          <w:marBottom w:val="0"/>
          <w:divBdr>
            <w:top w:val="none" w:sz="0" w:space="0" w:color="auto"/>
            <w:left w:val="none" w:sz="0" w:space="0" w:color="auto"/>
            <w:bottom w:val="none" w:sz="0" w:space="0" w:color="auto"/>
            <w:right w:val="none" w:sz="0" w:space="0" w:color="auto"/>
          </w:divBdr>
        </w:div>
        <w:div w:id="954602576">
          <w:marLeft w:val="480"/>
          <w:marRight w:val="0"/>
          <w:marTop w:val="0"/>
          <w:marBottom w:val="0"/>
          <w:divBdr>
            <w:top w:val="none" w:sz="0" w:space="0" w:color="auto"/>
            <w:left w:val="none" w:sz="0" w:space="0" w:color="auto"/>
            <w:bottom w:val="none" w:sz="0" w:space="0" w:color="auto"/>
            <w:right w:val="none" w:sz="0" w:space="0" w:color="auto"/>
          </w:divBdr>
        </w:div>
        <w:div w:id="955210218">
          <w:marLeft w:val="480"/>
          <w:marRight w:val="0"/>
          <w:marTop w:val="0"/>
          <w:marBottom w:val="0"/>
          <w:divBdr>
            <w:top w:val="none" w:sz="0" w:space="0" w:color="auto"/>
            <w:left w:val="none" w:sz="0" w:space="0" w:color="auto"/>
            <w:bottom w:val="none" w:sz="0" w:space="0" w:color="auto"/>
            <w:right w:val="none" w:sz="0" w:space="0" w:color="auto"/>
          </w:divBdr>
        </w:div>
        <w:div w:id="1001395235">
          <w:marLeft w:val="480"/>
          <w:marRight w:val="0"/>
          <w:marTop w:val="0"/>
          <w:marBottom w:val="0"/>
          <w:divBdr>
            <w:top w:val="none" w:sz="0" w:space="0" w:color="auto"/>
            <w:left w:val="none" w:sz="0" w:space="0" w:color="auto"/>
            <w:bottom w:val="none" w:sz="0" w:space="0" w:color="auto"/>
            <w:right w:val="none" w:sz="0" w:space="0" w:color="auto"/>
          </w:divBdr>
        </w:div>
        <w:div w:id="1006439171">
          <w:marLeft w:val="480"/>
          <w:marRight w:val="0"/>
          <w:marTop w:val="0"/>
          <w:marBottom w:val="0"/>
          <w:divBdr>
            <w:top w:val="none" w:sz="0" w:space="0" w:color="auto"/>
            <w:left w:val="none" w:sz="0" w:space="0" w:color="auto"/>
            <w:bottom w:val="none" w:sz="0" w:space="0" w:color="auto"/>
            <w:right w:val="none" w:sz="0" w:space="0" w:color="auto"/>
          </w:divBdr>
        </w:div>
      </w:divsChild>
    </w:div>
    <w:div w:id="388265951">
      <w:bodyDiv w:val="1"/>
      <w:marLeft w:val="0"/>
      <w:marRight w:val="0"/>
      <w:marTop w:val="0"/>
      <w:marBottom w:val="0"/>
      <w:divBdr>
        <w:top w:val="none" w:sz="0" w:space="0" w:color="auto"/>
        <w:left w:val="none" w:sz="0" w:space="0" w:color="auto"/>
        <w:bottom w:val="none" w:sz="0" w:space="0" w:color="auto"/>
        <w:right w:val="none" w:sz="0" w:space="0" w:color="auto"/>
      </w:divBdr>
    </w:div>
    <w:div w:id="388309485">
      <w:bodyDiv w:val="1"/>
      <w:marLeft w:val="0"/>
      <w:marRight w:val="0"/>
      <w:marTop w:val="0"/>
      <w:marBottom w:val="0"/>
      <w:divBdr>
        <w:top w:val="none" w:sz="0" w:space="0" w:color="auto"/>
        <w:left w:val="none" w:sz="0" w:space="0" w:color="auto"/>
        <w:bottom w:val="none" w:sz="0" w:space="0" w:color="auto"/>
        <w:right w:val="none" w:sz="0" w:space="0" w:color="auto"/>
      </w:divBdr>
    </w:div>
    <w:div w:id="388379605">
      <w:bodyDiv w:val="1"/>
      <w:marLeft w:val="0"/>
      <w:marRight w:val="0"/>
      <w:marTop w:val="0"/>
      <w:marBottom w:val="0"/>
      <w:divBdr>
        <w:top w:val="none" w:sz="0" w:space="0" w:color="auto"/>
        <w:left w:val="none" w:sz="0" w:space="0" w:color="auto"/>
        <w:bottom w:val="none" w:sz="0" w:space="0" w:color="auto"/>
        <w:right w:val="none" w:sz="0" w:space="0" w:color="auto"/>
      </w:divBdr>
    </w:div>
    <w:div w:id="388695599">
      <w:bodyDiv w:val="1"/>
      <w:marLeft w:val="0"/>
      <w:marRight w:val="0"/>
      <w:marTop w:val="0"/>
      <w:marBottom w:val="0"/>
      <w:divBdr>
        <w:top w:val="none" w:sz="0" w:space="0" w:color="auto"/>
        <w:left w:val="none" w:sz="0" w:space="0" w:color="auto"/>
        <w:bottom w:val="none" w:sz="0" w:space="0" w:color="auto"/>
        <w:right w:val="none" w:sz="0" w:space="0" w:color="auto"/>
      </w:divBdr>
    </w:div>
    <w:div w:id="388769564">
      <w:bodyDiv w:val="1"/>
      <w:marLeft w:val="0"/>
      <w:marRight w:val="0"/>
      <w:marTop w:val="0"/>
      <w:marBottom w:val="0"/>
      <w:divBdr>
        <w:top w:val="none" w:sz="0" w:space="0" w:color="auto"/>
        <w:left w:val="none" w:sz="0" w:space="0" w:color="auto"/>
        <w:bottom w:val="none" w:sz="0" w:space="0" w:color="auto"/>
        <w:right w:val="none" w:sz="0" w:space="0" w:color="auto"/>
      </w:divBdr>
    </w:div>
    <w:div w:id="388966362">
      <w:bodyDiv w:val="1"/>
      <w:marLeft w:val="0"/>
      <w:marRight w:val="0"/>
      <w:marTop w:val="0"/>
      <w:marBottom w:val="0"/>
      <w:divBdr>
        <w:top w:val="none" w:sz="0" w:space="0" w:color="auto"/>
        <w:left w:val="none" w:sz="0" w:space="0" w:color="auto"/>
        <w:bottom w:val="none" w:sz="0" w:space="0" w:color="auto"/>
        <w:right w:val="none" w:sz="0" w:space="0" w:color="auto"/>
      </w:divBdr>
    </w:div>
    <w:div w:id="389113754">
      <w:bodyDiv w:val="1"/>
      <w:marLeft w:val="0"/>
      <w:marRight w:val="0"/>
      <w:marTop w:val="0"/>
      <w:marBottom w:val="0"/>
      <w:divBdr>
        <w:top w:val="none" w:sz="0" w:space="0" w:color="auto"/>
        <w:left w:val="none" w:sz="0" w:space="0" w:color="auto"/>
        <w:bottom w:val="none" w:sz="0" w:space="0" w:color="auto"/>
        <w:right w:val="none" w:sz="0" w:space="0" w:color="auto"/>
      </w:divBdr>
    </w:div>
    <w:div w:id="389156116">
      <w:bodyDiv w:val="1"/>
      <w:marLeft w:val="0"/>
      <w:marRight w:val="0"/>
      <w:marTop w:val="0"/>
      <w:marBottom w:val="0"/>
      <w:divBdr>
        <w:top w:val="none" w:sz="0" w:space="0" w:color="auto"/>
        <w:left w:val="none" w:sz="0" w:space="0" w:color="auto"/>
        <w:bottom w:val="none" w:sz="0" w:space="0" w:color="auto"/>
        <w:right w:val="none" w:sz="0" w:space="0" w:color="auto"/>
      </w:divBdr>
    </w:div>
    <w:div w:id="389351845">
      <w:bodyDiv w:val="1"/>
      <w:marLeft w:val="0"/>
      <w:marRight w:val="0"/>
      <w:marTop w:val="0"/>
      <w:marBottom w:val="0"/>
      <w:divBdr>
        <w:top w:val="none" w:sz="0" w:space="0" w:color="auto"/>
        <w:left w:val="none" w:sz="0" w:space="0" w:color="auto"/>
        <w:bottom w:val="none" w:sz="0" w:space="0" w:color="auto"/>
        <w:right w:val="none" w:sz="0" w:space="0" w:color="auto"/>
      </w:divBdr>
    </w:div>
    <w:div w:id="389967275">
      <w:bodyDiv w:val="1"/>
      <w:marLeft w:val="0"/>
      <w:marRight w:val="0"/>
      <w:marTop w:val="0"/>
      <w:marBottom w:val="0"/>
      <w:divBdr>
        <w:top w:val="none" w:sz="0" w:space="0" w:color="auto"/>
        <w:left w:val="none" w:sz="0" w:space="0" w:color="auto"/>
        <w:bottom w:val="none" w:sz="0" w:space="0" w:color="auto"/>
        <w:right w:val="none" w:sz="0" w:space="0" w:color="auto"/>
      </w:divBdr>
    </w:div>
    <w:div w:id="390151189">
      <w:bodyDiv w:val="1"/>
      <w:marLeft w:val="0"/>
      <w:marRight w:val="0"/>
      <w:marTop w:val="0"/>
      <w:marBottom w:val="0"/>
      <w:divBdr>
        <w:top w:val="none" w:sz="0" w:space="0" w:color="auto"/>
        <w:left w:val="none" w:sz="0" w:space="0" w:color="auto"/>
        <w:bottom w:val="none" w:sz="0" w:space="0" w:color="auto"/>
        <w:right w:val="none" w:sz="0" w:space="0" w:color="auto"/>
      </w:divBdr>
    </w:div>
    <w:div w:id="390158062">
      <w:bodyDiv w:val="1"/>
      <w:marLeft w:val="0"/>
      <w:marRight w:val="0"/>
      <w:marTop w:val="0"/>
      <w:marBottom w:val="0"/>
      <w:divBdr>
        <w:top w:val="none" w:sz="0" w:space="0" w:color="auto"/>
        <w:left w:val="none" w:sz="0" w:space="0" w:color="auto"/>
        <w:bottom w:val="none" w:sz="0" w:space="0" w:color="auto"/>
        <w:right w:val="none" w:sz="0" w:space="0" w:color="auto"/>
      </w:divBdr>
    </w:div>
    <w:div w:id="390160131">
      <w:bodyDiv w:val="1"/>
      <w:marLeft w:val="0"/>
      <w:marRight w:val="0"/>
      <w:marTop w:val="0"/>
      <w:marBottom w:val="0"/>
      <w:divBdr>
        <w:top w:val="none" w:sz="0" w:space="0" w:color="auto"/>
        <w:left w:val="none" w:sz="0" w:space="0" w:color="auto"/>
        <w:bottom w:val="none" w:sz="0" w:space="0" w:color="auto"/>
        <w:right w:val="none" w:sz="0" w:space="0" w:color="auto"/>
      </w:divBdr>
    </w:div>
    <w:div w:id="390344460">
      <w:bodyDiv w:val="1"/>
      <w:marLeft w:val="0"/>
      <w:marRight w:val="0"/>
      <w:marTop w:val="0"/>
      <w:marBottom w:val="0"/>
      <w:divBdr>
        <w:top w:val="none" w:sz="0" w:space="0" w:color="auto"/>
        <w:left w:val="none" w:sz="0" w:space="0" w:color="auto"/>
        <w:bottom w:val="none" w:sz="0" w:space="0" w:color="auto"/>
        <w:right w:val="none" w:sz="0" w:space="0" w:color="auto"/>
      </w:divBdr>
    </w:div>
    <w:div w:id="390470223">
      <w:bodyDiv w:val="1"/>
      <w:marLeft w:val="0"/>
      <w:marRight w:val="0"/>
      <w:marTop w:val="0"/>
      <w:marBottom w:val="0"/>
      <w:divBdr>
        <w:top w:val="none" w:sz="0" w:space="0" w:color="auto"/>
        <w:left w:val="none" w:sz="0" w:space="0" w:color="auto"/>
        <w:bottom w:val="none" w:sz="0" w:space="0" w:color="auto"/>
        <w:right w:val="none" w:sz="0" w:space="0" w:color="auto"/>
      </w:divBdr>
    </w:div>
    <w:div w:id="390619233">
      <w:bodyDiv w:val="1"/>
      <w:marLeft w:val="0"/>
      <w:marRight w:val="0"/>
      <w:marTop w:val="0"/>
      <w:marBottom w:val="0"/>
      <w:divBdr>
        <w:top w:val="none" w:sz="0" w:space="0" w:color="auto"/>
        <w:left w:val="none" w:sz="0" w:space="0" w:color="auto"/>
        <w:bottom w:val="none" w:sz="0" w:space="0" w:color="auto"/>
        <w:right w:val="none" w:sz="0" w:space="0" w:color="auto"/>
      </w:divBdr>
      <w:divsChild>
        <w:div w:id="22755255">
          <w:marLeft w:val="480"/>
          <w:marRight w:val="0"/>
          <w:marTop w:val="0"/>
          <w:marBottom w:val="0"/>
          <w:divBdr>
            <w:top w:val="none" w:sz="0" w:space="0" w:color="auto"/>
            <w:left w:val="none" w:sz="0" w:space="0" w:color="auto"/>
            <w:bottom w:val="none" w:sz="0" w:space="0" w:color="auto"/>
            <w:right w:val="none" w:sz="0" w:space="0" w:color="auto"/>
          </w:divBdr>
        </w:div>
        <w:div w:id="337005121">
          <w:marLeft w:val="480"/>
          <w:marRight w:val="0"/>
          <w:marTop w:val="0"/>
          <w:marBottom w:val="0"/>
          <w:divBdr>
            <w:top w:val="none" w:sz="0" w:space="0" w:color="auto"/>
            <w:left w:val="none" w:sz="0" w:space="0" w:color="auto"/>
            <w:bottom w:val="none" w:sz="0" w:space="0" w:color="auto"/>
            <w:right w:val="none" w:sz="0" w:space="0" w:color="auto"/>
          </w:divBdr>
        </w:div>
        <w:div w:id="506945898">
          <w:marLeft w:val="480"/>
          <w:marRight w:val="0"/>
          <w:marTop w:val="0"/>
          <w:marBottom w:val="0"/>
          <w:divBdr>
            <w:top w:val="none" w:sz="0" w:space="0" w:color="auto"/>
            <w:left w:val="none" w:sz="0" w:space="0" w:color="auto"/>
            <w:bottom w:val="none" w:sz="0" w:space="0" w:color="auto"/>
            <w:right w:val="none" w:sz="0" w:space="0" w:color="auto"/>
          </w:divBdr>
        </w:div>
        <w:div w:id="597712187">
          <w:marLeft w:val="480"/>
          <w:marRight w:val="0"/>
          <w:marTop w:val="0"/>
          <w:marBottom w:val="0"/>
          <w:divBdr>
            <w:top w:val="none" w:sz="0" w:space="0" w:color="auto"/>
            <w:left w:val="none" w:sz="0" w:space="0" w:color="auto"/>
            <w:bottom w:val="none" w:sz="0" w:space="0" w:color="auto"/>
            <w:right w:val="none" w:sz="0" w:space="0" w:color="auto"/>
          </w:divBdr>
        </w:div>
        <w:div w:id="611590068">
          <w:marLeft w:val="480"/>
          <w:marRight w:val="0"/>
          <w:marTop w:val="0"/>
          <w:marBottom w:val="0"/>
          <w:divBdr>
            <w:top w:val="none" w:sz="0" w:space="0" w:color="auto"/>
            <w:left w:val="none" w:sz="0" w:space="0" w:color="auto"/>
            <w:bottom w:val="none" w:sz="0" w:space="0" w:color="auto"/>
            <w:right w:val="none" w:sz="0" w:space="0" w:color="auto"/>
          </w:divBdr>
        </w:div>
        <w:div w:id="768087204">
          <w:marLeft w:val="480"/>
          <w:marRight w:val="0"/>
          <w:marTop w:val="0"/>
          <w:marBottom w:val="0"/>
          <w:divBdr>
            <w:top w:val="none" w:sz="0" w:space="0" w:color="auto"/>
            <w:left w:val="none" w:sz="0" w:space="0" w:color="auto"/>
            <w:bottom w:val="none" w:sz="0" w:space="0" w:color="auto"/>
            <w:right w:val="none" w:sz="0" w:space="0" w:color="auto"/>
          </w:divBdr>
        </w:div>
        <w:div w:id="860170444">
          <w:marLeft w:val="480"/>
          <w:marRight w:val="0"/>
          <w:marTop w:val="0"/>
          <w:marBottom w:val="0"/>
          <w:divBdr>
            <w:top w:val="none" w:sz="0" w:space="0" w:color="auto"/>
            <w:left w:val="none" w:sz="0" w:space="0" w:color="auto"/>
            <w:bottom w:val="none" w:sz="0" w:space="0" w:color="auto"/>
            <w:right w:val="none" w:sz="0" w:space="0" w:color="auto"/>
          </w:divBdr>
        </w:div>
        <w:div w:id="942151765">
          <w:marLeft w:val="480"/>
          <w:marRight w:val="0"/>
          <w:marTop w:val="0"/>
          <w:marBottom w:val="0"/>
          <w:divBdr>
            <w:top w:val="none" w:sz="0" w:space="0" w:color="auto"/>
            <w:left w:val="none" w:sz="0" w:space="0" w:color="auto"/>
            <w:bottom w:val="none" w:sz="0" w:space="0" w:color="auto"/>
            <w:right w:val="none" w:sz="0" w:space="0" w:color="auto"/>
          </w:divBdr>
        </w:div>
        <w:div w:id="1005746809">
          <w:marLeft w:val="480"/>
          <w:marRight w:val="0"/>
          <w:marTop w:val="0"/>
          <w:marBottom w:val="0"/>
          <w:divBdr>
            <w:top w:val="none" w:sz="0" w:space="0" w:color="auto"/>
            <w:left w:val="none" w:sz="0" w:space="0" w:color="auto"/>
            <w:bottom w:val="none" w:sz="0" w:space="0" w:color="auto"/>
            <w:right w:val="none" w:sz="0" w:space="0" w:color="auto"/>
          </w:divBdr>
        </w:div>
        <w:div w:id="1007827858">
          <w:marLeft w:val="480"/>
          <w:marRight w:val="0"/>
          <w:marTop w:val="0"/>
          <w:marBottom w:val="0"/>
          <w:divBdr>
            <w:top w:val="none" w:sz="0" w:space="0" w:color="auto"/>
            <w:left w:val="none" w:sz="0" w:space="0" w:color="auto"/>
            <w:bottom w:val="none" w:sz="0" w:space="0" w:color="auto"/>
            <w:right w:val="none" w:sz="0" w:space="0" w:color="auto"/>
          </w:divBdr>
        </w:div>
      </w:divsChild>
    </w:div>
    <w:div w:id="390621049">
      <w:bodyDiv w:val="1"/>
      <w:marLeft w:val="0"/>
      <w:marRight w:val="0"/>
      <w:marTop w:val="0"/>
      <w:marBottom w:val="0"/>
      <w:divBdr>
        <w:top w:val="none" w:sz="0" w:space="0" w:color="auto"/>
        <w:left w:val="none" w:sz="0" w:space="0" w:color="auto"/>
        <w:bottom w:val="none" w:sz="0" w:space="0" w:color="auto"/>
        <w:right w:val="none" w:sz="0" w:space="0" w:color="auto"/>
      </w:divBdr>
    </w:div>
    <w:div w:id="390733855">
      <w:bodyDiv w:val="1"/>
      <w:marLeft w:val="0"/>
      <w:marRight w:val="0"/>
      <w:marTop w:val="0"/>
      <w:marBottom w:val="0"/>
      <w:divBdr>
        <w:top w:val="none" w:sz="0" w:space="0" w:color="auto"/>
        <w:left w:val="none" w:sz="0" w:space="0" w:color="auto"/>
        <w:bottom w:val="none" w:sz="0" w:space="0" w:color="auto"/>
        <w:right w:val="none" w:sz="0" w:space="0" w:color="auto"/>
      </w:divBdr>
    </w:div>
    <w:div w:id="391123199">
      <w:bodyDiv w:val="1"/>
      <w:marLeft w:val="0"/>
      <w:marRight w:val="0"/>
      <w:marTop w:val="0"/>
      <w:marBottom w:val="0"/>
      <w:divBdr>
        <w:top w:val="none" w:sz="0" w:space="0" w:color="auto"/>
        <w:left w:val="none" w:sz="0" w:space="0" w:color="auto"/>
        <w:bottom w:val="none" w:sz="0" w:space="0" w:color="auto"/>
        <w:right w:val="none" w:sz="0" w:space="0" w:color="auto"/>
      </w:divBdr>
    </w:div>
    <w:div w:id="391389082">
      <w:bodyDiv w:val="1"/>
      <w:marLeft w:val="0"/>
      <w:marRight w:val="0"/>
      <w:marTop w:val="0"/>
      <w:marBottom w:val="0"/>
      <w:divBdr>
        <w:top w:val="none" w:sz="0" w:space="0" w:color="auto"/>
        <w:left w:val="none" w:sz="0" w:space="0" w:color="auto"/>
        <w:bottom w:val="none" w:sz="0" w:space="0" w:color="auto"/>
        <w:right w:val="none" w:sz="0" w:space="0" w:color="auto"/>
      </w:divBdr>
    </w:div>
    <w:div w:id="391512138">
      <w:bodyDiv w:val="1"/>
      <w:marLeft w:val="0"/>
      <w:marRight w:val="0"/>
      <w:marTop w:val="0"/>
      <w:marBottom w:val="0"/>
      <w:divBdr>
        <w:top w:val="none" w:sz="0" w:space="0" w:color="auto"/>
        <w:left w:val="none" w:sz="0" w:space="0" w:color="auto"/>
        <w:bottom w:val="none" w:sz="0" w:space="0" w:color="auto"/>
        <w:right w:val="none" w:sz="0" w:space="0" w:color="auto"/>
      </w:divBdr>
    </w:div>
    <w:div w:id="391732943">
      <w:bodyDiv w:val="1"/>
      <w:marLeft w:val="0"/>
      <w:marRight w:val="0"/>
      <w:marTop w:val="0"/>
      <w:marBottom w:val="0"/>
      <w:divBdr>
        <w:top w:val="none" w:sz="0" w:space="0" w:color="auto"/>
        <w:left w:val="none" w:sz="0" w:space="0" w:color="auto"/>
        <w:bottom w:val="none" w:sz="0" w:space="0" w:color="auto"/>
        <w:right w:val="none" w:sz="0" w:space="0" w:color="auto"/>
      </w:divBdr>
    </w:div>
    <w:div w:id="392123773">
      <w:bodyDiv w:val="1"/>
      <w:marLeft w:val="0"/>
      <w:marRight w:val="0"/>
      <w:marTop w:val="0"/>
      <w:marBottom w:val="0"/>
      <w:divBdr>
        <w:top w:val="none" w:sz="0" w:space="0" w:color="auto"/>
        <w:left w:val="none" w:sz="0" w:space="0" w:color="auto"/>
        <w:bottom w:val="none" w:sz="0" w:space="0" w:color="auto"/>
        <w:right w:val="none" w:sz="0" w:space="0" w:color="auto"/>
      </w:divBdr>
    </w:div>
    <w:div w:id="392460737">
      <w:bodyDiv w:val="1"/>
      <w:marLeft w:val="0"/>
      <w:marRight w:val="0"/>
      <w:marTop w:val="0"/>
      <w:marBottom w:val="0"/>
      <w:divBdr>
        <w:top w:val="none" w:sz="0" w:space="0" w:color="auto"/>
        <w:left w:val="none" w:sz="0" w:space="0" w:color="auto"/>
        <w:bottom w:val="none" w:sz="0" w:space="0" w:color="auto"/>
        <w:right w:val="none" w:sz="0" w:space="0" w:color="auto"/>
      </w:divBdr>
    </w:div>
    <w:div w:id="392584991">
      <w:bodyDiv w:val="1"/>
      <w:marLeft w:val="0"/>
      <w:marRight w:val="0"/>
      <w:marTop w:val="0"/>
      <w:marBottom w:val="0"/>
      <w:divBdr>
        <w:top w:val="none" w:sz="0" w:space="0" w:color="auto"/>
        <w:left w:val="none" w:sz="0" w:space="0" w:color="auto"/>
        <w:bottom w:val="none" w:sz="0" w:space="0" w:color="auto"/>
        <w:right w:val="none" w:sz="0" w:space="0" w:color="auto"/>
      </w:divBdr>
    </w:div>
    <w:div w:id="393048550">
      <w:bodyDiv w:val="1"/>
      <w:marLeft w:val="0"/>
      <w:marRight w:val="0"/>
      <w:marTop w:val="0"/>
      <w:marBottom w:val="0"/>
      <w:divBdr>
        <w:top w:val="none" w:sz="0" w:space="0" w:color="auto"/>
        <w:left w:val="none" w:sz="0" w:space="0" w:color="auto"/>
        <w:bottom w:val="none" w:sz="0" w:space="0" w:color="auto"/>
        <w:right w:val="none" w:sz="0" w:space="0" w:color="auto"/>
      </w:divBdr>
    </w:div>
    <w:div w:id="393090523">
      <w:bodyDiv w:val="1"/>
      <w:marLeft w:val="0"/>
      <w:marRight w:val="0"/>
      <w:marTop w:val="0"/>
      <w:marBottom w:val="0"/>
      <w:divBdr>
        <w:top w:val="none" w:sz="0" w:space="0" w:color="auto"/>
        <w:left w:val="none" w:sz="0" w:space="0" w:color="auto"/>
        <w:bottom w:val="none" w:sz="0" w:space="0" w:color="auto"/>
        <w:right w:val="none" w:sz="0" w:space="0" w:color="auto"/>
      </w:divBdr>
    </w:div>
    <w:div w:id="393092258">
      <w:bodyDiv w:val="1"/>
      <w:marLeft w:val="0"/>
      <w:marRight w:val="0"/>
      <w:marTop w:val="0"/>
      <w:marBottom w:val="0"/>
      <w:divBdr>
        <w:top w:val="none" w:sz="0" w:space="0" w:color="auto"/>
        <w:left w:val="none" w:sz="0" w:space="0" w:color="auto"/>
        <w:bottom w:val="none" w:sz="0" w:space="0" w:color="auto"/>
        <w:right w:val="none" w:sz="0" w:space="0" w:color="auto"/>
      </w:divBdr>
    </w:div>
    <w:div w:id="393163103">
      <w:bodyDiv w:val="1"/>
      <w:marLeft w:val="0"/>
      <w:marRight w:val="0"/>
      <w:marTop w:val="0"/>
      <w:marBottom w:val="0"/>
      <w:divBdr>
        <w:top w:val="none" w:sz="0" w:space="0" w:color="auto"/>
        <w:left w:val="none" w:sz="0" w:space="0" w:color="auto"/>
        <w:bottom w:val="none" w:sz="0" w:space="0" w:color="auto"/>
        <w:right w:val="none" w:sz="0" w:space="0" w:color="auto"/>
      </w:divBdr>
    </w:div>
    <w:div w:id="393237754">
      <w:bodyDiv w:val="1"/>
      <w:marLeft w:val="0"/>
      <w:marRight w:val="0"/>
      <w:marTop w:val="0"/>
      <w:marBottom w:val="0"/>
      <w:divBdr>
        <w:top w:val="none" w:sz="0" w:space="0" w:color="auto"/>
        <w:left w:val="none" w:sz="0" w:space="0" w:color="auto"/>
        <w:bottom w:val="none" w:sz="0" w:space="0" w:color="auto"/>
        <w:right w:val="none" w:sz="0" w:space="0" w:color="auto"/>
      </w:divBdr>
    </w:div>
    <w:div w:id="393238711">
      <w:bodyDiv w:val="1"/>
      <w:marLeft w:val="0"/>
      <w:marRight w:val="0"/>
      <w:marTop w:val="0"/>
      <w:marBottom w:val="0"/>
      <w:divBdr>
        <w:top w:val="none" w:sz="0" w:space="0" w:color="auto"/>
        <w:left w:val="none" w:sz="0" w:space="0" w:color="auto"/>
        <w:bottom w:val="none" w:sz="0" w:space="0" w:color="auto"/>
        <w:right w:val="none" w:sz="0" w:space="0" w:color="auto"/>
      </w:divBdr>
      <w:divsChild>
        <w:div w:id="120418771">
          <w:marLeft w:val="480"/>
          <w:marRight w:val="0"/>
          <w:marTop w:val="0"/>
          <w:marBottom w:val="0"/>
          <w:divBdr>
            <w:top w:val="none" w:sz="0" w:space="0" w:color="auto"/>
            <w:left w:val="none" w:sz="0" w:space="0" w:color="auto"/>
            <w:bottom w:val="none" w:sz="0" w:space="0" w:color="auto"/>
            <w:right w:val="none" w:sz="0" w:space="0" w:color="auto"/>
          </w:divBdr>
        </w:div>
        <w:div w:id="124856871">
          <w:marLeft w:val="480"/>
          <w:marRight w:val="0"/>
          <w:marTop w:val="0"/>
          <w:marBottom w:val="0"/>
          <w:divBdr>
            <w:top w:val="none" w:sz="0" w:space="0" w:color="auto"/>
            <w:left w:val="none" w:sz="0" w:space="0" w:color="auto"/>
            <w:bottom w:val="none" w:sz="0" w:space="0" w:color="auto"/>
            <w:right w:val="none" w:sz="0" w:space="0" w:color="auto"/>
          </w:divBdr>
        </w:div>
        <w:div w:id="136849891">
          <w:marLeft w:val="480"/>
          <w:marRight w:val="0"/>
          <w:marTop w:val="0"/>
          <w:marBottom w:val="0"/>
          <w:divBdr>
            <w:top w:val="none" w:sz="0" w:space="0" w:color="auto"/>
            <w:left w:val="none" w:sz="0" w:space="0" w:color="auto"/>
            <w:bottom w:val="none" w:sz="0" w:space="0" w:color="auto"/>
            <w:right w:val="none" w:sz="0" w:space="0" w:color="auto"/>
          </w:divBdr>
        </w:div>
        <w:div w:id="187329711">
          <w:marLeft w:val="480"/>
          <w:marRight w:val="0"/>
          <w:marTop w:val="0"/>
          <w:marBottom w:val="0"/>
          <w:divBdr>
            <w:top w:val="none" w:sz="0" w:space="0" w:color="auto"/>
            <w:left w:val="none" w:sz="0" w:space="0" w:color="auto"/>
            <w:bottom w:val="none" w:sz="0" w:space="0" w:color="auto"/>
            <w:right w:val="none" w:sz="0" w:space="0" w:color="auto"/>
          </w:divBdr>
        </w:div>
        <w:div w:id="254368153">
          <w:marLeft w:val="480"/>
          <w:marRight w:val="0"/>
          <w:marTop w:val="0"/>
          <w:marBottom w:val="0"/>
          <w:divBdr>
            <w:top w:val="none" w:sz="0" w:space="0" w:color="auto"/>
            <w:left w:val="none" w:sz="0" w:space="0" w:color="auto"/>
            <w:bottom w:val="none" w:sz="0" w:space="0" w:color="auto"/>
            <w:right w:val="none" w:sz="0" w:space="0" w:color="auto"/>
          </w:divBdr>
        </w:div>
        <w:div w:id="315299994">
          <w:marLeft w:val="480"/>
          <w:marRight w:val="0"/>
          <w:marTop w:val="0"/>
          <w:marBottom w:val="0"/>
          <w:divBdr>
            <w:top w:val="none" w:sz="0" w:space="0" w:color="auto"/>
            <w:left w:val="none" w:sz="0" w:space="0" w:color="auto"/>
            <w:bottom w:val="none" w:sz="0" w:space="0" w:color="auto"/>
            <w:right w:val="none" w:sz="0" w:space="0" w:color="auto"/>
          </w:divBdr>
        </w:div>
        <w:div w:id="346912680">
          <w:marLeft w:val="480"/>
          <w:marRight w:val="0"/>
          <w:marTop w:val="0"/>
          <w:marBottom w:val="0"/>
          <w:divBdr>
            <w:top w:val="none" w:sz="0" w:space="0" w:color="auto"/>
            <w:left w:val="none" w:sz="0" w:space="0" w:color="auto"/>
            <w:bottom w:val="none" w:sz="0" w:space="0" w:color="auto"/>
            <w:right w:val="none" w:sz="0" w:space="0" w:color="auto"/>
          </w:divBdr>
        </w:div>
        <w:div w:id="373313540">
          <w:marLeft w:val="480"/>
          <w:marRight w:val="0"/>
          <w:marTop w:val="0"/>
          <w:marBottom w:val="0"/>
          <w:divBdr>
            <w:top w:val="none" w:sz="0" w:space="0" w:color="auto"/>
            <w:left w:val="none" w:sz="0" w:space="0" w:color="auto"/>
            <w:bottom w:val="none" w:sz="0" w:space="0" w:color="auto"/>
            <w:right w:val="none" w:sz="0" w:space="0" w:color="auto"/>
          </w:divBdr>
        </w:div>
        <w:div w:id="396050319">
          <w:marLeft w:val="480"/>
          <w:marRight w:val="0"/>
          <w:marTop w:val="0"/>
          <w:marBottom w:val="0"/>
          <w:divBdr>
            <w:top w:val="none" w:sz="0" w:space="0" w:color="auto"/>
            <w:left w:val="none" w:sz="0" w:space="0" w:color="auto"/>
            <w:bottom w:val="none" w:sz="0" w:space="0" w:color="auto"/>
            <w:right w:val="none" w:sz="0" w:space="0" w:color="auto"/>
          </w:divBdr>
        </w:div>
        <w:div w:id="420682789">
          <w:marLeft w:val="480"/>
          <w:marRight w:val="0"/>
          <w:marTop w:val="0"/>
          <w:marBottom w:val="0"/>
          <w:divBdr>
            <w:top w:val="none" w:sz="0" w:space="0" w:color="auto"/>
            <w:left w:val="none" w:sz="0" w:space="0" w:color="auto"/>
            <w:bottom w:val="none" w:sz="0" w:space="0" w:color="auto"/>
            <w:right w:val="none" w:sz="0" w:space="0" w:color="auto"/>
          </w:divBdr>
        </w:div>
        <w:div w:id="425657356">
          <w:marLeft w:val="480"/>
          <w:marRight w:val="0"/>
          <w:marTop w:val="0"/>
          <w:marBottom w:val="0"/>
          <w:divBdr>
            <w:top w:val="none" w:sz="0" w:space="0" w:color="auto"/>
            <w:left w:val="none" w:sz="0" w:space="0" w:color="auto"/>
            <w:bottom w:val="none" w:sz="0" w:space="0" w:color="auto"/>
            <w:right w:val="none" w:sz="0" w:space="0" w:color="auto"/>
          </w:divBdr>
        </w:div>
        <w:div w:id="433215059">
          <w:marLeft w:val="480"/>
          <w:marRight w:val="0"/>
          <w:marTop w:val="0"/>
          <w:marBottom w:val="0"/>
          <w:divBdr>
            <w:top w:val="none" w:sz="0" w:space="0" w:color="auto"/>
            <w:left w:val="none" w:sz="0" w:space="0" w:color="auto"/>
            <w:bottom w:val="none" w:sz="0" w:space="0" w:color="auto"/>
            <w:right w:val="none" w:sz="0" w:space="0" w:color="auto"/>
          </w:divBdr>
        </w:div>
        <w:div w:id="447774561">
          <w:marLeft w:val="480"/>
          <w:marRight w:val="0"/>
          <w:marTop w:val="0"/>
          <w:marBottom w:val="0"/>
          <w:divBdr>
            <w:top w:val="none" w:sz="0" w:space="0" w:color="auto"/>
            <w:left w:val="none" w:sz="0" w:space="0" w:color="auto"/>
            <w:bottom w:val="none" w:sz="0" w:space="0" w:color="auto"/>
            <w:right w:val="none" w:sz="0" w:space="0" w:color="auto"/>
          </w:divBdr>
        </w:div>
        <w:div w:id="499346316">
          <w:marLeft w:val="480"/>
          <w:marRight w:val="0"/>
          <w:marTop w:val="0"/>
          <w:marBottom w:val="0"/>
          <w:divBdr>
            <w:top w:val="none" w:sz="0" w:space="0" w:color="auto"/>
            <w:left w:val="none" w:sz="0" w:space="0" w:color="auto"/>
            <w:bottom w:val="none" w:sz="0" w:space="0" w:color="auto"/>
            <w:right w:val="none" w:sz="0" w:space="0" w:color="auto"/>
          </w:divBdr>
        </w:div>
        <w:div w:id="518198466">
          <w:marLeft w:val="480"/>
          <w:marRight w:val="0"/>
          <w:marTop w:val="0"/>
          <w:marBottom w:val="0"/>
          <w:divBdr>
            <w:top w:val="none" w:sz="0" w:space="0" w:color="auto"/>
            <w:left w:val="none" w:sz="0" w:space="0" w:color="auto"/>
            <w:bottom w:val="none" w:sz="0" w:space="0" w:color="auto"/>
            <w:right w:val="none" w:sz="0" w:space="0" w:color="auto"/>
          </w:divBdr>
        </w:div>
        <w:div w:id="525414179">
          <w:marLeft w:val="480"/>
          <w:marRight w:val="0"/>
          <w:marTop w:val="0"/>
          <w:marBottom w:val="0"/>
          <w:divBdr>
            <w:top w:val="none" w:sz="0" w:space="0" w:color="auto"/>
            <w:left w:val="none" w:sz="0" w:space="0" w:color="auto"/>
            <w:bottom w:val="none" w:sz="0" w:space="0" w:color="auto"/>
            <w:right w:val="none" w:sz="0" w:space="0" w:color="auto"/>
          </w:divBdr>
        </w:div>
        <w:div w:id="548107176">
          <w:marLeft w:val="480"/>
          <w:marRight w:val="0"/>
          <w:marTop w:val="0"/>
          <w:marBottom w:val="0"/>
          <w:divBdr>
            <w:top w:val="none" w:sz="0" w:space="0" w:color="auto"/>
            <w:left w:val="none" w:sz="0" w:space="0" w:color="auto"/>
            <w:bottom w:val="none" w:sz="0" w:space="0" w:color="auto"/>
            <w:right w:val="none" w:sz="0" w:space="0" w:color="auto"/>
          </w:divBdr>
        </w:div>
        <w:div w:id="588345991">
          <w:marLeft w:val="480"/>
          <w:marRight w:val="0"/>
          <w:marTop w:val="0"/>
          <w:marBottom w:val="0"/>
          <w:divBdr>
            <w:top w:val="none" w:sz="0" w:space="0" w:color="auto"/>
            <w:left w:val="none" w:sz="0" w:space="0" w:color="auto"/>
            <w:bottom w:val="none" w:sz="0" w:space="0" w:color="auto"/>
            <w:right w:val="none" w:sz="0" w:space="0" w:color="auto"/>
          </w:divBdr>
        </w:div>
        <w:div w:id="596672203">
          <w:marLeft w:val="480"/>
          <w:marRight w:val="0"/>
          <w:marTop w:val="0"/>
          <w:marBottom w:val="0"/>
          <w:divBdr>
            <w:top w:val="none" w:sz="0" w:space="0" w:color="auto"/>
            <w:left w:val="none" w:sz="0" w:space="0" w:color="auto"/>
            <w:bottom w:val="none" w:sz="0" w:space="0" w:color="auto"/>
            <w:right w:val="none" w:sz="0" w:space="0" w:color="auto"/>
          </w:divBdr>
        </w:div>
        <w:div w:id="598685183">
          <w:marLeft w:val="480"/>
          <w:marRight w:val="0"/>
          <w:marTop w:val="0"/>
          <w:marBottom w:val="0"/>
          <w:divBdr>
            <w:top w:val="none" w:sz="0" w:space="0" w:color="auto"/>
            <w:left w:val="none" w:sz="0" w:space="0" w:color="auto"/>
            <w:bottom w:val="none" w:sz="0" w:space="0" w:color="auto"/>
            <w:right w:val="none" w:sz="0" w:space="0" w:color="auto"/>
          </w:divBdr>
        </w:div>
        <w:div w:id="605818765">
          <w:marLeft w:val="480"/>
          <w:marRight w:val="0"/>
          <w:marTop w:val="0"/>
          <w:marBottom w:val="0"/>
          <w:divBdr>
            <w:top w:val="none" w:sz="0" w:space="0" w:color="auto"/>
            <w:left w:val="none" w:sz="0" w:space="0" w:color="auto"/>
            <w:bottom w:val="none" w:sz="0" w:space="0" w:color="auto"/>
            <w:right w:val="none" w:sz="0" w:space="0" w:color="auto"/>
          </w:divBdr>
        </w:div>
        <w:div w:id="735972905">
          <w:marLeft w:val="480"/>
          <w:marRight w:val="0"/>
          <w:marTop w:val="0"/>
          <w:marBottom w:val="0"/>
          <w:divBdr>
            <w:top w:val="none" w:sz="0" w:space="0" w:color="auto"/>
            <w:left w:val="none" w:sz="0" w:space="0" w:color="auto"/>
            <w:bottom w:val="none" w:sz="0" w:space="0" w:color="auto"/>
            <w:right w:val="none" w:sz="0" w:space="0" w:color="auto"/>
          </w:divBdr>
        </w:div>
        <w:div w:id="769467463">
          <w:marLeft w:val="480"/>
          <w:marRight w:val="0"/>
          <w:marTop w:val="0"/>
          <w:marBottom w:val="0"/>
          <w:divBdr>
            <w:top w:val="none" w:sz="0" w:space="0" w:color="auto"/>
            <w:left w:val="none" w:sz="0" w:space="0" w:color="auto"/>
            <w:bottom w:val="none" w:sz="0" w:space="0" w:color="auto"/>
            <w:right w:val="none" w:sz="0" w:space="0" w:color="auto"/>
          </w:divBdr>
        </w:div>
        <w:div w:id="820467726">
          <w:marLeft w:val="480"/>
          <w:marRight w:val="0"/>
          <w:marTop w:val="0"/>
          <w:marBottom w:val="0"/>
          <w:divBdr>
            <w:top w:val="none" w:sz="0" w:space="0" w:color="auto"/>
            <w:left w:val="none" w:sz="0" w:space="0" w:color="auto"/>
            <w:bottom w:val="none" w:sz="0" w:space="0" w:color="auto"/>
            <w:right w:val="none" w:sz="0" w:space="0" w:color="auto"/>
          </w:divBdr>
        </w:div>
        <w:div w:id="896207110">
          <w:marLeft w:val="480"/>
          <w:marRight w:val="0"/>
          <w:marTop w:val="0"/>
          <w:marBottom w:val="0"/>
          <w:divBdr>
            <w:top w:val="none" w:sz="0" w:space="0" w:color="auto"/>
            <w:left w:val="none" w:sz="0" w:space="0" w:color="auto"/>
            <w:bottom w:val="none" w:sz="0" w:space="0" w:color="auto"/>
            <w:right w:val="none" w:sz="0" w:space="0" w:color="auto"/>
          </w:divBdr>
        </w:div>
        <w:div w:id="949315163">
          <w:marLeft w:val="480"/>
          <w:marRight w:val="0"/>
          <w:marTop w:val="0"/>
          <w:marBottom w:val="0"/>
          <w:divBdr>
            <w:top w:val="none" w:sz="0" w:space="0" w:color="auto"/>
            <w:left w:val="none" w:sz="0" w:space="0" w:color="auto"/>
            <w:bottom w:val="none" w:sz="0" w:space="0" w:color="auto"/>
            <w:right w:val="none" w:sz="0" w:space="0" w:color="auto"/>
          </w:divBdr>
        </w:div>
        <w:div w:id="981617187">
          <w:marLeft w:val="480"/>
          <w:marRight w:val="0"/>
          <w:marTop w:val="0"/>
          <w:marBottom w:val="0"/>
          <w:divBdr>
            <w:top w:val="none" w:sz="0" w:space="0" w:color="auto"/>
            <w:left w:val="none" w:sz="0" w:space="0" w:color="auto"/>
            <w:bottom w:val="none" w:sz="0" w:space="0" w:color="auto"/>
            <w:right w:val="none" w:sz="0" w:space="0" w:color="auto"/>
          </w:divBdr>
        </w:div>
        <w:div w:id="982661366">
          <w:marLeft w:val="480"/>
          <w:marRight w:val="0"/>
          <w:marTop w:val="0"/>
          <w:marBottom w:val="0"/>
          <w:divBdr>
            <w:top w:val="none" w:sz="0" w:space="0" w:color="auto"/>
            <w:left w:val="none" w:sz="0" w:space="0" w:color="auto"/>
            <w:bottom w:val="none" w:sz="0" w:space="0" w:color="auto"/>
            <w:right w:val="none" w:sz="0" w:space="0" w:color="auto"/>
          </w:divBdr>
        </w:div>
        <w:div w:id="1002973961">
          <w:marLeft w:val="480"/>
          <w:marRight w:val="0"/>
          <w:marTop w:val="0"/>
          <w:marBottom w:val="0"/>
          <w:divBdr>
            <w:top w:val="none" w:sz="0" w:space="0" w:color="auto"/>
            <w:left w:val="none" w:sz="0" w:space="0" w:color="auto"/>
            <w:bottom w:val="none" w:sz="0" w:space="0" w:color="auto"/>
            <w:right w:val="none" w:sz="0" w:space="0" w:color="auto"/>
          </w:divBdr>
        </w:div>
        <w:div w:id="1004552077">
          <w:marLeft w:val="480"/>
          <w:marRight w:val="0"/>
          <w:marTop w:val="0"/>
          <w:marBottom w:val="0"/>
          <w:divBdr>
            <w:top w:val="none" w:sz="0" w:space="0" w:color="auto"/>
            <w:left w:val="none" w:sz="0" w:space="0" w:color="auto"/>
            <w:bottom w:val="none" w:sz="0" w:space="0" w:color="auto"/>
            <w:right w:val="none" w:sz="0" w:space="0" w:color="auto"/>
          </w:divBdr>
        </w:div>
      </w:divsChild>
    </w:div>
    <w:div w:id="393505560">
      <w:bodyDiv w:val="1"/>
      <w:marLeft w:val="0"/>
      <w:marRight w:val="0"/>
      <w:marTop w:val="0"/>
      <w:marBottom w:val="0"/>
      <w:divBdr>
        <w:top w:val="none" w:sz="0" w:space="0" w:color="auto"/>
        <w:left w:val="none" w:sz="0" w:space="0" w:color="auto"/>
        <w:bottom w:val="none" w:sz="0" w:space="0" w:color="auto"/>
        <w:right w:val="none" w:sz="0" w:space="0" w:color="auto"/>
      </w:divBdr>
    </w:div>
    <w:div w:id="393552970">
      <w:bodyDiv w:val="1"/>
      <w:marLeft w:val="0"/>
      <w:marRight w:val="0"/>
      <w:marTop w:val="0"/>
      <w:marBottom w:val="0"/>
      <w:divBdr>
        <w:top w:val="none" w:sz="0" w:space="0" w:color="auto"/>
        <w:left w:val="none" w:sz="0" w:space="0" w:color="auto"/>
        <w:bottom w:val="none" w:sz="0" w:space="0" w:color="auto"/>
        <w:right w:val="none" w:sz="0" w:space="0" w:color="auto"/>
      </w:divBdr>
    </w:div>
    <w:div w:id="393629680">
      <w:bodyDiv w:val="1"/>
      <w:marLeft w:val="0"/>
      <w:marRight w:val="0"/>
      <w:marTop w:val="0"/>
      <w:marBottom w:val="0"/>
      <w:divBdr>
        <w:top w:val="none" w:sz="0" w:space="0" w:color="auto"/>
        <w:left w:val="none" w:sz="0" w:space="0" w:color="auto"/>
        <w:bottom w:val="none" w:sz="0" w:space="0" w:color="auto"/>
        <w:right w:val="none" w:sz="0" w:space="0" w:color="auto"/>
      </w:divBdr>
    </w:div>
    <w:div w:id="393819350">
      <w:bodyDiv w:val="1"/>
      <w:marLeft w:val="0"/>
      <w:marRight w:val="0"/>
      <w:marTop w:val="0"/>
      <w:marBottom w:val="0"/>
      <w:divBdr>
        <w:top w:val="none" w:sz="0" w:space="0" w:color="auto"/>
        <w:left w:val="none" w:sz="0" w:space="0" w:color="auto"/>
        <w:bottom w:val="none" w:sz="0" w:space="0" w:color="auto"/>
        <w:right w:val="none" w:sz="0" w:space="0" w:color="auto"/>
      </w:divBdr>
    </w:div>
    <w:div w:id="394007798">
      <w:bodyDiv w:val="1"/>
      <w:marLeft w:val="0"/>
      <w:marRight w:val="0"/>
      <w:marTop w:val="0"/>
      <w:marBottom w:val="0"/>
      <w:divBdr>
        <w:top w:val="none" w:sz="0" w:space="0" w:color="auto"/>
        <w:left w:val="none" w:sz="0" w:space="0" w:color="auto"/>
        <w:bottom w:val="none" w:sz="0" w:space="0" w:color="auto"/>
        <w:right w:val="none" w:sz="0" w:space="0" w:color="auto"/>
      </w:divBdr>
    </w:div>
    <w:div w:id="394200854">
      <w:bodyDiv w:val="1"/>
      <w:marLeft w:val="0"/>
      <w:marRight w:val="0"/>
      <w:marTop w:val="0"/>
      <w:marBottom w:val="0"/>
      <w:divBdr>
        <w:top w:val="none" w:sz="0" w:space="0" w:color="auto"/>
        <w:left w:val="none" w:sz="0" w:space="0" w:color="auto"/>
        <w:bottom w:val="none" w:sz="0" w:space="0" w:color="auto"/>
        <w:right w:val="none" w:sz="0" w:space="0" w:color="auto"/>
      </w:divBdr>
    </w:div>
    <w:div w:id="394206832">
      <w:bodyDiv w:val="1"/>
      <w:marLeft w:val="0"/>
      <w:marRight w:val="0"/>
      <w:marTop w:val="0"/>
      <w:marBottom w:val="0"/>
      <w:divBdr>
        <w:top w:val="none" w:sz="0" w:space="0" w:color="auto"/>
        <w:left w:val="none" w:sz="0" w:space="0" w:color="auto"/>
        <w:bottom w:val="none" w:sz="0" w:space="0" w:color="auto"/>
        <w:right w:val="none" w:sz="0" w:space="0" w:color="auto"/>
      </w:divBdr>
    </w:div>
    <w:div w:id="394285193">
      <w:bodyDiv w:val="1"/>
      <w:marLeft w:val="0"/>
      <w:marRight w:val="0"/>
      <w:marTop w:val="0"/>
      <w:marBottom w:val="0"/>
      <w:divBdr>
        <w:top w:val="none" w:sz="0" w:space="0" w:color="auto"/>
        <w:left w:val="none" w:sz="0" w:space="0" w:color="auto"/>
        <w:bottom w:val="none" w:sz="0" w:space="0" w:color="auto"/>
        <w:right w:val="none" w:sz="0" w:space="0" w:color="auto"/>
      </w:divBdr>
    </w:div>
    <w:div w:id="394621880">
      <w:bodyDiv w:val="1"/>
      <w:marLeft w:val="0"/>
      <w:marRight w:val="0"/>
      <w:marTop w:val="0"/>
      <w:marBottom w:val="0"/>
      <w:divBdr>
        <w:top w:val="none" w:sz="0" w:space="0" w:color="auto"/>
        <w:left w:val="none" w:sz="0" w:space="0" w:color="auto"/>
        <w:bottom w:val="none" w:sz="0" w:space="0" w:color="auto"/>
        <w:right w:val="none" w:sz="0" w:space="0" w:color="auto"/>
      </w:divBdr>
    </w:div>
    <w:div w:id="394815236">
      <w:bodyDiv w:val="1"/>
      <w:marLeft w:val="0"/>
      <w:marRight w:val="0"/>
      <w:marTop w:val="0"/>
      <w:marBottom w:val="0"/>
      <w:divBdr>
        <w:top w:val="none" w:sz="0" w:space="0" w:color="auto"/>
        <w:left w:val="none" w:sz="0" w:space="0" w:color="auto"/>
        <w:bottom w:val="none" w:sz="0" w:space="0" w:color="auto"/>
        <w:right w:val="none" w:sz="0" w:space="0" w:color="auto"/>
      </w:divBdr>
    </w:div>
    <w:div w:id="395127458">
      <w:bodyDiv w:val="1"/>
      <w:marLeft w:val="0"/>
      <w:marRight w:val="0"/>
      <w:marTop w:val="0"/>
      <w:marBottom w:val="0"/>
      <w:divBdr>
        <w:top w:val="none" w:sz="0" w:space="0" w:color="auto"/>
        <w:left w:val="none" w:sz="0" w:space="0" w:color="auto"/>
        <w:bottom w:val="none" w:sz="0" w:space="0" w:color="auto"/>
        <w:right w:val="none" w:sz="0" w:space="0" w:color="auto"/>
      </w:divBdr>
      <w:divsChild>
        <w:div w:id="28073858">
          <w:marLeft w:val="480"/>
          <w:marRight w:val="0"/>
          <w:marTop w:val="0"/>
          <w:marBottom w:val="0"/>
          <w:divBdr>
            <w:top w:val="none" w:sz="0" w:space="0" w:color="auto"/>
            <w:left w:val="none" w:sz="0" w:space="0" w:color="auto"/>
            <w:bottom w:val="none" w:sz="0" w:space="0" w:color="auto"/>
            <w:right w:val="none" w:sz="0" w:space="0" w:color="auto"/>
          </w:divBdr>
        </w:div>
        <w:div w:id="33628451">
          <w:marLeft w:val="480"/>
          <w:marRight w:val="0"/>
          <w:marTop w:val="0"/>
          <w:marBottom w:val="0"/>
          <w:divBdr>
            <w:top w:val="none" w:sz="0" w:space="0" w:color="auto"/>
            <w:left w:val="none" w:sz="0" w:space="0" w:color="auto"/>
            <w:bottom w:val="none" w:sz="0" w:space="0" w:color="auto"/>
            <w:right w:val="none" w:sz="0" w:space="0" w:color="auto"/>
          </w:divBdr>
        </w:div>
        <w:div w:id="41752015">
          <w:marLeft w:val="480"/>
          <w:marRight w:val="0"/>
          <w:marTop w:val="0"/>
          <w:marBottom w:val="0"/>
          <w:divBdr>
            <w:top w:val="none" w:sz="0" w:space="0" w:color="auto"/>
            <w:left w:val="none" w:sz="0" w:space="0" w:color="auto"/>
            <w:bottom w:val="none" w:sz="0" w:space="0" w:color="auto"/>
            <w:right w:val="none" w:sz="0" w:space="0" w:color="auto"/>
          </w:divBdr>
        </w:div>
        <w:div w:id="87190624">
          <w:marLeft w:val="480"/>
          <w:marRight w:val="0"/>
          <w:marTop w:val="0"/>
          <w:marBottom w:val="0"/>
          <w:divBdr>
            <w:top w:val="none" w:sz="0" w:space="0" w:color="auto"/>
            <w:left w:val="none" w:sz="0" w:space="0" w:color="auto"/>
            <w:bottom w:val="none" w:sz="0" w:space="0" w:color="auto"/>
            <w:right w:val="none" w:sz="0" w:space="0" w:color="auto"/>
          </w:divBdr>
        </w:div>
        <w:div w:id="99953587">
          <w:marLeft w:val="480"/>
          <w:marRight w:val="0"/>
          <w:marTop w:val="0"/>
          <w:marBottom w:val="0"/>
          <w:divBdr>
            <w:top w:val="none" w:sz="0" w:space="0" w:color="auto"/>
            <w:left w:val="none" w:sz="0" w:space="0" w:color="auto"/>
            <w:bottom w:val="none" w:sz="0" w:space="0" w:color="auto"/>
            <w:right w:val="none" w:sz="0" w:space="0" w:color="auto"/>
          </w:divBdr>
        </w:div>
        <w:div w:id="113601944">
          <w:marLeft w:val="480"/>
          <w:marRight w:val="0"/>
          <w:marTop w:val="0"/>
          <w:marBottom w:val="0"/>
          <w:divBdr>
            <w:top w:val="none" w:sz="0" w:space="0" w:color="auto"/>
            <w:left w:val="none" w:sz="0" w:space="0" w:color="auto"/>
            <w:bottom w:val="none" w:sz="0" w:space="0" w:color="auto"/>
            <w:right w:val="none" w:sz="0" w:space="0" w:color="auto"/>
          </w:divBdr>
        </w:div>
        <w:div w:id="120075402">
          <w:marLeft w:val="480"/>
          <w:marRight w:val="0"/>
          <w:marTop w:val="0"/>
          <w:marBottom w:val="0"/>
          <w:divBdr>
            <w:top w:val="none" w:sz="0" w:space="0" w:color="auto"/>
            <w:left w:val="none" w:sz="0" w:space="0" w:color="auto"/>
            <w:bottom w:val="none" w:sz="0" w:space="0" w:color="auto"/>
            <w:right w:val="none" w:sz="0" w:space="0" w:color="auto"/>
          </w:divBdr>
        </w:div>
        <w:div w:id="145325188">
          <w:marLeft w:val="480"/>
          <w:marRight w:val="0"/>
          <w:marTop w:val="0"/>
          <w:marBottom w:val="0"/>
          <w:divBdr>
            <w:top w:val="none" w:sz="0" w:space="0" w:color="auto"/>
            <w:left w:val="none" w:sz="0" w:space="0" w:color="auto"/>
            <w:bottom w:val="none" w:sz="0" w:space="0" w:color="auto"/>
            <w:right w:val="none" w:sz="0" w:space="0" w:color="auto"/>
          </w:divBdr>
        </w:div>
        <w:div w:id="182328504">
          <w:marLeft w:val="480"/>
          <w:marRight w:val="0"/>
          <w:marTop w:val="0"/>
          <w:marBottom w:val="0"/>
          <w:divBdr>
            <w:top w:val="none" w:sz="0" w:space="0" w:color="auto"/>
            <w:left w:val="none" w:sz="0" w:space="0" w:color="auto"/>
            <w:bottom w:val="none" w:sz="0" w:space="0" w:color="auto"/>
            <w:right w:val="none" w:sz="0" w:space="0" w:color="auto"/>
          </w:divBdr>
        </w:div>
        <w:div w:id="265695569">
          <w:marLeft w:val="480"/>
          <w:marRight w:val="0"/>
          <w:marTop w:val="0"/>
          <w:marBottom w:val="0"/>
          <w:divBdr>
            <w:top w:val="none" w:sz="0" w:space="0" w:color="auto"/>
            <w:left w:val="none" w:sz="0" w:space="0" w:color="auto"/>
            <w:bottom w:val="none" w:sz="0" w:space="0" w:color="auto"/>
            <w:right w:val="none" w:sz="0" w:space="0" w:color="auto"/>
          </w:divBdr>
        </w:div>
        <w:div w:id="267009485">
          <w:marLeft w:val="480"/>
          <w:marRight w:val="0"/>
          <w:marTop w:val="0"/>
          <w:marBottom w:val="0"/>
          <w:divBdr>
            <w:top w:val="none" w:sz="0" w:space="0" w:color="auto"/>
            <w:left w:val="none" w:sz="0" w:space="0" w:color="auto"/>
            <w:bottom w:val="none" w:sz="0" w:space="0" w:color="auto"/>
            <w:right w:val="none" w:sz="0" w:space="0" w:color="auto"/>
          </w:divBdr>
        </w:div>
        <w:div w:id="285625759">
          <w:marLeft w:val="480"/>
          <w:marRight w:val="0"/>
          <w:marTop w:val="0"/>
          <w:marBottom w:val="0"/>
          <w:divBdr>
            <w:top w:val="none" w:sz="0" w:space="0" w:color="auto"/>
            <w:left w:val="none" w:sz="0" w:space="0" w:color="auto"/>
            <w:bottom w:val="none" w:sz="0" w:space="0" w:color="auto"/>
            <w:right w:val="none" w:sz="0" w:space="0" w:color="auto"/>
          </w:divBdr>
        </w:div>
        <w:div w:id="290600459">
          <w:marLeft w:val="480"/>
          <w:marRight w:val="0"/>
          <w:marTop w:val="0"/>
          <w:marBottom w:val="0"/>
          <w:divBdr>
            <w:top w:val="none" w:sz="0" w:space="0" w:color="auto"/>
            <w:left w:val="none" w:sz="0" w:space="0" w:color="auto"/>
            <w:bottom w:val="none" w:sz="0" w:space="0" w:color="auto"/>
            <w:right w:val="none" w:sz="0" w:space="0" w:color="auto"/>
          </w:divBdr>
        </w:div>
        <w:div w:id="312493611">
          <w:marLeft w:val="480"/>
          <w:marRight w:val="0"/>
          <w:marTop w:val="0"/>
          <w:marBottom w:val="0"/>
          <w:divBdr>
            <w:top w:val="none" w:sz="0" w:space="0" w:color="auto"/>
            <w:left w:val="none" w:sz="0" w:space="0" w:color="auto"/>
            <w:bottom w:val="none" w:sz="0" w:space="0" w:color="auto"/>
            <w:right w:val="none" w:sz="0" w:space="0" w:color="auto"/>
          </w:divBdr>
        </w:div>
        <w:div w:id="370541027">
          <w:marLeft w:val="480"/>
          <w:marRight w:val="0"/>
          <w:marTop w:val="0"/>
          <w:marBottom w:val="0"/>
          <w:divBdr>
            <w:top w:val="none" w:sz="0" w:space="0" w:color="auto"/>
            <w:left w:val="none" w:sz="0" w:space="0" w:color="auto"/>
            <w:bottom w:val="none" w:sz="0" w:space="0" w:color="auto"/>
            <w:right w:val="none" w:sz="0" w:space="0" w:color="auto"/>
          </w:divBdr>
        </w:div>
        <w:div w:id="372538059">
          <w:marLeft w:val="480"/>
          <w:marRight w:val="0"/>
          <w:marTop w:val="0"/>
          <w:marBottom w:val="0"/>
          <w:divBdr>
            <w:top w:val="none" w:sz="0" w:space="0" w:color="auto"/>
            <w:left w:val="none" w:sz="0" w:space="0" w:color="auto"/>
            <w:bottom w:val="none" w:sz="0" w:space="0" w:color="auto"/>
            <w:right w:val="none" w:sz="0" w:space="0" w:color="auto"/>
          </w:divBdr>
        </w:div>
        <w:div w:id="376324336">
          <w:marLeft w:val="480"/>
          <w:marRight w:val="0"/>
          <w:marTop w:val="0"/>
          <w:marBottom w:val="0"/>
          <w:divBdr>
            <w:top w:val="none" w:sz="0" w:space="0" w:color="auto"/>
            <w:left w:val="none" w:sz="0" w:space="0" w:color="auto"/>
            <w:bottom w:val="none" w:sz="0" w:space="0" w:color="auto"/>
            <w:right w:val="none" w:sz="0" w:space="0" w:color="auto"/>
          </w:divBdr>
        </w:div>
        <w:div w:id="426660279">
          <w:marLeft w:val="480"/>
          <w:marRight w:val="0"/>
          <w:marTop w:val="0"/>
          <w:marBottom w:val="0"/>
          <w:divBdr>
            <w:top w:val="none" w:sz="0" w:space="0" w:color="auto"/>
            <w:left w:val="none" w:sz="0" w:space="0" w:color="auto"/>
            <w:bottom w:val="none" w:sz="0" w:space="0" w:color="auto"/>
            <w:right w:val="none" w:sz="0" w:space="0" w:color="auto"/>
          </w:divBdr>
        </w:div>
        <w:div w:id="427582700">
          <w:marLeft w:val="480"/>
          <w:marRight w:val="0"/>
          <w:marTop w:val="0"/>
          <w:marBottom w:val="0"/>
          <w:divBdr>
            <w:top w:val="none" w:sz="0" w:space="0" w:color="auto"/>
            <w:left w:val="none" w:sz="0" w:space="0" w:color="auto"/>
            <w:bottom w:val="none" w:sz="0" w:space="0" w:color="auto"/>
            <w:right w:val="none" w:sz="0" w:space="0" w:color="auto"/>
          </w:divBdr>
        </w:div>
        <w:div w:id="429161640">
          <w:marLeft w:val="480"/>
          <w:marRight w:val="0"/>
          <w:marTop w:val="0"/>
          <w:marBottom w:val="0"/>
          <w:divBdr>
            <w:top w:val="none" w:sz="0" w:space="0" w:color="auto"/>
            <w:left w:val="none" w:sz="0" w:space="0" w:color="auto"/>
            <w:bottom w:val="none" w:sz="0" w:space="0" w:color="auto"/>
            <w:right w:val="none" w:sz="0" w:space="0" w:color="auto"/>
          </w:divBdr>
        </w:div>
        <w:div w:id="445735678">
          <w:marLeft w:val="480"/>
          <w:marRight w:val="0"/>
          <w:marTop w:val="0"/>
          <w:marBottom w:val="0"/>
          <w:divBdr>
            <w:top w:val="none" w:sz="0" w:space="0" w:color="auto"/>
            <w:left w:val="none" w:sz="0" w:space="0" w:color="auto"/>
            <w:bottom w:val="none" w:sz="0" w:space="0" w:color="auto"/>
            <w:right w:val="none" w:sz="0" w:space="0" w:color="auto"/>
          </w:divBdr>
        </w:div>
        <w:div w:id="464616803">
          <w:marLeft w:val="480"/>
          <w:marRight w:val="0"/>
          <w:marTop w:val="0"/>
          <w:marBottom w:val="0"/>
          <w:divBdr>
            <w:top w:val="none" w:sz="0" w:space="0" w:color="auto"/>
            <w:left w:val="none" w:sz="0" w:space="0" w:color="auto"/>
            <w:bottom w:val="none" w:sz="0" w:space="0" w:color="auto"/>
            <w:right w:val="none" w:sz="0" w:space="0" w:color="auto"/>
          </w:divBdr>
        </w:div>
        <w:div w:id="513572443">
          <w:marLeft w:val="480"/>
          <w:marRight w:val="0"/>
          <w:marTop w:val="0"/>
          <w:marBottom w:val="0"/>
          <w:divBdr>
            <w:top w:val="none" w:sz="0" w:space="0" w:color="auto"/>
            <w:left w:val="none" w:sz="0" w:space="0" w:color="auto"/>
            <w:bottom w:val="none" w:sz="0" w:space="0" w:color="auto"/>
            <w:right w:val="none" w:sz="0" w:space="0" w:color="auto"/>
          </w:divBdr>
        </w:div>
        <w:div w:id="516194013">
          <w:marLeft w:val="480"/>
          <w:marRight w:val="0"/>
          <w:marTop w:val="0"/>
          <w:marBottom w:val="0"/>
          <w:divBdr>
            <w:top w:val="none" w:sz="0" w:space="0" w:color="auto"/>
            <w:left w:val="none" w:sz="0" w:space="0" w:color="auto"/>
            <w:bottom w:val="none" w:sz="0" w:space="0" w:color="auto"/>
            <w:right w:val="none" w:sz="0" w:space="0" w:color="auto"/>
          </w:divBdr>
        </w:div>
        <w:div w:id="554270128">
          <w:marLeft w:val="480"/>
          <w:marRight w:val="0"/>
          <w:marTop w:val="0"/>
          <w:marBottom w:val="0"/>
          <w:divBdr>
            <w:top w:val="none" w:sz="0" w:space="0" w:color="auto"/>
            <w:left w:val="none" w:sz="0" w:space="0" w:color="auto"/>
            <w:bottom w:val="none" w:sz="0" w:space="0" w:color="auto"/>
            <w:right w:val="none" w:sz="0" w:space="0" w:color="auto"/>
          </w:divBdr>
        </w:div>
        <w:div w:id="618142014">
          <w:marLeft w:val="480"/>
          <w:marRight w:val="0"/>
          <w:marTop w:val="0"/>
          <w:marBottom w:val="0"/>
          <w:divBdr>
            <w:top w:val="none" w:sz="0" w:space="0" w:color="auto"/>
            <w:left w:val="none" w:sz="0" w:space="0" w:color="auto"/>
            <w:bottom w:val="none" w:sz="0" w:space="0" w:color="auto"/>
            <w:right w:val="none" w:sz="0" w:space="0" w:color="auto"/>
          </w:divBdr>
        </w:div>
        <w:div w:id="749886090">
          <w:marLeft w:val="480"/>
          <w:marRight w:val="0"/>
          <w:marTop w:val="0"/>
          <w:marBottom w:val="0"/>
          <w:divBdr>
            <w:top w:val="none" w:sz="0" w:space="0" w:color="auto"/>
            <w:left w:val="none" w:sz="0" w:space="0" w:color="auto"/>
            <w:bottom w:val="none" w:sz="0" w:space="0" w:color="auto"/>
            <w:right w:val="none" w:sz="0" w:space="0" w:color="auto"/>
          </w:divBdr>
        </w:div>
        <w:div w:id="772434862">
          <w:marLeft w:val="480"/>
          <w:marRight w:val="0"/>
          <w:marTop w:val="0"/>
          <w:marBottom w:val="0"/>
          <w:divBdr>
            <w:top w:val="none" w:sz="0" w:space="0" w:color="auto"/>
            <w:left w:val="none" w:sz="0" w:space="0" w:color="auto"/>
            <w:bottom w:val="none" w:sz="0" w:space="0" w:color="auto"/>
            <w:right w:val="none" w:sz="0" w:space="0" w:color="auto"/>
          </w:divBdr>
        </w:div>
        <w:div w:id="788552856">
          <w:marLeft w:val="480"/>
          <w:marRight w:val="0"/>
          <w:marTop w:val="0"/>
          <w:marBottom w:val="0"/>
          <w:divBdr>
            <w:top w:val="none" w:sz="0" w:space="0" w:color="auto"/>
            <w:left w:val="none" w:sz="0" w:space="0" w:color="auto"/>
            <w:bottom w:val="none" w:sz="0" w:space="0" w:color="auto"/>
            <w:right w:val="none" w:sz="0" w:space="0" w:color="auto"/>
          </w:divBdr>
        </w:div>
        <w:div w:id="866799316">
          <w:marLeft w:val="480"/>
          <w:marRight w:val="0"/>
          <w:marTop w:val="0"/>
          <w:marBottom w:val="0"/>
          <w:divBdr>
            <w:top w:val="none" w:sz="0" w:space="0" w:color="auto"/>
            <w:left w:val="none" w:sz="0" w:space="0" w:color="auto"/>
            <w:bottom w:val="none" w:sz="0" w:space="0" w:color="auto"/>
            <w:right w:val="none" w:sz="0" w:space="0" w:color="auto"/>
          </w:divBdr>
        </w:div>
        <w:div w:id="872841157">
          <w:marLeft w:val="480"/>
          <w:marRight w:val="0"/>
          <w:marTop w:val="0"/>
          <w:marBottom w:val="0"/>
          <w:divBdr>
            <w:top w:val="none" w:sz="0" w:space="0" w:color="auto"/>
            <w:left w:val="none" w:sz="0" w:space="0" w:color="auto"/>
            <w:bottom w:val="none" w:sz="0" w:space="0" w:color="auto"/>
            <w:right w:val="none" w:sz="0" w:space="0" w:color="auto"/>
          </w:divBdr>
        </w:div>
        <w:div w:id="935791754">
          <w:marLeft w:val="480"/>
          <w:marRight w:val="0"/>
          <w:marTop w:val="0"/>
          <w:marBottom w:val="0"/>
          <w:divBdr>
            <w:top w:val="none" w:sz="0" w:space="0" w:color="auto"/>
            <w:left w:val="none" w:sz="0" w:space="0" w:color="auto"/>
            <w:bottom w:val="none" w:sz="0" w:space="0" w:color="auto"/>
            <w:right w:val="none" w:sz="0" w:space="0" w:color="auto"/>
          </w:divBdr>
        </w:div>
      </w:divsChild>
    </w:div>
    <w:div w:id="395132223">
      <w:bodyDiv w:val="1"/>
      <w:marLeft w:val="0"/>
      <w:marRight w:val="0"/>
      <w:marTop w:val="0"/>
      <w:marBottom w:val="0"/>
      <w:divBdr>
        <w:top w:val="none" w:sz="0" w:space="0" w:color="auto"/>
        <w:left w:val="none" w:sz="0" w:space="0" w:color="auto"/>
        <w:bottom w:val="none" w:sz="0" w:space="0" w:color="auto"/>
        <w:right w:val="none" w:sz="0" w:space="0" w:color="auto"/>
      </w:divBdr>
    </w:div>
    <w:div w:id="395205047">
      <w:bodyDiv w:val="1"/>
      <w:marLeft w:val="0"/>
      <w:marRight w:val="0"/>
      <w:marTop w:val="0"/>
      <w:marBottom w:val="0"/>
      <w:divBdr>
        <w:top w:val="none" w:sz="0" w:space="0" w:color="auto"/>
        <w:left w:val="none" w:sz="0" w:space="0" w:color="auto"/>
        <w:bottom w:val="none" w:sz="0" w:space="0" w:color="auto"/>
        <w:right w:val="none" w:sz="0" w:space="0" w:color="auto"/>
      </w:divBdr>
    </w:div>
    <w:div w:id="395208303">
      <w:bodyDiv w:val="1"/>
      <w:marLeft w:val="0"/>
      <w:marRight w:val="0"/>
      <w:marTop w:val="0"/>
      <w:marBottom w:val="0"/>
      <w:divBdr>
        <w:top w:val="none" w:sz="0" w:space="0" w:color="auto"/>
        <w:left w:val="none" w:sz="0" w:space="0" w:color="auto"/>
        <w:bottom w:val="none" w:sz="0" w:space="0" w:color="auto"/>
        <w:right w:val="none" w:sz="0" w:space="0" w:color="auto"/>
      </w:divBdr>
    </w:div>
    <w:div w:id="395249578">
      <w:bodyDiv w:val="1"/>
      <w:marLeft w:val="0"/>
      <w:marRight w:val="0"/>
      <w:marTop w:val="0"/>
      <w:marBottom w:val="0"/>
      <w:divBdr>
        <w:top w:val="none" w:sz="0" w:space="0" w:color="auto"/>
        <w:left w:val="none" w:sz="0" w:space="0" w:color="auto"/>
        <w:bottom w:val="none" w:sz="0" w:space="0" w:color="auto"/>
        <w:right w:val="none" w:sz="0" w:space="0" w:color="auto"/>
      </w:divBdr>
    </w:div>
    <w:div w:id="395397701">
      <w:bodyDiv w:val="1"/>
      <w:marLeft w:val="0"/>
      <w:marRight w:val="0"/>
      <w:marTop w:val="0"/>
      <w:marBottom w:val="0"/>
      <w:divBdr>
        <w:top w:val="none" w:sz="0" w:space="0" w:color="auto"/>
        <w:left w:val="none" w:sz="0" w:space="0" w:color="auto"/>
        <w:bottom w:val="none" w:sz="0" w:space="0" w:color="auto"/>
        <w:right w:val="none" w:sz="0" w:space="0" w:color="auto"/>
      </w:divBdr>
    </w:div>
    <w:div w:id="395859866">
      <w:bodyDiv w:val="1"/>
      <w:marLeft w:val="0"/>
      <w:marRight w:val="0"/>
      <w:marTop w:val="0"/>
      <w:marBottom w:val="0"/>
      <w:divBdr>
        <w:top w:val="none" w:sz="0" w:space="0" w:color="auto"/>
        <w:left w:val="none" w:sz="0" w:space="0" w:color="auto"/>
        <w:bottom w:val="none" w:sz="0" w:space="0" w:color="auto"/>
        <w:right w:val="none" w:sz="0" w:space="0" w:color="auto"/>
      </w:divBdr>
    </w:div>
    <w:div w:id="396362482">
      <w:bodyDiv w:val="1"/>
      <w:marLeft w:val="0"/>
      <w:marRight w:val="0"/>
      <w:marTop w:val="0"/>
      <w:marBottom w:val="0"/>
      <w:divBdr>
        <w:top w:val="none" w:sz="0" w:space="0" w:color="auto"/>
        <w:left w:val="none" w:sz="0" w:space="0" w:color="auto"/>
        <w:bottom w:val="none" w:sz="0" w:space="0" w:color="auto"/>
        <w:right w:val="none" w:sz="0" w:space="0" w:color="auto"/>
      </w:divBdr>
    </w:div>
    <w:div w:id="396365924">
      <w:bodyDiv w:val="1"/>
      <w:marLeft w:val="0"/>
      <w:marRight w:val="0"/>
      <w:marTop w:val="0"/>
      <w:marBottom w:val="0"/>
      <w:divBdr>
        <w:top w:val="none" w:sz="0" w:space="0" w:color="auto"/>
        <w:left w:val="none" w:sz="0" w:space="0" w:color="auto"/>
        <w:bottom w:val="none" w:sz="0" w:space="0" w:color="auto"/>
        <w:right w:val="none" w:sz="0" w:space="0" w:color="auto"/>
      </w:divBdr>
    </w:div>
    <w:div w:id="396589721">
      <w:bodyDiv w:val="1"/>
      <w:marLeft w:val="0"/>
      <w:marRight w:val="0"/>
      <w:marTop w:val="0"/>
      <w:marBottom w:val="0"/>
      <w:divBdr>
        <w:top w:val="none" w:sz="0" w:space="0" w:color="auto"/>
        <w:left w:val="none" w:sz="0" w:space="0" w:color="auto"/>
        <w:bottom w:val="none" w:sz="0" w:space="0" w:color="auto"/>
        <w:right w:val="none" w:sz="0" w:space="0" w:color="auto"/>
      </w:divBdr>
    </w:div>
    <w:div w:id="396709969">
      <w:bodyDiv w:val="1"/>
      <w:marLeft w:val="0"/>
      <w:marRight w:val="0"/>
      <w:marTop w:val="0"/>
      <w:marBottom w:val="0"/>
      <w:divBdr>
        <w:top w:val="none" w:sz="0" w:space="0" w:color="auto"/>
        <w:left w:val="none" w:sz="0" w:space="0" w:color="auto"/>
        <w:bottom w:val="none" w:sz="0" w:space="0" w:color="auto"/>
        <w:right w:val="none" w:sz="0" w:space="0" w:color="auto"/>
      </w:divBdr>
    </w:div>
    <w:div w:id="397018835">
      <w:bodyDiv w:val="1"/>
      <w:marLeft w:val="0"/>
      <w:marRight w:val="0"/>
      <w:marTop w:val="0"/>
      <w:marBottom w:val="0"/>
      <w:divBdr>
        <w:top w:val="none" w:sz="0" w:space="0" w:color="auto"/>
        <w:left w:val="none" w:sz="0" w:space="0" w:color="auto"/>
        <w:bottom w:val="none" w:sz="0" w:space="0" w:color="auto"/>
        <w:right w:val="none" w:sz="0" w:space="0" w:color="auto"/>
      </w:divBdr>
    </w:div>
    <w:div w:id="397632918">
      <w:bodyDiv w:val="1"/>
      <w:marLeft w:val="0"/>
      <w:marRight w:val="0"/>
      <w:marTop w:val="0"/>
      <w:marBottom w:val="0"/>
      <w:divBdr>
        <w:top w:val="none" w:sz="0" w:space="0" w:color="auto"/>
        <w:left w:val="none" w:sz="0" w:space="0" w:color="auto"/>
        <w:bottom w:val="none" w:sz="0" w:space="0" w:color="auto"/>
        <w:right w:val="none" w:sz="0" w:space="0" w:color="auto"/>
      </w:divBdr>
    </w:div>
    <w:div w:id="398407870">
      <w:bodyDiv w:val="1"/>
      <w:marLeft w:val="0"/>
      <w:marRight w:val="0"/>
      <w:marTop w:val="0"/>
      <w:marBottom w:val="0"/>
      <w:divBdr>
        <w:top w:val="none" w:sz="0" w:space="0" w:color="auto"/>
        <w:left w:val="none" w:sz="0" w:space="0" w:color="auto"/>
        <w:bottom w:val="none" w:sz="0" w:space="0" w:color="auto"/>
        <w:right w:val="none" w:sz="0" w:space="0" w:color="auto"/>
      </w:divBdr>
    </w:div>
    <w:div w:id="398675788">
      <w:bodyDiv w:val="1"/>
      <w:marLeft w:val="0"/>
      <w:marRight w:val="0"/>
      <w:marTop w:val="0"/>
      <w:marBottom w:val="0"/>
      <w:divBdr>
        <w:top w:val="none" w:sz="0" w:space="0" w:color="auto"/>
        <w:left w:val="none" w:sz="0" w:space="0" w:color="auto"/>
        <w:bottom w:val="none" w:sz="0" w:space="0" w:color="auto"/>
        <w:right w:val="none" w:sz="0" w:space="0" w:color="auto"/>
      </w:divBdr>
    </w:div>
    <w:div w:id="398788652">
      <w:bodyDiv w:val="1"/>
      <w:marLeft w:val="0"/>
      <w:marRight w:val="0"/>
      <w:marTop w:val="0"/>
      <w:marBottom w:val="0"/>
      <w:divBdr>
        <w:top w:val="none" w:sz="0" w:space="0" w:color="auto"/>
        <w:left w:val="none" w:sz="0" w:space="0" w:color="auto"/>
        <w:bottom w:val="none" w:sz="0" w:space="0" w:color="auto"/>
        <w:right w:val="none" w:sz="0" w:space="0" w:color="auto"/>
      </w:divBdr>
    </w:div>
    <w:div w:id="399210180">
      <w:bodyDiv w:val="1"/>
      <w:marLeft w:val="0"/>
      <w:marRight w:val="0"/>
      <w:marTop w:val="0"/>
      <w:marBottom w:val="0"/>
      <w:divBdr>
        <w:top w:val="none" w:sz="0" w:space="0" w:color="auto"/>
        <w:left w:val="none" w:sz="0" w:space="0" w:color="auto"/>
        <w:bottom w:val="none" w:sz="0" w:space="0" w:color="auto"/>
        <w:right w:val="none" w:sz="0" w:space="0" w:color="auto"/>
      </w:divBdr>
    </w:div>
    <w:div w:id="399254354">
      <w:bodyDiv w:val="1"/>
      <w:marLeft w:val="0"/>
      <w:marRight w:val="0"/>
      <w:marTop w:val="0"/>
      <w:marBottom w:val="0"/>
      <w:divBdr>
        <w:top w:val="none" w:sz="0" w:space="0" w:color="auto"/>
        <w:left w:val="none" w:sz="0" w:space="0" w:color="auto"/>
        <w:bottom w:val="none" w:sz="0" w:space="0" w:color="auto"/>
        <w:right w:val="none" w:sz="0" w:space="0" w:color="auto"/>
      </w:divBdr>
    </w:div>
    <w:div w:id="399451155">
      <w:bodyDiv w:val="1"/>
      <w:marLeft w:val="0"/>
      <w:marRight w:val="0"/>
      <w:marTop w:val="0"/>
      <w:marBottom w:val="0"/>
      <w:divBdr>
        <w:top w:val="none" w:sz="0" w:space="0" w:color="auto"/>
        <w:left w:val="none" w:sz="0" w:space="0" w:color="auto"/>
        <w:bottom w:val="none" w:sz="0" w:space="0" w:color="auto"/>
        <w:right w:val="none" w:sz="0" w:space="0" w:color="auto"/>
      </w:divBdr>
    </w:div>
    <w:div w:id="399598663">
      <w:bodyDiv w:val="1"/>
      <w:marLeft w:val="0"/>
      <w:marRight w:val="0"/>
      <w:marTop w:val="0"/>
      <w:marBottom w:val="0"/>
      <w:divBdr>
        <w:top w:val="none" w:sz="0" w:space="0" w:color="auto"/>
        <w:left w:val="none" w:sz="0" w:space="0" w:color="auto"/>
        <w:bottom w:val="none" w:sz="0" w:space="0" w:color="auto"/>
        <w:right w:val="none" w:sz="0" w:space="0" w:color="auto"/>
      </w:divBdr>
    </w:div>
    <w:div w:id="399837873">
      <w:bodyDiv w:val="1"/>
      <w:marLeft w:val="0"/>
      <w:marRight w:val="0"/>
      <w:marTop w:val="0"/>
      <w:marBottom w:val="0"/>
      <w:divBdr>
        <w:top w:val="none" w:sz="0" w:space="0" w:color="auto"/>
        <w:left w:val="none" w:sz="0" w:space="0" w:color="auto"/>
        <w:bottom w:val="none" w:sz="0" w:space="0" w:color="auto"/>
        <w:right w:val="none" w:sz="0" w:space="0" w:color="auto"/>
      </w:divBdr>
    </w:div>
    <w:div w:id="400446623">
      <w:bodyDiv w:val="1"/>
      <w:marLeft w:val="0"/>
      <w:marRight w:val="0"/>
      <w:marTop w:val="0"/>
      <w:marBottom w:val="0"/>
      <w:divBdr>
        <w:top w:val="none" w:sz="0" w:space="0" w:color="auto"/>
        <w:left w:val="none" w:sz="0" w:space="0" w:color="auto"/>
        <w:bottom w:val="none" w:sz="0" w:space="0" w:color="auto"/>
        <w:right w:val="none" w:sz="0" w:space="0" w:color="auto"/>
      </w:divBdr>
    </w:div>
    <w:div w:id="400980002">
      <w:bodyDiv w:val="1"/>
      <w:marLeft w:val="0"/>
      <w:marRight w:val="0"/>
      <w:marTop w:val="0"/>
      <w:marBottom w:val="0"/>
      <w:divBdr>
        <w:top w:val="none" w:sz="0" w:space="0" w:color="auto"/>
        <w:left w:val="none" w:sz="0" w:space="0" w:color="auto"/>
        <w:bottom w:val="none" w:sz="0" w:space="0" w:color="auto"/>
        <w:right w:val="none" w:sz="0" w:space="0" w:color="auto"/>
      </w:divBdr>
    </w:div>
    <w:div w:id="402029387">
      <w:bodyDiv w:val="1"/>
      <w:marLeft w:val="0"/>
      <w:marRight w:val="0"/>
      <w:marTop w:val="0"/>
      <w:marBottom w:val="0"/>
      <w:divBdr>
        <w:top w:val="none" w:sz="0" w:space="0" w:color="auto"/>
        <w:left w:val="none" w:sz="0" w:space="0" w:color="auto"/>
        <w:bottom w:val="none" w:sz="0" w:space="0" w:color="auto"/>
        <w:right w:val="none" w:sz="0" w:space="0" w:color="auto"/>
      </w:divBdr>
    </w:div>
    <w:div w:id="402336613">
      <w:bodyDiv w:val="1"/>
      <w:marLeft w:val="0"/>
      <w:marRight w:val="0"/>
      <w:marTop w:val="0"/>
      <w:marBottom w:val="0"/>
      <w:divBdr>
        <w:top w:val="none" w:sz="0" w:space="0" w:color="auto"/>
        <w:left w:val="none" w:sz="0" w:space="0" w:color="auto"/>
        <w:bottom w:val="none" w:sz="0" w:space="0" w:color="auto"/>
        <w:right w:val="none" w:sz="0" w:space="0" w:color="auto"/>
      </w:divBdr>
    </w:div>
    <w:div w:id="402411676">
      <w:bodyDiv w:val="1"/>
      <w:marLeft w:val="0"/>
      <w:marRight w:val="0"/>
      <w:marTop w:val="0"/>
      <w:marBottom w:val="0"/>
      <w:divBdr>
        <w:top w:val="none" w:sz="0" w:space="0" w:color="auto"/>
        <w:left w:val="none" w:sz="0" w:space="0" w:color="auto"/>
        <w:bottom w:val="none" w:sz="0" w:space="0" w:color="auto"/>
        <w:right w:val="none" w:sz="0" w:space="0" w:color="auto"/>
      </w:divBdr>
    </w:div>
    <w:div w:id="402527638">
      <w:bodyDiv w:val="1"/>
      <w:marLeft w:val="0"/>
      <w:marRight w:val="0"/>
      <w:marTop w:val="0"/>
      <w:marBottom w:val="0"/>
      <w:divBdr>
        <w:top w:val="none" w:sz="0" w:space="0" w:color="auto"/>
        <w:left w:val="none" w:sz="0" w:space="0" w:color="auto"/>
        <w:bottom w:val="none" w:sz="0" w:space="0" w:color="auto"/>
        <w:right w:val="none" w:sz="0" w:space="0" w:color="auto"/>
      </w:divBdr>
    </w:div>
    <w:div w:id="402989355">
      <w:bodyDiv w:val="1"/>
      <w:marLeft w:val="0"/>
      <w:marRight w:val="0"/>
      <w:marTop w:val="0"/>
      <w:marBottom w:val="0"/>
      <w:divBdr>
        <w:top w:val="none" w:sz="0" w:space="0" w:color="auto"/>
        <w:left w:val="none" w:sz="0" w:space="0" w:color="auto"/>
        <w:bottom w:val="none" w:sz="0" w:space="0" w:color="auto"/>
        <w:right w:val="none" w:sz="0" w:space="0" w:color="auto"/>
      </w:divBdr>
    </w:div>
    <w:div w:id="403112135">
      <w:bodyDiv w:val="1"/>
      <w:marLeft w:val="0"/>
      <w:marRight w:val="0"/>
      <w:marTop w:val="0"/>
      <w:marBottom w:val="0"/>
      <w:divBdr>
        <w:top w:val="none" w:sz="0" w:space="0" w:color="auto"/>
        <w:left w:val="none" w:sz="0" w:space="0" w:color="auto"/>
        <w:bottom w:val="none" w:sz="0" w:space="0" w:color="auto"/>
        <w:right w:val="none" w:sz="0" w:space="0" w:color="auto"/>
      </w:divBdr>
    </w:div>
    <w:div w:id="403140339">
      <w:bodyDiv w:val="1"/>
      <w:marLeft w:val="0"/>
      <w:marRight w:val="0"/>
      <w:marTop w:val="0"/>
      <w:marBottom w:val="0"/>
      <w:divBdr>
        <w:top w:val="none" w:sz="0" w:space="0" w:color="auto"/>
        <w:left w:val="none" w:sz="0" w:space="0" w:color="auto"/>
        <w:bottom w:val="none" w:sz="0" w:space="0" w:color="auto"/>
        <w:right w:val="none" w:sz="0" w:space="0" w:color="auto"/>
      </w:divBdr>
    </w:div>
    <w:div w:id="403186466">
      <w:bodyDiv w:val="1"/>
      <w:marLeft w:val="0"/>
      <w:marRight w:val="0"/>
      <w:marTop w:val="0"/>
      <w:marBottom w:val="0"/>
      <w:divBdr>
        <w:top w:val="none" w:sz="0" w:space="0" w:color="auto"/>
        <w:left w:val="none" w:sz="0" w:space="0" w:color="auto"/>
        <w:bottom w:val="none" w:sz="0" w:space="0" w:color="auto"/>
        <w:right w:val="none" w:sz="0" w:space="0" w:color="auto"/>
      </w:divBdr>
      <w:divsChild>
        <w:div w:id="91900154">
          <w:marLeft w:val="480"/>
          <w:marRight w:val="0"/>
          <w:marTop w:val="0"/>
          <w:marBottom w:val="0"/>
          <w:divBdr>
            <w:top w:val="none" w:sz="0" w:space="0" w:color="auto"/>
            <w:left w:val="none" w:sz="0" w:space="0" w:color="auto"/>
            <w:bottom w:val="none" w:sz="0" w:space="0" w:color="auto"/>
            <w:right w:val="none" w:sz="0" w:space="0" w:color="auto"/>
          </w:divBdr>
        </w:div>
        <w:div w:id="113401634">
          <w:marLeft w:val="480"/>
          <w:marRight w:val="0"/>
          <w:marTop w:val="0"/>
          <w:marBottom w:val="0"/>
          <w:divBdr>
            <w:top w:val="none" w:sz="0" w:space="0" w:color="auto"/>
            <w:left w:val="none" w:sz="0" w:space="0" w:color="auto"/>
            <w:bottom w:val="none" w:sz="0" w:space="0" w:color="auto"/>
            <w:right w:val="none" w:sz="0" w:space="0" w:color="auto"/>
          </w:divBdr>
        </w:div>
        <w:div w:id="116880286">
          <w:marLeft w:val="480"/>
          <w:marRight w:val="0"/>
          <w:marTop w:val="0"/>
          <w:marBottom w:val="0"/>
          <w:divBdr>
            <w:top w:val="none" w:sz="0" w:space="0" w:color="auto"/>
            <w:left w:val="none" w:sz="0" w:space="0" w:color="auto"/>
            <w:bottom w:val="none" w:sz="0" w:space="0" w:color="auto"/>
            <w:right w:val="none" w:sz="0" w:space="0" w:color="auto"/>
          </w:divBdr>
        </w:div>
        <w:div w:id="153424518">
          <w:marLeft w:val="480"/>
          <w:marRight w:val="0"/>
          <w:marTop w:val="0"/>
          <w:marBottom w:val="0"/>
          <w:divBdr>
            <w:top w:val="none" w:sz="0" w:space="0" w:color="auto"/>
            <w:left w:val="none" w:sz="0" w:space="0" w:color="auto"/>
            <w:bottom w:val="none" w:sz="0" w:space="0" w:color="auto"/>
            <w:right w:val="none" w:sz="0" w:space="0" w:color="auto"/>
          </w:divBdr>
        </w:div>
        <w:div w:id="175509313">
          <w:marLeft w:val="480"/>
          <w:marRight w:val="0"/>
          <w:marTop w:val="0"/>
          <w:marBottom w:val="0"/>
          <w:divBdr>
            <w:top w:val="none" w:sz="0" w:space="0" w:color="auto"/>
            <w:left w:val="none" w:sz="0" w:space="0" w:color="auto"/>
            <w:bottom w:val="none" w:sz="0" w:space="0" w:color="auto"/>
            <w:right w:val="none" w:sz="0" w:space="0" w:color="auto"/>
          </w:divBdr>
        </w:div>
        <w:div w:id="192768100">
          <w:marLeft w:val="480"/>
          <w:marRight w:val="0"/>
          <w:marTop w:val="0"/>
          <w:marBottom w:val="0"/>
          <w:divBdr>
            <w:top w:val="none" w:sz="0" w:space="0" w:color="auto"/>
            <w:left w:val="none" w:sz="0" w:space="0" w:color="auto"/>
            <w:bottom w:val="none" w:sz="0" w:space="0" w:color="auto"/>
            <w:right w:val="none" w:sz="0" w:space="0" w:color="auto"/>
          </w:divBdr>
        </w:div>
        <w:div w:id="243730014">
          <w:marLeft w:val="480"/>
          <w:marRight w:val="0"/>
          <w:marTop w:val="0"/>
          <w:marBottom w:val="0"/>
          <w:divBdr>
            <w:top w:val="none" w:sz="0" w:space="0" w:color="auto"/>
            <w:left w:val="none" w:sz="0" w:space="0" w:color="auto"/>
            <w:bottom w:val="none" w:sz="0" w:space="0" w:color="auto"/>
            <w:right w:val="none" w:sz="0" w:space="0" w:color="auto"/>
          </w:divBdr>
        </w:div>
        <w:div w:id="254939423">
          <w:marLeft w:val="480"/>
          <w:marRight w:val="0"/>
          <w:marTop w:val="0"/>
          <w:marBottom w:val="0"/>
          <w:divBdr>
            <w:top w:val="none" w:sz="0" w:space="0" w:color="auto"/>
            <w:left w:val="none" w:sz="0" w:space="0" w:color="auto"/>
            <w:bottom w:val="none" w:sz="0" w:space="0" w:color="auto"/>
            <w:right w:val="none" w:sz="0" w:space="0" w:color="auto"/>
          </w:divBdr>
        </w:div>
        <w:div w:id="290132738">
          <w:marLeft w:val="480"/>
          <w:marRight w:val="0"/>
          <w:marTop w:val="0"/>
          <w:marBottom w:val="0"/>
          <w:divBdr>
            <w:top w:val="none" w:sz="0" w:space="0" w:color="auto"/>
            <w:left w:val="none" w:sz="0" w:space="0" w:color="auto"/>
            <w:bottom w:val="none" w:sz="0" w:space="0" w:color="auto"/>
            <w:right w:val="none" w:sz="0" w:space="0" w:color="auto"/>
          </w:divBdr>
        </w:div>
        <w:div w:id="290526757">
          <w:marLeft w:val="480"/>
          <w:marRight w:val="0"/>
          <w:marTop w:val="0"/>
          <w:marBottom w:val="0"/>
          <w:divBdr>
            <w:top w:val="none" w:sz="0" w:space="0" w:color="auto"/>
            <w:left w:val="none" w:sz="0" w:space="0" w:color="auto"/>
            <w:bottom w:val="none" w:sz="0" w:space="0" w:color="auto"/>
            <w:right w:val="none" w:sz="0" w:space="0" w:color="auto"/>
          </w:divBdr>
        </w:div>
        <w:div w:id="292562019">
          <w:marLeft w:val="480"/>
          <w:marRight w:val="0"/>
          <w:marTop w:val="0"/>
          <w:marBottom w:val="0"/>
          <w:divBdr>
            <w:top w:val="none" w:sz="0" w:space="0" w:color="auto"/>
            <w:left w:val="none" w:sz="0" w:space="0" w:color="auto"/>
            <w:bottom w:val="none" w:sz="0" w:space="0" w:color="auto"/>
            <w:right w:val="none" w:sz="0" w:space="0" w:color="auto"/>
          </w:divBdr>
        </w:div>
        <w:div w:id="316081811">
          <w:marLeft w:val="480"/>
          <w:marRight w:val="0"/>
          <w:marTop w:val="0"/>
          <w:marBottom w:val="0"/>
          <w:divBdr>
            <w:top w:val="none" w:sz="0" w:space="0" w:color="auto"/>
            <w:left w:val="none" w:sz="0" w:space="0" w:color="auto"/>
            <w:bottom w:val="none" w:sz="0" w:space="0" w:color="auto"/>
            <w:right w:val="none" w:sz="0" w:space="0" w:color="auto"/>
          </w:divBdr>
        </w:div>
        <w:div w:id="342627543">
          <w:marLeft w:val="480"/>
          <w:marRight w:val="0"/>
          <w:marTop w:val="0"/>
          <w:marBottom w:val="0"/>
          <w:divBdr>
            <w:top w:val="none" w:sz="0" w:space="0" w:color="auto"/>
            <w:left w:val="none" w:sz="0" w:space="0" w:color="auto"/>
            <w:bottom w:val="none" w:sz="0" w:space="0" w:color="auto"/>
            <w:right w:val="none" w:sz="0" w:space="0" w:color="auto"/>
          </w:divBdr>
        </w:div>
        <w:div w:id="347563284">
          <w:marLeft w:val="480"/>
          <w:marRight w:val="0"/>
          <w:marTop w:val="0"/>
          <w:marBottom w:val="0"/>
          <w:divBdr>
            <w:top w:val="none" w:sz="0" w:space="0" w:color="auto"/>
            <w:left w:val="none" w:sz="0" w:space="0" w:color="auto"/>
            <w:bottom w:val="none" w:sz="0" w:space="0" w:color="auto"/>
            <w:right w:val="none" w:sz="0" w:space="0" w:color="auto"/>
          </w:divBdr>
        </w:div>
        <w:div w:id="386219965">
          <w:marLeft w:val="480"/>
          <w:marRight w:val="0"/>
          <w:marTop w:val="0"/>
          <w:marBottom w:val="0"/>
          <w:divBdr>
            <w:top w:val="none" w:sz="0" w:space="0" w:color="auto"/>
            <w:left w:val="none" w:sz="0" w:space="0" w:color="auto"/>
            <w:bottom w:val="none" w:sz="0" w:space="0" w:color="auto"/>
            <w:right w:val="none" w:sz="0" w:space="0" w:color="auto"/>
          </w:divBdr>
        </w:div>
        <w:div w:id="394276816">
          <w:marLeft w:val="480"/>
          <w:marRight w:val="0"/>
          <w:marTop w:val="0"/>
          <w:marBottom w:val="0"/>
          <w:divBdr>
            <w:top w:val="none" w:sz="0" w:space="0" w:color="auto"/>
            <w:left w:val="none" w:sz="0" w:space="0" w:color="auto"/>
            <w:bottom w:val="none" w:sz="0" w:space="0" w:color="auto"/>
            <w:right w:val="none" w:sz="0" w:space="0" w:color="auto"/>
          </w:divBdr>
        </w:div>
        <w:div w:id="400949296">
          <w:marLeft w:val="480"/>
          <w:marRight w:val="0"/>
          <w:marTop w:val="0"/>
          <w:marBottom w:val="0"/>
          <w:divBdr>
            <w:top w:val="none" w:sz="0" w:space="0" w:color="auto"/>
            <w:left w:val="none" w:sz="0" w:space="0" w:color="auto"/>
            <w:bottom w:val="none" w:sz="0" w:space="0" w:color="auto"/>
            <w:right w:val="none" w:sz="0" w:space="0" w:color="auto"/>
          </w:divBdr>
        </w:div>
        <w:div w:id="417169029">
          <w:marLeft w:val="480"/>
          <w:marRight w:val="0"/>
          <w:marTop w:val="0"/>
          <w:marBottom w:val="0"/>
          <w:divBdr>
            <w:top w:val="none" w:sz="0" w:space="0" w:color="auto"/>
            <w:left w:val="none" w:sz="0" w:space="0" w:color="auto"/>
            <w:bottom w:val="none" w:sz="0" w:space="0" w:color="auto"/>
            <w:right w:val="none" w:sz="0" w:space="0" w:color="auto"/>
          </w:divBdr>
        </w:div>
        <w:div w:id="431586912">
          <w:marLeft w:val="480"/>
          <w:marRight w:val="0"/>
          <w:marTop w:val="0"/>
          <w:marBottom w:val="0"/>
          <w:divBdr>
            <w:top w:val="none" w:sz="0" w:space="0" w:color="auto"/>
            <w:left w:val="none" w:sz="0" w:space="0" w:color="auto"/>
            <w:bottom w:val="none" w:sz="0" w:space="0" w:color="auto"/>
            <w:right w:val="none" w:sz="0" w:space="0" w:color="auto"/>
          </w:divBdr>
        </w:div>
        <w:div w:id="436365097">
          <w:marLeft w:val="480"/>
          <w:marRight w:val="0"/>
          <w:marTop w:val="0"/>
          <w:marBottom w:val="0"/>
          <w:divBdr>
            <w:top w:val="none" w:sz="0" w:space="0" w:color="auto"/>
            <w:left w:val="none" w:sz="0" w:space="0" w:color="auto"/>
            <w:bottom w:val="none" w:sz="0" w:space="0" w:color="auto"/>
            <w:right w:val="none" w:sz="0" w:space="0" w:color="auto"/>
          </w:divBdr>
        </w:div>
        <w:div w:id="482047434">
          <w:marLeft w:val="480"/>
          <w:marRight w:val="0"/>
          <w:marTop w:val="0"/>
          <w:marBottom w:val="0"/>
          <w:divBdr>
            <w:top w:val="none" w:sz="0" w:space="0" w:color="auto"/>
            <w:left w:val="none" w:sz="0" w:space="0" w:color="auto"/>
            <w:bottom w:val="none" w:sz="0" w:space="0" w:color="auto"/>
            <w:right w:val="none" w:sz="0" w:space="0" w:color="auto"/>
          </w:divBdr>
        </w:div>
        <w:div w:id="495267276">
          <w:marLeft w:val="480"/>
          <w:marRight w:val="0"/>
          <w:marTop w:val="0"/>
          <w:marBottom w:val="0"/>
          <w:divBdr>
            <w:top w:val="none" w:sz="0" w:space="0" w:color="auto"/>
            <w:left w:val="none" w:sz="0" w:space="0" w:color="auto"/>
            <w:bottom w:val="none" w:sz="0" w:space="0" w:color="auto"/>
            <w:right w:val="none" w:sz="0" w:space="0" w:color="auto"/>
          </w:divBdr>
        </w:div>
        <w:div w:id="497424484">
          <w:marLeft w:val="480"/>
          <w:marRight w:val="0"/>
          <w:marTop w:val="0"/>
          <w:marBottom w:val="0"/>
          <w:divBdr>
            <w:top w:val="none" w:sz="0" w:space="0" w:color="auto"/>
            <w:left w:val="none" w:sz="0" w:space="0" w:color="auto"/>
            <w:bottom w:val="none" w:sz="0" w:space="0" w:color="auto"/>
            <w:right w:val="none" w:sz="0" w:space="0" w:color="auto"/>
          </w:divBdr>
        </w:div>
        <w:div w:id="504713803">
          <w:marLeft w:val="480"/>
          <w:marRight w:val="0"/>
          <w:marTop w:val="0"/>
          <w:marBottom w:val="0"/>
          <w:divBdr>
            <w:top w:val="none" w:sz="0" w:space="0" w:color="auto"/>
            <w:left w:val="none" w:sz="0" w:space="0" w:color="auto"/>
            <w:bottom w:val="none" w:sz="0" w:space="0" w:color="auto"/>
            <w:right w:val="none" w:sz="0" w:space="0" w:color="auto"/>
          </w:divBdr>
        </w:div>
        <w:div w:id="526255743">
          <w:marLeft w:val="480"/>
          <w:marRight w:val="0"/>
          <w:marTop w:val="0"/>
          <w:marBottom w:val="0"/>
          <w:divBdr>
            <w:top w:val="none" w:sz="0" w:space="0" w:color="auto"/>
            <w:left w:val="none" w:sz="0" w:space="0" w:color="auto"/>
            <w:bottom w:val="none" w:sz="0" w:space="0" w:color="auto"/>
            <w:right w:val="none" w:sz="0" w:space="0" w:color="auto"/>
          </w:divBdr>
        </w:div>
        <w:div w:id="551649201">
          <w:marLeft w:val="480"/>
          <w:marRight w:val="0"/>
          <w:marTop w:val="0"/>
          <w:marBottom w:val="0"/>
          <w:divBdr>
            <w:top w:val="none" w:sz="0" w:space="0" w:color="auto"/>
            <w:left w:val="none" w:sz="0" w:space="0" w:color="auto"/>
            <w:bottom w:val="none" w:sz="0" w:space="0" w:color="auto"/>
            <w:right w:val="none" w:sz="0" w:space="0" w:color="auto"/>
          </w:divBdr>
        </w:div>
        <w:div w:id="554318073">
          <w:marLeft w:val="480"/>
          <w:marRight w:val="0"/>
          <w:marTop w:val="0"/>
          <w:marBottom w:val="0"/>
          <w:divBdr>
            <w:top w:val="none" w:sz="0" w:space="0" w:color="auto"/>
            <w:left w:val="none" w:sz="0" w:space="0" w:color="auto"/>
            <w:bottom w:val="none" w:sz="0" w:space="0" w:color="auto"/>
            <w:right w:val="none" w:sz="0" w:space="0" w:color="auto"/>
          </w:divBdr>
        </w:div>
        <w:div w:id="644047509">
          <w:marLeft w:val="480"/>
          <w:marRight w:val="0"/>
          <w:marTop w:val="0"/>
          <w:marBottom w:val="0"/>
          <w:divBdr>
            <w:top w:val="none" w:sz="0" w:space="0" w:color="auto"/>
            <w:left w:val="none" w:sz="0" w:space="0" w:color="auto"/>
            <w:bottom w:val="none" w:sz="0" w:space="0" w:color="auto"/>
            <w:right w:val="none" w:sz="0" w:space="0" w:color="auto"/>
          </w:divBdr>
        </w:div>
        <w:div w:id="676463667">
          <w:marLeft w:val="480"/>
          <w:marRight w:val="0"/>
          <w:marTop w:val="0"/>
          <w:marBottom w:val="0"/>
          <w:divBdr>
            <w:top w:val="none" w:sz="0" w:space="0" w:color="auto"/>
            <w:left w:val="none" w:sz="0" w:space="0" w:color="auto"/>
            <w:bottom w:val="none" w:sz="0" w:space="0" w:color="auto"/>
            <w:right w:val="none" w:sz="0" w:space="0" w:color="auto"/>
          </w:divBdr>
        </w:div>
        <w:div w:id="696195958">
          <w:marLeft w:val="480"/>
          <w:marRight w:val="0"/>
          <w:marTop w:val="0"/>
          <w:marBottom w:val="0"/>
          <w:divBdr>
            <w:top w:val="none" w:sz="0" w:space="0" w:color="auto"/>
            <w:left w:val="none" w:sz="0" w:space="0" w:color="auto"/>
            <w:bottom w:val="none" w:sz="0" w:space="0" w:color="auto"/>
            <w:right w:val="none" w:sz="0" w:space="0" w:color="auto"/>
          </w:divBdr>
        </w:div>
        <w:div w:id="712925041">
          <w:marLeft w:val="480"/>
          <w:marRight w:val="0"/>
          <w:marTop w:val="0"/>
          <w:marBottom w:val="0"/>
          <w:divBdr>
            <w:top w:val="none" w:sz="0" w:space="0" w:color="auto"/>
            <w:left w:val="none" w:sz="0" w:space="0" w:color="auto"/>
            <w:bottom w:val="none" w:sz="0" w:space="0" w:color="auto"/>
            <w:right w:val="none" w:sz="0" w:space="0" w:color="auto"/>
          </w:divBdr>
        </w:div>
        <w:div w:id="719743936">
          <w:marLeft w:val="480"/>
          <w:marRight w:val="0"/>
          <w:marTop w:val="0"/>
          <w:marBottom w:val="0"/>
          <w:divBdr>
            <w:top w:val="none" w:sz="0" w:space="0" w:color="auto"/>
            <w:left w:val="none" w:sz="0" w:space="0" w:color="auto"/>
            <w:bottom w:val="none" w:sz="0" w:space="0" w:color="auto"/>
            <w:right w:val="none" w:sz="0" w:space="0" w:color="auto"/>
          </w:divBdr>
        </w:div>
        <w:div w:id="780800543">
          <w:marLeft w:val="480"/>
          <w:marRight w:val="0"/>
          <w:marTop w:val="0"/>
          <w:marBottom w:val="0"/>
          <w:divBdr>
            <w:top w:val="none" w:sz="0" w:space="0" w:color="auto"/>
            <w:left w:val="none" w:sz="0" w:space="0" w:color="auto"/>
            <w:bottom w:val="none" w:sz="0" w:space="0" w:color="auto"/>
            <w:right w:val="none" w:sz="0" w:space="0" w:color="auto"/>
          </w:divBdr>
        </w:div>
        <w:div w:id="793131846">
          <w:marLeft w:val="480"/>
          <w:marRight w:val="0"/>
          <w:marTop w:val="0"/>
          <w:marBottom w:val="0"/>
          <w:divBdr>
            <w:top w:val="none" w:sz="0" w:space="0" w:color="auto"/>
            <w:left w:val="none" w:sz="0" w:space="0" w:color="auto"/>
            <w:bottom w:val="none" w:sz="0" w:space="0" w:color="auto"/>
            <w:right w:val="none" w:sz="0" w:space="0" w:color="auto"/>
          </w:divBdr>
        </w:div>
        <w:div w:id="824277989">
          <w:marLeft w:val="480"/>
          <w:marRight w:val="0"/>
          <w:marTop w:val="0"/>
          <w:marBottom w:val="0"/>
          <w:divBdr>
            <w:top w:val="none" w:sz="0" w:space="0" w:color="auto"/>
            <w:left w:val="none" w:sz="0" w:space="0" w:color="auto"/>
            <w:bottom w:val="none" w:sz="0" w:space="0" w:color="auto"/>
            <w:right w:val="none" w:sz="0" w:space="0" w:color="auto"/>
          </w:divBdr>
        </w:div>
        <w:div w:id="860168316">
          <w:marLeft w:val="480"/>
          <w:marRight w:val="0"/>
          <w:marTop w:val="0"/>
          <w:marBottom w:val="0"/>
          <w:divBdr>
            <w:top w:val="none" w:sz="0" w:space="0" w:color="auto"/>
            <w:left w:val="none" w:sz="0" w:space="0" w:color="auto"/>
            <w:bottom w:val="none" w:sz="0" w:space="0" w:color="auto"/>
            <w:right w:val="none" w:sz="0" w:space="0" w:color="auto"/>
          </w:divBdr>
        </w:div>
        <w:div w:id="874390462">
          <w:marLeft w:val="480"/>
          <w:marRight w:val="0"/>
          <w:marTop w:val="0"/>
          <w:marBottom w:val="0"/>
          <w:divBdr>
            <w:top w:val="none" w:sz="0" w:space="0" w:color="auto"/>
            <w:left w:val="none" w:sz="0" w:space="0" w:color="auto"/>
            <w:bottom w:val="none" w:sz="0" w:space="0" w:color="auto"/>
            <w:right w:val="none" w:sz="0" w:space="0" w:color="auto"/>
          </w:divBdr>
        </w:div>
        <w:div w:id="902528449">
          <w:marLeft w:val="480"/>
          <w:marRight w:val="0"/>
          <w:marTop w:val="0"/>
          <w:marBottom w:val="0"/>
          <w:divBdr>
            <w:top w:val="none" w:sz="0" w:space="0" w:color="auto"/>
            <w:left w:val="none" w:sz="0" w:space="0" w:color="auto"/>
            <w:bottom w:val="none" w:sz="0" w:space="0" w:color="auto"/>
            <w:right w:val="none" w:sz="0" w:space="0" w:color="auto"/>
          </w:divBdr>
        </w:div>
        <w:div w:id="991250026">
          <w:marLeft w:val="480"/>
          <w:marRight w:val="0"/>
          <w:marTop w:val="0"/>
          <w:marBottom w:val="0"/>
          <w:divBdr>
            <w:top w:val="none" w:sz="0" w:space="0" w:color="auto"/>
            <w:left w:val="none" w:sz="0" w:space="0" w:color="auto"/>
            <w:bottom w:val="none" w:sz="0" w:space="0" w:color="auto"/>
            <w:right w:val="none" w:sz="0" w:space="0" w:color="auto"/>
          </w:divBdr>
        </w:div>
      </w:divsChild>
    </w:div>
    <w:div w:id="403189244">
      <w:bodyDiv w:val="1"/>
      <w:marLeft w:val="0"/>
      <w:marRight w:val="0"/>
      <w:marTop w:val="0"/>
      <w:marBottom w:val="0"/>
      <w:divBdr>
        <w:top w:val="none" w:sz="0" w:space="0" w:color="auto"/>
        <w:left w:val="none" w:sz="0" w:space="0" w:color="auto"/>
        <w:bottom w:val="none" w:sz="0" w:space="0" w:color="auto"/>
        <w:right w:val="none" w:sz="0" w:space="0" w:color="auto"/>
      </w:divBdr>
    </w:div>
    <w:div w:id="403260424">
      <w:bodyDiv w:val="1"/>
      <w:marLeft w:val="0"/>
      <w:marRight w:val="0"/>
      <w:marTop w:val="0"/>
      <w:marBottom w:val="0"/>
      <w:divBdr>
        <w:top w:val="none" w:sz="0" w:space="0" w:color="auto"/>
        <w:left w:val="none" w:sz="0" w:space="0" w:color="auto"/>
        <w:bottom w:val="none" w:sz="0" w:space="0" w:color="auto"/>
        <w:right w:val="none" w:sz="0" w:space="0" w:color="auto"/>
      </w:divBdr>
      <w:divsChild>
        <w:div w:id="57016608">
          <w:marLeft w:val="480"/>
          <w:marRight w:val="0"/>
          <w:marTop w:val="0"/>
          <w:marBottom w:val="0"/>
          <w:divBdr>
            <w:top w:val="none" w:sz="0" w:space="0" w:color="auto"/>
            <w:left w:val="none" w:sz="0" w:space="0" w:color="auto"/>
            <w:bottom w:val="none" w:sz="0" w:space="0" w:color="auto"/>
            <w:right w:val="none" w:sz="0" w:space="0" w:color="auto"/>
          </w:divBdr>
        </w:div>
        <w:div w:id="96562311">
          <w:marLeft w:val="480"/>
          <w:marRight w:val="0"/>
          <w:marTop w:val="0"/>
          <w:marBottom w:val="0"/>
          <w:divBdr>
            <w:top w:val="none" w:sz="0" w:space="0" w:color="auto"/>
            <w:left w:val="none" w:sz="0" w:space="0" w:color="auto"/>
            <w:bottom w:val="none" w:sz="0" w:space="0" w:color="auto"/>
            <w:right w:val="none" w:sz="0" w:space="0" w:color="auto"/>
          </w:divBdr>
        </w:div>
        <w:div w:id="150560337">
          <w:marLeft w:val="480"/>
          <w:marRight w:val="0"/>
          <w:marTop w:val="0"/>
          <w:marBottom w:val="0"/>
          <w:divBdr>
            <w:top w:val="none" w:sz="0" w:space="0" w:color="auto"/>
            <w:left w:val="none" w:sz="0" w:space="0" w:color="auto"/>
            <w:bottom w:val="none" w:sz="0" w:space="0" w:color="auto"/>
            <w:right w:val="none" w:sz="0" w:space="0" w:color="auto"/>
          </w:divBdr>
        </w:div>
        <w:div w:id="171922865">
          <w:marLeft w:val="480"/>
          <w:marRight w:val="0"/>
          <w:marTop w:val="0"/>
          <w:marBottom w:val="0"/>
          <w:divBdr>
            <w:top w:val="none" w:sz="0" w:space="0" w:color="auto"/>
            <w:left w:val="none" w:sz="0" w:space="0" w:color="auto"/>
            <w:bottom w:val="none" w:sz="0" w:space="0" w:color="auto"/>
            <w:right w:val="none" w:sz="0" w:space="0" w:color="auto"/>
          </w:divBdr>
        </w:div>
        <w:div w:id="179591368">
          <w:marLeft w:val="480"/>
          <w:marRight w:val="0"/>
          <w:marTop w:val="0"/>
          <w:marBottom w:val="0"/>
          <w:divBdr>
            <w:top w:val="none" w:sz="0" w:space="0" w:color="auto"/>
            <w:left w:val="none" w:sz="0" w:space="0" w:color="auto"/>
            <w:bottom w:val="none" w:sz="0" w:space="0" w:color="auto"/>
            <w:right w:val="none" w:sz="0" w:space="0" w:color="auto"/>
          </w:divBdr>
        </w:div>
        <w:div w:id="181478959">
          <w:marLeft w:val="480"/>
          <w:marRight w:val="0"/>
          <w:marTop w:val="0"/>
          <w:marBottom w:val="0"/>
          <w:divBdr>
            <w:top w:val="none" w:sz="0" w:space="0" w:color="auto"/>
            <w:left w:val="none" w:sz="0" w:space="0" w:color="auto"/>
            <w:bottom w:val="none" w:sz="0" w:space="0" w:color="auto"/>
            <w:right w:val="none" w:sz="0" w:space="0" w:color="auto"/>
          </w:divBdr>
        </w:div>
        <w:div w:id="182210963">
          <w:marLeft w:val="480"/>
          <w:marRight w:val="0"/>
          <w:marTop w:val="0"/>
          <w:marBottom w:val="0"/>
          <w:divBdr>
            <w:top w:val="none" w:sz="0" w:space="0" w:color="auto"/>
            <w:left w:val="none" w:sz="0" w:space="0" w:color="auto"/>
            <w:bottom w:val="none" w:sz="0" w:space="0" w:color="auto"/>
            <w:right w:val="none" w:sz="0" w:space="0" w:color="auto"/>
          </w:divBdr>
        </w:div>
        <w:div w:id="183633844">
          <w:marLeft w:val="480"/>
          <w:marRight w:val="0"/>
          <w:marTop w:val="0"/>
          <w:marBottom w:val="0"/>
          <w:divBdr>
            <w:top w:val="none" w:sz="0" w:space="0" w:color="auto"/>
            <w:left w:val="none" w:sz="0" w:space="0" w:color="auto"/>
            <w:bottom w:val="none" w:sz="0" w:space="0" w:color="auto"/>
            <w:right w:val="none" w:sz="0" w:space="0" w:color="auto"/>
          </w:divBdr>
        </w:div>
        <w:div w:id="197280752">
          <w:marLeft w:val="480"/>
          <w:marRight w:val="0"/>
          <w:marTop w:val="0"/>
          <w:marBottom w:val="0"/>
          <w:divBdr>
            <w:top w:val="none" w:sz="0" w:space="0" w:color="auto"/>
            <w:left w:val="none" w:sz="0" w:space="0" w:color="auto"/>
            <w:bottom w:val="none" w:sz="0" w:space="0" w:color="auto"/>
            <w:right w:val="none" w:sz="0" w:space="0" w:color="auto"/>
          </w:divBdr>
        </w:div>
        <w:div w:id="228851718">
          <w:marLeft w:val="480"/>
          <w:marRight w:val="0"/>
          <w:marTop w:val="0"/>
          <w:marBottom w:val="0"/>
          <w:divBdr>
            <w:top w:val="none" w:sz="0" w:space="0" w:color="auto"/>
            <w:left w:val="none" w:sz="0" w:space="0" w:color="auto"/>
            <w:bottom w:val="none" w:sz="0" w:space="0" w:color="auto"/>
            <w:right w:val="none" w:sz="0" w:space="0" w:color="auto"/>
          </w:divBdr>
        </w:div>
        <w:div w:id="238095684">
          <w:marLeft w:val="480"/>
          <w:marRight w:val="0"/>
          <w:marTop w:val="0"/>
          <w:marBottom w:val="0"/>
          <w:divBdr>
            <w:top w:val="none" w:sz="0" w:space="0" w:color="auto"/>
            <w:left w:val="none" w:sz="0" w:space="0" w:color="auto"/>
            <w:bottom w:val="none" w:sz="0" w:space="0" w:color="auto"/>
            <w:right w:val="none" w:sz="0" w:space="0" w:color="auto"/>
          </w:divBdr>
        </w:div>
        <w:div w:id="249629578">
          <w:marLeft w:val="480"/>
          <w:marRight w:val="0"/>
          <w:marTop w:val="0"/>
          <w:marBottom w:val="0"/>
          <w:divBdr>
            <w:top w:val="none" w:sz="0" w:space="0" w:color="auto"/>
            <w:left w:val="none" w:sz="0" w:space="0" w:color="auto"/>
            <w:bottom w:val="none" w:sz="0" w:space="0" w:color="auto"/>
            <w:right w:val="none" w:sz="0" w:space="0" w:color="auto"/>
          </w:divBdr>
        </w:div>
        <w:div w:id="376661314">
          <w:marLeft w:val="480"/>
          <w:marRight w:val="0"/>
          <w:marTop w:val="0"/>
          <w:marBottom w:val="0"/>
          <w:divBdr>
            <w:top w:val="none" w:sz="0" w:space="0" w:color="auto"/>
            <w:left w:val="none" w:sz="0" w:space="0" w:color="auto"/>
            <w:bottom w:val="none" w:sz="0" w:space="0" w:color="auto"/>
            <w:right w:val="none" w:sz="0" w:space="0" w:color="auto"/>
          </w:divBdr>
        </w:div>
        <w:div w:id="389310082">
          <w:marLeft w:val="480"/>
          <w:marRight w:val="0"/>
          <w:marTop w:val="0"/>
          <w:marBottom w:val="0"/>
          <w:divBdr>
            <w:top w:val="none" w:sz="0" w:space="0" w:color="auto"/>
            <w:left w:val="none" w:sz="0" w:space="0" w:color="auto"/>
            <w:bottom w:val="none" w:sz="0" w:space="0" w:color="auto"/>
            <w:right w:val="none" w:sz="0" w:space="0" w:color="auto"/>
          </w:divBdr>
        </w:div>
        <w:div w:id="391319207">
          <w:marLeft w:val="480"/>
          <w:marRight w:val="0"/>
          <w:marTop w:val="0"/>
          <w:marBottom w:val="0"/>
          <w:divBdr>
            <w:top w:val="none" w:sz="0" w:space="0" w:color="auto"/>
            <w:left w:val="none" w:sz="0" w:space="0" w:color="auto"/>
            <w:bottom w:val="none" w:sz="0" w:space="0" w:color="auto"/>
            <w:right w:val="none" w:sz="0" w:space="0" w:color="auto"/>
          </w:divBdr>
        </w:div>
        <w:div w:id="408889543">
          <w:marLeft w:val="480"/>
          <w:marRight w:val="0"/>
          <w:marTop w:val="0"/>
          <w:marBottom w:val="0"/>
          <w:divBdr>
            <w:top w:val="none" w:sz="0" w:space="0" w:color="auto"/>
            <w:left w:val="none" w:sz="0" w:space="0" w:color="auto"/>
            <w:bottom w:val="none" w:sz="0" w:space="0" w:color="auto"/>
            <w:right w:val="none" w:sz="0" w:space="0" w:color="auto"/>
          </w:divBdr>
        </w:div>
        <w:div w:id="417755921">
          <w:marLeft w:val="480"/>
          <w:marRight w:val="0"/>
          <w:marTop w:val="0"/>
          <w:marBottom w:val="0"/>
          <w:divBdr>
            <w:top w:val="none" w:sz="0" w:space="0" w:color="auto"/>
            <w:left w:val="none" w:sz="0" w:space="0" w:color="auto"/>
            <w:bottom w:val="none" w:sz="0" w:space="0" w:color="auto"/>
            <w:right w:val="none" w:sz="0" w:space="0" w:color="auto"/>
          </w:divBdr>
        </w:div>
        <w:div w:id="441535829">
          <w:marLeft w:val="480"/>
          <w:marRight w:val="0"/>
          <w:marTop w:val="0"/>
          <w:marBottom w:val="0"/>
          <w:divBdr>
            <w:top w:val="none" w:sz="0" w:space="0" w:color="auto"/>
            <w:left w:val="none" w:sz="0" w:space="0" w:color="auto"/>
            <w:bottom w:val="none" w:sz="0" w:space="0" w:color="auto"/>
            <w:right w:val="none" w:sz="0" w:space="0" w:color="auto"/>
          </w:divBdr>
        </w:div>
        <w:div w:id="474686293">
          <w:marLeft w:val="480"/>
          <w:marRight w:val="0"/>
          <w:marTop w:val="0"/>
          <w:marBottom w:val="0"/>
          <w:divBdr>
            <w:top w:val="none" w:sz="0" w:space="0" w:color="auto"/>
            <w:left w:val="none" w:sz="0" w:space="0" w:color="auto"/>
            <w:bottom w:val="none" w:sz="0" w:space="0" w:color="auto"/>
            <w:right w:val="none" w:sz="0" w:space="0" w:color="auto"/>
          </w:divBdr>
        </w:div>
        <w:div w:id="530149577">
          <w:marLeft w:val="480"/>
          <w:marRight w:val="0"/>
          <w:marTop w:val="0"/>
          <w:marBottom w:val="0"/>
          <w:divBdr>
            <w:top w:val="none" w:sz="0" w:space="0" w:color="auto"/>
            <w:left w:val="none" w:sz="0" w:space="0" w:color="auto"/>
            <w:bottom w:val="none" w:sz="0" w:space="0" w:color="auto"/>
            <w:right w:val="none" w:sz="0" w:space="0" w:color="auto"/>
          </w:divBdr>
        </w:div>
        <w:div w:id="543105540">
          <w:marLeft w:val="480"/>
          <w:marRight w:val="0"/>
          <w:marTop w:val="0"/>
          <w:marBottom w:val="0"/>
          <w:divBdr>
            <w:top w:val="none" w:sz="0" w:space="0" w:color="auto"/>
            <w:left w:val="none" w:sz="0" w:space="0" w:color="auto"/>
            <w:bottom w:val="none" w:sz="0" w:space="0" w:color="auto"/>
            <w:right w:val="none" w:sz="0" w:space="0" w:color="auto"/>
          </w:divBdr>
        </w:div>
        <w:div w:id="553083825">
          <w:marLeft w:val="480"/>
          <w:marRight w:val="0"/>
          <w:marTop w:val="0"/>
          <w:marBottom w:val="0"/>
          <w:divBdr>
            <w:top w:val="none" w:sz="0" w:space="0" w:color="auto"/>
            <w:left w:val="none" w:sz="0" w:space="0" w:color="auto"/>
            <w:bottom w:val="none" w:sz="0" w:space="0" w:color="auto"/>
            <w:right w:val="none" w:sz="0" w:space="0" w:color="auto"/>
          </w:divBdr>
        </w:div>
        <w:div w:id="575432314">
          <w:marLeft w:val="480"/>
          <w:marRight w:val="0"/>
          <w:marTop w:val="0"/>
          <w:marBottom w:val="0"/>
          <w:divBdr>
            <w:top w:val="none" w:sz="0" w:space="0" w:color="auto"/>
            <w:left w:val="none" w:sz="0" w:space="0" w:color="auto"/>
            <w:bottom w:val="none" w:sz="0" w:space="0" w:color="auto"/>
            <w:right w:val="none" w:sz="0" w:space="0" w:color="auto"/>
          </w:divBdr>
        </w:div>
        <w:div w:id="611400554">
          <w:marLeft w:val="480"/>
          <w:marRight w:val="0"/>
          <w:marTop w:val="0"/>
          <w:marBottom w:val="0"/>
          <w:divBdr>
            <w:top w:val="none" w:sz="0" w:space="0" w:color="auto"/>
            <w:left w:val="none" w:sz="0" w:space="0" w:color="auto"/>
            <w:bottom w:val="none" w:sz="0" w:space="0" w:color="auto"/>
            <w:right w:val="none" w:sz="0" w:space="0" w:color="auto"/>
          </w:divBdr>
        </w:div>
        <w:div w:id="656953736">
          <w:marLeft w:val="480"/>
          <w:marRight w:val="0"/>
          <w:marTop w:val="0"/>
          <w:marBottom w:val="0"/>
          <w:divBdr>
            <w:top w:val="none" w:sz="0" w:space="0" w:color="auto"/>
            <w:left w:val="none" w:sz="0" w:space="0" w:color="auto"/>
            <w:bottom w:val="none" w:sz="0" w:space="0" w:color="auto"/>
            <w:right w:val="none" w:sz="0" w:space="0" w:color="auto"/>
          </w:divBdr>
        </w:div>
        <w:div w:id="664169187">
          <w:marLeft w:val="480"/>
          <w:marRight w:val="0"/>
          <w:marTop w:val="0"/>
          <w:marBottom w:val="0"/>
          <w:divBdr>
            <w:top w:val="none" w:sz="0" w:space="0" w:color="auto"/>
            <w:left w:val="none" w:sz="0" w:space="0" w:color="auto"/>
            <w:bottom w:val="none" w:sz="0" w:space="0" w:color="auto"/>
            <w:right w:val="none" w:sz="0" w:space="0" w:color="auto"/>
          </w:divBdr>
        </w:div>
        <w:div w:id="693000997">
          <w:marLeft w:val="480"/>
          <w:marRight w:val="0"/>
          <w:marTop w:val="0"/>
          <w:marBottom w:val="0"/>
          <w:divBdr>
            <w:top w:val="none" w:sz="0" w:space="0" w:color="auto"/>
            <w:left w:val="none" w:sz="0" w:space="0" w:color="auto"/>
            <w:bottom w:val="none" w:sz="0" w:space="0" w:color="auto"/>
            <w:right w:val="none" w:sz="0" w:space="0" w:color="auto"/>
          </w:divBdr>
        </w:div>
        <w:div w:id="711811843">
          <w:marLeft w:val="480"/>
          <w:marRight w:val="0"/>
          <w:marTop w:val="0"/>
          <w:marBottom w:val="0"/>
          <w:divBdr>
            <w:top w:val="none" w:sz="0" w:space="0" w:color="auto"/>
            <w:left w:val="none" w:sz="0" w:space="0" w:color="auto"/>
            <w:bottom w:val="none" w:sz="0" w:space="0" w:color="auto"/>
            <w:right w:val="none" w:sz="0" w:space="0" w:color="auto"/>
          </w:divBdr>
        </w:div>
        <w:div w:id="756559574">
          <w:marLeft w:val="480"/>
          <w:marRight w:val="0"/>
          <w:marTop w:val="0"/>
          <w:marBottom w:val="0"/>
          <w:divBdr>
            <w:top w:val="none" w:sz="0" w:space="0" w:color="auto"/>
            <w:left w:val="none" w:sz="0" w:space="0" w:color="auto"/>
            <w:bottom w:val="none" w:sz="0" w:space="0" w:color="auto"/>
            <w:right w:val="none" w:sz="0" w:space="0" w:color="auto"/>
          </w:divBdr>
        </w:div>
        <w:div w:id="783885867">
          <w:marLeft w:val="480"/>
          <w:marRight w:val="0"/>
          <w:marTop w:val="0"/>
          <w:marBottom w:val="0"/>
          <w:divBdr>
            <w:top w:val="none" w:sz="0" w:space="0" w:color="auto"/>
            <w:left w:val="none" w:sz="0" w:space="0" w:color="auto"/>
            <w:bottom w:val="none" w:sz="0" w:space="0" w:color="auto"/>
            <w:right w:val="none" w:sz="0" w:space="0" w:color="auto"/>
          </w:divBdr>
        </w:div>
        <w:div w:id="807431609">
          <w:marLeft w:val="480"/>
          <w:marRight w:val="0"/>
          <w:marTop w:val="0"/>
          <w:marBottom w:val="0"/>
          <w:divBdr>
            <w:top w:val="none" w:sz="0" w:space="0" w:color="auto"/>
            <w:left w:val="none" w:sz="0" w:space="0" w:color="auto"/>
            <w:bottom w:val="none" w:sz="0" w:space="0" w:color="auto"/>
            <w:right w:val="none" w:sz="0" w:space="0" w:color="auto"/>
          </w:divBdr>
        </w:div>
        <w:div w:id="831991988">
          <w:marLeft w:val="480"/>
          <w:marRight w:val="0"/>
          <w:marTop w:val="0"/>
          <w:marBottom w:val="0"/>
          <w:divBdr>
            <w:top w:val="none" w:sz="0" w:space="0" w:color="auto"/>
            <w:left w:val="none" w:sz="0" w:space="0" w:color="auto"/>
            <w:bottom w:val="none" w:sz="0" w:space="0" w:color="auto"/>
            <w:right w:val="none" w:sz="0" w:space="0" w:color="auto"/>
          </w:divBdr>
        </w:div>
        <w:div w:id="863634794">
          <w:marLeft w:val="480"/>
          <w:marRight w:val="0"/>
          <w:marTop w:val="0"/>
          <w:marBottom w:val="0"/>
          <w:divBdr>
            <w:top w:val="none" w:sz="0" w:space="0" w:color="auto"/>
            <w:left w:val="none" w:sz="0" w:space="0" w:color="auto"/>
            <w:bottom w:val="none" w:sz="0" w:space="0" w:color="auto"/>
            <w:right w:val="none" w:sz="0" w:space="0" w:color="auto"/>
          </w:divBdr>
        </w:div>
        <w:div w:id="871572502">
          <w:marLeft w:val="480"/>
          <w:marRight w:val="0"/>
          <w:marTop w:val="0"/>
          <w:marBottom w:val="0"/>
          <w:divBdr>
            <w:top w:val="none" w:sz="0" w:space="0" w:color="auto"/>
            <w:left w:val="none" w:sz="0" w:space="0" w:color="auto"/>
            <w:bottom w:val="none" w:sz="0" w:space="0" w:color="auto"/>
            <w:right w:val="none" w:sz="0" w:space="0" w:color="auto"/>
          </w:divBdr>
        </w:div>
        <w:div w:id="879517089">
          <w:marLeft w:val="480"/>
          <w:marRight w:val="0"/>
          <w:marTop w:val="0"/>
          <w:marBottom w:val="0"/>
          <w:divBdr>
            <w:top w:val="none" w:sz="0" w:space="0" w:color="auto"/>
            <w:left w:val="none" w:sz="0" w:space="0" w:color="auto"/>
            <w:bottom w:val="none" w:sz="0" w:space="0" w:color="auto"/>
            <w:right w:val="none" w:sz="0" w:space="0" w:color="auto"/>
          </w:divBdr>
        </w:div>
        <w:div w:id="895317378">
          <w:marLeft w:val="480"/>
          <w:marRight w:val="0"/>
          <w:marTop w:val="0"/>
          <w:marBottom w:val="0"/>
          <w:divBdr>
            <w:top w:val="none" w:sz="0" w:space="0" w:color="auto"/>
            <w:left w:val="none" w:sz="0" w:space="0" w:color="auto"/>
            <w:bottom w:val="none" w:sz="0" w:space="0" w:color="auto"/>
            <w:right w:val="none" w:sz="0" w:space="0" w:color="auto"/>
          </w:divBdr>
        </w:div>
        <w:div w:id="950939762">
          <w:marLeft w:val="480"/>
          <w:marRight w:val="0"/>
          <w:marTop w:val="0"/>
          <w:marBottom w:val="0"/>
          <w:divBdr>
            <w:top w:val="none" w:sz="0" w:space="0" w:color="auto"/>
            <w:left w:val="none" w:sz="0" w:space="0" w:color="auto"/>
            <w:bottom w:val="none" w:sz="0" w:space="0" w:color="auto"/>
            <w:right w:val="none" w:sz="0" w:space="0" w:color="auto"/>
          </w:divBdr>
        </w:div>
        <w:div w:id="967273474">
          <w:marLeft w:val="480"/>
          <w:marRight w:val="0"/>
          <w:marTop w:val="0"/>
          <w:marBottom w:val="0"/>
          <w:divBdr>
            <w:top w:val="none" w:sz="0" w:space="0" w:color="auto"/>
            <w:left w:val="none" w:sz="0" w:space="0" w:color="auto"/>
            <w:bottom w:val="none" w:sz="0" w:space="0" w:color="auto"/>
            <w:right w:val="none" w:sz="0" w:space="0" w:color="auto"/>
          </w:divBdr>
        </w:div>
        <w:div w:id="971866040">
          <w:marLeft w:val="480"/>
          <w:marRight w:val="0"/>
          <w:marTop w:val="0"/>
          <w:marBottom w:val="0"/>
          <w:divBdr>
            <w:top w:val="none" w:sz="0" w:space="0" w:color="auto"/>
            <w:left w:val="none" w:sz="0" w:space="0" w:color="auto"/>
            <w:bottom w:val="none" w:sz="0" w:space="0" w:color="auto"/>
            <w:right w:val="none" w:sz="0" w:space="0" w:color="auto"/>
          </w:divBdr>
        </w:div>
      </w:divsChild>
    </w:div>
    <w:div w:id="403455071">
      <w:bodyDiv w:val="1"/>
      <w:marLeft w:val="0"/>
      <w:marRight w:val="0"/>
      <w:marTop w:val="0"/>
      <w:marBottom w:val="0"/>
      <w:divBdr>
        <w:top w:val="none" w:sz="0" w:space="0" w:color="auto"/>
        <w:left w:val="none" w:sz="0" w:space="0" w:color="auto"/>
        <w:bottom w:val="none" w:sz="0" w:space="0" w:color="auto"/>
        <w:right w:val="none" w:sz="0" w:space="0" w:color="auto"/>
      </w:divBdr>
    </w:div>
    <w:div w:id="403525637">
      <w:bodyDiv w:val="1"/>
      <w:marLeft w:val="0"/>
      <w:marRight w:val="0"/>
      <w:marTop w:val="0"/>
      <w:marBottom w:val="0"/>
      <w:divBdr>
        <w:top w:val="none" w:sz="0" w:space="0" w:color="auto"/>
        <w:left w:val="none" w:sz="0" w:space="0" w:color="auto"/>
        <w:bottom w:val="none" w:sz="0" w:space="0" w:color="auto"/>
        <w:right w:val="none" w:sz="0" w:space="0" w:color="auto"/>
      </w:divBdr>
    </w:div>
    <w:div w:id="403527520">
      <w:bodyDiv w:val="1"/>
      <w:marLeft w:val="0"/>
      <w:marRight w:val="0"/>
      <w:marTop w:val="0"/>
      <w:marBottom w:val="0"/>
      <w:divBdr>
        <w:top w:val="none" w:sz="0" w:space="0" w:color="auto"/>
        <w:left w:val="none" w:sz="0" w:space="0" w:color="auto"/>
        <w:bottom w:val="none" w:sz="0" w:space="0" w:color="auto"/>
        <w:right w:val="none" w:sz="0" w:space="0" w:color="auto"/>
      </w:divBdr>
    </w:div>
    <w:div w:id="403574747">
      <w:bodyDiv w:val="1"/>
      <w:marLeft w:val="0"/>
      <w:marRight w:val="0"/>
      <w:marTop w:val="0"/>
      <w:marBottom w:val="0"/>
      <w:divBdr>
        <w:top w:val="none" w:sz="0" w:space="0" w:color="auto"/>
        <w:left w:val="none" w:sz="0" w:space="0" w:color="auto"/>
        <w:bottom w:val="none" w:sz="0" w:space="0" w:color="auto"/>
        <w:right w:val="none" w:sz="0" w:space="0" w:color="auto"/>
      </w:divBdr>
      <w:divsChild>
        <w:div w:id="1920362311">
          <w:marLeft w:val="480"/>
          <w:marRight w:val="0"/>
          <w:marTop w:val="0"/>
          <w:marBottom w:val="0"/>
          <w:divBdr>
            <w:top w:val="none" w:sz="0" w:space="0" w:color="auto"/>
            <w:left w:val="none" w:sz="0" w:space="0" w:color="auto"/>
            <w:bottom w:val="none" w:sz="0" w:space="0" w:color="auto"/>
            <w:right w:val="none" w:sz="0" w:space="0" w:color="auto"/>
          </w:divBdr>
        </w:div>
        <w:div w:id="423041652">
          <w:marLeft w:val="480"/>
          <w:marRight w:val="0"/>
          <w:marTop w:val="0"/>
          <w:marBottom w:val="0"/>
          <w:divBdr>
            <w:top w:val="none" w:sz="0" w:space="0" w:color="auto"/>
            <w:left w:val="none" w:sz="0" w:space="0" w:color="auto"/>
            <w:bottom w:val="none" w:sz="0" w:space="0" w:color="auto"/>
            <w:right w:val="none" w:sz="0" w:space="0" w:color="auto"/>
          </w:divBdr>
        </w:div>
        <w:div w:id="2111118288">
          <w:marLeft w:val="480"/>
          <w:marRight w:val="0"/>
          <w:marTop w:val="0"/>
          <w:marBottom w:val="0"/>
          <w:divBdr>
            <w:top w:val="none" w:sz="0" w:space="0" w:color="auto"/>
            <w:left w:val="none" w:sz="0" w:space="0" w:color="auto"/>
            <w:bottom w:val="none" w:sz="0" w:space="0" w:color="auto"/>
            <w:right w:val="none" w:sz="0" w:space="0" w:color="auto"/>
          </w:divBdr>
        </w:div>
        <w:div w:id="88700963">
          <w:marLeft w:val="480"/>
          <w:marRight w:val="0"/>
          <w:marTop w:val="0"/>
          <w:marBottom w:val="0"/>
          <w:divBdr>
            <w:top w:val="none" w:sz="0" w:space="0" w:color="auto"/>
            <w:left w:val="none" w:sz="0" w:space="0" w:color="auto"/>
            <w:bottom w:val="none" w:sz="0" w:space="0" w:color="auto"/>
            <w:right w:val="none" w:sz="0" w:space="0" w:color="auto"/>
          </w:divBdr>
        </w:div>
        <w:div w:id="1063866213">
          <w:marLeft w:val="480"/>
          <w:marRight w:val="0"/>
          <w:marTop w:val="0"/>
          <w:marBottom w:val="0"/>
          <w:divBdr>
            <w:top w:val="none" w:sz="0" w:space="0" w:color="auto"/>
            <w:left w:val="none" w:sz="0" w:space="0" w:color="auto"/>
            <w:bottom w:val="none" w:sz="0" w:space="0" w:color="auto"/>
            <w:right w:val="none" w:sz="0" w:space="0" w:color="auto"/>
          </w:divBdr>
        </w:div>
        <w:div w:id="340663871">
          <w:marLeft w:val="480"/>
          <w:marRight w:val="0"/>
          <w:marTop w:val="0"/>
          <w:marBottom w:val="0"/>
          <w:divBdr>
            <w:top w:val="none" w:sz="0" w:space="0" w:color="auto"/>
            <w:left w:val="none" w:sz="0" w:space="0" w:color="auto"/>
            <w:bottom w:val="none" w:sz="0" w:space="0" w:color="auto"/>
            <w:right w:val="none" w:sz="0" w:space="0" w:color="auto"/>
          </w:divBdr>
        </w:div>
        <w:div w:id="1518157093">
          <w:marLeft w:val="480"/>
          <w:marRight w:val="0"/>
          <w:marTop w:val="0"/>
          <w:marBottom w:val="0"/>
          <w:divBdr>
            <w:top w:val="none" w:sz="0" w:space="0" w:color="auto"/>
            <w:left w:val="none" w:sz="0" w:space="0" w:color="auto"/>
            <w:bottom w:val="none" w:sz="0" w:space="0" w:color="auto"/>
            <w:right w:val="none" w:sz="0" w:space="0" w:color="auto"/>
          </w:divBdr>
        </w:div>
        <w:div w:id="1643848800">
          <w:marLeft w:val="480"/>
          <w:marRight w:val="0"/>
          <w:marTop w:val="0"/>
          <w:marBottom w:val="0"/>
          <w:divBdr>
            <w:top w:val="none" w:sz="0" w:space="0" w:color="auto"/>
            <w:left w:val="none" w:sz="0" w:space="0" w:color="auto"/>
            <w:bottom w:val="none" w:sz="0" w:space="0" w:color="auto"/>
            <w:right w:val="none" w:sz="0" w:space="0" w:color="auto"/>
          </w:divBdr>
        </w:div>
        <w:div w:id="553279091">
          <w:marLeft w:val="480"/>
          <w:marRight w:val="0"/>
          <w:marTop w:val="0"/>
          <w:marBottom w:val="0"/>
          <w:divBdr>
            <w:top w:val="none" w:sz="0" w:space="0" w:color="auto"/>
            <w:left w:val="none" w:sz="0" w:space="0" w:color="auto"/>
            <w:bottom w:val="none" w:sz="0" w:space="0" w:color="auto"/>
            <w:right w:val="none" w:sz="0" w:space="0" w:color="auto"/>
          </w:divBdr>
        </w:div>
        <w:div w:id="1007635441">
          <w:marLeft w:val="480"/>
          <w:marRight w:val="0"/>
          <w:marTop w:val="0"/>
          <w:marBottom w:val="0"/>
          <w:divBdr>
            <w:top w:val="none" w:sz="0" w:space="0" w:color="auto"/>
            <w:left w:val="none" w:sz="0" w:space="0" w:color="auto"/>
            <w:bottom w:val="none" w:sz="0" w:space="0" w:color="auto"/>
            <w:right w:val="none" w:sz="0" w:space="0" w:color="auto"/>
          </w:divBdr>
        </w:div>
        <w:div w:id="1110246868">
          <w:marLeft w:val="480"/>
          <w:marRight w:val="0"/>
          <w:marTop w:val="0"/>
          <w:marBottom w:val="0"/>
          <w:divBdr>
            <w:top w:val="none" w:sz="0" w:space="0" w:color="auto"/>
            <w:left w:val="none" w:sz="0" w:space="0" w:color="auto"/>
            <w:bottom w:val="none" w:sz="0" w:space="0" w:color="auto"/>
            <w:right w:val="none" w:sz="0" w:space="0" w:color="auto"/>
          </w:divBdr>
        </w:div>
        <w:div w:id="1993563655">
          <w:marLeft w:val="480"/>
          <w:marRight w:val="0"/>
          <w:marTop w:val="0"/>
          <w:marBottom w:val="0"/>
          <w:divBdr>
            <w:top w:val="none" w:sz="0" w:space="0" w:color="auto"/>
            <w:left w:val="none" w:sz="0" w:space="0" w:color="auto"/>
            <w:bottom w:val="none" w:sz="0" w:space="0" w:color="auto"/>
            <w:right w:val="none" w:sz="0" w:space="0" w:color="auto"/>
          </w:divBdr>
        </w:div>
        <w:div w:id="1161232967">
          <w:marLeft w:val="480"/>
          <w:marRight w:val="0"/>
          <w:marTop w:val="0"/>
          <w:marBottom w:val="0"/>
          <w:divBdr>
            <w:top w:val="none" w:sz="0" w:space="0" w:color="auto"/>
            <w:left w:val="none" w:sz="0" w:space="0" w:color="auto"/>
            <w:bottom w:val="none" w:sz="0" w:space="0" w:color="auto"/>
            <w:right w:val="none" w:sz="0" w:space="0" w:color="auto"/>
          </w:divBdr>
        </w:div>
        <w:div w:id="1153527755">
          <w:marLeft w:val="480"/>
          <w:marRight w:val="0"/>
          <w:marTop w:val="0"/>
          <w:marBottom w:val="0"/>
          <w:divBdr>
            <w:top w:val="none" w:sz="0" w:space="0" w:color="auto"/>
            <w:left w:val="none" w:sz="0" w:space="0" w:color="auto"/>
            <w:bottom w:val="none" w:sz="0" w:space="0" w:color="auto"/>
            <w:right w:val="none" w:sz="0" w:space="0" w:color="auto"/>
          </w:divBdr>
        </w:div>
        <w:div w:id="1613593335">
          <w:marLeft w:val="480"/>
          <w:marRight w:val="0"/>
          <w:marTop w:val="0"/>
          <w:marBottom w:val="0"/>
          <w:divBdr>
            <w:top w:val="none" w:sz="0" w:space="0" w:color="auto"/>
            <w:left w:val="none" w:sz="0" w:space="0" w:color="auto"/>
            <w:bottom w:val="none" w:sz="0" w:space="0" w:color="auto"/>
            <w:right w:val="none" w:sz="0" w:space="0" w:color="auto"/>
          </w:divBdr>
        </w:div>
        <w:div w:id="648366452">
          <w:marLeft w:val="480"/>
          <w:marRight w:val="0"/>
          <w:marTop w:val="0"/>
          <w:marBottom w:val="0"/>
          <w:divBdr>
            <w:top w:val="none" w:sz="0" w:space="0" w:color="auto"/>
            <w:left w:val="none" w:sz="0" w:space="0" w:color="auto"/>
            <w:bottom w:val="none" w:sz="0" w:space="0" w:color="auto"/>
            <w:right w:val="none" w:sz="0" w:space="0" w:color="auto"/>
          </w:divBdr>
        </w:div>
        <w:div w:id="926229700">
          <w:marLeft w:val="480"/>
          <w:marRight w:val="0"/>
          <w:marTop w:val="0"/>
          <w:marBottom w:val="0"/>
          <w:divBdr>
            <w:top w:val="none" w:sz="0" w:space="0" w:color="auto"/>
            <w:left w:val="none" w:sz="0" w:space="0" w:color="auto"/>
            <w:bottom w:val="none" w:sz="0" w:space="0" w:color="auto"/>
            <w:right w:val="none" w:sz="0" w:space="0" w:color="auto"/>
          </w:divBdr>
        </w:div>
        <w:div w:id="102652018">
          <w:marLeft w:val="480"/>
          <w:marRight w:val="0"/>
          <w:marTop w:val="0"/>
          <w:marBottom w:val="0"/>
          <w:divBdr>
            <w:top w:val="none" w:sz="0" w:space="0" w:color="auto"/>
            <w:left w:val="none" w:sz="0" w:space="0" w:color="auto"/>
            <w:bottom w:val="none" w:sz="0" w:space="0" w:color="auto"/>
            <w:right w:val="none" w:sz="0" w:space="0" w:color="auto"/>
          </w:divBdr>
        </w:div>
        <w:div w:id="872621465">
          <w:marLeft w:val="480"/>
          <w:marRight w:val="0"/>
          <w:marTop w:val="0"/>
          <w:marBottom w:val="0"/>
          <w:divBdr>
            <w:top w:val="none" w:sz="0" w:space="0" w:color="auto"/>
            <w:left w:val="none" w:sz="0" w:space="0" w:color="auto"/>
            <w:bottom w:val="none" w:sz="0" w:space="0" w:color="auto"/>
            <w:right w:val="none" w:sz="0" w:space="0" w:color="auto"/>
          </w:divBdr>
        </w:div>
        <w:div w:id="1969965354">
          <w:marLeft w:val="480"/>
          <w:marRight w:val="0"/>
          <w:marTop w:val="0"/>
          <w:marBottom w:val="0"/>
          <w:divBdr>
            <w:top w:val="none" w:sz="0" w:space="0" w:color="auto"/>
            <w:left w:val="none" w:sz="0" w:space="0" w:color="auto"/>
            <w:bottom w:val="none" w:sz="0" w:space="0" w:color="auto"/>
            <w:right w:val="none" w:sz="0" w:space="0" w:color="auto"/>
          </w:divBdr>
        </w:div>
        <w:div w:id="1209337727">
          <w:marLeft w:val="480"/>
          <w:marRight w:val="0"/>
          <w:marTop w:val="0"/>
          <w:marBottom w:val="0"/>
          <w:divBdr>
            <w:top w:val="none" w:sz="0" w:space="0" w:color="auto"/>
            <w:left w:val="none" w:sz="0" w:space="0" w:color="auto"/>
            <w:bottom w:val="none" w:sz="0" w:space="0" w:color="auto"/>
            <w:right w:val="none" w:sz="0" w:space="0" w:color="auto"/>
          </w:divBdr>
        </w:div>
        <w:div w:id="306473082">
          <w:marLeft w:val="480"/>
          <w:marRight w:val="0"/>
          <w:marTop w:val="0"/>
          <w:marBottom w:val="0"/>
          <w:divBdr>
            <w:top w:val="none" w:sz="0" w:space="0" w:color="auto"/>
            <w:left w:val="none" w:sz="0" w:space="0" w:color="auto"/>
            <w:bottom w:val="none" w:sz="0" w:space="0" w:color="auto"/>
            <w:right w:val="none" w:sz="0" w:space="0" w:color="auto"/>
          </w:divBdr>
        </w:div>
        <w:div w:id="1019815564">
          <w:marLeft w:val="480"/>
          <w:marRight w:val="0"/>
          <w:marTop w:val="0"/>
          <w:marBottom w:val="0"/>
          <w:divBdr>
            <w:top w:val="none" w:sz="0" w:space="0" w:color="auto"/>
            <w:left w:val="none" w:sz="0" w:space="0" w:color="auto"/>
            <w:bottom w:val="none" w:sz="0" w:space="0" w:color="auto"/>
            <w:right w:val="none" w:sz="0" w:space="0" w:color="auto"/>
          </w:divBdr>
        </w:div>
        <w:div w:id="1862282623">
          <w:marLeft w:val="480"/>
          <w:marRight w:val="0"/>
          <w:marTop w:val="0"/>
          <w:marBottom w:val="0"/>
          <w:divBdr>
            <w:top w:val="none" w:sz="0" w:space="0" w:color="auto"/>
            <w:left w:val="none" w:sz="0" w:space="0" w:color="auto"/>
            <w:bottom w:val="none" w:sz="0" w:space="0" w:color="auto"/>
            <w:right w:val="none" w:sz="0" w:space="0" w:color="auto"/>
          </w:divBdr>
        </w:div>
        <w:div w:id="435444071">
          <w:marLeft w:val="480"/>
          <w:marRight w:val="0"/>
          <w:marTop w:val="0"/>
          <w:marBottom w:val="0"/>
          <w:divBdr>
            <w:top w:val="none" w:sz="0" w:space="0" w:color="auto"/>
            <w:left w:val="none" w:sz="0" w:space="0" w:color="auto"/>
            <w:bottom w:val="none" w:sz="0" w:space="0" w:color="auto"/>
            <w:right w:val="none" w:sz="0" w:space="0" w:color="auto"/>
          </w:divBdr>
        </w:div>
        <w:div w:id="1036808203">
          <w:marLeft w:val="480"/>
          <w:marRight w:val="0"/>
          <w:marTop w:val="0"/>
          <w:marBottom w:val="0"/>
          <w:divBdr>
            <w:top w:val="none" w:sz="0" w:space="0" w:color="auto"/>
            <w:left w:val="none" w:sz="0" w:space="0" w:color="auto"/>
            <w:bottom w:val="none" w:sz="0" w:space="0" w:color="auto"/>
            <w:right w:val="none" w:sz="0" w:space="0" w:color="auto"/>
          </w:divBdr>
        </w:div>
        <w:div w:id="2005930095">
          <w:marLeft w:val="480"/>
          <w:marRight w:val="0"/>
          <w:marTop w:val="0"/>
          <w:marBottom w:val="0"/>
          <w:divBdr>
            <w:top w:val="none" w:sz="0" w:space="0" w:color="auto"/>
            <w:left w:val="none" w:sz="0" w:space="0" w:color="auto"/>
            <w:bottom w:val="none" w:sz="0" w:space="0" w:color="auto"/>
            <w:right w:val="none" w:sz="0" w:space="0" w:color="auto"/>
          </w:divBdr>
        </w:div>
        <w:div w:id="2113161110">
          <w:marLeft w:val="480"/>
          <w:marRight w:val="0"/>
          <w:marTop w:val="0"/>
          <w:marBottom w:val="0"/>
          <w:divBdr>
            <w:top w:val="none" w:sz="0" w:space="0" w:color="auto"/>
            <w:left w:val="none" w:sz="0" w:space="0" w:color="auto"/>
            <w:bottom w:val="none" w:sz="0" w:space="0" w:color="auto"/>
            <w:right w:val="none" w:sz="0" w:space="0" w:color="auto"/>
          </w:divBdr>
        </w:div>
        <w:div w:id="1713995512">
          <w:marLeft w:val="480"/>
          <w:marRight w:val="0"/>
          <w:marTop w:val="0"/>
          <w:marBottom w:val="0"/>
          <w:divBdr>
            <w:top w:val="none" w:sz="0" w:space="0" w:color="auto"/>
            <w:left w:val="none" w:sz="0" w:space="0" w:color="auto"/>
            <w:bottom w:val="none" w:sz="0" w:space="0" w:color="auto"/>
            <w:right w:val="none" w:sz="0" w:space="0" w:color="auto"/>
          </w:divBdr>
        </w:div>
        <w:div w:id="896626025">
          <w:marLeft w:val="480"/>
          <w:marRight w:val="0"/>
          <w:marTop w:val="0"/>
          <w:marBottom w:val="0"/>
          <w:divBdr>
            <w:top w:val="none" w:sz="0" w:space="0" w:color="auto"/>
            <w:left w:val="none" w:sz="0" w:space="0" w:color="auto"/>
            <w:bottom w:val="none" w:sz="0" w:space="0" w:color="auto"/>
            <w:right w:val="none" w:sz="0" w:space="0" w:color="auto"/>
          </w:divBdr>
        </w:div>
        <w:div w:id="1480266529">
          <w:marLeft w:val="480"/>
          <w:marRight w:val="0"/>
          <w:marTop w:val="0"/>
          <w:marBottom w:val="0"/>
          <w:divBdr>
            <w:top w:val="none" w:sz="0" w:space="0" w:color="auto"/>
            <w:left w:val="none" w:sz="0" w:space="0" w:color="auto"/>
            <w:bottom w:val="none" w:sz="0" w:space="0" w:color="auto"/>
            <w:right w:val="none" w:sz="0" w:space="0" w:color="auto"/>
          </w:divBdr>
        </w:div>
        <w:div w:id="269511981">
          <w:marLeft w:val="480"/>
          <w:marRight w:val="0"/>
          <w:marTop w:val="0"/>
          <w:marBottom w:val="0"/>
          <w:divBdr>
            <w:top w:val="none" w:sz="0" w:space="0" w:color="auto"/>
            <w:left w:val="none" w:sz="0" w:space="0" w:color="auto"/>
            <w:bottom w:val="none" w:sz="0" w:space="0" w:color="auto"/>
            <w:right w:val="none" w:sz="0" w:space="0" w:color="auto"/>
          </w:divBdr>
        </w:div>
        <w:div w:id="398669870">
          <w:marLeft w:val="480"/>
          <w:marRight w:val="0"/>
          <w:marTop w:val="0"/>
          <w:marBottom w:val="0"/>
          <w:divBdr>
            <w:top w:val="none" w:sz="0" w:space="0" w:color="auto"/>
            <w:left w:val="none" w:sz="0" w:space="0" w:color="auto"/>
            <w:bottom w:val="none" w:sz="0" w:space="0" w:color="auto"/>
            <w:right w:val="none" w:sz="0" w:space="0" w:color="auto"/>
          </w:divBdr>
        </w:div>
        <w:div w:id="526408933">
          <w:marLeft w:val="480"/>
          <w:marRight w:val="0"/>
          <w:marTop w:val="0"/>
          <w:marBottom w:val="0"/>
          <w:divBdr>
            <w:top w:val="none" w:sz="0" w:space="0" w:color="auto"/>
            <w:left w:val="none" w:sz="0" w:space="0" w:color="auto"/>
            <w:bottom w:val="none" w:sz="0" w:space="0" w:color="auto"/>
            <w:right w:val="none" w:sz="0" w:space="0" w:color="auto"/>
          </w:divBdr>
        </w:div>
        <w:div w:id="1527406464">
          <w:marLeft w:val="480"/>
          <w:marRight w:val="0"/>
          <w:marTop w:val="0"/>
          <w:marBottom w:val="0"/>
          <w:divBdr>
            <w:top w:val="none" w:sz="0" w:space="0" w:color="auto"/>
            <w:left w:val="none" w:sz="0" w:space="0" w:color="auto"/>
            <w:bottom w:val="none" w:sz="0" w:space="0" w:color="auto"/>
            <w:right w:val="none" w:sz="0" w:space="0" w:color="auto"/>
          </w:divBdr>
        </w:div>
        <w:div w:id="639504409">
          <w:marLeft w:val="480"/>
          <w:marRight w:val="0"/>
          <w:marTop w:val="0"/>
          <w:marBottom w:val="0"/>
          <w:divBdr>
            <w:top w:val="none" w:sz="0" w:space="0" w:color="auto"/>
            <w:left w:val="none" w:sz="0" w:space="0" w:color="auto"/>
            <w:bottom w:val="none" w:sz="0" w:space="0" w:color="auto"/>
            <w:right w:val="none" w:sz="0" w:space="0" w:color="auto"/>
          </w:divBdr>
        </w:div>
        <w:div w:id="32921793">
          <w:marLeft w:val="480"/>
          <w:marRight w:val="0"/>
          <w:marTop w:val="0"/>
          <w:marBottom w:val="0"/>
          <w:divBdr>
            <w:top w:val="none" w:sz="0" w:space="0" w:color="auto"/>
            <w:left w:val="none" w:sz="0" w:space="0" w:color="auto"/>
            <w:bottom w:val="none" w:sz="0" w:space="0" w:color="auto"/>
            <w:right w:val="none" w:sz="0" w:space="0" w:color="auto"/>
          </w:divBdr>
        </w:div>
        <w:div w:id="619455806">
          <w:marLeft w:val="480"/>
          <w:marRight w:val="0"/>
          <w:marTop w:val="0"/>
          <w:marBottom w:val="0"/>
          <w:divBdr>
            <w:top w:val="none" w:sz="0" w:space="0" w:color="auto"/>
            <w:left w:val="none" w:sz="0" w:space="0" w:color="auto"/>
            <w:bottom w:val="none" w:sz="0" w:space="0" w:color="auto"/>
            <w:right w:val="none" w:sz="0" w:space="0" w:color="auto"/>
          </w:divBdr>
        </w:div>
        <w:div w:id="393889891">
          <w:marLeft w:val="480"/>
          <w:marRight w:val="0"/>
          <w:marTop w:val="0"/>
          <w:marBottom w:val="0"/>
          <w:divBdr>
            <w:top w:val="none" w:sz="0" w:space="0" w:color="auto"/>
            <w:left w:val="none" w:sz="0" w:space="0" w:color="auto"/>
            <w:bottom w:val="none" w:sz="0" w:space="0" w:color="auto"/>
            <w:right w:val="none" w:sz="0" w:space="0" w:color="auto"/>
          </w:divBdr>
        </w:div>
        <w:div w:id="1640040176">
          <w:marLeft w:val="480"/>
          <w:marRight w:val="0"/>
          <w:marTop w:val="0"/>
          <w:marBottom w:val="0"/>
          <w:divBdr>
            <w:top w:val="none" w:sz="0" w:space="0" w:color="auto"/>
            <w:left w:val="none" w:sz="0" w:space="0" w:color="auto"/>
            <w:bottom w:val="none" w:sz="0" w:space="0" w:color="auto"/>
            <w:right w:val="none" w:sz="0" w:space="0" w:color="auto"/>
          </w:divBdr>
        </w:div>
        <w:div w:id="525482190">
          <w:marLeft w:val="480"/>
          <w:marRight w:val="0"/>
          <w:marTop w:val="0"/>
          <w:marBottom w:val="0"/>
          <w:divBdr>
            <w:top w:val="none" w:sz="0" w:space="0" w:color="auto"/>
            <w:left w:val="none" w:sz="0" w:space="0" w:color="auto"/>
            <w:bottom w:val="none" w:sz="0" w:space="0" w:color="auto"/>
            <w:right w:val="none" w:sz="0" w:space="0" w:color="auto"/>
          </w:divBdr>
        </w:div>
        <w:div w:id="257519948">
          <w:marLeft w:val="480"/>
          <w:marRight w:val="0"/>
          <w:marTop w:val="0"/>
          <w:marBottom w:val="0"/>
          <w:divBdr>
            <w:top w:val="none" w:sz="0" w:space="0" w:color="auto"/>
            <w:left w:val="none" w:sz="0" w:space="0" w:color="auto"/>
            <w:bottom w:val="none" w:sz="0" w:space="0" w:color="auto"/>
            <w:right w:val="none" w:sz="0" w:space="0" w:color="auto"/>
          </w:divBdr>
        </w:div>
        <w:div w:id="1826312083">
          <w:marLeft w:val="480"/>
          <w:marRight w:val="0"/>
          <w:marTop w:val="0"/>
          <w:marBottom w:val="0"/>
          <w:divBdr>
            <w:top w:val="none" w:sz="0" w:space="0" w:color="auto"/>
            <w:left w:val="none" w:sz="0" w:space="0" w:color="auto"/>
            <w:bottom w:val="none" w:sz="0" w:space="0" w:color="auto"/>
            <w:right w:val="none" w:sz="0" w:space="0" w:color="auto"/>
          </w:divBdr>
        </w:div>
        <w:div w:id="1482500954">
          <w:marLeft w:val="480"/>
          <w:marRight w:val="0"/>
          <w:marTop w:val="0"/>
          <w:marBottom w:val="0"/>
          <w:divBdr>
            <w:top w:val="none" w:sz="0" w:space="0" w:color="auto"/>
            <w:left w:val="none" w:sz="0" w:space="0" w:color="auto"/>
            <w:bottom w:val="none" w:sz="0" w:space="0" w:color="auto"/>
            <w:right w:val="none" w:sz="0" w:space="0" w:color="auto"/>
          </w:divBdr>
        </w:div>
        <w:div w:id="448091329">
          <w:marLeft w:val="480"/>
          <w:marRight w:val="0"/>
          <w:marTop w:val="0"/>
          <w:marBottom w:val="0"/>
          <w:divBdr>
            <w:top w:val="none" w:sz="0" w:space="0" w:color="auto"/>
            <w:left w:val="none" w:sz="0" w:space="0" w:color="auto"/>
            <w:bottom w:val="none" w:sz="0" w:space="0" w:color="auto"/>
            <w:right w:val="none" w:sz="0" w:space="0" w:color="auto"/>
          </w:divBdr>
        </w:div>
        <w:div w:id="1331327956">
          <w:marLeft w:val="480"/>
          <w:marRight w:val="0"/>
          <w:marTop w:val="0"/>
          <w:marBottom w:val="0"/>
          <w:divBdr>
            <w:top w:val="none" w:sz="0" w:space="0" w:color="auto"/>
            <w:left w:val="none" w:sz="0" w:space="0" w:color="auto"/>
            <w:bottom w:val="none" w:sz="0" w:space="0" w:color="auto"/>
            <w:right w:val="none" w:sz="0" w:space="0" w:color="auto"/>
          </w:divBdr>
        </w:div>
        <w:div w:id="1091388285">
          <w:marLeft w:val="480"/>
          <w:marRight w:val="0"/>
          <w:marTop w:val="0"/>
          <w:marBottom w:val="0"/>
          <w:divBdr>
            <w:top w:val="none" w:sz="0" w:space="0" w:color="auto"/>
            <w:left w:val="none" w:sz="0" w:space="0" w:color="auto"/>
            <w:bottom w:val="none" w:sz="0" w:space="0" w:color="auto"/>
            <w:right w:val="none" w:sz="0" w:space="0" w:color="auto"/>
          </w:divBdr>
        </w:div>
        <w:div w:id="525094105">
          <w:marLeft w:val="480"/>
          <w:marRight w:val="0"/>
          <w:marTop w:val="0"/>
          <w:marBottom w:val="0"/>
          <w:divBdr>
            <w:top w:val="none" w:sz="0" w:space="0" w:color="auto"/>
            <w:left w:val="none" w:sz="0" w:space="0" w:color="auto"/>
            <w:bottom w:val="none" w:sz="0" w:space="0" w:color="auto"/>
            <w:right w:val="none" w:sz="0" w:space="0" w:color="auto"/>
          </w:divBdr>
        </w:div>
        <w:div w:id="1010526850">
          <w:marLeft w:val="480"/>
          <w:marRight w:val="0"/>
          <w:marTop w:val="0"/>
          <w:marBottom w:val="0"/>
          <w:divBdr>
            <w:top w:val="none" w:sz="0" w:space="0" w:color="auto"/>
            <w:left w:val="none" w:sz="0" w:space="0" w:color="auto"/>
            <w:bottom w:val="none" w:sz="0" w:space="0" w:color="auto"/>
            <w:right w:val="none" w:sz="0" w:space="0" w:color="auto"/>
          </w:divBdr>
        </w:div>
        <w:div w:id="87387084">
          <w:marLeft w:val="480"/>
          <w:marRight w:val="0"/>
          <w:marTop w:val="0"/>
          <w:marBottom w:val="0"/>
          <w:divBdr>
            <w:top w:val="none" w:sz="0" w:space="0" w:color="auto"/>
            <w:left w:val="none" w:sz="0" w:space="0" w:color="auto"/>
            <w:bottom w:val="none" w:sz="0" w:space="0" w:color="auto"/>
            <w:right w:val="none" w:sz="0" w:space="0" w:color="auto"/>
          </w:divBdr>
        </w:div>
        <w:div w:id="1924800785">
          <w:marLeft w:val="480"/>
          <w:marRight w:val="0"/>
          <w:marTop w:val="0"/>
          <w:marBottom w:val="0"/>
          <w:divBdr>
            <w:top w:val="none" w:sz="0" w:space="0" w:color="auto"/>
            <w:left w:val="none" w:sz="0" w:space="0" w:color="auto"/>
            <w:bottom w:val="none" w:sz="0" w:space="0" w:color="auto"/>
            <w:right w:val="none" w:sz="0" w:space="0" w:color="auto"/>
          </w:divBdr>
        </w:div>
        <w:div w:id="908879295">
          <w:marLeft w:val="480"/>
          <w:marRight w:val="0"/>
          <w:marTop w:val="0"/>
          <w:marBottom w:val="0"/>
          <w:divBdr>
            <w:top w:val="none" w:sz="0" w:space="0" w:color="auto"/>
            <w:left w:val="none" w:sz="0" w:space="0" w:color="auto"/>
            <w:bottom w:val="none" w:sz="0" w:space="0" w:color="auto"/>
            <w:right w:val="none" w:sz="0" w:space="0" w:color="auto"/>
          </w:divBdr>
        </w:div>
        <w:div w:id="2097633075">
          <w:marLeft w:val="480"/>
          <w:marRight w:val="0"/>
          <w:marTop w:val="0"/>
          <w:marBottom w:val="0"/>
          <w:divBdr>
            <w:top w:val="none" w:sz="0" w:space="0" w:color="auto"/>
            <w:left w:val="none" w:sz="0" w:space="0" w:color="auto"/>
            <w:bottom w:val="none" w:sz="0" w:space="0" w:color="auto"/>
            <w:right w:val="none" w:sz="0" w:space="0" w:color="auto"/>
          </w:divBdr>
        </w:div>
        <w:div w:id="1758748682">
          <w:marLeft w:val="480"/>
          <w:marRight w:val="0"/>
          <w:marTop w:val="0"/>
          <w:marBottom w:val="0"/>
          <w:divBdr>
            <w:top w:val="none" w:sz="0" w:space="0" w:color="auto"/>
            <w:left w:val="none" w:sz="0" w:space="0" w:color="auto"/>
            <w:bottom w:val="none" w:sz="0" w:space="0" w:color="auto"/>
            <w:right w:val="none" w:sz="0" w:space="0" w:color="auto"/>
          </w:divBdr>
        </w:div>
        <w:div w:id="2127235181">
          <w:marLeft w:val="480"/>
          <w:marRight w:val="0"/>
          <w:marTop w:val="0"/>
          <w:marBottom w:val="0"/>
          <w:divBdr>
            <w:top w:val="none" w:sz="0" w:space="0" w:color="auto"/>
            <w:left w:val="none" w:sz="0" w:space="0" w:color="auto"/>
            <w:bottom w:val="none" w:sz="0" w:space="0" w:color="auto"/>
            <w:right w:val="none" w:sz="0" w:space="0" w:color="auto"/>
          </w:divBdr>
        </w:div>
        <w:div w:id="1679233258">
          <w:marLeft w:val="480"/>
          <w:marRight w:val="0"/>
          <w:marTop w:val="0"/>
          <w:marBottom w:val="0"/>
          <w:divBdr>
            <w:top w:val="none" w:sz="0" w:space="0" w:color="auto"/>
            <w:left w:val="none" w:sz="0" w:space="0" w:color="auto"/>
            <w:bottom w:val="none" w:sz="0" w:space="0" w:color="auto"/>
            <w:right w:val="none" w:sz="0" w:space="0" w:color="auto"/>
          </w:divBdr>
        </w:div>
        <w:div w:id="933830172">
          <w:marLeft w:val="480"/>
          <w:marRight w:val="0"/>
          <w:marTop w:val="0"/>
          <w:marBottom w:val="0"/>
          <w:divBdr>
            <w:top w:val="none" w:sz="0" w:space="0" w:color="auto"/>
            <w:left w:val="none" w:sz="0" w:space="0" w:color="auto"/>
            <w:bottom w:val="none" w:sz="0" w:space="0" w:color="auto"/>
            <w:right w:val="none" w:sz="0" w:space="0" w:color="auto"/>
          </w:divBdr>
        </w:div>
        <w:div w:id="1890801992">
          <w:marLeft w:val="480"/>
          <w:marRight w:val="0"/>
          <w:marTop w:val="0"/>
          <w:marBottom w:val="0"/>
          <w:divBdr>
            <w:top w:val="none" w:sz="0" w:space="0" w:color="auto"/>
            <w:left w:val="none" w:sz="0" w:space="0" w:color="auto"/>
            <w:bottom w:val="none" w:sz="0" w:space="0" w:color="auto"/>
            <w:right w:val="none" w:sz="0" w:space="0" w:color="auto"/>
          </w:divBdr>
        </w:div>
        <w:div w:id="1953971298">
          <w:marLeft w:val="480"/>
          <w:marRight w:val="0"/>
          <w:marTop w:val="0"/>
          <w:marBottom w:val="0"/>
          <w:divBdr>
            <w:top w:val="none" w:sz="0" w:space="0" w:color="auto"/>
            <w:left w:val="none" w:sz="0" w:space="0" w:color="auto"/>
            <w:bottom w:val="none" w:sz="0" w:space="0" w:color="auto"/>
            <w:right w:val="none" w:sz="0" w:space="0" w:color="auto"/>
          </w:divBdr>
        </w:div>
        <w:div w:id="1267687116">
          <w:marLeft w:val="480"/>
          <w:marRight w:val="0"/>
          <w:marTop w:val="0"/>
          <w:marBottom w:val="0"/>
          <w:divBdr>
            <w:top w:val="none" w:sz="0" w:space="0" w:color="auto"/>
            <w:left w:val="none" w:sz="0" w:space="0" w:color="auto"/>
            <w:bottom w:val="none" w:sz="0" w:space="0" w:color="auto"/>
            <w:right w:val="none" w:sz="0" w:space="0" w:color="auto"/>
          </w:divBdr>
        </w:div>
        <w:div w:id="2115319762">
          <w:marLeft w:val="480"/>
          <w:marRight w:val="0"/>
          <w:marTop w:val="0"/>
          <w:marBottom w:val="0"/>
          <w:divBdr>
            <w:top w:val="none" w:sz="0" w:space="0" w:color="auto"/>
            <w:left w:val="none" w:sz="0" w:space="0" w:color="auto"/>
            <w:bottom w:val="none" w:sz="0" w:space="0" w:color="auto"/>
            <w:right w:val="none" w:sz="0" w:space="0" w:color="auto"/>
          </w:divBdr>
        </w:div>
        <w:div w:id="831876592">
          <w:marLeft w:val="480"/>
          <w:marRight w:val="0"/>
          <w:marTop w:val="0"/>
          <w:marBottom w:val="0"/>
          <w:divBdr>
            <w:top w:val="none" w:sz="0" w:space="0" w:color="auto"/>
            <w:left w:val="none" w:sz="0" w:space="0" w:color="auto"/>
            <w:bottom w:val="none" w:sz="0" w:space="0" w:color="auto"/>
            <w:right w:val="none" w:sz="0" w:space="0" w:color="auto"/>
          </w:divBdr>
        </w:div>
        <w:div w:id="2124222840">
          <w:marLeft w:val="480"/>
          <w:marRight w:val="0"/>
          <w:marTop w:val="0"/>
          <w:marBottom w:val="0"/>
          <w:divBdr>
            <w:top w:val="none" w:sz="0" w:space="0" w:color="auto"/>
            <w:left w:val="none" w:sz="0" w:space="0" w:color="auto"/>
            <w:bottom w:val="none" w:sz="0" w:space="0" w:color="auto"/>
            <w:right w:val="none" w:sz="0" w:space="0" w:color="auto"/>
          </w:divBdr>
        </w:div>
        <w:div w:id="116073816">
          <w:marLeft w:val="480"/>
          <w:marRight w:val="0"/>
          <w:marTop w:val="0"/>
          <w:marBottom w:val="0"/>
          <w:divBdr>
            <w:top w:val="none" w:sz="0" w:space="0" w:color="auto"/>
            <w:left w:val="none" w:sz="0" w:space="0" w:color="auto"/>
            <w:bottom w:val="none" w:sz="0" w:space="0" w:color="auto"/>
            <w:right w:val="none" w:sz="0" w:space="0" w:color="auto"/>
          </w:divBdr>
        </w:div>
        <w:div w:id="1275214173">
          <w:marLeft w:val="480"/>
          <w:marRight w:val="0"/>
          <w:marTop w:val="0"/>
          <w:marBottom w:val="0"/>
          <w:divBdr>
            <w:top w:val="none" w:sz="0" w:space="0" w:color="auto"/>
            <w:left w:val="none" w:sz="0" w:space="0" w:color="auto"/>
            <w:bottom w:val="none" w:sz="0" w:space="0" w:color="auto"/>
            <w:right w:val="none" w:sz="0" w:space="0" w:color="auto"/>
          </w:divBdr>
        </w:div>
        <w:div w:id="1772972397">
          <w:marLeft w:val="480"/>
          <w:marRight w:val="0"/>
          <w:marTop w:val="0"/>
          <w:marBottom w:val="0"/>
          <w:divBdr>
            <w:top w:val="none" w:sz="0" w:space="0" w:color="auto"/>
            <w:left w:val="none" w:sz="0" w:space="0" w:color="auto"/>
            <w:bottom w:val="none" w:sz="0" w:space="0" w:color="auto"/>
            <w:right w:val="none" w:sz="0" w:space="0" w:color="auto"/>
          </w:divBdr>
        </w:div>
        <w:div w:id="1293513479">
          <w:marLeft w:val="480"/>
          <w:marRight w:val="0"/>
          <w:marTop w:val="0"/>
          <w:marBottom w:val="0"/>
          <w:divBdr>
            <w:top w:val="none" w:sz="0" w:space="0" w:color="auto"/>
            <w:left w:val="none" w:sz="0" w:space="0" w:color="auto"/>
            <w:bottom w:val="none" w:sz="0" w:space="0" w:color="auto"/>
            <w:right w:val="none" w:sz="0" w:space="0" w:color="auto"/>
          </w:divBdr>
        </w:div>
        <w:div w:id="232668868">
          <w:marLeft w:val="480"/>
          <w:marRight w:val="0"/>
          <w:marTop w:val="0"/>
          <w:marBottom w:val="0"/>
          <w:divBdr>
            <w:top w:val="none" w:sz="0" w:space="0" w:color="auto"/>
            <w:left w:val="none" w:sz="0" w:space="0" w:color="auto"/>
            <w:bottom w:val="none" w:sz="0" w:space="0" w:color="auto"/>
            <w:right w:val="none" w:sz="0" w:space="0" w:color="auto"/>
          </w:divBdr>
        </w:div>
        <w:div w:id="465314443">
          <w:marLeft w:val="480"/>
          <w:marRight w:val="0"/>
          <w:marTop w:val="0"/>
          <w:marBottom w:val="0"/>
          <w:divBdr>
            <w:top w:val="none" w:sz="0" w:space="0" w:color="auto"/>
            <w:left w:val="none" w:sz="0" w:space="0" w:color="auto"/>
            <w:bottom w:val="none" w:sz="0" w:space="0" w:color="auto"/>
            <w:right w:val="none" w:sz="0" w:space="0" w:color="auto"/>
          </w:divBdr>
        </w:div>
        <w:div w:id="1158227777">
          <w:marLeft w:val="480"/>
          <w:marRight w:val="0"/>
          <w:marTop w:val="0"/>
          <w:marBottom w:val="0"/>
          <w:divBdr>
            <w:top w:val="none" w:sz="0" w:space="0" w:color="auto"/>
            <w:left w:val="none" w:sz="0" w:space="0" w:color="auto"/>
            <w:bottom w:val="none" w:sz="0" w:space="0" w:color="auto"/>
            <w:right w:val="none" w:sz="0" w:space="0" w:color="auto"/>
          </w:divBdr>
        </w:div>
        <w:div w:id="1900284294">
          <w:marLeft w:val="480"/>
          <w:marRight w:val="0"/>
          <w:marTop w:val="0"/>
          <w:marBottom w:val="0"/>
          <w:divBdr>
            <w:top w:val="none" w:sz="0" w:space="0" w:color="auto"/>
            <w:left w:val="none" w:sz="0" w:space="0" w:color="auto"/>
            <w:bottom w:val="none" w:sz="0" w:space="0" w:color="auto"/>
            <w:right w:val="none" w:sz="0" w:space="0" w:color="auto"/>
          </w:divBdr>
        </w:div>
        <w:div w:id="2058776896">
          <w:marLeft w:val="480"/>
          <w:marRight w:val="0"/>
          <w:marTop w:val="0"/>
          <w:marBottom w:val="0"/>
          <w:divBdr>
            <w:top w:val="none" w:sz="0" w:space="0" w:color="auto"/>
            <w:left w:val="none" w:sz="0" w:space="0" w:color="auto"/>
            <w:bottom w:val="none" w:sz="0" w:space="0" w:color="auto"/>
            <w:right w:val="none" w:sz="0" w:space="0" w:color="auto"/>
          </w:divBdr>
        </w:div>
        <w:div w:id="126365253">
          <w:marLeft w:val="480"/>
          <w:marRight w:val="0"/>
          <w:marTop w:val="0"/>
          <w:marBottom w:val="0"/>
          <w:divBdr>
            <w:top w:val="none" w:sz="0" w:space="0" w:color="auto"/>
            <w:left w:val="none" w:sz="0" w:space="0" w:color="auto"/>
            <w:bottom w:val="none" w:sz="0" w:space="0" w:color="auto"/>
            <w:right w:val="none" w:sz="0" w:space="0" w:color="auto"/>
          </w:divBdr>
        </w:div>
        <w:div w:id="574172817">
          <w:marLeft w:val="480"/>
          <w:marRight w:val="0"/>
          <w:marTop w:val="0"/>
          <w:marBottom w:val="0"/>
          <w:divBdr>
            <w:top w:val="none" w:sz="0" w:space="0" w:color="auto"/>
            <w:left w:val="none" w:sz="0" w:space="0" w:color="auto"/>
            <w:bottom w:val="none" w:sz="0" w:space="0" w:color="auto"/>
            <w:right w:val="none" w:sz="0" w:space="0" w:color="auto"/>
          </w:divBdr>
        </w:div>
        <w:div w:id="183983755">
          <w:marLeft w:val="480"/>
          <w:marRight w:val="0"/>
          <w:marTop w:val="0"/>
          <w:marBottom w:val="0"/>
          <w:divBdr>
            <w:top w:val="none" w:sz="0" w:space="0" w:color="auto"/>
            <w:left w:val="none" w:sz="0" w:space="0" w:color="auto"/>
            <w:bottom w:val="none" w:sz="0" w:space="0" w:color="auto"/>
            <w:right w:val="none" w:sz="0" w:space="0" w:color="auto"/>
          </w:divBdr>
        </w:div>
        <w:div w:id="2139369379">
          <w:marLeft w:val="480"/>
          <w:marRight w:val="0"/>
          <w:marTop w:val="0"/>
          <w:marBottom w:val="0"/>
          <w:divBdr>
            <w:top w:val="none" w:sz="0" w:space="0" w:color="auto"/>
            <w:left w:val="none" w:sz="0" w:space="0" w:color="auto"/>
            <w:bottom w:val="none" w:sz="0" w:space="0" w:color="auto"/>
            <w:right w:val="none" w:sz="0" w:space="0" w:color="auto"/>
          </w:divBdr>
        </w:div>
        <w:div w:id="1760368205">
          <w:marLeft w:val="480"/>
          <w:marRight w:val="0"/>
          <w:marTop w:val="0"/>
          <w:marBottom w:val="0"/>
          <w:divBdr>
            <w:top w:val="none" w:sz="0" w:space="0" w:color="auto"/>
            <w:left w:val="none" w:sz="0" w:space="0" w:color="auto"/>
            <w:bottom w:val="none" w:sz="0" w:space="0" w:color="auto"/>
            <w:right w:val="none" w:sz="0" w:space="0" w:color="auto"/>
          </w:divBdr>
        </w:div>
        <w:div w:id="1735615936">
          <w:marLeft w:val="480"/>
          <w:marRight w:val="0"/>
          <w:marTop w:val="0"/>
          <w:marBottom w:val="0"/>
          <w:divBdr>
            <w:top w:val="none" w:sz="0" w:space="0" w:color="auto"/>
            <w:left w:val="none" w:sz="0" w:space="0" w:color="auto"/>
            <w:bottom w:val="none" w:sz="0" w:space="0" w:color="auto"/>
            <w:right w:val="none" w:sz="0" w:space="0" w:color="auto"/>
          </w:divBdr>
        </w:div>
        <w:div w:id="1620212159">
          <w:marLeft w:val="480"/>
          <w:marRight w:val="0"/>
          <w:marTop w:val="0"/>
          <w:marBottom w:val="0"/>
          <w:divBdr>
            <w:top w:val="none" w:sz="0" w:space="0" w:color="auto"/>
            <w:left w:val="none" w:sz="0" w:space="0" w:color="auto"/>
            <w:bottom w:val="none" w:sz="0" w:space="0" w:color="auto"/>
            <w:right w:val="none" w:sz="0" w:space="0" w:color="auto"/>
          </w:divBdr>
        </w:div>
        <w:div w:id="909579931">
          <w:marLeft w:val="480"/>
          <w:marRight w:val="0"/>
          <w:marTop w:val="0"/>
          <w:marBottom w:val="0"/>
          <w:divBdr>
            <w:top w:val="none" w:sz="0" w:space="0" w:color="auto"/>
            <w:left w:val="none" w:sz="0" w:space="0" w:color="auto"/>
            <w:bottom w:val="none" w:sz="0" w:space="0" w:color="auto"/>
            <w:right w:val="none" w:sz="0" w:space="0" w:color="auto"/>
          </w:divBdr>
        </w:div>
        <w:div w:id="542640014">
          <w:marLeft w:val="480"/>
          <w:marRight w:val="0"/>
          <w:marTop w:val="0"/>
          <w:marBottom w:val="0"/>
          <w:divBdr>
            <w:top w:val="none" w:sz="0" w:space="0" w:color="auto"/>
            <w:left w:val="none" w:sz="0" w:space="0" w:color="auto"/>
            <w:bottom w:val="none" w:sz="0" w:space="0" w:color="auto"/>
            <w:right w:val="none" w:sz="0" w:space="0" w:color="auto"/>
          </w:divBdr>
        </w:div>
        <w:div w:id="669139646">
          <w:marLeft w:val="480"/>
          <w:marRight w:val="0"/>
          <w:marTop w:val="0"/>
          <w:marBottom w:val="0"/>
          <w:divBdr>
            <w:top w:val="none" w:sz="0" w:space="0" w:color="auto"/>
            <w:left w:val="none" w:sz="0" w:space="0" w:color="auto"/>
            <w:bottom w:val="none" w:sz="0" w:space="0" w:color="auto"/>
            <w:right w:val="none" w:sz="0" w:space="0" w:color="auto"/>
          </w:divBdr>
        </w:div>
        <w:div w:id="1714841231">
          <w:marLeft w:val="480"/>
          <w:marRight w:val="0"/>
          <w:marTop w:val="0"/>
          <w:marBottom w:val="0"/>
          <w:divBdr>
            <w:top w:val="none" w:sz="0" w:space="0" w:color="auto"/>
            <w:left w:val="none" w:sz="0" w:space="0" w:color="auto"/>
            <w:bottom w:val="none" w:sz="0" w:space="0" w:color="auto"/>
            <w:right w:val="none" w:sz="0" w:space="0" w:color="auto"/>
          </w:divBdr>
        </w:div>
        <w:div w:id="703796394">
          <w:marLeft w:val="480"/>
          <w:marRight w:val="0"/>
          <w:marTop w:val="0"/>
          <w:marBottom w:val="0"/>
          <w:divBdr>
            <w:top w:val="none" w:sz="0" w:space="0" w:color="auto"/>
            <w:left w:val="none" w:sz="0" w:space="0" w:color="auto"/>
            <w:bottom w:val="none" w:sz="0" w:space="0" w:color="auto"/>
            <w:right w:val="none" w:sz="0" w:space="0" w:color="auto"/>
          </w:divBdr>
        </w:div>
        <w:div w:id="1886480142">
          <w:marLeft w:val="480"/>
          <w:marRight w:val="0"/>
          <w:marTop w:val="0"/>
          <w:marBottom w:val="0"/>
          <w:divBdr>
            <w:top w:val="none" w:sz="0" w:space="0" w:color="auto"/>
            <w:left w:val="none" w:sz="0" w:space="0" w:color="auto"/>
            <w:bottom w:val="none" w:sz="0" w:space="0" w:color="auto"/>
            <w:right w:val="none" w:sz="0" w:space="0" w:color="auto"/>
          </w:divBdr>
        </w:div>
        <w:div w:id="1490713687">
          <w:marLeft w:val="480"/>
          <w:marRight w:val="0"/>
          <w:marTop w:val="0"/>
          <w:marBottom w:val="0"/>
          <w:divBdr>
            <w:top w:val="none" w:sz="0" w:space="0" w:color="auto"/>
            <w:left w:val="none" w:sz="0" w:space="0" w:color="auto"/>
            <w:bottom w:val="none" w:sz="0" w:space="0" w:color="auto"/>
            <w:right w:val="none" w:sz="0" w:space="0" w:color="auto"/>
          </w:divBdr>
        </w:div>
        <w:div w:id="1382630408">
          <w:marLeft w:val="480"/>
          <w:marRight w:val="0"/>
          <w:marTop w:val="0"/>
          <w:marBottom w:val="0"/>
          <w:divBdr>
            <w:top w:val="none" w:sz="0" w:space="0" w:color="auto"/>
            <w:left w:val="none" w:sz="0" w:space="0" w:color="auto"/>
            <w:bottom w:val="none" w:sz="0" w:space="0" w:color="auto"/>
            <w:right w:val="none" w:sz="0" w:space="0" w:color="auto"/>
          </w:divBdr>
        </w:div>
        <w:div w:id="1144008853">
          <w:marLeft w:val="480"/>
          <w:marRight w:val="0"/>
          <w:marTop w:val="0"/>
          <w:marBottom w:val="0"/>
          <w:divBdr>
            <w:top w:val="none" w:sz="0" w:space="0" w:color="auto"/>
            <w:left w:val="none" w:sz="0" w:space="0" w:color="auto"/>
            <w:bottom w:val="none" w:sz="0" w:space="0" w:color="auto"/>
            <w:right w:val="none" w:sz="0" w:space="0" w:color="auto"/>
          </w:divBdr>
        </w:div>
        <w:div w:id="1986157277">
          <w:marLeft w:val="480"/>
          <w:marRight w:val="0"/>
          <w:marTop w:val="0"/>
          <w:marBottom w:val="0"/>
          <w:divBdr>
            <w:top w:val="none" w:sz="0" w:space="0" w:color="auto"/>
            <w:left w:val="none" w:sz="0" w:space="0" w:color="auto"/>
            <w:bottom w:val="none" w:sz="0" w:space="0" w:color="auto"/>
            <w:right w:val="none" w:sz="0" w:space="0" w:color="auto"/>
          </w:divBdr>
        </w:div>
        <w:div w:id="1658923844">
          <w:marLeft w:val="480"/>
          <w:marRight w:val="0"/>
          <w:marTop w:val="0"/>
          <w:marBottom w:val="0"/>
          <w:divBdr>
            <w:top w:val="none" w:sz="0" w:space="0" w:color="auto"/>
            <w:left w:val="none" w:sz="0" w:space="0" w:color="auto"/>
            <w:bottom w:val="none" w:sz="0" w:space="0" w:color="auto"/>
            <w:right w:val="none" w:sz="0" w:space="0" w:color="auto"/>
          </w:divBdr>
        </w:div>
        <w:div w:id="1658068630">
          <w:marLeft w:val="480"/>
          <w:marRight w:val="0"/>
          <w:marTop w:val="0"/>
          <w:marBottom w:val="0"/>
          <w:divBdr>
            <w:top w:val="none" w:sz="0" w:space="0" w:color="auto"/>
            <w:left w:val="none" w:sz="0" w:space="0" w:color="auto"/>
            <w:bottom w:val="none" w:sz="0" w:space="0" w:color="auto"/>
            <w:right w:val="none" w:sz="0" w:space="0" w:color="auto"/>
          </w:divBdr>
        </w:div>
        <w:div w:id="820346476">
          <w:marLeft w:val="480"/>
          <w:marRight w:val="0"/>
          <w:marTop w:val="0"/>
          <w:marBottom w:val="0"/>
          <w:divBdr>
            <w:top w:val="none" w:sz="0" w:space="0" w:color="auto"/>
            <w:left w:val="none" w:sz="0" w:space="0" w:color="auto"/>
            <w:bottom w:val="none" w:sz="0" w:space="0" w:color="auto"/>
            <w:right w:val="none" w:sz="0" w:space="0" w:color="auto"/>
          </w:divBdr>
        </w:div>
        <w:div w:id="1451044726">
          <w:marLeft w:val="480"/>
          <w:marRight w:val="0"/>
          <w:marTop w:val="0"/>
          <w:marBottom w:val="0"/>
          <w:divBdr>
            <w:top w:val="none" w:sz="0" w:space="0" w:color="auto"/>
            <w:left w:val="none" w:sz="0" w:space="0" w:color="auto"/>
            <w:bottom w:val="none" w:sz="0" w:space="0" w:color="auto"/>
            <w:right w:val="none" w:sz="0" w:space="0" w:color="auto"/>
          </w:divBdr>
        </w:div>
        <w:div w:id="824786660">
          <w:marLeft w:val="480"/>
          <w:marRight w:val="0"/>
          <w:marTop w:val="0"/>
          <w:marBottom w:val="0"/>
          <w:divBdr>
            <w:top w:val="none" w:sz="0" w:space="0" w:color="auto"/>
            <w:left w:val="none" w:sz="0" w:space="0" w:color="auto"/>
            <w:bottom w:val="none" w:sz="0" w:space="0" w:color="auto"/>
            <w:right w:val="none" w:sz="0" w:space="0" w:color="auto"/>
          </w:divBdr>
        </w:div>
        <w:div w:id="1464159632">
          <w:marLeft w:val="480"/>
          <w:marRight w:val="0"/>
          <w:marTop w:val="0"/>
          <w:marBottom w:val="0"/>
          <w:divBdr>
            <w:top w:val="none" w:sz="0" w:space="0" w:color="auto"/>
            <w:left w:val="none" w:sz="0" w:space="0" w:color="auto"/>
            <w:bottom w:val="none" w:sz="0" w:space="0" w:color="auto"/>
            <w:right w:val="none" w:sz="0" w:space="0" w:color="auto"/>
          </w:divBdr>
        </w:div>
        <w:div w:id="1687902260">
          <w:marLeft w:val="480"/>
          <w:marRight w:val="0"/>
          <w:marTop w:val="0"/>
          <w:marBottom w:val="0"/>
          <w:divBdr>
            <w:top w:val="none" w:sz="0" w:space="0" w:color="auto"/>
            <w:left w:val="none" w:sz="0" w:space="0" w:color="auto"/>
            <w:bottom w:val="none" w:sz="0" w:space="0" w:color="auto"/>
            <w:right w:val="none" w:sz="0" w:space="0" w:color="auto"/>
          </w:divBdr>
        </w:div>
        <w:div w:id="1857189907">
          <w:marLeft w:val="480"/>
          <w:marRight w:val="0"/>
          <w:marTop w:val="0"/>
          <w:marBottom w:val="0"/>
          <w:divBdr>
            <w:top w:val="none" w:sz="0" w:space="0" w:color="auto"/>
            <w:left w:val="none" w:sz="0" w:space="0" w:color="auto"/>
            <w:bottom w:val="none" w:sz="0" w:space="0" w:color="auto"/>
            <w:right w:val="none" w:sz="0" w:space="0" w:color="auto"/>
          </w:divBdr>
        </w:div>
        <w:div w:id="677729278">
          <w:marLeft w:val="480"/>
          <w:marRight w:val="0"/>
          <w:marTop w:val="0"/>
          <w:marBottom w:val="0"/>
          <w:divBdr>
            <w:top w:val="none" w:sz="0" w:space="0" w:color="auto"/>
            <w:left w:val="none" w:sz="0" w:space="0" w:color="auto"/>
            <w:bottom w:val="none" w:sz="0" w:space="0" w:color="auto"/>
            <w:right w:val="none" w:sz="0" w:space="0" w:color="auto"/>
          </w:divBdr>
        </w:div>
        <w:div w:id="2118478861">
          <w:marLeft w:val="480"/>
          <w:marRight w:val="0"/>
          <w:marTop w:val="0"/>
          <w:marBottom w:val="0"/>
          <w:divBdr>
            <w:top w:val="none" w:sz="0" w:space="0" w:color="auto"/>
            <w:left w:val="none" w:sz="0" w:space="0" w:color="auto"/>
            <w:bottom w:val="none" w:sz="0" w:space="0" w:color="auto"/>
            <w:right w:val="none" w:sz="0" w:space="0" w:color="auto"/>
          </w:divBdr>
        </w:div>
        <w:div w:id="163784746">
          <w:marLeft w:val="480"/>
          <w:marRight w:val="0"/>
          <w:marTop w:val="0"/>
          <w:marBottom w:val="0"/>
          <w:divBdr>
            <w:top w:val="none" w:sz="0" w:space="0" w:color="auto"/>
            <w:left w:val="none" w:sz="0" w:space="0" w:color="auto"/>
            <w:bottom w:val="none" w:sz="0" w:space="0" w:color="auto"/>
            <w:right w:val="none" w:sz="0" w:space="0" w:color="auto"/>
          </w:divBdr>
        </w:div>
        <w:div w:id="728967017">
          <w:marLeft w:val="480"/>
          <w:marRight w:val="0"/>
          <w:marTop w:val="0"/>
          <w:marBottom w:val="0"/>
          <w:divBdr>
            <w:top w:val="none" w:sz="0" w:space="0" w:color="auto"/>
            <w:left w:val="none" w:sz="0" w:space="0" w:color="auto"/>
            <w:bottom w:val="none" w:sz="0" w:space="0" w:color="auto"/>
            <w:right w:val="none" w:sz="0" w:space="0" w:color="auto"/>
          </w:divBdr>
        </w:div>
      </w:divsChild>
    </w:div>
    <w:div w:id="404189731">
      <w:bodyDiv w:val="1"/>
      <w:marLeft w:val="0"/>
      <w:marRight w:val="0"/>
      <w:marTop w:val="0"/>
      <w:marBottom w:val="0"/>
      <w:divBdr>
        <w:top w:val="none" w:sz="0" w:space="0" w:color="auto"/>
        <w:left w:val="none" w:sz="0" w:space="0" w:color="auto"/>
        <w:bottom w:val="none" w:sz="0" w:space="0" w:color="auto"/>
        <w:right w:val="none" w:sz="0" w:space="0" w:color="auto"/>
      </w:divBdr>
    </w:div>
    <w:div w:id="404255587">
      <w:bodyDiv w:val="1"/>
      <w:marLeft w:val="0"/>
      <w:marRight w:val="0"/>
      <w:marTop w:val="0"/>
      <w:marBottom w:val="0"/>
      <w:divBdr>
        <w:top w:val="none" w:sz="0" w:space="0" w:color="auto"/>
        <w:left w:val="none" w:sz="0" w:space="0" w:color="auto"/>
        <w:bottom w:val="none" w:sz="0" w:space="0" w:color="auto"/>
        <w:right w:val="none" w:sz="0" w:space="0" w:color="auto"/>
      </w:divBdr>
    </w:div>
    <w:div w:id="404378500">
      <w:bodyDiv w:val="1"/>
      <w:marLeft w:val="0"/>
      <w:marRight w:val="0"/>
      <w:marTop w:val="0"/>
      <w:marBottom w:val="0"/>
      <w:divBdr>
        <w:top w:val="none" w:sz="0" w:space="0" w:color="auto"/>
        <w:left w:val="none" w:sz="0" w:space="0" w:color="auto"/>
        <w:bottom w:val="none" w:sz="0" w:space="0" w:color="auto"/>
        <w:right w:val="none" w:sz="0" w:space="0" w:color="auto"/>
      </w:divBdr>
    </w:div>
    <w:div w:id="404686289">
      <w:bodyDiv w:val="1"/>
      <w:marLeft w:val="0"/>
      <w:marRight w:val="0"/>
      <w:marTop w:val="0"/>
      <w:marBottom w:val="0"/>
      <w:divBdr>
        <w:top w:val="none" w:sz="0" w:space="0" w:color="auto"/>
        <w:left w:val="none" w:sz="0" w:space="0" w:color="auto"/>
        <w:bottom w:val="none" w:sz="0" w:space="0" w:color="auto"/>
        <w:right w:val="none" w:sz="0" w:space="0" w:color="auto"/>
      </w:divBdr>
      <w:divsChild>
        <w:div w:id="68115414">
          <w:marLeft w:val="480"/>
          <w:marRight w:val="0"/>
          <w:marTop w:val="0"/>
          <w:marBottom w:val="0"/>
          <w:divBdr>
            <w:top w:val="none" w:sz="0" w:space="0" w:color="auto"/>
            <w:left w:val="none" w:sz="0" w:space="0" w:color="auto"/>
            <w:bottom w:val="none" w:sz="0" w:space="0" w:color="auto"/>
            <w:right w:val="none" w:sz="0" w:space="0" w:color="auto"/>
          </w:divBdr>
        </w:div>
        <w:div w:id="101148497">
          <w:marLeft w:val="480"/>
          <w:marRight w:val="0"/>
          <w:marTop w:val="0"/>
          <w:marBottom w:val="0"/>
          <w:divBdr>
            <w:top w:val="none" w:sz="0" w:space="0" w:color="auto"/>
            <w:left w:val="none" w:sz="0" w:space="0" w:color="auto"/>
            <w:bottom w:val="none" w:sz="0" w:space="0" w:color="auto"/>
            <w:right w:val="none" w:sz="0" w:space="0" w:color="auto"/>
          </w:divBdr>
        </w:div>
        <w:div w:id="123692527">
          <w:marLeft w:val="480"/>
          <w:marRight w:val="0"/>
          <w:marTop w:val="0"/>
          <w:marBottom w:val="0"/>
          <w:divBdr>
            <w:top w:val="none" w:sz="0" w:space="0" w:color="auto"/>
            <w:left w:val="none" w:sz="0" w:space="0" w:color="auto"/>
            <w:bottom w:val="none" w:sz="0" w:space="0" w:color="auto"/>
            <w:right w:val="none" w:sz="0" w:space="0" w:color="auto"/>
          </w:divBdr>
        </w:div>
        <w:div w:id="133913422">
          <w:marLeft w:val="480"/>
          <w:marRight w:val="0"/>
          <w:marTop w:val="0"/>
          <w:marBottom w:val="0"/>
          <w:divBdr>
            <w:top w:val="none" w:sz="0" w:space="0" w:color="auto"/>
            <w:left w:val="none" w:sz="0" w:space="0" w:color="auto"/>
            <w:bottom w:val="none" w:sz="0" w:space="0" w:color="auto"/>
            <w:right w:val="none" w:sz="0" w:space="0" w:color="auto"/>
          </w:divBdr>
        </w:div>
        <w:div w:id="243492916">
          <w:marLeft w:val="480"/>
          <w:marRight w:val="0"/>
          <w:marTop w:val="0"/>
          <w:marBottom w:val="0"/>
          <w:divBdr>
            <w:top w:val="none" w:sz="0" w:space="0" w:color="auto"/>
            <w:left w:val="none" w:sz="0" w:space="0" w:color="auto"/>
            <w:bottom w:val="none" w:sz="0" w:space="0" w:color="auto"/>
            <w:right w:val="none" w:sz="0" w:space="0" w:color="auto"/>
          </w:divBdr>
        </w:div>
        <w:div w:id="277444717">
          <w:marLeft w:val="480"/>
          <w:marRight w:val="0"/>
          <w:marTop w:val="0"/>
          <w:marBottom w:val="0"/>
          <w:divBdr>
            <w:top w:val="none" w:sz="0" w:space="0" w:color="auto"/>
            <w:left w:val="none" w:sz="0" w:space="0" w:color="auto"/>
            <w:bottom w:val="none" w:sz="0" w:space="0" w:color="auto"/>
            <w:right w:val="none" w:sz="0" w:space="0" w:color="auto"/>
          </w:divBdr>
        </w:div>
        <w:div w:id="285547149">
          <w:marLeft w:val="480"/>
          <w:marRight w:val="0"/>
          <w:marTop w:val="0"/>
          <w:marBottom w:val="0"/>
          <w:divBdr>
            <w:top w:val="none" w:sz="0" w:space="0" w:color="auto"/>
            <w:left w:val="none" w:sz="0" w:space="0" w:color="auto"/>
            <w:bottom w:val="none" w:sz="0" w:space="0" w:color="auto"/>
            <w:right w:val="none" w:sz="0" w:space="0" w:color="auto"/>
          </w:divBdr>
        </w:div>
        <w:div w:id="351226885">
          <w:marLeft w:val="480"/>
          <w:marRight w:val="0"/>
          <w:marTop w:val="0"/>
          <w:marBottom w:val="0"/>
          <w:divBdr>
            <w:top w:val="none" w:sz="0" w:space="0" w:color="auto"/>
            <w:left w:val="none" w:sz="0" w:space="0" w:color="auto"/>
            <w:bottom w:val="none" w:sz="0" w:space="0" w:color="auto"/>
            <w:right w:val="none" w:sz="0" w:space="0" w:color="auto"/>
          </w:divBdr>
        </w:div>
        <w:div w:id="495924699">
          <w:marLeft w:val="480"/>
          <w:marRight w:val="0"/>
          <w:marTop w:val="0"/>
          <w:marBottom w:val="0"/>
          <w:divBdr>
            <w:top w:val="none" w:sz="0" w:space="0" w:color="auto"/>
            <w:left w:val="none" w:sz="0" w:space="0" w:color="auto"/>
            <w:bottom w:val="none" w:sz="0" w:space="0" w:color="auto"/>
            <w:right w:val="none" w:sz="0" w:space="0" w:color="auto"/>
          </w:divBdr>
        </w:div>
        <w:div w:id="508644538">
          <w:marLeft w:val="480"/>
          <w:marRight w:val="0"/>
          <w:marTop w:val="0"/>
          <w:marBottom w:val="0"/>
          <w:divBdr>
            <w:top w:val="none" w:sz="0" w:space="0" w:color="auto"/>
            <w:left w:val="none" w:sz="0" w:space="0" w:color="auto"/>
            <w:bottom w:val="none" w:sz="0" w:space="0" w:color="auto"/>
            <w:right w:val="none" w:sz="0" w:space="0" w:color="auto"/>
          </w:divBdr>
        </w:div>
        <w:div w:id="510686569">
          <w:marLeft w:val="480"/>
          <w:marRight w:val="0"/>
          <w:marTop w:val="0"/>
          <w:marBottom w:val="0"/>
          <w:divBdr>
            <w:top w:val="none" w:sz="0" w:space="0" w:color="auto"/>
            <w:left w:val="none" w:sz="0" w:space="0" w:color="auto"/>
            <w:bottom w:val="none" w:sz="0" w:space="0" w:color="auto"/>
            <w:right w:val="none" w:sz="0" w:space="0" w:color="auto"/>
          </w:divBdr>
        </w:div>
        <w:div w:id="603538422">
          <w:marLeft w:val="480"/>
          <w:marRight w:val="0"/>
          <w:marTop w:val="0"/>
          <w:marBottom w:val="0"/>
          <w:divBdr>
            <w:top w:val="none" w:sz="0" w:space="0" w:color="auto"/>
            <w:left w:val="none" w:sz="0" w:space="0" w:color="auto"/>
            <w:bottom w:val="none" w:sz="0" w:space="0" w:color="auto"/>
            <w:right w:val="none" w:sz="0" w:space="0" w:color="auto"/>
          </w:divBdr>
        </w:div>
        <w:div w:id="836306381">
          <w:marLeft w:val="480"/>
          <w:marRight w:val="0"/>
          <w:marTop w:val="0"/>
          <w:marBottom w:val="0"/>
          <w:divBdr>
            <w:top w:val="none" w:sz="0" w:space="0" w:color="auto"/>
            <w:left w:val="none" w:sz="0" w:space="0" w:color="auto"/>
            <w:bottom w:val="none" w:sz="0" w:space="0" w:color="auto"/>
            <w:right w:val="none" w:sz="0" w:space="0" w:color="auto"/>
          </w:divBdr>
        </w:div>
        <w:div w:id="847450362">
          <w:marLeft w:val="480"/>
          <w:marRight w:val="0"/>
          <w:marTop w:val="0"/>
          <w:marBottom w:val="0"/>
          <w:divBdr>
            <w:top w:val="none" w:sz="0" w:space="0" w:color="auto"/>
            <w:left w:val="none" w:sz="0" w:space="0" w:color="auto"/>
            <w:bottom w:val="none" w:sz="0" w:space="0" w:color="auto"/>
            <w:right w:val="none" w:sz="0" w:space="0" w:color="auto"/>
          </w:divBdr>
        </w:div>
        <w:div w:id="850603113">
          <w:marLeft w:val="480"/>
          <w:marRight w:val="0"/>
          <w:marTop w:val="0"/>
          <w:marBottom w:val="0"/>
          <w:divBdr>
            <w:top w:val="none" w:sz="0" w:space="0" w:color="auto"/>
            <w:left w:val="none" w:sz="0" w:space="0" w:color="auto"/>
            <w:bottom w:val="none" w:sz="0" w:space="0" w:color="auto"/>
            <w:right w:val="none" w:sz="0" w:space="0" w:color="auto"/>
          </w:divBdr>
        </w:div>
        <w:div w:id="905603175">
          <w:marLeft w:val="480"/>
          <w:marRight w:val="0"/>
          <w:marTop w:val="0"/>
          <w:marBottom w:val="0"/>
          <w:divBdr>
            <w:top w:val="none" w:sz="0" w:space="0" w:color="auto"/>
            <w:left w:val="none" w:sz="0" w:space="0" w:color="auto"/>
            <w:bottom w:val="none" w:sz="0" w:space="0" w:color="auto"/>
            <w:right w:val="none" w:sz="0" w:space="0" w:color="auto"/>
          </w:divBdr>
        </w:div>
        <w:div w:id="918372946">
          <w:marLeft w:val="480"/>
          <w:marRight w:val="0"/>
          <w:marTop w:val="0"/>
          <w:marBottom w:val="0"/>
          <w:divBdr>
            <w:top w:val="none" w:sz="0" w:space="0" w:color="auto"/>
            <w:left w:val="none" w:sz="0" w:space="0" w:color="auto"/>
            <w:bottom w:val="none" w:sz="0" w:space="0" w:color="auto"/>
            <w:right w:val="none" w:sz="0" w:space="0" w:color="auto"/>
          </w:divBdr>
        </w:div>
        <w:div w:id="924653682">
          <w:marLeft w:val="480"/>
          <w:marRight w:val="0"/>
          <w:marTop w:val="0"/>
          <w:marBottom w:val="0"/>
          <w:divBdr>
            <w:top w:val="none" w:sz="0" w:space="0" w:color="auto"/>
            <w:left w:val="none" w:sz="0" w:space="0" w:color="auto"/>
            <w:bottom w:val="none" w:sz="0" w:space="0" w:color="auto"/>
            <w:right w:val="none" w:sz="0" w:space="0" w:color="auto"/>
          </w:divBdr>
        </w:div>
      </w:divsChild>
    </w:div>
    <w:div w:id="405416980">
      <w:bodyDiv w:val="1"/>
      <w:marLeft w:val="0"/>
      <w:marRight w:val="0"/>
      <w:marTop w:val="0"/>
      <w:marBottom w:val="0"/>
      <w:divBdr>
        <w:top w:val="none" w:sz="0" w:space="0" w:color="auto"/>
        <w:left w:val="none" w:sz="0" w:space="0" w:color="auto"/>
        <w:bottom w:val="none" w:sz="0" w:space="0" w:color="auto"/>
        <w:right w:val="none" w:sz="0" w:space="0" w:color="auto"/>
      </w:divBdr>
    </w:div>
    <w:div w:id="406460924">
      <w:bodyDiv w:val="1"/>
      <w:marLeft w:val="0"/>
      <w:marRight w:val="0"/>
      <w:marTop w:val="0"/>
      <w:marBottom w:val="0"/>
      <w:divBdr>
        <w:top w:val="none" w:sz="0" w:space="0" w:color="auto"/>
        <w:left w:val="none" w:sz="0" w:space="0" w:color="auto"/>
        <w:bottom w:val="none" w:sz="0" w:space="0" w:color="auto"/>
        <w:right w:val="none" w:sz="0" w:space="0" w:color="auto"/>
      </w:divBdr>
    </w:div>
    <w:div w:id="406802623">
      <w:bodyDiv w:val="1"/>
      <w:marLeft w:val="0"/>
      <w:marRight w:val="0"/>
      <w:marTop w:val="0"/>
      <w:marBottom w:val="0"/>
      <w:divBdr>
        <w:top w:val="none" w:sz="0" w:space="0" w:color="auto"/>
        <w:left w:val="none" w:sz="0" w:space="0" w:color="auto"/>
        <w:bottom w:val="none" w:sz="0" w:space="0" w:color="auto"/>
        <w:right w:val="none" w:sz="0" w:space="0" w:color="auto"/>
      </w:divBdr>
    </w:div>
    <w:div w:id="406805843">
      <w:bodyDiv w:val="1"/>
      <w:marLeft w:val="0"/>
      <w:marRight w:val="0"/>
      <w:marTop w:val="0"/>
      <w:marBottom w:val="0"/>
      <w:divBdr>
        <w:top w:val="none" w:sz="0" w:space="0" w:color="auto"/>
        <w:left w:val="none" w:sz="0" w:space="0" w:color="auto"/>
        <w:bottom w:val="none" w:sz="0" w:space="0" w:color="auto"/>
        <w:right w:val="none" w:sz="0" w:space="0" w:color="auto"/>
      </w:divBdr>
    </w:div>
    <w:div w:id="407114201">
      <w:bodyDiv w:val="1"/>
      <w:marLeft w:val="0"/>
      <w:marRight w:val="0"/>
      <w:marTop w:val="0"/>
      <w:marBottom w:val="0"/>
      <w:divBdr>
        <w:top w:val="none" w:sz="0" w:space="0" w:color="auto"/>
        <w:left w:val="none" w:sz="0" w:space="0" w:color="auto"/>
        <w:bottom w:val="none" w:sz="0" w:space="0" w:color="auto"/>
        <w:right w:val="none" w:sz="0" w:space="0" w:color="auto"/>
      </w:divBdr>
      <w:divsChild>
        <w:div w:id="16663365">
          <w:marLeft w:val="480"/>
          <w:marRight w:val="0"/>
          <w:marTop w:val="0"/>
          <w:marBottom w:val="0"/>
          <w:divBdr>
            <w:top w:val="none" w:sz="0" w:space="0" w:color="auto"/>
            <w:left w:val="none" w:sz="0" w:space="0" w:color="auto"/>
            <w:bottom w:val="none" w:sz="0" w:space="0" w:color="auto"/>
            <w:right w:val="none" w:sz="0" w:space="0" w:color="auto"/>
          </w:divBdr>
        </w:div>
        <w:div w:id="44762779">
          <w:marLeft w:val="480"/>
          <w:marRight w:val="0"/>
          <w:marTop w:val="0"/>
          <w:marBottom w:val="0"/>
          <w:divBdr>
            <w:top w:val="none" w:sz="0" w:space="0" w:color="auto"/>
            <w:left w:val="none" w:sz="0" w:space="0" w:color="auto"/>
            <w:bottom w:val="none" w:sz="0" w:space="0" w:color="auto"/>
            <w:right w:val="none" w:sz="0" w:space="0" w:color="auto"/>
          </w:divBdr>
        </w:div>
        <w:div w:id="46148718">
          <w:marLeft w:val="480"/>
          <w:marRight w:val="0"/>
          <w:marTop w:val="0"/>
          <w:marBottom w:val="0"/>
          <w:divBdr>
            <w:top w:val="none" w:sz="0" w:space="0" w:color="auto"/>
            <w:left w:val="none" w:sz="0" w:space="0" w:color="auto"/>
            <w:bottom w:val="none" w:sz="0" w:space="0" w:color="auto"/>
            <w:right w:val="none" w:sz="0" w:space="0" w:color="auto"/>
          </w:divBdr>
        </w:div>
        <w:div w:id="88549624">
          <w:marLeft w:val="480"/>
          <w:marRight w:val="0"/>
          <w:marTop w:val="0"/>
          <w:marBottom w:val="0"/>
          <w:divBdr>
            <w:top w:val="none" w:sz="0" w:space="0" w:color="auto"/>
            <w:left w:val="none" w:sz="0" w:space="0" w:color="auto"/>
            <w:bottom w:val="none" w:sz="0" w:space="0" w:color="auto"/>
            <w:right w:val="none" w:sz="0" w:space="0" w:color="auto"/>
          </w:divBdr>
        </w:div>
        <w:div w:id="155150021">
          <w:marLeft w:val="480"/>
          <w:marRight w:val="0"/>
          <w:marTop w:val="0"/>
          <w:marBottom w:val="0"/>
          <w:divBdr>
            <w:top w:val="none" w:sz="0" w:space="0" w:color="auto"/>
            <w:left w:val="none" w:sz="0" w:space="0" w:color="auto"/>
            <w:bottom w:val="none" w:sz="0" w:space="0" w:color="auto"/>
            <w:right w:val="none" w:sz="0" w:space="0" w:color="auto"/>
          </w:divBdr>
        </w:div>
        <w:div w:id="158742375">
          <w:marLeft w:val="480"/>
          <w:marRight w:val="0"/>
          <w:marTop w:val="0"/>
          <w:marBottom w:val="0"/>
          <w:divBdr>
            <w:top w:val="none" w:sz="0" w:space="0" w:color="auto"/>
            <w:left w:val="none" w:sz="0" w:space="0" w:color="auto"/>
            <w:bottom w:val="none" w:sz="0" w:space="0" w:color="auto"/>
            <w:right w:val="none" w:sz="0" w:space="0" w:color="auto"/>
          </w:divBdr>
        </w:div>
        <w:div w:id="168251422">
          <w:marLeft w:val="480"/>
          <w:marRight w:val="0"/>
          <w:marTop w:val="0"/>
          <w:marBottom w:val="0"/>
          <w:divBdr>
            <w:top w:val="none" w:sz="0" w:space="0" w:color="auto"/>
            <w:left w:val="none" w:sz="0" w:space="0" w:color="auto"/>
            <w:bottom w:val="none" w:sz="0" w:space="0" w:color="auto"/>
            <w:right w:val="none" w:sz="0" w:space="0" w:color="auto"/>
          </w:divBdr>
        </w:div>
        <w:div w:id="200023236">
          <w:marLeft w:val="480"/>
          <w:marRight w:val="0"/>
          <w:marTop w:val="0"/>
          <w:marBottom w:val="0"/>
          <w:divBdr>
            <w:top w:val="none" w:sz="0" w:space="0" w:color="auto"/>
            <w:left w:val="none" w:sz="0" w:space="0" w:color="auto"/>
            <w:bottom w:val="none" w:sz="0" w:space="0" w:color="auto"/>
            <w:right w:val="none" w:sz="0" w:space="0" w:color="auto"/>
          </w:divBdr>
        </w:div>
        <w:div w:id="234366366">
          <w:marLeft w:val="480"/>
          <w:marRight w:val="0"/>
          <w:marTop w:val="0"/>
          <w:marBottom w:val="0"/>
          <w:divBdr>
            <w:top w:val="none" w:sz="0" w:space="0" w:color="auto"/>
            <w:left w:val="none" w:sz="0" w:space="0" w:color="auto"/>
            <w:bottom w:val="none" w:sz="0" w:space="0" w:color="auto"/>
            <w:right w:val="none" w:sz="0" w:space="0" w:color="auto"/>
          </w:divBdr>
        </w:div>
        <w:div w:id="266424080">
          <w:marLeft w:val="480"/>
          <w:marRight w:val="0"/>
          <w:marTop w:val="0"/>
          <w:marBottom w:val="0"/>
          <w:divBdr>
            <w:top w:val="none" w:sz="0" w:space="0" w:color="auto"/>
            <w:left w:val="none" w:sz="0" w:space="0" w:color="auto"/>
            <w:bottom w:val="none" w:sz="0" w:space="0" w:color="auto"/>
            <w:right w:val="none" w:sz="0" w:space="0" w:color="auto"/>
          </w:divBdr>
        </w:div>
        <w:div w:id="280039781">
          <w:marLeft w:val="480"/>
          <w:marRight w:val="0"/>
          <w:marTop w:val="0"/>
          <w:marBottom w:val="0"/>
          <w:divBdr>
            <w:top w:val="none" w:sz="0" w:space="0" w:color="auto"/>
            <w:left w:val="none" w:sz="0" w:space="0" w:color="auto"/>
            <w:bottom w:val="none" w:sz="0" w:space="0" w:color="auto"/>
            <w:right w:val="none" w:sz="0" w:space="0" w:color="auto"/>
          </w:divBdr>
        </w:div>
        <w:div w:id="310139926">
          <w:marLeft w:val="480"/>
          <w:marRight w:val="0"/>
          <w:marTop w:val="0"/>
          <w:marBottom w:val="0"/>
          <w:divBdr>
            <w:top w:val="none" w:sz="0" w:space="0" w:color="auto"/>
            <w:left w:val="none" w:sz="0" w:space="0" w:color="auto"/>
            <w:bottom w:val="none" w:sz="0" w:space="0" w:color="auto"/>
            <w:right w:val="none" w:sz="0" w:space="0" w:color="auto"/>
          </w:divBdr>
        </w:div>
        <w:div w:id="314573978">
          <w:marLeft w:val="480"/>
          <w:marRight w:val="0"/>
          <w:marTop w:val="0"/>
          <w:marBottom w:val="0"/>
          <w:divBdr>
            <w:top w:val="none" w:sz="0" w:space="0" w:color="auto"/>
            <w:left w:val="none" w:sz="0" w:space="0" w:color="auto"/>
            <w:bottom w:val="none" w:sz="0" w:space="0" w:color="auto"/>
            <w:right w:val="none" w:sz="0" w:space="0" w:color="auto"/>
          </w:divBdr>
        </w:div>
        <w:div w:id="333337974">
          <w:marLeft w:val="480"/>
          <w:marRight w:val="0"/>
          <w:marTop w:val="0"/>
          <w:marBottom w:val="0"/>
          <w:divBdr>
            <w:top w:val="none" w:sz="0" w:space="0" w:color="auto"/>
            <w:left w:val="none" w:sz="0" w:space="0" w:color="auto"/>
            <w:bottom w:val="none" w:sz="0" w:space="0" w:color="auto"/>
            <w:right w:val="none" w:sz="0" w:space="0" w:color="auto"/>
          </w:divBdr>
        </w:div>
        <w:div w:id="353305178">
          <w:marLeft w:val="480"/>
          <w:marRight w:val="0"/>
          <w:marTop w:val="0"/>
          <w:marBottom w:val="0"/>
          <w:divBdr>
            <w:top w:val="none" w:sz="0" w:space="0" w:color="auto"/>
            <w:left w:val="none" w:sz="0" w:space="0" w:color="auto"/>
            <w:bottom w:val="none" w:sz="0" w:space="0" w:color="auto"/>
            <w:right w:val="none" w:sz="0" w:space="0" w:color="auto"/>
          </w:divBdr>
        </w:div>
        <w:div w:id="365645097">
          <w:marLeft w:val="480"/>
          <w:marRight w:val="0"/>
          <w:marTop w:val="0"/>
          <w:marBottom w:val="0"/>
          <w:divBdr>
            <w:top w:val="none" w:sz="0" w:space="0" w:color="auto"/>
            <w:left w:val="none" w:sz="0" w:space="0" w:color="auto"/>
            <w:bottom w:val="none" w:sz="0" w:space="0" w:color="auto"/>
            <w:right w:val="none" w:sz="0" w:space="0" w:color="auto"/>
          </w:divBdr>
        </w:div>
        <w:div w:id="382219389">
          <w:marLeft w:val="480"/>
          <w:marRight w:val="0"/>
          <w:marTop w:val="0"/>
          <w:marBottom w:val="0"/>
          <w:divBdr>
            <w:top w:val="none" w:sz="0" w:space="0" w:color="auto"/>
            <w:left w:val="none" w:sz="0" w:space="0" w:color="auto"/>
            <w:bottom w:val="none" w:sz="0" w:space="0" w:color="auto"/>
            <w:right w:val="none" w:sz="0" w:space="0" w:color="auto"/>
          </w:divBdr>
        </w:div>
        <w:div w:id="388305707">
          <w:marLeft w:val="480"/>
          <w:marRight w:val="0"/>
          <w:marTop w:val="0"/>
          <w:marBottom w:val="0"/>
          <w:divBdr>
            <w:top w:val="none" w:sz="0" w:space="0" w:color="auto"/>
            <w:left w:val="none" w:sz="0" w:space="0" w:color="auto"/>
            <w:bottom w:val="none" w:sz="0" w:space="0" w:color="auto"/>
            <w:right w:val="none" w:sz="0" w:space="0" w:color="auto"/>
          </w:divBdr>
        </w:div>
        <w:div w:id="389309714">
          <w:marLeft w:val="480"/>
          <w:marRight w:val="0"/>
          <w:marTop w:val="0"/>
          <w:marBottom w:val="0"/>
          <w:divBdr>
            <w:top w:val="none" w:sz="0" w:space="0" w:color="auto"/>
            <w:left w:val="none" w:sz="0" w:space="0" w:color="auto"/>
            <w:bottom w:val="none" w:sz="0" w:space="0" w:color="auto"/>
            <w:right w:val="none" w:sz="0" w:space="0" w:color="auto"/>
          </w:divBdr>
        </w:div>
        <w:div w:id="423499757">
          <w:marLeft w:val="480"/>
          <w:marRight w:val="0"/>
          <w:marTop w:val="0"/>
          <w:marBottom w:val="0"/>
          <w:divBdr>
            <w:top w:val="none" w:sz="0" w:space="0" w:color="auto"/>
            <w:left w:val="none" w:sz="0" w:space="0" w:color="auto"/>
            <w:bottom w:val="none" w:sz="0" w:space="0" w:color="auto"/>
            <w:right w:val="none" w:sz="0" w:space="0" w:color="auto"/>
          </w:divBdr>
        </w:div>
        <w:div w:id="493228055">
          <w:marLeft w:val="480"/>
          <w:marRight w:val="0"/>
          <w:marTop w:val="0"/>
          <w:marBottom w:val="0"/>
          <w:divBdr>
            <w:top w:val="none" w:sz="0" w:space="0" w:color="auto"/>
            <w:left w:val="none" w:sz="0" w:space="0" w:color="auto"/>
            <w:bottom w:val="none" w:sz="0" w:space="0" w:color="auto"/>
            <w:right w:val="none" w:sz="0" w:space="0" w:color="auto"/>
          </w:divBdr>
        </w:div>
        <w:div w:id="519586701">
          <w:marLeft w:val="480"/>
          <w:marRight w:val="0"/>
          <w:marTop w:val="0"/>
          <w:marBottom w:val="0"/>
          <w:divBdr>
            <w:top w:val="none" w:sz="0" w:space="0" w:color="auto"/>
            <w:left w:val="none" w:sz="0" w:space="0" w:color="auto"/>
            <w:bottom w:val="none" w:sz="0" w:space="0" w:color="auto"/>
            <w:right w:val="none" w:sz="0" w:space="0" w:color="auto"/>
          </w:divBdr>
        </w:div>
        <w:div w:id="542399769">
          <w:marLeft w:val="480"/>
          <w:marRight w:val="0"/>
          <w:marTop w:val="0"/>
          <w:marBottom w:val="0"/>
          <w:divBdr>
            <w:top w:val="none" w:sz="0" w:space="0" w:color="auto"/>
            <w:left w:val="none" w:sz="0" w:space="0" w:color="auto"/>
            <w:bottom w:val="none" w:sz="0" w:space="0" w:color="auto"/>
            <w:right w:val="none" w:sz="0" w:space="0" w:color="auto"/>
          </w:divBdr>
        </w:div>
        <w:div w:id="593369297">
          <w:marLeft w:val="480"/>
          <w:marRight w:val="0"/>
          <w:marTop w:val="0"/>
          <w:marBottom w:val="0"/>
          <w:divBdr>
            <w:top w:val="none" w:sz="0" w:space="0" w:color="auto"/>
            <w:left w:val="none" w:sz="0" w:space="0" w:color="auto"/>
            <w:bottom w:val="none" w:sz="0" w:space="0" w:color="auto"/>
            <w:right w:val="none" w:sz="0" w:space="0" w:color="auto"/>
          </w:divBdr>
        </w:div>
        <w:div w:id="602807883">
          <w:marLeft w:val="480"/>
          <w:marRight w:val="0"/>
          <w:marTop w:val="0"/>
          <w:marBottom w:val="0"/>
          <w:divBdr>
            <w:top w:val="none" w:sz="0" w:space="0" w:color="auto"/>
            <w:left w:val="none" w:sz="0" w:space="0" w:color="auto"/>
            <w:bottom w:val="none" w:sz="0" w:space="0" w:color="auto"/>
            <w:right w:val="none" w:sz="0" w:space="0" w:color="auto"/>
          </w:divBdr>
        </w:div>
        <w:div w:id="638345024">
          <w:marLeft w:val="480"/>
          <w:marRight w:val="0"/>
          <w:marTop w:val="0"/>
          <w:marBottom w:val="0"/>
          <w:divBdr>
            <w:top w:val="none" w:sz="0" w:space="0" w:color="auto"/>
            <w:left w:val="none" w:sz="0" w:space="0" w:color="auto"/>
            <w:bottom w:val="none" w:sz="0" w:space="0" w:color="auto"/>
            <w:right w:val="none" w:sz="0" w:space="0" w:color="auto"/>
          </w:divBdr>
        </w:div>
        <w:div w:id="720448751">
          <w:marLeft w:val="480"/>
          <w:marRight w:val="0"/>
          <w:marTop w:val="0"/>
          <w:marBottom w:val="0"/>
          <w:divBdr>
            <w:top w:val="none" w:sz="0" w:space="0" w:color="auto"/>
            <w:left w:val="none" w:sz="0" w:space="0" w:color="auto"/>
            <w:bottom w:val="none" w:sz="0" w:space="0" w:color="auto"/>
            <w:right w:val="none" w:sz="0" w:space="0" w:color="auto"/>
          </w:divBdr>
        </w:div>
        <w:div w:id="793329714">
          <w:marLeft w:val="480"/>
          <w:marRight w:val="0"/>
          <w:marTop w:val="0"/>
          <w:marBottom w:val="0"/>
          <w:divBdr>
            <w:top w:val="none" w:sz="0" w:space="0" w:color="auto"/>
            <w:left w:val="none" w:sz="0" w:space="0" w:color="auto"/>
            <w:bottom w:val="none" w:sz="0" w:space="0" w:color="auto"/>
            <w:right w:val="none" w:sz="0" w:space="0" w:color="auto"/>
          </w:divBdr>
        </w:div>
        <w:div w:id="881132288">
          <w:marLeft w:val="480"/>
          <w:marRight w:val="0"/>
          <w:marTop w:val="0"/>
          <w:marBottom w:val="0"/>
          <w:divBdr>
            <w:top w:val="none" w:sz="0" w:space="0" w:color="auto"/>
            <w:left w:val="none" w:sz="0" w:space="0" w:color="auto"/>
            <w:bottom w:val="none" w:sz="0" w:space="0" w:color="auto"/>
            <w:right w:val="none" w:sz="0" w:space="0" w:color="auto"/>
          </w:divBdr>
        </w:div>
        <w:div w:id="882012694">
          <w:marLeft w:val="480"/>
          <w:marRight w:val="0"/>
          <w:marTop w:val="0"/>
          <w:marBottom w:val="0"/>
          <w:divBdr>
            <w:top w:val="none" w:sz="0" w:space="0" w:color="auto"/>
            <w:left w:val="none" w:sz="0" w:space="0" w:color="auto"/>
            <w:bottom w:val="none" w:sz="0" w:space="0" w:color="auto"/>
            <w:right w:val="none" w:sz="0" w:space="0" w:color="auto"/>
          </w:divBdr>
        </w:div>
        <w:div w:id="883903282">
          <w:marLeft w:val="480"/>
          <w:marRight w:val="0"/>
          <w:marTop w:val="0"/>
          <w:marBottom w:val="0"/>
          <w:divBdr>
            <w:top w:val="none" w:sz="0" w:space="0" w:color="auto"/>
            <w:left w:val="none" w:sz="0" w:space="0" w:color="auto"/>
            <w:bottom w:val="none" w:sz="0" w:space="0" w:color="auto"/>
            <w:right w:val="none" w:sz="0" w:space="0" w:color="auto"/>
          </w:divBdr>
        </w:div>
        <w:div w:id="909735488">
          <w:marLeft w:val="480"/>
          <w:marRight w:val="0"/>
          <w:marTop w:val="0"/>
          <w:marBottom w:val="0"/>
          <w:divBdr>
            <w:top w:val="none" w:sz="0" w:space="0" w:color="auto"/>
            <w:left w:val="none" w:sz="0" w:space="0" w:color="auto"/>
            <w:bottom w:val="none" w:sz="0" w:space="0" w:color="auto"/>
            <w:right w:val="none" w:sz="0" w:space="0" w:color="auto"/>
          </w:divBdr>
        </w:div>
      </w:divsChild>
    </w:div>
    <w:div w:id="407120768">
      <w:bodyDiv w:val="1"/>
      <w:marLeft w:val="0"/>
      <w:marRight w:val="0"/>
      <w:marTop w:val="0"/>
      <w:marBottom w:val="0"/>
      <w:divBdr>
        <w:top w:val="none" w:sz="0" w:space="0" w:color="auto"/>
        <w:left w:val="none" w:sz="0" w:space="0" w:color="auto"/>
        <w:bottom w:val="none" w:sz="0" w:space="0" w:color="auto"/>
        <w:right w:val="none" w:sz="0" w:space="0" w:color="auto"/>
      </w:divBdr>
    </w:div>
    <w:div w:id="407535340">
      <w:bodyDiv w:val="1"/>
      <w:marLeft w:val="0"/>
      <w:marRight w:val="0"/>
      <w:marTop w:val="0"/>
      <w:marBottom w:val="0"/>
      <w:divBdr>
        <w:top w:val="none" w:sz="0" w:space="0" w:color="auto"/>
        <w:left w:val="none" w:sz="0" w:space="0" w:color="auto"/>
        <w:bottom w:val="none" w:sz="0" w:space="0" w:color="auto"/>
        <w:right w:val="none" w:sz="0" w:space="0" w:color="auto"/>
      </w:divBdr>
    </w:div>
    <w:div w:id="407583268">
      <w:bodyDiv w:val="1"/>
      <w:marLeft w:val="0"/>
      <w:marRight w:val="0"/>
      <w:marTop w:val="0"/>
      <w:marBottom w:val="0"/>
      <w:divBdr>
        <w:top w:val="none" w:sz="0" w:space="0" w:color="auto"/>
        <w:left w:val="none" w:sz="0" w:space="0" w:color="auto"/>
        <w:bottom w:val="none" w:sz="0" w:space="0" w:color="auto"/>
        <w:right w:val="none" w:sz="0" w:space="0" w:color="auto"/>
      </w:divBdr>
    </w:div>
    <w:div w:id="407701811">
      <w:bodyDiv w:val="1"/>
      <w:marLeft w:val="0"/>
      <w:marRight w:val="0"/>
      <w:marTop w:val="0"/>
      <w:marBottom w:val="0"/>
      <w:divBdr>
        <w:top w:val="none" w:sz="0" w:space="0" w:color="auto"/>
        <w:left w:val="none" w:sz="0" w:space="0" w:color="auto"/>
        <w:bottom w:val="none" w:sz="0" w:space="0" w:color="auto"/>
        <w:right w:val="none" w:sz="0" w:space="0" w:color="auto"/>
      </w:divBdr>
    </w:div>
    <w:div w:id="407772829">
      <w:bodyDiv w:val="1"/>
      <w:marLeft w:val="0"/>
      <w:marRight w:val="0"/>
      <w:marTop w:val="0"/>
      <w:marBottom w:val="0"/>
      <w:divBdr>
        <w:top w:val="none" w:sz="0" w:space="0" w:color="auto"/>
        <w:left w:val="none" w:sz="0" w:space="0" w:color="auto"/>
        <w:bottom w:val="none" w:sz="0" w:space="0" w:color="auto"/>
        <w:right w:val="none" w:sz="0" w:space="0" w:color="auto"/>
      </w:divBdr>
    </w:div>
    <w:div w:id="408038260">
      <w:bodyDiv w:val="1"/>
      <w:marLeft w:val="0"/>
      <w:marRight w:val="0"/>
      <w:marTop w:val="0"/>
      <w:marBottom w:val="0"/>
      <w:divBdr>
        <w:top w:val="none" w:sz="0" w:space="0" w:color="auto"/>
        <w:left w:val="none" w:sz="0" w:space="0" w:color="auto"/>
        <w:bottom w:val="none" w:sz="0" w:space="0" w:color="auto"/>
        <w:right w:val="none" w:sz="0" w:space="0" w:color="auto"/>
      </w:divBdr>
    </w:div>
    <w:div w:id="408426508">
      <w:bodyDiv w:val="1"/>
      <w:marLeft w:val="0"/>
      <w:marRight w:val="0"/>
      <w:marTop w:val="0"/>
      <w:marBottom w:val="0"/>
      <w:divBdr>
        <w:top w:val="none" w:sz="0" w:space="0" w:color="auto"/>
        <w:left w:val="none" w:sz="0" w:space="0" w:color="auto"/>
        <w:bottom w:val="none" w:sz="0" w:space="0" w:color="auto"/>
        <w:right w:val="none" w:sz="0" w:space="0" w:color="auto"/>
      </w:divBdr>
    </w:div>
    <w:div w:id="409083216">
      <w:bodyDiv w:val="1"/>
      <w:marLeft w:val="0"/>
      <w:marRight w:val="0"/>
      <w:marTop w:val="0"/>
      <w:marBottom w:val="0"/>
      <w:divBdr>
        <w:top w:val="none" w:sz="0" w:space="0" w:color="auto"/>
        <w:left w:val="none" w:sz="0" w:space="0" w:color="auto"/>
        <w:bottom w:val="none" w:sz="0" w:space="0" w:color="auto"/>
        <w:right w:val="none" w:sz="0" w:space="0" w:color="auto"/>
      </w:divBdr>
    </w:div>
    <w:div w:id="409237352">
      <w:bodyDiv w:val="1"/>
      <w:marLeft w:val="0"/>
      <w:marRight w:val="0"/>
      <w:marTop w:val="0"/>
      <w:marBottom w:val="0"/>
      <w:divBdr>
        <w:top w:val="none" w:sz="0" w:space="0" w:color="auto"/>
        <w:left w:val="none" w:sz="0" w:space="0" w:color="auto"/>
        <w:bottom w:val="none" w:sz="0" w:space="0" w:color="auto"/>
        <w:right w:val="none" w:sz="0" w:space="0" w:color="auto"/>
      </w:divBdr>
    </w:div>
    <w:div w:id="409280042">
      <w:bodyDiv w:val="1"/>
      <w:marLeft w:val="0"/>
      <w:marRight w:val="0"/>
      <w:marTop w:val="0"/>
      <w:marBottom w:val="0"/>
      <w:divBdr>
        <w:top w:val="none" w:sz="0" w:space="0" w:color="auto"/>
        <w:left w:val="none" w:sz="0" w:space="0" w:color="auto"/>
        <w:bottom w:val="none" w:sz="0" w:space="0" w:color="auto"/>
        <w:right w:val="none" w:sz="0" w:space="0" w:color="auto"/>
      </w:divBdr>
    </w:div>
    <w:div w:id="409499062">
      <w:bodyDiv w:val="1"/>
      <w:marLeft w:val="0"/>
      <w:marRight w:val="0"/>
      <w:marTop w:val="0"/>
      <w:marBottom w:val="0"/>
      <w:divBdr>
        <w:top w:val="none" w:sz="0" w:space="0" w:color="auto"/>
        <w:left w:val="none" w:sz="0" w:space="0" w:color="auto"/>
        <w:bottom w:val="none" w:sz="0" w:space="0" w:color="auto"/>
        <w:right w:val="none" w:sz="0" w:space="0" w:color="auto"/>
      </w:divBdr>
    </w:div>
    <w:div w:id="409540267">
      <w:bodyDiv w:val="1"/>
      <w:marLeft w:val="0"/>
      <w:marRight w:val="0"/>
      <w:marTop w:val="0"/>
      <w:marBottom w:val="0"/>
      <w:divBdr>
        <w:top w:val="none" w:sz="0" w:space="0" w:color="auto"/>
        <w:left w:val="none" w:sz="0" w:space="0" w:color="auto"/>
        <w:bottom w:val="none" w:sz="0" w:space="0" w:color="auto"/>
        <w:right w:val="none" w:sz="0" w:space="0" w:color="auto"/>
      </w:divBdr>
    </w:div>
    <w:div w:id="409618779">
      <w:bodyDiv w:val="1"/>
      <w:marLeft w:val="0"/>
      <w:marRight w:val="0"/>
      <w:marTop w:val="0"/>
      <w:marBottom w:val="0"/>
      <w:divBdr>
        <w:top w:val="none" w:sz="0" w:space="0" w:color="auto"/>
        <w:left w:val="none" w:sz="0" w:space="0" w:color="auto"/>
        <w:bottom w:val="none" w:sz="0" w:space="0" w:color="auto"/>
        <w:right w:val="none" w:sz="0" w:space="0" w:color="auto"/>
      </w:divBdr>
    </w:div>
    <w:div w:id="410199847">
      <w:bodyDiv w:val="1"/>
      <w:marLeft w:val="0"/>
      <w:marRight w:val="0"/>
      <w:marTop w:val="0"/>
      <w:marBottom w:val="0"/>
      <w:divBdr>
        <w:top w:val="none" w:sz="0" w:space="0" w:color="auto"/>
        <w:left w:val="none" w:sz="0" w:space="0" w:color="auto"/>
        <w:bottom w:val="none" w:sz="0" w:space="0" w:color="auto"/>
        <w:right w:val="none" w:sz="0" w:space="0" w:color="auto"/>
      </w:divBdr>
    </w:div>
    <w:div w:id="410200640">
      <w:bodyDiv w:val="1"/>
      <w:marLeft w:val="0"/>
      <w:marRight w:val="0"/>
      <w:marTop w:val="0"/>
      <w:marBottom w:val="0"/>
      <w:divBdr>
        <w:top w:val="none" w:sz="0" w:space="0" w:color="auto"/>
        <w:left w:val="none" w:sz="0" w:space="0" w:color="auto"/>
        <w:bottom w:val="none" w:sz="0" w:space="0" w:color="auto"/>
        <w:right w:val="none" w:sz="0" w:space="0" w:color="auto"/>
      </w:divBdr>
    </w:div>
    <w:div w:id="410201303">
      <w:bodyDiv w:val="1"/>
      <w:marLeft w:val="0"/>
      <w:marRight w:val="0"/>
      <w:marTop w:val="0"/>
      <w:marBottom w:val="0"/>
      <w:divBdr>
        <w:top w:val="none" w:sz="0" w:space="0" w:color="auto"/>
        <w:left w:val="none" w:sz="0" w:space="0" w:color="auto"/>
        <w:bottom w:val="none" w:sz="0" w:space="0" w:color="auto"/>
        <w:right w:val="none" w:sz="0" w:space="0" w:color="auto"/>
      </w:divBdr>
    </w:div>
    <w:div w:id="410271454">
      <w:bodyDiv w:val="1"/>
      <w:marLeft w:val="0"/>
      <w:marRight w:val="0"/>
      <w:marTop w:val="0"/>
      <w:marBottom w:val="0"/>
      <w:divBdr>
        <w:top w:val="none" w:sz="0" w:space="0" w:color="auto"/>
        <w:left w:val="none" w:sz="0" w:space="0" w:color="auto"/>
        <w:bottom w:val="none" w:sz="0" w:space="0" w:color="auto"/>
        <w:right w:val="none" w:sz="0" w:space="0" w:color="auto"/>
      </w:divBdr>
    </w:div>
    <w:div w:id="410277048">
      <w:bodyDiv w:val="1"/>
      <w:marLeft w:val="0"/>
      <w:marRight w:val="0"/>
      <w:marTop w:val="0"/>
      <w:marBottom w:val="0"/>
      <w:divBdr>
        <w:top w:val="none" w:sz="0" w:space="0" w:color="auto"/>
        <w:left w:val="none" w:sz="0" w:space="0" w:color="auto"/>
        <w:bottom w:val="none" w:sz="0" w:space="0" w:color="auto"/>
        <w:right w:val="none" w:sz="0" w:space="0" w:color="auto"/>
      </w:divBdr>
    </w:div>
    <w:div w:id="410659403">
      <w:bodyDiv w:val="1"/>
      <w:marLeft w:val="0"/>
      <w:marRight w:val="0"/>
      <w:marTop w:val="0"/>
      <w:marBottom w:val="0"/>
      <w:divBdr>
        <w:top w:val="none" w:sz="0" w:space="0" w:color="auto"/>
        <w:left w:val="none" w:sz="0" w:space="0" w:color="auto"/>
        <w:bottom w:val="none" w:sz="0" w:space="0" w:color="auto"/>
        <w:right w:val="none" w:sz="0" w:space="0" w:color="auto"/>
      </w:divBdr>
    </w:div>
    <w:div w:id="410851355">
      <w:bodyDiv w:val="1"/>
      <w:marLeft w:val="0"/>
      <w:marRight w:val="0"/>
      <w:marTop w:val="0"/>
      <w:marBottom w:val="0"/>
      <w:divBdr>
        <w:top w:val="none" w:sz="0" w:space="0" w:color="auto"/>
        <w:left w:val="none" w:sz="0" w:space="0" w:color="auto"/>
        <w:bottom w:val="none" w:sz="0" w:space="0" w:color="auto"/>
        <w:right w:val="none" w:sz="0" w:space="0" w:color="auto"/>
      </w:divBdr>
    </w:div>
    <w:div w:id="410851577">
      <w:bodyDiv w:val="1"/>
      <w:marLeft w:val="0"/>
      <w:marRight w:val="0"/>
      <w:marTop w:val="0"/>
      <w:marBottom w:val="0"/>
      <w:divBdr>
        <w:top w:val="none" w:sz="0" w:space="0" w:color="auto"/>
        <w:left w:val="none" w:sz="0" w:space="0" w:color="auto"/>
        <w:bottom w:val="none" w:sz="0" w:space="0" w:color="auto"/>
        <w:right w:val="none" w:sz="0" w:space="0" w:color="auto"/>
      </w:divBdr>
    </w:div>
    <w:div w:id="410927520">
      <w:bodyDiv w:val="1"/>
      <w:marLeft w:val="0"/>
      <w:marRight w:val="0"/>
      <w:marTop w:val="0"/>
      <w:marBottom w:val="0"/>
      <w:divBdr>
        <w:top w:val="none" w:sz="0" w:space="0" w:color="auto"/>
        <w:left w:val="none" w:sz="0" w:space="0" w:color="auto"/>
        <w:bottom w:val="none" w:sz="0" w:space="0" w:color="auto"/>
        <w:right w:val="none" w:sz="0" w:space="0" w:color="auto"/>
      </w:divBdr>
    </w:div>
    <w:div w:id="411439435">
      <w:bodyDiv w:val="1"/>
      <w:marLeft w:val="0"/>
      <w:marRight w:val="0"/>
      <w:marTop w:val="0"/>
      <w:marBottom w:val="0"/>
      <w:divBdr>
        <w:top w:val="none" w:sz="0" w:space="0" w:color="auto"/>
        <w:left w:val="none" w:sz="0" w:space="0" w:color="auto"/>
        <w:bottom w:val="none" w:sz="0" w:space="0" w:color="auto"/>
        <w:right w:val="none" w:sz="0" w:space="0" w:color="auto"/>
      </w:divBdr>
      <w:divsChild>
        <w:div w:id="7148501">
          <w:marLeft w:val="480"/>
          <w:marRight w:val="0"/>
          <w:marTop w:val="0"/>
          <w:marBottom w:val="0"/>
          <w:divBdr>
            <w:top w:val="none" w:sz="0" w:space="0" w:color="auto"/>
            <w:left w:val="none" w:sz="0" w:space="0" w:color="auto"/>
            <w:bottom w:val="none" w:sz="0" w:space="0" w:color="auto"/>
            <w:right w:val="none" w:sz="0" w:space="0" w:color="auto"/>
          </w:divBdr>
        </w:div>
        <w:div w:id="132065150">
          <w:marLeft w:val="480"/>
          <w:marRight w:val="0"/>
          <w:marTop w:val="0"/>
          <w:marBottom w:val="0"/>
          <w:divBdr>
            <w:top w:val="none" w:sz="0" w:space="0" w:color="auto"/>
            <w:left w:val="none" w:sz="0" w:space="0" w:color="auto"/>
            <w:bottom w:val="none" w:sz="0" w:space="0" w:color="auto"/>
            <w:right w:val="none" w:sz="0" w:space="0" w:color="auto"/>
          </w:divBdr>
        </w:div>
        <w:div w:id="142619975">
          <w:marLeft w:val="480"/>
          <w:marRight w:val="0"/>
          <w:marTop w:val="0"/>
          <w:marBottom w:val="0"/>
          <w:divBdr>
            <w:top w:val="none" w:sz="0" w:space="0" w:color="auto"/>
            <w:left w:val="none" w:sz="0" w:space="0" w:color="auto"/>
            <w:bottom w:val="none" w:sz="0" w:space="0" w:color="auto"/>
            <w:right w:val="none" w:sz="0" w:space="0" w:color="auto"/>
          </w:divBdr>
        </w:div>
        <w:div w:id="195119890">
          <w:marLeft w:val="480"/>
          <w:marRight w:val="0"/>
          <w:marTop w:val="0"/>
          <w:marBottom w:val="0"/>
          <w:divBdr>
            <w:top w:val="none" w:sz="0" w:space="0" w:color="auto"/>
            <w:left w:val="none" w:sz="0" w:space="0" w:color="auto"/>
            <w:bottom w:val="none" w:sz="0" w:space="0" w:color="auto"/>
            <w:right w:val="none" w:sz="0" w:space="0" w:color="auto"/>
          </w:divBdr>
        </w:div>
        <w:div w:id="221403135">
          <w:marLeft w:val="480"/>
          <w:marRight w:val="0"/>
          <w:marTop w:val="0"/>
          <w:marBottom w:val="0"/>
          <w:divBdr>
            <w:top w:val="none" w:sz="0" w:space="0" w:color="auto"/>
            <w:left w:val="none" w:sz="0" w:space="0" w:color="auto"/>
            <w:bottom w:val="none" w:sz="0" w:space="0" w:color="auto"/>
            <w:right w:val="none" w:sz="0" w:space="0" w:color="auto"/>
          </w:divBdr>
        </w:div>
        <w:div w:id="294876376">
          <w:marLeft w:val="480"/>
          <w:marRight w:val="0"/>
          <w:marTop w:val="0"/>
          <w:marBottom w:val="0"/>
          <w:divBdr>
            <w:top w:val="none" w:sz="0" w:space="0" w:color="auto"/>
            <w:left w:val="none" w:sz="0" w:space="0" w:color="auto"/>
            <w:bottom w:val="none" w:sz="0" w:space="0" w:color="auto"/>
            <w:right w:val="none" w:sz="0" w:space="0" w:color="auto"/>
          </w:divBdr>
        </w:div>
        <w:div w:id="307975291">
          <w:marLeft w:val="480"/>
          <w:marRight w:val="0"/>
          <w:marTop w:val="0"/>
          <w:marBottom w:val="0"/>
          <w:divBdr>
            <w:top w:val="none" w:sz="0" w:space="0" w:color="auto"/>
            <w:left w:val="none" w:sz="0" w:space="0" w:color="auto"/>
            <w:bottom w:val="none" w:sz="0" w:space="0" w:color="auto"/>
            <w:right w:val="none" w:sz="0" w:space="0" w:color="auto"/>
          </w:divBdr>
        </w:div>
        <w:div w:id="332681628">
          <w:marLeft w:val="480"/>
          <w:marRight w:val="0"/>
          <w:marTop w:val="0"/>
          <w:marBottom w:val="0"/>
          <w:divBdr>
            <w:top w:val="none" w:sz="0" w:space="0" w:color="auto"/>
            <w:left w:val="none" w:sz="0" w:space="0" w:color="auto"/>
            <w:bottom w:val="none" w:sz="0" w:space="0" w:color="auto"/>
            <w:right w:val="none" w:sz="0" w:space="0" w:color="auto"/>
          </w:divBdr>
        </w:div>
        <w:div w:id="334309077">
          <w:marLeft w:val="480"/>
          <w:marRight w:val="0"/>
          <w:marTop w:val="0"/>
          <w:marBottom w:val="0"/>
          <w:divBdr>
            <w:top w:val="none" w:sz="0" w:space="0" w:color="auto"/>
            <w:left w:val="none" w:sz="0" w:space="0" w:color="auto"/>
            <w:bottom w:val="none" w:sz="0" w:space="0" w:color="auto"/>
            <w:right w:val="none" w:sz="0" w:space="0" w:color="auto"/>
          </w:divBdr>
        </w:div>
        <w:div w:id="342783007">
          <w:marLeft w:val="480"/>
          <w:marRight w:val="0"/>
          <w:marTop w:val="0"/>
          <w:marBottom w:val="0"/>
          <w:divBdr>
            <w:top w:val="none" w:sz="0" w:space="0" w:color="auto"/>
            <w:left w:val="none" w:sz="0" w:space="0" w:color="auto"/>
            <w:bottom w:val="none" w:sz="0" w:space="0" w:color="auto"/>
            <w:right w:val="none" w:sz="0" w:space="0" w:color="auto"/>
          </w:divBdr>
        </w:div>
        <w:div w:id="362442864">
          <w:marLeft w:val="480"/>
          <w:marRight w:val="0"/>
          <w:marTop w:val="0"/>
          <w:marBottom w:val="0"/>
          <w:divBdr>
            <w:top w:val="none" w:sz="0" w:space="0" w:color="auto"/>
            <w:left w:val="none" w:sz="0" w:space="0" w:color="auto"/>
            <w:bottom w:val="none" w:sz="0" w:space="0" w:color="auto"/>
            <w:right w:val="none" w:sz="0" w:space="0" w:color="auto"/>
          </w:divBdr>
        </w:div>
        <w:div w:id="390159470">
          <w:marLeft w:val="480"/>
          <w:marRight w:val="0"/>
          <w:marTop w:val="0"/>
          <w:marBottom w:val="0"/>
          <w:divBdr>
            <w:top w:val="none" w:sz="0" w:space="0" w:color="auto"/>
            <w:left w:val="none" w:sz="0" w:space="0" w:color="auto"/>
            <w:bottom w:val="none" w:sz="0" w:space="0" w:color="auto"/>
            <w:right w:val="none" w:sz="0" w:space="0" w:color="auto"/>
          </w:divBdr>
        </w:div>
        <w:div w:id="391975059">
          <w:marLeft w:val="480"/>
          <w:marRight w:val="0"/>
          <w:marTop w:val="0"/>
          <w:marBottom w:val="0"/>
          <w:divBdr>
            <w:top w:val="none" w:sz="0" w:space="0" w:color="auto"/>
            <w:left w:val="none" w:sz="0" w:space="0" w:color="auto"/>
            <w:bottom w:val="none" w:sz="0" w:space="0" w:color="auto"/>
            <w:right w:val="none" w:sz="0" w:space="0" w:color="auto"/>
          </w:divBdr>
        </w:div>
        <w:div w:id="411775824">
          <w:marLeft w:val="480"/>
          <w:marRight w:val="0"/>
          <w:marTop w:val="0"/>
          <w:marBottom w:val="0"/>
          <w:divBdr>
            <w:top w:val="none" w:sz="0" w:space="0" w:color="auto"/>
            <w:left w:val="none" w:sz="0" w:space="0" w:color="auto"/>
            <w:bottom w:val="none" w:sz="0" w:space="0" w:color="auto"/>
            <w:right w:val="none" w:sz="0" w:space="0" w:color="auto"/>
          </w:divBdr>
        </w:div>
        <w:div w:id="444421874">
          <w:marLeft w:val="480"/>
          <w:marRight w:val="0"/>
          <w:marTop w:val="0"/>
          <w:marBottom w:val="0"/>
          <w:divBdr>
            <w:top w:val="none" w:sz="0" w:space="0" w:color="auto"/>
            <w:left w:val="none" w:sz="0" w:space="0" w:color="auto"/>
            <w:bottom w:val="none" w:sz="0" w:space="0" w:color="auto"/>
            <w:right w:val="none" w:sz="0" w:space="0" w:color="auto"/>
          </w:divBdr>
        </w:div>
        <w:div w:id="449517412">
          <w:marLeft w:val="480"/>
          <w:marRight w:val="0"/>
          <w:marTop w:val="0"/>
          <w:marBottom w:val="0"/>
          <w:divBdr>
            <w:top w:val="none" w:sz="0" w:space="0" w:color="auto"/>
            <w:left w:val="none" w:sz="0" w:space="0" w:color="auto"/>
            <w:bottom w:val="none" w:sz="0" w:space="0" w:color="auto"/>
            <w:right w:val="none" w:sz="0" w:space="0" w:color="auto"/>
          </w:divBdr>
        </w:div>
        <w:div w:id="521557206">
          <w:marLeft w:val="480"/>
          <w:marRight w:val="0"/>
          <w:marTop w:val="0"/>
          <w:marBottom w:val="0"/>
          <w:divBdr>
            <w:top w:val="none" w:sz="0" w:space="0" w:color="auto"/>
            <w:left w:val="none" w:sz="0" w:space="0" w:color="auto"/>
            <w:bottom w:val="none" w:sz="0" w:space="0" w:color="auto"/>
            <w:right w:val="none" w:sz="0" w:space="0" w:color="auto"/>
          </w:divBdr>
        </w:div>
        <w:div w:id="546064481">
          <w:marLeft w:val="480"/>
          <w:marRight w:val="0"/>
          <w:marTop w:val="0"/>
          <w:marBottom w:val="0"/>
          <w:divBdr>
            <w:top w:val="none" w:sz="0" w:space="0" w:color="auto"/>
            <w:left w:val="none" w:sz="0" w:space="0" w:color="auto"/>
            <w:bottom w:val="none" w:sz="0" w:space="0" w:color="auto"/>
            <w:right w:val="none" w:sz="0" w:space="0" w:color="auto"/>
          </w:divBdr>
        </w:div>
        <w:div w:id="604506792">
          <w:marLeft w:val="480"/>
          <w:marRight w:val="0"/>
          <w:marTop w:val="0"/>
          <w:marBottom w:val="0"/>
          <w:divBdr>
            <w:top w:val="none" w:sz="0" w:space="0" w:color="auto"/>
            <w:left w:val="none" w:sz="0" w:space="0" w:color="auto"/>
            <w:bottom w:val="none" w:sz="0" w:space="0" w:color="auto"/>
            <w:right w:val="none" w:sz="0" w:space="0" w:color="auto"/>
          </w:divBdr>
        </w:div>
        <w:div w:id="646668195">
          <w:marLeft w:val="480"/>
          <w:marRight w:val="0"/>
          <w:marTop w:val="0"/>
          <w:marBottom w:val="0"/>
          <w:divBdr>
            <w:top w:val="none" w:sz="0" w:space="0" w:color="auto"/>
            <w:left w:val="none" w:sz="0" w:space="0" w:color="auto"/>
            <w:bottom w:val="none" w:sz="0" w:space="0" w:color="auto"/>
            <w:right w:val="none" w:sz="0" w:space="0" w:color="auto"/>
          </w:divBdr>
        </w:div>
        <w:div w:id="663165733">
          <w:marLeft w:val="480"/>
          <w:marRight w:val="0"/>
          <w:marTop w:val="0"/>
          <w:marBottom w:val="0"/>
          <w:divBdr>
            <w:top w:val="none" w:sz="0" w:space="0" w:color="auto"/>
            <w:left w:val="none" w:sz="0" w:space="0" w:color="auto"/>
            <w:bottom w:val="none" w:sz="0" w:space="0" w:color="auto"/>
            <w:right w:val="none" w:sz="0" w:space="0" w:color="auto"/>
          </w:divBdr>
        </w:div>
        <w:div w:id="669597644">
          <w:marLeft w:val="480"/>
          <w:marRight w:val="0"/>
          <w:marTop w:val="0"/>
          <w:marBottom w:val="0"/>
          <w:divBdr>
            <w:top w:val="none" w:sz="0" w:space="0" w:color="auto"/>
            <w:left w:val="none" w:sz="0" w:space="0" w:color="auto"/>
            <w:bottom w:val="none" w:sz="0" w:space="0" w:color="auto"/>
            <w:right w:val="none" w:sz="0" w:space="0" w:color="auto"/>
          </w:divBdr>
        </w:div>
        <w:div w:id="676348197">
          <w:marLeft w:val="480"/>
          <w:marRight w:val="0"/>
          <w:marTop w:val="0"/>
          <w:marBottom w:val="0"/>
          <w:divBdr>
            <w:top w:val="none" w:sz="0" w:space="0" w:color="auto"/>
            <w:left w:val="none" w:sz="0" w:space="0" w:color="auto"/>
            <w:bottom w:val="none" w:sz="0" w:space="0" w:color="auto"/>
            <w:right w:val="none" w:sz="0" w:space="0" w:color="auto"/>
          </w:divBdr>
        </w:div>
        <w:div w:id="689523861">
          <w:marLeft w:val="480"/>
          <w:marRight w:val="0"/>
          <w:marTop w:val="0"/>
          <w:marBottom w:val="0"/>
          <w:divBdr>
            <w:top w:val="none" w:sz="0" w:space="0" w:color="auto"/>
            <w:left w:val="none" w:sz="0" w:space="0" w:color="auto"/>
            <w:bottom w:val="none" w:sz="0" w:space="0" w:color="auto"/>
            <w:right w:val="none" w:sz="0" w:space="0" w:color="auto"/>
          </w:divBdr>
        </w:div>
        <w:div w:id="697656627">
          <w:marLeft w:val="480"/>
          <w:marRight w:val="0"/>
          <w:marTop w:val="0"/>
          <w:marBottom w:val="0"/>
          <w:divBdr>
            <w:top w:val="none" w:sz="0" w:space="0" w:color="auto"/>
            <w:left w:val="none" w:sz="0" w:space="0" w:color="auto"/>
            <w:bottom w:val="none" w:sz="0" w:space="0" w:color="auto"/>
            <w:right w:val="none" w:sz="0" w:space="0" w:color="auto"/>
          </w:divBdr>
        </w:div>
        <w:div w:id="771825600">
          <w:marLeft w:val="480"/>
          <w:marRight w:val="0"/>
          <w:marTop w:val="0"/>
          <w:marBottom w:val="0"/>
          <w:divBdr>
            <w:top w:val="none" w:sz="0" w:space="0" w:color="auto"/>
            <w:left w:val="none" w:sz="0" w:space="0" w:color="auto"/>
            <w:bottom w:val="none" w:sz="0" w:space="0" w:color="auto"/>
            <w:right w:val="none" w:sz="0" w:space="0" w:color="auto"/>
          </w:divBdr>
        </w:div>
        <w:div w:id="829298519">
          <w:marLeft w:val="480"/>
          <w:marRight w:val="0"/>
          <w:marTop w:val="0"/>
          <w:marBottom w:val="0"/>
          <w:divBdr>
            <w:top w:val="none" w:sz="0" w:space="0" w:color="auto"/>
            <w:left w:val="none" w:sz="0" w:space="0" w:color="auto"/>
            <w:bottom w:val="none" w:sz="0" w:space="0" w:color="auto"/>
            <w:right w:val="none" w:sz="0" w:space="0" w:color="auto"/>
          </w:divBdr>
        </w:div>
        <w:div w:id="901064593">
          <w:marLeft w:val="480"/>
          <w:marRight w:val="0"/>
          <w:marTop w:val="0"/>
          <w:marBottom w:val="0"/>
          <w:divBdr>
            <w:top w:val="none" w:sz="0" w:space="0" w:color="auto"/>
            <w:left w:val="none" w:sz="0" w:space="0" w:color="auto"/>
            <w:bottom w:val="none" w:sz="0" w:space="0" w:color="auto"/>
            <w:right w:val="none" w:sz="0" w:space="0" w:color="auto"/>
          </w:divBdr>
        </w:div>
        <w:div w:id="901864860">
          <w:marLeft w:val="480"/>
          <w:marRight w:val="0"/>
          <w:marTop w:val="0"/>
          <w:marBottom w:val="0"/>
          <w:divBdr>
            <w:top w:val="none" w:sz="0" w:space="0" w:color="auto"/>
            <w:left w:val="none" w:sz="0" w:space="0" w:color="auto"/>
            <w:bottom w:val="none" w:sz="0" w:space="0" w:color="auto"/>
            <w:right w:val="none" w:sz="0" w:space="0" w:color="auto"/>
          </w:divBdr>
        </w:div>
        <w:div w:id="918559939">
          <w:marLeft w:val="480"/>
          <w:marRight w:val="0"/>
          <w:marTop w:val="0"/>
          <w:marBottom w:val="0"/>
          <w:divBdr>
            <w:top w:val="none" w:sz="0" w:space="0" w:color="auto"/>
            <w:left w:val="none" w:sz="0" w:space="0" w:color="auto"/>
            <w:bottom w:val="none" w:sz="0" w:space="0" w:color="auto"/>
            <w:right w:val="none" w:sz="0" w:space="0" w:color="auto"/>
          </w:divBdr>
        </w:div>
        <w:div w:id="933636862">
          <w:marLeft w:val="480"/>
          <w:marRight w:val="0"/>
          <w:marTop w:val="0"/>
          <w:marBottom w:val="0"/>
          <w:divBdr>
            <w:top w:val="none" w:sz="0" w:space="0" w:color="auto"/>
            <w:left w:val="none" w:sz="0" w:space="0" w:color="auto"/>
            <w:bottom w:val="none" w:sz="0" w:space="0" w:color="auto"/>
            <w:right w:val="none" w:sz="0" w:space="0" w:color="auto"/>
          </w:divBdr>
        </w:div>
        <w:div w:id="961227791">
          <w:marLeft w:val="480"/>
          <w:marRight w:val="0"/>
          <w:marTop w:val="0"/>
          <w:marBottom w:val="0"/>
          <w:divBdr>
            <w:top w:val="none" w:sz="0" w:space="0" w:color="auto"/>
            <w:left w:val="none" w:sz="0" w:space="0" w:color="auto"/>
            <w:bottom w:val="none" w:sz="0" w:space="0" w:color="auto"/>
            <w:right w:val="none" w:sz="0" w:space="0" w:color="auto"/>
          </w:divBdr>
        </w:div>
      </w:divsChild>
    </w:div>
    <w:div w:id="411632728">
      <w:bodyDiv w:val="1"/>
      <w:marLeft w:val="0"/>
      <w:marRight w:val="0"/>
      <w:marTop w:val="0"/>
      <w:marBottom w:val="0"/>
      <w:divBdr>
        <w:top w:val="none" w:sz="0" w:space="0" w:color="auto"/>
        <w:left w:val="none" w:sz="0" w:space="0" w:color="auto"/>
        <w:bottom w:val="none" w:sz="0" w:space="0" w:color="auto"/>
        <w:right w:val="none" w:sz="0" w:space="0" w:color="auto"/>
      </w:divBdr>
      <w:divsChild>
        <w:div w:id="22755297">
          <w:marLeft w:val="480"/>
          <w:marRight w:val="0"/>
          <w:marTop w:val="0"/>
          <w:marBottom w:val="0"/>
          <w:divBdr>
            <w:top w:val="none" w:sz="0" w:space="0" w:color="auto"/>
            <w:left w:val="none" w:sz="0" w:space="0" w:color="auto"/>
            <w:bottom w:val="none" w:sz="0" w:space="0" w:color="auto"/>
            <w:right w:val="none" w:sz="0" w:space="0" w:color="auto"/>
          </w:divBdr>
        </w:div>
        <w:div w:id="29428392">
          <w:marLeft w:val="480"/>
          <w:marRight w:val="0"/>
          <w:marTop w:val="0"/>
          <w:marBottom w:val="0"/>
          <w:divBdr>
            <w:top w:val="none" w:sz="0" w:space="0" w:color="auto"/>
            <w:left w:val="none" w:sz="0" w:space="0" w:color="auto"/>
            <w:bottom w:val="none" w:sz="0" w:space="0" w:color="auto"/>
            <w:right w:val="none" w:sz="0" w:space="0" w:color="auto"/>
          </w:divBdr>
        </w:div>
        <w:div w:id="41096292">
          <w:marLeft w:val="480"/>
          <w:marRight w:val="0"/>
          <w:marTop w:val="0"/>
          <w:marBottom w:val="0"/>
          <w:divBdr>
            <w:top w:val="none" w:sz="0" w:space="0" w:color="auto"/>
            <w:left w:val="none" w:sz="0" w:space="0" w:color="auto"/>
            <w:bottom w:val="none" w:sz="0" w:space="0" w:color="auto"/>
            <w:right w:val="none" w:sz="0" w:space="0" w:color="auto"/>
          </w:divBdr>
        </w:div>
        <w:div w:id="56243856">
          <w:marLeft w:val="480"/>
          <w:marRight w:val="0"/>
          <w:marTop w:val="0"/>
          <w:marBottom w:val="0"/>
          <w:divBdr>
            <w:top w:val="none" w:sz="0" w:space="0" w:color="auto"/>
            <w:left w:val="none" w:sz="0" w:space="0" w:color="auto"/>
            <w:bottom w:val="none" w:sz="0" w:space="0" w:color="auto"/>
            <w:right w:val="none" w:sz="0" w:space="0" w:color="auto"/>
          </w:divBdr>
        </w:div>
        <w:div w:id="89816669">
          <w:marLeft w:val="480"/>
          <w:marRight w:val="0"/>
          <w:marTop w:val="0"/>
          <w:marBottom w:val="0"/>
          <w:divBdr>
            <w:top w:val="none" w:sz="0" w:space="0" w:color="auto"/>
            <w:left w:val="none" w:sz="0" w:space="0" w:color="auto"/>
            <w:bottom w:val="none" w:sz="0" w:space="0" w:color="auto"/>
            <w:right w:val="none" w:sz="0" w:space="0" w:color="auto"/>
          </w:divBdr>
        </w:div>
        <w:div w:id="100610759">
          <w:marLeft w:val="480"/>
          <w:marRight w:val="0"/>
          <w:marTop w:val="0"/>
          <w:marBottom w:val="0"/>
          <w:divBdr>
            <w:top w:val="none" w:sz="0" w:space="0" w:color="auto"/>
            <w:left w:val="none" w:sz="0" w:space="0" w:color="auto"/>
            <w:bottom w:val="none" w:sz="0" w:space="0" w:color="auto"/>
            <w:right w:val="none" w:sz="0" w:space="0" w:color="auto"/>
          </w:divBdr>
        </w:div>
        <w:div w:id="112140141">
          <w:marLeft w:val="480"/>
          <w:marRight w:val="0"/>
          <w:marTop w:val="0"/>
          <w:marBottom w:val="0"/>
          <w:divBdr>
            <w:top w:val="none" w:sz="0" w:space="0" w:color="auto"/>
            <w:left w:val="none" w:sz="0" w:space="0" w:color="auto"/>
            <w:bottom w:val="none" w:sz="0" w:space="0" w:color="auto"/>
            <w:right w:val="none" w:sz="0" w:space="0" w:color="auto"/>
          </w:divBdr>
        </w:div>
        <w:div w:id="142546799">
          <w:marLeft w:val="480"/>
          <w:marRight w:val="0"/>
          <w:marTop w:val="0"/>
          <w:marBottom w:val="0"/>
          <w:divBdr>
            <w:top w:val="none" w:sz="0" w:space="0" w:color="auto"/>
            <w:left w:val="none" w:sz="0" w:space="0" w:color="auto"/>
            <w:bottom w:val="none" w:sz="0" w:space="0" w:color="auto"/>
            <w:right w:val="none" w:sz="0" w:space="0" w:color="auto"/>
          </w:divBdr>
        </w:div>
        <w:div w:id="155345218">
          <w:marLeft w:val="480"/>
          <w:marRight w:val="0"/>
          <w:marTop w:val="0"/>
          <w:marBottom w:val="0"/>
          <w:divBdr>
            <w:top w:val="none" w:sz="0" w:space="0" w:color="auto"/>
            <w:left w:val="none" w:sz="0" w:space="0" w:color="auto"/>
            <w:bottom w:val="none" w:sz="0" w:space="0" w:color="auto"/>
            <w:right w:val="none" w:sz="0" w:space="0" w:color="auto"/>
          </w:divBdr>
        </w:div>
        <w:div w:id="157965950">
          <w:marLeft w:val="480"/>
          <w:marRight w:val="0"/>
          <w:marTop w:val="0"/>
          <w:marBottom w:val="0"/>
          <w:divBdr>
            <w:top w:val="none" w:sz="0" w:space="0" w:color="auto"/>
            <w:left w:val="none" w:sz="0" w:space="0" w:color="auto"/>
            <w:bottom w:val="none" w:sz="0" w:space="0" w:color="auto"/>
            <w:right w:val="none" w:sz="0" w:space="0" w:color="auto"/>
          </w:divBdr>
        </w:div>
        <w:div w:id="174852650">
          <w:marLeft w:val="480"/>
          <w:marRight w:val="0"/>
          <w:marTop w:val="0"/>
          <w:marBottom w:val="0"/>
          <w:divBdr>
            <w:top w:val="none" w:sz="0" w:space="0" w:color="auto"/>
            <w:left w:val="none" w:sz="0" w:space="0" w:color="auto"/>
            <w:bottom w:val="none" w:sz="0" w:space="0" w:color="auto"/>
            <w:right w:val="none" w:sz="0" w:space="0" w:color="auto"/>
          </w:divBdr>
        </w:div>
        <w:div w:id="209919938">
          <w:marLeft w:val="480"/>
          <w:marRight w:val="0"/>
          <w:marTop w:val="0"/>
          <w:marBottom w:val="0"/>
          <w:divBdr>
            <w:top w:val="none" w:sz="0" w:space="0" w:color="auto"/>
            <w:left w:val="none" w:sz="0" w:space="0" w:color="auto"/>
            <w:bottom w:val="none" w:sz="0" w:space="0" w:color="auto"/>
            <w:right w:val="none" w:sz="0" w:space="0" w:color="auto"/>
          </w:divBdr>
        </w:div>
        <w:div w:id="216087093">
          <w:marLeft w:val="480"/>
          <w:marRight w:val="0"/>
          <w:marTop w:val="0"/>
          <w:marBottom w:val="0"/>
          <w:divBdr>
            <w:top w:val="none" w:sz="0" w:space="0" w:color="auto"/>
            <w:left w:val="none" w:sz="0" w:space="0" w:color="auto"/>
            <w:bottom w:val="none" w:sz="0" w:space="0" w:color="auto"/>
            <w:right w:val="none" w:sz="0" w:space="0" w:color="auto"/>
          </w:divBdr>
        </w:div>
        <w:div w:id="219677828">
          <w:marLeft w:val="480"/>
          <w:marRight w:val="0"/>
          <w:marTop w:val="0"/>
          <w:marBottom w:val="0"/>
          <w:divBdr>
            <w:top w:val="none" w:sz="0" w:space="0" w:color="auto"/>
            <w:left w:val="none" w:sz="0" w:space="0" w:color="auto"/>
            <w:bottom w:val="none" w:sz="0" w:space="0" w:color="auto"/>
            <w:right w:val="none" w:sz="0" w:space="0" w:color="auto"/>
          </w:divBdr>
        </w:div>
        <w:div w:id="222909691">
          <w:marLeft w:val="480"/>
          <w:marRight w:val="0"/>
          <w:marTop w:val="0"/>
          <w:marBottom w:val="0"/>
          <w:divBdr>
            <w:top w:val="none" w:sz="0" w:space="0" w:color="auto"/>
            <w:left w:val="none" w:sz="0" w:space="0" w:color="auto"/>
            <w:bottom w:val="none" w:sz="0" w:space="0" w:color="auto"/>
            <w:right w:val="none" w:sz="0" w:space="0" w:color="auto"/>
          </w:divBdr>
        </w:div>
        <w:div w:id="240141401">
          <w:marLeft w:val="480"/>
          <w:marRight w:val="0"/>
          <w:marTop w:val="0"/>
          <w:marBottom w:val="0"/>
          <w:divBdr>
            <w:top w:val="none" w:sz="0" w:space="0" w:color="auto"/>
            <w:left w:val="none" w:sz="0" w:space="0" w:color="auto"/>
            <w:bottom w:val="none" w:sz="0" w:space="0" w:color="auto"/>
            <w:right w:val="none" w:sz="0" w:space="0" w:color="auto"/>
          </w:divBdr>
        </w:div>
        <w:div w:id="246958934">
          <w:marLeft w:val="480"/>
          <w:marRight w:val="0"/>
          <w:marTop w:val="0"/>
          <w:marBottom w:val="0"/>
          <w:divBdr>
            <w:top w:val="none" w:sz="0" w:space="0" w:color="auto"/>
            <w:left w:val="none" w:sz="0" w:space="0" w:color="auto"/>
            <w:bottom w:val="none" w:sz="0" w:space="0" w:color="auto"/>
            <w:right w:val="none" w:sz="0" w:space="0" w:color="auto"/>
          </w:divBdr>
        </w:div>
        <w:div w:id="286930822">
          <w:marLeft w:val="480"/>
          <w:marRight w:val="0"/>
          <w:marTop w:val="0"/>
          <w:marBottom w:val="0"/>
          <w:divBdr>
            <w:top w:val="none" w:sz="0" w:space="0" w:color="auto"/>
            <w:left w:val="none" w:sz="0" w:space="0" w:color="auto"/>
            <w:bottom w:val="none" w:sz="0" w:space="0" w:color="auto"/>
            <w:right w:val="none" w:sz="0" w:space="0" w:color="auto"/>
          </w:divBdr>
        </w:div>
        <w:div w:id="292560733">
          <w:marLeft w:val="480"/>
          <w:marRight w:val="0"/>
          <w:marTop w:val="0"/>
          <w:marBottom w:val="0"/>
          <w:divBdr>
            <w:top w:val="none" w:sz="0" w:space="0" w:color="auto"/>
            <w:left w:val="none" w:sz="0" w:space="0" w:color="auto"/>
            <w:bottom w:val="none" w:sz="0" w:space="0" w:color="auto"/>
            <w:right w:val="none" w:sz="0" w:space="0" w:color="auto"/>
          </w:divBdr>
        </w:div>
        <w:div w:id="300622233">
          <w:marLeft w:val="480"/>
          <w:marRight w:val="0"/>
          <w:marTop w:val="0"/>
          <w:marBottom w:val="0"/>
          <w:divBdr>
            <w:top w:val="none" w:sz="0" w:space="0" w:color="auto"/>
            <w:left w:val="none" w:sz="0" w:space="0" w:color="auto"/>
            <w:bottom w:val="none" w:sz="0" w:space="0" w:color="auto"/>
            <w:right w:val="none" w:sz="0" w:space="0" w:color="auto"/>
          </w:divBdr>
        </w:div>
        <w:div w:id="302777459">
          <w:marLeft w:val="480"/>
          <w:marRight w:val="0"/>
          <w:marTop w:val="0"/>
          <w:marBottom w:val="0"/>
          <w:divBdr>
            <w:top w:val="none" w:sz="0" w:space="0" w:color="auto"/>
            <w:left w:val="none" w:sz="0" w:space="0" w:color="auto"/>
            <w:bottom w:val="none" w:sz="0" w:space="0" w:color="auto"/>
            <w:right w:val="none" w:sz="0" w:space="0" w:color="auto"/>
          </w:divBdr>
        </w:div>
        <w:div w:id="317733417">
          <w:marLeft w:val="480"/>
          <w:marRight w:val="0"/>
          <w:marTop w:val="0"/>
          <w:marBottom w:val="0"/>
          <w:divBdr>
            <w:top w:val="none" w:sz="0" w:space="0" w:color="auto"/>
            <w:left w:val="none" w:sz="0" w:space="0" w:color="auto"/>
            <w:bottom w:val="none" w:sz="0" w:space="0" w:color="auto"/>
            <w:right w:val="none" w:sz="0" w:space="0" w:color="auto"/>
          </w:divBdr>
        </w:div>
        <w:div w:id="329987167">
          <w:marLeft w:val="480"/>
          <w:marRight w:val="0"/>
          <w:marTop w:val="0"/>
          <w:marBottom w:val="0"/>
          <w:divBdr>
            <w:top w:val="none" w:sz="0" w:space="0" w:color="auto"/>
            <w:left w:val="none" w:sz="0" w:space="0" w:color="auto"/>
            <w:bottom w:val="none" w:sz="0" w:space="0" w:color="auto"/>
            <w:right w:val="none" w:sz="0" w:space="0" w:color="auto"/>
          </w:divBdr>
        </w:div>
        <w:div w:id="333653670">
          <w:marLeft w:val="480"/>
          <w:marRight w:val="0"/>
          <w:marTop w:val="0"/>
          <w:marBottom w:val="0"/>
          <w:divBdr>
            <w:top w:val="none" w:sz="0" w:space="0" w:color="auto"/>
            <w:left w:val="none" w:sz="0" w:space="0" w:color="auto"/>
            <w:bottom w:val="none" w:sz="0" w:space="0" w:color="auto"/>
            <w:right w:val="none" w:sz="0" w:space="0" w:color="auto"/>
          </w:divBdr>
        </w:div>
        <w:div w:id="356781532">
          <w:marLeft w:val="480"/>
          <w:marRight w:val="0"/>
          <w:marTop w:val="0"/>
          <w:marBottom w:val="0"/>
          <w:divBdr>
            <w:top w:val="none" w:sz="0" w:space="0" w:color="auto"/>
            <w:left w:val="none" w:sz="0" w:space="0" w:color="auto"/>
            <w:bottom w:val="none" w:sz="0" w:space="0" w:color="auto"/>
            <w:right w:val="none" w:sz="0" w:space="0" w:color="auto"/>
          </w:divBdr>
        </w:div>
        <w:div w:id="392848892">
          <w:marLeft w:val="480"/>
          <w:marRight w:val="0"/>
          <w:marTop w:val="0"/>
          <w:marBottom w:val="0"/>
          <w:divBdr>
            <w:top w:val="none" w:sz="0" w:space="0" w:color="auto"/>
            <w:left w:val="none" w:sz="0" w:space="0" w:color="auto"/>
            <w:bottom w:val="none" w:sz="0" w:space="0" w:color="auto"/>
            <w:right w:val="none" w:sz="0" w:space="0" w:color="auto"/>
          </w:divBdr>
        </w:div>
        <w:div w:id="394664369">
          <w:marLeft w:val="480"/>
          <w:marRight w:val="0"/>
          <w:marTop w:val="0"/>
          <w:marBottom w:val="0"/>
          <w:divBdr>
            <w:top w:val="none" w:sz="0" w:space="0" w:color="auto"/>
            <w:left w:val="none" w:sz="0" w:space="0" w:color="auto"/>
            <w:bottom w:val="none" w:sz="0" w:space="0" w:color="auto"/>
            <w:right w:val="none" w:sz="0" w:space="0" w:color="auto"/>
          </w:divBdr>
        </w:div>
        <w:div w:id="440417150">
          <w:marLeft w:val="480"/>
          <w:marRight w:val="0"/>
          <w:marTop w:val="0"/>
          <w:marBottom w:val="0"/>
          <w:divBdr>
            <w:top w:val="none" w:sz="0" w:space="0" w:color="auto"/>
            <w:left w:val="none" w:sz="0" w:space="0" w:color="auto"/>
            <w:bottom w:val="none" w:sz="0" w:space="0" w:color="auto"/>
            <w:right w:val="none" w:sz="0" w:space="0" w:color="auto"/>
          </w:divBdr>
        </w:div>
        <w:div w:id="464545242">
          <w:marLeft w:val="480"/>
          <w:marRight w:val="0"/>
          <w:marTop w:val="0"/>
          <w:marBottom w:val="0"/>
          <w:divBdr>
            <w:top w:val="none" w:sz="0" w:space="0" w:color="auto"/>
            <w:left w:val="none" w:sz="0" w:space="0" w:color="auto"/>
            <w:bottom w:val="none" w:sz="0" w:space="0" w:color="auto"/>
            <w:right w:val="none" w:sz="0" w:space="0" w:color="auto"/>
          </w:divBdr>
        </w:div>
        <w:div w:id="473840346">
          <w:marLeft w:val="480"/>
          <w:marRight w:val="0"/>
          <w:marTop w:val="0"/>
          <w:marBottom w:val="0"/>
          <w:divBdr>
            <w:top w:val="none" w:sz="0" w:space="0" w:color="auto"/>
            <w:left w:val="none" w:sz="0" w:space="0" w:color="auto"/>
            <w:bottom w:val="none" w:sz="0" w:space="0" w:color="auto"/>
            <w:right w:val="none" w:sz="0" w:space="0" w:color="auto"/>
          </w:divBdr>
        </w:div>
        <w:div w:id="483543466">
          <w:marLeft w:val="480"/>
          <w:marRight w:val="0"/>
          <w:marTop w:val="0"/>
          <w:marBottom w:val="0"/>
          <w:divBdr>
            <w:top w:val="none" w:sz="0" w:space="0" w:color="auto"/>
            <w:left w:val="none" w:sz="0" w:space="0" w:color="auto"/>
            <w:bottom w:val="none" w:sz="0" w:space="0" w:color="auto"/>
            <w:right w:val="none" w:sz="0" w:space="0" w:color="auto"/>
          </w:divBdr>
        </w:div>
        <w:div w:id="491290601">
          <w:marLeft w:val="480"/>
          <w:marRight w:val="0"/>
          <w:marTop w:val="0"/>
          <w:marBottom w:val="0"/>
          <w:divBdr>
            <w:top w:val="none" w:sz="0" w:space="0" w:color="auto"/>
            <w:left w:val="none" w:sz="0" w:space="0" w:color="auto"/>
            <w:bottom w:val="none" w:sz="0" w:space="0" w:color="auto"/>
            <w:right w:val="none" w:sz="0" w:space="0" w:color="auto"/>
          </w:divBdr>
        </w:div>
        <w:div w:id="543904128">
          <w:marLeft w:val="480"/>
          <w:marRight w:val="0"/>
          <w:marTop w:val="0"/>
          <w:marBottom w:val="0"/>
          <w:divBdr>
            <w:top w:val="none" w:sz="0" w:space="0" w:color="auto"/>
            <w:left w:val="none" w:sz="0" w:space="0" w:color="auto"/>
            <w:bottom w:val="none" w:sz="0" w:space="0" w:color="auto"/>
            <w:right w:val="none" w:sz="0" w:space="0" w:color="auto"/>
          </w:divBdr>
        </w:div>
        <w:div w:id="562986049">
          <w:marLeft w:val="480"/>
          <w:marRight w:val="0"/>
          <w:marTop w:val="0"/>
          <w:marBottom w:val="0"/>
          <w:divBdr>
            <w:top w:val="none" w:sz="0" w:space="0" w:color="auto"/>
            <w:left w:val="none" w:sz="0" w:space="0" w:color="auto"/>
            <w:bottom w:val="none" w:sz="0" w:space="0" w:color="auto"/>
            <w:right w:val="none" w:sz="0" w:space="0" w:color="auto"/>
          </w:divBdr>
        </w:div>
        <w:div w:id="598290702">
          <w:marLeft w:val="480"/>
          <w:marRight w:val="0"/>
          <w:marTop w:val="0"/>
          <w:marBottom w:val="0"/>
          <w:divBdr>
            <w:top w:val="none" w:sz="0" w:space="0" w:color="auto"/>
            <w:left w:val="none" w:sz="0" w:space="0" w:color="auto"/>
            <w:bottom w:val="none" w:sz="0" w:space="0" w:color="auto"/>
            <w:right w:val="none" w:sz="0" w:space="0" w:color="auto"/>
          </w:divBdr>
        </w:div>
        <w:div w:id="612858042">
          <w:marLeft w:val="480"/>
          <w:marRight w:val="0"/>
          <w:marTop w:val="0"/>
          <w:marBottom w:val="0"/>
          <w:divBdr>
            <w:top w:val="none" w:sz="0" w:space="0" w:color="auto"/>
            <w:left w:val="none" w:sz="0" w:space="0" w:color="auto"/>
            <w:bottom w:val="none" w:sz="0" w:space="0" w:color="auto"/>
            <w:right w:val="none" w:sz="0" w:space="0" w:color="auto"/>
          </w:divBdr>
        </w:div>
        <w:div w:id="635641894">
          <w:marLeft w:val="480"/>
          <w:marRight w:val="0"/>
          <w:marTop w:val="0"/>
          <w:marBottom w:val="0"/>
          <w:divBdr>
            <w:top w:val="none" w:sz="0" w:space="0" w:color="auto"/>
            <w:left w:val="none" w:sz="0" w:space="0" w:color="auto"/>
            <w:bottom w:val="none" w:sz="0" w:space="0" w:color="auto"/>
            <w:right w:val="none" w:sz="0" w:space="0" w:color="auto"/>
          </w:divBdr>
        </w:div>
        <w:div w:id="656614599">
          <w:marLeft w:val="480"/>
          <w:marRight w:val="0"/>
          <w:marTop w:val="0"/>
          <w:marBottom w:val="0"/>
          <w:divBdr>
            <w:top w:val="none" w:sz="0" w:space="0" w:color="auto"/>
            <w:left w:val="none" w:sz="0" w:space="0" w:color="auto"/>
            <w:bottom w:val="none" w:sz="0" w:space="0" w:color="auto"/>
            <w:right w:val="none" w:sz="0" w:space="0" w:color="auto"/>
          </w:divBdr>
        </w:div>
        <w:div w:id="669022027">
          <w:marLeft w:val="480"/>
          <w:marRight w:val="0"/>
          <w:marTop w:val="0"/>
          <w:marBottom w:val="0"/>
          <w:divBdr>
            <w:top w:val="none" w:sz="0" w:space="0" w:color="auto"/>
            <w:left w:val="none" w:sz="0" w:space="0" w:color="auto"/>
            <w:bottom w:val="none" w:sz="0" w:space="0" w:color="auto"/>
            <w:right w:val="none" w:sz="0" w:space="0" w:color="auto"/>
          </w:divBdr>
        </w:div>
        <w:div w:id="737480760">
          <w:marLeft w:val="480"/>
          <w:marRight w:val="0"/>
          <w:marTop w:val="0"/>
          <w:marBottom w:val="0"/>
          <w:divBdr>
            <w:top w:val="none" w:sz="0" w:space="0" w:color="auto"/>
            <w:left w:val="none" w:sz="0" w:space="0" w:color="auto"/>
            <w:bottom w:val="none" w:sz="0" w:space="0" w:color="auto"/>
            <w:right w:val="none" w:sz="0" w:space="0" w:color="auto"/>
          </w:divBdr>
        </w:div>
        <w:div w:id="790245167">
          <w:marLeft w:val="480"/>
          <w:marRight w:val="0"/>
          <w:marTop w:val="0"/>
          <w:marBottom w:val="0"/>
          <w:divBdr>
            <w:top w:val="none" w:sz="0" w:space="0" w:color="auto"/>
            <w:left w:val="none" w:sz="0" w:space="0" w:color="auto"/>
            <w:bottom w:val="none" w:sz="0" w:space="0" w:color="auto"/>
            <w:right w:val="none" w:sz="0" w:space="0" w:color="auto"/>
          </w:divBdr>
        </w:div>
        <w:div w:id="822235136">
          <w:marLeft w:val="480"/>
          <w:marRight w:val="0"/>
          <w:marTop w:val="0"/>
          <w:marBottom w:val="0"/>
          <w:divBdr>
            <w:top w:val="none" w:sz="0" w:space="0" w:color="auto"/>
            <w:left w:val="none" w:sz="0" w:space="0" w:color="auto"/>
            <w:bottom w:val="none" w:sz="0" w:space="0" w:color="auto"/>
            <w:right w:val="none" w:sz="0" w:space="0" w:color="auto"/>
          </w:divBdr>
        </w:div>
        <w:div w:id="868958790">
          <w:marLeft w:val="480"/>
          <w:marRight w:val="0"/>
          <w:marTop w:val="0"/>
          <w:marBottom w:val="0"/>
          <w:divBdr>
            <w:top w:val="none" w:sz="0" w:space="0" w:color="auto"/>
            <w:left w:val="none" w:sz="0" w:space="0" w:color="auto"/>
            <w:bottom w:val="none" w:sz="0" w:space="0" w:color="auto"/>
            <w:right w:val="none" w:sz="0" w:space="0" w:color="auto"/>
          </w:divBdr>
        </w:div>
        <w:div w:id="871386474">
          <w:marLeft w:val="480"/>
          <w:marRight w:val="0"/>
          <w:marTop w:val="0"/>
          <w:marBottom w:val="0"/>
          <w:divBdr>
            <w:top w:val="none" w:sz="0" w:space="0" w:color="auto"/>
            <w:left w:val="none" w:sz="0" w:space="0" w:color="auto"/>
            <w:bottom w:val="none" w:sz="0" w:space="0" w:color="auto"/>
            <w:right w:val="none" w:sz="0" w:space="0" w:color="auto"/>
          </w:divBdr>
        </w:div>
        <w:div w:id="891817699">
          <w:marLeft w:val="480"/>
          <w:marRight w:val="0"/>
          <w:marTop w:val="0"/>
          <w:marBottom w:val="0"/>
          <w:divBdr>
            <w:top w:val="none" w:sz="0" w:space="0" w:color="auto"/>
            <w:left w:val="none" w:sz="0" w:space="0" w:color="auto"/>
            <w:bottom w:val="none" w:sz="0" w:space="0" w:color="auto"/>
            <w:right w:val="none" w:sz="0" w:space="0" w:color="auto"/>
          </w:divBdr>
        </w:div>
        <w:div w:id="920529578">
          <w:marLeft w:val="480"/>
          <w:marRight w:val="0"/>
          <w:marTop w:val="0"/>
          <w:marBottom w:val="0"/>
          <w:divBdr>
            <w:top w:val="none" w:sz="0" w:space="0" w:color="auto"/>
            <w:left w:val="none" w:sz="0" w:space="0" w:color="auto"/>
            <w:bottom w:val="none" w:sz="0" w:space="0" w:color="auto"/>
            <w:right w:val="none" w:sz="0" w:space="0" w:color="auto"/>
          </w:divBdr>
        </w:div>
        <w:div w:id="941957114">
          <w:marLeft w:val="480"/>
          <w:marRight w:val="0"/>
          <w:marTop w:val="0"/>
          <w:marBottom w:val="0"/>
          <w:divBdr>
            <w:top w:val="none" w:sz="0" w:space="0" w:color="auto"/>
            <w:left w:val="none" w:sz="0" w:space="0" w:color="auto"/>
            <w:bottom w:val="none" w:sz="0" w:space="0" w:color="auto"/>
            <w:right w:val="none" w:sz="0" w:space="0" w:color="auto"/>
          </w:divBdr>
        </w:div>
        <w:div w:id="945385439">
          <w:marLeft w:val="480"/>
          <w:marRight w:val="0"/>
          <w:marTop w:val="0"/>
          <w:marBottom w:val="0"/>
          <w:divBdr>
            <w:top w:val="none" w:sz="0" w:space="0" w:color="auto"/>
            <w:left w:val="none" w:sz="0" w:space="0" w:color="auto"/>
            <w:bottom w:val="none" w:sz="0" w:space="0" w:color="auto"/>
            <w:right w:val="none" w:sz="0" w:space="0" w:color="auto"/>
          </w:divBdr>
        </w:div>
        <w:div w:id="971329039">
          <w:marLeft w:val="480"/>
          <w:marRight w:val="0"/>
          <w:marTop w:val="0"/>
          <w:marBottom w:val="0"/>
          <w:divBdr>
            <w:top w:val="none" w:sz="0" w:space="0" w:color="auto"/>
            <w:left w:val="none" w:sz="0" w:space="0" w:color="auto"/>
            <w:bottom w:val="none" w:sz="0" w:space="0" w:color="auto"/>
            <w:right w:val="none" w:sz="0" w:space="0" w:color="auto"/>
          </w:divBdr>
        </w:div>
      </w:divsChild>
    </w:div>
    <w:div w:id="411782338">
      <w:bodyDiv w:val="1"/>
      <w:marLeft w:val="0"/>
      <w:marRight w:val="0"/>
      <w:marTop w:val="0"/>
      <w:marBottom w:val="0"/>
      <w:divBdr>
        <w:top w:val="none" w:sz="0" w:space="0" w:color="auto"/>
        <w:left w:val="none" w:sz="0" w:space="0" w:color="auto"/>
        <w:bottom w:val="none" w:sz="0" w:space="0" w:color="auto"/>
        <w:right w:val="none" w:sz="0" w:space="0" w:color="auto"/>
      </w:divBdr>
    </w:div>
    <w:div w:id="411856832">
      <w:bodyDiv w:val="1"/>
      <w:marLeft w:val="0"/>
      <w:marRight w:val="0"/>
      <w:marTop w:val="0"/>
      <w:marBottom w:val="0"/>
      <w:divBdr>
        <w:top w:val="none" w:sz="0" w:space="0" w:color="auto"/>
        <w:left w:val="none" w:sz="0" w:space="0" w:color="auto"/>
        <w:bottom w:val="none" w:sz="0" w:space="0" w:color="auto"/>
        <w:right w:val="none" w:sz="0" w:space="0" w:color="auto"/>
      </w:divBdr>
    </w:div>
    <w:div w:id="412244755">
      <w:bodyDiv w:val="1"/>
      <w:marLeft w:val="0"/>
      <w:marRight w:val="0"/>
      <w:marTop w:val="0"/>
      <w:marBottom w:val="0"/>
      <w:divBdr>
        <w:top w:val="none" w:sz="0" w:space="0" w:color="auto"/>
        <w:left w:val="none" w:sz="0" w:space="0" w:color="auto"/>
        <w:bottom w:val="none" w:sz="0" w:space="0" w:color="auto"/>
        <w:right w:val="none" w:sz="0" w:space="0" w:color="auto"/>
      </w:divBdr>
    </w:div>
    <w:div w:id="412557100">
      <w:bodyDiv w:val="1"/>
      <w:marLeft w:val="0"/>
      <w:marRight w:val="0"/>
      <w:marTop w:val="0"/>
      <w:marBottom w:val="0"/>
      <w:divBdr>
        <w:top w:val="none" w:sz="0" w:space="0" w:color="auto"/>
        <w:left w:val="none" w:sz="0" w:space="0" w:color="auto"/>
        <w:bottom w:val="none" w:sz="0" w:space="0" w:color="auto"/>
        <w:right w:val="none" w:sz="0" w:space="0" w:color="auto"/>
      </w:divBdr>
    </w:div>
    <w:div w:id="413623609">
      <w:bodyDiv w:val="1"/>
      <w:marLeft w:val="0"/>
      <w:marRight w:val="0"/>
      <w:marTop w:val="0"/>
      <w:marBottom w:val="0"/>
      <w:divBdr>
        <w:top w:val="none" w:sz="0" w:space="0" w:color="auto"/>
        <w:left w:val="none" w:sz="0" w:space="0" w:color="auto"/>
        <w:bottom w:val="none" w:sz="0" w:space="0" w:color="auto"/>
        <w:right w:val="none" w:sz="0" w:space="0" w:color="auto"/>
      </w:divBdr>
    </w:div>
    <w:div w:id="414018218">
      <w:bodyDiv w:val="1"/>
      <w:marLeft w:val="0"/>
      <w:marRight w:val="0"/>
      <w:marTop w:val="0"/>
      <w:marBottom w:val="0"/>
      <w:divBdr>
        <w:top w:val="none" w:sz="0" w:space="0" w:color="auto"/>
        <w:left w:val="none" w:sz="0" w:space="0" w:color="auto"/>
        <w:bottom w:val="none" w:sz="0" w:space="0" w:color="auto"/>
        <w:right w:val="none" w:sz="0" w:space="0" w:color="auto"/>
      </w:divBdr>
    </w:div>
    <w:div w:id="414088162">
      <w:bodyDiv w:val="1"/>
      <w:marLeft w:val="0"/>
      <w:marRight w:val="0"/>
      <w:marTop w:val="0"/>
      <w:marBottom w:val="0"/>
      <w:divBdr>
        <w:top w:val="none" w:sz="0" w:space="0" w:color="auto"/>
        <w:left w:val="none" w:sz="0" w:space="0" w:color="auto"/>
        <w:bottom w:val="none" w:sz="0" w:space="0" w:color="auto"/>
        <w:right w:val="none" w:sz="0" w:space="0" w:color="auto"/>
      </w:divBdr>
    </w:div>
    <w:div w:id="414743246">
      <w:bodyDiv w:val="1"/>
      <w:marLeft w:val="0"/>
      <w:marRight w:val="0"/>
      <w:marTop w:val="0"/>
      <w:marBottom w:val="0"/>
      <w:divBdr>
        <w:top w:val="none" w:sz="0" w:space="0" w:color="auto"/>
        <w:left w:val="none" w:sz="0" w:space="0" w:color="auto"/>
        <w:bottom w:val="none" w:sz="0" w:space="0" w:color="auto"/>
        <w:right w:val="none" w:sz="0" w:space="0" w:color="auto"/>
      </w:divBdr>
    </w:div>
    <w:div w:id="415053327">
      <w:bodyDiv w:val="1"/>
      <w:marLeft w:val="0"/>
      <w:marRight w:val="0"/>
      <w:marTop w:val="0"/>
      <w:marBottom w:val="0"/>
      <w:divBdr>
        <w:top w:val="none" w:sz="0" w:space="0" w:color="auto"/>
        <w:left w:val="none" w:sz="0" w:space="0" w:color="auto"/>
        <w:bottom w:val="none" w:sz="0" w:space="0" w:color="auto"/>
        <w:right w:val="none" w:sz="0" w:space="0" w:color="auto"/>
      </w:divBdr>
    </w:div>
    <w:div w:id="415245239">
      <w:bodyDiv w:val="1"/>
      <w:marLeft w:val="0"/>
      <w:marRight w:val="0"/>
      <w:marTop w:val="0"/>
      <w:marBottom w:val="0"/>
      <w:divBdr>
        <w:top w:val="none" w:sz="0" w:space="0" w:color="auto"/>
        <w:left w:val="none" w:sz="0" w:space="0" w:color="auto"/>
        <w:bottom w:val="none" w:sz="0" w:space="0" w:color="auto"/>
        <w:right w:val="none" w:sz="0" w:space="0" w:color="auto"/>
      </w:divBdr>
    </w:div>
    <w:div w:id="415395662">
      <w:bodyDiv w:val="1"/>
      <w:marLeft w:val="0"/>
      <w:marRight w:val="0"/>
      <w:marTop w:val="0"/>
      <w:marBottom w:val="0"/>
      <w:divBdr>
        <w:top w:val="none" w:sz="0" w:space="0" w:color="auto"/>
        <w:left w:val="none" w:sz="0" w:space="0" w:color="auto"/>
        <w:bottom w:val="none" w:sz="0" w:space="0" w:color="auto"/>
        <w:right w:val="none" w:sz="0" w:space="0" w:color="auto"/>
      </w:divBdr>
    </w:div>
    <w:div w:id="415592950">
      <w:bodyDiv w:val="1"/>
      <w:marLeft w:val="0"/>
      <w:marRight w:val="0"/>
      <w:marTop w:val="0"/>
      <w:marBottom w:val="0"/>
      <w:divBdr>
        <w:top w:val="none" w:sz="0" w:space="0" w:color="auto"/>
        <w:left w:val="none" w:sz="0" w:space="0" w:color="auto"/>
        <w:bottom w:val="none" w:sz="0" w:space="0" w:color="auto"/>
        <w:right w:val="none" w:sz="0" w:space="0" w:color="auto"/>
      </w:divBdr>
      <w:divsChild>
        <w:div w:id="62411318">
          <w:marLeft w:val="480"/>
          <w:marRight w:val="0"/>
          <w:marTop w:val="0"/>
          <w:marBottom w:val="0"/>
          <w:divBdr>
            <w:top w:val="none" w:sz="0" w:space="0" w:color="auto"/>
            <w:left w:val="none" w:sz="0" w:space="0" w:color="auto"/>
            <w:bottom w:val="none" w:sz="0" w:space="0" w:color="auto"/>
            <w:right w:val="none" w:sz="0" w:space="0" w:color="auto"/>
          </w:divBdr>
        </w:div>
        <w:div w:id="69667204">
          <w:marLeft w:val="480"/>
          <w:marRight w:val="0"/>
          <w:marTop w:val="0"/>
          <w:marBottom w:val="0"/>
          <w:divBdr>
            <w:top w:val="none" w:sz="0" w:space="0" w:color="auto"/>
            <w:left w:val="none" w:sz="0" w:space="0" w:color="auto"/>
            <w:bottom w:val="none" w:sz="0" w:space="0" w:color="auto"/>
            <w:right w:val="none" w:sz="0" w:space="0" w:color="auto"/>
          </w:divBdr>
        </w:div>
        <w:div w:id="166795519">
          <w:marLeft w:val="480"/>
          <w:marRight w:val="0"/>
          <w:marTop w:val="0"/>
          <w:marBottom w:val="0"/>
          <w:divBdr>
            <w:top w:val="none" w:sz="0" w:space="0" w:color="auto"/>
            <w:left w:val="none" w:sz="0" w:space="0" w:color="auto"/>
            <w:bottom w:val="none" w:sz="0" w:space="0" w:color="auto"/>
            <w:right w:val="none" w:sz="0" w:space="0" w:color="auto"/>
          </w:divBdr>
        </w:div>
        <w:div w:id="173349214">
          <w:marLeft w:val="480"/>
          <w:marRight w:val="0"/>
          <w:marTop w:val="0"/>
          <w:marBottom w:val="0"/>
          <w:divBdr>
            <w:top w:val="none" w:sz="0" w:space="0" w:color="auto"/>
            <w:left w:val="none" w:sz="0" w:space="0" w:color="auto"/>
            <w:bottom w:val="none" w:sz="0" w:space="0" w:color="auto"/>
            <w:right w:val="none" w:sz="0" w:space="0" w:color="auto"/>
          </w:divBdr>
        </w:div>
        <w:div w:id="194780781">
          <w:marLeft w:val="480"/>
          <w:marRight w:val="0"/>
          <w:marTop w:val="0"/>
          <w:marBottom w:val="0"/>
          <w:divBdr>
            <w:top w:val="none" w:sz="0" w:space="0" w:color="auto"/>
            <w:left w:val="none" w:sz="0" w:space="0" w:color="auto"/>
            <w:bottom w:val="none" w:sz="0" w:space="0" w:color="auto"/>
            <w:right w:val="none" w:sz="0" w:space="0" w:color="auto"/>
          </w:divBdr>
        </w:div>
        <w:div w:id="204953419">
          <w:marLeft w:val="480"/>
          <w:marRight w:val="0"/>
          <w:marTop w:val="0"/>
          <w:marBottom w:val="0"/>
          <w:divBdr>
            <w:top w:val="none" w:sz="0" w:space="0" w:color="auto"/>
            <w:left w:val="none" w:sz="0" w:space="0" w:color="auto"/>
            <w:bottom w:val="none" w:sz="0" w:space="0" w:color="auto"/>
            <w:right w:val="none" w:sz="0" w:space="0" w:color="auto"/>
          </w:divBdr>
        </w:div>
        <w:div w:id="259024045">
          <w:marLeft w:val="480"/>
          <w:marRight w:val="0"/>
          <w:marTop w:val="0"/>
          <w:marBottom w:val="0"/>
          <w:divBdr>
            <w:top w:val="none" w:sz="0" w:space="0" w:color="auto"/>
            <w:left w:val="none" w:sz="0" w:space="0" w:color="auto"/>
            <w:bottom w:val="none" w:sz="0" w:space="0" w:color="auto"/>
            <w:right w:val="none" w:sz="0" w:space="0" w:color="auto"/>
          </w:divBdr>
        </w:div>
        <w:div w:id="271018517">
          <w:marLeft w:val="480"/>
          <w:marRight w:val="0"/>
          <w:marTop w:val="0"/>
          <w:marBottom w:val="0"/>
          <w:divBdr>
            <w:top w:val="none" w:sz="0" w:space="0" w:color="auto"/>
            <w:left w:val="none" w:sz="0" w:space="0" w:color="auto"/>
            <w:bottom w:val="none" w:sz="0" w:space="0" w:color="auto"/>
            <w:right w:val="none" w:sz="0" w:space="0" w:color="auto"/>
          </w:divBdr>
        </w:div>
        <w:div w:id="300694094">
          <w:marLeft w:val="480"/>
          <w:marRight w:val="0"/>
          <w:marTop w:val="0"/>
          <w:marBottom w:val="0"/>
          <w:divBdr>
            <w:top w:val="none" w:sz="0" w:space="0" w:color="auto"/>
            <w:left w:val="none" w:sz="0" w:space="0" w:color="auto"/>
            <w:bottom w:val="none" w:sz="0" w:space="0" w:color="auto"/>
            <w:right w:val="none" w:sz="0" w:space="0" w:color="auto"/>
          </w:divBdr>
        </w:div>
        <w:div w:id="312217663">
          <w:marLeft w:val="480"/>
          <w:marRight w:val="0"/>
          <w:marTop w:val="0"/>
          <w:marBottom w:val="0"/>
          <w:divBdr>
            <w:top w:val="none" w:sz="0" w:space="0" w:color="auto"/>
            <w:left w:val="none" w:sz="0" w:space="0" w:color="auto"/>
            <w:bottom w:val="none" w:sz="0" w:space="0" w:color="auto"/>
            <w:right w:val="none" w:sz="0" w:space="0" w:color="auto"/>
          </w:divBdr>
        </w:div>
        <w:div w:id="317802828">
          <w:marLeft w:val="480"/>
          <w:marRight w:val="0"/>
          <w:marTop w:val="0"/>
          <w:marBottom w:val="0"/>
          <w:divBdr>
            <w:top w:val="none" w:sz="0" w:space="0" w:color="auto"/>
            <w:left w:val="none" w:sz="0" w:space="0" w:color="auto"/>
            <w:bottom w:val="none" w:sz="0" w:space="0" w:color="auto"/>
            <w:right w:val="none" w:sz="0" w:space="0" w:color="auto"/>
          </w:divBdr>
        </w:div>
        <w:div w:id="351683554">
          <w:marLeft w:val="480"/>
          <w:marRight w:val="0"/>
          <w:marTop w:val="0"/>
          <w:marBottom w:val="0"/>
          <w:divBdr>
            <w:top w:val="none" w:sz="0" w:space="0" w:color="auto"/>
            <w:left w:val="none" w:sz="0" w:space="0" w:color="auto"/>
            <w:bottom w:val="none" w:sz="0" w:space="0" w:color="auto"/>
            <w:right w:val="none" w:sz="0" w:space="0" w:color="auto"/>
          </w:divBdr>
        </w:div>
        <w:div w:id="356350756">
          <w:marLeft w:val="480"/>
          <w:marRight w:val="0"/>
          <w:marTop w:val="0"/>
          <w:marBottom w:val="0"/>
          <w:divBdr>
            <w:top w:val="none" w:sz="0" w:space="0" w:color="auto"/>
            <w:left w:val="none" w:sz="0" w:space="0" w:color="auto"/>
            <w:bottom w:val="none" w:sz="0" w:space="0" w:color="auto"/>
            <w:right w:val="none" w:sz="0" w:space="0" w:color="auto"/>
          </w:divBdr>
        </w:div>
        <w:div w:id="358091104">
          <w:marLeft w:val="480"/>
          <w:marRight w:val="0"/>
          <w:marTop w:val="0"/>
          <w:marBottom w:val="0"/>
          <w:divBdr>
            <w:top w:val="none" w:sz="0" w:space="0" w:color="auto"/>
            <w:left w:val="none" w:sz="0" w:space="0" w:color="auto"/>
            <w:bottom w:val="none" w:sz="0" w:space="0" w:color="auto"/>
            <w:right w:val="none" w:sz="0" w:space="0" w:color="auto"/>
          </w:divBdr>
        </w:div>
        <w:div w:id="433213747">
          <w:marLeft w:val="480"/>
          <w:marRight w:val="0"/>
          <w:marTop w:val="0"/>
          <w:marBottom w:val="0"/>
          <w:divBdr>
            <w:top w:val="none" w:sz="0" w:space="0" w:color="auto"/>
            <w:left w:val="none" w:sz="0" w:space="0" w:color="auto"/>
            <w:bottom w:val="none" w:sz="0" w:space="0" w:color="auto"/>
            <w:right w:val="none" w:sz="0" w:space="0" w:color="auto"/>
          </w:divBdr>
        </w:div>
        <w:div w:id="437874260">
          <w:marLeft w:val="480"/>
          <w:marRight w:val="0"/>
          <w:marTop w:val="0"/>
          <w:marBottom w:val="0"/>
          <w:divBdr>
            <w:top w:val="none" w:sz="0" w:space="0" w:color="auto"/>
            <w:left w:val="none" w:sz="0" w:space="0" w:color="auto"/>
            <w:bottom w:val="none" w:sz="0" w:space="0" w:color="auto"/>
            <w:right w:val="none" w:sz="0" w:space="0" w:color="auto"/>
          </w:divBdr>
        </w:div>
        <w:div w:id="480656237">
          <w:marLeft w:val="480"/>
          <w:marRight w:val="0"/>
          <w:marTop w:val="0"/>
          <w:marBottom w:val="0"/>
          <w:divBdr>
            <w:top w:val="none" w:sz="0" w:space="0" w:color="auto"/>
            <w:left w:val="none" w:sz="0" w:space="0" w:color="auto"/>
            <w:bottom w:val="none" w:sz="0" w:space="0" w:color="auto"/>
            <w:right w:val="none" w:sz="0" w:space="0" w:color="auto"/>
          </w:divBdr>
        </w:div>
        <w:div w:id="532618648">
          <w:marLeft w:val="480"/>
          <w:marRight w:val="0"/>
          <w:marTop w:val="0"/>
          <w:marBottom w:val="0"/>
          <w:divBdr>
            <w:top w:val="none" w:sz="0" w:space="0" w:color="auto"/>
            <w:left w:val="none" w:sz="0" w:space="0" w:color="auto"/>
            <w:bottom w:val="none" w:sz="0" w:space="0" w:color="auto"/>
            <w:right w:val="none" w:sz="0" w:space="0" w:color="auto"/>
          </w:divBdr>
        </w:div>
        <w:div w:id="564343192">
          <w:marLeft w:val="480"/>
          <w:marRight w:val="0"/>
          <w:marTop w:val="0"/>
          <w:marBottom w:val="0"/>
          <w:divBdr>
            <w:top w:val="none" w:sz="0" w:space="0" w:color="auto"/>
            <w:left w:val="none" w:sz="0" w:space="0" w:color="auto"/>
            <w:bottom w:val="none" w:sz="0" w:space="0" w:color="auto"/>
            <w:right w:val="none" w:sz="0" w:space="0" w:color="auto"/>
          </w:divBdr>
        </w:div>
        <w:div w:id="576282982">
          <w:marLeft w:val="480"/>
          <w:marRight w:val="0"/>
          <w:marTop w:val="0"/>
          <w:marBottom w:val="0"/>
          <w:divBdr>
            <w:top w:val="none" w:sz="0" w:space="0" w:color="auto"/>
            <w:left w:val="none" w:sz="0" w:space="0" w:color="auto"/>
            <w:bottom w:val="none" w:sz="0" w:space="0" w:color="auto"/>
            <w:right w:val="none" w:sz="0" w:space="0" w:color="auto"/>
          </w:divBdr>
        </w:div>
        <w:div w:id="625433707">
          <w:marLeft w:val="480"/>
          <w:marRight w:val="0"/>
          <w:marTop w:val="0"/>
          <w:marBottom w:val="0"/>
          <w:divBdr>
            <w:top w:val="none" w:sz="0" w:space="0" w:color="auto"/>
            <w:left w:val="none" w:sz="0" w:space="0" w:color="auto"/>
            <w:bottom w:val="none" w:sz="0" w:space="0" w:color="auto"/>
            <w:right w:val="none" w:sz="0" w:space="0" w:color="auto"/>
          </w:divBdr>
        </w:div>
        <w:div w:id="644506714">
          <w:marLeft w:val="480"/>
          <w:marRight w:val="0"/>
          <w:marTop w:val="0"/>
          <w:marBottom w:val="0"/>
          <w:divBdr>
            <w:top w:val="none" w:sz="0" w:space="0" w:color="auto"/>
            <w:left w:val="none" w:sz="0" w:space="0" w:color="auto"/>
            <w:bottom w:val="none" w:sz="0" w:space="0" w:color="auto"/>
            <w:right w:val="none" w:sz="0" w:space="0" w:color="auto"/>
          </w:divBdr>
        </w:div>
        <w:div w:id="657348662">
          <w:marLeft w:val="480"/>
          <w:marRight w:val="0"/>
          <w:marTop w:val="0"/>
          <w:marBottom w:val="0"/>
          <w:divBdr>
            <w:top w:val="none" w:sz="0" w:space="0" w:color="auto"/>
            <w:left w:val="none" w:sz="0" w:space="0" w:color="auto"/>
            <w:bottom w:val="none" w:sz="0" w:space="0" w:color="auto"/>
            <w:right w:val="none" w:sz="0" w:space="0" w:color="auto"/>
          </w:divBdr>
        </w:div>
        <w:div w:id="666787601">
          <w:marLeft w:val="480"/>
          <w:marRight w:val="0"/>
          <w:marTop w:val="0"/>
          <w:marBottom w:val="0"/>
          <w:divBdr>
            <w:top w:val="none" w:sz="0" w:space="0" w:color="auto"/>
            <w:left w:val="none" w:sz="0" w:space="0" w:color="auto"/>
            <w:bottom w:val="none" w:sz="0" w:space="0" w:color="auto"/>
            <w:right w:val="none" w:sz="0" w:space="0" w:color="auto"/>
          </w:divBdr>
        </w:div>
        <w:div w:id="675887345">
          <w:marLeft w:val="480"/>
          <w:marRight w:val="0"/>
          <w:marTop w:val="0"/>
          <w:marBottom w:val="0"/>
          <w:divBdr>
            <w:top w:val="none" w:sz="0" w:space="0" w:color="auto"/>
            <w:left w:val="none" w:sz="0" w:space="0" w:color="auto"/>
            <w:bottom w:val="none" w:sz="0" w:space="0" w:color="auto"/>
            <w:right w:val="none" w:sz="0" w:space="0" w:color="auto"/>
          </w:divBdr>
        </w:div>
        <w:div w:id="734007048">
          <w:marLeft w:val="480"/>
          <w:marRight w:val="0"/>
          <w:marTop w:val="0"/>
          <w:marBottom w:val="0"/>
          <w:divBdr>
            <w:top w:val="none" w:sz="0" w:space="0" w:color="auto"/>
            <w:left w:val="none" w:sz="0" w:space="0" w:color="auto"/>
            <w:bottom w:val="none" w:sz="0" w:space="0" w:color="auto"/>
            <w:right w:val="none" w:sz="0" w:space="0" w:color="auto"/>
          </w:divBdr>
        </w:div>
        <w:div w:id="797841439">
          <w:marLeft w:val="480"/>
          <w:marRight w:val="0"/>
          <w:marTop w:val="0"/>
          <w:marBottom w:val="0"/>
          <w:divBdr>
            <w:top w:val="none" w:sz="0" w:space="0" w:color="auto"/>
            <w:left w:val="none" w:sz="0" w:space="0" w:color="auto"/>
            <w:bottom w:val="none" w:sz="0" w:space="0" w:color="auto"/>
            <w:right w:val="none" w:sz="0" w:space="0" w:color="auto"/>
          </w:divBdr>
        </w:div>
        <w:div w:id="837888917">
          <w:marLeft w:val="480"/>
          <w:marRight w:val="0"/>
          <w:marTop w:val="0"/>
          <w:marBottom w:val="0"/>
          <w:divBdr>
            <w:top w:val="none" w:sz="0" w:space="0" w:color="auto"/>
            <w:left w:val="none" w:sz="0" w:space="0" w:color="auto"/>
            <w:bottom w:val="none" w:sz="0" w:space="0" w:color="auto"/>
            <w:right w:val="none" w:sz="0" w:space="0" w:color="auto"/>
          </w:divBdr>
        </w:div>
        <w:div w:id="874197459">
          <w:marLeft w:val="480"/>
          <w:marRight w:val="0"/>
          <w:marTop w:val="0"/>
          <w:marBottom w:val="0"/>
          <w:divBdr>
            <w:top w:val="none" w:sz="0" w:space="0" w:color="auto"/>
            <w:left w:val="none" w:sz="0" w:space="0" w:color="auto"/>
            <w:bottom w:val="none" w:sz="0" w:space="0" w:color="auto"/>
            <w:right w:val="none" w:sz="0" w:space="0" w:color="auto"/>
          </w:divBdr>
        </w:div>
        <w:div w:id="914587626">
          <w:marLeft w:val="480"/>
          <w:marRight w:val="0"/>
          <w:marTop w:val="0"/>
          <w:marBottom w:val="0"/>
          <w:divBdr>
            <w:top w:val="none" w:sz="0" w:space="0" w:color="auto"/>
            <w:left w:val="none" w:sz="0" w:space="0" w:color="auto"/>
            <w:bottom w:val="none" w:sz="0" w:space="0" w:color="auto"/>
            <w:right w:val="none" w:sz="0" w:space="0" w:color="auto"/>
          </w:divBdr>
        </w:div>
        <w:div w:id="921182604">
          <w:marLeft w:val="480"/>
          <w:marRight w:val="0"/>
          <w:marTop w:val="0"/>
          <w:marBottom w:val="0"/>
          <w:divBdr>
            <w:top w:val="none" w:sz="0" w:space="0" w:color="auto"/>
            <w:left w:val="none" w:sz="0" w:space="0" w:color="auto"/>
            <w:bottom w:val="none" w:sz="0" w:space="0" w:color="auto"/>
            <w:right w:val="none" w:sz="0" w:space="0" w:color="auto"/>
          </w:divBdr>
        </w:div>
        <w:div w:id="937911642">
          <w:marLeft w:val="480"/>
          <w:marRight w:val="0"/>
          <w:marTop w:val="0"/>
          <w:marBottom w:val="0"/>
          <w:divBdr>
            <w:top w:val="none" w:sz="0" w:space="0" w:color="auto"/>
            <w:left w:val="none" w:sz="0" w:space="0" w:color="auto"/>
            <w:bottom w:val="none" w:sz="0" w:space="0" w:color="auto"/>
            <w:right w:val="none" w:sz="0" w:space="0" w:color="auto"/>
          </w:divBdr>
        </w:div>
        <w:div w:id="1000936227">
          <w:marLeft w:val="480"/>
          <w:marRight w:val="0"/>
          <w:marTop w:val="0"/>
          <w:marBottom w:val="0"/>
          <w:divBdr>
            <w:top w:val="none" w:sz="0" w:space="0" w:color="auto"/>
            <w:left w:val="none" w:sz="0" w:space="0" w:color="auto"/>
            <w:bottom w:val="none" w:sz="0" w:space="0" w:color="auto"/>
            <w:right w:val="none" w:sz="0" w:space="0" w:color="auto"/>
          </w:divBdr>
        </w:div>
        <w:div w:id="1018461674">
          <w:marLeft w:val="480"/>
          <w:marRight w:val="0"/>
          <w:marTop w:val="0"/>
          <w:marBottom w:val="0"/>
          <w:divBdr>
            <w:top w:val="none" w:sz="0" w:space="0" w:color="auto"/>
            <w:left w:val="none" w:sz="0" w:space="0" w:color="auto"/>
            <w:bottom w:val="none" w:sz="0" w:space="0" w:color="auto"/>
            <w:right w:val="none" w:sz="0" w:space="0" w:color="auto"/>
          </w:divBdr>
        </w:div>
      </w:divsChild>
    </w:div>
    <w:div w:id="415710535">
      <w:bodyDiv w:val="1"/>
      <w:marLeft w:val="0"/>
      <w:marRight w:val="0"/>
      <w:marTop w:val="0"/>
      <w:marBottom w:val="0"/>
      <w:divBdr>
        <w:top w:val="none" w:sz="0" w:space="0" w:color="auto"/>
        <w:left w:val="none" w:sz="0" w:space="0" w:color="auto"/>
        <w:bottom w:val="none" w:sz="0" w:space="0" w:color="auto"/>
        <w:right w:val="none" w:sz="0" w:space="0" w:color="auto"/>
      </w:divBdr>
    </w:div>
    <w:div w:id="415786343">
      <w:bodyDiv w:val="1"/>
      <w:marLeft w:val="0"/>
      <w:marRight w:val="0"/>
      <w:marTop w:val="0"/>
      <w:marBottom w:val="0"/>
      <w:divBdr>
        <w:top w:val="none" w:sz="0" w:space="0" w:color="auto"/>
        <w:left w:val="none" w:sz="0" w:space="0" w:color="auto"/>
        <w:bottom w:val="none" w:sz="0" w:space="0" w:color="auto"/>
        <w:right w:val="none" w:sz="0" w:space="0" w:color="auto"/>
      </w:divBdr>
    </w:div>
    <w:div w:id="415978939">
      <w:bodyDiv w:val="1"/>
      <w:marLeft w:val="0"/>
      <w:marRight w:val="0"/>
      <w:marTop w:val="0"/>
      <w:marBottom w:val="0"/>
      <w:divBdr>
        <w:top w:val="none" w:sz="0" w:space="0" w:color="auto"/>
        <w:left w:val="none" w:sz="0" w:space="0" w:color="auto"/>
        <w:bottom w:val="none" w:sz="0" w:space="0" w:color="auto"/>
        <w:right w:val="none" w:sz="0" w:space="0" w:color="auto"/>
      </w:divBdr>
    </w:div>
    <w:div w:id="416054676">
      <w:bodyDiv w:val="1"/>
      <w:marLeft w:val="0"/>
      <w:marRight w:val="0"/>
      <w:marTop w:val="0"/>
      <w:marBottom w:val="0"/>
      <w:divBdr>
        <w:top w:val="none" w:sz="0" w:space="0" w:color="auto"/>
        <w:left w:val="none" w:sz="0" w:space="0" w:color="auto"/>
        <w:bottom w:val="none" w:sz="0" w:space="0" w:color="auto"/>
        <w:right w:val="none" w:sz="0" w:space="0" w:color="auto"/>
      </w:divBdr>
    </w:div>
    <w:div w:id="416441651">
      <w:bodyDiv w:val="1"/>
      <w:marLeft w:val="0"/>
      <w:marRight w:val="0"/>
      <w:marTop w:val="0"/>
      <w:marBottom w:val="0"/>
      <w:divBdr>
        <w:top w:val="none" w:sz="0" w:space="0" w:color="auto"/>
        <w:left w:val="none" w:sz="0" w:space="0" w:color="auto"/>
        <w:bottom w:val="none" w:sz="0" w:space="0" w:color="auto"/>
        <w:right w:val="none" w:sz="0" w:space="0" w:color="auto"/>
      </w:divBdr>
    </w:div>
    <w:div w:id="417137346">
      <w:bodyDiv w:val="1"/>
      <w:marLeft w:val="0"/>
      <w:marRight w:val="0"/>
      <w:marTop w:val="0"/>
      <w:marBottom w:val="0"/>
      <w:divBdr>
        <w:top w:val="none" w:sz="0" w:space="0" w:color="auto"/>
        <w:left w:val="none" w:sz="0" w:space="0" w:color="auto"/>
        <w:bottom w:val="none" w:sz="0" w:space="0" w:color="auto"/>
        <w:right w:val="none" w:sz="0" w:space="0" w:color="auto"/>
      </w:divBdr>
    </w:div>
    <w:div w:id="417214828">
      <w:bodyDiv w:val="1"/>
      <w:marLeft w:val="0"/>
      <w:marRight w:val="0"/>
      <w:marTop w:val="0"/>
      <w:marBottom w:val="0"/>
      <w:divBdr>
        <w:top w:val="none" w:sz="0" w:space="0" w:color="auto"/>
        <w:left w:val="none" w:sz="0" w:space="0" w:color="auto"/>
        <w:bottom w:val="none" w:sz="0" w:space="0" w:color="auto"/>
        <w:right w:val="none" w:sz="0" w:space="0" w:color="auto"/>
      </w:divBdr>
    </w:div>
    <w:div w:id="417363408">
      <w:bodyDiv w:val="1"/>
      <w:marLeft w:val="0"/>
      <w:marRight w:val="0"/>
      <w:marTop w:val="0"/>
      <w:marBottom w:val="0"/>
      <w:divBdr>
        <w:top w:val="none" w:sz="0" w:space="0" w:color="auto"/>
        <w:left w:val="none" w:sz="0" w:space="0" w:color="auto"/>
        <w:bottom w:val="none" w:sz="0" w:space="0" w:color="auto"/>
        <w:right w:val="none" w:sz="0" w:space="0" w:color="auto"/>
      </w:divBdr>
    </w:div>
    <w:div w:id="417364314">
      <w:bodyDiv w:val="1"/>
      <w:marLeft w:val="0"/>
      <w:marRight w:val="0"/>
      <w:marTop w:val="0"/>
      <w:marBottom w:val="0"/>
      <w:divBdr>
        <w:top w:val="none" w:sz="0" w:space="0" w:color="auto"/>
        <w:left w:val="none" w:sz="0" w:space="0" w:color="auto"/>
        <w:bottom w:val="none" w:sz="0" w:space="0" w:color="auto"/>
        <w:right w:val="none" w:sz="0" w:space="0" w:color="auto"/>
      </w:divBdr>
    </w:div>
    <w:div w:id="417405213">
      <w:bodyDiv w:val="1"/>
      <w:marLeft w:val="0"/>
      <w:marRight w:val="0"/>
      <w:marTop w:val="0"/>
      <w:marBottom w:val="0"/>
      <w:divBdr>
        <w:top w:val="none" w:sz="0" w:space="0" w:color="auto"/>
        <w:left w:val="none" w:sz="0" w:space="0" w:color="auto"/>
        <w:bottom w:val="none" w:sz="0" w:space="0" w:color="auto"/>
        <w:right w:val="none" w:sz="0" w:space="0" w:color="auto"/>
      </w:divBdr>
    </w:div>
    <w:div w:id="417672194">
      <w:bodyDiv w:val="1"/>
      <w:marLeft w:val="0"/>
      <w:marRight w:val="0"/>
      <w:marTop w:val="0"/>
      <w:marBottom w:val="0"/>
      <w:divBdr>
        <w:top w:val="none" w:sz="0" w:space="0" w:color="auto"/>
        <w:left w:val="none" w:sz="0" w:space="0" w:color="auto"/>
        <w:bottom w:val="none" w:sz="0" w:space="0" w:color="auto"/>
        <w:right w:val="none" w:sz="0" w:space="0" w:color="auto"/>
      </w:divBdr>
    </w:div>
    <w:div w:id="417993121">
      <w:bodyDiv w:val="1"/>
      <w:marLeft w:val="0"/>
      <w:marRight w:val="0"/>
      <w:marTop w:val="0"/>
      <w:marBottom w:val="0"/>
      <w:divBdr>
        <w:top w:val="none" w:sz="0" w:space="0" w:color="auto"/>
        <w:left w:val="none" w:sz="0" w:space="0" w:color="auto"/>
        <w:bottom w:val="none" w:sz="0" w:space="0" w:color="auto"/>
        <w:right w:val="none" w:sz="0" w:space="0" w:color="auto"/>
      </w:divBdr>
    </w:div>
    <w:div w:id="418333270">
      <w:bodyDiv w:val="1"/>
      <w:marLeft w:val="0"/>
      <w:marRight w:val="0"/>
      <w:marTop w:val="0"/>
      <w:marBottom w:val="0"/>
      <w:divBdr>
        <w:top w:val="none" w:sz="0" w:space="0" w:color="auto"/>
        <w:left w:val="none" w:sz="0" w:space="0" w:color="auto"/>
        <w:bottom w:val="none" w:sz="0" w:space="0" w:color="auto"/>
        <w:right w:val="none" w:sz="0" w:space="0" w:color="auto"/>
      </w:divBdr>
      <w:divsChild>
        <w:div w:id="51084840">
          <w:marLeft w:val="480"/>
          <w:marRight w:val="0"/>
          <w:marTop w:val="0"/>
          <w:marBottom w:val="0"/>
          <w:divBdr>
            <w:top w:val="none" w:sz="0" w:space="0" w:color="auto"/>
            <w:left w:val="none" w:sz="0" w:space="0" w:color="auto"/>
            <w:bottom w:val="none" w:sz="0" w:space="0" w:color="auto"/>
            <w:right w:val="none" w:sz="0" w:space="0" w:color="auto"/>
          </w:divBdr>
        </w:div>
        <w:div w:id="84814785">
          <w:marLeft w:val="480"/>
          <w:marRight w:val="0"/>
          <w:marTop w:val="0"/>
          <w:marBottom w:val="0"/>
          <w:divBdr>
            <w:top w:val="none" w:sz="0" w:space="0" w:color="auto"/>
            <w:left w:val="none" w:sz="0" w:space="0" w:color="auto"/>
            <w:bottom w:val="none" w:sz="0" w:space="0" w:color="auto"/>
            <w:right w:val="none" w:sz="0" w:space="0" w:color="auto"/>
          </w:divBdr>
        </w:div>
        <w:div w:id="87191969">
          <w:marLeft w:val="480"/>
          <w:marRight w:val="0"/>
          <w:marTop w:val="0"/>
          <w:marBottom w:val="0"/>
          <w:divBdr>
            <w:top w:val="none" w:sz="0" w:space="0" w:color="auto"/>
            <w:left w:val="none" w:sz="0" w:space="0" w:color="auto"/>
            <w:bottom w:val="none" w:sz="0" w:space="0" w:color="auto"/>
            <w:right w:val="none" w:sz="0" w:space="0" w:color="auto"/>
          </w:divBdr>
        </w:div>
        <w:div w:id="90470538">
          <w:marLeft w:val="480"/>
          <w:marRight w:val="0"/>
          <w:marTop w:val="0"/>
          <w:marBottom w:val="0"/>
          <w:divBdr>
            <w:top w:val="none" w:sz="0" w:space="0" w:color="auto"/>
            <w:left w:val="none" w:sz="0" w:space="0" w:color="auto"/>
            <w:bottom w:val="none" w:sz="0" w:space="0" w:color="auto"/>
            <w:right w:val="none" w:sz="0" w:space="0" w:color="auto"/>
          </w:divBdr>
        </w:div>
        <w:div w:id="95253217">
          <w:marLeft w:val="480"/>
          <w:marRight w:val="0"/>
          <w:marTop w:val="0"/>
          <w:marBottom w:val="0"/>
          <w:divBdr>
            <w:top w:val="none" w:sz="0" w:space="0" w:color="auto"/>
            <w:left w:val="none" w:sz="0" w:space="0" w:color="auto"/>
            <w:bottom w:val="none" w:sz="0" w:space="0" w:color="auto"/>
            <w:right w:val="none" w:sz="0" w:space="0" w:color="auto"/>
          </w:divBdr>
        </w:div>
        <w:div w:id="95711359">
          <w:marLeft w:val="480"/>
          <w:marRight w:val="0"/>
          <w:marTop w:val="0"/>
          <w:marBottom w:val="0"/>
          <w:divBdr>
            <w:top w:val="none" w:sz="0" w:space="0" w:color="auto"/>
            <w:left w:val="none" w:sz="0" w:space="0" w:color="auto"/>
            <w:bottom w:val="none" w:sz="0" w:space="0" w:color="auto"/>
            <w:right w:val="none" w:sz="0" w:space="0" w:color="auto"/>
          </w:divBdr>
        </w:div>
        <w:div w:id="96946399">
          <w:marLeft w:val="480"/>
          <w:marRight w:val="0"/>
          <w:marTop w:val="0"/>
          <w:marBottom w:val="0"/>
          <w:divBdr>
            <w:top w:val="none" w:sz="0" w:space="0" w:color="auto"/>
            <w:left w:val="none" w:sz="0" w:space="0" w:color="auto"/>
            <w:bottom w:val="none" w:sz="0" w:space="0" w:color="auto"/>
            <w:right w:val="none" w:sz="0" w:space="0" w:color="auto"/>
          </w:divBdr>
        </w:div>
        <w:div w:id="135610578">
          <w:marLeft w:val="480"/>
          <w:marRight w:val="0"/>
          <w:marTop w:val="0"/>
          <w:marBottom w:val="0"/>
          <w:divBdr>
            <w:top w:val="none" w:sz="0" w:space="0" w:color="auto"/>
            <w:left w:val="none" w:sz="0" w:space="0" w:color="auto"/>
            <w:bottom w:val="none" w:sz="0" w:space="0" w:color="auto"/>
            <w:right w:val="none" w:sz="0" w:space="0" w:color="auto"/>
          </w:divBdr>
        </w:div>
        <w:div w:id="140192310">
          <w:marLeft w:val="480"/>
          <w:marRight w:val="0"/>
          <w:marTop w:val="0"/>
          <w:marBottom w:val="0"/>
          <w:divBdr>
            <w:top w:val="none" w:sz="0" w:space="0" w:color="auto"/>
            <w:left w:val="none" w:sz="0" w:space="0" w:color="auto"/>
            <w:bottom w:val="none" w:sz="0" w:space="0" w:color="auto"/>
            <w:right w:val="none" w:sz="0" w:space="0" w:color="auto"/>
          </w:divBdr>
        </w:div>
        <w:div w:id="146165100">
          <w:marLeft w:val="480"/>
          <w:marRight w:val="0"/>
          <w:marTop w:val="0"/>
          <w:marBottom w:val="0"/>
          <w:divBdr>
            <w:top w:val="none" w:sz="0" w:space="0" w:color="auto"/>
            <w:left w:val="none" w:sz="0" w:space="0" w:color="auto"/>
            <w:bottom w:val="none" w:sz="0" w:space="0" w:color="auto"/>
            <w:right w:val="none" w:sz="0" w:space="0" w:color="auto"/>
          </w:divBdr>
        </w:div>
        <w:div w:id="147941971">
          <w:marLeft w:val="480"/>
          <w:marRight w:val="0"/>
          <w:marTop w:val="0"/>
          <w:marBottom w:val="0"/>
          <w:divBdr>
            <w:top w:val="none" w:sz="0" w:space="0" w:color="auto"/>
            <w:left w:val="none" w:sz="0" w:space="0" w:color="auto"/>
            <w:bottom w:val="none" w:sz="0" w:space="0" w:color="auto"/>
            <w:right w:val="none" w:sz="0" w:space="0" w:color="auto"/>
          </w:divBdr>
        </w:div>
        <w:div w:id="166482928">
          <w:marLeft w:val="480"/>
          <w:marRight w:val="0"/>
          <w:marTop w:val="0"/>
          <w:marBottom w:val="0"/>
          <w:divBdr>
            <w:top w:val="none" w:sz="0" w:space="0" w:color="auto"/>
            <w:left w:val="none" w:sz="0" w:space="0" w:color="auto"/>
            <w:bottom w:val="none" w:sz="0" w:space="0" w:color="auto"/>
            <w:right w:val="none" w:sz="0" w:space="0" w:color="auto"/>
          </w:divBdr>
        </w:div>
        <w:div w:id="207768775">
          <w:marLeft w:val="480"/>
          <w:marRight w:val="0"/>
          <w:marTop w:val="0"/>
          <w:marBottom w:val="0"/>
          <w:divBdr>
            <w:top w:val="none" w:sz="0" w:space="0" w:color="auto"/>
            <w:left w:val="none" w:sz="0" w:space="0" w:color="auto"/>
            <w:bottom w:val="none" w:sz="0" w:space="0" w:color="auto"/>
            <w:right w:val="none" w:sz="0" w:space="0" w:color="auto"/>
          </w:divBdr>
        </w:div>
        <w:div w:id="246891880">
          <w:marLeft w:val="480"/>
          <w:marRight w:val="0"/>
          <w:marTop w:val="0"/>
          <w:marBottom w:val="0"/>
          <w:divBdr>
            <w:top w:val="none" w:sz="0" w:space="0" w:color="auto"/>
            <w:left w:val="none" w:sz="0" w:space="0" w:color="auto"/>
            <w:bottom w:val="none" w:sz="0" w:space="0" w:color="auto"/>
            <w:right w:val="none" w:sz="0" w:space="0" w:color="auto"/>
          </w:divBdr>
        </w:div>
        <w:div w:id="257256748">
          <w:marLeft w:val="480"/>
          <w:marRight w:val="0"/>
          <w:marTop w:val="0"/>
          <w:marBottom w:val="0"/>
          <w:divBdr>
            <w:top w:val="none" w:sz="0" w:space="0" w:color="auto"/>
            <w:left w:val="none" w:sz="0" w:space="0" w:color="auto"/>
            <w:bottom w:val="none" w:sz="0" w:space="0" w:color="auto"/>
            <w:right w:val="none" w:sz="0" w:space="0" w:color="auto"/>
          </w:divBdr>
        </w:div>
        <w:div w:id="294218994">
          <w:marLeft w:val="480"/>
          <w:marRight w:val="0"/>
          <w:marTop w:val="0"/>
          <w:marBottom w:val="0"/>
          <w:divBdr>
            <w:top w:val="none" w:sz="0" w:space="0" w:color="auto"/>
            <w:left w:val="none" w:sz="0" w:space="0" w:color="auto"/>
            <w:bottom w:val="none" w:sz="0" w:space="0" w:color="auto"/>
            <w:right w:val="none" w:sz="0" w:space="0" w:color="auto"/>
          </w:divBdr>
        </w:div>
        <w:div w:id="328212677">
          <w:marLeft w:val="480"/>
          <w:marRight w:val="0"/>
          <w:marTop w:val="0"/>
          <w:marBottom w:val="0"/>
          <w:divBdr>
            <w:top w:val="none" w:sz="0" w:space="0" w:color="auto"/>
            <w:left w:val="none" w:sz="0" w:space="0" w:color="auto"/>
            <w:bottom w:val="none" w:sz="0" w:space="0" w:color="auto"/>
            <w:right w:val="none" w:sz="0" w:space="0" w:color="auto"/>
          </w:divBdr>
        </w:div>
        <w:div w:id="371926980">
          <w:marLeft w:val="480"/>
          <w:marRight w:val="0"/>
          <w:marTop w:val="0"/>
          <w:marBottom w:val="0"/>
          <w:divBdr>
            <w:top w:val="none" w:sz="0" w:space="0" w:color="auto"/>
            <w:left w:val="none" w:sz="0" w:space="0" w:color="auto"/>
            <w:bottom w:val="none" w:sz="0" w:space="0" w:color="auto"/>
            <w:right w:val="none" w:sz="0" w:space="0" w:color="auto"/>
          </w:divBdr>
        </w:div>
        <w:div w:id="382608497">
          <w:marLeft w:val="480"/>
          <w:marRight w:val="0"/>
          <w:marTop w:val="0"/>
          <w:marBottom w:val="0"/>
          <w:divBdr>
            <w:top w:val="none" w:sz="0" w:space="0" w:color="auto"/>
            <w:left w:val="none" w:sz="0" w:space="0" w:color="auto"/>
            <w:bottom w:val="none" w:sz="0" w:space="0" w:color="auto"/>
            <w:right w:val="none" w:sz="0" w:space="0" w:color="auto"/>
          </w:divBdr>
        </w:div>
        <w:div w:id="391736857">
          <w:marLeft w:val="480"/>
          <w:marRight w:val="0"/>
          <w:marTop w:val="0"/>
          <w:marBottom w:val="0"/>
          <w:divBdr>
            <w:top w:val="none" w:sz="0" w:space="0" w:color="auto"/>
            <w:left w:val="none" w:sz="0" w:space="0" w:color="auto"/>
            <w:bottom w:val="none" w:sz="0" w:space="0" w:color="auto"/>
            <w:right w:val="none" w:sz="0" w:space="0" w:color="auto"/>
          </w:divBdr>
        </w:div>
        <w:div w:id="419833970">
          <w:marLeft w:val="480"/>
          <w:marRight w:val="0"/>
          <w:marTop w:val="0"/>
          <w:marBottom w:val="0"/>
          <w:divBdr>
            <w:top w:val="none" w:sz="0" w:space="0" w:color="auto"/>
            <w:left w:val="none" w:sz="0" w:space="0" w:color="auto"/>
            <w:bottom w:val="none" w:sz="0" w:space="0" w:color="auto"/>
            <w:right w:val="none" w:sz="0" w:space="0" w:color="auto"/>
          </w:divBdr>
        </w:div>
        <w:div w:id="448280734">
          <w:marLeft w:val="480"/>
          <w:marRight w:val="0"/>
          <w:marTop w:val="0"/>
          <w:marBottom w:val="0"/>
          <w:divBdr>
            <w:top w:val="none" w:sz="0" w:space="0" w:color="auto"/>
            <w:left w:val="none" w:sz="0" w:space="0" w:color="auto"/>
            <w:bottom w:val="none" w:sz="0" w:space="0" w:color="auto"/>
            <w:right w:val="none" w:sz="0" w:space="0" w:color="auto"/>
          </w:divBdr>
        </w:div>
        <w:div w:id="491070562">
          <w:marLeft w:val="480"/>
          <w:marRight w:val="0"/>
          <w:marTop w:val="0"/>
          <w:marBottom w:val="0"/>
          <w:divBdr>
            <w:top w:val="none" w:sz="0" w:space="0" w:color="auto"/>
            <w:left w:val="none" w:sz="0" w:space="0" w:color="auto"/>
            <w:bottom w:val="none" w:sz="0" w:space="0" w:color="auto"/>
            <w:right w:val="none" w:sz="0" w:space="0" w:color="auto"/>
          </w:divBdr>
        </w:div>
        <w:div w:id="497577980">
          <w:marLeft w:val="480"/>
          <w:marRight w:val="0"/>
          <w:marTop w:val="0"/>
          <w:marBottom w:val="0"/>
          <w:divBdr>
            <w:top w:val="none" w:sz="0" w:space="0" w:color="auto"/>
            <w:left w:val="none" w:sz="0" w:space="0" w:color="auto"/>
            <w:bottom w:val="none" w:sz="0" w:space="0" w:color="auto"/>
            <w:right w:val="none" w:sz="0" w:space="0" w:color="auto"/>
          </w:divBdr>
        </w:div>
        <w:div w:id="508058037">
          <w:marLeft w:val="480"/>
          <w:marRight w:val="0"/>
          <w:marTop w:val="0"/>
          <w:marBottom w:val="0"/>
          <w:divBdr>
            <w:top w:val="none" w:sz="0" w:space="0" w:color="auto"/>
            <w:left w:val="none" w:sz="0" w:space="0" w:color="auto"/>
            <w:bottom w:val="none" w:sz="0" w:space="0" w:color="auto"/>
            <w:right w:val="none" w:sz="0" w:space="0" w:color="auto"/>
          </w:divBdr>
        </w:div>
        <w:div w:id="520973030">
          <w:marLeft w:val="480"/>
          <w:marRight w:val="0"/>
          <w:marTop w:val="0"/>
          <w:marBottom w:val="0"/>
          <w:divBdr>
            <w:top w:val="none" w:sz="0" w:space="0" w:color="auto"/>
            <w:left w:val="none" w:sz="0" w:space="0" w:color="auto"/>
            <w:bottom w:val="none" w:sz="0" w:space="0" w:color="auto"/>
            <w:right w:val="none" w:sz="0" w:space="0" w:color="auto"/>
          </w:divBdr>
        </w:div>
        <w:div w:id="529880775">
          <w:marLeft w:val="480"/>
          <w:marRight w:val="0"/>
          <w:marTop w:val="0"/>
          <w:marBottom w:val="0"/>
          <w:divBdr>
            <w:top w:val="none" w:sz="0" w:space="0" w:color="auto"/>
            <w:left w:val="none" w:sz="0" w:space="0" w:color="auto"/>
            <w:bottom w:val="none" w:sz="0" w:space="0" w:color="auto"/>
            <w:right w:val="none" w:sz="0" w:space="0" w:color="auto"/>
          </w:divBdr>
        </w:div>
        <w:div w:id="566691086">
          <w:marLeft w:val="480"/>
          <w:marRight w:val="0"/>
          <w:marTop w:val="0"/>
          <w:marBottom w:val="0"/>
          <w:divBdr>
            <w:top w:val="none" w:sz="0" w:space="0" w:color="auto"/>
            <w:left w:val="none" w:sz="0" w:space="0" w:color="auto"/>
            <w:bottom w:val="none" w:sz="0" w:space="0" w:color="auto"/>
            <w:right w:val="none" w:sz="0" w:space="0" w:color="auto"/>
          </w:divBdr>
        </w:div>
        <w:div w:id="605625553">
          <w:marLeft w:val="480"/>
          <w:marRight w:val="0"/>
          <w:marTop w:val="0"/>
          <w:marBottom w:val="0"/>
          <w:divBdr>
            <w:top w:val="none" w:sz="0" w:space="0" w:color="auto"/>
            <w:left w:val="none" w:sz="0" w:space="0" w:color="auto"/>
            <w:bottom w:val="none" w:sz="0" w:space="0" w:color="auto"/>
            <w:right w:val="none" w:sz="0" w:space="0" w:color="auto"/>
          </w:divBdr>
        </w:div>
        <w:div w:id="616527028">
          <w:marLeft w:val="480"/>
          <w:marRight w:val="0"/>
          <w:marTop w:val="0"/>
          <w:marBottom w:val="0"/>
          <w:divBdr>
            <w:top w:val="none" w:sz="0" w:space="0" w:color="auto"/>
            <w:left w:val="none" w:sz="0" w:space="0" w:color="auto"/>
            <w:bottom w:val="none" w:sz="0" w:space="0" w:color="auto"/>
            <w:right w:val="none" w:sz="0" w:space="0" w:color="auto"/>
          </w:divBdr>
        </w:div>
        <w:div w:id="670107462">
          <w:marLeft w:val="480"/>
          <w:marRight w:val="0"/>
          <w:marTop w:val="0"/>
          <w:marBottom w:val="0"/>
          <w:divBdr>
            <w:top w:val="none" w:sz="0" w:space="0" w:color="auto"/>
            <w:left w:val="none" w:sz="0" w:space="0" w:color="auto"/>
            <w:bottom w:val="none" w:sz="0" w:space="0" w:color="auto"/>
            <w:right w:val="none" w:sz="0" w:space="0" w:color="auto"/>
          </w:divBdr>
        </w:div>
        <w:div w:id="672925135">
          <w:marLeft w:val="480"/>
          <w:marRight w:val="0"/>
          <w:marTop w:val="0"/>
          <w:marBottom w:val="0"/>
          <w:divBdr>
            <w:top w:val="none" w:sz="0" w:space="0" w:color="auto"/>
            <w:left w:val="none" w:sz="0" w:space="0" w:color="auto"/>
            <w:bottom w:val="none" w:sz="0" w:space="0" w:color="auto"/>
            <w:right w:val="none" w:sz="0" w:space="0" w:color="auto"/>
          </w:divBdr>
        </w:div>
        <w:div w:id="688456117">
          <w:marLeft w:val="480"/>
          <w:marRight w:val="0"/>
          <w:marTop w:val="0"/>
          <w:marBottom w:val="0"/>
          <w:divBdr>
            <w:top w:val="none" w:sz="0" w:space="0" w:color="auto"/>
            <w:left w:val="none" w:sz="0" w:space="0" w:color="auto"/>
            <w:bottom w:val="none" w:sz="0" w:space="0" w:color="auto"/>
            <w:right w:val="none" w:sz="0" w:space="0" w:color="auto"/>
          </w:divBdr>
        </w:div>
        <w:div w:id="689256306">
          <w:marLeft w:val="480"/>
          <w:marRight w:val="0"/>
          <w:marTop w:val="0"/>
          <w:marBottom w:val="0"/>
          <w:divBdr>
            <w:top w:val="none" w:sz="0" w:space="0" w:color="auto"/>
            <w:left w:val="none" w:sz="0" w:space="0" w:color="auto"/>
            <w:bottom w:val="none" w:sz="0" w:space="0" w:color="auto"/>
            <w:right w:val="none" w:sz="0" w:space="0" w:color="auto"/>
          </w:divBdr>
        </w:div>
        <w:div w:id="691682707">
          <w:marLeft w:val="480"/>
          <w:marRight w:val="0"/>
          <w:marTop w:val="0"/>
          <w:marBottom w:val="0"/>
          <w:divBdr>
            <w:top w:val="none" w:sz="0" w:space="0" w:color="auto"/>
            <w:left w:val="none" w:sz="0" w:space="0" w:color="auto"/>
            <w:bottom w:val="none" w:sz="0" w:space="0" w:color="auto"/>
            <w:right w:val="none" w:sz="0" w:space="0" w:color="auto"/>
          </w:divBdr>
        </w:div>
        <w:div w:id="704603020">
          <w:marLeft w:val="480"/>
          <w:marRight w:val="0"/>
          <w:marTop w:val="0"/>
          <w:marBottom w:val="0"/>
          <w:divBdr>
            <w:top w:val="none" w:sz="0" w:space="0" w:color="auto"/>
            <w:left w:val="none" w:sz="0" w:space="0" w:color="auto"/>
            <w:bottom w:val="none" w:sz="0" w:space="0" w:color="auto"/>
            <w:right w:val="none" w:sz="0" w:space="0" w:color="auto"/>
          </w:divBdr>
        </w:div>
        <w:div w:id="719716822">
          <w:marLeft w:val="480"/>
          <w:marRight w:val="0"/>
          <w:marTop w:val="0"/>
          <w:marBottom w:val="0"/>
          <w:divBdr>
            <w:top w:val="none" w:sz="0" w:space="0" w:color="auto"/>
            <w:left w:val="none" w:sz="0" w:space="0" w:color="auto"/>
            <w:bottom w:val="none" w:sz="0" w:space="0" w:color="auto"/>
            <w:right w:val="none" w:sz="0" w:space="0" w:color="auto"/>
          </w:divBdr>
        </w:div>
        <w:div w:id="750589340">
          <w:marLeft w:val="480"/>
          <w:marRight w:val="0"/>
          <w:marTop w:val="0"/>
          <w:marBottom w:val="0"/>
          <w:divBdr>
            <w:top w:val="none" w:sz="0" w:space="0" w:color="auto"/>
            <w:left w:val="none" w:sz="0" w:space="0" w:color="auto"/>
            <w:bottom w:val="none" w:sz="0" w:space="0" w:color="auto"/>
            <w:right w:val="none" w:sz="0" w:space="0" w:color="auto"/>
          </w:divBdr>
        </w:div>
        <w:div w:id="756101873">
          <w:marLeft w:val="480"/>
          <w:marRight w:val="0"/>
          <w:marTop w:val="0"/>
          <w:marBottom w:val="0"/>
          <w:divBdr>
            <w:top w:val="none" w:sz="0" w:space="0" w:color="auto"/>
            <w:left w:val="none" w:sz="0" w:space="0" w:color="auto"/>
            <w:bottom w:val="none" w:sz="0" w:space="0" w:color="auto"/>
            <w:right w:val="none" w:sz="0" w:space="0" w:color="auto"/>
          </w:divBdr>
        </w:div>
        <w:div w:id="795411152">
          <w:marLeft w:val="480"/>
          <w:marRight w:val="0"/>
          <w:marTop w:val="0"/>
          <w:marBottom w:val="0"/>
          <w:divBdr>
            <w:top w:val="none" w:sz="0" w:space="0" w:color="auto"/>
            <w:left w:val="none" w:sz="0" w:space="0" w:color="auto"/>
            <w:bottom w:val="none" w:sz="0" w:space="0" w:color="auto"/>
            <w:right w:val="none" w:sz="0" w:space="0" w:color="auto"/>
          </w:divBdr>
        </w:div>
        <w:div w:id="811216024">
          <w:marLeft w:val="480"/>
          <w:marRight w:val="0"/>
          <w:marTop w:val="0"/>
          <w:marBottom w:val="0"/>
          <w:divBdr>
            <w:top w:val="none" w:sz="0" w:space="0" w:color="auto"/>
            <w:left w:val="none" w:sz="0" w:space="0" w:color="auto"/>
            <w:bottom w:val="none" w:sz="0" w:space="0" w:color="auto"/>
            <w:right w:val="none" w:sz="0" w:space="0" w:color="auto"/>
          </w:divBdr>
        </w:div>
        <w:div w:id="840897328">
          <w:marLeft w:val="480"/>
          <w:marRight w:val="0"/>
          <w:marTop w:val="0"/>
          <w:marBottom w:val="0"/>
          <w:divBdr>
            <w:top w:val="none" w:sz="0" w:space="0" w:color="auto"/>
            <w:left w:val="none" w:sz="0" w:space="0" w:color="auto"/>
            <w:bottom w:val="none" w:sz="0" w:space="0" w:color="auto"/>
            <w:right w:val="none" w:sz="0" w:space="0" w:color="auto"/>
          </w:divBdr>
        </w:div>
        <w:div w:id="844321054">
          <w:marLeft w:val="480"/>
          <w:marRight w:val="0"/>
          <w:marTop w:val="0"/>
          <w:marBottom w:val="0"/>
          <w:divBdr>
            <w:top w:val="none" w:sz="0" w:space="0" w:color="auto"/>
            <w:left w:val="none" w:sz="0" w:space="0" w:color="auto"/>
            <w:bottom w:val="none" w:sz="0" w:space="0" w:color="auto"/>
            <w:right w:val="none" w:sz="0" w:space="0" w:color="auto"/>
          </w:divBdr>
        </w:div>
        <w:div w:id="850342100">
          <w:marLeft w:val="480"/>
          <w:marRight w:val="0"/>
          <w:marTop w:val="0"/>
          <w:marBottom w:val="0"/>
          <w:divBdr>
            <w:top w:val="none" w:sz="0" w:space="0" w:color="auto"/>
            <w:left w:val="none" w:sz="0" w:space="0" w:color="auto"/>
            <w:bottom w:val="none" w:sz="0" w:space="0" w:color="auto"/>
            <w:right w:val="none" w:sz="0" w:space="0" w:color="auto"/>
          </w:divBdr>
        </w:div>
        <w:div w:id="870454794">
          <w:marLeft w:val="480"/>
          <w:marRight w:val="0"/>
          <w:marTop w:val="0"/>
          <w:marBottom w:val="0"/>
          <w:divBdr>
            <w:top w:val="none" w:sz="0" w:space="0" w:color="auto"/>
            <w:left w:val="none" w:sz="0" w:space="0" w:color="auto"/>
            <w:bottom w:val="none" w:sz="0" w:space="0" w:color="auto"/>
            <w:right w:val="none" w:sz="0" w:space="0" w:color="auto"/>
          </w:divBdr>
        </w:div>
        <w:div w:id="894506268">
          <w:marLeft w:val="480"/>
          <w:marRight w:val="0"/>
          <w:marTop w:val="0"/>
          <w:marBottom w:val="0"/>
          <w:divBdr>
            <w:top w:val="none" w:sz="0" w:space="0" w:color="auto"/>
            <w:left w:val="none" w:sz="0" w:space="0" w:color="auto"/>
            <w:bottom w:val="none" w:sz="0" w:space="0" w:color="auto"/>
            <w:right w:val="none" w:sz="0" w:space="0" w:color="auto"/>
          </w:divBdr>
        </w:div>
        <w:div w:id="898979239">
          <w:marLeft w:val="480"/>
          <w:marRight w:val="0"/>
          <w:marTop w:val="0"/>
          <w:marBottom w:val="0"/>
          <w:divBdr>
            <w:top w:val="none" w:sz="0" w:space="0" w:color="auto"/>
            <w:left w:val="none" w:sz="0" w:space="0" w:color="auto"/>
            <w:bottom w:val="none" w:sz="0" w:space="0" w:color="auto"/>
            <w:right w:val="none" w:sz="0" w:space="0" w:color="auto"/>
          </w:divBdr>
        </w:div>
        <w:div w:id="908272229">
          <w:marLeft w:val="480"/>
          <w:marRight w:val="0"/>
          <w:marTop w:val="0"/>
          <w:marBottom w:val="0"/>
          <w:divBdr>
            <w:top w:val="none" w:sz="0" w:space="0" w:color="auto"/>
            <w:left w:val="none" w:sz="0" w:space="0" w:color="auto"/>
            <w:bottom w:val="none" w:sz="0" w:space="0" w:color="auto"/>
            <w:right w:val="none" w:sz="0" w:space="0" w:color="auto"/>
          </w:divBdr>
        </w:div>
        <w:div w:id="909386859">
          <w:marLeft w:val="480"/>
          <w:marRight w:val="0"/>
          <w:marTop w:val="0"/>
          <w:marBottom w:val="0"/>
          <w:divBdr>
            <w:top w:val="none" w:sz="0" w:space="0" w:color="auto"/>
            <w:left w:val="none" w:sz="0" w:space="0" w:color="auto"/>
            <w:bottom w:val="none" w:sz="0" w:space="0" w:color="auto"/>
            <w:right w:val="none" w:sz="0" w:space="0" w:color="auto"/>
          </w:divBdr>
        </w:div>
        <w:div w:id="920259171">
          <w:marLeft w:val="480"/>
          <w:marRight w:val="0"/>
          <w:marTop w:val="0"/>
          <w:marBottom w:val="0"/>
          <w:divBdr>
            <w:top w:val="none" w:sz="0" w:space="0" w:color="auto"/>
            <w:left w:val="none" w:sz="0" w:space="0" w:color="auto"/>
            <w:bottom w:val="none" w:sz="0" w:space="0" w:color="auto"/>
            <w:right w:val="none" w:sz="0" w:space="0" w:color="auto"/>
          </w:divBdr>
        </w:div>
        <w:div w:id="933585117">
          <w:marLeft w:val="480"/>
          <w:marRight w:val="0"/>
          <w:marTop w:val="0"/>
          <w:marBottom w:val="0"/>
          <w:divBdr>
            <w:top w:val="none" w:sz="0" w:space="0" w:color="auto"/>
            <w:left w:val="none" w:sz="0" w:space="0" w:color="auto"/>
            <w:bottom w:val="none" w:sz="0" w:space="0" w:color="auto"/>
            <w:right w:val="none" w:sz="0" w:space="0" w:color="auto"/>
          </w:divBdr>
        </w:div>
        <w:div w:id="945423239">
          <w:marLeft w:val="480"/>
          <w:marRight w:val="0"/>
          <w:marTop w:val="0"/>
          <w:marBottom w:val="0"/>
          <w:divBdr>
            <w:top w:val="none" w:sz="0" w:space="0" w:color="auto"/>
            <w:left w:val="none" w:sz="0" w:space="0" w:color="auto"/>
            <w:bottom w:val="none" w:sz="0" w:space="0" w:color="auto"/>
            <w:right w:val="none" w:sz="0" w:space="0" w:color="auto"/>
          </w:divBdr>
        </w:div>
        <w:div w:id="985090127">
          <w:marLeft w:val="480"/>
          <w:marRight w:val="0"/>
          <w:marTop w:val="0"/>
          <w:marBottom w:val="0"/>
          <w:divBdr>
            <w:top w:val="none" w:sz="0" w:space="0" w:color="auto"/>
            <w:left w:val="none" w:sz="0" w:space="0" w:color="auto"/>
            <w:bottom w:val="none" w:sz="0" w:space="0" w:color="auto"/>
            <w:right w:val="none" w:sz="0" w:space="0" w:color="auto"/>
          </w:divBdr>
        </w:div>
        <w:div w:id="1008019684">
          <w:marLeft w:val="480"/>
          <w:marRight w:val="0"/>
          <w:marTop w:val="0"/>
          <w:marBottom w:val="0"/>
          <w:divBdr>
            <w:top w:val="none" w:sz="0" w:space="0" w:color="auto"/>
            <w:left w:val="none" w:sz="0" w:space="0" w:color="auto"/>
            <w:bottom w:val="none" w:sz="0" w:space="0" w:color="auto"/>
            <w:right w:val="none" w:sz="0" w:space="0" w:color="auto"/>
          </w:divBdr>
        </w:div>
      </w:divsChild>
    </w:div>
    <w:div w:id="418333375">
      <w:bodyDiv w:val="1"/>
      <w:marLeft w:val="0"/>
      <w:marRight w:val="0"/>
      <w:marTop w:val="0"/>
      <w:marBottom w:val="0"/>
      <w:divBdr>
        <w:top w:val="none" w:sz="0" w:space="0" w:color="auto"/>
        <w:left w:val="none" w:sz="0" w:space="0" w:color="auto"/>
        <w:bottom w:val="none" w:sz="0" w:space="0" w:color="auto"/>
        <w:right w:val="none" w:sz="0" w:space="0" w:color="auto"/>
      </w:divBdr>
    </w:div>
    <w:div w:id="418406355">
      <w:bodyDiv w:val="1"/>
      <w:marLeft w:val="0"/>
      <w:marRight w:val="0"/>
      <w:marTop w:val="0"/>
      <w:marBottom w:val="0"/>
      <w:divBdr>
        <w:top w:val="none" w:sz="0" w:space="0" w:color="auto"/>
        <w:left w:val="none" w:sz="0" w:space="0" w:color="auto"/>
        <w:bottom w:val="none" w:sz="0" w:space="0" w:color="auto"/>
        <w:right w:val="none" w:sz="0" w:space="0" w:color="auto"/>
      </w:divBdr>
    </w:div>
    <w:div w:id="418789754">
      <w:bodyDiv w:val="1"/>
      <w:marLeft w:val="0"/>
      <w:marRight w:val="0"/>
      <w:marTop w:val="0"/>
      <w:marBottom w:val="0"/>
      <w:divBdr>
        <w:top w:val="none" w:sz="0" w:space="0" w:color="auto"/>
        <w:left w:val="none" w:sz="0" w:space="0" w:color="auto"/>
        <w:bottom w:val="none" w:sz="0" w:space="0" w:color="auto"/>
        <w:right w:val="none" w:sz="0" w:space="0" w:color="auto"/>
      </w:divBdr>
    </w:div>
    <w:div w:id="418907576">
      <w:bodyDiv w:val="1"/>
      <w:marLeft w:val="0"/>
      <w:marRight w:val="0"/>
      <w:marTop w:val="0"/>
      <w:marBottom w:val="0"/>
      <w:divBdr>
        <w:top w:val="none" w:sz="0" w:space="0" w:color="auto"/>
        <w:left w:val="none" w:sz="0" w:space="0" w:color="auto"/>
        <w:bottom w:val="none" w:sz="0" w:space="0" w:color="auto"/>
        <w:right w:val="none" w:sz="0" w:space="0" w:color="auto"/>
      </w:divBdr>
    </w:div>
    <w:div w:id="419378652">
      <w:bodyDiv w:val="1"/>
      <w:marLeft w:val="0"/>
      <w:marRight w:val="0"/>
      <w:marTop w:val="0"/>
      <w:marBottom w:val="0"/>
      <w:divBdr>
        <w:top w:val="none" w:sz="0" w:space="0" w:color="auto"/>
        <w:left w:val="none" w:sz="0" w:space="0" w:color="auto"/>
        <w:bottom w:val="none" w:sz="0" w:space="0" w:color="auto"/>
        <w:right w:val="none" w:sz="0" w:space="0" w:color="auto"/>
      </w:divBdr>
    </w:div>
    <w:div w:id="420414775">
      <w:bodyDiv w:val="1"/>
      <w:marLeft w:val="0"/>
      <w:marRight w:val="0"/>
      <w:marTop w:val="0"/>
      <w:marBottom w:val="0"/>
      <w:divBdr>
        <w:top w:val="none" w:sz="0" w:space="0" w:color="auto"/>
        <w:left w:val="none" w:sz="0" w:space="0" w:color="auto"/>
        <w:bottom w:val="none" w:sz="0" w:space="0" w:color="auto"/>
        <w:right w:val="none" w:sz="0" w:space="0" w:color="auto"/>
      </w:divBdr>
    </w:div>
    <w:div w:id="420687093">
      <w:bodyDiv w:val="1"/>
      <w:marLeft w:val="0"/>
      <w:marRight w:val="0"/>
      <w:marTop w:val="0"/>
      <w:marBottom w:val="0"/>
      <w:divBdr>
        <w:top w:val="none" w:sz="0" w:space="0" w:color="auto"/>
        <w:left w:val="none" w:sz="0" w:space="0" w:color="auto"/>
        <w:bottom w:val="none" w:sz="0" w:space="0" w:color="auto"/>
        <w:right w:val="none" w:sz="0" w:space="0" w:color="auto"/>
      </w:divBdr>
    </w:div>
    <w:div w:id="420838374">
      <w:bodyDiv w:val="1"/>
      <w:marLeft w:val="0"/>
      <w:marRight w:val="0"/>
      <w:marTop w:val="0"/>
      <w:marBottom w:val="0"/>
      <w:divBdr>
        <w:top w:val="none" w:sz="0" w:space="0" w:color="auto"/>
        <w:left w:val="none" w:sz="0" w:space="0" w:color="auto"/>
        <w:bottom w:val="none" w:sz="0" w:space="0" w:color="auto"/>
        <w:right w:val="none" w:sz="0" w:space="0" w:color="auto"/>
      </w:divBdr>
    </w:div>
    <w:div w:id="420878474">
      <w:bodyDiv w:val="1"/>
      <w:marLeft w:val="0"/>
      <w:marRight w:val="0"/>
      <w:marTop w:val="0"/>
      <w:marBottom w:val="0"/>
      <w:divBdr>
        <w:top w:val="none" w:sz="0" w:space="0" w:color="auto"/>
        <w:left w:val="none" w:sz="0" w:space="0" w:color="auto"/>
        <w:bottom w:val="none" w:sz="0" w:space="0" w:color="auto"/>
        <w:right w:val="none" w:sz="0" w:space="0" w:color="auto"/>
      </w:divBdr>
    </w:div>
    <w:div w:id="420948760">
      <w:bodyDiv w:val="1"/>
      <w:marLeft w:val="0"/>
      <w:marRight w:val="0"/>
      <w:marTop w:val="0"/>
      <w:marBottom w:val="0"/>
      <w:divBdr>
        <w:top w:val="none" w:sz="0" w:space="0" w:color="auto"/>
        <w:left w:val="none" w:sz="0" w:space="0" w:color="auto"/>
        <w:bottom w:val="none" w:sz="0" w:space="0" w:color="auto"/>
        <w:right w:val="none" w:sz="0" w:space="0" w:color="auto"/>
      </w:divBdr>
    </w:div>
    <w:div w:id="421219225">
      <w:bodyDiv w:val="1"/>
      <w:marLeft w:val="0"/>
      <w:marRight w:val="0"/>
      <w:marTop w:val="0"/>
      <w:marBottom w:val="0"/>
      <w:divBdr>
        <w:top w:val="none" w:sz="0" w:space="0" w:color="auto"/>
        <w:left w:val="none" w:sz="0" w:space="0" w:color="auto"/>
        <w:bottom w:val="none" w:sz="0" w:space="0" w:color="auto"/>
        <w:right w:val="none" w:sz="0" w:space="0" w:color="auto"/>
      </w:divBdr>
    </w:div>
    <w:div w:id="421418088">
      <w:bodyDiv w:val="1"/>
      <w:marLeft w:val="0"/>
      <w:marRight w:val="0"/>
      <w:marTop w:val="0"/>
      <w:marBottom w:val="0"/>
      <w:divBdr>
        <w:top w:val="none" w:sz="0" w:space="0" w:color="auto"/>
        <w:left w:val="none" w:sz="0" w:space="0" w:color="auto"/>
        <w:bottom w:val="none" w:sz="0" w:space="0" w:color="auto"/>
        <w:right w:val="none" w:sz="0" w:space="0" w:color="auto"/>
      </w:divBdr>
    </w:div>
    <w:div w:id="421531578">
      <w:bodyDiv w:val="1"/>
      <w:marLeft w:val="0"/>
      <w:marRight w:val="0"/>
      <w:marTop w:val="0"/>
      <w:marBottom w:val="0"/>
      <w:divBdr>
        <w:top w:val="none" w:sz="0" w:space="0" w:color="auto"/>
        <w:left w:val="none" w:sz="0" w:space="0" w:color="auto"/>
        <w:bottom w:val="none" w:sz="0" w:space="0" w:color="auto"/>
        <w:right w:val="none" w:sz="0" w:space="0" w:color="auto"/>
      </w:divBdr>
    </w:div>
    <w:div w:id="421531885">
      <w:bodyDiv w:val="1"/>
      <w:marLeft w:val="0"/>
      <w:marRight w:val="0"/>
      <w:marTop w:val="0"/>
      <w:marBottom w:val="0"/>
      <w:divBdr>
        <w:top w:val="none" w:sz="0" w:space="0" w:color="auto"/>
        <w:left w:val="none" w:sz="0" w:space="0" w:color="auto"/>
        <w:bottom w:val="none" w:sz="0" w:space="0" w:color="auto"/>
        <w:right w:val="none" w:sz="0" w:space="0" w:color="auto"/>
      </w:divBdr>
    </w:div>
    <w:div w:id="421729589">
      <w:bodyDiv w:val="1"/>
      <w:marLeft w:val="0"/>
      <w:marRight w:val="0"/>
      <w:marTop w:val="0"/>
      <w:marBottom w:val="0"/>
      <w:divBdr>
        <w:top w:val="none" w:sz="0" w:space="0" w:color="auto"/>
        <w:left w:val="none" w:sz="0" w:space="0" w:color="auto"/>
        <w:bottom w:val="none" w:sz="0" w:space="0" w:color="auto"/>
        <w:right w:val="none" w:sz="0" w:space="0" w:color="auto"/>
      </w:divBdr>
    </w:div>
    <w:div w:id="422411557">
      <w:bodyDiv w:val="1"/>
      <w:marLeft w:val="0"/>
      <w:marRight w:val="0"/>
      <w:marTop w:val="0"/>
      <w:marBottom w:val="0"/>
      <w:divBdr>
        <w:top w:val="none" w:sz="0" w:space="0" w:color="auto"/>
        <w:left w:val="none" w:sz="0" w:space="0" w:color="auto"/>
        <w:bottom w:val="none" w:sz="0" w:space="0" w:color="auto"/>
        <w:right w:val="none" w:sz="0" w:space="0" w:color="auto"/>
      </w:divBdr>
    </w:div>
    <w:div w:id="422650926">
      <w:bodyDiv w:val="1"/>
      <w:marLeft w:val="0"/>
      <w:marRight w:val="0"/>
      <w:marTop w:val="0"/>
      <w:marBottom w:val="0"/>
      <w:divBdr>
        <w:top w:val="none" w:sz="0" w:space="0" w:color="auto"/>
        <w:left w:val="none" w:sz="0" w:space="0" w:color="auto"/>
        <w:bottom w:val="none" w:sz="0" w:space="0" w:color="auto"/>
        <w:right w:val="none" w:sz="0" w:space="0" w:color="auto"/>
      </w:divBdr>
    </w:div>
    <w:div w:id="423110544">
      <w:bodyDiv w:val="1"/>
      <w:marLeft w:val="0"/>
      <w:marRight w:val="0"/>
      <w:marTop w:val="0"/>
      <w:marBottom w:val="0"/>
      <w:divBdr>
        <w:top w:val="none" w:sz="0" w:space="0" w:color="auto"/>
        <w:left w:val="none" w:sz="0" w:space="0" w:color="auto"/>
        <w:bottom w:val="none" w:sz="0" w:space="0" w:color="auto"/>
        <w:right w:val="none" w:sz="0" w:space="0" w:color="auto"/>
      </w:divBdr>
    </w:div>
    <w:div w:id="423690293">
      <w:bodyDiv w:val="1"/>
      <w:marLeft w:val="0"/>
      <w:marRight w:val="0"/>
      <w:marTop w:val="0"/>
      <w:marBottom w:val="0"/>
      <w:divBdr>
        <w:top w:val="none" w:sz="0" w:space="0" w:color="auto"/>
        <w:left w:val="none" w:sz="0" w:space="0" w:color="auto"/>
        <w:bottom w:val="none" w:sz="0" w:space="0" w:color="auto"/>
        <w:right w:val="none" w:sz="0" w:space="0" w:color="auto"/>
      </w:divBdr>
    </w:div>
    <w:div w:id="423766459">
      <w:bodyDiv w:val="1"/>
      <w:marLeft w:val="0"/>
      <w:marRight w:val="0"/>
      <w:marTop w:val="0"/>
      <w:marBottom w:val="0"/>
      <w:divBdr>
        <w:top w:val="none" w:sz="0" w:space="0" w:color="auto"/>
        <w:left w:val="none" w:sz="0" w:space="0" w:color="auto"/>
        <w:bottom w:val="none" w:sz="0" w:space="0" w:color="auto"/>
        <w:right w:val="none" w:sz="0" w:space="0" w:color="auto"/>
      </w:divBdr>
    </w:div>
    <w:div w:id="424032877">
      <w:bodyDiv w:val="1"/>
      <w:marLeft w:val="0"/>
      <w:marRight w:val="0"/>
      <w:marTop w:val="0"/>
      <w:marBottom w:val="0"/>
      <w:divBdr>
        <w:top w:val="none" w:sz="0" w:space="0" w:color="auto"/>
        <w:left w:val="none" w:sz="0" w:space="0" w:color="auto"/>
        <w:bottom w:val="none" w:sz="0" w:space="0" w:color="auto"/>
        <w:right w:val="none" w:sz="0" w:space="0" w:color="auto"/>
      </w:divBdr>
    </w:div>
    <w:div w:id="424036197">
      <w:bodyDiv w:val="1"/>
      <w:marLeft w:val="0"/>
      <w:marRight w:val="0"/>
      <w:marTop w:val="0"/>
      <w:marBottom w:val="0"/>
      <w:divBdr>
        <w:top w:val="none" w:sz="0" w:space="0" w:color="auto"/>
        <w:left w:val="none" w:sz="0" w:space="0" w:color="auto"/>
        <w:bottom w:val="none" w:sz="0" w:space="0" w:color="auto"/>
        <w:right w:val="none" w:sz="0" w:space="0" w:color="auto"/>
      </w:divBdr>
    </w:div>
    <w:div w:id="424155878">
      <w:bodyDiv w:val="1"/>
      <w:marLeft w:val="0"/>
      <w:marRight w:val="0"/>
      <w:marTop w:val="0"/>
      <w:marBottom w:val="0"/>
      <w:divBdr>
        <w:top w:val="none" w:sz="0" w:space="0" w:color="auto"/>
        <w:left w:val="none" w:sz="0" w:space="0" w:color="auto"/>
        <w:bottom w:val="none" w:sz="0" w:space="0" w:color="auto"/>
        <w:right w:val="none" w:sz="0" w:space="0" w:color="auto"/>
      </w:divBdr>
    </w:div>
    <w:div w:id="424619793">
      <w:bodyDiv w:val="1"/>
      <w:marLeft w:val="0"/>
      <w:marRight w:val="0"/>
      <w:marTop w:val="0"/>
      <w:marBottom w:val="0"/>
      <w:divBdr>
        <w:top w:val="none" w:sz="0" w:space="0" w:color="auto"/>
        <w:left w:val="none" w:sz="0" w:space="0" w:color="auto"/>
        <w:bottom w:val="none" w:sz="0" w:space="0" w:color="auto"/>
        <w:right w:val="none" w:sz="0" w:space="0" w:color="auto"/>
      </w:divBdr>
    </w:div>
    <w:div w:id="424766454">
      <w:bodyDiv w:val="1"/>
      <w:marLeft w:val="0"/>
      <w:marRight w:val="0"/>
      <w:marTop w:val="0"/>
      <w:marBottom w:val="0"/>
      <w:divBdr>
        <w:top w:val="none" w:sz="0" w:space="0" w:color="auto"/>
        <w:left w:val="none" w:sz="0" w:space="0" w:color="auto"/>
        <w:bottom w:val="none" w:sz="0" w:space="0" w:color="auto"/>
        <w:right w:val="none" w:sz="0" w:space="0" w:color="auto"/>
      </w:divBdr>
    </w:div>
    <w:div w:id="424807149">
      <w:bodyDiv w:val="1"/>
      <w:marLeft w:val="0"/>
      <w:marRight w:val="0"/>
      <w:marTop w:val="0"/>
      <w:marBottom w:val="0"/>
      <w:divBdr>
        <w:top w:val="none" w:sz="0" w:space="0" w:color="auto"/>
        <w:left w:val="none" w:sz="0" w:space="0" w:color="auto"/>
        <w:bottom w:val="none" w:sz="0" w:space="0" w:color="auto"/>
        <w:right w:val="none" w:sz="0" w:space="0" w:color="auto"/>
      </w:divBdr>
    </w:div>
    <w:div w:id="424813710">
      <w:bodyDiv w:val="1"/>
      <w:marLeft w:val="0"/>
      <w:marRight w:val="0"/>
      <w:marTop w:val="0"/>
      <w:marBottom w:val="0"/>
      <w:divBdr>
        <w:top w:val="none" w:sz="0" w:space="0" w:color="auto"/>
        <w:left w:val="none" w:sz="0" w:space="0" w:color="auto"/>
        <w:bottom w:val="none" w:sz="0" w:space="0" w:color="auto"/>
        <w:right w:val="none" w:sz="0" w:space="0" w:color="auto"/>
      </w:divBdr>
    </w:div>
    <w:div w:id="425345095">
      <w:bodyDiv w:val="1"/>
      <w:marLeft w:val="0"/>
      <w:marRight w:val="0"/>
      <w:marTop w:val="0"/>
      <w:marBottom w:val="0"/>
      <w:divBdr>
        <w:top w:val="none" w:sz="0" w:space="0" w:color="auto"/>
        <w:left w:val="none" w:sz="0" w:space="0" w:color="auto"/>
        <w:bottom w:val="none" w:sz="0" w:space="0" w:color="auto"/>
        <w:right w:val="none" w:sz="0" w:space="0" w:color="auto"/>
      </w:divBdr>
    </w:div>
    <w:div w:id="425419370">
      <w:bodyDiv w:val="1"/>
      <w:marLeft w:val="0"/>
      <w:marRight w:val="0"/>
      <w:marTop w:val="0"/>
      <w:marBottom w:val="0"/>
      <w:divBdr>
        <w:top w:val="none" w:sz="0" w:space="0" w:color="auto"/>
        <w:left w:val="none" w:sz="0" w:space="0" w:color="auto"/>
        <w:bottom w:val="none" w:sz="0" w:space="0" w:color="auto"/>
        <w:right w:val="none" w:sz="0" w:space="0" w:color="auto"/>
      </w:divBdr>
      <w:divsChild>
        <w:div w:id="5983000">
          <w:marLeft w:val="480"/>
          <w:marRight w:val="0"/>
          <w:marTop w:val="0"/>
          <w:marBottom w:val="0"/>
          <w:divBdr>
            <w:top w:val="none" w:sz="0" w:space="0" w:color="auto"/>
            <w:left w:val="none" w:sz="0" w:space="0" w:color="auto"/>
            <w:bottom w:val="none" w:sz="0" w:space="0" w:color="auto"/>
            <w:right w:val="none" w:sz="0" w:space="0" w:color="auto"/>
          </w:divBdr>
        </w:div>
        <w:div w:id="58982907">
          <w:marLeft w:val="480"/>
          <w:marRight w:val="0"/>
          <w:marTop w:val="0"/>
          <w:marBottom w:val="0"/>
          <w:divBdr>
            <w:top w:val="none" w:sz="0" w:space="0" w:color="auto"/>
            <w:left w:val="none" w:sz="0" w:space="0" w:color="auto"/>
            <w:bottom w:val="none" w:sz="0" w:space="0" w:color="auto"/>
            <w:right w:val="none" w:sz="0" w:space="0" w:color="auto"/>
          </w:divBdr>
        </w:div>
        <w:div w:id="93132409">
          <w:marLeft w:val="480"/>
          <w:marRight w:val="0"/>
          <w:marTop w:val="0"/>
          <w:marBottom w:val="0"/>
          <w:divBdr>
            <w:top w:val="none" w:sz="0" w:space="0" w:color="auto"/>
            <w:left w:val="none" w:sz="0" w:space="0" w:color="auto"/>
            <w:bottom w:val="none" w:sz="0" w:space="0" w:color="auto"/>
            <w:right w:val="none" w:sz="0" w:space="0" w:color="auto"/>
          </w:divBdr>
        </w:div>
        <w:div w:id="109934002">
          <w:marLeft w:val="480"/>
          <w:marRight w:val="0"/>
          <w:marTop w:val="0"/>
          <w:marBottom w:val="0"/>
          <w:divBdr>
            <w:top w:val="none" w:sz="0" w:space="0" w:color="auto"/>
            <w:left w:val="none" w:sz="0" w:space="0" w:color="auto"/>
            <w:bottom w:val="none" w:sz="0" w:space="0" w:color="auto"/>
            <w:right w:val="none" w:sz="0" w:space="0" w:color="auto"/>
          </w:divBdr>
        </w:div>
        <w:div w:id="119035082">
          <w:marLeft w:val="480"/>
          <w:marRight w:val="0"/>
          <w:marTop w:val="0"/>
          <w:marBottom w:val="0"/>
          <w:divBdr>
            <w:top w:val="none" w:sz="0" w:space="0" w:color="auto"/>
            <w:left w:val="none" w:sz="0" w:space="0" w:color="auto"/>
            <w:bottom w:val="none" w:sz="0" w:space="0" w:color="auto"/>
            <w:right w:val="none" w:sz="0" w:space="0" w:color="auto"/>
          </w:divBdr>
        </w:div>
        <w:div w:id="147409545">
          <w:marLeft w:val="480"/>
          <w:marRight w:val="0"/>
          <w:marTop w:val="0"/>
          <w:marBottom w:val="0"/>
          <w:divBdr>
            <w:top w:val="none" w:sz="0" w:space="0" w:color="auto"/>
            <w:left w:val="none" w:sz="0" w:space="0" w:color="auto"/>
            <w:bottom w:val="none" w:sz="0" w:space="0" w:color="auto"/>
            <w:right w:val="none" w:sz="0" w:space="0" w:color="auto"/>
          </w:divBdr>
        </w:div>
        <w:div w:id="194273614">
          <w:marLeft w:val="480"/>
          <w:marRight w:val="0"/>
          <w:marTop w:val="0"/>
          <w:marBottom w:val="0"/>
          <w:divBdr>
            <w:top w:val="none" w:sz="0" w:space="0" w:color="auto"/>
            <w:left w:val="none" w:sz="0" w:space="0" w:color="auto"/>
            <w:bottom w:val="none" w:sz="0" w:space="0" w:color="auto"/>
            <w:right w:val="none" w:sz="0" w:space="0" w:color="auto"/>
          </w:divBdr>
        </w:div>
        <w:div w:id="196048076">
          <w:marLeft w:val="480"/>
          <w:marRight w:val="0"/>
          <w:marTop w:val="0"/>
          <w:marBottom w:val="0"/>
          <w:divBdr>
            <w:top w:val="none" w:sz="0" w:space="0" w:color="auto"/>
            <w:left w:val="none" w:sz="0" w:space="0" w:color="auto"/>
            <w:bottom w:val="none" w:sz="0" w:space="0" w:color="auto"/>
            <w:right w:val="none" w:sz="0" w:space="0" w:color="auto"/>
          </w:divBdr>
        </w:div>
        <w:div w:id="210072801">
          <w:marLeft w:val="480"/>
          <w:marRight w:val="0"/>
          <w:marTop w:val="0"/>
          <w:marBottom w:val="0"/>
          <w:divBdr>
            <w:top w:val="none" w:sz="0" w:space="0" w:color="auto"/>
            <w:left w:val="none" w:sz="0" w:space="0" w:color="auto"/>
            <w:bottom w:val="none" w:sz="0" w:space="0" w:color="auto"/>
            <w:right w:val="none" w:sz="0" w:space="0" w:color="auto"/>
          </w:divBdr>
        </w:div>
        <w:div w:id="215968868">
          <w:marLeft w:val="480"/>
          <w:marRight w:val="0"/>
          <w:marTop w:val="0"/>
          <w:marBottom w:val="0"/>
          <w:divBdr>
            <w:top w:val="none" w:sz="0" w:space="0" w:color="auto"/>
            <w:left w:val="none" w:sz="0" w:space="0" w:color="auto"/>
            <w:bottom w:val="none" w:sz="0" w:space="0" w:color="auto"/>
            <w:right w:val="none" w:sz="0" w:space="0" w:color="auto"/>
          </w:divBdr>
        </w:div>
        <w:div w:id="219250433">
          <w:marLeft w:val="480"/>
          <w:marRight w:val="0"/>
          <w:marTop w:val="0"/>
          <w:marBottom w:val="0"/>
          <w:divBdr>
            <w:top w:val="none" w:sz="0" w:space="0" w:color="auto"/>
            <w:left w:val="none" w:sz="0" w:space="0" w:color="auto"/>
            <w:bottom w:val="none" w:sz="0" w:space="0" w:color="auto"/>
            <w:right w:val="none" w:sz="0" w:space="0" w:color="auto"/>
          </w:divBdr>
        </w:div>
        <w:div w:id="222444793">
          <w:marLeft w:val="480"/>
          <w:marRight w:val="0"/>
          <w:marTop w:val="0"/>
          <w:marBottom w:val="0"/>
          <w:divBdr>
            <w:top w:val="none" w:sz="0" w:space="0" w:color="auto"/>
            <w:left w:val="none" w:sz="0" w:space="0" w:color="auto"/>
            <w:bottom w:val="none" w:sz="0" w:space="0" w:color="auto"/>
            <w:right w:val="none" w:sz="0" w:space="0" w:color="auto"/>
          </w:divBdr>
        </w:div>
        <w:div w:id="223569147">
          <w:marLeft w:val="480"/>
          <w:marRight w:val="0"/>
          <w:marTop w:val="0"/>
          <w:marBottom w:val="0"/>
          <w:divBdr>
            <w:top w:val="none" w:sz="0" w:space="0" w:color="auto"/>
            <w:left w:val="none" w:sz="0" w:space="0" w:color="auto"/>
            <w:bottom w:val="none" w:sz="0" w:space="0" w:color="auto"/>
            <w:right w:val="none" w:sz="0" w:space="0" w:color="auto"/>
          </w:divBdr>
        </w:div>
        <w:div w:id="265505949">
          <w:marLeft w:val="480"/>
          <w:marRight w:val="0"/>
          <w:marTop w:val="0"/>
          <w:marBottom w:val="0"/>
          <w:divBdr>
            <w:top w:val="none" w:sz="0" w:space="0" w:color="auto"/>
            <w:left w:val="none" w:sz="0" w:space="0" w:color="auto"/>
            <w:bottom w:val="none" w:sz="0" w:space="0" w:color="auto"/>
            <w:right w:val="none" w:sz="0" w:space="0" w:color="auto"/>
          </w:divBdr>
        </w:div>
        <w:div w:id="380635676">
          <w:marLeft w:val="480"/>
          <w:marRight w:val="0"/>
          <w:marTop w:val="0"/>
          <w:marBottom w:val="0"/>
          <w:divBdr>
            <w:top w:val="none" w:sz="0" w:space="0" w:color="auto"/>
            <w:left w:val="none" w:sz="0" w:space="0" w:color="auto"/>
            <w:bottom w:val="none" w:sz="0" w:space="0" w:color="auto"/>
            <w:right w:val="none" w:sz="0" w:space="0" w:color="auto"/>
          </w:divBdr>
        </w:div>
        <w:div w:id="421948914">
          <w:marLeft w:val="480"/>
          <w:marRight w:val="0"/>
          <w:marTop w:val="0"/>
          <w:marBottom w:val="0"/>
          <w:divBdr>
            <w:top w:val="none" w:sz="0" w:space="0" w:color="auto"/>
            <w:left w:val="none" w:sz="0" w:space="0" w:color="auto"/>
            <w:bottom w:val="none" w:sz="0" w:space="0" w:color="auto"/>
            <w:right w:val="none" w:sz="0" w:space="0" w:color="auto"/>
          </w:divBdr>
        </w:div>
        <w:div w:id="469052852">
          <w:marLeft w:val="480"/>
          <w:marRight w:val="0"/>
          <w:marTop w:val="0"/>
          <w:marBottom w:val="0"/>
          <w:divBdr>
            <w:top w:val="none" w:sz="0" w:space="0" w:color="auto"/>
            <w:left w:val="none" w:sz="0" w:space="0" w:color="auto"/>
            <w:bottom w:val="none" w:sz="0" w:space="0" w:color="auto"/>
            <w:right w:val="none" w:sz="0" w:space="0" w:color="auto"/>
          </w:divBdr>
        </w:div>
        <w:div w:id="493840305">
          <w:marLeft w:val="480"/>
          <w:marRight w:val="0"/>
          <w:marTop w:val="0"/>
          <w:marBottom w:val="0"/>
          <w:divBdr>
            <w:top w:val="none" w:sz="0" w:space="0" w:color="auto"/>
            <w:left w:val="none" w:sz="0" w:space="0" w:color="auto"/>
            <w:bottom w:val="none" w:sz="0" w:space="0" w:color="auto"/>
            <w:right w:val="none" w:sz="0" w:space="0" w:color="auto"/>
          </w:divBdr>
        </w:div>
        <w:div w:id="515735212">
          <w:marLeft w:val="480"/>
          <w:marRight w:val="0"/>
          <w:marTop w:val="0"/>
          <w:marBottom w:val="0"/>
          <w:divBdr>
            <w:top w:val="none" w:sz="0" w:space="0" w:color="auto"/>
            <w:left w:val="none" w:sz="0" w:space="0" w:color="auto"/>
            <w:bottom w:val="none" w:sz="0" w:space="0" w:color="auto"/>
            <w:right w:val="none" w:sz="0" w:space="0" w:color="auto"/>
          </w:divBdr>
        </w:div>
        <w:div w:id="579557831">
          <w:marLeft w:val="480"/>
          <w:marRight w:val="0"/>
          <w:marTop w:val="0"/>
          <w:marBottom w:val="0"/>
          <w:divBdr>
            <w:top w:val="none" w:sz="0" w:space="0" w:color="auto"/>
            <w:left w:val="none" w:sz="0" w:space="0" w:color="auto"/>
            <w:bottom w:val="none" w:sz="0" w:space="0" w:color="auto"/>
            <w:right w:val="none" w:sz="0" w:space="0" w:color="auto"/>
          </w:divBdr>
        </w:div>
        <w:div w:id="620189380">
          <w:marLeft w:val="480"/>
          <w:marRight w:val="0"/>
          <w:marTop w:val="0"/>
          <w:marBottom w:val="0"/>
          <w:divBdr>
            <w:top w:val="none" w:sz="0" w:space="0" w:color="auto"/>
            <w:left w:val="none" w:sz="0" w:space="0" w:color="auto"/>
            <w:bottom w:val="none" w:sz="0" w:space="0" w:color="auto"/>
            <w:right w:val="none" w:sz="0" w:space="0" w:color="auto"/>
          </w:divBdr>
        </w:div>
        <w:div w:id="670572827">
          <w:marLeft w:val="480"/>
          <w:marRight w:val="0"/>
          <w:marTop w:val="0"/>
          <w:marBottom w:val="0"/>
          <w:divBdr>
            <w:top w:val="none" w:sz="0" w:space="0" w:color="auto"/>
            <w:left w:val="none" w:sz="0" w:space="0" w:color="auto"/>
            <w:bottom w:val="none" w:sz="0" w:space="0" w:color="auto"/>
            <w:right w:val="none" w:sz="0" w:space="0" w:color="auto"/>
          </w:divBdr>
        </w:div>
        <w:div w:id="727341157">
          <w:marLeft w:val="480"/>
          <w:marRight w:val="0"/>
          <w:marTop w:val="0"/>
          <w:marBottom w:val="0"/>
          <w:divBdr>
            <w:top w:val="none" w:sz="0" w:space="0" w:color="auto"/>
            <w:left w:val="none" w:sz="0" w:space="0" w:color="auto"/>
            <w:bottom w:val="none" w:sz="0" w:space="0" w:color="auto"/>
            <w:right w:val="none" w:sz="0" w:space="0" w:color="auto"/>
          </w:divBdr>
        </w:div>
        <w:div w:id="734350919">
          <w:marLeft w:val="480"/>
          <w:marRight w:val="0"/>
          <w:marTop w:val="0"/>
          <w:marBottom w:val="0"/>
          <w:divBdr>
            <w:top w:val="none" w:sz="0" w:space="0" w:color="auto"/>
            <w:left w:val="none" w:sz="0" w:space="0" w:color="auto"/>
            <w:bottom w:val="none" w:sz="0" w:space="0" w:color="auto"/>
            <w:right w:val="none" w:sz="0" w:space="0" w:color="auto"/>
          </w:divBdr>
        </w:div>
        <w:div w:id="755518294">
          <w:marLeft w:val="480"/>
          <w:marRight w:val="0"/>
          <w:marTop w:val="0"/>
          <w:marBottom w:val="0"/>
          <w:divBdr>
            <w:top w:val="none" w:sz="0" w:space="0" w:color="auto"/>
            <w:left w:val="none" w:sz="0" w:space="0" w:color="auto"/>
            <w:bottom w:val="none" w:sz="0" w:space="0" w:color="auto"/>
            <w:right w:val="none" w:sz="0" w:space="0" w:color="auto"/>
          </w:divBdr>
        </w:div>
        <w:div w:id="757411678">
          <w:marLeft w:val="480"/>
          <w:marRight w:val="0"/>
          <w:marTop w:val="0"/>
          <w:marBottom w:val="0"/>
          <w:divBdr>
            <w:top w:val="none" w:sz="0" w:space="0" w:color="auto"/>
            <w:left w:val="none" w:sz="0" w:space="0" w:color="auto"/>
            <w:bottom w:val="none" w:sz="0" w:space="0" w:color="auto"/>
            <w:right w:val="none" w:sz="0" w:space="0" w:color="auto"/>
          </w:divBdr>
        </w:div>
        <w:div w:id="832988842">
          <w:marLeft w:val="480"/>
          <w:marRight w:val="0"/>
          <w:marTop w:val="0"/>
          <w:marBottom w:val="0"/>
          <w:divBdr>
            <w:top w:val="none" w:sz="0" w:space="0" w:color="auto"/>
            <w:left w:val="none" w:sz="0" w:space="0" w:color="auto"/>
            <w:bottom w:val="none" w:sz="0" w:space="0" w:color="auto"/>
            <w:right w:val="none" w:sz="0" w:space="0" w:color="auto"/>
          </w:divBdr>
        </w:div>
        <w:div w:id="864683451">
          <w:marLeft w:val="480"/>
          <w:marRight w:val="0"/>
          <w:marTop w:val="0"/>
          <w:marBottom w:val="0"/>
          <w:divBdr>
            <w:top w:val="none" w:sz="0" w:space="0" w:color="auto"/>
            <w:left w:val="none" w:sz="0" w:space="0" w:color="auto"/>
            <w:bottom w:val="none" w:sz="0" w:space="0" w:color="auto"/>
            <w:right w:val="none" w:sz="0" w:space="0" w:color="auto"/>
          </w:divBdr>
        </w:div>
        <w:div w:id="944652320">
          <w:marLeft w:val="480"/>
          <w:marRight w:val="0"/>
          <w:marTop w:val="0"/>
          <w:marBottom w:val="0"/>
          <w:divBdr>
            <w:top w:val="none" w:sz="0" w:space="0" w:color="auto"/>
            <w:left w:val="none" w:sz="0" w:space="0" w:color="auto"/>
            <w:bottom w:val="none" w:sz="0" w:space="0" w:color="auto"/>
            <w:right w:val="none" w:sz="0" w:space="0" w:color="auto"/>
          </w:divBdr>
        </w:div>
        <w:div w:id="985358589">
          <w:marLeft w:val="480"/>
          <w:marRight w:val="0"/>
          <w:marTop w:val="0"/>
          <w:marBottom w:val="0"/>
          <w:divBdr>
            <w:top w:val="none" w:sz="0" w:space="0" w:color="auto"/>
            <w:left w:val="none" w:sz="0" w:space="0" w:color="auto"/>
            <w:bottom w:val="none" w:sz="0" w:space="0" w:color="auto"/>
            <w:right w:val="none" w:sz="0" w:space="0" w:color="auto"/>
          </w:divBdr>
        </w:div>
        <w:div w:id="1004436101">
          <w:marLeft w:val="480"/>
          <w:marRight w:val="0"/>
          <w:marTop w:val="0"/>
          <w:marBottom w:val="0"/>
          <w:divBdr>
            <w:top w:val="none" w:sz="0" w:space="0" w:color="auto"/>
            <w:left w:val="none" w:sz="0" w:space="0" w:color="auto"/>
            <w:bottom w:val="none" w:sz="0" w:space="0" w:color="auto"/>
            <w:right w:val="none" w:sz="0" w:space="0" w:color="auto"/>
          </w:divBdr>
        </w:div>
        <w:div w:id="1007826449">
          <w:marLeft w:val="480"/>
          <w:marRight w:val="0"/>
          <w:marTop w:val="0"/>
          <w:marBottom w:val="0"/>
          <w:divBdr>
            <w:top w:val="none" w:sz="0" w:space="0" w:color="auto"/>
            <w:left w:val="none" w:sz="0" w:space="0" w:color="auto"/>
            <w:bottom w:val="none" w:sz="0" w:space="0" w:color="auto"/>
            <w:right w:val="none" w:sz="0" w:space="0" w:color="auto"/>
          </w:divBdr>
        </w:div>
      </w:divsChild>
    </w:div>
    <w:div w:id="425542830">
      <w:bodyDiv w:val="1"/>
      <w:marLeft w:val="0"/>
      <w:marRight w:val="0"/>
      <w:marTop w:val="0"/>
      <w:marBottom w:val="0"/>
      <w:divBdr>
        <w:top w:val="none" w:sz="0" w:space="0" w:color="auto"/>
        <w:left w:val="none" w:sz="0" w:space="0" w:color="auto"/>
        <w:bottom w:val="none" w:sz="0" w:space="0" w:color="auto"/>
        <w:right w:val="none" w:sz="0" w:space="0" w:color="auto"/>
      </w:divBdr>
    </w:div>
    <w:div w:id="425612213">
      <w:bodyDiv w:val="1"/>
      <w:marLeft w:val="0"/>
      <w:marRight w:val="0"/>
      <w:marTop w:val="0"/>
      <w:marBottom w:val="0"/>
      <w:divBdr>
        <w:top w:val="none" w:sz="0" w:space="0" w:color="auto"/>
        <w:left w:val="none" w:sz="0" w:space="0" w:color="auto"/>
        <w:bottom w:val="none" w:sz="0" w:space="0" w:color="auto"/>
        <w:right w:val="none" w:sz="0" w:space="0" w:color="auto"/>
      </w:divBdr>
    </w:div>
    <w:div w:id="425612984">
      <w:bodyDiv w:val="1"/>
      <w:marLeft w:val="0"/>
      <w:marRight w:val="0"/>
      <w:marTop w:val="0"/>
      <w:marBottom w:val="0"/>
      <w:divBdr>
        <w:top w:val="none" w:sz="0" w:space="0" w:color="auto"/>
        <w:left w:val="none" w:sz="0" w:space="0" w:color="auto"/>
        <w:bottom w:val="none" w:sz="0" w:space="0" w:color="auto"/>
        <w:right w:val="none" w:sz="0" w:space="0" w:color="auto"/>
      </w:divBdr>
    </w:div>
    <w:div w:id="425804926">
      <w:bodyDiv w:val="1"/>
      <w:marLeft w:val="0"/>
      <w:marRight w:val="0"/>
      <w:marTop w:val="0"/>
      <w:marBottom w:val="0"/>
      <w:divBdr>
        <w:top w:val="none" w:sz="0" w:space="0" w:color="auto"/>
        <w:left w:val="none" w:sz="0" w:space="0" w:color="auto"/>
        <w:bottom w:val="none" w:sz="0" w:space="0" w:color="auto"/>
        <w:right w:val="none" w:sz="0" w:space="0" w:color="auto"/>
      </w:divBdr>
      <w:divsChild>
        <w:div w:id="7175128">
          <w:marLeft w:val="480"/>
          <w:marRight w:val="0"/>
          <w:marTop w:val="0"/>
          <w:marBottom w:val="0"/>
          <w:divBdr>
            <w:top w:val="none" w:sz="0" w:space="0" w:color="auto"/>
            <w:left w:val="none" w:sz="0" w:space="0" w:color="auto"/>
            <w:bottom w:val="none" w:sz="0" w:space="0" w:color="auto"/>
            <w:right w:val="none" w:sz="0" w:space="0" w:color="auto"/>
          </w:divBdr>
        </w:div>
        <w:div w:id="14578581">
          <w:marLeft w:val="480"/>
          <w:marRight w:val="0"/>
          <w:marTop w:val="0"/>
          <w:marBottom w:val="0"/>
          <w:divBdr>
            <w:top w:val="none" w:sz="0" w:space="0" w:color="auto"/>
            <w:left w:val="none" w:sz="0" w:space="0" w:color="auto"/>
            <w:bottom w:val="none" w:sz="0" w:space="0" w:color="auto"/>
            <w:right w:val="none" w:sz="0" w:space="0" w:color="auto"/>
          </w:divBdr>
        </w:div>
        <w:div w:id="29233852">
          <w:marLeft w:val="480"/>
          <w:marRight w:val="0"/>
          <w:marTop w:val="0"/>
          <w:marBottom w:val="0"/>
          <w:divBdr>
            <w:top w:val="none" w:sz="0" w:space="0" w:color="auto"/>
            <w:left w:val="none" w:sz="0" w:space="0" w:color="auto"/>
            <w:bottom w:val="none" w:sz="0" w:space="0" w:color="auto"/>
            <w:right w:val="none" w:sz="0" w:space="0" w:color="auto"/>
          </w:divBdr>
        </w:div>
        <w:div w:id="87577309">
          <w:marLeft w:val="480"/>
          <w:marRight w:val="0"/>
          <w:marTop w:val="0"/>
          <w:marBottom w:val="0"/>
          <w:divBdr>
            <w:top w:val="none" w:sz="0" w:space="0" w:color="auto"/>
            <w:left w:val="none" w:sz="0" w:space="0" w:color="auto"/>
            <w:bottom w:val="none" w:sz="0" w:space="0" w:color="auto"/>
            <w:right w:val="none" w:sz="0" w:space="0" w:color="auto"/>
          </w:divBdr>
        </w:div>
        <w:div w:id="93137731">
          <w:marLeft w:val="480"/>
          <w:marRight w:val="0"/>
          <w:marTop w:val="0"/>
          <w:marBottom w:val="0"/>
          <w:divBdr>
            <w:top w:val="none" w:sz="0" w:space="0" w:color="auto"/>
            <w:left w:val="none" w:sz="0" w:space="0" w:color="auto"/>
            <w:bottom w:val="none" w:sz="0" w:space="0" w:color="auto"/>
            <w:right w:val="none" w:sz="0" w:space="0" w:color="auto"/>
          </w:divBdr>
        </w:div>
        <w:div w:id="111362501">
          <w:marLeft w:val="480"/>
          <w:marRight w:val="0"/>
          <w:marTop w:val="0"/>
          <w:marBottom w:val="0"/>
          <w:divBdr>
            <w:top w:val="none" w:sz="0" w:space="0" w:color="auto"/>
            <w:left w:val="none" w:sz="0" w:space="0" w:color="auto"/>
            <w:bottom w:val="none" w:sz="0" w:space="0" w:color="auto"/>
            <w:right w:val="none" w:sz="0" w:space="0" w:color="auto"/>
          </w:divBdr>
        </w:div>
        <w:div w:id="256981344">
          <w:marLeft w:val="480"/>
          <w:marRight w:val="0"/>
          <w:marTop w:val="0"/>
          <w:marBottom w:val="0"/>
          <w:divBdr>
            <w:top w:val="none" w:sz="0" w:space="0" w:color="auto"/>
            <w:left w:val="none" w:sz="0" w:space="0" w:color="auto"/>
            <w:bottom w:val="none" w:sz="0" w:space="0" w:color="auto"/>
            <w:right w:val="none" w:sz="0" w:space="0" w:color="auto"/>
          </w:divBdr>
        </w:div>
        <w:div w:id="281230390">
          <w:marLeft w:val="480"/>
          <w:marRight w:val="0"/>
          <w:marTop w:val="0"/>
          <w:marBottom w:val="0"/>
          <w:divBdr>
            <w:top w:val="none" w:sz="0" w:space="0" w:color="auto"/>
            <w:left w:val="none" w:sz="0" w:space="0" w:color="auto"/>
            <w:bottom w:val="none" w:sz="0" w:space="0" w:color="auto"/>
            <w:right w:val="none" w:sz="0" w:space="0" w:color="auto"/>
          </w:divBdr>
        </w:div>
        <w:div w:id="305359104">
          <w:marLeft w:val="480"/>
          <w:marRight w:val="0"/>
          <w:marTop w:val="0"/>
          <w:marBottom w:val="0"/>
          <w:divBdr>
            <w:top w:val="none" w:sz="0" w:space="0" w:color="auto"/>
            <w:left w:val="none" w:sz="0" w:space="0" w:color="auto"/>
            <w:bottom w:val="none" w:sz="0" w:space="0" w:color="auto"/>
            <w:right w:val="none" w:sz="0" w:space="0" w:color="auto"/>
          </w:divBdr>
        </w:div>
        <w:div w:id="392436601">
          <w:marLeft w:val="480"/>
          <w:marRight w:val="0"/>
          <w:marTop w:val="0"/>
          <w:marBottom w:val="0"/>
          <w:divBdr>
            <w:top w:val="none" w:sz="0" w:space="0" w:color="auto"/>
            <w:left w:val="none" w:sz="0" w:space="0" w:color="auto"/>
            <w:bottom w:val="none" w:sz="0" w:space="0" w:color="auto"/>
            <w:right w:val="none" w:sz="0" w:space="0" w:color="auto"/>
          </w:divBdr>
        </w:div>
        <w:div w:id="513035406">
          <w:marLeft w:val="480"/>
          <w:marRight w:val="0"/>
          <w:marTop w:val="0"/>
          <w:marBottom w:val="0"/>
          <w:divBdr>
            <w:top w:val="none" w:sz="0" w:space="0" w:color="auto"/>
            <w:left w:val="none" w:sz="0" w:space="0" w:color="auto"/>
            <w:bottom w:val="none" w:sz="0" w:space="0" w:color="auto"/>
            <w:right w:val="none" w:sz="0" w:space="0" w:color="auto"/>
          </w:divBdr>
        </w:div>
        <w:div w:id="531965798">
          <w:marLeft w:val="480"/>
          <w:marRight w:val="0"/>
          <w:marTop w:val="0"/>
          <w:marBottom w:val="0"/>
          <w:divBdr>
            <w:top w:val="none" w:sz="0" w:space="0" w:color="auto"/>
            <w:left w:val="none" w:sz="0" w:space="0" w:color="auto"/>
            <w:bottom w:val="none" w:sz="0" w:space="0" w:color="auto"/>
            <w:right w:val="none" w:sz="0" w:space="0" w:color="auto"/>
          </w:divBdr>
        </w:div>
        <w:div w:id="545339972">
          <w:marLeft w:val="480"/>
          <w:marRight w:val="0"/>
          <w:marTop w:val="0"/>
          <w:marBottom w:val="0"/>
          <w:divBdr>
            <w:top w:val="none" w:sz="0" w:space="0" w:color="auto"/>
            <w:left w:val="none" w:sz="0" w:space="0" w:color="auto"/>
            <w:bottom w:val="none" w:sz="0" w:space="0" w:color="auto"/>
            <w:right w:val="none" w:sz="0" w:space="0" w:color="auto"/>
          </w:divBdr>
        </w:div>
        <w:div w:id="574243185">
          <w:marLeft w:val="480"/>
          <w:marRight w:val="0"/>
          <w:marTop w:val="0"/>
          <w:marBottom w:val="0"/>
          <w:divBdr>
            <w:top w:val="none" w:sz="0" w:space="0" w:color="auto"/>
            <w:left w:val="none" w:sz="0" w:space="0" w:color="auto"/>
            <w:bottom w:val="none" w:sz="0" w:space="0" w:color="auto"/>
            <w:right w:val="none" w:sz="0" w:space="0" w:color="auto"/>
          </w:divBdr>
        </w:div>
        <w:div w:id="586579274">
          <w:marLeft w:val="480"/>
          <w:marRight w:val="0"/>
          <w:marTop w:val="0"/>
          <w:marBottom w:val="0"/>
          <w:divBdr>
            <w:top w:val="none" w:sz="0" w:space="0" w:color="auto"/>
            <w:left w:val="none" w:sz="0" w:space="0" w:color="auto"/>
            <w:bottom w:val="none" w:sz="0" w:space="0" w:color="auto"/>
            <w:right w:val="none" w:sz="0" w:space="0" w:color="auto"/>
          </w:divBdr>
        </w:div>
        <w:div w:id="589049832">
          <w:marLeft w:val="480"/>
          <w:marRight w:val="0"/>
          <w:marTop w:val="0"/>
          <w:marBottom w:val="0"/>
          <w:divBdr>
            <w:top w:val="none" w:sz="0" w:space="0" w:color="auto"/>
            <w:left w:val="none" w:sz="0" w:space="0" w:color="auto"/>
            <w:bottom w:val="none" w:sz="0" w:space="0" w:color="auto"/>
            <w:right w:val="none" w:sz="0" w:space="0" w:color="auto"/>
          </w:divBdr>
        </w:div>
        <w:div w:id="624194892">
          <w:marLeft w:val="480"/>
          <w:marRight w:val="0"/>
          <w:marTop w:val="0"/>
          <w:marBottom w:val="0"/>
          <w:divBdr>
            <w:top w:val="none" w:sz="0" w:space="0" w:color="auto"/>
            <w:left w:val="none" w:sz="0" w:space="0" w:color="auto"/>
            <w:bottom w:val="none" w:sz="0" w:space="0" w:color="auto"/>
            <w:right w:val="none" w:sz="0" w:space="0" w:color="auto"/>
          </w:divBdr>
        </w:div>
        <w:div w:id="632058172">
          <w:marLeft w:val="480"/>
          <w:marRight w:val="0"/>
          <w:marTop w:val="0"/>
          <w:marBottom w:val="0"/>
          <w:divBdr>
            <w:top w:val="none" w:sz="0" w:space="0" w:color="auto"/>
            <w:left w:val="none" w:sz="0" w:space="0" w:color="auto"/>
            <w:bottom w:val="none" w:sz="0" w:space="0" w:color="auto"/>
            <w:right w:val="none" w:sz="0" w:space="0" w:color="auto"/>
          </w:divBdr>
        </w:div>
        <w:div w:id="971448757">
          <w:marLeft w:val="480"/>
          <w:marRight w:val="0"/>
          <w:marTop w:val="0"/>
          <w:marBottom w:val="0"/>
          <w:divBdr>
            <w:top w:val="none" w:sz="0" w:space="0" w:color="auto"/>
            <w:left w:val="none" w:sz="0" w:space="0" w:color="auto"/>
            <w:bottom w:val="none" w:sz="0" w:space="0" w:color="auto"/>
            <w:right w:val="none" w:sz="0" w:space="0" w:color="auto"/>
          </w:divBdr>
        </w:div>
        <w:div w:id="994644615">
          <w:marLeft w:val="480"/>
          <w:marRight w:val="0"/>
          <w:marTop w:val="0"/>
          <w:marBottom w:val="0"/>
          <w:divBdr>
            <w:top w:val="none" w:sz="0" w:space="0" w:color="auto"/>
            <w:left w:val="none" w:sz="0" w:space="0" w:color="auto"/>
            <w:bottom w:val="none" w:sz="0" w:space="0" w:color="auto"/>
            <w:right w:val="none" w:sz="0" w:space="0" w:color="auto"/>
          </w:divBdr>
        </w:div>
      </w:divsChild>
    </w:div>
    <w:div w:id="426073362">
      <w:bodyDiv w:val="1"/>
      <w:marLeft w:val="0"/>
      <w:marRight w:val="0"/>
      <w:marTop w:val="0"/>
      <w:marBottom w:val="0"/>
      <w:divBdr>
        <w:top w:val="none" w:sz="0" w:space="0" w:color="auto"/>
        <w:left w:val="none" w:sz="0" w:space="0" w:color="auto"/>
        <w:bottom w:val="none" w:sz="0" w:space="0" w:color="auto"/>
        <w:right w:val="none" w:sz="0" w:space="0" w:color="auto"/>
      </w:divBdr>
    </w:div>
    <w:div w:id="426730949">
      <w:bodyDiv w:val="1"/>
      <w:marLeft w:val="0"/>
      <w:marRight w:val="0"/>
      <w:marTop w:val="0"/>
      <w:marBottom w:val="0"/>
      <w:divBdr>
        <w:top w:val="none" w:sz="0" w:space="0" w:color="auto"/>
        <w:left w:val="none" w:sz="0" w:space="0" w:color="auto"/>
        <w:bottom w:val="none" w:sz="0" w:space="0" w:color="auto"/>
        <w:right w:val="none" w:sz="0" w:space="0" w:color="auto"/>
      </w:divBdr>
    </w:div>
    <w:div w:id="427194088">
      <w:bodyDiv w:val="1"/>
      <w:marLeft w:val="0"/>
      <w:marRight w:val="0"/>
      <w:marTop w:val="0"/>
      <w:marBottom w:val="0"/>
      <w:divBdr>
        <w:top w:val="none" w:sz="0" w:space="0" w:color="auto"/>
        <w:left w:val="none" w:sz="0" w:space="0" w:color="auto"/>
        <w:bottom w:val="none" w:sz="0" w:space="0" w:color="auto"/>
        <w:right w:val="none" w:sz="0" w:space="0" w:color="auto"/>
      </w:divBdr>
    </w:div>
    <w:div w:id="427234713">
      <w:bodyDiv w:val="1"/>
      <w:marLeft w:val="0"/>
      <w:marRight w:val="0"/>
      <w:marTop w:val="0"/>
      <w:marBottom w:val="0"/>
      <w:divBdr>
        <w:top w:val="none" w:sz="0" w:space="0" w:color="auto"/>
        <w:left w:val="none" w:sz="0" w:space="0" w:color="auto"/>
        <w:bottom w:val="none" w:sz="0" w:space="0" w:color="auto"/>
        <w:right w:val="none" w:sz="0" w:space="0" w:color="auto"/>
      </w:divBdr>
    </w:div>
    <w:div w:id="427310680">
      <w:bodyDiv w:val="1"/>
      <w:marLeft w:val="0"/>
      <w:marRight w:val="0"/>
      <w:marTop w:val="0"/>
      <w:marBottom w:val="0"/>
      <w:divBdr>
        <w:top w:val="none" w:sz="0" w:space="0" w:color="auto"/>
        <w:left w:val="none" w:sz="0" w:space="0" w:color="auto"/>
        <w:bottom w:val="none" w:sz="0" w:space="0" w:color="auto"/>
        <w:right w:val="none" w:sz="0" w:space="0" w:color="auto"/>
      </w:divBdr>
    </w:div>
    <w:div w:id="427387503">
      <w:bodyDiv w:val="1"/>
      <w:marLeft w:val="0"/>
      <w:marRight w:val="0"/>
      <w:marTop w:val="0"/>
      <w:marBottom w:val="0"/>
      <w:divBdr>
        <w:top w:val="none" w:sz="0" w:space="0" w:color="auto"/>
        <w:left w:val="none" w:sz="0" w:space="0" w:color="auto"/>
        <w:bottom w:val="none" w:sz="0" w:space="0" w:color="auto"/>
        <w:right w:val="none" w:sz="0" w:space="0" w:color="auto"/>
      </w:divBdr>
    </w:div>
    <w:div w:id="427428859">
      <w:bodyDiv w:val="1"/>
      <w:marLeft w:val="0"/>
      <w:marRight w:val="0"/>
      <w:marTop w:val="0"/>
      <w:marBottom w:val="0"/>
      <w:divBdr>
        <w:top w:val="none" w:sz="0" w:space="0" w:color="auto"/>
        <w:left w:val="none" w:sz="0" w:space="0" w:color="auto"/>
        <w:bottom w:val="none" w:sz="0" w:space="0" w:color="auto"/>
        <w:right w:val="none" w:sz="0" w:space="0" w:color="auto"/>
      </w:divBdr>
    </w:div>
    <w:div w:id="427431866">
      <w:bodyDiv w:val="1"/>
      <w:marLeft w:val="0"/>
      <w:marRight w:val="0"/>
      <w:marTop w:val="0"/>
      <w:marBottom w:val="0"/>
      <w:divBdr>
        <w:top w:val="none" w:sz="0" w:space="0" w:color="auto"/>
        <w:left w:val="none" w:sz="0" w:space="0" w:color="auto"/>
        <w:bottom w:val="none" w:sz="0" w:space="0" w:color="auto"/>
        <w:right w:val="none" w:sz="0" w:space="0" w:color="auto"/>
      </w:divBdr>
    </w:div>
    <w:div w:id="428089059">
      <w:bodyDiv w:val="1"/>
      <w:marLeft w:val="0"/>
      <w:marRight w:val="0"/>
      <w:marTop w:val="0"/>
      <w:marBottom w:val="0"/>
      <w:divBdr>
        <w:top w:val="none" w:sz="0" w:space="0" w:color="auto"/>
        <w:left w:val="none" w:sz="0" w:space="0" w:color="auto"/>
        <w:bottom w:val="none" w:sz="0" w:space="0" w:color="auto"/>
        <w:right w:val="none" w:sz="0" w:space="0" w:color="auto"/>
      </w:divBdr>
    </w:div>
    <w:div w:id="428240870">
      <w:bodyDiv w:val="1"/>
      <w:marLeft w:val="0"/>
      <w:marRight w:val="0"/>
      <w:marTop w:val="0"/>
      <w:marBottom w:val="0"/>
      <w:divBdr>
        <w:top w:val="none" w:sz="0" w:space="0" w:color="auto"/>
        <w:left w:val="none" w:sz="0" w:space="0" w:color="auto"/>
        <w:bottom w:val="none" w:sz="0" w:space="0" w:color="auto"/>
        <w:right w:val="none" w:sz="0" w:space="0" w:color="auto"/>
      </w:divBdr>
    </w:div>
    <w:div w:id="428426040">
      <w:bodyDiv w:val="1"/>
      <w:marLeft w:val="0"/>
      <w:marRight w:val="0"/>
      <w:marTop w:val="0"/>
      <w:marBottom w:val="0"/>
      <w:divBdr>
        <w:top w:val="none" w:sz="0" w:space="0" w:color="auto"/>
        <w:left w:val="none" w:sz="0" w:space="0" w:color="auto"/>
        <w:bottom w:val="none" w:sz="0" w:space="0" w:color="auto"/>
        <w:right w:val="none" w:sz="0" w:space="0" w:color="auto"/>
      </w:divBdr>
      <w:divsChild>
        <w:div w:id="61487379">
          <w:marLeft w:val="480"/>
          <w:marRight w:val="0"/>
          <w:marTop w:val="0"/>
          <w:marBottom w:val="0"/>
          <w:divBdr>
            <w:top w:val="none" w:sz="0" w:space="0" w:color="auto"/>
            <w:left w:val="none" w:sz="0" w:space="0" w:color="auto"/>
            <w:bottom w:val="none" w:sz="0" w:space="0" w:color="auto"/>
            <w:right w:val="none" w:sz="0" w:space="0" w:color="auto"/>
          </w:divBdr>
        </w:div>
        <w:div w:id="62918934">
          <w:marLeft w:val="480"/>
          <w:marRight w:val="0"/>
          <w:marTop w:val="0"/>
          <w:marBottom w:val="0"/>
          <w:divBdr>
            <w:top w:val="none" w:sz="0" w:space="0" w:color="auto"/>
            <w:left w:val="none" w:sz="0" w:space="0" w:color="auto"/>
            <w:bottom w:val="none" w:sz="0" w:space="0" w:color="auto"/>
            <w:right w:val="none" w:sz="0" w:space="0" w:color="auto"/>
          </w:divBdr>
        </w:div>
        <w:div w:id="73942804">
          <w:marLeft w:val="480"/>
          <w:marRight w:val="0"/>
          <w:marTop w:val="0"/>
          <w:marBottom w:val="0"/>
          <w:divBdr>
            <w:top w:val="none" w:sz="0" w:space="0" w:color="auto"/>
            <w:left w:val="none" w:sz="0" w:space="0" w:color="auto"/>
            <w:bottom w:val="none" w:sz="0" w:space="0" w:color="auto"/>
            <w:right w:val="none" w:sz="0" w:space="0" w:color="auto"/>
          </w:divBdr>
        </w:div>
        <w:div w:id="107509728">
          <w:marLeft w:val="480"/>
          <w:marRight w:val="0"/>
          <w:marTop w:val="0"/>
          <w:marBottom w:val="0"/>
          <w:divBdr>
            <w:top w:val="none" w:sz="0" w:space="0" w:color="auto"/>
            <w:left w:val="none" w:sz="0" w:space="0" w:color="auto"/>
            <w:bottom w:val="none" w:sz="0" w:space="0" w:color="auto"/>
            <w:right w:val="none" w:sz="0" w:space="0" w:color="auto"/>
          </w:divBdr>
        </w:div>
        <w:div w:id="112138635">
          <w:marLeft w:val="480"/>
          <w:marRight w:val="0"/>
          <w:marTop w:val="0"/>
          <w:marBottom w:val="0"/>
          <w:divBdr>
            <w:top w:val="none" w:sz="0" w:space="0" w:color="auto"/>
            <w:left w:val="none" w:sz="0" w:space="0" w:color="auto"/>
            <w:bottom w:val="none" w:sz="0" w:space="0" w:color="auto"/>
            <w:right w:val="none" w:sz="0" w:space="0" w:color="auto"/>
          </w:divBdr>
        </w:div>
        <w:div w:id="181481917">
          <w:marLeft w:val="480"/>
          <w:marRight w:val="0"/>
          <w:marTop w:val="0"/>
          <w:marBottom w:val="0"/>
          <w:divBdr>
            <w:top w:val="none" w:sz="0" w:space="0" w:color="auto"/>
            <w:left w:val="none" w:sz="0" w:space="0" w:color="auto"/>
            <w:bottom w:val="none" w:sz="0" w:space="0" w:color="auto"/>
            <w:right w:val="none" w:sz="0" w:space="0" w:color="auto"/>
          </w:divBdr>
        </w:div>
        <w:div w:id="187791328">
          <w:marLeft w:val="480"/>
          <w:marRight w:val="0"/>
          <w:marTop w:val="0"/>
          <w:marBottom w:val="0"/>
          <w:divBdr>
            <w:top w:val="none" w:sz="0" w:space="0" w:color="auto"/>
            <w:left w:val="none" w:sz="0" w:space="0" w:color="auto"/>
            <w:bottom w:val="none" w:sz="0" w:space="0" w:color="auto"/>
            <w:right w:val="none" w:sz="0" w:space="0" w:color="auto"/>
          </w:divBdr>
        </w:div>
        <w:div w:id="218516479">
          <w:marLeft w:val="480"/>
          <w:marRight w:val="0"/>
          <w:marTop w:val="0"/>
          <w:marBottom w:val="0"/>
          <w:divBdr>
            <w:top w:val="none" w:sz="0" w:space="0" w:color="auto"/>
            <w:left w:val="none" w:sz="0" w:space="0" w:color="auto"/>
            <w:bottom w:val="none" w:sz="0" w:space="0" w:color="auto"/>
            <w:right w:val="none" w:sz="0" w:space="0" w:color="auto"/>
          </w:divBdr>
        </w:div>
        <w:div w:id="280501067">
          <w:marLeft w:val="480"/>
          <w:marRight w:val="0"/>
          <w:marTop w:val="0"/>
          <w:marBottom w:val="0"/>
          <w:divBdr>
            <w:top w:val="none" w:sz="0" w:space="0" w:color="auto"/>
            <w:left w:val="none" w:sz="0" w:space="0" w:color="auto"/>
            <w:bottom w:val="none" w:sz="0" w:space="0" w:color="auto"/>
            <w:right w:val="none" w:sz="0" w:space="0" w:color="auto"/>
          </w:divBdr>
        </w:div>
        <w:div w:id="296105761">
          <w:marLeft w:val="480"/>
          <w:marRight w:val="0"/>
          <w:marTop w:val="0"/>
          <w:marBottom w:val="0"/>
          <w:divBdr>
            <w:top w:val="none" w:sz="0" w:space="0" w:color="auto"/>
            <w:left w:val="none" w:sz="0" w:space="0" w:color="auto"/>
            <w:bottom w:val="none" w:sz="0" w:space="0" w:color="auto"/>
            <w:right w:val="none" w:sz="0" w:space="0" w:color="auto"/>
          </w:divBdr>
        </w:div>
        <w:div w:id="335033199">
          <w:marLeft w:val="480"/>
          <w:marRight w:val="0"/>
          <w:marTop w:val="0"/>
          <w:marBottom w:val="0"/>
          <w:divBdr>
            <w:top w:val="none" w:sz="0" w:space="0" w:color="auto"/>
            <w:left w:val="none" w:sz="0" w:space="0" w:color="auto"/>
            <w:bottom w:val="none" w:sz="0" w:space="0" w:color="auto"/>
            <w:right w:val="none" w:sz="0" w:space="0" w:color="auto"/>
          </w:divBdr>
        </w:div>
        <w:div w:id="348602535">
          <w:marLeft w:val="480"/>
          <w:marRight w:val="0"/>
          <w:marTop w:val="0"/>
          <w:marBottom w:val="0"/>
          <w:divBdr>
            <w:top w:val="none" w:sz="0" w:space="0" w:color="auto"/>
            <w:left w:val="none" w:sz="0" w:space="0" w:color="auto"/>
            <w:bottom w:val="none" w:sz="0" w:space="0" w:color="auto"/>
            <w:right w:val="none" w:sz="0" w:space="0" w:color="auto"/>
          </w:divBdr>
        </w:div>
        <w:div w:id="350224768">
          <w:marLeft w:val="480"/>
          <w:marRight w:val="0"/>
          <w:marTop w:val="0"/>
          <w:marBottom w:val="0"/>
          <w:divBdr>
            <w:top w:val="none" w:sz="0" w:space="0" w:color="auto"/>
            <w:left w:val="none" w:sz="0" w:space="0" w:color="auto"/>
            <w:bottom w:val="none" w:sz="0" w:space="0" w:color="auto"/>
            <w:right w:val="none" w:sz="0" w:space="0" w:color="auto"/>
          </w:divBdr>
        </w:div>
        <w:div w:id="362555270">
          <w:marLeft w:val="480"/>
          <w:marRight w:val="0"/>
          <w:marTop w:val="0"/>
          <w:marBottom w:val="0"/>
          <w:divBdr>
            <w:top w:val="none" w:sz="0" w:space="0" w:color="auto"/>
            <w:left w:val="none" w:sz="0" w:space="0" w:color="auto"/>
            <w:bottom w:val="none" w:sz="0" w:space="0" w:color="auto"/>
            <w:right w:val="none" w:sz="0" w:space="0" w:color="auto"/>
          </w:divBdr>
        </w:div>
        <w:div w:id="372072516">
          <w:marLeft w:val="480"/>
          <w:marRight w:val="0"/>
          <w:marTop w:val="0"/>
          <w:marBottom w:val="0"/>
          <w:divBdr>
            <w:top w:val="none" w:sz="0" w:space="0" w:color="auto"/>
            <w:left w:val="none" w:sz="0" w:space="0" w:color="auto"/>
            <w:bottom w:val="none" w:sz="0" w:space="0" w:color="auto"/>
            <w:right w:val="none" w:sz="0" w:space="0" w:color="auto"/>
          </w:divBdr>
        </w:div>
        <w:div w:id="378746794">
          <w:marLeft w:val="480"/>
          <w:marRight w:val="0"/>
          <w:marTop w:val="0"/>
          <w:marBottom w:val="0"/>
          <w:divBdr>
            <w:top w:val="none" w:sz="0" w:space="0" w:color="auto"/>
            <w:left w:val="none" w:sz="0" w:space="0" w:color="auto"/>
            <w:bottom w:val="none" w:sz="0" w:space="0" w:color="auto"/>
            <w:right w:val="none" w:sz="0" w:space="0" w:color="auto"/>
          </w:divBdr>
        </w:div>
        <w:div w:id="392655344">
          <w:marLeft w:val="480"/>
          <w:marRight w:val="0"/>
          <w:marTop w:val="0"/>
          <w:marBottom w:val="0"/>
          <w:divBdr>
            <w:top w:val="none" w:sz="0" w:space="0" w:color="auto"/>
            <w:left w:val="none" w:sz="0" w:space="0" w:color="auto"/>
            <w:bottom w:val="none" w:sz="0" w:space="0" w:color="auto"/>
            <w:right w:val="none" w:sz="0" w:space="0" w:color="auto"/>
          </w:divBdr>
        </w:div>
        <w:div w:id="395709842">
          <w:marLeft w:val="480"/>
          <w:marRight w:val="0"/>
          <w:marTop w:val="0"/>
          <w:marBottom w:val="0"/>
          <w:divBdr>
            <w:top w:val="none" w:sz="0" w:space="0" w:color="auto"/>
            <w:left w:val="none" w:sz="0" w:space="0" w:color="auto"/>
            <w:bottom w:val="none" w:sz="0" w:space="0" w:color="auto"/>
            <w:right w:val="none" w:sz="0" w:space="0" w:color="auto"/>
          </w:divBdr>
        </w:div>
        <w:div w:id="405803185">
          <w:marLeft w:val="480"/>
          <w:marRight w:val="0"/>
          <w:marTop w:val="0"/>
          <w:marBottom w:val="0"/>
          <w:divBdr>
            <w:top w:val="none" w:sz="0" w:space="0" w:color="auto"/>
            <w:left w:val="none" w:sz="0" w:space="0" w:color="auto"/>
            <w:bottom w:val="none" w:sz="0" w:space="0" w:color="auto"/>
            <w:right w:val="none" w:sz="0" w:space="0" w:color="auto"/>
          </w:divBdr>
        </w:div>
        <w:div w:id="422141641">
          <w:marLeft w:val="480"/>
          <w:marRight w:val="0"/>
          <w:marTop w:val="0"/>
          <w:marBottom w:val="0"/>
          <w:divBdr>
            <w:top w:val="none" w:sz="0" w:space="0" w:color="auto"/>
            <w:left w:val="none" w:sz="0" w:space="0" w:color="auto"/>
            <w:bottom w:val="none" w:sz="0" w:space="0" w:color="auto"/>
            <w:right w:val="none" w:sz="0" w:space="0" w:color="auto"/>
          </w:divBdr>
        </w:div>
        <w:div w:id="430665271">
          <w:marLeft w:val="480"/>
          <w:marRight w:val="0"/>
          <w:marTop w:val="0"/>
          <w:marBottom w:val="0"/>
          <w:divBdr>
            <w:top w:val="none" w:sz="0" w:space="0" w:color="auto"/>
            <w:left w:val="none" w:sz="0" w:space="0" w:color="auto"/>
            <w:bottom w:val="none" w:sz="0" w:space="0" w:color="auto"/>
            <w:right w:val="none" w:sz="0" w:space="0" w:color="auto"/>
          </w:divBdr>
        </w:div>
        <w:div w:id="433021102">
          <w:marLeft w:val="480"/>
          <w:marRight w:val="0"/>
          <w:marTop w:val="0"/>
          <w:marBottom w:val="0"/>
          <w:divBdr>
            <w:top w:val="none" w:sz="0" w:space="0" w:color="auto"/>
            <w:left w:val="none" w:sz="0" w:space="0" w:color="auto"/>
            <w:bottom w:val="none" w:sz="0" w:space="0" w:color="auto"/>
            <w:right w:val="none" w:sz="0" w:space="0" w:color="auto"/>
          </w:divBdr>
        </w:div>
        <w:div w:id="455373002">
          <w:marLeft w:val="480"/>
          <w:marRight w:val="0"/>
          <w:marTop w:val="0"/>
          <w:marBottom w:val="0"/>
          <w:divBdr>
            <w:top w:val="none" w:sz="0" w:space="0" w:color="auto"/>
            <w:left w:val="none" w:sz="0" w:space="0" w:color="auto"/>
            <w:bottom w:val="none" w:sz="0" w:space="0" w:color="auto"/>
            <w:right w:val="none" w:sz="0" w:space="0" w:color="auto"/>
          </w:divBdr>
        </w:div>
        <w:div w:id="467406369">
          <w:marLeft w:val="480"/>
          <w:marRight w:val="0"/>
          <w:marTop w:val="0"/>
          <w:marBottom w:val="0"/>
          <w:divBdr>
            <w:top w:val="none" w:sz="0" w:space="0" w:color="auto"/>
            <w:left w:val="none" w:sz="0" w:space="0" w:color="auto"/>
            <w:bottom w:val="none" w:sz="0" w:space="0" w:color="auto"/>
            <w:right w:val="none" w:sz="0" w:space="0" w:color="auto"/>
          </w:divBdr>
        </w:div>
        <w:div w:id="490490486">
          <w:marLeft w:val="480"/>
          <w:marRight w:val="0"/>
          <w:marTop w:val="0"/>
          <w:marBottom w:val="0"/>
          <w:divBdr>
            <w:top w:val="none" w:sz="0" w:space="0" w:color="auto"/>
            <w:left w:val="none" w:sz="0" w:space="0" w:color="auto"/>
            <w:bottom w:val="none" w:sz="0" w:space="0" w:color="auto"/>
            <w:right w:val="none" w:sz="0" w:space="0" w:color="auto"/>
          </w:divBdr>
        </w:div>
        <w:div w:id="504901056">
          <w:marLeft w:val="480"/>
          <w:marRight w:val="0"/>
          <w:marTop w:val="0"/>
          <w:marBottom w:val="0"/>
          <w:divBdr>
            <w:top w:val="none" w:sz="0" w:space="0" w:color="auto"/>
            <w:left w:val="none" w:sz="0" w:space="0" w:color="auto"/>
            <w:bottom w:val="none" w:sz="0" w:space="0" w:color="auto"/>
            <w:right w:val="none" w:sz="0" w:space="0" w:color="auto"/>
          </w:divBdr>
        </w:div>
        <w:div w:id="544367608">
          <w:marLeft w:val="480"/>
          <w:marRight w:val="0"/>
          <w:marTop w:val="0"/>
          <w:marBottom w:val="0"/>
          <w:divBdr>
            <w:top w:val="none" w:sz="0" w:space="0" w:color="auto"/>
            <w:left w:val="none" w:sz="0" w:space="0" w:color="auto"/>
            <w:bottom w:val="none" w:sz="0" w:space="0" w:color="auto"/>
            <w:right w:val="none" w:sz="0" w:space="0" w:color="auto"/>
          </w:divBdr>
        </w:div>
        <w:div w:id="551965215">
          <w:marLeft w:val="480"/>
          <w:marRight w:val="0"/>
          <w:marTop w:val="0"/>
          <w:marBottom w:val="0"/>
          <w:divBdr>
            <w:top w:val="none" w:sz="0" w:space="0" w:color="auto"/>
            <w:left w:val="none" w:sz="0" w:space="0" w:color="auto"/>
            <w:bottom w:val="none" w:sz="0" w:space="0" w:color="auto"/>
            <w:right w:val="none" w:sz="0" w:space="0" w:color="auto"/>
          </w:divBdr>
        </w:div>
        <w:div w:id="561016075">
          <w:marLeft w:val="480"/>
          <w:marRight w:val="0"/>
          <w:marTop w:val="0"/>
          <w:marBottom w:val="0"/>
          <w:divBdr>
            <w:top w:val="none" w:sz="0" w:space="0" w:color="auto"/>
            <w:left w:val="none" w:sz="0" w:space="0" w:color="auto"/>
            <w:bottom w:val="none" w:sz="0" w:space="0" w:color="auto"/>
            <w:right w:val="none" w:sz="0" w:space="0" w:color="auto"/>
          </w:divBdr>
        </w:div>
        <w:div w:id="679704092">
          <w:marLeft w:val="480"/>
          <w:marRight w:val="0"/>
          <w:marTop w:val="0"/>
          <w:marBottom w:val="0"/>
          <w:divBdr>
            <w:top w:val="none" w:sz="0" w:space="0" w:color="auto"/>
            <w:left w:val="none" w:sz="0" w:space="0" w:color="auto"/>
            <w:bottom w:val="none" w:sz="0" w:space="0" w:color="auto"/>
            <w:right w:val="none" w:sz="0" w:space="0" w:color="auto"/>
          </w:divBdr>
        </w:div>
        <w:div w:id="693383714">
          <w:marLeft w:val="480"/>
          <w:marRight w:val="0"/>
          <w:marTop w:val="0"/>
          <w:marBottom w:val="0"/>
          <w:divBdr>
            <w:top w:val="none" w:sz="0" w:space="0" w:color="auto"/>
            <w:left w:val="none" w:sz="0" w:space="0" w:color="auto"/>
            <w:bottom w:val="none" w:sz="0" w:space="0" w:color="auto"/>
            <w:right w:val="none" w:sz="0" w:space="0" w:color="auto"/>
          </w:divBdr>
        </w:div>
        <w:div w:id="700865604">
          <w:marLeft w:val="480"/>
          <w:marRight w:val="0"/>
          <w:marTop w:val="0"/>
          <w:marBottom w:val="0"/>
          <w:divBdr>
            <w:top w:val="none" w:sz="0" w:space="0" w:color="auto"/>
            <w:left w:val="none" w:sz="0" w:space="0" w:color="auto"/>
            <w:bottom w:val="none" w:sz="0" w:space="0" w:color="auto"/>
            <w:right w:val="none" w:sz="0" w:space="0" w:color="auto"/>
          </w:divBdr>
        </w:div>
        <w:div w:id="734471732">
          <w:marLeft w:val="480"/>
          <w:marRight w:val="0"/>
          <w:marTop w:val="0"/>
          <w:marBottom w:val="0"/>
          <w:divBdr>
            <w:top w:val="none" w:sz="0" w:space="0" w:color="auto"/>
            <w:left w:val="none" w:sz="0" w:space="0" w:color="auto"/>
            <w:bottom w:val="none" w:sz="0" w:space="0" w:color="auto"/>
            <w:right w:val="none" w:sz="0" w:space="0" w:color="auto"/>
          </w:divBdr>
        </w:div>
        <w:div w:id="760951204">
          <w:marLeft w:val="480"/>
          <w:marRight w:val="0"/>
          <w:marTop w:val="0"/>
          <w:marBottom w:val="0"/>
          <w:divBdr>
            <w:top w:val="none" w:sz="0" w:space="0" w:color="auto"/>
            <w:left w:val="none" w:sz="0" w:space="0" w:color="auto"/>
            <w:bottom w:val="none" w:sz="0" w:space="0" w:color="auto"/>
            <w:right w:val="none" w:sz="0" w:space="0" w:color="auto"/>
          </w:divBdr>
        </w:div>
        <w:div w:id="764424035">
          <w:marLeft w:val="480"/>
          <w:marRight w:val="0"/>
          <w:marTop w:val="0"/>
          <w:marBottom w:val="0"/>
          <w:divBdr>
            <w:top w:val="none" w:sz="0" w:space="0" w:color="auto"/>
            <w:left w:val="none" w:sz="0" w:space="0" w:color="auto"/>
            <w:bottom w:val="none" w:sz="0" w:space="0" w:color="auto"/>
            <w:right w:val="none" w:sz="0" w:space="0" w:color="auto"/>
          </w:divBdr>
        </w:div>
        <w:div w:id="771321489">
          <w:marLeft w:val="480"/>
          <w:marRight w:val="0"/>
          <w:marTop w:val="0"/>
          <w:marBottom w:val="0"/>
          <w:divBdr>
            <w:top w:val="none" w:sz="0" w:space="0" w:color="auto"/>
            <w:left w:val="none" w:sz="0" w:space="0" w:color="auto"/>
            <w:bottom w:val="none" w:sz="0" w:space="0" w:color="auto"/>
            <w:right w:val="none" w:sz="0" w:space="0" w:color="auto"/>
          </w:divBdr>
        </w:div>
        <w:div w:id="839545021">
          <w:marLeft w:val="480"/>
          <w:marRight w:val="0"/>
          <w:marTop w:val="0"/>
          <w:marBottom w:val="0"/>
          <w:divBdr>
            <w:top w:val="none" w:sz="0" w:space="0" w:color="auto"/>
            <w:left w:val="none" w:sz="0" w:space="0" w:color="auto"/>
            <w:bottom w:val="none" w:sz="0" w:space="0" w:color="auto"/>
            <w:right w:val="none" w:sz="0" w:space="0" w:color="auto"/>
          </w:divBdr>
        </w:div>
        <w:div w:id="865678583">
          <w:marLeft w:val="480"/>
          <w:marRight w:val="0"/>
          <w:marTop w:val="0"/>
          <w:marBottom w:val="0"/>
          <w:divBdr>
            <w:top w:val="none" w:sz="0" w:space="0" w:color="auto"/>
            <w:left w:val="none" w:sz="0" w:space="0" w:color="auto"/>
            <w:bottom w:val="none" w:sz="0" w:space="0" w:color="auto"/>
            <w:right w:val="none" w:sz="0" w:space="0" w:color="auto"/>
          </w:divBdr>
        </w:div>
        <w:div w:id="884561582">
          <w:marLeft w:val="480"/>
          <w:marRight w:val="0"/>
          <w:marTop w:val="0"/>
          <w:marBottom w:val="0"/>
          <w:divBdr>
            <w:top w:val="none" w:sz="0" w:space="0" w:color="auto"/>
            <w:left w:val="none" w:sz="0" w:space="0" w:color="auto"/>
            <w:bottom w:val="none" w:sz="0" w:space="0" w:color="auto"/>
            <w:right w:val="none" w:sz="0" w:space="0" w:color="auto"/>
          </w:divBdr>
        </w:div>
        <w:div w:id="938753662">
          <w:marLeft w:val="480"/>
          <w:marRight w:val="0"/>
          <w:marTop w:val="0"/>
          <w:marBottom w:val="0"/>
          <w:divBdr>
            <w:top w:val="none" w:sz="0" w:space="0" w:color="auto"/>
            <w:left w:val="none" w:sz="0" w:space="0" w:color="auto"/>
            <w:bottom w:val="none" w:sz="0" w:space="0" w:color="auto"/>
            <w:right w:val="none" w:sz="0" w:space="0" w:color="auto"/>
          </w:divBdr>
        </w:div>
        <w:div w:id="949046094">
          <w:marLeft w:val="480"/>
          <w:marRight w:val="0"/>
          <w:marTop w:val="0"/>
          <w:marBottom w:val="0"/>
          <w:divBdr>
            <w:top w:val="none" w:sz="0" w:space="0" w:color="auto"/>
            <w:left w:val="none" w:sz="0" w:space="0" w:color="auto"/>
            <w:bottom w:val="none" w:sz="0" w:space="0" w:color="auto"/>
            <w:right w:val="none" w:sz="0" w:space="0" w:color="auto"/>
          </w:divBdr>
        </w:div>
        <w:div w:id="988896330">
          <w:marLeft w:val="480"/>
          <w:marRight w:val="0"/>
          <w:marTop w:val="0"/>
          <w:marBottom w:val="0"/>
          <w:divBdr>
            <w:top w:val="none" w:sz="0" w:space="0" w:color="auto"/>
            <w:left w:val="none" w:sz="0" w:space="0" w:color="auto"/>
            <w:bottom w:val="none" w:sz="0" w:space="0" w:color="auto"/>
            <w:right w:val="none" w:sz="0" w:space="0" w:color="auto"/>
          </w:divBdr>
        </w:div>
        <w:div w:id="996304379">
          <w:marLeft w:val="480"/>
          <w:marRight w:val="0"/>
          <w:marTop w:val="0"/>
          <w:marBottom w:val="0"/>
          <w:divBdr>
            <w:top w:val="none" w:sz="0" w:space="0" w:color="auto"/>
            <w:left w:val="none" w:sz="0" w:space="0" w:color="auto"/>
            <w:bottom w:val="none" w:sz="0" w:space="0" w:color="auto"/>
            <w:right w:val="none" w:sz="0" w:space="0" w:color="auto"/>
          </w:divBdr>
        </w:div>
        <w:div w:id="1008170575">
          <w:marLeft w:val="480"/>
          <w:marRight w:val="0"/>
          <w:marTop w:val="0"/>
          <w:marBottom w:val="0"/>
          <w:divBdr>
            <w:top w:val="none" w:sz="0" w:space="0" w:color="auto"/>
            <w:left w:val="none" w:sz="0" w:space="0" w:color="auto"/>
            <w:bottom w:val="none" w:sz="0" w:space="0" w:color="auto"/>
            <w:right w:val="none" w:sz="0" w:space="0" w:color="auto"/>
          </w:divBdr>
        </w:div>
        <w:div w:id="1013724413">
          <w:marLeft w:val="480"/>
          <w:marRight w:val="0"/>
          <w:marTop w:val="0"/>
          <w:marBottom w:val="0"/>
          <w:divBdr>
            <w:top w:val="none" w:sz="0" w:space="0" w:color="auto"/>
            <w:left w:val="none" w:sz="0" w:space="0" w:color="auto"/>
            <w:bottom w:val="none" w:sz="0" w:space="0" w:color="auto"/>
            <w:right w:val="none" w:sz="0" w:space="0" w:color="auto"/>
          </w:divBdr>
        </w:div>
      </w:divsChild>
    </w:div>
    <w:div w:id="428963815">
      <w:bodyDiv w:val="1"/>
      <w:marLeft w:val="0"/>
      <w:marRight w:val="0"/>
      <w:marTop w:val="0"/>
      <w:marBottom w:val="0"/>
      <w:divBdr>
        <w:top w:val="none" w:sz="0" w:space="0" w:color="auto"/>
        <w:left w:val="none" w:sz="0" w:space="0" w:color="auto"/>
        <w:bottom w:val="none" w:sz="0" w:space="0" w:color="auto"/>
        <w:right w:val="none" w:sz="0" w:space="0" w:color="auto"/>
      </w:divBdr>
    </w:div>
    <w:div w:id="429205176">
      <w:bodyDiv w:val="1"/>
      <w:marLeft w:val="0"/>
      <w:marRight w:val="0"/>
      <w:marTop w:val="0"/>
      <w:marBottom w:val="0"/>
      <w:divBdr>
        <w:top w:val="none" w:sz="0" w:space="0" w:color="auto"/>
        <w:left w:val="none" w:sz="0" w:space="0" w:color="auto"/>
        <w:bottom w:val="none" w:sz="0" w:space="0" w:color="auto"/>
        <w:right w:val="none" w:sz="0" w:space="0" w:color="auto"/>
      </w:divBdr>
    </w:div>
    <w:div w:id="429206256">
      <w:bodyDiv w:val="1"/>
      <w:marLeft w:val="0"/>
      <w:marRight w:val="0"/>
      <w:marTop w:val="0"/>
      <w:marBottom w:val="0"/>
      <w:divBdr>
        <w:top w:val="none" w:sz="0" w:space="0" w:color="auto"/>
        <w:left w:val="none" w:sz="0" w:space="0" w:color="auto"/>
        <w:bottom w:val="none" w:sz="0" w:space="0" w:color="auto"/>
        <w:right w:val="none" w:sz="0" w:space="0" w:color="auto"/>
      </w:divBdr>
      <w:divsChild>
        <w:div w:id="1711166">
          <w:marLeft w:val="480"/>
          <w:marRight w:val="0"/>
          <w:marTop w:val="0"/>
          <w:marBottom w:val="0"/>
          <w:divBdr>
            <w:top w:val="none" w:sz="0" w:space="0" w:color="auto"/>
            <w:left w:val="none" w:sz="0" w:space="0" w:color="auto"/>
            <w:bottom w:val="none" w:sz="0" w:space="0" w:color="auto"/>
            <w:right w:val="none" w:sz="0" w:space="0" w:color="auto"/>
          </w:divBdr>
        </w:div>
        <w:div w:id="3172569">
          <w:marLeft w:val="480"/>
          <w:marRight w:val="0"/>
          <w:marTop w:val="0"/>
          <w:marBottom w:val="0"/>
          <w:divBdr>
            <w:top w:val="none" w:sz="0" w:space="0" w:color="auto"/>
            <w:left w:val="none" w:sz="0" w:space="0" w:color="auto"/>
            <w:bottom w:val="none" w:sz="0" w:space="0" w:color="auto"/>
            <w:right w:val="none" w:sz="0" w:space="0" w:color="auto"/>
          </w:divBdr>
        </w:div>
        <w:div w:id="11692133">
          <w:marLeft w:val="480"/>
          <w:marRight w:val="0"/>
          <w:marTop w:val="0"/>
          <w:marBottom w:val="0"/>
          <w:divBdr>
            <w:top w:val="none" w:sz="0" w:space="0" w:color="auto"/>
            <w:left w:val="none" w:sz="0" w:space="0" w:color="auto"/>
            <w:bottom w:val="none" w:sz="0" w:space="0" w:color="auto"/>
            <w:right w:val="none" w:sz="0" w:space="0" w:color="auto"/>
          </w:divBdr>
        </w:div>
        <w:div w:id="21370959">
          <w:marLeft w:val="480"/>
          <w:marRight w:val="0"/>
          <w:marTop w:val="0"/>
          <w:marBottom w:val="0"/>
          <w:divBdr>
            <w:top w:val="none" w:sz="0" w:space="0" w:color="auto"/>
            <w:left w:val="none" w:sz="0" w:space="0" w:color="auto"/>
            <w:bottom w:val="none" w:sz="0" w:space="0" w:color="auto"/>
            <w:right w:val="none" w:sz="0" w:space="0" w:color="auto"/>
          </w:divBdr>
        </w:div>
        <w:div w:id="91095447">
          <w:marLeft w:val="480"/>
          <w:marRight w:val="0"/>
          <w:marTop w:val="0"/>
          <w:marBottom w:val="0"/>
          <w:divBdr>
            <w:top w:val="none" w:sz="0" w:space="0" w:color="auto"/>
            <w:left w:val="none" w:sz="0" w:space="0" w:color="auto"/>
            <w:bottom w:val="none" w:sz="0" w:space="0" w:color="auto"/>
            <w:right w:val="none" w:sz="0" w:space="0" w:color="auto"/>
          </w:divBdr>
        </w:div>
        <w:div w:id="100608575">
          <w:marLeft w:val="480"/>
          <w:marRight w:val="0"/>
          <w:marTop w:val="0"/>
          <w:marBottom w:val="0"/>
          <w:divBdr>
            <w:top w:val="none" w:sz="0" w:space="0" w:color="auto"/>
            <w:left w:val="none" w:sz="0" w:space="0" w:color="auto"/>
            <w:bottom w:val="none" w:sz="0" w:space="0" w:color="auto"/>
            <w:right w:val="none" w:sz="0" w:space="0" w:color="auto"/>
          </w:divBdr>
        </w:div>
        <w:div w:id="129707886">
          <w:marLeft w:val="480"/>
          <w:marRight w:val="0"/>
          <w:marTop w:val="0"/>
          <w:marBottom w:val="0"/>
          <w:divBdr>
            <w:top w:val="none" w:sz="0" w:space="0" w:color="auto"/>
            <w:left w:val="none" w:sz="0" w:space="0" w:color="auto"/>
            <w:bottom w:val="none" w:sz="0" w:space="0" w:color="auto"/>
            <w:right w:val="none" w:sz="0" w:space="0" w:color="auto"/>
          </w:divBdr>
        </w:div>
        <w:div w:id="183714036">
          <w:marLeft w:val="480"/>
          <w:marRight w:val="0"/>
          <w:marTop w:val="0"/>
          <w:marBottom w:val="0"/>
          <w:divBdr>
            <w:top w:val="none" w:sz="0" w:space="0" w:color="auto"/>
            <w:left w:val="none" w:sz="0" w:space="0" w:color="auto"/>
            <w:bottom w:val="none" w:sz="0" w:space="0" w:color="auto"/>
            <w:right w:val="none" w:sz="0" w:space="0" w:color="auto"/>
          </w:divBdr>
        </w:div>
        <w:div w:id="223882188">
          <w:marLeft w:val="480"/>
          <w:marRight w:val="0"/>
          <w:marTop w:val="0"/>
          <w:marBottom w:val="0"/>
          <w:divBdr>
            <w:top w:val="none" w:sz="0" w:space="0" w:color="auto"/>
            <w:left w:val="none" w:sz="0" w:space="0" w:color="auto"/>
            <w:bottom w:val="none" w:sz="0" w:space="0" w:color="auto"/>
            <w:right w:val="none" w:sz="0" w:space="0" w:color="auto"/>
          </w:divBdr>
        </w:div>
        <w:div w:id="234358701">
          <w:marLeft w:val="480"/>
          <w:marRight w:val="0"/>
          <w:marTop w:val="0"/>
          <w:marBottom w:val="0"/>
          <w:divBdr>
            <w:top w:val="none" w:sz="0" w:space="0" w:color="auto"/>
            <w:left w:val="none" w:sz="0" w:space="0" w:color="auto"/>
            <w:bottom w:val="none" w:sz="0" w:space="0" w:color="auto"/>
            <w:right w:val="none" w:sz="0" w:space="0" w:color="auto"/>
          </w:divBdr>
        </w:div>
        <w:div w:id="237523482">
          <w:marLeft w:val="480"/>
          <w:marRight w:val="0"/>
          <w:marTop w:val="0"/>
          <w:marBottom w:val="0"/>
          <w:divBdr>
            <w:top w:val="none" w:sz="0" w:space="0" w:color="auto"/>
            <w:left w:val="none" w:sz="0" w:space="0" w:color="auto"/>
            <w:bottom w:val="none" w:sz="0" w:space="0" w:color="auto"/>
            <w:right w:val="none" w:sz="0" w:space="0" w:color="auto"/>
          </w:divBdr>
        </w:div>
        <w:div w:id="267197073">
          <w:marLeft w:val="480"/>
          <w:marRight w:val="0"/>
          <w:marTop w:val="0"/>
          <w:marBottom w:val="0"/>
          <w:divBdr>
            <w:top w:val="none" w:sz="0" w:space="0" w:color="auto"/>
            <w:left w:val="none" w:sz="0" w:space="0" w:color="auto"/>
            <w:bottom w:val="none" w:sz="0" w:space="0" w:color="auto"/>
            <w:right w:val="none" w:sz="0" w:space="0" w:color="auto"/>
          </w:divBdr>
        </w:div>
        <w:div w:id="288903148">
          <w:marLeft w:val="480"/>
          <w:marRight w:val="0"/>
          <w:marTop w:val="0"/>
          <w:marBottom w:val="0"/>
          <w:divBdr>
            <w:top w:val="none" w:sz="0" w:space="0" w:color="auto"/>
            <w:left w:val="none" w:sz="0" w:space="0" w:color="auto"/>
            <w:bottom w:val="none" w:sz="0" w:space="0" w:color="auto"/>
            <w:right w:val="none" w:sz="0" w:space="0" w:color="auto"/>
          </w:divBdr>
        </w:div>
        <w:div w:id="300113729">
          <w:marLeft w:val="480"/>
          <w:marRight w:val="0"/>
          <w:marTop w:val="0"/>
          <w:marBottom w:val="0"/>
          <w:divBdr>
            <w:top w:val="none" w:sz="0" w:space="0" w:color="auto"/>
            <w:left w:val="none" w:sz="0" w:space="0" w:color="auto"/>
            <w:bottom w:val="none" w:sz="0" w:space="0" w:color="auto"/>
            <w:right w:val="none" w:sz="0" w:space="0" w:color="auto"/>
          </w:divBdr>
        </w:div>
        <w:div w:id="316306245">
          <w:marLeft w:val="480"/>
          <w:marRight w:val="0"/>
          <w:marTop w:val="0"/>
          <w:marBottom w:val="0"/>
          <w:divBdr>
            <w:top w:val="none" w:sz="0" w:space="0" w:color="auto"/>
            <w:left w:val="none" w:sz="0" w:space="0" w:color="auto"/>
            <w:bottom w:val="none" w:sz="0" w:space="0" w:color="auto"/>
            <w:right w:val="none" w:sz="0" w:space="0" w:color="auto"/>
          </w:divBdr>
        </w:div>
        <w:div w:id="336468570">
          <w:marLeft w:val="480"/>
          <w:marRight w:val="0"/>
          <w:marTop w:val="0"/>
          <w:marBottom w:val="0"/>
          <w:divBdr>
            <w:top w:val="none" w:sz="0" w:space="0" w:color="auto"/>
            <w:left w:val="none" w:sz="0" w:space="0" w:color="auto"/>
            <w:bottom w:val="none" w:sz="0" w:space="0" w:color="auto"/>
            <w:right w:val="none" w:sz="0" w:space="0" w:color="auto"/>
          </w:divBdr>
        </w:div>
        <w:div w:id="356279439">
          <w:marLeft w:val="480"/>
          <w:marRight w:val="0"/>
          <w:marTop w:val="0"/>
          <w:marBottom w:val="0"/>
          <w:divBdr>
            <w:top w:val="none" w:sz="0" w:space="0" w:color="auto"/>
            <w:left w:val="none" w:sz="0" w:space="0" w:color="auto"/>
            <w:bottom w:val="none" w:sz="0" w:space="0" w:color="auto"/>
            <w:right w:val="none" w:sz="0" w:space="0" w:color="auto"/>
          </w:divBdr>
        </w:div>
        <w:div w:id="368143802">
          <w:marLeft w:val="480"/>
          <w:marRight w:val="0"/>
          <w:marTop w:val="0"/>
          <w:marBottom w:val="0"/>
          <w:divBdr>
            <w:top w:val="none" w:sz="0" w:space="0" w:color="auto"/>
            <w:left w:val="none" w:sz="0" w:space="0" w:color="auto"/>
            <w:bottom w:val="none" w:sz="0" w:space="0" w:color="auto"/>
            <w:right w:val="none" w:sz="0" w:space="0" w:color="auto"/>
          </w:divBdr>
        </w:div>
        <w:div w:id="380833361">
          <w:marLeft w:val="480"/>
          <w:marRight w:val="0"/>
          <w:marTop w:val="0"/>
          <w:marBottom w:val="0"/>
          <w:divBdr>
            <w:top w:val="none" w:sz="0" w:space="0" w:color="auto"/>
            <w:left w:val="none" w:sz="0" w:space="0" w:color="auto"/>
            <w:bottom w:val="none" w:sz="0" w:space="0" w:color="auto"/>
            <w:right w:val="none" w:sz="0" w:space="0" w:color="auto"/>
          </w:divBdr>
        </w:div>
        <w:div w:id="401955400">
          <w:marLeft w:val="480"/>
          <w:marRight w:val="0"/>
          <w:marTop w:val="0"/>
          <w:marBottom w:val="0"/>
          <w:divBdr>
            <w:top w:val="none" w:sz="0" w:space="0" w:color="auto"/>
            <w:left w:val="none" w:sz="0" w:space="0" w:color="auto"/>
            <w:bottom w:val="none" w:sz="0" w:space="0" w:color="auto"/>
            <w:right w:val="none" w:sz="0" w:space="0" w:color="auto"/>
          </w:divBdr>
        </w:div>
        <w:div w:id="532235034">
          <w:marLeft w:val="480"/>
          <w:marRight w:val="0"/>
          <w:marTop w:val="0"/>
          <w:marBottom w:val="0"/>
          <w:divBdr>
            <w:top w:val="none" w:sz="0" w:space="0" w:color="auto"/>
            <w:left w:val="none" w:sz="0" w:space="0" w:color="auto"/>
            <w:bottom w:val="none" w:sz="0" w:space="0" w:color="auto"/>
            <w:right w:val="none" w:sz="0" w:space="0" w:color="auto"/>
          </w:divBdr>
        </w:div>
        <w:div w:id="566918615">
          <w:marLeft w:val="480"/>
          <w:marRight w:val="0"/>
          <w:marTop w:val="0"/>
          <w:marBottom w:val="0"/>
          <w:divBdr>
            <w:top w:val="none" w:sz="0" w:space="0" w:color="auto"/>
            <w:left w:val="none" w:sz="0" w:space="0" w:color="auto"/>
            <w:bottom w:val="none" w:sz="0" w:space="0" w:color="auto"/>
            <w:right w:val="none" w:sz="0" w:space="0" w:color="auto"/>
          </w:divBdr>
        </w:div>
        <w:div w:id="568154431">
          <w:marLeft w:val="480"/>
          <w:marRight w:val="0"/>
          <w:marTop w:val="0"/>
          <w:marBottom w:val="0"/>
          <w:divBdr>
            <w:top w:val="none" w:sz="0" w:space="0" w:color="auto"/>
            <w:left w:val="none" w:sz="0" w:space="0" w:color="auto"/>
            <w:bottom w:val="none" w:sz="0" w:space="0" w:color="auto"/>
            <w:right w:val="none" w:sz="0" w:space="0" w:color="auto"/>
          </w:divBdr>
        </w:div>
        <w:div w:id="570502505">
          <w:marLeft w:val="480"/>
          <w:marRight w:val="0"/>
          <w:marTop w:val="0"/>
          <w:marBottom w:val="0"/>
          <w:divBdr>
            <w:top w:val="none" w:sz="0" w:space="0" w:color="auto"/>
            <w:left w:val="none" w:sz="0" w:space="0" w:color="auto"/>
            <w:bottom w:val="none" w:sz="0" w:space="0" w:color="auto"/>
            <w:right w:val="none" w:sz="0" w:space="0" w:color="auto"/>
          </w:divBdr>
        </w:div>
        <w:div w:id="582690933">
          <w:marLeft w:val="480"/>
          <w:marRight w:val="0"/>
          <w:marTop w:val="0"/>
          <w:marBottom w:val="0"/>
          <w:divBdr>
            <w:top w:val="none" w:sz="0" w:space="0" w:color="auto"/>
            <w:left w:val="none" w:sz="0" w:space="0" w:color="auto"/>
            <w:bottom w:val="none" w:sz="0" w:space="0" w:color="auto"/>
            <w:right w:val="none" w:sz="0" w:space="0" w:color="auto"/>
          </w:divBdr>
        </w:div>
        <w:div w:id="583925945">
          <w:marLeft w:val="480"/>
          <w:marRight w:val="0"/>
          <w:marTop w:val="0"/>
          <w:marBottom w:val="0"/>
          <w:divBdr>
            <w:top w:val="none" w:sz="0" w:space="0" w:color="auto"/>
            <w:left w:val="none" w:sz="0" w:space="0" w:color="auto"/>
            <w:bottom w:val="none" w:sz="0" w:space="0" w:color="auto"/>
            <w:right w:val="none" w:sz="0" w:space="0" w:color="auto"/>
          </w:divBdr>
        </w:div>
        <w:div w:id="610169895">
          <w:marLeft w:val="480"/>
          <w:marRight w:val="0"/>
          <w:marTop w:val="0"/>
          <w:marBottom w:val="0"/>
          <w:divBdr>
            <w:top w:val="none" w:sz="0" w:space="0" w:color="auto"/>
            <w:left w:val="none" w:sz="0" w:space="0" w:color="auto"/>
            <w:bottom w:val="none" w:sz="0" w:space="0" w:color="auto"/>
            <w:right w:val="none" w:sz="0" w:space="0" w:color="auto"/>
          </w:divBdr>
        </w:div>
        <w:div w:id="641007987">
          <w:marLeft w:val="480"/>
          <w:marRight w:val="0"/>
          <w:marTop w:val="0"/>
          <w:marBottom w:val="0"/>
          <w:divBdr>
            <w:top w:val="none" w:sz="0" w:space="0" w:color="auto"/>
            <w:left w:val="none" w:sz="0" w:space="0" w:color="auto"/>
            <w:bottom w:val="none" w:sz="0" w:space="0" w:color="auto"/>
            <w:right w:val="none" w:sz="0" w:space="0" w:color="auto"/>
          </w:divBdr>
        </w:div>
        <w:div w:id="658576317">
          <w:marLeft w:val="480"/>
          <w:marRight w:val="0"/>
          <w:marTop w:val="0"/>
          <w:marBottom w:val="0"/>
          <w:divBdr>
            <w:top w:val="none" w:sz="0" w:space="0" w:color="auto"/>
            <w:left w:val="none" w:sz="0" w:space="0" w:color="auto"/>
            <w:bottom w:val="none" w:sz="0" w:space="0" w:color="auto"/>
            <w:right w:val="none" w:sz="0" w:space="0" w:color="auto"/>
          </w:divBdr>
        </w:div>
        <w:div w:id="686954475">
          <w:marLeft w:val="480"/>
          <w:marRight w:val="0"/>
          <w:marTop w:val="0"/>
          <w:marBottom w:val="0"/>
          <w:divBdr>
            <w:top w:val="none" w:sz="0" w:space="0" w:color="auto"/>
            <w:left w:val="none" w:sz="0" w:space="0" w:color="auto"/>
            <w:bottom w:val="none" w:sz="0" w:space="0" w:color="auto"/>
            <w:right w:val="none" w:sz="0" w:space="0" w:color="auto"/>
          </w:divBdr>
        </w:div>
        <w:div w:id="692609162">
          <w:marLeft w:val="480"/>
          <w:marRight w:val="0"/>
          <w:marTop w:val="0"/>
          <w:marBottom w:val="0"/>
          <w:divBdr>
            <w:top w:val="none" w:sz="0" w:space="0" w:color="auto"/>
            <w:left w:val="none" w:sz="0" w:space="0" w:color="auto"/>
            <w:bottom w:val="none" w:sz="0" w:space="0" w:color="auto"/>
            <w:right w:val="none" w:sz="0" w:space="0" w:color="auto"/>
          </w:divBdr>
        </w:div>
        <w:div w:id="732890261">
          <w:marLeft w:val="480"/>
          <w:marRight w:val="0"/>
          <w:marTop w:val="0"/>
          <w:marBottom w:val="0"/>
          <w:divBdr>
            <w:top w:val="none" w:sz="0" w:space="0" w:color="auto"/>
            <w:left w:val="none" w:sz="0" w:space="0" w:color="auto"/>
            <w:bottom w:val="none" w:sz="0" w:space="0" w:color="auto"/>
            <w:right w:val="none" w:sz="0" w:space="0" w:color="auto"/>
          </w:divBdr>
        </w:div>
        <w:div w:id="740641120">
          <w:marLeft w:val="480"/>
          <w:marRight w:val="0"/>
          <w:marTop w:val="0"/>
          <w:marBottom w:val="0"/>
          <w:divBdr>
            <w:top w:val="none" w:sz="0" w:space="0" w:color="auto"/>
            <w:left w:val="none" w:sz="0" w:space="0" w:color="auto"/>
            <w:bottom w:val="none" w:sz="0" w:space="0" w:color="auto"/>
            <w:right w:val="none" w:sz="0" w:space="0" w:color="auto"/>
          </w:divBdr>
        </w:div>
        <w:div w:id="747651780">
          <w:marLeft w:val="480"/>
          <w:marRight w:val="0"/>
          <w:marTop w:val="0"/>
          <w:marBottom w:val="0"/>
          <w:divBdr>
            <w:top w:val="none" w:sz="0" w:space="0" w:color="auto"/>
            <w:left w:val="none" w:sz="0" w:space="0" w:color="auto"/>
            <w:bottom w:val="none" w:sz="0" w:space="0" w:color="auto"/>
            <w:right w:val="none" w:sz="0" w:space="0" w:color="auto"/>
          </w:divBdr>
        </w:div>
        <w:div w:id="785735768">
          <w:marLeft w:val="480"/>
          <w:marRight w:val="0"/>
          <w:marTop w:val="0"/>
          <w:marBottom w:val="0"/>
          <w:divBdr>
            <w:top w:val="none" w:sz="0" w:space="0" w:color="auto"/>
            <w:left w:val="none" w:sz="0" w:space="0" w:color="auto"/>
            <w:bottom w:val="none" w:sz="0" w:space="0" w:color="auto"/>
            <w:right w:val="none" w:sz="0" w:space="0" w:color="auto"/>
          </w:divBdr>
        </w:div>
        <w:div w:id="795637901">
          <w:marLeft w:val="480"/>
          <w:marRight w:val="0"/>
          <w:marTop w:val="0"/>
          <w:marBottom w:val="0"/>
          <w:divBdr>
            <w:top w:val="none" w:sz="0" w:space="0" w:color="auto"/>
            <w:left w:val="none" w:sz="0" w:space="0" w:color="auto"/>
            <w:bottom w:val="none" w:sz="0" w:space="0" w:color="auto"/>
            <w:right w:val="none" w:sz="0" w:space="0" w:color="auto"/>
          </w:divBdr>
        </w:div>
        <w:div w:id="800609179">
          <w:marLeft w:val="480"/>
          <w:marRight w:val="0"/>
          <w:marTop w:val="0"/>
          <w:marBottom w:val="0"/>
          <w:divBdr>
            <w:top w:val="none" w:sz="0" w:space="0" w:color="auto"/>
            <w:left w:val="none" w:sz="0" w:space="0" w:color="auto"/>
            <w:bottom w:val="none" w:sz="0" w:space="0" w:color="auto"/>
            <w:right w:val="none" w:sz="0" w:space="0" w:color="auto"/>
          </w:divBdr>
        </w:div>
        <w:div w:id="818888929">
          <w:marLeft w:val="480"/>
          <w:marRight w:val="0"/>
          <w:marTop w:val="0"/>
          <w:marBottom w:val="0"/>
          <w:divBdr>
            <w:top w:val="none" w:sz="0" w:space="0" w:color="auto"/>
            <w:left w:val="none" w:sz="0" w:space="0" w:color="auto"/>
            <w:bottom w:val="none" w:sz="0" w:space="0" w:color="auto"/>
            <w:right w:val="none" w:sz="0" w:space="0" w:color="auto"/>
          </w:divBdr>
        </w:div>
        <w:div w:id="819419145">
          <w:marLeft w:val="480"/>
          <w:marRight w:val="0"/>
          <w:marTop w:val="0"/>
          <w:marBottom w:val="0"/>
          <w:divBdr>
            <w:top w:val="none" w:sz="0" w:space="0" w:color="auto"/>
            <w:left w:val="none" w:sz="0" w:space="0" w:color="auto"/>
            <w:bottom w:val="none" w:sz="0" w:space="0" w:color="auto"/>
            <w:right w:val="none" w:sz="0" w:space="0" w:color="auto"/>
          </w:divBdr>
        </w:div>
        <w:div w:id="823085271">
          <w:marLeft w:val="480"/>
          <w:marRight w:val="0"/>
          <w:marTop w:val="0"/>
          <w:marBottom w:val="0"/>
          <w:divBdr>
            <w:top w:val="none" w:sz="0" w:space="0" w:color="auto"/>
            <w:left w:val="none" w:sz="0" w:space="0" w:color="auto"/>
            <w:bottom w:val="none" w:sz="0" w:space="0" w:color="auto"/>
            <w:right w:val="none" w:sz="0" w:space="0" w:color="auto"/>
          </w:divBdr>
        </w:div>
        <w:div w:id="912471369">
          <w:marLeft w:val="480"/>
          <w:marRight w:val="0"/>
          <w:marTop w:val="0"/>
          <w:marBottom w:val="0"/>
          <w:divBdr>
            <w:top w:val="none" w:sz="0" w:space="0" w:color="auto"/>
            <w:left w:val="none" w:sz="0" w:space="0" w:color="auto"/>
            <w:bottom w:val="none" w:sz="0" w:space="0" w:color="auto"/>
            <w:right w:val="none" w:sz="0" w:space="0" w:color="auto"/>
          </w:divBdr>
        </w:div>
        <w:div w:id="920260867">
          <w:marLeft w:val="480"/>
          <w:marRight w:val="0"/>
          <w:marTop w:val="0"/>
          <w:marBottom w:val="0"/>
          <w:divBdr>
            <w:top w:val="none" w:sz="0" w:space="0" w:color="auto"/>
            <w:left w:val="none" w:sz="0" w:space="0" w:color="auto"/>
            <w:bottom w:val="none" w:sz="0" w:space="0" w:color="auto"/>
            <w:right w:val="none" w:sz="0" w:space="0" w:color="auto"/>
          </w:divBdr>
        </w:div>
        <w:div w:id="927080155">
          <w:marLeft w:val="480"/>
          <w:marRight w:val="0"/>
          <w:marTop w:val="0"/>
          <w:marBottom w:val="0"/>
          <w:divBdr>
            <w:top w:val="none" w:sz="0" w:space="0" w:color="auto"/>
            <w:left w:val="none" w:sz="0" w:space="0" w:color="auto"/>
            <w:bottom w:val="none" w:sz="0" w:space="0" w:color="auto"/>
            <w:right w:val="none" w:sz="0" w:space="0" w:color="auto"/>
          </w:divBdr>
        </w:div>
        <w:div w:id="978026489">
          <w:marLeft w:val="480"/>
          <w:marRight w:val="0"/>
          <w:marTop w:val="0"/>
          <w:marBottom w:val="0"/>
          <w:divBdr>
            <w:top w:val="none" w:sz="0" w:space="0" w:color="auto"/>
            <w:left w:val="none" w:sz="0" w:space="0" w:color="auto"/>
            <w:bottom w:val="none" w:sz="0" w:space="0" w:color="auto"/>
            <w:right w:val="none" w:sz="0" w:space="0" w:color="auto"/>
          </w:divBdr>
        </w:div>
        <w:div w:id="981152609">
          <w:marLeft w:val="480"/>
          <w:marRight w:val="0"/>
          <w:marTop w:val="0"/>
          <w:marBottom w:val="0"/>
          <w:divBdr>
            <w:top w:val="none" w:sz="0" w:space="0" w:color="auto"/>
            <w:left w:val="none" w:sz="0" w:space="0" w:color="auto"/>
            <w:bottom w:val="none" w:sz="0" w:space="0" w:color="auto"/>
            <w:right w:val="none" w:sz="0" w:space="0" w:color="auto"/>
          </w:divBdr>
        </w:div>
      </w:divsChild>
    </w:div>
    <w:div w:id="429468682">
      <w:bodyDiv w:val="1"/>
      <w:marLeft w:val="0"/>
      <w:marRight w:val="0"/>
      <w:marTop w:val="0"/>
      <w:marBottom w:val="0"/>
      <w:divBdr>
        <w:top w:val="none" w:sz="0" w:space="0" w:color="auto"/>
        <w:left w:val="none" w:sz="0" w:space="0" w:color="auto"/>
        <w:bottom w:val="none" w:sz="0" w:space="0" w:color="auto"/>
        <w:right w:val="none" w:sz="0" w:space="0" w:color="auto"/>
      </w:divBdr>
    </w:div>
    <w:div w:id="429663288">
      <w:bodyDiv w:val="1"/>
      <w:marLeft w:val="0"/>
      <w:marRight w:val="0"/>
      <w:marTop w:val="0"/>
      <w:marBottom w:val="0"/>
      <w:divBdr>
        <w:top w:val="none" w:sz="0" w:space="0" w:color="auto"/>
        <w:left w:val="none" w:sz="0" w:space="0" w:color="auto"/>
        <w:bottom w:val="none" w:sz="0" w:space="0" w:color="auto"/>
        <w:right w:val="none" w:sz="0" w:space="0" w:color="auto"/>
      </w:divBdr>
    </w:div>
    <w:div w:id="429745207">
      <w:bodyDiv w:val="1"/>
      <w:marLeft w:val="0"/>
      <w:marRight w:val="0"/>
      <w:marTop w:val="0"/>
      <w:marBottom w:val="0"/>
      <w:divBdr>
        <w:top w:val="none" w:sz="0" w:space="0" w:color="auto"/>
        <w:left w:val="none" w:sz="0" w:space="0" w:color="auto"/>
        <w:bottom w:val="none" w:sz="0" w:space="0" w:color="auto"/>
        <w:right w:val="none" w:sz="0" w:space="0" w:color="auto"/>
      </w:divBdr>
    </w:div>
    <w:div w:id="429856875">
      <w:bodyDiv w:val="1"/>
      <w:marLeft w:val="0"/>
      <w:marRight w:val="0"/>
      <w:marTop w:val="0"/>
      <w:marBottom w:val="0"/>
      <w:divBdr>
        <w:top w:val="none" w:sz="0" w:space="0" w:color="auto"/>
        <w:left w:val="none" w:sz="0" w:space="0" w:color="auto"/>
        <w:bottom w:val="none" w:sz="0" w:space="0" w:color="auto"/>
        <w:right w:val="none" w:sz="0" w:space="0" w:color="auto"/>
      </w:divBdr>
    </w:div>
    <w:div w:id="429932386">
      <w:bodyDiv w:val="1"/>
      <w:marLeft w:val="0"/>
      <w:marRight w:val="0"/>
      <w:marTop w:val="0"/>
      <w:marBottom w:val="0"/>
      <w:divBdr>
        <w:top w:val="none" w:sz="0" w:space="0" w:color="auto"/>
        <w:left w:val="none" w:sz="0" w:space="0" w:color="auto"/>
        <w:bottom w:val="none" w:sz="0" w:space="0" w:color="auto"/>
        <w:right w:val="none" w:sz="0" w:space="0" w:color="auto"/>
      </w:divBdr>
    </w:div>
    <w:div w:id="431167286">
      <w:bodyDiv w:val="1"/>
      <w:marLeft w:val="0"/>
      <w:marRight w:val="0"/>
      <w:marTop w:val="0"/>
      <w:marBottom w:val="0"/>
      <w:divBdr>
        <w:top w:val="none" w:sz="0" w:space="0" w:color="auto"/>
        <w:left w:val="none" w:sz="0" w:space="0" w:color="auto"/>
        <w:bottom w:val="none" w:sz="0" w:space="0" w:color="auto"/>
        <w:right w:val="none" w:sz="0" w:space="0" w:color="auto"/>
      </w:divBdr>
    </w:div>
    <w:div w:id="431360186">
      <w:bodyDiv w:val="1"/>
      <w:marLeft w:val="0"/>
      <w:marRight w:val="0"/>
      <w:marTop w:val="0"/>
      <w:marBottom w:val="0"/>
      <w:divBdr>
        <w:top w:val="none" w:sz="0" w:space="0" w:color="auto"/>
        <w:left w:val="none" w:sz="0" w:space="0" w:color="auto"/>
        <w:bottom w:val="none" w:sz="0" w:space="0" w:color="auto"/>
        <w:right w:val="none" w:sz="0" w:space="0" w:color="auto"/>
      </w:divBdr>
    </w:div>
    <w:div w:id="431777139">
      <w:bodyDiv w:val="1"/>
      <w:marLeft w:val="0"/>
      <w:marRight w:val="0"/>
      <w:marTop w:val="0"/>
      <w:marBottom w:val="0"/>
      <w:divBdr>
        <w:top w:val="none" w:sz="0" w:space="0" w:color="auto"/>
        <w:left w:val="none" w:sz="0" w:space="0" w:color="auto"/>
        <w:bottom w:val="none" w:sz="0" w:space="0" w:color="auto"/>
        <w:right w:val="none" w:sz="0" w:space="0" w:color="auto"/>
      </w:divBdr>
    </w:div>
    <w:div w:id="432407915">
      <w:bodyDiv w:val="1"/>
      <w:marLeft w:val="0"/>
      <w:marRight w:val="0"/>
      <w:marTop w:val="0"/>
      <w:marBottom w:val="0"/>
      <w:divBdr>
        <w:top w:val="none" w:sz="0" w:space="0" w:color="auto"/>
        <w:left w:val="none" w:sz="0" w:space="0" w:color="auto"/>
        <w:bottom w:val="none" w:sz="0" w:space="0" w:color="auto"/>
        <w:right w:val="none" w:sz="0" w:space="0" w:color="auto"/>
      </w:divBdr>
    </w:div>
    <w:div w:id="432438064">
      <w:bodyDiv w:val="1"/>
      <w:marLeft w:val="0"/>
      <w:marRight w:val="0"/>
      <w:marTop w:val="0"/>
      <w:marBottom w:val="0"/>
      <w:divBdr>
        <w:top w:val="none" w:sz="0" w:space="0" w:color="auto"/>
        <w:left w:val="none" w:sz="0" w:space="0" w:color="auto"/>
        <w:bottom w:val="none" w:sz="0" w:space="0" w:color="auto"/>
        <w:right w:val="none" w:sz="0" w:space="0" w:color="auto"/>
      </w:divBdr>
    </w:div>
    <w:div w:id="432630089">
      <w:bodyDiv w:val="1"/>
      <w:marLeft w:val="0"/>
      <w:marRight w:val="0"/>
      <w:marTop w:val="0"/>
      <w:marBottom w:val="0"/>
      <w:divBdr>
        <w:top w:val="none" w:sz="0" w:space="0" w:color="auto"/>
        <w:left w:val="none" w:sz="0" w:space="0" w:color="auto"/>
        <w:bottom w:val="none" w:sz="0" w:space="0" w:color="auto"/>
        <w:right w:val="none" w:sz="0" w:space="0" w:color="auto"/>
      </w:divBdr>
      <w:divsChild>
        <w:div w:id="68700267">
          <w:marLeft w:val="480"/>
          <w:marRight w:val="0"/>
          <w:marTop w:val="0"/>
          <w:marBottom w:val="0"/>
          <w:divBdr>
            <w:top w:val="none" w:sz="0" w:space="0" w:color="auto"/>
            <w:left w:val="none" w:sz="0" w:space="0" w:color="auto"/>
            <w:bottom w:val="none" w:sz="0" w:space="0" w:color="auto"/>
            <w:right w:val="none" w:sz="0" w:space="0" w:color="auto"/>
          </w:divBdr>
        </w:div>
        <w:div w:id="72748136">
          <w:marLeft w:val="480"/>
          <w:marRight w:val="0"/>
          <w:marTop w:val="0"/>
          <w:marBottom w:val="0"/>
          <w:divBdr>
            <w:top w:val="none" w:sz="0" w:space="0" w:color="auto"/>
            <w:left w:val="none" w:sz="0" w:space="0" w:color="auto"/>
            <w:bottom w:val="none" w:sz="0" w:space="0" w:color="auto"/>
            <w:right w:val="none" w:sz="0" w:space="0" w:color="auto"/>
          </w:divBdr>
        </w:div>
        <w:div w:id="109130741">
          <w:marLeft w:val="480"/>
          <w:marRight w:val="0"/>
          <w:marTop w:val="0"/>
          <w:marBottom w:val="0"/>
          <w:divBdr>
            <w:top w:val="none" w:sz="0" w:space="0" w:color="auto"/>
            <w:left w:val="none" w:sz="0" w:space="0" w:color="auto"/>
            <w:bottom w:val="none" w:sz="0" w:space="0" w:color="auto"/>
            <w:right w:val="none" w:sz="0" w:space="0" w:color="auto"/>
          </w:divBdr>
        </w:div>
        <w:div w:id="127281919">
          <w:marLeft w:val="480"/>
          <w:marRight w:val="0"/>
          <w:marTop w:val="0"/>
          <w:marBottom w:val="0"/>
          <w:divBdr>
            <w:top w:val="none" w:sz="0" w:space="0" w:color="auto"/>
            <w:left w:val="none" w:sz="0" w:space="0" w:color="auto"/>
            <w:bottom w:val="none" w:sz="0" w:space="0" w:color="auto"/>
            <w:right w:val="none" w:sz="0" w:space="0" w:color="auto"/>
          </w:divBdr>
        </w:div>
        <w:div w:id="188299295">
          <w:marLeft w:val="480"/>
          <w:marRight w:val="0"/>
          <w:marTop w:val="0"/>
          <w:marBottom w:val="0"/>
          <w:divBdr>
            <w:top w:val="none" w:sz="0" w:space="0" w:color="auto"/>
            <w:left w:val="none" w:sz="0" w:space="0" w:color="auto"/>
            <w:bottom w:val="none" w:sz="0" w:space="0" w:color="auto"/>
            <w:right w:val="none" w:sz="0" w:space="0" w:color="auto"/>
          </w:divBdr>
        </w:div>
        <w:div w:id="197400514">
          <w:marLeft w:val="480"/>
          <w:marRight w:val="0"/>
          <w:marTop w:val="0"/>
          <w:marBottom w:val="0"/>
          <w:divBdr>
            <w:top w:val="none" w:sz="0" w:space="0" w:color="auto"/>
            <w:left w:val="none" w:sz="0" w:space="0" w:color="auto"/>
            <w:bottom w:val="none" w:sz="0" w:space="0" w:color="auto"/>
            <w:right w:val="none" w:sz="0" w:space="0" w:color="auto"/>
          </w:divBdr>
        </w:div>
        <w:div w:id="210726288">
          <w:marLeft w:val="480"/>
          <w:marRight w:val="0"/>
          <w:marTop w:val="0"/>
          <w:marBottom w:val="0"/>
          <w:divBdr>
            <w:top w:val="none" w:sz="0" w:space="0" w:color="auto"/>
            <w:left w:val="none" w:sz="0" w:space="0" w:color="auto"/>
            <w:bottom w:val="none" w:sz="0" w:space="0" w:color="auto"/>
            <w:right w:val="none" w:sz="0" w:space="0" w:color="auto"/>
          </w:divBdr>
        </w:div>
        <w:div w:id="290748833">
          <w:marLeft w:val="480"/>
          <w:marRight w:val="0"/>
          <w:marTop w:val="0"/>
          <w:marBottom w:val="0"/>
          <w:divBdr>
            <w:top w:val="none" w:sz="0" w:space="0" w:color="auto"/>
            <w:left w:val="none" w:sz="0" w:space="0" w:color="auto"/>
            <w:bottom w:val="none" w:sz="0" w:space="0" w:color="auto"/>
            <w:right w:val="none" w:sz="0" w:space="0" w:color="auto"/>
          </w:divBdr>
        </w:div>
        <w:div w:id="310797732">
          <w:marLeft w:val="480"/>
          <w:marRight w:val="0"/>
          <w:marTop w:val="0"/>
          <w:marBottom w:val="0"/>
          <w:divBdr>
            <w:top w:val="none" w:sz="0" w:space="0" w:color="auto"/>
            <w:left w:val="none" w:sz="0" w:space="0" w:color="auto"/>
            <w:bottom w:val="none" w:sz="0" w:space="0" w:color="auto"/>
            <w:right w:val="none" w:sz="0" w:space="0" w:color="auto"/>
          </w:divBdr>
        </w:div>
        <w:div w:id="400643652">
          <w:marLeft w:val="480"/>
          <w:marRight w:val="0"/>
          <w:marTop w:val="0"/>
          <w:marBottom w:val="0"/>
          <w:divBdr>
            <w:top w:val="none" w:sz="0" w:space="0" w:color="auto"/>
            <w:left w:val="none" w:sz="0" w:space="0" w:color="auto"/>
            <w:bottom w:val="none" w:sz="0" w:space="0" w:color="auto"/>
            <w:right w:val="none" w:sz="0" w:space="0" w:color="auto"/>
          </w:divBdr>
        </w:div>
        <w:div w:id="400716005">
          <w:marLeft w:val="480"/>
          <w:marRight w:val="0"/>
          <w:marTop w:val="0"/>
          <w:marBottom w:val="0"/>
          <w:divBdr>
            <w:top w:val="none" w:sz="0" w:space="0" w:color="auto"/>
            <w:left w:val="none" w:sz="0" w:space="0" w:color="auto"/>
            <w:bottom w:val="none" w:sz="0" w:space="0" w:color="auto"/>
            <w:right w:val="none" w:sz="0" w:space="0" w:color="auto"/>
          </w:divBdr>
        </w:div>
        <w:div w:id="451947861">
          <w:marLeft w:val="480"/>
          <w:marRight w:val="0"/>
          <w:marTop w:val="0"/>
          <w:marBottom w:val="0"/>
          <w:divBdr>
            <w:top w:val="none" w:sz="0" w:space="0" w:color="auto"/>
            <w:left w:val="none" w:sz="0" w:space="0" w:color="auto"/>
            <w:bottom w:val="none" w:sz="0" w:space="0" w:color="auto"/>
            <w:right w:val="none" w:sz="0" w:space="0" w:color="auto"/>
          </w:divBdr>
        </w:div>
        <w:div w:id="468134001">
          <w:marLeft w:val="480"/>
          <w:marRight w:val="0"/>
          <w:marTop w:val="0"/>
          <w:marBottom w:val="0"/>
          <w:divBdr>
            <w:top w:val="none" w:sz="0" w:space="0" w:color="auto"/>
            <w:left w:val="none" w:sz="0" w:space="0" w:color="auto"/>
            <w:bottom w:val="none" w:sz="0" w:space="0" w:color="auto"/>
            <w:right w:val="none" w:sz="0" w:space="0" w:color="auto"/>
          </w:divBdr>
        </w:div>
        <w:div w:id="537358749">
          <w:marLeft w:val="480"/>
          <w:marRight w:val="0"/>
          <w:marTop w:val="0"/>
          <w:marBottom w:val="0"/>
          <w:divBdr>
            <w:top w:val="none" w:sz="0" w:space="0" w:color="auto"/>
            <w:left w:val="none" w:sz="0" w:space="0" w:color="auto"/>
            <w:bottom w:val="none" w:sz="0" w:space="0" w:color="auto"/>
            <w:right w:val="none" w:sz="0" w:space="0" w:color="auto"/>
          </w:divBdr>
        </w:div>
        <w:div w:id="570965182">
          <w:marLeft w:val="480"/>
          <w:marRight w:val="0"/>
          <w:marTop w:val="0"/>
          <w:marBottom w:val="0"/>
          <w:divBdr>
            <w:top w:val="none" w:sz="0" w:space="0" w:color="auto"/>
            <w:left w:val="none" w:sz="0" w:space="0" w:color="auto"/>
            <w:bottom w:val="none" w:sz="0" w:space="0" w:color="auto"/>
            <w:right w:val="none" w:sz="0" w:space="0" w:color="auto"/>
          </w:divBdr>
        </w:div>
        <w:div w:id="609514152">
          <w:marLeft w:val="480"/>
          <w:marRight w:val="0"/>
          <w:marTop w:val="0"/>
          <w:marBottom w:val="0"/>
          <w:divBdr>
            <w:top w:val="none" w:sz="0" w:space="0" w:color="auto"/>
            <w:left w:val="none" w:sz="0" w:space="0" w:color="auto"/>
            <w:bottom w:val="none" w:sz="0" w:space="0" w:color="auto"/>
            <w:right w:val="none" w:sz="0" w:space="0" w:color="auto"/>
          </w:divBdr>
        </w:div>
        <w:div w:id="623660912">
          <w:marLeft w:val="480"/>
          <w:marRight w:val="0"/>
          <w:marTop w:val="0"/>
          <w:marBottom w:val="0"/>
          <w:divBdr>
            <w:top w:val="none" w:sz="0" w:space="0" w:color="auto"/>
            <w:left w:val="none" w:sz="0" w:space="0" w:color="auto"/>
            <w:bottom w:val="none" w:sz="0" w:space="0" w:color="auto"/>
            <w:right w:val="none" w:sz="0" w:space="0" w:color="auto"/>
          </w:divBdr>
        </w:div>
        <w:div w:id="674069353">
          <w:marLeft w:val="480"/>
          <w:marRight w:val="0"/>
          <w:marTop w:val="0"/>
          <w:marBottom w:val="0"/>
          <w:divBdr>
            <w:top w:val="none" w:sz="0" w:space="0" w:color="auto"/>
            <w:left w:val="none" w:sz="0" w:space="0" w:color="auto"/>
            <w:bottom w:val="none" w:sz="0" w:space="0" w:color="auto"/>
            <w:right w:val="none" w:sz="0" w:space="0" w:color="auto"/>
          </w:divBdr>
        </w:div>
        <w:div w:id="675427398">
          <w:marLeft w:val="480"/>
          <w:marRight w:val="0"/>
          <w:marTop w:val="0"/>
          <w:marBottom w:val="0"/>
          <w:divBdr>
            <w:top w:val="none" w:sz="0" w:space="0" w:color="auto"/>
            <w:left w:val="none" w:sz="0" w:space="0" w:color="auto"/>
            <w:bottom w:val="none" w:sz="0" w:space="0" w:color="auto"/>
            <w:right w:val="none" w:sz="0" w:space="0" w:color="auto"/>
          </w:divBdr>
        </w:div>
        <w:div w:id="747073809">
          <w:marLeft w:val="480"/>
          <w:marRight w:val="0"/>
          <w:marTop w:val="0"/>
          <w:marBottom w:val="0"/>
          <w:divBdr>
            <w:top w:val="none" w:sz="0" w:space="0" w:color="auto"/>
            <w:left w:val="none" w:sz="0" w:space="0" w:color="auto"/>
            <w:bottom w:val="none" w:sz="0" w:space="0" w:color="auto"/>
            <w:right w:val="none" w:sz="0" w:space="0" w:color="auto"/>
          </w:divBdr>
        </w:div>
        <w:div w:id="765461635">
          <w:marLeft w:val="480"/>
          <w:marRight w:val="0"/>
          <w:marTop w:val="0"/>
          <w:marBottom w:val="0"/>
          <w:divBdr>
            <w:top w:val="none" w:sz="0" w:space="0" w:color="auto"/>
            <w:left w:val="none" w:sz="0" w:space="0" w:color="auto"/>
            <w:bottom w:val="none" w:sz="0" w:space="0" w:color="auto"/>
            <w:right w:val="none" w:sz="0" w:space="0" w:color="auto"/>
          </w:divBdr>
        </w:div>
        <w:div w:id="874394161">
          <w:marLeft w:val="480"/>
          <w:marRight w:val="0"/>
          <w:marTop w:val="0"/>
          <w:marBottom w:val="0"/>
          <w:divBdr>
            <w:top w:val="none" w:sz="0" w:space="0" w:color="auto"/>
            <w:left w:val="none" w:sz="0" w:space="0" w:color="auto"/>
            <w:bottom w:val="none" w:sz="0" w:space="0" w:color="auto"/>
            <w:right w:val="none" w:sz="0" w:space="0" w:color="auto"/>
          </w:divBdr>
        </w:div>
        <w:div w:id="880245869">
          <w:marLeft w:val="480"/>
          <w:marRight w:val="0"/>
          <w:marTop w:val="0"/>
          <w:marBottom w:val="0"/>
          <w:divBdr>
            <w:top w:val="none" w:sz="0" w:space="0" w:color="auto"/>
            <w:left w:val="none" w:sz="0" w:space="0" w:color="auto"/>
            <w:bottom w:val="none" w:sz="0" w:space="0" w:color="auto"/>
            <w:right w:val="none" w:sz="0" w:space="0" w:color="auto"/>
          </w:divBdr>
        </w:div>
        <w:div w:id="912591532">
          <w:marLeft w:val="480"/>
          <w:marRight w:val="0"/>
          <w:marTop w:val="0"/>
          <w:marBottom w:val="0"/>
          <w:divBdr>
            <w:top w:val="none" w:sz="0" w:space="0" w:color="auto"/>
            <w:left w:val="none" w:sz="0" w:space="0" w:color="auto"/>
            <w:bottom w:val="none" w:sz="0" w:space="0" w:color="auto"/>
            <w:right w:val="none" w:sz="0" w:space="0" w:color="auto"/>
          </w:divBdr>
        </w:div>
        <w:div w:id="989019066">
          <w:marLeft w:val="480"/>
          <w:marRight w:val="0"/>
          <w:marTop w:val="0"/>
          <w:marBottom w:val="0"/>
          <w:divBdr>
            <w:top w:val="none" w:sz="0" w:space="0" w:color="auto"/>
            <w:left w:val="none" w:sz="0" w:space="0" w:color="auto"/>
            <w:bottom w:val="none" w:sz="0" w:space="0" w:color="auto"/>
            <w:right w:val="none" w:sz="0" w:space="0" w:color="auto"/>
          </w:divBdr>
        </w:div>
      </w:divsChild>
    </w:div>
    <w:div w:id="432631897">
      <w:bodyDiv w:val="1"/>
      <w:marLeft w:val="0"/>
      <w:marRight w:val="0"/>
      <w:marTop w:val="0"/>
      <w:marBottom w:val="0"/>
      <w:divBdr>
        <w:top w:val="none" w:sz="0" w:space="0" w:color="auto"/>
        <w:left w:val="none" w:sz="0" w:space="0" w:color="auto"/>
        <w:bottom w:val="none" w:sz="0" w:space="0" w:color="auto"/>
        <w:right w:val="none" w:sz="0" w:space="0" w:color="auto"/>
      </w:divBdr>
    </w:div>
    <w:div w:id="432751301">
      <w:bodyDiv w:val="1"/>
      <w:marLeft w:val="0"/>
      <w:marRight w:val="0"/>
      <w:marTop w:val="0"/>
      <w:marBottom w:val="0"/>
      <w:divBdr>
        <w:top w:val="none" w:sz="0" w:space="0" w:color="auto"/>
        <w:left w:val="none" w:sz="0" w:space="0" w:color="auto"/>
        <w:bottom w:val="none" w:sz="0" w:space="0" w:color="auto"/>
        <w:right w:val="none" w:sz="0" w:space="0" w:color="auto"/>
      </w:divBdr>
      <w:divsChild>
        <w:div w:id="134107">
          <w:marLeft w:val="480"/>
          <w:marRight w:val="0"/>
          <w:marTop w:val="0"/>
          <w:marBottom w:val="0"/>
          <w:divBdr>
            <w:top w:val="none" w:sz="0" w:space="0" w:color="auto"/>
            <w:left w:val="none" w:sz="0" w:space="0" w:color="auto"/>
            <w:bottom w:val="none" w:sz="0" w:space="0" w:color="auto"/>
            <w:right w:val="none" w:sz="0" w:space="0" w:color="auto"/>
          </w:divBdr>
        </w:div>
        <w:div w:id="68693478">
          <w:marLeft w:val="480"/>
          <w:marRight w:val="0"/>
          <w:marTop w:val="0"/>
          <w:marBottom w:val="0"/>
          <w:divBdr>
            <w:top w:val="none" w:sz="0" w:space="0" w:color="auto"/>
            <w:left w:val="none" w:sz="0" w:space="0" w:color="auto"/>
            <w:bottom w:val="none" w:sz="0" w:space="0" w:color="auto"/>
            <w:right w:val="none" w:sz="0" w:space="0" w:color="auto"/>
          </w:divBdr>
        </w:div>
        <w:div w:id="89591676">
          <w:marLeft w:val="480"/>
          <w:marRight w:val="0"/>
          <w:marTop w:val="0"/>
          <w:marBottom w:val="0"/>
          <w:divBdr>
            <w:top w:val="none" w:sz="0" w:space="0" w:color="auto"/>
            <w:left w:val="none" w:sz="0" w:space="0" w:color="auto"/>
            <w:bottom w:val="none" w:sz="0" w:space="0" w:color="auto"/>
            <w:right w:val="none" w:sz="0" w:space="0" w:color="auto"/>
          </w:divBdr>
        </w:div>
        <w:div w:id="137496481">
          <w:marLeft w:val="480"/>
          <w:marRight w:val="0"/>
          <w:marTop w:val="0"/>
          <w:marBottom w:val="0"/>
          <w:divBdr>
            <w:top w:val="none" w:sz="0" w:space="0" w:color="auto"/>
            <w:left w:val="none" w:sz="0" w:space="0" w:color="auto"/>
            <w:bottom w:val="none" w:sz="0" w:space="0" w:color="auto"/>
            <w:right w:val="none" w:sz="0" w:space="0" w:color="auto"/>
          </w:divBdr>
        </w:div>
        <w:div w:id="149182017">
          <w:marLeft w:val="480"/>
          <w:marRight w:val="0"/>
          <w:marTop w:val="0"/>
          <w:marBottom w:val="0"/>
          <w:divBdr>
            <w:top w:val="none" w:sz="0" w:space="0" w:color="auto"/>
            <w:left w:val="none" w:sz="0" w:space="0" w:color="auto"/>
            <w:bottom w:val="none" w:sz="0" w:space="0" w:color="auto"/>
            <w:right w:val="none" w:sz="0" w:space="0" w:color="auto"/>
          </w:divBdr>
        </w:div>
        <w:div w:id="187640485">
          <w:marLeft w:val="480"/>
          <w:marRight w:val="0"/>
          <w:marTop w:val="0"/>
          <w:marBottom w:val="0"/>
          <w:divBdr>
            <w:top w:val="none" w:sz="0" w:space="0" w:color="auto"/>
            <w:left w:val="none" w:sz="0" w:space="0" w:color="auto"/>
            <w:bottom w:val="none" w:sz="0" w:space="0" w:color="auto"/>
            <w:right w:val="none" w:sz="0" w:space="0" w:color="auto"/>
          </w:divBdr>
        </w:div>
        <w:div w:id="194316064">
          <w:marLeft w:val="480"/>
          <w:marRight w:val="0"/>
          <w:marTop w:val="0"/>
          <w:marBottom w:val="0"/>
          <w:divBdr>
            <w:top w:val="none" w:sz="0" w:space="0" w:color="auto"/>
            <w:left w:val="none" w:sz="0" w:space="0" w:color="auto"/>
            <w:bottom w:val="none" w:sz="0" w:space="0" w:color="auto"/>
            <w:right w:val="none" w:sz="0" w:space="0" w:color="auto"/>
          </w:divBdr>
        </w:div>
        <w:div w:id="222713849">
          <w:marLeft w:val="480"/>
          <w:marRight w:val="0"/>
          <w:marTop w:val="0"/>
          <w:marBottom w:val="0"/>
          <w:divBdr>
            <w:top w:val="none" w:sz="0" w:space="0" w:color="auto"/>
            <w:left w:val="none" w:sz="0" w:space="0" w:color="auto"/>
            <w:bottom w:val="none" w:sz="0" w:space="0" w:color="auto"/>
            <w:right w:val="none" w:sz="0" w:space="0" w:color="auto"/>
          </w:divBdr>
        </w:div>
        <w:div w:id="238563186">
          <w:marLeft w:val="480"/>
          <w:marRight w:val="0"/>
          <w:marTop w:val="0"/>
          <w:marBottom w:val="0"/>
          <w:divBdr>
            <w:top w:val="none" w:sz="0" w:space="0" w:color="auto"/>
            <w:left w:val="none" w:sz="0" w:space="0" w:color="auto"/>
            <w:bottom w:val="none" w:sz="0" w:space="0" w:color="auto"/>
            <w:right w:val="none" w:sz="0" w:space="0" w:color="auto"/>
          </w:divBdr>
        </w:div>
        <w:div w:id="286668580">
          <w:marLeft w:val="480"/>
          <w:marRight w:val="0"/>
          <w:marTop w:val="0"/>
          <w:marBottom w:val="0"/>
          <w:divBdr>
            <w:top w:val="none" w:sz="0" w:space="0" w:color="auto"/>
            <w:left w:val="none" w:sz="0" w:space="0" w:color="auto"/>
            <w:bottom w:val="none" w:sz="0" w:space="0" w:color="auto"/>
            <w:right w:val="none" w:sz="0" w:space="0" w:color="auto"/>
          </w:divBdr>
        </w:div>
        <w:div w:id="321736463">
          <w:marLeft w:val="480"/>
          <w:marRight w:val="0"/>
          <w:marTop w:val="0"/>
          <w:marBottom w:val="0"/>
          <w:divBdr>
            <w:top w:val="none" w:sz="0" w:space="0" w:color="auto"/>
            <w:left w:val="none" w:sz="0" w:space="0" w:color="auto"/>
            <w:bottom w:val="none" w:sz="0" w:space="0" w:color="auto"/>
            <w:right w:val="none" w:sz="0" w:space="0" w:color="auto"/>
          </w:divBdr>
        </w:div>
        <w:div w:id="341249151">
          <w:marLeft w:val="480"/>
          <w:marRight w:val="0"/>
          <w:marTop w:val="0"/>
          <w:marBottom w:val="0"/>
          <w:divBdr>
            <w:top w:val="none" w:sz="0" w:space="0" w:color="auto"/>
            <w:left w:val="none" w:sz="0" w:space="0" w:color="auto"/>
            <w:bottom w:val="none" w:sz="0" w:space="0" w:color="auto"/>
            <w:right w:val="none" w:sz="0" w:space="0" w:color="auto"/>
          </w:divBdr>
        </w:div>
        <w:div w:id="401028083">
          <w:marLeft w:val="480"/>
          <w:marRight w:val="0"/>
          <w:marTop w:val="0"/>
          <w:marBottom w:val="0"/>
          <w:divBdr>
            <w:top w:val="none" w:sz="0" w:space="0" w:color="auto"/>
            <w:left w:val="none" w:sz="0" w:space="0" w:color="auto"/>
            <w:bottom w:val="none" w:sz="0" w:space="0" w:color="auto"/>
            <w:right w:val="none" w:sz="0" w:space="0" w:color="auto"/>
          </w:divBdr>
        </w:div>
        <w:div w:id="433748319">
          <w:marLeft w:val="480"/>
          <w:marRight w:val="0"/>
          <w:marTop w:val="0"/>
          <w:marBottom w:val="0"/>
          <w:divBdr>
            <w:top w:val="none" w:sz="0" w:space="0" w:color="auto"/>
            <w:left w:val="none" w:sz="0" w:space="0" w:color="auto"/>
            <w:bottom w:val="none" w:sz="0" w:space="0" w:color="auto"/>
            <w:right w:val="none" w:sz="0" w:space="0" w:color="auto"/>
          </w:divBdr>
        </w:div>
        <w:div w:id="468212972">
          <w:marLeft w:val="480"/>
          <w:marRight w:val="0"/>
          <w:marTop w:val="0"/>
          <w:marBottom w:val="0"/>
          <w:divBdr>
            <w:top w:val="none" w:sz="0" w:space="0" w:color="auto"/>
            <w:left w:val="none" w:sz="0" w:space="0" w:color="auto"/>
            <w:bottom w:val="none" w:sz="0" w:space="0" w:color="auto"/>
            <w:right w:val="none" w:sz="0" w:space="0" w:color="auto"/>
          </w:divBdr>
        </w:div>
        <w:div w:id="478808411">
          <w:marLeft w:val="480"/>
          <w:marRight w:val="0"/>
          <w:marTop w:val="0"/>
          <w:marBottom w:val="0"/>
          <w:divBdr>
            <w:top w:val="none" w:sz="0" w:space="0" w:color="auto"/>
            <w:left w:val="none" w:sz="0" w:space="0" w:color="auto"/>
            <w:bottom w:val="none" w:sz="0" w:space="0" w:color="auto"/>
            <w:right w:val="none" w:sz="0" w:space="0" w:color="auto"/>
          </w:divBdr>
        </w:div>
        <w:div w:id="523517389">
          <w:marLeft w:val="480"/>
          <w:marRight w:val="0"/>
          <w:marTop w:val="0"/>
          <w:marBottom w:val="0"/>
          <w:divBdr>
            <w:top w:val="none" w:sz="0" w:space="0" w:color="auto"/>
            <w:left w:val="none" w:sz="0" w:space="0" w:color="auto"/>
            <w:bottom w:val="none" w:sz="0" w:space="0" w:color="auto"/>
            <w:right w:val="none" w:sz="0" w:space="0" w:color="auto"/>
          </w:divBdr>
        </w:div>
        <w:div w:id="552736882">
          <w:marLeft w:val="480"/>
          <w:marRight w:val="0"/>
          <w:marTop w:val="0"/>
          <w:marBottom w:val="0"/>
          <w:divBdr>
            <w:top w:val="none" w:sz="0" w:space="0" w:color="auto"/>
            <w:left w:val="none" w:sz="0" w:space="0" w:color="auto"/>
            <w:bottom w:val="none" w:sz="0" w:space="0" w:color="auto"/>
            <w:right w:val="none" w:sz="0" w:space="0" w:color="auto"/>
          </w:divBdr>
        </w:div>
        <w:div w:id="554852004">
          <w:marLeft w:val="480"/>
          <w:marRight w:val="0"/>
          <w:marTop w:val="0"/>
          <w:marBottom w:val="0"/>
          <w:divBdr>
            <w:top w:val="none" w:sz="0" w:space="0" w:color="auto"/>
            <w:left w:val="none" w:sz="0" w:space="0" w:color="auto"/>
            <w:bottom w:val="none" w:sz="0" w:space="0" w:color="auto"/>
            <w:right w:val="none" w:sz="0" w:space="0" w:color="auto"/>
          </w:divBdr>
        </w:div>
        <w:div w:id="595942861">
          <w:marLeft w:val="480"/>
          <w:marRight w:val="0"/>
          <w:marTop w:val="0"/>
          <w:marBottom w:val="0"/>
          <w:divBdr>
            <w:top w:val="none" w:sz="0" w:space="0" w:color="auto"/>
            <w:left w:val="none" w:sz="0" w:space="0" w:color="auto"/>
            <w:bottom w:val="none" w:sz="0" w:space="0" w:color="auto"/>
            <w:right w:val="none" w:sz="0" w:space="0" w:color="auto"/>
          </w:divBdr>
        </w:div>
        <w:div w:id="629021354">
          <w:marLeft w:val="480"/>
          <w:marRight w:val="0"/>
          <w:marTop w:val="0"/>
          <w:marBottom w:val="0"/>
          <w:divBdr>
            <w:top w:val="none" w:sz="0" w:space="0" w:color="auto"/>
            <w:left w:val="none" w:sz="0" w:space="0" w:color="auto"/>
            <w:bottom w:val="none" w:sz="0" w:space="0" w:color="auto"/>
            <w:right w:val="none" w:sz="0" w:space="0" w:color="auto"/>
          </w:divBdr>
        </w:div>
        <w:div w:id="658461438">
          <w:marLeft w:val="480"/>
          <w:marRight w:val="0"/>
          <w:marTop w:val="0"/>
          <w:marBottom w:val="0"/>
          <w:divBdr>
            <w:top w:val="none" w:sz="0" w:space="0" w:color="auto"/>
            <w:left w:val="none" w:sz="0" w:space="0" w:color="auto"/>
            <w:bottom w:val="none" w:sz="0" w:space="0" w:color="auto"/>
            <w:right w:val="none" w:sz="0" w:space="0" w:color="auto"/>
          </w:divBdr>
        </w:div>
        <w:div w:id="678773451">
          <w:marLeft w:val="480"/>
          <w:marRight w:val="0"/>
          <w:marTop w:val="0"/>
          <w:marBottom w:val="0"/>
          <w:divBdr>
            <w:top w:val="none" w:sz="0" w:space="0" w:color="auto"/>
            <w:left w:val="none" w:sz="0" w:space="0" w:color="auto"/>
            <w:bottom w:val="none" w:sz="0" w:space="0" w:color="auto"/>
            <w:right w:val="none" w:sz="0" w:space="0" w:color="auto"/>
          </w:divBdr>
        </w:div>
        <w:div w:id="712778380">
          <w:marLeft w:val="480"/>
          <w:marRight w:val="0"/>
          <w:marTop w:val="0"/>
          <w:marBottom w:val="0"/>
          <w:divBdr>
            <w:top w:val="none" w:sz="0" w:space="0" w:color="auto"/>
            <w:left w:val="none" w:sz="0" w:space="0" w:color="auto"/>
            <w:bottom w:val="none" w:sz="0" w:space="0" w:color="auto"/>
            <w:right w:val="none" w:sz="0" w:space="0" w:color="auto"/>
          </w:divBdr>
        </w:div>
        <w:div w:id="730735943">
          <w:marLeft w:val="480"/>
          <w:marRight w:val="0"/>
          <w:marTop w:val="0"/>
          <w:marBottom w:val="0"/>
          <w:divBdr>
            <w:top w:val="none" w:sz="0" w:space="0" w:color="auto"/>
            <w:left w:val="none" w:sz="0" w:space="0" w:color="auto"/>
            <w:bottom w:val="none" w:sz="0" w:space="0" w:color="auto"/>
            <w:right w:val="none" w:sz="0" w:space="0" w:color="auto"/>
          </w:divBdr>
        </w:div>
        <w:div w:id="768113853">
          <w:marLeft w:val="480"/>
          <w:marRight w:val="0"/>
          <w:marTop w:val="0"/>
          <w:marBottom w:val="0"/>
          <w:divBdr>
            <w:top w:val="none" w:sz="0" w:space="0" w:color="auto"/>
            <w:left w:val="none" w:sz="0" w:space="0" w:color="auto"/>
            <w:bottom w:val="none" w:sz="0" w:space="0" w:color="auto"/>
            <w:right w:val="none" w:sz="0" w:space="0" w:color="auto"/>
          </w:divBdr>
        </w:div>
        <w:div w:id="784276321">
          <w:marLeft w:val="480"/>
          <w:marRight w:val="0"/>
          <w:marTop w:val="0"/>
          <w:marBottom w:val="0"/>
          <w:divBdr>
            <w:top w:val="none" w:sz="0" w:space="0" w:color="auto"/>
            <w:left w:val="none" w:sz="0" w:space="0" w:color="auto"/>
            <w:bottom w:val="none" w:sz="0" w:space="0" w:color="auto"/>
            <w:right w:val="none" w:sz="0" w:space="0" w:color="auto"/>
          </w:divBdr>
        </w:div>
        <w:div w:id="854920253">
          <w:marLeft w:val="480"/>
          <w:marRight w:val="0"/>
          <w:marTop w:val="0"/>
          <w:marBottom w:val="0"/>
          <w:divBdr>
            <w:top w:val="none" w:sz="0" w:space="0" w:color="auto"/>
            <w:left w:val="none" w:sz="0" w:space="0" w:color="auto"/>
            <w:bottom w:val="none" w:sz="0" w:space="0" w:color="auto"/>
            <w:right w:val="none" w:sz="0" w:space="0" w:color="auto"/>
          </w:divBdr>
        </w:div>
        <w:div w:id="861940914">
          <w:marLeft w:val="480"/>
          <w:marRight w:val="0"/>
          <w:marTop w:val="0"/>
          <w:marBottom w:val="0"/>
          <w:divBdr>
            <w:top w:val="none" w:sz="0" w:space="0" w:color="auto"/>
            <w:left w:val="none" w:sz="0" w:space="0" w:color="auto"/>
            <w:bottom w:val="none" w:sz="0" w:space="0" w:color="auto"/>
            <w:right w:val="none" w:sz="0" w:space="0" w:color="auto"/>
          </w:divBdr>
        </w:div>
        <w:div w:id="930554409">
          <w:marLeft w:val="480"/>
          <w:marRight w:val="0"/>
          <w:marTop w:val="0"/>
          <w:marBottom w:val="0"/>
          <w:divBdr>
            <w:top w:val="none" w:sz="0" w:space="0" w:color="auto"/>
            <w:left w:val="none" w:sz="0" w:space="0" w:color="auto"/>
            <w:bottom w:val="none" w:sz="0" w:space="0" w:color="auto"/>
            <w:right w:val="none" w:sz="0" w:space="0" w:color="auto"/>
          </w:divBdr>
        </w:div>
        <w:div w:id="998997644">
          <w:marLeft w:val="480"/>
          <w:marRight w:val="0"/>
          <w:marTop w:val="0"/>
          <w:marBottom w:val="0"/>
          <w:divBdr>
            <w:top w:val="none" w:sz="0" w:space="0" w:color="auto"/>
            <w:left w:val="none" w:sz="0" w:space="0" w:color="auto"/>
            <w:bottom w:val="none" w:sz="0" w:space="0" w:color="auto"/>
            <w:right w:val="none" w:sz="0" w:space="0" w:color="auto"/>
          </w:divBdr>
        </w:div>
      </w:divsChild>
    </w:div>
    <w:div w:id="432944959">
      <w:bodyDiv w:val="1"/>
      <w:marLeft w:val="0"/>
      <w:marRight w:val="0"/>
      <w:marTop w:val="0"/>
      <w:marBottom w:val="0"/>
      <w:divBdr>
        <w:top w:val="none" w:sz="0" w:space="0" w:color="auto"/>
        <w:left w:val="none" w:sz="0" w:space="0" w:color="auto"/>
        <w:bottom w:val="none" w:sz="0" w:space="0" w:color="auto"/>
        <w:right w:val="none" w:sz="0" w:space="0" w:color="auto"/>
      </w:divBdr>
    </w:div>
    <w:div w:id="433214033">
      <w:bodyDiv w:val="1"/>
      <w:marLeft w:val="0"/>
      <w:marRight w:val="0"/>
      <w:marTop w:val="0"/>
      <w:marBottom w:val="0"/>
      <w:divBdr>
        <w:top w:val="none" w:sz="0" w:space="0" w:color="auto"/>
        <w:left w:val="none" w:sz="0" w:space="0" w:color="auto"/>
        <w:bottom w:val="none" w:sz="0" w:space="0" w:color="auto"/>
        <w:right w:val="none" w:sz="0" w:space="0" w:color="auto"/>
      </w:divBdr>
    </w:div>
    <w:div w:id="433399051">
      <w:bodyDiv w:val="1"/>
      <w:marLeft w:val="0"/>
      <w:marRight w:val="0"/>
      <w:marTop w:val="0"/>
      <w:marBottom w:val="0"/>
      <w:divBdr>
        <w:top w:val="none" w:sz="0" w:space="0" w:color="auto"/>
        <w:left w:val="none" w:sz="0" w:space="0" w:color="auto"/>
        <w:bottom w:val="none" w:sz="0" w:space="0" w:color="auto"/>
        <w:right w:val="none" w:sz="0" w:space="0" w:color="auto"/>
      </w:divBdr>
    </w:div>
    <w:div w:id="433593589">
      <w:bodyDiv w:val="1"/>
      <w:marLeft w:val="0"/>
      <w:marRight w:val="0"/>
      <w:marTop w:val="0"/>
      <w:marBottom w:val="0"/>
      <w:divBdr>
        <w:top w:val="none" w:sz="0" w:space="0" w:color="auto"/>
        <w:left w:val="none" w:sz="0" w:space="0" w:color="auto"/>
        <w:bottom w:val="none" w:sz="0" w:space="0" w:color="auto"/>
        <w:right w:val="none" w:sz="0" w:space="0" w:color="auto"/>
      </w:divBdr>
    </w:div>
    <w:div w:id="434442682">
      <w:bodyDiv w:val="1"/>
      <w:marLeft w:val="0"/>
      <w:marRight w:val="0"/>
      <w:marTop w:val="0"/>
      <w:marBottom w:val="0"/>
      <w:divBdr>
        <w:top w:val="none" w:sz="0" w:space="0" w:color="auto"/>
        <w:left w:val="none" w:sz="0" w:space="0" w:color="auto"/>
        <w:bottom w:val="none" w:sz="0" w:space="0" w:color="auto"/>
        <w:right w:val="none" w:sz="0" w:space="0" w:color="auto"/>
      </w:divBdr>
    </w:div>
    <w:div w:id="434591772">
      <w:bodyDiv w:val="1"/>
      <w:marLeft w:val="0"/>
      <w:marRight w:val="0"/>
      <w:marTop w:val="0"/>
      <w:marBottom w:val="0"/>
      <w:divBdr>
        <w:top w:val="none" w:sz="0" w:space="0" w:color="auto"/>
        <w:left w:val="none" w:sz="0" w:space="0" w:color="auto"/>
        <w:bottom w:val="none" w:sz="0" w:space="0" w:color="auto"/>
        <w:right w:val="none" w:sz="0" w:space="0" w:color="auto"/>
      </w:divBdr>
    </w:div>
    <w:div w:id="434637355">
      <w:bodyDiv w:val="1"/>
      <w:marLeft w:val="0"/>
      <w:marRight w:val="0"/>
      <w:marTop w:val="0"/>
      <w:marBottom w:val="0"/>
      <w:divBdr>
        <w:top w:val="none" w:sz="0" w:space="0" w:color="auto"/>
        <w:left w:val="none" w:sz="0" w:space="0" w:color="auto"/>
        <w:bottom w:val="none" w:sz="0" w:space="0" w:color="auto"/>
        <w:right w:val="none" w:sz="0" w:space="0" w:color="auto"/>
      </w:divBdr>
      <w:divsChild>
        <w:div w:id="26369184">
          <w:marLeft w:val="480"/>
          <w:marRight w:val="0"/>
          <w:marTop w:val="0"/>
          <w:marBottom w:val="0"/>
          <w:divBdr>
            <w:top w:val="none" w:sz="0" w:space="0" w:color="auto"/>
            <w:left w:val="none" w:sz="0" w:space="0" w:color="auto"/>
            <w:bottom w:val="none" w:sz="0" w:space="0" w:color="auto"/>
            <w:right w:val="none" w:sz="0" w:space="0" w:color="auto"/>
          </w:divBdr>
        </w:div>
        <w:div w:id="149947230">
          <w:marLeft w:val="480"/>
          <w:marRight w:val="0"/>
          <w:marTop w:val="0"/>
          <w:marBottom w:val="0"/>
          <w:divBdr>
            <w:top w:val="none" w:sz="0" w:space="0" w:color="auto"/>
            <w:left w:val="none" w:sz="0" w:space="0" w:color="auto"/>
            <w:bottom w:val="none" w:sz="0" w:space="0" w:color="auto"/>
            <w:right w:val="none" w:sz="0" w:space="0" w:color="auto"/>
          </w:divBdr>
        </w:div>
        <w:div w:id="165558287">
          <w:marLeft w:val="480"/>
          <w:marRight w:val="0"/>
          <w:marTop w:val="0"/>
          <w:marBottom w:val="0"/>
          <w:divBdr>
            <w:top w:val="none" w:sz="0" w:space="0" w:color="auto"/>
            <w:left w:val="none" w:sz="0" w:space="0" w:color="auto"/>
            <w:bottom w:val="none" w:sz="0" w:space="0" w:color="auto"/>
            <w:right w:val="none" w:sz="0" w:space="0" w:color="auto"/>
          </w:divBdr>
        </w:div>
        <w:div w:id="220360800">
          <w:marLeft w:val="480"/>
          <w:marRight w:val="0"/>
          <w:marTop w:val="0"/>
          <w:marBottom w:val="0"/>
          <w:divBdr>
            <w:top w:val="none" w:sz="0" w:space="0" w:color="auto"/>
            <w:left w:val="none" w:sz="0" w:space="0" w:color="auto"/>
            <w:bottom w:val="none" w:sz="0" w:space="0" w:color="auto"/>
            <w:right w:val="none" w:sz="0" w:space="0" w:color="auto"/>
          </w:divBdr>
        </w:div>
        <w:div w:id="412892695">
          <w:marLeft w:val="480"/>
          <w:marRight w:val="0"/>
          <w:marTop w:val="0"/>
          <w:marBottom w:val="0"/>
          <w:divBdr>
            <w:top w:val="none" w:sz="0" w:space="0" w:color="auto"/>
            <w:left w:val="none" w:sz="0" w:space="0" w:color="auto"/>
            <w:bottom w:val="none" w:sz="0" w:space="0" w:color="auto"/>
            <w:right w:val="none" w:sz="0" w:space="0" w:color="auto"/>
          </w:divBdr>
        </w:div>
        <w:div w:id="496191097">
          <w:marLeft w:val="480"/>
          <w:marRight w:val="0"/>
          <w:marTop w:val="0"/>
          <w:marBottom w:val="0"/>
          <w:divBdr>
            <w:top w:val="none" w:sz="0" w:space="0" w:color="auto"/>
            <w:left w:val="none" w:sz="0" w:space="0" w:color="auto"/>
            <w:bottom w:val="none" w:sz="0" w:space="0" w:color="auto"/>
            <w:right w:val="none" w:sz="0" w:space="0" w:color="auto"/>
          </w:divBdr>
        </w:div>
        <w:div w:id="546911121">
          <w:marLeft w:val="480"/>
          <w:marRight w:val="0"/>
          <w:marTop w:val="0"/>
          <w:marBottom w:val="0"/>
          <w:divBdr>
            <w:top w:val="none" w:sz="0" w:space="0" w:color="auto"/>
            <w:left w:val="none" w:sz="0" w:space="0" w:color="auto"/>
            <w:bottom w:val="none" w:sz="0" w:space="0" w:color="auto"/>
            <w:right w:val="none" w:sz="0" w:space="0" w:color="auto"/>
          </w:divBdr>
        </w:div>
        <w:div w:id="552816711">
          <w:marLeft w:val="480"/>
          <w:marRight w:val="0"/>
          <w:marTop w:val="0"/>
          <w:marBottom w:val="0"/>
          <w:divBdr>
            <w:top w:val="none" w:sz="0" w:space="0" w:color="auto"/>
            <w:left w:val="none" w:sz="0" w:space="0" w:color="auto"/>
            <w:bottom w:val="none" w:sz="0" w:space="0" w:color="auto"/>
            <w:right w:val="none" w:sz="0" w:space="0" w:color="auto"/>
          </w:divBdr>
        </w:div>
        <w:div w:id="616453238">
          <w:marLeft w:val="480"/>
          <w:marRight w:val="0"/>
          <w:marTop w:val="0"/>
          <w:marBottom w:val="0"/>
          <w:divBdr>
            <w:top w:val="none" w:sz="0" w:space="0" w:color="auto"/>
            <w:left w:val="none" w:sz="0" w:space="0" w:color="auto"/>
            <w:bottom w:val="none" w:sz="0" w:space="0" w:color="auto"/>
            <w:right w:val="none" w:sz="0" w:space="0" w:color="auto"/>
          </w:divBdr>
        </w:div>
        <w:div w:id="661197473">
          <w:marLeft w:val="480"/>
          <w:marRight w:val="0"/>
          <w:marTop w:val="0"/>
          <w:marBottom w:val="0"/>
          <w:divBdr>
            <w:top w:val="none" w:sz="0" w:space="0" w:color="auto"/>
            <w:left w:val="none" w:sz="0" w:space="0" w:color="auto"/>
            <w:bottom w:val="none" w:sz="0" w:space="0" w:color="auto"/>
            <w:right w:val="none" w:sz="0" w:space="0" w:color="auto"/>
          </w:divBdr>
        </w:div>
        <w:div w:id="721713902">
          <w:marLeft w:val="480"/>
          <w:marRight w:val="0"/>
          <w:marTop w:val="0"/>
          <w:marBottom w:val="0"/>
          <w:divBdr>
            <w:top w:val="none" w:sz="0" w:space="0" w:color="auto"/>
            <w:left w:val="none" w:sz="0" w:space="0" w:color="auto"/>
            <w:bottom w:val="none" w:sz="0" w:space="0" w:color="auto"/>
            <w:right w:val="none" w:sz="0" w:space="0" w:color="auto"/>
          </w:divBdr>
        </w:div>
        <w:div w:id="750856245">
          <w:marLeft w:val="480"/>
          <w:marRight w:val="0"/>
          <w:marTop w:val="0"/>
          <w:marBottom w:val="0"/>
          <w:divBdr>
            <w:top w:val="none" w:sz="0" w:space="0" w:color="auto"/>
            <w:left w:val="none" w:sz="0" w:space="0" w:color="auto"/>
            <w:bottom w:val="none" w:sz="0" w:space="0" w:color="auto"/>
            <w:right w:val="none" w:sz="0" w:space="0" w:color="auto"/>
          </w:divBdr>
        </w:div>
        <w:div w:id="773208642">
          <w:marLeft w:val="480"/>
          <w:marRight w:val="0"/>
          <w:marTop w:val="0"/>
          <w:marBottom w:val="0"/>
          <w:divBdr>
            <w:top w:val="none" w:sz="0" w:space="0" w:color="auto"/>
            <w:left w:val="none" w:sz="0" w:space="0" w:color="auto"/>
            <w:bottom w:val="none" w:sz="0" w:space="0" w:color="auto"/>
            <w:right w:val="none" w:sz="0" w:space="0" w:color="auto"/>
          </w:divBdr>
        </w:div>
        <w:div w:id="775370208">
          <w:marLeft w:val="480"/>
          <w:marRight w:val="0"/>
          <w:marTop w:val="0"/>
          <w:marBottom w:val="0"/>
          <w:divBdr>
            <w:top w:val="none" w:sz="0" w:space="0" w:color="auto"/>
            <w:left w:val="none" w:sz="0" w:space="0" w:color="auto"/>
            <w:bottom w:val="none" w:sz="0" w:space="0" w:color="auto"/>
            <w:right w:val="none" w:sz="0" w:space="0" w:color="auto"/>
          </w:divBdr>
        </w:div>
        <w:div w:id="783816106">
          <w:marLeft w:val="480"/>
          <w:marRight w:val="0"/>
          <w:marTop w:val="0"/>
          <w:marBottom w:val="0"/>
          <w:divBdr>
            <w:top w:val="none" w:sz="0" w:space="0" w:color="auto"/>
            <w:left w:val="none" w:sz="0" w:space="0" w:color="auto"/>
            <w:bottom w:val="none" w:sz="0" w:space="0" w:color="auto"/>
            <w:right w:val="none" w:sz="0" w:space="0" w:color="auto"/>
          </w:divBdr>
        </w:div>
        <w:div w:id="793252430">
          <w:marLeft w:val="480"/>
          <w:marRight w:val="0"/>
          <w:marTop w:val="0"/>
          <w:marBottom w:val="0"/>
          <w:divBdr>
            <w:top w:val="none" w:sz="0" w:space="0" w:color="auto"/>
            <w:left w:val="none" w:sz="0" w:space="0" w:color="auto"/>
            <w:bottom w:val="none" w:sz="0" w:space="0" w:color="auto"/>
            <w:right w:val="none" w:sz="0" w:space="0" w:color="auto"/>
          </w:divBdr>
        </w:div>
        <w:div w:id="804394284">
          <w:marLeft w:val="480"/>
          <w:marRight w:val="0"/>
          <w:marTop w:val="0"/>
          <w:marBottom w:val="0"/>
          <w:divBdr>
            <w:top w:val="none" w:sz="0" w:space="0" w:color="auto"/>
            <w:left w:val="none" w:sz="0" w:space="0" w:color="auto"/>
            <w:bottom w:val="none" w:sz="0" w:space="0" w:color="auto"/>
            <w:right w:val="none" w:sz="0" w:space="0" w:color="auto"/>
          </w:divBdr>
        </w:div>
        <w:div w:id="957024496">
          <w:marLeft w:val="480"/>
          <w:marRight w:val="0"/>
          <w:marTop w:val="0"/>
          <w:marBottom w:val="0"/>
          <w:divBdr>
            <w:top w:val="none" w:sz="0" w:space="0" w:color="auto"/>
            <w:left w:val="none" w:sz="0" w:space="0" w:color="auto"/>
            <w:bottom w:val="none" w:sz="0" w:space="0" w:color="auto"/>
            <w:right w:val="none" w:sz="0" w:space="0" w:color="auto"/>
          </w:divBdr>
        </w:div>
        <w:div w:id="994407397">
          <w:marLeft w:val="480"/>
          <w:marRight w:val="0"/>
          <w:marTop w:val="0"/>
          <w:marBottom w:val="0"/>
          <w:divBdr>
            <w:top w:val="none" w:sz="0" w:space="0" w:color="auto"/>
            <w:left w:val="none" w:sz="0" w:space="0" w:color="auto"/>
            <w:bottom w:val="none" w:sz="0" w:space="0" w:color="auto"/>
            <w:right w:val="none" w:sz="0" w:space="0" w:color="auto"/>
          </w:divBdr>
        </w:div>
      </w:divsChild>
    </w:div>
    <w:div w:id="434639828">
      <w:bodyDiv w:val="1"/>
      <w:marLeft w:val="0"/>
      <w:marRight w:val="0"/>
      <w:marTop w:val="0"/>
      <w:marBottom w:val="0"/>
      <w:divBdr>
        <w:top w:val="none" w:sz="0" w:space="0" w:color="auto"/>
        <w:left w:val="none" w:sz="0" w:space="0" w:color="auto"/>
        <w:bottom w:val="none" w:sz="0" w:space="0" w:color="auto"/>
        <w:right w:val="none" w:sz="0" w:space="0" w:color="auto"/>
      </w:divBdr>
    </w:div>
    <w:div w:id="435028607">
      <w:bodyDiv w:val="1"/>
      <w:marLeft w:val="0"/>
      <w:marRight w:val="0"/>
      <w:marTop w:val="0"/>
      <w:marBottom w:val="0"/>
      <w:divBdr>
        <w:top w:val="none" w:sz="0" w:space="0" w:color="auto"/>
        <w:left w:val="none" w:sz="0" w:space="0" w:color="auto"/>
        <w:bottom w:val="none" w:sz="0" w:space="0" w:color="auto"/>
        <w:right w:val="none" w:sz="0" w:space="0" w:color="auto"/>
      </w:divBdr>
    </w:div>
    <w:div w:id="435561838">
      <w:bodyDiv w:val="1"/>
      <w:marLeft w:val="0"/>
      <w:marRight w:val="0"/>
      <w:marTop w:val="0"/>
      <w:marBottom w:val="0"/>
      <w:divBdr>
        <w:top w:val="none" w:sz="0" w:space="0" w:color="auto"/>
        <w:left w:val="none" w:sz="0" w:space="0" w:color="auto"/>
        <w:bottom w:val="none" w:sz="0" w:space="0" w:color="auto"/>
        <w:right w:val="none" w:sz="0" w:space="0" w:color="auto"/>
      </w:divBdr>
    </w:div>
    <w:div w:id="436368814">
      <w:bodyDiv w:val="1"/>
      <w:marLeft w:val="0"/>
      <w:marRight w:val="0"/>
      <w:marTop w:val="0"/>
      <w:marBottom w:val="0"/>
      <w:divBdr>
        <w:top w:val="none" w:sz="0" w:space="0" w:color="auto"/>
        <w:left w:val="none" w:sz="0" w:space="0" w:color="auto"/>
        <w:bottom w:val="none" w:sz="0" w:space="0" w:color="auto"/>
        <w:right w:val="none" w:sz="0" w:space="0" w:color="auto"/>
      </w:divBdr>
    </w:div>
    <w:div w:id="436415038">
      <w:bodyDiv w:val="1"/>
      <w:marLeft w:val="0"/>
      <w:marRight w:val="0"/>
      <w:marTop w:val="0"/>
      <w:marBottom w:val="0"/>
      <w:divBdr>
        <w:top w:val="none" w:sz="0" w:space="0" w:color="auto"/>
        <w:left w:val="none" w:sz="0" w:space="0" w:color="auto"/>
        <w:bottom w:val="none" w:sz="0" w:space="0" w:color="auto"/>
        <w:right w:val="none" w:sz="0" w:space="0" w:color="auto"/>
      </w:divBdr>
      <w:divsChild>
        <w:div w:id="64035242">
          <w:marLeft w:val="480"/>
          <w:marRight w:val="0"/>
          <w:marTop w:val="0"/>
          <w:marBottom w:val="0"/>
          <w:divBdr>
            <w:top w:val="none" w:sz="0" w:space="0" w:color="auto"/>
            <w:left w:val="none" w:sz="0" w:space="0" w:color="auto"/>
            <w:bottom w:val="none" w:sz="0" w:space="0" w:color="auto"/>
            <w:right w:val="none" w:sz="0" w:space="0" w:color="auto"/>
          </w:divBdr>
        </w:div>
        <w:div w:id="86735839">
          <w:marLeft w:val="480"/>
          <w:marRight w:val="0"/>
          <w:marTop w:val="0"/>
          <w:marBottom w:val="0"/>
          <w:divBdr>
            <w:top w:val="none" w:sz="0" w:space="0" w:color="auto"/>
            <w:left w:val="none" w:sz="0" w:space="0" w:color="auto"/>
            <w:bottom w:val="none" w:sz="0" w:space="0" w:color="auto"/>
            <w:right w:val="none" w:sz="0" w:space="0" w:color="auto"/>
          </w:divBdr>
        </w:div>
        <w:div w:id="168373601">
          <w:marLeft w:val="480"/>
          <w:marRight w:val="0"/>
          <w:marTop w:val="0"/>
          <w:marBottom w:val="0"/>
          <w:divBdr>
            <w:top w:val="none" w:sz="0" w:space="0" w:color="auto"/>
            <w:left w:val="none" w:sz="0" w:space="0" w:color="auto"/>
            <w:bottom w:val="none" w:sz="0" w:space="0" w:color="auto"/>
            <w:right w:val="none" w:sz="0" w:space="0" w:color="auto"/>
          </w:divBdr>
        </w:div>
        <w:div w:id="194202083">
          <w:marLeft w:val="480"/>
          <w:marRight w:val="0"/>
          <w:marTop w:val="0"/>
          <w:marBottom w:val="0"/>
          <w:divBdr>
            <w:top w:val="none" w:sz="0" w:space="0" w:color="auto"/>
            <w:left w:val="none" w:sz="0" w:space="0" w:color="auto"/>
            <w:bottom w:val="none" w:sz="0" w:space="0" w:color="auto"/>
            <w:right w:val="none" w:sz="0" w:space="0" w:color="auto"/>
          </w:divBdr>
        </w:div>
        <w:div w:id="218370750">
          <w:marLeft w:val="480"/>
          <w:marRight w:val="0"/>
          <w:marTop w:val="0"/>
          <w:marBottom w:val="0"/>
          <w:divBdr>
            <w:top w:val="none" w:sz="0" w:space="0" w:color="auto"/>
            <w:left w:val="none" w:sz="0" w:space="0" w:color="auto"/>
            <w:bottom w:val="none" w:sz="0" w:space="0" w:color="auto"/>
            <w:right w:val="none" w:sz="0" w:space="0" w:color="auto"/>
          </w:divBdr>
        </w:div>
        <w:div w:id="298342584">
          <w:marLeft w:val="480"/>
          <w:marRight w:val="0"/>
          <w:marTop w:val="0"/>
          <w:marBottom w:val="0"/>
          <w:divBdr>
            <w:top w:val="none" w:sz="0" w:space="0" w:color="auto"/>
            <w:left w:val="none" w:sz="0" w:space="0" w:color="auto"/>
            <w:bottom w:val="none" w:sz="0" w:space="0" w:color="auto"/>
            <w:right w:val="none" w:sz="0" w:space="0" w:color="auto"/>
          </w:divBdr>
        </w:div>
        <w:div w:id="416051985">
          <w:marLeft w:val="480"/>
          <w:marRight w:val="0"/>
          <w:marTop w:val="0"/>
          <w:marBottom w:val="0"/>
          <w:divBdr>
            <w:top w:val="none" w:sz="0" w:space="0" w:color="auto"/>
            <w:left w:val="none" w:sz="0" w:space="0" w:color="auto"/>
            <w:bottom w:val="none" w:sz="0" w:space="0" w:color="auto"/>
            <w:right w:val="none" w:sz="0" w:space="0" w:color="auto"/>
          </w:divBdr>
        </w:div>
        <w:div w:id="650868357">
          <w:marLeft w:val="480"/>
          <w:marRight w:val="0"/>
          <w:marTop w:val="0"/>
          <w:marBottom w:val="0"/>
          <w:divBdr>
            <w:top w:val="none" w:sz="0" w:space="0" w:color="auto"/>
            <w:left w:val="none" w:sz="0" w:space="0" w:color="auto"/>
            <w:bottom w:val="none" w:sz="0" w:space="0" w:color="auto"/>
            <w:right w:val="none" w:sz="0" w:space="0" w:color="auto"/>
          </w:divBdr>
        </w:div>
        <w:div w:id="676155583">
          <w:marLeft w:val="480"/>
          <w:marRight w:val="0"/>
          <w:marTop w:val="0"/>
          <w:marBottom w:val="0"/>
          <w:divBdr>
            <w:top w:val="none" w:sz="0" w:space="0" w:color="auto"/>
            <w:left w:val="none" w:sz="0" w:space="0" w:color="auto"/>
            <w:bottom w:val="none" w:sz="0" w:space="0" w:color="auto"/>
            <w:right w:val="none" w:sz="0" w:space="0" w:color="auto"/>
          </w:divBdr>
        </w:div>
        <w:div w:id="690452334">
          <w:marLeft w:val="480"/>
          <w:marRight w:val="0"/>
          <w:marTop w:val="0"/>
          <w:marBottom w:val="0"/>
          <w:divBdr>
            <w:top w:val="none" w:sz="0" w:space="0" w:color="auto"/>
            <w:left w:val="none" w:sz="0" w:space="0" w:color="auto"/>
            <w:bottom w:val="none" w:sz="0" w:space="0" w:color="auto"/>
            <w:right w:val="none" w:sz="0" w:space="0" w:color="auto"/>
          </w:divBdr>
        </w:div>
        <w:div w:id="705912089">
          <w:marLeft w:val="480"/>
          <w:marRight w:val="0"/>
          <w:marTop w:val="0"/>
          <w:marBottom w:val="0"/>
          <w:divBdr>
            <w:top w:val="none" w:sz="0" w:space="0" w:color="auto"/>
            <w:left w:val="none" w:sz="0" w:space="0" w:color="auto"/>
            <w:bottom w:val="none" w:sz="0" w:space="0" w:color="auto"/>
            <w:right w:val="none" w:sz="0" w:space="0" w:color="auto"/>
          </w:divBdr>
        </w:div>
        <w:div w:id="750125553">
          <w:marLeft w:val="480"/>
          <w:marRight w:val="0"/>
          <w:marTop w:val="0"/>
          <w:marBottom w:val="0"/>
          <w:divBdr>
            <w:top w:val="none" w:sz="0" w:space="0" w:color="auto"/>
            <w:left w:val="none" w:sz="0" w:space="0" w:color="auto"/>
            <w:bottom w:val="none" w:sz="0" w:space="0" w:color="auto"/>
            <w:right w:val="none" w:sz="0" w:space="0" w:color="auto"/>
          </w:divBdr>
        </w:div>
        <w:div w:id="769660997">
          <w:marLeft w:val="480"/>
          <w:marRight w:val="0"/>
          <w:marTop w:val="0"/>
          <w:marBottom w:val="0"/>
          <w:divBdr>
            <w:top w:val="none" w:sz="0" w:space="0" w:color="auto"/>
            <w:left w:val="none" w:sz="0" w:space="0" w:color="auto"/>
            <w:bottom w:val="none" w:sz="0" w:space="0" w:color="auto"/>
            <w:right w:val="none" w:sz="0" w:space="0" w:color="auto"/>
          </w:divBdr>
        </w:div>
        <w:div w:id="789515153">
          <w:marLeft w:val="480"/>
          <w:marRight w:val="0"/>
          <w:marTop w:val="0"/>
          <w:marBottom w:val="0"/>
          <w:divBdr>
            <w:top w:val="none" w:sz="0" w:space="0" w:color="auto"/>
            <w:left w:val="none" w:sz="0" w:space="0" w:color="auto"/>
            <w:bottom w:val="none" w:sz="0" w:space="0" w:color="auto"/>
            <w:right w:val="none" w:sz="0" w:space="0" w:color="auto"/>
          </w:divBdr>
        </w:div>
        <w:div w:id="809978416">
          <w:marLeft w:val="480"/>
          <w:marRight w:val="0"/>
          <w:marTop w:val="0"/>
          <w:marBottom w:val="0"/>
          <w:divBdr>
            <w:top w:val="none" w:sz="0" w:space="0" w:color="auto"/>
            <w:left w:val="none" w:sz="0" w:space="0" w:color="auto"/>
            <w:bottom w:val="none" w:sz="0" w:space="0" w:color="auto"/>
            <w:right w:val="none" w:sz="0" w:space="0" w:color="auto"/>
          </w:divBdr>
        </w:div>
        <w:div w:id="855004894">
          <w:marLeft w:val="480"/>
          <w:marRight w:val="0"/>
          <w:marTop w:val="0"/>
          <w:marBottom w:val="0"/>
          <w:divBdr>
            <w:top w:val="none" w:sz="0" w:space="0" w:color="auto"/>
            <w:left w:val="none" w:sz="0" w:space="0" w:color="auto"/>
            <w:bottom w:val="none" w:sz="0" w:space="0" w:color="auto"/>
            <w:right w:val="none" w:sz="0" w:space="0" w:color="auto"/>
          </w:divBdr>
        </w:div>
        <w:div w:id="873345090">
          <w:marLeft w:val="480"/>
          <w:marRight w:val="0"/>
          <w:marTop w:val="0"/>
          <w:marBottom w:val="0"/>
          <w:divBdr>
            <w:top w:val="none" w:sz="0" w:space="0" w:color="auto"/>
            <w:left w:val="none" w:sz="0" w:space="0" w:color="auto"/>
            <w:bottom w:val="none" w:sz="0" w:space="0" w:color="auto"/>
            <w:right w:val="none" w:sz="0" w:space="0" w:color="auto"/>
          </w:divBdr>
        </w:div>
      </w:divsChild>
    </w:div>
    <w:div w:id="436483524">
      <w:bodyDiv w:val="1"/>
      <w:marLeft w:val="0"/>
      <w:marRight w:val="0"/>
      <w:marTop w:val="0"/>
      <w:marBottom w:val="0"/>
      <w:divBdr>
        <w:top w:val="none" w:sz="0" w:space="0" w:color="auto"/>
        <w:left w:val="none" w:sz="0" w:space="0" w:color="auto"/>
        <w:bottom w:val="none" w:sz="0" w:space="0" w:color="auto"/>
        <w:right w:val="none" w:sz="0" w:space="0" w:color="auto"/>
      </w:divBdr>
      <w:divsChild>
        <w:div w:id="128015537">
          <w:marLeft w:val="480"/>
          <w:marRight w:val="0"/>
          <w:marTop w:val="0"/>
          <w:marBottom w:val="0"/>
          <w:divBdr>
            <w:top w:val="none" w:sz="0" w:space="0" w:color="auto"/>
            <w:left w:val="none" w:sz="0" w:space="0" w:color="auto"/>
            <w:bottom w:val="none" w:sz="0" w:space="0" w:color="auto"/>
            <w:right w:val="none" w:sz="0" w:space="0" w:color="auto"/>
          </w:divBdr>
        </w:div>
        <w:div w:id="153031652">
          <w:marLeft w:val="480"/>
          <w:marRight w:val="0"/>
          <w:marTop w:val="0"/>
          <w:marBottom w:val="0"/>
          <w:divBdr>
            <w:top w:val="none" w:sz="0" w:space="0" w:color="auto"/>
            <w:left w:val="none" w:sz="0" w:space="0" w:color="auto"/>
            <w:bottom w:val="none" w:sz="0" w:space="0" w:color="auto"/>
            <w:right w:val="none" w:sz="0" w:space="0" w:color="auto"/>
          </w:divBdr>
        </w:div>
        <w:div w:id="187791205">
          <w:marLeft w:val="480"/>
          <w:marRight w:val="0"/>
          <w:marTop w:val="0"/>
          <w:marBottom w:val="0"/>
          <w:divBdr>
            <w:top w:val="none" w:sz="0" w:space="0" w:color="auto"/>
            <w:left w:val="none" w:sz="0" w:space="0" w:color="auto"/>
            <w:bottom w:val="none" w:sz="0" w:space="0" w:color="auto"/>
            <w:right w:val="none" w:sz="0" w:space="0" w:color="auto"/>
          </w:divBdr>
        </w:div>
        <w:div w:id="224075911">
          <w:marLeft w:val="480"/>
          <w:marRight w:val="0"/>
          <w:marTop w:val="0"/>
          <w:marBottom w:val="0"/>
          <w:divBdr>
            <w:top w:val="none" w:sz="0" w:space="0" w:color="auto"/>
            <w:left w:val="none" w:sz="0" w:space="0" w:color="auto"/>
            <w:bottom w:val="none" w:sz="0" w:space="0" w:color="auto"/>
            <w:right w:val="none" w:sz="0" w:space="0" w:color="auto"/>
          </w:divBdr>
        </w:div>
        <w:div w:id="233391189">
          <w:marLeft w:val="480"/>
          <w:marRight w:val="0"/>
          <w:marTop w:val="0"/>
          <w:marBottom w:val="0"/>
          <w:divBdr>
            <w:top w:val="none" w:sz="0" w:space="0" w:color="auto"/>
            <w:left w:val="none" w:sz="0" w:space="0" w:color="auto"/>
            <w:bottom w:val="none" w:sz="0" w:space="0" w:color="auto"/>
            <w:right w:val="none" w:sz="0" w:space="0" w:color="auto"/>
          </w:divBdr>
        </w:div>
        <w:div w:id="263733974">
          <w:marLeft w:val="480"/>
          <w:marRight w:val="0"/>
          <w:marTop w:val="0"/>
          <w:marBottom w:val="0"/>
          <w:divBdr>
            <w:top w:val="none" w:sz="0" w:space="0" w:color="auto"/>
            <w:left w:val="none" w:sz="0" w:space="0" w:color="auto"/>
            <w:bottom w:val="none" w:sz="0" w:space="0" w:color="auto"/>
            <w:right w:val="none" w:sz="0" w:space="0" w:color="auto"/>
          </w:divBdr>
        </w:div>
        <w:div w:id="266547501">
          <w:marLeft w:val="480"/>
          <w:marRight w:val="0"/>
          <w:marTop w:val="0"/>
          <w:marBottom w:val="0"/>
          <w:divBdr>
            <w:top w:val="none" w:sz="0" w:space="0" w:color="auto"/>
            <w:left w:val="none" w:sz="0" w:space="0" w:color="auto"/>
            <w:bottom w:val="none" w:sz="0" w:space="0" w:color="auto"/>
            <w:right w:val="none" w:sz="0" w:space="0" w:color="auto"/>
          </w:divBdr>
        </w:div>
        <w:div w:id="345405140">
          <w:marLeft w:val="480"/>
          <w:marRight w:val="0"/>
          <w:marTop w:val="0"/>
          <w:marBottom w:val="0"/>
          <w:divBdr>
            <w:top w:val="none" w:sz="0" w:space="0" w:color="auto"/>
            <w:left w:val="none" w:sz="0" w:space="0" w:color="auto"/>
            <w:bottom w:val="none" w:sz="0" w:space="0" w:color="auto"/>
            <w:right w:val="none" w:sz="0" w:space="0" w:color="auto"/>
          </w:divBdr>
        </w:div>
        <w:div w:id="376050062">
          <w:marLeft w:val="480"/>
          <w:marRight w:val="0"/>
          <w:marTop w:val="0"/>
          <w:marBottom w:val="0"/>
          <w:divBdr>
            <w:top w:val="none" w:sz="0" w:space="0" w:color="auto"/>
            <w:left w:val="none" w:sz="0" w:space="0" w:color="auto"/>
            <w:bottom w:val="none" w:sz="0" w:space="0" w:color="auto"/>
            <w:right w:val="none" w:sz="0" w:space="0" w:color="auto"/>
          </w:divBdr>
        </w:div>
        <w:div w:id="460458092">
          <w:marLeft w:val="480"/>
          <w:marRight w:val="0"/>
          <w:marTop w:val="0"/>
          <w:marBottom w:val="0"/>
          <w:divBdr>
            <w:top w:val="none" w:sz="0" w:space="0" w:color="auto"/>
            <w:left w:val="none" w:sz="0" w:space="0" w:color="auto"/>
            <w:bottom w:val="none" w:sz="0" w:space="0" w:color="auto"/>
            <w:right w:val="none" w:sz="0" w:space="0" w:color="auto"/>
          </w:divBdr>
        </w:div>
        <w:div w:id="464931173">
          <w:marLeft w:val="480"/>
          <w:marRight w:val="0"/>
          <w:marTop w:val="0"/>
          <w:marBottom w:val="0"/>
          <w:divBdr>
            <w:top w:val="none" w:sz="0" w:space="0" w:color="auto"/>
            <w:left w:val="none" w:sz="0" w:space="0" w:color="auto"/>
            <w:bottom w:val="none" w:sz="0" w:space="0" w:color="auto"/>
            <w:right w:val="none" w:sz="0" w:space="0" w:color="auto"/>
          </w:divBdr>
        </w:div>
        <w:div w:id="513885591">
          <w:marLeft w:val="480"/>
          <w:marRight w:val="0"/>
          <w:marTop w:val="0"/>
          <w:marBottom w:val="0"/>
          <w:divBdr>
            <w:top w:val="none" w:sz="0" w:space="0" w:color="auto"/>
            <w:left w:val="none" w:sz="0" w:space="0" w:color="auto"/>
            <w:bottom w:val="none" w:sz="0" w:space="0" w:color="auto"/>
            <w:right w:val="none" w:sz="0" w:space="0" w:color="auto"/>
          </w:divBdr>
        </w:div>
        <w:div w:id="519124345">
          <w:marLeft w:val="480"/>
          <w:marRight w:val="0"/>
          <w:marTop w:val="0"/>
          <w:marBottom w:val="0"/>
          <w:divBdr>
            <w:top w:val="none" w:sz="0" w:space="0" w:color="auto"/>
            <w:left w:val="none" w:sz="0" w:space="0" w:color="auto"/>
            <w:bottom w:val="none" w:sz="0" w:space="0" w:color="auto"/>
            <w:right w:val="none" w:sz="0" w:space="0" w:color="auto"/>
          </w:divBdr>
        </w:div>
        <w:div w:id="562644577">
          <w:marLeft w:val="480"/>
          <w:marRight w:val="0"/>
          <w:marTop w:val="0"/>
          <w:marBottom w:val="0"/>
          <w:divBdr>
            <w:top w:val="none" w:sz="0" w:space="0" w:color="auto"/>
            <w:left w:val="none" w:sz="0" w:space="0" w:color="auto"/>
            <w:bottom w:val="none" w:sz="0" w:space="0" w:color="auto"/>
            <w:right w:val="none" w:sz="0" w:space="0" w:color="auto"/>
          </w:divBdr>
        </w:div>
        <w:div w:id="688528045">
          <w:marLeft w:val="480"/>
          <w:marRight w:val="0"/>
          <w:marTop w:val="0"/>
          <w:marBottom w:val="0"/>
          <w:divBdr>
            <w:top w:val="none" w:sz="0" w:space="0" w:color="auto"/>
            <w:left w:val="none" w:sz="0" w:space="0" w:color="auto"/>
            <w:bottom w:val="none" w:sz="0" w:space="0" w:color="auto"/>
            <w:right w:val="none" w:sz="0" w:space="0" w:color="auto"/>
          </w:divBdr>
        </w:div>
        <w:div w:id="695692219">
          <w:marLeft w:val="480"/>
          <w:marRight w:val="0"/>
          <w:marTop w:val="0"/>
          <w:marBottom w:val="0"/>
          <w:divBdr>
            <w:top w:val="none" w:sz="0" w:space="0" w:color="auto"/>
            <w:left w:val="none" w:sz="0" w:space="0" w:color="auto"/>
            <w:bottom w:val="none" w:sz="0" w:space="0" w:color="auto"/>
            <w:right w:val="none" w:sz="0" w:space="0" w:color="auto"/>
          </w:divBdr>
        </w:div>
        <w:div w:id="702634861">
          <w:marLeft w:val="480"/>
          <w:marRight w:val="0"/>
          <w:marTop w:val="0"/>
          <w:marBottom w:val="0"/>
          <w:divBdr>
            <w:top w:val="none" w:sz="0" w:space="0" w:color="auto"/>
            <w:left w:val="none" w:sz="0" w:space="0" w:color="auto"/>
            <w:bottom w:val="none" w:sz="0" w:space="0" w:color="auto"/>
            <w:right w:val="none" w:sz="0" w:space="0" w:color="auto"/>
          </w:divBdr>
        </w:div>
        <w:div w:id="766923847">
          <w:marLeft w:val="480"/>
          <w:marRight w:val="0"/>
          <w:marTop w:val="0"/>
          <w:marBottom w:val="0"/>
          <w:divBdr>
            <w:top w:val="none" w:sz="0" w:space="0" w:color="auto"/>
            <w:left w:val="none" w:sz="0" w:space="0" w:color="auto"/>
            <w:bottom w:val="none" w:sz="0" w:space="0" w:color="auto"/>
            <w:right w:val="none" w:sz="0" w:space="0" w:color="auto"/>
          </w:divBdr>
        </w:div>
        <w:div w:id="795417522">
          <w:marLeft w:val="480"/>
          <w:marRight w:val="0"/>
          <w:marTop w:val="0"/>
          <w:marBottom w:val="0"/>
          <w:divBdr>
            <w:top w:val="none" w:sz="0" w:space="0" w:color="auto"/>
            <w:left w:val="none" w:sz="0" w:space="0" w:color="auto"/>
            <w:bottom w:val="none" w:sz="0" w:space="0" w:color="auto"/>
            <w:right w:val="none" w:sz="0" w:space="0" w:color="auto"/>
          </w:divBdr>
        </w:div>
        <w:div w:id="812259297">
          <w:marLeft w:val="480"/>
          <w:marRight w:val="0"/>
          <w:marTop w:val="0"/>
          <w:marBottom w:val="0"/>
          <w:divBdr>
            <w:top w:val="none" w:sz="0" w:space="0" w:color="auto"/>
            <w:left w:val="none" w:sz="0" w:space="0" w:color="auto"/>
            <w:bottom w:val="none" w:sz="0" w:space="0" w:color="auto"/>
            <w:right w:val="none" w:sz="0" w:space="0" w:color="auto"/>
          </w:divBdr>
        </w:div>
        <w:div w:id="822962892">
          <w:marLeft w:val="480"/>
          <w:marRight w:val="0"/>
          <w:marTop w:val="0"/>
          <w:marBottom w:val="0"/>
          <w:divBdr>
            <w:top w:val="none" w:sz="0" w:space="0" w:color="auto"/>
            <w:left w:val="none" w:sz="0" w:space="0" w:color="auto"/>
            <w:bottom w:val="none" w:sz="0" w:space="0" w:color="auto"/>
            <w:right w:val="none" w:sz="0" w:space="0" w:color="auto"/>
          </w:divBdr>
        </w:div>
        <w:div w:id="831683580">
          <w:marLeft w:val="480"/>
          <w:marRight w:val="0"/>
          <w:marTop w:val="0"/>
          <w:marBottom w:val="0"/>
          <w:divBdr>
            <w:top w:val="none" w:sz="0" w:space="0" w:color="auto"/>
            <w:left w:val="none" w:sz="0" w:space="0" w:color="auto"/>
            <w:bottom w:val="none" w:sz="0" w:space="0" w:color="auto"/>
            <w:right w:val="none" w:sz="0" w:space="0" w:color="auto"/>
          </w:divBdr>
        </w:div>
        <w:div w:id="855922058">
          <w:marLeft w:val="480"/>
          <w:marRight w:val="0"/>
          <w:marTop w:val="0"/>
          <w:marBottom w:val="0"/>
          <w:divBdr>
            <w:top w:val="none" w:sz="0" w:space="0" w:color="auto"/>
            <w:left w:val="none" w:sz="0" w:space="0" w:color="auto"/>
            <w:bottom w:val="none" w:sz="0" w:space="0" w:color="auto"/>
            <w:right w:val="none" w:sz="0" w:space="0" w:color="auto"/>
          </w:divBdr>
        </w:div>
        <w:div w:id="867108837">
          <w:marLeft w:val="480"/>
          <w:marRight w:val="0"/>
          <w:marTop w:val="0"/>
          <w:marBottom w:val="0"/>
          <w:divBdr>
            <w:top w:val="none" w:sz="0" w:space="0" w:color="auto"/>
            <w:left w:val="none" w:sz="0" w:space="0" w:color="auto"/>
            <w:bottom w:val="none" w:sz="0" w:space="0" w:color="auto"/>
            <w:right w:val="none" w:sz="0" w:space="0" w:color="auto"/>
          </w:divBdr>
        </w:div>
        <w:div w:id="924260928">
          <w:marLeft w:val="480"/>
          <w:marRight w:val="0"/>
          <w:marTop w:val="0"/>
          <w:marBottom w:val="0"/>
          <w:divBdr>
            <w:top w:val="none" w:sz="0" w:space="0" w:color="auto"/>
            <w:left w:val="none" w:sz="0" w:space="0" w:color="auto"/>
            <w:bottom w:val="none" w:sz="0" w:space="0" w:color="auto"/>
            <w:right w:val="none" w:sz="0" w:space="0" w:color="auto"/>
          </w:divBdr>
        </w:div>
        <w:div w:id="931399227">
          <w:marLeft w:val="480"/>
          <w:marRight w:val="0"/>
          <w:marTop w:val="0"/>
          <w:marBottom w:val="0"/>
          <w:divBdr>
            <w:top w:val="none" w:sz="0" w:space="0" w:color="auto"/>
            <w:left w:val="none" w:sz="0" w:space="0" w:color="auto"/>
            <w:bottom w:val="none" w:sz="0" w:space="0" w:color="auto"/>
            <w:right w:val="none" w:sz="0" w:space="0" w:color="auto"/>
          </w:divBdr>
        </w:div>
        <w:div w:id="945189949">
          <w:marLeft w:val="480"/>
          <w:marRight w:val="0"/>
          <w:marTop w:val="0"/>
          <w:marBottom w:val="0"/>
          <w:divBdr>
            <w:top w:val="none" w:sz="0" w:space="0" w:color="auto"/>
            <w:left w:val="none" w:sz="0" w:space="0" w:color="auto"/>
            <w:bottom w:val="none" w:sz="0" w:space="0" w:color="auto"/>
            <w:right w:val="none" w:sz="0" w:space="0" w:color="auto"/>
          </w:divBdr>
        </w:div>
        <w:div w:id="961376951">
          <w:marLeft w:val="480"/>
          <w:marRight w:val="0"/>
          <w:marTop w:val="0"/>
          <w:marBottom w:val="0"/>
          <w:divBdr>
            <w:top w:val="none" w:sz="0" w:space="0" w:color="auto"/>
            <w:left w:val="none" w:sz="0" w:space="0" w:color="auto"/>
            <w:bottom w:val="none" w:sz="0" w:space="0" w:color="auto"/>
            <w:right w:val="none" w:sz="0" w:space="0" w:color="auto"/>
          </w:divBdr>
        </w:div>
      </w:divsChild>
    </w:div>
    <w:div w:id="436754721">
      <w:bodyDiv w:val="1"/>
      <w:marLeft w:val="0"/>
      <w:marRight w:val="0"/>
      <w:marTop w:val="0"/>
      <w:marBottom w:val="0"/>
      <w:divBdr>
        <w:top w:val="none" w:sz="0" w:space="0" w:color="auto"/>
        <w:left w:val="none" w:sz="0" w:space="0" w:color="auto"/>
        <w:bottom w:val="none" w:sz="0" w:space="0" w:color="auto"/>
        <w:right w:val="none" w:sz="0" w:space="0" w:color="auto"/>
      </w:divBdr>
      <w:divsChild>
        <w:div w:id="1393783">
          <w:marLeft w:val="480"/>
          <w:marRight w:val="0"/>
          <w:marTop w:val="0"/>
          <w:marBottom w:val="0"/>
          <w:divBdr>
            <w:top w:val="none" w:sz="0" w:space="0" w:color="auto"/>
            <w:left w:val="none" w:sz="0" w:space="0" w:color="auto"/>
            <w:bottom w:val="none" w:sz="0" w:space="0" w:color="auto"/>
            <w:right w:val="none" w:sz="0" w:space="0" w:color="auto"/>
          </w:divBdr>
        </w:div>
        <w:div w:id="11029651">
          <w:marLeft w:val="480"/>
          <w:marRight w:val="0"/>
          <w:marTop w:val="0"/>
          <w:marBottom w:val="0"/>
          <w:divBdr>
            <w:top w:val="none" w:sz="0" w:space="0" w:color="auto"/>
            <w:left w:val="none" w:sz="0" w:space="0" w:color="auto"/>
            <w:bottom w:val="none" w:sz="0" w:space="0" w:color="auto"/>
            <w:right w:val="none" w:sz="0" w:space="0" w:color="auto"/>
          </w:divBdr>
        </w:div>
        <w:div w:id="27685292">
          <w:marLeft w:val="480"/>
          <w:marRight w:val="0"/>
          <w:marTop w:val="0"/>
          <w:marBottom w:val="0"/>
          <w:divBdr>
            <w:top w:val="none" w:sz="0" w:space="0" w:color="auto"/>
            <w:left w:val="none" w:sz="0" w:space="0" w:color="auto"/>
            <w:bottom w:val="none" w:sz="0" w:space="0" w:color="auto"/>
            <w:right w:val="none" w:sz="0" w:space="0" w:color="auto"/>
          </w:divBdr>
        </w:div>
        <w:div w:id="41371632">
          <w:marLeft w:val="480"/>
          <w:marRight w:val="0"/>
          <w:marTop w:val="0"/>
          <w:marBottom w:val="0"/>
          <w:divBdr>
            <w:top w:val="none" w:sz="0" w:space="0" w:color="auto"/>
            <w:left w:val="none" w:sz="0" w:space="0" w:color="auto"/>
            <w:bottom w:val="none" w:sz="0" w:space="0" w:color="auto"/>
            <w:right w:val="none" w:sz="0" w:space="0" w:color="auto"/>
          </w:divBdr>
        </w:div>
        <w:div w:id="51005221">
          <w:marLeft w:val="480"/>
          <w:marRight w:val="0"/>
          <w:marTop w:val="0"/>
          <w:marBottom w:val="0"/>
          <w:divBdr>
            <w:top w:val="none" w:sz="0" w:space="0" w:color="auto"/>
            <w:left w:val="none" w:sz="0" w:space="0" w:color="auto"/>
            <w:bottom w:val="none" w:sz="0" w:space="0" w:color="auto"/>
            <w:right w:val="none" w:sz="0" w:space="0" w:color="auto"/>
          </w:divBdr>
        </w:div>
        <w:div w:id="60913679">
          <w:marLeft w:val="480"/>
          <w:marRight w:val="0"/>
          <w:marTop w:val="0"/>
          <w:marBottom w:val="0"/>
          <w:divBdr>
            <w:top w:val="none" w:sz="0" w:space="0" w:color="auto"/>
            <w:left w:val="none" w:sz="0" w:space="0" w:color="auto"/>
            <w:bottom w:val="none" w:sz="0" w:space="0" w:color="auto"/>
            <w:right w:val="none" w:sz="0" w:space="0" w:color="auto"/>
          </w:divBdr>
        </w:div>
        <w:div w:id="78252894">
          <w:marLeft w:val="480"/>
          <w:marRight w:val="0"/>
          <w:marTop w:val="0"/>
          <w:marBottom w:val="0"/>
          <w:divBdr>
            <w:top w:val="none" w:sz="0" w:space="0" w:color="auto"/>
            <w:left w:val="none" w:sz="0" w:space="0" w:color="auto"/>
            <w:bottom w:val="none" w:sz="0" w:space="0" w:color="auto"/>
            <w:right w:val="none" w:sz="0" w:space="0" w:color="auto"/>
          </w:divBdr>
        </w:div>
        <w:div w:id="93793248">
          <w:marLeft w:val="480"/>
          <w:marRight w:val="0"/>
          <w:marTop w:val="0"/>
          <w:marBottom w:val="0"/>
          <w:divBdr>
            <w:top w:val="none" w:sz="0" w:space="0" w:color="auto"/>
            <w:left w:val="none" w:sz="0" w:space="0" w:color="auto"/>
            <w:bottom w:val="none" w:sz="0" w:space="0" w:color="auto"/>
            <w:right w:val="none" w:sz="0" w:space="0" w:color="auto"/>
          </w:divBdr>
        </w:div>
        <w:div w:id="101461897">
          <w:marLeft w:val="480"/>
          <w:marRight w:val="0"/>
          <w:marTop w:val="0"/>
          <w:marBottom w:val="0"/>
          <w:divBdr>
            <w:top w:val="none" w:sz="0" w:space="0" w:color="auto"/>
            <w:left w:val="none" w:sz="0" w:space="0" w:color="auto"/>
            <w:bottom w:val="none" w:sz="0" w:space="0" w:color="auto"/>
            <w:right w:val="none" w:sz="0" w:space="0" w:color="auto"/>
          </w:divBdr>
        </w:div>
        <w:div w:id="233398408">
          <w:marLeft w:val="480"/>
          <w:marRight w:val="0"/>
          <w:marTop w:val="0"/>
          <w:marBottom w:val="0"/>
          <w:divBdr>
            <w:top w:val="none" w:sz="0" w:space="0" w:color="auto"/>
            <w:left w:val="none" w:sz="0" w:space="0" w:color="auto"/>
            <w:bottom w:val="none" w:sz="0" w:space="0" w:color="auto"/>
            <w:right w:val="none" w:sz="0" w:space="0" w:color="auto"/>
          </w:divBdr>
        </w:div>
        <w:div w:id="250891307">
          <w:marLeft w:val="480"/>
          <w:marRight w:val="0"/>
          <w:marTop w:val="0"/>
          <w:marBottom w:val="0"/>
          <w:divBdr>
            <w:top w:val="none" w:sz="0" w:space="0" w:color="auto"/>
            <w:left w:val="none" w:sz="0" w:space="0" w:color="auto"/>
            <w:bottom w:val="none" w:sz="0" w:space="0" w:color="auto"/>
            <w:right w:val="none" w:sz="0" w:space="0" w:color="auto"/>
          </w:divBdr>
        </w:div>
        <w:div w:id="282616032">
          <w:marLeft w:val="480"/>
          <w:marRight w:val="0"/>
          <w:marTop w:val="0"/>
          <w:marBottom w:val="0"/>
          <w:divBdr>
            <w:top w:val="none" w:sz="0" w:space="0" w:color="auto"/>
            <w:left w:val="none" w:sz="0" w:space="0" w:color="auto"/>
            <w:bottom w:val="none" w:sz="0" w:space="0" w:color="auto"/>
            <w:right w:val="none" w:sz="0" w:space="0" w:color="auto"/>
          </w:divBdr>
        </w:div>
        <w:div w:id="318702124">
          <w:marLeft w:val="480"/>
          <w:marRight w:val="0"/>
          <w:marTop w:val="0"/>
          <w:marBottom w:val="0"/>
          <w:divBdr>
            <w:top w:val="none" w:sz="0" w:space="0" w:color="auto"/>
            <w:left w:val="none" w:sz="0" w:space="0" w:color="auto"/>
            <w:bottom w:val="none" w:sz="0" w:space="0" w:color="auto"/>
            <w:right w:val="none" w:sz="0" w:space="0" w:color="auto"/>
          </w:divBdr>
        </w:div>
        <w:div w:id="320424384">
          <w:marLeft w:val="480"/>
          <w:marRight w:val="0"/>
          <w:marTop w:val="0"/>
          <w:marBottom w:val="0"/>
          <w:divBdr>
            <w:top w:val="none" w:sz="0" w:space="0" w:color="auto"/>
            <w:left w:val="none" w:sz="0" w:space="0" w:color="auto"/>
            <w:bottom w:val="none" w:sz="0" w:space="0" w:color="auto"/>
            <w:right w:val="none" w:sz="0" w:space="0" w:color="auto"/>
          </w:divBdr>
        </w:div>
        <w:div w:id="322315871">
          <w:marLeft w:val="480"/>
          <w:marRight w:val="0"/>
          <w:marTop w:val="0"/>
          <w:marBottom w:val="0"/>
          <w:divBdr>
            <w:top w:val="none" w:sz="0" w:space="0" w:color="auto"/>
            <w:left w:val="none" w:sz="0" w:space="0" w:color="auto"/>
            <w:bottom w:val="none" w:sz="0" w:space="0" w:color="auto"/>
            <w:right w:val="none" w:sz="0" w:space="0" w:color="auto"/>
          </w:divBdr>
        </w:div>
        <w:div w:id="405493749">
          <w:marLeft w:val="480"/>
          <w:marRight w:val="0"/>
          <w:marTop w:val="0"/>
          <w:marBottom w:val="0"/>
          <w:divBdr>
            <w:top w:val="none" w:sz="0" w:space="0" w:color="auto"/>
            <w:left w:val="none" w:sz="0" w:space="0" w:color="auto"/>
            <w:bottom w:val="none" w:sz="0" w:space="0" w:color="auto"/>
            <w:right w:val="none" w:sz="0" w:space="0" w:color="auto"/>
          </w:divBdr>
        </w:div>
        <w:div w:id="414673834">
          <w:marLeft w:val="480"/>
          <w:marRight w:val="0"/>
          <w:marTop w:val="0"/>
          <w:marBottom w:val="0"/>
          <w:divBdr>
            <w:top w:val="none" w:sz="0" w:space="0" w:color="auto"/>
            <w:left w:val="none" w:sz="0" w:space="0" w:color="auto"/>
            <w:bottom w:val="none" w:sz="0" w:space="0" w:color="auto"/>
            <w:right w:val="none" w:sz="0" w:space="0" w:color="auto"/>
          </w:divBdr>
        </w:div>
        <w:div w:id="420613277">
          <w:marLeft w:val="480"/>
          <w:marRight w:val="0"/>
          <w:marTop w:val="0"/>
          <w:marBottom w:val="0"/>
          <w:divBdr>
            <w:top w:val="none" w:sz="0" w:space="0" w:color="auto"/>
            <w:left w:val="none" w:sz="0" w:space="0" w:color="auto"/>
            <w:bottom w:val="none" w:sz="0" w:space="0" w:color="auto"/>
            <w:right w:val="none" w:sz="0" w:space="0" w:color="auto"/>
          </w:divBdr>
        </w:div>
        <w:div w:id="455833846">
          <w:marLeft w:val="480"/>
          <w:marRight w:val="0"/>
          <w:marTop w:val="0"/>
          <w:marBottom w:val="0"/>
          <w:divBdr>
            <w:top w:val="none" w:sz="0" w:space="0" w:color="auto"/>
            <w:left w:val="none" w:sz="0" w:space="0" w:color="auto"/>
            <w:bottom w:val="none" w:sz="0" w:space="0" w:color="auto"/>
            <w:right w:val="none" w:sz="0" w:space="0" w:color="auto"/>
          </w:divBdr>
        </w:div>
        <w:div w:id="505946628">
          <w:marLeft w:val="480"/>
          <w:marRight w:val="0"/>
          <w:marTop w:val="0"/>
          <w:marBottom w:val="0"/>
          <w:divBdr>
            <w:top w:val="none" w:sz="0" w:space="0" w:color="auto"/>
            <w:left w:val="none" w:sz="0" w:space="0" w:color="auto"/>
            <w:bottom w:val="none" w:sz="0" w:space="0" w:color="auto"/>
            <w:right w:val="none" w:sz="0" w:space="0" w:color="auto"/>
          </w:divBdr>
        </w:div>
        <w:div w:id="540215326">
          <w:marLeft w:val="480"/>
          <w:marRight w:val="0"/>
          <w:marTop w:val="0"/>
          <w:marBottom w:val="0"/>
          <w:divBdr>
            <w:top w:val="none" w:sz="0" w:space="0" w:color="auto"/>
            <w:left w:val="none" w:sz="0" w:space="0" w:color="auto"/>
            <w:bottom w:val="none" w:sz="0" w:space="0" w:color="auto"/>
            <w:right w:val="none" w:sz="0" w:space="0" w:color="auto"/>
          </w:divBdr>
        </w:div>
        <w:div w:id="592594401">
          <w:marLeft w:val="480"/>
          <w:marRight w:val="0"/>
          <w:marTop w:val="0"/>
          <w:marBottom w:val="0"/>
          <w:divBdr>
            <w:top w:val="none" w:sz="0" w:space="0" w:color="auto"/>
            <w:left w:val="none" w:sz="0" w:space="0" w:color="auto"/>
            <w:bottom w:val="none" w:sz="0" w:space="0" w:color="auto"/>
            <w:right w:val="none" w:sz="0" w:space="0" w:color="auto"/>
          </w:divBdr>
        </w:div>
        <w:div w:id="598103325">
          <w:marLeft w:val="480"/>
          <w:marRight w:val="0"/>
          <w:marTop w:val="0"/>
          <w:marBottom w:val="0"/>
          <w:divBdr>
            <w:top w:val="none" w:sz="0" w:space="0" w:color="auto"/>
            <w:left w:val="none" w:sz="0" w:space="0" w:color="auto"/>
            <w:bottom w:val="none" w:sz="0" w:space="0" w:color="auto"/>
            <w:right w:val="none" w:sz="0" w:space="0" w:color="auto"/>
          </w:divBdr>
        </w:div>
        <w:div w:id="601229686">
          <w:marLeft w:val="480"/>
          <w:marRight w:val="0"/>
          <w:marTop w:val="0"/>
          <w:marBottom w:val="0"/>
          <w:divBdr>
            <w:top w:val="none" w:sz="0" w:space="0" w:color="auto"/>
            <w:left w:val="none" w:sz="0" w:space="0" w:color="auto"/>
            <w:bottom w:val="none" w:sz="0" w:space="0" w:color="auto"/>
            <w:right w:val="none" w:sz="0" w:space="0" w:color="auto"/>
          </w:divBdr>
        </w:div>
        <w:div w:id="611136019">
          <w:marLeft w:val="480"/>
          <w:marRight w:val="0"/>
          <w:marTop w:val="0"/>
          <w:marBottom w:val="0"/>
          <w:divBdr>
            <w:top w:val="none" w:sz="0" w:space="0" w:color="auto"/>
            <w:left w:val="none" w:sz="0" w:space="0" w:color="auto"/>
            <w:bottom w:val="none" w:sz="0" w:space="0" w:color="auto"/>
            <w:right w:val="none" w:sz="0" w:space="0" w:color="auto"/>
          </w:divBdr>
        </w:div>
        <w:div w:id="622002761">
          <w:marLeft w:val="480"/>
          <w:marRight w:val="0"/>
          <w:marTop w:val="0"/>
          <w:marBottom w:val="0"/>
          <w:divBdr>
            <w:top w:val="none" w:sz="0" w:space="0" w:color="auto"/>
            <w:left w:val="none" w:sz="0" w:space="0" w:color="auto"/>
            <w:bottom w:val="none" w:sz="0" w:space="0" w:color="auto"/>
            <w:right w:val="none" w:sz="0" w:space="0" w:color="auto"/>
          </w:divBdr>
        </w:div>
        <w:div w:id="666785087">
          <w:marLeft w:val="480"/>
          <w:marRight w:val="0"/>
          <w:marTop w:val="0"/>
          <w:marBottom w:val="0"/>
          <w:divBdr>
            <w:top w:val="none" w:sz="0" w:space="0" w:color="auto"/>
            <w:left w:val="none" w:sz="0" w:space="0" w:color="auto"/>
            <w:bottom w:val="none" w:sz="0" w:space="0" w:color="auto"/>
            <w:right w:val="none" w:sz="0" w:space="0" w:color="auto"/>
          </w:divBdr>
        </w:div>
        <w:div w:id="710035906">
          <w:marLeft w:val="480"/>
          <w:marRight w:val="0"/>
          <w:marTop w:val="0"/>
          <w:marBottom w:val="0"/>
          <w:divBdr>
            <w:top w:val="none" w:sz="0" w:space="0" w:color="auto"/>
            <w:left w:val="none" w:sz="0" w:space="0" w:color="auto"/>
            <w:bottom w:val="none" w:sz="0" w:space="0" w:color="auto"/>
            <w:right w:val="none" w:sz="0" w:space="0" w:color="auto"/>
          </w:divBdr>
        </w:div>
        <w:div w:id="712854119">
          <w:marLeft w:val="480"/>
          <w:marRight w:val="0"/>
          <w:marTop w:val="0"/>
          <w:marBottom w:val="0"/>
          <w:divBdr>
            <w:top w:val="none" w:sz="0" w:space="0" w:color="auto"/>
            <w:left w:val="none" w:sz="0" w:space="0" w:color="auto"/>
            <w:bottom w:val="none" w:sz="0" w:space="0" w:color="auto"/>
            <w:right w:val="none" w:sz="0" w:space="0" w:color="auto"/>
          </w:divBdr>
        </w:div>
        <w:div w:id="726807940">
          <w:marLeft w:val="480"/>
          <w:marRight w:val="0"/>
          <w:marTop w:val="0"/>
          <w:marBottom w:val="0"/>
          <w:divBdr>
            <w:top w:val="none" w:sz="0" w:space="0" w:color="auto"/>
            <w:left w:val="none" w:sz="0" w:space="0" w:color="auto"/>
            <w:bottom w:val="none" w:sz="0" w:space="0" w:color="auto"/>
            <w:right w:val="none" w:sz="0" w:space="0" w:color="auto"/>
          </w:divBdr>
        </w:div>
        <w:div w:id="763260461">
          <w:marLeft w:val="480"/>
          <w:marRight w:val="0"/>
          <w:marTop w:val="0"/>
          <w:marBottom w:val="0"/>
          <w:divBdr>
            <w:top w:val="none" w:sz="0" w:space="0" w:color="auto"/>
            <w:left w:val="none" w:sz="0" w:space="0" w:color="auto"/>
            <w:bottom w:val="none" w:sz="0" w:space="0" w:color="auto"/>
            <w:right w:val="none" w:sz="0" w:space="0" w:color="auto"/>
          </w:divBdr>
        </w:div>
        <w:div w:id="820198712">
          <w:marLeft w:val="480"/>
          <w:marRight w:val="0"/>
          <w:marTop w:val="0"/>
          <w:marBottom w:val="0"/>
          <w:divBdr>
            <w:top w:val="none" w:sz="0" w:space="0" w:color="auto"/>
            <w:left w:val="none" w:sz="0" w:space="0" w:color="auto"/>
            <w:bottom w:val="none" w:sz="0" w:space="0" w:color="auto"/>
            <w:right w:val="none" w:sz="0" w:space="0" w:color="auto"/>
          </w:divBdr>
        </w:div>
        <w:div w:id="841965499">
          <w:marLeft w:val="480"/>
          <w:marRight w:val="0"/>
          <w:marTop w:val="0"/>
          <w:marBottom w:val="0"/>
          <w:divBdr>
            <w:top w:val="none" w:sz="0" w:space="0" w:color="auto"/>
            <w:left w:val="none" w:sz="0" w:space="0" w:color="auto"/>
            <w:bottom w:val="none" w:sz="0" w:space="0" w:color="auto"/>
            <w:right w:val="none" w:sz="0" w:space="0" w:color="auto"/>
          </w:divBdr>
        </w:div>
        <w:div w:id="849567079">
          <w:marLeft w:val="480"/>
          <w:marRight w:val="0"/>
          <w:marTop w:val="0"/>
          <w:marBottom w:val="0"/>
          <w:divBdr>
            <w:top w:val="none" w:sz="0" w:space="0" w:color="auto"/>
            <w:left w:val="none" w:sz="0" w:space="0" w:color="auto"/>
            <w:bottom w:val="none" w:sz="0" w:space="0" w:color="auto"/>
            <w:right w:val="none" w:sz="0" w:space="0" w:color="auto"/>
          </w:divBdr>
        </w:div>
        <w:div w:id="856384321">
          <w:marLeft w:val="480"/>
          <w:marRight w:val="0"/>
          <w:marTop w:val="0"/>
          <w:marBottom w:val="0"/>
          <w:divBdr>
            <w:top w:val="none" w:sz="0" w:space="0" w:color="auto"/>
            <w:left w:val="none" w:sz="0" w:space="0" w:color="auto"/>
            <w:bottom w:val="none" w:sz="0" w:space="0" w:color="auto"/>
            <w:right w:val="none" w:sz="0" w:space="0" w:color="auto"/>
          </w:divBdr>
        </w:div>
        <w:div w:id="893008511">
          <w:marLeft w:val="480"/>
          <w:marRight w:val="0"/>
          <w:marTop w:val="0"/>
          <w:marBottom w:val="0"/>
          <w:divBdr>
            <w:top w:val="none" w:sz="0" w:space="0" w:color="auto"/>
            <w:left w:val="none" w:sz="0" w:space="0" w:color="auto"/>
            <w:bottom w:val="none" w:sz="0" w:space="0" w:color="auto"/>
            <w:right w:val="none" w:sz="0" w:space="0" w:color="auto"/>
          </w:divBdr>
        </w:div>
        <w:div w:id="955991009">
          <w:marLeft w:val="480"/>
          <w:marRight w:val="0"/>
          <w:marTop w:val="0"/>
          <w:marBottom w:val="0"/>
          <w:divBdr>
            <w:top w:val="none" w:sz="0" w:space="0" w:color="auto"/>
            <w:left w:val="none" w:sz="0" w:space="0" w:color="auto"/>
            <w:bottom w:val="none" w:sz="0" w:space="0" w:color="auto"/>
            <w:right w:val="none" w:sz="0" w:space="0" w:color="auto"/>
          </w:divBdr>
        </w:div>
        <w:div w:id="999190655">
          <w:marLeft w:val="480"/>
          <w:marRight w:val="0"/>
          <w:marTop w:val="0"/>
          <w:marBottom w:val="0"/>
          <w:divBdr>
            <w:top w:val="none" w:sz="0" w:space="0" w:color="auto"/>
            <w:left w:val="none" w:sz="0" w:space="0" w:color="auto"/>
            <w:bottom w:val="none" w:sz="0" w:space="0" w:color="auto"/>
            <w:right w:val="none" w:sz="0" w:space="0" w:color="auto"/>
          </w:divBdr>
        </w:div>
        <w:div w:id="1018773504">
          <w:marLeft w:val="480"/>
          <w:marRight w:val="0"/>
          <w:marTop w:val="0"/>
          <w:marBottom w:val="0"/>
          <w:divBdr>
            <w:top w:val="none" w:sz="0" w:space="0" w:color="auto"/>
            <w:left w:val="none" w:sz="0" w:space="0" w:color="auto"/>
            <w:bottom w:val="none" w:sz="0" w:space="0" w:color="auto"/>
            <w:right w:val="none" w:sz="0" w:space="0" w:color="auto"/>
          </w:divBdr>
        </w:div>
      </w:divsChild>
    </w:div>
    <w:div w:id="436874503">
      <w:bodyDiv w:val="1"/>
      <w:marLeft w:val="0"/>
      <w:marRight w:val="0"/>
      <w:marTop w:val="0"/>
      <w:marBottom w:val="0"/>
      <w:divBdr>
        <w:top w:val="none" w:sz="0" w:space="0" w:color="auto"/>
        <w:left w:val="none" w:sz="0" w:space="0" w:color="auto"/>
        <w:bottom w:val="none" w:sz="0" w:space="0" w:color="auto"/>
        <w:right w:val="none" w:sz="0" w:space="0" w:color="auto"/>
      </w:divBdr>
    </w:div>
    <w:div w:id="437025979">
      <w:bodyDiv w:val="1"/>
      <w:marLeft w:val="0"/>
      <w:marRight w:val="0"/>
      <w:marTop w:val="0"/>
      <w:marBottom w:val="0"/>
      <w:divBdr>
        <w:top w:val="none" w:sz="0" w:space="0" w:color="auto"/>
        <w:left w:val="none" w:sz="0" w:space="0" w:color="auto"/>
        <w:bottom w:val="none" w:sz="0" w:space="0" w:color="auto"/>
        <w:right w:val="none" w:sz="0" w:space="0" w:color="auto"/>
      </w:divBdr>
    </w:div>
    <w:div w:id="437221462">
      <w:bodyDiv w:val="1"/>
      <w:marLeft w:val="0"/>
      <w:marRight w:val="0"/>
      <w:marTop w:val="0"/>
      <w:marBottom w:val="0"/>
      <w:divBdr>
        <w:top w:val="none" w:sz="0" w:space="0" w:color="auto"/>
        <w:left w:val="none" w:sz="0" w:space="0" w:color="auto"/>
        <w:bottom w:val="none" w:sz="0" w:space="0" w:color="auto"/>
        <w:right w:val="none" w:sz="0" w:space="0" w:color="auto"/>
      </w:divBdr>
    </w:div>
    <w:div w:id="437264404">
      <w:bodyDiv w:val="1"/>
      <w:marLeft w:val="0"/>
      <w:marRight w:val="0"/>
      <w:marTop w:val="0"/>
      <w:marBottom w:val="0"/>
      <w:divBdr>
        <w:top w:val="none" w:sz="0" w:space="0" w:color="auto"/>
        <w:left w:val="none" w:sz="0" w:space="0" w:color="auto"/>
        <w:bottom w:val="none" w:sz="0" w:space="0" w:color="auto"/>
        <w:right w:val="none" w:sz="0" w:space="0" w:color="auto"/>
      </w:divBdr>
    </w:div>
    <w:div w:id="437599589">
      <w:bodyDiv w:val="1"/>
      <w:marLeft w:val="0"/>
      <w:marRight w:val="0"/>
      <w:marTop w:val="0"/>
      <w:marBottom w:val="0"/>
      <w:divBdr>
        <w:top w:val="none" w:sz="0" w:space="0" w:color="auto"/>
        <w:left w:val="none" w:sz="0" w:space="0" w:color="auto"/>
        <w:bottom w:val="none" w:sz="0" w:space="0" w:color="auto"/>
        <w:right w:val="none" w:sz="0" w:space="0" w:color="auto"/>
      </w:divBdr>
    </w:div>
    <w:div w:id="437800207">
      <w:bodyDiv w:val="1"/>
      <w:marLeft w:val="0"/>
      <w:marRight w:val="0"/>
      <w:marTop w:val="0"/>
      <w:marBottom w:val="0"/>
      <w:divBdr>
        <w:top w:val="none" w:sz="0" w:space="0" w:color="auto"/>
        <w:left w:val="none" w:sz="0" w:space="0" w:color="auto"/>
        <w:bottom w:val="none" w:sz="0" w:space="0" w:color="auto"/>
        <w:right w:val="none" w:sz="0" w:space="0" w:color="auto"/>
      </w:divBdr>
    </w:div>
    <w:div w:id="438137003">
      <w:bodyDiv w:val="1"/>
      <w:marLeft w:val="0"/>
      <w:marRight w:val="0"/>
      <w:marTop w:val="0"/>
      <w:marBottom w:val="0"/>
      <w:divBdr>
        <w:top w:val="none" w:sz="0" w:space="0" w:color="auto"/>
        <w:left w:val="none" w:sz="0" w:space="0" w:color="auto"/>
        <w:bottom w:val="none" w:sz="0" w:space="0" w:color="auto"/>
        <w:right w:val="none" w:sz="0" w:space="0" w:color="auto"/>
      </w:divBdr>
    </w:div>
    <w:div w:id="438451831">
      <w:bodyDiv w:val="1"/>
      <w:marLeft w:val="0"/>
      <w:marRight w:val="0"/>
      <w:marTop w:val="0"/>
      <w:marBottom w:val="0"/>
      <w:divBdr>
        <w:top w:val="none" w:sz="0" w:space="0" w:color="auto"/>
        <w:left w:val="none" w:sz="0" w:space="0" w:color="auto"/>
        <w:bottom w:val="none" w:sz="0" w:space="0" w:color="auto"/>
        <w:right w:val="none" w:sz="0" w:space="0" w:color="auto"/>
      </w:divBdr>
    </w:div>
    <w:div w:id="438764918">
      <w:bodyDiv w:val="1"/>
      <w:marLeft w:val="0"/>
      <w:marRight w:val="0"/>
      <w:marTop w:val="0"/>
      <w:marBottom w:val="0"/>
      <w:divBdr>
        <w:top w:val="none" w:sz="0" w:space="0" w:color="auto"/>
        <w:left w:val="none" w:sz="0" w:space="0" w:color="auto"/>
        <w:bottom w:val="none" w:sz="0" w:space="0" w:color="auto"/>
        <w:right w:val="none" w:sz="0" w:space="0" w:color="auto"/>
      </w:divBdr>
      <w:divsChild>
        <w:div w:id="17389703">
          <w:marLeft w:val="480"/>
          <w:marRight w:val="0"/>
          <w:marTop w:val="0"/>
          <w:marBottom w:val="0"/>
          <w:divBdr>
            <w:top w:val="none" w:sz="0" w:space="0" w:color="auto"/>
            <w:left w:val="none" w:sz="0" w:space="0" w:color="auto"/>
            <w:bottom w:val="none" w:sz="0" w:space="0" w:color="auto"/>
            <w:right w:val="none" w:sz="0" w:space="0" w:color="auto"/>
          </w:divBdr>
        </w:div>
        <w:div w:id="74011807">
          <w:marLeft w:val="480"/>
          <w:marRight w:val="0"/>
          <w:marTop w:val="0"/>
          <w:marBottom w:val="0"/>
          <w:divBdr>
            <w:top w:val="none" w:sz="0" w:space="0" w:color="auto"/>
            <w:left w:val="none" w:sz="0" w:space="0" w:color="auto"/>
            <w:bottom w:val="none" w:sz="0" w:space="0" w:color="auto"/>
            <w:right w:val="none" w:sz="0" w:space="0" w:color="auto"/>
          </w:divBdr>
        </w:div>
        <w:div w:id="151651882">
          <w:marLeft w:val="480"/>
          <w:marRight w:val="0"/>
          <w:marTop w:val="0"/>
          <w:marBottom w:val="0"/>
          <w:divBdr>
            <w:top w:val="none" w:sz="0" w:space="0" w:color="auto"/>
            <w:left w:val="none" w:sz="0" w:space="0" w:color="auto"/>
            <w:bottom w:val="none" w:sz="0" w:space="0" w:color="auto"/>
            <w:right w:val="none" w:sz="0" w:space="0" w:color="auto"/>
          </w:divBdr>
        </w:div>
        <w:div w:id="220409323">
          <w:marLeft w:val="480"/>
          <w:marRight w:val="0"/>
          <w:marTop w:val="0"/>
          <w:marBottom w:val="0"/>
          <w:divBdr>
            <w:top w:val="none" w:sz="0" w:space="0" w:color="auto"/>
            <w:left w:val="none" w:sz="0" w:space="0" w:color="auto"/>
            <w:bottom w:val="none" w:sz="0" w:space="0" w:color="auto"/>
            <w:right w:val="none" w:sz="0" w:space="0" w:color="auto"/>
          </w:divBdr>
        </w:div>
        <w:div w:id="243032909">
          <w:marLeft w:val="480"/>
          <w:marRight w:val="0"/>
          <w:marTop w:val="0"/>
          <w:marBottom w:val="0"/>
          <w:divBdr>
            <w:top w:val="none" w:sz="0" w:space="0" w:color="auto"/>
            <w:left w:val="none" w:sz="0" w:space="0" w:color="auto"/>
            <w:bottom w:val="none" w:sz="0" w:space="0" w:color="auto"/>
            <w:right w:val="none" w:sz="0" w:space="0" w:color="auto"/>
          </w:divBdr>
        </w:div>
        <w:div w:id="353504051">
          <w:marLeft w:val="480"/>
          <w:marRight w:val="0"/>
          <w:marTop w:val="0"/>
          <w:marBottom w:val="0"/>
          <w:divBdr>
            <w:top w:val="none" w:sz="0" w:space="0" w:color="auto"/>
            <w:left w:val="none" w:sz="0" w:space="0" w:color="auto"/>
            <w:bottom w:val="none" w:sz="0" w:space="0" w:color="auto"/>
            <w:right w:val="none" w:sz="0" w:space="0" w:color="auto"/>
          </w:divBdr>
        </w:div>
        <w:div w:id="401022945">
          <w:marLeft w:val="480"/>
          <w:marRight w:val="0"/>
          <w:marTop w:val="0"/>
          <w:marBottom w:val="0"/>
          <w:divBdr>
            <w:top w:val="none" w:sz="0" w:space="0" w:color="auto"/>
            <w:left w:val="none" w:sz="0" w:space="0" w:color="auto"/>
            <w:bottom w:val="none" w:sz="0" w:space="0" w:color="auto"/>
            <w:right w:val="none" w:sz="0" w:space="0" w:color="auto"/>
          </w:divBdr>
        </w:div>
        <w:div w:id="404685145">
          <w:marLeft w:val="480"/>
          <w:marRight w:val="0"/>
          <w:marTop w:val="0"/>
          <w:marBottom w:val="0"/>
          <w:divBdr>
            <w:top w:val="none" w:sz="0" w:space="0" w:color="auto"/>
            <w:left w:val="none" w:sz="0" w:space="0" w:color="auto"/>
            <w:bottom w:val="none" w:sz="0" w:space="0" w:color="auto"/>
            <w:right w:val="none" w:sz="0" w:space="0" w:color="auto"/>
          </w:divBdr>
        </w:div>
        <w:div w:id="408888195">
          <w:marLeft w:val="480"/>
          <w:marRight w:val="0"/>
          <w:marTop w:val="0"/>
          <w:marBottom w:val="0"/>
          <w:divBdr>
            <w:top w:val="none" w:sz="0" w:space="0" w:color="auto"/>
            <w:left w:val="none" w:sz="0" w:space="0" w:color="auto"/>
            <w:bottom w:val="none" w:sz="0" w:space="0" w:color="auto"/>
            <w:right w:val="none" w:sz="0" w:space="0" w:color="auto"/>
          </w:divBdr>
        </w:div>
        <w:div w:id="454521497">
          <w:marLeft w:val="480"/>
          <w:marRight w:val="0"/>
          <w:marTop w:val="0"/>
          <w:marBottom w:val="0"/>
          <w:divBdr>
            <w:top w:val="none" w:sz="0" w:space="0" w:color="auto"/>
            <w:left w:val="none" w:sz="0" w:space="0" w:color="auto"/>
            <w:bottom w:val="none" w:sz="0" w:space="0" w:color="auto"/>
            <w:right w:val="none" w:sz="0" w:space="0" w:color="auto"/>
          </w:divBdr>
        </w:div>
        <w:div w:id="527834165">
          <w:marLeft w:val="480"/>
          <w:marRight w:val="0"/>
          <w:marTop w:val="0"/>
          <w:marBottom w:val="0"/>
          <w:divBdr>
            <w:top w:val="none" w:sz="0" w:space="0" w:color="auto"/>
            <w:left w:val="none" w:sz="0" w:space="0" w:color="auto"/>
            <w:bottom w:val="none" w:sz="0" w:space="0" w:color="auto"/>
            <w:right w:val="none" w:sz="0" w:space="0" w:color="auto"/>
          </w:divBdr>
        </w:div>
        <w:div w:id="630522957">
          <w:marLeft w:val="480"/>
          <w:marRight w:val="0"/>
          <w:marTop w:val="0"/>
          <w:marBottom w:val="0"/>
          <w:divBdr>
            <w:top w:val="none" w:sz="0" w:space="0" w:color="auto"/>
            <w:left w:val="none" w:sz="0" w:space="0" w:color="auto"/>
            <w:bottom w:val="none" w:sz="0" w:space="0" w:color="auto"/>
            <w:right w:val="none" w:sz="0" w:space="0" w:color="auto"/>
          </w:divBdr>
        </w:div>
        <w:div w:id="726416796">
          <w:marLeft w:val="480"/>
          <w:marRight w:val="0"/>
          <w:marTop w:val="0"/>
          <w:marBottom w:val="0"/>
          <w:divBdr>
            <w:top w:val="none" w:sz="0" w:space="0" w:color="auto"/>
            <w:left w:val="none" w:sz="0" w:space="0" w:color="auto"/>
            <w:bottom w:val="none" w:sz="0" w:space="0" w:color="auto"/>
            <w:right w:val="none" w:sz="0" w:space="0" w:color="auto"/>
          </w:divBdr>
        </w:div>
        <w:div w:id="816918566">
          <w:marLeft w:val="480"/>
          <w:marRight w:val="0"/>
          <w:marTop w:val="0"/>
          <w:marBottom w:val="0"/>
          <w:divBdr>
            <w:top w:val="none" w:sz="0" w:space="0" w:color="auto"/>
            <w:left w:val="none" w:sz="0" w:space="0" w:color="auto"/>
            <w:bottom w:val="none" w:sz="0" w:space="0" w:color="auto"/>
            <w:right w:val="none" w:sz="0" w:space="0" w:color="auto"/>
          </w:divBdr>
        </w:div>
        <w:div w:id="894462303">
          <w:marLeft w:val="480"/>
          <w:marRight w:val="0"/>
          <w:marTop w:val="0"/>
          <w:marBottom w:val="0"/>
          <w:divBdr>
            <w:top w:val="none" w:sz="0" w:space="0" w:color="auto"/>
            <w:left w:val="none" w:sz="0" w:space="0" w:color="auto"/>
            <w:bottom w:val="none" w:sz="0" w:space="0" w:color="auto"/>
            <w:right w:val="none" w:sz="0" w:space="0" w:color="auto"/>
          </w:divBdr>
        </w:div>
        <w:div w:id="923220962">
          <w:marLeft w:val="480"/>
          <w:marRight w:val="0"/>
          <w:marTop w:val="0"/>
          <w:marBottom w:val="0"/>
          <w:divBdr>
            <w:top w:val="none" w:sz="0" w:space="0" w:color="auto"/>
            <w:left w:val="none" w:sz="0" w:space="0" w:color="auto"/>
            <w:bottom w:val="none" w:sz="0" w:space="0" w:color="auto"/>
            <w:right w:val="none" w:sz="0" w:space="0" w:color="auto"/>
          </w:divBdr>
        </w:div>
        <w:div w:id="935208866">
          <w:marLeft w:val="480"/>
          <w:marRight w:val="0"/>
          <w:marTop w:val="0"/>
          <w:marBottom w:val="0"/>
          <w:divBdr>
            <w:top w:val="none" w:sz="0" w:space="0" w:color="auto"/>
            <w:left w:val="none" w:sz="0" w:space="0" w:color="auto"/>
            <w:bottom w:val="none" w:sz="0" w:space="0" w:color="auto"/>
            <w:right w:val="none" w:sz="0" w:space="0" w:color="auto"/>
          </w:divBdr>
        </w:div>
      </w:divsChild>
    </w:div>
    <w:div w:id="439493327">
      <w:bodyDiv w:val="1"/>
      <w:marLeft w:val="0"/>
      <w:marRight w:val="0"/>
      <w:marTop w:val="0"/>
      <w:marBottom w:val="0"/>
      <w:divBdr>
        <w:top w:val="none" w:sz="0" w:space="0" w:color="auto"/>
        <w:left w:val="none" w:sz="0" w:space="0" w:color="auto"/>
        <w:bottom w:val="none" w:sz="0" w:space="0" w:color="auto"/>
        <w:right w:val="none" w:sz="0" w:space="0" w:color="auto"/>
      </w:divBdr>
    </w:div>
    <w:div w:id="440144791">
      <w:bodyDiv w:val="1"/>
      <w:marLeft w:val="0"/>
      <w:marRight w:val="0"/>
      <w:marTop w:val="0"/>
      <w:marBottom w:val="0"/>
      <w:divBdr>
        <w:top w:val="none" w:sz="0" w:space="0" w:color="auto"/>
        <w:left w:val="none" w:sz="0" w:space="0" w:color="auto"/>
        <w:bottom w:val="none" w:sz="0" w:space="0" w:color="auto"/>
        <w:right w:val="none" w:sz="0" w:space="0" w:color="auto"/>
      </w:divBdr>
    </w:div>
    <w:div w:id="440220156">
      <w:bodyDiv w:val="1"/>
      <w:marLeft w:val="0"/>
      <w:marRight w:val="0"/>
      <w:marTop w:val="0"/>
      <w:marBottom w:val="0"/>
      <w:divBdr>
        <w:top w:val="none" w:sz="0" w:space="0" w:color="auto"/>
        <w:left w:val="none" w:sz="0" w:space="0" w:color="auto"/>
        <w:bottom w:val="none" w:sz="0" w:space="0" w:color="auto"/>
        <w:right w:val="none" w:sz="0" w:space="0" w:color="auto"/>
      </w:divBdr>
    </w:div>
    <w:div w:id="440760879">
      <w:bodyDiv w:val="1"/>
      <w:marLeft w:val="0"/>
      <w:marRight w:val="0"/>
      <w:marTop w:val="0"/>
      <w:marBottom w:val="0"/>
      <w:divBdr>
        <w:top w:val="none" w:sz="0" w:space="0" w:color="auto"/>
        <w:left w:val="none" w:sz="0" w:space="0" w:color="auto"/>
        <w:bottom w:val="none" w:sz="0" w:space="0" w:color="auto"/>
        <w:right w:val="none" w:sz="0" w:space="0" w:color="auto"/>
      </w:divBdr>
      <w:divsChild>
        <w:div w:id="26493103">
          <w:marLeft w:val="480"/>
          <w:marRight w:val="0"/>
          <w:marTop w:val="0"/>
          <w:marBottom w:val="0"/>
          <w:divBdr>
            <w:top w:val="none" w:sz="0" w:space="0" w:color="auto"/>
            <w:left w:val="none" w:sz="0" w:space="0" w:color="auto"/>
            <w:bottom w:val="none" w:sz="0" w:space="0" w:color="auto"/>
            <w:right w:val="none" w:sz="0" w:space="0" w:color="auto"/>
          </w:divBdr>
        </w:div>
        <w:div w:id="97607275">
          <w:marLeft w:val="480"/>
          <w:marRight w:val="0"/>
          <w:marTop w:val="0"/>
          <w:marBottom w:val="0"/>
          <w:divBdr>
            <w:top w:val="none" w:sz="0" w:space="0" w:color="auto"/>
            <w:left w:val="none" w:sz="0" w:space="0" w:color="auto"/>
            <w:bottom w:val="none" w:sz="0" w:space="0" w:color="auto"/>
            <w:right w:val="none" w:sz="0" w:space="0" w:color="auto"/>
          </w:divBdr>
        </w:div>
        <w:div w:id="111218998">
          <w:marLeft w:val="480"/>
          <w:marRight w:val="0"/>
          <w:marTop w:val="0"/>
          <w:marBottom w:val="0"/>
          <w:divBdr>
            <w:top w:val="none" w:sz="0" w:space="0" w:color="auto"/>
            <w:left w:val="none" w:sz="0" w:space="0" w:color="auto"/>
            <w:bottom w:val="none" w:sz="0" w:space="0" w:color="auto"/>
            <w:right w:val="none" w:sz="0" w:space="0" w:color="auto"/>
          </w:divBdr>
        </w:div>
        <w:div w:id="158081703">
          <w:marLeft w:val="480"/>
          <w:marRight w:val="0"/>
          <w:marTop w:val="0"/>
          <w:marBottom w:val="0"/>
          <w:divBdr>
            <w:top w:val="none" w:sz="0" w:space="0" w:color="auto"/>
            <w:left w:val="none" w:sz="0" w:space="0" w:color="auto"/>
            <w:bottom w:val="none" w:sz="0" w:space="0" w:color="auto"/>
            <w:right w:val="none" w:sz="0" w:space="0" w:color="auto"/>
          </w:divBdr>
        </w:div>
        <w:div w:id="158082800">
          <w:marLeft w:val="480"/>
          <w:marRight w:val="0"/>
          <w:marTop w:val="0"/>
          <w:marBottom w:val="0"/>
          <w:divBdr>
            <w:top w:val="none" w:sz="0" w:space="0" w:color="auto"/>
            <w:left w:val="none" w:sz="0" w:space="0" w:color="auto"/>
            <w:bottom w:val="none" w:sz="0" w:space="0" w:color="auto"/>
            <w:right w:val="none" w:sz="0" w:space="0" w:color="auto"/>
          </w:divBdr>
        </w:div>
        <w:div w:id="184448104">
          <w:marLeft w:val="480"/>
          <w:marRight w:val="0"/>
          <w:marTop w:val="0"/>
          <w:marBottom w:val="0"/>
          <w:divBdr>
            <w:top w:val="none" w:sz="0" w:space="0" w:color="auto"/>
            <w:left w:val="none" w:sz="0" w:space="0" w:color="auto"/>
            <w:bottom w:val="none" w:sz="0" w:space="0" w:color="auto"/>
            <w:right w:val="none" w:sz="0" w:space="0" w:color="auto"/>
          </w:divBdr>
        </w:div>
        <w:div w:id="212272204">
          <w:marLeft w:val="480"/>
          <w:marRight w:val="0"/>
          <w:marTop w:val="0"/>
          <w:marBottom w:val="0"/>
          <w:divBdr>
            <w:top w:val="none" w:sz="0" w:space="0" w:color="auto"/>
            <w:left w:val="none" w:sz="0" w:space="0" w:color="auto"/>
            <w:bottom w:val="none" w:sz="0" w:space="0" w:color="auto"/>
            <w:right w:val="none" w:sz="0" w:space="0" w:color="auto"/>
          </w:divBdr>
        </w:div>
        <w:div w:id="214968796">
          <w:marLeft w:val="480"/>
          <w:marRight w:val="0"/>
          <w:marTop w:val="0"/>
          <w:marBottom w:val="0"/>
          <w:divBdr>
            <w:top w:val="none" w:sz="0" w:space="0" w:color="auto"/>
            <w:left w:val="none" w:sz="0" w:space="0" w:color="auto"/>
            <w:bottom w:val="none" w:sz="0" w:space="0" w:color="auto"/>
            <w:right w:val="none" w:sz="0" w:space="0" w:color="auto"/>
          </w:divBdr>
        </w:div>
        <w:div w:id="226690364">
          <w:marLeft w:val="480"/>
          <w:marRight w:val="0"/>
          <w:marTop w:val="0"/>
          <w:marBottom w:val="0"/>
          <w:divBdr>
            <w:top w:val="none" w:sz="0" w:space="0" w:color="auto"/>
            <w:left w:val="none" w:sz="0" w:space="0" w:color="auto"/>
            <w:bottom w:val="none" w:sz="0" w:space="0" w:color="auto"/>
            <w:right w:val="none" w:sz="0" w:space="0" w:color="auto"/>
          </w:divBdr>
        </w:div>
        <w:div w:id="234053681">
          <w:marLeft w:val="480"/>
          <w:marRight w:val="0"/>
          <w:marTop w:val="0"/>
          <w:marBottom w:val="0"/>
          <w:divBdr>
            <w:top w:val="none" w:sz="0" w:space="0" w:color="auto"/>
            <w:left w:val="none" w:sz="0" w:space="0" w:color="auto"/>
            <w:bottom w:val="none" w:sz="0" w:space="0" w:color="auto"/>
            <w:right w:val="none" w:sz="0" w:space="0" w:color="auto"/>
          </w:divBdr>
        </w:div>
        <w:div w:id="255023357">
          <w:marLeft w:val="480"/>
          <w:marRight w:val="0"/>
          <w:marTop w:val="0"/>
          <w:marBottom w:val="0"/>
          <w:divBdr>
            <w:top w:val="none" w:sz="0" w:space="0" w:color="auto"/>
            <w:left w:val="none" w:sz="0" w:space="0" w:color="auto"/>
            <w:bottom w:val="none" w:sz="0" w:space="0" w:color="auto"/>
            <w:right w:val="none" w:sz="0" w:space="0" w:color="auto"/>
          </w:divBdr>
        </w:div>
        <w:div w:id="264923110">
          <w:marLeft w:val="480"/>
          <w:marRight w:val="0"/>
          <w:marTop w:val="0"/>
          <w:marBottom w:val="0"/>
          <w:divBdr>
            <w:top w:val="none" w:sz="0" w:space="0" w:color="auto"/>
            <w:left w:val="none" w:sz="0" w:space="0" w:color="auto"/>
            <w:bottom w:val="none" w:sz="0" w:space="0" w:color="auto"/>
            <w:right w:val="none" w:sz="0" w:space="0" w:color="auto"/>
          </w:divBdr>
        </w:div>
        <w:div w:id="267349441">
          <w:marLeft w:val="480"/>
          <w:marRight w:val="0"/>
          <w:marTop w:val="0"/>
          <w:marBottom w:val="0"/>
          <w:divBdr>
            <w:top w:val="none" w:sz="0" w:space="0" w:color="auto"/>
            <w:left w:val="none" w:sz="0" w:space="0" w:color="auto"/>
            <w:bottom w:val="none" w:sz="0" w:space="0" w:color="auto"/>
            <w:right w:val="none" w:sz="0" w:space="0" w:color="auto"/>
          </w:divBdr>
        </w:div>
        <w:div w:id="268664435">
          <w:marLeft w:val="480"/>
          <w:marRight w:val="0"/>
          <w:marTop w:val="0"/>
          <w:marBottom w:val="0"/>
          <w:divBdr>
            <w:top w:val="none" w:sz="0" w:space="0" w:color="auto"/>
            <w:left w:val="none" w:sz="0" w:space="0" w:color="auto"/>
            <w:bottom w:val="none" w:sz="0" w:space="0" w:color="auto"/>
            <w:right w:val="none" w:sz="0" w:space="0" w:color="auto"/>
          </w:divBdr>
        </w:div>
        <w:div w:id="321007033">
          <w:marLeft w:val="480"/>
          <w:marRight w:val="0"/>
          <w:marTop w:val="0"/>
          <w:marBottom w:val="0"/>
          <w:divBdr>
            <w:top w:val="none" w:sz="0" w:space="0" w:color="auto"/>
            <w:left w:val="none" w:sz="0" w:space="0" w:color="auto"/>
            <w:bottom w:val="none" w:sz="0" w:space="0" w:color="auto"/>
            <w:right w:val="none" w:sz="0" w:space="0" w:color="auto"/>
          </w:divBdr>
        </w:div>
        <w:div w:id="330791234">
          <w:marLeft w:val="480"/>
          <w:marRight w:val="0"/>
          <w:marTop w:val="0"/>
          <w:marBottom w:val="0"/>
          <w:divBdr>
            <w:top w:val="none" w:sz="0" w:space="0" w:color="auto"/>
            <w:left w:val="none" w:sz="0" w:space="0" w:color="auto"/>
            <w:bottom w:val="none" w:sz="0" w:space="0" w:color="auto"/>
            <w:right w:val="none" w:sz="0" w:space="0" w:color="auto"/>
          </w:divBdr>
        </w:div>
        <w:div w:id="370879442">
          <w:marLeft w:val="480"/>
          <w:marRight w:val="0"/>
          <w:marTop w:val="0"/>
          <w:marBottom w:val="0"/>
          <w:divBdr>
            <w:top w:val="none" w:sz="0" w:space="0" w:color="auto"/>
            <w:left w:val="none" w:sz="0" w:space="0" w:color="auto"/>
            <w:bottom w:val="none" w:sz="0" w:space="0" w:color="auto"/>
            <w:right w:val="none" w:sz="0" w:space="0" w:color="auto"/>
          </w:divBdr>
        </w:div>
        <w:div w:id="425271681">
          <w:marLeft w:val="480"/>
          <w:marRight w:val="0"/>
          <w:marTop w:val="0"/>
          <w:marBottom w:val="0"/>
          <w:divBdr>
            <w:top w:val="none" w:sz="0" w:space="0" w:color="auto"/>
            <w:left w:val="none" w:sz="0" w:space="0" w:color="auto"/>
            <w:bottom w:val="none" w:sz="0" w:space="0" w:color="auto"/>
            <w:right w:val="none" w:sz="0" w:space="0" w:color="auto"/>
          </w:divBdr>
        </w:div>
        <w:div w:id="472332710">
          <w:marLeft w:val="480"/>
          <w:marRight w:val="0"/>
          <w:marTop w:val="0"/>
          <w:marBottom w:val="0"/>
          <w:divBdr>
            <w:top w:val="none" w:sz="0" w:space="0" w:color="auto"/>
            <w:left w:val="none" w:sz="0" w:space="0" w:color="auto"/>
            <w:bottom w:val="none" w:sz="0" w:space="0" w:color="auto"/>
            <w:right w:val="none" w:sz="0" w:space="0" w:color="auto"/>
          </w:divBdr>
        </w:div>
        <w:div w:id="538516447">
          <w:marLeft w:val="480"/>
          <w:marRight w:val="0"/>
          <w:marTop w:val="0"/>
          <w:marBottom w:val="0"/>
          <w:divBdr>
            <w:top w:val="none" w:sz="0" w:space="0" w:color="auto"/>
            <w:left w:val="none" w:sz="0" w:space="0" w:color="auto"/>
            <w:bottom w:val="none" w:sz="0" w:space="0" w:color="auto"/>
            <w:right w:val="none" w:sz="0" w:space="0" w:color="auto"/>
          </w:divBdr>
        </w:div>
        <w:div w:id="578251561">
          <w:marLeft w:val="480"/>
          <w:marRight w:val="0"/>
          <w:marTop w:val="0"/>
          <w:marBottom w:val="0"/>
          <w:divBdr>
            <w:top w:val="none" w:sz="0" w:space="0" w:color="auto"/>
            <w:left w:val="none" w:sz="0" w:space="0" w:color="auto"/>
            <w:bottom w:val="none" w:sz="0" w:space="0" w:color="auto"/>
            <w:right w:val="none" w:sz="0" w:space="0" w:color="auto"/>
          </w:divBdr>
        </w:div>
        <w:div w:id="581139660">
          <w:marLeft w:val="480"/>
          <w:marRight w:val="0"/>
          <w:marTop w:val="0"/>
          <w:marBottom w:val="0"/>
          <w:divBdr>
            <w:top w:val="none" w:sz="0" w:space="0" w:color="auto"/>
            <w:left w:val="none" w:sz="0" w:space="0" w:color="auto"/>
            <w:bottom w:val="none" w:sz="0" w:space="0" w:color="auto"/>
            <w:right w:val="none" w:sz="0" w:space="0" w:color="auto"/>
          </w:divBdr>
        </w:div>
        <w:div w:id="594170430">
          <w:marLeft w:val="480"/>
          <w:marRight w:val="0"/>
          <w:marTop w:val="0"/>
          <w:marBottom w:val="0"/>
          <w:divBdr>
            <w:top w:val="none" w:sz="0" w:space="0" w:color="auto"/>
            <w:left w:val="none" w:sz="0" w:space="0" w:color="auto"/>
            <w:bottom w:val="none" w:sz="0" w:space="0" w:color="auto"/>
            <w:right w:val="none" w:sz="0" w:space="0" w:color="auto"/>
          </w:divBdr>
        </w:div>
        <w:div w:id="607734814">
          <w:marLeft w:val="480"/>
          <w:marRight w:val="0"/>
          <w:marTop w:val="0"/>
          <w:marBottom w:val="0"/>
          <w:divBdr>
            <w:top w:val="none" w:sz="0" w:space="0" w:color="auto"/>
            <w:left w:val="none" w:sz="0" w:space="0" w:color="auto"/>
            <w:bottom w:val="none" w:sz="0" w:space="0" w:color="auto"/>
            <w:right w:val="none" w:sz="0" w:space="0" w:color="auto"/>
          </w:divBdr>
        </w:div>
        <w:div w:id="610403281">
          <w:marLeft w:val="480"/>
          <w:marRight w:val="0"/>
          <w:marTop w:val="0"/>
          <w:marBottom w:val="0"/>
          <w:divBdr>
            <w:top w:val="none" w:sz="0" w:space="0" w:color="auto"/>
            <w:left w:val="none" w:sz="0" w:space="0" w:color="auto"/>
            <w:bottom w:val="none" w:sz="0" w:space="0" w:color="auto"/>
            <w:right w:val="none" w:sz="0" w:space="0" w:color="auto"/>
          </w:divBdr>
        </w:div>
        <w:div w:id="628783059">
          <w:marLeft w:val="480"/>
          <w:marRight w:val="0"/>
          <w:marTop w:val="0"/>
          <w:marBottom w:val="0"/>
          <w:divBdr>
            <w:top w:val="none" w:sz="0" w:space="0" w:color="auto"/>
            <w:left w:val="none" w:sz="0" w:space="0" w:color="auto"/>
            <w:bottom w:val="none" w:sz="0" w:space="0" w:color="auto"/>
            <w:right w:val="none" w:sz="0" w:space="0" w:color="auto"/>
          </w:divBdr>
        </w:div>
        <w:div w:id="644822323">
          <w:marLeft w:val="480"/>
          <w:marRight w:val="0"/>
          <w:marTop w:val="0"/>
          <w:marBottom w:val="0"/>
          <w:divBdr>
            <w:top w:val="none" w:sz="0" w:space="0" w:color="auto"/>
            <w:left w:val="none" w:sz="0" w:space="0" w:color="auto"/>
            <w:bottom w:val="none" w:sz="0" w:space="0" w:color="auto"/>
            <w:right w:val="none" w:sz="0" w:space="0" w:color="auto"/>
          </w:divBdr>
        </w:div>
        <w:div w:id="646015033">
          <w:marLeft w:val="480"/>
          <w:marRight w:val="0"/>
          <w:marTop w:val="0"/>
          <w:marBottom w:val="0"/>
          <w:divBdr>
            <w:top w:val="none" w:sz="0" w:space="0" w:color="auto"/>
            <w:left w:val="none" w:sz="0" w:space="0" w:color="auto"/>
            <w:bottom w:val="none" w:sz="0" w:space="0" w:color="auto"/>
            <w:right w:val="none" w:sz="0" w:space="0" w:color="auto"/>
          </w:divBdr>
        </w:div>
        <w:div w:id="649793731">
          <w:marLeft w:val="480"/>
          <w:marRight w:val="0"/>
          <w:marTop w:val="0"/>
          <w:marBottom w:val="0"/>
          <w:divBdr>
            <w:top w:val="none" w:sz="0" w:space="0" w:color="auto"/>
            <w:left w:val="none" w:sz="0" w:space="0" w:color="auto"/>
            <w:bottom w:val="none" w:sz="0" w:space="0" w:color="auto"/>
            <w:right w:val="none" w:sz="0" w:space="0" w:color="auto"/>
          </w:divBdr>
        </w:div>
        <w:div w:id="659122275">
          <w:marLeft w:val="480"/>
          <w:marRight w:val="0"/>
          <w:marTop w:val="0"/>
          <w:marBottom w:val="0"/>
          <w:divBdr>
            <w:top w:val="none" w:sz="0" w:space="0" w:color="auto"/>
            <w:left w:val="none" w:sz="0" w:space="0" w:color="auto"/>
            <w:bottom w:val="none" w:sz="0" w:space="0" w:color="auto"/>
            <w:right w:val="none" w:sz="0" w:space="0" w:color="auto"/>
          </w:divBdr>
        </w:div>
        <w:div w:id="674235297">
          <w:marLeft w:val="480"/>
          <w:marRight w:val="0"/>
          <w:marTop w:val="0"/>
          <w:marBottom w:val="0"/>
          <w:divBdr>
            <w:top w:val="none" w:sz="0" w:space="0" w:color="auto"/>
            <w:left w:val="none" w:sz="0" w:space="0" w:color="auto"/>
            <w:bottom w:val="none" w:sz="0" w:space="0" w:color="auto"/>
            <w:right w:val="none" w:sz="0" w:space="0" w:color="auto"/>
          </w:divBdr>
        </w:div>
        <w:div w:id="688263631">
          <w:marLeft w:val="480"/>
          <w:marRight w:val="0"/>
          <w:marTop w:val="0"/>
          <w:marBottom w:val="0"/>
          <w:divBdr>
            <w:top w:val="none" w:sz="0" w:space="0" w:color="auto"/>
            <w:left w:val="none" w:sz="0" w:space="0" w:color="auto"/>
            <w:bottom w:val="none" w:sz="0" w:space="0" w:color="auto"/>
            <w:right w:val="none" w:sz="0" w:space="0" w:color="auto"/>
          </w:divBdr>
        </w:div>
        <w:div w:id="699401021">
          <w:marLeft w:val="480"/>
          <w:marRight w:val="0"/>
          <w:marTop w:val="0"/>
          <w:marBottom w:val="0"/>
          <w:divBdr>
            <w:top w:val="none" w:sz="0" w:space="0" w:color="auto"/>
            <w:left w:val="none" w:sz="0" w:space="0" w:color="auto"/>
            <w:bottom w:val="none" w:sz="0" w:space="0" w:color="auto"/>
            <w:right w:val="none" w:sz="0" w:space="0" w:color="auto"/>
          </w:divBdr>
        </w:div>
        <w:div w:id="780146635">
          <w:marLeft w:val="480"/>
          <w:marRight w:val="0"/>
          <w:marTop w:val="0"/>
          <w:marBottom w:val="0"/>
          <w:divBdr>
            <w:top w:val="none" w:sz="0" w:space="0" w:color="auto"/>
            <w:left w:val="none" w:sz="0" w:space="0" w:color="auto"/>
            <w:bottom w:val="none" w:sz="0" w:space="0" w:color="auto"/>
            <w:right w:val="none" w:sz="0" w:space="0" w:color="auto"/>
          </w:divBdr>
        </w:div>
        <w:div w:id="785924352">
          <w:marLeft w:val="480"/>
          <w:marRight w:val="0"/>
          <w:marTop w:val="0"/>
          <w:marBottom w:val="0"/>
          <w:divBdr>
            <w:top w:val="none" w:sz="0" w:space="0" w:color="auto"/>
            <w:left w:val="none" w:sz="0" w:space="0" w:color="auto"/>
            <w:bottom w:val="none" w:sz="0" w:space="0" w:color="auto"/>
            <w:right w:val="none" w:sz="0" w:space="0" w:color="auto"/>
          </w:divBdr>
        </w:div>
        <w:div w:id="806167745">
          <w:marLeft w:val="480"/>
          <w:marRight w:val="0"/>
          <w:marTop w:val="0"/>
          <w:marBottom w:val="0"/>
          <w:divBdr>
            <w:top w:val="none" w:sz="0" w:space="0" w:color="auto"/>
            <w:left w:val="none" w:sz="0" w:space="0" w:color="auto"/>
            <w:bottom w:val="none" w:sz="0" w:space="0" w:color="auto"/>
            <w:right w:val="none" w:sz="0" w:space="0" w:color="auto"/>
          </w:divBdr>
        </w:div>
        <w:div w:id="831068920">
          <w:marLeft w:val="480"/>
          <w:marRight w:val="0"/>
          <w:marTop w:val="0"/>
          <w:marBottom w:val="0"/>
          <w:divBdr>
            <w:top w:val="none" w:sz="0" w:space="0" w:color="auto"/>
            <w:left w:val="none" w:sz="0" w:space="0" w:color="auto"/>
            <w:bottom w:val="none" w:sz="0" w:space="0" w:color="auto"/>
            <w:right w:val="none" w:sz="0" w:space="0" w:color="auto"/>
          </w:divBdr>
        </w:div>
        <w:div w:id="903873848">
          <w:marLeft w:val="480"/>
          <w:marRight w:val="0"/>
          <w:marTop w:val="0"/>
          <w:marBottom w:val="0"/>
          <w:divBdr>
            <w:top w:val="none" w:sz="0" w:space="0" w:color="auto"/>
            <w:left w:val="none" w:sz="0" w:space="0" w:color="auto"/>
            <w:bottom w:val="none" w:sz="0" w:space="0" w:color="auto"/>
            <w:right w:val="none" w:sz="0" w:space="0" w:color="auto"/>
          </w:divBdr>
        </w:div>
        <w:div w:id="912546773">
          <w:marLeft w:val="480"/>
          <w:marRight w:val="0"/>
          <w:marTop w:val="0"/>
          <w:marBottom w:val="0"/>
          <w:divBdr>
            <w:top w:val="none" w:sz="0" w:space="0" w:color="auto"/>
            <w:left w:val="none" w:sz="0" w:space="0" w:color="auto"/>
            <w:bottom w:val="none" w:sz="0" w:space="0" w:color="auto"/>
            <w:right w:val="none" w:sz="0" w:space="0" w:color="auto"/>
          </w:divBdr>
        </w:div>
        <w:div w:id="940531819">
          <w:marLeft w:val="480"/>
          <w:marRight w:val="0"/>
          <w:marTop w:val="0"/>
          <w:marBottom w:val="0"/>
          <w:divBdr>
            <w:top w:val="none" w:sz="0" w:space="0" w:color="auto"/>
            <w:left w:val="none" w:sz="0" w:space="0" w:color="auto"/>
            <w:bottom w:val="none" w:sz="0" w:space="0" w:color="auto"/>
            <w:right w:val="none" w:sz="0" w:space="0" w:color="auto"/>
          </w:divBdr>
        </w:div>
        <w:div w:id="1007559356">
          <w:marLeft w:val="480"/>
          <w:marRight w:val="0"/>
          <w:marTop w:val="0"/>
          <w:marBottom w:val="0"/>
          <w:divBdr>
            <w:top w:val="none" w:sz="0" w:space="0" w:color="auto"/>
            <w:left w:val="none" w:sz="0" w:space="0" w:color="auto"/>
            <w:bottom w:val="none" w:sz="0" w:space="0" w:color="auto"/>
            <w:right w:val="none" w:sz="0" w:space="0" w:color="auto"/>
          </w:divBdr>
        </w:div>
      </w:divsChild>
    </w:div>
    <w:div w:id="440881921">
      <w:bodyDiv w:val="1"/>
      <w:marLeft w:val="0"/>
      <w:marRight w:val="0"/>
      <w:marTop w:val="0"/>
      <w:marBottom w:val="0"/>
      <w:divBdr>
        <w:top w:val="none" w:sz="0" w:space="0" w:color="auto"/>
        <w:left w:val="none" w:sz="0" w:space="0" w:color="auto"/>
        <w:bottom w:val="none" w:sz="0" w:space="0" w:color="auto"/>
        <w:right w:val="none" w:sz="0" w:space="0" w:color="auto"/>
      </w:divBdr>
    </w:div>
    <w:div w:id="441388012">
      <w:bodyDiv w:val="1"/>
      <w:marLeft w:val="0"/>
      <w:marRight w:val="0"/>
      <w:marTop w:val="0"/>
      <w:marBottom w:val="0"/>
      <w:divBdr>
        <w:top w:val="none" w:sz="0" w:space="0" w:color="auto"/>
        <w:left w:val="none" w:sz="0" w:space="0" w:color="auto"/>
        <w:bottom w:val="none" w:sz="0" w:space="0" w:color="auto"/>
        <w:right w:val="none" w:sz="0" w:space="0" w:color="auto"/>
      </w:divBdr>
    </w:div>
    <w:div w:id="441539991">
      <w:bodyDiv w:val="1"/>
      <w:marLeft w:val="0"/>
      <w:marRight w:val="0"/>
      <w:marTop w:val="0"/>
      <w:marBottom w:val="0"/>
      <w:divBdr>
        <w:top w:val="none" w:sz="0" w:space="0" w:color="auto"/>
        <w:left w:val="none" w:sz="0" w:space="0" w:color="auto"/>
        <w:bottom w:val="none" w:sz="0" w:space="0" w:color="auto"/>
        <w:right w:val="none" w:sz="0" w:space="0" w:color="auto"/>
      </w:divBdr>
    </w:div>
    <w:div w:id="442580148">
      <w:bodyDiv w:val="1"/>
      <w:marLeft w:val="0"/>
      <w:marRight w:val="0"/>
      <w:marTop w:val="0"/>
      <w:marBottom w:val="0"/>
      <w:divBdr>
        <w:top w:val="none" w:sz="0" w:space="0" w:color="auto"/>
        <w:left w:val="none" w:sz="0" w:space="0" w:color="auto"/>
        <w:bottom w:val="none" w:sz="0" w:space="0" w:color="auto"/>
        <w:right w:val="none" w:sz="0" w:space="0" w:color="auto"/>
      </w:divBdr>
    </w:div>
    <w:div w:id="442843305">
      <w:bodyDiv w:val="1"/>
      <w:marLeft w:val="0"/>
      <w:marRight w:val="0"/>
      <w:marTop w:val="0"/>
      <w:marBottom w:val="0"/>
      <w:divBdr>
        <w:top w:val="none" w:sz="0" w:space="0" w:color="auto"/>
        <w:left w:val="none" w:sz="0" w:space="0" w:color="auto"/>
        <w:bottom w:val="none" w:sz="0" w:space="0" w:color="auto"/>
        <w:right w:val="none" w:sz="0" w:space="0" w:color="auto"/>
      </w:divBdr>
    </w:div>
    <w:div w:id="443501001">
      <w:bodyDiv w:val="1"/>
      <w:marLeft w:val="0"/>
      <w:marRight w:val="0"/>
      <w:marTop w:val="0"/>
      <w:marBottom w:val="0"/>
      <w:divBdr>
        <w:top w:val="none" w:sz="0" w:space="0" w:color="auto"/>
        <w:left w:val="none" w:sz="0" w:space="0" w:color="auto"/>
        <w:bottom w:val="none" w:sz="0" w:space="0" w:color="auto"/>
        <w:right w:val="none" w:sz="0" w:space="0" w:color="auto"/>
      </w:divBdr>
    </w:div>
    <w:div w:id="443698072">
      <w:bodyDiv w:val="1"/>
      <w:marLeft w:val="0"/>
      <w:marRight w:val="0"/>
      <w:marTop w:val="0"/>
      <w:marBottom w:val="0"/>
      <w:divBdr>
        <w:top w:val="none" w:sz="0" w:space="0" w:color="auto"/>
        <w:left w:val="none" w:sz="0" w:space="0" w:color="auto"/>
        <w:bottom w:val="none" w:sz="0" w:space="0" w:color="auto"/>
        <w:right w:val="none" w:sz="0" w:space="0" w:color="auto"/>
      </w:divBdr>
    </w:div>
    <w:div w:id="443768520">
      <w:bodyDiv w:val="1"/>
      <w:marLeft w:val="0"/>
      <w:marRight w:val="0"/>
      <w:marTop w:val="0"/>
      <w:marBottom w:val="0"/>
      <w:divBdr>
        <w:top w:val="none" w:sz="0" w:space="0" w:color="auto"/>
        <w:left w:val="none" w:sz="0" w:space="0" w:color="auto"/>
        <w:bottom w:val="none" w:sz="0" w:space="0" w:color="auto"/>
        <w:right w:val="none" w:sz="0" w:space="0" w:color="auto"/>
      </w:divBdr>
    </w:div>
    <w:div w:id="444231927">
      <w:bodyDiv w:val="1"/>
      <w:marLeft w:val="0"/>
      <w:marRight w:val="0"/>
      <w:marTop w:val="0"/>
      <w:marBottom w:val="0"/>
      <w:divBdr>
        <w:top w:val="none" w:sz="0" w:space="0" w:color="auto"/>
        <w:left w:val="none" w:sz="0" w:space="0" w:color="auto"/>
        <w:bottom w:val="none" w:sz="0" w:space="0" w:color="auto"/>
        <w:right w:val="none" w:sz="0" w:space="0" w:color="auto"/>
      </w:divBdr>
    </w:div>
    <w:div w:id="444469938">
      <w:bodyDiv w:val="1"/>
      <w:marLeft w:val="0"/>
      <w:marRight w:val="0"/>
      <w:marTop w:val="0"/>
      <w:marBottom w:val="0"/>
      <w:divBdr>
        <w:top w:val="none" w:sz="0" w:space="0" w:color="auto"/>
        <w:left w:val="none" w:sz="0" w:space="0" w:color="auto"/>
        <w:bottom w:val="none" w:sz="0" w:space="0" w:color="auto"/>
        <w:right w:val="none" w:sz="0" w:space="0" w:color="auto"/>
      </w:divBdr>
    </w:div>
    <w:div w:id="444542023">
      <w:bodyDiv w:val="1"/>
      <w:marLeft w:val="0"/>
      <w:marRight w:val="0"/>
      <w:marTop w:val="0"/>
      <w:marBottom w:val="0"/>
      <w:divBdr>
        <w:top w:val="none" w:sz="0" w:space="0" w:color="auto"/>
        <w:left w:val="none" w:sz="0" w:space="0" w:color="auto"/>
        <w:bottom w:val="none" w:sz="0" w:space="0" w:color="auto"/>
        <w:right w:val="none" w:sz="0" w:space="0" w:color="auto"/>
      </w:divBdr>
    </w:div>
    <w:div w:id="444886887">
      <w:bodyDiv w:val="1"/>
      <w:marLeft w:val="0"/>
      <w:marRight w:val="0"/>
      <w:marTop w:val="0"/>
      <w:marBottom w:val="0"/>
      <w:divBdr>
        <w:top w:val="none" w:sz="0" w:space="0" w:color="auto"/>
        <w:left w:val="none" w:sz="0" w:space="0" w:color="auto"/>
        <w:bottom w:val="none" w:sz="0" w:space="0" w:color="auto"/>
        <w:right w:val="none" w:sz="0" w:space="0" w:color="auto"/>
      </w:divBdr>
    </w:div>
    <w:div w:id="445347264">
      <w:bodyDiv w:val="1"/>
      <w:marLeft w:val="0"/>
      <w:marRight w:val="0"/>
      <w:marTop w:val="0"/>
      <w:marBottom w:val="0"/>
      <w:divBdr>
        <w:top w:val="none" w:sz="0" w:space="0" w:color="auto"/>
        <w:left w:val="none" w:sz="0" w:space="0" w:color="auto"/>
        <w:bottom w:val="none" w:sz="0" w:space="0" w:color="auto"/>
        <w:right w:val="none" w:sz="0" w:space="0" w:color="auto"/>
      </w:divBdr>
      <w:divsChild>
        <w:div w:id="64426364">
          <w:marLeft w:val="480"/>
          <w:marRight w:val="0"/>
          <w:marTop w:val="0"/>
          <w:marBottom w:val="0"/>
          <w:divBdr>
            <w:top w:val="none" w:sz="0" w:space="0" w:color="auto"/>
            <w:left w:val="none" w:sz="0" w:space="0" w:color="auto"/>
            <w:bottom w:val="none" w:sz="0" w:space="0" w:color="auto"/>
            <w:right w:val="none" w:sz="0" w:space="0" w:color="auto"/>
          </w:divBdr>
        </w:div>
        <w:div w:id="65419603">
          <w:marLeft w:val="480"/>
          <w:marRight w:val="0"/>
          <w:marTop w:val="0"/>
          <w:marBottom w:val="0"/>
          <w:divBdr>
            <w:top w:val="none" w:sz="0" w:space="0" w:color="auto"/>
            <w:left w:val="none" w:sz="0" w:space="0" w:color="auto"/>
            <w:bottom w:val="none" w:sz="0" w:space="0" w:color="auto"/>
            <w:right w:val="none" w:sz="0" w:space="0" w:color="auto"/>
          </w:divBdr>
        </w:div>
        <w:div w:id="94060624">
          <w:marLeft w:val="480"/>
          <w:marRight w:val="0"/>
          <w:marTop w:val="0"/>
          <w:marBottom w:val="0"/>
          <w:divBdr>
            <w:top w:val="none" w:sz="0" w:space="0" w:color="auto"/>
            <w:left w:val="none" w:sz="0" w:space="0" w:color="auto"/>
            <w:bottom w:val="none" w:sz="0" w:space="0" w:color="auto"/>
            <w:right w:val="none" w:sz="0" w:space="0" w:color="auto"/>
          </w:divBdr>
        </w:div>
        <w:div w:id="106779342">
          <w:marLeft w:val="480"/>
          <w:marRight w:val="0"/>
          <w:marTop w:val="0"/>
          <w:marBottom w:val="0"/>
          <w:divBdr>
            <w:top w:val="none" w:sz="0" w:space="0" w:color="auto"/>
            <w:left w:val="none" w:sz="0" w:space="0" w:color="auto"/>
            <w:bottom w:val="none" w:sz="0" w:space="0" w:color="auto"/>
            <w:right w:val="none" w:sz="0" w:space="0" w:color="auto"/>
          </w:divBdr>
        </w:div>
        <w:div w:id="109782849">
          <w:marLeft w:val="480"/>
          <w:marRight w:val="0"/>
          <w:marTop w:val="0"/>
          <w:marBottom w:val="0"/>
          <w:divBdr>
            <w:top w:val="none" w:sz="0" w:space="0" w:color="auto"/>
            <w:left w:val="none" w:sz="0" w:space="0" w:color="auto"/>
            <w:bottom w:val="none" w:sz="0" w:space="0" w:color="auto"/>
            <w:right w:val="none" w:sz="0" w:space="0" w:color="auto"/>
          </w:divBdr>
        </w:div>
        <w:div w:id="113140296">
          <w:marLeft w:val="480"/>
          <w:marRight w:val="0"/>
          <w:marTop w:val="0"/>
          <w:marBottom w:val="0"/>
          <w:divBdr>
            <w:top w:val="none" w:sz="0" w:space="0" w:color="auto"/>
            <w:left w:val="none" w:sz="0" w:space="0" w:color="auto"/>
            <w:bottom w:val="none" w:sz="0" w:space="0" w:color="auto"/>
            <w:right w:val="none" w:sz="0" w:space="0" w:color="auto"/>
          </w:divBdr>
        </w:div>
        <w:div w:id="152381970">
          <w:marLeft w:val="480"/>
          <w:marRight w:val="0"/>
          <w:marTop w:val="0"/>
          <w:marBottom w:val="0"/>
          <w:divBdr>
            <w:top w:val="none" w:sz="0" w:space="0" w:color="auto"/>
            <w:left w:val="none" w:sz="0" w:space="0" w:color="auto"/>
            <w:bottom w:val="none" w:sz="0" w:space="0" w:color="auto"/>
            <w:right w:val="none" w:sz="0" w:space="0" w:color="auto"/>
          </w:divBdr>
        </w:div>
        <w:div w:id="155650373">
          <w:marLeft w:val="480"/>
          <w:marRight w:val="0"/>
          <w:marTop w:val="0"/>
          <w:marBottom w:val="0"/>
          <w:divBdr>
            <w:top w:val="none" w:sz="0" w:space="0" w:color="auto"/>
            <w:left w:val="none" w:sz="0" w:space="0" w:color="auto"/>
            <w:bottom w:val="none" w:sz="0" w:space="0" w:color="auto"/>
            <w:right w:val="none" w:sz="0" w:space="0" w:color="auto"/>
          </w:divBdr>
        </w:div>
        <w:div w:id="163281469">
          <w:marLeft w:val="480"/>
          <w:marRight w:val="0"/>
          <w:marTop w:val="0"/>
          <w:marBottom w:val="0"/>
          <w:divBdr>
            <w:top w:val="none" w:sz="0" w:space="0" w:color="auto"/>
            <w:left w:val="none" w:sz="0" w:space="0" w:color="auto"/>
            <w:bottom w:val="none" w:sz="0" w:space="0" w:color="auto"/>
            <w:right w:val="none" w:sz="0" w:space="0" w:color="auto"/>
          </w:divBdr>
        </w:div>
        <w:div w:id="172232884">
          <w:marLeft w:val="480"/>
          <w:marRight w:val="0"/>
          <w:marTop w:val="0"/>
          <w:marBottom w:val="0"/>
          <w:divBdr>
            <w:top w:val="none" w:sz="0" w:space="0" w:color="auto"/>
            <w:left w:val="none" w:sz="0" w:space="0" w:color="auto"/>
            <w:bottom w:val="none" w:sz="0" w:space="0" w:color="auto"/>
            <w:right w:val="none" w:sz="0" w:space="0" w:color="auto"/>
          </w:divBdr>
        </w:div>
        <w:div w:id="201597837">
          <w:marLeft w:val="480"/>
          <w:marRight w:val="0"/>
          <w:marTop w:val="0"/>
          <w:marBottom w:val="0"/>
          <w:divBdr>
            <w:top w:val="none" w:sz="0" w:space="0" w:color="auto"/>
            <w:left w:val="none" w:sz="0" w:space="0" w:color="auto"/>
            <w:bottom w:val="none" w:sz="0" w:space="0" w:color="auto"/>
            <w:right w:val="none" w:sz="0" w:space="0" w:color="auto"/>
          </w:divBdr>
        </w:div>
        <w:div w:id="212160984">
          <w:marLeft w:val="480"/>
          <w:marRight w:val="0"/>
          <w:marTop w:val="0"/>
          <w:marBottom w:val="0"/>
          <w:divBdr>
            <w:top w:val="none" w:sz="0" w:space="0" w:color="auto"/>
            <w:left w:val="none" w:sz="0" w:space="0" w:color="auto"/>
            <w:bottom w:val="none" w:sz="0" w:space="0" w:color="auto"/>
            <w:right w:val="none" w:sz="0" w:space="0" w:color="auto"/>
          </w:divBdr>
        </w:div>
        <w:div w:id="219365144">
          <w:marLeft w:val="480"/>
          <w:marRight w:val="0"/>
          <w:marTop w:val="0"/>
          <w:marBottom w:val="0"/>
          <w:divBdr>
            <w:top w:val="none" w:sz="0" w:space="0" w:color="auto"/>
            <w:left w:val="none" w:sz="0" w:space="0" w:color="auto"/>
            <w:bottom w:val="none" w:sz="0" w:space="0" w:color="auto"/>
            <w:right w:val="none" w:sz="0" w:space="0" w:color="auto"/>
          </w:divBdr>
        </w:div>
        <w:div w:id="237249530">
          <w:marLeft w:val="480"/>
          <w:marRight w:val="0"/>
          <w:marTop w:val="0"/>
          <w:marBottom w:val="0"/>
          <w:divBdr>
            <w:top w:val="none" w:sz="0" w:space="0" w:color="auto"/>
            <w:left w:val="none" w:sz="0" w:space="0" w:color="auto"/>
            <w:bottom w:val="none" w:sz="0" w:space="0" w:color="auto"/>
            <w:right w:val="none" w:sz="0" w:space="0" w:color="auto"/>
          </w:divBdr>
        </w:div>
        <w:div w:id="238289664">
          <w:marLeft w:val="480"/>
          <w:marRight w:val="0"/>
          <w:marTop w:val="0"/>
          <w:marBottom w:val="0"/>
          <w:divBdr>
            <w:top w:val="none" w:sz="0" w:space="0" w:color="auto"/>
            <w:left w:val="none" w:sz="0" w:space="0" w:color="auto"/>
            <w:bottom w:val="none" w:sz="0" w:space="0" w:color="auto"/>
            <w:right w:val="none" w:sz="0" w:space="0" w:color="auto"/>
          </w:divBdr>
        </w:div>
        <w:div w:id="238444157">
          <w:marLeft w:val="480"/>
          <w:marRight w:val="0"/>
          <w:marTop w:val="0"/>
          <w:marBottom w:val="0"/>
          <w:divBdr>
            <w:top w:val="none" w:sz="0" w:space="0" w:color="auto"/>
            <w:left w:val="none" w:sz="0" w:space="0" w:color="auto"/>
            <w:bottom w:val="none" w:sz="0" w:space="0" w:color="auto"/>
            <w:right w:val="none" w:sz="0" w:space="0" w:color="auto"/>
          </w:divBdr>
        </w:div>
        <w:div w:id="258368926">
          <w:marLeft w:val="480"/>
          <w:marRight w:val="0"/>
          <w:marTop w:val="0"/>
          <w:marBottom w:val="0"/>
          <w:divBdr>
            <w:top w:val="none" w:sz="0" w:space="0" w:color="auto"/>
            <w:left w:val="none" w:sz="0" w:space="0" w:color="auto"/>
            <w:bottom w:val="none" w:sz="0" w:space="0" w:color="auto"/>
            <w:right w:val="none" w:sz="0" w:space="0" w:color="auto"/>
          </w:divBdr>
        </w:div>
        <w:div w:id="281573515">
          <w:marLeft w:val="480"/>
          <w:marRight w:val="0"/>
          <w:marTop w:val="0"/>
          <w:marBottom w:val="0"/>
          <w:divBdr>
            <w:top w:val="none" w:sz="0" w:space="0" w:color="auto"/>
            <w:left w:val="none" w:sz="0" w:space="0" w:color="auto"/>
            <w:bottom w:val="none" w:sz="0" w:space="0" w:color="auto"/>
            <w:right w:val="none" w:sz="0" w:space="0" w:color="auto"/>
          </w:divBdr>
        </w:div>
        <w:div w:id="288173318">
          <w:marLeft w:val="480"/>
          <w:marRight w:val="0"/>
          <w:marTop w:val="0"/>
          <w:marBottom w:val="0"/>
          <w:divBdr>
            <w:top w:val="none" w:sz="0" w:space="0" w:color="auto"/>
            <w:left w:val="none" w:sz="0" w:space="0" w:color="auto"/>
            <w:bottom w:val="none" w:sz="0" w:space="0" w:color="auto"/>
            <w:right w:val="none" w:sz="0" w:space="0" w:color="auto"/>
          </w:divBdr>
        </w:div>
        <w:div w:id="288826784">
          <w:marLeft w:val="480"/>
          <w:marRight w:val="0"/>
          <w:marTop w:val="0"/>
          <w:marBottom w:val="0"/>
          <w:divBdr>
            <w:top w:val="none" w:sz="0" w:space="0" w:color="auto"/>
            <w:left w:val="none" w:sz="0" w:space="0" w:color="auto"/>
            <w:bottom w:val="none" w:sz="0" w:space="0" w:color="auto"/>
            <w:right w:val="none" w:sz="0" w:space="0" w:color="auto"/>
          </w:divBdr>
        </w:div>
        <w:div w:id="329066155">
          <w:marLeft w:val="480"/>
          <w:marRight w:val="0"/>
          <w:marTop w:val="0"/>
          <w:marBottom w:val="0"/>
          <w:divBdr>
            <w:top w:val="none" w:sz="0" w:space="0" w:color="auto"/>
            <w:left w:val="none" w:sz="0" w:space="0" w:color="auto"/>
            <w:bottom w:val="none" w:sz="0" w:space="0" w:color="auto"/>
            <w:right w:val="none" w:sz="0" w:space="0" w:color="auto"/>
          </w:divBdr>
        </w:div>
        <w:div w:id="345719142">
          <w:marLeft w:val="480"/>
          <w:marRight w:val="0"/>
          <w:marTop w:val="0"/>
          <w:marBottom w:val="0"/>
          <w:divBdr>
            <w:top w:val="none" w:sz="0" w:space="0" w:color="auto"/>
            <w:left w:val="none" w:sz="0" w:space="0" w:color="auto"/>
            <w:bottom w:val="none" w:sz="0" w:space="0" w:color="auto"/>
            <w:right w:val="none" w:sz="0" w:space="0" w:color="auto"/>
          </w:divBdr>
        </w:div>
        <w:div w:id="352146471">
          <w:marLeft w:val="480"/>
          <w:marRight w:val="0"/>
          <w:marTop w:val="0"/>
          <w:marBottom w:val="0"/>
          <w:divBdr>
            <w:top w:val="none" w:sz="0" w:space="0" w:color="auto"/>
            <w:left w:val="none" w:sz="0" w:space="0" w:color="auto"/>
            <w:bottom w:val="none" w:sz="0" w:space="0" w:color="auto"/>
            <w:right w:val="none" w:sz="0" w:space="0" w:color="auto"/>
          </w:divBdr>
        </w:div>
        <w:div w:id="366951937">
          <w:marLeft w:val="480"/>
          <w:marRight w:val="0"/>
          <w:marTop w:val="0"/>
          <w:marBottom w:val="0"/>
          <w:divBdr>
            <w:top w:val="none" w:sz="0" w:space="0" w:color="auto"/>
            <w:left w:val="none" w:sz="0" w:space="0" w:color="auto"/>
            <w:bottom w:val="none" w:sz="0" w:space="0" w:color="auto"/>
            <w:right w:val="none" w:sz="0" w:space="0" w:color="auto"/>
          </w:divBdr>
        </w:div>
        <w:div w:id="419568557">
          <w:marLeft w:val="480"/>
          <w:marRight w:val="0"/>
          <w:marTop w:val="0"/>
          <w:marBottom w:val="0"/>
          <w:divBdr>
            <w:top w:val="none" w:sz="0" w:space="0" w:color="auto"/>
            <w:left w:val="none" w:sz="0" w:space="0" w:color="auto"/>
            <w:bottom w:val="none" w:sz="0" w:space="0" w:color="auto"/>
            <w:right w:val="none" w:sz="0" w:space="0" w:color="auto"/>
          </w:divBdr>
        </w:div>
        <w:div w:id="448281845">
          <w:marLeft w:val="480"/>
          <w:marRight w:val="0"/>
          <w:marTop w:val="0"/>
          <w:marBottom w:val="0"/>
          <w:divBdr>
            <w:top w:val="none" w:sz="0" w:space="0" w:color="auto"/>
            <w:left w:val="none" w:sz="0" w:space="0" w:color="auto"/>
            <w:bottom w:val="none" w:sz="0" w:space="0" w:color="auto"/>
            <w:right w:val="none" w:sz="0" w:space="0" w:color="auto"/>
          </w:divBdr>
        </w:div>
        <w:div w:id="469061417">
          <w:marLeft w:val="480"/>
          <w:marRight w:val="0"/>
          <w:marTop w:val="0"/>
          <w:marBottom w:val="0"/>
          <w:divBdr>
            <w:top w:val="none" w:sz="0" w:space="0" w:color="auto"/>
            <w:left w:val="none" w:sz="0" w:space="0" w:color="auto"/>
            <w:bottom w:val="none" w:sz="0" w:space="0" w:color="auto"/>
            <w:right w:val="none" w:sz="0" w:space="0" w:color="auto"/>
          </w:divBdr>
        </w:div>
        <w:div w:id="507327199">
          <w:marLeft w:val="480"/>
          <w:marRight w:val="0"/>
          <w:marTop w:val="0"/>
          <w:marBottom w:val="0"/>
          <w:divBdr>
            <w:top w:val="none" w:sz="0" w:space="0" w:color="auto"/>
            <w:left w:val="none" w:sz="0" w:space="0" w:color="auto"/>
            <w:bottom w:val="none" w:sz="0" w:space="0" w:color="auto"/>
            <w:right w:val="none" w:sz="0" w:space="0" w:color="auto"/>
          </w:divBdr>
        </w:div>
        <w:div w:id="536355661">
          <w:marLeft w:val="480"/>
          <w:marRight w:val="0"/>
          <w:marTop w:val="0"/>
          <w:marBottom w:val="0"/>
          <w:divBdr>
            <w:top w:val="none" w:sz="0" w:space="0" w:color="auto"/>
            <w:left w:val="none" w:sz="0" w:space="0" w:color="auto"/>
            <w:bottom w:val="none" w:sz="0" w:space="0" w:color="auto"/>
            <w:right w:val="none" w:sz="0" w:space="0" w:color="auto"/>
          </w:divBdr>
        </w:div>
        <w:div w:id="552617640">
          <w:marLeft w:val="480"/>
          <w:marRight w:val="0"/>
          <w:marTop w:val="0"/>
          <w:marBottom w:val="0"/>
          <w:divBdr>
            <w:top w:val="none" w:sz="0" w:space="0" w:color="auto"/>
            <w:left w:val="none" w:sz="0" w:space="0" w:color="auto"/>
            <w:bottom w:val="none" w:sz="0" w:space="0" w:color="auto"/>
            <w:right w:val="none" w:sz="0" w:space="0" w:color="auto"/>
          </w:divBdr>
        </w:div>
        <w:div w:id="560605323">
          <w:marLeft w:val="480"/>
          <w:marRight w:val="0"/>
          <w:marTop w:val="0"/>
          <w:marBottom w:val="0"/>
          <w:divBdr>
            <w:top w:val="none" w:sz="0" w:space="0" w:color="auto"/>
            <w:left w:val="none" w:sz="0" w:space="0" w:color="auto"/>
            <w:bottom w:val="none" w:sz="0" w:space="0" w:color="auto"/>
            <w:right w:val="none" w:sz="0" w:space="0" w:color="auto"/>
          </w:divBdr>
        </w:div>
        <w:div w:id="573317512">
          <w:marLeft w:val="480"/>
          <w:marRight w:val="0"/>
          <w:marTop w:val="0"/>
          <w:marBottom w:val="0"/>
          <w:divBdr>
            <w:top w:val="none" w:sz="0" w:space="0" w:color="auto"/>
            <w:left w:val="none" w:sz="0" w:space="0" w:color="auto"/>
            <w:bottom w:val="none" w:sz="0" w:space="0" w:color="auto"/>
            <w:right w:val="none" w:sz="0" w:space="0" w:color="auto"/>
          </w:divBdr>
        </w:div>
        <w:div w:id="592083534">
          <w:marLeft w:val="480"/>
          <w:marRight w:val="0"/>
          <w:marTop w:val="0"/>
          <w:marBottom w:val="0"/>
          <w:divBdr>
            <w:top w:val="none" w:sz="0" w:space="0" w:color="auto"/>
            <w:left w:val="none" w:sz="0" w:space="0" w:color="auto"/>
            <w:bottom w:val="none" w:sz="0" w:space="0" w:color="auto"/>
            <w:right w:val="none" w:sz="0" w:space="0" w:color="auto"/>
          </w:divBdr>
        </w:div>
        <w:div w:id="592318406">
          <w:marLeft w:val="480"/>
          <w:marRight w:val="0"/>
          <w:marTop w:val="0"/>
          <w:marBottom w:val="0"/>
          <w:divBdr>
            <w:top w:val="none" w:sz="0" w:space="0" w:color="auto"/>
            <w:left w:val="none" w:sz="0" w:space="0" w:color="auto"/>
            <w:bottom w:val="none" w:sz="0" w:space="0" w:color="auto"/>
            <w:right w:val="none" w:sz="0" w:space="0" w:color="auto"/>
          </w:divBdr>
        </w:div>
        <w:div w:id="604770490">
          <w:marLeft w:val="480"/>
          <w:marRight w:val="0"/>
          <w:marTop w:val="0"/>
          <w:marBottom w:val="0"/>
          <w:divBdr>
            <w:top w:val="none" w:sz="0" w:space="0" w:color="auto"/>
            <w:left w:val="none" w:sz="0" w:space="0" w:color="auto"/>
            <w:bottom w:val="none" w:sz="0" w:space="0" w:color="auto"/>
            <w:right w:val="none" w:sz="0" w:space="0" w:color="auto"/>
          </w:divBdr>
        </w:div>
        <w:div w:id="605239222">
          <w:marLeft w:val="480"/>
          <w:marRight w:val="0"/>
          <w:marTop w:val="0"/>
          <w:marBottom w:val="0"/>
          <w:divBdr>
            <w:top w:val="none" w:sz="0" w:space="0" w:color="auto"/>
            <w:left w:val="none" w:sz="0" w:space="0" w:color="auto"/>
            <w:bottom w:val="none" w:sz="0" w:space="0" w:color="auto"/>
            <w:right w:val="none" w:sz="0" w:space="0" w:color="auto"/>
          </w:divBdr>
        </w:div>
        <w:div w:id="607280222">
          <w:marLeft w:val="480"/>
          <w:marRight w:val="0"/>
          <w:marTop w:val="0"/>
          <w:marBottom w:val="0"/>
          <w:divBdr>
            <w:top w:val="none" w:sz="0" w:space="0" w:color="auto"/>
            <w:left w:val="none" w:sz="0" w:space="0" w:color="auto"/>
            <w:bottom w:val="none" w:sz="0" w:space="0" w:color="auto"/>
            <w:right w:val="none" w:sz="0" w:space="0" w:color="auto"/>
          </w:divBdr>
        </w:div>
        <w:div w:id="634218711">
          <w:marLeft w:val="480"/>
          <w:marRight w:val="0"/>
          <w:marTop w:val="0"/>
          <w:marBottom w:val="0"/>
          <w:divBdr>
            <w:top w:val="none" w:sz="0" w:space="0" w:color="auto"/>
            <w:left w:val="none" w:sz="0" w:space="0" w:color="auto"/>
            <w:bottom w:val="none" w:sz="0" w:space="0" w:color="auto"/>
            <w:right w:val="none" w:sz="0" w:space="0" w:color="auto"/>
          </w:divBdr>
        </w:div>
        <w:div w:id="642730866">
          <w:marLeft w:val="480"/>
          <w:marRight w:val="0"/>
          <w:marTop w:val="0"/>
          <w:marBottom w:val="0"/>
          <w:divBdr>
            <w:top w:val="none" w:sz="0" w:space="0" w:color="auto"/>
            <w:left w:val="none" w:sz="0" w:space="0" w:color="auto"/>
            <w:bottom w:val="none" w:sz="0" w:space="0" w:color="auto"/>
            <w:right w:val="none" w:sz="0" w:space="0" w:color="auto"/>
          </w:divBdr>
        </w:div>
        <w:div w:id="671495906">
          <w:marLeft w:val="480"/>
          <w:marRight w:val="0"/>
          <w:marTop w:val="0"/>
          <w:marBottom w:val="0"/>
          <w:divBdr>
            <w:top w:val="none" w:sz="0" w:space="0" w:color="auto"/>
            <w:left w:val="none" w:sz="0" w:space="0" w:color="auto"/>
            <w:bottom w:val="none" w:sz="0" w:space="0" w:color="auto"/>
            <w:right w:val="none" w:sz="0" w:space="0" w:color="auto"/>
          </w:divBdr>
        </w:div>
        <w:div w:id="679895162">
          <w:marLeft w:val="480"/>
          <w:marRight w:val="0"/>
          <w:marTop w:val="0"/>
          <w:marBottom w:val="0"/>
          <w:divBdr>
            <w:top w:val="none" w:sz="0" w:space="0" w:color="auto"/>
            <w:left w:val="none" w:sz="0" w:space="0" w:color="auto"/>
            <w:bottom w:val="none" w:sz="0" w:space="0" w:color="auto"/>
            <w:right w:val="none" w:sz="0" w:space="0" w:color="auto"/>
          </w:divBdr>
        </w:div>
        <w:div w:id="688023194">
          <w:marLeft w:val="480"/>
          <w:marRight w:val="0"/>
          <w:marTop w:val="0"/>
          <w:marBottom w:val="0"/>
          <w:divBdr>
            <w:top w:val="none" w:sz="0" w:space="0" w:color="auto"/>
            <w:left w:val="none" w:sz="0" w:space="0" w:color="auto"/>
            <w:bottom w:val="none" w:sz="0" w:space="0" w:color="auto"/>
            <w:right w:val="none" w:sz="0" w:space="0" w:color="auto"/>
          </w:divBdr>
        </w:div>
        <w:div w:id="701057888">
          <w:marLeft w:val="480"/>
          <w:marRight w:val="0"/>
          <w:marTop w:val="0"/>
          <w:marBottom w:val="0"/>
          <w:divBdr>
            <w:top w:val="none" w:sz="0" w:space="0" w:color="auto"/>
            <w:left w:val="none" w:sz="0" w:space="0" w:color="auto"/>
            <w:bottom w:val="none" w:sz="0" w:space="0" w:color="auto"/>
            <w:right w:val="none" w:sz="0" w:space="0" w:color="auto"/>
          </w:divBdr>
        </w:div>
        <w:div w:id="721751782">
          <w:marLeft w:val="480"/>
          <w:marRight w:val="0"/>
          <w:marTop w:val="0"/>
          <w:marBottom w:val="0"/>
          <w:divBdr>
            <w:top w:val="none" w:sz="0" w:space="0" w:color="auto"/>
            <w:left w:val="none" w:sz="0" w:space="0" w:color="auto"/>
            <w:bottom w:val="none" w:sz="0" w:space="0" w:color="auto"/>
            <w:right w:val="none" w:sz="0" w:space="0" w:color="auto"/>
          </w:divBdr>
        </w:div>
        <w:div w:id="767240812">
          <w:marLeft w:val="480"/>
          <w:marRight w:val="0"/>
          <w:marTop w:val="0"/>
          <w:marBottom w:val="0"/>
          <w:divBdr>
            <w:top w:val="none" w:sz="0" w:space="0" w:color="auto"/>
            <w:left w:val="none" w:sz="0" w:space="0" w:color="auto"/>
            <w:bottom w:val="none" w:sz="0" w:space="0" w:color="auto"/>
            <w:right w:val="none" w:sz="0" w:space="0" w:color="auto"/>
          </w:divBdr>
        </w:div>
        <w:div w:id="839273969">
          <w:marLeft w:val="480"/>
          <w:marRight w:val="0"/>
          <w:marTop w:val="0"/>
          <w:marBottom w:val="0"/>
          <w:divBdr>
            <w:top w:val="none" w:sz="0" w:space="0" w:color="auto"/>
            <w:left w:val="none" w:sz="0" w:space="0" w:color="auto"/>
            <w:bottom w:val="none" w:sz="0" w:space="0" w:color="auto"/>
            <w:right w:val="none" w:sz="0" w:space="0" w:color="auto"/>
          </w:divBdr>
        </w:div>
        <w:div w:id="843517759">
          <w:marLeft w:val="480"/>
          <w:marRight w:val="0"/>
          <w:marTop w:val="0"/>
          <w:marBottom w:val="0"/>
          <w:divBdr>
            <w:top w:val="none" w:sz="0" w:space="0" w:color="auto"/>
            <w:left w:val="none" w:sz="0" w:space="0" w:color="auto"/>
            <w:bottom w:val="none" w:sz="0" w:space="0" w:color="auto"/>
            <w:right w:val="none" w:sz="0" w:space="0" w:color="auto"/>
          </w:divBdr>
        </w:div>
        <w:div w:id="860438428">
          <w:marLeft w:val="480"/>
          <w:marRight w:val="0"/>
          <w:marTop w:val="0"/>
          <w:marBottom w:val="0"/>
          <w:divBdr>
            <w:top w:val="none" w:sz="0" w:space="0" w:color="auto"/>
            <w:left w:val="none" w:sz="0" w:space="0" w:color="auto"/>
            <w:bottom w:val="none" w:sz="0" w:space="0" w:color="auto"/>
            <w:right w:val="none" w:sz="0" w:space="0" w:color="auto"/>
          </w:divBdr>
        </w:div>
        <w:div w:id="871184502">
          <w:marLeft w:val="480"/>
          <w:marRight w:val="0"/>
          <w:marTop w:val="0"/>
          <w:marBottom w:val="0"/>
          <w:divBdr>
            <w:top w:val="none" w:sz="0" w:space="0" w:color="auto"/>
            <w:left w:val="none" w:sz="0" w:space="0" w:color="auto"/>
            <w:bottom w:val="none" w:sz="0" w:space="0" w:color="auto"/>
            <w:right w:val="none" w:sz="0" w:space="0" w:color="auto"/>
          </w:divBdr>
        </w:div>
        <w:div w:id="896664649">
          <w:marLeft w:val="480"/>
          <w:marRight w:val="0"/>
          <w:marTop w:val="0"/>
          <w:marBottom w:val="0"/>
          <w:divBdr>
            <w:top w:val="none" w:sz="0" w:space="0" w:color="auto"/>
            <w:left w:val="none" w:sz="0" w:space="0" w:color="auto"/>
            <w:bottom w:val="none" w:sz="0" w:space="0" w:color="auto"/>
            <w:right w:val="none" w:sz="0" w:space="0" w:color="auto"/>
          </w:divBdr>
        </w:div>
        <w:div w:id="898784342">
          <w:marLeft w:val="480"/>
          <w:marRight w:val="0"/>
          <w:marTop w:val="0"/>
          <w:marBottom w:val="0"/>
          <w:divBdr>
            <w:top w:val="none" w:sz="0" w:space="0" w:color="auto"/>
            <w:left w:val="none" w:sz="0" w:space="0" w:color="auto"/>
            <w:bottom w:val="none" w:sz="0" w:space="0" w:color="auto"/>
            <w:right w:val="none" w:sz="0" w:space="0" w:color="auto"/>
          </w:divBdr>
        </w:div>
        <w:div w:id="920677429">
          <w:marLeft w:val="480"/>
          <w:marRight w:val="0"/>
          <w:marTop w:val="0"/>
          <w:marBottom w:val="0"/>
          <w:divBdr>
            <w:top w:val="none" w:sz="0" w:space="0" w:color="auto"/>
            <w:left w:val="none" w:sz="0" w:space="0" w:color="auto"/>
            <w:bottom w:val="none" w:sz="0" w:space="0" w:color="auto"/>
            <w:right w:val="none" w:sz="0" w:space="0" w:color="auto"/>
          </w:divBdr>
        </w:div>
        <w:div w:id="978342478">
          <w:marLeft w:val="480"/>
          <w:marRight w:val="0"/>
          <w:marTop w:val="0"/>
          <w:marBottom w:val="0"/>
          <w:divBdr>
            <w:top w:val="none" w:sz="0" w:space="0" w:color="auto"/>
            <w:left w:val="none" w:sz="0" w:space="0" w:color="auto"/>
            <w:bottom w:val="none" w:sz="0" w:space="0" w:color="auto"/>
            <w:right w:val="none" w:sz="0" w:space="0" w:color="auto"/>
          </w:divBdr>
        </w:div>
        <w:div w:id="992221856">
          <w:marLeft w:val="480"/>
          <w:marRight w:val="0"/>
          <w:marTop w:val="0"/>
          <w:marBottom w:val="0"/>
          <w:divBdr>
            <w:top w:val="none" w:sz="0" w:space="0" w:color="auto"/>
            <w:left w:val="none" w:sz="0" w:space="0" w:color="auto"/>
            <w:bottom w:val="none" w:sz="0" w:space="0" w:color="auto"/>
            <w:right w:val="none" w:sz="0" w:space="0" w:color="auto"/>
          </w:divBdr>
        </w:div>
        <w:div w:id="993339263">
          <w:marLeft w:val="480"/>
          <w:marRight w:val="0"/>
          <w:marTop w:val="0"/>
          <w:marBottom w:val="0"/>
          <w:divBdr>
            <w:top w:val="none" w:sz="0" w:space="0" w:color="auto"/>
            <w:left w:val="none" w:sz="0" w:space="0" w:color="auto"/>
            <w:bottom w:val="none" w:sz="0" w:space="0" w:color="auto"/>
            <w:right w:val="none" w:sz="0" w:space="0" w:color="auto"/>
          </w:divBdr>
        </w:div>
        <w:div w:id="993608203">
          <w:marLeft w:val="480"/>
          <w:marRight w:val="0"/>
          <w:marTop w:val="0"/>
          <w:marBottom w:val="0"/>
          <w:divBdr>
            <w:top w:val="none" w:sz="0" w:space="0" w:color="auto"/>
            <w:left w:val="none" w:sz="0" w:space="0" w:color="auto"/>
            <w:bottom w:val="none" w:sz="0" w:space="0" w:color="auto"/>
            <w:right w:val="none" w:sz="0" w:space="0" w:color="auto"/>
          </w:divBdr>
        </w:div>
        <w:div w:id="1006328098">
          <w:marLeft w:val="480"/>
          <w:marRight w:val="0"/>
          <w:marTop w:val="0"/>
          <w:marBottom w:val="0"/>
          <w:divBdr>
            <w:top w:val="none" w:sz="0" w:space="0" w:color="auto"/>
            <w:left w:val="none" w:sz="0" w:space="0" w:color="auto"/>
            <w:bottom w:val="none" w:sz="0" w:space="0" w:color="auto"/>
            <w:right w:val="none" w:sz="0" w:space="0" w:color="auto"/>
          </w:divBdr>
        </w:div>
      </w:divsChild>
    </w:div>
    <w:div w:id="445387127">
      <w:bodyDiv w:val="1"/>
      <w:marLeft w:val="0"/>
      <w:marRight w:val="0"/>
      <w:marTop w:val="0"/>
      <w:marBottom w:val="0"/>
      <w:divBdr>
        <w:top w:val="none" w:sz="0" w:space="0" w:color="auto"/>
        <w:left w:val="none" w:sz="0" w:space="0" w:color="auto"/>
        <w:bottom w:val="none" w:sz="0" w:space="0" w:color="auto"/>
        <w:right w:val="none" w:sz="0" w:space="0" w:color="auto"/>
      </w:divBdr>
    </w:div>
    <w:div w:id="445390272">
      <w:bodyDiv w:val="1"/>
      <w:marLeft w:val="0"/>
      <w:marRight w:val="0"/>
      <w:marTop w:val="0"/>
      <w:marBottom w:val="0"/>
      <w:divBdr>
        <w:top w:val="none" w:sz="0" w:space="0" w:color="auto"/>
        <w:left w:val="none" w:sz="0" w:space="0" w:color="auto"/>
        <w:bottom w:val="none" w:sz="0" w:space="0" w:color="auto"/>
        <w:right w:val="none" w:sz="0" w:space="0" w:color="auto"/>
      </w:divBdr>
    </w:div>
    <w:div w:id="446126120">
      <w:bodyDiv w:val="1"/>
      <w:marLeft w:val="0"/>
      <w:marRight w:val="0"/>
      <w:marTop w:val="0"/>
      <w:marBottom w:val="0"/>
      <w:divBdr>
        <w:top w:val="none" w:sz="0" w:space="0" w:color="auto"/>
        <w:left w:val="none" w:sz="0" w:space="0" w:color="auto"/>
        <w:bottom w:val="none" w:sz="0" w:space="0" w:color="auto"/>
        <w:right w:val="none" w:sz="0" w:space="0" w:color="auto"/>
      </w:divBdr>
    </w:div>
    <w:div w:id="446315822">
      <w:bodyDiv w:val="1"/>
      <w:marLeft w:val="0"/>
      <w:marRight w:val="0"/>
      <w:marTop w:val="0"/>
      <w:marBottom w:val="0"/>
      <w:divBdr>
        <w:top w:val="none" w:sz="0" w:space="0" w:color="auto"/>
        <w:left w:val="none" w:sz="0" w:space="0" w:color="auto"/>
        <w:bottom w:val="none" w:sz="0" w:space="0" w:color="auto"/>
        <w:right w:val="none" w:sz="0" w:space="0" w:color="auto"/>
      </w:divBdr>
    </w:div>
    <w:div w:id="446394587">
      <w:bodyDiv w:val="1"/>
      <w:marLeft w:val="0"/>
      <w:marRight w:val="0"/>
      <w:marTop w:val="0"/>
      <w:marBottom w:val="0"/>
      <w:divBdr>
        <w:top w:val="none" w:sz="0" w:space="0" w:color="auto"/>
        <w:left w:val="none" w:sz="0" w:space="0" w:color="auto"/>
        <w:bottom w:val="none" w:sz="0" w:space="0" w:color="auto"/>
        <w:right w:val="none" w:sz="0" w:space="0" w:color="auto"/>
      </w:divBdr>
    </w:div>
    <w:div w:id="446435494">
      <w:bodyDiv w:val="1"/>
      <w:marLeft w:val="0"/>
      <w:marRight w:val="0"/>
      <w:marTop w:val="0"/>
      <w:marBottom w:val="0"/>
      <w:divBdr>
        <w:top w:val="none" w:sz="0" w:space="0" w:color="auto"/>
        <w:left w:val="none" w:sz="0" w:space="0" w:color="auto"/>
        <w:bottom w:val="none" w:sz="0" w:space="0" w:color="auto"/>
        <w:right w:val="none" w:sz="0" w:space="0" w:color="auto"/>
      </w:divBdr>
    </w:div>
    <w:div w:id="446584299">
      <w:bodyDiv w:val="1"/>
      <w:marLeft w:val="0"/>
      <w:marRight w:val="0"/>
      <w:marTop w:val="0"/>
      <w:marBottom w:val="0"/>
      <w:divBdr>
        <w:top w:val="none" w:sz="0" w:space="0" w:color="auto"/>
        <w:left w:val="none" w:sz="0" w:space="0" w:color="auto"/>
        <w:bottom w:val="none" w:sz="0" w:space="0" w:color="auto"/>
        <w:right w:val="none" w:sz="0" w:space="0" w:color="auto"/>
      </w:divBdr>
    </w:div>
    <w:div w:id="446657121">
      <w:bodyDiv w:val="1"/>
      <w:marLeft w:val="0"/>
      <w:marRight w:val="0"/>
      <w:marTop w:val="0"/>
      <w:marBottom w:val="0"/>
      <w:divBdr>
        <w:top w:val="none" w:sz="0" w:space="0" w:color="auto"/>
        <w:left w:val="none" w:sz="0" w:space="0" w:color="auto"/>
        <w:bottom w:val="none" w:sz="0" w:space="0" w:color="auto"/>
        <w:right w:val="none" w:sz="0" w:space="0" w:color="auto"/>
      </w:divBdr>
    </w:div>
    <w:div w:id="446973049">
      <w:bodyDiv w:val="1"/>
      <w:marLeft w:val="0"/>
      <w:marRight w:val="0"/>
      <w:marTop w:val="0"/>
      <w:marBottom w:val="0"/>
      <w:divBdr>
        <w:top w:val="none" w:sz="0" w:space="0" w:color="auto"/>
        <w:left w:val="none" w:sz="0" w:space="0" w:color="auto"/>
        <w:bottom w:val="none" w:sz="0" w:space="0" w:color="auto"/>
        <w:right w:val="none" w:sz="0" w:space="0" w:color="auto"/>
      </w:divBdr>
    </w:div>
    <w:div w:id="447353630">
      <w:bodyDiv w:val="1"/>
      <w:marLeft w:val="0"/>
      <w:marRight w:val="0"/>
      <w:marTop w:val="0"/>
      <w:marBottom w:val="0"/>
      <w:divBdr>
        <w:top w:val="none" w:sz="0" w:space="0" w:color="auto"/>
        <w:left w:val="none" w:sz="0" w:space="0" w:color="auto"/>
        <w:bottom w:val="none" w:sz="0" w:space="0" w:color="auto"/>
        <w:right w:val="none" w:sz="0" w:space="0" w:color="auto"/>
      </w:divBdr>
    </w:div>
    <w:div w:id="447552807">
      <w:bodyDiv w:val="1"/>
      <w:marLeft w:val="0"/>
      <w:marRight w:val="0"/>
      <w:marTop w:val="0"/>
      <w:marBottom w:val="0"/>
      <w:divBdr>
        <w:top w:val="none" w:sz="0" w:space="0" w:color="auto"/>
        <w:left w:val="none" w:sz="0" w:space="0" w:color="auto"/>
        <w:bottom w:val="none" w:sz="0" w:space="0" w:color="auto"/>
        <w:right w:val="none" w:sz="0" w:space="0" w:color="auto"/>
      </w:divBdr>
    </w:div>
    <w:div w:id="447744316">
      <w:bodyDiv w:val="1"/>
      <w:marLeft w:val="0"/>
      <w:marRight w:val="0"/>
      <w:marTop w:val="0"/>
      <w:marBottom w:val="0"/>
      <w:divBdr>
        <w:top w:val="none" w:sz="0" w:space="0" w:color="auto"/>
        <w:left w:val="none" w:sz="0" w:space="0" w:color="auto"/>
        <w:bottom w:val="none" w:sz="0" w:space="0" w:color="auto"/>
        <w:right w:val="none" w:sz="0" w:space="0" w:color="auto"/>
      </w:divBdr>
    </w:div>
    <w:div w:id="447894043">
      <w:bodyDiv w:val="1"/>
      <w:marLeft w:val="0"/>
      <w:marRight w:val="0"/>
      <w:marTop w:val="0"/>
      <w:marBottom w:val="0"/>
      <w:divBdr>
        <w:top w:val="none" w:sz="0" w:space="0" w:color="auto"/>
        <w:left w:val="none" w:sz="0" w:space="0" w:color="auto"/>
        <w:bottom w:val="none" w:sz="0" w:space="0" w:color="auto"/>
        <w:right w:val="none" w:sz="0" w:space="0" w:color="auto"/>
      </w:divBdr>
    </w:div>
    <w:div w:id="448397846">
      <w:bodyDiv w:val="1"/>
      <w:marLeft w:val="0"/>
      <w:marRight w:val="0"/>
      <w:marTop w:val="0"/>
      <w:marBottom w:val="0"/>
      <w:divBdr>
        <w:top w:val="none" w:sz="0" w:space="0" w:color="auto"/>
        <w:left w:val="none" w:sz="0" w:space="0" w:color="auto"/>
        <w:bottom w:val="none" w:sz="0" w:space="0" w:color="auto"/>
        <w:right w:val="none" w:sz="0" w:space="0" w:color="auto"/>
      </w:divBdr>
    </w:div>
    <w:div w:id="448818275">
      <w:bodyDiv w:val="1"/>
      <w:marLeft w:val="0"/>
      <w:marRight w:val="0"/>
      <w:marTop w:val="0"/>
      <w:marBottom w:val="0"/>
      <w:divBdr>
        <w:top w:val="none" w:sz="0" w:space="0" w:color="auto"/>
        <w:left w:val="none" w:sz="0" w:space="0" w:color="auto"/>
        <w:bottom w:val="none" w:sz="0" w:space="0" w:color="auto"/>
        <w:right w:val="none" w:sz="0" w:space="0" w:color="auto"/>
      </w:divBdr>
    </w:div>
    <w:div w:id="449320405">
      <w:bodyDiv w:val="1"/>
      <w:marLeft w:val="0"/>
      <w:marRight w:val="0"/>
      <w:marTop w:val="0"/>
      <w:marBottom w:val="0"/>
      <w:divBdr>
        <w:top w:val="none" w:sz="0" w:space="0" w:color="auto"/>
        <w:left w:val="none" w:sz="0" w:space="0" w:color="auto"/>
        <w:bottom w:val="none" w:sz="0" w:space="0" w:color="auto"/>
        <w:right w:val="none" w:sz="0" w:space="0" w:color="auto"/>
      </w:divBdr>
    </w:div>
    <w:div w:id="449520220">
      <w:bodyDiv w:val="1"/>
      <w:marLeft w:val="0"/>
      <w:marRight w:val="0"/>
      <w:marTop w:val="0"/>
      <w:marBottom w:val="0"/>
      <w:divBdr>
        <w:top w:val="none" w:sz="0" w:space="0" w:color="auto"/>
        <w:left w:val="none" w:sz="0" w:space="0" w:color="auto"/>
        <w:bottom w:val="none" w:sz="0" w:space="0" w:color="auto"/>
        <w:right w:val="none" w:sz="0" w:space="0" w:color="auto"/>
      </w:divBdr>
    </w:div>
    <w:div w:id="449590503">
      <w:bodyDiv w:val="1"/>
      <w:marLeft w:val="0"/>
      <w:marRight w:val="0"/>
      <w:marTop w:val="0"/>
      <w:marBottom w:val="0"/>
      <w:divBdr>
        <w:top w:val="none" w:sz="0" w:space="0" w:color="auto"/>
        <w:left w:val="none" w:sz="0" w:space="0" w:color="auto"/>
        <w:bottom w:val="none" w:sz="0" w:space="0" w:color="auto"/>
        <w:right w:val="none" w:sz="0" w:space="0" w:color="auto"/>
      </w:divBdr>
    </w:div>
    <w:div w:id="449782481">
      <w:bodyDiv w:val="1"/>
      <w:marLeft w:val="0"/>
      <w:marRight w:val="0"/>
      <w:marTop w:val="0"/>
      <w:marBottom w:val="0"/>
      <w:divBdr>
        <w:top w:val="none" w:sz="0" w:space="0" w:color="auto"/>
        <w:left w:val="none" w:sz="0" w:space="0" w:color="auto"/>
        <w:bottom w:val="none" w:sz="0" w:space="0" w:color="auto"/>
        <w:right w:val="none" w:sz="0" w:space="0" w:color="auto"/>
      </w:divBdr>
    </w:div>
    <w:div w:id="450055616">
      <w:bodyDiv w:val="1"/>
      <w:marLeft w:val="0"/>
      <w:marRight w:val="0"/>
      <w:marTop w:val="0"/>
      <w:marBottom w:val="0"/>
      <w:divBdr>
        <w:top w:val="none" w:sz="0" w:space="0" w:color="auto"/>
        <w:left w:val="none" w:sz="0" w:space="0" w:color="auto"/>
        <w:bottom w:val="none" w:sz="0" w:space="0" w:color="auto"/>
        <w:right w:val="none" w:sz="0" w:space="0" w:color="auto"/>
      </w:divBdr>
    </w:div>
    <w:div w:id="450246069">
      <w:bodyDiv w:val="1"/>
      <w:marLeft w:val="0"/>
      <w:marRight w:val="0"/>
      <w:marTop w:val="0"/>
      <w:marBottom w:val="0"/>
      <w:divBdr>
        <w:top w:val="none" w:sz="0" w:space="0" w:color="auto"/>
        <w:left w:val="none" w:sz="0" w:space="0" w:color="auto"/>
        <w:bottom w:val="none" w:sz="0" w:space="0" w:color="auto"/>
        <w:right w:val="none" w:sz="0" w:space="0" w:color="auto"/>
      </w:divBdr>
    </w:div>
    <w:div w:id="450512973">
      <w:bodyDiv w:val="1"/>
      <w:marLeft w:val="0"/>
      <w:marRight w:val="0"/>
      <w:marTop w:val="0"/>
      <w:marBottom w:val="0"/>
      <w:divBdr>
        <w:top w:val="none" w:sz="0" w:space="0" w:color="auto"/>
        <w:left w:val="none" w:sz="0" w:space="0" w:color="auto"/>
        <w:bottom w:val="none" w:sz="0" w:space="0" w:color="auto"/>
        <w:right w:val="none" w:sz="0" w:space="0" w:color="auto"/>
      </w:divBdr>
    </w:div>
    <w:div w:id="450629477">
      <w:bodyDiv w:val="1"/>
      <w:marLeft w:val="0"/>
      <w:marRight w:val="0"/>
      <w:marTop w:val="0"/>
      <w:marBottom w:val="0"/>
      <w:divBdr>
        <w:top w:val="none" w:sz="0" w:space="0" w:color="auto"/>
        <w:left w:val="none" w:sz="0" w:space="0" w:color="auto"/>
        <w:bottom w:val="none" w:sz="0" w:space="0" w:color="auto"/>
        <w:right w:val="none" w:sz="0" w:space="0" w:color="auto"/>
      </w:divBdr>
    </w:div>
    <w:div w:id="450788369">
      <w:bodyDiv w:val="1"/>
      <w:marLeft w:val="0"/>
      <w:marRight w:val="0"/>
      <w:marTop w:val="0"/>
      <w:marBottom w:val="0"/>
      <w:divBdr>
        <w:top w:val="none" w:sz="0" w:space="0" w:color="auto"/>
        <w:left w:val="none" w:sz="0" w:space="0" w:color="auto"/>
        <w:bottom w:val="none" w:sz="0" w:space="0" w:color="auto"/>
        <w:right w:val="none" w:sz="0" w:space="0" w:color="auto"/>
      </w:divBdr>
    </w:div>
    <w:div w:id="450900264">
      <w:bodyDiv w:val="1"/>
      <w:marLeft w:val="0"/>
      <w:marRight w:val="0"/>
      <w:marTop w:val="0"/>
      <w:marBottom w:val="0"/>
      <w:divBdr>
        <w:top w:val="none" w:sz="0" w:space="0" w:color="auto"/>
        <w:left w:val="none" w:sz="0" w:space="0" w:color="auto"/>
        <w:bottom w:val="none" w:sz="0" w:space="0" w:color="auto"/>
        <w:right w:val="none" w:sz="0" w:space="0" w:color="auto"/>
      </w:divBdr>
    </w:div>
    <w:div w:id="451167434">
      <w:bodyDiv w:val="1"/>
      <w:marLeft w:val="0"/>
      <w:marRight w:val="0"/>
      <w:marTop w:val="0"/>
      <w:marBottom w:val="0"/>
      <w:divBdr>
        <w:top w:val="none" w:sz="0" w:space="0" w:color="auto"/>
        <w:left w:val="none" w:sz="0" w:space="0" w:color="auto"/>
        <w:bottom w:val="none" w:sz="0" w:space="0" w:color="auto"/>
        <w:right w:val="none" w:sz="0" w:space="0" w:color="auto"/>
      </w:divBdr>
    </w:div>
    <w:div w:id="451632126">
      <w:bodyDiv w:val="1"/>
      <w:marLeft w:val="0"/>
      <w:marRight w:val="0"/>
      <w:marTop w:val="0"/>
      <w:marBottom w:val="0"/>
      <w:divBdr>
        <w:top w:val="none" w:sz="0" w:space="0" w:color="auto"/>
        <w:left w:val="none" w:sz="0" w:space="0" w:color="auto"/>
        <w:bottom w:val="none" w:sz="0" w:space="0" w:color="auto"/>
        <w:right w:val="none" w:sz="0" w:space="0" w:color="auto"/>
      </w:divBdr>
    </w:div>
    <w:div w:id="451675723">
      <w:bodyDiv w:val="1"/>
      <w:marLeft w:val="0"/>
      <w:marRight w:val="0"/>
      <w:marTop w:val="0"/>
      <w:marBottom w:val="0"/>
      <w:divBdr>
        <w:top w:val="none" w:sz="0" w:space="0" w:color="auto"/>
        <w:left w:val="none" w:sz="0" w:space="0" w:color="auto"/>
        <w:bottom w:val="none" w:sz="0" w:space="0" w:color="auto"/>
        <w:right w:val="none" w:sz="0" w:space="0" w:color="auto"/>
      </w:divBdr>
    </w:div>
    <w:div w:id="451680484">
      <w:bodyDiv w:val="1"/>
      <w:marLeft w:val="0"/>
      <w:marRight w:val="0"/>
      <w:marTop w:val="0"/>
      <w:marBottom w:val="0"/>
      <w:divBdr>
        <w:top w:val="none" w:sz="0" w:space="0" w:color="auto"/>
        <w:left w:val="none" w:sz="0" w:space="0" w:color="auto"/>
        <w:bottom w:val="none" w:sz="0" w:space="0" w:color="auto"/>
        <w:right w:val="none" w:sz="0" w:space="0" w:color="auto"/>
      </w:divBdr>
      <w:divsChild>
        <w:div w:id="7754390">
          <w:marLeft w:val="480"/>
          <w:marRight w:val="0"/>
          <w:marTop w:val="0"/>
          <w:marBottom w:val="0"/>
          <w:divBdr>
            <w:top w:val="none" w:sz="0" w:space="0" w:color="auto"/>
            <w:left w:val="none" w:sz="0" w:space="0" w:color="auto"/>
            <w:bottom w:val="none" w:sz="0" w:space="0" w:color="auto"/>
            <w:right w:val="none" w:sz="0" w:space="0" w:color="auto"/>
          </w:divBdr>
        </w:div>
        <w:div w:id="15889102">
          <w:marLeft w:val="480"/>
          <w:marRight w:val="0"/>
          <w:marTop w:val="0"/>
          <w:marBottom w:val="0"/>
          <w:divBdr>
            <w:top w:val="none" w:sz="0" w:space="0" w:color="auto"/>
            <w:left w:val="none" w:sz="0" w:space="0" w:color="auto"/>
            <w:bottom w:val="none" w:sz="0" w:space="0" w:color="auto"/>
            <w:right w:val="none" w:sz="0" w:space="0" w:color="auto"/>
          </w:divBdr>
        </w:div>
        <w:div w:id="23867500">
          <w:marLeft w:val="480"/>
          <w:marRight w:val="0"/>
          <w:marTop w:val="0"/>
          <w:marBottom w:val="0"/>
          <w:divBdr>
            <w:top w:val="none" w:sz="0" w:space="0" w:color="auto"/>
            <w:left w:val="none" w:sz="0" w:space="0" w:color="auto"/>
            <w:bottom w:val="none" w:sz="0" w:space="0" w:color="auto"/>
            <w:right w:val="none" w:sz="0" w:space="0" w:color="auto"/>
          </w:divBdr>
        </w:div>
        <w:div w:id="50008285">
          <w:marLeft w:val="480"/>
          <w:marRight w:val="0"/>
          <w:marTop w:val="0"/>
          <w:marBottom w:val="0"/>
          <w:divBdr>
            <w:top w:val="none" w:sz="0" w:space="0" w:color="auto"/>
            <w:left w:val="none" w:sz="0" w:space="0" w:color="auto"/>
            <w:bottom w:val="none" w:sz="0" w:space="0" w:color="auto"/>
            <w:right w:val="none" w:sz="0" w:space="0" w:color="auto"/>
          </w:divBdr>
        </w:div>
        <w:div w:id="106851131">
          <w:marLeft w:val="480"/>
          <w:marRight w:val="0"/>
          <w:marTop w:val="0"/>
          <w:marBottom w:val="0"/>
          <w:divBdr>
            <w:top w:val="none" w:sz="0" w:space="0" w:color="auto"/>
            <w:left w:val="none" w:sz="0" w:space="0" w:color="auto"/>
            <w:bottom w:val="none" w:sz="0" w:space="0" w:color="auto"/>
            <w:right w:val="none" w:sz="0" w:space="0" w:color="auto"/>
          </w:divBdr>
        </w:div>
        <w:div w:id="146867180">
          <w:marLeft w:val="480"/>
          <w:marRight w:val="0"/>
          <w:marTop w:val="0"/>
          <w:marBottom w:val="0"/>
          <w:divBdr>
            <w:top w:val="none" w:sz="0" w:space="0" w:color="auto"/>
            <w:left w:val="none" w:sz="0" w:space="0" w:color="auto"/>
            <w:bottom w:val="none" w:sz="0" w:space="0" w:color="auto"/>
            <w:right w:val="none" w:sz="0" w:space="0" w:color="auto"/>
          </w:divBdr>
        </w:div>
        <w:div w:id="218520082">
          <w:marLeft w:val="480"/>
          <w:marRight w:val="0"/>
          <w:marTop w:val="0"/>
          <w:marBottom w:val="0"/>
          <w:divBdr>
            <w:top w:val="none" w:sz="0" w:space="0" w:color="auto"/>
            <w:left w:val="none" w:sz="0" w:space="0" w:color="auto"/>
            <w:bottom w:val="none" w:sz="0" w:space="0" w:color="auto"/>
            <w:right w:val="none" w:sz="0" w:space="0" w:color="auto"/>
          </w:divBdr>
        </w:div>
        <w:div w:id="223027103">
          <w:marLeft w:val="480"/>
          <w:marRight w:val="0"/>
          <w:marTop w:val="0"/>
          <w:marBottom w:val="0"/>
          <w:divBdr>
            <w:top w:val="none" w:sz="0" w:space="0" w:color="auto"/>
            <w:left w:val="none" w:sz="0" w:space="0" w:color="auto"/>
            <w:bottom w:val="none" w:sz="0" w:space="0" w:color="auto"/>
            <w:right w:val="none" w:sz="0" w:space="0" w:color="auto"/>
          </w:divBdr>
        </w:div>
        <w:div w:id="240992763">
          <w:marLeft w:val="480"/>
          <w:marRight w:val="0"/>
          <w:marTop w:val="0"/>
          <w:marBottom w:val="0"/>
          <w:divBdr>
            <w:top w:val="none" w:sz="0" w:space="0" w:color="auto"/>
            <w:left w:val="none" w:sz="0" w:space="0" w:color="auto"/>
            <w:bottom w:val="none" w:sz="0" w:space="0" w:color="auto"/>
            <w:right w:val="none" w:sz="0" w:space="0" w:color="auto"/>
          </w:divBdr>
        </w:div>
        <w:div w:id="248538555">
          <w:marLeft w:val="480"/>
          <w:marRight w:val="0"/>
          <w:marTop w:val="0"/>
          <w:marBottom w:val="0"/>
          <w:divBdr>
            <w:top w:val="none" w:sz="0" w:space="0" w:color="auto"/>
            <w:left w:val="none" w:sz="0" w:space="0" w:color="auto"/>
            <w:bottom w:val="none" w:sz="0" w:space="0" w:color="auto"/>
            <w:right w:val="none" w:sz="0" w:space="0" w:color="auto"/>
          </w:divBdr>
        </w:div>
        <w:div w:id="258562822">
          <w:marLeft w:val="480"/>
          <w:marRight w:val="0"/>
          <w:marTop w:val="0"/>
          <w:marBottom w:val="0"/>
          <w:divBdr>
            <w:top w:val="none" w:sz="0" w:space="0" w:color="auto"/>
            <w:left w:val="none" w:sz="0" w:space="0" w:color="auto"/>
            <w:bottom w:val="none" w:sz="0" w:space="0" w:color="auto"/>
            <w:right w:val="none" w:sz="0" w:space="0" w:color="auto"/>
          </w:divBdr>
        </w:div>
        <w:div w:id="271792345">
          <w:marLeft w:val="480"/>
          <w:marRight w:val="0"/>
          <w:marTop w:val="0"/>
          <w:marBottom w:val="0"/>
          <w:divBdr>
            <w:top w:val="none" w:sz="0" w:space="0" w:color="auto"/>
            <w:left w:val="none" w:sz="0" w:space="0" w:color="auto"/>
            <w:bottom w:val="none" w:sz="0" w:space="0" w:color="auto"/>
            <w:right w:val="none" w:sz="0" w:space="0" w:color="auto"/>
          </w:divBdr>
        </w:div>
        <w:div w:id="274557791">
          <w:marLeft w:val="480"/>
          <w:marRight w:val="0"/>
          <w:marTop w:val="0"/>
          <w:marBottom w:val="0"/>
          <w:divBdr>
            <w:top w:val="none" w:sz="0" w:space="0" w:color="auto"/>
            <w:left w:val="none" w:sz="0" w:space="0" w:color="auto"/>
            <w:bottom w:val="none" w:sz="0" w:space="0" w:color="auto"/>
            <w:right w:val="none" w:sz="0" w:space="0" w:color="auto"/>
          </w:divBdr>
        </w:div>
        <w:div w:id="294071721">
          <w:marLeft w:val="480"/>
          <w:marRight w:val="0"/>
          <w:marTop w:val="0"/>
          <w:marBottom w:val="0"/>
          <w:divBdr>
            <w:top w:val="none" w:sz="0" w:space="0" w:color="auto"/>
            <w:left w:val="none" w:sz="0" w:space="0" w:color="auto"/>
            <w:bottom w:val="none" w:sz="0" w:space="0" w:color="auto"/>
            <w:right w:val="none" w:sz="0" w:space="0" w:color="auto"/>
          </w:divBdr>
        </w:div>
        <w:div w:id="335500445">
          <w:marLeft w:val="480"/>
          <w:marRight w:val="0"/>
          <w:marTop w:val="0"/>
          <w:marBottom w:val="0"/>
          <w:divBdr>
            <w:top w:val="none" w:sz="0" w:space="0" w:color="auto"/>
            <w:left w:val="none" w:sz="0" w:space="0" w:color="auto"/>
            <w:bottom w:val="none" w:sz="0" w:space="0" w:color="auto"/>
            <w:right w:val="none" w:sz="0" w:space="0" w:color="auto"/>
          </w:divBdr>
        </w:div>
        <w:div w:id="357245638">
          <w:marLeft w:val="480"/>
          <w:marRight w:val="0"/>
          <w:marTop w:val="0"/>
          <w:marBottom w:val="0"/>
          <w:divBdr>
            <w:top w:val="none" w:sz="0" w:space="0" w:color="auto"/>
            <w:left w:val="none" w:sz="0" w:space="0" w:color="auto"/>
            <w:bottom w:val="none" w:sz="0" w:space="0" w:color="auto"/>
            <w:right w:val="none" w:sz="0" w:space="0" w:color="auto"/>
          </w:divBdr>
        </w:div>
        <w:div w:id="370155373">
          <w:marLeft w:val="480"/>
          <w:marRight w:val="0"/>
          <w:marTop w:val="0"/>
          <w:marBottom w:val="0"/>
          <w:divBdr>
            <w:top w:val="none" w:sz="0" w:space="0" w:color="auto"/>
            <w:left w:val="none" w:sz="0" w:space="0" w:color="auto"/>
            <w:bottom w:val="none" w:sz="0" w:space="0" w:color="auto"/>
            <w:right w:val="none" w:sz="0" w:space="0" w:color="auto"/>
          </w:divBdr>
        </w:div>
        <w:div w:id="440416064">
          <w:marLeft w:val="480"/>
          <w:marRight w:val="0"/>
          <w:marTop w:val="0"/>
          <w:marBottom w:val="0"/>
          <w:divBdr>
            <w:top w:val="none" w:sz="0" w:space="0" w:color="auto"/>
            <w:left w:val="none" w:sz="0" w:space="0" w:color="auto"/>
            <w:bottom w:val="none" w:sz="0" w:space="0" w:color="auto"/>
            <w:right w:val="none" w:sz="0" w:space="0" w:color="auto"/>
          </w:divBdr>
        </w:div>
        <w:div w:id="445656108">
          <w:marLeft w:val="480"/>
          <w:marRight w:val="0"/>
          <w:marTop w:val="0"/>
          <w:marBottom w:val="0"/>
          <w:divBdr>
            <w:top w:val="none" w:sz="0" w:space="0" w:color="auto"/>
            <w:left w:val="none" w:sz="0" w:space="0" w:color="auto"/>
            <w:bottom w:val="none" w:sz="0" w:space="0" w:color="auto"/>
            <w:right w:val="none" w:sz="0" w:space="0" w:color="auto"/>
          </w:divBdr>
        </w:div>
        <w:div w:id="454520440">
          <w:marLeft w:val="480"/>
          <w:marRight w:val="0"/>
          <w:marTop w:val="0"/>
          <w:marBottom w:val="0"/>
          <w:divBdr>
            <w:top w:val="none" w:sz="0" w:space="0" w:color="auto"/>
            <w:left w:val="none" w:sz="0" w:space="0" w:color="auto"/>
            <w:bottom w:val="none" w:sz="0" w:space="0" w:color="auto"/>
            <w:right w:val="none" w:sz="0" w:space="0" w:color="auto"/>
          </w:divBdr>
        </w:div>
        <w:div w:id="472332474">
          <w:marLeft w:val="480"/>
          <w:marRight w:val="0"/>
          <w:marTop w:val="0"/>
          <w:marBottom w:val="0"/>
          <w:divBdr>
            <w:top w:val="none" w:sz="0" w:space="0" w:color="auto"/>
            <w:left w:val="none" w:sz="0" w:space="0" w:color="auto"/>
            <w:bottom w:val="none" w:sz="0" w:space="0" w:color="auto"/>
            <w:right w:val="none" w:sz="0" w:space="0" w:color="auto"/>
          </w:divBdr>
        </w:div>
        <w:div w:id="495802799">
          <w:marLeft w:val="480"/>
          <w:marRight w:val="0"/>
          <w:marTop w:val="0"/>
          <w:marBottom w:val="0"/>
          <w:divBdr>
            <w:top w:val="none" w:sz="0" w:space="0" w:color="auto"/>
            <w:left w:val="none" w:sz="0" w:space="0" w:color="auto"/>
            <w:bottom w:val="none" w:sz="0" w:space="0" w:color="auto"/>
            <w:right w:val="none" w:sz="0" w:space="0" w:color="auto"/>
          </w:divBdr>
        </w:div>
        <w:div w:id="496044755">
          <w:marLeft w:val="480"/>
          <w:marRight w:val="0"/>
          <w:marTop w:val="0"/>
          <w:marBottom w:val="0"/>
          <w:divBdr>
            <w:top w:val="none" w:sz="0" w:space="0" w:color="auto"/>
            <w:left w:val="none" w:sz="0" w:space="0" w:color="auto"/>
            <w:bottom w:val="none" w:sz="0" w:space="0" w:color="auto"/>
            <w:right w:val="none" w:sz="0" w:space="0" w:color="auto"/>
          </w:divBdr>
        </w:div>
        <w:div w:id="499581386">
          <w:marLeft w:val="480"/>
          <w:marRight w:val="0"/>
          <w:marTop w:val="0"/>
          <w:marBottom w:val="0"/>
          <w:divBdr>
            <w:top w:val="none" w:sz="0" w:space="0" w:color="auto"/>
            <w:left w:val="none" w:sz="0" w:space="0" w:color="auto"/>
            <w:bottom w:val="none" w:sz="0" w:space="0" w:color="auto"/>
            <w:right w:val="none" w:sz="0" w:space="0" w:color="auto"/>
          </w:divBdr>
        </w:div>
        <w:div w:id="508104376">
          <w:marLeft w:val="480"/>
          <w:marRight w:val="0"/>
          <w:marTop w:val="0"/>
          <w:marBottom w:val="0"/>
          <w:divBdr>
            <w:top w:val="none" w:sz="0" w:space="0" w:color="auto"/>
            <w:left w:val="none" w:sz="0" w:space="0" w:color="auto"/>
            <w:bottom w:val="none" w:sz="0" w:space="0" w:color="auto"/>
            <w:right w:val="none" w:sz="0" w:space="0" w:color="auto"/>
          </w:divBdr>
        </w:div>
        <w:div w:id="558520788">
          <w:marLeft w:val="480"/>
          <w:marRight w:val="0"/>
          <w:marTop w:val="0"/>
          <w:marBottom w:val="0"/>
          <w:divBdr>
            <w:top w:val="none" w:sz="0" w:space="0" w:color="auto"/>
            <w:left w:val="none" w:sz="0" w:space="0" w:color="auto"/>
            <w:bottom w:val="none" w:sz="0" w:space="0" w:color="auto"/>
            <w:right w:val="none" w:sz="0" w:space="0" w:color="auto"/>
          </w:divBdr>
        </w:div>
        <w:div w:id="604993988">
          <w:marLeft w:val="480"/>
          <w:marRight w:val="0"/>
          <w:marTop w:val="0"/>
          <w:marBottom w:val="0"/>
          <w:divBdr>
            <w:top w:val="none" w:sz="0" w:space="0" w:color="auto"/>
            <w:left w:val="none" w:sz="0" w:space="0" w:color="auto"/>
            <w:bottom w:val="none" w:sz="0" w:space="0" w:color="auto"/>
            <w:right w:val="none" w:sz="0" w:space="0" w:color="auto"/>
          </w:divBdr>
        </w:div>
        <w:div w:id="621611693">
          <w:marLeft w:val="480"/>
          <w:marRight w:val="0"/>
          <w:marTop w:val="0"/>
          <w:marBottom w:val="0"/>
          <w:divBdr>
            <w:top w:val="none" w:sz="0" w:space="0" w:color="auto"/>
            <w:left w:val="none" w:sz="0" w:space="0" w:color="auto"/>
            <w:bottom w:val="none" w:sz="0" w:space="0" w:color="auto"/>
            <w:right w:val="none" w:sz="0" w:space="0" w:color="auto"/>
          </w:divBdr>
        </w:div>
        <w:div w:id="625618631">
          <w:marLeft w:val="480"/>
          <w:marRight w:val="0"/>
          <w:marTop w:val="0"/>
          <w:marBottom w:val="0"/>
          <w:divBdr>
            <w:top w:val="none" w:sz="0" w:space="0" w:color="auto"/>
            <w:left w:val="none" w:sz="0" w:space="0" w:color="auto"/>
            <w:bottom w:val="none" w:sz="0" w:space="0" w:color="auto"/>
            <w:right w:val="none" w:sz="0" w:space="0" w:color="auto"/>
          </w:divBdr>
        </w:div>
        <w:div w:id="641813958">
          <w:marLeft w:val="480"/>
          <w:marRight w:val="0"/>
          <w:marTop w:val="0"/>
          <w:marBottom w:val="0"/>
          <w:divBdr>
            <w:top w:val="none" w:sz="0" w:space="0" w:color="auto"/>
            <w:left w:val="none" w:sz="0" w:space="0" w:color="auto"/>
            <w:bottom w:val="none" w:sz="0" w:space="0" w:color="auto"/>
            <w:right w:val="none" w:sz="0" w:space="0" w:color="auto"/>
          </w:divBdr>
        </w:div>
        <w:div w:id="735207405">
          <w:marLeft w:val="480"/>
          <w:marRight w:val="0"/>
          <w:marTop w:val="0"/>
          <w:marBottom w:val="0"/>
          <w:divBdr>
            <w:top w:val="none" w:sz="0" w:space="0" w:color="auto"/>
            <w:left w:val="none" w:sz="0" w:space="0" w:color="auto"/>
            <w:bottom w:val="none" w:sz="0" w:space="0" w:color="auto"/>
            <w:right w:val="none" w:sz="0" w:space="0" w:color="auto"/>
          </w:divBdr>
        </w:div>
        <w:div w:id="884760071">
          <w:marLeft w:val="480"/>
          <w:marRight w:val="0"/>
          <w:marTop w:val="0"/>
          <w:marBottom w:val="0"/>
          <w:divBdr>
            <w:top w:val="none" w:sz="0" w:space="0" w:color="auto"/>
            <w:left w:val="none" w:sz="0" w:space="0" w:color="auto"/>
            <w:bottom w:val="none" w:sz="0" w:space="0" w:color="auto"/>
            <w:right w:val="none" w:sz="0" w:space="0" w:color="auto"/>
          </w:divBdr>
        </w:div>
        <w:div w:id="888344258">
          <w:marLeft w:val="480"/>
          <w:marRight w:val="0"/>
          <w:marTop w:val="0"/>
          <w:marBottom w:val="0"/>
          <w:divBdr>
            <w:top w:val="none" w:sz="0" w:space="0" w:color="auto"/>
            <w:left w:val="none" w:sz="0" w:space="0" w:color="auto"/>
            <w:bottom w:val="none" w:sz="0" w:space="0" w:color="auto"/>
            <w:right w:val="none" w:sz="0" w:space="0" w:color="auto"/>
          </w:divBdr>
        </w:div>
        <w:div w:id="917253478">
          <w:marLeft w:val="480"/>
          <w:marRight w:val="0"/>
          <w:marTop w:val="0"/>
          <w:marBottom w:val="0"/>
          <w:divBdr>
            <w:top w:val="none" w:sz="0" w:space="0" w:color="auto"/>
            <w:left w:val="none" w:sz="0" w:space="0" w:color="auto"/>
            <w:bottom w:val="none" w:sz="0" w:space="0" w:color="auto"/>
            <w:right w:val="none" w:sz="0" w:space="0" w:color="auto"/>
          </w:divBdr>
        </w:div>
        <w:div w:id="924648758">
          <w:marLeft w:val="480"/>
          <w:marRight w:val="0"/>
          <w:marTop w:val="0"/>
          <w:marBottom w:val="0"/>
          <w:divBdr>
            <w:top w:val="none" w:sz="0" w:space="0" w:color="auto"/>
            <w:left w:val="none" w:sz="0" w:space="0" w:color="auto"/>
            <w:bottom w:val="none" w:sz="0" w:space="0" w:color="auto"/>
            <w:right w:val="none" w:sz="0" w:space="0" w:color="auto"/>
          </w:divBdr>
        </w:div>
        <w:div w:id="926378607">
          <w:marLeft w:val="480"/>
          <w:marRight w:val="0"/>
          <w:marTop w:val="0"/>
          <w:marBottom w:val="0"/>
          <w:divBdr>
            <w:top w:val="none" w:sz="0" w:space="0" w:color="auto"/>
            <w:left w:val="none" w:sz="0" w:space="0" w:color="auto"/>
            <w:bottom w:val="none" w:sz="0" w:space="0" w:color="auto"/>
            <w:right w:val="none" w:sz="0" w:space="0" w:color="auto"/>
          </w:divBdr>
        </w:div>
        <w:div w:id="967978954">
          <w:marLeft w:val="480"/>
          <w:marRight w:val="0"/>
          <w:marTop w:val="0"/>
          <w:marBottom w:val="0"/>
          <w:divBdr>
            <w:top w:val="none" w:sz="0" w:space="0" w:color="auto"/>
            <w:left w:val="none" w:sz="0" w:space="0" w:color="auto"/>
            <w:bottom w:val="none" w:sz="0" w:space="0" w:color="auto"/>
            <w:right w:val="none" w:sz="0" w:space="0" w:color="auto"/>
          </w:divBdr>
        </w:div>
        <w:div w:id="977343818">
          <w:marLeft w:val="480"/>
          <w:marRight w:val="0"/>
          <w:marTop w:val="0"/>
          <w:marBottom w:val="0"/>
          <w:divBdr>
            <w:top w:val="none" w:sz="0" w:space="0" w:color="auto"/>
            <w:left w:val="none" w:sz="0" w:space="0" w:color="auto"/>
            <w:bottom w:val="none" w:sz="0" w:space="0" w:color="auto"/>
            <w:right w:val="none" w:sz="0" w:space="0" w:color="auto"/>
          </w:divBdr>
        </w:div>
        <w:div w:id="1010983540">
          <w:marLeft w:val="480"/>
          <w:marRight w:val="0"/>
          <w:marTop w:val="0"/>
          <w:marBottom w:val="0"/>
          <w:divBdr>
            <w:top w:val="none" w:sz="0" w:space="0" w:color="auto"/>
            <w:left w:val="none" w:sz="0" w:space="0" w:color="auto"/>
            <w:bottom w:val="none" w:sz="0" w:space="0" w:color="auto"/>
            <w:right w:val="none" w:sz="0" w:space="0" w:color="auto"/>
          </w:divBdr>
        </w:div>
      </w:divsChild>
    </w:div>
    <w:div w:id="451945687">
      <w:bodyDiv w:val="1"/>
      <w:marLeft w:val="0"/>
      <w:marRight w:val="0"/>
      <w:marTop w:val="0"/>
      <w:marBottom w:val="0"/>
      <w:divBdr>
        <w:top w:val="none" w:sz="0" w:space="0" w:color="auto"/>
        <w:left w:val="none" w:sz="0" w:space="0" w:color="auto"/>
        <w:bottom w:val="none" w:sz="0" w:space="0" w:color="auto"/>
        <w:right w:val="none" w:sz="0" w:space="0" w:color="auto"/>
      </w:divBdr>
    </w:div>
    <w:div w:id="452098932">
      <w:bodyDiv w:val="1"/>
      <w:marLeft w:val="0"/>
      <w:marRight w:val="0"/>
      <w:marTop w:val="0"/>
      <w:marBottom w:val="0"/>
      <w:divBdr>
        <w:top w:val="none" w:sz="0" w:space="0" w:color="auto"/>
        <w:left w:val="none" w:sz="0" w:space="0" w:color="auto"/>
        <w:bottom w:val="none" w:sz="0" w:space="0" w:color="auto"/>
        <w:right w:val="none" w:sz="0" w:space="0" w:color="auto"/>
      </w:divBdr>
    </w:div>
    <w:div w:id="452676921">
      <w:bodyDiv w:val="1"/>
      <w:marLeft w:val="0"/>
      <w:marRight w:val="0"/>
      <w:marTop w:val="0"/>
      <w:marBottom w:val="0"/>
      <w:divBdr>
        <w:top w:val="none" w:sz="0" w:space="0" w:color="auto"/>
        <w:left w:val="none" w:sz="0" w:space="0" w:color="auto"/>
        <w:bottom w:val="none" w:sz="0" w:space="0" w:color="auto"/>
        <w:right w:val="none" w:sz="0" w:space="0" w:color="auto"/>
      </w:divBdr>
    </w:div>
    <w:div w:id="452944649">
      <w:bodyDiv w:val="1"/>
      <w:marLeft w:val="0"/>
      <w:marRight w:val="0"/>
      <w:marTop w:val="0"/>
      <w:marBottom w:val="0"/>
      <w:divBdr>
        <w:top w:val="none" w:sz="0" w:space="0" w:color="auto"/>
        <w:left w:val="none" w:sz="0" w:space="0" w:color="auto"/>
        <w:bottom w:val="none" w:sz="0" w:space="0" w:color="auto"/>
        <w:right w:val="none" w:sz="0" w:space="0" w:color="auto"/>
      </w:divBdr>
    </w:div>
    <w:div w:id="453404734">
      <w:bodyDiv w:val="1"/>
      <w:marLeft w:val="0"/>
      <w:marRight w:val="0"/>
      <w:marTop w:val="0"/>
      <w:marBottom w:val="0"/>
      <w:divBdr>
        <w:top w:val="none" w:sz="0" w:space="0" w:color="auto"/>
        <w:left w:val="none" w:sz="0" w:space="0" w:color="auto"/>
        <w:bottom w:val="none" w:sz="0" w:space="0" w:color="auto"/>
        <w:right w:val="none" w:sz="0" w:space="0" w:color="auto"/>
      </w:divBdr>
    </w:div>
    <w:div w:id="453717668">
      <w:bodyDiv w:val="1"/>
      <w:marLeft w:val="0"/>
      <w:marRight w:val="0"/>
      <w:marTop w:val="0"/>
      <w:marBottom w:val="0"/>
      <w:divBdr>
        <w:top w:val="none" w:sz="0" w:space="0" w:color="auto"/>
        <w:left w:val="none" w:sz="0" w:space="0" w:color="auto"/>
        <w:bottom w:val="none" w:sz="0" w:space="0" w:color="auto"/>
        <w:right w:val="none" w:sz="0" w:space="0" w:color="auto"/>
      </w:divBdr>
    </w:div>
    <w:div w:id="453721650">
      <w:bodyDiv w:val="1"/>
      <w:marLeft w:val="0"/>
      <w:marRight w:val="0"/>
      <w:marTop w:val="0"/>
      <w:marBottom w:val="0"/>
      <w:divBdr>
        <w:top w:val="none" w:sz="0" w:space="0" w:color="auto"/>
        <w:left w:val="none" w:sz="0" w:space="0" w:color="auto"/>
        <w:bottom w:val="none" w:sz="0" w:space="0" w:color="auto"/>
        <w:right w:val="none" w:sz="0" w:space="0" w:color="auto"/>
      </w:divBdr>
    </w:div>
    <w:div w:id="453791969">
      <w:bodyDiv w:val="1"/>
      <w:marLeft w:val="0"/>
      <w:marRight w:val="0"/>
      <w:marTop w:val="0"/>
      <w:marBottom w:val="0"/>
      <w:divBdr>
        <w:top w:val="none" w:sz="0" w:space="0" w:color="auto"/>
        <w:left w:val="none" w:sz="0" w:space="0" w:color="auto"/>
        <w:bottom w:val="none" w:sz="0" w:space="0" w:color="auto"/>
        <w:right w:val="none" w:sz="0" w:space="0" w:color="auto"/>
      </w:divBdr>
    </w:div>
    <w:div w:id="453792422">
      <w:bodyDiv w:val="1"/>
      <w:marLeft w:val="0"/>
      <w:marRight w:val="0"/>
      <w:marTop w:val="0"/>
      <w:marBottom w:val="0"/>
      <w:divBdr>
        <w:top w:val="none" w:sz="0" w:space="0" w:color="auto"/>
        <w:left w:val="none" w:sz="0" w:space="0" w:color="auto"/>
        <w:bottom w:val="none" w:sz="0" w:space="0" w:color="auto"/>
        <w:right w:val="none" w:sz="0" w:space="0" w:color="auto"/>
      </w:divBdr>
    </w:div>
    <w:div w:id="453862800">
      <w:bodyDiv w:val="1"/>
      <w:marLeft w:val="0"/>
      <w:marRight w:val="0"/>
      <w:marTop w:val="0"/>
      <w:marBottom w:val="0"/>
      <w:divBdr>
        <w:top w:val="none" w:sz="0" w:space="0" w:color="auto"/>
        <w:left w:val="none" w:sz="0" w:space="0" w:color="auto"/>
        <w:bottom w:val="none" w:sz="0" w:space="0" w:color="auto"/>
        <w:right w:val="none" w:sz="0" w:space="0" w:color="auto"/>
      </w:divBdr>
    </w:div>
    <w:div w:id="453905585">
      <w:bodyDiv w:val="1"/>
      <w:marLeft w:val="0"/>
      <w:marRight w:val="0"/>
      <w:marTop w:val="0"/>
      <w:marBottom w:val="0"/>
      <w:divBdr>
        <w:top w:val="none" w:sz="0" w:space="0" w:color="auto"/>
        <w:left w:val="none" w:sz="0" w:space="0" w:color="auto"/>
        <w:bottom w:val="none" w:sz="0" w:space="0" w:color="auto"/>
        <w:right w:val="none" w:sz="0" w:space="0" w:color="auto"/>
      </w:divBdr>
    </w:div>
    <w:div w:id="454256780">
      <w:bodyDiv w:val="1"/>
      <w:marLeft w:val="0"/>
      <w:marRight w:val="0"/>
      <w:marTop w:val="0"/>
      <w:marBottom w:val="0"/>
      <w:divBdr>
        <w:top w:val="none" w:sz="0" w:space="0" w:color="auto"/>
        <w:left w:val="none" w:sz="0" w:space="0" w:color="auto"/>
        <w:bottom w:val="none" w:sz="0" w:space="0" w:color="auto"/>
        <w:right w:val="none" w:sz="0" w:space="0" w:color="auto"/>
      </w:divBdr>
    </w:div>
    <w:div w:id="454367365">
      <w:bodyDiv w:val="1"/>
      <w:marLeft w:val="0"/>
      <w:marRight w:val="0"/>
      <w:marTop w:val="0"/>
      <w:marBottom w:val="0"/>
      <w:divBdr>
        <w:top w:val="none" w:sz="0" w:space="0" w:color="auto"/>
        <w:left w:val="none" w:sz="0" w:space="0" w:color="auto"/>
        <w:bottom w:val="none" w:sz="0" w:space="0" w:color="auto"/>
        <w:right w:val="none" w:sz="0" w:space="0" w:color="auto"/>
      </w:divBdr>
    </w:div>
    <w:div w:id="454637711">
      <w:bodyDiv w:val="1"/>
      <w:marLeft w:val="0"/>
      <w:marRight w:val="0"/>
      <w:marTop w:val="0"/>
      <w:marBottom w:val="0"/>
      <w:divBdr>
        <w:top w:val="none" w:sz="0" w:space="0" w:color="auto"/>
        <w:left w:val="none" w:sz="0" w:space="0" w:color="auto"/>
        <w:bottom w:val="none" w:sz="0" w:space="0" w:color="auto"/>
        <w:right w:val="none" w:sz="0" w:space="0" w:color="auto"/>
      </w:divBdr>
    </w:div>
    <w:div w:id="454638479">
      <w:bodyDiv w:val="1"/>
      <w:marLeft w:val="0"/>
      <w:marRight w:val="0"/>
      <w:marTop w:val="0"/>
      <w:marBottom w:val="0"/>
      <w:divBdr>
        <w:top w:val="none" w:sz="0" w:space="0" w:color="auto"/>
        <w:left w:val="none" w:sz="0" w:space="0" w:color="auto"/>
        <w:bottom w:val="none" w:sz="0" w:space="0" w:color="auto"/>
        <w:right w:val="none" w:sz="0" w:space="0" w:color="auto"/>
      </w:divBdr>
    </w:div>
    <w:div w:id="454643811">
      <w:bodyDiv w:val="1"/>
      <w:marLeft w:val="0"/>
      <w:marRight w:val="0"/>
      <w:marTop w:val="0"/>
      <w:marBottom w:val="0"/>
      <w:divBdr>
        <w:top w:val="none" w:sz="0" w:space="0" w:color="auto"/>
        <w:left w:val="none" w:sz="0" w:space="0" w:color="auto"/>
        <w:bottom w:val="none" w:sz="0" w:space="0" w:color="auto"/>
        <w:right w:val="none" w:sz="0" w:space="0" w:color="auto"/>
      </w:divBdr>
    </w:div>
    <w:div w:id="454983508">
      <w:bodyDiv w:val="1"/>
      <w:marLeft w:val="0"/>
      <w:marRight w:val="0"/>
      <w:marTop w:val="0"/>
      <w:marBottom w:val="0"/>
      <w:divBdr>
        <w:top w:val="none" w:sz="0" w:space="0" w:color="auto"/>
        <w:left w:val="none" w:sz="0" w:space="0" w:color="auto"/>
        <w:bottom w:val="none" w:sz="0" w:space="0" w:color="auto"/>
        <w:right w:val="none" w:sz="0" w:space="0" w:color="auto"/>
      </w:divBdr>
    </w:div>
    <w:div w:id="455295325">
      <w:bodyDiv w:val="1"/>
      <w:marLeft w:val="0"/>
      <w:marRight w:val="0"/>
      <w:marTop w:val="0"/>
      <w:marBottom w:val="0"/>
      <w:divBdr>
        <w:top w:val="none" w:sz="0" w:space="0" w:color="auto"/>
        <w:left w:val="none" w:sz="0" w:space="0" w:color="auto"/>
        <w:bottom w:val="none" w:sz="0" w:space="0" w:color="auto"/>
        <w:right w:val="none" w:sz="0" w:space="0" w:color="auto"/>
      </w:divBdr>
    </w:div>
    <w:div w:id="455683470">
      <w:bodyDiv w:val="1"/>
      <w:marLeft w:val="0"/>
      <w:marRight w:val="0"/>
      <w:marTop w:val="0"/>
      <w:marBottom w:val="0"/>
      <w:divBdr>
        <w:top w:val="none" w:sz="0" w:space="0" w:color="auto"/>
        <w:left w:val="none" w:sz="0" w:space="0" w:color="auto"/>
        <w:bottom w:val="none" w:sz="0" w:space="0" w:color="auto"/>
        <w:right w:val="none" w:sz="0" w:space="0" w:color="auto"/>
      </w:divBdr>
      <w:divsChild>
        <w:div w:id="42096671">
          <w:marLeft w:val="480"/>
          <w:marRight w:val="0"/>
          <w:marTop w:val="0"/>
          <w:marBottom w:val="0"/>
          <w:divBdr>
            <w:top w:val="none" w:sz="0" w:space="0" w:color="auto"/>
            <w:left w:val="none" w:sz="0" w:space="0" w:color="auto"/>
            <w:bottom w:val="none" w:sz="0" w:space="0" w:color="auto"/>
            <w:right w:val="none" w:sz="0" w:space="0" w:color="auto"/>
          </w:divBdr>
        </w:div>
        <w:div w:id="455148380">
          <w:marLeft w:val="480"/>
          <w:marRight w:val="0"/>
          <w:marTop w:val="0"/>
          <w:marBottom w:val="0"/>
          <w:divBdr>
            <w:top w:val="none" w:sz="0" w:space="0" w:color="auto"/>
            <w:left w:val="none" w:sz="0" w:space="0" w:color="auto"/>
            <w:bottom w:val="none" w:sz="0" w:space="0" w:color="auto"/>
            <w:right w:val="none" w:sz="0" w:space="0" w:color="auto"/>
          </w:divBdr>
        </w:div>
        <w:div w:id="551618221">
          <w:marLeft w:val="480"/>
          <w:marRight w:val="0"/>
          <w:marTop w:val="0"/>
          <w:marBottom w:val="0"/>
          <w:divBdr>
            <w:top w:val="none" w:sz="0" w:space="0" w:color="auto"/>
            <w:left w:val="none" w:sz="0" w:space="0" w:color="auto"/>
            <w:bottom w:val="none" w:sz="0" w:space="0" w:color="auto"/>
            <w:right w:val="none" w:sz="0" w:space="0" w:color="auto"/>
          </w:divBdr>
        </w:div>
        <w:div w:id="634994190">
          <w:marLeft w:val="480"/>
          <w:marRight w:val="0"/>
          <w:marTop w:val="0"/>
          <w:marBottom w:val="0"/>
          <w:divBdr>
            <w:top w:val="none" w:sz="0" w:space="0" w:color="auto"/>
            <w:left w:val="none" w:sz="0" w:space="0" w:color="auto"/>
            <w:bottom w:val="none" w:sz="0" w:space="0" w:color="auto"/>
            <w:right w:val="none" w:sz="0" w:space="0" w:color="auto"/>
          </w:divBdr>
        </w:div>
        <w:div w:id="751198803">
          <w:marLeft w:val="480"/>
          <w:marRight w:val="0"/>
          <w:marTop w:val="0"/>
          <w:marBottom w:val="0"/>
          <w:divBdr>
            <w:top w:val="none" w:sz="0" w:space="0" w:color="auto"/>
            <w:left w:val="none" w:sz="0" w:space="0" w:color="auto"/>
            <w:bottom w:val="none" w:sz="0" w:space="0" w:color="auto"/>
            <w:right w:val="none" w:sz="0" w:space="0" w:color="auto"/>
          </w:divBdr>
        </w:div>
      </w:divsChild>
    </w:div>
    <w:div w:id="456073275">
      <w:bodyDiv w:val="1"/>
      <w:marLeft w:val="0"/>
      <w:marRight w:val="0"/>
      <w:marTop w:val="0"/>
      <w:marBottom w:val="0"/>
      <w:divBdr>
        <w:top w:val="none" w:sz="0" w:space="0" w:color="auto"/>
        <w:left w:val="none" w:sz="0" w:space="0" w:color="auto"/>
        <w:bottom w:val="none" w:sz="0" w:space="0" w:color="auto"/>
        <w:right w:val="none" w:sz="0" w:space="0" w:color="auto"/>
      </w:divBdr>
    </w:div>
    <w:div w:id="456146608">
      <w:bodyDiv w:val="1"/>
      <w:marLeft w:val="0"/>
      <w:marRight w:val="0"/>
      <w:marTop w:val="0"/>
      <w:marBottom w:val="0"/>
      <w:divBdr>
        <w:top w:val="none" w:sz="0" w:space="0" w:color="auto"/>
        <w:left w:val="none" w:sz="0" w:space="0" w:color="auto"/>
        <w:bottom w:val="none" w:sz="0" w:space="0" w:color="auto"/>
        <w:right w:val="none" w:sz="0" w:space="0" w:color="auto"/>
      </w:divBdr>
    </w:div>
    <w:div w:id="456335320">
      <w:bodyDiv w:val="1"/>
      <w:marLeft w:val="0"/>
      <w:marRight w:val="0"/>
      <w:marTop w:val="0"/>
      <w:marBottom w:val="0"/>
      <w:divBdr>
        <w:top w:val="none" w:sz="0" w:space="0" w:color="auto"/>
        <w:left w:val="none" w:sz="0" w:space="0" w:color="auto"/>
        <w:bottom w:val="none" w:sz="0" w:space="0" w:color="auto"/>
        <w:right w:val="none" w:sz="0" w:space="0" w:color="auto"/>
      </w:divBdr>
      <w:divsChild>
        <w:div w:id="15236888">
          <w:marLeft w:val="480"/>
          <w:marRight w:val="0"/>
          <w:marTop w:val="0"/>
          <w:marBottom w:val="0"/>
          <w:divBdr>
            <w:top w:val="none" w:sz="0" w:space="0" w:color="auto"/>
            <w:left w:val="none" w:sz="0" w:space="0" w:color="auto"/>
            <w:bottom w:val="none" w:sz="0" w:space="0" w:color="auto"/>
            <w:right w:val="none" w:sz="0" w:space="0" w:color="auto"/>
          </w:divBdr>
        </w:div>
        <w:div w:id="32703845">
          <w:marLeft w:val="480"/>
          <w:marRight w:val="0"/>
          <w:marTop w:val="0"/>
          <w:marBottom w:val="0"/>
          <w:divBdr>
            <w:top w:val="none" w:sz="0" w:space="0" w:color="auto"/>
            <w:left w:val="none" w:sz="0" w:space="0" w:color="auto"/>
            <w:bottom w:val="none" w:sz="0" w:space="0" w:color="auto"/>
            <w:right w:val="none" w:sz="0" w:space="0" w:color="auto"/>
          </w:divBdr>
        </w:div>
        <w:div w:id="119886743">
          <w:marLeft w:val="480"/>
          <w:marRight w:val="0"/>
          <w:marTop w:val="0"/>
          <w:marBottom w:val="0"/>
          <w:divBdr>
            <w:top w:val="none" w:sz="0" w:space="0" w:color="auto"/>
            <w:left w:val="none" w:sz="0" w:space="0" w:color="auto"/>
            <w:bottom w:val="none" w:sz="0" w:space="0" w:color="auto"/>
            <w:right w:val="none" w:sz="0" w:space="0" w:color="auto"/>
          </w:divBdr>
        </w:div>
        <w:div w:id="124859736">
          <w:marLeft w:val="480"/>
          <w:marRight w:val="0"/>
          <w:marTop w:val="0"/>
          <w:marBottom w:val="0"/>
          <w:divBdr>
            <w:top w:val="none" w:sz="0" w:space="0" w:color="auto"/>
            <w:left w:val="none" w:sz="0" w:space="0" w:color="auto"/>
            <w:bottom w:val="none" w:sz="0" w:space="0" w:color="auto"/>
            <w:right w:val="none" w:sz="0" w:space="0" w:color="auto"/>
          </w:divBdr>
        </w:div>
        <w:div w:id="135881242">
          <w:marLeft w:val="480"/>
          <w:marRight w:val="0"/>
          <w:marTop w:val="0"/>
          <w:marBottom w:val="0"/>
          <w:divBdr>
            <w:top w:val="none" w:sz="0" w:space="0" w:color="auto"/>
            <w:left w:val="none" w:sz="0" w:space="0" w:color="auto"/>
            <w:bottom w:val="none" w:sz="0" w:space="0" w:color="auto"/>
            <w:right w:val="none" w:sz="0" w:space="0" w:color="auto"/>
          </w:divBdr>
        </w:div>
        <w:div w:id="156532475">
          <w:marLeft w:val="480"/>
          <w:marRight w:val="0"/>
          <w:marTop w:val="0"/>
          <w:marBottom w:val="0"/>
          <w:divBdr>
            <w:top w:val="none" w:sz="0" w:space="0" w:color="auto"/>
            <w:left w:val="none" w:sz="0" w:space="0" w:color="auto"/>
            <w:bottom w:val="none" w:sz="0" w:space="0" w:color="auto"/>
            <w:right w:val="none" w:sz="0" w:space="0" w:color="auto"/>
          </w:divBdr>
        </w:div>
        <w:div w:id="167840105">
          <w:marLeft w:val="480"/>
          <w:marRight w:val="0"/>
          <w:marTop w:val="0"/>
          <w:marBottom w:val="0"/>
          <w:divBdr>
            <w:top w:val="none" w:sz="0" w:space="0" w:color="auto"/>
            <w:left w:val="none" w:sz="0" w:space="0" w:color="auto"/>
            <w:bottom w:val="none" w:sz="0" w:space="0" w:color="auto"/>
            <w:right w:val="none" w:sz="0" w:space="0" w:color="auto"/>
          </w:divBdr>
        </w:div>
        <w:div w:id="214317205">
          <w:marLeft w:val="480"/>
          <w:marRight w:val="0"/>
          <w:marTop w:val="0"/>
          <w:marBottom w:val="0"/>
          <w:divBdr>
            <w:top w:val="none" w:sz="0" w:space="0" w:color="auto"/>
            <w:left w:val="none" w:sz="0" w:space="0" w:color="auto"/>
            <w:bottom w:val="none" w:sz="0" w:space="0" w:color="auto"/>
            <w:right w:val="none" w:sz="0" w:space="0" w:color="auto"/>
          </w:divBdr>
        </w:div>
        <w:div w:id="324674405">
          <w:marLeft w:val="480"/>
          <w:marRight w:val="0"/>
          <w:marTop w:val="0"/>
          <w:marBottom w:val="0"/>
          <w:divBdr>
            <w:top w:val="none" w:sz="0" w:space="0" w:color="auto"/>
            <w:left w:val="none" w:sz="0" w:space="0" w:color="auto"/>
            <w:bottom w:val="none" w:sz="0" w:space="0" w:color="auto"/>
            <w:right w:val="none" w:sz="0" w:space="0" w:color="auto"/>
          </w:divBdr>
        </w:div>
        <w:div w:id="344328421">
          <w:marLeft w:val="480"/>
          <w:marRight w:val="0"/>
          <w:marTop w:val="0"/>
          <w:marBottom w:val="0"/>
          <w:divBdr>
            <w:top w:val="none" w:sz="0" w:space="0" w:color="auto"/>
            <w:left w:val="none" w:sz="0" w:space="0" w:color="auto"/>
            <w:bottom w:val="none" w:sz="0" w:space="0" w:color="auto"/>
            <w:right w:val="none" w:sz="0" w:space="0" w:color="auto"/>
          </w:divBdr>
        </w:div>
        <w:div w:id="351541465">
          <w:marLeft w:val="480"/>
          <w:marRight w:val="0"/>
          <w:marTop w:val="0"/>
          <w:marBottom w:val="0"/>
          <w:divBdr>
            <w:top w:val="none" w:sz="0" w:space="0" w:color="auto"/>
            <w:left w:val="none" w:sz="0" w:space="0" w:color="auto"/>
            <w:bottom w:val="none" w:sz="0" w:space="0" w:color="auto"/>
            <w:right w:val="none" w:sz="0" w:space="0" w:color="auto"/>
          </w:divBdr>
        </w:div>
        <w:div w:id="355617341">
          <w:marLeft w:val="480"/>
          <w:marRight w:val="0"/>
          <w:marTop w:val="0"/>
          <w:marBottom w:val="0"/>
          <w:divBdr>
            <w:top w:val="none" w:sz="0" w:space="0" w:color="auto"/>
            <w:left w:val="none" w:sz="0" w:space="0" w:color="auto"/>
            <w:bottom w:val="none" w:sz="0" w:space="0" w:color="auto"/>
            <w:right w:val="none" w:sz="0" w:space="0" w:color="auto"/>
          </w:divBdr>
        </w:div>
        <w:div w:id="379716252">
          <w:marLeft w:val="480"/>
          <w:marRight w:val="0"/>
          <w:marTop w:val="0"/>
          <w:marBottom w:val="0"/>
          <w:divBdr>
            <w:top w:val="none" w:sz="0" w:space="0" w:color="auto"/>
            <w:left w:val="none" w:sz="0" w:space="0" w:color="auto"/>
            <w:bottom w:val="none" w:sz="0" w:space="0" w:color="auto"/>
            <w:right w:val="none" w:sz="0" w:space="0" w:color="auto"/>
          </w:divBdr>
        </w:div>
        <w:div w:id="397679135">
          <w:marLeft w:val="480"/>
          <w:marRight w:val="0"/>
          <w:marTop w:val="0"/>
          <w:marBottom w:val="0"/>
          <w:divBdr>
            <w:top w:val="none" w:sz="0" w:space="0" w:color="auto"/>
            <w:left w:val="none" w:sz="0" w:space="0" w:color="auto"/>
            <w:bottom w:val="none" w:sz="0" w:space="0" w:color="auto"/>
            <w:right w:val="none" w:sz="0" w:space="0" w:color="auto"/>
          </w:divBdr>
        </w:div>
        <w:div w:id="432169449">
          <w:marLeft w:val="480"/>
          <w:marRight w:val="0"/>
          <w:marTop w:val="0"/>
          <w:marBottom w:val="0"/>
          <w:divBdr>
            <w:top w:val="none" w:sz="0" w:space="0" w:color="auto"/>
            <w:left w:val="none" w:sz="0" w:space="0" w:color="auto"/>
            <w:bottom w:val="none" w:sz="0" w:space="0" w:color="auto"/>
            <w:right w:val="none" w:sz="0" w:space="0" w:color="auto"/>
          </w:divBdr>
        </w:div>
        <w:div w:id="433206381">
          <w:marLeft w:val="480"/>
          <w:marRight w:val="0"/>
          <w:marTop w:val="0"/>
          <w:marBottom w:val="0"/>
          <w:divBdr>
            <w:top w:val="none" w:sz="0" w:space="0" w:color="auto"/>
            <w:left w:val="none" w:sz="0" w:space="0" w:color="auto"/>
            <w:bottom w:val="none" w:sz="0" w:space="0" w:color="auto"/>
            <w:right w:val="none" w:sz="0" w:space="0" w:color="auto"/>
          </w:divBdr>
        </w:div>
        <w:div w:id="437681726">
          <w:marLeft w:val="480"/>
          <w:marRight w:val="0"/>
          <w:marTop w:val="0"/>
          <w:marBottom w:val="0"/>
          <w:divBdr>
            <w:top w:val="none" w:sz="0" w:space="0" w:color="auto"/>
            <w:left w:val="none" w:sz="0" w:space="0" w:color="auto"/>
            <w:bottom w:val="none" w:sz="0" w:space="0" w:color="auto"/>
            <w:right w:val="none" w:sz="0" w:space="0" w:color="auto"/>
          </w:divBdr>
        </w:div>
        <w:div w:id="453065205">
          <w:marLeft w:val="480"/>
          <w:marRight w:val="0"/>
          <w:marTop w:val="0"/>
          <w:marBottom w:val="0"/>
          <w:divBdr>
            <w:top w:val="none" w:sz="0" w:space="0" w:color="auto"/>
            <w:left w:val="none" w:sz="0" w:space="0" w:color="auto"/>
            <w:bottom w:val="none" w:sz="0" w:space="0" w:color="auto"/>
            <w:right w:val="none" w:sz="0" w:space="0" w:color="auto"/>
          </w:divBdr>
        </w:div>
        <w:div w:id="469520482">
          <w:marLeft w:val="480"/>
          <w:marRight w:val="0"/>
          <w:marTop w:val="0"/>
          <w:marBottom w:val="0"/>
          <w:divBdr>
            <w:top w:val="none" w:sz="0" w:space="0" w:color="auto"/>
            <w:left w:val="none" w:sz="0" w:space="0" w:color="auto"/>
            <w:bottom w:val="none" w:sz="0" w:space="0" w:color="auto"/>
            <w:right w:val="none" w:sz="0" w:space="0" w:color="auto"/>
          </w:divBdr>
        </w:div>
        <w:div w:id="502671576">
          <w:marLeft w:val="480"/>
          <w:marRight w:val="0"/>
          <w:marTop w:val="0"/>
          <w:marBottom w:val="0"/>
          <w:divBdr>
            <w:top w:val="none" w:sz="0" w:space="0" w:color="auto"/>
            <w:left w:val="none" w:sz="0" w:space="0" w:color="auto"/>
            <w:bottom w:val="none" w:sz="0" w:space="0" w:color="auto"/>
            <w:right w:val="none" w:sz="0" w:space="0" w:color="auto"/>
          </w:divBdr>
        </w:div>
        <w:div w:id="528494564">
          <w:marLeft w:val="480"/>
          <w:marRight w:val="0"/>
          <w:marTop w:val="0"/>
          <w:marBottom w:val="0"/>
          <w:divBdr>
            <w:top w:val="none" w:sz="0" w:space="0" w:color="auto"/>
            <w:left w:val="none" w:sz="0" w:space="0" w:color="auto"/>
            <w:bottom w:val="none" w:sz="0" w:space="0" w:color="auto"/>
            <w:right w:val="none" w:sz="0" w:space="0" w:color="auto"/>
          </w:divBdr>
        </w:div>
        <w:div w:id="531649809">
          <w:marLeft w:val="480"/>
          <w:marRight w:val="0"/>
          <w:marTop w:val="0"/>
          <w:marBottom w:val="0"/>
          <w:divBdr>
            <w:top w:val="none" w:sz="0" w:space="0" w:color="auto"/>
            <w:left w:val="none" w:sz="0" w:space="0" w:color="auto"/>
            <w:bottom w:val="none" w:sz="0" w:space="0" w:color="auto"/>
            <w:right w:val="none" w:sz="0" w:space="0" w:color="auto"/>
          </w:divBdr>
        </w:div>
        <w:div w:id="580024662">
          <w:marLeft w:val="480"/>
          <w:marRight w:val="0"/>
          <w:marTop w:val="0"/>
          <w:marBottom w:val="0"/>
          <w:divBdr>
            <w:top w:val="none" w:sz="0" w:space="0" w:color="auto"/>
            <w:left w:val="none" w:sz="0" w:space="0" w:color="auto"/>
            <w:bottom w:val="none" w:sz="0" w:space="0" w:color="auto"/>
            <w:right w:val="none" w:sz="0" w:space="0" w:color="auto"/>
          </w:divBdr>
        </w:div>
        <w:div w:id="634214941">
          <w:marLeft w:val="480"/>
          <w:marRight w:val="0"/>
          <w:marTop w:val="0"/>
          <w:marBottom w:val="0"/>
          <w:divBdr>
            <w:top w:val="none" w:sz="0" w:space="0" w:color="auto"/>
            <w:left w:val="none" w:sz="0" w:space="0" w:color="auto"/>
            <w:bottom w:val="none" w:sz="0" w:space="0" w:color="auto"/>
            <w:right w:val="none" w:sz="0" w:space="0" w:color="auto"/>
          </w:divBdr>
        </w:div>
        <w:div w:id="667830789">
          <w:marLeft w:val="480"/>
          <w:marRight w:val="0"/>
          <w:marTop w:val="0"/>
          <w:marBottom w:val="0"/>
          <w:divBdr>
            <w:top w:val="none" w:sz="0" w:space="0" w:color="auto"/>
            <w:left w:val="none" w:sz="0" w:space="0" w:color="auto"/>
            <w:bottom w:val="none" w:sz="0" w:space="0" w:color="auto"/>
            <w:right w:val="none" w:sz="0" w:space="0" w:color="auto"/>
          </w:divBdr>
        </w:div>
        <w:div w:id="707990978">
          <w:marLeft w:val="480"/>
          <w:marRight w:val="0"/>
          <w:marTop w:val="0"/>
          <w:marBottom w:val="0"/>
          <w:divBdr>
            <w:top w:val="none" w:sz="0" w:space="0" w:color="auto"/>
            <w:left w:val="none" w:sz="0" w:space="0" w:color="auto"/>
            <w:bottom w:val="none" w:sz="0" w:space="0" w:color="auto"/>
            <w:right w:val="none" w:sz="0" w:space="0" w:color="auto"/>
          </w:divBdr>
        </w:div>
        <w:div w:id="718747455">
          <w:marLeft w:val="480"/>
          <w:marRight w:val="0"/>
          <w:marTop w:val="0"/>
          <w:marBottom w:val="0"/>
          <w:divBdr>
            <w:top w:val="none" w:sz="0" w:space="0" w:color="auto"/>
            <w:left w:val="none" w:sz="0" w:space="0" w:color="auto"/>
            <w:bottom w:val="none" w:sz="0" w:space="0" w:color="auto"/>
            <w:right w:val="none" w:sz="0" w:space="0" w:color="auto"/>
          </w:divBdr>
        </w:div>
        <w:div w:id="719282765">
          <w:marLeft w:val="480"/>
          <w:marRight w:val="0"/>
          <w:marTop w:val="0"/>
          <w:marBottom w:val="0"/>
          <w:divBdr>
            <w:top w:val="none" w:sz="0" w:space="0" w:color="auto"/>
            <w:left w:val="none" w:sz="0" w:space="0" w:color="auto"/>
            <w:bottom w:val="none" w:sz="0" w:space="0" w:color="auto"/>
            <w:right w:val="none" w:sz="0" w:space="0" w:color="auto"/>
          </w:divBdr>
        </w:div>
        <w:div w:id="767501625">
          <w:marLeft w:val="480"/>
          <w:marRight w:val="0"/>
          <w:marTop w:val="0"/>
          <w:marBottom w:val="0"/>
          <w:divBdr>
            <w:top w:val="none" w:sz="0" w:space="0" w:color="auto"/>
            <w:left w:val="none" w:sz="0" w:space="0" w:color="auto"/>
            <w:bottom w:val="none" w:sz="0" w:space="0" w:color="auto"/>
            <w:right w:val="none" w:sz="0" w:space="0" w:color="auto"/>
          </w:divBdr>
        </w:div>
        <w:div w:id="795098259">
          <w:marLeft w:val="480"/>
          <w:marRight w:val="0"/>
          <w:marTop w:val="0"/>
          <w:marBottom w:val="0"/>
          <w:divBdr>
            <w:top w:val="none" w:sz="0" w:space="0" w:color="auto"/>
            <w:left w:val="none" w:sz="0" w:space="0" w:color="auto"/>
            <w:bottom w:val="none" w:sz="0" w:space="0" w:color="auto"/>
            <w:right w:val="none" w:sz="0" w:space="0" w:color="auto"/>
          </w:divBdr>
        </w:div>
        <w:div w:id="795098325">
          <w:marLeft w:val="480"/>
          <w:marRight w:val="0"/>
          <w:marTop w:val="0"/>
          <w:marBottom w:val="0"/>
          <w:divBdr>
            <w:top w:val="none" w:sz="0" w:space="0" w:color="auto"/>
            <w:left w:val="none" w:sz="0" w:space="0" w:color="auto"/>
            <w:bottom w:val="none" w:sz="0" w:space="0" w:color="auto"/>
            <w:right w:val="none" w:sz="0" w:space="0" w:color="auto"/>
          </w:divBdr>
        </w:div>
        <w:div w:id="866409497">
          <w:marLeft w:val="480"/>
          <w:marRight w:val="0"/>
          <w:marTop w:val="0"/>
          <w:marBottom w:val="0"/>
          <w:divBdr>
            <w:top w:val="none" w:sz="0" w:space="0" w:color="auto"/>
            <w:left w:val="none" w:sz="0" w:space="0" w:color="auto"/>
            <w:bottom w:val="none" w:sz="0" w:space="0" w:color="auto"/>
            <w:right w:val="none" w:sz="0" w:space="0" w:color="auto"/>
          </w:divBdr>
        </w:div>
        <w:div w:id="868687045">
          <w:marLeft w:val="480"/>
          <w:marRight w:val="0"/>
          <w:marTop w:val="0"/>
          <w:marBottom w:val="0"/>
          <w:divBdr>
            <w:top w:val="none" w:sz="0" w:space="0" w:color="auto"/>
            <w:left w:val="none" w:sz="0" w:space="0" w:color="auto"/>
            <w:bottom w:val="none" w:sz="0" w:space="0" w:color="auto"/>
            <w:right w:val="none" w:sz="0" w:space="0" w:color="auto"/>
          </w:divBdr>
        </w:div>
        <w:div w:id="914440732">
          <w:marLeft w:val="480"/>
          <w:marRight w:val="0"/>
          <w:marTop w:val="0"/>
          <w:marBottom w:val="0"/>
          <w:divBdr>
            <w:top w:val="none" w:sz="0" w:space="0" w:color="auto"/>
            <w:left w:val="none" w:sz="0" w:space="0" w:color="auto"/>
            <w:bottom w:val="none" w:sz="0" w:space="0" w:color="auto"/>
            <w:right w:val="none" w:sz="0" w:space="0" w:color="auto"/>
          </w:divBdr>
        </w:div>
        <w:div w:id="917792142">
          <w:marLeft w:val="480"/>
          <w:marRight w:val="0"/>
          <w:marTop w:val="0"/>
          <w:marBottom w:val="0"/>
          <w:divBdr>
            <w:top w:val="none" w:sz="0" w:space="0" w:color="auto"/>
            <w:left w:val="none" w:sz="0" w:space="0" w:color="auto"/>
            <w:bottom w:val="none" w:sz="0" w:space="0" w:color="auto"/>
            <w:right w:val="none" w:sz="0" w:space="0" w:color="auto"/>
          </w:divBdr>
        </w:div>
        <w:div w:id="921721042">
          <w:marLeft w:val="480"/>
          <w:marRight w:val="0"/>
          <w:marTop w:val="0"/>
          <w:marBottom w:val="0"/>
          <w:divBdr>
            <w:top w:val="none" w:sz="0" w:space="0" w:color="auto"/>
            <w:left w:val="none" w:sz="0" w:space="0" w:color="auto"/>
            <w:bottom w:val="none" w:sz="0" w:space="0" w:color="auto"/>
            <w:right w:val="none" w:sz="0" w:space="0" w:color="auto"/>
          </w:divBdr>
        </w:div>
        <w:div w:id="930817566">
          <w:marLeft w:val="480"/>
          <w:marRight w:val="0"/>
          <w:marTop w:val="0"/>
          <w:marBottom w:val="0"/>
          <w:divBdr>
            <w:top w:val="none" w:sz="0" w:space="0" w:color="auto"/>
            <w:left w:val="none" w:sz="0" w:space="0" w:color="auto"/>
            <w:bottom w:val="none" w:sz="0" w:space="0" w:color="auto"/>
            <w:right w:val="none" w:sz="0" w:space="0" w:color="auto"/>
          </w:divBdr>
        </w:div>
        <w:div w:id="1004473229">
          <w:marLeft w:val="480"/>
          <w:marRight w:val="0"/>
          <w:marTop w:val="0"/>
          <w:marBottom w:val="0"/>
          <w:divBdr>
            <w:top w:val="none" w:sz="0" w:space="0" w:color="auto"/>
            <w:left w:val="none" w:sz="0" w:space="0" w:color="auto"/>
            <w:bottom w:val="none" w:sz="0" w:space="0" w:color="auto"/>
            <w:right w:val="none" w:sz="0" w:space="0" w:color="auto"/>
          </w:divBdr>
        </w:div>
        <w:div w:id="1017927478">
          <w:marLeft w:val="480"/>
          <w:marRight w:val="0"/>
          <w:marTop w:val="0"/>
          <w:marBottom w:val="0"/>
          <w:divBdr>
            <w:top w:val="none" w:sz="0" w:space="0" w:color="auto"/>
            <w:left w:val="none" w:sz="0" w:space="0" w:color="auto"/>
            <w:bottom w:val="none" w:sz="0" w:space="0" w:color="auto"/>
            <w:right w:val="none" w:sz="0" w:space="0" w:color="auto"/>
          </w:divBdr>
        </w:div>
      </w:divsChild>
    </w:div>
    <w:div w:id="456458597">
      <w:bodyDiv w:val="1"/>
      <w:marLeft w:val="0"/>
      <w:marRight w:val="0"/>
      <w:marTop w:val="0"/>
      <w:marBottom w:val="0"/>
      <w:divBdr>
        <w:top w:val="none" w:sz="0" w:space="0" w:color="auto"/>
        <w:left w:val="none" w:sz="0" w:space="0" w:color="auto"/>
        <w:bottom w:val="none" w:sz="0" w:space="0" w:color="auto"/>
        <w:right w:val="none" w:sz="0" w:space="0" w:color="auto"/>
      </w:divBdr>
      <w:divsChild>
        <w:div w:id="215355927">
          <w:marLeft w:val="480"/>
          <w:marRight w:val="0"/>
          <w:marTop w:val="0"/>
          <w:marBottom w:val="0"/>
          <w:divBdr>
            <w:top w:val="none" w:sz="0" w:space="0" w:color="auto"/>
            <w:left w:val="none" w:sz="0" w:space="0" w:color="auto"/>
            <w:bottom w:val="none" w:sz="0" w:space="0" w:color="auto"/>
            <w:right w:val="none" w:sz="0" w:space="0" w:color="auto"/>
          </w:divBdr>
        </w:div>
        <w:div w:id="294988843">
          <w:marLeft w:val="480"/>
          <w:marRight w:val="0"/>
          <w:marTop w:val="0"/>
          <w:marBottom w:val="0"/>
          <w:divBdr>
            <w:top w:val="none" w:sz="0" w:space="0" w:color="auto"/>
            <w:left w:val="none" w:sz="0" w:space="0" w:color="auto"/>
            <w:bottom w:val="none" w:sz="0" w:space="0" w:color="auto"/>
            <w:right w:val="none" w:sz="0" w:space="0" w:color="auto"/>
          </w:divBdr>
        </w:div>
        <w:div w:id="753866327">
          <w:marLeft w:val="480"/>
          <w:marRight w:val="0"/>
          <w:marTop w:val="0"/>
          <w:marBottom w:val="0"/>
          <w:divBdr>
            <w:top w:val="none" w:sz="0" w:space="0" w:color="auto"/>
            <w:left w:val="none" w:sz="0" w:space="0" w:color="auto"/>
            <w:bottom w:val="none" w:sz="0" w:space="0" w:color="auto"/>
            <w:right w:val="none" w:sz="0" w:space="0" w:color="auto"/>
          </w:divBdr>
        </w:div>
      </w:divsChild>
    </w:div>
    <w:div w:id="456485790">
      <w:bodyDiv w:val="1"/>
      <w:marLeft w:val="0"/>
      <w:marRight w:val="0"/>
      <w:marTop w:val="0"/>
      <w:marBottom w:val="0"/>
      <w:divBdr>
        <w:top w:val="none" w:sz="0" w:space="0" w:color="auto"/>
        <w:left w:val="none" w:sz="0" w:space="0" w:color="auto"/>
        <w:bottom w:val="none" w:sz="0" w:space="0" w:color="auto"/>
        <w:right w:val="none" w:sz="0" w:space="0" w:color="auto"/>
      </w:divBdr>
    </w:div>
    <w:div w:id="456535337">
      <w:bodyDiv w:val="1"/>
      <w:marLeft w:val="0"/>
      <w:marRight w:val="0"/>
      <w:marTop w:val="0"/>
      <w:marBottom w:val="0"/>
      <w:divBdr>
        <w:top w:val="none" w:sz="0" w:space="0" w:color="auto"/>
        <w:left w:val="none" w:sz="0" w:space="0" w:color="auto"/>
        <w:bottom w:val="none" w:sz="0" w:space="0" w:color="auto"/>
        <w:right w:val="none" w:sz="0" w:space="0" w:color="auto"/>
      </w:divBdr>
    </w:div>
    <w:div w:id="456917166">
      <w:bodyDiv w:val="1"/>
      <w:marLeft w:val="0"/>
      <w:marRight w:val="0"/>
      <w:marTop w:val="0"/>
      <w:marBottom w:val="0"/>
      <w:divBdr>
        <w:top w:val="none" w:sz="0" w:space="0" w:color="auto"/>
        <w:left w:val="none" w:sz="0" w:space="0" w:color="auto"/>
        <w:bottom w:val="none" w:sz="0" w:space="0" w:color="auto"/>
        <w:right w:val="none" w:sz="0" w:space="0" w:color="auto"/>
      </w:divBdr>
    </w:div>
    <w:div w:id="457114643">
      <w:bodyDiv w:val="1"/>
      <w:marLeft w:val="0"/>
      <w:marRight w:val="0"/>
      <w:marTop w:val="0"/>
      <w:marBottom w:val="0"/>
      <w:divBdr>
        <w:top w:val="none" w:sz="0" w:space="0" w:color="auto"/>
        <w:left w:val="none" w:sz="0" w:space="0" w:color="auto"/>
        <w:bottom w:val="none" w:sz="0" w:space="0" w:color="auto"/>
        <w:right w:val="none" w:sz="0" w:space="0" w:color="auto"/>
      </w:divBdr>
    </w:div>
    <w:div w:id="457262310">
      <w:bodyDiv w:val="1"/>
      <w:marLeft w:val="0"/>
      <w:marRight w:val="0"/>
      <w:marTop w:val="0"/>
      <w:marBottom w:val="0"/>
      <w:divBdr>
        <w:top w:val="none" w:sz="0" w:space="0" w:color="auto"/>
        <w:left w:val="none" w:sz="0" w:space="0" w:color="auto"/>
        <w:bottom w:val="none" w:sz="0" w:space="0" w:color="auto"/>
        <w:right w:val="none" w:sz="0" w:space="0" w:color="auto"/>
      </w:divBdr>
    </w:div>
    <w:div w:id="457450317">
      <w:bodyDiv w:val="1"/>
      <w:marLeft w:val="0"/>
      <w:marRight w:val="0"/>
      <w:marTop w:val="0"/>
      <w:marBottom w:val="0"/>
      <w:divBdr>
        <w:top w:val="none" w:sz="0" w:space="0" w:color="auto"/>
        <w:left w:val="none" w:sz="0" w:space="0" w:color="auto"/>
        <w:bottom w:val="none" w:sz="0" w:space="0" w:color="auto"/>
        <w:right w:val="none" w:sz="0" w:space="0" w:color="auto"/>
      </w:divBdr>
    </w:div>
    <w:div w:id="457800215">
      <w:bodyDiv w:val="1"/>
      <w:marLeft w:val="0"/>
      <w:marRight w:val="0"/>
      <w:marTop w:val="0"/>
      <w:marBottom w:val="0"/>
      <w:divBdr>
        <w:top w:val="none" w:sz="0" w:space="0" w:color="auto"/>
        <w:left w:val="none" w:sz="0" w:space="0" w:color="auto"/>
        <w:bottom w:val="none" w:sz="0" w:space="0" w:color="auto"/>
        <w:right w:val="none" w:sz="0" w:space="0" w:color="auto"/>
      </w:divBdr>
      <w:divsChild>
        <w:div w:id="2369146">
          <w:marLeft w:val="480"/>
          <w:marRight w:val="0"/>
          <w:marTop w:val="0"/>
          <w:marBottom w:val="0"/>
          <w:divBdr>
            <w:top w:val="none" w:sz="0" w:space="0" w:color="auto"/>
            <w:left w:val="none" w:sz="0" w:space="0" w:color="auto"/>
            <w:bottom w:val="none" w:sz="0" w:space="0" w:color="auto"/>
            <w:right w:val="none" w:sz="0" w:space="0" w:color="auto"/>
          </w:divBdr>
        </w:div>
        <w:div w:id="64570238">
          <w:marLeft w:val="480"/>
          <w:marRight w:val="0"/>
          <w:marTop w:val="0"/>
          <w:marBottom w:val="0"/>
          <w:divBdr>
            <w:top w:val="none" w:sz="0" w:space="0" w:color="auto"/>
            <w:left w:val="none" w:sz="0" w:space="0" w:color="auto"/>
            <w:bottom w:val="none" w:sz="0" w:space="0" w:color="auto"/>
            <w:right w:val="none" w:sz="0" w:space="0" w:color="auto"/>
          </w:divBdr>
        </w:div>
        <w:div w:id="76900897">
          <w:marLeft w:val="480"/>
          <w:marRight w:val="0"/>
          <w:marTop w:val="0"/>
          <w:marBottom w:val="0"/>
          <w:divBdr>
            <w:top w:val="none" w:sz="0" w:space="0" w:color="auto"/>
            <w:left w:val="none" w:sz="0" w:space="0" w:color="auto"/>
            <w:bottom w:val="none" w:sz="0" w:space="0" w:color="auto"/>
            <w:right w:val="none" w:sz="0" w:space="0" w:color="auto"/>
          </w:divBdr>
        </w:div>
        <w:div w:id="80838440">
          <w:marLeft w:val="480"/>
          <w:marRight w:val="0"/>
          <w:marTop w:val="0"/>
          <w:marBottom w:val="0"/>
          <w:divBdr>
            <w:top w:val="none" w:sz="0" w:space="0" w:color="auto"/>
            <w:left w:val="none" w:sz="0" w:space="0" w:color="auto"/>
            <w:bottom w:val="none" w:sz="0" w:space="0" w:color="auto"/>
            <w:right w:val="none" w:sz="0" w:space="0" w:color="auto"/>
          </w:divBdr>
        </w:div>
        <w:div w:id="100802849">
          <w:marLeft w:val="480"/>
          <w:marRight w:val="0"/>
          <w:marTop w:val="0"/>
          <w:marBottom w:val="0"/>
          <w:divBdr>
            <w:top w:val="none" w:sz="0" w:space="0" w:color="auto"/>
            <w:left w:val="none" w:sz="0" w:space="0" w:color="auto"/>
            <w:bottom w:val="none" w:sz="0" w:space="0" w:color="auto"/>
            <w:right w:val="none" w:sz="0" w:space="0" w:color="auto"/>
          </w:divBdr>
        </w:div>
        <w:div w:id="127624205">
          <w:marLeft w:val="480"/>
          <w:marRight w:val="0"/>
          <w:marTop w:val="0"/>
          <w:marBottom w:val="0"/>
          <w:divBdr>
            <w:top w:val="none" w:sz="0" w:space="0" w:color="auto"/>
            <w:left w:val="none" w:sz="0" w:space="0" w:color="auto"/>
            <w:bottom w:val="none" w:sz="0" w:space="0" w:color="auto"/>
            <w:right w:val="none" w:sz="0" w:space="0" w:color="auto"/>
          </w:divBdr>
        </w:div>
        <w:div w:id="159395930">
          <w:marLeft w:val="480"/>
          <w:marRight w:val="0"/>
          <w:marTop w:val="0"/>
          <w:marBottom w:val="0"/>
          <w:divBdr>
            <w:top w:val="none" w:sz="0" w:space="0" w:color="auto"/>
            <w:left w:val="none" w:sz="0" w:space="0" w:color="auto"/>
            <w:bottom w:val="none" w:sz="0" w:space="0" w:color="auto"/>
            <w:right w:val="none" w:sz="0" w:space="0" w:color="auto"/>
          </w:divBdr>
        </w:div>
        <w:div w:id="248735045">
          <w:marLeft w:val="480"/>
          <w:marRight w:val="0"/>
          <w:marTop w:val="0"/>
          <w:marBottom w:val="0"/>
          <w:divBdr>
            <w:top w:val="none" w:sz="0" w:space="0" w:color="auto"/>
            <w:left w:val="none" w:sz="0" w:space="0" w:color="auto"/>
            <w:bottom w:val="none" w:sz="0" w:space="0" w:color="auto"/>
            <w:right w:val="none" w:sz="0" w:space="0" w:color="auto"/>
          </w:divBdr>
        </w:div>
        <w:div w:id="256444634">
          <w:marLeft w:val="480"/>
          <w:marRight w:val="0"/>
          <w:marTop w:val="0"/>
          <w:marBottom w:val="0"/>
          <w:divBdr>
            <w:top w:val="none" w:sz="0" w:space="0" w:color="auto"/>
            <w:left w:val="none" w:sz="0" w:space="0" w:color="auto"/>
            <w:bottom w:val="none" w:sz="0" w:space="0" w:color="auto"/>
            <w:right w:val="none" w:sz="0" w:space="0" w:color="auto"/>
          </w:divBdr>
        </w:div>
        <w:div w:id="364719154">
          <w:marLeft w:val="480"/>
          <w:marRight w:val="0"/>
          <w:marTop w:val="0"/>
          <w:marBottom w:val="0"/>
          <w:divBdr>
            <w:top w:val="none" w:sz="0" w:space="0" w:color="auto"/>
            <w:left w:val="none" w:sz="0" w:space="0" w:color="auto"/>
            <w:bottom w:val="none" w:sz="0" w:space="0" w:color="auto"/>
            <w:right w:val="none" w:sz="0" w:space="0" w:color="auto"/>
          </w:divBdr>
        </w:div>
        <w:div w:id="378355997">
          <w:marLeft w:val="480"/>
          <w:marRight w:val="0"/>
          <w:marTop w:val="0"/>
          <w:marBottom w:val="0"/>
          <w:divBdr>
            <w:top w:val="none" w:sz="0" w:space="0" w:color="auto"/>
            <w:left w:val="none" w:sz="0" w:space="0" w:color="auto"/>
            <w:bottom w:val="none" w:sz="0" w:space="0" w:color="auto"/>
            <w:right w:val="none" w:sz="0" w:space="0" w:color="auto"/>
          </w:divBdr>
        </w:div>
        <w:div w:id="402802737">
          <w:marLeft w:val="480"/>
          <w:marRight w:val="0"/>
          <w:marTop w:val="0"/>
          <w:marBottom w:val="0"/>
          <w:divBdr>
            <w:top w:val="none" w:sz="0" w:space="0" w:color="auto"/>
            <w:left w:val="none" w:sz="0" w:space="0" w:color="auto"/>
            <w:bottom w:val="none" w:sz="0" w:space="0" w:color="auto"/>
            <w:right w:val="none" w:sz="0" w:space="0" w:color="auto"/>
          </w:divBdr>
        </w:div>
        <w:div w:id="465591286">
          <w:marLeft w:val="480"/>
          <w:marRight w:val="0"/>
          <w:marTop w:val="0"/>
          <w:marBottom w:val="0"/>
          <w:divBdr>
            <w:top w:val="none" w:sz="0" w:space="0" w:color="auto"/>
            <w:left w:val="none" w:sz="0" w:space="0" w:color="auto"/>
            <w:bottom w:val="none" w:sz="0" w:space="0" w:color="auto"/>
            <w:right w:val="none" w:sz="0" w:space="0" w:color="auto"/>
          </w:divBdr>
        </w:div>
        <w:div w:id="492913693">
          <w:marLeft w:val="480"/>
          <w:marRight w:val="0"/>
          <w:marTop w:val="0"/>
          <w:marBottom w:val="0"/>
          <w:divBdr>
            <w:top w:val="none" w:sz="0" w:space="0" w:color="auto"/>
            <w:left w:val="none" w:sz="0" w:space="0" w:color="auto"/>
            <w:bottom w:val="none" w:sz="0" w:space="0" w:color="auto"/>
            <w:right w:val="none" w:sz="0" w:space="0" w:color="auto"/>
          </w:divBdr>
        </w:div>
        <w:div w:id="498234694">
          <w:marLeft w:val="480"/>
          <w:marRight w:val="0"/>
          <w:marTop w:val="0"/>
          <w:marBottom w:val="0"/>
          <w:divBdr>
            <w:top w:val="none" w:sz="0" w:space="0" w:color="auto"/>
            <w:left w:val="none" w:sz="0" w:space="0" w:color="auto"/>
            <w:bottom w:val="none" w:sz="0" w:space="0" w:color="auto"/>
            <w:right w:val="none" w:sz="0" w:space="0" w:color="auto"/>
          </w:divBdr>
        </w:div>
        <w:div w:id="525872314">
          <w:marLeft w:val="480"/>
          <w:marRight w:val="0"/>
          <w:marTop w:val="0"/>
          <w:marBottom w:val="0"/>
          <w:divBdr>
            <w:top w:val="none" w:sz="0" w:space="0" w:color="auto"/>
            <w:left w:val="none" w:sz="0" w:space="0" w:color="auto"/>
            <w:bottom w:val="none" w:sz="0" w:space="0" w:color="auto"/>
            <w:right w:val="none" w:sz="0" w:space="0" w:color="auto"/>
          </w:divBdr>
        </w:div>
        <w:div w:id="547229956">
          <w:marLeft w:val="480"/>
          <w:marRight w:val="0"/>
          <w:marTop w:val="0"/>
          <w:marBottom w:val="0"/>
          <w:divBdr>
            <w:top w:val="none" w:sz="0" w:space="0" w:color="auto"/>
            <w:left w:val="none" w:sz="0" w:space="0" w:color="auto"/>
            <w:bottom w:val="none" w:sz="0" w:space="0" w:color="auto"/>
            <w:right w:val="none" w:sz="0" w:space="0" w:color="auto"/>
          </w:divBdr>
        </w:div>
        <w:div w:id="560409155">
          <w:marLeft w:val="480"/>
          <w:marRight w:val="0"/>
          <w:marTop w:val="0"/>
          <w:marBottom w:val="0"/>
          <w:divBdr>
            <w:top w:val="none" w:sz="0" w:space="0" w:color="auto"/>
            <w:left w:val="none" w:sz="0" w:space="0" w:color="auto"/>
            <w:bottom w:val="none" w:sz="0" w:space="0" w:color="auto"/>
            <w:right w:val="none" w:sz="0" w:space="0" w:color="auto"/>
          </w:divBdr>
        </w:div>
        <w:div w:id="585844430">
          <w:marLeft w:val="480"/>
          <w:marRight w:val="0"/>
          <w:marTop w:val="0"/>
          <w:marBottom w:val="0"/>
          <w:divBdr>
            <w:top w:val="none" w:sz="0" w:space="0" w:color="auto"/>
            <w:left w:val="none" w:sz="0" w:space="0" w:color="auto"/>
            <w:bottom w:val="none" w:sz="0" w:space="0" w:color="auto"/>
            <w:right w:val="none" w:sz="0" w:space="0" w:color="auto"/>
          </w:divBdr>
        </w:div>
        <w:div w:id="620570019">
          <w:marLeft w:val="480"/>
          <w:marRight w:val="0"/>
          <w:marTop w:val="0"/>
          <w:marBottom w:val="0"/>
          <w:divBdr>
            <w:top w:val="none" w:sz="0" w:space="0" w:color="auto"/>
            <w:left w:val="none" w:sz="0" w:space="0" w:color="auto"/>
            <w:bottom w:val="none" w:sz="0" w:space="0" w:color="auto"/>
            <w:right w:val="none" w:sz="0" w:space="0" w:color="auto"/>
          </w:divBdr>
        </w:div>
        <w:div w:id="624893891">
          <w:marLeft w:val="480"/>
          <w:marRight w:val="0"/>
          <w:marTop w:val="0"/>
          <w:marBottom w:val="0"/>
          <w:divBdr>
            <w:top w:val="none" w:sz="0" w:space="0" w:color="auto"/>
            <w:left w:val="none" w:sz="0" w:space="0" w:color="auto"/>
            <w:bottom w:val="none" w:sz="0" w:space="0" w:color="auto"/>
            <w:right w:val="none" w:sz="0" w:space="0" w:color="auto"/>
          </w:divBdr>
        </w:div>
        <w:div w:id="627320362">
          <w:marLeft w:val="480"/>
          <w:marRight w:val="0"/>
          <w:marTop w:val="0"/>
          <w:marBottom w:val="0"/>
          <w:divBdr>
            <w:top w:val="none" w:sz="0" w:space="0" w:color="auto"/>
            <w:left w:val="none" w:sz="0" w:space="0" w:color="auto"/>
            <w:bottom w:val="none" w:sz="0" w:space="0" w:color="auto"/>
            <w:right w:val="none" w:sz="0" w:space="0" w:color="auto"/>
          </w:divBdr>
        </w:div>
        <w:div w:id="627860645">
          <w:marLeft w:val="480"/>
          <w:marRight w:val="0"/>
          <w:marTop w:val="0"/>
          <w:marBottom w:val="0"/>
          <w:divBdr>
            <w:top w:val="none" w:sz="0" w:space="0" w:color="auto"/>
            <w:left w:val="none" w:sz="0" w:space="0" w:color="auto"/>
            <w:bottom w:val="none" w:sz="0" w:space="0" w:color="auto"/>
            <w:right w:val="none" w:sz="0" w:space="0" w:color="auto"/>
          </w:divBdr>
        </w:div>
        <w:div w:id="670721522">
          <w:marLeft w:val="480"/>
          <w:marRight w:val="0"/>
          <w:marTop w:val="0"/>
          <w:marBottom w:val="0"/>
          <w:divBdr>
            <w:top w:val="none" w:sz="0" w:space="0" w:color="auto"/>
            <w:left w:val="none" w:sz="0" w:space="0" w:color="auto"/>
            <w:bottom w:val="none" w:sz="0" w:space="0" w:color="auto"/>
            <w:right w:val="none" w:sz="0" w:space="0" w:color="auto"/>
          </w:divBdr>
        </w:div>
        <w:div w:id="726758356">
          <w:marLeft w:val="480"/>
          <w:marRight w:val="0"/>
          <w:marTop w:val="0"/>
          <w:marBottom w:val="0"/>
          <w:divBdr>
            <w:top w:val="none" w:sz="0" w:space="0" w:color="auto"/>
            <w:left w:val="none" w:sz="0" w:space="0" w:color="auto"/>
            <w:bottom w:val="none" w:sz="0" w:space="0" w:color="auto"/>
            <w:right w:val="none" w:sz="0" w:space="0" w:color="auto"/>
          </w:divBdr>
        </w:div>
        <w:div w:id="747504374">
          <w:marLeft w:val="480"/>
          <w:marRight w:val="0"/>
          <w:marTop w:val="0"/>
          <w:marBottom w:val="0"/>
          <w:divBdr>
            <w:top w:val="none" w:sz="0" w:space="0" w:color="auto"/>
            <w:left w:val="none" w:sz="0" w:space="0" w:color="auto"/>
            <w:bottom w:val="none" w:sz="0" w:space="0" w:color="auto"/>
            <w:right w:val="none" w:sz="0" w:space="0" w:color="auto"/>
          </w:divBdr>
        </w:div>
        <w:div w:id="758257166">
          <w:marLeft w:val="480"/>
          <w:marRight w:val="0"/>
          <w:marTop w:val="0"/>
          <w:marBottom w:val="0"/>
          <w:divBdr>
            <w:top w:val="none" w:sz="0" w:space="0" w:color="auto"/>
            <w:left w:val="none" w:sz="0" w:space="0" w:color="auto"/>
            <w:bottom w:val="none" w:sz="0" w:space="0" w:color="auto"/>
            <w:right w:val="none" w:sz="0" w:space="0" w:color="auto"/>
          </w:divBdr>
        </w:div>
        <w:div w:id="758599022">
          <w:marLeft w:val="480"/>
          <w:marRight w:val="0"/>
          <w:marTop w:val="0"/>
          <w:marBottom w:val="0"/>
          <w:divBdr>
            <w:top w:val="none" w:sz="0" w:space="0" w:color="auto"/>
            <w:left w:val="none" w:sz="0" w:space="0" w:color="auto"/>
            <w:bottom w:val="none" w:sz="0" w:space="0" w:color="auto"/>
            <w:right w:val="none" w:sz="0" w:space="0" w:color="auto"/>
          </w:divBdr>
        </w:div>
        <w:div w:id="804391167">
          <w:marLeft w:val="480"/>
          <w:marRight w:val="0"/>
          <w:marTop w:val="0"/>
          <w:marBottom w:val="0"/>
          <w:divBdr>
            <w:top w:val="none" w:sz="0" w:space="0" w:color="auto"/>
            <w:left w:val="none" w:sz="0" w:space="0" w:color="auto"/>
            <w:bottom w:val="none" w:sz="0" w:space="0" w:color="auto"/>
            <w:right w:val="none" w:sz="0" w:space="0" w:color="auto"/>
          </w:divBdr>
        </w:div>
        <w:div w:id="812259630">
          <w:marLeft w:val="480"/>
          <w:marRight w:val="0"/>
          <w:marTop w:val="0"/>
          <w:marBottom w:val="0"/>
          <w:divBdr>
            <w:top w:val="none" w:sz="0" w:space="0" w:color="auto"/>
            <w:left w:val="none" w:sz="0" w:space="0" w:color="auto"/>
            <w:bottom w:val="none" w:sz="0" w:space="0" w:color="auto"/>
            <w:right w:val="none" w:sz="0" w:space="0" w:color="auto"/>
          </w:divBdr>
        </w:div>
        <w:div w:id="829711943">
          <w:marLeft w:val="480"/>
          <w:marRight w:val="0"/>
          <w:marTop w:val="0"/>
          <w:marBottom w:val="0"/>
          <w:divBdr>
            <w:top w:val="none" w:sz="0" w:space="0" w:color="auto"/>
            <w:left w:val="none" w:sz="0" w:space="0" w:color="auto"/>
            <w:bottom w:val="none" w:sz="0" w:space="0" w:color="auto"/>
            <w:right w:val="none" w:sz="0" w:space="0" w:color="auto"/>
          </w:divBdr>
        </w:div>
        <w:div w:id="897856977">
          <w:marLeft w:val="480"/>
          <w:marRight w:val="0"/>
          <w:marTop w:val="0"/>
          <w:marBottom w:val="0"/>
          <w:divBdr>
            <w:top w:val="none" w:sz="0" w:space="0" w:color="auto"/>
            <w:left w:val="none" w:sz="0" w:space="0" w:color="auto"/>
            <w:bottom w:val="none" w:sz="0" w:space="0" w:color="auto"/>
            <w:right w:val="none" w:sz="0" w:space="0" w:color="auto"/>
          </w:divBdr>
        </w:div>
        <w:div w:id="1013728770">
          <w:marLeft w:val="480"/>
          <w:marRight w:val="0"/>
          <w:marTop w:val="0"/>
          <w:marBottom w:val="0"/>
          <w:divBdr>
            <w:top w:val="none" w:sz="0" w:space="0" w:color="auto"/>
            <w:left w:val="none" w:sz="0" w:space="0" w:color="auto"/>
            <w:bottom w:val="none" w:sz="0" w:space="0" w:color="auto"/>
            <w:right w:val="none" w:sz="0" w:space="0" w:color="auto"/>
          </w:divBdr>
        </w:div>
      </w:divsChild>
    </w:div>
    <w:div w:id="457918755">
      <w:bodyDiv w:val="1"/>
      <w:marLeft w:val="0"/>
      <w:marRight w:val="0"/>
      <w:marTop w:val="0"/>
      <w:marBottom w:val="0"/>
      <w:divBdr>
        <w:top w:val="none" w:sz="0" w:space="0" w:color="auto"/>
        <w:left w:val="none" w:sz="0" w:space="0" w:color="auto"/>
        <w:bottom w:val="none" w:sz="0" w:space="0" w:color="auto"/>
        <w:right w:val="none" w:sz="0" w:space="0" w:color="auto"/>
      </w:divBdr>
    </w:div>
    <w:div w:id="458107421">
      <w:bodyDiv w:val="1"/>
      <w:marLeft w:val="0"/>
      <w:marRight w:val="0"/>
      <w:marTop w:val="0"/>
      <w:marBottom w:val="0"/>
      <w:divBdr>
        <w:top w:val="none" w:sz="0" w:space="0" w:color="auto"/>
        <w:left w:val="none" w:sz="0" w:space="0" w:color="auto"/>
        <w:bottom w:val="none" w:sz="0" w:space="0" w:color="auto"/>
        <w:right w:val="none" w:sz="0" w:space="0" w:color="auto"/>
      </w:divBdr>
    </w:div>
    <w:div w:id="458454077">
      <w:bodyDiv w:val="1"/>
      <w:marLeft w:val="0"/>
      <w:marRight w:val="0"/>
      <w:marTop w:val="0"/>
      <w:marBottom w:val="0"/>
      <w:divBdr>
        <w:top w:val="none" w:sz="0" w:space="0" w:color="auto"/>
        <w:left w:val="none" w:sz="0" w:space="0" w:color="auto"/>
        <w:bottom w:val="none" w:sz="0" w:space="0" w:color="auto"/>
        <w:right w:val="none" w:sz="0" w:space="0" w:color="auto"/>
      </w:divBdr>
    </w:div>
    <w:div w:id="458572182">
      <w:bodyDiv w:val="1"/>
      <w:marLeft w:val="0"/>
      <w:marRight w:val="0"/>
      <w:marTop w:val="0"/>
      <w:marBottom w:val="0"/>
      <w:divBdr>
        <w:top w:val="none" w:sz="0" w:space="0" w:color="auto"/>
        <w:left w:val="none" w:sz="0" w:space="0" w:color="auto"/>
        <w:bottom w:val="none" w:sz="0" w:space="0" w:color="auto"/>
        <w:right w:val="none" w:sz="0" w:space="0" w:color="auto"/>
      </w:divBdr>
    </w:div>
    <w:div w:id="458693474">
      <w:bodyDiv w:val="1"/>
      <w:marLeft w:val="0"/>
      <w:marRight w:val="0"/>
      <w:marTop w:val="0"/>
      <w:marBottom w:val="0"/>
      <w:divBdr>
        <w:top w:val="none" w:sz="0" w:space="0" w:color="auto"/>
        <w:left w:val="none" w:sz="0" w:space="0" w:color="auto"/>
        <w:bottom w:val="none" w:sz="0" w:space="0" w:color="auto"/>
        <w:right w:val="none" w:sz="0" w:space="0" w:color="auto"/>
      </w:divBdr>
      <w:divsChild>
        <w:div w:id="2898012">
          <w:marLeft w:val="480"/>
          <w:marRight w:val="0"/>
          <w:marTop w:val="0"/>
          <w:marBottom w:val="0"/>
          <w:divBdr>
            <w:top w:val="none" w:sz="0" w:space="0" w:color="auto"/>
            <w:left w:val="none" w:sz="0" w:space="0" w:color="auto"/>
            <w:bottom w:val="none" w:sz="0" w:space="0" w:color="auto"/>
            <w:right w:val="none" w:sz="0" w:space="0" w:color="auto"/>
          </w:divBdr>
        </w:div>
        <w:div w:id="34474450">
          <w:marLeft w:val="480"/>
          <w:marRight w:val="0"/>
          <w:marTop w:val="0"/>
          <w:marBottom w:val="0"/>
          <w:divBdr>
            <w:top w:val="none" w:sz="0" w:space="0" w:color="auto"/>
            <w:left w:val="none" w:sz="0" w:space="0" w:color="auto"/>
            <w:bottom w:val="none" w:sz="0" w:space="0" w:color="auto"/>
            <w:right w:val="none" w:sz="0" w:space="0" w:color="auto"/>
          </w:divBdr>
        </w:div>
        <w:div w:id="49884552">
          <w:marLeft w:val="480"/>
          <w:marRight w:val="0"/>
          <w:marTop w:val="0"/>
          <w:marBottom w:val="0"/>
          <w:divBdr>
            <w:top w:val="none" w:sz="0" w:space="0" w:color="auto"/>
            <w:left w:val="none" w:sz="0" w:space="0" w:color="auto"/>
            <w:bottom w:val="none" w:sz="0" w:space="0" w:color="auto"/>
            <w:right w:val="none" w:sz="0" w:space="0" w:color="auto"/>
          </w:divBdr>
        </w:div>
        <w:div w:id="82652772">
          <w:marLeft w:val="480"/>
          <w:marRight w:val="0"/>
          <w:marTop w:val="0"/>
          <w:marBottom w:val="0"/>
          <w:divBdr>
            <w:top w:val="none" w:sz="0" w:space="0" w:color="auto"/>
            <w:left w:val="none" w:sz="0" w:space="0" w:color="auto"/>
            <w:bottom w:val="none" w:sz="0" w:space="0" w:color="auto"/>
            <w:right w:val="none" w:sz="0" w:space="0" w:color="auto"/>
          </w:divBdr>
        </w:div>
        <w:div w:id="147523899">
          <w:marLeft w:val="480"/>
          <w:marRight w:val="0"/>
          <w:marTop w:val="0"/>
          <w:marBottom w:val="0"/>
          <w:divBdr>
            <w:top w:val="none" w:sz="0" w:space="0" w:color="auto"/>
            <w:left w:val="none" w:sz="0" w:space="0" w:color="auto"/>
            <w:bottom w:val="none" w:sz="0" w:space="0" w:color="auto"/>
            <w:right w:val="none" w:sz="0" w:space="0" w:color="auto"/>
          </w:divBdr>
        </w:div>
        <w:div w:id="151142676">
          <w:marLeft w:val="480"/>
          <w:marRight w:val="0"/>
          <w:marTop w:val="0"/>
          <w:marBottom w:val="0"/>
          <w:divBdr>
            <w:top w:val="none" w:sz="0" w:space="0" w:color="auto"/>
            <w:left w:val="none" w:sz="0" w:space="0" w:color="auto"/>
            <w:bottom w:val="none" w:sz="0" w:space="0" w:color="auto"/>
            <w:right w:val="none" w:sz="0" w:space="0" w:color="auto"/>
          </w:divBdr>
        </w:div>
        <w:div w:id="157306340">
          <w:marLeft w:val="480"/>
          <w:marRight w:val="0"/>
          <w:marTop w:val="0"/>
          <w:marBottom w:val="0"/>
          <w:divBdr>
            <w:top w:val="none" w:sz="0" w:space="0" w:color="auto"/>
            <w:left w:val="none" w:sz="0" w:space="0" w:color="auto"/>
            <w:bottom w:val="none" w:sz="0" w:space="0" w:color="auto"/>
            <w:right w:val="none" w:sz="0" w:space="0" w:color="auto"/>
          </w:divBdr>
        </w:div>
        <w:div w:id="308676018">
          <w:marLeft w:val="480"/>
          <w:marRight w:val="0"/>
          <w:marTop w:val="0"/>
          <w:marBottom w:val="0"/>
          <w:divBdr>
            <w:top w:val="none" w:sz="0" w:space="0" w:color="auto"/>
            <w:left w:val="none" w:sz="0" w:space="0" w:color="auto"/>
            <w:bottom w:val="none" w:sz="0" w:space="0" w:color="auto"/>
            <w:right w:val="none" w:sz="0" w:space="0" w:color="auto"/>
          </w:divBdr>
        </w:div>
        <w:div w:id="336464447">
          <w:marLeft w:val="480"/>
          <w:marRight w:val="0"/>
          <w:marTop w:val="0"/>
          <w:marBottom w:val="0"/>
          <w:divBdr>
            <w:top w:val="none" w:sz="0" w:space="0" w:color="auto"/>
            <w:left w:val="none" w:sz="0" w:space="0" w:color="auto"/>
            <w:bottom w:val="none" w:sz="0" w:space="0" w:color="auto"/>
            <w:right w:val="none" w:sz="0" w:space="0" w:color="auto"/>
          </w:divBdr>
        </w:div>
        <w:div w:id="361713177">
          <w:marLeft w:val="480"/>
          <w:marRight w:val="0"/>
          <w:marTop w:val="0"/>
          <w:marBottom w:val="0"/>
          <w:divBdr>
            <w:top w:val="none" w:sz="0" w:space="0" w:color="auto"/>
            <w:left w:val="none" w:sz="0" w:space="0" w:color="auto"/>
            <w:bottom w:val="none" w:sz="0" w:space="0" w:color="auto"/>
            <w:right w:val="none" w:sz="0" w:space="0" w:color="auto"/>
          </w:divBdr>
        </w:div>
        <w:div w:id="397480024">
          <w:marLeft w:val="480"/>
          <w:marRight w:val="0"/>
          <w:marTop w:val="0"/>
          <w:marBottom w:val="0"/>
          <w:divBdr>
            <w:top w:val="none" w:sz="0" w:space="0" w:color="auto"/>
            <w:left w:val="none" w:sz="0" w:space="0" w:color="auto"/>
            <w:bottom w:val="none" w:sz="0" w:space="0" w:color="auto"/>
            <w:right w:val="none" w:sz="0" w:space="0" w:color="auto"/>
          </w:divBdr>
        </w:div>
        <w:div w:id="433742821">
          <w:marLeft w:val="480"/>
          <w:marRight w:val="0"/>
          <w:marTop w:val="0"/>
          <w:marBottom w:val="0"/>
          <w:divBdr>
            <w:top w:val="none" w:sz="0" w:space="0" w:color="auto"/>
            <w:left w:val="none" w:sz="0" w:space="0" w:color="auto"/>
            <w:bottom w:val="none" w:sz="0" w:space="0" w:color="auto"/>
            <w:right w:val="none" w:sz="0" w:space="0" w:color="auto"/>
          </w:divBdr>
        </w:div>
        <w:div w:id="446245111">
          <w:marLeft w:val="480"/>
          <w:marRight w:val="0"/>
          <w:marTop w:val="0"/>
          <w:marBottom w:val="0"/>
          <w:divBdr>
            <w:top w:val="none" w:sz="0" w:space="0" w:color="auto"/>
            <w:left w:val="none" w:sz="0" w:space="0" w:color="auto"/>
            <w:bottom w:val="none" w:sz="0" w:space="0" w:color="auto"/>
            <w:right w:val="none" w:sz="0" w:space="0" w:color="auto"/>
          </w:divBdr>
        </w:div>
        <w:div w:id="447941832">
          <w:marLeft w:val="480"/>
          <w:marRight w:val="0"/>
          <w:marTop w:val="0"/>
          <w:marBottom w:val="0"/>
          <w:divBdr>
            <w:top w:val="none" w:sz="0" w:space="0" w:color="auto"/>
            <w:left w:val="none" w:sz="0" w:space="0" w:color="auto"/>
            <w:bottom w:val="none" w:sz="0" w:space="0" w:color="auto"/>
            <w:right w:val="none" w:sz="0" w:space="0" w:color="auto"/>
          </w:divBdr>
        </w:div>
        <w:div w:id="459878390">
          <w:marLeft w:val="480"/>
          <w:marRight w:val="0"/>
          <w:marTop w:val="0"/>
          <w:marBottom w:val="0"/>
          <w:divBdr>
            <w:top w:val="none" w:sz="0" w:space="0" w:color="auto"/>
            <w:left w:val="none" w:sz="0" w:space="0" w:color="auto"/>
            <w:bottom w:val="none" w:sz="0" w:space="0" w:color="auto"/>
            <w:right w:val="none" w:sz="0" w:space="0" w:color="auto"/>
          </w:divBdr>
        </w:div>
        <w:div w:id="493230320">
          <w:marLeft w:val="480"/>
          <w:marRight w:val="0"/>
          <w:marTop w:val="0"/>
          <w:marBottom w:val="0"/>
          <w:divBdr>
            <w:top w:val="none" w:sz="0" w:space="0" w:color="auto"/>
            <w:left w:val="none" w:sz="0" w:space="0" w:color="auto"/>
            <w:bottom w:val="none" w:sz="0" w:space="0" w:color="auto"/>
            <w:right w:val="none" w:sz="0" w:space="0" w:color="auto"/>
          </w:divBdr>
        </w:div>
        <w:div w:id="546722482">
          <w:marLeft w:val="480"/>
          <w:marRight w:val="0"/>
          <w:marTop w:val="0"/>
          <w:marBottom w:val="0"/>
          <w:divBdr>
            <w:top w:val="none" w:sz="0" w:space="0" w:color="auto"/>
            <w:left w:val="none" w:sz="0" w:space="0" w:color="auto"/>
            <w:bottom w:val="none" w:sz="0" w:space="0" w:color="auto"/>
            <w:right w:val="none" w:sz="0" w:space="0" w:color="auto"/>
          </w:divBdr>
        </w:div>
        <w:div w:id="572854719">
          <w:marLeft w:val="480"/>
          <w:marRight w:val="0"/>
          <w:marTop w:val="0"/>
          <w:marBottom w:val="0"/>
          <w:divBdr>
            <w:top w:val="none" w:sz="0" w:space="0" w:color="auto"/>
            <w:left w:val="none" w:sz="0" w:space="0" w:color="auto"/>
            <w:bottom w:val="none" w:sz="0" w:space="0" w:color="auto"/>
            <w:right w:val="none" w:sz="0" w:space="0" w:color="auto"/>
          </w:divBdr>
        </w:div>
        <w:div w:id="601572575">
          <w:marLeft w:val="480"/>
          <w:marRight w:val="0"/>
          <w:marTop w:val="0"/>
          <w:marBottom w:val="0"/>
          <w:divBdr>
            <w:top w:val="none" w:sz="0" w:space="0" w:color="auto"/>
            <w:left w:val="none" w:sz="0" w:space="0" w:color="auto"/>
            <w:bottom w:val="none" w:sz="0" w:space="0" w:color="auto"/>
            <w:right w:val="none" w:sz="0" w:space="0" w:color="auto"/>
          </w:divBdr>
        </w:div>
        <w:div w:id="643126363">
          <w:marLeft w:val="480"/>
          <w:marRight w:val="0"/>
          <w:marTop w:val="0"/>
          <w:marBottom w:val="0"/>
          <w:divBdr>
            <w:top w:val="none" w:sz="0" w:space="0" w:color="auto"/>
            <w:left w:val="none" w:sz="0" w:space="0" w:color="auto"/>
            <w:bottom w:val="none" w:sz="0" w:space="0" w:color="auto"/>
            <w:right w:val="none" w:sz="0" w:space="0" w:color="auto"/>
          </w:divBdr>
        </w:div>
        <w:div w:id="669913801">
          <w:marLeft w:val="480"/>
          <w:marRight w:val="0"/>
          <w:marTop w:val="0"/>
          <w:marBottom w:val="0"/>
          <w:divBdr>
            <w:top w:val="none" w:sz="0" w:space="0" w:color="auto"/>
            <w:left w:val="none" w:sz="0" w:space="0" w:color="auto"/>
            <w:bottom w:val="none" w:sz="0" w:space="0" w:color="auto"/>
            <w:right w:val="none" w:sz="0" w:space="0" w:color="auto"/>
          </w:divBdr>
        </w:div>
        <w:div w:id="676468031">
          <w:marLeft w:val="480"/>
          <w:marRight w:val="0"/>
          <w:marTop w:val="0"/>
          <w:marBottom w:val="0"/>
          <w:divBdr>
            <w:top w:val="none" w:sz="0" w:space="0" w:color="auto"/>
            <w:left w:val="none" w:sz="0" w:space="0" w:color="auto"/>
            <w:bottom w:val="none" w:sz="0" w:space="0" w:color="auto"/>
            <w:right w:val="none" w:sz="0" w:space="0" w:color="auto"/>
          </w:divBdr>
        </w:div>
        <w:div w:id="695693722">
          <w:marLeft w:val="480"/>
          <w:marRight w:val="0"/>
          <w:marTop w:val="0"/>
          <w:marBottom w:val="0"/>
          <w:divBdr>
            <w:top w:val="none" w:sz="0" w:space="0" w:color="auto"/>
            <w:left w:val="none" w:sz="0" w:space="0" w:color="auto"/>
            <w:bottom w:val="none" w:sz="0" w:space="0" w:color="auto"/>
            <w:right w:val="none" w:sz="0" w:space="0" w:color="auto"/>
          </w:divBdr>
        </w:div>
        <w:div w:id="695732561">
          <w:marLeft w:val="480"/>
          <w:marRight w:val="0"/>
          <w:marTop w:val="0"/>
          <w:marBottom w:val="0"/>
          <w:divBdr>
            <w:top w:val="none" w:sz="0" w:space="0" w:color="auto"/>
            <w:left w:val="none" w:sz="0" w:space="0" w:color="auto"/>
            <w:bottom w:val="none" w:sz="0" w:space="0" w:color="auto"/>
            <w:right w:val="none" w:sz="0" w:space="0" w:color="auto"/>
          </w:divBdr>
        </w:div>
        <w:div w:id="721710551">
          <w:marLeft w:val="480"/>
          <w:marRight w:val="0"/>
          <w:marTop w:val="0"/>
          <w:marBottom w:val="0"/>
          <w:divBdr>
            <w:top w:val="none" w:sz="0" w:space="0" w:color="auto"/>
            <w:left w:val="none" w:sz="0" w:space="0" w:color="auto"/>
            <w:bottom w:val="none" w:sz="0" w:space="0" w:color="auto"/>
            <w:right w:val="none" w:sz="0" w:space="0" w:color="auto"/>
          </w:divBdr>
        </w:div>
        <w:div w:id="741759080">
          <w:marLeft w:val="480"/>
          <w:marRight w:val="0"/>
          <w:marTop w:val="0"/>
          <w:marBottom w:val="0"/>
          <w:divBdr>
            <w:top w:val="none" w:sz="0" w:space="0" w:color="auto"/>
            <w:left w:val="none" w:sz="0" w:space="0" w:color="auto"/>
            <w:bottom w:val="none" w:sz="0" w:space="0" w:color="auto"/>
            <w:right w:val="none" w:sz="0" w:space="0" w:color="auto"/>
          </w:divBdr>
        </w:div>
        <w:div w:id="759524246">
          <w:marLeft w:val="480"/>
          <w:marRight w:val="0"/>
          <w:marTop w:val="0"/>
          <w:marBottom w:val="0"/>
          <w:divBdr>
            <w:top w:val="none" w:sz="0" w:space="0" w:color="auto"/>
            <w:left w:val="none" w:sz="0" w:space="0" w:color="auto"/>
            <w:bottom w:val="none" w:sz="0" w:space="0" w:color="auto"/>
            <w:right w:val="none" w:sz="0" w:space="0" w:color="auto"/>
          </w:divBdr>
        </w:div>
        <w:div w:id="782267658">
          <w:marLeft w:val="480"/>
          <w:marRight w:val="0"/>
          <w:marTop w:val="0"/>
          <w:marBottom w:val="0"/>
          <w:divBdr>
            <w:top w:val="none" w:sz="0" w:space="0" w:color="auto"/>
            <w:left w:val="none" w:sz="0" w:space="0" w:color="auto"/>
            <w:bottom w:val="none" w:sz="0" w:space="0" w:color="auto"/>
            <w:right w:val="none" w:sz="0" w:space="0" w:color="auto"/>
          </w:divBdr>
        </w:div>
        <w:div w:id="811482226">
          <w:marLeft w:val="480"/>
          <w:marRight w:val="0"/>
          <w:marTop w:val="0"/>
          <w:marBottom w:val="0"/>
          <w:divBdr>
            <w:top w:val="none" w:sz="0" w:space="0" w:color="auto"/>
            <w:left w:val="none" w:sz="0" w:space="0" w:color="auto"/>
            <w:bottom w:val="none" w:sz="0" w:space="0" w:color="auto"/>
            <w:right w:val="none" w:sz="0" w:space="0" w:color="auto"/>
          </w:divBdr>
        </w:div>
        <w:div w:id="825979517">
          <w:marLeft w:val="480"/>
          <w:marRight w:val="0"/>
          <w:marTop w:val="0"/>
          <w:marBottom w:val="0"/>
          <w:divBdr>
            <w:top w:val="none" w:sz="0" w:space="0" w:color="auto"/>
            <w:left w:val="none" w:sz="0" w:space="0" w:color="auto"/>
            <w:bottom w:val="none" w:sz="0" w:space="0" w:color="auto"/>
            <w:right w:val="none" w:sz="0" w:space="0" w:color="auto"/>
          </w:divBdr>
        </w:div>
        <w:div w:id="848910615">
          <w:marLeft w:val="480"/>
          <w:marRight w:val="0"/>
          <w:marTop w:val="0"/>
          <w:marBottom w:val="0"/>
          <w:divBdr>
            <w:top w:val="none" w:sz="0" w:space="0" w:color="auto"/>
            <w:left w:val="none" w:sz="0" w:space="0" w:color="auto"/>
            <w:bottom w:val="none" w:sz="0" w:space="0" w:color="auto"/>
            <w:right w:val="none" w:sz="0" w:space="0" w:color="auto"/>
          </w:divBdr>
        </w:div>
        <w:div w:id="871116766">
          <w:marLeft w:val="480"/>
          <w:marRight w:val="0"/>
          <w:marTop w:val="0"/>
          <w:marBottom w:val="0"/>
          <w:divBdr>
            <w:top w:val="none" w:sz="0" w:space="0" w:color="auto"/>
            <w:left w:val="none" w:sz="0" w:space="0" w:color="auto"/>
            <w:bottom w:val="none" w:sz="0" w:space="0" w:color="auto"/>
            <w:right w:val="none" w:sz="0" w:space="0" w:color="auto"/>
          </w:divBdr>
        </w:div>
        <w:div w:id="909731724">
          <w:marLeft w:val="480"/>
          <w:marRight w:val="0"/>
          <w:marTop w:val="0"/>
          <w:marBottom w:val="0"/>
          <w:divBdr>
            <w:top w:val="none" w:sz="0" w:space="0" w:color="auto"/>
            <w:left w:val="none" w:sz="0" w:space="0" w:color="auto"/>
            <w:bottom w:val="none" w:sz="0" w:space="0" w:color="auto"/>
            <w:right w:val="none" w:sz="0" w:space="0" w:color="auto"/>
          </w:divBdr>
        </w:div>
        <w:div w:id="914970077">
          <w:marLeft w:val="480"/>
          <w:marRight w:val="0"/>
          <w:marTop w:val="0"/>
          <w:marBottom w:val="0"/>
          <w:divBdr>
            <w:top w:val="none" w:sz="0" w:space="0" w:color="auto"/>
            <w:left w:val="none" w:sz="0" w:space="0" w:color="auto"/>
            <w:bottom w:val="none" w:sz="0" w:space="0" w:color="auto"/>
            <w:right w:val="none" w:sz="0" w:space="0" w:color="auto"/>
          </w:divBdr>
        </w:div>
        <w:div w:id="924455259">
          <w:marLeft w:val="480"/>
          <w:marRight w:val="0"/>
          <w:marTop w:val="0"/>
          <w:marBottom w:val="0"/>
          <w:divBdr>
            <w:top w:val="none" w:sz="0" w:space="0" w:color="auto"/>
            <w:left w:val="none" w:sz="0" w:space="0" w:color="auto"/>
            <w:bottom w:val="none" w:sz="0" w:space="0" w:color="auto"/>
            <w:right w:val="none" w:sz="0" w:space="0" w:color="auto"/>
          </w:divBdr>
        </w:div>
        <w:div w:id="942690654">
          <w:marLeft w:val="480"/>
          <w:marRight w:val="0"/>
          <w:marTop w:val="0"/>
          <w:marBottom w:val="0"/>
          <w:divBdr>
            <w:top w:val="none" w:sz="0" w:space="0" w:color="auto"/>
            <w:left w:val="none" w:sz="0" w:space="0" w:color="auto"/>
            <w:bottom w:val="none" w:sz="0" w:space="0" w:color="auto"/>
            <w:right w:val="none" w:sz="0" w:space="0" w:color="auto"/>
          </w:divBdr>
        </w:div>
        <w:div w:id="958418258">
          <w:marLeft w:val="480"/>
          <w:marRight w:val="0"/>
          <w:marTop w:val="0"/>
          <w:marBottom w:val="0"/>
          <w:divBdr>
            <w:top w:val="none" w:sz="0" w:space="0" w:color="auto"/>
            <w:left w:val="none" w:sz="0" w:space="0" w:color="auto"/>
            <w:bottom w:val="none" w:sz="0" w:space="0" w:color="auto"/>
            <w:right w:val="none" w:sz="0" w:space="0" w:color="auto"/>
          </w:divBdr>
        </w:div>
        <w:div w:id="995034572">
          <w:marLeft w:val="480"/>
          <w:marRight w:val="0"/>
          <w:marTop w:val="0"/>
          <w:marBottom w:val="0"/>
          <w:divBdr>
            <w:top w:val="none" w:sz="0" w:space="0" w:color="auto"/>
            <w:left w:val="none" w:sz="0" w:space="0" w:color="auto"/>
            <w:bottom w:val="none" w:sz="0" w:space="0" w:color="auto"/>
            <w:right w:val="none" w:sz="0" w:space="0" w:color="auto"/>
          </w:divBdr>
        </w:div>
        <w:div w:id="999969239">
          <w:marLeft w:val="480"/>
          <w:marRight w:val="0"/>
          <w:marTop w:val="0"/>
          <w:marBottom w:val="0"/>
          <w:divBdr>
            <w:top w:val="none" w:sz="0" w:space="0" w:color="auto"/>
            <w:left w:val="none" w:sz="0" w:space="0" w:color="auto"/>
            <w:bottom w:val="none" w:sz="0" w:space="0" w:color="auto"/>
            <w:right w:val="none" w:sz="0" w:space="0" w:color="auto"/>
          </w:divBdr>
        </w:div>
        <w:div w:id="1007368077">
          <w:marLeft w:val="480"/>
          <w:marRight w:val="0"/>
          <w:marTop w:val="0"/>
          <w:marBottom w:val="0"/>
          <w:divBdr>
            <w:top w:val="none" w:sz="0" w:space="0" w:color="auto"/>
            <w:left w:val="none" w:sz="0" w:space="0" w:color="auto"/>
            <w:bottom w:val="none" w:sz="0" w:space="0" w:color="auto"/>
            <w:right w:val="none" w:sz="0" w:space="0" w:color="auto"/>
          </w:divBdr>
        </w:div>
        <w:div w:id="1014576574">
          <w:marLeft w:val="480"/>
          <w:marRight w:val="0"/>
          <w:marTop w:val="0"/>
          <w:marBottom w:val="0"/>
          <w:divBdr>
            <w:top w:val="none" w:sz="0" w:space="0" w:color="auto"/>
            <w:left w:val="none" w:sz="0" w:space="0" w:color="auto"/>
            <w:bottom w:val="none" w:sz="0" w:space="0" w:color="auto"/>
            <w:right w:val="none" w:sz="0" w:space="0" w:color="auto"/>
          </w:divBdr>
        </w:div>
      </w:divsChild>
    </w:div>
    <w:div w:id="458764064">
      <w:bodyDiv w:val="1"/>
      <w:marLeft w:val="0"/>
      <w:marRight w:val="0"/>
      <w:marTop w:val="0"/>
      <w:marBottom w:val="0"/>
      <w:divBdr>
        <w:top w:val="none" w:sz="0" w:space="0" w:color="auto"/>
        <w:left w:val="none" w:sz="0" w:space="0" w:color="auto"/>
        <w:bottom w:val="none" w:sz="0" w:space="0" w:color="auto"/>
        <w:right w:val="none" w:sz="0" w:space="0" w:color="auto"/>
      </w:divBdr>
    </w:div>
    <w:div w:id="459035311">
      <w:bodyDiv w:val="1"/>
      <w:marLeft w:val="0"/>
      <w:marRight w:val="0"/>
      <w:marTop w:val="0"/>
      <w:marBottom w:val="0"/>
      <w:divBdr>
        <w:top w:val="none" w:sz="0" w:space="0" w:color="auto"/>
        <w:left w:val="none" w:sz="0" w:space="0" w:color="auto"/>
        <w:bottom w:val="none" w:sz="0" w:space="0" w:color="auto"/>
        <w:right w:val="none" w:sz="0" w:space="0" w:color="auto"/>
      </w:divBdr>
    </w:div>
    <w:div w:id="459492330">
      <w:bodyDiv w:val="1"/>
      <w:marLeft w:val="0"/>
      <w:marRight w:val="0"/>
      <w:marTop w:val="0"/>
      <w:marBottom w:val="0"/>
      <w:divBdr>
        <w:top w:val="none" w:sz="0" w:space="0" w:color="auto"/>
        <w:left w:val="none" w:sz="0" w:space="0" w:color="auto"/>
        <w:bottom w:val="none" w:sz="0" w:space="0" w:color="auto"/>
        <w:right w:val="none" w:sz="0" w:space="0" w:color="auto"/>
      </w:divBdr>
    </w:div>
    <w:div w:id="459810601">
      <w:bodyDiv w:val="1"/>
      <w:marLeft w:val="0"/>
      <w:marRight w:val="0"/>
      <w:marTop w:val="0"/>
      <w:marBottom w:val="0"/>
      <w:divBdr>
        <w:top w:val="none" w:sz="0" w:space="0" w:color="auto"/>
        <w:left w:val="none" w:sz="0" w:space="0" w:color="auto"/>
        <w:bottom w:val="none" w:sz="0" w:space="0" w:color="auto"/>
        <w:right w:val="none" w:sz="0" w:space="0" w:color="auto"/>
      </w:divBdr>
    </w:div>
    <w:div w:id="459961586">
      <w:bodyDiv w:val="1"/>
      <w:marLeft w:val="0"/>
      <w:marRight w:val="0"/>
      <w:marTop w:val="0"/>
      <w:marBottom w:val="0"/>
      <w:divBdr>
        <w:top w:val="none" w:sz="0" w:space="0" w:color="auto"/>
        <w:left w:val="none" w:sz="0" w:space="0" w:color="auto"/>
        <w:bottom w:val="none" w:sz="0" w:space="0" w:color="auto"/>
        <w:right w:val="none" w:sz="0" w:space="0" w:color="auto"/>
      </w:divBdr>
    </w:div>
    <w:div w:id="460269923">
      <w:bodyDiv w:val="1"/>
      <w:marLeft w:val="0"/>
      <w:marRight w:val="0"/>
      <w:marTop w:val="0"/>
      <w:marBottom w:val="0"/>
      <w:divBdr>
        <w:top w:val="none" w:sz="0" w:space="0" w:color="auto"/>
        <w:left w:val="none" w:sz="0" w:space="0" w:color="auto"/>
        <w:bottom w:val="none" w:sz="0" w:space="0" w:color="auto"/>
        <w:right w:val="none" w:sz="0" w:space="0" w:color="auto"/>
      </w:divBdr>
    </w:div>
    <w:div w:id="460342465">
      <w:bodyDiv w:val="1"/>
      <w:marLeft w:val="0"/>
      <w:marRight w:val="0"/>
      <w:marTop w:val="0"/>
      <w:marBottom w:val="0"/>
      <w:divBdr>
        <w:top w:val="none" w:sz="0" w:space="0" w:color="auto"/>
        <w:left w:val="none" w:sz="0" w:space="0" w:color="auto"/>
        <w:bottom w:val="none" w:sz="0" w:space="0" w:color="auto"/>
        <w:right w:val="none" w:sz="0" w:space="0" w:color="auto"/>
      </w:divBdr>
    </w:div>
    <w:div w:id="460415952">
      <w:bodyDiv w:val="1"/>
      <w:marLeft w:val="0"/>
      <w:marRight w:val="0"/>
      <w:marTop w:val="0"/>
      <w:marBottom w:val="0"/>
      <w:divBdr>
        <w:top w:val="none" w:sz="0" w:space="0" w:color="auto"/>
        <w:left w:val="none" w:sz="0" w:space="0" w:color="auto"/>
        <w:bottom w:val="none" w:sz="0" w:space="0" w:color="auto"/>
        <w:right w:val="none" w:sz="0" w:space="0" w:color="auto"/>
      </w:divBdr>
    </w:div>
    <w:div w:id="460610072">
      <w:bodyDiv w:val="1"/>
      <w:marLeft w:val="0"/>
      <w:marRight w:val="0"/>
      <w:marTop w:val="0"/>
      <w:marBottom w:val="0"/>
      <w:divBdr>
        <w:top w:val="none" w:sz="0" w:space="0" w:color="auto"/>
        <w:left w:val="none" w:sz="0" w:space="0" w:color="auto"/>
        <w:bottom w:val="none" w:sz="0" w:space="0" w:color="auto"/>
        <w:right w:val="none" w:sz="0" w:space="0" w:color="auto"/>
      </w:divBdr>
    </w:div>
    <w:div w:id="460877545">
      <w:bodyDiv w:val="1"/>
      <w:marLeft w:val="0"/>
      <w:marRight w:val="0"/>
      <w:marTop w:val="0"/>
      <w:marBottom w:val="0"/>
      <w:divBdr>
        <w:top w:val="none" w:sz="0" w:space="0" w:color="auto"/>
        <w:left w:val="none" w:sz="0" w:space="0" w:color="auto"/>
        <w:bottom w:val="none" w:sz="0" w:space="0" w:color="auto"/>
        <w:right w:val="none" w:sz="0" w:space="0" w:color="auto"/>
      </w:divBdr>
    </w:div>
    <w:div w:id="461193981">
      <w:bodyDiv w:val="1"/>
      <w:marLeft w:val="0"/>
      <w:marRight w:val="0"/>
      <w:marTop w:val="0"/>
      <w:marBottom w:val="0"/>
      <w:divBdr>
        <w:top w:val="none" w:sz="0" w:space="0" w:color="auto"/>
        <w:left w:val="none" w:sz="0" w:space="0" w:color="auto"/>
        <w:bottom w:val="none" w:sz="0" w:space="0" w:color="auto"/>
        <w:right w:val="none" w:sz="0" w:space="0" w:color="auto"/>
      </w:divBdr>
    </w:div>
    <w:div w:id="461272715">
      <w:bodyDiv w:val="1"/>
      <w:marLeft w:val="0"/>
      <w:marRight w:val="0"/>
      <w:marTop w:val="0"/>
      <w:marBottom w:val="0"/>
      <w:divBdr>
        <w:top w:val="none" w:sz="0" w:space="0" w:color="auto"/>
        <w:left w:val="none" w:sz="0" w:space="0" w:color="auto"/>
        <w:bottom w:val="none" w:sz="0" w:space="0" w:color="auto"/>
        <w:right w:val="none" w:sz="0" w:space="0" w:color="auto"/>
      </w:divBdr>
    </w:div>
    <w:div w:id="461459561">
      <w:bodyDiv w:val="1"/>
      <w:marLeft w:val="0"/>
      <w:marRight w:val="0"/>
      <w:marTop w:val="0"/>
      <w:marBottom w:val="0"/>
      <w:divBdr>
        <w:top w:val="none" w:sz="0" w:space="0" w:color="auto"/>
        <w:left w:val="none" w:sz="0" w:space="0" w:color="auto"/>
        <w:bottom w:val="none" w:sz="0" w:space="0" w:color="auto"/>
        <w:right w:val="none" w:sz="0" w:space="0" w:color="auto"/>
      </w:divBdr>
    </w:div>
    <w:div w:id="461577571">
      <w:bodyDiv w:val="1"/>
      <w:marLeft w:val="0"/>
      <w:marRight w:val="0"/>
      <w:marTop w:val="0"/>
      <w:marBottom w:val="0"/>
      <w:divBdr>
        <w:top w:val="none" w:sz="0" w:space="0" w:color="auto"/>
        <w:left w:val="none" w:sz="0" w:space="0" w:color="auto"/>
        <w:bottom w:val="none" w:sz="0" w:space="0" w:color="auto"/>
        <w:right w:val="none" w:sz="0" w:space="0" w:color="auto"/>
      </w:divBdr>
    </w:div>
    <w:div w:id="461731265">
      <w:bodyDiv w:val="1"/>
      <w:marLeft w:val="0"/>
      <w:marRight w:val="0"/>
      <w:marTop w:val="0"/>
      <w:marBottom w:val="0"/>
      <w:divBdr>
        <w:top w:val="none" w:sz="0" w:space="0" w:color="auto"/>
        <w:left w:val="none" w:sz="0" w:space="0" w:color="auto"/>
        <w:bottom w:val="none" w:sz="0" w:space="0" w:color="auto"/>
        <w:right w:val="none" w:sz="0" w:space="0" w:color="auto"/>
      </w:divBdr>
    </w:div>
    <w:div w:id="461924438">
      <w:bodyDiv w:val="1"/>
      <w:marLeft w:val="0"/>
      <w:marRight w:val="0"/>
      <w:marTop w:val="0"/>
      <w:marBottom w:val="0"/>
      <w:divBdr>
        <w:top w:val="none" w:sz="0" w:space="0" w:color="auto"/>
        <w:left w:val="none" w:sz="0" w:space="0" w:color="auto"/>
        <w:bottom w:val="none" w:sz="0" w:space="0" w:color="auto"/>
        <w:right w:val="none" w:sz="0" w:space="0" w:color="auto"/>
      </w:divBdr>
    </w:div>
    <w:div w:id="461925435">
      <w:bodyDiv w:val="1"/>
      <w:marLeft w:val="0"/>
      <w:marRight w:val="0"/>
      <w:marTop w:val="0"/>
      <w:marBottom w:val="0"/>
      <w:divBdr>
        <w:top w:val="none" w:sz="0" w:space="0" w:color="auto"/>
        <w:left w:val="none" w:sz="0" w:space="0" w:color="auto"/>
        <w:bottom w:val="none" w:sz="0" w:space="0" w:color="auto"/>
        <w:right w:val="none" w:sz="0" w:space="0" w:color="auto"/>
      </w:divBdr>
    </w:div>
    <w:div w:id="462433237">
      <w:bodyDiv w:val="1"/>
      <w:marLeft w:val="0"/>
      <w:marRight w:val="0"/>
      <w:marTop w:val="0"/>
      <w:marBottom w:val="0"/>
      <w:divBdr>
        <w:top w:val="none" w:sz="0" w:space="0" w:color="auto"/>
        <w:left w:val="none" w:sz="0" w:space="0" w:color="auto"/>
        <w:bottom w:val="none" w:sz="0" w:space="0" w:color="auto"/>
        <w:right w:val="none" w:sz="0" w:space="0" w:color="auto"/>
      </w:divBdr>
    </w:div>
    <w:div w:id="462768416">
      <w:bodyDiv w:val="1"/>
      <w:marLeft w:val="0"/>
      <w:marRight w:val="0"/>
      <w:marTop w:val="0"/>
      <w:marBottom w:val="0"/>
      <w:divBdr>
        <w:top w:val="none" w:sz="0" w:space="0" w:color="auto"/>
        <w:left w:val="none" w:sz="0" w:space="0" w:color="auto"/>
        <w:bottom w:val="none" w:sz="0" w:space="0" w:color="auto"/>
        <w:right w:val="none" w:sz="0" w:space="0" w:color="auto"/>
      </w:divBdr>
    </w:div>
    <w:div w:id="462962906">
      <w:bodyDiv w:val="1"/>
      <w:marLeft w:val="0"/>
      <w:marRight w:val="0"/>
      <w:marTop w:val="0"/>
      <w:marBottom w:val="0"/>
      <w:divBdr>
        <w:top w:val="none" w:sz="0" w:space="0" w:color="auto"/>
        <w:left w:val="none" w:sz="0" w:space="0" w:color="auto"/>
        <w:bottom w:val="none" w:sz="0" w:space="0" w:color="auto"/>
        <w:right w:val="none" w:sz="0" w:space="0" w:color="auto"/>
      </w:divBdr>
    </w:div>
    <w:div w:id="463424450">
      <w:bodyDiv w:val="1"/>
      <w:marLeft w:val="0"/>
      <w:marRight w:val="0"/>
      <w:marTop w:val="0"/>
      <w:marBottom w:val="0"/>
      <w:divBdr>
        <w:top w:val="none" w:sz="0" w:space="0" w:color="auto"/>
        <w:left w:val="none" w:sz="0" w:space="0" w:color="auto"/>
        <w:bottom w:val="none" w:sz="0" w:space="0" w:color="auto"/>
        <w:right w:val="none" w:sz="0" w:space="0" w:color="auto"/>
      </w:divBdr>
    </w:div>
    <w:div w:id="463472579">
      <w:bodyDiv w:val="1"/>
      <w:marLeft w:val="0"/>
      <w:marRight w:val="0"/>
      <w:marTop w:val="0"/>
      <w:marBottom w:val="0"/>
      <w:divBdr>
        <w:top w:val="none" w:sz="0" w:space="0" w:color="auto"/>
        <w:left w:val="none" w:sz="0" w:space="0" w:color="auto"/>
        <w:bottom w:val="none" w:sz="0" w:space="0" w:color="auto"/>
        <w:right w:val="none" w:sz="0" w:space="0" w:color="auto"/>
      </w:divBdr>
    </w:div>
    <w:div w:id="463692074">
      <w:bodyDiv w:val="1"/>
      <w:marLeft w:val="0"/>
      <w:marRight w:val="0"/>
      <w:marTop w:val="0"/>
      <w:marBottom w:val="0"/>
      <w:divBdr>
        <w:top w:val="none" w:sz="0" w:space="0" w:color="auto"/>
        <w:left w:val="none" w:sz="0" w:space="0" w:color="auto"/>
        <w:bottom w:val="none" w:sz="0" w:space="0" w:color="auto"/>
        <w:right w:val="none" w:sz="0" w:space="0" w:color="auto"/>
      </w:divBdr>
    </w:div>
    <w:div w:id="464080148">
      <w:bodyDiv w:val="1"/>
      <w:marLeft w:val="0"/>
      <w:marRight w:val="0"/>
      <w:marTop w:val="0"/>
      <w:marBottom w:val="0"/>
      <w:divBdr>
        <w:top w:val="none" w:sz="0" w:space="0" w:color="auto"/>
        <w:left w:val="none" w:sz="0" w:space="0" w:color="auto"/>
        <w:bottom w:val="none" w:sz="0" w:space="0" w:color="auto"/>
        <w:right w:val="none" w:sz="0" w:space="0" w:color="auto"/>
      </w:divBdr>
      <w:divsChild>
        <w:div w:id="127434494">
          <w:marLeft w:val="480"/>
          <w:marRight w:val="0"/>
          <w:marTop w:val="0"/>
          <w:marBottom w:val="0"/>
          <w:divBdr>
            <w:top w:val="none" w:sz="0" w:space="0" w:color="auto"/>
            <w:left w:val="none" w:sz="0" w:space="0" w:color="auto"/>
            <w:bottom w:val="none" w:sz="0" w:space="0" w:color="auto"/>
            <w:right w:val="none" w:sz="0" w:space="0" w:color="auto"/>
          </w:divBdr>
        </w:div>
        <w:div w:id="140391709">
          <w:marLeft w:val="480"/>
          <w:marRight w:val="0"/>
          <w:marTop w:val="0"/>
          <w:marBottom w:val="0"/>
          <w:divBdr>
            <w:top w:val="none" w:sz="0" w:space="0" w:color="auto"/>
            <w:left w:val="none" w:sz="0" w:space="0" w:color="auto"/>
            <w:bottom w:val="none" w:sz="0" w:space="0" w:color="auto"/>
            <w:right w:val="none" w:sz="0" w:space="0" w:color="auto"/>
          </w:divBdr>
        </w:div>
        <w:div w:id="157772887">
          <w:marLeft w:val="480"/>
          <w:marRight w:val="0"/>
          <w:marTop w:val="0"/>
          <w:marBottom w:val="0"/>
          <w:divBdr>
            <w:top w:val="none" w:sz="0" w:space="0" w:color="auto"/>
            <w:left w:val="none" w:sz="0" w:space="0" w:color="auto"/>
            <w:bottom w:val="none" w:sz="0" w:space="0" w:color="auto"/>
            <w:right w:val="none" w:sz="0" w:space="0" w:color="auto"/>
          </w:divBdr>
        </w:div>
        <w:div w:id="171649301">
          <w:marLeft w:val="480"/>
          <w:marRight w:val="0"/>
          <w:marTop w:val="0"/>
          <w:marBottom w:val="0"/>
          <w:divBdr>
            <w:top w:val="none" w:sz="0" w:space="0" w:color="auto"/>
            <w:left w:val="none" w:sz="0" w:space="0" w:color="auto"/>
            <w:bottom w:val="none" w:sz="0" w:space="0" w:color="auto"/>
            <w:right w:val="none" w:sz="0" w:space="0" w:color="auto"/>
          </w:divBdr>
        </w:div>
        <w:div w:id="171722623">
          <w:marLeft w:val="480"/>
          <w:marRight w:val="0"/>
          <w:marTop w:val="0"/>
          <w:marBottom w:val="0"/>
          <w:divBdr>
            <w:top w:val="none" w:sz="0" w:space="0" w:color="auto"/>
            <w:left w:val="none" w:sz="0" w:space="0" w:color="auto"/>
            <w:bottom w:val="none" w:sz="0" w:space="0" w:color="auto"/>
            <w:right w:val="none" w:sz="0" w:space="0" w:color="auto"/>
          </w:divBdr>
        </w:div>
        <w:div w:id="199439328">
          <w:marLeft w:val="480"/>
          <w:marRight w:val="0"/>
          <w:marTop w:val="0"/>
          <w:marBottom w:val="0"/>
          <w:divBdr>
            <w:top w:val="none" w:sz="0" w:space="0" w:color="auto"/>
            <w:left w:val="none" w:sz="0" w:space="0" w:color="auto"/>
            <w:bottom w:val="none" w:sz="0" w:space="0" w:color="auto"/>
            <w:right w:val="none" w:sz="0" w:space="0" w:color="auto"/>
          </w:divBdr>
        </w:div>
        <w:div w:id="215051535">
          <w:marLeft w:val="480"/>
          <w:marRight w:val="0"/>
          <w:marTop w:val="0"/>
          <w:marBottom w:val="0"/>
          <w:divBdr>
            <w:top w:val="none" w:sz="0" w:space="0" w:color="auto"/>
            <w:left w:val="none" w:sz="0" w:space="0" w:color="auto"/>
            <w:bottom w:val="none" w:sz="0" w:space="0" w:color="auto"/>
            <w:right w:val="none" w:sz="0" w:space="0" w:color="auto"/>
          </w:divBdr>
        </w:div>
        <w:div w:id="223375219">
          <w:marLeft w:val="480"/>
          <w:marRight w:val="0"/>
          <w:marTop w:val="0"/>
          <w:marBottom w:val="0"/>
          <w:divBdr>
            <w:top w:val="none" w:sz="0" w:space="0" w:color="auto"/>
            <w:left w:val="none" w:sz="0" w:space="0" w:color="auto"/>
            <w:bottom w:val="none" w:sz="0" w:space="0" w:color="auto"/>
            <w:right w:val="none" w:sz="0" w:space="0" w:color="auto"/>
          </w:divBdr>
        </w:div>
        <w:div w:id="259334875">
          <w:marLeft w:val="480"/>
          <w:marRight w:val="0"/>
          <w:marTop w:val="0"/>
          <w:marBottom w:val="0"/>
          <w:divBdr>
            <w:top w:val="none" w:sz="0" w:space="0" w:color="auto"/>
            <w:left w:val="none" w:sz="0" w:space="0" w:color="auto"/>
            <w:bottom w:val="none" w:sz="0" w:space="0" w:color="auto"/>
            <w:right w:val="none" w:sz="0" w:space="0" w:color="auto"/>
          </w:divBdr>
        </w:div>
        <w:div w:id="265701427">
          <w:marLeft w:val="480"/>
          <w:marRight w:val="0"/>
          <w:marTop w:val="0"/>
          <w:marBottom w:val="0"/>
          <w:divBdr>
            <w:top w:val="none" w:sz="0" w:space="0" w:color="auto"/>
            <w:left w:val="none" w:sz="0" w:space="0" w:color="auto"/>
            <w:bottom w:val="none" w:sz="0" w:space="0" w:color="auto"/>
            <w:right w:val="none" w:sz="0" w:space="0" w:color="auto"/>
          </w:divBdr>
        </w:div>
        <w:div w:id="294726758">
          <w:marLeft w:val="480"/>
          <w:marRight w:val="0"/>
          <w:marTop w:val="0"/>
          <w:marBottom w:val="0"/>
          <w:divBdr>
            <w:top w:val="none" w:sz="0" w:space="0" w:color="auto"/>
            <w:left w:val="none" w:sz="0" w:space="0" w:color="auto"/>
            <w:bottom w:val="none" w:sz="0" w:space="0" w:color="auto"/>
            <w:right w:val="none" w:sz="0" w:space="0" w:color="auto"/>
          </w:divBdr>
        </w:div>
        <w:div w:id="305554508">
          <w:marLeft w:val="480"/>
          <w:marRight w:val="0"/>
          <w:marTop w:val="0"/>
          <w:marBottom w:val="0"/>
          <w:divBdr>
            <w:top w:val="none" w:sz="0" w:space="0" w:color="auto"/>
            <w:left w:val="none" w:sz="0" w:space="0" w:color="auto"/>
            <w:bottom w:val="none" w:sz="0" w:space="0" w:color="auto"/>
            <w:right w:val="none" w:sz="0" w:space="0" w:color="auto"/>
          </w:divBdr>
        </w:div>
        <w:div w:id="306477229">
          <w:marLeft w:val="480"/>
          <w:marRight w:val="0"/>
          <w:marTop w:val="0"/>
          <w:marBottom w:val="0"/>
          <w:divBdr>
            <w:top w:val="none" w:sz="0" w:space="0" w:color="auto"/>
            <w:left w:val="none" w:sz="0" w:space="0" w:color="auto"/>
            <w:bottom w:val="none" w:sz="0" w:space="0" w:color="auto"/>
            <w:right w:val="none" w:sz="0" w:space="0" w:color="auto"/>
          </w:divBdr>
        </w:div>
        <w:div w:id="348532150">
          <w:marLeft w:val="480"/>
          <w:marRight w:val="0"/>
          <w:marTop w:val="0"/>
          <w:marBottom w:val="0"/>
          <w:divBdr>
            <w:top w:val="none" w:sz="0" w:space="0" w:color="auto"/>
            <w:left w:val="none" w:sz="0" w:space="0" w:color="auto"/>
            <w:bottom w:val="none" w:sz="0" w:space="0" w:color="auto"/>
            <w:right w:val="none" w:sz="0" w:space="0" w:color="auto"/>
          </w:divBdr>
        </w:div>
        <w:div w:id="354498613">
          <w:marLeft w:val="480"/>
          <w:marRight w:val="0"/>
          <w:marTop w:val="0"/>
          <w:marBottom w:val="0"/>
          <w:divBdr>
            <w:top w:val="none" w:sz="0" w:space="0" w:color="auto"/>
            <w:left w:val="none" w:sz="0" w:space="0" w:color="auto"/>
            <w:bottom w:val="none" w:sz="0" w:space="0" w:color="auto"/>
            <w:right w:val="none" w:sz="0" w:space="0" w:color="auto"/>
          </w:divBdr>
        </w:div>
        <w:div w:id="368337430">
          <w:marLeft w:val="480"/>
          <w:marRight w:val="0"/>
          <w:marTop w:val="0"/>
          <w:marBottom w:val="0"/>
          <w:divBdr>
            <w:top w:val="none" w:sz="0" w:space="0" w:color="auto"/>
            <w:left w:val="none" w:sz="0" w:space="0" w:color="auto"/>
            <w:bottom w:val="none" w:sz="0" w:space="0" w:color="auto"/>
            <w:right w:val="none" w:sz="0" w:space="0" w:color="auto"/>
          </w:divBdr>
        </w:div>
        <w:div w:id="377820918">
          <w:marLeft w:val="480"/>
          <w:marRight w:val="0"/>
          <w:marTop w:val="0"/>
          <w:marBottom w:val="0"/>
          <w:divBdr>
            <w:top w:val="none" w:sz="0" w:space="0" w:color="auto"/>
            <w:left w:val="none" w:sz="0" w:space="0" w:color="auto"/>
            <w:bottom w:val="none" w:sz="0" w:space="0" w:color="auto"/>
            <w:right w:val="none" w:sz="0" w:space="0" w:color="auto"/>
          </w:divBdr>
        </w:div>
        <w:div w:id="380592006">
          <w:marLeft w:val="480"/>
          <w:marRight w:val="0"/>
          <w:marTop w:val="0"/>
          <w:marBottom w:val="0"/>
          <w:divBdr>
            <w:top w:val="none" w:sz="0" w:space="0" w:color="auto"/>
            <w:left w:val="none" w:sz="0" w:space="0" w:color="auto"/>
            <w:bottom w:val="none" w:sz="0" w:space="0" w:color="auto"/>
            <w:right w:val="none" w:sz="0" w:space="0" w:color="auto"/>
          </w:divBdr>
        </w:div>
        <w:div w:id="398329867">
          <w:marLeft w:val="480"/>
          <w:marRight w:val="0"/>
          <w:marTop w:val="0"/>
          <w:marBottom w:val="0"/>
          <w:divBdr>
            <w:top w:val="none" w:sz="0" w:space="0" w:color="auto"/>
            <w:left w:val="none" w:sz="0" w:space="0" w:color="auto"/>
            <w:bottom w:val="none" w:sz="0" w:space="0" w:color="auto"/>
            <w:right w:val="none" w:sz="0" w:space="0" w:color="auto"/>
          </w:divBdr>
        </w:div>
        <w:div w:id="408620121">
          <w:marLeft w:val="480"/>
          <w:marRight w:val="0"/>
          <w:marTop w:val="0"/>
          <w:marBottom w:val="0"/>
          <w:divBdr>
            <w:top w:val="none" w:sz="0" w:space="0" w:color="auto"/>
            <w:left w:val="none" w:sz="0" w:space="0" w:color="auto"/>
            <w:bottom w:val="none" w:sz="0" w:space="0" w:color="auto"/>
            <w:right w:val="none" w:sz="0" w:space="0" w:color="auto"/>
          </w:divBdr>
        </w:div>
        <w:div w:id="421872903">
          <w:marLeft w:val="480"/>
          <w:marRight w:val="0"/>
          <w:marTop w:val="0"/>
          <w:marBottom w:val="0"/>
          <w:divBdr>
            <w:top w:val="none" w:sz="0" w:space="0" w:color="auto"/>
            <w:left w:val="none" w:sz="0" w:space="0" w:color="auto"/>
            <w:bottom w:val="none" w:sz="0" w:space="0" w:color="auto"/>
            <w:right w:val="none" w:sz="0" w:space="0" w:color="auto"/>
          </w:divBdr>
        </w:div>
        <w:div w:id="445202079">
          <w:marLeft w:val="480"/>
          <w:marRight w:val="0"/>
          <w:marTop w:val="0"/>
          <w:marBottom w:val="0"/>
          <w:divBdr>
            <w:top w:val="none" w:sz="0" w:space="0" w:color="auto"/>
            <w:left w:val="none" w:sz="0" w:space="0" w:color="auto"/>
            <w:bottom w:val="none" w:sz="0" w:space="0" w:color="auto"/>
            <w:right w:val="none" w:sz="0" w:space="0" w:color="auto"/>
          </w:divBdr>
        </w:div>
        <w:div w:id="452599275">
          <w:marLeft w:val="480"/>
          <w:marRight w:val="0"/>
          <w:marTop w:val="0"/>
          <w:marBottom w:val="0"/>
          <w:divBdr>
            <w:top w:val="none" w:sz="0" w:space="0" w:color="auto"/>
            <w:left w:val="none" w:sz="0" w:space="0" w:color="auto"/>
            <w:bottom w:val="none" w:sz="0" w:space="0" w:color="auto"/>
            <w:right w:val="none" w:sz="0" w:space="0" w:color="auto"/>
          </w:divBdr>
        </w:div>
        <w:div w:id="492912082">
          <w:marLeft w:val="480"/>
          <w:marRight w:val="0"/>
          <w:marTop w:val="0"/>
          <w:marBottom w:val="0"/>
          <w:divBdr>
            <w:top w:val="none" w:sz="0" w:space="0" w:color="auto"/>
            <w:left w:val="none" w:sz="0" w:space="0" w:color="auto"/>
            <w:bottom w:val="none" w:sz="0" w:space="0" w:color="auto"/>
            <w:right w:val="none" w:sz="0" w:space="0" w:color="auto"/>
          </w:divBdr>
        </w:div>
        <w:div w:id="514196247">
          <w:marLeft w:val="480"/>
          <w:marRight w:val="0"/>
          <w:marTop w:val="0"/>
          <w:marBottom w:val="0"/>
          <w:divBdr>
            <w:top w:val="none" w:sz="0" w:space="0" w:color="auto"/>
            <w:left w:val="none" w:sz="0" w:space="0" w:color="auto"/>
            <w:bottom w:val="none" w:sz="0" w:space="0" w:color="auto"/>
            <w:right w:val="none" w:sz="0" w:space="0" w:color="auto"/>
          </w:divBdr>
        </w:div>
        <w:div w:id="525605033">
          <w:marLeft w:val="480"/>
          <w:marRight w:val="0"/>
          <w:marTop w:val="0"/>
          <w:marBottom w:val="0"/>
          <w:divBdr>
            <w:top w:val="none" w:sz="0" w:space="0" w:color="auto"/>
            <w:left w:val="none" w:sz="0" w:space="0" w:color="auto"/>
            <w:bottom w:val="none" w:sz="0" w:space="0" w:color="auto"/>
            <w:right w:val="none" w:sz="0" w:space="0" w:color="auto"/>
          </w:divBdr>
        </w:div>
        <w:div w:id="569996131">
          <w:marLeft w:val="480"/>
          <w:marRight w:val="0"/>
          <w:marTop w:val="0"/>
          <w:marBottom w:val="0"/>
          <w:divBdr>
            <w:top w:val="none" w:sz="0" w:space="0" w:color="auto"/>
            <w:left w:val="none" w:sz="0" w:space="0" w:color="auto"/>
            <w:bottom w:val="none" w:sz="0" w:space="0" w:color="auto"/>
            <w:right w:val="none" w:sz="0" w:space="0" w:color="auto"/>
          </w:divBdr>
        </w:div>
        <w:div w:id="579753126">
          <w:marLeft w:val="480"/>
          <w:marRight w:val="0"/>
          <w:marTop w:val="0"/>
          <w:marBottom w:val="0"/>
          <w:divBdr>
            <w:top w:val="none" w:sz="0" w:space="0" w:color="auto"/>
            <w:left w:val="none" w:sz="0" w:space="0" w:color="auto"/>
            <w:bottom w:val="none" w:sz="0" w:space="0" w:color="auto"/>
            <w:right w:val="none" w:sz="0" w:space="0" w:color="auto"/>
          </w:divBdr>
        </w:div>
        <w:div w:id="589659260">
          <w:marLeft w:val="480"/>
          <w:marRight w:val="0"/>
          <w:marTop w:val="0"/>
          <w:marBottom w:val="0"/>
          <w:divBdr>
            <w:top w:val="none" w:sz="0" w:space="0" w:color="auto"/>
            <w:left w:val="none" w:sz="0" w:space="0" w:color="auto"/>
            <w:bottom w:val="none" w:sz="0" w:space="0" w:color="auto"/>
            <w:right w:val="none" w:sz="0" w:space="0" w:color="auto"/>
          </w:divBdr>
        </w:div>
        <w:div w:id="607350288">
          <w:marLeft w:val="480"/>
          <w:marRight w:val="0"/>
          <w:marTop w:val="0"/>
          <w:marBottom w:val="0"/>
          <w:divBdr>
            <w:top w:val="none" w:sz="0" w:space="0" w:color="auto"/>
            <w:left w:val="none" w:sz="0" w:space="0" w:color="auto"/>
            <w:bottom w:val="none" w:sz="0" w:space="0" w:color="auto"/>
            <w:right w:val="none" w:sz="0" w:space="0" w:color="auto"/>
          </w:divBdr>
        </w:div>
        <w:div w:id="615598347">
          <w:marLeft w:val="480"/>
          <w:marRight w:val="0"/>
          <w:marTop w:val="0"/>
          <w:marBottom w:val="0"/>
          <w:divBdr>
            <w:top w:val="none" w:sz="0" w:space="0" w:color="auto"/>
            <w:left w:val="none" w:sz="0" w:space="0" w:color="auto"/>
            <w:bottom w:val="none" w:sz="0" w:space="0" w:color="auto"/>
            <w:right w:val="none" w:sz="0" w:space="0" w:color="auto"/>
          </w:divBdr>
        </w:div>
        <w:div w:id="640036498">
          <w:marLeft w:val="480"/>
          <w:marRight w:val="0"/>
          <w:marTop w:val="0"/>
          <w:marBottom w:val="0"/>
          <w:divBdr>
            <w:top w:val="none" w:sz="0" w:space="0" w:color="auto"/>
            <w:left w:val="none" w:sz="0" w:space="0" w:color="auto"/>
            <w:bottom w:val="none" w:sz="0" w:space="0" w:color="auto"/>
            <w:right w:val="none" w:sz="0" w:space="0" w:color="auto"/>
          </w:divBdr>
        </w:div>
        <w:div w:id="646469479">
          <w:marLeft w:val="480"/>
          <w:marRight w:val="0"/>
          <w:marTop w:val="0"/>
          <w:marBottom w:val="0"/>
          <w:divBdr>
            <w:top w:val="none" w:sz="0" w:space="0" w:color="auto"/>
            <w:left w:val="none" w:sz="0" w:space="0" w:color="auto"/>
            <w:bottom w:val="none" w:sz="0" w:space="0" w:color="auto"/>
            <w:right w:val="none" w:sz="0" w:space="0" w:color="auto"/>
          </w:divBdr>
        </w:div>
        <w:div w:id="707533405">
          <w:marLeft w:val="480"/>
          <w:marRight w:val="0"/>
          <w:marTop w:val="0"/>
          <w:marBottom w:val="0"/>
          <w:divBdr>
            <w:top w:val="none" w:sz="0" w:space="0" w:color="auto"/>
            <w:left w:val="none" w:sz="0" w:space="0" w:color="auto"/>
            <w:bottom w:val="none" w:sz="0" w:space="0" w:color="auto"/>
            <w:right w:val="none" w:sz="0" w:space="0" w:color="auto"/>
          </w:divBdr>
        </w:div>
        <w:div w:id="715815285">
          <w:marLeft w:val="480"/>
          <w:marRight w:val="0"/>
          <w:marTop w:val="0"/>
          <w:marBottom w:val="0"/>
          <w:divBdr>
            <w:top w:val="none" w:sz="0" w:space="0" w:color="auto"/>
            <w:left w:val="none" w:sz="0" w:space="0" w:color="auto"/>
            <w:bottom w:val="none" w:sz="0" w:space="0" w:color="auto"/>
            <w:right w:val="none" w:sz="0" w:space="0" w:color="auto"/>
          </w:divBdr>
        </w:div>
        <w:div w:id="717556982">
          <w:marLeft w:val="480"/>
          <w:marRight w:val="0"/>
          <w:marTop w:val="0"/>
          <w:marBottom w:val="0"/>
          <w:divBdr>
            <w:top w:val="none" w:sz="0" w:space="0" w:color="auto"/>
            <w:left w:val="none" w:sz="0" w:space="0" w:color="auto"/>
            <w:bottom w:val="none" w:sz="0" w:space="0" w:color="auto"/>
            <w:right w:val="none" w:sz="0" w:space="0" w:color="auto"/>
          </w:divBdr>
        </w:div>
        <w:div w:id="718865070">
          <w:marLeft w:val="480"/>
          <w:marRight w:val="0"/>
          <w:marTop w:val="0"/>
          <w:marBottom w:val="0"/>
          <w:divBdr>
            <w:top w:val="none" w:sz="0" w:space="0" w:color="auto"/>
            <w:left w:val="none" w:sz="0" w:space="0" w:color="auto"/>
            <w:bottom w:val="none" w:sz="0" w:space="0" w:color="auto"/>
            <w:right w:val="none" w:sz="0" w:space="0" w:color="auto"/>
          </w:divBdr>
        </w:div>
        <w:div w:id="720402420">
          <w:marLeft w:val="480"/>
          <w:marRight w:val="0"/>
          <w:marTop w:val="0"/>
          <w:marBottom w:val="0"/>
          <w:divBdr>
            <w:top w:val="none" w:sz="0" w:space="0" w:color="auto"/>
            <w:left w:val="none" w:sz="0" w:space="0" w:color="auto"/>
            <w:bottom w:val="none" w:sz="0" w:space="0" w:color="auto"/>
            <w:right w:val="none" w:sz="0" w:space="0" w:color="auto"/>
          </w:divBdr>
        </w:div>
        <w:div w:id="736853684">
          <w:marLeft w:val="480"/>
          <w:marRight w:val="0"/>
          <w:marTop w:val="0"/>
          <w:marBottom w:val="0"/>
          <w:divBdr>
            <w:top w:val="none" w:sz="0" w:space="0" w:color="auto"/>
            <w:left w:val="none" w:sz="0" w:space="0" w:color="auto"/>
            <w:bottom w:val="none" w:sz="0" w:space="0" w:color="auto"/>
            <w:right w:val="none" w:sz="0" w:space="0" w:color="auto"/>
          </w:divBdr>
        </w:div>
        <w:div w:id="834077046">
          <w:marLeft w:val="480"/>
          <w:marRight w:val="0"/>
          <w:marTop w:val="0"/>
          <w:marBottom w:val="0"/>
          <w:divBdr>
            <w:top w:val="none" w:sz="0" w:space="0" w:color="auto"/>
            <w:left w:val="none" w:sz="0" w:space="0" w:color="auto"/>
            <w:bottom w:val="none" w:sz="0" w:space="0" w:color="auto"/>
            <w:right w:val="none" w:sz="0" w:space="0" w:color="auto"/>
          </w:divBdr>
        </w:div>
        <w:div w:id="867526170">
          <w:marLeft w:val="480"/>
          <w:marRight w:val="0"/>
          <w:marTop w:val="0"/>
          <w:marBottom w:val="0"/>
          <w:divBdr>
            <w:top w:val="none" w:sz="0" w:space="0" w:color="auto"/>
            <w:left w:val="none" w:sz="0" w:space="0" w:color="auto"/>
            <w:bottom w:val="none" w:sz="0" w:space="0" w:color="auto"/>
            <w:right w:val="none" w:sz="0" w:space="0" w:color="auto"/>
          </w:divBdr>
        </w:div>
        <w:div w:id="874579197">
          <w:marLeft w:val="480"/>
          <w:marRight w:val="0"/>
          <w:marTop w:val="0"/>
          <w:marBottom w:val="0"/>
          <w:divBdr>
            <w:top w:val="none" w:sz="0" w:space="0" w:color="auto"/>
            <w:left w:val="none" w:sz="0" w:space="0" w:color="auto"/>
            <w:bottom w:val="none" w:sz="0" w:space="0" w:color="auto"/>
            <w:right w:val="none" w:sz="0" w:space="0" w:color="auto"/>
          </w:divBdr>
        </w:div>
        <w:div w:id="978922309">
          <w:marLeft w:val="480"/>
          <w:marRight w:val="0"/>
          <w:marTop w:val="0"/>
          <w:marBottom w:val="0"/>
          <w:divBdr>
            <w:top w:val="none" w:sz="0" w:space="0" w:color="auto"/>
            <w:left w:val="none" w:sz="0" w:space="0" w:color="auto"/>
            <w:bottom w:val="none" w:sz="0" w:space="0" w:color="auto"/>
            <w:right w:val="none" w:sz="0" w:space="0" w:color="auto"/>
          </w:divBdr>
        </w:div>
        <w:div w:id="988286714">
          <w:marLeft w:val="480"/>
          <w:marRight w:val="0"/>
          <w:marTop w:val="0"/>
          <w:marBottom w:val="0"/>
          <w:divBdr>
            <w:top w:val="none" w:sz="0" w:space="0" w:color="auto"/>
            <w:left w:val="none" w:sz="0" w:space="0" w:color="auto"/>
            <w:bottom w:val="none" w:sz="0" w:space="0" w:color="auto"/>
            <w:right w:val="none" w:sz="0" w:space="0" w:color="auto"/>
          </w:divBdr>
        </w:div>
        <w:div w:id="1016344107">
          <w:marLeft w:val="480"/>
          <w:marRight w:val="0"/>
          <w:marTop w:val="0"/>
          <w:marBottom w:val="0"/>
          <w:divBdr>
            <w:top w:val="none" w:sz="0" w:space="0" w:color="auto"/>
            <w:left w:val="none" w:sz="0" w:space="0" w:color="auto"/>
            <w:bottom w:val="none" w:sz="0" w:space="0" w:color="auto"/>
            <w:right w:val="none" w:sz="0" w:space="0" w:color="auto"/>
          </w:divBdr>
        </w:div>
      </w:divsChild>
    </w:div>
    <w:div w:id="464205418">
      <w:bodyDiv w:val="1"/>
      <w:marLeft w:val="0"/>
      <w:marRight w:val="0"/>
      <w:marTop w:val="0"/>
      <w:marBottom w:val="0"/>
      <w:divBdr>
        <w:top w:val="none" w:sz="0" w:space="0" w:color="auto"/>
        <w:left w:val="none" w:sz="0" w:space="0" w:color="auto"/>
        <w:bottom w:val="none" w:sz="0" w:space="0" w:color="auto"/>
        <w:right w:val="none" w:sz="0" w:space="0" w:color="auto"/>
      </w:divBdr>
    </w:div>
    <w:div w:id="464274178">
      <w:bodyDiv w:val="1"/>
      <w:marLeft w:val="0"/>
      <w:marRight w:val="0"/>
      <w:marTop w:val="0"/>
      <w:marBottom w:val="0"/>
      <w:divBdr>
        <w:top w:val="none" w:sz="0" w:space="0" w:color="auto"/>
        <w:left w:val="none" w:sz="0" w:space="0" w:color="auto"/>
        <w:bottom w:val="none" w:sz="0" w:space="0" w:color="auto"/>
        <w:right w:val="none" w:sz="0" w:space="0" w:color="auto"/>
      </w:divBdr>
    </w:div>
    <w:div w:id="464811424">
      <w:bodyDiv w:val="1"/>
      <w:marLeft w:val="0"/>
      <w:marRight w:val="0"/>
      <w:marTop w:val="0"/>
      <w:marBottom w:val="0"/>
      <w:divBdr>
        <w:top w:val="none" w:sz="0" w:space="0" w:color="auto"/>
        <w:left w:val="none" w:sz="0" w:space="0" w:color="auto"/>
        <w:bottom w:val="none" w:sz="0" w:space="0" w:color="auto"/>
        <w:right w:val="none" w:sz="0" w:space="0" w:color="auto"/>
      </w:divBdr>
    </w:div>
    <w:div w:id="464934589">
      <w:bodyDiv w:val="1"/>
      <w:marLeft w:val="0"/>
      <w:marRight w:val="0"/>
      <w:marTop w:val="0"/>
      <w:marBottom w:val="0"/>
      <w:divBdr>
        <w:top w:val="none" w:sz="0" w:space="0" w:color="auto"/>
        <w:left w:val="none" w:sz="0" w:space="0" w:color="auto"/>
        <w:bottom w:val="none" w:sz="0" w:space="0" w:color="auto"/>
        <w:right w:val="none" w:sz="0" w:space="0" w:color="auto"/>
      </w:divBdr>
    </w:div>
    <w:div w:id="465048912">
      <w:bodyDiv w:val="1"/>
      <w:marLeft w:val="0"/>
      <w:marRight w:val="0"/>
      <w:marTop w:val="0"/>
      <w:marBottom w:val="0"/>
      <w:divBdr>
        <w:top w:val="none" w:sz="0" w:space="0" w:color="auto"/>
        <w:left w:val="none" w:sz="0" w:space="0" w:color="auto"/>
        <w:bottom w:val="none" w:sz="0" w:space="0" w:color="auto"/>
        <w:right w:val="none" w:sz="0" w:space="0" w:color="auto"/>
      </w:divBdr>
    </w:div>
    <w:div w:id="465051329">
      <w:bodyDiv w:val="1"/>
      <w:marLeft w:val="0"/>
      <w:marRight w:val="0"/>
      <w:marTop w:val="0"/>
      <w:marBottom w:val="0"/>
      <w:divBdr>
        <w:top w:val="none" w:sz="0" w:space="0" w:color="auto"/>
        <w:left w:val="none" w:sz="0" w:space="0" w:color="auto"/>
        <w:bottom w:val="none" w:sz="0" w:space="0" w:color="auto"/>
        <w:right w:val="none" w:sz="0" w:space="0" w:color="auto"/>
      </w:divBdr>
    </w:div>
    <w:div w:id="465201820">
      <w:bodyDiv w:val="1"/>
      <w:marLeft w:val="0"/>
      <w:marRight w:val="0"/>
      <w:marTop w:val="0"/>
      <w:marBottom w:val="0"/>
      <w:divBdr>
        <w:top w:val="none" w:sz="0" w:space="0" w:color="auto"/>
        <w:left w:val="none" w:sz="0" w:space="0" w:color="auto"/>
        <w:bottom w:val="none" w:sz="0" w:space="0" w:color="auto"/>
        <w:right w:val="none" w:sz="0" w:space="0" w:color="auto"/>
      </w:divBdr>
    </w:div>
    <w:div w:id="465203488">
      <w:bodyDiv w:val="1"/>
      <w:marLeft w:val="0"/>
      <w:marRight w:val="0"/>
      <w:marTop w:val="0"/>
      <w:marBottom w:val="0"/>
      <w:divBdr>
        <w:top w:val="none" w:sz="0" w:space="0" w:color="auto"/>
        <w:left w:val="none" w:sz="0" w:space="0" w:color="auto"/>
        <w:bottom w:val="none" w:sz="0" w:space="0" w:color="auto"/>
        <w:right w:val="none" w:sz="0" w:space="0" w:color="auto"/>
      </w:divBdr>
    </w:div>
    <w:div w:id="465390260">
      <w:bodyDiv w:val="1"/>
      <w:marLeft w:val="0"/>
      <w:marRight w:val="0"/>
      <w:marTop w:val="0"/>
      <w:marBottom w:val="0"/>
      <w:divBdr>
        <w:top w:val="none" w:sz="0" w:space="0" w:color="auto"/>
        <w:left w:val="none" w:sz="0" w:space="0" w:color="auto"/>
        <w:bottom w:val="none" w:sz="0" w:space="0" w:color="auto"/>
        <w:right w:val="none" w:sz="0" w:space="0" w:color="auto"/>
      </w:divBdr>
    </w:div>
    <w:div w:id="466052830">
      <w:bodyDiv w:val="1"/>
      <w:marLeft w:val="0"/>
      <w:marRight w:val="0"/>
      <w:marTop w:val="0"/>
      <w:marBottom w:val="0"/>
      <w:divBdr>
        <w:top w:val="none" w:sz="0" w:space="0" w:color="auto"/>
        <w:left w:val="none" w:sz="0" w:space="0" w:color="auto"/>
        <w:bottom w:val="none" w:sz="0" w:space="0" w:color="auto"/>
        <w:right w:val="none" w:sz="0" w:space="0" w:color="auto"/>
      </w:divBdr>
    </w:div>
    <w:div w:id="467474271">
      <w:bodyDiv w:val="1"/>
      <w:marLeft w:val="0"/>
      <w:marRight w:val="0"/>
      <w:marTop w:val="0"/>
      <w:marBottom w:val="0"/>
      <w:divBdr>
        <w:top w:val="none" w:sz="0" w:space="0" w:color="auto"/>
        <w:left w:val="none" w:sz="0" w:space="0" w:color="auto"/>
        <w:bottom w:val="none" w:sz="0" w:space="0" w:color="auto"/>
        <w:right w:val="none" w:sz="0" w:space="0" w:color="auto"/>
      </w:divBdr>
    </w:div>
    <w:div w:id="467478387">
      <w:bodyDiv w:val="1"/>
      <w:marLeft w:val="0"/>
      <w:marRight w:val="0"/>
      <w:marTop w:val="0"/>
      <w:marBottom w:val="0"/>
      <w:divBdr>
        <w:top w:val="none" w:sz="0" w:space="0" w:color="auto"/>
        <w:left w:val="none" w:sz="0" w:space="0" w:color="auto"/>
        <w:bottom w:val="none" w:sz="0" w:space="0" w:color="auto"/>
        <w:right w:val="none" w:sz="0" w:space="0" w:color="auto"/>
      </w:divBdr>
    </w:div>
    <w:div w:id="467624084">
      <w:bodyDiv w:val="1"/>
      <w:marLeft w:val="0"/>
      <w:marRight w:val="0"/>
      <w:marTop w:val="0"/>
      <w:marBottom w:val="0"/>
      <w:divBdr>
        <w:top w:val="none" w:sz="0" w:space="0" w:color="auto"/>
        <w:left w:val="none" w:sz="0" w:space="0" w:color="auto"/>
        <w:bottom w:val="none" w:sz="0" w:space="0" w:color="auto"/>
        <w:right w:val="none" w:sz="0" w:space="0" w:color="auto"/>
      </w:divBdr>
    </w:div>
    <w:div w:id="468398952">
      <w:bodyDiv w:val="1"/>
      <w:marLeft w:val="0"/>
      <w:marRight w:val="0"/>
      <w:marTop w:val="0"/>
      <w:marBottom w:val="0"/>
      <w:divBdr>
        <w:top w:val="none" w:sz="0" w:space="0" w:color="auto"/>
        <w:left w:val="none" w:sz="0" w:space="0" w:color="auto"/>
        <w:bottom w:val="none" w:sz="0" w:space="0" w:color="auto"/>
        <w:right w:val="none" w:sz="0" w:space="0" w:color="auto"/>
      </w:divBdr>
    </w:div>
    <w:div w:id="468521642">
      <w:bodyDiv w:val="1"/>
      <w:marLeft w:val="0"/>
      <w:marRight w:val="0"/>
      <w:marTop w:val="0"/>
      <w:marBottom w:val="0"/>
      <w:divBdr>
        <w:top w:val="none" w:sz="0" w:space="0" w:color="auto"/>
        <w:left w:val="none" w:sz="0" w:space="0" w:color="auto"/>
        <w:bottom w:val="none" w:sz="0" w:space="0" w:color="auto"/>
        <w:right w:val="none" w:sz="0" w:space="0" w:color="auto"/>
      </w:divBdr>
    </w:div>
    <w:div w:id="468674628">
      <w:bodyDiv w:val="1"/>
      <w:marLeft w:val="0"/>
      <w:marRight w:val="0"/>
      <w:marTop w:val="0"/>
      <w:marBottom w:val="0"/>
      <w:divBdr>
        <w:top w:val="none" w:sz="0" w:space="0" w:color="auto"/>
        <w:left w:val="none" w:sz="0" w:space="0" w:color="auto"/>
        <w:bottom w:val="none" w:sz="0" w:space="0" w:color="auto"/>
        <w:right w:val="none" w:sz="0" w:space="0" w:color="auto"/>
      </w:divBdr>
    </w:div>
    <w:div w:id="468715573">
      <w:bodyDiv w:val="1"/>
      <w:marLeft w:val="0"/>
      <w:marRight w:val="0"/>
      <w:marTop w:val="0"/>
      <w:marBottom w:val="0"/>
      <w:divBdr>
        <w:top w:val="none" w:sz="0" w:space="0" w:color="auto"/>
        <w:left w:val="none" w:sz="0" w:space="0" w:color="auto"/>
        <w:bottom w:val="none" w:sz="0" w:space="0" w:color="auto"/>
        <w:right w:val="none" w:sz="0" w:space="0" w:color="auto"/>
      </w:divBdr>
      <w:divsChild>
        <w:div w:id="39481330">
          <w:marLeft w:val="480"/>
          <w:marRight w:val="0"/>
          <w:marTop w:val="0"/>
          <w:marBottom w:val="0"/>
          <w:divBdr>
            <w:top w:val="none" w:sz="0" w:space="0" w:color="auto"/>
            <w:left w:val="none" w:sz="0" w:space="0" w:color="auto"/>
            <w:bottom w:val="none" w:sz="0" w:space="0" w:color="auto"/>
            <w:right w:val="none" w:sz="0" w:space="0" w:color="auto"/>
          </w:divBdr>
        </w:div>
        <w:div w:id="61175477">
          <w:marLeft w:val="480"/>
          <w:marRight w:val="0"/>
          <w:marTop w:val="0"/>
          <w:marBottom w:val="0"/>
          <w:divBdr>
            <w:top w:val="none" w:sz="0" w:space="0" w:color="auto"/>
            <w:left w:val="none" w:sz="0" w:space="0" w:color="auto"/>
            <w:bottom w:val="none" w:sz="0" w:space="0" w:color="auto"/>
            <w:right w:val="none" w:sz="0" w:space="0" w:color="auto"/>
          </w:divBdr>
        </w:div>
        <w:div w:id="88626067">
          <w:marLeft w:val="480"/>
          <w:marRight w:val="0"/>
          <w:marTop w:val="0"/>
          <w:marBottom w:val="0"/>
          <w:divBdr>
            <w:top w:val="none" w:sz="0" w:space="0" w:color="auto"/>
            <w:left w:val="none" w:sz="0" w:space="0" w:color="auto"/>
            <w:bottom w:val="none" w:sz="0" w:space="0" w:color="auto"/>
            <w:right w:val="none" w:sz="0" w:space="0" w:color="auto"/>
          </w:divBdr>
        </w:div>
        <w:div w:id="103158350">
          <w:marLeft w:val="480"/>
          <w:marRight w:val="0"/>
          <w:marTop w:val="0"/>
          <w:marBottom w:val="0"/>
          <w:divBdr>
            <w:top w:val="none" w:sz="0" w:space="0" w:color="auto"/>
            <w:left w:val="none" w:sz="0" w:space="0" w:color="auto"/>
            <w:bottom w:val="none" w:sz="0" w:space="0" w:color="auto"/>
            <w:right w:val="none" w:sz="0" w:space="0" w:color="auto"/>
          </w:divBdr>
        </w:div>
        <w:div w:id="110517086">
          <w:marLeft w:val="480"/>
          <w:marRight w:val="0"/>
          <w:marTop w:val="0"/>
          <w:marBottom w:val="0"/>
          <w:divBdr>
            <w:top w:val="none" w:sz="0" w:space="0" w:color="auto"/>
            <w:left w:val="none" w:sz="0" w:space="0" w:color="auto"/>
            <w:bottom w:val="none" w:sz="0" w:space="0" w:color="auto"/>
            <w:right w:val="none" w:sz="0" w:space="0" w:color="auto"/>
          </w:divBdr>
        </w:div>
        <w:div w:id="199822150">
          <w:marLeft w:val="480"/>
          <w:marRight w:val="0"/>
          <w:marTop w:val="0"/>
          <w:marBottom w:val="0"/>
          <w:divBdr>
            <w:top w:val="none" w:sz="0" w:space="0" w:color="auto"/>
            <w:left w:val="none" w:sz="0" w:space="0" w:color="auto"/>
            <w:bottom w:val="none" w:sz="0" w:space="0" w:color="auto"/>
            <w:right w:val="none" w:sz="0" w:space="0" w:color="auto"/>
          </w:divBdr>
        </w:div>
        <w:div w:id="214126726">
          <w:marLeft w:val="480"/>
          <w:marRight w:val="0"/>
          <w:marTop w:val="0"/>
          <w:marBottom w:val="0"/>
          <w:divBdr>
            <w:top w:val="none" w:sz="0" w:space="0" w:color="auto"/>
            <w:left w:val="none" w:sz="0" w:space="0" w:color="auto"/>
            <w:bottom w:val="none" w:sz="0" w:space="0" w:color="auto"/>
            <w:right w:val="none" w:sz="0" w:space="0" w:color="auto"/>
          </w:divBdr>
        </w:div>
        <w:div w:id="230313391">
          <w:marLeft w:val="480"/>
          <w:marRight w:val="0"/>
          <w:marTop w:val="0"/>
          <w:marBottom w:val="0"/>
          <w:divBdr>
            <w:top w:val="none" w:sz="0" w:space="0" w:color="auto"/>
            <w:left w:val="none" w:sz="0" w:space="0" w:color="auto"/>
            <w:bottom w:val="none" w:sz="0" w:space="0" w:color="auto"/>
            <w:right w:val="none" w:sz="0" w:space="0" w:color="auto"/>
          </w:divBdr>
        </w:div>
        <w:div w:id="327028380">
          <w:marLeft w:val="480"/>
          <w:marRight w:val="0"/>
          <w:marTop w:val="0"/>
          <w:marBottom w:val="0"/>
          <w:divBdr>
            <w:top w:val="none" w:sz="0" w:space="0" w:color="auto"/>
            <w:left w:val="none" w:sz="0" w:space="0" w:color="auto"/>
            <w:bottom w:val="none" w:sz="0" w:space="0" w:color="auto"/>
            <w:right w:val="none" w:sz="0" w:space="0" w:color="auto"/>
          </w:divBdr>
        </w:div>
        <w:div w:id="375278805">
          <w:marLeft w:val="480"/>
          <w:marRight w:val="0"/>
          <w:marTop w:val="0"/>
          <w:marBottom w:val="0"/>
          <w:divBdr>
            <w:top w:val="none" w:sz="0" w:space="0" w:color="auto"/>
            <w:left w:val="none" w:sz="0" w:space="0" w:color="auto"/>
            <w:bottom w:val="none" w:sz="0" w:space="0" w:color="auto"/>
            <w:right w:val="none" w:sz="0" w:space="0" w:color="auto"/>
          </w:divBdr>
        </w:div>
        <w:div w:id="397478549">
          <w:marLeft w:val="480"/>
          <w:marRight w:val="0"/>
          <w:marTop w:val="0"/>
          <w:marBottom w:val="0"/>
          <w:divBdr>
            <w:top w:val="none" w:sz="0" w:space="0" w:color="auto"/>
            <w:left w:val="none" w:sz="0" w:space="0" w:color="auto"/>
            <w:bottom w:val="none" w:sz="0" w:space="0" w:color="auto"/>
            <w:right w:val="none" w:sz="0" w:space="0" w:color="auto"/>
          </w:divBdr>
        </w:div>
        <w:div w:id="464852795">
          <w:marLeft w:val="480"/>
          <w:marRight w:val="0"/>
          <w:marTop w:val="0"/>
          <w:marBottom w:val="0"/>
          <w:divBdr>
            <w:top w:val="none" w:sz="0" w:space="0" w:color="auto"/>
            <w:left w:val="none" w:sz="0" w:space="0" w:color="auto"/>
            <w:bottom w:val="none" w:sz="0" w:space="0" w:color="auto"/>
            <w:right w:val="none" w:sz="0" w:space="0" w:color="auto"/>
          </w:divBdr>
        </w:div>
        <w:div w:id="537398411">
          <w:marLeft w:val="480"/>
          <w:marRight w:val="0"/>
          <w:marTop w:val="0"/>
          <w:marBottom w:val="0"/>
          <w:divBdr>
            <w:top w:val="none" w:sz="0" w:space="0" w:color="auto"/>
            <w:left w:val="none" w:sz="0" w:space="0" w:color="auto"/>
            <w:bottom w:val="none" w:sz="0" w:space="0" w:color="auto"/>
            <w:right w:val="none" w:sz="0" w:space="0" w:color="auto"/>
          </w:divBdr>
        </w:div>
        <w:div w:id="560748097">
          <w:marLeft w:val="480"/>
          <w:marRight w:val="0"/>
          <w:marTop w:val="0"/>
          <w:marBottom w:val="0"/>
          <w:divBdr>
            <w:top w:val="none" w:sz="0" w:space="0" w:color="auto"/>
            <w:left w:val="none" w:sz="0" w:space="0" w:color="auto"/>
            <w:bottom w:val="none" w:sz="0" w:space="0" w:color="auto"/>
            <w:right w:val="none" w:sz="0" w:space="0" w:color="auto"/>
          </w:divBdr>
        </w:div>
        <w:div w:id="567375012">
          <w:marLeft w:val="480"/>
          <w:marRight w:val="0"/>
          <w:marTop w:val="0"/>
          <w:marBottom w:val="0"/>
          <w:divBdr>
            <w:top w:val="none" w:sz="0" w:space="0" w:color="auto"/>
            <w:left w:val="none" w:sz="0" w:space="0" w:color="auto"/>
            <w:bottom w:val="none" w:sz="0" w:space="0" w:color="auto"/>
            <w:right w:val="none" w:sz="0" w:space="0" w:color="auto"/>
          </w:divBdr>
        </w:div>
        <w:div w:id="590704037">
          <w:marLeft w:val="480"/>
          <w:marRight w:val="0"/>
          <w:marTop w:val="0"/>
          <w:marBottom w:val="0"/>
          <w:divBdr>
            <w:top w:val="none" w:sz="0" w:space="0" w:color="auto"/>
            <w:left w:val="none" w:sz="0" w:space="0" w:color="auto"/>
            <w:bottom w:val="none" w:sz="0" w:space="0" w:color="auto"/>
            <w:right w:val="none" w:sz="0" w:space="0" w:color="auto"/>
          </w:divBdr>
        </w:div>
        <w:div w:id="597565672">
          <w:marLeft w:val="480"/>
          <w:marRight w:val="0"/>
          <w:marTop w:val="0"/>
          <w:marBottom w:val="0"/>
          <w:divBdr>
            <w:top w:val="none" w:sz="0" w:space="0" w:color="auto"/>
            <w:left w:val="none" w:sz="0" w:space="0" w:color="auto"/>
            <w:bottom w:val="none" w:sz="0" w:space="0" w:color="auto"/>
            <w:right w:val="none" w:sz="0" w:space="0" w:color="auto"/>
          </w:divBdr>
        </w:div>
        <w:div w:id="646477962">
          <w:marLeft w:val="480"/>
          <w:marRight w:val="0"/>
          <w:marTop w:val="0"/>
          <w:marBottom w:val="0"/>
          <w:divBdr>
            <w:top w:val="none" w:sz="0" w:space="0" w:color="auto"/>
            <w:left w:val="none" w:sz="0" w:space="0" w:color="auto"/>
            <w:bottom w:val="none" w:sz="0" w:space="0" w:color="auto"/>
            <w:right w:val="none" w:sz="0" w:space="0" w:color="auto"/>
          </w:divBdr>
        </w:div>
        <w:div w:id="656423434">
          <w:marLeft w:val="480"/>
          <w:marRight w:val="0"/>
          <w:marTop w:val="0"/>
          <w:marBottom w:val="0"/>
          <w:divBdr>
            <w:top w:val="none" w:sz="0" w:space="0" w:color="auto"/>
            <w:left w:val="none" w:sz="0" w:space="0" w:color="auto"/>
            <w:bottom w:val="none" w:sz="0" w:space="0" w:color="auto"/>
            <w:right w:val="none" w:sz="0" w:space="0" w:color="auto"/>
          </w:divBdr>
        </w:div>
        <w:div w:id="680546532">
          <w:marLeft w:val="480"/>
          <w:marRight w:val="0"/>
          <w:marTop w:val="0"/>
          <w:marBottom w:val="0"/>
          <w:divBdr>
            <w:top w:val="none" w:sz="0" w:space="0" w:color="auto"/>
            <w:left w:val="none" w:sz="0" w:space="0" w:color="auto"/>
            <w:bottom w:val="none" w:sz="0" w:space="0" w:color="auto"/>
            <w:right w:val="none" w:sz="0" w:space="0" w:color="auto"/>
          </w:divBdr>
        </w:div>
        <w:div w:id="701056837">
          <w:marLeft w:val="480"/>
          <w:marRight w:val="0"/>
          <w:marTop w:val="0"/>
          <w:marBottom w:val="0"/>
          <w:divBdr>
            <w:top w:val="none" w:sz="0" w:space="0" w:color="auto"/>
            <w:left w:val="none" w:sz="0" w:space="0" w:color="auto"/>
            <w:bottom w:val="none" w:sz="0" w:space="0" w:color="auto"/>
            <w:right w:val="none" w:sz="0" w:space="0" w:color="auto"/>
          </w:divBdr>
        </w:div>
        <w:div w:id="723136801">
          <w:marLeft w:val="480"/>
          <w:marRight w:val="0"/>
          <w:marTop w:val="0"/>
          <w:marBottom w:val="0"/>
          <w:divBdr>
            <w:top w:val="none" w:sz="0" w:space="0" w:color="auto"/>
            <w:left w:val="none" w:sz="0" w:space="0" w:color="auto"/>
            <w:bottom w:val="none" w:sz="0" w:space="0" w:color="auto"/>
            <w:right w:val="none" w:sz="0" w:space="0" w:color="auto"/>
          </w:divBdr>
        </w:div>
        <w:div w:id="724304983">
          <w:marLeft w:val="480"/>
          <w:marRight w:val="0"/>
          <w:marTop w:val="0"/>
          <w:marBottom w:val="0"/>
          <w:divBdr>
            <w:top w:val="none" w:sz="0" w:space="0" w:color="auto"/>
            <w:left w:val="none" w:sz="0" w:space="0" w:color="auto"/>
            <w:bottom w:val="none" w:sz="0" w:space="0" w:color="auto"/>
            <w:right w:val="none" w:sz="0" w:space="0" w:color="auto"/>
          </w:divBdr>
        </w:div>
        <w:div w:id="739865058">
          <w:marLeft w:val="480"/>
          <w:marRight w:val="0"/>
          <w:marTop w:val="0"/>
          <w:marBottom w:val="0"/>
          <w:divBdr>
            <w:top w:val="none" w:sz="0" w:space="0" w:color="auto"/>
            <w:left w:val="none" w:sz="0" w:space="0" w:color="auto"/>
            <w:bottom w:val="none" w:sz="0" w:space="0" w:color="auto"/>
            <w:right w:val="none" w:sz="0" w:space="0" w:color="auto"/>
          </w:divBdr>
        </w:div>
        <w:div w:id="772015487">
          <w:marLeft w:val="480"/>
          <w:marRight w:val="0"/>
          <w:marTop w:val="0"/>
          <w:marBottom w:val="0"/>
          <w:divBdr>
            <w:top w:val="none" w:sz="0" w:space="0" w:color="auto"/>
            <w:left w:val="none" w:sz="0" w:space="0" w:color="auto"/>
            <w:bottom w:val="none" w:sz="0" w:space="0" w:color="auto"/>
            <w:right w:val="none" w:sz="0" w:space="0" w:color="auto"/>
          </w:divBdr>
        </w:div>
        <w:div w:id="858855834">
          <w:marLeft w:val="480"/>
          <w:marRight w:val="0"/>
          <w:marTop w:val="0"/>
          <w:marBottom w:val="0"/>
          <w:divBdr>
            <w:top w:val="none" w:sz="0" w:space="0" w:color="auto"/>
            <w:left w:val="none" w:sz="0" w:space="0" w:color="auto"/>
            <w:bottom w:val="none" w:sz="0" w:space="0" w:color="auto"/>
            <w:right w:val="none" w:sz="0" w:space="0" w:color="auto"/>
          </w:divBdr>
        </w:div>
        <w:div w:id="861361616">
          <w:marLeft w:val="480"/>
          <w:marRight w:val="0"/>
          <w:marTop w:val="0"/>
          <w:marBottom w:val="0"/>
          <w:divBdr>
            <w:top w:val="none" w:sz="0" w:space="0" w:color="auto"/>
            <w:left w:val="none" w:sz="0" w:space="0" w:color="auto"/>
            <w:bottom w:val="none" w:sz="0" w:space="0" w:color="auto"/>
            <w:right w:val="none" w:sz="0" w:space="0" w:color="auto"/>
          </w:divBdr>
        </w:div>
        <w:div w:id="881287699">
          <w:marLeft w:val="480"/>
          <w:marRight w:val="0"/>
          <w:marTop w:val="0"/>
          <w:marBottom w:val="0"/>
          <w:divBdr>
            <w:top w:val="none" w:sz="0" w:space="0" w:color="auto"/>
            <w:left w:val="none" w:sz="0" w:space="0" w:color="auto"/>
            <w:bottom w:val="none" w:sz="0" w:space="0" w:color="auto"/>
            <w:right w:val="none" w:sz="0" w:space="0" w:color="auto"/>
          </w:divBdr>
        </w:div>
        <w:div w:id="915895082">
          <w:marLeft w:val="480"/>
          <w:marRight w:val="0"/>
          <w:marTop w:val="0"/>
          <w:marBottom w:val="0"/>
          <w:divBdr>
            <w:top w:val="none" w:sz="0" w:space="0" w:color="auto"/>
            <w:left w:val="none" w:sz="0" w:space="0" w:color="auto"/>
            <w:bottom w:val="none" w:sz="0" w:space="0" w:color="auto"/>
            <w:right w:val="none" w:sz="0" w:space="0" w:color="auto"/>
          </w:divBdr>
        </w:div>
        <w:div w:id="921261580">
          <w:marLeft w:val="480"/>
          <w:marRight w:val="0"/>
          <w:marTop w:val="0"/>
          <w:marBottom w:val="0"/>
          <w:divBdr>
            <w:top w:val="none" w:sz="0" w:space="0" w:color="auto"/>
            <w:left w:val="none" w:sz="0" w:space="0" w:color="auto"/>
            <w:bottom w:val="none" w:sz="0" w:space="0" w:color="auto"/>
            <w:right w:val="none" w:sz="0" w:space="0" w:color="auto"/>
          </w:divBdr>
        </w:div>
        <w:div w:id="921378325">
          <w:marLeft w:val="480"/>
          <w:marRight w:val="0"/>
          <w:marTop w:val="0"/>
          <w:marBottom w:val="0"/>
          <w:divBdr>
            <w:top w:val="none" w:sz="0" w:space="0" w:color="auto"/>
            <w:left w:val="none" w:sz="0" w:space="0" w:color="auto"/>
            <w:bottom w:val="none" w:sz="0" w:space="0" w:color="auto"/>
            <w:right w:val="none" w:sz="0" w:space="0" w:color="auto"/>
          </w:divBdr>
        </w:div>
        <w:div w:id="938369092">
          <w:marLeft w:val="480"/>
          <w:marRight w:val="0"/>
          <w:marTop w:val="0"/>
          <w:marBottom w:val="0"/>
          <w:divBdr>
            <w:top w:val="none" w:sz="0" w:space="0" w:color="auto"/>
            <w:left w:val="none" w:sz="0" w:space="0" w:color="auto"/>
            <w:bottom w:val="none" w:sz="0" w:space="0" w:color="auto"/>
            <w:right w:val="none" w:sz="0" w:space="0" w:color="auto"/>
          </w:divBdr>
        </w:div>
        <w:div w:id="963385302">
          <w:marLeft w:val="480"/>
          <w:marRight w:val="0"/>
          <w:marTop w:val="0"/>
          <w:marBottom w:val="0"/>
          <w:divBdr>
            <w:top w:val="none" w:sz="0" w:space="0" w:color="auto"/>
            <w:left w:val="none" w:sz="0" w:space="0" w:color="auto"/>
            <w:bottom w:val="none" w:sz="0" w:space="0" w:color="auto"/>
            <w:right w:val="none" w:sz="0" w:space="0" w:color="auto"/>
          </w:divBdr>
        </w:div>
      </w:divsChild>
    </w:div>
    <w:div w:id="468938035">
      <w:bodyDiv w:val="1"/>
      <w:marLeft w:val="0"/>
      <w:marRight w:val="0"/>
      <w:marTop w:val="0"/>
      <w:marBottom w:val="0"/>
      <w:divBdr>
        <w:top w:val="none" w:sz="0" w:space="0" w:color="auto"/>
        <w:left w:val="none" w:sz="0" w:space="0" w:color="auto"/>
        <w:bottom w:val="none" w:sz="0" w:space="0" w:color="auto"/>
        <w:right w:val="none" w:sz="0" w:space="0" w:color="auto"/>
      </w:divBdr>
    </w:div>
    <w:div w:id="469324752">
      <w:bodyDiv w:val="1"/>
      <w:marLeft w:val="0"/>
      <w:marRight w:val="0"/>
      <w:marTop w:val="0"/>
      <w:marBottom w:val="0"/>
      <w:divBdr>
        <w:top w:val="none" w:sz="0" w:space="0" w:color="auto"/>
        <w:left w:val="none" w:sz="0" w:space="0" w:color="auto"/>
        <w:bottom w:val="none" w:sz="0" w:space="0" w:color="auto"/>
        <w:right w:val="none" w:sz="0" w:space="0" w:color="auto"/>
      </w:divBdr>
    </w:div>
    <w:div w:id="469712754">
      <w:bodyDiv w:val="1"/>
      <w:marLeft w:val="0"/>
      <w:marRight w:val="0"/>
      <w:marTop w:val="0"/>
      <w:marBottom w:val="0"/>
      <w:divBdr>
        <w:top w:val="none" w:sz="0" w:space="0" w:color="auto"/>
        <w:left w:val="none" w:sz="0" w:space="0" w:color="auto"/>
        <w:bottom w:val="none" w:sz="0" w:space="0" w:color="auto"/>
        <w:right w:val="none" w:sz="0" w:space="0" w:color="auto"/>
      </w:divBdr>
    </w:div>
    <w:div w:id="470296101">
      <w:bodyDiv w:val="1"/>
      <w:marLeft w:val="0"/>
      <w:marRight w:val="0"/>
      <w:marTop w:val="0"/>
      <w:marBottom w:val="0"/>
      <w:divBdr>
        <w:top w:val="none" w:sz="0" w:space="0" w:color="auto"/>
        <w:left w:val="none" w:sz="0" w:space="0" w:color="auto"/>
        <w:bottom w:val="none" w:sz="0" w:space="0" w:color="auto"/>
        <w:right w:val="none" w:sz="0" w:space="0" w:color="auto"/>
      </w:divBdr>
    </w:div>
    <w:div w:id="470364193">
      <w:bodyDiv w:val="1"/>
      <w:marLeft w:val="0"/>
      <w:marRight w:val="0"/>
      <w:marTop w:val="0"/>
      <w:marBottom w:val="0"/>
      <w:divBdr>
        <w:top w:val="none" w:sz="0" w:space="0" w:color="auto"/>
        <w:left w:val="none" w:sz="0" w:space="0" w:color="auto"/>
        <w:bottom w:val="none" w:sz="0" w:space="0" w:color="auto"/>
        <w:right w:val="none" w:sz="0" w:space="0" w:color="auto"/>
      </w:divBdr>
      <w:divsChild>
        <w:div w:id="30617209">
          <w:marLeft w:val="480"/>
          <w:marRight w:val="0"/>
          <w:marTop w:val="0"/>
          <w:marBottom w:val="0"/>
          <w:divBdr>
            <w:top w:val="none" w:sz="0" w:space="0" w:color="auto"/>
            <w:left w:val="none" w:sz="0" w:space="0" w:color="auto"/>
            <w:bottom w:val="none" w:sz="0" w:space="0" w:color="auto"/>
            <w:right w:val="none" w:sz="0" w:space="0" w:color="auto"/>
          </w:divBdr>
        </w:div>
        <w:div w:id="43524014">
          <w:marLeft w:val="480"/>
          <w:marRight w:val="0"/>
          <w:marTop w:val="0"/>
          <w:marBottom w:val="0"/>
          <w:divBdr>
            <w:top w:val="none" w:sz="0" w:space="0" w:color="auto"/>
            <w:left w:val="none" w:sz="0" w:space="0" w:color="auto"/>
            <w:bottom w:val="none" w:sz="0" w:space="0" w:color="auto"/>
            <w:right w:val="none" w:sz="0" w:space="0" w:color="auto"/>
          </w:divBdr>
        </w:div>
        <w:div w:id="63795695">
          <w:marLeft w:val="480"/>
          <w:marRight w:val="0"/>
          <w:marTop w:val="0"/>
          <w:marBottom w:val="0"/>
          <w:divBdr>
            <w:top w:val="none" w:sz="0" w:space="0" w:color="auto"/>
            <w:left w:val="none" w:sz="0" w:space="0" w:color="auto"/>
            <w:bottom w:val="none" w:sz="0" w:space="0" w:color="auto"/>
            <w:right w:val="none" w:sz="0" w:space="0" w:color="auto"/>
          </w:divBdr>
        </w:div>
        <w:div w:id="66655387">
          <w:marLeft w:val="480"/>
          <w:marRight w:val="0"/>
          <w:marTop w:val="0"/>
          <w:marBottom w:val="0"/>
          <w:divBdr>
            <w:top w:val="none" w:sz="0" w:space="0" w:color="auto"/>
            <w:left w:val="none" w:sz="0" w:space="0" w:color="auto"/>
            <w:bottom w:val="none" w:sz="0" w:space="0" w:color="auto"/>
            <w:right w:val="none" w:sz="0" w:space="0" w:color="auto"/>
          </w:divBdr>
        </w:div>
        <w:div w:id="81340128">
          <w:marLeft w:val="480"/>
          <w:marRight w:val="0"/>
          <w:marTop w:val="0"/>
          <w:marBottom w:val="0"/>
          <w:divBdr>
            <w:top w:val="none" w:sz="0" w:space="0" w:color="auto"/>
            <w:left w:val="none" w:sz="0" w:space="0" w:color="auto"/>
            <w:bottom w:val="none" w:sz="0" w:space="0" w:color="auto"/>
            <w:right w:val="none" w:sz="0" w:space="0" w:color="auto"/>
          </w:divBdr>
        </w:div>
        <w:div w:id="119349890">
          <w:marLeft w:val="480"/>
          <w:marRight w:val="0"/>
          <w:marTop w:val="0"/>
          <w:marBottom w:val="0"/>
          <w:divBdr>
            <w:top w:val="none" w:sz="0" w:space="0" w:color="auto"/>
            <w:left w:val="none" w:sz="0" w:space="0" w:color="auto"/>
            <w:bottom w:val="none" w:sz="0" w:space="0" w:color="auto"/>
            <w:right w:val="none" w:sz="0" w:space="0" w:color="auto"/>
          </w:divBdr>
        </w:div>
        <w:div w:id="151147385">
          <w:marLeft w:val="480"/>
          <w:marRight w:val="0"/>
          <w:marTop w:val="0"/>
          <w:marBottom w:val="0"/>
          <w:divBdr>
            <w:top w:val="none" w:sz="0" w:space="0" w:color="auto"/>
            <w:left w:val="none" w:sz="0" w:space="0" w:color="auto"/>
            <w:bottom w:val="none" w:sz="0" w:space="0" w:color="auto"/>
            <w:right w:val="none" w:sz="0" w:space="0" w:color="auto"/>
          </w:divBdr>
        </w:div>
        <w:div w:id="265892323">
          <w:marLeft w:val="480"/>
          <w:marRight w:val="0"/>
          <w:marTop w:val="0"/>
          <w:marBottom w:val="0"/>
          <w:divBdr>
            <w:top w:val="none" w:sz="0" w:space="0" w:color="auto"/>
            <w:left w:val="none" w:sz="0" w:space="0" w:color="auto"/>
            <w:bottom w:val="none" w:sz="0" w:space="0" w:color="auto"/>
            <w:right w:val="none" w:sz="0" w:space="0" w:color="auto"/>
          </w:divBdr>
        </w:div>
        <w:div w:id="370113435">
          <w:marLeft w:val="480"/>
          <w:marRight w:val="0"/>
          <w:marTop w:val="0"/>
          <w:marBottom w:val="0"/>
          <w:divBdr>
            <w:top w:val="none" w:sz="0" w:space="0" w:color="auto"/>
            <w:left w:val="none" w:sz="0" w:space="0" w:color="auto"/>
            <w:bottom w:val="none" w:sz="0" w:space="0" w:color="auto"/>
            <w:right w:val="none" w:sz="0" w:space="0" w:color="auto"/>
          </w:divBdr>
        </w:div>
        <w:div w:id="391194764">
          <w:marLeft w:val="480"/>
          <w:marRight w:val="0"/>
          <w:marTop w:val="0"/>
          <w:marBottom w:val="0"/>
          <w:divBdr>
            <w:top w:val="none" w:sz="0" w:space="0" w:color="auto"/>
            <w:left w:val="none" w:sz="0" w:space="0" w:color="auto"/>
            <w:bottom w:val="none" w:sz="0" w:space="0" w:color="auto"/>
            <w:right w:val="none" w:sz="0" w:space="0" w:color="auto"/>
          </w:divBdr>
        </w:div>
        <w:div w:id="412554350">
          <w:marLeft w:val="480"/>
          <w:marRight w:val="0"/>
          <w:marTop w:val="0"/>
          <w:marBottom w:val="0"/>
          <w:divBdr>
            <w:top w:val="none" w:sz="0" w:space="0" w:color="auto"/>
            <w:left w:val="none" w:sz="0" w:space="0" w:color="auto"/>
            <w:bottom w:val="none" w:sz="0" w:space="0" w:color="auto"/>
            <w:right w:val="none" w:sz="0" w:space="0" w:color="auto"/>
          </w:divBdr>
        </w:div>
        <w:div w:id="419836589">
          <w:marLeft w:val="480"/>
          <w:marRight w:val="0"/>
          <w:marTop w:val="0"/>
          <w:marBottom w:val="0"/>
          <w:divBdr>
            <w:top w:val="none" w:sz="0" w:space="0" w:color="auto"/>
            <w:left w:val="none" w:sz="0" w:space="0" w:color="auto"/>
            <w:bottom w:val="none" w:sz="0" w:space="0" w:color="auto"/>
            <w:right w:val="none" w:sz="0" w:space="0" w:color="auto"/>
          </w:divBdr>
        </w:div>
        <w:div w:id="441145266">
          <w:marLeft w:val="480"/>
          <w:marRight w:val="0"/>
          <w:marTop w:val="0"/>
          <w:marBottom w:val="0"/>
          <w:divBdr>
            <w:top w:val="none" w:sz="0" w:space="0" w:color="auto"/>
            <w:left w:val="none" w:sz="0" w:space="0" w:color="auto"/>
            <w:bottom w:val="none" w:sz="0" w:space="0" w:color="auto"/>
            <w:right w:val="none" w:sz="0" w:space="0" w:color="auto"/>
          </w:divBdr>
        </w:div>
        <w:div w:id="446893117">
          <w:marLeft w:val="480"/>
          <w:marRight w:val="0"/>
          <w:marTop w:val="0"/>
          <w:marBottom w:val="0"/>
          <w:divBdr>
            <w:top w:val="none" w:sz="0" w:space="0" w:color="auto"/>
            <w:left w:val="none" w:sz="0" w:space="0" w:color="auto"/>
            <w:bottom w:val="none" w:sz="0" w:space="0" w:color="auto"/>
            <w:right w:val="none" w:sz="0" w:space="0" w:color="auto"/>
          </w:divBdr>
        </w:div>
        <w:div w:id="537082642">
          <w:marLeft w:val="480"/>
          <w:marRight w:val="0"/>
          <w:marTop w:val="0"/>
          <w:marBottom w:val="0"/>
          <w:divBdr>
            <w:top w:val="none" w:sz="0" w:space="0" w:color="auto"/>
            <w:left w:val="none" w:sz="0" w:space="0" w:color="auto"/>
            <w:bottom w:val="none" w:sz="0" w:space="0" w:color="auto"/>
            <w:right w:val="none" w:sz="0" w:space="0" w:color="auto"/>
          </w:divBdr>
        </w:div>
        <w:div w:id="598370316">
          <w:marLeft w:val="480"/>
          <w:marRight w:val="0"/>
          <w:marTop w:val="0"/>
          <w:marBottom w:val="0"/>
          <w:divBdr>
            <w:top w:val="none" w:sz="0" w:space="0" w:color="auto"/>
            <w:left w:val="none" w:sz="0" w:space="0" w:color="auto"/>
            <w:bottom w:val="none" w:sz="0" w:space="0" w:color="auto"/>
            <w:right w:val="none" w:sz="0" w:space="0" w:color="auto"/>
          </w:divBdr>
        </w:div>
        <w:div w:id="616570036">
          <w:marLeft w:val="480"/>
          <w:marRight w:val="0"/>
          <w:marTop w:val="0"/>
          <w:marBottom w:val="0"/>
          <w:divBdr>
            <w:top w:val="none" w:sz="0" w:space="0" w:color="auto"/>
            <w:left w:val="none" w:sz="0" w:space="0" w:color="auto"/>
            <w:bottom w:val="none" w:sz="0" w:space="0" w:color="auto"/>
            <w:right w:val="none" w:sz="0" w:space="0" w:color="auto"/>
          </w:divBdr>
        </w:div>
        <w:div w:id="630986405">
          <w:marLeft w:val="480"/>
          <w:marRight w:val="0"/>
          <w:marTop w:val="0"/>
          <w:marBottom w:val="0"/>
          <w:divBdr>
            <w:top w:val="none" w:sz="0" w:space="0" w:color="auto"/>
            <w:left w:val="none" w:sz="0" w:space="0" w:color="auto"/>
            <w:bottom w:val="none" w:sz="0" w:space="0" w:color="auto"/>
            <w:right w:val="none" w:sz="0" w:space="0" w:color="auto"/>
          </w:divBdr>
        </w:div>
        <w:div w:id="662707587">
          <w:marLeft w:val="480"/>
          <w:marRight w:val="0"/>
          <w:marTop w:val="0"/>
          <w:marBottom w:val="0"/>
          <w:divBdr>
            <w:top w:val="none" w:sz="0" w:space="0" w:color="auto"/>
            <w:left w:val="none" w:sz="0" w:space="0" w:color="auto"/>
            <w:bottom w:val="none" w:sz="0" w:space="0" w:color="auto"/>
            <w:right w:val="none" w:sz="0" w:space="0" w:color="auto"/>
          </w:divBdr>
        </w:div>
        <w:div w:id="675808842">
          <w:marLeft w:val="480"/>
          <w:marRight w:val="0"/>
          <w:marTop w:val="0"/>
          <w:marBottom w:val="0"/>
          <w:divBdr>
            <w:top w:val="none" w:sz="0" w:space="0" w:color="auto"/>
            <w:left w:val="none" w:sz="0" w:space="0" w:color="auto"/>
            <w:bottom w:val="none" w:sz="0" w:space="0" w:color="auto"/>
            <w:right w:val="none" w:sz="0" w:space="0" w:color="auto"/>
          </w:divBdr>
        </w:div>
        <w:div w:id="714351174">
          <w:marLeft w:val="480"/>
          <w:marRight w:val="0"/>
          <w:marTop w:val="0"/>
          <w:marBottom w:val="0"/>
          <w:divBdr>
            <w:top w:val="none" w:sz="0" w:space="0" w:color="auto"/>
            <w:left w:val="none" w:sz="0" w:space="0" w:color="auto"/>
            <w:bottom w:val="none" w:sz="0" w:space="0" w:color="auto"/>
            <w:right w:val="none" w:sz="0" w:space="0" w:color="auto"/>
          </w:divBdr>
        </w:div>
        <w:div w:id="719786448">
          <w:marLeft w:val="480"/>
          <w:marRight w:val="0"/>
          <w:marTop w:val="0"/>
          <w:marBottom w:val="0"/>
          <w:divBdr>
            <w:top w:val="none" w:sz="0" w:space="0" w:color="auto"/>
            <w:left w:val="none" w:sz="0" w:space="0" w:color="auto"/>
            <w:bottom w:val="none" w:sz="0" w:space="0" w:color="auto"/>
            <w:right w:val="none" w:sz="0" w:space="0" w:color="auto"/>
          </w:divBdr>
        </w:div>
        <w:div w:id="750471420">
          <w:marLeft w:val="480"/>
          <w:marRight w:val="0"/>
          <w:marTop w:val="0"/>
          <w:marBottom w:val="0"/>
          <w:divBdr>
            <w:top w:val="none" w:sz="0" w:space="0" w:color="auto"/>
            <w:left w:val="none" w:sz="0" w:space="0" w:color="auto"/>
            <w:bottom w:val="none" w:sz="0" w:space="0" w:color="auto"/>
            <w:right w:val="none" w:sz="0" w:space="0" w:color="auto"/>
          </w:divBdr>
        </w:div>
        <w:div w:id="751585707">
          <w:marLeft w:val="480"/>
          <w:marRight w:val="0"/>
          <w:marTop w:val="0"/>
          <w:marBottom w:val="0"/>
          <w:divBdr>
            <w:top w:val="none" w:sz="0" w:space="0" w:color="auto"/>
            <w:left w:val="none" w:sz="0" w:space="0" w:color="auto"/>
            <w:bottom w:val="none" w:sz="0" w:space="0" w:color="auto"/>
            <w:right w:val="none" w:sz="0" w:space="0" w:color="auto"/>
          </w:divBdr>
        </w:div>
        <w:div w:id="762723002">
          <w:marLeft w:val="480"/>
          <w:marRight w:val="0"/>
          <w:marTop w:val="0"/>
          <w:marBottom w:val="0"/>
          <w:divBdr>
            <w:top w:val="none" w:sz="0" w:space="0" w:color="auto"/>
            <w:left w:val="none" w:sz="0" w:space="0" w:color="auto"/>
            <w:bottom w:val="none" w:sz="0" w:space="0" w:color="auto"/>
            <w:right w:val="none" w:sz="0" w:space="0" w:color="auto"/>
          </w:divBdr>
        </w:div>
        <w:div w:id="1001275073">
          <w:marLeft w:val="480"/>
          <w:marRight w:val="0"/>
          <w:marTop w:val="0"/>
          <w:marBottom w:val="0"/>
          <w:divBdr>
            <w:top w:val="none" w:sz="0" w:space="0" w:color="auto"/>
            <w:left w:val="none" w:sz="0" w:space="0" w:color="auto"/>
            <w:bottom w:val="none" w:sz="0" w:space="0" w:color="auto"/>
            <w:right w:val="none" w:sz="0" w:space="0" w:color="auto"/>
          </w:divBdr>
        </w:div>
        <w:div w:id="1007488717">
          <w:marLeft w:val="480"/>
          <w:marRight w:val="0"/>
          <w:marTop w:val="0"/>
          <w:marBottom w:val="0"/>
          <w:divBdr>
            <w:top w:val="none" w:sz="0" w:space="0" w:color="auto"/>
            <w:left w:val="none" w:sz="0" w:space="0" w:color="auto"/>
            <w:bottom w:val="none" w:sz="0" w:space="0" w:color="auto"/>
            <w:right w:val="none" w:sz="0" w:space="0" w:color="auto"/>
          </w:divBdr>
        </w:div>
      </w:divsChild>
    </w:div>
    <w:div w:id="470708403">
      <w:bodyDiv w:val="1"/>
      <w:marLeft w:val="0"/>
      <w:marRight w:val="0"/>
      <w:marTop w:val="0"/>
      <w:marBottom w:val="0"/>
      <w:divBdr>
        <w:top w:val="none" w:sz="0" w:space="0" w:color="auto"/>
        <w:left w:val="none" w:sz="0" w:space="0" w:color="auto"/>
        <w:bottom w:val="none" w:sz="0" w:space="0" w:color="auto"/>
        <w:right w:val="none" w:sz="0" w:space="0" w:color="auto"/>
      </w:divBdr>
    </w:div>
    <w:div w:id="470712047">
      <w:bodyDiv w:val="1"/>
      <w:marLeft w:val="0"/>
      <w:marRight w:val="0"/>
      <w:marTop w:val="0"/>
      <w:marBottom w:val="0"/>
      <w:divBdr>
        <w:top w:val="none" w:sz="0" w:space="0" w:color="auto"/>
        <w:left w:val="none" w:sz="0" w:space="0" w:color="auto"/>
        <w:bottom w:val="none" w:sz="0" w:space="0" w:color="auto"/>
        <w:right w:val="none" w:sz="0" w:space="0" w:color="auto"/>
      </w:divBdr>
    </w:div>
    <w:div w:id="470942783">
      <w:bodyDiv w:val="1"/>
      <w:marLeft w:val="0"/>
      <w:marRight w:val="0"/>
      <w:marTop w:val="0"/>
      <w:marBottom w:val="0"/>
      <w:divBdr>
        <w:top w:val="none" w:sz="0" w:space="0" w:color="auto"/>
        <w:left w:val="none" w:sz="0" w:space="0" w:color="auto"/>
        <w:bottom w:val="none" w:sz="0" w:space="0" w:color="auto"/>
        <w:right w:val="none" w:sz="0" w:space="0" w:color="auto"/>
      </w:divBdr>
    </w:div>
    <w:div w:id="471215577">
      <w:bodyDiv w:val="1"/>
      <w:marLeft w:val="0"/>
      <w:marRight w:val="0"/>
      <w:marTop w:val="0"/>
      <w:marBottom w:val="0"/>
      <w:divBdr>
        <w:top w:val="none" w:sz="0" w:space="0" w:color="auto"/>
        <w:left w:val="none" w:sz="0" w:space="0" w:color="auto"/>
        <w:bottom w:val="none" w:sz="0" w:space="0" w:color="auto"/>
        <w:right w:val="none" w:sz="0" w:space="0" w:color="auto"/>
      </w:divBdr>
    </w:div>
    <w:div w:id="471218501">
      <w:bodyDiv w:val="1"/>
      <w:marLeft w:val="0"/>
      <w:marRight w:val="0"/>
      <w:marTop w:val="0"/>
      <w:marBottom w:val="0"/>
      <w:divBdr>
        <w:top w:val="none" w:sz="0" w:space="0" w:color="auto"/>
        <w:left w:val="none" w:sz="0" w:space="0" w:color="auto"/>
        <w:bottom w:val="none" w:sz="0" w:space="0" w:color="auto"/>
        <w:right w:val="none" w:sz="0" w:space="0" w:color="auto"/>
      </w:divBdr>
    </w:div>
    <w:div w:id="471482067">
      <w:bodyDiv w:val="1"/>
      <w:marLeft w:val="0"/>
      <w:marRight w:val="0"/>
      <w:marTop w:val="0"/>
      <w:marBottom w:val="0"/>
      <w:divBdr>
        <w:top w:val="none" w:sz="0" w:space="0" w:color="auto"/>
        <w:left w:val="none" w:sz="0" w:space="0" w:color="auto"/>
        <w:bottom w:val="none" w:sz="0" w:space="0" w:color="auto"/>
        <w:right w:val="none" w:sz="0" w:space="0" w:color="auto"/>
      </w:divBdr>
    </w:div>
    <w:div w:id="471794872">
      <w:bodyDiv w:val="1"/>
      <w:marLeft w:val="0"/>
      <w:marRight w:val="0"/>
      <w:marTop w:val="0"/>
      <w:marBottom w:val="0"/>
      <w:divBdr>
        <w:top w:val="none" w:sz="0" w:space="0" w:color="auto"/>
        <w:left w:val="none" w:sz="0" w:space="0" w:color="auto"/>
        <w:bottom w:val="none" w:sz="0" w:space="0" w:color="auto"/>
        <w:right w:val="none" w:sz="0" w:space="0" w:color="auto"/>
      </w:divBdr>
    </w:div>
    <w:div w:id="472137379">
      <w:bodyDiv w:val="1"/>
      <w:marLeft w:val="0"/>
      <w:marRight w:val="0"/>
      <w:marTop w:val="0"/>
      <w:marBottom w:val="0"/>
      <w:divBdr>
        <w:top w:val="none" w:sz="0" w:space="0" w:color="auto"/>
        <w:left w:val="none" w:sz="0" w:space="0" w:color="auto"/>
        <w:bottom w:val="none" w:sz="0" w:space="0" w:color="auto"/>
        <w:right w:val="none" w:sz="0" w:space="0" w:color="auto"/>
      </w:divBdr>
      <w:divsChild>
        <w:div w:id="22444805">
          <w:marLeft w:val="480"/>
          <w:marRight w:val="0"/>
          <w:marTop w:val="0"/>
          <w:marBottom w:val="0"/>
          <w:divBdr>
            <w:top w:val="none" w:sz="0" w:space="0" w:color="auto"/>
            <w:left w:val="none" w:sz="0" w:space="0" w:color="auto"/>
            <w:bottom w:val="none" w:sz="0" w:space="0" w:color="auto"/>
            <w:right w:val="none" w:sz="0" w:space="0" w:color="auto"/>
          </w:divBdr>
        </w:div>
        <w:div w:id="61950050">
          <w:marLeft w:val="480"/>
          <w:marRight w:val="0"/>
          <w:marTop w:val="0"/>
          <w:marBottom w:val="0"/>
          <w:divBdr>
            <w:top w:val="none" w:sz="0" w:space="0" w:color="auto"/>
            <w:left w:val="none" w:sz="0" w:space="0" w:color="auto"/>
            <w:bottom w:val="none" w:sz="0" w:space="0" w:color="auto"/>
            <w:right w:val="none" w:sz="0" w:space="0" w:color="auto"/>
          </w:divBdr>
        </w:div>
        <w:div w:id="123693824">
          <w:marLeft w:val="480"/>
          <w:marRight w:val="0"/>
          <w:marTop w:val="0"/>
          <w:marBottom w:val="0"/>
          <w:divBdr>
            <w:top w:val="none" w:sz="0" w:space="0" w:color="auto"/>
            <w:left w:val="none" w:sz="0" w:space="0" w:color="auto"/>
            <w:bottom w:val="none" w:sz="0" w:space="0" w:color="auto"/>
            <w:right w:val="none" w:sz="0" w:space="0" w:color="auto"/>
          </w:divBdr>
        </w:div>
        <w:div w:id="226844875">
          <w:marLeft w:val="480"/>
          <w:marRight w:val="0"/>
          <w:marTop w:val="0"/>
          <w:marBottom w:val="0"/>
          <w:divBdr>
            <w:top w:val="none" w:sz="0" w:space="0" w:color="auto"/>
            <w:left w:val="none" w:sz="0" w:space="0" w:color="auto"/>
            <w:bottom w:val="none" w:sz="0" w:space="0" w:color="auto"/>
            <w:right w:val="none" w:sz="0" w:space="0" w:color="auto"/>
          </w:divBdr>
        </w:div>
        <w:div w:id="227694014">
          <w:marLeft w:val="480"/>
          <w:marRight w:val="0"/>
          <w:marTop w:val="0"/>
          <w:marBottom w:val="0"/>
          <w:divBdr>
            <w:top w:val="none" w:sz="0" w:space="0" w:color="auto"/>
            <w:left w:val="none" w:sz="0" w:space="0" w:color="auto"/>
            <w:bottom w:val="none" w:sz="0" w:space="0" w:color="auto"/>
            <w:right w:val="none" w:sz="0" w:space="0" w:color="auto"/>
          </w:divBdr>
        </w:div>
        <w:div w:id="270402723">
          <w:marLeft w:val="480"/>
          <w:marRight w:val="0"/>
          <w:marTop w:val="0"/>
          <w:marBottom w:val="0"/>
          <w:divBdr>
            <w:top w:val="none" w:sz="0" w:space="0" w:color="auto"/>
            <w:left w:val="none" w:sz="0" w:space="0" w:color="auto"/>
            <w:bottom w:val="none" w:sz="0" w:space="0" w:color="auto"/>
            <w:right w:val="none" w:sz="0" w:space="0" w:color="auto"/>
          </w:divBdr>
        </w:div>
        <w:div w:id="284507490">
          <w:marLeft w:val="480"/>
          <w:marRight w:val="0"/>
          <w:marTop w:val="0"/>
          <w:marBottom w:val="0"/>
          <w:divBdr>
            <w:top w:val="none" w:sz="0" w:space="0" w:color="auto"/>
            <w:left w:val="none" w:sz="0" w:space="0" w:color="auto"/>
            <w:bottom w:val="none" w:sz="0" w:space="0" w:color="auto"/>
            <w:right w:val="none" w:sz="0" w:space="0" w:color="auto"/>
          </w:divBdr>
        </w:div>
        <w:div w:id="334190936">
          <w:marLeft w:val="480"/>
          <w:marRight w:val="0"/>
          <w:marTop w:val="0"/>
          <w:marBottom w:val="0"/>
          <w:divBdr>
            <w:top w:val="none" w:sz="0" w:space="0" w:color="auto"/>
            <w:left w:val="none" w:sz="0" w:space="0" w:color="auto"/>
            <w:bottom w:val="none" w:sz="0" w:space="0" w:color="auto"/>
            <w:right w:val="none" w:sz="0" w:space="0" w:color="auto"/>
          </w:divBdr>
        </w:div>
        <w:div w:id="402220005">
          <w:marLeft w:val="480"/>
          <w:marRight w:val="0"/>
          <w:marTop w:val="0"/>
          <w:marBottom w:val="0"/>
          <w:divBdr>
            <w:top w:val="none" w:sz="0" w:space="0" w:color="auto"/>
            <w:left w:val="none" w:sz="0" w:space="0" w:color="auto"/>
            <w:bottom w:val="none" w:sz="0" w:space="0" w:color="auto"/>
            <w:right w:val="none" w:sz="0" w:space="0" w:color="auto"/>
          </w:divBdr>
        </w:div>
        <w:div w:id="453404447">
          <w:marLeft w:val="480"/>
          <w:marRight w:val="0"/>
          <w:marTop w:val="0"/>
          <w:marBottom w:val="0"/>
          <w:divBdr>
            <w:top w:val="none" w:sz="0" w:space="0" w:color="auto"/>
            <w:left w:val="none" w:sz="0" w:space="0" w:color="auto"/>
            <w:bottom w:val="none" w:sz="0" w:space="0" w:color="auto"/>
            <w:right w:val="none" w:sz="0" w:space="0" w:color="auto"/>
          </w:divBdr>
        </w:div>
        <w:div w:id="490566693">
          <w:marLeft w:val="480"/>
          <w:marRight w:val="0"/>
          <w:marTop w:val="0"/>
          <w:marBottom w:val="0"/>
          <w:divBdr>
            <w:top w:val="none" w:sz="0" w:space="0" w:color="auto"/>
            <w:left w:val="none" w:sz="0" w:space="0" w:color="auto"/>
            <w:bottom w:val="none" w:sz="0" w:space="0" w:color="auto"/>
            <w:right w:val="none" w:sz="0" w:space="0" w:color="auto"/>
          </w:divBdr>
        </w:div>
        <w:div w:id="508062025">
          <w:marLeft w:val="480"/>
          <w:marRight w:val="0"/>
          <w:marTop w:val="0"/>
          <w:marBottom w:val="0"/>
          <w:divBdr>
            <w:top w:val="none" w:sz="0" w:space="0" w:color="auto"/>
            <w:left w:val="none" w:sz="0" w:space="0" w:color="auto"/>
            <w:bottom w:val="none" w:sz="0" w:space="0" w:color="auto"/>
            <w:right w:val="none" w:sz="0" w:space="0" w:color="auto"/>
          </w:divBdr>
        </w:div>
        <w:div w:id="550851414">
          <w:marLeft w:val="480"/>
          <w:marRight w:val="0"/>
          <w:marTop w:val="0"/>
          <w:marBottom w:val="0"/>
          <w:divBdr>
            <w:top w:val="none" w:sz="0" w:space="0" w:color="auto"/>
            <w:left w:val="none" w:sz="0" w:space="0" w:color="auto"/>
            <w:bottom w:val="none" w:sz="0" w:space="0" w:color="auto"/>
            <w:right w:val="none" w:sz="0" w:space="0" w:color="auto"/>
          </w:divBdr>
        </w:div>
        <w:div w:id="600258715">
          <w:marLeft w:val="480"/>
          <w:marRight w:val="0"/>
          <w:marTop w:val="0"/>
          <w:marBottom w:val="0"/>
          <w:divBdr>
            <w:top w:val="none" w:sz="0" w:space="0" w:color="auto"/>
            <w:left w:val="none" w:sz="0" w:space="0" w:color="auto"/>
            <w:bottom w:val="none" w:sz="0" w:space="0" w:color="auto"/>
            <w:right w:val="none" w:sz="0" w:space="0" w:color="auto"/>
          </w:divBdr>
        </w:div>
        <w:div w:id="635306312">
          <w:marLeft w:val="480"/>
          <w:marRight w:val="0"/>
          <w:marTop w:val="0"/>
          <w:marBottom w:val="0"/>
          <w:divBdr>
            <w:top w:val="none" w:sz="0" w:space="0" w:color="auto"/>
            <w:left w:val="none" w:sz="0" w:space="0" w:color="auto"/>
            <w:bottom w:val="none" w:sz="0" w:space="0" w:color="auto"/>
            <w:right w:val="none" w:sz="0" w:space="0" w:color="auto"/>
          </w:divBdr>
        </w:div>
        <w:div w:id="649750574">
          <w:marLeft w:val="480"/>
          <w:marRight w:val="0"/>
          <w:marTop w:val="0"/>
          <w:marBottom w:val="0"/>
          <w:divBdr>
            <w:top w:val="none" w:sz="0" w:space="0" w:color="auto"/>
            <w:left w:val="none" w:sz="0" w:space="0" w:color="auto"/>
            <w:bottom w:val="none" w:sz="0" w:space="0" w:color="auto"/>
            <w:right w:val="none" w:sz="0" w:space="0" w:color="auto"/>
          </w:divBdr>
        </w:div>
        <w:div w:id="651257941">
          <w:marLeft w:val="480"/>
          <w:marRight w:val="0"/>
          <w:marTop w:val="0"/>
          <w:marBottom w:val="0"/>
          <w:divBdr>
            <w:top w:val="none" w:sz="0" w:space="0" w:color="auto"/>
            <w:left w:val="none" w:sz="0" w:space="0" w:color="auto"/>
            <w:bottom w:val="none" w:sz="0" w:space="0" w:color="auto"/>
            <w:right w:val="none" w:sz="0" w:space="0" w:color="auto"/>
          </w:divBdr>
        </w:div>
        <w:div w:id="676421405">
          <w:marLeft w:val="480"/>
          <w:marRight w:val="0"/>
          <w:marTop w:val="0"/>
          <w:marBottom w:val="0"/>
          <w:divBdr>
            <w:top w:val="none" w:sz="0" w:space="0" w:color="auto"/>
            <w:left w:val="none" w:sz="0" w:space="0" w:color="auto"/>
            <w:bottom w:val="none" w:sz="0" w:space="0" w:color="auto"/>
            <w:right w:val="none" w:sz="0" w:space="0" w:color="auto"/>
          </w:divBdr>
        </w:div>
        <w:div w:id="716121712">
          <w:marLeft w:val="480"/>
          <w:marRight w:val="0"/>
          <w:marTop w:val="0"/>
          <w:marBottom w:val="0"/>
          <w:divBdr>
            <w:top w:val="none" w:sz="0" w:space="0" w:color="auto"/>
            <w:left w:val="none" w:sz="0" w:space="0" w:color="auto"/>
            <w:bottom w:val="none" w:sz="0" w:space="0" w:color="auto"/>
            <w:right w:val="none" w:sz="0" w:space="0" w:color="auto"/>
          </w:divBdr>
        </w:div>
        <w:div w:id="716974456">
          <w:marLeft w:val="480"/>
          <w:marRight w:val="0"/>
          <w:marTop w:val="0"/>
          <w:marBottom w:val="0"/>
          <w:divBdr>
            <w:top w:val="none" w:sz="0" w:space="0" w:color="auto"/>
            <w:left w:val="none" w:sz="0" w:space="0" w:color="auto"/>
            <w:bottom w:val="none" w:sz="0" w:space="0" w:color="auto"/>
            <w:right w:val="none" w:sz="0" w:space="0" w:color="auto"/>
          </w:divBdr>
        </w:div>
        <w:div w:id="748692955">
          <w:marLeft w:val="480"/>
          <w:marRight w:val="0"/>
          <w:marTop w:val="0"/>
          <w:marBottom w:val="0"/>
          <w:divBdr>
            <w:top w:val="none" w:sz="0" w:space="0" w:color="auto"/>
            <w:left w:val="none" w:sz="0" w:space="0" w:color="auto"/>
            <w:bottom w:val="none" w:sz="0" w:space="0" w:color="auto"/>
            <w:right w:val="none" w:sz="0" w:space="0" w:color="auto"/>
          </w:divBdr>
        </w:div>
        <w:div w:id="873420015">
          <w:marLeft w:val="480"/>
          <w:marRight w:val="0"/>
          <w:marTop w:val="0"/>
          <w:marBottom w:val="0"/>
          <w:divBdr>
            <w:top w:val="none" w:sz="0" w:space="0" w:color="auto"/>
            <w:left w:val="none" w:sz="0" w:space="0" w:color="auto"/>
            <w:bottom w:val="none" w:sz="0" w:space="0" w:color="auto"/>
            <w:right w:val="none" w:sz="0" w:space="0" w:color="auto"/>
          </w:divBdr>
        </w:div>
        <w:div w:id="922028484">
          <w:marLeft w:val="480"/>
          <w:marRight w:val="0"/>
          <w:marTop w:val="0"/>
          <w:marBottom w:val="0"/>
          <w:divBdr>
            <w:top w:val="none" w:sz="0" w:space="0" w:color="auto"/>
            <w:left w:val="none" w:sz="0" w:space="0" w:color="auto"/>
            <w:bottom w:val="none" w:sz="0" w:space="0" w:color="auto"/>
            <w:right w:val="none" w:sz="0" w:space="0" w:color="auto"/>
          </w:divBdr>
        </w:div>
        <w:div w:id="941493495">
          <w:marLeft w:val="480"/>
          <w:marRight w:val="0"/>
          <w:marTop w:val="0"/>
          <w:marBottom w:val="0"/>
          <w:divBdr>
            <w:top w:val="none" w:sz="0" w:space="0" w:color="auto"/>
            <w:left w:val="none" w:sz="0" w:space="0" w:color="auto"/>
            <w:bottom w:val="none" w:sz="0" w:space="0" w:color="auto"/>
            <w:right w:val="none" w:sz="0" w:space="0" w:color="auto"/>
          </w:divBdr>
        </w:div>
      </w:divsChild>
    </w:div>
    <w:div w:id="472219470">
      <w:bodyDiv w:val="1"/>
      <w:marLeft w:val="0"/>
      <w:marRight w:val="0"/>
      <w:marTop w:val="0"/>
      <w:marBottom w:val="0"/>
      <w:divBdr>
        <w:top w:val="none" w:sz="0" w:space="0" w:color="auto"/>
        <w:left w:val="none" w:sz="0" w:space="0" w:color="auto"/>
        <w:bottom w:val="none" w:sz="0" w:space="0" w:color="auto"/>
        <w:right w:val="none" w:sz="0" w:space="0" w:color="auto"/>
      </w:divBdr>
    </w:div>
    <w:div w:id="472253194">
      <w:bodyDiv w:val="1"/>
      <w:marLeft w:val="0"/>
      <w:marRight w:val="0"/>
      <w:marTop w:val="0"/>
      <w:marBottom w:val="0"/>
      <w:divBdr>
        <w:top w:val="none" w:sz="0" w:space="0" w:color="auto"/>
        <w:left w:val="none" w:sz="0" w:space="0" w:color="auto"/>
        <w:bottom w:val="none" w:sz="0" w:space="0" w:color="auto"/>
        <w:right w:val="none" w:sz="0" w:space="0" w:color="auto"/>
      </w:divBdr>
    </w:div>
    <w:div w:id="472675095">
      <w:bodyDiv w:val="1"/>
      <w:marLeft w:val="0"/>
      <w:marRight w:val="0"/>
      <w:marTop w:val="0"/>
      <w:marBottom w:val="0"/>
      <w:divBdr>
        <w:top w:val="none" w:sz="0" w:space="0" w:color="auto"/>
        <w:left w:val="none" w:sz="0" w:space="0" w:color="auto"/>
        <w:bottom w:val="none" w:sz="0" w:space="0" w:color="auto"/>
        <w:right w:val="none" w:sz="0" w:space="0" w:color="auto"/>
      </w:divBdr>
    </w:div>
    <w:div w:id="472870651">
      <w:bodyDiv w:val="1"/>
      <w:marLeft w:val="0"/>
      <w:marRight w:val="0"/>
      <w:marTop w:val="0"/>
      <w:marBottom w:val="0"/>
      <w:divBdr>
        <w:top w:val="none" w:sz="0" w:space="0" w:color="auto"/>
        <w:left w:val="none" w:sz="0" w:space="0" w:color="auto"/>
        <w:bottom w:val="none" w:sz="0" w:space="0" w:color="auto"/>
        <w:right w:val="none" w:sz="0" w:space="0" w:color="auto"/>
      </w:divBdr>
    </w:div>
    <w:div w:id="473063283">
      <w:bodyDiv w:val="1"/>
      <w:marLeft w:val="0"/>
      <w:marRight w:val="0"/>
      <w:marTop w:val="0"/>
      <w:marBottom w:val="0"/>
      <w:divBdr>
        <w:top w:val="none" w:sz="0" w:space="0" w:color="auto"/>
        <w:left w:val="none" w:sz="0" w:space="0" w:color="auto"/>
        <w:bottom w:val="none" w:sz="0" w:space="0" w:color="auto"/>
        <w:right w:val="none" w:sz="0" w:space="0" w:color="auto"/>
      </w:divBdr>
    </w:div>
    <w:div w:id="473524742">
      <w:bodyDiv w:val="1"/>
      <w:marLeft w:val="0"/>
      <w:marRight w:val="0"/>
      <w:marTop w:val="0"/>
      <w:marBottom w:val="0"/>
      <w:divBdr>
        <w:top w:val="none" w:sz="0" w:space="0" w:color="auto"/>
        <w:left w:val="none" w:sz="0" w:space="0" w:color="auto"/>
        <w:bottom w:val="none" w:sz="0" w:space="0" w:color="auto"/>
        <w:right w:val="none" w:sz="0" w:space="0" w:color="auto"/>
      </w:divBdr>
    </w:div>
    <w:div w:id="473647730">
      <w:bodyDiv w:val="1"/>
      <w:marLeft w:val="0"/>
      <w:marRight w:val="0"/>
      <w:marTop w:val="0"/>
      <w:marBottom w:val="0"/>
      <w:divBdr>
        <w:top w:val="none" w:sz="0" w:space="0" w:color="auto"/>
        <w:left w:val="none" w:sz="0" w:space="0" w:color="auto"/>
        <w:bottom w:val="none" w:sz="0" w:space="0" w:color="auto"/>
        <w:right w:val="none" w:sz="0" w:space="0" w:color="auto"/>
      </w:divBdr>
    </w:div>
    <w:div w:id="474180441">
      <w:bodyDiv w:val="1"/>
      <w:marLeft w:val="0"/>
      <w:marRight w:val="0"/>
      <w:marTop w:val="0"/>
      <w:marBottom w:val="0"/>
      <w:divBdr>
        <w:top w:val="none" w:sz="0" w:space="0" w:color="auto"/>
        <w:left w:val="none" w:sz="0" w:space="0" w:color="auto"/>
        <w:bottom w:val="none" w:sz="0" w:space="0" w:color="auto"/>
        <w:right w:val="none" w:sz="0" w:space="0" w:color="auto"/>
      </w:divBdr>
    </w:div>
    <w:div w:id="474220988">
      <w:bodyDiv w:val="1"/>
      <w:marLeft w:val="0"/>
      <w:marRight w:val="0"/>
      <w:marTop w:val="0"/>
      <w:marBottom w:val="0"/>
      <w:divBdr>
        <w:top w:val="none" w:sz="0" w:space="0" w:color="auto"/>
        <w:left w:val="none" w:sz="0" w:space="0" w:color="auto"/>
        <w:bottom w:val="none" w:sz="0" w:space="0" w:color="auto"/>
        <w:right w:val="none" w:sz="0" w:space="0" w:color="auto"/>
      </w:divBdr>
    </w:div>
    <w:div w:id="474371668">
      <w:bodyDiv w:val="1"/>
      <w:marLeft w:val="0"/>
      <w:marRight w:val="0"/>
      <w:marTop w:val="0"/>
      <w:marBottom w:val="0"/>
      <w:divBdr>
        <w:top w:val="none" w:sz="0" w:space="0" w:color="auto"/>
        <w:left w:val="none" w:sz="0" w:space="0" w:color="auto"/>
        <w:bottom w:val="none" w:sz="0" w:space="0" w:color="auto"/>
        <w:right w:val="none" w:sz="0" w:space="0" w:color="auto"/>
      </w:divBdr>
    </w:div>
    <w:div w:id="474490892">
      <w:bodyDiv w:val="1"/>
      <w:marLeft w:val="0"/>
      <w:marRight w:val="0"/>
      <w:marTop w:val="0"/>
      <w:marBottom w:val="0"/>
      <w:divBdr>
        <w:top w:val="none" w:sz="0" w:space="0" w:color="auto"/>
        <w:left w:val="none" w:sz="0" w:space="0" w:color="auto"/>
        <w:bottom w:val="none" w:sz="0" w:space="0" w:color="auto"/>
        <w:right w:val="none" w:sz="0" w:space="0" w:color="auto"/>
      </w:divBdr>
    </w:div>
    <w:div w:id="475148396">
      <w:bodyDiv w:val="1"/>
      <w:marLeft w:val="0"/>
      <w:marRight w:val="0"/>
      <w:marTop w:val="0"/>
      <w:marBottom w:val="0"/>
      <w:divBdr>
        <w:top w:val="none" w:sz="0" w:space="0" w:color="auto"/>
        <w:left w:val="none" w:sz="0" w:space="0" w:color="auto"/>
        <w:bottom w:val="none" w:sz="0" w:space="0" w:color="auto"/>
        <w:right w:val="none" w:sz="0" w:space="0" w:color="auto"/>
      </w:divBdr>
    </w:div>
    <w:div w:id="475336285">
      <w:bodyDiv w:val="1"/>
      <w:marLeft w:val="0"/>
      <w:marRight w:val="0"/>
      <w:marTop w:val="0"/>
      <w:marBottom w:val="0"/>
      <w:divBdr>
        <w:top w:val="none" w:sz="0" w:space="0" w:color="auto"/>
        <w:left w:val="none" w:sz="0" w:space="0" w:color="auto"/>
        <w:bottom w:val="none" w:sz="0" w:space="0" w:color="auto"/>
        <w:right w:val="none" w:sz="0" w:space="0" w:color="auto"/>
      </w:divBdr>
    </w:div>
    <w:div w:id="475420944">
      <w:bodyDiv w:val="1"/>
      <w:marLeft w:val="0"/>
      <w:marRight w:val="0"/>
      <w:marTop w:val="0"/>
      <w:marBottom w:val="0"/>
      <w:divBdr>
        <w:top w:val="none" w:sz="0" w:space="0" w:color="auto"/>
        <w:left w:val="none" w:sz="0" w:space="0" w:color="auto"/>
        <w:bottom w:val="none" w:sz="0" w:space="0" w:color="auto"/>
        <w:right w:val="none" w:sz="0" w:space="0" w:color="auto"/>
      </w:divBdr>
      <w:divsChild>
        <w:div w:id="141970339">
          <w:marLeft w:val="480"/>
          <w:marRight w:val="0"/>
          <w:marTop w:val="0"/>
          <w:marBottom w:val="0"/>
          <w:divBdr>
            <w:top w:val="none" w:sz="0" w:space="0" w:color="auto"/>
            <w:left w:val="none" w:sz="0" w:space="0" w:color="auto"/>
            <w:bottom w:val="none" w:sz="0" w:space="0" w:color="auto"/>
            <w:right w:val="none" w:sz="0" w:space="0" w:color="auto"/>
          </w:divBdr>
        </w:div>
        <w:div w:id="331883978">
          <w:marLeft w:val="480"/>
          <w:marRight w:val="0"/>
          <w:marTop w:val="0"/>
          <w:marBottom w:val="0"/>
          <w:divBdr>
            <w:top w:val="none" w:sz="0" w:space="0" w:color="auto"/>
            <w:left w:val="none" w:sz="0" w:space="0" w:color="auto"/>
            <w:bottom w:val="none" w:sz="0" w:space="0" w:color="auto"/>
            <w:right w:val="none" w:sz="0" w:space="0" w:color="auto"/>
          </w:divBdr>
        </w:div>
        <w:div w:id="396786294">
          <w:marLeft w:val="480"/>
          <w:marRight w:val="0"/>
          <w:marTop w:val="0"/>
          <w:marBottom w:val="0"/>
          <w:divBdr>
            <w:top w:val="none" w:sz="0" w:space="0" w:color="auto"/>
            <w:left w:val="none" w:sz="0" w:space="0" w:color="auto"/>
            <w:bottom w:val="none" w:sz="0" w:space="0" w:color="auto"/>
            <w:right w:val="none" w:sz="0" w:space="0" w:color="auto"/>
          </w:divBdr>
        </w:div>
        <w:div w:id="446240683">
          <w:marLeft w:val="480"/>
          <w:marRight w:val="0"/>
          <w:marTop w:val="0"/>
          <w:marBottom w:val="0"/>
          <w:divBdr>
            <w:top w:val="none" w:sz="0" w:space="0" w:color="auto"/>
            <w:left w:val="none" w:sz="0" w:space="0" w:color="auto"/>
            <w:bottom w:val="none" w:sz="0" w:space="0" w:color="auto"/>
            <w:right w:val="none" w:sz="0" w:space="0" w:color="auto"/>
          </w:divBdr>
        </w:div>
        <w:div w:id="518158108">
          <w:marLeft w:val="480"/>
          <w:marRight w:val="0"/>
          <w:marTop w:val="0"/>
          <w:marBottom w:val="0"/>
          <w:divBdr>
            <w:top w:val="none" w:sz="0" w:space="0" w:color="auto"/>
            <w:left w:val="none" w:sz="0" w:space="0" w:color="auto"/>
            <w:bottom w:val="none" w:sz="0" w:space="0" w:color="auto"/>
            <w:right w:val="none" w:sz="0" w:space="0" w:color="auto"/>
          </w:divBdr>
        </w:div>
        <w:div w:id="787434836">
          <w:marLeft w:val="480"/>
          <w:marRight w:val="0"/>
          <w:marTop w:val="0"/>
          <w:marBottom w:val="0"/>
          <w:divBdr>
            <w:top w:val="none" w:sz="0" w:space="0" w:color="auto"/>
            <w:left w:val="none" w:sz="0" w:space="0" w:color="auto"/>
            <w:bottom w:val="none" w:sz="0" w:space="0" w:color="auto"/>
            <w:right w:val="none" w:sz="0" w:space="0" w:color="auto"/>
          </w:divBdr>
        </w:div>
        <w:div w:id="793869848">
          <w:marLeft w:val="480"/>
          <w:marRight w:val="0"/>
          <w:marTop w:val="0"/>
          <w:marBottom w:val="0"/>
          <w:divBdr>
            <w:top w:val="none" w:sz="0" w:space="0" w:color="auto"/>
            <w:left w:val="none" w:sz="0" w:space="0" w:color="auto"/>
            <w:bottom w:val="none" w:sz="0" w:space="0" w:color="auto"/>
            <w:right w:val="none" w:sz="0" w:space="0" w:color="auto"/>
          </w:divBdr>
        </w:div>
        <w:div w:id="852458917">
          <w:marLeft w:val="480"/>
          <w:marRight w:val="0"/>
          <w:marTop w:val="0"/>
          <w:marBottom w:val="0"/>
          <w:divBdr>
            <w:top w:val="none" w:sz="0" w:space="0" w:color="auto"/>
            <w:left w:val="none" w:sz="0" w:space="0" w:color="auto"/>
            <w:bottom w:val="none" w:sz="0" w:space="0" w:color="auto"/>
            <w:right w:val="none" w:sz="0" w:space="0" w:color="auto"/>
          </w:divBdr>
        </w:div>
        <w:div w:id="864058194">
          <w:marLeft w:val="480"/>
          <w:marRight w:val="0"/>
          <w:marTop w:val="0"/>
          <w:marBottom w:val="0"/>
          <w:divBdr>
            <w:top w:val="none" w:sz="0" w:space="0" w:color="auto"/>
            <w:left w:val="none" w:sz="0" w:space="0" w:color="auto"/>
            <w:bottom w:val="none" w:sz="0" w:space="0" w:color="auto"/>
            <w:right w:val="none" w:sz="0" w:space="0" w:color="auto"/>
          </w:divBdr>
        </w:div>
        <w:div w:id="885028599">
          <w:marLeft w:val="480"/>
          <w:marRight w:val="0"/>
          <w:marTop w:val="0"/>
          <w:marBottom w:val="0"/>
          <w:divBdr>
            <w:top w:val="none" w:sz="0" w:space="0" w:color="auto"/>
            <w:left w:val="none" w:sz="0" w:space="0" w:color="auto"/>
            <w:bottom w:val="none" w:sz="0" w:space="0" w:color="auto"/>
            <w:right w:val="none" w:sz="0" w:space="0" w:color="auto"/>
          </w:divBdr>
        </w:div>
        <w:div w:id="885414229">
          <w:marLeft w:val="480"/>
          <w:marRight w:val="0"/>
          <w:marTop w:val="0"/>
          <w:marBottom w:val="0"/>
          <w:divBdr>
            <w:top w:val="none" w:sz="0" w:space="0" w:color="auto"/>
            <w:left w:val="none" w:sz="0" w:space="0" w:color="auto"/>
            <w:bottom w:val="none" w:sz="0" w:space="0" w:color="auto"/>
            <w:right w:val="none" w:sz="0" w:space="0" w:color="auto"/>
          </w:divBdr>
        </w:div>
        <w:div w:id="938177067">
          <w:marLeft w:val="480"/>
          <w:marRight w:val="0"/>
          <w:marTop w:val="0"/>
          <w:marBottom w:val="0"/>
          <w:divBdr>
            <w:top w:val="none" w:sz="0" w:space="0" w:color="auto"/>
            <w:left w:val="none" w:sz="0" w:space="0" w:color="auto"/>
            <w:bottom w:val="none" w:sz="0" w:space="0" w:color="auto"/>
            <w:right w:val="none" w:sz="0" w:space="0" w:color="auto"/>
          </w:divBdr>
        </w:div>
        <w:div w:id="972909428">
          <w:marLeft w:val="480"/>
          <w:marRight w:val="0"/>
          <w:marTop w:val="0"/>
          <w:marBottom w:val="0"/>
          <w:divBdr>
            <w:top w:val="none" w:sz="0" w:space="0" w:color="auto"/>
            <w:left w:val="none" w:sz="0" w:space="0" w:color="auto"/>
            <w:bottom w:val="none" w:sz="0" w:space="0" w:color="auto"/>
            <w:right w:val="none" w:sz="0" w:space="0" w:color="auto"/>
          </w:divBdr>
        </w:div>
      </w:divsChild>
    </w:div>
    <w:div w:id="475533336">
      <w:bodyDiv w:val="1"/>
      <w:marLeft w:val="0"/>
      <w:marRight w:val="0"/>
      <w:marTop w:val="0"/>
      <w:marBottom w:val="0"/>
      <w:divBdr>
        <w:top w:val="none" w:sz="0" w:space="0" w:color="auto"/>
        <w:left w:val="none" w:sz="0" w:space="0" w:color="auto"/>
        <w:bottom w:val="none" w:sz="0" w:space="0" w:color="auto"/>
        <w:right w:val="none" w:sz="0" w:space="0" w:color="auto"/>
      </w:divBdr>
    </w:div>
    <w:div w:id="475534971">
      <w:bodyDiv w:val="1"/>
      <w:marLeft w:val="0"/>
      <w:marRight w:val="0"/>
      <w:marTop w:val="0"/>
      <w:marBottom w:val="0"/>
      <w:divBdr>
        <w:top w:val="none" w:sz="0" w:space="0" w:color="auto"/>
        <w:left w:val="none" w:sz="0" w:space="0" w:color="auto"/>
        <w:bottom w:val="none" w:sz="0" w:space="0" w:color="auto"/>
        <w:right w:val="none" w:sz="0" w:space="0" w:color="auto"/>
      </w:divBdr>
      <w:divsChild>
        <w:div w:id="4788047">
          <w:marLeft w:val="480"/>
          <w:marRight w:val="0"/>
          <w:marTop w:val="0"/>
          <w:marBottom w:val="0"/>
          <w:divBdr>
            <w:top w:val="none" w:sz="0" w:space="0" w:color="auto"/>
            <w:left w:val="none" w:sz="0" w:space="0" w:color="auto"/>
            <w:bottom w:val="none" w:sz="0" w:space="0" w:color="auto"/>
            <w:right w:val="none" w:sz="0" w:space="0" w:color="auto"/>
          </w:divBdr>
        </w:div>
        <w:div w:id="12341322">
          <w:marLeft w:val="480"/>
          <w:marRight w:val="0"/>
          <w:marTop w:val="0"/>
          <w:marBottom w:val="0"/>
          <w:divBdr>
            <w:top w:val="none" w:sz="0" w:space="0" w:color="auto"/>
            <w:left w:val="none" w:sz="0" w:space="0" w:color="auto"/>
            <w:bottom w:val="none" w:sz="0" w:space="0" w:color="auto"/>
            <w:right w:val="none" w:sz="0" w:space="0" w:color="auto"/>
          </w:divBdr>
        </w:div>
        <w:div w:id="14118020">
          <w:marLeft w:val="480"/>
          <w:marRight w:val="0"/>
          <w:marTop w:val="0"/>
          <w:marBottom w:val="0"/>
          <w:divBdr>
            <w:top w:val="none" w:sz="0" w:space="0" w:color="auto"/>
            <w:left w:val="none" w:sz="0" w:space="0" w:color="auto"/>
            <w:bottom w:val="none" w:sz="0" w:space="0" w:color="auto"/>
            <w:right w:val="none" w:sz="0" w:space="0" w:color="auto"/>
          </w:divBdr>
        </w:div>
        <w:div w:id="22485894">
          <w:marLeft w:val="480"/>
          <w:marRight w:val="0"/>
          <w:marTop w:val="0"/>
          <w:marBottom w:val="0"/>
          <w:divBdr>
            <w:top w:val="none" w:sz="0" w:space="0" w:color="auto"/>
            <w:left w:val="none" w:sz="0" w:space="0" w:color="auto"/>
            <w:bottom w:val="none" w:sz="0" w:space="0" w:color="auto"/>
            <w:right w:val="none" w:sz="0" w:space="0" w:color="auto"/>
          </w:divBdr>
        </w:div>
        <w:div w:id="31662177">
          <w:marLeft w:val="480"/>
          <w:marRight w:val="0"/>
          <w:marTop w:val="0"/>
          <w:marBottom w:val="0"/>
          <w:divBdr>
            <w:top w:val="none" w:sz="0" w:space="0" w:color="auto"/>
            <w:left w:val="none" w:sz="0" w:space="0" w:color="auto"/>
            <w:bottom w:val="none" w:sz="0" w:space="0" w:color="auto"/>
            <w:right w:val="none" w:sz="0" w:space="0" w:color="auto"/>
          </w:divBdr>
        </w:div>
        <w:div w:id="50158527">
          <w:marLeft w:val="480"/>
          <w:marRight w:val="0"/>
          <w:marTop w:val="0"/>
          <w:marBottom w:val="0"/>
          <w:divBdr>
            <w:top w:val="none" w:sz="0" w:space="0" w:color="auto"/>
            <w:left w:val="none" w:sz="0" w:space="0" w:color="auto"/>
            <w:bottom w:val="none" w:sz="0" w:space="0" w:color="auto"/>
            <w:right w:val="none" w:sz="0" w:space="0" w:color="auto"/>
          </w:divBdr>
        </w:div>
        <w:div w:id="51779762">
          <w:marLeft w:val="480"/>
          <w:marRight w:val="0"/>
          <w:marTop w:val="0"/>
          <w:marBottom w:val="0"/>
          <w:divBdr>
            <w:top w:val="none" w:sz="0" w:space="0" w:color="auto"/>
            <w:left w:val="none" w:sz="0" w:space="0" w:color="auto"/>
            <w:bottom w:val="none" w:sz="0" w:space="0" w:color="auto"/>
            <w:right w:val="none" w:sz="0" w:space="0" w:color="auto"/>
          </w:divBdr>
        </w:div>
        <w:div w:id="58019426">
          <w:marLeft w:val="480"/>
          <w:marRight w:val="0"/>
          <w:marTop w:val="0"/>
          <w:marBottom w:val="0"/>
          <w:divBdr>
            <w:top w:val="none" w:sz="0" w:space="0" w:color="auto"/>
            <w:left w:val="none" w:sz="0" w:space="0" w:color="auto"/>
            <w:bottom w:val="none" w:sz="0" w:space="0" w:color="auto"/>
            <w:right w:val="none" w:sz="0" w:space="0" w:color="auto"/>
          </w:divBdr>
        </w:div>
        <w:div w:id="58292069">
          <w:marLeft w:val="480"/>
          <w:marRight w:val="0"/>
          <w:marTop w:val="0"/>
          <w:marBottom w:val="0"/>
          <w:divBdr>
            <w:top w:val="none" w:sz="0" w:space="0" w:color="auto"/>
            <w:left w:val="none" w:sz="0" w:space="0" w:color="auto"/>
            <w:bottom w:val="none" w:sz="0" w:space="0" w:color="auto"/>
            <w:right w:val="none" w:sz="0" w:space="0" w:color="auto"/>
          </w:divBdr>
        </w:div>
        <w:div w:id="74283975">
          <w:marLeft w:val="480"/>
          <w:marRight w:val="0"/>
          <w:marTop w:val="0"/>
          <w:marBottom w:val="0"/>
          <w:divBdr>
            <w:top w:val="none" w:sz="0" w:space="0" w:color="auto"/>
            <w:left w:val="none" w:sz="0" w:space="0" w:color="auto"/>
            <w:bottom w:val="none" w:sz="0" w:space="0" w:color="auto"/>
            <w:right w:val="none" w:sz="0" w:space="0" w:color="auto"/>
          </w:divBdr>
        </w:div>
        <w:div w:id="82995381">
          <w:marLeft w:val="480"/>
          <w:marRight w:val="0"/>
          <w:marTop w:val="0"/>
          <w:marBottom w:val="0"/>
          <w:divBdr>
            <w:top w:val="none" w:sz="0" w:space="0" w:color="auto"/>
            <w:left w:val="none" w:sz="0" w:space="0" w:color="auto"/>
            <w:bottom w:val="none" w:sz="0" w:space="0" w:color="auto"/>
            <w:right w:val="none" w:sz="0" w:space="0" w:color="auto"/>
          </w:divBdr>
        </w:div>
        <w:div w:id="125005814">
          <w:marLeft w:val="480"/>
          <w:marRight w:val="0"/>
          <w:marTop w:val="0"/>
          <w:marBottom w:val="0"/>
          <w:divBdr>
            <w:top w:val="none" w:sz="0" w:space="0" w:color="auto"/>
            <w:left w:val="none" w:sz="0" w:space="0" w:color="auto"/>
            <w:bottom w:val="none" w:sz="0" w:space="0" w:color="auto"/>
            <w:right w:val="none" w:sz="0" w:space="0" w:color="auto"/>
          </w:divBdr>
        </w:div>
        <w:div w:id="147093885">
          <w:marLeft w:val="480"/>
          <w:marRight w:val="0"/>
          <w:marTop w:val="0"/>
          <w:marBottom w:val="0"/>
          <w:divBdr>
            <w:top w:val="none" w:sz="0" w:space="0" w:color="auto"/>
            <w:left w:val="none" w:sz="0" w:space="0" w:color="auto"/>
            <w:bottom w:val="none" w:sz="0" w:space="0" w:color="auto"/>
            <w:right w:val="none" w:sz="0" w:space="0" w:color="auto"/>
          </w:divBdr>
        </w:div>
        <w:div w:id="161630834">
          <w:marLeft w:val="480"/>
          <w:marRight w:val="0"/>
          <w:marTop w:val="0"/>
          <w:marBottom w:val="0"/>
          <w:divBdr>
            <w:top w:val="none" w:sz="0" w:space="0" w:color="auto"/>
            <w:left w:val="none" w:sz="0" w:space="0" w:color="auto"/>
            <w:bottom w:val="none" w:sz="0" w:space="0" w:color="auto"/>
            <w:right w:val="none" w:sz="0" w:space="0" w:color="auto"/>
          </w:divBdr>
        </w:div>
        <w:div w:id="190605777">
          <w:marLeft w:val="480"/>
          <w:marRight w:val="0"/>
          <w:marTop w:val="0"/>
          <w:marBottom w:val="0"/>
          <w:divBdr>
            <w:top w:val="none" w:sz="0" w:space="0" w:color="auto"/>
            <w:left w:val="none" w:sz="0" w:space="0" w:color="auto"/>
            <w:bottom w:val="none" w:sz="0" w:space="0" w:color="auto"/>
            <w:right w:val="none" w:sz="0" w:space="0" w:color="auto"/>
          </w:divBdr>
        </w:div>
        <w:div w:id="194080714">
          <w:marLeft w:val="480"/>
          <w:marRight w:val="0"/>
          <w:marTop w:val="0"/>
          <w:marBottom w:val="0"/>
          <w:divBdr>
            <w:top w:val="none" w:sz="0" w:space="0" w:color="auto"/>
            <w:left w:val="none" w:sz="0" w:space="0" w:color="auto"/>
            <w:bottom w:val="none" w:sz="0" w:space="0" w:color="auto"/>
            <w:right w:val="none" w:sz="0" w:space="0" w:color="auto"/>
          </w:divBdr>
        </w:div>
        <w:div w:id="249579962">
          <w:marLeft w:val="480"/>
          <w:marRight w:val="0"/>
          <w:marTop w:val="0"/>
          <w:marBottom w:val="0"/>
          <w:divBdr>
            <w:top w:val="none" w:sz="0" w:space="0" w:color="auto"/>
            <w:left w:val="none" w:sz="0" w:space="0" w:color="auto"/>
            <w:bottom w:val="none" w:sz="0" w:space="0" w:color="auto"/>
            <w:right w:val="none" w:sz="0" w:space="0" w:color="auto"/>
          </w:divBdr>
        </w:div>
        <w:div w:id="250704428">
          <w:marLeft w:val="480"/>
          <w:marRight w:val="0"/>
          <w:marTop w:val="0"/>
          <w:marBottom w:val="0"/>
          <w:divBdr>
            <w:top w:val="none" w:sz="0" w:space="0" w:color="auto"/>
            <w:left w:val="none" w:sz="0" w:space="0" w:color="auto"/>
            <w:bottom w:val="none" w:sz="0" w:space="0" w:color="auto"/>
            <w:right w:val="none" w:sz="0" w:space="0" w:color="auto"/>
          </w:divBdr>
        </w:div>
        <w:div w:id="260457353">
          <w:marLeft w:val="480"/>
          <w:marRight w:val="0"/>
          <w:marTop w:val="0"/>
          <w:marBottom w:val="0"/>
          <w:divBdr>
            <w:top w:val="none" w:sz="0" w:space="0" w:color="auto"/>
            <w:left w:val="none" w:sz="0" w:space="0" w:color="auto"/>
            <w:bottom w:val="none" w:sz="0" w:space="0" w:color="auto"/>
            <w:right w:val="none" w:sz="0" w:space="0" w:color="auto"/>
          </w:divBdr>
        </w:div>
        <w:div w:id="273942459">
          <w:marLeft w:val="480"/>
          <w:marRight w:val="0"/>
          <w:marTop w:val="0"/>
          <w:marBottom w:val="0"/>
          <w:divBdr>
            <w:top w:val="none" w:sz="0" w:space="0" w:color="auto"/>
            <w:left w:val="none" w:sz="0" w:space="0" w:color="auto"/>
            <w:bottom w:val="none" w:sz="0" w:space="0" w:color="auto"/>
            <w:right w:val="none" w:sz="0" w:space="0" w:color="auto"/>
          </w:divBdr>
        </w:div>
        <w:div w:id="277294966">
          <w:marLeft w:val="480"/>
          <w:marRight w:val="0"/>
          <w:marTop w:val="0"/>
          <w:marBottom w:val="0"/>
          <w:divBdr>
            <w:top w:val="none" w:sz="0" w:space="0" w:color="auto"/>
            <w:left w:val="none" w:sz="0" w:space="0" w:color="auto"/>
            <w:bottom w:val="none" w:sz="0" w:space="0" w:color="auto"/>
            <w:right w:val="none" w:sz="0" w:space="0" w:color="auto"/>
          </w:divBdr>
        </w:div>
        <w:div w:id="315495763">
          <w:marLeft w:val="480"/>
          <w:marRight w:val="0"/>
          <w:marTop w:val="0"/>
          <w:marBottom w:val="0"/>
          <w:divBdr>
            <w:top w:val="none" w:sz="0" w:space="0" w:color="auto"/>
            <w:left w:val="none" w:sz="0" w:space="0" w:color="auto"/>
            <w:bottom w:val="none" w:sz="0" w:space="0" w:color="auto"/>
            <w:right w:val="none" w:sz="0" w:space="0" w:color="auto"/>
          </w:divBdr>
        </w:div>
        <w:div w:id="315652382">
          <w:marLeft w:val="480"/>
          <w:marRight w:val="0"/>
          <w:marTop w:val="0"/>
          <w:marBottom w:val="0"/>
          <w:divBdr>
            <w:top w:val="none" w:sz="0" w:space="0" w:color="auto"/>
            <w:left w:val="none" w:sz="0" w:space="0" w:color="auto"/>
            <w:bottom w:val="none" w:sz="0" w:space="0" w:color="auto"/>
            <w:right w:val="none" w:sz="0" w:space="0" w:color="auto"/>
          </w:divBdr>
        </w:div>
        <w:div w:id="316152874">
          <w:marLeft w:val="480"/>
          <w:marRight w:val="0"/>
          <w:marTop w:val="0"/>
          <w:marBottom w:val="0"/>
          <w:divBdr>
            <w:top w:val="none" w:sz="0" w:space="0" w:color="auto"/>
            <w:left w:val="none" w:sz="0" w:space="0" w:color="auto"/>
            <w:bottom w:val="none" w:sz="0" w:space="0" w:color="auto"/>
            <w:right w:val="none" w:sz="0" w:space="0" w:color="auto"/>
          </w:divBdr>
        </w:div>
        <w:div w:id="325331346">
          <w:marLeft w:val="480"/>
          <w:marRight w:val="0"/>
          <w:marTop w:val="0"/>
          <w:marBottom w:val="0"/>
          <w:divBdr>
            <w:top w:val="none" w:sz="0" w:space="0" w:color="auto"/>
            <w:left w:val="none" w:sz="0" w:space="0" w:color="auto"/>
            <w:bottom w:val="none" w:sz="0" w:space="0" w:color="auto"/>
            <w:right w:val="none" w:sz="0" w:space="0" w:color="auto"/>
          </w:divBdr>
        </w:div>
        <w:div w:id="348681421">
          <w:marLeft w:val="480"/>
          <w:marRight w:val="0"/>
          <w:marTop w:val="0"/>
          <w:marBottom w:val="0"/>
          <w:divBdr>
            <w:top w:val="none" w:sz="0" w:space="0" w:color="auto"/>
            <w:left w:val="none" w:sz="0" w:space="0" w:color="auto"/>
            <w:bottom w:val="none" w:sz="0" w:space="0" w:color="auto"/>
            <w:right w:val="none" w:sz="0" w:space="0" w:color="auto"/>
          </w:divBdr>
        </w:div>
        <w:div w:id="414133647">
          <w:marLeft w:val="480"/>
          <w:marRight w:val="0"/>
          <w:marTop w:val="0"/>
          <w:marBottom w:val="0"/>
          <w:divBdr>
            <w:top w:val="none" w:sz="0" w:space="0" w:color="auto"/>
            <w:left w:val="none" w:sz="0" w:space="0" w:color="auto"/>
            <w:bottom w:val="none" w:sz="0" w:space="0" w:color="auto"/>
            <w:right w:val="none" w:sz="0" w:space="0" w:color="auto"/>
          </w:divBdr>
        </w:div>
        <w:div w:id="430204520">
          <w:marLeft w:val="480"/>
          <w:marRight w:val="0"/>
          <w:marTop w:val="0"/>
          <w:marBottom w:val="0"/>
          <w:divBdr>
            <w:top w:val="none" w:sz="0" w:space="0" w:color="auto"/>
            <w:left w:val="none" w:sz="0" w:space="0" w:color="auto"/>
            <w:bottom w:val="none" w:sz="0" w:space="0" w:color="auto"/>
            <w:right w:val="none" w:sz="0" w:space="0" w:color="auto"/>
          </w:divBdr>
        </w:div>
        <w:div w:id="539785968">
          <w:marLeft w:val="480"/>
          <w:marRight w:val="0"/>
          <w:marTop w:val="0"/>
          <w:marBottom w:val="0"/>
          <w:divBdr>
            <w:top w:val="none" w:sz="0" w:space="0" w:color="auto"/>
            <w:left w:val="none" w:sz="0" w:space="0" w:color="auto"/>
            <w:bottom w:val="none" w:sz="0" w:space="0" w:color="auto"/>
            <w:right w:val="none" w:sz="0" w:space="0" w:color="auto"/>
          </w:divBdr>
        </w:div>
        <w:div w:id="542787191">
          <w:marLeft w:val="480"/>
          <w:marRight w:val="0"/>
          <w:marTop w:val="0"/>
          <w:marBottom w:val="0"/>
          <w:divBdr>
            <w:top w:val="none" w:sz="0" w:space="0" w:color="auto"/>
            <w:left w:val="none" w:sz="0" w:space="0" w:color="auto"/>
            <w:bottom w:val="none" w:sz="0" w:space="0" w:color="auto"/>
            <w:right w:val="none" w:sz="0" w:space="0" w:color="auto"/>
          </w:divBdr>
        </w:div>
        <w:div w:id="598294065">
          <w:marLeft w:val="480"/>
          <w:marRight w:val="0"/>
          <w:marTop w:val="0"/>
          <w:marBottom w:val="0"/>
          <w:divBdr>
            <w:top w:val="none" w:sz="0" w:space="0" w:color="auto"/>
            <w:left w:val="none" w:sz="0" w:space="0" w:color="auto"/>
            <w:bottom w:val="none" w:sz="0" w:space="0" w:color="auto"/>
            <w:right w:val="none" w:sz="0" w:space="0" w:color="auto"/>
          </w:divBdr>
        </w:div>
        <w:div w:id="639850776">
          <w:marLeft w:val="480"/>
          <w:marRight w:val="0"/>
          <w:marTop w:val="0"/>
          <w:marBottom w:val="0"/>
          <w:divBdr>
            <w:top w:val="none" w:sz="0" w:space="0" w:color="auto"/>
            <w:left w:val="none" w:sz="0" w:space="0" w:color="auto"/>
            <w:bottom w:val="none" w:sz="0" w:space="0" w:color="auto"/>
            <w:right w:val="none" w:sz="0" w:space="0" w:color="auto"/>
          </w:divBdr>
        </w:div>
        <w:div w:id="645207189">
          <w:marLeft w:val="480"/>
          <w:marRight w:val="0"/>
          <w:marTop w:val="0"/>
          <w:marBottom w:val="0"/>
          <w:divBdr>
            <w:top w:val="none" w:sz="0" w:space="0" w:color="auto"/>
            <w:left w:val="none" w:sz="0" w:space="0" w:color="auto"/>
            <w:bottom w:val="none" w:sz="0" w:space="0" w:color="auto"/>
            <w:right w:val="none" w:sz="0" w:space="0" w:color="auto"/>
          </w:divBdr>
        </w:div>
        <w:div w:id="661549576">
          <w:marLeft w:val="480"/>
          <w:marRight w:val="0"/>
          <w:marTop w:val="0"/>
          <w:marBottom w:val="0"/>
          <w:divBdr>
            <w:top w:val="none" w:sz="0" w:space="0" w:color="auto"/>
            <w:left w:val="none" w:sz="0" w:space="0" w:color="auto"/>
            <w:bottom w:val="none" w:sz="0" w:space="0" w:color="auto"/>
            <w:right w:val="none" w:sz="0" w:space="0" w:color="auto"/>
          </w:divBdr>
        </w:div>
        <w:div w:id="693118080">
          <w:marLeft w:val="480"/>
          <w:marRight w:val="0"/>
          <w:marTop w:val="0"/>
          <w:marBottom w:val="0"/>
          <w:divBdr>
            <w:top w:val="none" w:sz="0" w:space="0" w:color="auto"/>
            <w:left w:val="none" w:sz="0" w:space="0" w:color="auto"/>
            <w:bottom w:val="none" w:sz="0" w:space="0" w:color="auto"/>
            <w:right w:val="none" w:sz="0" w:space="0" w:color="auto"/>
          </w:divBdr>
        </w:div>
        <w:div w:id="709452522">
          <w:marLeft w:val="480"/>
          <w:marRight w:val="0"/>
          <w:marTop w:val="0"/>
          <w:marBottom w:val="0"/>
          <w:divBdr>
            <w:top w:val="none" w:sz="0" w:space="0" w:color="auto"/>
            <w:left w:val="none" w:sz="0" w:space="0" w:color="auto"/>
            <w:bottom w:val="none" w:sz="0" w:space="0" w:color="auto"/>
            <w:right w:val="none" w:sz="0" w:space="0" w:color="auto"/>
          </w:divBdr>
        </w:div>
        <w:div w:id="723721525">
          <w:marLeft w:val="480"/>
          <w:marRight w:val="0"/>
          <w:marTop w:val="0"/>
          <w:marBottom w:val="0"/>
          <w:divBdr>
            <w:top w:val="none" w:sz="0" w:space="0" w:color="auto"/>
            <w:left w:val="none" w:sz="0" w:space="0" w:color="auto"/>
            <w:bottom w:val="none" w:sz="0" w:space="0" w:color="auto"/>
            <w:right w:val="none" w:sz="0" w:space="0" w:color="auto"/>
          </w:divBdr>
        </w:div>
        <w:div w:id="738945709">
          <w:marLeft w:val="480"/>
          <w:marRight w:val="0"/>
          <w:marTop w:val="0"/>
          <w:marBottom w:val="0"/>
          <w:divBdr>
            <w:top w:val="none" w:sz="0" w:space="0" w:color="auto"/>
            <w:left w:val="none" w:sz="0" w:space="0" w:color="auto"/>
            <w:bottom w:val="none" w:sz="0" w:space="0" w:color="auto"/>
            <w:right w:val="none" w:sz="0" w:space="0" w:color="auto"/>
          </w:divBdr>
        </w:div>
        <w:div w:id="792020618">
          <w:marLeft w:val="480"/>
          <w:marRight w:val="0"/>
          <w:marTop w:val="0"/>
          <w:marBottom w:val="0"/>
          <w:divBdr>
            <w:top w:val="none" w:sz="0" w:space="0" w:color="auto"/>
            <w:left w:val="none" w:sz="0" w:space="0" w:color="auto"/>
            <w:bottom w:val="none" w:sz="0" w:space="0" w:color="auto"/>
            <w:right w:val="none" w:sz="0" w:space="0" w:color="auto"/>
          </w:divBdr>
        </w:div>
        <w:div w:id="792137040">
          <w:marLeft w:val="480"/>
          <w:marRight w:val="0"/>
          <w:marTop w:val="0"/>
          <w:marBottom w:val="0"/>
          <w:divBdr>
            <w:top w:val="none" w:sz="0" w:space="0" w:color="auto"/>
            <w:left w:val="none" w:sz="0" w:space="0" w:color="auto"/>
            <w:bottom w:val="none" w:sz="0" w:space="0" w:color="auto"/>
            <w:right w:val="none" w:sz="0" w:space="0" w:color="auto"/>
          </w:divBdr>
        </w:div>
        <w:div w:id="799497042">
          <w:marLeft w:val="480"/>
          <w:marRight w:val="0"/>
          <w:marTop w:val="0"/>
          <w:marBottom w:val="0"/>
          <w:divBdr>
            <w:top w:val="none" w:sz="0" w:space="0" w:color="auto"/>
            <w:left w:val="none" w:sz="0" w:space="0" w:color="auto"/>
            <w:bottom w:val="none" w:sz="0" w:space="0" w:color="auto"/>
            <w:right w:val="none" w:sz="0" w:space="0" w:color="auto"/>
          </w:divBdr>
        </w:div>
        <w:div w:id="800151828">
          <w:marLeft w:val="480"/>
          <w:marRight w:val="0"/>
          <w:marTop w:val="0"/>
          <w:marBottom w:val="0"/>
          <w:divBdr>
            <w:top w:val="none" w:sz="0" w:space="0" w:color="auto"/>
            <w:left w:val="none" w:sz="0" w:space="0" w:color="auto"/>
            <w:bottom w:val="none" w:sz="0" w:space="0" w:color="auto"/>
            <w:right w:val="none" w:sz="0" w:space="0" w:color="auto"/>
          </w:divBdr>
        </w:div>
        <w:div w:id="827020976">
          <w:marLeft w:val="480"/>
          <w:marRight w:val="0"/>
          <w:marTop w:val="0"/>
          <w:marBottom w:val="0"/>
          <w:divBdr>
            <w:top w:val="none" w:sz="0" w:space="0" w:color="auto"/>
            <w:left w:val="none" w:sz="0" w:space="0" w:color="auto"/>
            <w:bottom w:val="none" w:sz="0" w:space="0" w:color="auto"/>
            <w:right w:val="none" w:sz="0" w:space="0" w:color="auto"/>
          </w:divBdr>
        </w:div>
        <w:div w:id="874856541">
          <w:marLeft w:val="480"/>
          <w:marRight w:val="0"/>
          <w:marTop w:val="0"/>
          <w:marBottom w:val="0"/>
          <w:divBdr>
            <w:top w:val="none" w:sz="0" w:space="0" w:color="auto"/>
            <w:left w:val="none" w:sz="0" w:space="0" w:color="auto"/>
            <w:bottom w:val="none" w:sz="0" w:space="0" w:color="auto"/>
            <w:right w:val="none" w:sz="0" w:space="0" w:color="auto"/>
          </w:divBdr>
        </w:div>
        <w:div w:id="906040690">
          <w:marLeft w:val="480"/>
          <w:marRight w:val="0"/>
          <w:marTop w:val="0"/>
          <w:marBottom w:val="0"/>
          <w:divBdr>
            <w:top w:val="none" w:sz="0" w:space="0" w:color="auto"/>
            <w:left w:val="none" w:sz="0" w:space="0" w:color="auto"/>
            <w:bottom w:val="none" w:sz="0" w:space="0" w:color="auto"/>
            <w:right w:val="none" w:sz="0" w:space="0" w:color="auto"/>
          </w:divBdr>
        </w:div>
        <w:div w:id="931202463">
          <w:marLeft w:val="480"/>
          <w:marRight w:val="0"/>
          <w:marTop w:val="0"/>
          <w:marBottom w:val="0"/>
          <w:divBdr>
            <w:top w:val="none" w:sz="0" w:space="0" w:color="auto"/>
            <w:left w:val="none" w:sz="0" w:space="0" w:color="auto"/>
            <w:bottom w:val="none" w:sz="0" w:space="0" w:color="auto"/>
            <w:right w:val="none" w:sz="0" w:space="0" w:color="auto"/>
          </w:divBdr>
        </w:div>
        <w:div w:id="931232786">
          <w:marLeft w:val="480"/>
          <w:marRight w:val="0"/>
          <w:marTop w:val="0"/>
          <w:marBottom w:val="0"/>
          <w:divBdr>
            <w:top w:val="none" w:sz="0" w:space="0" w:color="auto"/>
            <w:left w:val="none" w:sz="0" w:space="0" w:color="auto"/>
            <w:bottom w:val="none" w:sz="0" w:space="0" w:color="auto"/>
            <w:right w:val="none" w:sz="0" w:space="0" w:color="auto"/>
          </w:divBdr>
        </w:div>
        <w:div w:id="959188729">
          <w:marLeft w:val="480"/>
          <w:marRight w:val="0"/>
          <w:marTop w:val="0"/>
          <w:marBottom w:val="0"/>
          <w:divBdr>
            <w:top w:val="none" w:sz="0" w:space="0" w:color="auto"/>
            <w:left w:val="none" w:sz="0" w:space="0" w:color="auto"/>
            <w:bottom w:val="none" w:sz="0" w:space="0" w:color="auto"/>
            <w:right w:val="none" w:sz="0" w:space="0" w:color="auto"/>
          </w:divBdr>
        </w:div>
        <w:div w:id="998341964">
          <w:marLeft w:val="480"/>
          <w:marRight w:val="0"/>
          <w:marTop w:val="0"/>
          <w:marBottom w:val="0"/>
          <w:divBdr>
            <w:top w:val="none" w:sz="0" w:space="0" w:color="auto"/>
            <w:left w:val="none" w:sz="0" w:space="0" w:color="auto"/>
            <w:bottom w:val="none" w:sz="0" w:space="0" w:color="auto"/>
            <w:right w:val="none" w:sz="0" w:space="0" w:color="auto"/>
          </w:divBdr>
        </w:div>
      </w:divsChild>
    </w:div>
    <w:div w:id="475686343">
      <w:bodyDiv w:val="1"/>
      <w:marLeft w:val="0"/>
      <w:marRight w:val="0"/>
      <w:marTop w:val="0"/>
      <w:marBottom w:val="0"/>
      <w:divBdr>
        <w:top w:val="none" w:sz="0" w:space="0" w:color="auto"/>
        <w:left w:val="none" w:sz="0" w:space="0" w:color="auto"/>
        <w:bottom w:val="none" w:sz="0" w:space="0" w:color="auto"/>
        <w:right w:val="none" w:sz="0" w:space="0" w:color="auto"/>
      </w:divBdr>
    </w:div>
    <w:div w:id="475727482">
      <w:bodyDiv w:val="1"/>
      <w:marLeft w:val="0"/>
      <w:marRight w:val="0"/>
      <w:marTop w:val="0"/>
      <w:marBottom w:val="0"/>
      <w:divBdr>
        <w:top w:val="none" w:sz="0" w:space="0" w:color="auto"/>
        <w:left w:val="none" w:sz="0" w:space="0" w:color="auto"/>
        <w:bottom w:val="none" w:sz="0" w:space="0" w:color="auto"/>
        <w:right w:val="none" w:sz="0" w:space="0" w:color="auto"/>
      </w:divBdr>
      <w:divsChild>
        <w:div w:id="46421735">
          <w:marLeft w:val="480"/>
          <w:marRight w:val="0"/>
          <w:marTop w:val="0"/>
          <w:marBottom w:val="0"/>
          <w:divBdr>
            <w:top w:val="none" w:sz="0" w:space="0" w:color="auto"/>
            <w:left w:val="none" w:sz="0" w:space="0" w:color="auto"/>
            <w:bottom w:val="none" w:sz="0" w:space="0" w:color="auto"/>
            <w:right w:val="none" w:sz="0" w:space="0" w:color="auto"/>
          </w:divBdr>
        </w:div>
        <w:div w:id="150175455">
          <w:marLeft w:val="480"/>
          <w:marRight w:val="0"/>
          <w:marTop w:val="0"/>
          <w:marBottom w:val="0"/>
          <w:divBdr>
            <w:top w:val="none" w:sz="0" w:space="0" w:color="auto"/>
            <w:left w:val="none" w:sz="0" w:space="0" w:color="auto"/>
            <w:bottom w:val="none" w:sz="0" w:space="0" w:color="auto"/>
            <w:right w:val="none" w:sz="0" w:space="0" w:color="auto"/>
          </w:divBdr>
        </w:div>
        <w:div w:id="206333727">
          <w:marLeft w:val="480"/>
          <w:marRight w:val="0"/>
          <w:marTop w:val="0"/>
          <w:marBottom w:val="0"/>
          <w:divBdr>
            <w:top w:val="none" w:sz="0" w:space="0" w:color="auto"/>
            <w:left w:val="none" w:sz="0" w:space="0" w:color="auto"/>
            <w:bottom w:val="none" w:sz="0" w:space="0" w:color="auto"/>
            <w:right w:val="none" w:sz="0" w:space="0" w:color="auto"/>
          </w:divBdr>
        </w:div>
        <w:div w:id="312295180">
          <w:marLeft w:val="480"/>
          <w:marRight w:val="0"/>
          <w:marTop w:val="0"/>
          <w:marBottom w:val="0"/>
          <w:divBdr>
            <w:top w:val="none" w:sz="0" w:space="0" w:color="auto"/>
            <w:left w:val="none" w:sz="0" w:space="0" w:color="auto"/>
            <w:bottom w:val="none" w:sz="0" w:space="0" w:color="auto"/>
            <w:right w:val="none" w:sz="0" w:space="0" w:color="auto"/>
          </w:divBdr>
        </w:div>
        <w:div w:id="376054927">
          <w:marLeft w:val="480"/>
          <w:marRight w:val="0"/>
          <w:marTop w:val="0"/>
          <w:marBottom w:val="0"/>
          <w:divBdr>
            <w:top w:val="none" w:sz="0" w:space="0" w:color="auto"/>
            <w:left w:val="none" w:sz="0" w:space="0" w:color="auto"/>
            <w:bottom w:val="none" w:sz="0" w:space="0" w:color="auto"/>
            <w:right w:val="none" w:sz="0" w:space="0" w:color="auto"/>
          </w:divBdr>
        </w:div>
        <w:div w:id="484929858">
          <w:marLeft w:val="480"/>
          <w:marRight w:val="0"/>
          <w:marTop w:val="0"/>
          <w:marBottom w:val="0"/>
          <w:divBdr>
            <w:top w:val="none" w:sz="0" w:space="0" w:color="auto"/>
            <w:left w:val="none" w:sz="0" w:space="0" w:color="auto"/>
            <w:bottom w:val="none" w:sz="0" w:space="0" w:color="auto"/>
            <w:right w:val="none" w:sz="0" w:space="0" w:color="auto"/>
          </w:divBdr>
        </w:div>
        <w:div w:id="578103452">
          <w:marLeft w:val="480"/>
          <w:marRight w:val="0"/>
          <w:marTop w:val="0"/>
          <w:marBottom w:val="0"/>
          <w:divBdr>
            <w:top w:val="none" w:sz="0" w:space="0" w:color="auto"/>
            <w:left w:val="none" w:sz="0" w:space="0" w:color="auto"/>
            <w:bottom w:val="none" w:sz="0" w:space="0" w:color="auto"/>
            <w:right w:val="none" w:sz="0" w:space="0" w:color="auto"/>
          </w:divBdr>
        </w:div>
        <w:div w:id="624237861">
          <w:marLeft w:val="480"/>
          <w:marRight w:val="0"/>
          <w:marTop w:val="0"/>
          <w:marBottom w:val="0"/>
          <w:divBdr>
            <w:top w:val="none" w:sz="0" w:space="0" w:color="auto"/>
            <w:left w:val="none" w:sz="0" w:space="0" w:color="auto"/>
            <w:bottom w:val="none" w:sz="0" w:space="0" w:color="auto"/>
            <w:right w:val="none" w:sz="0" w:space="0" w:color="auto"/>
          </w:divBdr>
        </w:div>
        <w:div w:id="779840671">
          <w:marLeft w:val="480"/>
          <w:marRight w:val="0"/>
          <w:marTop w:val="0"/>
          <w:marBottom w:val="0"/>
          <w:divBdr>
            <w:top w:val="none" w:sz="0" w:space="0" w:color="auto"/>
            <w:left w:val="none" w:sz="0" w:space="0" w:color="auto"/>
            <w:bottom w:val="none" w:sz="0" w:space="0" w:color="auto"/>
            <w:right w:val="none" w:sz="0" w:space="0" w:color="auto"/>
          </w:divBdr>
        </w:div>
        <w:div w:id="890770373">
          <w:marLeft w:val="480"/>
          <w:marRight w:val="0"/>
          <w:marTop w:val="0"/>
          <w:marBottom w:val="0"/>
          <w:divBdr>
            <w:top w:val="none" w:sz="0" w:space="0" w:color="auto"/>
            <w:left w:val="none" w:sz="0" w:space="0" w:color="auto"/>
            <w:bottom w:val="none" w:sz="0" w:space="0" w:color="auto"/>
            <w:right w:val="none" w:sz="0" w:space="0" w:color="auto"/>
          </w:divBdr>
        </w:div>
        <w:div w:id="994575398">
          <w:marLeft w:val="480"/>
          <w:marRight w:val="0"/>
          <w:marTop w:val="0"/>
          <w:marBottom w:val="0"/>
          <w:divBdr>
            <w:top w:val="none" w:sz="0" w:space="0" w:color="auto"/>
            <w:left w:val="none" w:sz="0" w:space="0" w:color="auto"/>
            <w:bottom w:val="none" w:sz="0" w:space="0" w:color="auto"/>
            <w:right w:val="none" w:sz="0" w:space="0" w:color="auto"/>
          </w:divBdr>
        </w:div>
      </w:divsChild>
    </w:div>
    <w:div w:id="475805237">
      <w:bodyDiv w:val="1"/>
      <w:marLeft w:val="0"/>
      <w:marRight w:val="0"/>
      <w:marTop w:val="0"/>
      <w:marBottom w:val="0"/>
      <w:divBdr>
        <w:top w:val="none" w:sz="0" w:space="0" w:color="auto"/>
        <w:left w:val="none" w:sz="0" w:space="0" w:color="auto"/>
        <w:bottom w:val="none" w:sz="0" w:space="0" w:color="auto"/>
        <w:right w:val="none" w:sz="0" w:space="0" w:color="auto"/>
      </w:divBdr>
    </w:div>
    <w:div w:id="476193436">
      <w:bodyDiv w:val="1"/>
      <w:marLeft w:val="0"/>
      <w:marRight w:val="0"/>
      <w:marTop w:val="0"/>
      <w:marBottom w:val="0"/>
      <w:divBdr>
        <w:top w:val="none" w:sz="0" w:space="0" w:color="auto"/>
        <w:left w:val="none" w:sz="0" w:space="0" w:color="auto"/>
        <w:bottom w:val="none" w:sz="0" w:space="0" w:color="auto"/>
        <w:right w:val="none" w:sz="0" w:space="0" w:color="auto"/>
      </w:divBdr>
    </w:div>
    <w:div w:id="476453295">
      <w:bodyDiv w:val="1"/>
      <w:marLeft w:val="0"/>
      <w:marRight w:val="0"/>
      <w:marTop w:val="0"/>
      <w:marBottom w:val="0"/>
      <w:divBdr>
        <w:top w:val="none" w:sz="0" w:space="0" w:color="auto"/>
        <w:left w:val="none" w:sz="0" w:space="0" w:color="auto"/>
        <w:bottom w:val="none" w:sz="0" w:space="0" w:color="auto"/>
        <w:right w:val="none" w:sz="0" w:space="0" w:color="auto"/>
      </w:divBdr>
    </w:div>
    <w:div w:id="476799259">
      <w:bodyDiv w:val="1"/>
      <w:marLeft w:val="0"/>
      <w:marRight w:val="0"/>
      <w:marTop w:val="0"/>
      <w:marBottom w:val="0"/>
      <w:divBdr>
        <w:top w:val="none" w:sz="0" w:space="0" w:color="auto"/>
        <w:left w:val="none" w:sz="0" w:space="0" w:color="auto"/>
        <w:bottom w:val="none" w:sz="0" w:space="0" w:color="auto"/>
        <w:right w:val="none" w:sz="0" w:space="0" w:color="auto"/>
      </w:divBdr>
    </w:div>
    <w:div w:id="476841539">
      <w:bodyDiv w:val="1"/>
      <w:marLeft w:val="0"/>
      <w:marRight w:val="0"/>
      <w:marTop w:val="0"/>
      <w:marBottom w:val="0"/>
      <w:divBdr>
        <w:top w:val="none" w:sz="0" w:space="0" w:color="auto"/>
        <w:left w:val="none" w:sz="0" w:space="0" w:color="auto"/>
        <w:bottom w:val="none" w:sz="0" w:space="0" w:color="auto"/>
        <w:right w:val="none" w:sz="0" w:space="0" w:color="auto"/>
      </w:divBdr>
    </w:div>
    <w:div w:id="476846748">
      <w:bodyDiv w:val="1"/>
      <w:marLeft w:val="0"/>
      <w:marRight w:val="0"/>
      <w:marTop w:val="0"/>
      <w:marBottom w:val="0"/>
      <w:divBdr>
        <w:top w:val="none" w:sz="0" w:space="0" w:color="auto"/>
        <w:left w:val="none" w:sz="0" w:space="0" w:color="auto"/>
        <w:bottom w:val="none" w:sz="0" w:space="0" w:color="auto"/>
        <w:right w:val="none" w:sz="0" w:space="0" w:color="auto"/>
      </w:divBdr>
    </w:div>
    <w:div w:id="476995594">
      <w:bodyDiv w:val="1"/>
      <w:marLeft w:val="0"/>
      <w:marRight w:val="0"/>
      <w:marTop w:val="0"/>
      <w:marBottom w:val="0"/>
      <w:divBdr>
        <w:top w:val="none" w:sz="0" w:space="0" w:color="auto"/>
        <w:left w:val="none" w:sz="0" w:space="0" w:color="auto"/>
        <w:bottom w:val="none" w:sz="0" w:space="0" w:color="auto"/>
        <w:right w:val="none" w:sz="0" w:space="0" w:color="auto"/>
      </w:divBdr>
    </w:div>
    <w:div w:id="478108602">
      <w:bodyDiv w:val="1"/>
      <w:marLeft w:val="0"/>
      <w:marRight w:val="0"/>
      <w:marTop w:val="0"/>
      <w:marBottom w:val="0"/>
      <w:divBdr>
        <w:top w:val="none" w:sz="0" w:space="0" w:color="auto"/>
        <w:left w:val="none" w:sz="0" w:space="0" w:color="auto"/>
        <w:bottom w:val="none" w:sz="0" w:space="0" w:color="auto"/>
        <w:right w:val="none" w:sz="0" w:space="0" w:color="auto"/>
      </w:divBdr>
    </w:div>
    <w:div w:id="478152931">
      <w:bodyDiv w:val="1"/>
      <w:marLeft w:val="0"/>
      <w:marRight w:val="0"/>
      <w:marTop w:val="0"/>
      <w:marBottom w:val="0"/>
      <w:divBdr>
        <w:top w:val="none" w:sz="0" w:space="0" w:color="auto"/>
        <w:left w:val="none" w:sz="0" w:space="0" w:color="auto"/>
        <w:bottom w:val="none" w:sz="0" w:space="0" w:color="auto"/>
        <w:right w:val="none" w:sz="0" w:space="0" w:color="auto"/>
      </w:divBdr>
    </w:div>
    <w:div w:id="478305574">
      <w:bodyDiv w:val="1"/>
      <w:marLeft w:val="0"/>
      <w:marRight w:val="0"/>
      <w:marTop w:val="0"/>
      <w:marBottom w:val="0"/>
      <w:divBdr>
        <w:top w:val="none" w:sz="0" w:space="0" w:color="auto"/>
        <w:left w:val="none" w:sz="0" w:space="0" w:color="auto"/>
        <w:bottom w:val="none" w:sz="0" w:space="0" w:color="auto"/>
        <w:right w:val="none" w:sz="0" w:space="0" w:color="auto"/>
      </w:divBdr>
    </w:div>
    <w:div w:id="478618074">
      <w:bodyDiv w:val="1"/>
      <w:marLeft w:val="0"/>
      <w:marRight w:val="0"/>
      <w:marTop w:val="0"/>
      <w:marBottom w:val="0"/>
      <w:divBdr>
        <w:top w:val="none" w:sz="0" w:space="0" w:color="auto"/>
        <w:left w:val="none" w:sz="0" w:space="0" w:color="auto"/>
        <w:bottom w:val="none" w:sz="0" w:space="0" w:color="auto"/>
        <w:right w:val="none" w:sz="0" w:space="0" w:color="auto"/>
      </w:divBdr>
    </w:div>
    <w:div w:id="478887995">
      <w:bodyDiv w:val="1"/>
      <w:marLeft w:val="0"/>
      <w:marRight w:val="0"/>
      <w:marTop w:val="0"/>
      <w:marBottom w:val="0"/>
      <w:divBdr>
        <w:top w:val="none" w:sz="0" w:space="0" w:color="auto"/>
        <w:left w:val="none" w:sz="0" w:space="0" w:color="auto"/>
        <w:bottom w:val="none" w:sz="0" w:space="0" w:color="auto"/>
        <w:right w:val="none" w:sz="0" w:space="0" w:color="auto"/>
      </w:divBdr>
    </w:div>
    <w:div w:id="478961912">
      <w:bodyDiv w:val="1"/>
      <w:marLeft w:val="0"/>
      <w:marRight w:val="0"/>
      <w:marTop w:val="0"/>
      <w:marBottom w:val="0"/>
      <w:divBdr>
        <w:top w:val="none" w:sz="0" w:space="0" w:color="auto"/>
        <w:left w:val="none" w:sz="0" w:space="0" w:color="auto"/>
        <w:bottom w:val="none" w:sz="0" w:space="0" w:color="auto"/>
        <w:right w:val="none" w:sz="0" w:space="0" w:color="auto"/>
      </w:divBdr>
    </w:div>
    <w:div w:id="479542456">
      <w:bodyDiv w:val="1"/>
      <w:marLeft w:val="0"/>
      <w:marRight w:val="0"/>
      <w:marTop w:val="0"/>
      <w:marBottom w:val="0"/>
      <w:divBdr>
        <w:top w:val="none" w:sz="0" w:space="0" w:color="auto"/>
        <w:left w:val="none" w:sz="0" w:space="0" w:color="auto"/>
        <w:bottom w:val="none" w:sz="0" w:space="0" w:color="auto"/>
        <w:right w:val="none" w:sz="0" w:space="0" w:color="auto"/>
      </w:divBdr>
    </w:div>
    <w:div w:id="480580811">
      <w:bodyDiv w:val="1"/>
      <w:marLeft w:val="0"/>
      <w:marRight w:val="0"/>
      <w:marTop w:val="0"/>
      <w:marBottom w:val="0"/>
      <w:divBdr>
        <w:top w:val="none" w:sz="0" w:space="0" w:color="auto"/>
        <w:left w:val="none" w:sz="0" w:space="0" w:color="auto"/>
        <w:bottom w:val="none" w:sz="0" w:space="0" w:color="auto"/>
        <w:right w:val="none" w:sz="0" w:space="0" w:color="auto"/>
      </w:divBdr>
    </w:div>
    <w:div w:id="480850136">
      <w:bodyDiv w:val="1"/>
      <w:marLeft w:val="0"/>
      <w:marRight w:val="0"/>
      <w:marTop w:val="0"/>
      <w:marBottom w:val="0"/>
      <w:divBdr>
        <w:top w:val="none" w:sz="0" w:space="0" w:color="auto"/>
        <w:left w:val="none" w:sz="0" w:space="0" w:color="auto"/>
        <w:bottom w:val="none" w:sz="0" w:space="0" w:color="auto"/>
        <w:right w:val="none" w:sz="0" w:space="0" w:color="auto"/>
      </w:divBdr>
    </w:div>
    <w:div w:id="480974099">
      <w:bodyDiv w:val="1"/>
      <w:marLeft w:val="0"/>
      <w:marRight w:val="0"/>
      <w:marTop w:val="0"/>
      <w:marBottom w:val="0"/>
      <w:divBdr>
        <w:top w:val="none" w:sz="0" w:space="0" w:color="auto"/>
        <w:left w:val="none" w:sz="0" w:space="0" w:color="auto"/>
        <w:bottom w:val="none" w:sz="0" w:space="0" w:color="auto"/>
        <w:right w:val="none" w:sz="0" w:space="0" w:color="auto"/>
      </w:divBdr>
    </w:div>
    <w:div w:id="481041924">
      <w:bodyDiv w:val="1"/>
      <w:marLeft w:val="0"/>
      <w:marRight w:val="0"/>
      <w:marTop w:val="0"/>
      <w:marBottom w:val="0"/>
      <w:divBdr>
        <w:top w:val="none" w:sz="0" w:space="0" w:color="auto"/>
        <w:left w:val="none" w:sz="0" w:space="0" w:color="auto"/>
        <w:bottom w:val="none" w:sz="0" w:space="0" w:color="auto"/>
        <w:right w:val="none" w:sz="0" w:space="0" w:color="auto"/>
      </w:divBdr>
    </w:div>
    <w:div w:id="481165588">
      <w:bodyDiv w:val="1"/>
      <w:marLeft w:val="0"/>
      <w:marRight w:val="0"/>
      <w:marTop w:val="0"/>
      <w:marBottom w:val="0"/>
      <w:divBdr>
        <w:top w:val="none" w:sz="0" w:space="0" w:color="auto"/>
        <w:left w:val="none" w:sz="0" w:space="0" w:color="auto"/>
        <w:bottom w:val="none" w:sz="0" w:space="0" w:color="auto"/>
        <w:right w:val="none" w:sz="0" w:space="0" w:color="auto"/>
      </w:divBdr>
      <w:divsChild>
        <w:div w:id="286543492">
          <w:marLeft w:val="480"/>
          <w:marRight w:val="0"/>
          <w:marTop w:val="0"/>
          <w:marBottom w:val="0"/>
          <w:divBdr>
            <w:top w:val="none" w:sz="0" w:space="0" w:color="auto"/>
            <w:left w:val="none" w:sz="0" w:space="0" w:color="auto"/>
            <w:bottom w:val="none" w:sz="0" w:space="0" w:color="auto"/>
            <w:right w:val="none" w:sz="0" w:space="0" w:color="auto"/>
          </w:divBdr>
        </w:div>
        <w:div w:id="326977983">
          <w:marLeft w:val="480"/>
          <w:marRight w:val="0"/>
          <w:marTop w:val="0"/>
          <w:marBottom w:val="0"/>
          <w:divBdr>
            <w:top w:val="none" w:sz="0" w:space="0" w:color="auto"/>
            <w:left w:val="none" w:sz="0" w:space="0" w:color="auto"/>
            <w:bottom w:val="none" w:sz="0" w:space="0" w:color="auto"/>
            <w:right w:val="none" w:sz="0" w:space="0" w:color="auto"/>
          </w:divBdr>
        </w:div>
        <w:div w:id="347106001">
          <w:marLeft w:val="480"/>
          <w:marRight w:val="0"/>
          <w:marTop w:val="0"/>
          <w:marBottom w:val="0"/>
          <w:divBdr>
            <w:top w:val="none" w:sz="0" w:space="0" w:color="auto"/>
            <w:left w:val="none" w:sz="0" w:space="0" w:color="auto"/>
            <w:bottom w:val="none" w:sz="0" w:space="0" w:color="auto"/>
            <w:right w:val="none" w:sz="0" w:space="0" w:color="auto"/>
          </w:divBdr>
        </w:div>
        <w:div w:id="395518289">
          <w:marLeft w:val="480"/>
          <w:marRight w:val="0"/>
          <w:marTop w:val="0"/>
          <w:marBottom w:val="0"/>
          <w:divBdr>
            <w:top w:val="none" w:sz="0" w:space="0" w:color="auto"/>
            <w:left w:val="none" w:sz="0" w:space="0" w:color="auto"/>
            <w:bottom w:val="none" w:sz="0" w:space="0" w:color="auto"/>
            <w:right w:val="none" w:sz="0" w:space="0" w:color="auto"/>
          </w:divBdr>
        </w:div>
        <w:div w:id="396978106">
          <w:marLeft w:val="480"/>
          <w:marRight w:val="0"/>
          <w:marTop w:val="0"/>
          <w:marBottom w:val="0"/>
          <w:divBdr>
            <w:top w:val="none" w:sz="0" w:space="0" w:color="auto"/>
            <w:left w:val="none" w:sz="0" w:space="0" w:color="auto"/>
            <w:bottom w:val="none" w:sz="0" w:space="0" w:color="auto"/>
            <w:right w:val="none" w:sz="0" w:space="0" w:color="auto"/>
          </w:divBdr>
        </w:div>
        <w:div w:id="430779877">
          <w:marLeft w:val="480"/>
          <w:marRight w:val="0"/>
          <w:marTop w:val="0"/>
          <w:marBottom w:val="0"/>
          <w:divBdr>
            <w:top w:val="none" w:sz="0" w:space="0" w:color="auto"/>
            <w:left w:val="none" w:sz="0" w:space="0" w:color="auto"/>
            <w:bottom w:val="none" w:sz="0" w:space="0" w:color="auto"/>
            <w:right w:val="none" w:sz="0" w:space="0" w:color="auto"/>
          </w:divBdr>
        </w:div>
        <w:div w:id="460684837">
          <w:marLeft w:val="480"/>
          <w:marRight w:val="0"/>
          <w:marTop w:val="0"/>
          <w:marBottom w:val="0"/>
          <w:divBdr>
            <w:top w:val="none" w:sz="0" w:space="0" w:color="auto"/>
            <w:left w:val="none" w:sz="0" w:space="0" w:color="auto"/>
            <w:bottom w:val="none" w:sz="0" w:space="0" w:color="auto"/>
            <w:right w:val="none" w:sz="0" w:space="0" w:color="auto"/>
          </w:divBdr>
        </w:div>
        <w:div w:id="635140582">
          <w:marLeft w:val="480"/>
          <w:marRight w:val="0"/>
          <w:marTop w:val="0"/>
          <w:marBottom w:val="0"/>
          <w:divBdr>
            <w:top w:val="none" w:sz="0" w:space="0" w:color="auto"/>
            <w:left w:val="none" w:sz="0" w:space="0" w:color="auto"/>
            <w:bottom w:val="none" w:sz="0" w:space="0" w:color="auto"/>
            <w:right w:val="none" w:sz="0" w:space="0" w:color="auto"/>
          </w:divBdr>
        </w:div>
        <w:div w:id="637075674">
          <w:marLeft w:val="480"/>
          <w:marRight w:val="0"/>
          <w:marTop w:val="0"/>
          <w:marBottom w:val="0"/>
          <w:divBdr>
            <w:top w:val="none" w:sz="0" w:space="0" w:color="auto"/>
            <w:left w:val="none" w:sz="0" w:space="0" w:color="auto"/>
            <w:bottom w:val="none" w:sz="0" w:space="0" w:color="auto"/>
            <w:right w:val="none" w:sz="0" w:space="0" w:color="auto"/>
          </w:divBdr>
        </w:div>
        <w:div w:id="640618820">
          <w:marLeft w:val="480"/>
          <w:marRight w:val="0"/>
          <w:marTop w:val="0"/>
          <w:marBottom w:val="0"/>
          <w:divBdr>
            <w:top w:val="none" w:sz="0" w:space="0" w:color="auto"/>
            <w:left w:val="none" w:sz="0" w:space="0" w:color="auto"/>
            <w:bottom w:val="none" w:sz="0" w:space="0" w:color="auto"/>
            <w:right w:val="none" w:sz="0" w:space="0" w:color="auto"/>
          </w:divBdr>
        </w:div>
        <w:div w:id="804471700">
          <w:marLeft w:val="480"/>
          <w:marRight w:val="0"/>
          <w:marTop w:val="0"/>
          <w:marBottom w:val="0"/>
          <w:divBdr>
            <w:top w:val="none" w:sz="0" w:space="0" w:color="auto"/>
            <w:left w:val="none" w:sz="0" w:space="0" w:color="auto"/>
            <w:bottom w:val="none" w:sz="0" w:space="0" w:color="auto"/>
            <w:right w:val="none" w:sz="0" w:space="0" w:color="auto"/>
          </w:divBdr>
        </w:div>
        <w:div w:id="823858831">
          <w:marLeft w:val="480"/>
          <w:marRight w:val="0"/>
          <w:marTop w:val="0"/>
          <w:marBottom w:val="0"/>
          <w:divBdr>
            <w:top w:val="none" w:sz="0" w:space="0" w:color="auto"/>
            <w:left w:val="none" w:sz="0" w:space="0" w:color="auto"/>
            <w:bottom w:val="none" w:sz="0" w:space="0" w:color="auto"/>
            <w:right w:val="none" w:sz="0" w:space="0" w:color="auto"/>
          </w:divBdr>
        </w:div>
        <w:div w:id="887302875">
          <w:marLeft w:val="480"/>
          <w:marRight w:val="0"/>
          <w:marTop w:val="0"/>
          <w:marBottom w:val="0"/>
          <w:divBdr>
            <w:top w:val="none" w:sz="0" w:space="0" w:color="auto"/>
            <w:left w:val="none" w:sz="0" w:space="0" w:color="auto"/>
            <w:bottom w:val="none" w:sz="0" w:space="0" w:color="auto"/>
            <w:right w:val="none" w:sz="0" w:space="0" w:color="auto"/>
          </w:divBdr>
        </w:div>
        <w:div w:id="928663751">
          <w:marLeft w:val="480"/>
          <w:marRight w:val="0"/>
          <w:marTop w:val="0"/>
          <w:marBottom w:val="0"/>
          <w:divBdr>
            <w:top w:val="none" w:sz="0" w:space="0" w:color="auto"/>
            <w:left w:val="none" w:sz="0" w:space="0" w:color="auto"/>
            <w:bottom w:val="none" w:sz="0" w:space="0" w:color="auto"/>
            <w:right w:val="none" w:sz="0" w:space="0" w:color="auto"/>
          </w:divBdr>
        </w:div>
        <w:div w:id="933784226">
          <w:marLeft w:val="480"/>
          <w:marRight w:val="0"/>
          <w:marTop w:val="0"/>
          <w:marBottom w:val="0"/>
          <w:divBdr>
            <w:top w:val="none" w:sz="0" w:space="0" w:color="auto"/>
            <w:left w:val="none" w:sz="0" w:space="0" w:color="auto"/>
            <w:bottom w:val="none" w:sz="0" w:space="0" w:color="auto"/>
            <w:right w:val="none" w:sz="0" w:space="0" w:color="auto"/>
          </w:divBdr>
        </w:div>
        <w:div w:id="942879777">
          <w:marLeft w:val="480"/>
          <w:marRight w:val="0"/>
          <w:marTop w:val="0"/>
          <w:marBottom w:val="0"/>
          <w:divBdr>
            <w:top w:val="none" w:sz="0" w:space="0" w:color="auto"/>
            <w:left w:val="none" w:sz="0" w:space="0" w:color="auto"/>
            <w:bottom w:val="none" w:sz="0" w:space="0" w:color="auto"/>
            <w:right w:val="none" w:sz="0" w:space="0" w:color="auto"/>
          </w:divBdr>
        </w:div>
        <w:div w:id="947738305">
          <w:marLeft w:val="480"/>
          <w:marRight w:val="0"/>
          <w:marTop w:val="0"/>
          <w:marBottom w:val="0"/>
          <w:divBdr>
            <w:top w:val="none" w:sz="0" w:space="0" w:color="auto"/>
            <w:left w:val="none" w:sz="0" w:space="0" w:color="auto"/>
            <w:bottom w:val="none" w:sz="0" w:space="0" w:color="auto"/>
            <w:right w:val="none" w:sz="0" w:space="0" w:color="auto"/>
          </w:divBdr>
        </w:div>
        <w:div w:id="1003898389">
          <w:marLeft w:val="480"/>
          <w:marRight w:val="0"/>
          <w:marTop w:val="0"/>
          <w:marBottom w:val="0"/>
          <w:divBdr>
            <w:top w:val="none" w:sz="0" w:space="0" w:color="auto"/>
            <w:left w:val="none" w:sz="0" w:space="0" w:color="auto"/>
            <w:bottom w:val="none" w:sz="0" w:space="0" w:color="auto"/>
            <w:right w:val="none" w:sz="0" w:space="0" w:color="auto"/>
          </w:divBdr>
        </w:div>
      </w:divsChild>
    </w:div>
    <w:div w:id="481973578">
      <w:bodyDiv w:val="1"/>
      <w:marLeft w:val="0"/>
      <w:marRight w:val="0"/>
      <w:marTop w:val="0"/>
      <w:marBottom w:val="0"/>
      <w:divBdr>
        <w:top w:val="none" w:sz="0" w:space="0" w:color="auto"/>
        <w:left w:val="none" w:sz="0" w:space="0" w:color="auto"/>
        <w:bottom w:val="none" w:sz="0" w:space="0" w:color="auto"/>
        <w:right w:val="none" w:sz="0" w:space="0" w:color="auto"/>
      </w:divBdr>
      <w:divsChild>
        <w:div w:id="45834624">
          <w:marLeft w:val="480"/>
          <w:marRight w:val="0"/>
          <w:marTop w:val="0"/>
          <w:marBottom w:val="0"/>
          <w:divBdr>
            <w:top w:val="none" w:sz="0" w:space="0" w:color="auto"/>
            <w:left w:val="none" w:sz="0" w:space="0" w:color="auto"/>
            <w:bottom w:val="none" w:sz="0" w:space="0" w:color="auto"/>
            <w:right w:val="none" w:sz="0" w:space="0" w:color="auto"/>
          </w:divBdr>
        </w:div>
        <w:div w:id="49810879">
          <w:marLeft w:val="480"/>
          <w:marRight w:val="0"/>
          <w:marTop w:val="0"/>
          <w:marBottom w:val="0"/>
          <w:divBdr>
            <w:top w:val="none" w:sz="0" w:space="0" w:color="auto"/>
            <w:left w:val="none" w:sz="0" w:space="0" w:color="auto"/>
            <w:bottom w:val="none" w:sz="0" w:space="0" w:color="auto"/>
            <w:right w:val="none" w:sz="0" w:space="0" w:color="auto"/>
          </w:divBdr>
        </w:div>
        <w:div w:id="83651521">
          <w:marLeft w:val="480"/>
          <w:marRight w:val="0"/>
          <w:marTop w:val="0"/>
          <w:marBottom w:val="0"/>
          <w:divBdr>
            <w:top w:val="none" w:sz="0" w:space="0" w:color="auto"/>
            <w:left w:val="none" w:sz="0" w:space="0" w:color="auto"/>
            <w:bottom w:val="none" w:sz="0" w:space="0" w:color="auto"/>
            <w:right w:val="none" w:sz="0" w:space="0" w:color="auto"/>
          </w:divBdr>
        </w:div>
        <w:div w:id="110250117">
          <w:marLeft w:val="480"/>
          <w:marRight w:val="0"/>
          <w:marTop w:val="0"/>
          <w:marBottom w:val="0"/>
          <w:divBdr>
            <w:top w:val="none" w:sz="0" w:space="0" w:color="auto"/>
            <w:left w:val="none" w:sz="0" w:space="0" w:color="auto"/>
            <w:bottom w:val="none" w:sz="0" w:space="0" w:color="auto"/>
            <w:right w:val="none" w:sz="0" w:space="0" w:color="auto"/>
          </w:divBdr>
        </w:div>
        <w:div w:id="111091598">
          <w:marLeft w:val="480"/>
          <w:marRight w:val="0"/>
          <w:marTop w:val="0"/>
          <w:marBottom w:val="0"/>
          <w:divBdr>
            <w:top w:val="none" w:sz="0" w:space="0" w:color="auto"/>
            <w:left w:val="none" w:sz="0" w:space="0" w:color="auto"/>
            <w:bottom w:val="none" w:sz="0" w:space="0" w:color="auto"/>
            <w:right w:val="none" w:sz="0" w:space="0" w:color="auto"/>
          </w:divBdr>
        </w:div>
        <w:div w:id="126510162">
          <w:marLeft w:val="480"/>
          <w:marRight w:val="0"/>
          <w:marTop w:val="0"/>
          <w:marBottom w:val="0"/>
          <w:divBdr>
            <w:top w:val="none" w:sz="0" w:space="0" w:color="auto"/>
            <w:left w:val="none" w:sz="0" w:space="0" w:color="auto"/>
            <w:bottom w:val="none" w:sz="0" w:space="0" w:color="auto"/>
            <w:right w:val="none" w:sz="0" w:space="0" w:color="auto"/>
          </w:divBdr>
        </w:div>
        <w:div w:id="144325271">
          <w:marLeft w:val="480"/>
          <w:marRight w:val="0"/>
          <w:marTop w:val="0"/>
          <w:marBottom w:val="0"/>
          <w:divBdr>
            <w:top w:val="none" w:sz="0" w:space="0" w:color="auto"/>
            <w:left w:val="none" w:sz="0" w:space="0" w:color="auto"/>
            <w:bottom w:val="none" w:sz="0" w:space="0" w:color="auto"/>
            <w:right w:val="none" w:sz="0" w:space="0" w:color="auto"/>
          </w:divBdr>
        </w:div>
        <w:div w:id="148982879">
          <w:marLeft w:val="480"/>
          <w:marRight w:val="0"/>
          <w:marTop w:val="0"/>
          <w:marBottom w:val="0"/>
          <w:divBdr>
            <w:top w:val="none" w:sz="0" w:space="0" w:color="auto"/>
            <w:left w:val="none" w:sz="0" w:space="0" w:color="auto"/>
            <w:bottom w:val="none" w:sz="0" w:space="0" w:color="auto"/>
            <w:right w:val="none" w:sz="0" w:space="0" w:color="auto"/>
          </w:divBdr>
        </w:div>
        <w:div w:id="156844807">
          <w:marLeft w:val="480"/>
          <w:marRight w:val="0"/>
          <w:marTop w:val="0"/>
          <w:marBottom w:val="0"/>
          <w:divBdr>
            <w:top w:val="none" w:sz="0" w:space="0" w:color="auto"/>
            <w:left w:val="none" w:sz="0" w:space="0" w:color="auto"/>
            <w:bottom w:val="none" w:sz="0" w:space="0" w:color="auto"/>
            <w:right w:val="none" w:sz="0" w:space="0" w:color="auto"/>
          </w:divBdr>
        </w:div>
        <w:div w:id="157507211">
          <w:marLeft w:val="480"/>
          <w:marRight w:val="0"/>
          <w:marTop w:val="0"/>
          <w:marBottom w:val="0"/>
          <w:divBdr>
            <w:top w:val="none" w:sz="0" w:space="0" w:color="auto"/>
            <w:left w:val="none" w:sz="0" w:space="0" w:color="auto"/>
            <w:bottom w:val="none" w:sz="0" w:space="0" w:color="auto"/>
            <w:right w:val="none" w:sz="0" w:space="0" w:color="auto"/>
          </w:divBdr>
        </w:div>
        <w:div w:id="172376053">
          <w:marLeft w:val="480"/>
          <w:marRight w:val="0"/>
          <w:marTop w:val="0"/>
          <w:marBottom w:val="0"/>
          <w:divBdr>
            <w:top w:val="none" w:sz="0" w:space="0" w:color="auto"/>
            <w:left w:val="none" w:sz="0" w:space="0" w:color="auto"/>
            <w:bottom w:val="none" w:sz="0" w:space="0" w:color="auto"/>
            <w:right w:val="none" w:sz="0" w:space="0" w:color="auto"/>
          </w:divBdr>
        </w:div>
        <w:div w:id="182983195">
          <w:marLeft w:val="480"/>
          <w:marRight w:val="0"/>
          <w:marTop w:val="0"/>
          <w:marBottom w:val="0"/>
          <w:divBdr>
            <w:top w:val="none" w:sz="0" w:space="0" w:color="auto"/>
            <w:left w:val="none" w:sz="0" w:space="0" w:color="auto"/>
            <w:bottom w:val="none" w:sz="0" w:space="0" w:color="auto"/>
            <w:right w:val="none" w:sz="0" w:space="0" w:color="auto"/>
          </w:divBdr>
        </w:div>
        <w:div w:id="207910814">
          <w:marLeft w:val="480"/>
          <w:marRight w:val="0"/>
          <w:marTop w:val="0"/>
          <w:marBottom w:val="0"/>
          <w:divBdr>
            <w:top w:val="none" w:sz="0" w:space="0" w:color="auto"/>
            <w:left w:val="none" w:sz="0" w:space="0" w:color="auto"/>
            <w:bottom w:val="none" w:sz="0" w:space="0" w:color="auto"/>
            <w:right w:val="none" w:sz="0" w:space="0" w:color="auto"/>
          </w:divBdr>
        </w:div>
        <w:div w:id="212272771">
          <w:marLeft w:val="480"/>
          <w:marRight w:val="0"/>
          <w:marTop w:val="0"/>
          <w:marBottom w:val="0"/>
          <w:divBdr>
            <w:top w:val="none" w:sz="0" w:space="0" w:color="auto"/>
            <w:left w:val="none" w:sz="0" w:space="0" w:color="auto"/>
            <w:bottom w:val="none" w:sz="0" w:space="0" w:color="auto"/>
            <w:right w:val="none" w:sz="0" w:space="0" w:color="auto"/>
          </w:divBdr>
        </w:div>
        <w:div w:id="241379337">
          <w:marLeft w:val="480"/>
          <w:marRight w:val="0"/>
          <w:marTop w:val="0"/>
          <w:marBottom w:val="0"/>
          <w:divBdr>
            <w:top w:val="none" w:sz="0" w:space="0" w:color="auto"/>
            <w:left w:val="none" w:sz="0" w:space="0" w:color="auto"/>
            <w:bottom w:val="none" w:sz="0" w:space="0" w:color="auto"/>
            <w:right w:val="none" w:sz="0" w:space="0" w:color="auto"/>
          </w:divBdr>
        </w:div>
        <w:div w:id="246496655">
          <w:marLeft w:val="480"/>
          <w:marRight w:val="0"/>
          <w:marTop w:val="0"/>
          <w:marBottom w:val="0"/>
          <w:divBdr>
            <w:top w:val="none" w:sz="0" w:space="0" w:color="auto"/>
            <w:left w:val="none" w:sz="0" w:space="0" w:color="auto"/>
            <w:bottom w:val="none" w:sz="0" w:space="0" w:color="auto"/>
            <w:right w:val="none" w:sz="0" w:space="0" w:color="auto"/>
          </w:divBdr>
        </w:div>
        <w:div w:id="252665494">
          <w:marLeft w:val="480"/>
          <w:marRight w:val="0"/>
          <w:marTop w:val="0"/>
          <w:marBottom w:val="0"/>
          <w:divBdr>
            <w:top w:val="none" w:sz="0" w:space="0" w:color="auto"/>
            <w:left w:val="none" w:sz="0" w:space="0" w:color="auto"/>
            <w:bottom w:val="none" w:sz="0" w:space="0" w:color="auto"/>
            <w:right w:val="none" w:sz="0" w:space="0" w:color="auto"/>
          </w:divBdr>
        </w:div>
        <w:div w:id="252711793">
          <w:marLeft w:val="480"/>
          <w:marRight w:val="0"/>
          <w:marTop w:val="0"/>
          <w:marBottom w:val="0"/>
          <w:divBdr>
            <w:top w:val="none" w:sz="0" w:space="0" w:color="auto"/>
            <w:left w:val="none" w:sz="0" w:space="0" w:color="auto"/>
            <w:bottom w:val="none" w:sz="0" w:space="0" w:color="auto"/>
            <w:right w:val="none" w:sz="0" w:space="0" w:color="auto"/>
          </w:divBdr>
        </w:div>
        <w:div w:id="268590594">
          <w:marLeft w:val="480"/>
          <w:marRight w:val="0"/>
          <w:marTop w:val="0"/>
          <w:marBottom w:val="0"/>
          <w:divBdr>
            <w:top w:val="none" w:sz="0" w:space="0" w:color="auto"/>
            <w:left w:val="none" w:sz="0" w:space="0" w:color="auto"/>
            <w:bottom w:val="none" w:sz="0" w:space="0" w:color="auto"/>
            <w:right w:val="none" w:sz="0" w:space="0" w:color="auto"/>
          </w:divBdr>
        </w:div>
        <w:div w:id="292443698">
          <w:marLeft w:val="480"/>
          <w:marRight w:val="0"/>
          <w:marTop w:val="0"/>
          <w:marBottom w:val="0"/>
          <w:divBdr>
            <w:top w:val="none" w:sz="0" w:space="0" w:color="auto"/>
            <w:left w:val="none" w:sz="0" w:space="0" w:color="auto"/>
            <w:bottom w:val="none" w:sz="0" w:space="0" w:color="auto"/>
            <w:right w:val="none" w:sz="0" w:space="0" w:color="auto"/>
          </w:divBdr>
        </w:div>
        <w:div w:id="299773734">
          <w:marLeft w:val="480"/>
          <w:marRight w:val="0"/>
          <w:marTop w:val="0"/>
          <w:marBottom w:val="0"/>
          <w:divBdr>
            <w:top w:val="none" w:sz="0" w:space="0" w:color="auto"/>
            <w:left w:val="none" w:sz="0" w:space="0" w:color="auto"/>
            <w:bottom w:val="none" w:sz="0" w:space="0" w:color="auto"/>
            <w:right w:val="none" w:sz="0" w:space="0" w:color="auto"/>
          </w:divBdr>
        </w:div>
        <w:div w:id="301815501">
          <w:marLeft w:val="480"/>
          <w:marRight w:val="0"/>
          <w:marTop w:val="0"/>
          <w:marBottom w:val="0"/>
          <w:divBdr>
            <w:top w:val="none" w:sz="0" w:space="0" w:color="auto"/>
            <w:left w:val="none" w:sz="0" w:space="0" w:color="auto"/>
            <w:bottom w:val="none" w:sz="0" w:space="0" w:color="auto"/>
            <w:right w:val="none" w:sz="0" w:space="0" w:color="auto"/>
          </w:divBdr>
        </w:div>
        <w:div w:id="325087187">
          <w:marLeft w:val="480"/>
          <w:marRight w:val="0"/>
          <w:marTop w:val="0"/>
          <w:marBottom w:val="0"/>
          <w:divBdr>
            <w:top w:val="none" w:sz="0" w:space="0" w:color="auto"/>
            <w:left w:val="none" w:sz="0" w:space="0" w:color="auto"/>
            <w:bottom w:val="none" w:sz="0" w:space="0" w:color="auto"/>
            <w:right w:val="none" w:sz="0" w:space="0" w:color="auto"/>
          </w:divBdr>
        </w:div>
        <w:div w:id="329258863">
          <w:marLeft w:val="480"/>
          <w:marRight w:val="0"/>
          <w:marTop w:val="0"/>
          <w:marBottom w:val="0"/>
          <w:divBdr>
            <w:top w:val="none" w:sz="0" w:space="0" w:color="auto"/>
            <w:left w:val="none" w:sz="0" w:space="0" w:color="auto"/>
            <w:bottom w:val="none" w:sz="0" w:space="0" w:color="auto"/>
            <w:right w:val="none" w:sz="0" w:space="0" w:color="auto"/>
          </w:divBdr>
        </w:div>
        <w:div w:id="332227818">
          <w:marLeft w:val="480"/>
          <w:marRight w:val="0"/>
          <w:marTop w:val="0"/>
          <w:marBottom w:val="0"/>
          <w:divBdr>
            <w:top w:val="none" w:sz="0" w:space="0" w:color="auto"/>
            <w:left w:val="none" w:sz="0" w:space="0" w:color="auto"/>
            <w:bottom w:val="none" w:sz="0" w:space="0" w:color="auto"/>
            <w:right w:val="none" w:sz="0" w:space="0" w:color="auto"/>
          </w:divBdr>
        </w:div>
        <w:div w:id="349454562">
          <w:marLeft w:val="480"/>
          <w:marRight w:val="0"/>
          <w:marTop w:val="0"/>
          <w:marBottom w:val="0"/>
          <w:divBdr>
            <w:top w:val="none" w:sz="0" w:space="0" w:color="auto"/>
            <w:left w:val="none" w:sz="0" w:space="0" w:color="auto"/>
            <w:bottom w:val="none" w:sz="0" w:space="0" w:color="auto"/>
            <w:right w:val="none" w:sz="0" w:space="0" w:color="auto"/>
          </w:divBdr>
        </w:div>
        <w:div w:id="385110140">
          <w:marLeft w:val="480"/>
          <w:marRight w:val="0"/>
          <w:marTop w:val="0"/>
          <w:marBottom w:val="0"/>
          <w:divBdr>
            <w:top w:val="none" w:sz="0" w:space="0" w:color="auto"/>
            <w:left w:val="none" w:sz="0" w:space="0" w:color="auto"/>
            <w:bottom w:val="none" w:sz="0" w:space="0" w:color="auto"/>
            <w:right w:val="none" w:sz="0" w:space="0" w:color="auto"/>
          </w:divBdr>
        </w:div>
        <w:div w:id="428162319">
          <w:marLeft w:val="480"/>
          <w:marRight w:val="0"/>
          <w:marTop w:val="0"/>
          <w:marBottom w:val="0"/>
          <w:divBdr>
            <w:top w:val="none" w:sz="0" w:space="0" w:color="auto"/>
            <w:left w:val="none" w:sz="0" w:space="0" w:color="auto"/>
            <w:bottom w:val="none" w:sz="0" w:space="0" w:color="auto"/>
            <w:right w:val="none" w:sz="0" w:space="0" w:color="auto"/>
          </w:divBdr>
        </w:div>
        <w:div w:id="447093427">
          <w:marLeft w:val="480"/>
          <w:marRight w:val="0"/>
          <w:marTop w:val="0"/>
          <w:marBottom w:val="0"/>
          <w:divBdr>
            <w:top w:val="none" w:sz="0" w:space="0" w:color="auto"/>
            <w:left w:val="none" w:sz="0" w:space="0" w:color="auto"/>
            <w:bottom w:val="none" w:sz="0" w:space="0" w:color="auto"/>
            <w:right w:val="none" w:sz="0" w:space="0" w:color="auto"/>
          </w:divBdr>
        </w:div>
        <w:div w:id="462845097">
          <w:marLeft w:val="480"/>
          <w:marRight w:val="0"/>
          <w:marTop w:val="0"/>
          <w:marBottom w:val="0"/>
          <w:divBdr>
            <w:top w:val="none" w:sz="0" w:space="0" w:color="auto"/>
            <w:left w:val="none" w:sz="0" w:space="0" w:color="auto"/>
            <w:bottom w:val="none" w:sz="0" w:space="0" w:color="auto"/>
            <w:right w:val="none" w:sz="0" w:space="0" w:color="auto"/>
          </w:divBdr>
        </w:div>
        <w:div w:id="507671855">
          <w:marLeft w:val="480"/>
          <w:marRight w:val="0"/>
          <w:marTop w:val="0"/>
          <w:marBottom w:val="0"/>
          <w:divBdr>
            <w:top w:val="none" w:sz="0" w:space="0" w:color="auto"/>
            <w:left w:val="none" w:sz="0" w:space="0" w:color="auto"/>
            <w:bottom w:val="none" w:sz="0" w:space="0" w:color="auto"/>
            <w:right w:val="none" w:sz="0" w:space="0" w:color="auto"/>
          </w:divBdr>
        </w:div>
        <w:div w:id="517893057">
          <w:marLeft w:val="480"/>
          <w:marRight w:val="0"/>
          <w:marTop w:val="0"/>
          <w:marBottom w:val="0"/>
          <w:divBdr>
            <w:top w:val="none" w:sz="0" w:space="0" w:color="auto"/>
            <w:left w:val="none" w:sz="0" w:space="0" w:color="auto"/>
            <w:bottom w:val="none" w:sz="0" w:space="0" w:color="auto"/>
            <w:right w:val="none" w:sz="0" w:space="0" w:color="auto"/>
          </w:divBdr>
        </w:div>
        <w:div w:id="522288535">
          <w:marLeft w:val="480"/>
          <w:marRight w:val="0"/>
          <w:marTop w:val="0"/>
          <w:marBottom w:val="0"/>
          <w:divBdr>
            <w:top w:val="none" w:sz="0" w:space="0" w:color="auto"/>
            <w:left w:val="none" w:sz="0" w:space="0" w:color="auto"/>
            <w:bottom w:val="none" w:sz="0" w:space="0" w:color="auto"/>
            <w:right w:val="none" w:sz="0" w:space="0" w:color="auto"/>
          </w:divBdr>
        </w:div>
        <w:div w:id="562717411">
          <w:marLeft w:val="480"/>
          <w:marRight w:val="0"/>
          <w:marTop w:val="0"/>
          <w:marBottom w:val="0"/>
          <w:divBdr>
            <w:top w:val="none" w:sz="0" w:space="0" w:color="auto"/>
            <w:left w:val="none" w:sz="0" w:space="0" w:color="auto"/>
            <w:bottom w:val="none" w:sz="0" w:space="0" w:color="auto"/>
            <w:right w:val="none" w:sz="0" w:space="0" w:color="auto"/>
          </w:divBdr>
        </w:div>
        <w:div w:id="589123092">
          <w:marLeft w:val="480"/>
          <w:marRight w:val="0"/>
          <w:marTop w:val="0"/>
          <w:marBottom w:val="0"/>
          <w:divBdr>
            <w:top w:val="none" w:sz="0" w:space="0" w:color="auto"/>
            <w:left w:val="none" w:sz="0" w:space="0" w:color="auto"/>
            <w:bottom w:val="none" w:sz="0" w:space="0" w:color="auto"/>
            <w:right w:val="none" w:sz="0" w:space="0" w:color="auto"/>
          </w:divBdr>
        </w:div>
        <w:div w:id="651956563">
          <w:marLeft w:val="480"/>
          <w:marRight w:val="0"/>
          <w:marTop w:val="0"/>
          <w:marBottom w:val="0"/>
          <w:divBdr>
            <w:top w:val="none" w:sz="0" w:space="0" w:color="auto"/>
            <w:left w:val="none" w:sz="0" w:space="0" w:color="auto"/>
            <w:bottom w:val="none" w:sz="0" w:space="0" w:color="auto"/>
            <w:right w:val="none" w:sz="0" w:space="0" w:color="auto"/>
          </w:divBdr>
        </w:div>
        <w:div w:id="691953380">
          <w:marLeft w:val="480"/>
          <w:marRight w:val="0"/>
          <w:marTop w:val="0"/>
          <w:marBottom w:val="0"/>
          <w:divBdr>
            <w:top w:val="none" w:sz="0" w:space="0" w:color="auto"/>
            <w:left w:val="none" w:sz="0" w:space="0" w:color="auto"/>
            <w:bottom w:val="none" w:sz="0" w:space="0" w:color="auto"/>
            <w:right w:val="none" w:sz="0" w:space="0" w:color="auto"/>
          </w:divBdr>
        </w:div>
        <w:div w:id="697315064">
          <w:marLeft w:val="480"/>
          <w:marRight w:val="0"/>
          <w:marTop w:val="0"/>
          <w:marBottom w:val="0"/>
          <w:divBdr>
            <w:top w:val="none" w:sz="0" w:space="0" w:color="auto"/>
            <w:left w:val="none" w:sz="0" w:space="0" w:color="auto"/>
            <w:bottom w:val="none" w:sz="0" w:space="0" w:color="auto"/>
            <w:right w:val="none" w:sz="0" w:space="0" w:color="auto"/>
          </w:divBdr>
        </w:div>
        <w:div w:id="719746443">
          <w:marLeft w:val="480"/>
          <w:marRight w:val="0"/>
          <w:marTop w:val="0"/>
          <w:marBottom w:val="0"/>
          <w:divBdr>
            <w:top w:val="none" w:sz="0" w:space="0" w:color="auto"/>
            <w:left w:val="none" w:sz="0" w:space="0" w:color="auto"/>
            <w:bottom w:val="none" w:sz="0" w:space="0" w:color="auto"/>
            <w:right w:val="none" w:sz="0" w:space="0" w:color="auto"/>
          </w:divBdr>
        </w:div>
        <w:div w:id="719985925">
          <w:marLeft w:val="480"/>
          <w:marRight w:val="0"/>
          <w:marTop w:val="0"/>
          <w:marBottom w:val="0"/>
          <w:divBdr>
            <w:top w:val="none" w:sz="0" w:space="0" w:color="auto"/>
            <w:left w:val="none" w:sz="0" w:space="0" w:color="auto"/>
            <w:bottom w:val="none" w:sz="0" w:space="0" w:color="auto"/>
            <w:right w:val="none" w:sz="0" w:space="0" w:color="auto"/>
          </w:divBdr>
        </w:div>
        <w:div w:id="725450738">
          <w:marLeft w:val="480"/>
          <w:marRight w:val="0"/>
          <w:marTop w:val="0"/>
          <w:marBottom w:val="0"/>
          <w:divBdr>
            <w:top w:val="none" w:sz="0" w:space="0" w:color="auto"/>
            <w:left w:val="none" w:sz="0" w:space="0" w:color="auto"/>
            <w:bottom w:val="none" w:sz="0" w:space="0" w:color="auto"/>
            <w:right w:val="none" w:sz="0" w:space="0" w:color="auto"/>
          </w:divBdr>
        </w:div>
        <w:div w:id="822282844">
          <w:marLeft w:val="480"/>
          <w:marRight w:val="0"/>
          <w:marTop w:val="0"/>
          <w:marBottom w:val="0"/>
          <w:divBdr>
            <w:top w:val="none" w:sz="0" w:space="0" w:color="auto"/>
            <w:left w:val="none" w:sz="0" w:space="0" w:color="auto"/>
            <w:bottom w:val="none" w:sz="0" w:space="0" w:color="auto"/>
            <w:right w:val="none" w:sz="0" w:space="0" w:color="auto"/>
          </w:divBdr>
        </w:div>
        <w:div w:id="855651213">
          <w:marLeft w:val="480"/>
          <w:marRight w:val="0"/>
          <w:marTop w:val="0"/>
          <w:marBottom w:val="0"/>
          <w:divBdr>
            <w:top w:val="none" w:sz="0" w:space="0" w:color="auto"/>
            <w:left w:val="none" w:sz="0" w:space="0" w:color="auto"/>
            <w:bottom w:val="none" w:sz="0" w:space="0" w:color="auto"/>
            <w:right w:val="none" w:sz="0" w:space="0" w:color="auto"/>
          </w:divBdr>
        </w:div>
        <w:div w:id="868687105">
          <w:marLeft w:val="480"/>
          <w:marRight w:val="0"/>
          <w:marTop w:val="0"/>
          <w:marBottom w:val="0"/>
          <w:divBdr>
            <w:top w:val="none" w:sz="0" w:space="0" w:color="auto"/>
            <w:left w:val="none" w:sz="0" w:space="0" w:color="auto"/>
            <w:bottom w:val="none" w:sz="0" w:space="0" w:color="auto"/>
            <w:right w:val="none" w:sz="0" w:space="0" w:color="auto"/>
          </w:divBdr>
        </w:div>
        <w:div w:id="927228163">
          <w:marLeft w:val="480"/>
          <w:marRight w:val="0"/>
          <w:marTop w:val="0"/>
          <w:marBottom w:val="0"/>
          <w:divBdr>
            <w:top w:val="none" w:sz="0" w:space="0" w:color="auto"/>
            <w:left w:val="none" w:sz="0" w:space="0" w:color="auto"/>
            <w:bottom w:val="none" w:sz="0" w:space="0" w:color="auto"/>
            <w:right w:val="none" w:sz="0" w:space="0" w:color="auto"/>
          </w:divBdr>
        </w:div>
        <w:div w:id="993685992">
          <w:marLeft w:val="480"/>
          <w:marRight w:val="0"/>
          <w:marTop w:val="0"/>
          <w:marBottom w:val="0"/>
          <w:divBdr>
            <w:top w:val="none" w:sz="0" w:space="0" w:color="auto"/>
            <w:left w:val="none" w:sz="0" w:space="0" w:color="auto"/>
            <w:bottom w:val="none" w:sz="0" w:space="0" w:color="auto"/>
            <w:right w:val="none" w:sz="0" w:space="0" w:color="auto"/>
          </w:divBdr>
        </w:div>
        <w:div w:id="1015762848">
          <w:marLeft w:val="480"/>
          <w:marRight w:val="0"/>
          <w:marTop w:val="0"/>
          <w:marBottom w:val="0"/>
          <w:divBdr>
            <w:top w:val="none" w:sz="0" w:space="0" w:color="auto"/>
            <w:left w:val="none" w:sz="0" w:space="0" w:color="auto"/>
            <w:bottom w:val="none" w:sz="0" w:space="0" w:color="auto"/>
            <w:right w:val="none" w:sz="0" w:space="0" w:color="auto"/>
          </w:divBdr>
        </w:div>
        <w:div w:id="1018585271">
          <w:marLeft w:val="480"/>
          <w:marRight w:val="0"/>
          <w:marTop w:val="0"/>
          <w:marBottom w:val="0"/>
          <w:divBdr>
            <w:top w:val="none" w:sz="0" w:space="0" w:color="auto"/>
            <w:left w:val="none" w:sz="0" w:space="0" w:color="auto"/>
            <w:bottom w:val="none" w:sz="0" w:space="0" w:color="auto"/>
            <w:right w:val="none" w:sz="0" w:space="0" w:color="auto"/>
          </w:divBdr>
        </w:div>
      </w:divsChild>
    </w:div>
    <w:div w:id="482040394">
      <w:bodyDiv w:val="1"/>
      <w:marLeft w:val="0"/>
      <w:marRight w:val="0"/>
      <w:marTop w:val="0"/>
      <w:marBottom w:val="0"/>
      <w:divBdr>
        <w:top w:val="none" w:sz="0" w:space="0" w:color="auto"/>
        <w:left w:val="none" w:sz="0" w:space="0" w:color="auto"/>
        <w:bottom w:val="none" w:sz="0" w:space="0" w:color="auto"/>
        <w:right w:val="none" w:sz="0" w:space="0" w:color="auto"/>
      </w:divBdr>
    </w:div>
    <w:div w:id="482241292">
      <w:bodyDiv w:val="1"/>
      <w:marLeft w:val="0"/>
      <w:marRight w:val="0"/>
      <w:marTop w:val="0"/>
      <w:marBottom w:val="0"/>
      <w:divBdr>
        <w:top w:val="none" w:sz="0" w:space="0" w:color="auto"/>
        <w:left w:val="none" w:sz="0" w:space="0" w:color="auto"/>
        <w:bottom w:val="none" w:sz="0" w:space="0" w:color="auto"/>
        <w:right w:val="none" w:sz="0" w:space="0" w:color="auto"/>
      </w:divBdr>
    </w:div>
    <w:div w:id="482283360">
      <w:bodyDiv w:val="1"/>
      <w:marLeft w:val="0"/>
      <w:marRight w:val="0"/>
      <w:marTop w:val="0"/>
      <w:marBottom w:val="0"/>
      <w:divBdr>
        <w:top w:val="none" w:sz="0" w:space="0" w:color="auto"/>
        <w:left w:val="none" w:sz="0" w:space="0" w:color="auto"/>
        <w:bottom w:val="none" w:sz="0" w:space="0" w:color="auto"/>
        <w:right w:val="none" w:sz="0" w:space="0" w:color="auto"/>
      </w:divBdr>
    </w:div>
    <w:div w:id="482357333">
      <w:bodyDiv w:val="1"/>
      <w:marLeft w:val="0"/>
      <w:marRight w:val="0"/>
      <w:marTop w:val="0"/>
      <w:marBottom w:val="0"/>
      <w:divBdr>
        <w:top w:val="none" w:sz="0" w:space="0" w:color="auto"/>
        <w:left w:val="none" w:sz="0" w:space="0" w:color="auto"/>
        <w:bottom w:val="none" w:sz="0" w:space="0" w:color="auto"/>
        <w:right w:val="none" w:sz="0" w:space="0" w:color="auto"/>
      </w:divBdr>
      <w:divsChild>
        <w:div w:id="25109669">
          <w:marLeft w:val="480"/>
          <w:marRight w:val="0"/>
          <w:marTop w:val="0"/>
          <w:marBottom w:val="0"/>
          <w:divBdr>
            <w:top w:val="none" w:sz="0" w:space="0" w:color="auto"/>
            <w:left w:val="none" w:sz="0" w:space="0" w:color="auto"/>
            <w:bottom w:val="none" w:sz="0" w:space="0" w:color="auto"/>
            <w:right w:val="none" w:sz="0" w:space="0" w:color="auto"/>
          </w:divBdr>
        </w:div>
        <w:div w:id="87577419">
          <w:marLeft w:val="480"/>
          <w:marRight w:val="0"/>
          <w:marTop w:val="0"/>
          <w:marBottom w:val="0"/>
          <w:divBdr>
            <w:top w:val="none" w:sz="0" w:space="0" w:color="auto"/>
            <w:left w:val="none" w:sz="0" w:space="0" w:color="auto"/>
            <w:bottom w:val="none" w:sz="0" w:space="0" w:color="auto"/>
            <w:right w:val="none" w:sz="0" w:space="0" w:color="auto"/>
          </w:divBdr>
        </w:div>
        <w:div w:id="140655294">
          <w:marLeft w:val="480"/>
          <w:marRight w:val="0"/>
          <w:marTop w:val="0"/>
          <w:marBottom w:val="0"/>
          <w:divBdr>
            <w:top w:val="none" w:sz="0" w:space="0" w:color="auto"/>
            <w:left w:val="none" w:sz="0" w:space="0" w:color="auto"/>
            <w:bottom w:val="none" w:sz="0" w:space="0" w:color="auto"/>
            <w:right w:val="none" w:sz="0" w:space="0" w:color="auto"/>
          </w:divBdr>
        </w:div>
        <w:div w:id="198981797">
          <w:marLeft w:val="480"/>
          <w:marRight w:val="0"/>
          <w:marTop w:val="0"/>
          <w:marBottom w:val="0"/>
          <w:divBdr>
            <w:top w:val="none" w:sz="0" w:space="0" w:color="auto"/>
            <w:left w:val="none" w:sz="0" w:space="0" w:color="auto"/>
            <w:bottom w:val="none" w:sz="0" w:space="0" w:color="auto"/>
            <w:right w:val="none" w:sz="0" w:space="0" w:color="auto"/>
          </w:divBdr>
        </w:div>
        <w:div w:id="364983775">
          <w:marLeft w:val="480"/>
          <w:marRight w:val="0"/>
          <w:marTop w:val="0"/>
          <w:marBottom w:val="0"/>
          <w:divBdr>
            <w:top w:val="none" w:sz="0" w:space="0" w:color="auto"/>
            <w:left w:val="none" w:sz="0" w:space="0" w:color="auto"/>
            <w:bottom w:val="none" w:sz="0" w:space="0" w:color="auto"/>
            <w:right w:val="none" w:sz="0" w:space="0" w:color="auto"/>
          </w:divBdr>
        </w:div>
        <w:div w:id="368340902">
          <w:marLeft w:val="480"/>
          <w:marRight w:val="0"/>
          <w:marTop w:val="0"/>
          <w:marBottom w:val="0"/>
          <w:divBdr>
            <w:top w:val="none" w:sz="0" w:space="0" w:color="auto"/>
            <w:left w:val="none" w:sz="0" w:space="0" w:color="auto"/>
            <w:bottom w:val="none" w:sz="0" w:space="0" w:color="auto"/>
            <w:right w:val="none" w:sz="0" w:space="0" w:color="auto"/>
          </w:divBdr>
        </w:div>
        <w:div w:id="392312294">
          <w:marLeft w:val="480"/>
          <w:marRight w:val="0"/>
          <w:marTop w:val="0"/>
          <w:marBottom w:val="0"/>
          <w:divBdr>
            <w:top w:val="none" w:sz="0" w:space="0" w:color="auto"/>
            <w:left w:val="none" w:sz="0" w:space="0" w:color="auto"/>
            <w:bottom w:val="none" w:sz="0" w:space="0" w:color="auto"/>
            <w:right w:val="none" w:sz="0" w:space="0" w:color="auto"/>
          </w:divBdr>
        </w:div>
        <w:div w:id="466778402">
          <w:marLeft w:val="480"/>
          <w:marRight w:val="0"/>
          <w:marTop w:val="0"/>
          <w:marBottom w:val="0"/>
          <w:divBdr>
            <w:top w:val="none" w:sz="0" w:space="0" w:color="auto"/>
            <w:left w:val="none" w:sz="0" w:space="0" w:color="auto"/>
            <w:bottom w:val="none" w:sz="0" w:space="0" w:color="auto"/>
            <w:right w:val="none" w:sz="0" w:space="0" w:color="auto"/>
          </w:divBdr>
        </w:div>
        <w:div w:id="589780054">
          <w:marLeft w:val="480"/>
          <w:marRight w:val="0"/>
          <w:marTop w:val="0"/>
          <w:marBottom w:val="0"/>
          <w:divBdr>
            <w:top w:val="none" w:sz="0" w:space="0" w:color="auto"/>
            <w:left w:val="none" w:sz="0" w:space="0" w:color="auto"/>
            <w:bottom w:val="none" w:sz="0" w:space="0" w:color="auto"/>
            <w:right w:val="none" w:sz="0" w:space="0" w:color="auto"/>
          </w:divBdr>
        </w:div>
        <w:div w:id="592665813">
          <w:marLeft w:val="480"/>
          <w:marRight w:val="0"/>
          <w:marTop w:val="0"/>
          <w:marBottom w:val="0"/>
          <w:divBdr>
            <w:top w:val="none" w:sz="0" w:space="0" w:color="auto"/>
            <w:left w:val="none" w:sz="0" w:space="0" w:color="auto"/>
            <w:bottom w:val="none" w:sz="0" w:space="0" w:color="auto"/>
            <w:right w:val="none" w:sz="0" w:space="0" w:color="auto"/>
          </w:divBdr>
        </w:div>
        <w:div w:id="755590313">
          <w:marLeft w:val="480"/>
          <w:marRight w:val="0"/>
          <w:marTop w:val="0"/>
          <w:marBottom w:val="0"/>
          <w:divBdr>
            <w:top w:val="none" w:sz="0" w:space="0" w:color="auto"/>
            <w:left w:val="none" w:sz="0" w:space="0" w:color="auto"/>
            <w:bottom w:val="none" w:sz="0" w:space="0" w:color="auto"/>
            <w:right w:val="none" w:sz="0" w:space="0" w:color="auto"/>
          </w:divBdr>
        </w:div>
        <w:div w:id="761880226">
          <w:marLeft w:val="480"/>
          <w:marRight w:val="0"/>
          <w:marTop w:val="0"/>
          <w:marBottom w:val="0"/>
          <w:divBdr>
            <w:top w:val="none" w:sz="0" w:space="0" w:color="auto"/>
            <w:left w:val="none" w:sz="0" w:space="0" w:color="auto"/>
            <w:bottom w:val="none" w:sz="0" w:space="0" w:color="auto"/>
            <w:right w:val="none" w:sz="0" w:space="0" w:color="auto"/>
          </w:divBdr>
        </w:div>
        <w:div w:id="852694774">
          <w:marLeft w:val="480"/>
          <w:marRight w:val="0"/>
          <w:marTop w:val="0"/>
          <w:marBottom w:val="0"/>
          <w:divBdr>
            <w:top w:val="none" w:sz="0" w:space="0" w:color="auto"/>
            <w:left w:val="none" w:sz="0" w:space="0" w:color="auto"/>
            <w:bottom w:val="none" w:sz="0" w:space="0" w:color="auto"/>
            <w:right w:val="none" w:sz="0" w:space="0" w:color="auto"/>
          </w:divBdr>
        </w:div>
        <w:div w:id="921181378">
          <w:marLeft w:val="480"/>
          <w:marRight w:val="0"/>
          <w:marTop w:val="0"/>
          <w:marBottom w:val="0"/>
          <w:divBdr>
            <w:top w:val="none" w:sz="0" w:space="0" w:color="auto"/>
            <w:left w:val="none" w:sz="0" w:space="0" w:color="auto"/>
            <w:bottom w:val="none" w:sz="0" w:space="0" w:color="auto"/>
            <w:right w:val="none" w:sz="0" w:space="0" w:color="auto"/>
          </w:divBdr>
        </w:div>
      </w:divsChild>
    </w:div>
    <w:div w:id="482694748">
      <w:bodyDiv w:val="1"/>
      <w:marLeft w:val="0"/>
      <w:marRight w:val="0"/>
      <w:marTop w:val="0"/>
      <w:marBottom w:val="0"/>
      <w:divBdr>
        <w:top w:val="none" w:sz="0" w:space="0" w:color="auto"/>
        <w:left w:val="none" w:sz="0" w:space="0" w:color="auto"/>
        <w:bottom w:val="none" w:sz="0" w:space="0" w:color="auto"/>
        <w:right w:val="none" w:sz="0" w:space="0" w:color="auto"/>
      </w:divBdr>
    </w:div>
    <w:div w:id="483086512">
      <w:bodyDiv w:val="1"/>
      <w:marLeft w:val="0"/>
      <w:marRight w:val="0"/>
      <w:marTop w:val="0"/>
      <w:marBottom w:val="0"/>
      <w:divBdr>
        <w:top w:val="none" w:sz="0" w:space="0" w:color="auto"/>
        <w:left w:val="none" w:sz="0" w:space="0" w:color="auto"/>
        <w:bottom w:val="none" w:sz="0" w:space="0" w:color="auto"/>
        <w:right w:val="none" w:sz="0" w:space="0" w:color="auto"/>
      </w:divBdr>
    </w:div>
    <w:div w:id="483395424">
      <w:bodyDiv w:val="1"/>
      <w:marLeft w:val="0"/>
      <w:marRight w:val="0"/>
      <w:marTop w:val="0"/>
      <w:marBottom w:val="0"/>
      <w:divBdr>
        <w:top w:val="none" w:sz="0" w:space="0" w:color="auto"/>
        <w:left w:val="none" w:sz="0" w:space="0" w:color="auto"/>
        <w:bottom w:val="none" w:sz="0" w:space="0" w:color="auto"/>
        <w:right w:val="none" w:sz="0" w:space="0" w:color="auto"/>
      </w:divBdr>
    </w:div>
    <w:div w:id="483855751">
      <w:bodyDiv w:val="1"/>
      <w:marLeft w:val="0"/>
      <w:marRight w:val="0"/>
      <w:marTop w:val="0"/>
      <w:marBottom w:val="0"/>
      <w:divBdr>
        <w:top w:val="none" w:sz="0" w:space="0" w:color="auto"/>
        <w:left w:val="none" w:sz="0" w:space="0" w:color="auto"/>
        <w:bottom w:val="none" w:sz="0" w:space="0" w:color="auto"/>
        <w:right w:val="none" w:sz="0" w:space="0" w:color="auto"/>
      </w:divBdr>
    </w:div>
    <w:div w:id="484057355">
      <w:bodyDiv w:val="1"/>
      <w:marLeft w:val="0"/>
      <w:marRight w:val="0"/>
      <w:marTop w:val="0"/>
      <w:marBottom w:val="0"/>
      <w:divBdr>
        <w:top w:val="none" w:sz="0" w:space="0" w:color="auto"/>
        <w:left w:val="none" w:sz="0" w:space="0" w:color="auto"/>
        <w:bottom w:val="none" w:sz="0" w:space="0" w:color="auto"/>
        <w:right w:val="none" w:sz="0" w:space="0" w:color="auto"/>
      </w:divBdr>
    </w:div>
    <w:div w:id="484250421">
      <w:bodyDiv w:val="1"/>
      <w:marLeft w:val="0"/>
      <w:marRight w:val="0"/>
      <w:marTop w:val="0"/>
      <w:marBottom w:val="0"/>
      <w:divBdr>
        <w:top w:val="none" w:sz="0" w:space="0" w:color="auto"/>
        <w:left w:val="none" w:sz="0" w:space="0" w:color="auto"/>
        <w:bottom w:val="none" w:sz="0" w:space="0" w:color="auto"/>
        <w:right w:val="none" w:sz="0" w:space="0" w:color="auto"/>
      </w:divBdr>
    </w:div>
    <w:div w:id="484516259">
      <w:bodyDiv w:val="1"/>
      <w:marLeft w:val="0"/>
      <w:marRight w:val="0"/>
      <w:marTop w:val="0"/>
      <w:marBottom w:val="0"/>
      <w:divBdr>
        <w:top w:val="none" w:sz="0" w:space="0" w:color="auto"/>
        <w:left w:val="none" w:sz="0" w:space="0" w:color="auto"/>
        <w:bottom w:val="none" w:sz="0" w:space="0" w:color="auto"/>
        <w:right w:val="none" w:sz="0" w:space="0" w:color="auto"/>
      </w:divBdr>
    </w:div>
    <w:div w:id="484668244">
      <w:bodyDiv w:val="1"/>
      <w:marLeft w:val="0"/>
      <w:marRight w:val="0"/>
      <w:marTop w:val="0"/>
      <w:marBottom w:val="0"/>
      <w:divBdr>
        <w:top w:val="none" w:sz="0" w:space="0" w:color="auto"/>
        <w:left w:val="none" w:sz="0" w:space="0" w:color="auto"/>
        <w:bottom w:val="none" w:sz="0" w:space="0" w:color="auto"/>
        <w:right w:val="none" w:sz="0" w:space="0" w:color="auto"/>
      </w:divBdr>
    </w:div>
    <w:div w:id="484781072">
      <w:bodyDiv w:val="1"/>
      <w:marLeft w:val="0"/>
      <w:marRight w:val="0"/>
      <w:marTop w:val="0"/>
      <w:marBottom w:val="0"/>
      <w:divBdr>
        <w:top w:val="none" w:sz="0" w:space="0" w:color="auto"/>
        <w:left w:val="none" w:sz="0" w:space="0" w:color="auto"/>
        <w:bottom w:val="none" w:sz="0" w:space="0" w:color="auto"/>
        <w:right w:val="none" w:sz="0" w:space="0" w:color="auto"/>
      </w:divBdr>
    </w:div>
    <w:div w:id="484785151">
      <w:bodyDiv w:val="1"/>
      <w:marLeft w:val="0"/>
      <w:marRight w:val="0"/>
      <w:marTop w:val="0"/>
      <w:marBottom w:val="0"/>
      <w:divBdr>
        <w:top w:val="none" w:sz="0" w:space="0" w:color="auto"/>
        <w:left w:val="none" w:sz="0" w:space="0" w:color="auto"/>
        <w:bottom w:val="none" w:sz="0" w:space="0" w:color="auto"/>
        <w:right w:val="none" w:sz="0" w:space="0" w:color="auto"/>
      </w:divBdr>
    </w:div>
    <w:div w:id="484977733">
      <w:bodyDiv w:val="1"/>
      <w:marLeft w:val="0"/>
      <w:marRight w:val="0"/>
      <w:marTop w:val="0"/>
      <w:marBottom w:val="0"/>
      <w:divBdr>
        <w:top w:val="none" w:sz="0" w:space="0" w:color="auto"/>
        <w:left w:val="none" w:sz="0" w:space="0" w:color="auto"/>
        <w:bottom w:val="none" w:sz="0" w:space="0" w:color="auto"/>
        <w:right w:val="none" w:sz="0" w:space="0" w:color="auto"/>
      </w:divBdr>
    </w:div>
    <w:div w:id="485169392">
      <w:bodyDiv w:val="1"/>
      <w:marLeft w:val="0"/>
      <w:marRight w:val="0"/>
      <w:marTop w:val="0"/>
      <w:marBottom w:val="0"/>
      <w:divBdr>
        <w:top w:val="none" w:sz="0" w:space="0" w:color="auto"/>
        <w:left w:val="none" w:sz="0" w:space="0" w:color="auto"/>
        <w:bottom w:val="none" w:sz="0" w:space="0" w:color="auto"/>
        <w:right w:val="none" w:sz="0" w:space="0" w:color="auto"/>
      </w:divBdr>
    </w:div>
    <w:div w:id="485246252">
      <w:bodyDiv w:val="1"/>
      <w:marLeft w:val="0"/>
      <w:marRight w:val="0"/>
      <w:marTop w:val="0"/>
      <w:marBottom w:val="0"/>
      <w:divBdr>
        <w:top w:val="none" w:sz="0" w:space="0" w:color="auto"/>
        <w:left w:val="none" w:sz="0" w:space="0" w:color="auto"/>
        <w:bottom w:val="none" w:sz="0" w:space="0" w:color="auto"/>
        <w:right w:val="none" w:sz="0" w:space="0" w:color="auto"/>
      </w:divBdr>
    </w:div>
    <w:div w:id="485248873">
      <w:bodyDiv w:val="1"/>
      <w:marLeft w:val="0"/>
      <w:marRight w:val="0"/>
      <w:marTop w:val="0"/>
      <w:marBottom w:val="0"/>
      <w:divBdr>
        <w:top w:val="none" w:sz="0" w:space="0" w:color="auto"/>
        <w:left w:val="none" w:sz="0" w:space="0" w:color="auto"/>
        <w:bottom w:val="none" w:sz="0" w:space="0" w:color="auto"/>
        <w:right w:val="none" w:sz="0" w:space="0" w:color="auto"/>
      </w:divBdr>
    </w:div>
    <w:div w:id="485362231">
      <w:bodyDiv w:val="1"/>
      <w:marLeft w:val="0"/>
      <w:marRight w:val="0"/>
      <w:marTop w:val="0"/>
      <w:marBottom w:val="0"/>
      <w:divBdr>
        <w:top w:val="none" w:sz="0" w:space="0" w:color="auto"/>
        <w:left w:val="none" w:sz="0" w:space="0" w:color="auto"/>
        <w:bottom w:val="none" w:sz="0" w:space="0" w:color="auto"/>
        <w:right w:val="none" w:sz="0" w:space="0" w:color="auto"/>
      </w:divBdr>
    </w:div>
    <w:div w:id="486093284">
      <w:bodyDiv w:val="1"/>
      <w:marLeft w:val="0"/>
      <w:marRight w:val="0"/>
      <w:marTop w:val="0"/>
      <w:marBottom w:val="0"/>
      <w:divBdr>
        <w:top w:val="none" w:sz="0" w:space="0" w:color="auto"/>
        <w:left w:val="none" w:sz="0" w:space="0" w:color="auto"/>
        <w:bottom w:val="none" w:sz="0" w:space="0" w:color="auto"/>
        <w:right w:val="none" w:sz="0" w:space="0" w:color="auto"/>
      </w:divBdr>
    </w:div>
    <w:div w:id="486745214">
      <w:bodyDiv w:val="1"/>
      <w:marLeft w:val="0"/>
      <w:marRight w:val="0"/>
      <w:marTop w:val="0"/>
      <w:marBottom w:val="0"/>
      <w:divBdr>
        <w:top w:val="none" w:sz="0" w:space="0" w:color="auto"/>
        <w:left w:val="none" w:sz="0" w:space="0" w:color="auto"/>
        <w:bottom w:val="none" w:sz="0" w:space="0" w:color="auto"/>
        <w:right w:val="none" w:sz="0" w:space="0" w:color="auto"/>
      </w:divBdr>
    </w:div>
    <w:div w:id="486939701">
      <w:bodyDiv w:val="1"/>
      <w:marLeft w:val="0"/>
      <w:marRight w:val="0"/>
      <w:marTop w:val="0"/>
      <w:marBottom w:val="0"/>
      <w:divBdr>
        <w:top w:val="none" w:sz="0" w:space="0" w:color="auto"/>
        <w:left w:val="none" w:sz="0" w:space="0" w:color="auto"/>
        <w:bottom w:val="none" w:sz="0" w:space="0" w:color="auto"/>
        <w:right w:val="none" w:sz="0" w:space="0" w:color="auto"/>
      </w:divBdr>
    </w:div>
    <w:div w:id="487091585">
      <w:bodyDiv w:val="1"/>
      <w:marLeft w:val="0"/>
      <w:marRight w:val="0"/>
      <w:marTop w:val="0"/>
      <w:marBottom w:val="0"/>
      <w:divBdr>
        <w:top w:val="none" w:sz="0" w:space="0" w:color="auto"/>
        <w:left w:val="none" w:sz="0" w:space="0" w:color="auto"/>
        <w:bottom w:val="none" w:sz="0" w:space="0" w:color="auto"/>
        <w:right w:val="none" w:sz="0" w:space="0" w:color="auto"/>
      </w:divBdr>
      <w:divsChild>
        <w:div w:id="21830044">
          <w:marLeft w:val="480"/>
          <w:marRight w:val="0"/>
          <w:marTop w:val="0"/>
          <w:marBottom w:val="0"/>
          <w:divBdr>
            <w:top w:val="none" w:sz="0" w:space="0" w:color="auto"/>
            <w:left w:val="none" w:sz="0" w:space="0" w:color="auto"/>
            <w:bottom w:val="none" w:sz="0" w:space="0" w:color="auto"/>
            <w:right w:val="none" w:sz="0" w:space="0" w:color="auto"/>
          </w:divBdr>
        </w:div>
        <w:div w:id="62610154">
          <w:marLeft w:val="480"/>
          <w:marRight w:val="0"/>
          <w:marTop w:val="0"/>
          <w:marBottom w:val="0"/>
          <w:divBdr>
            <w:top w:val="none" w:sz="0" w:space="0" w:color="auto"/>
            <w:left w:val="none" w:sz="0" w:space="0" w:color="auto"/>
            <w:bottom w:val="none" w:sz="0" w:space="0" w:color="auto"/>
            <w:right w:val="none" w:sz="0" w:space="0" w:color="auto"/>
          </w:divBdr>
        </w:div>
        <w:div w:id="106000415">
          <w:marLeft w:val="480"/>
          <w:marRight w:val="0"/>
          <w:marTop w:val="0"/>
          <w:marBottom w:val="0"/>
          <w:divBdr>
            <w:top w:val="none" w:sz="0" w:space="0" w:color="auto"/>
            <w:left w:val="none" w:sz="0" w:space="0" w:color="auto"/>
            <w:bottom w:val="none" w:sz="0" w:space="0" w:color="auto"/>
            <w:right w:val="none" w:sz="0" w:space="0" w:color="auto"/>
          </w:divBdr>
        </w:div>
        <w:div w:id="137264911">
          <w:marLeft w:val="480"/>
          <w:marRight w:val="0"/>
          <w:marTop w:val="0"/>
          <w:marBottom w:val="0"/>
          <w:divBdr>
            <w:top w:val="none" w:sz="0" w:space="0" w:color="auto"/>
            <w:left w:val="none" w:sz="0" w:space="0" w:color="auto"/>
            <w:bottom w:val="none" w:sz="0" w:space="0" w:color="auto"/>
            <w:right w:val="none" w:sz="0" w:space="0" w:color="auto"/>
          </w:divBdr>
        </w:div>
        <w:div w:id="142742063">
          <w:marLeft w:val="480"/>
          <w:marRight w:val="0"/>
          <w:marTop w:val="0"/>
          <w:marBottom w:val="0"/>
          <w:divBdr>
            <w:top w:val="none" w:sz="0" w:space="0" w:color="auto"/>
            <w:left w:val="none" w:sz="0" w:space="0" w:color="auto"/>
            <w:bottom w:val="none" w:sz="0" w:space="0" w:color="auto"/>
            <w:right w:val="none" w:sz="0" w:space="0" w:color="auto"/>
          </w:divBdr>
        </w:div>
        <w:div w:id="148521604">
          <w:marLeft w:val="480"/>
          <w:marRight w:val="0"/>
          <w:marTop w:val="0"/>
          <w:marBottom w:val="0"/>
          <w:divBdr>
            <w:top w:val="none" w:sz="0" w:space="0" w:color="auto"/>
            <w:left w:val="none" w:sz="0" w:space="0" w:color="auto"/>
            <w:bottom w:val="none" w:sz="0" w:space="0" w:color="auto"/>
            <w:right w:val="none" w:sz="0" w:space="0" w:color="auto"/>
          </w:divBdr>
        </w:div>
        <w:div w:id="191114542">
          <w:marLeft w:val="480"/>
          <w:marRight w:val="0"/>
          <w:marTop w:val="0"/>
          <w:marBottom w:val="0"/>
          <w:divBdr>
            <w:top w:val="none" w:sz="0" w:space="0" w:color="auto"/>
            <w:left w:val="none" w:sz="0" w:space="0" w:color="auto"/>
            <w:bottom w:val="none" w:sz="0" w:space="0" w:color="auto"/>
            <w:right w:val="none" w:sz="0" w:space="0" w:color="auto"/>
          </w:divBdr>
        </w:div>
        <w:div w:id="200823599">
          <w:marLeft w:val="480"/>
          <w:marRight w:val="0"/>
          <w:marTop w:val="0"/>
          <w:marBottom w:val="0"/>
          <w:divBdr>
            <w:top w:val="none" w:sz="0" w:space="0" w:color="auto"/>
            <w:left w:val="none" w:sz="0" w:space="0" w:color="auto"/>
            <w:bottom w:val="none" w:sz="0" w:space="0" w:color="auto"/>
            <w:right w:val="none" w:sz="0" w:space="0" w:color="auto"/>
          </w:divBdr>
        </w:div>
        <w:div w:id="236718150">
          <w:marLeft w:val="480"/>
          <w:marRight w:val="0"/>
          <w:marTop w:val="0"/>
          <w:marBottom w:val="0"/>
          <w:divBdr>
            <w:top w:val="none" w:sz="0" w:space="0" w:color="auto"/>
            <w:left w:val="none" w:sz="0" w:space="0" w:color="auto"/>
            <w:bottom w:val="none" w:sz="0" w:space="0" w:color="auto"/>
            <w:right w:val="none" w:sz="0" w:space="0" w:color="auto"/>
          </w:divBdr>
        </w:div>
        <w:div w:id="249655597">
          <w:marLeft w:val="480"/>
          <w:marRight w:val="0"/>
          <w:marTop w:val="0"/>
          <w:marBottom w:val="0"/>
          <w:divBdr>
            <w:top w:val="none" w:sz="0" w:space="0" w:color="auto"/>
            <w:left w:val="none" w:sz="0" w:space="0" w:color="auto"/>
            <w:bottom w:val="none" w:sz="0" w:space="0" w:color="auto"/>
            <w:right w:val="none" w:sz="0" w:space="0" w:color="auto"/>
          </w:divBdr>
        </w:div>
        <w:div w:id="261498408">
          <w:marLeft w:val="480"/>
          <w:marRight w:val="0"/>
          <w:marTop w:val="0"/>
          <w:marBottom w:val="0"/>
          <w:divBdr>
            <w:top w:val="none" w:sz="0" w:space="0" w:color="auto"/>
            <w:left w:val="none" w:sz="0" w:space="0" w:color="auto"/>
            <w:bottom w:val="none" w:sz="0" w:space="0" w:color="auto"/>
            <w:right w:val="none" w:sz="0" w:space="0" w:color="auto"/>
          </w:divBdr>
        </w:div>
        <w:div w:id="277685337">
          <w:marLeft w:val="480"/>
          <w:marRight w:val="0"/>
          <w:marTop w:val="0"/>
          <w:marBottom w:val="0"/>
          <w:divBdr>
            <w:top w:val="none" w:sz="0" w:space="0" w:color="auto"/>
            <w:left w:val="none" w:sz="0" w:space="0" w:color="auto"/>
            <w:bottom w:val="none" w:sz="0" w:space="0" w:color="auto"/>
            <w:right w:val="none" w:sz="0" w:space="0" w:color="auto"/>
          </w:divBdr>
        </w:div>
        <w:div w:id="281426808">
          <w:marLeft w:val="480"/>
          <w:marRight w:val="0"/>
          <w:marTop w:val="0"/>
          <w:marBottom w:val="0"/>
          <w:divBdr>
            <w:top w:val="none" w:sz="0" w:space="0" w:color="auto"/>
            <w:left w:val="none" w:sz="0" w:space="0" w:color="auto"/>
            <w:bottom w:val="none" w:sz="0" w:space="0" w:color="auto"/>
            <w:right w:val="none" w:sz="0" w:space="0" w:color="auto"/>
          </w:divBdr>
        </w:div>
        <w:div w:id="294213987">
          <w:marLeft w:val="480"/>
          <w:marRight w:val="0"/>
          <w:marTop w:val="0"/>
          <w:marBottom w:val="0"/>
          <w:divBdr>
            <w:top w:val="none" w:sz="0" w:space="0" w:color="auto"/>
            <w:left w:val="none" w:sz="0" w:space="0" w:color="auto"/>
            <w:bottom w:val="none" w:sz="0" w:space="0" w:color="auto"/>
            <w:right w:val="none" w:sz="0" w:space="0" w:color="auto"/>
          </w:divBdr>
        </w:div>
        <w:div w:id="385565321">
          <w:marLeft w:val="480"/>
          <w:marRight w:val="0"/>
          <w:marTop w:val="0"/>
          <w:marBottom w:val="0"/>
          <w:divBdr>
            <w:top w:val="none" w:sz="0" w:space="0" w:color="auto"/>
            <w:left w:val="none" w:sz="0" w:space="0" w:color="auto"/>
            <w:bottom w:val="none" w:sz="0" w:space="0" w:color="auto"/>
            <w:right w:val="none" w:sz="0" w:space="0" w:color="auto"/>
          </w:divBdr>
        </w:div>
        <w:div w:id="403071307">
          <w:marLeft w:val="480"/>
          <w:marRight w:val="0"/>
          <w:marTop w:val="0"/>
          <w:marBottom w:val="0"/>
          <w:divBdr>
            <w:top w:val="none" w:sz="0" w:space="0" w:color="auto"/>
            <w:left w:val="none" w:sz="0" w:space="0" w:color="auto"/>
            <w:bottom w:val="none" w:sz="0" w:space="0" w:color="auto"/>
            <w:right w:val="none" w:sz="0" w:space="0" w:color="auto"/>
          </w:divBdr>
        </w:div>
        <w:div w:id="455106723">
          <w:marLeft w:val="480"/>
          <w:marRight w:val="0"/>
          <w:marTop w:val="0"/>
          <w:marBottom w:val="0"/>
          <w:divBdr>
            <w:top w:val="none" w:sz="0" w:space="0" w:color="auto"/>
            <w:left w:val="none" w:sz="0" w:space="0" w:color="auto"/>
            <w:bottom w:val="none" w:sz="0" w:space="0" w:color="auto"/>
            <w:right w:val="none" w:sz="0" w:space="0" w:color="auto"/>
          </w:divBdr>
        </w:div>
        <w:div w:id="479687670">
          <w:marLeft w:val="480"/>
          <w:marRight w:val="0"/>
          <w:marTop w:val="0"/>
          <w:marBottom w:val="0"/>
          <w:divBdr>
            <w:top w:val="none" w:sz="0" w:space="0" w:color="auto"/>
            <w:left w:val="none" w:sz="0" w:space="0" w:color="auto"/>
            <w:bottom w:val="none" w:sz="0" w:space="0" w:color="auto"/>
            <w:right w:val="none" w:sz="0" w:space="0" w:color="auto"/>
          </w:divBdr>
        </w:div>
        <w:div w:id="552351115">
          <w:marLeft w:val="480"/>
          <w:marRight w:val="0"/>
          <w:marTop w:val="0"/>
          <w:marBottom w:val="0"/>
          <w:divBdr>
            <w:top w:val="none" w:sz="0" w:space="0" w:color="auto"/>
            <w:left w:val="none" w:sz="0" w:space="0" w:color="auto"/>
            <w:bottom w:val="none" w:sz="0" w:space="0" w:color="auto"/>
            <w:right w:val="none" w:sz="0" w:space="0" w:color="auto"/>
          </w:divBdr>
        </w:div>
        <w:div w:id="566646862">
          <w:marLeft w:val="480"/>
          <w:marRight w:val="0"/>
          <w:marTop w:val="0"/>
          <w:marBottom w:val="0"/>
          <w:divBdr>
            <w:top w:val="none" w:sz="0" w:space="0" w:color="auto"/>
            <w:left w:val="none" w:sz="0" w:space="0" w:color="auto"/>
            <w:bottom w:val="none" w:sz="0" w:space="0" w:color="auto"/>
            <w:right w:val="none" w:sz="0" w:space="0" w:color="auto"/>
          </w:divBdr>
        </w:div>
        <w:div w:id="586572553">
          <w:marLeft w:val="480"/>
          <w:marRight w:val="0"/>
          <w:marTop w:val="0"/>
          <w:marBottom w:val="0"/>
          <w:divBdr>
            <w:top w:val="none" w:sz="0" w:space="0" w:color="auto"/>
            <w:left w:val="none" w:sz="0" w:space="0" w:color="auto"/>
            <w:bottom w:val="none" w:sz="0" w:space="0" w:color="auto"/>
            <w:right w:val="none" w:sz="0" w:space="0" w:color="auto"/>
          </w:divBdr>
        </w:div>
        <w:div w:id="610012049">
          <w:marLeft w:val="480"/>
          <w:marRight w:val="0"/>
          <w:marTop w:val="0"/>
          <w:marBottom w:val="0"/>
          <w:divBdr>
            <w:top w:val="none" w:sz="0" w:space="0" w:color="auto"/>
            <w:left w:val="none" w:sz="0" w:space="0" w:color="auto"/>
            <w:bottom w:val="none" w:sz="0" w:space="0" w:color="auto"/>
            <w:right w:val="none" w:sz="0" w:space="0" w:color="auto"/>
          </w:divBdr>
        </w:div>
        <w:div w:id="669717631">
          <w:marLeft w:val="480"/>
          <w:marRight w:val="0"/>
          <w:marTop w:val="0"/>
          <w:marBottom w:val="0"/>
          <w:divBdr>
            <w:top w:val="none" w:sz="0" w:space="0" w:color="auto"/>
            <w:left w:val="none" w:sz="0" w:space="0" w:color="auto"/>
            <w:bottom w:val="none" w:sz="0" w:space="0" w:color="auto"/>
            <w:right w:val="none" w:sz="0" w:space="0" w:color="auto"/>
          </w:divBdr>
        </w:div>
        <w:div w:id="686950301">
          <w:marLeft w:val="480"/>
          <w:marRight w:val="0"/>
          <w:marTop w:val="0"/>
          <w:marBottom w:val="0"/>
          <w:divBdr>
            <w:top w:val="none" w:sz="0" w:space="0" w:color="auto"/>
            <w:left w:val="none" w:sz="0" w:space="0" w:color="auto"/>
            <w:bottom w:val="none" w:sz="0" w:space="0" w:color="auto"/>
            <w:right w:val="none" w:sz="0" w:space="0" w:color="auto"/>
          </w:divBdr>
        </w:div>
        <w:div w:id="725422056">
          <w:marLeft w:val="480"/>
          <w:marRight w:val="0"/>
          <w:marTop w:val="0"/>
          <w:marBottom w:val="0"/>
          <w:divBdr>
            <w:top w:val="none" w:sz="0" w:space="0" w:color="auto"/>
            <w:left w:val="none" w:sz="0" w:space="0" w:color="auto"/>
            <w:bottom w:val="none" w:sz="0" w:space="0" w:color="auto"/>
            <w:right w:val="none" w:sz="0" w:space="0" w:color="auto"/>
          </w:divBdr>
        </w:div>
        <w:div w:id="886379185">
          <w:marLeft w:val="480"/>
          <w:marRight w:val="0"/>
          <w:marTop w:val="0"/>
          <w:marBottom w:val="0"/>
          <w:divBdr>
            <w:top w:val="none" w:sz="0" w:space="0" w:color="auto"/>
            <w:left w:val="none" w:sz="0" w:space="0" w:color="auto"/>
            <w:bottom w:val="none" w:sz="0" w:space="0" w:color="auto"/>
            <w:right w:val="none" w:sz="0" w:space="0" w:color="auto"/>
          </w:divBdr>
        </w:div>
        <w:div w:id="906035664">
          <w:marLeft w:val="480"/>
          <w:marRight w:val="0"/>
          <w:marTop w:val="0"/>
          <w:marBottom w:val="0"/>
          <w:divBdr>
            <w:top w:val="none" w:sz="0" w:space="0" w:color="auto"/>
            <w:left w:val="none" w:sz="0" w:space="0" w:color="auto"/>
            <w:bottom w:val="none" w:sz="0" w:space="0" w:color="auto"/>
            <w:right w:val="none" w:sz="0" w:space="0" w:color="auto"/>
          </w:divBdr>
        </w:div>
        <w:div w:id="906375431">
          <w:marLeft w:val="480"/>
          <w:marRight w:val="0"/>
          <w:marTop w:val="0"/>
          <w:marBottom w:val="0"/>
          <w:divBdr>
            <w:top w:val="none" w:sz="0" w:space="0" w:color="auto"/>
            <w:left w:val="none" w:sz="0" w:space="0" w:color="auto"/>
            <w:bottom w:val="none" w:sz="0" w:space="0" w:color="auto"/>
            <w:right w:val="none" w:sz="0" w:space="0" w:color="auto"/>
          </w:divBdr>
        </w:div>
        <w:div w:id="933632369">
          <w:marLeft w:val="480"/>
          <w:marRight w:val="0"/>
          <w:marTop w:val="0"/>
          <w:marBottom w:val="0"/>
          <w:divBdr>
            <w:top w:val="none" w:sz="0" w:space="0" w:color="auto"/>
            <w:left w:val="none" w:sz="0" w:space="0" w:color="auto"/>
            <w:bottom w:val="none" w:sz="0" w:space="0" w:color="auto"/>
            <w:right w:val="none" w:sz="0" w:space="0" w:color="auto"/>
          </w:divBdr>
        </w:div>
        <w:div w:id="986011210">
          <w:marLeft w:val="480"/>
          <w:marRight w:val="0"/>
          <w:marTop w:val="0"/>
          <w:marBottom w:val="0"/>
          <w:divBdr>
            <w:top w:val="none" w:sz="0" w:space="0" w:color="auto"/>
            <w:left w:val="none" w:sz="0" w:space="0" w:color="auto"/>
            <w:bottom w:val="none" w:sz="0" w:space="0" w:color="auto"/>
            <w:right w:val="none" w:sz="0" w:space="0" w:color="auto"/>
          </w:divBdr>
        </w:div>
      </w:divsChild>
    </w:div>
    <w:div w:id="487139581">
      <w:bodyDiv w:val="1"/>
      <w:marLeft w:val="0"/>
      <w:marRight w:val="0"/>
      <w:marTop w:val="0"/>
      <w:marBottom w:val="0"/>
      <w:divBdr>
        <w:top w:val="none" w:sz="0" w:space="0" w:color="auto"/>
        <w:left w:val="none" w:sz="0" w:space="0" w:color="auto"/>
        <w:bottom w:val="none" w:sz="0" w:space="0" w:color="auto"/>
        <w:right w:val="none" w:sz="0" w:space="0" w:color="auto"/>
      </w:divBdr>
    </w:div>
    <w:div w:id="487212837">
      <w:bodyDiv w:val="1"/>
      <w:marLeft w:val="0"/>
      <w:marRight w:val="0"/>
      <w:marTop w:val="0"/>
      <w:marBottom w:val="0"/>
      <w:divBdr>
        <w:top w:val="none" w:sz="0" w:space="0" w:color="auto"/>
        <w:left w:val="none" w:sz="0" w:space="0" w:color="auto"/>
        <w:bottom w:val="none" w:sz="0" w:space="0" w:color="auto"/>
        <w:right w:val="none" w:sz="0" w:space="0" w:color="auto"/>
      </w:divBdr>
    </w:div>
    <w:div w:id="487551838">
      <w:bodyDiv w:val="1"/>
      <w:marLeft w:val="0"/>
      <w:marRight w:val="0"/>
      <w:marTop w:val="0"/>
      <w:marBottom w:val="0"/>
      <w:divBdr>
        <w:top w:val="none" w:sz="0" w:space="0" w:color="auto"/>
        <w:left w:val="none" w:sz="0" w:space="0" w:color="auto"/>
        <w:bottom w:val="none" w:sz="0" w:space="0" w:color="auto"/>
        <w:right w:val="none" w:sz="0" w:space="0" w:color="auto"/>
      </w:divBdr>
    </w:div>
    <w:div w:id="487673803">
      <w:bodyDiv w:val="1"/>
      <w:marLeft w:val="0"/>
      <w:marRight w:val="0"/>
      <w:marTop w:val="0"/>
      <w:marBottom w:val="0"/>
      <w:divBdr>
        <w:top w:val="none" w:sz="0" w:space="0" w:color="auto"/>
        <w:left w:val="none" w:sz="0" w:space="0" w:color="auto"/>
        <w:bottom w:val="none" w:sz="0" w:space="0" w:color="auto"/>
        <w:right w:val="none" w:sz="0" w:space="0" w:color="auto"/>
      </w:divBdr>
      <w:divsChild>
        <w:div w:id="5444353">
          <w:marLeft w:val="480"/>
          <w:marRight w:val="0"/>
          <w:marTop w:val="0"/>
          <w:marBottom w:val="0"/>
          <w:divBdr>
            <w:top w:val="none" w:sz="0" w:space="0" w:color="auto"/>
            <w:left w:val="none" w:sz="0" w:space="0" w:color="auto"/>
            <w:bottom w:val="none" w:sz="0" w:space="0" w:color="auto"/>
            <w:right w:val="none" w:sz="0" w:space="0" w:color="auto"/>
          </w:divBdr>
        </w:div>
        <w:div w:id="34161371">
          <w:marLeft w:val="480"/>
          <w:marRight w:val="0"/>
          <w:marTop w:val="0"/>
          <w:marBottom w:val="0"/>
          <w:divBdr>
            <w:top w:val="none" w:sz="0" w:space="0" w:color="auto"/>
            <w:left w:val="none" w:sz="0" w:space="0" w:color="auto"/>
            <w:bottom w:val="none" w:sz="0" w:space="0" w:color="auto"/>
            <w:right w:val="none" w:sz="0" w:space="0" w:color="auto"/>
          </w:divBdr>
        </w:div>
        <w:div w:id="70936451">
          <w:marLeft w:val="480"/>
          <w:marRight w:val="0"/>
          <w:marTop w:val="0"/>
          <w:marBottom w:val="0"/>
          <w:divBdr>
            <w:top w:val="none" w:sz="0" w:space="0" w:color="auto"/>
            <w:left w:val="none" w:sz="0" w:space="0" w:color="auto"/>
            <w:bottom w:val="none" w:sz="0" w:space="0" w:color="auto"/>
            <w:right w:val="none" w:sz="0" w:space="0" w:color="auto"/>
          </w:divBdr>
        </w:div>
        <w:div w:id="78604970">
          <w:marLeft w:val="480"/>
          <w:marRight w:val="0"/>
          <w:marTop w:val="0"/>
          <w:marBottom w:val="0"/>
          <w:divBdr>
            <w:top w:val="none" w:sz="0" w:space="0" w:color="auto"/>
            <w:left w:val="none" w:sz="0" w:space="0" w:color="auto"/>
            <w:bottom w:val="none" w:sz="0" w:space="0" w:color="auto"/>
            <w:right w:val="none" w:sz="0" w:space="0" w:color="auto"/>
          </w:divBdr>
        </w:div>
        <w:div w:id="221715827">
          <w:marLeft w:val="480"/>
          <w:marRight w:val="0"/>
          <w:marTop w:val="0"/>
          <w:marBottom w:val="0"/>
          <w:divBdr>
            <w:top w:val="none" w:sz="0" w:space="0" w:color="auto"/>
            <w:left w:val="none" w:sz="0" w:space="0" w:color="auto"/>
            <w:bottom w:val="none" w:sz="0" w:space="0" w:color="auto"/>
            <w:right w:val="none" w:sz="0" w:space="0" w:color="auto"/>
          </w:divBdr>
        </w:div>
        <w:div w:id="232667367">
          <w:marLeft w:val="480"/>
          <w:marRight w:val="0"/>
          <w:marTop w:val="0"/>
          <w:marBottom w:val="0"/>
          <w:divBdr>
            <w:top w:val="none" w:sz="0" w:space="0" w:color="auto"/>
            <w:left w:val="none" w:sz="0" w:space="0" w:color="auto"/>
            <w:bottom w:val="none" w:sz="0" w:space="0" w:color="auto"/>
            <w:right w:val="none" w:sz="0" w:space="0" w:color="auto"/>
          </w:divBdr>
        </w:div>
        <w:div w:id="240796759">
          <w:marLeft w:val="480"/>
          <w:marRight w:val="0"/>
          <w:marTop w:val="0"/>
          <w:marBottom w:val="0"/>
          <w:divBdr>
            <w:top w:val="none" w:sz="0" w:space="0" w:color="auto"/>
            <w:left w:val="none" w:sz="0" w:space="0" w:color="auto"/>
            <w:bottom w:val="none" w:sz="0" w:space="0" w:color="auto"/>
            <w:right w:val="none" w:sz="0" w:space="0" w:color="auto"/>
          </w:divBdr>
        </w:div>
        <w:div w:id="241374897">
          <w:marLeft w:val="480"/>
          <w:marRight w:val="0"/>
          <w:marTop w:val="0"/>
          <w:marBottom w:val="0"/>
          <w:divBdr>
            <w:top w:val="none" w:sz="0" w:space="0" w:color="auto"/>
            <w:left w:val="none" w:sz="0" w:space="0" w:color="auto"/>
            <w:bottom w:val="none" w:sz="0" w:space="0" w:color="auto"/>
            <w:right w:val="none" w:sz="0" w:space="0" w:color="auto"/>
          </w:divBdr>
        </w:div>
        <w:div w:id="286546815">
          <w:marLeft w:val="480"/>
          <w:marRight w:val="0"/>
          <w:marTop w:val="0"/>
          <w:marBottom w:val="0"/>
          <w:divBdr>
            <w:top w:val="none" w:sz="0" w:space="0" w:color="auto"/>
            <w:left w:val="none" w:sz="0" w:space="0" w:color="auto"/>
            <w:bottom w:val="none" w:sz="0" w:space="0" w:color="auto"/>
            <w:right w:val="none" w:sz="0" w:space="0" w:color="auto"/>
          </w:divBdr>
        </w:div>
        <w:div w:id="311253661">
          <w:marLeft w:val="480"/>
          <w:marRight w:val="0"/>
          <w:marTop w:val="0"/>
          <w:marBottom w:val="0"/>
          <w:divBdr>
            <w:top w:val="none" w:sz="0" w:space="0" w:color="auto"/>
            <w:left w:val="none" w:sz="0" w:space="0" w:color="auto"/>
            <w:bottom w:val="none" w:sz="0" w:space="0" w:color="auto"/>
            <w:right w:val="none" w:sz="0" w:space="0" w:color="auto"/>
          </w:divBdr>
        </w:div>
        <w:div w:id="344285758">
          <w:marLeft w:val="480"/>
          <w:marRight w:val="0"/>
          <w:marTop w:val="0"/>
          <w:marBottom w:val="0"/>
          <w:divBdr>
            <w:top w:val="none" w:sz="0" w:space="0" w:color="auto"/>
            <w:left w:val="none" w:sz="0" w:space="0" w:color="auto"/>
            <w:bottom w:val="none" w:sz="0" w:space="0" w:color="auto"/>
            <w:right w:val="none" w:sz="0" w:space="0" w:color="auto"/>
          </w:divBdr>
        </w:div>
        <w:div w:id="388457808">
          <w:marLeft w:val="480"/>
          <w:marRight w:val="0"/>
          <w:marTop w:val="0"/>
          <w:marBottom w:val="0"/>
          <w:divBdr>
            <w:top w:val="none" w:sz="0" w:space="0" w:color="auto"/>
            <w:left w:val="none" w:sz="0" w:space="0" w:color="auto"/>
            <w:bottom w:val="none" w:sz="0" w:space="0" w:color="auto"/>
            <w:right w:val="none" w:sz="0" w:space="0" w:color="auto"/>
          </w:divBdr>
        </w:div>
        <w:div w:id="394278131">
          <w:marLeft w:val="480"/>
          <w:marRight w:val="0"/>
          <w:marTop w:val="0"/>
          <w:marBottom w:val="0"/>
          <w:divBdr>
            <w:top w:val="none" w:sz="0" w:space="0" w:color="auto"/>
            <w:left w:val="none" w:sz="0" w:space="0" w:color="auto"/>
            <w:bottom w:val="none" w:sz="0" w:space="0" w:color="auto"/>
            <w:right w:val="none" w:sz="0" w:space="0" w:color="auto"/>
          </w:divBdr>
        </w:div>
        <w:div w:id="413747413">
          <w:marLeft w:val="480"/>
          <w:marRight w:val="0"/>
          <w:marTop w:val="0"/>
          <w:marBottom w:val="0"/>
          <w:divBdr>
            <w:top w:val="none" w:sz="0" w:space="0" w:color="auto"/>
            <w:left w:val="none" w:sz="0" w:space="0" w:color="auto"/>
            <w:bottom w:val="none" w:sz="0" w:space="0" w:color="auto"/>
            <w:right w:val="none" w:sz="0" w:space="0" w:color="auto"/>
          </w:divBdr>
        </w:div>
        <w:div w:id="415790433">
          <w:marLeft w:val="480"/>
          <w:marRight w:val="0"/>
          <w:marTop w:val="0"/>
          <w:marBottom w:val="0"/>
          <w:divBdr>
            <w:top w:val="none" w:sz="0" w:space="0" w:color="auto"/>
            <w:left w:val="none" w:sz="0" w:space="0" w:color="auto"/>
            <w:bottom w:val="none" w:sz="0" w:space="0" w:color="auto"/>
            <w:right w:val="none" w:sz="0" w:space="0" w:color="auto"/>
          </w:divBdr>
        </w:div>
        <w:div w:id="419496062">
          <w:marLeft w:val="480"/>
          <w:marRight w:val="0"/>
          <w:marTop w:val="0"/>
          <w:marBottom w:val="0"/>
          <w:divBdr>
            <w:top w:val="none" w:sz="0" w:space="0" w:color="auto"/>
            <w:left w:val="none" w:sz="0" w:space="0" w:color="auto"/>
            <w:bottom w:val="none" w:sz="0" w:space="0" w:color="auto"/>
            <w:right w:val="none" w:sz="0" w:space="0" w:color="auto"/>
          </w:divBdr>
        </w:div>
        <w:div w:id="435832970">
          <w:marLeft w:val="480"/>
          <w:marRight w:val="0"/>
          <w:marTop w:val="0"/>
          <w:marBottom w:val="0"/>
          <w:divBdr>
            <w:top w:val="none" w:sz="0" w:space="0" w:color="auto"/>
            <w:left w:val="none" w:sz="0" w:space="0" w:color="auto"/>
            <w:bottom w:val="none" w:sz="0" w:space="0" w:color="auto"/>
            <w:right w:val="none" w:sz="0" w:space="0" w:color="auto"/>
          </w:divBdr>
        </w:div>
        <w:div w:id="502748543">
          <w:marLeft w:val="480"/>
          <w:marRight w:val="0"/>
          <w:marTop w:val="0"/>
          <w:marBottom w:val="0"/>
          <w:divBdr>
            <w:top w:val="none" w:sz="0" w:space="0" w:color="auto"/>
            <w:left w:val="none" w:sz="0" w:space="0" w:color="auto"/>
            <w:bottom w:val="none" w:sz="0" w:space="0" w:color="auto"/>
            <w:right w:val="none" w:sz="0" w:space="0" w:color="auto"/>
          </w:divBdr>
        </w:div>
        <w:div w:id="507598041">
          <w:marLeft w:val="480"/>
          <w:marRight w:val="0"/>
          <w:marTop w:val="0"/>
          <w:marBottom w:val="0"/>
          <w:divBdr>
            <w:top w:val="none" w:sz="0" w:space="0" w:color="auto"/>
            <w:left w:val="none" w:sz="0" w:space="0" w:color="auto"/>
            <w:bottom w:val="none" w:sz="0" w:space="0" w:color="auto"/>
            <w:right w:val="none" w:sz="0" w:space="0" w:color="auto"/>
          </w:divBdr>
        </w:div>
        <w:div w:id="609557600">
          <w:marLeft w:val="480"/>
          <w:marRight w:val="0"/>
          <w:marTop w:val="0"/>
          <w:marBottom w:val="0"/>
          <w:divBdr>
            <w:top w:val="none" w:sz="0" w:space="0" w:color="auto"/>
            <w:left w:val="none" w:sz="0" w:space="0" w:color="auto"/>
            <w:bottom w:val="none" w:sz="0" w:space="0" w:color="auto"/>
            <w:right w:val="none" w:sz="0" w:space="0" w:color="auto"/>
          </w:divBdr>
        </w:div>
        <w:div w:id="702292661">
          <w:marLeft w:val="480"/>
          <w:marRight w:val="0"/>
          <w:marTop w:val="0"/>
          <w:marBottom w:val="0"/>
          <w:divBdr>
            <w:top w:val="none" w:sz="0" w:space="0" w:color="auto"/>
            <w:left w:val="none" w:sz="0" w:space="0" w:color="auto"/>
            <w:bottom w:val="none" w:sz="0" w:space="0" w:color="auto"/>
            <w:right w:val="none" w:sz="0" w:space="0" w:color="auto"/>
          </w:divBdr>
        </w:div>
        <w:div w:id="719135873">
          <w:marLeft w:val="480"/>
          <w:marRight w:val="0"/>
          <w:marTop w:val="0"/>
          <w:marBottom w:val="0"/>
          <w:divBdr>
            <w:top w:val="none" w:sz="0" w:space="0" w:color="auto"/>
            <w:left w:val="none" w:sz="0" w:space="0" w:color="auto"/>
            <w:bottom w:val="none" w:sz="0" w:space="0" w:color="auto"/>
            <w:right w:val="none" w:sz="0" w:space="0" w:color="auto"/>
          </w:divBdr>
        </w:div>
        <w:div w:id="778254412">
          <w:marLeft w:val="480"/>
          <w:marRight w:val="0"/>
          <w:marTop w:val="0"/>
          <w:marBottom w:val="0"/>
          <w:divBdr>
            <w:top w:val="none" w:sz="0" w:space="0" w:color="auto"/>
            <w:left w:val="none" w:sz="0" w:space="0" w:color="auto"/>
            <w:bottom w:val="none" w:sz="0" w:space="0" w:color="auto"/>
            <w:right w:val="none" w:sz="0" w:space="0" w:color="auto"/>
          </w:divBdr>
        </w:div>
        <w:div w:id="819732913">
          <w:marLeft w:val="480"/>
          <w:marRight w:val="0"/>
          <w:marTop w:val="0"/>
          <w:marBottom w:val="0"/>
          <w:divBdr>
            <w:top w:val="none" w:sz="0" w:space="0" w:color="auto"/>
            <w:left w:val="none" w:sz="0" w:space="0" w:color="auto"/>
            <w:bottom w:val="none" w:sz="0" w:space="0" w:color="auto"/>
            <w:right w:val="none" w:sz="0" w:space="0" w:color="auto"/>
          </w:divBdr>
        </w:div>
        <w:div w:id="856626140">
          <w:marLeft w:val="480"/>
          <w:marRight w:val="0"/>
          <w:marTop w:val="0"/>
          <w:marBottom w:val="0"/>
          <w:divBdr>
            <w:top w:val="none" w:sz="0" w:space="0" w:color="auto"/>
            <w:left w:val="none" w:sz="0" w:space="0" w:color="auto"/>
            <w:bottom w:val="none" w:sz="0" w:space="0" w:color="auto"/>
            <w:right w:val="none" w:sz="0" w:space="0" w:color="auto"/>
          </w:divBdr>
        </w:div>
        <w:div w:id="873351758">
          <w:marLeft w:val="480"/>
          <w:marRight w:val="0"/>
          <w:marTop w:val="0"/>
          <w:marBottom w:val="0"/>
          <w:divBdr>
            <w:top w:val="none" w:sz="0" w:space="0" w:color="auto"/>
            <w:left w:val="none" w:sz="0" w:space="0" w:color="auto"/>
            <w:bottom w:val="none" w:sz="0" w:space="0" w:color="auto"/>
            <w:right w:val="none" w:sz="0" w:space="0" w:color="auto"/>
          </w:divBdr>
        </w:div>
        <w:div w:id="911811465">
          <w:marLeft w:val="480"/>
          <w:marRight w:val="0"/>
          <w:marTop w:val="0"/>
          <w:marBottom w:val="0"/>
          <w:divBdr>
            <w:top w:val="none" w:sz="0" w:space="0" w:color="auto"/>
            <w:left w:val="none" w:sz="0" w:space="0" w:color="auto"/>
            <w:bottom w:val="none" w:sz="0" w:space="0" w:color="auto"/>
            <w:right w:val="none" w:sz="0" w:space="0" w:color="auto"/>
          </w:divBdr>
        </w:div>
        <w:div w:id="925723545">
          <w:marLeft w:val="480"/>
          <w:marRight w:val="0"/>
          <w:marTop w:val="0"/>
          <w:marBottom w:val="0"/>
          <w:divBdr>
            <w:top w:val="none" w:sz="0" w:space="0" w:color="auto"/>
            <w:left w:val="none" w:sz="0" w:space="0" w:color="auto"/>
            <w:bottom w:val="none" w:sz="0" w:space="0" w:color="auto"/>
            <w:right w:val="none" w:sz="0" w:space="0" w:color="auto"/>
          </w:divBdr>
        </w:div>
        <w:div w:id="940526260">
          <w:marLeft w:val="480"/>
          <w:marRight w:val="0"/>
          <w:marTop w:val="0"/>
          <w:marBottom w:val="0"/>
          <w:divBdr>
            <w:top w:val="none" w:sz="0" w:space="0" w:color="auto"/>
            <w:left w:val="none" w:sz="0" w:space="0" w:color="auto"/>
            <w:bottom w:val="none" w:sz="0" w:space="0" w:color="auto"/>
            <w:right w:val="none" w:sz="0" w:space="0" w:color="auto"/>
          </w:divBdr>
        </w:div>
        <w:div w:id="943074135">
          <w:marLeft w:val="480"/>
          <w:marRight w:val="0"/>
          <w:marTop w:val="0"/>
          <w:marBottom w:val="0"/>
          <w:divBdr>
            <w:top w:val="none" w:sz="0" w:space="0" w:color="auto"/>
            <w:left w:val="none" w:sz="0" w:space="0" w:color="auto"/>
            <w:bottom w:val="none" w:sz="0" w:space="0" w:color="auto"/>
            <w:right w:val="none" w:sz="0" w:space="0" w:color="auto"/>
          </w:divBdr>
        </w:div>
      </w:divsChild>
    </w:div>
    <w:div w:id="488208067">
      <w:bodyDiv w:val="1"/>
      <w:marLeft w:val="0"/>
      <w:marRight w:val="0"/>
      <w:marTop w:val="0"/>
      <w:marBottom w:val="0"/>
      <w:divBdr>
        <w:top w:val="none" w:sz="0" w:space="0" w:color="auto"/>
        <w:left w:val="none" w:sz="0" w:space="0" w:color="auto"/>
        <w:bottom w:val="none" w:sz="0" w:space="0" w:color="auto"/>
        <w:right w:val="none" w:sz="0" w:space="0" w:color="auto"/>
      </w:divBdr>
      <w:divsChild>
        <w:div w:id="31196315">
          <w:marLeft w:val="480"/>
          <w:marRight w:val="0"/>
          <w:marTop w:val="0"/>
          <w:marBottom w:val="0"/>
          <w:divBdr>
            <w:top w:val="none" w:sz="0" w:space="0" w:color="auto"/>
            <w:left w:val="none" w:sz="0" w:space="0" w:color="auto"/>
            <w:bottom w:val="none" w:sz="0" w:space="0" w:color="auto"/>
            <w:right w:val="none" w:sz="0" w:space="0" w:color="auto"/>
          </w:divBdr>
        </w:div>
        <w:div w:id="102455163">
          <w:marLeft w:val="480"/>
          <w:marRight w:val="0"/>
          <w:marTop w:val="0"/>
          <w:marBottom w:val="0"/>
          <w:divBdr>
            <w:top w:val="none" w:sz="0" w:space="0" w:color="auto"/>
            <w:left w:val="none" w:sz="0" w:space="0" w:color="auto"/>
            <w:bottom w:val="none" w:sz="0" w:space="0" w:color="auto"/>
            <w:right w:val="none" w:sz="0" w:space="0" w:color="auto"/>
          </w:divBdr>
        </w:div>
        <w:div w:id="167184396">
          <w:marLeft w:val="480"/>
          <w:marRight w:val="0"/>
          <w:marTop w:val="0"/>
          <w:marBottom w:val="0"/>
          <w:divBdr>
            <w:top w:val="none" w:sz="0" w:space="0" w:color="auto"/>
            <w:left w:val="none" w:sz="0" w:space="0" w:color="auto"/>
            <w:bottom w:val="none" w:sz="0" w:space="0" w:color="auto"/>
            <w:right w:val="none" w:sz="0" w:space="0" w:color="auto"/>
          </w:divBdr>
        </w:div>
        <w:div w:id="222106078">
          <w:marLeft w:val="480"/>
          <w:marRight w:val="0"/>
          <w:marTop w:val="0"/>
          <w:marBottom w:val="0"/>
          <w:divBdr>
            <w:top w:val="none" w:sz="0" w:space="0" w:color="auto"/>
            <w:left w:val="none" w:sz="0" w:space="0" w:color="auto"/>
            <w:bottom w:val="none" w:sz="0" w:space="0" w:color="auto"/>
            <w:right w:val="none" w:sz="0" w:space="0" w:color="auto"/>
          </w:divBdr>
        </w:div>
        <w:div w:id="277760444">
          <w:marLeft w:val="480"/>
          <w:marRight w:val="0"/>
          <w:marTop w:val="0"/>
          <w:marBottom w:val="0"/>
          <w:divBdr>
            <w:top w:val="none" w:sz="0" w:space="0" w:color="auto"/>
            <w:left w:val="none" w:sz="0" w:space="0" w:color="auto"/>
            <w:bottom w:val="none" w:sz="0" w:space="0" w:color="auto"/>
            <w:right w:val="none" w:sz="0" w:space="0" w:color="auto"/>
          </w:divBdr>
        </w:div>
        <w:div w:id="467746851">
          <w:marLeft w:val="480"/>
          <w:marRight w:val="0"/>
          <w:marTop w:val="0"/>
          <w:marBottom w:val="0"/>
          <w:divBdr>
            <w:top w:val="none" w:sz="0" w:space="0" w:color="auto"/>
            <w:left w:val="none" w:sz="0" w:space="0" w:color="auto"/>
            <w:bottom w:val="none" w:sz="0" w:space="0" w:color="auto"/>
            <w:right w:val="none" w:sz="0" w:space="0" w:color="auto"/>
          </w:divBdr>
        </w:div>
        <w:div w:id="597251365">
          <w:marLeft w:val="480"/>
          <w:marRight w:val="0"/>
          <w:marTop w:val="0"/>
          <w:marBottom w:val="0"/>
          <w:divBdr>
            <w:top w:val="none" w:sz="0" w:space="0" w:color="auto"/>
            <w:left w:val="none" w:sz="0" w:space="0" w:color="auto"/>
            <w:bottom w:val="none" w:sz="0" w:space="0" w:color="auto"/>
            <w:right w:val="none" w:sz="0" w:space="0" w:color="auto"/>
          </w:divBdr>
        </w:div>
        <w:div w:id="668295930">
          <w:marLeft w:val="480"/>
          <w:marRight w:val="0"/>
          <w:marTop w:val="0"/>
          <w:marBottom w:val="0"/>
          <w:divBdr>
            <w:top w:val="none" w:sz="0" w:space="0" w:color="auto"/>
            <w:left w:val="none" w:sz="0" w:space="0" w:color="auto"/>
            <w:bottom w:val="none" w:sz="0" w:space="0" w:color="auto"/>
            <w:right w:val="none" w:sz="0" w:space="0" w:color="auto"/>
          </w:divBdr>
        </w:div>
        <w:div w:id="714698825">
          <w:marLeft w:val="480"/>
          <w:marRight w:val="0"/>
          <w:marTop w:val="0"/>
          <w:marBottom w:val="0"/>
          <w:divBdr>
            <w:top w:val="none" w:sz="0" w:space="0" w:color="auto"/>
            <w:left w:val="none" w:sz="0" w:space="0" w:color="auto"/>
            <w:bottom w:val="none" w:sz="0" w:space="0" w:color="auto"/>
            <w:right w:val="none" w:sz="0" w:space="0" w:color="auto"/>
          </w:divBdr>
        </w:div>
        <w:div w:id="726874437">
          <w:marLeft w:val="480"/>
          <w:marRight w:val="0"/>
          <w:marTop w:val="0"/>
          <w:marBottom w:val="0"/>
          <w:divBdr>
            <w:top w:val="none" w:sz="0" w:space="0" w:color="auto"/>
            <w:left w:val="none" w:sz="0" w:space="0" w:color="auto"/>
            <w:bottom w:val="none" w:sz="0" w:space="0" w:color="auto"/>
            <w:right w:val="none" w:sz="0" w:space="0" w:color="auto"/>
          </w:divBdr>
        </w:div>
        <w:div w:id="865607071">
          <w:marLeft w:val="480"/>
          <w:marRight w:val="0"/>
          <w:marTop w:val="0"/>
          <w:marBottom w:val="0"/>
          <w:divBdr>
            <w:top w:val="none" w:sz="0" w:space="0" w:color="auto"/>
            <w:left w:val="none" w:sz="0" w:space="0" w:color="auto"/>
            <w:bottom w:val="none" w:sz="0" w:space="0" w:color="auto"/>
            <w:right w:val="none" w:sz="0" w:space="0" w:color="auto"/>
          </w:divBdr>
        </w:div>
        <w:div w:id="944768695">
          <w:marLeft w:val="480"/>
          <w:marRight w:val="0"/>
          <w:marTop w:val="0"/>
          <w:marBottom w:val="0"/>
          <w:divBdr>
            <w:top w:val="none" w:sz="0" w:space="0" w:color="auto"/>
            <w:left w:val="none" w:sz="0" w:space="0" w:color="auto"/>
            <w:bottom w:val="none" w:sz="0" w:space="0" w:color="auto"/>
            <w:right w:val="none" w:sz="0" w:space="0" w:color="auto"/>
          </w:divBdr>
        </w:div>
      </w:divsChild>
    </w:div>
    <w:div w:id="488250948">
      <w:bodyDiv w:val="1"/>
      <w:marLeft w:val="0"/>
      <w:marRight w:val="0"/>
      <w:marTop w:val="0"/>
      <w:marBottom w:val="0"/>
      <w:divBdr>
        <w:top w:val="none" w:sz="0" w:space="0" w:color="auto"/>
        <w:left w:val="none" w:sz="0" w:space="0" w:color="auto"/>
        <w:bottom w:val="none" w:sz="0" w:space="0" w:color="auto"/>
        <w:right w:val="none" w:sz="0" w:space="0" w:color="auto"/>
      </w:divBdr>
      <w:divsChild>
        <w:div w:id="20478449">
          <w:marLeft w:val="480"/>
          <w:marRight w:val="0"/>
          <w:marTop w:val="0"/>
          <w:marBottom w:val="0"/>
          <w:divBdr>
            <w:top w:val="none" w:sz="0" w:space="0" w:color="auto"/>
            <w:left w:val="none" w:sz="0" w:space="0" w:color="auto"/>
            <w:bottom w:val="none" w:sz="0" w:space="0" w:color="auto"/>
            <w:right w:val="none" w:sz="0" w:space="0" w:color="auto"/>
          </w:divBdr>
        </w:div>
        <w:div w:id="46686326">
          <w:marLeft w:val="480"/>
          <w:marRight w:val="0"/>
          <w:marTop w:val="0"/>
          <w:marBottom w:val="0"/>
          <w:divBdr>
            <w:top w:val="none" w:sz="0" w:space="0" w:color="auto"/>
            <w:left w:val="none" w:sz="0" w:space="0" w:color="auto"/>
            <w:bottom w:val="none" w:sz="0" w:space="0" w:color="auto"/>
            <w:right w:val="none" w:sz="0" w:space="0" w:color="auto"/>
          </w:divBdr>
        </w:div>
        <w:div w:id="75178524">
          <w:marLeft w:val="480"/>
          <w:marRight w:val="0"/>
          <w:marTop w:val="0"/>
          <w:marBottom w:val="0"/>
          <w:divBdr>
            <w:top w:val="none" w:sz="0" w:space="0" w:color="auto"/>
            <w:left w:val="none" w:sz="0" w:space="0" w:color="auto"/>
            <w:bottom w:val="none" w:sz="0" w:space="0" w:color="auto"/>
            <w:right w:val="none" w:sz="0" w:space="0" w:color="auto"/>
          </w:divBdr>
        </w:div>
        <w:div w:id="116415154">
          <w:marLeft w:val="480"/>
          <w:marRight w:val="0"/>
          <w:marTop w:val="0"/>
          <w:marBottom w:val="0"/>
          <w:divBdr>
            <w:top w:val="none" w:sz="0" w:space="0" w:color="auto"/>
            <w:left w:val="none" w:sz="0" w:space="0" w:color="auto"/>
            <w:bottom w:val="none" w:sz="0" w:space="0" w:color="auto"/>
            <w:right w:val="none" w:sz="0" w:space="0" w:color="auto"/>
          </w:divBdr>
        </w:div>
        <w:div w:id="121312355">
          <w:marLeft w:val="480"/>
          <w:marRight w:val="0"/>
          <w:marTop w:val="0"/>
          <w:marBottom w:val="0"/>
          <w:divBdr>
            <w:top w:val="none" w:sz="0" w:space="0" w:color="auto"/>
            <w:left w:val="none" w:sz="0" w:space="0" w:color="auto"/>
            <w:bottom w:val="none" w:sz="0" w:space="0" w:color="auto"/>
            <w:right w:val="none" w:sz="0" w:space="0" w:color="auto"/>
          </w:divBdr>
        </w:div>
        <w:div w:id="160044948">
          <w:marLeft w:val="480"/>
          <w:marRight w:val="0"/>
          <w:marTop w:val="0"/>
          <w:marBottom w:val="0"/>
          <w:divBdr>
            <w:top w:val="none" w:sz="0" w:space="0" w:color="auto"/>
            <w:left w:val="none" w:sz="0" w:space="0" w:color="auto"/>
            <w:bottom w:val="none" w:sz="0" w:space="0" w:color="auto"/>
            <w:right w:val="none" w:sz="0" w:space="0" w:color="auto"/>
          </w:divBdr>
        </w:div>
        <w:div w:id="167794473">
          <w:marLeft w:val="480"/>
          <w:marRight w:val="0"/>
          <w:marTop w:val="0"/>
          <w:marBottom w:val="0"/>
          <w:divBdr>
            <w:top w:val="none" w:sz="0" w:space="0" w:color="auto"/>
            <w:left w:val="none" w:sz="0" w:space="0" w:color="auto"/>
            <w:bottom w:val="none" w:sz="0" w:space="0" w:color="auto"/>
            <w:right w:val="none" w:sz="0" w:space="0" w:color="auto"/>
          </w:divBdr>
        </w:div>
        <w:div w:id="200827731">
          <w:marLeft w:val="480"/>
          <w:marRight w:val="0"/>
          <w:marTop w:val="0"/>
          <w:marBottom w:val="0"/>
          <w:divBdr>
            <w:top w:val="none" w:sz="0" w:space="0" w:color="auto"/>
            <w:left w:val="none" w:sz="0" w:space="0" w:color="auto"/>
            <w:bottom w:val="none" w:sz="0" w:space="0" w:color="auto"/>
            <w:right w:val="none" w:sz="0" w:space="0" w:color="auto"/>
          </w:divBdr>
        </w:div>
        <w:div w:id="220992155">
          <w:marLeft w:val="480"/>
          <w:marRight w:val="0"/>
          <w:marTop w:val="0"/>
          <w:marBottom w:val="0"/>
          <w:divBdr>
            <w:top w:val="none" w:sz="0" w:space="0" w:color="auto"/>
            <w:left w:val="none" w:sz="0" w:space="0" w:color="auto"/>
            <w:bottom w:val="none" w:sz="0" w:space="0" w:color="auto"/>
            <w:right w:val="none" w:sz="0" w:space="0" w:color="auto"/>
          </w:divBdr>
        </w:div>
        <w:div w:id="259878053">
          <w:marLeft w:val="480"/>
          <w:marRight w:val="0"/>
          <w:marTop w:val="0"/>
          <w:marBottom w:val="0"/>
          <w:divBdr>
            <w:top w:val="none" w:sz="0" w:space="0" w:color="auto"/>
            <w:left w:val="none" w:sz="0" w:space="0" w:color="auto"/>
            <w:bottom w:val="none" w:sz="0" w:space="0" w:color="auto"/>
            <w:right w:val="none" w:sz="0" w:space="0" w:color="auto"/>
          </w:divBdr>
        </w:div>
        <w:div w:id="270093652">
          <w:marLeft w:val="480"/>
          <w:marRight w:val="0"/>
          <w:marTop w:val="0"/>
          <w:marBottom w:val="0"/>
          <w:divBdr>
            <w:top w:val="none" w:sz="0" w:space="0" w:color="auto"/>
            <w:left w:val="none" w:sz="0" w:space="0" w:color="auto"/>
            <w:bottom w:val="none" w:sz="0" w:space="0" w:color="auto"/>
            <w:right w:val="none" w:sz="0" w:space="0" w:color="auto"/>
          </w:divBdr>
        </w:div>
        <w:div w:id="330060025">
          <w:marLeft w:val="480"/>
          <w:marRight w:val="0"/>
          <w:marTop w:val="0"/>
          <w:marBottom w:val="0"/>
          <w:divBdr>
            <w:top w:val="none" w:sz="0" w:space="0" w:color="auto"/>
            <w:left w:val="none" w:sz="0" w:space="0" w:color="auto"/>
            <w:bottom w:val="none" w:sz="0" w:space="0" w:color="auto"/>
            <w:right w:val="none" w:sz="0" w:space="0" w:color="auto"/>
          </w:divBdr>
        </w:div>
        <w:div w:id="380372180">
          <w:marLeft w:val="480"/>
          <w:marRight w:val="0"/>
          <w:marTop w:val="0"/>
          <w:marBottom w:val="0"/>
          <w:divBdr>
            <w:top w:val="none" w:sz="0" w:space="0" w:color="auto"/>
            <w:left w:val="none" w:sz="0" w:space="0" w:color="auto"/>
            <w:bottom w:val="none" w:sz="0" w:space="0" w:color="auto"/>
            <w:right w:val="none" w:sz="0" w:space="0" w:color="auto"/>
          </w:divBdr>
        </w:div>
        <w:div w:id="393239659">
          <w:marLeft w:val="480"/>
          <w:marRight w:val="0"/>
          <w:marTop w:val="0"/>
          <w:marBottom w:val="0"/>
          <w:divBdr>
            <w:top w:val="none" w:sz="0" w:space="0" w:color="auto"/>
            <w:left w:val="none" w:sz="0" w:space="0" w:color="auto"/>
            <w:bottom w:val="none" w:sz="0" w:space="0" w:color="auto"/>
            <w:right w:val="none" w:sz="0" w:space="0" w:color="auto"/>
          </w:divBdr>
        </w:div>
        <w:div w:id="413819425">
          <w:marLeft w:val="480"/>
          <w:marRight w:val="0"/>
          <w:marTop w:val="0"/>
          <w:marBottom w:val="0"/>
          <w:divBdr>
            <w:top w:val="none" w:sz="0" w:space="0" w:color="auto"/>
            <w:left w:val="none" w:sz="0" w:space="0" w:color="auto"/>
            <w:bottom w:val="none" w:sz="0" w:space="0" w:color="auto"/>
            <w:right w:val="none" w:sz="0" w:space="0" w:color="auto"/>
          </w:divBdr>
        </w:div>
        <w:div w:id="464545132">
          <w:marLeft w:val="480"/>
          <w:marRight w:val="0"/>
          <w:marTop w:val="0"/>
          <w:marBottom w:val="0"/>
          <w:divBdr>
            <w:top w:val="none" w:sz="0" w:space="0" w:color="auto"/>
            <w:left w:val="none" w:sz="0" w:space="0" w:color="auto"/>
            <w:bottom w:val="none" w:sz="0" w:space="0" w:color="auto"/>
            <w:right w:val="none" w:sz="0" w:space="0" w:color="auto"/>
          </w:divBdr>
        </w:div>
        <w:div w:id="465439064">
          <w:marLeft w:val="480"/>
          <w:marRight w:val="0"/>
          <w:marTop w:val="0"/>
          <w:marBottom w:val="0"/>
          <w:divBdr>
            <w:top w:val="none" w:sz="0" w:space="0" w:color="auto"/>
            <w:left w:val="none" w:sz="0" w:space="0" w:color="auto"/>
            <w:bottom w:val="none" w:sz="0" w:space="0" w:color="auto"/>
            <w:right w:val="none" w:sz="0" w:space="0" w:color="auto"/>
          </w:divBdr>
        </w:div>
        <w:div w:id="471411084">
          <w:marLeft w:val="480"/>
          <w:marRight w:val="0"/>
          <w:marTop w:val="0"/>
          <w:marBottom w:val="0"/>
          <w:divBdr>
            <w:top w:val="none" w:sz="0" w:space="0" w:color="auto"/>
            <w:left w:val="none" w:sz="0" w:space="0" w:color="auto"/>
            <w:bottom w:val="none" w:sz="0" w:space="0" w:color="auto"/>
            <w:right w:val="none" w:sz="0" w:space="0" w:color="auto"/>
          </w:divBdr>
        </w:div>
        <w:div w:id="483666991">
          <w:marLeft w:val="480"/>
          <w:marRight w:val="0"/>
          <w:marTop w:val="0"/>
          <w:marBottom w:val="0"/>
          <w:divBdr>
            <w:top w:val="none" w:sz="0" w:space="0" w:color="auto"/>
            <w:left w:val="none" w:sz="0" w:space="0" w:color="auto"/>
            <w:bottom w:val="none" w:sz="0" w:space="0" w:color="auto"/>
            <w:right w:val="none" w:sz="0" w:space="0" w:color="auto"/>
          </w:divBdr>
        </w:div>
        <w:div w:id="549879357">
          <w:marLeft w:val="480"/>
          <w:marRight w:val="0"/>
          <w:marTop w:val="0"/>
          <w:marBottom w:val="0"/>
          <w:divBdr>
            <w:top w:val="none" w:sz="0" w:space="0" w:color="auto"/>
            <w:left w:val="none" w:sz="0" w:space="0" w:color="auto"/>
            <w:bottom w:val="none" w:sz="0" w:space="0" w:color="auto"/>
            <w:right w:val="none" w:sz="0" w:space="0" w:color="auto"/>
          </w:divBdr>
        </w:div>
        <w:div w:id="554853744">
          <w:marLeft w:val="480"/>
          <w:marRight w:val="0"/>
          <w:marTop w:val="0"/>
          <w:marBottom w:val="0"/>
          <w:divBdr>
            <w:top w:val="none" w:sz="0" w:space="0" w:color="auto"/>
            <w:left w:val="none" w:sz="0" w:space="0" w:color="auto"/>
            <w:bottom w:val="none" w:sz="0" w:space="0" w:color="auto"/>
            <w:right w:val="none" w:sz="0" w:space="0" w:color="auto"/>
          </w:divBdr>
        </w:div>
        <w:div w:id="566722465">
          <w:marLeft w:val="480"/>
          <w:marRight w:val="0"/>
          <w:marTop w:val="0"/>
          <w:marBottom w:val="0"/>
          <w:divBdr>
            <w:top w:val="none" w:sz="0" w:space="0" w:color="auto"/>
            <w:left w:val="none" w:sz="0" w:space="0" w:color="auto"/>
            <w:bottom w:val="none" w:sz="0" w:space="0" w:color="auto"/>
            <w:right w:val="none" w:sz="0" w:space="0" w:color="auto"/>
          </w:divBdr>
        </w:div>
        <w:div w:id="583958088">
          <w:marLeft w:val="480"/>
          <w:marRight w:val="0"/>
          <w:marTop w:val="0"/>
          <w:marBottom w:val="0"/>
          <w:divBdr>
            <w:top w:val="none" w:sz="0" w:space="0" w:color="auto"/>
            <w:left w:val="none" w:sz="0" w:space="0" w:color="auto"/>
            <w:bottom w:val="none" w:sz="0" w:space="0" w:color="auto"/>
            <w:right w:val="none" w:sz="0" w:space="0" w:color="auto"/>
          </w:divBdr>
        </w:div>
        <w:div w:id="619651151">
          <w:marLeft w:val="480"/>
          <w:marRight w:val="0"/>
          <w:marTop w:val="0"/>
          <w:marBottom w:val="0"/>
          <w:divBdr>
            <w:top w:val="none" w:sz="0" w:space="0" w:color="auto"/>
            <w:left w:val="none" w:sz="0" w:space="0" w:color="auto"/>
            <w:bottom w:val="none" w:sz="0" w:space="0" w:color="auto"/>
            <w:right w:val="none" w:sz="0" w:space="0" w:color="auto"/>
          </w:divBdr>
        </w:div>
        <w:div w:id="632442416">
          <w:marLeft w:val="480"/>
          <w:marRight w:val="0"/>
          <w:marTop w:val="0"/>
          <w:marBottom w:val="0"/>
          <w:divBdr>
            <w:top w:val="none" w:sz="0" w:space="0" w:color="auto"/>
            <w:left w:val="none" w:sz="0" w:space="0" w:color="auto"/>
            <w:bottom w:val="none" w:sz="0" w:space="0" w:color="auto"/>
            <w:right w:val="none" w:sz="0" w:space="0" w:color="auto"/>
          </w:divBdr>
        </w:div>
        <w:div w:id="654914281">
          <w:marLeft w:val="480"/>
          <w:marRight w:val="0"/>
          <w:marTop w:val="0"/>
          <w:marBottom w:val="0"/>
          <w:divBdr>
            <w:top w:val="none" w:sz="0" w:space="0" w:color="auto"/>
            <w:left w:val="none" w:sz="0" w:space="0" w:color="auto"/>
            <w:bottom w:val="none" w:sz="0" w:space="0" w:color="auto"/>
            <w:right w:val="none" w:sz="0" w:space="0" w:color="auto"/>
          </w:divBdr>
        </w:div>
        <w:div w:id="655497389">
          <w:marLeft w:val="480"/>
          <w:marRight w:val="0"/>
          <w:marTop w:val="0"/>
          <w:marBottom w:val="0"/>
          <w:divBdr>
            <w:top w:val="none" w:sz="0" w:space="0" w:color="auto"/>
            <w:left w:val="none" w:sz="0" w:space="0" w:color="auto"/>
            <w:bottom w:val="none" w:sz="0" w:space="0" w:color="auto"/>
            <w:right w:val="none" w:sz="0" w:space="0" w:color="auto"/>
          </w:divBdr>
        </w:div>
        <w:div w:id="713698798">
          <w:marLeft w:val="480"/>
          <w:marRight w:val="0"/>
          <w:marTop w:val="0"/>
          <w:marBottom w:val="0"/>
          <w:divBdr>
            <w:top w:val="none" w:sz="0" w:space="0" w:color="auto"/>
            <w:left w:val="none" w:sz="0" w:space="0" w:color="auto"/>
            <w:bottom w:val="none" w:sz="0" w:space="0" w:color="auto"/>
            <w:right w:val="none" w:sz="0" w:space="0" w:color="auto"/>
          </w:divBdr>
        </w:div>
        <w:div w:id="737554354">
          <w:marLeft w:val="480"/>
          <w:marRight w:val="0"/>
          <w:marTop w:val="0"/>
          <w:marBottom w:val="0"/>
          <w:divBdr>
            <w:top w:val="none" w:sz="0" w:space="0" w:color="auto"/>
            <w:left w:val="none" w:sz="0" w:space="0" w:color="auto"/>
            <w:bottom w:val="none" w:sz="0" w:space="0" w:color="auto"/>
            <w:right w:val="none" w:sz="0" w:space="0" w:color="auto"/>
          </w:divBdr>
        </w:div>
        <w:div w:id="738601159">
          <w:marLeft w:val="480"/>
          <w:marRight w:val="0"/>
          <w:marTop w:val="0"/>
          <w:marBottom w:val="0"/>
          <w:divBdr>
            <w:top w:val="none" w:sz="0" w:space="0" w:color="auto"/>
            <w:left w:val="none" w:sz="0" w:space="0" w:color="auto"/>
            <w:bottom w:val="none" w:sz="0" w:space="0" w:color="auto"/>
            <w:right w:val="none" w:sz="0" w:space="0" w:color="auto"/>
          </w:divBdr>
        </w:div>
        <w:div w:id="750585112">
          <w:marLeft w:val="480"/>
          <w:marRight w:val="0"/>
          <w:marTop w:val="0"/>
          <w:marBottom w:val="0"/>
          <w:divBdr>
            <w:top w:val="none" w:sz="0" w:space="0" w:color="auto"/>
            <w:left w:val="none" w:sz="0" w:space="0" w:color="auto"/>
            <w:bottom w:val="none" w:sz="0" w:space="0" w:color="auto"/>
            <w:right w:val="none" w:sz="0" w:space="0" w:color="auto"/>
          </w:divBdr>
        </w:div>
        <w:div w:id="803355327">
          <w:marLeft w:val="480"/>
          <w:marRight w:val="0"/>
          <w:marTop w:val="0"/>
          <w:marBottom w:val="0"/>
          <w:divBdr>
            <w:top w:val="none" w:sz="0" w:space="0" w:color="auto"/>
            <w:left w:val="none" w:sz="0" w:space="0" w:color="auto"/>
            <w:bottom w:val="none" w:sz="0" w:space="0" w:color="auto"/>
            <w:right w:val="none" w:sz="0" w:space="0" w:color="auto"/>
          </w:divBdr>
        </w:div>
        <w:div w:id="808086099">
          <w:marLeft w:val="480"/>
          <w:marRight w:val="0"/>
          <w:marTop w:val="0"/>
          <w:marBottom w:val="0"/>
          <w:divBdr>
            <w:top w:val="none" w:sz="0" w:space="0" w:color="auto"/>
            <w:left w:val="none" w:sz="0" w:space="0" w:color="auto"/>
            <w:bottom w:val="none" w:sz="0" w:space="0" w:color="auto"/>
            <w:right w:val="none" w:sz="0" w:space="0" w:color="auto"/>
          </w:divBdr>
        </w:div>
        <w:div w:id="810437262">
          <w:marLeft w:val="480"/>
          <w:marRight w:val="0"/>
          <w:marTop w:val="0"/>
          <w:marBottom w:val="0"/>
          <w:divBdr>
            <w:top w:val="none" w:sz="0" w:space="0" w:color="auto"/>
            <w:left w:val="none" w:sz="0" w:space="0" w:color="auto"/>
            <w:bottom w:val="none" w:sz="0" w:space="0" w:color="auto"/>
            <w:right w:val="none" w:sz="0" w:space="0" w:color="auto"/>
          </w:divBdr>
        </w:div>
        <w:div w:id="894198768">
          <w:marLeft w:val="480"/>
          <w:marRight w:val="0"/>
          <w:marTop w:val="0"/>
          <w:marBottom w:val="0"/>
          <w:divBdr>
            <w:top w:val="none" w:sz="0" w:space="0" w:color="auto"/>
            <w:left w:val="none" w:sz="0" w:space="0" w:color="auto"/>
            <w:bottom w:val="none" w:sz="0" w:space="0" w:color="auto"/>
            <w:right w:val="none" w:sz="0" w:space="0" w:color="auto"/>
          </w:divBdr>
        </w:div>
        <w:div w:id="967736330">
          <w:marLeft w:val="480"/>
          <w:marRight w:val="0"/>
          <w:marTop w:val="0"/>
          <w:marBottom w:val="0"/>
          <w:divBdr>
            <w:top w:val="none" w:sz="0" w:space="0" w:color="auto"/>
            <w:left w:val="none" w:sz="0" w:space="0" w:color="auto"/>
            <w:bottom w:val="none" w:sz="0" w:space="0" w:color="auto"/>
            <w:right w:val="none" w:sz="0" w:space="0" w:color="auto"/>
          </w:divBdr>
        </w:div>
        <w:div w:id="986781016">
          <w:marLeft w:val="480"/>
          <w:marRight w:val="0"/>
          <w:marTop w:val="0"/>
          <w:marBottom w:val="0"/>
          <w:divBdr>
            <w:top w:val="none" w:sz="0" w:space="0" w:color="auto"/>
            <w:left w:val="none" w:sz="0" w:space="0" w:color="auto"/>
            <w:bottom w:val="none" w:sz="0" w:space="0" w:color="auto"/>
            <w:right w:val="none" w:sz="0" w:space="0" w:color="auto"/>
          </w:divBdr>
        </w:div>
        <w:div w:id="988632277">
          <w:marLeft w:val="480"/>
          <w:marRight w:val="0"/>
          <w:marTop w:val="0"/>
          <w:marBottom w:val="0"/>
          <w:divBdr>
            <w:top w:val="none" w:sz="0" w:space="0" w:color="auto"/>
            <w:left w:val="none" w:sz="0" w:space="0" w:color="auto"/>
            <w:bottom w:val="none" w:sz="0" w:space="0" w:color="auto"/>
            <w:right w:val="none" w:sz="0" w:space="0" w:color="auto"/>
          </w:divBdr>
        </w:div>
        <w:div w:id="1008673553">
          <w:marLeft w:val="480"/>
          <w:marRight w:val="0"/>
          <w:marTop w:val="0"/>
          <w:marBottom w:val="0"/>
          <w:divBdr>
            <w:top w:val="none" w:sz="0" w:space="0" w:color="auto"/>
            <w:left w:val="none" w:sz="0" w:space="0" w:color="auto"/>
            <w:bottom w:val="none" w:sz="0" w:space="0" w:color="auto"/>
            <w:right w:val="none" w:sz="0" w:space="0" w:color="auto"/>
          </w:divBdr>
        </w:div>
      </w:divsChild>
    </w:div>
    <w:div w:id="488447430">
      <w:bodyDiv w:val="1"/>
      <w:marLeft w:val="0"/>
      <w:marRight w:val="0"/>
      <w:marTop w:val="0"/>
      <w:marBottom w:val="0"/>
      <w:divBdr>
        <w:top w:val="none" w:sz="0" w:space="0" w:color="auto"/>
        <w:left w:val="none" w:sz="0" w:space="0" w:color="auto"/>
        <w:bottom w:val="none" w:sz="0" w:space="0" w:color="auto"/>
        <w:right w:val="none" w:sz="0" w:space="0" w:color="auto"/>
      </w:divBdr>
    </w:div>
    <w:div w:id="488596214">
      <w:bodyDiv w:val="1"/>
      <w:marLeft w:val="0"/>
      <w:marRight w:val="0"/>
      <w:marTop w:val="0"/>
      <w:marBottom w:val="0"/>
      <w:divBdr>
        <w:top w:val="none" w:sz="0" w:space="0" w:color="auto"/>
        <w:left w:val="none" w:sz="0" w:space="0" w:color="auto"/>
        <w:bottom w:val="none" w:sz="0" w:space="0" w:color="auto"/>
        <w:right w:val="none" w:sz="0" w:space="0" w:color="auto"/>
      </w:divBdr>
    </w:div>
    <w:div w:id="488787550">
      <w:bodyDiv w:val="1"/>
      <w:marLeft w:val="0"/>
      <w:marRight w:val="0"/>
      <w:marTop w:val="0"/>
      <w:marBottom w:val="0"/>
      <w:divBdr>
        <w:top w:val="none" w:sz="0" w:space="0" w:color="auto"/>
        <w:left w:val="none" w:sz="0" w:space="0" w:color="auto"/>
        <w:bottom w:val="none" w:sz="0" w:space="0" w:color="auto"/>
        <w:right w:val="none" w:sz="0" w:space="0" w:color="auto"/>
      </w:divBdr>
    </w:div>
    <w:div w:id="488981057">
      <w:bodyDiv w:val="1"/>
      <w:marLeft w:val="0"/>
      <w:marRight w:val="0"/>
      <w:marTop w:val="0"/>
      <w:marBottom w:val="0"/>
      <w:divBdr>
        <w:top w:val="none" w:sz="0" w:space="0" w:color="auto"/>
        <w:left w:val="none" w:sz="0" w:space="0" w:color="auto"/>
        <w:bottom w:val="none" w:sz="0" w:space="0" w:color="auto"/>
        <w:right w:val="none" w:sz="0" w:space="0" w:color="auto"/>
      </w:divBdr>
    </w:div>
    <w:div w:id="489105357">
      <w:bodyDiv w:val="1"/>
      <w:marLeft w:val="0"/>
      <w:marRight w:val="0"/>
      <w:marTop w:val="0"/>
      <w:marBottom w:val="0"/>
      <w:divBdr>
        <w:top w:val="none" w:sz="0" w:space="0" w:color="auto"/>
        <w:left w:val="none" w:sz="0" w:space="0" w:color="auto"/>
        <w:bottom w:val="none" w:sz="0" w:space="0" w:color="auto"/>
        <w:right w:val="none" w:sz="0" w:space="0" w:color="auto"/>
      </w:divBdr>
    </w:div>
    <w:div w:id="489299024">
      <w:bodyDiv w:val="1"/>
      <w:marLeft w:val="0"/>
      <w:marRight w:val="0"/>
      <w:marTop w:val="0"/>
      <w:marBottom w:val="0"/>
      <w:divBdr>
        <w:top w:val="none" w:sz="0" w:space="0" w:color="auto"/>
        <w:left w:val="none" w:sz="0" w:space="0" w:color="auto"/>
        <w:bottom w:val="none" w:sz="0" w:space="0" w:color="auto"/>
        <w:right w:val="none" w:sz="0" w:space="0" w:color="auto"/>
      </w:divBdr>
    </w:div>
    <w:div w:id="489911410">
      <w:bodyDiv w:val="1"/>
      <w:marLeft w:val="0"/>
      <w:marRight w:val="0"/>
      <w:marTop w:val="0"/>
      <w:marBottom w:val="0"/>
      <w:divBdr>
        <w:top w:val="none" w:sz="0" w:space="0" w:color="auto"/>
        <w:left w:val="none" w:sz="0" w:space="0" w:color="auto"/>
        <w:bottom w:val="none" w:sz="0" w:space="0" w:color="auto"/>
        <w:right w:val="none" w:sz="0" w:space="0" w:color="auto"/>
      </w:divBdr>
    </w:div>
    <w:div w:id="490219112">
      <w:bodyDiv w:val="1"/>
      <w:marLeft w:val="0"/>
      <w:marRight w:val="0"/>
      <w:marTop w:val="0"/>
      <w:marBottom w:val="0"/>
      <w:divBdr>
        <w:top w:val="none" w:sz="0" w:space="0" w:color="auto"/>
        <w:left w:val="none" w:sz="0" w:space="0" w:color="auto"/>
        <w:bottom w:val="none" w:sz="0" w:space="0" w:color="auto"/>
        <w:right w:val="none" w:sz="0" w:space="0" w:color="auto"/>
      </w:divBdr>
    </w:div>
    <w:div w:id="490295457">
      <w:bodyDiv w:val="1"/>
      <w:marLeft w:val="0"/>
      <w:marRight w:val="0"/>
      <w:marTop w:val="0"/>
      <w:marBottom w:val="0"/>
      <w:divBdr>
        <w:top w:val="none" w:sz="0" w:space="0" w:color="auto"/>
        <w:left w:val="none" w:sz="0" w:space="0" w:color="auto"/>
        <w:bottom w:val="none" w:sz="0" w:space="0" w:color="auto"/>
        <w:right w:val="none" w:sz="0" w:space="0" w:color="auto"/>
      </w:divBdr>
    </w:div>
    <w:div w:id="490366741">
      <w:bodyDiv w:val="1"/>
      <w:marLeft w:val="0"/>
      <w:marRight w:val="0"/>
      <w:marTop w:val="0"/>
      <w:marBottom w:val="0"/>
      <w:divBdr>
        <w:top w:val="none" w:sz="0" w:space="0" w:color="auto"/>
        <w:left w:val="none" w:sz="0" w:space="0" w:color="auto"/>
        <w:bottom w:val="none" w:sz="0" w:space="0" w:color="auto"/>
        <w:right w:val="none" w:sz="0" w:space="0" w:color="auto"/>
      </w:divBdr>
    </w:div>
    <w:div w:id="490370109">
      <w:bodyDiv w:val="1"/>
      <w:marLeft w:val="0"/>
      <w:marRight w:val="0"/>
      <w:marTop w:val="0"/>
      <w:marBottom w:val="0"/>
      <w:divBdr>
        <w:top w:val="none" w:sz="0" w:space="0" w:color="auto"/>
        <w:left w:val="none" w:sz="0" w:space="0" w:color="auto"/>
        <w:bottom w:val="none" w:sz="0" w:space="0" w:color="auto"/>
        <w:right w:val="none" w:sz="0" w:space="0" w:color="auto"/>
      </w:divBdr>
      <w:divsChild>
        <w:div w:id="2905864">
          <w:marLeft w:val="480"/>
          <w:marRight w:val="0"/>
          <w:marTop w:val="0"/>
          <w:marBottom w:val="0"/>
          <w:divBdr>
            <w:top w:val="none" w:sz="0" w:space="0" w:color="auto"/>
            <w:left w:val="none" w:sz="0" w:space="0" w:color="auto"/>
            <w:bottom w:val="none" w:sz="0" w:space="0" w:color="auto"/>
            <w:right w:val="none" w:sz="0" w:space="0" w:color="auto"/>
          </w:divBdr>
        </w:div>
        <w:div w:id="17246429">
          <w:marLeft w:val="480"/>
          <w:marRight w:val="0"/>
          <w:marTop w:val="0"/>
          <w:marBottom w:val="0"/>
          <w:divBdr>
            <w:top w:val="none" w:sz="0" w:space="0" w:color="auto"/>
            <w:left w:val="none" w:sz="0" w:space="0" w:color="auto"/>
            <w:bottom w:val="none" w:sz="0" w:space="0" w:color="auto"/>
            <w:right w:val="none" w:sz="0" w:space="0" w:color="auto"/>
          </w:divBdr>
        </w:div>
        <w:div w:id="53899254">
          <w:marLeft w:val="480"/>
          <w:marRight w:val="0"/>
          <w:marTop w:val="0"/>
          <w:marBottom w:val="0"/>
          <w:divBdr>
            <w:top w:val="none" w:sz="0" w:space="0" w:color="auto"/>
            <w:left w:val="none" w:sz="0" w:space="0" w:color="auto"/>
            <w:bottom w:val="none" w:sz="0" w:space="0" w:color="auto"/>
            <w:right w:val="none" w:sz="0" w:space="0" w:color="auto"/>
          </w:divBdr>
        </w:div>
        <w:div w:id="55780952">
          <w:marLeft w:val="480"/>
          <w:marRight w:val="0"/>
          <w:marTop w:val="0"/>
          <w:marBottom w:val="0"/>
          <w:divBdr>
            <w:top w:val="none" w:sz="0" w:space="0" w:color="auto"/>
            <w:left w:val="none" w:sz="0" w:space="0" w:color="auto"/>
            <w:bottom w:val="none" w:sz="0" w:space="0" w:color="auto"/>
            <w:right w:val="none" w:sz="0" w:space="0" w:color="auto"/>
          </w:divBdr>
        </w:div>
        <w:div w:id="112554574">
          <w:marLeft w:val="480"/>
          <w:marRight w:val="0"/>
          <w:marTop w:val="0"/>
          <w:marBottom w:val="0"/>
          <w:divBdr>
            <w:top w:val="none" w:sz="0" w:space="0" w:color="auto"/>
            <w:left w:val="none" w:sz="0" w:space="0" w:color="auto"/>
            <w:bottom w:val="none" w:sz="0" w:space="0" w:color="auto"/>
            <w:right w:val="none" w:sz="0" w:space="0" w:color="auto"/>
          </w:divBdr>
        </w:div>
        <w:div w:id="133256110">
          <w:marLeft w:val="480"/>
          <w:marRight w:val="0"/>
          <w:marTop w:val="0"/>
          <w:marBottom w:val="0"/>
          <w:divBdr>
            <w:top w:val="none" w:sz="0" w:space="0" w:color="auto"/>
            <w:left w:val="none" w:sz="0" w:space="0" w:color="auto"/>
            <w:bottom w:val="none" w:sz="0" w:space="0" w:color="auto"/>
            <w:right w:val="none" w:sz="0" w:space="0" w:color="auto"/>
          </w:divBdr>
        </w:div>
        <w:div w:id="142889116">
          <w:marLeft w:val="480"/>
          <w:marRight w:val="0"/>
          <w:marTop w:val="0"/>
          <w:marBottom w:val="0"/>
          <w:divBdr>
            <w:top w:val="none" w:sz="0" w:space="0" w:color="auto"/>
            <w:left w:val="none" w:sz="0" w:space="0" w:color="auto"/>
            <w:bottom w:val="none" w:sz="0" w:space="0" w:color="auto"/>
            <w:right w:val="none" w:sz="0" w:space="0" w:color="auto"/>
          </w:divBdr>
        </w:div>
        <w:div w:id="147325555">
          <w:marLeft w:val="480"/>
          <w:marRight w:val="0"/>
          <w:marTop w:val="0"/>
          <w:marBottom w:val="0"/>
          <w:divBdr>
            <w:top w:val="none" w:sz="0" w:space="0" w:color="auto"/>
            <w:left w:val="none" w:sz="0" w:space="0" w:color="auto"/>
            <w:bottom w:val="none" w:sz="0" w:space="0" w:color="auto"/>
            <w:right w:val="none" w:sz="0" w:space="0" w:color="auto"/>
          </w:divBdr>
        </w:div>
        <w:div w:id="254634281">
          <w:marLeft w:val="480"/>
          <w:marRight w:val="0"/>
          <w:marTop w:val="0"/>
          <w:marBottom w:val="0"/>
          <w:divBdr>
            <w:top w:val="none" w:sz="0" w:space="0" w:color="auto"/>
            <w:left w:val="none" w:sz="0" w:space="0" w:color="auto"/>
            <w:bottom w:val="none" w:sz="0" w:space="0" w:color="auto"/>
            <w:right w:val="none" w:sz="0" w:space="0" w:color="auto"/>
          </w:divBdr>
        </w:div>
        <w:div w:id="286471574">
          <w:marLeft w:val="480"/>
          <w:marRight w:val="0"/>
          <w:marTop w:val="0"/>
          <w:marBottom w:val="0"/>
          <w:divBdr>
            <w:top w:val="none" w:sz="0" w:space="0" w:color="auto"/>
            <w:left w:val="none" w:sz="0" w:space="0" w:color="auto"/>
            <w:bottom w:val="none" w:sz="0" w:space="0" w:color="auto"/>
            <w:right w:val="none" w:sz="0" w:space="0" w:color="auto"/>
          </w:divBdr>
        </w:div>
        <w:div w:id="329449900">
          <w:marLeft w:val="480"/>
          <w:marRight w:val="0"/>
          <w:marTop w:val="0"/>
          <w:marBottom w:val="0"/>
          <w:divBdr>
            <w:top w:val="none" w:sz="0" w:space="0" w:color="auto"/>
            <w:left w:val="none" w:sz="0" w:space="0" w:color="auto"/>
            <w:bottom w:val="none" w:sz="0" w:space="0" w:color="auto"/>
            <w:right w:val="none" w:sz="0" w:space="0" w:color="auto"/>
          </w:divBdr>
        </w:div>
        <w:div w:id="389036501">
          <w:marLeft w:val="480"/>
          <w:marRight w:val="0"/>
          <w:marTop w:val="0"/>
          <w:marBottom w:val="0"/>
          <w:divBdr>
            <w:top w:val="none" w:sz="0" w:space="0" w:color="auto"/>
            <w:left w:val="none" w:sz="0" w:space="0" w:color="auto"/>
            <w:bottom w:val="none" w:sz="0" w:space="0" w:color="auto"/>
            <w:right w:val="none" w:sz="0" w:space="0" w:color="auto"/>
          </w:divBdr>
        </w:div>
        <w:div w:id="396515835">
          <w:marLeft w:val="480"/>
          <w:marRight w:val="0"/>
          <w:marTop w:val="0"/>
          <w:marBottom w:val="0"/>
          <w:divBdr>
            <w:top w:val="none" w:sz="0" w:space="0" w:color="auto"/>
            <w:left w:val="none" w:sz="0" w:space="0" w:color="auto"/>
            <w:bottom w:val="none" w:sz="0" w:space="0" w:color="auto"/>
            <w:right w:val="none" w:sz="0" w:space="0" w:color="auto"/>
          </w:divBdr>
        </w:div>
        <w:div w:id="454327369">
          <w:marLeft w:val="480"/>
          <w:marRight w:val="0"/>
          <w:marTop w:val="0"/>
          <w:marBottom w:val="0"/>
          <w:divBdr>
            <w:top w:val="none" w:sz="0" w:space="0" w:color="auto"/>
            <w:left w:val="none" w:sz="0" w:space="0" w:color="auto"/>
            <w:bottom w:val="none" w:sz="0" w:space="0" w:color="auto"/>
            <w:right w:val="none" w:sz="0" w:space="0" w:color="auto"/>
          </w:divBdr>
        </w:div>
        <w:div w:id="456065557">
          <w:marLeft w:val="480"/>
          <w:marRight w:val="0"/>
          <w:marTop w:val="0"/>
          <w:marBottom w:val="0"/>
          <w:divBdr>
            <w:top w:val="none" w:sz="0" w:space="0" w:color="auto"/>
            <w:left w:val="none" w:sz="0" w:space="0" w:color="auto"/>
            <w:bottom w:val="none" w:sz="0" w:space="0" w:color="auto"/>
            <w:right w:val="none" w:sz="0" w:space="0" w:color="auto"/>
          </w:divBdr>
        </w:div>
        <w:div w:id="471143343">
          <w:marLeft w:val="480"/>
          <w:marRight w:val="0"/>
          <w:marTop w:val="0"/>
          <w:marBottom w:val="0"/>
          <w:divBdr>
            <w:top w:val="none" w:sz="0" w:space="0" w:color="auto"/>
            <w:left w:val="none" w:sz="0" w:space="0" w:color="auto"/>
            <w:bottom w:val="none" w:sz="0" w:space="0" w:color="auto"/>
            <w:right w:val="none" w:sz="0" w:space="0" w:color="auto"/>
          </w:divBdr>
        </w:div>
        <w:div w:id="474026560">
          <w:marLeft w:val="480"/>
          <w:marRight w:val="0"/>
          <w:marTop w:val="0"/>
          <w:marBottom w:val="0"/>
          <w:divBdr>
            <w:top w:val="none" w:sz="0" w:space="0" w:color="auto"/>
            <w:left w:val="none" w:sz="0" w:space="0" w:color="auto"/>
            <w:bottom w:val="none" w:sz="0" w:space="0" w:color="auto"/>
            <w:right w:val="none" w:sz="0" w:space="0" w:color="auto"/>
          </w:divBdr>
        </w:div>
        <w:div w:id="483011151">
          <w:marLeft w:val="480"/>
          <w:marRight w:val="0"/>
          <w:marTop w:val="0"/>
          <w:marBottom w:val="0"/>
          <w:divBdr>
            <w:top w:val="none" w:sz="0" w:space="0" w:color="auto"/>
            <w:left w:val="none" w:sz="0" w:space="0" w:color="auto"/>
            <w:bottom w:val="none" w:sz="0" w:space="0" w:color="auto"/>
            <w:right w:val="none" w:sz="0" w:space="0" w:color="auto"/>
          </w:divBdr>
        </w:div>
        <w:div w:id="491525367">
          <w:marLeft w:val="480"/>
          <w:marRight w:val="0"/>
          <w:marTop w:val="0"/>
          <w:marBottom w:val="0"/>
          <w:divBdr>
            <w:top w:val="none" w:sz="0" w:space="0" w:color="auto"/>
            <w:left w:val="none" w:sz="0" w:space="0" w:color="auto"/>
            <w:bottom w:val="none" w:sz="0" w:space="0" w:color="auto"/>
            <w:right w:val="none" w:sz="0" w:space="0" w:color="auto"/>
          </w:divBdr>
        </w:div>
        <w:div w:id="500463415">
          <w:marLeft w:val="480"/>
          <w:marRight w:val="0"/>
          <w:marTop w:val="0"/>
          <w:marBottom w:val="0"/>
          <w:divBdr>
            <w:top w:val="none" w:sz="0" w:space="0" w:color="auto"/>
            <w:left w:val="none" w:sz="0" w:space="0" w:color="auto"/>
            <w:bottom w:val="none" w:sz="0" w:space="0" w:color="auto"/>
            <w:right w:val="none" w:sz="0" w:space="0" w:color="auto"/>
          </w:divBdr>
        </w:div>
        <w:div w:id="588196331">
          <w:marLeft w:val="480"/>
          <w:marRight w:val="0"/>
          <w:marTop w:val="0"/>
          <w:marBottom w:val="0"/>
          <w:divBdr>
            <w:top w:val="none" w:sz="0" w:space="0" w:color="auto"/>
            <w:left w:val="none" w:sz="0" w:space="0" w:color="auto"/>
            <w:bottom w:val="none" w:sz="0" w:space="0" w:color="auto"/>
            <w:right w:val="none" w:sz="0" w:space="0" w:color="auto"/>
          </w:divBdr>
        </w:div>
        <w:div w:id="675689408">
          <w:marLeft w:val="480"/>
          <w:marRight w:val="0"/>
          <w:marTop w:val="0"/>
          <w:marBottom w:val="0"/>
          <w:divBdr>
            <w:top w:val="none" w:sz="0" w:space="0" w:color="auto"/>
            <w:left w:val="none" w:sz="0" w:space="0" w:color="auto"/>
            <w:bottom w:val="none" w:sz="0" w:space="0" w:color="auto"/>
            <w:right w:val="none" w:sz="0" w:space="0" w:color="auto"/>
          </w:divBdr>
        </w:div>
        <w:div w:id="723941599">
          <w:marLeft w:val="480"/>
          <w:marRight w:val="0"/>
          <w:marTop w:val="0"/>
          <w:marBottom w:val="0"/>
          <w:divBdr>
            <w:top w:val="none" w:sz="0" w:space="0" w:color="auto"/>
            <w:left w:val="none" w:sz="0" w:space="0" w:color="auto"/>
            <w:bottom w:val="none" w:sz="0" w:space="0" w:color="auto"/>
            <w:right w:val="none" w:sz="0" w:space="0" w:color="auto"/>
          </w:divBdr>
        </w:div>
        <w:div w:id="728456473">
          <w:marLeft w:val="480"/>
          <w:marRight w:val="0"/>
          <w:marTop w:val="0"/>
          <w:marBottom w:val="0"/>
          <w:divBdr>
            <w:top w:val="none" w:sz="0" w:space="0" w:color="auto"/>
            <w:left w:val="none" w:sz="0" w:space="0" w:color="auto"/>
            <w:bottom w:val="none" w:sz="0" w:space="0" w:color="auto"/>
            <w:right w:val="none" w:sz="0" w:space="0" w:color="auto"/>
          </w:divBdr>
        </w:div>
        <w:div w:id="734544386">
          <w:marLeft w:val="480"/>
          <w:marRight w:val="0"/>
          <w:marTop w:val="0"/>
          <w:marBottom w:val="0"/>
          <w:divBdr>
            <w:top w:val="none" w:sz="0" w:space="0" w:color="auto"/>
            <w:left w:val="none" w:sz="0" w:space="0" w:color="auto"/>
            <w:bottom w:val="none" w:sz="0" w:space="0" w:color="auto"/>
            <w:right w:val="none" w:sz="0" w:space="0" w:color="auto"/>
          </w:divBdr>
        </w:div>
        <w:div w:id="749541377">
          <w:marLeft w:val="480"/>
          <w:marRight w:val="0"/>
          <w:marTop w:val="0"/>
          <w:marBottom w:val="0"/>
          <w:divBdr>
            <w:top w:val="none" w:sz="0" w:space="0" w:color="auto"/>
            <w:left w:val="none" w:sz="0" w:space="0" w:color="auto"/>
            <w:bottom w:val="none" w:sz="0" w:space="0" w:color="auto"/>
            <w:right w:val="none" w:sz="0" w:space="0" w:color="auto"/>
          </w:divBdr>
        </w:div>
        <w:div w:id="754404076">
          <w:marLeft w:val="480"/>
          <w:marRight w:val="0"/>
          <w:marTop w:val="0"/>
          <w:marBottom w:val="0"/>
          <w:divBdr>
            <w:top w:val="none" w:sz="0" w:space="0" w:color="auto"/>
            <w:left w:val="none" w:sz="0" w:space="0" w:color="auto"/>
            <w:bottom w:val="none" w:sz="0" w:space="0" w:color="auto"/>
            <w:right w:val="none" w:sz="0" w:space="0" w:color="auto"/>
          </w:divBdr>
        </w:div>
        <w:div w:id="771828069">
          <w:marLeft w:val="480"/>
          <w:marRight w:val="0"/>
          <w:marTop w:val="0"/>
          <w:marBottom w:val="0"/>
          <w:divBdr>
            <w:top w:val="none" w:sz="0" w:space="0" w:color="auto"/>
            <w:left w:val="none" w:sz="0" w:space="0" w:color="auto"/>
            <w:bottom w:val="none" w:sz="0" w:space="0" w:color="auto"/>
            <w:right w:val="none" w:sz="0" w:space="0" w:color="auto"/>
          </w:divBdr>
        </w:div>
        <w:div w:id="786461934">
          <w:marLeft w:val="480"/>
          <w:marRight w:val="0"/>
          <w:marTop w:val="0"/>
          <w:marBottom w:val="0"/>
          <w:divBdr>
            <w:top w:val="none" w:sz="0" w:space="0" w:color="auto"/>
            <w:left w:val="none" w:sz="0" w:space="0" w:color="auto"/>
            <w:bottom w:val="none" w:sz="0" w:space="0" w:color="auto"/>
            <w:right w:val="none" w:sz="0" w:space="0" w:color="auto"/>
          </w:divBdr>
        </w:div>
        <w:div w:id="820538515">
          <w:marLeft w:val="480"/>
          <w:marRight w:val="0"/>
          <w:marTop w:val="0"/>
          <w:marBottom w:val="0"/>
          <w:divBdr>
            <w:top w:val="none" w:sz="0" w:space="0" w:color="auto"/>
            <w:left w:val="none" w:sz="0" w:space="0" w:color="auto"/>
            <w:bottom w:val="none" w:sz="0" w:space="0" w:color="auto"/>
            <w:right w:val="none" w:sz="0" w:space="0" w:color="auto"/>
          </w:divBdr>
        </w:div>
        <w:div w:id="862061395">
          <w:marLeft w:val="480"/>
          <w:marRight w:val="0"/>
          <w:marTop w:val="0"/>
          <w:marBottom w:val="0"/>
          <w:divBdr>
            <w:top w:val="none" w:sz="0" w:space="0" w:color="auto"/>
            <w:left w:val="none" w:sz="0" w:space="0" w:color="auto"/>
            <w:bottom w:val="none" w:sz="0" w:space="0" w:color="auto"/>
            <w:right w:val="none" w:sz="0" w:space="0" w:color="auto"/>
          </w:divBdr>
        </w:div>
        <w:div w:id="980381202">
          <w:marLeft w:val="480"/>
          <w:marRight w:val="0"/>
          <w:marTop w:val="0"/>
          <w:marBottom w:val="0"/>
          <w:divBdr>
            <w:top w:val="none" w:sz="0" w:space="0" w:color="auto"/>
            <w:left w:val="none" w:sz="0" w:space="0" w:color="auto"/>
            <w:bottom w:val="none" w:sz="0" w:space="0" w:color="auto"/>
            <w:right w:val="none" w:sz="0" w:space="0" w:color="auto"/>
          </w:divBdr>
        </w:div>
      </w:divsChild>
    </w:div>
    <w:div w:id="491261188">
      <w:bodyDiv w:val="1"/>
      <w:marLeft w:val="0"/>
      <w:marRight w:val="0"/>
      <w:marTop w:val="0"/>
      <w:marBottom w:val="0"/>
      <w:divBdr>
        <w:top w:val="none" w:sz="0" w:space="0" w:color="auto"/>
        <w:left w:val="none" w:sz="0" w:space="0" w:color="auto"/>
        <w:bottom w:val="none" w:sz="0" w:space="0" w:color="auto"/>
        <w:right w:val="none" w:sz="0" w:space="0" w:color="auto"/>
      </w:divBdr>
    </w:div>
    <w:div w:id="491333349">
      <w:bodyDiv w:val="1"/>
      <w:marLeft w:val="0"/>
      <w:marRight w:val="0"/>
      <w:marTop w:val="0"/>
      <w:marBottom w:val="0"/>
      <w:divBdr>
        <w:top w:val="none" w:sz="0" w:space="0" w:color="auto"/>
        <w:left w:val="none" w:sz="0" w:space="0" w:color="auto"/>
        <w:bottom w:val="none" w:sz="0" w:space="0" w:color="auto"/>
        <w:right w:val="none" w:sz="0" w:space="0" w:color="auto"/>
      </w:divBdr>
    </w:div>
    <w:div w:id="491339228">
      <w:bodyDiv w:val="1"/>
      <w:marLeft w:val="0"/>
      <w:marRight w:val="0"/>
      <w:marTop w:val="0"/>
      <w:marBottom w:val="0"/>
      <w:divBdr>
        <w:top w:val="none" w:sz="0" w:space="0" w:color="auto"/>
        <w:left w:val="none" w:sz="0" w:space="0" w:color="auto"/>
        <w:bottom w:val="none" w:sz="0" w:space="0" w:color="auto"/>
        <w:right w:val="none" w:sz="0" w:space="0" w:color="auto"/>
      </w:divBdr>
    </w:div>
    <w:div w:id="491455370">
      <w:bodyDiv w:val="1"/>
      <w:marLeft w:val="0"/>
      <w:marRight w:val="0"/>
      <w:marTop w:val="0"/>
      <w:marBottom w:val="0"/>
      <w:divBdr>
        <w:top w:val="none" w:sz="0" w:space="0" w:color="auto"/>
        <w:left w:val="none" w:sz="0" w:space="0" w:color="auto"/>
        <w:bottom w:val="none" w:sz="0" w:space="0" w:color="auto"/>
        <w:right w:val="none" w:sz="0" w:space="0" w:color="auto"/>
      </w:divBdr>
    </w:div>
    <w:div w:id="491725654">
      <w:bodyDiv w:val="1"/>
      <w:marLeft w:val="0"/>
      <w:marRight w:val="0"/>
      <w:marTop w:val="0"/>
      <w:marBottom w:val="0"/>
      <w:divBdr>
        <w:top w:val="none" w:sz="0" w:space="0" w:color="auto"/>
        <w:left w:val="none" w:sz="0" w:space="0" w:color="auto"/>
        <w:bottom w:val="none" w:sz="0" w:space="0" w:color="auto"/>
        <w:right w:val="none" w:sz="0" w:space="0" w:color="auto"/>
      </w:divBdr>
    </w:div>
    <w:div w:id="491991262">
      <w:bodyDiv w:val="1"/>
      <w:marLeft w:val="0"/>
      <w:marRight w:val="0"/>
      <w:marTop w:val="0"/>
      <w:marBottom w:val="0"/>
      <w:divBdr>
        <w:top w:val="none" w:sz="0" w:space="0" w:color="auto"/>
        <w:left w:val="none" w:sz="0" w:space="0" w:color="auto"/>
        <w:bottom w:val="none" w:sz="0" w:space="0" w:color="auto"/>
        <w:right w:val="none" w:sz="0" w:space="0" w:color="auto"/>
      </w:divBdr>
    </w:div>
    <w:div w:id="491991656">
      <w:bodyDiv w:val="1"/>
      <w:marLeft w:val="0"/>
      <w:marRight w:val="0"/>
      <w:marTop w:val="0"/>
      <w:marBottom w:val="0"/>
      <w:divBdr>
        <w:top w:val="none" w:sz="0" w:space="0" w:color="auto"/>
        <w:left w:val="none" w:sz="0" w:space="0" w:color="auto"/>
        <w:bottom w:val="none" w:sz="0" w:space="0" w:color="auto"/>
        <w:right w:val="none" w:sz="0" w:space="0" w:color="auto"/>
      </w:divBdr>
    </w:div>
    <w:div w:id="492525435">
      <w:bodyDiv w:val="1"/>
      <w:marLeft w:val="0"/>
      <w:marRight w:val="0"/>
      <w:marTop w:val="0"/>
      <w:marBottom w:val="0"/>
      <w:divBdr>
        <w:top w:val="none" w:sz="0" w:space="0" w:color="auto"/>
        <w:left w:val="none" w:sz="0" w:space="0" w:color="auto"/>
        <w:bottom w:val="none" w:sz="0" w:space="0" w:color="auto"/>
        <w:right w:val="none" w:sz="0" w:space="0" w:color="auto"/>
      </w:divBdr>
    </w:div>
    <w:div w:id="492765963">
      <w:bodyDiv w:val="1"/>
      <w:marLeft w:val="0"/>
      <w:marRight w:val="0"/>
      <w:marTop w:val="0"/>
      <w:marBottom w:val="0"/>
      <w:divBdr>
        <w:top w:val="none" w:sz="0" w:space="0" w:color="auto"/>
        <w:left w:val="none" w:sz="0" w:space="0" w:color="auto"/>
        <w:bottom w:val="none" w:sz="0" w:space="0" w:color="auto"/>
        <w:right w:val="none" w:sz="0" w:space="0" w:color="auto"/>
      </w:divBdr>
    </w:div>
    <w:div w:id="492838740">
      <w:bodyDiv w:val="1"/>
      <w:marLeft w:val="0"/>
      <w:marRight w:val="0"/>
      <w:marTop w:val="0"/>
      <w:marBottom w:val="0"/>
      <w:divBdr>
        <w:top w:val="none" w:sz="0" w:space="0" w:color="auto"/>
        <w:left w:val="none" w:sz="0" w:space="0" w:color="auto"/>
        <w:bottom w:val="none" w:sz="0" w:space="0" w:color="auto"/>
        <w:right w:val="none" w:sz="0" w:space="0" w:color="auto"/>
      </w:divBdr>
    </w:div>
    <w:div w:id="492992350">
      <w:bodyDiv w:val="1"/>
      <w:marLeft w:val="0"/>
      <w:marRight w:val="0"/>
      <w:marTop w:val="0"/>
      <w:marBottom w:val="0"/>
      <w:divBdr>
        <w:top w:val="none" w:sz="0" w:space="0" w:color="auto"/>
        <w:left w:val="none" w:sz="0" w:space="0" w:color="auto"/>
        <w:bottom w:val="none" w:sz="0" w:space="0" w:color="auto"/>
        <w:right w:val="none" w:sz="0" w:space="0" w:color="auto"/>
      </w:divBdr>
    </w:div>
    <w:div w:id="493103422">
      <w:bodyDiv w:val="1"/>
      <w:marLeft w:val="0"/>
      <w:marRight w:val="0"/>
      <w:marTop w:val="0"/>
      <w:marBottom w:val="0"/>
      <w:divBdr>
        <w:top w:val="none" w:sz="0" w:space="0" w:color="auto"/>
        <w:left w:val="none" w:sz="0" w:space="0" w:color="auto"/>
        <w:bottom w:val="none" w:sz="0" w:space="0" w:color="auto"/>
        <w:right w:val="none" w:sz="0" w:space="0" w:color="auto"/>
      </w:divBdr>
    </w:div>
    <w:div w:id="493838841">
      <w:bodyDiv w:val="1"/>
      <w:marLeft w:val="0"/>
      <w:marRight w:val="0"/>
      <w:marTop w:val="0"/>
      <w:marBottom w:val="0"/>
      <w:divBdr>
        <w:top w:val="none" w:sz="0" w:space="0" w:color="auto"/>
        <w:left w:val="none" w:sz="0" w:space="0" w:color="auto"/>
        <w:bottom w:val="none" w:sz="0" w:space="0" w:color="auto"/>
        <w:right w:val="none" w:sz="0" w:space="0" w:color="auto"/>
      </w:divBdr>
    </w:div>
    <w:div w:id="494540336">
      <w:bodyDiv w:val="1"/>
      <w:marLeft w:val="0"/>
      <w:marRight w:val="0"/>
      <w:marTop w:val="0"/>
      <w:marBottom w:val="0"/>
      <w:divBdr>
        <w:top w:val="none" w:sz="0" w:space="0" w:color="auto"/>
        <w:left w:val="none" w:sz="0" w:space="0" w:color="auto"/>
        <w:bottom w:val="none" w:sz="0" w:space="0" w:color="auto"/>
        <w:right w:val="none" w:sz="0" w:space="0" w:color="auto"/>
      </w:divBdr>
    </w:div>
    <w:div w:id="494615987">
      <w:bodyDiv w:val="1"/>
      <w:marLeft w:val="0"/>
      <w:marRight w:val="0"/>
      <w:marTop w:val="0"/>
      <w:marBottom w:val="0"/>
      <w:divBdr>
        <w:top w:val="none" w:sz="0" w:space="0" w:color="auto"/>
        <w:left w:val="none" w:sz="0" w:space="0" w:color="auto"/>
        <w:bottom w:val="none" w:sz="0" w:space="0" w:color="auto"/>
        <w:right w:val="none" w:sz="0" w:space="0" w:color="auto"/>
      </w:divBdr>
    </w:div>
    <w:div w:id="494952507">
      <w:bodyDiv w:val="1"/>
      <w:marLeft w:val="0"/>
      <w:marRight w:val="0"/>
      <w:marTop w:val="0"/>
      <w:marBottom w:val="0"/>
      <w:divBdr>
        <w:top w:val="none" w:sz="0" w:space="0" w:color="auto"/>
        <w:left w:val="none" w:sz="0" w:space="0" w:color="auto"/>
        <w:bottom w:val="none" w:sz="0" w:space="0" w:color="auto"/>
        <w:right w:val="none" w:sz="0" w:space="0" w:color="auto"/>
      </w:divBdr>
      <w:divsChild>
        <w:div w:id="394923">
          <w:marLeft w:val="480"/>
          <w:marRight w:val="0"/>
          <w:marTop w:val="0"/>
          <w:marBottom w:val="0"/>
          <w:divBdr>
            <w:top w:val="none" w:sz="0" w:space="0" w:color="auto"/>
            <w:left w:val="none" w:sz="0" w:space="0" w:color="auto"/>
            <w:bottom w:val="none" w:sz="0" w:space="0" w:color="auto"/>
            <w:right w:val="none" w:sz="0" w:space="0" w:color="auto"/>
          </w:divBdr>
        </w:div>
        <w:div w:id="50465474">
          <w:marLeft w:val="480"/>
          <w:marRight w:val="0"/>
          <w:marTop w:val="0"/>
          <w:marBottom w:val="0"/>
          <w:divBdr>
            <w:top w:val="none" w:sz="0" w:space="0" w:color="auto"/>
            <w:left w:val="none" w:sz="0" w:space="0" w:color="auto"/>
            <w:bottom w:val="none" w:sz="0" w:space="0" w:color="auto"/>
            <w:right w:val="none" w:sz="0" w:space="0" w:color="auto"/>
          </w:divBdr>
        </w:div>
        <w:div w:id="146366331">
          <w:marLeft w:val="480"/>
          <w:marRight w:val="0"/>
          <w:marTop w:val="0"/>
          <w:marBottom w:val="0"/>
          <w:divBdr>
            <w:top w:val="none" w:sz="0" w:space="0" w:color="auto"/>
            <w:left w:val="none" w:sz="0" w:space="0" w:color="auto"/>
            <w:bottom w:val="none" w:sz="0" w:space="0" w:color="auto"/>
            <w:right w:val="none" w:sz="0" w:space="0" w:color="auto"/>
          </w:divBdr>
        </w:div>
        <w:div w:id="153648438">
          <w:marLeft w:val="480"/>
          <w:marRight w:val="0"/>
          <w:marTop w:val="0"/>
          <w:marBottom w:val="0"/>
          <w:divBdr>
            <w:top w:val="none" w:sz="0" w:space="0" w:color="auto"/>
            <w:left w:val="none" w:sz="0" w:space="0" w:color="auto"/>
            <w:bottom w:val="none" w:sz="0" w:space="0" w:color="auto"/>
            <w:right w:val="none" w:sz="0" w:space="0" w:color="auto"/>
          </w:divBdr>
        </w:div>
        <w:div w:id="153693163">
          <w:marLeft w:val="480"/>
          <w:marRight w:val="0"/>
          <w:marTop w:val="0"/>
          <w:marBottom w:val="0"/>
          <w:divBdr>
            <w:top w:val="none" w:sz="0" w:space="0" w:color="auto"/>
            <w:left w:val="none" w:sz="0" w:space="0" w:color="auto"/>
            <w:bottom w:val="none" w:sz="0" w:space="0" w:color="auto"/>
            <w:right w:val="none" w:sz="0" w:space="0" w:color="auto"/>
          </w:divBdr>
        </w:div>
        <w:div w:id="193419656">
          <w:marLeft w:val="480"/>
          <w:marRight w:val="0"/>
          <w:marTop w:val="0"/>
          <w:marBottom w:val="0"/>
          <w:divBdr>
            <w:top w:val="none" w:sz="0" w:space="0" w:color="auto"/>
            <w:left w:val="none" w:sz="0" w:space="0" w:color="auto"/>
            <w:bottom w:val="none" w:sz="0" w:space="0" w:color="auto"/>
            <w:right w:val="none" w:sz="0" w:space="0" w:color="auto"/>
          </w:divBdr>
        </w:div>
        <w:div w:id="251550878">
          <w:marLeft w:val="480"/>
          <w:marRight w:val="0"/>
          <w:marTop w:val="0"/>
          <w:marBottom w:val="0"/>
          <w:divBdr>
            <w:top w:val="none" w:sz="0" w:space="0" w:color="auto"/>
            <w:left w:val="none" w:sz="0" w:space="0" w:color="auto"/>
            <w:bottom w:val="none" w:sz="0" w:space="0" w:color="auto"/>
            <w:right w:val="none" w:sz="0" w:space="0" w:color="auto"/>
          </w:divBdr>
        </w:div>
        <w:div w:id="251940608">
          <w:marLeft w:val="480"/>
          <w:marRight w:val="0"/>
          <w:marTop w:val="0"/>
          <w:marBottom w:val="0"/>
          <w:divBdr>
            <w:top w:val="none" w:sz="0" w:space="0" w:color="auto"/>
            <w:left w:val="none" w:sz="0" w:space="0" w:color="auto"/>
            <w:bottom w:val="none" w:sz="0" w:space="0" w:color="auto"/>
            <w:right w:val="none" w:sz="0" w:space="0" w:color="auto"/>
          </w:divBdr>
        </w:div>
        <w:div w:id="252059285">
          <w:marLeft w:val="480"/>
          <w:marRight w:val="0"/>
          <w:marTop w:val="0"/>
          <w:marBottom w:val="0"/>
          <w:divBdr>
            <w:top w:val="none" w:sz="0" w:space="0" w:color="auto"/>
            <w:left w:val="none" w:sz="0" w:space="0" w:color="auto"/>
            <w:bottom w:val="none" w:sz="0" w:space="0" w:color="auto"/>
            <w:right w:val="none" w:sz="0" w:space="0" w:color="auto"/>
          </w:divBdr>
        </w:div>
        <w:div w:id="437068660">
          <w:marLeft w:val="480"/>
          <w:marRight w:val="0"/>
          <w:marTop w:val="0"/>
          <w:marBottom w:val="0"/>
          <w:divBdr>
            <w:top w:val="none" w:sz="0" w:space="0" w:color="auto"/>
            <w:left w:val="none" w:sz="0" w:space="0" w:color="auto"/>
            <w:bottom w:val="none" w:sz="0" w:space="0" w:color="auto"/>
            <w:right w:val="none" w:sz="0" w:space="0" w:color="auto"/>
          </w:divBdr>
        </w:div>
        <w:div w:id="437215385">
          <w:marLeft w:val="480"/>
          <w:marRight w:val="0"/>
          <w:marTop w:val="0"/>
          <w:marBottom w:val="0"/>
          <w:divBdr>
            <w:top w:val="none" w:sz="0" w:space="0" w:color="auto"/>
            <w:left w:val="none" w:sz="0" w:space="0" w:color="auto"/>
            <w:bottom w:val="none" w:sz="0" w:space="0" w:color="auto"/>
            <w:right w:val="none" w:sz="0" w:space="0" w:color="auto"/>
          </w:divBdr>
        </w:div>
        <w:div w:id="440615288">
          <w:marLeft w:val="480"/>
          <w:marRight w:val="0"/>
          <w:marTop w:val="0"/>
          <w:marBottom w:val="0"/>
          <w:divBdr>
            <w:top w:val="none" w:sz="0" w:space="0" w:color="auto"/>
            <w:left w:val="none" w:sz="0" w:space="0" w:color="auto"/>
            <w:bottom w:val="none" w:sz="0" w:space="0" w:color="auto"/>
            <w:right w:val="none" w:sz="0" w:space="0" w:color="auto"/>
          </w:divBdr>
        </w:div>
        <w:div w:id="491603853">
          <w:marLeft w:val="480"/>
          <w:marRight w:val="0"/>
          <w:marTop w:val="0"/>
          <w:marBottom w:val="0"/>
          <w:divBdr>
            <w:top w:val="none" w:sz="0" w:space="0" w:color="auto"/>
            <w:left w:val="none" w:sz="0" w:space="0" w:color="auto"/>
            <w:bottom w:val="none" w:sz="0" w:space="0" w:color="auto"/>
            <w:right w:val="none" w:sz="0" w:space="0" w:color="auto"/>
          </w:divBdr>
        </w:div>
        <w:div w:id="493423700">
          <w:marLeft w:val="480"/>
          <w:marRight w:val="0"/>
          <w:marTop w:val="0"/>
          <w:marBottom w:val="0"/>
          <w:divBdr>
            <w:top w:val="none" w:sz="0" w:space="0" w:color="auto"/>
            <w:left w:val="none" w:sz="0" w:space="0" w:color="auto"/>
            <w:bottom w:val="none" w:sz="0" w:space="0" w:color="auto"/>
            <w:right w:val="none" w:sz="0" w:space="0" w:color="auto"/>
          </w:divBdr>
        </w:div>
        <w:div w:id="497187259">
          <w:marLeft w:val="480"/>
          <w:marRight w:val="0"/>
          <w:marTop w:val="0"/>
          <w:marBottom w:val="0"/>
          <w:divBdr>
            <w:top w:val="none" w:sz="0" w:space="0" w:color="auto"/>
            <w:left w:val="none" w:sz="0" w:space="0" w:color="auto"/>
            <w:bottom w:val="none" w:sz="0" w:space="0" w:color="auto"/>
            <w:right w:val="none" w:sz="0" w:space="0" w:color="auto"/>
          </w:divBdr>
        </w:div>
        <w:div w:id="506942061">
          <w:marLeft w:val="480"/>
          <w:marRight w:val="0"/>
          <w:marTop w:val="0"/>
          <w:marBottom w:val="0"/>
          <w:divBdr>
            <w:top w:val="none" w:sz="0" w:space="0" w:color="auto"/>
            <w:left w:val="none" w:sz="0" w:space="0" w:color="auto"/>
            <w:bottom w:val="none" w:sz="0" w:space="0" w:color="auto"/>
            <w:right w:val="none" w:sz="0" w:space="0" w:color="auto"/>
          </w:divBdr>
        </w:div>
        <w:div w:id="534462383">
          <w:marLeft w:val="480"/>
          <w:marRight w:val="0"/>
          <w:marTop w:val="0"/>
          <w:marBottom w:val="0"/>
          <w:divBdr>
            <w:top w:val="none" w:sz="0" w:space="0" w:color="auto"/>
            <w:left w:val="none" w:sz="0" w:space="0" w:color="auto"/>
            <w:bottom w:val="none" w:sz="0" w:space="0" w:color="auto"/>
            <w:right w:val="none" w:sz="0" w:space="0" w:color="auto"/>
          </w:divBdr>
        </w:div>
        <w:div w:id="674917538">
          <w:marLeft w:val="480"/>
          <w:marRight w:val="0"/>
          <w:marTop w:val="0"/>
          <w:marBottom w:val="0"/>
          <w:divBdr>
            <w:top w:val="none" w:sz="0" w:space="0" w:color="auto"/>
            <w:left w:val="none" w:sz="0" w:space="0" w:color="auto"/>
            <w:bottom w:val="none" w:sz="0" w:space="0" w:color="auto"/>
            <w:right w:val="none" w:sz="0" w:space="0" w:color="auto"/>
          </w:divBdr>
        </w:div>
        <w:div w:id="722869911">
          <w:marLeft w:val="480"/>
          <w:marRight w:val="0"/>
          <w:marTop w:val="0"/>
          <w:marBottom w:val="0"/>
          <w:divBdr>
            <w:top w:val="none" w:sz="0" w:space="0" w:color="auto"/>
            <w:left w:val="none" w:sz="0" w:space="0" w:color="auto"/>
            <w:bottom w:val="none" w:sz="0" w:space="0" w:color="auto"/>
            <w:right w:val="none" w:sz="0" w:space="0" w:color="auto"/>
          </w:divBdr>
        </w:div>
        <w:div w:id="764810948">
          <w:marLeft w:val="480"/>
          <w:marRight w:val="0"/>
          <w:marTop w:val="0"/>
          <w:marBottom w:val="0"/>
          <w:divBdr>
            <w:top w:val="none" w:sz="0" w:space="0" w:color="auto"/>
            <w:left w:val="none" w:sz="0" w:space="0" w:color="auto"/>
            <w:bottom w:val="none" w:sz="0" w:space="0" w:color="auto"/>
            <w:right w:val="none" w:sz="0" w:space="0" w:color="auto"/>
          </w:divBdr>
        </w:div>
        <w:div w:id="770276199">
          <w:marLeft w:val="480"/>
          <w:marRight w:val="0"/>
          <w:marTop w:val="0"/>
          <w:marBottom w:val="0"/>
          <w:divBdr>
            <w:top w:val="none" w:sz="0" w:space="0" w:color="auto"/>
            <w:left w:val="none" w:sz="0" w:space="0" w:color="auto"/>
            <w:bottom w:val="none" w:sz="0" w:space="0" w:color="auto"/>
            <w:right w:val="none" w:sz="0" w:space="0" w:color="auto"/>
          </w:divBdr>
        </w:div>
        <w:div w:id="787243051">
          <w:marLeft w:val="480"/>
          <w:marRight w:val="0"/>
          <w:marTop w:val="0"/>
          <w:marBottom w:val="0"/>
          <w:divBdr>
            <w:top w:val="none" w:sz="0" w:space="0" w:color="auto"/>
            <w:left w:val="none" w:sz="0" w:space="0" w:color="auto"/>
            <w:bottom w:val="none" w:sz="0" w:space="0" w:color="auto"/>
            <w:right w:val="none" w:sz="0" w:space="0" w:color="auto"/>
          </w:divBdr>
        </w:div>
        <w:div w:id="805701035">
          <w:marLeft w:val="480"/>
          <w:marRight w:val="0"/>
          <w:marTop w:val="0"/>
          <w:marBottom w:val="0"/>
          <w:divBdr>
            <w:top w:val="none" w:sz="0" w:space="0" w:color="auto"/>
            <w:left w:val="none" w:sz="0" w:space="0" w:color="auto"/>
            <w:bottom w:val="none" w:sz="0" w:space="0" w:color="auto"/>
            <w:right w:val="none" w:sz="0" w:space="0" w:color="auto"/>
          </w:divBdr>
        </w:div>
        <w:div w:id="832336673">
          <w:marLeft w:val="480"/>
          <w:marRight w:val="0"/>
          <w:marTop w:val="0"/>
          <w:marBottom w:val="0"/>
          <w:divBdr>
            <w:top w:val="none" w:sz="0" w:space="0" w:color="auto"/>
            <w:left w:val="none" w:sz="0" w:space="0" w:color="auto"/>
            <w:bottom w:val="none" w:sz="0" w:space="0" w:color="auto"/>
            <w:right w:val="none" w:sz="0" w:space="0" w:color="auto"/>
          </w:divBdr>
        </w:div>
        <w:div w:id="864096685">
          <w:marLeft w:val="480"/>
          <w:marRight w:val="0"/>
          <w:marTop w:val="0"/>
          <w:marBottom w:val="0"/>
          <w:divBdr>
            <w:top w:val="none" w:sz="0" w:space="0" w:color="auto"/>
            <w:left w:val="none" w:sz="0" w:space="0" w:color="auto"/>
            <w:bottom w:val="none" w:sz="0" w:space="0" w:color="auto"/>
            <w:right w:val="none" w:sz="0" w:space="0" w:color="auto"/>
          </w:divBdr>
        </w:div>
        <w:div w:id="872571252">
          <w:marLeft w:val="480"/>
          <w:marRight w:val="0"/>
          <w:marTop w:val="0"/>
          <w:marBottom w:val="0"/>
          <w:divBdr>
            <w:top w:val="none" w:sz="0" w:space="0" w:color="auto"/>
            <w:left w:val="none" w:sz="0" w:space="0" w:color="auto"/>
            <w:bottom w:val="none" w:sz="0" w:space="0" w:color="auto"/>
            <w:right w:val="none" w:sz="0" w:space="0" w:color="auto"/>
          </w:divBdr>
        </w:div>
        <w:div w:id="887298130">
          <w:marLeft w:val="480"/>
          <w:marRight w:val="0"/>
          <w:marTop w:val="0"/>
          <w:marBottom w:val="0"/>
          <w:divBdr>
            <w:top w:val="none" w:sz="0" w:space="0" w:color="auto"/>
            <w:left w:val="none" w:sz="0" w:space="0" w:color="auto"/>
            <w:bottom w:val="none" w:sz="0" w:space="0" w:color="auto"/>
            <w:right w:val="none" w:sz="0" w:space="0" w:color="auto"/>
          </w:divBdr>
        </w:div>
        <w:div w:id="896550613">
          <w:marLeft w:val="480"/>
          <w:marRight w:val="0"/>
          <w:marTop w:val="0"/>
          <w:marBottom w:val="0"/>
          <w:divBdr>
            <w:top w:val="none" w:sz="0" w:space="0" w:color="auto"/>
            <w:left w:val="none" w:sz="0" w:space="0" w:color="auto"/>
            <w:bottom w:val="none" w:sz="0" w:space="0" w:color="auto"/>
            <w:right w:val="none" w:sz="0" w:space="0" w:color="auto"/>
          </w:divBdr>
        </w:div>
        <w:div w:id="896936884">
          <w:marLeft w:val="480"/>
          <w:marRight w:val="0"/>
          <w:marTop w:val="0"/>
          <w:marBottom w:val="0"/>
          <w:divBdr>
            <w:top w:val="none" w:sz="0" w:space="0" w:color="auto"/>
            <w:left w:val="none" w:sz="0" w:space="0" w:color="auto"/>
            <w:bottom w:val="none" w:sz="0" w:space="0" w:color="auto"/>
            <w:right w:val="none" w:sz="0" w:space="0" w:color="auto"/>
          </w:divBdr>
        </w:div>
        <w:div w:id="971981447">
          <w:marLeft w:val="480"/>
          <w:marRight w:val="0"/>
          <w:marTop w:val="0"/>
          <w:marBottom w:val="0"/>
          <w:divBdr>
            <w:top w:val="none" w:sz="0" w:space="0" w:color="auto"/>
            <w:left w:val="none" w:sz="0" w:space="0" w:color="auto"/>
            <w:bottom w:val="none" w:sz="0" w:space="0" w:color="auto"/>
            <w:right w:val="none" w:sz="0" w:space="0" w:color="auto"/>
          </w:divBdr>
        </w:div>
        <w:div w:id="975338501">
          <w:marLeft w:val="480"/>
          <w:marRight w:val="0"/>
          <w:marTop w:val="0"/>
          <w:marBottom w:val="0"/>
          <w:divBdr>
            <w:top w:val="none" w:sz="0" w:space="0" w:color="auto"/>
            <w:left w:val="none" w:sz="0" w:space="0" w:color="auto"/>
            <w:bottom w:val="none" w:sz="0" w:space="0" w:color="auto"/>
            <w:right w:val="none" w:sz="0" w:space="0" w:color="auto"/>
          </w:divBdr>
        </w:div>
        <w:div w:id="991178914">
          <w:marLeft w:val="480"/>
          <w:marRight w:val="0"/>
          <w:marTop w:val="0"/>
          <w:marBottom w:val="0"/>
          <w:divBdr>
            <w:top w:val="none" w:sz="0" w:space="0" w:color="auto"/>
            <w:left w:val="none" w:sz="0" w:space="0" w:color="auto"/>
            <w:bottom w:val="none" w:sz="0" w:space="0" w:color="auto"/>
            <w:right w:val="none" w:sz="0" w:space="0" w:color="auto"/>
          </w:divBdr>
        </w:div>
        <w:div w:id="1000885791">
          <w:marLeft w:val="480"/>
          <w:marRight w:val="0"/>
          <w:marTop w:val="0"/>
          <w:marBottom w:val="0"/>
          <w:divBdr>
            <w:top w:val="none" w:sz="0" w:space="0" w:color="auto"/>
            <w:left w:val="none" w:sz="0" w:space="0" w:color="auto"/>
            <w:bottom w:val="none" w:sz="0" w:space="0" w:color="auto"/>
            <w:right w:val="none" w:sz="0" w:space="0" w:color="auto"/>
          </w:divBdr>
        </w:div>
        <w:div w:id="1016691879">
          <w:marLeft w:val="480"/>
          <w:marRight w:val="0"/>
          <w:marTop w:val="0"/>
          <w:marBottom w:val="0"/>
          <w:divBdr>
            <w:top w:val="none" w:sz="0" w:space="0" w:color="auto"/>
            <w:left w:val="none" w:sz="0" w:space="0" w:color="auto"/>
            <w:bottom w:val="none" w:sz="0" w:space="0" w:color="auto"/>
            <w:right w:val="none" w:sz="0" w:space="0" w:color="auto"/>
          </w:divBdr>
        </w:div>
        <w:div w:id="1017190863">
          <w:marLeft w:val="480"/>
          <w:marRight w:val="0"/>
          <w:marTop w:val="0"/>
          <w:marBottom w:val="0"/>
          <w:divBdr>
            <w:top w:val="none" w:sz="0" w:space="0" w:color="auto"/>
            <w:left w:val="none" w:sz="0" w:space="0" w:color="auto"/>
            <w:bottom w:val="none" w:sz="0" w:space="0" w:color="auto"/>
            <w:right w:val="none" w:sz="0" w:space="0" w:color="auto"/>
          </w:divBdr>
        </w:div>
      </w:divsChild>
    </w:div>
    <w:div w:id="495196468">
      <w:bodyDiv w:val="1"/>
      <w:marLeft w:val="0"/>
      <w:marRight w:val="0"/>
      <w:marTop w:val="0"/>
      <w:marBottom w:val="0"/>
      <w:divBdr>
        <w:top w:val="none" w:sz="0" w:space="0" w:color="auto"/>
        <w:left w:val="none" w:sz="0" w:space="0" w:color="auto"/>
        <w:bottom w:val="none" w:sz="0" w:space="0" w:color="auto"/>
        <w:right w:val="none" w:sz="0" w:space="0" w:color="auto"/>
      </w:divBdr>
    </w:div>
    <w:div w:id="495263858">
      <w:bodyDiv w:val="1"/>
      <w:marLeft w:val="0"/>
      <w:marRight w:val="0"/>
      <w:marTop w:val="0"/>
      <w:marBottom w:val="0"/>
      <w:divBdr>
        <w:top w:val="none" w:sz="0" w:space="0" w:color="auto"/>
        <w:left w:val="none" w:sz="0" w:space="0" w:color="auto"/>
        <w:bottom w:val="none" w:sz="0" w:space="0" w:color="auto"/>
        <w:right w:val="none" w:sz="0" w:space="0" w:color="auto"/>
      </w:divBdr>
    </w:div>
    <w:div w:id="496069244">
      <w:bodyDiv w:val="1"/>
      <w:marLeft w:val="0"/>
      <w:marRight w:val="0"/>
      <w:marTop w:val="0"/>
      <w:marBottom w:val="0"/>
      <w:divBdr>
        <w:top w:val="none" w:sz="0" w:space="0" w:color="auto"/>
        <w:left w:val="none" w:sz="0" w:space="0" w:color="auto"/>
        <w:bottom w:val="none" w:sz="0" w:space="0" w:color="auto"/>
        <w:right w:val="none" w:sz="0" w:space="0" w:color="auto"/>
      </w:divBdr>
    </w:div>
    <w:div w:id="496116443">
      <w:bodyDiv w:val="1"/>
      <w:marLeft w:val="0"/>
      <w:marRight w:val="0"/>
      <w:marTop w:val="0"/>
      <w:marBottom w:val="0"/>
      <w:divBdr>
        <w:top w:val="none" w:sz="0" w:space="0" w:color="auto"/>
        <w:left w:val="none" w:sz="0" w:space="0" w:color="auto"/>
        <w:bottom w:val="none" w:sz="0" w:space="0" w:color="auto"/>
        <w:right w:val="none" w:sz="0" w:space="0" w:color="auto"/>
      </w:divBdr>
    </w:div>
    <w:div w:id="496191354">
      <w:bodyDiv w:val="1"/>
      <w:marLeft w:val="0"/>
      <w:marRight w:val="0"/>
      <w:marTop w:val="0"/>
      <w:marBottom w:val="0"/>
      <w:divBdr>
        <w:top w:val="none" w:sz="0" w:space="0" w:color="auto"/>
        <w:left w:val="none" w:sz="0" w:space="0" w:color="auto"/>
        <w:bottom w:val="none" w:sz="0" w:space="0" w:color="auto"/>
        <w:right w:val="none" w:sz="0" w:space="0" w:color="auto"/>
      </w:divBdr>
    </w:div>
    <w:div w:id="496263407">
      <w:bodyDiv w:val="1"/>
      <w:marLeft w:val="0"/>
      <w:marRight w:val="0"/>
      <w:marTop w:val="0"/>
      <w:marBottom w:val="0"/>
      <w:divBdr>
        <w:top w:val="none" w:sz="0" w:space="0" w:color="auto"/>
        <w:left w:val="none" w:sz="0" w:space="0" w:color="auto"/>
        <w:bottom w:val="none" w:sz="0" w:space="0" w:color="auto"/>
        <w:right w:val="none" w:sz="0" w:space="0" w:color="auto"/>
      </w:divBdr>
    </w:div>
    <w:div w:id="496386804">
      <w:bodyDiv w:val="1"/>
      <w:marLeft w:val="0"/>
      <w:marRight w:val="0"/>
      <w:marTop w:val="0"/>
      <w:marBottom w:val="0"/>
      <w:divBdr>
        <w:top w:val="none" w:sz="0" w:space="0" w:color="auto"/>
        <w:left w:val="none" w:sz="0" w:space="0" w:color="auto"/>
        <w:bottom w:val="none" w:sz="0" w:space="0" w:color="auto"/>
        <w:right w:val="none" w:sz="0" w:space="0" w:color="auto"/>
      </w:divBdr>
    </w:div>
    <w:div w:id="496455685">
      <w:bodyDiv w:val="1"/>
      <w:marLeft w:val="0"/>
      <w:marRight w:val="0"/>
      <w:marTop w:val="0"/>
      <w:marBottom w:val="0"/>
      <w:divBdr>
        <w:top w:val="none" w:sz="0" w:space="0" w:color="auto"/>
        <w:left w:val="none" w:sz="0" w:space="0" w:color="auto"/>
        <w:bottom w:val="none" w:sz="0" w:space="0" w:color="auto"/>
        <w:right w:val="none" w:sz="0" w:space="0" w:color="auto"/>
      </w:divBdr>
    </w:div>
    <w:div w:id="496767265">
      <w:bodyDiv w:val="1"/>
      <w:marLeft w:val="0"/>
      <w:marRight w:val="0"/>
      <w:marTop w:val="0"/>
      <w:marBottom w:val="0"/>
      <w:divBdr>
        <w:top w:val="none" w:sz="0" w:space="0" w:color="auto"/>
        <w:left w:val="none" w:sz="0" w:space="0" w:color="auto"/>
        <w:bottom w:val="none" w:sz="0" w:space="0" w:color="auto"/>
        <w:right w:val="none" w:sz="0" w:space="0" w:color="auto"/>
      </w:divBdr>
    </w:div>
    <w:div w:id="496850539">
      <w:bodyDiv w:val="1"/>
      <w:marLeft w:val="0"/>
      <w:marRight w:val="0"/>
      <w:marTop w:val="0"/>
      <w:marBottom w:val="0"/>
      <w:divBdr>
        <w:top w:val="none" w:sz="0" w:space="0" w:color="auto"/>
        <w:left w:val="none" w:sz="0" w:space="0" w:color="auto"/>
        <w:bottom w:val="none" w:sz="0" w:space="0" w:color="auto"/>
        <w:right w:val="none" w:sz="0" w:space="0" w:color="auto"/>
      </w:divBdr>
    </w:div>
    <w:div w:id="496962846">
      <w:bodyDiv w:val="1"/>
      <w:marLeft w:val="0"/>
      <w:marRight w:val="0"/>
      <w:marTop w:val="0"/>
      <w:marBottom w:val="0"/>
      <w:divBdr>
        <w:top w:val="none" w:sz="0" w:space="0" w:color="auto"/>
        <w:left w:val="none" w:sz="0" w:space="0" w:color="auto"/>
        <w:bottom w:val="none" w:sz="0" w:space="0" w:color="auto"/>
        <w:right w:val="none" w:sz="0" w:space="0" w:color="auto"/>
      </w:divBdr>
    </w:div>
    <w:div w:id="497111456">
      <w:bodyDiv w:val="1"/>
      <w:marLeft w:val="0"/>
      <w:marRight w:val="0"/>
      <w:marTop w:val="0"/>
      <w:marBottom w:val="0"/>
      <w:divBdr>
        <w:top w:val="none" w:sz="0" w:space="0" w:color="auto"/>
        <w:left w:val="none" w:sz="0" w:space="0" w:color="auto"/>
        <w:bottom w:val="none" w:sz="0" w:space="0" w:color="auto"/>
        <w:right w:val="none" w:sz="0" w:space="0" w:color="auto"/>
      </w:divBdr>
    </w:div>
    <w:div w:id="497430498">
      <w:bodyDiv w:val="1"/>
      <w:marLeft w:val="0"/>
      <w:marRight w:val="0"/>
      <w:marTop w:val="0"/>
      <w:marBottom w:val="0"/>
      <w:divBdr>
        <w:top w:val="none" w:sz="0" w:space="0" w:color="auto"/>
        <w:left w:val="none" w:sz="0" w:space="0" w:color="auto"/>
        <w:bottom w:val="none" w:sz="0" w:space="0" w:color="auto"/>
        <w:right w:val="none" w:sz="0" w:space="0" w:color="auto"/>
      </w:divBdr>
    </w:div>
    <w:div w:id="497503867">
      <w:bodyDiv w:val="1"/>
      <w:marLeft w:val="0"/>
      <w:marRight w:val="0"/>
      <w:marTop w:val="0"/>
      <w:marBottom w:val="0"/>
      <w:divBdr>
        <w:top w:val="none" w:sz="0" w:space="0" w:color="auto"/>
        <w:left w:val="none" w:sz="0" w:space="0" w:color="auto"/>
        <w:bottom w:val="none" w:sz="0" w:space="0" w:color="auto"/>
        <w:right w:val="none" w:sz="0" w:space="0" w:color="auto"/>
      </w:divBdr>
    </w:div>
    <w:div w:id="497578601">
      <w:bodyDiv w:val="1"/>
      <w:marLeft w:val="0"/>
      <w:marRight w:val="0"/>
      <w:marTop w:val="0"/>
      <w:marBottom w:val="0"/>
      <w:divBdr>
        <w:top w:val="none" w:sz="0" w:space="0" w:color="auto"/>
        <w:left w:val="none" w:sz="0" w:space="0" w:color="auto"/>
        <w:bottom w:val="none" w:sz="0" w:space="0" w:color="auto"/>
        <w:right w:val="none" w:sz="0" w:space="0" w:color="auto"/>
      </w:divBdr>
      <w:divsChild>
        <w:div w:id="32922957">
          <w:marLeft w:val="480"/>
          <w:marRight w:val="0"/>
          <w:marTop w:val="0"/>
          <w:marBottom w:val="0"/>
          <w:divBdr>
            <w:top w:val="none" w:sz="0" w:space="0" w:color="auto"/>
            <w:left w:val="none" w:sz="0" w:space="0" w:color="auto"/>
            <w:bottom w:val="none" w:sz="0" w:space="0" w:color="auto"/>
            <w:right w:val="none" w:sz="0" w:space="0" w:color="auto"/>
          </w:divBdr>
        </w:div>
        <w:div w:id="35085877">
          <w:marLeft w:val="480"/>
          <w:marRight w:val="0"/>
          <w:marTop w:val="0"/>
          <w:marBottom w:val="0"/>
          <w:divBdr>
            <w:top w:val="none" w:sz="0" w:space="0" w:color="auto"/>
            <w:left w:val="none" w:sz="0" w:space="0" w:color="auto"/>
            <w:bottom w:val="none" w:sz="0" w:space="0" w:color="auto"/>
            <w:right w:val="none" w:sz="0" w:space="0" w:color="auto"/>
          </w:divBdr>
        </w:div>
        <w:div w:id="37246730">
          <w:marLeft w:val="480"/>
          <w:marRight w:val="0"/>
          <w:marTop w:val="0"/>
          <w:marBottom w:val="0"/>
          <w:divBdr>
            <w:top w:val="none" w:sz="0" w:space="0" w:color="auto"/>
            <w:left w:val="none" w:sz="0" w:space="0" w:color="auto"/>
            <w:bottom w:val="none" w:sz="0" w:space="0" w:color="auto"/>
            <w:right w:val="none" w:sz="0" w:space="0" w:color="auto"/>
          </w:divBdr>
        </w:div>
        <w:div w:id="59793665">
          <w:marLeft w:val="480"/>
          <w:marRight w:val="0"/>
          <w:marTop w:val="0"/>
          <w:marBottom w:val="0"/>
          <w:divBdr>
            <w:top w:val="none" w:sz="0" w:space="0" w:color="auto"/>
            <w:left w:val="none" w:sz="0" w:space="0" w:color="auto"/>
            <w:bottom w:val="none" w:sz="0" w:space="0" w:color="auto"/>
            <w:right w:val="none" w:sz="0" w:space="0" w:color="auto"/>
          </w:divBdr>
        </w:div>
        <w:div w:id="111941844">
          <w:marLeft w:val="480"/>
          <w:marRight w:val="0"/>
          <w:marTop w:val="0"/>
          <w:marBottom w:val="0"/>
          <w:divBdr>
            <w:top w:val="none" w:sz="0" w:space="0" w:color="auto"/>
            <w:left w:val="none" w:sz="0" w:space="0" w:color="auto"/>
            <w:bottom w:val="none" w:sz="0" w:space="0" w:color="auto"/>
            <w:right w:val="none" w:sz="0" w:space="0" w:color="auto"/>
          </w:divBdr>
        </w:div>
        <w:div w:id="143854860">
          <w:marLeft w:val="480"/>
          <w:marRight w:val="0"/>
          <w:marTop w:val="0"/>
          <w:marBottom w:val="0"/>
          <w:divBdr>
            <w:top w:val="none" w:sz="0" w:space="0" w:color="auto"/>
            <w:left w:val="none" w:sz="0" w:space="0" w:color="auto"/>
            <w:bottom w:val="none" w:sz="0" w:space="0" w:color="auto"/>
            <w:right w:val="none" w:sz="0" w:space="0" w:color="auto"/>
          </w:divBdr>
        </w:div>
        <w:div w:id="185141900">
          <w:marLeft w:val="480"/>
          <w:marRight w:val="0"/>
          <w:marTop w:val="0"/>
          <w:marBottom w:val="0"/>
          <w:divBdr>
            <w:top w:val="none" w:sz="0" w:space="0" w:color="auto"/>
            <w:left w:val="none" w:sz="0" w:space="0" w:color="auto"/>
            <w:bottom w:val="none" w:sz="0" w:space="0" w:color="auto"/>
            <w:right w:val="none" w:sz="0" w:space="0" w:color="auto"/>
          </w:divBdr>
        </w:div>
        <w:div w:id="207105557">
          <w:marLeft w:val="480"/>
          <w:marRight w:val="0"/>
          <w:marTop w:val="0"/>
          <w:marBottom w:val="0"/>
          <w:divBdr>
            <w:top w:val="none" w:sz="0" w:space="0" w:color="auto"/>
            <w:left w:val="none" w:sz="0" w:space="0" w:color="auto"/>
            <w:bottom w:val="none" w:sz="0" w:space="0" w:color="auto"/>
            <w:right w:val="none" w:sz="0" w:space="0" w:color="auto"/>
          </w:divBdr>
        </w:div>
        <w:div w:id="220141148">
          <w:marLeft w:val="480"/>
          <w:marRight w:val="0"/>
          <w:marTop w:val="0"/>
          <w:marBottom w:val="0"/>
          <w:divBdr>
            <w:top w:val="none" w:sz="0" w:space="0" w:color="auto"/>
            <w:left w:val="none" w:sz="0" w:space="0" w:color="auto"/>
            <w:bottom w:val="none" w:sz="0" w:space="0" w:color="auto"/>
            <w:right w:val="none" w:sz="0" w:space="0" w:color="auto"/>
          </w:divBdr>
        </w:div>
        <w:div w:id="296297672">
          <w:marLeft w:val="480"/>
          <w:marRight w:val="0"/>
          <w:marTop w:val="0"/>
          <w:marBottom w:val="0"/>
          <w:divBdr>
            <w:top w:val="none" w:sz="0" w:space="0" w:color="auto"/>
            <w:left w:val="none" w:sz="0" w:space="0" w:color="auto"/>
            <w:bottom w:val="none" w:sz="0" w:space="0" w:color="auto"/>
            <w:right w:val="none" w:sz="0" w:space="0" w:color="auto"/>
          </w:divBdr>
        </w:div>
        <w:div w:id="316231158">
          <w:marLeft w:val="480"/>
          <w:marRight w:val="0"/>
          <w:marTop w:val="0"/>
          <w:marBottom w:val="0"/>
          <w:divBdr>
            <w:top w:val="none" w:sz="0" w:space="0" w:color="auto"/>
            <w:left w:val="none" w:sz="0" w:space="0" w:color="auto"/>
            <w:bottom w:val="none" w:sz="0" w:space="0" w:color="auto"/>
            <w:right w:val="none" w:sz="0" w:space="0" w:color="auto"/>
          </w:divBdr>
        </w:div>
        <w:div w:id="387530121">
          <w:marLeft w:val="480"/>
          <w:marRight w:val="0"/>
          <w:marTop w:val="0"/>
          <w:marBottom w:val="0"/>
          <w:divBdr>
            <w:top w:val="none" w:sz="0" w:space="0" w:color="auto"/>
            <w:left w:val="none" w:sz="0" w:space="0" w:color="auto"/>
            <w:bottom w:val="none" w:sz="0" w:space="0" w:color="auto"/>
            <w:right w:val="none" w:sz="0" w:space="0" w:color="auto"/>
          </w:divBdr>
        </w:div>
        <w:div w:id="387923931">
          <w:marLeft w:val="480"/>
          <w:marRight w:val="0"/>
          <w:marTop w:val="0"/>
          <w:marBottom w:val="0"/>
          <w:divBdr>
            <w:top w:val="none" w:sz="0" w:space="0" w:color="auto"/>
            <w:left w:val="none" w:sz="0" w:space="0" w:color="auto"/>
            <w:bottom w:val="none" w:sz="0" w:space="0" w:color="auto"/>
            <w:right w:val="none" w:sz="0" w:space="0" w:color="auto"/>
          </w:divBdr>
        </w:div>
        <w:div w:id="407649973">
          <w:marLeft w:val="480"/>
          <w:marRight w:val="0"/>
          <w:marTop w:val="0"/>
          <w:marBottom w:val="0"/>
          <w:divBdr>
            <w:top w:val="none" w:sz="0" w:space="0" w:color="auto"/>
            <w:left w:val="none" w:sz="0" w:space="0" w:color="auto"/>
            <w:bottom w:val="none" w:sz="0" w:space="0" w:color="auto"/>
            <w:right w:val="none" w:sz="0" w:space="0" w:color="auto"/>
          </w:divBdr>
        </w:div>
        <w:div w:id="417795435">
          <w:marLeft w:val="480"/>
          <w:marRight w:val="0"/>
          <w:marTop w:val="0"/>
          <w:marBottom w:val="0"/>
          <w:divBdr>
            <w:top w:val="none" w:sz="0" w:space="0" w:color="auto"/>
            <w:left w:val="none" w:sz="0" w:space="0" w:color="auto"/>
            <w:bottom w:val="none" w:sz="0" w:space="0" w:color="auto"/>
            <w:right w:val="none" w:sz="0" w:space="0" w:color="auto"/>
          </w:divBdr>
        </w:div>
        <w:div w:id="447048930">
          <w:marLeft w:val="480"/>
          <w:marRight w:val="0"/>
          <w:marTop w:val="0"/>
          <w:marBottom w:val="0"/>
          <w:divBdr>
            <w:top w:val="none" w:sz="0" w:space="0" w:color="auto"/>
            <w:left w:val="none" w:sz="0" w:space="0" w:color="auto"/>
            <w:bottom w:val="none" w:sz="0" w:space="0" w:color="auto"/>
            <w:right w:val="none" w:sz="0" w:space="0" w:color="auto"/>
          </w:divBdr>
        </w:div>
        <w:div w:id="459491486">
          <w:marLeft w:val="480"/>
          <w:marRight w:val="0"/>
          <w:marTop w:val="0"/>
          <w:marBottom w:val="0"/>
          <w:divBdr>
            <w:top w:val="none" w:sz="0" w:space="0" w:color="auto"/>
            <w:left w:val="none" w:sz="0" w:space="0" w:color="auto"/>
            <w:bottom w:val="none" w:sz="0" w:space="0" w:color="auto"/>
            <w:right w:val="none" w:sz="0" w:space="0" w:color="auto"/>
          </w:divBdr>
        </w:div>
        <w:div w:id="468592848">
          <w:marLeft w:val="480"/>
          <w:marRight w:val="0"/>
          <w:marTop w:val="0"/>
          <w:marBottom w:val="0"/>
          <w:divBdr>
            <w:top w:val="none" w:sz="0" w:space="0" w:color="auto"/>
            <w:left w:val="none" w:sz="0" w:space="0" w:color="auto"/>
            <w:bottom w:val="none" w:sz="0" w:space="0" w:color="auto"/>
            <w:right w:val="none" w:sz="0" w:space="0" w:color="auto"/>
          </w:divBdr>
        </w:div>
        <w:div w:id="471557949">
          <w:marLeft w:val="480"/>
          <w:marRight w:val="0"/>
          <w:marTop w:val="0"/>
          <w:marBottom w:val="0"/>
          <w:divBdr>
            <w:top w:val="none" w:sz="0" w:space="0" w:color="auto"/>
            <w:left w:val="none" w:sz="0" w:space="0" w:color="auto"/>
            <w:bottom w:val="none" w:sz="0" w:space="0" w:color="auto"/>
            <w:right w:val="none" w:sz="0" w:space="0" w:color="auto"/>
          </w:divBdr>
        </w:div>
        <w:div w:id="473718697">
          <w:marLeft w:val="480"/>
          <w:marRight w:val="0"/>
          <w:marTop w:val="0"/>
          <w:marBottom w:val="0"/>
          <w:divBdr>
            <w:top w:val="none" w:sz="0" w:space="0" w:color="auto"/>
            <w:left w:val="none" w:sz="0" w:space="0" w:color="auto"/>
            <w:bottom w:val="none" w:sz="0" w:space="0" w:color="auto"/>
            <w:right w:val="none" w:sz="0" w:space="0" w:color="auto"/>
          </w:divBdr>
        </w:div>
        <w:div w:id="529924749">
          <w:marLeft w:val="480"/>
          <w:marRight w:val="0"/>
          <w:marTop w:val="0"/>
          <w:marBottom w:val="0"/>
          <w:divBdr>
            <w:top w:val="none" w:sz="0" w:space="0" w:color="auto"/>
            <w:left w:val="none" w:sz="0" w:space="0" w:color="auto"/>
            <w:bottom w:val="none" w:sz="0" w:space="0" w:color="auto"/>
            <w:right w:val="none" w:sz="0" w:space="0" w:color="auto"/>
          </w:divBdr>
        </w:div>
        <w:div w:id="545994126">
          <w:marLeft w:val="480"/>
          <w:marRight w:val="0"/>
          <w:marTop w:val="0"/>
          <w:marBottom w:val="0"/>
          <w:divBdr>
            <w:top w:val="none" w:sz="0" w:space="0" w:color="auto"/>
            <w:left w:val="none" w:sz="0" w:space="0" w:color="auto"/>
            <w:bottom w:val="none" w:sz="0" w:space="0" w:color="auto"/>
            <w:right w:val="none" w:sz="0" w:space="0" w:color="auto"/>
          </w:divBdr>
        </w:div>
        <w:div w:id="553547707">
          <w:marLeft w:val="480"/>
          <w:marRight w:val="0"/>
          <w:marTop w:val="0"/>
          <w:marBottom w:val="0"/>
          <w:divBdr>
            <w:top w:val="none" w:sz="0" w:space="0" w:color="auto"/>
            <w:left w:val="none" w:sz="0" w:space="0" w:color="auto"/>
            <w:bottom w:val="none" w:sz="0" w:space="0" w:color="auto"/>
            <w:right w:val="none" w:sz="0" w:space="0" w:color="auto"/>
          </w:divBdr>
        </w:div>
        <w:div w:id="584195546">
          <w:marLeft w:val="480"/>
          <w:marRight w:val="0"/>
          <w:marTop w:val="0"/>
          <w:marBottom w:val="0"/>
          <w:divBdr>
            <w:top w:val="none" w:sz="0" w:space="0" w:color="auto"/>
            <w:left w:val="none" w:sz="0" w:space="0" w:color="auto"/>
            <w:bottom w:val="none" w:sz="0" w:space="0" w:color="auto"/>
            <w:right w:val="none" w:sz="0" w:space="0" w:color="auto"/>
          </w:divBdr>
        </w:div>
        <w:div w:id="670985115">
          <w:marLeft w:val="480"/>
          <w:marRight w:val="0"/>
          <w:marTop w:val="0"/>
          <w:marBottom w:val="0"/>
          <w:divBdr>
            <w:top w:val="none" w:sz="0" w:space="0" w:color="auto"/>
            <w:left w:val="none" w:sz="0" w:space="0" w:color="auto"/>
            <w:bottom w:val="none" w:sz="0" w:space="0" w:color="auto"/>
            <w:right w:val="none" w:sz="0" w:space="0" w:color="auto"/>
          </w:divBdr>
        </w:div>
        <w:div w:id="689531100">
          <w:marLeft w:val="480"/>
          <w:marRight w:val="0"/>
          <w:marTop w:val="0"/>
          <w:marBottom w:val="0"/>
          <w:divBdr>
            <w:top w:val="none" w:sz="0" w:space="0" w:color="auto"/>
            <w:left w:val="none" w:sz="0" w:space="0" w:color="auto"/>
            <w:bottom w:val="none" w:sz="0" w:space="0" w:color="auto"/>
            <w:right w:val="none" w:sz="0" w:space="0" w:color="auto"/>
          </w:divBdr>
        </w:div>
        <w:div w:id="719865872">
          <w:marLeft w:val="480"/>
          <w:marRight w:val="0"/>
          <w:marTop w:val="0"/>
          <w:marBottom w:val="0"/>
          <w:divBdr>
            <w:top w:val="none" w:sz="0" w:space="0" w:color="auto"/>
            <w:left w:val="none" w:sz="0" w:space="0" w:color="auto"/>
            <w:bottom w:val="none" w:sz="0" w:space="0" w:color="auto"/>
            <w:right w:val="none" w:sz="0" w:space="0" w:color="auto"/>
          </w:divBdr>
        </w:div>
        <w:div w:id="747574751">
          <w:marLeft w:val="480"/>
          <w:marRight w:val="0"/>
          <w:marTop w:val="0"/>
          <w:marBottom w:val="0"/>
          <w:divBdr>
            <w:top w:val="none" w:sz="0" w:space="0" w:color="auto"/>
            <w:left w:val="none" w:sz="0" w:space="0" w:color="auto"/>
            <w:bottom w:val="none" w:sz="0" w:space="0" w:color="auto"/>
            <w:right w:val="none" w:sz="0" w:space="0" w:color="auto"/>
          </w:divBdr>
        </w:div>
        <w:div w:id="756370741">
          <w:marLeft w:val="480"/>
          <w:marRight w:val="0"/>
          <w:marTop w:val="0"/>
          <w:marBottom w:val="0"/>
          <w:divBdr>
            <w:top w:val="none" w:sz="0" w:space="0" w:color="auto"/>
            <w:left w:val="none" w:sz="0" w:space="0" w:color="auto"/>
            <w:bottom w:val="none" w:sz="0" w:space="0" w:color="auto"/>
            <w:right w:val="none" w:sz="0" w:space="0" w:color="auto"/>
          </w:divBdr>
        </w:div>
        <w:div w:id="765735739">
          <w:marLeft w:val="480"/>
          <w:marRight w:val="0"/>
          <w:marTop w:val="0"/>
          <w:marBottom w:val="0"/>
          <w:divBdr>
            <w:top w:val="none" w:sz="0" w:space="0" w:color="auto"/>
            <w:left w:val="none" w:sz="0" w:space="0" w:color="auto"/>
            <w:bottom w:val="none" w:sz="0" w:space="0" w:color="auto"/>
            <w:right w:val="none" w:sz="0" w:space="0" w:color="auto"/>
          </w:divBdr>
        </w:div>
        <w:div w:id="884875936">
          <w:marLeft w:val="480"/>
          <w:marRight w:val="0"/>
          <w:marTop w:val="0"/>
          <w:marBottom w:val="0"/>
          <w:divBdr>
            <w:top w:val="none" w:sz="0" w:space="0" w:color="auto"/>
            <w:left w:val="none" w:sz="0" w:space="0" w:color="auto"/>
            <w:bottom w:val="none" w:sz="0" w:space="0" w:color="auto"/>
            <w:right w:val="none" w:sz="0" w:space="0" w:color="auto"/>
          </w:divBdr>
        </w:div>
        <w:div w:id="903567192">
          <w:marLeft w:val="480"/>
          <w:marRight w:val="0"/>
          <w:marTop w:val="0"/>
          <w:marBottom w:val="0"/>
          <w:divBdr>
            <w:top w:val="none" w:sz="0" w:space="0" w:color="auto"/>
            <w:left w:val="none" w:sz="0" w:space="0" w:color="auto"/>
            <w:bottom w:val="none" w:sz="0" w:space="0" w:color="auto"/>
            <w:right w:val="none" w:sz="0" w:space="0" w:color="auto"/>
          </w:divBdr>
        </w:div>
        <w:div w:id="903837020">
          <w:marLeft w:val="480"/>
          <w:marRight w:val="0"/>
          <w:marTop w:val="0"/>
          <w:marBottom w:val="0"/>
          <w:divBdr>
            <w:top w:val="none" w:sz="0" w:space="0" w:color="auto"/>
            <w:left w:val="none" w:sz="0" w:space="0" w:color="auto"/>
            <w:bottom w:val="none" w:sz="0" w:space="0" w:color="auto"/>
            <w:right w:val="none" w:sz="0" w:space="0" w:color="auto"/>
          </w:divBdr>
        </w:div>
        <w:div w:id="940333098">
          <w:marLeft w:val="480"/>
          <w:marRight w:val="0"/>
          <w:marTop w:val="0"/>
          <w:marBottom w:val="0"/>
          <w:divBdr>
            <w:top w:val="none" w:sz="0" w:space="0" w:color="auto"/>
            <w:left w:val="none" w:sz="0" w:space="0" w:color="auto"/>
            <w:bottom w:val="none" w:sz="0" w:space="0" w:color="auto"/>
            <w:right w:val="none" w:sz="0" w:space="0" w:color="auto"/>
          </w:divBdr>
        </w:div>
        <w:div w:id="951860328">
          <w:marLeft w:val="480"/>
          <w:marRight w:val="0"/>
          <w:marTop w:val="0"/>
          <w:marBottom w:val="0"/>
          <w:divBdr>
            <w:top w:val="none" w:sz="0" w:space="0" w:color="auto"/>
            <w:left w:val="none" w:sz="0" w:space="0" w:color="auto"/>
            <w:bottom w:val="none" w:sz="0" w:space="0" w:color="auto"/>
            <w:right w:val="none" w:sz="0" w:space="0" w:color="auto"/>
          </w:divBdr>
        </w:div>
        <w:div w:id="961618150">
          <w:marLeft w:val="480"/>
          <w:marRight w:val="0"/>
          <w:marTop w:val="0"/>
          <w:marBottom w:val="0"/>
          <w:divBdr>
            <w:top w:val="none" w:sz="0" w:space="0" w:color="auto"/>
            <w:left w:val="none" w:sz="0" w:space="0" w:color="auto"/>
            <w:bottom w:val="none" w:sz="0" w:space="0" w:color="auto"/>
            <w:right w:val="none" w:sz="0" w:space="0" w:color="auto"/>
          </w:divBdr>
        </w:div>
      </w:divsChild>
    </w:div>
    <w:div w:id="497615562">
      <w:bodyDiv w:val="1"/>
      <w:marLeft w:val="0"/>
      <w:marRight w:val="0"/>
      <w:marTop w:val="0"/>
      <w:marBottom w:val="0"/>
      <w:divBdr>
        <w:top w:val="none" w:sz="0" w:space="0" w:color="auto"/>
        <w:left w:val="none" w:sz="0" w:space="0" w:color="auto"/>
        <w:bottom w:val="none" w:sz="0" w:space="0" w:color="auto"/>
        <w:right w:val="none" w:sz="0" w:space="0" w:color="auto"/>
      </w:divBdr>
    </w:div>
    <w:div w:id="497774816">
      <w:bodyDiv w:val="1"/>
      <w:marLeft w:val="0"/>
      <w:marRight w:val="0"/>
      <w:marTop w:val="0"/>
      <w:marBottom w:val="0"/>
      <w:divBdr>
        <w:top w:val="none" w:sz="0" w:space="0" w:color="auto"/>
        <w:left w:val="none" w:sz="0" w:space="0" w:color="auto"/>
        <w:bottom w:val="none" w:sz="0" w:space="0" w:color="auto"/>
        <w:right w:val="none" w:sz="0" w:space="0" w:color="auto"/>
      </w:divBdr>
    </w:div>
    <w:div w:id="498273878">
      <w:bodyDiv w:val="1"/>
      <w:marLeft w:val="0"/>
      <w:marRight w:val="0"/>
      <w:marTop w:val="0"/>
      <w:marBottom w:val="0"/>
      <w:divBdr>
        <w:top w:val="none" w:sz="0" w:space="0" w:color="auto"/>
        <w:left w:val="none" w:sz="0" w:space="0" w:color="auto"/>
        <w:bottom w:val="none" w:sz="0" w:space="0" w:color="auto"/>
        <w:right w:val="none" w:sz="0" w:space="0" w:color="auto"/>
      </w:divBdr>
    </w:div>
    <w:div w:id="498276620">
      <w:bodyDiv w:val="1"/>
      <w:marLeft w:val="0"/>
      <w:marRight w:val="0"/>
      <w:marTop w:val="0"/>
      <w:marBottom w:val="0"/>
      <w:divBdr>
        <w:top w:val="none" w:sz="0" w:space="0" w:color="auto"/>
        <w:left w:val="none" w:sz="0" w:space="0" w:color="auto"/>
        <w:bottom w:val="none" w:sz="0" w:space="0" w:color="auto"/>
        <w:right w:val="none" w:sz="0" w:space="0" w:color="auto"/>
      </w:divBdr>
    </w:div>
    <w:div w:id="498353411">
      <w:bodyDiv w:val="1"/>
      <w:marLeft w:val="0"/>
      <w:marRight w:val="0"/>
      <w:marTop w:val="0"/>
      <w:marBottom w:val="0"/>
      <w:divBdr>
        <w:top w:val="none" w:sz="0" w:space="0" w:color="auto"/>
        <w:left w:val="none" w:sz="0" w:space="0" w:color="auto"/>
        <w:bottom w:val="none" w:sz="0" w:space="0" w:color="auto"/>
        <w:right w:val="none" w:sz="0" w:space="0" w:color="auto"/>
      </w:divBdr>
    </w:div>
    <w:div w:id="498421005">
      <w:bodyDiv w:val="1"/>
      <w:marLeft w:val="0"/>
      <w:marRight w:val="0"/>
      <w:marTop w:val="0"/>
      <w:marBottom w:val="0"/>
      <w:divBdr>
        <w:top w:val="none" w:sz="0" w:space="0" w:color="auto"/>
        <w:left w:val="none" w:sz="0" w:space="0" w:color="auto"/>
        <w:bottom w:val="none" w:sz="0" w:space="0" w:color="auto"/>
        <w:right w:val="none" w:sz="0" w:space="0" w:color="auto"/>
      </w:divBdr>
    </w:div>
    <w:div w:id="498497128">
      <w:bodyDiv w:val="1"/>
      <w:marLeft w:val="0"/>
      <w:marRight w:val="0"/>
      <w:marTop w:val="0"/>
      <w:marBottom w:val="0"/>
      <w:divBdr>
        <w:top w:val="none" w:sz="0" w:space="0" w:color="auto"/>
        <w:left w:val="none" w:sz="0" w:space="0" w:color="auto"/>
        <w:bottom w:val="none" w:sz="0" w:space="0" w:color="auto"/>
        <w:right w:val="none" w:sz="0" w:space="0" w:color="auto"/>
      </w:divBdr>
    </w:div>
    <w:div w:id="498734776">
      <w:bodyDiv w:val="1"/>
      <w:marLeft w:val="0"/>
      <w:marRight w:val="0"/>
      <w:marTop w:val="0"/>
      <w:marBottom w:val="0"/>
      <w:divBdr>
        <w:top w:val="none" w:sz="0" w:space="0" w:color="auto"/>
        <w:left w:val="none" w:sz="0" w:space="0" w:color="auto"/>
        <w:bottom w:val="none" w:sz="0" w:space="0" w:color="auto"/>
        <w:right w:val="none" w:sz="0" w:space="0" w:color="auto"/>
      </w:divBdr>
    </w:div>
    <w:div w:id="498741280">
      <w:bodyDiv w:val="1"/>
      <w:marLeft w:val="0"/>
      <w:marRight w:val="0"/>
      <w:marTop w:val="0"/>
      <w:marBottom w:val="0"/>
      <w:divBdr>
        <w:top w:val="none" w:sz="0" w:space="0" w:color="auto"/>
        <w:left w:val="none" w:sz="0" w:space="0" w:color="auto"/>
        <w:bottom w:val="none" w:sz="0" w:space="0" w:color="auto"/>
        <w:right w:val="none" w:sz="0" w:space="0" w:color="auto"/>
      </w:divBdr>
    </w:div>
    <w:div w:id="499194825">
      <w:bodyDiv w:val="1"/>
      <w:marLeft w:val="0"/>
      <w:marRight w:val="0"/>
      <w:marTop w:val="0"/>
      <w:marBottom w:val="0"/>
      <w:divBdr>
        <w:top w:val="none" w:sz="0" w:space="0" w:color="auto"/>
        <w:left w:val="none" w:sz="0" w:space="0" w:color="auto"/>
        <w:bottom w:val="none" w:sz="0" w:space="0" w:color="auto"/>
        <w:right w:val="none" w:sz="0" w:space="0" w:color="auto"/>
      </w:divBdr>
    </w:div>
    <w:div w:id="499463617">
      <w:bodyDiv w:val="1"/>
      <w:marLeft w:val="0"/>
      <w:marRight w:val="0"/>
      <w:marTop w:val="0"/>
      <w:marBottom w:val="0"/>
      <w:divBdr>
        <w:top w:val="none" w:sz="0" w:space="0" w:color="auto"/>
        <w:left w:val="none" w:sz="0" w:space="0" w:color="auto"/>
        <w:bottom w:val="none" w:sz="0" w:space="0" w:color="auto"/>
        <w:right w:val="none" w:sz="0" w:space="0" w:color="auto"/>
      </w:divBdr>
      <w:divsChild>
        <w:div w:id="63797162">
          <w:marLeft w:val="480"/>
          <w:marRight w:val="0"/>
          <w:marTop w:val="0"/>
          <w:marBottom w:val="0"/>
          <w:divBdr>
            <w:top w:val="none" w:sz="0" w:space="0" w:color="auto"/>
            <w:left w:val="none" w:sz="0" w:space="0" w:color="auto"/>
            <w:bottom w:val="none" w:sz="0" w:space="0" w:color="auto"/>
            <w:right w:val="none" w:sz="0" w:space="0" w:color="auto"/>
          </w:divBdr>
        </w:div>
        <w:div w:id="73286295">
          <w:marLeft w:val="480"/>
          <w:marRight w:val="0"/>
          <w:marTop w:val="0"/>
          <w:marBottom w:val="0"/>
          <w:divBdr>
            <w:top w:val="none" w:sz="0" w:space="0" w:color="auto"/>
            <w:left w:val="none" w:sz="0" w:space="0" w:color="auto"/>
            <w:bottom w:val="none" w:sz="0" w:space="0" w:color="auto"/>
            <w:right w:val="none" w:sz="0" w:space="0" w:color="auto"/>
          </w:divBdr>
        </w:div>
        <w:div w:id="127675993">
          <w:marLeft w:val="480"/>
          <w:marRight w:val="0"/>
          <w:marTop w:val="0"/>
          <w:marBottom w:val="0"/>
          <w:divBdr>
            <w:top w:val="none" w:sz="0" w:space="0" w:color="auto"/>
            <w:left w:val="none" w:sz="0" w:space="0" w:color="auto"/>
            <w:bottom w:val="none" w:sz="0" w:space="0" w:color="auto"/>
            <w:right w:val="none" w:sz="0" w:space="0" w:color="auto"/>
          </w:divBdr>
        </w:div>
        <w:div w:id="264307337">
          <w:marLeft w:val="480"/>
          <w:marRight w:val="0"/>
          <w:marTop w:val="0"/>
          <w:marBottom w:val="0"/>
          <w:divBdr>
            <w:top w:val="none" w:sz="0" w:space="0" w:color="auto"/>
            <w:left w:val="none" w:sz="0" w:space="0" w:color="auto"/>
            <w:bottom w:val="none" w:sz="0" w:space="0" w:color="auto"/>
            <w:right w:val="none" w:sz="0" w:space="0" w:color="auto"/>
          </w:divBdr>
        </w:div>
        <w:div w:id="318120802">
          <w:marLeft w:val="480"/>
          <w:marRight w:val="0"/>
          <w:marTop w:val="0"/>
          <w:marBottom w:val="0"/>
          <w:divBdr>
            <w:top w:val="none" w:sz="0" w:space="0" w:color="auto"/>
            <w:left w:val="none" w:sz="0" w:space="0" w:color="auto"/>
            <w:bottom w:val="none" w:sz="0" w:space="0" w:color="auto"/>
            <w:right w:val="none" w:sz="0" w:space="0" w:color="auto"/>
          </w:divBdr>
        </w:div>
        <w:div w:id="343168517">
          <w:marLeft w:val="480"/>
          <w:marRight w:val="0"/>
          <w:marTop w:val="0"/>
          <w:marBottom w:val="0"/>
          <w:divBdr>
            <w:top w:val="none" w:sz="0" w:space="0" w:color="auto"/>
            <w:left w:val="none" w:sz="0" w:space="0" w:color="auto"/>
            <w:bottom w:val="none" w:sz="0" w:space="0" w:color="auto"/>
            <w:right w:val="none" w:sz="0" w:space="0" w:color="auto"/>
          </w:divBdr>
        </w:div>
        <w:div w:id="344524875">
          <w:marLeft w:val="480"/>
          <w:marRight w:val="0"/>
          <w:marTop w:val="0"/>
          <w:marBottom w:val="0"/>
          <w:divBdr>
            <w:top w:val="none" w:sz="0" w:space="0" w:color="auto"/>
            <w:left w:val="none" w:sz="0" w:space="0" w:color="auto"/>
            <w:bottom w:val="none" w:sz="0" w:space="0" w:color="auto"/>
            <w:right w:val="none" w:sz="0" w:space="0" w:color="auto"/>
          </w:divBdr>
        </w:div>
        <w:div w:id="361176441">
          <w:marLeft w:val="480"/>
          <w:marRight w:val="0"/>
          <w:marTop w:val="0"/>
          <w:marBottom w:val="0"/>
          <w:divBdr>
            <w:top w:val="none" w:sz="0" w:space="0" w:color="auto"/>
            <w:left w:val="none" w:sz="0" w:space="0" w:color="auto"/>
            <w:bottom w:val="none" w:sz="0" w:space="0" w:color="auto"/>
            <w:right w:val="none" w:sz="0" w:space="0" w:color="auto"/>
          </w:divBdr>
        </w:div>
        <w:div w:id="379211948">
          <w:marLeft w:val="480"/>
          <w:marRight w:val="0"/>
          <w:marTop w:val="0"/>
          <w:marBottom w:val="0"/>
          <w:divBdr>
            <w:top w:val="none" w:sz="0" w:space="0" w:color="auto"/>
            <w:left w:val="none" w:sz="0" w:space="0" w:color="auto"/>
            <w:bottom w:val="none" w:sz="0" w:space="0" w:color="auto"/>
            <w:right w:val="none" w:sz="0" w:space="0" w:color="auto"/>
          </w:divBdr>
        </w:div>
        <w:div w:id="407848128">
          <w:marLeft w:val="480"/>
          <w:marRight w:val="0"/>
          <w:marTop w:val="0"/>
          <w:marBottom w:val="0"/>
          <w:divBdr>
            <w:top w:val="none" w:sz="0" w:space="0" w:color="auto"/>
            <w:left w:val="none" w:sz="0" w:space="0" w:color="auto"/>
            <w:bottom w:val="none" w:sz="0" w:space="0" w:color="auto"/>
            <w:right w:val="none" w:sz="0" w:space="0" w:color="auto"/>
          </w:divBdr>
        </w:div>
        <w:div w:id="410275659">
          <w:marLeft w:val="480"/>
          <w:marRight w:val="0"/>
          <w:marTop w:val="0"/>
          <w:marBottom w:val="0"/>
          <w:divBdr>
            <w:top w:val="none" w:sz="0" w:space="0" w:color="auto"/>
            <w:left w:val="none" w:sz="0" w:space="0" w:color="auto"/>
            <w:bottom w:val="none" w:sz="0" w:space="0" w:color="auto"/>
            <w:right w:val="none" w:sz="0" w:space="0" w:color="auto"/>
          </w:divBdr>
        </w:div>
        <w:div w:id="435639727">
          <w:marLeft w:val="480"/>
          <w:marRight w:val="0"/>
          <w:marTop w:val="0"/>
          <w:marBottom w:val="0"/>
          <w:divBdr>
            <w:top w:val="none" w:sz="0" w:space="0" w:color="auto"/>
            <w:left w:val="none" w:sz="0" w:space="0" w:color="auto"/>
            <w:bottom w:val="none" w:sz="0" w:space="0" w:color="auto"/>
            <w:right w:val="none" w:sz="0" w:space="0" w:color="auto"/>
          </w:divBdr>
        </w:div>
        <w:div w:id="471756295">
          <w:marLeft w:val="480"/>
          <w:marRight w:val="0"/>
          <w:marTop w:val="0"/>
          <w:marBottom w:val="0"/>
          <w:divBdr>
            <w:top w:val="none" w:sz="0" w:space="0" w:color="auto"/>
            <w:left w:val="none" w:sz="0" w:space="0" w:color="auto"/>
            <w:bottom w:val="none" w:sz="0" w:space="0" w:color="auto"/>
            <w:right w:val="none" w:sz="0" w:space="0" w:color="auto"/>
          </w:divBdr>
        </w:div>
        <w:div w:id="483088395">
          <w:marLeft w:val="480"/>
          <w:marRight w:val="0"/>
          <w:marTop w:val="0"/>
          <w:marBottom w:val="0"/>
          <w:divBdr>
            <w:top w:val="none" w:sz="0" w:space="0" w:color="auto"/>
            <w:left w:val="none" w:sz="0" w:space="0" w:color="auto"/>
            <w:bottom w:val="none" w:sz="0" w:space="0" w:color="auto"/>
            <w:right w:val="none" w:sz="0" w:space="0" w:color="auto"/>
          </w:divBdr>
        </w:div>
        <w:div w:id="499851892">
          <w:marLeft w:val="480"/>
          <w:marRight w:val="0"/>
          <w:marTop w:val="0"/>
          <w:marBottom w:val="0"/>
          <w:divBdr>
            <w:top w:val="none" w:sz="0" w:space="0" w:color="auto"/>
            <w:left w:val="none" w:sz="0" w:space="0" w:color="auto"/>
            <w:bottom w:val="none" w:sz="0" w:space="0" w:color="auto"/>
            <w:right w:val="none" w:sz="0" w:space="0" w:color="auto"/>
          </w:divBdr>
        </w:div>
        <w:div w:id="514148074">
          <w:marLeft w:val="480"/>
          <w:marRight w:val="0"/>
          <w:marTop w:val="0"/>
          <w:marBottom w:val="0"/>
          <w:divBdr>
            <w:top w:val="none" w:sz="0" w:space="0" w:color="auto"/>
            <w:left w:val="none" w:sz="0" w:space="0" w:color="auto"/>
            <w:bottom w:val="none" w:sz="0" w:space="0" w:color="auto"/>
            <w:right w:val="none" w:sz="0" w:space="0" w:color="auto"/>
          </w:divBdr>
        </w:div>
        <w:div w:id="531306986">
          <w:marLeft w:val="480"/>
          <w:marRight w:val="0"/>
          <w:marTop w:val="0"/>
          <w:marBottom w:val="0"/>
          <w:divBdr>
            <w:top w:val="none" w:sz="0" w:space="0" w:color="auto"/>
            <w:left w:val="none" w:sz="0" w:space="0" w:color="auto"/>
            <w:bottom w:val="none" w:sz="0" w:space="0" w:color="auto"/>
            <w:right w:val="none" w:sz="0" w:space="0" w:color="auto"/>
          </w:divBdr>
        </w:div>
        <w:div w:id="618604745">
          <w:marLeft w:val="480"/>
          <w:marRight w:val="0"/>
          <w:marTop w:val="0"/>
          <w:marBottom w:val="0"/>
          <w:divBdr>
            <w:top w:val="none" w:sz="0" w:space="0" w:color="auto"/>
            <w:left w:val="none" w:sz="0" w:space="0" w:color="auto"/>
            <w:bottom w:val="none" w:sz="0" w:space="0" w:color="auto"/>
            <w:right w:val="none" w:sz="0" w:space="0" w:color="auto"/>
          </w:divBdr>
        </w:div>
        <w:div w:id="640309569">
          <w:marLeft w:val="480"/>
          <w:marRight w:val="0"/>
          <w:marTop w:val="0"/>
          <w:marBottom w:val="0"/>
          <w:divBdr>
            <w:top w:val="none" w:sz="0" w:space="0" w:color="auto"/>
            <w:left w:val="none" w:sz="0" w:space="0" w:color="auto"/>
            <w:bottom w:val="none" w:sz="0" w:space="0" w:color="auto"/>
            <w:right w:val="none" w:sz="0" w:space="0" w:color="auto"/>
          </w:divBdr>
        </w:div>
        <w:div w:id="658578312">
          <w:marLeft w:val="480"/>
          <w:marRight w:val="0"/>
          <w:marTop w:val="0"/>
          <w:marBottom w:val="0"/>
          <w:divBdr>
            <w:top w:val="none" w:sz="0" w:space="0" w:color="auto"/>
            <w:left w:val="none" w:sz="0" w:space="0" w:color="auto"/>
            <w:bottom w:val="none" w:sz="0" w:space="0" w:color="auto"/>
            <w:right w:val="none" w:sz="0" w:space="0" w:color="auto"/>
          </w:divBdr>
        </w:div>
        <w:div w:id="666246507">
          <w:marLeft w:val="480"/>
          <w:marRight w:val="0"/>
          <w:marTop w:val="0"/>
          <w:marBottom w:val="0"/>
          <w:divBdr>
            <w:top w:val="none" w:sz="0" w:space="0" w:color="auto"/>
            <w:left w:val="none" w:sz="0" w:space="0" w:color="auto"/>
            <w:bottom w:val="none" w:sz="0" w:space="0" w:color="auto"/>
            <w:right w:val="none" w:sz="0" w:space="0" w:color="auto"/>
          </w:divBdr>
        </w:div>
        <w:div w:id="673805958">
          <w:marLeft w:val="480"/>
          <w:marRight w:val="0"/>
          <w:marTop w:val="0"/>
          <w:marBottom w:val="0"/>
          <w:divBdr>
            <w:top w:val="none" w:sz="0" w:space="0" w:color="auto"/>
            <w:left w:val="none" w:sz="0" w:space="0" w:color="auto"/>
            <w:bottom w:val="none" w:sz="0" w:space="0" w:color="auto"/>
            <w:right w:val="none" w:sz="0" w:space="0" w:color="auto"/>
          </w:divBdr>
        </w:div>
        <w:div w:id="679622835">
          <w:marLeft w:val="480"/>
          <w:marRight w:val="0"/>
          <w:marTop w:val="0"/>
          <w:marBottom w:val="0"/>
          <w:divBdr>
            <w:top w:val="none" w:sz="0" w:space="0" w:color="auto"/>
            <w:left w:val="none" w:sz="0" w:space="0" w:color="auto"/>
            <w:bottom w:val="none" w:sz="0" w:space="0" w:color="auto"/>
            <w:right w:val="none" w:sz="0" w:space="0" w:color="auto"/>
          </w:divBdr>
        </w:div>
        <w:div w:id="705567530">
          <w:marLeft w:val="480"/>
          <w:marRight w:val="0"/>
          <w:marTop w:val="0"/>
          <w:marBottom w:val="0"/>
          <w:divBdr>
            <w:top w:val="none" w:sz="0" w:space="0" w:color="auto"/>
            <w:left w:val="none" w:sz="0" w:space="0" w:color="auto"/>
            <w:bottom w:val="none" w:sz="0" w:space="0" w:color="auto"/>
            <w:right w:val="none" w:sz="0" w:space="0" w:color="auto"/>
          </w:divBdr>
        </w:div>
        <w:div w:id="710768466">
          <w:marLeft w:val="480"/>
          <w:marRight w:val="0"/>
          <w:marTop w:val="0"/>
          <w:marBottom w:val="0"/>
          <w:divBdr>
            <w:top w:val="none" w:sz="0" w:space="0" w:color="auto"/>
            <w:left w:val="none" w:sz="0" w:space="0" w:color="auto"/>
            <w:bottom w:val="none" w:sz="0" w:space="0" w:color="auto"/>
            <w:right w:val="none" w:sz="0" w:space="0" w:color="auto"/>
          </w:divBdr>
        </w:div>
        <w:div w:id="742873297">
          <w:marLeft w:val="480"/>
          <w:marRight w:val="0"/>
          <w:marTop w:val="0"/>
          <w:marBottom w:val="0"/>
          <w:divBdr>
            <w:top w:val="none" w:sz="0" w:space="0" w:color="auto"/>
            <w:left w:val="none" w:sz="0" w:space="0" w:color="auto"/>
            <w:bottom w:val="none" w:sz="0" w:space="0" w:color="auto"/>
            <w:right w:val="none" w:sz="0" w:space="0" w:color="auto"/>
          </w:divBdr>
        </w:div>
        <w:div w:id="747769101">
          <w:marLeft w:val="480"/>
          <w:marRight w:val="0"/>
          <w:marTop w:val="0"/>
          <w:marBottom w:val="0"/>
          <w:divBdr>
            <w:top w:val="none" w:sz="0" w:space="0" w:color="auto"/>
            <w:left w:val="none" w:sz="0" w:space="0" w:color="auto"/>
            <w:bottom w:val="none" w:sz="0" w:space="0" w:color="auto"/>
            <w:right w:val="none" w:sz="0" w:space="0" w:color="auto"/>
          </w:divBdr>
        </w:div>
        <w:div w:id="768083999">
          <w:marLeft w:val="480"/>
          <w:marRight w:val="0"/>
          <w:marTop w:val="0"/>
          <w:marBottom w:val="0"/>
          <w:divBdr>
            <w:top w:val="none" w:sz="0" w:space="0" w:color="auto"/>
            <w:left w:val="none" w:sz="0" w:space="0" w:color="auto"/>
            <w:bottom w:val="none" w:sz="0" w:space="0" w:color="auto"/>
            <w:right w:val="none" w:sz="0" w:space="0" w:color="auto"/>
          </w:divBdr>
        </w:div>
        <w:div w:id="773134701">
          <w:marLeft w:val="480"/>
          <w:marRight w:val="0"/>
          <w:marTop w:val="0"/>
          <w:marBottom w:val="0"/>
          <w:divBdr>
            <w:top w:val="none" w:sz="0" w:space="0" w:color="auto"/>
            <w:left w:val="none" w:sz="0" w:space="0" w:color="auto"/>
            <w:bottom w:val="none" w:sz="0" w:space="0" w:color="auto"/>
            <w:right w:val="none" w:sz="0" w:space="0" w:color="auto"/>
          </w:divBdr>
        </w:div>
        <w:div w:id="773398236">
          <w:marLeft w:val="480"/>
          <w:marRight w:val="0"/>
          <w:marTop w:val="0"/>
          <w:marBottom w:val="0"/>
          <w:divBdr>
            <w:top w:val="none" w:sz="0" w:space="0" w:color="auto"/>
            <w:left w:val="none" w:sz="0" w:space="0" w:color="auto"/>
            <w:bottom w:val="none" w:sz="0" w:space="0" w:color="auto"/>
            <w:right w:val="none" w:sz="0" w:space="0" w:color="auto"/>
          </w:divBdr>
        </w:div>
        <w:div w:id="803890588">
          <w:marLeft w:val="480"/>
          <w:marRight w:val="0"/>
          <w:marTop w:val="0"/>
          <w:marBottom w:val="0"/>
          <w:divBdr>
            <w:top w:val="none" w:sz="0" w:space="0" w:color="auto"/>
            <w:left w:val="none" w:sz="0" w:space="0" w:color="auto"/>
            <w:bottom w:val="none" w:sz="0" w:space="0" w:color="auto"/>
            <w:right w:val="none" w:sz="0" w:space="0" w:color="auto"/>
          </w:divBdr>
        </w:div>
        <w:div w:id="815878928">
          <w:marLeft w:val="480"/>
          <w:marRight w:val="0"/>
          <w:marTop w:val="0"/>
          <w:marBottom w:val="0"/>
          <w:divBdr>
            <w:top w:val="none" w:sz="0" w:space="0" w:color="auto"/>
            <w:left w:val="none" w:sz="0" w:space="0" w:color="auto"/>
            <w:bottom w:val="none" w:sz="0" w:space="0" w:color="auto"/>
            <w:right w:val="none" w:sz="0" w:space="0" w:color="auto"/>
          </w:divBdr>
        </w:div>
        <w:div w:id="815993768">
          <w:marLeft w:val="480"/>
          <w:marRight w:val="0"/>
          <w:marTop w:val="0"/>
          <w:marBottom w:val="0"/>
          <w:divBdr>
            <w:top w:val="none" w:sz="0" w:space="0" w:color="auto"/>
            <w:left w:val="none" w:sz="0" w:space="0" w:color="auto"/>
            <w:bottom w:val="none" w:sz="0" w:space="0" w:color="auto"/>
            <w:right w:val="none" w:sz="0" w:space="0" w:color="auto"/>
          </w:divBdr>
        </w:div>
        <w:div w:id="833495580">
          <w:marLeft w:val="480"/>
          <w:marRight w:val="0"/>
          <w:marTop w:val="0"/>
          <w:marBottom w:val="0"/>
          <w:divBdr>
            <w:top w:val="none" w:sz="0" w:space="0" w:color="auto"/>
            <w:left w:val="none" w:sz="0" w:space="0" w:color="auto"/>
            <w:bottom w:val="none" w:sz="0" w:space="0" w:color="auto"/>
            <w:right w:val="none" w:sz="0" w:space="0" w:color="auto"/>
          </w:divBdr>
        </w:div>
        <w:div w:id="839347938">
          <w:marLeft w:val="480"/>
          <w:marRight w:val="0"/>
          <w:marTop w:val="0"/>
          <w:marBottom w:val="0"/>
          <w:divBdr>
            <w:top w:val="none" w:sz="0" w:space="0" w:color="auto"/>
            <w:left w:val="none" w:sz="0" w:space="0" w:color="auto"/>
            <w:bottom w:val="none" w:sz="0" w:space="0" w:color="auto"/>
            <w:right w:val="none" w:sz="0" w:space="0" w:color="auto"/>
          </w:divBdr>
        </w:div>
        <w:div w:id="863442939">
          <w:marLeft w:val="480"/>
          <w:marRight w:val="0"/>
          <w:marTop w:val="0"/>
          <w:marBottom w:val="0"/>
          <w:divBdr>
            <w:top w:val="none" w:sz="0" w:space="0" w:color="auto"/>
            <w:left w:val="none" w:sz="0" w:space="0" w:color="auto"/>
            <w:bottom w:val="none" w:sz="0" w:space="0" w:color="auto"/>
            <w:right w:val="none" w:sz="0" w:space="0" w:color="auto"/>
          </w:divBdr>
        </w:div>
        <w:div w:id="890966049">
          <w:marLeft w:val="480"/>
          <w:marRight w:val="0"/>
          <w:marTop w:val="0"/>
          <w:marBottom w:val="0"/>
          <w:divBdr>
            <w:top w:val="none" w:sz="0" w:space="0" w:color="auto"/>
            <w:left w:val="none" w:sz="0" w:space="0" w:color="auto"/>
            <w:bottom w:val="none" w:sz="0" w:space="0" w:color="auto"/>
            <w:right w:val="none" w:sz="0" w:space="0" w:color="auto"/>
          </w:divBdr>
        </w:div>
        <w:div w:id="927614122">
          <w:marLeft w:val="480"/>
          <w:marRight w:val="0"/>
          <w:marTop w:val="0"/>
          <w:marBottom w:val="0"/>
          <w:divBdr>
            <w:top w:val="none" w:sz="0" w:space="0" w:color="auto"/>
            <w:left w:val="none" w:sz="0" w:space="0" w:color="auto"/>
            <w:bottom w:val="none" w:sz="0" w:space="0" w:color="auto"/>
            <w:right w:val="none" w:sz="0" w:space="0" w:color="auto"/>
          </w:divBdr>
        </w:div>
        <w:div w:id="943922886">
          <w:marLeft w:val="480"/>
          <w:marRight w:val="0"/>
          <w:marTop w:val="0"/>
          <w:marBottom w:val="0"/>
          <w:divBdr>
            <w:top w:val="none" w:sz="0" w:space="0" w:color="auto"/>
            <w:left w:val="none" w:sz="0" w:space="0" w:color="auto"/>
            <w:bottom w:val="none" w:sz="0" w:space="0" w:color="auto"/>
            <w:right w:val="none" w:sz="0" w:space="0" w:color="auto"/>
          </w:divBdr>
        </w:div>
        <w:div w:id="1002926506">
          <w:marLeft w:val="480"/>
          <w:marRight w:val="0"/>
          <w:marTop w:val="0"/>
          <w:marBottom w:val="0"/>
          <w:divBdr>
            <w:top w:val="none" w:sz="0" w:space="0" w:color="auto"/>
            <w:left w:val="none" w:sz="0" w:space="0" w:color="auto"/>
            <w:bottom w:val="none" w:sz="0" w:space="0" w:color="auto"/>
            <w:right w:val="none" w:sz="0" w:space="0" w:color="auto"/>
          </w:divBdr>
        </w:div>
        <w:div w:id="1014767382">
          <w:marLeft w:val="480"/>
          <w:marRight w:val="0"/>
          <w:marTop w:val="0"/>
          <w:marBottom w:val="0"/>
          <w:divBdr>
            <w:top w:val="none" w:sz="0" w:space="0" w:color="auto"/>
            <w:left w:val="none" w:sz="0" w:space="0" w:color="auto"/>
            <w:bottom w:val="none" w:sz="0" w:space="0" w:color="auto"/>
            <w:right w:val="none" w:sz="0" w:space="0" w:color="auto"/>
          </w:divBdr>
        </w:div>
      </w:divsChild>
    </w:div>
    <w:div w:id="499466420">
      <w:bodyDiv w:val="1"/>
      <w:marLeft w:val="0"/>
      <w:marRight w:val="0"/>
      <w:marTop w:val="0"/>
      <w:marBottom w:val="0"/>
      <w:divBdr>
        <w:top w:val="none" w:sz="0" w:space="0" w:color="auto"/>
        <w:left w:val="none" w:sz="0" w:space="0" w:color="auto"/>
        <w:bottom w:val="none" w:sz="0" w:space="0" w:color="auto"/>
        <w:right w:val="none" w:sz="0" w:space="0" w:color="auto"/>
      </w:divBdr>
    </w:div>
    <w:div w:id="499538439">
      <w:bodyDiv w:val="1"/>
      <w:marLeft w:val="0"/>
      <w:marRight w:val="0"/>
      <w:marTop w:val="0"/>
      <w:marBottom w:val="0"/>
      <w:divBdr>
        <w:top w:val="none" w:sz="0" w:space="0" w:color="auto"/>
        <w:left w:val="none" w:sz="0" w:space="0" w:color="auto"/>
        <w:bottom w:val="none" w:sz="0" w:space="0" w:color="auto"/>
        <w:right w:val="none" w:sz="0" w:space="0" w:color="auto"/>
      </w:divBdr>
    </w:div>
    <w:div w:id="499541235">
      <w:bodyDiv w:val="1"/>
      <w:marLeft w:val="0"/>
      <w:marRight w:val="0"/>
      <w:marTop w:val="0"/>
      <w:marBottom w:val="0"/>
      <w:divBdr>
        <w:top w:val="none" w:sz="0" w:space="0" w:color="auto"/>
        <w:left w:val="none" w:sz="0" w:space="0" w:color="auto"/>
        <w:bottom w:val="none" w:sz="0" w:space="0" w:color="auto"/>
        <w:right w:val="none" w:sz="0" w:space="0" w:color="auto"/>
      </w:divBdr>
      <w:divsChild>
        <w:div w:id="18051212">
          <w:marLeft w:val="480"/>
          <w:marRight w:val="0"/>
          <w:marTop w:val="0"/>
          <w:marBottom w:val="0"/>
          <w:divBdr>
            <w:top w:val="none" w:sz="0" w:space="0" w:color="auto"/>
            <w:left w:val="none" w:sz="0" w:space="0" w:color="auto"/>
            <w:bottom w:val="none" w:sz="0" w:space="0" w:color="auto"/>
            <w:right w:val="none" w:sz="0" w:space="0" w:color="auto"/>
          </w:divBdr>
        </w:div>
        <w:div w:id="21590198">
          <w:marLeft w:val="480"/>
          <w:marRight w:val="0"/>
          <w:marTop w:val="0"/>
          <w:marBottom w:val="0"/>
          <w:divBdr>
            <w:top w:val="none" w:sz="0" w:space="0" w:color="auto"/>
            <w:left w:val="none" w:sz="0" w:space="0" w:color="auto"/>
            <w:bottom w:val="none" w:sz="0" w:space="0" w:color="auto"/>
            <w:right w:val="none" w:sz="0" w:space="0" w:color="auto"/>
          </w:divBdr>
        </w:div>
        <w:div w:id="73283442">
          <w:marLeft w:val="480"/>
          <w:marRight w:val="0"/>
          <w:marTop w:val="0"/>
          <w:marBottom w:val="0"/>
          <w:divBdr>
            <w:top w:val="none" w:sz="0" w:space="0" w:color="auto"/>
            <w:left w:val="none" w:sz="0" w:space="0" w:color="auto"/>
            <w:bottom w:val="none" w:sz="0" w:space="0" w:color="auto"/>
            <w:right w:val="none" w:sz="0" w:space="0" w:color="auto"/>
          </w:divBdr>
        </w:div>
        <w:div w:id="78333562">
          <w:marLeft w:val="480"/>
          <w:marRight w:val="0"/>
          <w:marTop w:val="0"/>
          <w:marBottom w:val="0"/>
          <w:divBdr>
            <w:top w:val="none" w:sz="0" w:space="0" w:color="auto"/>
            <w:left w:val="none" w:sz="0" w:space="0" w:color="auto"/>
            <w:bottom w:val="none" w:sz="0" w:space="0" w:color="auto"/>
            <w:right w:val="none" w:sz="0" w:space="0" w:color="auto"/>
          </w:divBdr>
        </w:div>
        <w:div w:id="87700207">
          <w:marLeft w:val="480"/>
          <w:marRight w:val="0"/>
          <w:marTop w:val="0"/>
          <w:marBottom w:val="0"/>
          <w:divBdr>
            <w:top w:val="none" w:sz="0" w:space="0" w:color="auto"/>
            <w:left w:val="none" w:sz="0" w:space="0" w:color="auto"/>
            <w:bottom w:val="none" w:sz="0" w:space="0" w:color="auto"/>
            <w:right w:val="none" w:sz="0" w:space="0" w:color="auto"/>
          </w:divBdr>
        </w:div>
        <w:div w:id="128128748">
          <w:marLeft w:val="480"/>
          <w:marRight w:val="0"/>
          <w:marTop w:val="0"/>
          <w:marBottom w:val="0"/>
          <w:divBdr>
            <w:top w:val="none" w:sz="0" w:space="0" w:color="auto"/>
            <w:left w:val="none" w:sz="0" w:space="0" w:color="auto"/>
            <w:bottom w:val="none" w:sz="0" w:space="0" w:color="auto"/>
            <w:right w:val="none" w:sz="0" w:space="0" w:color="auto"/>
          </w:divBdr>
        </w:div>
        <w:div w:id="155531901">
          <w:marLeft w:val="480"/>
          <w:marRight w:val="0"/>
          <w:marTop w:val="0"/>
          <w:marBottom w:val="0"/>
          <w:divBdr>
            <w:top w:val="none" w:sz="0" w:space="0" w:color="auto"/>
            <w:left w:val="none" w:sz="0" w:space="0" w:color="auto"/>
            <w:bottom w:val="none" w:sz="0" w:space="0" w:color="auto"/>
            <w:right w:val="none" w:sz="0" w:space="0" w:color="auto"/>
          </w:divBdr>
        </w:div>
        <w:div w:id="202326765">
          <w:marLeft w:val="480"/>
          <w:marRight w:val="0"/>
          <w:marTop w:val="0"/>
          <w:marBottom w:val="0"/>
          <w:divBdr>
            <w:top w:val="none" w:sz="0" w:space="0" w:color="auto"/>
            <w:left w:val="none" w:sz="0" w:space="0" w:color="auto"/>
            <w:bottom w:val="none" w:sz="0" w:space="0" w:color="auto"/>
            <w:right w:val="none" w:sz="0" w:space="0" w:color="auto"/>
          </w:divBdr>
        </w:div>
        <w:div w:id="263538370">
          <w:marLeft w:val="480"/>
          <w:marRight w:val="0"/>
          <w:marTop w:val="0"/>
          <w:marBottom w:val="0"/>
          <w:divBdr>
            <w:top w:val="none" w:sz="0" w:space="0" w:color="auto"/>
            <w:left w:val="none" w:sz="0" w:space="0" w:color="auto"/>
            <w:bottom w:val="none" w:sz="0" w:space="0" w:color="auto"/>
            <w:right w:val="none" w:sz="0" w:space="0" w:color="auto"/>
          </w:divBdr>
        </w:div>
        <w:div w:id="268785028">
          <w:marLeft w:val="480"/>
          <w:marRight w:val="0"/>
          <w:marTop w:val="0"/>
          <w:marBottom w:val="0"/>
          <w:divBdr>
            <w:top w:val="none" w:sz="0" w:space="0" w:color="auto"/>
            <w:left w:val="none" w:sz="0" w:space="0" w:color="auto"/>
            <w:bottom w:val="none" w:sz="0" w:space="0" w:color="auto"/>
            <w:right w:val="none" w:sz="0" w:space="0" w:color="auto"/>
          </w:divBdr>
        </w:div>
        <w:div w:id="274602990">
          <w:marLeft w:val="480"/>
          <w:marRight w:val="0"/>
          <w:marTop w:val="0"/>
          <w:marBottom w:val="0"/>
          <w:divBdr>
            <w:top w:val="none" w:sz="0" w:space="0" w:color="auto"/>
            <w:left w:val="none" w:sz="0" w:space="0" w:color="auto"/>
            <w:bottom w:val="none" w:sz="0" w:space="0" w:color="auto"/>
            <w:right w:val="none" w:sz="0" w:space="0" w:color="auto"/>
          </w:divBdr>
        </w:div>
        <w:div w:id="305940501">
          <w:marLeft w:val="480"/>
          <w:marRight w:val="0"/>
          <w:marTop w:val="0"/>
          <w:marBottom w:val="0"/>
          <w:divBdr>
            <w:top w:val="none" w:sz="0" w:space="0" w:color="auto"/>
            <w:left w:val="none" w:sz="0" w:space="0" w:color="auto"/>
            <w:bottom w:val="none" w:sz="0" w:space="0" w:color="auto"/>
            <w:right w:val="none" w:sz="0" w:space="0" w:color="auto"/>
          </w:divBdr>
        </w:div>
        <w:div w:id="443842190">
          <w:marLeft w:val="480"/>
          <w:marRight w:val="0"/>
          <w:marTop w:val="0"/>
          <w:marBottom w:val="0"/>
          <w:divBdr>
            <w:top w:val="none" w:sz="0" w:space="0" w:color="auto"/>
            <w:left w:val="none" w:sz="0" w:space="0" w:color="auto"/>
            <w:bottom w:val="none" w:sz="0" w:space="0" w:color="auto"/>
            <w:right w:val="none" w:sz="0" w:space="0" w:color="auto"/>
          </w:divBdr>
        </w:div>
        <w:div w:id="449520018">
          <w:marLeft w:val="480"/>
          <w:marRight w:val="0"/>
          <w:marTop w:val="0"/>
          <w:marBottom w:val="0"/>
          <w:divBdr>
            <w:top w:val="none" w:sz="0" w:space="0" w:color="auto"/>
            <w:left w:val="none" w:sz="0" w:space="0" w:color="auto"/>
            <w:bottom w:val="none" w:sz="0" w:space="0" w:color="auto"/>
            <w:right w:val="none" w:sz="0" w:space="0" w:color="auto"/>
          </w:divBdr>
        </w:div>
        <w:div w:id="534729566">
          <w:marLeft w:val="480"/>
          <w:marRight w:val="0"/>
          <w:marTop w:val="0"/>
          <w:marBottom w:val="0"/>
          <w:divBdr>
            <w:top w:val="none" w:sz="0" w:space="0" w:color="auto"/>
            <w:left w:val="none" w:sz="0" w:space="0" w:color="auto"/>
            <w:bottom w:val="none" w:sz="0" w:space="0" w:color="auto"/>
            <w:right w:val="none" w:sz="0" w:space="0" w:color="auto"/>
          </w:divBdr>
        </w:div>
        <w:div w:id="542988072">
          <w:marLeft w:val="480"/>
          <w:marRight w:val="0"/>
          <w:marTop w:val="0"/>
          <w:marBottom w:val="0"/>
          <w:divBdr>
            <w:top w:val="none" w:sz="0" w:space="0" w:color="auto"/>
            <w:left w:val="none" w:sz="0" w:space="0" w:color="auto"/>
            <w:bottom w:val="none" w:sz="0" w:space="0" w:color="auto"/>
            <w:right w:val="none" w:sz="0" w:space="0" w:color="auto"/>
          </w:divBdr>
        </w:div>
        <w:div w:id="543249459">
          <w:marLeft w:val="480"/>
          <w:marRight w:val="0"/>
          <w:marTop w:val="0"/>
          <w:marBottom w:val="0"/>
          <w:divBdr>
            <w:top w:val="none" w:sz="0" w:space="0" w:color="auto"/>
            <w:left w:val="none" w:sz="0" w:space="0" w:color="auto"/>
            <w:bottom w:val="none" w:sz="0" w:space="0" w:color="auto"/>
            <w:right w:val="none" w:sz="0" w:space="0" w:color="auto"/>
          </w:divBdr>
        </w:div>
        <w:div w:id="551573087">
          <w:marLeft w:val="480"/>
          <w:marRight w:val="0"/>
          <w:marTop w:val="0"/>
          <w:marBottom w:val="0"/>
          <w:divBdr>
            <w:top w:val="none" w:sz="0" w:space="0" w:color="auto"/>
            <w:left w:val="none" w:sz="0" w:space="0" w:color="auto"/>
            <w:bottom w:val="none" w:sz="0" w:space="0" w:color="auto"/>
            <w:right w:val="none" w:sz="0" w:space="0" w:color="auto"/>
          </w:divBdr>
        </w:div>
        <w:div w:id="594900464">
          <w:marLeft w:val="480"/>
          <w:marRight w:val="0"/>
          <w:marTop w:val="0"/>
          <w:marBottom w:val="0"/>
          <w:divBdr>
            <w:top w:val="none" w:sz="0" w:space="0" w:color="auto"/>
            <w:left w:val="none" w:sz="0" w:space="0" w:color="auto"/>
            <w:bottom w:val="none" w:sz="0" w:space="0" w:color="auto"/>
            <w:right w:val="none" w:sz="0" w:space="0" w:color="auto"/>
          </w:divBdr>
        </w:div>
        <w:div w:id="605774537">
          <w:marLeft w:val="480"/>
          <w:marRight w:val="0"/>
          <w:marTop w:val="0"/>
          <w:marBottom w:val="0"/>
          <w:divBdr>
            <w:top w:val="none" w:sz="0" w:space="0" w:color="auto"/>
            <w:left w:val="none" w:sz="0" w:space="0" w:color="auto"/>
            <w:bottom w:val="none" w:sz="0" w:space="0" w:color="auto"/>
            <w:right w:val="none" w:sz="0" w:space="0" w:color="auto"/>
          </w:divBdr>
        </w:div>
        <w:div w:id="629242621">
          <w:marLeft w:val="480"/>
          <w:marRight w:val="0"/>
          <w:marTop w:val="0"/>
          <w:marBottom w:val="0"/>
          <w:divBdr>
            <w:top w:val="none" w:sz="0" w:space="0" w:color="auto"/>
            <w:left w:val="none" w:sz="0" w:space="0" w:color="auto"/>
            <w:bottom w:val="none" w:sz="0" w:space="0" w:color="auto"/>
            <w:right w:val="none" w:sz="0" w:space="0" w:color="auto"/>
          </w:divBdr>
        </w:div>
        <w:div w:id="641080564">
          <w:marLeft w:val="480"/>
          <w:marRight w:val="0"/>
          <w:marTop w:val="0"/>
          <w:marBottom w:val="0"/>
          <w:divBdr>
            <w:top w:val="none" w:sz="0" w:space="0" w:color="auto"/>
            <w:left w:val="none" w:sz="0" w:space="0" w:color="auto"/>
            <w:bottom w:val="none" w:sz="0" w:space="0" w:color="auto"/>
            <w:right w:val="none" w:sz="0" w:space="0" w:color="auto"/>
          </w:divBdr>
        </w:div>
        <w:div w:id="714354832">
          <w:marLeft w:val="480"/>
          <w:marRight w:val="0"/>
          <w:marTop w:val="0"/>
          <w:marBottom w:val="0"/>
          <w:divBdr>
            <w:top w:val="none" w:sz="0" w:space="0" w:color="auto"/>
            <w:left w:val="none" w:sz="0" w:space="0" w:color="auto"/>
            <w:bottom w:val="none" w:sz="0" w:space="0" w:color="auto"/>
            <w:right w:val="none" w:sz="0" w:space="0" w:color="auto"/>
          </w:divBdr>
        </w:div>
        <w:div w:id="767311783">
          <w:marLeft w:val="480"/>
          <w:marRight w:val="0"/>
          <w:marTop w:val="0"/>
          <w:marBottom w:val="0"/>
          <w:divBdr>
            <w:top w:val="none" w:sz="0" w:space="0" w:color="auto"/>
            <w:left w:val="none" w:sz="0" w:space="0" w:color="auto"/>
            <w:bottom w:val="none" w:sz="0" w:space="0" w:color="auto"/>
            <w:right w:val="none" w:sz="0" w:space="0" w:color="auto"/>
          </w:divBdr>
        </w:div>
        <w:div w:id="826283365">
          <w:marLeft w:val="480"/>
          <w:marRight w:val="0"/>
          <w:marTop w:val="0"/>
          <w:marBottom w:val="0"/>
          <w:divBdr>
            <w:top w:val="none" w:sz="0" w:space="0" w:color="auto"/>
            <w:left w:val="none" w:sz="0" w:space="0" w:color="auto"/>
            <w:bottom w:val="none" w:sz="0" w:space="0" w:color="auto"/>
            <w:right w:val="none" w:sz="0" w:space="0" w:color="auto"/>
          </w:divBdr>
        </w:div>
        <w:div w:id="852720903">
          <w:marLeft w:val="480"/>
          <w:marRight w:val="0"/>
          <w:marTop w:val="0"/>
          <w:marBottom w:val="0"/>
          <w:divBdr>
            <w:top w:val="none" w:sz="0" w:space="0" w:color="auto"/>
            <w:left w:val="none" w:sz="0" w:space="0" w:color="auto"/>
            <w:bottom w:val="none" w:sz="0" w:space="0" w:color="auto"/>
            <w:right w:val="none" w:sz="0" w:space="0" w:color="auto"/>
          </w:divBdr>
        </w:div>
        <w:div w:id="893934593">
          <w:marLeft w:val="480"/>
          <w:marRight w:val="0"/>
          <w:marTop w:val="0"/>
          <w:marBottom w:val="0"/>
          <w:divBdr>
            <w:top w:val="none" w:sz="0" w:space="0" w:color="auto"/>
            <w:left w:val="none" w:sz="0" w:space="0" w:color="auto"/>
            <w:bottom w:val="none" w:sz="0" w:space="0" w:color="auto"/>
            <w:right w:val="none" w:sz="0" w:space="0" w:color="auto"/>
          </w:divBdr>
        </w:div>
        <w:div w:id="904031459">
          <w:marLeft w:val="480"/>
          <w:marRight w:val="0"/>
          <w:marTop w:val="0"/>
          <w:marBottom w:val="0"/>
          <w:divBdr>
            <w:top w:val="none" w:sz="0" w:space="0" w:color="auto"/>
            <w:left w:val="none" w:sz="0" w:space="0" w:color="auto"/>
            <w:bottom w:val="none" w:sz="0" w:space="0" w:color="auto"/>
            <w:right w:val="none" w:sz="0" w:space="0" w:color="auto"/>
          </w:divBdr>
        </w:div>
        <w:div w:id="907812909">
          <w:marLeft w:val="480"/>
          <w:marRight w:val="0"/>
          <w:marTop w:val="0"/>
          <w:marBottom w:val="0"/>
          <w:divBdr>
            <w:top w:val="none" w:sz="0" w:space="0" w:color="auto"/>
            <w:left w:val="none" w:sz="0" w:space="0" w:color="auto"/>
            <w:bottom w:val="none" w:sz="0" w:space="0" w:color="auto"/>
            <w:right w:val="none" w:sz="0" w:space="0" w:color="auto"/>
          </w:divBdr>
        </w:div>
        <w:div w:id="923105110">
          <w:marLeft w:val="480"/>
          <w:marRight w:val="0"/>
          <w:marTop w:val="0"/>
          <w:marBottom w:val="0"/>
          <w:divBdr>
            <w:top w:val="none" w:sz="0" w:space="0" w:color="auto"/>
            <w:left w:val="none" w:sz="0" w:space="0" w:color="auto"/>
            <w:bottom w:val="none" w:sz="0" w:space="0" w:color="auto"/>
            <w:right w:val="none" w:sz="0" w:space="0" w:color="auto"/>
          </w:divBdr>
        </w:div>
        <w:div w:id="943879011">
          <w:marLeft w:val="480"/>
          <w:marRight w:val="0"/>
          <w:marTop w:val="0"/>
          <w:marBottom w:val="0"/>
          <w:divBdr>
            <w:top w:val="none" w:sz="0" w:space="0" w:color="auto"/>
            <w:left w:val="none" w:sz="0" w:space="0" w:color="auto"/>
            <w:bottom w:val="none" w:sz="0" w:space="0" w:color="auto"/>
            <w:right w:val="none" w:sz="0" w:space="0" w:color="auto"/>
          </w:divBdr>
        </w:div>
        <w:div w:id="946157514">
          <w:marLeft w:val="480"/>
          <w:marRight w:val="0"/>
          <w:marTop w:val="0"/>
          <w:marBottom w:val="0"/>
          <w:divBdr>
            <w:top w:val="none" w:sz="0" w:space="0" w:color="auto"/>
            <w:left w:val="none" w:sz="0" w:space="0" w:color="auto"/>
            <w:bottom w:val="none" w:sz="0" w:space="0" w:color="auto"/>
            <w:right w:val="none" w:sz="0" w:space="0" w:color="auto"/>
          </w:divBdr>
        </w:div>
      </w:divsChild>
    </w:div>
    <w:div w:id="499779857">
      <w:bodyDiv w:val="1"/>
      <w:marLeft w:val="0"/>
      <w:marRight w:val="0"/>
      <w:marTop w:val="0"/>
      <w:marBottom w:val="0"/>
      <w:divBdr>
        <w:top w:val="none" w:sz="0" w:space="0" w:color="auto"/>
        <w:left w:val="none" w:sz="0" w:space="0" w:color="auto"/>
        <w:bottom w:val="none" w:sz="0" w:space="0" w:color="auto"/>
        <w:right w:val="none" w:sz="0" w:space="0" w:color="auto"/>
      </w:divBdr>
    </w:div>
    <w:div w:id="500236412">
      <w:bodyDiv w:val="1"/>
      <w:marLeft w:val="0"/>
      <w:marRight w:val="0"/>
      <w:marTop w:val="0"/>
      <w:marBottom w:val="0"/>
      <w:divBdr>
        <w:top w:val="none" w:sz="0" w:space="0" w:color="auto"/>
        <w:left w:val="none" w:sz="0" w:space="0" w:color="auto"/>
        <w:bottom w:val="none" w:sz="0" w:space="0" w:color="auto"/>
        <w:right w:val="none" w:sz="0" w:space="0" w:color="auto"/>
      </w:divBdr>
    </w:div>
    <w:div w:id="500585337">
      <w:bodyDiv w:val="1"/>
      <w:marLeft w:val="0"/>
      <w:marRight w:val="0"/>
      <w:marTop w:val="0"/>
      <w:marBottom w:val="0"/>
      <w:divBdr>
        <w:top w:val="none" w:sz="0" w:space="0" w:color="auto"/>
        <w:left w:val="none" w:sz="0" w:space="0" w:color="auto"/>
        <w:bottom w:val="none" w:sz="0" w:space="0" w:color="auto"/>
        <w:right w:val="none" w:sz="0" w:space="0" w:color="auto"/>
      </w:divBdr>
    </w:div>
    <w:div w:id="501042985">
      <w:bodyDiv w:val="1"/>
      <w:marLeft w:val="0"/>
      <w:marRight w:val="0"/>
      <w:marTop w:val="0"/>
      <w:marBottom w:val="0"/>
      <w:divBdr>
        <w:top w:val="none" w:sz="0" w:space="0" w:color="auto"/>
        <w:left w:val="none" w:sz="0" w:space="0" w:color="auto"/>
        <w:bottom w:val="none" w:sz="0" w:space="0" w:color="auto"/>
        <w:right w:val="none" w:sz="0" w:space="0" w:color="auto"/>
      </w:divBdr>
    </w:div>
    <w:div w:id="501166994">
      <w:bodyDiv w:val="1"/>
      <w:marLeft w:val="0"/>
      <w:marRight w:val="0"/>
      <w:marTop w:val="0"/>
      <w:marBottom w:val="0"/>
      <w:divBdr>
        <w:top w:val="none" w:sz="0" w:space="0" w:color="auto"/>
        <w:left w:val="none" w:sz="0" w:space="0" w:color="auto"/>
        <w:bottom w:val="none" w:sz="0" w:space="0" w:color="auto"/>
        <w:right w:val="none" w:sz="0" w:space="0" w:color="auto"/>
      </w:divBdr>
    </w:div>
    <w:div w:id="501240014">
      <w:bodyDiv w:val="1"/>
      <w:marLeft w:val="0"/>
      <w:marRight w:val="0"/>
      <w:marTop w:val="0"/>
      <w:marBottom w:val="0"/>
      <w:divBdr>
        <w:top w:val="none" w:sz="0" w:space="0" w:color="auto"/>
        <w:left w:val="none" w:sz="0" w:space="0" w:color="auto"/>
        <w:bottom w:val="none" w:sz="0" w:space="0" w:color="auto"/>
        <w:right w:val="none" w:sz="0" w:space="0" w:color="auto"/>
      </w:divBdr>
    </w:div>
    <w:div w:id="501625810">
      <w:bodyDiv w:val="1"/>
      <w:marLeft w:val="0"/>
      <w:marRight w:val="0"/>
      <w:marTop w:val="0"/>
      <w:marBottom w:val="0"/>
      <w:divBdr>
        <w:top w:val="none" w:sz="0" w:space="0" w:color="auto"/>
        <w:left w:val="none" w:sz="0" w:space="0" w:color="auto"/>
        <w:bottom w:val="none" w:sz="0" w:space="0" w:color="auto"/>
        <w:right w:val="none" w:sz="0" w:space="0" w:color="auto"/>
      </w:divBdr>
    </w:div>
    <w:div w:id="501626578">
      <w:bodyDiv w:val="1"/>
      <w:marLeft w:val="0"/>
      <w:marRight w:val="0"/>
      <w:marTop w:val="0"/>
      <w:marBottom w:val="0"/>
      <w:divBdr>
        <w:top w:val="none" w:sz="0" w:space="0" w:color="auto"/>
        <w:left w:val="none" w:sz="0" w:space="0" w:color="auto"/>
        <w:bottom w:val="none" w:sz="0" w:space="0" w:color="auto"/>
        <w:right w:val="none" w:sz="0" w:space="0" w:color="auto"/>
      </w:divBdr>
    </w:div>
    <w:div w:id="501772800">
      <w:bodyDiv w:val="1"/>
      <w:marLeft w:val="0"/>
      <w:marRight w:val="0"/>
      <w:marTop w:val="0"/>
      <w:marBottom w:val="0"/>
      <w:divBdr>
        <w:top w:val="none" w:sz="0" w:space="0" w:color="auto"/>
        <w:left w:val="none" w:sz="0" w:space="0" w:color="auto"/>
        <w:bottom w:val="none" w:sz="0" w:space="0" w:color="auto"/>
        <w:right w:val="none" w:sz="0" w:space="0" w:color="auto"/>
      </w:divBdr>
    </w:div>
    <w:div w:id="502090128">
      <w:bodyDiv w:val="1"/>
      <w:marLeft w:val="0"/>
      <w:marRight w:val="0"/>
      <w:marTop w:val="0"/>
      <w:marBottom w:val="0"/>
      <w:divBdr>
        <w:top w:val="none" w:sz="0" w:space="0" w:color="auto"/>
        <w:left w:val="none" w:sz="0" w:space="0" w:color="auto"/>
        <w:bottom w:val="none" w:sz="0" w:space="0" w:color="auto"/>
        <w:right w:val="none" w:sz="0" w:space="0" w:color="auto"/>
      </w:divBdr>
    </w:div>
    <w:div w:id="502159525">
      <w:bodyDiv w:val="1"/>
      <w:marLeft w:val="0"/>
      <w:marRight w:val="0"/>
      <w:marTop w:val="0"/>
      <w:marBottom w:val="0"/>
      <w:divBdr>
        <w:top w:val="none" w:sz="0" w:space="0" w:color="auto"/>
        <w:left w:val="none" w:sz="0" w:space="0" w:color="auto"/>
        <w:bottom w:val="none" w:sz="0" w:space="0" w:color="auto"/>
        <w:right w:val="none" w:sz="0" w:space="0" w:color="auto"/>
      </w:divBdr>
      <w:divsChild>
        <w:div w:id="413167596">
          <w:marLeft w:val="480"/>
          <w:marRight w:val="0"/>
          <w:marTop w:val="0"/>
          <w:marBottom w:val="0"/>
          <w:divBdr>
            <w:top w:val="none" w:sz="0" w:space="0" w:color="auto"/>
            <w:left w:val="none" w:sz="0" w:space="0" w:color="auto"/>
            <w:bottom w:val="none" w:sz="0" w:space="0" w:color="auto"/>
            <w:right w:val="none" w:sz="0" w:space="0" w:color="auto"/>
          </w:divBdr>
        </w:div>
      </w:divsChild>
    </w:div>
    <w:div w:id="502278754">
      <w:bodyDiv w:val="1"/>
      <w:marLeft w:val="0"/>
      <w:marRight w:val="0"/>
      <w:marTop w:val="0"/>
      <w:marBottom w:val="0"/>
      <w:divBdr>
        <w:top w:val="none" w:sz="0" w:space="0" w:color="auto"/>
        <w:left w:val="none" w:sz="0" w:space="0" w:color="auto"/>
        <w:bottom w:val="none" w:sz="0" w:space="0" w:color="auto"/>
        <w:right w:val="none" w:sz="0" w:space="0" w:color="auto"/>
      </w:divBdr>
    </w:div>
    <w:div w:id="502400023">
      <w:bodyDiv w:val="1"/>
      <w:marLeft w:val="0"/>
      <w:marRight w:val="0"/>
      <w:marTop w:val="0"/>
      <w:marBottom w:val="0"/>
      <w:divBdr>
        <w:top w:val="none" w:sz="0" w:space="0" w:color="auto"/>
        <w:left w:val="none" w:sz="0" w:space="0" w:color="auto"/>
        <w:bottom w:val="none" w:sz="0" w:space="0" w:color="auto"/>
        <w:right w:val="none" w:sz="0" w:space="0" w:color="auto"/>
      </w:divBdr>
    </w:div>
    <w:div w:id="502670239">
      <w:bodyDiv w:val="1"/>
      <w:marLeft w:val="0"/>
      <w:marRight w:val="0"/>
      <w:marTop w:val="0"/>
      <w:marBottom w:val="0"/>
      <w:divBdr>
        <w:top w:val="none" w:sz="0" w:space="0" w:color="auto"/>
        <w:left w:val="none" w:sz="0" w:space="0" w:color="auto"/>
        <w:bottom w:val="none" w:sz="0" w:space="0" w:color="auto"/>
        <w:right w:val="none" w:sz="0" w:space="0" w:color="auto"/>
      </w:divBdr>
    </w:div>
    <w:div w:id="502859374">
      <w:bodyDiv w:val="1"/>
      <w:marLeft w:val="0"/>
      <w:marRight w:val="0"/>
      <w:marTop w:val="0"/>
      <w:marBottom w:val="0"/>
      <w:divBdr>
        <w:top w:val="none" w:sz="0" w:space="0" w:color="auto"/>
        <w:left w:val="none" w:sz="0" w:space="0" w:color="auto"/>
        <w:bottom w:val="none" w:sz="0" w:space="0" w:color="auto"/>
        <w:right w:val="none" w:sz="0" w:space="0" w:color="auto"/>
      </w:divBdr>
    </w:div>
    <w:div w:id="503588294">
      <w:bodyDiv w:val="1"/>
      <w:marLeft w:val="0"/>
      <w:marRight w:val="0"/>
      <w:marTop w:val="0"/>
      <w:marBottom w:val="0"/>
      <w:divBdr>
        <w:top w:val="none" w:sz="0" w:space="0" w:color="auto"/>
        <w:left w:val="none" w:sz="0" w:space="0" w:color="auto"/>
        <w:bottom w:val="none" w:sz="0" w:space="0" w:color="auto"/>
        <w:right w:val="none" w:sz="0" w:space="0" w:color="auto"/>
      </w:divBdr>
    </w:div>
    <w:div w:id="503862270">
      <w:bodyDiv w:val="1"/>
      <w:marLeft w:val="0"/>
      <w:marRight w:val="0"/>
      <w:marTop w:val="0"/>
      <w:marBottom w:val="0"/>
      <w:divBdr>
        <w:top w:val="none" w:sz="0" w:space="0" w:color="auto"/>
        <w:left w:val="none" w:sz="0" w:space="0" w:color="auto"/>
        <w:bottom w:val="none" w:sz="0" w:space="0" w:color="auto"/>
        <w:right w:val="none" w:sz="0" w:space="0" w:color="auto"/>
      </w:divBdr>
    </w:div>
    <w:div w:id="503934702">
      <w:bodyDiv w:val="1"/>
      <w:marLeft w:val="0"/>
      <w:marRight w:val="0"/>
      <w:marTop w:val="0"/>
      <w:marBottom w:val="0"/>
      <w:divBdr>
        <w:top w:val="none" w:sz="0" w:space="0" w:color="auto"/>
        <w:left w:val="none" w:sz="0" w:space="0" w:color="auto"/>
        <w:bottom w:val="none" w:sz="0" w:space="0" w:color="auto"/>
        <w:right w:val="none" w:sz="0" w:space="0" w:color="auto"/>
      </w:divBdr>
    </w:div>
    <w:div w:id="504445566">
      <w:bodyDiv w:val="1"/>
      <w:marLeft w:val="0"/>
      <w:marRight w:val="0"/>
      <w:marTop w:val="0"/>
      <w:marBottom w:val="0"/>
      <w:divBdr>
        <w:top w:val="none" w:sz="0" w:space="0" w:color="auto"/>
        <w:left w:val="none" w:sz="0" w:space="0" w:color="auto"/>
        <w:bottom w:val="none" w:sz="0" w:space="0" w:color="auto"/>
        <w:right w:val="none" w:sz="0" w:space="0" w:color="auto"/>
      </w:divBdr>
    </w:div>
    <w:div w:id="504784666">
      <w:bodyDiv w:val="1"/>
      <w:marLeft w:val="0"/>
      <w:marRight w:val="0"/>
      <w:marTop w:val="0"/>
      <w:marBottom w:val="0"/>
      <w:divBdr>
        <w:top w:val="none" w:sz="0" w:space="0" w:color="auto"/>
        <w:left w:val="none" w:sz="0" w:space="0" w:color="auto"/>
        <w:bottom w:val="none" w:sz="0" w:space="0" w:color="auto"/>
        <w:right w:val="none" w:sz="0" w:space="0" w:color="auto"/>
      </w:divBdr>
    </w:div>
    <w:div w:id="505218334">
      <w:bodyDiv w:val="1"/>
      <w:marLeft w:val="0"/>
      <w:marRight w:val="0"/>
      <w:marTop w:val="0"/>
      <w:marBottom w:val="0"/>
      <w:divBdr>
        <w:top w:val="none" w:sz="0" w:space="0" w:color="auto"/>
        <w:left w:val="none" w:sz="0" w:space="0" w:color="auto"/>
        <w:bottom w:val="none" w:sz="0" w:space="0" w:color="auto"/>
        <w:right w:val="none" w:sz="0" w:space="0" w:color="auto"/>
      </w:divBdr>
    </w:div>
    <w:div w:id="505487600">
      <w:bodyDiv w:val="1"/>
      <w:marLeft w:val="0"/>
      <w:marRight w:val="0"/>
      <w:marTop w:val="0"/>
      <w:marBottom w:val="0"/>
      <w:divBdr>
        <w:top w:val="none" w:sz="0" w:space="0" w:color="auto"/>
        <w:left w:val="none" w:sz="0" w:space="0" w:color="auto"/>
        <w:bottom w:val="none" w:sz="0" w:space="0" w:color="auto"/>
        <w:right w:val="none" w:sz="0" w:space="0" w:color="auto"/>
      </w:divBdr>
    </w:div>
    <w:div w:id="506099671">
      <w:bodyDiv w:val="1"/>
      <w:marLeft w:val="0"/>
      <w:marRight w:val="0"/>
      <w:marTop w:val="0"/>
      <w:marBottom w:val="0"/>
      <w:divBdr>
        <w:top w:val="none" w:sz="0" w:space="0" w:color="auto"/>
        <w:left w:val="none" w:sz="0" w:space="0" w:color="auto"/>
        <w:bottom w:val="none" w:sz="0" w:space="0" w:color="auto"/>
        <w:right w:val="none" w:sz="0" w:space="0" w:color="auto"/>
      </w:divBdr>
    </w:div>
    <w:div w:id="506142178">
      <w:bodyDiv w:val="1"/>
      <w:marLeft w:val="0"/>
      <w:marRight w:val="0"/>
      <w:marTop w:val="0"/>
      <w:marBottom w:val="0"/>
      <w:divBdr>
        <w:top w:val="none" w:sz="0" w:space="0" w:color="auto"/>
        <w:left w:val="none" w:sz="0" w:space="0" w:color="auto"/>
        <w:bottom w:val="none" w:sz="0" w:space="0" w:color="auto"/>
        <w:right w:val="none" w:sz="0" w:space="0" w:color="auto"/>
      </w:divBdr>
    </w:div>
    <w:div w:id="506554091">
      <w:bodyDiv w:val="1"/>
      <w:marLeft w:val="0"/>
      <w:marRight w:val="0"/>
      <w:marTop w:val="0"/>
      <w:marBottom w:val="0"/>
      <w:divBdr>
        <w:top w:val="none" w:sz="0" w:space="0" w:color="auto"/>
        <w:left w:val="none" w:sz="0" w:space="0" w:color="auto"/>
        <w:bottom w:val="none" w:sz="0" w:space="0" w:color="auto"/>
        <w:right w:val="none" w:sz="0" w:space="0" w:color="auto"/>
      </w:divBdr>
      <w:divsChild>
        <w:div w:id="84424222">
          <w:marLeft w:val="480"/>
          <w:marRight w:val="0"/>
          <w:marTop w:val="0"/>
          <w:marBottom w:val="0"/>
          <w:divBdr>
            <w:top w:val="none" w:sz="0" w:space="0" w:color="auto"/>
            <w:left w:val="none" w:sz="0" w:space="0" w:color="auto"/>
            <w:bottom w:val="none" w:sz="0" w:space="0" w:color="auto"/>
            <w:right w:val="none" w:sz="0" w:space="0" w:color="auto"/>
          </w:divBdr>
        </w:div>
        <w:div w:id="156583436">
          <w:marLeft w:val="480"/>
          <w:marRight w:val="0"/>
          <w:marTop w:val="0"/>
          <w:marBottom w:val="0"/>
          <w:divBdr>
            <w:top w:val="none" w:sz="0" w:space="0" w:color="auto"/>
            <w:left w:val="none" w:sz="0" w:space="0" w:color="auto"/>
            <w:bottom w:val="none" w:sz="0" w:space="0" w:color="auto"/>
            <w:right w:val="none" w:sz="0" w:space="0" w:color="auto"/>
          </w:divBdr>
        </w:div>
        <w:div w:id="393965972">
          <w:marLeft w:val="480"/>
          <w:marRight w:val="0"/>
          <w:marTop w:val="0"/>
          <w:marBottom w:val="0"/>
          <w:divBdr>
            <w:top w:val="none" w:sz="0" w:space="0" w:color="auto"/>
            <w:left w:val="none" w:sz="0" w:space="0" w:color="auto"/>
            <w:bottom w:val="none" w:sz="0" w:space="0" w:color="auto"/>
            <w:right w:val="none" w:sz="0" w:space="0" w:color="auto"/>
          </w:divBdr>
        </w:div>
        <w:div w:id="438374016">
          <w:marLeft w:val="480"/>
          <w:marRight w:val="0"/>
          <w:marTop w:val="0"/>
          <w:marBottom w:val="0"/>
          <w:divBdr>
            <w:top w:val="none" w:sz="0" w:space="0" w:color="auto"/>
            <w:left w:val="none" w:sz="0" w:space="0" w:color="auto"/>
            <w:bottom w:val="none" w:sz="0" w:space="0" w:color="auto"/>
            <w:right w:val="none" w:sz="0" w:space="0" w:color="auto"/>
          </w:divBdr>
        </w:div>
        <w:div w:id="447168123">
          <w:marLeft w:val="480"/>
          <w:marRight w:val="0"/>
          <w:marTop w:val="0"/>
          <w:marBottom w:val="0"/>
          <w:divBdr>
            <w:top w:val="none" w:sz="0" w:space="0" w:color="auto"/>
            <w:left w:val="none" w:sz="0" w:space="0" w:color="auto"/>
            <w:bottom w:val="none" w:sz="0" w:space="0" w:color="auto"/>
            <w:right w:val="none" w:sz="0" w:space="0" w:color="auto"/>
          </w:divBdr>
        </w:div>
        <w:div w:id="514460435">
          <w:marLeft w:val="480"/>
          <w:marRight w:val="0"/>
          <w:marTop w:val="0"/>
          <w:marBottom w:val="0"/>
          <w:divBdr>
            <w:top w:val="none" w:sz="0" w:space="0" w:color="auto"/>
            <w:left w:val="none" w:sz="0" w:space="0" w:color="auto"/>
            <w:bottom w:val="none" w:sz="0" w:space="0" w:color="auto"/>
            <w:right w:val="none" w:sz="0" w:space="0" w:color="auto"/>
          </w:divBdr>
        </w:div>
        <w:div w:id="646475643">
          <w:marLeft w:val="480"/>
          <w:marRight w:val="0"/>
          <w:marTop w:val="0"/>
          <w:marBottom w:val="0"/>
          <w:divBdr>
            <w:top w:val="none" w:sz="0" w:space="0" w:color="auto"/>
            <w:left w:val="none" w:sz="0" w:space="0" w:color="auto"/>
            <w:bottom w:val="none" w:sz="0" w:space="0" w:color="auto"/>
            <w:right w:val="none" w:sz="0" w:space="0" w:color="auto"/>
          </w:divBdr>
        </w:div>
        <w:div w:id="700516878">
          <w:marLeft w:val="480"/>
          <w:marRight w:val="0"/>
          <w:marTop w:val="0"/>
          <w:marBottom w:val="0"/>
          <w:divBdr>
            <w:top w:val="none" w:sz="0" w:space="0" w:color="auto"/>
            <w:left w:val="none" w:sz="0" w:space="0" w:color="auto"/>
            <w:bottom w:val="none" w:sz="0" w:space="0" w:color="auto"/>
            <w:right w:val="none" w:sz="0" w:space="0" w:color="auto"/>
          </w:divBdr>
        </w:div>
        <w:div w:id="711735025">
          <w:marLeft w:val="480"/>
          <w:marRight w:val="0"/>
          <w:marTop w:val="0"/>
          <w:marBottom w:val="0"/>
          <w:divBdr>
            <w:top w:val="none" w:sz="0" w:space="0" w:color="auto"/>
            <w:left w:val="none" w:sz="0" w:space="0" w:color="auto"/>
            <w:bottom w:val="none" w:sz="0" w:space="0" w:color="auto"/>
            <w:right w:val="none" w:sz="0" w:space="0" w:color="auto"/>
          </w:divBdr>
        </w:div>
        <w:div w:id="801652417">
          <w:marLeft w:val="480"/>
          <w:marRight w:val="0"/>
          <w:marTop w:val="0"/>
          <w:marBottom w:val="0"/>
          <w:divBdr>
            <w:top w:val="none" w:sz="0" w:space="0" w:color="auto"/>
            <w:left w:val="none" w:sz="0" w:space="0" w:color="auto"/>
            <w:bottom w:val="none" w:sz="0" w:space="0" w:color="auto"/>
            <w:right w:val="none" w:sz="0" w:space="0" w:color="auto"/>
          </w:divBdr>
        </w:div>
        <w:div w:id="881402434">
          <w:marLeft w:val="480"/>
          <w:marRight w:val="0"/>
          <w:marTop w:val="0"/>
          <w:marBottom w:val="0"/>
          <w:divBdr>
            <w:top w:val="none" w:sz="0" w:space="0" w:color="auto"/>
            <w:left w:val="none" w:sz="0" w:space="0" w:color="auto"/>
            <w:bottom w:val="none" w:sz="0" w:space="0" w:color="auto"/>
            <w:right w:val="none" w:sz="0" w:space="0" w:color="auto"/>
          </w:divBdr>
        </w:div>
        <w:div w:id="900213130">
          <w:marLeft w:val="480"/>
          <w:marRight w:val="0"/>
          <w:marTop w:val="0"/>
          <w:marBottom w:val="0"/>
          <w:divBdr>
            <w:top w:val="none" w:sz="0" w:space="0" w:color="auto"/>
            <w:left w:val="none" w:sz="0" w:space="0" w:color="auto"/>
            <w:bottom w:val="none" w:sz="0" w:space="0" w:color="auto"/>
            <w:right w:val="none" w:sz="0" w:space="0" w:color="auto"/>
          </w:divBdr>
        </w:div>
      </w:divsChild>
    </w:div>
    <w:div w:id="506866644">
      <w:bodyDiv w:val="1"/>
      <w:marLeft w:val="0"/>
      <w:marRight w:val="0"/>
      <w:marTop w:val="0"/>
      <w:marBottom w:val="0"/>
      <w:divBdr>
        <w:top w:val="none" w:sz="0" w:space="0" w:color="auto"/>
        <w:left w:val="none" w:sz="0" w:space="0" w:color="auto"/>
        <w:bottom w:val="none" w:sz="0" w:space="0" w:color="auto"/>
        <w:right w:val="none" w:sz="0" w:space="0" w:color="auto"/>
      </w:divBdr>
    </w:div>
    <w:div w:id="506986597">
      <w:bodyDiv w:val="1"/>
      <w:marLeft w:val="0"/>
      <w:marRight w:val="0"/>
      <w:marTop w:val="0"/>
      <w:marBottom w:val="0"/>
      <w:divBdr>
        <w:top w:val="none" w:sz="0" w:space="0" w:color="auto"/>
        <w:left w:val="none" w:sz="0" w:space="0" w:color="auto"/>
        <w:bottom w:val="none" w:sz="0" w:space="0" w:color="auto"/>
        <w:right w:val="none" w:sz="0" w:space="0" w:color="auto"/>
      </w:divBdr>
    </w:div>
    <w:div w:id="507132735">
      <w:bodyDiv w:val="1"/>
      <w:marLeft w:val="0"/>
      <w:marRight w:val="0"/>
      <w:marTop w:val="0"/>
      <w:marBottom w:val="0"/>
      <w:divBdr>
        <w:top w:val="none" w:sz="0" w:space="0" w:color="auto"/>
        <w:left w:val="none" w:sz="0" w:space="0" w:color="auto"/>
        <w:bottom w:val="none" w:sz="0" w:space="0" w:color="auto"/>
        <w:right w:val="none" w:sz="0" w:space="0" w:color="auto"/>
      </w:divBdr>
      <w:divsChild>
        <w:div w:id="40909013">
          <w:marLeft w:val="480"/>
          <w:marRight w:val="0"/>
          <w:marTop w:val="0"/>
          <w:marBottom w:val="0"/>
          <w:divBdr>
            <w:top w:val="none" w:sz="0" w:space="0" w:color="auto"/>
            <w:left w:val="none" w:sz="0" w:space="0" w:color="auto"/>
            <w:bottom w:val="none" w:sz="0" w:space="0" w:color="auto"/>
            <w:right w:val="none" w:sz="0" w:space="0" w:color="auto"/>
          </w:divBdr>
        </w:div>
        <w:div w:id="113139592">
          <w:marLeft w:val="480"/>
          <w:marRight w:val="0"/>
          <w:marTop w:val="0"/>
          <w:marBottom w:val="0"/>
          <w:divBdr>
            <w:top w:val="none" w:sz="0" w:space="0" w:color="auto"/>
            <w:left w:val="none" w:sz="0" w:space="0" w:color="auto"/>
            <w:bottom w:val="none" w:sz="0" w:space="0" w:color="auto"/>
            <w:right w:val="none" w:sz="0" w:space="0" w:color="auto"/>
          </w:divBdr>
        </w:div>
        <w:div w:id="119687316">
          <w:marLeft w:val="480"/>
          <w:marRight w:val="0"/>
          <w:marTop w:val="0"/>
          <w:marBottom w:val="0"/>
          <w:divBdr>
            <w:top w:val="none" w:sz="0" w:space="0" w:color="auto"/>
            <w:left w:val="none" w:sz="0" w:space="0" w:color="auto"/>
            <w:bottom w:val="none" w:sz="0" w:space="0" w:color="auto"/>
            <w:right w:val="none" w:sz="0" w:space="0" w:color="auto"/>
          </w:divBdr>
        </w:div>
        <w:div w:id="124398433">
          <w:marLeft w:val="480"/>
          <w:marRight w:val="0"/>
          <w:marTop w:val="0"/>
          <w:marBottom w:val="0"/>
          <w:divBdr>
            <w:top w:val="none" w:sz="0" w:space="0" w:color="auto"/>
            <w:left w:val="none" w:sz="0" w:space="0" w:color="auto"/>
            <w:bottom w:val="none" w:sz="0" w:space="0" w:color="auto"/>
            <w:right w:val="none" w:sz="0" w:space="0" w:color="auto"/>
          </w:divBdr>
        </w:div>
        <w:div w:id="191235496">
          <w:marLeft w:val="480"/>
          <w:marRight w:val="0"/>
          <w:marTop w:val="0"/>
          <w:marBottom w:val="0"/>
          <w:divBdr>
            <w:top w:val="none" w:sz="0" w:space="0" w:color="auto"/>
            <w:left w:val="none" w:sz="0" w:space="0" w:color="auto"/>
            <w:bottom w:val="none" w:sz="0" w:space="0" w:color="auto"/>
            <w:right w:val="none" w:sz="0" w:space="0" w:color="auto"/>
          </w:divBdr>
        </w:div>
        <w:div w:id="202645410">
          <w:marLeft w:val="480"/>
          <w:marRight w:val="0"/>
          <w:marTop w:val="0"/>
          <w:marBottom w:val="0"/>
          <w:divBdr>
            <w:top w:val="none" w:sz="0" w:space="0" w:color="auto"/>
            <w:left w:val="none" w:sz="0" w:space="0" w:color="auto"/>
            <w:bottom w:val="none" w:sz="0" w:space="0" w:color="auto"/>
            <w:right w:val="none" w:sz="0" w:space="0" w:color="auto"/>
          </w:divBdr>
        </w:div>
        <w:div w:id="214857010">
          <w:marLeft w:val="480"/>
          <w:marRight w:val="0"/>
          <w:marTop w:val="0"/>
          <w:marBottom w:val="0"/>
          <w:divBdr>
            <w:top w:val="none" w:sz="0" w:space="0" w:color="auto"/>
            <w:left w:val="none" w:sz="0" w:space="0" w:color="auto"/>
            <w:bottom w:val="none" w:sz="0" w:space="0" w:color="auto"/>
            <w:right w:val="none" w:sz="0" w:space="0" w:color="auto"/>
          </w:divBdr>
        </w:div>
        <w:div w:id="255792154">
          <w:marLeft w:val="480"/>
          <w:marRight w:val="0"/>
          <w:marTop w:val="0"/>
          <w:marBottom w:val="0"/>
          <w:divBdr>
            <w:top w:val="none" w:sz="0" w:space="0" w:color="auto"/>
            <w:left w:val="none" w:sz="0" w:space="0" w:color="auto"/>
            <w:bottom w:val="none" w:sz="0" w:space="0" w:color="auto"/>
            <w:right w:val="none" w:sz="0" w:space="0" w:color="auto"/>
          </w:divBdr>
        </w:div>
        <w:div w:id="289558941">
          <w:marLeft w:val="480"/>
          <w:marRight w:val="0"/>
          <w:marTop w:val="0"/>
          <w:marBottom w:val="0"/>
          <w:divBdr>
            <w:top w:val="none" w:sz="0" w:space="0" w:color="auto"/>
            <w:left w:val="none" w:sz="0" w:space="0" w:color="auto"/>
            <w:bottom w:val="none" w:sz="0" w:space="0" w:color="auto"/>
            <w:right w:val="none" w:sz="0" w:space="0" w:color="auto"/>
          </w:divBdr>
        </w:div>
        <w:div w:id="301807782">
          <w:marLeft w:val="480"/>
          <w:marRight w:val="0"/>
          <w:marTop w:val="0"/>
          <w:marBottom w:val="0"/>
          <w:divBdr>
            <w:top w:val="none" w:sz="0" w:space="0" w:color="auto"/>
            <w:left w:val="none" w:sz="0" w:space="0" w:color="auto"/>
            <w:bottom w:val="none" w:sz="0" w:space="0" w:color="auto"/>
            <w:right w:val="none" w:sz="0" w:space="0" w:color="auto"/>
          </w:divBdr>
        </w:div>
        <w:div w:id="362480485">
          <w:marLeft w:val="480"/>
          <w:marRight w:val="0"/>
          <w:marTop w:val="0"/>
          <w:marBottom w:val="0"/>
          <w:divBdr>
            <w:top w:val="none" w:sz="0" w:space="0" w:color="auto"/>
            <w:left w:val="none" w:sz="0" w:space="0" w:color="auto"/>
            <w:bottom w:val="none" w:sz="0" w:space="0" w:color="auto"/>
            <w:right w:val="none" w:sz="0" w:space="0" w:color="auto"/>
          </w:divBdr>
        </w:div>
        <w:div w:id="380445924">
          <w:marLeft w:val="480"/>
          <w:marRight w:val="0"/>
          <w:marTop w:val="0"/>
          <w:marBottom w:val="0"/>
          <w:divBdr>
            <w:top w:val="none" w:sz="0" w:space="0" w:color="auto"/>
            <w:left w:val="none" w:sz="0" w:space="0" w:color="auto"/>
            <w:bottom w:val="none" w:sz="0" w:space="0" w:color="auto"/>
            <w:right w:val="none" w:sz="0" w:space="0" w:color="auto"/>
          </w:divBdr>
        </w:div>
        <w:div w:id="383648165">
          <w:marLeft w:val="480"/>
          <w:marRight w:val="0"/>
          <w:marTop w:val="0"/>
          <w:marBottom w:val="0"/>
          <w:divBdr>
            <w:top w:val="none" w:sz="0" w:space="0" w:color="auto"/>
            <w:left w:val="none" w:sz="0" w:space="0" w:color="auto"/>
            <w:bottom w:val="none" w:sz="0" w:space="0" w:color="auto"/>
            <w:right w:val="none" w:sz="0" w:space="0" w:color="auto"/>
          </w:divBdr>
        </w:div>
        <w:div w:id="395130121">
          <w:marLeft w:val="480"/>
          <w:marRight w:val="0"/>
          <w:marTop w:val="0"/>
          <w:marBottom w:val="0"/>
          <w:divBdr>
            <w:top w:val="none" w:sz="0" w:space="0" w:color="auto"/>
            <w:left w:val="none" w:sz="0" w:space="0" w:color="auto"/>
            <w:bottom w:val="none" w:sz="0" w:space="0" w:color="auto"/>
            <w:right w:val="none" w:sz="0" w:space="0" w:color="auto"/>
          </w:divBdr>
        </w:div>
        <w:div w:id="406221883">
          <w:marLeft w:val="480"/>
          <w:marRight w:val="0"/>
          <w:marTop w:val="0"/>
          <w:marBottom w:val="0"/>
          <w:divBdr>
            <w:top w:val="none" w:sz="0" w:space="0" w:color="auto"/>
            <w:left w:val="none" w:sz="0" w:space="0" w:color="auto"/>
            <w:bottom w:val="none" w:sz="0" w:space="0" w:color="auto"/>
            <w:right w:val="none" w:sz="0" w:space="0" w:color="auto"/>
          </w:divBdr>
        </w:div>
        <w:div w:id="412701105">
          <w:marLeft w:val="480"/>
          <w:marRight w:val="0"/>
          <w:marTop w:val="0"/>
          <w:marBottom w:val="0"/>
          <w:divBdr>
            <w:top w:val="none" w:sz="0" w:space="0" w:color="auto"/>
            <w:left w:val="none" w:sz="0" w:space="0" w:color="auto"/>
            <w:bottom w:val="none" w:sz="0" w:space="0" w:color="auto"/>
            <w:right w:val="none" w:sz="0" w:space="0" w:color="auto"/>
          </w:divBdr>
        </w:div>
        <w:div w:id="426736809">
          <w:marLeft w:val="480"/>
          <w:marRight w:val="0"/>
          <w:marTop w:val="0"/>
          <w:marBottom w:val="0"/>
          <w:divBdr>
            <w:top w:val="none" w:sz="0" w:space="0" w:color="auto"/>
            <w:left w:val="none" w:sz="0" w:space="0" w:color="auto"/>
            <w:bottom w:val="none" w:sz="0" w:space="0" w:color="auto"/>
            <w:right w:val="none" w:sz="0" w:space="0" w:color="auto"/>
          </w:divBdr>
        </w:div>
        <w:div w:id="437333118">
          <w:marLeft w:val="480"/>
          <w:marRight w:val="0"/>
          <w:marTop w:val="0"/>
          <w:marBottom w:val="0"/>
          <w:divBdr>
            <w:top w:val="none" w:sz="0" w:space="0" w:color="auto"/>
            <w:left w:val="none" w:sz="0" w:space="0" w:color="auto"/>
            <w:bottom w:val="none" w:sz="0" w:space="0" w:color="auto"/>
            <w:right w:val="none" w:sz="0" w:space="0" w:color="auto"/>
          </w:divBdr>
        </w:div>
        <w:div w:id="468673262">
          <w:marLeft w:val="480"/>
          <w:marRight w:val="0"/>
          <w:marTop w:val="0"/>
          <w:marBottom w:val="0"/>
          <w:divBdr>
            <w:top w:val="none" w:sz="0" w:space="0" w:color="auto"/>
            <w:left w:val="none" w:sz="0" w:space="0" w:color="auto"/>
            <w:bottom w:val="none" w:sz="0" w:space="0" w:color="auto"/>
            <w:right w:val="none" w:sz="0" w:space="0" w:color="auto"/>
          </w:divBdr>
        </w:div>
        <w:div w:id="501042033">
          <w:marLeft w:val="480"/>
          <w:marRight w:val="0"/>
          <w:marTop w:val="0"/>
          <w:marBottom w:val="0"/>
          <w:divBdr>
            <w:top w:val="none" w:sz="0" w:space="0" w:color="auto"/>
            <w:left w:val="none" w:sz="0" w:space="0" w:color="auto"/>
            <w:bottom w:val="none" w:sz="0" w:space="0" w:color="auto"/>
            <w:right w:val="none" w:sz="0" w:space="0" w:color="auto"/>
          </w:divBdr>
        </w:div>
        <w:div w:id="560598616">
          <w:marLeft w:val="480"/>
          <w:marRight w:val="0"/>
          <w:marTop w:val="0"/>
          <w:marBottom w:val="0"/>
          <w:divBdr>
            <w:top w:val="none" w:sz="0" w:space="0" w:color="auto"/>
            <w:left w:val="none" w:sz="0" w:space="0" w:color="auto"/>
            <w:bottom w:val="none" w:sz="0" w:space="0" w:color="auto"/>
            <w:right w:val="none" w:sz="0" w:space="0" w:color="auto"/>
          </w:divBdr>
        </w:div>
        <w:div w:id="577903232">
          <w:marLeft w:val="480"/>
          <w:marRight w:val="0"/>
          <w:marTop w:val="0"/>
          <w:marBottom w:val="0"/>
          <w:divBdr>
            <w:top w:val="none" w:sz="0" w:space="0" w:color="auto"/>
            <w:left w:val="none" w:sz="0" w:space="0" w:color="auto"/>
            <w:bottom w:val="none" w:sz="0" w:space="0" w:color="auto"/>
            <w:right w:val="none" w:sz="0" w:space="0" w:color="auto"/>
          </w:divBdr>
        </w:div>
        <w:div w:id="633213414">
          <w:marLeft w:val="480"/>
          <w:marRight w:val="0"/>
          <w:marTop w:val="0"/>
          <w:marBottom w:val="0"/>
          <w:divBdr>
            <w:top w:val="none" w:sz="0" w:space="0" w:color="auto"/>
            <w:left w:val="none" w:sz="0" w:space="0" w:color="auto"/>
            <w:bottom w:val="none" w:sz="0" w:space="0" w:color="auto"/>
            <w:right w:val="none" w:sz="0" w:space="0" w:color="auto"/>
          </w:divBdr>
        </w:div>
        <w:div w:id="637686359">
          <w:marLeft w:val="480"/>
          <w:marRight w:val="0"/>
          <w:marTop w:val="0"/>
          <w:marBottom w:val="0"/>
          <w:divBdr>
            <w:top w:val="none" w:sz="0" w:space="0" w:color="auto"/>
            <w:left w:val="none" w:sz="0" w:space="0" w:color="auto"/>
            <w:bottom w:val="none" w:sz="0" w:space="0" w:color="auto"/>
            <w:right w:val="none" w:sz="0" w:space="0" w:color="auto"/>
          </w:divBdr>
        </w:div>
        <w:div w:id="645163776">
          <w:marLeft w:val="480"/>
          <w:marRight w:val="0"/>
          <w:marTop w:val="0"/>
          <w:marBottom w:val="0"/>
          <w:divBdr>
            <w:top w:val="none" w:sz="0" w:space="0" w:color="auto"/>
            <w:left w:val="none" w:sz="0" w:space="0" w:color="auto"/>
            <w:bottom w:val="none" w:sz="0" w:space="0" w:color="auto"/>
            <w:right w:val="none" w:sz="0" w:space="0" w:color="auto"/>
          </w:divBdr>
        </w:div>
        <w:div w:id="646672026">
          <w:marLeft w:val="480"/>
          <w:marRight w:val="0"/>
          <w:marTop w:val="0"/>
          <w:marBottom w:val="0"/>
          <w:divBdr>
            <w:top w:val="none" w:sz="0" w:space="0" w:color="auto"/>
            <w:left w:val="none" w:sz="0" w:space="0" w:color="auto"/>
            <w:bottom w:val="none" w:sz="0" w:space="0" w:color="auto"/>
            <w:right w:val="none" w:sz="0" w:space="0" w:color="auto"/>
          </w:divBdr>
        </w:div>
        <w:div w:id="722485668">
          <w:marLeft w:val="480"/>
          <w:marRight w:val="0"/>
          <w:marTop w:val="0"/>
          <w:marBottom w:val="0"/>
          <w:divBdr>
            <w:top w:val="none" w:sz="0" w:space="0" w:color="auto"/>
            <w:left w:val="none" w:sz="0" w:space="0" w:color="auto"/>
            <w:bottom w:val="none" w:sz="0" w:space="0" w:color="auto"/>
            <w:right w:val="none" w:sz="0" w:space="0" w:color="auto"/>
          </w:divBdr>
        </w:div>
        <w:div w:id="762535599">
          <w:marLeft w:val="480"/>
          <w:marRight w:val="0"/>
          <w:marTop w:val="0"/>
          <w:marBottom w:val="0"/>
          <w:divBdr>
            <w:top w:val="none" w:sz="0" w:space="0" w:color="auto"/>
            <w:left w:val="none" w:sz="0" w:space="0" w:color="auto"/>
            <w:bottom w:val="none" w:sz="0" w:space="0" w:color="auto"/>
            <w:right w:val="none" w:sz="0" w:space="0" w:color="auto"/>
          </w:divBdr>
        </w:div>
        <w:div w:id="827866862">
          <w:marLeft w:val="480"/>
          <w:marRight w:val="0"/>
          <w:marTop w:val="0"/>
          <w:marBottom w:val="0"/>
          <w:divBdr>
            <w:top w:val="none" w:sz="0" w:space="0" w:color="auto"/>
            <w:left w:val="none" w:sz="0" w:space="0" w:color="auto"/>
            <w:bottom w:val="none" w:sz="0" w:space="0" w:color="auto"/>
            <w:right w:val="none" w:sz="0" w:space="0" w:color="auto"/>
          </w:divBdr>
        </w:div>
        <w:div w:id="838547878">
          <w:marLeft w:val="480"/>
          <w:marRight w:val="0"/>
          <w:marTop w:val="0"/>
          <w:marBottom w:val="0"/>
          <w:divBdr>
            <w:top w:val="none" w:sz="0" w:space="0" w:color="auto"/>
            <w:left w:val="none" w:sz="0" w:space="0" w:color="auto"/>
            <w:bottom w:val="none" w:sz="0" w:space="0" w:color="auto"/>
            <w:right w:val="none" w:sz="0" w:space="0" w:color="auto"/>
          </w:divBdr>
        </w:div>
        <w:div w:id="847671780">
          <w:marLeft w:val="480"/>
          <w:marRight w:val="0"/>
          <w:marTop w:val="0"/>
          <w:marBottom w:val="0"/>
          <w:divBdr>
            <w:top w:val="none" w:sz="0" w:space="0" w:color="auto"/>
            <w:left w:val="none" w:sz="0" w:space="0" w:color="auto"/>
            <w:bottom w:val="none" w:sz="0" w:space="0" w:color="auto"/>
            <w:right w:val="none" w:sz="0" w:space="0" w:color="auto"/>
          </w:divBdr>
        </w:div>
        <w:div w:id="981009552">
          <w:marLeft w:val="480"/>
          <w:marRight w:val="0"/>
          <w:marTop w:val="0"/>
          <w:marBottom w:val="0"/>
          <w:divBdr>
            <w:top w:val="none" w:sz="0" w:space="0" w:color="auto"/>
            <w:left w:val="none" w:sz="0" w:space="0" w:color="auto"/>
            <w:bottom w:val="none" w:sz="0" w:space="0" w:color="auto"/>
            <w:right w:val="none" w:sz="0" w:space="0" w:color="auto"/>
          </w:divBdr>
        </w:div>
        <w:div w:id="983005692">
          <w:marLeft w:val="480"/>
          <w:marRight w:val="0"/>
          <w:marTop w:val="0"/>
          <w:marBottom w:val="0"/>
          <w:divBdr>
            <w:top w:val="none" w:sz="0" w:space="0" w:color="auto"/>
            <w:left w:val="none" w:sz="0" w:space="0" w:color="auto"/>
            <w:bottom w:val="none" w:sz="0" w:space="0" w:color="auto"/>
            <w:right w:val="none" w:sz="0" w:space="0" w:color="auto"/>
          </w:divBdr>
        </w:div>
        <w:div w:id="996687019">
          <w:marLeft w:val="480"/>
          <w:marRight w:val="0"/>
          <w:marTop w:val="0"/>
          <w:marBottom w:val="0"/>
          <w:divBdr>
            <w:top w:val="none" w:sz="0" w:space="0" w:color="auto"/>
            <w:left w:val="none" w:sz="0" w:space="0" w:color="auto"/>
            <w:bottom w:val="none" w:sz="0" w:space="0" w:color="auto"/>
            <w:right w:val="none" w:sz="0" w:space="0" w:color="auto"/>
          </w:divBdr>
        </w:div>
      </w:divsChild>
    </w:div>
    <w:div w:id="507138344">
      <w:bodyDiv w:val="1"/>
      <w:marLeft w:val="0"/>
      <w:marRight w:val="0"/>
      <w:marTop w:val="0"/>
      <w:marBottom w:val="0"/>
      <w:divBdr>
        <w:top w:val="none" w:sz="0" w:space="0" w:color="auto"/>
        <w:left w:val="none" w:sz="0" w:space="0" w:color="auto"/>
        <w:bottom w:val="none" w:sz="0" w:space="0" w:color="auto"/>
        <w:right w:val="none" w:sz="0" w:space="0" w:color="auto"/>
      </w:divBdr>
      <w:divsChild>
        <w:div w:id="56435768">
          <w:marLeft w:val="480"/>
          <w:marRight w:val="0"/>
          <w:marTop w:val="0"/>
          <w:marBottom w:val="0"/>
          <w:divBdr>
            <w:top w:val="none" w:sz="0" w:space="0" w:color="auto"/>
            <w:left w:val="none" w:sz="0" w:space="0" w:color="auto"/>
            <w:bottom w:val="none" w:sz="0" w:space="0" w:color="auto"/>
            <w:right w:val="none" w:sz="0" w:space="0" w:color="auto"/>
          </w:divBdr>
        </w:div>
        <w:div w:id="141584015">
          <w:marLeft w:val="480"/>
          <w:marRight w:val="0"/>
          <w:marTop w:val="0"/>
          <w:marBottom w:val="0"/>
          <w:divBdr>
            <w:top w:val="none" w:sz="0" w:space="0" w:color="auto"/>
            <w:left w:val="none" w:sz="0" w:space="0" w:color="auto"/>
            <w:bottom w:val="none" w:sz="0" w:space="0" w:color="auto"/>
            <w:right w:val="none" w:sz="0" w:space="0" w:color="auto"/>
          </w:divBdr>
        </w:div>
        <w:div w:id="186258524">
          <w:marLeft w:val="480"/>
          <w:marRight w:val="0"/>
          <w:marTop w:val="0"/>
          <w:marBottom w:val="0"/>
          <w:divBdr>
            <w:top w:val="none" w:sz="0" w:space="0" w:color="auto"/>
            <w:left w:val="none" w:sz="0" w:space="0" w:color="auto"/>
            <w:bottom w:val="none" w:sz="0" w:space="0" w:color="auto"/>
            <w:right w:val="none" w:sz="0" w:space="0" w:color="auto"/>
          </w:divBdr>
        </w:div>
        <w:div w:id="387388221">
          <w:marLeft w:val="480"/>
          <w:marRight w:val="0"/>
          <w:marTop w:val="0"/>
          <w:marBottom w:val="0"/>
          <w:divBdr>
            <w:top w:val="none" w:sz="0" w:space="0" w:color="auto"/>
            <w:left w:val="none" w:sz="0" w:space="0" w:color="auto"/>
            <w:bottom w:val="none" w:sz="0" w:space="0" w:color="auto"/>
            <w:right w:val="none" w:sz="0" w:space="0" w:color="auto"/>
          </w:divBdr>
        </w:div>
        <w:div w:id="417753007">
          <w:marLeft w:val="480"/>
          <w:marRight w:val="0"/>
          <w:marTop w:val="0"/>
          <w:marBottom w:val="0"/>
          <w:divBdr>
            <w:top w:val="none" w:sz="0" w:space="0" w:color="auto"/>
            <w:left w:val="none" w:sz="0" w:space="0" w:color="auto"/>
            <w:bottom w:val="none" w:sz="0" w:space="0" w:color="auto"/>
            <w:right w:val="none" w:sz="0" w:space="0" w:color="auto"/>
          </w:divBdr>
        </w:div>
        <w:div w:id="472411659">
          <w:marLeft w:val="480"/>
          <w:marRight w:val="0"/>
          <w:marTop w:val="0"/>
          <w:marBottom w:val="0"/>
          <w:divBdr>
            <w:top w:val="none" w:sz="0" w:space="0" w:color="auto"/>
            <w:left w:val="none" w:sz="0" w:space="0" w:color="auto"/>
            <w:bottom w:val="none" w:sz="0" w:space="0" w:color="auto"/>
            <w:right w:val="none" w:sz="0" w:space="0" w:color="auto"/>
          </w:divBdr>
        </w:div>
        <w:div w:id="509566018">
          <w:marLeft w:val="480"/>
          <w:marRight w:val="0"/>
          <w:marTop w:val="0"/>
          <w:marBottom w:val="0"/>
          <w:divBdr>
            <w:top w:val="none" w:sz="0" w:space="0" w:color="auto"/>
            <w:left w:val="none" w:sz="0" w:space="0" w:color="auto"/>
            <w:bottom w:val="none" w:sz="0" w:space="0" w:color="auto"/>
            <w:right w:val="none" w:sz="0" w:space="0" w:color="auto"/>
          </w:divBdr>
        </w:div>
        <w:div w:id="524947754">
          <w:marLeft w:val="480"/>
          <w:marRight w:val="0"/>
          <w:marTop w:val="0"/>
          <w:marBottom w:val="0"/>
          <w:divBdr>
            <w:top w:val="none" w:sz="0" w:space="0" w:color="auto"/>
            <w:left w:val="none" w:sz="0" w:space="0" w:color="auto"/>
            <w:bottom w:val="none" w:sz="0" w:space="0" w:color="auto"/>
            <w:right w:val="none" w:sz="0" w:space="0" w:color="auto"/>
          </w:divBdr>
        </w:div>
        <w:div w:id="570165516">
          <w:marLeft w:val="480"/>
          <w:marRight w:val="0"/>
          <w:marTop w:val="0"/>
          <w:marBottom w:val="0"/>
          <w:divBdr>
            <w:top w:val="none" w:sz="0" w:space="0" w:color="auto"/>
            <w:left w:val="none" w:sz="0" w:space="0" w:color="auto"/>
            <w:bottom w:val="none" w:sz="0" w:space="0" w:color="auto"/>
            <w:right w:val="none" w:sz="0" w:space="0" w:color="auto"/>
          </w:divBdr>
        </w:div>
        <w:div w:id="609508100">
          <w:marLeft w:val="480"/>
          <w:marRight w:val="0"/>
          <w:marTop w:val="0"/>
          <w:marBottom w:val="0"/>
          <w:divBdr>
            <w:top w:val="none" w:sz="0" w:space="0" w:color="auto"/>
            <w:left w:val="none" w:sz="0" w:space="0" w:color="auto"/>
            <w:bottom w:val="none" w:sz="0" w:space="0" w:color="auto"/>
            <w:right w:val="none" w:sz="0" w:space="0" w:color="auto"/>
          </w:divBdr>
        </w:div>
        <w:div w:id="628978433">
          <w:marLeft w:val="480"/>
          <w:marRight w:val="0"/>
          <w:marTop w:val="0"/>
          <w:marBottom w:val="0"/>
          <w:divBdr>
            <w:top w:val="none" w:sz="0" w:space="0" w:color="auto"/>
            <w:left w:val="none" w:sz="0" w:space="0" w:color="auto"/>
            <w:bottom w:val="none" w:sz="0" w:space="0" w:color="auto"/>
            <w:right w:val="none" w:sz="0" w:space="0" w:color="auto"/>
          </w:divBdr>
        </w:div>
        <w:div w:id="651106877">
          <w:marLeft w:val="480"/>
          <w:marRight w:val="0"/>
          <w:marTop w:val="0"/>
          <w:marBottom w:val="0"/>
          <w:divBdr>
            <w:top w:val="none" w:sz="0" w:space="0" w:color="auto"/>
            <w:left w:val="none" w:sz="0" w:space="0" w:color="auto"/>
            <w:bottom w:val="none" w:sz="0" w:space="0" w:color="auto"/>
            <w:right w:val="none" w:sz="0" w:space="0" w:color="auto"/>
          </w:divBdr>
        </w:div>
        <w:div w:id="673728812">
          <w:marLeft w:val="480"/>
          <w:marRight w:val="0"/>
          <w:marTop w:val="0"/>
          <w:marBottom w:val="0"/>
          <w:divBdr>
            <w:top w:val="none" w:sz="0" w:space="0" w:color="auto"/>
            <w:left w:val="none" w:sz="0" w:space="0" w:color="auto"/>
            <w:bottom w:val="none" w:sz="0" w:space="0" w:color="auto"/>
            <w:right w:val="none" w:sz="0" w:space="0" w:color="auto"/>
          </w:divBdr>
        </w:div>
        <w:div w:id="747656077">
          <w:marLeft w:val="480"/>
          <w:marRight w:val="0"/>
          <w:marTop w:val="0"/>
          <w:marBottom w:val="0"/>
          <w:divBdr>
            <w:top w:val="none" w:sz="0" w:space="0" w:color="auto"/>
            <w:left w:val="none" w:sz="0" w:space="0" w:color="auto"/>
            <w:bottom w:val="none" w:sz="0" w:space="0" w:color="auto"/>
            <w:right w:val="none" w:sz="0" w:space="0" w:color="auto"/>
          </w:divBdr>
        </w:div>
        <w:div w:id="954215517">
          <w:marLeft w:val="480"/>
          <w:marRight w:val="0"/>
          <w:marTop w:val="0"/>
          <w:marBottom w:val="0"/>
          <w:divBdr>
            <w:top w:val="none" w:sz="0" w:space="0" w:color="auto"/>
            <w:left w:val="none" w:sz="0" w:space="0" w:color="auto"/>
            <w:bottom w:val="none" w:sz="0" w:space="0" w:color="auto"/>
            <w:right w:val="none" w:sz="0" w:space="0" w:color="auto"/>
          </w:divBdr>
        </w:div>
        <w:div w:id="984119225">
          <w:marLeft w:val="480"/>
          <w:marRight w:val="0"/>
          <w:marTop w:val="0"/>
          <w:marBottom w:val="0"/>
          <w:divBdr>
            <w:top w:val="none" w:sz="0" w:space="0" w:color="auto"/>
            <w:left w:val="none" w:sz="0" w:space="0" w:color="auto"/>
            <w:bottom w:val="none" w:sz="0" w:space="0" w:color="auto"/>
            <w:right w:val="none" w:sz="0" w:space="0" w:color="auto"/>
          </w:divBdr>
        </w:div>
      </w:divsChild>
    </w:div>
    <w:div w:id="507256477">
      <w:bodyDiv w:val="1"/>
      <w:marLeft w:val="0"/>
      <w:marRight w:val="0"/>
      <w:marTop w:val="0"/>
      <w:marBottom w:val="0"/>
      <w:divBdr>
        <w:top w:val="none" w:sz="0" w:space="0" w:color="auto"/>
        <w:left w:val="none" w:sz="0" w:space="0" w:color="auto"/>
        <w:bottom w:val="none" w:sz="0" w:space="0" w:color="auto"/>
        <w:right w:val="none" w:sz="0" w:space="0" w:color="auto"/>
      </w:divBdr>
    </w:div>
    <w:div w:id="507334666">
      <w:bodyDiv w:val="1"/>
      <w:marLeft w:val="0"/>
      <w:marRight w:val="0"/>
      <w:marTop w:val="0"/>
      <w:marBottom w:val="0"/>
      <w:divBdr>
        <w:top w:val="none" w:sz="0" w:space="0" w:color="auto"/>
        <w:left w:val="none" w:sz="0" w:space="0" w:color="auto"/>
        <w:bottom w:val="none" w:sz="0" w:space="0" w:color="auto"/>
        <w:right w:val="none" w:sz="0" w:space="0" w:color="auto"/>
      </w:divBdr>
      <w:divsChild>
        <w:div w:id="18237038">
          <w:marLeft w:val="480"/>
          <w:marRight w:val="0"/>
          <w:marTop w:val="0"/>
          <w:marBottom w:val="0"/>
          <w:divBdr>
            <w:top w:val="none" w:sz="0" w:space="0" w:color="auto"/>
            <w:left w:val="none" w:sz="0" w:space="0" w:color="auto"/>
            <w:bottom w:val="none" w:sz="0" w:space="0" w:color="auto"/>
            <w:right w:val="none" w:sz="0" w:space="0" w:color="auto"/>
          </w:divBdr>
        </w:div>
        <w:div w:id="59907877">
          <w:marLeft w:val="480"/>
          <w:marRight w:val="0"/>
          <w:marTop w:val="0"/>
          <w:marBottom w:val="0"/>
          <w:divBdr>
            <w:top w:val="none" w:sz="0" w:space="0" w:color="auto"/>
            <w:left w:val="none" w:sz="0" w:space="0" w:color="auto"/>
            <w:bottom w:val="none" w:sz="0" w:space="0" w:color="auto"/>
            <w:right w:val="none" w:sz="0" w:space="0" w:color="auto"/>
          </w:divBdr>
        </w:div>
        <w:div w:id="164908327">
          <w:marLeft w:val="480"/>
          <w:marRight w:val="0"/>
          <w:marTop w:val="0"/>
          <w:marBottom w:val="0"/>
          <w:divBdr>
            <w:top w:val="none" w:sz="0" w:space="0" w:color="auto"/>
            <w:left w:val="none" w:sz="0" w:space="0" w:color="auto"/>
            <w:bottom w:val="none" w:sz="0" w:space="0" w:color="auto"/>
            <w:right w:val="none" w:sz="0" w:space="0" w:color="auto"/>
          </w:divBdr>
        </w:div>
        <w:div w:id="292952278">
          <w:marLeft w:val="480"/>
          <w:marRight w:val="0"/>
          <w:marTop w:val="0"/>
          <w:marBottom w:val="0"/>
          <w:divBdr>
            <w:top w:val="none" w:sz="0" w:space="0" w:color="auto"/>
            <w:left w:val="none" w:sz="0" w:space="0" w:color="auto"/>
            <w:bottom w:val="none" w:sz="0" w:space="0" w:color="auto"/>
            <w:right w:val="none" w:sz="0" w:space="0" w:color="auto"/>
          </w:divBdr>
        </w:div>
        <w:div w:id="405342869">
          <w:marLeft w:val="480"/>
          <w:marRight w:val="0"/>
          <w:marTop w:val="0"/>
          <w:marBottom w:val="0"/>
          <w:divBdr>
            <w:top w:val="none" w:sz="0" w:space="0" w:color="auto"/>
            <w:left w:val="none" w:sz="0" w:space="0" w:color="auto"/>
            <w:bottom w:val="none" w:sz="0" w:space="0" w:color="auto"/>
            <w:right w:val="none" w:sz="0" w:space="0" w:color="auto"/>
          </w:divBdr>
        </w:div>
        <w:div w:id="429542318">
          <w:marLeft w:val="480"/>
          <w:marRight w:val="0"/>
          <w:marTop w:val="0"/>
          <w:marBottom w:val="0"/>
          <w:divBdr>
            <w:top w:val="none" w:sz="0" w:space="0" w:color="auto"/>
            <w:left w:val="none" w:sz="0" w:space="0" w:color="auto"/>
            <w:bottom w:val="none" w:sz="0" w:space="0" w:color="auto"/>
            <w:right w:val="none" w:sz="0" w:space="0" w:color="auto"/>
          </w:divBdr>
        </w:div>
        <w:div w:id="773746787">
          <w:marLeft w:val="480"/>
          <w:marRight w:val="0"/>
          <w:marTop w:val="0"/>
          <w:marBottom w:val="0"/>
          <w:divBdr>
            <w:top w:val="none" w:sz="0" w:space="0" w:color="auto"/>
            <w:left w:val="none" w:sz="0" w:space="0" w:color="auto"/>
            <w:bottom w:val="none" w:sz="0" w:space="0" w:color="auto"/>
            <w:right w:val="none" w:sz="0" w:space="0" w:color="auto"/>
          </w:divBdr>
        </w:div>
        <w:div w:id="916522673">
          <w:marLeft w:val="480"/>
          <w:marRight w:val="0"/>
          <w:marTop w:val="0"/>
          <w:marBottom w:val="0"/>
          <w:divBdr>
            <w:top w:val="none" w:sz="0" w:space="0" w:color="auto"/>
            <w:left w:val="none" w:sz="0" w:space="0" w:color="auto"/>
            <w:bottom w:val="none" w:sz="0" w:space="0" w:color="auto"/>
            <w:right w:val="none" w:sz="0" w:space="0" w:color="auto"/>
          </w:divBdr>
        </w:div>
        <w:div w:id="950867195">
          <w:marLeft w:val="480"/>
          <w:marRight w:val="0"/>
          <w:marTop w:val="0"/>
          <w:marBottom w:val="0"/>
          <w:divBdr>
            <w:top w:val="none" w:sz="0" w:space="0" w:color="auto"/>
            <w:left w:val="none" w:sz="0" w:space="0" w:color="auto"/>
            <w:bottom w:val="none" w:sz="0" w:space="0" w:color="auto"/>
            <w:right w:val="none" w:sz="0" w:space="0" w:color="auto"/>
          </w:divBdr>
        </w:div>
        <w:div w:id="1002776118">
          <w:marLeft w:val="480"/>
          <w:marRight w:val="0"/>
          <w:marTop w:val="0"/>
          <w:marBottom w:val="0"/>
          <w:divBdr>
            <w:top w:val="none" w:sz="0" w:space="0" w:color="auto"/>
            <w:left w:val="none" w:sz="0" w:space="0" w:color="auto"/>
            <w:bottom w:val="none" w:sz="0" w:space="0" w:color="auto"/>
            <w:right w:val="none" w:sz="0" w:space="0" w:color="auto"/>
          </w:divBdr>
        </w:div>
        <w:div w:id="1015494792">
          <w:marLeft w:val="480"/>
          <w:marRight w:val="0"/>
          <w:marTop w:val="0"/>
          <w:marBottom w:val="0"/>
          <w:divBdr>
            <w:top w:val="none" w:sz="0" w:space="0" w:color="auto"/>
            <w:left w:val="none" w:sz="0" w:space="0" w:color="auto"/>
            <w:bottom w:val="none" w:sz="0" w:space="0" w:color="auto"/>
            <w:right w:val="none" w:sz="0" w:space="0" w:color="auto"/>
          </w:divBdr>
        </w:div>
      </w:divsChild>
    </w:div>
    <w:div w:id="507602872">
      <w:bodyDiv w:val="1"/>
      <w:marLeft w:val="0"/>
      <w:marRight w:val="0"/>
      <w:marTop w:val="0"/>
      <w:marBottom w:val="0"/>
      <w:divBdr>
        <w:top w:val="none" w:sz="0" w:space="0" w:color="auto"/>
        <w:left w:val="none" w:sz="0" w:space="0" w:color="auto"/>
        <w:bottom w:val="none" w:sz="0" w:space="0" w:color="auto"/>
        <w:right w:val="none" w:sz="0" w:space="0" w:color="auto"/>
      </w:divBdr>
    </w:div>
    <w:div w:id="507670694">
      <w:bodyDiv w:val="1"/>
      <w:marLeft w:val="0"/>
      <w:marRight w:val="0"/>
      <w:marTop w:val="0"/>
      <w:marBottom w:val="0"/>
      <w:divBdr>
        <w:top w:val="none" w:sz="0" w:space="0" w:color="auto"/>
        <w:left w:val="none" w:sz="0" w:space="0" w:color="auto"/>
        <w:bottom w:val="none" w:sz="0" w:space="0" w:color="auto"/>
        <w:right w:val="none" w:sz="0" w:space="0" w:color="auto"/>
      </w:divBdr>
    </w:div>
    <w:div w:id="507908262">
      <w:bodyDiv w:val="1"/>
      <w:marLeft w:val="0"/>
      <w:marRight w:val="0"/>
      <w:marTop w:val="0"/>
      <w:marBottom w:val="0"/>
      <w:divBdr>
        <w:top w:val="none" w:sz="0" w:space="0" w:color="auto"/>
        <w:left w:val="none" w:sz="0" w:space="0" w:color="auto"/>
        <w:bottom w:val="none" w:sz="0" w:space="0" w:color="auto"/>
        <w:right w:val="none" w:sz="0" w:space="0" w:color="auto"/>
      </w:divBdr>
    </w:div>
    <w:div w:id="507987056">
      <w:bodyDiv w:val="1"/>
      <w:marLeft w:val="0"/>
      <w:marRight w:val="0"/>
      <w:marTop w:val="0"/>
      <w:marBottom w:val="0"/>
      <w:divBdr>
        <w:top w:val="none" w:sz="0" w:space="0" w:color="auto"/>
        <w:left w:val="none" w:sz="0" w:space="0" w:color="auto"/>
        <w:bottom w:val="none" w:sz="0" w:space="0" w:color="auto"/>
        <w:right w:val="none" w:sz="0" w:space="0" w:color="auto"/>
      </w:divBdr>
    </w:div>
    <w:div w:id="508061354">
      <w:bodyDiv w:val="1"/>
      <w:marLeft w:val="0"/>
      <w:marRight w:val="0"/>
      <w:marTop w:val="0"/>
      <w:marBottom w:val="0"/>
      <w:divBdr>
        <w:top w:val="none" w:sz="0" w:space="0" w:color="auto"/>
        <w:left w:val="none" w:sz="0" w:space="0" w:color="auto"/>
        <w:bottom w:val="none" w:sz="0" w:space="0" w:color="auto"/>
        <w:right w:val="none" w:sz="0" w:space="0" w:color="auto"/>
      </w:divBdr>
    </w:div>
    <w:div w:id="508763617">
      <w:bodyDiv w:val="1"/>
      <w:marLeft w:val="0"/>
      <w:marRight w:val="0"/>
      <w:marTop w:val="0"/>
      <w:marBottom w:val="0"/>
      <w:divBdr>
        <w:top w:val="none" w:sz="0" w:space="0" w:color="auto"/>
        <w:left w:val="none" w:sz="0" w:space="0" w:color="auto"/>
        <w:bottom w:val="none" w:sz="0" w:space="0" w:color="auto"/>
        <w:right w:val="none" w:sz="0" w:space="0" w:color="auto"/>
      </w:divBdr>
    </w:div>
    <w:div w:id="508953331">
      <w:bodyDiv w:val="1"/>
      <w:marLeft w:val="0"/>
      <w:marRight w:val="0"/>
      <w:marTop w:val="0"/>
      <w:marBottom w:val="0"/>
      <w:divBdr>
        <w:top w:val="none" w:sz="0" w:space="0" w:color="auto"/>
        <w:left w:val="none" w:sz="0" w:space="0" w:color="auto"/>
        <w:bottom w:val="none" w:sz="0" w:space="0" w:color="auto"/>
        <w:right w:val="none" w:sz="0" w:space="0" w:color="auto"/>
      </w:divBdr>
    </w:div>
    <w:div w:id="509103217">
      <w:bodyDiv w:val="1"/>
      <w:marLeft w:val="0"/>
      <w:marRight w:val="0"/>
      <w:marTop w:val="0"/>
      <w:marBottom w:val="0"/>
      <w:divBdr>
        <w:top w:val="none" w:sz="0" w:space="0" w:color="auto"/>
        <w:left w:val="none" w:sz="0" w:space="0" w:color="auto"/>
        <w:bottom w:val="none" w:sz="0" w:space="0" w:color="auto"/>
        <w:right w:val="none" w:sz="0" w:space="0" w:color="auto"/>
      </w:divBdr>
    </w:div>
    <w:div w:id="509106262">
      <w:bodyDiv w:val="1"/>
      <w:marLeft w:val="0"/>
      <w:marRight w:val="0"/>
      <w:marTop w:val="0"/>
      <w:marBottom w:val="0"/>
      <w:divBdr>
        <w:top w:val="none" w:sz="0" w:space="0" w:color="auto"/>
        <w:left w:val="none" w:sz="0" w:space="0" w:color="auto"/>
        <w:bottom w:val="none" w:sz="0" w:space="0" w:color="auto"/>
        <w:right w:val="none" w:sz="0" w:space="0" w:color="auto"/>
      </w:divBdr>
    </w:div>
    <w:div w:id="509176423">
      <w:bodyDiv w:val="1"/>
      <w:marLeft w:val="0"/>
      <w:marRight w:val="0"/>
      <w:marTop w:val="0"/>
      <w:marBottom w:val="0"/>
      <w:divBdr>
        <w:top w:val="none" w:sz="0" w:space="0" w:color="auto"/>
        <w:left w:val="none" w:sz="0" w:space="0" w:color="auto"/>
        <w:bottom w:val="none" w:sz="0" w:space="0" w:color="auto"/>
        <w:right w:val="none" w:sz="0" w:space="0" w:color="auto"/>
      </w:divBdr>
    </w:div>
    <w:div w:id="509368327">
      <w:bodyDiv w:val="1"/>
      <w:marLeft w:val="0"/>
      <w:marRight w:val="0"/>
      <w:marTop w:val="0"/>
      <w:marBottom w:val="0"/>
      <w:divBdr>
        <w:top w:val="none" w:sz="0" w:space="0" w:color="auto"/>
        <w:left w:val="none" w:sz="0" w:space="0" w:color="auto"/>
        <w:bottom w:val="none" w:sz="0" w:space="0" w:color="auto"/>
        <w:right w:val="none" w:sz="0" w:space="0" w:color="auto"/>
      </w:divBdr>
    </w:div>
    <w:div w:id="509565743">
      <w:bodyDiv w:val="1"/>
      <w:marLeft w:val="0"/>
      <w:marRight w:val="0"/>
      <w:marTop w:val="0"/>
      <w:marBottom w:val="0"/>
      <w:divBdr>
        <w:top w:val="none" w:sz="0" w:space="0" w:color="auto"/>
        <w:left w:val="none" w:sz="0" w:space="0" w:color="auto"/>
        <w:bottom w:val="none" w:sz="0" w:space="0" w:color="auto"/>
        <w:right w:val="none" w:sz="0" w:space="0" w:color="auto"/>
      </w:divBdr>
      <w:divsChild>
        <w:div w:id="80832651">
          <w:marLeft w:val="480"/>
          <w:marRight w:val="0"/>
          <w:marTop w:val="0"/>
          <w:marBottom w:val="0"/>
          <w:divBdr>
            <w:top w:val="none" w:sz="0" w:space="0" w:color="auto"/>
            <w:left w:val="none" w:sz="0" w:space="0" w:color="auto"/>
            <w:bottom w:val="none" w:sz="0" w:space="0" w:color="auto"/>
            <w:right w:val="none" w:sz="0" w:space="0" w:color="auto"/>
          </w:divBdr>
        </w:div>
        <w:div w:id="126360045">
          <w:marLeft w:val="480"/>
          <w:marRight w:val="0"/>
          <w:marTop w:val="0"/>
          <w:marBottom w:val="0"/>
          <w:divBdr>
            <w:top w:val="none" w:sz="0" w:space="0" w:color="auto"/>
            <w:left w:val="none" w:sz="0" w:space="0" w:color="auto"/>
            <w:bottom w:val="none" w:sz="0" w:space="0" w:color="auto"/>
            <w:right w:val="none" w:sz="0" w:space="0" w:color="auto"/>
          </w:divBdr>
        </w:div>
        <w:div w:id="141392185">
          <w:marLeft w:val="480"/>
          <w:marRight w:val="0"/>
          <w:marTop w:val="0"/>
          <w:marBottom w:val="0"/>
          <w:divBdr>
            <w:top w:val="none" w:sz="0" w:space="0" w:color="auto"/>
            <w:left w:val="none" w:sz="0" w:space="0" w:color="auto"/>
            <w:bottom w:val="none" w:sz="0" w:space="0" w:color="auto"/>
            <w:right w:val="none" w:sz="0" w:space="0" w:color="auto"/>
          </w:divBdr>
        </w:div>
        <w:div w:id="325673671">
          <w:marLeft w:val="480"/>
          <w:marRight w:val="0"/>
          <w:marTop w:val="0"/>
          <w:marBottom w:val="0"/>
          <w:divBdr>
            <w:top w:val="none" w:sz="0" w:space="0" w:color="auto"/>
            <w:left w:val="none" w:sz="0" w:space="0" w:color="auto"/>
            <w:bottom w:val="none" w:sz="0" w:space="0" w:color="auto"/>
            <w:right w:val="none" w:sz="0" w:space="0" w:color="auto"/>
          </w:divBdr>
        </w:div>
        <w:div w:id="342518511">
          <w:marLeft w:val="480"/>
          <w:marRight w:val="0"/>
          <w:marTop w:val="0"/>
          <w:marBottom w:val="0"/>
          <w:divBdr>
            <w:top w:val="none" w:sz="0" w:space="0" w:color="auto"/>
            <w:left w:val="none" w:sz="0" w:space="0" w:color="auto"/>
            <w:bottom w:val="none" w:sz="0" w:space="0" w:color="auto"/>
            <w:right w:val="none" w:sz="0" w:space="0" w:color="auto"/>
          </w:divBdr>
        </w:div>
        <w:div w:id="528951839">
          <w:marLeft w:val="480"/>
          <w:marRight w:val="0"/>
          <w:marTop w:val="0"/>
          <w:marBottom w:val="0"/>
          <w:divBdr>
            <w:top w:val="none" w:sz="0" w:space="0" w:color="auto"/>
            <w:left w:val="none" w:sz="0" w:space="0" w:color="auto"/>
            <w:bottom w:val="none" w:sz="0" w:space="0" w:color="auto"/>
            <w:right w:val="none" w:sz="0" w:space="0" w:color="auto"/>
          </w:divBdr>
        </w:div>
        <w:div w:id="536816845">
          <w:marLeft w:val="480"/>
          <w:marRight w:val="0"/>
          <w:marTop w:val="0"/>
          <w:marBottom w:val="0"/>
          <w:divBdr>
            <w:top w:val="none" w:sz="0" w:space="0" w:color="auto"/>
            <w:left w:val="none" w:sz="0" w:space="0" w:color="auto"/>
            <w:bottom w:val="none" w:sz="0" w:space="0" w:color="auto"/>
            <w:right w:val="none" w:sz="0" w:space="0" w:color="auto"/>
          </w:divBdr>
        </w:div>
        <w:div w:id="587007733">
          <w:marLeft w:val="480"/>
          <w:marRight w:val="0"/>
          <w:marTop w:val="0"/>
          <w:marBottom w:val="0"/>
          <w:divBdr>
            <w:top w:val="none" w:sz="0" w:space="0" w:color="auto"/>
            <w:left w:val="none" w:sz="0" w:space="0" w:color="auto"/>
            <w:bottom w:val="none" w:sz="0" w:space="0" w:color="auto"/>
            <w:right w:val="none" w:sz="0" w:space="0" w:color="auto"/>
          </w:divBdr>
        </w:div>
        <w:div w:id="600377734">
          <w:marLeft w:val="480"/>
          <w:marRight w:val="0"/>
          <w:marTop w:val="0"/>
          <w:marBottom w:val="0"/>
          <w:divBdr>
            <w:top w:val="none" w:sz="0" w:space="0" w:color="auto"/>
            <w:left w:val="none" w:sz="0" w:space="0" w:color="auto"/>
            <w:bottom w:val="none" w:sz="0" w:space="0" w:color="auto"/>
            <w:right w:val="none" w:sz="0" w:space="0" w:color="auto"/>
          </w:divBdr>
        </w:div>
        <w:div w:id="702904116">
          <w:marLeft w:val="480"/>
          <w:marRight w:val="0"/>
          <w:marTop w:val="0"/>
          <w:marBottom w:val="0"/>
          <w:divBdr>
            <w:top w:val="none" w:sz="0" w:space="0" w:color="auto"/>
            <w:left w:val="none" w:sz="0" w:space="0" w:color="auto"/>
            <w:bottom w:val="none" w:sz="0" w:space="0" w:color="auto"/>
            <w:right w:val="none" w:sz="0" w:space="0" w:color="auto"/>
          </w:divBdr>
        </w:div>
        <w:div w:id="919560019">
          <w:marLeft w:val="480"/>
          <w:marRight w:val="0"/>
          <w:marTop w:val="0"/>
          <w:marBottom w:val="0"/>
          <w:divBdr>
            <w:top w:val="none" w:sz="0" w:space="0" w:color="auto"/>
            <w:left w:val="none" w:sz="0" w:space="0" w:color="auto"/>
            <w:bottom w:val="none" w:sz="0" w:space="0" w:color="auto"/>
            <w:right w:val="none" w:sz="0" w:space="0" w:color="auto"/>
          </w:divBdr>
        </w:div>
        <w:div w:id="987785229">
          <w:marLeft w:val="480"/>
          <w:marRight w:val="0"/>
          <w:marTop w:val="0"/>
          <w:marBottom w:val="0"/>
          <w:divBdr>
            <w:top w:val="none" w:sz="0" w:space="0" w:color="auto"/>
            <w:left w:val="none" w:sz="0" w:space="0" w:color="auto"/>
            <w:bottom w:val="none" w:sz="0" w:space="0" w:color="auto"/>
            <w:right w:val="none" w:sz="0" w:space="0" w:color="auto"/>
          </w:divBdr>
        </w:div>
      </w:divsChild>
    </w:div>
    <w:div w:id="509756361">
      <w:bodyDiv w:val="1"/>
      <w:marLeft w:val="0"/>
      <w:marRight w:val="0"/>
      <w:marTop w:val="0"/>
      <w:marBottom w:val="0"/>
      <w:divBdr>
        <w:top w:val="none" w:sz="0" w:space="0" w:color="auto"/>
        <w:left w:val="none" w:sz="0" w:space="0" w:color="auto"/>
        <w:bottom w:val="none" w:sz="0" w:space="0" w:color="auto"/>
        <w:right w:val="none" w:sz="0" w:space="0" w:color="auto"/>
      </w:divBdr>
    </w:div>
    <w:div w:id="510336780">
      <w:bodyDiv w:val="1"/>
      <w:marLeft w:val="0"/>
      <w:marRight w:val="0"/>
      <w:marTop w:val="0"/>
      <w:marBottom w:val="0"/>
      <w:divBdr>
        <w:top w:val="none" w:sz="0" w:space="0" w:color="auto"/>
        <w:left w:val="none" w:sz="0" w:space="0" w:color="auto"/>
        <w:bottom w:val="none" w:sz="0" w:space="0" w:color="auto"/>
        <w:right w:val="none" w:sz="0" w:space="0" w:color="auto"/>
      </w:divBdr>
    </w:div>
    <w:div w:id="510527958">
      <w:bodyDiv w:val="1"/>
      <w:marLeft w:val="0"/>
      <w:marRight w:val="0"/>
      <w:marTop w:val="0"/>
      <w:marBottom w:val="0"/>
      <w:divBdr>
        <w:top w:val="none" w:sz="0" w:space="0" w:color="auto"/>
        <w:left w:val="none" w:sz="0" w:space="0" w:color="auto"/>
        <w:bottom w:val="none" w:sz="0" w:space="0" w:color="auto"/>
        <w:right w:val="none" w:sz="0" w:space="0" w:color="auto"/>
      </w:divBdr>
    </w:div>
    <w:div w:id="510531339">
      <w:bodyDiv w:val="1"/>
      <w:marLeft w:val="0"/>
      <w:marRight w:val="0"/>
      <w:marTop w:val="0"/>
      <w:marBottom w:val="0"/>
      <w:divBdr>
        <w:top w:val="none" w:sz="0" w:space="0" w:color="auto"/>
        <w:left w:val="none" w:sz="0" w:space="0" w:color="auto"/>
        <w:bottom w:val="none" w:sz="0" w:space="0" w:color="auto"/>
        <w:right w:val="none" w:sz="0" w:space="0" w:color="auto"/>
      </w:divBdr>
    </w:div>
    <w:div w:id="510604686">
      <w:bodyDiv w:val="1"/>
      <w:marLeft w:val="0"/>
      <w:marRight w:val="0"/>
      <w:marTop w:val="0"/>
      <w:marBottom w:val="0"/>
      <w:divBdr>
        <w:top w:val="none" w:sz="0" w:space="0" w:color="auto"/>
        <w:left w:val="none" w:sz="0" w:space="0" w:color="auto"/>
        <w:bottom w:val="none" w:sz="0" w:space="0" w:color="auto"/>
        <w:right w:val="none" w:sz="0" w:space="0" w:color="auto"/>
      </w:divBdr>
      <w:divsChild>
        <w:div w:id="13701017">
          <w:marLeft w:val="480"/>
          <w:marRight w:val="0"/>
          <w:marTop w:val="0"/>
          <w:marBottom w:val="0"/>
          <w:divBdr>
            <w:top w:val="none" w:sz="0" w:space="0" w:color="auto"/>
            <w:left w:val="none" w:sz="0" w:space="0" w:color="auto"/>
            <w:bottom w:val="none" w:sz="0" w:space="0" w:color="auto"/>
            <w:right w:val="none" w:sz="0" w:space="0" w:color="auto"/>
          </w:divBdr>
        </w:div>
        <w:div w:id="17630311">
          <w:marLeft w:val="480"/>
          <w:marRight w:val="0"/>
          <w:marTop w:val="0"/>
          <w:marBottom w:val="0"/>
          <w:divBdr>
            <w:top w:val="none" w:sz="0" w:space="0" w:color="auto"/>
            <w:left w:val="none" w:sz="0" w:space="0" w:color="auto"/>
            <w:bottom w:val="none" w:sz="0" w:space="0" w:color="auto"/>
            <w:right w:val="none" w:sz="0" w:space="0" w:color="auto"/>
          </w:divBdr>
        </w:div>
        <w:div w:id="30502252">
          <w:marLeft w:val="480"/>
          <w:marRight w:val="0"/>
          <w:marTop w:val="0"/>
          <w:marBottom w:val="0"/>
          <w:divBdr>
            <w:top w:val="none" w:sz="0" w:space="0" w:color="auto"/>
            <w:left w:val="none" w:sz="0" w:space="0" w:color="auto"/>
            <w:bottom w:val="none" w:sz="0" w:space="0" w:color="auto"/>
            <w:right w:val="none" w:sz="0" w:space="0" w:color="auto"/>
          </w:divBdr>
        </w:div>
        <w:div w:id="38675612">
          <w:marLeft w:val="480"/>
          <w:marRight w:val="0"/>
          <w:marTop w:val="0"/>
          <w:marBottom w:val="0"/>
          <w:divBdr>
            <w:top w:val="none" w:sz="0" w:space="0" w:color="auto"/>
            <w:left w:val="none" w:sz="0" w:space="0" w:color="auto"/>
            <w:bottom w:val="none" w:sz="0" w:space="0" w:color="auto"/>
            <w:right w:val="none" w:sz="0" w:space="0" w:color="auto"/>
          </w:divBdr>
        </w:div>
        <w:div w:id="61760961">
          <w:marLeft w:val="480"/>
          <w:marRight w:val="0"/>
          <w:marTop w:val="0"/>
          <w:marBottom w:val="0"/>
          <w:divBdr>
            <w:top w:val="none" w:sz="0" w:space="0" w:color="auto"/>
            <w:left w:val="none" w:sz="0" w:space="0" w:color="auto"/>
            <w:bottom w:val="none" w:sz="0" w:space="0" w:color="auto"/>
            <w:right w:val="none" w:sz="0" w:space="0" w:color="auto"/>
          </w:divBdr>
        </w:div>
        <w:div w:id="92241807">
          <w:marLeft w:val="480"/>
          <w:marRight w:val="0"/>
          <w:marTop w:val="0"/>
          <w:marBottom w:val="0"/>
          <w:divBdr>
            <w:top w:val="none" w:sz="0" w:space="0" w:color="auto"/>
            <w:left w:val="none" w:sz="0" w:space="0" w:color="auto"/>
            <w:bottom w:val="none" w:sz="0" w:space="0" w:color="auto"/>
            <w:right w:val="none" w:sz="0" w:space="0" w:color="auto"/>
          </w:divBdr>
        </w:div>
        <w:div w:id="94833022">
          <w:marLeft w:val="480"/>
          <w:marRight w:val="0"/>
          <w:marTop w:val="0"/>
          <w:marBottom w:val="0"/>
          <w:divBdr>
            <w:top w:val="none" w:sz="0" w:space="0" w:color="auto"/>
            <w:left w:val="none" w:sz="0" w:space="0" w:color="auto"/>
            <w:bottom w:val="none" w:sz="0" w:space="0" w:color="auto"/>
            <w:right w:val="none" w:sz="0" w:space="0" w:color="auto"/>
          </w:divBdr>
        </w:div>
        <w:div w:id="111902617">
          <w:marLeft w:val="480"/>
          <w:marRight w:val="0"/>
          <w:marTop w:val="0"/>
          <w:marBottom w:val="0"/>
          <w:divBdr>
            <w:top w:val="none" w:sz="0" w:space="0" w:color="auto"/>
            <w:left w:val="none" w:sz="0" w:space="0" w:color="auto"/>
            <w:bottom w:val="none" w:sz="0" w:space="0" w:color="auto"/>
            <w:right w:val="none" w:sz="0" w:space="0" w:color="auto"/>
          </w:divBdr>
        </w:div>
        <w:div w:id="124735919">
          <w:marLeft w:val="480"/>
          <w:marRight w:val="0"/>
          <w:marTop w:val="0"/>
          <w:marBottom w:val="0"/>
          <w:divBdr>
            <w:top w:val="none" w:sz="0" w:space="0" w:color="auto"/>
            <w:left w:val="none" w:sz="0" w:space="0" w:color="auto"/>
            <w:bottom w:val="none" w:sz="0" w:space="0" w:color="auto"/>
            <w:right w:val="none" w:sz="0" w:space="0" w:color="auto"/>
          </w:divBdr>
        </w:div>
        <w:div w:id="135531415">
          <w:marLeft w:val="480"/>
          <w:marRight w:val="0"/>
          <w:marTop w:val="0"/>
          <w:marBottom w:val="0"/>
          <w:divBdr>
            <w:top w:val="none" w:sz="0" w:space="0" w:color="auto"/>
            <w:left w:val="none" w:sz="0" w:space="0" w:color="auto"/>
            <w:bottom w:val="none" w:sz="0" w:space="0" w:color="auto"/>
            <w:right w:val="none" w:sz="0" w:space="0" w:color="auto"/>
          </w:divBdr>
        </w:div>
        <w:div w:id="171457971">
          <w:marLeft w:val="480"/>
          <w:marRight w:val="0"/>
          <w:marTop w:val="0"/>
          <w:marBottom w:val="0"/>
          <w:divBdr>
            <w:top w:val="none" w:sz="0" w:space="0" w:color="auto"/>
            <w:left w:val="none" w:sz="0" w:space="0" w:color="auto"/>
            <w:bottom w:val="none" w:sz="0" w:space="0" w:color="auto"/>
            <w:right w:val="none" w:sz="0" w:space="0" w:color="auto"/>
          </w:divBdr>
        </w:div>
        <w:div w:id="192689360">
          <w:marLeft w:val="480"/>
          <w:marRight w:val="0"/>
          <w:marTop w:val="0"/>
          <w:marBottom w:val="0"/>
          <w:divBdr>
            <w:top w:val="none" w:sz="0" w:space="0" w:color="auto"/>
            <w:left w:val="none" w:sz="0" w:space="0" w:color="auto"/>
            <w:bottom w:val="none" w:sz="0" w:space="0" w:color="auto"/>
            <w:right w:val="none" w:sz="0" w:space="0" w:color="auto"/>
          </w:divBdr>
        </w:div>
        <w:div w:id="195890024">
          <w:marLeft w:val="480"/>
          <w:marRight w:val="0"/>
          <w:marTop w:val="0"/>
          <w:marBottom w:val="0"/>
          <w:divBdr>
            <w:top w:val="none" w:sz="0" w:space="0" w:color="auto"/>
            <w:left w:val="none" w:sz="0" w:space="0" w:color="auto"/>
            <w:bottom w:val="none" w:sz="0" w:space="0" w:color="auto"/>
            <w:right w:val="none" w:sz="0" w:space="0" w:color="auto"/>
          </w:divBdr>
        </w:div>
        <w:div w:id="235169603">
          <w:marLeft w:val="480"/>
          <w:marRight w:val="0"/>
          <w:marTop w:val="0"/>
          <w:marBottom w:val="0"/>
          <w:divBdr>
            <w:top w:val="none" w:sz="0" w:space="0" w:color="auto"/>
            <w:left w:val="none" w:sz="0" w:space="0" w:color="auto"/>
            <w:bottom w:val="none" w:sz="0" w:space="0" w:color="auto"/>
            <w:right w:val="none" w:sz="0" w:space="0" w:color="auto"/>
          </w:divBdr>
        </w:div>
        <w:div w:id="271591359">
          <w:marLeft w:val="480"/>
          <w:marRight w:val="0"/>
          <w:marTop w:val="0"/>
          <w:marBottom w:val="0"/>
          <w:divBdr>
            <w:top w:val="none" w:sz="0" w:space="0" w:color="auto"/>
            <w:left w:val="none" w:sz="0" w:space="0" w:color="auto"/>
            <w:bottom w:val="none" w:sz="0" w:space="0" w:color="auto"/>
            <w:right w:val="none" w:sz="0" w:space="0" w:color="auto"/>
          </w:divBdr>
        </w:div>
        <w:div w:id="307787545">
          <w:marLeft w:val="480"/>
          <w:marRight w:val="0"/>
          <w:marTop w:val="0"/>
          <w:marBottom w:val="0"/>
          <w:divBdr>
            <w:top w:val="none" w:sz="0" w:space="0" w:color="auto"/>
            <w:left w:val="none" w:sz="0" w:space="0" w:color="auto"/>
            <w:bottom w:val="none" w:sz="0" w:space="0" w:color="auto"/>
            <w:right w:val="none" w:sz="0" w:space="0" w:color="auto"/>
          </w:divBdr>
        </w:div>
        <w:div w:id="312754792">
          <w:marLeft w:val="480"/>
          <w:marRight w:val="0"/>
          <w:marTop w:val="0"/>
          <w:marBottom w:val="0"/>
          <w:divBdr>
            <w:top w:val="none" w:sz="0" w:space="0" w:color="auto"/>
            <w:left w:val="none" w:sz="0" w:space="0" w:color="auto"/>
            <w:bottom w:val="none" w:sz="0" w:space="0" w:color="auto"/>
            <w:right w:val="none" w:sz="0" w:space="0" w:color="auto"/>
          </w:divBdr>
        </w:div>
        <w:div w:id="374233839">
          <w:marLeft w:val="480"/>
          <w:marRight w:val="0"/>
          <w:marTop w:val="0"/>
          <w:marBottom w:val="0"/>
          <w:divBdr>
            <w:top w:val="none" w:sz="0" w:space="0" w:color="auto"/>
            <w:left w:val="none" w:sz="0" w:space="0" w:color="auto"/>
            <w:bottom w:val="none" w:sz="0" w:space="0" w:color="auto"/>
            <w:right w:val="none" w:sz="0" w:space="0" w:color="auto"/>
          </w:divBdr>
        </w:div>
        <w:div w:id="382481919">
          <w:marLeft w:val="480"/>
          <w:marRight w:val="0"/>
          <w:marTop w:val="0"/>
          <w:marBottom w:val="0"/>
          <w:divBdr>
            <w:top w:val="none" w:sz="0" w:space="0" w:color="auto"/>
            <w:left w:val="none" w:sz="0" w:space="0" w:color="auto"/>
            <w:bottom w:val="none" w:sz="0" w:space="0" w:color="auto"/>
            <w:right w:val="none" w:sz="0" w:space="0" w:color="auto"/>
          </w:divBdr>
        </w:div>
        <w:div w:id="390888758">
          <w:marLeft w:val="480"/>
          <w:marRight w:val="0"/>
          <w:marTop w:val="0"/>
          <w:marBottom w:val="0"/>
          <w:divBdr>
            <w:top w:val="none" w:sz="0" w:space="0" w:color="auto"/>
            <w:left w:val="none" w:sz="0" w:space="0" w:color="auto"/>
            <w:bottom w:val="none" w:sz="0" w:space="0" w:color="auto"/>
            <w:right w:val="none" w:sz="0" w:space="0" w:color="auto"/>
          </w:divBdr>
        </w:div>
        <w:div w:id="423114289">
          <w:marLeft w:val="480"/>
          <w:marRight w:val="0"/>
          <w:marTop w:val="0"/>
          <w:marBottom w:val="0"/>
          <w:divBdr>
            <w:top w:val="none" w:sz="0" w:space="0" w:color="auto"/>
            <w:left w:val="none" w:sz="0" w:space="0" w:color="auto"/>
            <w:bottom w:val="none" w:sz="0" w:space="0" w:color="auto"/>
            <w:right w:val="none" w:sz="0" w:space="0" w:color="auto"/>
          </w:divBdr>
        </w:div>
        <w:div w:id="574513147">
          <w:marLeft w:val="480"/>
          <w:marRight w:val="0"/>
          <w:marTop w:val="0"/>
          <w:marBottom w:val="0"/>
          <w:divBdr>
            <w:top w:val="none" w:sz="0" w:space="0" w:color="auto"/>
            <w:left w:val="none" w:sz="0" w:space="0" w:color="auto"/>
            <w:bottom w:val="none" w:sz="0" w:space="0" w:color="auto"/>
            <w:right w:val="none" w:sz="0" w:space="0" w:color="auto"/>
          </w:divBdr>
        </w:div>
        <w:div w:id="609817873">
          <w:marLeft w:val="480"/>
          <w:marRight w:val="0"/>
          <w:marTop w:val="0"/>
          <w:marBottom w:val="0"/>
          <w:divBdr>
            <w:top w:val="none" w:sz="0" w:space="0" w:color="auto"/>
            <w:left w:val="none" w:sz="0" w:space="0" w:color="auto"/>
            <w:bottom w:val="none" w:sz="0" w:space="0" w:color="auto"/>
            <w:right w:val="none" w:sz="0" w:space="0" w:color="auto"/>
          </w:divBdr>
        </w:div>
        <w:div w:id="646709803">
          <w:marLeft w:val="480"/>
          <w:marRight w:val="0"/>
          <w:marTop w:val="0"/>
          <w:marBottom w:val="0"/>
          <w:divBdr>
            <w:top w:val="none" w:sz="0" w:space="0" w:color="auto"/>
            <w:left w:val="none" w:sz="0" w:space="0" w:color="auto"/>
            <w:bottom w:val="none" w:sz="0" w:space="0" w:color="auto"/>
            <w:right w:val="none" w:sz="0" w:space="0" w:color="auto"/>
          </w:divBdr>
        </w:div>
        <w:div w:id="665519109">
          <w:marLeft w:val="480"/>
          <w:marRight w:val="0"/>
          <w:marTop w:val="0"/>
          <w:marBottom w:val="0"/>
          <w:divBdr>
            <w:top w:val="none" w:sz="0" w:space="0" w:color="auto"/>
            <w:left w:val="none" w:sz="0" w:space="0" w:color="auto"/>
            <w:bottom w:val="none" w:sz="0" w:space="0" w:color="auto"/>
            <w:right w:val="none" w:sz="0" w:space="0" w:color="auto"/>
          </w:divBdr>
        </w:div>
        <w:div w:id="705643464">
          <w:marLeft w:val="480"/>
          <w:marRight w:val="0"/>
          <w:marTop w:val="0"/>
          <w:marBottom w:val="0"/>
          <w:divBdr>
            <w:top w:val="none" w:sz="0" w:space="0" w:color="auto"/>
            <w:left w:val="none" w:sz="0" w:space="0" w:color="auto"/>
            <w:bottom w:val="none" w:sz="0" w:space="0" w:color="auto"/>
            <w:right w:val="none" w:sz="0" w:space="0" w:color="auto"/>
          </w:divBdr>
        </w:div>
        <w:div w:id="760682159">
          <w:marLeft w:val="480"/>
          <w:marRight w:val="0"/>
          <w:marTop w:val="0"/>
          <w:marBottom w:val="0"/>
          <w:divBdr>
            <w:top w:val="none" w:sz="0" w:space="0" w:color="auto"/>
            <w:left w:val="none" w:sz="0" w:space="0" w:color="auto"/>
            <w:bottom w:val="none" w:sz="0" w:space="0" w:color="auto"/>
            <w:right w:val="none" w:sz="0" w:space="0" w:color="auto"/>
          </w:divBdr>
        </w:div>
        <w:div w:id="764424317">
          <w:marLeft w:val="480"/>
          <w:marRight w:val="0"/>
          <w:marTop w:val="0"/>
          <w:marBottom w:val="0"/>
          <w:divBdr>
            <w:top w:val="none" w:sz="0" w:space="0" w:color="auto"/>
            <w:left w:val="none" w:sz="0" w:space="0" w:color="auto"/>
            <w:bottom w:val="none" w:sz="0" w:space="0" w:color="auto"/>
            <w:right w:val="none" w:sz="0" w:space="0" w:color="auto"/>
          </w:divBdr>
        </w:div>
        <w:div w:id="773591574">
          <w:marLeft w:val="480"/>
          <w:marRight w:val="0"/>
          <w:marTop w:val="0"/>
          <w:marBottom w:val="0"/>
          <w:divBdr>
            <w:top w:val="none" w:sz="0" w:space="0" w:color="auto"/>
            <w:left w:val="none" w:sz="0" w:space="0" w:color="auto"/>
            <w:bottom w:val="none" w:sz="0" w:space="0" w:color="auto"/>
            <w:right w:val="none" w:sz="0" w:space="0" w:color="auto"/>
          </w:divBdr>
        </w:div>
        <w:div w:id="782920645">
          <w:marLeft w:val="480"/>
          <w:marRight w:val="0"/>
          <w:marTop w:val="0"/>
          <w:marBottom w:val="0"/>
          <w:divBdr>
            <w:top w:val="none" w:sz="0" w:space="0" w:color="auto"/>
            <w:left w:val="none" w:sz="0" w:space="0" w:color="auto"/>
            <w:bottom w:val="none" w:sz="0" w:space="0" w:color="auto"/>
            <w:right w:val="none" w:sz="0" w:space="0" w:color="auto"/>
          </w:divBdr>
        </w:div>
        <w:div w:id="784737518">
          <w:marLeft w:val="480"/>
          <w:marRight w:val="0"/>
          <w:marTop w:val="0"/>
          <w:marBottom w:val="0"/>
          <w:divBdr>
            <w:top w:val="none" w:sz="0" w:space="0" w:color="auto"/>
            <w:left w:val="none" w:sz="0" w:space="0" w:color="auto"/>
            <w:bottom w:val="none" w:sz="0" w:space="0" w:color="auto"/>
            <w:right w:val="none" w:sz="0" w:space="0" w:color="auto"/>
          </w:divBdr>
        </w:div>
        <w:div w:id="787315216">
          <w:marLeft w:val="480"/>
          <w:marRight w:val="0"/>
          <w:marTop w:val="0"/>
          <w:marBottom w:val="0"/>
          <w:divBdr>
            <w:top w:val="none" w:sz="0" w:space="0" w:color="auto"/>
            <w:left w:val="none" w:sz="0" w:space="0" w:color="auto"/>
            <w:bottom w:val="none" w:sz="0" w:space="0" w:color="auto"/>
            <w:right w:val="none" w:sz="0" w:space="0" w:color="auto"/>
          </w:divBdr>
        </w:div>
        <w:div w:id="838303331">
          <w:marLeft w:val="480"/>
          <w:marRight w:val="0"/>
          <w:marTop w:val="0"/>
          <w:marBottom w:val="0"/>
          <w:divBdr>
            <w:top w:val="none" w:sz="0" w:space="0" w:color="auto"/>
            <w:left w:val="none" w:sz="0" w:space="0" w:color="auto"/>
            <w:bottom w:val="none" w:sz="0" w:space="0" w:color="auto"/>
            <w:right w:val="none" w:sz="0" w:space="0" w:color="auto"/>
          </w:divBdr>
        </w:div>
        <w:div w:id="839393784">
          <w:marLeft w:val="480"/>
          <w:marRight w:val="0"/>
          <w:marTop w:val="0"/>
          <w:marBottom w:val="0"/>
          <w:divBdr>
            <w:top w:val="none" w:sz="0" w:space="0" w:color="auto"/>
            <w:left w:val="none" w:sz="0" w:space="0" w:color="auto"/>
            <w:bottom w:val="none" w:sz="0" w:space="0" w:color="auto"/>
            <w:right w:val="none" w:sz="0" w:space="0" w:color="auto"/>
          </w:divBdr>
        </w:div>
        <w:div w:id="845168065">
          <w:marLeft w:val="480"/>
          <w:marRight w:val="0"/>
          <w:marTop w:val="0"/>
          <w:marBottom w:val="0"/>
          <w:divBdr>
            <w:top w:val="none" w:sz="0" w:space="0" w:color="auto"/>
            <w:left w:val="none" w:sz="0" w:space="0" w:color="auto"/>
            <w:bottom w:val="none" w:sz="0" w:space="0" w:color="auto"/>
            <w:right w:val="none" w:sz="0" w:space="0" w:color="auto"/>
          </w:divBdr>
        </w:div>
        <w:div w:id="846600903">
          <w:marLeft w:val="480"/>
          <w:marRight w:val="0"/>
          <w:marTop w:val="0"/>
          <w:marBottom w:val="0"/>
          <w:divBdr>
            <w:top w:val="none" w:sz="0" w:space="0" w:color="auto"/>
            <w:left w:val="none" w:sz="0" w:space="0" w:color="auto"/>
            <w:bottom w:val="none" w:sz="0" w:space="0" w:color="auto"/>
            <w:right w:val="none" w:sz="0" w:space="0" w:color="auto"/>
          </w:divBdr>
        </w:div>
        <w:div w:id="850412465">
          <w:marLeft w:val="480"/>
          <w:marRight w:val="0"/>
          <w:marTop w:val="0"/>
          <w:marBottom w:val="0"/>
          <w:divBdr>
            <w:top w:val="none" w:sz="0" w:space="0" w:color="auto"/>
            <w:left w:val="none" w:sz="0" w:space="0" w:color="auto"/>
            <w:bottom w:val="none" w:sz="0" w:space="0" w:color="auto"/>
            <w:right w:val="none" w:sz="0" w:space="0" w:color="auto"/>
          </w:divBdr>
        </w:div>
        <w:div w:id="861893260">
          <w:marLeft w:val="480"/>
          <w:marRight w:val="0"/>
          <w:marTop w:val="0"/>
          <w:marBottom w:val="0"/>
          <w:divBdr>
            <w:top w:val="none" w:sz="0" w:space="0" w:color="auto"/>
            <w:left w:val="none" w:sz="0" w:space="0" w:color="auto"/>
            <w:bottom w:val="none" w:sz="0" w:space="0" w:color="auto"/>
            <w:right w:val="none" w:sz="0" w:space="0" w:color="auto"/>
          </w:divBdr>
        </w:div>
        <w:div w:id="863862496">
          <w:marLeft w:val="480"/>
          <w:marRight w:val="0"/>
          <w:marTop w:val="0"/>
          <w:marBottom w:val="0"/>
          <w:divBdr>
            <w:top w:val="none" w:sz="0" w:space="0" w:color="auto"/>
            <w:left w:val="none" w:sz="0" w:space="0" w:color="auto"/>
            <w:bottom w:val="none" w:sz="0" w:space="0" w:color="auto"/>
            <w:right w:val="none" w:sz="0" w:space="0" w:color="auto"/>
          </w:divBdr>
        </w:div>
        <w:div w:id="929236085">
          <w:marLeft w:val="480"/>
          <w:marRight w:val="0"/>
          <w:marTop w:val="0"/>
          <w:marBottom w:val="0"/>
          <w:divBdr>
            <w:top w:val="none" w:sz="0" w:space="0" w:color="auto"/>
            <w:left w:val="none" w:sz="0" w:space="0" w:color="auto"/>
            <w:bottom w:val="none" w:sz="0" w:space="0" w:color="auto"/>
            <w:right w:val="none" w:sz="0" w:space="0" w:color="auto"/>
          </w:divBdr>
        </w:div>
        <w:div w:id="937828100">
          <w:marLeft w:val="480"/>
          <w:marRight w:val="0"/>
          <w:marTop w:val="0"/>
          <w:marBottom w:val="0"/>
          <w:divBdr>
            <w:top w:val="none" w:sz="0" w:space="0" w:color="auto"/>
            <w:left w:val="none" w:sz="0" w:space="0" w:color="auto"/>
            <w:bottom w:val="none" w:sz="0" w:space="0" w:color="auto"/>
            <w:right w:val="none" w:sz="0" w:space="0" w:color="auto"/>
          </w:divBdr>
        </w:div>
        <w:div w:id="937831642">
          <w:marLeft w:val="480"/>
          <w:marRight w:val="0"/>
          <w:marTop w:val="0"/>
          <w:marBottom w:val="0"/>
          <w:divBdr>
            <w:top w:val="none" w:sz="0" w:space="0" w:color="auto"/>
            <w:left w:val="none" w:sz="0" w:space="0" w:color="auto"/>
            <w:bottom w:val="none" w:sz="0" w:space="0" w:color="auto"/>
            <w:right w:val="none" w:sz="0" w:space="0" w:color="auto"/>
          </w:divBdr>
        </w:div>
        <w:div w:id="950749829">
          <w:marLeft w:val="480"/>
          <w:marRight w:val="0"/>
          <w:marTop w:val="0"/>
          <w:marBottom w:val="0"/>
          <w:divBdr>
            <w:top w:val="none" w:sz="0" w:space="0" w:color="auto"/>
            <w:left w:val="none" w:sz="0" w:space="0" w:color="auto"/>
            <w:bottom w:val="none" w:sz="0" w:space="0" w:color="auto"/>
            <w:right w:val="none" w:sz="0" w:space="0" w:color="auto"/>
          </w:divBdr>
        </w:div>
        <w:div w:id="959267992">
          <w:marLeft w:val="480"/>
          <w:marRight w:val="0"/>
          <w:marTop w:val="0"/>
          <w:marBottom w:val="0"/>
          <w:divBdr>
            <w:top w:val="none" w:sz="0" w:space="0" w:color="auto"/>
            <w:left w:val="none" w:sz="0" w:space="0" w:color="auto"/>
            <w:bottom w:val="none" w:sz="0" w:space="0" w:color="auto"/>
            <w:right w:val="none" w:sz="0" w:space="0" w:color="auto"/>
          </w:divBdr>
        </w:div>
        <w:div w:id="967512147">
          <w:marLeft w:val="480"/>
          <w:marRight w:val="0"/>
          <w:marTop w:val="0"/>
          <w:marBottom w:val="0"/>
          <w:divBdr>
            <w:top w:val="none" w:sz="0" w:space="0" w:color="auto"/>
            <w:left w:val="none" w:sz="0" w:space="0" w:color="auto"/>
            <w:bottom w:val="none" w:sz="0" w:space="0" w:color="auto"/>
            <w:right w:val="none" w:sz="0" w:space="0" w:color="auto"/>
          </w:divBdr>
        </w:div>
        <w:div w:id="1016155112">
          <w:marLeft w:val="480"/>
          <w:marRight w:val="0"/>
          <w:marTop w:val="0"/>
          <w:marBottom w:val="0"/>
          <w:divBdr>
            <w:top w:val="none" w:sz="0" w:space="0" w:color="auto"/>
            <w:left w:val="none" w:sz="0" w:space="0" w:color="auto"/>
            <w:bottom w:val="none" w:sz="0" w:space="0" w:color="auto"/>
            <w:right w:val="none" w:sz="0" w:space="0" w:color="auto"/>
          </w:divBdr>
        </w:div>
      </w:divsChild>
    </w:div>
    <w:div w:id="510993693">
      <w:bodyDiv w:val="1"/>
      <w:marLeft w:val="0"/>
      <w:marRight w:val="0"/>
      <w:marTop w:val="0"/>
      <w:marBottom w:val="0"/>
      <w:divBdr>
        <w:top w:val="none" w:sz="0" w:space="0" w:color="auto"/>
        <w:left w:val="none" w:sz="0" w:space="0" w:color="auto"/>
        <w:bottom w:val="none" w:sz="0" w:space="0" w:color="auto"/>
        <w:right w:val="none" w:sz="0" w:space="0" w:color="auto"/>
      </w:divBdr>
    </w:div>
    <w:div w:id="511184226">
      <w:bodyDiv w:val="1"/>
      <w:marLeft w:val="0"/>
      <w:marRight w:val="0"/>
      <w:marTop w:val="0"/>
      <w:marBottom w:val="0"/>
      <w:divBdr>
        <w:top w:val="none" w:sz="0" w:space="0" w:color="auto"/>
        <w:left w:val="none" w:sz="0" w:space="0" w:color="auto"/>
        <w:bottom w:val="none" w:sz="0" w:space="0" w:color="auto"/>
        <w:right w:val="none" w:sz="0" w:space="0" w:color="auto"/>
      </w:divBdr>
    </w:div>
    <w:div w:id="511185400">
      <w:bodyDiv w:val="1"/>
      <w:marLeft w:val="0"/>
      <w:marRight w:val="0"/>
      <w:marTop w:val="0"/>
      <w:marBottom w:val="0"/>
      <w:divBdr>
        <w:top w:val="none" w:sz="0" w:space="0" w:color="auto"/>
        <w:left w:val="none" w:sz="0" w:space="0" w:color="auto"/>
        <w:bottom w:val="none" w:sz="0" w:space="0" w:color="auto"/>
        <w:right w:val="none" w:sz="0" w:space="0" w:color="auto"/>
      </w:divBdr>
    </w:div>
    <w:div w:id="511191286">
      <w:bodyDiv w:val="1"/>
      <w:marLeft w:val="0"/>
      <w:marRight w:val="0"/>
      <w:marTop w:val="0"/>
      <w:marBottom w:val="0"/>
      <w:divBdr>
        <w:top w:val="none" w:sz="0" w:space="0" w:color="auto"/>
        <w:left w:val="none" w:sz="0" w:space="0" w:color="auto"/>
        <w:bottom w:val="none" w:sz="0" w:space="0" w:color="auto"/>
        <w:right w:val="none" w:sz="0" w:space="0" w:color="auto"/>
      </w:divBdr>
    </w:div>
    <w:div w:id="511384547">
      <w:bodyDiv w:val="1"/>
      <w:marLeft w:val="0"/>
      <w:marRight w:val="0"/>
      <w:marTop w:val="0"/>
      <w:marBottom w:val="0"/>
      <w:divBdr>
        <w:top w:val="none" w:sz="0" w:space="0" w:color="auto"/>
        <w:left w:val="none" w:sz="0" w:space="0" w:color="auto"/>
        <w:bottom w:val="none" w:sz="0" w:space="0" w:color="auto"/>
        <w:right w:val="none" w:sz="0" w:space="0" w:color="auto"/>
      </w:divBdr>
    </w:div>
    <w:div w:id="511724117">
      <w:bodyDiv w:val="1"/>
      <w:marLeft w:val="0"/>
      <w:marRight w:val="0"/>
      <w:marTop w:val="0"/>
      <w:marBottom w:val="0"/>
      <w:divBdr>
        <w:top w:val="none" w:sz="0" w:space="0" w:color="auto"/>
        <w:left w:val="none" w:sz="0" w:space="0" w:color="auto"/>
        <w:bottom w:val="none" w:sz="0" w:space="0" w:color="auto"/>
        <w:right w:val="none" w:sz="0" w:space="0" w:color="auto"/>
      </w:divBdr>
    </w:div>
    <w:div w:id="512383862">
      <w:bodyDiv w:val="1"/>
      <w:marLeft w:val="0"/>
      <w:marRight w:val="0"/>
      <w:marTop w:val="0"/>
      <w:marBottom w:val="0"/>
      <w:divBdr>
        <w:top w:val="none" w:sz="0" w:space="0" w:color="auto"/>
        <w:left w:val="none" w:sz="0" w:space="0" w:color="auto"/>
        <w:bottom w:val="none" w:sz="0" w:space="0" w:color="auto"/>
        <w:right w:val="none" w:sz="0" w:space="0" w:color="auto"/>
      </w:divBdr>
    </w:div>
    <w:div w:id="512454677">
      <w:bodyDiv w:val="1"/>
      <w:marLeft w:val="0"/>
      <w:marRight w:val="0"/>
      <w:marTop w:val="0"/>
      <w:marBottom w:val="0"/>
      <w:divBdr>
        <w:top w:val="none" w:sz="0" w:space="0" w:color="auto"/>
        <w:left w:val="none" w:sz="0" w:space="0" w:color="auto"/>
        <w:bottom w:val="none" w:sz="0" w:space="0" w:color="auto"/>
        <w:right w:val="none" w:sz="0" w:space="0" w:color="auto"/>
      </w:divBdr>
    </w:div>
    <w:div w:id="512455357">
      <w:bodyDiv w:val="1"/>
      <w:marLeft w:val="0"/>
      <w:marRight w:val="0"/>
      <w:marTop w:val="0"/>
      <w:marBottom w:val="0"/>
      <w:divBdr>
        <w:top w:val="none" w:sz="0" w:space="0" w:color="auto"/>
        <w:left w:val="none" w:sz="0" w:space="0" w:color="auto"/>
        <w:bottom w:val="none" w:sz="0" w:space="0" w:color="auto"/>
        <w:right w:val="none" w:sz="0" w:space="0" w:color="auto"/>
      </w:divBdr>
    </w:div>
    <w:div w:id="512495344">
      <w:bodyDiv w:val="1"/>
      <w:marLeft w:val="0"/>
      <w:marRight w:val="0"/>
      <w:marTop w:val="0"/>
      <w:marBottom w:val="0"/>
      <w:divBdr>
        <w:top w:val="none" w:sz="0" w:space="0" w:color="auto"/>
        <w:left w:val="none" w:sz="0" w:space="0" w:color="auto"/>
        <w:bottom w:val="none" w:sz="0" w:space="0" w:color="auto"/>
        <w:right w:val="none" w:sz="0" w:space="0" w:color="auto"/>
      </w:divBdr>
    </w:div>
    <w:div w:id="512496053">
      <w:bodyDiv w:val="1"/>
      <w:marLeft w:val="0"/>
      <w:marRight w:val="0"/>
      <w:marTop w:val="0"/>
      <w:marBottom w:val="0"/>
      <w:divBdr>
        <w:top w:val="none" w:sz="0" w:space="0" w:color="auto"/>
        <w:left w:val="none" w:sz="0" w:space="0" w:color="auto"/>
        <w:bottom w:val="none" w:sz="0" w:space="0" w:color="auto"/>
        <w:right w:val="none" w:sz="0" w:space="0" w:color="auto"/>
      </w:divBdr>
    </w:div>
    <w:div w:id="512959414">
      <w:bodyDiv w:val="1"/>
      <w:marLeft w:val="0"/>
      <w:marRight w:val="0"/>
      <w:marTop w:val="0"/>
      <w:marBottom w:val="0"/>
      <w:divBdr>
        <w:top w:val="none" w:sz="0" w:space="0" w:color="auto"/>
        <w:left w:val="none" w:sz="0" w:space="0" w:color="auto"/>
        <w:bottom w:val="none" w:sz="0" w:space="0" w:color="auto"/>
        <w:right w:val="none" w:sz="0" w:space="0" w:color="auto"/>
      </w:divBdr>
    </w:div>
    <w:div w:id="513154357">
      <w:bodyDiv w:val="1"/>
      <w:marLeft w:val="0"/>
      <w:marRight w:val="0"/>
      <w:marTop w:val="0"/>
      <w:marBottom w:val="0"/>
      <w:divBdr>
        <w:top w:val="none" w:sz="0" w:space="0" w:color="auto"/>
        <w:left w:val="none" w:sz="0" w:space="0" w:color="auto"/>
        <w:bottom w:val="none" w:sz="0" w:space="0" w:color="auto"/>
        <w:right w:val="none" w:sz="0" w:space="0" w:color="auto"/>
      </w:divBdr>
      <w:divsChild>
        <w:div w:id="30616357">
          <w:marLeft w:val="480"/>
          <w:marRight w:val="0"/>
          <w:marTop w:val="0"/>
          <w:marBottom w:val="0"/>
          <w:divBdr>
            <w:top w:val="none" w:sz="0" w:space="0" w:color="auto"/>
            <w:left w:val="none" w:sz="0" w:space="0" w:color="auto"/>
            <w:bottom w:val="none" w:sz="0" w:space="0" w:color="auto"/>
            <w:right w:val="none" w:sz="0" w:space="0" w:color="auto"/>
          </w:divBdr>
        </w:div>
        <w:div w:id="36703256">
          <w:marLeft w:val="480"/>
          <w:marRight w:val="0"/>
          <w:marTop w:val="0"/>
          <w:marBottom w:val="0"/>
          <w:divBdr>
            <w:top w:val="none" w:sz="0" w:space="0" w:color="auto"/>
            <w:left w:val="none" w:sz="0" w:space="0" w:color="auto"/>
            <w:bottom w:val="none" w:sz="0" w:space="0" w:color="auto"/>
            <w:right w:val="none" w:sz="0" w:space="0" w:color="auto"/>
          </w:divBdr>
        </w:div>
        <w:div w:id="100340645">
          <w:marLeft w:val="480"/>
          <w:marRight w:val="0"/>
          <w:marTop w:val="0"/>
          <w:marBottom w:val="0"/>
          <w:divBdr>
            <w:top w:val="none" w:sz="0" w:space="0" w:color="auto"/>
            <w:left w:val="none" w:sz="0" w:space="0" w:color="auto"/>
            <w:bottom w:val="none" w:sz="0" w:space="0" w:color="auto"/>
            <w:right w:val="none" w:sz="0" w:space="0" w:color="auto"/>
          </w:divBdr>
        </w:div>
        <w:div w:id="139687431">
          <w:marLeft w:val="480"/>
          <w:marRight w:val="0"/>
          <w:marTop w:val="0"/>
          <w:marBottom w:val="0"/>
          <w:divBdr>
            <w:top w:val="none" w:sz="0" w:space="0" w:color="auto"/>
            <w:left w:val="none" w:sz="0" w:space="0" w:color="auto"/>
            <w:bottom w:val="none" w:sz="0" w:space="0" w:color="auto"/>
            <w:right w:val="none" w:sz="0" w:space="0" w:color="auto"/>
          </w:divBdr>
        </w:div>
        <w:div w:id="172301423">
          <w:marLeft w:val="480"/>
          <w:marRight w:val="0"/>
          <w:marTop w:val="0"/>
          <w:marBottom w:val="0"/>
          <w:divBdr>
            <w:top w:val="none" w:sz="0" w:space="0" w:color="auto"/>
            <w:left w:val="none" w:sz="0" w:space="0" w:color="auto"/>
            <w:bottom w:val="none" w:sz="0" w:space="0" w:color="auto"/>
            <w:right w:val="none" w:sz="0" w:space="0" w:color="auto"/>
          </w:divBdr>
        </w:div>
        <w:div w:id="190731220">
          <w:marLeft w:val="480"/>
          <w:marRight w:val="0"/>
          <w:marTop w:val="0"/>
          <w:marBottom w:val="0"/>
          <w:divBdr>
            <w:top w:val="none" w:sz="0" w:space="0" w:color="auto"/>
            <w:left w:val="none" w:sz="0" w:space="0" w:color="auto"/>
            <w:bottom w:val="none" w:sz="0" w:space="0" w:color="auto"/>
            <w:right w:val="none" w:sz="0" w:space="0" w:color="auto"/>
          </w:divBdr>
        </w:div>
        <w:div w:id="223682286">
          <w:marLeft w:val="480"/>
          <w:marRight w:val="0"/>
          <w:marTop w:val="0"/>
          <w:marBottom w:val="0"/>
          <w:divBdr>
            <w:top w:val="none" w:sz="0" w:space="0" w:color="auto"/>
            <w:left w:val="none" w:sz="0" w:space="0" w:color="auto"/>
            <w:bottom w:val="none" w:sz="0" w:space="0" w:color="auto"/>
            <w:right w:val="none" w:sz="0" w:space="0" w:color="auto"/>
          </w:divBdr>
        </w:div>
        <w:div w:id="240716826">
          <w:marLeft w:val="480"/>
          <w:marRight w:val="0"/>
          <w:marTop w:val="0"/>
          <w:marBottom w:val="0"/>
          <w:divBdr>
            <w:top w:val="none" w:sz="0" w:space="0" w:color="auto"/>
            <w:left w:val="none" w:sz="0" w:space="0" w:color="auto"/>
            <w:bottom w:val="none" w:sz="0" w:space="0" w:color="auto"/>
            <w:right w:val="none" w:sz="0" w:space="0" w:color="auto"/>
          </w:divBdr>
        </w:div>
        <w:div w:id="251621658">
          <w:marLeft w:val="480"/>
          <w:marRight w:val="0"/>
          <w:marTop w:val="0"/>
          <w:marBottom w:val="0"/>
          <w:divBdr>
            <w:top w:val="none" w:sz="0" w:space="0" w:color="auto"/>
            <w:left w:val="none" w:sz="0" w:space="0" w:color="auto"/>
            <w:bottom w:val="none" w:sz="0" w:space="0" w:color="auto"/>
            <w:right w:val="none" w:sz="0" w:space="0" w:color="auto"/>
          </w:divBdr>
        </w:div>
        <w:div w:id="288708266">
          <w:marLeft w:val="480"/>
          <w:marRight w:val="0"/>
          <w:marTop w:val="0"/>
          <w:marBottom w:val="0"/>
          <w:divBdr>
            <w:top w:val="none" w:sz="0" w:space="0" w:color="auto"/>
            <w:left w:val="none" w:sz="0" w:space="0" w:color="auto"/>
            <w:bottom w:val="none" w:sz="0" w:space="0" w:color="auto"/>
            <w:right w:val="none" w:sz="0" w:space="0" w:color="auto"/>
          </w:divBdr>
        </w:div>
        <w:div w:id="303196612">
          <w:marLeft w:val="480"/>
          <w:marRight w:val="0"/>
          <w:marTop w:val="0"/>
          <w:marBottom w:val="0"/>
          <w:divBdr>
            <w:top w:val="none" w:sz="0" w:space="0" w:color="auto"/>
            <w:left w:val="none" w:sz="0" w:space="0" w:color="auto"/>
            <w:bottom w:val="none" w:sz="0" w:space="0" w:color="auto"/>
            <w:right w:val="none" w:sz="0" w:space="0" w:color="auto"/>
          </w:divBdr>
        </w:div>
        <w:div w:id="322782238">
          <w:marLeft w:val="480"/>
          <w:marRight w:val="0"/>
          <w:marTop w:val="0"/>
          <w:marBottom w:val="0"/>
          <w:divBdr>
            <w:top w:val="none" w:sz="0" w:space="0" w:color="auto"/>
            <w:left w:val="none" w:sz="0" w:space="0" w:color="auto"/>
            <w:bottom w:val="none" w:sz="0" w:space="0" w:color="auto"/>
            <w:right w:val="none" w:sz="0" w:space="0" w:color="auto"/>
          </w:divBdr>
        </w:div>
        <w:div w:id="338235390">
          <w:marLeft w:val="480"/>
          <w:marRight w:val="0"/>
          <w:marTop w:val="0"/>
          <w:marBottom w:val="0"/>
          <w:divBdr>
            <w:top w:val="none" w:sz="0" w:space="0" w:color="auto"/>
            <w:left w:val="none" w:sz="0" w:space="0" w:color="auto"/>
            <w:bottom w:val="none" w:sz="0" w:space="0" w:color="auto"/>
            <w:right w:val="none" w:sz="0" w:space="0" w:color="auto"/>
          </w:divBdr>
        </w:div>
        <w:div w:id="342099735">
          <w:marLeft w:val="480"/>
          <w:marRight w:val="0"/>
          <w:marTop w:val="0"/>
          <w:marBottom w:val="0"/>
          <w:divBdr>
            <w:top w:val="none" w:sz="0" w:space="0" w:color="auto"/>
            <w:left w:val="none" w:sz="0" w:space="0" w:color="auto"/>
            <w:bottom w:val="none" w:sz="0" w:space="0" w:color="auto"/>
            <w:right w:val="none" w:sz="0" w:space="0" w:color="auto"/>
          </w:divBdr>
        </w:div>
        <w:div w:id="358239591">
          <w:marLeft w:val="480"/>
          <w:marRight w:val="0"/>
          <w:marTop w:val="0"/>
          <w:marBottom w:val="0"/>
          <w:divBdr>
            <w:top w:val="none" w:sz="0" w:space="0" w:color="auto"/>
            <w:left w:val="none" w:sz="0" w:space="0" w:color="auto"/>
            <w:bottom w:val="none" w:sz="0" w:space="0" w:color="auto"/>
            <w:right w:val="none" w:sz="0" w:space="0" w:color="auto"/>
          </w:divBdr>
        </w:div>
        <w:div w:id="378281522">
          <w:marLeft w:val="480"/>
          <w:marRight w:val="0"/>
          <w:marTop w:val="0"/>
          <w:marBottom w:val="0"/>
          <w:divBdr>
            <w:top w:val="none" w:sz="0" w:space="0" w:color="auto"/>
            <w:left w:val="none" w:sz="0" w:space="0" w:color="auto"/>
            <w:bottom w:val="none" w:sz="0" w:space="0" w:color="auto"/>
            <w:right w:val="none" w:sz="0" w:space="0" w:color="auto"/>
          </w:divBdr>
        </w:div>
        <w:div w:id="387731764">
          <w:marLeft w:val="480"/>
          <w:marRight w:val="0"/>
          <w:marTop w:val="0"/>
          <w:marBottom w:val="0"/>
          <w:divBdr>
            <w:top w:val="none" w:sz="0" w:space="0" w:color="auto"/>
            <w:left w:val="none" w:sz="0" w:space="0" w:color="auto"/>
            <w:bottom w:val="none" w:sz="0" w:space="0" w:color="auto"/>
            <w:right w:val="none" w:sz="0" w:space="0" w:color="auto"/>
          </w:divBdr>
        </w:div>
        <w:div w:id="398721724">
          <w:marLeft w:val="480"/>
          <w:marRight w:val="0"/>
          <w:marTop w:val="0"/>
          <w:marBottom w:val="0"/>
          <w:divBdr>
            <w:top w:val="none" w:sz="0" w:space="0" w:color="auto"/>
            <w:left w:val="none" w:sz="0" w:space="0" w:color="auto"/>
            <w:bottom w:val="none" w:sz="0" w:space="0" w:color="auto"/>
            <w:right w:val="none" w:sz="0" w:space="0" w:color="auto"/>
          </w:divBdr>
        </w:div>
        <w:div w:id="411465467">
          <w:marLeft w:val="480"/>
          <w:marRight w:val="0"/>
          <w:marTop w:val="0"/>
          <w:marBottom w:val="0"/>
          <w:divBdr>
            <w:top w:val="none" w:sz="0" w:space="0" w:color="auto"/>
            <w:left w:val="none" w:sz="0" w:space="0" w:color="auto"/>
            <w:bottom w:val="none" w:sz="0" w:space="0" w:color="auto"/>
            <w:right w:val="none" w:sz="0" w:space="0" w:color="auto"/>
          </w:divBdr>
        </w:div>
        <w:div w:id="418452973">
          <w:marLeft w:val="480"/>
          <w:marRight w:val="0"/>
          <w:marTop w:val="0"/>
          <w:marBottom w:val="0"/>
          <w:divBdr>
            <w:top w:val="none" w:sz="0" w:space="0" w:color="auto"/>
            <w:left w:val="none" w:sz="0" w:space="0" w:color="auto"/>
            <w:bottom w:val="none" w:sz="0" w:space="0" w:color="auto"/>
            <w:right w:val="none" w:sz="0" w:space="0" w:color="auto"/>
          </w:divBdr>
        </w:div>
        <w:div w:id="429395893">
          <w:marLeft w:val="480"/>
          <w:marRight w:val="0"/>
          <w:marTop w:val="0"/>
          <w:marBottom w:val="0"/>
          <w:divBdr>
            <w:top w:val="none" w:sz="0" w:space="0" w:color="auto"/>
            <w:left w:val="none" w:sz="0" w:space="0" w:color="auto"/>
            <w:bottom w:val="none" w:sz="0" w:space="0" w:color="auto"/>
            <w:right w:val="none" w:sz="0" w:space="0" w:color="auto"/>
          </w:divBdr>
        </w:div>
        <w:div w:id="430398990">
          <w:marLeft w:val="480"/>
          <w:marRight w:val="0"/>
          <w:marTop w:val="0"/>
          <w:marBottom w:val="0"/>
          <w:divBdr>
            <w:top w:val="none" w:sz="0" w:space="0" w:color="auto"/>
            <w:left w:val="none" w:sz="0" w:space="0" w:color="auto"/>
            <w:bottom w:val="none" w:sz="0" w:space="0" w:color="auto"/>
            <w:right w:val="none" w:sz="0" w:space="0" w:color="auto"/>
          </w:divBdr>
        </w:div>
        <w:div w:id="431047033">
          <w:marLeft w:val="480"/>
          <w:marRight w:val="0"/>
          <w:marTop w:val="0"/>
          <w:marBottom w:val="0"/>
          <w:divBdr>
            <w:top w:val="none" w:sz="0" w:space="0" w:color="auto"/>
            <w:left w:val="none" w:sz="0" w:space="0" w:color="auto"/>
            <w:bottom w:val="none" w:sz="0" w:space="0" w:color="auto"/>
            <w:right w:val="none" w:sz="0" w:space="0" w:color="auto"/>
          </w:divBdr>
        </w:div>
        <w:div w:id="476992113">
          <w:marLeft w:val="480"/>
          <w:marRight w:val="0"/>
          <w:marTop w:val="0"/>
          <w:marBottom w:val="0"/>
          <w:divBdr>
            <w:top w:val="none" w:sz="0" w:space="0" w:color="auto"/>
            <w:left w:val="none" w:sz="0" w:space="0" w:color="auto"/>
            <w:bottom w:val="none" w:sz="0" w:space="0" w:color="auto"/>
            <w:right w:val="none" w:sz="0" w:space="0" w:color="auto"/>
          </w:divBdr>
        </w:div>
        <w:div w:id="486823271">
          <w:marLeft w:val="480"/>
          <w:marRight w:val="0"/>
          <w:marTop w:val="0"/>
          <w:marBottom w:val="0"/>
          <w:divBdr>
            <w:top w:val="none" w:sz="0" w:space="0" w:color="auto"/>
            <w:left w:val="none" w:sz="0" w:space="0" w:color="auto"/>
            <w:bottom w:val="none" w:sz="0" w:space="0" w:color="auto"/>
            <w:right w:val="none" w:sz="0" w:space="0" w:color="auto"/>
          </w:divBdr>
        </w:div>
        <w:div w:id="522286975">
          <w:marLeft w:val="480"/>
          <w:marRight w:val="0"/>
          <w:marTop w:val="0"/>
          <w:marBottom w:val="0"/>
          <w:divBdr>
            <w:top w:val="none" w:sz="0" w:space="0" w:color="auto"/>
            <w:left w:val="none" w:sz="0" w:space="0" w:color="auto"/>
            <w:bottom w:val="none" w:sz="0" w:space="0" w:color="auto"/>
            <w:right w:val="none" w:sz="0" w:space="0" w:color="auto"/>
          </w:divBdr>
        </w:div>
        <w:div w:id="538204232">
          <w:marLeft w:val="480"/>
          <w:marRight w:val="0"/>
          <w:marTop w:val="0"/>
          <w:marBottom w:val="0"/>
          <w:divBdr>
            <w:top w:val="none" w:sz="0" w:space="0" w:color="auto"/>
            <w:left w:val="none" w:sz="0" w:space="0" w:color="auto"/>
            <w:bottom w:val="none" w:sz="0" w:space="0" w:color="auto"/>
            <w:right w:val="none" w:sz="0" w:space="0" w:color="auto"/>
          </w:divBdr>
        </w:div>
        <w:div w:id="552041802">
          <w:marLeft w:val="480"/>
          <w:marRight w:val="0"/>
          <w:marTop w:val="0"/>
          <w:marBottom w:val="0"/>
          <w:divBdr>
            <w:top w:val="none" w:sz="0" w:space="0" w:color="auto"/>
            <w:left w:val="none" w:sz="0" w:space="0" w:color="auto"/>
            <w:bottom w:val="none" w:sz="0" w:space="0" w:color="auto"/>
            <w:right w:val="none" w:sz="0" w:space="0" w:color="auto"/>
          </w:divBdr>
        </w:div>
        <w:div w:id="558905726">
          <w:marLeft w:val="480"/>
          <w:marRight w:val="0"/>
          <w:marTop w:val="0"/>
          <w:marBottom w:val="0"/>
          <w:divBdr>
            <w:top w:val="none" w:sz="0" w:space="0" w:color="auto"/>
            <w:left w:val="none" w:sz="0" w:space="0" w:color="auto"/>
            <w:bottom w:val="none" w:sz="0" w:space="0" w:color="auto"/>
            <w:right w:val="none" w:sz="0" w:space="0" w:color="auto"/>
          </w:divBdr>
        </w:div>
        <w:div w:id="568619138">
          <w:marLeft w:val="480"/>
          <w:marRight w:val="0"/>
          <w:marTop w:val="0"/>
          <w:marBottom w:val="0"/>
          <w:divBdr>
            <w:top w:val="none" w:sz="0" w:space="0" w:color="auto"/>
            <w:left w:val="none" w:sz="0" w:space="0" w:color="auto"/>
            <w:bottom w:val="none" w:sz="0" w:space="0" w:color="auto"/>
            <w:right w:val="none" w:sz="0" w:space="0" w:color="auto"/>
          </w:divBdr>
        </w:div>
        <w:div w:id="570624102">
          <w:marLeft w:val="480"/>
          <w:marRight w:val="0"/>
          <w:marTop w:val="0"/>
          <w:marBottom w:val="0"/>
          <w:divBdr>
            <w:top w:val="none" w:sz="0" w:space="0" w:color="auto"/>
            <w:left w:val="none" w:sz="0" w:space="0" w:color="auto"/>
            <w:bottom w:val="none" w:sz="0" w:space="0" w:color="auto"/>
            <w:right w:val="none" w:sz="0" w:space="0" w:color="auto"/>
          </w:divBdr>
        </w:div>
        <w:div w:id="577521150">
          <w:marLeft w:val="480"/>
          <w:marRight w:val="0"/>
          <w:marTop w:val="0"/>
          <w:marBottom w:val="0"/>
          <w:divBdr>
            <w:top w:val="none" w:sz="0" w:space="0" w:color="auto"/>
            <w:left w:val="none" w:sz="0" w:space="0" w:color="auto"/>
            <w:bottom w:val="none" w:sz="0" w:space="0" w:color="auto"/>
            <w:right w:val="none" w:sz="0" w:space="0" w:color="auto"/>
          </w:divBdr>
        </w:div>
        <w:div w:id="604532599">
          <w:marLeft w:val="480"/>
          <w:marRight w:val="0"/>
          <w:marTop w:val="0"/>
          <w:marBottom w:val="0"/>
          <w:divBdr>
            <w:top w:val="none" w:sz="0" w:space="0" w:color="auto"/>
            <w:left w:val="none" w:sz="0" w:space="0" w:color="auto"/>
            <w:bottom w:val="none" w:sz="0" w:space="0" w:color="auto"/>
            <w:right w:val="none" w:sz="0" w:space="0" w:color="auto"/>
          </w:divBdr>
        </w:div>
        <w:div w:id="612708405">
          <w:marLeft w:val="480"/>
          <w:marRight w:val="0"/>
          <w:marTop w:val="0"/>
          <w:marBottom w:val="0"/>
          <w:divBdr>
            <w:top w:val="none" w:sz="0" w:space="0" w:color="auto"/>
            <w:left w:val="none" w:sz="0" w:space="0" w:color="auto"/>
            <w:bottom w:val="none" w:sz="0" w:space="0" w:color="auto"/>
            <w:right w:val="none" w:sz="0" w:space="0" w:color="auto"/>
          </w:divBdr>
        </w:div>
        <w:div w:id="620302607">
          <w:marLeft w:val="480"/>
          <w:marRight w:val="0"/>
          <w:marTop w:val="0"/>
          <w:marBottom w:val="0"/>
          <w:divBdr>
            <w:top w:val="none" w:sz="0" w:space="0" w:color="auto"/>
            <w:left w:val="none" w:sz="0" w:space="0" w:color="auto"/>
            <w:bottom w:val="none" w:sz="0" w:space="0" w:color="auto"/>
            <w:right w:val="none" w:sz="0" w:space="0" w:color="auto"/>
          </w:divBdr>
        </w:div>
        <w:div w:id="626199786">
          <w:marLeft w:val="480"/>
          <w:marRight w:val="0"/>
          <w:marTop w:val="0"/>
          <w:marBottom w:val="0"/>
          <w:divBdr>
            <w:top w:val="none" w:sz="0" w:space="0" w:color="auto"/>
            <w:left w:val="none" w:sz="0" w:space="0" w:color="auto"/>
            <w:bottom w:val="none" w:sz="0" w:space="0" w:color="auto"/>
            <w:right w:val="none" w:sz="0" w:space="0" w:color="auto"/>
          </w:divBdr>
        </w:div>
        <w:div w:id="637760850">
          <w:marLeft w:val="480"/>
          <w:marRight w:val="0"/>
          <w:marTop w:val="0"/>
          <w:marBottom w:val="0"/>
          <w:divBdr>
            <w:top w:val="none" w:sz="0" w:space="0" w:color="auto"/>
            <w:left w:val="none" w:sz="0" w:space="0" w:color="auto"/>
            <w:bottom w:val="none" w:sz="0" w:space="0" w:color="auto"/>
            <w:right w:val="none" w:sz="0" w:space="0" w:color="auto"/>
          </w:divBdr>
        </w:div>
        <w:div w:id="659164108">
          <w:marLeft w:val="480"/>
          <w:marRight w:val="0"/>
          <w:marTop w:val="0"/>
          <w:marBottom w:val="0"/>
          <w:divBdr>
            <w:top w:val="none" w:sz="0" w:space="0" w:color="auto"/>
            <w:left w:val="none" w:sz="0" w:space="0" w:color="auto"/>
            <w:bottom w:val="none" w:sz="0" w:space="0" w:color="auto"/>
            <w:right w:val="none" w:sz="0" w:space="0" w:color="auto"/>
          </w:divBdr>
        </w:div>
        <w:div w:id="720204926">
          <w:marLeft w:val="480"/>
          <w:marRight w:val="0"/>
          <w:marTop w:val="0"/>
          <w:marBottom w:val="0"/>
          <w:divBdr>
            <w:top w:val="none" w:sz="0" w:space="0" w:color="auto"/>
            <w:left w:val="none" w:sz="0" w:space="0" w:color="auto"/>
            <w:bottom w:val="none" w:sz="0" w:space="0" w:color="auto"/>
            <w:right w:val="none" w:sz="0" w:space="0" w:color="auto"/>
          </w:divBdr>
        </w:div>
        <w:div w:id="732393088">
          <w:marLeft w:val="480"/>
          <w:marRight w:val="0"/>
          <w:marTop w:val="0"/>
          <w:marBottom w:val="0"/>
          <w:divBdr>
            <w:top w:val="none" w:sz="0" w:space="0" w:color="auto"/>
            <w:left w:val="none" w:sz="0" w:space="0" w:color="auto"/>
            <w:bottom w:val="none" w:sz="0" w:space="0" w:color="auto"/>
            <w:right w:val="none" w:sz="0" w:space="0" w:color="auto"/>
          </w:divBdr>
        </w:div>
        <w:div w:id="732658376">
          <w:marLeft w:val="480"/>
          <w:marRight w:val="0"/>
          <w:marTop w:val="0"/>
          <w:marBottom w:val="0"/>
          <w:divBdr>
            <w:top w:val="none" w:sz="0" w:space="0" w:color="auto"/>
            <w:left w:val="none" w:sz="0" w:space="0" w:color="auto"/>
            <w:bottom w:val="none" w:sz="0" w:space="0" w:color="auto"/>
            <w:right w:val="none" w:sz="0" w:space="0" w:color="auto"/>
          </w:divBdr>
        </w:div>
        <w:div w:id="794179481">
          <w:marLeft w:val="480"/>
          <w:marRight w:val="0"/>
          <w:marTop w:val="0"/>
          <w:marBottom w:val="0"/>
          <w:divBdr>
            <w:top w:val="none" w:sz="0" w:space="0" w:color="auto"/>
            <w:left w:val="none" w:sz="0" w:space="0" w:color="auto"/>
            <w:bottom w:val="none" w:sz="0" w:space="0" w:color="auto"/>
            <w:right w:val="none" w:sz="0" w:space="0" w:color="auto"/>
          </w:divBdr>
        </w:div>
        <w:div w:id="797840765">
          <w:marLeft w:val="480"/>
          <w:marRight w:val="0"/>
          <w:marTop w:val="0"/>
          <w:marBottom w:val="0"/>
          <w:divBdr>
            <w:top w:val="none" w:sz="0" w:space="0" w:color="auto"/>
            <w:left w:val="none" w:sz="0" w:space="0" w:color="auto"/>
            <w:bottom w:val="none" w:sz="0" w:space="0" w:color="auto"/>
            <w:right w:val="none" w:sz="0" w:space="0" w:color="auto"/>
          </w:divBdr>
        </w:div>
        <w:div w:id="815101885">
          <w:marLeft w:val="480"/>
          <w:marRight w:val="0"/>
          <w:marTop w:val="0"/>
          <w:marBottom w:val="0"/>
          <w:divBdr>
            <w:top w:val="none" w:sz="0" w:space="0" w:color="auto"/>
            <w:left w:val="none" w:sz="0" w:space="0" w:color="auto"/>
            <w:bottom w:val="none" w:sz="0" w:space="0" w:color="auto"/>
            <w:right w:val="none" w:sz="0" w:space="0" w:color="auto"/>
          </w:divBdr>
        </w:div>
        <w:div w:id="829445952">
          <w:marLeft w:val="480"/>
          <w:marRight w:val="0"/>
          <w:marTop w:val="0"/>
          <w:marBottom w:val="0"/>
          <w:divBdr>
            <w:top w:val="none" w:sz="0" w:space="0" w:color="auto"/>
            <w:left w:val="none" w:sz="0" w:space="0" w:color="auto"/>
            <w:bottom w:val="none" w:sz="0" w:space="0" w:color="auto"/>
            <w:right w:val="none" w:sz="0" w:space="0" w:color="auto"/>
          </w:divBdr>
        </w:div>
        <w:div w:id="841241966">
          <w:marLeft w:val="480"/>
          <w:marRight w:val="0"/>
          <w:marTop w:val="0"/>
          <w:marBottom w:val="0"/>
          <w:divBdr>
            <w:top w:val="none" w:sz="0" w:space="0" w:color="auto"/>
            <w:left w:val="none" w:sz="0" w:space="0" w:color="auto"/>
            <w:bottom w:val="none" w:sz="0" w:space="0" w:color="auto"/>
            <w:right w:val="none" w:sz="0" w:space="0" w:color="auto"/>
          </w:divBdr>
        </w:div>
        <w:div w:id="863443176">
          <w:marLeft w:val="480"/>
          <w:marRight w:val="0"/>
          <w:marTop w:val="0"/>
          <w:marBottom w:val="0"/>
          <w:divBdr>
            <w:top w:val="none" w:sz="0" w:space="0" w:color="auto"/>
            <w:left w:val="none" w:sz="0" w:space="0" w:color="auto"/>
            <w:bottom w:val="none" w:sz="0" w:space="0" w:color="auto"/>
            <w:right w:val="none" w:sz="0" w:space="0" w:color="auto"/>
          </w:divBdr>
        </w:div>
        <w:div w:id="884373117">
          <w:marLeft w:val="480"/>
          <w:marRight w:val="0"/>
          <w:marTop w:val="0"/>
          <w:marBottom w:val="0"/>
          <w:divBdr>
            <w:top w:val="none" w:sz="0" w:space="0" w:color="auto"/>
            <w:left w:val="none" w:sz="0" w:space="0" w:color="auto"/>
            <w:bottom w:val="none" w:sz="0" w:space="0" w:color="auto"/>
            <w:right w:val="none" w:sz="0" w:space="0" w:color="auto"/>
          </w:divBdr>
        </w:div>
        <w:div w:id="901914695">
          <w:marLeft w:val="480"/>
          <w:marRight w:val="0"/>
          <w:marTop w:val="0"/>
          <w:marBottom w:val="0"/>
          <w:divBdr>
            <w:top w:val="none" w:sz="0" w:space="0" w:color="auto"/>
            <w:left w:val="none" w:sz="0" w:space="0" w:color="auto"/>
            <w:bottom w:val="none" w:sz="0" w:space="0" w:color="auto"/>
            <w:right w:val="none" w:sz="0" w:space="0" w:color="auto"/>
          </w:divBdr>
        </w:div>
        <w:div w:id="907888474">
          <w:marLeft w:val="480"/>
          <w:marRight w:val="0"/>
          <w:marTop w:val="0"/>
          <w:marBottom w:val="0"/>
          <w:divBdr>
            <w:top w:val="none" w:sz="0" w:space="0" w:color="auto"/>
            <w:left w:val="none" w:sz="0" w:space="0" w:color="auto"/>
            <w:bottom w:val="none" w:sz="0" w:space="0" w:color="auto"/>
            <w:right w:val="none" w:sz="0" w:space="0" w:color="auto"/>
          </w:divBdr>
        </w:div>
        <w:div w:id="925918562">
          <w:marLeft w:val="480"/>
          <w:marRight w:val="0"/>
          <w:marTop w:val="0"/>
          <w:marBottom w:val="0"/>
          <w:divBdr>
            <w:top w:val="none" w:sz="0" w:space="0" w:color="auto"/>
            <w:left w:val="none" w:sz="0" w:space="0" w:color="auto"/>
            <w:bottom w:val="none" w:sz="0" w:space="0" w:color="auto"/>
            <w:right w:val="none" w:sz="0" w:space="0" w:color="auto"/>
          </w:divBdr>
        </w:div>
        <w:div w:id="927889395">
          <w:marLeft w:val="480"/>
          <w:marRight w:val="0"/>
          <w:marTop w:val="0"/>
          <w:marBottom w:val="0"/>
          <w:divBdr>
            <w:top w:val="none" w:sz="0" w:space="0" w:color="auto"/>
            <w:left w:val="none" w:sz="0" w:space="0" w:color="auto"/>
            <w:bottom w:val="none" w:sz="0" w:space="0" w:color="auto"/>
            <w:right w:val="none" w:sz="0" w:space="0" w:color="auto"/>
          </w:divBdr>
        </w:div>
        <w:div w:id="972295615">
          <w:marLeft w:val="480"/>
          <w:marRight w:val="0"/>
          <w:marTop w:val="0"/>
          <w:marBottom w:val="0"/>
          <w:divBdr>
            <w:top w:val="none" w:sz="0" w:space="0" w:color="auto"/>
            <w:left w:val="none" w:sz="0" w:space="0" w:color="auto"/>
            <w:bottom w:val="none" w:sz="0" w:space="0" w:color="auto"/>
            <w:right w:val="none" w:sz="0" w:space="0" w:color="auto"/>
          </w:divBdr>
        </w:div>
        <w:div w:id="992224388">
          <w:marLeft w:val="480"/>
          <w:marRight w:val="0"/>
          <w:marTop w:val="0"/>
          <w:marBottom w:val="0"/>
          <w:divBdr>
            <w:top w:val="none" w:sz="0" w:space="0" w:color="auto"/>
            <w:left w:val="none" w:sz="0" w:space="0" w:color="auto"/>
            <w:bottom w:val="none" w:sz="0" w:space="0" w:color="auto"/>
            <w:right w:val="none" w:sz="0" w:space="0" w:color="auto"/>
          </w:divBdr>
        </w:div>
        <w:div w:id="1007682179">
          <w:marLeft w:val="480"/>
          <w:marRight w:val="0"/>
          <w:marTop w:val="0"/>
          <w:marBottom w:val="0"/>
          <w:divBdr>
            <w:top w:val="none" w:sz="0" w:space="0" w:color="auto"/>
            <w:left w:val="none" w:sz="0" w:space="0" w:color="auto"/>
            <w:bottom w:val="none" w:sz="0" w:space="0" w:color="auto"/>
            <w:right w:val="none" w:sz="0" w:space="0" w:color="auto"/>
          </w:divBdr>
        </w:div>
        <w:div w:id="1016691968">
          <w:marLeft w:val="480"/>
          <w:marRight w:val="0"/>
          <w:marTop w:val="0"/>
          <w:marBottom w:val="0"/>
          <w:divBdr>
            <w:top w:val="none" w:sz="0" w:space="0" w:color="auto"/>
            <w:left w:val="none" w:sz="0" w:space="0" w:color="auto"/>
            <w:bottom w:val="none" w:sz="0" w:space="0" w:color="auto"/>
            <w:right w:val="none" w:sz="0" w:space="0" w:color="auto"/>
          </w:divBdr>
        </w:div>
      </w:divsChild>
    </w:div>
    <w:div w:id="513344225">
      <w:bodyDiv w:val="1"/>
      <w:marLeft w:val="0"/>
      <w:marRight w:val="0"/>
      <w:marTop w:val="0"/>
      <w:marBottom w:val="0"/>
      <w:divBdr>
        <w:top w:val="none" w:sz="0" w:space="0" w:color="auto"/>
        <w:left w:val="none" w:sz="0" w:space="0" w:color="auto"/>
        <w:bottom w:val="none" w:sz="0" w:space="0" w:color="auto"/>
        <w:right w:val="none" w:sz="0" w:space="0" w:color="auto"/>
      </w:divBdr>
    </w:div>
    <w:div w:id="513376157">
      <w:bodyDiv w:val="1"/>
      <w:marLeft w:val="0"/>
      <w:marRight w:val="0"/>
      <w:marTop w:val="0"/>
      <w:marBottom w:val="0"/>
      <w:divBdr>
        <w:top w:val="none" w:sz="0" w:space="0" w:color="auto"/>
        <w:left w:val="none" w:sz="0" w:space="0" w:color="auto"/>
        <w:bottom w:val="none" w:sz="0" w:space="0" w:color="auto"/>
        <w:right w:val="none" w:sz="0" w:space="0" w:color="auto"/>
      </w:divBdr>
    </w:div>
    <w:div w:id="513687699">
      <w:bodyDiv w:val="1"/>
      <w:marLeft w:val="0"/>
      <w:marRight w:val="0"/>
      <w:marTop w:val="0"/>
      <w:marBottom w:val="0"/>
      <w:divBdr>
        <w:top w:val="none" w:sz="0" w:space="0" w:color="auto"/>
        <w:left w:val="none" w:sz="0" w:space="0" w:color="auto"/>
        <w:bottom w:val="none" w:sz="0" w:space="0" w:color="auto"/>
        <w:right w:val="none" w:sz="0" w:space="0" w:color="auto"/>
      </w:divBdr>
    </w:div>
    <w:div w:id="513960167">
      <w:bodyDiv w:val="1"/>
      <w:marLeft w:val="0"/>
      <w:marRight w:val="0"/>
      <w:marTop w:val="0"/>
      <w:marBottom w:val="0"/>
      <w:divBdr>
        <w:top w:val="none" w:sz="0" w:space="0" w:color="auto"/>
        <w:left w:val="none" w:sz="0" w:space="0" w:color="auto"/>
        <w:bottom w:val="none" w:sz="0" w:space="0" w:color="auto"/>
        <w:right w:val="none" w:sz="0" w:space="0" w:color="auto"/>
      </w:divBdr>
    </w:div>
    <w:div w:id="514031071">
      <w:bodyDiv w:val="1"/>
      <w:marLeft w:val="0"/>
      <w:marRight w:val="0"/>
      <w:marTop w:val="0"/>
      <w:marBottom w:val="0"/>
      <w:divBdr>
        <w:top w:val="none" w:sz="0" w:space="0" w:color="auto"/>
        <w:left w:val="none" w:sz="0" w:space="0" w:color="auto"/>
        <w:bottom w:val="none" w:sz="0" w:space="0" w:color="auto"/>
        <w:right w:val="none" w:sz="0" w:space="0" w:color="auto"/>
      </w:divBdr>
    </w:div>
    <w:div w:id="514731707">
      <w:bodyDiv w:val="1"/>
      <w:marLeft w:val="0"/>
      <w:marRight w:val="0"/>
      <w:marTop w:val="0"/>
      <w:marBottom w:val="0"/>
      <w:divBdr>
        <w:top w:val="none" w:sz="0" w:space="0" w:color="auto"/>
        <w:left w:val="none" w:sz="0" w:space="0" w:color="auto"/>
        <w:bottom w:val="none" w:sz="0" w:space="0" w:color="auto"/>
        <w:right w:val="none" w:sz="0" w:space="0" w:color="auto"/>
      </w:divBdr>
    </w:div>
    <w:div w:id="514806212">
      <w:bodyDiv w:val="1"/>
      <w:marLeft w:val="0"/>
      <w:marRight w:val="0"/>
      <w:marTop w:val="0"/>
      <w:marBottom w:val="0"/>
      <w:divBdr>
        <w:top w:val="none" w:sz="0" w:space="0" w:color="auto"/>
        <w:left w:val="none" w:sz="0" w:space="0" w:color="auto"/>
        <w:bottom w:val="none" w:sz="0" w:space="0" w:color="auto"/>
        <w:right w:val="none" w:sz="0" w:space="0" w:color="auto"/>
      </w:divBdr>
    </w:div>
    <w:div w:id="515268657">
      <w:bodyDiv w:val="1"/>
      <w:marLeft w:val="0"/>
      <w:marRight w:val="0"/>
      <w:marTop w:val="0"/>
      <w:marBottom w:val="0"/>
      <w:divBdr>
        <w:top w:val="none" w:sz="0" w:space="0" w:color="auto"/>
        <w:left w:val="none" w:sz="0" w:space="0" w:color="auto"/>
        <w:bottom w:val="none" w:sz="0" w:space="0" w:color="auto"/>
        <w:right w:val="none" w:sz="0" w:space="0" w:color="auto"/>
      </w:divBdr>
    </w:div>
    <w:div w:id="515316354">
      <w:bodyDiv w:val="1"/>
      <w:marLeft w:val="0"/>
      <w:marRight w:val="0"/>
      <w:marTop w:val="0"/>
      <w:marBottom w:val="0"/>
      <w:divBdr>
        <w:top w:val="none" w:sz="0" w:space="0" w:color="auto"/>
        <w:left w:val="none" w:sz="0" w:space="0" w:color="auto"/>
        <w:bottom w:val="none" w:sz="0" w:space="0" w:color="auto"/>
        <w:right w:val="none" w:sz="0" w:space="0" w:color="auto"/>
      </w:divBdr>
    </w:div>
    <w:div w:id="515461520">
      <w:bodyDiv w:val="1"/>
      <w:marLeft w:val="0"/>
      <w:marRight w:val="0"/>
      <w:marTop w:val="0"/>
      <w:marBottom w:val="0"/>
      <w:divBdr>
        <w:top w:val="none" w:sz="0" w:space="0" w:color="auto"/>
        <w:left w:val="none" w:sz="0" w:space="0" w:color="auto"/>
        <w:bottom w:val="none" w:sz="0" w:space="0" w:color="auto"/>
        <w:right w:val="none" w:sz="0" w:space="0" w:color="auto"/>
      </w:divBdr>
    </w:div>
    <w:div w:id="516119214">
      <w:bodyDiv w:val="1"/>
      <w:marLeft w:val="0"/>
      <w:marRight w:val="0"/>
      <w:marTop w:val="0"/>
      <w:marBottom w:val="0"/>
      <w:divBdr>
        <w:top w:val="none" w:sz="0" w:space="0" w:color="auto"/>
        <w:left w:val="none" w:sz="0" w:space="0" w:color="auto"/>
        <w:bottom w:val="none" w:sz="0" w:space="0" w:color="auto"/>
        <w:right w:val="none" w:sz="0" w:space="0" w:color="auto"/>
      </w:divBdr>
    </w:div>
    <w:div w:id="516434208">
      <w:bodyDiv w:val="1"/>
      <w:marLeft w:val="0"/>
      <w:marRight w:val="0"/>
      <w:marTop w:val="0"/>
      <w:marBottom w:val="0"/>
      <w:divBdr>
        <w:top w:val="none" w:sz="0" w:space="0" w:color="auto"/>
        <w:left w:val="none" w:sz="0" w:space="0" w:color="auto"/>
        <w:bottom w:val="none" w:sz="0" w:space="0" w:color="auto"/>
        <w:right w:val="none" w:sz="0" w:space="0" w:color="auto"/>
      </w:divBdr>
    </w:div>
    <w:div w:id="516895176">
      <w:bodyDiv w:val="1"/>
      <w:marLeft w:val="0"/>
      <w:marRight w:val="0"/>
      <w:marTop w:val="0"/>
      <w:marBottom w:val="0"/>
      <w:divBdr>
        <w:top w:val="none" w:sz="0" w:space="0" w:color="auto"/>
        <w:left w:val="none" w:sz="0" w:space="0" w:color="auto"/>
        <w:bottom w:val="none" w:sz="0" w:space="0" w:color="auto"/>
        <w:right w:val="none" w:sz="0" w:space="0" w:color="auto"/>
      </w:divBdr>
    </w:div>
    <w:div w:id="517354589">
      <w:bodyDiv w:val="1"/>
      <w:marLeft w:val="0"/>
      <w:marRight w:val="0"/>
      <w:marTop w:val="0"/>
      <w:marBottom w:val="0"/>
      <w:divBdr>
        <w:top w:val="none" w:sz="0" w:space="0" w:color="auto"/>
        <w:left w:val="none" w:sz="0" w:space="0" w:color="auto"/>
        <w:bottom w:val="none" w:sz="0" w:space="0" w:color="auto"/>
        <w:right w:val="none" w:sz="0" w:space="0" w:color="auto"/>
      </w:divBdr>
    </w:div>
    <w:div w:id="517475886">
      <w:bodyDiv w:val="1"/>
      <w:marLeft w:val="0"/>
      <w:marRight w:val="0"/>
      <w:marTop w:val="0"/>
      <w:marBottom w:val="0"/>
      <w:divBdr>
        <w:top w:val="none" w:sz="0" w:space="0" w:color="auto"/>
        <w:left w:val="none" w:sz="0" w:space="0" w:color="auto"/>
        <w:bottom w:val="none" w:sz="0" w:space="0" w:color="auto"/>
        <w:right w:val="none" w:sz="0" w:space="0" w:color="auto"/>
      </w:divBdr>
    </w:div>
    <w:div w:id="517542471">
      <w:bodyDiv w:val="1"/>
      <w:marLeft w:val="0"/>
      <w:marRight w:val="0"/>
      <w:marTop w:val="0"/>
      <w:marBottom w:val="0"/>
      <w:divBdr>
        <w:top w:val="none" w:sz="0" w:space="0" w:color="auto"/>
        <w:left w:val="none" w:sz="0" w:space="0" w:color="auto"/>
        <w:bottom w:val="none" w:sz="0" w:space="0" w:color="auto"/>
        <w:right w:val="none" w:sz="0" w:space="0" w:color="auto"/>
      </w:divBdr>
    </w:div>
    <w:div w:id="517622953">
      <w:bodyDiv w:val="1"/>
      <w:marLeft w:val="0"/>
      <w:marRight w:val="0"/>
      <w:marTop w:val="0"/>
      <w:marBottom w:val="0"/>
      <w:divBdr>
        <w:top w:val="none" w:sz="0" w:space="0" w:color="auto"/>
        <w:left w:val="none" w:sz="0" w:space="0" w:color="auto"/>
        <w:bottom w:val="none" w:sz="0" w:space="0" w:color="auto"/>
        <w:right w:val="none" w:sz="0" w:space="0" w:color="auto"/>
      </w:divBdr>
    </w:div>
    <w:div w:id="517701409">
      <w:bodyDiv w:val="1"/>
      <w:marLeft w:val="0"/>
      <w:marRight w:val="0"/>
      <w:marTop w:val="0"/>
      <w:marBottom w:val="0"/>
      <w:divBdr>
        <w:top w:val="none" w:sz="0" w:space="0" w:color="auto"/>
        <w:left w:val="none" w:sz="0" w:space="0" w:color="auto"/>
        <w:bottom w:val="none" w:sz="0" w:space="0" w:color="auto"/>
        <w:right w:val="none" w:sz="0" w:space="0" w:color="auto"/>
      </w:divBdr>
    </w:div>
    <w:div w:id="517737234">
      <w:bodyDiv w:val="1"/>
      <w:marLeft w:val="0"/>
      <w:marRight w:val="0"/>
      <w:marTop w:val="0"/>
      <w:marBottom w:val="0"/>
      <w:divBdr>
        <w:top w:val="none" w:sz="0" w:space="0" w:color="auto"/>
        <w:left w:val="none" w:sz="0" w:space="0" w:color="auto"/>
        <w:bottom w:val="none" w:sz="0" w:space="0" w:color="auto"/>
        <w:right w:val="none" w:sz="0" w:space="0" w:color="auto"/>
      </w:divBdr>
    </w:div>
    <w:div w:id="517810359">
      <w:bodyDiv w:val="1"/>
      <w:marLeft w:val="0"/>
      <w:marRight w:val="0"/>
      <w:marTop w:val="0"/>
      <w:marBottom w:val="0"/>
      <w:divBdr>
        <w:top w:val="none" w:sz="0" w:space="0" w:color="auto"/>
        <w:left w:val="none" w:sz="0" w:space="0" w:color="auto"/>
        <w:bottom w:val="none" w:sz="0" w:space="0" w:color="auto"/>
        <w:right w:val="none" w:sz="0" w:space="0" w:color="auto"/>
      </w:divBdr>
    </w:div>
    <w:div w:id="517888018">
      <w:bodyDiv w:val="1"/>
      <w:marLeft w:val="0"/>
      <w:marRight w:val="0"/>
      <w:marTop w:val="0"/>
      <w:marBottom w:val="0"/>
      <w:divBdr>
        <w:top w:val="none" w:sz="0" w:space="0" w:color="auto"/>
        <w:left w:val="none" w:sz="0" w:space="0" w:color="auto"/>
        <w:bottom w:val="none" w:sz="0" w:space="0" w:color="auto"/>
        <w:right w:val="none" w:sz="0" w:space="0" w:color="auto"/>
      </w:divBdr>
    </w:div>
    <w:div w:id="518274814">
      <w:bodyDiv w:val="1"/>
      <w:marLeft w:val="0"/>
      <w:marRight w:val="0"/>
      <w:marTop w:val="0"/>
      <w:marBottom w:val="0"/>
      <w:divBdr>
        <w:top w:val="none" w:sz="0" w:space="0" w:color="auto"/>
        <w:left w:val="none" w:sz="0" w:space="0" w:color="auto"/>
        <w:bottom w:val="none" w:sz="0" w:space="0" w:color="auto"/>
        <w:right w:val="none" w:sz="0" w:space="0" w:color="auto"/>
      </w:divBdr>
    </w:div>
    <w:div w:id="518542967">
      <w:bodyDiv w:val="1"/>
      <w:marLeft w:val="0"/>
      <w:marRight w:val="0"/>
      <w:marTop w:val="0"/>
      <w:marBottom w:val="0"/>
      <w:divBdr>
        <w:top w:val="none" w:sz="0" w:space="0" w:color="auto"/>
        <w:left w:val="none" w:sz="0" w:space="0" w:color="auto"/>
        <w:bottom w:val="none" w:sz="0" w:space="0" w:color="auto"/>
        <w:right w:val="none" w:sz="0" w:space="0" w:color="auto"/>
      </w:divBdr>
    </w:div>
    <w:div w:id="518549923">
      <w:bodyDiv w:val="1"/>
      <w:marLeft w:val="0"/>
      <w:marRight w:val="0"/>
      <w:marTop w:val="0"/>
      <w:marBottom w:val="0"/>
      <w:divBdr>
        <w:top w:val="none" w:sz="0" w:space="0" w:color="auto"/>
        <w:left w:val="none" w:sz="0" w:space="0" w:color="auto"/>
        <w:bottom w:val="none" w:sz="0" w:space="0" w:color="auto"/>
        <w:right w:val="none" w:sz="0" w:space="0" w:color="auto"/>
      </w:divBdr>
    </w:div>
    <w:div w:id="518661357">
      <w:bodyDiv w:val="1"/>
      <w:marLeft w:val="0"/>
      <w:marRight w:val="0"/>
      <w:marTop w:val="0"/>
      <w:marBottom w:val="0"/>
      <w:divBdr>
        <w:top w:val="none" w:sz="0" w:space="0" w:color="auto"/>
        <w:left w:val="none" w:sz="0" w:space="0" w:color="auto"/>
        <w:bottom w:val="none" w:sz="0" w:space="0" w:color="auto"/>
        <w:right w:val="none" w:sz="0" w:space="0" w:color="auto"/>
      </w:divBdr>
    </w:div>
    <w:div w:id="518853587">
      <w:bodyDiv w:val="1"/>
      <w:marLeft w:val="0"/>
      <w:marRight w:val="0"/>
      <w:marTop w:val="0"/>
      <w:marBottom w:val="0"/>
      <w:divBdr>
        <w:top w:val="none" w:sz="0" w:space="0" w:color="auto"/>
        <w:left w:val="none" w:sz="0" w:space="0" w:color="auto"/>
        <w:bottom w:val="none" w:sz="0" w:space="0" w:color="auto"/>
        <w:right w:val="none" w:sz="0" w:space="0" w:color="auto"/>
      </w:divBdr>
    </w:div>
    <w:div w:id="519245623">
      <w:bodyDiv w:val="1"/>
      <w:marLeft w:val="0"/>
      <w:marRight w:val="0"/>
      <w:marTop w:val="0"/>
      <w:marBottom w:val="0"/>
      <w:divBdr>
        <w:top w:val="none" w:sz="0" w:space="0" w:color="auto"/>
        <w:left w:val="none" w:sz="0" w:space="0" w:color="auto"/>
        <w:bottom w:val="none" w:sz="0" w:space="0" w:color="auto"/>
        <w:right w:val="none" w:sz="0" w:space="0" w:color="auto"/>
      </w:divBdr>
    </w:div>
    <w:div w:id="519470488">
      <w:bodyDiv w:val="1"/>
      <w:marLeft w:val="0"/>
      <w:marRight w:val="0"/>
      <w:marTop w:val="0"/>
      <w:marBottom w:val="0"/>
      <w:divBdr>
        <w:top w:val="none" w:sz="0" w:space="0" w:color="auto"/>
        <w:left w:val="none" w:sz="0" w:space="0" w:color="auto"/>
        <w:bottom w:val="none" w:sz="0" w:space="0" w:color="auto"/>
        <w:right w:val="none" w:sz="0" w:space="0" w:color="auto"/>
      </w:divBdr>
    </w:div>
    <w:div w:id="519585147">
      <w:bodyDiv w:val="1"/>
      <w:marLeft w:val="0"/>
      <w:marRight w:val="0"/>
      <w:marTop w:val="0"/>
      <w:marBottom w:val="0"/>
      <w:divBdr>
        <w:top w:val="none" w:sz="0" w:space="0" w:color="auto"/>
        <w:left w:val="none" w:sz="0" w:space="0" w:color="auto"/>
        <w:bottom w:val="none" w:sz="0" w:space="0" w:color="auto"/>
        <w:right w:val="none" w:sz="0" w:space="0" w:color="auto"/>
      </w:divBdr>
    </w:div>
    <w:div w:id="519900393">
      <w:bodyDiv w:val="1"/>
      <w:marLeft w:val="0"/>
      <w:marRight w:val="0"/>
      <w:marTop w:val="0"/>
      <w:marBottom w:val="0"/>
      <w:divBdr>
        <w:top w:val="none" w:sz="0" w:space="0" w:color="auto"/>
        <w:left w:val="none" w:sz="0" w:space="0" w:color="auto"/>
        <w:bottom w:val="none" w:sz="0" w:space="0" w:color="auto"/>
        <w:right w:val="none" w:sz="0" w:space="0" w:color="auto"/>
      </w:divBdr>
    </w:div>
    <w:div w:id="520052642">
      <w:bodyDiv w:val="1"/>
      <w:marLeft w:val="0"/>
      <w:marRight w:val="0"/>
      <w:marTop w:val="0"/>
      <w:marBottom w:val="0"/>
      <w:divBdr>
        <w:top w:val="none" w:sz="0" w:space="0" w:color="auto"/>
        <w:left w:val="none" w:sz="0" w:space="0" w:color="auto"/>
        <w:bottom w:val="none" w:sz="0" w:space="0" w:color="auto"/>
        <w:right w:val="none" w:sz="0" w:space="0" w:color="auto"/>
      </w:divBdr>
    </w:div>
    <w:div w:id="520242113">
      <w:bodyDiv w:val="1"/>
      <w:marLeft w:val="0"/>
      <w:marRight w:val="0"/>
      <w:marTop w:val="0"/>
      <w:marBottom w:val="0"/>
      <w:divBdr>
        <w:top w:val="none" w:sz="0" w:space="0" w:color="auto"/>
        <w:left w:val="none" w:sz="0" w:space="0" w:color="auto"/>
        <w:bottom w:val="none" w:sz="0" w:space="0" w:color="auto"/>
        <w:right w:val="none" w:sz="0" w:space="0" w:color="auto"/>
      </w:divBdr>
    </w:div>
    <w:div w:id="520704085">
      <w:bodyDiv w:val="1"/>
      <w:marLeft w:val="0"/>
      <w:marRight w:val="0"/>
      <w:marTop w:val="0"/>
      <w:marBottom w:val="0"/>
      <w:divBdr>
        <w:top w:val="none" w:sz="0" w:space="0" w:color="auto"/>
        <w:left w:val="none" w:sz="0" w:space="0" w:color="auto"/>
        <w:bottom w:val="none" w:sz="0" w:space="0" w:color="auto"/>
        <w:right w:val="none" w:sz="0" w:space="0" w:color="auto"/>
      </w:divBdr>
    </w:div>
    <w:div w:id="521164771">
      <w:bodyDiv w:val="1"/>
      <w:marLeft w:val="0"/>
      <w:marRight w:val="0"/>
      <w:marTop w:val="0"/>
      <w:marBottom w:val="0"/>
      <w:divBdr>
        <w:top w:val="none" w:sz="0" w:space="0" w:color="auto"/>
        <w:left w:val="none" w:sz="0" w:space="0" w:color="auto"/>
        <w:bottom w:val="none" w:sz="0" w:space="0" w:color="auto"/>
        <w:right w:val="none" w:sz="0" w:space="0" w:color="auto"/>
      </w:divBdr>
    </w:div>
    <w:div w:id="521166167">
      <w:bodyDiv w:val="1"/>
      <w:marLeft w:val="0"/>
      <w:marRight w:val="0"/>
      <w:marTop w:val="0"/>
      <w:marBottom w:val="0"/>
      <w:divBdr>
        <w:top w:val="none" w:sz="0" w:space="0" w:color="auto"/>
        <w:left w:val="none" w:sz="0" w:space="0" w:color="auto"/>
        <w:bottom w:val="none" w:sz="0" w:space="0" w:color="auto"/>
        <w:right w:val="none" w:sz="0" w:space="0" w:color="auto"/>
      </w:divBdr>
    </w:div>
    <w:div w:id="521631777">
      <w:bodyDiv w:val="1"/>
      <w:marLeft w:val="0"/>
      <w:marRight w:val="0"/>
      <w:marTop w:val="0"/>
      <w:marBottom w:val="0"/>
      <w:divBdr>
        <w:top w:val="none" w:sz="0" w:space="0" w:color="auto"/>
        <w:left w:val="none" w:sz="0" w:space="0" w:color="auto"/>
        <w:bottom w:val="none" w:sz="0" w:space="0" w:color="auto"/>
        <w:right w:val="none" w:sz="0" w:space="0" w:color="auto"/>
      </w:divBdr>
    </w:div>
    <w:div w:id="521867837">
      <w:bodyDiv w:val="1"/>
      <w:marLeft w:val="0"/>
      <w:marRight w:val="0"/>
      <w:marTop w:val="0"/>
      <w:marBottom w:val="0"/>
      <w:divBdr>
        <w:top w:val="none" w:sz="0" w:space="0" w:color="auto"/>
        <w:left w:val="none" w:sz="0" w:space="0" w:color="auto"/>
        <w:bottom w:val="none" w:sz="0" w:space="0" w:color="auto"/>
        <w:right w:val="none" w:sz="0" w:space="0" w:color="auto"/>
      </w:divBdr>
    </w:div>
    <w:div w:id="521940716">
      <w:bodyDiv w:val="1"/>
      <w:marLeft w:val="0"/>
      <w:marRight w:val="0"/>
      <w:marTop w:val="0"/>
      <w:marBottom w:val="0"/>
      <w:divBdr>
        <w:top w:val="none" w:sz="0" w:space="0" w:color="auto"/>
        <w:left w:val="none" w:sz="0" w:space="0" w:color="auto"/>
        <w:bottom w:val="none" w:sz="0" w:space="0" w:color="auto"/>
        <w:right w:val="none" w:sz="0" w:space="0" w:color="auto"/>
      </w:divBdr>
    </w:div>
    <w:div w:id="522018569">
      <w:bodyDiv w:val="1"/>
      <w:marLeft w:val="0"/>
      <w:marRight w:val="0"/>
      <w:marTop w:val="0"/>
      <w:marBottom w:val="0"/>
      <w:divBdr>
        <w:top w:val="none" w:sz="0" w:space="0" w:color="auto"/>
        <w:left w:val="none" w:sz="0" w:space="0" w:color="auto"/>
        <w:bottom w:val="none" w:sz="0" w:space="0" w:color="auto"/>
        <w:right w:val="none" w:sz="0" w:space="0" w:color="auto"/>
      </w:divBdr>
    </w:div>
    <w:div w:id="522059960">
      <w:bodyDiv w:val="1"/>
      <w:marLeft w:val="0"/>
      <w:marRight w:val="0"/>
      <w:marTop w:val="0"/>
      <w:marBottom w:val="0"/>
      <w:divBdr>
        <w:top w:val="none" w:sz="0" w:space="0" w:color="auto"/>
        <w:left w:val="none" w:sz="0" w:space="0" w:color="auto"/>
        <w:bottom w:val="none" w:sz="0" w:space="0" w:color="auto"/>
        <w:right w:val="none" w:sz="0" w:space="0" w:color="auto"/>
      </w:divBdr>
    </w:div>
    <w:div w:id="522325188">
      <w:bodyDiv w:val="1"/>
      <w:marLeft w:val="0"/>
      <w:marRight w:val="0"/>
      <w:marTop w:val="0"/>
      <w:marBottom w:val="0"/>
      <w:divBdr>
        <w:top w:val="none" w:sz="0" w:space="0" w:color="auto"/>
        <w:left w:val="none" w:sz="0" w:space="0" w:color="auto"/>
        <w:bottom w:val="none" w:sz="0" w:space="0" w:color="auto"/>
        <w:right w:val="none" w:sz="0" w:space="0" w:color="auto"/>
      </w:divBdr>
    </w:div>
    <w:div w:id="522326727">
      <w:bodyDiv w:val="1"/>
      <w:marLeft w:val="0"/>
      <w:marRight w:val="0"/>
      <w:marTop w:val="0"/>
      <w:marBottom w:val="0"/>
      <w:divBdr>
        <w:top w:val="none" w:sz="0" w:space="0" w:color="auto"/>
        <w:left w:val="none" w:sz="0" w:space="0" w:color="auto"/>
        <w:bottom w:val="none" w:sz="0" w:space="0" w:color="auto"/>
        <w:right w:val="none" w:sz="0" w:space="0" w:color="auto"/>
      </w:divBdr>
    </w:div>
    <w:div w:id="522522213">
      <w:bodyDiv w:val="1"/>
      <w:marLeft w:val="0"/>
      <w:marRight w:val="0"/>
      <w:marTop w:val="0"/>
      <w:marBottom w:val="0"/>
      <w:divBdr>
        <w:top w:val="none" w:sz="0" w:space="0" w:color="auto"/>
        <w:left w:val="none" w:sz="0" w:space="0" w:color="auto"/>
        <w:bottom w:val="none" w:sz="0" w:space="0" w:color="auto"/>
        <w:right w:val="none" w:sz="0" w:space="0" w:color="auto"/>
      </w:divBdr>
    </w:div>
    <w:div w:id="522672826">
      <w:bodyDiv w:val="1"/>
      <w:marLeft w:val="0"/>
      <w:marRight w:val="0"/>
      <w:marTop w:val="0"/>
      <w:marBottom w:val="0"/>
      <w:divBdr>
        <w:top w:val="none" w:sz="0" w:space="0" w:color="auto"/>
        <w:left w:val="none" w:sz="0" w:space="0" w:color="auto"/>
        <w:bottom w:val="none" w:sz="0" w:space="0" w:color="auto"/>
        <w:right w:val="none" w:sz="0" w:space="0" w:color="auto"/>
      </w:divBdr>
    </w:div>
    <w:div w:id="523325809">
      <w:bodyDiv w:val="1"/>
      <w:marLeft w:val="0"/>
      <w:marRight w:val="0"/>
      <w:marTop w:val="0"/>
      <w:marBottom w:val="0"/>
      <w:divBdr>
        <w:top w:val="none" w:sz="0" w:space="0" w:color="auto"/>
        <w:left w:val="none" w:sz="0" w:space="0" w:color="auto"/>
        <w:bottom w:val="none" w:sz="0" w:space="0" w:color="auto"/>
        <w:right w:val="none" w:sz="0" w:space="0" w:color="auto"/>
      </w:divBdr>
    </w:div>
    <w:div w:id="523447436">
      <w:bodyDiv w:val="1"/>
      <w:marLeft w:val="0"/>
      <w:marRight w:val="0"/>
      <w:marTop w:val="0"/>
      <w:marBottom w:val="0"/>
      <w:divBdr>
        <w:top w:val="none" w:sz="0" w:space="0" w:color="auto"/>
        <w:left w:val="none" w:sz="0" w:space="0" w:color="auto"/>
        <w:bottom w:val="none" w:sz="0" w:space="0" w:color="auto"/>
        <w:right w:val="none" w:sz="0" w:space="0" w:color="auto"/>
      </w:divBdr>
      <w:divsChild>
        <w:div w:id="5643230">
          <w:marLeft w:val="480"/>
          <w:marRight w:val="0"/>
          <w:marTop w:val="0"/>
          <w:marBottom w:val="0"/>
          <w:divBdr>
            <w:top w:val="none" w:sz="0" w:space="0" w:color="auto"/>
            <w:left w:val="none" w:sz="0" w:space="0" w:color="auto"/>
            <w:bottom w:val="none" w:sz="0" w:space="0" w:color="auto"/>
            <w:right w:val="none" w:sz="0" w:space="0" w:color="auto"/>
          </w:divBdr>
        </w:div>
        <w:div w:id="21902971">
          <w:marLeft w:val="480"/>
          <w:marRight w:val="0"/>
          <w:marTop w:val="0"/>
          <w:marBottom w:val="0"/>
          <w:divBdr>
            <w:top w:val="none" w:sz="0" w:space="0" w:color="auto"/>
            <w:left w:val="none" w:sz="0" w:space="0" w:color="auto"/>
            <w:bottom w:val="none" w:sz="0" w:space="0" w:color="auto"/>
            <w:right w:val="none" w:sz="0" w:space="0" w:color="auto"/>
          </w:divBdr>
        </w:div>
        <w:div w:id="83457305">
          <w:marLeft w:val="480"/>
          <w:marRight w:val="0"/>
          <w:marTop w:val="0"/>
          <w:marBottom w:val="0"/>
          <w:divBdr>
            <w:top w:val="none" w:sz="0" w:space="0" w:color="auto"/>
            <w:left w:val="none" w:sz="0" w:space="0" w:color="auto"/>
            <w:bottom w:val="none" w:sz="0" w:space="0" w:color="auto"/>
            <w:right w:val="none" w:sz="0" w:space="0" w:color="auto"/>
          </w:divBdr>
        </w:div>
        <w:div w:id="85350357">
          <w:marLeft w:val="480"/>
          <w:marRight w:val="0"/>
          <w:marTop w:val="0"/>
          <w:marBottom w:val="0"/>
          <w:divBdr>
            <w:top w:val="none" w:sz="0" w:space="0" w:color="auto"/>
            <w:left w:val="none" w:sz="0" w:space="0" w:color="auto"/>
            <w:bottom w:val="none" w:sz="0" w:space="0" w:color="auto"/>
            <w:right w:val="none" w:sz="0" w:space="0" w:color="auto"/>
          </w:divBdr>
        </w:div>
        <w:div w:id="115954352">
          <w:marLeft w:val="480"/>
          <w:marRight w:val="0"/>
          <w:marTop w:val="0"/>
          <w:marBottom w:val="0"/>
          <w:divBdr>
            <w:top w:val="none" w:sz="0" w:space="0" w:color="auto"/>
            <w:left w:val="none" w:sz="0" w:space="0" w:color="auto"/>
            <w:bottom w:val="none" w:sz="0" w:space="0" w:color="auto"/>
            <w:right w:val="none" w:sz="0" w:space="0" w:color="auto"/>
          </w:divBdr>
        </w:div>
        <w:div w:id="144442062">
          <w:marLeft w:val="480"/>
          <w:marRight w:val="0"/>
          <w:marTop w:val="0"/>
          <w:marBottom w:val="0"/>
          <w:divBdr>
            <w:top w:val="none" w:sz="0" w:space="0" w:color="auto"/>
            <w:left w:val="none" w:sz="0" w:space="0" w:color="auto"/>
            <w:bottom w:val="none" w:sz="0" w:space="0" w:color="auto"/>
            <w:right w:val="none" w:sz="0" w:space="0" w:color="auto"/>
          </w:divBdr>
        </w:div>
        <w:div w:id="161045662">
          <w:marLeft w:val="480"/>
          <w:marRight w:val="0"/>
          <w:marTop w:val="0"/>
          <w:marBottom w:val="0"/>
          <w:divBdr>
            <w:top w:val="none" w:sz="0" w:space="0" w:color="auto"/>
            <w:left w:val="none" w:sz="0" w:space="0" w:color="auto"/>
            <w:bottom w:val="none" w:sz="0" w:space="0" w:color="auto"/>
            <w:right w:val="none" w:sz="0" w:space="0" w:color="auto"/>
          </w:divBdr>
        </w:div>
        <w:div w:id="166678960">
          <w:marLeft w:val="480"/>
          <w:marRight w:val="0"/>
          <w:marTop w:val="0"/>
          <w:marBottom w:val="0"/>
          <w:divBdr>
            <w:top w:val="none" w:sz="0" w:space="0" w:color="auto"/>
            <w:left w:val="none" w:sz="0" w:space="0" w:color="auto"/>
            <w:bottom w:val="none" w:sz="0" w:space="0" w:color="auto"/>
            <w:right w:val="none" w:sz="0" w:space="0" w:color="auto"/>
          </w:divBdr>
        </w:div>
        <w:div w:id="180097607">
          <w:marLeft w:val="480"/>
          <w:marRight w:val="0"/>
          <w:marTop w:val="0"/>
          <w:marBottom w:val="0"/>
          <w:divBdr>
            <w:top w:val="none" w:sz="0" w:space="0" w:color="auto"/>
            <w:left w:val="none" w:sz="0" w:space="0" w:color="auto"/>
            <w:bottom w:val="none" w:sz="0" w:space="0" w:color="auto"/>
            <w:right w:val="none" w:sz="0" w:space="0" w:color="auto"/>
          </w:divBdr>
        </w:div>
        <w:div w:id="186218914">
          <w:marLeft w:val="480"/>
          <w:marRight w:val="0"/>
          <w:marTop w:val="0"/>
          <w:marBottom w:val="0"/>
          <w:divBdr>
            <w:top w:val="none" w:sz="0" w:space="0" w:color="auto"/>
            <w:left w:val="none" w:sz="0" w:space="0" w:color="auto"/>
            <w:bottom w:val="none" w:sz="0" w:space="0" w:color="auto"/>
            <w:right w:val="none" w:sz="0" w:space="0" w:color="auto"/>
          </w:divBdr>
        </w:div>
        <w:div w:id="246312524">
          <w:marLeft w:val="480"/>
          <w:marRight w:val="0"/>
          <w:marTop w:val="0"/>
          <w:marBottom w:val="0"/>
          <w:divBdr>
            <w:top w:val="none" w:sz="0" w:space="0" w:color="auto"/>
            <w:left w:val="none" w:sz="0" w:space="0" w:color="auto"/>
            <w:bottom w:val="none" w:sz="0" w:space="0" w:color="auto"/>
            <w:right w:val="none" w:sz="0" w:space="0" w:color="auto"/>
          </w:divBdr>
        </w:div>
        <w:div w:id="265355621">
          <w:marLeft w:val="480"/>
          <w:marRight w:val="0"/>
          <w:marTop w:val="0"/>
          <w:marBottom w:val="0"/>
          <w:divBdr>
            <w:top w:val="none" w:sz="0" w:space="0" w:color="auto"/>
            <w:left w:val="none" w:sz="0" w:space="0" w:color="auto"/>
            <w:bottom w:val="none" w:sz="0" w:space="0" w:color="auto"/>
            <w:right w:val="none" w:sz="0" w:space="0" w:color="auto"/>
          </w:divBdr>
        </w:div>
        <w:div w:id="287467193">
          <w:marLeft w:val="480"/>
          <w:marRight w:val="0"/>
          <w:marTop w:val="0"/>
          <w:marBottom w:val="0"/>
          <w:divBdr>
            <w:top w:val="none" w:sz="0" w:space="0" w:color="auto"/>
            <w:left w:val="none" w:sz="0" w:space="0" w:color="auto"/>
            <w:bottom w:val="none" w:sz="0" w:space="0" w:color="auto"/>
            <w:right w:val="none" w:sz="0" w:space="0" w:color="auto"/>
          </w:divBdr>
        </w:div>
        <w:div w:id="299001427">
          <w:marLeft w:val="480"/>
          <w:marRight w:val="0"/>
          <w:marTop w:val="0"/>
          <w:marBottom w:val="0"/>
          <w:divBdr>
            <w:top w:val="none" w:sz="0" w:space="0" w:color="auto"/>
            <w:left w:val="none" w:sz="0" w:space="0" w:color="auto"/>
            <w:bottom w:val="none" w:sz="0" w:space="0" w:color="auto"/>
            <w:right w:val="none" w:sz="0" w:space="0" w:color="auto"/>
          </w:divBdr>
        </w:div>
        <w:div w:id="300966271">
          <w:marLeft w:val="480"/>
          <w:marRight w:val="0"/>
          <w:marTop w:val="0"/>
          <w:marBottom w:val="0"/>
          <w:divBdr>
            <w:top w:val="none" w:sz="0" w:space="0" w:color="auto"/>
            <w:left w:val="none" w:sz="0" w:space="0" w:color="auto"/>
            <w:bottom w:val="none" w:sz="0" w:space="0" w:color="auto"/>
            <w:right w:val="none" w:sz="0" w:space="0" w:color="auto"/>
          </w:divBdr>
        </w:div>
        <w:div w:id="303658154">
          <w:marLeft w:val="480"/>
          <w:marRight w:val="0"/>
          <w:marTop w:val="0"/>
          <w:marBottom w:val="0"/>
          <w:divBdr>
            <w:top w:val="none" w:sz="0" w:space="0" w:color="auto"/>
            <w:left w:val="none" w:sz="0" w:space="0" w:color="auto"/>
            <w:bottom w:val="none" w:sz="0" w:space="0" w:color="auto"/>
            <w:right w:val="none" w:sz="0" w:space="0" w:color="auto"/>
          </w:divBdr>
        </w:div>
        <w:div w:id="316152170">
          <w:marLeft w:val="480"/>
          <w:marRight w:val="0"/>
          <w:marTop w:val="0"/>
          <w:marBottom w:val="0"/>
          <w:divBdr>
            <w:top w:val="none" w:sz="0" w:space="0" w:color="auto"/>
            <w:left w:val="none" w:sz="0" w:space="0" w:color="auto"/>
            <w:bottom w:val="none" w:sz="0" w:space="0" w:color="auto"/>
            <w:right w:val="none" w:sz="0" w:space="0" w:color="auto"/>
          </w:divBdr>
        </w:div>
        <w:div w:id="334965668">
          <w:marLeft w:val="480"/>
          <w:marRight w:val="0"/>
          <w:marTop w:val="0"/>
          <w:marBottom w:val="0"/>
          <w:divBdr>
            <w:top w:val="none" w:sz="0" w:space="0" w:color="auto"/>
            <w:left w:val="none" w:sz="0" w:space="0" w:color="auto"/>
            <w:bottom w:val="none" w:sz="0" w:space="0" w:color="auto"/>
            <w:right w:val="none" w:sz="0" w:space="0" w:color="auto"/>
          </w:divBdr>
        </w:div>
        <w:div w:id="337780419">
          <w:marLeft w:val="480"/>
          <w:marRight w:val="0"/>
          <w:marTop w:val="0"/>
          <w:marBottom w:val="0"/>
          <w:divBdr>
            <w:top w:val="none" w:sz="0" w:space="0" w:color="auto"/>
            <w:left w:val="none" w:sz="0" w:space="0" w:color="auto"/>
            <w:bottom w:val="none" w:sz="0" w:space="0" w:color="auto"/>
            <w:right w:val="none" w:sz="0" w:space="0" w:color="auto"/>
          </w:divBdr>
        </w:div>
        <w:div w:id="408966996">
          <w:marLeft w:val="480"/>
          <w:marRight w:val="0"/>
          <w:marTop w:val="0"/>
          <w:marBottom w:val="0"/>
          <w:divBdr>
            <w:top w:val="none" w:sz="0" w:space="0" w:color="auto"/>
            <w:left w:val="none" w:sz="0" w:space="0" w:color="auto"/>
            <w:bottom w:val="none" w:sz="0" w:space="0" w:color="auto"/>
            <w:right w:val="none" w:sz="0" w:space="0" w:color="auto"/>
          </w:divBdr>
        </w:div>
        <w:div w:id="426116911">
          <w:marLeft w:val="480"/>
          <w:marRight w:val="0"/>
          <w:marTop w:val="0"/>
          <w:marBottom w:val="0"/>
          <w:divBdr>
            <w:top w:val="none" w:sz="0" w:space="0" w:color="auto"/>
            <w:left w:val="none" w:sz="0" w:space="0" w:color="auto"/>
            <w:bottom w:val="none" w:sz="0" w:space="0" w:color="auto"/>
            <w:right w:val="none" w:sz="0" w:space="0" w:color="auto"/>
          </w:divBdr>
        </w:div>
        <w:div w:id="495729564">
          <w:marLeft w:val="480"/>
          <w:marRight w:val="0"/>
          <w:marTop w:val="0"/>
          <w:marBottom w:val="0"/>
          <w:divBdr>
            <w:top w:val="none" w:sz="0" w:space="0" w:color="auto"/>
            <w:left w:val="none" w:sz="0" w:space="0" w:color="auto"/>
            <w:bottom w:val="none" w:sz="0" w:space="0" w:color="auto"/>
            <w:right w:val="none" w:sz="0" w:space="0" w:color="auto"/>
          </w:divBdr>
        </w:div>
        <w:div w:id="511067793">
          <w:marLeft w:val="480"/>
          <w:marRight w:val="0"/>
          <w:marTop w:val="0"/>
          <w:marBottom w:val="0"/>
          <w:divBdr>
            <w:top w:val="none" w:sz="0" w:space="0" w:color="auto"/>
            <w:left w:val="none" w:sz="0" w:space="0" w:color="auto"/>
            <w:bottom w:val="none" w:sz="0" w:space="0" w:color="auto"/>
            <w:right w:val="none" w:sz="0" w:space="0" w:color="auto"/>
          </w:divBdr>
        </w:div>
        <w:div w:id="528418874">
          <w:marLeft w:val="480"/>
          <w:marRight w:val="0"/>
          <w:marTop w:val="0"/>
          <w:marBottom w:val="0"/>
          <w:divBdr>
            <w:top w:val="none" w:sz="0" w:space="0" w:color="auto"/>
            <w:left w:val="none" w:sz="0" w:space="0" w:color="auto"/>
            <w:bottom w:val="none" w:sz="0" w:space="0" w:color="auto"/>
            <w:right w:val="none" w:sz="0" w:space="0" w:color="auto"/>
          </w:divBdr>
        </w:div>
        <w:div w:id="531579948">
          <w:marLeft w:val="480"/>
          <w:marRight w:val="0"/>
          <w:marTop w:val="0"/>
          <w:marBottom w:val="0"/>
          <w:divBdr>
            <w:top w:val="none" w:sz="0" w:space="0" w:color="auto"/>
            <w:left w:val="none" w:sz="0" w:space="0" w:color="auto"/>
            <w:bottom w:val="none" w:sz="0" w:space="0" w:color="auto"/>
            <w:right w:val="none" w:sz="0" w:space="0" w:color="auto"/>
          </w:divBdr>
        </w:div>
        <w:div w:id="548804111">
          <w:marLeft w:val="480"/>
          <w:marRight w:val="0"/>
          <w:marTop w:val="0"/>
          <w:marBottom w:val="0"/>
          <w:divBdr>
            <w:top w:val="none" w:sz="0" w:space="0" w:color="auto"/>
            <w:left w:val="none" w:sz="0" w:space="0" w:color="auto"/>
            <w:bottom w:val="none" w:sz="0" w:space="0" w:color="auto"/>
            <w:right w:val="none" w:sz="0" w:space="0" w:color="auto"/>
          </w:divBdr>
        </w:div>
        <w:div w:id="683242891">
          <w:marLeft w:val="480"/>
          <w:marRight w:val="0"/>
          <w:marTop w:val="0"/>
          <w:marBottom w:val="0"/>
          <w:divBdr>
            <w:top w:val="none" w:sz="0" w:space="0" w:color="auto"/>
            <w:left w:val="none" w:sz="0" w:space="0" w:color="auto"/>
            <w:bottom w:val="none" w:sz="0" w:space="0" w:color="auto"/>
            <w:right w:val="none" w:sz="0" w:space="0" w:color="auto"/>
          </w:divBdr>
        </w:div>
        <w:div w:id="710544398">
          <w:marLeft w:val="480"/>
          <w:marRight w:val="0"/>
          <w:marTop w:val="0"/>
          <w:marBottom w:val="0"/>
          <w:divBdr>
            <w:top w:val="none" w:sz="0" w:space="0" w:color="auto"/>
            <w:left w:val="none" w:sz="0" w:space="0" w:color="auto"/>
            <w:bottom w:val="none" w:sz="0" w:space="0" w:color="auto"/>
            <w:right w:val="none" w:sz="0" w:space="0" w:color="auto"/>
          </w:divBdr>
        </w:div>
        <w:div w:id="726415646">
          <w:marLeft w:val="480"/>
          <w:marRight w:val="0"/>
          <w:marTop w:val="0"/>
          <w:marBottom w:val="0"/>
          <w:divBdr>
            <w:top w:val="none" w:sz="0" w:space="0" w:color="auto"/>
            <w:left w:val="none" w:sz="0" w:space="0" w:color="auto"/>
            <w:bottom w:val="none" w:sz="0" w:space="0" w:color="auto"/>
            <w:right w:val="none" w:sz="0" w:space="0" w:color="auto"/>
          </w:divBdr>
        </w:div>
        <w:div w:id="732241308">
          <w:marLeft w:val="480"/>
          <w:marRight w:val="0"/>
          <w:marTop w:val="0"/>
          <w:marBottom w:val="0"/>
          <w:divBdr>
            <w:top w:val="none" w:sz="0" w:space="0" w:color="auto"/>
            <w:left w:val="none" w:sz="0" w:space="0" w:color="auto"/>
            <w:bottom w:val="none" w:sz="0" w:space="0" w:color="auto"/>
            <w:right w:val="none" w:sz="0" w:space="0" w:color="auto"/>
          </w:divBdr>
        </w:div>
        <w:div w:id="735007229">
          <w:marLeft w:val="480"/>
          <w:marRight w:val="0"/>
          <w:marTop w:val="0"/>
          <w:marBottom w:val="0"/>
          <w:divBdr>
            <w:top w:val="none" w:sz="0" w:space="0" w:color="auto"/>
            <w:left w:val="none" w:sz="0" w:space="0" w:color="auto"/>
            <w:bottom w:val="none" w:sz="0" w:space="0" w:color="auto"/>
            <w:right w:val="none" w:sz="0" w:space="0" w:color="auto"/>
          </w:divBdr>
        </w:div>
        <w:div w:id="751315487">
          <w:marLeft w:val="480"/>
          <w:marRight w:val="0"/>
          <w:marTop w:val="0"/>
          <w:marBottom w:val="0"/>
          <w:divBdr>
            <w:top w:val="none" w:sz="0" w:space="0" w:color="auto"/>
            <w:left w:val="none" w:sz="0" w:space="0" w:color="auto"/>
            <w:bottom w:val="none" w:sz="0" w:space="0" w:color="auto"/>
            <w:right w:val="none" w:sz="0" w:space="0" w:color="auto"/>
          </w:divBdr>
        </w:div>
        <w:div w:id="784229873">
          <w:marLeft w:val="480"/>
          <w:marRight w:val="0"/>
          <w:marTop w:val="0"/>
          <w:marBottom w:val="0"/>
          <w:divBdr>
            <w:top w:val="none" w:sz="0" w:space="0" w:color="auto"/>
            <w:left w:val="none" w:sz="0" w:space="0" w:color="auto"/>
            <w:bottom w:val="none" w:sz="0" w:space="0" w:color="auto"/>
            <w:right w:val="none" w:sz="0" w:space="0" w:color="auto"/>
          </w:divBdr>
        </w:div>
        <w:div w:id="787285764">
          <w:marLeft w:val="480"/>
          <w:marRight w:val="0"/>
          <w:marTop w:val="0"/>
          <w:marBottom w:val="0"/>
          <w:divBdr>
            <w:top w:val="none" w:sz="0" w:space="0" w:color="auto"/>
            <w:left w:val="none" w:sz="0" w:space="0" w:color="auto"/>
            <w:bottom w:val="none" w:sz="0" w:space="0" w:color="auto"/>
            <w:right w:val="none" w:sz="0" w:space="0" w:color="auto"/>
          </w:divBdr>
        </w:div>
        <w:div w:id="808399594">
          <w:marLeft w:val="480"/>
          <w:marRight w:val="0"/>
          <w:marTop w:val="0"/>
          <w:marBottom w:val="0"/>
          <w:divBdr>
            <w:top w:val="none" w:sz="0" w:space="0" w:color="auto"/>
            <w:left w:val="none" w:sz="0" w:space="0" w:color="auto"/>
            <w:bottom w:val="none" w:sz="0" w:space="0" w:color="auto"/>
            <w:right w:val="none" w:sz="0" w:space="0" w:color="auto"/>
          </w:divBdr>
        </w:div>
        <w:div w:id="855655328">
          <w:marLeft w:val="480"/>
          <w:marRight w:val="0"/>
          <w:marTop w:val="0"/>
          <w:marBottom w:val="0"/>
          <w:divBdr>
            <w:top w:val="none" w:sz="0" w:space="0" w:color="auto"/>
            <w:left w:val="none" w:sz="0" w:space="0" w:color="auto"/>
            <w:bottom w:val="none" w:sz="0" w:space="0" w:color="auto"/>
            <w:right w:val="none" w:sz="0" w:space="0" w:color="auto"/>
          </w:divBdr>
        </w:div>
        <w:div w:id="861668485">
          <w:marLeft w:val="480"/>
          <w:marRight w:val="0"/>
          <w:marTop w:val="0"/>
          <w:marBottom w:val="0"/>
          <w:divBdr>
            <w:top w:val="none" w:sz="0" w:space="0" w:color="auto"/>
            <w:left w:val="none" w:sz="0" w:space="0" w:color="auto"/>
            <w:bottom w:val="none" w:sz="0" w:space="0" w:color="auto"/>
            <w:right w:val="none" w:sz="0" w:space="0" w:color="auto"/>
          </w:divBdr>
        </w:div>
        <w:div w:id="898827028">
          <w:marLeft w:val="480"/>
          <w:marRight w:val="0"/>
          <w:marTop w:val="0"/>
          <w:marBottom w:val="0"/>
          <w:divBdr>
            <w:top w:val="none" w:sz="0" w:space="0" w:color="auto"/>
            <w:left w:val="none" w:sz="0" w:space="0" w:color="auto"/>
            <w:bottom w:val="none" w:sz="0" w:space="0" w:color="auto"/>
            <w:right w:val="none" w:sz="0" w:space="0" w:color="auto"/>
          </w:divBdr>
        </w:div>
        <w:div w:id="979847580">
          <w:marLeft w:val="480"/>
          <w:marRight w:val="0"/>
          <w:marTop w:val="0"/>
          <w:marBottom w:val="0"/>
          <w:divBdr>
            <w:top w:val="none" w:sz="0" w:space="0" w:color="auto"/>
            <w:left w:val="none" w:sz="0" w:space="0" w:color="auto"/>
            <w:bottom w:val="none" w:sz="0" w:space="0" w:color="auto"/>
            <w:right w:val="none" w:sz="0" w:space="0" w:color="auto"/>
          </w:divBdr>
        </w:div>
        <w:div w:id="981692459">
          <w:marLeft w:val="480"/>
          <w:marRight w:val="0"/>
          <w:marTop w:val="0"/>
          <w:marBottom w:val="0"/>
          <w:divBdr>
            <w:top w:val="none" w:sz="0" w:space="0" w:color="auto"/>
            <w:left w:val="none" w:sz="0" w:space="0" w:color="auto"/>
            <w:bottom w:val="none" w:sz="0" w:space="0" w:color="auto"/>
            <w:right w:val="none" w:sz="0" w:space="0" w:color="auto"/>
          </w:divBdr>
        </w:div>
        <w:div w:id="982778052">
          <w:marLeft w:val="480"/>
          <w:marRight w:val="0"/>
          <w:marTop w:val="0"/>
          <w:marBottom w:val="0"/>
          <w:divBdr>
            <w:top w:val="none" w:sz="0" w:space="0" w:color="auto"/>
            <w:left w:val="none" w:sz="0" w:space="0" w:color="auto"/>
            <w:bottom w:val="none" w:sz="0" w:space="0" w:color="auto"/>
            <w:right w:val="none" w:sz="0" w:space="0" w:color="auto"/>
          </w:divBdr>
        </w:div>
      </w:divsChild>
    </w:div>
    <w:div w:id="523834559">
      <w:bodyDiv w:val="1"/>
      <w:marLeft w:val="0"/>
      <w:marRight w:val="0"/>
      <w:marTop w:val="0"/>
      <w:marBottom w:val="0"/>
      <w:divBdr>
        <w:top w:val="none" w:sz="0" w:space="0" w:color="auto"/>
        <w:left w:val="none" w:sz="0" w:space="0" w:color="auto"/>
        <w:bottom w:val="none" w:sz="0" w:space="0" w:color="auto"/>
        <w:right w:val="none" w:sz="0" w:space="0" w:color="auto"/>
      </w:divBdr>
    </w:div>
    <w:div w:id="523910155">
      <w:bodyDiv w:val="1"/>
      <w:marLeft w:val="0"/>
      <w:marRight w:val="0"/>
      <w:marTop w:val="0"/>
      <w:marBottom w:val="0"/>
      <w:divBdr>
        <w:top w:val="none" w:sz="0" w:space="0" w:color="auto"/>
        <w:left w:val="none" w:sz="0" w:space="0" w:color="auto"/>
        <w:bottom w:val="none" w:sz="0" w:space="0" w:color="auto"/>
        <w:right w:val="none" w:sz="0" w:space="0" w:color="auto"/>
      </w:divBdr>
      <w:divsChild>
        <w:div w:id="28381822">
          <w:marLeft w:val="480"/>
          <w:marRight w:val="0"/>
          <w:marTop w:val="0"/>
          <w:marBottom w:val="0"/>
          <w:divBdr>
            <w:top w:val="none" w:sz="0" w:space="0" w:color="auto"/>
            <w:left w:val="none" w:sz="0" w:space="0" w:color="auto"/>
            <w:bottom w:val="none" w:sz="0" w:space="0" w:color="auto"/>
            <w:right w:val="none" w:sz="0" w:space="0" w:color="auto"/>
          </w:divBdr>
        </w:div>
        <w:div w:id="127675616">
          <w:marLeft w:val="480"/>
          <w:marRight w:val="0"/>
          <w:marTop w:val="0"/>
          <w:marBottom w:val="0"/>
          <w:divBdr>
            <w:top w:val="none" w:sz="0" w:space="0" w:color="auto"/>
            <w:left w:val="none" w:sz="0" w:space="0" w:color="auto"/>
            <w:bottom w:val="none" w:sz="0" w:space="0" w:color="auto"/>
            <w:right w:val="none" w:sz="0" w:space="0" w:color="auto"/>
          </w:divBdr>
        </w:div>
        <w:div w:id="199781956">
          <w:marLeft w:val="480"/>
          <w:marRight w:val="0"/>
          <w:marTop w:val="0"/>
          <w:marBottom w:val="0"/>
          <w:divBdr>
            <w:top w:val="none" w:sz="0" w:space="0" w:color="auto"/>
            <w:left w:val="none" w:sz="0" w:space="0" w:color="auto"/>
            <w:bottom w:val="none" w:sz="0" w:space="0" w:color="auto"/>
            <w:right w:val="none" w:sz="0" w:space="0" w:color="auto"/>
          </w:divBdr>
        </w:div>
        <w:div w:id="254023733">
          <w:marLeft w:val="480"/>
          <w:marRight w:val="0"/>
          <w:marTop w:val="0"/>
          <w:marBottom w:val="0"/>
          <w:divBdr>
            <w:top w:val="none" w:sz="0" w:space="0" w:color="auto"/>
            <w:left w:val="none" w:sz="0" w:space="0" w:color="auto"/>
            <w:bottom w:val="none" w:sz="0" w:space="0" w:color="auto"/>
            <w:right w:val="none" w:sz="0" w:space="0" w:color="auto"/>
          </w:divBdr>
        </w:div>
        <w:div w:id="331299514">
          <w:marLeft w:val="480"/>
          <w:marRight w:val="0"/>
          <w:marTop w:val="0"/>
          <w:marBottom w:val="0"/>
          <w:divBdr>
            <w:top w:val="none" w:sz="0" w:space="0" w:color="auto"/>
            <w:left w:val="none" w:sz="0" w:space="0" w:color="auto"/>
            <w:bottom w:val="none" w:sz="0" w:space="0" w:color="auto"/>
            <w:right w:val="none" w:sz="0" w:space="0" w:color="auto"/>
          </w:divBdr>
        </w:div>
        <w:div w:id="446123317">
          <w:marLeft w:val="480"/>
          <w:marRight w:val="0"/>
          <w:marTop w:val="0"/>
          <w:marBottom w:val="0"/>
          <w:divBdr>
            <w:top w:val="none" w:sz="0" w:space="0" w:color="auto"/>
            <w:left w:val="none" w:sz="0" w:space="0" w:color="auto"/>
            <w:bottom w:val="none" w:sz="0" w:space="0" w:color="auto"/>
            <w:right w:val="none" w:sz="0" w:space="0" w:color="auto"/>
          </w:divBdr>
        </w:div>
        <w:div w:id="495651466">
          <w:marLeft w:val="480"/>
          <w:marRight w:val="0"/>
          <w:marTop w:val="0"/>
          <w:marBottom w:val="0"/>
          <w:divBdr>
            <w:top w:val="none" w:sz="0" w:space="0" w:color="auto"/>
            <w:left w:val="none" w:sz="0" w:space="0" w:color="auto"/>
            <w:bottom w:val="none" w:sz="0" w:space="0" w:color="auto"/>
            <w:right w:val="none" w:sz="0" w:space="0" w:color="auto"/>
          </w:divBdr>
        </w:div>
        <w:div w:id="659843342">
          <w:marLeft w:val="480"/>
          <w:marRight w:val="0"/>
          <w:marTop w:val="0"/>
          <w:marBottom w:val="0"/>
          <w:divBdr>
            <w:top w:val="none" w:sz="0" w:space="0" w:color="auto"/>
            <w:left w:val="none" w:sz="0" w:space="0" w:color="auto"/>
            <w:bottom w:val="none" w:sz="0" w:space="0" w:color="auto"/>
            <w:right w:val="none" w:sz="0" w:space="0" w:color="auto"/>
          </w:divBdr>
        </w:div>
        <w:div w:id="821963742">
          <w:marLeft w:val="480"/>
          <w:marRight w:val="0"/>
          <w:marTop w:val="0"/>
          <w:marBottom w:val="0"/>
          <w:divBdr>
            <w:top w:val="none" w:sz="0" w:space="0" w:color="auto"/>
            <w:left w:val="none" w:sz="0" w:space="0" w:color="auto"/>
            <w:bottom w:val="none" w:sz="0" w:space="0" w:color="auto"/>
            <w:right w:val="none" w:sz="0" w:space="0" w:color="auto"/>
          </w:divBdr>
        </w:div>
        <w:div w:id="879392173">
          <w:marLeft w:val="480"/>
          <w:marRight w:val="0"/>
          <w:marTop w:val="0"/>
          <w:marBottom w:val="0"/>
          <w:divBdr>
            <w:top w:val="none" w:sz="0" w:space="0" w:color="auto"/>
            <w:left w:val="none" w:sz="0" w:space="0" w:color="auto"/>
            <w:bottom w:val="none" w:sz="0" w:space="0" w:color="auto"/>
            <w:right w:val="none" w:sz="0" w:space="0" w:color="auto"/>
          </w:divBdr>
        </w:div>
        <w:div w:id="1010176361">
          <w:marLeft w:val="480"/>
          <w:marRight w:val="0"/>
          <w:marTop w:val="0"/>
          <w:marBottom w:val="0"/>
          <w:divBdr>
            <w:top w:val="none" w:sz="0" w:space="0" w:color="auto"/>
            <w:left w:val="none" w:sz="0" w:space="0" w:color="auto"/>
            <w:bottom w:val="none" w:sz="0" w:space="0" w:color="auto"/>
            <w:right w:val="none" w:sz="0" w:space="0" w:color="auto"/>
          </w:divBdr>
        </w:div>
      </w:divsChild>
    </w:div>
    <w:div w:id="524056399">
      <w:bodyDiv w:val="1"/>
      <w:marLeft w:val="0"/>
      <w:marRight w:val="0"/>
      <w:marTop w:val="0"/>
      <w:marBottom w:val="0"/>
      <w:divBdr>
        <w:top w:val="none" w:sz="0" w:space="0" w:color="auto"/>
        <w:left w:val="none" w:sz="0" w:space="0" w:color="auto"/>
        <w:bottom w:val="none" w:sz="0" w:space="0" w:color="auto"/>
        <w:right w:val="none" w:sz="0" w:space="0" w:color="auto"/>
      </w:divBdr>
    </w:div>
    <w:div w:id="524363947">
      <w:bodyDiv w:val="1"/>
      <w:marLeft w:val="0"/>
      <w:marRight w:val="0"/>
      <w:marTop w:val="0"/>
      <w:marBottom w:val="0"/>
      <w:divBdr>
        <w:top w:val="none" w:sz="0" w:space="0" w:color="auto"/>
        <w:left w:val="none" w:sz="0" w:space="0" w:color="auto"/>
        <w:bottom w:val="none" w:sz="0" w:space="0" w:color="auto"/>
        <w:right w:val="none" w:sz="0" w:space="0" w:color="auto"/>
      </w:divBdr>
    </w:div>
    <w:div w:id="524556537">
      <w:bodyDiv w:val="1"/>
      <w:marLeft w:val="0"/>
      <w:marRight w:val="0"/>
      <w:marTop w:val="0"/>
      <w:marBottom w:val="0"/>
      <w:divBdr>
        <w:top w:val="none" w:sz="0" w:space="0" w:color="auto"/>
        <w:left w:val="none" w:sz="0" w:space="0" w:color="auto"/>
        <w:bottom w:val="none" w:sz="0" w:space="0" w:color="auto"/>
        <w:right w:val="none" w:sz="0" w:space="0" w:color="auto"/>
      </w:divBdr>
    </w:div>
    <w:div w:id="526060595">
      <w:bodyDiv w:val="1"/>
      <w:marLeft w:val="0"/>
      <w:marRight w:val="0"/>
      <w:marTop w:val="0"/>
      <w:marBottom w:val="0"/>
      <w:divBdr>
        <w:top w:val="none" w:sz="0" w:space="0" w:color="auto"/>
        <w:left w:val="none" w:sz="0" w:space="0" w:color="auto"/>
        <w:bottom w:val="none" w:sz="0" w:space="0" w:color="auto"/>
        <w:right w:val="none" w:sz="0" w:space="0" w:color="auto"/>
      </w:divBdr>
    </w:div>
    <w:div w:id="526065987">
      <w:bodyDiv w:val="1"/>
      <w:marLeft w:val="0"/>
      <w:marRight w:val="0"/>
      <w:marTop w:val="0"/>
      <w:marBottom w:val="0"/>
      <w:divBdr>
        <w:top w:val="none" w:sz="0" w:space="0" w:color="auto"/>
        <w:left w:val="none" w:sz="0" w:space="0" w:color="auto"/>
        <w:bottom w:val="none" w:sz="0" w:space="0" w:color="auto"/>
        <w:right w:val="none" w:sz="0" w:space="0" w:color="auto"/>
      </w:divBdr>
    </w:div>
    <w:div w:id="526522142">
      <w:bodyDiv w:val="1"/>
      <w:marLeft w:val="0"/>
      <w:marRight w:val="0"/>
      <w:marTop w:val="0"/>
      <w:marBottom w:val="0"/>
      <w:divBdr>
        <w:top w:val="none" w:sz="0" w:space="0" w:color="auto"/>
        <w:left w:val="none" w:sz="0" w:space="0" w:color="auto"/>
        <w:bottom w:val="none" w:sz="0" w:space="0" w:color="auto"/>
        <w:right w:val="none" w:sz="0" w:space="0" w:color="auto"/>
      </w:divBdr>
    </w:div>
    <w:div w:id="526528923">
      <w:bodyDiv w:val="1"/>
      <w:marLeft w:val="0"/>
      <w:marRight w:val="0"/>
      <w:marTop w:val="0"/>
      <w:marBottom w:val="0"/>
      <w:divBdr>
        <w:top w:val="none" w:sz="0" w:space="0" w:color="auto"/>
        <w:left w:val="none" w:sz="0" w:space="0" w:color="auto"/>
        <w:bottom w:val="none" w:sz="0" w:space="0" w:color="auto"/>
        <w:right w:val="none" w:sz="0" w:space="0" w:color="auto"/>
      </w:divBdr>
    </w:div>
    <w:div w:id="526792197">
      <w:bodyDiv w:val="1"/>
      <w:marLeft w:val="0"/>
      <w:marRight w:val="0"/>
      <w:marTop w:val="0"/>
      <w:marBottom w:val="0"/>
      <w:divBdr>
        <w:top w:val="none" w:sz="0" w:space="0" w:color="auto"/>
        <w:left w:val="none" w:sz="0" w:space="0" w:color="auto"/>
        <w:bottom w:val="none" w:sz="0" w:space="0" w:color="auto"/>
        <w:right w:val="none" w:sz="0" w:space="0" w:color="auto"/>
      </w:divBdr>
    </w:div>
    <w:div w:id="526797794">
      <w:bodyDiv w:val="1"/>
      <w:marLeft w:val="0"/>
      <w:marRight w:val="0"/>
      <w:marTop w:val="0"/>
      <w:marBottom w:val="0"/>
      <w:divBdr>
        <w:top w:val="none" w:sz="0" w:space="0" w:color="auto"/>
        <w:left w:val="none" w:sz="0" w:space="0" w:color="auto"/>
        <w:bottom w:val="none" w:sz="0" w:space="0" w:color="auto"/>
        <w:right w:val="none" w:sz="0" w:space="0" w:color="auto"/>
      </w:divBdr>
      <w:divsChild>
        <w:div w:id="55321158">
          <w:marLeft w:val="480"/>
          <w:marRight w:val="0"/>
          <w:marTop w:val="0"/>
          <w:marBottom w:val="0"/>
          <w:divBdr>
            <w:top w:val="none" w:sz="0" w:space="0" w:color="auto"/>
            <w:left w:val="none" w:sz="0" w:space="0" w:color="auto"/>
            <w:bottom w:val="none" w:sz="0" w:space="0" w:color="auto"/>
            <w:right w:val="none" w:sz="0" w:space="0" w:color="auto"/>
          </w:divBdr>
        </w:div>
        <w:div w:id="61953449">
          <w:marLeft w:val="480"/>
          <w:marRight w:val="0"/>
          <w:marTop w:val="0"/>
          <w:marBottom w:val="0"/>
          <w:divBdr>
            <w:top w:val="none" w:sz="0" w:space="0" w:color="auto"/>
            <w:left w:val="none" w:sz="0" w:space="0" w:color="auto"/>
            <w:bottom w:val="none" w:sz="0" w:space="0" w:color="auto"/>
            <w:right w:val="none" w:sz="0" w:space="0" w:color="auto"/>
          </w:divBdr>
        </w:div>
        <w:div w:id="64573262">
          <w:marLeft w:val="480"/>
          <w:marRight w:val="0"/>
          <w:marTop w:val="0"/>
          <w:marBottom w:val="0"/>
          <w:divBdr>
            <w:top w:val="none" w:sz="0" w:space="0" w:color="auto"/>
            <w:left w:val="none" w:sz="0" w:space="0" w:color="auto"/>
            <w:bottom w:val="none" w:sz="0" w:space="0" w:color="auto"/>
            <w:right w:val="none" w:sz="0" w:space="0" w:color="auto"/>
          </w:divBdr>
        </w:div>
        <w:div w:id="82193873">
          <w:marLeft w:val="480"/>
          <w:marRight w:val="0"/>
          <w:marTop w:val="0"/>
          <w:marBottom w:val="0"/>
          <w:divBdr>
            <w:top w:val="none" w:sz="0" w:space="0" w:color="auto"/>
            <w:left w:val="none" w:sz="0" w:space="0" w:color="auto"/>
            <w:bottom w:val="none" w:sz="0" w:space="0" w:color="auto"/>
            <w:right w:val="none" w:sz="0" w:space="0" w:color="auto"/>
          </w:divBdr>
        </w:div>
        <w:div w:id="90470420">
          <w:marLeft w:val="480"/>
          <w:marRight w:val="0"/>
          <w:marTop w:val="0"/>
          <w:marBottom w:val="0"/>
          <w:divBdr>
            <w:top w:val="none" w:sz="0" w:space="0" w:color="auto"/>
            <w:left w:val="none" w:sz="0" w:space="0" w:color="auto"/>
            <w:bottom w:val="none" w:sz="0" w:space="0" w:color="auto"/>
            <w:right w:val="none" w:sz="0" w:space="0" w:color="auto"/>
          </w:divBdr>
        </w:div>
        <w:div w:id="132914603">
          <w:marLeft w:val="480"/>
          <w:marRight w:val="0"/>
          <w:marTop w:val="0"/>
          <w:marBottom w:val="0"/>
          <w:divBdr>
            <w:top w:val="none" w:sz="0" w:space="0" w:color="auto"/>
            <w:left w:val="none" w:sz="0" w:space="0" w:color="auto"/>
            <w:bottom w:val="none" w:sz="0" w:space="0" w:color="auto"/>
            <w:right w:val="none" w:sz="0" w:space="0" w:color="auto"/>
          </w:divBdr>
        </w:div>
        <w:div w:id="133759400">
          <w:marLeft w:val="480"/>
          <w:marRight w:val="0"/>
          <w:marTop w:val="0"/>
          <w:marBottom w:val="0"/>
          <w:divBdr>
            <w:top w:val="none" w:sz="0" w:space="0" w:color="auto"/>
            <w:left w:val="none" w:sz="0" w:space="0" w:color="auto"/>
            <w:bottom w:val="none" w:sz="0" w:space="0" w:color="auto"/>
            <w:right w:val="none" w:sz="0" w:space="0" w:color="auto"/>
          </w:divBdr>
        </w:div>
        <w:div w:id="152766662">
          <w:marLeft w:val="480"/>
          <w:marRight w:val="0"/>
          <w:marTop w:val="0"/>
          <w:marBottom w:val="0"/>
          <w:divBdr>
            <w:top w:val="none" w:sz="0" w:space="0" w:color="auto"/>
            <w:left w:val="none" w:sz="0" w:space="0" w:color="auto"/>
            <w:bottom w:val="none" w:sz="0" w:space="0" w:color="auto"/>
            <w:right w:val="none" w:sz="0" w:space="0" w:color="auto"/>
          </w:divBdr>
        </w:div>
        <w:div w:id="204369335">
          <w:marLeft w:val="480"/>
          <w:marRight w:val="0"/>
          <w:marTop w:val="0"/>
          <w:marBottom w:val="0"/>
          <w:divBdr>
            <w:top w:val="none" w:sz="0" w:space="0" w:color="auto"/>
            <w:left w:val="none" w:sz="0" w:space="0" w:color="auto"/>
            <w:bottom w:val="none" w:sz="0" w:space="0" w:color="auto"/>
            <w:right w:val="none" w:sz="0" w:space="0" w:color="auto"/>
          </w:divBdr>
        </w:div>
        <w:div w:id="215820046">
          <w:marLeft w:val="480"/>
          <w:marRight w:val="0"/>
          <w:marTop w:val="0"/>
          <w:marBottom w:val="0"/>
          <w:divBdr>
            <w:top w:val="none" w:sz="0" w:space="0" w:color="auto"/>
            <w:left w:val="none" w:sz="0" w:space="0" w:color="auto"/>
            <w:bottom w:val="none" w:sz="0" w:space="0" w:color="auto"/>
            <w:right w:val="none" w:sz="0" w:space="0" w:color="auto"/>
          </w:divBdr>
        </w:div>
        <w:div w:id="266430708">
          <w:marLeft w:val="480"/>
          <w:marRight w:val="0"/>
          <w:marTop w:val="0"/>
          <w:marBottom w:val="0"/>
          <w:divBdr>
            <w:top w:val="none" w:sz="0" w:space="0" w:color="auto"/>
            <w:left w:val="none" w:sz="0" w:space="0" w:color="auto"/>
            <w:bottom w:val="none" w:sz="0" w:space="0" w:color="auto"/>
            <w:right w:val="none" w:sz="0" w:space="0" w:color="auto"/>
          </w:divBdr>
        </w:div>
        <w:div w:id="269512916">
          <w:marLeft w:val="480"/>
          <w:marRight w:val="0"/>
          <w:marTop w:val="0"/>
          <w:marBottom w:val="0"/>
          <w:divBdr>
            <w:top w:val="none" w:sz="0" w:space="0" w:color="auto"/>
            <w:left w:val="none" w:sz="0" w:space="0" w:color="auto"/>
            <w:bottom w:val="none" w:sz="0" w:space="0" w:color="auto"/>
            <w:right w:val="none" w:sz="0" w:space="0" w:color="auto"/>
          </w:divBdr>
        </w:div>
        <w:div w:id="281115619">
          <w:marLeft w:val="480"/>
          <w:marRight w:val="0"/>
          <w:marTop w:val="0"/>
          <w:marBottom w:val="0"/>
          <w:divBdr>
            <w:top w:val="none" w:sz="0" w:space="0" w:color="auto"/>
            <w:left w:val="none" w:sz="0" w:space="0" w:color="auto"/>
            <w:bottom w:val="none" w:sz="0" w:space="0" w:color="auto"/>
            <w:right w:val="none" w:sz="0" w:space="0" w:color="auto"/>
          </w:divBdr>
        </w:div>
        <w:div w:id="319314508">
          <w:marLeft w:val="480"/>
          <w:marRight w:val="0"/>
          <w:marTop w:val="0"/>
          <w:marBottom w:val="0"/>
          <w:divBdr>
            <w:top w:val="none" w:sz="0" w:space="0" w:color="auto"/>
            <w:left w:val="none" w:sz="0" w:space="0" w:color="auto"/>
            <w:bottom w:val="none" w:sz="0" w:space="0" w:color="auto"/>
            <w:right w:val="none" w:sz="0" w:space="0" w:color="auto"/>
          </w:divBdr>
        </w:div>
        <w:div w:id="348261722">
          <w:marLeft w:val="480"/>
          <w:marRight w:val="0"/>
          <w:marTop w:val="0"/>
          <w:marBottom w:val="0"/>
          <w:divBdr>
            <w:top w:val="none" w:sz="0" w:space="0" w:color="auto"/>
            <w:left w:val="none" w:sz="0" w:space="0" w:color="auto"/>
            <w:bottom w:val="none" w:sz="0" w:space="0" w:color="auto"/>
            <w:right w:val="none" w:sz="0" w:space="0" w:color="auto"/>
          </w:divBdr>
        </w:div>
        <w:div w:id="373703325">
          <w:marLeft w:val="480"/>
          <w:marRight w:val="0"/>
          <w:marTop w:val="0"/>
          <w:marBottom w:val="0"/>
          <w:divBdr>
            <w:top w:val="none" w:sz="0" w:space="0" w:color="auto"/>
            <w:left w:val="none" w:sz="0" w:space="0" w:color="auto"/>
            <w:bottom w:val="none" w:sz="0" w:space="0" w:color="auto"/>
            <w:right w:val="none" w:sz="0" w:space="0" w:color="auto"/>
          </w:divBdr>
        </w:div>
        <w:div w:id="378209513">
          <w:marLeft w:val="480"/>
          <w:marRight w:val="0"/>
          <w:marTop w:val="0"/>
          <w:marBottom w:val="0"/>
          <w:divBdr>
            <w:top w:val="none" w:sz="0" w:space="0" w:color="auto"/>
            <w:left w:val="none" w:sz="0" w:space="0" w:color="auto"/>
            <w:bottom w:val="none" w:sz="0" w:space="0" w:color="auto"/>
            <w:right w:val="none" w:sz="0" w:space="0" w:color="auto"/>
          </w:divBdr>
        </w:div>
        <w:div w:id="392243003">
          <w:marLeft w:val="480"/>
          <w:marRight w:val="0"/>
          <w:marTop w:val="0"/>
          <w:marBottom w:val="0"/>
          <w:divBdr>
            <w:top w:val="none" w:sz="0" w:space="0" w:color="auto"/>
            <w:left w:val="none" w:sz="0" w:space="0" w:color="auto"/>
            <w:bottom w:val="none" w:sz="0" w:space="0" w:color="auto"/>
            <w:right w:val="none" w:sz="0" w:space="0" w:color="auto"/>
          </w:divBdr>
        </w:div>
        <w:div w:id="422729482">
          <w:marLeft w:val="480"/>
          <w:marRight w:val="0"/>
          <w:marTop w:val="0"/>
          <w:marBottom w:val="0"/>
          <w:divBdr>
            <w:top w:val="none" w:sz="0" w:space="0" w:color="auto"/>
            <w:left w:val="none" w:sz="0" w:space="0" w:color="auto"/>
            <w:bottom w:val="none" w:sz="0" w:space="0" w:color="auto"/>
            <w:right w:val="none" w:sz="0" w:space="0" w:color="auto"/>
          </w:divBdr>
        </w:div>
        <w:div w:id="430971377">
          <w:marLeft w:val="480"/>
          <w:marRight w:val="0"/>
          <w:marTop w:val="0"/>
          <w:marBottom w:val="0"/>
          <w:divBdr>
            <w:top w:val="none" w:sz="0" w:space="0" w:color="auto"/>
            <w:left w:val="none" w:sz="0" w:space="0" w:color="auto"/>
            <w:bottom w:val="none" w:sz="0" w:space="0" w:color="auto"/>
            <w:right w:val="none" w:sz="0" w:space="0" w:color="auto"/>
          </w:divBdr>
        </w:div>
        <w:div w:id="454955906">
          <w:marLeft w:val="480"/>
          <w:marRight w:val="0"/>
          <w:marTop w:val="0"/>
          <w:marBottom w:val="0"/>
          <w:divBdr>
            <w:top w:val="none" w:sz="0" w:space="0" w:color="auto"/>
            <w:left w:val="none" w:sz="0" w:space="0" w:color="auto"/>
            <w:bottom w:val="none" w:sz="0" w:space="0" w:color="auto"/>
            <w:right w:val="none" w:sz="0" w:space="0" w:color="auto"/>
          </w:divBdr>
        </w:div>
        <w:div w:id="523442464">
          <w:marLeft w:val="480"/>
          <w:marRight w:val="0"/>
          <w:marTop w:val="0"/>
          <w:marBottom w:val="0"/>
          <w:divBdr>
            <w:top w:val="none" w:sz="0" w:space="0" w:color="auto"/>
            <w:left w:val="none" w:sz="0" w:space="0" w:color="auto"/>
            <w:bottom w:val="none" w:sz="0" w:space="0" w:color="auto"/>
            <w:right w:val="none" w:sz="0" w:space="0" w:color="auto"/>
          </w:divBdr>
        </w:div>
        <w:div w:id="524175630">
          <w:marLeft w:val="480"/>
          <w:marRight w:val="0"/>
          <w:marTop w:val="0"/>
          <w:marBottom w:val="0"/>
          <w:divBdr>
            <w:top w:val="none" w:sz="0" w:space="0" w:color="auto"/>
            <w:left w:val="none" w:sz="0" w:space="0" w:color="auto"/>
            <w:bottom w:val="none" w:sz="0" w:space="0" w:color="auto"/>
            <w:right w:val="none" w:sz="0" w:space="0" w:color="auto"/>
          </w:divBdr>
        </w:div>
        <w:div w:id="550264445">
          <w:marLeft w:val="480"/>
          <w:marRight w:val="0"/>
          <w:marTop w:val="0"/>
          <w:marBottom w:val="0"/>
          <w:divBdr>
            <w:top w:val="none" w:sz="0" w:space="0" w:color="auto"/>
            <w:left w:val="none" w:sz="0" w:space="0" w:color="auto"/>
            <w:bottom w:val="none" w:sz="0" w:space="0" w:color="auto"/>
            <w:right w:val="none" w:sz="0" w:space="0" w:color="auto"/>
          </w:divBdr>
        </w:div>
        <w:div w:id="599728768">
          <w:marLeft w:val="480"/>
          <w:marRight w:val="0"/>
          <w:marTop w:val="0"/>
          <w:marBottom w:val="0"/>
          <w:divBdr>
            <w:top w:val="none" w:sz="0" w:space="0" w:color="auto"/>
            <w:left w:val="none" w:sz="0" w:space="0" w:color="auto"/>
            <w:bottom w:val="none" w:sz="0" w:space="0" w:color="auto"/>
            <w:right w:val="none" w:sz="0" w:space="0" w:color="auto"/>
          </w:divBdr>
        </w:div>
        <w:div w:id="604003633">
          <w:marLeft w:val="480"/>
          <w:marRight w:val="0"/>
          <w:marTop w:val="0"/>
          <w:marBottom w:val="0"/>
          <w:divBdr>
            <w:top w:val="none" w:sz="0" w:space="0" w:color="auto"/>
            <w:left w:val="none" w:sz="0" w:space="0" w:color="auto"/>
            <w:bottom w:val="none" w:sz="0" w:space="0" w:color="auto"/>
            <w:right w:val="none" w:sz="0" w:space="0" w:color="auto"/>
          </w:divBdr>
        </w:div>
        <w:div w:id="608198683">
          <w:marLeft w:val="480"/>
          <w:marRight w:val="0"/>
          <w:marTop w:val="0"/>
          <w:marBottom w:val="0"/>
          <w:divBdr>
            <w:top w:val="none" w:sz="0" w:space="0" w:color="auto"/>
            <w:left w:val="none" w:sz="0" w:space="0" w:color="auto"/>
            <w:bottom w:val="none" w:sz="0" w:space="0" w:color="auto"/>
            <w:right w:val="none" w:sz="0" w:space="0" w:color="auto"/>
          </w:divBdr>
        </w:div>
        <w:div w:id="706181515">
          <w:marLeft w:val="480"/>
          <w:marRight w:val="0"/>
          <w:marTop w:val="0"/>
          <w:marBottom w:val="0"/>
          <w:divBdr>
            <w:top w:val="none" w:sz="0" w:space="0" w:color="auto"/>
            <w:left w:val="none" w:sz="0" w:space="0" w:color="auto"/>
            <w:bottom w:val="none" w:sz="0" w:space="0" w:color="auto"/>
            <w:right w:val="none" w:sz="0" w:space="0" w:color="auto"/>
          </w:divBdr>
        </w:div>
        <w:div w:id="713776723">
          <w:marLeft w:val="480"/>
          <w:marRight w:val="0"/>
          <w:marTop w:val="0"/>
          <w:marBottom w:val="0"/>
          <w:divBdr>
            <w:top w:val="none" w:sz="0" w:space="0" w:color="auto"/>
            <w:left w:val="none" w:sz="0" w:space="0" w:color="auto"/>
            <w:bottom w:val="none" w:sz="0" w:space="0" w:color="auto"/>
            <w:right w:val="none" w:sz="0" w:space="0" w:color="auto"/>
          </w:divBdr>
        </w:div>
        <w:div w:id="722218315">
          <w:marLeft w:val="480"/>
          <w:marRight w:val="0"/>
          <w:marTop w:val="0"/>
          <w:marBottom w:val="0"/>
          <w:divBdr>
            <w:top w:val="none" w:sz="0" w:space="0" w:color="auto"/>
            <w:left w:val="none" w:sz="0" w:space="0" w:color="auto"/>
            <w:bottom w:val="none" w:sz="0" w:space="0" w:color="auto"/>
            <w:right w:val="none" w:sz="0" w:space="0" w:color="auto"/>
          </w:divBdr>
        </w:div>
        <w:div w:id="731274194">
          <w:marLeft w:val="480"/>
          <w:marRight w:val="0"/>
          <w:marTop w:val="0"/>
          <w:marBottom w:val="0"/>
          <w:divBdr>
            <w:top w:val="none" w:sz="0" w:space="0" w:color="auto"/>
            <w:left w:val="none" w:sz="0" w:space="0" w:color="auto"/>
            <w:bottom w:val="none" w:sz="0" w:space="0" w:color="auto"/>
            <w:right w:val="none" w:sz="0" w:space="0" w:color="auto"/>
          </w:divBdr>
        </w:div>
        <w:div w:id="736317162">
          <w:marLeft w:val="480"/>
          <w:marRight w:val="0"/>
          <w:marTop w:val="0"/>
          <w:marBottom w:val="0"/>
          <w:divBdr>
            <w:top w:val="none" w:sz="0" w:space="0" w:color="auto"/>
            <w:left w:val="none" w:sz="0" w:space="0" w:color="auto"/>
            <w:bottom w:val="none" w:sz="0" w:space="0" w:color="auto"/>
            <w:right w:val="none" w:sz="0" w:space="0" w:color="auto"/>
          </w:divBdr>
        </w:div>
        <w:div w:id="765074649">
          <w:marLeft w:val="480"/>
          <w:marRight w:val="0"/>
          <w:marTop w:val="0"/>
          <w:marBottom w:val="0"/>
          <w:divBdr>
            <w:top w:val="none" w:sz="0" w:space="0" w:color="auto"/>
            <w:left w:val="none" w:sz="0" w:space="0" w:color="auto"/>
            <w:bottom w:val="none" w:sz="0" w:space="0" w:color="auto"/>
            <w:right w:val="none" w:sz="0" w:space="0" w:color="auto"/>
          </w:divBdr>
        </w:div>
        <w:div w:id="769859575">
          <w:marLeft w:val="480"/>
          <w:marRight w:val="0"/>
          <w:marTop w:val="0"/>
          <w:marBottom w:val="0"/>
          <w:divBdr>
            <w:top w:val="none" w:sz="0" w:space="0" w:color="auto"/>
            <w:left w:val="none" w:sz="0" w:space="0" w:color="auto"/>
            <w:bottom w:val="none" w:sz="0" w:space="0" w:color="auto"/>
            <w:right w:val="none" w:sz="0" w:space="0" w:color="auto"/>
          </w:divBdr>
        </w:div>
        <w:div w:id="782920052">
          <w:marLeft w:val="480"/>
          <w:marRight w:val="0"/>
          <w:marTop w:val="0"/>
          <w:marBottom w:val="0"/>
          <w:divBdr>
            <w:top w:val="none" w:sz="0" w:space="0" w:color="auto"/>
            <w:left w:val="none" w:sz="0" w:space="0" w:color="auto"/>
            <w:bottom w:val="none" w:sz="0" w:space="0" w:color="auto"/>
            <w:right w:val="none" w:sz="0" w:space="0" w:color="auto"/>
          </w:divBdr>
        </w:div>
        <w:div w:id="811603870">
          <w:marLeft w:val="480"/>
          <w:marRight w:val="0"/>
          <w:marTop w:val="0"/>
          <w:marBottom w:val="0"/>
          <w:divBdr>
            <w:top w:val="none" w:sz="0" w:space="0" w:color="auto"/>
            <w:left w:val="none" w:sz="0" w:space="0" w:color="auto"/>
            <w:bottom w:val="none" w:sz="0" w:space="0" w:color="auto"/>
            <w:right w:val="none" w:sz="0" w:space="0" w:color="auto"/>
          </w:divBdr>
        </w:div>
        <w:div w:id="877661392">
          <w:marLeft w:val="480"/>
          <w:marRight w:val="0"/>
          <w:marTop w:val="0"/>
          <w:marBottom w:val="0"/>
          <w:divBdr>
            <w:top w:val="none" w:sz="0" w:space="0" w:color="auto"/>
            <w:left w:val="none" w:sz="0" w:space="0" w:color="auto"/>
            <w:bottom w:val="none" w:sz="0" w:space="0" w:color="auto"/>
            <w:right w:val="none" w:sz="0" w:space="0" w:color="auto"/>
          </w:divBdr>
        </w:div>
        <w:div w:id="889345586">
          <w:marLeft w:val="480"/>
          <w:marRight w:val="0"/>
          <w:marTop w:val="0"/>
          <w:marBottom w:val="0"/>
          <w:divBdr>
            <w:top w:val="none" w:sz="0" w:space="0" w:color="auto"/>
            <w:left w:val="none" w:sz="0" w:space="0" w:color="auto"/>
            <w:bottom w:val="none" w:sz="0" w:space="0" w:color="auto"/>
            <w:right w:val="none" w:sz="0" w:space="0" w:color="auto"/>
          </w:divBdr>
        </w:div>
        <w:div w:id="931624651">
          <w:marLeft w:val="480"/>
          <w:marRight w:val="0"/>
          <w:marTop w:val="0"/>
          <w:marBottom w:val="0"/>
          <w:divBdr>
            <w:top w:val="none" w:sz="0" w:space="0" w:color="auto"/>
            <w:left w:val="none" w:sz="0" w:space="0" w:color="auto"/>
            <w:bottom w:val="none" w:sz="0" w:space="0" w:color="auto"/>
            <w:right w:val="none" w:sz="0" w:space="0" w:color="auto"/>
          </w:divBdr>
        </w:div>
        <w:div w:id="984895983">
          <w:marLeft w:val="480"/>
          <w:marRight w:val="0"/>
          <w:marTop w:val="0"/>
          <w:marBottom w:val="0"/>
          <w:divBdr>
            <w:top w:val="none" w:sz="0" w:space="0" w:color="auto"/>
            <w:left w:val="none" w:sz="0" w:space="0" w:color="auto"/>
            <w:bottom w:val="none" w:sz="0" w:space="0" w:color="auto"/>
            <w:right w:val="none" w:sz="0" w:space="0" w:color="auto"/>
          </w:divBdr>
        </w:div>
        <w:div w:id="1014067117">
          <w:marLeft w:val="480"/>
          <w:marRight w:val="0"/>
          <w:marTop w:val="0"/>
          <w:marBottom w:val="0"/>
          <w:divBdr>
            <w:top w:val="none" w:sz="0" w:space="0" w:color="auto"/>
            <w:left w:val="none" w:sz="0" w:space="0" w:color="auto"/>
            <w:bottom w:val="none" w:sz="0" w:space="0" w:color="auto"/>
            <w:right w:val="none" w:sz="0" w:space="0" w:color="auto"/>
          </w:divBdr>
        </w:div>
      </w:divsChild>
    </w:div>
    <w:div w:id="527186060">
      <w:bodyDiv w:val="1"/>
      <w:marLeft w:val="0"/>
      <w:marRight w:val="0"/>
      <w:marTop w:val="0"/>
      <w:marBottom w:val="0"/>
      <w:divBdr>
        <w:top w:val="none" w:sz="0" w:space="0" w:color="auto"/>
        <w:left w:val="none" w:sz="0" w:space="0" w:color="auto"/>
        <w:bottom w:val="none" w:sz="0" w:space="0" w:color="auto"/>
        <w:right w:val="none" w:sz="0" w:space="0" w:color="auto"/>
      </w:divBdr>
      <w:divsChild>
        <w:div w:id="68046705">
          <w:marLeft w:val="480"/>
          <w:marRight w:val="0"/>
          <w:marTop w:val="0"/>
          <w:marBottom w:val="0"/>
          <w:divBdr>
            <w:top w:val="none" w:sz="0" w:space="0" w:color="auto"/>
            <w:left w:val="none" w:sz="0" w:space="0" w:color="auto"/>
            <w:bottom w:val="none" w:sz="0" w:space="0" w:color="auto"/>
            <w:right w:val="none" w:sz="0" w:space="0" w:color="auto"/>
          </w:divBdr>
        </w:div>
        <w:div w:id="89981133">
          <w:marLeft w:val="480"/>
          <w:marRight w:val="0"/>
          <w:marTop w:val="0"/>
          <w:marBottom w:val="0"/>
          <w:divBdr>
            <w:top w:val="none" w:sz="0" w:space="0" w:color="auto"/>
            <w:left w:val="none" w:sz="0" w:space="0" w:color="auto"/>
            <w:bottom w:val="none" w:sz="0" w:space="0" w:color="auto"/>
            <w:right w:val="none" w:sz="0" w:space="0" w:color="auto"/>
          </w:divBdr>
        </w:div>
        <w:div w:id="166556390">
          <w:marLeft w:val="480"/>
          <w:marRight w:val="0"/>
          <w:marTop w:val="0"/>
          <w:marBottom w:val="0"/>
          <w:divBdr>
            <w:top w:val="none" w:sz="0" w:space="0" w:color="auto"/>
            <w:left w:val="none" w:sz="0" w:space="0" w:color="auto"/>
            <w:bottom w:val="none" w:sz="0" w:space="0" w:color="auto"/>
            <w:right w:val="none" w:sz="0" w:space="0" w:color="auto"/>
          </w:divBdr>
        </w:div>
        <w:div w:id="291786474">
          <w:marLeft w:val="480"/>
          <w:marRight w:val="0"/>
          <w:marTop w:val="0"/>
          <w:marBottom w:val="0"/>
          <w:divBdr>
            <w:top w:val="none" w:sz="0" w:space="0" w:color="auto"/>
            <w:left w:val="none" w:sz="0" w:space="0" w:color="auto"/>
            <w:bottom w:val="none" w:sz="0" w:space="0" w:color="auto"/>
            <w:right w:val="none" w:sz="0" w:space="0" w:color="auto"/>
          </w:divBdr>
        </w:div>
        <w:div w:id="297758806">
          <w:marLeft w:val="480"/>
          <w:marRight w:val="0"/>
          <w:marTop w:val="0"/>
          <w:marBottom w:val="0"/>
          <w:divBdr>
            <w:top w:val="none" w:sz="0" w:space="0" w:color="auto"/>
            <w:left w:val="none" w:sz="0" w:space="0" w:color="auto"/>
            <w:bottom w:val="none" w:sz="0" w:space="0" w:color="auto"/>
            <w:right w:val="none" w:sz="0" w:space="0" w:color="auto"/>
          </w:divBdr>
        </w:div>
        <w:div w:id="307173361">
          <w:marLeft w:val="480"/>
          <w:marRight w:val="0"/>
          <w:marTop w:val="0"/>
          <w:marBottom w:val="0"/>
          <w:divBdr>
            <w:top w:val="none" w:sz="0" w:space="0" w:color="auto"/>
            <w:left w:val="none" w:sz="0" w:space="0" w:color="auto"/>
            <w:bottom w:val="none" w:sz="0" w:space="0" w:color="auto"/>
            <w:right w:val="none" w:sz="0" w:space="0" w:color="auto"/>
          </w:divBdr>
        </w:div>
        <w:div w:id="398602813">
          <w:marLeft w:val="480"/>
          <w:marRight w:val="0"/>
          <w:marTop w:val="0"/>
          <w:marBottom w:val="0"/>
          <w:divBdr>
            <w:top w:val="none" w:sz="0" w:space="0" w:color="auto"/>
            <w:left w:val="none" w:sz="0" w:space="0" w:color="auto"/>
            <w:bottom w:val="none" w:sz="0" w:space="0" w:color="auto"/>
            <w:right w:val="none" w:sz="0" w:space="0" w:color="auto"/>
          </w:divBdr>
        </w:div>
        <w:div w:id="517046136">
          <w:marLeft w:val="480"/>
          <w:marRight w:val="0"/>
          <w:marTop w:val="0"/>
          <w:marBottom w:val="0"/>
          <w:divBdr>
            <w:top w:val="none" w:sz="0" w:space="0" w:color="auto"/>
            <w:left w:val="none" w:sz="0" w:space="0" w:color="auto"/>
            <w:bottom w:val="none" w:sz="0" w:space="0" w:color="auto"/>
            <w:right w:val="none" w:sz="0" w:space="0" w:color="auto"/>
          </w:divBdr>
        </w:div>
        <w:div w:id="576676236">
          <w:marLeft w:val="480"/>
          <w:marRight w:val="0"/>
          <w:marTop w:val="0"/>
          <w:marBottom w:val="0"/>
          <w:divBdr>
            <w:top w:val="none" w:sz="0" w:space="0" w:color="auto"/>
            <w:left w:val="none" w:sz="0" w:space="0" w:color="auto"/>
            <w:bottom w:val="none" w:sz="0" w:space="0" w:color="auto"/>
            <w:right w:val="none" w:sz="0" w:space="0" w:color="auto"/>
          </w:divBdr>
        </w:div>
        <w:div w:id="794367502">
          <w:marLeft w:val="480"/>
          <w:marRight w:val="0"/>
          <w:marTop w:val="0"/>
          <w:marBottom w:val="0"/>
          <w:divBdr>
            <w:top w:val="none" w:sz="0" w:space="0" w:color="auto"/>
            <w:left w:val="none" w:sz="0" w:space="0" w:color="auto"/>
            <w:bottom w:val="none" w:sz="0" w:space="0" w:color="auto"/>
            <w:right w:val="none" w:sz="0" w:space="0" w:color="auto"/>
          </w:divBdr>
        </w:div>
        <w:div w:id="995573847">
          <w:marLeft w:val="480"/>
          <w:marRight w:val="0"/>
          <w:marTop w:val="0"/>
          <w:marBottom w:val="0"/>
          <w:divBdr>
            <w:top w:val="none" w:sz="0" w:space="0" w:color="auto"/>
            <w:left w:val="none" w:sz="0" w:space="0" w:color="auto"/>
            <w:bottom w:val="none" w:sz="0" w:space="0" w:color="auto"/>
            <w:right w:val="none" w:sz="0" w:space="0" w:color="auto"/>
          </w:divBdr>
        </w:div>
      </w:divsChild>
    </w:div>
    <w:div w:id="527714818">
      <w:bodyDiv w:val="1"/>
      <w:marLeft w:val="0"/>
      <w:marRight w:val="0"/>
      <w:marTop w:val="0"/>
      <w:marBottom w:val="0"/>
      <w:divBdr>
        <w:top w:val="none" w:sz="0" w:space="0" w:color="auto"/>
        <w:left w:val="none" w:sz="0" w:space="0" w:color="auto"/>
        <w:bottom w:val="none" w:sz="0" w:space="0" w:color="auto"/>
        <w:right w:val="none" w:sz="0" w:space="0" w:color="auto"/>
      </w:divBdr>
    </w:div>
    <w:div w:id="527841665">
      <w:bodyDiv w:val="1"/>
      <w:marLeft w:val="0"/>
      <w:marRight w:val="0"/>
      <w:marTop w:val="0"/>
      <w:marBottom w:val="0"/>
      <w:divBdr>
        <w:top w:val="none" w:sz="0" w:space="0" w:color="auto"/>
        <w:left w:val="none" w:sz="0" w:space="0" w:color="auto"/>
        <w:bottom w:val="none" w:sz="0" w:space="0" w:color="auto"/>
        <w:right w:val="none" w:sz="0" w:space="0" w:color="auto"/>
      </w:divBdr>
    </w:div>
    <w:div w:id="528297311">
      <w:bodyDiv w:val="1"/>
      <w:marLeft w:val="0"/>
      <w:marRight w:val="0"/>
      <w:marTop w:val="0"/>
      <w:marBottom w:val="0"/>
      <w:divBdr>
        <w:top w:val="none" w:sz="0" w:space="0" w:color="auto"/>
        <w:left w:val="none" w:sz="0" w:space="0" w:color="auto"/>
        <w:bottom w:val="none" w:sz="0" w:space="0" w:color="auto"/>
        <w:right w:val="none" w:sz="0" w:space="0" w:color="auto"/>
      </w:divBdr>
    </w:div>
    <w:div w:id="528370915">
      <w:bodyDiv w:val="1"/>
      <w:marLeft w:val="0"/>
      <w:marRight w:val="0"/>
      <w:marTop w:val="0"/>
      <w:marBottom w:val="0"/>
      <w:divBdr>
        <w:top w:val="none" w:sz="0" w:space="0" w:color="auto"/>
        <w:left w:val="none" w:sz="0" w:space="0" w:color="auto"/>
        <w:bottom w:val="none" w:sz="0" w:space="0" w:color="auto"/>
        <w:right w:val="none" w:sz="0" w:space="0" w:color="auto"/>
      </w:divBdr>
    </w:div>
    <w:div w:id="528567862">
      <w:bodyDiv w:val="1"/>
      <w:marLeft w:val="0"/>
      <w:marRight w:val="0"/>
      <w:marTop w:val="0"/>
      <w:marBottom w:val="0"/>
      <w:divBdr>
        <w:top w:val="none" w:sz="0" w:space="0" w:color="auto"/>
        <w:left w:val="none" w:sz="0" w:space="0" w:color="auto"/>
        <w:bottom w:val="none" w:sz="0" w:space="0" w:color="auto"/>
        <w:right w:val="none" w:sz="0" w:space="0" w:color="auto"/>
      </w:divBdr>
    </w:div>
    <w:div w:id="528765723">
      <w:bodyDiv w:val="1"/>
      <w:marLeft w:val="0"/>
      <w:marRight w:val="0"/>
      <w:marTop w:val="0"/>
      <w:marBottom w:val="0"/>
      <w:divBdr>
        <w:top w:val="none" w:sz="0" w:space="0" w:color="auto"/>
        <w:left w:val="none" w:sz="0" w:space="0" w:color="auto"/>
        <w:bottom w:val="none" w:sz="0" w:space="0" w:color="auto"/>
        <w:right w:val="none" w:sz="0" w:space="0" w:color="auto"/>
      </w:divBdr>
    </w:div>
    <w:div w:id="529101890">
      <w:bodyDiv w:val="1"/>
      <w:marLeft w:val="0"/>
      <w:marRight w:val="0"/>
      <w:marTop w:val="0"/>
      <w:marBottom w:val="0"/>
      <w:divBdr>
        <w:top w:val="none" w:sz="0" w:space="0" w:color="auto"/>
        <w:left w:val="none" w:sz="0" w:space="0" w:color="auto"/>
        <w:bottom w:val="none" w:sz="0" w:space="0" w:color="auto"/>
        <w:right w:val="none" w:sz="0" w:space="0" w:color="auto"/>
      </w:divBdr>
      <w:divsChild>
        <w:div w:id="359782">
          <w:marLeft w:val="480"/>
          <w:marRight w:val="0"/>
          <w:marTop w:val="0"/>
          <w:marBottom w:val="0"/>
          <w:divBdr>
            <w:top w:val="none" w:sz="0" w:space="0" w:color="auto"/>
            <w:left w:val="none" w:sz="0" w:space="0" w:color="auto"/>
            <w:bottom w:val="none" w:sz="0" w:space="0" w:color="auto"/>
            <w:right w:val="none" w:sz="0" w:space="0" w:color="auto"/>
          </w:divBdr>
        </w:div>
        <w:div w:id="51082775">
          <w:marLeft w:val="480"/>
          <w:marRight w:val="0"/>
          <w:marTop w:val="0"/>
          <w:marBottom w:val="0"/>
          <w:divBdr>
            <w:top w:val="none" w:sz="0" w:space="0" w:color="auto"/>
            <w:left w:val="none" w:sz="0" w:space="0" w:color="auto"/>
            <w:bottom w:val="none" w:sz="0" w:space="0" w:color="auto"/>
            <w:right w:val="none" w:sz="0" w:space="0" w:color="auto"/>
          </w:divBdr>
        </w:div>
        <w:div w:id="84963267">
          <w:marLeft w:val="480"/>
          <w:marRight w:val="0"/>
          <w:marTop w:val="0"/>
          <w:marBottom w:val="0"/>
          <w:divBdr>
            <w:top w:val="none" w:sz="0" w:space="0" w:color="auto"/>
            <w:left w:val="none" w:sz="0" w:space="0" w:color="auto"/>
            <w:bottom w:val="none" w:sz="0" w:space="0" w:color="auto"/>
            <w:right w:val="none" w:sz="0" w:space="0" w:color="auto"/>
          </w:divBdr>
        </w:div>
        <w:div w:id="125441140">
          <w:marLeft w:val="480"/>
          <w:marRight w:val="0"/>
          <w:marTop w:val="0"/>
          <w:marBottom w:val="0"/>
          <w:divBdr>
            <w:top w:val="none" w:sz="0" w:space="0" w:color="auto"/>
            <w:left w:val="none" w:sz="0" w:space="0" w:color="auto"/>
            <w:bottom w:val="none" w:sz="0" w:space="0" w:color="auto"/>
            <w:right w:val="none" w:sz="0" w:space="0" w:color="auto"/>
          </w:divBdr>
        </w:div>
        <w:div w:id="132910274">
          <w:marLeft w:val="480"/>
          <w:marRight w:val="0"/>
          <w:marTop w:val="0"/>
          <w:marBottom w:val="0"/>
          <w:divBdr>
            <w:top w:val="none" w:sz="0" w:space="0" w:color="auto"/>
            <w:left w:val="none" w:sz="0" w:space="0" w:color="auto"/>
            <w:bottom w:val="none" w:sz="0" w:space="0" w:color="auto"/>
            <w:right w:val="none" w:sz="0" w:space="0" w:color="auto"/>
          </w:divBdr>
        </w:div>
        <w:div w:id="210265778">
          <w:marLeft w:val="480"/>
          <w:marRight w:val="0"/>
          <w:marTop w:val="0"/>
          <w:marBottom w:val="0"/>
          <w:divBdr>
            <w:top w:val="none" w:sz="0" w:space="0" w:color="auto"/>
            <w:left w:val="none" w:sz="0" w:space="0" w:color="auto"/>
            <w:bottom w:val="none" w:sz="0" w:space="0" w:color="auto"/>
            <w:right w:val="none" w:sz="0" w:space="0" w:color="auto"/>
          </w:divBdr>
        </w:div>
        <w:div w:id="250161406">
          <w:marLeft w:val="480"/>
          <w:marRight w:val="0"/>
          <w:marTop w:val="0"/>
          <w:marBottom w:val="0"/>
          <w:divBdr>
            <w:top w:val="none" w:sz="0" w:space="0" w:color="auto"/>
            <w:left w:val="none" w:sz="0" w:space="0" w:color="auto"/>
            <w:bottom w:val="none" w:sz="0" w:space="0" w:color="auto"/>
            <w:right w:val="none" w:sz="0" w:space="0" w:color="auto"/>
          </w:divBdr>
        </w:div>
        <w:div w:id="273832096">
          <w:marLeft w:val="480"/>
          <w:marRight w:val="0"/>
          <w:marTop w:val="0"/>
          <w:marBottom w:val="0"/>
          <w:divBdr>
            <w:top w:val="none" w:sz="0" w:space="0" w:color="auto"/>
            <w:left w:val="none" w:sz="0" w:space="0" w:color="auto"/>
            <w:bottom w:val="none" w:sz="0" w:space="0" w:color="auto"/>
            <w:right w:val="none" w:sz="0" w:space="0" w:color="auto"/>
          </w:divBdr>
        </w:div>
        <w:div w:id="274168716">
          <w:marLeft w:val="480"/>
          <w:marRight w:val="0"/>
          <w:marTop w:val="0"/>
          <w:marBottom w:val="0"/>
          <w:divBdr>
            <w:top w:val="none" w:sz="0" w:space="0" w:color="auto"/>
            <w:left w:val="none" w:sz="0" w:space="0" w:color="auto"/>
            <w:bottom w:val="none" w:sz="0" w:space="0" w:color="auto"/>
            <w:right w:val="none" w:sz="0" w:space="0" w:color="auto"/>
          </w:divBdr>
        </w:div>
        <w:div w:id="288171009">
          <w:marLeft w:val="480"/>
          <w:marRight w:val="0"/>
          <w:marTop w:val="0"/>
          <w:marBottom w:val="0"/>
          <w:divBdr>
            <w:top w:val="none" w:sz="0" w:space="0" w:color="auto"/>
            <w:left w:val="none" w:sz="0" w:space="0" w:color="auto"/>
            <w:bottom w:val="none" w:sz="0" w:space="0" w:color="auto"/>
            <w:right w:val="none" w:sz="0" w:space="0" w:color="auto"/>
          </w:divBdr>
        </w:div>
        <w:div w:id="336156561">
          <w:marLeft w:val="480"/>
          <w:marRight w:val="0"/>
          <w:marTop w:val="0"/>
          <w:marBottom w:val="0"/>
          <w:divBdr>
            <w:top w:val="none" w:sz="0" w:space="0" w:color="auto"/>
            <w:left w:val="none" w:sz="0" w:space="0" w:color="auto"/>
            <w:bottom w:val="none" w:sz="0" w:space="0" w:color="auto"/>
            <w:right w:val="none" w:sz="0" w:space="0" w:color="auto"/>
          </w:divBdr>
        </w:div>
        <w:div w:id="339356382">
          <w:marLeft w:val="480"/>
          <w:marRight w:val="0"/>
          <w:marTop w:val="0"/>
          <w:marBottom w:val="0"/>
          <w:divBdr>
            <w:top w:val="none" w:sz="0" w:space="0" w:color="auto"/>
            <w:left w:val="none" w:sz="0" w:space="0" w:color="auto"/>
            <w:bottom w:val="none" w:sz="0" w:space="0" w:color="auto"/>
            <w:right w:val="none" w:sz="0" w:space="0" w:color="auto"/>
          </w:divBdr>
        </w:div>
        <w:div w:id="389351229">
          <w:marLeft w:val="480"/>
          <w:marRight w:val="0"/>
          <w:marTop w:val="0"/>
          <w:marBottom w:val="0"/>
          <w:divBdr>
            <w:top w:val="none" w:sz="0" w:space="0" w:color="auto"/>
            <w:left w:val="none" w:sz="0" w:space="0" w:color="auto"/>
            <w:bottom w:val="none" w:sz="0" w:space="0" w:color="auto"/>
            <w:right w:val="none" w:sz="0" w:space="0" w:color="auto"/>
          </w:divBdr>
        </w:div>
        <w:div w:id="493256027">
          <w:marLeft w:val="480"/>
          <w:marRight w:val="0"/>
          <w:marTop w:val="0"/>
          <w:marBottom w:val="0"/>
          <w:divBdr>
            <w:top w:val="none" w:sz="0" w:space="0" w:color="auto"/>
            <w:left w:val="none" w:sz="0" w:space="0" w:color="auto"/>
            <w:bottom w:val="none" w:sz="0" w:space="0" w:color="auto"/>
            <w:right w:val="none" w:sz="0" w:space="0" w:color="auto"/>
          </w:divBdr>
        </w:div>
        <w:div w:id="518197704">
          <w:marLeft w:val="480"/>
          <w:marRight w:val="0"/>
          <w:marTop w:val="0"/>
          <w:marBottom w:val="0"/>
          <w:divBdr>
            <w:top w:val="none" w:sz="0" w:space="0" w:color="auto"/>
            <w:left w:val="none" w:sz="0" w:space="0" w:color="auto"/>
            <w:bottom w:val="none" w:sz="0" w:space="0" w:color="auto"/>
            <w:right w:val="none" w:sz="0" w:space="0" w:color="auto"/>
          </w:divBdr>
        </w:div>
        <w:div w:id="552425535">
          <w:marLeft w:val="480"/>
          <w:marRight w:val="0"/>
          <w:marTop w:val="0"/>
          <w:marBottom w:val="0"/>
          <w:divBdr>
            <w:top w:val="none" w:sz="0" w:space="0" w:color="auto"/>
            <w:left w:val="none" w:sz="0" w:space="0" w:color="auto"/>
            <w:bottom w:val="none" w:sz="0" w:space="0" w:color="auto"/>
            <w:right w:val="none" w:sz="0" w:space="0" w:color="auto"/>
          </w:divBdr>
        </w:div>
        <w:div w:id="647824770">
          <w:marLeft w:val="480"/>
          <w:marRight w:val="0"/>
          <w:marTop w:val="0"/>
          <w:marBottom w:val="0"/>
          <w:divBdr>
            <w:top w:val="none" w:sz="0" w:space="0" w:color="auto"/>
            <w:left w:val="none" w:sz="0" w:space="0" w:color="auto"/>
            <w:bottom w:val="none" w:sz="0" w:space="0" w:color="auto"/>
            <w:right w:val="none" w:sz="0" w:space="0" w:color="auto"/>
          </w:divBdr>
        </w:div>
        <w:div w:id="686516687">
          <w:marLeft w:val="480"/>
          <w:marRight w:val="0"/>
          <w:marTop w:val="0"/>
          <w:marBottom w:val="0"/>
          <w:divBdr>
            <w:top w:val="none" w:sz="0" w:space="0" w:color="auto"/>
            <w:left w:val="none" w:sz="0" w:space="0" w:color="auto"/>
            <w:bottom w:val="none" w:sz="0" w:space="0" w:color="auto"/>
            <w:right w:val="none" w:sz="0" w:space="0" w:color="auto"/>
          </w:divBdr>
        </w:div>
        <w:div w:id="784737990">
          <w:marLeft w:val="480"/>
          <w:marRight w:val="0"/>
          <w:marTop w:val="0"/>
          <w:marBottom w:val="0"/>
          <w:divBdr>
            <w:top w:val="none" w:sz="0" w:space="0" w:color="auto"/>
            <w:left w:val="none" w:sz="0" w:space="0" w:color="auto"/>
            <w:bottom w:val="none" w:sz="0" w:space="0" w:color="auto"/>
            <w:right w:val="none" w:sz="0" w:space="0" w:color="auto"/>
          </w:divBdr>
        </w:div>
        <w:div w:id="810906264">
          <w:marLeft w:val="480"/>
          <w:marRight w:val="0"/>
          <w:marTop w:val="0"/>
          <w:marBottom w:val="0"/>
          <w:divBdr>
            <w:top w:val="none" w:sz="0" w:space="0" w:color="auto"/>
            <w:left w:val="none" w:sz="0" w:space="0" w:color="auto"/>
            <w:bottom w:val="none" w:sz="0" w:space="0" w:color="auto"/>
            <w:right w:val="none" w:sz="0" w:space="0" w:color="auto"/>
          </w:divBdr>
        </w:div>
        <w:div w:id="848758301">
          <w:marLeft w:val="480"/>
          <w:marRight w:val="0"/>
          <w:marTop w:val="0"/>
          <w:marBottom w:val="0"/>
          <w:divBdr>
            <w:top w:val="none" w:sz="0" w:space="0" w:color="auto"/>
            <w:left w:val="none" w:sz="0" w:space="0" w:color="auto"/>
            <w:bottom w:val="none" w:sz="0" w:space="0" w:color="auto"/>
            <w:right w:val="none" w:sz="0" w:space="0" w:color="auto"/>
          </w:divBdr>
        </w:div>
        <w:div w:id="890729251">
          <w:marLeft w:val="480"/>
          <w:marRight w:val="0"/>
          <w:marTop w:val="0"/>
          <w:marBottom w:val="0"/>
          <w:divBdr>
            <w:top w:val="none" w:sz="0" w:space="0" w:color="auto"/>
            <w:left w:val="none" w:sz="0" w:space="0" w:color="auto"/>
            <w:bottom w:val="none" w:sz="0" w:space="0" w:color="auto"/>
            <w:right w:val="none" w:sz="0" w:space="0" w:color="auto"/>
          </w:divBdr>
        </w:div>
        <w:div w:id="892545706">
          <w:marLeft w:val="480"/>
          <w:marRight w:val="0"/>
          <w:marTop w:val="0"/>
          <w:marBottom w:val="0"/>
          <w:divBdr>
            <w:top w:val="none" w:sz="0" w:space="0" w:color="auto"/>
            <w:left w:val="none" w:sz="0" w:space="0" w:color="auto"/>
            <w:bottom w:val="none" w:sz="0" w:space="0" w:color="auto"/>
            <w:right w:val="none" w:sz="0" w:space="0" w:color="auto"/>
          </w:divBdr>
        </w:div>
        <w:div w:id="912470497">
          <w:marLeft w:val="480"/>
          <w:marRight w:val="0"/>
          <w:marTop w:val="0"/>
          <w:marBottom w:val="0"/>
          <w:divBdr>
            <w:top w:val="none" w:sz="0" w:space="0" w:color="auto"/>
            <w:left w:val="none" w:sz="0" w:space="0" w:color="auto"/>
            <w:bottom w:val="none" w:sz="0" w:space="0" w:color="auto"/>
            <w:right w:val="none" w:sz="0" w:space="0" w:color="auto"/>
          </w:divBdr>
        </w:div>
        <w:div w:id="961614515">
          <w:marLeft w:val="480"/>
          <w:marRight w:val="0"/>
          <w:marTop w:val="0"/>
          <w:marBottom w:val="0"/>
          <w:divBdr>
            <w:top w:val="none" w:sz="0" w:space="0" w:color="auto"/>
            <w:left w:val="none" w:sz="0" w:space="0" w:color="auto"/>
            <w:bottom w:val="none" w:sz="0" w:space="0" w:color="auto"/>
            <w:right w:val="none" w:sz="0" w:space="0" w:color="auto"/>
          </w:divBdr>
        </w:div>
        <w:div w:id="997810633">
          <w:marLeft w:val="480"/>
          <w:marRight w:val="0"/>
          <w:marTop w:val="0"/>
          <w:marBottom w:val="0"/>
          <w:divBdr>
            <w:top w:val="none" w:sz="0" w:space="0" w:color="auto"/>
            <w:left w:val="none" w:sz="0" w:space="0" w:color="auto"/>
            <w:bottom w:val="none" w:sz="0" w:space="0" w:color="auto"/>
            <w:right w:val="none" w:sz="0" w:space="0" w:color="auto"/>
          </w:divBdr>
        </w:div>
      </w:divsChild>
    </w:div>
    <w:div w:id="529951056">
      <w:bodyDiv w:val="1"/>
      <w:marLeft w:val="0"/>
      <w:marRight w:val="0"/>
      <w:marTop w:val="0"/>
      <w:marBottom w:val="0"/>
      <w:divBdr>
        <w:top w:val="none" w:sz="0" w:space="0" w:color="auto"/>
        <w:left w:val="none" w:sz="0" w:space="0" w:color="auto"/>
        <w:bottom w:val="none" w:sz="0" w:space="0" w:color="auto"/>
        <w:right w:val="none" w:sz="0" w:space="0" w:color="auto"/>
      </w:divBdr>
    </w:div>
    <w:div w:id="529999660">
      <w:bodyDiv w:val="1"/>
      <w:marLeft w:val="0"/>
      <w:marRight w:val="0"/>
      <w:marTop w:val="0"/>
      <w:marBottom w:val="0"/>
      <w:divBdr>
        <w:top w:val="none" w:sz="0" w:space="0" w:color="auto"/>
        <w:left w:val="none" w:sz="0" w:space="0" w:color="auto"/>
        <w:bottom w:val="none" w:sz="0" w:space="0" w:color="auto"/>
        <w:right w:val="none" w:sz="0" w:space="0" w:color="auto"/>
      </w:divBdr>
    </w:div>
    <w:div w:id="530149575">
      <w:bodyDiv w:val="1"/>
      <w:marLeft w:val="0"/>
      <w:marRight w:val="0"/>
      <w:marTop w:val="0"/>
      <w:marBottom w:val="0"/>
      <w:divBdr>
        <w:top w:val="none" w:sz="0" w:space="0" w:color="auto"/>
        <w:left w:val="none" w:sz="0" w:space="0" w:color="auto"/>
        <w:bottom w:val="none" w:sz="0" w:space="0" w:color="auto"/>
        <w:right w:val="none" w:sz="0" w:space="0" w:color="auto"/>
      </w:divBdr>
    </w:div>
    <w:div w:id="531113819">
      <w:bodyDiv w:val="1"/>
      <w:marLeft w:val="0"/>
      <w:marRight w:val="0"/>
      <w:marTop w:val="0"/>
      <w:marBottom w:val="0"/>
      <w:divBdr>
        <w:top w:val="none" w:sz="0" w:space="0" w:color="auto"/>
        <w:left w:val="none" w:sz="0" w:space="0" w:color="auto"/>
        <w:bottom w:val="none" w:sz="0" w:space="0" w:color="auto"/>
        <w:right w:val="none" w:sz="0" w:space="0" w:color="auto"/>
      </w:divBdr>
    </w:div>
    <w:div w:id="531386504">
      <w:bodyDiv w:val="1"/>
      <w:marLeft w:val="0"/>
      <w:marRight w:val="0"/>
      <w:marTop w:val="0"/>
      <w:marBottom w:val="0"/>
      <w:divBdr>
        <w:top w:val="none" w:sz="0" w:space="0" w:color="auto"/>
        <w:left w:val="none" w:sz="0" w:space="0" w:color="auto"/>
        <w:bottom w:val="none" w:sz="0" w:space="0" w:color="auto"/>
        <w:right w:val="none" w:sz="0" w:space="0" w:color="auto"/>
      </w:divBdr>
    </w:div>
    <w:div w:id="531767984">
      <w:bodyDiv w:val="1"/>
      <w:marLeft w:val="0"/>
      <w:marRight w:val="0"/>
      <w:marTop w:val="0"/>
      <w:marBottom w:val="0"/>
      <w:divBdr>
        <w:top w:val="none" w:sz="0" w:space="0" w:color="auto"/>
        <w:left w:val="none" w:sz="0" w:space="0" w:color="auto"/>
        <w:bottom w:val="none" w:sz="0" w:space="0" w:color="auto"/>
        <w:right w:val="none" w:sz="0" w:space="0" w:color="auto"/>
      </w:divBdr>
    </w:div>
    <w:div w:id="532040481">
      <w:bodyDiv w:val="1"/>
      <w:marLeft w:val="0"/>
      <w:marRight w:val="0"/>
      <w:marTop w:val="0"/>
      <w:marBottom w:val="0"/>
      <w:divBdr>
        <w:top w:val="none" w:sz="0" w:space="0" w:color="auto"/>
        <w:left w:val="none" w:sz="0" w:space="0" w:color="auto"/>
        <w:bottom w:val="none" w:sz="0" w:space="0" w:color="auto"/>
        <w:right w:val="none" w:sz="0" w:space="0" w:color="auto"/>
      </w:divBdr>
    </w:div>
    <w:div w:id="532112168">
      <w:bodyDiv w:val="1"/>
      <w:marLeft w:val="0"/>
      <w:marRight w:val="0"/>
      <w:marTop w:val="0"/>
      <w:marBottom w:val="0"/>
      <w:divBdr>
        <w:top w:val="none" w:sz="0" w:space="0" w:color="auto"/>
        <w:left w:val="none" w:sz="0" w:space="0" w:color="auto"/>
        <w:bottom w:val="none" w:sz="0" w:space="0" w:color="auto"/>
        <w:right w:val="none" w:sz="0" w:space="0" w:color="auto"/>
      </w:divBdr>
    </w:div>
    <w:div w:id="532112725">
      <w:bodyDiv w:val="1"/>
      <w:marLeft w:val="0"/>
      <w:marRight w:val="0"/>
      <w:marTop w:val="0"/>
      <w:marBottom w:val="0"/>
      <w:divBdr>
        <w:top w:val="none" w:sz="0" w:space="0" w:color="auto"/>
        <w:left w:val="none" w:sz="0" w:space="0" w:color="auto"/>
        <w:bottom w:val="none" w:sz="0" w:space="0" w:color="auto"/>
        <w:right w:val="none" w:sz="0" w:space="0" w:color="auto"/>
      </w:divBdr>
    </w:div>
    <w:div w:id="532309854">
      <w:bodyDiv w:val="1"/>
      <w:marLeft w:val="0"/>
      <w:marRight w:val="0"/>
      <w:marTop w:val="0"/>
      <w:marBottom w:val="0"/>
      <w:divBdr>
        <w:top w:val="none" w:sz="0" w:space="0" w:color="auto"/>
        <w:left w:val="none" w:sz="0" w:space="0" w:color="auto"/>
        <w:bottom w:val="none" w:sz="0" w:space="0" w:color="auto"/>
        <w:right w:val="none" w:sz="0" w:space="0" w:color="auto"/>
      </w:divBdr>
    </w:div>
    <w:div w:id="532351128">
      <w:bodyDiv w:val="1"/>
      <w:marLeft w:val="0"/>
      <w:marRight w:val="0"/>
      <w:marTop w:val="0"/>
      <w:marBottom w:val="0"/>
      <w:divBdr>
        <w:top w:val="none" w:sz="0" w:space="0" w:color="auto"/>
        <w:left w:val="none" w:sz="0" w:space="0" w:color="auto"/>
        <w:bottom w:val="none" w:sz="0" w:space="0" w:color="auto"/>
        <w:right w:val="none" w:sz="0" w:space="0" w:color="auto"/>
      </w:divBdr>
      <w:divsChild>
        <w:div w:id="5793980">
          <w:marLeft w:val="480"/>
          <w:marRight w:val="0"/>
          <w:marTop w:val="0"/>
          <w:marBottom w:val="0"/>
          <w:divBdr>
            <w:top w:val="none" w:sz="0" w:space="0" w:color="auto"/>
            <w:left w:val="none" w:sz="0" w:space="0" w:color="auto"/>
            <w:bottom w:val="none" w:sz="0" w:space="0" w:color="auto"/>
            <w:right w:val="none" w:sz="0" w:space="0" w:color="auto"/>
          </w:divBdr>
        </w:div>
        <w:div w:id="15348751">
          <w:marLeft w:val="480"/>
          <w:marRight w:val="0"/>
          <w:marTop w:val="0"/>
          <w:marBottom w:val="0"/>
          <w:divBdr>
            <w:top w:val="none" w:sz="0" w:space="0" w:color="auto"/>
            <w:left w:val="none" w:sz="0" w:space="0" w:color="auto"/>
            <w:bottom w:val="none" w:sz="0" w:space="0" w:color="auto"/>
            <w:right w:val="none" w:sz="0" w:space="0" w:color="auto"/>
          </w:divBdr>
        </w:div>
        <w:div w:id="22443540">
          <w:marLeft w:val="480"/>
          <w:marRight w:val="0"/>
          <w:marTop w:val="0"/>
          <w:marBottom w:val="0"/>
          <w:divBdr>
            <w:top w:val="none" w:sz="0" w:space="0" w:color="auto"/>
            <w:left w:val="none" w:sz="0" w:space="0" w:color="auto"/>
            <w:bottom w:val="none" w:sz="0" w:space="0" w:color="auto"/>
            <w:right w:val="none" w:sz="0" w:space="0" w:color="auto"/>
          </w:divBdr>
        </w:div>
        <w:div w:id="44255340">
          <w:marLeft w:val="480"/>
          <w:marRight w:val="0"/>
          <w:marTop w:val="0"/>
          <w:marBottom w:val="0"/>
          <w:divBdr>
            <w:top w:val="none" w:sz="0" w:space="0" w:color="auto"/>
            <w:left w:val="none" w:sz="0" w:space="0" w:color="auto"/>
            <w:bottom w:val="none" w:sz="0" w:space="0" w:color="auto"/>
            <w:right w:val="none" w:sz="0" w:space="0" w:color="auto"/>
          </w:divBdr>
        </w:div>
        <w:div w:id="71973936">
          <w:marLeft w:val="480"/>
          <w:marRight w:val="0"/>
          <w:marTop w:val="0"/>
          <w:marBottom w:val="0"/>
          <w:divBdr>
            <w:top w:val="none" w:sz="0" w:space="0" w:color="auto"/>
            <w:left w:val="none" w:sz="0" w:space="0" w:color="auto"/>
            <w:bottom w:val="none" w:sz="0" w:space="0" w:color="auto"/>
            <w:right w:val="none" w:sz="0" w:space="0" w:color="auto"/>
          </w:divBdr>
        </w:div>
        <w:div w:id="109400898">
          <w:marLeft w:val="480"/>
          <w:marRight w:val="0"/>
          <w:marTop w:val="0"/>
          <w:marBottom w:val="0"/>
          <w:divBdr>
            <w:top w:val="none" w:sz="0" w:space="0" w:color="auto"/>
            <w:left w:val="none" w:sz="0" w:space="0" w:color="auto"/>
            <w:bottom w:val="none" w:sz="0" w:space="0" w:color="auto"/>
            <w:right w:val="none" w:sz="0" w:space="0" w:color="auto"/>
          </w:divBdr>
        </w:div>
        <w:div w:id="171917129">
          <w:marLeft w:val="480"/>
          <w:marRight w:val="0"/>
          <w:marTop w:val="0"/>
          <w:marBottom w:val="0"/>
          <w:divBdr>
            <w:top w:val="none" w:sz="0" w:space="0" w:color="auto"/>
            <w:left w:val="none" w:sz="0" w:space="0" w:color="auto"/>
            <w:bottom w:val="none" w:sz="0" w:space="0" w:color="auto"/>
            <w:right w:val="none" w:sz="0" w:space="0" w:color="auto"/>
          </w:divBdr>
        </w:div>
        <w:div w:id="180363959">
          <w:marLeft w:val="480"/>
          <w:marRight w:val="0"/>
          <w:marTop w:val="0"/>
          <w:marBottom w:val="0"/>
          <w:divBdr>
            <w:top w:val="none" w:sz="0" w:space="0" w:color="auto"/>
            <w:left w:val="none" w:sz="0" w:space="0" w:color="auto"/>
            <w:bottom w:val="none" w:sz="0" w:space="0" w:color="auto"/>
            <w:right w:val="none" w:sz="0" w:space="0" w:color="auto"/>
          </w:divBdr>
        </w:div>
        <w:div w:id="208566274">
          <w:marLeft w:val="480"/>
          <w:marRight w:val="0"/>
          <w:marTop w:val="0"/>
          <w:marBottom w:val="0"/>
          <w:divBdr>
            <w:top w:val="none" w:sz="0" w:space="0" w:color="auto"/>
            <w:left w:val="none" w:sz="0" w:space="0" w:color="auto"/>
            <w:bottom w:val="none" w:sz="0" w:space="0" w:color="auto"/>
            <w:right w:val="none" w:sz="0" w:space="0" w:color="auto"/>
          </w:divBdr>
        </w:div>
        <w:div w:id="223756853">
          <w:marLeft w:val="480"/>
          <w:marRight w:val="0"/>
          <w:marTop w:val="0"/>
          <w:marBottom w:val="0"/>
          <w:divBdr>
            <w:top w:val="none" w:sz="0" w:space="0" w:color="auto"/>
            <w:left w:val="none" w:sz="0" w:space="0" w:color="auto"/>
            <w:bottom w:val="none" w:sz="0" w:space="0" w:color="auto"/>
            <w:right w:val="none" w:sz="0" w:space="0" w:color="auto"/>
          </w:divBdr>
        </w:div>
        <w:div w:id="226038313">
          <w:marLeft w:val="480"/>
          <w:marRight w:val="0"/>
          <w:marTop w:val="0"/>
          <w:marBottom w:val="0"/>
          <w:divBdr>
            <w:top w:val="none" w:sz="0" w:space="0" w:color="auto"/>
            <w:left w:val="none" w:sz="0" w:space="0" w:color="auto"/>
            <w:bottom w:val="none" w:sz="0" w:space="0" w:color="auto"/>
            <w:right w:val="none" w:sz="0" w:space="0" w:color="auto"/>
          </w:divBdr>
        </w:div>
        <w:div w:id="240532702">
          <w:marLeft w:val="480"/>
          <w:marRight w:val="0"/>
          <w:marTop w:val="0"/>
          <w:marBottom w:val="0"/>
          <w:divBdr>
            <w:top w:val="none" w:sz="0" w:space="0" w:color="auto"/>
            <w:left w:val="none" w:sz="0" w:space="0" w:color="auto"/>
            <w:bottom w:val="none" w:sz="0" w:space="0" w:color="auto"/>
            <w:right w:val="none" w:sz="0" w:space="0" w:color="auto"/>
          </w:divBdr>
        </w:div>
        <w:div w:id="288557292">
          <w:marLeft w:val="480"/>
          <w:marRight w:val="0"/>
          <w:marTop w:val="0"/>
          <w:marBottom w:val="0"/>
          <w:divBdr>
            <w:top w:val="none" w:sz="0" w:space="0" w:color="auto"/>
            <w:left w:val="none" w:sz="0" w:space="0" w:color="auto"/>
            <w:bottom w:val="none" w:sz="0" w:space="0" w:color="auto"/>
            <w:right w:val="none" w:sz="0" w:space="0" w:color="auto"/>
          </w:divBdr>
        </w:div>
        <w:div w:id="306012017">
          <w:marLeft w:val="480"/>
          <w:marRight w:val="0"/>
          <w:marTop w:val="0"/>
          <w:marBottom w:val="0"/>
          <w:divBdr>
            <w:top w:val="none" w:sz="0" w:space="0" w:color="auto"/>
            <w:left w:val="none" w:sz="0" w:space="0" w:color="auto"/>
            <w:bottom w:val="none" w:sz="0" w:space="0" w:color="auto"/>
            <w:right w:val="none" w:sz="0" w:space="0" w:color="auto"/>
          </w:divBdr>
        </w:div>
        <w:div w:id="323510286">
          <w:marLeft w:val="480"/>
          <w:marRight w:val="0"/>
          <w:marTop w:val="0"/>
          <w:marBottom w:val="0"/>
          <w:divBdr>
            <w:top w:val="none" w:sz="0" w:space="0" w:color="auto"/>
            <w:left w:val="none" w:sz="0" w:space="0" w:color="auto"/>
            <w:bottom w:val="none" w:sz="0" w:space="0" w:color="auto"/>
            <w:right w:val="none" w:sz="0" w:space="0" w:color="auto"/>
          </w:divBdr>
        </w:div>
        <w:div w:id="339965252">
          <w:marLeft w:val="480"/>
          <w:marRight w:val="0"/>
          <w:marTop w:val="0"/>
          <w:marBottom w:val="0"/>
          <w:divBdr>
            <w:top w:val="none" w:sz="0" w:space="0" w:color="auto"/>
            <w:left w:val="none" w:sz="0" w:space="0" w:color="auto"/>
            <w:bottom w:val="none" w:sz="0" w:space="0" w:color="auto"/>
            <w:right w:val="none" w:sz="0" w:space="0" w:color="auto"/>
          </w:divBdr>
        </w:div>
        <w:div w:id="355037601">
          <w:marLeft w:val="480"/>
          <w:marRight w:val="0"/>
          <w:marTop w:val="0"/>
          <w:marBottom w:val="0"/>
          <w:divBdr>
            <w:top w:val="none" w:sz="0" w:space="0" w:color="auto"/>
            <w:left w:val="none" w:sz="0" w:space="0" w:color="auto"/>
            <w:bottom w:val="none" w:sz="0" w:space="0" w:color="auto"/>
            <w:right w:val="none" w:sz="0" w:space="0" w:color="auto"/>
          </w:divBdr>
        </w:div>
        <w:div w:id="355084536">
          <w:marLeft w:val="480"/>
          <w:marRight w:val="0"/>
          <w:marTop w:val="0"/>
          <w:marBottom w:val="0"/>
          <w:divBdr>
            <w:top w:val="none" w:sz="0" w:space="0" w:color="auto"/>
            <w:left w:val="none" w:sz="0" w:space="0" w:color="auto"/>
            <w:bottom w:val="none" w:sz="0" w:space="0" w:color="auto"/>
            <w:right w:val="none" w:sz="0" w:space="0" w:color="auto"/>
          </w:divBdr>
        </w:div>
        <w:div w:id="358547781">
          <w:marLeft w:val="480"/>
          <w:marRight w:val="0"/>
          <w:marTop w:val="0"/>
          <w:marBottom w:val="0"/>
          <w:divBdr>
            <w:top w:val="none" w:sz="0" w:space="0" w:color="auto"/>
            <w:left w:val="none" w:sz="0" w:space="0" w:color="auto"/>
            <w:bottom w:val="none" w:sz="0" w:space="0" w:color="auto"/>
            <w:right w:val="none" w:sz="0" w:space="0" w:color="auto"/>
          </w:divBdr>
        </w:div>
        <w:div w:id="367492482">
          <w:marLeft w:val="480"/>
          <w:marRight w:val="0"/>
          <w:marTop w:val="0"/>
          <w:marBottom w:val="0"/>
          <w:divBdr>
            <w:top w:val="none" w:sz="0" w:space="0" w:color="auto"/>
            <w:left w:val="none" w:sz="0" w:space="0" w:color="auto"/>
            <w:bottom w:val="none" w:sz="0" w:space="0" w:color="auto"/>
            <w:right w:val="none" w:sz="0" w:space="0" w:color="auto"/>
          </w:divBdr>
        </w:div>
        <w:div w:id="395208751">
          <w:marLeft w:val="480"/>
          <w:marRight w:val="0"/>
          <w:marTop w:val="0"/>
          <w:marBottom w:val="0"/>
          <w:divBdr>
            <w:top w:val="none" w:sz="0" w:space="0" w:color="auto"/>
            <w:left w:val="none" w:sz="0" w:space="0" w:color="auto"/>
            <w:bottom w:val="none" w:sz="0" w:space="0" w:color="auto"/>
            <w:right w:val="none" w:sz="0" w:space="0" w:color="auto"/>
          </w:divBdr>
        </w:div>
        <w:div w:id="400639901">
          <w:marLeft w:val="480"/>
          <w:marRight w:val="0"/>
          <w:marTop w:val="0"/>
          <w:marBottom w:val="0"/>
          <w:divBdr>
            <w:top w:val="none" w:sz="0" w:space="0" w:color="auto"/>
            <w:left w:val="none" w:sz="0" w:space="0" w:color="auto"/>
            <w:bottom w:val="none" w:sz="0" w:space="0" w:color="auto"/>
            <w:right w:val="none" w:sz="0" w:space="0" w:color="auto"/>
          </w:divBdr>
        </w:div>
        <w:div w:id="402533164">
          <w:marLeft w:val="480"/>
          <w:marRight w:val="0"/>
          <w:marTop w:val="0"/>
          <w:marBottom w:val="0"/>
          <w:divBdr>
            <w:top w:val="none" w:sz="0" w:space="0" w:color="auto"/>
            <w:left w:val="none" w:sz="0" w:space="0" w:color="auto"/>
            <w:bottom w:val="none" w:sz="0" w:space="0" w:color="auto"/>
            <w:right w:val="none" w:sz="0" w:space="0" w:color="auto"/>
          </w:divBdr>
        </w:div>
        <w:div w:id="442574349">
          <w:marLeft w:val="480"/>
          <w:marRight w:val="0"/>
          <w:marTop w:val="0"/>
          <w:marBottom w:val="0"/>
          <w:divBdr>
            <w:top w:val="none" w:sz="0" w:space="0" w:color="auto"/>
            <w:left w:val="none" w:sz="0" w:space="0" w:color="auto"/>
            <w:bottom w:val="none" w:sz="0" w:space="0" w:color="auto"/>
            <w:right w:val="none" w:sz="0" w:space="0" w:color="auto"/>
          </w:divBdr>
        </w:div>
        <w:div w:id="461004869">
          <w:marLeft w:val="480"/>
          <w:marRight w:val="0"/>
          <w:marTop w:val="0"/>
          <w:marBottom w:val="0"/>
          <w:divBdr>
            <w:top w:val="none" w:sz="0" w:space="0" w:color="auto"/>
            <w:left w:val="none" w:sz="0" w:space="0" w:color="auto"/>
            <w:bottom w:val="none" w:sz="0" w:space="0" w:color="auto"/>
            <w:right w:val="none" w:sz="0" w:space="0" w:color="auto"/>
          </w:divBdr>
        </w:div>
        <w:div w:id="476071969">
          <w:marLeft w:val="480"/>
          <w:marRight w:val="0"/>
          <w:marTop w:val="0"/>
          <w:marBottom w:val="0"/>
          <w:divBdr>
            <w:top w:val="none" w:sz="0" w:space="0" w:color="auto"/>
            <w:left w:val="none" w:sz="0" w:space="0" w:color="auto"/>
            <w:bottom w:val="none" w:sz="0" w:space="0" w:color="auto"/>
            <w:right w:val="none" w:sz="0" w:space="0" w:color="auto"/>
          </w:divBdr>
        </w:div>
        <w:div w:id="515921933">
          <w:marLeft w:val="480"/>
          <w:marRight w:val="0"/>
          <w:marTop w:val="0"/>
          <w:marBottom w:val="0"/>
          <w:divBdr>
            <w:top w:val="none" w:sz="0" w:space="0" w:color="auto"/>
            <w:left w:val="none" w:sz="0" w:space="0" w:color="auto"/>
            <w:bottom w:val="none" w:sz="0" w:space="0" w:color="auto"/>
            <w:right w:val="none" w:sz="0" w:space="0" w:color="auto"/>
          </w:divBdr>
        </w:div>
        <w:div w:id="561675223">
          <w:marLeft w:val="480"/>
          <w:marRight w:val="0"/>
          <w:marTop w:val="0"/>
          <w:marBottom w:val="0"/>
          <w:divBdr>
            <w:top w:val="none" w:sz="0" w:space="0" w:color="auto"/>
            <w:left w:val="none" w:sz="0" w:space="0" w:color="auto"/>
            <w:bottom w:val="none" w:sz="0" w:space="0" w:color="auto"/>
            <w:right w:val="none" w:sz="0" w:space="0" w:color="auto"/>
          </w:divBdr>
        </w:div>
        <w:div w:id="586501983">
          <w:marLeft w:val="480"/>
          <w:marRight w:val="0"/>
          <w:marTop w:val="0"/>
          <w:marBottom w:val="0"/>
          <w:divBdr>
            <w:top w:val="none" w:sz="0" w:space="0" w:color="auto"/>
            <w:left w:val="none" w:sz="0" w:space="0" w:color="auto"/>
            <w:bottom w:val="none" w:sz="0" w:space="0" w:color="auto"/>
            <w:right w:val="none" w:sz="0" w:space="0" w:color="auto"/>
          </w:divBdr>
        </w:div>
        <w:div w:id="611397356">
          <w:marLeft w:val="480"/>
          <w:marRight w:val="0"/>
          <w:marTop w:val="0"/>
          <w:marBottom w:val="0"/>
          <w:divBdr>
            <w:top w:val="none" w:sz="0" w:space="0" w:color="auto"/>
            <w:left w:val="none" w:sz="0" w:space="0" w:color="auto"/>
            <w:bottom w:val="none" w:sz="0" w:space="0" w:color="auto"/>
            <w:right w:val="none" w:sz="0" w:space="0" w:color="auto"/>
          </w:divBdr>
        </w:div>
        <w:div w:id="642583294">
          <w:marLeft w:val="480"/>
          <w:marRight w:val="0"/>
          <w:marTop w:val="0"/>
          <w:marBottom w:val="0"/>
          <w:divBdr>
            <w:top w:val="none" w:sz="0" w:space="0" w:color="auto"/>
            <w:left w:val="none" w:sz="0" w:space="0" w:color="auto"/>
            <w:bottom w:val="none" w:sz="0" w:space="0" w:color="auto"/>
            <w:right w:val="none" w:sz="0" w:space="0" w:color="auto"/>
          </w:divBdr>
        </w:div>
        <w:div w:id="699361539">
          <w:marLeft w:val="480"/>
          <w:marRight w:val="0"/>
          <w:marTop w:val="0"/>
          <w:marBottom w:val="0"/>
          <w:divBdr>
            <w:top w:val="none" w:sz="0" w:space="0" w:color="auto"/>
            <w:left w:val="none" w:sz="0" w:space="0" w:color="auto"/>
            <w:bottom w:val="none" w:sz="0" w:space="0" w:color="auto"/>
            <w:right w:val="none" w:sz="0" w:space="0" w:color="auto"/>
          </w:divBdr>
        </w:div>
        <w:div w:id="722872621">
          <w:marLeft w:val="480"/>
          <w:marRight w:val="0"/>
          <w:marTop w:val="0"/>
          <w:marBottom w:val="0"/>
          <w:divBdr>
            <w:top w:val="none" w:sz="0" w:space="0" w:color="auto"/>
            <w:left w:val="none" w:sz="0" w:space="0" w:color="auto"/>
            <w:bottom w:val="none" w:sz="0" w:space="0" w:color="auto"/>
            <w:right w:val="none" w:sz="0" w:space="0" w:color="auto"/>
          </w:divBdr>
        </w:div>
        <w:div w:id="744188015">
          <w:marLeft w:val="480"/>
          <w:marRight w:val="0"/>
          <w:marTop w:val="0"/>
          <w:marBottom w:val="0"/>
          <w:divBdr>
            <w:top w:val="none" w:sz="0" w:space="0" w:color="auto"/>
            <w:left w:val="none" w:sz="0" w:space="0" w:color="auto"/>
            <w:bottom w:val="none" w:sz="0" w:space="0" w:color="auto"/>
            <w:right w:val="none" w:sz="0" w:space="0" w:color="auto"/>
          </w:divBdr>
        </w:div>
        <w:div w:id="777021321">
          <w:marLeft w:val="480"/>
          <w:marRight w:val="0"/>
          <w:marTop w:val="0"/>
          <w:marBottom w:val="0"/>
          <w:divBdr>
            <w:top w:val="none" w:sz="0" w:space="0" w:color="auto"/>
            <w:left w:val="none" w:sz="0" w:space="0" w:color="auto"/>
            <w:bottom w:val="none" w:sz="0" w:space="0" w:color="auto"/>
            <w:right w:val="none" w:sz="0" w:space="0" w:color="auto"/>
          </w:divBdr>
        </w:div>
        <w:div w:id="790784117">
          <w:marLeft w:val="480"/>
          <w:marRight w:val="0"/>
          <w:marTop w:val="0"/>
          <w:marBottom w:val="0"/>
          <w:divBdr>
            <w:top w:val="none" w:sz="0" w:space="0" w:color="auto"/>
            <w:left w:val="none" w:sz="0" w:space="0" w:color="auto"/>
            <w:bottom w:val="none" w:sz="0" w:space="0" w:color="auto"/>
            <w:right w:val="none" w:sz="0" w:space="0" w:color="auto"/>
          </w:divBdr>
        </w:div>
        <w:div w:id="802626254">
          <w:marLeft w:val="480"/>
          <w:marRight w:val="0"/>
          <w:marTop w:val="0"/>
          <w:marBottom w:val="0"/>
          <w:divBdr>
            <w:top w:val="none" w:sz="0" w:space="0" w:color="auto"/>
            <w:left w:val="none" w:sz="0" w:space="0" w:color="auto"/>
            <w:bottom w:val="none" w:sz="0" w:space="0" w:color="auto"/>
            <w:right w:val="none" w:sz="0" w:space="0" w:color="auto"/>
          </w:divBdr>
        </w:div>
        <w:div w:id="878325223">
          <w:marLeft w:val="480"/>
          <w:marRight w:val="0"/>
          <w:marTop w:val="0"/>
          <w:marBottom w:val="0"/>
          <w:divBdr>
            <w:top w:val="none" w:sz="0" w:space="0" w:color="auto"/>
            <w:left w:val="none" w:sz="0" w:space="0" w:color="auto"/>
            <w:bottom w:val="none" w:sz="0" w:space="0" w:color="auto"/>
            <w:right w:val="none" w:sz="0" w:space="0" w:color="auto"/>
          </w:divBdr>
        </w:div>
        <w:div w:id="882061800">
          <w:marLeft w:val="480"/>
          <w:marRight w:val="0"/>
          <w:marTop w:val="0"/>
          <w:marBottom w:val="0"/>
          <w:divBdr>
            <w:top w:val="none" w:sz="0" w:space="0" w:color="auto"/>
            <w:left w:val="none" w:sz="0" w:space="0" w:color="auto"/>
            <w:bottom w:val="none" w:sz="0" w:space="0" w:color="auto"/>
            <w:right w:val="none" w:sz="0" w:space="0" w:color="auto"/>
          </w:divBdr>
        </w:div>
        <w:div w:id="927232516">
          <w:marLeft w:val="480"/>
          <w:marRight w:val="0"/>
          <w:marTop w:val="0"/>
          <w:marBottom w:val="0"/>
          <w:divBdr>
            <w:top w:val="none" w:sz="0" w:space="0" w:color="auto"/>
            <w:left w:val="none" w:sz="0" w:space="0" w:color="auto"/>
            <w:bottom w:val="none" w:sz="0" w:space="0" w:color="auto"/>
            <w:right w:val="none" w:sz="0" w:space="0" w:color="auto"/>
          </w:divBdr>
        </w:div>
        <w:div w:id="950280370">
          <w:marLeft w:val="480"/>
          <w:marRight w:val="0"/>
          <w:marTop w:val="0"/>
          <w:marBottom w:val="0"/>
          <w:divBdr>
            <w:top w:val="none" w:sz="0" w:space="0" w:color="auto"/>
            <w:left w:val="none" w:sz="0" w:space="0" w:color="auto"/>
            <w:bottom w:val="none" w:sz="0" w:space="0" w:color="auto"/>
            <w:right w:val="none" w:sz="0" w:space="0" w:color="auto"/>
          </w:divBdr>
        </w:div>
        <w:div w:id="958726379">
          <w:marLeft w:val="480"/>
          <w:marRight w:val="0"/>
          <w:marTop w:val="0"/>
          <w:marBottom w:val="0"/>
          <w:divBdr>
            <w:top w:val="none" w:sz="0" w:space="0" w:color="auto"/>
            <w:left w:val="none" w:sz="0" w:space="0" w:color="auto"/>
            <w:bottom w:val="none" w:sz="0" w:space="0" w:color="auto"/>
            <w:right w:val="none" w:sz="0" w:space="0" w:color="auto"/>
          </w:divBdr>
        </w:div>
        <w:div w:id="962426352">
          <w:marLeft w:val="480"/>
          <w:marRight w:val="0"/>
          <w:marTop w:val="0"/>
          <w:marBottom w:val="0"/>
          <w:divBdr>
            <w:top w:val="none" w:sz="0" w:space="0" w:color="auto"/>
            <w:left w:val="none" w:sz="0" w:space="0" w:color="auto"/>
            <w:bottom w:val="none" w:sz="0" w:space="0" w:color="auto"/>
            <w:right w:val="none" w:sz="0" w:space="0" w:color="auto"/>
          </w:divBdr>
        </w:div>
        <w:div w:id="969357197">
          <w:marLeft w:val="480"/>
          <w:marRight w:val="0"/>
          <w:marTop w:val="0"/>
          <w:marBottom w:val="0"/>
          <w:divBdr>
            <w:top w:val="none" w:sz="0" w:space="0" w:color="auto"/>
            <w:left w:val="none" w:sz="0" w:space="0" w:color="auto"/>
            <w:bottom w:val="none" w:sz="0" w:space="0" w:color="auto"/>
            <w:right w:val="none" w:sz="0" w:space="0" w:color="auto"/>
          </w:divBdr>
        </w:div>
        <w:div w:id="973952687">
          <w:marLeft w:val="480"/>
          <w:marRight w:val="0"/>
          <w:marTop w:val="0"/>
          <w:marBottom w:val="0"/>
          <w:divBdr>
            <w:top w:val="none" w:sz="0" w:space="0" w:color="auto"/>
            <w:left w:val="none" w:sz="0" w:space="0" w:color="auto"/>
            <w:bottom w:val="none" w:sz="0" w:space="0" w:color="auto"/>
            <w:right w:val="none" w:sz="0" w:space="0" w:color="auto"/>
          </w:divBdr>
        </w:div>
        <w:div w:id="976304958">
          <w:marLeft w:val="480"/>
          <w:marRight w:val="0"/>
          <w:marTop w:val="0"/>
          <w:marBottom w:val="0"/>
          <w:divBdr>
            <w:top w:val="none" w:sz="0" w:space="0" w:color="auto"/>
            <w:left w:val="none" w:sz="0" w:space="0" w:color="auto"/>
            <w:bottom w:val="none" w:sz="0" w:space="0" w:color="auto"/>
            <w:right w:val="none" w:sz="0" w:space="0" w:color="auto"/>
          </w:divBdr>
        </w:div>
        <w:div w:id="987634148">
          <w:marLeft w:val="480"/>
          <w:marRight w:val="0"/>
          <w:marTop w:val="0"/>
          <w:marBottom w:val="0"/>
          <w:divBdr>
            <w:top w:val="none" w:sz="0" w:space="0" w:color="auto"/>
            <w:left w:val="none" w:sz="0" w:space="0" w:color="auto"/>
            <w:bottom w:val="none" w:sz="0" w:space="0" w:color="auto"/>
            <w:right w:val="none" w:sz="0" w:space="0" w:color="auto"/>
          </w:divBdr>
        </w:div>
      </w:divsChild>
    </w:div>
    <w:div w:id="532425499">
      <w:bodyDiv w:val="1"/>
      <w:marLeft w:val="0"/>
      <w:marRight w:val="0"/>
      <w:marTop w:val="0"/>
      <w:marBottom w:val="0"/>
      <w:divBdr>
        <w:top w:val="none" w:sz="0" w:space="0" w:color="auto"/>
        <w:left w:val="none" w:sz="0" w:space="0" w:color="auto"/>
        <w:bottom w:val="none" w:sz="0" w:space="0" w:color="auto"/>
        <w:right w:val="none" w:sz="0" w:space="0" w:color="auto"/>
      </w:divBdr>
    </w:div>
    <w:div w:id="532503001">
      <w:bodyDiv w:val="1"/>
      <w:marLeft w:val="0"/>
      <w:marRight w:val="0"/>
      <w:marTop w:val="0"/>
      <w:marBottom w:val="0"/>
      <w:divBdr>
        <w:top w:val="none" w:sz="0" w:space="0" w:color="auto"/>
        <w:left w:val="none" w:sz="0" w:space="0" w:color="auto"/>
        <w:bottom w:val="none" w:sz="0" w:space="0" w:color="auto"/>
        <w:right w:val="none" w:sz="0" w:space="0" w:color="auto"/>
      </w:divBdr>
    </w:div>
    <w:div w:id="532809512">
      <w:bodyDiv w:val="1"/>
      <w:marLeft w:val="0"/>
      <w:marRight w:val="0"/>
      <w:marTop w:val="0"/>
      <w:marBottom w:val="0"/>
      <w:divBdr>
        <w:top w:val="none" w:sz="0" w:space="0" w:color="auto"/>
        <w:left w:val="none" w:sz="0" w:space="0" w:color="auto"/>
        <w:bottom w:val="none" w:sz="0" w:space="0" w:color="auto"/>
        <w:right w:val="none" w:sz="0" w:space="0" w:color="auto"/>
      </w:divBdr>
    </w:div>
    <w:div w:id="532809941">
      <w:bodyDiv w:val="1"/>
      <w:marLeft w:val="0"/>
      <w:marRight w:val="0"/>
      <w:marTop w:val="0"/>
      <w:marBottom w:val="0"/>
      <w:divBdr>
        <w:top w:val="none" w:sz="0" w:space="0" w:color="auto"/>
        <w:left w:val="none" w:sz="0" w:space="0" w:color="auto"/>
        <w:bottom w:val="none" w:sz="0" w:space="0" w:color="auto"/>
        <w:right w:val="none" w:sz="0" w:space="0" w:color="auto"/>
      </w:divBdr>
    </w:div>
    <w:div w:id="532886819">
      <w:bodyDiv w:val="1"/>
      <w:marLeft w:val="0"/>
      <w:marRight w:val="0"/>
      <w:marTop w:val="0"/>
      <w:marBottom w:val="0"/>
      <w:divBdr>
        <w:top w:val="none" w:sz="0" w:space="0" w:color="auto"/>
        <w:left w:val="none" w:sz="0" w:space="0" w:color="auto"/>
        <w:bottom w:val="none" w:sz="0" w:space="0" w:color="auto"/>
        <w:right w:val="none" w:sz="0" w:space="0" w:color="auto"/>
      </w:divBdr>
      <w:divsChild>
        <w:div w:id="167914477">
          <w:marLeft w:val="480"/>
          <w:marRight w:val="0"/>
          <w:marTop w:val="0"/>
          <w:marBottom w:val="0"/>
          <w:divBdr>
            <w:top w:val="none" w:sz="0" w:space="0" w:color="auto"/>
            <w:left w:val="none" w:sz="0" w:space="0" w:color="auto"/>
            <w:bottom w:val="none" w:sz="0" w:space="0" w:color="auto"/>
            <w:right w:val="none" w:sz="0" w:space="0" w:color="auto"/>
          </w:divBdr>
        </w:div>
        <w:div w:id="176699310">
          <w:marLeft w:val="480"/>
          <w:marRight w:val="0"/>
          <w:marTop w:val="0"/>
          <w:marBottom w:val="0"/>
          <w:divBdr>
            <w:top w:val="none" w:sz="0" w:space="0" w:color="auto"/>
            <w:left w:val="none" w:sz="0" w:space="0" w:color="auto"/>
            <w:bottom w:val="none" w:sz="0" w:space="0" w:color="auto"/>
            <w:right w:val="none" w:sz="0" w:space="0" w:color="auto"/>
          </w:divBdr>
        </w:div>
        <w:div w:id="190535861">
          <w:marLeft w:val="480"/>
          <w:marRight w:val="0"/>
          <w:marTop w:val="0"/>
          <w:marBottom w:val="0"/>
          <w:divBdr>
            <w:top w:val="none" w:sz="0" w:space="0" w:color="auto"/>
            <w:left w:val="none" w:sz="0" w:space="0" w:color="auto"/>
            <w:bottom w:val="none" w:sz="0" w:space="0" w:color="auto"/>
            <w:right w:val="none" w:sz="0" w:space="0" w:color="auto"/>
          </w:divBdr>
        </w:div>
        <w:div w:id="292834036">
          <w:marLeft w:val="480"/>
          <w:marRight w:val="0"/>
          <w:marTop w:val="0"/>
          <w:marBottom w:val="0"/>
          <w:divBdr>
            <w:top w:val="none" w:sz="0" w:space="0" w:color="auto"/>
            <w:left w:val="none" w:sz="0" w:space="0" w:color="auto"/>
            <w:bottom w:val="none" w:sz="0" w:space="0" w:color="auto"/>
            <w:right w:val="none" w:sz="0" w:space="0" w:color="auto"/>
          </w:divBdr>
        </w:div>
        <w:div w:id="350113198">
          <w:marLeft w:val="480"/>
          <w:marRight w:val="0"/>
          <w:marTop w:val="0"/>
          <w:marBottom w:val="0"/>
          <w:divBdr>
            <w:top w:val="none" w:sz="0" w:space="0" w:color="auto"/>
            <w:left w:val="none" w:sz="0" w:space="0" w:color="auto"/>
            <w:bottom w:val="none" w:sz="0" w:space="0" w:color="auto"/>
            <w:right w:val="none" w:sz="0" w:space="0" w:color="auto"/>
          </w:divBdr>
        </w:div>
        <w:div w:id="351103670">
          <w:marLeft w:val="480"/>
          <w:marRight w:val="0"/>
          <w:marTop w:val="0"/>
          <w:marBottom w:val="0"/>
          <w:divBdr>
            <w:top w:val="none" w:sz="0" w:space="0" w:color="auto"/>
            <w:left w:val="none" w:sz="0" w:space="0" w:color="auto"/>
            <w:bottom w:val="none" w:sz="0" w:space="0" w:color="auto"/>
            <w:right w:val="none" w:sz="0" w:space="0" w:color="auto"/>
          </w:divBdr>
        </w:div>
        <w:div w:id="444156774">
          <w:marLeft w:val="480"/>
          <w:marRight w:val="0"/>
          <w:marTop w:val="0"/>
          <w:marBottom w:val="0"/>
          <w:divBdr>
            <w:top w:val="none" w:sz="0" w:space="0" w:color="auto"/>
            <w:left w:val="none" w:sz="0" w:space="0" w:color="auto"/>
            <w:bottom w:val="none" w:sz="0" w:space="0" w:color="auto"/>
            <w:right w:val="none" w:sz="0" w:space="0" w:color="auto"/>
          </w:divBdr>
        </w:div>
        <w:div w:id="540478871">
          <w:marLeft w:val="480"/>
          <w:marRight w:val="0"/>
          <w:marTop w:val="0"/>
          <w:marBottom w:val="0"/>
          <w:divBdr>
            <w:top w:val="none" w:sz="0" w:space="0" w:color="auto"/>
            <w:left w:val="none" w:sz="0" w:space="0" w:color="auto"/>
            <w:bottom w:val="none" w:sz="0" w:space="0" w:color="auto"/>
            <w:right w:val="none" w:sz="0" w:space="0" w:color="auto"/>
          </w:divBdr>
        </w:div>
        <w:div w:id="600457198">
          <w:marLeft w:val="480"/>
          <w:marRight w:val="0"/>
          <w:marTop w:val="0"/>
          <w:marBottom w:val="0"/>
          <w:divBdr>
            <w:top w:val="none" w:sz="0" w:space="0" w:color="auto"/>
            <w:left w:val="none" w:sz="0" w:space="0" w:color="auto"/>
            <w:bottom w:val="none" w:sz="0" w:space="0" w:color="auto"/>
            <w:right w:val="none" w:sz="0" w:space="0" w:color="auto"/>
          </w:divBdr>
        </w:div>
        <w:div w:id="650865079">
          <w:marLeft w:val="480"/>
          <w:marRight w:val="0"/>
          <w:marTop w:val="0"/>
          <w:marBottom w:val="0"/>
          <w:divBdr>
            <w:top w:val="none" w:sz="0" w:space="0" w:color="auto"/>
            <w:left w:val="none" w:sz="0" w:space="0" w:color="auto"/>
            <w:bottom w:val="none" w:sz="0" w:space="0" w:color="auto"/>
            <w:right w:val="none" w:sz="0" w:space="0" w:color="auto"/>
          </w:divBdr>
        </w:div>
        <w:div w:id="746340612">
          <w:marLeft w:val="480"/>
          <w:marRight w:val="0"/>
          <w:marTop w:val="0"/>
          <w:marBottom w:val="0"/>
          <w:divBdr>
            <w:top w:val="none" w:sz="0" w:space="0" w:color="auto"/>
            <w:left w:val="none" w:sz="0" w:space="0" w:color="auto"/>
            <w:bottom w:val="none" w:sz="0" w:space="0" w:color="auto"/>
            <w:right w:val="none" w:sz="0" w:space="0" w:color="auto"/>
          </w:divBdr>
        </w:div>
        <w:div w:id="750662270">
          <w:marLeft w:val="480"/>
          <w:marRight w:val="0"/>
          <w:marTop w:val="0"/>
          <w:marBottom w:val="0"/>
          <w:divBdr>
            <w:top w:val="none" w:sz="0" w:space="0" w:color="auto"/>
            <w:left w:val="none" w:sz="0" w:space="0" w:color="auto"/>
            <w:bottom w:val="none" w:sz="0" w:space="0" w:color="auto"/>
            <w:right w:val="none" w:sz="0" w:space="0" w:color="auto"/>
          </w:divBdr>
        </w:div>
        <w:div w:id="756826488">
          <w:marLeft w:val="480"/>
          <w:marRight w:val="0"/>
          <w:marTop w:val="0"/>
          <w:marBottom w:val="0"/>
          <w:divBdr>
            <w:top w:val="none" w:sz="0" w:space="0" w:color="auto"/>
            <w:left w:val="none" w:sz="0" w:space="0" w:color="auto"/>
            <w:bottom w:val="none" w:sz="0" w:space="0" w:color="auto"/>
            <w:right w:val="none" w:sz="0" w:space="0" w:color="auto"/>
          </w:divBdr>
        </w:div>
        <w:div w:id="792603815">
          <w:marLeft w:val="480"/>
          <w:marRight w:val="0"/>
          <w:marTop w:val="0"/>
          <w:marBottom w:val="0"/>
          <w:divBdr>
            <w:top w:val="none" w:sz="0" w:space="0" w:color="auto"/>
            <w:left w:val="none" w:sz="0" w:space="0" w:color="auto"/>
            <w:bottom w:val="none" w:sz="0" w:space="0" w:color="auto"/>
            <w:right w:val="none" w:sz="0" w:space="0" w:color="auto"/>
          </w:divBdr>
        </w:div>
        <w:div w:id="799608958">
          <w:marLeft w:val="480"/>
          <w:marRight w:val="0"/>
          <w:marTop w:val="0"/>
          <w:marBottom w:val="0"/>
          <w:divBdr>
            <w:top w:val="none" w:sz="0" w:space="0" w:color="auto"/>
            <w:left w:val="none" w:sz="0" w:space="0" w:color="auto"/>
            <w:bottom w:val="none" w:sz="0" w:space="0" w:color="auto"/>
            <w:right w:val="none" w:sz="0" w:space="0" w:color="auto"/>
          </w:divBdr>
        </w:div>
        <w:div w:id="878324846">
          <w:marLeft w:val="480"/>
          <w:marRight w:val="0"/>
          <w:marTop w:val="0"/>
          <w:marBottom w:val="0"/>
          <w:divBdr>
            <w:top w:val="none" w:sz="0" w:space="0" w:color="auto"/>
            <w:left w:val="none" w:sz="0" w:space="0" w:color="auto"/>
            <w:bottom w:val="none" w:sz="0" w:space="0" w:color="auto"/>
            <w:right w:val="none" w:sz="0" w:space="0" w:color="auto"/>
          </w:divBdr>
        </w:div>
        <w:div w:id="912274119">
          <w:marLeft w:val="480"/>
          <w:marRight w:val="0"/>
          <w:marTop w:val="0"/>
          <w:marBottom w:val="0"/>
          <w:divBdr>
            <w:top w:val="none" w:sz="0" w:space="0" w:color="auto"/>
            <w:left w:val="none" w:sz="0" w:space="0" w:color="auto"/>
            <w:bottom w:val="none" w:sz="0" w:space="0" w:color="auto"/>
            <w:right w:val="none" w:sz="0" w:space="0" w:color="auto"/>
          </w:divBdr>
        </w:div>
        <w:div w:id="948974918">
          <w:marLeft w:val="480"/>
          <w:marRight w:val="0"/>
          <w:marTop w:val="0"/>
          <w:marBottom w:val="0"/>
          <w:divBdr>
            <w:top w:val="none" w:sz="0" w:space="0" w:color="auto"/>
            <w:left w:val="none" w:sz="0" w:space="0" w:color="auto"/>
            <w:bottom w:val="none" w:sz="0" w:space="0" w:color="auto"/>
            <w:right w:val="none" w:sz="0" w:space="0" w:color="auto"/>
          </w:divBdr>
        </w:div>
        <w:div w:id="965695146">
          <w:marLeft w:val="480"/>
          <w:marRight w:val="0"/>
          <w:marTop w:val="0"/>
          <w:marBottom w:val="0"/>
          <w:divBdr>
            <w:top w:val="none" w:sz="0" w:space="0" w:color="auto"/>
            <w:left w:val="none" w:sz="0" w:space="0" w:color="auto"/>
            <w:bottom w:val="none" w:sz="0" w:space="0" w:color="auto"/>
            <w:right w:val="none" w:sz="0" w:space="0" w:color="auto"/>
          </w:divBdr>
        </w:div>
        <w:div w:id="988479861">
          <w:marLeft w:val="480"/>
          <w:marRight w:val="0"/>
          <w:marTop w:val="0"/>
          <w:marBottom w:val="0"/>
          <w:divBdr>
            <w:top w:val="none" w:sz="0" w:space="0" w:color="auto"/>
            <w:left w:val="none" w:sz="0" w:space="0" w:color="auto"/>
            <w:bottom w:val="none" w:sz="0" w:space="0" w:color="auto"/>
            <w:right w:val="none" w:sz="0" w:space="0" w:color="auto"/>
          </w:divBdr>
        </w:div>
      </w:divsChild>
    </w:div>
    <w:div w:id="533158788">
      <w:bodyDiv w:val="1"/>
      <w:marLeft w:val="0"/>
      <w:marRight w:val="0"/>
      <w:marTop w:val="0"/>
      <w:marBottom w:val="0"/>
      <w:divBdr>
        <w:top w:val="none" w:sz="0" w:space="0" w:color="auto"/>
        <w:left w:val="none" w:sz="0" w:space="0" w:color="auto"/>
        <w:bottom w:val="none" w:sz="0" w:space="0" w:color="auto"/>
        <w:right w:val="none" w:sz="0" w:space="0" w:color="auto"/>
      </w:divBdr>
    </w:div>
    <w:div w:id="533352566">
      <w:bodyDiv w:val="1"/>
      <w:marLeft w:val="0"/>
      <w:marRight w:val="0"/>
      <w:marTop w:val="0"/>
      <w:marBottom w:val="0"/>
      <w:divBdr>
        <w:top w:val="none" w:sz="0" w:space="0" w:color="auto"/>
        <w:left w:val="none" w:sz="0" w:space="0" w:color="auto"/>
        <w:bottom w:val="none" w:sz="0" w:space="0" w:color="auto"/>
        <w:right w:val="none" w:sz="0" w:space="0" w:color="auto"/>
      </w:divBdr>
    </w:div>
    <w:div w:id="533929973">
      <w:bodyDiv w:val="1"/>
      <w:marLeft w:val="0"/>
      <w:marRight w:val="0"/>
      <w:marTop w:val="0"/>
      <w:marBottom w:val="0"/>
      <w:divBdr>
        <w:top w:val="none" w:sz="0" w:space="0" w:color="auto"/>
        <w:left w:val="none" w:sz="0" w:space="0" w:color="auto"/>
        <w:bottom w:val="none" w:sz="0" w:space="0" w:color="auto"/>
        <w:right w:val="none" w:sz="0" w:space="0" w:color="auto"/>
      </w:divBdr>
    </w:div>
    <w:div w:id="534585501">
      <w:bodyDiv w:val="1"/>
      <w:marLeft w:val="0"/>
      <w:marRight w:val="0"/>
      <w:marTop w:val="0"/>
      <w:marBottom w:val="0"/>
      <w:divBdr>
        <w:top w:val="none" w:sz="0" w:space="0" w:color="auto"/>
        <w:left w:val="none" w:sz="0" w:space="0" w:color="auto"/>
        <w:bottom w:val="none" w:sz="0" w:space="0" w:color="auto"/>
        <w:right w:val="none" w:sz="0" w:space="0" w:color="auto"/>
      </w:divBdr>
    </w:div>
    <w:div w:id="534733515">
      <w:bodyDiv w:val="1"/>
      <w:marLeft w:val="0"/>
      <w:marRight w:val="0"/>
      <w:marTop w:val="0"/>
      <w:marBottom w:val="0"/>
      <w:divBdr>
        <w:top w:val="none" w:sz="0" w:space="0" w:color="auto"/>
        <w:left w:val="none" w:sz="0" w:space="0" w:color="auto"/>
        <w:bottom w:val="none" w:sz="0" w:space="0" w:color="auto"/>
        <w:right w:val="none" w:sz="0" w:space="0" w:color="auto"/>
      </w:divBdr>
    </w:div>
    <w:div w:id="534734279">
      <w:bodyDiv w:val="1"/>
      <w:marLeft w:val="0"/>
      <w:marRight w:val="0"/>
      <w:marTop w:val="0"/>
      <w:marBottom w:val="0"/>
      <w:divBdr>
        <w:top w:val="none" w:sz="0" w:space="0" w:color="auto"/>
        <w:left w:val="none" w:sz="0" w:space="0" w:color="auto"/>
        <w:bottom w:val="none" w:sz="0" w:space="0" w:color="auto"/>
        <w:right w:val="none" w:sz="0" w:space="0" w:color="auto"/>
      </w:divBdr>
      <w:divsChild>
        <w:div w:id="29109692">
          <w:marLeft w:val="480"/>
          <w:marRight w:val="0"/>
          <w:marTop w:val="0"/>
          <w:marBottom w:val="0"/>
          <w:divBdr>
            <w:top w:val="none" w:sz="0" w:space="0" w:color="auto"/>
            <w:left w:val="none" w:sz="0" w:space="0" w:color="auto"/>
            <w:bottom w:val="none" w:sz="0" w:space="0" w:color="auto"/>
            <w:right w:val="none" w:sz="0" w:space="0" w:color="auto"/>
          </w:divBdr>
        </w:div>
        <w:div w:id="54207661">
          <w:marLeft w:val="480"/>
          <w:marRight w:val="0"/>
          <w:marTop w:val="0"/>
          <w:marBottom w:val="0"/>
          <w:divBdr>
            <w:top w:val="none" w:sz="0" w:space="0" w:color="auto"/>
            <w:left w:val="none" w:sz="0" w:space="0" w:color="auto"/>
            <w:bottom w:val="none" w:sz="0" w:space="0" w:color="auto"/>
            <w:right w:val="none" w:sz="0" w:space="0" w:color="auto"/>
          </w:divBdr>
        </w:div>
        <w:div w:id="64303518">
          <w:marLeft w:val="480"/>
          <w:marRight w:val="0"/>
          <w:marTop w:val="0"/>
          <w:marBottom w:val="0"/>
          <w:divBdr>
            <w:top w:val="none" w:sz="0" w:space="0" w:color="auto"/>
            <w:left w:val="none" w:sz="0" w:space="0" w:color="auto"/>
            <w:bottom w:val="none" w:sz="0" w:space="0" w:color="auto"/>
            <w:right w:val="none" w:sz="0" w:space="0" w:color="auto"/>
          </w:divBdr>
        </w:div>
        <w:div w:id="98259023">
          <w:marLeft w:val="480"/>
          <w:marRight w:val="0"/>
          <w:marTop w:val="0"/>
          <w:marBottom w:val="0"/>
          <w:divBdr>
            <w:top w:val="none" w:sz="0" w:space="0" w:color="auto"/>
            <w:left w:val="none" w:sz="0" w:space="0" w:color="auto"/>
            <w:bottom w:val="none" w:sz="0" w:space="0" w:color="auto"/>
            <w:right w:val="none" w:sz="0" w:space="0" w:color="auto"/>
          </w:divBdr>
        </w:div>
        <w:div w:id="103889829">
          <w:marLeft w:val="480"/>
          <w:marRight w:val="0"/>
          <w:marTop w:val="0"/>
          <w:marBottom w:val="0"/>
          <w:divBdr>
            <w:top w:val="none" w:sz="0" w:space="0" w:color="auto"/>
            <w:left w:val="none" w:sz="0" w:space="0" w:color="auto"/>
            <w:bottom w:val="none" w:sz="0" w:space="0" w:color="auto"/>
            <w:right w:val="none" w:sz="0" w:space="0" w:color="auto"/>
          </w:divBdr>
        </w:div>
        <w:div w:id="105735205">
          <w:marLeft w:val="480"/>
          <w:marRight w:val="0"/>
          <w:marTop w:val="0"/>
          <w:marBottom w:val="0"/>
          <w:divBdr>
            <w:top w:val="none" w:sz="0" w:space="0" w:color="auto"/>
            <w:left w:val="none" w:sz="0" w:space="0" w:color="auto"/>
            <w:bottom w:val="none" w:sz="0" w:space="0" w:color="auto"/>
            <w:right w:val="none" w:sz="0" w:space="0" w:color="auto"/>
          </w:divBdr>
        </w:div>
        <w:div w:id="111097978">
          <w:marLeft w:val="480"/>
          <w:marRight w:val="0"/>
          <w:marTop w:val="0"/>
          <w:marBottom w:val="0"/>
          <w:divBdr>
            <w:top w:val="none" w:sz="0" w:space="0" w:color="auto"/>
            <w:left w:val="none" w:sz="0" w:space="0" w:color="auto"/>
            <w:bottom w:val="none" w:sz="0" w:space="0" w:color="auto"/>
            <w:right w:val="none" w:sz="0" w:space="0" w:color="auto"/>
          </w:divBdr>
        </w:div>
        <w:div w:id="170881135">
          <w:marLeft w:val="480"/>
          <w:marRight w:val="0"/>
          <w:marTop w:val="0"/>
          <w:marBottom w:val="0"/>
          <w:divBdr>
            <w:top w:val="none" w:sz="0" w:space="0" w:color="auto"/>
            <w:left w:val="none" w:sz="0" w:space="0" w:color="auto"/>
            <w:bottom w:val="none" w:sz="0" w:space="0" w:color="auto"/>
            <w:right w:val="none" w:sz="0" w:space="0" w:color="auto"/>
          </w:divBdr>
        </w:div>
        <w:div w:id="202863689">
          <w:marLeft w:val="480"/>
          <w:marRight w:val="0"/>
          <w:marTop w:val="0"/>
          <w:marBottom w:val="0"/>
          <w:divBdr>
            <w:top w:val="none" w:sz="0" w:space="0" w:color="auto"/>
            <w:left w:val="none" w:sz="0" w:space="0" w:color="auto"/>
            <w:bottom w:val="none" w:sz="0" w:space="0" w:color="auto"/>
            <w:right w:val="none" w:sz="0" w:space="0" w:color="auto"/>
          </w:divBdr>
        </w:div>
        <w:div w:id="228617007">
          <w:marLeft w:val="480"/>
          <w:marRight w:val="0"/>
          <w:marTop w:val="0"/>
          <w:marBottom w:val="0"/>
          <w:divBdr>
            <w:top w:val="none" w:sz="0" w:space="0" w:color="auto"/>
            <w:left w:val="none" w:sz="0" w:space="0" w:color="auto"/>
            <w:bottom w:val="none" w:sz="0" w:space="0" w:color="auto"/>
            <w:right w:val="none" w:sz="0" w:space="0" w:color="auto"/>
          </w:divBdr>
        </w:div>
        <w:div w:id="277421108">
          <w:marLeft w:val="480"/>
          <w:marRight w:val="0"/>
          <w:marTop w:val="0"/>
          <w:marBottom w:val="0"/>
          <w:divBdr>
            <w:top w:val="none" w:sz="0" w:space="0" w:color="auto"/>
            <w:left w:val="none" w:sz="0" w:space="0" w:color="auto"/>
            <w:bottom w:val="none" w:sz="0" w:space="0" w:color="auto"/>
            <w:right w:val="none" w:sz="0" w:space="0" w:color="auto"/>
          </w:divBdr>
        </w:div>
        <w:div w:id="383219519">
          <w:marLeft w:val="480"/>
          <w:marRight w:val="0"/>
          <w:marTop w:val="0"/>
          <w:marBottom w:val="0"/>
          <w:divBdr>
            <w:top w:val="none" w:sz="0" w:space="0" w:color="auto"/>
            <w:left w:val="none" w:sz="0" w:space="0" w:color="auto"/>
            <w:bottom w:val="none" w:sz="0" w:space="0" w:color="auto"/>
            <w:right w:val="none" w:sz="0" w:space="0" w:color="auto"/>
          </w:divBdr>
        </w:div>
        <w:div w:id="413597886">
          <w:marLeft w:val="480"/>
          <w:marRight w:val="0"/>
          <w:marTop w:val="0"/>
          <w:marBottom w:val="0"/>
          <w:divBdr>
            <w:top w:val="none" w:sz="0" w:space="0" w:color="auto"/>
            <w:left w:val="none" w:sz="0" w:space="0" w:color="auto"/>
            <w:bottom w:val="none" w:sz="0" w:space="0" w:color="auto"/>
            <w:right w:val="none" w:sz="0" w:space="0" w:color="auto"/>
          </w:divBdr>
        </w:div>
        <w:div w:id="415176981">
          <w:marLeft w:val="480"/>
          <w:marRight w:val="0"/>
          <w:marTop w:val="0"/>
          <w:marBottom w:val="0"/>
          <w:divBdr>
            <w:top w:val="none" w:sz="0" w:space="0" w:color="auto"/>
            <w:left w:val="none" w:sz="0" w:space="0" w:color="auto"/>
            <w:bottom w:val="none" w:sz="0" w:space="0" w:color="auto"/>
            <w:right w:val="none" w:sz="0" w:space="0" w:color="auto"/>
          </w:divBdr>
        </w:div>
        <w:div w:id="554707103">
          <w:marLeft w:val="480"/>
          <w:marRight w:val="0"/>
          <w:marTop w:val="0"/>
          <w:marBottom w:val="0"/>
          <w:divBdr>
            <w:top w:val="none" w:sz="0" w:space="0" w:color="auto"/>
            <w:left w:val="none" w:sz="0" w:space="0" w:color="auto"/>
            <w:bottom w:val="none" w:sz="0" w:space="0" w:color="auto"/>
            <w:right w:val="none" w:sz="0" w:space="0" w:color="auto"/>
          </w:divBdr>
        </w:div>
        <w:div w:id="590049470">
          <w:marLeft w:val="480"/>
          <w:marRight w:val="0"/>
          <w:marTop w:val="0"/>
          <w:marBottom w:val="0"/>
          <w:divBdr>
            <w:top w:val="none" w:sz="0" w:space="0" w:color="auto"/>
            <w:left w:val="none" w:sz="0" w:space="0" w:color="auto"/>
            <w:bottom w:val="none" w:sz="0" w:space="0" w:color="auto"/>
            <w:right w:val="none" w:sz="0" w:space="0" w:color="auto"/>
          </w:divBdr>
        </w:div>
        <w:div w:id="594171387">
          <w:marLeft w:val="480"/>
          <w:marRight w:val="0"/>
          <w:marTop w:val="0"/>
          <w:marBottom w:val="0"/>
          <w:divBdr>
            <w:top w:val="none" w:sz="0" w:space="0" w:color="auto"/>
            <w:left w:val="none" w:sz="0" w:space="0" w:color="auto"/>
            <w:bottom w:val="none" w:sz="0" w:space="0" w:color="auto"/>
            <w:right w:val="none" w:sz="0" w:space="0" w:color="auto"/>
          </w:divBdr>
        </w:div>
        <w:div w:id="758448543">
          <w:marLeft w:val="480"/>
          <w:marRight w:val="0"/>
          <w:marTop w:val="0"/>
          <w:marBottom w:val="0"/>
          <w:divBdr>
            <w:top w:val="none" w:sz="0" w:space="0" w:color="auto"/>
            <w:left w:val="none" w:sz="0" w:space="0" w:color="auto"/>
            <w:bottom w:val="none" w:sz="0" w:space="0" w:color="auto"/>
            <w:right w:val="none" w:sz="0" w:space="0" w:color="auto"/>
          </w:divBdr>
        </w:div>
        <w:div w:id="879393597">
          <w:marLeft w:val="480"/>
          <w:marRight w:val="0"/>
          <w:marTop w:val="0"/>
          <w:marBottom w:val="0"/>
          <w:divBdr>
            <w:top w:val="none" w:sz="0" w:space="0" w:color="auto"/>
            <w:left w:val="none" w:sz="0" w:space="0" w:color="auto"/>
            <w:bottom w:val="none" w:sz="0" w:space="0" w:color="auto"/>
            <w:right w:val="none" w:sz="0" w:space="0" w:color="auto"/>
          </w:divBdr>
        </w:div>
        <w:div w:id="899369738">
          <w:marLeft w:val="480"/>
          <w:marRight w:val="0"/>
          <w:marTop w:val="0"/>
          <w:marBottom w:val="0"/>
          <w:divBdr>
            <w:top w:val="none" w:sz="0" w:space="0" w:color="auto"/>
            <w:left w:val="none" w:sz="0" w:space="0" w:color="auto"/>
            <w:bottom w:val="none" w:sz="0" w:space="0" w:color="auto"/>
            <w:right w:val="none" w:sz="0" w:space="0" w:color="auto"/>
          </w:divBdr>
        </w:div>
        <w:div w:id="943153990">
          <w:marLeft w:val="480"/>
          <w:marRight w:val="0"/>
          <w:marTop w:val="0"/>
          <w:marBottom w:val="0"/>
          <w:divBdr>
            <w:top w:val="none" w:sz="0" w:space="0" w:color="auto"/>
            <w:left w:val="none" w:sz="0" w:space="0" w:color="auto"/>
            <w:bottom w:val="none" w:sz="0" w:space="0" w:color="auto"/>
            <w:right w:val="none" w:sz="0" w:space="0" w:color="auto"/>
          </w:divBdr>
        </w:div>
        <w:div w:id="948123458">
          <w:marLeft w:val="480"/>
          <w:marRight w:val="0"/>
          <w:marTop w:val="0"/>
          <w:marBottom w:val="0"/>
          <w:divBdr>
            <w:top w:val="none" w:sz="0" w:space="0" w:color="auto"/>
            <w:left w:val="none" w:sz="0" w:space="0" w:color="auto"/>
            <w:bottom w:val="none" w:sz="0" w:space="0" w:color="auto"/>
            <w:right w:val="none" w:sz="0" w:space="0" w:color="auto"/>
          </w:divBdr>
        </w:div>
        <w:div w:id="992177071">
          <w:marLeft w:val="480"/>
          <w:marRight w:val="0"/>
          <w:marTop w:val="0"/>
          <w:marBottom w:val="0"/>
          <w:divBdr>
            <w:top w:val="none" w:sz="0" w:space="0" w:color="auto"/>
            <w:left w:val="none" w:sz="0" w:space="0" w:color="auto"/>
            <w:bottom w:val="none" w:sz="0" w:space="0" w:color="auto"/>
            <w:right w:val="none" w:sz="0" w:space="0" w:color="auto"/>
          </w:divBdr>
        </w:div>
      </w:divsChild>
    </w:div>
    <w:div w:id="534735332">
      <w:bodyDiv w:val="1"/>
      <w:marLeft w:val="0"/>
      <w:marRight w:val="0"/>
      <w:marTop w:val="0"/>
      <w:marBottom w:val="0"/>
      <w:divBdr>
        <w:top w:val="none" w:sz="0" w:space="0" w:color="auto"/>
        <w:left w:val="none" w:sz="0" w:space="0" w:color="auto"/>
        <w:bottom w:val="none" w:sz="0" w:space="0" w:color="auto"/>
        <w:right w:val="none" w:sz="0" w:space="0" w:color="auto"/>
      </w:divBdr>
    </w:div>
    <w:div w:id="535117694">
      <w:bodyDiv w:val="1"/>
      <w:marLeft w:val="0"/>
      <w:marRight w:val="0"/>
      <w:marTop w:val="0"/>
      <w:marBottom w:val="0"/>
      <w:divBdr>
        <w:top w:val="none" w:sz="0" w:space="0" w:color="auto"/>
        <w:left w:val="none" w:sz="0" w:space="0" w:color="auto"/>
        <w:bottom w:val="none" w:sz="0" w:space="0" w:color="auto"/>
        <w:right w:val="none" w:sz="0" w:space="0" w:color="auto"/>
      </w:divBdr>
    </w:div>
    <w:div w:id="535656363">
      <w:bodyDiv w:val="1"/>
      <w:marLeft w:val="0"/>
      <w:marRight w:val="0"/>
      <w:marTop w:val="0"/>
      <w:marBottom w:val="0"/>
      <w:divBdr>
        <w:top w:val="none" w:sz="0" w:space="0" w:color="auto"/>
        <w:left w:val="none" w:sz="0" w:space="0" w:color="auto"/>
        <w:bottom w:val="none" w:sz="0" w:space="0" w:color="auto"/>
        <w:right w:val="none" w:sz="0" w:space="0" w:color="auto"/>
      </w:divBdr>
    </w:div>
    <w:div w:id="535892416">
      <w:bodyDiv w:val="1"/>
      <w:marLeft w:val="0"/>
      <w:marRight w:val="0"/>
      <w:marTop w:val="0"/>
      <w:marBottom w:val="0"/>
      <w:divBdr>
        <w:top w:val="none" w:sz="0" w:space="0" w:color="auto"/>
        <w:left w:val="none" w:sz="0" w:space="0" w:color="auto"/>
        <w:bottom w:val="none" w:sz="0" w:space="0" w:color="auto"/>
        <w:right w:val="none" w:sz="0" w:space="0" w:color="auto"/>
      </w:divBdr>
    </w:div>
    <w:div w:id="536087428">
      <w:bodyDiv w:val="1"/>
      <w:marLeft w:val="0"/>
      <w:marRight w:val="0"/>
      <w:marTop w:val="0"/>
      <w:marBottom w:val="0"/>
      <w:divBdr>
        <w:top w:val="none" w:sz="0" w:space="0" w:color="auto"/>
        <w:left w:val="none" w:sz="0" w:space="0" w:color="auto"/>
        <w:bottom w:val="none" w:sz="0" w:space="0" w:color="auto"/>
        <w:right w:val="none" w:sz="0" w:space="0" w:color="auto"/>
      </w:divBdr>
    </w:div>
    <w:div w:id="536309558">
      <w:bodyDiv w:val="1"/>
      <w:marLeft w:val="0"/>
      <w:marRight w:val="0"/>
      <w:marTop w:val="0"/>
      <w:marBottom w:val="0"/>
      <w:divBdr>
        <w:top w:val="none" w:sz="0" w:space="0" w:color="auto"/>
        <w:left w:val="none" w:sz="0" w:space="0" w:color="auto"/>
        <w:bottom w:val="none" w:sz="0" w:space="0" w:color="auto"/>
        <w:right w:val="none" w:sz="0" w:space="0" w:color="auto"/>
      </w:divBdr>
    </w:div>
    <w:div w:id="536622137">
      <w:bodyDiv w:val="1"/>
      <w:marLeft w:val="0"/>
      <w:marRight w:val="0"/>
      <w:marTop w:val="0"/>
      <w:marBottom w:val="0"/>
      <w:divBdr>
        <w:top w:val="none" w:sz="0" w:space="0" w:color="auto"/>
        <w:left w:val="none" w:sz="0" w:space="0" w:color="auto"/>
        <w:bottom w:val="none" w:sz="0" w:space="0" w:color="auto"/>
        <w:right w:val="none" w:sz="0" w:space="0" w:color="auto"/>
      </w:divBdr>
    </w:div>
    <w:div w:id="537091101">
      <w:bodyDiv w:val="1"/>
      <w:marLeft w:val="0"/>
      <w:marRight w:val="0"/>
      <w:marTop w:val="0"/>
      <w:marBottom w:val="0"/>
      <w:divBdr>
        <w:top w:val="none" w:sz="0" w:space="0" w:color="auto"/>
        <w:left w:val="none" w:sz="0" w:space="0" w:color="auto"/>
        <w:bottom w:val="none" w:sz="0" w:space="0" w:color="auto"/>
        <w:right w:val="none" w:sz="0" w:space="0" w:color="auto"/>
      </w:divBdr>
    </w:div>
    <w:div w:id="537162051">
      <w:bodyDiv w:val="1"/>
      <w:marLeft w:val="0"/>
      <w:marRight w:val="0"/>
      <w:marTop w:val="0"/>
      <w:marBottom w:val="0"/>
      <w:divBdr>
        <w:top w:val="none" w:sz="0" w:space="0" w:color="auto"/>
        <w:left w:val="none" w:sz="0" w:space="0" w:color="auto"/>
        <w:bottom w:val="none" w:sz="0" w:space="0" w:color="auto"/>
        <w:right w:val="none" w:sz="0" w:space="0" w:color="auto"/>
      </w:divBdr>
    </w:div>
    <w:div w:id="537204053">
      <w:bodyDiv w:val="1"/>
      <w:marLeft w:val="0"/>
      <w:marRight w:val="0"/>
      <w:marTop w:val="0"/>
      <w:marBottom w:val="0"/>
      <w:divBdr>
        <w:top w:val="none" w:sz="0" w:space="0" w:color="auto"/>
        <w:left w:val="none" w:sz="0" w:space="0" w:color="auto"/>
        <w:bottom w:val="none" w:sz="0" w:space="0" w:color="auto"/>
        <w:right w:val="none" w:sz="0" w:space="0" w:color="auto"/>
      </w:divBdr>
    </w:div>
    <w:div w:id="537282548">
      <w:bodyDiv w:val="1"/>
      <w:marLeft w:val="0"/>
      <w:marRight w:val="0"/>
      <w:marTop w:val="0"/>
      <w:marBottom w:val="0"/>
      <w:divBdr>
        <w:top w:val="none" w:sz="0" w:space="0" w:color="auto"/>
        <w:left w:val="none" w:sz="0" w:space="0" w:color="auto"/>
        <w:bottom w:val="none" w:sz="0" w:space="0" w:color="auto"/>
        <w:right w:val="none" w:sz="0" w:space="0" w:color="auto"/>
      </w:divBdr>
    </w:div>
    <w:div w:id="537397821">
      <w:bodyDiv w:val="1"/>
      <w:marLeft w:val="0"/>
      <w:marRight w:val="0"/>
      <w:marTop w:val="0"/>
      <w:marBottom w:val="0"/>
      <w:divBdr>
        <w:top w:val="none" w:sz="0" w:space="0" w:color="auto"/>
        <w:left w:val="none" w:sz="0" w:space="0" w:color="auto"/>
        <w:bottom w:val="none" w:sz="0" w:space="0" w:color="auto"/>
        <w:right w:val="none" w:sz="0" w:space="0" w:color="auto"/>
      </w:divBdr>
      <w:divsChild>
        <w:div w:id="365788560">
          <w:marLeft w:val="480"/>
          <w:marRight w:val="0"/>
          <w:marTop w:val="0"/>
          <w:marBottom w:val="0"/>
          <w:divBdr>
            <w:top w:val="none" w:sz="0" w:space="0" w:color="auto"/>
            <w:left w:val="none" w:sz="0" w:space="0" w:color="auto"/>
            <w:bottom w:val="none" w:sz="0" w:space="0" w:color="auto"/>
            <w:right w:val="none" w:sz="0" w:space="0" w:color="auto"/>
          </w:divBdr>
        </w:div>
        <w:div w:id="535775616">
          <w:marLeft w:val="480"/>
          <w:marRight w:val="0"/>
          <w:marTop w:val="0"/>
          <w:marBottom w:val="0"/>
          <w:divBdr>
            <w:top w:val="none" w:sz="0" w:space="0" w:color="auto"/>
            <w:left w:val="none" w:sz="0" w:space="0" w:color="auto"/>
            <w:bottom w:val="none" w:sz="0" w:space="0" w:color="auto"/>
            <w:right w:val="none" w:sz="0" w:space="0" w:color="auto"/>
          </w:divBdr>
        </w:div>
      </w:divsChild>
    </w:div>
    <w:div w:id="537667730">
      <w:bodyDiv w:val="1"/>
      <w:marLeft w:val="0"/>
      <w:marRight w:val="0"/>
      <w:marTop w:val="0"/>
      <w:marBottom w:val="0"/>
      <w:divBdr>
        <w:top w:val="none" w:sz="0" w:space="0" w:color="auto"/>
        <w:left w:val="none" w:sz="0" w:space="0" w:color="auto"/>
        <w:bottom w:val="none" w:sz="0" w:space="0" w:color="auto"/>
        <w:right w:val="none" w:sz="0" w:space="0" w:color="auto"/>
      </w:divBdr>
    </w:div>
    <w:div w:id="537863596">
      <w:bodyDiv w:val="1"/>
      <w:marLeft w:val="0"/>
      <w:marRight w:val="0"/>
      <w:marTop w:val="0"/>
      <w:marBottom w:val="0"/>
      <w:divBdr>
        <w:top w:val="none" w:sz="0" w:space="0" w:color="auto"/>
        <w:left w:val="none" w:sz="0" w:space="0" w:color="auto"/>
        <w:bottom w:val="none" w:sz="0" w:space="0" w:color="auto"/>
        <w:right w:val="none" w:sz="0" w:space="0" w:color="auto"/>
      </w:divBdr>
    </w:div>
    <w:div w:id="538051663">
      <w:bodyDiv w:val="1"/>
      <w:marLeft w:val="0"/>
      <w:marRight w:val="0"/>
      <w:marTop w:val="0"/>
      <w:marBottom w:val="0"/>
      <w:divBdr>
        <w:top w:val="none" w:sz="0" w:space="0" w:color="auto"/>
        <w:left w:val="none" w:sz="0" w:space="0" w:color="auto"/>
        <w:bottom w:val="none" w:sz="0" w:space="0" w:color="auto"/>
        <w:right w:val="none" w:sz="0" w:space="0" w:color="auto"/>
      </w:divBdr>
    </w:div>
    <w:div w:id="538132008">
      <w:bodyDiv w:val="1"/>
      <w:marLeft w:val="0"/>
      <w:marRight w:val="0"/>
      <w:marTop w:val="0"/>
      <w:marBottom w:val="0"/>
      <w:divBdr>
        <w:top w:val="none" w:sz="0" w:space="0" w:color="auto"/>
        <w:left w:val="none" w:sz="0" w:space="0" w:color="auto"/>
        <w:bottom w:val="none" w:sz="0" w:space="0" w:color="auto"/>
        <w:right w:val="none" w:sz="0" w:space="0" w:color="auto"/>
      </w:divBdr>
      <w:divsChild>
        <w:div w:id="32314931">
          <w:marLeft w:val="480"/>
          <w:marRight w:val="0"/>
          <w:marTop w:val="0"/>
          <w:marBottom w:val="0"/>
          <w:divBdr>
            <w:top w:val="none" w:sz="0" w:space="0" w:color="auto"/>
            <w:left w:val="none" w:sz="0" w:space="0" w:color="auto"/>
            <w:bottom w:val="none" w:sz="0" w:space="0" w:color="auto"/>
            <w:right w:val="none" w:sz="0" w:space="0" w:color="auto"/>
          </w:divBdr>
        </w:div>
        <w:div w:id="37971705">
          <w:marLeft w:val="480"/>
          <w:marRight w:val="0"/>
          <w:marTop w:val="0"/>
          <w:marBottom w:val="0"/>
          <w:divBdr>
            <w:top w:val="none" w:sz="0" w:space="0" w:color="auto"/>
            <w:left w:val="none" w:sz="0" w:space="0" w:color="auto"/>
            <w:bottom w:val="none" w:sz="0" w:space="0" w:color="auto"/>
            <w:right w:val="none" w:sz="0" w:space="0" w:color="auto"/>
          </w:divBdr>
        </w:div>
        <w:div w:id="62997367">
          <w:marLeft w:val="480"/>
          <w:marRight w:val="0"/>
          <w:marTop w:val="0"/>
          <w:marBottom w:val="0"/>
          <w:divBdr>
            <w:top w:val="none" w:sz="0" w:space="0" w:color="auto"/>
            <w:left w:val="none" w:sz="0" w:space="0" w:color="auto"/>
            <w:bottom w:val="none" w:sz="0" w:space="0" w:color="auto"/>
            <w:right w:val="none" w:sz="0" w:space="0" w:color="auto"/>
          </w:divBdr>
        </w:div>
        <w:div w:id="102851046">
          <w:marLeft w:val="480"/>
          <w:marRight w:val="0"/>
          <w:marTop w:val="0"/>
          <w:marBottom w:val="0"/>
          <w:divBdr>
            <w:top w:val="none" w:sz="0" w:space="0" w:color="auto"/>
            <w:left w:val="none" w:sz="0" w:space="0" w:color="auto"/>
            <w:bottom w:val="none" w:sz="0" w:space="0" w:color="auto"/>
            <w:right w:val="none" w:sz="0" w:space="0" w:color="auto"/>
          </w:divBdr>
        </w:div>
        <w:div w:id="124857477">
          <w:marLeft w:val="480"/>
          <w:marRight w:val="0"/>
          <w:marTop w:val="0"/>
          <w:marBottom w:val="0"/>
          <w:divBdr>
            <w:top w:val="none" w:sz="0" w:space="0" w:color="auto"/>
            <w:left w:val="none" w:sz="0" w:space="0" w:color="auto"/>
            <w:bottom w:val="none" w:sz="0" w:space="0" w:color="auto"/>
            <w:right w:val="none" w:sz="0" w:space="0" w:color="auto"/>
          </w:divBdr>
        </w:div>
        <w:div w:id="141314908">
          <w:marLeft w:val="480"/>
          <w:marRight w:val="0"/>
          <w:marTop w:val="0"/>
          <w:marBottom w:val="0"/>
          <w:divBdr>
            <w:top w:val="none" w:sz="0" w:space="0" w:color="auto"/>
            <w:left w:val="none" w:sz="0" w:space="0" w:color="auto"/>
            <w:bottom w:val="none" w:sz="0" w:space="0" w:color="auto"/>
            <w:right w:val="none" w:sz="0" w:space="0" w:color="auto"/>
          </w:divBdr>
        </w:div>
        <w:div w:id="174154096">
          <w:marLeft w:val="480"/>
          <w:marRight w:val="0"/>
          <w:marTop w:val="0"/>
          <w:marBottom w:val="0"/>
          <w:divBdr>
            <w:top w:val="none" w:sz="0" w:space="0" w:color="auto"/>
            <w:left w:val="none" w:sz="0" w:space="0" w:color="auto"/>
            <w:bottom w:val="none" w:sz="0" w:space="0" w:color="auto"/>
            <w:right w:val="none" w:sz="0" w:space="0" w:color="auto"/>
          </w:divBdr>
        </w:div>
        <w:div w:id="243807990">
          <w:marLeft w:val="480"/>
          <w:marRight w:val="0"/>
          <w:marTop w:val="0"/>
          <w:marBottom w:val="0"/>
          <w:divBdr>
            <w:top w:val="none" w:sz="0" w:space="0" w:color="auto"/>
            <w:left w:val="none" w:sz="0" w:space="0" w:color="auto"/>
            <w:bottom w:val="none" w:sz="0" w:space="0" w:color="auto"/>
            <w:right w:val="none" w:sz="0" w:space="0" w:color="auto"/>
          </w:divBdr>
        </w:div>
        <w:div w:id="303120408">
          <w:marLeft w:val="480"/>
          <w:marRight w:val="0"/>
          <w:marTop w:val="0"/>
          <w:marBottom w:val="0"/>
          <w:divBdr>
            <w:top w:val="none" w:sz="0" w:space="0" w:color="auto"/>
            <w:left w:val="none" w:sz="0" w:space="0" w:color="auto"/>
            <w:bottom w:val="none" w:sz="0" w:space="0" w:color="auto"/>
            <w:right w:val="none" w:sz="0" w:space="0" w:color="auto"/>
          </w:divBdr>
        </w:div>
        <w:div w:id="323701981">
          <w:marLeft w:val="480"/>
          <w:marRight w:val="0"/>
          <w:marTop w:val="0"/>
          <w:marBottom w:val="0"/>
          <w:divBdr>
            <w:top w:val="none" w:sz="0" w:space="0" w:color="auto"/>
            <w:left w:val="none" w:sz="0" w:space="0" w:color="auto"/>
            <w:bottom w:val="none" w:sz="0" w:space="0" w:color="auto"/>
            <w:right w:val="none" w:sz="0" w:space="0" w:color="auto"/>
          </w:divBdr>
        </w:div>
        <w:div w:id="390428728">
          <w:marLeft w:val="480"/>
          <w:marRight w:val="0"/>
          <w:marTop w:val="0"/>
          <w:marBottom w:val="0"/>
          <w:divBdr>
            <w:top w:val="none" w:sz="0" w:space="0" w:color="auto"/>
            <w:left w:val="none" w:sz="0" w:space="0" w:color="auto"/>
            <w:bottom w:val="none" w:sz="0" w:space="0" w:color="auto"/>
            <w:right w:val="none" w:sz="0" w:space="0" w:color="auto"/>
          </w:divBdr>
        </w:div>
        <w:div w:id="410663269">
          <w:marLeft w:val="480"/>
          <w:marRight w:val="0"/>
          <w:marTop w:val="0"/>
          <w:marBottom w:val="0"/>
          <w:divBdr>
            <w:top w:val="none" w:sz="0" w:space="0" w:color="auto"/>
            <w:left w:val="none" w:sz="0" w:space="0" w:color="auto"/>
            <w:bottom w:val="none" w:sz="0" w:space="0" w:color="auto"/>
            <w:right w:val="none" w:sz="0" w:space="0" w:color="auto"/>
          </w:divBdr>
        </w:div>
        <w:div w:id="429086207">
          <w:marLeft w:val="480"/>
          <w:marRight w:val="0"/>
          <w:marTop w:val="0"/>
          <w:marBottom w:val="0"/>
          <w:divBdr>
            <w:top w:val="none" w:sz="0" w:space="0" w:color="auto"/>
            <w:left w:val="none" w:sz="0" w:space="0" w:color="auto"/>
            <w:bottom w:val="none" w:sz="0" w:space="0" w:color="auto"/>
            <w:right w:val="none" w:sz="0" w:space="0" w:color="auto"/>
          </w:divBdr>
        </w:div>
        <w:div w:id="430246336">
          <w:marLeft w:val="480"/>
          <w:marRight w:val="0"/>
          <w:marTop w:val="0"/>
          <w:marBottom w:val="0"/>
          <w:divBdr>
            <w:top w:val="none" w:sz="0" w:space="0" w:color="auto"/>
            <w:left w:val="none" w:sz="0" w:space="0" w:color="auto"/>
            <w:bottom w:val="none" w:sz="0" w:space="0" w:color="auto"/>
            <w:right w:val="none" w:sz="0" w:space="0" w:color="auto"/>
          </w:divBdr>
        </w:div>
        <w:div w:id="553540758">
          <w:marLeft w:val="480"/>
          <w:marRight w:val="0"/>
          <w:marTop w:val="0"/>
          <w:marBottom w:val="0"/>
          <w:divBdr>
            <w:top w:val="none" w:sz="0" w:space="0" w:color="auto"/>
            <w:left w:val="none" w:sz="0" w:space="0" w:color="auto"/>
            <w:bottom w:val="none" w:sz="0" w:space="0" w:color="auto"/>
            <w:right w:val="none" w:sz="0" w:space="0" w:color="auto"/>
          </w:divBdr>
        </w:div>
        <w:div w:id="578447298">
          <w:marLeft w:val="480"/>
          <w:marRight w:val="0"/>
          <w:marTop w:val="0"/>
          <w:marBottom w:val="0"/>
          <w:divBdr>
            <w:top w:val="none" w:sz="0" w:space="0" w:color="auto"/>
            <w:left w:val="none" w:sz="0" w:space="0" w:color="auto"/>
            <w:bottom w:val="none" w:sz="0" w:space="0" w:color="auto"/>
            <w:right w:val="none" w:sz="0" w:space="0" w:color="auto"/>
          </w:divBdr>
        </w:div>
        <w:div w:id="596793170">
          <w:marLeft w:val="480"/>
          <w:marRight w:val="0"/>
          <w:marTop w:val="0"/>
          <w:marBottom w:val="0"/>
          <w:divBdr>
            <w:top w:val="none" w:sz="0" w:space="0" w:color="auto"/>
            <w:left w:val="none" w:sz="0" w:space="0" w:color="auto"/>
            <w:bottom w:val="none" w:sz="0" w:space="0" w:color="auto"/>
            <w:right w:val="none" w:sz="0" w:space="0" w:color="auto"/>
          </w:divBdr>
        </w:div>
        <w:div w:id="650521880">
          <w:marLeft w:val="480"/>
          <w:marRight w:val="0"/>
          <w:marTop w:val="0"/>
          <w:marBottom w:val="0"/>
          <w:divBdr>
            <w:top w:val="none" w:sz="0" w:space="0" w:color="auto"/>
            <w:left w:val="none" w:sz="0" w:space="0" w:color="auto"/>
            <w:bottom w:val="none" w:sz="0" w:space="0" w:color="auto"/>
            <w:right w:val="none" w:sz="0" w:space="0" w:color="auto"/>
          </w:divBdr>
        </w:div>
        <w:div w:id="781464174">
          <w:marLeft w:val="480"/>
          <w:marRight w:val="0"/>
          <w:marTop w:val="0"/>
          <w:marBottom w:val="0"/>
          <w:divBdr>
            <w:top w:val="none" w:sz="0" w:space="0" w:color="auto"/>
            <w:left w:val="none" w:sz="0" w:space="0" w:color="auto"/>
            <w:bottom w:val="none" w:sz="0" w:space="0" w:color="auto"/>
            <w:right w:val="none" w:sz="0" w:space="0" w:color="auto"/>
          </w:divBdr>
        </w:div>
        <w:div w:id="826433376">
          <w:marLeft w:val="480"/>
          <w:marRight w:val="0"/>
          <w:marTop w:val="0"/>
          <w:marBottom w:val="0"/>
          <w:divBdr>
            <w:top w:val="none" w:sz="0" w:space="0" w:color="auto"/>
            <w:left w:val="none" w:sz="0" w:space="0" w:color="auto"/>
            <w:bottom w:val="none" w:sz="0" w:space="0" w:color="auto"/>
            <w:right w:val="none" w:sz="0" w:space="0" w:color="auto"/>
          </w:divBdr>
        </w:div>
        <w:div w:id="828709873">
          <w:marLeft w:val="480"/>
          <w:marRight w:val="0"/>
          <w:marTop w:val="0"/>
          <w:marBottom w:val="0"/>
          <w:divBdr>
            <w:top w:val="none" w:sz="0" w:space="0" w:color="auto"/>
            <w:left w:val="none" w:sz="0" w:space="0" w:color="auto"/>
            <w:bottom w:val="none" w:sz="0" w:space="0" w:color="auto"/>
            <w:right w:val="none" w:sz="0" w:space="0" w:color="auto"/>
          </w:divBdr>
        </w:div>
        <w:div w:id="935987065">
          <w:marLeft w:val="480"/>
          <w:marRight w:val="0"/>
          <w:marTop w:val="0"/>
          <w:marBottom w:val="0"/>
          <w:divBdr>
            <w:top w:val="none" w:sz="0" w:space="0" w:color="auto"/>
            <w:left w:val="none" w:sz="0" w:space="0" w:color="auto"/>
            <w:bottom w:val="none" w:sz="0" w:space="0" w:color="auto"/>
            <w:right w:val="none" w:sz="0" w:space="0" w:color="auto"/>
          </w:divBdr>
        </w:div>
        <w:div w:id="959456474">
          <w:marLeft w:val="480"/>
          <w:marRight w:val="0"/>
          <w:marTop w:val="0"/>
          <w:marBottom w:val="0"/>
          <w:divBdr>
            <w:top w:val="none" w:sz="0" w:space="0" w:color="auto"/>
            <w:left w:val="none" w:sz="0" w:space="0" w:color="auto"/>
            <w:bottom w:val="none" w:sz="0" w:space="0" w:color="auto"/>
            <w:right w:val="none" w:sz="0" w:space="0" w:color="auto"/>
          </w:divBdr>
        </w:div>
        <w:div w:id="1016729181">
          <w:marLeft w:val="480"/>
          <w:marRight w:val="0"/>
          <w:marTop w:val="0"/>
          <w:marBottom w:val="0"/>
          <w:divBdr>
            <w:top w:val="none" w:sz="0" w:space="0" w:color="auto"/>
            <w:left w:val="none" w:sz="0" w:space="0" w:color="auto"/>
            <w:bottom w:val="none" w:sz="0" w:space="0" w:color="auto"/>
            <w:right w:val="none" w:sz="0" w:space="0" w:color="auto"/>
          </w:divBdr>
        </w:div>
      </w:divsChild>
    </w:div>
    <w:div w:id="538202652">
      <w:bodyDiv w:val="1"/>
      <w:marLeft w:val="0"/>
      <w:marRight w:val="0"/>
      <w:marTop w:val="0"/>
      <w:marBottom w:val="0"/>
      <w:divBdr>
        <w:top w:val="none" w:sz="0" w:space="0" w:color="auto"/>
        <w:left w:val="none" w:sz="0" w:space="0" w:color="auto"/>
        <w:bottom w:val="none" w:sz="0" w:space="0" w:color="auto"/>
        <w:right w:val="none" w:sz="0" w:space="0" w:color="auto"/>
      </w:divBdr>
    </w:div>
    <w:div w:id="538588106">
      <w:bodyDiv w:val="1"/>
      <w:marLeft w:val="0"/>
      <w:marRight w:val="0"/>
      <w:marTop w:val="0"/>
      <w:marBottom w:val="0"/>
      <w:divBdr>
        <w:top w:val="none" w:sz="0" w:space="0" w:color="auto"/>
        <w:left w:val="none" w:sz="0" w:space="0" w:color="auto"/>
        <w:bottom w:val="none" w:sz="0" w:space="0" w:color="auto"/>
        <w:right w:val="none" w:sz="0" w:space="0" w:color="auto"/>
      </w:divBdr>
    </w:div>
    <w:div w:id="538860462">
      <w:bodyDiv w:val="1"/>
      <w:marLeft w:val="0"/>
      <w:marRight w:val="0"/>
      <w:marTop w:val="0"/>
      <w:marBottom w:val="0"/>
      <w:divBdr>
        <w:top w:val="none" w:sz="0" w:space="0" w:color="auto"/>
        <w:left w:val="none" w:sz="0" w:space="0" w:color="auto"/>
        <w:bottom w:val="none" w:sz="0" w:space="0" w:color="auto"/>
        <w:right w:val="none" w:sz="0" w:space="0" w:color="auto"/>
      </w:divBdr>
    </w:div>
    <w:div w:id="538934407">
      <w:bodyDiv w:val="1"/>
      <w:marLeft w:val="0"/>
      <w:marRight w:val="0"/>
      <w:marTop w:val="0"/>
      <w:marBottom w:val="0"/>
      <w:divBdr>
        <w:top w:val="none" w:sz="0" w:space="0" w:color="auto"/>
        <w:left w:val="none" w:sz="0" w:space="0" w:color="auto"/>
        <w:bottom w:val="none" w:sz="0" w:space="0" w:color="auto"/>
        <w:right w:val="none" w:sz="0" w:space="0" w:color="auto"/>
      </w:divBdr>
    </w:div>
    <w:div w:id="539174712">
      <w:bodyDiv w:val="1"/>
      <w:marLeft w:val="0"/>
      <w:marRight w:val="0"/>
      <w:marTop w:val="0"/>
      <w:marBottom w:val="0"/>
      <w:divBdr>
        <w:top w:val="none" w:sz="0" w:space="0" w:color="auto"/>
        <w:left w:val="none" w:sz="0" w:space="0" w:color="auto"/>
        <w:bottom w:val="none" w:sz="0" w:space="0" w:color="auto"/>
        <w:right w:val="none" w:sz="0" w:space="0" w:color="auto"/>
      </w:divBdr>
    </w:div>
    <w:div w:id="539245144">
      <w:bodyDiv w:val="1"/>
      <w:marLeft w:val="0"/>
      <w:marRight w:val="0"/>
      <w:marTop w:val="0"/>
      <w:marBottom w:val="0"/>
      <w:divBdr>
        <w:top w:val="none" w:sz="0" w:space="0" w:color="auto"/>
        <w:left w:val="none" w:sz="0" w:space="0" w:color="auto"/>
        <w:bottom w:val="none" w:sz="0" w:space="0" w:color="auto"/>
        <w:right w:val="none" w:sz="0" w:space="0" w:color="auto"/>
      </w:divBdr>
    </w:div>
    <w:div w:id="539246268">
      <w:bodyDiv w:val="1"/>
      <w:marLeft w:val="0"/>
      <w:marRight w:val="0"/>
      <w:marTop w:val="0"/>
      <w:marBottom w:val="0"/>
      <w:divBdr>
        <w:top w:val="none" w:sz="0" w:space="0" w:color="auto"/>
        <w:left w:val="none" w:sz="0" w:space="0" w:color="auto"/>
        <w:bottom w:val="none" w:sz="0" w:space="0" w:color="auto"/>
        <w:right w:val="none" w:sz="0" w:space="0" w:color="auto"/>
      </w:divBdr>
      <w:divsChild>
        <w:div w:id="17856314">
          <w:marLeft w:val="480"/>
          <w:marRight w:val="0"/>
          <w:marTop w:val="0"/>
          <w:marBottom w:val="0"/>
          <w:divBdr>
            <w:top w:val="none" w:sz="0" w:space="0" w:color="auto"/>
            <w:left w:val="none" w:sz="0" w:space="0" w:color="auto"/>
            <w:bottom w:val="none" w:sz="0" w:space="0" w:color="auto"/>
            <w:right w:val="none" w:sz="0" w:space="0" w:color="auto"/>
          </w:divBdr>
        </w:div>
        <w:div w:id="48966541">
          <w:marLeft w:val="480"/>
          <w:marRight w:val="0"/>
          <w:marTop w:val="0"/>
          <w:marBottom w:val="0"/>
          <w:divBdr>
            <w:top w:val="none" w:sz="0" w:space="0" w:color="auto"/>
            <w:left w:val="none" w:sz="0" w:space="0" w:color="auto"/>
            <w:bottom w:val="none" w:sz="0" w:space="0" w:color="auto"/>
            <w:right w:val="none" w:sz="0" w:space="0" w:color="auto"/>
          </w:divBdr>
        </w:div>
        <w:div w:id="75129825">
          <w:marLeft w:val="480"/>
          <w:marRight w:val="0"/>
          <w:marTop w:val="0"/>
          <w:marBottom w:val="0"/>
          <w:divBdr>
            <w:top w:val="none" w:sz="0" w:space="0" w:color="auto"/>
            <w:left w:val="none" w:sz="0" w:space="0" w:color="auto"/>
            <w:bottom w:val="none" w:sz="0" w:space="0" w:color="auto"/>
            <w:right w:val="none" w:sz="0" w:space="0" w:color="auto"/>
          </w:divBdr>
        </w:div>
        <w:div w:id="87391202">
          <w:marLeft w:val="480"/>
          <w:marRight w:val="0"/>
          <w:marTop w:val="0"/>
          <w:marBottom w:val="0"/>
          <w:divBdr>
            <w:top w:val="none" w:sz="0" w:space="0" w:color="auto"/>
            <w:left w:val="none" w:sz="0" w:space="0" w:color="auto"/>
            <w:bottom w:val="none" w:sz="0" w:space="0" w:color="auto"/>
            <w:right w:val="none" w:sz="0" w:space="0" w:color="auto"/>
          </w:divBdr>
        </w:div>
        <w:div w:id="145052316">
          <w:marLeft w:val="480"/>
          <w:marRight w:val="0"/>
          <w:marTop w:val="0"/>
          <w:marBottom w:val="0"/>
          <w:divBdr>
            <w:top w:val="none" w:sz="0" w:space="0" w:color="auto"/>
            <w:left w:val="none" w:sz="0" w:space="0" w:color="auto"/>
            <w:bottom w:val="none" w:sz="0" w:space="0" w:color="auto"/>
            <w:right w:val="none" w:sz="0" w:space="0" w:color="auto"/>
          </w:divBdr>
        </w:div>
        <w:div w:id="314068679">
          <w:marLeft w:val="480"/>
          <w:marRight w:val="0"/>
          <w:marTop w:val="0"/>
          <w:marBottom w:val="0"/>
          <w:divBdr>
            <w:top w:val="none" w:sz="0" w:space="0" w:color="auto"/>
            <w:left w:val="none" w:sz="0" w:space="0" w:color="auto"/>
            <w:bottom w:val="none" w:sz="0" w:space="0" w:color="auto"/>
            <w:right w:val="none" w:sz="0" w:space="0" w:color="auto"/>
          </w:divBdr>
        </w:div>
        <w:div w:id="321156757">
          <w:marLeft w:val="480"/>
          <w:marRight w:val="0"/>
          <w:marTop w:val="0"/>
          <w:marBottom w:val="0"/>
          <w:divBdr>
            <w:top w:val="none" w:sz="0" w:space="0" w:color="auto"/>
            <w:left w:val="none" w:sz="0" w:space="0" w:color="auto"/>
            <w:bottom w:val="none" w:sz="0" w:space="0" w:color="auto"/>
            <w:right w:val="none" w:sz="0" w:space="0" w:color="auto"/>
          </w:divBdr>
        </w:div>
        <w:div w:id="337924279">
          <w:marLeft w:val="480"/>
          <w:marRight w:val="0"/>
          <w:marTop w:val="0"/>
          <w:marBottom w:val="0"/>
          <w:divBdr>
            <w:top w:val="none" w:sz="0" w:space="0" w:color="auto"/>
            <w:left w:val="none" w:sz="0" w:space="0" w:color="auto"/>
            <w:bottom w:val="none" w:sz="0" w:space="0" w:color="auto"/>
            <w:right w:val="none" w:sz="0" w:space="0" w:color="auto"/>
          </w:divBdr>
        </w:div>
        <w:div w:id="384523769">
          <w:marLeft w:val="480"/>
          <w:marRight w:val="0"/>
          <w:marTop w:val="0"/>
          <w:marBottom w:val="0"/>
          <w:divBdr>
            <w:top w:val="none" w:sz="0" w:space="0" w:color="auto"/>
            <w:left w:val="none" w:sz="0" w:space="0" w:color="auto"/>
            <w:bottom w:val="none" w:sz="0" w:space="0" w:color="auto"/>
            <w:right w:val="none" w:sz="0" w:space="0" w:color="auto"/>
          </w:divBdr>
        </w:div>
        <w:div w:id="401174586">
          <w:marLeft w:val="480"/>
          <w:marRight w:val="0"/>
          <w:marTop w:val="0"/>
          <w:marBottom w:val="0"/>
          <w:divBdr>
            <w:top w:val="none" w:sz="0" w:space="0" w:color="auto"/>
            <w:left w:val="none" w:sz="0" w:space="0" w:color="auto"/>
            <w:bottom w:val="none" w:sz="0" w:space="0" w:color="auto"/>
            <w:right w:val="none" w:sz="0" w:space="0" w:color="auto"/>
          </w:divBdr>
        </w:div>
        <w:div w:id="449473099">
          <w:marLeft w:val="480"/>
          <w:marRight w:val="0"/>
          <w:marTop w:val="0"/>
          <w:marBottom w:val="0"/>
          <w:divBdr>
            <w:top w:val="none" w:sz="0" w:space="0" w:color="auto"/>
            <w:left w:val="none" w:sz="0" w:space="0" w:color="auto"/>
            <w:bottom w:val="none" w:sz="0" w:space="0" w:color="auto"/>
            <w:right w:val="none" w:sz="0" w:space="0" w:color="auto"/>
          </w:divBdr>
        </w:div>
        <w:div w:id="579099589">
          <w:marLeft w:val="480"/>
          <w:marRight w:val="0"/>
          <w:marTop w:val="0"/>
          <w:marBottom w:val="0"/>
          <w:divBdr>
            <w:top w:val="none" w:sz="0" w:space="0" w:color="auto"/>
            <w:left w:val="none" w:sz="0" w:space="0" w:color="auto"/>
            <w:bottom w:val="none" w:sz="0" w:space="0" w:color="auto"/>
            <w:right w:val="none" w:sz="0" w:space="0" w:color="auto"/>
          </w:divBdr>
        </w:div>
        <w:div w:id="591937335">
          <w:marLeft w:val="480"/>
          <w:marRight w:val="0"/>
          <w:marTop w:val="0"/>
          <w:marBottom w:val="0"/>
          <w:divBdr>
            <w:top w:val="none" w:sz="0" w:space="0" w:color="auto"/>
            <w:left w:val="none" w:sz="0" w:space="0" w:color="auto"/>
            <w:bottom w:val="none" w:sz="0" w:space="0" w:color="auto"/>
            <w:right w:val="none" w:sz="0" w:space="0" w:color="auto"/>
          </w:divBdr>
        </w:div>
        <w:div w:id="612520263">
          <w:marLeft w:val="480"/>
          <w:marRight w:val="0"/>
          <w:marTop w:val="0"/>
          <w:marBottom w:val="0"/>
          <w:divBdr>
            <w:top w:val="none" w:sz="0" w:space="0" w:color="auto"/>
            <w:left w:val="none" w:sz="0" w:space="0" w:color="auto"/>
            <w:bottom w:val="none" w:sz="0" w:space="0" w:color="auto"/>
            <w:right w:val="none" w:sz="0" w:space="0" w:color="auto"/>
          </w:divBdr>
        </w:div>
        <w:div w:id="623392688">
          <w:marLeft w:val="480"/>
          <w:marRight w:val="0"/>
          <w:marTop w:val="0"/>
          <w:marBottom w:val="0"/>
          <w:divBdr>
            <w:top w:val="none" w:sz="0" w:space="0" w:color="auto"/>
            <w:left w:val="none" w:sz="0" w:space="0" w:color="auto"/>
            <w:bottom w:val="none" w:sz="0" w:space="0" w:color="auto"/>
            <w:right w:val="none" w:sz="0" w:space="0" w:color="auto"/>
          </w:divBdr>
        </w:div>
        <w:div w:id="635333406">
          <w:marLeft w:val="480"/>
          <w:marRight w:val="0"/>
          <w:marTop w:val="0"/>
          <w:marBottom w:val="0"/>
          <w:divBdr>
            <w:top w:val="none" w:sz="0" w:space="0" w:color="auto"/>
            <w:left w:val="none" w:sz="0" w:space="0" w:color="auto"/>
            <w:bottom w:val="none" w:sz="0" w:space="0" w:color="auto"/>
            <w:right w:val="none" w:sz="0" w:space="0" w:color="auto"/>
          </w:divBdr>
        </w:div>
        <w:div w:id="670789716">
          <w:marLeft w:val="480"/>
          <w:marRight w:val="0"/>
          <w:marTop w:val="0"/>
          <w:marBottom w:val="0"/>
          <w:divBdr>
            <w:top w:val="none" w:sz="0" w:space="0" w:color="auto"/>
            <w:left w:val="none" w:sz="0" w:space="0" w:color="auto"/>
            <w:bottom w:val="none" w:sz="0" w:space="0" w:color="auto"/>
            <w:right w:val="none" w:sz="0" w:space="0" w:color="auto"/>
          </w:divBdr>
        </w:div>
        <w:div w:id="710811520">
          <w:marLeft w:val="480"/>
          <w:marRight w:val="0"/>
          <w:marTop w:val="0"/>
          <w:marBottom w:val="0"/>
          <w:divBdr>
            <w:top w:val="none" w:sz="0" w:space="0" w:color="auto"/>
            <w:left w:val="none" w:sz="0" w:space="0" w:color="auto"/>
            <w:bottom w:val="none" w:sz="0" w:space="0" w:color="auto"/>
            <w:right w:val="none" w:sz="0" w:space="0" w:color="auto"/>
          </w:divBdr>
        </w:div>
        <w:div w:id="717361930">
          <w:marLeft w:val="480"/>
          <w:marRight w:val="0"/>
          <w:marTop w:val="0"/>
          <w:marBottom w:val="0"/>
          <w:divBdr>
            <w:top w:val="none" w:sz="0" w:space="0" w:color="auto"/>
            <w:left w:val="none" w:sz="0" w:space="0" w:color="auto"/>
            <w:bottom w:val="none" w:sz="0" w:space="0" w:color="auto"/>
            <w:right w:val="none" w:sz="0" w:space="0" w:color="auto"/>
          </w:divBdr>
        </w:div>
        <w:div w:id="724109570">
          <w:marLeft w:val="480"/>
          <w:marRight w:val="0"/>
          <w:marTop w:val="0"/>
          <w:marBottom w:val="0"/>
          <w:divBdr>
            <w:top w:val="none" w:sz="0" w:space="0" w:color="auto"/>
            <w:left w:val="none" w:sz="0" w:space="0" w:color="auto"/>
            <w:bottom w:val="none" w:sz="0" w:space="0" w:color="auto"/>
            <w:right w:val="none" w:sz="0" w:space="0" w:color="auto"/>
          </w:divBdr>
        </w:div>
        <w:div w:id="734085997">
          <w:marLeft w:val="480"/>
          <w:marRight w:val="0"/>
          <w:marTop w:val="0"/>
          <w:marBottom w:val="0"/>
          <w:divBdr>
            <w:top w:val="none" w:sz="0" w:space="0" w:color="auto"/>
            <w:left w:val="none" w:sz="0" w:space="0" w:color="auto"/>
            <w:bottom w:val="none" w:sz="0" w:space="0" w:color="auto"/>
            <w:right w:val="none" w:sz="0" w:space="0" w:color="auto"/>
          </w:divBdr>
        </w:div>
        <w:div w:id="750925590">
          <w:marLeft w:val="480"/>
          <w:marRight w:val="0"/>
          <w:marTop w:val="0"/>
          <w:marBottom w:val="0"/>
          <w:divBdr>
            <w:top w:val="none" w:sz="0" w:space="0" w:color="auto"/>
            <w:left w:val="none" w:sz="0" w:space="0" w:color="auto"/>
            <w:bottom w:val="none" w:sz="0" w:space="0" w:color="auto"/>
            <w:right w:val="none" w:sz="0" w:space="0" w:color="auto"/>
          </w:divBdr>
        </w:div>
        <w:div w:id="760226368">
          <w:marLeft w:val="480"/>
          <w:marRight w:val="0"/>
          <w:marTop w:val="0"/>
          <w:marBottom w:val="0"/>
          <w:divBdr>
            <w:top w:val="none" w:sz="0" w:space="0" w:color="auto"/>
            <w:left w:val="none" w:sz="0" w:space="0" w:color="auto"/>
            <w:bottom w:val="none" w:sz="0" w:space="0" w:color="auto"/>
            <w:right w:val="none" w:sz="0" w:space="0" w:color="auto"/>
          </w:divBdr>
        </w:div>
        <w:div w:id="770205513">
          <w:marLeft w:val="480"/>
          <w:marRight w:val="0"/>
          <w:marTop w:val="0"/>
          <w:marBottom w:val="0"/>
          <w:divBdr>
            <w:top w:val="none" w:sz="0" w:space="0" w:color="auto"/>
            <w:left w:val="none" w:sz="0" w:space="0" w:color="auto"/>
            <w:bottom w:val="none" w:sz="0" w:space="0" w:color="auto"/>
            <w:right w:val="none" w:sz="0" w:space="0" w:color="auto"/>
          </w:divBdr>
        </w:div>
        <w:div w:id="826435307">
          <w:marLeft w:val="480"/>
          <w:marRight w:val="0"/>
          <w:marTop w:val="0"/>
          <w:marBottom w:val="0"/>
          <w:divBdr>
            <w:top w:val="none" w:sz="0" w:space="0" w:color="auto"/>
            <w:left w:val="none" w:sz="0" w:space="0" w:color="auto"/>
            <w:bottom w:val="none" w:sz="0" w:space="0" w:color="auto"/>
            <w:right w:val="none" w:sz="0" w:space="0" w:color="auto"/>
          </w:divBdr>
        </w:div>
        <w:div w:id="829564966">
          <w:marLeft w:val="480"/>
          <w:marRight w:val="0"/>
          <w:marTop w:val="0"/>
          <w:marBottom w:val="0"/>
          <w:divBdr>
            <w:top w:val="none" w:sz="0" w:space="0" w:color="auto"/>
            <w:left w:val="none" w:sz="0" w:space="0" w:color="auto"/>
            <w:bottom w:val="none" w:sz="0" w:space="0" w:color="auto"/>
            <w:right w:val="none" w:sz="0" w:space="0" w:color="auto"/>
          </w:divBdr>
        </w:div>
        <w:div w:id="887911347">
          <w:marLeft w:val="480"/>
          <w:marRight w:val="0"/>
          <w:marTop w:val="0"/>
          <w:marBottom w:val="0"/>
          <w:divBdr>
            <w:top w:val="none" w:sz="0" w:space="0" w:color="auto"/>
            <w:left w:val="none" w:sz="0" w:space="0" w:color="auto"/>
            <w:bottom w:val="none" w:sz="0" w:space="0" w:color="auto"/>
            <w:right w:val="none" w:sz="0" w:space="0" w:color="auto"/>
          </w:divBdr>
        </w:div>
        <w:div w:id="929242683">
          <w:marLeft w:val="480"/>
          <w:marRight w:val="0"/>
          <w:marTop w:val="0"/>
          <w:marBottom w:val="0"/>
          <w:divBdr>
            <w:top w:val="none" w:sz="0" w:space="0" w:color="auto"/>
            <w:left w:val="none" w:sz="0" w:space="0" w:color="auto"/>
            <w:bottom w:val="none" w:sz="0" w:space="0" w:color="auto"/>
            <w:right w:val="none" w:sz="0" w:space="0" w:color="auto"/>
          </w:divBdr>
        </w:div>
        <w:div w:id="966811179">
          <w:marLeft w:val="480"/>
          <w:marRight w:val="0"/>
          <w:marTop w:val="0"/>
          <w:marBottom w:val="0"/>
          <w:divBdr>
            <w:top w:val="none" w:sz="0" w:space="0" w:color="auto"/>
            <w:left w:val="none" w:sz="0" w:space="0" w:color="auto"/>
            <w:bottom w:val="none" w:sz="0" w:space="0" w:color="auto"/>
            <w:right w:val="none" w:sz="0" w:space="0" w:color="auto"/>
          </w:divBdr>
        </w:div>
        <w:div w:id="995915454">
          <w:marLeft w:val="480"/>
          <w:marRight w:val="0"/>
          <w:marTop w:val="0"/>
          <w:marBottom w:val="0"/>
          <w:divBdr>
            <w:top w:val="none" w:sz="0" w:space="0" w:color="auto"/>
            <w:left w:val="none" w:sz="0" w:space="0" w:color="auto"/>
            <w:bottom w:val="none" w:sz="0" w:space="0" w:color="auto"/>
            <w:right w:val="none" w:sz="0" w:space="0" w:color="auto"/>
          </w:divBdr>
        </w:div>
        <w:div w:id="996034516">
          <w:marLeft w:val="480"/>
          <w:marRight w:val="0"/>
          <w:marTop w:val="0"/>
          <w:marBottom w:val="0"/>
          <w:divBdr>
            <w:top w:val="none" w:sz="0" w:space="0" w:color="auto"/>
            <w:left w:val="none" w:sz="0" w:space="0" w:color="auto"/>
            <w:bottom w:val="none" w:sz="0" w:space="0" w:color="auto"/>
            <w:right w:val="none" w:sz="0" w:space="0" w:color="auto"/>
          </w:divBdr>
        </w:div>
      </w:divsChild>
    </w:div>
    <w:div w:id="539519282">
      <w:bodyDiv w:val="1"/>
      <w:marLeft w:val="0"/>
      <w:marRight w:val="0"/>
      <w:marTop w:val="0"/>
      <w:marBottom w:val="0"/>
      <w:divBdr>
        <w:top w:val="none" w:sz="0" w:space="0" w:color="auto"/>
        <w:left w:val="none" w:sz="0" w:space="0" w:color="auto"/>
        <w:bottom w:val="none" w:sz="0" w:space="0" w:color="auto"/>
        <w:right w:val="none" w:sz="0" w:space="0" w:color="auto"/>
      </w:divBdr>
    </w:div>
    <w:div w:id="539754546">
      <w:bodyDiv w:val="1"/>
      <w:marLeft w:val="0"/>
      <w:marRight w:val="0"/>
      <w:marTop w:val="0"/>
      <w:marBottom w:val="0"/>
      <w:divBdr>
        <w:top w:val="none" w:sz="0" w:space="0" w:color="auto"/>
        <w:left w:val="none" w:sz="0" w:space="0" w:color="auto"/>
        <w:bottom w:val="none" w:sz="0" w:space="0" w:color="auto"/>
        <w:right w:val="none" w:sz="0" w:space="0" w:color="auto"/>
      </w:divBdr>
    </w:div>
    <w:div w:id="539779979">
      <w:bodyDiv w:val="1"/>
      <w:marLeft w:val="0"/>
      <w:marRight w:val="0"/>
      <w:marTop w:val="0"/>
      <w:marBottom w:val="0"/>
      <w:divBdr>
        <w:top w:val="none" w:sz="0" w:space="0" w:color="auto"/>
        <w:left w:val="none" w:sz="0" w:space="0" w:color="auto"/>
        <w:bottom w:val="none" w:sz="0" w:space="0" w:color="auto"/>
        <w:right w:val="none" w:sz="0" w:space="0" w:color="auto"/>
      </w:divBdr>
    </w:div>
    <w:div w:id="539781004">
      <w:bodyDiv w:val="1"/>
      <w:marLeft w:val="0"/>
      <w:marRight w:val="0"/>
      <w:marTop w:val="0"/>
      <w:marBottom w:val="0"/>
      <w:divBdr>
        <w:top w:val="none" w:sz="0" w:space="0" w:color="auto"/>
        <w:left w:val="none" w:sz="0" w:space="0" w:color="auto"/>
        <w:bottom w:val="none" w:sz="0" w:space="0" w:color="auto"/>
        <w:right w:val="none" w:sz="0" w:space="0" w:color="auto"/>
      </w:divBdr>
    </w:div>
    <w:div w:id="539781637">
      <w:bodyDiv w:val="1"/>
      <w:marLeft w:val="0"/>
      <w:marRight w:val="0"/>
      <w:marTop w:val="0"/>
      <w:marBottom w:val="0"/>
      <w:divBdr>
        <w:top w:val="none" w:sz="0" w:space="0" w:color="auto"/>
        <w:left w:val="none" w:sz="0" w:space="0" w:color="auto"/>
        <w:bottom w:val="none" w:sz="0" w:space="0" w:color="auto"/>
        <w:right w:val="none" w:sz="0" w:space="0" w:color="auto"/>
      </w:divBdr>
    </w:div>
    <w:div w:id="539898002">
      <w:bodyDiv w:val="1"/>
      <w:marLeft w:val="0"/>
      <w:marRight w:val="0"/>
      <w:marTop w:val="0"/>
      <w:marBottom w:val="0"/>
      <w:divBdr>
        <w:top w:val="none" w:sz="0" w:space="0" w:color="auto"/>
        <w:left w:val="none" w:sz="0" w:space="0" w:color="auto"/>
        <w:bottom w:val="none" w:sz="0" w:space="0" w:color="auto"/>
        <w:right w:val="none" w:sz="0" w:space="0" w:color="auto"/>
      </w:divBdr>
    </w:div>
    <w:div w:id="540631480">
      <w:bodyDiv w:val="1"/>
      <w:marLeft w:val="0"/>
      <w:marRight w:val="0"/>
      <w:marTop w:val="0"/>
      <w:marBottom w:val="0"/>
      <w:divBdr>
        <w:top w:val="none" w:sz="0" w:space="0" w:color="auto"/>
        <w:left w:val="none" w:sz="0" w:space="0" w:color="auto"/>
        <w:bottom w:val="none" w:sz="0" w:space="0" w:color="auto"/>
        <w:right w:val="none" w:sz="0" w:space="0" w:color="auto"/>
      </w:divBdr>
    </w:div>
    <w:div w:id="540827717">
      <w:bodyDiv w:val="1"/>
      <w:marLeft w:val="0"/>
      <w:marRight w:val="0"/>
      <w:marTop w:val="0"/>
      <w:marBottom w:val="0"/>
      <w:divBdr>
        <w:top w:val="none" w:sz="0" w:space="0" w:color="auto"/>
        <w:left w:val="none" w:sz="0" w:space="0" w:color="auto"/>
        <w:bottom w:val="none" w:sz="0" w:space="0" w:color="auto"/>
        <w:right w:val="none" w:sz="0" w:space="0" w:color="auto"/>
      </w:divBdr>
    </w:div>
    <w:div w:id="541097352">
      <w:bodyDiv w:val="1"/>
      <w:marLeft w:val="0"/>
      <w:marRight w:val="0"/>
      <w:marTop w:val="0"/>
      <w:marBottom w:val="0"/>
      <w:divBdr>
        <w:top w:val="none" w:sz="0" w:space="0" w:color="auto"/>
        <w:left w:val="none" w:sz="0" w:space="0" w:color="auto"/>
        <w:bottom w:val="none" w:sz="0" w:space="0" w:color="auto"/>
        <w:right w:val="none" w:sz="0" w:space="0" w:color="auto"/>
      </w:divBdr>
    </w:div>
    <w:div w:id="541287676">
      <w:bodyDiv w:val="1"/>
      <w:marLeft w:val="0"/>
      <w:marRight w:val="0"/>
      <w:marTop w:val="0"/>
      <w:marBottom w:val="0"/>
      <w:divBdr>
        <w:top w:val="none" w:sz="0" w:space="0" w:color="auto"/>
        <w:left w:val="none" w:sz="0" w:space="0" w:color="auto"/>
        <w:bottom w:val="none" w:sz="0" w:space="0" w:color="auto"/>
        <w:right w:val="none" w:sz="0" w:space="0" w:color="auto"/>
      </w:divBdr>
    </w:div>
    <w:div w:id="541401897">
      <w:bodyDiv w:val="1"/>
      <w:marLeft w:val="0"/>
      <w:marRight w:val="0"/>
      <w:marTop w:val="0"/>
      <w:marBottom w:val="0"/>
      <w:divBdr>
        <w:top w:val="none" w:sz="0" w:space="0" w:color="auto"/>
        <w:left w:val="none" w:sz="0" w:space="0" w:color="auto"/>
        <w:bottom w:val="none" w:sz="0" w:space="0" w:color="auto"/>
        <w:right w:val="none" w:sz="0" w:space="0" w:color="auto"/>
      </w:divBdr>
    </w:div>
    <w:div w:id="541671455">
      <w:bodyDiv w:val="1"/>
      <w:marLeft w:val="0"/>
      <w:marRight w:val="0"/>
      <w:marTop w:val="0"/>
      <w:marBottom w:val="0"/>
      <w:divBdr>
        <w:top w:val="none" w:sz="0" w:space="0" w:color="auto"/>
        <w:left w:val="none" w:sz="0" w:space="0" w:color="auto"/>
        <w:bottom w:val="none" w:sz="0" w:space="0" w:color="auto"/>
        <w:right w:val="none" w:sz="0" w:space="0" w:color="auto"/>
      </w:divBdr>
    </w:div>
    <w:div w:id="541794220">
      <w:bodyDiv w:val="1"/>
      <w:marLeft w:val="0"/>
      <w:marRight w:val="0"/>
      <w:marTop w:val="0"/>
      <w:marBottom w:val="0"/>
      <w:divBdr>
        <w:top w:val="none" w:sz="0" w:space="0" w:color="auto"/>
        <w:left w:val="none" w:sz="0" w:space="0" w:color="auto"/>
        <w:bottom w:val="none" w:sz="0" w:space="0" w:color="auto"/>
        <w:right w:val="none" w:sz="0" w:space="0" w:color="auto"/>
      </w:divBdr>
    </w:div>
    <w:div w:id="541871240">
      <w:bodyDiv w:val="1"/>
      <w:marLeft w:val="0"/>
      <w:marRight w:val="0"/>
      <w:marTop w:val="0"/>
      <w:marBottom w:val="0"/>
      <w:divBdr>
        <w:top w:val="none" w:sz="0" w:space="0" w:color="auto"/>
        <w:left w:val="none" w:sz="0" w:space="0" w:color="auto"/>
        <w:bottom w:val="none" w:sz="0" w:space="0" w:color="auto"/>
        <w:right w:val="none" w:sz="0" w:space="0" w:color="auto"/>
      </w:divBdr>
      <w:divsChild>
        <w:div w:id="1594714">
          <w:marLeft w:val="480"/>
          <w:marRight w:val="0"/>
          <w:marTop w:val="0"/>
          <w:marBottom w:val="0"/>
          <w:divBdr>
            <w:top w:val="none" w:sz="0" w:space="0" w:color="auto"/>
            <w:left w:val="none" w:sz="0" w:space="0" w:color="auto"/>
            <w:bottom w:val="none" w:sz="0" w:space="0" w:color="auto"/>
            <w:right w:val="none" w:sz="0" w:space="0" w:color="auto"/>
          </w:divBdr>
        </w:div>
        <w:div w:id="7410710">
          <w:marLeft w:val="480"/>
          <w:marRight w:val="0"/>
          <w:marTop w:val="0"/>
          <w:marBottom w:val="0"/>
          <w:divBdr>
            <w:top w:val="none" w:sz="0" w:space="0" w:color="auto"/>
            <w:left w:val="none" w:sz="0" w:space="0" w:color="auto"/>
            <w:bottom w:val="none" w:sz="0" w:space="0" w:color="auto"/>
            <w:right w:val="none" w:sz="0" w:space="0" w:color="auto"/>
          </w:divBdr>
        </w:div>
        <w:div w:id="15430202">
          <w:marLeft w:val="480"/>
          <w:marRight w:val="0"/>
          <w:marTop w:val="0"/>
          <w:marBottom w:val="0"/>
          <w:divBdr>
            <w:top w:val="none" w:sz="0" w:space="0" w:color="auto"/>
            <w:left w:val="none" w:sz="0" w:space="0" w:color="auto"/>
            <w:bottom w:val="none" w:sz="0" w:space="0" w:color="auto"/>
            <w:right w:val="none" w:sz="0" w:space="0" w:color="auto"/>
          </w:divBdr>
        </w:div>
        <w:div w:id="31351386">
          <w:marLeft w:val="480"/>
          <w:marRight w:val="0"/>
          <w:marTop w:val="0"/>
          <w:marBottom w:val="0"/>
          <w:divBdr>
            <w:top w:val="none" w:sz="0" w:space="0" w:color="auto"/>
            <w:left w:val="none" w:sz="0" w:space="0" w:color="auto"/>
            <w:bottom w:val="none" w:sz="0" w:space="0" w:color="auto"/>
            <w:right w:val="none" w:sz="0" w:space="0" w:color="auto"/>
          </w:divBdr>
        </w:div>
        <w:div w:id="33118028">
          <w:marLeft w:val="480"/>
          <w:marRight w:val="0"/>
          <w:marTop w:val="0"/>
          <w:marBottom w:val="0"/>
          <w:divBdr>
            <w:top w:val="none" w:sz="0" w:space="0" w:color="auto"/>
            <w:left w:val="none" w:sz="0" w:space="0" w:color="auto"/>
            <w:bottom w:val="none" w:sz="0" w:space="0" w:color="auto"/>
            <w:right w:val="none" w:sz="0" w:space="0" w:color="auto"/>
          </w:divBdr>
        </w:div>
        <w:div w:id="86732899">
          <w:marLeft w:val="480"/>
          <w:marRight w:val="0"/>
          <w:marTop w:val="0"/>
          <w:marBottom w:val="0"/>
          <w:divBdr>
            <w:top w:val="none" w:sz="0" w:space="0" w:color="auto"/>
            <w:left w:val="none" w:sz="0" w:space="0" w:color="auto"/>
            <w:bottom w:val="none" w:sz="0" w:space="0" w:color="auto"/>
            <w:right w:val="none" w:sz="0" w:space="0" w:color="auto"/>
          </w:divBdr>
        </w:div>
        <w:div w:id="99374751">
          <w:marLeft w:val="480"/>
          <w:marRight w:val="0"/>
          <w:marTop w:val="0"/>
          <w:marBottom w:val="0"/>
          <w:divBdr>
            <w:top w:val="none" w:sz="0" w:space="0" w:color="auto"/>
            <w:left w:val="none" w:sz="0" w:space="0" w:color="auto"/>
            <w:bottom w:val="none" w:sz="0" w:space="0" w:color="auto"/>
            <w:right w:val="none" w:sz="0" w:space="0" w:color="auto"/>
          </w:divBdr>
        </w:div>
        <w:div w:id="119155022">
          <w:marLeft w:val="480"/>
          <w:marRight w:val="0"/>
          <w:marTop w:val="0"/>
          <w:marBottom w:val="0"/>
          <w:divBdr>
            <w:top w:val="none" w:sz="0" w:space="0" w:color="auto"/>
            <w:left w:val="none" w:sz="0" w:space="0" w:color="auto"/>
            <w:bottom w:val="none" w:sz="0" w:space="0" w:color="auto"/>
            <w:right w:val="none" w:sz="0" w:space="0" w:color="auto"/>
          </w:divBdr>
        </w:div>
        <w:div w:id="131214580">
          <w:marLeft w:val="480"/>
          <w:marRight w:val="0"/>
          <w:marTop w:val="0"/>
          <w:marBottom w:val="0"/>
          <w:divBdr>
            <w:top w:val="none" w:sz="0" w:space="0" w:color="auto"/>
            <w:left w:val="none" w:sz="0" w:space="0" w:color="auto"/>
            <w:bottom w:val="none" w:sz="0" w:space="0" w:color="auto"/>
            <w:right w:val="none" w:sz="0" w:space="0" w:color="auto"/>
          </w:divBdr>
        </w:div>
        <w:div w:id="133253855">
          <w:marLeft w:val="480"/>
          <w:marRight w:val="0"/>
          <w:marTop w:val="0"/>
          <w:marBottom w:val="0"/>
          <w:divBdr>
            <w:top w:val="none" w:sz="0" w:space="0" w:color="auto"/>
            <w:left w:val="none" w:sz="0" w:space="0" w:color="auto"/>
            <w:bottom w:val="none" w:sz="0" w:space="0" w:color="auto"/>
            <w:right w:val="none" w:sz="0" w:space="0" w:color="auto"/>
          </w:divBdr>
        </w:div>
        <w:div w:id="146433492">
          <w:marLeft w:val="480"/>
          <w:marRight w:val="0"/>
          <w:marTop w:val="0"/>
          <w:marBottom w:val="0"/>
          <w:divBdr>
            <w:top w:val="none" w:sz="0" w:space="0" w:color="auto"/>
            <w:left w:val="none" w:sz="0" w:space="0" w:color="auto"/>
            <w:bottom w:val="none" w:sz="0" w:space="0" w:color="auto"/>
            <w:right w:val="none" w:sz="0" w:space="0" w:color="auto"/>
          </w:divBdr>
        </w:div>
        <w:div w:id="184680726">
          <w:marLeft w:val="480"/>
          <w:marRight w:val="0"/>
          <w:marTop w:val="0"/>
          <w:marBottom w:val="0"/>
          <w:divBdr>
            <w:top w:val="none" w:sz="0" w:space="0" w:color="auto"/>
            <w:left w:val="none" w:sz="0" w:space="0" w:color="auto"/>
            <w:bottom w:val="none" w:sz="0" w:space="0" w:color="auto"/>
            <w:right w:val="none" w:sz="0" w:space="0" w:color="auto"/>
          </w:divBdr>
        </w:div>
        <w:div w:id="196699276">
          <w:marLeft w:val="480"/>
          <w:marRight w:val="0"/>
          <w:marTop w:val="0"/>
          <w:marBottom w:val="0"/>
          <w:divBdr>
            <w:top w:val="none" w:sz="0" w:space="0" w:color="auto"/>
            <w:left w:val="none" w:sz="0" w:space="0" w:color="auto"/>
            <w:bottom w:val="none" w:sz="0" w:space="0" w:color="auto"/>
            <w:right w:val="none" w:sz="0" w:space="0" w:color="auto"/>
          </w:divBdr>
        </w:div>
        <w:div w:id="248465605">
          <w:marLeft w:val="480"/>
          <w:marRight w:val="0"/>
          <w:marTop w:val="0"/>
          <w:marBottom w:val="0"/>
          <w:divBdr>
            <w:top w:val="none" w:sz="0" w:space="0" w:color="auto"/>
            <w:left w:val="none" w:sz="0" w:space="0" w:color="auto"/>
            <w:bottom w:val="none" w:sz="0" w:space="0" w:color="auto"/>
            <w:right w:val="none" w:sz="0" w:space="0" w:color="auto"/>
          </w:divBdr>
        </w:div>
        <w:div w:id="279186457">
          <w:marLeft w:val="480"/>
          <w:marRight w:val="0"/>
          <w:marTop w:val="0"/>
          <w:marBottom w:val="0"/>
          <w:divBdr>
            <w:top w:val="none" w:sz="0" w:space="0" w:color="auto"/>
            <w:left w:val="none" w:sz="0" w:space="0" w:color="auto"/>
            <w:bottom w:val="none" w:sz="0" w:space="0" w:color="auto"/>
            <w:right w:val="none" w:sz="0" w:space="0" w:color="auto"/>
          </w:divBdr>
        </w:div>
        <w:div w:id="294407527">
          <w:marLeft w:val="480"/>
          <w:marRight w:val="0"/>
          <w:marTop w:val="0"/>
          <w:marBottom w:val="0"/>
          <w:divBdr>
            <w:top w:val="none" w:sz="0" w:space="0" w:color="auto"/>
            <w:left w:val="none" w:sz="0" w:space="0" w:color="auto"/>
            <w:bottom w:val="none" w:sz="0" w:space="0" w:color="auto"/>
            <w:right w:val="none" w:sz="0" w:space="0" w:color="auto"/>
          </w:divBdr>
        </w:div>
        <w:div w:id="305669920">
          <w:marLeft w:val="480"/>
          <w:marRight w:val="0"/>
          <w:marTop w:val="0"/>
          <w:marBottom w:val="0"/>
          <w:divBdr>
            <w:top w:val="none" w:sz="0" w:space="0" w:color="auto"/>
            <w:left w:val="none" w:sz="0" w:space="0" w:color="auto"/>
            <w:bottom w:val="none" w:sz="0" w:space="0" w:color="auto"/>
            <w:right w:val="none" w:sz="0" w:space="0" w:color="auto"/>
          </w:divBdr>
        </w:div>
        <w:div w:id="325013899">
          <w:marLeft w:val="480"/>
          <w:marRight w:val="0"/>
          <w:marTop w:val="0"/>
          <w:marBottom w:val="0"/>
          <w:divBdr>
            <w:top w:val="none" w:sz="0" w:space="0" w:color="auto"/>
            <w:left w:val="none" w:sz="0" w:space="0" w:color="auto"/>
            <w:bottom w:val="none" w:sz="0" w:space="0" w:color="auto"/>
            <w:right w:val="none" w:sz="0" w:space="0" w:color="auto"/>
          </w:divBdr>
        </w:div>
        <w:div w:id="344750016">
          <w:marLeft w:val="480"/>
          <w:marRight w:val="0"/>
          <w:marTop w:val="0"/>
          <w:marBottom w:val="0"/>
          <w:divBdr>
            <w:top w:val="none" w:sz="0" w:space="0" w:color="auto"/>
            <w:left w:val="none" w:sz="0" w:space="0" w:color="auto"/>
            <w:bottom w:val="none" w:sz="0" w:space="0" w:color="auto"/>
            <w:right w:val="none" w:sz="0" w:space="0" w:color="auto"/>
          </w:divBdr>
        </w:div>
        <w:div w:id="348601765">
          <w:marLeft w:val="480"/>
          <w:marRight w:val="0"/>
          <w:marTop w:val="0"/>
          <w:marBottom w:val="0"/>
          <w:divBdr>
            <w:top w:val="none" w:sz="0" w:space="0" w:color="auto"/>
            <w:left w:val="none" w:sz="0" w:space="0" w:color="auto"/>
            <w:bottom w:val="none" w:sz="0" w:space="0" w:color="auto"/>
            <w:right w:val="none" w:sz="0" w:space="0" w:color="auto"/>
          </w:divBdr>
        </w:div>
        <w:div w:id="362557113">
          <w:marLeft w:val="480"/>
          <w:marRight w:val="0"/>
          <w:marTop w:val="0"/>
          <w:marBottom w:val="0"/>
          <w:divBdr>
            <w:top w:val="none" w:sz="0" w:space="0" w:color="auto"/>
            <w:left w:val="none" w:sz="0" w:space="0" w:color="auto"/>
            <w:bottom w:val="none" w:sz="0" w:space="0" w:color="auto"/>
            <w:right w:val="none" w:sz="0" w:space="0" w:color="auto"/>
          </w:divBdr>
        </w:div>
        <w:div w:id="400949891">
          <w:marLeft w:val="480"/>
          <w:marRight w:val="0"/>
          <w:marTop w:val="0"/>
          <w:marBottom w:val="0"/>
          <w:divBdr>
            <w:top w:val="none" w:sz="0" w:space="0" w:color="auto"/>
            <w:left w:val="none" w:sz="0" w:space="0" w:color="auto"/>
            <w:bottom w:val="none" w:sz="0" w:space="0" w:color="auto"/>
            <w:right w:val="none" w:sz="0" w:space="0" w:color="auto"/>
          </w:divBdr>
        </w:div>
        <w:div w:id="410204626">
          <w:marLeft w:val="480"/>
          <w:marRight w:val="0"/>
          <w:marTop w:val="0"/>
          <w:marBottom w:val="0"/>
          <w:divBdr>
            <w:top w:val="none" w:sz="0" w:space="0" w:color="auto"/>
            <w:left w:val="none" w:sz="0" w:space="0" w:color="auto"/>
            <w:bottom w:val="none" w:sz="0" w:space="0" w:color="auto"/>
            <w:right w:val="none" w:sz="0" w:space="0" w:color="auto"/>
          </w:divBdr>
        </w:div>
        <w:div w:id="423183705">
          <w:marLeft w:val="480"/>
          <w:marRight w:val="0"/>
          <w:marTop w:val="0"/>
          <w:marBottom w:val="0"/>
          <w:divBdr>
            <w:top w:val="none" w:sz="0" w:space="0" w:color="auto"/>
            <w:left w:val="none" w:sz="0" w:space="0" w:color="auto"/>
            <w:bottom w:val="none" w:sz="0" w:space="0" w:color="auto"/>
            <w:right w:val="none" w:sz="0" w:space="0" w:color="auto"/>
          </w:divBdr>
        </w:div>
        <w:div w:id="425422930">
          <w:marLeft w:val="480"/>
          <w:marRight w:val="0"/>
          <w:marTop w:val="0"/>
          <w:marBottom w:val="0"/>
          <w:divBdr>
            <w:top w:val="none" w:sz="0" w:space="0" w:color="auto"/>
            <w:left w:val="none" w:sz="0" w:space="0" w:color="auto"/>
            <w:bottom w:val="none" w:sz="0" w:space="0" w:color="auto"/>
            <w:right w:val="none" w:sz="0" w:space="0" w:color="auto"/>
          </w:divBdr>
        </w:div>
        <w:div w:id="435253358">
          <w:marLeft w:val="480"/>
          <w:marRight w:val="0"/>
          <w:marTop w:val="0"/>
          <w:marBottom w:val="0"/>
          <w:divBdr>
            <w:top w:val="none" w:sz="0" w:space="0" w:color="auto"/>
            <w:left w:val="none" w:sz="0" w:space="0" w:color="auto"/>
            <w:bottom w:val="none" w:sz="0" w:space="0" w:color="auto"/>
            <w:right w:val="none" w:sz="0" w:space="0" w:color="auto"/>
          </w:divBdr>
        </w:div>
        <w:div w:id="474566068">
          <w:marLeft w:val="480"/>
          <w:marRight w:val="0"/>
          <w:marTop w:val="0"/>
          <w:marBottom w:val="0"/>
          <w:divBdr>
            <w:top w:val="none" w:sz="0" w:space="0" w:color="auto"/>
            <w:left w:val="none" w:sz="0" w:space="0" w:color="auto"/>
            <w:bottom w:val="none" w:sz="0" w:space="0" w:color="auto"/>
            <w:right w:val="none" w:sz="0" w:space="0" w:color="auto"/>
          </w:divBdr>
        </w:div>
        <w:div w:id="474568885">
          <w:marLeft w:val="480"/>
          <w:marRight w:val="0"/>
          <w:marTop w:val="0"/>
          <w:marBottom w:val="0"/>
          <w:divBdr>
            <w:top w:val="none" w:sz="0" w:space="0" w:color="auto"/>
            <w:left w:val="none" w:sz="0" w:space="0" w:color="auto"/>
            <w:bottom w:val="none" w:sz="0" w:space="0" w:color="auto"/>
            <w:right w:val="none" w:sz="0" w:space="0" w:color="auto"/>
          </w:divBdr>
        </w:div>
        <w:div w:id="482813263">
          <w:marLeft w:val="480"/>
          <w:marRight w:val="0"/>
          <w:marTop w:val="0"/>
          <w:marBottom w:val="0"/>
          <w:divBdr>
            <w:top w:val="none" w:sz="0" w:space="0" w:color="auto"/>
            <w:left w:val="none" w:sz="0" w:space="0" w:color="auto"/>
            <w:bottom w:val="none" w:sz="0" w:space="0" w:color="auto"/>
            <w:right w:val="none" w:sz="0" w:space="0" w:color="auto"/>
          </w:divBdr>
        </w:div>
        <w:div w:id="493837884">
          <w:marLeft w:val="480"/>
          <w:marRight w:val="0"/>
          <w:marTop w:val="0"/>
          <w:marBottom w:val="0"/>
          <w:divBdr>
            <w:top w:val="none" w:sz="0" w:space="0" w:color="auto"/>
            <w:left w:val="none" w:sz="0" w:space="0" w:color="auto"/>
            <w:bottom w:val="none" w:sz="0" w:space="0" w:color="auto"/>
            <w:right w:val="none" w:sz="0" w:space="0" w:color="auto"/>
          </w:divBdr>
        </w:div>
        <w:div w:id="502548171">
          <w:marLeft w:val="480"/>
          <w:marRight w:val="0"/>
          <w:marTop w:val="0"/>
          <w:marBottom w:val="0"/>
          <w:divBdr>
            <w:top w:val="none" w:sz="0" w:space="0" w:color="auto"/>
            <w:left w:val="none" w:sz="0" w:space="0" w:color="auto"/>
            <w:bottom w:val="none" w:sz="0" w:space="0" w:color="auto"/>
            <w:right w:val="none" w:sz="0" w:space="0" w:color="auto"/>
          </w:divBdr>
        </w:div>
        <w:div w:id="545456153">
          <w:marLeft w:val="480"/>
          <w:marRight w:val="0"/>
          <w:marTop w:val="0"/>
          <w:marBottom w:val="0"/>
          <w:divBdr>
            <w:top w:val="none" w:sz="0" w:space="0" w:color="auto"/>
            <w:left w:val="none" w:sz="0" w:space="0" w:color="auto"/>
            <w:bottom w:val="none" w:sz="0" w:space="0" w:color="auto"/>
            <w:right w:val="none" w:sz="0" w:space="0" w:color="auto"/>
          </w:divBdr>
        </w:div>
        <w:div w:id="599803939">
          <w:marLeft w:val="480"/>
          <w:marRight w:val="0"/>
          <w:marTop w:val="0"/>
          <w:marBottom w:val="0"/>
          <w:divBdr>
            <w:top w:val="none" w:sz="0" w:space="0" w:color="auto"/>
            <w:left w:val="none" w:sz="0" w:space="0" w:color="auto"/>
            <w:bottom w:val="none" w:sz="0" w:space="0" w:color="auto"/>
            <w:right w:val="none" w:sz="0" w:space="0" w:color="auto"/>
          </w:divBdr>
        </w:div>
        <w:div w:id="663171360">
          <w:marLeft w:val="480"/>
          <w:marRight w:val="0"/>
          <w:marTop w:val="0"/>
          <w:marBottom w:val="0"/>
          <w:divBdr>
            <w:top w:val="none" w:sz="0" w:space="0" w:color="auto"/>
            <w:left w:val="none" w:sz="0" w:space="0" w:color="auto"/>
            <w:bottom w:val="none" w:sz="0" w:space="0" w:color="auto"/>
            <w:right w:val="none" w:sz="0" w:space="0" w:color="auto"/>
          </w:divBdr>
        </w:div>
        <w:div w:id="685249725">
          <w:marLeft w:val="480"/>
          <w:marRight w:val="0"/>
          <w:marTop w:val="0"/>
          <w:marBottom w:val="0"/>
          <w:divBdr>
            <w:top w:val="none" w:sz="0" w:space="0" w:color="auto"/>
            <w:left w:val="none" w:sz="0" w:space="0" w:color="auto"/>
            <w:bottom w:val="none" w:sz="0" w:space="0" w:color="auto"/>
            <w:right w:val="none" w:sz="0" w:space="0" w:color="auto"/>
          </w:divBdr>
        </w:div>
        <w:div w:id="707414596">
          <w:marLeft w:val="480"/>
          <w:marRight w:val="0"/>
          <w:marTop w:val="0"/>
          <w:marBottom w:val="0"/>
          <w:divBdr>
            <w:top w:val="none" w:sz="0" w:space="0" w:color="auto"/>
            <w:left w:val="none" w:sz="0" w:space="0" w:color="auto"/>
            <w:bottom w:val="none" w:sz="0" w:space="0" w:color="auto"/>
            <w:right w:val="none" w:sz="0" w:space="0" w:color="auto"/>
          </w:divBdr>
        </w:div>
        <w:div w:id="733161341">
          <w:marLeft w:val="480"/>
          <w:marRight w:val="0"/>
          <w:marTop w:val="0"/>
          <w:marBottom w:val="0"/>
          <w:divBdr>
            <w:top w:val="none" w:sz="0" w:space="0" w:color="auto"/>
            <w:left w:val="none" w:sz="0" w:space="0" w:color="auto"/>
            <w:bottom w:val="none" w:sz="0" w:space="0" w:color="auto"/>
            <w:right w:val="none" w:sz="0" w:space="0" w:color="auto"/>
          </w:divBdr>
        </w:div>
        <w:div w:id="734013464">
          <w:marLeft w:val="480"/>
          <w:marRight w:val="0"/>
          <w:marTop w:val="0"/>
          <w:marBottom w:val="0"/>
          <w:divBdr>
            <w:top w:val="none" w:sz="0" w:space="0" w:color="auto"/>
            <w:left w:val="none" w:sz="0" w:space="0" w:color="auto"/>
            <w:bottom w:val="none" w:sz="0" w:space="0" w:color="auto"/>
            <w:right w:val="none" w:sz="0" w:space="0" w:color="auto"/>
          </w:divBdr>
        </w:div>
        <w:div w:id="756906994">
          <w:marLeft w:val="480"/>
          <w:marRight w:val="0"/>
          <w:marTop w:val="0"/>
          <w:marBottom w:val="0"/>
          <w:divBdr>
            <w:top w:val="none" w:sz="0" w:space="0" w:color="auto"/>
            <w:left w:val="none" w:sz="0" w:space="0" w:color="auto"/>
            <w:bottom w:val="none" w:sz="0" w:space="0" w:color="auto"/>
            <w:right w:val="none" w:sz="0" w:space="0" w:color="auto"/>
          </w:divBdr>
        </w:div>
        <w:div w:id="822163998">
          <w:marLeft w:val="480"/>
          <w:marRight w:val="0"/>
          <w:marTop w:val="0"/>
          <w:marBottom w:val="0"/>
          <w:divBdr>
            <w:top w:val="none" w:sz="0" w:space="0" w:color="auto"/>
            <w:left w:val="none" w:sz="0" w:space="0" w:color="auto"/>
            <w:bottom w:val="none" w:sz="0" w:space="0" w:color="auto"/>
            <w:right w:val="none" w:sz="0" w:space="0" w:color="auto"/>
          </w:divBdr>
        </w:div>
        <w:div w:id="839781227">
          <w:marLeft w:val="480"/>
          <w:marRight w:val="0"/>
          <w:marTop w:val="0"/>
          <w:marBottom w:val="0"/>
          <w:divBdr>
            <w:top w:val="none" w:sz="0" w:space="0" w:color="auto"/>
            <w:left w:val="none" w:sz="0" w:space="0" w:color="auto"/>
            <w:bottom w:val="none" w:sz="0" w:space="0" w:color="auto"/>
            <w:right w:val="none" w:sz="0" w:space="0" w:color="auto"/>
          </w:divBdr>
        </w:div>
        <w:div w:id="865293572">
          <w:marLeft w:val="480"/>
          <w:marRight w:val="0"/>
          <w:marTop w:val="0"/>
          <w:marBottom w:val="0"/>
          <w:divBdr>
            <w:top w:val="none" w:sz="0" w:space="0" w:color="auto"/>
            <w:left w:val="none" w:sz="0" w:space="0" w:color="auto"/>
            <w:bottom w:val="none" w:sz="0" w:space="0" w:color="auto"/>
            <w:right w:val="none" w:sz="0" w:space="0" w:color="auto"/>
          </w:divBdr>
        </w:div>
        <w:div w:id="874737067">
          <w:marLeft w:val="480"/>
          <w:marRight w:val="0"/>
          <w:marTop w:val="0"/>
          <w:marBottom w:val="0"/>
          <w:divBdr>
            <w:top w:val="none" w:sz="0" w:space="0" w:color="auto"/>
            <w:left w:val="none" w:sz="0" w:space="0" w:color="auto"/>
            <w:bottom w:val="none" w:sz="0" w:space="0" w:color="auto"/>
            <w:right w:val="none" w:sz="0" w:space="0" w:color="auto"/>
          </w:divBdr>
        </w:div>
        <w:div w:id="898055793">
          <w:marLeft w:val="480"/>
          <w:marRight w:val="0"/>
          <w:marTop w:val="0"/>
          <w:marBottom w:val="0"/>
          <w:divBdr>
            <w:top w:val="none" w:sz="0" w:space="0" w:color="auto"/>
            <w:left w:val="none" w:sz="0" w:space="0" w:color="auto"/>
            <w:bottom w:val="none" w:sz="0" w:space="0" w:color="auto"/>
            <w:right w:val="none" w:sz="0" w:space="0" w:color="auto"/>
          </w:divBdr>
        </w:div>
        <w:div w:id="911045226">
          <w:marLeft w:val="480"/>
          <w:marRight w:val="0"/>
          <w:marTop w:val="0"/>
          <w:marBottom w:val="0"/>
          <w:divBdr>
            <w:top w:val="none" w:sz="0" w:space="0" w:color="auto"/>
            <w:left w:val="none" w:sz="0" w:space="0" w:color="auto"/>
            <w:bottom w:val="none" w:sz="0" w:space="0" w:color="auto"/>
            <w:right w:val="none" w:sz="0" w:space="0" w:color="auto"/>
          </w:divBdr>
        </w:div>
        <w:div w:id="921335131">
          <w:marLeft w:val="480"/>
          <w:marRight w:val="0"/>
          <w:marTop w:val="0"/>
          <w:marBottom w:val="0"/>
          <w:divBdr>
            <w:top w:val="none" w:sz="0" w:space="0" w:color="auto"/>
            <w:left w:val="none" w:sz="0" w:space="0" w:color="auto"/>
            <w:bottom w:val="none" w:sz="0" w:space="0" w:color="auto"/>
            <w:right w:val="none" w:sz="0" w:space="0" w:color="auto"/>
          </w:divBdr>
        </w:div>
        <w:div w:id="928007338">
          <w:marLeft w:val="480"/>
          <w:marRight w:val="0"/>
          <w:marTop w:val="0"/>
          <w:marBottom w:val="0"/>
          <w:divBdr>
            <w:top w:val="none" w:sz="0" w:space="0" w:color="auto"/>
            <w:left w:val="none" w:sz="0" w:space="0" w:color="auto"/>
            <w:bottom w:val="none" w:sz="0" w:space="0" w:color="auto"/>
            <w:right w:val="none" w:sz="0" w:space="0" w:color="auto"/>
          </w:divBdr>
        </w:div>
        <w:div w:id="950744664">
          <w:marLeft w:val="480"/>
          <w:marRight w:val="0"/>
          <w:marTop w:val="0"/>
          <w:marBottom w:val="0"/>
          <w:divBdr>
            <w:top w:val="none" w:sz="0" w:space="0" w:color="auto"/>
            <w:left w:val="none" w:sz="0" w:space="0" w:color="auto"/>
            <w:bottom w:val="none" w:sz="0" w:space="0" w:color="auto"/>
            <w:right w:val="none" w:sz="0" w:space="0" w:color="auto"/>
          </w:divBdr>
        </w:div>
        <w:div w:id="957762910">
          <w:marLeft w:val="480"/>
          <w:marRight w:val="0"/>
          <w:marTop w:val="0"/>
          <w:marBottom w:val="0"/>
          <w:divBdr>
            <w:top w:val="none" w:sz="0" w:space="0" w:color="auto"/>
            <w:left w:val="none" w:sz="0" w:space="0" w:color="auto"/>
            <w:bottom w:val="none" w:sz="0" w:space="0" w:color="auto"/>
            <w:right w:val="none" w:sz="0" w:space="0" w:color="auto"/>
          </w:divBdr>
        </w:div>
        <w:div w:id="998463238">
          <w:marLeft w:val="480"/>
          <w:marRight w:val="0"/>
          <w:marTop w:val="0"/>
          <w:marBottom w:val="0"/>
          <w:divBdr>
            <w:top w:val="none" w:sz="0" w:space="0" w:color="auto"/>
            <w:left w:val="none" w:sz="0" w:space="0" w:color="auto"/>
            <w:bottom w:val="none" w:sz="0" w:space="0" w:color="auto"/>
            <w:right w:val="none" w:sz="0" w:space="0" w:color="auto"/>
          </w:divBdr>
        </w:div>
        <w:div w:id="1003436965">
          <w:marLeft w:val="480"/>
          <w:marRight w:val="0"/>
          <w:marTop w:val="0"/>
          <w:marBottom w:val="0"/>
          <w:divBdr>
            <w:top w:val="none" w:sz="0" w:space="0" w:color="auto"/>
            <w:left w:val="none" w:sz="0" w:space="0" w:color="auto"/>
            <w:bottom w:val="none" w:sz="0" w:space="0" w:color="auto"/>
            <w:right w:val="none" w:sz="0" w:space="0" w:color="auto"/>
          </w:divBdr>
        </w:div>
      </w:divsChild>
    </w:div>
    <w:div w:id="542014476">
      <w:bodyDiv w:val="1"/>
      <w:marLeft w:val="0"/>
      <w:marRight w:val="0"/>
      <w:marTop w:val="0"/>
      <w:marBottom w:val="0"/>
      <w:divBdr>
        <w:top w:val="none" w:sz="0" w:space="0" w:color="auto"/>
        <w:left w:val="none" w:sz="0" w:space="0" w:color="auto"/>
        <w:bottom w:val="none" w:sz="0" w:space="0" w:color="auto"/>
        <w:right w:val="none" w:sz="0" w:space="0" w:color="auto"/>
      </w:divBdr>
    </w:div>
    <w:div w:id="542329494">
      <w:bodyDiv w:val="1"/>
      <w:marLeft w:val="0"/>
      <w:marRight w:val="0"/>
      <w:marTop w:val="0"/>
      <w:marBottom w:val="0"/>
      <w:divBdr>
        <w:top w:val="none" w:sz="0" w:space="0" w:color="auto"/>
        <w:left w:val="none" w:sz="0" w:space="0" w:color="auto"/>
        <w:bottom w:val="none" w:sz="0" w:space="0" w:color="auto"/>
        <w:right w:val="none" w:sz="0" w:space="0" w:color="auto"/>
      </w:divBdr>
    </w:div>
    <w:div w:id="542402080">
      <w:bodyDiv w:val="1"/>
      <w:marLeft w:val="0"/>
      <w:marRight w:val="0"/>
      <w:marTop w:val="0"/>
      <w:marBottom w:val="0"/>
      <w:divBdr>
        <w:top w:val="none" w:sz="0" w:space="0" w:color="auto"/>
        <w:left w:val="none" w:sz="0" w:space="0" w:color="auto"/>
        <w:bottom w:val="none" w:sz="0" w:space="0" w:color="auto"/>
        <w:right w:val="none" w:sz="0" w:space="0" w:color="auto"/>
      </w:divBdr>
    </w:div>
    <w:div w:id="542445326">
      <w:bodyDiv w:val="1"/>
      <w:marLeft w:val="0"/>
      <w:marRight w:val="0"/>
      <w:marTop w:val="0"/>
      <w:marBottom w:val="0"/>
      <w:divBdr>
        <w:top w:val="none" w:sz="0" w:space="0" w:color="auto"/>
        <w:left w:val="none" w:sz="0" w:space="0" w:color="auto"/>
        <w:bottom w:val="none" w:sz="0" w:space="0" w:color="auto"/>
        <w:right w:val="none" w:sz="0" w:space="0" w:color="auto"/>
      </w:divBdr>
    </w:div>
    <w:div w:id="542518207">
      <w:bodyDiv w:val="1"/>
      <w:marLeft w:val="0"/>
      <w:marRight w:val="0"/>
      <w:marTop w:val="0"/>
      <w:marBottom w:val="0"/>
      <w:divBdr>
        <w:top w:val="none" w:sz="0" w:space="0" w:color="auto"/>
        <w:left w:val="none" w:sz="0" w:space="0" w:color="auto"/>
        <w:bottom w:val="none" w:sz="0" w:space="0" w:color="auto"/>
        <w:right w:val="none" w:sz="0" w:space="0" w:color="auto"/>
      </w:divBdr>
      <w:divsChild>
        <w:div w:id="137918800">
          <w:marLeft w:val="480"/>
          <w:marRight w:val="0"/>
          <w:marTop w:val="0"/>
          <w:marBottom w:val="0"/>
          <w:divBdr>
            <w:top w:val="none" w:sz="0" w:space="0" w:color="auto"/>
            <w:left w:val="none" w:sz="0" w:space="0" w:color="auto"/>
            <w:bottom w:val="none" w:sz="0" w:space="0" w:color="auto"/>
            <w:right w:val="none" w:sz="0" w:space="0" w:color="auto"/>
          </w:divBdr>
        </w:div>
        <w:div w:id="141506519">
          <w:marLeft w:val="480"/>
          <w:marRight w:val="0"/>
          <w:marTop w:val="0"/>
          <w:marBottom w:val="0"/>
          <w:divBdr>
            <w:top w:val="none" w:sz="0" w:space="0" w:color="auto"/>
            <w:left w:val="none" w:sz="0" w:space="0" w:color="auto"/>
            <w:bottom w:val="none" w:sz="0" w:space="0" w:color="auto"/>
            <w:right w:val="none" w:sz="0" w:space="0" w:color="auto"/>
          </w:divBdr>
        </w:div>
        <w:div w:id="148981127">
          <w:marLeft w:val="480"/>
          <w:marRight w:val="0"/>
          <w:marTop w:val="0"/>
          <w:marBottom w:val="0"/>
          <w:divBdr>
            <w:top w:val="none" w:sz="0" w:space="0" w:color="auto"/>
            <w:left w:val="none" w:sz="0" w:space="0" w:color="auto"/>
            <w:bottom w:val="none" w:sz="0" w:space="0" w:color="auto"/>
            <w:right w:val="none" w:sz="0" w:space="0" w:color="auto"/>
          </w:divBdr>
        </w:div>
        <w:div w:id="162093653">
          <w:marLeft w:val="480"/>
          <w:marRight w:val="0"/>
          <w:marTop w:val="0"/>
          <w:marBottom w:val="0"/>
          <w:divBdr>
            <w:top w:val="none" w:sz="0" w:space="0" w:color="auto"/>
            <w:left w:val="none" w:sz="0" w:space="0" w:color="auto"/>
            <w:bottom w:val="none" w:sz="0" w:space="0" w:color="auto"/>
            <w:right w:val="none" w:sz="0" w:space="0" w:color="auto"/>
          </w:divBdr>
        </w:div>
        <w:div w:id="243802372">
          <w:marLeft w:val="480"/>
          <w:marRight w:val="0"/>
          <w:marTop w:val="0"/>
          <w:marBottom w:val="0"/>
          <w:divBdr>
            <w:top w:val="none" w:sz="0" w:space="0" w:color="auto"/>
            <w:left w:val="none" w:sz="0" w:space="0" w:color="auto"/>
            <w:bottom w:val="none" w:sz="0" w:space="0" w:color="auto"/>
            <w:right w:val="none" w:sz="0" w:space="0" w:color="auto"/>
          </w:divBdr>
        </w:div>
        <w:div w:id="249243621">
          <w:marLeft w:val="480"/>
          <w:marRight w:val="0"/>
          <w:marTop w:val="0"/>
          <w:marBottom w:val="0"/>
          <w:divBdr>
            <w:top w:val="none" w:sz="0" w:space="0" w:color="auto"/>
            <w:left w:val="none" w:sz="0" w:space="0" w:color="auto"/>
            <w:bottom w:val="none" w:sz="0" w:space="0" w:color="auto"/>
            <w:right w:val="none" w:sz="0" w:space="0" w:color="auto"/>
          </w:divBdr>
        </w:div>
        <w:div w:id="259071516">
          <w:marLeft w:val="480"/>
          <w:marRight w:val="0"/>
          <w:marTop w:val="0"/>
          <w:marBottom w:val="0"/>
          <w:divBdr>
            <w:top w:val="none" w:sz="0" w:space="0" w:color="auto"/>
            <w:left w:val="none" w:sz="0" w:space="0" w:color="auto"/>
            <w:bottom w:val="none" w:sz="0" w:space="0" w:color="auto"/>
            <w:right w:val="none" w:sz="0" w:space="0" w:color="auto"/>
          </w:divBdr>
        </w:div>
        <w:div w:id="264769613">
          <w:marLeft w:val="480"/>
          <w:marRight w:val="0"/>
          <w:marTop w:val="0"/>
          <w:marBottom w:val="0"/>
          <w:divBdr>
            <w:top w:val="none" w:sz="0" w:space="0" w:color="auto"/>
            <w:left w:val="none" w:sz="0" w:space="0" w:color="auto"/>
            <w:bottom w:val="none" w:sz="0" w:space="0" w:color="auto"/>
            <w:right w:val="none" w:sz="0" w:space="0" w:color="auto"/>
          </w:divBdr>
        </w:div>
        <w:div w:id="343284791">
          <w:marLeft w:val="480"/>
          <w:marRight w:val="0"/>
          <w:marTop w:val="0"/>
          <w:marBottom w:val="0"/>
          <w:divBdr>
            <w:top w:val="none" w:sz="0" w:space="0" w:color="auto"/>
            <w:left w:val="none" w:sz="0" w:space="0" w:color="auto"/>
            <w:bottom w:val="none" w:sz="0" w:space="0" w:color="auto"/>
            <w:right w:val="none" w:sz="0" w:space="0" w:color="auto"/>
          </w:divBdr>
        </w:div>
        <w:div w:id="355498944">
          <w:marLeft w:val="480"/>
          <w:marRight w:val="0"/>
          <w:marTop w:val="0"/>
          <w:marBottom w:val="0"/>
          <w:divBdr>
            <w:top w:val="none" w:sz="0" w:space="0" w:color="auto"/>
            <w:left w:val="none" w:sz="0" w:space="0" w:color="auto"/>
            <w:bottom w:val="none" w:sz="0" w:space="0" w:color="auto"/>
            <w:right w:val="none" w:sz="0" w:space="0" w:color="auto"/>
          </w:divBdr>
        </w:div>
        <w:div w:id="372005615">
          <w:marLeft w:val="480"/>
          <w:marRight w:val="0"/>
          <w:marTop w:val="0"/>
          <w:marBottom w:val="0"/>
          <w:divBdr>
            <w:top w:val="none" w:sz="0" w:space="0" w:color="auto"/>
            <w:left w:val="none" w:sz="0" w:space="0" w:color="auto"/>
            <w:bottom w:val="none" w:sz="0" w:space="0" w:color="auto"/>
            <w:right w:val="none" w:sz="0" w:space="0" w:color="auto"/>
          </w:divBdr>
        </w:div>
        <w:div w:id="374165225">
          <w:marLeft w:val="480"/>
          <w:marRight w:val="0"/>
          <w:marTop w:val="0"/>
          <w:marBottom w:val="0"/>
          <w:divBdr>
            <w:top w:val="none" w:sz="0" w:space="0" w:color="auto"/>
            <w:left w:val="none" w:sz="0" w:space="0" w:color="auto"/>
            <w:bottom w:val="none" w:sz="0" w:space="0" w:color="auto"/>
            <w:right w:val="none" w:sz="0" w:space="0" w:color="auto"/>
          </w:divBdr>
        </w:div>
        <w:div w:id="376785487">
          <w:marLeft w:val="480"/>
          <w:marRight w:val="0"/>
          <w:marTop w:val="0"/>
          <w:marBottom w:val="0"/>
          <w:divBdr>
            <w:top w:val="none" w:sz="0" w:space="0" w:color="auto"/>
            <w:left w:val="none" w:sz="0" w:space="0" w:color="auto"/>
            <w:bottom w:val="none" w:sz="0" w:space="0" w:color="auto"/>
            <w:right w:val="none" w:sz="0" w:space="0" w:color="auto"/>
          </w:divBdr>
        </w:div>
        <w:div w:id="427776667">
          <w:marLeft w:val="480"/>
          <w:marRight w:val="0"/>
          <w:marTop w:val="0"/>
          <w:marBottom w:val="0"/>
          <w:divBdr>
            <w:top w:val="none" w:sz="0" w:space="0" w:color="auto"/>
            <w:left w:val="none" w:sz="0" w:space="0" w:color="auto"/>
            <w:bottom w:val="none" w:sz="0" w:space="0" w:color="auto"/>
            <w:right w:val="none" w:sz="0" w:space="0" w:color="auto"/>
          </w:divBdr>
        </w:div>
        <w:div w:id="432824308">
          <w:marLeft w:val="480"/>
          <w:marRight w:val="0"/>
          <w:marTop w:val="0"/>
          <w:marBottom w:val="0"/>
          <w:divBdr>
            <w:top w:val="none" w:sz="0" w:space="0" w:color="auto"/>
            <w:left w:val="none" w:sz="0" w:space="0" w:color="auto"/>
            <w:bottom w:val="none" w:sz="0" w:space="0" w:color="auto"/>
            <w:right w:val="none" w:sz="0" w:space="0" w:color="auto"/>
          </w:divBdr>
        </w:div>
        <w:div w:id="448016300">
          <w:marLeft w:val="480"/>
          <w:marRight w:val="0"/>
          <w:marTop w:val="0"/>
          <w:marBottom w:val="0"/>
          <w:divBdr>
            <w:top w:val="none" w:sz="0" w:space="0" w:color="auto"/>
            <w:left w:val="none" w:sz="0" w:space="0" w:color="auto"/>
            <w:bottom w:val="none" w:sz="0" w:space="0" w:color="auto"/>
            <w:right w:val="none" w:sz="0" w:space="0" w:color="auto"/>
          </w:divBdr>
        </w:div>
        <w:div w:id="449937203">
          <w:marLeft w:val="480"/>
          <w:marRight w:val="0"/>
          <w:marTop w:val="0"/>
          <w:marBottom w:val="0"/>
          <w:divBdr>
            <w:top w:val="none" w:sz="0" w:space="0" w:color="auto"/>
            <w:left w:val="none" w:sz="0" w:space="0" w:color="auto"/>
            <w:bottom w:val="none" w:sz="0" w:space="0" w:color="auto"/>
            <w:right w:val="none" w:sz="0" w:space="0" w:color="auto"/>
          </w:divBdr>
        </w:div>
        <w:div w:id="454255702">
          <w:marLeft w:val="480"/>
          <w:marRight w:val="0"/>
          <w:marTop w:val="0"/>
          <w:marBottom w:val="0"/>
          <w:divBdr>
            <w:top w:val="none" w:sz="0" w:space="0" w:color="auto"/>
            <w:left w:val="none" w:sz="0" w:space="0" w:color="auto"/>
            <w:bottom w:val="none" w:sz="0" w:space="0" w:color="auto"/>
            <w:right w:val="none" w:sz="0" w:space="0" w:color="auto"/>
          </w:divBdr>
        </w:div>
        <w:div w:id="454443553">
          <w:marLeft w:val="480"/>
          <w:marRight w:val="0"/>
          <w:marTop w:val="0"/>
          <w:marBottom w:val="0"/>
          <w:divBdr>
            <w:top w:val="none" w:sz="0" w:space="0" w:color="auto"/>
            <w:left w:val="none" w:sz="0" w:space="0" w:color="auto"/>
            <w:bottom w:val="none" w:sz="0" w:space="0" w:color="auto"/>
            <w:right w:val="none" w:sz="0" w:space="0" w:color="auto"/>
          </w:divBdr>
        </w:div>
        <w:div w:id="471824994">
          <w:marLeft w:val="480"/>
          <w:marRight w:val="0"/>
          <w:marTop w:val="0"/>
          <w:marBottom w:val="0"/>
          <w:divBdr>
            <w:top w:val="none" w:sz="0" w:space="0" w:color="auto"/>
            <w:left w:val="none" w:sz="0" w:space="0" w:color="auto"/>
            <w:bottom w:val="none" w:sz="0" w:space="0" w:color="auto"/>
            <w:right w:val="none" w:sz="0" w:space="0" w:color="auto"/>
          </w:divBdr>
        </w:div>
        <w:div w:id="491066626">
          <w:marLeft w:val="480"/>
          <w:marRight w:val="0"/>
          <w:marTop w:val="0"/>
          <w:marBottom w:val="0"/>
          <w:divBdr>
            <w:top w:val="none" w:sz="0" w:space="0" w:color="auto"/>
            <w:left w:val="none" w:sz="0" w:space="0" w:color="auto"/>
            <w:bottom w:val="none" w:sz="0" w:space="0" w:color="auto"/>
            <w:right w:val="none" w:sz="0" w:space="0" w:color="auto"/>
          </w:divBdr>
        </w:div>
        <w:div w:id="509757447">
          <w:marLeft w:val="480"/>
          <w:marRight w:val="0"/>
          <w:marTop w:val="0"/>
          <w:marBottom w:val="0"/>
          <w:divBdr>
            <w:top w:val="none" w:sz="0" w:space="0" w:color="auto"/>
            <w:left w:val="none" w:sz="0" w:space="0" w:color="auto"/>
            <w:bottom w:val="none" w:sz="0" w:space="0" w:color="auto"/>
            <w:right w:val="none" w:sz="0" w:space="0" w:color="auto"/>
          </w:divBdr>
        </w:div>
        <w:div w:id="536503481">
          <w:marLeft w:val="480"/>
          <w:marRight w:val="0"/>
          <w:marTop w:val="0"/>
          <w:marBottom w:val="0"/>
          <w:divBdr>
            <w:top w:val="none" w:sz="0" w:space="0" w:color="auto"/>
            <w:left w:val="none" w:sz="0" w:space="0" w:color="auto"/>
            <w:bottom w:val="none" w:sz="0" w:space="0" w:color="auto"/>
            <w:right w:val="none" w:sz="0" w:space="0" w:color="auto"/>
          </w:divBdr>
        </w:div>
        <w:div w:id="558979874">
          <w:marLeft w:val="480"/>
          <w:marRight w:val="0"/>
          <w:marTop w:val="0"/>
          <w:marBottom w:val="0"/>
          <w:divBdr>
            <w:top w:val="none" w:sz="0" w:space="0" w:color="auto"/>
            <w:left w:val="none" w:sz="0" w:space="0" w:color="auto"/>
            <w:bottom w:val="none" w:sz="0" w:space="0" w:color="auto"/>
            <w:right w:val="none" w:sz="0" w:space="0" w:color="auto"/>
          </w:divBdr>
        </w:div>
        <w:div w:id="573509117">
          <w:marLeft w:val="480"/>
          <w:marRight w:val="0"/>
          <w:marTop w:val="0"/>
          <w:marBottom w:val="0"/>
          <w:divBdr>
            <w:top w:val="none" w:sz="0" w:space="0" w:color="auto"/>
            <w:left w:val="none" w:sz="0" w:space="0" w:color="auto"/>
            <w:bottom w:val="none" w:sz="0" w:space="0" w:color="auto"/>
            <w:right w:val="none" w:sz="0" w:space="0" w:color="auto"/>
          </w:divBdr>
        </w:div>
        <w:div w:id="584724014">
          <w:marLeft w:val="480"/>
          <w:marRight w:val="0"/>
          <w:marTop w:val="0"/>
          <w:marBottom w:val="0"/>
          <w:divBdr>
            <w:top w:val="none" w:sz="0" w:space="0" w:color="auto"/>
            <w:left w:val="none" w:sz="0" w:space="0" w:color="auto"/>
            <w:bottom w:val="none" w:sz="0" w:space="0" w:color="auto"/>
            <w:right w:val="none" w:sz="0" w:space="0" w:color="auto"/>
          </w:divBdr>
        </w:div>
        <w:div w:id="592326524">
          <w:marLeft w:val="480"/>
          <w:marRight w:val="0"/>
          <w:marTop w:val="0"/>
          <w:marBottom w:val="0"/>
          <w:divBdr>
            <w:top w:val="none" w:sz="0" w:space="0" w:color="auto"/>
            <w:left w:val="none" w:sz="0" w:space="0" w:color="auto"/>
            <w:bottom w:val="none" w:sz="0" w:space="0" w:color="auto"/>
            <w:right w:val="none" w:sz="0" w:space="0" w:color="auto"/>
          </w:divBdr>
        </w:div>
        <w:div w:id="616253731">
          <w:marLeft w:val="480"/>
          <w:marRight w:val="0"/>
          <w:marTop w:val="0"/>
          <w:marBottom w:val="0"/>
          <w:divBdr>
            <w:top w:val="none" w:sz="0" w:space="0" w:color="auto"/>
            <w:left w:val="none" w:sz="0" w:space="0" w:color="auto"/>
            <w:bottom w:val="none" w:sz="0" w:space="0" w:color="auto"/>
            <w:right w:val="none" w:sz="0" w:space="0" w:color="auto"/>
          </w:divBdr>
        </w:div>
        <w:div w:id="618145959">
          <w:marLeft w:val="480"/>
          <w:marRight w:val="0"/>
          <w:marTop w:val="0"/>
          <w:marBottom w:val="0"/>
          <w:divBdr>
            <w:top w:val="none" w:sz="0" w:space="0" w:color="auto"/>
            <w:left w:val="none" w:sz="0" w:space="0" w:color="auto"/>
            <w:bottom w:val="none" w:sz="0" w:space="0" w:color="auto"/>
            <w:right w:val="none" w:sz="0" w:space="0" w:color="auto"/>
          </w:divBdr>
        </w:div>
        <w:div w:id="695616870">
          <w:marLeft w:val="480"/>
          <w:marRight w:val="0"/>
          <w:marTop w:val="0"/>
          <w:marBottom w:val="0"/>
          <w:divBdr>
            <w:top w:val="none" w:sz="0" w:space="0" w:color="auto"/>
            <w:left w:val="none" w:sz="0" w:space="0" w:color="auto"/>
            <w:bottom w:val="none" w:sz="0" w:space="0" w:color="auto"/>
            <w:right w:val="none" w:sz="0" w:space="0" w:color="auto"/>
          </w:divBdr>
        </w:div>
        <w:div w:id="704335323">
          <w:marLeft w:val="480"/>
          <w:marRight w:val="0"/>
          <w:marTop w:val="0"/>
          <w:marBottom w:val="0"/>
          <w:divBdr>
            <w:top w:val="none" w:sz="0" w:space="0" w:color="auto"/>
            <w:left w:val="none" w:sz="0" w:space="0" w:color="auto"/>
            <w:bottom w:val="none" w:sz="0" w:space="0" w:color="auto"/>
            <w:right w:val="none" w:sz="0" w:space="0" w:color="auto"/>
          </w:divBdr>
        </w:div>
        <w:div w:id="734737901">
          <w:marLeft w:val="480"/>
          <w:marRight w:val="0"/>
          <w:marTop w:val="0"/>
          <w:marBottom w:val="0"/>
          <w:divBdr>
            <w:top w:val="none" w:sz="0" w:space="0" w:color="auto"/>
            <w:left w:val="none" w:sz="0" w:space="0" w:color="auto"/>
            <w:bottom w:val="none" w:sz="0" w:space="0" w:color="auto"/>
            <w:right w:val="none" w:sz="0" w:space="0" w:color="auto"/>
          </w:divBdr>
        </w:div>
        <w:div w:id="753550775">
          <w:marLeft w:val="480"/>
          <w:marRight w:val="0"/>
          <w:marTop w:val="0"/>
          <w:marBottom w:val="0"/>
          <w:divBdr>
            <w:top w:val="none" w:sz="0" w:space="0" w:color="auto"/>
            <w:left w:val="none" w:sz="0" w:space="0" w:color="auto"/>
            <w:bottom w:val="none" w:sz="0" w:space="0" w:color="auto"/>
            <w:right w:val="none" w:sz="0" w:space="0" w:color="auto"/>
          </w:divBdr>
        </w:div>
        <w:div w:id="761416248">
          <w:marLeft w:val="480"/>
          <w:marRight w:val="0"/>
          <w:marTop w:val="0"/>
          <w:marBottom w:val="0"/>
          <w:divBdr>
            <w:top w:val="none" w:sz="0" w:space="0" w:color="auto"/>
            <w:left w:val="none" w:sz="0" w:space="0" w:color="auto"/>
            <w:bottom w:val="none" w:sz="0" w:space="0" w:color="auto"/>
            <w:right w:val="none" w:sz="0" w:space="0" w:color="auto"/>
          </w:divBdr>
        </w:div>
        <w:div w:id="767123621">
          <w:marLeft w:val="480"/>
          <w:marRight w:val="0"/>
          <w:marTop w:val="0"/>
          <w:marBottom w:val="0"/>
          <w:divBdr>
            <w:top w:val="none" w:sz="0" w:space="0" w:color="auto"/>
            <w:left w:val="none" w:sz="0" w:space="0" w:color="auto"/>
            <w:bottom w:val="none" w:sz="0" w:space="0" w:color="auto"/>
            <w:right w:val="none" w:sz="0" w:space="0" w:color="auto"/>
          </w:divBdr>
        </w:div>
        <w:div w:id="822546655">
          <w:marLeft w:val="480"/>
          <w:marRight w:val="0"/>
          <w:marTop w:val="0"/>
          <w:marBottom w:val="0"/>
          <w:divBdr>
            <w:top w:val="none" w:sz="0" w:space="0" w:color="auto"/>
            <w:left w:val="none" w:sz="0" w:space="0" w:color="auto"/>
            <w:bottom w:val="none" w:sz="0" w:space="0" w:color="auto"/>
            <w:right w:val="none" w:sz="0" w:space="0" w:color="auto"/>
          </w:divBdr>
        </w:div>
        <w:div w:id="857741061">
          <w:marLeft w:val="480"/>
          <w:marRight w:val="0"/>
          <w:marTop w:val="0"/>
          <w:marBottom w:val="0"/>
          <w:divBdr>
            <w:top w:val="none" w:sz="0" w:space="0" w:color="auto"/>
            <w:left w:val="none" w:sz="0" w:space="0" w:color="auto"/>
            <w:bottom w:val="none" w:sz="0" w:space="0" w:color="auto"/>
            <w:right w:val="none" w:sz="0" w:space="0" w:color="auto"/>
          </w:divBdr>
        </w:div>
        <w:div w:id="861817706">
          <w:marLeft w:val="480"/>
          <w:marRight w:val="0"/>
          <w:marTop w:val="0"/>
          <w:marBottom w:val="0"/>
          <w:divBdr>
            <w:top w:val="none" w:sz="0" w:space="0" w:color="auto"/>
            <w:left w:val="none" w:sz="0" w:space="0" w:color="auto"/>
            <w:bottom w:val="none" w:sz="0" w:space="0" w:color="auto"/>
            <w:right w:val="none" w:sz="0" w:space="0" w:color="auto"/>
          </w:divBdr>
        </w:div>
        <w:div w:id="898787978">
          <w:marLeft w:val="480"/>
          <w:marRight w:val="0"/>
          <w:marTop w:val="0"/>
          <w:marBottom w:val="0"/>
          <w:divBdr>
            <w:top w:val="none" w:sz="0" w:space="0" w:color="auto"/>
            <w:left w:val="none" w:sz="0" w:space="0" w:color="auto"/>
            <w:bottom w:val="none" w:sz="0" w:space="0" w:color="auto"/>
            <w:right w:val="none" w:sz="0" w:space="0" w:color="auto"/>
          </w:divBdr>
        </w:div>
        <w:div w:id="940604709">
          <w:marLeft w:val="480"/>
          <w:marRight w:val="0"/>
          <w:marTop w:val="0"/>
          <w:marBottom w:val="0"/>
          <w:divBdr>
            <w:top w:val="none" w:sz="0" w:space="0" w:color="auto"/>
            <w:left w:val="none" w:sz="0" w:space="0" w:color="auto"/>
            <w:bottom w:val="none" w:sz="0" w:space="0" w:color="auto"/>
            <w:right w:val="none" w:sz="0" w:space="0" w:color="auto"/>
          </w:divBdr>
        </w:div>
        <w:div w:id="962033263">
          <w:marLeft w:val="480"/>
          <w:marRight w:val="0"/>
          <w:marTop w:val="0"/>
          <w:marBottom w:val="0"/>
          <w:divBdr>
            <w:top w:val="none" w:sz="0" w:space="0" w:color="auto"/>
            <w:left w:val="none" w:sz="0" w:space="0" w:color="auto"/>
            <w:bottom w:val="none" w:sz="0" w:space="0" w:color="auto"/>
            <w:right w:val="none" w:sz="0" w:space="0" w:color="auto"/>
          </w:divBdr>
        </w:div>
        <w:div w:id="971909247">
          <w:marLeft w:val="480"/>
          <w:marRight w:val="0"/>
          <w:marTop w:val="0"/>
          <w:marBottom w:val="0"/>
          <w:divBdr>
            <w:top w:val="none" w:sz="0" w:space="0" w:color="auto"/>
            <w:left w:val="none" w:sz="0" w:space="0" w:color="auto"/>
            <w:bottom w:val="none" w:sz="0" w:space="0" w:color="auto"/>
            <w:right w:val="none" w:sz="0" w:space="0" w:color="auto"/>
          </w:divBdr>
        </w:div>
        <w:div w:id="1009600946">
          <w:marLeft w:val="480"/>
          <w:marRight w:val="0"/>
          <w:marTop w:val="0"/>
          <w:marBottom w:val="0"/>
          <w:divBdr>
            <w:top w:val="none" w:sz="0" w:space="0" w:color="auto"/>
            <w:left w:val="none" w:sz="0" w:space="0" w:color="auto"/>
            <w:bottom w:val="none" w:sz="0" w:space="0" w:color="auto"/>
            <w:right w:val="none" w:sz="0" w:space="0" w:color="auto"/>
          </w:divBdr>
        </w:div>
      </w:divsChild>
    </w:div>
    <w:div w:id="542644396">
      <w:bodyDiv w:val="1"/>
      <w:marLeft w:val="0"/>
      <w:marRight w:val="0"/>
      <w:marTop w:val="0"/>
      <w:marBottom w:val="0"/>
      <w:divBdr>
        <w:top w:val="none" w:sz="0" w:space="0" w:color="auto"/>
        <w:left w:val="none" w:sz="0" w:space="0" w:color="auto"/>
        <w:bottom w:val="none" w:sz="0" w:space="0" w:color="auto"/>
        <w:right w:val="none" w:sz="0" w:space="0" w:color="auto"/>
      </w:divBdr>
      <w:divsChild>
        <w:div w:id="13003061">
          <w:marLeft w:val="480"/>
          <w:marRight w:val="0"/>
          <w:marTop w:val="0"/>
          <w:marBottom w:val="0"/>
          <w:divBdr>
            <w:top w:val="none" w:sz="0" w:space="0" w:color="auto"/>
            <w:left w:val="none" w:sz="0" w:space="0" w:color="auto"/>
            <w:bottom w:val="none" w:sz="0" w:space="0" w:color="auto"/>
            <w:right w:val="none" w:sz="0" w:space="0" w:color="auto"/>
          </w:divBdr>
        </w:div>
        <w:div w:id="37366928">
          <w:marLeft w:val="480"/>
          <w:marRight w:val="0"/>
          <w:marTop w:val="0"/>
          <w:marBottom w:val="0"/>
          <w:divBdr>
            <w:top w:val="none" w:sz="0" w:space="0" w:color="auto"/>
            <w:left w:val="none" w:sz="0" w:space="0" w:color="auto"/>
            <w:bottom w:val="none" w:sz="0" w:space="0" w:color="auto"/>
            <w:right w:val="none" w:sz="0" w:space="0" w:color="auto"/>
          </w:divBdr>
        </w:div>
        <w:div w:id="68624549">
          <w:marLeft w:val="480"/>
          <w:marRight w:val="0"/>
          <w:marTop w:val="0"/>
          <w:marBottom w:val="0"/>
          <w:divBdr>
            <w:top w:val="none" w:sz="0" w:space="0" w:color="auto"/>
            <w:left w:val="none" w:sz="0" w:space="0" w:color="auto"/>
            <w:bottom w:val="none" w:sz="0" w:space="0" w:color="auto"/>
            <w:right w:val="none" w:sz="0" w:space="0" w:color="auto"/>
          </w:divBdr>
        </w:div>
        <w:div w:id="74059940">
          <w:marLeft w:val="480"/>
          <w:marRight w:val="0"/>
          <w:marTop w:val="0"/>
          <w:marBottom w:val="0"/>
          <w:divBdr>
            <w:top w:val="none" w:sz="0" w:space="0" w:color="auto"/>
            <w:left w:val="none" w:sz="0" w:space="0" w:color="auto"/>
            <w:bottom w:val="none" w:sz="0" w:space="0" w:color="auto"/>
            <w:right w:val="none" w:sz="0" w:space="0" w:color="auto"/>
          </w:divBdr>
        </w:div>
        <w:div w:id="110632727">
          <w:marLeft w:val="480"/>
          <w:marRight w:val="0"/>
          <w:marTop w:val="0"/>
          <w:marBottom w:val="0"/>
          <w:divBdr>
            <w:top w:val="none" w:sz="0" w:space="0" w:color="auto"/>
            <w:left w:val="none" w:sz="0" w:space="0" w:color="auto"/>
            <w:bottom w:val="none" w:sz="0" w:space="0" w:color="auto"/>
            <w:right w:val="none" w:sz="0" w:space="0" w:color="auto"/>
          </w:divBdr>
        </w:div>
        <w:div w:id="137917508">
          <w:marLeft w:val="480"/>
          <w:marRight w:val="0"/>
          <w:marTop w:val="0"/>
          <w:marBottom w:val="0"/>
          <w:divBdr>
            <w:top w:val="none" w:sz="0" w:space="0" w:color="auto"/>
            <w:left w:val="none" w:sz="0" w:space="0" w:color="auto"/>
            <w:bottom w:val="none" w:sz="0" w:space="0" w:color="auto"/>
            <w:right w:val="none" w:sz="0" w:space="0" w:color="auto"/>
          </w:divBdr>
        </w:div>
        <w:div w:id="139814630">
          <w:marLeft w:val="480"/>
          <w:marRight w:val="0"/>
          <w:marTop w:val="0"/>
          <w:marBottom w:val="0"/>
          <w:divBdr>
            <w:top w:val="none" w:sz="0" w:space="0" w:color="auto"/>
            <w:left w:val="none" w:sz="0" w:space="0" w:color="auto"/>
            <w:bottom w:val="none" w:sz="0" w:space="0" w:color="auto"/>
            <w:right w:val="none" w:sz="0" w:space="0" w:color="auto"/>
          </w:divBdr>
        </w:div>
        <w:div w:id="163133969">
          <w:marLeft w:val="480"/>
          <w:marRight w:val="0"/>
          <w:marTop w:val="0"/>
          <w:marBottom w:val="0"/>
          <w:divBdr>
            <w:top w:val="none" w:sz="0" w:space="0" w:color="auto"/>
            <w:left w:val="none" w:sz="0" w:space="0" w:color="auto"/>
            <w:bottom w:val="none" w:sz="0" w:space="0" w:color="auto"/>
            <w:right w:val="none" w:sz="0" w:space="0" w:color="auto"/>
          </w:divBdr>
        </w:div>
        <w:div w:id="186793374">
          <w:marLeft w:val="480"/>
          <w:marRight w:val="0"/>
          <w:marTop w:val="0"/>
          <w:marBottom w:val="0"/>
          <w:divBdr>
            <w:top w:val="none" w:sz="0" w:space="0" w:color="auto"/>
            <w:left w:val="none" w:sz="0" w:space="0" w:color="auto"/>
            <w:bottom w:val="none" w:sz="0" w:space="0" w:color="auto"/>
            <w:right w:val="none" w:sz="0" w:space="0" w:color="auto"/>
          </w:divBdr>
        </w:div>
        <w:div w:id="294212897">
          <w:marLeft w:val="480"/>
          <w:marRight w:val="0"/>
          <w:marTop w:val="0"/>
          <w:marBottom w:val="0"/>
          <w:divBdr>
            <w:top w:val="none" w:sz="0" w:space="0" w:color="auto"/>
            <w:left w:val="none" w:sz="0" w:space="0" w:color="auto"/>
            <w:bottom w:val="none" w:sz="0" w:space="0" w:color="auto"/>
            <w:right w:val="none" w:sz="0" w:space="0" w:color="auto"/>
          </w:divBdr>
        </w:div>
        <w:div w:id="301887484">
          <w:marLeft w:val="480"/>
          <w:marRight w:val="0"/>
          <w:marTop w:val="0"/>
          <w:marBottom w:val="0"/>
          <w:divBdr>
            <w:top w:val="none" w:sz="0" w:space="0" w:color="auto"/>
            <w:left w:val="none" w:sz="0" w:space="0" w:color="auto"/>
            <w:bottom w:val="none" w:sz="0" w:space="0" w:color="auto"/>
            <w:right w:val="none" w:sz="0" w:space="0" w:color="auto"/>
          </w:divBdr>
        </w:div>
        <w:div w:id="307980707">
          <w:marLeft w:val="480"/>
          <w:marRight w:val="0"/>
          <w:marTop w:val="0"/>
          <w:marBottom w:val="0"/>
          <w:divBdr>
            <w:top w:val="none" w:sz="0" w:space="0" w:color="auto"/>
            <w:left w:val="none" w:sz="0" w:space="0" w:color="auto"/>
            <w:bottom w:val="none" w:sz="0" w:space="0" w:color="auto"/>
            <w:right w:val="none" w:sz="0" w:space="0" w:color="auto"/>
          </w:divBdr>
        </w:div>
        <w:div w:id="341246428">
          <w:marLeft w:val="480"/>
          <w:marRight w:val="0"/>
          <w:marTop w:val="0"/>
          <w:marBottom w:val="0"/>
          <w:divBdr>
            <w:top w:val="none" w:sz="0" w:space="0" w:color="auto"/>
            <w:left w:val="none" w:sz="0" w:space="0" w:color="auto"/>
            <w:bottom w:val="none" w:sz="0" w:space="0" w:color="auto"/>
            <w:right w:val="none" w:sz="0" w:space="0" w:color="auto"/>
          </w:divBdr>
        </w:div>
        <w:div w:id="347604645">
          <w:marLeft w:val="480"/>
          <w:marRight w:val="0"/>
          <w:marTop w:val="0"/>
          <w:marBottom w:val="0"/>
          <w:divBdr>
            <w:top w:val="none" w:sz="0" w:space="0" w:color="auto"/>
            <w:left w:val="none" w:sz="0" w:space="0" w:color="auto"/>
            <w:bottom w:val="none" w:sz="0" w:space="0" w:color="auto"/>
            <w:right w:val="none" w:sz="0" w:space="0" w:color="auto"/>
          </w:divBdr>
        </w:div>
        <w:div w:id="379600243">
          <w:marLeft w:val="480"/>
          <w:marRight w:val="0"/>
          <w:marTop w:val="0"/>
          <w:marBottom w:val="0"/>
          <w:divBdr>
            <w:top w:val="none" w:sz="0" w:space="0" w:color="auto"/>
            <w:left w:val="none" w:sz="0" w:space="0" w:color="auto"/>
            <w:bottom w:val="none" w:sz="0" w:space="0" w:color="auto"/>
            <w:right w:val="none" w:sz="0" w:space="0" w:color="auto"/>
          </w:divBdr>
        </w:div>
        <w:div w:id="386759717">
          <w:marLeft w:val="480"/>
          <w:marRight w:val="0"/>
          <w:marTop w:val="0"/>
          <w:marBottom w:val="0"/>
          <w:divBdr>
            <w:top w:val="none" w:sz="0" w:space="0" w:color="auto"/>
            <w:left w:val="none" w:sz="0" w:space="0" w:color="auto"/>
            <w:bottom w:val="none" w:sz="0" w:space="0" w:color="auto"/>
            <w:right w:val="none" w:sz="0" w:space="0" w:color="auto"/>
          </w:divBdr>
        </w:div>
        <w:div w:id="400906910">
          <w:marLeft w:val="480"/>
          <w:marRight w:val="0"/>
          <w:marTop w:val="0"/>
          <w:marBottom w:val="0"/>
          <w:divBdr>
            <w:top w:val="none" w:sz="0" w:space="0" w:color="auto"/>
            <w:left w:val="none" w:sz="0" w:space="0" w:color="auto"/>
            <w:bottom w:val="none" w:sz="0" w:space="0" w:color="auto"/>
            <w:right w:val="none" w:sz="0" w:space="0" w:color="auto"/>
          </w:divBdr>
        </w:div>
        <w:div w:id="444231986">
          <w:marLeft w:val="480"/>
          <w:marRight w:val="0"/>
          <w:marTop w:val="0"/>
          <w:marBottom w:val="0"/>
          <w:divBdr>
            <w:top w:val="none" w:sz="0" w:space="0" w:color="auto"/>
            <w:left w:val="none" w:sz="0" w:space="0" w:color="auto"/>
            <w:bottom w:val="none" w:sz="0" w:space="0" w:color="auto"/>
            <w:right w:val="none" w:sz="0" w:space="0" w:color="auto"/>
          </w:divBdr>
        </w:div>
        <w:div w:id="458570809">
          <w:marLeft w:val="480"/>
          <w:marRight w:val="0"/>
          <w:marTop w:val="0"/>
          <w:marBottom w:val="0"/>
          <w:divBdr>
            <w:top w:val="none" w:sz="0" w:space="0" w:color="auto"/>
            <w:left w:val="none" w:sz="0" w:space="0" w:color="auto"/>
            <w:bottom w:val="none" w:sz="0" w:space="0" w:color="auto"/>
            <w:right w:val="none" w:sz="0" w:space="0" w:color="auto"/>
          </w:divBdr>
        </w:div>
        <w:div w:id="484933345">
          <w:marLeft w:val="480"/>
          <w:marRight w:val="0"/>
          <w:marTop w:val="0"/>
          <w:marBottom w:val="0"/>
          <w:divBdr>
            <w:top w:val="none" w:sz="0" w:space="0" w:color="auto"/>
            <w:left w:val="none" w:sz="0" w:space="0" w:color="auto"/>
            <w:bottom w:val="none" w:sz="0" w:space="0" w:color="auto"/>
            <w:right w:val="none" w:sz="0" w:space="0" w:color="auto"/>
          </w:divBdr>
        </w:div>
        <w:div w:id="553783918">
          <w:marLeft w:val="480"/>
          <w:marRight w:val="0"/>
          <w:marTop w:val="0"/>
          <w:marBottom w:val="0"/>
          <w:divBdr>
            <w:top w:val="none" w:sz="0" w:space="0" w:color="auto"/>
            <w:left w:val="none" w:sz="0" w:space="0" w:color="auto"/>
            <w:bottom w:val="none" w:sz="0" w:space="0" w:color="auto"/>
            <w:right w:val="none" w:sz="0" w:space="0" w:color="auto"/>
          </w:divBdr>
        </w:div>
        <w:div w:id="630281524">
          <w:marLeft w:val="480"/>
          <w:marRight w:val="0"/>
          <w:marTop w:val="0"/>
          <w:marBottom w:val="0"/>
          <w:divBdr>
            <w:top w:val="none" w:sz="0" w:space="0" w:color="auto"/>
            <w:left w:val="none" w:sz="0" w:space="0" w:color="auto"/>
            <w:bottom w:val="none" w:sz="0" w:space="0" w:color="auto"/>
            <w:right w:val="none" w:sz="0" w:space="0" w:color="auto"/>
          </w:divBdr>
        </w:div>
        <w:div w:id="630751163">
          <w:marLeft w:val="480"/>
          <w:marRight w:val="0"/>
          <w:marTop w:val="0"/>
          <w:marBottom w:val="0"/>
          <w:divBdr>
            <w:top w:val="none" w:sz="0" w:space="0" w:color="auto"/>
            <w:left w:val="none" w:sz="0" w:space="0" w:color="auto"/>
            <w:bottom w:val="none" w:sz="0" w:space="0" w:color="auto"/>
            <w:right w:val="none" w:sz="0" w:space="0" w:color="auto"/>
          </w:divBdr>
        </w:div>
        <w:div w:id="632251877">
          <w:marLeft w:val="480"/>
          <w:marRight w:val="0"/>
          <w:marTop w:val="0"/>
          <w:marBottom w:val="0"/>
          <w:divBdr>
            <w:top w:val="none" w:sz="0" w:space="0" w:color="auto"/>
            <w:left w:val="none" w:sz="0" w:space="0" w:color="auto"/>
            <w:bottom w:val="none" w:sz="0" w:space="0" w:color="auto"/>
            <w:right w:val="none" w:sz="0" w:space="0" w:color="auto"/>
          </w:divBdr>
        </w:div>
        <w:div w:id="679547184">
          <w:marLeft w:val="480"/>
          <w:marRight w:val="0"/>
          <w:marTop w:val="0"/>
          <w:marBottom w:val="0"/>
          <w:divBdr>
            <w:top w:val="none" w:sz="0" w:space="0" w:color="auto"/>
            <w:left w:val="none" w:sz="0" w:space="0" w:color="auto"/>
            <w:bottom w:val="none" w:sz="0" w:space="0" w:color="auto"/>
            <w:right w:val="none" w:sz="0" w:space="0" w:color="auto"/>
          </w:divBdr>
        </w:div>
        <w:div w:id="714543534">
          <w:marLeft w:val="480"/>
          <w:marRight w:val="0"/>
          <w:marTop w:val="0"/>
          <w:marBottom w:val="0"/>
          <w:divBdr>
            <w:top w:val="none" w:sz="0" w:space="0" w:color="auto"/>
            <w:left w:val="none" w:sz="0" w:space="0" w:color="auto"/>
            <w:bottom w:val="none" w:sz="0" w:space="0" w:color="auto"/>
            <w:right w:val="none" w:sz="0" w:space="0" w:color="auto"/>
          </w:divBdr>
        </w:div>
        <w:div w:id="741685583">
          <w:marLeft w:val="480"/>
          <w:marRight w:val="0"/>
          <w:marTop w:val="0"/>
          <w:marBottom w:val="0"/>
          <w:divBdr>
            <w:top w:val="none" w:sz="0" w:space="0" w:color="auto"/>
            <w:left w:val="none" w:sz="0" w:space="0" w:color="auto"/>
            <w:bottom w:val="none" w:sz="0" w:space="0" w:color="auto"/>
            <w:right w:val="none" w:sz="0" w:space="0" w:color="auto"/>
          </w:divBdr>
        </w:div>
        <w:div w:id="751781684">
          <w:marLeft w:val="480"/>
          <w:marRight w:val="0"/>
          <w:marTop w:val="0"/>
          <w:marBottom w:val="0"/>
          <w:divBdr>
            <w:top w:val="none" w:sz="0" w:space="0" w:color="auto"/>
            <w:left w:val="none" w:sz="0" w:space="0" w:color="auto"/>
            <w:bottom w:val="none" w:sz="0" w:space="0" w:color="auto"/>
            <w:right w:val="none" w:sz="0" w:space="0" w:color="auto"/>
          </w:divBdr>
        </w:div>
        <w:div w:id="754713133">
          <w:marLeft w:val="480"/>
          <w:marRight w:val="0"/>
          <w:marTop w:val="0"/>
          <w:marBottom w:val="0"/>
          <w:divBdr>
            <w:top w:val="none" w:sz="0" w:space="0" w:color="auto"/>
            <w:left w:val="none" w:sz="0" w:space="0" w:color="auto"/>
            <w:bottom w:val="none" w:sz="0" w:space="0" w:color="auto"/>
            <w:right w:val="none" w:sz="0" w:space="0" w:color="auto"/>
          </w:divBdr>
        </w:div>
        <w:div w:id="754866247">
          <w:marLeft w:val="480"/>
          <w:marRight w:val="0"/>
          <w:marTop w:val="0"/>
          <w:marBottom w:val="0"/>
          <w:divBdr>
            <w:top w:val="none" w:sz="0" w:space="0" w:color="auto"/>
            <w:left w:val="none" w:sz="0" w:space="0" w:color="auto"/>
            <w:bottom w:val="none" w:sz="0" w:space="0" w:color="auto"/>
            <w:right w:val="none" w:sz="0" w:space="0" w:color="auto"/>
          </w:divBdr>
        </w:div>
        <w:div w:id="781266135">
          <w:marLeft w:val="480"/>
          <w:marRight w:val="0"/>
          <w:marTop w:val="0"/>
          <w:marBottom w:val="0"/>
          <w:divBdr>
            <w:top w:val="none" w:sz="0" w:space="0" w:color="auto"/>
            <w:left w:val="none" w:sz="0" w:space="0" w:color="auto"/>
            <w:bottom w:val="none" w:sz="0" w:space="0" w:color="auto"/>
            <w:right w:val="none" w:sz="0" w:space="0" w:color="auto"/>
          </w:divBdr>
        </w:div>
        <w:div w:id="792137868">
          <w:marLeft w:val="480"/>
          <w:marRight w:val="0"/>
          <w:marTop w:val="0"/>
          <w:marBottom w:val="0"/>
          <w:divBdr>
            <w:top w:val="none" w:sz="0" w:space="0" w:color="auto"/>
            <w:left w:val="none" w:sz="0" w:space="0" w:color="auto"/>
            <w:bottom w:val="none" w:sz="0" w:space="0" w:color="auto"/>
            <w:right w:val="none" w:sz="0" w:space="0" w:color="auto"/>
          </w:divBdr>
        </w:div>
        <w:div w:id="825168642">
          <w:marLeft w:val="480"/>
          <w:marRight w:val="0"/>
          <w:marTop w:val="0"/>
          <w:marBottom w:val="0"/>
          <w:divBdr>
            <w:top w:val="none" w:sz="0" w:space="0" w:color="auto"/>
            <w:left w:val="none" w:sz="0" w:space="0" w:color="auto"/>
            <w:bottom w:val="none" w:sz="0" w:space="0" w:color="auto"/>
            <w:right w:val="none" w:sz="0" w:space="0" w:color="auto"/>
          </w:divBdr>
        </w:div>
        <w:div w:id="870723608">
          <w:marLeft w:val="480"/>
          <w:marRight w:val="0"/>
          <w:marTop w:val="0"/>
          <w:marBottom w:val="0"/>
          <w:divBdr>
            <w:top w:val="none" w:sz="0" w:space="0" w:color="auto"/>
            <w:left w:val="none" w:sz="0" w:space="0" w:color="auto"/>
            <w:bottom w:val="none" w:sz="0" w:space="0" w:color="auto"/>
            <w:right w:val="none" w:sz="0" w:space="0" w:color="auto"/>
          </w:divBdr>
        </w:div>
        <w:div w:id="887961826">
          <w:marLeft w:val="480"/>
          <w:marRight w:val="0"/>
          <w:marTop w:val="0"/>
          <w:marBottom w:val="0"/>
          <w:divBdr>
            <w:top w:val="none" w:sz="0" w:space="0" w:color="auto"/>
            <w:left w:val="none" w:sz="0" w:space="0" w:color="auto"/>
            <w:bottom w:val="none" w:sz="0" w:space="0" w:color="auto"/>
            <w:right w:val="none" w:sz="0" w:space="0" w:color="auto"/>
          </w:divBdr>
        </w:div>
        <w:div w:id="1014309629">
          <w:marLeft w:val="480"/>
          <w:marRight w:val="0"/>
          <w:marTop w:val="0"/>
          <w:marBottom w:val="0"/>
          <w:divBdr>
            <w:top w:val="none" w:sz="0" w:space="0" w:color="auto"/>
            <w:left w:val="none" w:sz="0" w:space="0" w:color="auto"/>
            <w:bottom w:val="none" w:sz="0" w:space="0" w:color="auto"/>
            <w:right w:val="none" w:sz="0" w:space="0" w:color="auto"/>
          </w:divBdr>
        </w:div>
      </w:divsChild>
    </w:div>
    <w:div w:id="543251642">
      <w:bodyDiv w:val="1"/>
      <w:marLeft w:val="0"/>
      <w:marRight w:val="0"/>
      <w:marTop w:val="0"/>
      <w:marBottom w:val="0"/>
      <w:divBdr>
        <w:top w:val="none" w:sz="0" w:space="0" w:color="auto"/>
        <w:left w:val="none" w:sz="0" w:space="0" w:color="auto"/>
        <w:bottom w:val="none" w:sz="0" w:space="0" w:color="auto"/>
        <w:right w:val="none" w:sz="0" w:space="0" w:color="auto"/>
      </w:divBdr>
    </w:div>
    <w:div w:id="543298483">
      <w:bodyDiv w:val="1"/>
      <w:marLeft w:val="0"/>
      <w:marRight w:val="0"/>
      <w:marTop w:val="0"/>
      <w:marBottom w:val="0"/>
      <w:divBdr>
        <w:top w:val="none" w:sz="0" w:space="0" w:color="auto"/>
        <w:left w:val="none" w:sz="0" w:space="0" w:color="auto"/>
        <w:bottom w:val="none" w:sz="0" w:space="0" w:color="auto"/>
        <w:right w:val="none" w:sz="0" w:space="0" w:color="auto"/>
      </w:divBdr>
      <w:divsChild>
        <w:div w:id="16126831">
          <w:marLeft w:val="480"/>
          <w:marRight w:val="0"/>
          <w:marTop w:val="0"/>
          <w:marBottom w:val="0"/>
          <w:divBdr>
            <w:top w:val="none" w:sz="0" w:space="0" w:color="auto"/>
            <w:left w:val="none" w:sz="0" w:space="0" w:color="auto"/>
            <w:bottom w:val="none" w:sz="0" w:space="0" w:color="auto"/>
            <w:right w:val="none" w:sz="0" w:space="0" w:color="auto"/>
          </w:divBdr>
        </w:div>
        <w:div w:id="17590366">
          <w:marLeft w:val="480"/>
          <w:marRight w:val="0"/>
          <w:marTop w:val="0"/>
          <w:marBottom w:val="0"/>
          <w:divBdr>
            <w:top w:val="none" w:sz="0" w:space="0" w:color="auto"/>
            <w:left w:val="none" w:sz="0" w:space="0" w:color="auto"/>
            <w:bottom w:val="none" w:sz="0" w:space="0" w:color="auto"/>
            <w:right w:val="none" w:sz="0" w:space="0" w:color="auto"/>
          </w:divBdr>
        </w:div>
        <w:div w:id="59986362">
          <w:marLeft w:val="480"/>
          <w:marRight w:val="0"/>
          <w:marTop w:val="0"/>
          <w:marBottom w:val="0"/>
          <w:divBdr>
            <w:top w:val="none" w:sz="0" w:space="0" w:color="auto"/>
            <w:left w:val="none" w:sz="0" w:space="0" w:color="auto"/>
            <w:bottom w:val="none" w:sz="0" w:space="0" w:color="auto"/>
            <w:right w:val="none" w:sz="0" w:space="0" w:color="auto"/>
          </w:divBdr>
        </w:div>
        <w:div w:id="64762677">
          <w:marLeft w:val="480"/>
          <w:marRight w:val="0"/>
          <w:marTop w:val="0"/>
          <w:marBottom w:val="0"/>
          <w:divBdr>
            <w:top w:val="none" w:sz="0" w:space="0" w:color="auto"/>
            <w:left w:val="none" w:sz="0" w:space="0" w:color="auto"/>
            <w:bottom w:val="none" w:sz="0" w:space="0" w:color="auto"/>
            <w:right w:val="none" w:sz="0" w:space="0" w:color="auto"/>
          </w:divBdr>
        </w:div>
        <w:div w:id="65497557">
          <w:marLeft w:val="480"/>
          <w:marRight w:val="0"/>
          <w:marTop w:val="0"/>
          <w:marBottom w:val="0"/>
          <w:divBdr>
            <w:top w:val="none" w:sz="0" w:space="0" w:color="auto"/>
            <w:left w:val="none" w:sz="0" w:space="0" w:color="auto"/>
            <w:bottom w:val="none" w:sz="0" w:space="0" w:color="auto"/>
            <w:right w:val="none" w:sz="0" w:space="0" w:color="auto"/>
          </w:divBdr>
        </w:div>
        <w:div w:id="68816520">
          <w:marLeft w:val="480"/>
          <w:marRight w:val="0"/>
          <w:marTop w:val="0"/>
          <w:marBottom w:val="0"/>
          <w:divBdr>
            <w:top w:val="none" w:sz="0" w:space="0" w:color="auto"/>
            <w:left w:val="none" w:sz="0" w:space="0" w:color="auto"/>
            <w:bottom w:val="none" w:sz="0" w:space="0" w:color="auto"/>
            <w:right w:val="none" w:sz="0" w:space="0" w:color="auto"/>
          </w:divBdr>
        </w:div>
        <w:div w:id="72044845">
          <w:marLeft w:val="480"/>
          <w:marRight w:val="0"/>
          <w:marTop w:val="0"/>
          <w:marBottom w:val="0"/>
          <w:divBdr>
            <w:top w:val="none" w:sz="0" w:space="0" w:color="auto"/>
            <w:left w:val="none" w:sz="0" w:space="0" w:color="auto"/>
            <w:bottom w:val="none" w:sz="0" w:space="0" w:color="auto"/>
            <w:right w:val="none" w:sz="0" w:space="0" w:color="auto"/>
          </w:divBdr>
        </w:div>
        <w:div w:id="100074887">
          <w:marLeft w:val="480"/>
          <w:marRight w:val="0"/>
          <w:marTop w:val="0"/>
          <w:marBottom w:val="0"/>
          <w:divBdr>
            <w:top w:val="none" w:sz="0" w:space="0" w:color="auto"/>
            <w:left w:val="none" w:sz="0" w:space="0" w:color="auto"/>
            <w:bottom w:val="none" w:sz="0" w:space="0" w:color="auto"/>
            <w:right w:val="none" w:sz="0" w:space="0" w:color="auto"/>
          </w:divBdr>
        </w:div>
        <w:div w:id="129327218">
          <w:marLeft w:val="480"/>
          <w:marRight w:val="0"/>
          <w:marTop w:val="0"/>
          <w:marBottom w:val="0"/>
          <w:divBdr>
            <w:top w:val="none" w:sz="0" w:space="0" w:color="auto"/>
            <w:left w:val="none" w:sz="0" w:space="0" w:color="auto"/>
            <w:bottom w:val="none" w:sz="0" w:space="0" w:color="auto"/>
            <w:right w:val="none" w:sz="0" w:space="0" w:color="auto"/>
          </w:divBdr>
        </w:div>
        <w:div w:id="160585904">
          <w:marLeft w:val="480"/>
          <w:marRight w:val="0"/>
          <w:marTop w:val="0"/>
          <w:marBottom w:val="0"/>
          <w:divBdr>
            <w:top w:val="none" w:sz="0" w:space="0" w:color="auto"/>
            <w:left w:val="none" w:sz="0" w:space="0" w:color="auto"/>
            <w:bottom w:val="none" w:sz="0" w:space="0" w:color="auto"/>
            <w:right w:val="none" w:sz="0" w:space="0" w:color="auto"/>
          </w:divBdr>
        </w:div>
        <w:div w:id="165556471">
          <w:marLeft w:val="480"/>
          <w:marRight w:val="0"/>
          <w:marTop w:val="0"/>
          <w:marBottom w:val="0"/>
          <w:divBdr>
            <w:top w:val="none" w:sz="0" w:space="0" w:color="auto"/>
            <w:left w:val="none" w:sz="0" w:space="0" w:color="auto"/>
            <w:bottom w:val="none" w:sz="0" w:space="0" w:color="auto"/>
            <w:right w:val="none" w:sz="0" w:space="0" w:color="auto"/>
          </w:divBdr>
        </w:div>
        <w:div w:id="168252138">
          <w:marLeft w:val="480"/>
          <w:marRight w:val="0"/>
          <w:marTop w:val="0"/>
          <w:marBottom w:val="0"/>
          <w:divBdr>
            <w:top w:val="none" w:sz="0" w:space="0" w:color="auto"/>
            <w:left w:val="none" w:sz="0" w:space="0" w:color="auto"/>
            <w:bottom w:val="none" w:sz="0" w:space="0" w:color="auto"/>
            <w:right w:val="none" w:sz="0" w:space="0" w:color="auto"/>
          </w:divBdr>
        </w:div>
        <w:div w:id="214466430">
          <w:marLeft w:val="480"/>
          <w:marRight w:val="0"/>
          <w:marTop w:val="0"/>
          <w:marBottom w:val="0"/>
          <w:divBdr>
            <w:top w:val="none" w:sz="0" w:space="0" w:color="auto"/>
            <w:left w:val="none" w:sz="0" w:space="0" w:color="auto"/>
            <w:bottom w:val="none" w:sz="0" w:space="0" w:color="auto"/>
            <w:right w:val="none" w:sz="0" w:space="0" w:color="auto"/>
          </w:divBdr>
        </w:div>
        <w:div w:id="241911818">
          <w:marLeft w:val="480"/>
          <w:marRight w:val="0"/>
          <w:marTop w:val="0"/>
          <w:marBottom w:val="0"/>
          <w:divBdr>
            <w:top w:val="none" w:sz="0" w:space="0" w:color="auto"/>
            <w:left w:val="none" w:sz="0" w:space="0" w:color="auto"/>
            <w:bottom w:val="none" w:sz="0" w:space="0" w:color="auto"/>
            <w:right w:val="none" w:sz="0" w:space="0" w:color="auto"/>
          </w:divBdr>
        </w:div>
        <w:div w:id="256408574">
          <w:marLeft w:val="480"/>
          <w:marRight w:val="0"/>
          <w:marTop w:val="0"/>
          <w:marBottom w:val="0"/>
          <w:divBdr>
            <w:top w:val="none" w:sz="0" w:space="0" w:color="auto"/>
            <w:left w:val="none" w:sz="0" w:space="0" w:color="auto"/>
            <w:bottom w:val="none" w:sz="0" w:space="0" w:color="auto"/>
            <w:right w:val="none" w:sz="0" w:space="0" w:color="auto"/>
          </w:divBdr>
        </w:div>
        <w:div w:id="307709211">
          <w:marLeft w:val="480"/>
          <w:marRight w:val="0"/>
          <w:marTop w:val="0"/>
          <w:marBottom w:val="0"/>
          <w:divBdr>
            <w:top w:val="none" w:sz="0" w:space="0" w:color="auto"/>
            <w:left w:val="none" w:sz="0" w:space="0" w:color="auto"/>
            <w:bottom w:val="none" w:sz="0" w:space="0" w:color="auto"/>
            <w:right w:val="none" w:sz="0" w:space="0" w:color="auto"/>
          </w:divBdr>
        </w:div>
        <w:div w:id="324434294">
          <w:marLeft w:val="480"/>
          <w:marRight w:val="0"/>
          <w:marTop w:val="0"/>
          <w:marBottom w:val="0"/>
          <w:divBdr>
            <w:top w:val="none" w:sz="0" w:space="0" w:color="auto"/>
            <w:left w:val="none" w:sz="0" w:space="0" w:color="auto"/>
            <w:bottom w:val="none" w:sz="0" w:space="0" w:color="auto"/>
            <w:right w:val="none" w:sz="0" w:space="0" w:color="auto"/>
          </w:divBdr>
        </w:div>
        <w:div w:id="328948507">
          <w:marLeft w:val="480"/>
          <w:marRight w:val="0"/>
          <w:marTop w:val="0"/>
          <w:marBottom w:val="0"/>
          <w:divBdr>
            <w:top w:val="none" w:sz="0" w:space="0" w:color="auto"/>
            <w:left w:val="none" w:sz="0" w:space="0" w:color="auto"/>
            <w:bottom w:val="none" w:sz="0" w:space="0" w:color="auto"/>
            <w:right w:val="none" w:sz="0" w:space="0" w:color="auto"/>
          </w:divBdr>
        </w:div>
        <w:div w:id="338509789">
          <w:marLeft w:val="480"/>
          <w:marRight w:val="0"/>
          <w:marTop w:val="0"/>
          <w:marBottom w:val="0"/>
          <w:divBdr>
            <w:top w:val="none" w:sz="0" w:space="0" w:color="auto"/>
            <w:left w:val="none" w:sz="0" w:space="0" w:color="auto"/>
            <w:bottom w:val="none" w:sz="0" w:space="0" w:color="auto"/>
            <w:right w:val="none" w:sz="0" w:space="0" w:color="auto"/>
          </w:divBdr>
        </w:div>
        <w:div w:id="342711863">
          <w:marLeft w:val="480"/>
          <w:marRight w:val="0"/>
          <w:marTop w:val="0"/>
          <w:marBottom w:val="0"/>
          <w:divBdr>
            <w:top w:val="none" w:sz="0" w:space="0" w:color="auto"/>
            <w:left w:val="none" w:sz="0" w:space="0" w:color="auto"/>
            <w:bottom w:val="none" w:sz="0" w:space="0" w:color="auto"/>
            <w:right w:val="none" w:sz="0" w:space="0" w:color="auto"/>
          </w:divBdr>
        </w:div>
        <w:div w:id="403798747">
          <w:marLeft w:val="480"/>
          <w:marRight w:val="0"/>
          <w:marTop w:val="0"/>
          <w:marBottom w:val="0"/>
          <w:divBdr>
            <w:top w:val="none" w:sz="0" w:space="0" w:color="auto"/>
            <w:left w:val="none" w:sz="0" w:space="0" w:color="auto"/>
            <w:bottom w:val="none" w:sz="0" w:space="0" w:color="auto"/>
            <w:right w:val="none" w:sz="0" w:space="0" w:color="auto"/>
          </w:divBdr>
        </w:div>
        <w:div w:id="415135888">
          <w:marLeft w:val="480"/>
          <w:marRight w:val="0"/>
          <w:marTop w:val="0"/>
          <w:marBottom w:val="0"/>
          <w:divBdr>
            <w:top w:val="none" w:sz="0" w:space="0" w:color="auto"/>
            <w:left w:val="none" w:sz="0" w:space="0" w:color="auto"/>
            <w:bottom w:val="none" w:sz="0" w:space="0" w:color="auto"/>
            <w:right w:val="none" w:sz="0" w:space="0" w:color="auto"/>
          </w:divBdr>
        </w:div>
        <w:div w:id="502866051">
          <w:marLeft w:val="480"/>
          <w:marRight w:val="0"/>
          <w:marTop w:val="0"/>
          <w:marBottom w:val="0"/>
          <w:divBdr>
            <w:top w:val="none" w:sz="0" w:space="0" w:color="auto"/>
            <w:left w:val="none" w:sz="0" w:space="0" w:color="auto"/>
            <w:bottom w:val="none" w:sz="0" w:space="0" w:color="auto"/>
            <w:right w:val="none" w:sz="0" w:space="0" w:color="auto"/>
          </w:divBdr>
        </w:div>
        <w:div w:id="533689975">
          <w:marLeft w:val="480"/>
          <w:marRight w:val="0"/>
          <w:marTop w:val="0"/>
          <w:marBottom w:val="0"/>
          <w:divBdr>
            <w:top w:val="none" w:sz="0" w:space="0" w:color="auto"/>
            <w:left w:val="none" w:sz="0" w:space="0" w:color="auto"/>
            <w:bottom w:val="none" w:sz="0" w:space="0" w:color="auto"/>
            <w:right w:val="none" w:sz="0" w:space="0" w:color="auto"/>
          </w:divBdr>
        </w:div>
        <w:div w:id="541404063">
          <w:marLeft w:val="480"/>
          <w:marRight w:val="0"/>
          <w:marTop w:val="0"/>
          <w:marBottom w:val="0"/>
          <w:divBdr>
            <w:top w:val="none" w:sz="0" w:space="0" w:color="auto"/>
            <w:left w:val="none" w:sz="0" w:space="0" w:color="auto"/>
            <w:bottom w:val="none" w:sz="0" w:space="0" w:color="auto"/>
            <w:right w:val="none" w:sz="0" w:space="0" w:color="auto"/>
          </w:divBdr>
        </w:div>
        <w:div w:id="599334895">
          <w:marLeft w:val="480"/>
          <w:marRight w:val="0"/>
          <w:marTop w:val="0"/>
          <w:marBottom w:val="0"/>
          <w:divBdr>
            <w:top w:val="none" w:sz="0" w:space="0" w:color="auto"/>
            <w:left w:val="none" w:sz="0" w:space="0" w:color="auto"/>
            <w:bottom w:val="none" w:sz="0" w:space="0" w:color="auto"/>
            <w:right w:val="none" w:sz="0" w:space="0" w:color="auto"/>
          </w:divBdr>
        </w:div>
        <w:div w:id="634414937">
          <w:marLeft w:val="480"/>
          <w:marRight w:val="0"/>
          <w:marTop w:val="0"/>
          <w:marBottom w:val="0"/>
          <w:divBdr>
            <w:top w:val="none" w:sz="0" w:space="0" w:color="auto"/>
            <w:left w:val="none" w:sz="0" w:space="0" w:color="auto"/>
            <w:bottom w:val="none" w:sz="0" w:space="0" w:color="auto"/>
            <w:right w:val="none" w:sz="0" w:space="0" w:color="auto"/>
          </w:divBdr>
        </w:div>
        <w:div w:id="645861067">
          <w:marLeft w:val="480"/>
          <w:marRight w:val="0"/>
          <w:marTop w:val="0"/>
          <w:marBottom w:val="0"/>
          <w:divBdr>
            <w:top w:val="none" w:sz="0" w:space="0" w:color="auto"/>
            <w:left w:val="none" w:sz="0" w:space="0" w:color="auto"/>
            <w:bottom w:val="none" w:sz="0" w:space="0" w:color="auto"/>
            <w:right w:val="none" w:sz="0" w:space="0" w:color="auto"/>
          </w:divBdr>
        </w:div>
        <w:div w:id="664482346">
          <w:marLeft w:val="480"/>
          <w:marRight w:val="0"/>
          <w:marTop w:val="0"/>
          <w:marBottom w:val="0"/>
          <w:divBdr>
            <w:top w:val="none" w:sz="0" w:space="0" w:color="auto"/>
            <w:left w:val="none" w:sz="0" w:space="0" w:color="auto"/>
            <w:bottom w:val="none" w:sz="0" w:space="0" w:color="auto"/>
            <w:right w:val="none" w:sz="0" w:space="0" w:color="auto"/>
          </w:divBdr>
        </w:div>
        <w:div w:id="676343373">
          <w:marLeft w:val="480"/>
          <w:marRight w:val="0"/>
          <w:marTop w:val="0"/>
          <w:marBottom w:val="0"/>
          <w:divBdr>
            <w:top w:val="none" w:sz="0" w:space="0" w:color="auto"/>
            <w:left w:val="none" w:sz="0" w:space="0" w:color="auto"/>
            <w:bottom w:val="none" w:sz="0" w:space="0" w:color="auto"/>
            <w:right w:val="none" w:sz="0" w:space="0" w:color="auto"/>
          </w:divBdr>
        </w:div>
        <w:div w:id="711536684">
          <w:marLeft w:val="480"/>
          <w:marRight w:val="0"/>
          <w:marTop w:val="0"/>
          <w:marBottom w:val="0"/>
          <w:divBdr>
            <w:top w:val="none" w:sz="0" w:space="0" w:color="auto"/>
            <w:left w:val="none" w:sz="0" w:space="0" w:color="auto"/>
            <w:bottom w:val="none" w:sz="0" w:space="0" w:color="auto"/>
            <w:right w:val="none" w:sz="0" w:space="0" w:color="auto"/>
          </w:divBdr>
        </w:div>
        <w:div w:id="712120765">
          <w:marLeft w:val="480"/>
          <w:marRight w:val="0"/>
          <w:marTop w:val="0"/>
          <w:marBottom w:val="0"/>
          <w:divBdr>
            <w:top w:val="none" w:sz="0" w:space="0" w:color="auto"/>
            <w:left w:val="none" w:sz="0" w:space="0" w:color="auto"/>
            <w:bottom w:val="none" w:sz="0" w:space="0" w:color="auto"/>
            <w:right w:val="none" w:sz="0" w:space="0" w:color="auto"/>
          </w:divBdr>
        </w:div>
        <w:div w:id="719934783">
          <w:marLeft w:val="480"/>
          <w:marRight w:val="0"/>
          <w:marTop w:val="0"/>
          <w:marBottom w:val="0"/>
          <w:divBdr>
            <w:top w:val="none" w:sz="0" w:space="0" w:color="auto"/>
            <w:left w:val="none" w:sz="0" w:space="0" w:color="auto"/>
            <w:bottom w:val="none" w:sz="0" w:space="0" w:color="auto"/>
            <w:right w:val="none" w:sz="0" w:space="0" w:color="auto"/>
          </w:divBdr>
        </w:div>
        <w:div w:id="733504558">
          <w:marLeft w:val="480"/>
          <w:marRight w:val="0"/>
          <w:marTop w:val="0"/>
          <w:marBottom w:val="0"/>
          <w:divBdr>
            <w:top w:val="none" w:sz="0" w:space="0" w:color="auto"/>
            <w:left w:val="none" w:sz="0" w:space="0" w:color="auto"/>
            <w:bottom w:val="none" w:sz="0" w:space="0" w:color="auto"/>
            <w:right w:val="none" w:sz="0" w:space="0" w:color="auto"/>
          </w:divBdr>
        </w:div>
        <w:div w:id="738478947">
          <w:marLeft w:val="480"/>
          <w:marRight w:val="0"/>
          <w:marTop w:val="0"/>
          <w:marBottom w:val="0"/>
          <w:divBdr>
            <w:top w:val="none" w:sz="0" w:space="0" w:color="auto"/>
            <w:left w:val="none" w:sz="0" w:space="0" w:color="auto"/>
            <w:bottom w:val="none" w:sz="0" w:space="0" w:color="auto"/>
            <w:right w:val="none" w:sz="0" w:space="0" w:color="auto"/>
          </w:divBdr>
        </w:div>
        <w:div w:id="767887551">
          <w:marLeft w:val="480"/>
          <w:marRight w:val="0"/>
          <w:marTop w:val="0"/>
          <w:marBottom w:val="0"/>
          <w:divBdr>
            <w:top w:val="none" w:sz="0" w:space="0" w:color="auto"/>
            <w:left w:val="none" w:sz="0" w:space="0" w:color="auto"/>
            <w:bottom w:val="none" w:sz="0" w:space="0" w:color="auto"/>
            <w:right w:val="none" w:sz="0" w:space="0" w:color="auto"/>
          </w:divBdr>
        </w:div>
        <w:div w:id="775949601">
          <w:marLeft w:val="480"/>
          <w:marRight w:val="0"/>
          <w:marTop w:val="0"/>
          <w:marBottom w:val="0"/>
          <w:divBdr>
            <w:top w:val="none" w:sz="0" w:space="0" w:color="auto"/>
            <w:left w:val="none" w:sz="0" w:space="0" w:color="auto"/>
            <w:bottom w:val="none" w:sz="0" w:space="0" w:color="auto"/>
            <w:right w:val="none" w:sz="0" w:space="0" w:color="auto"/>
          </w:divBdr>
        </w:div>
        <w:div w:id="818544961">
          <w:marLeft w:val="480"/>
          <w:marRight w:val="0"/>
          <w:marTop w:val="0"/>
          <w:marBottom w:val="0"/>
          <w:divBdr>
            <w:top w:val="none" w:sz="0" w:space="0" w:color="auto"/>
            <w:left w:val="none" w:sz="0" w:space="0" w:color="auto"/>
            <w:bottom w:val="none" w:sz="0" w:space="0" w:color="auto"/>
            <w:right w:val="none" w:sz="0" w:space="0" w:color="auto"/>
          </w:divBdr>
        </w:div>
        <w:div w:id="842746361">
          <w:marLeft w:val="480"/>
          <w:marRight w:val="0"/>
          <w:marTop w:val="0"/>
          <w:marBottom w:val="0"/>
          <w:divBdr>
            <w:top w:val="none" w:sz="0" w:space="0" w:color="auto"/>
            <w:left w:val="none" w:sz="0" w:space="0" w:color="auto"/>
            <w:bottom w:val="none" w:sz="0" w:space="0" w:color="auto"/>
            <w:right w:val="none" w:sz="0" w:space="0" w:color="auto"/>
          </w:divBdr>
        </w:div>
        <w:div w:id="894898393">
          <w:marLeft w:val="480"/>
          <w:marRight w:val="0"/>
          <w:marTop w:val="0"/>
          <w:marBottom w:val="0"/>
          <w:divBdr>
            <w:top w:val="none" w:sz="0" w:space="0" w:color="auto"/>
            <w:left w:val="none" w:sz="0" w:space="0" w:color="auto"/>
            <w:bottom w:val="none" w:sz="0" w:space="0" w:color="auto"/>
            <w:right w:val="none" w:sz="0" w:space="0" w:color="auto"/>
          </w:divBdr>
        </w:div>
        <w:div w:id="904871345">
          <w:marLeft w:val="480"/>
          <w:marRight w:val="0"/>
          <w:marTop w:val="0"/>
          <w:marBottom w:val="0"/>
          <w:divBdr>
            <w:top w:val="none" w:sz="0" w:space="0" w:color="auto"/>
            <w:left w:val="none" w:sz="0" w:space="0" w:color="auto"/>
            <w:bottom w:val="none" w:sz="0" w:space="0" w:color="auto"/>
            <w:right w:val="none" w:sz="0" w:space="0" w:color="auto"/>
          </w:divBdr>
        </w:div>
        <w:div w:id="908418036">
          <w:marLeft w:val="480"/>
          <w:marRight w:val="0"/>
          <w:marTop w:val="0"/>
          <w:marBottom w:val="0"/>
          <w:divBdr>
            <w:top w:val="none" w:sz="0" w:space="0" w:color="auto"/>
            <w:left w:val="none" w:sz="0" w:space="0" w:color="auto"/>
            <w:bottom w:val="none" w:sz="0" w:space="0" w:color="auto"/>
            <w:right w:val="none" w:sz="0" w:space="0" w:color="auto"/>
          </w:divBdr>
        </w:div>
        <w:div w:id="930818899">
          <w:marLeft w:val="480"/>
          <w:marRight w:val="0"/>
          <w:marTop w:val="0"/>
          <w:marBottom w:val="0"/>
          <w:divBdr>
            <w:top w:val="none" w:sz="0" w:space="0" w:color="auto"/>
            <w:left w:val="none" w:sz="0" w:space="0" w:color="auto"/>
            <w:bottom w:val="none" w:sz="0" w:space="0" w:color="auto"/>
            <w:right w:val="none" w:sz="0" w:space="0" w:color="auto"/>
          </w:divBdr>
        </w:div>
        <w:div w:id="941691009">
          <w:marLeft w:val="480"/>
          <w:marRight w:val="0"/>
          <w:marTop w:val="0"/>
          <w:marBottom w:val="0"/>
          <w:divBdr>
            <w:top w:val="none" w:sz="0" w:space="0" w:color="auto"/>
            <w:left w:val="none" w:sz="0" w:space="0" w:color="auto"/>
            <w:bottom w:val="none" w:sz="0" w:space="0" w:color="auto"/>
            <w:right w:val="none" w:sz="0" w:space="0" w:color="auto"/>
          </w:divBdr>
        </w:div>
        <w:div w:id="948661009">
          <w:marLeft w:val="480"/>
          <w:marRight w:val="0"/>
          <w:marTop w:val="0"/>
          <w:marBottom w:val="0"/>
          <w:divBdr>
            <w:top w:val="none" w:sz="0" w:space="0" w:color="auto"/>
            <w:left w:val="none" w:sz="0" w:space="0" w:color="auto"/>
            <w:bottom w:val="none" w:sz="0" w:space="0" w:color="auto"/>
            <w:right w:val="none" w:sz="0" w:space="0" w:color="auto"/>
          </w:divBdr>
        </w:div>
        <w:div w:id="990795580">
          <w:marLeft w:val="480"/>
          <w:marRight w:val="0"/>
          <w:marTop w:val="0"/>
          <w:marBottom w:val="0"/>
          <w:divBdr>
            <w:top w:val="none" w:sz="0" w:space="0" w:color="auto"/>
            <w:left w:val="none" w:sz="0" w:space="0" w:color="auto"/>
            <w:bottom w:val="none" w:sz="0" w:space="0" w:color="auto"/>
            <w:right w:val="none" w:sz="0" w:space="0" w:color="auto"/>
          </w:divBdr>
        </w:div>
      </w:divsChild>
    </w:div>
    <w:div w:id="543441892">
      <w:bodyDiv w:val="1"/>
      <w:marLeft w:val="0"/>
      <w:marRight w:val="0"/>
      <w:marTop w:val="0"/>
      <w:marBottom w:val="0"/>
      <w:divBdr>
        <w:top w:val="none" w:sz="0" w:space="0" w:color="auto"/>
        <w:left w:val="none" w:sz="0" w:space="0" w:color="auto"/>
        <w:bottom w:val="none" w:sz="0" w:space="0" w:color="auto"/>
        <w:right w:val="none" w:sz="0" w:space="0" w:color="auto"/>
      </w:divBdr>
    </w:div>
    <w:div w:id="543442095">
      <w:bodyDiv w:val="1"/>
      <w:marLeft w:val="0"/>
      <w:marRight w:val="0"/>
      <w:marTop w:val="0"/>
      <w:marBottom w:val="0"/>
      <w:divBdr>
        <w:top w:val="none" w:sz="0" w:space="0" w:color="auto"/>
        <w:left w:val="none" w:sz="0" w:space="0" w:color="auto"/>
        <w:bottom w:val="none" w:sz="0" w:space="0" w:color="auto"/>
        <w:right w:val="none" w:sz="0" w:space="0" w:color="auto"/>
      </w:divBdr>
    </w:div>
    <w:div w:id="543519411">
      <w:bodyDiv w:val="1"/>
      <w:marLeft w:val="0"/>
      <w:marRight w:val="0"/>
      <w:marTop w:val="0"/>
      <w:marBottom w:val="0"/>
      <w:divBdr>
        <w:top w:val="none" w:sz="0" w:space="0" w:color="auto"/>
        <w:left w:val="none" w:sz="0" w:space="0" w:color="auto"/>
        <w:bottom w:val="none" w:sz="0" w:space="0" w:color="auto"/>
        <w:right w:val="none" w:sz="0" w:space="0" w:color="auto"/>
      </w:divBdr>
    </w:div>
    <w:div w:id="543637007">
      <w:bodyDiv w:val="1"/>
      <w:marLeft w:val="0"/>
      <w:marRight w:val="0"/>
      <w:marTop w:val="0"/>
      <w:marBottom w:val="0"/>
      <w:divBdr>
        <w:top w:val="none" w:sz="0" w:space="0" w:color="auto"/>
        <w:left w:val="none" w:sz="0" w:space="0" w:color="auto"/>
        <w:bottom w:val="none" w:sz="0" w:space="0" w:color="auto"/>
        <w:right w:val="none" w:sz="0" w:space="0" w:color="auto"/>
      </w:divBdr>
      <w:divsChild>
        <w:div w:id="20253156">
          <w:marLeft w:val="480"/>
          <w:marRight w:val="0"/>
          <w:marTop w:val="0"/>
          <w:marBottom w:val="0"/>
          <w:divBdr>
            <w:top w:val="none" w:sz="0" w:space="0" w:color="auto"/>
            <w:left w:val="none" w:sz="0" w:space="0" w:color="auto"/>
            <w:bottom w:val="none" w:sz="0" w:space="0" w:color="auto"/>
            <w:right w:val="none" w:sz="0" w:space="0" w:color="auto"/>
          </w:divBdr>
        </w:div>
        <w:div w:id="31536155">
          <w:marLeft w:val="480"/>
          <w:marRight w:val="0"/>
          <w:marTop w:val="0"/>
          <w:marBottom w:val="0"/>
          <w:divBdr>
            <w:top w:val="none" w:sz="0" w:space="0" w:color="auto"/>
            <w:left w:val="none" w:sz="0" w:space="0" w:color="auto"/>
            <w:bottom w:val="none" w:sz="0" w:space="0" w:color="auto"/>
            <w:right w:val="none" w:sz="0" w:space="0" w:color="auto"/>
          </w:divBdr>
        </w:div>
        <w:div w:id="122432916">
          <w:marLeft w:val="480"/>
          <w:marRight w:val="0"/>
          <w:marTop w:val="0"/>
          <w:marBottom w:val="0"/>
          <w:divBdr>
            <w:top w:val="none" w:sz="0" w:space="0" w:color="auto"/>
            <w:left w:val="none" w:sz="0" w:space="0" w:color="auto"/>
            <w:bottom w:val="none" w:sz="0" w:space="0" w:color="auto"/>
            <w:right w:val="none" w:sz="0" w:space="0" w:color="auto"/>
          </w:divBdr>
        </w:div>
        <w:div w:id="163017704">
          <w:marLeft w:val="480"/>
          <w:marRight w:val="0"/>
          <w:marTop w:val="0"/>
          <w:marBottom w:val="0"/>
          <w:divBdr>
            <w:top w:val="none" w:sz="0" w:space="0" w:color="auto"/>
            <w:left w:val="none" w:sz="0" w:space="0" w:color="auto"/>
            <w:bottom w:val="none" w:sz="0" w:space="0" w:color="auto"/>
            <w:right w:val="none" w:sz="0" w:space="0" w:color="auto"/>
          </w:divBdr>
        </w:div>
        <w:div w:id="189226113">
          <w:marLeft w:val="480"/>
          <w:marRight w:val="0"/>
          <w:marTop w:val="0"/>
          <w:marBottom w:val="0"/>
          <w:divBdr>
            <w:top w:val="none" w:sz="0" w:space="0" w:color="auto"/>
            <w:left w:val="none" w:sz="0" w:space="0" w:color="auto"/>
            <w:bottom w:val="none" w:sz="0" w:space="0" w:color="auto"/>
            <w:right w:val="none" w:sz="0" w:space="0" w:color="auto"/>
          </w:divBdr>
        </w:div>
        <w:div w:id="221136617">
          <w:marLeft w:val="480"/>
          <w:marRight w:val="0"/>
          <w:marTop w:val="0"/>
          <w:marBottom w:val="0"/>
          <w:divBdr>
            <w:top w:val="none" w:sz="0" w:space="0" w:color="auto"/>
            <w:left w:val="none" w:sz="0" w:space="0" w:color="auto"/>
            <w:bottom w:val="none" w:sz="0" w:space="0" w:color="auto"/>
            <w:right w:val="none" w:sz="0" w:space="0" w:color="auto"/>
          </w:divBdr>
        </w:div>
        <w:div w:id="230042105">
          <w:marLeft w:val="480"/>
          <w:marRight w:val="0"/>
          <w:marTop w:val="0"/>
          <w:marBottom w:val="0"/>
          <w:divBdr>
            <w:top w:val="none" w:sz="0" w:space="0" w:color="auto"/>
            <w:left w:val="none" w:sz="0" w:space="0" w:color="auto"/>
            <w:bottom w:val="none" w:sz="0" w:space="0" w:color="auto"/>
            <w:right w:val="none" w:sz="0" w:space="0" w:color="auto"/>
          </w:divBdr>
        </w:div>
        <w:div w:id="256716770">
          <w:marLeft w:val="480"/>
          <w:marRight w:val="0"/>
          <w:marTop w:val="0"/>
          <w:marBottom w:val="0"/>
          <w:divBdr>
            <w:top w:val="none" w:sz="0" w:space="0" w:color="auto"/>
            <w:left w:val="none" w:sz="0" w:space="0" w:color="auto"/>
            <w:bottom w:val="none" w:sz="0" w:space="0" w:color="auto"/>
            <w:right w:val="none" w:sz="0" w:space="0" w:color="auto"/>
          </w:divBdr>
        </w:div>
        <w:div w:id="291644022">
          <w:marLeft w:val="480"/>
          <w:marRight w:val="0"/>
          <w:marTop w:val="0"/>
          <w:marBottom w:val="0"/>
          <w:divBdr>
            <w:top w:val="none" w:sz="0" w:space="0" w:color="auto"/>
            <w:left w:val="none" w:sz="0" w:space="0" w:color="auto"/>
            <w:bottom w:val="none" w:sz="0" w:space="0" w:color="auto"/>
            <w:right w:val="none" w:sz="0" w:space="0" w:color="auto"/>
          </w:divBdr>
        </w:div>
        <w:div w:id="299924318">
          <w:marLeft w:val="480"/>
          <w:marRight w:val="0"/>
          <w:marTop w:val="0"/>
          <w:marBottom w:val="0"/>
          <w:divBdr>
            <w:top w:val="none" w:sz="0" w:space="0" w:color="auto"/>
            <w:left w:val="none" w:sz="0" w:space="0" w:color="auto"/>
            <w:bottom w:val="none" w:sz="0" w:space="0" w:color="auto"/>
            <w:right w:val="none" w:sz="0" w:space="0" w:color="auto"/>
          </w:divBdr>
        </w:div>
        <w:div w:id="306323177">
          <w:marLeft w:val="480"/>
          <w:marRight w:val="0"/>
          <w:marTop w:val="0"/>
          <w:marBottom w:val="0"/>
          <w:divBdr>
            <w:top w:val="none" w:sz="0" w:space="0" w:color="auto"/>
            <w:left w:val="none" w:sz="0" w:space="0" w:color="auto"/>
            <w:bottom w:val="none" w:sz="0" w:space="0" w:color="auto"/>
            <w:right w:val="none" w:sz="0" w:space="0" w:color="auto"/>
          </w:divBdr>
        </w:div>
        <w:div w:id="316957539">
          <w:marLeft w:val="480"/>
          <w:marRight w:val="0"/>
          <w:marTop w:val="0"/>
          <w:marBottom w:val="0"/>
          <w:divBdr>
            <w:top w:val="none" w:sz="0" w:space="0" w:color="auto"/>
            <w:left w:val="none" w:sz="0" w:space="0" w:color="auto"/>
            <w:bottom w:val="none" w:sz="0" w:space="0" w:color="auto"/>
            <w:right w:val="none" w:sz="0" w:space="0" w:color="auto"/>
          </w:divBdr>
        </w:div>
        <w:div w:id="317000340">
          <w:marLeft w:val="480"/>
          <w:marRight w:val="0"/>
          <w:marTop w:val="0"/>
          <w:marBottom w:val="0"/>
          <w:divBdr>
            <w:top w:val="none" w:sz="0" w:space="0" w:color="auto"/>
            <w:left w:val="none" w:sz="0" w:space="0" w:color="auto"/>
            <w:bottom w:val="none" w:sz="0" w:space="0" w:color="auto"/>
            <w:right w:val="none" w:sz="0" w:space="0" w:color="auto"/>
          </w:divBdr>
        </w:div>
        <w:div w:id="400904877">
          <w:marLeft w:val="480"/>
          <w:marRight w:val="0"/>
          <w:marTop w:val="0"/>
          <w:marBottom w:val="0"/>
          <w:divBdr>
            <w:top w:val="none" w:sz="0" w:space="0" w:color="auto"/>
            <w:left w:val="none" w:sz="0" w:space="0" w:color="auto"/>
            <w:bottom w:val="none" w:sz="0" w:space="0" w:color="auto"/>
            <w:right w:val="none" w:sz="0" w:space="0" w:color="auto"/>
          </w:divBdr>
        </w:div>
        <w:div w:id="506558494">
          <w:marLeft w:val="480"/>
          <w:marRight w:val="0"/>
          <w:marTop w:val="0"/>
          <w:marBottom w:val="0"/>
          <w:divBdr>
            <w:top w:val="none" w:sz="0" w:space="0" w:color="auto"/>
            <w:left w:val="none" w:sz="0" w:space="0" w:color="auto"/>
            <w:bottom w:val="none" w:sz="0" w:space="0" w:color="auto"/>
            <w:right w:val="none" w:sz="0" w:space="0" w:color="auto"/>
          </w:divBdr>
        </w:div>
        <w:div w:id="521212389">
          <w:marLeft w:val="480"/>
          <w:marRight w:val="0"/>
          <w:marTop w:val="0"/>
          <w:marBottom w:val="0"/>
          <w:divBdr>
            <w:top w:val="none" w:sz="0" w:space="0" w:color="auto"/>
            <w:left w:val="none" w:sz="0" w:space="0" w:color="auto"/>
            <w:bottom w:val="none" w:sz="0" w:space="0" w:color="auto"/>
            <w:right w:val="none" w:sz="0" w:space="0" w:color="auto"/>
          </w:divBdr>
        </w:div>
        <w:div w:id="548346876">
          <w:marLeft w:val="480"/>
          <w:marRight w:val="0"/>
          <w:marTop w:val="0"/>
          <w:marBottom w:val="0"/>
          <w:divBdr>
            <w:top w:val="none" w:sz="0" w:space="0" w:color="auto"/>
            <w:left w:val="none" w:sz="0" w:space="0" w:color="auto"/>
            <w:bottom w:val="none" w:sz="0" w:space="0" w:color="auto"/>
            <w:right w:val="none" w:sz="0" w:space="0" w:color="auto"/>
          </w:divBdr>
        </w:div>
        <w:div w:id="556822490">
          <w:marLeft w:val="480"/>
          <w:marRight w:val="0"/>
          <w:marTop w:val="0"/>
          <w:marBottom w:val="0"/>
          <w:divBdr>
            <w:top w:val="none" w:sz="0" w:space="0" w:color="auto"/>
            <w:left w:val="none" w:sz="0" w:space="0" w:color="auto"/>
            <w:bottom w:val="none" w:sz="0" w:space="0" w:color="auto"/>
            <w:right w:val="none" w:sz="0" w:space="0" w:color="auto"/>
          </w:divBdr>
        </w:div>
        <w:div w:id="560867856">
          <w:marLeft w:val="480"/>
          <w:marRight w:val="0"/>
          <w:marTop w:val="0"/>
          <w:marBottom w:val="0"/>
          <w:divBdr>
            <w:top w:val="none" w:sz="0" w:space="0" w:color="auto"/>
            <w:left w:val="none" w:sz="0" w:space="0" w:color="auto"/>
            <w:bottom w:val="none" w:sz="0" w:space="0" w:color="auto"/>
            <w:right w:val="none" w:sz="0" w:space="0" w:color="auto"/>
          </w:divBdr>
        </w:div>
        <w:div w:id="575823388">
          <w:marLeft w:val="480"/>
          <w:marRight w:val="0"/>
          <w:marTop w:val="0"/>
          <w:marBottom w:val="0"/>
          <w:divBdr>
            <w:top w:val="none" w:sz="0" w:space="0" w:color="auto"/>
            <w:left w:val="none" w:sz="0" w:space="0" w:color="auto"/>
            <w:bottom w:val="none" w:sz="0" w:space="0" w:color="auto"/>
            <w:right w:val="none" w:sz="0" w:space="0" w:color="auto"/>
          </w:divBdr>
        </w:div>
        <w:div w:id="615866868">
          <w:marLeft w:val="480"/>
          <w:marRight w:val="0"/>
          <w:marTop w:val="0"/>
          <w:marBottom w:val="0"/>
          <w:divBdr>
            <w:top w:val="none" w:sz="0" w:space="0" w:color="auto"/>
            <w:left w:val="none" w:sz="0" w:space="0" w:color="auto"/>
            <w:bottom w:val="none" w:sz="0" w:space="0" w:color="auto"/>
            <w:right w:val="none" w:sz="0" w:space="0" w:color="auto"/>
          </w:divBdr>
        </w:div>
        <w:div w:id="618536436">
          <w:marLeft w:val="480"/>
          <w:marRight w:val="0"/>
          <w:marTop w:val="0"/>
          <w:marBottom w:val="0"/>
          <w:divBdr>
            <w:top w:val="none" w:sz="0" w:space="0" w:color="auto"/>
            <w:left w:val="none" w:sz="0" w:space="0" w:color="auto"/>
            <w:bottom w:val="none" w:sz="0" w:space="0" w:color="auto"/>
            <w:right w:val="none" w:sz="0" w:space="0" w:color="auto"/>
          </w:divBdr>
        </w:div>
        <w:div w:id="664672673">
          <w:marLeft w:val="480"/>
          <w:marRight w:val="0"/>
          <w:marTop w:val="0"/>
          <w:marBottom w:val="0"/>
          <w:divBdr>
            <w:top w:val="none" w:sz="0" w:space="0" w:color="auto"/>
            <w:left w:val="none" w:sz="0" w:space="0" w:color="auto"/>
            <w:bottom w:val="none" w:sz="0" w:space="0" w:color="auto"/>
            <w:right w:val="none" w:sz="0" w:space="0" w:color="auto"/>
          </w:divBdr>
        </w:div>
        <w:div w:id="680667944">
          <w:marLeft w:val="480"/>
          <w:marRight w:val="0"/>
          <w:marTop w:val="0"/>
          <w:marBottom w:val="0"/>
          <w:divBdr>
            <w:top w:val="none" w:sz="0" w:space="0" w:color="auto"/>
            <w:left w:val="none" w:sz="0" w:space="0" w:color="auto"/>
            <w:bottom w:val="none" w:sz="0" w:space="0" w:color="auto"/>
            <w:right w:val="none" w:sz="0" w:space="0" w:color="auto"/>
          </w:divBdr>
        </w:div>
        <w:div w:id="704449852">
          <w:marLeft w:val="480"/>
          <w:marRight w:val="0"/>
          <w:marTop w:val="0"/>
          <w:marBottom w:val="0"/>
          <w:divBdr>
            <w:top w:val="none" w:sz="0" w:space="0" w:color="auto"/>
            <w:left w:val="none" w:sz="0" w:space="0" w:color="auto"/>
            <w:bottom w:val="none" w:sz="0" w:space="0" w:color="auto"/>
            <w:right w:val="none" w:sz="0" w:space="0" w:color="auto"/>
          </w:divBdr>
        </w:div>
        <w:div w:id="715786740">
          <w:marLeft w:val="480"/>
          <w:marRight w:val="0"/>
          <w:marTop w:val="0"/>
          <w:marBottom w:val="0"/>
          <w:divBdr>
            <w:top w:val="none" w:sz="0" w:space="0" w:color="auto"/>
            <w:left w:val="none" w:sz="0" w:space="0" w:color="auto"/>
            <w:bottom w:val="none" w:sz="0" w:space="0" w:color="auto"/>
            <w:right w:val="none" w:sz="0" w:space="0" w:color="auto"/>
          </w:divBdr>
        </w:div>
        <w:div w:id="746535183">
          <w:marLeft w:val="480"/>
          <w:marRight w:val="0"/>
          <w:marTop w:val="0"/>
          <w:marBottom w:val="0"/>
          <w:divBdr>
            <w:top w:val="none" w:sz="0" w:space="0" w:color="auto"/>
            <w:left w:val="none" w:sz="0" w:space="0" w:color="auto"/>
            <w:bottom w:val="none" w:sz="0" w:space="0" w:color="auto"/>
            <w:right w:val="none" w:sz="0" w:space="0" w:color="auto"/>
          </w:divBdr>
        </w:div>
        <w:div w:id="750002638">
          <w:marLeft w:val="480"/>
          <w:marRight w:val="0"/>
          <w:marTop w:val="0"/>
          <w:marBottom w:val="0"/>
          <w:divBdr>
            <w:top w:val="none" w:sz="0" w:space="0" w:color="auto"/>
            <w:left w:val="none" w:sz="0" w:space="0" w:color="auto"/>
            <w:bottom w:val="none" w:sz="0" w:space="0" w:color="auto"/>
            <w:right w:val="none" w:sz="0" w:space="0" w:color="auto"/>
          </w:divBdr>
        </w:div>
        <w:div w:id="869103254">
          <w:marLeft w:val="480"/>
          <w:marRight w:val="0"/>
          <w:marTop w:val="0"/>
          <w:marBottom w:val="0"/>
          <w:divBdr>
            <w:top w:val="none" w:sz="0" w:space="0" w:color="auto"/>
            <w:left w:val="none" w:sz="0" w:space="0" w:color="auto"/>
            <w:bottom w:val="none" w:sz="0" w:space="0" w:color="auto"/>
            <w:right w:val="none" w:sz="0" w:space="0" w:color="auto"/>
          </w:divBdr>
        </w:div>
        <w:div w:id="896933303">
          <w:marLeft w:val="480"/>
          <w:marRight w:val="0"/>
          <w:marTop w:val="0"/>
          <w:marBottom w:val="0"/>
          <w:divBdr>
            <w:top w:val="none" w:sz="0" w:space="0" w:color="auto"/>
            <w:left w:val="none" w:sz="0" w:space="0" w:color="auto"/>
            <w:bottom w:val="none" w:sz="0" w:space="0" w:color="auto"/>
            <w:right w:val="none" w:sz="0" w:space="0" w:color="auto"/>
          </w:divBdr>
        </w:div>
        <w:div w:id="914631920">
          <w:marLeft w:val="480"/>
          <w:marRight w:val="0"/>
          <w:marTop w:val="0"/>
          <w:marBottom w:val="0"/>
          <w:divBdr>
            <w:top w:val="none" w:sz="0" w:space="0" w:color="auto"/>
            <w:left w:val="none" w:sz="0" w:space="0" w:color="auto"/>
            <w:bottom w:val="none" w:sz="0" w:space="0" w:color="auto"/>
            <w:right w:val="none" w:sz="0" w:space="0" w:color="auto"/>
          </w:divBdr>
        </w:div>
        <w:div w:id="949319052">
          <w:marLeft w:val="480"/>
          <w:marRight w:val="0"/>
          <w:marTop w:val="0"/>
          <w:marBottom w:val="0"/>
          <w:divBdr>
            <w:top w:val="none" w:sz="0" w:space="0" w:color="auto"/>
            <w:left w:val="none" w:sz="0" w:space="0" w:color="auto"/>
            <w:bottom w:val="none" w:sz="0" w:space="0" w:color="auto"/>
            <w:right w:val="none" w:sz="0" w:space="0" w:color="auto"/>
          </w:divBdr>
        </w:div>
        <w:div w:id="984892898">
          <w:marLeft w:val="480"/>
          <w:marRight w:val="0"/>
          <w:marTop w:val="0"/>
          <w:marBottom w:val="0"/>
          <w:divBdr>
            <w:top w:val="none" w:sz="0" w:space="0" w:color="auto"/>
            <w:left w:val="none" w:sz="0" w:space="0" w:color="auto"/>
            <w:bottom w:val="none" w:sz="0" w:space="0" w:color="auto"/>
            <w:right w:val="none" w:sz="0" w:space="0" w:color="auto"/>
          </w:divBdr>
        </w:div>
      </w:divsChild>
    </w:div>
    <w:div w:id="543712426">
      <w:bodyDiv w:val="1"/>
      <w:marLeft w:val="0"/>
      <w:marRight w:val="0"/>
      <w:marTop w:val="0"/>
      <w:marBottom w:val="0"/>
      <w:divBdr>
        <w:top w:val="none" w:sz="0" w:space="0" w:color="auto"/>
        <w:left w:val="none" w:sz="0" w:space="0" w:color="auto"/>
        <w:bottom w:val="none" w:sz="0" w:space="0" w:color="auto"/>
        <w:right w:val="none" w:sz="0" w:space="0" w:color="auto"/>
      </w:divBdr>
    </w:div>
    <w:div w:id="543908988">
      <w:bodyDiv w:val="1"/>
      <w:marLeft w:val="0"/>
      <w:marRight w:val="0"/>
      <w:marTop w:val="0"/>
      <w:marBottom w:val="0"/>
      <w:divBdr>
        <w:top w:val="none" w:sz="0" w:space="0" w:color="auto"/>
        <w:left w:val="none" w:sz="0" w:space="0" w:color="auto"/>
        <w:bottom w:val="none" w:sz="0" w:space="0" w:color="auto"/>
        <w:right w:val="none" w:sz="0" w:space="0" w:color="auto"/>
      </w:divBdr>
    </w:div>
    <w:div w:id="544026591">
      <w:bodyDiv w:val="1"/>
      <w:marLeft w:val="0"/>
      <w:marRight w:val="0"/>
      <w:marTop w:val="0"/>
      <w:marBottom w:val="0"/>
      <w:divBdr>
        <w:top w:val="none" w:sz="0" w:space="0" w:color="auto"/>
        <w:left w:val="none" w:sz="0" w:space="0" w:color="auto"/>
        <w:bottom w:val="none" w:sz="0" w:space="0" w:color="auto"/>
        <w:right w:val="none" w:sz="0" w:space="0" w:color="auto"/>
      </w:divBdr>
      <w:divsChild>
        <w:div w:id="205301">
          <w:marLeft w:val="480"/>
          <w:marRight w:val="0"/>
          <w:marTop w:val="0"/>
          <w:marBottom w:val="0"/>
          <w:divBdr>
            <w:top w:val="none" w:sz="0" w:space="0" w:color="auto"/>
            <w:left w:val="none" w:sz="0" w:space="0" w:color="auto"/>
            <w:bottom w:val="none" w:sz="0" w:space="0" w:color="auto"/>
            <w:right w:val="none" w:sz="0" w:space="0" w:color="auto"/>
          </w:divBdr>
        </w:div>
        <w:div w:id="79261695">
          <w:marLeft w:val="480"/>
          <w:marRight w:val="0"/>
          <w:marTop w:val="0"/>
          <w:marBottom w:val="0"/>
          <w:divBdr>
            <w:top w:val="none" w:sz="0" w:space="0" w:color="auto"/>
            <w:left w:val="none" w:sz="0" w:space="0" w:color="auto"/>
            <w:bottom w:val="none" w:sz="0" w:space="0" w:color="auto"/>
            <w:right w:val="none" w:sz="0" w:space="0" w:color="auto"/>
          </w:divBdr>
        </w:div>
        <w:div w:id="135876866">
          <w:marLeft w:val="480"/>
          <w:marRight w:val="0"/>
          <w:marTop w:val="0"/>
          <w:marBottom w:val="0"/>
          <w:divBdr>
            <w:top w:val="none" w:sz="0" w:space="0" w:color="auto"/>
            <w:left w:val="none" w:sz="0" w:space="0" w:color="auto"/>
            <w:bottom w:val="none" w:sz="0" w:space="0" w:color="auto"/>
            <w:right w:val="none" w:sz="0" w:space="0" w:color="auto"/>
          </w:divBdr>
        </w:div>
        <w:div w:id="138158576">
          <w:marLeft w:val="480"/>
          <w:marRight w:val="0"/>
          <w:marTop w:val="0"/>
          <w:marBottom w:val="0"/>
          <w:divBdr>
            <w:top w:val="none" w:sz="0" w:space="0" w:color="auto"/>
            <w:left w:val="none" w:sz="0" w:space="0" w:color="auto"/>
            <w:bottom w:val="none" w:sz="0" w:space="0" w:color="auto"/>
            <w:right w:val="none" w:sz="0" w:space="0" w:color="auto"/>
          </w:divBdr>
        </w:div>
        <w:div w:id="165944885">
          <w:marLeft w:val="480"/>
          <w:marRight w:val="0"/>
          <w:marTop w:val="0"/>
          <w:marBottom w:val="0"/>
          <w:divBdr>
            <w:top w:val="none" w:sz="0" w:space="0" w:color="auto"/>
            <w:left w:val="none" w:sz="0" w:space="0" w:color="auto"/>
            <w:bottom w:val="none" w:sz="0" w:space="0" w:color="auto"/>
            <w:right w:val="none" w:sz="0" w:space="0" w:color="auto"/>
          </w:divBdr>
        </w:div>
        <w:div w:id="247815206">
          <w:marLeft w:val="480"/>
          <w:marRight w:val="0"/>
          <w:marTop w:val="0"/>
          <w:marBottom w:val="0"/>
          <w:divBdr>
            <w:top w:val="none" w:sz="0" w:space="0" w:color="auto"/>
            <w:left w:val="none" w:sz="0" w:space="0" w:color="auto"/>
            <w:bottom w:val="none" w:sz="0" w:space="0" w:color="auto"/>
            <w:right w:val="none" w:sz="0" w:space="0" w:color="auto"/>
          </w:divBdr>
        </w:div>
        <w:div w:id="290521906">
          <w:marLeft w:val="480"/>
          <w:marRight w:val="0"/>
          <w:marTop w:val="0"/>
          <w:marBottom w:val="0"/>
          <w:divBdr>
            <w:top w:val="none" w:sz="0" w:space="0" w:color="auto"/>
            <w:left w:val="none" w:sz="0" w:space="0" w:color="auto"/>
            <w:bottom w:val="none" w:sz="0" w:space="0" w:color="auto"/>
            <w:right w:val="none" w:sz="0" w:space="0" w:color="auto"/>
          </w:divBdr>
        </w:div>
        <w:div w:id="291134208">
          <w:marLeft w:val="480"/>
          <w:marRight w:val="0"/>
          <w:marTop w:val="0"/>
          <w:marBottom w:val="0"/>
          <w:divBdr>
            <w:top w:val="none" w:sz="0" w:space="0" w:color="auto"/>
            <w:left w:val="none" w:sz="0" w:space="0" w:color="auto"/>
            <w:bottom w:val="none" w:sz="0" w:space="0" w:color="auto"/>
            <w:right w:val="none" w:sz="0" w:space="0" w:color="auto"/>
          </w:divBdr>
        </w:div>
        <w:div w:id="539783246">
          <w:marLeft w:val="480"/>
          <w:marRight w:val="0"/>
          <w:marTop w:val="0"/>
          <w:marBottom w:val="0"/>
          <w:divBdr>
            <w:top w:val="none" w:sz="0" w:space="0" w:color="auto"/>
            <w:left w:val="none" w:sz="0" w:space="0" w:color="auto"/>
            <w:bottom w:val="none" w:sz="0" w:space="0" w:color="auto"/>
            <w:right w:val="none" w:sz="0" w:space="0" w:color="auto"/>
          </w:divBdr>
        </w:div>
        <w:div w:id="609581221">
          <w:marLeft w:val="480"/>
          <w:marRight w:val="0"/>
          <w:marTop w:val="0"/>
          <w:marBottom w:val="0"/>
          <w:divBdr>
            <w:top w:val="none" w:sz="0" w:space="0" w:color="auto"/>
            <w:left w:val="none" w:sz="0" w:space="0" w:color="auto"/>
            <w:bottom w:val="none" w:sz="0" w:space="0" w:color="auto"/>
            <w:right w:val="none" w:sz="0" w:space="0" w:color="auto"/>
          </w:divBdr>
        </w:div>
        <w:div w:id="611979555">
          <w:marLeft w:val="480"/>
          <w:marRight w:val="0"/>
          <w:marTop w:val="0"/>
          <w:marBottom w:val="0"/>
          <w:divBdr>
            <w:top w:val="none" w:sz="0" w:space="0" w:color="auto"/>
            <w:left w:val="none" w:sz="0" w:space="0" w:color="auto"/>
            <w:bottom w:val="none" w:sz="0" w:space="0" w:color="auto"/>
            <w:right w:val="none" w:sz="0" w:space="0" w:color="auto"/>
          </w:divBdr>
        </w:div>
        <w:div w:id="685525251">
          <w:marLeft w:val="480"/>
          <w:marRight w:val="0"/>
          <w:marTop w:val="0"/>
          <w:marBottom w:val="0"/>
          <w:divBdr>
            <w:top w:val="none" w:sz="0" w:space="0" w:color="auto"/>
            <w:left w:val="none" w:sz="0" w:space="0" w:color="auto"/>
            <w:bottom w:val="none" w:sz="0" w:space="0" w:color="auto"/>
            <w:right w:val="none" w:sz="0" w:space="0" w:color="auto"/>
          </w:divBdr>
        </w:div>
        <w:div w:id="726800775">
          <w:marLeft w:val="480"/>
          <w:marRight w:val="0"/>
          <w:marTop w:val="0"/>
          <w:marBottom w:val="0"/>
          <w:divBdr>
            <w:top w:val="none" w:sz="0" w:space="0" w:color="auto"/>
            <w:left w:val="none" w:sz="0" w:space="0" w:color="auto"/>
            <w:bottom w:val="none" w:sz="0" w:space="0" w:color="auto"/>
            <w:right w:val="none" w:sz="0" w:space="0" w:color="auto"/>
          </w:divBdr>
        </w:div>
        <w:div w:id="771516159">
          <w:marLeft w:val="480"/>
          <w:marRight w:val="0"/>
          <w:marTop w:val="0"/>
          <w:marBottom w:val="0"/>
          <w:divBdr>
            <w:top w:val="none" w:sz="0" w:space="0" w:color="auto"/>
            <w:left w:val="none" w:sz="0" w:space="0" w:color="auto"/>
            <w:bottom w:val="none" w:sz="0" w:space="0" w:color="auto"/>
            <w:right w:val="none" w:sz="0" w:space="0" w:color="auto"/>
          </w:divBdr>
        </w:div>
        <w:div w:id="782770432">
          <w:marLeft w:val="480"/>
          <w:marRight w:val="0"/>
          <w:marTop w:val="0"/>
          <w:marBottom w:val="0"/>
          <w:divBdr>
            <w:top w:val="none" w:sz="0" w:space="0" w:color="auto"/>
            <w:left w:val="none" w:sz="0" w:space="0" w:color="auto"/>
            <w:bottom w:val="none" w:sz="0" w:space="0" w:color="auto"/>
            <w:right w:val="none" w:sz="0" w:space="0" w:color="auto"/>
          </w:divBdr>
        </w:div>
        <w:div w:id="791703264">
          <w:marLeft w:val="480"/>
          <w:marRight w:val="0"/>
          <w:marTop w:val="0"/>
          <w:marBottom w:val="0"/>
          <w:divBdr>
            <w:top w:val="none" w:sz="0" w:space="0" w:color="auto"/>
            <w:left w:val="none" w:sz="0" w:space="0" w:color="auto"/>
            <w:bottom w:val="none" w:sz="0" w:space="0" w:color="auto"/>
            <w:right w:val="none" w:sz="0" w:space="0" w:color="auto"/>
          </w:divBdr>
        </w:div>
        <w:div w:id="812061215">
          <w:marLeft w:val="480"/>
          <w:marRight w:val="0"/>
          <w:marTop w:val="0"/>
          <w:marBottom w:val="0"/>
          <w:divBdr>
            <w:top w:val="none" w:sz="0" w:space="0" w:color="auto"/>
            <w:left w:val="none" w:sz="0" w:space="0" w:color="auto"/>
            <w:bottom w:val="none" w:sz="0" w:space="0" w:color="auto"/>
            <w:right w:val="none" w:sz="0" w:space="0" w:color="auto"/>
          </w:divBdr>
        </w:div>
        <w:div w:id="861479375">
          <w:marLeft w:val="480"/>
          <w:marRight w:val="0"/>
          <w:marTop w:val="0"/>
          <w:marBottom w:val="0"/>
          <w:divBdr>
            <w:top w:val="none" w:sz="0" w:space="0" w:color="auto"/>
            <w:left w:val="none" w:sz="0" w:space="0" w:color="auto"/>
            <w:bottom w:val="none" w:sz="0" w:space="0" w:color="auto"/>
            <w:right w:val="none" w:sz="0" w:space="0" w:color="auto"/>
          </w:divBdr>
        </w:div>
        <w:div w:id="869148254">
          <w:marLeft w:val="480"/>
          <w:marRight w:val="0"/>
          <w:marTop w:val="0"/>
          <w:marBottom w:val="0"/>
          <w:divBdr>
            <w:top w:val="none" w:sz="0" w:space="0" w:color="auto"/>
            <w:left w:val="none" w:sz="0" w:space="0" w:color="auto"/>
            <w:bottom w:val="none" w:sz="0" w:space="0" w:color="auto"/>
            <w:right w:val="none" w:sz="0" w:space="0" w:color="auto"/>
          </w:divBdr>
        </w:div>
        <w:div w:id="920942287">
          <w:marLeft w:val="480"/>
          <w:marRight w:val="0"/>
          <w:marTop w:val="0"/>
          <w:marBottom w:val="0"/>
          <w:divBdr>
            <w:top w:val="none" w:sz="0" w:space="0" w:color="auto"/>
            <w:left w:val="none" w:sz="0" w:space="0" w:color="auto"/>
            <w:bottom w:val="none" w:sz="0" w:space="0" w:color="auto"/>
            <w:right w:val="none" w:sz="0" w:space="0" w:color="auto"/>
          </w:divBdr>
        </w:div>
      </w:divsChild>
    </w:div>
    <w:div w:id="544224137">
      <w:bodyDiv w:val="1"/>
      <w:marLeft w:val="0"/>
      <w:marRight w:val="0"/>
      <w:marTop w:val="0"/>
      <w:marBottom w:val="0"/>
      <w:divBdr>
        <w:top w:val="none" w:sz="0" w:space="0" w:color="auto"/>
        <w:left w:val="none" w:sz="0" w:space="0" w:color="auto"/>
        <w:bottom w:val="none" w:sz="0" w:space="0" w:color="auto"/>
        <w:right w:val="none" w:sz="0" w:space="0" w:color="auto"/>
      </w:divBdr>
    </w:div>
    <w:div w:id="544609556">
      <w:bodyDiv w:val="1"/>
      <w:marLeft w:val="0"/>
      <w:marRight w:val="0"/>
      <w:marTop w:val="0"/>
      <w:marBottom w:val="0"/>
      <w:divBdr>
        <w:top w:val="none" w:sz="0" w:space="0" w:color="auto"/>
        <w:left w:val="none" w:sz="0" w:space="0" w:color="auto"/>
        <w:bottom w:val="none" w:sz="0" w:space="0" w:color="auto"/>
        <w:right w:val="none" w:sz="0" w:space="0" w:color="auto"/>
      </w:divBdr>
    </w:div>
    <w:div w:id="544945531">
      <w:bodyDiv w:val="1"/>
      <w:marLeft w:val="0"/>
      <w:marRight w:val="0"/>
      <w:marTop w:val="0"/>
      <w:marBottom w:val="0"/>
      <w:divBdr>
        <w:top w:val="none" w:sz="0" w:space="0" w:color="auto"/>
        <w:left w:val="none" w:sz="0" w:space="0" w:color="auto"/>
        <w:bottom w:val="none" w:sz="0" w:space="0" w:color="auto"/>
        <w:right w:val="none" w:sz="0" w:space="0" w:color="auto"/>
      </w:divBdr>
    </w:div>
    <w:div w:id="545024954">
      <w:bodyDiv w:val="1"/>
      <w:marLeft w:val="0"/>
      <w:marRight w:val="0"/>
      <w:marTop w:val="0"/>
      <w:marBottom w:val="0"/>
      <w:divBdr>
        <w:top w:val="none" w:sz="0" w:space="0" w:color="auto"/>
        <w:left w:val="none" w:sz="0" w:space="0" w:color="auto"/>
        <w:bottom w:val="none" w:sz="0" w:space="0" w:color="auto"/>
        <w:right w:val="none" w:sz="0" w:space="0" w:color="auto"/>
      </w:divBdr>
    </w:div>
    <w:div w:id="545217671">
      <w:bodyDiv w:val="1"/>
      <w:marLeft w:val="0"/>
      <w:marRight w:val="0"/>
      <w:marTop w:val="0"/>
      <w:marBottom w:val="0"/>
      <w:divBdr>
        <w:top w:val="none" w:sz="0" w:space="0" w:color="auto"/>
        <w:left w:val="none" w:sz="0" w:space="0" w:color="auto"/>
        <w:bottom w:val="none" w:sz="0" w:space="0" w:color="auto"/>
        <w:right w:val="none" w:sz="0" w:space="0" w:color="auto"/>
      </w:divBdr>
    </w:div>
    <w:div w:id="545262852">
      <w:bodyDiv w:val="1"/>
      <w:marLeft w:val="0"/>
      <w:marRight w:val="0"/>
      <w:marTop w:val="0"/>
      <w:marBottom w:val="0"/>
      <w:divBdr>
        <w:top w:val="none" w:sz="0" w:space="0" w:color="auto"/>
        <w:left w:val="none" w:sz="0" w:space="0" w:color="auto"/>
        <w:bottom w:val="none" w:sz="0" w:space="0" w:color="auto"/>
        <w:right w:val="none" w:sz="0" w:space="0" w:color="auto"/>
      </w:divBdr>
    </w:div>
    <w:div w:id="545409716">
      <w:bodyDiv w:val="1"/>
      <w:marLeft w:val="0"/>
      <w:marRight w:val="0"/>
      <w:marTop w:val="0"/>
      <w:marBottom w:val="0"/>
      <w:divBdr>
        <w:top w:val="none" w:sz="0" w:space="0" w:color="auto"/>
        <w:left w:val="none" w:sz="0" w:space="0" w:color="auto"/>
        <w:bottom w:val="none" w:sz="0" w:space="0" w:color="auto"/>
        <w:right w:val="none" w:sz="0" w:space="0" w:color="auto"/>
      </w:divBdr>
    </w:div>
    <w:div w:id="545607701">
      <w:bodyDiv w:val="1"/>
      <w:marLeft w:val="0"/>
      <w:marRight w:val="0"/>
      <w:marTop w:val="0"/>
      <w:marBottom w:val="0"/>
      <w:divBdr>
        <w:top w:val="none" w:sz="0" w:space="0" w:color="auto"/>
        <w:left w:val="none" w:sz="0" w:space="0" w:color="auto"/>
        <w:bottom w:val="none" w:sz="0" w:space="0" w:color="auto"/>
        <w:right w:val="none" w:sz="0" w:space="0" w:color="auto"/>
      </w:divBdr>
    </w:div>
    <w:div w:id="546187424">
      <w:bodyDiv w:val="1"/>
      <w:marLeft w:val="0"/>
      <w:marRight w:val="0"/>
      <w:marTop w:val="0"/>
      <w:marBottom w:val="0"/>
      <w:divBdr>
        <w:top w:val="none" w:sz="0" w:space="0" w:color="auto"/>
        <w:left w:val="none" w:sz="0" w:space="0" w:color="auto"/>
        <w:bottom w:val="none" w:sz="0" w:space="0" w:color="auto"/>
        <w:right w:val="none" w:sz="0" w:space="0" w:color="auto"/>
      </w:divBdr>
    </w:div>
    <w:div w:id="546332359">
      <w:bodyDiv w:val="1"/>
      <w:marLeft w:val="0"/>
      <w:marRight w:val="0"/>
      <w:marTop w:val="0"/>
      <w:marBottom w:val="0"/>
      <w:divBdr>
        <w:top w:val="none" w:sz="0" w:space="0" w:color="auto"/>
        <w:left w:val="none" w:sz="0" w:space="0" w:color="auto"/>
        <w:bottom w:val="none" w:sz="0" w:space="0" w:color="auto"/>
        <w:right w:val="none" w:sz="0" w:space="0" w:color="auto"/>
      </w:divBdr>
    </w:div>
    <w:div w:id="546378915">
      <w:bodyDiv w:val="1"/>
      <w:marLeft w:val="0"/>
      <w:marRight w:val="0"/>
      <w:marTop w:val="0"/>
      <w:marBottom w:val="0"/>
      <w:divBdr>
        <w:top w:val="none" w:sz="0" w:space="0" w:color="auto"/>
        <w:left w:val="none" w:sz="0" w:space="0" w:color="auto"/>
        <w:bottom w:val="none" w:sz="0" w:space="0" w:color="auto"/>
        <w:right w:val="none" w:sz="0" w:space="0" w:color="auto"/>
      </w:divBdr>
    </w:div>
    <w:div w:id="546768864">
      <w:bodyDiv w:val="1"/>
      <w:marLeft w:val="0"/>
      <w:marRight w:val="0"/>
      <w:marTop w:val="0"/>
      <w:marBottom w:val="0"/>
      <w:divBdr>
        <w:top w:val="none" w:sz="0" w:space="0" w:color="auto"/>
        <w:left w:val="none" w:sz="0" w:space="0" w:color="auto"/>
        <w:bottom w:val="none" w:sz="0" w:space="0" w:color="auto"/>
        <w:right w:val="none" w:sz="0" w:space="0" w:color="auto"/>
      </w:divBdr>
    </w:div>
    <w:div w:id="546837019">
      <w:bodyDiv w:val="1"/>
      <w:marLeft w:val="0"/>
      <w:marRight w:val="0"/>
      <w:marTop w:val="0"/>
      <w:marBottom w:val="0"/>
      <w:divBdr>
        <w:top w:val="none" w:sz="0" w:space="0" w:color="auto"/>
        <w:left w:val="none" w:sz="0" w:space="0" w:color="auto"/>
        <w:bottom w:val="none" w:sz="0" w:space="0" w:color="auto"/>
        <w:right w:val="none" w:sz="0" w:space="0" w:color="auto"/>
      </w:divBdr>
    </w:div>
    <w:div w:id="547033531">
      <w:bodyDiv w:val="1"/>
      <w:marLeft w:val="0"/>
      <w:marRight w:val="0"/>
      <w:marTop w:val="0"/>
      <w:marBottom w:val="0"/>
      <w:divBdr>
        <w:top w:val="none" w:sz="0" w:space="0" w:color="auto"/>
        <w:left w:val="none" w:sz="0" w:space="0" w:color="auto"/>
        <w:bottom w:val="none" w:sz="0" w:space="0" w:color="auto"/>
        <w:right w:val="none" w:sz="0" w:space="0" w:color="auto"/>
      </w:divBdr>
    </w:div>
    <w:div w:id="547035172">
      <w:bodyDiv w:val="1"/>
      <w:marLeft w:val="0"/>
      <w:marRight w:val="0"/>
      <w:marTop w:val="0"/>
      <w:marBottom w:val="0"/>
      <w:divBdr>
        <w:top w:val="none" w:sz="0" w:space="0" w:color="auto"/>
        <w:left w:val="none" w:sz="0" w:space="0" w:color="auto"/>
        <w:bottom w:val="none" w:sz="0" w:space="0" w:color="auto"/>
        <w:right w:val="none" w:sz="0" w:space="0" w:color="auto"/>
      </w:divBdr>
    </w:div>
    <w:div w:id="547302554">
      <w:bodyDiv w:val="1"/>
      <w:marLeft w:val="0"/>
      <w:marRight w:val="0"/>
      <w:marTop w:val="0"/>
      <w:marBottom w:val="0"/>
      <w:divBdr>
        <w:top w:val="none" w:sz="0" w:space="0" w:color="auto"/>
        <w:left w:val="none" w:sz="0" w:space="0" w:color="auto"/>
        <w:bottom w:val="none" w:sz="0" w:space="0" w:color="auto"/>
        <w:right w:val="none" w:sz="0" w:space="0" w:color="auto"/>
      </w:divBdr>
    </w:div>
    <w:div w:id="548155371">
      <w:bodyDiv w:val="1"/>
      <w:marLeft w:val="0"/>
      <w:marRight w:val="0"/>
      <w:marTop w:val="0"/>
      <w:marBottom w:val="0"/>
      <w:divBdr>
        <w:top w:val="none" w:sz="0" w:space="0" w:color="auto"/>
        <w:left w:val="none" w:sz="0" w:space="0" w:color="auto"/>
        <w:bottom w:val="none" w:sz="0" w:space="0" w:color="auto"/>
        <w:right w:val="none" w:sz="0" w:space="0" w:color="auto"/>
      </w:divBdr>
    </w:div>
    <w:div w:id="548801350">
      <w:bodyDiv w:val="1"/>
      <w:marLeft w:val="0"/>
      <w:marRight w:val="0"/>
      <w:marTop w:val="0"/>
      <w:marBottom w:val="0"/>
      <w:divBdr>
        <w:top w:val="none" w:sz="0" w:space="0" w:color="auto"/>
        <w:left w:val="none" w:sz="0" w:space="0" w:color="auto"/>
        <w:bottom w:val="none" w:sz="0" w:space="0" w:color="auto"/>
        <w:right w:val="none" w:sz="0" w:space="0" w:color="auto"/>
      </w:divBdr>
    </w:div>
    <w:div w:id="548996029">
      <w:bodyDiv w:val="1"/>
      <w:marLeft w:val="0"/>
      <w:marRight w:val="0"/>
      <w:marTop w:val="0"/>
      <w:marBottom w:val="0"/>
      <w:divBdr>
        <w:top w:val="none" w:sz="0" w:space="0" w:color="auto"/>
        <w:left w:val="none" w:sz="0" w:space="0" w:color="auto"/>
        <w:bottom w:val="none" w:sz="0" w:space="0" w:color="auto"/>
        <w:right w:val="none" w:sz="0" w:space="0" w:color="auto"/>
      </w:divBdr>
    </w:div>
    <w:div w:id="548998047">
      <w:bodyDiv w:val="1"/>
      <w:marLeft w:val="0"/>
      <w:marRight w:val="0"/>
      <w:marTop w:val="0"/>
      <w:marBottom w:val="0"/>
      <w:divBdr>
        <w:top w:val="none" w:sz="0" w:space="0" w:color="auto"/>
        <w:left w:val="none" w:sz="0" w:space="0" w:color="auto"/>
        <w:bottom w:val="none" w:sz="0" w:space="0" w:color="auto"/>
        <w:right w:val="none" w:sz="0" w:space="0" w:color="auto"/>
      </w:divBdr>
    </w:div>
    <w:div w:id="549345003">
      <w:bodyDiv w:val="1"/>
      <w:marLeft w:val="0"/>
      <w:marRight w:val="0"/>
      <w:marTop w:val="0"/>
      <w:marBottom w:val="0"/>
      <w:divBdr>
        <w:top w:val="none" w:sz="0" w:space="0" w:color="auto"/>
        <w:left w:val="none" w:sz="0" w:space="0" w:color="auto"/>
        <w:bottom w:val="none" w:sz="0" w:space="0" w:color="auto"/>
        <w:right w:val="none" w:sz="0" w:space="0" w:color="auto"/>
      </w:divBdr>
    </w:div>
    <w:div w:id="549459351">
      <w:bodyDiv w:val="1"/>
      <w:marLeft w:val="0"/>
      <w:marRight w:val="0"/>
      <w:marTop w:val="0"/>
      <w:marBottom w:val="0"/>
      <w:divBdr>
        <w:top w:val="none" w:sz="0" w:space="0" w:color="auto"/>
        <w:left w:val="none" w:sz="0" w:space="0" w:color="auto"/>
        <w:bottom w:val="none" w:sz="0" w:space="0" w:color="auto"/>
        <w:right w:val="none" w:sz="0" w:space="0" w:color="auto"/>
      </w:divBdr>
    </w:div>
    <w:div w:id="549651664">
      <w:bodyDiv w:val="1"/>
      <w:marLeft w:val="0"/>
      <w:marRight w:val="0"/>
      <w:marTop w:val="0"/>
      <w:marBottom w:val="0"/>
      <w:divBdr>
        <w:top w:val="none" w:sz="0" w:space="0" w:color="auto"/>
        <w:left w:val="none" w:sz="0" w:space="0" w:color="auto"/>
        <w:bottom w:val="none" w:sz="0" w:space="0" w:color="auto"/>
        <w:right w:val="none" w:sz="0" w:space="0" w:color="auto"/>
      </w:divBdr>
    </w:div>
    <w:div w:id="549725516">
      <w:bodyDiv w:val="1"/>
      <w:marLeft w:val="0"/>
      <w:marRight w:val="0"/>
      <w:marTop w:val="0"/>
      <w:marBottom w:val="0"/>
      <w:divBdr>
        <w:top w:val="none" w:sz="0" w:space="0" w:color="auto"/>
        <w:left w:val="none" w:sz="0" w:space="0" w:color="auto"/>
        <w:bottom w:val="none" w:sz="0" w:space="0" w:color="auto"/>
        <w:right w:val="none" w:sz="0" w:space="0" w:color="auto"/>
      </w:divBdr>
    </w:div>
    <w:div w:id="549809429">
      <w:bodyDiv w:val="1"/>
      <w:marLeft w:val="0"/>
      <w:marRight w:val="0"/>
      <w:marTop w:val="0"/>
      <w:marBottom w:val="0"/>
      <w:divBdr>
        <w:top w:val="none" w:sz="0" w:space="0" w:color="auto"/>
        <w:left w:val="none" w:sz="0" w:space="0" w:color="auto"/>
        <w:bottom w:val="none" w:sz="0" w:space="0" w:color="auto"/>
        <w:right w:val="none" w:sz="0" w:space="0" w:color="auto"/>
      </w:divBdr>
    </w:div>
    <w:div w:id="550113850">
      <w:bodyDiv w:val="1"/>
      <w:marLeft w:val="0"/>
      <w:marRight w:val="0"/>
      <w:marTop w:val="0"/>
      <w:marBottom w:val="0"/>
      <w:divBdr>
        <w:top w:val="none" w:sz="0" w:space="0" w:color="auto"/>
        <w:left w:val="none" w:sz="0" w:space="0" w:color="auto"/>
        <w:bottom w:val="none" w:sz="0" w:space="0" w:color="auto"/>
        <w:right w:val="none" w:sz="0" w:space="0" w:color="auto"/>
      </w:divBdr>
      <w:divsChild>
        <w:div w:id="68887218">
          <w:marLeft w:val="480"/>
          <w:marRight w:val="0"/>
          <w:marTop w:val="0"/>
          <w:marBottom w:val="0"/>
          <w:divBdr>
            <w:top w:val="none" w:sz="0" w:space="0" w:color="auto"/>
            <w:left w:val="none" w:sz="0" w:space="0" w:color="auto"/>
            <w:bottom w:val="none" w:sz="0" w:space="0" w:color="auto"/>
            <w:right w:val="none" w:sz="0" w:space="0" w:color="auto"/>
          </w:divBdr>
        </w:div>
        <w:div w:id="81028610">
          <w:marLeft w:val="480"/>
          <w:marRight w:val="0"/>
          <w:marTop w:val="0"/>
          <w:marBottom w:val="0"/>
          <w:divBdr>
            <w:top w:val="none" w:sz="0" w:space="0" w:color="auto"/>
            <w:left w:val="none" w:sz="0" w:space="0" w:color="auto"/>
            <w:bottom w:val="none" w:sz="0" w:space="0" w:color="auto"/>
            <w:right w:val="none" w:sz="0" w:space="0" w:color="auto"/>
          </w:divBdr>
        </w:div>
        <w:div w:id="85804755">
          <w:marLeft w:val="480"/>
          <w:marRight w:val="0"/>
          <w:marTop w:val="0"/>
          <w:marBottom w:val="0"/>
          <w:divBdr>
            <w:top w:val="none" w:sz="0" w:space="0" w:color="auto"/>
            <w:left w:val="none" w:sz="0" w:space="0" w:color="auto"/>
            <w:bottom w:val="none" w:sz="0" w:space="0" w:color="auto"/>
            <w:right w:val="none" w:sz="0" w:space="0" w:color="auto"/>
          </w:divBdr>
        </w:div>
        <w:div w:id="111637479">
          <w:marLeft w:val="480"/>
          <w:marRight w:val="0"/>
          <w:marTop w:val="0"/>
          <w:marBottom w:val="0"/>
          <w:divBdr>
            <w:top w:val="none" w:sz="0" w:space="0" w:color="auto"/>
            <w:left w:val="none" w:sz="0" w:space="0" w:color="auto"/>
            <w:bottom w:val="none" w:sz="0" w:space="0" w:color="auto"/>
            <w:right w:val="none" w:sz="0" w:space="0" w:color="auto"/>
          </w:divBdr>
        </w:div>
        <w:div w:id="113445382">
          <w:marLeft w:val="480"/>
          <w:marRight w:val="0"/>
          <w:marTop w:val="0"/>
          <w:marBottom w:val="0"/>
          <w:divBdr>
            <w:top w:val="none" w:sz="0" w:space="0" w:color="auto"/>
            <w:left w:val="none" w:sz="0" w:space="0" w:color="auto"/>
            <w:bottom w:val="none" w:sz="0" w:space="0" w:color="auto"/>
            <w:right w:val="none" w:sz="0" w:space="0" w:color="auto"/>
          </w:divBdr>
        </w:div>
        <w:div w:id="119039721">
          <w:marLeft w:val="480"/>
          <w:marRight w:val="0"/>
          <w:marTop w:val="0"/>
          <w:marBottom w:val="0"/>
          <w:divBdr>
            <w:top w:val="none" w:sz="0" w:space="0" w:color="auto"/>
            <w:left w:val="none" w:sz="0" w:space="0" w:color="auto"/>
            <w:bottom w:val="none" w:sz="0" w:space="0" w:color="auto"/>
            <w:right w:val="none" w:sz="0" w:space="0" w:color="auto"/>
          </w:divBdr>
        </w:div>
        <w:div w:id="119734822">
          <w:marLeft w:val="480"/>
          <w:marRight w:val="0"/>
          <w:marTop w:val="0"/>
          <w:marBottom w:val="0"/>
          <w:divBdr>
            <w:top w:val="none" w:sz="0" w:space="0" w:color="auto"/>
            <w:left w:val="none" w:sz="0" w:space="0" w:color="auto"/>
            <w:bottom w:val="none" w:sz="0" w:space="0" w:color="auto"/>
            <w:right w:val="none" w:sz="0" w:space="0" w:color="auto"/>
          </w:divBdr>
        </w:div>
        <w:div w:id="136339866">
          <w:marLeft w:val="480"/>
          <w:marRight w:val="0"/>
          <w:marTop w:val="0"/>
          <w:marBottom w:val="0"/>
          <w:divBdr>
            <w:top w:val="none" w:sz="0" w:space="0" w:color="auto"/>
            <w:left w:val="none" w:sz="0" w:space="0" w:color="auto"/>
            <w:bottom w:val="none" w:sz="0" w:space="0" w:color="auto"/>
            <w:right w:val="none" w:sz="0" w:space="0" w:color="auto"/>
          </w:divBdr>
        </w:div>
        <w:div w:id="159081545">
          <w:marLeft w:val="480"/>
          <w:marRight w:val="0"/>
          <w:marTop w:val="0"/>
          <w:marBottom w:val="0"/>
          <w:divBdr>
            <w:top w:val="none" w:sz="0" w:space="0" w:color="auto"/>
            <w:left w:val="none" w:sz="0" w:space="0" w:color="auto"/>
            <w:bottom w:val="none" w:sz="0" w:space="0" w:color="auto"/>
            <w:right w:val="none" w:sz="0" w:space="0" w:color="auto"/>
          </w:divBdr>
        </w:div>
        <w:div w:id="206375078">
          <w:marLeft w:val="480"/>
          <w:marRight w:val="0"/>
          <w:marTop w:val="0"/>
          <w:marBottom w:val="0"/>
          <w:divBdr>
            <w:top w:val="none" w:sz="0" w:space="0" w:color="auto"/>
            <w:left w:val="none" w:sz="0" w:space="0" w:color="auto"/>
            <w:bottom w:val="none" w:sz="0" w:space="0" w:color="auto"/>
            <w:right w:val="none" w:sz="0" w:space="0" w:color="auto"/>
          </w:divBdr>
        </w:div>
        <w:div w:id="213349664">
          <w:marLeft w:val="480"/>
          <w:marRight w:val="0"/>
          <w:marTop w:val="0"/>
          <w:marBottom w:val="0"/>
          <w:divBdr>
            <w:top w:val="none" w:sz="0" w:space="0" w:color="auto"/>
            <w:left w:val="none" w:sz="0" w:space="0" w:color="auto"/>
            <w:bottom w:val="none" w:sz="0" w:space="0" w:color="auto"/>
            <w:right w:val="none" w:sz="0" w:space="0" w:color="auto"/>
          </w:divBdr>
        </w:div>
        <w:div w:id="272635671">
          <w:marLeft w:val="480"/>
          <w:marRight w:val="0"/>
          <w:marTop w:val="0"/>
          <w:marBottom w:val="0"/>
          <w:divBdr>
            <w:top w:val="none" w:sz="0" w:space="0" w:color="auto"/>
            <w:left w:val="none" w:sz="0" w:space="0" w:color="auto"/>
            <w:bottom w:val="none" w:sz="0" w:space="0" w:color="auto"/>
            <w:right w:val="none" w:sz="0" w:space="0" w:color="auto"/>
          </w:divBdr>
        </w:div>
        <w:div w:id="283006762">
          <w:marLeft w:val="480"/>
          <w:marRight w:val="0"/>
          <w:marTop w:val="0"/>
          <w:marBottom w:val="0"/>
          <w:divBdr>
            <w:top w:val="none" w:sz="0" w:space="0" w:color="auto"/>
            <w:left w:val="none" w:sz="0" w:space="0" w:color="auto"/>
            <w:bottom w:val="none" w:sz="0" w:space="0" w:color="auto"/>
            <w:right w:val="none" w:sz="0" w:space="0" w:color="auto"/>
          </w:divBdr>
        </w:div>
        <w:div w:id="305621314">
          <w:marLeft w:val="480"/>
          <w:marRight w:val="0"/>
          <w:marTop w:val="0"/>
          <w:marBottom w:val="0"/>
          <w:divBdr>
            <w:top w:val="none" w:sz="0" w:space="0" w:color="auto"/>
            <w:left w:val="none" w:sz="0" w:space="0" w:color="auto"/>
            <w:bottom w:val="none" w:sz="0" w:space="0" w:color="auto"/>
            <w:right w:val="none" w:sz="0" w:space="0" w:color="auto"/>
          </w:divBdr>
        </w:div>
        <w:div w:id="330838575">
          <w:marLeft w:val="480"/>
          <w:marRight w:val="0"/>
          <w:marTop w:val="0"/>
          <w:marBottom w:val="0"/>
          <w:divBdr>
            <w:top w:val="none" w:sz="0" w:space="0" w:color="auto"/>
            <w:left w:val="none" w:sz="0" w:space="0" w:color="auto"/>
            <w:bottom w:val="none" w:sz="0" w:space="0" w:color="auto"/>
            <w:right w:val="none" w:sz="0" w:space="0" w:color="auto"/>
          </w:divBdr>
        </w:div>
        <w:div w:id="332420322">
          <w:marLeft w:val="480"/>
          <w:marRight w:val="0"/>
          <w:marTop w:val="0"/>
          <w:marBottom w:val="0"/>
          <w:divBdr>
            <w:top w:val="none" w:sz="0" w:space="0" w:color="auto"/>
            <w:left w:val="none" w:sz="0" w:space="0" w:color="auto"/>
            <w:bottom w:val="none" w:sz="0" w:space="0" w:color="auto"/>
            <w:right w:val="none" w:sz="0" w:space="0" w:color="auto"/>
          </w:divBdr>
        </w:div>
        <w:div w:id="362631341">
          <w:marLeft w:val="480"/>
          <w:marRight w:val="0"/>
          <w:marTop w:val="0"/>
          <w:marBottom w:val="0"/>
          <w:divBdr>
            <w:top w:val="none" w:sz="0" w:space="0" w:color="auto"/>
            <w:left w:val="none" w:sz="0" w:space="0" w:color="auto"/>
            <w:bottom w:val="none" w:sz="0" w:space="0" w:color="auto"/>
            <w:right w:val="none" w:sz="0" w:space="0" w:color="auto"/>
          </w:divBdr>
        </w:div>
        <w:div w:id="375618495">
          <w:marLeft w:val="480"/>
          <w:marRight w:val="0"/>
          <w:marTop w:val="0"/>
          <w:marBottom w:val="0"/>
          <w:divBdr>
            <w:top w:val="none" w:sz="0" w:space="0" w:color="auto"/>
            <w:left w:val="none" w:sz="0" w:space="0" w:color="auto"/>
            <w:bottom w:val="none" w:sz="0" w:space="0" w:color="auto"/>
            <w:right w:val="none" w:sz="0" w:space="0" w:color="auto"/>
          </w:divBdr>
        </w:div>
        <w:div w:id="382339887">
          <w:marLeft w:val="480"/>
          <w:marRight w:val="0"/>
          <w:marTop w:val="0"/>
          <w:marBottom w:val="0"/>
          <w:divBdr>
            <w:top w:val="none" w:sz="0" w:space="0" w:color="auto"/>
            <w:left w:val="none" w:sz="0" w:space="0" w:color="auto"/>
            <w:bottom w:val="none" w:sz="0" w:space="0" w:color="auto"/>
            <w:right w:val="none" w:sz="0" w:space="0" w:color="auto"/>
          </w:divBdr>
        </w:div>
        <w:div w:id="407845781">
          <w:marLeft w:val="480"/>
          <w:marRight w:val="0"/>
          <w:marTop w:val="0"/>
          <w:marBottom w:val="0"/>
          <w:divBdr>
            <w:top w:val="none" w:sz="0" w:space="0" w:color="auto"/>
            <w:left w:val="none" w:sz="0" w:space="0" w:color="auto"/>
            <w:bottom w:val="none" w:sz="0" w:space="0" w:color="auto"/>
            <w:right w:val="none" w:sz="0" w:space="0" w:color="auto"/>
          </w:divBdr>
        </w:div>
        <w:div w:id="413354610">
          <w:marLeft w:val="480"/>
          <w:marRight w:val="0"/>
          <w:marTop w:val="0"/>
          <w:marBottom w:val="0"/>
          <w:divBdr>
            <w:top w:val="none" w:sz="0" w:space="0" w:color="auto"/>
            <w:left w:val="none" w:sz="0" w:space="0" w:color="auto"/>
            <w:bottom w:val="none" w:sz="0" w:space="0" w:color="auto"/>
            <w:right w:val="none" w:sz="0" w:space="0" w:color="auto"/>
          </w:divBdr>
        </w:div>
        <w:div w:id="426967758">
          <w:marLeft w:val="480"/>
          <w:marRight w:val="0"/>
          <w:marTop w:val="0"/>
          <w:marBottom w:val="0"/>
          <w:divBdr>
            <w:top w:val="none" w:sz="0" w:space="0" w:color="auto"/>
            <w:left w:val="none" w:sz="0" w:space="0" w:color="auto"/>
            <w:bottom w:val="none" w:sz="0" w:space="0" w:color="auto"/>
            <w:right w:val="none" w:sz="0" w:space="0" w:color="auto"/>
          </w:divBdr>
        </w:div>
        <w:div w:id="529605523">
          <w:marLeft w:val="480"/>
          <w:marRight w:val="0"/>
          <w:marTop w:val="0"/>
          <w:marBottom w:val="0"/>
          <w:divBdr>
            <w:top w:val="none" w:sz="0" w:space="0" w:color="auto"/>
            <w:left w:val="none" w:sz="0" w:space="0" w:color="auto"/>
            <w:bottom w:val="none" w:sz="0" w:space="0" w:color="auto"/>
            <w:right w:val="none" w:sz="0" w:space="0" w:color="auto"/>
          </w:divBdr>
        </w:div>
        <w:div w:id="533079779">
          <w:marLeft w:val="480"/>
          <w:marRight w:val="0"/>
          <w:marTop w:val="0"/>
          <w:marBottom w:val="0"/>
          <w:divBdr>
            <w:top w:val="none" w:sz="0" w:space="0" w:color="auto"/>
            <w:left w:val="none" w:sz="0" w:space="0" w:color="auto"/>
            <w:bottom w:val="none" w:sz="0" w:space="0" w:color="auto"/>
            <w:right w:val="none" w:sz="0" w:space="0" w:color="auto"/>
          </w:divBdr>
        </w:div>
        <w:div w:id="554704653">
          <w:marLeft w:val="480"/>
          <w:marRight w:val="0"/>
          <w:marTop w:val="0"/>
          <w:marBottom w:val="0"/>
          <w:divBdr>
            <w:top w:val="none" w:sz="0" w:space="0" w:color="auto"/>
            <w:left w:val="none" w:sz="0" w:space="0" w:color="auto"/>
            <w:bottom w:val="none" w:sz="0" w:space="0" w:color="auto"/>
            <w:right w:val="none" w:sz="0" w:space="0" w:color="auto"/>
          </w:divBdr>
        </w:div>
        <w:div w:id="564528828">
          <w:marLeft w:val="480"/>
          <w:marRight w:val="0"/>
          <w:marTop w:val="0"/>
          <w:marBottom w:val="0"/>
          <w:divBdr>
            <w:top w:val="none" w:sz="0" w:space="0" w:color="auto"/>
            <w:left w:val="none" w:sz="0" w:space="0" w:color="auto"/>
            <w:bottom w:val="none" w:sz="0" w:space="0" w:color="auto"/>
            <w:right w:val="none" w:sz="0" w:space="0" w:color="auto"/>
          </w:divBdr>
        </w:div>
        <w:div w:id="590940557">
          <w:marLeft w:val="480"/>
          <w:marRight w:val="0"/>
          <w:marTop w:val="0"/>
          <w:marBottom w:val="0"/>
          <w:divBdr>
            <w:top w:val="none" w:sz="0" w:space="0" w:color="auto"/>
            <w:left w:val="none" w:sz="0" w:space="0" w:color="auto"/>
            <w:bottom w:val="none" w:sz="0" w:space="0" w:color="auto"/>
            <w:right w:val="none" w:sz="0" w:space="0" w:color="auto"/>
          </w:divBdr>
        </w:div>
        <w:div w:id="654140808">
          <w:marLeft w:val="480"/>
          <w:marRight w:val="0"/>
          <w:marTop w:val="0"/>
          <w:marBottom w:val="0"/>
          <w:divBdr>
            <w:top w:val="none" w:sz="0" w:space="0" w:color="auto"/>
            <w:left w:val="none" w:sz="0" w:space="0" w:color="auto"/>
            <w:bottom w:val="none" w:sz="0" w:space="0" w:color="auto"/>
            <w:right w:val="none" w:sz="0" w:space="0" w:color="auto"/>
          </w:divBdr>
        </w:div>
        <w:div w:id="660044151">
          <w:marLeft w:val="480"/>
          <w:marRight w:val="0"/>
          <w:marTop w:val="0"/>
          <w:marBottom w:val="0"/>
          <w:divBdr>
            <w:top w:val="none" w:sz="0" w:space="0" w:color="auto"/>
            <w:left w:val="none" w:sz="0" w:space="0" w:color="auto"/>
            <w:bottom w:val="none" w:sz="0" w:space="0" w:color="auto"/>
            <w:right w:val="none" w:sz="0" w:space="0" w:color="auto"/>
          </w:divBdr>
        </w:div>
        <w:div w:id="667901293">
          <w:marLeft w:val="480"/>
          <w:marRight w:val="0"/>
          <w:marTop w:val="0"/>
          <w:marBottom w:val="0"/>
          <w:divBdr>
            <w:top w:val="none" w:sz="0" w:space="0" w:color="auto"/>
            <w:left w:val="none" w:sz="0" w:space="0" w:color="auto"/>
            <w:bottom w:val="none" w:sz="0" w:space="0" w:color="auto"/>
            <w:right w:val="none" w:sz="0" w:space="0" w:color="auto"/>
          </w:divBdr>
        </w:div>
        <w:div w:id="750082895">
          <w:marLeft w:val="480"/>
          <w:marRight w:val="0"/>
          <w:marTop w:val="0"/>
          <w:marBottom w:val="0"/>
          <w:divBdr>
            <w:top w:val="none" w:sz="0" w:space="0" w:color="auto"/>
            <w:left w:val="none" w:sz="0" w:space="0" w:color="auto"/>
            <w:bottom w:val="none" w:sz="0" w:space="0" w:color="auto"/>
            <w:right w:val="none" w:sz="0" w:space="0" w:color="auto"/>
          </w:divBdr>
        </w:div>
        <w:div w:id="798575642">
          <w:marLeft w:val="480"/>
          <w:marRight w:val="0"/>
          <w:marTop w:val="0"/>
          <w:marBottom w:val="0"/>
          <w:divBdr>
            <w:top w:val="none" w:sz="0" w:space="0" w:color="auto"/>
            <w:left w:val="none" w:sz="0" w:space="0" w:color="auto"/>
            <w:bottom w:val="none" w:sz="0" w:space="0" w:color="auto"/>
            <w:right w:val="none" w:sz="0" w:space="0" w:color="auto"/>
          </w:divBdr>
        </w:div>
        <w:div w:id="801381373">
          <w:marLeft w:val="480"/>
          <w:marRight w:val="0"/>
          <w:marTop w:val="0"/>
          <w:marBottom w:val="0"/>
          <w:divBdr>
            <w:top w:val="none" w:sz="0" w:space="0" w:color="auto"/>
            <w:left w:val="none" w:sz="0" w:space="0" w:color="auto"/>
            <w:bottom w:val="none" w:sz="0" w:space="0" w:color="auto"/>
            <w:right w:val="none" w:sz="0" w:space="0" w:color="auto"/>
          </w:divBdr>
        </w:div>
        <w:div w:id="834732381">
          <w:marLeft w:val="480"/>
          <w:marRight w:val="0"/>
          <w:marTop w:val="0"/>
          <w:marBottom w:val="0"/>
          <w:divBdr>
            <w:top w:val="none" w:sz="0" w:space="0" w:color="auto"/>
            <w:left w:val="none" w:sz="0" w:space="0" w:color="auto"/>
            <w:bottom w:val="none" w:sz="0" w:space="0" w:color="auto"/>
            <w:right w:val="none" w:sz="0" w:space="0" w:color="auto"/>
          </w:divBdr>
        </w:div>
        <w:div w:id="860510898">
          <w:marLeft w:val="480"/>
          <w:marRight w:val="0"/>
          <w:marTop w:val="0"/>
          <w:marBottom w:val="0"/>
          <w:divBdr>
            <w:top w:val="none" w:sz="0" w:space="0" w:color="auto"/>
            <w:left w:val="none" w:sz="0" w:space="0" w:color="auto"/>
            <w:bottom w:val="none" w:sz="0" w:space="0" w:color="auto"/>
            <w:right w:val="none" w:sz="0" w:space="0" w:color="auto"/>
          </w:divBdr>
        </w:div>
        <w:div w:id="867370280">
          <w:marLeft w:val="480"/>
          <w:marRight w:val="0"/>
          <w:marTop w:val="0"/>
          <w:marBottom w:val="0"/>
          <w:divBdr>
            <w:top w:val="none" w:sz="0" w:space="0" w:color="auto"/>
            <w:left w:val="none" w:sz="0" w:space="0" w:color="auto"/>
            <w:bottom w:val="none" w:sz="0" w:space="0" w:color="auto"/>
            <w:right w:val="none" w:sz="0" w:space="0" w:color="auto"/>
          </w:divBdr>
        </w:div>
        <w:div w:id="893350985">
          <w:marLeft w:val="480"/>
          <w:marRight w:val="0"/>
          <w:marTop w:val="0"/>
          <w:marBottom w:val="0"/>
          <w:divBdr>
            <w:top w:val="none" w:sz="0" w:space="0" w:color="auto"/>
            <w:left w:val="none" w:sz="0" w:space="0" w:color="auto"/>
            <w:bottom w:val="none" w:sz="0" w:space="0" w:color="auto"/>
            <w:right w:val="none" w:sz="0" w:space="0" w:color="auto"/>
          </w:divBdr>
        </w:div>
        <w:div w:id="936711305">
          <w:marLeft w:val="480"/>
          <w:marRight w:val="0"/>
          <w:marTop w:val="0"/>
          <w:marBottom w:val="0"/>
          <w:divBdr>
            <w:top w:val="none" w:sz="0" w:space="0" w:color="auto"/>
            <w:left w:val="none" w:sz="0" w:space="0" w:color="auto"/>
            <w:bottom w:val="none" w:sz="0" w:space="0" w:color="auto"/>
            <w:right w:val="none" w:sz="0" w:space="0" w:color="auto"/>
          </w:divBdr>
        </w:div>
        <w:div w:id="946541793">
          <w:marLeft w:val="480"/>
          <w:marRight w:val="0"/>
          <w:marTop w:val="0"/>
          <w:marBottom w:val="0"/>
          <w:divBdr>
            <w:top w:val="none" w:sz="0" w:space="0" w:color="auto"/>
            <w:left w:val="none" w:sz="0" w:space="0" w:color="auto"/>
            <w:bottom w:val="none" w:sz="0" w:space="0" w:color="auto"/>
            <w:right w:val="none" w:sz="0" w:space="0" w:color="auto"/>
          </w:divBdr>
        </w:div>
        <w:div w:id="950404537">
          <w:marLeft w:val="480"/>
          <w:marRight w:val="0"/>
          <w:marTop w:val="0"/>
          <w:marBottom w:val="0"/>
          <w:divBdr>
            <w:top w:val="none" w:sz="0" w:space="0" w:color="auto"/>
            <w:left w:val="none" w:sz="0" w:space="0" w:color="auto"/>
            <w:bottom w:val="none" w:sz="0" w:space="0" w:color="auto"/>
            <w:right w:val="none" w:sz="0" w:space="0" w:color="auto"/>
          </w:divBdr>
        </w:div>
        <w:div w:id="963661613">
          <w:marLeft w:val="480"/>
          <w:marRight w:val="0"/>
          <w:marTop w:val="0"/>
          <w:marBottom w:val="0"/>
          <w:divBdr>
            <w:top w:val="none" w:sz="0" w:space="0" w:color="auto"/>
            <w:left w:val="none" w:sz="0" w:space="0" w:color="auto"/>
            <w:bottom w:val="none" w:sz="0" w:space="0" w:color="auto"/>
            <w:right w:val="none" w:sz="0" w:space="0" w:color="auto"/>
          </w:divBdr>
        </w:div>
        <w:div w:id="1006592133">
          <w:marLeft w:val="480"/>
          <w:marRight w:val="0"/>
          <w:marTop w:val="0"/>
          <w:marBottom w:val="0"/>
          <w:divBdr>
            <w:top w:val="none" w:sz="0" w:space="0" w:color="auto"/>
            <w:left w:val="none" w:sz="0" w:space="0" w:color="auto"/>
            <w:bottom w:val="none" w:sz="0" w:space="0" w:color="auto"/>
            <w:right w:val="none" w:sz="0" w:space="0" w:color="auto"/>
          </w:divBdr>
        </w:div>
      </w:divsChild>
    </w:div>
    <w:div w:id="550384084">
      <w:bodyDiv w:val="1"/>
      <w:marLeft w:val="0"/>
      <w:marRight w:val="0"/>
      <w:marTop w:val="0"/>
      <w:marBottom w:val="0"/>
      <w:divBdr>
        <w:top w:val="none" w:sz="0" w:space="0" w:color="auto"/>
        <w:left w:val="none" w:sz="0" w:space="0" w:color="auto"/>
        <w:bottom w:val="none" w:sz="0" w:space="0" w:color="auto"/>
        <w:right w:val="none" w:sz="0" w:space="0" w:color="auto"/>
      </w:divBdr>
      <w:divsChild>
        <w:div w:id="182746142">
          <w:marLeft w:val="480"/>
          <w:marRight w:val="0"/>
          <w:marTop w:val="0"/>
          <w:marBottom w:val="0"/>
          <w:divBdr>
            <w:top w:val="none" w:sz="0" w:space="0" w:color="auto"/>
            <w:left w:val="none" w:sz="0" w:space="0" w:color="auto"/>
            <w:bottom w:val="none" w:sz="0" w:space="0" w:color="auto"/>
            <w:right w:val="none" w:sz="0" w:space="0" w:color="auto"/>
          </w:divBdr>
        </w:div>
        <w:div w:id="305672607">
          <w:marLeft w:val="480"/>
          <w:marRight w:val="0"/>
          <w:marTop w:val="0"/>
          <w:marBottom w:val="0"/>
          <w:divBdr>
            <w:top w:val="none" w:sz="0" w:space="0" w:color="auto"/>
            <w:left w:val="none" w:sz="0" w:space="0" w:color="auto"/>
            <w:bottom w:val="none" w:sz="0" w:space="0" w:color="auto"/>
            <w:right w:val="none" w:sz="0" w:space="0" w:color="auto"/>
          </w:divBdr>
        </w:div>
        <w:div w:id="614601971">
          <w:marLeft w:val="480"/>
          <w:marRight w:val="0"/>
          <w:marTop w:val="0"/>
          <w:marBottom w:val="0"/>
          <w:divBdr>
            <w:top w:val="none" w:sz="0" w:space="0" w:color="auto"/>
            <w:left w:val="none" w:sz="0" w:space="0" w:color="auto"/>
            <w:bottom w:val="none" w:sz="0" w:space="0" w:color="auto"/>
            <w:right w:val="none" w:sz="0" w:space="0" w:color="auto"/>
          </w:divBdr>
        </w:div>
        <w:div w:id="785731057">
          <w:marLeft w:val="480"/>
          <w:marRight w:val="0"/>
          <w:marTop w:val="0"/>
          <w:marBottom w:val="0"/>
          <w:divBdr>
            <w:top w:val="none" w:sz="0" w:space="0" w:color="auto"/>
            <w:left w:val="none" w:sz="0" w:space="0" w:color="auto"/>
            <w:bottom w:val="none" w:sz="0" w:space="0" w:color="auto"/>
            <w:right w:val="none" w:sz="0" w:space="0" w:color="auto"/>
          </w:divBdr>
        </w:div>
        <w:div w:id="841235254">
          <w:marLeft w:val="480"/>
          <w:marRight w:val="0"/>
          <w:marTop w:val="0"/>
          <w:marBottom w:val="0"/>
          <w:divBdr>
            <w:top w:val="none" w:sz="0" w:space="0" w:color="auto"/>
            <w:left w:val="none" w:sz="0" w:space="0" w:color="auto"/>
            <w:bottom w:val="none" w:sz="0" w:space="0" w:color="auto"/>
            <w:right w:val="none" w:sz="0" w:space="0" w:color="auto"/>
          </w:divBdr>
        </w:div>
      </w:divsChild>
    </w:div>
    <w:div w:id="550699093">
      <w:bodyDiv w:val="1"/>
      <w:marLeft w:val="0"/>
      <w:marRight w:val="0"/>
      <w:marTop w:val="0"/>
      <w:marBottom w:val="0"/>
      <w:divBdr>
        <w:top w:val="none" w:sz="0" w:space="0" w:color="auto"/>
        <w:left w:val="none" w:sz="0" w:space="0" w:color="auto"/>
        <w:bottom w:val="none" w:sz="0" w:space="0" w:color="auto"/>
        <w:right w:val="none" w:sz="0" w:space="0" w:color="auto"/>
      </w:divBdr>
    </w:div>
    <w:div w:id="551426859">
      <w:bodyDiv w:val="1"/>
      <w:marLeft w:val="0"/>
      <w:marRight w:val="0"/>
      <w:marTop w:val="0"/>
      <w:marBottom w:val="0"/>
      <w:divBdr>
        <w:top w:val="none" w:sz="0" w:space="0" w:color="auto"/>
        <w:left w:val="none" w:sz="0" w:space="0" w:color="auto"/>
        <w:bottom w:val="none" w:sz="0" w:space="0" w:color="auto"/>
        <w:right w:val="none" w:sz="0" w:space="0" w:color="auto"/>
      </w:divBdr>
    </w:div>
    <w:div w:id="551577594">
      <w:bodyDiv w:val="1"/>
      <w:marLeft w:val="0"/>
      <w:marRight w:val="0"/>
      <w:marTop w:val="0"/>
      <w:marBottom w:val="0"/>
      <w:divBdr>
        <w:top w:val="none" w:sz="0" w:space="0" w:color="auto"/>
        <w:left w:val="none" w:sz="0" w:space="0" w:color="auto"/>
        <w:bottom w:val="none" w:sz="0" w:space="0" w:color="auto"/>
        <w:right w:val="none" w:sz="0" w:space="0" w:color="auto"/>
      </w:divBdr>
    </w:div>
    <w:div w:id="551581080">
      <w:bodyDiv w:val="1"/>
      <w:marLeft w:val="0"/>
      <w:marRight w:val="0"/>
      <w:marTop w:val="0"/>
      <w:marBottom w:val="0"/>
      <w:divBdr>
        <w:top w:val="none" w:sz="0" w:space="0" w:color="auto"/>
        <w:left w:val="none" w:sz="0" w:space="0" w:color="auto"/>
        <w:bottom w:val="none" w:sz="0" w:space="0" w:color="auto"/>
        <w:right w:val="none" w:sz="0" w:space="0" w:color="auto"/>
      </w:divBdr>
      <w:divsChild>
        <w:div w:id="9377204">
          <w:marLeft w:val="480"/>
          <w:marRight w:val="0"/>
          <w:marTop w:val="0"/>
          <w:marBottom w:val="0"/>
          <w:divBdr>
            <w:top w:val="none" w:sz="0" w:space="0" w:color="auto"/>
            <w:left w:val="none" w:sz="0" w:space="0" w:color="auto"/>
            <w:bottom w:val="none" w:sz="0" w:space="0" w:color="auto"/>
            <w:right w:val="none" w:sz="0" w:space="0" w:color="auto"/>
          </w:divBdr>
        </w:div>
        <w:div w:id="15695686">
          <w:marLeft w:val="480"/>
          <w:marRight w:val="0"/>
          <w:marTop w:val="0"/>
          <w:marBottom w:val="0"/>
          <w:divBdr>
            <w:top w:val="none" w:sz="0" w:space="0" w:color="auto"/>
            <w:left w:val="none" w:sz="0" w:space="0" w:color="auto"/>
            <w:bottom w:val="none" w:sz="0" w:space="0" w:color="auto"/>
            <w:right w:val="none" w:sz="0" w:space="0" w:color="auto"/>
          </w:divBdr>
        </w:div>
        <w:div w:id="26566343">
          <w:marLeft w:val="480"/>
          <w:marRight w:val="0"/>
          <w:marTop w:val="0"/>
          <w:marBottom w:val="0"/>
          <w:divBdr>
            <w:top w:val="none" w:sz="0" w:space="0" w:color="auto"/>
            <w:left w:val="none" w:sz="0" w:space="0" w:color="auto"/>
            <w:bottom w:val="none" w:sz="0" w:space="0" w:color="auto"/>
            <w:right w:val="none" w:sz="0" w:space="0" w:color="auto"/>
          </w:divBdr>
        </w:div>
        <w:div w:id="138348373">
          <w:marLeft w:val="480"/>
          <w:marRight w:val="0"/>
          <w:marTop w:val="0"/>
          <w:marBottom w:val="0"/>
          <w:divBdr>
            <w:top w:val="none" w:sz="0" w:space="0" w:color="auto"/>
            <w:left w:val="none" w:sz="0" w:space="0" w:color="auto"/>
            <w:bottom w:val="none" w:sz="0" w:space="0" w:color="auto"/>
            <w:right w:val="none" w:sz="0" w:space="0" w:color="auto"/>
          </w:divBdr>
        </w:div>
        <w:div w:id="158690527">
          <w:marLeft w:val="480"/>
          <w:marRight w:val="0"/>
          <w:marTop w:val="0"/>
          <w:marBottom w:val="0"/>
          <w:divBdr>
            <w:top w:val="none" w:sz="0" w:space="0" w:color="auto"/>
            <w:left w:val="none" w:sz="0" w:space="0" w:color="auto"/>
            <w:bottom w:val="none" w:sz="0" w:space="0" w:color="auto"/>
            <w:right w:val="none" w:sz="0" w:space="0" w:color="auto"/>
          </w:divBdr>
        </w:div>
        <w:div w:id="160895759">
          <w:marLeft w:val="480"/>
          <w:marRight w:val="0"/>
          <w:marTop w:val="0"/>
          <w:marBottom w:val="0"/>
          <w:divBdr>
            <w:top w:val="none" w:sz="0" w:space="0" w:color="auto"/>
            <w:left w:val="none" w:sz="0" w:space="0" w:color="auto"/>
            <w:bottom w:val="none" w:sz="0" w:space="0" w:color="auto"/>
            <w:right w:val="none" w:sz="0" w:space="0" w:color="auto"/>
          </w:divBdr>
        </w:div>
        <w:div w:id="178276451">
          <w:marLeft w:val="480"/>
          <w:marRight w:val="0"/>
          <w:marTop w:val="0"/>
          <w:marBottom w:val="0"/>
          <w:divBdr>
            <w:top w:val="none" w:sz="0" w:space="0" w:color="auto"/>
            <w:left w:val="none" w:sz="0" w:space="0" w:color="auto"/>
            <w:bottom w:val="none" w:sz="0" w:space="0" w:color="auto"/>
            <w:right w:val="none" w:sz="0" w:space="0" w:color="auto"/>
          </w:divBdr>
        </w:div>
        <w:div w:id="210044277">
          <w:marLeft w:val="480"/>
          <w:marRight w:val="0"/>
          <w:marTop w:val="0"/>
          <w:marBottom w:val="0"/>
          <w:divBdr>
            <w:top w:val="none" w:sz="0" w:space="0" w:color="auto"/>
            <w:left w:val="none" w:sz="0" w:space="0" w:color="auto"/>
            <w:bottom w:val="none" w:sz="0" w:space="0" w:color="auto"/>
            <w:right w:val="none" w:sz="0" w:space="0" w:color="auto"/>
          </w:divBdr>
        </w:div>
        <w:div w:id="231157461">
          <w:marLeft w:val="480"/>
          <w:marRight w:val="0"/>
          <w:marTop w:val="0"/>
          <w:marBottom w:val="0"/>
          <w:divBdr>
            <w:top w:val="none" w:sz="0" w:space="0" w:color="auto"/>
            <w:left w:val="none" w:sz="0" w:space="0" w:color="auto"/>
            <w:bottom w:val="none" w:sz="0" w:space="0" w:color="auto"/>
            <w:right w:val="none" w:sz="0" w:space="0" w:color="auto"/>
          </w:divBdr>
        </w:div>
        <w:div w:id="235670598">
          <w:marLeft w:val="480"/>
          <w:marRight w:val="0"/>
          <w:marTop w:val="0"/>
          <w:marBottom w:val="0"/>
          <w:divBdr>
            <w:top w:val="none" w:sz="0" w:space="0" w:color="auto"/>
            <w:left w:val="none" w:sz="0" w:space="0" w:color="auto"/>
            <w:bottom w:val="none" w:sz="0" w:space="0" w:color="auto"/>
            <w:right w:val="none" w:sz="0" w:space="0" w:color="auto"/>
          </w:divBdr>
        </w:div>
        <w:div w:id="236398864">
          <w:marLeft w:val="480"/>
          <w:marRight w:val="0"/>
          <w:marTop w:val="0"/>
          <w:marBottom w:val="0"/>
          <w:divBdr>
            <w:top w:val="none" w:sz="0" w:space="0" w:color="auto"/>
            <w:left w:val="none" w:sz="0" w:space="0" w:color="auto"/>
            <w:bottom w:val="none" w:sz="0" w:space="0" w:color="auto"/>
            <w:right w:val="none" w:sz="0" w:space="0" w:color="auto"/>
          </w:divBdr>
        </w:div>
        <w:div w:id="254633432">
          <w:marLeft w:val="480"/>
          <w:marRight w:val="0"/>
          <w:marTop w:val="0"/>
          <w:marBottom w:val="0"/>
          <w:divBdr>
            <w:top w:val="none" w:sz="0" w:space="0" w:color="auto"/>
            <w:left w:val="none" w:sz="0" w:space="0" w:color="auto"/>
            <w:bottom w:val="none" w:sz="0" w:space="0" w:color="auto"/>
            <w:right w:val="none" w:sz="0" w:space="0" w:color="auto"/>
          </w:divBdr>
        </w:div>
        <w:div w:id="264504043">
          <w:marLeft w:val="480"/>
          <w:marRight w:val="0"/>
          <w:marTop w:val="0"/>
          <w:marBottom w:val="0"/>
          <w:divBdr>
            <w:top w:val="none" w:sz="0" w:space="0" w:color="auto"/>
            <w:left w:val="none" w:sz="0" w:space="0" w:color="auto"/>
            <w:bottom w:val="none" w:sz="0" w:space="0" w:color="auto"/>
            <w:right w:val="none" w:sz="0" w:space="0" w:color="auto"/>
          </w:divBdr>
        </w:div>
        <w:div w:id="272325043">
          <w:marLeft w:val="480"/>
          <w:marRight w:val="0"/>
          <w:marTop w:val="0"/>
          <w:marBottom w:val="0"/>
          <w:divBdr>
            <w:top w:val="none" w:sz="0" w:space="0" w:color="auto"/>
            <w:left w:val="none" w:sz="0" w:space="0" w:color="auto"/>
            <w:bottom w:val="none" w:sz="0" w:space="0" w:color="auto"/>
            <w:right w:val="none" w:sz="0" w:space="0" w:color="auto"/>
          </w:divBdr>
        </w:div>
        <w:div w:id="283655056">
          <w:marLeft w:val="480"/>
          <w:marRight w:val="0"/>
          <w:marTop w:val="0"/>
          <w:marBottom w:val="0"/>
          <w:divBdr>
            <w:top w:val="none" w:sz="0" w:space="0" w:color="auto"/>
            <w:left w:val="none" w:sz="0" w:space="0" w:color="auto"/>
            <w:bottom w:val="none" w:sz="0" w:space="0" w:color="auto"/>
            <w:right w:val="none" w:sz="0" w:space="0" w:color="auto"/>
          </w:divBdr>
        </w:div>
        <w:div w:id="392777049">
          <w:marLeft w:val="480"/>
          <w:marRight w:val="0"/>
          <w:marTop w:val="0"/>
          <w:marBottom w:val="0"/>
          <w:divBdr>
            <w:top w:val="none" w:sz="0" w:space="0" w:color="auto"/>
            <w:left w:val="none" w:sz="0" w:space="0" w:color="auto"/>
            <w:bottom w:val="none" w:sz="0" w:space="0" w:color="auto"/>
            <w:right w:val="none" w:sz="0" w:space="0" w:color="auto"/>
          </w:divBdr>
        </w:div>
        <w:div w:id="401029388">
          <w:marLeft w:val="480"/>
          <w:marRight w:val="0"/>
          <w:marTop w:val="0"/>
          <w:marBottom w:val="0"/>
          <w:divBdr>
            <w:top w:val="none" w:sz="0" w:space="0" w:color="auto"/>
            <w:left w:val="none" w:sz="0" w:space="0" w:color="auto"/>
            <w:bottom w:val="none" w:sz="0" w:space="0" w:color="auto"/>
            <w:right w:val="none" w:sz="0" w:space="0" w:color="auto"/>
          </w:divBdr>
        </w:div>
        <w:div w:id="409011936">
          <w:marLeft w:val="480"/>
          <w:marRight w:val="0"/>
          <w:marTop w:val="0"/>
          <w:marBottom w:val="0"/>
          <w:divBdr>
            <w:top w:val="none" w:sz="0" w:space="0" w:color="auto"/>
            <w:left w:val="none" w:sz="0" w:space="0" w:color="auto"/>
            <w:bottom w:val="none" w:sz="0" w:space="0" w:color="auto"/>
            <w:right w:val="none" w:sz="0" w:space="0" w:color="auto"/>
          </w:divBdr>
        </w:div>
        <w:div w:id="429398992">
          <w:marLeft w:val="480"/>
          <w:marRight w:val="0"/>
          <w:marTop w:val="0"/>
          <w:marBottom w:val="0"/>
          <w:divBdr>
            <w:top w:val="none" w:sz="0" w:space="0" w:color="auto"/>
            <w:left w:val="none" w:sz="0" w:space="0" w:color="auto"/>
            <w:bottom w:val="none" w:sz="0" w:space="0" w:color="auto"/>
            <w:right w:val="none" w:sz="0" w:space="0" w:color="auto"/>
          </w:divBdr>
        </w:div>
        <w:div w:id="432827278">
          <w:marLeft w:val="480"/>
          <w:marRight w:val="0"/>
          <w:marTop w:val="0"/>
          <w:marBottom w:val="0"/>
          <w:divBdr>
            <w:top w:val="none" w:sz="0" w:space="0" w:color="auto"/>
            <w:left w:val="none" w:sz="0" w:space="0" w:color="auto"/>
            <w:bottom w:val="none" w:sz="0" w:space="0" w:color="auto"/>
            <w:right w:val="none" w:sz="0" w:space="0" w:color="auto"/>
          </w:divBdr>
        </w:div>
        <w:div w:id="441875268">
          <w:marLeft w:val="480"/>
          <w:marRight w:val="0"/>
          <w:marTop w:val="0"/>
          <w:marBottom w:val="0"/>
          <w:divBdr>
            <w:top w:val="none" w:sz="0" w:space="0" w:color="auto"/>
            <w:left w:val="none" w:sz="0" w:space="0" w:color="auto"/>
            <w:bottom w:val="none" w:sz="0" w:space="0" w:color="auto"/>
            <w:right w:val="none" w:sz="0" w:space="0" w:color="auto"/>
          </w:divBdr>
        </w:div>
        <w:div w:id="449517067">
          <w:marLeft w:val="480"/>
          <w:marRight w:val="0"/>
          <w:marTop w:val="0"/>
          <w:marBottom w:val="0"/>
          <w:divBdr>
            <w:top w:val="none" w:sz="0" w:space="0" w:color="auto"/>
            <w:left w:val="none" w:sz="0" w:space="0" w:color="auto"/>
            <w:bottom w:val="none" w:sz="0" w:space="0" w:color="auto"/>
            <w:right w:val="none" w:sz="0" w:space="0" w:color="auto"/>
          </w:divBdr>
        </w:div>
        <w:div w:id="487286249">
          <w:marLeft w:val="480"/>
          <w:marRight w:val="0"/>
          <w:marTop w:val="0"/>
          <w:marBottom w:val="0"/>
          <w:divBdr>
            <w:top w:val="none" w:sz="0" w:space="0" w:color="auto"/>
            <w:left w:val="none" w:sz="0" w:space="0" w:color="auto"/>
            <w:bottom w:val="none" w:sz="0" w:space="0" w:color="auto"/>
            <w:right w:val="none" w:sz="0" w:space="0" w:color="auto"/>
          </w:divBdr>
        </w:div>
        <w:div w:id="551499782">
          <w:marLeft w:val="480"/>
          <w:marRight w:val="0"/>
          <w:marTop w:val="0"/>
          <w:marBottom w:val="0"/>
          <w:divBdr>
            <w:top w:val="none" w:sz="0" w:space="0" w:color="auto"/>
            <w:left w:val="none" w:sz="0" w:space="0" w:color="auto"/>
            <w:bottom w:val="none" w:sz="0" w:space="0" w:color="auto"/>
            <w:right w:val="none" w:sz="0" w:space="0" w:color="auto"/>
          </w:divBdr>
        </w:div>
        <w:div w:id="559100618">
          <w:marLeft w:val="480"/>
          <w:marRight w:val="0"/>
          <w:marTop w:val="0"/>
          <w:marBottom w:val="0"/>
          <w:divBdr>
            <w:top w:val="none" w:sz="0" w:space="0" w:color="auto"/>
            <w:left w:val="none" w:sz="0" w:space="0" w:color="auto"/>
            <w:bottom w:val="none" w:sz="0" w:space="0" w:color="auto"/>
            <w:right w:val="none" w:sz="0" w:space="0" w:color="auto"/>
          </w:divBdr>
        </w:div>
        <w:div w:id="565262218">
          <w:marLeft w:val="480"/>
          <w:marRight w:val="0"/>
          <w:marTop w:val="0"/>
          <w:marBottom w:val="0"/>
          <w:divBdr>
            <w:top w:val="none" w:sz="0" w:space="0" w:color="auto"/>
            <w:left w:val="none" w:sz="0" w:space="0" w:color="auto"/>
            <w:bottom w:val="none" w:sz="0" w:space="0" w:color="auto"/>
            <w:right w:val="none" w:sz="0" w:space="0" w:color="auto"/>
          </w:divBdr>
        </w:div>
        <w:div w:id="565452896">
          <w:marLeft w:val="480"/>
          <w:marRight w:val="0"/>
          <w:marTop w:val="0"/>
          <w:marBottom w:val="0"/>
          <w:divBdr>
            <w:top w:val="none" w:sz="0" w:space="0" w:color="auto"/>
            <w:left w:val="none" w:sz="0" w:space="0" w:color="auto"/>
            <w:bottom w:val="none" w:sz="0" w:space="0" w:color="auto"/>
            <w:right w:val="none" w:sz="0" w:space="0" w:color="auto"/>
          </w:divBdr>
        </w:div>
        <w:div w:id="621420718">
          <w:marLeft w:val="480"/>
          <w:marRight w:val="0"/>
          <w:marTop w:val="0"/>
          <w:marBottom w:val="0"/>
          <w:divBdr>
            <w:top w:val="none" w:sz="0" w:space="0" w:color="auto"/>
            <w:left w:val="none" w:sz="0" w:space="0" w:color="auto"/>
            <w:bottom w:val="none" w:sz="0" w:space="0" w:color="auto"/>
            <w:right w:val="none" w:sz="0" w:space="0" w:color="auto"/>
          </w:divBdr>
        </w:div>
        <w:div w:id="640769678">
          <w:marLeft w:val="480"/>
          <w:marRight w:val="0"/>
          <w:marTop w:val="0"/>
          <w:marBottom w:val="0"/>
          <w:divBdr>
            <w:top w:val="none" w:sz="0" w:space="0" w:color="auto"/>
            <w:left w:val="none" w:sz="0" w:space="0" w:color="auto"/>
            <w:bottom w:val="none" w:sz="0" w:space="0" w:color="auto"/>
            <w:right w:val="none" w:sz="0" w:space="0" w:color="auto"/>
          </w:divBdr>
        </w:div>
        <w:div w:id="642393880">
          <w:marLeft w:val="480"/>
          <w:marRight w:val="0"/>
          <w:marTop w:val="0"/>
          <w:marBottom w:val="0"/>
          <w:divBdr>
            <w:top w:val="none" w:sz="0" w:space="0" w:color="auto"/>
            <w:left w:val="none" w:sz="0" w:space="0" w:color="auto"/>
            <w:bottom w:val="none" w:sz="0" w:space="0" w:color="auto"/>
            <w:right w:val="none" w:sz="0" w:space="0" w:color="auto"/>
          </w:divBdr>
        </w:div>
        <w:div w:id="673648515">
          <w:marLeft w:val="480"/>
          <w:marRight w:val="0"/>
          <w:marTop w:val="0"/>
          <w:marBottom w:val="0"/>
          <w:divBdr>
            <w:top w:val="none" w:sz="0" w:space="0" w:color="auto"/>
            <w:left w:val="none" w:sz="0" w:space="0" w:color="auto"/>
            <w:bottom w:val="none" w:sz="0" w:space="0" w:color="auto"/>
            <w:right w:val="none" w:sz="0" w:space="0" w:color="auto"/>
          </w:divBdr>
        </w:div>
        <w:div w:id="686638513">
          <w:marLeft w:val="480"/>
          <w:marRight w:val="0"/>
          <w:marTop w:val="0"/>
          <w:marBottom w:val="0"/>
          <w:divBdr>
            <w:top w:val="none" w:sz="0" w:space="0" w:color="auto"/>
            <w:left w:val="none" w:sz="0" w:space="0" w:color="auto"/>
            <w:bottom w:val="none" w:sz="0" w:space="0" w:color="auto"/>
            <w:right w:val="none" w:sz="0" w:space="0" w:color="auto"/>
          </w:divBdr>
        </w:div>
        <w:div w:id="698626336">
          <w:marLeft w:val="480"/>
          <w:marRight w:val="0"/>
          <w:marTop w:val="0"/>
          <w:marBottom w:val="0"/>
          <w:divBdr>
            <w:top w:val="none" w:sz="0" w:space="0" w:color="auto"/>
            <w:left w:val="none" w:sz="0" w:space="0" w:color="auto"/>
            <w:bottom w:val="none" w:sz="0" w:space="0" w:color="auto"/>
            <w:right w:val="none" w:sz="0" w:space="0" w:color="auto"/>
          </w:divBdr>
        </w:div>
        <w:div w:id="731662342">
          <w:marLeft w:val="480"/>
          <w:marRight w:val="0"/>
          <w:marTop w:val="0"/>
          <w:marBottom w:val="0"/>
          <w:divBdr>
            <w:top w:val="none" w:sz="0" w:space="0" w:color="auto"/>
            <w:left w:val="none" w:sz="0" w:space="0" w:color="auto"/>
            <w:bottom w:val="none" w:sz="0" w:space="0" w:color="auto"/>
            <w:right w:val="none" w:sz="0" w:space="0" w:color="auto"/>
          </w:divBdr>
        </w:div>
        <w:div w:id="764346405">
          <w:marLeft w:val="480"/>
          <w:marRight w:val="0"/>
          <w:marTop w:val="0"/>
          <w:marBottom w:val="0"/>
          <w:divBdr>
            <w:top w:val="none" w:sz="0" w:space="0" w:color="auto"/>
            <w:left w:val="none" w:sz="0" w:space="0" w:color="auto"/>
            <w:bottom w:val="none" w:sz="0" w:space="0" w:color="auto"/>
            <w:right w:val="none" w:sz="0" w:space="0" w:color="auto"/>
          </w:divBdr>
        </w:div>
        <w:div w:id="814416245">
          <w:marLeft w:val="480"/>
          <w:marRight w:val="0"/>
          <w:marTop w:val="0"/>
          <w:marBottom w:val="0"/>
          <w:divBdr>
            <w:top w:val="none" w:sz="0" w:space="0" w:color="auto"/>
            <w:left w:val="none" w:sz="0" w:space="0" w:color="auto"/>
            <w:bottom w:val="none" w:sz="0" w:space="0" w:color="auto"/>
            <w:right w:val="none" w:sz="0" w:space="0" w:color="auto"/>
          </w:divBdr>
        </w:div>
        <w:div w:id="843470614">
          <w:marLeft w:val="480"/>
          <w:marRight w:val="0"/>
          <w:marTop w:val="0"/>
          <w:marBottom w:val="0"/>
          <w:divBdr>
            <w:top w:val="none" w:sz="0" w:space="0" w:color="auto"/>
            <w:left w:val="none" w:sz="0" w:space="0" w:color="auto"/>
            <w:bottom w:val="none" w:sz="0" w:space="0" w:color="auto"/>
            <w:right w:val="none" w:sz="0" w:space="0" w:color="auto"/>
          </w:divBdr>
        </w:div>
        <w:div w:id="882867339">
          <w:marLeft w:val="480"/>
          <w:marRight w:val="0"/>
          <w:marTop w:val="0"/>
          <w:marBottom w:val="0"/>
          <w:divBdr>
            <w:top w:val="none" w:sz="0" w:space="0" w:color="auto"/>
            <w:left w:val="none" w:sz="0" w:space="0" w:color="auto"/>
            <w:bottom w:val="none" w:sz="0" w:space="0" w:color="auto"/>
            <w:right w:val="none" w:sz="0" w:space="0" w:color="auto"/>
          </w:divBdr>
        </w:div>
        <w:div w:id="918100438">
          <w:marLeft w:val="480"/>
          <w:marRight w:val="0"/>
          <w:marTop w:val="0"/>
          <w:marBottom w:val="0"/>
          <w:divBdr>
            <w:top w:val="none" w:sz="0" w:space="0" w:color="auto"/>
            <w:left w:val="none" w:sz="0" w:space="0" w:color="auto"/>
            <w:bottom w:val="none" w:sz="0" w:space="0" w:color="auto"/>
            <w:right w:val="none" w:sz="0" w:space="0" w:color="auto"/>
          </w:divBdr>
        </w:div>
        <w:div w:id="919367932">
          <w:marLeft w:val="480"/>
          <w:marRight w:val="0"/>
          <w:marTop w:val="0"/>
          <w:marBottom w:val="0"/>
          <w:divBdr>
            <w:top w:val="none" w:sz="0" w:space="0" w:color="auto"/>
            <w:left w:val="none" w:sz="0" w:space="0" w:color="auto"/>
            <w:bottom w:val="none" w:sz="0" w:space="0" w:color="auto"/>
            <w:right w:val="none" w:sz="0" w:space="0" w:color="auto"/>
          </w:divBdr>
        </w:div>
        <w:div w:id="989167608">
          <w:marLeft w:val="480"/>
          <w:marRight w:val="0"/>
          <w:marTop w:val="0"/>
          <w:marBottom w:val="0"/>
          <w:divBdr>
            <w:top w:val="none" w:sz="0" w:space="0" w:color="auto"/>
            <w:left w:val="none" w:sz="0" w:space="0" w:color="auto"/>
            <w:bottom w:val="none" w:sz="0" w:space="0" w:color="auto"/>
            <w:right w:val="none" w:sz="0" w:space="0" w:color="auto"/>
          </w:divBdr>
        </w:div>
      </w:divsChild>
    </w:div>
    <w:div w:id="551695296">
      <w:bodyDiv w:val="1"/>
      <w:marLeft w:val="0"/>
      <w:marRight w:val="0"/>
      <w:marTop w:val="0"/>
      <w:marBottom w:val="0"/>
      <w:divBdr>
        <w:top w:val="none" w:sz="0" w:space="0" w:color="auto"/>
        <w:left w:val="none" w:sz="0" w:space="0" w:color="auto"/>
        <w:bottom w:val="none" w:sz="0" w:space="0" w:color="auto"/>
        <w:right w:val="none" w:sz="0" w:space="0" w:color="auto"/>
      </w:divBdr>
    </w:div>
    <w:div w:id="551771689">
      <w:bodyDiv w:val="1"/>
      <w:marLeft w:val="0"/>
      <w:marRight w:val="0"/>
      <w:marTop w:val="0"/>
      <w:marBottom w:val="0"/>
      <w:divBdr>
        <w:top w:val="none" w:sz="0" w:space="0" w:color="auto"/>
        <w:left w:val="none" w:sz="0" w:space="0" w:color="auto"/>
        <w:bottom w:val="none" w:sz="0" w:space="0" w:color="auto"/>
        <w:right w:val="none" w:sz="0" w:space="0" w:color="auto"/>
      </w:divBdr>
    </w:div>
    <w:div w:id="551816771">
      <w:bodyDiv w:val="1"/>
      <w:marLeft w:val="0"/>
      <w:marRight w:val="0"/>
      <w:marTop w:val="0"/>
      <w:marBottom w:val="0"/>
      <w:divBdr>
        <w:top w:val="none" w:sz="0" w:space="0" w:color="auto"/>
        <w:left w:val="none" w:sz="0" w:space="0" w:color="auto"/>
        <w:bottom w:val="none" w:sz="0" w:space="0" w:color="auto"/>
        <w:right w:val="none" w:sz="0" w:space="0" w:color="auto"/>
      </w:divBdr>
      <w:divsChild>
        <w:div w:id="4787891">
          <w:marLeft w:val="480"/>
          <w:marRight w:val="0"/>
          <w:marTop w:val="0"/>
          <w:marBottom w:val="0"/>
          <w:divBdr>
            <w:top w:val="none" w:sz="0" w:space="0" w:color="auto"/>
            <w:left w:val="none" w:sz="0" w:space="0" w:color="auto"/>
            <w:bottom w:val="none" w:sz="0" w:space="0" w:color="auto"/>
            <w:right w:val="none" w:sz="0" w:space="0" w:color="auto"/>
          </w:divBdr>
        </w:div>
        <w:div w:id="8921392">
          <w:marLeft w:val="480"/>
          <w:marRight w:val="0"/>
          <w:marTop w:val="0"/>
          <w:marBottom w:val="0"/>
          <w:divBdr>
            <w:top w:val="none" w:sz="0" w:space="0" w:color="auto"/>
            <w:left w:val="none" w:sz="0" w:space="0" w:color="auto"/>
            <w:bottom w:val="none" w:sz="0" w:space="0" w:color="auto"/>
            <w:right w:val="none" w:sz="0" w:space="0" w:color="auto"/>
          </w:divBdr>
        </w:div>
        <w:div w:id="82604349">
          <w:marLeft w:val="480"/>
          <w:marRight w:val="0"/>
          <w:marTop w:val="0"/>
          <w:marBottom w:val="0"/>
          <w:divBdr>
            <w:top w:val="none" w:sz="0" w:space="0" w:color="auto"/>
            <w:left w:val="none" w:sz="0" w:space="0" w:color="auto"/>
            <w:bottom w:val="none" w:sz="0" w:space="0" w:color="auto"/>
            <w:right w:val="none" w:sz="0" w:space="0" w:color="auto"/>
          </w:divBdr>
        </w:div>
        <w:div w:id="116878769">
          <w:marLeft w:val="480"/>
          <w:marRight w:val="0"/>
          <w:marTop w:val="0"/>
          <w:marBottom w:val="0"/>
          <w:divBdr>
            <w:top w:val="none" w:sz="0" w:space="0" w:color="auto"/>
            <w:left w:val="none" w:sz="0" w:space="0" w:color="auto"/>
            <w:bottom w:val="none" w:sz="0" w:space="0" w:color="auto"/>
            <w:right w:val="none" w:sz="0" w:space="0" w:color="auto"/>
          </w:divBdr>
        </w:div>
        <w:div w:id="127865842">
          <w:marLeft w:val="480"/>
          <w:marRight w:val="0"/>
          <w:marTop w:val="0"/>
          <w:marBottom w:val="0"/>
          <w:divBdr>
            <w:top w:val="none" w:sz="0" w:space="0" w:color="auto"/>
            <w:left w:val="none" w:sz="0" w:space="0" w:color="auto"/>
            <w:bottom w:val="none" w:sz="0" w:space="0" w:color="auto"/>
            <w:right w:val="none" w:sz="0" w:space="0" w:color="auto"/>
          </w:divBdr>
        </w:div>
        <w:div w:id="318001944">
          <w:marLeft w:val="480"/>
          <w:marRight w:val="0"/>
          <w:marTop w:val="0"/>
          <w:marBottom w:val="0"/>
          <w:divBdr>
            <w:top w:val="none" w:sz="0" w:space="0" w:color="auto"/>
            <w:left w:val="none" w:sz="0" w:space="0" w:color="auto"/>
            <w:bottom w:val="none" w:sz="0" w:space="0" w:color="auto"/>
            <w:right w:val="none" w:sz="0" w:space="0" w:color="auto"/>
          </w:divBdr>
        </w:div>
        <w:div w:id="398212997">
          <w:marLeft w:val="480"/>
          <w:marRight w:val="0"/>
          <w:marTop w:val="0"/>
          <w:marBottom w:val="0"/>
          <w:divBdr>
            <w:top w:val="none" w:sz="0" w:space="0" w:color="auto"/>
            <w:left w:val="none" w:sz="0" w:space="0" w:color="auto"/>
            <w:bottom w:val="none" w:sz="0" w:space="0" w:color="auto"/>
            <w:right w:val="none" w:sz="0" w:space="0" w:color="auto"/>
          </w:divBdr>
        </w:div>
        <w:div w:id="536041943">
          <w:marLeft w:val="480"/>
          <w:marRight w:val="0"/>
          <w:marTop w:val="0"/>
          <w:marBottom w:val="0"/>
          <w:divBdr>
            <w:top w:val="none" w:sz="0" w:space="0" w:color="auto"/>
            <w:left w:val="none" w:sz="0" w:space="0" w:color="auto"/>
            <w:bottom w:val="none" w:sz="0" w:space="0" w:color="auto"/>
            <w:right w:val="none" w:sz="0" w:space="0" w:color="auto"/>
          </w:divBdr>
        </w:div>
        <w:div w:id="627323763">
          <w:marLeft w:val="480"/>
          <w:marRight w:val="0"/>
          <w:marTop w:val="0"/>
          <w:marBottom w:val="0"/>
          <w:divBdr>
            <w:top w:val="none" w:sz="0" w:space="0" w:color="auto"/>
            <w:left w:val="none" w:sz="0" w:space="0" w:color="auto"/>
            <w:bottom w:val="none" w:sz="0" w:space="0" w:color="auto"/>
            <w:right w:val="none" w:sz="0" w:space="0" w:color="auto"/>
          </w:divBdr>
        </w:div>
        <w:div w:id="781606951">
          <w:marLeft w:val="480"/>
          <w:marRight w:val="0"/>
          <w:marTop w:val="0"/>
          <w:marBottom w:val="0"/>
          <w:divBdr>
            <w:top w:val="none" w:sz="0" w:space="0" w:color="auto"/>
            <w:left w:val="none" w:sz="0" w:space="0" w:color="auto"/>
            <w:bottom w:val="none" w:sz="0" w:space="0" w:color="auto"/>
            <w:right w:val="none" w:sz="0" w:space="0" w:color="auto"/>
          </w:divBdr>
        </w:div>
        <w:div w:id="951589357">
          <w:marLeft w:val="480"/>
          <w:marRight w:val="0"/>
          <w:marTop w:val="0"/>
          <w:marBottom w:val="0"/>
          <w:divBdr>
            <w:top w:val="none" w:sz="0" w:space="0" w:color="auto"/>
            <w:left w:val="none" w:sz="0" w:space="0" w:color="auto"/>
            <w:bottom w:val="none" w:sz="0" w:space="0" w:color="auto"/>
            <w:right w:val="none" w:sz="0" w:space="0" w:color="auto"/>
          </w:divBdr>
        </w:div>
      </w:divsChild>
    </w:div>
    <w:div w:id="551885269">
      <w:bodyDiv w:val="1"/>
      <w:marLeft w:val="0"/>
      <w:marRight w:val="0"/>
      <w:marTop w:val="0"/>
      <w:marBottom w:val="0"/>
      <w:divBdr>
        <w:top w:val="none" w:sz="0" w:space="0" w:color="auto"/>
        <w:left w:val="none" w:sz="0" w:space="0" w:color="auto"/>
        <w:bottom w:val="none" w:sz="0" w:space="0" w:color="auto"/>
        <w:right w:val="none" w:sz="0" w:space="0" w:color="auto"/>
      </w:divBdr>
      <w:divsChild>
        <w:div w:id="64768982">
          <w:marLeft w:val="480"/>
          <w:marRight w:val="0"/>
          <w:marTop w:val="0"/>
          <w:marBottom w:val="0"/>
          <w:divBdr>
            <w:top w:val="none" w:sz="0" w:space="0" w:color="auto"/>
            <w:left w:val="none" w:sz="0" w:space="0" w:color="auto"/>
            <w:bottom w:val="none" w:sz="0" w:space="0" w:color="auto"/>
            <w:right w:val="none" w:sz="0" w:space="0" w:color="auto"/>
          </w:divBdr>
        </w:div>
        <w:div w:id="154691146">
          <w:marLeft w:val="480"/>
          <w:marRight w:val="0"/>
          <w:marTop w:val="0"/>
          <w:marBottom w:val="0"/>
          <w:divBdr>
            <w:top w:val="none" w:sz="0" w:space="0" w:color="auto"/>
            <w:left w:val="none" w:sz="0" w:space="0" w:color="auto"/>
            <w:bottom w:val="none" w:sz="0" w:space="0" w:color="auto"/>
            <w:right w:val="none" w:sz="0" w:space="0" w:color="auto"/>
          </w:divBdr>
        </w:div>
        <w:div w:id="205800083">
          <w:marLeft w:val="480"/>
          <w:marRight w:val="0"/>
          <w:marTop w:val="0"/>
          <w:marBottom w:val="0"/>
          <w:divBdr>
            <w:top w:val="none" w:sz="0" w:space="0" w:color="auto"/>
            <w:left w:val="none" w:sz="0" w:space="0" w:color="auto"/>
            <w:bottom w:val="none" w:sz="0" w:space="0" w:color="auto"/>
            <w:right w:val="none" w:sz="0" w:space="0" w:color="auto"/>
          </w:divBdr>
        </w:div>
        <w:div w:id="228539704">
          <w:marLeft w:val="480"/>
          <w:marRight w:val="0"/>
          <w:marTop w:val="0"/>
          <w:marBottom w:val="0"/>
          <w:divBdr>
            <w:top w:val="none" w:sz="0" w:space="0" w:color="auto"/>
            <w:left w:val="none" w:sz="0" w:space="0" w:color="auto"/>
            <w:bottom w:val="none" w:sz="0" w:space="0" w:color="auto"/>
            <w:right w:val="none" w:sz="0" w:space="0" w:color="auto"/>
          </w:divBdr>
        </w:div>
        <w:div w:id="282884035">
          <w:marLeft w:val="480"/>
          <w:marRight w:val="0"/>
          <w:marTop w:val="0"/>
          <w:marBottom w:val="0"/>
          <w:divBdr>
            <w:top w:val="none" w:sz="0" w:space="0" w:color="auto"/>
            <w:left w:val="none" w:sz="0" w:space="0" w:color="auto"/>
            <w:bottom w:val="none" w:sz="0" w:space="0" w:color="auto"/>
            <w:right w:val="none" w:sz="0" w:space="0" w:color="auto"/>
          </w:divBdr>
        </w:div>
        <w:div w:id="287981159">
          <w:marLeft w:val="480"/>
          <w:marRight w:val="0"/>
          <w:marTop w:val="0"/>
          <w:marBottom w:val="0"/>
          <w:divBdr>
            <w:top w:val="none" w:sz="0" w:space="0" w:color="auto"/>
            <w:left w:val="none" w:sz="0" w:space="0" w:color="auto"/>
            <w:bottom w:val="none" w:sz="0" w:space="0" w:color="auto"/>
            <w:right w:val="none" w:sz="0" w:space="0" w:color="auto"/>
          </w:divBdr>
        </w:div>
        <w:div w:id="387068283">
          <w:marLeft w:val="480"/>
          <w:marRight w:val="0"/>
          <w:marTop w:val="0"/>
          <w:marBottom w:val="0"/>
          <w:divBdr>
            <w:top w:val="none" w:sz="0" w:space="0" w:color="auto"/>
            <w:left w:val="none" w:sz="0" w:space="0" w:color="auto"/>
            <w:bottom w:val="none" w:sz="0" w:space="0" w:color="auto"/>
            <w:right w:val="none" w:sz="0" w:space="0" w:color="auto"/>
          </w:divBdr>
        </w:div>
        <w:div w:id="434524356">
          <w:marLeft w:val="480"/>
          <w:marRight w:val="0"/>
          <w:marTop w:val="0"/>
          <w:marBottom w:val="0"/>
          <w:divBdr>
            <w:top w:val="none" w:sz="0" w:space="0" w:color="auto"/>
            <w:left w:val="none" w:sz="0" w:space="0" w:color="auto"/>
            <w:bottom w:val="none" w:sz="0" w:space="0" w:color="auto"/>
            <w:right w:val="none" w:sz="0" w:space="0" w:color="auto"/>
          </w:divBdr>
        </w:div>
        <w:div w:id="435179417">
          <w:marLeft w:val="480"/>
          <w:marRight w:val="0"/>
          <w:marTop w:val="0"/>
          <w:marBottom w:val="0"/>
          <w:divBdr>
            <w:top w:val="none" w:sz="0" w:space="0" w:color="auto"/>
            <w:left w:val="none" w:sz="0" w:space="0" w:color="auto"/>
            <w:bottom w:val="none" w:sz="0" w:space="0" w:color="auto"/>
            <w:right w:val="none" w:sz="0" w:space="0" w:color="auto"/>
          </w:divBdr>
        </w:div>
        <w:div w:id="462508108">
          <w:marLeft w:val="480"/>
          <w:marRight w:val="0"/>
          <w:marTop w:val="0"/>
          <w:marBottom w:val="0"/>
          <w:divBdr>
            <w:top w:val="none" w:sz="0" w:space="0" w:color="auto"/>
            <w:left w:val="none" w:sz="0" w:space="0" w:color="auto"/>
            <w:bottom w:val="none" w:sz="0" w:space="0" w:color="auto"/>
            <w:right w:val="none" w:sz="0" w:space="0" w:color="auto"/>
          </w:divBdr>
        </w:div>
        <w:div w:id="470949512">
          <w:marLeft w:val="480"/>
          <w:marRight w:val="0"/>
          <w:marTop w:val="0"/>
          <w:marBottom w:val="0"/>
          <w:divBdr>
            <w:top w:val="none" w:sz="0" w:space="0" w:color="auto"/>
            <w:left w:val="none" w:sz="0" w:space="0" w:color="auto"/>
            <w:bottom w:val="none" w:sz="0" w:space="0" w:color="auto"/>
            <w:right w:val="none" w:sz="0" w:space="0" w:color="auto"/>
          </w:divBdr>
        </w:div>
        <w:div w:id="478695675">
          <w:marLeft w:val="480"/>
          <w:marRight w:val="0"/>
          <w:marTop w:val="0"/>
          <w:marBottom w:val="0"/>
          <w:divBdr>
            <w:top w:val="none" w:sz="0" w:space="0" w:color="auto"/>
            <w:left w:val="none" w:sz="0" w:space="0" w:color="auto"/>
            <w:bottom w:val="none" w:sz="0" w:space="0" w:color="auto"/>
            <w:right w:val="none" w:sz="0" w:space="0" w:color="auto"/>
          </w:divBdr>
        </w:div>
        <w:div w:id="551886787">
          <w:marLeft w:val="480"/>
          <w:marRight w:val="0"/>
          <w:marTop w:val="0"/>
          <w:marBottom w:val="0"/>
          <w:divBdr>
            <w:top w:val="none" w:sz="0" w:space="0" w:color="auto"/>
            <w:left w:val="none" w:sz="0" w:space="0" w:color="auto"/>
            <w:bottom w:val="none" w:sz="0" w:space="0" w:color="auto"/>
            <w:right w:val="none" w:sz="0" w:space="0" w:color="auto"/>
          </w:divBdr>
        </w:div>
        <w:div w:id="572350552">
          <w:marLeft w:val="480"/>
          <w:marRight w:val="0"/>
          <w:marTop w:val="0"/>
          <w:marBottom w:val="0"/>
          <w:divBdr>
            <w:top w:val="none" w:sz="0" w:space="0" w:color="auto"/>
            <w:left w:val="none" w:sz="0" w:space="0" w:color="auto"/>
            <w:bottom w:val="none" w:sz="0" w:space="0" w:color="auto"/>
            <w:right w:val="none" w:sz="0" w:space="0" w:color="auto"/>
          </w:divBdr>
        </w:div>
        <w:div w:id="639303984">
          <w:marLeft w:val="480"/>
          <w:marRight w:val="0"/>
          <w:marTop w:val="0"/>
          <w:marBottom w:val="0"/>
          <w:divBdr>
            <w:top w:val="none" w:sz="0" w:space="0" w:color="auto"/>
            <w:left w:val="none" w:sz="0" w:space="0" w:color="auto"/>
            <w:bottom w:val="none" w:sz="0" w:space="0" w:color="auto"/>
            <w:right w:val="none" w:sz="0" w:space="0" w:color="auto"/>
          </w:divBdr>
        </w:div>
        <w:div w:id="715348036">
          <w:marLeft w:val="480"/>
          <w:marRight w:val="0"/>
          <w:marTop w:val="0"/>
          <w:marBottom w:val="0"/>
          <w:divBdr>
            <w:top w:val="none" w:sz="0" w:space="0" w:color="auto"/>
            <w:left w:val="none" w:sz="0" w:space="0" w:color="auto"/>
            <w:bottom w:val="none" w:sz="0" w:space="0" w:color="auto"/>
            <w:right w:val="none" w:sz="0" w:space="0" w:color="auto"/>
          </w:divBdr>
        </w:div>
        <w:div w:id="873998510">
          <w:marLeft w:val="480"/>
          <w:marRight w:val="0"/>
          <w:marTop w:val="0"/>
          <w:marBottom w:val="0"/>
          <w:divBdr>
            <w:top w:val="none" w:sz="0" w:space="0" w:color="auto"/>
            <w:left w:val="none" w:sz="0" w:space="0" w:color="auto"/>
            <w:bottom w:val="none" w:sz="0" w:space="0" w:color="auto"/>
            <w:right w:val="none" w:sz="0" w:space="0" w:color="auto"/>
          </w:divBdr>
        </w:div>
        <w:div w:id="879896726">
          <w:marLeft w:val="480"/>
          <w:marRight w:val="0"/>
          <w:marTop w:val="0"/>
          <w:marBottom w:val="0"/>
          <w:divBdr>
            <w:top w:val="none" w:sz="0" w:space="0" w:color="auto"/>
            <w:left w:val="none" w:sz="0" w:space="0" w:color="auto"/>
            <w:bottom w:val="none" w:sz="0" w:space="0" w:color="auto"/>
            <w:right w:val="none" w:sz="0" w:space="0" w:color="auto"/>
          </w:divBdr>
        </w:div>
        <w:div w:id="926622124">
          <w:marLeft w:val="480"/>
          <w:marRight w:val="0"/>
          <w:marTop w:val="0"/>
          <w:marBottom w:val="0"/>
          <w:divBdr>
            <w:top w:val="none" w:sz="0" w:space="0" w:color="auto"/>
            <w:left w:val="none" w:sz="0" w:space="0" w:color="auto"/>
            <w:bottom w:val="none" w:sz="0" w:space="0" w:color="auto"/>
            <w:right w:val="none" w:sz="0" w:space="0" w:color="auto"/>
          </w:divBdr>
        </w:div>
        <w:div w:id="934481073">
          <w:marLeft w:val="480"/>
          <w:marRight w:val="0"/>
          <w:marTop w:val="0"/>
          <w:marBottom w:val="0"/>
          <w:divBdr>
            <w:top w:val="none" w:sz="0" w:space="0" w:color="auto"/>
            <w:left w:val="none" w:sz="0" w:space="0" w:color="auto"/>
            <w:bottom w:val="none" w:sz="0" w:space="0" w:color="auto"/>
            <w:right w:val="none" w:sz="0" w:space="0" w:color="auto"/>
          </w:divBdr>
        </w:div>
        <w:div w:id="948120621">
          <w:marLeft w:val="480"/>
          <w:marRight w:val="0"/>
          <w:marTop w:val="0"/>
          <w:marBottom w:val="0"/>
          <w:divBdr>
            <w:top w:val="none" w:sz="0" w:space="0" w:color="auto"/>
            <w:left w:val="none" w:sz="0" w:space="0" w:color="auto"/>
            <w:bottom w:val="none" w:sz="0" w:space="0" w:color="auto"/>
            <w:right w:val="none" w:sz="0" w:space="0" w:color="auto"/>
          </w:divBdr>
        </w:div>
        <w:div w:id="1013798966">
          <w:marLeft w:val="480"/>
          <w:marRight w:val="0"/>
          <w:marTop w:val="0"/>
          <w:marBottom w:val="0"/>
          <w:divBdr>
            <w:top w:val="none" w:sz="0" w:space="0" w:color="auto"/>
            <w:left w:val="none" w:sz="0" w:space="0" w:color="auto"/>
            <w:bottom w:val="none" w:sz="0" w:space="0" w:color="auto"/>
            <w:right w:val="none" w:sz="0" w:space="0" w:color="auto"/>
          </w:divBdr>
        </w:div>
      </w:divsChild>
    </w:div>
    <w:div w:id="551887438">
      <w:bodyDiv w:val="1"/>
      <w:marLeft w:val="0"/>
      <w:marRight w:val="0"/>
      <w:marTop w:val="0"/>
      <w:marBottom w:val="0"/>
      <w:divBdr>
        <w:top w:val="none" w:sz="0" w:space="0" w:color="auto"/>
        <w:left w:val="none" w:sz="0" w:space="0" w:color="auto"/>
        <w:bottom w:val="none" w:sz="0" w:space="0" w:color="auto"/>
        <w:right w:val="none" w:sz="0" w:space="0" w:color="auto"/>
      </w:divBdr>
    </w:div>
    <w:div w:id="552037629">
      <w:bodyDiv w:val="1"/>
      <w:marLeft w:val="0"/>
      <w:marRight w:val="0"/>
      <w:marTop w:val="0"/>
      <w:marBottom w:val="0"/>
      <w:divBdr>
        <w:top w:val="none" w:sz="0" w:space="0" w:color="auto"/>
        <w:left w:val="none" w:sz="0" w:space="0" w:color="auto"/>
        <w:bottom w:val="none" w:sz="0" w:space="0" w:color="auto"/>
        <w:right w:val="none" w:sz="0" w:space="0" w:color="auto"/>
      </w:divBdr>
      <w:divsChild>
        <w:div w:id="544717">
          <w:marLeft w:val="480"/>
          <w:marRight w:val="0"/>
          <w:marTop w:val="0"/>
          <w:marBottom w:val="0"/>
          <w:divBdr>
            <w:top w:val="none" w:sz="0" w:space="0" w:color="auto"/>
            <w:left w:val="none" w:sz="0" w:space="0" w:color="auto"/>
            <w:bottom w:val="none" w:sz="0" w:space="0" w:color="auto"/>
            <w:right w:val="none" w:sz="0" w:space="0" w:color="auto"/>
          </w:divBdr>
        </w:div>
        <w:div w:id="5401328">
          <w:marLeft w:val="480"/>
          <w:marRight w:val="0"/>
          <w:marTop w:val="0"/>
          <w:marBottom w:val="0"/>
          <w:divBdr>
            <w:top w:val="none" w:sz="0" w:space="0" w:color="auto"/>
            <w:left w:val="none" w:sz="0" w:space="0" w:color="auto"/>
            <w:bottom w:val="none" w:sz="0" w:space="0" w:color="auto"/>
            <w:right w:val="none" w:sz="0" w:space="0" w:color="auto"/>
          </w:divBdr>
        </w:div>
        <w:div w:id="27264988">
          <w:marLeft w:val="480"/>
          <w:marRight w:val="0"/>
          <w:marTop w:val="0"/>
          <w:marBottom w:val="0"/>
          <w:divBdr>
            <w:top w:val="none" w:sz="0" w:space="0" w:color="auto"/>
            <w:left w:val="none" w:sz="0" w:space="0" w:color="auto"/>
            <w:bottom w:val="none" w:sz="0" w:space="0" w:color="auto"/>
            <w:right w:val="none" w:sz="0" w:space="0" w:color="auto"/>
          </w:divBdr>
        </w:div>
        <w:div w:id="59376947">
          <w:marLeft w:val="480"/>
          <w:marRight w:val="0"/>
          <w:marTop w:val="0"/>
          <w:marBottom w:val="0"/>
          <w:divBdr>
            <w:top w:val="none" w:sz="0" w:space="0" w:color="auto"/>
            <w:left w:val="none" w:sz="0" w:space="0" w:color="auto"/>
            <w:bottom w:val="none" w:sz="0" w:space="0" w:color="auto"/>
            <w:right w:val="none" w:sz="0" w:space="0" w:color="auto"/>
          </w:divBdr>
        </w:div>
        <w:div w:id="65299112">
          <w:marLeft w:val="480"/>
          <w:marRight w:val="0"/>
          <w:marTop w:val="0"/>
          <w:marBottom w:val="0"/>
          <w:divBdr>
            <w:top w:val="none" w:sz="0" w:space="0" w:color="auto"/>
            <w:left w:val="none" w:sz="0" w:space="0" w:color="auto"/>
            <w:bottom w:val="none" w:sz="0" w:space="0" w:color="auto"/>
            <w:right w:val="none" w:sz="0" w:space="0" w:color="auto"/>
          </w:divBdr>
        </w:div>
        <w:div w:id="84350961">
          <w:marLeft w:val="480"/>
          <w:marRight w:val="0"/>
          <w:marTop w:val="0"/>
          <w:marBottom w:val="0"/>
          <w:divBdr>
            <w:top w:val="none" w:sz="0" w:space="0" w:color="auto"/>
            <w:left w:val="none" w:sz="0" w:space="0" w:color="auto"/>
            <w:bottom w:val="none" w:sz="0" w:space="0" w:color="auto"/>
            <w:right w:val="none" w:sz="0" w:space="0" w:color="auto"/>
          </w:divBdr>
        </w:div>
        <w:div w:id="87502019">
          <w:marLeft w:val="480"/>
          <w:marRight w:val="0"/>
          <w:marTop w:val="0"/>
          <w:marBottom w:val="0"/>
          <w:divBdr>
            <w:top w:val="none" w:sz="0" w:space="0" w:color="auto"/>
            <w:left w:val="none" w:sz="0" w:space="0" w:color="auto"/>
            <w:bottom w:val="none" w:sz="0" w:space="0" w:color="auto"/>
            <w:right w:val="none" w:sz="0" w:space="0" w:color="auto"/>
          </w:divBdr>
        </w:div>
        <w:div w:id="95950527">
          <w:marLeft w:val="480"/>
          <w:marRight w:val="0"/>
          <w:marTop w:val="0"/>
          <w:marBottom w:val="0"/>
          <w:divBdr>
            <w:top w:val="none" w:sz="0" w:space="0" w:color="auto"/>
            <w:left w:val="none" w:sz="0" w:space="0" w:color="auto"/>
            <w:bottom w:val="none" w:sz="0" w:space="0" w:color="auto"/>
            <w:right w:val="none" w:sz="0" w:space="0" w:color="auto"/>
          </w:divBdr>
        </w:div>
        <w:div w:id="100996254">
          <w:marLeft w:val="480"/>
          <w:marRight w:val="0"/>
          <w:marTop w:val="0"/>
          <w:marBottom w:val="0"/>
          <w:divBdr>
            <w:top w:val="none" w:sz="0" w:space="0" w:color="auto"/>
            <w:left w:val="none" w:sz="0" w:space="0" w:color="auto"/>
            <w:bottom w:val="none" w:sz="0" w:space="0" w:color="auto"/>
            <w:right w:val="none" w:sz="0" w:space="0" w:color="auto"/>
          </w:divBdr>
        </w:div>
        <w:div w:id="112601274">
          <w:marLeft w:val="480"/>
          <w:marRight w:val="0"/>
          <w:marTop w:val="0"/>
          <w:marBottom w:val="0"/>
          <w:divBdr>
            <w:top w:val="none" w:sz="0" w:space="0" w:color="auto"/>
            <w:left w:val="none" w:sz="0" w:space="0" w:color="auto"/>
            <w:bottom w:val="none" w:sz="0" w:space="0" w:color="auto"/>
            <w:right w:val="none" w:sz="0" w:space="0" w:color="auto"/>
          </w:divBdr>
        </w:div>
        <w:div w:id="161743240">
          <w:marLeft w:val="480"/>
          <w:marRight w:val="0"/>
          <w:marTop w:val="0"/>
          <w:marBottom w:val="0"/>
          <w:divBdr>
            <w:top w:val="none" w:sz="0" w:space="0" w:color="auto"/>
            <w:left w:val="none" w:sz="0" w:space="0" w:color="auto"/>
            <w:bottom w:val="none" w:sz="0" w:space="0" w:color="auto"/>
            <w:right w:val="none" w:sz="0" w:space="0" w:color="auto"/>
          </w:divBdr>
        </w:div>
        <w:div w:id="213203988">
          <w:marLeft w:val="480"/>
          <w:marRight w:val="0"/>
          <w:marTop w:val="0"/>
          <w:marBottom w:val="0"/>
          <w:divBdr>
            <w:top w:val="none" w:sz="0" w:space="0" w:color="auto"/>
            <w:left w:val="none" w:sz="0" w:space="0" w:color="auto"/>
            <w:bottom w:val="none" w:sz="0" w:space="0" w:color="auto"/>
            <w:right w:val="none" w:sz="0" w:space="0" w:color="auto"/>
          </w:divBdr>
        </w:div>
        <w:div w:id="246040650">
          <w:marLeft w:val="480"/>
          <w:marRight w:val="0"/>
          <w:marTop w:val="0"/>
          <w:marBottom w:val="0"/>
          <w:divBdr>
            <w:top w:val="none" w:sz="0" w:space="0" w:color="auto"/>
            <w:left w:val="none" w:sz="0" w:space="0" w:color="auto"/>
            <w:bottom w:val="none" w:sz="0" w:space="0" w:color="auto"/>
            <w:right w:val="none" w:sz="0" w:space="0" w:color="auto"/>
          </w:divBdr>
        </w:div>
        <w:div w:id="254093903">
          <w:marLeft w:val="480"/>
          <w:marRight w:val="0"/>
          <w:marTop w:val="0"/>
          <w:marBottom w:val="0"/>
          <w:divBdr>
            <w:top w:val="none" w:sz="0" w:space="0" w:color="auto"/>
            <w:left w:val="none" w:sz="0" w:space="0" w:color="auto"/>
            <w:bottom w:val="none" w:sz="0" w:space="0" w:color="auto"/>
            <w:right w:val="none" w:sz="0" w:space="0" w:color="auto"/>
          </w:divBdr>
        </w:div>
        <w:div w:id="312493866">
          <w:marLeft w:val="480"/>
          <w:marRight w:val="0"/>
          <w:marTop w:val="0"/>
          <w:marBottom w:val="0"/>
          <w:divBdr>
            <w:top w:val="none" w:sz="0" w:space="0" w:color="auto"/>
            <w:left w:val="none" w:sz="0" w:space="0" w:color="auto"/>
            <w:bottom w:val="none" w:sz="0" w:space="0" w:color="auto"/>
            <w:right w:val="none" w:sz="0" w:space="0" w:color="auto"/>
          </w:divBdr>
        </w:div>
        <w:div w:id="319039934">
          <w:marLeft w:val="480"/>
          <w:marRight w:val="0"/>
          <w:marTop w:val="0"/>
          <w:marBottom w:val="0"/>
          <w:divBdr>
            <w:top w:val="none" w:sz="0" w:space="0" w:color="auto"/>
            <w:left w:val="none" w:sz="0" w:space="0" w:color="auto"/>
            <w:bottom w:val="none" w:sz="0" w:space="0" w:color="auto"/>
            <w:right w:val="none" w:sz="0" w:space="0" w:color="auto"/>
          </w:divBdr>
        </w:div>
        <w:div w:id="367995758">
          <w:marLeft w:val="480"/>
          <w:marRight w:val="0"/>
          <w:marTop w:val="0"/>
          <w:marBottom w:val="0"/>
          <w:divBdr>
            <w:top w:val="none" w:sz="0" w:space="0" w:color="auto"/>
            <w:left w:val="none" w:sz="0" w:space="0" w:color="auto"/>
            <w:bottom w:val="none" w:sz="0" w:space="0" w:color="auto"/>
            <w:right w:val="none" w:sz="0" w:space="0" w:color="auto"/>
          </w:divBdr>
        </w:div>
        <w:div w:id="402067586">
          <w:marLeft w:val="480"/>
          <w:marRight w:val="0"/>
          <w:marTop w:val="0"/>
          <w:marBottom w:val="0"/>
          <w:divBdr>
            <w:top w:val="none" w:sz="0" w:space="0" w:color="auto"/>
            <w:left w:val="none" w:sz="0" w:space="0" w:color="auto"/>
            <w:bottom w:val="none" w:sz="0" w:space="0" w:color="auto"/>
            <w:right w:val="none" w:sz="0" w:space="0" w:color="auto"/>
          </w:divBdr>
        </w:div>
        <w:div w:id="402486573">
          <w:marLeft w:val="480"/>
          <w:marRight w:val="0"/>
          <w:marTop w:val="0"/>
          <w:marBottom w:val="0"/>
          <w:divBdr>
            <w:top w:val="none" w:sz="0" w:space="0" w:color="auto"/>
            <w:left w:val="none" w:sz="0" w:space="0" w:color="auto"/>
            <w:bottom w:val="none" w:sz="0" w:space="0" w:color="auto"/>
            <w:right w:val="none" w:sz="0" w:space="0" w:color="auto"/>
          </w:divBdr>
        </w:div>
        <w:div w:id="440339498">
          <w:marLeft w:val="480"/>
          <w:marRight w:val="0"/>
          <w:marTop w:val="0"/>
          <w:marBottom w:val="0"/>
          <w:divBdr>
            <w:top w:val="none" w:sz="0" w:space="0" w:color="auto"/>
            <w:left w:val="none" w:sz="0" w:space="0" w:color="auto"/>
            <w:bottom w:val="none" w:sz="0" w:space="0" w:color="auto"/>
            <w:right w:val="none" w:sz="0" w:space="0" w:color="auto"/>
          </w:divBdr>
        </w:div>
        <w:div w:id="456025778">
          <w:marLeft w:val="480"/>
          <w:marRight w:val="0"/>
          <w:marTop w:val="0"/>
          <w:marBottom w:val="0"/>
          <w:divBdr>
            <w:top w:val="none" w:sz="0" w:space="0" w:color="auto"/>
            <w:left w:val="none" w:sz="0" w:space="0" w:color="auto"/>
            <w:bottom w:val="none" w:sz="0" w:space="0" w:color="auto"/>
            <w:right w:val="none" w:sz="0" w:space="0" w:color="auto"/>
          </w:divBdr>
        </w:div>
        <w:div w:id="458843150">
          <w:marLeft w:val="480"/>
          <w:marRight w:val="0"/>
          <w:marTop w:val="0"/>
          <w:marBottom w:val="0"/>
          <w:divBdr>
            <w:top w:val="none" w:sz="0" w:space="0" w:color="auto"/>
            <w:left w:val="none" w:sz="0" w:space="0" w:color="auto"/>
            <w:bottom w:val="none" w:sz="0" w:space="0" w:color="auto"/>
            <w:right w:val="none" w:sz="0" w:space="0" w:color="auto"/>
          </w:divBdr>
        </w:div>
        <w:div w:id="465900677">
          <w:marLeft w:val="480"/>
          <w:marRight w:val="0"/>
          <w:marTop w:val="0"/>
          <w:marBottom w:val="0"/>
          <w:divBdr>
            <w:top w:val="none" w:sz="0" w:space="0" w:color="auto"/>
            <w:left w:val="none" w:sz="0" w:space="0" w:color="auto"/>
            <w:bottom w:val="none" w:sz="0" w:space="0" w:color="auto"/>
            <w:right w:val="none" w:sz="0" w:space="0" w:color="auto"/>
          </w:divBdr>
        </w:div>
        <w:div w:id="487332062">
          <w:marLeft w:val="480"/>
          <w:marRight w:val="0"/>
          <w:marTop w:val="0"/>
          <w:marBottom w:val="0"/>
          <w:divBdr>
            <w:top w:val="none" w:sz="0" w:space="0" w:color="auto"/>
            <w:left w:val="none" w:sz="0" w:space="0" w:color="auto"/>
            <w:bottom w:val="none" w:sz="0" w:space="0" w:color="auto"/>
            <w:right w:val="none" w:sz="0" w:space="0" w:color="auto"/>
          </w:divBdr>
        </w:div>
        <w:div w:id="487863461">
          <w:marLeft w:val="480"/>
          <w:marRight w:val="0"/>
          <w:marTop w:val="0"/>
          <w:marBottom w:val="0"/>
          <w:divBdr>
            <w:top w:val="none" w:sz="0" w:space="0" w:color="auto"/>
            <w:left w:val="none" w:sz="0" w:space="0" w:color="auto"/>
            <w:bottom w:val="none" w:sz="0" w:space="0" w:color="auto"/>
            <w:right w:val="none" w:sz="0" w:space="0" w:color="auto"/>
          </w:divBdr>
        </w:div>
        <w:div w:id="496112201">
          <w:marLeft w:val="480"/>
          <w:marRight w:val="0"/>
          <w:marTop w:val="0"/>
          <w:marBottom w:val="0"/>
          <w:divBdr>
            <w:top w:val="none" w:sz="0" w:space="0" w:color="auto"/>
            <w:left w:val="none" w:sz="0" w:space="0" w:color="auto"/>
            <w:bottom w:val="none" w:sz="0" w:space="0" w:color="auto"/>
            <w:right w:val="none" w:sz="0" w:space="0" w:color="auto"/>
          </w:divBdr>
        </w:div>
        <w:div w:id="528220901">
          <w:marLeft w:val="480"/>
          <w:marRight w:val="0"/>
          <w:marTop w:val="0"/>
          <w:marBottom w:val="0"/>
          <w:divBdr>
            <w:top w:val="none" w:sz="0" w:space="0" w:color="auto"/>
            <w:left w:val="none" w:sz="0" w:space="0" w:color="auto"/>
            <w:bottom w:val="none" w:sz="0" w:space="0" w:color="auto"/>
            <w:right w:val="none" w:sz="0" w:space="0" w:color="auto"/>
          </w:divBdr>
        </w:div>
        <w:div w:id="529341908">
          <w:marLeft w:val="480"/>
          <w:marRight w:val="0"/>
          <w:marTop w:val="0"/>
          <w:marBottom w:val="0"/>
          <w:divBdr>
            <w:top w:val="none" w:sz="0" w:space="0" w:color="auto"/>
            <w:left w:val="none" w:sz="0" w:space="0" w:color="auto"/>
            <w:bottom w:val="none" w:sz="0" w:space="0" w:color="auto"/>
            <w:right w:val="none" w:sz="0" w:space="0" w:color="auto"/>
          </w:divBdr>
        </w:div>
        <w:div w:id="617680732">
          <w:marLeft w:val="480"/>
          <w:marRight w:val="0"/>
          <w:marTop w:val="0"/>
          <w:marBottom w:val="0"/>
          <w:divBdr>
            <w:top w:val="none" w:sz="0" w:space="0" w:color="auto"/>
            <w:left w:val="none" w:sz="0" w:space="0" w:color="auto"/>
            <w:bottom w:val="none" w:sz="0" w:space="0" w:color="auto"/>
            <w:right w:val="none" w:sz="0" w:space="0" w:color="auto"/>
          </w:divBdr>
        </w:div>
        <w:div w:id="660276254">
          <w:marLeft w:val="480"/>
          <w:marRight w:val="0"/>
          <w:marTop w:val="0"/>
          <w:marBottom w:val="0"/>
          <w:divBdr>
            <w:top w:val="none" w:sz="0" w:space="0" w:color="auto"/>
            <w:left w:val="none" w:sz="0" w:space="0" w:color="auto"/>
            <w:bottom w:val="none" w:sz="0" w:space="0" w:color="auto"/>
            <w:right w:val="none" w:sz="0" w:space="0" w:color="auto"/>
          </w:divBdr>
        </w:div>
        <w:div w:id="705325435">
          <w:marLeft w:val="480"/>
          <w:marRight w:val="0"/>
          <w:marTop w:val="0"/>
          <w:marBottom w:val="0"/>
          <w:divBdr>
            <w:top w:val="none" w:sz="0" w:space="0" w:color="auto"/>
            <w:left w:val="none" w:sz="0" w:space="0" w:color="auto"/>
            <w:bottom w:val="none" w:sz="0" w:space="0" w:color="auto"/>
            <w:right w:val="none" w:sz="0" w:space="0" w:color="auto"/>
          </w:divBdr>
        </w:div>
        <w:div w:id="750859265">
          <w:marLeft w:val="480"/>
          <w:marRight w:val="0"/>
          <w:marTop w:val="0"/>
          <w:marBottom w:val="0"/>
          <w:divBdr>
            <w:top w:val="none" w:sz="0" w:space="0" w:color="auto"/>
            <w:left w:val="none" w:sz="0" w:space="0" w:color="auto"/>
            <w:bottom w:val="none" w:sz="0" w:space="0" w:color="auto"/>
            <w:right w:val="none" w:sz="0" w:space="0" w:color="auto"/>
          </w:divBdr>
        </w:div>
        <w:div w:id="757286304">
          <w:marLeft w:val="480"/>
          <w:marRight w:val="0"/>
          <w:marTop w:val="0"/>
          <w:marBottom w:val="0"/>
          <w:divBdr>
            <w:top w:val="none" w:sz="0" w:space="0" w:color="auto"/>
            <w:left w:val="none" w:sz="0" w:space="0" w:color="auto"/>
            <w:bottom w:val="none" w:sz="0" w:space="0" w:color="auto"/>
            <w:right w:val="none" w:sz="0" w:space="0" w:color="auto"/>
          </w:divBdr>
        </w:div>
        <w:div w:id="764686551">
          <w:marLeft w:val="480"/>
          <w:marRight w:val="0"/>
          <w:marTop w:val="0"/>
          <w:marBottom w:val="0"/>
          <w:divBdr>
            <w:top w:val="none" w:sz="0" w:space="0" w:color="auto"/>
            <w:left w:val="none" w:sz="0" w:space="0" w:color="auto"/>
            <w:bottom w:val="none" w:sz="0" w:space="0" w:color="auto"/>
            <w:right w:val="none" w:sz="0" w:space="0" w:color="auto"/>
          </w:divBdr>
        </w:div>
        <w:div w:id="776681582">
          <w:marLeft w:val="480"/>
          <w:marRight w:val="0"/>
          <w:marTop w:val="0"/>
          <w:marBottom w:val="0"/>
          <w:divBdr>
            <w:top w:val="none" w:sz="0" w:space="0" w:color="auto"/>
            <w:left w:val="none" w:sz="0" w:space="0" w:color="auto"/>
            <w:bottom w:val="none" w:sz="0" w:space="0" w:color="auto"/>
            <w:right w:val="none" w:sz="0" w:space="0" w:color="auto"/>
          </w:divBdr>
        </w:div>
        <w:div w:id="791443638">
          <w:marLeft w:val="480"/>
          <w:marRight w:val="0"/>
          <w:marTop w:val="0"/>
          <w:marBottom w:val="0"/>
          <w:divBdr>
            <w:top w:val="none" w:sz="0" w:space="0" w:color="auto"/>
            <w:left w:val="none" w:sz="0" w:space="0" w:color="auto"/>
            <w:bottom w:val="none" w:sz="0" w:space="0" w:color="auto"/>
            <w:right w:val="none" w:sz="0" w:space="0" w:color="auto"/>
          </w:divBdr>
        </w:div>
        <w:div w:id="869337826">
          <w:marLeft w:val="480"/>
          <w:marRight w:val="0"/>
          <w:marTop w:val="0"/>
          <w:marBottom w:val="0"/>
          <w:divBdr>
            <w:top w:val="none" w:sz="0" w:space="0" w:color="auto"/>
            <w:left w:val="none" w:sz="0" w:space="0" w:color="auto"/>
            <w:bottom w:val="none" w:sz="0" w:space="0" w:color="auto"/>
            <w:right w:val="none" w:sz="0" w:space="0" w:color="auto"/>
          </w:divBdr>
        </w:div>
        <w:div w:id="929124558">
          <w:marLeft w:val="480"/>
          <w:marRight w:val="0"/>
          <w:marTop w:val="0"/>
          <w:marBottom w:val="0"/>
          <w:divBdr>
            <w:top w:val="none" w:sz="0" w:space="0" w:color="auto"/>
            <w:left w:val="none" w:sz="0" w:space="0" w:color="auto"/>
            <w:bottom w:val="none" w:sz="0" w:space="0" w:color="auto"/>
            <w:right w:val="none" w:sz="0" w:space="0" w:color="auto"/>
          </w:divBdr>
        </w:div>
        <w:div w:id="955331036">
          <w:marLeft w:val="480"/>
          <w:marRight w:val="0"/>
          <w:marTop w:val="0"/>
          <w:marBottom w:val="0"/>
          <w:divBdr>
            <w:top w:val="none" w:sz="0" w:space="0" w:color="auto"/>
            <w:left w:val="none" w:sz="0" w:space="0" w:color="auto"/>
            <w:bottom w:val="none" w:sz="0" w:space="0" w:color="auto"/>
            <w:right w:val="none" w:sz="0" w:space="0" w:color="auto"/>
          </w:divBdr>
        </w:div>
        <w:div w:id="971978406">
          <w:marLeft w:val="480"/>
          <w:marRight w:val="0"/>
          <w:marTop w:val="0"/>
          <w:marBottom w:val="0"/>
          <w:divBdr>
            <w:top w:val="none" w:sz="0" w:space="0" w:color="auto"/>
            <w:left w:val="none" w:sz="0" w:space="0" w:color="auto"/>
            <w:bottom w:val="none" w:sz="0" w:space="0" w:color="auto"/>
            <w:right w:val="none" w:sz="0" w:space="0" w:color="auto"/>
          </w:divBdr>
        </w:div>
        <w:div w:id="978192410">
          <w:marLeft w:val="480"/>
          <w:marRight w:val="0"/>
          <w:marTop w:val="0"/>
          <w:marBottom w:val="0"/>
          <w:divBdr>
            <w:top w:val="none" w:sz="0" w:space="0" w:color="auto"/>
            <w:left w:val="none" w:sz="0" w:space="0" w:color="auto"/>
            <w:bottom w:val="none" w:sz="0" w:space="0" w:color="auto"/>
            <w:right w:val="none" w:sz="0" w:space="0" w:color="auto"/>
          </w:divBdr>
        </w:div>
      </w:divsChild>
    </w:div>
    <w:div w:id="552813152">
      <w:bodyDiv w:val="1"/>
      <w:marLeft w:val="0"/>
      <w:marRight w:val="0"/>
      <w:marTop w:val="0"/>
      <w:marBottom w:val="0"/>
      <w:divBdr>
        <w:top w:val="none" w:sz="0" w:space="0" w:color="auto"/>
        <w:left w:val="none" w:sz="0" w:space="0" w:color="auto"/>
        <w:bottom w:val="none" w:sz="0" w:space="0" w:color="auto"/>
        <w:right w:val="none" w:sz="0" w:space="0" w:color="auto"/>
      </w:divBdr>
    </w:div>
    <w:div w:id="552814325">
      <w:bodyDiv w:val="1"/>
      <w:marLeft w:val="0"/>
      <w:marRight w:val="0"/>
      <w:marTop w:val="0"/>
      <w:marBottom w:val="0"/>
      <w:divBdr>
        <w:top w:val="none" w:sz="0" w:space="0" w:color="auto"/>
        <w:left w:val="none" w:sz="0" w:space="0" w:color="auto"/>
        <w:bottom w:val="none" w:sz="0" w:space="0" w:color="auto"/>
        <w:right w:val="none" w:sz="0" w:space="0" w:color="auto"/>
      </w:divBdr>
    </w:div>
    <w:div w:id="553008551">
      <w:bodyDiv w:val="1"/>
      <w:marLeft w:val="0"/>
      <w:marRight w:val="0"/>
      <w:marTop w:val="0"/>
      <w:marBottom w:val="0"/>
      <w:divBdr>
        <w:top w:val="none" w:sz="0" w:space="0" w:color="auto"/>
        <w:left w:val="none" w:sz="0" w:space="0" w:color="auto"/>
        <w:bottom w:val="none" w:sz="0" w:space="0" w:color="auto"/>
        <w:right w:val="none" w:sz="0" w:space="0" w:color="auto"/>
      </w:divBdr>
      <w:divsChild>
        <w:div w:id="7567592">
          <w:marLeft w:val="480"/>
          <w:marRight w:val="0"/>
          <w:marTop w:val="0"/>
          <w:marBottom w:val="0"/>
          <w:divBdr>
            <w:top w:val="none" w:sz="0" w:space="0" w:color="auto"/>
            <w:left w:val="none" w:sz="0" w:space="0" w:color="auto"/>
            <w:bottom w:val="none" w:sz="0" w:space="0" w:color="auto"/>
            <w:right w:val="none" w:sz="0" w:space="0" w:color="auto"/>
          </w:divBdr>
        </w:div>
        <w:div w:id="91900168">
          <w:marLeft w:val="480"/>
          <w:marRight w:val="0"/>
          <w:marTop w:val="0"/>
          <w:marBottom w:val="0"/>
          <w:divBdr>
            <w:top w:val="none" w:sz="0" w:space="0" w:color="auto"/>
            <w:left w:val="none" w:sz="0" w:space="0" w:color="auto"/>
            <w:bottom w:val="none" w:sz="0" w:space="0" w:color="auto"/>
            <w:right w:val="none" w:sz="0" w:space="0" w:color="auto"/>
          </w:divBdr>
        </w:div>
        <w:div w:id="103547353">
          <w:marLeft w:val="480"/>
          <w:marRight w:val="0"/>
          <w:marTop w:val="0"/>
          <w:marBottom w:val="0"/>
          <w:divBdr>
            <w:top w:val="none" w:sz="0" w:space="0" w:color="auto"/>
            <w:left w:val="none" w:sz="0" w:space="0" w:color="auto"/>
            <w:bottom w:val="none" w:sz="0" w:space="0" w:color="auto"/>
            <w:right w:val="none" w:sz="0" w:space="0" w:color="auto"/>
          </w:divBdr>
        </w:div>
        <w:div w:id="116530132">
          <w:marLeft w:val="480"/>
          <w:marRight w:val="0"/>
          <w:marTop w:val="0"/>
          <w:marBottom w:val="0"/>
          <w:divBdr>
            <w:top w:val="none" w:sz="0" w:space="0" w:color="auto"/>
            <w:left w:val="none" w:sz="0" w:space="0" w:color="auto"/>
            <w:bottom w:val="none" w:sz="0" w:space="0" w:color="auto"/>
            <w:right w:val="none" w:sz="0" w:space="0" w:color="auto"/>
          </w:divBdr>
        </w:div>
        <w:div w:id="138965326">
          <w:marLeft w:val="480"/>
          <w:marRight w:val="0"/>
          <w:marTop w:val="0"/>
          <w:marBottom w:val="0"/>
          <w:divBdr>
            <w:top w:val="none" w:sz="0" w:space="0" w:color="auto"/>
            <w:left w:val="none" w:sz="0" w:space="0" w:color="auto"/>
            <w:bottom w:val="none" w:sz="0" w:space="0" w:color="auto"/>
            <w:right w:val="none" w:sz="0" w:space="0" w:color="auto"/>
          </w:divBdr>
        </w:div>
        <w:div w:id="165367976">
          <w:marLeft w:val="480"/>
          <w:marRight w:val="0"/>
          <w:marTop w:val="0"/>
          <w:marBottom w:val="0"/>
          <w:divBdr>
            <w:top w:val="none" w:sz="0" w:space="0" w:color="auto"/>
            <w:left w:val="none" w:sz="0" w:space="0" w:color="auto"/>
            <w:bottom w:val="none" w:sz="0" w:space="0" w:color="auto"/>
            <w:right w:val="none" w:sz="0" w:space="0" w:color="auto"/>
          </w:divBdr>
        </w:div>
        <w:div w:id="196553052">
          <w:marLeft w:val="480"/>
          <w:marRight w:val="0"/>
          <w:marTop w:val="0"/>
          <w:marBottom w:val="0"/>
          <w:divBdr>
            <w:top w:val="none" w:sz="0" w:space="0" w:color="auto"/>
            <w:left w:val="none" w:sz="0" w:space="0" w:color="auto"/>
            <w:bottom w:val="none" w:sz="0" w:space="0" w:color="auto"/>
            <w:right w:val="none" w:sz="0" w:space="0" w:color="auto"/>
          </w:divBdr>
        </w:div>
        <w:div w:id="217059514">
          <w:marLeft w:val="480"/>
          <w:marRight w:val="0"/>
          <w:marTop w:val="0"/>
          <w:marBottom w:val="0"/>
          <w:divBdr>
            <w:top w:val="none" w:sz="0" w:space="0" w:color="auto"/>
            <w:left w:val="none" w:sz="0" w:space="0" w:color="auto"/>
            <w:bottom w:val="none" w:sz="0" w:space="0" w:color="auto"/>
            <w:right w:val="none" w:sz="0" w:space="0" w:color="auto"/>
          </w:divBdr>
        </w:div>
        <w:div w:id="233197569">
          <w:marLeft w:val="480"/>
          <w:marRight w:val="0"/>
          <w:marTop w:val="0"/>
          <w:marBottom w:val="0"/>
          <w:divBdr>
            <w:top w:val="none" w:sz="0" w:space="0" w:color="auto"/>
            <w:left w:val="none" w:sz="0" w:space="0" w:color="auto"/>
            <w:bottom w:val="none" w:sz="0" w:space="0" w:color="auto"/>
            <w:right w:val="none" w:sz="0" w:space="0" w:color="auto"/>
          </w:divBdr>
        </w:div>
        <w:div w:id="238028155">
          <w:marLeft w:val="480"/>
          <w:marRight w:val="0"/>
          <w:marTop w:val="0"/>
          <w:marBottom w:val="0"/>
          <w:divBdr>
            <w:top w:val="none" w:sz="0" w:space="0" w:color="auto"/>
            <w:left w:val="none" w:sz="0" w:space="0" w:color="auto"/>
            <w:bottom w:val="none" w:sz="0" w:space="0" w:color="auto"/>
            <w:right w:val="none" w:sz="0" w:space="0" w:color="auto"/>
          </w:divBdr>
        </w:div>
        <w:div w:id="281615905">
          <w:marLeft w:val="480"/>
          <w:marRight w:val="0"/>
          <w:marTop w:val="0"/>
          <w:marBottom w:val="0"/>
          <w:divBdr>
            <w:top w:val="none" w:sz="0" w:space="0" w:color="auto"/>
            <w:left w:val="none" w:sz="0" w:space="0" w:color="auto"/>
            <w:bottom w:val="none" w:sz="0" w:space="0" w:color="auto"/>
            <w:right w:val="none" w:sz="0" w:space="0" w:color="auto"/>
          </w:divBdr>
        </w:div>
        <w:div w:id="282662714">
          <w:marLeft w:val="480"/>
          <w:marRight w:val="0"/>
          <w:marTop w:val="0"/>
          <w:marBottom w:val="0"/>
          <w:divBdr>
            <w:top w:val="none" w:sz="0" w:space="0" w:color="auto"/>
            <w:left w:val="none" w:sz="0" w:space="0" w:color="auto"/>
            <w:bottom w:val="none" w:sz="0" w:space="0" w:color="auto"/>
            <w:right w:val="none" w:sz="0" w:space="0" w:color="auto"/>
          </w:divBdr>
        </w:div>
        <w:div w:id="290284570">
          <w:marLeft w:val="480"/>
          <w:marRight w:val="0"/>
          <w:marTop w:val="0"/>
          <w:marBottom w:val="0"/>
          <w:divBdr>
            <w:top w:val="none" w:sz="0" w:space="0" w:color="auto"/>
            <w:left w:val="none" w:sz="0" w:space="0" w:color="auto"/>
            <w:bottom w:val="none" w:sz="0" w:space="0" w:color="auto"/>
            <w:right w:val="none" w:sz="0" w:space="0" w:color="auto"/>
          </w:divBdr>
        </w:div>
        <w:div w:id="324745358">
          <w:marLeft w:val="480"/>
          <w:marRight w:val="0"/>
          <w:marTop w:val="0"/>
          <w:marBottom w:val="0"/>
          <w:divBdr>
            <w:top w:val="none" w:sz="0" w:space="0" w:color="auto"/>
            <w:left w:val="none" w:sz="0" w:space="0" w:color="auto"/>
            <w:bottom w:val="none" w:sz="0" w:space="0" w:color="auto"/>
            <w:right w:val="none" w:sz="0" w:space="0" w:color="auto"/>
          </w:divBdr>
        </w:div>
        <w:div w:id="341707227">
          <w:marLeft w:val="480"/>
          <w:marRight w:val="0"/>
          <w:marTop w:val="0"/>
          <w:marBottom w:val="0"/>
          <w:divBdr>
            <w:top w:val="none" w:sz="0" w:space="0" w:color="auto"/>
            <w:left w:val="none" w:sz="0" w:space="0" w:color="auto"/>
            <w:bottom w:val="none" w:sz="0" w:space="0" w:color="auto"/>
            <w:right w:val="none" w:sz="0" w:space="0" w:color="auto"/>
          </w:divBdr>
        </w:div>
        <w:div w:id="360471123">
          <w:marLeft w:val="480"/>
          <w:marRight w:val="0"/>
          <w:marTop w:val="0"/>
          <w:marBottom w:val="0"/>
          <w:divBdr>
            <w:top w:val="none" w:sz="0" w:space="0" w:color="auto"/>
            <w:left w:val="none" w:sz="0" w:space="0" w:color="auto"/>
            <w:bottom w:val="none" w:sz="0" w:space="0" w:color="auto"/>
            <w:right w:val="none" w:sz="0" w:space="0" w:color="auto"/>
          </w:divBdr>
        </w:div>
        <w:div w:id="403726913">
          <w:marLeft w:val="480"/>
          <w:marRight w:val="0"/>
          <w:marTop w:val="0"/>
          <w:marBottom w:val="0"/>
          <w:divBdr>
            <w:top w:val="none" w:sz="0" w:space="0" w:color="auto"/>
            <w:left w:val="none" w:sz="0" w:space="0" w:color="auto"/>
            <w:bottom w:val="none" w:sz="0" w:space="0" w:color="auto"/>
            <w:right w:val="none" w:sz="0" w:space="0" w:color="auto"/>
          </w:divBdr>
        </w:div>
        <w:div w:id="414785029">
          <w:marLeft w:val="480"/>
          <w:marRight w:val="0"/>
          <w:marTop w:val="0"/>
          <w:marBottom w:val="0"/>
          <w:divBdr>
            <w:top w:val="none" w:sz="0" w:space="0" w:color="auto"/>
            <w:left w:val="none" w:sz="0" w:space="0" w:color="auto"/>
            <w:bottom w:val="none" w:sz="0" w:space="0" w:color="auto"/>
            <w:right w:val="none" w:sz="0" w:space="0" w:color="auto"/>
          </w:divBdr>
        </w:div>
        <w:div w:id="418402897">
          <w:marLeft w:val="480"/>
          <w:marRight w:val="0"/>
          <w:marTop w:val="0"/>
          <w:marBottom w:val="0"/>
          <w:divBdr>
            <w:top w:val="none" w:sz="0" w:space="0" w:color="auto"/>
            <w:left w:val="none" w:sz="0" w:space="0" w:color="auto"/>
            <w:bottom w:val="none" w:sz="0" w:space="0" w:color="auto"/>
            <w:right w:val="none" w:sz="0" w:space="0" w:color="auto"/>
          </w:divBdr>
        </w:div>
        <w:div w:id="425347174">
          <w:marLeft w:val="480"/>
          <w:marRight w:val="0"/>
          <w:marTop w:val="0"/>
          <w:marBottom w:val="0"/>
          <w:divBdr>
            <w:top w:val="none" w:sz="0" w:space="0" w:color="auto"/>
            <w:left w:val="none" w:sz="0" w:space="0" w:color="auto"/>
            <w:bottom w:val="none" w:sz="0" w:space="0" w:color="auto"/>
            <w:right w:val="none" w:sz="0" w:space="0" w:color="auto"/>
          </w:divBdr>
        </w:div>
        <w:div w:id="479005100">
          <w:marLeft w:val="480"/>
          <w:marRight w:val="0"/>
          <w:marTop w:val="0"/>
          <w:marBottom w:val="0"/>
          <w:divBdr>
            <w:top w:val="none" w:sz="0" w:space="0" w:color="auto"/>
            <w:left w:val="none" w:sz="0" w:space="0" w:color="auto"/>
            <w:bottom w:val="none" w:sz="0" w:space="0" w:color="auto"/>
            <w:right w:val="none" w:sz="0" w:space="0" w:color="auto"/>
          </w:divBdr>
        </w:div>
        <w:div w:id="487551758">
          <w:marLeft w:val="480"/>
          <w:marRight w:val="0"/>
          <w:marTop w:val="0"/>
          <w:marBottom w:val="0"/>
          <w:divBdr>
            <w:top w:val="none" w:sz="0" w:space="0" w:color="auto"/>
            <w:left w:val="none" w:sz="0" w:space="0" w:color="auto"/>
            <w:bottom w:val="none" w:sz="0" w:space="0" w:color="auto"/>
            <w:right w:val="none" w:sz="0" w:space="0" w:color="auto"/>
          </w:divBdr>
        </w:div>
        <w:div w:id="503513796">
          <w:marLeft w:val="480"/>
          <w:marRight w:val="0"/>
          <w:marTop w:val="0"/>
          <w:marBottom w:val="0"/>
          <w:divBdr>
            <w:top w:val="none" w:sz="0" w:space="0" w:color="auto"/>
            <w:left w:val="none" w:sz="0" w:space="0" w:color="auto"/>
            <w:bottom w:val="none" w:sz="0" w:space="0" w:color="auto"/>
            <w:right w:val="none" w:sz="0" w:space="0" w:color="auto"/>
          </w:divBdr>
        </w:div>
        <w:div w:id="510989870">
          <w:marLeft w:val="480"/>
          <w:marRight w:val="0"/>
          <w:marTop w:val="0"/>
          <w:marBottom w:val="0"/>
          <w:divBdr>
            <w:top w:val="none" w:sz="0" w:space="0" w:color="auto"/>
            <w:left w:val="none" w:sz="0" w:space="0" w:color="auto"/>
            <w:bottom w:val="none" w:sz="0" w:space="0" w:color="auto"/>
            <w:right w:val="none" w:sz="0" w:space="0" w:color="auto"/>
          </w:divBdr>
        </w:div>
        <w:div w:id="511115517">
          <w:marLeft w:val="480"/>
          <w:marRight w:val="0"/>
          <w:marTop w:val="0"/>
          <w:marBottom w:val="0"/>
          <w:divBdr>
            <w:top w:val="none" w:sz="0" w:space="0" w:color="auto"/>
            <w:left w:val="none" w:sz="0" w:space="0" w:color="auto"/>
            <w:bottom w:val="none" w:sz="0" w:space="0" w:color="auto"/>
            <w:right w:val="none" w:sz="0" w:space="0" w:color="auto"/>
          </w:divBdr>
        </w:div>
        <w:div w:id="555050119">
          <w:marLeft w:val="480"/>
          <w:marRight w:val="0"/>
          <w:marTop w:val="0"/>
          <w:marBottom w:val="0"/>
          <w:divBdr>
            <w:top w:val="none" w:sz="0" w:space="0" w:color="auto"/>
            <w:left w:val="none" w:sz="0" w:space="0" w:color="auto"/>
            <w:bottom w:val="none" w:sz="0" w:space="0" w:color="auto"/>
            <w:right w:val="none" w:sz="0" w:space="0" w:color="auto"/>
          </w:divBdr>
        </w:div>
        <w:div w:id="670834680">
          <w:marLeft w:val="480"/>
          <w:marRight w:val="0"/>
          <w:marTop w:val="0"/>
          <w:marBottom w:val="0"/>
          <w:divBdr>
            <w:top w:val="none" w:sz="0" w:space="0" w:color="auto"/>
            <w:left w:val="none" w:sz="0" w:space="0" w:color="auto"/>
            <w:bottom w:val="none" w:sz="0" w:space="0" w:color="auto"/>
            <w:right w:val="none" w:sz="0" w:space="0" w:color="auto"/>
          </w:divBdr>
        </w:div>
        <w:div w:id="728696886">
          <w:marLeft w:val="480"/>
          <w:marRight w:val="0"/>
          <w:marTop w:val="0"/>
          <w:marBottom w:val="0"/>
          <w:divBdr>
            <w:top w:val="none" w:sz="0" w:space="0" w:color="auto"/>
            <w:left w:val="none" w:sz="0" w:space="0" w:color="auto"/>
            <w:bottom w:val="none" w:sz="0" w:space="0" w:color="auto"/>
            <w:right w:val="none" w:sz="0" w:space="0" w:color="auto"/>
          </w:divBdr>
        </w:div>
        <w:div w:id="732002231">
          <w:marLeft w:val="480"/>
          <w:marRight w:val="0"/>
          <w:marTop w:val="0"/>
          <w:marBottom w:val="0"/>
          <w:divBdr>
            <w:top w:val="none" w:sz="0" w:space="0" w:color="auto"/>
            <w:left w:val="none" w:sz="0" w:space="0" w:color="auto"/>
            <w:bottom w:val="none" w:sz="0" w:space="0" w:color="auto"/>
            <w:right w:val="none" w:sz="0" w:space="0" w:color="auto"/>
          </w:divBdr>
        </w:div>
        <w:div w:id="738554288">
          <w:marLeft w:val="480"/>
          <w:marRight w:val="0"/>
          <w:marTop w:val="0"/>
          <w:marBottom w:val="0"/>
          <w:divBdr>
            <w:top w:val="none" w:sz="0" w:space="0" w:color="auto"/>
            <w:left w:val="none" w:sz="0" w:space="0" w:color="auto"/>
            <w:bottom w:val="none" w:sz="0" w:space="0" w:color="auto"/>
            <w:right w:val="none" w:sz="0" w:space="0" w:color="auto"/>
          </w:divBdr>
        </w:div>
        <w:div w:id="760373186">
          <w:marLeft w:val="480"/>
          <w:marRight w:val="0"/>
          <w:marTop w:val="0"/>
          <w:marBottom w:val="0"/>
          <w:divBdr>
            <w:top w:val="none" w:sz="0" w:space="0" w:color="auto"/>
            <w:left w:val="none" w:sz="0" w:space="0" w:color="auto"/>
            <w:bottom w:val="none" w:sz="0" w:space="0" w:color="auto"/>
            <w:right w:val="none" w:sz="0" w:space="0" w:color="auto"/>
          </w:divBdr>
        </w:div>
        <w:div w:id="779763849">
          <w:marLeft w:val="480"/>
          <w:marRight w:val="0"/>
          <w:marTop w:val="0"/>
          <w:marBottom w:val="0"/>
          <w:divBdr>
            <w:top w:val="none" w:sz="0" w:space="0" w:color="auto"/>
            <w:left w:val="none" w:sz="0" w:space="0" w:color="auto"/>
            <w:bottom w:val="none" w:sz="0" w:space="0" w:color="auto"/>
            <w:right w:val="none" w:sz="0" w:space="0" w:color="auto"/>
          </w:divBdr>
        </w:div>
        <w:div w:id="821972387">
          <w:marLeft w:val="480"/>
          <w:marRight w:val="0"/>
          <w:marTop w:val="0"/>
          <w:marBottom w:val="0"/>
          <w:divBdr>
            <w:top w:val="none" w:sz="0" w:space="0" w:color="auto"/>
            <w:left w:val="none" w:sz="0" w:space="0" w:color="auto"/>
            <w:bottom w:val="none" w:sz="0" w:space="0" w:color="auto"/>
            <w:right w:val="none" w:sz="0" w:space="0" w:color="auto"/>
          </w:divBdr>
        </w:div>
        <w:div w:id="866526344">
          <w:marLeft w:val="480"/>
          <w:marRight w:val="0"/>
          <w:marTop w:val="0"/>
          <w:marBottom w:val="0"/>
          <w:divBdr>
            <w:top w:val="none" w:sz="0" w:space="0" w:color="auto"/>
            <w:left w:val="none" w:sz="0" w:space="0" w:color="auto"/>
            <w:bottom w:val="none" w:sz="0" w:space="0" w:color="auto"/>
            <w:right w:val="none" w:sz="0" w:space="0" w:color="auto"/>
          </w:divBdr>
        </w:div>
        <w:div w:id="888567006">
          <w:marLeft w:val="480"/>
          <w:marRight w:val="0"/>
          <w:marTop w:val="0"/>
          <w:marBottom w:val="0"/>
          <w:divBdr>
            <w:top w:val="none" w:sz="0" w:space="0" w:color="auto"/>
            <w:left w:val="none" w:sz="0" w:space="0" w:color="auto"/>
            <w:bottom w:val="none" w:sz="0" w:space="0" w:color="auto"/>
            <w:right w:val="none" w:sz="0" w:space="0" w:color="auto"/>
          </w:divBdr>
        </w:div>
        <w:div w:id="924529525">
          <w:marLeft w:val="480"/>
          <w:marRight w:val="0"/>
          <w:marTop w:val="0"/>
          <w:marBottom w:val="0"/>
          <w:divBdr>
            <w:top w:val="none" w:sz="0" w:space="0" w:color="auto"/>
            <w:left w:val="none" w:sz="0" w:space="0" w:color="auto"/>
            <w:bottom w:val="none" w:sz="0" w:space="0" w:color="auto"/>
            <w:right w:val="none" w:sz="0" w:space="0" w:color="auto"/>
          </w:divBdr>
        </w:div>
        <w:div w:id="933123559">
          <w:marLeft w:val="480"/>
          <w:marRight w:val="0"/>
          <w:marTop w:val="0"/>
          <w:marBottom w:val="0"/>
          <w:divBdr>
            <w:top w:val="none" w:sz="0" w:space="0" w:color="auto"/>
            <w:left w:val="none" w:sz="0" w:space="0" w:color="auto"/>
            <w:bottom w:val="none" w:sz="0" w:space="0" w:color="auto"/>
            <w:right w:val="none" w:sz="0" w:space="0" w:color="auto"/>
          </w:divBdr>
        </w:div>
        <w:div w:id="952707071">
          <w:marLeft w:val="480"/>
          <w:marRight w:val="0"/>
          <w:marTop w:val="0"/>
          <w:marBottom w:val="0"/>
          <w:divBdr>
            <w:top w:val="none" w:sz="0" w:space="0" w:color="auto"/>
            <w:left w:val="none" w:sz="0" w:space="0" w:color="auto"/>
            <w:bottom w:val="none" w:sz="0" w:space="0" w:color="auto"/>
            <w:right w:val="none" w:sz="0" w:space="0" w:color="auto"/>
          </w:divBdr>
        </w:div>
      </w:divsChild>
    </w:div>
    <w:div w:id="553083165">
      <w:bodyDiv w:val="1"/>
      <w:marLeft w:val="0"/>
      <w:marRight w:val="0"/>
      <w:marTop w:val="0"/>
      <w:marBottom w:val="0"/>
      <w:divBdr>
        <w:top w:val="none" w:sz="0" w:space="0" w:color="auto"/>
        <w:left w:val="none" w:sz="0" w:space="0" w:color="auto"/>
        <w:bottom w:val="none" w:sz="0" w:space="0" w:color="auto"/>
        <w:right w:val="none" w:sz="0" w:space="0" w:color="auto"/>
      </w:divBdr>
      <w:divsChild>
        <w:div w:id="5834686">
          <w:marLeft w:val="480"/>
          <w:marRight w:val="0"/>
          <w:marTop w:val="0"/>
          <w:marBottom w:val="0"/>
          <w:divBdr>
            <w:top w:val="none" w:sz="0" w:space="0" w:color="auto"/>
            <w:left w:val="none" w:sz="0" w:space="0" w:color="auto"/>
            <w:bottom w:val="none" w:sz="0" w:space="0" w:color="auto"/>
            <w:right w:val="none" w:sz="0" w:space="0" w:color="auto"/>
          </w:divBdr>
        </w:div>
        <w:div w:id="48037995">
          <w:marLeft w:val="480"/>
          <w:marRight w:val="0"/>
          <w:marTop w:val="0"/>
          <w:marBottom w:val="0"/>
          <w:divBdr>
            <w:top w:val="none" w:sz="0" w:space="0" w:color="auto"/>
            <w:left w:val="none" w:sz="0" w:space="0" w:color="auto"/>
            <w:bottom w:val="none" w:sz="0" w:space="0" w:color="auto"/>
            <w:right w:val="none" w:sz="0" w:space="0" w:color="auto"/>
          </w:divBdr>
        </w:div>
        <w:div w:id="75637151">
          <w:marLeft w:val="480"/>
          <w:marRight w:val="0"/>
          <w:marTop w:val="0"/>
          <w:marBottom w:val="0"/>
          <w:divBdr>
            <w:top w:val="none" w:sz="0" w:space="0" w:color="auto"/>
            <w:left w:val="none" w:sz="0" w:space="0" w:color="auto"/>
            <w:bottom w:val="none" w:sz="0" w:space="0" w:color="auto"/>
            <w:right w:val="none" w:sz="0" w:space="0" w:color="auto"/>
          </w:divBdr>
        </w:div>
        <w:div w:id="105660046">
          <w:marLeft w:val="480"/>
          <w:marRight w:val="0"/>
          <w:marTop w:val="0"/>
          <w:marBottom w:val="0"/>
          <w:divBdr>
            <w:top w:val="none" w:sz="0" w:space="0" w:color="auto"/>
            <w:left w:val="none" w:sz="0" w:space="0" w:color="auto"/>
            <w:bottom w:val="none" w:sz="0" w:space="0" w:color="auto"/>
            <w:right w:val="none" w:sz="0" w:space="0" w:color="auto"/>
          </w:divBdr>
        </w:div>
        <w:div w:id="117309785">
          <w:marLeft w:val="480"/>
          <w:marRight w:val="0"/>
          <w:marTop w:val="0"/>
          <w:marBottom w:val="0"/>
          <w:divBdr>
            <w:top w:val="none" w:sz="0" w:space="0" w:color="auto"/>
            <w:left w:val="none" w:sz="0" w:space="0" w:color="auto"/>
            <w:bottom w:val="none" w:sz="0" w:space="0" w:color="auto"/>
            <w:right w:val="none" w:sz="0" w:space="0" w:color="auto"/>
          </w:divBdr>
        </w:div>
        <w:div w:id="140774078">
          <w:marLeft w:val="480"/>
          <w:marRight w:val="0"/>
          <w:marTop w:val="0"/>
          <w:marBottom w:val="0"/>
          <w:divBdr>
            <w:top w:val="none" w:sz="0" w:space="0" w:color="auto"/>
            <w:left w:val="none" w:sz="0" w:space="0" w:color="auto"/>
            <w:bottom w:val="none" w:sz="0" w:space="0" w:color="auto"/>
            <w:right w:val="none" w:sz="0" w:space="0" w:color="auto"/>
          </w:divBdr>
        </w:div>
        <w:div w:id="162205023">
          <w:marLeft w:val="480"/>
          <w:marRight w:val="0"/>
          <w:marTop w:val="0"/>
          <w:marBottom w:val="0"/>
          <w:divBdr>
            <w:top w:val="none" w:sz="0" w:space="0" w:color="auto"/>
            <w:left w:val="none" w:sz="0" w:space="0" w:color="auto"/>
            <w:bottom w:val="none" w:sz="0" w:space="0" w:color="auto"/>
            <w:right w:val="none" w:sz="0" w:space="0" w:color="auto"/>
          </w:divBdr>
        </w:div>
        <w:div w:id="234318705">
          <w:marLeft w:val="480"/>
          <w:marRight w:val="0"/>
          <w:marTop w:val="0"/>
          <w:marBottom w:val="0"/>
          <w:divBdr>
            <w:top w:val="none" w:sz="0" w:space="0" w:color="auto"/>
            <w:left w:val="none" w:sz="0" w:space="0" w:color="auto"/>
            <w:bottom w:val="none" w:sz="0" w:space="0" w:color="auto"/>
            <w:right w:val="none" w:sz="0" w:space="0" w:color="auto"/>
          </w:divBdr>
        </w:div>
        <w:div w:id="238053880">
          <w:marLeft w:val="480"/>
          <w:marRight w:val="0"/>
          <w:marTop w:val="0"/>
          <w:marBottom w:val="0"/>
          <w:divBdr>
            <w:top w:val="none" w:sz="0" w:space="0" w:color="auto"/>
            <w:left w:val="none" w:sz="0" w:space="0" w:color="auto"/>
            <w:bottom w:val="none" w:sz="0" w:space="0" w:color="auto"/>
            <w:right w:val="none" w:sz="0" w:space="0" w:color="auto"/>
          </w:divBdr>
        </w:div>
        <w:div w:id="297806561">
          <w:marLeft w:val="480"/>
          <w:marRight w:val="0"/>
          <w:marTop w:val="0"/>
          <w:marBottom w:val="0"/>
          <w:divBdr>
            <w:top w:val="none" w:sz="0" w:space="0" w:color="auto"/>
            <w:left w:val="none" w:sz="0" w:space="0" w:color="auto"/>
            <w:bottom w:val="none" w:sz="0" w:space="0" w:color="auto"/>
            <w:right w:val="none" w:sz="0" w:space="0" w:color="auto"/>
          </w:divBdr>
        </w:div>
        <w:div w:id="359283569">
          <w:marLeft w:val="480"/>
          <w:marRight w:val="0"/>
          <w:marTop w:val="0"/>
          <w:marBottom w:val="0"/>
          <w:divBdr>
            <w:top w:val="none" w:sz="0" w:space="0" w:color="auto"/>
            <w:left w:val="none" w:sz="0" w:space="0" w:color="auto"/>
            <w:bottom w:val="none" w:sz="0" w:space="0" w:color="auto"/>
            <w:right w:val="none" w:sz="0" w:space="0" w:color="auto"/>
          </w:divBdr>
        </w:div>
        <w:div w:id="390466601">
          <w:marLeft w:val="480"/>
          <w:marRight w:val="0"/>
          <w:marTop w:val="0"/>
          <w:marBottom w:val="0"/>
          <w:divBdr>
            <w:top w:val="none" w:sz="0" w:space="0" w:color="auto"/>
            <w:left w:val="none" w:sz="0" w:space="0" w:color="auto"/>
            <w:bottom w:val="none" w:sz="0" w:space="0" w:color="auto"/>
            <w:right w:val="none" w:sz="0" w:space="0" w:color="auto"/>
          </w:divBdr>
        </w:div>
        <w:div w:id="415321976">
          <w:marLeft w:val="480"/>
          <w:marRight w:val="0"/>
          <w:marTop w:val="0"/>
          <w:marBottom w:val="0"/>
          <w:divBdr>
            <w:top w:val="none" w:sz="0" w:space="0" w:color="auto"/>
            <w:left w:val="none" w:sz="0" w:space="0" w:color="auto"/>
            <w:bottom w:val="none" w:sz="0" w:space="0" w:color="auto"/>
            <w:right w:val="none" w:sz="0" w:space="0" w:color="auto"/>
          </w:divBdr>
        </w:div>
        <w:div w:id="462430512">
          <w:marLeft w:val="480"/>
          <w:marRight w:val="0"/>
          <w:marTop w:val="0"/>
          <w:marBottom w:val="0"/>
          <w:divBdr>
            <w:top w:val="none" w:sz="0" w:space="0" w:color="auto"/>
            <w:left w:val="none" w:sz="0" w:space="0" w:color="auto"/>
            <w:bottom w:val="none" w:sz="0" w:space="0" w:color="auto"/>
            <w:right w:val="none" w:sz="0" w:space="0" w:color="auto"/>
          </w:divBdr>
        </w:div>
        <w:div w:id="493573597">
          <w:marLeft w:val="480"/>
          <w:marRight w:val="0"/>
          <w:marTop w:val="0"/>
          <w:marBottom w:val="0"/>
          <w:divBdr>
            <w:top w:val="none" w:sz="0" w:space="0" w:color="auto"/>
            <w:left w:val="none" w:sz="0" w:space="0" w:color="auto"/>
            <w:bottom w:val="none" w:sz="0" w:space="0" w:color="auto"/>
            <w:right w:val="none" w:sz="0" w:space="0" w:color="auto"/>
          </w:divBdr>
        </w:div>
        <w:div w:id="517038710">
          <w:marLeft w:val="480"/>
          <w:marRight w:val="0"/>
          <w:marTop w:val="0"/>
          <w:marBottom w:val="0"/>
          <w:divBdr>
            <w:top w:val="none" w:sz="0" w:space="0" w:color="auto"/>
            <w:left w:val="none" w:sz="0" w:space="0" w:color="auto"/>
            <w:bottom w:val="none" w:sz="0" w:space="0" w:color="auto"/>
            <w:right w:val="none" w:sz="0" w:space="0" w:color="auto"/>
          </w:divBdr>
        </w:div>
        <w:div w:id="549339922">
          <w:marLeft w:val="480"/>
          <w:marRight w:val="0"/>
          <w:marTop w:val="0"/>
          <w:marBottom w:val="0"/>
          <w:divBdr>
            <w:top w:val="none" w:sz="0" w:space="0" w:color="auto"/>
            <w:left w:val="none" w:sz="0" w:space="0" w:color="auto"/>
            <w:bottom w:val="none" w:sz="0" w:space="0" w:color="auto"/>
            <w:right w:val="none" w:sz="0" w:space="0" w:color="auto"/>
          </w:divBdr>
        </w:div>
        <w:div w:id="553125121">
          <w:marLeft w:val="480"/>
          <w:marRight w:val="0"/>
          <w:marTop w:val="0"/>
          <w:marBottom w:val="0"/>
          <w:divBdr>
            <w:top w:val="none" w:sz="0" w:space="0" w:color="auto"/>
            <w:left w:val="none" w:sz="0" w:space="0" w:color="auto"/>
            <w:bottom w:val="none" w:sz="0" w:space="0" w:color="auto"/>
            <w:right w:val="none" w:sz="0" w:space="0" w:color="auto"/>
          </w:divBdr>
        </w:div>
        <w:div w:id="555943477">
          <w:marLeft w:val="480"/>
          <w:marRight w:val="0"/>
          <w:marTop w:val="0"/>
          <w:marBottom w:val="0"/>
          <w:divBdr>
            <w:top w:val="none" w:sz="0" w:space="0" w:color="auto"/>
            <w:left w:val="none" w:sz="0" w:space="0" w:color="auto"/>
            <w:bottom w:val="none" w:sz="0" w:space="0" w:color="auto"/>
            <w:right w:val="none" w:sz="0" w:space="0" w:color="auto"/>
          </w:divBdr>
        </w:div>
        <w:div w:id="562646897">
          <w:marLeft w:val="480"/>
          <w:marRight w:val="0"/>
          <w:marTop w:val="0"/>
          <w:marBottom w:val="0"/>
          <w:divBdr>
            <w:top w:val="none" w:sz="0" w:space="0" w:color="auto"/>
            <w:left w:val="none" w:sz="0" w:space="0" w:color="auto"/>
            <w:bottom w:val="none" w:sz="0" w:space="0" w:color="auto"/>
            <w:right w:val="none" w:sz="0" w:space="0" w:color="auto"/>
          </w:divBdr>
        </w:div>
        <w:div w:id="573244925">
          <w:marLeft w:val="480"/>
          <w:marRight w:val="0"/>
          <w:marTop w:val="0"/>
          <w:marBottom w:val="0"/>
          <w:divBdr>
            <w:top w:val="none" w:sz="0" w:space="0" w:color="auto"/>
            <w:left w:val="none" w:sz="0" w:space="0" w:color="auto"/>
            <w:bottom w:val="none" w:sz="0" w:space="0" w:color="auto"/>
            <w:right w:val="none" w:sz="0" w:space="0" w:color="auto"/>
          </w:divBdr>
        </w:div>
        <w:div w:id="580061324">
          <w:marLeft w:val="480"/>
          <w:marRight w:val="0"/>
          <w:marTop w:val="0"/>
          <w:marBottom w:val="0"/>
          <w:divBdr>
            <w:top w:val="none" w:sz="0" w:space="0" w:color="auto"/>
            <w:left w:val="none" w:sz="0" w:space="0" w:color="auto"/>
            <w:bottom w:val="none" w:sz="0" w:space="0" w:color="auto"/>
            <w:right w:val="none" w:sz="0" w:space="0" w:color="auto"/>
          </w:divBdr>
        </w:div>
        <w:div w:id="704866859">
          <w:marLeft w:val="480"/>
          <w:marRight w:val="0"/>
          <w:marTop w:val="0"/>
          <w:marBottom w:val="0"/>
          <w:divBdr>
            <w:top w:val="none" w:sz="0" w:space="0" w:color="auto"/>
            <w:left w:val="none" w:sz="0" w:space="0" w:color="auto"/>
            <w:bottom w:val="none" w:sz="0" w:space="0" w:color="auto"/>
            <w:right w:val="none" w:sz="0" w:space="0" w:color="auto"/>
          </w:divBdr>
        </w:div>
        <w:div w:id="705564395">
          <w:marLeft w:val="480"/>
          <w:marRight w:val="0"/>
          <w:marTop w:val="0"/>
          <w:marBottom w:val="0"/>
          <w:divBdr>
            <w:top w:val="none" w:sz="0" w:space="0" w:color="auto"/>
            <w:left w:val="none" w:sz="0" w:space="0" w:color="auto"/>
            <w:bottom w:val="none" w:sz="0" w:space="0" w:color="auto"/>
            <w:right w:val="none" w:sz="0" w:space="0" w:color="auto"/>
          </w:divBdr>
        </w:div>
        <w:div w:id="731004858">
          <w:marLeft w:val="480"/>
          <w:marRight w:val="0"/>
          <w:marTop w:val="0"/>
          <w:marBottom w:val="0"/>
          <w:divBdr>
            <w:top w:val="none" w:sz="0" w:space="0" w:color="auto"/>
            <w:left w:val="none" w:sz="0" w:space="0" w:color="auto"/>
            <w:bottom w:val="none" w:sz="0" w:space="0" w:color="auto"/>
            <w:right w:val="none" w:sz="0" w:space="0" w:color="auto"/>
          </w:divBdr>
        </w:div>
        <w:div w:id="746147556">
          <w:marLeft w:val="480"/>
          <w:marRight w:val="0"/>
          <w:marTop w:val="0"/>
          <w:marBottom w:val="0"/>
          <w:divBdr>
            <w:top w:val="none" w:sz="0" w:space="0" w:color="auto"/>
            <w:left w:val="none" w:sz="0" w:space="0" w:color="auto"/>
            <w:bottom w:val="none" w:sz="0" w:space="0" w:color="auto"/>
            <w:right w:val="none" w:sz="0" w:space="0" w:color="auto"/>
          </w:divBdr>
        </w:div>
        <w:div w:id="748845328">
          <w:marLeft w:val="480"/>
          <w:marRight w:val="0"/>
          <w:marTop w:val="0"/>
          <w:marBottom w:val="0"/>
          <w:divBdr>
            <w:top w:val="none" w:sz="0" w:space="0" w:color="auto"/>
            <w:left w:val="none" w:sz="0" w:space="0" w:color="auto"/>
            <w:bottom w:val="none" w:sz="0" w:space="0" w:color="auto"/>
            <w:right w:val="none" w:sz="0" w:space="0" w:color="auto"/>
          </w:divBdr>
        </w:div>
        <w:div w:id="929311900">
          <w:marLeft w:val="480"/>
          <w:marRight w:val="0"/>
          <w:marTop w:val="0"/>
          <w:marBottom w:val="0"/>
          <w:divBdr>
            <w:top w:val="none" w:sz="0" w:space="0" w:color="auto"/>
            <w:left w:val="none" w:sz="0" w:space="0" w:color="auto"/>
            <w:bottom w:val="none" w:sz="0" w:space="0" w:color="auto"/>
            <w:right w:val="none" w:sz="0" w:space="0" w:color="auto"/>
          </w:divBdr>
        </w:div>
        <w:div w:id="960694777">
          <w:marLeft w:val="480"/>
          <w:marRight w:val="0"/>
          <w:marTop w:val="0"/>
          <w:marBottom w:val="0"/>
          <w:divBdr>
            <w:top w:val="none" w:sz="0" w:space="0" w:color="auto"/>
            <w:left w:val="none" w:sz="0" w:space="0" w:color="auto"/>
            <w:bottom w:val="none" w:sz="0" w:space="0" w:color="auto"/>
            <w:right w:val="none" w:sz="0" w:space="0" w:color="auto"/>
          </w:divBdr>
        </w:div>
        <w:div w:id="1012412099">
          <w:marLeft w:val="480"/>
          <w:marRight w:val="0"/>
          <w:marTop w:val="0"/>
          <w:marBottom w:val="0"/>
          <w:divBdr>
            <w:top w:val="none" w:sz="0" w:space="0" w:color="auto"/>
            <w:left w:val="none" w:sz="0" w:space="0" w:color="auto"/>
            <w:bottom w:val="none" w:sz="0" w:space="0" w:color="auto"/>
            <w:right w:val="none" w:sz="0" w:space="0" w:color="auto"/>
          </w:divBdr>
        </w:div>
      </w:divsChild>
    </w:div>
    <w:div w:id="553154748">
      <w:bodyDiv w:val="1"/>
      <w:marLeft w:val="0"/>
      <w:marRight w:val="0"/>
      <w:marTop w:val="0"/>
      <w:marBottom w:val="0"/>
      <w:divBdr>
        <w:top w:val="none" w:sz="0" w:space="0" w:color="auto"/>
        <w:left w:val="none" w:sz="0" w:space="0" w:color="auto"/>
        <w:bottom w:val="none" w:sz="0" w:space="0" w:color="auto"/>
        <w:right w:val="none" w:sz="0" w:space="0" w:color="auto"/>
      </w:divBdr>
      <w:divsChild>
        <w:div w:id="21833550">
          <w:marLeft w:val="480"/>
          <w:marRight w:val="0"/>
          <w:marTop w:val="0"/>
          <w:marBottom w:val="0"/>
          <w:divBdr>
            <w:top w:val="none" w:sz="0" w:space="0" w:color="auto"/>
            <w:left w:val="none" w:sz="0" w:space="0" w:color="auto"/>
            <w:bottom w:val="none" w:sz="0" w:space="0" w:color="auto"/>
            <w:right w:val="none" w:sz="0" w:space="0" w:color="auto"/>
          </w:divBdr>
        </w:div>
        <w:div w:id="23020634">
          <w:marLeft w:val="480"/>
          <w:marRight w:val="0"/>
          <w:marTop w:val="0"/>
          <w:marBottom w:val="0"/>
          <w:divBdr>
            <w:top w:val="none" w:sz="0" w:space="0" w:color="auto"/>
            <w:left w:val="none" w:sz="0" w:space="0" w:color="auto"/>
            <w:bottom w:val="none" w:sz="0" w:space="0" w:color="auto"/>
            <w:right w:val="none" w:sz="0" w:space="0" w:color="auto"/>
          </w:divBdr>
        </w:div>
        <w:div w:id="139657642">
          <w:marLeft w:val="480"/>
          <w:marRight w:val="0"/>
          <w:marTop w:val="0"/>
          <w:marBottom w:val="0"/>
          <w:divBdr>
            <w:top w:val="none" w:sz="0" w:space="0" w:color="auto"/>
            <w:left w:val="none" w:sz="0" w:space="0" w:color="auto"/>
            <w:bottom w:val="none" w:sz="0" w:space="0" w:color="auto"/>
            <w:right w:val="none" w:sz="0" w:space="0" w:color="auto"/>
          </w:divBdr>
        </w:div>
        <w:div w:id="158739347">
          <w:marLeft w:val="480"/>
          <w:marRight w:val="0"/>
          <w:marTop w:val="0"/>
          <w:marBottom w:val="0"/>
          <w:divBdr>
            <w:top w:val="none" w:sz="0" w:space="0" w:color="auto"/>
            <w:left w:val="none" w:sz="0" w:space="0" w:color="auto"/>
            <w:bottom w:val="none" w:sz="0" w:space="0" w:color="auto"/>
            <w:right w:val="none" w:sz="0" w:space="0" w:color="auto"/>
          </w:divBdr>
        </w:div>
        <w:div w:id="182285575">
          <w:marLeft w:val="480"/>
          <w:marRight w:val="0"/>
          <w:marTop w:val="0"/>
          <w:marBottom w:val="0"/>
          <w:divBdr>
            <w:top w:val="none" w:sz="0" w:space="0" w:color="auto"/>
            <w:left w:val="none" w:sz="0" w:space="0" w:color="auto"/>
            <w:bottom w:val="none" w:sz="0" w:space="0" w:color="auto"/>
            <w:right w:val="none" w:sz="0" w:space="0" w:color="auto"/>
          </w:divBdr>
        </w:div>
        <w:div w:id="238830127">
          <w:marLeft w:val="480"/>
          <w:marRight w:val="0"/>
          <w:marTop w:val="0"/>
          <w:marBottom w:val="0"/>
          <w:divBdr>
            <w:top w:val="none" w:sz="0" w:space="0" w:color="auto"/>
            <w:left w:val="none" w:sz="0" w:space="0" w:color="auto"/>
            <w:bottom w:val="none" w:sz="0" w:space="0" w:color="auto"/>
            <w:right w:val="none" w:sz="0" w:space="0" w:color="auto"/>
          </w:divBdr>
        </w:div>
        <w:div w:id="268204892">
          <w:marLeft w:val="480"/>
          <w:marRight w:val="0"/>
          <w:marTop w:val="0"/>
          <w:marBottom w:val="0"/>
          <w:divBdr>
            <w:top w:val="none" w:sz="0" w:space="0" w:color="auto"/>
            <w:left w:val="none" w:sz="0" w:space="0" w:color="auto"/>
            <w:bottom w:val="none" w:sz="0" w:space="0" w:color="auto"/>
            <w:right w:val="none" w:sz="0" w:space="0" w:color="auto"/>
          </w:divBdr>
        </w:div>
        <w:div w:id="338124883">
          <w:marLeft w:val="480"/>
          <w:marRight w:val="0"/>
          <w:marTop w:val="0"/>
          <w:marBottom w:val="0"/>
          <w:divBdr>
            <w:top w:val="none" w:sz="0" w:space="0" w:color="auto"/>
            <w:left w:val="none" w:sz="0" w:space="0" w:color="auto"/>
            <w:bottom w:val="none" w:sz="0" w:space="0" w:color="auto"/>
            <w:right w:val="none" w:sz="0" w:space="0" w:color="auto"/>
          </w:divBdr>
        </w:div>
        <w:div w:id="406419603">
          <w:marLeft w:val="480"/>
          <w:marRight w:val="0"/>
          <w:marTop w:val="0"/>
          <w:marBottom w:val="0"/>
          <w:divBdr>
            <w:top w:val="none" w:sz="0" w:space="0" w:color="auto"/>
            <w:left w:val="none" w:sz="0" w:space="0" w:color="auto"/>
            <w:bottom w:val="none" w:sz="0" w:space="0" w:color="auto"/>
            <w:right w:val="none" w:sz="0" w:space="0" w:color="auto"/>
          </w:divBdr>
        </w:div>
        <w:div w:id="422339566">
          <w:marLeft w:val="480"/>
          <w:marRight w:val="0"/>
          <w:marTop w:val="0"/>
          <w:marBottom w:val="0"/>
          <w:divBdr>
            <w:top w:val="none" w:sz="0" w:space="0" w:color="auto"/>
            <w:left w:val="none" w:sz="0" w:space="0" w:color="auto"/>
            <w:bottom w:val="none" w:sz="0" w:space="0" w:color="auto"/>
            <w:right w:val="none" w:sz="0" w:space="0" w:color="auto"/>
          </w:divBdr>
        </w:div>
        <w:div w:id="432020360">
          <w:marLeft w:val="480"/>
          <w:marRight w:val="0"/>
          <w:marTop w:val="0"/>
          <w:marBottom w:val="0"/>
          <w:divBdr>
            <w:top w:val="none" w:sz="0" w:space="0" w:color="auto"/>
            <w:left w:val="none" w:sz="0" w:space="0" w:color="auto"/>
            <w:bottom w:val="none" w:sz="0" w:space="0" w:color="auto"/>
            <w:right w:val="none" w:sz="0" w:space="0" w:color="auto"/>
          </w:divBdr>
        </w:div>
        <w:div w:id="490802300">
          <w:marLeft w:val="480"/>
          <w:marRight w:val="0"/>
          <w:marTop w:val="0"/>
          <w:marBottom w:val="0"/>
          <w:divBdr>
            <w:top w:val="none" w:sz="0" w:space="0" w:color="auto"/>
            <w:left w:val="none" w:sz="0" w:space="0" w:color="auto"/>
            <w:bottom w:val="none" w:sz="0" w:space="0" w:color="auto"/>
            <w:right w:val="none" w:sz="0" w:space="0" w:color="auto"/>
          </w:divBdr>
        </w:div>
        <w:div w:id="502933321">
          <w:marLeft w:val="480"/>
          <w:marRight w:val="0"/>
          <w:marTop w:val="0"/>
          <w:marBottom w:val="0"/>
          <w:divBdr>
            <w:top w:val="none" w:sz="0" w:space="0" w:color="auto"/>
            <w:left w:val="none" w:sz="0" w:space="0" w:color="auto"/>
            <w:bottom w:val="none" w:sz="0" w:space="0" w:color="auto"/>
            <w:right w:val="none" w:sz="0" w:space="0" w:color="auto"/>
          </w:divBdr>
        </w:div>
        <w:div w:id="601961622">
          <w:marLeft w:val="480"/>
          <w:marRight w:val="0"/>
          <w:marTop w:val="0"/>
          <w:marBottom w:val="0"/>
          <w:divBdr>
            <w:top w:val="none" w:sz="0" w:space="0" w:color="auto"/>
            <w:left w:val="none" w:sz="0" w:space="0" w:color="auto"/>
            <w:bottom w:val="none" w:sz="0" w:space="0" w:color="auto"/>
            <w:right w:val="none" w:sz="0" w:space="0" w:color="auto"/>
          </w:divBdr>
        </w:div>
        <w:div w:id="645667773">
          <w:marLeft w:val="480"/>
          <w:marRight w:val="0"/>
          <w:marTop w:val="0"/>
          <w:marBottom w:val="0"/>
          <w:divBdr>
            <w:top w:val="none" w:sz="0" w:space="0" w:color="auto"/>
            <w:left w:val="none" w:sz="0" w:space="0" w:color="auto"/>
            <w:bottom w:val="none" w:sz="0" w:space="0" w:color="auto"/>
            <w:right w:val="none" w:sz="0" w:space="0" w:color="auto"/>
          </w:divBdr>
        </w:div>
        <w:div w:id="646086034">
          <w:marLeft w:val="480"/>
          <w:marRight w:val="0"/>
          <w:marTop w:val="0"/>
          <w:marBottom w:val="0"/>
          <w:divBdr>
            <w:top w:val="none" w:sz="0" w:space="0" w:color="auto"/>
            <w:left w:val="none" w:sz="0" w:space="0" w:color="auto"/>
            <w:bottom w:val="none" w:sz="0" w:space="0" w:color="auto"/>
            <w:right w:val="none" w:sz="0" w:space="0" w:color="auto"/>
          </w:divBdr>
        </w:div>
        <w:div w:id="646740869">
          <w:marLeft w:val="480"/>
          <w:marRight w:val="0"/>
          <w:marTop w:val="0"/>
          <w:marBottom w:val="0"/>
          <w:divBdr>
            <w:top w:val="none" w:sz="0" w:space="0" w:color="auto"/>
            <w:left w:val="none" w:sz="0" w:space="0" w:color="auto"/>
            <w:bottom w:val="none" w:sz="0" w:space="0" w:color="auto"/>
            <w:right w:val="none" w:sz="0" w:space="0" w:color="auto"/>
          </w:divBdr>
        </w:div>
        <w:div w:id="667947480">
          <w:marLeft w:val="480"/>
          <w:marRight w:val="0"/>
          <w:marTop w:val="0"/>
          <w:marBottom w:val="0"/>
          <w:divBdr>
            <w:top w:val="none" w:sz="0" w:space="0" w:color="auto"/>
            <w:left w:val="none" w:sz="0" w:space="0" w:color="auto"/>
            <w:bottom w:val="none" w:sz="0" w:space="0" w:color="auto"/>
            <w:right w:val="none" w:sz="0" w:space="0" w:color="auto"/>
          </w:divBdr>
        </w:div>
        <w:div w:id="684018221">
          <w:marLeft w:val="480"/>
          <w:marRight w:val="0"/>
          <w:marTop w:val="0"/>
          <w:marBottom w:val="0"/>
          <w:divBdr>
            <w:top w:val="none" w:sz="0" w:space="0" w:color="auto"/>
            <w:left w:val="none" w:sz="0" w:space="0" w:color="auto"/>
            <w:bottom w:val="none" w:sz="0" w:space="0" w:color="auto"/>
            <w:right w:val="none" w:sz="0" w:space="0" w:color="auto"/>
          </w:divBdr>
        </w:div>
        <w:div w:id="701902840">
          <w:marLeft w:val="480"/>
          <w:marRight w:val="0"/>
          <w:marTop w:val="0"/>
          <w:marBottom w:val="0"/>
          <w:divBdr>
            <w:top w:val="none" w:sz="0" w:space="0" w:color="auto"/>
            <w:left w:val="none" w:sz="0" w:space="0" w:color="auto"/>
            <w:bottom w:val="none" w:sz="0" w:space="0" w:color="auto"/>
            <w:right w:val="none" w:sz="0" w:space="0" w:color="auto"/>
          </w:divBdr>
        </w:div>
        <w:div w:id="715352768">
          <w:marLeft w:val="480"/>
          <w:marRight w:val="0"/>
          <w:marTop w:val="0"/>
          <w:marBottom w:val="0"/>
          <w:divBdr>
            <w:top w:val="none" w:sz="0" w:space="0" w:color="auto"/>
            <w:left w:val="none" w:sz="0" w:space="0" w:color="auto"/>
            <w:bottom w:val="none" w:sz="0" w:space="0" w:color="auto"/>
            <w:right w:val="none" w:sz="0" w:space="0" w:color="auto"/>
          </w:divBdr>
        </w:div>
        <w:div w:id="756826771">
          <w:marLeft w:val="480"/>
          <w:marRight w:val="0"/>
          <w:marTop w:val="0"/>
          <w:marBottom w:val="0"/>
          <w:divBdr>
            <w:top w:val="none" w:sz="0" w:space="0" w:color="auto"/>
            <w:left w:val="none" w:sz="0" w:space="0" w:color="auto"/>
            <w:bottom w:val="none" w:sz="0" w:space="0" w:color="auto"/>
            <w:right w:val="none" w:sz="0" w:space="0" w:color="auto"/>
          </w:divBdr>
        </w:div>
        <w:div w:id="763889192">
          <w:marLeft w:val="480"/>
          <w:marRight w:val="0"/>
          <w:marTop w:val="0"/>
          <w:marBottom w:val="0"/>
          <w:divBdr>
            <w:top w:val="none" w:sz="0" w:space="0" w:color="auto"/>
            <w:left w:val="none" w:sz="0" w:space="0" w:color="auto"/>
            <w:bottom w:val="none" w:sz="0" w:space="0" w:color="auto"/>
            <w:right w:val="none" w:sz="0" w:space="0" w:color="auto"/>
          </w:divBdr>
        </w:div>
        <w:div w:id="769786067">
          <w:marLeft w:val="480"/>
          <w:marRight w:val="0"/>
          <w:marTop w:val="0"/>
          <w:marBottom w:val="0"/>
          <w:divBdr>
            <w:top w:val="none" w:sz="0" w:space="0" w:color="auto"/>
            <w:left w:val="none" w:sz="0" w:space="0" w:color="auto"/>
            <w:bottom w:val="none" w:sz="0" w:space="0" w:color="auto"/>
            <w:right w:val="none" w:sz="0" w:space="0" w:color="auto"/>
          </w:divBdr>
        </w:div>
        <w:div w:id="776950345">
          <w:marLeft w:val="480"/>
          <w:marRight w:val="0"/>
          <w:marTop w:val="0"/>
          <w:marBottom w:val="0"/>
          <w:divBdr>
            <w:top w:val="none" w:sz="0" w:space="0" w:color="auto"/>
            <w:left w:val="none" w:sz="0" w:space="0" w:color="auto"/>
            <w:bottom w:val="none" w:sz="0" w:space="0" w:color="auto"/>
            <w:right w:val="none" w:sz="0" w:space="0" w:color="auto"/>
          </w:divBdr>
        </w:div>
        <w:div w:id="801076592">
          <w:marLeft w:val="480"/>
          <w:marRight w:val="0"/>
          <w:marTop w:val="0"/>
          <w:marBottom w:val="0"/>
          <w:divBdr>
            <w:top w:val="none" w:sz="0" w:space="0" w:color="auto"/>
            <w:left w:val="none" w:sz="0" w:space="0" w:color="auto"/>
            <w:bottom w:val="none" w:sz="0" w:space="0" w:color="auto"/>
            <w:right w:val="none" w:sz="0" w:space="0" w:color="auto"/>
          </w:divBdr>
        </w:div>
        <w:div w:id="808979043">
          <w:marLeft w:val="480"/>
          <w:marRight w:val="0"/>
          <w:marTop w:val="0"/>
          <w:marBottom w:val="0"/>
          <w:divBdr>
            <w:top w:val="none" w:sz="0" w:space="0" w:color="auto"/>
            <w:left w:val="none" w:sz="0" w:space="0" w:color="auto"/>
            <w:bottom w:val="none" w:sz="0" w:space="0" w:color="auto"/>
            <w:right w:val="none" w:sz="0" w:space="0" w:color="auto"/>
          </w:divBdr>
        </w:div>
        <w:div w:id="822307567">
          <w:marLeft w:val="480"/>
          <w:marRight w:val="0"/>
          <w:marTop w:val="0"/>
          <w:marBottom w:val="0"/>
          <w:divBdr>
            <w:top w:val="none" w:sz="0" w:space="0" w:color="auto"/>
            <w:left w:val="none" w:sz="0" w:space="0" w:color="auto"/>
            <w:bottom w:val="none" w:sz="0" w:space="0" w:color="auto"/>
            <w:right w:val="none" w:sz="0" w:space="0" w:color="auto"/>
          </w:divBdr>
        </w:div>
        <w:div w:id="827672381">
          <w:marLeft w:val="480"/>
          <w:marRight w:val="0"/>
          <w:marTop w:val="0"/>
          <w:marBottom w:val="0"/>
          <w:divBdr>
            <w:top w:val="none" w:sz="0" w:space="0" w:color="auto"/>
            <w:left w:val="none" w:sz="0" w:space="0" w:color="auto"/>
            <w:bottom w:val="none" w:sz="0" w:space="0" w:color="auto"/>
            <w:right w:val="none" w:sz="0" w:space="0" w:color="auto"/>
          </w:divBdr>
        </w:div>
        <w:div w:id="890074036">
          <w:marLeft w:val="480"/>
          <w:marRight w:val="0"/>
          <w:marTop w:val="0"/>
          <w:marBottom w:val="0"/>
          <w:divBdr>
            <w:top w:val="none" w:sz="0" w:space="0" w:color="auto"/>
            <w:left w:val="none" w:sz="0" w:space="0" w:color="auto"/>
            <w:bottom w:val="none" w:sz="0" w:space="0" w:color="auto"/>
            <w:right w:val="none" w:sz="0" w:space="0" w:color="auto"/>
          </w:divBdr>
        </w:div>
        <w:div w:id="897126836">
          <w:marLeft w:val="480"/>
          <w:marRight w:val="0"/>
          <w:marTop w:val="0"/>
          <w:marBottom w:val="0"/>
          <w:divBdr>
            <w:top w:val="none" w:sz="0" w:space="0" w:color="auto"/>
            <w:left w:val="none" w:sz="0" w:space="0" w:color="auto"/>
            <w:bottom w:val="none" w:sz="0" w:space="0" w:color="auto"/>
            <w:right w:val="none" w:sz="0" w:space="0" w:color="auto"/>
          </w:divBdr>
        </w:div>
        <w:div w:id="935097581">
          <w:marLeft w:val="480"/>
          <w:marRight w:val="0"/>
          <w:marTop w:val="0"/>
          <w:marBottom w:val="0"/>
          <w:divBdr>
            <w:top w:val="none" w:sz="0" w:space="0" w:color="auto"/>
            <w:left w:val="none" w:sz="0" w:space="0" w:color="auto"/>
            <w:bottom w:val="none" w:sz="0" w:space="0" w:color="auto"/>
            <w:right w:val="none" w:sz="0" w:space="0" w:color="auto"/>
          </w:divBdr>
        </w:div>
      </w:divsChild>
    </w:div>
    <w:div w:id="553202999">
      <w:bodyDiv w:val="1"/>
      <w:marLeft w:val="0"/>
      <w:marRight w:val="0"/>
      <w:marTop w:val="0"/>
      <w:marBottom w:val="0"/>
      <w:divBdr>
        <w:top w:val="none" w:sz="0" w:space="0" w:color="auto"/>
        <w:left w:val="none" w:sz="0" w:space="0" w:color="auto"/>
        <w:bottom w:val="none" w:sz="0" w:space="0" w:color="auto"/>
        <w:right w:val="none" w:sz="0" w:space="0" w:color="auto"/>
      </w:divBdr>
      <w:divsChild>
        <w:div w:id="3291647">
          <w:marLeft w:val="480"/>
          <w:marRight w:val="0"/>
          <w:marTop w:val="0"/>
          <w:marBottom w:val="0"/>
          <w:divBdr>
            <w:top w:val="none" w:sz="0" w:space="0" w:color="auto"/>
            <w:left w:val="none" w:sz="0" w:space="0" w:color="auto"/>
            <w:bottom w:val="none" w:sz="0" w:space="0" w:color="auto"/>
            <w:right w:val="none" w:sz="0" w:space="0" w:color="auto"/>
          </w:divBdr>
        </w:div>
        <w:div w:id="30346110">
          <w:marLeft w:val="480"/>
          <w:marRight w:val="0"/>
          <w:marTop w:val="0"/>
          <w:marBottom w:val="0"/>
          <w:divBdr>
            <w:top w:val="none" w:sz="0" w:space="0" w:color="auto"/>
            <w:left w:val="none" w:sz="0" w:space="0" w:color="auto"/>
            <w:bottom w:val="none" w:sz="0" w:space="0" w:color="auto"/>
            <w:right w:val="none" w:sz="0" w:space="0" w:color="auto"/>
          </w:divBdr>
        </w:div>
        <w:div w:id="92550665">
          <w:marLeft w:val="480"/>
          <w:marRight w:val="0"/>
          <w:marTop w:val="0"/>
          <w:marBottom w:val="0"/>
          <w:divBdr>
            <w:top w:val="none" w:sz="0" w:space="0" w:color="auto"/>
            <w:left w:val="none" w:sz="0" w:space="0" w:color="auto"/>
            <w:bottom w:val="none" w:sz="0" w:space="0" w:color="auto"/>
            <w:right w:val="none" w:sz="0" w:space="0" w:color="auto"/>
          </w:divBdr>
        </w:div>
        <w:div w:id="160046250">
          <w:marLeft w:val="480"/>
          <w:marRight w:val="0"/>
          <w:marTop w:val="0"/>
          <w:marBottom w:val="0"/>
          <w:divBdr>
            <w:top w:val="none" w:sz="0" w:space="0" w:color="auto"/>
            <w:left w:val="none" w:sz="0" w:space="0" w:color="auto"/>
            <w:bottom w:val="none" w:sz="0" w:space="0" w:color="auto"/>
            <w:right w:val="none" w:sz="0" w:space="0" w:color="auto"/>
          </w:divBdr>
        </w:div>
        <w:div w:id="161745973">
          <w:marLeft w:val="480"/>
          <w:marRight w:val="0"/>
          <w:marTop w:val="0"/>
          <w:marBottom w:val="0"/>
          <w:divBdr>
            <w:top w:val="none" w:sz="0" w:space="0" w:color="auto"/>
            <w:left w:val="none" w:sz="0" w:space="0" w:color="auto"/>
            <w:bottom w:val="none" w:sz="0" w:space="0" w:color="auto"/>
            <w:right w:val="none" w:sz="0" w:space="0" w:color="auto"/>
          </w:divBdr>
        </w:div>
        <w:div w:id="192113410">
          <w:marLeft w:val="480"/>
          <w:marRight w:val="0"/>
          <w:marTop w:val="0"/>
          <w:marBottom w:val="0"/>
          <w:divBdr>
            <w:top w:val="none" w:sz="0" w:space="0" w:color="auto"/>
            <w:left w:val="none" w:sz="0" w:space="0" w:color="auto"/>
            <w:bottom w:val="none" w:sz="0" w:space="0" w:color="auto"/>
            <w:right w:val="none" w:sz="0" w:space="0" w:color="auto"/>
          </w:divBdr>
        </w:div>
        <w:div w:id="194465054">
          <w:marLeft w:val="480"/>
          <w:marRight w:val="0"/>
          <w:marTop w:val="0"/>
          <w:marBottom w:val="0"/>
          <w:divBdr>
            <w:top w:val="none" w:sz="0" w:space="0" w:color="auto"/>
            <w:left w:val="none" w:sz="0" w:space="0" w:color="auto"/>
            <w:bottom w:val="none" w:sz="0" w:space="0" w:color="auto"/>
            <w:right w:val="none" w:sz="0" w:space="0" w:color="auto"/>
          </w:divBdr>
        </w:div>
        <w:div w:id="222252432">
          <w:marLeft w:val="480"/>
          <w:marRight w:val="0"/>
          <w:marTop w:val="0"/>
          <w:marBottom w:val="0"/>
          <w:divBdr>
            <w:top w:val="none" w:sz="0" w:space="0" w:color="auto"/>
            <w:left w:val="none" w:sz="0" w:space="0" w:color="auto"/>
            <w:bottom w:val="none" w:sz="0" w:space="0" w:color="auto"/>
            <w:right w:val="none" w:sz="0" w:space="0" w:color="auto"/>
          </w:divBdr>
        </w:div>
        <w:div w:id="271014446">
          <w:marLeft w:val="480"/>
          <w:marRight w:val="0"/>
          <w:marTop w:val="0"/>
          <w:marBottom w:val="0"/>
          <w:divBdr>
            <w:top w:val="none" w:sz="0" w:space="0" w:color="auto"/>
            <w:left w:val="none" w:sz="0" w:space="0" w:color="auto"/>
            <w:bottom w:val="none" w:sz="0" w:space="0" w:color="auto"/>
            <w:right w:val="none" w:sz="0" w:space="0" w:color="auto"/>
          </w:divBdr>
        </w:div>
        <w:div w:id="334495898">
          <w:marLeft w:val="480"/>
          <w:marRight w:val="0"/>
          <w:marTop w:val="0"/>
          <w:marBottom w:val="0"/>
          <w:divBdr>
            <w:top w:val="none" w:sz="0" w:space="0" w:color="auto"/>
            <w:left w:val="none" w:sz="0" w:space="0" w:color="auto"/>
            <w:bottom w:val="none" w:sz="0" w:space="0" w:color="auto"/>
            <w:right w:val="none" w:sz="0" w:space="0" w:color="auto"/>
          </w:divBdr>
        </w:div>
        <w:div w:id="350955598">
          <w:marLeft w:val="480"/>
          <w:marRight w:val="0"/>
          <w:marTop w:val="0"/>
          <w:marBottom w:val="0"/>
          <w:divBdr>
            <w:top w:val="none" w:sz="0" w:space="0" w:color="auto"/>
            <w:left w:val="none" w:sz="0" w:space="0" w:color="auto"/>
            <w:bottom w:val="none" w:sz="0" w:space="0" w:color="auto"/>
            <w:right w:val="none" w:sz="0" w:space="0" w:color="auto"/>
          </w:divBdr>
        </w:div>
        <w:div w:id="365913682">
          <w:marLeft w:val="480"/>
          <w:marRight w:val="0"/>
          <w:marTop w:val="0"/>
          <w:marBottom w:val="0"/>
          <w:divBdr>
            <w:top w:val="none" w:sz="0" w:space="0" w:color="auto"/>
            <w:left w:val="none" w:sz="0" w:space="0" w:color="auto"/>
            <w:bottom w:val="none" w:sz="0" w:space="0" w:color="auto"/>
            <w:right w:val="none" w:sz="0" w:space="0" w:color="auto"/>
          </w:divBdr>
        </w:div>
        <w:div w:id="369191853">
          <w:marLeft w:val="480"/>
          <w:marRight w:val="0"/>
          <w:marTop w:val="0"/>
          <w:marBottom w:val="0"/>
          <w:divBdr>
            <w:top w:val="none" w:sz="0" w:space="0" w:color="auto"/>
            <w:left w:val="none" w:sz="0" w:space="0" w:color="auto"/>
            <w:bottom w:val="none" w:sz="0" w:space="0" w:color="auto"/>
            <w:right w:val="none" w:sz="0" w:space="0" w:color="auto"/>
          </w:divBdr>
        </w:div>
        <w:div w:id="391739426">
          <w:marLeft w:val="480"/>
          <w:marRight w:val="0"/>
          <w:marTop w:val="0"/>
          <w:marBottom w:val="0"/>
          <w:divBdr>
            <w:top w:val="none" w:sz="0" w:space="0" w:color="auto"/>
            <w:left w:val="none" w:sz="0" w:space="0" w:color="auto"/>
            <w:bottom w:val="none" w:sz="0" w:space="0" w:color="auto"/>
            <w:right w:val="none" w:sz="0" w:space="0" w:color="auto"/>
          </w:divBdr>
        </w:div>
        <w:div w:id="396250761">
          <w:marLeft w:val="480"/>
          <w:marRight w:val="0"/>
          <w:marTop w:val="0"/>
          <w:marBottom w:val="0"/>
          <w:divBdr>
            <w:top w:val="none" w:sz="0" w:space="0" w:color="auto"/>
            <w:left w:val="none" w:sz="0" w:space="0" w:color="auto"/>
            <w:bottom w:val="none" w:sz="0" w:space="0" w:color="auto"/>
            <w:right w:val="none" w:sz="0" w:space="0" w:color="auto"/>
          </w:divBdr>
        </w:div>
        <w:div w:id="410542906">
          <w:marLeft w:val="480"/>
          <w:marRight w:val="0"/>
          <w:marTop w:val="0"/>
          <w:marBottom w:val="0"/>
          <w:divBdr>
            <w:top w:val="none" w:sz="0" w:space="0" w:color="auto"/>
            <w:left w:val="none" w:sz="0" w:space="0" w:color="auto"/>
            <w:bottom w:val="none" w:sz="0" w:space="0" w:color="auto"/>
            <w:right w:val="none" w:sz="0" w:space="0" w:color="auto"/>
          </w:divBdr>
        </w:div>
        <w:div w:id="439375244">
          <w:marLeft w:val="480"/>
          <w:marRight w:val="0"/>
          <w:marTop w:val="0"/>
          <w:marBottom w:val="0"/>
          <w:divBdr>
            <w:top w:val="none" w:sz="0" w:space="0" w:color="auto"/>
            <w:left w:val="none" w:sz="0" w:space="0" w:color="auto"/>
            <w:bottom w:val="none" w:sz="0" w:space="0" w:color="auto"/>
            <w:right w:val="none" w:sz="0" w:space="0" w:color="auto"/>
          </w:divBdr>
        </w:div>
        <w:div w:id="490096640">
          <w:marLeft w:val="480"/>
          <w:marRight w:val="0"/>
          <w:marTop w:val="0"/>
          <w:marBottom w:val="0"/>
          <w:divBdr>
            <w:top w:val="none" w:sz="0" w:space="0" w:color="auto"/>
            <w:left w:val="none" w:sz="0" w:space="0" w:color="auto"/>
            <w:bottom w:val="none" w:sz="0" w:space="0" w:color="auto"/>
            <w:right w:val="none" w:sz="0" w:space="0" w:color="auto"/>
          </w:divBdr>
        </w:div>
        <w:div w:id="535971171">
          <w:marLeft w:val="480"/>
          <w:marRight w:val="0"/>
          <w:marTop w:val="0"/>
          <w:marBottom w:val="0"/>
          <w:divBdr>
            <w:top w:val="none" w:sz="0" w:space="0" w:color="auto"/>
            <w:left w:val="none" w:sz="0" w:space="0" w:color="auto"/>
            <w:bottom w:val="none" w:sz="0" w:space="0" w:color="auto"/>
            <w:right w:val="none" w:sz="0" w:space="0" w:color="auto"/>
          </w:divBdr>
        </w:div>
        <w:div w:id="553859594">
          <w:marLeft w:val="480"/>
          <w:marRight w:val="0"/>
          <w:marTop w:val="0"/>
          <w:marBottom w:val="0"/>
          <w:divBdr>
            <w:top w:val="none" w:sz="0" w:space="0" w:color="auto"/>
            <w:left w:val="none" w:sz="0" w:space="0" w:color="auto"/>
            <w:bottom w:val="none" w:sz="0" w:space="0" w:color="auto"/>
            <w:right w:val="none" w:sz="0" w:space="0" w:color="auto"/>
          </w:divBdr>
        </w:div>
        <w:div w:id="612056765">
          <w:marLeft w:val="480"/>
          <w:marRight w:val="0"/>
          <w:marTop w:val="0"/>
          <w:marBottom w:val="0"/>
          <w:divBdr>
            <w:top w:val="none" w:sz="0" w:space="0" w:color="auto"/>
            <w:left w:val="none" w:sz="0" w:space="0" w:color="auto"/>
            <w:bottom w:val="none" w:sz="0" w:space="0" w:color="auto"/>
            <w:right w:val="none" w:sz="0" w:space="0" w:color="auto"/>
          </w:divBdr>
        </w:div>
        <w:div w:id="622855525">
          <w:marLeft w:val="480"/>
          <w:marRight w:val="0"/>
          <w:marTop w:val="0"/>
          <w:marBottom w:val="0"/>
          <w:divBdr>
            <w:top w:val="none" w:sz="0" w:space="0" w:color="auto"/>
            <w:left w:val="none" w:sz="0" w:space="0" w:color="auto"/>
            <w:bottom w:val="none" w:sz="0" w:space="0" w:color="auto"/>
            <w:right w:val="none" w:sz="0" w:space="0" w:color="auto"/>
          </w:divBdr>
        </w:div>
        <w:div w:id="627709070">
          <w:marLeft w:val="480"/>
          <w:marRight w:val="0"/>
          <w:marTop w:val="0"/>
          <w:marBottom w:val="0"/>
          <w:divBdr>
            <w:top w:val="none" w:sz="0" w:space="0" w:color="auto"/>
            <w:left w:val="none" w:sz="0" w:space="0" w:color="auto"/>
            <w:bottom w:val="none" w:sz="0" w:space="0" w:color="auto"/>
            <w:right w:val="none" w:sz="0" w:space="0" w:color="auto"/>
          </w:divBdr>
        </w:div>
        <w:div w:id="632172824">
          <w:marLeft w:val="480"/>
          <w:marRight w:val="0"/>
          <w:marTop w:val="0"/>
          <w:marBottom w:val="0"/>
          <w:divBdr>
            <w:top w:val="none" w:sz="0" w:space="0" w:color="auto"/>
            <w:left w:val="none" w:sz="0" w:space="0" w:color="auto"/>
            <w:bottom w:val="none" w:sz="0" w:space="0" w:color="auto"/>
            <w:right w:val="none" w:sz="0" w:space="0" w:color="auto"/>
          </w:divBdr>
        </w:div>
        <w:div w:id="761611175">
          <w:marLeft w:val="480"/>
          <w:marRight w:val="0"/>
          <w:marTop w:val="0"/>
          <w:marBottom w:val="0"/>
          <w:divBdr>
            <w:top w:val="none" w:sz="0" w:space="0" w:color="auto"/>
            <w:left w:val="none" w:sz="0" w:space="0" w:color="auto"/>
            <w:bottom w:val="none" w:sz="0" w:space="0" w:color="auto"/>
            <w:right w:val="none" w:sz="0" w:space="0" w:color="auto"/>
          </w:divBdr>
        </w:div>
        <w:div w:id="789932403">
          <w:marLeft w:val="480"/>
          <w:marRight w:val="0"/>
          <w:marTop w:val="0"/>
          <w:marBottom w:val="0"/>
          <w:divBdr>
            <w:top w:val="none" w:sz="0" w:space="0" w:color="auto"/>
            <w:left w:val="none" w:sz="0" w:space="0" w:color="auto"/>
            <w:bottom w:val="none" w:sz="0" w:space="0" w:color="auto"/>
            <w:right w:val="none" w:sz="0" w:space="0" w:color="auto"/>
          </w:divBdr>
        </w:div>
        <w:div w:id="818766701">
          <w:marLeft w:val="480"/>
          <w:marRight w:val="0"/>
          <w:marTop w:val="0"/>
          <w:marBottom w:val="0"/>
          <w:divBdr>
            <w:top w:val="none" w:sz="0" w:space="0" w:color="auto"/>
            <w:left w:val="none" w:sz="0" w:space="0" w:color="auto"/>
            <w:bottom w:val="none" w:sz="0" w:space="0" w:color="auto"/>
            <w:right w:val="none" w:sz="0" w:space="0" w:color="auto"/>
          </w:divBdr>
        </w:div>
        <w:div w:id="819662689">
          <w:marLeft w:val="480"/>
          <w:marRight w:val="0"/>
          <w:marTop w:val="0"/>
          <w:marBottom w:val="0"/>
          <w:divBdr>
            <w:top w:val="none" w:sz="0" w:space="0" w:color="auto"/>
            <w:left w:val="none" w:sz="0" w:space="0" w:color="auto"/>
            <w:bottom w:val="none" w:sz="0" w:space="0" w:color="auto"/>
            <w:right w:val="none" w:sz="0" w:space="0" w:color="auto"/>
          </w:divBdr>
        </w:div>
        <w:div w:id="898592328">
          <w:marLeft w:val="480"/>
          <w:marRight w:val="0"/>
          <w:marTop w:val="0"/>
          <w:marBottom w:val="0"/>
          <w:divBdr>
            <w:top w:val="none" w:sz="0" w:space="0" w:color="auto"/>
            <w:left w:val="none" w:sz="0" w:space="0" w:color="auto"/>
            <w:bottom w:val="none" w:sz="0" w:space="0" w:color="auto"/>
            <w:right w:val="none" w:sz="0" w:space="0" w:color="auto"/>
          </w:divBdr>
        </w:div>
        <w:div w:id="940334330">
          <w:marLeft w:val="480"/>
          <w:marRight w:val="0"/>
          <w:marTop w:val="0"/>
          <w:marBottom w:val="0"/>
          <w:divBdr>
            <w:top w:val="none" w:sz="0" w:space="0" w:color="auto"/>
            <w:left w:val="none" w:sz="0" w:space="0" w:color="auto"/>
            <w:bottom w:val="none" w:sz="0" w:space="0" w:color="auto"/>
            <w:right w:val="none" w:sz="0" w:space="0" w:color="auto"/>
          </w:divBdr>
        </w:div>
        <w:div w:id="955983612">
          <w:marLeft w:val="480"/>
          <w:marRight w:val="0"/>
          <w:marTop w:val="0"/>
          <w:marBottom w:val="0"/>
          <w:divBdr>
            <w:top w:val="none" w:sz="0" w:space="0" w:color="auto"/>
            <w:left w:val="none" w:sz="0" w:space="0" w:color="auto"/>
            <w:bottom w:val="none" w:sz="0" w:space="0" w:color="auto"/>
            <w:right w:val="none" w:sz="0" w:space="0" w:color="auto"/>
          </w:divBdr>
        </w:div>
        <w:div w:id="964044593">
          <w:marLeft w:val="480"/>
          <w:marRight w:val="0"/>
          <w:marTop w:val="0"/>
          <w:marBottom w:val="0"/>
          <w:divBdr>
            <w:top w:val="none" w:sz="0" w:space="0" w:color="auto"/>
            <w:left w:val="none" w:sz="0" w:space="0" w:color="auto"/>
            <w:bottom w:val="none" w:sz="0" w:space="0" w:color="auto"/>
            <w:right w:val="none" w:sz="0" w:space="0" w:color="auto"/>
          </w:divBdr>
        </w:div>
        <w:div w:id="969479110">
          <w:marLeft w:val="480"/>
          <w:marRight w:val="0"/>
          <w:marTop w:val="0"/>
          <w:marBottom w:val="0"/>
          <w:divBdr>
            <w:top w:val="none" w:sz="0" w:space="0" w:color="auto"/>
            <w:left w:val="none" w:sz="0" w:space="0" w:color="auto"/>
            <w:bottom w:val="none" w:sz="0" w:space="0" w:color="auto"/>
            <w:right w:val="none" w:sz="0" w:space="0" w:color="auto"/>
          </w:divBdr>
        </w:div>
        <w:div w:id="981883873">
          <w:marLeft w:val="480"/>
          <w:marRight w:val="0"/>
          <w:marTop w:val="0"/>
          <w:marBottom w:val="0"/>
          <w:divBdr>
            <w:top w:val="none" w:sz="0" w:space="0" w:color="auto"/>
            <w:left w:val="none" w:sz="0" w:space="0" w:color="auto"/>
            <w:bottom w:val="none" w:sz="0" w:space="0" w:color="auto"/>
            <w:right w:val="none" w:sz="0" w:space="0" w:color="auto"/>
          </w:divBdr>
        </w:div>
      </w:divsChild>
    </w:div>
    <w:div w:id="553346180">
      <w:bodyDiv w:val="1"/>
      <w:marLeft w:val="0"/>
      <w:marRight w:val="0"/>
      <w:marTop w:val="0"/>
      <w:marBottom w:val="0"/>
      <w:divBdr>
        <w:top w:val="none" w:sz="0" w:space="0" w:color="auto"/>
        <w:left w:val="none" w:sz="0" w:space="0" w:color="auto"/>
        <w:bottom w:val="none" w:sz="0" w:space="0" w:color="auto"/>
        <w:right w:val="none" w:sz="0" w:space="0" w:color="auto"/>
      </w:divBdr>
    </w:div>
    <w:div w:id="553587966">
      <w:bodyDiv w:val="1"/>
      <w:marLeft w:val="0"/>
      <w:marRight w:val="0"/>
      <w:marTop w:val="0"/>
      <w:marBottom w:val="0"/>
      <w:divBdr>
        <w:top w:val="none" w:sz="0" w:space="0" w:color="auto"/>
        <w:left w:val="none" w:sz="0" w:space="0" w:color="auto"/>
        <w:bottom w:val="none" w:sz="0" w:space="0" w:color="auto"/>
        <w:right w:val="none" w:sz="0" w:space="0" w:color="auto"/>
      </w:divBdr>
    </w:div>
    <w:div w:id="553808308">
      <w:bodyDiv w:val="1"/>
      <w:marLeft w:val="0"/>
      <w:marRight w:val="0"/>
      <w:marTop w:val="0"/>
      <w:marBottom w:val="0"/>
      <w:divBdr>
        <w:top w:val="none" w:sz="0" w:space="0" w:color="auto"/>
        <w:left w:val="none" w:sz="0" w:space="0" w:color="auto"/>
        <w:bottom w:val="none" w:sz="0" w:space="0" w:color="auto"/>
        <w:right w:val="none" w:sz="0" w:space="0" w:color="auto"/>
      </w:divBdr>
    </w:div>
    <w:div w:id="554509164">
      <w:bodyDiv w:val="1"/>
      <w:marLeft w:val="0"/>
      <w:marRight w:val="0"/>
      <w:marTop w:val="0"/>
      <w:marBottom w:val="0"/>
      <w:divBdr>
        <w:top w:val="none" w:sz="0" w:space="0" w:color="auto"/>
        <w:left w:val="none" w:sz="0" w:space="0" w:color="auto"/>
        <w:bottom w:val="none" w:sz="0" w:space="0" w:color="auto"/>
        <w:right w:val="none" w:sz="0" w:space="0" w:color="auto"/>
      </w:divBdr>
    </w:div>
    <w:div w:id="554583419">
      <w:bodyDiv w:val="1"/>
      <w:marLeft w:val="0"/>
      <w:marRight w:val="0"/>
      <w:marTop w:val="0"/>
      <w:marBottom w:val="0"/>
      <w:divBdr>
        <w:top w:val="none" w:sz="0" w:space="0" w:color="auto"/>
        <w:left w:val="none" w:sz="0" w:space="0" w:color="auto"/>
        <w:bottom w:val="none" w:sz="0" w:space="0" w:color="auto"/>
        <w:right w:val="none" w:sz="0" w:space="0" w:color="auto"/>
      </w:divBdr>
    </w:div>
    <w:div w:id="554775944">
      <w:bodyDiv w:val="1"/>
      <w:marLeft w:val="0"/>
      <w:marRight w:val="0"/>
      <w:marTop w:val="0"/>
      <w:marBottom w:val="0"/>
      <w:divBdr>
        <w:top w:val="none" w:sz="0" w:space="0" w:color="auto"/>
        <w:left w:val="none" w:sz="0" w:space="0" w:color="auto"/>
        <w:bottom w:val="none" w:sz="0" w:space="0" w:color="auto"/>
        <w:right w:val="none" w:sz="0" w:space="0" w:color="auto"/>
      </w:divBdr>
    </w:div>
    <w:div w:id="555241453">
      <w:bodyDiv w:val="1"/>
      <w:marLeft w:val="0"/>
      <w:marRight w:val="0"/>
      <w:marTop w:val="0"/>
      <w:marBottom w:val="0"/>
      <w:divBdr>
        <w:top w:val="none" w:sz="0" w:space="0" w:color="auto"/>
        <w:left w:val="none" w:sz="0" w:space="0" w:color="auto"/>
        <w:bottom w:val="none" w:sz="0" w:space="0" w:color="auto"/>
        <w:right w:val="none" w:sz="0" w:space="0" w:color="auto"/>
      </w:divBdr>
    </w:div>
    <w:div w:id="555505338">
      <w:bodyDiv w:val="1"/>
      <w:marLeft w:val="0"/>
      <w:marRight w:val="0"/>
      <w:marTop w:val="0"/>
      <w:marBottom w:val="0"/>
      <w:divBdr>
        <w:top w:val="none" w:sz="0" w:space="0" w:color="auto"/>
        <w:left w:val="none" w:sz="0" w:space="0" w:color="auto"/>
        <w:bottom w:val="none" w:sz="0" w:space="0" w:color="auto"/>
        <w:right w:val="none" w:sz="0" w:space="0" w:color="auto"/>
      </w:divBdr>
    </w:div>
    <w:div w:id="555630200">
      <w:bodyDiv w:val="1"/>
      <w:marLeft w:val="0"/>
      <w:marRight w:val="0"/>
      <w:marTop w:val="0"/>
      <w:marBottom w:val="0"/>
      <w:divBdr>
        <w:top w:val="none" w:sz="0" w:space="0" w:color="auto"/>
        <w:left w:val="none" w:sz="0" w:space="0" w:color="auto"/>
        <w:bottom w:val="none" w:sz="0" w:space="0" w:color="auto"/>
        <w:right w:val="none" w:sz="0" w:space="0" w:color="auto"/>
      </w:divBdr>
    </w:div>
    <w:div w:id="555701282">
      <w:bodyDiv w:val="1"/>
      <w:marLeft w:val="0"/>
      <w:marRight w:val="0"/>
      <w:marTop w:val="0"/>
      <w:marBottom w:val="0"/>
      <w:divBdr>
        <w:top w:val="none" w:sz="0" w:space="0" w:color="auto"/>
        <w:left w:val="none" w:sz="0" w:space="0" w:color="auto"/>
        <w:bottom w:val="none" w:sz="0" w:space="0" w:color="auto"/>
        <w:right w:val="none" w:sz="0" w:space="0" w:color="auto"/>
      </w:divBdr>
    </w:div>
    <w:div w:id="555821736">
      <w:bodyDiv w:val="1"/>
      <w:marLeft w:val="0"/>
      <w:marRight w:val="0"/>
      <w:marTop w:val="0"/>
      <w:marBottom w:val="0"/>
      <w:divBdr>
        <w:top w:val="none" w:sz="0" w:space="0" w:color="auto"/>
        <w:left w:val="none" w:sz="0" w:space="0" w:color="auto"/>
        <w:bottom w:val="none" w:sz="0" w:space="0" w:color="auto"/>
        <w:right w:val="none" w:sz="0" w:space="0" w:color="auto"/>
      </w:divBdr>
    </w:div>
    <w:div w:id="555974019">
      <w:bodyDiv w:val="1"/>
      <w:marLeft w:val="0"/>
      <w:marRight w:val="0"/>
      <w:marTop w:val="0"/>
      <w:marBottom w:val="0"/>
      <w:divBdr>
        <w:top w:val="none" w:sz="0" w:space="0" w:color="auto"/>
        <w:left w:val="none" w:sz="0" w:space="0" w:color="auto"/>
        <w:bottom w:val="none" w:sz="0" w:space="0" w:color="auto"/>
        <w:right w:val="none" w:sz="0" w:space="0" w:color="auto"/>
      </w:divBdr>
    </w:div>
    <w:div w:id="556011839">
      <w:bodyDiv w:val="1"/>
      <w:marLeft w:val="0"/>
      <w:marRight w:val="0"/>
      <w:marTop w:val="0"/>
      <w:marBottom w:val="0"/>
      <w:divBdr>
        <w:top w:val="none" w:sz="0" w:space="0" w:color="auto"/>
        <w:left w:val="none" w:sz="0" w:space="0" w:color="auto"/>
        <w:bottom w:val="none" w:sz="0" w:space="0" w:color="auto"/>
        <w:right w:val="none" w:sz="0" w:space="0" w:color="auto"/>
      </w:divBdr>
    </w:div>
    <w:div w:id="556210959">
      <w:bodyDiv w:val="1"/>
      <w:marLeft w:val="0"/>
      <w:marRight w:val="0"/>
      <w:marTop w:val="0"/>
      <w:marBottom w:val="0"/>
      <w:divBdr>
        <w:top w:val="none" w:sz="0" w:space="0" w:color="auto"/>
        <w:left w:val="none" w:sz="0" w:space="0" w:color="auto"/>
        <w:bottom w:val="none" w:sz="0" w:space="0" w:color="auto"/>
        <w:right w:val="none" w:sz="0" w:space="0" w:color="auto"/>
      </w:divBdr>
    </w:div>
    <w:div w:id="556283992">
      <w:bodyDiv w:val="1"/>
      <w:marLeft w:val="0"/>
      <w:marRight w:val="0"/>
      <w:marTop w:val="0"/>
      <w:marBottom w:val="0"/>
      <w:divBdr>
        <w:top w:val="none" w:sz="0" w:space="0" w:color="auto"/>
        <w:left w:val="none" w:sz="0" w:space="0" w:color="auto"/>
        <w:bottom w:val="none" w:sz="0" w:space="0" w:color="auto"/>
        <w:right w:val="none" w:sz="0" w:space="0" w:color="auto"/>
      </w:divBdr>
    </w:div>
    <w:div w:id="556360031">
      <w:bodyDiv w:val="1"/>
      <w:marLeft w:val="0"/>
      <w:marRight w:val="0"/>
      <w:marTop w:val="0"/>
      <w:marBottom w:val="0"/>
      <w:divBdr>
        <w:top w:val="none" w:sz="0" w:space="0" w:color="auto"/>
        <w:left w:val="none" w:sz="0" w:space="0" w:color="auto"/>
        <w:bottom w:val="none" w:sz="0" w:space="0" w:color="auto"/>
        <w:right w:val="none" w:sz="0" w:space="0" w:color="auto"/>
      </w:divBdr>
    </w:div>
    <w:div w:id="556431683">
      <w:bodyDiv w:val="1"/>
      <w:marLeft w:val="0"/>
      <w:marRight w:val="0"/>
      <w:marTop w:val="0"/>
      <w:marBottom w:val="0"/>
      <w:divBdr>
        <w:top w:val="none" w:sz="0" w:space="0" w:color="auto"/>
        <w:left w:val="none" w:sz="0" w:space="0" w:color="auto"/>
        <w:bottom w:val="none" w:sz="0" w:space="0" w:color="auto"/>
        <w:right w:val="none" w:sz="0" w:space="0" w:color="auto"/>
      </w:divBdr>
    </w:div>
    <w:div w:id="556476427">
      <w:bodyDiv w:val="1"/>
      <w:marLeft w:val="0"/>
      <w:marRight w:val="0"/>
      <w:marTop w:val="0"/>
      <w:marBottom w:val="0"/>
      <w:divBdr>
        <w:top w:val="none" w:sz="0" w:space="0" w:color="auto"/>
        <w:left w:val="none" w:sz="0" w:space="0" w:color="auto"/>
        <w:bottom w:val="none" w:sz="0" w:space="0" w:color="auto"/>
        <w:right w:val="none" w:sz="0" w:space="0" w:color="auto"/>
      </w:divBdr>
    </w:div>
    <w:div w:id="556624483">
      <w:bodyDiv w:val="1"/>
      <w:marLeft w:val="0"/>
      <w:marRight w:val="0"/>
      <w:marTop w:val="0"/>
      <w:marBottom w:val="0"/>
      <w:divBdr>
        <w:top w:val="none" w:sz="0" w:space="0" w:color="auto"/>
        <w:left w:val="none" w:sz="0" w:space="0" w:color="auto"/>
        <w:bottom w:val="none" w:sz="0" w:space="0" w:color="auto"/>
        <w:right w:val="none" w:sz="0" w:space="0" w:color="auto"/>
      </w:divBdr>
    </w:div>
    <w:div w:id="557127553">
      <w:bodyDiv w:val="1"/>
      <w:marLeft w:val="0"/>
      <w:marRight w:val="0"/>
      <w:marTop w:val="0"/>
      <w:marBottom w:val="0"/>
      <w:divBdr>
        <w:top w:val="none" w:sz="0" w:space="0" w:color="auto"/>
        <w:left w:val="none" w:sz="0" w:space="0" w:color="auto"/>
        <w:bottom w:val="none" w:sz="0" w:space="0" w:color="auto"/>
        <w:right w:val="none" w:sz="0" w:space="0" w:color="auto"/>
      </w:divBdr>
    </w:div>
    <w:div w:id="557472830">
      <w:bodyDiv w:val="1"/>
      <w:marLeft w:val="0"/>
      <w:marRight w:val="0"/>
      <w:marTop w:val="0"/>
      <w:marBottom w:val="0"/>
      <w:divBdr>
        <w:top w:val="none" w:sz="0" w:space="0" w:color="auto"/>
        <w:left w:val="none" w:sz="0" w:space="0" w:color="auto"/>
        <w:bottom w:val="none" w:sz="0" w:space="0" w:color="auto"/>
        <w:right w:val="none" w:sz="0" w:space="0" w:color="auto"/>
      </w:divBdr>
    </w:div>
    <w:div w:id="557863186">
      <w:bodyDiv w:val="1"/>
      <w:marLeft w:val="0"/>
      <w:marRight w:val="0"/>
      <w:marTop w:val="0"/>
      <w:marBottom w:val="0"/>
      <w:divBdr>
        <w:top w:val="none" w:sz="0" w:space="0" w:color="auto"/>
        <w:left w:val="none" w:sz="0" w:space="0" w:color="auto"/>
        <w:bottom w:val="none" w:sz="0" w:space="0" w:color="auto"/>
        <w:right w:val="none" w:sz="0" w:space="0" w:color="auto"/>
      </w:divBdr>
    </w:div>
    <w:div w:id="558175469">
      <w:bodyDiv w:val="1"/>
      <w:marLeft w:val="0"/>
      <w:marRight w:val="0"/>
      <w:marTop w:val="0"/>
      <w:marBottom w:val="0"/>
      <w:divBdr>
        <w:top w:val="none" w:sz="0" w:space="0" w:color="auto"/>
        <w:left w:val="none" w:sz="0" w:space="0" w:color="auto"/>
        <w:bottom w:val="none" w:sz="0" w:space="0" w:color="auto"/>
        <w:right w:val="none" w:sz="0" w:space="0" w:color="auto"/>
      </w:divBdr>
    </w:div>
    <w:div w:id="558323004">
      <w:bodyDiv w:val="1"/>
      <w:marLeft w:val="0"/>
      <w:marRight w:val="0"/>
      <w:marTop w:val="0"/>
      <w:marBottom w:val="0"/>
      <w:divBdr>
        <w:top w:val="none" w:sz="0" w:space="0" w:color="auto"/>
        <w:left w:val="none" w:sz="0" w:space="0" w:color="auto"/>
        <w:bottom w:val="none" w:sz="0" w:space="0" w:color="auto"/>
        <w:right w:val="none" w:sz="0" w:space="0" w:color="auto"/>
      </w:divBdr>
    </w:div>
    <w:div w:id="558512412">
      <w:bodyDiv w:val="1"/>
      <w:marLeft w:val="0"/>
      <w:marRight w:val="0"/>
      <w:marTop w:val="0"/>
      <w:marBottom w:val="0"/>
      <w:divBdr>
        <w:top w:val="none" w:sz="0" w:space="0" w:color="auto"/>
        <w:left w:val="none" w:sz="0" w:space="0" w:color="auto"/>
        <w:bottom w:val="none" w:sz="0" w:space="0" w:color="auto"/>
        <w:right w:val="none" w:sz="0" w:space="0" w:color="auto"/>
      </w:divBdr>
    </w:div>
    <w:div w:id="558513525">
      <w:bodyDiv w:val="1"/>
      <w:marLeft w:val="0"/>
      <w:marRight w:val="0"/>
      <w:marTop w:val="0"/>
      <w:marBottom w:val="0"/>
      <w:divBdr>
        <w:top w:val="none" w:sz="0" w:space="0" w:color="auto"/>
        <w:left w:val="none" w:sz="0" w:space="0" w:color="auto"/>
        <w:bottom w:val="none" w:sz="0" w:space="0" w:color="auto"/>
        <w:right w:val="none" w:sz="0" w:space="0" w:color="auto"/>
      </w:divBdr>
    </w:div>
    <w:div w:id="558707057">
      <w:bodyDiv w:val="1"/>
      <w:marLeft w:val="0"/>
      <w:marRight w:val="0"/>
      <w:marTop w:val="0"/>
      <w:marBottom w:val="0"/>
      <w:divBdr>
        <w:top w:val="none" w:sz="0" w:space="0" w:color="auto"/>
        <w:left w:val="none" w:sz="0" w:space="0" w:color="auto"/>
        <w:bottom w:val="none" w:sz="0" w:space="0" w:color="auto"/>
        <w:right w:val="none" w:sz="0" w:space="0" w:color="auto"/>
      </w:divBdr>
      <w:divsChild>
        <w:div w:id="48111835">
          <w:marLeft w:val="480"/>
          <w:marRight w:val="0"/>
          <w:marTop w:val="0"/>
          <w:marBottom w:val="0"/>
          <w:divBdr>
            <w:top w:val="none" w:sz="0" w:space="0" w:color="auto"/>
            <w:left w:val="none" w:sz="0" w:space="0" w:color="auto"/>
            <w:bottom w:val="none" w:sz="0" w:space="0" w:color="auto"/>
            <w:right w:val="none" w:sz="0" w:space="0" w:color="auto"/>
          </w:divBdr>
        </w:div>
        <w:div w:id="51005308">
          <w:marLeft w:val="480"/>
          <w:marRight w:val="0"/>
          <w:marTop w:val="0"/>
          <w:marBottom w:val="0"/>
          <w:divBdr>
            <w:top w:val="none" w:sz="0" w:space="0" w:color="auto"/>
            <w:left w:val="none" w:sz="0" w:space="0" w:color="auto"/>
            <w:bottom w:val="none" w:sz="0" w:space="0" w:color="auto"/>
            <w:right w:val="none" w:sz="0" w:space="0" w:color="auto"/>
          </w:divBdr>
        </w:div>
        <w:div w:id="73161529">
          <w:marLeft w:val="480"/>
          <w:marRight w:val="0"/>
          <w:marTop w:val="0"/>
          <w:marBottom w:val="0"/>
          <w:divBdr>
            <w:top w:val="none" w:sz="0" w:space="0" w:color="auto"/>
            <w:left w:val="none" w:sz="0" w:space="0" w:color="auto"/>
            <w:bottom w:val="none" w:sz="0" w:space="0" w:color="auto"/>
            <w:right w:val="none" w:sz="0" w:space="0" w:color="auto"/>
          </w:divBdr>
        </w:div>
        <w:div w:id="86117705">
          <w:marLeft w:val="480"/>
          <w:marRight w:val="0"/>
          <w:marTop w:val="0"/>
          <w:marBottom w:val="0"/>
          <w:divBdr>
            <w:top w:val="none" w:sz="0" w:space="0" w:color="auto"/>
            <w:left w:val="none" w:sz="0" w:space="0" w:color="auto"/>
            <w:bottom w:val="none" w:sz="0" w:space="0" w:color="auto"/>
            <w:right w:val="none" w:sz="0" w:space="0" w:color="auto"/>
          </w:divBdr>
        </w:div>
        <w:div w:id="139612194">
          <w:marLeft w:val="480"/>
          <w:marRight w:val="0"/>
          <w:marTop w:val="0"/>
          <w:marBottom w:val="0"/>
          <w:divBdr>
            <w:top w:val="none" w:sz="0" w:space="0" w:color="auto"/>
            <w:left w:val="none" w:sz="0" w:space="0" w:color="auto"/>
            <w:bottom w:val="none" w:sz="0" w:space="0" w:color="auto"/>
            <w:right w:val="none" w:sz="0" w:space="0" w:color="auto"/>
          </w:divBdr>
        </w:div>
        <w:div w:id="172653794">
          <w:marLeft w:val="480"/>
          <w:marRight w:val="0"/>
          <w:marTop w:val="0"/>
          <w:marBottom w:val="0"/>
          <w:divBdr>
            <w:top w:val="none" w:sz="0" w:space="0" w:color="auto"/>
            <w:left w:val="none" w:sz="0" w:space="0" w:color="auto"/>
            <w:bottom w:val="none" w:sz="0" w:space="0" w:color="auto"/>
            <w:right w:val="none" w:sz="0" w:space="0" w:color="auto"/>
          </w:divBdr>
        </w:div>
        <w:div w:id="213663578">
          <w:marLeft w:val="480"/>
          <w:marRight w:val="0"/>
          <w:marTop w:val="0"/>
          <w:marBottom w:val="0"/>
          <w:divBdr>
            <w:top w:val="none" w:sz="0" w:space="0" w:color="auto"/>
            <w:left w:val="none" w:sz="0" w:space="0" w:color="auto"/>
            <w:bottom w:val="none" w:sz="0" w:space="0" w:color="auto"/>
            <w:right w:val="none" w:sz="0" w:space="0" w:color="auto"/>
          </w:divBdr>
        </w:div>
        <w:div w:id="222452765">
          <w:marLeft w:val="480"/>
          <w:marRight w:val="0"/>
          <w:marTop w:val="0"/>
          <w:marBottom w:val="0"/>
          <w:divBdr>
            <w:top w:val="none" w:sz="0" w:space="0" w:color="auto"/>
            <w:left w:val="none" w:sz="0" w:space="0" w:color="auto"/>
            <w:bottom w:val="none" w:sz="0" w:space="0" w:color="auto"/>
            <w:right w:val="none" w:sz="0" w:space="0" w:color="auto"/>
          </w:divBdr>
        </w:div>
        <w:div w:id="223030827">
          <w:marLeft w:val="480"/>
          <w:marRight w:val="0"/>
          <w:marTop w:val="0"/>
          <w:marBottom w:val="0"/>
          <w:divBdr>
            <w:top w:val="none" w:sz="0" w:space="0" w:color="auto"/>
            <w:left w:val="none" w:sz="0" w:space="0" w:color="auto"/>
            <w:bottom w:val="none" w:sz="0" w:space="0" w:color="auto"/>
            <w:right w:val="none" w:sz="0" w:space="0" w:color="auto"/>
          </w:divBdr>
        </w:div>
        <w:div w:id="224224361">
          <w:marLeft w:val="480"/>
          <w:marRight w:val="0"/>
          <w:marTop w:val="0"/>
          <w:marBottom w:val="0"/>
          <w:divBdr>
            <w:top w:val="none" w:sz="0" w:space="0" w:color="auto"/>
            <w:left w:val="none" w:sz="0" w:space="0" w:color="auto"/>
            <w:bottom w:val="none" w:sz="0" w:space="0" w:color="auto"/>
            <w:right w:val="none" w:sz="0" w:space="0" w:color="auto"/>
          </w:divBdr>
        </w:div>
        <w:div w:id="229730930">
          <w:marLeft w:val="480"/>
          <w:marRight w:val="0"/>
          <w:marTop w:val="0"/>
          <w:marBottom w:val="0"/>
          <w:divBdr>
            <w:top w:val="none" w:sz="0" w:space="0" w:color="auto"/>
            <w:left w:val="none" w:sz="0" w:space="0" w:color="auto"/>
            <w:bottom w:val="none" w:sz="0" w:space="0" w:color="auto"/>
            <w:right w:val="none" w:sz="0" w:space="0" w:color="auto"/>
          </w:divBdr>
        </w:div>
        <w:div w:id="233635972">
          <w:marLeft w:val="480"/>
          <w:marRight w:val="0"/>
          <w:marTop w:val="0"/>
          <w:marBottom w:val="0"/>
          <w:divBdr>
            <w:top w:val="none" w:sz="0" w:space="0" w:color="auto"/>
            <w:left w:val="none" w:sz="0" w:space="0" w:color="auto"/>
            <w:bottom w:val="none" w:sz="0" w:space="0" w:color="auto"/>
            <w:right w:val="none" w:sz="0" w:space="0" w:color="auto"/>
          </w:divBdr>
        </w:div>
        <w:div w:id="267278128">
          <w:marLeft w:val="480"/>
          <w:marRight w:val="0"/>
          <w:marTop w:val="0"/>
          <w:marBottom w:val="0"/>
          <w:divBdr>
            <w:top w:val="none" w:sz="0" w:space="0" w:color="auto"/>
            <w:left w:val="none" w:sz="0" w:space="0" w:color="auto"/>
            <w:bottom w:val="none" w:sz="0" w:space="0" w:color="auto"/>
            <w:right w:val="none" w:sz="0" w:space="0" w:color="auto"/>
          </w:divBdr>
        </w:div>
        <w:div w:id="272635238">
          <w:marLeft w:val="480"/>
          <w:marRight w:val="0"/>
          <w:marTop w:val="0"/>
          <w:marBottom w:val="0"/>
          <w:divBdr>
            <w:top w:val="none" w:sz="0" w:space="0" w:color="auto"/>
            <w:left w:val="none" w:sz="0" w:space="0" w:color="auto"/>
            <w:bottom w:val="none" w:sz="0" w:space="0" w:color="auto"/>
            <w:right w:val="none" w:sz="0" w:space="0" w:color="auto"/>
          </w:divBdr>
        </w:div>
        <w:div w:id="364215105">
          <w:marLeft w:val="480"/>
          <w:marRight w:val="0"/>
          <w:marTop w:val="0"/>
          <w:marBottom w:val="0"/>
          <w:divBdr>
            <w:top w:val="none" w:sz="0" w:space="0" w:color="auto"/>
            <w:left w:val="none" w:sz="0" w:space="0" w:color="auto"/>
            <w:bottom w:val="none" w:sz="0" w:space="0" w:color="auto"/>
            <w:right w:val="none" w:sz="0" w:space="0" w:color="auto"/>
          </w:divBdr>
        </w:div>
        <w:div w:id="401486902">
          <w:marLeft w:val="480"/>
          <w:marRight w:val="0"/>
          <w:marTop w:val="0"/>
          <w:marBottom w:val="0"/>
          <w:divBdr>
            <w:top w:val="none" w:sz="0" w:space="0" w:color="auto"/>
            <w:left w:val="none" w:sz="0" w:space="0" w:color="auto"/>
            <w:bottom w:val="none" w:sz="0" w:space="0" w:color="auto"/>
            <w:right w:val="none" w:sz="0" w:space="0" w:color="auto"/>
          </w:divBdr>
        </w:div>
        <w:div w:id="401801967">
          <w:marLeft w:val="480"/>
          <w:marRight w:val="0"/>
          <w:marTop w:val="0"/>
          <w:marBottom w:val="0"/>
          <w:divBdr>
            <w:top w:val="none" w:sz="0" w:space="0" w:color="auto"/>
            <w:left w:val="none" w:sz="0" w:space="0" w:color="auto"/>
            <w:bottom w:val="none" w:sz="0" w:space="0" w:color="auto"/>
            <w:right w:val="none" w:sz="0" w:space="0" w:color="auto"/>
          </w:divBdr>
        </w:div>
        <w:div w:id="442767355">
          <w:marLeft w:val="480"/>
          <w:marRight w:val="0"/>
          <w:marTop w:val="0"/>
          <w:marBottom w:val="0"/>
          <w:divBdr>
            <w:top w:val="none" w:sz="0" w:space="0" w:color="auto"/>
            <w:left w:val="none" w:sz="0" w:space="0" w:color="auto"/>
            <w:bottom w:val="none" w:sz="0" w:space="0" w:color="auto"/>
            <w:right w:val="none" w:sz="0" w:space="0" w:color="auto"/>
          </w:divBdr>
        </w:div>
        <w:div w:id="481117731">
          <w:marLeft w:val="480"/>
          <w:marRight w:val="0"/>
          <w:marTop w:val="0"/>
          <w:marBottom w:val="0"/>
          <w:divBdr>
            <w:top w:val="none" w:sz="0" w:space="0" w:color="auto"/>
            <w:left w:val="none" w:sz="0" w:space="0" w:color="auto"/>
            <w:bottom w:val="none" w:sz="0" w:space="0" w:color="auto"/>
            <w:right w:val="none" w:sz="0" w:space="0" w:color="auto"/>
          </w:divBdr>
        </w:div>
        <w:div w:id="483133164">
          <w:marLeft w:val="480"/>
          <w:marRight w:val="0"/>
          <w:marTop w:val="0"/>
          <w:marBottom w:val="0"/>
          <w:divBdr>
            <w:top w:val="none" w:sz="0" w:space="0" w:color="auto"/>
            <w:left w:val="none" w:sz="0" w:space="0" w:color="auto"/>
            <w:bottom w:val="none" w:sz="0" w:space="0" w:color="auto"/>
            <w:right w:val="none" w:sz="0" w:space="0" w:color="auto"/>
          </w:divBdr>
        </w:div>
        <w:div w:id="509640458">
          <w:marLeft w:val="480"/>
          <w:marRight w:val="0"/>
          <w:marTop w:val="0"/>
          <w:marBottom w:val="0"/>
          <w:divBdr>
            <w:top w:val="none" w:sz="0" w:space="0" w:color="auto"/>
            <w:left w:val="none" w:sz="0" w:space="0" w:color="auto"/>
            <w:bottom w:val="none" w:sz="0" w:space="0" w:color="auto"/>
            <w:right w:val="none" w:sz="0" w:space="0" w:color="auto"/>
          </w:divBdr>
        </w:div>
        <w:div w:id="557939342">
          <w:marLeft w:val="480"/>
          <w:marRight w:val="0"/>
          <w:marTop w:val="0"/>
          <w:marBottom w:val="0"/>
          <w:divBdr>
            <w:top w:val="none" w:sz="0" w:space="0" w:color="auto"/>
            <w:left w:val="none" w:sz="0" w:space="0" w:color="auto"/>
            <w:bottom w:val="none" w:sz="0" w:space="0" w:color="auto"/>
            <w:right w:val="none" w:sz="0" w:space="0" w:color="auto"/>
          </w:divBdr>
        </w:div>
        <w:div w:id="575479792">
          <w:marLeft w:val="480"/>
          <w:marRight w:val="0"/>
          <w:marTop w:val="0"/>
          <w:marBottom w:val="0"/>
          <w:divBdr>
            <w:top w:val="none" w:sz="0" w:space="0" w:color="auto"/>
            <w:left w:val="none" w:sz="0" w:space="0" w:color="auto"/>
            <w:bottom w:val="none" w:sz="0" w:space="0" w:color="auto"/>
            <w:right w:val="none" w:sz="0" w:space="0" w:color="auto"/>
          </w:divBdr>
        </w:div>
        <w:div w:id="578103666">
          <w:marLeft w:val="480"/>
          <w:marRight w:val="0"/>
          <w:marTop w:val="0"/>
          <w:marBottom w:val="0"/>
          <w:divBdr>
            <w:top w:val="none" w:sz="0" w:space="0" w:color="auto"/>
            <w:left w:val="none" w:sz="0" w:space="0" w:color="auto"/>
            <w:bottom w:val="none" w:sz="0" w:space="0" w:color="auto"/>
            <w:right w:val="none" w:sz="0" w:space="0" w:color="auto"/>
          </w:divBdr>
        </w:div>
        <w:div w:id="608052477">
          <w:marLeft w:val="480"/>
          <w:marRight w:val="0"/>
          <w:marTop w:val="0"/>
          <w:marBottom w:val="0"/>
          <w:divBdr>
            <w:top w:val="none" w:sz="0" w:space="0" w:color="auto"/>
            <w:left w:val="none" w:sz="0" w:space="0" w:color="auto"/>
            <w:bottom w:val="none" w:sz="0" w:space="0" w:color="auto"/>
            <w:right w:val="none" w:sz="0" w:space="0" w:color="auto"/>
          </w:divBdr>
        </w:div>
        <w:div w:id="618074126">
          <w:marLeft w:val="480"/>
          <w:marRight w:val="0"/>
          <w:marTop w:val="0"/>
          <w:marBottom w:val="0"/>
          <w:divBdr>
            <w:top w:val="none" w:sz="0" w:space="0" w:color="auto"/>
            <w:left w:val="none" w:sz="0" w:space="0" w:color="auto"/>
            <w:bottom w:val="none" w:sz="0" w:space="0" w:color="auto"/>
            <w:right w:val="none" w:sz="0" w:space="0" w:color="auto"/>
          </w:divBdr>
        </w:div>
        <w:div w:id="626082933">
          <w:marLeft w:val="480"/>
          <w:marRight w:val="0"/>
          <w:marTop w:val="0"/>
          <w:marBottom w:val="0"/>
          <w:divBdr>
            <w:top w:val="none" w:sz="0" w:space="0" w:color="auto"/>
            <w:left w:val="none" w:sz="0" w:space="0" w:color="auto"/>
            <w:bottom w:val="none" w:sz="0" w:space="0" w:color="auto"/>
            <w:right w:val="none" w:sz="0" w:space="0" w:color="auto"/>
          </w:divBdr>
        </w:div>
        <w:div w:id="670376087">
          <w:marLeft w:val="480"/>
          <w:marRight w:val="0"/>
          <w:marTop w:val="0"/>
          <w:marBottom w:val="0"/>
          <w:divBdr>
            <w:top w:val="none" w:sz="0" w:space="0" w:color="auto"/>
            <w:left w:val="none" w:sz="0" w:space="0" w:color="auto"/>
            <w:bottom w:val="none" w:sz="0" w:space="0" w:color="auto"/>
            <w:right w:val="none" w:sz="0" w:space="0" w:color="auto"/>
          </w:divBdr>
        </w:div>
        <w:div w:id="749161140">
          <w:marLeft w:val="480"/>
          <w:marRight w:val="0"/>
          <w:marTop w:val="0"/>
          <w:marBottom w:val="0"/>
          <w:divBdr>
            <w:top w:val="none" w:sz="0" w:space="0" w:color="auto"/>
            <w:left w:val="none" w:sz="0" w:space="0" w:color="auto"/>
            <w:bottom w:val="none" w:sz="0" w:space="0" w:color="auto"/>
            <w:right w:val="none" w:sz="0" w:space="0" w:color="auto"/>
          </w:divBdr>
        </w:div>
        <w:div w:id="766652732">
          <w:marLeft w:val="480"/>
          <w:marRight w:val="0"/>
          <w:marTop w:val="0"/>
          <w:marBottom w:val="0"/>
          <w:divBdr>
            <w:top w:val="none" w:sz="0" w:space="0" w:color="auto"/>
            <w:left w:val="none" w:sz="0" w:space="0" w:color="auto"/>
            <w:bottom w:val="none" w:sz="0" w:space="0" w:color="auto"/>
            <w:right w:val="none" w:sz="0" w:space="0" w:color="auto"/>
          </w:divBdr>
        </w:div>
        <w:div w:id="775638320">
          <w:marLeft w:val="480"/>
          <w:marRight w:val="0"/>
          <w:marTop w:val="0"/>
          <w:marBottom w:val="0"/>
          <w:divBdr>
            <w:top w:val="none" w:sz="0" w:space="0" w:color="auto"/>
            <w:left w:val="none" w:sz="0" w:space="0" w:color="auto"/>
            <w:bottom w:val="none" w:sz="0" w:space="0" w:color="auto"/>
            <w:right w:val="none" w:sz="0" w:space="0" w:color="auto"/>
          </w:divBdr>
        </w:div>
        <w:div w:id="851796517">
          <w:marLeft w:val="480"/>
          <w:marRight w:val="0"/>
          <w:marTop w:val="0"/>
          <w:marBottom w:val="0"/>
          <w:divBdr>
            <w:top w:val="none" w:sz="0" w:space="0" w:color="auto"/>
            <w:left w:val="none" w:sz="0" w:space="0" w:color="auto"/>
            <w:bottom w:val="none" w:sz="0" w:space="0" w:color="auto"/>
            <w:right w:val="none" w:sz="0" w:space="0" w:color="auto"/>
          </w:divBdr>
        </w:div>
        <w:div w:id="870804335">
          <w:marLeft w:val="480"/>
          <w:marRight w:val="0"/>
          <w:marTop w:val="0"/>
          <w:marBottom w:val="0"/>
          <w:divBdr>
            <w:top w:val="none" w:sz="0" w:space="0" w:color="auto"/>
            <w:left w:val="none" w:sz="0" w:space="0" w:color="auto"/>
            <w:bottom w:val="none" w:sz="0" w:space="0" w:color="auto"/>
            <w:right w:val="none" w:sz="0" w:space="0" w:color="auto"/>
          </w:divBdr>
        </w:div>
        <w:div w:id="873153448">
          <w:marLeft w:val="480"/>
          <w:marRight w:val="0"/>
          <w:marTop w:val="0"/>
          <w:marBottom w:val="0"/>
          <w:divBdr>
            <w:top w:val="none" w:sz="0" w:space="0" w:color="auto"/>
            <w:left w:val="none" w:sz="0" w:space="0" w:color="auto"/>
            <w:bottom w:val="none" w:sz="0" w:space="0" w:color="auto"/>
            <w:right w:val="none" w:sz="0" w:space="0" w:color="auto"/>
          </w:divBdr>
        </w:div>
        <w:div w:id="876545306">
          <w:marLeft w:val="480"/>
          <w:marRight w:val="0"/>
          <w:marTop w:val="0"/>
          <w:marBottom w:val="0"/>
          <w:divBdr>
            <w:top w:val="none" w:sz="0" w:space="0" w:color="auto"/>
            <w:left w:val="none" w:sz="0" w:space="0" w:color="auto"/>
            <w:bottom w:val="none" w:sz="0" w:space="0" w:color="auto"/>
            <w:right w:val="none" w:sz="0" w:space="0" w:color="auto"/>
          </w:divBdr>
        </w:div>
        <w:div w:id="881401803">
          <w:marLeft w:val="480"/>
          <w:marRight w:val="0"/>
          <w:marTop w:val="0"/>
          <w:marBottom w:val="0"/>
          <w:divBdr>
            <w:top w:val="none" w:sz="0" w:space="0" w:color="auto"/>
            <w:left w:val="none" w:sz="0" w:space="0" w:color="auto"/>
            <w:bottom w:val="none" w:sz="0" w:space="0" w:color="auto"/>
            <w:right w:val="none" w:sz="0" w:space="0" w:color="auto"/>
          </w:divBdr>
        </w:div>
        <w:div w:id="905603654">
          <w:marLeft w:val="480"/>
          <w:marRight w:val="0"/>
          <w:marTop w:val="0"/>
          <w:marBottom w:val="0"/>
          <w:divBdr>
            <w:top w:val="none" w:sz="0" w:space="0" w:color="auto"/>
            <w:left w:val="none" w:sz="0" w:space="0" w:color="auto"/>
            <w:bottom w:val="none" w:sz="0" w:space="0" w:color="auto"/>
            <w:right w:val="none" w:sz="0" w:space="0" w:color="auto"/>
          </w:divBdr>
        </w:div>
        <w:div w:id="935821020">
          <w:marLeft w:val="480"/>
          <w:marRight w:val="0"/>
          <w:marTop w:val="0"/>
          <w:marBottom w:val="0"/>
          <w:divBdr>
            <w:top w:val="none" w:sz="0" w:space="0" w:color="auto"/>
            <w:left w:val="none" w:sz="0" w:space="0" w:color="auto"/>
            <w:bottom w:val="none" w:sz="0" w:space="0" w:color="auto"/>
            <w:right w:val="none" w:sz="0" w:space="0" w:color="auto"/>
          </w:divBdr>
        </w:div>
        <w:div w:id="959141962">
          <w:marLeft w:val="480"/>
          <w:marRight w:val="0"/>
          <w:marTop w:val="0"/>
          <w:marBottom w:val="0"/>
          <w:divBdr>
            <w:top w:val="none" w:sz="0" w:space="0" w:color="auto"/>
            <w:left w:val="none" w:sz="0" w:space="0" w:color="auto"/>
            <w:bottom w:val="none" w:sz="0" w:space="0" w:color="auto"/>
            <w:right w:val="none" w:sz="0" w:space="0" w:color="auto"/>
          </w:divBdr>
        </w:div>
        <w:div w:id="970860977">
          <w:marLeft w:val="480"/>
          <w:marRight w:val="0"/>
          <w:marTop w:val="0"/>
          <w:marBottom w:val="0"/>
          <w:divBdr>
            <w:top w:val="none" w:sz="0" w:space="0" w:color="auto"/>
            <w:left w:val="none" w:sz="0" w:space="0" w:color="auto"/>
            <w:bottom w:val="none" w:sz="0" w:space="0" w:color="auto"/>
            <w:right w:val="none" w:sz="0" w:space="0" w:color="auto"/>
          </w:divBdr>
        </w:div>
        <w:div w:id="979307809">
          <w:marLeft w:val="480"/>
          <w:marRight w:val="0"/>
          <w:marTop w:val="0"/>
          <w:marBottom w:val="0"/>
          <w:divBdr>
            <w:top w:val="none" w:sz="0" w:space="0" w:color="auto"/>
            <w:left w:val="none" w:sz="0" w:space="0" w:color="auto"/>
            <w:bottom w:val="none" w:sz="0" w:space="0" w:color="auto"/>
            <w:right w:val="none" w:sz="0" w:space="0" w:color="auto"/>
          </w:divBdr>
        </w:div>
      </w:divsChild>
    </w:div>
    <w:div w:id="559092647">
      <w:bodyDiv w:val="1"/>
      <w:marLeft w:val="0"/>
      <w:marRight w:val="0"/>
      <w:marTop w:val="0"/>
      <w:marBottom w:val="0"/>
      <w:divBdr>
        <w:top w:val="none" w:sz="0" w:space="0" w:color="auto"/>
        <w:left w:val="none" w:sz="0" w:space="0" w:color="auto"/>
        <w:bottom w:val="none" w:sz="0" w:space="0" w:color="auto"/>
        <w:right w:val="none" w:sz="0" w:space="0" w:color="auto"/>
      </w:divBdr>
    </w:div>
    <w:div w:id="559094177">
      <w:bodyDiv w:val="1"/>
      <w:marLeft w:val="0"/>
      <w:marRight w:val="0"/>
      <w:marTop w:val="0"/>
      <w:marBottom w:val="0"/>
      <w:divBdr>
        <w:top w:val="none" w:sz="0" w:space="0" w:color="auto"/>
        <w:left w:val="none" w:sz="0" w:space="0" w:color="auto"/>
        <w:bottom w:val="none" w:sz="0" w:space="0" w:color="auto"/>
        <w:right w:val="none" w:sz="0" w:space="0" w:color="auto"/>
      </w:divBdr>
    </w:div>
    <w:div w:id="559441237">
      <w:bodyDiv w:val="1"/>
      <w:marLeft w:val="0"/>
      <w:marRight w:val="0"/>
      <w:marTop w:val="0"/>
      <w:marBottom w:val="0"/>
      <w:divBdr>
        <w:top w:val="none" w:sz="0" w:space="0" w:color="auto"/>
        <w:left w:val="none" w:sz="0" w:space="0" w:color="auto"/>
        <w:bottom w:val="none" w:sz="0" w:space="0" w:color="auto"/>
        <w:right w:val="none" w:sz="0" w:space="0" w:color="auto"/>
      </w:divBdr>
    </w:div>
    <w:div w:id="559748706">
      <w:bodyDiv w:val="1"/>
      <w:marLeft w:val="0"/>
      <w:marRight w:val="0"/>
      <w:marTop w:val="0"/>
      <w:marBottom w:val="0"/>
      <w:divBdr>
        <w:top w:val="none" w:sz="0" w:space="0" w:color="auto"/>
        <w:left w:val="none" w:sz="0" w:space="0" w:color="auto"/>
        <w:bottom w:val="none" w:sz="0" w:space="0" w:color="auto"/>
        <w:right w:val="none" w:sz="0" w:space="0" w:color="auto"/>
      </w:divBdr>
    </w:div>
    <w:div w:id="560167804">
      <w:bodyDiv w:val="1"/>
      <w:marLeft w:val="0"/>
      <w:marRight w:val="0"/>
      <w:marTop w:val="0"/>
      <w:marBottom w:val="0"/>
      <w:divBdr>
        <w:top w:val="none" w:sz="0" w:space="0" w:color="auto"/>
        <w:left w:val="none" w:sz="0" w:space="0" w:color="auto"/>
        <w:bottom w:val="none" w:sz="0" w:space="0" w:color="auto"/>
        <w:right w:val="none" w:sz="0" w:space="0" w:color="auto"/>
      </w:divBdr>
    </w:div>
    <w:div w:id="560796489">
      <w:bodyDiv w:val="1"/>
      <w:marLeft w:val="0"/>
      <w:marRight w:val="0"/>
      <w:marTop w:val="0"/>
      <w:marBottom w:val="0"/>
      <w:divBdr>
        <w:top w:val="none" w:sz="0" w:space="0" w:color="auto"/>
        <w:left w:val="none" w:sz="0" w:space="0" w:color="auto"/>
        <w:bottom w:val="none" w:sz="0" w:space="0" w:color="auto"/>
        <w:right w:val="none" w:sz="0" w:space="0" w:color="auto"/>
      </w:divBdr>
    </w:div>
    <w:div w:id="560873586">
      <w:bodyDiv w:val="1"/>
      <w:marLeft w:val="0"/>
      <w:marRight w:val="0"/>
      <w:marTop w:val="0"/>
      <w:marBottom w:val="0"/>
      <w:divBdr>
        <w:top w:val="none" w:sz="0" w:space="0" w:color="auto"/>
        <w:left w:val="none" w:sz="0" w:space="0" w:color="auto"/>
        <w:bottom w:val="none" w:sz="0" w:space="0" w:color="auto"/>
        <w:right w:val="none" w:sz="0" w:space="0" w:color="auto"/>
      </w:divBdr>
    </w:div>
    <w:div w:id="561139099">
      <w:bodyDiv w:val="1"/>
      <w:marLeft w:val="0"/>
      <w:marRight w:val="0"/>
      <w:marTop w:val="0"/>
      <w:marBottom w:val="0"/>
      <w:divBdr>
        <w:top w:val="none" w:sz="0" w:space="0" w:color="auto"/>
        <w:left w:val="none" w:sz="0" w:space="0" w:color="auto"/>
        <w:bottom w:val="none" w:sz="0" w:space="0" w:color="auto"/>
        <w:right w:val="none" w:sz="0" w:space="0" w:color="auto"/>
      </w:divBdr>
    </w:div>
    <w:div w:id="561214078">
      <w:bodyDiv w:val="1"/>
      <w:marLeft w:val="0"/>
      <w:marRight w:val="0"/>
      <w:marTop w:val="0"/>
      <w:marBottom w:val="0"/>
      <w:divBdr>
        <w:top w:val="none" w:sz="0" w:space="0" w:color="auto"/>
        <w:left w:val="none" w:sz="0" w:space="0" w:color="auto"/>
        <w:bottom w:val="none" w:sz="0" w:space="0" w:color="auto"/>
        <w:right w:val="none" w:sz="0" w:space="0" w:color="auto"/>
      </w:divBdr>
    </w:div>
    <w:div w:id="561215166">
      <w:bodyDiv w:val="1"/>
      <w:marLeft w:val="0"/>
      <w:marRight w:val="0"/>
      <w:marTop w:val="0"/>
      <w:marBottom w:val="0"/>
      <w:divBdr>
        <w:top w:val="none" w:sz="0" w:space="0" w:color="auto"/>
        <w:left w:val="none" w:sz="0" w:space="0" w:color="auto"/>
        <w:bottom w:val="none" w:sz="0" w:space="0" w:color="auto"/>
        <w:right w:val="none" w:sz="0" w:space="0" w:color="auto"/>
      </w:divBdr>
    </w:div>
    <w:div w:id="561449845">
      <w:bodyDiv w:val="1"/>
      <w:marLeft w:val="0"/>
      <w:marRight w:val="0"/>
      <w:marTop w:val="0"/>
      <w:marBottom w:val="0"/>
      <w:divBdr>
        <w:top w:val="none" w:sz="0" w:space="0" w:color="auto"/>
        <w:left w:val="none" w:sz="0" w:space="0" w:color="auto"/>
        <w:bottom w:val="none" w:sz="0" w:space="0" w:color="auto"/>
        <w:right w:val="none" w:sz="0" w:space="0" w:color="auto"/>
      </w:divBdr>
    </w:div>
    <w:div w:id="561479507">
      <w:bodyDiv w:val="1"/>
      <w:marLeft w:val="0"/>
      <w:marRight w:val="0"/>
      <w:marTop w:val="0"/>
      <w:marBottom w:val="0"/>
      <w:divBdr>
        <w:top w:val="none" w:sz="0" w:space="0" w:color="auto"/>
        <w:left w:val="none" w:sz="0" w:space="0" w:color="auto"/>
        <w:bottom w:val="none" w:sz="0" w:space="0" w:color="auto"/>
        <w:right w:val="none" w:sz="0" w:space="0" w:color="auto"/>
      </w:divBdr>
    </w:div>
    <w:div w:id="561520271">
      <w:bodyDiv w:val="1"/>
      <w:marLeft w:val="0"/>
      <w:marRight w:val="0"/>
      <w:marTop w:val="0"/>
      <w:marBottom w:val="0"/>
      <w:divBdr>
        <w:top w:val="none" w:sz="0" w:space="0" w:color="auto"/>
        <w:left w:val="none" w:sz="0" w:space="0" w:color="auto"/>
        <w:bottom w:val="none" w:sz="0" w:space="0" w:color="auto"/>
        <w:right w:val="none" w:sz="0" w:space="0" w:color="auto"/>
      </w:divBdr>
    </w:div>
    <w:div w:id="561674222">
      <w:bodyDiv w:val="1"/>
      <w:marLeft w:val="0"/>
      <w:marRight w:val="0"/>
      <w:marTop w:val="0"/>
      <w:marBottom w:val="0"/>
      <w:divBdr>
        <w:top w:val="none" w:sz="0" w:space="0" w:color="auto"/>
        <w:left w:val="none" w:sz="0" w:space="0" w:color="auto"/>
        <w:bottom w:val="none" w:sz="0" w:space="0" w:color="auto"/>
        <w:right w:val="none" w:sz="0" w:space="0" w:color="auto"/>
      </w:divBdr>
    </w:div>
    <w:div w:id="561983744">
      <w:bodyDiv w:val="1"/>
      <w:marLeft w:val="0"/>
      <w:marRight w:val="0"/>
      <w:marTop w:val="0"/>
      <w:marBottom w:val="0"/>
      <w:divBdr>
        <w:top w:val="none" w:sz="0" w:space="0" w:color="auto"/>
        <w:left w:val="none" w:sz="0" w:space="0" w:color="auto"/>
        <w:bottom w:val="none" w:sz="0" w:space="0" w:color="auto"/>
        <w:right w:val="none" w:sz="0" w:space="0" w:color="auto"/>
      </w:divBdr>
    </w:div>
    <w:div w:id="561991625">
      <w:bodyDiv w:val="1"/>
      <w:marLeft w:val="0"/>
      <w:marRight w:val="0"/>
      <w:marTop w:val="0"/>
      <w:marBottom w:val="0"/>
      <w:divBdr>
        <w:top w:val="none" w:sz="0" w:space="0" w:color="auto"/>
        <w:left w:val="none" w:sz="0" w:space="0" w:color="auto"/>
        <w:bottom w:val="none" w:sz="0" w:space="0" w:color="auto"/>
        <w:right w:val="none" w:sz="0" w:space="0" w:color="auto"/>
      </w:divBdr>
    </w:div>
    <w:div w:id="562302236">
      <w:bodyDiv w:val="1"/>
      <w:marLeft w:val="0"/>
      <w:marRight w:val="0"/>
      <w:marTop w:val="0"/>
      <w:marBottom w:val="0"/>
      <w:divBdr>
        <w:top w:val="none" w:sz="0" w:space="0" w:color="auto"/>
        <w:left w:val="none" w:sz="0" w:space="0" w:color="auto"/>
        <w:bottom w:val="none" w:sz="0" w:space="0" w:color="auto"/>
        <w:right w:val="none" w:sz="0" w:space="0" w:color="auto"/>
      </w:divBdr>
    </w:div>
    <w:div w:id="562521605">
      <w:bodyDiv w:val="1"/>
      <w:marLeft w:val="0"/>
      <w:marRight w:val="0"/>
      <w:marTop w:val="0"/>
      <w:marBottom w:val="0"/>
      <w:divBdr>
        <w:top w:val="none" w:sz="0" w:space="0" w:color="auto"/>
        <w:left w:val="none" w:sz="0" w:space="0" w:color="auto"/>
        <w:bottom w:val="none" w:sz="0" w:space="0" w:color="auto"/>
        <w:right w:val="none" w:sz="0" w:space="0" w:color="auto"/>
      </w:divBdr>
    </w:div>
    <w:div w:id="562562333">
      <w:bodyDiv w:val="1"/>
      <w:marLeft w:val="0"/>
      <w:marRight w:val="0"/>
      <w:marTop w:val="0"/>
      <w:marBottom w:val="0"/>
      <w:divBdr>
        <w:top w:val="none" w:sz="0" w:space="0" w:color="auto"/>
        <w:left w:val="none" w:sz="0" w:space="0" w:color="auto"/>
        <w:bottom w:val="none" w:sz="0" w:space="0" w:color="auto"/>
        <w:right w:val="none" w:sz="0" w:space="0" w:color="auto"/>
      </w:divBdr>
    </w:div>
    <w:div w:id="562984183">
      <w:bodyDiv w:val="1"/>
      <w:marLeft w:val="0"/>
      <w:marRight w:val="0"/>
      <w:marTop w:val="0"/>
      <w:marBottom w:val="0"/>
      <w:divBdr>
        <w:top w:val="none" w:sz="0" w:space="0" w:color="auto"/>
        <w:left w:val="none" w:sz="0" w:space="0" w:color="auto"/>
        <w:bottom w:val="none" w:sz="0" w:space="0" w:color="auto"/>
        <w:right w:val="none" w:sz="0" w:space="0" w:color="auto"/>
      </w:divBdr>
      <w:divsChild>
        <w:div w:id="72089747">
          <w:marLeft w:val="480"/>
          <w:marRight w:val="0"/>
          <w:marTop w:val="0"/>
          <w:marBottom w:val="0"/>
          <w:divBdr>
            <w:top w:val="none" w:sz="0" w:space="0" w:color="auto"/>
            <w:left w:val="none" w:sz="0" w:space="0" w:color="auto"/>
            <w:bottom w:val="none" w:sz="0" w:space="0" w:color="auto"/>
            <w:right w:val="none" w:sz="0" w:space="0" w:color="auto"/>
          </w:divBdr>
        </w:div>
        <w:div w:id="158735509">
          <w:marLeft w:val="480"/>
          <w:marRight w:val="0"/>
          <w:marTop w:val="0"/>
          <w:marBottom w:val="0"/>
          <w:divBdr>
            <w:top w:val="none" w:sz="0" w:space="0" w:color="auto"/>
            <w:left w:val="none" w:sz="0" w:space="0" w:color="auto"/>
            <w:bottom w:val="none" w:sz="0" w:space="0" w:color="auto"/>
            <w:right w:val="none" w:sz="0" w:space="0" w:color="auto"/>
          </w:divBdr>
        </w:div>
        <w:div w:id="159008490">
          <w:marLeft w:val="480"/>
          <w:marRight w:val="0"/>
          <w:marTop w:val="0"/>
          <w:marBottom w:val="0"/>
          <w:divBdr>
            <w:top w:val="none" w:sz="0" w:space="0" w:color="auto"/>
            <w:left w:val="none" w:sz="0" w:space="0" w:color="auto"/>
            <w:bottom w:val="none" w:sz="0" w:space="0" w:color="auto"/>
            <w:right w:val="none" w:sz="0" w:space="0" w:color="auto"/>
          </w:divBdr>
        </w:div>
        <w:div w:id="178351456">
          <w:marLeft w:val="480"/>
          <w:marRight w:val="0"/>
          <w:marTop w:val="0"/>
          <w:marBottom w:val="0"/>
          <w:divBdr>
            <w:top w:val="none" w:sz="0" w:space="0" w:color="auto"/>
            <w:left w:val="none" w:sz="0" w:space="0" w:color="auto"/>
            <w:bottom w:val="none" w:sz="0" w:space="0" w:color="auto"/>
            <w:right w:val="none" w:sz="0" w:space="0" w:color="auto"/>
          </w:divBdr>
        </w:div>
        <w:div w:id="232471726">
          <w:marLeft w:val="480"/>
          <w:marRight w:val="0"/>
          <w:marTop w:val="0"/>
          <w:marBottom w:val="0"/>
          <w:divBdr>
            <w:top w:val="none" w:sz="0" w:space="0" w:color="auto"/>
            <w:left w:val="none" w:sz="0" w:space="0" w:color="auto"/>
            <w:bottom w:val="none" w:sz="0" w:space="0" w:color="auto"/>
            <w:right w:val="none" w:sz="0" w:space="0" w:color="auto"/>
          </w:divBdr>
        </w:div>
        <w:div w:id="247153090">
          <w:marLeft w:val="480"/>
          <w:marRight w:val="0"/>
          <w:marTop w:val="0"/>
          <w:marBottom w:val="0"/>
          <w:divBdr>
            <w:top w:val="none" w:sz="0" w:space="0" w:color="auto"/>
            <w:left w:val="none" w:sz="0" w:space="0" w:color="auto"/>
            <w:bottom w:val="none" w:sz="0" w:space="0" w:color="auto"/>
            <w:right w:val="none" w:sz="0" w:space="0" w:color="auto"/>
          </w:divBdr>
        </w:div>
        <w:div w:id="258686013">
          <w:marLeft w:val="480"/>
          <w:marRight w:val="0"/>
          <w:marTop w:val="0"/>
          <w:marBottom w:val="0"/>
          <w:divBdr>
            <w:top w:val="none" w:sz="0" w:space="0" w:color="auto"/>
            <w:left w:val="none" w:sz="0" w:space="0" w:color="auto"/>
            <w:bottom w:val="none" w:sz="0" w:space="0" w:color="auto"/>
            <w:right w:val="none" w:sz="0" w:space="0" w:color="auto"/>
          </w:divBdr>
        </w:div>
        <w:div w:id="278537703">
          <w:marLeft w:val="480"/>
          <w:marRight w:val="0"/>
          <w:marTop w:val="0"/>
          <w:marBottom w:val="0"/>
          <w:divBdr>
            <w:top w:val="none" w:sz="0" w:space="0" w:color="auto"/>
            <w:left w:val="none" w:sz="0" w:space="0" w:color="auto"/>
            <w:bottom w:val="none" w:sz="0" w:space="0" w:color="auto"/>
            <w:right w:val="none" w:sz="0" w:space="0" w:color="auto"/>
          </w:divBdr>
        </w:div>
        <w:div w:id="354422624">
          <w:marLeft w:val="480"/>
          <w:marRight w:val="0"/>
          <w:marTop w:val="0"/>
          <w:marBottom w:val="0"/>
          <w:divBdr>
            <w:top w:val="none" w:sz="0" w:space="0" w:color="auto"/>
            <w:left w:val="none" w:sz="0" w:space="0" w:color="auto"/>
            <w:bottom w:val="none" w:sz="0" w:space="0" w:color="auto"/>
            <w:right w:val="none" w:sz="0" w:space="0" w:color="auto"/>
          </w:divBdr>
        </w:div>
        <w:div w:id="365911358">
          <w:marLeft w:val="480"/>
          <w:marRight w:val="0"/>
          <w:marTop w:val="0"/>
          <w:marBottom w:val="0"/>
          <w:divBdr>
            <w:top w:val="none" w:sz="0" w:space="0" w:color="auto"/>
            <w:left w:val="none" w:sz="0" w:space="0" w:color="auto"/>
            <w:bottom w:val="none" w:sz="0" w:space="0" w:color="auto"/>
            <w:right w:val="none" w:sz="0" w:space="0" w:color="auto"/>
          </w:divBdr>
        </w:div>
        <w:div w:id="392391395">
          <w:marLeft w:val="480"/>
          <w:marRight w:val="0"/>
          <w:marTop w:val="0"/>
          <w:marBottom w:val="0"/>
          <w:divBdr>
            <w:top w:val="none" w:sz="0" w:space="0" w:color="auto"/>
            <w:left w:val="none" w:sz="0" w:space="0" w:color="auto"/>
            <w:bottom w:val="none" w:sz="0" w:space="0" w:color="auto"/>
            <w:right w:val="none" w:sz="0" w:space="0" w:color="auto"/>
          </w:divBdr>
        </w:div>
        <w:div w:id="402916341">
          <w:marLeft w:val="480"/>
          <w:marRight w:val="0"/>
          <w:marTop w:val="0"/>
          <w:marBottom w:val="0"/>
          <w:divBdr>
            <w:top w:val="none" w:sz="0" w:space="0" w:color="auto"/>
            <w:left w:val="none" w:sz="0" w:space="0" w:color="auto"/>
            <w:bottom w:val="none" w:sz="0" w:space="0" w:color="auto"/>
            <w:right w:val="none" w:sz="0" w:space="0" w:color="auto"/>
          </w:divBdr>
        </w:div>
        <w:div w:id="437990871">
          <w:marLeft w:val="480"/>
          <w:marRight w:val="0"/>
          <w:marTop w:val="0"/>
          <w:marBottom w:val="0"/>
          <w:divBdr>
            <w:top w:val="none" w:sz="0" w:space="0" w:color="auto"/>
            <w:left w:val="none" w:sz="0" w:space="0" w:color="auto"/>
            <w:bottom w:val="none" w:sz="0" w:space="0" w:color="auto"/>
            <w:right w:val="none" w:sz="0" w:space="0" w:color="auto"/>
          </w:divBdr>
        </w:div>
        <w:div w:id="448163941">
          <w:marLeft w:val="480"/>
          <w:marRight w:val="0"/>
          <w:marTop w:val="0"/>
          <w:marBottom w:val="0"/>
          <w:divBdr>
            <w:top w:val="none" w:sz="0" w:space="0" w:color="auto"/>
            <w:left w:val="none" w:sz="0" w:space="0" w:color="auto"/>
            <w:bottom w:val="none" w:sz="0" w:space="0" w:color="auto"/>
            <w:right w:val="none" w:sz="0" w:space="0" w:color="auto"/>
          </w:divBdr>
        </w:div>
        <w:div w:id="487399765">
          <w:marLeft w:val="480"/>
          <w:marRight w:val="0"/>
          <w:marTop w:val="0"/>
          <w:marBottom w:val="0"/>
          <w:divBdr>
            <w:top w:val="none" w:sz="0" w:space="0" w:color="auto"/>
            <w:left w:val="none" w:sz="0" w:space="0" w:color="auto"/>
            <w:bottom w:val="none" w:sz="0" w:space="0" w:color="auto"/>
            <w:right w:val="none" w:sz="0" w:space="0" w:color="auto"/>
          </w:divBdr>
        </w:div>
        <w:div w:id="543714947">
          <w:marLeft w:val="480"/>
          <w:marRight w:val="0"/>
          <w:marTop w:val="0"/>
          <w:marBottom w:val="0"/>
          <w:divBdr>
            <w:top w:val="none" w:sz="0" w:space="0" w:color="auto"/>
            <w:left w:val="none" w:sz="0" w:space="0" w:color="auto"/>
            <w:bottom w:val="none" w:sz="0" w:space="0" w:color="auto"/>
            <w:right w:val="none" w:sz="0" w:space="0" w:color="auto"/>
          </w:divBdr>
        </w:div>
        <w:div w:id="591741463">
          <w:marLeft w:val="480"/>
          <w:marRight w:val="0"/>
          <w:marTop w:val="0"/>
          <w:marBottom w:val="0"/>
          <w:divBdr>
            <w:top w:val="none" w:sz="0" w:space="0" w:color="auto"/>
            <w:left w:val="none" w:sz="0" w:space="0" w:color="auto"/>
            <w:bottom w:val="none" w:sz="0" w:space="0" w:color="auto"/>
            <w:right w:val="none" w:sz="0" w:space="0" w:color="auto"/>
          </w:divBdr>
        </w:div>
        <w:div w:id="611474627">
          <w:marLeft w:val="480"/>
          <w:marRight w:val="0"/>
          <w:marTop w:val="0"/>
          <w:marBottom w:val="0"/>
          <w:divBdr>
            <w:top w:val="none" w:sz="0" w:space="0" w:color="auto"/>
            <w:left w:val="none" w:sz="0" w:space="0" w:color="auto"/>
            <w:bottom w:val="none" w:sz="0" w:space="0" w:color="auto"/>
            <w:right w:val="none" w:sz="0" w:space="0" w:color="auto"/>
          </w:divBdr>
        </w:div>
        <w:div w:id="629213620">
          <w:marLeft w:val="480"/>
          <w:marRight w:val="0"/>
          <w:marTop w:val="0"/>
          <w:marBottom w:val="0"/>
          <w:divBdr>
            <w:top w:val="none" w:sz="0" w:space="0" w:color="auto"/>
            <w:left w:val="none" w:sz="0" w:space="0" w:color="auto"/>
            <w:bottom w:val="none" w:sz="0" w:space="0" w:color="auto"/>
            <w:right w:val="none" w:sz="0" w:space="0" w:color="auto"/>
          </w:divBdr>
        </w:div>
        <w:div w:id="629215313">
          <w:marLeft w:val="480"/>
          <w:marRight w:val="0"/>
          <w:marTop w:val="0"/>
          <w:marBottom w:val="0"/>
          <w:divBdr>
            <w:top w:val="none" w:sz="0" w:space="0" w:color="auto"/>
            <w:left w:val="none" w:sz="0" w:space="0" w:color="auto"/>
            <w:bottom w:val="none" w:sz="0" w:space="0" w:color="auto"/>
            <w:right w:val="none" w:sz="0" w:space="0" w:color="auto"/>
          </w:divBdr>
        </w:div>
        <w:div w:id="636839015">
          <w:marLeft w:val="480"/>
          <w:marRight w:val="0"/>
          <w:marTop w:val="0"/>
          <w:marBottom w:val="0"/>
          <w:divBdr>
            <w:top w:val="none" w:sz="0" w:space="0" w:color="auto"/>
            <w:left w:val="none" w:sz="0" w:space="0" w:color="auto"/>
            <w:bottom w:val="none" w:sz="0" w:space="0" w:color="auto"/>
            <w:right w:val="none" w:sz="0" w:space="0" w:color="auto"/>
          </w:divBdr>
        </w:div>
        <w:div w:id="665867734">
          <w:marLeft w:val="480"/>
          <w:marRight w:val="0"/>
          <w:marTop w:val="0"/>
          <w:marBottom w:val="0"/>
          <w:divBdr>
            <w:top w:val="none" w:sz="0" w:space="0" w:color="auto"/>
            <w:left w:val="none" w:sz="0" w:space="0" w:color="auto"/>
            <w:bottom w:val="none" w:sz="0" w:space="0" w:color="auto"/>
            <w:right w:val="none" w:sz="0" w:space="0" w:color="auto"/>
          </w:divBdr>
        </w:div>
        <w:div w:id="699476987">
          <w:marLeft w:val="480"/>
          <w:marRight w:val="0"/>
          <w:marTop w:val="0"/>
          <w:marBottom w:val="0"/>
          <w:divBdr>
            <w:top w:val="none" w:sz="0" w:space="0" w:color="auto"/>
            <w:left w:val="none" w:sz="0" w:space="0" w:color="auto"/>
            <w:bottom w:val="none" w:sz="0" w:space="0" w:color="auto"/>
            <w:right w:val="none" w:sz="0" w:space="0" w:color="auto"/>
          </w:divBdr>
        </w:div>
        <w:div w:id="716586168">
          <w:marLeft w:val="480"/>
          <w:marRight w:val="0"/>
          <w:marTop w:val="0"/>
          <w:marBottom w:val="0"/>
          <w:divBdr>
            <w:top w:val="none" w:sz="0" w:space="0" w:color="auto"/>
            <w:left w:val="none" w:sz="0" w:space="0" w:color="auto"/>
            <w:bottom w:val="none" w:sz="0" w:space="0" w:color="auto"/>
            <w:right w:val="none" w:sz="0" w:space="0" w:color="auto"/>
          </w:divBdr>
        </w:div>
        <w:div w:id="736709460">
          <w:marLeft w:val="480"/>
          <w:marRight w:val="0"/>
          <w:marTop w:val="0"/>
          <w:marBottom w:val="0"/>
          <w:divBdr>
            <w:top w:val="none" w:sz="0" w:space="0" w:color="auto"/>
            <w:left w:val="none" w:sz="0" w:space="0" w:color="auto"/>
            <w:bottom w:val="none" w:sz="0" w:space="0" w:color="auto"/>
            <w:right w:val="none" w:sz="0" w:space="0" w:color="auto"/>
          </w:divBdr>
        </w:div>
        <w:div w:id="745031217">
          <w:marLeft w:val="480"/>
          <w:marRight w:val="0"/>
          <w:marTop w:val="0"/>
          <w:marBottom w:val="0"/>
          <w:divBdr>
            <w:top w:val="none" w:sz="0" w:space="0" w:color="auto"/>
            <w:left w:val="none" w:sz="0" w:space="0" w:color="auto"/>
            <w:bottom w:val="none" w:sz="0" w:space="0" w:color="auto"/>
            <w:right w:val="none" w:sz="0" w:space="0" w:color="auto"/>
          </w:divBdr>
        </w:div>
        <w:div w:id="762267912">
          <w:marLeft w:val="480"/>
          <w:marRight w:val="0"/>
          <w:marTop w:val="0"/>
          <w:marBottom w:val="0"/>
          <w:divBdr>
            <w:top w:val="none" w:sz="0" w:space="0" w:color="auto"/>
            <w:left w:val="none" w:sz="0" w:space="0" w:color="auto"/>
            <w:bottom w:val="none" w:sz="0" w:space="0" w:color="auto"/>
            <w:right w:val="none" w:sz="0" w:space="0" w:color="auto"/>
          </w:divBdr>
        </w:div>
        <w:div w:id="780537105">
          <w:marLeft w:val="480"/>
          <w:marRight w:val="0"/>
          <w:marTop w:val="0"/>
          <w:marBottom w:val="0"/>
          <w:divBdr>
            <w:top w:val="none" w:sz="0" w:space="0" w:color="auto"/>
            <w:left w:val="none" w:sz="0" w:space="0" w:color="auto"/>
            <w:bottom w:val="none" w:sz="0" w:space="0" w:color="auto"/>
            <w:right w:val="none" w:sz="0" w:space="0" w:color="auto"/>
          </w:divBdr>
        </w:div>
        <w:div w:id="797528027">
          <w:marLeft w:val="480"/>
          <w:marRight w:val="0"/>
          <w:marTop w:val="0"/>
          <w:marBottom w:val="0"/>
          <w:divBdr>
            <w:top w:val="none" w:sz="0" w:space="0" w:color="auto"/>
            <w:left w:val="none" w:sz="0" w:space="0" w:color="auto"/>
            <w:bottom w:val="none" w:sz="0" w:space="0" w:color="auto"/>
            <w:right w:val="none" w:sz="0" w:space="0" w:color="auto"/>
          </w:divBdr>
        </w:div>
        <w:div w:id="845480793">
          <w:marLeft w:val="480"/>
          <w:marRight w:val="0"/>
          <w:marTop w:val="0"/>
          <w:marBottom w:val="0"/>
          <w:divBdr>
            <w:top w:val="none" w:sz="0" w:space="0" w:color="auto"/>
            <w:left w:val="none" w:sz="0" w:space="0" w:color="auto"/>
            <w:bottom w:val="none" w:sz="0" w:space="0" w:color="auto"/>
            <w:right w:val="none" w:sz="0" w:space="0" w:color="auto"/>
          </w:divBdr>
        </w:div>
        <w:div w:id="879055147">
          <w:marLeft w:val="480"/>
          <w:marRight w:val="0"/>
          <w:marTop w:val="0"/>
          <w:marBottom w:val="0"/>
          <w:divBdr>
            <w:top w:val="none" w:sz="0" w:space="0" w:color="auto"/>
            <w:left w:val="none" w:sz="0" w:space="0" w:color="auto"/>
            <w:bottom w:val="none" w:sz="0" w:space="0" w:color="auto"/>
            <w:right w:val="none" w:sz="0" w:space="0" w:color="auto"/>
          </w:divBdr>
        </w:div>
        <w:div w:id="893544292">
          <w:marLeft w:val="480"/>
          <w:marRight w:val="0"/>
          <w:marTop w:val="0"/>
          <w:marBottom w:val="0"/>
          <w:divBdr>
            <w:top w:val="none" w:sz="0" w:space="0" w:color="auto"/>
            <w:left w:val="none" w:sz="0" w:space="0" w:color="auto"/>
            <w:bottom w:val="none" w:sz="0" w:space="0" w:color="auto"/>
            <w:right w:val="none" w:sz="0" w:space="0" w:color="auto"/>
          </w:divBdr>
        </w:div>
        <w:div w:id="897403426">
          <w:marLeft w:val="480"/>
          <w:marRight w:val="0"/>
          <w:marTop w:val="0"/>
          <w:marBottom w:val="0"/>
          <w:divBdr>
            <w:top w:val="none" w:sz="0" w:space="0" w:color="auto"/>
            <w:left w:val="none" w:sz="0" w:space="0" w:color="auto"/>
            <w:bottom w:val="none" w:sz="0" w:space="0" w:color="auto"/>
            <w:right w:val="none" w:sz="0" w:space="0" w:color="auto"/>
          </w:divBdr>
        </w:div>
        <w:div w:id="920335833">
          <w:marLeft w:val="480"/>
          <w:marRight w:val="0"/>
          <w:marTop w:val="0"/>
          <w:marBottom w:val="0"/>
          <w:divBdr>
            <w:top w:val="none" w:sz="0" w:space="0" w:color="auto"/>
            <w:left w:val="none" w:sz="0" w:space="0" w:color="auto"/>
            <w:bottom w:val="none" w:sz="0" w:space="0" w:color="auto"/>
            <w:right w:val="none" w:sz="0" w:space="0" w:color="auto"/>
          </w:divBdr>
        </w:div>
        <w:div w:id="933703111">
          <w:marLeft w:val="480"/>
          <w:marRight w:val="0"/>
          <w:marTop w:val="0"/>
          <w:marBottom w:val="0"/>
          <w:divBdr>
            <w:top w:val="none" w:sz="0" w:space="0" w:color="auto"/>
            <w:left w:val="none" w:sz="0" w:space="0" w:color="auto"/>
            <w:bottom w:val="none" w:sz="0" w:space="0" w:color="auto"/>
            <w:right w:val="none" w:sz="0" w:space="0" w:color="auto"/>
          </w:divBdr>
        </w:div>
        <w:div w:id="992216021">
          <w:marLeft w:val="480"/>
          <w:marRight w:val="0"/>
          <w:marTop w:val="0"/>
          <w:marBottom w:val="0"/>
          <w:divBdr>
            <w:top w:val="none" w:sz="0" w:space="0" w:color="auto"/>
            <w:left w:val="none" w:sz="0" w:space="0" w:color="auto"/>
            <w:bottom w:val="none" w:sz="0" w:space="0" w:color="auto"/>
            <w:right w:val="none" w:sz="0" w:space="0" w:color="auto"/>
          </w:divBdr>
        </w:div>
        <w:div w:id="993222403">
          <w:marLeft w:val="480"/>
          <w:marRight w:val="0"/>
          <w:marTop w:val="0"/>
          <w:marBottom w:val="0"/>
          <w:divBdr>
            <w:top w:val="none" w:sz="0" w:space="0" w:color="auto"/>
            <w:left w:val="none" w:sz="0" w:space="0" w:color="auto"/>
            <w:bottom w:val="none" w:sz="0" w:space="0" w:color="auto"/>
            <w:right w:val="none" w:sz="0" w:space="0" w:color="auto"/>
          </w:divBdr>
        </w:div>
        <w:div w:id="994455415">
          <w:marLeft w:val="480"/>
          <w:marRight w:val="0"/>
          <w:marTop w:val="0"/>
          <w:marBottom w:val="0"/>
          <w:divBdr>
            <w:top w:val="none" w:sz="0" w:space="0" w:color="auto"/>
            <w:left w:val="none" w:sz="0" w:space="0" w:color="auto"/>
            <w:bottom w:val="none" w:sz="0" w:space="0" w:color="auto"/>
            <w:right w:val="none" w:sz="0" w:space="0" w:color="auto"/>
          </w:divBdr>
        </w:div>
      </w:divsChild>
    </w:div>
    <w:div w:id="563182912">
      <w:bodyDiv w:val="1"/>
      <w:marLeft w:val="0"/>
      <w:marRight w:val="0"/>
      <w:marTop w:val="0"/>
      <w:marBottom w:val="0"/>
      <w:divBdr>
        <w:top w:val="none" w:sz="0" w:space="0" w:color="auto"/>
        <w:left w:val="none" w:sz="0" w:space="0" w:color="auto"/>
        <w:bottom w:val="none" w:sz="0" w:space="0" w:color="auto"/>
        <w:right w:val="none" w:sz="0" w:space="0" w:color="auto"/>
      </w:divBdr>
    </w:div>
    <w:div w:id="563685872">
      <w:bodyDiv w:val="1"/>
      <w:marLeft w:val="0"/>
      <w:marRight w:val="0"/>
      <w:marTop w:val="0"/>
      <w:marBottom w:val="0"/>
      <w:divBdr>
        <w:top w:val="none" w:sz="0" w:space="0" w:color="auto"/>
        <w:left w:val="none" w:sz="0" w:space="0" w:color="auto"/>
        <w:bottom w:val="none" w:sz="0" w:space="0" w:color="auto"/>
        <w:right w:val="none" w:sz="0" w:space="0" w:color="auto"/>
      </w:divBdr>
    </w:div>
    <w:div w:id="563873057">
      <w:bodyDiv w:val="1"/>
      <w:marLeft w:val="0"/>
      <w:marRight w:val="0"/>
      <w:marTop w:val="0"/>
      <w:marBottom w:val="0"/>
      <w:divBdr>
        <w:top w:val="none" w:sz="0" w:space="0" w:color="auto"/>
        <w:left w:val="none" w:sz="0" w:space="0" w:color="auto"/>
        <w:bottom w:val="none" w:sz="0" w:space="0" w:color="auto"/>
        <w:right w:val="none" w:sz="0" w:space="0" w:color="auto"/>
      </w:divBdr>
    </w:div>
    <w:div w:id="564070797">
      <w:bodyDiv w:val="1"/>
      <w:marLeft w:val="0"/>
      <w:marRight w:val="0"/>
      <w:marTop w:val="0"/>
      <w:marBottom w:val="0"/>
      <w:divBdr>
        <w:top w:val="none" w:sz="0" w:space="0" w:color="auto"/>
        <w:left w:val="none" w:sz="0" w:space="0" w:color="auto"/>
        <w:bottom w:val="none" w:sz="0" w:space="0" w:color="auto"/>
        <w:right w:val="none" w:sz="0" w:space="0" w:color="auto"/>
      </w:divBdr>
    </w:div>
    <w:div w:id="564297171">
      <w:bodyDiv w:val="1"/>
      <w:marLeft w:val="0"/>
      <w:marRight w:val="0"/>
      <w:marTop w:val="0"/>
      <w:marBottom w:val="0"/>
      <w:divBdr>
        <w:top w:val="none" w:sz="0" w:space="0" w:color="auto"/>
        <w:left w:val="none" w:sz="0" w:space="0" w:color="auto"/>
        <w:bottom w:val="none" w:sz="0" w:space="0" w:color="auto"/>
        <w:right w:val="none" w:sz="0" w:space="0" w:color="auto"/>
      </w:divBdr>
    </w:div>
    <w:div w:id="564533557">
      <w:bodyDiv w:val="1"/>
      <w:marLeft w:val="0"/>
      <w:marRight w:val="0"/>
      <w:marTop w:val="0"/>
      <w:marBottom w:val="0"/>
      <w:divBdr>
        <w:top w:val="none" w:sz="0" w:space="0" w:color="auto"/>
        <w:left w:val="none" w:sz="0" w:space="0" w:color="auto"/>
        <w:bottom w:val="none" w:sz="0" w:space="0" w:color="auto"/>
        <w:right w:val="none" w:sz="0" w:space="0" w:color="auto"/>
      </w:divBdr>
    </w:div>
    <w:div w:id="564680977">
      <w:bodyDiv w:val="1"/>
      <w:marLeft w:val="0"/>
      <w:marRight w:val="0"/>
      <w:marTop w:val="0"/>
      <w:marBottom w:val="0"/>
      <w:divBdr>
        <w:top w:val="none" w:sz="0" w:space="0" w:color="auto"/>
        <w:left w:val="none" w:sz="0" w:space="0" w:color="auto"/>
        <w:bottom w:val="none" w:sz="0" w:space="0" w:color="auto"/>
        <w:right w:val="none" w:sz="0" w:space="0" w:color="auto"/>
      </w:divBdr>
    </w:div>
    <w:div w:id="565069725">
      <w:bodyDiv w:val="1"/>
      <w:marLeft w:val="0"/>
      <w:marRight w:val="0"/>
      <w:marTop w:val="0"/>
      <w:marBottom w:val="0"/>
      <w:divBdr>
        <w:top w:val="none" w:sz="0" w:space="0" w:color="auto"/>
        <w:left w:val="none" w:sz="0" w:space="0" w:color="auto"/>
        <w:bottom w:val="none" w:sz="0" w:space="0" w:color="auto"/>
        <w:right w:val="none" w:sz="0" w:space="0" w:color="auto"/>
      </w:divBdr>
    </w:div>
    <w:div w:id="565071261">
      <w:bodyDiv w:val="1"/>
      <w:marLeft w:val="0"/>
      <w:marRight w:val="0"/>
      <w:marTop w:val="0"/>
      <w:marBottom w:val="0"/>
      <w:divBdr>
        <w:top w:val="none" w:sz="0" w:space="0" w:color="auto"/>
        <w:left w:val="none" w:sz="0" w:space="0" w:color="auto"/>
        <w:bottom w:val="none" w:sz="0" w:space="0" w:color="auto"/>
        <w:right w:val="none" w:sz="0" w:space="0" w:color="auto"/>
      </w:divBdr>
    </w:div>
    <w:div w:id="565142050">
      <w:bodyDiv w:val="1"/>
      <w:marLeft w:val="0"/>
      <w:marRight w:val="0"/>
      <w:marTop w:val="0"/>
      <w:marBottom w:val="0"/>
      <w:divBdr>
        <w:top w:val="none" w:sz="0" w:space="0" w:color="auto"/>
        <w:left w:val="none" w:sz="0" w:space="0" w:color="auto"/>
        <w:bottom w:val="none" w:sz="0" w:space="0" w:color="auto"/>
        <w:right w:val="none" w:sz="0" w:space="0" w:color="auto"/>
      </w:divBdr>
    </w:div>
    <w:div w:id="565148645">
      <w:bodyDiv w:val="1"/>
      <w:marLeft w:val="0"/>
      <w:marRight w:val="0"/>
      <w:marTop w:val="0"/>
      <w:marBottom w:val="0"/>
      <w:divBdr>
        <w:top w:val="none" w:sz="0" w:space="0" w:color="auto"/>
        <w:left w:val="none" w:sz="0" w:space="0" w:color="auto"/>
        <w:bottom w:val="none" w:sz="0" w:space="0" w:color="auto"/>
        <w:right w:val="none" w:sz="0" w:space="0" w:color="auto"/>
      </w:divBdr>
    </w:div>
    <w:div w:id="565455640">
      <w:bodyDiv w:val="1"/>
      <w:marLeft w:val="0"/>
      <w:marRight w:val="0"/>
      <w:marTop w:val="0"/>
      <w:marBottom w:val="0"/>
      <w:divBdr>
        <w:top w:val="none" w:sz="0" w:space="0" w:color="auto"/>
        <w:left w:val="none" w:sz="0" w:space="0" w:color="auto"/>
        <w:bottom w:val="none" w:sz="0" w:space="0" w:color="auto"/>
        <w:right w:val="none" w:sz="0" w:space="0" w:color="auto"/>
      </w:divBdr>
    </w:div>
    <w:div w:id="566304501">
      <w:bodyDiv w:val="1"/>
      <w:marLeft w:val="0"/>
      <w:marRight w:val="0"/>
      <w:marTop w:val="0"/>
      <w:marBottom w:val="0"/>
      <w:divBdr>
        <w:top w:val="none" w:sz="0" w:space="0" w:color="auto"/>
        <w:left w:val="none" w:sz="0" w:space="0" w:color="auto"/>
        <w:bottom w:val="none" w:sz="0" w:space="0" w:color="auto"/>
        <w:right w:val="none" w:sz="0" w:space="0" w:color="auto"/>
      </w:divBdr>
    </w:div>
    <w:div w:id="566496208">
      <w:bodyDiv w:val="1"/>
      <w:marLeft w:val="0"/>
      <w:marRight w:val="0"/>
      <w:marTop w:val="0"/>
      <w:marBottom w:val="0"/>
      <w:divBdr>
        <w:top w:val="none" w:sz="0" w:space="0" w:color="auto"/>
        <w:left w:val="none" w:sz="0" w:space="0" w:color="auto"/>
        <w:bottom w:val="none" w:sz="0" w:space="0" w:color="auto"/>
        <w:right w:val="none" w:sz="0" w:space="0" w:color="auto"/>
      </w:divBdr>
    </w:div>
    <w:div w:id="566572438">
      <w:bodyDiv w:val="1"/>
      <w:marLeft w:val="0"/>
      <w:marRight w:val="0"/>
      <w:marTop w:val="0"/>
      <w:marBottom w:val="0"/>
      <w:divBdr>
        <w:top w:val="none" w:sz="0" w:space="0" w:color="auto"/>
        <w:left w:val="none" w:sz="0" w:space="0" w:color="auto"/>
        <w:bottom w:val="none" w:sz="0" w:space="0" w:color="auto"/>
        <w:right w:val="none" w:sz="0" w:space="0" w:color="auto"/>
      </w:divBdr>
    </w:div>
    <w:div w:id="567150509">
      <w:bodyDiv w:val="1"/>
      <w:marLeft w:val="0"/>
      <w:marRight w:val="0"/>
      <w:marTop w:val="0"/>
      <w:marBottom w:val="0"/>
      <w:divBdr>
        <w:top w:val="none" w:sz="0" w:space="0" w:color="auto"/>
        <w:left w:val="none" w:sz="0" w:space="0" w:color="auto"/>
        <w:bottom w:val="none" w:sz="0" w:space="0" w:color="auto"/>
        <w:right w:val="none" w:sz="0" w:space="0" w:color="auto"/>
      </w:divBdr>
    </w:div>
    <w:div w:id="567225923">
      <w:bodyDiv w:val="1"/>
      <w:marLeft w:val="0"/>
      <w:marRight w:val="0"/>
      <w:marTop w:val="0"/>
      <w:marBottom w:val="0"/>
      <w:divBdr>
        <w:top w:val="none" w:sz="0" w:space="0" w:color="auto"/>
        <w:left w:val="none" w:sz="0" w:space="0" w:color="auto"/>
        <w:bottom w:val="none" w:sz="0" w:space="0" w:color="auto"/>
        <w:right w:val="none" w:sz="0" w:space="0" w:color="auto"/>
      </w:divBdr>
    </w:div>
    <w:div w:id="567232124">
      <w:bodyDiv w:val="1"/>
      <w:marLeft w:val="0"/>
      <w:marRight w:val="0"/>
      <w:marTop w:val="0"/>
      <w:marBottom w:val="0"/>
      <w:divBdr>
        <w:top w:val="none" w:sz="0" w:space="0" w:color="auto"/>
        <w:left w:val="none" w:sz="0" w:space="0" w:color="auto"/>
        <w:bottom w:val="none" w:sz="0" w:space="0" w:color="auto"/>
        <w:right w:val="none" w:sz="0" w:space="0" w:color="auto"/>
      </w:divBdr>
      <w:divsChild>
        <w:div w:id="81417952">
          <w:marLeft w:val="480"/>
          <w:marRight w:val="0"/>
          <w:marTop w:val="0"/>
          <w:marBottom w:val="0"/>
          <w:divBdr>
            <w:top w:val="none" w:sz="0" w:space="0" w:color="auto"/>
            <w:left w:val="none" w:sz="0" w:space="0" w:color="auto"/>
            <w:bottom w:val="none" w:sz="0" w:space="0" w:color="auto"/>
            <w:right w:val="none" w:sz="0" w:space="0" w:color="auto"/>
          </w:divBdr>
        </w:div>
        <w:div w:id="100150443">
          <w:marLeft w:val="480"/>
          <w:marRight w:val="0"/>
          <w:marTop w:val="0"/>
          <w:marBottom w:val="0"/>
          <w:divBdr>
            <w:top w:val="none" w:sz="0" w:space="0" w:color="auto"/>
            <w:left w:val="none" w:sz="0" w:space="0" w:color="auto"/>
            <w:bottom w:val="none" w:sz="0" w:space="0" w:color="auto"/>
            <w:right w:val="none" w:sz="0" w:space="0" w:color="auto"/>
          </w:divBdr>
        </w:div>
        <w:div w:id="105469898">
          <w:marLeft w:val="480"/>
          <w:marRight w:val="0"/>
          <w:marTop w:val="0"/>
          <w:marBottom w:val="0"/>
          <w:divBdr>
            <w:top w:val="none" w:sz="0" w:space="0" w:color="auto"/>
            <w:left w:val="none" w:sz="0" w:space="0" w:color="auto"/>
            <w:bottom w:val="none" w:sz="0" w:space="0" w:color="auto"/>
            <w:right w:val="none" w:sz="0" w:space="0" w:color="auto"/>
          </w:divBdr>
        </w:div>
        <w:div w:id="112554479">
          <w:marLeft w:val="480"/>
          <w:marRight w:val="0"/>
          <w:marTop w:val="0"/>
          <w:marBottom w:val="0"/>
          <w:divBdr>
            <w:top w:val="none" w:sz="0" w:space="0" w:color="auto"/>
            <w:left w:val="none" w:sz="0" w:space="0" w:color="auto"/>
            <w:bottom w:val="none" w:sz="0" w:space="0" w:color="auto"/>
            <w:right w:val="none" w:sz="0" w:space="0" w:color="auto"/>
          </w:divBdr>
        </w:div>
        <w:div w:id="165875024">
          <w:marLeft w:val="480"/>
          <w:marRight w:val="0"/>
          <w:marTop w:val="0"/>
          <w:marBottom w:val="0"/>
          <w:divBdr>
            <w:top w:val="none" w:sz="0" w:space="0" w:color="auto"/>
            <w:left w:val="none" w:sz="0" w:space="0" w:color="auto"/>
            <w:bottom w:val="none" w:sz="0" w:space="0" w:color="auto"/>
            <w:right w:val="none" w:sz="0" w:space="0" w:color="auto"/>
          </w:divBdr>
        </w:div>
        <w:div w:id="191959712">
          <w:marLeft w:val="480"/>
          <w:marRight w:val="0"/>
          <w:marTop w:val="0"/>
          <w:marBottom w:val="0"/>
          <w:divBdr>
            <w:top w:val="none" w:sz="0" w:space="0" w:color="auto"/>
            <w:left w:val="none" w:sz="0" w:space="0" w:color="auto"/>
            <w:bottom w:val="none" w:sz="0" w:space="0" w:color="auto"/>
            <w:right w:val="none" w:sz="0" w:space="0" w:color="auto"/>
          </w:divBdr>
        </w:div>
        <w:div w:id="199319058">
          <w:marLeft w:val="480"/>
          <w:marRight w:val="0"/>
          <w:marTop w:val="0"/>
          <w:marBottom w:val="0"/>
          <w:divBdr>
            <w:top w:val="none" w:sz="0" w:space="0" w:color="auto"/>
            <w:left w:val="none" w:sz="0" w:space="0" w:color="auto"/>
            <w:bottom w:val="none" w:sz="0" w:space="0" w:color="auto"/>
            <w:right w:val="none" w:sz="0" w:space="0" w:color="auto"/>
          </w:divBdr>
        </w:div>
        <w:div w:id="207181165">
          <w:marLeft w:val="480"/>
          <w:marRight w:val="0"/>
          <w:marTop w:val="0"/>
          <w:marBottom w:val="0"/>
          <w:divBdr>
            <w:top w:val="none" w:sz="0" w:space="0" w:color="auto"/>
            <w:left w:val="none" w:sz="0" w:space="0" w:color="auto"/>
            <w:bottom w:val="none" w:sz="0" w:space="0" w:color="auto"/>
            <w:right w:val="none" w:sz="0" w:space="0" w:color="auto"/>
          </w:divBdr>
        </w:div>
        <w:div w:id="228421643">
          <w:marLeft w:val="480"/>
          <w:marRight w:val="0"/>
          <w:marTop w:val="0"/>
          <w:marBottom w:val="0"/>
          <w:divBdr>
            <w:top w:val="none" w:sz="0" w:space="0" w:color="auto"/>
            <w:left w:val="none" w:sz="0" w:space="0" w:color="auto"/>
            <w:bottom w:val="none" w:sz="0" w:space="0" w:color="auto"/>
            <w:right w:val="none" w:sz="0" w:space="0" w:color="auto"/>
          </w:divBdr>
        </w:div>
        <w:div w:id="248514099">
          <w:marLeft w:val="480"/>
          <w:marRight w:val="0"/>
          <w:marTop w:val="0"/>
          <w:marBottom w:val="0"/>
          <w:divBdr>
            <w:top w:val="none" w:sz="0" w:space="0" w:color="auto"/>
            <w:left w:val="none" w:sz="0" w:space="0" w:color="auto"/>
            <w:bottom w:val="none" w:sz="0" w:space="0" w:color="auto"/>
            <w:right w:val="none" w:sz="0" w:space="0" w:color="auto"/>
          </w:divBdr>
        </w:div>
        <w:div w:id="258684132">
          <w:marLeft w:val="480"/>
          <w:marRight w:val="0"/>
          <w:marTop w:val="0"/>
          <w:marBottom w:val="0"/>
          <w:divBdr>
            <w:top w:val="none" w:sz="0" w:space="0" w:color="auto"/>
            <w:left w:val="none" w:sz="0" w:space="0" w:color="auto"/>
            <w:bottom w:val="none" w:sz="0" w:space="0" w:color="auto"/>
            <w:right w:val="none" w:sz="0" w:space="0" w:color="auto"/>
          </w:divBdr>
        </w:div>
        <w:div w:id="271523164">
          <w:marLeft w:val="480"/>
          <w:marRight w:val="0"/>
          <w:marTop w:val="0"/>
          <w:marBottom w:val="0"/>
          <w:divBdr>
            <w:top w:val="none" w:sz="0" w:space="0" w:color="auto"/>
            <w:left w:val="none" w:sz="0" w:space="0" w:color="auto"/>
            <w:bottom w:val="none" w:sz="0" w:space="0" w:color="auto"/>
            <w:right w:val="none" w:sz="0" w:space="0" w:color="auto"/>
          </w:divBdr>
        </w:div>
        <w:div w:id="359207146">
          <w:marLeft w:val="480"/>
          <w:marRight w:val="0"/>
          <w:marTop w:val="0"/>
          <w:marBottom w:val="0"/>
          <w:divBdr>
            <w:top w:val="none" w:sz="0" w:space="0" w:color="auto"/>
            <w:left w:val="none" w:sz="0" w:space="0" w:color="auto"/>
            <w:bottom w:val="none" w:sz="0" w:space="0" w:color="auto"/>
            <w:right w:val="none" w:sz="0" w:space="0" w:color="auto"/>
          </w:divBdr>
        </w:div>
        <w:div w:id="365761266">
          <w:marLeft w:val="480"/>
          <w:marRight w:val="0"/>
          <w:marTop w:val="0"/>
          <w:marBottom w:val="0"/>
          <w:divBdr>
            <w:top w:val="none" w:sz="0" w:space="0" w:color="auto"/>
            <w:left w:val="none" w:sz="0" w:space="0" w:color="auto"/>
            <w:bottom w:val="none" w:sz="0" w:space="0" w:color="auto"/>
            <w:right w:val="none" w:sz="0" w:space="0" w:color="auto"/>
          </w:divBdr>
        </w:div>
        <w:div w:id="407191692">
          <w:marLeft w:val="480"/>
          <w:marRight w:val="0"/>
          <w:marTop w:val="0"/>
          <w:marBottom w:val="0"/>
          <w:divBdr>
            <w:top w:val="none" w:sz="0" w:space="0" w:color="auto"/>
            <w:left w:val="none" w:sz="0" w:space="0" w:color="auto"/>
            <w:bottom w:val="none" w:sz="0" w:space="0" w:color="auto"/>
            <w:right w:val="none" w:sz="0" w:space="0" w:color="auto"/>
          </w:divBdr>
        </w:div>
        <w:div w:id="432436116">
          <w:marLeft w:val="480"/>
          <w:marRight w:val="0"/>
          <w:marTop w:val="0"/>
          <w:marBottom w:val="0"/>
          <w:divBdr>
            <w:top w:val="none" w:sz="0" w:space="0" w:color="auto"/>
            <w:left w:val="none" w:sz="0" w:space="0" w:color="auto"/>
            <w:bottom w:val="none" w:sz="0" w:space="0" w:color="auto"/>
            <w:right w:val="none" w:sz="0" w:space="0" w:color="auto"/>
          </w:divBdr>
        </w:div>
        <w:div w:id="444546964">
          <w:marLeft w:val="480"/>
          <w:marRight w:val="0"/>
          <w:marTop w:val="0"/>
          <w:marBottom w:val="0"/>
          <w:divBdr>
            <w:top w:val="none" w:sz="0" w:space="0" w:color="auto"/>
            <w:left w:val="none" w:sz="0" w:space="0" w:color="auto"/>
            <w:bottom w:val="none" w:sz="0" w:space="0" w:color="auto"/>
            <w:right w:val="none" w:sz="0" w:space="0" w:color="auto"/>
          </w:divBdr>
        </w:div>
        <w:div w:id="477308193">
          <w:marLeft w:val="480"/>
          <w:marRight w:val="0"/>
          <w:marTop w:val="0"/>
          <w:marBottom w:val="0"/>
          <w:divBdr>
            <w:top w:val="none" w:sz="0" w:space="0" w:color="auto"/>
            <w:left w:val="none" w:sz="0" w:space="0" w:color="auto"/>
            <w:bottom w:val="none" w:sz="0" w:space="0" w:color="auto"/>
            <w:right w:val="none" w:sz="0" w:space="0" w:color="auto"/>
          </w:divBdr>
        </w:div>
        <w:div w:id="511527942">
          <w:marLeft w:val="480"/>
          <w:marRight w:val="0"/>
          <w:marTop w:val="0"/>
          <w:marBottom w:val="0"/>
          <w:divBdr>
            <w:top w:val="none" w:sz="0" w:space="0" w:color="auto"/>
            <w:left w:val="none" w:sz="0" w:space="0" w:color="auto"/>
            <w:bottom w:val="none" w:sz="0" w:space="0" w:color="auto"/>
            <w:right w:val="none" w:sz="0" w:space="0" w:color="auto"/>
          </w:divBdr>
        </w:div>
        <w:div w:id="543835040">
          <w:marLeft w:val="480"/>
          <w:marRight w:val="0"/>
          <w:marTop w:val="0"/>
          <w:marBottom w:val="0"/>
          <w:divBdr>
            <w:top w:val="none" w:sz="0" w:space="0" w:color="auto"/>
            <w:left w:val="none" w:sz="0" w:space="0" w:color="auto"/>
            <w:bottom w:val="none" w:sz="0" w:space="0" w:color="auto"/>
            <w:right w:val="none" w:sz="0" w:space="0" w:color="auto"/>
          </w:divBdr>
        </w:div>
        <w:div w:id="588394837">
          <w:marLeft w:val="480"/>
          <w:marRight w:val="0"/>
          <w:marTop w:val="0"/>
          <w:marBottom w:val="0"/>
          <w:divBdr>
            <w:top w:val="none" w:sz="0" w:space="0" w:color="auto"/>
            <w:left w:val="none" w:sz="0" w:space="0" w:color="auto"/>
            <w:bottom w:val="none" w:sz="0" w:space="0" w:color="auto"/>
            <w:right w:val="none" w:sz="0" w:space="0" w:color="auto"/>
          </w:divBdr>
        </w:div>
        <w:div w:id="623118859">
          <w:marLeft w:val="480"/>
          <w:marRight w:val="0"/>
          <w:marTop w:val="0"/>
          <w:marBottom w:val="0"/>
          <w:divBdr>
            <w:top w:val="none" w:sz="0" w:space="0" w:color="auto"/>
            <w:left w:val="none" w:sz="0" w:space="0" w:color="auto"/>
            <w:bottom w:val="none" w:sz="0" w:space="0" w:color="auto"/>
            <w:right w:val="none" w:sz="0" w:space="0" w:color="auto"/>
          </w:divBdr>
        </w:div>
        <w:div w:id="632366145">
          <w:marLeft w:val="480"/>
          <w:marRight w:val="0"/>
          <w:marTop w:val="0"/>
          <w:marBottom w:val="0"/>
          <w:divBdr>
            <w:top w:val="none" w:sz="0" w:space="0" w:color="auto"/>
            <w:left w:val="none" w:sz="0" w:space="0" w:color="auto"/>
            <w:bottom w:val="none" w:sz="0" w:space="0" w:color="auto"/>
            <w:right w:val="none" w:sz="0" w:space="0" w:color="auto"/>
          </w:divBdr>
        </w:div>
        <w:div w:id="649212578">
          <w:marLeft w:val="480"/>
          <w:marRight w:val="0"/>
          <w:marTop w:val="0"/>
          <w:marBottom w:val="0"/>
          <w:divBdr>
            <w:top w:val="none" w:sz="0" w:space="0" w:color="auto"/>
            <w:left w:val="none" w:sz="0" w:space="0" w:color="auto"/>
            <w:bottom w:val="none" w:sz="0" w:space="0" w:color="auto"/>
            <w:right w:val="none" w:sz="0" w:space="0" w:color="auto"/>
          </w:divBdr>
        </w:div>
        <w:div w:id="699822592">
          <w:marLeft w:val="480"/>
          <w:marRight w:val="0"/>
          <w:marTop w:val="0"/>
          <w:marBottom w:val="0"/>
          <w:divBdr>
            <w:top w:val="none" w:sz="0" w:space="0" w:color="auto"/>
            <w:left w:val="none" w:sz="0" w:space="0" w:color="auto"/>
            <w:bottom w:val="none" w:sz="0" w:space="0" w:color="auto"/>
            <w:right w:val="none" w:sz="0" w:space="0" w:color="auto"/>
          </w:divBdr>
        </w:div>
        <w:div w:id="733359929">
          <w:marLeft w:val="480"/>
          <w:marRight w:val="0"/>
          <w:marTop w:val="0"/>
          <w:marBottom w:val="0"/>
          <w:divBdr>
            <w:top w:val="none" w:sz="0" w:space="0" w:color="auto"/>
            <w:left w:val="none" w:sz="0" w:space="0" w:color="auto"/>
            <w:bottom w:val="none" w:sz="0" w:space="0" w:color="auto"/>
            <w:right w:val="none" w:sz="0" w:space="0" w:color="auto"/>
          </w:divBdr>
        </w:div>
        <w:div w:id="782958789">
          <w:marLeft w:val="480"/>
          <w:marRight w:val="0"/>
          <w:marTop w:val="0"/>
          <w:marBottom w:val="0"/>
          <w:divBdr>
            <w:top w:val="none" w:sz="0" w:space="0" w:color="auto"/>
            <w:left w:val="none" w:sz="0" w:space="0" w:color="auto"/>
            <w:bottom w:val="none" w:sz="0" w:space="0" w:color="auto"/>
            <w:right w:val="none" w:sz="0" w:space="0" w:color="auto"/>
          </w:divBdr>
        </w:div>
        <w:div w:id="802625147">
          <w:marLeft w:val="480"/>
          <w:marRight w:val="0"/>
          <w:marTop w:val="0"/>
          <w:marBottom w:val="0"/>
          <w:divBdr>
            <w:top w:val="none" w:sz="0" w:space="0" w:color="auto"/>
            <w:left w:val="none" w:sz="0" w:space="0" w:color="auto"/>
            <w:bottom w:val="none" w:sz="0" w:space="0" w:color="auto"/>
            <w:right w:val="none" w:sz="0" w:space="0" w:color="auto"/>
          </w:divBdr>
        </w:div>
        <w:div w:id="845435336">
          <w:marLeft w:val="480"/>
          <w:marRight w:val="0"/>
          <w:marTop w:val="0"/>
          <w:marBottom w:val="0"/>
          <w:divBdr>
            <w:top w:val="none" w:sz="0" w:space="0" w:color="auto"/>
            <w:left w:val="none" w:sz="0" w:space="0" w:color="auto"/>
            <w:bottom w:val="none" w:sz="0" w:space="0" w:color="auto"/>
            <w:right w:val="none" w:sz="0" w:space="0" w:color="auto"/>
          </w:divBdr>
        </w:div>
        <w:div w:id="861549512">
          <w:marLeft w:val="480"/>
          <w:marRight w:val="0"/>
          <w:marTop w:val="0"/>
          <w:marBottom w:val="0"/>
          <w:divBdr>
            <w:top w:val="none" w:sz="0" w:space="0" w:color="auto"/>
            <w:left w:val="none" w:sz="0" w:space="0" w:color="auto"/>
            <w:bottom w:val="none" w:sz="0" w:space="0" w:color="auto"/>
            <w:right w:val="none" w:sz="0" w:space="0" w:color="auto"/>
          </w:divBdr>
        </w:div>
        <w:div w:id="885216157">
          <w:marLeft w:val="480"/>
          <w:marRight w:val="0"/>
          <w:marTop w:val="0"/>
          <w:marBottom w:val="0"/>
          <w:divBdr>
            <w:top w:val="none" w:sz="0" w:space="0" w:color="auto"/>
            <w:left w:val="none" w:sz="0" w:space="0" w:color="auto"/>
            <w:bottom w:val="none" w:sz="0" w:space="0" w:color="auto"/>
            <w:right w:val="none" w:sz="0" w:space="0" w:color="auto"/>
          </w:divBdr>
        </w:div>
        <w:div w:id="936248739">
          <w:marLeft w:val="480"/>
          <w:marRight w:val="0"/>
          <w:marTop w:val="0"/>
          <w:marBottom w:val="0"/>
          <w:divBdr>
            <w:top w:val="none" w:sz="0" w:space="0" w:color="auto"/>
            <w:left w:val="none" w:sz="0" w:space="0" w:color="auto"/>
            <w:bottom w:val="none" w:sz="0" w:space="0" w:color="auto"/>
            <w:right w:val="none" w:sz="0" w:space="0" w:color="auto"/>
          </w:divBdr>
        </w:div>
        <w:div w:id="1011028976">
          <w:marLeft w:val="480"/>
          <w:marRight w:val="0"/>
          <w:marTop w:val="0"/>
          <w:marBottom w:val="0"/>
          <w:divBdr>
            <w:top w:val="none" w:sz="0" w:space="0" w:color="auto"/>
            <w:left w:val="none" w:sz="0" w:space="0" w:color="auto"/>
            <w:bottom w:val="none" w:sz="0" w:space="0" w:color="auto"/>
            <w:right w:val="none" w:sz="0" w:space="0" w:color="auto"/>
          </w:divBdr>
        </w:div>
        <w:div w:id="1018316643">
          <w:marLeft w:val="480"/>
          <w:marRight w:val="0"/>
          <w:marTop w:val="0"/>
          <w:marBottom w:val="0"/>
          <w:divBdr>
            <w:top w:val="none" w:sz="0" w:space="0" w:color="auto"/>
            <w:left w:val="none" w:sz="0" w:space="0" w:color="auto"/>
            <w:bottom w:val="none" w:sz="0" w:space="0" w:color="auto"/>
            <w:right w:val="none" w:sz="0" w:space="0" w:color="auto"/>
          </w:divBdr>
        </w:div>
      </w:divsChild>
    </w:div>
    <w:div w:id="567351869">
      <w:bodyDiv w:val="1"/>
      <w:marLeft w:val="0"/>
      <w:marRight w:val="0"/>
      <w:marTop w:val="0"/>
      <w:marBottom w:val="0"/>
      <w:divBdr>
        <w:top w:val="none" w:sz="0" w:space="0" w:color="auto"/>
        <w:left w:val="none" w:sz="0" w:space="0" w:color="auto"/>
        <w:bottom w:val="none" w:sz="0" w:space="0" w:color="auto"/>
        <w:right w:val="none" w:sz="0" w:space="0" w:color="auto"/>
      </w:divBdr>
    </w:div>
    <w:div w:id="567541821">
      <w:bodyDiv w:val="1"/>
      <w:marLeft w:val="0"/>
      <w:marRight w:val="0"/>
      <w:marTop w:val="0"/>
      <w:marBottom w:val="0"/>
      <w:divBdr>
        <w:top w:val="none" w:sz="0" w:space="0" w:color="auto"/>
        <w:left w:val="none" w:sz="0" w:space="0" w:color="auto"/>
        <w:bottom w:val="none" w:sz="0" w:space="0" w:color="auto"/>
        <w:right w:val="none" w:sz="0" w:space="0" w:color="auto"/>
      </w:divBdr>
    </w:div>
    <w:div w:id="567542202">
      <w:bodyDiv w:val="1"/>
      <w:marLeft w:val="0"/>
      <w:marRight w:val="0"/>
      <w:marTop w:val="0"/>
      <w:marBottom w:val="0"/>
      <w:divBdr>
        <w:top w:val="none" w:sz="0" w:space="0" w:color="auto"/>
        <w:left w:val="none" w:sz="0" w:space="0" w:color="auto"/>
        <w:bottom w:val="none" w:sz="0" w:space="0" w:color="auto"/>
        <w:right w:val="none" w:sz="0" w:space="0" w:color="auto"/>
      </w:divBdr>
      <w:divsChild>
        <w:div w:id="29965318">
          <w:marLeft w:val="480"/>
          <w:marRight w:val="0"/>
          <w:marTop w:val="0"/>
          <w:marBottom w:val="0"/>
          <w:divBdr>
            <w:top w:val="none" w:sz="0" w:space="0" w:color="auto"/>
            <w:left w:val="none" w:sz="0" w:space="0" w:color="auto"/>
            <w:bottom w:val="none" w:sz="0" w:space="0" w:color="auto"/>
            <w:right w:val="none" w:sz="0" w:space="0" w:color="auto"/>
          </w:divBdr>
        </w:div>
        <w:div w:id="50347256">
          <w:marLeft w:val="480"/>
          <w:marRight w:val="0"/>
          <w:marTop w:val="0"/>
          <w:marBottom w:val="0"/>
          <w:divBdr>
            <w:top w:val="none" w:sz="0" w:space="0" w:color="auto"/>
            <w:left w:val="none" w:sz="0" w:space="0" w:color="auto"/>
            <w:bottom w:val="none" w:sz="0" w:space="0" w:color="auto"/>
            <w:right w:val="none" w:sz="0" w:space="0" w:color="auto"/>
          </w:divBdr>
        </w:div>
        <w:div w:id="167721422">
          <w:marLeft w:val="480"/>
          <w:marRight w:val="0"/>
          <w:marTop w:val="0"/>
          <w:marBottom w:val="0"/>
          <w:divBdr>
            <w:top w:val="none" w:sz="0" w:space="0" w:color="auto"/>
            <w:left w:val="none" w:sz="0" w:space="0" w:color="auto"/>
            <w:bottom w:val="none" w:sz="0" w:space="0" w:color="auto"/>
            <w:right w:val="none" w:sz="0" w:space="0" w:color="auto"/>
          </w:divBdr>
        </w:div>
        <w:div w:id="173688596">
          <w:marLeft w:val="480"/>
          <w:marRight w:val="0"/>
          <w:marTop w:val="0"/>
          <w:marBottom w:val="0"/>
          <w:divBdr>
            <w:top w:val="none" w:sz="0" w:space="0" w:color="auto"/>
            <w:left w:val="none" w:sz="0" w:space="0" w:color="auto"/>
            <w:bottom w:val="none" w:sz="0" w:space="0" w:color="auto"/>
            <w:right w:val="none" w:sz="0" w:space="0" w:color="auto"/>
          </w:divBdr>
        </w:div>
        <w:div w:id="189337749">
          <w:marLeft w:val="480"/>
          <w:marRight w:val="0"/>
          <w:marTop w:val="0"/>
          <w:marBottom w:val="0"/>
          <w:divBdr>
            <w:top w:val="none" w:sz="0" w:space="0" w:color="auto"/>
            <w:left w:val="none" w:sz="0" w:space="0" w:color="auto"/>
            <w:bottom w:val="none" w:sz="0" w:space="0" w:color="auto"/>
            <w:right w:val="none" w:sz="0" w:space="0" w:color="auto"/>
          </w:divBdr>
        </w:div>
        <w:div w:id="197745780">
          <w:marLeft w:val="480"/>
          <w:marRight w:val="0"/>
          <w:marTop w:val="0"/>
          <w:marBottom w:val="0"/>
          <w:divBdr>
            <w:top w:val="none" w:sz="0" w:space="0" w:color="auto"/>
            <w:left w:val="none" w:sz="0" w:space="0" w:color="auto"/>
            <w:bottom w:val="none" w:sz="0" w:space="0" w:color="auto"/>
            <w:right w:val="none" w:sz="0" w:space="0" w:color="auto"/>
          </w:divBdr>
        </w:div>
        <w:div w:id="228612951">
          <w:marLeft w:val="480"/>
          <w:marRight w:val="0"/>
          <w:marTop w:val="0"/>
          <w:marBottom w:val="0"/>
          <w:divBdr>
            <w:top w:val="none" w:sz="0" w:space="0" w:color="auto"/>
            <w:left w:val="none" w:sz="0" w:space="0" w:color="auto"/>
            <w:bottom w:val="none" w:sz="0" w:space="0" w:color="auto"/>
            <w:right w:val="none" w:sz="0" w:space="0" w:color="auto"/>
          </w:divBdr>
        </w:div>
        <w:div w:id="248924639">
          <w:marLeft w:val="480"/>
          <w:marRight w:val="0"/>
          <w:marTop w:val="0"/>
          <w:marBottom w:val="0"/>
          <w:divBdr>
            <w:top w:val="none" w:sz="0" w:space="0" w:color="auto"/>
            <w:left w:val="none" w:sz="0" w:space="0" w:color="auto"/>
            <w:bottom w:val="none" w:sz="0" w:space="0" w:color="auto"/>
            <w:right w:val="none" w:sz="0" w:space="0" w:color="auto"/>
          </w:divBdr>
        </w:div>
        <w:div w:id="328563443">
          <w:marLeft w:val="480"/>
          <w:marRight w:val="0"/>
          <w:marTop w:val="0"/>
          <w:marBottom w:val="0"/>
          <w:divBdr>
            <w:top w:val="none" w:sz="0" w:space="0" w:color="auto"/>
            <w:left w:val="none" w:sz="0" w:space="0" w:color="auto"/>
            <w:bottom w:val="none" w:sz="0" w:space="0" w:color="auto"/>
            <w:right w:val="none" w:sz="0" w:space="0" w:color="auto"/>
          </w:divBdr>
        </w:div>
        <w:div w:id="349068529">
          <w:marLeft w:val="480"/>
          <w:marRight w:val="0"/>
          <w:marTop w:val="0"/>
          <w:marBottom w:val="0"/>
          <w:divBdr>
            <w:top w:val="none" w:sz="0" w:space="0" w:color="auto"/>
            <w:left w:val="none" w:sz="0" w:space="0" w:color="auto"/>
            <w:bottom w:val="none" w:sz="0" w:space="0" w:color="auto"/>
            <w:right w:val="none" w:sz="0" w:space="0" w:color="auto"/>
          </w:divBdr>
        </w:div>
        <w:div w:id="403527507">
          <w:marLeft w:val="480"/>
          <w:marRight w:val="0"/>
          <w:marTop w:val="0"/>
          <w:marBottom w:val="0"/>
          <w:divBdr>
            <w:top w:val="none" w:sz="0" w:space="0" w:color="auto"/>
            <w:left w:val="none" w:sz="0" w:space="0" w:color="auto"/>
            <w:bottom w:val="none" w:sz="0" w:space="0" w:color="auto"/>
            <w:right w:val="none" w:sz="0" w:space="0" w:color="auto"/>
          </w:divBdr>
        </w:div>
        <w:div w:id="413091986">
          <w:marLeft w:val="480"/>
          <w:marRight w:val="0"/>
          <w:marTop w:val="0"/>
          <w:marBottom w:val="0"/>
          <w:divBdr>
            <w:top w:val="none" w:sz="0" w:space="0" w:color="auto"/>
            <w:left w:val="none" w:sz="0" w:space="0" w:color="auto"/>
            <w:bottom w:val="none" w:sz="0" w:space="0" w:color="auto"/>
            <w:right w:val="none" w:sz="0" w:space="0" w:color="auto"/>
          </w:divBdr>
        </w:div>
        <w:div w:id="444815040">
          <w:marLeft w:val="480"/>
          <w:marRight w:val="0"/>
          <w:marTop w:val="0"/>
          <w:marBottom w:val="0"/>
          <w:divBdr>
            <w:top w:val="none" w:sz="0" w:space="0" w:color="auto"/>
            <w:left w:val="none" w:sz="0" w:space="0" w:color="auto"/>
            <w:bottom w:val="none" w:sz="0" w:space="0" w:color="auto"/>
            <w:right w:val="none" w:sz="0" w:space="0" w:color="auto"/>
          </w:divBdr>
        </w:div>
        <w:div w:id="453646272">
          <w:marLeft w:val="480"/>
          <w:marRight w:val="0"/>
          <w:marTop w:val="0"/>
          <w:marBottom w:val="0"/>
          <w:divBdr>
            <w:top w:val="none" w:sz="0" w:space="0" w:color="auto"/>
            <w:left w:val="none" w:sz="0" w:space="0" w:color="auto"/>
            <w:bottom w:val="none" w:sz="0" w:space="0" w:color="auto"/>
            <w:right w:val="none" w:sz="0" w:space="0" w:color="auto"/>
          </w:divBdr>
        </w:div>
        <w:div w:id="537739940">
          <w:marLeft w:val="480"/>
          <w:marRight w:val="0"/>
          <w:marTop w:val="0"/>
          <w:marBottom w:val="0"/>
          <w:divBdr>
            <w:top w:val="none" w:sz="0" w:space="0" w:color="auto"/>
            <w:left w:val="none" w:sz="0" w:space="0" w:color="auto"/>
            <w:bottom w:val="none" w:sz="0" w:space="0" w:color="auto"/>
            <w:right w:val="none" w:sz="0" w:space="0" w:color="auto"/>
          </w:divBdr>
        </w:div>
        <w:div w:id="548028236">
          <w:marLeft w:val="480"/>
          <w:marRight w:val="0"/>
          <w:marTop w:val="0"/>
          <w:marBottom w:val="0"/>
          <w:divBdr>
            <w:top w:val="none" w:sz="0" w:space="0" w:color="auto"/>
            <w:left w:val="none" w:sz="0" w:space="0" w:color="auto"/>
            <w:bottom w:val="none" w:sz="0" w:space="0" w:color="auto"/>
            <w:right w:val="none" w:sz="0" w:space="0" w:color="auto"/>
          </w:divBdr>
        </w:div>
        <w:div w:id="554513815">
          <w:marLeft w:val="480"/>
          <w:marRight w:val="0"/>
          <w:marTop w:val="0"/>
          <w:marBottom w:val="0"/>
          <w:divBdr>
            <w:top w:val="none" w:sz="0" w:space="0" w:color="auto"/>
            <w:left w:val="none" w:sz="0" w:space="0" w:color="auto"/>
            <w:bottom w:val="none" w:sz="0" w:space="0" w:color="auto"/>
            <w:right w:val="none" w:sz="0" w:space="0" w:color="auto"/>
          </w:divBdr>
        </w:div>
        <w:div w:id="583341400">
          <w:marLeft w:val="480"/>
          <w:marRight w:val="0"/>
          <w:marTop w:val="0"/>
          <w:marBottom w:val="0"/>
          <w:divBdr>
            <w:top w:val="none" w:sz="0" w:space="0" w:color="auto"/>
            <w:left w:val="none" w:sz="0" w:space="0" w:color="auto"/>
            <w:bottom w:val="none" w:sz="0" w:space="0" w:color="auto"/>
            <w:right w:val="none" w:sz="0" w:space="0" w:color="auto"/>
          </w:divBdr>
        </w:div>
        <w:div w:id="599989040">
          <w:marLeft w:val="480"/>
          <w:marRight w:val="0"/>
          <w:marTop w:val="0"/>
          <w:marBottom w:val="0"/>
          <w:divBdr>
            <w:top w:val="none" w:sz="0" w:space="0" w:color="auto"/>
            <w:left w:val="none" w:sz="0" w:space="0" w:color="auto"/>
            <w:bottom w:val="none" w:sz="0" w:space="0" w:color="auto"/>
            <w:right w:val="none" w:sz="0" w:space="0" w:color="auto"/>
          </w:divBdr>
        </w:div>
        <w:div w:id="617951175">
          <w:marLeft w:val="480"/>
          <w:marRight w:val="0"/>
          <w:marTop w:val="0"/>
          <w:marBottom w:val="0"/>
          <w:divBdr>
            <w:top w:val="none" w:sz="0" w:space="0" w:color="auto"/>
            <w:left w:val="none" w:sz="0" w:space="0" w:color="auto"/>
            <w:bottom w:val="none" w:sz="0" w:space="0" w:color="auto"/>
            <w:right w:val="none" w:sz="0" w:space="0" w:color="auto"/>
          </w:divBdr>
        </w:div>
        <w:div w:id="628825966">
          <w:marLeft w:val="480"/>
          <w:marRight w:val="0"/>
          <w:marTop w:val="0"/>
          <w:marBottom w:val="0"/>
          <w:divBdr>
            <w:top w:val="none" w:sz="0" w:space="0" w:color="auto"/>
            <w:left w:val="none" w:sz="0" w:space="0" w:color="auto"/>
            <w:bottom w:val="none" w:sz="0" w:space="0" w:color="auto"/>
            <w:right w:val="none" w:sz="0" w:space="0" w:color="auto"/>
          </w:divBdr>
        </w:div>
        <w:div w:id="629283602">
          <w:marLeft w:val="480"/>
          <w:marRight w:val="0"/>
          <w:marTop w:val="0"/>
          <w:marBottom w:val="0"/>
          <w:divBdr>
            <w:top w:val="none" w:sz="0" w:space="0" w:color="auto"/>
            <w:left w:val="none" w:sz="0" w:space="0" w:color="auto"/>
            <w:bottom w:val="none" w:sz="0" w:space="0" w:color="auto"/>
            <w:right w:val="none" w:sz="0" w:space="0" w:color="auto"/>
          </w:divBdr>
        </w:div>
        <w:div w:id="692533237">
          <w:marLeft w:val="480"/>
          <w:marRight w:val="0"/>
          <w:marTop w:val="0"/>
          <w:marBottom w:val="0"/>
          <w:divBdr>
            <w:top w:val="none" w:sz="0" w:space="0" w:color="auto"/>
            <w:left w:val="none" w:sz="0" w:space="0" w:color="auto"/>
            <w:bottom w:val="none" w:sz="0" w:space="0" w:color="auto"/>
            <w:right w:val="none" w:sz="0" w:space="0" w:color="auto"/>
          </w:divBdr>
        </w:div>
        <w:div w:id="702052711">
          <w:marLeft w:val="480"/>
          <w:marRight w:val="0"/>
          <w:marTop w:val="0"/>
          <w:marBottom w:val="0"/>
          <w:divBdr>
            <w:top w:val="none" w:sz="0" w:space="0" w:color="auto"/>
            <w:left w:val="none" w:sz="0" w:space="0" w:color="auto"/>
            <w:bottom w:val="none" w:sz="0" w:space="0" w:color="auto"/>
            <w:right w:val="none" w:sz="0" w:space="0" w:color="auto"/>
          </w:divBdr>
        </w:div>
        <w:div w:id="714232308">
          <w:marLeft w:val="480"/>
          <w:marRight w:val="0"/>
          <w:marTop w:val="0"/>
          <w:marBottom w:val="0"/>
          <w:divBdr>
            <w:top w:val="none" w:sz="0" w:space="0" w:color="auto"/>
            <w:left w:val="none" w:sz="0" w:space="0" w:color="auto"/>
            <w:bottom w:val="none" w:sz="0" w:space="0" w:color="auto"/>
            <w:right w:val="none" w:sz="0" w:space="0" w:color="auto"/>
          </w:divBdr>
        </w:div>
        <w:div w:id="733357215">
          <w:marLeft w:val="480"/>
          <w:marRight w:val="0"/>
          <w:marTop w:val="0"/>
          <w:marBottom w:val="0"/>
          <w:divBdr>
            <w:top w:val="none" w:sz="0" w:space="0" w:color="auto"/>
            <w:left w:val="none" w:sz="0" w:space="0" w:color="auto"/>
            <w:bottom w:val="none" w:sz="0" w:space="0" w:color="auto"/>
            <w:right w:val="none" w:sz="0" w:space="0" w:color="auto"/>
          </w:divBdr>
        </w:div>
        <w:div w:id="756098970">
          <w:marLeft w:val="480"/>
          <w:marRight w:val="0"/>
          <w:marTop w:val="0"/>
          <w:marBottom w:val="0"/>
          <w:divBdr>
            <w:top w:val="none" w:sz="0" w:space="0" w:color="auto"/>
            <w:left w:val="none" w:sz="0" w:space="0" w:color="auto"/>
            <w:bottom w:val="none" w:sz="0" w:space="0" w:color="auto"/>
            <w:right w:val="none" w:sz="0" w:space="0" w:color="auto"/>
          </w:divBdr>
        </w:div>
        <w:div w:id="812253286">
          <w:marLeft w:val="480"/>
          <w:marRight w:val="0"/>
          <w:marTop w:val="0"/>
          <w:marBottom w:val="0"/>
          <w:divBdr>
            <w:top w:val="none" w:sz="0" w:space="0" w:color="auto"/>
            <w:left w:val="none" w:sz="0" w:space="0" w:color="auto"/>
            <w:bottom w:val="none" w:sz="0" w:space="0" w:color="auto"/>
            <w:right w:val="none" w:sz="0" w:space="0" w:color="auto"/>
          </w:divBdr>
        </w:div>
        <w:div w:id="814954115">
          <w:marLeft w:val="480"/>
          <w:marRight w:val="0"/>
          <w:marTop w:val="0"/>
          <w:marBottom w:val="0"/>
          <w:divBdr>
            <w:top w:val="none" w:sz="0" w:space="0" w:color="auto"/>
            <w:left w:val="none" w:sz="0" w:space="0" w:color="auto"/>
            <w:bottom w:val="none" w:sz="0" w:space="0" w:color="auto"/>
            <w:right w:val="none" w:sz="0" w:space="0" w:color="auto"/>
          </w:divBdr>
        </w:div>
        <w:div w:id="816067773">
          <w:marLeft w:val="480"/>
          <w:marRight w:val="0"/>
          <w:marTop w:val="0"/>
          <w:marBottom w:val="0"/>
          <w:divBdr>
            <w:top w:val="none" w:sz="0" w:space="0" w:color="auto"/>
            <w:left w:val="none" w:sz="0" w:space="0" w:color="auto"/>
            <w:bottom w:val="none" w:sz="0" w:space="0" w:color="auto"/>
            <w:right w:val="none" w:sz="0" w:space="0" w:color="auto"/>
          </w:divBdr>
        </w:div>
        <w:div w:id="827750312">
          <w:marLeft w:val="480"/>
          <w:marRight w:val="0"/>
          <w:marTop w:val="0"/>
          <w:marBottom w:val="0"/>
          <w:divBdr>
            <w:top w:val="none" w:sz="0" w:space="0" w:color="auto"/>
            <w:left w:val="none" w:sz="0" w:space="0" w:color="auto"/>
            <w:bottom w:val="none" w:sz="0" w:space="0" w:color="auto"/>
            <w:right w:val="none" w:sz="0" w:space="0" w:color="auto"/>
          </w:divBdr>
        </w:div>
        <w:div w:id="841629925">
          <w:marLeft w:val="480"/>
          <w:marRight w:val="0"/>
          <w:marTop w:val="0"/>
          <w:marBottom w:val="0"/>
          <w:divBdr>
            <w:top w:val="none" w:sz="0" w:space="0" w:color="auto"/>
            <w:left w:val="none" w:sz="0" w:space="0" w:color="auto"/>
            <w:bottom w:val="none" w:sz="0" w:space="0" w:color="auto"/>
            <w:right w:val="none" w:sz="0" w:space="0" w:color="auto"/>
          </w:divBdr>
        </w:div>
        <w:div w:id="844827943">
          <w:marLeft w:val="480"/>
          <w:marRight w:val="0"/>
          <w:marTop w:val="0"/>
          <w:marBottom w:val="0"/>
          <w:divBdr>
            <w:top w:val="none" w:sz="0" w:space="0" w:color="auto"/>
            <w:left w:val="none" w:sz="0" w:space="0" w:color="auto"/>
            <w:bottom w:val="none" w:sz="0" w:space="0" w:color="auto"/>
            <w:right w:val="none" w:sz="0" w:space="0" w:color="auto"/>
          </w:divBdr>
        </w:div>
        <w:div w:id="860053210">
          <w:marLeft w:val="480"/>
          <w:marRight w:val="0"/>
          <w:marTop w:val="0"/>
          <w:marBottom w:val="0"/>
          <w:divBdr>
            <w:top w:val="none" w:sz="0" w:space="0" w:color="auto"/>
            <w:left w:val="none" w:sz="0" w:space="0" w:color="auto"/>
            <w:bottom w:val="none" w:sz="0" w:space="0" w:color="auto"/>
            <w:right w:val="none" w:sz="0" w:space="0" w:color="auto"/>
          </w:divBdr>
        </w:div>
        <w:div w:id="874269635">
          <w:marLeft w:val="480"/>
          <w:marRight w:val="0"/>
          <w:marTop w:val="0"/>
          <w:marBottom w:val="0"/>
          <w:divBdr>
            <w:top w:val="none" w:sz="0" w:space="0" w:color="auto"/>
            <w:left w:val="none" w:sz="0" w:space="0" w:color="auto"/>
            <w:bottom w:val="none" w:sz="0" w:space="0" w:color="auto"/>
            <w:right w:val="none" w:sz="0" w:space="0" w:color="auto"/>
          </w:divBdr>
        </w:div>
        <w:div w:id="879627725">
          <w:marLeft w:val="480"/>
          <w:marRight w:val="0"/>
          <w:marTop w:val="0"/>
          <w:marBottom w:val="0"/>
          <w:divBdr>
            <w:top w:val="none" w:sz="0" w:space="0" w:color="auto"/>
            <w:left w:val="none" w:sz="0" w:space="0" w:color="auto"/>
            <w:bottom w:val="none" w:sz="0" w:space="0" w:color="auto"/>
            <w:right w:val="none" w:sz="0" w:space="0" w:color="auto"/>
          </w:divBdr>
        </w:div>
        <w:div w:id="898902220">
          <w:marLeft w:val="480"/>
          <w:marRight w:val="0"/>
          <w:marTop w:val="0"/>
          <w:marBottom w:val="0"/>
          <w:divBdr>
            <w:top w:val="none" w:sz="0" w:space="0" w:color="auto"/>
            <w:left w:val="none" w:sz="0" w:space="0" w:color="auto"/>
            <w:bottom w:val="none" w:sz="0" w:space="0" w:color="auto"/>
            <w:right w:val="none" w:sz="0" w:space="0" w:color="auto"/>
          </w:divBdr>
        </w:div>
        <w:div w:id="946085074">
          <w:marLeft w:val="480"/>
          <w:marRight w:val="0"/>
          <w:marTop w:val="0"/>
          <w:marBottom w:val="0"/>
          <w:divBdr>
            <w:top w:val="none" w:sz="0" w:space="0" w:color="auto"/>
            <w:left w:val="none" w:sz="0" w:space="0" w:color="auto"/>
            <w:bottom w:val="none" w:sz="0" w:space="0" w:color="auto"/>
            <w:right w:val="none" w:sz="0" w:space="0" w:color="auto"/>
          </w:divBdr>
        </w:div>
        <w:div w:id="1016615645">
          <w:marLeft w:val="480"/>
          <w:marRight w:val="0"/>
          <w:marTop w:val="0"/>
          <w:marBottom w:val="0"/>
          <w:divBdr>
            <w:top w:val="none" w:sz="0" w:space="0" w:color="auto"/>
            <w:left w:val="none" w:sz="0" w:space="0" w:color="auto"/>
            <w:bottom w:val="none" w:sz="0" w:space="0" w:color="auto"/>
            <w:right w:val="none" w:sz="0" w:space="0" w:color="auto"/>
          </w:divBdr>
        </w:div>
      </w:divsChild>
    </w:div>
    <w:div w:id="567884030">
      <w:bodyDiv w:val="1"/>
      <w:marLeft w:val="0"/>
      <w:marRight w:val="0"/>
      <w:marTop w:val="0"/>
      <w:marBottom w:val="0"/>
      <w:divBdr>
        <w:top w:val="none" w:sz="0" w:space="0" w:color="auto"/>
        <w:left w:val="none" w:sz="0" w:space="0" w:color="auto"/>
        <w:bottom w:val="none" w:sz="0" w:space="0" w:color="auto"/>
        <w:right w:val="none" w:sz="0" w:space="0" w:color="auto"/>
      </w:divBdr>
    </w:div>
    <w:div w:id="567885771">
      <w:bodyDiv w:val="1"/>
      <w:marLeft w:val="0"/>
      <w:marRight w:val="0"/>
      <w:marTop w:val="0"/>
      <w:marBottom w:val="0"/>
      <w:divBdr>
        <w:top w:val="none" w:sz="0" w:space="0" w:color="auto"/>
        <w:left w:val="none" w:sz="0" w:space="0" w:color="auto"/>
        <w:bottom w:val="none" w:sz="0" w:space="0" w:color="auto"/>
        <w:right w:val="none" w:sz="0" w:space="0" w:color="auto"/>
      </w:divBdr>
    </w:div>
    <w:div w:id="568000686">
      <w:bodyDiv w:val="1"/>
      <w:marLeft w:val="0"/>
      <w:marRight w:val="0"/>
      <w:marTop w:val="0"/>
      <w:marBottom w:val="0"/>
      <w:divBdr>
        <w:top w:val="none" w:sz="0" w:space="0" w:color="auto"/>
        <w:left w:val="none" w:sz="0" w:space="0" w:color="auto"/>
        <w:bottom w:val="none" w:sz="0" w:space="0" w:color="auto"/>
        <w:right w:val="none" w:sz="0" w:space="0" w:color="auto"/>
      </w:divBdr>
    </w:div>
    <w:div w:id="568005220">
      <w:bodyDiv w:val="1"/>
      <w:marLeft w:val="0"/>
      <w:marRight w:val="0"/>
      <w:marTop w:val="0"/>
      <w:marBottom w:val="0"/>
      <w:divBdr>
        <w:top w:val="none" w:sz="0" w:space="0" w:color="auto"/>
        <w:left w:val="none" w:sz="0" w:space="0" w:color="auto"/>
        <w:bottom w:val="none" w:sz="0" w:space="0" w:color="auto"/>
        <w:right w:val="none" w:sz="0" w:space="0" w:color="auto"/>
      </w:divBdr>
    </w:div>
    <w:div w:id="568032121">
      <w:bodyDiv w:val="1"/>
      <w:marLeft w:val="0"/>
      <w:marRight w:val="0"/>
      <w:marTop w:val="0"/>
      <w:marBottom w:val="0"/>
      <w:divBdr>
        <w:top w:val="none" w:sz="0" w:space="0" w:color="auto"/>
        <w:left w:val="none" w:sz="0" w:space="0" w:color="auto"/>
        <w:bottom w:val="none" w:sz="0" w:space="0" w:color="auto"/>
        <w:right w:val="none" w:sz="0" w:space="0" w:color="auto"/>
      </w:divBdr>
    </w:div>
    <w:div w:id="568153200">
      <w:bodyDiv w:val="1"/>
      <w:marLeft w:val="0"/>
      <w:marRight w:val="0"/>
      <w:marTop w:val="0"/>
      <w:marBottom w:val="0"/>
      <w:divBdr>
        <w:top w:val="none" w:sz="0" w:space="0" w:color="auto"/>
        <w:left w:val="none" w:sz="0" w:space="0" w:color="auto"/>
        <w:bottom w:val="none" w:sz="0" w:space="0" w:color="auto"/>
        <w:right w:val="none" w:sz="0" w:space="0" w:color="auto"/>
      </w:divBdr>
    </w:div>
    <w:div w:id="568224749">
      <w:bodyDiv w:val="1"/>
      <w:marLeft w:val="0"/>
      <w:marRight w:val="0"/>
      <w:marTop w:val="0"/>
      <w:marBottom w:val="0"/>
      <w:divBdr>
        <w:top w:val="none" w:sz="0" w:space="0" w:color="auto"/>
        <w:left w:val="none" w:sz="0" w:space="0" w:color="auto"/>
        <w:bottom w:val="none" w:sz="0" w:space="0" w:color="auto"/>
        <w:right w:val="none" w:sz="0" w:space="0" w:color="auto"/>
      </w:divBdr>
    </w:div>
    <w:div w:id="568425900">
      <w:bodyDiv w:val="1"/>
      <w:marLeft w:val="0"/>
      <w:marRight w:val="0"/>
      <w:marTop w:val="0"/>
      <w:marBottom w:val="0"/>
      <w:divBdr>
        <w:top w:val="none" w:sz="0" w:space="0" w:color="auto"/>
        <w:left w:val="none" w:sz="0" w:space="0" w:color="auto"/>
        <w:bottom w:val="none" w:sz="0" w:space="0" w:color="auto"/>
        <w:right w:val="none" w:sz="0" w:space="0" w:color="auto"/>
      </w:divBdr>
    </w:div>
    <w:div w:id="568611694">
      <w:bodyDiv w:val="1"/>
      <w:marLeft w:val="0"/>
      <w:marRight w:val="0"/>
      <w:marTop w:val="0"/>
      <w:marBottom w:val="0"/>
      <w:divBdr>
        <w:top w:val="none" w:sz="0" w:space="0" w:color="auto"/>
        <w:left w:val="none" w:sz="0" w:space="0" w:color="auto"/>
        <w:bottom w:val="none" w:sz="0" w:space="0" w:color="auto"/>
        <w:right w:val="none" w:sz="0" w:space="0" w:color="auto"/>
      </w:divBdr>
    </w:div>
    <w:div w:id="568732086">
      <w:bodyDiv w:val="1"/>
      <w:marLeft w:val="0"/>
      <w:marRight w:val="0"/>
      <w:marTop w:val="0"/>
      <w:marBottom w:val="0"/>
      <w:divBdr>
        <w:top w:val="none" w:sz="0" w:space="0" w:color="auto"/>
        <w:left w:val="none" w:sz="0" w:space="0" w:color="auto"/>
        <w:bottom w:val="none" w:sz="0" w:space="0" w:color="auto"/>
        <w:right w:val="none" w:sz="0" w:space="0" w:color="auto"/>
      </w:divBdr>
    </w:div>
    <w:div w:id="569192055">
      <w:bodyDiv w:val="1"/>
      <w:marLeft w:val="0"/>
      <w:marRight w:val="0"/>
      <w:marTop w:val="0"/>
      <w:marBottom w:val="0"/>
      <w:divBdr>
        <w:top w:val="none" w:sz="0" w:space="0" w:color="auto"/>
        <w:left w:val="none" w:sz="0" w:space="0" w:color="auto"/>
        <w:bottom w:val="none" w:sz="0" w:space="0" w:color="auto"/>
        <w:right w:val="none" w:sz="0" w:space="0" w:color="auto"/>
      </w:divBdr>
    </w:div>
    <w:div w:id="569267014">
      <w:bodyDiv w:val="1"/>
      <w:marLeft w:val="0"/>
      <w:marRight w:val="0"/>
      <w:marTop w:val="0"/>
      <w:marBottom w:val="0"/>
      <w:divBdr>
        <w:top w:val="none" w:sz="0" w:space="0" w:color="auto"/>
        <w:left w:val="none" w:sz="0" w:space="0" w:color="auto"/>
        <w:bottom w:val="none" w:sz="0" w:space="0" w:color="auto"/>
        <w:right w:val="none" w:sz="0" w:space="0" w:color="auto"/>
      </w:divBdr>
    </w:div>
    <w:div w:id="569579465">
      <w:bodyDiv w:val="1"/>
      <w:marLeft w:val="0"/>
      <w:marRight w:val="0"/>
      <w:marTop w:val="0"/>
      <w:marBottom w:val="0"/>
      <w:divBdr>
        <w:top w:val="none" w:sz="0" w:space="0" w:color="auto"/>
        <w:left w:val="none" w:sz="0" w:space="0" w:color="auto"/>
        <w:bottom w:val="none" w:sz="0" w:space="0" w:color="auto"/>
        <w:right w:val="none" w:sz="0" w:space="0" w:color="auto"/>
      </w:divBdr>
      <w:divsChild>
        <w:div w:id="8026150">
          <w:marLeft w:val="480"/>
          <w:marRight w:val="0"/>
          <w:marTop w:val="0"/>
          <w:marBottom w:val="0"/>
          <w:divBdr>
            <w:top w:val="none" w:sz="0" w:space="0" w:color="auto"/>
            <w:left w:val="none" w:sz="0" w:space="0" w:color="auto"/>
            <w:bottom w:val="none" w:sz="0" w:space="0" w:color="auto"/>
            <w:right w:val="none" w:sz="0" w:space="0" w:color="auto"/>
          </w:divBdr>
        </w:div>
        <w:div w:id="69010128">
          <w:marLeft w:val="480"/>
          <w:marRight w:val="0"/>
          <w:marTop w:val="0"/>
          <w:marBottom w:val="0"/>
          <w:divBdr>
            <w:top w:val="none" w:sz="0" w:space="0" w:color="auto"/>
            <w:left w:val="none" w:sz="0" w:space="0" w:color="auto"/>
            <w:bottom w:val="none" w:sz="0" w:space="0" w:color="auto"/>
            <w:right w:val="none" w:sz="0" w:space="0" w:color="auto"/>
          </w:divBdr>
        </w:div>
        <w:div w:id="112598247">
          <w:marLeft w:val="480"/>
          <w:marRight w:val="0"/>
          <w:marTop w:val="0"/>
          <w:marBottom w:val="0"/>
          <w:divBdr>
            <w:top w:val="none" w:sz="0" w:space="0" w:color="auto"/>
            <w:left w:val="none" w:sz="0" w:space="0" w:color="auto"/>
            <w:bottom w:val="none" w:sz="0" w:space="0" w:color="auto"/>
            <w:right w:val="none" w:sz="0" w:space="0" w:color="auto"/>
          </w:divBdr>
        </w:div>
        <w:div w:id="115569608">
          <w:marLeft w:val="480"/>
          <w:marRight w:val="0"/>
          <w:marTop w:val="0"/>
          <w:marBottom w:val="0"/>
          <w:divBdr>
            <w:top w:val="none" w:sz="0" w:space="0" w:color="auto"/>
            <w:left w:val="none" w:sz="0" w:space="0" w:color="auto"/>
            <w:bottom w:val="none" w:sz="0" w:space="0" w:color="auto"/>
            <w:right w:val="none" w:sz="0" w:space="0" w:color="auto"/>
          </w:divBdr>
        </w:div>
        <w:div w:id="142504406">
          <w:marLeft w:val="480"/>
          <w:marRight w:val="0"/>
          <w:marTop w:val="0"/>
          <w:marBottom w:val="0"/>
          <w:divBdr>
            <w:top w:val="none" w:sz="0" w:space="0" w:color="auto"/>
            <w:left w:val="none" w:sz="0" w:space="0" w:color="auto"/>
            <w:bottom w:val="none" w:sz="0" w:space="0" w:color="auto"/>
            <w:right w:val="none" w:sz="0" w:space="0" w:color="auto"/>
          </w:divBdr>
        </w:div>
        <w:div w:id="193228765">
          <w:marLeft w:val="480"/>
          <w:marRight w:val="0"/>
          <w:marTop w:val="0"/>
          <w:marBottom w:val="0"/>
          <w:divBdr>
            <w:top w:val="none" w:sz="0" w:space="0" w:color="auto"/>
            <w:left w:val="none" w:sz="0" w:space="0" w:color="auto"/>
            <w:bottom w:val="none" w:sz="0" w:space="0" w:color="auto"/>
            <w:right w:val="none" w:sz="0" w:space="0" w:color="auto"/>
          </w:divBdr>
        </w:div>
        <w:div w:id="213544845">
          <w:marLeft w:val="480"/>
          <w:marRight w:val="0"/>
          <w:marTop w:val="0"/>
          <w:marBottom w:val="0"/>
          <w:divBdr>
            <w:top w:val="none" w:sz="0" w:space="0" w:color="auto"/>
            <w:left w:val="none" w:sz="0" w:space="0" w:color="auto"/>
            <w:bottom w:val="none" w:sz="0" w:space="0" w:color="auto"/>
            <w:right w:val="none" w:sz="0" w:space="0" w:color="auto"/>
          </w:divBdr>
        </w:div>
        <w:div w:id="265312608">
          <w:marLeft w:val="480"/>
          <w:marRight w:val="0"/>
          <w:marTop w:val="0"/>
          <w:marBottom w:val="0"/>
          <w:divBdr>
            <w:top w:val="none" w:sz="0" w:space="0" w:color="auto"/>
            <w:left w:val="none" w:sz="0" w:space="0" w:color="auto"/>
            <w:bottom w:val="none" w:sz="0" w:space="0" w:color="auto"/>
            <w:right w:val="none" w:sz="0" w:space="0" w:color="auto"/>
          </w:divBdr>
        </w:div>
        <w:div w:id="275675237">
          <w:marLeft w:val="480"/>
          <w:marRight w:val="0"/>
          <w:marTop w:val="0"/>
          <w:marBottom w:val="0"/>
          <w:divBdr>
            <w:top w:val="none" w:sz="0" w:space="0" w:color="auto"/>
            <w:left w:val="none" w:sz="0" w:space="0" w:color="auto"/>
            <w:bottom w:val="none" w:sz="0" w:space="0" w:color="auto"/>
            <w:right w:val="none" w:sz="0" w:space="0" w:color="auto"/>
          </w:divBdr>
        </w:div>
        <w:div w:id="308365014">
          <w:marLeft w:val="480"/>
          <w:marRight w:val="0"/>
          <w:marTop w:val="0"/>
          <w:marBottom w:val="0"/>
          <w:divBdr>
            <w:top w:val="none" w:sz="0" w:space="0" w:color="auto"/>
            <w:left w:val="none" w:sz="0" w:space="0" w:color="auto"/>
            <w:bottom w:val="none" w:sz="0" w:space="0" w:color="auto"/>
            <w:right w:val="none" w:sz="0" w:space="0" w:color="auto"/>
          </w:divBdr>
        </w:div>
        <w:div w:id="309136881">
          <w:marLeft w:val="480"/>
          <w:marRight w:val="0"/>
          <w:marTop w:val="0"/>
          <w:marBottom w:val="0"/>
          <w:divBdr>
            <w:top w:val="none" w:sz="0" w:space="0" w:color="auto"/>
            <w:left w:val="none" w:sz="0" w:space="0" w:color="auto"/>
            <w:bottom w:val="none" w:sz="0" w:space="0" w:color="auto"/>
            <w:right w:val="none" w:sz="0" w:space="0" w:color="auto"/>
          </w:divBdr>
        </w:div>
        <w:div w:id="431626927">
          <w:marLeft w:val="480"/>
          <w:marRight w:val="0"/>
          <w:marTop w:val="0"/>
          <w:marBottom w:val="0"/>
          <w:divBdr>
            <w:top w:val="none" w:sz="0" w:space="0" w:color="auto"/>
            <w:left w:val="none" w:sz="0" w:space="0" w:color="auto"/>
            <w:bottom w:val="none" w:sz="0" w:space="0" w:color="auto"/>
            <w:right w:val="none" w:sz="0" w:space="0" w:color="auto"/>
          </w:divBdr>
        </w:div>
        <w:div w:id="455297684">
          <w:marLeft w:val="480"/>
          <w:marRight w:val="0"/>
          <w:marTop w:val="0"/>
          <w:marBottom w:val="0"/>
          <w:divBdr>
            <w:top w:val="none" w:sz="0" w:space="0" w:color="auto"/>
            <w:left w:val="none" w:sz="0" w:space="0" w:color="auto"/>
            <w:bottom w:val="none" w:sz="0" w:space="0" w:color="auto"/>
            <w:right w:val="none" w:sz="0" w:space="0" w:color="auto"/>
          </w:divBdr>
        </w:div>
        <w:div w:id="484128762">
          <w:marLeft w:val="480"/>
          <w:marRight w:val="0"/>
          <w:marTop w:val="0"/>
          <w:marBottom w:val="0"/>
          <w:divBdr>
            <w:top w:val="none" w:sz="0" w:space="0" w:color="auto"/>
            <w:left w:val="none" w:sz="0" w:space="0" w:color="auto"/>
            <w:bottom w:val="none" w:sz="0" w:space="0" w:color="auto"/>
            <w:right w:val="none" w:sz="0" w:space="0" w:color="auto"/>
          </w:divBdr>
        </w:div>
        <w:div w:id="496925978">
          <w:marLeft w:val="480"/>
          <w:marRight w:val="0"/>
          <w:marTop w:val="0"/>
          <w:marBottom w:val="0"/>
          <w:divBdr>
            <w:top w:val="none" w:sz="0" w:space="0" w:color="auto"/>
            <w:left w:val="none" w:sz="0" w:space="0" w:color="auto"/>
            <w:bottom w:val="none" w:sz="0" w:space="0" w:color="auto"/>
            <w:right w:val="none" w:sz="0" w:space="0" w:color="auto"/>
          </w:divBdr>
        </w:div>
        <w:div w:id="505899250">
          <w:marLeft w:val="480"/>
          <w:marRight w:val="0"/>
          <w:marTop w:val="0"/>
          <w:marBottom w:val="0"/>
          <w:divBdr>
            <w:top w:val="none" w:sz="0" w:space="0" w:color="auto"/>
            <w:left w:val="none" w:sz="0" w:space="0" w:color="auto"/>
            <w:bottom w:val="none" w:sz="0" w:space="0" w:color="auto"/>
            <w:right w:val="none" w:sz="0" w:space="0" w:color="auto"/>
          </w:divBdr>
        </w:div>
        <w:div w:id="602300112">
          <w:marLeft w:val="480"/>
          <w:marRight w:val="0"/>
          <w:marTop w:val="0"/>
          <w:marBottom w:val="0"/>
          <w:divBdr>
            <w:top w:val="none" w:sz="0" w:space="0" w:color="auto"/>
            <w:left w:val="none" w:sz="0" w:space="0" w:color="auto"/>
            <w:bottom w:val="none" w:sz="0" w:space="0" w:color="auto"/>
            <w:right w:val="none" w:sz="0" w:space="0" w:color="auto"/>
          </w:divBdr>
        </w:div>
        <w:div w:id="632757660">
          <w:marLeft w:val="480"/>
          <w:marRight w:val="0"/>
          <w:marTop w:val="0"/>
          <w:marBottom w:val="0"/>
          <w:divBdr>
            <w:top w:val="none" w:sz="0" w:space="0" w:color="auto"/>
            <w:left w:val="none" w:sz="0" w:space="0" w:color="auto"/>
            <w:bottom w:val="none" w:sz="0" w:space="0" w:color="auto"/>
            <w:right w:val="none" w:sz="0" w:space="0" w:color="auto"/>
          </w:divBdr>
        </w:div>
        <w:div w:id="653417779">
          <w:marLeft w:val="480"/>
          <w:marRight w:val="0"/>
          <w:marTop w:val="0"/>
          <w:marBottom w:val="0"/>
          <w:divBdr>
            <w:top w:val="none" w:sz="0" w:space="0" w:color="auto"/>
            <w:left w:val="none" w:sz="0" w:space="0" w:color="auto"/>
            <w:bottom w:val="none" w:sz="0" w:space="0" w:color="auto"/>
            <w:right w:val="none" w:sz="0" w:space="0" w:color="auto"/>
          </w:divBdr>
        </w:div>
        <w:div w:id="698091450">
          <w:marLeft w:val="480"/>
          <w:marRight w:val="0"/>
          <w:marTop w:val="0"/>
          <w:marBottom w:val="0"/>
          <w:divBdr>
            <w:top w:val="none" w:sz="0" w:space="0" w:color="auto"/>
            <w:left w:val="none" w:sz="0" w:space="0" w:color="auto"/>
            <w:bottom w:val="none" w:sz="0" w:space="0" w:color="auto"/>
            <w:right w:val="none" w:sz="0" w:space="0" w:color="auto"/>
          </w:divBdr>
        </w:div>
        <w:div w:id="699354983">
          <w:marLeft w:val="480"/>
          <w:marRight w:val="0"/>
          <w:marTop w:val="0"/>
          <w:marBottom w:val="0"/>
          <w:divBdr>
            <w:top w:val="none" w:sz="0" w:space="0" w:color="auto"/>
            <w:left w:val="none" w:sz="0" w:space="0" w:color="auto"/>
            <w:bottom w:val="none" w:sz="0" w:space="0" w:color="auto"/>
            <w:right w:val="none" w:sz="0" w:space="0" w:color="auto"/>
          </w:divBdr>
        </w:div>
        <w:div w:id="707147067">
          <w:marLeft w:val="480"/>
          <w:marRight w:val="0"/>
          <w:marTop w:val="0"/>
          <w:marBottom w:val="0"/>
          <w:divBdr>
            <w:top w:val="none" w:sz="0" w:space="0" w:color="auto"/>
            <w:left w:val="none" w:sz="0" w:space="0" w:color="auto"/>
            <w:bottom w:val="none" w:sz="0" w:space="0" w:color="auto"/>
            <w:right w:val="none" w:sz="0" w:space="0" w:color="auto"/>
          </w:divBdr>
        </w:div>
        <w:div w:id="729959500">
          <w:marLeft w:val="480"/>
          <w:marRight w:val="0"/>
          <w:marTop w:val="0"/>
          <w:marBottom w:val="0"/>
          <w:divBdr>
            <w:top w:val="none" w:sz="0" w:space="0" w:color="auto"/>
            <w:left w:val="none" w:sz="0" w:space="0" w:color="auto"/>
            <w:bottom w:val="none" w:sz="0" w:space="0" w:color="auto"/>
            <w:right w:val="none" w:sz="0" w:space="0" w:color="auto"/>
          </w:divBdr>
        </w:div>
        <w:div w:id="740563696">
          <w:marLeft w:val="480"/>
          <w:marRight w:val="0"/>
          <w:marTop w:val="0"/>
          <w:marBottom w:val="0"/>
          <w:divBdr>
            <w:top w:val="none" w:sz="0" w:space="0" w:color="auto"/>
            <w:left w:val="none" w:sz="0" w:space="0" w:color="auto"/>
            <w:bottom w:val="none" w:sz="0" w:space="0" w:color="auto"/>
            <w:right w:val="none" w:sz="0" w:space="0" w:color="auto"/>
          </w:divBdr>
        </w:div>
        <w:div w:id="757293940">
          <w:marLeft w:val="480"/>
          <w:marRight w:val="0"/>
          <w:marTop w:val="0"/>
          <w:marBottom w:val="0"/>
          <w:divBdr>
            <w:top w:val="none" w:sz="0" w:space="0" w:color="auto"/>
            <w:left w:val="none" w:sz="0" w:space="0" w:color="auto"/>
            <w:bottom w:val="none" w:sz="0" w:space="0" w:color="auto"/>
            <w:right w:val="none" w:sz="0" w:space="0" w:color="auto"/>
          </w:divBdr>
        </w:div>
        <w:div w:id="794056415">
          <w:marLeft w:val="480"/>
          <w:marRight w:val="0"/>
          <w:marTop w:val="0"/>
          <w:marBottom w:val="0"/>
          <w:divBdr>
            <w:top w:val="none" w:sz="0" w:space="0" w:color="auto"/>
            <w:left w:val="none" w:sz="0" w:space="0" w:color="auto"/>
            <w:bottom w:val="none" w:sz="0" w:space="0" w:color="auto"/>
            <w:right w:val="none" w:sz="0" w:space="0" w:color="auto"/>
          </w:divBdr>
        </w:div>
        <w:div w:id="870806929">
          <w:marLeft w:val="480"/>
          <w:marRight w:val="0"/>
          <w:marTop w:val="0"/>
          <w:marBottom w:val="0"/>
          <w:divBdr>
            <w:top w:val="none" w:sz="0" w:space="0" w:color="auto"/>
            <w:left w:val="none" w:sz="0" w:space="0" w:color="auto"/>
            <w:bottom w:val="none" w:sz="0" w:space="0" w:color="auto"/>
            <w:right w:val="none" w:sz="0" w:space="0" w:color="auto"/>
          </w:divBdr>
        </w:div>
        <w:div w:id="876701829">
          <w:marLeft w:val="480"/>
          <w:marRight w:val="0"/>
          <w:marTop w:val="0"/>
          <w:marBottom w:val="0"/>
          <w:divBdr>
            <w:top w:val="none" w:sz="0" w:space="0" w:color="auto"/>
            <w:left w:val="none" w:sz="0" w:space="0" w:color="auto"/>
            <w:bottom w:val="none" w:sz="0" w:space="0" w:color="auto"/>
            <w:right w:val="none" w:sz="0" w:space="0" w:color="auto"/>
          </w:divBdr>
        </w:div>
        <w:div w:id="882789652">
          <w:marLeft w:val="480"/>
          <w:marRight w:val="0"/>
          <w:marTop w:val="0"/>
          <w:marBottom w:val="0"/>
          <w:divBdr>
            <w:top w:val="none" w:sz="0" w:space="0" w:color="auto"/>
            <w:left w:val="none" w:sz="0" w:space="0" w:color="auto"/>
            <w:bottom w:val="none" w:sz="0" w:space="0" w:color="auto"/>
            <w:right w:val="none" w:sz="0" w:space="0" w:color="auto"/>
          </w:divBdr>
        </w:div>
        <w:div w:id="899561122">
          <w:marLeft w:val="480"/>
          <w:marRight w:val="0"/>
          <w:marTop w:val="0"/>
          <w:marBottom w:val="0"/>
          <w:divBdr>
            <w:top w:val="none" w:sz="0" w:space="0" w:color="auto"/>
            <w:left w:val="none" w:sz="0" w:space="0" w:color="auto"/>
            <w:bottom w:val="none" w:sz="0" w:space="0" w:color="auto"/>
            <w:right w:val="none" w:sz="0" w:space="0" w:color="auto"/>
          </w:divBdr>
        </w:div>
        <w:div w:id="913592267">
          <w:marLeft w:val="480"/>
          <w:marRight w:val="0"/>
          <w:marTop w:val="0"/>
          <w:marBottom w:val="0"/>
          <w:divBdr>
            <w:top w:val="none" w:sz="0" w:space="0" w:color="auto"/>
            <w:left w:val="none" w:sz="0" w:space="0" w:color="auto"/>
            <w:bottom w:val="none" w:sz="0" w:space="0" w:color="auto"/>
            <w:right w:val="none" w:sz="0" w:space="0" w:color="auto"/>
          </w:divBdr>
        </w:div>
        <w:div w:id="914390478">
          <w:marLeft w:val="480"/>
          <w:marRight w:val="0"/>
          <w:marTop w:val="0"/>
          <w:marBottom w:val="0"/>
          <w:divBdr>
            <w:top w:val="none" w:sz="0" w:space="0" w:color="auto"/>
            <w:left w:val="none" w:sz="0" w:space="0" w:color="auto"/>
            <w:bottom w:val="none" w:sz="0" w:space="0" w:color="auto"/>
            <w:right w:val="none" w:sz="0" w:space="0" w:color="auto"/>
          </w:divBdr>
        </w:div>
        <w:div w:id="923535186">
          <w:marLeft w:val="480"/>
          <w:marRight w:val="0"/>
          <w:marTop w:val="0"/>
          <w:marBottom w:val="0"/>
          <w:divBdr>
            <w:top w:val="none" w:sz="0" w:space="0" w:color="auto"/>
            <w:left w:val="none" w:sz="0" w:space="0" w:color="auto"/>
            <w:bottom w:val="none" w:sz="0" w:space="0" w:color="auto"/>
            <w:right w:val="none" w:sz="0" w:space="0" w:color="auto"/>
          </w:divBdr>
        </w:div>
        <w:div w:id="980698433">
          <w:marLeft w:val="480"/>
          <w:marRight w:val="0"/>
          <w:marTop w:val="0"/>
          <w:marBottom w:val="0"/>
          <w:divBdr>
            <w:top w:val="none" w:sz="0" w:space="0" w:color="auto"/>
            <w:left w:val="none" w:sz="0" w:space="0" w:color="auto"/>
            <w:bottom w:val="none" w:sz="0" w:space="0" w:color="auto"/>
            <w:right w:val="none" w:sz="0" w:space="0" w:color="auto"/>
          </w:divBdr>
        </w:div>
        <w:div w:id="1015500398">
          <w:marLeft w:val="480"/>
          <w:marRight w:val="0"/>
          <w:marTop w:val="0"/>
          <w:marBottom w:val="0"/>
          <w:divBdr>
            <w:top w:val="none" w:sz="0" w:space="0" w:color="auto"/>
            <w:left w:val="none" w:sz="0" w:space="0" w:color="auto"/>
            <w:bottom w:val="none" w:sz="0" w:space="0" w:color="auto"/>
            <w:right w:val="none" w:sz="0" w:space="0" w:color="auto"/>
          </w:divBdr>
        </w:div>
      </w:divsChild>
    </w:div>
    <w:div w:id="569774287">
      <w:bodyDiv w:val="1"/>
      <w:marLeft w:val="0"/>
      <w:marRight w:val="0"/>
      <w:marTop w:val="0"/>
      <w:marBottom w:val="0"/>
      <w:divBdr>
        <w:top w:val="none" w:sz="0" w:space="0" w:color="auto"/>
        <w:left w:val="none" w:sz="0" w:space="0" w:color="auto"/>
        <w:bottom w:val="none" w:sz="0" w:space="0" w:color="auto"/>
        <w:right w:val="none" w:sz="0" w:space="0" w:color="auto"/>
      </w:divBdr>
    </w:div>
    <w:div w:id="570427823">
      <w:bodyDiv w:val="1"/>
      <w:marLeft w:val="0"/>
      <w:marRight w:val="0"/>
      <w:marTop w:val="0"/>
      <w:marBottom w:val="0"/>
      <w:divBdr>
        <w:top w:val="none" w:sz="0" w:space="0" w:color="auto"/>
        <w:left w:val="none" w:sz="0" w:space="0" w:color="auto"/>
        <w:bottom w:val="none" w:sz="0" w:space="0" w:color="auto"/>
        <w:right w:val="none" w:sz="0" w:space="0" w:color="auto"/>
      </w:divBdr>
    </w:div>
    <w:div w:id="570696394">
      <w:bodyDiv w:val="1"/>
      <w:marLeft w:val="0"/>
      <w:marRight w:val="0"/>
      <w:marTop w:val="0"/>
      <w:marBottom w:val="0"/>
      <w:divBdr>
        <w:top w:val="none" w:sz="0" w:space="0" w:color="auto"/>
        <w:left w:val="none" w:sz="0" w:space="0" w:color="auto"/>
        <w:bottom w:val="none" w:sz="0" w:space="0" w:color="auto"/>
        <w:right w:val="none" w:sz="0" w:space="0" w:color="auto"/>
      </w:divBdr>
      <w:divsChild>
        <w:div w:id="308633532">
          <w:marLeft w:val="480"/>
          <w:marRight w:val="0"/>
          <w:marTop w:val="0"/>
          <w:marBottom w:val="0"/>
          <w:divBdr>
            <w:top w:val="none" w:sz="0" w:space="0" w:color="auto"/>
            <w:left w:val="none" w:sz="0" w:space="0" w:color="auto"/>
            <w:bottom w:val="none" w:sz="0" w:space="0" w:color="auto"/>
            <w:right w:val="none" w:sz="0" w:space="0" w:color="auto"/>
          </w:divBdr>
        </w:div>
        <w:div w:id="324668399">
          <w:marLeft w:val="480"/>
          <w:marRight w:val="0"/>
          <w:marTop w:val="0"/>
          <w:marBottom w:val="0"/>
          <w:divBdr>
            <w:top w:val="none" w:sz="0" w:space="0" w:color="auto"/>
            <w:left w:val="none" w:sz="0" w:space="0" w:color="auto"/>
            <w:bottom w:val="none" w:sz="0" w:space="0" w:color="auto"/>
            <w:right w:val="none" w:sz="0" w:space="0" w:color="auto"/>
          </w:divBdr>
        </w:div>
        <w:div w:id="346828457">
          <w:marLeft w:val="480"/>
          <w:marRight w:val="0"/>
          <w:marTop w:val="0"/>
          <w:marBottom w:val="0"/>
          <w:divBdr>
            <w:top w:val="none" w:sz="0" w:space="0" w:color="auto"/>
            <w:left w:val="none" w:sz="0" w:space="0" w:color="auto"/>
            <w:bottom w:val="none" w:sz="0" w:space="0" w:color="auto"/>
            <w:right w:val="none" w:sz="0" w:space="0" w:color="auto"/>
          </w:divBdr>
        </w:div>
        <w:div w:id="465317535">
          <w:marLeft w:val="480"/>
          <w:marRight w:val="0"/>
          <w:marTop w:val="0"/>
          <w:marBottom w:val="0"/>
          <w:divBdr>
            <w:top w:val="none" w:sz="0" w:space="0" w:color="auto"/>
            <w:left w:val="none" w:sz="0" w:space="0" w:color="auto"/>
            <w:bottom w:val="none" w:sz="0" w:space="0" w:color="auto"/>
            <w:right w:val="none" w:sz="0" w:space="0" w:color="auto"/>
          </w:divBdr>
        </w:div>
        <w:div w:id="569654729">
          <w:marLeft w:val="480"/>
          <w:marRight w:val="0"/>
          <w:marTop w:val="0"/>
          <w:marBottom w:val="0"/>
          <w:divBdr>
            <w:top w:val="none" w:sz="0" w:space="0" w:color="auto"/>
            <w:left w:val="none" w:sz="0" w:space="0" w:color="auto"/>
            <w:bottom w:val="none" w:sz="0" w:space="0" w:color="auto"/>
            <w:right w:val="none" w:sz="0" w:space="0" w:color="auto"/>
          </w:divBdr>
        </w:div>
        <w:div w:id="604995277">
          <w:marLeft w:val="480"/>
          <w:marRight w:val="0"/>
          <w:marTop w:val="0"/>
          <w:marBottom w:val="0"/>
          <w:divBdr>
            <w:top w:val="none" w:sz="0" w:space="0" w:color="auto"/>
            <w:left w:val="none" w:sz="0" w:space="0" w:color="auto"/>
            <w:bottom w:val="none" w:sz="0" w:space="0" w:color="auto"/>
            <w:right w:val="none" w:sz="0" w:space="0" w:color="auto"/>
          </w:divBdr>
        </w:div>
        <w:div w:id="613488130">
          <w:marLeft w:val="480"/>
          <w:marRight w:val="0"/>
          <w:marTop w:val="0"/>
          <w:marBottom w:val="0"/>
          <w:divBdr>
            <w:top w:val="none" w:sz="0" w:space="0" w:color="auto"/>
            <w:left w:val="none" w:sz="0" w:space="0" w:color="auto"/>
            <w:bottom w:val="none" w:sz="0" w:space="0" w:color="auto"/>
            <w:right w:val="none" w:sz="0" w:space="0" w:color="auto"/>
          </w:divBdr>
        </w:div>
        <w:div w:id="644899574">
          <w:marLeft w:val="480"/>
          <w:marRight w:val="0"/>
          <w:marTop w:val="0"/>
          <w:marBottom w:val="0"/>
          <w:divBdr>
            <w:top w:val="none" w:sz="0" w:space="0" w:color="auto"/>
            <w:left w:val="none" w:sz="0" w:space="0" w:color="auto"/>
            <w:bottom w:val="none" w:sz="0" w:space="0" w:color="auto"/>
            <w:right w:val="none" w:sz="0" w:space="0" w:color="auto"/>
          </w:divBdr>
        </w:div>
        <w:div w:id="657147145">
          <w:marLeft w:val="480"/>
          <w:marRight w:val="0"/>
          <w:marTop w:val="0"/>
          <w:marBottom w:val="0"/>
          <w:divBdr>
            <w:top w:val="none" w:sz="0" w:space="0" w:color="auto"/>
            <w:left w:val="none" w:sz="0" w:space="0" w:color="auto"/>
            <w:bottom w:val="none" w:sz="0" w:space="0" w:color="auto"/>
            <w:right w:val="none" w:sz="0" w:space="0" w:color="auto"/>
          </w:divBdr>
        </w:div>
        <w:div w:id="829441621">
          <w:marLeft w:val="480"/>
          <w:marRight w:val="0"/>
          <w:marTop w:val="0"/>
          <w:marBottom w:val="0"/>
          <w:divBdr>
            <w:top w:val="none" w:sz="0" w:space="0" w:color="auto"/>
            <w:left w:val="none" w:sz="0" w:space="0" w:color="auto"/>
            <w:bottom w:val="none" w:sz="0" w:space="0" w:color="auto"/>
            <w:right w:val="none" w:sz="0" w:space="0" w:color="auto"/>
          </w:divBdr>
        </w:div>
        <w:div w:id="833646878">
          <w:marLeft w:val="480"/>
          <w:marRight w:val="0"/>
          <w:marTop w:val="0"/>
          <w:marBottom w:val="0"/>
          <w:divBdr>
            <w:top w:val="none" w:sz="0" w:space="0" w:color="auto"/>
            <w:left w:val="none" w:sz="0" w:space="0" w:color="auto"/>
            <w:bottom w:val="none" w:sz="0" w:space="0" w:color="auto"/>
            <w:right w:val="none" w:sz="0" w:space="0" w:color="auto"/>
          </w:divBdr>
        </w:div>
        <w:div w:id="847449685">
          <w:marLeft w:val="480"/>
          <w:marRight w:val="0"/>
          <w:marTop w:val="0"/>
          <w:marBottom w:val="0"/>
          <w:divBdr>
            <w:top w:val="none" w:sz="0" w:space="0" w:color="auto"/>
            <w:left w:val="none" w:sz="0" w:space="0" w:color="auto"/>
            <w:bottom w:val="none" w:sz="0" w:space="0" w:color="auto"/>
            <w:right w:val="none" w:sz="0" w:space="0" w:color="auto"/>
          </w:divBdr>
        </w:div>
        <w:div w:id="906887176">
          <w:marLeft w:val="480"/>
          <w:marRight w:val="0"/>
          <w:marTop w:val="0"/>
          <w:marBottom w:val="0"/>
          <w:divBdr>
            <w:top w:val="none" w:sz="0" w:space="0" w:color="auto"/>
            <w:left w:val="none" w:sz="0" w:space="0" w:color="auto"/>
            <w:bottom w:val="none" w:sz="0" w:space="0" w:color="auto"/>
            <w:right w:val="none" w:sz="0" w:space="0" w:color="auto"/>
          </w:divBdr>
        </w:div>
        <w:div w:id="915823735">
          <w:marLeft w:val="480"/>
          <w:marRight w:val="0"/>
          <w:marTop w:val="0"/>
          <w:marBottom w:val="0"/>
          <w:divBdr>
            <w:top w:val="none" w:sz="0" w:space="0" w:color="auto"/>
            <w:left w:val="none" w:sz="0" w:space="0" w:color="auto"/>
            <w:bottom w:val="none" w:sz="0" w:space="0" w:color="auto"/>
            <w:right w:val="none" w:sz="0" w:space="0" w:color="auto"/>
          </w:divBdr>
        </w:div>
        <w:div w:id="994064568">
          <w:marLeft w:val="480"/>
          <w:marRight w:val="0"/>
          <w:marTop w:val="0"/>
          <w:marBottom w:val="0"/>
          <w:divBdr>
            <w:top w:val="none" w:sz="0" w:space="0" w:color="auto"/>
            <w:left w:val="none" w:sz="0" w:space="0" w:color="auto"/>
            <w:bottom w:val="none" w:sz="0" w:space="0" w:color="auto"/>
            <w:right w:val="none" w:sz="0" w:space="0" w:color="auto"/>
          </w:divBdr>
        </w:div>
        <w:div w:id="1004744688">
          <w:marLeft w:val="480"/>
          <w:marRight w:val="0"/>
          <w:marTop w:val="0"/>
          <w:marBottom w:val="0"/>
          <w:divBdr>
            <w:top w:val="none" w:sz="0" w:space="0" w:color="auto"/>
            <w:left w:val="none" w:sz="0" w:space="0" w:color="auto"/>
            <w:bottom w:val="none" w:sz="0" w:space="0" w:color="auto"/>
            <w:right w:val="none" w:sz="0" w:space="0" w:color="auto"/>
          </w:divBdr>
        </w:div>
      </w:divsChild>
    </w:div>
    <w:div w:id="571043966">
      <w:bodyDiv w:val="1"/>
      <w:marLeft w:val="0"/>
      <w:marRight w:val="0"/>
      <w:marTop w:val="0"/>
      <w:marBottom w:val="0"/>
      <w:divBdr>
        <w:top w:val="none" w:sz="0" w:space="0" w:color="auto"/>
        <w:left w:val="none" w:sz="0" w:space="0" w:color="auto"/>
        <w:bottom w:val="none" w:sz="0" w:space="0" w:color="auto"/>
        <w:right w:val="none" w:sz="0" w:space="0" w:color="auto"/>
      </w:divBdr>
    </w:div>
    <w:div w:id="571045416">
      <w:bodyDiv w:val="1"/>
      <w:marLeft w:val="0"/>
      <w:marRight w:val="0"/>
      <w:marTop w:val="0"/>
      <w:marBottom w:val="0"/>
      <w:divBdr>
        <w:top w:val="none" w:sz="0" w:space="0" w:color="auto"/>
        <w:left w:val="none" w:sz="0" w:space="0" w:color="auto"/>
        <w:bottom w:val="none" w:sz="0" w:space="0" w:color="auto"/>
        <w:right w:val="none" w:sz="0" w:space="0" w:color="auto"/>
      </w:divBdr>
    </w:div>
    <w:div w:id="571698652">
      <w:bodyDiv w:val="1"/>
      <w:marLeft w:val="0"/>
      <w:marRight w:val="0"/>
      <w:marTop w:val="0"/>
      <w:marBottom w:val="0"/>
      <w:divBdr>
        <w:top w:val="none" w:sz="0" w:space="0" w:color="auto"/>
        <w:left w:val="none" w:sz="0" w:space="0" w:color="auto"/>
        <w:bottom w:val="none" w:sz="0" w:space="0" w:color="auto"/>
        <w:right w:val="none" w:sz="0" w:space="0" w:color="auto"/>
      </w:divBdr>
    </w:div>
    <w:div w:id="572277651">
      <w:bodyDiv w:val="1"/>
      <w:marLeft w:val="0"/>
      <w:marRight w:val="0"/>
      <w:marTop w:val="0"/>
      <w:marBottom w:val="0"/>
      <w:divBdr>
        <w:top w:val="none" w:sz="0" w:space="0" w:color="auto"/>
        <w:left w:val="none" w:sz="0" w:space="0" w:color="auto"/>
        <w:bottom w:val="none" w:sz="0" w:space="0" w:color="auto"/>
        <w:right w:val="none" w:sz="0" w:space="0" w:color="auto"/>
      </w:divBdr>
      <w:divsChild>
        <w:div w:id="33048289">
          <w:marLeft w:val="480"/>
          <w:marRight w:val="0"/>
          <w:marTop w:val="0"/>
          <w:marBottom w:val="0"/>
          <w:divBdr>
            <w:top w:val="none" w:sz="0" w:space="0" w:color="auto"/>
            <w:left w:val="none" w:sz="0" w:space="0" w:color="auto"/>
            <w:bottom w:val="none" w:sz="0" w:space="0" w:color="auto"/>
            <w:right w:val="none" w:sz="0" w:space="0" w:color="auto"/>
          </w:divBdr>
        </w:div>
        <w:div w:id="34425656">
          <w:marLeft w:val="480"/>
          <w:marRight w:val="0"/>
          <w:marTop w:val="0"/>
          <w:marBottom w:val="0"/>
          <w:divBdr>
            <w:top w:val="none" w:sz="0" w:space="0" w:color="auto"/>
            <w:left w:val="none" w:sz="0" w:space="0" w:color="auto"/>
            <w:bottom w:val="none" w:sz="0" w:space="0" w:color="auto"/>
            <w:right w:val="none" w:sz="0" w:space="0" w:color="auto"/>
          </w:divBdr>
        </w:div>
        <w:div w:id="125122347">
          <w:marLeft w:val="480"/>
          <w:marRight w:val="0"/>
          <w:marTop w:val="0"/>
          <w:marBottom w:val="0"/>
          <w:divBdr>
            <w:top w:val="none" w:sz="0" w:space="0" w:color="auto"/>
            <w:left w:val="none" w:sz="0" w:space="0" w:color="auto"/>
            <w:bottom w:val="none" w:sz="0" w:space="0" w:color="auto"/>
            <w:right w:val="none" w:sz="0" w:space="0" w:color="auto"/>
          </w:divBdr>
        </w:div>
        <w:div w:id="193464848">
          <w:marLeft w:val="480"/>
          <w:marRight w:val="0"/>
          <w:marTop w:val="0"/>
          <w:marBottom w:val="0"/>
          <w:divBdr>
            <w:top w:val="none" w:sz="0" w:space="0" w:color="auto"/>
            <w:left w:val="none" w:sz="0" w:space="0" w:color="auto"/>
            <w:bottom w:val="none" w:sz="0" w:space="0" w:color="auto"/>
            <w:right w:val="none" w:sz="0" w:space="0" w:color="auto"/>
          </w:divBdr>
        </w:div>
        <w:div w:id="253823108">
          <w:marLeft w:val="480"/>
          <w:marRight w:val="0"/>
          <w:marTop w:val="0"/>
          <w:marBottom w:val="0"/>
          <w:divBdr>
            <w:top w:val="none" w:sz="0" w:space="0" w:color="auto"/>
            <w:left w:val="none" w:sz="0" w:space="0" w:color="auto"/>
            <w:bottom w:val="none" w:sz="0" w:space="0" w:color="auto"/>
            <w:right w:val="none" w:sz="0" w:space="0" w:color="auto"/>
          </w:divBdr>
        </w:div>
        <w:div w:id="336153712">
          <w:marLeft w:val="480"/>
          <w:marRight w:val="0"/>
          <w:marTop w:val="0"/>
          <w:marBottom w:val="0"/>
          <w:divBdr>
            <w:top w:val="none" w:sz="0" w:space="0" w:color="auto"/>
            <w:left w:val="none" w:sz="0" w:space="0" w:color="auto"/>
            <w:bottom w:val="none" w:sz="0" w:space="0" w:color="auto"/>
            <w:right w:val="none" w:sz="0" w:space="0" w:color="auto"/>
          </w:divBdr>
        </w:div>
        <w:div w:id="351807389">
          <w:marLeft w:val="480"/>
          <w:marRight w:val="0"/>
          <w:marTop w:val="0"/>
          <w:marBottom w:val="0"/>
          <w:divBdr>
            <w:top w:val="none" w:sz="0" w:space="0" w:color="auto"/>
            <w:left w:val="none" w:sz="0" w:space="0" w:color="auto"/>
            <w:bottom w:val="none" w:sz="0" w:space="0" w:color="auto"/>
            <w:right w:val="none" w:sz="0" w:space="0" w:color="auto"/>
          </w:divBdr>
        </w:div>
        <w:div w:id="377512295">
          <w:marLeft w:val="480"/>
          <w:marRight w:val="0"/>
          <w:marTop w:val="0"/>
          <w:marBottom w:val="0"/>
          <w:divBdr>
            <w:top w:val="none" w:sz="0" w:space="0" w:color="auto"/>
            <w:left w:val="none" w:sz="0" w:space="0" w:color="auto"/>
            <w:bottom w:val="none" w:sz="0" w:space="0" w:color="auto"/>
            <w:right w:val="none" w:sz="0" w:space="0" w:color="auto"/>
          </w:divBdr>
        </w:div>
        <w:div w:id="427390608">
          <w:marLeft w:val="480"/>
          <w:marRight w:val="0"/>
          <w:marTop w:val="0"/>
          <w:marBottom w:val="0"/>
          <w:divBdr>
            <w:top w:val="none" w:sz="0" w:space="0" w:color="auto"/>
            <w:left w:val="none" w:sz="0" w:space="0" w:color="auto"/>
            <w:bottom w:val="none" w:sz="0" w:space="0" w:color="auto"/>
            <w:right w:val="none" w:sz="0" w:space="0" w:color="auto"/>
          </w:divBdr>
        </w:div>
        <w:div w:id="427507886">
          <w:marLeft w:val="480"/>
          <w:marRight w:val="0"/>
          <w:marTop w:val="0"/>
          <w:marBottom w:val="0"/>
          <w:divBdr>
            <w:top w:val="none" w:sz="0" w:space="0" w:color="auto"/>
            <w:left w:val="none" w:sz="0" w:space="0" w:color="auto"/>
            <w:bottom w:val="none" w:sz="0" w:space="0" w:color="auto"/>
            <w:right w:val="none" w:sz="0" w:space="0" w:color="auto"/>
          </w:divBdr>
        </w:div>
        <w:div w:id="427699812">
          <w:marLeft w:val="480"/>
          <w:marRight w:val="0"/>
          <w:marTop w:val="0"/>
          <w:marBottom w:val="0"/>
          <w:divBdr>
            <w:top w:val="none" w:sz="0" w:space="0" w:color="auto"/>
            <w:left w:val="none" w:sz="0" w:space="0" w:color="auto"/>
            <w:bottom w:val="none" w:sz="0" w:space="0" w:color="auto"/>
            <w:right w:val="none" w:sz="0" w:space="0" w:color="auto"/>
          </w:divBdr>
        </w:div>
        <w:div w:id="437069483">
          <w:marLeft w:val="480"/>
          <w:marRight w:val="0"/>
          <w:marTop w:val="0"/>
          <w:marBottom w:val="0"/>
          <w:divBdr>
            <w:top w:val="none" w:sz="0" w:space="0" w:color="auto"/>
            <w:left w:val="none" w:sz="0" w:space="0" w:color="auto"/>
            <w:bottom w:val="none" w:sz="0" w:space="0" w:color="auto"/>
            <w:right w:val="none" w:sz="0" w:space="0" w:color="auto"/>
          </w:divBdr>
        </w:div>
        <w:div w:id="443303356">
          <w:marLeft w:val="480"/>
          <w:marRight w:val="0"/>
          <w:marTop w:val="0"/>
          <w:marBottom w:val="0"/>
          <w:divBdr>
            <w:top w:val="none" w:sz="0" w:space="0" w:color="auto"/>
            <w:left w:val="none" w:sz="0" w:space="0" w:color="auto"/>
            <w:bottom w:val="none" w:sz="0" w:space="0" w:color="auto"/>
            <w:right w:val="none" w:sz="0" w:space="0" w:color="auto"/>
          </w:divBdr>
        </w:div>
        <w:div w:id="484052627">
          <w:marLeft w:val="480"/>
          <w:marRight w:val="0"/>
          <w:marTop w:val="0"/>
          <w:marBottom w:val="0"/>
          <w:divBdr>
            <w:top w:val="none" w:sz="0" w:space="0" w:color="auto"/>
            <w:left w:val="none" w:sz="0" w:space="0" w:color="auto"/>
            <w:bottom w:val="none" w:sz="0" w:space="0" w:color="auto"/>
            <w:right w:val="none" w:sz="0" w:space="0" w:color="auto"/>
          </w:divBdr>
        </w:div>
        <w:div w:id="501552861">
          <w:marLeft w:val="480"/>
          <w:marRight w:val="0"/>
          <w:marTop w:val="0"/>
          <w:marBottom w:val="0"/>
          <w:divBdr>
            <w:top w:val="none" w:sz="0" w:space="0" w:color="auto"/>
            <w:left w:val="none" w:sz="0" w:space="0" w:color="auto"/>
            <w:bottom w:val="none" w:sz="0" w:space="0" w:color="auto"/>
            <w:right w:val="none" w:sz="0" w:space="0" w:color="auto"/>
          </w:divBdr>
        </w:div>
        <w:div w:id="521625788">
          <w:marLeft w:val="480"/>
          <w:marRight w:val="0"/>
          <w:marTop w:val="0"/>
          <w:marBottom w:val="0"/>
          <w:divBdr>
            <w:top w:val="none" w:sz="0" w:space="0" w:color="auto"/>
            <w:left w:val="none" w:sz="0" w:space="0" w:color="auto"/>
            <w:bottom w:val="none" w:sz="0" w:space="0" w:color="auto"/>
            <w:right w:val="none" w:sz="0" w:space="0" w:color="auto"/>
          </w:divBdr>
        </w:div>
        <w:div w:id="531961544">
          <w:marLeft w:val="480"/>
          <w:marRight w:val="0"/>
          <w:marTop w:val="0"/>
          <w:marBottom w:val="0"/>
          <w:divBdr>
            <w:top w:val="none" w:sz="0" w:space="0" w:color="auto"/>
            <w:left w:val="none" w:sz="0" w:space="0" w:color="auto"/>
            <w:bottom w:val="none" w:sz="0" w:space="0" w:color="auto"/>
            <w:right w:val="none" w:sz="0" w:space="0" w:color="auto"/>
          </w:divBdr>
        </w:div>
        <w:div w:id="612371754">
          <w:marLeft w:val="480"/>
          <w:marRight w:val="0"/>
          <w:marTop w:val="0"/>
          <w:marBottom w:val="0"/>
          <w:divBdr>
            <w:top w:val="none" w:sz="0" w:space="0" w:color="auto"/>
            <w:left w:val="none" w:sz="0" w:space="0" w:color="auto"/>
            <w:bottom w:val="none" w:sz="0" w:space="0" w:color="auto"/>
            <w:right w:val="none" w:sz="0" w:space="0" w:color="auto"/>
          </w:divBdr>
        </w:div>
        <w:div w:id="623774715">
          <w:marLeft w:val="480"/>
          <w:marRight w:val="0"/>
          <w:marTop w:val="0"/>
          <w:marBottom w:val="0"/>
          <w:divBdr>
            <w:top w:val="none" w:sz="0" w:space="0" w:color="auto"/>
            <w:left w:val="none" w:sz="0" w:space="0" w:color="auto"/>
            <w:bottom w:val="none" w:sz="0" w:space="0" w:color="auto"/>
            <w:right w:val="none" w:sz="0" w:space="0" w:color="auto"/>
          </w:divBdr>
        </w:div>
        <w:div w:id="629476116">
          <w:marLeft w:val="480"/>
          <w:marRight w:val="0"/>
          <w:marTop w:val="0"/>
          <w:marBottom w:val="0"/>
          <w:divBdr>
            <w:top w:val="none" w:sz="0" w:space="0" w:color="auto"/>
            <w:left w:val="none" w:sz="0" w:space="0" w:color="auto"/>
            <w:bottom w:val="none" w:sz="0" w:space="0" w:color="auto"/>
            <w:right w:val="none" w:sz="0" w:space="0" w:color="auto"/>
          </w:divBdr>
        </w:div>
        <w:div w:id="644553974">
          <w:marLeft w:val="480"/>
          <w:marRight w:val="0"/>
          <w:marTop w:val="0"/>
          <w:marBottom w:val="0"/>
          <w:divBdr>
            <w:top w:val="none" w:sz="0" w:space="0" w:color="auto"/>
            <w:left w:val="none" w:sz="0" w:space="0" w:color="auto"/>
            <w:bottom w:val="none" w:sz="0" w:space="0" w:color="auto"/>
            <w:right w:val="none" w:sz="0" w:space="0" w:color="auto"/>
          </w:divBdr>
        </w:div>
        <w:div w:id="709039870">
          <w:marLeft w:val="480"/>
          <w:marRight w:val="0"/>
          <w:marTop w:val="0"/>
          <w:marBottom w:val="0"/>
          <w:divBdr>
            <w:top w:val="none" w:sz="0" w:space="0" w:color="auto"/>
            <w:left w:val="none" w:sz="0" w:space="0" w:color="auto"/>
            <w:bottom w:val="none" w:sz="0" w:space="0" w:color="auto"/>
            <w:right w:val="none" w:sz="0" w:space="0" w:color="auto"/>
          </w:divBdr>
        </w:div>
        <w:div w:id="710767098">
          <w:marLeft w:val="480"/>
          <w:marRight w:val="0"/>
          <w:marTop w:val="0"/>
          <w:marBottom w:val="0"/>
          <w:divBdr>
            <w:top w:val="none" w:sz="0" w:space="0" w:color="auto"/>
            <w:left w:val="none" w:sz="0" w:space="0" w:color="auto"/>
            <w:bottom w:val="none" w:sz="0" w:space="0" w:color="auto"/>
            <w:right w:val="none" w:sz="0" w:space="0" w:color="auto"/>
          </w:divBdr>
        </w:div>
        <w:div w:id="740829300">
          <w:marLeft w:val="480"/>
          <w:marRight w:val="0"/>
          <w:marTop w:val="0"/>
          <w:marBottom w:val="0"/>
          <w:divBdr>
            <w:top w:val="none" w:sz="0" w:space="0" w:color="auto"/>
            <w:left w:val="none" w:sz="0" w:space="0" w:color="auto"/>
            <w:bottom w:val="none" w:sz="0" w:space="0" w:color="auto"/>
            <w:right w:val="none" w:sz="0" w:space="0" w:color="auto"/>
          </w:divBdr>
        </w:div>
        <w:div w:id="762530895">
          <w:marLeft w:val="480"/>
          <w:marRight w:val="0"/>
          <w:marTop w:val="0"/>
          <w:marBottom w:val="0"/>
          <w:divBdr>
            <w:top w:val="none" w:sz="0" w:space="0" w:color="auto"/>
            <w:left w:val="none" w:sz="0" w:space="0" w:color="auto"/>
            <w:bottom w:val="none" w:sz="0" w:space="0" w:color="auto"/>
            <w:right w:val="none" w:sz="0" w:space="0" w:color="auto"/>
          </w:divBdr>
        </w:div>
        <w:div w:id="766196501">
          <w:marLeft w:val="480"/>
          <w:marRight w:val="0"/>
          <w:marTop w:val="0"/>
          <w:marBottom w:val="0"/>
          <w:divBdr>
            <w:top w:val="none" w:sz="0" w:space="0" w:color="auto"/>
            <w:left w:val="none" w:sz="0" w:space="0" w:color="auto"/>
            <w:bottom w:val="none" w:sz="0" w:space="0" w:color="auto"/>
            <w:right w:val="none" w:sz="0" w:space="0" w:color="auto"/>
          </w:divBdr>
        </w:div>
        <w:div w:id="780956691">
          <w:marLeft w:val="480"/>
          <w:marRight w:val="0"/>
          <w:marTop w:val="0"/>
          <w:marBottom w:val="0"/>
          <w:divBdr>
            <w:top w:val="none" w:sz="0" w:space="0" w:color="auto"/>
            <w:left w:val="none" w:sz="0" w:space="0" w:color="auto"/>
            <w:bottom w:val="none" w:sz="0" w:space="0" w:color="auto"/>
            <w:right w:val="none" w:sz="0" w:space="0" w:color="auto"/>
          </w:divBdr>
        </w:div>
        <w:div w:id="795023011">
          <w:marLeft w:val="480"/>
          <w:marRight w:val="0"/>
          <w:marTop w:val="0"/>
          <w:marBottom w:val="0"/>
          <w:divBdr>
            <w:top w:val="none" w:sz="0" w:space="0" w:color="auto"/>
            <w:left w:val="none" w:sz="0" w:space="0" w:color="auto"/>
            <w:bottom w:val="none" w:sz="0" w:space="0" w:color="auto"/>
            <w:right w:val="none" w:sz="0" w:space="0" w:color="auto"/>
          </w:divBdr>
        </w:div>
        <w:div w:id="801114485">
          <w:marLeft w:val="480"/>
          <w:marRight w:val="0"/>
          <w:marTop w:val="0"/>
          <w:marBottom w:val="0"/>
          <w:divBdr>
            <w:top w:val="none" w:sz="0" w:space="0" w:color="auto"/>
            <w:left w:val="none" w:sz="0" w:space="0" w:color="auto"/>
            <w:bottom w:val="none" w:sz="0" w:space="0" w:color="auto"/>
            <w:right w:val="none" w:sz="0" w:space="0" w:color="auto"/>
          </w:divBdr>
        </w:div>
        <w:div w:id="805506229">
          <w:marLeft w:val="480"/>
          <w:marRight w:val="0"/>
          <w:marTop w:val="0"/>
          <w:marBottom w:val="0"/>
          <w:divBdr>
            <w:top w:val="none" w:sz="0" w:space="0" w:color="auto"/>
            <w:left w:val="none" w:sz="0" w:space="0" w:color="auto"/>
            <w:bottom w:val="none" w:sz="0" w:space="0" w:color="auto"/>
            <w:right w:val="none" w:sz="0" w:space="0" w:color="auto"/>
          </w:divBdr>
        </w:div>
        <w:div w:id="816067528">
          <w:marLeft w:val="480"/>
          <w:marRight w:val="0"/>
          <w:marTop w:val="0"/>
          <w:marBottom w:val="0"/>
          <w:divBdr>
            <w:top w:val="none" w:sz="0" w:space="0" w:color="auto"/>
            <w:left w:val="none" w:sz="0" w:space="0" w:color="auto"/>
            <w:bottom w:val="none" w:sz="0" w:space="0" w:color="auto"/>
            <w:right w:val="none" w:sz="0" w:space="0" w:color="auto"/>
          </w:divBdr>
        </w:div>
        <w:div w:id="835219990">
          <w:marLeft w:val="480"/>
          <w:marRight w:val="0"/>
          <w:marTop w:val="0"/>
          <w:marBottom w:val="0"/>
          <w:divBdr>
            <w:top w:val="none" w:sz="0" w:space="0" w:color="auto"/>
            <w:left w:val="none" w:sz="0" w:space="0" w:color="auto"/>
            <w:bottom w:val="none" w:sz="0" w:space="0" w:color="auto"/>
            <w:right w:val="none" w:sz="0" w:space="0" w:color="auto"/>
          </w:divBdr>
        </w:div>
        <w:div w:id="869487515">
          <w:marLeft w:val="480"/>
          <w:marRight w:val="0"/>
          <w:marTop w:val="0"/>
          <w:marBottom w:val="0"/>
          <w:divBdr>
            <w:top w:val="none" w:sz="0" w:space="0" w:color="auto"/>
            <w:left w:val="none" w:sz="0" w:space="0" w:color="auto"/>
            <w:bottom w:val="none" w:sz="0" w:space="0" w:color="auto"/>
            <w:right w:val="none" w:sz="0" w:space="0" w:color="auto"/>
          </w:divBdr>
        </w:div>
        <w:div w:id="869538860">
          <w:marLeft w:val="480"/>
          <w:marRight w:val="0"/>
          <w:marTop w:val="0"/>
          <w:marBottom w:val="0"/>
          <w:divBdr>
            <w:top w:val="none" w:sz="0" w:space="0" w:color="auto"/>
            <w:left w:val="none" w:sz="0" w:space="0" w:color="auto"/>
            <w:bottom w:val="none" w:sz="0" w:space="0" w:color="auto"/>
            <w:right w:val="none" w:sz="0" w:space="0" w:color="auto"/>
          </w:divBdr>
        </w:div>
        <w:div w:id="876043207">
          <w:marLeft w:val="480"/>
          <w:marRight w:val="0"/>
          <w:marTop w:val="0"/>
          <w:marBottom w:val="0"/>
          <w:divBdr>
            <w:top w:val="none" w:sz="0" w:space="0" w:color="auto"/>
            <w:left w:val="none" w:sz="0" w:space="0" w:color="auto"/>
            <w:bottom w:val="none" w:sz="0" w:space="0" w:color="auto"/>
            <w:right w:val="none" w:sz="0" w:space="0" w:color="auto"/>
          </w:divBdr>
        </w:div>
        <w:div w:id="928658855">
          <w:marLeft w:val="480"/>
          <w:marRight w:val="0"/>
          <w:marTop w:val="0"/>
          <w:marBottom w:val="0"/>
          <w:divBdr>
            <w:top w:val="none" w:sz="0" w:space="0" w:color="auto"/>
            <w:left w:val="none" w:sz="0" w:space="0" w:color="auto"/>
            <w:bottom w:val="none" w:sz="0" w:space="0" w:color="auto"/>
            <w:right w:val="none" w:sz="0" w:space="0" w:color="auto"/>
          </w:divBdr>
        </w:div>
        <w:div w:id="952637169">
          <w:marLeft w:val="480"/>
          <w:marRight w:val="0"/>
          <w:marTop w:val="0"/>
          <w:marBottom w:val="0"/>
          <w:divBdr>
            <w:top w:val="none" w:sz="0" w:space="0" w:color="auto"/>
            <w:left w:val="none" w:sz="0" w:space="0" w:color="auto"/>
            <w:bottom w:val="none" w:sz="0" w:space="0" w:color="auto"/>
            <w:right w:val="none" w:sz="0" w:space="0" w:color="auto"/>
          </w:divBdr>
        </w:div>
        <w:div w:id="991786172">
          <w:marLeft w:val="480"/>
          <w:marRight w:val="0"/>
          <w:marTop w:val="0"/>
          <w:marBottom w:val="0"/>
          <w:divBdr>
            <w:top w:val="none" w:sz="0" w:space="0" w:color="auto"/>
            <w:left w:val="none" w:sz="0" w:space="0" w:color="auto"/>
            <w:bottom w:val="none" w:sz="0" w:space="0" w:color="auto"/>
            <w:right w:val="none" w:sz="0" w:space="0" w:color="auto"/>
          </w:divBdr>
        </w:div>
      </w:divsChild>
    </w:div>
    <w:div w:id="572542833">
      <w:bodyDiv w:val="1"/>
      <w:marLeft w:val="0"/>
      <w:marRight w:val="0"/>
      <w:marTop w:val="0"/>
      <w:marBottom w:val="0"/>
      <w:divBdr>
        <w:top w:val="none" w:sz="0" w:space="0" w:color="auto"/>
        <w:left w:val="none" w:sz="0" w:space="0" w:color="auto"/>
        <w:bottom w:val="none" w:sz="0" w:space="0" w:color="auto"/>
        <w:right w:val="none" w:sz="0" w:space="0" w:color="auto"/>
      </w:divBdr>
    </w:div>
    <w:div w:id="572550092">
      <w:bodyDiv w:val="1"/>
      <w:marLeft w:val="0"/>
      <w:marRight w:val="0"/>
      <w:marTop w:val="0"/>
      <w:marBottom w:val="0"/>
      <w:divBdr>
        <w:top w:val="none" w:sz="0" w:space="0" w:color="auto"/>
        <w:left w:val="none" w:sz="0" w:space="0" w:color="auto"/>
        <w:bottom w:val="none" w:sz="0" w:space="0" w:color="auto"/>
        <w:right w:val="none" w:sz="0" w:space="0" w:color="auto"/>
      </w:divBdr>
    </w:div>
    <w:div w:id="572667372">
      <w:bodyDiv w:val="1"/>
      <w:marLeft w:val="0"/>
      <w:marRight w:val="0"/>
      <w:marTop w:val="0"/>
      <w:marBottom w:val="0"/>
      <w:divBdr>
        <w:top w:val="none" w:sz="0" w:space="0" w:color="auto"/>
        <w:left w:val="none" w:sz="0" w:space="0" w:color="auto"/>
        <w:bottom w:val="none" w:sz="0" w:space="0" w:color="auto"/>
        <w:right w:val="none" w:sz="0" w:space="0" w:color="auto"/>
      </w:divBdr>
    </w:div>
    <w:div w:id="573130794">
      <w:bodyDiv w:val="1"/>
      <w:marLeft w:val="0"/>
      <w:marRight w:val="0"/>
      <w:marTop w:val="0"/>
      <w:marBottom w:val="0"/>
      <w:divBdr>
        <w:top w:val="none" w:sz="0" w:space="0" w:color="auto"/>
        <w:left w:val="none" w:sz="0" w:space="0" w:color="auto"/>
        <w:bottom w:val="none" w:sz="0" w:space="0" w:color="auto"/>
        <w:right w:val="none" w:sz="0" w:space="0" w:color="auto"/>
      </w:divBdr>
      <w:divsChild>
        <w:div w:id="20017057">
          <w:marLeft w:val="480"/>
          <w:marRight w:val="0"/>
          <w:marTop w:val="0"/>
          <w:marBottom w:val="0"/>
          <w:divBdr>
            <w:top w:val="none" w:sz="0" w:space="0" w:color="auto"/>
            <w:left w:val="none" w:sz="0" w:space="0" w:color="auto"/>
            <w:bottom w:val="none" w:sz="0" w:space="0" w:color="auto"/>
            <w:right w:val="none" w:sz="0" w:space="0" w:color="auto"/>
          </w:divBdr>
        </w:div>
        <w:div w:id="89856128">
          <w:marLeft w:val="480"/>
          <w:marRight w:val="0"/>
          <w:marTop w:val="0"/>
          <w:marBottom w:val="0"/>
          <w:divBdr>
            <w:top w:val="none" w:sz="0" w:space="0" w:color="auto"/>
            <w:left w:val="none" w:sz="0" w:space="0" w:color="auto"/>
            <w:bottom w:val="none" w:sz="0" w:space="0" w:color="auto"/>
            <w:right w:val="none" w:sz="0" w:space="0" w:color="auto"/>
          </w:divBdr>
        </w:div>
        <w:div w:id="94711076">
          <w:marLeft w:val="480"/>
          <w:marRight w:val="0"/>
          <w:marTop w:val="0"/>
          <w:marBottom w:val="0"/>
          <w:divBdr>
            <w:top w:val="none" w:sz="0" w:space="0" w:color="auto"/>
            <w:left w:val="none" w:sz="0" w:space="0" w:color="auto"/>
            <w:bottom w:val="none" w:sz="0" w:space="0" w:color="auto"/>
            <w:right w:val="none" w:sz="0" w:space="0" w:color="auto"/>
          </w:divBdr>
        </w:div>
        <w:div w:id="103312358">
          <w:marLeft w:val="480"/>
          <w:marRight w:val="0"/>
          <w:marTop w:val="0"/>
          <w:marBottom w:val="0"/>
          <w:divBdr>
            <w:top w:val="none" w:sz="0" w:space="0" w:color="auto"/>
            <w:left w:val="none" w:sz="0" w:space="0" w:color="auto"/>
            <w:bottom w:val="none" w:sz="0" w:space="0" w:color="auto"/>
            <w:right w:val="none" w:sz="0" w:space="0" w:color="auto"/>
          </w:divBdr>
        </w:div>
        <w:div w:id="122309887">
          <w:marLeft w:val="480"/>
          <w:marRight w:val="0"/>
          <w:marTop w:val="0"/>
          <w:marBottom w:val="0"/>
          <w:divBdr>
            <w:top w:val="none" w:sz="0" w:space="0" w:color="auto"/>
            <w:left w:val="none" w:sz="0" w:space="0" w:color="auto"/>
            <w:bottom w:val="none" w:sz="0" w:space="0" w:color="auto"/>
            <w:right w:val="none" w:sz="0" w:space="0" w:color="auto"/>
          </w:divBdr>
        </w:div>
        <w:div w:id="144468943">
          <w:marLeft w:val="480"/>
          <w:marRight w:val="0"/>
          <w:marTop w:val="0"/>
          <w:marBottom w:val="0"/>
          <w:divBdr>
            <w:top w:val="none" w:sz="0" w:space="0" w:color="auto"/>
            <w:left w:val="none" w:sz="0" w:space="0" w:color="auto"/>
            <w:bottom w:val="none" w:sz="0" w:space="0" w:color="auto"/>
            <w:right w:val="none" w:sz="0" w:space="0" w:color="auto"/>
          </w:divBdr>
        </w:div>
        <w:div w:id="149293647">
          <w:marLeft w:val="480"/>
          <w:marRight w:val="0"/>
          <w:marTop w:val="0"/>
          <w:marBottom w:val="0"/>
          <w:divBdr>
            <w:top w:val="none" w:sz="0" w:space="0" w:color="auto"/>
            <w:left w:val="none" w:sz="0" w:space="0" w:color="auto"/>
            <w:bottom w:val="none" w:sz="0" w:space="0" w:color="auto"/>
            <w:right w:val="none" w:sz="0" w:space="0" w:color="auto"/>
          </w:divBdr>
        </w:div>
        <w:div w:id="149492880">
          <w:marLeft w:val="480"/>
          <w:marRight w:val="0"/>
          <w:marTop w:val="0"/>
          <w:marBottom w:val="0"/>
          <w:divBdr>
            <w:top w:val="none" w:sz="0" w:space="0" w:color="auto"/>
            <w:left w:val="none" w:sz="0" w:space="0" w:color="auto"/>
            <w:bottom w:val="none" w:sz="0" w:space="0" w:color="auto"/>
            <w:right w:val="none" w:sz="0" w:space="0" w:color="auto"/>
          </w:divBdr>
        </w:div>
        <w:div w:id="167256500">
          <w:marLeft w:val="480"/>
          <w:marRight w:val="0"/>
          <w:marTop w:val="0"/>
          <w:marBottom w:val="0"/>
          <w:divBdr>
            <w:top w:val="none" w:sz="0" w:space="0" w:color="auto"/>
            <w:left w:val="none" w:sz="0" w:space="0" w:color="auto"/>
            <w:bottom w:val="none" w:sz="0" w:space="0" w:color="auto"/>
            <w:right w:val="none" w:sz="0" w:space="0" w:color="auto"/>
          </w:divBdr>
        </w:div>
        <w:div w:id="213933181">
          <w:marLeft w:val="480"/>
          <w:marRight w:val="0"/>
          <w:marTop w:val="0"/>
          <w:marBottom w:val="0"/>
          <w:divBdr>
            <w:top w:val="none" w:sz="0" w:space="0" w:color="auto"/>
            <w:left w:val="none" w:sz="0" w:space="0" w:color="auto"/>
            <w:bottom w:val="none" w:sz="0" w:space="0" w:color="auto"/>
            <w:right w:val="none" w:sz="0" w:space="0" w:color="auto"/>
          </w:divBdr>
        </w:div>
        <w:div w:id="229049602">
          <w:marLeft w:val="480"/>
          <w:marRight w:val="0"/>
          <w:marTop w:val="0"/>
          <w:marBottom w:val="0"/>
          <w:divBdr>
            <w:top w:val="none" w:sz="0" w:space="0" w:color="auto"/>
            <w:left w:val="none" w:sz="0" w:space="0" w:color="auto"/>
            <w:bottom w:val="none" w:sz="0" w:space="0" w:color="auto"/>
            <w:right w:val="none" w:sz="0" w:space="0" w:color="auto"/>
          </w:divBdr>
        </w:div>
        <w:div w:id="236984381">
          <w:marLeft w:val="480"/>
          <w:marRight w:val="0"/>
          <w:marTop w:val="0"/>
          <w:marBottom w:val="0"/>
          <w:divBdr>
            <w:top w:val="none" w:sz="0" w:space="0" w:color="auto"/>
            <w:left w:val="none" w:sz="0" w:space="0" w:color="auto"/>
            <w:bottom w:val="none" w:sz="0" w:space="0" w:color="auto"/>
            <w:right w:val="none" w:sz="0" w:space="0" w:color="auto"/>
          </w:divBdr>
        </w:div>
        <w:div w:id="259604405">
          <w:marLeft w:val="480"/>
          <w:marRight w:val="0"/>
          <w:marTop w:val="0"/>
          <w:marBottom w:val="0"/>
          <w:divBdr>
            <w:top w:val="none" w:sz="0" w:space="0" w:color="auto"/>
            <w:left w:val="none" w:sz="0" w:space="0" w:color="auto"/>
            <w:bottom w:val="none" w:sz="0" w:space="0" w:color="auto"/>
            <w:right w:val="none" w:sz="0" w:space="0" w:color="auto"/>
          </w:divBdr>
        </w:div>
        <w:div w:id="291328636">
          <w:marLeft w:val="480"/>
          <w:marRight w:val="0"/>
          <w:marTop w:val="0"/>
          <w:marBottom w:val="0"/>
          <w:divBdr>
            <w:top w:val="none" w:sz="0" w:space="0" w:color="auto"/>
            <w:left w:val="none" w:sz="0" w:space="0" w:color="auto"/>
            <w:bottom w:val="none" w:sz="0" w:space="0" w:color="auto"/>
            <w:right w:val="none" w:sz="0" w:space="0" w:color="auto"/>
          </w:divBdr>
        </w:div>
        <w:div w:id="300768721">
          <w:marLeft w:val="480"/>
          <w:marRight w:val="0"/>
          <w:marTop w:val="0"/>
          <w:marBottom w:val="0"/>
          <w:divBdr>
            <w:top w:val="none" w:sz="0" w:space="0" w:color="auto"/>
            <w:left w:val="none" w:sz="0" w:space="0" w:color="auto"/>
            <w:bottom w:val="none" w:sz="0" w:space="0" w:color="auto"/>
            <w:right w:val="none" w:sz="0" w:space="0" w:color="auto"/>
          </w:divBdr>
        </w:div>
        <w:div w:id="312175529">
          <w:marLeft w:val="480"/>
          <w:marRight w:val="0"/>
          <w:marTop w:val="0"/>
          <w:marBottom w:val="0"/>
          <w:divBdr>
            <w:top w:val="none" w:sz="0" w:space="0" w:color="auto"/>
            <w:left w:val="none" w:sz="0" w:space="0" w:color="auto"/>
            <w:bottom w:val="none" w:sz="0" w:space="0" w:color="auto"/>
            <w:right w:val="none" w:sz="0" w:space="0" w:color="auto"/>
          </w:divBdr>
        </w:div>
        <w:div w:id="312637483">
          <w:marLeft w:val="480"/>
          <w:marRight w:val="0"/>
          <w:marTop w:val="0"/>
          <w:marBottom w:val="0"/>
          <w:divBdr>
            <w:top w:val="none" w:sz="0" w:space="0" w:color="auto"/>
            <w:left w:val="none" w:sz="0" w:space="0" w:color="auto"/>
            <w:bottom w:val="none" w:sz="0" w:space="0" w:color="auto"/>
            <w:right w:val="none" w:sz="0" w:space="0" w:color="auto"/>
          </w:divBdr>
        </w:div>
        <w:div w:id="313098123">
          <w:marLeft w:val="480"/>
          <w:marRight w:val="0"/>
          <w:marTop w:val="0"/>
          <w:marBottom w:val="0"/>
          <w:divBdr>
            <w:top w:val="none" w:sz="0" w:space="0" w:color="auto"/>
            <w:left w:val="none" w:sz="0" w:space="0" w:color="auto"/>
            <w:bottom w:val="none" w:sz="0" w:space="0" w:color="auto"/>
            <w:right w:val="none" w:sz="0" w:space="0" w:color="auto"/>
          </w:divBdr>
        </w:div>
        <w:div w:id="340275034">
          <w:marLeft w:val="480"/>
          <w:marRight w:val="0"/>
          <w:marTop w:val="0"/>
          <w:marBottom w:val="0"/>
          <w:divBdr>
            <w:top w:val="none" w:sz="0" w:space="0" w:color="auto"/>
            <w:left w:val="none" w:sz="0" w:space="0" w:color="auto"/>
            <w:bottom w:val="none" w:sz="0" w:space="0" w:color="auto"/>
            <w:right w:val="none" w:sz="0" w:space="0" w:color="auto"/>
          </w:divBdr>
        </w:div>
        <w:div w:id="348871221">
          <w:marLeft w:val="480"/>
          <w:marRight w:val="0"/>
          <w:marTop w:val="0"/>
          <w:marBottom w:val="0"/>
          <w:divBdr>
            <w:top w:val="none" w:sz="0" w:space="0" w:color="auto"/>
            <w:left w:val="none" w:sz="0" w:space="0" w:color="auto"/>
            <w:bottom w:val="none" w:sz="0" w:space="0" w:color="auto"/>
            <w:right w:val="none" w:sz="0" w:space="0" w:color="auto"/>
          </w:divBdr>
        </w:div>
        <w:div w:id="387455228">
          <w:marLeft w:val="480"/>
          <w:marRight w:val="0"/>
          <w:marTop w:val="0"/>
          <w:marBottom w:val="0"/>
          <w:divBdr>
            <w:top w:val="none" w:sz="0" w:space="0" w:color="auto"/>
            <w:left w:val="none" w:sz="0" w:space="0" w:color="auto"/>
            <w:bottom w:val="none" w:sz="0" w:space="0" w:color="auto"/>
            <w:right w:val="none" w:sz="0" w:space="0" w:color="auto"/>
          </w:divBdr>
        </w:div>
        <w:div w:id="403842707">
          <w:marLeft w:val="480"/>
          <w:marRight w:val="0"/>
          <w:marTop w:val="0"/>
          <w:marBottom w:val="0"/>
          <w:divBdr>
            <w:top w:val="none" w:sz="0" w:space="0" w:color="auto"/>
            <w:left w:val="none" w:sz="0" w:space="0" w:color="auto"/>
            <w:bottom w:val="none" w:sz="0" w:space="0" w:color="auto"/>
            <w:right w:val="none" w:sz="0" w:space="0" w:color="auto"/>
          </w:divBdr>
        </w:div>
        <w:div w:id="425928999">
          <w:marLeft w:val="480"/>
          <w:marRight w:val="0"/>
          <w:marTop w:val="0"/>
          <w:marBottom w:val="0"/>
          <w:divBdr>
            <w:top w:val="none" w:sz="0" w:space="0" w:color="auto"/>
            <w:left w:val="none" w:sz="0" w:space="0" w:color="auto"/>
            <w:bottom w:val="none" w:sz="0" w:space="0" w:color="auto"/>
            <w:right w:val="none" w:sz="0" w:space="0" w:color="auto"/>
          </w:divBdr>
        </w:div>
        <w:div w:id="452332236">
          <w:marLeft w:val="480"/>
          <w:marRight w:val="0"/>
          <w:marTop w:val="0"/>
          <w:marBottom w:val="0"/>
          <w:divBdr>
            <w:top w:val="none" w:sz="0" w:space="0" w:color="auto"/>
            <w:left w:val="none" w:sz="0" w:space="0" w:color="auto"/>
            <w:bottom w:val="none" w:sz="0" w:space="0" w:color="auto"/>
            <w:right w:val="none" w:sz="0" w:space="0" w:color="auto"/>
          </w:divBdr>
        </w:div>
        <w:div w:id="455490864">
          <w:marLeft w:val="480"/>
          <w:marRight w:val="0"/>
          <w:marTop w:val="0"/>
          <w:marBottom w:val="0"/>
          <w:divBdr>
            <w:top w:val="none" w:sz="0" w:space="0" w:color="auto"/>
            <w:left w:val="none" w:sz="0" w:space="0" w:color="auto"/>
            <w:bottom w:val="none" w:sz="0" w:space="0" w:color="auto"/>
            <w:right w:val="none" w:sz="0" w:space="0" w:color="auto"/>
          </w:divBdr>
        </w:div>
        <w:div w:id="522524287">
          <w:marLeft w:val="480"/>
          <w:marRight w:val="0"/>
          <w:marTop w:val="0"/>
          <w:marBottom w:val="0"/>
          <w:divBdr>
            <w:top w:val="none" w:sz="0" w:space="0" w:color="auto"/>
            <w:left w:val="none" w:sz="0" w:space="0" w:color="auto"/>
            <w:bottom w:val="none" w:sz="0" w:space="0" w:color="auto"/>
            <w:right w:val="none" w:sz="0" w:space="0" w:color="auto"/>
          </w:divBdr>
        </w:div>
        <w:div w:id="565721511">
          <w:marLeft w:val="480"/>
          <w:marRight w:val="0"/>
          <w:marTop w:val="0"/>
          <w:marBottom w:val="0"/>
          <w:divBdr>
            <w:top w:val="none" w:sz="0" w:space="0" w:color="auto"/>
            <w:left w:val="none" w:sz="0" w:space="0" w:color="auto"/>
            <w:bottom w:val="none" w:sz="0" w:space="0" w:color="auto"/>
            <w:right w:val="none" w:sz="0" w:space="0" w:color="auto"/>
          </w:divBdr>
        </w:div>
        <w:div w:id="593247305">
          <w:marLeft w:val="480"/>
          <w:marRight w:val="0"/>
          <w:marTop w:val="0"/>
          <w:marBottom w:val="0"/>
          <w:divBdr>
            <w:top w:val="none" w:sz="0" w:space="0" w:color="auto"/>
            <w:left w:val="none" w:sz="0" w:space="0" w:color="auto"/>
            <w:bottom w:val="none" w:sz="0" w:space="0" w:color="auto"/>
            <w:right w:val="none" w:sz="0" w:space="0" w:color="auto"/>
          </w:divBdr>
        </w:div>
        <w:div w:id="607851460">
          <w:marLeft w:val="480"/>
          <w:marRight w:val="0"/>
          <w:marTop w:val="0"/>
          <w:marBottom w:val="0"/>
          <w:divBdr>
            <w:top w:val="none" w:sz="0" w:space="0" w:color="auto"/>
            <w:left w:val="none" w:sz="0" w:space="0" w:color="auto"/>
            <w:bottom w:val="none" w:sz="0" w:space="0" w:color="auto"/>
            <w:right w:val="none" w:sz="0" w:space="0" w:color="auto"/>
          </w:divBdr>
        </w:div>
        <w:div w:id="713306958">
          <w:marLeft w:val="480"/>
          <w:marRight w:val="0"/>
          <w:marTop w:val="0"/>
          <w:marBottom w:val="0"/>
          <w:divBdr>
            <w:top w:val="none" w:sz="0" w:space="0" w:color="auto"/>
            <w:left w:val="none" w:sz="0" w:space="0" w:color="auto"/>
            <w:bottom w:val="none" w:sz="0" w:space="0" w:color="auto"/>
            <w:right w:val="none" w:sz="0" w:space="0" w:color="auto"/>
          </w:divBdr>
        </w:div>
        <w:div w:id="745616326">
          <w:marLeft w:val="480"/>
          <w:marRight w:val="0"/>
          <w:marTop w:val="0"/>
          <w:marBottom w:val="0"/>
          <w:divBdr>
            <w:top w:val="none" w:sz="0" w:space="0" w:color="auto"/>
            <w:left w:val="none" w:sz="0" w:space="0" w:color="auto"/>
            <w:bottom w:val="none" w:sz="0" w:space="0" w:color="auto"/>
            <w:right w:val="none" w:sz="0" w:space="0" w:color="auto"/>
          </w:divBdr>
        </w:div>
        <w:div w:id="753598746">
          <w:marLeft w:val="480"/>
          <w:marRight w:val="0"/>
          <w:marTop w:val="0"/>
          <w:marBottom w:val="0"/>
          <w:divBdr>
            <w:top w:val="none" w:sz="0" w:space="0" w:color="auto"/>
            <w:left w:val="none" w:sz="0" w:space="0" w:color="auto"/>
            <w:bottom w:val="none" w:sz="0" w:space="0" w:color="auto"/>
            <w:right w:val="none" w:sz="0" w:space="0" w:color="auto"/>
          </w:divBdr>
        </w:div>
        <w:div w:id="766924750">
          <w:marLeft w:val="480"/>
          <w:marRight w:val="0"/>
          <w:marTop w:val="0"/>
          <w:marBottom w:val="0"/>
          <w:divBdr>
            <w:top w:val="none" w:sz="0" w:space="0" w:color="auto"/>
            <w:left w:val="none" w:sz="0" w:space="0" w:color="auto"/>
            <w:bottom w:val="none" w:sz="0" w:space="0" w:color="auto"/>
            <w:right w:val="none" w:sz="0" w:space="0" w:color="auto"/>
          </w:divBdr>
        </w:div>
        <w:div w:id="775103200">
          <w:marLeft w:val="480"/>
          <w:marRight w:val="0"/>
          <w:marTop w:val="0"/>
          <w:marBottom w:val="0"/>
          <w:divBdr>
            <w:top w:val="none" w:sz="0" w:space="0" w:color="auto"/>
            <w:left w:val="none" w:sz="0" w:space="0" w:color="auto"/>
            <w:bottom w:val="none" w:sz="0" w:space="0" w:color="auto"/>
            <w:right w:val="none" w:sz="0" w:space="0" w:color="auto"/>
          </w:divBdr>
        </w:div>
        <w:div w:id="778526683">
          <w:marLeft w:val="480"/>
          <w:marRight w:val="0"/>
          <w:marTop w:val="0"/>
          <w:marBottom w:val="0"/>
          <w:divBdr>
            <w:top w:val="none" w:sz="0" w:space="0" w:color="auto"/>
            <w:left w:val="none" w:sz="0" w:space="0" w:color="auto"/>
            <w:bottom w:val="none" w:sz="0" w:space="0" w:color="auto"/>
            <w:right w:val="none" w:sz="0" w:space="0" w:color="auto"/>
          </w:divBdr>
        </w:div>
        <w:div w:id="798499834">
          <w:marLeft w:val="480"/>
          <w:marRight w:val="0"/>
          <w:marTop w:val="0"/>
          <w:marBottom w:val="0"/>
          <w:divBdr>
            <w:top w:val="none" w:sz="0" w:space="0" w:color="auto"/>
            <w:left w:val="none" w:sz="0" w:space="0" w:color="auto"/>
            <w:bottom w:val="none" w:sz="0" w:space="0" w:color="auto"/>
            <w:right w:val="none" w:sz="0" w:space="0" w:color="auto"/>
          </w:divBdr>
        </w:div>
        <w:div w:id="826285066">
          <w:marLeft w:val="480"/>
          <w:marRight w:val="0"/>
          <w:marTop w:val="0"/>
          <w:marBottom w:val="0"/>
          <w:divBdr>
            <w:top w:val="none" w:sz="0" w:space="0" w:color="auto"/>
            <w:left w:val="none" w:sz="0" w:space="0" w:color="auto"/>
            <w:bottom w:val="none" w:sz="0" w:space="0" w:color="auto"/>
            <w:right w:val="none" w:sz="0" w:space="0" w:color="auto"/>
          </w:divBdr>
        </w:div>
        <w:div w:id="852647734">
          <w:marLeft w:val="480"/>
          <w:marRight w:val="0"/>
          <w:marTop w:val="0"/>
          <w:marBottom w:val="0"/>
          <w:divBdr>
            <w:top w:val="none" w:sz="0" w:space="0" w:color="auto"/>
            <w:left w:val="none" w:sz="0" w:space="0" w:color="auto"/>
            <w:bottom w:val="none" w:sz="0" w:space="0" w:color="auto"/>
            <w:right w:val="none" w:sz="0" w:space="0" w:color="auto"/>
          </w:divBdr>
        </w:div>
        <w:div w:id="859506931">
          <w:marLeft w:val="480"/>
          <w:marRight w:val="0"/>
          <w:marTop w:val="0"/>
          <w:marBottom w:val="0"/>
          <w:divBdr>
            <w:top w:val="none" w:sz="0" w:space="0" w:color="auto"/>
            <w:left w:val="none" w:sz="0" w:space="0" w:color="auto"/>
            <w:bottom w:val="none" w:sz="0" w:space="0" w:color="auto"/>
            <w:right w:val="none" w:sz="0" w:space="0" w:color="auto"/>
          </w:divBdr>
        </w:div>
        <w:div w:id="940450080">
          <w:marLeft w:val="480"/>
          <w:marRight w:val="0"/>
          <w:marTop w:val="0"/>
          <w:marBottom w:val="0"/>
          <w:divBdr>
            <w:top w:val="none" w:sz="0" w:space="0" w:color="auto"/>
            <w:left w:val="none" w:sz="0" w:space="0" w:color="auto"/>
            <w:bottom w:val="none" w:sz="0" w:space="0" w:color="auto"/>
            <w:right w:val="none" w:sz="0" w:space="0" w:color="auto"/>
          </w:divBdr>
        </w:div>
        <w:div w:id="958226233">
          <w:marLeft w:val="480"/>
          <w:marRight w:val="0"/>
          <w:marTop w:val="0"/>
          <w:marBottom w:val="0"/>
          <w:divBdr>
            <w:top w:val="none" w:sz="0" w:space="0" w:color="auto"/>
            <w:left w:val="none" w:sz="0" w:space="0" w:color="auto"/>
            <w:bottom w:val="none" w:sz="0" w:space="0" w:color="auto"/>
            <w:right w:val="none" w:sz="0" w:space="0" w:color="auto"/>
          </w:divBdr>
        </w:div>
        <w:div w:id="1007949320">
          <w:marLeft w:val="480"/>
          <w:marRight w:val="0"/>
          <w:marTop w:val="0"/>
          <w:marBottom w:val="0"/>
          <w:divBdr>
            <w:top w:val="none" w:sz="0" w:space="0" w:color="auto"/>
            <w:left w:val="none" w:sz="0" w:space="0" w:color="auto"/>
            <w:bottom w:val="none" w:sz="0" w:space="0" w:color="auto"/>
            <w:right w:val="none" w:sz="0" w:space="0" w:color="auto"/>
          </w:divBdr>
        </w:div>
        <w:div w:id="1012340629">
          <w:marLeft w:val="480"/>
          <w:marRight w:val="0"/>
          <w:marTop w:val="0"/>
          <w:marBottom w:val="0"/>
          <w:divBdr>
            <w:top w:val="none" w:sz="0" w:space="0" w:color="auto"/>
            <w:left w:val="none" w:sz="0" w:space="0" w:color="auto"/>
            <w:bottom w:val="none" w:sz="0" w:space="0" w:color="auto"/>
            <w:right w:val="none" w:sz="0" w:space="0" w:color="auto"/>
          </w:divBdr>
        </w:div>
      </w:divsChild>
    </w:div>
    <w:div w:id="573393107">
      <w:bodyDiv w:val="1"/>
      <w:marLeft w:val="0"/>
      <w:marRight w:val="0"/>
      <w:marTop w:val="0"/>
      <w:marBottom w:val="0"/>
      <w:divBdr>
        <w:top w:val="none" w:sz="0" w:space="0" w:color="auto"/>
        <w:left w:val="none" w:sz="0" w:space="0" w:color="auto"/>
        <w:bottom w:val="none" w:sz="0" w:space="0" w:color="auto"/>
        <w:right w:val="none" w:sz="0" w:space="0" w:color="auto"/>
      </w:divBdr>
    </w:div>
    <w:div w:id="573852935">
      <w:bodyDiv w:val="1"/>
      <w:marLeft w:val="0"/>
      <w:marRight w:val="0"/>
      <w:marTop w:val="0"/>
      <w:marBottom w:val="0"/>
      <w:divBdr>
        <w:top w:val="none" w:sz="0" w:space="0" w:color="auto"/>
        <w:left w:val="none" w:sz="0" w:space="0" w:color="auto"/>
        <w:bottom w:val="none" w:sz="0" w:space="0" w:color="auto"/>
        <w:right w:val="none" w:sz="0" w:space="0" w:color="auto"/>
      </w:divBdr>
      <w:divsChild>
        <w:div w:id="95709057">
          <w:marLeft w:val="480"/>
          <w:marRight w:val="0"/>
          <w:marTop w:val="0"/>
          <w:marBottom w:val="0"/>
          <w:divBdr>
            <w:top w:val="none" w:sz="0" w:space="0" w:color="auto"/>
            <w:left w:val="none" w:sz="0" w:space="0" w:color="auto"/>
            <w:bottom w:val="none" w:sz="0" w:space="0" w:color="auto"/>
            <w:right w:val="none" w:sz="0" w:space="0" w:color="auto"/>
          </w:divBdr>
        </w:div>
        <w:div w:id="123667887">
          <w:marLeft w:val="480"/>
          <w:marRight w:val="0"/>
          <w:marTop w:val="0"/>
          <w:marBottom w:val="0"/>
          <w:divBdr>
            <w:top w:val="none" w:sz="0" w:space="0" w:color="auto"/>
            <w:left w:val="none" w:sz="0" w:space="0" w:color="auto"/>
            <w:bottom w:val="none" w:sz="0" w:space="0" w:color="auto"/>
            <w:right w:val="none" w:sz="0" w:space="0" w:color="auto"/>
          </w:divBdr>
        </w:div>
        <w:div w:id="156265350">
          <w:marLeft w:val="480"/>
          <w:marRight w:val="0"/>
          <w:marTop w:val="0"/>
          <w:marBottom w:val="0"/>
          <w:divBdr>
            <w:top w:val="none" w:sz="0" w:space="0" w:color="auto"/>
            <w:left w:val="none" w:sz="0" w:space="0" w:color="auto"/>
            <w:bottom w:val="none" w:sz="0" w:space="0" w:color="auto"/>
            <w:right w:val="none" w:sz="0" w:space="0" w:color="auto"/>
          </w:divBdr>
        </w:div>
        <w:div w:id="160968977">
          <w:marLeft w:val="480"/>
          <w:marRight w:val="0"/>
          <w:marTop w:val="0"/>
          <w:marBottom w:val="0"/>
          <w:divBdr>
            <w:top w:val="none" w:sz="0" w:space="0" w:color="auto"/>
            <w:left w:val="none" w:sz="0" w:space="0" w:color="auto"/>
            <w:bottom w:val="none" w:sz="0" w:space="0" w:color="auto"/>
            <w:right w:val="none" w:sz="0" w:space="0" w:color="auto"/>
          </w:divBdr>
        </w:div>
        <w:div w:id="216670694">
          <w:marLeft w:val="480"/>
          <w:marRight w:val="0"/>
          <w:marTop w:val="0"/>
          <w:marBottom w:val="0"/>
          <w:divBdr>
            <w:top w:val="none" w:sz="0" w:space="0" w:color="auto"/>
            <w:left w:val="none" w:sz="0" w:space="0" w:color="auto"/>
            <w:bottom w:val="none" w:sz="0" w:space="0" w:color="auto"/>
            <w:right w:val="none" w:sz="0" w:space="0" w:color="auto"/>
          </w:divBdr>
        </w:div>
        <w:div w:id="295916686">
          <w:marLeft w:val="480"/>
          <w:marRight w:val="0"/>
          <w:marTop w:val="0"/>
          <w:marBottom w:val="0"/>
          <w:divBdr>
            <w:top w:val="none" w:sz="0" w:space="0" w:color="auto"/>
            <w:left w:val="none" w:sz="0" w:space="0" w:color="auto"/>
            <w:bottom w:val="none" w:sz="0" w:space="0" w:color="auto"/>
            <w:right w:val="none" w:sz="0" w:space="0" w:color="auto"/>
          </w:divBdr>
        </w:div>
        <w:div w:id="353504477">
          <w:marLeft w:val="480"/>
          <w:marRight w:val="0"/>
          <w:marTop w:val="0"/>
          <w:marBottom w:val="0"/>
          <w:divBdr>
            <w:top w:val="none" w:sz="0" w:space="0" w:color="auto"/>
            <w:left w:val="none" w:sz="0" w:space="0" w:color="auto"/>
            <w:bottom w:val="none" w:sz="0" w:space="0" w:color="auto"/>
            <w:right w:val="none" w:sz="0" w:space="0" w:color="auto"/>
          </w:divBdr>
        </w:div>
        <w:div w:id="384834654">
          <w:marLeft w:val="480"/>
          <w:marRight w:val="0"/>
          <w:marTop w:val="0"/>
          <w:marBottom w:val="0"/>
          <w:divBdr>
            <w:top w:val="none" w:sz="0" w:space="0" w:color="auto"/>
            <w:left w:val="none" w:sz="0" w:space="0" w:color="auto"/>
            <w:bottom w:val="none" w:sz="0" w:space="0" w:color="auto"/>
            <w:right w:val="none" w:sz="0" w:space="0" w:color="auto"/>
          </w:divBdr>
        </w:div>
        <w:div w:id="477915946">
          <w:marLeft w:val="480"/>
          <w:marRight w:val="0"/>
          <w:marTop w:val="0"/>
          <w:marBottom w:val="0"/>
          <w:divBdr>
            <w:top w:val="none" w:sz="0" w:space="0" w:color="auto"/>
            <w:left w:val="none" w:sz="0" w:space="0" w:color="auto"/>
            <w:bottom w:val="none" w:sz="0" w:space="0" w:color="auto"/>
            <w:right w:val="none" w:sz="0" w:space="0" w:color="auto"/>
          </w:divBdr>
        </w:div>
        <w:div w:id="542906596">
          <w:marLeft w:val="480"/>
          <w:marRight w:val="0"/>
          <w:marTop w:val="0"/>
          <w:marBottom w:val="0"/>
          <w:divBdr>
            <w:top w:val="none" w:sz="0" w:space="0" w:color="auto"/>
            <w:left w:val="none" w:sz="0" w:space="0" w:color="auto"/>
            <w:bottom w:val="none" w:sz="0" w:space="0" w:color="auto"/>
            <w:right w:val="none" w:sz="0" w:space="0" w:color="auto"/>
          </w:divBdr>
        </w:div>
        <w:div w:id="610865872">
          <w:marLeft w:val="480"/>
          <w:marRight w:val="0"/>
          <w:marTop w:val="0"/>
          <w:marBottom w:val="0"/>
          <w:divBdr>
            <w:top w:val="none" w:sz="0" w:space="0" w:color="auto"/>
            <w:left w:val="none" w:sz="0" w:space="0" w:color="auto"/>
            <w:bottom w:val="none" w:sz="0" w:space="0" w:color="auto"/>
            <w:right w:val="none" w:sz="0" w:space="0" w:color="auto"/>
          </w:divBdr>
        </w:div>
        <w:div w:id="618802420">
          <w:marLeft w:val="480"/>
          <w:marRight w:val="0"/>
          <w:marTop w:val="0"/>
          <w:marBottom w:val="0"/>
          <w:divBdr>
            <w:top w:val="none" w:sz="0" w:space="0" w:color="auto"/>
            <w:left w:val="none" w:sz="0" w:space="0" w:color="auto"/>
            <w:bottom w:val="none" w:sz="0" w:space="0" w:color="auto"/>
            <w:right w:val="none" w:sz="0" w:space="0" w:color="auto"/>
          </w:divBdr>
        </w:div>
        <w:div w:id="637077132">
          <w:marLeft w:val="480"/>
          <w:marRight w:val="0"/>
          <w:marTop w:val="0"/>
          <w:marBottom w:val="0"/>
          <w:divBdr>
            <w:top w:val="none" w:sz="0" w:space="0" w:color="auto"/>
            <w:left w:val="none" w:sz="0" w:space="0" w:color="auto"/>
            <w:bottom w:val="none" w:sz="0" w:space="0" w:color="auto"/>
            <w:right w:val="none" w:sz="0" w:space="0" w:color="auto"/>
          </w:divBdr>
        </w:div>
        <w:div w:id="641693885">
          <w:marLeft w:val="480"/>
          <w:marRight w:val="0"/>
          <w:marTop w:val="0"/>
          <w:marBottom w:val="0"/>
          <w:divBdr>
            <w:top w:val="none" w:sz="0" w:space="0" w:color="auto"/>
            <w:left w:val="none" w:sz="0" w:space="0" w:color="auto"/>
            <w:bottom w:val="none" w:sz="0" w:space="0" w:color="auto"/>
            <w:right w:val="none" w:sz="0" w:space="0" w:color="auto"/>
          </w:divBdr>
        </w:div>
        <w:div w:id="653223960">
          <w:marLeft w:val="480"/>
          <w:marRight w:val="0"/>
          <w:marTop w:val="0"/>
          <w:marBottom w:val="0"/>
          <w:divBdr>
            <w:top w:val="none" w:sz="0" w:space="0" w:color="auto"/>
            <w:left w:val="none" w:sz="0" w:space="0" w:color="auto"/>
            <w:bottom w:val="none" w:sz="0" w:space="0" w:color="auto"/>
            <w:right w:val="none" w:sz="0" w:space="0" w:color="auto"/>
          </w:divBdr>
        </w:div>
        <w:div w:id="678656268">
          <w:marLeft w:val="480"/>
          <w:marRight w:val="0"/>
          <w:marTop w:val="0"/>
          <w:marBottom w:val="0"/>
          <w:divBdr>
            <w:top w:val="none" w:sz="0" w:space="0" w:color="auto"/>
            <w:left w:val="none" w:sz="0" w:space="0" w:color="auto"/>
            <w:bottom w:val="none" w:sz="0" w:space="0" w:color="auto"/>
            <w:right w:val="none" w:sz="0" w:space="0" w:color="auto"/>
          </w:divBdr>
        </w:div>
        <w:div w:id="719860056">
          <w:marLeft w:val="480"/>
          <w:marRight w:val="0"/>
          <w:marTop w:val="0"/>
          <w:marBottom w:val="0"/>
          <w:divBdr>
            <w:top w:val="none" w:sz="0" w:space="0" w:color="auto"/>
            <w:left w:val="none" w:sz="0" w:space="0" w:color="auto"/>
            <w:bottom w:val="none" w:sz="0" w:space="0" w:color="auto"/>
            <w:right w:val="none" w:sz="0" w:space="0" w:color="auto"/>
          </w:divBdr>
        </w:div>
        <w:div w:id="764570313">
          <w:marLeft w:val="480"/>
          <w:marRight w:val="0"/>
          <w:marTop w:val="0"/>
          <w:marBottom w:val="0"/>
          <w:divBdr>
            <w:top w:val="none" w:sz="0" w:space="0" w:color="auto"/>
            <w:left w:val="none" w:sz="0" w:space="0" w:color="auto"/>
            <w:bottom w:val="none" w:sz="0" w:space="0" w:color="auto"/>
            <w:right w:val="none" w:sz="0" w:space="0" w:color="auto"/>
          </w:divBdr>
        </w:div>
        <w:div w:id="820729153">
          <w:marLeft w:val="480"/>
          <w:marRight w:val="0"/>
          <w:marTop w:val="0"/>
          <w:marBottom w:val="0"/>
          <w:divBdr>
            <w:top w:val="none" w:sz="0" w:space="0" w:color="auto"/>
            <w:left w:val="none" w:sz="0" w:space="0" w:color="auto"/>
            <w:bottom w:val="none" w:sz="0" w:space="0" w:color="auto"/>
            <w:right w:val="none" w:sz="0" w:space="0" w:color="auto"/>
          </w:divBdr>
        </w:div>
        <w:div w:id="845634032">
          <w:marLeft w:val="480"/>
          <w:marRight w:val="0"/>
          <w:marTop w:val="0"/>
          <w:marBottom w:val="0"/>
          <w:divBdr>
            <w:top w:val="none" w:sz="0" w:space="0" w:color="auto"/>
            <w:left w:val="none" w:sz="0" w:space="0" w:color="auto"/>
            <w:bottom w:val="none" w:sz="0" w:space="0" w:color="auto"/>
            <w:right w:val="none" w:sz="0" w:space="0" w:color="auto"/>
          </w:divBdr>
        </w:div>
        <w:div w:id="859200544">
          <w:marLeft w:val="480"/>
          <w:marRight w:val="0"/>
          <w:marTop w:val="0"/>
          <w:marBottom w:val="0"/>
          <w:divBdr>
            <w:top w:val="none" w:sz="0" w:space="0" w:color="auto"/>
            <w:left w:val="none" w:sz="0" w:space="0" w:color="auto"/>
            <w:bottom w:val="none" w:sz="0" w:space="0" w:color="auto"/>
            <w:right w:val="none" w:sz="0" w:space="0" w:color="auto"/>
          </w:divBdr>
        </w:div>
        <w:div w:id="871066170">
          <w:marLeft w:val="480"/>
          <w:marRight w:val="0"/>
          <w:marTop w:val="0"/>
          <w:marBottom w:val="0"/>
          <w:divBdr>
            <w:top w:val="none" w:sz="0" w:space="0" w:color="auto"/>
            <w:left w:val="none" w:sz="0" w:space="0" w:color="auto"/>
            <w:bottom w:val="none" w:sz="0" w:space="0" w:color="auto"/>
            <w:right w:val="none" w:sz="0" w:space="0" w:color="auto"/>
          </w:divBdr>
        </w:div>
        <w:div w:id="943268996">
          <w:marLeft w:val="480"/>
          <w:marRight w:val="0"/>
          <w:marTop w:val="0"/>
          <w:marBottom w:val="0"/>
          <w:divBdr>
            <w:top w:val="none" w:sz="0" w:space="0" w:color="auto"/>
            <w:left w:val="none" w:sz="0" w:space="0" w:color="auto"/>
            <w:bottom w:val="none" w:sz="0" w:space="0" w:color="auto"/>
            <w:right w:val="none" w:sz="0" w:space="0" w:color="auto"/>
          </w:divBdr>
        </w:div>
        <w:div w:id="989674854">
          <w:marLeft w:val="480"/>
          <w:marRight w:val="0"/>
          <w:marTop w:val="0"/>
          <w:marBottom w:val="0"/>
          <w:divBdr>
            <w:top w:val="none" w:sz="0" w:space="0" w:color="auto"/>
            <w:left w:val="none" w:sz="0" w:space="0" w:color="auto"/>
            <w:bottom w:val="none" w:sz="0" w:space="0" w:color="auto"/>
            <w:right w:val="none" w:sz="0" w:space="0" w:color="auto"/>
          </w:divBdr>
        </w:div>
        <w:div w:id="1001470296">
          <w:marLeft w:val="480"/>
          <w:marRight w:val="0"/>
          <w:marTop w:val="0"/>
          <w:marBottom w:val="0"/>
          <w:divBdr>
            <w:top w:val="none" w:sz="0" w:space="0" w:color="auto"/>
            <w:left w:val="none" w:sz="0" w:space="0" w:color="auto"/>
            <w:bottom w:val="none" w:sz="0" w:space="0" w:color="auto"/>
            <w:right w:val="none" w:sz="0" w:space="0" w:color="auto"/>
          </w:divBdr>
        </w:div>
        <w:div w:id="1017927562">
          <w:marLeft w:val="480"/>
          <w:marRight w:val="0"/>
          <w:marTop w:val="0"/>
          <w:marBottom w:val="0"/>
          <w:divBdr>
            <w:top w:val="none" w:sz="0" w:space="0" w:color="auto"/>
            <w:left w:val="none" w:sz="0" w:space="0" w:color="auto"/>
            <w:bottom w:val="none" w:sz="0" w:space="0" w:color="auto"/>
            <w:right w:val="none" w:sz="0" w:space="0" w:color="auto"/>
          </w:divBdr>
        </w:div>
      </w:divsChild>
    </w:div>
    <w:div w:id="573856424">
      <w:bodyDiv w:val="1"/>
      <w:marLeft w:val="0"/>
      <w:marRight w:val="0"/>
      <w:marTop w:val="0"/>
      <w:marBottom w:val="0"/>
      <w:divBdr>
        <w:top w:val="none" w:sz="0" w:space="0" w:color="auto"/>
        <w:left w:val="none" w:sz="0" w:space="0" w:color="auto"/>
        <w:bottom w:val="none" w:sz="0" w:space="0" w:color="auto"/>
        <w:right w:val="none" w:sz="0" w:space="0" w:color="auto"/>
      </w:divBdr>
    </w:div>
    <w:div w:id="573931245">
      <w:bodyDiv w:val="1"/>
      <w:marLeft w:val="0"/>
      <w:marRight w:val="0"/>
      <w:marTop w:val="0"/>
      <w:marBottom w:val="0"/>
      <w:divBdr>
        <w:top w:val="none" w:sz="0" w:space="0" w:color="auto"/>
        <w:left w:val="none" w:sz="0" w:space="0" w:color="auto"/>
        <w:bottom w:val="none" w:sz="0" w:space="0" w:color="auto"/>
        <w:right w:val="none" w:sz="0" w:space="0" w:color="auto"/>
      </w:divBdr>
    </w:div>
    <w:div w:id="573978325">
      <w:bodyDiv w:val="1"/>
      <w:marLeft w:val="0"/>
      <w:marRight w:val="0"/>
      <w:marTop w:val="0"/>
      <w:marBottom w:val="0"/>
      <w:divBdr>
        <w:top w:val="none" w:sz="0" w:space="0" w:color="auto"/>
        <w:left w:val="none" w:sz="0" w:space="0" w:color="auto"/>
        <w:bottom w:val="none" w:sz="0" w:space="0" w:color="auto"/>
        <w:right w:val="none" w:sz="0" w:space="0" w:color="auto"/>
      </w:divBdr>
    </w:div>
    <w:div w:id="574247018">
      <w:bodyDiv w:val="1"/>
      <w:marLeft w:val="0"/>
      <w:marRight w:val="0"/>
      <w:marTop w:val="0"/>
      <w:marBottom w:val="0"/>
      <w:divBdr>
        <w:top w:val="none" w:sz="0" w:space="0" w:color="auto"/>
        <w:left w:val="none" w:sz="0" w:space="0" w:color="auto"/>
        <w:bottom w:val="none" w:sz="0" w:space="0" w:color="auto"/>
        <w:right w:val="none" w:sz="0" w:space="0" w:color="auto"/>
      </w:divBdr>
      <w:divsChild>
        <w:div w:id="50734459">
          <w:marLeft w:val="480"/>
          <w:marRight w:val="0"/>
          <w:marTop w:val="0"/>
          <w:marBottom w:val="0"/>
          <w:divBdr>
            <w:top w:val="none" w:sz="0" w:space="0" w:color="auto"/>
            <w:left w:val="none" w:sz="0" w:space="0" w:color="auto"/>
            <w:bottom w:val="none" w:sz="0" w:space="0" w:color="auto"/>
            <w:right w:val="none" w:sz="0" w:space="0" w:color="auto"/>
          </w:divBdr>
        </w:div>
        <w:div w:id="71242367">
          <w:marLeft w:val="480"/>
          <w:marRight w:val="0"/>
          <w:marTop w:val="0"/>
          <w:marBottom w:val="0"/>
          <w:divBdr>
            <w:top w:val="none" w:sz="0" w:space="0" w:color="auto"/>
            <w:left w:val="none" w:sz="0" w:space="0" w:color="auto"/>
            <w:bottom w:val="none" w:sz="0" w:space="0" w:color="auto"/>
            <w:right w:val="none" w:sz="0" w:space="0" w:color="auto"/>
          </w:divBdr>
        </w:div>
        <w:div w:id="106245112">
          <w:marLeft w:val="480"/>
          <w:marRight w:val="0"/>
          <w:marTop w:val="0"/>
          <w:marBottom w:val="0"/>
          <w:divBdr>
            <w:top w:val="none" w:sz="0" w:space="0" w:color="auto"/>
            <w:left w:val="none" w:sz="0" w:space="0" w:color="auto"/>
            <w:bottom w:val="none" w:sz="0" w:space="0" w:color="auto"/>
            <w:right w:val="none" w:sz="0" w:space="0" w:color="auto"/>
          </w:divBdr>
        </w:div>
        <w:div w:id="126169763">
          <w:marLeft w:val="480"/>
          <w:marRight w:val="0"/>
          <w:marTop w:val="0"/>
          <w:marBottom w:val="0"/>
          <w:divBdr>
            <w:top w:val="none" w:sz="0" w:space="0" w:color="auto"/>
            <w:left w:val="none" w:sz="0" w:space="0" w:color="auto"/>
            <w:bottom w:val="none" w:sz="0" w:space="0" w:color="auto"/>
            <w:right w:val="none" w:sz="0" w:space="0" w:color="auto"/>
          </w:divBdr>
        </w:div>
        <w:div w:id="221451696">
          <w:marLeft w:val="480"/>
          <w:marRight w:val="0"/>
          <w:marTop w:val="0"/>
          <w:marBottom w:val="0"/>
          <w:divBdr>
            <w:top w:val="none" w:sz="0" w:space="0" w:color="auto"/>
            <w:left w:val="none" w:sz="0" w:space="0" w:color="auto"/>
            <w:bottom w:val="none" w:sz="0" w:space="0" w:color="auto"/>
            <w:right w:val="none" w:sz="0" w:space="0" w:color="auto"/>
          </w:divBdr>
        </w:div>
        <w:div w:id="288440016">
          <w:marLeft w:val="480"/>
          <w:marRight w:val="0"/>
          <w:marTop w:val="0"/>
          <w:marBottom w:val="0"/>
          <w:divBdr>
            <w:top w:val="none" w:sz="0" w:space="0" w:color="auto"/>
            <w:left w:val="none" w:sz="0" w:space="0" w:color="auto"/>
            <w:bottom w:val="none" w:sz="0" w:space="0" w:color="auto"/>
            <w:right w:val="none" w:sz="0" w:space="0" w:color="auto"/>
          </w:divBdr>
        </w:div>
        <w:div w:id="404035655">
          <w:marLeft w:val="480"/>
          <w:marRight w:val="0"/>
          <w:marTop w:val="0"/>
          <w:marBottom w:val="0"/>
          <w:divBdr>
            <w:top w:val="none" w:sz="0" w:space="0" w:color="auto"/>
            <w:left w:val="none" w:sz="0" w:space="0" w:color="auto"/>
            <w:bottom w:val="none" w:sz="0" w:space="0" w:color="auto"/>
            <w:right w:val="none" w:sz="0" w:space="0" w:color="auto"/>
          </w:divBdr>
        </w:div>
        <w:div w:id="639500532">
          <w:marLeft w:val="480"/>
          <w:marRight w:val="0"/>
          <w:marTop w:val="0"/>
          <w:marBottom w:val="0"/>
          <w:divBdr>
            <w:top w:val="none" w:sz="0" w:space="0" w:color="auto"/>
            <w:left w:val="none" w:sz="0" w:space="0" w:color="auto"/>
            <w:bottom w:val="none" w:sz="0" w:space="0" w:color="auto"/>
            <w:right w:val="none" w:sz="0" w:space="0" w:color="auto"/>
          </w:divBdr>
        </w:div>
        <w:div w:id="713384247">
          <w:marLeft w:val="480"/>
          <w:marRight w:val="0"/>
          <w:marTop w:val="0"/>
          <w:marBottom w:val="0"/>
          <w:divBdr>
            <w:top w:val="none" w:sz="0" w:space="0" w:color="auto"/>
            <w:left w:val="none" w:sz="0" w:space="0" w:color="auto"/>
            <w:bottom w:val="none" w:sz="0" w:space="0" w:color="auto"/>
            <w:right w:val="none" w:sz="0" w:space="0" w:color="auto"/>
          </w:divBdr>
        </w:div>
        <w:div w:id="724643052">
          <w:marLeft w:val="480"/>
          <w:marRight w:val="0"/>
          <w:marTop w:val="0"/>
          <w:marBottom w:val="0"/>
          <w:divBdr>
            <w:top w:val="none" w:sz="0" w:space="0" w:color="auto"/>
            <w:left w:val="none" w:sz="0" w:space="0" w:color="auto"/>
            <w:bottom w:val="none" w:sz="0" w:space="0" w:color="auto"/>
            <w:right w:val="none" w:sz="0" w:space="0" w:color="auto"/>
          </w:divBdr>
        </w:div>
        <w:div w:id="802650844">
          <w:marLeft w:val="480"/>
          <w:marRight w:val="0"/>
          <w:marTop w:val="0"/>
          <w:marBottom w:val="0"/>
          <w:divBdr>
            <w:top w:val="none" w:sz="0" w:space="0" w:color="auto"/>
            <w:left w:val="none" w:sz="0" w:space="0" w:color="auto"/>
            <w:bottom w:val="none" w:sz="0" w:space="0" w:color="auto"/>
            <w:right w:val="none" w:sz="0" w:space="0" w:color="auto"/>
          </w:divBdr>
        </w:div>
      </w:divsChild>
    </w:div>
    <w:div w:id="574314537">
      <w:bodyDiv w:val="1"/>
      <w:marLeft w:val="0"/>
      <w:marRight w:val="0"/>
      <w:marTop w:val="0"/>
      <w:marBottom w:val="0"/>
      <w:divBdr>
        <w:top w:val="none" w:sz="0" w:space="0" w:color="auto"/>
        <w:left w:val="none" w:sz="0" w:space="0" w:color="auto"/>
        <w:bottom w:val="none" w:sz="0" w:space="0" w:color="auto"/>
        <w:right w:val="none" w:sz="0" w:space="0" w:color="auto"/>
      </w:divBdr>
    </w:div>
    <w:div w:id="574316124">
      <w:bodyDiv w:val="1"/>
      <w:marLeft w:val="0"/>
      <w:marRight w:val="0"/>
      <w:marTop w:val="0"/>
      <w:marBottom w:val="0"/>
      <w:divBdr>
        <w:top w:val="none" w:sz="0" w:space="0" w:color="auto"/>
        <w:left w:val="none" w:sz="0" w:space="0" w:color="auto"/>
        <w:bottom w:val="none" w:sz="0" w:space="0" w:color="auto"/>
        <w:right w:val="none" w:sz="0" w:space="0" w:color="auto"/>
      </w:divBdr>
    </w:div>
    <w:div w:id="574318987">
      <w:bodyDiv w:val="1"/>
      <w:marLeft w:val="0"/>
      <w:marRight w:val="0"/>
      <w:marTop w:val="0"/>
      <w:marBottom w:val="0"/>
      <w:divBdr>
        <w:top w:val="none" w:sz="0" w:space="0" w:color="auto"/>
        <w:left w:val="none" w:sz="0" w:space="0" w:color="auto"/>
        <w:bottom w:val="none" w:sz="0" w:space="0" w:color="auto"/>
        <w:right w:val="none" w:sz="0" w:space="0" w:color="auto"/>
      </w:divBdr>
    </w:div>
    <w:div w:id="574783481">
      <w:bodyDiv w:val="1"/>
      <w:marLeft w:val="0"/>
      <w:marRight w:val="0"/>
      <w:marTop w:val="0"/>
      <w:marBottom w:val="0"/>
      <w:divBdr>
        <w:top w:val="none" w:sz="0" w:space="0" w:color="auto"/>
        <w:left w:val="none" w:sz="0" w:space="0" w:color="auto"/>
        <w:bottom w:val="none" w:sz="0" w:space="0" w:color="auto"/>
        <w:right w:val="none" w:sz="0" w:space="0" w:color="auto"/>
      </w:divBdr>
    </w:div>
    <w:div w:id="575087990">
      <w:bodyDiv w:val="1"/>
      <w:marLeft w:val="0"/>
      <w:marRight w:val="0"/>
      <w:marTop w:val="0"/>
      <w:marBottom w:val="0"/>
      <w:divBdr>
        <w:top w:val="none" w:sz="0" w:space="0" w:color="auto"/>
        <w:left w:val="none" w:sz="0" w:space="0" w:color="auto"/>
        <w:bottom w:val="none" w:sz="0" w:space="0" w:color="auto"/>
        <w:right w:val="none" w:sz="0" w:space="0" w:color="auto"/>
      </w:divBdr>
    </w:div>
    <w:div w:id="575213211">
      <w:bodyDiv w:val="1"/>
      <w:marLeft w:val="0"/>
      <w:marRight w:val="0"/>
      <w:marTop w:val="0"/>
      <w:marBottom w:val="0"/>
      <w:divBdr>
        <w:top w:val="none" w:sz="0" w:space="0" w:color="auto"/>
        <w:left w:val="none" w:sz="0" w:space="0" w:color="auto"/>
        <w:bottom w:val="none" w:sz="0" w:space="0" w:color="auto"/>
        <w:right w:val="none" w:sz="0" w:space="0" w:color="auto"/>
      </w:divBdr>
    </w:div>
    <w:div w:id="575551518">
      <w:bodyDiv w:val="1"/>
      <w:marLeft w:val="0"/>
      <w:marRight w:val="0"/>
      <w:marTop w:val="0"/>
      <w:marBottom w:val="0"/>
      <w:divBdr>
        <w:top w:val="none" w:sz="0" w:space="0" w:color="auto"/>
        <w:left w:val="none" w:sz="0" w:space="0" w:color="auto"/>
        <w:bottom w:val="none" w:sz="0" w:space="0" w:color="auto"/>
        <w:right w:val="none" w:sz="0" w:space="0" w:color="auto"/>
      </w:divBdr>
      <w:divsChild>
        <w:div w:id="14241">
          <w:marLeft w:val="480"/>
          <w:marRight w:val="0"/>
          <w:marTop w:val="0"/>
          <w:marBottom w:val="0"/>
          <w:divBdr>
            <w:top w:val="none" w:sz="0" w:space="0" w:color="auto"/>
            <w:left w:val="none" w:sz="0" w:space="0" w:color="auto"/>
            <w:bottom w:val="none" w:sz="0" w:space="0" w:color="auto"/>
            <w:right w:val="none" w:sz="0" w:space="0" w:color="auto"/>
          </w:divBdr>
        </w:div>
        <w:div w:id="17126169">
          <w:marLeft w:val="480"/>
          <w:marRight w:val="0"/>
          <w:marTop w:val="0"/>
          <w:marBottom w:val="0"/>
          <w:divBdr>
            <w:top w:val="none" w:sz="0" w:space="0" w:color="auto"/>
            <w:left w:val="none" w:sz="0" w:space="0" w:color="auto"/>
            <w:bottom w:val="none" w:sz="0" w:space="0" w:color="auto"/>
            <w:right w:val="none" w:sz="0" w:space="0" w:color="auto"/>
          </w:divBdr>
        </w:div>
        <w:div w:id="30040336">
          <w:marLeft w:val="480"/>
          <w:marRight w:val="0"/>
          <w:marTop w:val="0"/>
          <w:marBottom w:val="0"/>
          <w:divBdr>
            <w:top w:val="none" w:sz="0" w:space="0" w:color="auto"/>
            <w:left w:val="none" w:sz="0" w:space="0" w:color="auto"/>
            <w:bottom w:val="none" w:sz="0" w:space="0" w:color="auto"/>
            <w:right w:val="none" w:sz="0" w:space="0" w:color="auto"/>
          </w:divBdr>
        </w:div>
        <w:div w:id="55468932">
          <w:marLeft w:val="480"/>
          <w:marRight w:val="0"/>
          <w:marTop w:val="0"/>
          <w:marBottom w:val="0"/>
          <w:divBdr>
            <w:top w:val="none" w:sz="0" w:space="0" w:color="auto"/>
            <w:left w:val="none" w:sz="0" w:space="0" w:color="auto"/>
            <w:bottom w:val="none" w:sz="0" w:space="0" w:color="auto"/>
            <w:right w:val="none" w:sz="0" w:space="0" w:color="auto"/>
          </w:divBdr>
        </w:div>
        <w:div w:id="106118494">
          <w:marLeft w:val="480"/>
          <w:marRight w:val="0"/>
          <w:marTop w:val="0"/>
          <w:marBottom w:val="0"/>
          <w:divBdr>
            <w:top w:val="none" w:sz="0" w:space="0" w:color="auto"/>
            <w:left w:val="none" w:sz="0" w:space="0" w:color="auto"/>
            <w:bottom w:val="none" w:sz="0" w:space="0" w:color="auto"/>
            <w:right w:val="none" w:sz="0" w:space="0" w:color="auto"/>
          </w:divBdr>
        </w:div>
        <w:div w:id="141578965">
          <w:marLeft w:val="480"/>
          <w:marRight w:val="0"/>
          <w:marTop w:val="0"/>
          <w:marBottom w:val="0"/>
          <w:divBdr>
            <w:top w:val="none" w:sz="0" w:space="0" w:color="auto"/>
            <w:left w:val="none" w:sz="0" w:space="0" w:color="auto"/>
            <w:bottom w:val="none" w:sz="0" w:space="0" w:color="auto"/>
            <w:right w:val="none" w:sz="0" w:space="0" w:color="auto"/>
          </w:divBdr>
        </w:div>
        <w:div w:id="184945493">
          <w:marLeft w:val="480"/>
          <w:marRight w:val="0"/>
          <w:marTop w:val="0"/>
          <w:marBottom w:val="0"/>
          <w:divBdr>
            <w:top w:val="none" w:sz="0" w:space="0" w:color="auto"/>
            <w:left w:val="none" w:sz="0" w:space="0" w:color="auto"/>
            <w:bottom w:val="none" w:sz="0" w:space="0" w:color="auto"/>
            <w:right w:val="none" w:sz="0" w:space="0" w:color="auto"/>
          </w:divBdr>
        </w:div>
        <w:div w:id="203250912">
          <w:marLeft w:val="480"/>
          <w:marRight w:val="0"/>
          <w:marTop w:val="0"/>
          <w:marBottom w:val="0"/>
          <w:divBdr>
            <w:top w:val="none" w:sz="0" w:space="0" w:color="auto"/>
            <w:left w:val="none" w:sz="0" w:space="0" w:color="auto"/>
            <w:bottom w:val="none" w:sz="0" w:space="0" w:color="auto"/>
            <w:right w:val="none" w:sz="0" w:space="0" w:color="auto"/>
          </w:divBdr>
        </w:div>
        <w:div w:id="226110454">
          <w:marLeft w:val="480"/>
          <w:marRight w:val="0"/>
          <w:marTop w:val="0"/>
          <w:marBottom w:val="0"/>
          <w:divBdr>
            <w:top w:val="none" w:sz="0" w:space="0" w:color="auto"/>
            <w:left w:val="none" w:sz="0" w:space="0" w:color="auto"/>
            <w:bottom w:val="none" w:sz="0" w:space="0" w:color="auto"/>
            <w:right w:val="none" w:sz="0" w:space="0" w:color="auto"/>
          </w:divBdr>
        </w:div>
        <w:div w:id="238100067">
          <w:marLeft w:val="480"/>
          <w:marRight w:val="0"/>
          <w:marTop w:val="0"/>
          <w:marBottom w:val="0"/>
          <w:divBdr>
            <w:top w:val="none" w:sz="0" w:space="0" w:color="auto"/>
            <w:left w:val="none" w:sz="0" w:space="0" w:color="auto"/>
            <w:bottom w:val="none" w:sz="0" w:space="0" w:color="auto"/>
            <w:right w:val="none" w:sz="0" w:space="0" w:color="auto"/>
          </w:divBdr>
        </w:div>
        <w:div w:id="243030168">
          <w:marLeft w:val="480"/>
          <w:marRight w:val="0"/>
          <w:marTop w:val="0"/>
          <w:marBottom w:val="0"/>
          <w:divBdr>
            <w:top w:val="none" w:sz="0" w:space="0" w:color="auto"/>
            <w:left w:val="none" w:sz="0" w:space="0" w:color="auto"/>
            <w:bottom w:val="none" w:sz="0" w:space="0" w:color="auto"/>
            <w:right w:val="none" w:sz="0" w:space="0" w:color="auto"/>
          </w:divBdr>
        </w:div>
        <w:div w:id="246350387">
          <w:marLeft w:val="480"/>
          <w:marRight w:val="0"/>
          <w:marTop w:val="0"/>
          <w:marBottom w:val="0"/>
          <w:divBdr>
            <w:top w:val="none" w:sz="0" w:space="0" w:color="auto"/>
            <w:left w:val="none" w:sz="0" w:space="0" w:color="auto"/>
            <w:bottom w:val="none" w:sz="0" w:space="0" w:color="auto"/>
            <w:right w:val="none" w:sz="0" w:space="0" w:color="auto"/>
          </w:divBdr>
        </w:div>
        <w:div w:id="248929615">
          <w:marLeft w:val="480"/>
          <w:marRight w:val="0"/>
          <w:marTop w:val="0"/>
          <w:marBottom w:val="0"/>
          <w:divBdr>
            <w:top w:val="none" w:sz="0" w:space="0" w:color="auto"/>
            <w:left w:val="none" w:sz="0" w:space="0" w:color="auto"/>
            <w:bottom w:val="none" w:sz="0" w:space="0" w:color="auto"/>
            <w:right w:val="none" w:sz="0" w:space="0" w:color="auto"/>
          </w:divBdr>
        </w:div>
        <w:div w:id="266933583">
          <w:marLeft w:val="480"/>
          <w:marRight w:val="0"/>
          <w:marTop w:val="0"/>
          <w:marBottom w:val="0"/>
          <w:divBdr>
            <w:top w:val="none" w:sz="0" w:space="0" w:color="auto"/>
            <w:left w:val="none" w:sz="0" w:space="0" w:color="auto"/>
            <w:bottom w:val="none" w:sz="0" w:space="0" w:color="auto"/>
            <w:right w:val="none" w:sz="0" w:space="0" w:color="auto"/>
          </w:divBdr>
        </w:div>
        <w:div w:id="294288916">
          <w:marLeft w:val="480"/>
          <w:marRight w:val="0"/>
          <w:marTop w:val="0"/>
          <w:marBottom w:val="0"/>
          <w:divBdr>
            <w:top w:val="none" w:sz="0" w:space="0" w:color="auto"/>
            <w:left w:val="none" w:sz="0" w:space="0" w:color="auto"/>
            <w:bottom w:val="none" w:sz="0" w:space="0" w:color="auto"/>
            <w:right w:val="none" w:sz="0" w:space="0" w:color="auto"/>
          </w:divBdr>
        </w:div>
        <w:div w:id="309868771">
          <w:marLeft w:val="480"/>
          <w:marRight w:val="0"/>
          <w:marTop w:val="0"/>
          <w:marBottom w:val="0"/>
          <w:divBdr>
            <w:top w:val="none" w:sz="0" w:space="0" w:color="auto"/>
            <w:left w:val="none" w:sz="0" w:space="0" w:color="auto"/>
            <w:bottom w:val="none" w:sz="0" w:space="0" w:color="auto"/>
            <w:right w:val="none" w:sz="0" w:space="0" w:color="auto"/>
          </w:divBdr>
        </w:div>
        <w:div w:id="325865851">
          <w:marLeft w:val="480"/>
          <w:marRight w:val="0"/>
          <w:marTop w:val="0"/>
          <w:marBottom w:val="0"/>
          <w:divBdr>
            <w:top w:val="none" w:sz="0" w:space="0" w:color="auto"/>
            <w:left w:val="none" w:sz="0" w:space="0" w:color="auto"/>
            <w:bottom w:val="none" w:sz="0" w:space="0" w:color="auto"/>
            <w:right w:val="none" w:sz="0" w:space="0" w:color="auto"/>
          </w:divBdr>
        </w:div>
        <w:div w:id="333146722">
          <w:marLeft w:val="480"/>
          <w:marRight w:val="0"/>
          <w:marTop w:val="0"/>
          <w:marBottom w:val="0"/>
          <w:divBdr>
            <w:top w:val="none" w:sz="0" w:space="0" w:color="auto"/>
            <w:left w:val="none" w:sz="0" w:space="0" w:color="auto"/>
            <w:bottom w:val="none" w:sz="0" w:space="0" w:color="auto"/>
            <w:right w:val="none" w:sz="0" w:space="0" w:color="auto"/>
          </w:divBdr>
        </w:div>
        <w:div w:id="369767519">
          <w:marLeft w:val="480"/>
          <w:marRight w:val="0"/>
          <w:marTop w:val="0"/>
          <w:marBottom w:val="0"/>
          <w:divBdr>
            <w:top w:val="none" w:sz="0" w:space="0" w:color="auto"/>
            <w:left w:val="none" w:sz="0" w:space="0" w:color="auto"/>
            <w:bottom w:val="none" w:sz="0" w:space="0" w:color="auto"/>
            <w:right w:val="none" w:sz="0" w:space="0" w:color="auto"/>
          </w:divBdr>
        </w:div>
        <w:div w:id="385952414">
          <w:marLeft w:val="480"/>
          <w:marRight w:val="0"/>
          <w:marTop w:val="0"/>
          <w:marBottom w:val="0"/>
          <w:divBdr>
            <w:top w:val="none" w:sz="0" w:space="0" w:color="auto"/>
            <w:left w:val="none" w:sz="0" w:space="0" w:color="auto"/>
            <w:bottom w:val="none" w:sz="0" w:space="0" w:color="auto"/>
            <w:right w:val="none" w:sz="0" w:space="0" w:color="auto"/>
          </w:divBdr>
        </w:div>
        <w:div w:id="409078461">
          <w:marLeft w:val="480"/>
          <w:marRight w:val="0"/>
          <w:marTop w:val="0"/>
          <w:marBottom w:val="0"/>
          <w:divBdr>
            <w:top w:val="none" w:sz="0" w:space="0" w:color="auto"/>
            <w:left w:val="none" w:sz="0" w:space="0" w:color="auto"/>
            <w:bottom w:val="none" w:sz="0" w:space="0" w:color="auto"/>
            <w:right w:val="none" w:sz="0" w:space="0" w:color="auto"/>
          </w:divBdr>
        </w:div>
        <w:div w:id="423841049">
          <w:marLeft w:val="480"/>
          <w:marRight w:val="0"/>
          <w:marTop w:val="0"/>
          <w:marBottom w:val="0"/>
          <w:divBdr>
            <w:top w:val="none" w:sz="0" w:space="0" w:color="auto"/>
            <w:left w:val="none" w:sz="0" w:space="0" w:color="auto"/>
            <w:bottom w:val="none" w:sz="0" w:space="0" w:color="auto"/>
            <w:right w:val="none" w:sz="0" w:space="0" w:color="auto"/>
          </w:divBdr>
        </w:div>
        <w:div w:id="446973486">
          <w:marLeft w:val="480"/>
          <w:marRight w:val="0"/>
          <w:marTop w:val="0"/>
          <w:marBottom w:val="0"/>
          <w:divBdr>
            <w:top w:val="none" w:sz="0" w:space="0" w:color="auto"/>
            <w:left w:val="none" w:sz="0" w:space="0" w:color="auto"/>
            <w:bottom w:val="none" w:sz="0" w:space="0" w:color="auto"/>
            <w:right w:val="none" w:sz="0" w:space="0" w:color="auto"/>
          </w:divBdr>
        </w:div>
        <w:div w:id="476918723">
          <w:marLeft w:val="480"/>
          <w:marRight w:val="0"/>
          <w:marTop w:val="0"/>
          <w:marBottom w:val="0"/>
          <w:divBdr>
            <w:top w:val="none" w:sz="0" w:space="0" w:color="auto"/>
            <w:left w:val="none" w:sz="0" w:space="0" w:color="auto"/>
            <w:bottom w:val="none" w:sz="0" w:space="0" w:color="auto"/>
            <w:right w:val="none" w:sz="0" w:space="0" w:color="auto"/>
          </w:divBdr>
        </w:div>
        <w:div w:id="498620651">
          <w:marLeft w:val="480"/>
          <w:marRight w:val="0"/>
          <w:marTop w:val="0"/>
          <w:marBottom w:val="0"/>
          <w:divBdr>
            <w:top w:val="none" w:sz="0" w:space="0" w:color="auto"/>
            <w:left w:val="none" w:sz="0" w:space="0" w:color="auto"/>
            <w:bottom w:val="none" w:sz="0" w:space="0" w:color="auto"/>
            <w:right w:val="none" w:sz="0" w:space="0" w:color="auto"/>
          </w:divBdr>
        </w:div>
        <w:div w:id="499320452">
          <w:marLeft w:val="480"/>
          <w:marRight w:val="0"/>
          <w:marTop w:val="0"/>
          <w:marBottom w:val="0"/>
          <w:divBdr>
            <w:top w:val="none" w:sz="0" w:space="0" w:color="auto"/>
            <w:left w:val="none" w:sz="0" w:space="0" w:color="auto"/>
            <w:bottom w:val="none" w:sz="0" w:space="0" w:color="auto"/>
            <w:right w:val="none" w:sz="0" w:space="0" w:color="auto"/>
          </w:divBdr>
        </w:div>
        <w:div w:id="576718954">
          <w:marLeft w:val="480"/>
          <w:marRight w:val="0"/>
          <w:marTop w:val="0"/>
          <w:marBottom w:val="0"/>
          <w:divBdr>
            <w:top w:val="none" w:sz="0" w:space="0" w:color="auto"/>
            <w:left w:val="none" w:sz="0" w:space="0" w:color="auto"/>
            <w:bottom w:val="none" w:sz="0" w:space="0" w:color="auto"/>
            <w:right w:val="none" w:sz="0" w:space="0" w:color="auto"/>
          </w:divBdr>
        </w:div>
        <w:div w:id="577982308">
          <w:marLeft w:val="480"/>
          <w:marRight w:val="0"/>
          <w:marTop w:val="0"/>
          <w:marBottom w:val="0"/>
          <w:divBdr>
            <w:top w:val="none" w:sz="0" w:space="0" w:color="auto"/>
            <w:left w:val="none" w:sz="0" w:space="0" w:color="auto"/>
            <w:bottom w:val="none" w:sz="0" w:space="0" w:color="auto"/>
            <w:right w:val="none" w:sz="0" w:space="0" w:color="auto"/>
          </w:divBdr>
        </w:div>
        <w:div w:id="619842242">
          <w:marLeft w:val="480"/>
          <w:marRight w:val="0"/>
          <w:marTop w:val="0"/>
          <w:marBottom w:val="0"/>
          <w:divBdr>
            <w:top w:val="none" w:sz="0" w:space="0" w:color="auto"/>
            <w:left w:val="none" w:sz="0" w:space="0" w:color="auto"/>
            <w:bottom w:val="none" w:sz="0" w:space="0" w:color="auto"/>
            <w:right w:val="none" w:sz="0" w:space="0" w:color="auto"/>
          </w:divBdr>
        </w:div>
        <w:div w:id="629475715">
          <w:marLeft w:val="480"/>
          <w:marRight w:val="0"/>
          <w:marTop w:val="0"/>
          <w:marBottom w:val="0"/>
          <w:divBdr>
            <w:top w:val="none" w:sz="0" w:space="0" w:color="auto"/>
            <w:left w:val="none" w:sz="0" w:space="0" w:color="auto"/>
            <w:bottom w:val="none" w:sz="0" w:space="0" w:color="auto"/>
            <w:right w:val="none" w:sz="0" w:space="0" w:color="auto"/>
          </w:divBdr>
        </w:div>
        <w:div w:id="684862224">
          <w:marLeft w:val="480"/>
          <w:marRight w:val="0"/>
          <w:marTop w:val="0"/>
          <w:marBottom w:val="0"/>
          <w:divBdr>
            <w:top w:val="none" w:sz="0" w:space="0" w:color="auto"/>
            <w:left w:val="none" w:sz="0" w:space="0" w:color="auto"/>
            <w:bottom w:val="none" w:sz="0" w:space="0" w:color="auto"/>
            <w:right w:val="none" w:sz="0" w:space="0" w:color="auto"/>
          </w:divBdr>
        </w:div>
        <w:div w:id="688021078">
          <w:marLeft w:val="480"/>
          <w:marRight w:val="0"/>
          <w:marTop w:val="0"/>
          <w:marBottom w:val="0"/>
          <w:divBdr>
            <w:top w:val="none" w:sz="0" w:space="0" w:color="auto"/>
            <w:left w:val="none" w:sz="0" w:space="0" w:color="auto"/>
            <w:bottom w:val="none" w:sz="0" w:space="0" w:color="auto"/>
            <w:right w:val="none" w:sz="0" w:space="0" w:color="auto"/>
          </w:divBdr>
        </w:div>
        <w:div w:id="709500609">
          <w:marLeft w:val="480"/>
          <w:marRight w:val="0"/>
          <w:marTop w:val="0"/>
          <w:marBottom w:val="0"/>
          <w:divBdr>
            <w:top w:val="none" w:sz="0" w:space="0" w:color="auto"/>
            <w:left w:val="none" w:sz="0" w:space="0" w:color="auto"/>
            <w:bottom w:val="none" w:sz="0" w:space="0" w:color="auto"/>
            <w:right w:val="none" w:sz="0" w:space="0" w:color="auto"/>
          </w:divBdr>
        </w:div>
        <w:div w:id="731080074">
          <w:marLeft w:val="480"/>
          <w:marRight w:val="0"/>
          <w:marTop w:val="0"/>
          <w:marBottom w:val="0"/>
          <w:divBdr>
            <w:top w:val="none" w:sz="0" w:space="0" w:color="auto"/>
            <w:left w:val="none" w:sz="0" w:space="0" w:color="auto"/>
            <w:bottom w:val="none" w:sz="0" w:space="0" w:color="auto"/>
            <w:right w:val="none" w:sz="0" w:space="0" w:color="auto"/>
          </w:divBdr>
        </w:div>
        <w:div w:id="731928069">
          <w:marLeft w:val="480"/>
          <w:marRight w:val="0"/>
          <w:marTop w:val="0"/>
          <w:marBottom w:val="0"/>
          <w:divBdr>
            <w:top w:val="none" w:sz="0" w:space="0" w:color="auto"/>
            <w:left w:val="none" w:sz="0" w:space="0" w:color="auto"/>
            <w:bottom w:val="none" w:sz="0" w:space="0" w:color="auto"/>
            <w:right w:val="none" w:sz="0" w:space="0" w:color="auto"/>
          </w:divBdr>
        </w:div>
        <w:div w:id="737242152">
          <w:marLeft w:val="480"/>
          <w:marRight w:val="0"/>
          <w:marTop w:val="0"/>
          <w:marBottom w:val="0"/>
          <w:divBdr>
            <w:top w:val="none" w:sz="0" w:space="0" w:color="auto"/>
            <w:left w:val="none" w:sz="0" w:space="0" w:color="auto"/>
            <w:bottom w:val="none" w:sz="0" w:space="0" w:color="auto"/>
            <w:right w:val="none" w:sz="0" w:space="0" w:color="auto"/>
          </w:divBdr>
        </w:div>
        <w:div w:id="743381163">
          <w:marLeft w:val="480"/>
          <w:marRight w:val="0"/>
          <w:marTop w:val="0"/>
          <w:marBottom w:val="0"/>
          <w:divBdr>
            <w:top w:val="none" w:sz="0" w:space="0" w:color="auto"/>
            <w:left w:val="none" w:sz="0" w:space="0" w:color="auto"/>
            <w:bottom w:val="none" w:sz="0" w:space="0" w:color="auto"/>
            <w:right w:val="none" w:sz="0" w:space="0" w:color="auto"/>
          </w:divBdr>
        </w:div>
        <w:div w:id="751969083">
          <w:marLeft w:val="480"/>
          <w:marRight w:val="0"/>
          <w:marTop w:val="0"/>
          <w:marBottom w:val="0"/>
          <w:divBdr>
            <w:top w:val="none" w:sz="0" w:space="0" w:color="auto"/>
            <w:left w:val="none" w:sz="0" w:space="0" w:color="auto"/>
            <w:bottom w:val="none" w:sz="0" w:space="0" w:color="auto"/>
            <w:right w:val="none" w:sz="0" w:space="0" w:color="auto"/>
          </w:divBdr>
        </w:div>
        <w:div w:id="779378796">
          <w:marLeft w:val="480"/>
          <w:marRight w:val="0"/>
          <w:marTop w:val="0"/>
          <w:marBottom w:val="0"/>
          <w:divBdr>
            <w:top w:val="none" w:sz="0" w:space="0" w:color="auto"/>
            <w:left w:val="none" w:sz="0" w:space="0" w:color="auto"/>
            <w:bottom w:val="none" w:sz="0" w:space="0" w:color="auto"/>
            <w:right w:val="none" w:sz="0" w:space="0" w:color="auto"/>
          </w:divBdr>
        </w:div>
        <w:div w:id="797146808">
          <w:marLeft w:val="480"/>
          <w:marRight w:val="0"/>
          <w:marTop w:val="0"/>
          <w:marBottom w:val="0"/>
          <w:divBdr>
            <w:top w:val="none" w:sz="0" w:space="0" w:color="auto"/>
            <w:left w:val="none" w:sz="0" w:space="0" w:color="auto"/>
            <w:bottom w:val="none" w:sz="0" w:space="0" w:color="auto"/>
            <w:right w:val="none" w:sz="0" w:space="0" w:color="auto"/>
          </w:divBdr>
        </w:div>
        <w:div w:id="799684803">
          <w:marLeft w:val="480"/>
          <w:marRight w:val="0"/>
          <w:marTop w:val="0"/>
          <w:marBottom w:val="0"/>
          <w:divBdr>
            <w:top w:val="none" w:sz="0" w:space="0" w:color="auto"/>
            <w:left w:val="none" w:sz="0" w:space="0" w:color="auto"/>
            <w:bottom w:val="none" w:sz="0" w:space="0" w:color="auto"/>
            <w:right w:val="none" w:sz="0" w:space="0" w:color="auto"/>
          </w:divBdr>
        </w:div>
        <w:div w:id="808278477">
          <w:marLeft w:val="480"/>
          <w:marRight w:val="0"/>
          <w:marTop w:val="0"/>
          <w:marBottom w:val="0"/>
          <w:divBdr>
            <w:top w:val="none" w:sz="0" w:space="0" w:color="auto"/>
            <w:left w:val="none" w:sz="0" w:space="0" w:color="auto"/>
            <w:bottom w:val="none" w:sz="0" w:space="0" w:color="auto"/>
            <w:right w:val="none" w:sz="0" w:space="0" w:color="auto"/>
          </w:divBdr>
        </w:div>
        <w:div w:id="820973159">
          <w:marLeft w:val="480"/>
          <w:marRight w:val="0"/>
          <w:marTop w:val="0"/>
          <w:marBottom w:val="0"/>
          <w:divBdr>
            <w:top w:val="none" w:sz="0" w:space="0" w:color="auto"/>
            <w:left w:val="none" w:sz="0" w:space="0" w:color="auto"/>
            <w:bottom w:val="none" w:sz="0" w:space="0" w:color="auto"/>
            <w:right w:val="none" w:sz="0" w:space="0" w:color="auto"/>
          </w:divBdr>
        </w:div>
        <w:div w:id="824971699">
          <w:marLeft w:val="480"/>
          <w:marRight w:val="0"/>
          <w:marTop w:val="0"/>
          <w:marBottom w:val="0"/>
          <w:divBdr>
            <w:top w:val="none" w:sz="0" w:space="0" w:color="auto"/>
            <w:left w:val="none" w:sz="0" w:space="0" w:color="auto"/>
            <w:bottom w:val="none" w:sz="0" w:space="0" w:color="auto"/>
            <w:right w:val="none" w:sz="0" w:space="0" w:color="auto"/>
          </w:divBdr>
        </w:div>
        <w:div w:id="891186272">
          <w:marLeft w:val="480"/>
          <w:marRight w:val="0"/>
          <w:marTop w:val="0"/>
          <w:marBottom w:val="0"/>
          <w:divBdr>
            <w:top w:val="none" w:sz="0" w:space="0" w:color="auto"/>
            <w:left w:val="none" w:sz="0" w:space="0" w:color="auto"/>
            <w:bottom w:val="none" w:sz="0" w:space="0" w:color="auto"/>
            <w:right w:val="none" w:sz="0" w:space="0" w:color="auto"/>
          </w:divBdr>
        </w:div>
        <w:div w:id="899481762">
          <w:marLeft w:val="480"/>
          <w:marRight w:val="0"/>
          <w:marTop w:val="0"/>
          <w:marBottom w:val="0"/>
          <w:divBdr>
            <w:top w:val="none" w:sz="0" w:space="0" w:color="auto"/>
            <w:left w:val="none" w:sz="0" w:space="0" w:color="auto"/>
            <w:bottom w:val="none" w:sz="0" w:space="0" w:color="auto"/>
            <w:right w:val="none" w:sz="0" w:space="0" w:color="auto"/>
          </w:divBdr>
        </w:div>
        <w:div w:id="946501366">
          <w:marLeft w:val="480"/>
          <w:marRight w:val="0"/>
          <w:marTop w:val="0"/>
          <w:marBottom w:val="0"/>
          <w:divBdr>
            <w:top w:val="none" w:sz="0" w:space="0" w:color="auto"/>
            <w:left w:val="none" w:sz="0" w:space="0" w:color="auto"/>
            <w:bottom w:val="none" w:sz="0" w:space="0" w:color="auto"/>
            <w:right w:val="none" w:sz="0" w:space="0" w:color="auto"/>
          </w:divBdr>
        </w:div>
        <w:div w:id="951933111">
          <w:marLeft w:val="480"/>
          <w:marRight w:val="0"/>
          <w:marTop w:val="0"/>
          <w:marBottom w:val="0"/>
          <w:divBdr>
            <w:top w:val="none" w:sz="0" w:space="0" w:color="auto"/>
            <w:left w:val="none" w:sz="0" w:space="0" w:color="auto"/>
            <w:bottom w:val="none" w:sz="0" w:space="0" w:color="auto"/>
            <w:right w:val="none" w:sz="0" w:space="0" w:color="auto"/>
          </w:divBdr>
        </w:div>
        <w:div w:id="969169634">
          <w:marLeft w:val="480"/>
          <w:marRight w:val="0"/>
          <w:marTop w:val="0"/>
          <w:marBottom w:val="0"/>
          <w:divBdr>
            <w:top w:val="none" w:sz="0" w:space="0" w:color="auto"/>
            <w:left w:val="none" w:sz="0" w:space="0" w:color="auto"/>
            <w:bottom w:val="none" w:sz="0" w:space="0" w:color="auto"/>
            <w:right w:val="none" w:sz="0" w:space="0" w:color="auto"/>
          </w:divBdr>
        </w:div>
        <w:div w:id="976491655">
          <w:marLeft w:val="480"/>
          <w:marRight w:val="0"/>
          <w:marTop w:val="0"/>
          <w:marBottom w:val="0"/>
          <w:divBdr>
            <w:top w:val="none" w:sz="0" w:space="0" w:color="auto"/>
            <w:left w:val="none" w:sz="0" w:space="0" w:color="auto"/>
            <w:bottom w:val="none" w:sz="0" w:space="0" w:color="auto"/>
            <w:right w:val="none" w:sz="0" w:space="0" w:color="auto"/>
          </w:divBdr>
        </w:div>
        <w:div w:id="1018388231">
          <w:marLeft w:val="480"/>
          <w:marRight w:val="0"/>
          <w:marTop w:val="0"/>
          <w:marBottom w:val="0"/>
          <w:divBdr>
            <w:top w:val="none" w:sz="0" w:space="0" w:color="auto"/>
            <w:left w:val="none" w:sz="0" w:space="0" w:color="auto"/>
            <w:bottom w:val="none" w:sz="0" w:space="0" w:color="auto"/>
            <w:right w:val="none" w:sz="0" w:space="0" w:color="auto"/>
          </w:divBdr>
        </w:div>
      </w:divsChild>
    </w:div>
    <w:div w:id="575551639">
      <w:bodyDiv w:val="1"/>
      <w:marLeft w:val="0"/>
      <w:marRight w:val="0"/>
      <w:marTop w:val="0"/>
      <w:marBottom w:val="0"/>
      <w:divBdr>
        <w:top w:val="none" w:sz="0" w:space="0" w:color="auto"/>
        <w:left w:val="none" w:sz="0" w:space="0" w:color="auto"/>
        <w:bottom w:val="none" w:sz="0" w:space="0" w:color="auto"/>
        <w:right w:val="none" w:sz="0" w:space="0" w:color="auto"/>
      </w:divBdr>
    </w:div>
    <w:div w:id="575675368">
      <w:bodyDiv w:val="1"/>
      <w:marLeft w:val="0"/>
      <w:marRight w:val="0"/>
      <w:marTop w:val="0"/>
      <w:marBottom w:val="0"/>
      <w:divBdr>
        <w:top w:val="none" w:sz="0" w:space="0" w:color="auto"/>
        <w:left w:val="none" w:sz="0" w:space="0" w:color="auto"/>
        <w:bottom w:val="none" w:sz="0" w:space="0" w:color="auto"/>
        <w:right w:val="none" w:sz="0" w:space="0" w:color="auto"/>
      </w:divBdr>
    </w:div>
    <w:div w:id="575750588">
      <w:bodyDiv w:val="1"/>
      <w:marLeft w:val="0"/>
      <w:marRight w:val="0"/>
      <w:marTop w:val="0"/>
      <w:marBottom w:val="0"/>
      <w:divBdr>
        <w:top w:val="none" w:sz="0" w:space="0" w:color="auto"/>
        <w:left w:val="none" w:sz="0" w:space="0" w:color="auto"/>
        <w:bottom w:val="none" w:sz="0" w:space="0" w:color="auto"/>
        <w:right w:val="none" w:sz="0" w:space="0" w:color="auto"/>
      </w:divBdr>
    </w:div>
    <w:div w:id="575827223">
      <w:bodyDiv w:val="1"/>
      <w:marLeft w:val="0"/>
      <w:marRight w:val="0"/>
      <w:marTop w:val="0"/>
      <w:marBottom w:val="0"/>
      <w:divBdr>
        <w:top w:val="none" w:sz="0" w:space="0" w:color="auto"/>
        <w:left w:val="none" w:sz="0" w:space="0" w:color="auto"/>
        <w:bottom w:val="none" w:sz="0" w:space="0" w:color="auto"/>
        <w:right w:val="none" w:sz="0" w:space="0" w:color="auto"/>
      </w:divBdr>
    </w:div>
    <w:div w:id="575936623">
      <w:bodyDiv w:val="1"/>
      <w:marLeft w:val="0"/>
      <w:marRight w:val="0"/>
      <w:marTop w:val="0"/>
      <w:marBottom w:val="0"/>
      <w:divBdr>
        <w:top w:val="none" w:sz="0" w:space="0" w:color="auto"/>
        <w:left w:val="none" w:sz="0" w:space="0" w:color="auto"/>
        <w:bottom w:val="none" w:sz="0" w:space="0" w:color="auto"/>
        <w:right w:val="none" w:sz="0" w:space="0" w:color="auto"/>
      </w:divBdr>
    </w:div>
    <w:div w:id="575940807">
      <w:bodyDiv w:val="1"/>
      <w:marLeft w:val="0"/>
      <w:marRight w:val="0"/>
      <w:marTop w:val="0"/>
      <w:marBottom w:val="0"/>
      <w:divBdr>
        <w:top w:val="none" w:sz="0" w:space="0" w:color="auto"/>
        <w:left w:val="none" w:sz="0" w:space="0" w:color="auto"/>
        <w:bottom w:val="none" w:sz="0" w:space="0" w:color="auto"/>
        <w:right w:val="none" w:sz="0" w:space="0" w:color="auto"/>
      </w:divBdr>
    </w:div>
    <w:div w:id="576133295">
      <w:bodyDiv w:val="1"/>
      <w:marLeft w:val="0"/>
      <w:marRight w:val="0"/>
      <w:marTop w:val="0"/>
      <w:marBottom w:val="0"/>
      <w:divBdr>
        <w:top w:val="none" w:sz="0" w:space="0" w:color="auto"/>
        <w:left w:val="none" w:sz="0" w:space="0" w:color="auto"/>
        <w:bottom w:val="none" w:sz="0" w:space="0" w:color="auto"/>
        <w:right w:val="none" w:sz="0" w:space="0" w:color="auto"/>
      </w:divBdr>
    </w:div>
    <w:div w:id="576134181">
      <w:bodyDiv w:val="1"/>
      <w:marLeft w:val="0"/>
      <w:marRight w:val="0"/>
      <w:marTop w:val="0"/>
      <w:marBottom w:val="0"/>
      <w:divBdr>
        <w:top w:val="none" w:sz="0" w:space="0" w:color="auto"/>
        <w:left w:val="none" w:sz="0" w:space="0" w:color="auto"/>
        <w:bottom w:val="none" w:sz="0" w:space="0" w:color="auto"/>
        <w:right w:val="none" w:sz="0" w:space="0" w:color="auto"/>
      </w:divBdr>
    </w:div>
    <w:div w:id="576281416">
      <w:bodyDiv w:val="1"/>
      <w:marLeft w:val="0"/>
      <w:marRight w:val="0"/>
      <w:marTop w:val="0"/>
      <w:marBottom w:val="0"/>
      <w:divBdr>
        <w:top w:val="none" w:sz="0" w:space="0" w:color="auto"/>
        <w:left w:val="none" w:sz="0" w:space="0" w:color="auto"/>
        <w:bottom w:val="none" w:sz="0" w:space="0" w:color="auto"/>
        <w:right w:val="none" w:sz="0" w:space="0" w:color="auto"/>
      </w:divBdr>
    </w:div>
    <w:div w:id="576399183">
      <w:bodyDiv w:val="1"/>
      <w:marLeft w:val="0"/>
      <w:marRight w:val="0"/>
      <w:marTop w:val="0"/>
      <w:marBottom w:val="0"/>
      <w:divBdr>
        <w:top w:val="none" w:sz="0" w:space="0" w:color="auto"/>
        <w:left w:val="none" w:sz="0" w:space="0" w:color="auto"/>
        <w:bottom w:val="none" w:sz="0" w:space="0" w:color="auto"/>
        <w:right w:val="none" w:sz="0" w:space="0" w:color="auto"/>
      </w:divBdr>
      <w:divsChild>
        <w:div w:id="32703427">
          <w:marLeft w:val="480"/>
          <w:marRight w:val="0"/>
          <w:marTop w:val="0"/>
          <w:marBottom w:val="0"/>
          <w:divBdr>
            <w:top w:val="none" w:sz="0" w:space="0" w:color="auto"/>
            <w:left w:val="none" w:sz="0" w:space="0" w:color="auto"/>
            <w:bottom w:val="none" w:sz="0" w:space="0" w:color="auto"/>
            <w:right w:val="none" w:sz="0" w:space="0" w:color="auto"/>
          </w:divBdr>
        </w:div>
        <w:div w:id="216625503">
          <w:marLeft w:val="480"/>
          <w:marRight w:val="0"/>
          <w:marTop w:val="0"/>
          <w:marBottom w:val="0"/>
          <w:divBdr>
            <w:top w:val="none" w:sz="0" w:space="0" w:color="auto"/>
            <w:left w:val="none" w:sz="0" w:space="0" w:color="auto"/>
            <w:bottom w:val="none" w:sz="0" w:space="0" w:color="auto"/>
            <w:right w:val="none" w:sz="0" w:space="0" w:color="auto"/>
          </w:divBdr>
        </w:div>
        <w:div w:id="319776092">
          <w:marLeft w:val="480"/>
          <w:marRight w:val="0"/>
          <w:marTop w:val="0"/>
          <w:marBottom w:val="0"/>
          <w:divBdr>
            <w:top w:val="none" w:sz="0" w:space="0" w:color="auto"/>
            <w:left w:val="none" w:sz="0" w:space="0" w:color="auto"/>
            <w:bottom w:val="none" w:sz="0" w:space="0" w:color="auto"/>
            <w:right w:val="none" w:sz="0" w:space="0" w:color="auto"/>
          </w:divBdr>
        </w:div>
        <w:div w:id="331303822">
          <w:marLeft w:val="480"/>
          <w:marRight w:val="0"/>
          <w:marTop w:val="0"/>
          <w:marBottom w:val="0"/>
          <w:divBdr>
            <w:top w:val="none" w:sz="0" w:space="0" w:color="auto"/>
            <w:left w:val="none" w:sz="0" w:space="0" w:color="auto"/>
            <w:bottom w:val="none" w:sz="0" w:space="0" w:color="auto"/>
            <w:right w:val="none" w:sz="0" w:space="0" w:color="auto"/>
          </w:divBdr>
        </w:div>
        <w:div w:id="348797323">
          <w:marLeft w:val="480"/>
          <w:marRight w:val="0"/>
          <w:marTop w:val="0"/>
          <w:marBottom w:val="0"/>
          <w:divBdr>
            <w:top w:val="none" w:sz="0" w:space="0" w:color="auto"/>
            <w:left w:val="none" w:sz="0" w:space="0" w:color="auto"/>
            <w:bottom w:val="none" w:sz="0" w:space="0" w:color="auto"/>
            <w:right w:val="none" w:sz="0" w:space="0" w:color="auto"/>
          </w:divBdr>
        </w:div>
        <w:div w:id="408816434">
          <w:marLeft w:val="480"/>
          <w:marRight w:val="0"/>
          <w:marTop w:val="0"/>
          <w:marBottom w:val="0"/>
          <w:divBdr>
            <w:top w:val="none" w:sz="0" w:space="0" w:color="auto"/>
            <w:left w:val="none" w:sz="0" w:space="0" w:color="auto"/>
            <w:bottom w:val="none" w:sz="0" w:space="0" w:color="auto"/>
            <w:right w:val="none" w:sz="0" w:space="0" w:color="auto"/>
          </w:divBdr>
        </w:div>
        <w:div w:id="522549727">
          <w:marLeft w:val="480"/>
          <w:marRight w:val="0"/>
          <w:marTop w:val="0"/>
          <w:marBottom w:val="0"/>
          <w:divBdr>
            <w:top w:val="none" w:sz="0" w:space="0" w:color="auto"/>
            <w:left w:val="none" w:sz="0" w:space="0" w:color="auto"/>
            <w:bottom w:val="none" w:sz="0" w:space="0" w:color="auto"/>
            <w:right w:val="none" w:sz="0" w:space="0" w:color="auto"/>
          </w:divBdr>
        </w:div>
        <w:div w:id="733044003">
          <w:marLeft w:val="480"/>
          <w:marRight w:val="0"/>
          <w:marTop w:val="0"/>
          <w:marBottom w:val="0"/>
          <w:divBdr>
            <w:top w:val="none" w:sz="0" w:space="0" w:color="auto"/>
            <w:left w:val="none" w:sz="0" w:space="0" w:color="auto"/>
            <w:bottom w:val="none" w:sz="0" w:space="0" w:color="auto"/>
            <w:right w:val="none" w:sz="0" w:space="0" w:color="auto"/>
          </w:divBdr>
        </w:div>
        <w:div w:id="808937867">
          <w:marLeft w:val="480"/>
          <w:marRight w:val="0"/>
          <w:marTop w:val="0"/>
          <w:marBottom w:val="0"/>
          <w:divBdr>
            <w:top w:val="none" w:sz="0" w:space="0" w:color="auto"/>
            <w:left w:val="none" w:sz="0" w:space="0" w:color="auto"/>
            <w:bottom w:val="none" w:sz="0" w:space="0" w:color="auto"/>
            <w:right w:val="none" w:sz="0" w:space="0" w:color="auto"/>
          </w:divBdr>
        </w:div>
        <w:div w:id="817917322">
          <w:marLeft w:val="480"/>
          <w:marRight w:val="0"/>
          <w:marTop w:val="0"/>
          <w:marBottom w:val="0"/>
          <w:divBdr>
            <w:top w:val="none" w:sz="0" w:space="0" w:color="auto"/>
            <w:left w:val="none" w:sz="0" w:space="0" w:color="auto"/>
            <w:bottom w:val="none" w:sz="0" w:space="0" w:color="auto"/>
            <w:right w:val="none" w:sz="0" w:space="0" w:color="auto"/>
          </w:divBdr>
        </w:div>
        <w:div w:id="897983329">
          <w:marLeft w:val="480"/>
          <w:marRight w:val="0"/>
          <w:marTop w:val="0"/>
          <w:marBottom w:val="0"/>
          <w:divBdr>
            <w:top w:val="none" w:sz="0" w:space="0" w:color="auto"/>
            <w:left w:val="none" w:sz="0" w:space="0" w:color="auto"/>
            <w:bottom w:val="none" w:sz="0" w:space="0" w:color="auto"/>
            <w:right w:val="none" w:sz="0" w:space="0" w:color="auto"/>
          </w:divBdr>
        </w:div>
        <w:div w:id="919556254">
          <w:marLeft w:val="480"/>
          <w:marRight w:val="0"/>
          <w:marTop w:val="0"/>
          <w:marBottom w:val="0"/>
          <w:divBdr>
            <w:top w:val="none" w:sz="0" w:space="0" w:color="auto"/>
            <w:left w:val="none" w:sz="0" w:space="0" w:color="auto"/>
            <w:bottom w:val="none" w:sz="0" w:space="0" w:color="auto"/>
            <w:right w:val="none" w:sz="0" w:space="0" w:color="auto"/>
          </w:divBdr>
        </w:div>
        <w:div w:id="981039978">
          <w:marLeft w:val="480"/>
          <w:marRight w:val="0"/>
          <w:marTop w:val="0"/>
          <w:marBottom w:val="0"/>
          <w:divBdr>
            <w:top w:val="none" w:sz="0" w:space="0" w:color="auto"/>
            <w:left w:val="none" w:sz="0" w:space="0" w:color="auto"/>
            <w:bottom w:val="none" w:sz="0" w:space="0" w:color="auto"/>
            <w:right w:val="none" w:sz="0" w:space="0" w:color="auto"/>
          </w:divBdr>
        </w:div>
      </w:divsChild>
    </w:div>
    <w:div w:id="576864383">
      <w:bodyDiv w:val="1"/>
      <w:marLeft w:val="0"/>
      <w:marRight w:val="0"/>
      <w:marTop w:val="0"/>
      <w:marBottom w:val="0"/>
      <w:divBdr>
        <w:top w:val="none" w:sz="0" w:space="0" w:color="auto"/>
        <w:left w:val="none" w:sz="0" w:space="0" w:color="auto"/>
        <w:bottom w:val="none" w:sz="0" w:space="0" w:color="auto"/>
        <w:right w:val="none" w:sz="0" w:space="0" w:color="auto"/>
      </w:divBdr>
    </w:div>
    <w:div w:id="576937658">
      <w:bodyDiv w:val="1"/>
      <w:marLeft w:val="0"/>
      <w:marRight w:val="0"/>
      <w:marTop w:val="0"/>
      <w:marBottom w:val="0"/>
      <w:divBdr>
        <w:top w:val="none" w:sz="0" w:space="0" w:color="auto"/>
        <w:left w:val="none" w:sz="0" w:space="0" w:color="auto"/>
        <w:bottom w:val="none" w:sz="0" w:space="0" w:color="auto"/>
        <w:right w:val="none" w:sz="0" w:space="0" w:color="auto"/>
      </w:divBdr>
    </w:div>
    <w:div w:id="577515185">
      <w:bodyDiv w:val="1"/>
      <w:marLeft w:val="0"/>
      <w:marRight w:val="0"/>
      <w:marTop w:val="0"/>
      <w:marBottom w:val="0"/>
      <w:divBdr>
        <w:top w:val="none" w:sz="0" w:space="0" w:color="auto"/>
        <w:left w:val="none" w:sz="0" w:space="0" w:color="auto"/>
        <w:bottom w:val="none" w:sz="0" w:space="0" w:color="auto"/>
        <w:right w:val="none" w:sz="0" w:space="0" w:color="auto"/>
      </w:divBdr>
    </w:div>
    <w:div w:id="577522536">
      <w:bodyDiv w:val="1"/>
      <w:marLeft w:val="0"/>
      <w:marRight w:val="0"/>
      <w:marTop w:val="0"/>
      <w:marBottom w:val="0"/>
      <w:divBdr>
        <w:top w:val="none" w:sz="0" w:space="0" w:color="auto"/>
        <w:left w:val="none" w:sz="0" w:space="0" w:color="auto"/>
        <w:bottom w:val="none" w:sz="0" w:space="0" w:color="auto"/>
        <w:right w:val="none" w:sz="0" w:space="0" w:color="auto"/>
      </w:divBdr>
    </w:div>
    <w:div w:id="577523984">
      <w:bodyDiv w:val="1"/>
      <w:marLeft w:val="0"/>
      <w:marRight w:val="0"/>
      <w:marTop w:val="0"/>
      <w:marBottom w:val="0"/>
      <w:divBdr>
        <w:top w:val="none" w:sz="0" w:space="0" w:color="auto"/>
        <w:left w:val="none" w:sz="0" w:space="0" w:color="auto"/>
        <w:bottom w:val="none" w:sz="0" w:space="0" w:color="auto"/>
        <w:right w:val="none" w:sz="0" w:space="0" w:color="auto"/>
      </w:divBdr>
    </w:div>
    <w:div w:id="577591946">
      <w:bodyDiv w:val="1"/>
      <w:marLeft w:val="0"/>
      <w:marRight w:val="0"/>
      <w:marTop w:val="0"/>
      <w:marBottom w:val="0"/>
      <w:divBdr>
        <w:top w:val="none" w:sz="0" w:space="0" w:color="auto"/>
        <w:left w:val="none" w:sz="0" w:space="0" w:color="auto"/>
        <w:bottom w:val="none" w:sz="0" w:space="0" w:color="auto"/>
        <w:right w:val="none" w:sz="0" w:space="0" w:color="auto"/>
      </w:divBdr>
      <w:divsChild>
        <w:div w:id="14621537">
          <w:marLeft w:val="480"/>
          <w:marRight w:val="0"/>
          <w:marTop w:val="0"/>
          <w:marBottom w:val="0"/>
          <w:divBdr>
            <w:top w:val="none" w:sz="0" w:space="0" w:color="auto"/>
            <w:left w:val="none" w:sz="0" w:space="0" w:color="auto"/>
            <w:bottom w:val="none" w:sz="0" w:space="0" w:color="auto"/>
            <w:right w:val="none" w:sz="0" w:space="0" w:color="auto"/>
          </w:divBdr>
        </w:div>
        <w:div w:id="32048470">
          <w:marLeft w:val="480"/>
          <w:marRight w:val="0"/>
          <w:marTop w:val="0"/>
          <w:marBottom w:val="0"/>
          <w:divBdr>
            <w:top w:val="none" w:sz="0" w:space="0" w:color="auto"/>
            <w:left w:val="none" w:sz="0" w:space="0" w:color="auto"/>
            <w:bottom w:val="none" w:sz="0" w:space="0" w:color="auto"/>
            <w:right w:val="none" w:sz="0" w:space="0" w:color="auto"/>
          </w:divBdr>
        </w:div>
        <w:div w:id="36902539">
          <w:marLeft w:val="480"/>
          <w:marRight w:val="0"/>
          <w:marTop w:val="0"/>
          <w:marBottom w:val="0"/>
          <w:divBdr>
            <w:top w:val="none" w:sz="0" w:space="0" w:color="auto"/>
            <w:left w:val="none" w:sz="0" w:space="0" w:color="auto"/>
            <w:bottom w:val="none" w:sz="0" w:space="0" w:color="auto"/>
            <w:right w:val="none" w:sz="0" w:space="0" w:color="auto"/>
          </w:divBdr>
        </w:div>
        <w:div w:id="65033447">
          <w:marLeft w:val="480"/>
          <w:marRight w:val="0"/>
          <w:marTop w:val="0"/>
          <w:marBottom w:val="0"/>
          <w:divBdr>
            <w:top w:val="none" w:sz="0" w:space="0" w:color="auto"/>
            <w:left w:val="none" w:sz="0" w:space="0" w:color="auto"/>
            <w:bottom w:val="none" w:sz="0" w:space="0" w:color="auto"/>
            <w:right w:val="none" w:sz="0" w:space="0" w:color="auto"/>
          </w:divBdr>
        </w:div>
        <w:div w:id="85927985">
          <w:marLeft w:val="480"/>
          <w:marRight w:val="0"/>
          <w:marTop w:val="0"/>
          <w:marBottom w:val="0"/>
          <w:divBdr>
            <w:top w:val="none" w:sz="0" w:space="0" w:color="auto"/>
            <w:left w:val="none" w:sz="0" w:space="0" w:color="auto"/>
            <w:bottom w:val="none" w:sz="0" w:space="0" w:color="auto"/>
            <w:right w:val="none" w:sz="0" w:space="0" w:color="auto"/>
          </w:divBdr>
        </w:div>
        <w:div w:id="152571534">
          <w:marLeft w:val="480"/>
          <w:marRight w:val="0"/>
          <w:marTop w:val="0"/>
          <w:marBottom w:val="0"/>
          <w:divBdr>
            <w:top w:val="none" w:sz="0" w:space="0" w:color="auto"/>
            <w:left w:val="none" w:sz="0" w:space="0" w:color="auto"/>
            <w:bottom w:val="none" w:sz="0" w:space="0" w:color="auto"/>
            <w:right w:val="none" w:sz="0" w:space="0" w:color="auto"/>
          </w:divBdr>
        </w:div>
        <w:div w:id="180125050">
          <w:marLeft w:val="480"/>
          <w:marRight w:val="0"/>
          <w:marTop w:val="0"/>
          <w:marBottom w:val="0"/>
          <w:divBdr>
            <w:top w:val="none" w:sz="0" w:space="0" w:color="auto"/>
            <w:left w:val="none" w:sz="0" w:space="0" w:color="auto"/>
            <w:bottom w:val="none" w:sz="0" w:space="0" w:color="auto"/>
            <w:right w:val="none" w:sz="0" w:space="0" w:color="auto"/>
          </w:divBdr>
        </w:div>
        <w:div w:id="193348549">
          <w:marLeft w:val="480"/>
          <w:marRight w:val="0"/>
          <w:marTop w:val="0"/>
          <w:marBottom w:val="0"/>
          <w:divBdr>
            <w:top w:val="none" w:sz="0" w:space="0" w:color="auto"/>
            <w:left w:val="none" w:sz="0" w:space="0" w:color="auto"/>
            <w:bottom w:val="none" w:sz="0" w:space="0" w:color="auto"/>
            <w:right w:val="none" w:sz="0" w:space="0" w:color="auto"/>
          </w:divBdr>
        </w:div>
        <w:div w:id="282930523">
          <w:marLeft w:val="480"/>
          <w:marRight w:val="0"/>
          <w:marTop w:val="0"/>
          <w:marBottom w:val="0"/>
          <w:divBdr>
            <w:top w:val="none" w:sz="0" w:space="0" w:color="auto"/>
            <w:left w:val="none" w:sz="0" w:space="0" w:color="auto"/>
            <w:bottom w:val="none" w:sz="0" w:space="0" w:color="auto"/>
            <w:right w:val="none" w:sz="0" w:space="0" w:color="auto"/>
          </w:divBdr>
        </w:div>
        <w:div w:id="330715623">
          <w:marLeft w:val="480"/>
          <w:marRight w:val="0"/>
          <w:marTop w:val="0"/>
          <w:marBottom w:val="0"/>
          <w:divBdr>
            <w:top w:val="none" w:sz="0" w:space="0" w:color="auto"/>
            <w:left w:val="none" w:sz="0" w:space="0" w:color="auto"/>
            <w:bottom w:val="none" w:sz="0" w:space="0" w:color="auto"/>
            <w:right w:val="none" w:sz="0" w:space="0" w:color="auto"/>
          </w:divBdr>
        </w:div>
        <w:div w:id="333151341">
          <w:marLeft w:val="480"/>
          <w:marRight w:val="0"/>
          <w:marTop w:val="0"/>
          <w:marBottom w:val="0"/>
          <w:divBdr>
            <w:top w:val="none" w:sz="0" w:space="0" w:color="auto"/>
            <w:left w:val="none" w:sz="0" w:space="0" w:color="auto"/>
            <w:bottom w:val="none" w:sz="0" w:space="0" w:color="auto"/>
            <w:right w:val="none" w:sz="0" w:space="0" w:color="auto"/>
          </w:divBdr>
        </w:div>
        <w:div w:id="345598281">
          <w:marLeft w:val="480"/>
          <w:marRight w:val="0"/>
          <w:marTop w:val="0"/>
          <w:marBottom w:val="0"/>
          <w:divBdr>
            <w:top w:val="none" w:sz="0" w:space="0" w:color="auto"/>
            <w:left w:val="none" w:sz="0" w:space="0" w:color="auto"/>
            <w:bottom w:val="none" w:sz="0" w:space="0" w:color="auto"/>
            <w:right w:val="none" w:sz="0" w:space="0" w:color="auto"/>
          </w:divBdr>
        </w:div>
        <w:div w:id="393243014">
          <w:marLeft w:val="480"/>
          <w:marRight w:val="0"/>
          <w:marTop w:val="0"/>
          <w:marBottom w:val="0"/>
          <w:divBdr>
            <w:top w:val="none" w:sz="0" w:space="0" w:color="auto"/>
            <w:left w:val="none" w:sz="0" w:space="0" w:color="auto"/>
            <w:bottom w:val="none" w:sz="0" w:space="0" w:color="auto"/>
            <w:right w:val="none" w:sz="0" w:space="0" w:color="auto"/>
          </w:divBdr>
        </w:div>
        <w:div w:id="412314568">
          <w:marLeft w:val="480"/>
          <w:marRight w:val="0"/>
          <w:marTop w:val="0"/>
          <w:marBottom w:val="0"/>
          <w:divBdr>
            <w:top w:val="none" w:sz="0" w:space="0" w:color="auto"/>
            <w:left w:val="none" w:sz="0" w:space="0" w:color="auto"/>
            <w:bottom w:val="none" w:sz="0" w:space="0" w:color="auto"/>
            <w:right w:val="none" w:sz="0" w:space="0" w:color="auto"/>
          </w:divBdr>
        </w:div>
        <w:div w:id="458106675">
          <w:marLeft w:val="480"/>
          <w:marRight w:val="0"/>
          <w:marTop w:val="0"/>
          <w:marBottom w:val="0"/>
          <w:divBdr>
            <w:top w:val="none" w:sz="0" w:space="0" w:color="auto"/>
            <w:left w:val="none" w:sz="0" w:space="0" w:color="auto"/>
            <w:bottom w:val="none" w:sz="0" w:space="0" w:color="auto"/>
            <w:right w:val="none" w:sz="0" w:space="0" w:color="auto"/>
          </w:divBdr>
        </w:div>
        <w:div w:id="464392062">
          <w:marLeft w:val="480"/>
          <w:marRight w:val="0"/>
          <w:marTop w:val="0"/>
          <w:marBottom w:val="0"/>
          <w:divBdr>
            <w:top w:val="none" w:sz="0" w:space="0" w:color="auto"/>
            <w:left w:val="none" w:sz="0" w:space="0" w:color="auto"/>
            <w:bottom w:val="none" w:sz="0" w:space="0" w:color="auto"/>
            <w:right w:val="none" w:sz="0" w:space="0" w:color="auto"/>
          </w:divBdr>
        </w:div>
        <w:div w:id="536283202">
          <w:marLeft w:val="480"/>
          <w:marRight w:val="0"/>
          <w:marTop w:val="0"/>
          <w:marBottom w:val="0"/>
          <w:divBdr>
            <w:top w:val="none" w:sz="0" w:space="0" w:color="auto"/>
            <w:left w:val="none" w:sz="0" w:space="0" w:color="auto"/>
            <w:bottom w:val="none" w:sz="0" w:space="0" w:color="auto"/>
            <w:right w:val="none" w:sz="0" w:space="0" w:color="auto"/>
          </w:divBdr>
        </w:div>
        <w:div w:id="635449596">
          <w:marLeft w:val="480"/>
          <w:marRight w:val="0"/>
          <w:marTop w:val="0"/>
          <w:marBottom w:val="0"/>
          <w:divBdr>
            <w:top w:val="none" w:sz="0" w:space="0" w:color="auto"/>
            <w:left w:val="none" w:sz="0" w:space="0" w:color="auto"/>
            <w:bottom w:val="none" w:sz="0" w:space="0" w:color="auto"/>
            <w:right w:val="none" w:sz="0" w:space="0" w:color="auto"/>
          </w:divBdr>
        </w:div>
        <w:div w:id="662204217">
          <w:marLeft w:val="480"/>
          <w:marRight w:val="0"/>
          <w:marTop w:val="0"/>
          <w:marBottom w:val="0"/>
          <w:divBdr>
            <w:top w:val="none" w:sz="0" w:space="0" w:color="auto"/>
            <w:left w:val="none" w:sz="0" w:space="0" w:color="auto"/>
            <w:bottom w:val="none" w:sz="0" w:space="0" w:color="auto"/>
            <w:right w:val="none" w:sz="0" w:space="0" w:color="auto"/>
          </w:divBdr>
        </w:div>
        <w:div w:id="664863379">
          <w:marLeft w:val="480"/>
          <w:marRight w:val="0"/>
          <w:marTop w:val="0"/>
          <w:marBottom w:val="0"/>
          <w:divBdr>
            <w:top w:val="none" w:sz="0" w:space="0" w:color="auto"/>
            <w:left w:val="none" w:sz="0" w:space="0" w:color="auto"/>
            <w:bottom w:val="none" w:sz="0" w:space="0" w:color="auto"/>
            <w:right w:val="none" w:sz="0" w:space="0" w:color="auto"/>
          </w:divBdr>
        </w:div>
        <w:div w:id="694430259">
          <w:marLeft w:val="480"/>
          <w:marRight w:val="0"/>
          <w:marTop w:val="0"/>
          <w:marBottom w:val="0"/>
          <w:divBdr>
            <w:top w:val="none" w:sz="0" w:space="0" w:color="auto"/>
            <w:left w:val="none" w:sz="0" w:space="0" w:color="auto"/>
            <w:bottom w:val="none" w:sz="0" w:space="0" w:color="auto"/>
            <w:right w:val="none" w:sz="0" w:space="0" w:color="auto"/>
          </w:divBdr>
        </w:div>
        <w:div w:id="710810344">
          <w:marLeft w:val="480"/>
          <w:marRight w:val="0"/>
          <w:marTop w:val="0"/>
          <w:marBottom w:val="0"/>
          <w:divBdr>
            <w:top w:val="none" w:sz="0" w:space="0" w:color="auto"/>
            <w:left w:val="none" w:sz="0" w:space="0" w:color="auto"/>
            <w:bottom w:val="none" w:sz="0" w:space="0" w:color="auto"/>
            <w:right w:val="none" w:sz="0" w:space="0" w:color="auto"/>
          </w:divBdr>
        </w:div>
        <w:div w:id="720327458">
          <w:marLeft w:val="480"/>
          <w:marRight w:val="0"/>
          <w:marTop w:val="0"/>
          <w:marBottom w:val="0"/>
          <w:divBdr>
            <w:top w:val="none" w:sz="0" w:space="0" w:color="auto"/>
            <w:left w:val="none" w:sz="0" w:space="0" w:color="auto"/>
            <w:bottom w:val="none" w:sz="0" w:space="0" w:color="auto"/>
            <w:right w:val="none" w:sz="0" w:space="0" w:color="auto"/>
          </w:divBdr>
        </w:div>
        <w:div w:id="739255602">
          <w:marLeft w:val="480"/>
          <w:marRight w:val="0"/>
          <w:marTop w:val="0"/>
          <w:marBottom w:val="0"/>
          <w:divBdr>
            <w:top w:val="none" w:sz="0" w:space="0" w:color="auto"/>
            <w:left w:val="none" w:sz="0" w:space="0" w:color="auto"/>
            <w:bottom w:val="none" w:sz="0" w:space="0" w:color="auto"/>
            <w:right w:val="none" w:sz="0" w:space="0" w:color="auto"/>
          </w:divBdr>
        </w:div>
        <w:div w:id="748968077">
          <w:marLeft w:val="480"/>
          <w:marRight w:val="0"/>
          <w:marTop w:val="0"/>
          <w:marBottom w:val="0"/>
          <w:divBdr>
            <w:top w:val="none" w:sz="0" w:space="0" w:color="auto"/>
            <w:left w:val="none" w:sz="0" w:space="0" w:color="auto"/>
            <w:bottom w:val="none" w:sz="0" w:space="0" w:color="auto"/>
            <w:right w:val="none" w:sz="0" w:space="0" w:color="auto"/>
          </w:divBdr>
        </w:div>
        <w:div w:id="755326630">
          <w:marLeft w:val="480"/>
          <w:marRight w:val="0"/>
          <w:marTop w:val="0"/>
          <w:marBottom w:val="0"/>
          <w:divBdr>
            <w:top w:val="none" w:sz="0" w:space="0" w:color="auto"/>
            <w:left w:val="none" w:sz="0" w:space="0" w:color="auto"/>
            <w:bottom w:val="none" w:sz="0" w:space="0" w:color="auto"/>
            <w:right w:val="none" w:sz="0" w:space="0" w:color="auto"/>
          </w:divBdr>
        </w:div>
        <w:div w:id="771899003">
          <w:marLeft w:val="480"/>
          <w:marRight w:val="0"/>
          <w:marTop w:val="0"/>
          <w:marBottom w:val="0"/>
          <w:divBdr>
            <w:top w:val="none" w:sz="0" w:space="0" w:color="auto"/>
            <w:left w:val="none" w:sz="0" w:space="0" w:color="auto"/>
            <w:bottom w:val="none" w:sz="0" w:space="0" w:color="auto"/>
            <w:right w:val="none" w:sz="0" w:space="0" w:color="auto"/>
          </w:divBdr>
        </w:div>
        <w:div w:id="772823157">
          <w:marLeft w:val="480"/>
          <w:marRight w:val="0"/>
          <w:marTop w:val="0"/>
          <w:marBottom w:val="0"/>
          <w:divBdr>
            <w:top w:val="none" w:sz="0" w:space="0" w:color="auto"/>
            <w:left w:val="none" w:sz="0" w:space="0" w:color="auto"/>
            <w:bottom w:val="none" w:sz="0" w:space="0" w:color="auto"/>
            <w:right w:val="none" w:sz="0" w:space="0" w:color="auto"/>
          </w:divBdr>
        </w:div>
        <w:div w:id="800079802">
          <w:marLeft w:val="480"/>
          <w:marRight w:val="0"/>
          <w:marTop w:val="0"/>
          <w:marBottom w:val="0"/>
          <w:divBdr>
            <w:top w:val="none" w:sz="0" w:space="0" w:color="auto"/>
            <w:left w:val="none" w:sz="0" w:space="0" w:color="auto"/>
            <w:bottom w:val="none" w:sz="0" w:space="0" w:color="auto"/>
            <w:right w:val="none" w:sz="0" w:space="0" w:color="auto"/>
          </w:divBdr>
        </w:div>
        <w:div w:id="838926686">
          <w:marLeft w:val="480"/>
          <w:marRight w:val="0"/>
          <w:marTop w:val="0"/>
          <w:marBottom w:val="0"/>
          <w:divBdr>
            <w:top w:val="none" w:sz="0" w:space="0" w:color="auto"/>
            <w:left w:val="none" w:sz="0" w:space="0" w:color="auto"/>
            <w:bottom w:val="none" w:sz="0" w:space="0" w:color="auto"/>
            <w:right w:val="none" w:sz="0" w:space="0" w:color="auto"/>
          </w:divBdr>
        </w:div>
        <w:div w:id="840437904">
          <w:marLeft w:val="480"/>
          <w:marRight w:val="0"/>
          <w:marTop w:val="0"/>
          <w:marBottom w:val="0"/>
          <w:divBdr>
            <w:top w:val="none" w:sz="0" w:space="0" w:color="auto"/>
            <w:left w:val="none" w:sz="0" w:space="0" w:color="auto"/>
            <w:bottom w:val="none" w:sz="0" w:space="0" w:color="auto"/>
            <w:right w:val="none" w:sz="0" w:space="0" w:color="auto"/>
          </w:divBdr>
        </w:div>
        <w:div w:id="855460560">
          <w:marLeft w:val="480"/>
          <w:marRight w:val="0"/>
          <w:marTop w:val="0"/>
          <w:marBottom w:val="0"/>
          <w:divBdr>
            <w:top w:val="none" w:sz="0" w:space="0" w:color="auto"/>
            <w:left w:val="none" w:sz="0" w:space="0" w:color="auto"/>
            <w:bottom w:val="none" w:sz="0" w:space="0" w:color="auto"/>
            <w:right w:val="none" w:sz="0" w:space="0" w:color="auto"/>
          </w:divBdr>
        </w:div>
        <w:div w:id="895823887">
          <w:marLeft w:val="480"/>
          <w:marRight w:val="0"/>
          <w:marTop w:val="0"/>
          <w:marBottom w:val="0"/>
          <w:divBdr>
            <w:top w:val="none" w:sz="0" w:space="0" w:color="auto"/>
            <w:left w:val="none" w:sz="0" w:space="0" w:color="auto"/>
            <w:bottom w:val="none" w:sz="0" w:space="0" w:color="auto"/>
            <w:right w:val="none" w:sz="0" w:space="0" w:color="auto"/>
          </w:divBdr>
        </w:div>
        <w:div w:id="903562313">
          <w:marLeft w:val="480"/>
          <w:marRight w:val="0"/>
          <w:marTop w:val="0"/>
          <w:marBottom w:val="0"/>
          <w:divBdr>
            <w:top w:val="none" w:sz="0" w:space="0" w:color="auto"/>
            <w:left w:val="none" w:sz="0" w:space="0" w:color="auto"/>
            <w:bottom w:val="none" w:sz="0" w:space="0" w:color="auto"/>
            <w:right w:val="none" w:sz="0" w:space="0" w:color="auto"/>
          </w:divBdr>
        </w:div>
        <w:div w:id="941452950">
          <w:marLeft w:val="480"/>
          <w:marRight w:val="0"/>
          <w:marTop w:val="0"/>
          <w:marBottom w:val="0"/>
          <w:divBdr>
            <w:top w:val="none" w:sz="0" w:space="0" w:color="auto"/>
            <w:left w:val="none" w:sz="0" w:space="0" w:color="auto"/>
            <w:bottom w:val="none" w:sz="0" w:space="0" w:color="auto"/>
            <w:right w:val="none" w:sz="0" w:space="0" w:color="auto"/>
          </w:divBdr>
        </w:div>
        <w:div w:id="1018585060">
          <w:marLeft w:val="480"/>
          <w:marRight w:val="0"/>
          <w:marTop w:val="0"/>
          <w:marBottom w:val="0"/>
          <w:divBdr>
            <w:top w:val="none" w:sz="0" w:space="0" w:color="auto"/>
            <w:left w:val="none" w:sz="0" w:space="0" w:color="auto"/>
            <w:bottom w:val="none" w:sz="0" w:space="0" w:color="auto"/>
            <w:right w:val="none" w:sz="0" w:space="0" w:color="auto"/>
          </w:divBdr>
        </w:div>
      </w:divsChild>
    </w:div>
    <w:div w:id="577785589">
      <w:bodyDiv w:val="1"/>
      <w:marLeft w:val="0"/>
      <w:marRight w:val="0"/>
      <w:marTop w:val="0"/>
      <w:marBottom w:val="0"/>
      <w:divBdr>
        <w:top w:val="none" w:sz="0" w:space="0" w:color="auto"/>
        <w:left w:val="none" w:sz="0" w:space="0" w:color="auto"/>
        <w:bottom w:val="none" w:sz="0" w:space="0" w:color="auto"/>
        <w:right w:val="none" w:sz="0" w:space="0" w:color="auto"/>
      </w:divBdr>
    </w:div>
    <w:div w:id="577905825">
      <w:bodyDiv w:val="1"/>
      <w:marLeft w:val="0"/>
      <w:marRight w:val="0"/>
      <w:marTop w:val="0"/>
      <w:marBottom w:val="0"/>
      <w:divBdr>
        <w:top w:val="none" w:sz="0" w:space="0" w:color="auto"/>
        <w:left w:val="none" w:sz="0" w:space="0" w:color="auto"/>
        <w:bottom w:val="none" w:sz="0" w:space="0" w:color="auto"/>
        <w:right w:val="none" w:sz="0" w:space="0" w:color="auto"/>
      </w:divBdr>
    </w:div>
    <w:div w:id="577909048">
      <w:bodyDiv w:val="1"/>
      <w:marLeft w:val="0"/>
      <w:marRight w:val="0"/>
      <w:marTop w:val="0"/>
      <w:marBottom w:val="0"/>
      <w:divBdr>
        <w:top w:val="none" w:sz="0" w:space="0" w:color="auto"/>
        <w:left w:val="none" w:sz="0" w:space="0" w:color="auto"/>
        <w:bottom w:val="none" w:sz="0" w:space="0" w:color="auto"/>
        <w:right w:val="none" w:sz="0" w:space="0" w:color="auto"/>
      </w:divBdr>
    </w:div>
    <w:div w:id="577985568">
      <w:bodyDiv w:val="1"/>
      <w:marLeft w:val="0"/>
      <w:marRight w:val="0"/>
      <w:marTop w:val="0"/>
      <w:marBottom w:val="0"/>
      <w:divBdr>
        <w:top w:val="none" w:sz="0" w:space="0" w:color="auto"/>
        <w:left w:val="none" w:sz="0" w:space="0" w:color="auto"/>
        <w:bottom w:val="none" w:sz="0" w:space="0" w:color="auto"/>
        <w:right w:val="none" w:sz="0" w:space="0" w:color="auto"/>
      </w:divBdr>
    </w:div>
    <w:div w:id="578176152">
      <w:bodyDiv w:val="1"/>
      <w:marLeft w:val="0"/>
      <w:marRight w:val="0"/>
      <w:marTop w:val="0"/>
      <w:marBottom w:val="0"/>
      <w:divBdr>
        <w:top w:val="none" w:sz="0" w:space="0" w:color="auto"/>
        <w:left w:val="none" w:sz="0" w:space="0" w:color="auto"/>
        <w:bottom w:val="none" w:sz="0" w:space="0" w:color="auto"/>
        <w:right w:val="none" w:sz="0" w:space="0" w:color="auto"/>
      </w:divBdr>
    </w:div>
    <w:div w:id="578448837">
      <w:bodyDiv w:val="1"/>
      <w:marLeft w:val="0"/>
      <w:marRight w:val="0"/>
      <w:marTop w:val="0"/>
      <w:marBottom w:val="0"/>
      <w:divBdr>
        <w:top w:val="none" w:sz="0" w:space="0" w:color="auto"/>
        <w:left w:val="none" w:sz="0" w:space="0" w:color="auto"/>
        <w:bottom w:val="none" w:sz="0" w:space="0" w:color="auto"/>
        <w:right w:val="none" w:sz="0" w:space="0" w:color="auto"/>
      </w:divBdr>
    </w:div>
    <w:div w:id="578560036">
      <w:bodyDiv w:val="1"/>
      <w:marLeft w:val="0"/>
      <w:marRight w:val="0"/>
      <w:marTop w:val="0"/>
      <w:marBottom w:val="0"/>
      <w:divBdr>
        <w:top w:val="none" w:sz="0" w:space="0" w:color="auto"/>
        <w:left w:val="none" w:sz="0" w:space="0" w:color="auto"/>
        <w:bottom w:val="none" w:sz="0" w:space="0" w:color="auto"/>
        <w:right w:val="none" w:sz="0" w:space="0" w:color="auto"/>
      </w:divBdr>
    </w:div>
    <w:div w:id="578905285">
      <w:bodyDiv w:val="1"/>
      <w:marLeft w:val="0"/>
      <w:marRight w:val="0"/>
      <w:marTop w:val="0"/>
      <w:marBottom w:val="0"/>
      <w:divBdr>
        <w:top w:val="none" w:sz="0" w:space="0" w:color="auto"/>
        <w:left w:val="none" w:sz="0" w:space="0" w:color="auto"/>
        <w:bottom w:val="none" w:sz="0" w:space="0" w:color="auto"/>
        <w:right w:val="none" w:sz="0" w:space="0" w:color="auto"/>
      </w:divBdr>
    </w:div>
    <w:div w:id="578948619">
      <w:bodyDiv w:val="1"/>
      <w:marLeft w:val="0"/>
      <w:marRight w:val="0"/>
      <w:marTop w:val="0"/>
      <w:marBottom w:val="0"/>
      <w:divBdr>
        <w:top w:val="none" w:sz="0" w:space="0" w:color="auto"/>
        <w:left w:val="none" w:sz="0" w:space="0" w:color="auto"/>
        <w:bottom w:val="none" w:sz="0" w:space="0" w:color="auto"/>
        <w:right w:val="none" w:sz="0" w:space="0" w:color="auto"/>
      </w:divBdr>
    </w:div>
    <w:div w:id="579754287">
      <w:bodyDiv w:val="1"/>
      <w:marLeft w:val="0"/>
      <w:marRight w:val="0"/>
      <w:marTop w:val="0"/>
      <w:marBottom w:val="0"/>
      <w:divBdr>
        <w:top w:val="none" w:sz="0" w:space="0" w:color="auto"/>
        <w:left w:val="none" w:sz="0" w:space="0" w:color="auto"/>
        <w:bottom w:val="none" w:sz="0" w:space="0" w:color="auto"/>
        <w:right w:val="none" w:sz="0" w:space="0" w:color="auto"/>
      </w:divBdr>
    </w:div>
    <w:div w:id="580063219">
      <w:bodyDiv w:val="1"/>
      <w:marLeft w:val="0"/>
      <w:marRight w:val="0"/>
      <w:marTop w:val="0"/>
      <w:marBottom w:val="0"/>
      <w:divBdr>
        <w:top w:val="none" w:sz="0" w:space="0" w:color="auto"/>
        <w:left w:val="none" w:sz="0" w:space="0" w:color="auto"/>
        <w:bottom w:val="none" w:sz="0" w:space="0" w:color="auto"/>
        <w:right w:val="none" w:sz="0" w:space="0" w:color="auto"/>
      </w:divBdr>
    </w:div>
    <w:div w:id="580332597">
      <w:bodyDiv w:val="1"/>
      <w:marLeft w:val="0"/>
      <w:marRight w:val="0"/>
      <w:marTop w:val="0"/>
      <w:marBottom w:val="0"/>
      <w:divBdr>
        <w:top w:val="none" w:sz="0" w:space="0" w:color="auto"/>
        <w:left w:val="none" w:sz="0" w:space="0" w:color="auto"/>
        <w:bottom w:val="none" w:sz="0" w:space="0" w:color="auto"/>
        <w:right w:val="none" w:sz="0" w:space="0" w:color="auto"/>
      </w:divBdr>
    </w:div>
    <w:div w:id="580677220">
      <w:bodyDiv w:val="1"/>
      <w:marLeft w:val="0"/>
      <w:marRight w:val="0"/>
      <w:marTop w:val="0"/>
      <w:marBottom w:val="0"/>
      <w:divBdr>
        <w:top w:val="none" w:sz="0" w:space="0" w:color="auto"/>
        <w:left w:val="none" w:sz="0" w:space="0" w:color="auto"/>
        <w:bottom w:val="none" w:sz="0" w:space="0" w:color="auto"/>
        <w:right w:val="none" w:sz="0" w:space="0" w:color="auto"/>
      </w:divBdr>
    </w:div>
    <w:div w:id="580985410">
      <w:bodyDiv w:val="1"/>
      <w:marLeft w:val="0"/>
      <w:marRight w:val="0"/>
      <w:marTop w:val="0"/>
      <w:marBottom w:val="0"/>
      <w:divBdr>
        <w:top w:val="none" w:sz="0" w:space="0" w:color="auto"/>
        <w:left w:val="none" w:sz="0" w:space="0" w:color="auto"/>
        <w:bottom w:val="none" w:sz="0" w:space="0" w:color="auto"/>
        <w:right w:val="none" w:sz="0" w:space="0" w:color="auto"/>
      </w:divBdr>
    </w:div>
    <w:div w:id="580990961">
      <w:bodyDiv w:val="1"/>
      <w:marLeft w:val="0"/>
      <w:marRight w:val="0"/>
      <w:marTop w:val="0"/>
      <w:marBottom w:val="0"/>
      <w:divBdr>
        <w:top w:val="none" w:sz="0" w:space="0" w:color="auto"/>
        <w:left w:val="none" w:sz="0" w:space="0" w:color="auto"/>
        <w:bottom w:val="none" w:sz="0" w:space="0" w:color="auto"/>
        <w:right w:val="none" w:sz="0" w:space="0" w:color="auto"/>
      </w:divBdr>
    </w:div>
    <w:div w:id="581185238">
      <w:bodyDiv w:val="1"/>
      <w:marLeft w:val="0"/>
      <w:marRight w:val="0"/>
      <w:marTop w:val="0"/>
      <w:marBottom w:val="0"/>
      <w:divBdr>
        <w:top w:val="none" w:sz="0" w:space="0" w:color="auto"/>
        <w:left w:val="none" w:sz="0" w:space="0" w:color="auto"/>
        <w:bottom w:val="none" w:sz="0" w:space="0" w:color="auto"/>
        <w:right w:val="none" w:sz="0" w:space="0" w:color="auto"/>
      </w:divBdr>
    </w:div>
    <w:div w:id="581305482">
      <w:bodyDiv w:val="1"/>
      <w:marLeft w:val="0"/>
      <w:marRight w:val="0"/>
      <w:marTop w:val="0"/>
      <w:marBottom w:val="0"/>
      <w:divBdr>
        <w:top w:val="none" w:sz="0" w:space="0" w:color="auto"/>
        <w:left w:val="none" w:sz="0" w:space="0" w:color="auto"/>
        <w:bottom w:val="none" w:sz="0" w:space="0" w:color="auto"/>
        <w:right w:val="none" w:sz="0" w:space="0" w:color="auto"/>
      </w:divBdr>
    </w:div>
    <w:div w:id="581641731">
      <w:bodyDiv w:val="1"/>
      <w:marLeft w:val="0"/>
      <w:marRight w:val="0"/>
      <w:marTop w:val="0"/>
      <w:marBottom w:val="0"/>
      <w:divBdr>
        <w:top w:val="none" w:sz="0" w:space="0" w:color="auto"/>
        <w:left w:val="none" w:sz="0" w:space="0" w:color="auto"/>
        <w:bottom w:val="none" w:sz="0" w:space="0" w:color="auto"/>
        <w:right w:val="none" w:sz="0" w:space="0" w:color="auto"/>
      </w:divBdr>
    </w:div>
    <w:div w:id="581643532">
      <w:bodyDiv w:val="1"/>
      <w:marLeft w:val="0"/>
      <w:marRight w:val="0"/>
      <w:marTop w:val="0"/>
      <w:marBottom w:val="0"/>
      <w:divBdr>
        <w:top w:val="none" w:sz="0" w:space="0" w:color="auto"/>
        <w:left w:val="none" w:sz="0" w:space="0" w:color="auto"/>
        <w:bottom w:val="none" w:sz="0" w:space="0" w:color="auto"/>
        <w:right w:val="none" w:sz="0" w:space="0" w:color="auto"/>
      </w:divBdr>
    </w:div>
    <w:div w:id="582375038">
      <w:bodyDiv w:val="1"/>
      <w:marLeft w:val="0"/>
      <w:marRight w:val="0"/>
      <w:marTop w:val="0"/>
      <w:marBottom w:val="0"/>
      <w:divBdr>
        <w:top w:val="none" w:sz="0" w:space="0" w:color="auto"/>
        <w:left w:val="none" w:sz="0" w:space="0" w:color="auto"/>
        <w:bottom w:val="none" w:sz="0" w:space="0" w:color="auto"/>
        <w:right w:val="none" w:sz="0" w:space="0" w:color="auto"/>
      </w:divBdr>
    </w:div>
    <w:div w:id="582566367">
      <w:bodyDiv w:val="1"/>
      <w:marLeft w:val="0"/>
      <w:marRight w:val="0"/>
      <w:marTop w:val="0"/>
      <w:marBottom w:val="0"/>
      <w:divBdr>
        <w:top w:val="none" w:sz="0" w:space="0" w:color="auto"/>
        <w:left w:val="none" w:sz="0" w:space="0" w:color="auto"/>
        <w:bottom w:val="none" w:sz="0" w:space="0" w:color="auto"/>
        <w:right w:val="none" w:sz="0" w:space="0" w:color="auto"/>
      </w:divBdr>
    </w:div>
    <w:div w:id="582835728">
      <w:bodyDiv w:val="1"/>
      <w:marLeft w:val="0"/>
      <w:marRight w:val="0"/>
      <w:marTop w:val="0"/>
      <w:marBottom w:val="0"/>
      <w:divBdr>
        <w:top w:val="none" w:sz="0" w:space="0" w:color="auto"/>
        <w:left w:val="none" w:sz="0" w:space="0" w:color="auto"/>
        <w:bottom w:val="none" w:sz="0" w:space="0" w:color="auto"/>
        <w:right w:val="none" w:sz="0" w:space="0" w:color="auto"/>
      </w:divBdr>
    </w:div>
    <w:div w:id="582840676">
      <w:bodyDiv w:val="1"/>
      <w:marLeft w:val="0"/>
      <w:marRight w:val="0"/>
      <w:marTop w:val="0"/>
      <w:marBottom w:val="0"/>
      <w:divBdr>
        <w:top w:val="none" w:sz="0" w:space="0" w:color="auto"/>
        <w:left w:val="none" w:sz="0" w:space="0" w:color="auto"/>
        <w:bottom w:val="none" w:sz="0" w:space="0" w:color="auto"/>
        <w:right w:val="none" w:sz="0" w:space="0" w:color="auto"/>
      </w:divBdr>
    </w:div>
    <w:div w:id="582879810">
      <w:bodyDiv w:val="1"/>
      <w:marLeft w:val="0"/>
      <w:marRight w:val="0"/>
      <w:marTop w:val="0"/>
      <w:marBottom w:val="0"/>
      <w:divBdr>
        <w:top w:val="none" w:sz="0" w:space="0" w:color="auto"/>
        <w:left w:val="none" w:sz="0" w:space="0" w:color="auto"/>
        <w:bottom w:val="none" w:sz="0" w:space="0" w:color="auto"/>
        <w:right w:val="none" w:sz="0" w:space="0" w:color="auto"/>
      </w:divBdr>
    </w:div>
    <w:div w:id="582956545">
      <w:bodyDiv w:val="1"/>
      <w:marLeft w:val="0"/>
      <w:marRight w:val="0"/>
      <w:marTop w:val="0"/>
      <w:marBottom w:val="0"/>
      <w:divBdr>
        <w:top w:val="none" w:sz="0" w:space="0" w:color="auto"/>
        <w:left w:val="none" w:sz="0" w:space="0" w:color="auto"/>
        <w:bottom w:val="none" w:sz="0" w:space="0" w:color="auto"/>
        <w:right w:val="none" w:sz="0" w:space="0" w:color="auto"/>
      </w:divBdr>
    </w:div>
    <w:div w:id="583344123">
      <w:bodyDiv w:val="1"/>
      <w:marLeft w:val="0"/>
      <w:marRight w:val="0"/>
      <w:marTop w:val="0"/>
      <w:marBottom w:val="0"/>
      <w:divBdr>
        <w:top w:val="none" w:sz="0" w:space="0" w:color="auto"/>
        <w:left w:val="none" w:sz="0" w:space="0" w:color="auto"/>
        <w:bottom w:val="none" w:sz="0" w:space="0" w:color="auto"/>
        <w:right w:val="none" w:sz="0" w:space="0" w:color="auto"/>
      </w:divBdr>
      <w:divsChild>
        <w:div w:id="28334706">
          <w:marLeft w:val="480"/>
          <w:marRight w:val="0"/>
          <w:marTop w:val="0"/>
          <w:marBottom w:val="0"/>
          <w:divBdr>
            <w:top w:val="none" w:sz="0" w:space="0" w:color="auto"/>
            <w:left w:val="none" w:sz="0" w:space="0" w:color="auto"/>
            <w:bottom w:val="none" w:sz="0" w:space="0" w:color="auto"/>
            <w:right w:val="none" w:sz="0" w:space="0" w:color="auto"/>
          </w:divBdr>
        </w:div>
        <w:div w:id="39600339">
          <w:marLeft w:val="480"/>
          <w:marRight w:val="0"/>
          <w:marTop w:val="0"/>
          <w:marBottom w:val="0"/>
          <w:divBdr>
            <w:top w:val="none" w:sz="0" w:space="0" w:color="auto"/>
            <w:left w:val="none" w:sz="0" w:space="0" w:color="auto"/>
            <w:bottom w:val="none" w:sz="0" w:space="0" w:color="auto"/>
            <w:right w:val="none" w:sz="0" w:space="0" w:color="auto"/>
          </w:divBdr>
        </w:div>
        <w:div w:id="108937715">
          <w:marLeft w:val="480"/>
          <w:marRight w:val="0"/>
          <w:marTop w:val="0"/>
          <w:marBottom w:val="0"/>
          <w:divBdr>
            <w:top w:val="none" w:sz="0" w:space="0" w:color="auto"/>
            <w:left w:val="none" w:sz="0" w:space="0" w:color="auto"/>
            <w:bottom w:val="none" w:sz="0" w:space="0" w:color="auto"/>
            <w:right w:val="none" w:sz="0" w:space="0" w:color="auto"/>
          </w:divBdr>
        </w:div>
        <w:div w:id="125204549">
          <w:marLeft w:val="480"/>
          <w:marRight w:val="0"/>
          <w:marTop w:val="0"/>
          <w:marBottom w:val="0"/>
          <w:divBdr>
            <w:top w:val="none" w:sz="0" w:space="0" w:color="auto"/>
            <w:left w:val="none" w:sz="0" w:space="0" w:color="auto"/>
            <w:bottom w:val="none" w:sz="0" w:space="0" w:color="auto"/>
            <w:right w:val="none" w:sz="0" w:space="0" w:color="auto"/>
          </w:divBdr>
        </w:div>
        <w:div w:id="126973186">
          <w:marLeft w:val="480"/>
          <w:marRight w:val="0"/>
          <w:marTop w:val="0"/>
          <w:marBottom w:val="0"/>
          <w:divBdr>
            <w:top w:val="none" w:sz="0" w:space="0" w:color="auto"/>
            <w:left w:val="none" w:sz="0" w:space="0" w:color="auto"/>
            <w:bottom w:val="none" w:sz="0" w:space="0" w:color="auto"/>
            <w:right w:val="none" w:sz="0" w:space="0" w:color="auto"/>
          </w:divBdr>
        </w:div>
        <w:div w:id="137697991">
          <w:marLeft w:val="480"/>
          <w:marRight w:val="0"/>
          <w:marTop w:val="0"/>
          <w:marBottom w:val="0"/>
          <w:divBdr>
            <w:top w:val="none" w:sz="0" w:space="0" w:color="auto"/>
            <w:left w:val="none" w:sz="0" w:space="0" w:color="auto"/>
            <w:bottom w:val="none" w:sz="0" w:space="0" w:color="auto"/>
            <w:right w:val="none" w:sz="0" w:space="0" w:color="auto"/>
          </w:divBdr>
        </w:div>
        <w:div w:id="138614387">
          <w:marLeft w:val="480"/>
          <w:marRight w:val="0"/>
          <w:marTop w:val="0"/>
          <w:marBottom w:val="0"/>
          <w:divBdr>
            <w:top w:val="none" w:sz="0" w:space="0" w:color="auto"/>
            <w:left w:val="none" w:sz="0" w:space="0" w:color="auto"/>
            <w:bottom w:val="none" w:sz="0" w:space="0" w:color="auto"/>
            <w:right w:val="none" w:sz="0" w:space="0" w:color="auto"/>
          </w:divBdr>
        </w:div>
        <w:div w:id="158156293">
          <w:marLeft w:val="480"/>
          <w:marRight w:val="0"/>
          <w:marTop w:val="0"/>
          <w:marBottom w:val="0"/>
          <w:divBdr>
            <w:top w:val="none" w:sz="0" w:space="0" w:color="auto"/>
            <w:left w:val="none" w:sz="0" w:space="0" w:color="auto"/>
            <w:bottom w:val="none" w:sz="0" w:space="0" w:color="auto"/>
            <w:right w:val="none" w:sz="0" w:space="0" w:color="auto"/>
          </w:divBdr>
        </w:div>
        <w:div w:id="178156163">
          <w:marLeft w:val="480"/>
          <w:marRight w:val="0"/>
          <w:marTop w:val="0"/>
          <w:marBottom w:val="0"/>
          <w:divBdr>
            <w:top w:val="none" w:sz="0" w:space="0" w:color="auto"/>
            <w:left w:val="none" w:sz="0" w:space="0" w:color="auto"/>
            <w:bottom w:val="none" w:sz="0" w:space="0" w:color="auto"/>
            <w:right w:val="none" w:sz="0" w:space="0" w:color="auto"/>
          </w:divBdr>
        </w:div>
        <w:div w:id="180820462">
          <w:marLeft w:val="480"/>
          <w:marRight w:val="0"/>
          <w:marTop w:val="0"/>
          <w:marBottom w:val="0"/>
          <w:divBdr>
            <w:top w:val="none" w:sz="0" w:space="0" w:color="auto"/>
            <w:left w:val="none" w:sz="0" w:space="0" w:color="auto"/>
            <w:bottom w:val="none" w:sz="0" w:space="0" w:color="auto"/>
            <w:right w:val="none" w:sz="0" w:space="0" w:color="auto"/>
          </w:divBdr>
        </w:div>
        <w:div w:id="188107652">
          <w:marLeft w:val="480"/>
          <w:marRight w:val="0"/>
          <w:marTop w:val="0"/>
          <w:marBottom w:val="0"/>
          <w:divBdr>
            <w:top w:val="none" w:sz="0" w:space="0" w:color="auto"/>
            <w:left w:val="none" w:sz="0" w:space="0" w:color="auto"/>
            <w:bottom w:val="none" w:sz="0" w:space="0" w:color="auto"/>
            <w:right w:val="none" w:sz="0" w:space="0" w:color="auto"/>
          </w:divBdr>
        </w:div>
        <w:div w:id="219050569">
          <w:marLeft w:val="480"/>
          <w:marRight w:val="0"/>
          <w:marTop w:val="0"/>
          <w:marBottom w:val="0"/>
          <w:divBdr>
            <w:top w:val="none" w:sz="0" w:space="0" w:color="auto"/>
            <w:left w:val="none" w:sz="0" w:space="0" w:color="auto"/>
            <w:bottom w:val="none" w:sz="0" w:space="0" w:color="auto"/>
            <w:right w:val="none" w:sz="0" w:space="0" w:color="auto"/>
          </w:divBdr>
        </w:div>
        <w:div w:id="221715966">
          <w:marLeft w:val="480"/>
          <w:marRight w:val="0"/>
          <w:marTop w:val="0"/>
          <w:marBottom w:val="0"/>
          <w:divBdr>
            <w:top w:val="none" w:sz="0" w:space="0" w:color="auto"/>
            <w:left w:val="none" w:sz="0" w:space="0" w:color="auto"/>
            <w:bottom w:val="none" w:sz="0" w:space="0" w:color="auto"/>
            <w:right w:val="none" w:sz="0" w:space="0" w:color="auto"/>
          </w:divBdr>
        </w:div>
        <w:div w:id="256327867">
          <w:marLeft w:val="480"/>
          <w:marRight w:val="0"/>
          <w:marTop w:val="0"/>
          <w:marBottom w:val="0"/>
          <w:divBdr>
            <w:top w:val="none" w:sz="0" w:space="0" w:color="auto"/>
            <w:left w:val="none" w:sz="0" w:space="0" w:color="auto"/>
            <w:bottom w:val="none" w:sz="0" w:space="0" w:color="auto"/>
            <w:right w:val="none" w:sz="0" w:space="0" w:color="auto"/>
          </w:divBdr>
        </w:div>
        <w:div w:id="266083970">
          <w:marLeft w:val="480"/>
          <w:marRight w:val="0"/>
          <w:marTop w:val="0"/>
          <w:marBottom w:val="0"/>
          <w:divBdr>
            <w:top w:val="none" w:sz="0" w:space="0" w:color="auto"/>
            <w:left w:val="none" w:sz="0" w:space="0" w:color="auto"/>
            <w:bottom w:val="none" w:sz="0" w:space="0" w:color="auto"/>
            <w:right w:val="none" w:sz="0" w:space="0" w:color="auto"/>
          </w:divBdr>
        </w:div>
        <w:div w:id="324206841">
          <w:marLeft w:val="480"/>
          <w:marRight w:val="0"/>
          <w:marTop w:val="0"/>
          <w:marBottom w:val="0"/>
          <w:divBdr>
            <w:top w:val="none" w:sz="0" w:space="0" w:color="auto"/>
            <w:left w:val="none" w:sz="0" w:space="0" w:color="auto"/>
            <w:bottom w:val="none" w:sz="0" w:space="0" w:color="auto"/>
            <w:right w:val="none" w:sz="0" w:space="0" w:color="auto"/>
          </w:divBdr>
        </w:div>
        <w:div w:id="436100372">
          <w:marLeft w:val="480"/>
          <w:marRight w:val="0"/>
          <w:marTop w:val="0"/>
          <w:marBottom w:val="0"/>
          <w:divBdr>
            <w:top w:val="none" w:sz="0" w:space="0" w:color="auto"/>
            <w:left w:val="none" w:sz="0" w:space="0" w:color="auto"/>
            <w:bottom w:val="none" w:sz="0" w:space="0" w:color="auto"/>
            <w:right w:val="none" w:sz="0" w:space="0" w:color="auto"/>
          </w:divBdr>
        </w:div>
        <w:div w:id="437987033">
          <w:marLeft w:val="480"/>
          <w:marRight w:val="0"/>
          <w:marTop w:val="0"/>
          <w:marBottom w:val="0"/>
          <w:divBdr>
            <w:top w:val="none" w:sz="0" w:space="0" w:color="auto"/>
            <w:left w:val="none" w:sz="0" w:space="0" w:color="auto"/>
            <w:bottom w:val="none" w:sz="0" w:space="0" w:color="auto"/>
            <w:right w:val="none" w:sz="0" w:space="0" w:color="auto"/>
          </w:divBdr>
        </w:div>
        <w:div w:id="451828250">
          <w:marLeft w:val="480"/>
          <w:marRight w:val="0"/>
          <w:marTop w:val="0"/>
          <w:marBottom w:val="0"/>
          <w:divBdr>
            <w:top w:val="none" w:sz="0" w:space="0" w:color="auto"/>
            <w:left w:val="none" w:sz="0" w:space="0" w:color="auto"/>
            <w:bottom w:val="none" w:sz="0" w:space="0" w:color="auto"/>
            <w:right w:val="none" w:sz="0" w:space="0" w:color="auto"/>
          </w:divBdr>
        </w:div>
        <w:div w:id="454913899">
          <w:marLeft w:val="480"/>
          <w:marRight w:val="0"/>
          <w:marTop w:val="0"/>
          <w:marBottom w:val="0"/>
          <w:divBdr>
            <w:top w:val="none" w:sz="0" w:space="0" w:color="auto"/>
            <w:left w:val="none" w:sz="0" w:space="0" w:color="auto"/>
            <w:bottom w:val="none" w:sz="0" w:space="0" w:color="auto"/>
            <w:right w:val="none" w:sz="0" w:space="0" w:color="auto"/>
          </w:divBdr>
        </w:div>
        <w:div w:id="462964977">
          <w:marLeft w:val="480"/>
          <w:marRight w:val="0"/>
          <w:marTop w:val="0"/>
          <w:marBottom w:val="0"/>
          <w:divBdr>
            <w:top w:val="none" w:sz="0" w:space="0" w:color="auto"/>
            <w:left w:val="none" w:sz="0" w:space="0" w:color="auto"/>
            <w:bottom w:val="none" w:sz="0" w:space="0" w:color="auto"/>
            <w:right w:val="none" w:sz="0" w:space="0" w:color="auto"/>
          </w:divBdr>
        </w:div>
        <w:div w:id="487793136">
          <w:marLeft w:val="480"/>
          <w:marRight w:val="0"/>
          <w:marTop w:val="0"/>
          <w:marBottom w:val="0"/>
          <w:divBdr>
            <w:top w:val="none" w:sz="0" w:space="0" w:color="auto"/>
            <w:left w:val="none" w:sz="0" w:space="0" w:color="auto"/>
            <w:bottom w:val="none" w:sz="0" w:space="0" w:color="auto"/>
            <w:right w:val="none" w:sz="0" w:space="0" w:color="auto"/>
          </w:divBdr>
        </w:div>
        <w:div w:id="533546187">
          <w:marLeft w:val="480"/>
          <w:marRight w:val="0"/>
          <w:marTop w:val="0"/>
          <w:marBottom w:val="0"/>
          <w:divBdr>
            <w:top w:val="none" w:sz="0" w:space="0" w:color="auto"/>
            <w:left w:val="none" w:sz="0" w:space="0" w:color="auto"/>
            <w:bottom w:val="none" w:sz="0" w:space="0" w:color="auto"/>
            <w:right w:val="none" w:sz="0" w:space="0" w:color="auto"/>
          </w:divBdr>
        </w:div>
        <w:div w:id="569802726">
          <w:marLeft w:val="480"/>
          <w:marRight w:val="0"/>
          <w:marTop w:val="0"/>
          <w:marBottom w:val="0"/>
          <w:divBdr>
            <w:top w:val="none" w:sz="0" w:space="0" w:color="auto"/>
            <w:left w:val="none" w:sz="0" w:space="0" w:color="auto"/>
            <w:bottom w:val="none" w:sz="0" w:space="0" w:color="auto"/>
            <w:right w:val="none" w:sz="0" w:space="0" w:color="auto"/>
          </w:divBdr>
        </w:div>
        <w:div w:id="595139947">
          <w:marLeft w:val="480"/>
          <w:marRight w:val="0"/>
          <w:marTop w:val="0"/>
          <w:marBottom w:val="0"/>
          <w:divBdr>
            <w:top w:val="none" w:sz="0" w:space="0" w:color="auto"/>
            <w:left w:val="none" w:sz="0" w:space="0" w:color="auto"/>
            <w:bottom w:val="none" w:sz="0" w:space="0" w:color="auto"/>
            <w:right w:val="none" w:sz="0" w:space="0" w:color="auto"/>
          </w:divBdr>
        </w:div>
        <w:div w:id="685445008">
          <w:marLeft w:val="480"/>
          <w:marRight w:val="0"/>
          <w:marTop w:val="0"/>
          <w:marBottom w:val="0"/>
          <w:divBdr>
            <w:top w:val="none" w:sz="0" w:space="0" w:color="auto"/>
            <w:left w:val="none" w:sz="0" w:space="0" w:color="auto"/>
            <w:bottom w:val="none" w:sz="0" w:space="0" w:color="auto"/>
            <w:right w:val="none" w:sz="0" w:space="0" w:color="auto"/>
          </w:divBdr>
        </w:div>
        <w:div w:id="696390165">
          <w:marLeft w:val="480"/>
          <w:marRight w:val="0"/>
          <w:marTop w:val="0"/>
          <w:marBottom w:val="0"/>
          <w:divBdr>
            <w:top w:val="none" w:sz="0" w:space="0" w:color="auto"/>
            <w:left w:val="none" w:sz="0" w:space="0" w:color="auto"/>
            <w:bottom w:val="none" w:sz="0" w:space="0" w:color="auto"/>
            <w:right w:val="none" w:sz="0" w:space="0" w:color="auto"/>
          </w:divBdr>
        </w:div>
        <w:div w:id="700059265">
          <w:marLeft w:val="480"/>
          <w:marRight w:val="0"/>
          <w:marTop w:val="0"/>
          <w:marBottom w:val="0"/>
          <w:divBdr>
            <w:top w:val="none" w:sz="0" w:space="0" w:color="auto"/>
            <w:left w:val="none" w:sz="0" w:space="0" w:color="auto"/>
            <w:bottom w:val="none" w:sz="0" w:space="0" w:color="auto"/>
            <w:right w:val="none" w:sz="0" w:space="0" w:color="auto"/>
          </w:divBdr>
        </w:div>
        <w:div w:id="719717483">
          <w:marLeft w:val="480"/>
          <w:marRight w:val="0"/>
          <w:marTop w:val="0"/>
          <w:marBottom w:val="0"/>
          <w:divBdr>
            <w:top w:val="none" w:sz="0" w:space="0" w:color="auto"/>
            <w:left w:val="none" w:sz="0" w:space="0" w:color="auto"/>
            <w:bottom w:val="none" w:sz="0" w:space="0" w:color="auto"/>
            <w:right w:val="none" w:sz="0" w:space="0" w:color="auto"/>
          </w:divBdr>
        </w:div>
        <w:div w:id="726728797">
          <w:marLeft w:val="480"/>
          <w:marRight w:val="0"/>
          <w:marTop w:val="0"/>
          <w:marBottom w:val="0"/>
          <w:divBdr>
            <w:top w:val="none" w:sz="0" w:space="0" w:color="auto"/>
            <w:left w:val="none" w:sz="0" w:space="0" w:color="auto"/>
            <w:bottom w:val="none" w:sz="0" w:space="0" w:color="auto"/>
            <w:right w:val="none" w:sz="0" w:space="0" w:color="auto"/>
          </w:divBdr>
        </w:div>
        <w:div w:id="750392762">
          <w:marLeft w:val="480"/>
          <w:marRight w:val="0"/>
          <w:marTop w:val="0"/>
          <w:marBottom w:val="0"/>
          <w:divBdr>
            <w:top w:val="none" w:sz="0" w:space="0" w:color="auto"/>
            <w:left w:val="none" w:sz="0" w:space="0" w:color="auto"/>
            <w:bottom w:val="none" w:sz="0" w:space="0" w:color="auto"/>
            <w:right w:val="none" w:sz="0" w:space="0" w:color="auto"/>
          </w:divBdr>
        </w:div>
        <w:div w:id="750465204">
          <w:marLeft w:val="480"/>
          <w:marRight w:val="0"/>
          <w:marTop w:val="0"/>
          <w:marBottom w:val="0"/>
          <w:divBdr>
            <w:top w:val="none" w:sz="0" w:space="0" w:color="auto"/>
            <w:left w:val="none" w:sz="0" w:space="0" w:color="auto"/>
            <w:bottom w:val="none" w:sz="0" w:space="0" w:color="auto"/>
            <w:right w:val="none" w:sz="0" w:space="0" w:color="auto"/>
          </w:divBdr>
        </w:div>
        <w:div w:id="774401097">
          <w:marLeft w:val="480"/>
          <w:marRight w:val="0"/>
          <w:marTop w:val="0"/>
          <w:marBottom w:val="0"/>
          <w:divBdr>
            <w:top w:val="none" w:sz="0" w:space="0" w:color="auto"/>
            <w:left w:val="none" w:sz="0" w:space="0" w:color="auto"/>
            <w:bottom w:val="none" w:sz="0" w:space="0" w:color="auto"/>
            <w:right w:val="none" w:sz="0" w:space="0" w:color="auto"/>
          </w:divBdr>
        </w:div>
        <w:div w:id="789981738">
          <w:marLeft w:val="480"/>
          <w:marRight w:val="0"/>
          <w:marTop w:val="0"/>
          <w:marBottom w:val="0"/>
          <w:divBdr>
            <w:top w:val="none" w:sz="0" w:space="0" w:color="auto"/>
            <w:left w:val="none" w:sz="0" w:space="0" w:color="auto"/>
            <w:bottom w:val="none" w:sz="0" w:space="0" w:color="auto"/>
            <w:right w:val="none" w:sz="0" w:space="0" w:color="auto"/>
          </w:divBdr>
        </w:div>
        <w:div w:id="797801984">
          <w:marLeft w:val="480"/>
          <w:marRight w:val="0"/>
          <w:marTop w:val="0"/>
          <w:marBottom w:val="0"/>
          <w:divBdr>
            <w:top w:val="none" w:sz="0" w:space="0" w:color="auto"/>
            <w:left w:val="none" w:sz="0" w:space="0" w:color="auto"/>
            <w:bottom w:val="none" w:sz="0" w:space="0" w:color="auto"/>
            <w:right w:val="none" w:sz="0" w:space="0" w:color="auto"/>
          </w:divBdr>
        </w:div>
        <w:div w:id="800684095">
          <w:marLeft w:val="480"/>
          <w:marRight w:val="0"/>
          <w:marTop w:val="0"/>
          <w:marBottom w:val="0"/>
          <w:divBdr>
            <w:top w:val="none" w:sz="0" w:space="0" w:color="auto"/>
            <w:left w:val="none" w:sz="0" w:space="0" w:color="auto"/>
            <w:bottom w:val="none" w:sz="0" w:space="0" w:color="auto"/>
            <w:right w:val="none" w:sz="0" w:space="0" w:color="auto"/>
          </w:divBdr>
        </w:div>
        <w:div w:id="810365483">
          <w:marLeft w:val="480"/>
          <w:marRight w:val="0"/>
          <w:marTop w:val="0"/>
          <w:marBottom w:val="0"/>
          <w:divBdr>
            <w:top w:val="none" w:sz="0" w:space="0" w:color="auto"/>
            <w:left w:val="none" w:sz="0" w:space="0" w:color="auto"/>
            <w:bottom w:val="none" w:sz="0" w:space="0" w:color="auto"/>
            <w:right w:val="none" w:sz="0" w:space="0" w:color="auto"/>
          </w:divBdr>
        </w:div>
        <w:div w:id="847063761">
          <w:marLeft w:val="480"/>
          <w:marRight w:val="0"/>
          <w:marTop w:val="0"/>
          <w:marBottom w:val="0"/>
          <w:divBdr>
            <w:top w:val="none" w:sz="0" w:space="0" w:color="auto"/>
            <w:left w:val="none" w:sz="0" w:space="0" w:color="auto"/>
            <w:bottom w:val="none" w:sz="0" w:space="0" w:color="auto"/>
            <w:right w:val="none" w:sz="0" w:space="0" w:color="auto"/>
          </w:divBdr>
        </w:div>
        <w:div w:id="874779444">
          <w:marLeft w:val="480"/>
          <w:marRight w:val="0"/>
          <w:marTop w:val="0"/>
          <w:marBottom w:val="0"/>
          <w:divBdr>
            <w:top w:val="none" w:sz="0" w:space="0" w:color="auto"/>
            <w:left w:val="none" w:sz="0" w:space="0" w:color="auto"/>
            <w:bottom w:val="none" w:sz="0" w:space="0" w:color="auto"/>
            <w:right w:val="none" w:sz="0" w:space="0" w:color="auto"/>
          </w:divBdr>
        </w:div>
        <w:div w:id="922640371">
          <w:marLeft w:val="480"/>
          <w:marRight w:val="0"/>
          <w:marTop w:val="0"/>
          <w:marBottom w:val="0"/>
          <w:divBdr>
            <w:top w:val="none" w:sz="0" w:space="0" w:color="auto"/>
            <w:left w:val="none" w:sz="0" w:space="0" w:color="auto"/>
            <w:bottom w:val="none" w:sz="0" w:space="0" w:color="auto"/>
            <w:right w:val="none" w:sz="0" w:space="0" w:color="auto"/>
          </w:divBdr>
        </w:div>
        <w:div w:id="927813114">
          <w:marLeft w:val="480"/>
          <w:marRight w:val="0"/>
          <w:marTop w:val="0"/>
          <w:marBottom w:val="0"/>
          <w:divBdr>
            <w:top w:val="none" w:sz="0" w:space="0" w:color="auto"/>
            <w:left w:val="none" w:sz="0" w:space="0" w:color="auto"/>
            <w:bottom w:val="none" w:sz="0" w:space="0" w:color="auto"/>
            <w:right w:val="none" w:sz="0" w:space="0" w:color="auto"/>
          </w:divBdr>
        </w:div>
        <w:div w:id="947539471">
          <w:marLeft w:val="480"/>
          <w:marRight w:val="0"/>
          <w:marTop w:val="0"/>
          <w:marBottom w:val="0"/>
          <w:divBdr>
            <w:top w:val="none" w:sz="0" w:space="0" w:color="auto"/>
            <w:left w:val="none" w:sz="0" w:space="0" w:color="auto"/>
            <w:bottom w:val="none" w:sz="0" w:space="0" w:color="auto"/>
            <w:right w:val="none" w:sz="0" w:space="0" w:color="auto"/>
          </w:divBdr>
        </w:div>
        <w:div w:id="962270734">
          <w:marLeft w:val="480"/>
          <w:marRight w:val="0"/>
          <w:marTop w:val="0"/>
          <w:marBottom w:val="0"/>
          <w:divBdr>
            <w:top w:val="none" w:sz="0" w:space="0" w:color="auto"/>
            <w:left w:val="none" w:sz="0" w:space="0" w:color="auto"/>
            <w:bottom w:val="none" w:sz="0" w:space="0" w:color="auto"/>
            <w:right w:val="none" w:sz="0" w:space="0" w:color="auto"/>
          </w:divBdr>
        </w:div>
        <w:div w:id="999691998">
          <w:marLeft w:val="480"/>
          <w:marRight w:val="0"/>
          <w:marTop w:val="0"/>
          <w:marBottom w:val="0"/>
          <w:divBdr>
            <w:top w:val="none" w:sz="0" w:space="0" w:color="auto"/>
            <w:left w:val="none" w:sz="0" w:space="0" w:color="auto"/>
            <w:bottom w:val="none" w:sz="0" w:space="0" w:color="auto"/>
            <w:right w:val="none" w:sz="0" w:space="0" w:color="auto"/>
          </w:divBdr>
        </w:div>
      </w:divsChild>
    </w:div>
    <w:div w:id="583345484">
      <w:bodyDiv w:val="1"/>
      <w:marLeft w:val="0"/>
      <w:marRight w:val="0"/>
      <w:marTop w:val="0"/>
      <w:marBottom w:val="0"/>
      <w:divBdr>
        <w:top w:val="none" w:sz="0" w:space="0" w:color="auto"/>
        <w:left w:val="none" w:sz="0" w:space="0" w:color="auto"/>
        <w:bottom w:val="none" w:sz="0" w:space="0" w:color="auto"/>
        <w:right w:val="none" w:sz="0" w:space="0" w:color="auto"/>
      </w:divBdr>
    </w:div>
    <w:div w:id="583805192">
      <w:bodyDiv w:val="1"/>
      <w:marLeft w:val="0"/>
      <w:marRight w:val="0"/>
      <w:marTop w:val="0"/>
      <w:marBottom w:val="0"/>
      <w:divBdr>
        <w:top w:val="none" w:sz="0" w:space="0" w:color="auto"/>
        <w:left w:val="none" w:sz="0" w:space="0" w:color="auto"/>
        <w:bottom w:val="none" w:sz="0" w:space="0" w:color="auto"/>
        <w:right w:val="none" w:sz="0" w:space="0" w:color="auto"/>
      </w:divBdr>
    </w:div>
    <w:div w:id="583874556">
      <w:bodyDiv w:val="1"/>
      <w:marLeft w:val="0"/>
      <w:marRight w:val="0"/>
      <w:marTop w:val="0"/>
      <w:marBottom w:val="0"/>
      <w:divBdr>
        <w:top w:val="none" w:sz="0" w:space="0" w:color="auto"/>
        <w:left w:val="none" w:sz="0" w:space="0" w:color="auto"/>
        <w:bottom w:val="none" w:sz="0" w:space="0" w:color="auto"/>
        <w:right w:val="none" w:sz="0" w:space="0" w:color="auto"/>
      </w:divBdr>
    </w:div>
    <w:div w:id="583957415">
      <w:bodyDiv w:val="1"/>
      <w:marLeft w:val="0"/>
      <w:marRight w:val="0"/>
      <w:marTop w:val="0"/>
      <w:marBottom w:val="0"/>
      <w:divBdr>
        <w:top w:val="none" w:sz="0" w:space="0" w:color="auto"/>
        <w:left w:val="none" w:sz="0" w:space="0" w:color="auto"/>
        <w:bottom w:val="none" w:sz="0" w:space="0" w:color="auto"/>
        <w:right w:val="none" w:sz="0" w:space="0" w:color="auto"/>
      </w:divBdr>
    </w:div>
    <w:div w:id="584338637">
      <w:bodyDiv w:val="1"/>
      <w:marLeft w:val="0"/>
      <w:marRight w:val="0"/>
      <w:marTop w:val="0"/>
      <w:marBottom w:val="0"/>
      <w:divBdr>
        <w:top w:val="none" w:sz="0" w:space="0" w:color="auto"/>
        <w:left w:val="none" w:sz="0" w:space="0" w:color="auto"/>
        <w:bottom w:val="none" w:sz="0" w:space="0" w:color="auto"/>
        <w:right w:val="none" w:sz="0" w:space="0" w:color="auto"/>
      </w:divBdr>
      <w:divsChild>
        <w:div w:id="147790888">
          <w:marLeft w:val="480"/>
          <w:marRight w:val="0"/>
          <w:marTop w:val="0"/>
          <w:marBottom w:val="0"/>
          <w:divBdr>
            <w:top w:val="none" w:sz="0" w:space="0" w:color="auto"/>
            <w:left w:val="none" w:sz="0" w:space="0" w:color="auto"/>
            <w:bottom w:val="none" w:sz="0" w:space="0" w:color="auto"/>
            <w:right w:val="none" w:sz="0" w:space="0" w:color="auto"/>
          </w:divBdr>
        </w:div>
        <w:div w:id="166017158">
          <w:marLeft w:val="480"/>
          <w:marRight w:val="0"/>
          <w:marTop w:val="0"/>
          <w:marBottom w:val="0"/>
          <w:divBdr>
            <w:top w:val="none" w:sz="0" w:space="0" w:color="auto"/>
            <w:left w:val="none" w:sz="0" w:space="0" w:color="auto"/>
            <w:bottom w:val="none" w:sz="0" w:space="0" w:color="auto"/>
            <w:right w:val="none" w:sz="0" w:space="0" w:color="auto"/>
          </w:divBdr>
        </w:div>
        <w:div w:id="166403747">
          <w:marLeft w:val="480"/>
          <w:marRight w:val="0"/>
          <w:marTop w:val="0"/>
          <w:marBottom w:val="0"/>
          <w:divBdr>
            <w:top w:val="none" w:sz="0" w:space="0" w:color="auto"/>
            <w:left w:val="none" w:sz="0" w:space="0" w:color="auto"/>
            <w:bottom w:val="none" w:sz="0" w:space="0" w:color="auto"/>
            <w:right w:val="none" w:sz="0" w:space="0" w:color="auto"/>
          </w:divBdr>
        </w:div>
        <w:div w:id="175005261">
          <w:marLeft w:val="480"/>
          <w:marRight w:val="0"/>
          <w:marTop w:val="0"/>
          <w:marBottom w:val="0"/>
          <w:divBdr>
            <w:top w:val="none" w:sz="0" w:space="0" w:color="auto"/>
            <w:left w:val="none" w:sz="0" w:space="0" w:color="auto"/>
            <w:bottom w:val="none" w:sz="0" w:space="0" w:color="auto"/>
            <w:right w:val="none" w:sz="0" w:space="0" w:color="auto"/>
          </w:divBdr>
        </w:div>
        <w:div w:id="177625913">
          <w:marLeft w:val="480"/>
          <w:marRight w:val="0"/>
          <w:marTop w:val="0"/>
          <w:marBottom w:val="0"/>
          <w:divBdr>
            <w:top w:val="none" w:sz="0" w:space="0" w:color="auto"/>
            <w:left w:val="none" w:sz="0" w:space="0" w:color="auto"/>
            <w:bottom w:val="none" w:sz="0" w:space="0" w:color="auto"/>
            <w:right w:val="none" w:sz="0" w:space="0" w:color="auto"/>
          </w:divBdr>
        </w:div>
        <w:div w:id="185020466">
          <w:marLeft w:val="480"/>
          <w:marRight w:val="0"/>
          <w:marTop w:val="0"/>
          <w:marBottom w:val="0"/>
          <w:divBdr>
            <w:top w:val="none" w:sz="0" w:space="0" w:color="auto"/>
            <w:left w:val="none" w:sz="0" w:space="0" w:color="auto"/>
            <w:bottom w:val="none" w:sz="0" w:space="0" w:color="auto"/>
            <w:right w:val="none" w:sz="0" w:space="0" w:color="auto"/>
          </w:divBdr>
        </w:div>
        <w:div w:id="208764395">
          <w:marLeft w:val="480"/>
          <w:marRight w:val="0"/>
          <w:marTop w:val="0"/>
          <w:marBottom w:val="0"/>
          <w:divBdr>
            <w:top w:val="none" w:sz="0" w:space="0" w:color="auto"/>
            <w:left w:val="none" w:sz="0" w:space="0" w:color="auto"/>
            <w:bottom w:val="none" w:sz="0" w:space="0" w:color="auto"/>
            <w:right w:val="none" w:sz="0" w:space="0" w:color="auto"/>
          </w:divBdr>
        </w:div>
        <w:div w:id="223103599">
          <w:marLeft w:val="480"/>
          <w:marRight w:val="0"/>
          <w:marTop w:val="0"/>
          <w:marBottom w:val="0"/>
          <w:divBdr>
            <w:top w:val="none" w:sz="0" w:space="0" w:color="auto"/>
            <w:left w:val="none" w:sz="0" w:space="0" w:color="auto"/>
            <w:bottom w:val="none" w:sz="0" w:space="0" w:color="auto"/>
            <w:right w:val="none" w:sz="0" w:space="0" w:color="auto"/>
          </w:divBdr>
        </w:div>
        <w:div w:id="249311633">
          <w:marLeft w:val="480"/>
          <w:marRight w:val="0"/>
          <w:marTop w:val="0"/>
          <w:marBottom w:val="0"/>
          <w:divBdr>
            <w:top w:val="none" w:sz="0" w:space="0" w:color="auto"/>
            <w:left w:val="none" w:sz="0" w:space="0" w:color="auto"/>
            <w:bottom w:val="none" w:sz="0" w:space="0" w:color="auto"/>
            <w:right w:val="none" w:sz="0" w:space="0" w:color="auto"/>
          </w:divBdr>
        </w:div>
        <w:div w:id="291449786">
          <w:marLeft w:val="480"/>
          <w:marRight w:val="0"/>
          <w:marTop w:val="0"/>
          <w:marBottom w:val="0"/>
          <w:divBdr>
            <w:top w:val="none" w:sz="0" w:space="0" w:color="auto"/>
            <w:left w:val="none" w:sz="0" w:space="0" w:color="auto"/>
            <w:bottom w:val="none" w:sz="0" w:space="0" w:color="auto"/>
            <w:right w:val="none" w:sz="0" w:space="0" w:color="auto"/>
          </w:divBdr>
        </w:div>
        <w:div w:id="312954416">
          <w:marLeft w:val="480"/>
          <w:marRight w:val="0"/>
          <w:marTop w:val="0"/>
          <w:marBottom w:val="0"/>
          <w:divBdr>
            <w:top w:val="none" w:sz="0" w:space="0" w:color="auto"/>
            <w:left w:val="none" w:sz="0" w:space="0" w:color="auto"/>
            <w:bottom w:val="none" w:sz="0" w:space="0" w:color="auto"/>
            <w:right w:val="none" w:sz="0" w:space="0" w:color="auto"/>
          </w:divBdr>
        </w:div>
        <w:div w:id="336081118">
          <w:marLeft w:val="480"/>
          <w:marRight w:val="0"/>
          <w:marTop w:val="0"/>
          <w:marBottom w:val="0"/>
          <w:divBdr>
            <w:top w:val="none" w:sz="0" w:space="0" w:color="auto"/>
            <w:left w:val="none" w:sz="0" w:space="0" w:color="auto"/>
            <w:bottom w:val="none" w:sz="0" w:space="0" w:color="auto"/>
            <w:right w:val="none" w:sz="0" w:space="0" w:color="auto"/>
          </w:divBdr>
        </w:div>
        <w:div w:id="339427477">
          <w:marLeft w:val="480"/>
          <w:marRight w:val="0"/>
          <w:marTop w:val="0"/>
          <w:marBottom w:val="0"/>
          <w:divBdr>
            <w:top w:val="none" w:sz="0" w:space="0" w:color="auto"/>
            <w:left w:val="none" w:sz="0" w:space="0" w:color="auto"/>
            <w:bottom w:val="none" w:sz="0" w:space="0" w:color="auto"/>
            <w:right w:val="none" w:sz="0" w:space="0" w:color="auto"/>
          </w:divBdr>
        </w:div>
        <w:div w:id="354770360">
          <w:marLeft w:val="480"/>
          <w:marRight w:val="0"/>
          <w:marTop w:val="0"/>
          <w:marBottom w:val="0"/>
          <w:divBdr>
            <w:top w:val="none" w:sz="0" w:space="0" w:color="auto"/>
            <w:left w:val="none" w:sz="0" w:space="0" w:color="auto"/>
            <w:bottom w:val="none" w:sz="0" w:space="0" w:color="auto"/>
            <w:right w:val="none" w:sz="0" w:space="0" w:color="auto"/>
          </w:divBdr>
        </w:div>
        <w:div w:id="355738631">
          <w:marLeft w:val="480"/>
          <w:marRight w:val="0"/>
          <w:marTop w:val="0"/>
          <w:marBottom w:val="0"/>
          <w:divBdr>
            <w:top w:val="none" w:sz="0" w:space="0" w:color="auto"/>
            <w:left w:val="none" w:sz="0" w:space="0" w:color="auto"/>
            <w:bottom w:val="none" w:sz="0" w:space="0" w:color="auto"/>
            <w:right w:val="none" w:sz="0" w:space="0" w:color="auto"/>
          </w:divBdr>
        </w:div>
        <w:div w:id="362486988">
          <w:marLeft w:val="480"/>
          <w:marRight w:val="0"/>
          <w:marTop w:val="0"/>
          <w:marBottom w:val="0"/>
          <w:divBdr>
            <w:top w:val="none" w:sz="0" w:space="0" w:color="auto"/>
            <w:left w:val="none" w:sz="0" w:space="0" w:color="auto"/>
            <w:bottom w:val="none" w:sz="0" w:space="0" w:color="auto"/>
            <w:right w:val="none" w:sz="0" w:space="0" w:color="auto"/>
          </w:divBdr>
        </w:div>
        <w:div w:id="457376519">
          <w:marLeft w:val="480"/>
          <w:marRight w:val="0"/>
          <w:marTop w:val="0"/>
          <w:marBottom w:val="0"/>
          <w:divBdr>
            <w:top w:val="none" w:sz="0" w:space="0" w:color="auto"/>
            <w:left w:val="none" w:sz="0" w:space="0" w:color="auto"/>
            <w:bottom w:val="none" w:sz="0" w:space="0" w:color="auto"/>
            <w:right w:val="none" w:sz="0" w:space="0" w:color="auto"/>
          </w:divBdr>
        </w:div>
        <w:div w:id="460463818">
          <w:marLeft w:val="480"/>
          <w:marRight w:val="0"/>
          <w:marTop w:val="0"/>
          <w:marBottom w:val="0"/>
          <w:divBdr>
            <w:top w:val="none" w:sz="0" w:space="0" w:color="auto"/>
            <w:left w:val="none" w:sz="0" w:space="0" w:color="auto"/>
            <w:bottom w:val="none" w:sz="0" w:space="0" w:color="auto"/>
            <w:right w:val="none" w:sz="0" w:space="0" w:color="auto"/>
          </w:divBdr>
        </w:div>
        <w:div w:id="462815875">
          <w:marLeft w:val="480"/>
          <w:marRight w:val="0"/>
          <w:marTop w:val="0"/>
          <w:marBottom w:val="0"/>
          <w:divBdr>
            <w:top w:val="none" w:sz="0" w:space="0" w:color="auto"/>
            <w:left w:val="none" w:sz="0" w:space="0" w:color="auto"/>
            <w:bottom w:val="none" w:sz="0" w:space="0" w:color="auto"/>
            <w:right w:val="none" w:sz="0" w:space="0" w:color="auto"/>
          </w:divBdr>
        </w:div>
        <w:div w:id="500975527">
          <w:marLeft w:val="480"/>
          <w:marRight w:val="0"/>
          <w:marTop w:val="0"/>
          <w:marBottom w:val="0"/>
          <w:divBdr>
            <w:top w:val="none" w:sz="0" w:space="0" w:color="auto"/>
            <w:left w:val="none" w:sz="0" w:space="0" w:color="auto"/>
            <w:bottom w:val="none" w:sz="0" w:space="0" w:color="auto"/>
            <w:right w:val="none" w:sz="0" w:space="0" w:color="auto"/>
          </w:divBdr>
        </w:div>
        <w:div w:id="506091058">
          <w:marLeft w:val="480"/>
          <w:marRight w:val="0"/>
          <w:marTop w:val="0"/>
          <w:marBottom w:val="0"/>
          <w:divBdr>
            <w:top w:val="none" w:sz="0" w:space="0" w:color="auto"/>
            <w:left w:val="none" w:sz="0" w:space="0" w:color="auto"/>
            <w:bottom w:val="none" w:sz="0" w:space="0" w:color="auto"/>
            <w:right w:val="none" w:sz="0" w:space="0" w:color="auto"/>
          </w:divBdr>
        </w:div>
        <w:div w:id="511606307">
          <w:marLeft w:val="480"/>
          <w:marRight w:val="0"/>
          <w:marTop w:val="0"/>
          <w:marBottom w:val="0"/>
          <w:divBdr>
            <w:top w:val="none" w:sz="0" w:space="0" w:color="auto"/>
            <w:left w:val="none" w:sz="0" w:space="0" w:color="auto"/>
            <w:bottom w:val="none" w:sz="0" w:space="0" w:color="auto"/>
            <w:right w:val="none" w:sz="0" w:space="0" w:color="auto"/>
          </w:divBdr>
        </w:div>
        <w:div w:id="525562156">
          <w:marLeft w:val="480"/>
          <w:marRight w:val="0"/>
          <w:marTop w:val="0"/>
          <w:marBottom w:val="0"/>
          <w:divBdr>
            <w:top w:val="none" w:sz="0" w:space="0" w:color="auto"/>
            <w:left w:val="none" w:sz="0" w:space="0" w:color="auto"/>
            <w:bottom w:val="none" w:sz="0" w:space="0" w:color="auto"/>
            <w:right w:val="none" w:sz="0" w:space="0" w:color="auto"/>
          </w:divBdr>
        </w:div>
        <w:div w:id="526526395">
          <w:marLeft w:val="480"/>
          <w:marRight w:val="0"/>
          <w:marTop w:val="0"/>
          <w:marBottom w:val="0"/>
          <w:divBdr>
            <w:top w:val="none" w:sz="0" w:space="0" w:color="auto"/>
            <w:left w:val="none" w:sz="0" w:space="0" w:color="auto"/>
            <w:bottom w:val="none" w:sz="0" w:space="0" w:color="auto"/>
            <w:right w:val="none" w:sz="0" w:space="0" w:color="auto"/>
          </w:divBdr>
        </w:div>
        <w:div w:id="534779394">
          <w:marLeft w:val="480"/>
          <w:marRight w:val="0"/>
          <w:marTop w:val="0"/>
          <w:marBottom w:val="0"/>
          <w:divBdr>
            <w:top w:val="none" w:sz="0" w:space="0" w:color="auto"/>
            <w:left w:val="none" w:sz="0" w:space="0" w:color="auto"/>
            <w:bottom w:val="none" w:sz="0" w:space="0" w:color="auto"/>
            <w:right w:val="none" w:sz="0" w:space="0" w:color="auto"/>
          </w:divBdr>
        </w:div>
        <w:div w:id="577448091">
          <w:marLeft w:val="480"/>
          <w:marRight w:val="0"/>
          <w:marTop w:val="0"/>
          <w:marBottom w:val="0"/>
          <w:divBdr>
            <w:top w:val="none" w:sz="0" w:space="0" w:color="auto"/>
            <w:left w:val="none" w:sz="0" w:space="0" w:color="auto"/>
            <w:bottom w:val="none" w:sz="0" w:space="0" w:color="auto"/>
            <w:right w:val="none" w:sz="0" w:space="0" w:color="auto"/>
          </w:divBdr>
        </w:div>
        <w:div w:id="602223319">
          <w:marLeft w:val="480"/>
          <w:marRight w:val="0"/>
          <w:marTop w:val="0"/>
          <w:marBottom w:val="0"/>
          <w:divBdr>
            <w:top w:val="none" w:sz="0" w:space="0" w:color="auto"/>
            <w:left w:val="none" w:sz="0" w:space="0" w:color="auto"/>
            <w:bottom w:val="none" w:sz="0" w:space="0" w:color="auto"/>
            <w:right w:val="none" w:sz="0" w:space="0" w:color="auto"/>
          </w:divBdr>
        </w:div>
        <w:div w:id="625046594">
          <w:marLeft w:val="480"/>
          <w:marRight w:val="0"/>
          <w:marTop w:val="0"/>
          <w:marBottom w:val="0"/>
          <w:divBdr>
            <w:top w:val="none" w:sz="0" w:space="0" w:color="auto"/>
            <w:left w:val="none" w:sz="0" w:space="0" w:color="auto"/>
            <w:bottom w:val="none" w:sz="0" w:space="0" w:color="auto"/>
            <w:right w:val="none" w:sz="0" w:space="0" w:color="auto"/>
          </w:divBdr>
        </w:div>
        <w:div w:id="647367527">
          <w:marLeft w:val="480"/>
          <w:marRight w:val="0"/>
          <w:marTop w:val="0"/>
          <w:marBottom w:val="0"/>
          <w:divBdr>
            <w:top w:val="none" w:sz="0" w:space="0" w:color="auto"/>
            <w:left w:val="none" w:sz="0" w:space="0" w:color="auto"/>
            <w:bottom w:val="none" w:sz="0" w:space="0" w:color="auto"/>
            <w:right w:val="none" w:sz="0" w:space="0" w:color="auto"/>
          </w:divBdr>
        </w:div>
        <w:div w:id="665476552">
          <w:marLeft w:val="480"/>
          <w:marRight w:val="0"/>
          <w:marTop w:val="0"/>
          <w:marBottom w:val="0"/>
          <w:divBdr>
            <w:top w:val="none" w:sz="0" w:space="0" w:color="auto"/>
            <w:left w:val="none" w:sz="0" w:space="0" w:color="auto"/>
            <w:bottom w:val="none" w:sz="0" w:space="0" w:color="auto"/>
            <w:right w:val="none" w:sz="0" w:space="0" w:color="auto"/>
          </w:divBdr>
        </w:div>
        <w:div w:id="665941672">
          <w:marLeft w:val="480"/>
          <w:marRight w:val="0"/>
          <w:marTop w:val="0"/>
          <w:marBottom w:val="0"/>
          <w:divBdr>
            <w:top w:val="none" w:sz="0" w:space="0" w:color="auto"/>
            <w:left w:val="none" w:sz="0" w:space="0" w:color="auto"/>
            <w:bottom w:val="none" w:sz="0" w:space="0" w:color="auto"/>
            <w:right w:val="none" w:sz="0" w:space="0" w:color="auto"/>
          </w:divBdr>
        </w:div>
        <w:div w:id="682823456">
          <w:marLeft w:val="480"/>
          <w:marRight w:val="0"/>
          <w:marTop w:val="0"/>
          <w:marBottom w:val="0"/>
          <w:divBdr>
            <w:top w:val="none" w:sz="0" w:space="0" w:color="auto"/>
            <w:left w:val="none" w:sz="0" w:space="0" w:color="auto"/>
            <w:bottom w:val="none" w:sz="0" w:space="0" w:color="auto"/>
            <w:right w:val="none" w:sz="0" w:space="0" w:color="auto"/>
          </w:divBdr>
        </w:div>
        <w:div w:id="683672227">
          <w:marLeft w:val="480"/>
          <w:marRight w:val="0"/>
          <w:marTop w:val="0"/>
          <w:marBottom w:val="0"/>
          <w:divBdr>
            <w:top w:val="none" w:sz="0" w:space="0" w:color="auto"/>
            <w:left w:val="none" w:sz="0" w:space="0" w:color="auto"/>
            <w:bottom w:val="none" w:sz="0" w:space="0" w:color="auto"/>
            <w:right w:val="none" w:sz="0" w:space="0" w:color="auto"/>
          </w:divBdr>
        </w:div>
        <w:div w:id="697317839">
          <w:marLeft w:val="480"/>
          <w:marRight w:val="0"/>
          <w:marTop w:val="0"/>
          <w:marBottom w:val="0"/>
          <w:divBdr>
            <w:top w:val="none" w:sz="0" w:space="0" w:color="auto"/>
            <w:left w:val="none" w:sz="0" w:space="0" w:color="auto"/>
            <w:bottom w:val="none" w:sz="0" w:space="0" w:color="auto"/>
            <w:right w:val="none" w:sz="0" w:space="0" w:color="auto"/>
          </w:divBdr>
        </w:div>
        <w:div w:id="720330868">
          <w:marLeft w:val="480"/>
          <w:marRight w:val="0"/>
          <w:marTop w:val="0"/>
          <w:marBottom w:val="0"/>
          <w:divBdr>
            <w:top w:val="none" w:sz="0" w:space="0" w:color="auto"/>
            <w:left w:val="none" w:sz="0" w:space="0" w:color="auto"/>
            <w:bottom w:val="none" w:sz="0" w:space="0" w:color="auto"/>
            <w:right w:val="none" w:sz="0" w:space="0" w:color="auto"/>
          </w:divBdr>
        </w:div>
        <w:div w:id="802507008">
          <w:marLeft w:val="480"/>
          <w:marRight w:val="0"/>
          <w:marTop w:val="0"/>
          <w:marBottom w:val="0"/>
          <w:divBdr>
            <w:top w:val="none" w:sz="0" w:space="0" w:color="auto"/>
            <w:left w:val="none" w:sz="0" w:space="0" w:color="auto"/>
            <w:bottom w:val="none" w:sz="0" w:space="0" w:color="auto"/>
            <w:right w:val="none" w:sz="0" w:space="0" w:color="auto"/>
          </w:divBdr>
        </w:div>
        <w:div w:id="809326702">
          <w:marLeft w:val="480"/>
          <w:marRight w:val="0"/>
          <w:marTop w:val="0"/>
          <w:marBottom w:val="0"/>
          <w:divBdr>
            <w:top w:val="none" w:sz="0" w:space="0" w:color="auto"/>
            <w:left w:val="none" w:sz="0" w:space="0" w:color="auto"/>
            <w:bottom w:val="none" w:sz="0" w:space="0" w:color="auto"/>
            <w:right w:val="none" w:sz="0" w:space="0" w:color="auto"/>
          </w:divBdr>
        </w:div>
        <w:div w:id="823161044">
          <w:marLeft w:val="480"/>
          <w:marRight w:val="0"/>
          <w:marTop w:val="0"/>
          <w:marBottom w:val="0"/>
          <w:divBdr>
            <w:top w:val="none" w:sz="0" w:space="0" w:color="auto"/>
            <w:left w:val="none" w:sz="0" w:space="0" w:color="auto"/>
            <w:bottom w:val="none" w:sz="0" w:space="0" w:color="auto"/>
            <w:right w:val="none" w:sz="0" w:space="0" w:color="auto"/>
          </w:divBdr>
        </w:div>
        <w:div w:id="841622293">
          <w:marLeft w:val="480"/>
          <w:marRight w:val="0"/>
          <w:marTop w:val="0"/>
          <w:marBottom w:val="0"/>
          <w:divBdr>
            <w:top w:val="none" w:sz="0" w:space="0" w:color="auto"/>
            <w:left w:val="none" w:sz="0" w:space="0" w:color="auto"/>
            <w:bottom w:val="none" w:sz="0" w:space="0" w:color="auto"/>
            <w:right w:val="none" w:sz="0" w:space="0" w:color="auto"/>
          </w:divBdr>
        </w:div>
        <w:div w:id="855537031">
          <w:marLeft w:val="480"/>
          <w:marRight w:val="0"/>
          <w:marTop w:val="0"/>
          <w:marBottom w:val="0"/>
          <w:divBdr>
            <w:top w:val="none" w:sz="0" w:space="0" w:color="auto"/>
            <w:left w:val="none" w:sz="0" w:space="0" w:color="auto"/>
            <w:bottom w:val="none" w:sz="0" w:space="0" w:color="auto"/>
            <w:right w:val="none" w:sz="0" w:space="0" w:color="auto"/>
          </w:divBdr>
        </w:div>
        <w:div w:id="857499319">
          <w:marLeft w:val="480"/>
          <w:marRight w:val="0"/>
          <w:marTop w:val="0"/>
          <w:marBottom w:val="0"/>
          <w:divBdr>
            <w:top w:val="none" w:sz="0" w:space="0" w:color="auto"/>
            <w:left w:val="none" w:sz="0" w:space="0" w:color="auto"/>
            <w:bottom w:val="none" w:sz="0" w:space="0" w:color="auto"/>
            <w:right w:val="none" w:sz="0" w:space="0" w:color="auto"/>
          </w:divBdr>
        </w:div>
        <w:div w:id="862784439">
          <w:marLeft w:val="480"/>
          <w:marRight w:val="0"/>
          <w:marTop w:val="0"/>
          <w:marBottom w:val="0"/>
          <w:divBdr>
            <w:top w:val="none" w:sz="0" w:space="0" w:color="auto"/>
            <w:left w:val="none" w:sz="0" w:space="0" w:color="auto"/>
            <w:bottom w:val="none" w:sz="0" w:space="0" w:color="auto"/>
            <w:right w:val="none" w:sz="0" w:space="0" w:color="auto"/>
          </w:divBdr>
        </w:div>
        <w:div w:id="871724289">
          <w:marLeft w:val="480"/>
          <w:marRight w:val="0"/>
          <w:marTop w:val="0"/>
          <w:marBottom w:val="0"/>
          <w:divBdr>
            <w:top w:val="none" w:sz="0" w:space="0" w:color="auto"/>
            <w:left w:val="none" w:sz="0" w:space="0" w:color="auto"/>
            <w:bottom w:val="none" w:sz="0" w:space="0" w:color="auto"/>
            <w:right w:val="none" w:sz="0" w:space="0" w:color="auto"/>
          </w:divBdr>
        </w:div>
        <w:div w:id="873537656">
          <w:marLeft w:val="480"/>
          <w:marRight w:val="0"/>
          <w:marTop w:val="0"/>
          <w:marBottom w:val="0"/>
          <w:divBdr>
            <w:top w:val="none" w:sz="0" w:space="0" w:color="auto"/>
            <w:left w:val="none" w:sz="0" w:space="0" w:color="auto"/>
            <w:bottom w:val="none" w:sz="0" w:space="0" w:color="auto"/>
            <w:right w:val="none" w:sz="0" w:space="0" w:color="auto"/>
          </w:divBdr>
        </w:div>
        <w:div w:id="917783372">
          <w:marLeft w:val="480"/>
          <w:marRight w:val="0"/>
          <w:marTop w:val="0"/>
          <w:marBottom w:val="0"/>
          <w:divBdr>
            <w:top w:val="none" w:sz="0" w:space="0" w:color="auto"/>
            <w:left w:val="none" w:sz="0" w:space="0" w:color="auto"/>
            <w:bottom w:val="none" w:sz="0" w:space="0" w:color="auto"/>
            <w:right w:val="none" w:sz="0" w:space="0" w:color="auto"/>
          </w:divBdr>
        </w:div>
        <w:div w:id="919485776">
          <w:marLeft w:val="480"/>
          <w:marRight w:val="0"/>
          <w:marTop w:val="0"/>
          <w:marBottom w:val="0"/>
          <w:divBdr>
            <w:top w:val="none" w:sz="0" w:space="0" w:color="auto"/>
            <w:left w:val="none" w:sz="0" w:space="0" w:color="auto"/>
            <w:bottom w:val="none" w:sz="0" w:space="0" w:color="auto"/>
            <w:right w:val="none" w:sz="0" w:space="0" w:color="auto"/>
          </w:divBdr>
        </w:div>
        <w:div w:id="924991433">
          <w:marLeft w:val="480"/>
          <w:marRight w:val="0"/>
          <w:marTop w:val="0"/>
          <w:marBottom w:val="0"/>
          <w:divBdr>
            <w:top w:val="none" w:sz="0" w:space="0" w:color="auto"/>
            <w:left w:val="none" w:sz="0" w:space="0" w:color="auto"/>
            <w:bottom w:val="none" w:sz="0" w:space="0" w:color="auto"/>
            <w:right w:val="none" w:sz="0" w:space="0" w:color="auto"/>
          </w:divBdr>
        </w:div>
        <w:div w:id="941953916">
          <w:marLeft w:val="480"/>
          <w:marRight w:val="0"/>
          <w:marTop w:val="0"/>
          <w:marBottom w:val="0"/>
          <w:divBdr>
            <w:top w:val="none" w:sz="0" w:space="0" w:color="auto"/>
            <w:left w:val="none" w:sz="0" w:space="0" w:color="auto"/>
            <w:bottom w:val="none" w:sz="0" w:space="0" w:color="auto"/>
            <w:right w:val="none" w:sz="0" w:space="0" w:color="auto"/>
          </w:divBdr>
        </w:div>
        <w:div w:id="971789114">
          <w:marLeft w:val="480"/>
          <w:marRight w:val="0"/>
          <w:marTop w:val="0"/>
          <w:marBottom w:val="0"/>
          <w:divBdr>
            <w:top w:val="none" w:sz="0" w:space="0" w:color="auto"/>
            <w:left w:val="none" w:sz="0" w:space="0" w:color="auto"/>
            <w:bottom w:val="none" w:sz="0" w:space="0" w:color="auto"/>
            <w:right w:val="none" w:sz="0" w:space="0" w:color="auto"/>
          </w:divBdr>
        </w:div>
      </w:divsChild>
    </w:div>
    <w:div w:id="584461424">
      <w:bodyDiv w:val="1"/>
      <w:marLeft w:val="0"/>
      <w:marRight w:val="0"/>
      <w:marTop w:val="0"/>
      <w:marBottom w:val="0"/>
      <w:divBdr>
        <w:top w:val="none" w:sz="0" w:space="0" w:color="auto"/>
        <w:left w:val="none" w:sz="0" w:space="0" w:color="auto"/>
        <w:bottom w:val="none" w:sz="0" w:space="0" w:color="auto"/>
        <w:right w:val="none" w:sz="0" w:space="0" w:color="auto"/>
      </w:divBdr>
    </w:div>
    <w:div w:id="584808138">
      <w:bodyDiv w:val="1"/>
      <w:marLeft w:val="0"/>
      <w:marRight w:val="0"/>
      <w:marTop w:val="0"/>
      <w:marBottom w:val="0"/>
      <w:divBdr>
        <w:top w:val="none" w:sz="0" w:space="0" w:color="auto"/>
        <w:left w:val="none" w:sz="0" w:space="0" w:color="auto"/>
        <w:bottom w:val="none" w:sz="0" w:space="0" w:color="auto"/>
        <w:right w:val="none" w:sz="0" w:space="0" w:color="auto"/>
      </w:divBdr>
    </w:div>
    <w:div w:id="584925866">
      <w:bodyDiv w:val="1"/>
      <w:marLeft w:val="0"/>
      <w:marRight w:val="0"/>
      <w:marTop w:val="0"/>
      <w:marBottom w:val="0"/>
      <w:divBdr>
        <w:top w:val="none" w:sz="0" w:space="0" w:color="auto"/>
        <w:left w:val="none" w:sz="0" w:space="0" w:color="auto"/>
        <w:bottom w:val="none" w:sz="0" w:space="0" w:color="auto"/>
        <w:right w:val="none" w:sz="0" w:space="0" w:color="auto"/>
      </w:divBdr>
      <w:divsChild>
        <w:div w:id="3215020">
          <w:marLeft w:val="480"/>
          <w:marRight w:val="0"/>
          <w:marTop w:val="0"/>
          <w:marBottom w:val="0"/>
          <w:divBdr>
            <w:top w:val="none" w:sz="0" w:space="0" w:color="auto"/>
            <w:left w:val="none" w:sz="0" w:space="0" w:color="auto"/>
            <w:bottom w:val="none" w:sz="0" w:space="0" w:color="auto"/>
            <w:right w:val="none" w:sz="0" w:space="0" w:color="auto"/>
          </w:divBdr>
        </w:div>
        <w:div w:id="16659062">
          <w:marLeft w:val="480"/>
          <w:marRight w:val="0"/>
          <w:marTop w:val="0"/>
          <w:marBottom w:val="0"/>
          <w:divBdr>
            <w:top w:val="none" w:sz="0" w:space="0" w:color="auto"/>
            <w:left w:val="none" w:sz="0" w:space="0" w:color="auto"/>
            <w:bottom w:val="none" w:sz="0" w:space="0" w:color="auto"/>
            <w:right w:val="none" w:sz="0" w:space="0" w:color="auto"/>
          </w:divBdr>
        </w:div>
        <w:div w:id="83844714">
          <w:marLeft w:val="480"/>
          <w:marRight w:val="0"/>
          <w:marTop w:val="0"/>
          <w:marBottom w:val="0"/>
          <w:divBdr>
            <w:top w:val="none" w:sz="0" w:space="0" w:color="auto"/>
            <w:left w:val="none" w:sz="0" w:space="0" w:color="auto"/>
            <w:bottom w:val="none" w:sz="0" w:space="0" w:color="auto"/>
            <w:right w:val="none" w:sz="0" w:space="0" w:color="auto"/>
          </w:divBdr>
        </w:div>
        <w:div w:id="88433535">
          <w:marLeft w:val="480"/>
          <w:marRight w:val="0"/>
          <w:marTop w:val="0"/>
          <w:marBottom w:val="0"/>
          <w:divBdr>
            <w:top w:val="none" w:sz="0" w:space="0" w:color="auto"/>
            <w:left w:val="none" w:sz="0" w:space="0" w:color="auto"/>
            <w:bottom w:val="none" w:sz="0" w:space="0" w:color="auto"/>
            <w:right w:val="none" w:sz="0" w:space="0" w:color="auto"/>
          </w:divBdr>
        </w:div>
        <w:div w:id="102851284">
          <w:marLeft w:val="480"/>
          <w:marRight w:val="0"/>
          <w:marTop w:val="0"/>
          <w:marBottom w:val="0"/>
          <w:divBdr>
            <w:top w:val="none" w:sz="0" w:space="0" w:color="auto"/>
            <w:left w:val="none" w:sz="0" w:space="0" w:color="auto"/>
            <w:bottom w:val="none" w:sz="0" w:space="0" w:color="auto"/>
            <w:right w:val="none" w:sz="0" w:space="0" w:color="auto"/>
          </w:divBdr>
        </w:div>
        <w:div w:id="110366105">
          <w:marLeft w:val="480"/>
          <w:marRight w:val="0"/>
          <w:marTop w:val="0"/>
          <w:marBottom w:val="0"/>
          <w:divBdr>
            <w:top w:val="none" w:sz="0" w:space="0" w:color="auto"/>
            <w:left w:val="none" w:sz="0" w:space="0" w:color="auto"/>
            <w:bottom w:val="none" w:sz="0" w:space="0" w:color="auto"/>
            <w:right w:val="none" w:sz="0" w:space="0" w:color="auto"/>
          </w:divBdr>
        </w:div>
        <w:div w:id="183909819">
          <w:marLeft w:val="480"/>
          <w:marRight w:val="0"/>
          <w:marTop w:val="0"/>
          <w:marBottom w:val="0"/>
          <w:divBdr>
            <w:top w:val="none" w:sz="0" w:space="0" w:color="auto"/>
            <w:left w:val="none" w:sz="0" w:space="0" w:color="auto"/>
            <w:bottom w:val="none" w:sz="0" w:space="0" w:color="auto"/>
            <w:right w:val="none" w:sz="0" w:space="0" w:color="auto"/>
          </w:divBdr>
        </w:div>
        <w:div w:id="232859411">
          <w:marLeft w:val="480"/>
          <w:marRight w:val="0"/>
          <w:marTop w:val="0"/>
          <w:marBottom w:val="0"/>
          <w:divBdr>
            <w:top w:val="none" w:sz="0" w:space="0" w:color="auto"/>
            <w:left w:val="none" w:sz="0" w:space="0" w:color="auto"/>
            <w:bottom w:val="none" w:sz="0" w:space="0" w:color="auto"/>
            <w:right w:val="none" w:sz="0" w:space="0" w:color="auto"/>
          </w:divBdr>
        </w:div>
        <w:div w:id="347296503">
          <w:marLeft w:val="480"/>
          <w:marRight w:val="0"/>
          <w:marTop w:val="0"/>
          <w:marBottom w:val="0"/>
          <w:divBdr>
            <w:top w:val="none" w:sz="0" w:space="0" w:color="auto"/>
            <w:left w:val="none" w:sz="0" w:space="0" w:color="auto"/>
            <w:bottom w:val="none" w:sz="0" w:space="0" w:color="auto"/>
            <w:right w:val="none" w:sz="0" w:space="0" w:color="auto"/>
          </w:divBdr>
        </w:div>
        <w:div w:id="353381001">
          <w:marLeft w:val="480"/>
          <w:marRight w:val="0"/>
          <w:marTop w:val="0"/>
          <w:marBottom w:val="0"/>
          <w:divBdr>
            <w:top w:val="none" w:sz="0" w:space="0" w:color="auto"/>
            <w:left w:val="none" w:sz="0" w:space="0" w:color="auto"/>
            <w:bottom w:val="none" w:sz="0" w:space="0" w:color="auto"/>
            <w:right w:val="none" w:sz="0" w:space="0" w:color="auto"/>
          </w:divBdr>
        </w:div>
        <w:div w:id="393967409">
          <w:marLeft w:val="480"/>
          <w:marRight w:val="0"/>
          <w:marTop w:val="0"/>
          <w:marBottom w:val="0"/>
          <w:divBdr>
            <w:top w:val="none" w:sz="0" w:space="0" w:color="auto"/>
            <w:left w:val="none" w:sz="0" w:space="0" w:color="auto"/>
            <w:bottom w:val="none" w:sz="0" w:space="0" w:color="auto"/>
            <w:right w:val="none" w:sz="0" w:space="0" w:color="auto"/>
          </w:divBdr>
        </w:div>
        <w:div w:id="473107037">
          <w:marLeft w:val="480"/>
          <w:marRight w:val="0"/>
          <w:marTop w:val="0"/>
          <w:marBottom w:val="0"/>
          <w:divBdr>
            <w:top w:val="none" w:sz="0" w:space="0" w:color="auto"/>
            <w:left w:val="none" w:sz="0" w:space="0" w:color="auto"/>
            <w:bottom w:val="none" w:sz="0" w:space="0" w:color="auto"/>
            <w:right w:val="none" w:sz="0" w:space="0" w:color="auto"/>
          </w:divBdr>
        </w:div>
        <w:div w:id="478156941">
          <w:marLeft w:val="480"/>
          <w:marRight w:val="0"/>
          <w:marTop w:val="0"/>
          <w:marBottom w:val="0"/>
          <w:divBdr>
            <w:top w:val="none" w:sz="0" w:space="0" w:color="auto"/>
            <w:left w:val="none" w:sz="0" w:space="0" w:color="auto"/>
            <w:bottom w:val="none" w:sz="0" w:space="0" w:color="auto"/>
            <w:right w:val="none" w:sz="0" w:space="0" w:color="auto"/>
          </w:divBdr>
        </w:div>
        <w:div w:id="508832757">
          <w:marLeft w:val="480"/>
          <w:marRight w:val="0"/>
          <w:marTop w:val="0"/>
          <w:marBottom w:val="0"/>
          <w:divBdr>
            <w:top w:val="none" w:sz="0" w:space="0" w:color="auto"/>
            <w:left w:val="none" w:sz="0" w:space="0" w:color="auto"/>
            <w:bottom w:val="none" w:sz="0" w:space="0" w:color="auto"/>
            <w:right w:val="none" w:sz="0" w:space="0" w:color="auto"/>
          </w:divBdr>
        </w:div>
        <w:div w:id="544148048">
          <w:marLeft w:val="480"/>
          <w:marRight w:val="0"/>
          <w:marTop w:val="0"/>
          <w:marBottom w:val="0"/>
          <w:divBdr>
            <w:top w:val="none" w:sz="0" w:space="0" w:color="auto"/>
            <w:left w:val="none" w:sz="0" w:space="0" w:color="auto"/>
            <w:bottom w:val="none" w:sz="0" w:space="0" w:color="auto"/>
            <w:right w:val="none" w:sz="0" w:space="0" w:color="auto"/>
          </w:divBdr>
        </w:div>
        <w:div w:id="563415425">
          <w:marLeft w:val="480"/>
          <w:marRight w:val="0"/>
          <w:marTop w:val="0"/>
          <w:marBottom w:val="0"/>
          <w:divBdr>
            <w:top w:val="none" w:sz="0" w:space="0" w:color="auto"/>
            <w:left w:val="none" w:sz="0" w:space="0" w:color="auto"/>
            <w:bottom w:val="none" w:sz="0" w:space="0" w:color="auto"/>
            <w:right w:val="none" w:sz="0" w:space="0" w:color="auto"/>
          </w:divBdr>
        </w:div>
        <w:div w:id="565146507">
          <w:marLeft w:val="480"/>
          <w:marRight w:val="0"/>
          <w:marTop w:val="0"/>
          <w:marBottom w:val="0"/>
          <w:divBdr>
            <w:top w:val="none" w:sz="0" w:space="0" w:color="auto"/>
            <w:left w:val="none" w:sz="0" w:space="0" w:color="auto"/>
            <w:bottom w:val="none" w:sz="0" w:space="0" w:color="auto"/>
            <w:right w:val="none" w:sz="0" w:space="0" w:color="auto"/>
          </w:divBdr>
        </w:div>
        <w:div w:id="606816854">
          <w:marLeft w:val="480"/>
          <w:marRight w:val="0"/>
          <w:marTop w:val="0"/>
          <w:marBottom w:val="0"/>
          <w:divBdr>
            <w:top w:val="none" w:sz="0" w:space="0" w:color="auto"/>
            <w:left w:val="none" w:sz="0" w:space="0" w:color="auto"/>
            <w:bottom w:val="none" w:sz="0" w:space="0" w:color="auto"/>
            <w:right w:val="none" w:sz="0" w:space="0" w:color="auto"/>
          </w:divBdr>
        </w:div>
        <w:div w:id="618225891">
          <w:marLeft w:val="480"/>
          <w:marRight w:val="0"/>
          <w:marTop w:val="0"/>
          <w:marBottom w:val="0"/>
          <w:divBdr>
            <w:top w:val="none" w:sz="0" w:space="0" w:color="auto"/>
            <w:left w:val="none" w:sz="0" w:space="0" w:color="auto"/>
            <w:bottom w:val="none" w:sz="0" w:space="0" w:color="auto"/>
            <w:right w:val="none" w:sz="0" w:space="0" w:color="auto"/>
          </w:divBdr>
        </w:div>
        <w:div w:id="623269316">
          <w:marLeft w:val="480"/>
          <w:marRight w:val="0"/>
          <w:marTop w:val="0"/>
          <w:marBottom w:val="0"/>
          <w:divBdr>
            <w:top w:val="none" w:sz="0" w:space="0" w:color="auto"/>
            <w:left w:val="none" w:sz="0" w:space="0" w:color="auto"/>
            <w:bottom w:val="none" w:sz="0" w:space="0" w:color="auto"/>
            <w:right w:val="none" w:sz="0" w:space="0" w:color="auto"/>
          </w:divBdr>
        </w:div>
        <w:div w:id="623466182">
          <w:marLeft w:val="480"/>
          <w:marRight w:val="0"/>
          <w:marTop w:val="0"/>
          <w:marBottom w:val="0"/>
          <w:divBdr>
            <w:top w:val="none" w:sz="0" w:space="0" w:color="auto"/>
            <w:left w:val="none" w:sz="0" w:space="0" w:color="auto"/>
            <w:bottom w:val="none" w:sz="0" w:space="0" w:color="auto"/>
            <w:right w:val="none" w:sz="0" w:space="0" w:color="auto"/>
          </w:divBdr>
        </w:div>
        <w:div w:id="637422769">
          <w:marLeft w:val="480"/>
          <w:marRight w:val="0"/>
          <w:marTop w:val="0"/>
          <w:marBottom w:val="0"/>
          <w:divBdr>
            <w:top w:val="none" w:sz="0" w:space="0" w:color="auto"/>
            <w:left w:val="none" w:sz="0" w:space="0" w:color="auto"/>
            <w:bottom w:val="none" w:sz="0" w:space="0" w:color="auto"/>
            <w:right w:val="none" w:sz="0" w:space="0" w:color="auto"/>
          </w:divBdr>
        </w:div>
        <w:div w:id="664355124">
          <w:marLeft w:val="480"/>
          <w:marRight w:val="0"/>
          <w:marTop w:val="0"/>
          <w:marBottom w:val="0"/>
          <w:divBdr>
            <w:top w:val="none" w:sz="0" w:space="0" w:color="auto"/>
            <w:left w:val="none" w:sz="0" w:space="0" w:color="auto"/>
            <w:bottom w:val="none" w:sz="0" w:space="0" w:color="auto"/>
            <w:right w:val="none" w:sz="0" w:space="0" w:color="auto"/>
          </w:divBdr>
        </w:div>
        <w:div w:id="681393323">
          <w:marLeft w:val="480"/>
          <w:marRight w:val="0"/>
          <w:marTop w:val="0"/>
          <w:marBottom w:val="0"/>
          <w:divBdr>
            <w:top w:val="none" w:sz="0" w:space="0" w:color="auto"/>
            <w:left w:val="none" w:sz="0" w:space="0" w:color="auto"/>
            <w:bottom w:val="none" w:sz="0" w:space="0" w:color="auto"/>
            <w:right w:val="none" w:sz="0" w:space="0" w:color="auto"/>
          </w:divBdr>
        </w:div>
        <w:div w:id="732508599">
          <w:marLeft w:val="480"/>
          <w:marRight w:val="0"/>
          <w:marTop w:val="0"/>
          <w:marBottom w:val="0"/>
          <w:divBdr>
            <w:top w:val="none" w:sz="0" w:space="0" w:color="auto"/>
            <w:left w:val="none" w:sz="0" w:space="0" w:color="auto"/>
            <w:bottom w:val="none" w:sz="0" w:space="0" w:color="auto"/>
            <w:right w:val="none" w:sz="0" w:space="0" w:color="auto"/>
          </w:divBdr>
        </w:div>
        <w:div w:id="750352647">
          <w:marLeft w:val="480"/>
          <w:marRight w:val="0"/>
          <w:marTop w:val="0"/>
          <w:marBottom w:val="0"/>
          <w:divBdr>
            <w:top w:val="none" w:sz="0" w:space="0" w:color="auto"/>
            <w:left w:val="none" w:sz="0" w:space="0" w:color="auto"/>
            <w:bottom w:val="none" w:sz="0" w:space="0" w:color="auto"/>
            <w:right w:val="none" w:sz="0" w:space="0" w:color="auto"/>
          </w:divBdr>
        </w:div>
        <w:div w:id="760636808">
          <w:marLeft w:val="480"/>
          <w:marRight w:val="0"/>
          <w:marTop w:val="0"/>
          <w:marBottom w:val="0"/>
          <w:divBdr>
            <w:top w:val="none" w:sz="0" w:space="0" w:color="auto"/>
            <w:left w:val="none" w:sz="0" w:space="0" w:color="auto"/>
            <w:bottom w:val="none" w:sz="0" w:space="0" w:color="auto"/>
            <w:right w:val="none" w:sz="0" w:space="0" w:color="auto"/>
          </w:divBdr>
        </w:div>
        <w:div w:id="766847657">
          <w:marLeft w:val="480"/>
          <w:marRight w:val="0"/>
          <w:marTop w:val="0"/>
          <w:marBottom w:val="0"/>
          <w:divBdr>
            <w:top w:val="none" w:sz="0" w:space="0" w:color="auto"/>
            <w:left w:val="none" w:sz="0" w:space="0" w:color="auto"/>
            <w:bottom w:val="none" w:sz="0" w:space="0" w:color="auto"/>
            <w:right w:val="none" w:sz="0" w:space="0" w:color="auto"/>
          </w:divBdr>
        </w:div>
        <w:div w:id="770588792">
          <w:marLeft w:val="480"/>
          <w:marRight w:val="0"/>
          <w:marTop w:val="0"/>
          <w:marBottom w:val="0"/>
          <w:divBdr>
            <w:top w:val="none" w:sz="0" w:space="0" w:color="auto"/>
            <w:left w:val="none" w:sz="0" w:space="0" w:color="auto"/>
            <w:bottom w:val="none" w:sz="0" w:space="0" w:color="auto"/>
            <w:right w:val="none" w:sz="0" w:space="0" w:color="auto"/>
          </w:divBdr>
        </w:div>
        <w:div w:id="771555403">
          <w:marLeft w:val="480"/>
          <w:marRight w:val="0"/>
          <w:marTop w:val="0"/>
          <w:marBottom w:val="0"/>
          <w:divBdr>
            <w:top w:val="none" w:sz="0" w:space="0" w:color="auto"/>
            <w:left w:val="none" w:sz="0" w:space="0" w:color="auto"/>
            <w:bottom w:val="none" w:sz="0" w:space="0" w:color="auto"/>
            <w:right w:val="none" w:sz="0" w:space="0" w:color="auto"/>
          </w:divBdr>
        </w:div>
        <w:div w:id="775753680">
          <w:marLeft w:val="480"/>
          <w:marRight w:val="0"/>
          <w:marTop w:val="0"/>
          <w:marBottom w:val="0"/>
          <w:divBdr>
            <w:top w:val="none" w:sz="0" w:space="0" w:color="auto"/>
            <w:left w:val="none" w:sz="0" w:space="0" w:color="auto"/>
            <w:bottom w:val="none" w:sz="0" w:space="0" w:color="auto"/>
            <w:right w:val="none" w:sz="0" w:space="0" w:color="auto"/>
          </w:divBdr>
        </w:div>
        <w:div w:id="879434000">
          <w:marLeft w:val="480"/>
          <w:marRight w:val="0"/>
          <w:marTop w:val="0"/>
          <w:marBottom w:val="0"/>
          <w:divBdr>
            <w:top w:val="none" w:sz="0" w:space="0" w:color="auto"/>
            <w:left w:val="none" w:sz="0" w:space="0" w:color="auto"/>
            <w:bottom w:val="none" w:sz="0" w:space="0" w:color="auto"/>
            <w:right w:val="none" w:sz="0" w:space="0" w:color="auto"/>
          </w:divBdr>
        </w:div>
        <w:div w:id="951547256">
          <w:marLeft w:val="480"/>
          <w:marRight w:val="0"/>
          <w:marTop w:val="0"/>
          <w:marBottom w:val="0"/>
          <w:divBdr>
            <w:top w:val="none" w:sz="0" w:space="0" w:color="auto"/>
            <w:left w:val="none" w:sz="0" w:space="0" w:color="auto"/>
            <w:bottom w:val="none" w:sz="0" w:space="0" w:color="auto"/>
            <w:right w:val="none" w:sz="0" w:space="0" w:color="auto"/>
          </w:divBdr>
        </w:div>
        <w:div w:id="953025235">
          <w:marLeft w:val="480"/>
          <w:marRight w:val="0"/>
          <w:marTop w:val="0"/>
          <w:marBottom w:val="0"/>
          <w:divBdr>
            <w:top w:val="none" w:sz="0" w:space="0" w:color="auto"/>
            <w:left w:val="none" w:sz="0" w:space="0" w:color="auto"/>
            <w:bottom w:val="none" w:sz="0" w:space="0" w:color="auto"/>
            <w:right w:val="none" w:sz="0" w:space="0" w:color="auto"/>
          </w:divBdr>
        </w:div>
      </w:divsChild>
    </w:div>
    <w:div w:id="585264663">
      <w:bodyDiv w:val="1"/>
      <w:marLeft w:val="0"/>
      <w:marRight w:val="0"/>
      <w:marTop w:val="0"/>
      <w:marBottom w:val="0"/>
      <w:divBdr>
        <w:top w:val="none" w:sz="0" w:space="0" w:color="auto"/>
        <w:left w:val="none" w:sz="0" w:space="0" w:color="auto"/>
        <w:bottom w:val="none" w:sz="0" w:space="0" w:color="auto"/>
        <w:right w:val="none" w:sz="0" w:space="0" w:color="auto"/>
      </w:divBdr>
      <w:divsChild>
        <w:div w:id="7568682">
          <w:marLeft w:val="480"/>
          <w:marRight w:val="0"/>
          <w:marTop w:val="0"/>
          <w:marBottom w:val="0"/>
          <w:divBdr>
            <w:top w:val="none" w:sz="0" w:space="0" w:color="auto"/>
            <w:left w:val="none" w:sz="0" w:space="0" w:color="auto"/>
            <w:bottom w:val="none" w:sz="0" w:space="0" w:color="auto"/>
            <w:right w:val="none" w:sz="0" w:space="0" w:color="auto"/>
          </w:divBdr>
        </w:div>
        <w:div w:id="38668108">
          <w:marLeft w:val="480"/>
          <w:marRight w:val="0"/>
          <w:marTop w:val="0"/>
          <w:marBottom w:val="0"/>
          <w:divBdr>
            <w:top w:val="none" w:sz="0" w:space="0" w:color="auto"/>
            <w:left w:val="none" w:sz="0" w:space="0" w:color="auto"/>
            <w:bottom w:val="none" w:sz="0" w:space="0" w:color="auto"/>
            <w:right w:val="none" w:sz="0" w:space="0" w:color="auto"/>
          </w:divBdr>
        </w:div>
        <w:div w:id="65035854">
          <w:marLeft w:val="480"/>
          <w:marRight w:val="0"/>
          <w:marTop w:val="0"/>
          <w:marBottom w:val="0"/>
          <w:divBdr>
            <w:top w:val="none" w:sz="0" w:space="0" w:color="auto"/>
            <w:left w:val="none" w:sz="0" w:space="0" w:color="auto"/>
            <w:bottom w:val="none" w:sz="0" w:space="0" w:color="auto"/>
            <w:right w:val="none" w:sz="0" w:space="0" w:color="auto"/>
          </w:divBdr>
        </w:div>
        <w:div w:id="99879538">
          <w:marLeft w:val="480"/>
          <w:marRight w:val="0"/>
          <w:marTop w:val="0"/>
          <w:marBottom w:val="0"/>
          <w:divBdr>
            <w:top w:val="none" w:sz="0" w:space="0" w:color="auto"/>
            <w:left w:val="none" w:sz="0" w:space="0" w:color="auto"/>
            <w:bottom w:val="none" w:sz="0" w:space="0" w:color="auto"/>
            <w:right w:val="none" w:sz="0" w:space="0" w:color="auto"/>
          </w:divBdr>
        </w:div>
        <w:div w:id="133328056">
          <w:marLeft w:val="480"/>
          <w:marRight w:val="0"/>
          <w:marTop w:val="0"/>
          <w:marBottom w:val="0"/>
          <w:divBdr>
            <w:top w:val="none" w:sz="0" w:space="0" w:color="auto"/>
            <w:left w:val="none" w:sz="0" w:space="0" w:color="auto"/>
            <w:bottom w:val="none" w:sz="0" w:space="0" w:color="auto"/>
            <w:right w:val="none" w:sz="0" w:space="0" w:color="auto"/>
          </w:divBdr>
        </w:div>
        <w:div w:id="150412895">
          <w:marLeft w:val="480"/>
          <w:marRight w:val="0"/>
          <w:marTop w:val="0"/>
          <w:marBottom w:val="0"/>
          <w:divBdr>
            <w:top w:val="none" w:sz="0" w:space="0" w:color="auto"/>
            <w:left w:val="none" w:sz="0" w:space="0" w:color="auto"/>
            <w:bottom w:val="none" w:sz="0" w:space="0" w:color="auto"/>
            <w:right w:val="none" w:sz="0" w:space="0" w:color="auto"/>
          </w:divBdr>
        </w:div>
        <w:div w:id="163907179">
          <w:marLeft w:val="480"/>
          <w:marRight w:val="0"/>
          <w:marTop w:val="0"/>
          <w:marBottom w:val="0"/>
          <w:divBdr>
            <w:top w:val="none" w:sz="0" w:space="0" w:color="auto"/>
            <w:left w:val="none" w:sz="0" w:space="0" w:color="auto"/>
            <w:bottom w:val="none" w:sz="0" w:space="0" w:color="auto"/>
            <w:right w:val="none" w:sz="0" w:space="0" w:color="auto"/>
          </w:divBdr>
        </w:div>
        <w:div w:id="166748804">
          <w:marLeft w:val="480"/>
          <w:marRight w:val="0"/>
          <w:marTop w:val="0"/>
          <w:marBottom w:val="0"/>
          <w:divBdr>
            <w:top w:val="none" w:sz="0" w:space="0" w:color="auto"/>
            <w:left w:val="none" w:sz="0" w:space="0" w:color="auto"/>
            <w:bottom w:val="none" w:sz="0" w:space="0" w:color="auto"/>
            <w:right w:val="none" w:sz="0" w:space="0" w:color="auto"/>
          </w:divBdr>
        </w:div>
        <w:div w:id="207959205">
          <w:marLeft w:val="480"/>
          <w:marRight w:val="0"/>
          <w:marTop w:val="0"/>
          <w:marBottom w:val="0"/>
          <w:divBdr>
            <w:top w:val="none" w:sz="0" w:space="0" w:color="auto"/>
            <w:left w:val="none" w:sz="0" w:space="0" w:color="auto"/>
            <w:bottom w:val="none" w:sz="0" w:space="0" w:color="auto"/>
            <w:right w:val="none" w:sz="0" w:space="0" w:color="auto"/>
          </w:divBdr>
        </w:div>
        <w:div w:id="234510376">
          <w:marLeft w:val="480"/>
          <w:marRight w:val="0"/>
          <w:marTop w:val="0"/>
          <w:marBottom w:val="0"/>
          <w:divBdr>
            <w:top w:val="none" w:sz="0" w:space="0" w:color="auto"/>
            <w:left w:val="none" w:sz="0" w:space="0" w:color="auto"/>
            <w:bottom w:val="none" w:sz="0" w:space="0" w:color="auto"/>
            <w:right w:val="none" w:sz="0" w:space="0" w:color="auto"/>
          </w:divBdr>
        </w:div>
        <w:div w:id="236132923">
          <w:marLeft w:val="480"/>
          <w:marRight w:val="0"/>
          <w:marTop w:val="0"/>
          <w:marBottom w:val="0"/>
          <w:divBdr>
            <w:top w:val="none" w:sz="0" w:space="0" w:color="auto"/>
            <w:left w:val="none" w:sz="0" w:space="0" w:color="auto"/>
            <w:bottom w:val="none" w:sz="0" w:space="0" w:color="auto"/>
            <w:right w:val="none" w:sz="0" w:space="0" w:color="auto"/>
          </w:divBdr>
        </w:div>
        <w:div w:id="306666940">
          <w:marLeft w:val="480"/>
          <w:marRight w:val="0"/>
          <w:marTop w:val="0"/>
          <w:marBottom w:val="0"/>
          <w:divBdr>
            <w:top w:val="none" w:sz="0" w:space="0" w:color="auto"/>
            <w:left w:val="none" w:sz="0" w:space="0" w:color="auto"/>
            <w:bottom w:val="none" w:sz="0" w:space="0" w:color="auto"/>
            <w:right w:val="none" w:sz="0" w:space="0" w:color="auto"/>
          </w:divBdr>
        </w:div>
        <w:div w:id="308751356">
          <w:marLeft w:val="480"/>
          <w:marRight w:val="0"/>
          <w:marTop w:val="0"/>
          <w:marBottom w:val="0"/>
          <w:divBdr>
            <w:top w:val="none" w:sz="0" w:space="0" w:color="auto"/>
            <w:left w:val="none" w:sz="0" w:space="0" w:color="auto"/>
            <w:bottom w:val="none" w:sz="0" w:space="0" w:color="auto"/>
            <w:right w:val="none" w:sz="0" w:space="0" w:color="auto"/>
          </w:divBdr>
        </w:div>
        <w:div w:id="414522817">
          <w:marLeft w:val="480"/>
          <w:marRight w:val="0"/>
          <w:marTop w:val="0"/>
          <w:marBottom w:val="0"/>
          <w:divBdr>
            <w:top w:val="none" w:sz="0" w:space="0" w:color="auto"/>
            <w:left w:val="none" w:sz="0" w:space="0" w:color="auto"/>
            <w:bottom w:val="none" w:sz="0" w:space="0" w:color="auto"/>
            <w:right w:val="none" w:sz="0" w:space="0" w:color="auto"/>
          </w:divBdr>
        </w:div>
        <w:div w:id="447744004">
          <w:marLeft w:val="480"/>
          <w:marRight w:val="0"/>
          <w:marTop w:val="0"/>
          <w:marBottom w:val="0"/>
          <w:divBdr>
            <w:top w:val="none" w:sz="0" w:space="0" w:color="auto"/>
            <w:left w:val="none" w:sz="0" w:space="0" w:color="auto"/>
            <w:bottom w:val="none" w:sz="0" w:space="0" w:color="auto"/>
            <w:right w:val="none" w:sz="0" w:space="0" w:color="auto"/>
          </w:divBdr>
        </w:div>
        <w:div w:id="477764237">
          <w:marLeft w:val="480"/>
          <w:marRight w:val="0"/>
          <w:marTop w:val="0"/>
          <w:marBottom w:val="0"/>
          <w:divBdr>
            <w:top w:val="none" w:sz="0" w:space="0" w:color="auto"/>
            <w:left w:val="none" w:sz="0" w:space="0" w:color="auto"/>
            <w:bottom w:val="none" w:sz="0" w:space="0" w:color="auto"/>
            <w:right w:val="none" w:sz="0" w:space="0" w:color="auto"/>
          </w:divBdr>
        </w:div>
        <w:div w:id="489714607">
          <w:marLeft w:val="480"/>
          <w:marRight w:val="0"/>
          <w:marTop w:val="0"/>
          <w:marBottom w:val="0"/>
          <w:divBdr>
            <w:top w:val="none" w:sz="0" w:space="0" w:color="auto"/>
            <w:left w:val="none" w:sz="0" w:space="0" w:color="auto"/>
            <w:bottom w:val="none" w:sz="0" w:space="0" w:color="auto"/>
            <w:right w:val="none" w:sz="0" w:space="0" w:color="auto"/>
          </w:divBdr>
        </w:div>
        <w:div w:id="489830998">
          <w:marLeft w:val="480"/>
          <w:marRight w:val="0"/>
          <w:marTop w:val="0"/>
          <w:marBottom w:val="0"/>
          <w:divBdr>
            <w:top w:val="none" w:sz="0" w:space="0" w:color="auto"/>
            <w:left w:val="none" w:sz="0" w:space="0" w:color="auto"/>
            <w:bottom w:val="none" w:sz="0" w:space="0" w:color="auto"/>
            <w:right w:val="none" w:sz="0" w:space="0" w:color="auto"/>
          </w:divBdr>
        </w:div>
        <w:div w:id="503517525">
          <w:marLeft w:val="480"/>
          <w:marRight w:val="0"/>
          <w:marTop w:val="0"/>
          <w:marBottom w:val="0"/>
          <w:divBdr>
            <w:top w:val="none" w:sz="0" w:space="0" w:color="auto"/>
            <w:left w:val="none" w:sz="0" w:space="0" w:color="auto"/>
            <w:bottom w:val="none" w:sz="0" w:space="0" w:color="auto"/>
            <w:right w:val="none" w:sz="0" w:space="0" w:color="auto"/>
          </w:divBdr>
        </w:div>
        <w:div w:id="564417810">
          <w:marLeft w:val="480"/>
          <w:marRight w:val="0"/>
          <w:marTop w:val="0"/>
          <w:marBottom w:val="0"/>
          <w:divBdr>
            <w:top w:val="none" w:sz="0" w:space="0" w:color="auto"/>
            <w:left w:val="none" w:sz="0" w:space="0" w:color="auto"/>
            <w:bottom w:val="none" w:sz="0" w:space="0" w:color="auto"/>
            <w:right w:val="none" w:sz="0" w:space="0" w:color="auto"/>
          </w:divBdr>
        </w:div>
        <w:div w:id="610818773">
          <w:marLeft w:val="480"/>
          <w:marRight w:val="0"/>
          <w:marTop w:val="0"/>
          <w:marBottom w:val="0"/>
          <w:divBdr>
            <w:top w:val="none" w:sz="0" w:space="0" w:color="auto"/>
            <w:left w:val="none" w:sz="0" w:space="0" w:color="auto"/>
            <w:bottom w:val="none" w:sz="0" w:space="0" w:color="auto"/>
            <w:right w:val="none" w:sz="0" w:space="0" w:color="auto"/>
          </w:divBdr>
        </w:div>
        <w:div w:id="622927841">
          <w:marLeft w:val="480"/>
          <w:marRight w:val="0"/>
          <w:marTop w:val="0"/>
          <w:marBottom w:val="0"/>
          <w:divBdr>
            <w:top w:val="none" w:sz="0" w:space="0" w:color="auto"/>
            <w:left w:val="none" w:sz="0" w:space="0" w:color="auto"/>
            <w:bottom w:val="none" w:sz="0" w:space="0" w:color="auto"/>
            <w:right w:val="none" w:sz="0" w:space="0" w:color="auto"/>
          </w:divBdr>
        </w:div>
        <w:div w:id="746919189">
          <w:marLeft w:val="480"/>
          <w:marRight w:val="0"/>
          <w:marTop w:val="0"/>
          <w:marBottom w:val="0"/>
          <w:divBdr>
            <w:top w:val="none" w:sz="0" w:space="0" w:color="auto"/>
            <w:left w:val="none" w:sz="0" w:space="0" w:color="auto"/>
            <w:bottom w:val="none" w:sz="0" w:space="0" w:color="auto"/>
            <w:right w:val="none" w:sz="0" w:space="0" w:color="auto"/>
          </w:divBdr>
        </w:div>
        <w:div w:id="755400273">
          <w:marLeft w:val="480"/>
          <w:marRight w:val="0"/>
          <w:marTop w:val="0"/>
          <w:marBottom w:val="0"/>
          <w:divBdr>
            <w:top w:val="none" w:sz="0" w:space="0" w:color="auto"/>
            <w:left w:val="none" w:sz="0" w:space="0" w:color="auto"/>
            <w:bottom w:val="none" w:sz="0" w:space="0" w:color="auto"/>
            <w:right w:val="none" w:sz="0" w:space="0" w:color="auto"/>
          </w:divBdr>
        </w:div>
        <w:div w:id="904992952">
          <w:marLeft w:val="480"/>
          <w:marRight w:val="0"/>
          <w:marTop w:val="0"/>
          <w:marBottom w:val="0"/>
          <w:divBdr>
            <w:top w:val="none" w:sz="0" w:space="0" w:color="auto"/>
            <w:left w:val="none" w:sz="0" w:space="0" w:color="auto"/>
            <w:bottom w:val="none" w:sz="0" w:space="0" w:color="auto"/>
            <w:right w:val="none" w:sz="0" w:space="0" w:color="auto"/>
          </w:divBdr>
        </w:div>
        <w:div w:id="911088414">
          <w:marLeft w:val="480"/>
          <w:marRight w:val="0"/>
          <w:marTop w:val="0"/>
          <w:marBottom w:val="0"/>
          <w:divBdr>
            <w:top w:val="none" w:sz="0" w:space="0" w:color="auto"/>
            <w:left w:val="none" w:sz="0" w:space="0" w:color="auto"/>
            <w:bottom w:val="none" w:sz="0" w:space="0" w:color="auto"/>
            <w:right w:val="none" w:sz="0" w:space="0" w:color="auto"/>
          </w:divBdr>
        </w:div>
        <w:div w:id="977959062">
          <w:marLeft w:val="480"/>
          <w:marRight w:val="0"/>
          <w:marTop w:val="0"/>
          <w:marBottom w:val="0"/>
          <w:divBdr>
            <w:top w:val="none" w:sz="0" w:space="0" w:color="auto"/>
            <w:left w:val="none" w:sz="0" w:space="0" w:color="auto"/>
            <w:bottom w:val="none" w:sz="0" w:space="0" w:color="auto"/>
            <w:right w:val="none" w:sz="0" w:space="0" w:color="auto"/>
          </w:divBdr>
        </w:div>
        <w:div w:id="1008017543">
          <w:marLeft w:val="480"/>
          <w:marRight w:val="0"/>
          <w:marTop w:val="0"/>
          <w:marBottom w:val="0"/>
          <w:divBdr>
            <w:top w:val="none" w:sz="0" w:space="0" w:color="auto"/>
            <w:left w:val="none" w:sz="0" w:space="0" w:color="auto"/>
            <w:bottom w:val="none" w:sz="0" w:space="0" w:color="auto"/>
            <w:right w:val="none" w:sz="0" w:space="0" w:color="auto"/>
          </w:divBdr>
        </w:div>
        <w:div w:id="1009715436">
          <w:marLeft w:val="480"/>
          <w:marRight w:val="0"/>
          <w:marTop w:val="0"/>
          <w:marBottom w:val="0"/>
          <w:divBdr>
            <w:top w:val="none" w:sz="0" w:space="0" w:color="auto"/>
            <w:left w:val="none" w:sz="0" w:space="0" w:color="auto"/>
            <w:bottom w:val="none" w:sz="0" w:space="0" w:color="auto"/>
            <w:right w:val="none" w:sz="0" w:space="0" w:color="auto"/>
          </w:divBdr>
        </w:div>
      </w:divsChild>
    </w:div>
    <w:div w:id="585265858">
      <w:bodyDiv w:val="1"/>
      <w:marLeft w:val="0"/>
      <w:marRight w:val="0"/>
      <w:marTop w:val="0"/>
      <w:marBottom w:val="0"/>
      <w:divBdr>
        <w:top w:val="none" w:sz="0" w:space="0" w:color="auto"/>
        <w:left w:val="none" w:sz="0" w:space="0" w:color="auto"/>
        <w:bottom w:val="none" w:sz="0" w:space="0" w:color="auto"/>
        <w:right w:val="none" w:sz="0" w:space="0" w:color="auto"/>
      </w:divBdr>
    </w:div>
    <w:div w:id="585268243">
      <w:bodyDiv w:val="1"/>
      <w:marLeft w:val="0"/>
      <w:marRight w:val="0"/>
      <w:marTop w:val="0"/>
      <w:marBottom w:val="0"/>
      <w:divBdr>
        <w:top w:val="none" w:sz="0" w:space="0" w:color="auto"/>
        <w:left w:val="none" w:sz="0" w:space="0" w:color="auto"/>
        <w:bottom w:val="none" w:sz="0" w:space="0" w:color="auto"/>
        <w:right w:val="none" w:sz="0" w:space="0" w:color="auto"/>
      </w:divBdr>
    </w:div>
    <w:div w:id="586623294">
      <w:bodyDiv w:val="1"/>
      <w:marLeft w:val="0"/>
      <w:marRight w:val="0"/>
      <w:marTop w:val="0"/>
      <w:marBottom w:val="0"/>
      <w:divBdr>
        <w:top w:val="none" w:sz="0" w:space="0" w:color="auto"/>
        <w:left w:val="none" w:sz="0" w:space="0" w:color="auto"/>
        <w:bottom w:val="none" w:sz="0" w:space="0" w:color="auto"/>
        <w:right w:val="none" w:sz="0" w:space="0" w:color="auto"/>
      </w:divBdr>
    </w:div>
    <w:div w:id="586890870">
      <w:bodyDiv w:val="1"/>
      <w:marLeft w:val="0"/>
      <w:marRight w:val="0"/>
      <w:marTop w:val="0"/>
      <w:marBottom w:val="0"/>
      <w:divBdr>
        <w:top w:val="none" w:sz="0" w:space="0" w:color="auto"/>
        <w:left w:val="none" w:sz="0" w:space="0" w:color="auto"/>
        <w:bottom w:val="none" w:sz="0" w:space="0" w:color="auto"/>
        <w:right w:val="none" w:sz="0" w:space="0" w:color="auto"/>
      </w:divBdr>
    </w:div>
    <w:div w:id="586966244">
      <w:bodyDiv w:val="1"/>
      <w:marLeft w:val="0"/>
      <w:marRight w:val="0"/>
      <w:marTop w:val="0"/>
      <w:marBottom w:val="0"/>
      <w:divBdr>
        <w:top w:val="none" w:sz="0" w:space="0" w:color="auto"/>
        <w:left w:val="none" w:sz="0" w:space="0" w:color="auto"/>
        <w:bottom w:val="none" w:sz="0" w:space="0" w:color="auto"/>
        <w:right w:val="none" w:sz="0" w:space="0" w:color="auto"/>
      </w:divBdr>
    </w:div>
    <w:div w:id="587228229">
      <w:bodyDiv w:val="1"/>
      <w:marLeft w:val="0"/>
      <w:marRight w:val="0"/>
      <w:marTop w:val="0"/>
      <w:marBottom w:val="0"/>
      <w:divBdr>
        <w:top w:val="none" w:sz="0" w:space="0" w:color="auto"/>
        <w:left w:val="none" w:sz="0" w:space="0" w:color="auto"/>
        <w:bottom w:val="none" w:sz="0" w:space="0" w:color="auto"/>
        <w:right w:val="none" w:sz="0" w:space="0" w:color="auto"/>
      </w:divBdr>
      <w:divsChild>
        <w:div w:id="1031229022">
          <w:marLeft w:val="480"/>
          <w:marRight w:val="0"/>
          <w:marTop w:val="0"/>
          <w:marBottom w:val="0"/>
          <w:divBdr>
            <w:top w:val="none" w:sz="0" w:space="0" w:color="auto"/>
            <w:left w:val="none" w:sz="0" w:space="0" w:color="auto"/>
            <w:bottom w:val="none" w:sz="0" w:space="0" w:color="auto"/>
            <w:right w:val="none" w:sz="0" w:space="0" w:color="auto"/>
          </w:divBdr>
        </w:div>
        <w:div w:id="698161146">
          <w:marLeft w:val="480"/>
          <w:marRight w:val="0"/>
          <w:marTop w:val="0"/>
          <w:marBottom w:val="0"/>
          <w:divBdr>
            <w:top w:val="none" w:sz="0" w:space="0" w:color="auto"/>
            <w:left w:val="none" w:sz="0" w:space="0" w:color="auto"/>
            <w:bottom w:val="none" w:sz="0" w:space="0" w:color="auto"/>
            <w:right w:val="none" w:sz="0" w:space="0" w:color="auto"/>
          </w:divBdr>
        </w:div>
        <w:div w:id="533883060">
          <w:marLeft w:val="480"/>
          <w:marRight w:val="0"/>
          <w:marTop w:val="0"/>
          <w:marBottom w:val="0"/>
          <w:divBdr>
            <w:top w:val="none" w:sz="0" w:space="0" w:color="auto"/>
            <w:left w:val="none" w:sz="0" w:space="0" w:color="auto"/>
            <w:bottom w:val="none" w:sz="0" w:space="0" w:color="auto"/>
            <w:right w:val="none" w:sz="0" w:space="0" w:color="auto"/>
          </w:divBdr>
        </w:div>
        <w:div w:id="712770435">
          <w:marLeft w:val="480"/>
          <w:marRight w:val="0"/>
          <w:marTop w:val="0"/>
          <w:marBottom w:val="0"/>
          <w:divBdr>
            <w:top w:val="none" w:sz="0" w:space="0" w:color="auto"/>
            <w:left w:val="none" w:sz="0" w:space="0" w:color="auto"/>
            <w:bottom w:val="none" w:sz="0" w:space="0" w:color="auto"/>
            <w:right w:val="none" w:sz="0" w:space="0" w:color="auto"/>
          </w:divBdr>
        </w:div>
        <w:div w:id="28605410">
          <w:marLeft w:val="480"/>
          <w:marRight w:val="0"/>
          <w:marTop w:val="0"/>
          <w:marBottom w:val="0"/>
          <w:divBdr>
            <w:top w:val="none" w:sz="0" w:space="0" w:color="auto"/>
            <w:left w:val="none" w:sz="0" w:space="0" w:color="auto"/>
            <w:bottom w:val="none" w:sz="0" w:space="0" w:color="auto"/>
            <w:right w:val="none" w:sz="0" w:space="0" w:color="auto"/>
          </w:divBdr>
        </w:div>
        <w:div w:id="1355883287">
          <w:marLeft w:val="480"/>
          <w:marRight w:val="0"/>
          <w:marTop w:val="0"/>
          <w:marBottom w:val="0"/>
          <w:divBdr>
            <w:top w:val="none" w:sz="0" w:space="0" w:color="auto"/>
            <w:left w:val="none" w:sz="0" w:space="0" w:color="auto"/>
            <w:bottom w:val="none" w:sz="0" w:space="0" w:color="auto"/>
            <w:right w:val="none" w:sz="0" w:space="0" w:color="auto"/>
          </w:divBdr>
        </w:div>
        <w:div w:id="342903568">
          <w:marLeft w:val="480"/>
          <w:marRight w:val="0"/>
          <w:marTop w:val="0"/>
          <w:marBottom w:val="0"/>
          <w:divBdr>
            <w:top w:val="none" w:sz="0" w:space="0" w:color="auto"/>
            <w:left w:val="none" w:sz="0" w:space="0" w:color="auto"/>
            <w:bottom w:val="none" w:sz="0" w:space="0" w:color="auto"/>
            <w:right w:val="none" w:sz="0" w:space="0" w:color="auto"/>
          </w:divBdr>
        </w:div>
        <w:div w:id="1025055644">
          <w:marLeft w:val="480"/>
          <w:marRight w:val="0"/>
          <w:marTop w:val="0"/>
          <w:marBottom w:val="0"/>
          <w:divBdr>
            <w:top w:val="none" w:sz="0" w:space="0" w:color="auto"/>
            <w:left w:val="none" w:sz="0" w:space="0" w:color="auto"/>
            <w:bottom w:val="none" w:sz="0" w:space="0" w:color="auto"/>
            <w:right w:val="none" w:sz="0" w:space="0" w:color="auto"/>
          </w:divBdr>
        </w:div>
        <w:div w:id="1432429982">
          <w:marLeft w:val="480"/>
          <w:marRight w:val="0"/>
          <w:marTop w:val="0"/>
          <w:marBottom w:val="0"/>
          <w:divBdr>
            <w:top w:val="none" w:sz="0" w:space="0" w:color="auto"/>
            <w:left w:val="none" w:sz="0" w:space="0" w:color="auto"/>
            <w:bottom w:val="none" w:sz="0" w:space="0" w:color="auto"/>
            <w:right w:val="none" w:sz="0" w:space="0" w:color="auto"/>
          </w:divBdr>
        </w:div>
        <w:div w:id="1618681150">
          <w:marLeft w:val="480"/>
          <w:marRight w:val="0"/>
          <w:marTop w:val="0"/>
          <w:marBottom w:val="0"/>
          <w:divBdr>
            <w:top w:val="none" w:sz="0" w:space="0" w:color="auto"/>
            <w:left w:val="none" w:sz="0" w:space="0" w:color="auto"/>
            <w:bottom w:val="none" w:sz="0" w:space="0" w:color="auto"/>
            <w:right w:val="none" w:sz="0" w:space="0" w:color="auto"/>
          </w:divBdr>
        </w:div>
        <w:div w:id="888223439">
          <w:marLeft w:val="480"/>
          <w:marRight w:val="0"/>
          <w:marTop w:val="0"/>
          <w:marBottom w:val="0"/>
          <w:divBdr>
            <w:top w:val="none" w:sz="0" w:space="0" w:color="auto"/>
            <w:left w:val="none" w:sz="0" w:space="0" w:color="auto"/>
            <w:bottom w:val="none" w:sz="0" w:space="0" w:color="auto"/>
            <w:right w:val="none" w:sz="0" w:space="0" w:color="auto"/>
          </w:divBdr>
        </w:div>
        <w:div w:id="1939485055">
          <w:marLeft w:val="480"/>
          <w:marRight w:val="0"/>
          <w:marTop w:val="0"/>
          <w:marBottom w:val="0"/>
          <w:divBdr>
            <w:top w:val="none" w:sz="0" w:space="0" w:color="auto"/>
            <w:left w:val="none" w:sz="0" w:space="0" w:color="auto"/>
            <w:bottom w:val="none" w:sz="0" w:space="0" w:color="auto"/>
            <w:right w:val="none" w:sz="0" w:space="0" w:color="auto"/>
          </w:divBdr>
        </w:div>
        <w:div w:id="1464080733">
          <w:marLeft w:val="480"/>
          <w:marRight w:val="0"/>
          <w:marTop w:val="0"/>
          <w:marBottom w:val="0"/>
          <w:divBdr>
            <w:top w:val="none" w:sz="0" w:space="0" w:color="auto"/>
            <w:left w:val="none" w:sz="0" w:space="0" w:color="auto"/>
            <w:bottom w:val="none" w:sz="0" w:space="0" w:color="auto"/>
            <w:right w:val="none" w:sz="0" w:space="0" w:color="auto"/>
          </w:divBdr>
        </w:div>
        <w:div w:id="1296595261">
          <w:marLeft w:val="480"/>
          <w:marRight w:val="0"/>
          <w:marTop w:val="0"/>
          <w:marBottom w:val="0"/>
          <w:divBdr>
            <w:top w:val="none" w:sz="0" w:space="0" w:color="auto"/>
            <w:left w:val="none" w:sz="0" w:space="0" w:color="auto"/>
            <w:bottom w:val="none" w:sz="0" w:space="0" w:color="auto"/>
            <w:right w:val="none" w:sz="0" w:space="0" w:color="auto"/>
          </w:divBdr>
        </w:div>
        <w:div w:id="275061493">
          <w:marLeft w:val="480"/>
          <w:marRight w:val="0"/>
          <w:marTop w:val="0"/>
          <w:marBottom w:val="0"/>
          <w:divBdr>
            <w:top w:val="none" w:sz="0" w:space="0" w:color="auto"/>
            <w:left w:val="none" w:sz="0" w:space="0" w:color="auto"/>
            <w:bottom w:val="none" w:sz="0" w:space="0" w:color="auto"/>
            <w:right w:val="none" w:sz="0" w:space="0" w:color="auto"/>
          </w:divBdr>
        </w:div>
        <w:div w:id="837770053">
          <w:marLeft w:val="480"/>
          <w:marRight w:val="0"/>
          <w:marTop w:val="0"/>
          <w:marBottom w:val="0"/>
          <w:divBdr>
            <w:top w:val="none" w:sz="0" w:space="0" w:color="auto"/>
            <w:left w:val="none" w:sz="0" w:space="0" w:color="auto"/>
            <w:bottom w:val="none" w:sz="0" w:space="0" w:color="auto"/>
            <w:right w:val="none" w:sz="0" w:space="0" w:color="auto"/>
          </w:divBdr>
        </w:div>
        <w:div w:id="1528983037">
          <w:marLeft w:val="480"/>
          <w:marRight w:val="0"/>
          <w:marTop w:val="0"/>
          <w:marBottom w:val="0"/>
          <w:divBdr>
            <w:top w:val="none" w:sz="0" w:space="0" w:color="auto"/>
            <w:left w:val="none" w:sz="0" w:space="0" w:color="auto"/>
            <w:bottom w:val="none" w:sz="0" w:space="0" w:color="auto"/>
            <w:right w:val="none" w:sz="0" w:space="0" w:color="auto"/>
          </w:divBdr>
        </w:div>
        <w:div w:id="270817298">
          <w:marLeft w:val="480"/>
          <w:marRight w:val="0"/>
          <w:marTop w:val="0"/>
          <w:marBottom w:val="0"/>
          <w:divBdr>
            <w:top w:val="none" w:sz="0" w:space="0" w:color="auto"/>
            <w:left w:val="none" w:sz="0" w:space="0" w:color="auto"/>
            <w:bottom w:val="none" w:sz="0" w:space="0" w:color="auto"/>
            <w:right w:val="none" w:sz="0" w:space="0" w:color="auto"/>
          </w:divBdr>
        </w:div>
        <w:div w:id="1304657815">
          <w:marLeft w:val="480"/>
          <w:marRight w:val="0"/>
          <w:marTop w:val="0"/>
          <w:marBottom w:val="0"/>
          <w:divBdr>
            <w:top w:val="none" w:sz="0" w:space="0" w:color="auto"/>
            <w:left w:val="none" w:sz="0" w:space="0" w:color="auto"/>
            <w:bottom w:val="none" w:sz="0" w:space="0" w:color="auto"/>
            <w:right w:val="none" w:sz="0" w:space="0" w:color="auto"/>
          </w:divBdr>
        </w:div>
        <w:div w:id="1438678432">
          <w:marLeft w:val="480"/>
          <w:marRight w:val="0"/>
          <w:marTop w:val="0"/>
          <w:marBottom w:val="0"/>
          <w:divBdr>
            <w:top w:val="none" w:sz="0" w:space="0" w:color="auto"/>
            <w:left w:val="none" w:sz="0" w:space="0" w:color="auto"/>
            <w:bottom w:val="none" w:sz="0" w:space="0" w:color="auto"/>
            <w:right w:val="none" w:sz="0" w:space="0" w:color="auto"/>
          </w:divBdr>
        </w:div>
        <w:div w:id="170409709">
          <w:marLeft w:val="480"/>
          <w:marRight w:val="0"/>
          <w:marTop w:val="0"/>
          <w:marBottom w:val="0"/>
          <w:divBdr>
            <w:top w:val="none" w:sz="0" w:space="0" w:color="auto"/>
            <w:left w:val="none" w:sz="0" w:space="0" w:color="auto"/>
            <w:bottom w:val="none" w:sz="0" w:space="0" w:color="auto"/>
            <w:right w:val="none" w:sz="0" w:space="0" w:color="auto"/>
          </w:divBdr>
        </w:div>
        <w:div w:id="2064594263">
          <w:marLeft w:val="480"/>
          <w:marRight w:val="0"/>
          <w:marTop w:val="0"/>
          <w:marBottom w:val="0"/>
          <w:divBdr>
            <w:top w:val="none" w:sz="0" w:space="0" w:color="auto"/>
            <w:left w:val="none" w:sz="0" w:space="0" w:color="auto"/>
            <w:bottom w:val="none" w:sz="0" w:space="0" w:color="auto"/>
            <w:right w:val="none" w:sz="0" w:space="0" w:color="auto"/>
          </w:divBdr>
        </w:div>
        <w:div w:id="544758094">
          <w:marLeft w:val="480"/>
          <w:marRight w:val="0"/>
          <w:marTop w:val="0"/>
          <w:marBottom w:val="0"/>
          <w:divBdr>
            <w:top w:val="none" w:sz="0" w:space="0" w:color="auto"/>
            <w:left w:val="none" w:sz="0" w:space="0" w:color="auto"/>
            <w:bottom w:val="none" w:sz="0" w:space="0" w:color="auto"/>
            <w:right w:val="none" w:sz="0" w:space="0" w:color="auto"/>
          </w:divBdr>
        </w:div>
        <w:div w:id="1153134725">
          <w:marLeft w:val="480"/>
          <w:marRight w:val="0"/>
          <w:marTop w:val="0"/>
          <w:marBottom w:val="0"/>
          <w:divBdr>
            <w:top w:val="none" w:sz="0" w:space="0" w:color="auto"/>
            <w:left w:val="none" w:sz="0" w:space="0" w:color="auto"/>
            <w:bottom w:val="none" w:sz="0" w:space="0" w:color="auto"/>
            <w:right w:val="none" w:sz="0" w:space="0" w:color="auto"/>
          </w:divBdr>
        </w:div>
        <w:div w:id="1082146986">
          <w:marLeft w:val="480"/>
          <w:marRight w:val="0"/>
          <w:marTop w:val="0"/>
          <w:marBottom w:val="0"/>
          <w:divBdr>
            <w:top w:val="none" w:sz="0" w:space="0" w:color="auto"/>
            <w:left w:val="none" w:sz="0" w:space="0" w:color="auto"/>
            <w:bottom w:val="none" w:sz="0" w:space="0" w:color="auto"/>
            <w:right w:val="none" w:sz="0" w:space="0" w:color="auto"/>
          </w:divBdr>
        </w:div>
        <w:div w:id="1895383479">
          <w:marLeft w:val="480"/>
          <w:marRight w:val="0"/>
          <w:marTop w:val="0"/>
          <w:marBottom w:val="0"/>
          <w:divBdr>
            <w:top w:val="none" w:sz="0" w:space="0" w:color="auto"/>
            <w:left w:val="none" w:sz="0" w:space="0" w:color="auto"/>
            <w:bottom w:val="none" w:sz="0" w:space="0" w:color="auto"/>
            <w:right w:val="none" w:sz="0" w:space="0" w:color="auto"/>
          </w:divBdr>
        </w:div>
        <w:div w:id="1504277381">
          <w:marLeft w:val="480"/>
          <w:marRight w:val="0"/>
          <w:marTop w:val="0"/>
          <w:marBottom w:val="0"/>
          <w:divBdr>
            <w:top w:val="none" w:sz="0" w:space="0" w:color="auto"/>
            <w:left w:val="none" w:sz="0" w:space="0" w:color="auto"/>
            <w:bottom w:val="none" w:sz="0" w:space="0" w:color="auto"/>
            <w:right w:val="none" w:sz="0" w:space="0" w:color="auto"/>
          </w:divBdr>
        </w:div>
        <w:div w:id="967051146">
          <w:marLeft w:val="480"/>
          <w:marRight w:val="0"/>
          <w:marTop w:val="0"/>
          <w:marBottom w:val="0"/>
          <w:divBdr>
            <w:top w:val="none" w:sz="0" w:space="0" w:color="auto"/>
            <w:left w:val="none" w:sz="0" w:space="0" w:color="auto"/>
            <w:bottom w:val="none" w:sz="0" w:space="0" w:color="auto"/>
            <w:right w:val="none" w:sz="0" w:space="0" w:color="auto"/>
          </w:divBdr>
        </w:div>
        <w:div w:id="1233589972">
          <w:marLeft w:val="480"/>
          <w:marRight w:val="0"/>
          <w:marTop w:val="0"/>
          <w:marBottom w:val="0"/>
          <w:divBdr>
            <w:top w:val="none" w:sz="0" w:space="0" w:color="auto"/>
            <w:left w:val="none" w:sz="0" w:space="0" w:color="auto"/>
            <w:bottom w:val="none" w:sz="0" w:space="0" w:color="auto"/>
            <w:right w:val="none" w:sz="0" w:space="0" w:color="auto"/>
          </w:divBdr>
        </w:div>
        <w:div w:id="432943742">
          <w:marLeft w:val="480"/>
          <w:marRight w:val="0"/>
          <w:marTop w:val="0"/>
          <w:marBottom w:val="0"/>
          <w:divBdr>
            <w:top w:val="none" w:sz="0" w:space="0" w:color="auto"/>
            <w:left w:val="none" w:sz="0" w:space="0" w:color="auto"/>
            <w:bottom w:val="none" w:sz="0" w:space="0" w:color="auto"/>
            <w:right w:val="none" w:sz="0" w:space="0" w:color="auto"/>
          </w:divBdr>
        </w:div>
        <w:div w:id="1795517727">
          <w:marLeft w:val="480"/>
          <w:marRight w:val="0"/>
          <w:marTop w:val="0"/>
          <w:marBottom w:val="0"/>
          <w:divBdr>
            <w:top w:val="none" w:sz="0" w:space="0" w:color="auto"/>
            <w:left w:val="none" w:sz="0" w:space="0" w:color="auto"/>
            <w:bottom w:val="none" w:sz="0" w:space="0" w:color="auto"/>
            <w:right w:val="none" w:sz="0" w:space="0" w:color="auto"/>
          </w:divBdr>
        </w:div>
        <w:div w:id="1751659764">
          <w:marLeft w:val="480"/>
          <w:marRight w:val="0"/>
          <w:marTop w:val="0"/>
          <w:marBottom w:val="0"/>
          <w:divBdr>
            <w:top w:val="none" w:sz="0" w:space="0" w:color="auto"/>
            <w:left w:val="none" w:sz="0" w:space="0" w:color="auto"/>
            <w:bottom w:val="none" w:sz="0" w:space="0" w:color="auto"/>
            <w:right w:val="none" w:sz="0" w:space="0" w:color="auto"/>
          </w:divBdr>
        </w:div>
        <w:div w:id="153644670">
          <w:marLeft w:val="480"/>
          <w:marRight w:val="0"/>
          <w:marTop w:val="0"/>
          <w:marBottom w:val="0"/>
          <w:divBdr>
            <w:top w:val="none" w:sz="0" w:space="0" w:color="auto"/>
            <w:left w:val="none" w:sz="0" w:space="0" w:color="auto"/>
            <w:bottom w:val="none" w:sz="0" w:space="0" w:color="auto"/>
            <w:right w:val="none" w:sz="0" w:space="0" w:color="auto"/>
          </w:divBdr>
        </w:div>
        <w:div w:id="145367441">
          <w:marLeft w:val="480"/>
          <w:marRight w:val="0"/>
          <w:marTop w:val="0"/>
          <w:marBottom w:val="0"/>
          <w:divBdr>
            <w:top w:val="none" w:sz="0" w:space="0" w:color="auto"/>
            <w:left w:val="none" w:sz="0" w:space="0" w:color="auto"/>
            <w:bottom w:val="none" w:sz="0" w:space="0" w:color="auto"/>
            <w:right w:val="none" w:sz="0" w:space="0" w:color="auto"/>
          </w:divBdr>
        </w:div>
        <w:div w:id="1994065501">
          <w:marLeft w:val="480"/>
          <w:marRight w:val="0"/>
          <w:marTop w:val="0"/>
          <w:marBottom w:val="0"/>
          <w:divBdr>
            <w:top w:val="none" w:sz="0" w:space="0" w:color="auto"/>
            <w:left w:val="none" w:sz="0" w:space="0" w:color="auto"/>
            <w:bottom w:val="none" w:sz="0" w:space="0" w:color="auto"/>
            <w:right w:val="none" w:sz="0" w:space="0" w:color="auto"/>
          </w:divBdr>
        </w:div>
        <w:div w:id="2078478523">
          <w:marLeft w:val="480"/>
          <w:marRight w:val="0"/>
          <w:marTop w:val="0"/>
          <w:marBottom w:val="0"/>
          <w:divBdr>
            <w:top w:val="none" w:sz="0" w:space="0" w:color="auto"/>
            <w:left w:val="none" w:sz="0" w:space="0" w:color="auto"/>
            <w:bottom w:val="none" w:sz="0" w:space="0" w:color="auto"/>
            <w:right w:val="none" w:sz="0" w:space="0" w:color="auto"/>
          </w:divBdr>
        </w:div>
        <w:div w:id="1114904447">
          <w:marLeft w:val="480"/>
          <w:marRight w:val="0"/>
          <w:marTop w:val="0"/>
          <w:marBottom w:val="0"/>
          <w:divBdr>
            <w:top w:val="none" w:sz="0" w:space="0" w:color="auto"/>
            <w:left w:val="none" w:sz="0" w:space="0" w:color="auto"/>
            <w:bottom w:val="none" w:sz="0" w:space="0" w:color="auto"/>
            <w:right w:val="none" w:sz="0" w:space="0" w:color="auto"/>
          </w:divBdr>
        </w:div>
        <w:div w:id="922301503">
          <w:marLeft w:val="480"/>
          <w:marRight w:val="0"/>
          <w:marTop w:val="0"/>
          <w:marBottom w:val="0"/>
          <w:divBdr>
            <w:top w:val="none" w:sz="0" w:space="0" w:color="auto"/>
            <w:left w:val="none" w:sz="0" w:space="0" w:color="auto"/>
            <w:bottom w:val="none" w:sz="0" w:space="0" w:color="auto"/>
            <w:right w:val="none" w:sz="0" w:space="0" w:color="auto"/>
          </w:divBdr>
        </w:div>
        <w:div w:id="398015537">
          <w:marLeft w:val="480"/>
          <w:marRight w:val="0"/>
          <w:marTop w:val="0"/>
          <w:marBottom w:val="0"/>
          <w:divBdr>
            <w:top w:val="none" w:sz="0" w:space="0" w:color="auto"/>
            <w:left w:val="none" w:sz="0" w:space="0" w:color="auto"/>
            <w:bottom w:val="none" w:sz="0" w:space="0" w:color="auto"/>
            <w:right w:val="none" w:sz="0" w:space="0" w:color="auto"/>
          </w:divBdr>
        </w:div>
        <w:div w:id="686063182">
          <w:marLeft w:val="480"/>
          <w:marRight w:val="0"/>
          <w:marTop w:val="0"/>
          <w:marBottom w:val="0"/>
          <w:divBdr>
            <w:top w:val="none" w:sz="0" w:space="0" w:color="auto"/>
            <w:left w:val="none" w:sz="0" w:space="0" w:color="auto"/>
            <w:bottom w:val="none" w:sz="0" w:space="0" w:color="auto"/>
            <w:right w:val="none" w:sz="0" w:space="0" w:color="auto"/>
          </w:divBdr>
        </w:div>
        <w:div w:id="1516962079">
          <w:marLeft w:val="480"/>
          <w:marRight w:val="0"/>
          <w:marTop w:val="0"/>
          <w:marBottom w:val="0"/>
          <w:divBdr>
            <w:top w:val="none" w:sz="0" w:space="0" w:color="auto"/>
            <w:left w:val="none" w:sz="0" w:space="0" w:color="auto"/>
            <w:bottom w:val="none" w:sz="0" w:space="0" w:color="auto"/>
            <w:right w:val="none" w:sz="0" w:space="0" w:color="auto"/>
          </w:divBdr>
        </w:div>
        <w:div w:id="760217742">
          <w:marLeft w:val="480"/>
          <w:marRight w:val="0"/>
          <w:marTop w:val="0"/>
          <w:marBottom w:val="0"/>
          <w:divBdr>
            <w:top w:val="none" w:sz="0" w:space="0" w:color="auto"/>
            <w:left w:val="none" w:sz="0" w:space="0" w:color="auto"/>
            <w:bottom w:val="none" w:sz="0" w:space="0" w:color="auto"/>
            <w:right w:val="none" w:sz="0" w:space="0" w:color="auto"/>
          </w:divBdr>
        </w:div>
        <w:div w:id="1384448466">
          <w:marLeft w:val="480"/>
          <w:marRight w:val="0"/>
          <w:marTop w:val="0"/>
          <w:marBottom w:val="0"/>
          <w:divBdr>
            <w:top w:val="none" w:sz="0" w:space="0" w:color="auto"/>
            <w:left w:val="none" w:sz="0" w:space="0" w:color="auto"/>
            <w:bottom w:val="none" w:sz="0" w:space="0" w:color="auto"/>
            <w:right w:val="none" w:sz="0" w:space="0" w:color="auto"/>
          </w:divBdr>
        </w:div>
        <w:div w:id="1271011614">
          <w:marLeft w:val="480"/>
          <w:marRight w:val="0"/>
          <w:marTop w:val="0"/>
          <w:marBottom w:val="0"/>
          <w:divBdr>
            <w:top w:val="none" w:sz="0" w:space="0" w:color="auto"/>
            <w:left w:val="none" w:sz="0" w:space="0" w:color="auto"/>
            <w:bottom w:val="none" w:sz="0" w:space="0" w:color="auto"/>
            <w:right w:val="none" w:sz="0" w:space="0" w:color="auto"/>
          </w:divBdr>
        </w:div>
        <w:div w:id="1451167539">
          <w:marLeft w:val="480"/>
          <w:marRight w:val="0"/>
          <w:marTop w:val="0"/>
          <w:marBottom w:val="0"/>
          <w:divBdr>
            <w:top w:val="none" w:sz="0" w:space="0" w:color="auto"/>
            <w:left w:val="none" w:sz="0" w:space="0" w:color="auto"/>
            <w:bottom w:val="none" w:sz="0" w:space="0" w:color="auto"/>
            <w:right w:val="none" w:sz="0" w:space="0" w:color="auto"/>
          </w:divBdr>
        </w:div>
        <w:div w:id="719793392">
          <w:marLeft w:val="480"/>
          <w:marRight w:val="0"/>
          <w:marTop w:val="0"/>
          <w:marBottom w:val="0"/>
          <w:divBdr>
            <w:top w:val="none" w:sz="0" w:space="0" w:color="auto"/>
            <w:left w:val="none" w:sz="0" w:space="0" w:color="auto"/>
            <w:bottom w:val="none" w:sz="0" w:space="0" w:color="auto"/>
            <w:right w:val="none" w:sz="0" w:space="0" w:color="auto"/>
          </w:divBdr>
        </w:div>
        <w:div w:id="1152133892">
          <w:marLeft w:val="480"/>
          <w:marRight w:val="0"/>
          <w:marTop w:val="0"/>
          <w:marBottom w:val="0"/>
          <w:divBdr>
            <w:top w:val="none" w:sz="0" w:space="0" w:color="auto"/>
            <w:left w:val="none" w:sz="0" w:space="0" w:color="auto"/>
            <w:bottom w:val="none" w:sz="0" w:space="0" w:color="auto"/>
            <w:right w:val="none" w:sz="0" w:space="0" w:color="auto"/>
          </w:divBdr>
        </w:div>
        <w:div w:id="1036807447">
          <w:marLeft w:val="480"/>
          <w:marRight w:val="0"/>
          <w:marTop w:val="0"/>
          <w:marBottom w:val="0"/>
          <w:divBdr>
            <w:top w:val="none" w:sz="0" w:space="0" w:color="auto"/>
            <w:left w:val="none" w:sz="0" w:space="0" w:color="auto"/>
            <w:bottom w:val="none" w:sz="0" w:space="0" w:color="auto"/>
            <w:right w:val="none" w:sz="0" w:space="0" w:color="auto"/>
          </w:divBdr>
        </w:div>
        <w:div w:id="2002344049">
          <w:marLeft w:val="480"/>
          <w:marRight w:val="0"/>
          <w:marTop w:val="0"/>
          <w:marBottom w:val="0"/>
          <w:divBdr>
            <w:top w:val="none" w:sz="0" w:space="0" w:color="auto"/>
            <w:left w:val="none" w:sz="0" w:space="0" w:color="auto"/>
            <w:bottom w:val="none" w:sz="0" w:space="0" w:color="auto"/>
            <w:right w:val="none" w:sz="0" w:space="0" w:color="auto"/>
          </w:divBdr>
        </w:div>
        <w:div w:id="1468625975">
          <w:marLeft w:val="480"/>
          <w:marRight w:val="0"/>
          <w:marTop w:val="0"/>
          <w:marBottom w:val="0"/>
          <w:divBdr>
            <w:top w:val="none" w:sz="0" w:space="0" w:color="auto"/>
            <w:left w:val="none" w:sz="0" w:space="0" w:color="auto"/>
            <w:bottom w:val="none" w:sz="0" w:space="0" w:color="auto"/>
            <w:right w:val="none" w:sz="0" w:space="0" w:color="auto"/>
          </w:divBdr>
        </w:div>
        <w:div w:id="92943143">
          <w:marLeft w:val="480"/>
          <w:marRight w:val="0"/>
          <w:marTop w:val="0"/>
          <w:marBottom w:val="0"/>
          <w:divBdr>
            <w:top w:val="none" w:sz="0" w:space="0" w:color="auto"/>
            <w:left w:val="none" w:sz="0" w:space="0" w:color="auto"/>
            <w:bottom w:val="none" w:sz="0" w:space="0" w:color="auto"/>
            <w:right w:val="none" w:sz="0" w:space="0" w:color="auto"/>
          </w:divBdr>
        </w:div>
        <w:div w:id="322508187">
          <w:marLeft w:val="480"/>
          <w:marRight w:val="0"/>
          <w:marTop w:val="0"/>
          <w:marBottom w:val="0"/>
          <w:divBdr>
            <w:top w:val="none" w:sz="0" w:space="0" w:color="auto"/>
            <w:left w:val="none" w:sz="0" w:space="0" w:color="auto"/>
            <w:bottom w:val="none" w:sz="0" w:space="0" w:color="auto"/>
            <w:right w:val="none" w:sz="0" w:space="0" w:color="auto"/>
          </w:divBdr>
        </w:div>
        <w:div w:id="791243644">
          <w:marLeft w:val="480"/>
          <w:marRight w:val="0"/>
          <w:marTop w:val="0"/>
          <w:marBottom w:val="0"/>
          <w:divBdr>
            <w:top w:val="none" w:sz="0" w:space="0" w:color="auto"/>
            <w:left w:val="none" w:sz="0" w:space="0" w:color="auto"/>
            <w:bottom w:val="none" w:sz="0" w:space="0" w:color="auto"/>
            <w:right w:val="none" w:sz="0" w:space="0" w:color="auto"/>
          </w:divBdr>
        </w:div>
        <w:div w:id="978269673">
          <w:marLeft w:val="480"/>
          <w:marRight w:val="0"/>
          <w:marTop w:val="0"/>
          <w:marBottom w:val="0"/>
          <w:divBdr>
            <w:top w:val="none" w:sz="0" w:space="0" w:color="auto"/>
            <w:left w:val="none" w:sz="0" w:space="0" w:color="auto"/>
            <w:bottom w:val="none" w:sz="0" w:space="0" w:color="auto"/>
            <w:right w:val="none" w:sz="0" w:space="0" w:color="auto"/>
          </w:divBdr>
        </w:div>
        <w:div w:id="235936714">
          <w:marLeft w:val="480"/>
          <w:marRight w:val="0"/>
          <w:marTop w:val="0"/>
          <w:marBottom w:val="0"/>
          <w:divBdr>
            <w:top w:val="none" w:sz="0" w:space="0" w:color="auto"/>
            <w:left w:val="none" w:sz="0" w:space="0" w:color="auto"/>
            <w:bottom w:val="none" w:sz="0" w:space="0" w:color="auto"/>
            <w:right w:val="none" w:sz="0" w:space="0" w:color="auto"/>
          </w:divBdr>
        </w:div>
        <w:div w:id="1296372014">
          <w:marLeft w:val="480"/>
          <w:marRight w:val="0"/>
          <w:marTop w:val="0"/>
          <w:marBottom w:val="0"/>
          <w:divBdr>
            <w:top w:val="none" w:sz="0" w:space="0" w:color="auto"/>
            <w:left w:val="none" w:sz="0" w:space="0" w:color="auto"/>
            <w:bottom w:val="none" w:sz="0" w:space="0" w:color="auto"/>
            <w:right w:val="none" w:sz="0" w:space="0" w:color="auto"/>
          </w:divBdr>
        </w:div>
        <w:div w:id="1794977726">
          <w:marLeft w:val="480"/>
          <w:marRight w:val="0"/>
          <w:marTop w:val="0"/>
          <w:marBottom w:val="0"/>
          <w:divBdr>
            <w:top w:val="none" w:sz="0" w:space="0" w:color="auto"/>
            <w:left w:val="none" w:sz="0" w:space="0" w:color="auto"/>
            <w:bottom w:val="none" w:sz="0" w:space="0" w:color="auto"/>
            <w:right w:val="none" w:sz="0" w:space="0" w:color="auto"/>
          </w:divBdr>
        </w:div>
        <w:div w:id="2000426610">
          <w:marLeft w:val="480"/>
          <w:marRight w:val="0"/>
          <w:marTop w:val="0"/>
          <w:marBottom w:val="0"/>
          <w:divBdr>
            <w:top w:val="none" w:sz="0" w:space="0" w:color="auto"/>
            <w:left w:val="none" w:sz="0" w:space="0" w:color="auto"/>
            <w:bottom w:val="none" w:sz="0" w:space="0" w:color="auto"/>
            <w:right w:val="none" w:sz="0" w:space="0" w:color="auto"/>
          </w:divBdr>
        </w:div>
        <w:div w:id="472524249">
          <w:marLeft w:val="480"/>
          <w:marRight w:val="0"/>
          <w:marTop w:val="0"/>
          <w:marBottom w:val="0"/>
          <w:divBdr>
            <w:top w:val="none" w:sz="0" w:space="0" w:color="auto"/>
            <w:left w:val="none" w:sz="0" w:space="0" w:color="auto"/>
            <w:bottom w:val="none" w:sz="0" w:space="0" w:color="auto"/>
            <w:right w:val="none" w:sz="0" w:space="0" w:color="auto"/>
          </w:divBdr>
        </w:div>
        <w:div w:id="2077976311">
          <w:marLeft w:val="480"/>
          <w:marRight w:val="0"/>
          <w:marTop w:val="0"/>
          <w:marBottom w:val="0"/>
          <w:divBdr>
            <w:top w:val="none" w:sz="0" w:space="0" w:color="auto"/>
            <w:left w:val="none" w:sz="0" w:space="0" w:color="auto"/>
            <w:bottom w:val="none" w:sz="0" w:space="0" w:color="auto"/>
            <w:right w:val="none" w:sz="0" w:space="0" w:color="auto"/>
          </w:divBdr>
        </w:div>
        <w:div w:id="503475003">
          <w:marLeft w:val="480"/>
          <w:marRight w:val="0"/>
          <w:marTop w:val="0"/>
          <w:marBottom w:val="0"/>
          <w:divBdr>
            <w:top w:val="none" w:sz="0" w:space="0" w:color="auto"/>
            <w:left w:val="none" w:sz="0" w:space="0" w:color="auto"/>
            <w:bottom w:val="none" w:sz="0" w:space="0" w:color="auto"/>
            <w:right w:val="none" w:sz="0" w:space="0" w:color="auto"/>
          </w:divBdr>
        </w:div>
        <w:div w:id="1308322059">
          <w:marLeft w:val="480"/>
          <w:marRight w:val="0"/>
          <w:marTop w:val="0"/>
          <w:marBottom w:val="0"/>
          <w:divBdr>
            <w:top w:val="none" w:sz="0" w:space="0" w:color="auto"/>
            <w:left w:val="none" w:sz="0" w:space="0" w:color="auto"/>
            <w:bottom w:val="none" w:sz="0" w:space="0" w:color="auto"/>
            <w:right w:val="none" w:sz="0" w:space="0" w:color="auto"/>
          </w:divBdr>
        </w:div>
        <w:div w:id="285428381">
          <w:marLeft w:val="480"/>
          <w:marRight w:val="0"/>
          <w:marTop w:val="0"/>
          <w:marBottom w:val="0"/>
          <w:divBdr>
            <w:top w:val="none" w:sz="0" w:space="0" w:color="auto"/>
            <w:left w:val="none" w:sz="0" w:space="0" w:color="auto"/>
            <w:bottom w:val="none" w:sz="0" w:space="0" w:color="auto"/>
            <w:right w:val="none" w:sz="0" w:space="0" w:color="auto"/>
          </w:divBdr>
        </w:div>
        <w:div w:id="1703751445">
          <w:marLeft w:val="480"/>
          <w:marRight w:val="0"/>
          <w:marTop w:val="0"/>
          <w:marBottom w:val="0"/>
          <w:divBdr>
            <w:top w:val="none" w:sz="0" w:space="0" w:color="auto"/>
            <w:left w:val="none" w:sz="0" w:space="0" w:color="auto"/>
            <w:bottom w:val="none" w:sz="0" w:space="0" w:color="auto"/>
            <w:right w:val="none" w:sz="0" w:space="0" w:color="auto"/>
          </w:divBdr>
        </w:div>
        <w:div w:id="151798716">
          <w:marLeft w:val="480"/>
          <w:marRight w:val="0"/>
          <w:marTop w:val="0"/>
          <w:marBottom w:val="0"/>
          <w:divBdr>
            <w:top w:val="none" w:sz="0" w:space="0" w:color="auto"/>
            <w:left w:val="none" w:sz="0" w:space="0" w:color="auto"/>
            <w:bottom w:val="none" w:sz="0" w:space="0" w:color="auto"/>
            <w:right w:val="none" w:sz="0" w:space="0" w:color="auto"/>
          </w:divBdr>
        </w:div>
        <w:div w:id="486943565">
          <w:marLeft w:val="480"/>
          <w:marRight w:val="0"/>
          <w:marTop w:val="0"/>
          <w:marBottom w:val="0"/>
          <w:divBdr>
            <w:top w:val="none" w:sz="0" w:space="0" w:color="auto"/>
            <w:left w:val="none" w:sz="0" w:space="0" w:color="auto"/>
            <w:bottom w:val="none" w:sz="0" w:space="0" w:color="auto"/>
            <w:right w:val="none" w:sz="0" w:space="0" w:color="auto"/>
          </w:divBdr>
        </w:div>
        <w:div w:id="2111855298">
          <w:marLeft w:val="480"/>
          <w:marRight w:val="0"/>
          <w:marTop w:val="0"/>
          <w:marBottom w:val="0"/>
          <w:divBdr>
            <w:top w:val="none" w:sz="0" w:space="0" w:color="auto"/>
            <w:left w:val="none" w:sz="0" w:space="0" w:color="auto"/>
            <w:bottom w:val="none" w:sz="0" w:space="0" w:color="auto"/>
            <w:right w:val="none" w:sz="0" w:space="0" w:color="auto"/>
          </w:divBdr>
        </w:div>
        <w:div w:id="1367944731">
          <w:marLeft w:val="480"/>
          <w:marRight w:val="0"/>
          <w:marTop w:val="0"/>
          <w:marBottom w:val="0"/>
          <w:divBdr>
            <w:top w:val="none" w:sz="0" w:space="0" w:color="auto"/>
            <w:left w:val="none" w:sz="0" w:space="0" w:color="auto"/>
            <w:bottom w:val="none" w:sz="0" w:space="0" w:color="auto"/>
            <w:right w:val="none" w:sz="0" w:space="0" w:color="auto"/>
          </w:divBdr>
        </w:div>
        <w:div w:id="1524318437">
          <w:marLeft w:val="480"/>
          <w:marRight w:val="0"/>
          <w:marTop w:val="0"/>
          <w:marBottom w:val="0"/>
          <w:divBdr>
            <w:top w:val="none" w:sz="0" w:space="0" w:color="auto"/>
            <w:left w:val="none" w:sz="0" w:space="0" w:color="auto"/>
            <w:bottom w:val="none" w:sz="0" w:space="0" w:color="auto"/>
            <w:right w:val="none" w:sz="0" w:space="0" w:color="auto"/>
          </w:divBdr>
        </w:div>
        <w:div w:id="166480261">
          <w:marLeft w:val="480"/>
          <w:marRight w:val="0"/>
          <w:marTop w:val="0"/>
          <w:marBottom w:val="0"/>
          <w:divBdr>
            <w:top w:val="none" w:sz="0" w:space="0" w:color="auto"/>
            <w:left w:val="none" w:sz="0" w:space="0" w:color="auto"/>
            <w:bottom w:val="none" w:sz="0" w:space="0" w:color="auto"/>
            <w:right w:val="none" w:sz="0" w:space="0" w:color="auto"/>
          </w:divBdr>
        </w:div>
        <w:div w:id="347173235">
          <w:marLeft w:val="480"/>
          <w:marRight w:val="0"/>
          <w:marTop w:val="0"/>
          <w:marBottom w:val="0"/>
          <w:divBdr>
            <w:top w:val="none" w:sz="0" w:space="0" w:color="auto"/>
            <w:left w:val="none" w:sz="0" w:space="0" w:color="auto"/>
            <w:bottom w:val="none" w:sz="0" w:space="0" w:color="auto"/>
            <w:right w:val="none" w:sz="0" w:space="0" w:color="auto"/>
          </w:divBdr>
        </w:div>
        <w:div w:id="510678178">
          <w:marLeft w:val="480"/>
          <w:marRight w:val="0"/>
          <w:marTop w:val="0"/>
          <w:marBottom w:val="0"/>
          <w:divBdr>
            <w:top w:val="none" w:sz="0" w:space="0" w:color="auto"/>
            <w:left w:val="none" w:sz="0" w:space="0" w:color="auto"/>
            <w:bottom w:val="none" w:sz="0" w:space="0" w:color="auto"/>
            <w:right w:val="none" w:sz="0" w:space="0" w:color="auto"/>
          </w:divBdr>
        </w:div>
        <w:div w:id="1809279895">
          <w:marLeft w:val="480"/>
          <w:marRight w:val="0"/>
          <w:marTop w:val="0"/>
          <w:marBottom w:val="0"/>
          <w:divBdr>
            <w:top w:val="none" w:sz="0" w:space="0" w:color="auto"/>
            <w:left w:val="none" w:sz="0" w:space="0" w:color="auto"/>
            <w:bottom w:val="none" w:sz="0" w:space="0" w:color="auto"/>
            <w:right w:val="none" w:sz="0" w:space="0" w:color="auto"/>
          </w:divBdr>
        </w:div>
        <w:div w:id="1840734889">
          <w:marLeft w:val="480"/>
          <w:marRight w:val="0"/>
          <w:marTop w:val="0"/>
          <w:marBottom w:val="0"/>
          <w:divBdr>
            <w:top w:val="none" w:sz="0" w:space="0" w:color="auto"/>
            <w:left w:val="none" w:sz="0" w:space="0" w:color="auto"/>
            <w:bottom w:val="none" w:sz="0" w:space="0" w:color="auto"/>
            <w:right w:val="none" w:sz="0" w:space="0" w:color="auto"/>
          </w:divBdr>
        </w:div>
        <w:div w:id="1392466632">
          <w:marLeft w:val="480"/>
          <w:marRight w:val="0"/>
          <w:marTop w:val="0"/>
          <w:marBottom w:val="0"/>
          <w:divBdr>
            <w:top w:val="none" w:sz="0" w:space="0" w:color="auto"/>
            <w:left w:val="none" w:sz="0" w:space="0" w:color="auto"/>
            <w:bottom w:val="none" w:sz="0" w:space="0" w:color="auto"/>
            <w:right w:val="none" w:sz="0" w:space="0" w:color="auto"/>
          </w:divBdr>
        </w:div>
        <w:div w:id="654115375">
          <w:marLeft w:val="480"/>
          <w:marRight w:val="0"/>
          <w:marTop w:val="0"/>
          <w:marBottom w:val="0"/>
          <w:divBdr>
            <w:top w:val="none" w:sz="0" w:space="0" w:color="auto"/>
            <w:left w:val="none" w:sz="0" w:space="0" w:color="auto"/>
            <w:bottom w:val="none" w:sz="0" w:space="0" w:color="auto"/>
            <w:right w:val="none" w:sz="0" w:space="0" w:color="auto"/>
          </w:divBdr>
        </w:div>
        <w:div w:id="1446926502">
          <w:marLeft w:val="480"/>
          <w:marRight w:val="0"/>
          <w:marTop w:val="0"/>
          <w:marBottom w:val="0"/>
          <w:divBdr>
            <w:top w:val="none" w:sz="0" w:space="0" w:color="auto"/>
            <w:left w:val="none" w:sz="0" w:space="0" w:color="auto"/>
            <w:bottom w:val="none" w:sz="0" w:space="0" w:color="auto"/>
            <w:right w:val="none" w:sz="0" w:space="0" w:color="auto"/>
          </w:divBdr>
        </w:div>
        <w:div w:id="730734097">
          <w:marLeft w:val="480"/>
          <w:marRight w:val="0"/>
          <w:marTop w:val="0"/>
          <w:marBottom w:val="0"/>
          <w:divBdr>
            <w:top w:val="none" w:sz="0" w:space="0" w:color="auto"/>
            <w:left w:val="none" w:sz="0" w:space="0" w:color="auto"/>
            <w:bottom w:val="none" w:sz="0" w:space="0" w:color="auto"/>
            <w:right w:val="none" w:sz="0" w:space="0" w:color="auto"/>
          </w:divBdr>
        </w:div>
        <w:div w:id="239025846">
          <w:marLeft w:val="480"/>
          <w:marRight w:val="0"/>
          <w:marTop w:val="0"/>
          <w:marBottom w:val="0"/>
          <w:divBdr>
            <w:top w:val="none" w:sz="0" w:space="0" w:color="auto"/>
            <w:left w:val="none" w:sz="0" w:space="0" w:color="auto"/>
            <w:bottom w:val="none" w:sz="0" w:space="0" w:color="auto"/>
            <w:right w:val="none" w:sz="0" w:space="0" w:color="auto"/>
          </w:divBdr>
        </w:div>
        <w:div w:id="227690039">
          <w:marLeft w:val="480"/>
          <w:marRight w:val="0"/>
          <w:marTop w:val="0"/>
          <w:marBottom w:val="0"/>
          <w:divBdr>
            <w:top w:val="none" w:sz="0" w:space="0" w:color="auto"/>
            <w:left w:val="none" w:sz="0" w:space="0" w:color="auto"/>
            <w:bottom w:val="none" w:sz="0" w:space="0" w:color="auto"/>
            <w:right w:val="none" w:sz="0" w:space="0" w:color="auto"/>
          </w:divBdr>
        </w:div>
        <w:div w:id="1611667770">
          <w:marLeft w:val="480"/>
          <w:marRight w:val="0"/>
          <w:marTop w:val="0"/>
          <w:marBottom w:val="0"/>
          <w:divBdr>
            <w:top w:val="none" w:sz="0" w:space="0" w:color="auto"/>
            <w:left w:val="none" w:sz="0" w:space="0" w:color="auto"/>
            <w:bottom w:val="none" w:sz="0" w:space="0" w:color="auto"/>
            <w:right w:val="none" w:sz="0" w:space="0" w:color="auto"/>
          </w:divBdr>
        </w:div>
        <w:div w:id="525171542">
          <w:marLeft w:val="480"/>
          <w:marRight w:val="0"/>
          <w:marTop w:val="0"/>
          <w:marBottom w:val="0"/>
          <w:divBdr>
            <w:top w:val="none" w:sz="0" w:space="0" w:color="auto"/>
            <w:left w:val="none" w:sz="0" w:space="0" w:color="auto"/>
            <w:bottom w:val="none" w:sz="0" w:space="0" w:color="auto"/>
            <w:right w:val="none" w:sz="0" w:space="0" w:color="auto"/>
          </w:divBdr>
        </w:div>
        <w:div w:id="400180539">
          <w:marLeft w:val="480"/>
          <w:marRight w:val="0"/>
          <w:marTop w:val="0"/>
          <w:marBottom w:val="0"/>
          <w:divBdr>
            <w:top w:val="none" w:sz="0" w:space="0" w:color="auto"/>
            <w:left w:val="none" w:sz="0" w:space="0" w:color="auto"/>
            <w:bottom w:val="none" w:sz="0" w:space="0" w:color="auto"/>
            <w:right w:val="none" w:sz="0" w:space="0" w:color="auto"/>
          </w:divBdr>
        </w:div>
        <w:div w:id="658194416">
          <w:marLeft w:val="480"/>
          <w:marRight w:val="0"/>
          <w:marTop w:val="0"/>
          <w:marBottom w:val="0"/>
          <w:divBdr>
            <w:top w:val="none" w:sz="0" w:space="0" w:color="auto"/>
            <w:left w:val="none" w:sz="0" w:space="0" w:color="auto"/>
            <w:bottom w:val="none" w:sz="0" w:space="0" w:color="auto"/>
            <w:right w:val="none" w:sz="0" w:space="0" w:color="auto"/>
          </w:divBdr>
        </w:div>
        <w:div w:id="105740145">
          <w:marLeft w:val="480"/>
          <w:marRight w:val="0"/>
          <w:marTop w:val="0"/>
          <w:marBottom w:val="0"/>
          <w:divBdr>
            <w:top w:val="none" w:sz="0" w:space="0" w:color="auto"/>
            <w:left w:val="none" w:sz="0" w:space="0" w:color="auto"/>
            <w:bottom w:val="none" w:sz="0" w:space="0" w:color="auto"/>
            <w:right w:val="none" w:sz="0" w:space="0" w:color="auto"/>
          </w:divBdr>
        </w:div>
        <w:div w:id="172114374">
          <w:marLeft w:val="480"/>
          <w:marRight w:val="0"/>
          <w:marTop w:val="0"/>
          <w:marBottom w:val="0"/>
          <w:divBdr>
            <w:top w:val="none" w:sz="0" w:space="0" w:color="auto"/>
            <w:left w:val="none" w:sz="0" w:space="0" w:color="auto"/>
            <w:bottom w:val="none" w:sz="0" w:space="0" w:color="auto"/>
            <w:right w:val="none" w:sz="0" w:space="0" w:color="auto"/>
          </w:divBdr>
        </w:div>
        <w:div w:id="1601793592">
          <w:marLeft w:val="480"/>
          <w:marRight w:val="0"/>
          <w:marTop w:val="0"/>
          <w:marBottom w:val="0"/>
          <w:divBdr>
            <w:top w:val="none" w:sz="0" w:space="0" w:color="auto"/>
            <w:left w:val="none" w:sz="0" w:space="0" w:color="auto"/>
            <w:bottom w:val="none" w:sz="0" w:space="0" w:color="auto"/>
            <w:right w:val="none" w:sz="0" w:space="0" w:color="auto"/>
          </w:divBdr>
        </w:div>
        <w:div w:id="558977793">
          <w:marLeft w:val="480"/>
          <w:marRight w:val="0"/>
          <w:marTop w:val="0"/>
          <w:marBottom w:val="0"/>
          <w:divBdr>
            <w:top w:val="none" w:sz="0" w:space="0" w:color="auto"/>
            <w:left w:val="none" w:sz="0" w:space="0" w:color="auto"/>
            <w:bottom w:val="none" w:sz="0" w:space="0" w:color="auto"/>
            <w:right w:val="none" w:sz="0" w:space="0" w:color="auto"/>
          </w:divBdr>
        </w:div>
        <w:div w:id="1145467039">
          <w:marLeft w:val="480"/>
          <w:marRight w:val="0"/>
          <w:marTop w:val="0"/>
          <w:marBottom w:val="0"/>
          <w:divBdr>
            <w:top w:val="none" w:sz="0" w:space="0" w:color="auto"/>
            <w:left w:val="none" w:sz="0" w:space="0" w:color="auto"/>
            <w:bottom w:val="none" w:sz="0" w:space="0" w:color="auto"/>
            <w:right w:val="none" w:sz="0" w:space="0" w:color="auto"/>
          </w:divBdr>
        </w:div>
        <w:div w:id="8337979">
          <w:marLeft w:val="480"/>
          <w:marRight w:val="0"/>
          <w:marTop w:val="0"/>
          <w:marBottom w:val="0"/>
          <w:divBdr>
            <w:top w:val="none" w:sz="0" w:space="0" w:color="auto"/>
            <w:left w:val="none" w:sz="0" w:space="0" w:color="auto"/>
            <w:bottom w:val="none" w:sz="0" w:space="0" w:color="auto"/>
            <w:right w:val="none" w:sz="0" w:space="0" w:color="auto"/>
          </w:divBdr>
        </w:div>
        <w:div w:id="1076589443">
          <w:marLeft w:val="480"/>
          <w:marRight w:val="0"/>
          <w:marTop w:val="0"/>
          <w:marBottom w:val="0"/>
          <w:divBdr>
            <w:top w:val="none" w:sz="0" w:space="0" w:color="auto"/>
            <w:left w:val="none" w:sz="0" w:space="0" w:color="auto"/>
            <w:bottom w:val="none" w:sz="0" w:space="0" w:color="auto"/>
            <w:right w:val="none" w:sz="0" w:space="0" w:color="auto"/>
          </w:divBdr>
        </w:div>
        <w:div w:id="1538854747">
          <w:marLeft w:val="480"/>
          <w:marRight w:val="0"/>
          <w:marTop w:val="0"/>
          <w:marBottom w:val="0"/>
          <w:divBdr>
            <w:top w:val="none" w:sz="0" w:space="0" w:color="auto"/>
            <w:left w:val="none" w:sz="0" w:space="0" w:color="auto"/>
            <w:bottom w:val="none" w:sz="0" w:space="0" w:color="auto"/>
            <w:right w:val="none" w:sz="0" w:space="0" w:color="auto"/>
          </w:divBdr>
        </w:div>
        <w:div w:id="1605575382">
          <w:marLeft w:val="480"/>
          <w:marRight w:val="0"/>
          <w:marTop w:val="0"/>
          <w:marBottom w:val="0"/>
          <w:divBdr>
            <w:top w:val="none" w:sz="0" w:space="0" w:color="auto"/>
            <w:left w:val="none" w:sz="0" w:space="0" w:color="auto"/>
            <w:bottom w:val="none" w:sz="0" w:space="0" w:color="auto"/>
            <w:right w:val="none" w:sz="0" w:space="0" w:color="auto"/>
          </w:divBdr>
        </w:div>
        <w:div w:id="921179662">
          <w:marLeft w:val="480"/>
          <w:marRight w:val="0"/>
          <w:marTop w:val="0"/>
          <w:marBottom w:val="0"/>
          <w:divBdr>
            <w:top w:val="none" w:sz="0" w:space="0" w:color="auto"/>
            <w:left w:val="none" w:sz="0" w:space="0" w:color="auto"/>
            <w:bottom w:val="none" w:sz="0" w:space="0" w:color="auto"/>
            <w:right w:val="none" w:sz="0" w:space="0" w:color="auto"/>
          </w:divBdr>
        </w:div>
        <w:div w:id="2038653195">
          <w:marLeft w:val="480"/>
          <w:marRight w:val="0"/>
          <w:marTop w:val="0"/>
          <w:marBottom w:val="0"/>
          <w:divBdr>
            <w:top w:val="none" w:sz="0" w:space="0" w:color="auto"/>
            <w:left w:val="none" w:sz="0" w:space="0" w:color="auto"/>
            <w:bottom w:val="none" w:sz="0" w:space="0" w:color="auto"/>
            <w:right w:val="none" w:sz="0" w:space="0" w:color="auto"/>
          </w:divBdr>
        </w:div>
        <w:div w:id="1787307736">
          <w:marLeft w:val="480"/>
          <w:marRight w:val="0"/>
          <w:marTop w:val="0"/>
          <w:marBottom w:val="0"/>
          <w:divBdr>
            <w:top w:val="none" w:sz="0" w:space="0" w:color="auto"/>
            <w:left w:val="none" w:sz="0" w:space="0" w:color="auto"/>
            <w:bottom w:val="none" w:sz="0" w:space="0" w:color="auto"/>
            <w:right w:val="none" w:sz="0" w:space="0" w:color="auto"/>
          </w:divBdr>
        </w:div>
        <w:div w:id="442384225">
          <w:marLeft w:val="480"/>
          <w:marRight w:val="0"/>
          <w:marTop w:val="0"/>
          <w:marBottom w:val="0"/>
          <w:divBdr>
            <w:top w:val="none" w:sz="0" w:space="0" w:color="auto"/>
            <w:left w:val="none" w:sz="0" w:space="0" w:color="auto"/>
            <w:bottom w:val="none" w:sz="0" w:space="0" w:color="auto"/>
            <w:right w:val="none" w:sz="0" w:space="0" w:color="auto"/>
          </w:divBdr>
        </w:div>
        <w:div w:id="1153644668">
          <w:marLeft w:val="480"/>
          <w:marRight w:val="0"/>
          <w:marTop w:val="0"/>
          <w:marBottom w:val="0"/>
          <w:divBdr>
            <w:top w:val="none" w:sz="0" w:space="0" w:color="auto"/>
            <w:left w:val="none" w:sz="0" w:space="0" w:color="auto"/>
            <w:bottom w:val="none" w:sz="0" w:space="0" w:color="auto"/>
            <w:right w:val="none" w:sz="0" w:space="0" w:color="auto"/>
          </w:divBdr>
        </w:div>
        <w:div w:id="577599506">
          <w:marLeft w:val="480"/>
          <w:marRight w:val="0"/>
          <w:marTop w:val="0"/>
          <w:marBottom w:val="0"/>
          <w:divBdr>
            <w:top w:val="none" w:sz="0" w:space="0" w:color="auto"/>
            <w:left w:val="none" w:sz="0" w:space="0" w:color="auto"/>
            <w:bottom w:val="none" w:sz="0" w:space="0" w:color="auto"/>
            <w:right w:val="none" w:sz="0" w:space="0" w:color="auto"/>
          </w:divBdr>
        </w:div>
        <w:div w:id="218051711">
          <w:marLeft w:val="480"/>
          <w:marRight w:val="0"/>
          <w:marTop w:val="0"/>
          <w:marBottom w:val="0"/>
          <w:divBdr>
            <w:top w:val="none" w:sz="0" w:space="0" w:color="auto"/>
            <w:left w:val="none" w:sz="0" w:space="0" w:color="auto"/>
            <w:bottom w:val="none" w:sz="0" w:space="0" w:color="auto"/>
            <w:right w:val="none" w:sz="0" w:space="0" w:color="auto"/>
          </w:divBdr>
        </w:div>
        <w:div w:id="1644119504">
          <w:marLeft w:val="480"/>
          <w:marRight w:val="0"/>
          <w:marTop w:val="0"/>
          <w:marBottom w:val="0"/>
          <w:divBdr>
            <w:top w:val="none" w:sz="0" w:space="0" w:color="auto"/>
            <w:left w:val="none" w:sz="0" w:space="0" w:color="auto"/>
            <w:bottom w:val="none" w:sz="0" w:space="0" w:color="auto"/>
            <w:right w:val="none" w:sz="0" w:space="0" w:color="auto"/>
          </w:divBdr>
        </w:div>
      </w:divsChild>
    </w:div>
    <w:div w:id="587424586">
      <w:bodyDiv w:val="1"/>
      <w:marLeft w:val="0"/>
      <w:marRight w:val="0"/>
      <w:marTop w:val="0"/>
      <w:marBottom w:val="0"/>
      <w:divBdr>
        <w:top w:val="none" w:sz="0" w:space="0" w:color="auto"/>
        <w:left w:val="none" w:sz="0" w:space="0" w:color="auto"/>
        <w:bottom w:val="none" w:sz="0" w:space="0" w:color="auto"/>
        <w:right w:val="none" w:sz="0" w:space="0" w:color="auto"/>
      </w:divBdr>
    </w:div>
    <w:div w:id="587690399">
      <w:bodyDiv w:val="1"/>
      <w:marLeft w:val="0"/>
      <w:marRight w:val="0"/>
      <w:marTop w:val="0"/>
      <w:marBottom w:val="0"/>
      <w:divBdr>
        <w:top w:val="none" w:sz="0" w:space="0" w:color="auto"/>
        <w:left w:val="none" w:sz="0" w:space="0" w:color="auto"/>
        <w:bottom w:val="none" w:sz="0" w:space="0" w:color="auto"/>
        <w:right w:val="none" w:sz="0" w:space="0" w:color="auto"/>
      </w:divBdr>
    </w:div>
    <w:div w:id="588663965">
      <w:bodyDiv w:val="1"/>
      <w:marLeft w:val="0"/>
      <w:marRight w:val="0"/>
      <w:marTop w:val="0"/>
      <w:marBottom w:val="0"/>
      <w:divBdr>
        <w:top w:val="none" w:sz="0" w:space="0" w:color="auto"/>
        <w:left w:val="none" w:sz="0" w:space="0" w:color="auto"/>
        <w:bottom w:val="none" w:sz="0" w:space="0" w:color="auto"/>
        <w:right w:val="none" w:sz="0" w:space="0" w:color="auto"/>
      </w:divBdr>
    </w:div>
    <w:div w:id="588849072">
      <w:bodyDiv w:val="1"/>
      <w:marLeft w:val="0"/>
      <w:marRight w:val="0"/>
      <w:marTop w:val="0"/>
      <w:marBottom w:val="0"/>
      <w:divBdr>
        <w:top w:val="none" w:sz="0" w:space="0" w:color="auto"/>
        <w:left w:val="none" w:sz="0" w:space="0" w:color="auto"/>
        <w:bottom w:val="none" w:sz="0" w:space="0" w:color="auto"/>
        <w:right w:val="none" w:sz="0" w:space="0" w:color="auto"/>
      </w:divBdr>
    </w:div>
    <w:div w:id="588856801">
      <w:bodyDiv w:val="1"/>
      <w:marLeft w:val="0"/>
      <w:marRight w:val="0"/>
      <w:marTop w:val="0"/>
      <w:marBottom w:val="0"/>
      <w:divBdr>
        <w:top w:val="none" w:sz="0" w:space="0" w:color="auto"/>
        <w:left w:val="none" w:sz="0" w:space="0" w:color="auto"/>
        <w:bottom w:val="none" w:sz="0" w:space="0" w:color="auto"/>
        <w:right w:val="none" w:sz="0" w:space="0" w:color="auto"/>
      </w:divBdr>
    </w:div>
    <w:div w:id="588973178">
      <w:bodyDiv w:val="1"/>
      <w:marLeft w:val="0"/>
      <w:marRight w:val="0"/>
      <w:marTop w:val="0"/>
      <w:marBottom w:val="0"/>
      <w:divBdr>
        <w:top w:val="none" w:sz="0" w:space="0" w:color="auto"/>
        <w:left w:val="none" w:sz="0" w:space="0" w:color="auto"/>
        <w:bottom w:val="none" w:sz="0" w:space="0" w:color="auto"/>
        <w:right w:val="none" w:sz="0" w:space="0" w:color="auto"/>
      </w:divBdr>
    </w:div>
    <w:div w:id="588973630">
      <w:bodyDiv w:val="1"/>
      <w:marLeft w:val="0"/>
      <w:marRight w:val="0"/>
      <w:marTop w:val="0"/>
      <w:marBottom w:val="0"/>
      <w:divBdr>
        <w:top w:val="none" w:sz="0" w:space="0" w:color="auto"/>
        <w:left w:val="none" w:sz="0" w:space="0" w:color="auto"/>
        <w:bottom w:val="none" w:sz="0" w:space="0" w:color="auto"/>
        <w:right w:val="none" w:sz="0" w:space="0" w:color="auto"/>
      </w:divBdr>
    </w:div>
    <w:div w:id="589431283">
      <w:bodyDiv w:val="1"/>
      <w:marLeft w:val="0"/>
      <w:marRight w:val="0"/>
      <w:marTop w:val="0"/>
      <w:marBottom w:val="0"/>
      <w:divBdr>
        <w:top w:val="none" w:sz="0" w:space="0" w:color="auto"/>
        <w:left w:val="none" w:sz="0" w:space="0" w:color="auto"/>
        <w:bottom w:val="none" w:sz="0" w:space="0" w:color="auto"/>
        <w:right w:val="none" w:sz="0" w:space="0" w:color="auto"/>
      </w:divBdr>
      <w:divsChild>
        <w:div w:id="83496164">
          <w:marLeft w:val="480"/>
          <w:marRight w:val="0"/>
          <w:marTop w:val="0"/>
          <w:marBottom w:val="0"/>
          <w:divBdr>
            <w:top w:val="none" w:sz="0" w:space="0" w:color="auto"/>
            <w:left w:val="none" w:sz="0" w:space="0" w:color="auto"/>
            <w:bottom w:val="none" w:sz="0" w:space="0" w:color="auto"/>
            <w:right w:val="none" w:sz="0" w:space="0" w:color="auto"/>
          </w:divBdr>
        </w:div>
        <w:div w:id="130945007">
          <w:marLeft w:val="480"/>
          <w:marRight w:val="0"/>
          <w:marTop w:val="0"/>
          <w:marBottom w:val="0"/>
          <w:divBdr>
            <w:top w:val="none" w:sz="0" w:space="0" w:color="auto"/>
            <w:left w:val="none" w:sz="0" w:space="0" w:color="auto"/>
            <w:bottom w:val="none" w:sz="0" w:space="0" w:color="auto"/>
            <w:right w:val="none" w:sz="0" w:space="0" w:color="auto"/>
          </w:divBdr>
        </w:div>
        <w:div w:id="307245916">
          <w:marLeft w:val="480"/>
          <w:marRight w:val="0"/>
          <w:marTop w:val="0"/>
          <w:marBottom w:val="0"/>
          <w:divBdr>
            <w:top w:val="none" w:sz="0" w:space="0" w:color="auto"/>
            <w:left w:val="none" w:sz="0" w:space="0" w:color="auto"/>
            <w:bottom w:val="none" w:sz="0" w:space="0" w:color="auto"/>
            <w:right w:val="none" w:sz="0" w:space="0" w:color="auto"/>
          </w:divBdr>
        </w:div>
        <w:div w:id="522938535">
          <w:marLeft w:val="480"/>
          <w:marRight w:val="0"/>
          <w:marTop w:val="0"/>
          <w:marBottom w:val="0"/>
          <w:divBdr>
            <w:top w:val="none" w:sz="0" w:space="0" w:color="auto"/>
            <w:left w:val="none" w:sz="0" w:space="0" w:color="auto"/>
            <w:bottom w:val="none" w:sz="0" w:space="0" w:color="auto"/>
            <w:right w:val="none" w:sz="0" w:space="0" w:color="auto"/>
          </w:divBdr>
        </w:div>
        <w:div w:id="605695434">
          <w:marLeft w:val="480"/>
          <w:marRight w:val="0"/>
          <w:marTop w:val="0"/>
          <w:marBottom w:val="0"/>
          <w:divBdr>
            <w:top w:val="none" w:sz="0" w:space="0" w:color="auto"/>
            <w:left w:val="none" w:sz="0" w:space="0" w:color="auto"/>
            <w:bottom w:val="none" w:sz="0" w:space="0" w:color="auto"/>
            <w:right w:val="none" w:sz="0" w:space="0" w:color="auto"/>
          </w:divBdr>
        </w:div>
        <w:div w:id="842747995">
          <w:marLeft w:val="480"/>
          <w:marRight w:val="0"/>
          <w:marTop w:val="0"/>
          <w:marBottom w:val="0"/>
          <w:divBdr>
            <w:top w:val="none" w:sz="0" w:space="0" w:color="auto"/>
            <w:left w:val="none" w:sz="0" w:space="0" w:color="auto"/>
            <w:bottom w:val="none" w:sz="0" w:space="0" w:color="auto"/>
            <w:right w:val="none" w:sz="0" w:space="0" w:color="auto"/>
          </w:divBdr>
        </w:div>
        <w:div w:id="856819396">
          <w:marLeft w:val="480"/>
          <w:marRight w:val="0"/>
          <w:marTop w:val="0"/>
          <w:marBottom w:val="0"/>
          <w:divBdr>
            <w:top w:val="none" w:sz="0" w:space="0" w:color="auto"/>
            <w:left w:val="none" w:sz="0" w:space="0" w:color="auto"/>
            <w:bottom w:val="none" w:sz="0" w:space="0" w:color="auto"/>
            <w:right w:val="none" w:sz="0" w:space="0" w:color="auto"/>
          </w:divBdr>
        </w:div>
        <w:div w:id="1012875241">
          <w:marLeft w:val="480"/>
          <w:marRight w:val="0"/>
          <w:marTop w:val="0"/>
          <w:marBottom w:val="0"/>
          <w:divBdr>
            <w:top w:val="none" w:sz="0" w:space="0" w:color="auto"/>
            <w:left w:val="none" w:sz="0" w:space="0" w:color="auto"/>
            <w:bottom w:val="none" w:sz="0" w:space="0" w:color="auto"/>
            <w:right w:val="none" w:sz="0" w:space="0" w:color="auto"/>
          </w:divBdr>
        </w:div>
      </w:divsChild>
    </w:div>
    <w:div w:id="590042892">
      <w:bodyDiv w:val="1"/>
      <w:marLeft w:val="0"/>
      <w:marRight w:val="0"/>
      <w:marTop w:val="0"/>
      <w:marBottom w:val="0"/>
      <w:divBdr>
        <w:top w:val="none" w:sz="0" w:space="0" w:color="auto"/>
        <w:left w:val="none" w:sz="0" w:space="0" w:color="auto"/>
        <w:bottom w:val="none" w:sz="0" w:space="0" w:color="auto"/>
        <w:right w:val="none" w:sz="0" w:space="0" w:color="auto"/>
      </w:divBdr>
    </w:div>
    <w:div w:id="590159567">
      <w:bodyDiv w:val="1"/>
      <w:marLeft w:val="0"/>
      <w:marRight w:val="0"/>
      <w:marTop w:val="0"/>
      <w:marBottom w:val="0"/>
      <w:divBdr>
        <w:top w:val="none" w:sz="0" w:space="0" w:color="auto"/>
        <w:left w:val="none" w:sz="0" w:space="0" w:color="auto"/>
        <w:bottom w:val="none" w:sz="0" w:space="0" w:color="auto"/>
        <w:right w:val="none" w:sz="0" w:space="0" w:color="auto"/>
      </w:divBdr>
    </w:div>
    <w:div w:id="590163098">
      <w:bodyDiv w:val="1"/>
      <w:marLeft w:val="0"/>
      <w:marRight w:val="0"/>
      <w:marTop w:val="0"/>
      <w:marBottom w:val="0"/>
      <w:divBdr>
        <w:top w:val="none" w:sz="0" w:space="0" w:color="auto"/>
        <w:left w:val="none" w:sz="0" w:space="0" w:color="auto"/>
        <w:bottom w:val="none" w:sz="0" w:space="0" w:color="auto"/>
        <w:right w:val="none" w:sz="0" w:space="0" w:color="auto"/>
      </w:divBdr>
    </w:div>
    <w:div w:id="590354253">
      <w:bodyDiv w:val="1"/>
      <w:marLeft w:val="0"/>
      <w:marRight w:val="0"/>
      <w:marTop w:val="0"/>
      <w:marBottom w:val="0"/>
      <w:divBdr>
        <w:top w:val="none" w:sz="0" w:space="0" w:color="auto"/>
        <w:left w:val="none" w:sz="0" w:space="0" w:color="auto"/>
        <w:bottom w:val="none" w:sz="0" w:space="0" w:color="auto"/>
        <w:right w:val="none" w:sz="0" w:space="0" w:color="auto"/>
      </w:divBdr>
    </w:div>
    <w:div w:id="590359042">
      <w:bodyDiv w:val="1"/>
      <w:marLeft w:val="0"/>
      <w:marRight w:val="0"/>
      <w:marTop w:val="0"/>
      <w:marBottom w:val="0"/>
      <w:divBdr>
        <w:top w:val="none" w:sz="0" w:space="0" w:color="auto"/>
        <w:left w:val="none" w:sz="0" w:space="0" w:color="auto"/>
        <w:bottom w:val="none" w:sz="0" w:space="0" w:color="auto"/>
        <w:right w:val="none" w:sz="0" w:space="0" w:color="auto"/>
      </w:divBdr>
    </w:div>
    <w:div w:id="590970371">
      <w:bodyDiv w:val="1"/>
      <w:marLeft w:val="0"/>
      <w:marRight w:val="0"/>
      <w:marTop w:val="0"/>
      <w:marBottom w:val="0"/>
      <w:divBdr>
        <w:top w:val="none" w:sz="0" w:space="0" w:color="auto"/>
        <w:left w:val="none" w:sz="0" w:space="0" w:color="auto"/>
        <w:bottom w:val="none" w:sz="0" w:space="0" w:color="auto"/>
        <w:right w:val="none" w:sz="0" w:space="0" w:color="auto"/>
      </w:divBdr>
    </w:div>
    <w:div w:id="591085001">
      <w:bodyDiv w:val="1"/>
      <w:marLeft w:val="0"/>
      <w:marRight w:val="0"/>
      <w:marTop w:val="0"/>
      <w:marBottom w:val="0"/>
      <w:divBdr>
        <w:top w:val="none" w:sz="0" w:space="0" w:color="auto"/>
        <w:left w:val="none" w:sz="0" w:space="0" w:color="auto"/>
        <w:bottom w:val="none" w:sz="0" w:space="0" w:color="auto"/>
        <w:right w:val="none" w:sz="0" w:space="0" w:color="auto"/>
      </w:divBdr>
    </w:div>
    <w:div w:id="591354537">
      <w:bodyDiv w:val="1"/>
      <w:marLeft w:val="0"/>
      <w:marRight w:val="0"/>
      <w:marTop w:val="0"/>
      <w:marBottom w:val="0"/>
      <w:divBdr>
        <w:top w:val="none" w:sz="0" w:space="0" w:color="auto"/>
        <w:left w:val="none" w:sz="0" w:space="0" w:color="auto"/>
        <w:bottom w:val="none" w:sz="0" w:space="0" w:color="auto"/>
        <w:right w:val="none" w:sz="0" w:space="0" w:color="auto"/>
      </w:divBdr>
    </w:div>
    <w:div w:id="592126876">
      <w:bodyDiv w:val="1"/>
      <w:marLeft w:val="0"/>
      <w:marRight w:val="0"/>
      <w:marTop w:val="0"/>
      <w:marBottom w:val="0"/>
      <w:divBdr>
        <w:top w:val="none" w:sz="0" w:space="0" w:color="auto"/>
        <w:left w:val="none" w:sz="0" w:space="0" w:color="auto"/>
        <w:bottom w:val="none" w:sz="0" w:space="0" w:color="auto"/>
        <w:right w:val="none" w:sz="0" w:space="0" w:color="auto"/>
      </w:divBdr>
    </w:div>
    <w:div w:id="592204005">
      <w:bodyDiv w:val="1"/>
      <w:marLeft w:val="0"/>
      <w:marRight w:val="0"/>
      <w:marTop w:val="0"/>
      <w:marBottom w:val="0"/>
      <w:divBdr>
        <w:top w:val="none" w:sz="0" w:space="0" w:color="auto"/>
        <w:left w:val="none" w:sz="0" w:space="0" w:color="auto"/>
        <w:bottom w:val="none" w:sz="0" w:space="0" w:color="auto"/>
        <w:right w:val="none" w:sz="0" w:space="0" w:color="auto"/>
      </w:divBdr>
    </w:div>
    <w:div w:id="592664414">
      <w:bodyDiv w:val="1"/>
      <w:marLeft w:val="0"/>
      <w:marRight w:val="0"/>
      <w:marTop w:val="0"/>
      <w:marBottom w:val="0"/>
      <w:divBdr>
        <w:top w:val="none" w:sz="0" w:space="0" w:color="auto"/>
        <w:left w:val="none" w:sz="0" w:space="0" w:color="auto"/>
        <w:bottom w:val="none" w:sz="0" w:space="0" w:color="auto"/>
        <w:right w:val="none" w:sz="0" w:space="0" w:color="auto"/>
      </w:divBdr>
    </w:div>
    <w:div w:id="592711037">
      <w:bodyDiv w:val="1"/>
      <w:marLeft w:val="0"/>
      <w:marRight w:val="0"/>
      <w:marTop w:val="0"/>
      <w:marBottom w:val="0"/>
      <w:divBdr>
        <w:top w:val="none" w:sz="0" w:space="0" w:color="auto"/>
        <w:left w:val="none" w:sz="0" w:space="0" w:color="auto"/>
        <w:bottom w:val="none" w:sz="0" w:space="0" w:color="auto"/>
        <w:right w:val="none" w:sz="0" w:space="0" w:color="auto"/>
      </w:divBdr>
    </w:div>
    <w:div w:id="592737982">
      <w:bodyDiv w:val="1"/>
      <w:marLeft w:val="0"/>
      <w:marRight w:val="0"/>
      <w:marTop w:val="0"/>
      <w:marBottom w:val="0"/>
      <w:divBdr>
        <w:top w:val="none" w:sz="0" w:space="0" w:color="auto"/>
        <w:left w:val="none" w:sz="0" w:space="0" w:color="auto"/>
        <w:bottom w:val="none" w:sz="0" w:space="0" w:color="auto"/>
        <w:right w:val="none" w:sz="0" w:space="0" w:color="auto"/>
      </w:divBdr>
    </w:div>
    <w:div w:id="593168307">
      <w:bodyDiv w:val="1"/>
      <w:marLeft w:val="0"/>
      <w:marRight w:val="0"/>
      <w:marTop w:val="0"/>
      <w:marBottom w:val="0"/>
      <w:divBdr>
        <w:top w:val="none" w:sz="0" w:space="0" w:color="auto"/>
        <w:left w:val="none" w:sz="0" w:space="0" w:color="auto"/>
        <w:bottom w:val="none" w:sz="0" w:space="0" w:color="auto"/>
        <w:right w:val="none" w:sz="0" w:space="0" w:color="auto"/>
      </w:divBdr>
    </w:div>
    <w:div w:id="593245555">
      <w:bodyDiv w:val="1"/>
      <w:marLeft w:val="0"/>
      <w:marRight w:val="0"/>
      <w:marTop w:val="0"/>
      <w:marBottom w:val="0"/>
      <w:divBdr>
        <w:top w:val="none" w:sz="0" w:space="0" w:color="auto"/>
        <w:left w:val="none" w:sz="0" w:space="0" w:color="auto"/>
        <w:bottom w:val="none" w:sz="0" w:space="0" w:color="auto"/>
        <w:right w:val="none" w:sz="0" w:space="0" w:color="auto"/>
      </w:divBdr>
    </w:div>
    <w:div w:id="593515696">
      <w:bodyDiv w:val="1"/>
      <w:marLeft w:val="0"/>
      <w:marRight w:val="0"/>
      <w:marTop w:val="0"/>
      <w:marBottom w:val="0"/>
      <w:divBdr>
        <w:top w:val="none" w:sz="0" w:space="0" w:color="auto"/>
        <w:left w:val="none" w:sz="0" w:space="0" w:color="auto"/>
        <w:bottom w:val="none" w:sz="0" w:space="0" w:color="auto"/>
        <w:right w:val="none" w:sz="0" w:space="0" w:color="auto"/>
      </w:divBdr>
    </w:div>
    <w:div w:id="593560793">
      <w:bodyDiv w:val="1"/>
      <w:marLeft w:val="0"/>
      <w:marRight w:val="0"/>
      <w:marTop w:val="0"/>
      <w:marBottom w:val="0"/>
      <w:divBdr>
        <w:top w:val="none" w:sz="0" w:space="0" w:color="auto"/>
        <w:left w:val="none" w:sz="0" w:space="0" w:color="auto"/>
        <w:bottom w:val="none" w:sz="0" w:space="0" w:color="auto"/>
        <w:right w:val="none" w:sz="0" w:space="0" w:color="auto"/>
      </w:divBdr>
    </w:div>
    <w:div w:id="593710209">
      <w:bodyDiv w:val="1"/>
      <w:marLeft w:val="0"/>
      <w:marRight w:val="0"/>
      <w:marTop w:val="0"/>
      <w:marBottom w:val="0"/>
      <w:divBdr>
        <w:top w:val="none" w:sz="0" w:space="0" w:color="auto"/>
        <w:left w:val="none" w:sz="0" w:space="0" w:color="auto"/>
        <w:bottom w:val="none" w:sz="0" w:space="0" w:color="auto"/>
        <w:right w:val="none" w:sz="0" w:space="0" w:color="auto"/>
      </w:divBdr>
    </w:div>
    <w:div w:id="594285359">
      <w:bodyDiv w:val="1"/>
      <w:marLeft w:val="0"/>
      <w:marRight w:val="0"/>
      <w:marTop w:val="0"/>
      <w:marBottom w:val="0"/>
      <w:divBdr>
        <w:top w:val="none" w:sz="0" w:space="0" w:color="auto"/>
        <w:left w:val="none" w:sz="0" w:space="0" w:color="auto"/>
        <w:bottom w:val="none" w:sz="0" w:space="0" w:color="auto"/>
        <w:right w:val="none" w:sz="0" w:space="0" w:color="auto"/>
      </w:divBdr>
    </w:div>
    <w:div w:id="594285858">
      <w:bodyDiv w:val="1"/>
      <w:marLeft w:val="0"/>
      <w:marRight w:val="0"/>
      <w:marTop w:val="0"/>
      <w:marBottom w:val="0"/>
      <w:divBdr>
        <w:top w:val="none" w:sz="0" w:space="0" w:color="auto"/>
        <w:left w:val="none" w:sz="0" w:space="0" w:color="auto"/>
        <w:bottom w:val="none" w:sz="0" w:space="0" w:color="auto"/>
        <w:right w:val="none" w:sz="0" w:space="0" w:color="auto"/>
      </w:divBdr>
    </w:div>
    <w:div w:id="594484132">
      <w:bodyDiv w:val="1"/>
      <w:marLeft w:val="0"/>
      <w:marRight w:val="0"/>
      <w:marTop w:val="0"/>
      <w:marBottom w:val="0"/>
      <w:divBdr>
        <w:top w:val="none" w:sz="0" w:space="0" w:color="auto"/>
        <w:left w:val="none" w:sz="0" w:space="0" w:color="auto"/>
        <w:bottom w:val="none" w:sz="0" w:space="0" w:color="auto"/>
        <w:right w:val="none" w:sz="0" w:space="0" w:color="auto"/>
      </w:divBdr>
    </w:div>
    <w:div w:id="595097452">
      <w:bodyDiv w:val="1"/>
      <w:marLeft w:val="0"/>
      <w:marRight w:val="0"/>
      <w:marTop w:val="0"/>
      <w:marBottom w:val="0"/>
      <w:divBdr>
        <w:top w:val="none" w:sz="0" w:space="0" w:color="auto"/>
        <w:left w:val="none" w:sz="0" w:space="0" w:color="auto"/>
        <w:bottom w:val="none" w:sz="0" w:space="0" w:color="auto"/>
        <w:right w:val="none" w:sz="0" w:space="0" w:color="auto"/>
      </w:divBdr>
      <w:divsChild>
        <w:div w:id="99763281">
          <w:marLeft w:val="480"/>
          <w:marRight w:val="0"/>
          <w:marTop w:val="0"/>
          <w:marBottom w:val="0"/>
          <w:divBdr>
            <w:top w:val="none" w:sz="0" w:space="0" w:color="auto"/>
            <w:left w:val="none" w:sz="0" w:space="0" w:color="auto"/>
            <w:bottom w:val="none" w:sz="0" w:space="0" w:color="auto"/>
            <w:right w:val="none" w:sz="0" w:space="0" w:color="auto"/>
          </w:divBdr>
        </w:div>
        <w:div w:id="409274425">
          <w:marLeft w:val="480"/>
          <w:marRight w:val="0"/>
          <w:marTop w:val="0"/>
          <w:marBottom w:val="0"/>
          <w:divBdr>
            <w:top w:val="none" w:sz="0" w:space="0" w:color="auto"/>
            <w:left w:val="none" w:sz="0" w:space="0" w:color="auto"/>
            <w:bottom w:val="none" w:sz="0" w:space="0" w:color="auto"/>
            <w:right w:val="none" w:sz="0" w:space="0" w:color="auto"/>
          </w:divBdr>
        </w:div>
        <w:div w:id="422339441">
          <w:marLeft w:val="480"/>
          <w:marRight w:val="0"/>
          <w:marTop w:val="0"/>
          <w:marBottom w:val="0"/>
          <w:divBdr>
            <w:top w:val="none" w:sz="0" w:space="0" w:color="auto"/>
            <w:left w:val="none" w:sz="0" w:space="0" w:color="auto"/>
            <w:bottom w:val="none" w:sz="0" w:space="0" w:color="auto"/>
            <w:right w:val="none" w:sz="0" w:space="0" w:color="auto"/>
          </w:divBdr>
        </w:div>
        <w:div w:id="624971853">
          <w:marLeft w:val="480"/>
          <w:marRight w:val="0"/>
          <w:marTop w:val="0"/>
          <w:marBottom w:val="0"/>
          <w:divBdr>
            <w:top w:val="none" w:sz="0" w:space="0" w:color="auto"/>
            <w:left w:val="none" w:sz="0" w:space="0" w:color="auto"/>
            <w:bottom w:val="none" w:sz="0" w:space="0" w:color="auto"/>
            <w:right w:val="none" w:sz="0" w:space="0" w:color="auto"/>
          </w:divBdr>
        </w:div>
        <w:div w:id="745538195">
          <w:marLeft w:val="480"/>
          <w:marRight w:val="0"/>
          <w:marTop w:val="0"/>
          <w:marBottom w:val="0"/>
          <w:divBdr>
            <w:top w:val="none" w:sz="0" w:space="0" w:color="auto"/>
            <w:left w:val="none" w:sz="0" w:space="0" w:color="auto"/>
            <w:bottom w:val="none" w:sz="0" w:space="0" w:color="auto"/>
            <w:right w:val="none" w:sz="0" w:space="0" w:color="auto"/>
          </w:divBdr>
        </w:div>
        <w:div w:id="782380324">
          <w:marLeft w:val="480"/>
          <w:marRight w:val="0"/>
          <w:marTop w:val="0"/>
          <w:marBottom w:val="0"/>
          <w:divBdr>
            <w:top w:val="none" w:sz="0" w:space="0" w:color="auto"/>
            <w:left w:val="none" w:sz="0" w:space="0" w:color="auto"/>
            <w:bottom w:val="none" w:sz="0" w:space="0" w:color="auto"/>
            <w:right w:val="none" w:sz="0" w:space="0" w:color="auto"/>
          </w:divBdr>
        </w:div>
        <w:div w:id="844171884">
          <w:marLeft w:val="480"/>
          <w:marRight w:val="0"/>
          <w:marTop w:val="0"/>
          <w:marBottom w:val="0"/>
          <w:divBdr>
            <w:top w:val="none" w:sz="0" w:space="0" w:color="auto"/>
            <w:left w:val="none" w:sz="0" w:space="0" w:color="auto"/>
            <w:bottom w:val="none" w:sz="0" w:space="0" w:color="auto"/>
            <w:right w:val="none" w:sz="0" w:space="0" w:color="auto"/>
          </w:divBdr>
        </w:div>
        <w:div w:id="859130113">
          <w:marLeft w:val="480"/>
          <w:marRight w:val="0"/>
          <w:marTop w:val="0"/>
          <w:marBottom w:val="0"/>
          <w:divBdr>
            <w:top w:val="none" w:sz="0" w:space="0" w:color="auto"/>
            <w:left w:val="none" w:sz="0" w:space="0" w:color="auto"/>
            <w:bottom w:val="none" w:sz="0" w:space="0" w:color="auto"/>
            <w:right w:val="none" w:sz="0" w:space="0" w:color="auto"/>
          </w:divBdr>
        </w:div>
        <w:div w:id="977607400">
          <w:marLeft w:val="480"/>
          <w:marRight w:val="0"/>
          <w:marTop w:val="0"/>
          <w:marBottom w:val="0"/>
          <w:divBdr>
            <w:top w:val="none" w:sz="0" w:space="0" w:color="auto"/>
            <w:left w:val="none" w:sz="0" w:space="0" w:color="auto"/>
            <w:bottom w:val="none" w:sz="0" w:space="0" w:color="auto"/>
            <w:right w:val="none" w:sz="0" w:space="0" w:color="auto"/>
          </w:divBdr>
        </w:div>
        <w:div w:id="992871455">
          <w:marLeft w:val="480"/>
          <w:marRight w:val="0"/>
          <w:marTop w:val="0"/>
          <w:marBottom w:val="0"/>
          <w:divBdr>
            <w:top w:val="none" w:sz="0" w:space="0" w:color="auto"/>
            <w:left w:val="none" w:sz="0" w:space="0" w:color="auto"/>
            <w:bottom w:val="none" w:sz="0" w:space="0" w:color="auto"/>
            <w:right w:val="none" w:sz="0" w:space="0" w:color="auto"/>
          </w:divBdr>
        </w:div>
        <w:div w:id="1003043889">
          <w:marLeft w:val="480"/>
          <w:marRight w:val="0"/>
          <w:marTop w:val="0"/>
          <w:marBottom w:val="0"/>
          <w:divBdr>
            <w:top w:val="none" w:sz="0" w:space="0" w:color="auto"/>
            <w:left w:val="none" w:sz="0" w:space="0" w:color="auto"/>
            <w:bottom w:val="none" w:sz="0" w:space="0" w:color="auto"/>
            <w:right w:val="none" w:sz="0" w:space="0" w:color="auto"/>
          </w:divBdr>
        </w:div>
      </w:divsChild>
    </w:div>
    <w:div w:id="595483994">
      <w:bodyDiv w:val="1"/>
      <w:marLeft w:val="0"/>
      <w:marRight w:val="0"/>
      <w:marTop w:val="0"/>
      <w:marBottom w:val="0"/>
      <w:divBdr>
        <w:top w:val="none" w:sz="0" w:space="0" w:color="auto"/>
        <w:left w:val="none" w:sz="0" w:space="0" w:color="auto"/>
        <w:bottom w:val="none" w:sz="0" w:space="0" w:color="auto"/>
        <w:right w:val="none" w:sz="0" w:space="0" w:color="auto"/>
      </w:divBdr>
    </w:div>
    <w:div w:id="595554101">
      <w:bodyDiv w:val="1"/>
      <w:marLeft w:val="0"/>
      <w:marRight w:val="0"/>
      <w:marTop w:val="0"/>
      <w:marBottom w:val="0"/>
      <w:divBdr>
        <w:top w:val="none" w:sz="0" w:space="0" w:color="auto"/>
        <w:left w:val="none" w:sz="0" w:space="0" w:color="auto"/>
        <w:bottom w:val="none" w:sz="0" w:space="0" w:color="auto"/>
        <w:right w:val="none" w:sz="0" w:space="0" w:color="auto"/>
      </w:divBdr>
    </w:div>
    <w:div w:id="595871097">
      <w:bodyDiv w:val="1"/>
      <w:marLeft w:val="0"/>
      <w:marRight w:val="0"/>
      <w:marTop w:val="0"/>
      <w:marBottom w:val="0"/>
      <w:divBdr>
        <w:top w:val="none" w:sz="0" w:space="0" w:color="auto"/>
        <w:left w:val="none" w:sz="0" w:space="0" w:color="auto"/>
        <w:bottom w:val="none" w:sz="0" w:space="0" w:color="auto"/>
        <w:right w:val="none" w:sz="0" w:space="0" w:color="auto"/>
      </w:divBdr>
    </w:div>
    <w:div w:id="596518071">
      <w:bodyDiv w:val="1"/>
      <w:marLeft w:val="0"/>
      <w:marRight w:val="0"/>
      <w:marTop w:val="0"/>
      <w:marBottom w:val="0"/>
      <w:divBdr>
        <w:top w:val="none" w:sz="0" w:space="0" w:color="auto"/>
        <w:left w:val="none" w:sz="0" w:space="0" w:color="auto"/>
        <w:bottom w:val="none" w:sz="0" w:space="0" w:color="auto"/>
        <w:right w:val="none" w:sz="0" w:space="0" w:color="auto"/>
      </w:divBdr>
    </w:div>
    <w:div w:id="596594663">
      <w:bodyDiv w:val="1"/>
      <w:marLeft w:val="0"/>
      <w:marRight w:val="0"/>
      <w:marTop w:val="0"/>
      <w:marBottom w:val="0"/>
      <w:divBdr>
        <w:top w:val="none" w:sz="0" w:space="0" w:color="auto"/>
        <w:left w:val="none" w:sz="0" w:space="0" w:color="auto"/>
        <w:bottom w:val="none" w:sz="0" w:space="0" w:color="auto"/>
        <w:right w:val="none" w:sz="0" w:space="0" w:color="auto"/>
      </w:divBdr>
    </w:div>
    <w:div w:id="596641375">
      <w:bodyDiv w:val="1"/>
      <w:marLeft w:val="0"/>
      <w:marRight w:val="0"/>
      <w:marTop w:val="0"/>
      <w:marBottom w:val="0"/>
      <w:divBdr>
        <w:top w:val="none" w:sz="0" w:space="0" w:color="auto"/>
        <w:left w:val="none" w:sz="0" w:space="0" w:color="auto"/>
        <w:bottom w:val="none" w:sz="0" w:space="0" w:color="auto"/>
        <w:right w:val="none" w:sz="0" w:space="0" w:color="auto"/>
      </w:divBdr>
    </w:div>
    <w:div w:id="596793529">
      <w:bodyDiv w:val="1"/>
      <w:marLeft w:val="0"/>
      <w:marRight w:val="0"/>
      <w:marTop w:val="0"/>
      <w:marBottom w:val="0"/>
      <w:divBdr>
        <w:top w:val="none" w:sz="0" w:space="0" w:color="auto"/>
        <w:left w:val="none" w:sz="0" w:space="0" w:color="auto"/>
        <w:bottom w:val="none" w:sz="0" w:space="0" w:color="auto"/>
        <w:right w:val="none" w:sz="0" w:space="0" w:color="auto"/>
      </w:divBdr>
    </w:div>
    <w:div w:id="596796275">
      <w:bodyDiv w:val="1"/>
      <w:marLeft w:val="0"/>
      <w:marRight w:val="0"/>
      <w:marTop w:val="0"/>
      <w:marBottom w:val="0"/>
      <w:divBdr>
        <w:top w:val="none" w:sz="0" w:space="0" w:color="auto"/>
        <w:left w:val="none" w:sz="0" w:space="0" w:color="auto"/>
        <w:bottom w:val="none" w:sz="0" w:space="0" w:color="auto"/>
        <w:right w:val="none" w:sz="0" w:space="0" w:color="auto"/>
      </w:divBdr>
    </w:div>
    <w:div w:id="597251499">
      <w:bodyDiv w:val="1"/>
      <w:marLeft w:val="0"/>
      <w:marRight w:val="0"/>
      <w:marTop w:val="0"/>
      <w:marBottom w:val="0"/>
      <w:divBdr>
        <w:top w:val="none" w:sz="0" w:space="0" w:color="auto"/>
        <w:left w:val="none" w:sz="0" w:space="0" w:color="auto"/>
        <w:bottom w:val="none" w:sz="0" w:space="0" w:color="auto"/>
        <w:right w:val="none" w:sz="0" w:space="0" w:color="auto"/>
      </w:divBdr>
    </w:div>
    <w:div w:id="597373124">
      <w:bodyDiv w:val="1"/>
      <w:marLeft w:val="0"/>
      <w:marRight w:val="0"/>
      <w:marTop w:val="0"/>
      <w:marBottom w:val="0"/>
      <w:divBdr>
        <w:top w:val="none" w:sz="0" w:space="0" w:color="auto"/>
        <w:left w:val="none" w:sz="0" w:space="0" w:color="auto"/>
        <w:bottom w:val="none" w:sz="0" w:space="0" w:color="auto"/>
        <w:right w:val="none" w:sz="0" w:space="0" w:color="auto"/>
      </w:divBdr>
    </w:div>
    <w:div w:id="597719946">
      <w:bodyDiv w:val="1"/>
      <w:marLeft w:val="0"/>
      <w:marRight w:val="0"/>
      <w:marTop w:val="0"/>
      <w:marBottom w:val="0"/>
      <w:divBdr>
        <w:top w:val="none" w:sz="0" w:space="0" w:color="auto"/>
        <w:left w:val="none" w:sz="0" w:space="0" w:color="auto"/>
        <w:bottom w:val="none" w:sz="0" w:space="0" w:color="auto"/>
        <w:right w:val="none" w:sz="0" w:space="0" w:color="auto"/>
      </w:divBdr>
    </w:div>
    <w:div w:id="597904326">
      <w:bodyDiv w:val="1"/>
      <w:marLeft w:val="0"/>
      <w:marRight w:val="0"/>
      <w:marTop w:val="0"/>
      <w:marBottom w:val="0"/>
      <w:divBdr>
        <w:top w:val="none" w:sz="0" w:space="0" w:color="auto"/>
        <w:left w:val="none" w:sz="0" w:space="0" w:color="auto"/>
        <w:bottom w:val="none" w:sz="0" w:space="0" w:color="auto"/>
        <w:right w:val="none" w:sz="0" w:space="0" w:color="auto"/>
      </w:divBdr>
    </w:div>
    <w:div w:id="597911309">
      <w:bodyDiv w:val="1"/>
      <w:marLeft w:val="0"/>
      <w:marRight w:val="0"/>
      <w:marTop w:val="0"/>
      <w:marBottom w:val="0"/>
      <w:divBdr>
        <w:top w:val="none" w:sz="0" w:space="0" w:color="auto"/>
        <w:left w:val="none" w:sz="0" w:space="0" w:color="auto"/>
        <w:bottom w:val="none" w:sz="0" w:space="0" w:color="auto"/>
        <w:right w:val="none" w:sz="0" w:space="0" w:color="auto"/>
      </w:divBdr>
      <w:divsChild>
        <w:div w:id="8333718">
          <w:marLeft w:val="480"/>
          <w:marRight w:val="0"/>
          <w:marTop w:val="0"/>
          <w:marBottom w:val="0"/>
          <w:divBdr>
            <w:top w:val="none" w:sz="0" w:space="0" w:color="auto"/>
            <w:left w:val="none" w:sz="0" w:space="0" w:color="auto"/>
            <w:bottom w:val="none" w:sz="0" w:space="0" w:color="auto"/>
            <w:right w:val="none" w:sz="0" w:space="0" w:color="auto"/>
          </w:divBdr>
        </w:div>
        <w:div w:id="55278602">
          <w:marLeft w:val="480"/>
          <w:marRight w:val="0"/>
          <w:marTop w:val="0"/>
          <w:marBottom w:val="0"/>
          <w:divBdr>
            <w:top w:val="none" w:sz="0" w:space="0" w:color="auto"/>
            <w:left w:val="none" w:sz="0" w:space="0" w:color="auto"/>
            <w:bottom w:val="none" w:sz="0" w:space="0" w:color="auto"/>
            <w:right w:val="none" w:sz="0" w:space="0" w:color="auto"/>
          </w:divBdr>
        </w:div>
        <w:div w:id="59525633">
          <w:marLeft w:val="480"/>
          <w:marRight w:val="0"/>
          <w:marTop w:val="0"/>
          <w:marBottom w:val="0"/>
          <w:divBdr>
            <w:top w:val="none" w:sz="0" w:space="0" w:color="auto"/>
            <w:left w:val="none" w:sz="0" w:space="0" w:color="auto"/>
            <w:bottom w:val="none" w:sz="0" w:space="0" w:color="auto"/>
            <w:right w:val="none" w:sz="0" w:space="0" w:color="auto"/>
          </w:divBdr>
        </w:div>
        <w:div w:id="68239277">
          <w:marLeft w:val="480"/>
          <w:marRight w:val="0"/>
          <w:marTop w:val="0"/>
          <w:marBottom w:val="0"/>
          <w:divBdr>
            <w:top w:val="none" w:sz="0" w:space="0" w:color="auto"/>
            <w:left w:val="none" w:sz="0" w:space="0" w:color="auto"/>
            <w:bottom w:val="none" w:sz="0" w:space="0" w:color="auto"/>
            <w:right w:val="none" w:sz="0" w:space="0" w:color="auto"/>
          </w:divBdr>
        </w:div>
        <w:div w:id="222570388">
          <w:marLeft w:val="480"/>
          <w:marRight w:val="0"/>
          <w:marTop w:val="0"/>
          <w:marBottom w:val="0"/>
          <w:divBdr>
            <w:top w:val="none" w:sz="0" w:space="0" w:color="auto"/>
            <w:left w:val="none" w:sz="0" w:space="0" w:color="auto"/>
            <w:bottom w:val="none" w:sz="0" w:space="0" w:color="auto"/>
            <w:right w:val="none" w:sz="0" w:space="0" w:color="auto"/>
          </w:divBdr>
        </w:div>
        <w:div w:id="305623973">
          <w:marLeft w:val="480"/>
          <w:marRight w:val="0"/>
          <w:marTop w:val="0"/>
          <w:marBottom w:val="0"/>
          <w:divBdr>
            <w:top w:val="none" w:sz="0" w:space="0" w:color="auto"/>
            <w:left w:val="none" w:sz="0" w:space="0" w:color="auto"/>
            <w:bottom w:val="none" w:sz="0" w:space="0" w:color="auto"/>
            <w:right w:val="none" w:sz="0" w:space="0" w:color="auto"/>
          </w:divBdr>
        </w:div>
        <w:div w:id="332299002">
          <w:marLeft w:val="480"/>
          <w:marRight w:val="0"/>
          <w:marTop w:val="0"/>
          <w:marBottom w:val="0"/>
          <w:divBdr>
            <w:top w:val="none" w:sz="0" w:space="0" w:color="auto"/>
            <w:left w:val="none" w:sz="0" w:space="0" w:color="auto"/>
            <w:bottom w:val="none" w:sz="0" w:space="0" w:color="auto"/>
            <w:right w:val="none" w:sz="0" w:space="0" w:color="auto"/>
          </w:divBdr>
        </w:div>
        <w:div w:id="355665813">
          <w:marLeft w:val="480"/>
          <w:marRight w:val="0"/>
          <w:marTop w:val="0"/>
          <w:marBottom w:val="0"/>
          <w:divBdr>
            <w:top w:val="none" w:sz="0" w:space="0" w:color="auto"/>
            <w:left w:val="none" w:sz="0" w:space="0" w:color="auto"/>
            <w:bottom w:val="none" w:sz="0" w:space="0" w:color="auto"/>
            <w:right w:val="none" w:sz="0" w:space="0" w:color="auto"/>
          </w:divBdr>
        </w:div>
        <w:div w:id="427819695">
          <w:marLeft w:val="480"/>
          <w:marRight w:val="0"/>
          <w:marTop w:val="0"/>
          <w:marBottom w:val="0"/>
          <w:divBdr>
            <w:top w:val="none" w:sz="0" w:space="0" w:color="auto"/>
            <w:left w:val="none" w:sz="0" w:space="0" w:color="auto"/>
            <w:bottom w:val="none" w:sz="0" w:space="0" w:color="auto"/>
            <w:right w:val="none" w:sz="0" w:space="0" w:color="auto"/>
          </w:divBdr>
        </w:div>
        <w:div w:id="469714454">
          <w:marLeft w:val="480"/>
          <w:marRight w:val="0"/>
          <w:marTop w:val="0"/>
          <w:marBottom w:val="0"/>
          <w:divBdr>
            <w:top w:val="none" w:sz="0" w:space="0" w:color="auto"/>
            <w:left w:val="none" w:sz="0" w:space="0" w:color="auto"/>
            <w:bottom w:val="none" w:sz="0" w:space="0" w:color="auto"/>
            <w:right w:val="none" w:sz="0" w:space="0" w:color="auto"/>
          </w:divBdr>
        </w:div>
        <w:div w:id="636690874">
          <w:marLeft w:val="480"/>
          <w:marRight w:val="0"/>
          <w:marTop w:val="0"/>
          <w:marBottom w:val="0"/>
          <w:divBdr>
            <w:top w:val="none" w:sz="0" w:space="0" w:color="auto"/>
            <w:left w:val="none" w:sz="0" w:space="0" w:color="auto"/>
            <w:bottom w:val="none" w:sz="0" w:space="0" w:color="auto"/>
            <w:right w:val="none" w:sz="0" w:space="0" w:color="auto"/>
          </w:divBdr>
        </w:div>
        <w:div w:id="653070748">
          <w:marLeft w:val="480"/>
          <w:marRight w:val="0"/>
          <w:marTop w:val="0"/>
          <w:marBottom w:val="0"/>
          <w:divBdr>
            <w:top w:val="none" w:sz="0" w:space="0" w:color="auto"/>
            <w:left w:val="none" w:sz="0" w:space="0" w:color="auto"/>
            <w:bottom w:val="none" w:sz="0" w:space="0" w:color="auto"/>
            <w:right w:val="none" w:sz="0" w:space="0" w:color="auto"/>
          </w:divBdr>
        </w:div>
        <w:div w:id="688219733">
          <w:marLeft w:val="480"/>
          <w:marRight w:val="0"/>
          <w:marTop w:val="0"/>
          <w:marBottom w:val="0"/>
          <w:divBdr>
            <w:top w:val="none" w:sz="0" w:space="0" w:color="auto"/>
            <w:left w:val="none" w:sz="0" w:space="0" w:color="auto"/>
            <w:bottom w:val="none" w:sz="0" w:space="0" w:color="auto"/>
            <w:right w:val="none" w:sz="0" w:space="0" w:color="auto"/>
          </w:divBdr>
        </w:div>
        <w:div w:id="797576460">
          <w:marLeft w:val="480"/>
          <w:marRight w:val="0"/>
          <w:marTop w:val="0"/>
          <w:marBottom w:val="0"/>
          <w:divBdr>
            <w:top w:val="none" w:sz="0" w:space="0" w:color="auto"/>
            <w:left w:val="none" w:sz="0" w:space="0" w:color="auto"/>
            <w:bottom w:val="none" w:sz="0" w:space="0" w:color="auto"/>
            <w:right w:val="none" w:sz="0" w:space="0" w:color="auto"/>
          </w:divBdr>
        </w:div>
        <w:div w:id="810486994">
          <w:marLeft w:val="480"/>
          <w:marRight w:val="0"/>
          <w:marTop w:val="0"/>
          <w:marBottom w:val="0"/>
          <w:divBdr>
            <w:top w:val="none" w:sz="0" w:space="0" w:color="auto"/>
            <w:left w:val="none" w:sz="0" w:space="0" w:color="auto"/>
            <w:bottom w:val="none" w:sz="0" w:space="0" w:color="auto"/>
            <w:right w:val="none" w:sz="0" w:space="0" w:color="auto"/>
          </w:divBdr>
        </w:div>
        <w:div w:id="883296594">
          <w:marLeft w:val="480"/>
          <w:marRight w:val="0"/>
          <w:marTop w:val="0"/>
          <w:marBottom w:val="0"/>
          <w:divBdr>
            <w:top w:val="none" w:sz="0" w:space="0" w:color="auto"/>
            <w:left w:val="none" w:sz="0" w:space="0" w:color="auto"/>
            <w:bottom w:val="none" w:sz="0" w:space="0" w:color="auto"/>
            <w:right w:val="none" w:sz="0" w:space="0" w:color="auto"/>
          </w:divBdr>
        </w:div>
        <w:div w:id="890992608">
          <w:marLeft w:val="480"/>
          <w:marRight w:val="0"/>
          <w:marTop w:val="0"/>
          <w:marBottom w:val="0"/>
          <w:divBdr>
            <w:top w:val="none" w:sz="0" w:space="0" w:color="auto"/>
            <w:left w:val="none" w:sz="0" w:space="0" w:color="auto"/>
            <w:bottom w:val="none" w:sz="0" w:space="0" w:color="auto"/>
            <w:right w:val="none" w:sz="0" w:space="0" w:color="auto"/>
          </w:divBdr>
        </w:div>
        <w:div w:id="908734878">
          <w:marLeft w:val="480"/>
          <w:marRight w:val="0"/>
          <w:marTop w:val="0"/>
          <w:marBottom w:val="0"/>
          <w:divBdr>
            <w:top w:val="none" w:sz="0" w:space="0" w:color="auto"/>
            <w:left w:val="none" w:sz="0" w:space="0" w:color="auto"/>
            <w:bottom w:val="none" w:sz="0" w:space="0" w:color="auto"/>
            <w:right w:val="none" w:sz="0" w:space="0" w:color="auto"/>
          </w:divBdr>
        </w:div>
        <w:div w:id="917862468">
          <w:marLeft w:val="480"/>
          <w:marRight w:val="0"/>
          <w:marTop w:val="0"/>
          <w:marBottom w:val="0"/>
          <w:divBdr>
            <w:top w:val="none" w:sz="0" w:space="0" w:color="auto"/>
            <w:left w:val="none" w:sz="0" w:space="0" w:color="auto"/>
            <w:bottom w:val="none" w:sz="0" w:space="0" w:color="auto"/>
            <w:right w:val="none" w:sz="0" w:space="0" w:color="auto"/>
          </w:divBdr>
        </w:div>
      </w:divsChild>
    </w:div>
    <w:div w:id="598371318">
      <w:bodyDiv w:val="1"/>
      <w:marLeft w:val="0"/>
      <w:marRight w:val="0"/>
      <w:marTop w:val="0"/>
      <w:marBottom w:val="0"/>
      <w:divBdr>
        <w:top w:val="none" w:sz="0" w:space="0" w:color="auto"/>
        <w:left w:val="none" w:sz="0" w:space="0" w:color="auto"/>
        <w:bottom w:val="none" w:sz="0" w:space="0" w:color="auto"/>
        <w:right w:val="none" w:sz="0" w:space="0" w:color="auto"/>
      </w:divBdr>
    </w:div>
    <w:div w:id="598803704">
      <w:bodyDiv w:val="1"/>
      <w:marLeft w:val="0"/>
      <w:marRight w:val="0"/>
      <w:marTop w:val="0"/>
      <w:marBottom w:val="0"/>
      <w:divBdr>
        <w:top w:val="none" w:sz="0" w:space="0" w:color="auto"/>
        <w:left w:val="none" w:sz="0" w:space="0" w:color="auto"/>
        <w:bottom w:val="none" w:sz="0" w:space="0" w:color="auto"/>
        <w:right w:val="none" w:sz="0" w:space="0" w:color="auto"/>
      </w:divBdr>
    </w:div>
    <w:div w:id="598829826">
      <w:bodyDiv w:val="1"/>
      <w:marLeft w:val="0"/>
      <w:marRight w:val="0"/>
      <w:marTop w:val="0"/>
      <w:marBottom w:val="0"/>
      <w:divBdr>
        <w:top w:val="none" w:sz="0" w:space="0" w:color="auto"/>
        <w:left w:val="none" w:sz="0" w:space="0" w:color="auto"/>
        <w:bottom w:val="none" w:sz="0" w:space="0" w:color="auto"/>
        <w:right w:val="none" w:sz="0" w:space="0" w:color="auto"/>
      </w:divBdr>
    </w:div>
    <w:div w:id="598876420">
      <w:bodyDiv w:val="1"/>
      <w:marLeft w:val="0"/>
      <w:marRight w:val="0"/>
      <w:marTop w:val="0"/>
      <w:marBottom w:val="0"/>
      <w:divBdr>
        <w:top w:val="none" w:sz="0" w:space="0" w:color="auto"/>
        <w:left w:val="none" w:sz="0" w:space="0" w:color="auto"/>
        <w:bottom w:val="none" w:sz="0" w:space="0" w:color="auto"/>
        <w:right w:val="none" w:sz="0" w:space="0" w:color="auto"/>
      </w:divBdr>
    </w:div>
    <w:div w:id="598947164">
      <w:bodyDiv w:val="1"/>
      <w:marLeft w:val="0"/>
      <w:marRight w:val="0"/>
      <w:marTop w:val="0"/>
      <w:marBottom w:val="0"/>
      <w:divBdr>
        <w:top w:val="none" w:sz="0" w:space="0" w:color="auto"/>
        <w:left w:val="none" w:sz="0" w:space="0" w:color="auto"/>
        <w:bottom w:val="none" w:sz="0" w:space="0" w:color="auto"/>
        <w:right w:val="none" w:sz="0" w:space="0" w:color="auto"/>
      </w:divBdr>
    </w:div>
    <w:div w:id="599293821">
      <w:bodyDiv w:val="1"/>
      <w:marLeft w:val="0"/>
      <w:marRight w:val="0"/>
      <w:marTop w:val="0"/>
      <w:marBottom w:val="0"/>
      <w:divBdr>
        <w:top w:val="none" w:sz="0" w:space="0" w:color="auto"/>
        <w:left w:val="none" w:sz="0" w:space="0" w:color="auto"/>
        <w:bottom w:val="none" w:sz="0" w:space="0" w:color="auto"/>
        <w:right w:val="none" w:sz="0" w:space="0" w:color="auto"/>
      </w:divBdr>
    </w:div>
    <w:div w:id="599408476">
      <w:bodyDiv w:val="1"/>
      <w:marLeft w:val="0"/>
      <w:marRight w:val="0"/>
      <w:marTop w:val="0"/>
      <w:marBottom w:val="0"/>
      <w:divBdr>
        <w:top w:val="none" w:sz="0" w:space="0" w:color="auto"/>
        <w:left w:val="none" w:sz="0" w:space="0" w:color="auto"/>
        <w:bottom w:val="none" w:sz="0" w:space="0" w:color="auto"/>
        <w:right w:val="none" w:sz="0" w:space="0" w:color="auto"/>
      </w:divBdr>
    </w:div>
    <w:div w:id="599720900">
      <w:bodyDiv w:val="1"/>
      <w:marLeft w:val="0"/>
      <w:marRight w:val="0"/>
      <w:marTop w:val="0"/>
      <w:marBottom w:val="0"/>
      <w:divBdr>
        <w:top w:val="none" w:sz="0" w:space="0" w:color="auto"/>
        <w:left w:val="none" w:sz="0" w:space="0" w:color="auto"/>
        <w:bottom w:val="none" w:sz="0" w:space="0" w:color="auto"/>
        <w:right w:val="none" w:sz="0" w:space="0" w:color="auto"/>
      </w:divBdr>
    </w:div>
    <w:div w:id="599918736">
      <w:bodyDiv w:val="1"/>
      <w:marLeft w:val="0"/>
      <w:marRight w:val="0"/>
      <w:marTop w:val="0"/>
      <w:marBottom w:val="0"/>
      <w:divBdr>
        <w:top w:val="none" w:sz="0" w:space="0" w:color="auto"/>
        <w:left w:val="none" w:sz="0" w:space="0" w:color="auto"/>
        <w:bottom w:val="none" w:sz="0" w:space="0" w:color="auto"/>
        <w:right w:val="none" w:sz="0" w:space="0" w:color="auto"/>
      </w:divBdr>
    </w:div>
    <w:div w:id="600070922">
      <w:bodyDiv w:val="1"/>
      <w:marLeft w:val="0"/>
      <w:marRight w:val="0"/>
      <w:marTop w:val="0"/>
      <w:marBottom w:val="0"/>
      <w:divBdr>
        <w:top w:val="none" w:sz="0" w:space="0" w:color="auto"/>
        <w:left w:val="none" w:sz="0" w:space="0" w:color="auto"/>
        <w:bottom w:val="none" w:sz="0" w:space="0" w:color="auto"/>
        <w:right w:val="none" w:sz="0" w:space="0" w:color="auto"/>
      </w:divBdr>
    </w:div>
    <w:div w:id="600454399">
      <w:bodyDiv w:val="1"/>
      <w:marLeft w:val="0"/>
      <w:marRight w:val="0"/>
      <w:marTop w:val="0"/>
      <w:marBottom w:val="0"/>
      <w:divBdr>
        <w:top w:val="none" w:sz="0" w:space="0" w:color="auto"/>
        <w:left w:val="none" w:sz="0" w:space="0" w:color="auto"/>
        <w:bottom w:val="none" w:sz="0" w:space="0" w:color="auto"/>
        <w:right w:val="none" w:sz="0" w:space="0" w:color="auto"/>
      </w:divBdr>
    </w:div>
    <w:div w:id="601034354">
      <w:bodyDiv w:val="1"/>
      <w:marLeft w:val="0"/>
      <w:marRight w:val="0"/>
      <w:marTop w:val="0"/>
      <w:marBottom w:val="0"/>
      <w:divBdr>
        <w:top w:val="none" w:sz="0" w:space="0" w:color="auto"/>
        <w:left w:val="none" w:sz="0" w:space="0" w:color="auto"/>
        <w:bottom w:val="none" w:sz="0" w:space="0" w:color="auto"/>
        <w:right w:val="none" w:sz="0" w:space="0" w:color="auto"/>
      </w:divBdr>
    </w:div>
    <w:div w:id="601035689">
      <w:bodyDiv w:val="1"/>
      <w:marLeft w:val="0"/>
      <w:marRight w:val="0"/>
      <w:marTop w:val="0"/>
      <w:marBottom w:val="0"/>
      <w:divBdr>
        <w:top w:val="none" w:sz="0" w:space="0" w:color="auto"/>
        <w:left w:val="none" w:sz="0" w:space="0" w:color="auto"/>
        <w:bottom w:val="none" w:sz="0" w:space="0" w:color="auto"/>
        <w:right w:val="none" w:sz="0" w:space="0" w:color="auto"/>
      </w:divBdr>
    </w:div>
    <w:div w:id="601109253">
      <w:bodyDiv w:val="1"/>
      <w:marLeft w:val="0"/>
      <w:marRight w:val="0"/>
      <w:marTop w:val="0"/>
      <w:marBottom w:val="0"/>
      <w:divBdr>
        <w:top w:val="none" w:sz="0" w:space="0" w:color="auto"/>
        <w:left w:val="none" w:sz="0" w:space="0" w:color="auto"/>
        <w:bottom w:val="none" w:sz="0" w:space="0" w:color="auto"/>
        <w:right w:val="none" w:sz="0" w:space="0" w:color="auto"/>
      </w:divBdr>
      <w:divsChild>
        <w:div w:id="65229270">
          <w:marLeft w:val="480"/>
          <w:marRight w:val="0"/>
          <w:marTop w:val="0"/>
          <w:marBottom w:val="0"/>
          <w:divBdr>
            <w:top w:val="none" w:sz="0" w:space="0" w:color="auto"/>
            <w:left w:val="none" w:sz="0" w:space="0" w:color="auto"/>
            <w:bottom w:val="none" w:sz="0" w:space="0" w:color="auto"/>
            <w:right w:val="none" w:sz="0" w:space="0" w:color="auto"/>
          </w:divBdr>
        </w:div>
        <w:div w:id="217398290">
          <w:marLeft w:val="480"/>
          <w:marRight w:val="0"/>
          <w:marTop w:val="0"/>
          <w:marBottom w:val="0"/>
          <w:divBdr>
            <w:top w:val="none" w:sz="0" w:space="0" w:color="auto"/>
            <w:left w:val="none" w:sz="0" w:space="0" w:color="auto"/>
            <w:bottom w:val="none" w:sz="0" w:space="0" w:color="auto"/>
            <w:right w:val="none" w:sz="0" w:space="0" w:color="auto"/>
          </w:divBdr>
        </w:div>
        <w:div w:id="393969068">
          <w:marLeft w:val="480"/>
          <w:marRight w:val="0"/>
          <w:marTop w:val="0"/>
          <w:marBottom w:val="0"/>
          <w:divBdr>
            <w:top w:val="none" w:sz="0" w:space="0" w:color="auto"/>
            <w:left w:val="none" w:sz="0" w:space="0" w:color="auto"/>
            <w:bottom w:val="none" w:sz="0" w:space="0" w:color="auto"/>
            <w:right w:val="none" w:sz="0" w:space="0" w:color="auto"/>
          </w:divBdr>
        </w:div>
        <w:div w:id="428820707">
          <w:marLeft w:val="480"/>
          <w:marRight w:val="0"/>
          <w:marTop w:val="0"/>
          <w:marBottom w:val="0"/>
          <w:divBdr>
            <w:top w:val="none" w:sz="0" w:space="0" w:color="auto"/>
            <w:left w:val="none" w:sz="0" w:space="0" w:color="auto"/>
            <w:bottom w:val="none" w:sz="0" w:space="0" w:color="auto"/>
            <w:right w:val="none" w:sz="0" w:space="0" w:color="auto"/>
          </w:divBdr>
        </w:div>
        <w:div w:id="472530587">
          <w:marLeft w:val="480"/>
          <w:marRight w:val="0"/>
          <w:marTop w:val="0"/>
          <w:marBottom w:val="0"/>
          <w:divBdr>
            <w:top w:val="none" w:sz="0" w:space="0" w:color="auto"/>
            <w:left w:val="none" w:sz="0" w:space="0" w:color="auto"/>
            <w:bottom w:val="none" w:sz="0" w:space="0" w:color="auto"/>
            <w:right w:val="none" w:sz="0" w:space="0" w:color="auto"/>
          </w:divBdr>
        </w:div>
        <w:div w:id="491290128">
          <w:marLeft w:val="480"/>
          <w:marRight w:val="0"/>
          <w:marTop w:val="0"/>
          <w:marBottom w:val="0"/>
          <w:divBdr>
            <w:top w:val="none" w:sz="0" w:space="0" w:color="auto"/>
            <w:left w:val="none" w:sz="0" w:space="0" w:color="auto"/>
            <w:bottom w:val="none" w:sz="0" w:space="0" w:color="auto"/>
            <w:right w:val="none" w:sz="0" w:space="0" w:color="auto"/>
          </w:divBdr>
        </w:div>
        <w:div w:id="504519176">
          <w:marLeft w:val="480"/>
          <w:marRight w:val="0"/>
          <w:marTop w:val="0"/>
          <w:marBottom w:val="0"/>
          <w:divBdr>
            <w:top w:val="none" w:sz="0" w:space="0" w:color="auto"/>
            <w:left w:val="none" w:sz="0" w:space="0" w:color="auto"/>
            <w:bottom w:val="none" w:sz="0" w:space="0" w:color="auto"/>
            <w:right w:val="none" w:sz="0" w:space="0" w:color="auto"/>
          </w:divBdr>
        </w:div>
        <w:div w:id="515584917">
          <w:marLeft w:val="480"/>
          <w:marRight w:val="0"/>
          <w:marTop w:val="0"/>
          <w:marBottom w:val="0"/>
          <w:divBdr>
            <w:top w:val="none" w:sz="0" w:space="0" w:color="auto"/>
            <w:left w:val="none" w:sz="0" w:space="0" w:color="auto"/>
            <w:bottom w:val="none" w:sz="0" w:space="0" w:color="auto"/>
            <w:right w:val="none" w:sz="0" w:space="0" w:color="auto"/>
          </w:divBdr>
        </w:div>
        <w:div w:id="531117832">
          <w:marLeft w:val="480"/>
          <w:marRight w:val="0"/>
          <w:marTop w:val="0"/>
          <w:marBottom w:val="0"/>
          <w:divBdr>
            <w:top w:val="none" w:sz="0" w:space="0" w:color="auto"/>
            <w:left w:val="none" w:sz="0" w:space="0" w:color="auto"/>
            <w:bottom w:val="none" w:sz="0" w:space="0" w:color="auto"/>
            <w:right w:val="none" w:sz="0" w:space="0" w:color="auto"/>
          </w:divBdr>
        </w:div>
        <w:div w:id="563027717">
          <w:marLeft w:val="480"/>
          <w:marRight w:val="0"/>
          <w:marTop w:val="0"/>
          <w:marBottom w:val="0"/>
          <w:divBdr>
            <w:top w:val="none" w:sz="0" w:space="0" w:color="auto"/>
            <w:left w:val="none" w:sz="0" w:space="0" w:color="auto"/>
            <w:bottom w:val="none" w:sz="0" w:space="0" w:color="auto"/>
            <w:right w:val="none" w:sz="0" w:space="0" w:color="auto"/>
          </w:divBdr>
        </w:div>
        <w:div w:id="675957244">
          <w:marLeft w:val="480"/>
          <w:marRight w:val="0"/>
          <w:marTop w:val="0"/>
          <w:marBottom w:val="0"/>
          <w:divBdr>
            <w:top w:val="none" w:sz="0" w:space="0" w:color="auto"/>
            <w:left w:val="none" w:sz="0" w:space="0" w:color="auto"/>
            <w:bottom w:val="none" w:sz="0" w:space="0" w:color="auto"/>
            <w:right w:val="none" w:sz="0" w:space="0" w:color="auto"/>
          </w:divBdr>
        </w:div>
        <w:div w:id="681778694">
          <w:marLeft w:val="480"/>
          <w:marRight w:val="0"/>
          <w:marTop w:val="0"/>
          <w:marBottom w:val="0"/>
          <w:divBdr>
            <w:top w:val="none" w:sz="0" w:space="0" w:color="auto"/>
            <w:left w:val="none" w:sz="0" w:space="0" w:color="auto"/>
            <w:bottom w:val="none" w:sz="0" w:space="0" w:color="auto"/>
            <w:right w:val="none" w:sz="0" w:space="0" w:color="auto"/>
          </w:divBdr>
        </w:div>
        <w:div w:id="692269738">
          <w:marLeft w:val="480"/>
          <w:marRight w:val="0"/>
          <w:marTop w:val="0"/>
          <w:marBottom w:val="0"/>
          <w:divBdr>
            <w:top w:val="none" w:sz="0" w:space="0" w:color="auto"/>
            <w:left w:val="none" w:sz="0" w:space="0" w:color="auto"/>
            <w:bottom w:val="none" w:sz="0" w:space="0" w:color="auto"/>
            <w:right w:val="none" w:sz="0" w:space="0" w:color="auto"/>
          </w:divBdr>
        </w:div>
        <w:div w:id="693264802">
          <w:marLeft w:val="480"/>
          <w:marRight w:val="0"/>
          <w:marTop w:val="0"/>
          <w:marBottom w:val="0"/>
          <w:divBdr>
            <w:top w:val="none" w:sz="0" w:space="0" w:color="auto"/>
            <w:left w:val="none" w:sz="0" w:space="0" w:color="auto"/>
            <w:bottom w:val="none" w:sz="0" w:space="0" w:color="auto"/>
            <w:right w:val="none" w:sz="0" w:space="0" w:color="auto"/>
          </w:divBdr>
        </w:div>
        <w:div w:id="719598346">
          <w:marLeft w:val="480"/>
          <w:marRight w:val="0"/>
          <w:marTop w:val="0"/>
          <w:marBottom w:val="0"/>
          <w:divBdr>
            <w:top w:val="none" w:sz="0" w:space="0" w:color="auto"/>
            <w:left w:val="none" w:sz="0" w:space="0" w:color="auto"/>
            <w:bottom w:val="none" w:sz="0" w:space="0" w:color="auto"/>
            <w:right w:val="none" w:sz="0" w:space="0" w:color="auto"/>
          </w:divBdr>
        </w:div>
        <w:div w:id="815337862">
          <w:marLeft w:val="480"/>
          <w:marRight w:val="0"/>
          <w:marTop w:val="0"/>
          <w:marBottom w:val="0"/>
          <w:divBdr>
            <w:top w:val="none" w:sz="0" w:space="0" w:color="auto"/>
            <w:left w:val="none" w:sz="0" w:space="0" w:color="auto"/>
            <w:bottom w:val="none" w:sz="0" w:space="0" w:color="auto"/>
            <w:right w:val="none" w:sz="0" w:space="0" w:color="auto"/>
          </w:divBdr>
        </w:div>
        <w:div w:id="871768541">
          <w:marLeft w:val="480"/>
          <w:marRight w:val="0"/>
          <w:marTop w:val="0"/>
          <w:marBottom w:val="0"/>
          <w:divBdr>
            <w:top w:val="none" w:sz="0" w:space="0" w:color="auto"/>
            <w:left w:val="none" w:sz="0" w:space="0" w:color="auto"/>
            <w:bottom w:val="none" w:sz="0" w:space="0" w:color="auto"/>
            <w:right w:val="none" w:sz="0" w:space="0" w:color="auto"/>
          </w:divBdr>
        </w:div>
        <w:div w:id="898445602">
          <w:marLeft w:val="480"/>
          <w:marRight w:val="0"/>
          <w:marTop w:val="0"/>
          <w:marBottom w:val="0"/>
          <w:divBdr>
            <w:top w:val="none" w:sz="0" w:space="0" w:color="auto"/>
            <w:left w:val="none" w:sz="0" w:space="0" w:color="auto"/>
            <w:bottom w:val="none" w:sz="0" w:space="0" w:color="auto"/>
            <w:right w:val="none" w:sz="0" w:space="0" w:color="auto"/>
          </w:divBdr>
        </w:div>
        <w:div w:id="966810918">
          <w:marLeft w:val="480"/>
          <w:marRight w:val="0"/>
          <w:marTop w:val="0"/>
          <w:marBottom w:val="0"/>
          <w:divBdr>
            <w:top w:val="none" w:sz="0" w:space="0" w:color="auto"/>
            <w:left w:val="none" w:sz="0" w:space="0" w:color="auto"/>
            <w:bottom w:val="none" w:sz="0" w:space="0" w:color="auto"/>
            <w:right w:val="none" w:sz="0" w:space="0" w:color="auto"/>
          </w:divBdr>
        </w:div>
      </w:divsChild>
    </w:div>
    <w:div w:id="601300091">
      <w:bodyDiv w:val="1"/>
      <w:marLeft w:val="0"/>
      <w:marRight w:val="0"/>
      <w:marTop w:val="0"/>
      <w:marBottom w:val="0"/>
      <w:divBdr>
        <w:top w:val="none" w:sz="0" w:space="0" w:color="auto"/>
        <w:left w:val="none" w:sz="0" w:space="0" w:color="auto"/>
        <w:bottom w:val="none" w:sz="0" w:space="0" w:color="auto"/>
        <w:right w:val="none" w:sz="0" w:space="0" w:color="auto"/>
      </w:divBdr>
    </w:div>
    <w:div w:id="601912060">
      <w:bodyDiv w:val="1"/>
      <w:marLeft w:val="0"/>
      <w:marRight w:val="0"/>
      <w:marTop w:val="0"/>
      <w:marBottom w:val="0"/>
      <w:divBdr>
        <w:top w:val="none" w:sz="0" w:space="0" w:color="auto"/>
        <w:left w:val="none" w:sz="0" w:space="0" w:color="auto"/>
        <w:bottom w:val="none" w:sz="0" w:space="0" w:color="auto"/>
        <w:right w:val="none" w:sz="0" w:space="0" w:color="auto"/>
      </w:divBdr>
    </w:div>
    <w:div w:id="601914187">
      <w:bodyDiv w:val="1"/>
      <w:marLeft w:val="0"/>
      <w:marRight w:val="0"/>
      <w:marTop w:val="0"/>
      <w:marBottom w:val="0"/>
      <w:divBdr>
        <w:top w:val="none" w:sz="0" w:space="0" w:color="auto"/>
        <w:left w:val="none" w:sz="0" w:space="0" w:color="auto"/>
        <w:bottom w:val="none" w:sz="0" w:space="0" w:color="auto"/>
        <w:right w:val="none" w:sz="0" w:space="0" w:color="auto"/>
      </w:divBdr>
    </w:div>
    <w:div w:id="602542875">
      <w:bodyDiv w:val="1"/>
      <w:marLeft w:val="0"/>
      <w:marRight w:val="0"/>
      <w:marTop w:val="0"/>
      <w:marBottom w:val="0"/>
      <w:divBdr>
        <w:top w:val="none" w:sz="0" w:space="0" w:color="auto"/>
        <w:left w:val="none" w:sz="0" w:space="0" w:color="auto"/>
        <w:bottom w:val="none" w:sz="0" w:space="0" w:color="auto"/>
        <w:right w:val="none" w:sz="0" w:space="0" w:color="auto"/>
      </w:divBdr>
    </w:div>
    <w:div w:id="602566169">
      <w:bodyDiv w:val="1"/>
      <w:marLeft w:val="0"/>
      <w:marRight w:val="0"/>
      <w:marTop w:val="0"/>
      <w:marBottom w:val="0"/>
      <w:divBdr>
        <w:top w:val="none" w:sz="0" w:space="0" w:color="auto"/>
        <w:left w:val="none" w:sz="0" w:space="0" w:color="auto"/>
        <w:bottom w:val="none" w:sz="0" w:space="0" w:color="auto"/>
        <w:right w:val="none" w:sz="0" w:space="0" w:color="auto"/>
      </w:divBdr>
    </w:div>
    <w:div w:id="602685006">
      <w:bodyDiv w:val="1"/>
      <w:marLeft w:val="0"/>
      <w:marRight w:val="0"/>
      <w:marTop w:val="0"/>
      <w:marBottom w:val="0"/>
      <w:divBdr>
        <w:top w:val="none" w:sz="0" w:space="0" w:color="auto"/>
        <w:left w:val="none" w:sz="0" w:space="0" w:color="auto"/>
        <w:bottom w:val="none" w:sz="0" w:space="0" w:color="auto"/>
        <w:right w:val="none" w:sz="0" w:space="0" w:color="auto"/>
      </w:divBdr>
    </w:div>
    <w:div w:id="602999508">
      <w:bodyDiv w:val="1"/>
      <w:marLeft w:val="0"/>
      <w:marRight w:val="0"/>
      <w:marTop w:val="0"/>
      <w:marBottom w:val="0"/>
      <w:divBdr>
        <w:top w:val="none" w:sz="0" w:space="0" w:color="auto"/>
        <w:left w:val="none" w:sz="0" w:space="0" w:color="auto"/>
        <w:bottom w:val="none" w:sz="0" w:space="0" w:color="auto"/>
        <w:right w:val="none" w:sz="0" w:space="0" w:color="auto"/>
      </w:divBdr>
    </w:div>
    <w:div w:id="603076225">
      <w:bodyDiv w:val="1"/>
      <w:marLeft w:val="0"/>
      <w:marRight w:val="0"/>
      <w:marTop w:val="0"/>
      <w:marBottom w:val="0"/>
      <w:divBdr>
        <w:top w:val="none" w:sz="0" w:space="0" w:color="auto"/>
        <w:left w:val="none" w:sz="0" w:space="0" w:color="auto"/>
        <w:bottom w:val="none" w:sz="0" w:space="0" w:color="auto"/>
        <w:right w:val="none" w:sz="0" w:space="0" w:color="auto"/>
      </w:divBdr>
    </w:div>
    <w:div w:id="603419739">
      <w:bodyDiv w:val="1"/>
      <w:marLeft w:val="0"/>
      <w:marRight w:val="0"/>
      <w:marTop w:val="0"/>
      <w:marBottom w:val="0"/>
      <w:divBdr>
        <w:top w:val="none" w:sz="0" w:space="0" w:color="auto"/>
        <w:left w:val="none" w:sz="0" w:space="0" w:color="auto"/>
        <w:bottom w:val="none" w:sz="0" w:space="0" w:color="auto"/>
        <w:right w:val="none" w:sz="0" w:space="0" w:color="auto"/>
      </w:divBdr>
    </w:div>
    <w:div w:id="603537363">
      <w:bodyDiv w:val="1"/>
      <w:marLeft w:val="0"/>
      <w:marRight w:val="0"/>
      <w:marTop w:val="0"/>
      <w:marBottom w:val="0"/>
      <w:divBdr>
        <w:top w:val="none" w:sz="0" w:space="0" w:color="auto"/>
        <w:left w:val="none" w:sz="0" w:space="0" w:color="auto"/>
        <w:bottom w:val="none" w:sz="0" w:space="0" w:color="auto"/>
        <w:right w:val="none" w:sz="0" w:space="0" w:color="auto"/>
      </w:divBdr>
    </w:div>
    <w:div w:id="603609318">
      <w:bodyDiv w:val="1"/>
      <w:marLeft w:val="0"/>
      <w:marRight w:val="0"/>
      <w:marTop w:val="0"/>
      <w:marBottom w:val="0"/>
      <w:divBdr>
        <w:top w:val="none" w:sz="0" w:space="0" w:color="auto"/>
        <w:left w:val="none" w:sz="0" w:space="0" w:color="auto"/>
        <w:bottom w:val="none" w:sz="0" w:space="0" w:color="auto"/>
        <w:right w:val="none" w:sz="0" w:space="0" w:color="auto"/>
      </w:divBdr>
    </w:div>
    <w:div w:id="603615267">
      <w:bodyDiv w:val="1"/>
      <w:marLeft w:val="0"/>
      <w:marRight w:val="0"/>
      <w:marTop w:val="0"/>
      <w:marBottom w:val="0"/>
      <w:divBdr>
        <w:top w:val="none" w:sz="0" w:space="0" w:color="auto"/>
        <w:left w:val="none" w:sz="0" w:space="0" w:color="auto"/>
        <w:bottom w:val="none" w:sz="0" w:space="0" w:color="auto"/>
        <w:right w:val="none" w:sz="0" w:space="0" w:color="auto"/>
      </w:divBdr>
    </w:div>
    <w:div w:id="604116055">
      <w:bodyDiv w:val="1"/>
      <w:marLeft w:val="0"/>
      <w:marRight w:val="0"/>
      <w:marTop w:val="0"/>
      <w:marBottom w:val="0"/>
      <w:divBdr>
        <w:top w:val="none" w:sz="0" w:space="0" w:color="auto"/>
        <w:left w:val="none" w:sz="0" w:space="0" w:color="auto"/>
        <w:bottom w:val="none" w:sz="0" w:space="0" w:color="auto"/>
        <w:right w:val="none" w:sz="0" w:space="0" w:color="auto"/>
      </w:divBdr>
    </w:div>
    <w:div w:id="604192361">
      <w:bodyDiv w:val="1"/>
      <w:marLeft w:val="0"/>
      <w:marRight w:val="0"/>
      <w:marTop w:val="0"/>
      <w:marBottom w:val="0"/>
      <w:divBdr>
        <w:top w:val="none" w:sz="0" w:space="0" w:color="auto"/>
        <w:left w:val="none" w:sz="0" w:space="0" w:color="auto"/>
        <w:bottom w:val="none" w:sz="0" w:space="0" w:color="auto"/>
        <w:right w:val="none" w:sz="0" w:space="0" w:color="auto"/>
      </w:divBdr>
    </w:div>
    <w:div w:id="604270438">
      <w:bodyDiv w:val="1"/>
      <w:marLeft w:val="0"/>
      <w:marRight w:val="0"/>
      <w:marTop w:val="0"/>
      <w:marBottom w:val="0"/>
      <w:divBdr>
        <w:top w:val="none" w:sz="0" w:space="0" w:color="auto"/>
        <w:left w:val="none" w:sz="0" w:space="0" w:color="auto"/>
        <w:bottom w:val="none" w:sz="0" w:space="0" w:color="auto"/>
        <w:right w:val="none" w:sz="0" w:space="0" w:color="auto"/>
      </w:divBdr>
    </w:div>
    <w:div w:id="604459812">
      <w:bodyDiv w:val="1"/>
      <w:marLeft w:val="0"/>
      <w:marRight w:val="0"/>
      <w:marTop w:val="0"/>
      <w:marBottom w:val="0"/>
      <w:divBdr>
        <w:top w:val="none" w:sz="0" w:space="0" w:color="auto"/>
        <w:left w:val="none" w:sz="0" w:space="0" w:color="auto"/>
        <w:bottom w:val="none" w:sz="0" w:space="0" w:color="auto"/>
        <w:right w:val="none" w:sz="0" w:space="0" w:color="auto"/>
      </w:divBdr>
    </w:div>
    <w:div w:id="604575578">
      <w:bodyDiv w:val="1"/>
      <w:marLeft w:val="0"/>
      <w:marRight w:val="0"/>
      <w:marTop w:val="0"/>
      <w:marBottom w:val="0"/>
      <w:divBdr>
        <w:top w:val="none" w:sz="0" w:space="0" w:color="auto"/>
        <w:left w:val="none" w:sz="0" w:space="0" w:color="auto"/>
        <w:bottom w:val="none" w:sz="0" w:space="0" w:color="auto"/>
        <w:right w:val="none" w:sz="0" w:space="0" w:color="auto"/>
      </w:divBdr>
    </w:div>
    <w:div w:id="604578760">
      <w:bodyDiv w:val="1"/>
      <w:marLeft w:val="0"/>
      <w:marRight w:val="0"/>
      <w:marTop w:val="0"/>
      <w:marBottom w:val="0"/>
      <w:divBdr>
        <w:top w:val="none" w:sz="0" w:space="0" w:color="auto"/>
        <w:left w:val="none" w:sz="0" w:space="0" w:color="auto"/>
        <w:bottom w:val="none" w:sz="0" w:space="0" w:color="auto"/>
        <w:right w:val="none" w:sz="0" w:space="0" w:color="auto"/>
      </w:divBdr>
    </w:div>
    <w:div w:id="604924025">
      <w:bodyDiv w:val="1"/>
      <w:marLeft w:val="0"/>
      <w:marRight w:val="0"/>
      <w:marTop w:val="0"/>
      <w:marBottom w:val="0"/>
      <w:divBdr>
        <w:top w:val="none" w:sz="0" w:space="0" w:color="auto"/>
        <w:left w:val="none" w:sz="0" w:space="0" w:color="auto"/>
        <w:bottom w:val="none" w:sz="0" w:space="0" w:color="auto"/>
        <w:right w:val="none" w:sz="0" w:space="0" w:color="auto"/>
      </w:divBdr>
    </w:div>
    <w:div w:id="605768015">
      <w:bodyDiv w:val="1"/>
      <w:marLeft w:val="0"/>
      <w:marRight w:val="0"/>
      <w:marTop w:val="0"/>
      <w:marBottom w:val="0"/>
      <w:divBdr>
        <w:top w:val="none" w:sz="0" w:space="0" w:color="auto"/>
        <w:left w:val="none" w:sz="0" w:space="0" w:color="auto"/>
        <w:bottom w:val="none" w:sz="0" w:space="0" w:color="auto"/>
        <w:right w:val="none" w:sz="0" w:space="0" w:color="auto"/>
      </w:divBdr>
      <w:divsChild>
        <w:div w:id="8455301">
          <w:marLeft w:val="480"/>
          <w:marRight w:val="0"/>
          <w:marTop w:val="0"/>
          <w:marBottom w:val="0"/>
          <w:divBdr>
            <w:top w:val="none" w:sz="0" w:space="0" w:color="auto"/>
            <w:left w:val="none" w:sz="0" w:space="0" w:color="auto"/>
            <w:bottom w:val="none" w:sz="0" w:space="0" w:color="auto"/>
            <w:right w:val="none" w:sz="0" w:space="0" w:color="auto"/>
          </w:divBdr>
        </w:div>
        <w:div w:id="14892127">
          <w:marLeft w:val="480"/>
          <w:marRight w:val="0"/>
          <w:marTop w:val="0"/>
          <w:marBottom w:val="0"/>
          <w:divBdr>
            <w:top w:val="none" w:sz="0" w:space="0" w:color="auto"/>
            <w:left w:val="none" w:sz="0" w:space="0" w:color="auto"/>
            <w:bottom w:val="none" w:sz="0" w:space="0" w:color="auto"/>
            <w:right w:val="none" w:sz="0" w:space="0" w:color="auto"/>
          </w:divBdr>
        </w:div>
        <w:div w:id="17660855">
          <w:marLeft w:val="480"/>
          <w:marRight w:val="0"/>
          <w:marTop w:val="0"/>
          <w:marBottom w:val="0"/>
          <w:divBdr>
            <w:top w:val="none" w:sz="0" w:space="0" w:color="auto"/>
            <w:left w:val="none" w:sz="0" w:space="0" w:color="auto"/>
            <w:bottom w:val="none" w:sz="0" w:space="0" w:color="auto"/>
            <w:right w:val="none" w:sz="0" w:space="0" w:color="auto"/>
          </w:divBdr>
        </w:div>
        <w:div w:id="75788216">
          <w:marLeft w:val="480"/>
          <w:marRight w:val="0"/>
          <w:marTop w:val="0"/>
          <w:marBottom w:val="0"/>
          <w:divBdr>
            <w:top w:val="none" w:sz="0" w:space="0" w:color="auto"/>
            <w:left w:val="none" w:sz="0" w:space="0" w:color="auto"/>
            <w:bottom w:val="none" w:sz="0" w:space="0" w:color="auto"/>
            <w:right w:val="none" w:sz="0" w:space="0" w:color="auto"/>
          </w:divBdr>
        </w:div>
        <w:div w:id="113332961">
          <w:marLeft w:val="480"/>
          <w:marRight w:val="0"/>
          <w:marTop w:val="0"/>
          <w:marBottom w:val="0"/>
          <w:divBdr>
            <w:top w:val="none" w:sz="0" w:space="0" w:color="auto"/>
            <w:left w:val="none" w:sz="0" w:space="0" w:color="auto"/>
            <w:bottom w:val="none" w:sz="0" w:space="0" w:color="auto"/>
            <w:right w:val="none" w:sz="0" w:space="0" w:color="auto"/>
          </w:divBdr>
        </w:div>
        <w:div w:id="124395026">
          <w:marLeft w:val="480"/>
          <w:marRight w:val="0"/>
          <w:marTop w:val="0"/>
          <w:marBottom w:val="0"/>
          <w:divBdr>
            <w:top w:val="none" w:sz="0" w:space="0" w:color="auto"/>
            <w:left w:val="none" w:sz="0" w:space="0" w:color="auto"/>
            <w:bottom w:val="none" w:sz="0" w:space="0" w:color="auto"/>
            <w:right w:val="none" w:sz="0" w:space="0" w:color="auto"/>
          </w:divBdr>
        </w:div>
        <w:div w:id="130446846">
          <w:marLeft w:val="480"/>
          <w:marRight w:val="0"/>
          <w:marTop w:val="0"/>
          <w:marBottom w:val="0"/>
          <w:divBdr>
            <w:top w:val="none" w:sz="0" w:space="0" w:color="auto"/>
            <w:left w:val="none" w:sz="0" w:space="0" w:color="auto"/>
            <w:bottom w:val="none" w:sz="0" w:space="0" w:color="auto"/>
            <w:right w:val="none" w:sz="0" w:space="0" w:color="auto"/>
          </w:divBdr>
        </w:div>
        <w:div w:id="136074870">
          <w:marLeft w:val="480"/>
          <w:marRight w:val="0"/>
          <w:marTop w:val="0"/>
          <w:marBottom w:val="0"/>
          <w:divBdr>
            <w:top w:val="none" w:sz="0" w:space="0" w:color="auto"/>
            <w:left w:val="none" w:sz="0" w:space="0" w:color="auto"/>
            <w:bottom w:val="none" w:sz="0" w:space="0" w:color="auto"/>
            <w:right w:val="none" w:sz="0" w:space="0" w:color="auto"/>
          </w:divBdr>
        </w:div>
        <w:div w:id="157045070">
          <w:marLeft w:val="480"/>
          <w:marRight w:val="0"/>
          <w:marTop w:val="0"/>
          <w:marBottom w:val="0"/>
          <w:divBdr>
            <w:top w:val="none" w:sz="0" w:space="0" w:color="auto"/>
            <w:left w:val="none" w:sz="0" w:space="0" w:color="auto"/>
            <w:bottom w:val="none" w:sz="0" w:space="0" w:color="auto"/>
            <w:right w:val="none" w:sz="0" w:space="0" w:color="auto"/>
          </w:divBdr>
        </w:div>
        <w:div w:id="217786760">
          <w:marLeft w:val="480"/>
          <w:marRight w:val="0"/>
          <w:marTop w:val="0"/>
          <w:marBottom w:val="0"/>
          <w:divBdr>
            <w:top w:val="none" w:sz="0" w:space="0" w:color="auto"/>
            <w:left w:val="none" w:sz="0" w:space="0" w:color="auto"/>
            <w:bottom w:val="none" w:sz="0" w:space="0" w:color="auto"/>
            <w:right w:val="none" w:sz="0" w:space="0" w:color="auto"/>
          </w:divBdr>
        </w:div>
        <w:div w:id="236329125">
          <w:marLeft w:val="480"/>
          <w:marRight w:val="0"/>
          <w:marTop w:val="0"/>
          <w:marBottom w:val="0"/>
          <w:divBdr>
            <w:top w:val="none" w:sz="0" w:space="0" w:color="auto"/>
            <w:left w:val="none" w:sz="0" w:space="0" w:color="auto"/>
            <w:bottom w:val="none" w:sz="0" w:space="0" w:color="auto"/>
            <w:right w:val="none" w:sz="0" w:space="0" w:color="auto"/>
          </w:divBdr>
        </w:div>
        <w:div w:id="282657227">
          <w:marLeft w:val="480"/>
          <w:marRight w:val="0"/>
          <w:marTop w:val="0"/>
          <w:marBottom w:val="0"/>
          <w:divBdr>
            <w:top w:val="none" w:sz="0" w:space="0" w:color="auto"/>
            <w:left w:val="none" w:sz="0" w:space="0" w:color="auto"/>
            <w:bottom w:val="none" w:sz="0" w:space="0" w:color="auto"/>
            <w:right w:val="none" w:sz="0" w:space="0" w:color="auto"/>
          </w:divBdr>
        </w:div>
        <w:div w:id="283732663">
          <w:marLeft w:val="480"/>
          <w:marRight w:val="0"/>
          <w:marTop w:val="0"/>
          <w:marBottom w:val="0"/>
          <w:divBdr>
            <w:top w:val="none" w:sz="0" w:space="0" w:color="auto"/>
            <w:left w:val="none" w:sz="0" w:space="0" w:color="auto"/>
            <w:bottom w:val="none" w:sz="0" w:space="0" w:color="auto"/>
            <w:right w:val="none" w:sz="0" w:space="0" w:color="auto"/>
          </w:divBdr>
        </w:div>
        <w:div w:id="288711878">
          <w:marLeft w:val="480"/>
          <w:marRight w:val="0"/>
          <w:marTop w:val="0"/>
          <w:marBottom w:val="0"/>
          <w:divBdr>
            <w:top w:val="none" w:sz="0" w:space="0" w:color="auto"/>
            <w:left w:val="none" w:sz="0" w:space="0" w:color="auto"/>
            <w:bottom w:val="none" w:sz="0" w:space="0" w:color="auto"/>
            <w:right w:val="none" w:sz="0" w:space="0" w:color="auto"/>
          </w:divBdr>
        </w:div>
        <w:div w:id="329257642">
          <w:marLeft w:val="480"/>
          <w:marRight w:val="0"/>
          <w:marTop w:val="0"/>
          <w:marBottom w:val="0"/>
          <w:divBdr>
            <w:top w:val="none" w:sz="0" w:space="0" w:color="auto"/>
            <w:left w:val="none" w:sz="0" w:space="0" w:color="auto"/>
            <w:bottom w:val="none" w:sz="0" w:space="0" w:color="auto"/>
            <w:right w:val="none" w:sz="0" w:space="0" w:color="auto"/>
          </w:divBdr>
        </w:div>
        <w:div w:id="380905812">
          <w:marLeft w:val="480"/>
          <w:marRight w:val="0"/>
          <w:marTop w:val="0"/>
          <w:marBottom w:val="0"/>
          <w:divBdr>
            <w:top w:val="none" w:sz="0" w:space="0" w:color="auto"/>
            <w:left w:val="none" w:sz="0" w:space="0" w:color="auto"/>
            <w:bottom w:val="none" w:sz="0" w:space="0" w:color="auto"/>
            <w:right w:val="none" w:sz="0" w:space="0" w:color="auto"/>
          </w:divBdr>
        </w:div>
        <w:div w:id="387995107">
          <w:marLeft w:val="480"/>
          <w:marRight w:val="0"/>
          <w:marTop w:val="0"/>
          <w:marBottom w:val="0"/>
          <w:divBdr>
            <w:top w:val="none" w:sz="0" w:space="0" w:color="auto"/>
            <w:left w:val="none" w:sz="0" w:space="0" w:color="auto"/>
            <w:bottom w:val="none" w:sz="0" w:space="0" w:color="auto"/>
            <w:right w:val="none" w:sz="0" w:space="0" w:color="auto"/>
          </w:divBdr>
        </w:div>
        <w:div w:id="420755938">
          <w:marLeft w:val="480"/>
          <w:marRight w:val="0"/>
          <w:marTop w:val="0"/>
          <w:marBottom w:val="0"/>
          <w:divBdr>
            <w:top w:val="none" w:sz="0" w:space="0" w:color="auto"/>
            <w:left w:val="none" w:sz="0" w:space="0" w:color="auto"/>
            <w:bottom w:val="none" w:sz="0" w:space="0" w:color="auto"/>
            <w:right w:val="none" w:sz="0" w:space="0" w:color="auto"/>
          </w:divBdr>
        </w:div>
        <w:div w:id="423038755">
          <w:marLeft w:val="480"/>
          <w:marRight w:val="0"/>
          <w:marTop w:val="0"/>
          <w:marBottom w:val="0"/>
          <w:divBdr>
            <w:top w:val="none" w:sz="0" w:space="0" w:color="auto"/>
            <w:left w:val="none" w:sz="0" w:space="0" w:color="auto"/>
            <w:bottom w:val="none" w:sz="0" w:space="0" w:color="auto"/>
            <w:right w:val="none" w:sz="0" w:space="0" w:color="auto"/>
          </w:divBdr>
        </w:div>
        <w:div w:id="424690858">
          <w:marLeft w:val="480"/>
          <w:marRight w:val="0"/>
          <w:marTop w:val="0"/>
          <w:marBottom w:val="0"/>
          <w:divBdr>
            <w:top w:val="none" w:sz="0" w:space="0" w:color="auto"/>
            <w:left w:val="none" w:sz="0" w:space="0" w:color="auto"/>
            <w:bottom w:val="none" w:sz="0" w:space="0" w:color="auto"/>
            <w:right w:val="none" w:sz="0" w:space="0" w:color="auto"/>
          </w:divBdr>
        </w:div>
        <w:div w:id="462160461">
          <w:marLeft w:val="480"/>
          <w:marRight w:val="0"/>
          <w:marTop w:val="0"/>
          <w:marBottom w:val="0"/>
          <w:divBdr>
            <w:top w:val="none" w:sz="0" w:space="0" w:color="auto"/>
            <w:left w:val="none" w:sz="0" w:space="0" w:color="auto"/>
            <w:bottom w:val="none" w:sz="0" w:space="0" w:color="auto"/>
            <w:right w:val="none" w:sz="0" w:space="0" w:color="auto"/>
          </w:divBdr>
        </w:div>
        <w:div w:id="479421596">
          <w:marLeft w:val="480"/>
          <w:marRight w:val="0"/>
          <w:marTop w:val="0"/>
          <w:marBottom w:val="0"/>
          <w:divBdr>
            <w:top w:val="none" w:sz="0" w:space="0" w:color="auto"/>
            <w:left w:val="none" w:sz="0" w:space="0" w:color="auto"/>
            <w:bottom w:val="none" w:sz="0" w:space="0" w:color="auto"/>
            <w:right w:val="none" w:sz="0" w:space="0" w:color="auto"/>
          </w:divBdr>
        </w:div>
        <w:div w:id="485635913">
          <w:marLeft w:val="480"/>
          <w:marRight w:val="0"/>
          <w:marTop w:val="0"/>
          <w:marBottom w:val="0"/>
          <w:divBdr>
            <w:top w:val="none" w:sz="0" w:space="0" w:color="auto"/>
            <w:left w:val="none" w:sz="0" w:space="0" w:color="auto"/>
            <w:bottom w:val="none" w:sz="0" w:space="0" w:color="auto"/>
            <w:right w:val="none" w:sz="0" w:space="0" w:color="auto"/>
          </w:divBdr>
        </w:div>
        <w:div w:id="510148219">
          <w:marLeft w:val="480"/>
          <w:marRight w:val="0"/>
          <w:marTop w:val="0"/>
          <w:marBottom w:val="0"/>
          <w:divBdr>
            <w:top w:val="none" w:sz="0" w:space="0" w:color="auto"/>
            <w:left w:val="none" w:sz="0" w:space="0" w:color="auto"/>
            <w:bottom w:val="none" w:sz="0" w:space="0" w:color="auto"/>
            <w:right w:val="none" w:sz="0" w:space="0" w:color="auto"/>
          </w:divBdr>
        </w:div>
        <w:div w:id="510611770">
          <w:marLeft w:val="480"/>
          <w:marRight w:val="0"/>
          <w:marTop w:val="0"/>
          <w:marBottom w:val="0"/>
          <w:divBdr>
            <w:top w:val="none" w:sz="0" w:space="0" w:color="auto"/>
            <w:left w:val="none" w:sz="0" w:space="0" w:color="auto"/>
            <w:bottom w:val="none" w:sz="0" w:space="0" w:color="auto"/>
            <w:right w:val="none" w:sz="0" w:space="0" w:color="auto"/>
          </w:divBdr>
        </w:div>
        <w:div w:id="517890040">
          <w:marLeft w:val="480"/>
          <w:marRight w:val="0"/>
          <w:marTop w:val="0"/>
          <w:marBottom w:val="0"/>
          <w:divBdr>
            <w:top w:val="none" w:sz="0" w:space="0" w:color="auto"/>
            <w:left w:val="none" w:sz="0" w:space="0" w:color="auto"/>
            <w:bottom w:val="none" w:sz="0" w:space="0" w:color="auto"/>
            <w:right w:val="none" w:sz="0" w:space="0" w:color="auto"/>
          </w:divBdr>
        </w:div>
        <w:div w:id="518588199">
          <w:marLeft w:val="480"/>
          <w:marRight w:val="0"/>
          <w:marTop w:val="0"/>
          <w:marBottom w:val="0"/>
          <w:divBdr>
            <w:top w:val="none" w:sz="0" w:space="0" w:color="auto"/>
            <w:left w:val="none" w:sz="0" w:space="0" w:color="auto"/>
            <w:bottom w:val="none" w:sz="0" w:space="0" w:color="auto"/>
            <w:right w:val="none" w:sz="0" w:space="0" w:color="auto"/>
          </w:divBdr>
        </w:div>
        <w:div w:id="519927448">
          <w:marLeft w:val="480"/>
          <w:marRight w:val="0"/>
          <w:marTop w:val="0"/>
          <w:marBottom w:val="0"/>
          <w:divBdr>
            <w:top w:val="none" w:sz="0" w:space="0" w:color="auto"/>
            <w:left w:val="none" w:sz="0" w:space="0" w:color="auto"/>
            <w:bottom w:val="none" w:sz="0" w:space="0" w:color="auto"/>
            <w:right w:val="none" w:sz="0" w:space="0" w:color="auto"/>
          </w:divBdr>
        </w:div>
        <w:div w:id="524095851">
          <w:marLeft w:val="480"/>
          <w:marRight w:val="0"/>
          <w:marTop w:val="0"/>
          <w:marBottom w:val="0"/>
          <w:divBdr>
            <w:top w:val="none" w:sz="0" w:space="0" w:color="auto"/>
            <w:left w:val="none" w:sz="0" w:space="0" w:color="auto"/>
            <w:bottom w:val="none" w:sz="0" w:space="0" w:color="auto"/>
            <w:right w:val="none" w:sz="0" w:space="0" w:color="auto"/>
          </w:divBdr>
        </w:div>
        <w:div w:id="531767442">
          <w:marLeft w:val="480"/>
          <w:marRight w:val="0"/>
          <w:marTop w:val="0"/>
          <w:marBottom w:val="0"/>
          <w:divBdr>
            <w:top w:val="none" w:sz="0" w:space="0" w:color="auto"/>
            <w:left w:val="none" w:sz="0" w:space="0" w:color="auto"/>
            <w:bottom w:val="none" w:sz="0" w:space="0" w:color="auto"/>
            <w:right w:val="none" w:sz="0" w:space="0" w:color="auto"/>
          </w:divBdr>
        </w:div>
        <w:div w:id="541283109">
          <w:marLeft w:val="480"/>
          <w:marRight w:val="0"/>
          <w:marTop w:val="0"/>
          <w:marBottom w:val="0"/>
          <w:divBdr>
            <w:top w:val="none" w:sz="0" w:space="0" w:color="auto"/>
            <w:left w:val="none" w:sz="0" w:space="0" w:color="auto"/>
            <w:bottom w:val="none" w:sz="0" w:space="0" w:color="auto"/>
            <w:right w:val="none" w:sz="0" w:space="0" w:color="auto"/>
          </w:divBdr>
        </w:div>
        <w:div w:id="544026835">
          <w:marLeft w:val="480"/>
          <w:marRight w:val="0"/>
          <w:marTop w:val="0"/>
          <w:marBottom w:val="0"/>
          <w:divBdr>
            <w:top w:val="none" w:sz="0" w:space="0" w:color="auto"/>
            <w:left w:val="none" w:sz="0" w:space="0" w:color="auto"/>
            <w:bottom w:val="none" w:sz="0" w:space="0" w:color="auto"/>
            <w:right w:val="none" w:sz="0" w:space="0" w:color="auto"/>
          </w:divBdr>
        </w:div>
        <w:div w:id="573011314">
          <w:marLeft w:val="480"/>
          <w:marRight w:val="0"/>
          <w:marTop w:val="0"/>
          <w:marBottom w:val="0"/>
          <w:divBdr>
            <w:top w:val="none" w:sz="0" w:space="0" w:color="auto"/>
            <w:left w:val="none" w:sz="0" w:space="0" w:color="auto"/>
            <w:bottom w:val="none" w:sz="0" w:space="0" w:color="auto"/>
            <w:right w:val="none" w:sz="0" w:space="0" w:color="auto"/>
          </w:divBdr>
        </w:div>
        <w:div w:id="578095366">
          <w:marLeft w:val="480"/>
          <w:marRight w:val="0"/>
          <w:marTop w:val="0"/>
          <w:marBottom w:val="0"/>
          <w:divBdr>
            <w:top w:val="none" w:sz="0" w:space="0" w:color="auto"/>
            <w:left w:val="none" w:sz="0" w:space="0" w:color="auto"/>
            <w:bottom w:val="none" w:sz="0" w:space="0" w:color="auto"/>
            <w:right w:val="none" w:sz="0" w:space="0" w:color="auto"/>
          </w:divBdr>
        </w:div>
        <w:div w:id="623075861">
          <w:marLeft w:val="480"/>
          <w:marRight w:val="0"/>
          <w:marTop w:val="0"/>
          <w:marBottom w:val="0"/>
          <w:divBdr>
            <w:top w:val="none" w:sz="0" w:space="0" w:color="auto"/>
            <w:left w:val="none" w:sz="0" w:space="0" w:color="auto"/>
            <w:bottom w:val="none" w:sz="0" w:space="0" w:color="auto"/>
            <w:right w:val="none" w:sz="0" w:space="0" w:color="auto"/>
          </w:divBdr>
        </w:div>
        <w:div w:id="654528646">
          <w:marLeft w:val="480"/>
          <w:marRight w:val="0"/>
          <w:marTop w:val="0"/>
          <w:marBottom w:val="0"/>
          <w:divBdr>
            <w:top w:val="none" w:sz="0" w:space="0" w:color="auto"/>
            <w:left w:val="none" w:sz="0" w:space="0" w:color="auto"/>
            <w:bottom w:val="none" w:sz="0" w:space="0" w:color="auto"/>
            <w:right w:val="none" w:sz="0" w:space="0" w:color="auto"/>
          </w:divBdr>
        </w:div>
        <w:div w:id="720716661">
          <w:marLeft w:val="480"/>
          <w:marRight w:val="0"/>
          <w:marTop w:val="0"/>
          <w:marBottom w:val="0"/>
          <w:divBdr>
            <w:top w:val="none" w:sz="0" w:space="0" w:color="auto"/>
            <w:left w:val="none" w:sz="0" w:space="0" w:color="auto"/>
            <w:bottom w:val="none" w:sz="0" w:space="0" w:color="auto"/>
            <w:right w:val="none" w:sz="0" w:space="0" w:color="auto"/>
          </w:divBdr>
        </w:div>
        <w:div w:id="721709370">
          <w:marLeft w:val="480"/>
          <w:marRight w:val="0"/>
          <w:marTop w:val="0"/>
          <w:marBottom w:val="0"/>
          <w:divBdr>
            <w:top w:val="none" w:sz="0" w:space="0" w:color="auto"/>
            <w:left w:val="none" w:sz="0" w:space="0" w:color="auto"/>
            <w:bottom w:val="none" w:sz="0" w:space="0" w:color="auto"/>
            <w:right w:val="none" w:sz="0" w:space="0" w:color="auto"/>
          </w:divBdr>
        </w:div>
        <w:div w:id="729378933">
          <w:marLeft w:val="480"/>
          <w:marRight w:val="0"/>
          <w:marTop w:val="0"/>
          <w:marBottom w:val="0"/>
          <w:divBdr>
            <w:top w:val="none" w:sz="0" w:space="0" w:color="auto"/>
            <w:left w:val="none" w:sz="0" w:space="0" w:color="auto"/>
            <w:bottom w:val="none" w:sz="0" w:space="0" w:color="auto"/>
            <w:right w:val="none" w:sz="0" w:space="0" w:color="auto"/>
          </w:divBdr>
        </w:div>
        <w:div w:id="750003642">
          <w:marLeft w:val="480"/>
          <w:marRight w:val="0"/>
          <w:marTop w:val="0"/>
          <w:marBottom w:val="0"/>
          <w:divBdr>
            <w:top w:val="none" w:sz="0" w:space="0" w:color="auto"/>
            <w:left w:val="none" w:sz="0" w:space="0" w:color="auto"/>
            <w:bottom w:val="none" w:sz="0" w:space="0" w:color="auto"/>
            <w:right w:val="none" w:sz="0" w:space="0" w:color="auto"/>
          </w:divBdr>
        </w:div>
        <w:div w:id="822742085">
          <w:marLeft w:val="480"/>
          <w:marRight w:val="0"/>
          <w:marTop w:val="0"/>
          <w:marBottom w:val="0"/>
          <w:divBdr>
            <w:top w:val="none" w:sz="0" w:space="0" w:color="auto"/>
            <w:left w:val="none" w:sz="0" w:space="0" w:color="auto"/>
            <w:bottom w:val="none" w:sz="0" w:space="0" w:color="auto"/>
            <w:right w:val="none" w:sz="0" w:space="0" w:color="auto"/>
          </w:divBdr>
        </w:div>
        <w:div w:id="851144153">
          <w:marLeft w:val="480"/>
          <w:marRight w:val="0"/>
          <w:marTop w:val="0"/>
          <w:marBottom w:val="0"/>
          <w:divBdr>
            <w:top w:val="none" w:sz="0" w:space="0" w:color="auto"/>
            <w:left w:val="none" w:sz="0" w:space="0" w:color="auto"/>
            <w:bottom w:val="none" w:sz="0" w:space="0" w:color="auto"/>
            <w:right w:val="none" w:sz="0" w:space="0" w:color="auto"/>
          </w:divBdr>
        </w:div>
        <w:div w:id="866798178">
          <w:marLeft w:val="480"/>
          <w:marRight w:val="0"/>
          <w:marTop w:val="0"/>
          <w:marBottom w:val="0"/>
          <w:divBdr>
            <w:top w:val="none" w:sz="0" w:space="0" w:color="auto"/>
            <w:left w:val="none" w:sz="0" w:space="0" w:color="auto"/>
            <w:bottom w:val="none" w:sz="0" w:space="0" w:color="auto"/>
            <w:right w:val="none" w:sz="0" w:space="0" w:color="auto"/>
          </w:divBdr>
        </w:div>
        <w:div w:id="872765984">
          <w:marLeft w:val="480"/>
          <w:marRight w:val="0"/>
          <w:marTop w:val="0"/>
          <w:marBottom w:val="0"/>
          <w:divBdr>
            <w:top w:val="none" w:sz="0" w:space="0" w:color="auto"/>
            <w:left w:val="none" w:sz="0" w:space="0" w:color="auto"/>
            <w:bottom w:val="none" w:sz="0" w:space="0" w:color="auto"/>
            <w:right w:val="none" w:sz="0" w:space="0" w:color="auto"/>
          </w:divBdr>
        </w:div>
        <w:div w:id="873662082">
          <w:marLeft w:val="480"/>
          <w:marRight w:val="0"/>
          <w:marTop w:val="0"/>
          <w:marBottom w:val="0"/>
          <w:divBdr>
            <w:top w:val="none" w:sz="0" w:space="0" w:color="auto"/>
            <w:left w:val="none" w:sz="0" w:space="0" w:color="auto"/>
            <w:bottom w:val="none" w:sz="0" w:space="0" w:color="auto"/>
            <w:right w:val="none" w:sz="0" w:space="0" w:color="auto"/>
          </w:divBdr>
        </w:div>
        <w:div w:id="893001315">
          <w:marLeft w:val="480"/>
          <w:marRight w:val="0"/>
          <w:marTop w:val="0"/>
          <w:marBottom w:val="0"/>
          <w:divBdr>
            <w:top w:val="none" w:sz="0" w:space="0" w:color="auto"/>
            <w:left w:val="none" w:sz="0" w:space="0" w:color="auto"/>
            <w:bottom w:val="none" w:sz="0" w:space="0" w:color="auto"/>
            <w:right w:val="none" w:sz="0" w:space="0" w:color="auto"/>
          </w:divBdr>
        </w:div>
        <w:div w:id="935789511">
          <w:marLeft w:val="480"/>
          <w:marRight w:val="0"/>
          <w:marTop w:val="0"/>
          <w:marBottom w:val="0"/>
          <w:divBdr>
            <w:top w:val="none" w:sz="0" w:space="0" w:color="auto"/>
            <w:left w:val="none" w:sz="0" w:space="0" w:color="auto"/>
            <w:bottom w:val="none" w:sz="0" w:space="0" w:color="auto"/>
            <w:right w:val="none" w:sz="0" w:space="0" w:color="auto"/>
          </w:divBdr>
        </w:div>
        <w:div w:id="946276678">
          <w:marLeft w:val="480"/>
          <w:marRight w:val="0"/>
          <w:marTop w:val="0"/>
          <w:marBottom w:val="0"/>
          <w:divBdr>
            <w:top w:val="none" w:sz="0" w:space="0" w:color="auto"/>
            <w:left w:val="none" w:sz="0" w:space="0" w:color="auto"/>
            <w:bottom w:val="none" w:sz="0" w:space="0" w:color="auto"/>
            <w:right w:val="none" w:sz="0" w:space="0" w:color="auto"/>
          </w:divBdr>
        </w:div>
        <w:div w:id="965817115">
          <w:marLeft w:val="480"/>
          <w:marRight w:val="0"/>
          <w:marTop w:val="0"/>
          <w:marBottom w:val="0"/>
          <w:divBdr>
            <w:top w:val="none" w:sz="0" w:space="0" w:color="auto"/>
            <w:left w:val="none" w:sz="0" w:space="0" w:color="auto"/>
            <w:bottom w:val="none" w:sz="0" w:space="0" w:color="auto"/>
            <w:right w:val="none" w:sz="0" w:space="0" w:color="auto"/>
          </w:divBdr>
        </w:div>
        <w:div w:id="993026992">
          <w:marLeft w:val="480"/>
          <w:marRight w:val="0"/>
          <w:marTop w:val="0"/>
          <w:marBottom w:val="0"/>
          <w:divBdr>
            <w:top w:val="none" w:sz="0" w:space="0" w:color="auto"/>
            <w:left w:val="none" w:sz="0" w:space="0" w:color="auto"/>
            <w:bottom w:val="none" w:sz="0" w:space="0" w:color="auto"/>
            <w:right w:val="none" w:sz="0" w:space="0" w:color="auto"/>
          </w:divBdr>
        </w:div>
        <w:div w:id="997659237">
          <w:marLeft w:val="480"/>
          <w:marRight w:val="0"/>
          <w:marTop w:val="0"/>
          <w:marBottom w:val="0"/>
          <w:divBdr>
            <w:top w:val="none" w:sz="0" w:space="0" w:color="auto"/>
            <w:left w:val="none" w:sz="0" w:space="0" w:color="auto"/>
            <w:bottom w:val="none" w:sz="0" w:space="0" w:color="auto"/>
            <w:right w:val="none" w:sz="0" w:space="0" w:color="auto"/>
          </w:divBdr>
        </w:div>
        <w:div w:id="1005518943">
          <w:marLeft w:val="480"/>
          <w:marRight w:val="0"/>
          <w:marTop w:val="0"/>
          <w:marBottom w:val="0"/>
          <w:divBdr>
            <w:top w:val="none" w:sz="0" w:space="0" w:color="auto"/>
            <w:left w:val="none" w:sz="0" w:space="0" w:color="auto"/>
            <w:bottom w:val="none" w:sz="0" w:space="0" w:color="auto"/>
            <w:right w:val="none" w:sz="0" w:space="0" w:color="auto"/>
          </w:divBdr>
        </w:div>
        <w:div w:id="1006134250">
          <w:marLeft w:val="480"/>
          <w:marRight w:val="0"/>
          <w:marTop w:val="0"/>
          <w:marBottom w:val="0"/>
          <w:divBdr>
            <w:top w:val="none" w:sz="0" w:space="0" w:color="auto"/>
            <w:left w:val="none" w:sz="0" w:space="0" w:color="auto"/>
            <w:bottom w:val="none" w:sz="0" w:space="0" w:color="auto"/>
            <w:right w:val="none" w:sz="0" w:space="0" w:color="auto"/>
          </w:divBdr>
        </w:div>
      </w:divsChild>
    </w:div>
    <w:div w:id="606039201">
      <w:bodyDiv w:val="1"/>
      <w:marLeft w:val="0"/>
      <w:marRight w:val="0"/>
      <w:marTop w:val="0"/>
      <w:marBottom w:val="0"/>
      <w:divBdr>
        <w:top w:val="none" w:sz="0" w:space="0" w:color="auto"/>
        <w:left w:val="none" w:sz="0" w:space="0" w:color="auto"/>
        <w:bottom w:val="none" w:sz="0" w:space="0" w:color="auto"/>
        <w:right w:val="none" w:sz="0" w:space="0" w:color="auto"/>
      </w:divBdr>
    </w:div>
    <w:div w:id="606087221">
      <w:bodyDiv w:val="1"/>
      <w:marLeft w:val="0"/>
      <w:marRight w:val="0"/>
      <w:marTop w:val="0"/>
      <w:marBottom w:val="0"/>
      <w:divBdr>
        <w:top w:val="none" w:sz="0" w:space="0" w:color="auto"/>
        <w:left w:val="none" w:sz="0" w:space="0" w:color="auto"/>
        <w:bottom w:val="none" w:sz="0" w:space="0" w:color="auto"/>
        <w:right w:val="none" w:sz="0" w:space="0" w:color="auto"/>
      </w:divBdr>
    </w:div>
    <w:div w:id="606230361">
      <w:bodyDiv w:val="1"/>
      <w:marLeft w:val="0"/>
      <w:marRight w:val="0"/>
      <w:marTop w:val="0"/>
      <w:marBottom w:val="0"/>
      <w:divBdr>
        <w:top w:val="none" w:sz="0" w:space="0" w:color="auto"/>
        <w:left w:val="none" w:sz="0" w:space="0" w:color="auto"/>
        <w:bottom w:val="none" w:sz="0" w:space="0" w:color="auto"/>
        <w:right w:val="none" w:sz="0" w:space="0" w:color="auto"/>
      </w:divBdr>
    </w:div>
    <w:div w:id="606277911">
      <w:bodyDiv w:val="1"/>
      <w:marLeft w:val="0"/>
      <w:marRight w:val="0"/>
      <w:marTop w:val="0"/>
      <w:marBottom w:val="0"/>
      <w:divBdr>
        <w:top w:val="none" w:sz="0" w:space="0" w:color="auto"/>
        <w:left w:val="none" w:sz="0" w:space="0" w:color="auto"/>
        <w:bottom w:val="none" w:sz="0" w:space="0" w:color="auto"/>
        <w:right w:val="none" w:sz="0" w:space="0" w:color="auto"/>
      </w:divBdr>
    </w:div>
    <w:div w:id="607155634">
      <w:bodyDiv w:val="1"/>
      <w:marLeft w:val="0"/>
      <w:marRight w:val="0"/>
      <w:marTop w:val="0"/>
      <w:marBottom w:val="0"/>
      <w:divBdr>
        <w:top w:val="none" w:sz="0" w:space="0" w:color="auto"/>
        <w:left w:val="none" w:sz="0" w:space="0" w:color="auto"/>
        <w:bottom w:val="none" w:sz="0" w:space="0" w:color="auto"/>
        <w:right w:val="none" w:sz="0" w:space="0" w:color="auto"/>
      </w:divBdr>
    </w:div>
    <w:div w:id="607201105">
      <w:bodyDiv w:val="1"/>
      <w:marLeft w:val="0"/>
      <w:marRight w:val="0"/>
      <w:marTop w:val="0"/>
      <w:marBottom w:val="0"/>
      <w:divBdr>
        <w:top w:val="none" w:sz="0" w:space="0" w:color="auto"/>
        <w:left w:val="none" w:sz="0" w:space="0" w:color="auto"/>
        <w:bottom w:val="none" w:sz="0" w:space="0" w:color="auto"/>
        <w:right w:val="none" w:sz="0" w:space="0" w:color="auto"/>
      </w:divBdr>
    </w:div>
    <w:div w:id="607392119">
      <w:bodyDiv w:val="1"/>
      <w:marLeft w:val="0"/>
      <w:marRight w:val="0"/>
      <w:marTop w:val="0"/>
      <w:marBottom w:val="0"/>
      <w:divBdr>
        <w:top w:val="none" w:sz="0" w:space="0" w:color="auto"/>
        <w:left w:val="none" w:sz="0" w:space="0" w:color="auto"/>
        <w:bottom w:val="none" w:sz="0" w:space="0" w:color="auto"/>
        <w:right w:val="none" w:sz="0" w:space="0" w:color="auto"/>
      </w:divBdr>
    </w:div>
    <w:div w:id="607470074">
      <w:bodyDiv w:val="1"/>
      <w:marLeft w:val="0"/>
      <w:marRight w:val="0"/>
      <w:marTop w:val="0"/>
      <w:marBottom w:val="0"/>
      <w:divBdr>
        <w:top w:val="none" w:sz="0" w:space="0" w:color="auto"/>
        <w:left w:val="none" w:sz="0" w:space="0" w:color="auto"/>
        <w:bottom w:val="none" w:sz="0" w:space="0" w:color="auto"/>
        <w:right w:val="none" w:sz="0" w:space="0" w:color="auto"/>
      </w:divBdr>
    </w:div>
    <w:div w:id="608659553">
      <w:bodyDiv w:val="1"/>
      <w:marLeft w:val="0"/>
      <w:marRight w:val="0"/>
      <w:marTop w:val="0"/>
      <w:marBottom w:val="0"/>
      <w:divBdr>
        <w:top w:val="none" w:sz="0" w:space="0" w:color="auto"/>
        <w:left w:val="none" w:sz="0" w:space="0" w:color="auto"/>
        <w:bottom w:val="none" w:sz="0" w:space="0" w:color="auto"/>
        <w:right w:val="none" w:sz="0" w:space="0" w:color="auto"/>
      </w:divBdr>
    </w:div>
    <w:div w:id="608858200">
      <w:bodyDiv w:val="1"/>
      <w:marLeft w:val="0"/>
      <w:marRight w:val="0"/>
      <w:marTop w:val="0"/>
      <w:marBottom w:val="0"/>
      <w:divBdr>
        <w:top w:val="none" w:sz="0" w:space="0" w:color="auto"/>
        <w:left w:val="none" w:sz="0" w:space="0" w:color="auto"/>
        <w:bottom w:val="none" w:sz="0" w:space="0" w:color="auto"/>
        <w:right w:val="none" w:sz="0" w:space="0" w:color="auto"/>
      </w:divBdr>
    </w:div>
    <w:div w:id="608901785">
      <w:bodyDiv w:val="1"/>
      <w:marLeft w:val="0"/>
      <w:marRight w:val="0"/>
      <w:marTop w:val="0"/>
      <w:marBottom w:val="0"/>
      <w:divBdr>
        <w:top w:val="none" w:sz="0" w:space="0" w:color="auto"/>
        <w:left w:val="none" w:sz="0" w:space="0" w:color="auto"/>
        <w:bottom w:val="none" w:sz="0" w:space="0" w:color="auto"/>
        <w:right w:val="none" w:sz="0" w:space="0" w:color="auto"/>
      </w:divBdr>
    </w:div>
    <w:div w:id="609240337">
      <w:bodyDiv w:val="1"/>
      <w:marLeft w:val="0"/>
      <w:marRight w:val="0"/>
      <w:marTop w:val="0"/>
      <w:marBottom w:val="0"/>
      <w:divBdr>
        <w:top w:val="none" w:sz="0" w:space="0" w:color="auto"/>
        <w:left w:val="none" w:sz="0" w:space="0" w:color="auto"/>
        <w:bottom w:val="none" w:sz="0" w:space="0" w:color="auto"/>
        <w:right w:val="none" w:sz="0" w:space="0" w:color="auto"/>
      </w:divBdr>
    </w:div>
    <w:div w:id="609245963">
      <w:bodyDiv w:val="1"/>
      <w:marLeft w:val="0"/>
      <w:marRight w:val="0"/>
      <w:marTop w:val="0"/>
      <w:marBottom w:val="0"/>
      <w:divBdr>
        <w:top w:val="none" w:sz="0" w:space="0" w:color="auto"/>
        <w:left w:val="none" w:sz="0" w:space="0" w:color="auto"/>
        <w:bottom w:val="none" w:sz="0" w:space="0" w:color="auto"/>
        <w:right w:val="none" w:sz="0" w:space="0" w:color="auto"/>
      </w:divBdr>
    </w:div>
    <w:div w:id="609509724">
      <w:bodyDiv w:val="1"/>
      <w:marLeft w:val="0"/>
      <w:marRight w:val="0"/>
      <w:marTop w:val="0"/>
      <w:marBottom w:val="0"/>
      <w:divBdr>
        <w:top w:val="none" w:sz="0" w:space="0" w:color="auto"/>
        <w:left w:val="none" w:sz="0" w:space="0" w:color="auto"/>
        <w:bottom w:val="none" w:sz="0" w:space="0" w:color="auto"/>
        <w:right w:val="none" w:sz="0" w:space="0" w:color="auto"/>
      </w:divBdr>
    </w:div>
    <w:div w:id="609510801">
      <w:bodyDiv w:val="1"/>
      <w:marLeft w:val="0"/>
      <w:marRight w:val="0"/>
      <w:marTop w:val="0"/>
      <w:marBottom w:val="0"/>
      <w:divBdr>
        <w:top w:val="none" w:sz="0" w:space="0" w:color="auto"/>
        <w:left w:val="none" w:sz="0" w:space="0" w:color="auto"/>
        <w:bottom w:val="none" w:sz="0" w:space="0" w:color="auto"/>
        <w:right w:val="none" w:sz="0" w:space="0" w:color="auto"/>
      </w:divBdr>
      <w:divsChild>
        <w:div w:id="29452674">
          <w:marLeft w:val="480"/>
          <w:marRight w:val="0"/>
          <w:marTop w:val="0"/>
          <w:marBottom w:val="0"/>
          <w:divBdr>
            <w:top w:val="none" w:sz="0" w:space="0" w:color="auto"/>
            <w:left w:val="none" w:sz="0" w:space="0" w:color="auto"/>
            <w:bottom w:val="none" w:sz="0" w:space="0" w:color="auto"/>
            <w:right w:val="none" w:sz="0" w:space="0" w:color="auto"/>
          </w:divBdr>
        </w:div>
        <w:div w:id="399788665">
          <w:marLeft w:val="480"/>
          <w:marRight w:val="0"/>
          <w:marTop w:val="0"/>
          <w:marBottom w:val="0"/>
          <w:divBdr>
            <w:top w:val="none" w:sz="0" w:space="0" w:color="auto"/>
            <w:left w:val="none" w:sz="0" w:space="0" w:color="auto"/>
            <w:bottom w:val="none" w:sz="0" w:space="0" w:color="auto"/>
            <w:right w:val="none" w:sz="0" w:space="0" w:color="auto"/>
          </w:divBdr>
        </w:div>
        <w:div w:id="416946551">
          <w:marLeft w:val="480"/>
          <w:marRight w:val="0"/>
          <w:marTop w:val="0"/>
          <w:marBottom w:val="0"/>
          <w:divBdr>
            <w:top w:val="none" w:sz="0" w:space="0" w:color="auto"/>
            <w:left w:val="none" w:sz="0" w:space="0" w:color="auto"/>
            <w:bottom w:val="none" w:sz="0" w:space="0" w:color="auto"/>
            <w:right w:val="none" w:sz="0" w:space="0" w:color="auto"/>
          </w:divBdr>
        </w:div>
        <w:div w:id="468674947">
          <w:marLeft w:val="480"/>
          <w:marRight w:val="0"/>
          <w:marTop w:val="0"/>
          <w:marBottom w:val="0"/>
          <w:divBdr>
            <w:top w:val="none" w:sz="0" w:space="0" w:color="auto"/>
            <w:left w:val="none" w:sz="0" w:space="0" w:color="auto"/>
            <w:bottom w:val="none" w:sz="0" w:space="0" w:color="auto"/>
            <w:right w:val="none" w:sz="0" w:space="0" w:color="auto"/>
          </w:divBdr>
        </w:div>
        <w:div w:id="489322679">
          <w:marLeft w:val="480"/>
          <w:marRight w:val="0"/>
          <w:marTop w:val="0"/>
          <w:marBottom w:val="0"/>
          <w:divBdr>
            <w:top w:val="none" w:sz="0" w:space="0" w:color="auto"/>
            <w:left w:val="none" w:sz="0" w:space="0" w:color="auto"/>
            <w:bottom w:val="none" w:sz="0" w:space="0" w:color="auto"/>
            <w:right w:val="none" w:sz="0" w:space="0" w:color="auto"/>
          </w:divBdr>
        </w:div>
        <w:div w:id="664631780">
          <w:marLeft w:val="480"/>
          <w:marRight w:val="0"/>
          <w:marTop w:val="0"/>
          <w:marBottom w:val="0"/>
          <w:divBdr>
            <w:top w:val="none" w:sz="0" w:space="0" w:color="auto"/>
            <w:left w:val="none" w:sz="0" w:space="0" w:color="auto"/>
            <w:bottom w:val="none" w:sz="0" w:space="0" w:color="auto"/>
            <w:right w:val="none" w:sz="0" w:space="0" w:color="auto"/>
          </w:divBdr>
        </w:div>
        <w:div w:id="921449576">
          <w:marLeft w:val="480"/>
          <w:marRight w:val="0"/>
          <w:marTop w:val="0"/>
          <w:marBottom w:val="0"/>
          <w:divBdr>
            <w:top w:val="none" w:sz="0" w:space="0" w:color="auto"/>
            <w:left w:val="none" w:sz="0" w:space="0" w:color="auto"/>
            <w:bottom w:val="none" w:sz="0" w:space="0" w:color="auto"/>
            <w:right w:val="none" w:sz="0" w:space="0" w:color="auto"/>
          </w:divBdr>
        </w:div>
        <w:div w:id="956182548">
          <w:marLeft w:val="480"/>
          <w:marRight w:val="0"/>
          <w:marTop w:val="0"/>
          <w:marBottom w:val="0"/>
          <w:divBdr>
            <w:top w:val="none" w:sz="0" w:space="0" w:color="auto"/>
            <w:left w:val="none" w:sz="0" w:space="0" w:color="auto"/>
            <w:bottom w:val="none" w:sz="0" w:space="0" w:color="auto"/>
            <w:right w:val="none" w:sz="0" w:space="0" w:color="auto"/>
          </w:divBdr>
        </w:div>
        <w:div w:id="974943865">
          <w:marLeft w:val="480"/>
          <w:marRight w:val="0"/>
          <w:marTop w:val="0"/>
          <w:marBottom w:val="0"/>
          <w:divBdr>
            <w:top w:val="none" w:sz="0" w:space="0" w:color="auto"/>
            <w:left w:val="none" w:sz="0" w:space="0" w:color="auto"/>
            <w:bottom w:val="none" w:sz="0" w:space="0" w:color="auto"/>
            <w:right w:val="none" w:sz="0" w:space="0" w:color="auto"/>
          </w:divBdr>
        </w:div>
        <w:div w:id="992487162">
          <w:marLeft w:val="480"/>
          <w:marRight w:val="0"/>
          <w:marTop w:val="0"/>
          <w:marBottom w:val="0"/>
          <w:divBdr>
            <w:top w:val="none" w:sz="0" w:space="0" w:color="auto"/>
            <w:left w:val="none" w:sz="0" w:space="0" w:color="auto"/>
            <w:bottom w:val="none" w:sz="0" w:space="0" w:color="auto"/>
            <w:right w:val="none" w:sz="0" w:space="0" w:color="auto"/>
          </w:divBdr>
        </w:div>
      </w:divsChild>
    </w:div>
    <w:div w:id="609973600">
      <w:bodyDiv w:val="1"/>
      <w:marLeft w:val="0"/>
      <w:marRight w:val="0"/>
      <w:marTop w:val="0"/>
      <w:marBottom w:val="0"/>
      <w:divBdr>
        <w:top w:val="none" w:sz="0" w:space="0" w:color="auto"/>
        <w:left w:val="none" w:sz="0" w:space="0" w:color="auto"/>
        <w:bottom w:val="none" w:sz="0" w:space="0" w:color="auto"/>
        <w:right w:val="none" w:sz="0" w:space="0" w:color="auto"/>
      </w:divBdr>
    </w:div>
    <w:div w:id="609973882">
      <w:bodyDiv w:val="1"/>
      <w:marLeft w:val="0"/>
      <w:marRight w:val="0"/>
      <w:marTop w:val="0"/>
      <w:marBottom w:val="0"/>
      <w:divBdr>
        <w:top w:val="none" w:sz="0" w:space="0" w:color="auto"/>
        <w:left w:val="none" w:sz="0" w:space="0" w:color="auto"/>
        <w:bottom w:val="none" w:sz="0" w:space="0" w:color="auto"/>
        <w:right w:val="none" w:sz="0" w:space="0" w:color="auto"/>
      </w:divBdr>
    </w:div>
    <w:div w:id="610162044">
      <w:bodyDiv w:val="1"/>
      <w:marLeft w:val="0"/>
      <w:marRight w:val="0"/>
      <w:marTop w:val="0"/>
      <w:marBottom w:val="0"/>
      <w:divBdr>
        <w:top w:val="none" w:sz="0" w:space="0" w:color="auto"/>
        <w:left w:val="none" w:sz="0" w:space="0" w:color="auto"/>
        <w:bottom w:val="none" w:sz="0" w:space="0" w:color="auto"/>
        <w:right w:val="none" w:sz="0" w:space="0" w:color="auto"/>
      </w:divBdr>
    </w:div>
    <w:div w:id="610599581">
      <w:bodyDiv w:val="1"/>
      <w:marLeft w:val="0"/>
      <w:marRight w:val="0"/>
      <w:marTop w:val="0"/>
      <w:marBottom w:val="0"/>
      <w:divBdr>
        <w:top w:val="none" w:sz="0" w:space="0" w:color="auto"/>
        <w:left w:val="none" w:sz="0" w:space="0" w:color="auto"/>
        <w:bottom w:val="none" w:sz="0" w:space="0" w:color="auto"/>
        <w:right w:val="none" w:sz="0" w:space="0" w:color="auto"/>
      </w:divBdr>
    </w:div>
    <w:div w:id="610747579">
      <w:bodyDiv w:val="1"/>
      <w:marLeft w:val="0"/>
      <w:marRight w:val="0"/>
      <w:marTop w:val="0"/>
      <w:marBottom w:val="0"/>
      <w:divBdr>
        <w:top w:val="none" w:sz="0" w:space="0" w:color="auto"/>
        <w:left w:val="none" w:sz="0" w:space="0" w:color="auto"/>
        <w:bottom w:val="none" w:sz="0" w:space="0" w:color="auto"/>
        <w:right w:val="none" w:sz="0" w:space="0" w:color="auto"/>
      </w:divBdr>
    </w:div>
    <w:div w:id="610825516">
      <w:bodyDiv w:val="1"/>
      <w:marLeft w:val="0"/>
      <w:marRight w:val="0"/>
      <w:marTop w:val="0"/>
      <w:marBottom w:val="0"/>
      <w:divBdr>
        <w:top w:val="none" w:sz="0" w:space="0" w:color="auto"/>
        <w:left w:val="none" w:sz="0" w:space="0" w:color="auto"/>
        <w:bottom w:val="none" w:sz="0" w:space="0" w:color="auto"/>
        <w:right w:val="none" w:sz="0" w:space="0" w:color="auto"/>
      </w:divBdr>
    </w:div>
    <w:div w:id="611278211">
      <w:bodyDiv w:val="1"/>
      <w:marLeft w:val="0"/>
      <w:marRight w:val="0"/>
      <w:marTop w:val="0"/>
      <w:marBottom w:val="0"/>
      <w:divBdr>
        <w:top w:val="none" w:sz="0" w:space="0" w:color="auto"/>
        <w:left w:val="none" w:sz="0" w:space="0" w:color="auto"/>
        <w:bottom w:val="none" w:sz="0" w:space="0" w:color="auto"/>
        <w:right w:val="none" w:sz="0" w:space="0" w:color="auto"/>
      </w:divBdr>
    </w:div>
    <w:div w:id="611287039">
      <w:bodyDiv w:val="1"/>
      <w:marLeft w:val="0"/>
      <w:marRight w:val="0"/>
      <w:marTop w:val="0"/>
      <w:marBottom w:val="0"/>
      <w:divBdr>
        <w:top w:val="none" w:sz="0" w:space="0" w:color="auto"/>
        <w:left w:val="none" w:sz="0" w:space="0" w:color="auto"/>
        <w:bottom w:val="none" w:sz="0" w:space="0" w:color="auto"/>
        <w:right w:val="none" w:sz="0" w:space="0" w:color="auto"/>
      </w:divBdr>
    </w:div>
    <w:div w:id="611322612">
      <w:bodyDiv w:val="1"/>
      <w:marLeft w:val="0"/>
      <w:marRight w:val="0"/>
      <w:marTop w:val="0"/>
      <w:marBottom w:val="0"/>
      <w:divBdr>
        <w:top w:val="none" w:sz="0" w:space="0" w:color="auto"/>
        <w:left w:val="none" w:sz="0" w:space="0" w:color="auto"/>
        <w:bottom w:val="none" w:sz="0" w:space="0" w:color="auto"/>
        <w:right w:val="none" w:sz="0" w:space="0" w:color="auto"/>
      </w:divBdr>
    </w:div>
    <w:div w:id="611404070">
      <w:bodyDiv w:val="1"/>
      <w:marLeft w:val="0"/>
      <w:marRight w:val="0"/>
      <w:marTop w:val="0"/>
      <w:marBottom w:val="0"/>
      <w:divBdr>
        <w:top w:val="none" w:sz="0" w:space="0" w:color="auto"/>
        <w:left w:val="none" w:sz="0" w:space="0" w:color="auto"/>
        <w:bottom w:val="none" w:sz="0" w:space="0" w:color="auto"/>
        <w:right w:val="none" w:sz="0" w:space="0" w:color="auto"/>
      </w:divBdr>
    </w:div>
    <w:div w:id="611592762">
      <w:bodyDiv w:val="1"/>
      <w:marLeft w:val="0"/>
      <w:marRight w:val="0"/>
      <w:marTop w:val="0"/>
      <w:marBottom w:val="0"/>
      <w:divBdr>
        <w:top w:val="none" w:sz="0" w:space="0" w:color="auto"/>
        <w:left w:val="none" w:sz="0" w:space="0" w:color="auto"/>
        <w:bottom w:val="none" w:sz="0" w:space="0" w:color="auto"/>
        <w:right w:val="none" w:sz="0" w:space="0" w:color="auto"/>
      </w:divBdr>
    </w:div>
    <w:div w:id="612173856">
      <w:bodyDiv w:val="1"/>
      <w:marLeft w:val="0"/>
      <w:marRight w:val="0"/>
      <w:marTop w:val="0"/>
      <w:marBottom w:val="0"/>
      <w:divBdr>
        <w:top w:val="none" w:sz="0" w:space="0" w:color="auto"/>
        <w:left w:val="none" w:sz="0" w:space="0" w:color="auto"/>
        <w:bottom w:val="none" w:sz="0" w:space="0" w:color="auto"/>
        <w:right w:val="none" w:sz="0" w:space="0" w:color="auto"/>
      </w:divBdr>
    </w:div>
    <w:div w:id="612369562">
      <w:bodyDiv w:val="1"/>
      <w:marLeft w:val="0"/>
      <w:marRight w:val="0"/>
      <w:marTop w:val="0"/>
      <w:marBottom w:val="0"/>
      <w:divBdr>
        <w:top w:val="none" w:sz="0" w:space="0" w:color="auto"/>
        <w:left w:val="none" w:sz="0" w:space="0" w:color="auto"/>
        <w:bottom w:val="none" w:sz="0" w:space="0" w:color="auto"/>
        <w:right w:val="none" w:sz="0" w:space="0" w:color="auto"/>
      </w:divBdr>
    </w:div>
    <w:div w:id="612589397">
      <w:bodyDiv w:val="1"/>
      <w:marLeft w:val="0"/>
      <w:marRight w:val="0"/>
      <w:marTop w:val="0"/>
      <w:marBottom w:val="0"/>
      <w:divBdr>
        <w:top w:val="none" w:sz="0" w:space="0" w:color="auto"/>
        <w:left w:val="none" w:sz="0" w:space="0" w:color="auto"/>
        <w:bottom w:val="none" w:sz="0" w:space="0" w:color="auto"/>
        <w:right w:val="none" w:sz="0" w:space="0" w:color="auto"/>
      </w:divBdr>
    </w:div>
    <w:div w:id="612712084">
      <w:bodyDiv w:val="1"/>
      <w:marLeft w:val="0"/>
      <w:marRight w:val="0"/>
      <w:marTop w:val="0"/>
      <w:marBottom w:val="0"/>
      <w:divBdr>
        <w:top w:val="none" w:sz="0" w:space="0" w:color="auto"/>
        <w:left w:val="none" w:sz="0" w:space="0" w:color="auto"/>
        <w:bottom w:val="none" w:sz="0" w:space="0" w:color="auto"/>
        <w:right w:val="none" w:sz="0" w:space="0" w:color="auto"/>
      </w:divBdr>
    </w:div>
    <w:div w:id="612713313">
      <w:bodyDiv w:val="1"/>
      <w:marLeft w:val="0"/>
      <w:marRight w:val="0"/>
      <w:marTop w:val="0"/>
      <w:marBottom w:val="0"/>
      <w:divBdr>
        <w:top w:val="none" w:sz="0" w:space="0" w:color="auto"/>
        <w:left w:val="none" w:sz="0" w:space="0" w:color="auto"/>
        <w:bottom w:val="none" w:sz="0" w:space="0" w:color="auto"/>
        <w:right w:val="none" w:sz="0" w:space="0" w:color="auto"/>
      </w:divBdr>
    </w:div>
    <w:div w:id="612784924">
      <w:bodyDiv w:val="1"/>
      <w:marLeft w:val="0"/>
      <w:marRight w:val="0"/>
      <w:marTop w:val="0"/>
      <w:marBottom w:val="0"/>
      <w:divBdr>
        <w:top w:val="none" w:sz="0" w:space="0" w:color="auto"/>
        <w:left w:val="none" w:sz="0" w:space="0" w:color="auto"/>
        <w:bottom w:val="none" w:sz="0" w:space="0" w:color="auto"/>
        <w:right w:val="none" w:sz="0" w:space="0" w:color="auto"/>
      </w:divBdr>
    </w:div>
    <w:div w:id="614141719">
      <w:bodyDiv w:val="1"/>
      <w:marLeft w:val="0"/>
      <w:marRight w:val="0"/>
      <w:marTop w:val="0"/>
      <w:marBottom w:val="0"/>
      <w:divBdr>
        <w:top w:val="none" w:sz="0" w:space="0" w:color="auto"/>
        <w:left w:val="none" w:sz="0" w:space="0" w:color="auto"/>
        <w:bottom w:val="none" w:sz="0" w:space="0" w:color="auto"/>
        <w:right w:val="none" w:sz="0" w:space="0" w:color="auto"/>
      </w:divBdr>
    </w:div>
    <w:div w:id="614681361">
      <w:bodyDiv w:val="1"/>
      <w:marLeft w:val="0"/>
      <w:marRight w:val="0"/>
      <w:marTop w:val="0"/>
      <w:marBottom w:val="0"/>
      <w:divBdr>
        <w:top w:val="none" w:sz="0" w:space="0" w:color="auto"/>
        <w:left w:val="none" w:sz="0" w:space="0" w:color="auto"/>
        <w:bottom w:val="none" w:sz="0" w:space="0" w:color="auto"/>
        <w:right w:val="none" w:sz="0" w:space="0" w:color="auto"/>
      </w:divBdr>
    </w:div>
    <w:div w:id="614681505">
      <w:bodyDiv w:val="1"/>
      <w:marLeft w:val="0"/>
      <w:marRight w:val="0"/>
      <w:marTop w:val="0"/>
      <w:marBottom w:val="0"/>
      <w:divBdr>
        <w:top w:val="none" w:sz="0" w:space="0" w:color="auto"/>
        <w:left w:val="none" w:sz="0" w:space="0" w:color="auto"/>
        <w:bottom w:val="none" w:sz="0" w:space="0" w:color="auto"/>
        <w:right w:val="none" w:sz="0" w:space="0" w:color="auto"/>
      </w:divBdr>
    </w:div>
    <w:div w:id="615063217">
      <w:bodyDiv w:val="1"/>
      <w:marLeft w:val="0"/>
      <w:marRight w:val="0"/>
      <w:marTop w:val="0"/>
      <w:marBottom w:val="0"/>
      <w:divBdr>
        <w:top w:val="none" w:sz="0" w:space="0" w:color="auto"/>
        <w:left w:val="none" w:sz="0" w:space="0" w:color="auto"/>
        <w:bottom w:val="none" w:sz="0" w:space="0" w:color="auto"/>
        <w:right w:val="none" w:sz="0" w:space="0" w:color="auto"/>
      </w:divBdr>
    </w:div>
    <w:div w:id="615065260">
      <w:bodyDiv w:val="1"/>
      <w:marLeft w:val="0"/>
      <w:marRight w:val="0"/>
      <w:marTop w:val="0"/>
      <w:marBottom w:val="0"/>
      <w:divBdr>
        <w:top w:val="none" w:sz="0" w:space="0" w:color="auto"/>
        <w:left w:val="none" w:sz="0" w:space="0" w:color="auto"/>
        <w:bottom w:val="none" w:sz="0" w:space="0" w:color="auto"/>
        <w:right w:val="none" w:sz="0" w:space="0" w:color="auto"/>
      </w:divBdr>
      <w:divsChild>
        <w:div w:id="195001438">
          <w:marLeft w:val="480"/>
          <w:marRight w:val="0"/>
          <w:marTop w:val="0"/>
          <w:marBottom w:val="0"/>
          <w:divBdr>
            <w:top w:val="none" w:sz="0" w:space="0" w:color="auto"/>
            <w:left w:val="none" w:sz="0" w:space="0" w:color="auto"/>
            <w:bottom w:val="none" w:sz="0" w:space="0" w:color="auto"/>
            <w:right w:val="none" w:sz="0" w:space="0" w:color="auto"/>
          </w:divBdr>
        </w:div>
        <w:div w:id="341713187">
          <w:marLeft w:val="480"/>
          <w:marRight w:val="0"/>
          <w:marTop w:val="0"/>
          <w:marBottom w:val="0"/>
          <w:divBdr>
            <w:top w:val="none" w:sz="0" w:space="0" w:color="auto"/>
            <w:left w:val="none" w:sz="0" w:space="0" w:color="auto"/>
            <w:bottom w:val="none" w:sz="0" w:space="0" w:color="auto"/>
            <w:right w:val="none" w:sz="0" w:space="0" w:color="auto"/>
          </w:divBdr>
        </w:div>
        <w:div w:id="472255169">
          <w:marLeft w:val="480"/>
          <w:marRight w:val="0"/>
          <w:marTop w:val="0"/>
          <w:marBottom w:val="0"/>
          <w:divBdr>
            <w:top w:val="none" w:sz="0" w:space="0" w:color="auto"/>
            <w:left w:val="none" w:sz="0" w:space="0" w:color="auto"/>
            <w:bottom w:val="none" w:sz="0" w:space="0" w:color="auto"/>
            <w:right w:val="none" w:sz="0" w:space="0" w:color="auto"/>
          </w:divBdr>
        </w:div>
        <w:div w:id="715814121">
          <w:marLeft w:val="480"/>
          <w:marRight w:val="0"/>
          <w:marTop w:val="0"/>
          <w:marBottom w:val="0"/>
          <w:divBdr>
            <w:top w:val="none" w:sz="0" w:space="0" w:color="auto"/>
            <w:left w:val="none" w:sz="0" w:space="0" w:color="auto"/>
            <w:bottom w:val="none" w:sz="0" w:space="0" w:color="auto"/>
            <w:right w:val="none" w:sz="0" w:space="0" w:color="auto"/>
          </w:divBdr>
        </w:div>
        <w:div w:id="967859407">
          <w:marLeft w:val="480"/>
          <w:marRight w:val="0"/>
          <w:marTop w:val="0"/>
          <w:marBottom w:val="0"/>
          <w:divBdr>
            <w:top w:val="none" w:sz="0" w:space="0" w:color="auto"/>
            <w:left w:val="none" w:sz="0" w:space="0" w:color="auto"/>
            <w:bottom w:val="none" w:sz="0" w:space="0" w:color="auto"/>
            <w:right w:val="none" w:sz="0" w:space="0" w:color="auto"/>
          </w:divBdr>
        </w:div>
        <w:div w:id="973873147">
          <w:marLeft w:val="480"/>
          <w:marRight w:val="0"/>
          <w:marTop w:val="0"/>
          <w:marBottom w:val="0"/>
          <w:divBdr>
            <w:top w:val="none" w:sz="0" w:space="0" w:color="auto"/>
            <w:left w:val="none" w:sz="0" w:space="0" w:color="auto"/>
            <w:bottom w:val="none" w:sz="0" w:space="0" w:color="auto"/>
            <w:right w:val="none" w:sz="0" w:space="0" w:color="auto"/>
          </w:divBdr>
        </w:div>
        <w:div w:id="999387314">
          <w:marLeft w:val="480"/>
          <w:marRight w:val="0"/>
          <w:marTop w:val="0"/>
          <w:marBottom w:val="0"/>
          <w:divBdr>
            <w:top w:val="none" w:sz="0" w:space="0" w:color="auto"/>
            <w:left w:val="none" w:sz="0" w:space="0" w:color="auto"/>
            <w:bottom w:val="none" w:sz="0" w:space="0" w:color="auto"/>
            <w:right w:val="none" w:sz="0" w:space="0" w:color="auto"/>
          </w:divBdr>
        </w:div>
      </w:divsChild>
    </w:div>
    <w:div w:id="615067752">
      <w:bodyDiv w:val="1"/>
      <w:marLeft w:val="0"/>
      <w:marRight w:val="0"/>
      <w:marTop w:val="0"/>
      <w:marBottom w:val="0"/>
      <w:divBdr>
        <w:top w:val="none" w:sz="0" w:space="0" w:color="auto"/>
        <w:left w:val="none" w:sz="0" w:space="0" w:color="auto"/>
        <w:bottom w:val="none" w:sz="0" w:space="0" w:color="auto"/>
        <w:right w:val="none" w:sz="0" w:space="0" w:color="auto"/>
      </w:divBdr>
    </w:div>
    <w:div w:id="615138750">
      <w:bodyDiv w:val="1"/>
      <w:marLeft w:val="0"/>
      <w:marRight w:val="0"/>
      <w:marTop w:val="0"/>
      <w:marBottom w:val="0"/>
      <w:divBdr>
        <w:top w:val="none" w:sz="0" w:space="0" w:color="auto"/>
        <w:left w:val="none" w:sz="0" w:space="0" w:color="auto"/>
        <w:bottom w:val="none" w:sz="0" w:space="0" w:color="auto"/>
        <w:right w:val="none" w:sz="0" w:space="0" w:color="auto"/>
      </w:divBdr>
    </w:div>
    <w:div w:id="615139749">
      <w:bodyDiv w:val="1"/>
      <w:marLeft w:val="0"/>
      <w:marRight w:val="0"/>
      <w:marTop w:val="0"/>
      <w:marBottom w:val="0"/>
      <w:divBdr>
        <w:top w:val="none" w:sz="0" w:space="0" w:color="auto"/>
        <w:left w:val="none" w:sz="0" w:space="0" w:color="auto"/>
        <w:bottom w:val="none" w:sz="0" w:space="0" w:color="auto"/>
        <w:right w:val="none" w:sz="0" w:space="0" w:color="auto"/>
      </w:divBdr>
    </w:div>
    <w:div w:id="615523244">
      <w:bodyDiv w:val="1"/>
      <w:marLeft w:val="0"/>
      <w:marRight w:val="0"/>
      <w:marTop w:val="0"/>
      <w:marBottom w:val="0"/>
      <w:divBdr>
        <w:top w:val="none" w:sz="0" w:space="0" w:color="auto"/>
        <w:left w:val="none" w:sz="0" w:space="0" w:color="auto"/>
        <w:bottom w:val="none" w:sz="0" w:space="0" w:color="auto"/>
        <w:right w:val="none" w:sz="0" w:space="0" w:color="auto"/>
      </w:divBdr>
    </w:div>
    <w:div w:id="616303568">
      <w:bodyDiv w:val="1"/>
      <w:marLeft w:val="0"/>
      <w:marRight w:val="0"/>
      <w:marTop w:val="0"/>
      <w:marBottom w:val="0"/>
      <w:divBdr>
        <w:top w:val="none" w:sz="0" w:space="0" w:color="auto"/>
        <w:left w:val="none" w:sz="0" w:space="0" w:color="auto"/>
        <w:bottom w:val="none" w:sz="0" w:space="0" w:color="auto"/>
        <w:right w:val="none" w:sz="0" w:space="0" w:color="auto"/>
      </w:divBdr>
    </w:div>
    <w:div w:id="616331401">
      <w:bodyDiv w:val="1"/>
      <w:marLeft w:val="0"/>
      <w:marRight w:val="0"/>
      <w:marTop w:val="0"/>
      <w:marBottom w:val="0"/>
      <w:divBdr>
        <w:top w:val="none" w:sz="0" w:space="0" w:color="auto"/>
        <w:left w:val="none" w:sz="0" w:space="0" w:color="auto"/>
        <w:bottom w:val="none" w:sz="0" w:space="0" w:color="auto"/>
        <w:right w:val="none" w:sz="0" w:space="0" w:color="auto"/>
      </w:divBdr>
    </w:div>
    <w:div w:id="616331868">
      <w:bodyDiv w:val="1"/>
      <w:marLeft w:val="0"/>
      <w:marRight w:val="0"/>
      <w:marTop w:val="0"/>
      <w:marBottom w:val="0"/>
      <w:divBdr>
        <w:top w:val="none" w:sz="0" w:space="0" w:color="auto"/>
        <w:left w:val="none" w:sz="0" w:space="0" w:color="auto"/>
        <w:bottom w:val="none" w:sz="0" w:space="0" w:color="auto"/>
        <w:right w:val="none" w:sz="0" w:space="0" w:color="auto"/>
      </w:divBdr>
    </w:div>
    <w:div w:id="616571975">
      <w:bodyDiv w:val="1"/>
      <w:marLeft w:val="0"/>
      <w:marRight w:val="0"/>
      <w:marTop w:val="0"/>
      <w:marBottom w:val="0"/>
      <w:divBdr>
        <w:top w:val="none" w:sz="0" w:space="0" w:color="auto"/>
        <w:left w:val="none" w:sz="0" w:space="0" w:color="auto"/>
        <w:bottom w:val="none" w:sz="0" w:space="0" w:color="auto"/>
        <w:right w:val="none" w:sz="0" w:space="0" w:color="auto"/>
      </w:divBdr>
      <w:divsChild>
        <w:div w:id="116990020">
          <w:marLeft w:val="480"/>
          <w:marRight w:val="0"/>
          <w:marTop w:val="0"/>
          <w:marBottom w:val="0"/>
          <w:divBdr>
            <w:top w:val="none" w:sz="0" w:space="0" w:color="auto"/>
            <w:left w:val="none" w:sz="0" w:space="0" w:color="auto"/>
            <w:bottom w:val="none" w:sz="0" w:space="0" w:color="auto"/>
            <w:right w:val="none" w:sz="0" w:space="0" w:color="auto"/>
          </w:divBdr>
        </w:div>
        <w:div w:id="201358336">
          <w:marLeft w:val="480"/>
          <w:marRight w:val="0"/>
          <w:marTop w:val="0"/>
          <w:marBottom w:val="0"/>
          <w:divBdr>
            <w:top w:val="none" w:sz="0" w:space="0" w:color="auto"/>
            <w:left w:val="none" w:sz="0" w:space="0" w:color="auto"/>
            <w:bottom w:val="none" w:sz="0" w:space="0" w:color="auto"/>
            <w:right w:val="none" w:sz="0" w:space="0" w:color="auto"/>
          </w:divBdr>
        </w:div>
        <w:div w:id="253130658">
          <w:marLeft w:val="480"/>
          <w:marRight w:val="0"/>
          <w:marTop w:val="0"/>
          <w:marBottom w:val="0"/>
          <w:divBdr>
            <w:top w:val="none" w:sz="0" w:space="0" w:color="auto"/>
            <w:left w:val="none" w:sz="0" w:space="0" w:color="auto"/>
            <w:bottom w:val="none" w:sz="0" w:space="0" w:color="auto"/>
            <w:right w:val="none" w:sz="0" w:space="0" w:color="auto"/>
          </w:divBdr>
        </w:div>
        <w:div w:id="322903586">
          <w:marLeft w:val="480"/>
          <w:marRight w:val="0"/>
          <w:marTop w:val="0"/>
          <w:marBottom w:val="0"/>
          <w:divBdr>
            <w:top w:val="none" w:sz="0" w:space="0" w:color="auto"/>
            <w:left w:val="none" w:sz="0" w:space="0" w:color="auto"/>
            <w:bottom w:val="none" w:sz="0" w:space="0" w:color="auto"/>
            <w:right w:val="none" w:sz="0" w:space="0" w:color="auto"/>
          </w:divBdr>
        </w:div>
        <w:div w:id="340206912">
          <w:marLeft w:val="480"/>
          <w:marRight w:val="0"/>
          <w:marTop w:val="0"/>
          <w:marBottom w:val="0"/>
          <w:divBdr>
            <w:top w:val="none" w:sz="0" w:space="0" w:color="auto"/>
            <w:left w:val="none" w:sz="0" w:space="0" w:color="auto"/>
            <w:bottom w:val="none" w:sz="0" w:space="0" w:color="auto"/>
            <w:right w:val="none" w:sz="0" w:space="0" w:color="auto"/>
          </w:divBdr>
        </w:div>
        <w:div w:id="359474246">
          <w:marLeft w:val="480"/>
          <w:marRight w:val="0"/>
          <w:marTop w:val="0"/>
          <w:marBottom w:val="0"/>
          <w:divBdr>
            <w:top w:val="none" w:sz="0" w:space="0" w:color="auto"/>
            <w:left w:val="none" w:sz="0" w:space="0" w:color="auto"/>
            <w:bottom w:val="none" w:sz="0" w:space="0" w:color="auto"/>
            <w:right w:val="none" w:sz="0" w:space="0" w:color="auto"/>
          </w:divBdr>
        </w:div>
        <w:div w:id="384332958">
          <w:marLeft w:val="480"/>
          <w:marRight w:val="0"/>
          <w:marTop w:val="0"/>
          <w:marBottom w:val="0"/>
          <w:divBdr>
            <w:top w:val="none" w:sz="0" w:space="0" w:color="auto"/>
            <w:left w:val="none" w:sz="0" w:space="0" w:color="auto"/>
            <w:bottom w:val="none" w:sz="0" w:space="0" w:color="auto"/>
            <w:right w:val="none" w:sz="0" w:space="0" w:color="auto"/>
          </w:divBdr>
        </w:div>
        <w:div w:id="431126694">
          <w:marLeft w:val="480"/>
          <w:marRight w:val="0"/>
          <w:marTop w:val="0"/>
          <w:marBottom w:val="0"/>
          <w:divBdr>
            <w:top w:val="none" w:sz="0" w:space="0" w:color="auto"/>
            <w:left w:val="none" w:sz="0" w:space="0" w:color="auto"/>
            <w:bottom w:val="none" w:sz="0" w:space="0" w:color="auto"/>
            <w:right w:val="none" w:sz="0" w:space="0" w:color="auto"/>
          </w:divBdr>
        </w:div>
        <w:div w:id="455680383">
          <w:marLeft w:val="480"/>
          <w:marRight w:val="0"/>
          <w:marTop w:val="0"/>
          <w:marBottom w:val="0"/>
          <w:divBdr>
            <w:top w:val="none" w:sz="0" w:space="0" w:color="auto"/>
            <w:left w:val="none" w:sz="0" w:space="0" w:color="auto"/>
            <w:bottom w:val="none" w:sz="0" w:space="0" w:color="auto"/>
            <w:right w:val="none" w:sz="0" w:space="0" w:color="auto"/>
          </w:divBdr>
        </w:div>
        <w:div w:id="493306278">
          <w:marLeft w:val="480"/>
          <w:marRight w:val="0"/>
          <w:marTop w:val="0"/>
          <w:marBottom w:val="0"/>
          <w:divBdr>
            <w:top w:val="none" w:sz="0" w:space="0" w:color="auto"/>
            <w:left w:val="none" w:sz="0" w:space="0" w:color="auto"/>
            <w:bottom w:val="none" w:sz="0" w:space="0" w:color="auto"/>
            <w:right w:val="none" w:sz="0" w:space="0" w:color="auto"/>
          </w:divBdr>
        </w:div>
        <w:div w:id="522934782">
          <w:marLeft w:val="480"/>
          <w:marRight w:val="0"/>
          <w:marTop w:val="0"/>
          <w:marBottom w:val="0"/>
          <w:divBdr>
            <w:top w:val="none" w:sz="0" w:space="0" w:color="auto"/>
            <w:left w:val="none" w:sz="0" w:space="0" w:color="auto"/>
            <w:bottom w:val="none" w:sz="0" w:space="0" w:color="auto"/>
            <w:right w:val="none" w:sz="0" w:space="0" w:color="auto"/>
          </w:divBdr>
        </w:div>
        <w:div w:id="528027604">
          <w:marLeft w:val="480"/>
          <w:marRight w:val="0"/>
          <w:marTop w:val="0"/>
          <w:marBottom w:val="0"/>
          <w:divBdr>
            <w:top w:val="none" w:sz="0" w:space="0" w:color="auto"/>
            <w:left w:val="none" w:sz="0" w:space="0" w:color="auto"/>
            <w:bottom w:val="none" w:sz="0" w:space="0" w:color="auto"/>
            <w:right w:val="none" w:sz="0" w:space="0" w:color="auto"/>
          </w:divBdr>
        </w:div>
        <w:div w:id="593707894">
          <w:marLeft w:val="480"/>
          <w:marRight w:val="0"/>
          <w:marTop w:val="0"/>
          <w:marBottom w:val="0"/>
          <w:divBdr>
            <w:top w:val="none" w:sz="0" w:space="0" w:color="auto"/>
            <w:left w:val="none" w:sz="0" w:space="0" w:color="auto"/>
            <w:bottom w:val="none" w:sz="0" w:space="0" w:color="auto"/>
            <w:right w:val="none" w:sz="0" w:space="0" w:color="auto"/>
          </w:divBdr>
        </w:div>
        <w:div w:id="597176016">
          <w:marLeft w:val="480"/>
          <w:marRight w:val="0"/>
          <w:marTop w:val="0"/>
          <w:marBottom w:val="0"/>
          <w:divBdr>
            <w:top w:val="none" w:sz="0" w:space="0" w:color="auto"/>
            <w:left w:val="none" w:sz="0" w:space="0" w:color="auto"/>
            <w:bottom w:val="none" w:sz="0" w:space="0" w:color="auto"/>
            <w:right w:val="none" w:sz="0" w:space="0" w:color="auto"/>
          </w:divBdr>
        </w:div>
        <w:div w:id="628051465">
          <w:marLeft w:val="480"/>
          <w:marRight w:val="0"/>
          <w:marTop w:val="0"/>
          <w:marBottom w:val="0"/>
          <w:divBdr>
            <w:top w:val="none" w:sz="0" w:space="0" w:color="auto"/>
            <w:left w:val="none" w:sz="0" w:space="0" w:color="auto"/>
            <w:bottom w:val="none" w:sz="0" w:space="0" w:color="auto"/>
            <w:right w:val="none" w:sz="0" w:space="0" w:color="auto"/>
          </w:divBdr>
        </w:div>
        <w:div w:id="730345518">
          <w:marLeft w:val="480"/>
          <w:marRight w:val="0"/>
          <w:marTop w:val="0"/>
          <w:marBottom w:val="0"/>
          <w:divBdr>
            <w:top w:val="none" w:sz="0" w:space="0" w:color="auto"/>
            <w:left w:val="none" w:sz="0" w:space="0" w:color="auto"/>
            <w:bottom w:val="none" w:sz="0" w:space="0" w:color="auto"/>
            <w:right w:val="none" w:sz="0" w:space="0" w:color="auto"/>
          </w:divBdr>
        </w:div>
        <w:div w:id="796265600">
          <w:marLeft w:val="480"/>
          <w:marRight w:val="0"/>
          <w:marTop w:val="0"/>
          <w:marBottom w:val="0"/>
          <w:divBdr>
            <w:top w:val="none" w:sz="0" w:space="0" w:color="auto"/>
            <w:left w:val="none" w:sz="0" w:space="0" w:color="auto"/>
            <w:bottom w:val="none" w:sz="0" w:space="0" w:color="auto"/>
            <w:right w:val="none" w:sz="0" w:space="0" w:color="auto"/>
          </w:divBdr>
        </w:div>
        <w:div w:id="864827283">
          <w:marLeft w:val="480"/>
          <w:marRight w:val="0"/>
          <w:marTop w:val="0"/>
          <w:marBottom w:val="0"/>
          <w:divBdr>
            <w:top w:val="none" w:sz="0" w:space="0" w:color="auto"/>
            <w:left w:val="none" w:sz="0" w:space="0" w:color="auto"/>
            <w:bottom w:val="none" w:sz="0" w:space="0" w:color="auto"/>
            <w:right w:val="none" w:sz="0" w:space="0" w:color="auto"/>
          </w:divBdr>
        </w:div>
        <w:div w:id="883372987">
          <w:marLeft w:val="480"/>
          <w:marRight w:val="0"/>
          <w:marTop w:val="0"/>
          <w:marBottom w:val="0"/>
          <w:divBdr>
            <w:top w:val="none" w:sz="0" w:space="0" w:color="auto"/>
            <w:left w:val="none" w:sz="0" w:space="0" w:color="auto"/>
            <w:bottom w:val="none" w:sz="0" w:space="0" w:color="auto"/>
            <w:right w:val="none" w:sz="0" w:space="0" w:color="auto"/>
          </w:divBdr>
        </w:div>
        <w:div w:id="1012680071">
          <w:marLeft w:val="480"/>
          <w:marRight w:val="0"/>
          <w:marTop w:val="0"/>
          <w:marBottom w:val="0"/>
          <w:divBdr>
            <w:top w:val="none" w:sz="0" w:space="0" w:color="auto"/>
            <w:left w:val="none" w:sz="0" w:space="0" w:color="auto"/>
            <w:bottom w:val="none" w:sz="0" w:space="0" w:color="auto"/>
            <w:right w:val="none" w:sz="0" w:space="0" w:color="auto"/>
          </w:divBdr>
        </w:div>
      </w:divsChild>
    </w:div>
    <w:div w:id="617176689">
      <w:bodyDiv w:val="1"/>
      <w:marLeft w:val="0"/>
      <w:marRight w:val="0"/>
      <w:marTop w:val="0"/>
      <w:marBottom w:val="0"/>
      <w:divBdr>
        <w:top w:val="none" w:sz="0" w:space="0" w:color="auto"/>
        <w:left w:val="none" w:sz="0" w:space="0" w:color="auto"/>
        <w:bottom w:val="none" w:sz="0" w:space="0" w:color="auto"/>
        <w:right w:val="none" w:sz="0" w:space="0" w:color="auto"/>
      </w:divBdr>
    </w:div>
    <w:div w:id="617226142">
      <w:bodyDiv w:val="1"/>
      <w:marLeft w:val="0"/>
      <w:marRight w:val="0"/>
      <w:marTop w:val="0"/>
      <w:marBottom w:val="0"/>
      <w:divBdr>
        <w:top w:val="none" w:sz="0" w:space="0" w:color="auto"/>
        <w:left w:val="none" w:sz="0" w:space="0" w:color="auto"/>
        <w:bottom w:val="none" w:sz="0" w:space="0" w:color="auto"/>
        <w:right w:val="none" w:sz="0" w:space="0" w:color="auto"/>
      </w:divBdr>
    </w:div>
    <w:div w:id="617418782">
      <w:bodyDiv w:val="1"/>
      <w:marLeft w:val="0"/>
      <w:marRight w:val="0"/>
      <w:marTop w:val="0"/>
      <w:marBottom w:val="0"/>
      <w:divBdr>
        <w:top w:val="none" w:sz="0" w:space="0" w:color="auto"/>
        <w:left w:val="none" w:sz="0" w:space="0" w:color="auto"/>
        <w:bottom w:val="none" w:sz="0" w:space="0" w:color="auto"/>
        <w:right w:val="none" w:sz="0" w:space="0" w:color="auto"/>
      </w:divBdr>
    </w:div>
    <w:div w:id="617639488">
      <w:bodyDiv w:val="1"/>
      <w:marLeft w:val="0"/>
      <w:marRight w:val="0"/>
      <w:marTop w:val="0"/>
      <w:marBottom w:val="0"/>
      <w:divBdr>
        <w:top w:val="none" w:sz="0" w:space="0" w:color="auto"/>
        <w:left w:val="none" w:sz="0" w:space="0" w:color="auto"/>
        <w:bottom w:val="none" w:sz="0" w:space="0" w:color="auto"/>
        <w:right w:val="none" w:sz="0" w:space="0" w:color="auto"/>
      </w:divBdr>
    </w:div>
    <w:div w:id="618339844">
      <w:bodyDiv w:val="1"/>
      <w:marLeft w:val="0"/>
      <w:marRight w:val="0"/>
      <w:marTop w:val="0"/>
      <w:marBottom w:val="0"/>
      <w:divBdr>
        <w:top w:val="none" w:sz="0" w:space="0" w:color="auto"/>
        <w:left w:val="none" w:sz="0" w:space="0" w:color="auto"/>
        <w:bottom w:val="none" w:sz="0" w:space="0" w:color="auto"/>
        <w:right w:val="none" w:sz="0" w:space="0" w:color="auto"/>
      </w:divBdr>
    </w:div>
    <w:div w:id="618604248">
      <w:bodyDiv w:val="1"/>
      <w:marLeft w:val="0"/>
      <w:marRight w:val="0"/>
      <w:marTop w:val="0"/>
      <w:marBottom w:val="0"/>
      <w:divBdr>
        <w:top w:val="none" w:sz="0" w:space="0" w:color="auto"/>
        <w:left w:val="none" w:sz="0" w:space="0" w:color="auto"/>
        <w:bottom w:val="none" w:sz="0" w:space="0" w:color="auto"/>
        <w:right w:val="none" w:sz="0" w:space="0" w:color="auto"/>
      </w:divBdr>
    </w:div>
    <w:div w:id="618730157">
      <w:bodyDiv w:val="1"/>
      <w:marLeft w:val="0"/>
      <w:marRight w:val="0"/>
      <w:marTop w:val="0"/>
      <w:marBottom w:val="0"/>
      <w:divBdr>
        <w:top w:val="none" w:sz="0" w:space="0" w:color="auto"/>
        <w:left w:val="none" w:sz="0" w:space="0" w:color="auto"/>
        <w:bottom w:val="none" w:sz="0" w:space="0" w:color="auto"/>
        <w:right w:val="none" w:sz="0" w:space="0" w:color="auto"/>
      </w:divBdr>
    </w:div>
    <w:div w:id="618804868">
      <w:bodyDiv w:val="1"/>
      <w:marLeft w:val="0"/>
      <w:marRight w:val="0"/>
      <w:marTop w:val="0"/>
      <w:marBottom w:val="0"/>
      <w:divBdr>
        <w:top w:val="none" w:sz="0" w:space="0" w:color="auto"/>
        <w:left w:val="none" w:sz="0" w:space="0" w:color="auto"/>
        <w:bottom w:val="none" w:sz="0" w:space="0" w:color="auto"/>
        <w:right w:val="none" w:sz="0" w:space="0" w:color="auto"/>
      </w:divBdr>
    </w:div>
    <w:div w:id="619074366">
      <w:bodyDiv w:val="1"/>
      <w:marLeft w:val="0"/>
      <w:marRight w:val="0"/>
      <w:marTop w:val="0"/>
      <w:marBottom w:val="0"/>
      <w:divBdr>
        <w:top w:val="none" w:sz="0" w:space="0" w:color="auto"/>
        <w:left w:val="none" w:sz="0" w:space="0" w:color="auto"/>
        <w:bottom w:val="none" w:sz="0" w:space="0" w:color="auto"/>
        <w:right w:val="none" w:sz="0" w:space="0" w:color="auto"/>
      </w:divBdr>
    </w:div>
    <w:div w:id="619453720">
      <w:bodyDiv w:val="1"/>
      <w:marLeft w:val="0"/>
      <w:marRight w:val="0"/>
      <w:marTop w:val="0"/>
      <w:marBottom w:val="0"/>
      <w:divBdr>
        <w:top w:val="none" w:sz="0" w:space="0" w:color="auto"/>
        <w:left w:val="none" w:sz="0" w:space="0" w:color="auto"/>
        <w:bottom w:val="none" w:sz="0" w:space="0" w:color="auto"/>
        <w:right w:val="none" w:sz="0" w:space="0" w:color="auto"/>
      </w:divBdr>
    </w:div>
    <w:div w:id="619725831">
      <w:bodyDiv w:val="1"/>
      <w:marLeft w:val="0"/>
      <w:marRight w:val="0"/>
      <w:marTop w:val="0"/>
      <w:marBottom w:val="0"/>
      <w:divBdr>
        <w:top w:val="none" w:sz="0" w:space="0" w:color="auto"/>
        <w:left w:val="none" w:sz="0" w:space="0" w:color="auto"/>
        <w:bottom w:val="none" w:sz="0" w:space="0" w:color="auto"/>
        <w:right w:val="none" w:sz="0" w:space="0" w:color="auto"/>
      </w:divBdr>
    </w:div>
    <w:div w:id="620187300">
      <w:bodyDiv w:val="1"/>
      <w:marLeft w:val="0"/>
      <w:marRight w:val="0"/>
      <w:marTop w:val="0"/>
      <w:marBottom w:val="0"/>
      <w:divBdr>
        <w:top w:val="none" w:sz="0" w:space="0" w:color="auto"/>
        <w:left w:val="none" w:sz="0" w:space="0" w:color="auto"/>
        <w:bottom w:val="none" w:sz="0" w:space="0" w:color="auto"/>
        <w:right w:val="none" w:sz="0" w:space="0" w:color="auto"/>
      </w:divBdr>
      <w:divsChild>
        <w:div w:id="10961531">
          <w:marLeft w:val="480"/>
          <w:marRight w:val="0"/>
          <w:marTop w:val="0"/>
          <w:marBottom w:val="0"/>
          <w:divBdr>
            <w:top w:val="none" w:sz="0" w:space="0" w:color="auto"/>
            <w:left w:val="none" w:sz="0" w:space="0" w:color="auto"/>
            <w:bottom w:val="none" w:sz="0" w:space="0" w:color="auto"/>
            <w:right w:val="none" w:sz="0" w:space="0" w:color="auto"/>
          </w:divBdr>
        </w:div>
        <w:div w:id="30152487">
          <w:marLeft w:val="480"/>
          <w:marRight w:val="0"/>
          <w:marTop w:val="0"/>
          <w:marBottom w:val="0"/>
          <w:divBdr>
            <w:top w:val="none" w:sz="0" w:space="0" w:color="auto"/>
            <w:left w:val="none" w:sz="0" w:space="0" w:color="auto"/>
            <w:bottom w:val="none" w:sz="0" w:space="0" w:color="auto"/>
            <w:right w:val="none" w:sz="0" w:space="0" w:color="auto"/>
          </w:divBdr>
        </w:div>
        <w:div w:id="34935607">
          <w:marLeft w:val="480"/>
          <w:marRight w:val="0"/>
          <w:marTop w:val="0"/>
          <w:marBottom w:val="0"/>
          <w:divBdr>
            <w:top w:val="none" w:sz="0" w:space="0" w:color="auto"/>
            <w:left w:val="none" w:sz="0" w:space="0" w:color="auto"/>
            <w:bottom w:val="none" w:sz="0" w:space="0" w:color="auto"/>
            <w:right w:val="none" w:sz="0" w:space="0" w:color="auto"/>
          </w:divBdr>
        </w:div>
        <w:div w:id="67769282">
          <w:marLeft w:val="480"/>
          <w:marRight w:val="0"/>
          <w:marTop w:val="0"/>
          <w:marBottom w:val="0"/>
          <w:divBdr>
            <w:top w:val="none" w:sz="0" w:space="0" w:color="auto"/>
            <w:left w:val="none" w:sz="0" w:space="0" w:color="auto"/>
            <w:bottom w:val="none" w:sz="0" w:space="0" w:color="auto"/>
            <w:right w:val="none" w:sz="0" w:space="0" w:color="auto"/>
          </w:divBdr>
        </w:div>
        <w:div w:id="81462824">
          <w:marLeft w:val="480"/>
          <w:marRight w:val="0"/>
          <w:marTop w:val="0"/>
          <w:marBottom w:val="0"/>
          <w:divBdr>
            <w:top w:val="none" w:sz="0" w:space="0" w:color="auto"/>
            <w:left w:val="none" w:sz="0" w:space="0" w:color="auto"/>
            <w:bottom w:val="none" w:sz="0" w:space="0" w:color="auto"/>
            <w:right w:val="none" w:sz="0" w:space="0" w:color="auto"/>
          </w:divBdr>
        </w:div>
        <w:div w:id="135028281">
          <w:marLeft w:val="480"/>
          <w:marRight w:val="0"/>
          <w:marTop w:val="0"/>
          <w:marBottom w:val="0"/>
          <w:divBdr>
            <w:top w:val="none" w:sz="0" w:space="0" w:color="auto"/>
            <w:left w:val="none" w:sz="0" w:space="0" w:color="auto"/>
            <w:bottom w:val="none" w:sz="0" w:space="0" w:color="auto"/>
            <w:right w:val="none" w:sz="0" w:space="0" w:color="auto"/>
          </w:divBdr>
        </w:div>
        <w:div w:id="168060451">
          <w:marLeft w:val="480"/>
          <w:marRight w:val="0"/>
          <w:marTop w:val="0"/>
          <w:marBottom w:val="0"/>
          <w:divBdr>
            <w:top w:val="none" w:sz="0" w:space="0" w:color="auto"/>
            <w:left w:val="none" w:sz="0" w:space="0" w:color="auto"/>
            <w:bottom w:val="none" w:sz="0" w:space="0" w:color="auto"/>
            <w:right w:val="none" w:sz="0" w:space="0" w:color="auto"/>
          </w:divBdr>
        </w:div>
        <w:div w:id="178127490">
          <w:marLeft w:val="480"/>
          <w:marRight w:val="0"/>
          <w:marTop w:val="0"/>
          <w:marBottom w:val="0"/>
          <w:divBdr>
            <w:top w:val="none" w:sz="0" w:space="0" w:color="auto"/>
            <w:left w:val="none" w:sz="0" w:space="0" w:color="auto"/>
            <w:bottom w:val="none" w:sz="0" w:space="0" w:color="auto"/>
            <w:right w:val="none" w:sz="0" w:space="0" w:color="auto"/>
          </w:divBdr>
        </w:div>
        <w:div w:id="182332113">
          <w:marLeft w:val="480"/>
          <w:marRight w:val="0"/>
          <w:marTop w:val="0"/>
          <w:marBottom w:val="0"/>
          <w:divBdr>
            <w:top w:val="none" w:sz="0" w:space="0" w:color="auto"/>
            <w:left w:val="none" w:sz="0" w:space="0" w:color="auto"/>
            <w:bottom w:val="none" w:sz="0" w:space="0" w:color="auto"/>
            <w:right w:val="none" w:sz="0" w:space="0" w:color="auto"/>
          </w:divBdr>
        </w:div>
        <w:div w:id="271087279">
          <w:marLeft w:val="480"/>
          <w:marRight w:val="0"/>
          <w:marTop w:val="0"/>
          <w:marBottom w:val="0"/>
          <w:divBdr>
            <w:top w:val="none" w:sz="0" w:space="0" w:color="auto"/>
            <w:left w:val="none" w:sz="0" w:space="0" w:color="auto"/>
            <w:bottom w:val="none" w:sz="0" w:space="0" w:color="auto"/>
            <w:right w:val="none" w:sz="0" w:space="0" w:color="auto"/>
          </w:divBdr>
        </w:div>
        <w:div w:id="313535716">
          <w:marLeft w:val="480"/>
          <w:marRight w:val="0"/>
          <w:marTop w:val="0"/>
          <w:marBottom w:val="0"/>
          <w:divBdr>
            <w:top w:val="none" w:sz="0" w:space="0" w:color="auto"/>
            <w:left w:val="none" w:sz="0" w:space="0" w:color="auto"/>
            <w:bottom w:val="none" w:sz="0" w:space="0" w:color="auto"/>
            <w:right w:val="none" w:sz="0" w:space="0" w:color="auto"/>
          </w:divBdr>
        </w:div>
        <w:div w:id="337849947">
          <w:marLeft w:val="480"/>
          <w:marRight w:val="0"/>
          <w:marTop w:val="0"/>
          <w:marBottom w:val="0"/>
          <w:divBdr>
            <w:top w:val="none" w:sz="0" w:space="0" w:color="auto"/>
            <w:left w:val="none" w:sz="0" w:space="0" w:color="auto"/>
            <w:bottom w:val="none" w:sz="0" w:space="0" w:color="auto"/>
            <w:right w:val="none" w:sz="0" w:space="0" w:color="auto"/>
          </w:divBdr>
        </w:div>
        <w:div w:id="364067594">
          <w:marLeft w:val="480"/>
          <w:marRight w:val="0"/>
          <w:marTop w:val="0"/>
          <w:marBottom w:val="0"/>
          <w:divBdr>
            <w:top w:val="none" w:sz="0" w:space="0" w:color="auto"/>
            <w:left w:val="none" w:sz="0" w:space="0" w:color="auto"/>
            <w:bottom w:val="none" w:sz="0" w:space="0" w:color="auto"/>
            <w:right w:val="none" w:sz="0" w:space="0" w:color="auto"/>
          </w:divBdr>
        </w:div>
        <w:div w:id="374889713">
          <w:marLeft w:val="480"/>
          <w:marRight w:val="0"/>
          <w:marTop w:val="0"/>
          <w:marBottom w:val="0"/>
          <w:divBdr>
            <w:top w:val="none" w:sz="0" w:space="0" w:color="auto"/>
            <w:left w:val="none" w:sz="0" w:space="0" w:color="auto"/>
            <w:bottom w:val="none" w:sz="0" w:space="0" w:color="auto"/>
            <w:right w:val="none" w:sz="0" w:space="0" w:color="auto"/>
          </w:divBdr>
        </w:div>
        <w:div w:id="434322788">
          <w:marLeft w:val="480"/>
          <w:marRight w:val="0"/>
          <w:marTop w:val="0"/>
          <w:marBottom w:val="0"/>
          <w:divBdr>
            <w:top w:val="none" w:sz="0" w:space="0" w:color="auto"/>
            <w:left w:val="none" w:sz="0" w:space="0" w:color="auto"/>
            <w:bottom w:val="none" w:sz="0" w:space="0" w:color="auto"/>
            <w:right w:val="none" w:sz="0" w:space="0" w:color="auto"/>
          </w:divBdr>
        </w:div>
        <w:div w:id="451096386">
          <w:marLeft w:val="480"/>
          <w:marRight w:val="0"/>
          <w:marTop w:val="0"/>
          <w:marBottom w:val="0"/>
          <w:divBdr>
            <w:top w:val="none" w:sz="0" w:space="0" w:color="auto"/>
            <w:left w:val="none" w:sz="0" w:space="0" w:color="auto"/>
            <w:bottom w:val="none" w:sz="0" w:space="0" w:color="auto"/>
            <w:right w:val="none" w:sz="0" w:space="0" w:color="auto"/>
          </w:divBdr>
        </w:div>
        <w:div w:id="469441269">
          <w:marLeft w:val="480"/>
          <w:marRight w:val="0"/>
          <w:marTop w:val="0"/>
          <w:marBottom w:val="0"/>
          <w:divBdr>
            <w:top w:val="none" w:sz="0" w:space="0" w:color="auto"/>
            <w:left w:val="none" w:sz="0" w:space="0" w:color="auto"/>
            <w:bottom w:val="none" w:sz="0" w:space="0" w:color="auto"/>
            <w:right w:val="none" w:sz="0" w:space="0" w:color="auto"/>
          </w:divBdr>
        </w:div>
        <w:div w:id="489710793">
          <w:marLeft w:val="480"/>
          <w:marRight w:val="0"/>
          <w:marTop w:val="0"/>
          <w:marBottom w:val="0"/>
          <w:divBdr>
            <w:top w:val="none" w:sz="0" w:space="0" w:color="auto"/>
            <w:left w:val="none" w:sz="0" w:space="0" w:color="auto"/>
            <w:bottom w:val="none" w:sz="0" w:space="0" w:color="auto"/>
            <w:right w:val="none" w:sz="0" w:space="0" w:color="auto"/>
          </w:divBdr>
        </w:div>
        <w:div w:id="491799069">
          <w:marLeft w:val="480"/>
          <w:marRight w:val="0"/>
          <w:marTop w:val="0"/>
          <w:marBottom w:val="0"/>
          <w:divBdr>
            <w:top w:val="none" w:sz="0" w:space="0" w:color="auto"/>
            <w:left w:val="none" w:sz="0" w:space="0" w:color="auto"/>
            <w:bottom w:val="none" w:sz="0" w:space="0" w:color="auto"/>
            <w:right w:val="none" w:sz="0" w:space="0" w:color="auto"/>
          </w:divBdr>
        </w:div>
        <w:div w:id="545145183">
          <w:marLeft w:val="480"/>
          <w:marRight w:val="0"/>
          <w:marTop w:val="0"/>
          <w:marBottom w:val="0"/>
          <w:divBdr>
            <w:top w:val="none" w:sz="0" w:space="0" w:color="auto"/>
            <w:left w:val="none" w:sz="0" w:space="0" w:color="auto"/>
            <w:bottom w:val="none" w:sz="0" w:space="0" w:color="auto"/>
            <w:right w:val="none" w:sz="0" w:space="0" w:color="auto"/>
          </w:divBdr>
        </w:div>
        <w:div w:id="589237287">
          <w:marLeft w:val="480"/>
          <w:marRight w:val="0"/>
          <w:marTop w:val="0"/>
          <w:marBottom w:val="0"/>
          <w:divBdr>
            <w:top w:val="none" w:sz="0" w:space="0" w:color="auto"/>
            <w:left w:val="none" w:sz="0" w:space="0" w:color="auto"/>
            <w:bottom w:val="none" w:sz="0" w:space="0" w:color="auto"/>
            <w:right w:val="none" w:sz="0" w:space="0" w:color="auto"/>
          </w:divBdr>
        </w:div>
        <w:div w:id="602499201">
          <w:marLeft w:val="480"/>
          <w:marRight w:val="0"/>
          <w:marTop w:val="0"/>
          <w:marBottom w:val="0"/>
          <w:divBdr>
            <w:top w:val="none" w:sz="0" w:space="0" w:color="auto"/>
            <w:left w:val="none" w:sz="0" w:space="0" w:color="auto"/>
            <w:bottom w:val="none" w:sz="0" w:space="0" w:color="auto"/>
            <w:right w:val="none" w:sz="0" w:space="0" w:color="auto"/>
          </w:divBdr>
        </w:div>
        <w:div w:id="687950061">
          <w:marLeft w:val="480"/>
          <w:marRight w:val="0"/>
          <w:marTop w:val="0"/>
          <w:marBottom w:val="0"/>
          <w:divBdr>
            <w:top w:val="none" w:sz="0" w:space="0" w:color="auto"/>
            <w:left w:val="none" w:sz="0" w:space="0" w:color="auto"/>
            <w:bottom w:val="none" w:sz="0" w:space="0" w:color="auto"/>
            <w:right w:val="none" w:sz="0" w:space="0" w:color="auto"/>
          </w:divBdr>
        </w:div>
        <w:div w:id="702487380">
          <w:marLeft w:val="480"/>
          <w:marRight w:val="0"/>
          <w:marTop w:val="0"/>
          <w:marBottom w:val="0"/>
          <w:divBdr>
            <w:top w:val="none" w:sz="0" w:space="0" w:color="auto"/>
            <w:left w:val="none" w:sz="0" w:space="0" w:color="auto"/>
            <w:bottom w:val="none" w:sz="0" w:space="0" w:color="auto"/>
            <w:right w:val="none" w:sz="0" w:space="0" w:color="auto"/>
          </w:divBdr>
        </w:div>
        <w:div w:id="762871537">
          <w:marLeft w:val="480"/>
          <w:marRight w:val="0"/>
          <w:marTop w:val="0"/>
          <w:marBottom w:val="0"/>
          <w:divBdr>
            <w:top w:val="none" w:sz="0" w:space="0" w:color="auto"/>
            <w:left w:val="none" w:sz="0" w:space="0" w:color="auto"/>
            <w:bottom w:val="none" w:sz="0" w:space="0" w:color="auto"/>
            <w:right w:val="none" w:sz="0" w:space="0" w:color="auto"/>
          </w:divBdr>
        </w:div>
        <w:div w:id="767845198">
          <w:marLeft w:val="480"/>
          <w:marRight w:val="0"/>
          <w:marTop w:val="0"/>
          <w:marBottom w:val="0"/>
          <w:divBdr>
            <w:top w:val="none" w:sz="0" w:space="0" w:color="auto"/>
            <w:left w:val="none" w:sz="0" w:space="0" w:color="auto"/>
            <w:bottom w:val="none" w:sz="0" w:space="0" w:color="auto"/>
            <w:right w:val="none" w:sz="0" w:space="0" w:color="auto"/>
          </w:divBdr>
        </w:div>
        <w:div w:id="771510317">
          <w:marLeft w:val="480"/>
          <w:marRight w:val="0"/>
          <w:marTop w:val="0"/>
          <w:marBottom w:val="0"/>
          <w:divBdr>
            <w:top w:val="none" w:sz="0" w:space="0" w:color="auto"/>
            <w:left w:val="none" w:sz="0" w:space="0" w:color="auto"/>
            <w:bottom w:val="none" w:sz="0" w:space="0" w:color="auto"/>
            <w:right w:val="none" w:sz="0" w:space="0" w:color="auto"/>
          </w:divBdr>
        </w:div>
        <w:div w:id="791049476">
          <w:marLeft w:val="480"/>
          <w:marRight w:val="0"/>
          <w:marTop w:val="0"/>
          <w:marBottom w:val="0"/>
          <w:divBdr>
            <w:top w:val="none" w:sz="0" w:space="0" w:color="auto"/>
            <w:left w:val="none" w:sz="0" w:space="0" w:color="auto"/>
            <w:bottom w:val="none" w:sz="0" w:space="0" w:color="auto"/>
            <w:right w:val="none" w:sz="0" w:space="0" w:color="auto"/>
          </w:divBdr>
        </w:div>
        <w:div w:id="801190857">
          <w:marLeft w:val="480"/>
          <w:marRight w:val="0"/>
          <w:marTop w:val="0"/>
          <w:marBottom w:val="0"/>
          <w:divBdr>
            <w:top w:val="none" w:sz="0" w:space="0" w:color="auto"/>
            <w:left w:val="none" w:sz="0" w:space="0" w:color="auto"/>
            <w:bottom w:val="none" w:sz="0" w:space="0" w:color="auto"/>
            <w:right w:val="none" w:sz="0" w:space="0" w:color="auto"/>
          </w:divBdr>
        </w:div>
        <w:div w:id="817576832">
          <w:marLeft w:val="480"/>
          <w:marRight w:val="0"/>
          <w:marTop w:val="0"/>
          <w:marBottom w:val="0"/>
          <w:divBdr>
            <w:top w:val="none" w:sz="0" w:space="0" w:color="auto"/>
            <w:left w:val="none" w:sz="0" w:space="0" w:color="auto"/>
            <w:bottom w:val="none" w:sz="0" w:space="0" w:color="auto"/>
            <w:right w:val="none" w:sz="0" w:space="0" w:color="auto"/>
          </w:divBdr>
        </w:div>
        <w:div w:id="825127190">
          <w:marLeft w:val="480"/>
          <w:marRight w:val="0"/>
          <w:marTop w:val="0"/>
          <w:marBottom w:val="0"/>
          <w:divBdr>
            <w:top w:val="none" w:sz="0" w:space="0" w:color="auto"/>
            <w:left w:val="none" w:sz="0" w:space="0" w:color="auto"/>
            <w:bottom w:val="none" w:sz="0" w:space="0" w:color="auto"/>
            <w:right w:val="none" w:sz="0" w:space="0" w:color="auto"/>
          </w:divBdr>
        </w:div>
        <w:div w:id="861211522">
          <w:marLeft w:val="480"/>
          <w:marRight w:val="0"/>
          <w:marTop w:val="0"/>
          <w:marBottom w:val="0"/>
          <w:divBdr>
            <w:top w:val="none" w:sz="0" w:space="0" w:color="auto"/>
            <w:left w:val="none" w:sz="0" w:space="0" w:color="auto"/>
            <w:bottom w:val="none" w:sz="0" w:space="0" w:color="auto"/>
            <w:right w:val="none" w:sz="0" w:space="0" w:color="auto"/>
          </w:divBdr>
        </w:div>
        <w:div w:id="906693136">
          <w:marLeft w:val="480"/>
          <w:marRight w:val="0"/>
          <w:marTop w:val="0"/>
          <w:marBottom w:val="0"/>
          <w:divBdr>
            <w:top w:val="none" w:sz="0" w:space="0" w:color="auto"/>
            <w:left w:val="none" w:sz="0" w:space="0" w:color="auto"/>
            <w:bottom w:val="none" w:sz="0" w:space="0" w:color="auto"/>
            <w:right w:val="none" w:sz="0" w:space="0" w:color="auto"/>
          </w:divBdr>
        </w:div>
        <w:div w:id="908543170">
          <w:marLeft w:val="480"/>
          <w:marRight w:val="0"/>
          <w:marTop w:val="0"/>
          <w:marBottom w:val="0"/>
          <w:divBdr>
            <w:top w:val="none" w:sz="0" w:space="0" w:color="auto"/>
            <w:left w:val="none" w:sz="0" w:space="0" w:color="auto"/>
            <w:bottom w:val="none" w:sz="0" w:space="0" w:color="auto"/>
            <w:right w:val="none" w:sz="0" w:space="0" w:color="auto"/>
          </w:divBdr>
        </w:div>
        <w:div w:id="912661837">
          <w:marLeft w:val="480"/>
          <w:marRight w:val="0"/>
          <w:marTop w:val="0"/>
          <w:marBottom w:val="0"/>
          <w:divBdr>
            <w:top w:val="none" w:sz="0" w:space="0" w:color="auto"/>
            <w:left w:val="none" w:sz="0" w:space="0" w:color="auto"/>
            <w:bottom w:val="none" w:sz="0" w:space="0" w:color="auto"/>
            <w:right w:val="none" w:sz="0" w:space="0" w:color="auto"/>
          </w:divBdr>
        </w:div>
        <w:div w:id="920598563">
          <w:marLeft w:val="480"/>
          <w:marRight w:val="0"/>
          <w:marTop w:val="0"/>
          <w:marBottom w:val="0"/>
          <w:divBdr>
            <w:top w:val="none" w:sz="0" w:space="0" w:color="auto"/>
            <w:left w:val="none" w:sz="0" w:space="0" w:color="auto"/>
            <w:bottom w:val="none" w:sz="0" w:space="0" w:color="auto"/>
            <w:right w:val="none" w:sz="0" w:space="0" w:color="auto"/>
          </w:divBdr>
        </w:div>
        <w:div w:id="924844522">
          <w:marLeft w:val="480"/>
          <w:marRight w:val="0"/>
          <w:marTop w:val="0"/>
          <w:marBottom w:val="0"/>
          <w:divBdr>
            <w:top w:val="none" w:sz="0" w:space="0" w:color="auto"/>
            <w:left w:val="none" w:sz="0" w:space="0" w:color="auto"/>
            <w:bottom w:val="none" w:sz="0" w:space="0" w:color="auto"/>
            <w:right w:val="none" w:sz="0" w:space="0" w:color="auto"/>
          </w:divBdr>
        </w:div>
        <w:div w:id="929579313">
          <w:marLeft w:val="480"/>
          <w:marRight w:val="0"/>
          <w:marTop w:val="0"/>
          <w:marBottom w:val="0"/>
          <w:divBdr>
            <w:top w:val="none" w:sz="0" w:space="0" w:color="auto"/>
            <w:left w:val="none" w:sz="0" w:space="0" w:color="auto"/>
            <w:bottom w:val="none" w:sz="0" w:space="0" w:color="auto"/>
            <w:right w:val="none" w:sz="0" w:space="0" w:color="auto"/>
          </w:divBdr>
        </w:div>
        <w:div w:id="931667712">
          <w:marLeft w:val="480"/>
          <w:marRight w:val="0"/>
          <w:marTop w:val="0"/>
          <w:marBottom w:val="0"/>
          <w:divBdr>
            <w:top w:val="none" w:sz="0" w:space="0" w:color="auto"/>
            <w:left w:val="none" w:sz="0" w:space="0" w:color="auto"/>
            <w:bottom w:val="none" w:sz="0" w:space="0" w:color="auto"/>
            <w:right w:val="none" w:sz="0" w:space="0" w:color="auto"/>
          </w:divBdr>
        </w:div>
        <w:div w:id="944583439">
          <w:marLeft w:val="480"/>
          <w:marRight w:val="0"/>
          <w:marTop w:val="0"/>
          <w:marBottom w:val="0"/>
          <w:divBdr>
            <w:top w:val="none" w:sz="0" w:space="0" w:color="auto"/>
            <w:left w:val="none" w:sz="0" w:space="0" w:color="auto"/>
            <w:bottom w:val="none" w:sz="0" w:space="0" w:color="auto"/>
            <w:right w:val="none" w:sz="0" w:space="0" w:color="auto"/>
          </w:divBdr>
        </w:div>
        <w:div w:id="995651400">
          <w:marLeft w:val="480"/>
          <w:marRight w:val="0"/>
          <w:marTop w:val="0"/>
          <w:marBottom w:val="0"/>
          <w:divBdr>
            <w:top w:val="none" w:sz="0" w:space="0" w:color="auto"/>
            <w:left w:val="none" w:sz="0" w:space="0" w:color="auto"/>
            <w:bottom w:val="none" w:sz="0" w:space="0" w:color="auto"/>
            <w:right w:val="none" w:sz="0" w:space="0" w:color="auto"/>
          </w:divBdr>
        </w:div>
      </w:divsChild>
    </w:div>
    <w:div w:id="620378818">
      <w:bodyDiv w:val="1"/>
      <w:marLeft w:val="0"/>
      <w:marRight w:val="0"/>
      <w:marTop w:val="0"/>
      <w:marBottom w:val="0"/>
      <w:divBdr>
        <w:top w:val="none" w:sz="0" w:space="0" w:color="auto"/>
        <w:left w:val="none" w:sz="0" w:space="0" w:color="auto"/>
        <w:bottom w:val="none" w:sz="0" w:space="0" w:color="auto"/>
        <w:right w:val="none" w:sz="0" w:space="0" w:color="auto"/>
      </w:divBdr>
    </w:div>
    <w:div w:id="620382551">
      <w:bodyDiv w:val="1"/>
      <w:marLeft w:val="0"/>
      <w:marRight w:val="0"/>
      <w:marTop w:val="0"/>
      <w:marBottom w:val="0"/>
      <w:divBdr>
        <w:top w:val="none" w:sz="0" w:space="0" w:color="auto"/>
        <w:left w:val="none" w:sz="0" w:space="0" w:color="auto"/>
        <w:bottom w:val="none" w:sz="0" w:space="0" w:color="auto"/>
        <w:right w:val="none" w:sz="0" w:space="0" w:color="auto"/>
      </w:divBdr>
    </w:div>
    <w:div w:id="620383211">
      <w:bodyDiv w:val="1"/>
      <w:marLeft w:val="0"/>
      <w:marRight w:val="0"/>
      <w:marTop w:val="0"/>
      <w:marBottom w:val="0"/>
      <w:divBdr>
        <w:top w:val="none" w:sz="0" w:space="0" w:color="auto"/>
        <w:left w:val="none" w:sz="0" w:space="0" w:color="auto"/>
        <w:bottom w:val="none" w:sz="0" w:space="0" w:color="auto"/>
        <w:right w:val="none" w:sz="0" w:space="0" w:color="auto"/>
      </w:divBdr>
    </w:div>
    <w:div w:id="620499829">
      <w:bodyDiv w:val="1"/>
      <w:marLeft w:val="0"/>
      <w:marRight w:val="0"/>
      <w:marTop w:val="0"/>
      <w:marBottom w:val="0"/>
      <w:divBdr>
        <w:top w:val="none" w:sz="0" w:space="0" w:color="auto"/>
        <w:left w:val="none" w:sz="0" w:space="0" w:color="auto"/>
        <w:bottom w:val="none" w:sz="0" w:space="0" w:color="auto"/>
        <w:right w:val="none" w:sz="0" w:space="0" w:color="auto"/>
      </w:divBdr>
    </w:div>
    <w:div w:id="620578242">
      <w:bodyDiv w:val="1"/>
      <w:marLeft w:val="0"/>
      <w:marRight w:val="0"/>
      <w:marTop w:val="0"/>
      <w:marBottom w:val="0"/>
      <w:divBdr>
        <w:top w:val="none" w:sz="0" w:space="0" w:color="auto"/>
        <w:left w:val="none" w:sz="0" w:space="0" w:color="auto"/>
        <w:bottom w:val="none" w:sz="0" w:space="0" w:color="auto"/>
        <w:right w:val="none" w:sz="0" w:space="0" w:color="auto"/>
      </w:divBdr>
    </w:div>
    <w:div w:id="620768474">
      <w:bodyDiv w:val="1"/>
      <w:marLeft w:val="0"/>
      <w:marRight w:val="0"/>
      <w:marTop w:val="0"/>
      <w:marBottom w:val="0"/>
      <w:divBdr>
        <w:top w:val="none" w:sz="0" w:space="0" w:color="auto"/>
        <w:left w:val="none" w:sz="0" w:space="0" w:color="auto"/>
        <w:bottom w:val="none" w:sz="0" w:space="0" w:color="auto"/>
        <w:right w:val="none" w:sz="0" w:space="0" w:color="auto"/>
      </w:divBdr>
    </w:div>
    <w:div w:id="620962851">
      <w:bodyDiv w:val="1"/>
      <w:marLeft w:val="0"/>
      <w:marRight w:val="0"/>
      <w:marTop w:val="0"/>
      <w:marBottom w:val="0"/>
      <w:divBdr>
        <w:top w:val="none" w:sz="0" w:space="0" w:color="auto"/>
        <w:left w:val="none" w:sz="0" w:space="0" w:color="auto"/>
        <w:bottom w:val="none" w:sz="0" w:space="0" w:color="auto"/>
        <w:right w:val="none" w:sz="0" w:space="0" w:color="auto"/>
      </w:divBdr>
      <w:divsChild>
        <w:div w:id="100029814">
          <w:marLeft w:val="480"/>
          <w:marRight w:val="0"/>
          <w:marTop w:val="0"/>
          <w:marBottom w:val="0"/>
          <w:divBdr>
            <w:top w:val="none" w:sz="0" w:space="0" w:color="auto"/>
            <w:left w:val="none" w:sz="0" w:space="0" w:color="auto"/>
            <w:bottom w:val="none" w:sz="0" w:space="0" w:color="auto"/>
            <w:right w:val="none" w:sz="0" w:space="0" w:color="auto"/>
          </w:divBdr>
        </w:div>
        <w:div w:id="346103733">
          <w:marLeft w:val="480"/>
          <w:marRight w:val="0"/>
          <w:marTop w:val="0"/>
          <w:marBottom w:val="0"/>
          <w:divBdr>
            <w:top w:val="none" w:sz="0" w:space="0" w:color="auto"/>
            <w:left w:val="none" w:sz="0" w:space="0" w:color="auto"/>
            <w:bottom w:val="none" w:sz="0" w:space="0" w:color="auto"/>
            <w:right w:val="none" w:sz="0" w:space="0" w:color="auto"/>
          </w:divBdr>
        </w:div>
        <w:div w:id="487214310">
          <w:marLeft w:val="480"/>
          <w:marRight w:val="0"/>
          <w:marTop w:val="0"/>
          <w:marBottom w:val="0"/>
          <w:divBdr>
            <w:top w:val="none" w:sz="0" w:space="0" w:color="auto"/>
            <w:left w:val="none" w:sz="0" w:space="0" w:color="auto"/>
            <w:bottom w:val="none" w:sz="0" w:space="0" w:color="auto"/>
            <w:right w:val="none" w:sz="0" w:space="0" w:color="auto"/>
          </w:divBdr>
        </w:div>
        <w:div w:id="531844694">
          <w:marLeft w:val="480"/>
          <w:marRight w:val="0"/>
          <w:marTop w:val="0"/>
          <w:marBottom w:val="0"/>
          <w:divBdr>
            <w:top w:val="none" w:sz="0" w:space="0" w:color="auto"/>
            <w:left w:val="none" w:sz="0" w:space="0" w:color="auto"/>
            <w:bottom w:val="none" w:sz="0" w:space="0" w:color="auto"/>
            <w:right w:val="none" w:sz="0" w:space="0" w:color="auto"/>
          </w:divBdr>
        </w:div>
        <w:div w:id="543448762">
          <w:marLeft w:val="480"/>
          <w:marRight w:val="0"/>
          <w:marTop w:val="0"/>
          <w:marBottom w:val="0"/>
          <w:divBdr>
            <w:top w:val="none" w:sz="0" w:space="0" w:color="auto"/>
            <w:left w:val="none" w:sz="0" w:space="0" w:color="auto"/>
            <w:bottom w:val="none" w:sz="0" w:space="0" w:color="auto"/>
            <w:right w:val="none" w:sz="0" w:space="0" w:color="auto"/>
          </w:divBdr>
        </w:div>
        <w:div w:id="564804448">
          <w:marLeft w:val="480"/>
          <w:marRight w:val="0"/>
          <w:marTop w:val="0"/>
          <w:marBottom w:val="0"/>
          <w:divBdr>
            <w:top w:val="none" w:sz="0" w:space="0" w:color="auto"/>
            <w:left w:val="none" w:sz="0" w:space="0" w:color="auto"/>
            <w:bottom w:val="none" w:sz="0" w:space="0" w:color="auto"/>
            <w:right w:val="none" w:sz="0" w:space="0" w:color="auto"/>
          </w:divBdr>
        </w:div>
        <w:div w:id="788744827">
          <w:marLeft w:val="480"/>
          <w:marRight w:val="0"/>
          <w:marTop w:val="0"/>
          <w:marBottom w:val="0"/>
          <w:divBdr>
            <w:top w:val="none" w:sz="0" w:space="0" w:color="auto"/>
            <w:left w:val="none" w:sz="0" w:space="0" w:color="auto"/>
            <w:bottom w:val="none" w:sz="0" w:space="0" w:color="auto"/>
            <w:right w:val="none" w:sz="0" w:space="0" w:color="auto"/>
          </w:divBdr>
        </w:div>
        <w:div w:id="808865294">
          <w:marLeft w:val="480"/>
          <w:marRight w:val="0"/>
          <w:marTop w:val="0"/>
          <w:marBottom w:val="0"/>
          <w:divBdr>
            <w:top w:val="none" w:sz="0" w:space="0" w:color="auto"/>
            <w:left w:val="none" w:sz="0" w:space="0" w:color="auto"/>
            <w:bottom w:val="none" w:sz="0" w:space="0" w:color="auto"/>
            <w:right w:val="none" w:sz="0" w:space="0" w:color="auto"/>
          </w:divBdr>
        </w:div>
      </w:divsChild>
    </w:div>
    <w:div w:id="621495686">
      <w:bodyDiv w:val="1"/>
      <w:marLeft w:val="0"/>
      <w:marRight w:val="0"/>
      <w:marTop w:val="0"/>
      <w:marBottom w:val="0"/>
      <w:divBdr>
        <w:top w:val="none" w:sz="0" w:space="0" w:color="auto"/>
        <w:left w:val="none" w:sz="0" w:space="0" w:color="auto"/>
        <w:bottom w:val="none" w:sz="0" w:space="0" w:color="auto"/>
        <w:right w:val="none" w:sz="0" w:space="0" w:color="auto"/>
      </w:divBdr>
      <w:divsChild>
        <w:div w:id="7485002">
          <w:marLeft w:val="480"/>
          <w:marRight w:val="0"/>
          <w:marTop w:val="0"/>
          <w:marBottom w:val="0"/>
          <w:divBdr>
            <w:top w:val="none" w:sz="0" w:space="0" w:color="auto"/>
            <w:left w:val="none" w:sz="0" w:space="0" w:color="auto"/>
            <w:bottom w:val="none" w:sz="0" w:space="0" w:color="auto"/>
            <w:right w:val="none" w:sz="0" w:space="0" w:color="auto"/>
          </w:divBdr>
        </w:div>
        <w:div w:id="24445479">
          <w:marLeft w:val="480"/>
          <w:marRight w:val="0"/>
          <w:marTop w:val="0"/>
          <w:marBottom w:val="0"/>
          <w:divBdr>
            <w:top w:val="none" w:sz="0" w:space="0" w:color="auto"/>
            <w:left w:val="none" w:sz="0" w:space="0" w:color="auto"/>
            <w:bottom w:val="none" w:sz="0" w:space="0" w:color="auto"/>
            <w:right w:val="none" w:sz="0" w:space="0" w:color="auto"/>
          </w:divBdr>
        </w:div>
        <w:div w:id="34939227">
          <w:marLeft w:val="480"/>
          <w:marRight w:val="0"/>
          <w:marTop w:val="0"/>
          <w:marBottom w:val="0"/>
          <w:divBdr>
            <w:top w:val="none" w:sz="0" w:space="0" w:color="auto"/>
            <w:left w:val="none" w:sz="0" w:space="0" w:color="auto"/>
            <w:bottom w:val="none" w:sz="0" w:space="0" w:color="auto"/>
            <w:right w:val="none" w:sz="0" w:space="0" w:color="auto"/>
          </w:divBdr>
        </w:div>
        <w:div w:id="56058469">
          <w:marLeft w:val="480"/>
          <w:marRight w:val="0"/>
          <w:marTop w:val="0"/>
          <w:marBottom w:val="0"/>
          <w:divBdr>
            <w:top w:val="none" w:sz="0" w:space="0" w:color="auto"/>
            <w:left w:val="none" w:sz="0" w:space="0" w:color="auto"/>
            <w:bottom w:val="none" w:sz="0" w:space="0" w:color="auto"/>
            <w:right w:val="none" w:sz="0" w:space="0" w:color="auto"/>
          </w:divBdr>
        </w:div>
        <w:div w:id="92866347">
          <w:marLeft w:val="480"/>
          <w:marRight w:val="0"/>
          <w:marTop w:val="0"/>
          <w:marBottom w:val="0"/>
          <w:divBdr>
            <w:top w:val="none" w:sz="0" w:space="0" w:color="auto"/>
            <w:left w:val="none" w:sz="0" w:space="0" w:color="auto"/>
            <w:bottom w:val="none" w:sz="0" w:space="0" w:color="auto"/>
            <w:right w:val="none" w:sz="0" w:space="0" w:color="auto"/>
          </w:divBdr>
        </w:div>
        <w:div w:id="123424388">
          <w:marLeft w:val="480"/>
          <w:marRight w:val="0"/>
          <w:marTop w:val="0"/>
          <w:marBottom w:val="0"/>
          <w:divBdr>
            <w:top w:val="none" w:sz="0" w:space="0" w:color="auto"/>
            <w:left w:val="none" w:sz="0" w:space="0" w:color="auto"/>
            <w:bottom w:val="none" w:sz="0" w:space="0" w:color="auto"/>
            <w:right w:val="none" w:sz="0" w:space="0" w:color="auto"/>
          </w:divBdr>
        </w:div>
        <w:div w:id="124469686">
          <w:marLeft w:val="480"/>
          <w:marRight w:val="0"/>
          <w:marTop w:val="0"/>
          <w:marBottom w:val="0"/>
          <w:divBdr>
            <w:top w:val="none" w:sz="0" w:space="0" w:color="auto"/>
            <w:left w:val="none" w:sz="0" w:space="0" w:color="auto"/>
            <w:bottom w:val="none" w:sz="0" w:space="0" w:color="auto"/>
            <w:right w:val="none" w:sz="0" w:space="0" w:color="auto"/>
          </w:divBdr>
        </w:div>
        <w:div w:id="131753304">
          <w:marLeft w:val="480"/>
          <w:marRight w:val="0"/>
          <w:marTop w:val="0"/>
          <w:marBottom w:val="0"/>
          <w:divBdr>
            <w:top w:val="none" w:sz="0" w:space="0" w:color="auto"/>
            <w:left w:val="none" w:sz="0" w:space="0" w:color="auto"/>
            <w:bottom w:val="none" w:sz="0" w:space="0" w:color="auto"/>
            <w:right w:val="none" w:sz="0" w:space="0" w:color="auto"/>
          </w:divBdr>
        </w:div>
        <w:div w:id="147595972">
          <w:marLeft w:val="480"/>
          <w:marRight w:val="0"/>
          <w:marTop w:val="0"/>
          <w:marBottom w:val="0"/>
          <w:divBdr>
            <w:top w:val="none" w:sz="0" w:space="0" w:color="auto"/>
            <w:left w:val="none" w:sz="0" w:space="0" w:color="auto"/>
            <w:bottom w:val="none" w:sz="0" w:space="0" w:color="auto"/>
            <w:right w:val="none" w:sz="0" w:space="0" w:color="auto"/>
          </w:divBdr>
        </w:div>
        <w:div w:id="150758240">
          <w:marLeft w:val="480"/>
          <w:marRight w:val="0"/>
          <w:marTop w:val="0"/>
          <w:marBottom w:val="0"/>
          <w:divBdr>
            <w:top w:val="none" w:sz="0" w:space="0" w:color="auto"/>
            <w:left w:val="none" w:sz="0" w:space="0" w:color="auto"/>
            <w:bottom w:val="none" w:sz="0" w:space="0" w:color="auto"/>
            <w:right w:val="none" w:sz="0" w:space="0" w:color="auto"/>
          </w:divBdr>
        </w:div>
        <w:div w:id="173307281">
          <w:marLeft w:val="480"/>
          <w:marRight w:val="0"/>
          <w:marTop w:val="0"/>
          <w:marBottom w:val="0"/>
          <w:divBdr>
            <w:top w:val="none" w:sz="0" w:space="0" w:color="auto"/>
            <w:left w:val="none" w:sz="0" w:space="0" w:color="auto"/>
            <w:bottom w:val="none" w:sz="0" w:space="0" w:color="auto"/>
            <w:right w:val="none" w:sz="0" w:space="0" w:color="auto"/>
          </w:divBdr>
        </w:div>
        <w:div w:id="177935429">
          <w:marLeft w:val="480"/>
          <w:marRight w:val="0"/>
          <w:marTop w:val="0"/>
          <w:marBottom w:val="0"/>
          <w:divBdr>
            <w:top w:val="none" w:sz="0" w:space="0" w:color="auto"/>
            <w:left w:val="none" w:sz="0" w:space="0" w:color="auto"/>
            <w:bottom w:val="none" w:sz="0" w:space="0" w:color="auto"/>
            <w:right w:val="none" w:sz="0" w:space="0" w:color="auto"/>
          </w:divBdr>
        </w:div>
        <w:div w:id="180898358">
          <w:marLeft w:val="480"/>
          <w:marRight w:val="0"/>
          <w:marTop w:val="0"/>
          <w:marBottom w:val="0"/>
          <w:divBdr>
            <w:top w:val="none" w:sz="0" w:space="0" w:color="auto"/>
            <w:left w:val="none" w:sz="0" w:space="0" w:color="auto"/>
            <w:bottom w:val="none" w:sz="0" w:space="0" w:color="auto"/>
            <w:right w:val="none" w:sz="0" w:space="0" w:color="auto"/>
          </w:divBdr>
        </w:div>
        <w:div w:id="182256299">
          <w:marLeft w:val="480"/>
          <w:marRight w:val="0"/>
          <w:marTop w:val="0"/>
          <w:marBottom w:val="0"/>
          <w:divBdr>
            <w:top w:val="none" w:sz="0" w:space="0" w:color="auto"/>
            <w:left w:val="none" w:sz="0" w:space="0" w:color="auto"/>
            <w:bottom w:val="none" w:sz="0" w:space="0" w:color="auto"/>
            <w:right w:val="none" w:sz="0" w:space="0" w:color="auto"/>
          </w:divBdr>
        </w:div>
        <w:div w:id="204567335">
          <w:marLeft w:val="480"/>
          <w:marRight w:val="0"/>
          <w:marTop w:val="0"/>
          <w:marBottom w:val="0"/>
          <w:divBdr>
            <w:top w:val="none" w:sz="0" w:space="0" w:color="auto"/>
            <w:left w:val="none" w:sz="0" w:space="0" w:color="auto"/>
            <w:bottom w:val="none" w:sz="0" w:space="0" w:color="auto"/>
            <w:right w:val="none" w:sz="0" w:space="0" w:color="auto"/>
          </w:divBdr>
        </w:div>
        <w:div w:id="232398469">
          <w:marLeft w:val="480"/>
          <w:marRight w:val="0"/>
          <w:marTop w:val="0"/>
          <w:marBottom w:val="0"/>
          <w:divBdr>
            <w:top w:val="none" w:sz="0" w:space="0" w:color="auto"/>
            <w:left w:val="none" w:sz="0" w:space="0" w:color="auto"/>
            <w:bottom w:val="none" w:sz="0" w:space="0" w:color="auto"/>
            <w:right w:val="none" w:sz="0" w:space="0" w:color="auto"/>
          </w:divBdr>
        </w:div>
        <w:div w:id="240602637">
          <w:marLeft w:val="480"/>
          <w:marRight w:val="0"/>
          <w:marTop w:val="0"/>
          <w:marBottom w:val="0"/>
          <w:divBdr>
            <w:top w:val="none" w:sz="0" w:space="0" w:color="auto"/>
            <w:left w:val="none" w:sz="0" w:space="0" w:color="auto"/>
            <w:bottom w:val="none" w:sz="0" w:space="0" w:color="auto"/>
            <w:right w:val="none" w:sz="0" w:space="0" w:color="auto"/>
          </w:divBdr>
        </w:div>
        <w:div w:id="251740759">
          <w:marLeft w:val="480"/>
          <w:marRight w:val="0"/>
          <w:marTop w:val="0"/>
          <w:marBottom w:val="0"/>
          <w:divBdr>
            <w:top w:val="none" w:sz="0" w:space="0" w:color="auto"/>
            <w:left w:val="none" w:sz="0" w:space="0" w:color="auto"/>
            <w:bottom w:val="none" w:sz="0" w:space="0" w:color="auto"/>
            <w:right w:val="none" w:sz="0" w:space="0" w:color="auto"/>
          </w:divBdr>
        </w:div>
        <w:div w:id="251741329">
          <w:marLeft w:val="480"/>
          <w:marRight w:val="0"/>
          <w:marTop w:val="0"/>
          <w:marBottom w:val="0"/>
          <w:divBdr>
            <w:top w:val="none" w:sz="0" w:space="0" w:color="auto"/>
            <w:left w:val="none" w:sz="0" w:space="0" w:color="auto"/>
            <w:bottom w:val="none" w:sz="0" w:space="0" w:color="auto"/>
            <w:right w:val="none" w:sz="0" w:space="0" w:color="auto"/>
          </w:divBdr>
        </w:div>
        <w:div w:id="270553754">
          <w:marLeft w:val="480"/>
          <w:marRight w:val="0"/>
          <w:marTop w:val="0"/>
          <w:marBottom w:val="0"/>
          <w:divBdr>
            <w:top w:val="none" w:sz="0" w:space="0" w:color="auto"/>
            <w:left w:val="none" w:sz="0" w:space="0" w:color="auto"/>
            <w:bottom w:val="none" w:sz="0" w:space="0" w:color="auto"/>
            <w:right w:val="none" w:sz="0" w:space="0" w:color="auto"/>
          </w:divBdr>
        </w:div>
        <w:div w:id="282345120">
          <w:marLeft w:val="480"/>
          <w:marRight w:val="0"/>
          <w:marTop w:val="0"/>
          <w:marBottom w:val="0"/>
          <w:divBdr>
            <w:top w:val="none" w:sz="0" w:space="0" w:color="auto"/>
            <w:left w:val="none" w:sz="0" w:space="0" w:color="auto"/>
            <w:bottom w:val="none" w:sz="0" w:space="0" w:color="auto"/>
            <w:right w:val="none" w:sz="0" w:space="0" w:color="auto"/>
          </w:divBdr>
        </w:div>
        <w:div w:id="296106767">
          <w:marLeft w:val="480"/>
          <w:marRight w:val="0"/>
          <w:marTop w:val="0"/>
          <w:marBottom w:val="0"/>
          <w:divBdr>
            <w:top w:val="none" w:sz="0" w:space="0" w:color="auto"/>
            <w:left w:val="none" w:sz="0" w:space="0" w:color="auto"/>
            <w:bottom w:val="none" w:sz="0" w:space="0" w:color="auto"/>
            <w:right w:val="none" w:sz="0" w:space="0" w:color="auto"/>
          </w:divBdr>
        </w:div>
        <w:div w:id="330377830">
          <w:marLeft w:val="480"/>
          <w:marRight w:val="0"/>
          <w:marTop w:val="0"/>
          <w:marBottom w:val="0"/>
          <w:divBdr>
            <w:top w:val="none" w:sz="0" w:space="0" w:color="auto"/>
            <w:left w:val="none" w:sz="0" w:space="0" w:color="auto"/>
            <w:bottom w:val="none" w:sz="0" w:space="0" w:color="auto"/>
            <w:right w:val="none" w:sz="0" w:space="0" w:color="auto"/>
          </w:divBdr>
        </w:div>
        <w:div w:id="360477973">
          <w:marLeft w:val="480"/>
          <w:marRight w:val="0"/>
          <w:marTop w:val="0"/>
          <w:marBottom w:val="0"/>
          <w:divBdr>
            <w:top w:val="none" w:sz="0" w:space="0" w:color="auto"/>
            <w:left w:val="none" w:sz="0" w:space="0" w:color="auto"/>
            <w:bottom w:val="none" w:sz="0" w:space="0" w:color="auto"/>
            <w:right w:val="none" w:sz="0" w:space="0" w:color="auto"/>
          </w:divBdr>
        </w:div>
        <w:div w:id="424427796">
          <w:marLeft w:val="480"/>
          <w:marRight w:val="0"/>
          <w:marTop w:val="0"/>
          <w:marBottom w:val="0"/>
          <w:divBdr>
            <w:top w:val="none" w:sz="0" w:space="0" w:color="auto"/>
            <w:left w:val="none" w:sz="0" w:space="0" w:color="auto"/>
            <w:bottom w:val="none" w:sz="0" w:space="0" w:color="auto"/>
            <w:right w:val="none" w:sz="0" w:space="0" w:color="auto"/>
          </w:divBdr>
        </w:div>
        <w:div w:id="426973234">
          <w:marLeft w:val="480"/>
          <w:marRight w:val="0"/>
          <w:marTop w:val="0"/>
          <w:marBottom w:val="0"/>
          <w:divBdr>
            <w:top w:val="none" w:sz="0" w:space="0" w:color="auto"/>
            <w:left w:val="none" w:sz="0" w:space="0" w:color="auto"/>
            <w:bottom w:val="none" w:sz="0" w:space="0" w:color="auto"/>
            <w:right w:val="none" w:sz="0" w:space="0" w:color="auto"/>
          </w:divBdr>
        </w:div>
        <w:div w:id="434596427">
          <w:marLeft w:val="480"/>
          <w:marRight w:val="0"/>
          <w:marTop w:val="0"/>
          <w:marBottom w:val="0"/>
          <w:divBdr>
            <w:top w:val="none" w:sz="0" w:space="0" w:color="auto"/>
            <w:left w:val="none" w:sz="0" w:space="0" w:color="auto"/>
            <w:bottom w:val="none" w:sz="0" w:space="0" w:color="auto"/>
            <w:right w:val="none" w:sz="0" w:space="0" w:color="auto"/>
          </w:divBdr>
        </w:div>
        <w:div w:id="456145831">
          <w:marLeft w:val="480"/>
          <w:marRight w:val="0"/>
          <w:marTop w:val="0"/>
          <w:marBottom w:val="0"/>
          <w:divBdr>
            <w:top w:val="none" w:sz="0" w:space="0" w:color="auto"/>
            <w:left w:val="none" w:sz="0" w:space="0" w:color="auto"/>
            <w:bottom w:val="none" w:sz="0" w:space="0" w:color="auto"/>
            <w:right w:val="none" w:sz="0" w:space="0" w:color="auto"/>
          </w:divBdr>
        </w:div>
        <w:div w:id="482696830">
          <w:marLeft w:val="480"/>
          <w:marRight w:val="0"/>
          <w:marTop w:val="0"/>
          <w:marBottom w:val="0"/>
          <w:divBdr>
            <w:top w:val="none" w:sz="0" w:space="0" w:color="auto"/>
            <w:left w:val="none" w:sz="0" w:space="0" w:color="auto"/>
            <w:bottom w:val="none" w:sz="0" w:space="0" w:color="auto"/>
            <w:right w:val="none" w:sz="0" w:space="0" w:color="auto"/>
          </w:divBdr>
        </w:div>
        <w:div w:id="487091598">
          <w:marLeft w:val="480"/>
          <w:marRight w:val="0"/>
          <w:marTop w:val="0"/>
          <w:marBottom w:val="0"/>
          <w:divBdr>
            <w:top w:val="none" w:sz="0" w:space="0" w:color="auto"/>
            <w:left w:val="none" w:sz="0" w:space="0" w:color="auto"/>
            <w:bottom w:val="none" w:sz="0" w:space="0" w:color="auto"/>
            <w:right w:val="none" w:sz="0" w:space="0" w:color="auto"/>
          </w:divBdr>
        </w:div>
        <w:div w:id="502746027">
          <w:marLeft w:val="480"/>
          <w:marRight w:val="0"/>
          <w:marTop w:val="0"/>
          <w:marBottom w:val="0"/>
          <w:divBdr>
            <w:top w:val="none" w:sz="0" w:space="0" w:color="auto"/>
            <w:left w:val="none" w:sz="0" w:space="0" w:color="auto"/>
            <w:bottom w:val="none" w:sz="0" w:space="0" w:color="auto"/>
            <w:right w:val="none" w:sz="0" w:space="0" w:color="auto"/>
          </w:divBdr>
        </w:div>
        <w:div w:id="530608230">
          <w:marLeft w:val="480"/>
          <w:marRight w:val="0"/>
          <w:marTop w:val="0"/>
          <w:marBottom w:val="0"/>
          <w:divBdr>
            <w:top w:val="none" w:sz="0" w:space="0" w:color="auto"/>
            <w:left w:val="none" w:sz="0" w:space="0" w:color="auto"/>
            <w:bottom w:val="none" w:sz="0" w:space="0" w:color="auto"/>
            <w:right w:val="none" w:sz="0" w:space="0" w:color="auto"/>
          </w:divBdr>
        </w:div>
        <w:div w:id="551621411">
          <w:marLeft w:val="480"/>
          <w:marRight w:val="0"/>
          <w:marTop w:val="0"/>
          <w:marBottom w:val="0"/>
          <w:divBdr>
            <w:top w:val="none" w:sz="0" w:space="0" w:color="auto"/>
            <w:left w:val="none" w:sz="0" w:space="0" w:color="auto"/>
            <w:bottom w:val="none" w:sz="0" w:space="0" w:color="auto"/>
            <w:right w:val="none" w:sz="0" w:space="0" w:color="auto"/>
          </w:divBdr>
        </w:div>
        <w:div w:id="586158043">
          <w:marLeft w:val="480"/>
          <w:marRight w:val="0"/>
          <w:marTop w:val="0"/>
          <w:marBottom w:val="0"/>
          <w:divBdr>
            <w:top w:val="none" w:sz="0" w:space="0" w:color="auto"/>
            <w:left w:val="none" w:sz="0" w:space="0" w:color="auto"/>
            <w:bottom w:val="none" w:sz="0" w:space="0" w:color="auto"/>
            <w:right w:val="none" w:sz="0" w:space="0" w:color="auto"/>
          </w:divBdr>
        </w:div>
        <w:div w:id="628822818">
          <w:marLeft w:val="480"/>
          <w:marRight w:val="0"/>
          <w:marTop w:val="0"/>
          <w:marBottom w:val="0"/>
          <w:divBdr>
            <w:top w:val="none" w:sz="0" w:space="0" w:color="auto"/>
            <w:left w:val="none" w:sz="0" w:space="0" w:color="auto"/>
            <w:bottom w:val="none" w:sz="0" w:space="0" w:color="auto"/>
            <w:right w:val="none" w:sz="0" w:space="0" w:color="auto"/>
          </w:divBdr>
        </w:div>
        <w:div w:id="637733902">
          <w:marLeft w:val="480"/>
          <w:marRight w:val="0"/>
          <w:marTop w:val="0"/>
          <w:marBottom w:val="0"/>
          <w:divBdr>
            <w:top w:val="none" w:sz="0" w:space="0" w:color="auto"/>
            <w:left w:val="none" w:sz="0" w:space="0" w:color="auto"/>
            <w:bottom w:val="none" w:sz="0" w:space="0" w:color="auto"/>
            <w:right w:val="none" w:sz="0" w:space="0" w:color="auto"/>
          </w:divBdr>
        </w:div>
        <w:div w:id="646934689">
          <w:marLeft w:val="480"/>
          <w:marRight w:val="0"/>
          <w:marTop w:val="0"/>
          <w:marBottom w:val="0"/>
          <w:divBdr>
            <w:top w:val="none" w:sz="0" w:space="0" w:color="auto"/>
            <w:left w:val="none" w:sz="0" w:space="0" w:color="auto"/>
            <w:bottom w:val="none" w:sz="0" w:space="0" w:color="auto"/>
            <w:right w:val="none" w:sz="0" w:space="0" w:color="auto"/>
          </w:divBdr>
        </w:div>
        <w:div w:id="646980380">
          <w:marLeft w:val="480"/>
          <w:marRight w:val="0"/>
          <w:marTop w:val="0"/>
          <w:marBottom w:val="0"/>
          <w:divBdr>
            <w:top w:val="none" w:sz="0" w:space="0" w:color="auto"/>
            <w:left w:val="none" w:sz="0" w:space="0" w:color="auto"/>
            <w:bottom w:val="none" w:sz="0" w:space="0" w:color="auto"/>
            <w:right w:val="none" w:sz="0" w:space="0" w:color="auto"/>
          </w:divBdr>
        </w:div>
        <w:div w:id="651830381">
          <w:marLeft w:val="480"/>
          <w:marRight w:val="0"/>
          <w:marTop w:val="0"/>
          <w:marBottom w:val="0"/>
          <w:divBdr>
            <w:top w:val="none" w:sz="0" w:space="0" w:color="auto"/>
            <w:left w:val="none" w:sz="0" w:space="0" w:color="auto"/>
            <w:bottom w:val="none" w:sz="0" w:space="0" w:color="auto"/>
            <w:right w:val="none" w:sz="0" w:space="0" w:color="auto"/>
          </w:divBdr>
        </w:div>
        <w:div w:id="706031413">
          <w:marLeft w:val="480"/>
          <w:marRight w:val="0"/>
          <w:marTop w:val="0"/>
          <w:marBottom w:val="0"/>
          <w:divBdr>
            <w:top w:val="none" w:sz="0" w:space="0" w:color="auto"/>
            <w:left w:val="none" w:sz="0" w:space="0" w:color="auto"/>
            <w:bottom w:val="none" w:sz="0" w:space="0" w:color="auto"/>
            <w:right w:val="none" w:sz="0" w:space="0" w:color="auto"/>
          </w:divBdr>
        </w:div>
        <w:div w:id="720863099">
          <w:marLeft w:val="480"/>
          <w:marRight w:val="0"/>
          <w:marTop w:val="0"/>
          <w:marBottom w:val="0"/>
          <w:divBdr>
            <w:top w:val="none" w:sz="0" w:space="0" w:color="auto"/>
            <w:left w:val="none" w:sz="0" w:space="0" w:color="auto"/>
            <w:bottom w:val="none" w:sz="0" w:space="0" w:color="auto"/>
            <w:right w:val="none" w:sz="0" w:space="0" w:color="auto"/>
          </w:divBdr>
        </w:div>
        <w:div w:id="726682750">
          <w:marLeft w:val="480"/>
          <w:marRight w:val="0"/>
          <w:marTop w:val="0"/>
          <w:marBottom w:val="0"/>
          <w:divBdr>
            <w:top w:val="none" w:sz="0" w:space="0" w:color="auto"/>
            <w:left w:val="none" w:sz="0" w:space="0" w:color="auto"/>
            <w:bottom w:val="none" w:sz="0" w:space="0" w:color="auto"/>
            <w:right w:val="none" w:sz="0" w:space="0" w:color="auto"/>
          </w:divBdr>
        </w:div>
        <w:div w:id="738017533">
          <w:marLeft w:val="480"/>
          <w:marRight w:val="0"/>
          <w:marTop w:val="0"/>
          <w:marBottom w:val="0"/>
          <w:divBdr>
            <w:top w:val="none" w:sz="0" w:space="0" w:color="auto"/>
            <w:left w:val="none" w:sz="0" w:space="0" w:color="auto"/>
            <w:bottom w:val="none" w:sz="0" w:space="0" w:color="auto"/>
            <w:right w:val="none" w:sz="0" w:space="0" w:color="auto"/>
          </w:divBdr>
        </w:div>
        <w:div w:id="775247919">
          <w:marLeft w:val="480"/>
          <w:marRight w:val="0"/>
          <w:marTop w:val="0"/>
          <w:marBottom w:val="0"/>
          <w:divBdr>
            <w:top w:val="none" w:sz="0" w:space="0" w:color="auto"/>
            <w:left w:val="none" w:sz="0" w:space="0" w:color="auto"/>
            <w:bottom w:val="none" w:sz="0" w:space="0" w:color="auto"/>
            <w:right w:val="none" w:sz="0" w:space="0" w:color="auto"/>
          </w:divBdr>
        </w:div>
        <w:div w:id="817646901">
          <w:marLeft w:val="480"/>
          <w:marRight w:val="0"/>
          <w:marTop w:val="0"/>
          <w:marBottom w:val="0"/>
          <w:divBdr>
            <w:top w:val="none" w:sz="0" w:space="0" w:color="auto"/>
            <w:left w:val="none" w:sz="0" w:space="0" w:color="auto"/>
            <w:bottom w:val="none" w:sz="0" w:space="0" w:color="auto"/>
            <w:right w:val="none" w:sz="0" w:space="0" w:color="auto"/>
          </w:divBdr>
        </w:div>
        <w:div w:id="861043649">
          <w:marLeft w:val="480"/>
          <w:marRight w:val="0"/>
          <w:marTop w:val="0"/>
          <w:marBottom w:val="0"/>
          <w:divBdr>
            <w:top w:val="none" w:sz="0" w:space="0" w:color="auto"/>
            <w:left w:val="none" w:sz="0" w:space="0" w:color="auto"/>
            <w:bottom w:val="none" w:sz="0" w:space="0" w:color="auto"/>
            <w:right w:val="none" w:sz="0" w:space="0" w:color="auto"/>
          </w:divBdr>
        </w:div>
        <w:div w:id="861896111">
          <w:marLeft w:val="480"/>
          <w:marRight w:val="0"/>
          <w:marTop w:val="0"/>
          <w:marBottom w:val="0"/>
          <w:divBdr>
            <w:top w:val="none" w:sz="0" w:space="0" w:color="auto"/>
            <w:left w:val="none" w:sz="0" w:space="0" w:color="auto"/>
            <w:bottom w:val="none" w:sz="0" w:space="0" w:color="auto"/>
            <w:right w:val="none" w:sz="0" w:space="0" w:color="auto"/>
          </w:divBdr>
        </w:div>
        <w:div w:id="881206325">
          <w:marLeft w:val="480"/>
          <w:marRight w:val="0"/>
          <w:marTop w:val="0"/>
          <w:marBottom w:val="0"/>
          <w:divBdr>
            <w:top w:val="none" w:sz="0" w:space="0" w:color="auto"/>
            <w:left w:val="none" w:sz="0" w:space="0" w:color="auto"/>
            <w:bottom w:val="none" w:sz="0" w:space="0" w:color="auto"/>
            <w:right w:val="none" w:sz="0" w:space="0" w:color="auto"/>
          </w:divBdr>
        </w:div>
        <w:div w:id="883252904">
          <w:marLeft w:val="480"/>
          <w:marRight w:val="0"/>
          <w:marTop w:val="0"/>
          <w:marBottom w:val="0"/>
          <w:divBdr>
            <w:top w:val="none" w:sz="0" w:space="0" w:color="auto"/>
            <w:left w:val="none" w:sz="0" w:space="0" w:color="auto"/>
            <w:bottom w:val="none" w:sz="0" w:space="0" w:color="auto"/>
            <w:right w:val="none" w:sz="0" w:space="0" w:color="auto"/>
          </w:divBdr>
        </w:div>
        <w:div w:id="883639962">
          <w:marLeft w:val="480"/>
          <w:marRight w:val="0"/>
          <w:marTop w:val="0"/>
          <w:marBottom w:val="0"/>
          <w:divBdr>
            <w:top w:val="none" w:sz="0" w:space="0" w:color="auto"/>
            <w:left w:val="none" w:sz="0" w:space="0" w:color="auto"/>
            <w:bottom w:val="none" w:sz="0" w:space="0" w:color="auto"/>
            <w:right w:val="none" w:sz="0" w:space="0" w:color="auto"/>
          </w:divBdr>
        </w:div>
        <w:div w:id="890385658">
          <w:marLeft w:val="480"/>
          <w:marRight w:val="0"/>
          <w:marTop w:val="0"/>
          <w:marBottom w:val="0"/>
          <w:divBdr>
            <w:top w:val="none" w:sz="0" w:space="0" w:color="auto"/>
            <w:left w:val="none" w:sz="0" w:space="0" w:color="auto"/>
            <w:bottom w:val="none" w:sz="0" w:space="0" w:color="auto"/>
            <w:right w:val="none" w:sz="0" w:space="0" w:color="auto"/>
          </w:divBdr>
        </w:div>
        <w:div w:id="990254728">
          <w:marLeft w:val="480"/>
          <w:marRight w:val="0"/>
          <w:marTop w:val="0"/>
          <w:marBottom w:val="0"/>
          <w:divBdr>
            <w:top w:val="none" w:sz="0" w:space="0" w:color="auto"/>
            <w:left w:val="none" w:sz="0" w:space="0" w:color="auto"/>
            <w:bottom w:val="none" w:sz="0" w:space="0" w:color="auto"/>
            <w:right w:val="none" w:sz="0" w:space="0" w:color="auto"/>
          </w:divBdr>
        </w:div>
        <w:div w:id="1004089049">
          <w:marLeft w:val="480"/>
          <w:marRight w:val="0"/>
          <w:marTop w:val="0"/>
          <w:marBottom w:val="0"/>
          <w:divBdr>
            <w:top w:val="none" w:sz="0" w:space="0" w:color="auto"/>
            <w:left w:val="none" w:sz="0" w:space="0" w:color="auto"/>
            <w:bottom w:val="none" w:sz="0" w:space="0" w:color="auto"/>
            <w:right w:val="none" w:sz="0" w:space="0" w:color="auto"/>
          </w:divBdr>
        </w:div>
      </w:divsChild>
    </w:div>
    <w:div w:id="621769806">
      <w:bodyDiv w:val="1"/>
      <w:marLeft w:val="0"/>
      <w:marRight w:val="0"/>
      <w:marTop w:val="0"/>
      <w:marBottom w:val="0"/>
      <w:divBdr>
        <w:top w:val="none" w:sz="0" w:space="0" w:color="auto"/>
        <w:left w:val="none" w:sz="0" w:space="0" w:color="auto"/>
        <w:bottom w:val="none" w:sz="0" w:space="0" w:color="auto"/>
        <w:right w:val="none" w:sz="0" w:space="0" w:color="auto"/>
      </w:divBdr>
      <w:divsChild>
        <w:div w:id="3438409">
          <w:marLeft w:val="480"/>
          <w:marRight w:val="0"/>
          <w:marTop w:val="0"/>
          <w:marBottom w:val="0"/>
          <w:divBdr>
            <w:top w:val="none" w:sz="0" w:space="0" w:color="auto"/>
            <w:left w:val="none" w:sz="0" w:space="0" w:color="auto"/>
            <w:bottom w:val="none" w:sz="0" w:space="0" w:color="auto"/>
            <w:right w:val="none" w:sz="0" w:space="0" w:color="auto"/>
          </w:divBdr>
        </w:div>
        <w:div w:id="9261148">
          <w:marLeft w:val="480"/>
          <w:marRight w:val="0"/>
          <w:marTop w:val="0"/>
          <w:marBottom w:val="0"/>
          <w:divBdr>
            <w:top w:val="none" w:sz="0" w:space="0" w:color="auto"/>
            <w:left w:val="none" w:sz="0" w:space="0" w:color="auto"/>
            <w:bottom w:val="none" w:sz="0" w:space="0" w:color="auto"/>
            <w:right w:val="none" w:sz="0" w:space="0" w:color="auto"/>
          </w:divBdr>
        </w:div>
        <w:div w:id="19091749">
          <w:marLeft w:val="480"/>
          <w:marRight w:val="0"/>
          <w:marTop w:val="0"/>
          <w:marBottom w:val="0"/>
          <w:divBdr>
            <w:top w:val="none" w:sz="0" w:space="0" w:color="auto"/>
            <w:left w:val="none" w:sz="0" w:space="0" w:color="auto"/>
            <w:bottom w:val="none" w:sz="0" w:space="0" w:color="auto"/>
            <w:right w:val="none" w:sz="0" w:space="0" w:color="auto"/>
          </w:divBdr>
        </w:div>
        <w:div w:id="61148148">
          <w:marLeft w:val="480"/>
          <w:marRight w:val="0"/>
          <w:marTop w:val="0"/>
          <w:marBottom w:val="0"/>
          <w:divBdr>
            <w:top w:val="none" w:sz="0" w:space="0" w:color="auto"/>
            <w:left w:val="none" w:sz="0" w:space="0" w:color="auto"/>
            <w:bottom w:val="none" w:sz="0" w:space="0" w:color="auto"/>
            <w:right w:val="none" w:sz="0" w:space="0" w:color="auto"/>
          </w:divBdr>
        </w:div>
        <w:div w:id="71127811">
          <w:marLeft w:val="480"/>
          <w:marRight w:val="0"/>
          <w:marTop w:val="0"/>
          <w:marBottom w:val="0"/>
          <w:divBdr>
            <w:top w:val="none" w:sz="0" w:space="0" w:color="auto"/>
            <w:left w:val="none" w:sz="0" w:space="0" w:color="auto"/>
            <w:bottom w:val="none" w:sz="0" w:space="0" w:color="auto"/>
            <w:right w:val="none" w:sz="0" w:space="0" w:color="auto"/>
          </w:divBdr>
        </w:div>
        <w:div w:id="76635562">
          <w:marLeft w:val="480"/>
          <w:marRight w:val="0"/>
          <w:marTop w:val="0"/>
          <w:marBottom w:val="0"/>
          <w:divBdr>
            <w:top w:val="none" w:sz="0" w:space="0" w:color="auto"/>
            <w:left w:val="none" w:sz="0" w:space="0" w:color="auto"/>
            <w:bottom w:val="none" w:sz="0" w:space="0" w:color="auto"/>
            <w:right w:val="none" w:sz="0" w:space="0" w:color="auto"/>
          </w:divBdr>
        </w:div>
        <w:div w:id="82379601">
          <w:marLeft w:val="480"/>
          <w:marRight w:val="0"/>
          <w:marTop w:val="0"/>
          <w:marBottom w:val="0"/>
          <w:divBdr>
            <w:top w:val="none" w:sz="0" w:space="0" w:color="auto"/>
            <w:left w:val="none" w:sz="0" w:space="0" w:color="auto"/>
            <w:bottom w:val="none" w:sz="0" w:space="0" w:color="auto"/>
            <w:right w:val="none" w:sz="0" w:space="0" w:color="auto"/>
          </w:divBdr>
        </w:div>
        <w:div w:id="93867652">
          <w:marLeft w:val="480"/>
          <w:marRight w:val="0"/>
          <w:marTop w:val="0"/>
          <w:marBottom w:val="0"/>
          <w:divBdr>
            <w:top w:val="none" w:sz="0" w:space="0" w:color="auto"/>
            <w:left w:val="none" w:sz="0" w:space="0" w:color="auto"/>
            <w:bottom w:val="none" w:sz="0" w:space="0" w:color="auto"/>
            <w:right w:val="none" w:sz="0" w:space="0" w:color="auto"/>
          </w:divBdr>
        </w:div>
        <w:div w:id="94643908">
          <w:marLeft w:val="480"/>
          <w:marRight w:val="0"/>
          <w:marTop w:val="0"/>
          <w:marBottom w:val="0"/>
          <w:divBdr>
            <w:top w:val="none" w:sz="0" w:space="0" w:color="auto"/>
            <w:left w:val="none" w:sz="0" w:space="0" w:color="auto"/>
            <w:bottom w:val="none" w:sz="0" w:space="0" w:color="auto"/>
            <w:right w:val="none" w:sz="0" w:space="0" w:color="auto"/>
          </w:divBdr>
        </w:div>
        <w:div w:id="97802119">
          <w:marLeft w:val="480"/>
          <w:marRight w:val="0"/>
          <w:marTop w:val="0"/>
          <w:marBottom w:val="0"/>
          <w:divBdr>
            <w:top w:val="none" w:sz="0" w:space="0" w:color="auto"/>
            <w:left w:val="none" w:sz="0" w:space="0" w:color="auto"/>
            <w:bottom w:val="none" w:sz="0" w:space="0" w:color="auto"/>
            <w:right w:val="none" w:sz="0" w:space="0" w:color="auto"/>
          </w:divBdr>
        </w:div>
        <w:div w:id="103698161">
          <w:marLeft w:val="480"/>
          <w:marRight w:val="0"/>
          <w:marTop w:val="0"/>
          <w:marBottom w:val="0"/>
          <w:divBdr>
            <w:top w:val="none" w:sz="0" w:space="0" w:color="auto"/>
            <w:left w:val="none" w:sz="0" w:space="0" w:color="auto"/>
            <w:bottom w:val="none" w:sz="0" w:space="0" w:color="auto"/>
            <w:right w:val="none" w:sz="0" w:space="0" w:color="auto"/>
          </w:divBdr>
        </w:div>
        <w:div w:id="124466455">
          <w:marLeft w:val="480"/>
          <w:marRight w:val="0"/>
          <w:marTop w:val="0"/>
          <w:marBottom w:val="0"/>
          <w:divBdr>
            <w:top w:val="none" w:sz="0" w:space="0" w:color="auto"/>
            <w:left w:val="none" w:sz="0" w:space="0" w:color="auto"/>
            <w:bottom w:val="none" w:sz="0" w:space="0" w:color="auto"/>
            <w:right w:val="none" w:sz="0" w:space="0" w:color="auto"/>
          </w:divBdr>
        </w:div>
        <w:div w:id="135801742">
          <w:marLeft w:val="480"/>
          <w:marRight w:val="0"/>
          <w:marTop w:val="0"/>
          <w:marBottom w:val="0"/>
          <w:divBdr>
            <w:top w:val="none" w:sz="0" w:space="0" w:color="auto"/>
            <w:left w:val="none" w:sz="0" w:space="0" w:color="auto"/>
            <w:bottom w:val="none" w:sz="0" w:space="0" w:color="auto"/>
            <w:right w:val="none" w:sz="0" w:space="0" w:color="auto"/>
          </w:divBdr>
        </w:div>
        <w:div w:id="350036271">
          <w:marLeft w:val="480"/>
          <w:marRight w:val="0"/>
          <w:marTop w:val="0"/>
          <w:marBottom w:val="0"/>
          <w:divBdr>
            <w:top w:val="none" w:sz="0" w:space="0" w:color="auto"/>
            <w:left w:val="none" w:sz="0" w:space="0" w:color="auto"/>
            <w:bottom w:val="none" w:sz="0" w:space="0" w:color="auto"/>
            <w:right w:val="none" w:sz="0" w:space="0" w:color="auto"/>
          </w:divBdr>
        </w:div>
        <w:div w:id="376467451">
          <w:marLeft w:val="480"/>
          <w:marRight w:val="0"/>
          <w:marTop w:val="0"/>
          <w:marBottom w:val="0"/>
          <w:divBdr>
            <w:top w:val="none" w:sz="0" w:space="0" w:color="auto"/>
            <w:left w:val="none" w:sz="0" w:space="0" w:color="auto"/>
            <w:bottom w:val="none" w:sz="0" w:space="0" w:color="auto"/>
            <w:right w:val="none" w:sz="0" w:space="0" w:color="auto"/>
          </w:divBdr>
        </w:div>
        <w:div w:id="401802553">
          <w:marLeft w:val="480"/>
          <w:marRight w:val="0"/>
          <w:marTop w:val="0"/>
          <w:marBottom w:val="0"/>
          <w:divBdr>
            <w:top w:val="none" w:sz="0" w:space="0" w:color="auto"/>
            <w:left w:val="none" w:sz="0" w:space="0" w:color="auto"/>
            <w:bottom w:val="none" w:sz="0" w:space="0" w:color="auto"/>
            <w:right w:val="none" w:sz="0" w:space="0" w:color="auto"/>
          </w:divBdr>
        </w:div>
        <w:div w:id="446655268">
          <w:marLeft w:val="480"/>
          <w:marRight w:val="0"/>
          <w:marTop w:val="0"/>
          <w:marBottom w:val="0"/>
          <w:divBdr>
            <w:top w:val="none" w:sz="0" w:space="0" w:color="auto"/>
            <w:left w:val="none" w:sz="0" w:space="0" w:color="auto"/>
            <w:bottom w:val="none" w:sz="0" w:space="0" w:color="auto"/>
            <w:right w:val="none" w:sz="0" w:space="0" w:color="auto"/>
          </w:divBdr>
        </w:div>
        <w:div w:id="479469338">
          <w:marLeft w:val="480"/>
          <w:marRight w:val="0"/>
          <w:marTop w:val="0"/>
          <w:marBottom w:val="0"/>
          <w:divBdr>
            <w:top w:val="none" w:sz="0" w:space="0" w:color="auto"/>
            <w:left w:val="none" w:sz="0" w:space="0" w:color="auto"/>
            <w:bottom w:val="none" w:sz="0" w:space="0" w:color="auto"/>
            <w:right w:val="none" w:sz="0" w:space="0" w:color="auto"/>
          </w:divBdr>
        </w:div>
        <w:div w:id="519857239">
          <w:marLeft w:val="480"/>
          <w:marRight w:val="0"/>
          <w:marTop w:val="0"/>
          <w:marBottom w:val="0"/>
          <w:divBdr>
            <w:top w:val="none" w:sz="0" w:space="0" w:color="auto"/>
            <w:left w:val="none" w:sz="0" w:space="0" w:color="auto"/>
            <w:bottom w:val="none" w:sz="0" w:space="0" w:color="auto"/>
            <w:right w:val="none" w:sz="0" w:space="0" w:color="auto"/>
          </w:divBdr>
        </w:div>
        <w:div w:id="541937455">
          <w:marLeft w:val="480"/>
          <w:marRight w:val="0"/>
          <w:marTop w:val="0"/>
          <w:marBottom w:val="0"/>
          <w:divBdr>
            <w:top w:val="none" w:sz="0" w:space="0" w:color="auto"/>
            <w:left w:val="none" w:sz="0" w:space="0" w:color="auto"/>
            <w:bottom w:val="none" w:sz="0" w:space="0" w:color="auto"/>
            <w:right w:val="none" w:sz="0" w:space="0" w:color="auto"/>
          </w:divBdr>
        </w:div>
        <w:div w:id="612059682">
          <w:marLeft w:val="480"/>
          <w:marRight w:val="0"/>
          <w:marTop w:val="0"/>
          <w:marBottom w:val="0"/>
          <w:divBdr>
            <w:top w:val="none" w:sz="0" w:space="0" w:color="auto"/>
            <w:left w:val="none" w:sz="0" w:space="0" w:color="auto"/>
            <w:bottom w:val="none" w:sz="0" w:space="0" w:color="auto"/>
            <w:right w:val="none" w:sz="0" w:space="0" w:color="auto"/>
          </w:divBdr>
        </w:div>
        <w:div w:id="637029482">
          <w:marLeft w:val="480"/>
          <w:marRight w:val="0"/>
          <w:marTop w:val="0"/>
          <w:marBottom w:val="0"/>
          <w:divBdr>
            <w:top w:val="none" w:sz="0" w:space="0" w:color="auto"/>
            <w:left w:val="none" w:sz="0" w:space="0" w:color="auto"/>
            <w:bottom w:val="none" w:sz="0" w:space="0" w:color="auto"/>
            <w:right w:val="none" w:sz="0" w:space="0" w:color="auto"/>
          </w:divBdr>
        </w:div>
        <w:div w:id="649748817">
          <w:marLeft w:val="480"/>
          <w:marRight w:val="0"/>
          <w:marTop w:val="0"/>
          <w:marBottom w:val="0"/>
          <w:divBdr>
            <w:top w:val="none" w:sz="0" w:space="0" w:color="auto"/>
            <w:left w:val="none" w:sz="0" w:space="0" w:color="auto"/>
            <w:bottom w:val="none" w:sz="0" w:space="0" w:color="auto"/>
            <w:right w:val="none" w:sz="0" w:space="0" w:color="auto"/>
          </w:divBdr>
        </w:div>
        <w:div w:id="695498359">
          <w:marLeft w:val="480"/>
          <w:marRight w:val="0"/>
          <w:marTop w:val="0"/>
          <w:marBottom w:val="0"/>
          <w:divBdr>
            <w:top w:val="none" w:sz="0" w:space="0" w:color="auto"/>
            <w:left w:val="none" w:sz="0" w:space="0" w:color="auto"/>
            <w:bottom w:val="none" w:sz="0" w:space="0" w:color="auto"/>
            <w:right w:val="none" w:sz="0" w:space="0" w:color="auto"/>
          </w:divBdr>
        </w:div>
        <w:div w:id="714892004">
          <w:marLeft w:val="480"/>
          <w:marRight w:val="0"/>
          <w:marTop w:val="0"/>
          <w:marBottom w:val="0"/>
          <w:divBdr>
            <w:top w:val="none" w:sz="0" w:space="0" w:color="auto"/>
            <w:left w:val="none" w:sz="0" w:space="0" w:color="auto"/>
            <w:bottom w:val="none" w:sz="0" w:space="0" w:color="auto"/>
            <w:right w:val="none" w:sz="0" w:space="0" w:color="auto"/>
          </w:divBdr>
        </w:div>
        <w:div w:id="715202882">
          <w:marLeft w:val="480"/>
          <w:marRight w:val="0"/>
          <w:marTop w:val="0"/>
          <w:marBottom w:val="0"/>
          <w:divBdr>
            <w:top w:val="none" w:sz="0" w:space="0" w:color="auto"/>
            <w:left w:val="none" w:sz="0" w:space="0" w:color="auto"/>
            <w:bottom w:val="none" w:sz="0" w:space="0" w:color="auto"/>
            <w:right w:val="none" w:sz="0" w:space="0" w:color="auto"/>
          </w:divBdr>
        </w:div>
        <w:div w:id="734400227">
          <w:marLeft w:val="480"/>
          <w:marRight w:val="0"/>
          <w:marTop w:val="0"/>
          <w:marBottom w:val="0"/>
          <w:divBdr>
            <w:top w:val="none" w:sz="0" w:space="0" w:color="auto"/>
            <w:left w:val="none" w:sz="0" w:space="0" w:color="auto"/>
            <w:bottom w:val="none" w:sz="0" w:space="0" w:color="auto"/>
            <w:right w:val="none" w:sz="0" w:space="0" w:color="auto"/>
          </w:divBdr>
        </w:div>
        <w:div w:id="750852140">
          <w:marLeft w:val="480"/>
          <w:marRight w:val="0"/>
          <w:marTop w:val="0"/>
          <w:marBottom w:val="0"/>
          <w:divBdr>
            <w:top w:val="none" w:sz="0" w:space="0" w:color="auto"/>
            <w:left w:val="none" w:sz="0" w:space="0" w:color="auto"/>
            <w:bottom w:val="none" w:sz="0" w:space="0" w:color="auto"/>
            <w:right w:val="none" w:sz="0" w:space="0" w:color="auto"/>
          </w:divBdr>
        </w:div>
        <w:div w:id="767972271">
          <w:marLeft w:val="480"/>
          <w:marRight w:val="0"/>
          <w:marTop w:val="0"/>
          <w:marBottom w:val="0"/>
          <w:divBdr>
            <w:top w:val="none" w:sz="0" w:space="0" w:color="auto"/>
            <w:left w:val="none" w:sz="0" w:space="0" w:color="auto"/>
            <w:bottom w:val="none" w:sz="0" w:space="0" w:color="auto"/>
            <w:right w:val="none" w:sz="0" w:space="0" w:color="auto"/>
          </w:divBdr>
        </w:div>
        <w:div w:id="786119231">
          <w:marLeft w:val="480"/>
          <w:marRight w:val="0"/>
          <w:marTop w:val="0"/>
          <w:marBottom w:val="0"/>
          <w:divBdr>
            <w:top w:val="none" w:sz="0" w:space="0" w:color="auto"/>
            <w:left w:val="none" w:sz="0" w:space="0" w:color="auto"/>
            <w:bottom w:val="none" w:sz="0" w:space="0" w:color="auto"/>
            <w:right w:val="none" w:sz="0" w:space="0" w:color="auto"/>
          </w:divBdr>
        </w:div>
        <w:div w:id="848133347">
          <w:marLeft w:val="480"/>
          <w:marRight w:val="0"/>
          <w:marTop w:val="0"/>
          <w:marBottom w:val="0"/>
          <w:divBdr>
            <w:top w:val="none" w:sz="0" w:space="0" w:color="auto"/>
            <w:left w:val="none" w:sz="0" w:space="0" w:color="auto"/>
            <w:bottom w:val="none" w:sz="0" w:space="0" w:color="auto"/>
            <w:right w:val="none" w:sz="0" w:space="0" w:color="auto"/>
          </w:divBdr>
        </w:div>
        <w:div w:id="956370561">
          <w:marLeft w:val="480"/>
          <w:marRight w:val="0"/>
          <w:marTop w:val="0"/>
          <w:marBottom w:val="0"/>
          <w:divBdr>
            <w:top w:val="none" w:sz="0" w:space="0" w:color="auto"/>
            <w:left w:val="none" w:sz="0" w:space="0" w:color="auto"/>
            <w:bottom w:val="none" w:sz="0" w:space="0" w:color="auto"/>
            <w:right w:val="none" w:sz="0" w:space="0" w:color="auto"/>
          </w:divBdr>
        </w:div>
        <w:div w:id="993410389">
          <w:marLeft w:val="480"/>
          <w:marRight w:val="0"/>
          <w:marTop w:val="0"/>
          <w:marBottom w:val="0"/>
          <w:divBdr>
            <w:top w:val="none" w:sz="0" w:space="0" w:color="auto"/>
            <w:left w:val="none" w:sz="0" w:space="0" w:color="auto"/>
            <w:bottom w:val="none" w:sz="0" w:space="0" w:color="auto"/>
            <w:right w:val="none" w:sz="0" w:space="0" w:color="auto"/>
          </w:divBdr>
        </w:div>
      </w:divsChild>
    </w:div>
    <w:div w:id="621883060">
      <w:bodyDiv w:val="1"/>
      <w:marLeft w:val="0"/>
      <w:marRight w:val="0"/>
      <w:marTop w:val="0"/>
      <w:marBottom w:val="0"/>
      <w:divBdr>
        <w:top w:val="none" w:sz="0" w:space="0" w:color="auto"/>
        <w:left w:val="none" w:sz="0" w:space="0" w:color="auto"/>
        <w:bottom w:val="none" w:sz="0" w:space="0" w:color="auto"/>
        <w:right w:val="none" w:sz="0" w:space="0" w:color="auto"/>
      </w:divBdr>
    </w:div>
    <w:div w:id="621886184">
      <w:bodyDiv w:val="1"/>
      <w:marLeft w:val="0"/>
      <w:marRight w:val="0"/>
      <w:marTop w:val="0"/>
      <w:marBottom w:val="0"/>
      <w:divBdr>
        <w:top w:val="none" w:sz="0" w:space="0" w:color="auto"/>
        <w:left w:val="none" w:sz="0" w:space="0" w:color="auto"/>
        <w:bottom w:val="none" w:sz="0" w:space="0" w:color="auto"/>
        <w:right w:val="none" w:sz="0" w:space="0" w:color="auto"/>
      </w:divBdr>
    </w:div>
    <w:div w:id="622268631">
      <w:bodyDiv w:val="1"/>
      <w:marLeft w:val="0"/>
      <w:marRight w:val="0"/>
      <w:marTop w:val="0"/>
      <w:marBottom w:val="0"/>
      <w:divBdr>
        <w:top w:val="none" w:sz="0" w:space="0" w:color="auto"/>
        <w:left w:val="none" w:sz="0" w:space="0" w:color="auto"/>
        <w:bottom w:val="none" w:sz="0" w:space="0" w:color="auto"/>
        <w:right w:val="none" w:sz="0" w:space="0" w:color="auto"/>
      </w:divBdr>
    </w:div>
    <w:div w:id="622464786">
      <w:bodyDiv w:val="1"/>
      <w:marLeft w:val="0"/>
      <w:marRight w:val="0"/>
      <w:marTop w:val="0"/>
      <w:marBottom w:val="0"/>
      <w:divBdr>
        <w:top w:val="none" w:sz="0" w:space="0" w:color="auto"/>
        <w:left w:val="none" w:sz="0" w:space="0" w:color="auto"/>
        <w:bottom w:val="none" w:sz="0" w:space="0" w:color="auto"/>
        <w:right w:val="none" w:sz="0" w:space="0" w:color="auto"/>
      </w:divBdr>
    </w:div>
    <w:div w:id="622687678">
      <w:bodyDiv w:val="1"/>
      <w:marLeft w:val="0"/>
      <w:marRight w:val="0"/>
      <w:marTop w:val="0"/>
      <w:marBottom w:val="0"/>
      <w:divBdr>
        <w:top w:val="none" w:sz="0" w:space="0" w:color="auto"/>
        <w:left w:val="none" w:sz="0" w:space="0" w:color="auto"/>
        <w:bottom w:val="none" w:sz="0" w:space="0" w:color="auto"/>
        <w:right w:val="none" w:sz="0" w:space="0" w:color="auto"/>
      </w:divBdr>
    </w:div>
    <w:div w:id="622687874">
      <w:bodyDiv w:val="1"/>
      <w:marLeft w:val="0"/>
      <w:marRight w:val="0"/>
      <w:marTop w:val="0"/>
      <w:marBottom w:val="0"/>
      <w:divBdr>
        <w:top w:val="none" w:sz="0" w:space="0" w:color="auto"/>
        <w:left w:val="none" w:sz="0" w:space="0" w:color="auto"/>
        <w:bottom w:val="none" w:sz="0" w:space="0" w:color="auto"/>
        <w:right w:val="none" w:sz="0" w:space="0" w:color="auto"/>
      </w:divBdr>
    </w:div>
    <w:div w:id="622855146">
      <w:bodyDiv w:val="1"/>
      <w:marLeft w:val="0"/>
      <w:marRight w:val="0"/>
      <w:marTop w:val="0"/>
      <w:marBottom w:val="0"/>
      <w:divBdr>
        <w:top w:val="none" w:sz="0" w:space="0" w:color="auto"/>
        <w:left w:val="none" w:sz="0" w:space="0" w:color="auto"/>
        <w:bottom w:val="none" w:sz="0" w:space="0" w:color="auto"/>
        <w:right w:val="none" w:sz="0" w:space="0" w:color="auto"/>
      </w:divBdr>
      <w:divsChild>
        <w:div w:id="570585404">
          <w:marLeft w:val="480"/>
          <w:marRight w:val="0"/>
          <w:marTop w:val="0"/>
          <w:marBottom w:val="0"/>
          <w:divBdr>
            <w:top w:val="none" w:sz="0" w:space="0" w:color="auto"/>
            <w:left w:val="none" w:sz="0" w:space="0" w:color="auto"/>
            <w:bottom w:val="none" w:sz="0" w:space="0" w:color="auto"/>
            <w:right w:val="none" w:sz="0" w:space="0" w:color="auto"/>
          </w:divBdr>
        </w:div>
      </w:divsChild>
    </w:div>
    <w:div w:id="622929095">
      <w:bodyDiv w:val="1"/>
      <w:marLeft w:val="0"/>
      <w:marRight w:val="0"/>
      <w:marTop w:val="0"/>
      <w:marBottom w:val="0"/>
      <w:divBdr>
        <w:top w:val="none" w:sz="0" w:space="0" w:color="auto"/>
        <w:left w:val="none" w:sz="0" w:space="0" w:color="auto"/>
        <w:bottom w:val="none" w:sz="0" w:space="0" w:color="auto"/>
        <w:right w:val="none" w:sz="0" w:space="0" w:color="auto"/>
      </w:divBdr>
      <w:divsChild>
        <w:div w:id="26948396">
          <w:marLeft w:val="480"/>
          <w:marRight w:val="0"/>
          <w:marTop w:val="0"/>
          <w:marBottom w:val="0"/>
          <w:divBdr>
            <w:top w:val="none" w:sz="0" w:space="0" w:color="auto"/>
            <w:left w:val="none" w:sz="0" w:space="0" w:color="auto"/>
            <w:bottom w:val="none" w:sz="0" w:space="0" w:color="auto"/>
            <w:right w:val="none" w:sz="0" w:space="0" w:color="auto"/>
          </w:divBdr>
        </w:div>
        <w:div w:id="144049266">
          <w:marLeft w:val="480"/>
          <w:marRight w:val="0"/>
          <w:marTop w:val="0"/>
          <w:marBottom w:val="0"/>
          <w:divBdr>
            <w:top w:val="none" w:sz="0" w:space="0" w:color="auto"/>
            <w:left w:val="none" w:sz="0" w:space="0" w:color="auto"/>
            <w:bottom w:val="none" w:sz="0" w:space="0" w:color="auto"/>
            <w:right w:val="none" w:sz="0" w:space="0" w:color="auto"/>
          </w:divBdr>
        </w:div>
        <w:div w:id="198012384">
          <w:marLeft w:val="480"/>
          <w:marRight w:val="0"/>
          <w:marTop w:val="0"/>
          <w:marBottom w:val="0"/>
          <w:divBdr>
            <w:top w:val="none" w:sz="0" w:space="0" w:color="auto"/>
            <w:left w:val="none" w:sz="0" w:space="0" w:color="auto"/>
            <w:bottom w:val="none" w:sz="0" w:space="0" w:color="auto"/>
            <w:right w:val="none" w:sz="0" w:space="0" w:color="auto"/>
          </w:divBdr>
        </w:div>
        <w:div w:id="411119434">
          <w:marLeft w:val="480"/>
          <w:marRight w:val="0"/>
          <w:marTop w:val="0"/>
          <w:marBottom w:val="0"/>
          <w:divBdr>
            <w:top w:val="none" w:sz="0" w:space="0" w:color="auto"/>
            <w:left w:val="none" w:sz="0" w:space="0" w:color="auto"/>
            <w:bottom w:val="none" w:sz="0" w:space="0" w:color="auto"/>
            <w:right w:val="none" w:sz="0" w:space="0" w:color="auto"/>
          </w:divBdr>
        </w:div>
        <w:div w:id="651446438">
          <w:marLeft w:val="480"/>
          <w:marRight w:val="0"/>
          <w:marTop w:val="0"/>
          <w:marBottom w:val="0"/>
          <w:divBdr>
            <w:top w:val="none" w:sz="0" w:space="0" w:color="auto"/>
            <w:left w:val="none" w:sz="0" w:space="0" w:color="auto"/>
            <w:bottom w:val="none" w:sz="0" w:space="0" w:color="auto"/>
            <w:right w:val="none" w:sz="0" w:space="0" w:color="auto"/>
          </w:divBdr>
        </w:div>
        <w:div w:id="843977588">
          <w:marLeft w:val="480"/>
          <w:marRight w:val="0"/>
          <w:marTop w:val="0"/>
          <w:marBottom w:val="0"/>
          <w:divBdr>
            <w:top w:val="none" w:sz="0" w:space="0" w:color="auto"/>
            <w:left w:val="none" w:sz="0" w:space="0" w:color="auto"/>
            <w:bottom w:val="none" w:sz="0" w:space="0" w:color="auto"/>
            <w:right w:val="none" w:sz="0" w:space="0" w:color="auto"/>
          </w:divBdr>
        </w:div>
        <w:div w:id="956446324">
          <w:marLeft w:val="480"/>
          <w:marRight w:val="0"/>
          <w:marTop w:val="0"/>
          <w:marBottom w:val="0"/>
          <w:divBdr>
            <w:top w:val="none" w:sz="0" w:space="0" w:color="auto"/>
            <w:left w:val="none" w:sz="0" w:space="0" w:color="auto"/>
            <w:bottom w:val="none" w:sz="0" w:space="0" w:color="auto"/>
            <w:right w:val="none" w:sz="0" w:space="0" w:color="auto"/>
          </w:divBdr>
        </w:div>
        <w:div w:id="996763366">
          <w:marLeft w:val="480"/>
          <w:marRight w:val="0"/>
          <w:marTop w:val="0"/>
          <w:marBottom w:val="0"/>
          <w:divBdr>
            <w:top w:val="none" w:sz="0" w:space="0" w:color="auto"/>
            <w:left w:val="none" w:sz="0" w:space="0" w:color="auto"/>
            <w:bottom w:val="none" w:sz="0" w:space="0" w:color="auto"/>
            <w:right w:val="none" w:sz="0" w:space="0" w:color="auto"/>
          </w:divBdr>
        </w:div>
      </w:divsChild>
    </w:div>
    <w:div w:id="623003421">
      <w:bodyDiv w:val="1"/>
      <w:marLeft w:val="0"/>
      <w:marRight w:val="0"/>
      <w:marTop w:val="0"/>
      <w:marBottom w:val="0"/>
      <w:divBdr>
        <w:top w:val="none" w:sz="0" w:space="0" w:color="auto"/>
        <w:left w:val="none" w:sz="0" w:space="0" w:color="auto"/>
        <w:bottom w:val="none" w:sz="0" w:space="0" w:color="auto"/>
        <w:right w:val="none" w:sz="0" w:space="0" w:color="auto"/>
      </w:divBdr>
    </w:div>
    <w:div w:id="623120245">
      <w:bodyDiv w:val="1"/>
      <w:marLeft w:val="0"/>
      <w:marRight w:val="0"/>
      <w:marTop w:val="0"/>
      <w:marBottom w:val="0"/>
      <w:divBdr>
        <w:top w:val="none" w:sz="0" w:space="0" w:color="auto"/>
        <w:left w:val="none" w:sz="0" w:space="0" w:color="auto"/>
        <w:bottom w:val="none" w:sz="0" w:space="0" w:color="auto"/>
        <w:right w:val="none" w:sz="0" w:space="0" w:color="auto"/>
      </w:divBdr>
    </w:div>
    <w:div w:id="623388035">
      <w:bodyDiv w:val="1"/>
      <w:marLeft w:val="0"/>
      <w:marRight w:val="0"/>
      <w:marTop w:val="0"/>
      <w:marBottom w:val="0"/>
      <w:divBdr>
        <w:top w:val="none" w:sz="0" w:space="0" w:color="auto"/>
        <w:left w:val="none" w:sz="0" w:space="0" w:color="auto"/>
        <w:bottom w:val="none" w:sz="0" w:space="0" w:color="auto"/>
        <w:right w:val="none" w:sz="0" w:space="0" w:color="auto"/>
      </w:divBdr>
    </w:div>
    <w:div w:id="623466188">
      <w:bodyDiv w:val="1"/>
      <w:marLeft w:val="0"/>
      <w:marRight w:val="0"/>
      <w:marTop w:val="0"/>
      <w:marBottom w:val="0"/>
      <w:divBdr>
        <w:top w:val="none" w:sz="0" w:space="0" w:color="auto"/>
        <w:left w:val="none" w:sz="0" w:space="0" w:color="auto"/>
        <w:bottom w:val="none" w:sz="0" w:space="0" w:color="auto"/>
        <w:right w:val="none" w:sz="0" w:space="0" w:color="auto"/>
      </w:divBdr>
    </w:div>
    <w:div w:id="623848656">
      <w:bodyDiv w:val="1"/>
      <w:marLeft w:val="0"/>
      <w:marRight w:val="0"/>
      <w:marTop w:val="0"/>
      <w:marBottom w:val="0"/>
      <w:divBdr>
        <w:top w:val="none" w:sz="0" w:space="0" w:color="auto"/>
        <w:left w:val="none" w:sz="0" w:space="0" w:color="auto"/>
        <w:bottom w:val="none" w:sz="0" w:space="0" w:color="auto"/>
        <w:right w:val="none" w:sz="0" w:space="0" w:color="auto"/>
      </w:divBdr>
    </w:div>
    <w:div w:id="623849766">
      <w:bodyDiv w:val="1"/>
      <w:marLeft w:val="0"/>
      <w:marRight w:val="0"/>
      <w:marTop w:val="0"/>
      <w:marBottom w:val="0"/>
      <w:divBdr>
        <w:top w:val="none" w:sz="0" w:space="0" w:color="auto"/>
        <w:left w:val="none" w:sz="0" w:space="0" w:color="auto"/>
        <w:bottom w:val="none" w:sz="0" w:space="0" w:color="auto"/>
        <w:right w:val="none" w:sz="0" w:space="0" w:color="auto"/>
      </w:divBdr>
      <w:divsChild>
        <w:div w:id="9453039">
          <w:marLeft w:val="480"/>
          <w:marRight w:val="0"/>
          <w:marTop w:val="0"/>
          <w:marBottom w:val="0"/>
          <w:divBdr>
            <w:top w:val="none" w:sz="0" w:space="0" w:color="auto"/>
            <w:left w:val="none" w:sz="0" w:space="0" w:color="auto"/>
            <w:bottom w:val="none" w:sz="0" w:space="0" w:color="auto"/>
            <w:right w:val="none" w:sz="0" w:space="0" w:color="auto"/>
          </w:divBdr>
        </w:div>
        <w:div w:id="34700383">
          <w:marLeft w:val="480"/>
          <w:marRight w:val="0"/>
          <w:marTop w:val="0"/>
          <w:marBottom w:val="0"/>
          <w:divBdr>
            <w:top w:val="none" w:sz="0" w:space="0" w:color="auto"/>
            <w:left w:val="none" w:sz="0" w:space="0" w:color="auto"/>
            <w:bottom w:val="none" w:sz="0" w:space="0" w:color="auto"/>
            <w:right w:val="none" w:sz="0" w:space="0" w:color="auto"/>
          </w:divBdr>
        </w:div>
        <w:div w:id="101342292">
          <w:marLeft w:val="480"/>
          <w:marRight w:val="0"/>
          <w:marTop w:val="0"/>
          <w:marBottom w:val="0"/>
          <w:divBdr>
            <w:top w:val="none" w:sz="0" w:space="0" w:color="auto"/>
            <w:left w:val="none" w:sz="0" w:space="0" w:color="auto"/>
            <w:bottom w:val="none" w:sz="0" w:space="0" w:color="auto"/>
            <w:right w:val="none" w:sz="0" w:space="0" w:color="auto"/>
          </w:divBdr>
        </w:div>
        <w:div w:id="129786540">
          <w:marLeft w:val="480"/>
          <w:marRight w:val="0"/>
          <w:marTop w:val="0"/>
          <w:marBottom w:val="0"/>
          <w:divBdr>
            <w:top w:val="none" w:sz="0" w:space="0" w:color="auto"/>
            <w:left w:val="none" w:sz="0" w:space="0" w:color="auto"/>
            <w:bottom w:val="none" w:sz="0" w:space="0" w:color="auto"/>
            <w:right w:val="none" w:sz="0" w:space="0" w:color="auto"/>
          </w:divBdr>
        </w:div>
        <w:div w:id="170145350">
          <w:marLeft w:val="480"/>
          <w:marRight w:val="0"/>
          <w:marTop w:val="0"/>
          <w:marBottom w:val="0"/>
          <w:divBdr>
            <w:top w:val="none" w:sz="0" w:space="0" w:color="auto"/>
            <w:left w:val="none" w:sz="0" w:space="0" w:color="auto"/>
            <w:bottom w:val="none" w:sz="0" w:space="0" w:color="auto"/>
            <w:right w:val="none" w:sz="0" w:space="0" w:color="auto"/>
          </w:divBdr>
        </w:div>
        <w:div w:id="200868778">
          <w:marLeft w:val="480"/>
          <w:marRight w:val="0"/>
          <w:marTop w:val="0"/>
          <w:marBottom w:val="0"/>
          <w:divBdr>
            <w:top w:val="none" w:sz="0" w:space="0" w:color="auto"/>
            <w:left w:val="none" w:sz="0" w:space="0" w:color="auto"/>
            <w:bottom w:val="none" w:sz="0" w:space="0" w:color="auto"/>
            <w:right w:val="none" w:sz="0" w:space="0" w:color="auto"/>
          </w:divBdr>
        </w:div>
        <w:div w:id="245191806">
          <w:marLeft w:val="480"/>
          <w:marRight w:val="0"/>
          <w:marTop w:val="0"/>
          <w:marBottom w:val="0"/>
          <w:divBdr>
            <w:top w:val="none" w:sz="0" w:space="0" w:color="auto"/>
            <w:left w:val="none" w:sz="0" w:space="0" w:color="auto"/>
            <w:bottom w:val="none" w:sz="0" w:space="0" w:color="auto"/>
            <w:right w:val="none" w:sz="0" w:space="0" w:color="auto"/>
          </w:divBdr>
        </w:div>
        <w:div w:id="246500484">
          <w:marLeft w:val="480"/>
          <w:marRight w:val="0"/>
          <w:marTop w:val="0"/>
          <w:marBottom w:val="0"/>
          <w:divBdr>
            <w:top w:val="none" w:sz="0" w:space="0" w:color="auto"/>
            <w:left w:val="none" w:sz="0" w:space="0" w:color="auto"/>
            <w:bottom w:val="none" w:sz="0" w:space="0" w:color="auto"/>
            <w:right w:val="none" w:sz="0" w:space="0" w:color="auto"/>
          </w:divBdr>
        </w:div>
        <w:div w:id="275603193">
          <w:marLeft w:val="480"/>
          <w:marRight w:val="0"/>
          <w:marTop w:val="0"/>
          <w:marBottom w:val="0"/>
          <w:divBdr>
            <w:top w:val="none" w:sz="0" w:space="0" w:color="auto"/>
            <w:left w:val="none" w:sz="0" w:space="0" w:color="auto"/>
            <w:bottom w:val="none" w:sz="0" w:space="0" w:color="auto"/>
            <w:right w:val="none" w:sz="0" w:space="0" w:color="auto"/>
          </w:divBdr>
        </w:div>
        <w:div w:id="282736656">
          <w:marLeft w:val="480"/>
          <w:marRight w:val="0"/>
          <w:marTop w:val="0"/>
          <w:marBottom w:val="0"/>
          <w:divBdr>
            <w:top w:val="none" w:sz="0" w:space="0" w:color="auto"/>
            <w:left w:val="none" w:sz="0" w:space="0" w:color="auto"/>
            <w:bottom w:val="none" w:sz="0" w:space="0" w:color="auto"/>
            <w:right w:val="none" w:sz="0" w:space="0" w:color="auto"/>
          </w:divBdr>
        </w:div>
        <w:div w:id="289215937">
          <w:marLeft w:val="480"/>
          <w:marRight w:val="0"/>
          <w:marTop w:val="0"/>
          <w:marBottom w:val="0"/>
          <w:divBdr>
            <w:top w:val="none" w:sz="0" w:space="0" w:color="auto"/>
            <w:left w:val="none" w:sz="0" w:space="0" w:color="auto"/>
            <w:bottom w:val="none" w:sz="0" w:space="0" w:color="auto"/>
            <w:right w:val="none" w:sz="0" w:space="0" w:color="auto"/>
          </w:divBdr>
        </w:div>
        <w:div w:id="292755593">
          <w:marLeft w:val="480"/>
          <w:marRight w:val="0"/>
          <w:marTop w:val="0"/>
          <w:marBottom w:val="0"/>
          <w:divBdr>
            <w:top w:val="none" w:sz="0" w:space="0" w:color="auto"/>
            <w:left w:val="none" w:sz="0" w:space="0" w:color="auto"/>
            <w:bottom w:val="none" w:sz="0" w:space="0" w:color="auto"/>
            <w:right w:val="none" w:sz="0" w:space="0" w:color="auto"/>
          </w:divBdr>
        </w:div>
        <w:div w:id="297028677">
          <w:marLeft w:val="480"/>
          <w:marRight w:val="0"/>
          <w:marTop w:val="0"/>
          <w:marBottom w:val="0"/>
          <w:divBdr>
            <w:top w:val="none" w:sz="0" w:space="0" w:color="auto"/>
            <w:left w:val="none" w:sz="0" w:space="0" w:color="auto"/>
            <w:bottom w:val="none" w:sz="0" w:space="0" w:color="auto"/>
            <w:right w:val="none" w:sz="0" w:space="0" w:color="auto"/>
          </w:divBdr>
        </w:div>
        <w:div w:id="299113190">
          <w:marLeft w:val="480"/>
          <w:marRight w:val="0"/>
          <w:marTop w:val="0"/>
          <w:marBottom w:val="0"/>
          <w:divBdr>
            <w:top w:val="none" w:sz="0" w:space="0" w:color="auto"/>
            <w:left w:val="none" w:sz="0" w:space="0" w:color="auto"/>
            <w:bottom w:val="none" w:sz="0" w:space="0" w:color="auto"/>
            <w:right w:val="none" w:sz="0" w:space="0" w:color="auto"/>
          </w:divBdr>
        </w:div>
        <w:div w:id="307635546">
          <w:marLeft w:val="480"/>
          <w:marRight w:val="0"/>
          <w:marTop w:val="0"/>
          <w:marBottom w:val="0"/>
          <w:divBdr>
            <w:top w:val="none" w:sz="0" w:space="0" w:color="auto"/>
            <w:left w:val="none" w:sz="0" w:space="0" w:color="auto"/>
            <w:bottom w:val="none" w:sz="0" w:space="0" w:color="auto"/>
            <w:right w:val="none" w:sz="0" w:space="0" w:color="auto"/>
          </w:divBdr>
        </w:div>
        <w:div w:id="312372698">
          <w:marLeft w:val="480"/>
          <w:marRight w:val="0"/>
          <w:marTop w:val="0"/>
          <w:marBottom w:val="0"/>
          <w:divBdr>
            <w:top w:val="none" w:sz="0" w:space="0" w:color="auto"/>
            <w:left w:val="none" w:sz="0" w:space="0" w:color="auto"/>
            <w:bottom w:val="none" w:sz="0" w:space="0" w:color="auto"/>
            <w:right w:val="none" w:sz="0" w:space="0" w:color="auto"/>
          </w:divBdr>
        </w:div>
        <w:div w:id="319627049">
          <w:marLeft w:val="480"/>
          <w:marRight w:val="0"/>
          <w:marTop w:val="0"/>
          <w:marBottom w:val="0"/>
          <w:divBdr>
            <w:top w:val="none" w:sz="0" w:space="0" w:color="auto"/>
            <w:left w:val="none" w:sz="0" w:space="0" w:color="auto"/>
            <w:bottom w:val="none" w:sz="0" w:space="0" w:color="auto"/>
            <w:right w:val="none" w:sz="0" w:space="0" w:color="auto"/>
          </w:divBdr>
        </w:div>
        <w:div w:id="325329495">
          <w:marLeft w:val="480"/>
          <w:marRight w:val="0"/>
          <w:marTop w:val="0"/>
          <w:marBottom w:val="0"/>
          <w:divBdr>
            <w:top w:val="none" w:sz="0" w:space="0" w:color="auto"/>
            <w:left w:val="none" w:sz="0" w:space="0" w:color="auto"/>
            <w:bottom w:val="none" w:sz="0" w:space="0" w:color="auto"/>
            <w:right w:val="none" w:sz="0" w:space="0" w:color="auto"/>
          </w:divBdr>
        </w:div>
        <w:div w:id="345206903">
          <w:marLeft w:val="480"/>
          <w:marRight w:val="0"/>
          <w:marTop w:val="0"/>
          <w:marBottom w:val="0"/>
          <w:divBdr>
            <w:top w:val="none" w:sz="0" w:space="0" w:color="auto"/>
            <w:left w:val="none" w:sz="0" w:space="0" w:color="auto"/>
            <w:bottom w:val="none" w:sz="0" w:space="0" w:color="auto"/>
            <w:right w:val="none" w:sz="0" w:space="0" w:color="auto"/>
          </w:divBdr>
        </w:div>
        <w:div w:id="348992880">
          <w:marLeft w:val="480"/>
          <w:marRight w:val="0"/>
          <w:marTop w:val="0"/>
          <w:marBottom w:val="0"/>
          <w:divBdr>
            <w:top w:val="none" w:sz="0" w:space="0" w:color="auto"/>
            <w:left w:val="none" w:sz="0" w:space="0" w:color="auto"/>
            <w:bottom w:val="none" w:sz="0" w:space="0" w:color="auto"/>
            <w:right w:val="none" w:sz="0" w:space="0" w:color="auto"/>
          </w:divBdr>
        </w:div>
        <w:div w:id="366150061">
          <w:marLeft w:val="480"/>
          <w:marRight w:val="0"/>
          <w:marTop w:val="0"/>
          <w:marBottom w:val="0"/>
          <w:divBdr>
            <w:top w:val="none" w:sz="0" w:space="0" w:color="auto"/>
            <w:left w:val="none" w:sz="0" w:space="0" w:color="auto"/>
            <w:bottom w:val="none" w:sz="0" w:space="0" w:color="auto"/>
            <w:right w:val="none" w:sz="0" w:space="0" w:color="auto"/>
          </w:divBdr>
        </w:div>
        <w:div w:id="391192819">
          <w:marLeft w:val="480"/>
          <w:marRight w:val="0"/>
          <w:marTop w:val="0"/>
          <w:marBottom w:val="0"/>
          <w:divBdr>
            <w:top w:val="none" w:sz="0" w:space="0" w:color="auto"/>
            <w:left w:val="none" w:sz="0" w:space="0" w:color="auto"/>
            <w:bottom w:val="none" w:sz="0" w:space="0" w:color="auto"/>
            <w:right w:val="none" w:sz="0" w:space="0" w:color="auto"/>
          </w:divBdr>
        </w:div>
        <w:div w:id="407918691">
          <w:marLeft w:val="480"/>
          <w:marRight w:val="0"/>
          <w:marTop w:val="0"/>
          <w:marBottom w:val="0"/>
          <w:divBdr>
            <w:top w:val="none" w:sz="0" w:space="0" w:color="auto"/>
            <w:left w:val="none" w:sz="0" w:space="0" w:color="auto"/>
            <w:bottom w:val="none" w:sz="0" w:space="0" w:color="auto"/>
            <w:right w:val="none" w:sz="0" w:space="0" w:color="auto"/>
          </w:divBdr>
        </w:div>
        <w:div w:id="412044816">
          <w:marLeft w:val="480"/>
          <w:marRight w:val="0"/>
          <w:marTop w:val="0"/>
          <w:marBottom w:val="0"/>
          <w:divBdr>
            <w:top w:val="none" w:sz="0" w:space="0" w:color="auto"/>
            <w:left w:val="none" w:sz="0" w:space="0" w:color="auto"/>
            <w:bottom w:val="none" w:sz="0" w:space="0" w:color="auto"/>
            <w:right w:val="none" w:sz="0" w:space="0" w:color="auto"/>
          </w:divBdr>
        </w:div>
        <w:div w:id="458493997">
          <w:marLeft w:val="480"/>
          <w:marRight w:val="0"/>
          <w:marTop w:val="0"/>
          <w:marBottom w:val="0"/>
          <w:divBdr>
            <w:top w:val="none" w:sz="0" w:space="0" w:color="auto"/>
            <w:left w:val="none" w:sz="0" w:space="0" w:color="auto"/>
            <w:bottom w:val="none" w:sz="0" w:space="0" w:color="auto"/>
            <w:right w:val="none" w:sz="0" w:space="0" w:color="auto"/>
          </w:divBdr>
        </w:div>
        <w:div w:id="476456861">
          <w:marLeft w:val="480"/>
          <w:marRight w:val="0"/>
          <w:marTop w:val="0"/>
          <w:marBottom w:val="0"/>
          <w:divBdr>
            <w:top w:val="none" w:sz="0" w:space="0" w:color="auto"/>
            <w:left w:val="none" w:sz="0" w:space="0" w:color="auto"/>
            <w:bottom w:val="none" w:sz="0" w:space="0" w:color="auto"/>
            <w:right w:val="none" w:sz="0" w:space="0" w:color="auto"/>
          </w:divBdr>
        </w:div>
        <w:div w:id="489950150">
          <w:marLeft w:val="480"/>
          <w:marRight w:val="0"/>
          <w:marTop w:val="0"/>
          <w:marBottom w:val="0"/>
          <w:divBdr>
            <w:top w:val="none" w:sz="0" w:space="0" w:color="auto"/>
            <w:left w:val="none" w:sz="0" w:space="0" w:color="auto"/>
            <w:bottom w:val="none" w:sz="0" w:space="0" w:color="auto"/>
            <w:right w:val="none" w:sz="0" w:space="0" w:color="auto"/>
          </w:divBdr>
        </w:div>
        <w:div w:id="538707109">
          <w:marLeft w:val="480"/>
          <w:marRight w:val="0"/>
          <w:marTop w:val="0"/>
          <w:marBottom w:val="0"/>
          <w:divBdr>
            <w:top w:val="none" w:sz="0" w:space="0" w:color="auto"/>
            <w:left w:val="none" w:sz="0" w:space="0" w:color="auto"/>
            <w:bottom w:val="none" w:sz="0" w:space="0" w:color="auto"/>
            <w:right w:val="none" w:sz="0" w:space="0" w:color="auto"/>
          </w:divBdr>
        </w:div>
        <w:div w:id="540023330">
          <w:marLeft w:val="480"/>
          <w:marRight w:val="0"/>
          <w:marTop w:val="0"/>
          <w:marBottom w:val="0"/>
          <w:divBdr>
            <w:top w:val="none" w:sz="0" w:space="0" w:color="auto"/>
            <w:left w:val="none" w:sz="0" w:space="0" w:color="auto"/>
            <w:bottom w:val="none" w:sz="0" w:space="0" w:color="auto"/>
            <w:right w:val="none" w:sz="0" w:space="0" w:color="auto"/>
          </w:divBdr>
        </w:div>
        <w:div w:id="576862698">
          <w:marLeft w:val="480"/>
          <w:marRight w:val="0"/>
          <w:marTop w:val="0"/>
          <w:marBottom w:val="0"/>
          <w:divBdr>
            <w:top w:val="none" w:sz="0" w:space="0" w:color="auto"/>
            <w:left w:val="none" w:sz="0" w:space="0" w:color="auto"/>
            <w:bottom w:val="none" w:sz="0" w:space="0" w:color="auto"/>
            <w:right w:val="none" w:sz="0" w:space="0" w:color="auto"/>
          </w:divBdr>
        </w:div>
        <w:div w:id="581259566">
          <w:marLeft w:val="480"/>
          <w:marRight w:val="0"/>
          <w:marTop w:val="0"/>
          <w:marBottom w:val="0"/>
          <w:divBdr>
            <w:top w:val="none" w:sz="0" w:space="0" w:color="auto"/>
            <w:left w:val="none" w:sz="0" w:space="0" w:color="auto"/>
            <w:bottom w:val="none" w:sz="0" w:space="0" w:color="auto"/>
            <w:right w:val="none" w:sz="0" w:space="0" w:color="auto"/>
          </w:divBdr>
        </w:div>
        <w:div w:id="628828140">
          <w:marLeft w:val="480"/>
          <w:marRight w:val="0"/>
          <w:marTop w:val="0"/>
          <w:marBottom w:val="0"/>
          <w:divBdr>
            <w:top w:val="none" w:sz="0" w:space="0" w:color="auto"/>
            <w:left w:val="none" w:sz="0" w:space="0" w:color="auto"/>
            <w:bottom w:val="none" w:sz="0" w:space="0" w:color="auto"/>
            <w:right w:val="none" w:sz="0" w:space="0" w:color="auto"/>
          </w:divBdr>
        </w:div>
        <w:div w:id="639460567">
          <w:marLeft w:val="480"/>
          <w:marRight w:val="0"/>
          <w:marTop w:val="0"/>
          <w:marBottom w:val="0"/>
          <w:divBdr>
            <w:top w:val="none" w:sz="0" w:space="0" w:color="auto"/>
            <w:left w:val="none" w:sz="0" w:space="0" w:color="auto"/>
            <w:bottom w:val="none" w:sz="0" w:space="0" w:color="auto"/>
            <w:right w:val="none" w:sz="0" w:space="0" w:color="auto"/>
          </w:divBdr>
        </w:div>
        <w:div w:id="651375993">
          <w:marLeft w:val="480"/>
          <w:marRight w:val="0"/>
          <w:marTop w:val="0"/>
          <w:marBottom w:val="0"/>
          <w:divBdr>
            <w:top w:val="none" w:sz="0" w:space="0" w:color="auto"/>
            <w:left w:val="none" w:sz="0" w:space="0" w:color="auto"/>
            <w:bottom w:val="none" w:sz="0" w:space="0" w:color="auto"/>
            <w:right w:val="none" w:sz="0" w:space="0" w:color="auto"/>
          </w:divBdr>
        </w:div>
        <w:div w:id="662976703">
          <w:marLeft w:val="480"/>
          <w:marRight w:val="0"/>
          <w:marTop w:val="0"/>
          <w:marBottom w:val="0"/>
          <w:divBdr>
            <w:top w:val="none" w:sz="0" w:space="0" w:color="auto"/>
            <w:left w:val="none" w:sz="0" w:space="0" w:color="auto"/>
            <w:bottom w:val="none" w:sz="0" w:space="0" w:color="auto"/>
            <w:right w:val="none" w:sz="0" w:space="0" w:color="auto"/>
          </w:divBdr>
        </w:div>
        <w:div w:id="688067332">
          <w:marLeft w:val="480"/>
          <w:marRight w:val="0"/>
          <w:marTop w:val="0"/>
          <w:marBottom w:val="0"/>
          <w:divBdr>
            <w:top w:val="none" w:sz="0" w:space="0" w:color="auto"/>
            <w:left w:val="none" w:sz="0" w:space="0" w:color="auto"/>
            <w:bottom w:val="none" w:sz="0" w:space="0" w:color="auto"/>
            <w:right w:val="none" w:sz="0" w:space="0" w:color="auto"/>
          </w:divBdr>
        </w:div>
        <w:div w:id="727386842">
          <w:marLeft w:val="480"/>
          <w:marRight w:val="0"/>
          <w:marTop w:val="0"/>
          <w:marBottom w:val="0"/>
          <w:divBdr>
            <w:top w:val="none" w:sz="0" w:space="0" w:color="auto"/>
            <w:left w:val="none" w:sz="0" w:space="0" w:color="auto"/>
            <w:bottom w:val="none" w:sz="0" w:space="0" w:color="auto"/>
            <w:right w:val="none" w:sz="0" w:space="0" w:color="auto"/>
          </w:divBdr>
        </w:div>
        <w:div w:id="752318180">
          <w:marLeft w:val="480"/>
          <w:marRight w:val="0"/>
          <w:marTop w:val="0"/>
          <w:marBottom w:val="0"/>
          <w:divBdr>
            <w:top w:val="none" w:sz="0" w:space="0" w:color="auto"/>
            <w:left w:val="none" w:sz="0" w:space="0" w:color="auto"/>
            <w:bottom w:val="none" w:sz="0" w:space="0" w:color="auto"/>
            <w:right w:val="none" w:sz="0" w:space="0" w:color="auto"/>
          </w:divBdr>
        </w:div>
        <w:div w:id="756708717">
          <w:marLeft w:val="480"/>
          <w:marRight w:val="0"/>
          <w:marTop w:val="0"/>
          <w:marBottom w:val="0"/>
          <w:divBdr>
            <w:top w:val="none" w:sz="0" w:space="0" w:color="auto"/>
            <w:left w:val="none" w:sz="0" w:space="0" w:color="auto"/>
            <w:bottom w:val="none" w:sz="0" w:space="0" w:color="auto"/>
            <w:right w:val="none" w:sz="0" w:space="0" w:color="auto"/>
          </w:divBdr>
        </w:div>
        <w:div w:id="763304753">
          <w:marLeft w:val="480"/>
          <w:marRight w:val="0"/>
          <w:marTop w:val="0"/>
          <w:marBottom w:val="0"/>
          <w:divBdr>
            <w:top w:val="none" w:sz="0" w:space="0" w:color="auto"/>
            <w:left w:val="none" w:sz="0" w:space="0" w:color="auto"/>
            <w:bottom w:val="none" w:sz="0" w:space="0" w:color="auto"/>
            <w:right w:val="none" w:sz="0" w:space="0" w:color="auto"/>
          </w:divBdr>
        </w:div>
        <w:div w:id="819346211">
          <w:marLeft w:val="480"/>
          <w:marRight w:val="0"/>
          <w:marTop w:val="0"/>
          <w:marBottom w:val="0"/>
          <w:divBdr>
            <w:top w:val="none" w:sz="0" w:space="0" w:color="auto"/>
            <w:left w:val="none" w:sz="0" w:space="0" w:color="auto"/>
            <w:bottom w:val="none" w:sz="0" w:space="0" w:color="auto"/>
            <w:right w:val="none" w:sz="0" w:space="0" w:color="auto"/>
          </w:divBdr>
        </w:div>
        <w:div w:id="883567401">
          <w:marLeft w:val="480"/>
          <w:marRight w:val="0"/>
          <w:marTop w:val="0"/>
          <w:marBottom w:val="0"/>
          <w:divBdr>
            <w:top w:val="none" w:sz="0" w:space="0" w:color="auto"/>
            <w:left w:val="none" w:sz="0" w:space="0" w:color="auto"/>
            <w:bottom w:val="none" w:sz="0" w:space="0" w:color="auto"/>
            <w:right w:val="none" w:sz="0" w:space="0" w:color="auto"/>
          </w:divBdr>
        </w:div>
        <w:div w:id="893463985">
          <w:marLeft w:val="480"/>
          <w:marRight w:val="0"/>
          <w:marTop w:val="0"/>
          <w:marBottom w:val="0"/>
          <w:divBdr>
            <w:top w:val="none" w:sz="0" w:space="0" w:color="auto"/>
            <w:left w:val="none" w:sz="0" w:space="0" w:color="auto"/>
            <w:bottom w:val="none" w:sz="0" w:space="0" w:color="auto"/>
            <w:right w:val="none" w:sz="0" w:space="0" w:color="auto"/>
          </w:divBdr>
        </w:div>
        <w:div w:id="927541279">
          <w:marLeft w:val="480"/>
          <w:marRight w:val="0"/>
          <w:marTop w:val="0"/>
          <w:marBottom w:val="0"/>
          <w:divBdr>
            <w:top w:val="none" w:sz="0" w:space="0" w:color="auto"/>
            <w:left w:val="none" w:sz="0" w:space="0" w:color="auto"/>
            <w:bottom w:val="none" w:sz="0" w:space="0" w:color="auto"/>
            <w:right w:val="none" w:sz="0" w:space="0" w:color="auto"/>
          </w:divBdr>
        </w:div>
        <w:div w:id="975917865">
          <w:marLeft w:val="480"/>
          <w:marRight w:val="0"/>
          <w:marTop w:val="0"/>
          <w:marBottom w:val="0"/>
          <w:divBdr>
            <w:top w:val="none" w:sz="0" w:space="0" w:color="auto"/>
            <w:left w:val="none" w:sz="0" w:space="0" w:color="auto"/>
            <w:bottom w:val="none" w:sz="0" w:space="0" w:color="auto"/>
            <w:right w:val="none" w:sz="0" w:space="0" w:color="auto"/>
          </w:divBdr>
        </w:div>
      </w:divsChild>
    </w:div>
    <w:div w:id="624122456">
      <w:bodyDiv w:val="1"/>
      <w:marLeft w:val="0"/>
      <w:marRight w:val="0"/>
      <w:marTop w:val="0"/>
      <w:marBottom w:val="0"/>
      <w:divBdr>
        <w:top w:val="none" w:sz="0" w:space="0" w:color="auto"/>
        <w:left w:val="none" w:sz="0" w:space="0" w:color="auto"/>
        <w:bottom w:val="none" w:sz="0" w:space="0" w:color="auto"/>
        <w:right w:val="none" w:sz="0" w:space="0" w:color="auto"/>
      </w:divBdr>
    </w:div>
    <w:div w:id="624192219">
      <w:bodyDiv w:val="1"/>
      <w:marLeft w:val="0"/>
      <w:marRight w:val="0"/>
      <w:marTop w:val="0"/>
      <w:marBottom w:val="0"/>
      <w:divBdr>
        <w:top w:val="none" w:sz="0" w:space="0" w:color="auto"/>
        <w:left w:val="none" w:sz="0" w:space="0" w:color="auto"/>
        <w:bottom w:val="none" w:sz="0" w:space="0" w:color="auto"/>
        <w:right w:val="none" w:sz="0" w:space="0" w:color="auto"/>
      </w:divBdr>
    </w:div>
    <w:div w:id="624968910">
      <w:bodyDiv w:val="1"/>
      <w:marLeft w:val="0"/>
      <w:marRight w:val="0"/>
      <w:marTop w:val="0"/>
      <w:marBottom w:val="0"/>
      <w:divBdr>
        <w:top w:val="none" w:sz="0" w:space="0" w:color="auto"/>
        <w:left w:val="none" w:sz="0" w:space="0" w:color="auto"/>
        <w:bottom w:val="none" w:sz="0" w:space="0" w:color="auto"/>
        <w:right w:val="none" w:sz="0" w:space="0" w:color="auto"/>
      </w:divBdr>
    </w:div>
    <w:div w:id="625088877">
      <w:bodyDiv w:val="1"/>
      <w:marLeft w:val="0"/>
      <w:marRight w:val="0"/>
      <w:marTop w:val="0"/>
      <w:marBottom w:val="0"/>
      <w:divBdr>
        <w:top w:val="none" w:sz="0" w:space="0" w:color="auto"/>
        <w:left w:val="none" w:sz="0" w:space="0" w:color="auto"/>
        <w:bottom w:val="none" w:sz="0" w:space="0" w:color="auto"/>
        <w:right w:val="none" w:sz="0" w:space="0" w:color="auto"/>
      </w:divBdr>
    </w:div>
    <w:div w:id="625623340">
      <w:bodyDiv w:val="1"/>
      <w:marLeft w:val="0"/>
      <w:marRight w:val="0"/>
      <w:marTop w:val="0"/>
      <w:marBottom w:val="0"/>
      <w:divBdr>
        <w:top w:val="none" w:sz="0" w:space="0" w:color="auto"/>
        <w:left w:val="none" w:sz="0" w:space="0" w:color="auto"/>
        <w:bottom w:val="none" w:sz="0" w:space="0" w:color="auto"/>
        <w:right w:val="none" w:sz="0" w:space="0" w:color="auto"/>
      </w:divBdr>
    </w:div>
    <w:div w:id="625695250">
      <w:bodyDiv w:val="1"/>
      <w:marLeft w:val="0"/>
      <w:marRight w:val="0"/>
      <w:marTop w:val="0"/>
      <w:marBottom w:val="0"/>
      <w:divBdr>
        <w:top w:val="none" w:sz="0" w:space="0" w:color="auto"/>
        <w:left w:val="none" w:sz="0" w:space="0" w:color="auto"/>
        <w:bottom w:val="none" w:sz="0" w:space="0" w:color="auto"/>
        <w:right w:val="none" w:sz="0" w:space="0" w:color="auto"/>
      </w:divBdr>
    </w:div>
    <w:div w:id="625818232">
      <w:bodyDiv w:val="1"/>
      <w:marLeft w:val="0"/>
      <w:marRight w:val="0"/>
      <w:marTop w:val="0"/>
      <w:marBottom w:val="0"/>
      <w:divBdr>
        <w:top w:val="none" w:sz="0" w:space="0" w:color="auto"/>
        <w:left w:val="none" w:sz="0" w:space="0" w:color="auto"/>
        <w:bottom w:val="none" w:sz="0" w:space="0" w:color="auto"/>
        <w:right w:val="none" w:sz="0" w:space="0" w:color="auto"/>
      </w:divBdr>
    </w:div>
    <w:div w:id="625963715">
      <w:bodyDiv w:val="1"/>
      <w:marLeft w:val="0"/>
      <w:marRight w:val="0"/>
      <w:marTop w:val="0"/>
      <w:marBottom w:val="0"/>
      <w:divBdr>
        <w:top w:val="none" w:sz="0" w:space="0" w:color="auto"/>
        <w:left w:val="none" w:sz="0" w:space="0" w:color="auto"/>
        <w:bottom w:val="none" w:sz="0" w:space="0" w:color="auto"/>
        <w:right w:val="none" w:sz="0" w:space="0" w:color="auto"/>
      </w:divBdr>
    </w:div>
    <w:div w:id="626200127">
      <w:bodyDiv w:val="1"/>
      <w:marLeft w:val="0"/>
      <w:marRight w:val="0"/>
      <w:marTop w:val="0"/>
      <w:marBottom w:val="0"/>
      <w:divBdr>
        <w:top w:val="none" w:sz="0" w:space="0" w:color="auto"/>
        <w:left w:val="none" w:sz="0" w:space="0" w:color="auto"/>
        <w:bottom w:val="none" w:sz="0" w:space="0" w:color="auto"/>
        <w:right w:val="none" w:sz="0" w:space="0" w:color="auto"/>
      </w:divBdr>
    </w:div>
    <w:div w:id="626204153">
      <w:bodyDiv w:val="1"/>
      <w:marLeft w:val="0"/>
      <w:marRight w:val="0"/>
      <w:marTop w:val="0"/>
      <w:marBottom w:val="0"/>
      <w:divBdr>
        <w:top w:val="none" w:sz="0" w:space="0" w:color="auto"/>
        <w:left w:val="none" w:sz="0" w:space="0" w:color="auto"/>
        <w:bottom w:val="none" w:sz="0" w:space="0" w:color="auto"/>
        <w:right w:val="none" w:sz="0" w:space="0" w:color="auto"/>
      </w:divBdr>
    </w:div>
    <w:div w:id="626204849">
      <w:bodyDiv w:val="1"/>
      <w:marLeft w:val="0"/>
      <w:marRight w:val="0"/>
      <w:marTop w:val="0"/>
      <w:marBottom w:val="0"/>
      <w:divBdr>
        <w:top w:val="none" w:sz="0" w:space="0" w:color="auto"/>
        <w:left w:val="none" w:sz="0" w:space="0" w:color="auto"/>
        <w:bottom w:val="none" w:sz="0" w:space="0" w:color="auto"/>
        <w:right w:val="none" w:sz="0" w:space="0" w:color="auto"/>
      </w:divBdr>
    </w:div>
    <w:div w:id="626352895">
      <w:bodyDiv w:val="1"/>
      <w:marLeft w:val="0"/>
      <w:marRight w:val="0"/>
      <w:marTop w:val="0"/>
      <w:marBottom w:val="0"/>
      <w:divBdr>
        <w:top w:val="none" w:sz="0" w:space="0" w:color="auto"/>
        <w:left w:val="none" w:sz="0" w:space="0" w:color="auto"/>
        <w:bottom w:val="none" w:sz="0" w:space="0" w:color="auto"/>
        <w:right w:val="none" w:sz="0" w:space="0" w:color="auto"/>
      </w:divBdr>
    </w:div>
    <w:div w:id="626399105">
      <w:bodyDiv w:val="1"/>
      <w:marLeft w:val="0"/>
      <w:marRight w:val="0"/>
      <w:marTop w:val="0"/>
      <w:marBottom w:val="0"/>
      <w:divBdr>
        <w:top w:val="none" w:sz="0" w:space="0" w:color="auto"/>
        <w:left w:val="none" w:sz="0" w:space="0" w:color="auto"/>
        <w:bottom w:val="none" w:sz="0" w:space="0" w:color="auto"/>
        <w:right w:val="none" w:sz="0" w:space="0" w:color="auto"/>
      </w:divBdr>
    </w:div>
    <w:div w:id="626660797">
      <w:bodyDiv w:val="1"/>
      <w:marLeft w:val="0"/>
      <w:marRight w:val="0"/>
      <w:marTop w:val="0"/>
      <w:marBottom w:val="0"/>
      <w:divBdr>
        <w:top w:val="none" w:sz="0" w:space="0" w:color="auto"/>
        <w:left w:val="none" w:sz="0" w:space="0" w:color="auto"/>
        <w:bottom w:val="none" w:sz="0" w:space="0" w:color="auto"/>
        <w:right w:val="none" w:sz="0" w:space="0" w:color="auto"/>
      </w:divBdr>
    </w:div>
    <w:div w:id="626741383">
      <w:bodyDiv w:val="1"/>
      <w:marLeft w:val="0"/>
      <w:marRight w:val="0"/>
      <w:marTop w:val="0"/>
      <w:marBottom w:val="0"/>
      <w:divBdr>
        <w:top w:val="none" w:sz="0" w:space="0" w:color="auto"/>
        <w:left w:val="none" w:sz="0" w:space="0" w:color="auto"/>
        <w:bottom w:val="none" w:sz="0" w:space="0" w:color="auto"/>
        <w:right w:val="none" w:sz="0" w:space="0" w:color="auto"/>
      </w:divBdr>
    </w:div>
    <w:div w:id="626743124">
      <w:bodyDiv w:val="1"/>
      <w:marLeft w:val="0"/>
      <w:marRight w:val="0"/>
      <w:marTop w:val="0"/>
      <w:marBottom w:val="0"/>
      <w:divBdr>
        <w:top w:val="none" w:sz="0" w:space="0" w:color="auto"/>
        <w:left w:val="none" w:sz="0" w:space="0" w:color="auto"/>
        <w:bottom w:val="none" w:sz="0" w:space="0" w:color="auto"/>
        <w:right w:val="none" w:sz="0" w:space="0" w:color="auto"/>
      </w:divBdr>
      <w:divsChild>
        <w:div w:id="25065025">
          <w:marLeft w:val="480"/>
          <w:marRight w:val="0"/>
          <w:marTop w:val="0"/>
          <w:marBottom w:val="0"/>
          <w:divBdr>
            <w:top w:val="none" w:sz="0" w:space="0" w:color="auto"/>
            <w:left w:val="none" w:sz="0" w:space="0" w:color="auto"/>
            <w:bottom w:val="none" w:sz="0" w:space="0" w:color="auto"/>
            <w:right w:val="none" w:sz="0" w:space="0" w:color="auto"/>
          </w:divBdr>
        </w:div>
        <w:div w:id="43799421">
          <w:marLeft w:val="480"/>
          <w:marRight w:val="0"/>
          <w:marTop w:val="0"/>
          <w:marBottom w:val="0"/>
          <w:divBdr>
            <w:top w:val="none" w:sz="0" w:space="0" w:color="auto"/>
            <w:left w:val="none" w:sz="0" w:space="0" w:color="auto"/>
            <w:bottom w:val="none" w:sz="0" w:space="0" w:color="auto"/>
            <w:right w:val="none" w:sz="0" w:space="0" w:color="auto"/>
          </w:divBdr>
        </w:div>
        <w:div w:id="117770744">
          <w:marLeft w:val="480"/>
          <w:marRight w:val="0"/>
          <w:marTop w:val="0"/>
          <w:marBottom w:val="0"/>
          <w:divBdr>
            <w:top w:val="none" w:sz="0" w:space="0" w:color="auto"/>
            <w:left w:val="none" w:sz="0" w:space="0" w:color="auto"/>
            <w:bottom w:val="none" w:sz="0" w:space="0" w:color="auto"/>
            <w:right w:val="none" w:sz="0" w:space="0" w:color="auto"/>
          </w:divBdr>
        </w:div>
        <w:div w:id="138696228">
          <w:marLeft w:val="480"/>
          <w:marRight w:val="0"/>
          <w:marTop w:val="0"/>
          <w:marBottom w:val="0"/>
          <w:divBdr>
            <w:top w:val="none" w:sz="0" w:space="0" w:color="auto"/>
            <w:left w:val="none" w:sz="0" w:space="0" w:color="auto"/>
            <w:bottom w:val="none" w:sz="0" w:space="0" w:color="auto"/>
            <w:right w:val="none" w:sz="0" w:space="0" w:color="auto"/>
          </w:divBdr>
        </w:div>
        <w:div w:id="148402976">
          <w:marLeft w:val="480"/>
          <w:marRight w:val="0"/>
          <w:marTop w:val="0"/>
          <w:marBottom w:val="0"/>
          <w:divBdr>
            <w:top w:val="none" w:sz="0" w:space="0" w:color="auto"/>
            <w:left w:val="none" w:sz="0" w:space="0" w:color="auto"/>
            <w:bottom w:val="none" w:sz="0" w:space="0" w:color="auto"/>
            <w:right w:val="none" w:sz="0" w:space="0" w:color="auto"/>
          </w:divBdr>
        </w:div>
        <w:div w:id="191962399">
          <w:marLeft w:val="480"/>
          <w:marRight w:val="0"/>
          <w:marTop w:val="0"/>
          <w:marBottom w:val="0"/>
          <w:divBdr>
            <w:top w:val="none" w:sz="0" w:space="0" w:color="auto"/>
            <w:left w:val="none" w:sz="0" w:space="0" w:color="auto"/>
            <w:bottom w:val="none" w:sz="0" w:space="0" w:color="auto"/>
            <w:right w:val="none" w:sz="0" w:space="0" w:color="auto"/>
          </w:divBdr>
        </w:div>
        <w:div w:id="410396278">
          <w:marLeft w:val="480"/>
          <w:marRight w:val="0"/>
          <w:marTop w:val="0"/>
          <w:marBottom w:val="0"/>
          <w:divBdr>
            <w:top w:val="none" w:sz="0" w:space="0" w:color="auto"/>
            <w:left w:val="none" w:sz="0" w:space="0" w:color="auto"/>
            <w:bottom w:val="none" w:sz="0" w:space="0" w:color="auto"/>
            <w:right w:val="none" w:sz="0" w:space="0" w:color="auto"/>
          </w:divBdr>
        </w:div>
        <w:div w:id="451562579">
          <w:marLeft w:val="480"/>
          <w:marRight w:val="0"/>
          <w:marTop w:val="0"/>
          <w:marBottom w:val="0"/>
          <w:divBdr>
            <w:top w:val="none" w:sz="0" w:space="0" w:color="auto"/>
            <w:left w:val="none" w:sz="0" w:space="0" w:color="auto"/>
            <w:bottom w:val="none" w:sz="0" w:space="0" w:color="auto"/>
            <w:right w:val="none" w:sz="0" w:space="0" w:color="auto"/>
          </w:divBdr>
        </w:div>
        <w:div w:id="453134755">
          <w:marLeft w:val="480"/>
          <w:marRight w:val="0"/>
          <w:marTop w:val="0"/>
          <w:marBottom w:val="0"/>
          <w:divBdr>
            <w:top w:val="none" w:sz="0" w:space="0" w:color="auto"/>
            <w:left w:val="none" w:sz="0" w:space="0" w:color="auto"/>
            <w:bottom w:val="none" w:sz="0" w:space="0" w:color="auto"/>
            <w:right w:val="none" w:sz="0" w:space="0" w:color="auto"/>
          </w:divBdr>
        </w:div>
        <w:div w:id="454256150">
          <w:marLeft w:val="480"/>
          <w:marRight w:val="0"/>
          <w:marTop w:val="0"/>
          <w:marBottom w:val="0"/>
          <w:divBdr>
            <w:top w:val="none" w:sz="0" w:space="0" w:color="auto"/>
            <w:left w:val="none" w:sz="0" w:space="0" w:color="auto"/>
            <w:bottom w:val="none" w:sz="0" w:space="0" w:color="auto"/>
            <w:right w:val="none" w:sz="0" w:space="0" w:color="auto"/>
          </w:divBdr>
        </w:div>
        <w:div w:id="460801930">
          <w:marLeft w:val="480"/>
          <w:marRight w:val="0"/>
          <w:marTop w:val="0"/>
          <w:marBottom w:val="0"/>
          <w:divBdr>
            <w:top w:val="none" w:sz="0" w:space="0" w:color="auto"/>
            <w:left w:val="none" w:sz="0" w:space="0" w:color="auto"/>
            <w:bottom w:val="none" w:sz="0" w:space="0" w:color="auto"/>
            <w:right w:val="none" w:sz="0" w:space="0" w:color="auto"/>
          </w:divBdr>
        </w:div>
        <w:div w:id="548302952">
          <w:marLeft w:val="480"/>
          <w:marRight w:val="0"/>
          <w:marTop w:val="0"/>
          <w:marBottom w:val="0"/>
          <w:divBdr>
            <w:top w:val="none" w:sz="0" w:space="0" w:color="auto"/>
            <w:left w:val="none" w:sz="0" w:space="0" w:color="auto"/>
            <w:bottom w:val="none" w:sz="0" w:space="0" w:color="auto"/>
            <w:right w:val="none" w:sz="0" w:space="0" w:color="auto"/>
          </w:divBdr>
        </w:div>
        <w:div w:id="562257296">
          <w:marLeft w:val="480"/>
          <w:marRight w:val="0"/>
          <w:marTop w:val="0"/>
          <w:marBottom w:val="0"/>
          <w:divBdr>
            <w:top w:val="none" w:sz="0" w:space="0" w:color="auto"/>
            <w:left w:val="none" w:sz="0" w:space="0" w:color="auto"/>
            <w:bottom w:val="none" w:sz="0" w:space="0" w:color="auto"/>
            <w:right w:val="none" w:sz="0" w:space="0" w:color="auto"/>
          </w:divBdr>
        </w:div>
        <w:div w:id="601912231">
          <w:marLeft w:val="480"/>
          <w:marRight w:val="0"/>
          <w:marTop w:val="0"/>
          <w:marBottom w:val="0"/>
          <w:divBdr>
            <w:top w:val="none" w:sz="0" w:space="0" w:color="auto"/>
            <w:left w:val="none" w:sz="0" w:space="0" w:color="auto"/>
            <w:bottom w:val="none" w:sz="0" w:space="0" w:color="auto"/>
            <w:right w:val="none" w:sz="0" w:space="0" w:color="auto"/>
          </w:divBdr>
        </w:div>
        <w:div w:id="637151964">
          <w:marLeft w:val="480"/>
          <w:marRight w:val="0"/>
          <w:marTop w:val="0"/>
          <w:marBottom w:val="0"/>
          <w:divBdr>
            <w:top w:val="none" w:sz="0" w:space="0" w:color="auto"/>
            <w:left w:val="none" w:sz="0" w:space="0" w:color="auto"/>
            <w:bottom w:val="none" w:sz="0" w:space="0" w:color="auto"/>
            <w:right w:val="none" w:sz="0" w:space="0" w:color="auto"/>
          </w:divBdr>
        </w:div>
        <w:div w:id="648368229">
          <w:marLeft w:val="480"/>
          <w:marRight w:val="0"/>
          <w:marTop w:val="0"/>
          <w:marBottom w:val="0"/>
          <w:divBdr>
            <w:top w:val="none" w:sz="0" w:space="0" w:color="auto"/>
            <w:left w:val="none" w:sz="0" w:space="0" w:color="auto"/>
            <w:bottom w:val="none" w:sz="0" w:space="0" w:color="auto"/>
            <w:right w:val="none" w:sz="0" w:space="0" w:color="auto"/>
          </w:divBdr>
        </w:div>
        <w:div w:id="727993797">
          <w:marLeft w:val="480"/>
          <w:marRight w:val="0"/>
          <w:marTop w:val="0"/>
          <w:marBottom w:val="0"/>
          <w:divBdr>
            <w:top w:val="none" w:sz="0" w:space="0" w:color="auto"/>
            <w:left w:val="none" w:sz="0" w:space="0" w:color="auto"/>
            <w:bottom w:val="none" w:sz="0" w:space="0" w:color="auto"/>
            <w:right w:val="none" w:sz="0" w:space="0" w:color="auto"/>
          </w:divBdr>
        </w:div>
        <w:div w:id="810516409">
          <w:marLeft w:val="480"/>
          <w:marRight w:val="0"/>
          <w:marTop w:val="0"/>
          <w:marBottom w:val="0"/>
          <w:divBdr>
            <w:top w:val="none" w:sz="0" w:space="0" w:color="auto"/>
            <w:left w:val="none" w:sz="0" w:space="0" w:color="auto"/>
            <w:bottom w:val="none" w:sz="0" w:space="0" w:color="auto"/>
            <w:right w:val="none" w:sz="0" w:space="0" w:color="auto"/>
          </w:divBdr>
        </w:div>
        <w:div w:id="823548346">
          <w:marLeft w:val="480"/>
          <w:marRight w:val="0"/>
          <w:marTop w:val="0"/>
          <w:marBottom w:val="0"/>
          <w:divBdr>
            <w:top w:val="none" w:sz="0" w:space="0" w:color="auto"/>
            <w:left w:val="none" w:sz="0" w:space="0" w:color="auto"/>
            <w:bottom w:val="none" w:sz="0" w:space="0" w:color="auto"/>
            <w:right w:val="none" w:sz="0" w:space="0" w:color="auto"/>
          </w:divBdr>
        </w:div>
        <w:div w:id="832650266">
          <w:marLeft w:val="480"/>
          <w:marRight w:val="0"/>
          <w:marTop w:val="0"/>
          <w:marBottom w:val="0"/>
          <w:divBdr>
            <w:top w:val="none" w:sz="0" w:space="0" w:color="auto"/>
            <w:left w:val="none" w:sz="0" w:space="0" w:color="auto"/>
            <w:bottom w:val="none" w:sz="0" w:space="0" w:color="auto"/>
            <w:right w:val="none" w:sz="0" w:space="0" w:color="auto"/>
          </w:divBdr>
        </w:div>
        <w:div w:id="865411543">
          <w:marLeft w:val="480"/>
          <w:marRight w:val="0"/>
          <w:marTop w:val="0"/>
          <w:marBottom w:val="0"/>
          <w:divBdr>
            <w:top w:val="none" w:sz="0" w:space="0" w:color="auto"/>
            <w:left w:val="none" w:sz="0" w:space="0" w:color="auto"/>
            <w:bottom w:val="none" w:sz="0" w:space="0" w:color="auto"/>
            <w:right w:val="none" w:sz="0" w:space="0" w:color="auto"/>
          </w:divBdr>
        </w:div>
        <w:div w:id="872115977">
          <w:marLeft w:val="480"/>
          <w:marRight w:val="0"/>
          <w:marTop w:val="0"/>
          <w:marBottom w:val="0"/>
          <w:divBdr>
            <w:top w:val="none" w:sz="0" w:space="0" w:color="auto"/>
            <w:left w:val="none" w:sz="0" w:space="0" w:color="auto"/>
            <w:bottom w:val="none" w:sz="0" w:space="0" w:color="auto"/>
            <w:right w:val="none" w:sz="0" w:space="0" w:color="auto"/>
          </w:divBdr>
        </w:div>
        <w:div w:id="906955123">
          <w:marLeft w:val="480"/>
          <w:marRight w:val="0"/>
          <w:marTop w:val="0"/>
          <w:marBottom w:val="0"/>
          <w:divBdr>
            <w:top w:val="none" w:sz="0" w:space="0" w:color="auto"/>
            <w:left w:val="none" w:sz="0" w:space="0" w:color="auto"/>
            <w:bottom w:val="none" w:sz="0" w:space="0" w:color="auto"/>
            <w:right w:val="none" w:sz="0" w:space="0" w:color="auto"/>
          </w:divBdr>
        </w:div>
        <w:div w:id="938567218">
          <w:marLeft w:val="480"/>
          <w:marRight w:val="0"/>
          <w:marTop w:val="0"/>
          <w:marBottom w:val="0"/>
          <w:divBdr>
            <w:top w:val="none" w:sz="0" w:space="0" w:color="auto"/>
            <w:left w:val="none" w:sz="0" w:space="0" w:color="auto"/>
            <w:bottom w:val="none" w:sz="0" w:space="0" w:color="auto"/>
            <w:right w:val="none" w:sz="0" w:space="0" w:color="auto"/>
          </w:divBdr>
        </w:div>
        <w:div w:id="950207329">
          <w:marLeft w:val="480"/>
          <w:marRight w:val="0"/>
          <w:marTop w:val="0"/>
          <w:marBottom w:val="0"/>
          <w:divBdr>
            <w:top w:val="none" w:sz="0" w:space="0" w:color="auto"/>
            <w:left w:val="none" w:sz="0" w:space="0" w:color="auto"/>
            <w:bottom w:val="none" w:sz="0" w:space="0" w:color="auto"/>
            <w:right w:val="none" w:sz="0" w:space="0" w:color="auto"/>
          </w:divBdr>
        </w:div>
        <w:div w:id="955329853">
          <w:marLeft w:val="480"/>
          <w:marRight w:val="0"/>
          <w:marTop w:val="0"/>
          <w:marBottom w:val="0"/>
          <w:divBdr>
            <w:top w:val="none" w:sz="0" w:space="0" w:color="auto"/>
            <w:left w:val="none" w:sz="0" w:space="0" w:color="auto"/>
            <w:bottom w:val="none" w:sz="0" w:space="0" w:color="auto"/>
            <w:right w:val="none" w:sz="0" w:space="0" w:color="auto"/>
          </w:divBdr>
        </w:div>
        <w:div w:id="989672440">
          <w:marLeft w:val="480"/>
          <w:marRight w:val="0"/>
          <w:marTop w:val="0"/>
          <w:marBottom w:val="0"/>
          <w:divBdr>
            <w:top w:val="none" w:sz="0" w:space="0" w:color="auto"/>
            <w:left w:val="none" w:sz="0" w:space="0" w:color="auto"/>
            <w:bottom w:val="none" w:sz="0" w:space="0" w:color="auto"/>
            <w:right w:val="none" w:sz="0" w:space="0" w:color="auto"/>
          </w:divBdr>
        </w:div>
      </w:divsChild>
    </w:div>
    <w:div w:id="626814769">
      <w:bodyDiv w:val="1"/>
      <w:marLeft w:val="0"/>
      <w:marRight w:val="0"/>
      <w:marTop w:val="0"/>
      <w:marBottom w:val="0"/>
      <w:divBdr>
        <w:top w:val="none" w:sz="0" w:space="0" w:color="auto"/>
        <w:left w:val="none" w:sz="0" w:space="0" w:color="auto"/>
        <w:bottom w:val="none" w:sz="0" w:space="0" w:color="auto"/>
        <w:right w:val="none" w:sz="0" w:space="0" w:color="auto"/>
      </w:divBdr>
    </w:div>
    <w:div w:id="626862203">
      <w:bodyDiv w:val="1"/>
      <w:marLeft w:val="0"/>
      <w:marRight w:val="0"/>
      <w:marTop w:val="0"/>
      <w:marBottom w:val="0"/>
      <w:divBdr>
        <w:top w:val="none" w:sz="0" w:space="0" w:color="auto"/>
        <w:left w:val="none" w:sz="0" w:space="0" w:color="auto"/>
        <w:bottom w:val="none" w:sz="0" w:space="0" w:color="auto"/>
        <w:right w:val="none" w:sz="0" w:space="0" w:color="auto"/>
      </w:divBdr>
    </w:div>
    <w:div w:id="627048677">
      <w:bodyDiv w:val="1"/>
      <w:marLeft w:val="0"/>
      <w:marRight w:val="0"/>
      <w:marTop w:val="0"/>
      <w:marBottom w:val="0"/>
      <w:divBdr>
        <w:top w:val="none" w:sz="0" w:space="0" w:color="auto"/>
        <w:left w:val="none" w:sz="0" w:space="0" w:color="auto"/>
        <w:bottom w:val="none" w:sz="0" w:space="0" w:color="auto"/>
        <w:right w:val="none" w:sz="0" w:space="0" w:color="auto"/>
      </w:divBdr>
    </w:div>
    <w:div w:id="627320416">
      <w:bodyDiv w:val="1"/>
      <w:marLeft w:val="0"/>
      <w:marRight w:val="0"/>
      <w:marTop w:val="0"/>
      <w:marBottom w:val="0"/>
      <w:divBdr>
        <w:top w:val="none" w:sz="0" w:space="0" w:color="auto"/>
        <w:left w:val="none" w:sz="0" w:space="0" w:color="auto"/>
        <w:bottom w:val="none" w:sz="0" w:space="0" w:color="auto"/>
        <w:right w:val="none" w:sz="0" w:space="0" w:color="auto"/>
      </w:divBdr>
    </w:div>
    <w:div w:id="627399517">
      <w:bodyDiv w:val="1"/>
      <w:marLeft w:val="0"/>
      <w:marRight w:val="0"/>
      <w:marTop w:val="0"/>
      <w:marBottom w:val="0"/>
      <w:divBdr>
        <w:top w:val="none" w:sz="0" w:space="0" w:color="auto"/>
        <w:left w:val="none" w:sz="0" w:space="0" w:color="auto"/>
        <w:bottom w:val="none" w:sz="0" w:space="0" w:color="auto"/>
        <w:right w:val="none" w:sz="0" w:space="0" w:color="auto"/>
      </w:divBdr>
    </w:div>
    <w:div w:id="628514564">
      <w:bodyDiv w:val="1"/>
      <w:marLeft w:val="0"/>
      <w:marRight w:val="0"/>
      <w:marTop w:val="0"/>
      <w:marBottom w:val="0"/>
      <w:divBdr>
        <w:top w:val="none" w:sz="0" w:space="0" w:color="auto"/>
        <w:left w:val="none" w:sz="0" w:space="0" w:color="auto"/>
        <w:bottom w:val="none" w:sz="0" w:space="0" w:color="auto"/>
        <w:right w:val="none" w:sz="0" w:space="0" w:color="auto"/>
      </w:divBdr>
    </w:div>
    <w:div w:id="629046116">
      <w:bodyDiv w:val="1"/>
      <w:marLeft w:val="0"/>
      <w:marRight w:val="0"/>
      <w:marTop w:val="0"/>
      <w:marBottom w:val="0"/>
      <w:divBdr>
        <w:top w:val="none" w:sz="0" w:space="0" w:color="auto"/>
        <w:left w:val="none" w:sz="0" w:space="0" w:color="auto"/>
        <w:bottom w:val="none" w:sz="0" w:space="0" w:color="auto"/>
        <w:right w:val="none" w:sz="0" w:space="0" w:color="auto"/>
      </w:divBdr>
    </w:div>
    <w:div w:id="629090038">
      <w:bodyDiv w:val="1"/>
      <w:marLeft w:val="0"/>
      <w:marRight w:val="0"/>
      <w:marTop w:val="0"/>
      <w:marBottom w:val="0"/>
      <w:divBdr>
        <w:top w:val="none" w:sz="0" w:space="0" w:color="auto"/>
        <w:left w:val="none" w:sz="0" w:space="0" w:color="auto"/>
        <w:bottom w:val="none" w:sz="0" w:space="0" w:color="auto"/>
        <w:right w:val="none" w:sz="0" w:space="0" w:color="auto"/>
      </w:divBdr>
    </w:div>
    <w:div w:id="629670746">
      <w:bodyDiv w:val="1"/>
      <w:marLeft w:val="0"/>
      <w:marRight w:val="0"/>
      <w:marTop w:val="0"/>
      <w:marBottom w:val="0"/>
      <w:divBdr>
        <w:top w:val="none" w:sz="0" w:space="0" w:color="auto"/>
        <w:left w:val="none" w:sz="0" w:space="0" w:color="auto"/>
        <w:bottom w:val="none" w:sz="0" w:space="0" w:color="auto"/>
        <w:right w:val="none" w:sz="0" w:space="0" w:color="auto"/>
      </w:divBdr>
    </w:div>
    <w:div w:id="629675063">
      <w:bodyDiv w:val="1"/>
      <w:marLeft w:val="0"/>
      <w:marRight w:val="0"/>
      <w:marTop w:val="0"/>
      <w:marBottom w:val="0"/>
      <w:divBdr>
        <w:top w:val="none" w:sz="0" w:space="0" w:color="auto"/>
        <w:left w:val="none" w:sz="0" w:space="0" w:color="auto"/>
        <w:bottom w:val="none" w:sz="0" w:space="0" w:color="auto"/>
        <w:right w:val="none" w:sz="0" w:space="0" w:color="auto"/>
      </w:divBdr>
    </w:div>
    <w:div w:id="629676985">
      <w:bodyDiv w:val="1"/>
      <w:marLeft w:val="0"/>
      <w:marRight w:val="0"/>
      <w:marTop w:val="0"/>
      <w:marBottom w:val="0"/>
      <w:divBdr>
        <w:top w:val="none" w:sz="0" w:space="0" w:color="auto"/>
        <w:left w:val="none" w:sz="0" w:space="0" w:color="auto"/>
        <w:bottom w:val="none" w:sz="0" w:space="0" w:color="auto"/>
        <w:right w:val="none" w:sz="0" w:space="0" w:color="auto"/>
      </w:divBdr>
    </w:div>
    <w:div w:id="629894532">
      <w:bodyDiv w:val="1"/>
      <w:marLeft w:val="0"/>
      <w:marRight w:val="0"/>
      <w:marTop w:val="0"/>
      <w:marBottom w:val="0"/>
      <w:divBdr>
        <w:top w:val="none" w:sz="0" w:space="0" w:color="auto"/>
        <w:left w:val="none" w:sz="0" w:space="0" w:color="auto"/>
        <w:bottom w:val="none" w:sz="0" w:space="0" w:color="auto"/>
        <w:right w:val="none" w:sz="0" w:space="0" w:color="auto"/>
      </w:divBdr>
    </w:div>
    <w:div w:id="630139696">
      <w:bodyDiv w:val="1"/>
      <w:marLeft w:val="0"/>
      <w:marRight w:val="0"/>
      <w:marTop w:val="0"/>
      <w:marBottom w:val="0"/>
      <w:divBdr>
        <w:top w:val="none" w:sz="0" w:space="0" w:color="auto"/>
        <w:left w:val="none" w:sz="0" w:space="0" w:color="auto"/>
        <w:bottom w:val="none" w:sz="0" w:space="0" w:color="auto"/>
        <w:right w:val="none" w:sz="0" w:space="0" w:color="auto"/>
      </w:divBdr>
    </w:div>
    <w:div w:id="630211335">
      <w:bodyDiv w:val="1"/>
      <w:marLeft w:val="0"/>
      <w:marRight w:val="0"/>
      <w:marTop w:val="0"/>
      <w:marBottom w:val="0"/>
      <w:divBdr>
        <w:top w:val="none" w:sz="0" w:space="0" w:color="auto"/>
        <w:left w:val="none" w:sz="0" w:space="0" w:color="auto"/>
        <w:bottom w:val="none" w:sz="0" w:space="0" w:color="auto"/>
        <w:right w:val="none" w:sz="0" w:space="0" w:color="auto"/>
      </w:divBdr>
    </w:div>
    <w:div w:id="630400730">
      <w:bodyDiv w:val="1"/>
      <w:marLeft w:val="0"/>
      <w:marRight w:val="0"/>
      <w:marTop w:val="0"/>
      <w:marBottom w:val="0"/>
      <w:divBdr>
        <w:top w:val="none" w:sz="0" w:space="0" w:color="auto"/>
        <w:left w:val="none" w:sz="0" w:space="0" w:color="auto"/>
        <w:bottom w:val="none" w:sz="0" w:space="0" w:color="auto"/>
        <w:right w:val="none" w:sz="0" w:space="0" w:color="auto"/>
      </w:divBdr>
    </w:div>
    <w:div w:id="630554518">
      <w:bodyDiv w:val="1"/>
      <w:marLeft w:val="0"/>
      <w:marRight w:val="0"/>
      <w:marTop w:val="0"/>
      <w:marBottom w:val="0"/>
      <w:divBdr>
        <w:top w:val="none" w:sz="0" w:space="0" w:color="auto"/>
        <w:left w:val="none" w:sz="0" w:space="0" w:color="auto"/>
        <w:bottom w:val="none" w:sz="0" w:space="0" w:color="auto"/>
        <w:right w:val="none" w:sz="0" w:space="0" w:color="auto"/>
      </w:divBdr>
    </w:div>
    <w:div w:id="630598369">
      <w:bodyDiv w:val="1"/>
      <w:marLeft w:val="0"/>
      <w:marRight w:val="0"/>
      <w:marTop w:val="0"/>
      <w:marBottom w:val="0"/>
      <w:divBdr>
        <w:top w:val="none" w:sz="0" w:space="0" w:color="auto"/>
        <w:left w:val="none" w:sz="0" w:space="0" w:color="auto"/>
        <w:bottom w:val="none" w:sz="0" w:space="0" w:color="auto"/>
        <w:right w:val="none" w:sz="0" w:space="0" w:color="auto"/>
      </w:divBdr>
    </w:div>
    <w:div w:id="630667927">
      <w:bodyDiv w:val="1"/>
      <w:marLeft w:val="0"/>
      <w:marRight w:val="0"/>
      <w:marTop w:val="0"/>
      <w:marBottom w:val="0"/>
      <w:divBdr>
        <w:top w:val="none" w:sz="0" w:space="0" w:color="auto"/>
        <w:left w:val="none" w:sz="0" w:space="0" w:color="auto"/>
        <w:bottom w:val="none" w:sz="0" w:space="0" w:color="auto"/>
        <w:right w:val="none" w:sz="0" w:space="0" w:color="auto"/>
      </w:divBdr>
    </w:div>
    <w:div w:id="630743332">
      <w:bodyDiv w:val="1"/>
      <w:marLeft w:val="0"/>
      <w:marRight w:val="0"/>
      <w:marTop w:val="0"/>
      <w:marBottom w:val="0"/>
      <w:divBdr>
        <w:top w:val="none" w:sz="0" w:space="0" w:color="auto"/>
        <w:left w:val="none" w:sz="0" w:space="0" w:color="auto"/>
        <w:bottom w:val="none" w:sz="0" w:space="0" w:color="auto"/>
        <w:right w:val="none" w:sz="0" w:space="0" w:color="auto"/>
      </w:divBdr>
    </w:div>
    <w:div w:id="630743822">
      <w:bodyDiv w:val="1"/>
      <w:marLeft w:val="0"/>
      <w:marRight w:val="0"/>
      <w:marTop w:val="0"/>
      <w:marBottom w:val="0"/>
      <w:divBdr>
        <w:top w:val="none" w:sz="0" w:space="0" w:color="auto"/>
        <w:left w:val="none" w:sz="0" w:space="0" w:color="auto"/>
        <w:bottom w:val="none" w:sz="0" w:space="0" w:color="auto"/>
        <w:right w:val="none" w:sz="0" w:space="0" w:color="auto"/>
      </w:divBdr>
    </w:div>
    <w:div w:id="631059749">
      <w:bodyDiv w:val="1"/>
      <w:marLeft w:val="0"/>
      <w:marRight w:val="0"/>
      <w:marTop w:val="0"/>
      <w:marBottom w:val="0"/>
      <w:divBdr>
        <w:top w:val="none" w:sz="0" w:space="0" w:color="auto"/>
        <w:left w:val="none" w:sz="0" w:space="0" w:color="auto"/>
        <w:bottom w:val="none" w:sz="0" w:space="0" w:color="auto"/>
        <w:right w:val="none" w:sz="0" w:space="0" w:color="auto"/>
      </w:divBdr>
      <w:divsChild>
        <w:div w:id="37362558">
          <w:marLeft w:val="480"/>
          <w:marRight w:val="0"/>
          <w:marTop w:val="0"/>
          <w:marBottom w:val="0"/>
          <w:divBdr>
            <w:top w:val="none" w:sz="0" w:space="0" w:color="auto"/>
            <w:left w:val="none" w:sz="0" w:space="0" w:color="auto"/>
            <w:bottom w:val="none" w:sz="0" w:space="0" w:color="auto"/>
            <w:right w:val="none" w:sz="0" w:space="0" w:color="auto"/>
          </w:divBdr>
        </w:div>
        <w:div w:id="52118955">
          <w:marLeft w:val="480"/>
          <w:marRight w:val="0"/>
          <w:marTop w:val="0"/>
          <w:marBottom w:val="0"/>
          <w:divBdr>
            <w:top w:val="none" w:sz="0" w:space="0" w:color="auto"/>
            <w:left w:val="none" w:sz="0" w:space="0" w:color="auto"/>
            <w:bottom w:val="none" w:sz="0" w:space="0" w:color="auto"/>
            <w:right w:val="none" w:sz="0" w:space="0" w:color="auto"/>
          </w:divBdr>
        </w:div>
        <w:div w:id="141972893">
          <w:marLeft w:val="480"/>
          <w:marRight w:val="0"/>
          <w:marTop w:val="0"/>
          <w:marBottom w:val="0"/>
          <w:divBdr>
            <w:top w:val="none" w:sz="0" w:space="0" w:color="auto"/>
            <w:left w:val="none" w:sz="0" w:space="0" w:color="auto"/>
            <w:bottom w:val="none" w:sz="0" w:space="0" w:color="auto"/>
            <w:right w:val="none" w:sz="0" w:space="0" w:color="auto"/>
          </w:divBdr>
        </w:div>
        <w:div w:id="203830763">
          <w:marLeft w:val="480"/>
          <w:marRight w:val="0"/>
          <w:marTop w:val="0"/>
          <w:marBottom w:val="0"/>
          <w:divBdr>
            <w:top w:val="none" w:sz="0" w:space="0" w:color="auto"/>
            <w:left w:val="none" w:sz="0" w:space="0" w:color="auto"/>
            <w:bottom w:val="none" w:sz="0" w:space="0" w:color="auto"/>
            <w:right w:val="none" w:sz="0" w:space="0" w:color="auto"/>
          </w:divBdr>
        </w:div>
        <w:div w:id="208614886">
          <w:marLeft w:val="480"/>
          <w:marRight w:val="0"/>
          <w:marTop w:val="0"/>
          <w:marBottom w:val="0"/>
          <w:divBdr>
            <w:top w:val="none" w:sz="0" w:space="0" w:color="auto"/>
            <w:left w:val="none" w:sz="0" w:space="0" w:color="auto"/>
            <w:bottom w:val="none" w:sz="0" w:space="0" w:color="auto"/>
            <w:right w:val="none" w:sz="0" w:space="0" w:color="auto"/>
          </w:divBdr>
        </w:div>
        <w:div w:id="212469711">
          <w:marLeft w:val="480"/>
          <w:marRight w:val="0"/>
          <w:marTop w:val="0"/>
          <w:marBottom w:val="0"/>
          <w:divBdr>
            <w:top w:val="none" w:sz="0" w:space="0" w:color="auto"/>
            <w:left w:val="none" w:sz="0" w:space="0" w:color="auto"/>
            <w:bottom w:val="none" w:sz="0" w:space="0" w:color="auto"/>
            <w:right w:val="none" w:sz="0" w:space="0" w:color="auto"/>
          </w:divBdr>
        </w:div>
        <w:div w:id="226652307">
          <w:marLeft w:val="480"/>
          <w:marRight w:val="0"/>
          <w:marTop w:val="0"/>
          <w:marBottom w:val="0"/>
          <w:divBdr>
            <w:top w:val="none" w:sz="0" w:space="0" w:color="auto"/>
            <w:left w:val="none" w:sz="0" w:space="0" w:color="auto"/>
            <w:bottom w:val="none" w:sz="0" w:space="0" w:color="auto"/>
            <w:right w:val="none" w:sz="0" w:space="0" w:color="auto"/>
          </w:divBdr>
        </w:div>
        <w:div w:id="241179298">
          <w:marLeft w:val="480"/>
          <w:marRight w:val="0"/>
          <w:marTop w:val="0"/>
          <w:marBottom w:val="0"/>
          <w:divBdr>
            <w:top w:val="none" w:sz="0" w:space="0" w:color="auto"/>
            <w:left w:val="none" w:sz="0" w:space="0" w:color="auto"/>
            <w:bottom w:val="none" w:sz="0" w:space="0" w:color="auto"/>
            <w:right w:val="none" w:sz="0" w:space="0" w:color="auto"/>
          </w:divBdr>
        </w:div>
        <w:div w:id="295256021">
          <w:marLeft w:val="480"/>
          <w:marRight w:val="0"/>
          <w:marTop w:val="0"/>
          <w:marBottom w:val="0"/>
          <w:divBdr>
            <w:top w:val="none" w:sz="0" w:space="0" w:color="auto"/>
            <w:left w:val="none" w:sz="0" w:space="0" w:color="auto"/>
            <w:bottom w:val="none" w:sz="0" w:space="0" w:color="auto"/>
            <w:right w:val="none" w:sz="0" w:space="0" w:color="auto"/>
          </w:divBdr>
        </w:div>
        <w:div w:id="308638475">
          <w:marLeft w:val="480"/>
          <w:marRight w:val="0"/>
          <w:marTop w:val="0"/>
          <w:marBottom w:val="0"/>
          <w:divBdr>
            <w:top w:val="none" w:sz="0" w:space="0" w:color="auto"/>
            <w:left w:val="none" w:sz="0" w:space="0" w:color="auto"/>
            <w:bottom w:val="none" w:sz="0" w:space="0" w:color="auto"/>
            <w:right w:val="none" w:sz="0" w:space="0" w:color="auto"/>
          </w:divBdr>
        </w:div>
        <w:div w:id="317807575">
          <w:marLeft w:val="480"/>
          <w:marRight w:val="0"/>
          <w:marTop w:val="0"/>
          <w:marBottom w:val="0"/>
          <w:divBdr>
            <w:top w:val="none" w:sz="0" w:space="0" w:color="auto"/>
            <w:left w:val="none" w:sz="0" w:space="0" w:color="auto"/>
            <w:bottom w:val="none" w:sz="0" w:space="0" w:color="auto"/>
            <w:right w:val="none" w:sz="0" w:space="0" w:color="auto"/>
          </w:divBdr>
        </w:div>
        <w:div w:id="325977344">
          <w:marLeft w:val="480"/>
          <w:marRight w:val="0"/>
          <w:marTop w:val="0"/>
          <w:marBottom w:val="0"/>
          <w:divBdr>
            <w:top w:val="none" w:sz="0" w:space="0" w:color="auto"/>
            <w:left w:val="none" w:sz="0" w:space="0" w:color="auto"/>
            <w:bottom w:val="none" w:sz="0" w:space="0" w:color="auto"/>
            <w:right w:val="none" w:sz="0" w:space="0" w:color="auto"/>
          </w:divBdr>
        </w:div>
        <w:div w:id="329406044">
          <w:marLeft w:val="480"/>
          <w:marRight w:val="0"/>
          <w:marTop w:val="0"/>
          <w:marBottom w:val="0"/>
          <w:divBdr>
            <w:top w:val="none" w:sz="0" w:space="0" w:color="auto"/>
            <w:left w:val="none" w:sz="0" w:space="0" w:color="auto"/>
            <w:bottom w:val="none" w:sz="0" w:space="0" w:color="auto"/>
            <w:right w:val="none" w:sz="0" w:space="0" w:color="auto"/>
          </w:divBdr>
        </w:div>
        <w:div w:id="386149247">
          <w:marLeft w:val="480"/>
          <w:marRight w:val="0"/>
          <w:marTop w:val="0"/>
          <w:marBottom w:val="0"/>
          <w:divBdr>
            <w:top w:val="none" w:sz="0" w:space="0" w:color="auto"/>
            <w:left w:val="none" w:sz="0" w:space="0" w:color="auto"/>
            <w:bottom w:val="none" w:sz="0" w:space="0" w:color="auto"/>
            <w:right w:val="none" w:sz="0" w:space="0" w:color="auto"/>
          </w:divBdr>
        </w:div>
        <w:div w:id="409234204">
          <w:marLeft w:val="480"/>
          <w:marRight w:val="0"/>
          <w:marTop w:val="0"/>
          <w:marBottom w:val="0"/>
          <w:divBdr>
            <w:top w:val="none" w:sz="0" w:space="0" w:color="auto"/>
            <w:left w:val="none" w:sz="0" w:space="0" w:color="auto"/>
            <w:bottom w:val="none" w:sz="0" w:space="0" w:color="auto"/>
            <w:right w:val="none" w:sz="0" w:space="0" w:color="auto"/>
          </w:divBdr>
        </w:div>
        <w:div w:id="423572782">
          <w:marLeft w:val="480"/>
          <w:marRight w:val="0"/>
          <w:marTop w:val="0"/>
          <w:marBottom w:val="0"/>
          <w:divBdr>
            <w:top w:val="none" w:sz="0" w:space="0" w:color="auto"/>
            <w:left w:val="none" w:sz="0" w:space="0" w:color="auto"/>
            <w:bottom w:val="none" w:sz="0" w:space="0" w:color="auto"/>
            <w:right w:val="none" w:sz="0" w:space="0" w:color="auto"/>
          </w:divBdr>
        </w:div>
        <w:div w:id="497620700">
          <w:marLeft w:val="480"/>
          <w:marRight w:val="0"/>
          <w:marTop w:val="0"/>
          <w:marBottom w:val="0"/>
          <w:divBdr>
            <w:top w:val="none" w:sz="0" w:space="0" w:color="auto"/>
            <w:left w:val="none" w:sz="0" w:space="0" w:color="auto"/>
            <w:bottom w:val="none" w:sz="0" w:space="0" w:color="auto"/>
            <w:right w:val="none" w:sz="0" w:space="0" w:color="auto"/>
          </w:divBdr>
        </w:div>
        <w:div w:id="602348165">
          <w:marLeft w:val="480"/>
          <w:marRight w:val="0"/>
          <w:marTop w:val="0"/>
          <w:marBottom w:val="0"/>
          <w:divBdr>
            <w:top w:val="none" w:sz="0" w:space="0" w:color="auto"/>
            <w:left w:val="none" w:sz="0" w:space="0" w:color="auto"/>
            <w:bottom w:val="none" w:sz="0" w:space="0" w:color="auto"/>
            <w:right w:val="none" w:sz="0" w:space="0" w:color="auto"/>
          </w:divBdr>
        </w:div>
        <w:div w:id="647638367">
          <w:marLeft w:val="480"/>
          <w:marRight w:val="0"/>
          <w:marTop w:val="0"/>
          <w:marBottom w:val="0"/>
          <w:divBdr>
            <w:top w:val="none" w:sz="0" w:space="0" w:color="auto"/>
            <w:left w:val="none" w:sz="0" w:space="0" w:color="auto"/>
            <w:bottom w:val="none" w:sz="0" w:space="0" w:color="auto"/>
            <w:right w:val="none" w:sz="0" w:space="0" w:color="auto"/>
          </w:divBdr>
        </w:div>
        <w:div w:id="654450912">
          <w:marLeft w:val="480"/>
          <w:marRight w:val="0"/>
          <w:marTop w:val="0"/>
          <w:marBottom w:val="0"/>
          <w:divBdr>
            <w:top w:val="none" w:sz="0" w:space="0" w:color="auto"/>
            <w:left w:val="none" w:sz="0" w:space="0" w:color="auto"/>
            <w:bottom w:val="none" w:sz="0" w:space="0" w:color="auto"/>
            <w:right w:val="none" w:sz="0" w:space="0" w:color="auto"/>
          </w:divBdr>
        </w:div>
        <w:div w:id="691609491">
          <w:marLeft w:val="480"/>
          <w:marRight w:val="0"/>
          <w:marTop w:val="0"/>
          <w:marBottom w:val="0"/>
          <w:divBdr>
            <w:top w:val="none" w:sz="0" w:space="0" w:color="auto"/>
            <w:left w:val="none" w:sz="0" w:space="0" w:color="auto"/>
            <w:bottom w:val="none" w:sz="0" w:space="0" w:color="auto"/>
            <w:right w:val="none" w:sz="0" w:space="0" w:color="auto"/>
          </w:divBdr>
        </w:div>
        <w:div w:id="701978935">
          <w:marLeft w:val="480"/>
          <w:marRight w:val="0"/>
          <w:marTop w:val="0"/>
          <w:marBottom w:val="0"/>
          <w:divBdr>
            <w:top w:val="none" w:sz="0" w:space="0" w:color="auto"/>
            <w:left w:val="none" w:sz="0" w:space="0" w:color="auto"/>
            <w:bottom w:val="none" w:sz="0" w:space="0" w:color="auto"/>
            <w:right w:val="none" w:sz="0" w:space="0" w:color="auto"/>
          </w:divBdr>
        </w:div>
        <w:div w:id="710035731">
          <w:marLeft w:val="480"/>
          <w:marRight w:val="0"/>
          <w:marTop w:val="0"/>
          <w:marBottom w:val="0"/>
          <w:divBdr>
            <w:top w:val="none" w:sz="0" w:space="0" w:color="auto"/>
            <w:left w:val="none" w:sz="0" w:space="0" w:color="auto"/>
            <w:bottom w:val="none" w:sz="0" w:space="0" w:color="auto"/>
            <w:right w:val="none" w:sz="0" w:space="0" w:color="auto"/>
          </w:divBdr>
        </w:div>
        <w:div w:id="711272205">
          <w:marLeft w:val="480"/>
          <w:marRight w:val="0"/>
          <w:marTop w:val="0"/>
          <w:marBottom w:val="0"/>
          <w:divBdr>
            <w:top w:val="none" w:sz="0" w:space="0" w:color="auto"/>
            <w:left w:val="none" w:sz="0" w:space="0" w:color="auto"/>
            <w:bottom w:val="none" w:sz="0" w:space="0" w:color="auto"/>
            <w:right w:val="none" w:sz="0" w:space="0" w:color="auto"/>
          </w:divBdr>
        </w:div>
        <w:div w:id="720514601">
          <w:marLeft w:val="480"/>
          <w:marRight w:val="0"/>
          <w:marTop w:val="0"/>
          <w:marBottom w:val="0"/>
          <w:divBdr>
            <w:top w:val="none" w:sz="0" w:space="0" w:color="auto"/>
            <w:left w:val="none" w:sz="0" w:space="0" w:color="auto"/>
            <w:bottom w:val="none" w:sz="0" w:space="0" w:color="auto"/>
            <w:right w:val="none" w:sz="0" w:space="0" w:color="auto"/>
          </w:divBdr>
        </w:div>
        <w:div w:id="746878110">
          <w:marLeft w:val="480"/>
          <w:marRight w:val="0"/>
          <w:marTop w:val="0"/>
          <w:marBottom w:val="0"/>
          <w:divBdr>
            <w:top w:val="none" w:sz="0" w:space="0" w:color="auto"/>
            <w:left w:val="none" w:sz="0" w:space="0" w:color="auto"/>
            <w:bottom w:val="none" w:sz="0" w:space="0" w:color="auto"/>
            <w:right w:val="none" w:sz="0" w:space="0" w:color="auto"/>
          </w:divBdr>
        </w:div>
        <w:div w:id="822085144">
          <w:marLeft w:val="480"/>
          <w:marRight w:val="0"/>
          <w:marTop w:val="0"/>
          <w:marBottom w:val="0"/>
          <w:divBdr>
            <w:top w:val="none" w:sz="0" w:space="0" w:color="auto"/>
            <w:left w:val="none" w:sz="0" w:space="0" w:color="auto"/>
            <w:bottom w:val="none" w:sz="0" w:space="0" w:color="auto"/>
            <w:right w:val="none" w:sz="0" w:space="0" w:color="auto"/>
          </w:divBdr>
        </w:div>
        <w:div w:id="827133382">
          <w:marLeft w:val="480"/>
          <w:marRight w:val="0"/>
          <w:marTop w:val="0"/>
          <w:marBottom w:val="0"/>
          <w:divBdr>
            <w:top w:val="none" w:sz="0" w:space="0" w:color="auto"/>
            <w:left w:val="none" w:sz="0" w:space="0" w:color="auto"/>
            <w:bottom w:val="none" w:sz="0" w:space="0" w:color="auto"/>
            <w:right w:val="none" w:sz="0" w:space="0" w:color="auto"/>
          </w:divBdr>
        </w:div>
        <w:div w:id="832183664">
          <w:marLeft w:val="480"/>
          <w:marRight w:val="0"/>
          <w:marTop w:val="0"/>
          <w:marBottom w:val="0"/>
          <w:divBdr>
            <w:top w:val="none" w:sz="0" w:space="0" w:color="auto"/>
            <w:left w:val="none" w:sz="0" w:space="0" w:color="auto"/>
            <w:bottom w:val="none" w:sz="0" w:space="0" w:color="auto"/>
            <w:right w:val="none" w:sz="0" w:space="0" w:color="auto"/>
          </w:divBdr>
        </w:div>
        <w:div w:id="832381820">
          <w:marLeft w:val="480"/>
          <w:marRight w:val="0"/>
          <w:marTop w:val="0"/>
          <w:marBottom w:val="0"/>
          <w:divBdr>
            <w:top w:val="none" w:sz="0" w:space="0" w:color="auto"/>
            <w:left w:val="none" w:sz="0" w:space="0" w:color="auto"/>
            <w:bottom w:val="none" w:sz="0" w:space="0" w:color="auto"/>
            <w:right w:val="none" w:sz="0" w:space="0" w:color="auto"/>
          </w:divBdr>
        </w:div>
        <w:div w:id="847673372">
          <w:marLeft w:val="480"/>
          <w:marRight w:val="0"/>
          <w:marTop w:val="0"/>
          <w:marBottom w:val="0"/>
          <w:divBdr>
            <w:top w:val="none" w:sz="0" w:space="0" w:color="auto"/>
            <w:left w:val="none" w:sz="0" w:space="0" w:color="auto"/>
            <w:bottom w:val="none" w:sz="0" w:space="0" w:color="auto"/>
            <w:right w:val="none" w:sz="0" w:space="0" w:color="auto"/>
          </w:divBdr>
        </w:div>
        <w:div w:id="903418884">
          <w:marLeft w:val="480"/>
          <w:marRight w:val="0"/>
          <w:marTop w:val="0"/>
          <w:marBottom w:val="0"/>
          <w:divBdr>
            <w:top w:val="none" w:sz="0" w:space="0" w:color="auto"/>
            <w:left w:val="none" w:sz="0" w:space="0" w:color="auto"/>
            <w:bottom w:val="none" w:sz="0" w:space="0" w:color="auto"/>
            <w:right w:val="none" w:sz="0" w:space="0" w:color="auto"/>
          </w:divBdr>
        </w:div>
        <w:div w:id="946742046">
          <w:marLeft w:val="480"/>
          <w:marRight w:val="0"/>
          <w:marTop w:val="0"/>
          <w:marBottom w:val="0"/>
          <w:divBdr>
            <w:top w:val="none" w:sz="0" w:space="0" w:color="auto"/>
            <w:left w:val="none" w:sz="0" w:space="0" w:color="auto"/>
            <w:bottom w:val="none" w:sz="0" w:space="0" w:color="auto"/>
            <w:right w:val="none" w:sz="0" w:space="0" w:color="auto"/>
          </w:divBdr>
        </w:div>
      </w:divsChild>
    </w:div>
    <w:div w:id="631130317">
      <w:bodyDiv w:val="1"/>
      <w:marLeft w:val="0"/>
      <w:marRight w:val="0"/>
      <w:marTop w:val="0"/>
      <w:marBottom w:val="0"/>
      <w:divBdr>
        <w:top w:val="none" w:sz="0" w:space="0" w:color="auto"/>
        <w:left w:val="none" w:sz="0" w:space="0" w:color="auto"/>
        <w:bottom w:val="none" w:sz="0" w:space="0" w:color="auto"/>
        <w:right w:val="none" w:sz="0" w:space="0" w:color="auto"/>
      </w:divBdr>
    </w:div>
    <w:div w:id="631326561">
      <w:bodyDiv w:val="1"/>
      <w:marLeft w:val="0"/>
      <w:marRight w:val="0"/>
      <w:marTop w:val="0"/>
      <w:marBottom w:val="0"/>
      <w:divBdr>
        <w:top w:val="none" w:sz="0" w:space="0" w:color="auto"/>
        <w:left w:val="none" w:sz="0" w:space="0" w:color="auto"/>
        <w:bottom w:val="none" w:sz="0" w:space="0" w:color="auto"/>
        <w:right w:val="none" w:sz="0" w:space="0" w:color="auto"/>
      </w:divBdr>
    </w:div>
    <w:div w:id="631443879">
      <w:bodyDiv w:val="1"/>
      <w:marLeft w:val="0"/>
      <w:marRight w:val="0"/>
      <w:marTop w:val="0"/>
      <w:marBottom w:val="0"/>
      <w:divBdr>
        <w:top w:val="none" w:sz="0" w:space="0" w:color="auto"/>
        <w:left w:val="none" w:sz="0" w:space="0" w:color="auto"/>
        <w:bottom w:val="none" w:sz="0" w:space="0" w:color="auto"/>
        <w:right w:val="none" w:sz="0" w:space="0" w:color="auto"/>
      </w:divBdr>
    </w:div>
    <w:div w:id="631448859">
      <w:bodyDiv w:val="1"/>
      <w:marLeft w:val="0"/>
      <w:marRight w:val="0"/>
      <w:marTop w:val="0"/>
      <w:marBottom w:val="0"/>
      <w:divBdr>
        <w:top w:val="none" w:sz="0" w:space="0" w:color="auto"/>
        <w:left w:val="none" w:sz="0" w:space="0" w:color="auto"/>
        <w:bottom w:val="none" w:sz="0" w:space="0" w:color="auto"/>
        <w:right w:val="none" w:sz="0" w:space="0" w:color="auto"/>
      </w:divBdr>
    </w:div>
    <w:div w:id="631718324">
      <w:bodyDiv w:val="1"/>
      <w:marLeft w:val="0"/>
      <w:marRight w:val="0"/>
      <w:marTop w:val="0"/>
      <w:marBottom w:val="0"/>
      <w:divBdr>
        <w:top w:val="none" w:sz="0" w:space="0" w:color="auto"/>
        <w:left w:val="none" w:sz="0" w:space="0" w:color="auto"/>
        <w:bottom w:val="none" w:sz="0" w:space="0" w:color="auto"/>
        <w:right w:val="none" w:sz="0" w:space="0" w:color="auto"/>
      </w:divBdr>
    </w:div>
    <w:div w:id="632053972">
      <w:bodyDiv w:val="1"/>
      <w:marLeft w:val="0"/>
      <w:marRight w:val="0"/>
      <w:marTop w:val="0"/>
      <w:marBottom w:val="0"/>
      <w:divBdr>
        <w:top w:val="none" w:sz="0" w:space="0" w:color="auto"/>
        <w:left w:val="none" w:sz="0" w:space="0" w:color="auto"/>
        <w:bottom w:val="none" w:sz="0" w:space="0" w:color="auto"/>
        <w:right w:val="none" w:sz="0" w:space="0" w:color="auto"/>
      </w:divBdr>
    </w:div>
    <w:div w:id="632098557">
      <w:bodyDiv w:val="1"/>
      <w:marLeft w:val="0"/>
      <w:marRight w:val="0"/>
      <w:marTop w:val="0"/>
      <w:marBottom w:val="0"/>
      <w:divBdr>
        <w:top w:val="none" w:sz="0" w:space="0" w:color="auto"/>
        <w:left w:val="none" w:sz="0" w:space="0" w:color="auto"/>
        <w:bottom w:val="none" w:sz="0" w:space="0" w:color="auto"/>
        <w:right w:val="none" w:sz="0" w:space="0" w:color="auto"/>
      </w:divBdr>
    </w:div>
    <w:div w:id="632174672">
      <w:bodyDiv w:val="1"/>
      <w:marLeft w:val="0"/>
      <w:marRight w:val="0"/>
      <w:marTop w:val="0"/>
      <w:marBottom w:val="0"/>
      <w:divBdr>
        <w:top w:val="none" w:sz="0" w:space="0" w:color="auto"/>
        <w:left w:val="none" w:sz="0" w:space="0" w:color="auto"/>
        <w:bottom w:val="none" w:sz="0" w:space="0" w:color="auto"/>
        <w:right w:val="none" w:sz="0" w:space="0" w:color="auto"/>
      </w:divBdr>
    </w:div>
    <w:div w:id="632297957">
      <w:bodyDiv w:val="1"/>
      <w:marLeft w:val="0"/>
      <w:marRight w:val="0"/>
      <w:marTop w:val="0"/>
      <w:marBottom w:val="0"/>
      <w:divBdr>
        <w:top w:val="none" w:sz="0" w:space="0" w:color="auto"/>
        <w:left w:val="none" w:sz="0" w:space="0" w:color="auto"/>
        <w:bottom w:val="none" w:sz="0" w:space="0" w:color="auto"/>
        <w:right w:val="none" w:sz="0" w:space="0" w:color="auto"/>
      </w:divBdr>
    </w:div>
    <w:div w:id="632322286">
      <w:bodyDiv w:val="1"/>
      <w:marLeft w:val="0"/>
      <w:marRight w:val="0"/>
      <w:marTop w:val="0"/>
      <w:marBottom w:val="0"/>
      <w:divBdr>
        <w:top w:val="none" w:sz="0" w:space="0" w:color="auto"/>
        <w:left w:val="none" w:sz="0" w:space="0" w:color="auto"/>
        <w:bottom w:val="none" w:sz="0" w:space="0" w:color="auto"/>
        <w:right w:val="none" w:sz="0" w:space="0" w:color="auto"/>
      </w:divBdr>
    </w:div>
    <w:div w:id="632322321">
      <w:bodyDiv w:val="1"/>
      <w:marLeft w:val="0"/>
      <w:marRight w:val="0"/>
      <w:marTop w:val="0"/>
      <w:marBottom w:val="0"/>
      <w:divBdr>
        <w:top w:val="none" w:sz="0" w:space="0" w:color="auto"/>
        <w:left w:val="none" w:sz="0" w:space="0" w:color="auto"/>
        <w:bottom w:val="none" w:sz="0" w:space="0" w:color="auto"/>
        <w:right w:val="none" w:sz="0" w:space="0" w:color="auto"/>
      </w:divBdr>
    </w:div>
    <w:div w:id="632754151">
      <w:bodyDiv w:val="1"/>
      <w:marLeft w:val="0"/>
      <w:marRight w:val="0"/>
      <w:marTop w:val="0"/>
      <w:marBottom w:val="0"/>
      <w:divBdr>
        <w:top w:val="none" w:sz="0" w:space="0" w:color="auto"/>
        <w:left w:val="none" w:sz="0" w:space="0" w:color="auto"/>
        <w:bottom w:val="none" w:sz="0" w:space="0" w:color="auto"/>
        <w:right w:val="none" w:sz="0" w:space="0" w:color="auto"/>
      </w:divBdr>
    </w:div>
    <w:div w:id="632827930">
      <w:bodyDiv w:val="1"/>
      <w:marLeft w:val="0"/>
      <w:marRight w:val="0"/>
      <w:marTop w:val="0"/>
      <w:marBottom w:val="0"/>
      <w:divBdr>
        <w:top w:val="none" w:sz="0" w:space="0" w:color="auto"/>
        <w:left w:val="none" w:sz="0" w:space="0" w:color="auto"/>
        <w:bottom w:val="none" w:sz="0" w:space="0" w:color="auto"/>
        <w:right w:val="none" w:sz="0" w:space="0" w:color="auto"/>
      </w:divBdr>
    </w:div>
    <w:div w:id="633176039">
      <w:bodyDiv w:val="1"/>
      <w:marLeft w:val="0"/>
      <w:marRight w:val="0"/>
      <w:marTop w:val="0"/>
      <w:marBottom w:val="0"/>
      <w:divBdr>
        <w:top w:val="none" w:sz="0" w:space="0" w:color="auto"/>
        <w:left w:val="none" w:sz="0" w:space="0" w:color="auto"/>
        <w:bottom w:val="none" w:sz="0" w:space="0" w:color="auto"/>
        <w:right w:val="none" w:sz="0" w:space="0" w:color="auto"/>
      </w:divBdr>
    </w:div>
    <w:div w:id="633290645">
      <w:bodyDiv w:val="1"/>
      <w:marLeft w:val="0"/>
      <w:marRight w:val="0"/>
      <w:marTop w:val="0"/>
      <w:marBottom w:val="0"/>
      <w:divBdr>
        <w:top w:val="none" w:sz="0" w:space="0" w:color="auto"/>
        <w:left w:val="none" w:sz="0" w:space="0" w:color="auto"/>
        <w:bottom w:val="none" w:sz="0" w:space="0" w:color="auto"/>
        <w:right w:val="none" w:sz="0" w:space="0" w:color="auto"/>
      </w:divBdr>
    </w:div>
    <w:div w:id="633633577">
      <w:bodyDiv w:val="1"/>
      <w:marLeft w:val="0"/>
      <w:marRight w:val="0"/>
      <w:marTop w:val="0"/>
      <w:marBottom w:val="0"/>
      <w:divBdr>
        <w:top w:val="none" w:sz="0" w:space="0" w:color="auto"/>
        <w:left w:val="none" w:sz="0" w:space="0" w:color="auto"/>
        <w:bottom w:val="none" w:sz="0" w:space="0" w:color="auto"/>
        <w:right w:val="none" w:sz="0" w:space="0" w:color="auto"/>
      </w:divBdr>
    </w:div>
    <w:div w:id="634258383">
      <w:bodyDiv w:val="1"/>
      <w:marLeft w:val="0"/>
      <w:marRight w:val="0"/>
      <w:marTop w:val="0"/>
      <w:marBottom w:val="0"/>
      <w:divBdr>
        <w:top w:val="none" w:sz="0" w:space="0" w:color="auto"/>
        <w:left w:val="none" w:sz="0" w:space="0" w:color="auto"/>
        <w:bottom w:val="none" w:sz="0" w:space="0" w:color="auto"/>
        <w:right w:val="none" w:sz="0" w:space="0" w:color="auto"/>
      </w:divBdr>
    </w:div>
    <w:div w:id="634795838">
      <w:bodyDiv w:val="1"/>
      <w:marLeft w:val="0"/>
      <w:marRight w:val="0"/>
      <w:marTop w:val="0"/>
      <w:marBottom w:val="0"/>
      <w:divBdr>
        <w:top w:val="none" w:sz="0" w:space="0" w:color="auto"/>
        <w:left w:val="none" w:sz="0" w:space="0" w:color="auto"/>
        <w:bottom w:val="none" w:sz="0" w:space="0" w:color="auto"/>
        <w:right w:val="none" w:sz="0" w:space="0" w:color="auto"/>
      </w:divBdr>
    </w:div>
    <w:div w:id="634798336">
      <w:bodyDiv w:val="1"/>
      <w:marLeft w:val="0"/>
      <w:marRight w:val="0"/>
      <w:marTop w:val="0"/>
      <w:marBottom w:val="0"/>
      <w:divBdr>
        <w:top w:val="none" w:sz="0" w:space="0" w:color="auto"/>
        <w:left w:val="none" w:sz="0" w:space="0" w:color="auto"/>
        <w:bottom w:val="none" w:sz="0" w:space="0" w:color="auto"/>
        <w:right w:val="none" w:sz="0" w:space="0" w:color="auto"/>
      </w:divBdr>
    </w:div>
    <w:div w:id="635139352">
      <w:bodyDiv w:val="1"/>
      <w:marLeft w:val="0"/>
      <w:marRight w:val="0"/>
      <w:marTop w:val="0"/>
      <w:marBottom w:val="0"/>
      <w:divBdr>
        <w:top w:val="none" w:sz="0" w:space="0" w:color="auto"/>
        <w:left w:val="none" w:sz="0" w:space="0" w:color="auto"/>
        <w:bottom w:val="none" w:sz="0" w:space="0" w:color="auto"/>
        <w:right w:val="none" w:sz="0" w:space="0" w:color="auto"/>
      </w:divBdr>
    </w:div>
    <w:div w:id="635378157">
      <w:bodyDiv w:val="1"/>
      <w:marLeft w:val="0"/>
      <w:marRight w:val="0"/>
      <w:marTop w:val="0"/>
      <w:marBottom w:val="0"/>
      <w:divBdr>
        <w:top w:val="none" w:sz="0" w:space="0" w:color="auto"/>
        <w:left w:val="none" w:sz="0" w:space="0" w:color="auto"/>
        <w:bottom w:val="none" w:sz="0" w:space="0" w:color="auto"/>
        <w:right w:val="none" w:sz="0" w:space="0" w:color="auto"/>
      </w:divBdr>
    </w:div>
    <w:div w:id="635525702">
      <w:bodyDiv w:val="1"/>
      <w:marLeft w:val="0"/>
      <w:marRight w:val="0"/>
      <w:marTop w:val="0"/>
      <w:marBottom w:val="0"/>
      <w:divBdr>
        <w:top w:val="none" w:sz="0" w:space="0" w:color="auto"/>
        <w:left w:val="none" w:sz="0" w:space="0" w:color="auto"/>
        <w:bottom w:val="none" w:sz="0" w:space="0" w:color="auto"/>
        <w:right w:val="none" w:sz="0" w:space="0" w:color="auto"/>
      </w:divBdr>
    </w:div>
    <w:div w:id="635764955">
      <w:bodyDiv w:val="1"/>
      <w:marLeft w:val="0"/>
      <w:marRight w:val="0"/>
      <w:marTop w:val="0"/>
      <w:marBottom w:val="0"/>
      <w:divBdr>
        <w:top w:val="none" w:sz="0" w:space="0" w:color="auto"/>
        <w:left w:val="none" w:sz="0" w:space="0" w:color="auto"/>
        <w:bottom w:val="none" w:sz="0" w:space="0" w:color="auto"/>
        <w:right w:val="none" w:sz="0" w:space="0" w:color="auto"/>
      </w:divBdr>
    </w:div>
    <w:div w:id="635793142">
      <w:bodyDiv w:val="1"/>
      <w:marLeft w:val="0"/>
      <w:marRight w:val="0"/>
      <w:marTop w:val="0"/>
      <w:marBottom w:val="0"/>
      <w:divBdr>
        <w:top w:val="none" w:sz="0" w:space="0" w:color="auto"/>
        <w:left w:val="none" w:sz="0" w:space="0" w:color="auto"/>
        <w:bottom w:val="none" w:sz="0" w:space="0" w:color="auto"/>
        <w:right w:val="none" w:sz="0" w:space="0" w:color="auto"/>
      </w:divBdr>
    </w:div>
    <w:div w:id="635912798">
      <w:bodyDiv w:val="1"/>
      <w:marLeft w:val="0"/>
      <w:marRight w:val="0"/>
      <w:marTop w:val="0"/>
      <w:marBottom w:val="0"/>
      <w:divBdr>
        <w:top w:val="none" w:sz="0" w:space="0" w:color="auto"/>
        <w:left w:val="none" w:sz="0" w:space="0" w:color="auto"/>
        <w:bottom w:val="none" w:sz="0" w:space="0" w:color="auto"/>
        <w:right w:val="none" w:sz="0" w:space="0" w:color="auto"/>
      </w:divBdr>
    </w:div>
    <w:div w:id="636377199">
      <w:bodyDiv w:val="1"/>
      <w:marLeft w:val="0"/>
      <w:marRight w:val="0"/>
      <w:marTop w:val="0"/>
      <w:marBottom w:val="0"/>
      <w:divBdr>
        <w:top w:val="none" w:sz="0" w:space="0" w:color="auto"/>
        <w:left w:val="none" w:sz="0" w:space="0" w:color="auto"/>
        <w:bottom w:val="none" w:sz="0" w:space="0" w:color="auto"/>
        <w:right w:val="none" w:sz="0" w:space="0" w:color="auto"/>
      </w:divBdr>
    </w:div>
    <w:div w:id="636567712">
      <w:bodyDiv w:val="1"/>
      <w:marLeft w:val="0"/>
      <w:marRight w:val="0"/>
      <w:marTop w:val="0"/>
      <w:marBottom w:val="0"/>
      <w:divBdr>
        <w:top w:val="none" w:sz="0" w:space="0" w:color="auto"/>
        <w:left w:val="none" w:sz="0" w:space="0" w:color="auto"/>
        <w:bottom w:val="none" w:sz="0" w:space="0" w:color="auto"/>
        <w:right w:val="none" w:sz="0" w:space="0" w:color="auto"/>
      </w:divBdr>
    </w:div>
    <w:div w:id="637027461">
      <w:bodyDiv w:val="1"/>
      <w:marLeft w:val="0"/>
      <w:marRight w:val="0"/>
      <w:marTop w:val="0"/>
      <w:marBottom w:val="0"/>
      <w:divBdr>
        <w:top w:val="none" w:sz="0" w:space="0" w:color="auto"/>
        <w:left w:val="none" w:sz="0" w:space="0" w:color="auto"/>
        <w:bottom w:val="none" w:sz="0" w:space="0" w:color="auto"/>
        <w:right w:val="none" w:sz="0" w:space="0" w:color="auto"/>
      </w:divBdr>
    </w:div>
    <w:div w:id="637108204">
      <w:bodyDiv w:val="1"/>
      <w:marLeft w:val="0"/>
      <w:marRight w:val="0"/>
      <w:marTop w:val="0"/>
      <w:marBottom w:val="0"/>
      <w:divBdr>
        <w:top w:val="none" w:sz="0" w:space="0" w:color="auto"/>
        <w:left w:val="none" w:sz="0" w:space="0" w:color="auto"/>
        <w:bottom w:val="none" w:sz="0" w:space="0" w:color="auto"/>
        <w:right w:val="none" w:sz="0" w:space="0" w:color="auto"/>
      </w:divBdr>
      <w:divsChild>
        <w:div w:id="17237358">
          <w:marLeft w:val="480"/>
          <w:marRight w:val="0"/>
          <w:marTop w:val="0"/>
          <w:marBottom w:val="0"/>
          <w:divBdr>
            <w:top w:val="none" w:sz="0" w:space="0" w:color="auto"/>
            <w:left w:val="none" w:sz="0" w:space="0" w:color="auto"/>
            <w:bottom w:val="none" w:sz="0" w:space="0" w:color="auto"/>
            <w:right w:val="none" w:sz="0" w:space="0" w:color="auto"/>
          </w:divBdr>
        </w:div>
        <w:div w:id="52388160">
          <w:marLeft w:val="480"/>
          <w:marRight w:val="0"/>
          <w:marTop w:val="0"/>
          <w:marBottom w:val="0"/>
          <w:divBdr>
            <w:top w:val="none" w:sz="0" w:space="0" w:color="auto"/>
            <w:left w:val="none" w:sz="0" w:space="0" w:color="auto"/>
            <w:bottom w:val="none" w:sz="0" w:space="0" w:color="auto"/>
            <w:right w:val="none" w:sz="0" w:space="0" w:color="auto"/>
          </w:divBdr>
        </w:div>
        <w:div w:id="57631388">
          <w:marLeft w:val="480"/>
          <w:marRight w:val="0"/>
          <w:marTop w:val="0"/>
          <w:marBottom w:val="0"/>
          <w:divBdr>
            <w:top w:val="none" w:sz="0" w:space="0" w:color="auto"/>
            <w:left w:val="none" w:sz="0" w:space="0" w:color="auto"/>
            <w:bottom w:val="none" w:sz="0" w:space="0" w:color="auto"/>
            <w:right w:val="none" w:sz="0" w:space="0" w:color="auto"/>
          </w:divBdr>
        </w:div>
        <w:div w:id="68385959">
          <w:marLeft w:val="480"/>
          <w:marRight w:val="0"/>
          <w:marTop w:val="0"/>
          <w:marBottom w:val="0"/>
          <w:divBdr>
            <w:top w:val="none" w:sz="0" w:space="0" w:color="auto"/>
            <w:left w:val="none" w:sz="0" w:space="0" w:color="auto"/>
            <w:bottom w:val="none" w:sz="0" w:space="0" w:color="auto"/>
            <w:right w:val="none" w:sz="0" w:space="0" w:color="auto"/>
          </w:divBdr>
        </w:div>
        <w:div w:id="109519252">
          <w:marLeft w:val="480"/>
          <w:marRight w:val="0"/>
          <w:marTop w:val="0"/>
          <w:marBottom w:val="0"/>
          <w:divBdr>
            <w:top w:val="none" w:sz="0" w:space="0" w:color="auto"/>
            <w:left w:val="none" w:sz="0" w:space="0" w:color="auto"/>
            <w:bottom w:val="none" w:sz="0" w:space="0" w:color="auto"/>
            <w:right w:val="none" w:sz="0" w:space="0" w:color="auto"/>
          </w:divBdr>
        </w:div>
        <w:div w:id="125205548">
          <w:marLeft w:val="480"/>
          <w:marRight w:val="0"/>
          <w:marTop w:val="0"/>
          <w:marBottom w:val="0"/>
          <w:divBdr>
            <w:top w:val="none" w:sz="0" w:space="0" w:color="auto"/>
            <w:left w:val="none" w:sz="0" w:space="0" w:color="auto"/>
            <w:bottom w:val="none" w:sz="0" w:space="0" w:color="auto"/>
            <w:right w:val="none" w:sz="0" w:space="0" w:color="auto"/>
          </w:divBdr>
        </w:div>
        <w:div w:id="136340328">
          <w:marLeft w:val="480"/>
          <w:marRight w:val="0"/>
          <w:marTop w:val="0"/>
          <w:marBottom w:val="0"/>
          <w:divBdr>
            <w:top w:val="none" w:sz="0" w:space="0" w:color="auto"/>
            <w:left w:val="none" w:sz="0" w:space="0" w:color="auto"/>
            <w:bottom w:val="none" w:sz="0" w:space="0" w:color="auto"/>
            <w:right w:val="none" w:sz="0" w:space="0" w:color="auto"/>
          </w:divBdr>
        </w:div>
        <w:div w:id="142704604">
          <w:marLeft w:val="480"/>
          <w:marRight w:val="0"/>
          <w:marTop w:val="0"/>
          <w:marBottom w:val="0"/>
          <w:divBdr>
            <w:top w:val="none" w:sz="0" w:space="0" w:color="auto"/>
            <w:left w:val="none" w:sz="0" w:space="0" w:color="auto"/>
            <w:bottom w:val="none" w:sz="0" w:space="0" w:color="auto"/>
            <w:right w:val="none" w:sz="0" w:space="0" w:color="auto"/>
          </w:divBdr>
        </w:div>
        <w:div w:id="176582005">
          <w:marLeft w:val="480"/>
          <w:marRight w:val="0"/>
          <w:marTop w:val="0"/>
          <w:marBottom w:val="0"/>
          <w:divBdr>
            <w:top w:val="none" w:sz="0" w:space="0" w:color="auto"/>
            <w:left w:val="none" w:sz="0" w:space="0" w:color="auto"/>
            <w:bottom w:val="none" w:sz="0" w:space="0" w:color="auto"/>
            <w:right w:val="none" w:sz="0" w:space="0" w:color="auto"/>
          </w:divBdr>
        </w:div>
        <w:div w:id="187135528">
          <w:marLeft w:val="480"/>
          <w:marRight w:val="0"/>
          <w:marTop w:val="0"/>
          <w:marBottom w:val="0"/>
          <w:divBdr>
            <w:top w:val="none" w:sz="0" w:space="0" w:color="auto"/>
            <w:left w:val="none" w:sz="0" w:space="0" w:color="auto"/>
            <w:bottom w:val="none" w:sz="0" w:space="0" w:color="auto"/>
            <w:right w:val="none" w:sz="0" w:space="0" w:color="auto"/>
          </w:divBdr>
        </w:div>
        <w:div w:id="311254144">
          <w:marLeft w:val="480"/>
          <w:marRight w:val="0"/>
          <w:marTop w:val="0"/>
          <w:marBottom w:val="0"/>
          <w:divBdr>
            <w:top w:val="none" w:sz="0" w:space="0" w:color="auto"/>
            <w:left w:val="none" w:sz="0" w:space="0" w:color="auto"/>
            <w:bottom w:val="none" w:sz="0" w:space="0" w:color="auto"/>
            <w:right w:val="none" w:sz="0" w:space="0" w:color="auto"/>
          </w:divBdr>
        </w:div>
        <w:div w:id="370034147">
          <w:marLeft w:val="480"/>
          <w:marRight w:val="0"/>
          <w:marTop w:val="0"/>
          <w:marBottom w:val="0"/>
          <w:divBdr>
            <w:top w:val="none" w:sz="0" w:space="0" w:color="auto"/>
            <w:left w:val="none" w:sz="0" w:space="0" w:color="auto"/>
            <w:bottom w:val="none" w:sz="0" w:space="0" w:color="auto"/>
            <w:right w:val="none" w:sz="0" w:space="0" w:color="auto"/>
          </w:divBdr>
        </w:div>
        <w:div w:id="382947694">
          <w:marLeft w:val="480"/>
          <w:marRight w:val="0"/>
          <w:marTop w:val="0"/>
          <w:marBottom w:val="0"/>
          <w:divBdr>
            <w:top w:val="none" w:sz="0" w:space="0" w:color="auto"/>
            <w:left w:val="none" w:sz="0" w:space="0" w:color="auto"/>
            <w:bottom w:val="none" w:sz="0" w:space="0" w:color="auto"/>
            <w:right w:val="none" w:sz="0" w:space="0" w:color="auto"/>
          </w:divBdr>
        </w:div>
        <w:div w:id="385300087">
          <w:marLeft w:val="480"/>
          <w:marRight w:val="0"/>
          <w:marTop w:val="0"/>
          <w:marBottom w:val="0"/>
          <w:divBdr>
            <w:top w:val="none" w:sz="0" w:space="0" w:color="auto"/>
            <w:left w:val="none" w:sz="0" w:space="0" w:color="auto"/>
            <w:bottom w:val="none" w:sz="0" w:space="0" w:color="auto"/>
            <w:right w:val="none" w:sz="0" w:space="0" w:color="auto"/>
          </w:divBdr>
        </w:div>
        <w:div w:id="400253920">
          <w:marLeft w:val="480"/>
          <w:marRight w:val="0"/>
          <w:marTop w:val="0"/>
          <w:marBottom w:val="0"/>
          <w:divBdr>
            <w:top w:val="none" w:sz="0" w:space="0" w:color="auto"/>
            <w:left w:val="none" w:sz="0" w:space="0" w:color="auto"/>
            <w:bottom w:val="none" w:sz="0" w:space="0" w:color="auto"/>
            <w:right w:val="none" w:sz="0" w:space="0" w:color="auto"/>
          </w:divBdr>
        </w:div>
        <w:div w:id="421269509">
          <w:marLeft w:val="480"/>
          <w:marRight w:val="0"/>
          <w:marTop w:val="0"/>
          <w:marBottom w:val="0"/>
          <w:divBdr>
            <w:top w:val="none" w:sz="0" w:space="0" w:color="auto"/>
            <w:left w:val="none" w:sz="0" w:space="0" w:color="auto"/>
            <w:bottom w:val="none" w:sz="0" w:space="0" w:color="auto"/>
            <w:right w:val="none" w:sz="0" w:space="0" w:color="auto"/>
          </w:divBdr>
        </w:div>
        <w:div w:id="446848409">
          <w:marLeft w:val="480"/>
          <w:marRight w:val="0"/>
          <w:marTop w:val="0"/>
          <w:marBottom w:val="0"/>
          <w:divBdr>
            <w:top w:val="none" w:sz="0" w:space="0" w:color="auto"/>
            <w:left w:val="none" w:sz="0" w:space="0" w:color="auto"/>
            <w:bottom w:val="none" w:sz="0" w:space="0" w:color="auto"/>
            <w:right w:val="none" w:sz="0" w:space="0" w:color="auto"/>
          </w:divBdr>
        </w:div>
        <w:div w:id="488862160">
          <w:marLeft w:val="480"/>
          <w:marRight w:val="0"/>
          <w:marTop w:val="0"/>
          <w:marBottom w:val="0"/>
          <w:divBdr>
            <w:top w:val="none" w:sz="0" w:space="0" w:color="auto"/>
            <w:left w:val="none" w:sz="0" w:space="0" w:color="auto"/>
            <w:bottom w:val="none" w:sz="0" w:space="0" w:color="auto"/>
            <w:right w:val="none" w:sz="0" w:space="0" w:color="auto"/>
          </w:divBdr>
        </w:div>
        <w:div w:id="491679335">
          <w:marLeft w:val="480"/>
          <w:marRight w:val="0"/>
          <w:marTop w:val="0"/>
          <w:marBottom w:val="0"/>
          <w:divBdr>
            <w:top w:val="none" w:sz="0" w:space="0" w:color="auto"/>
            <w:left w:val="none" w:sz="0" w:space="0" w:color="auto"/>
            <w:bottom w:val="none" w:sz="0" w:space="0" w:color="auto"/>
            <w:right w:val="none" w:sz="0" w:space="0" w:color="auto"/>
          </w:divBdr>
        </w:div>
        <w:div w:id="560091749">
          <w:marLeft w:val="480"/>
          <w:marRight w:val="0"/>
          <w:marTop w:val="0"/>
          <w:marBottom w:val="0"/>
          <w:divBdr>
            <w:top w:val="none" w:sz="0" w:space="0" w:color="auto"/>
            <w:left w:val="none" w:sz="0" w:space="0" w:color="auto"/>
            <w:bottom w:val="none" w:sz="0" w:space="0" w:color="auto"/>
            <w:right w:val="none" w:sz="0" w:space="0" w:color="auto"/>
          </w:divBdr>
        </w:div>
        <w:div w:id="566771449">
          <w:marLeft w:val="480"/>
          <w:marRight w:val="0"/>
          <w:marTop w:val="0"/>
          <w:marBottom w:val="0"/>
          <w:divBdr>
            <w:top w:val="none" w:sz="0" w:space="0" w:color="auto"/>
            <w:left w:val="none" w:sz="0" w:space="0" w:color="auto"/>
            <w:bottom w:val="none" w:sz="0" w:space="0" w:color="auto"/>
            <w:right w:val="none" w:sz="0" w:space="0" w:color="auto"/>
          </w:divBdr>
        </w:div>
        <w:div w:id="681318880">
          <w:marLeft w:val="480"/>
          <w:marRight w:val="0"/>
          <w:marTop w:val="0"/>
          <w:marBottom w:val="0"/>
          <w:divBdr>
            <w:top w:val="none" w:sz="0" w:space="0" w:color="auto"/>
            <w:left w:val="none" w:sz="0" w:space="0" w:color="auto"/>
            <w:bottom w:val="none" w:sz="0" w:space="0" w:color="auto"/>
            <w:right w:val="none" w:sz="0" w:space="0" w:color="auto"/>
          </w:divBdr>
        </w:div>
        <w:div w:id="732239508">
          <w:marLeft w:val="480"/>
          <w:marRight w:val="0"/>
          <w:marTop w:val="0"/>
          <w:marBottom w:val="0"/>
          <w:divBdr>
            <w:top w:val="none" w:sz="0" w:space="0" w:color="auto"/>
            <w:left w:val="none" w:sz="0" w:space="0" w:color="auto"/>
            <w:bottom w:val="none" w:sz="0" w:space="0" w:color="auto"/>
            <w:right w:val="none" w:sz="0" w:space="0" w:color="auto"/>
          </w:divBdr>
        </w:div>
        <w:div w:id="738942485">
          <w:marLeft w:val="480"/>
          <w:marRight w:val="0"/>
          <w:marTop w:val="0"/>
          <w:marBottom w:val="0"/>
          <w:divBdr>
            <w:top w:val="none" w:sz="0" w:space="0" w:color="auto"/>
            <w:left w:val="none" w:sz="0" w:space="0" w:color="auto"/>
            <w:bottom w:val="none" w:sz="0" w:space="0" w:color="auto"/>
            <w:right w:val="none" w:sz="0" w:space="0" w:color="auto"/>
          </w:divBdr>
        </w:div>
        <w:div w:id="750388246">
          <w:marLeft w:val="480"/>
          <w:marRight w:val="0"/>
          <w:marTop w:val="0"/>
          <w:marBottom w:val="0"/>
          <w:divBdr>
            <w:top w:val="none" w:sz="0" w:space="0" w:color="auto"/>
            <w:left w:val="none" w:sz="0" w:space="0" w:color="auto"/>
            <w:bottom w:val="none" w:sz="0" w:space="0" w:color="auto"/>
            <w:right w:val="none" w:sz="0" w:space="0" w:color="auto"/>
          </w:divBdr>
        </w:div>
        <w:div w:id="816066727">
          <w:marLeft w:val="480"/>
          <w:marRight w:val="0"/>
          <w:marTop w:val="0"/>
          <w:marBottom w:val="0"/>
          <w:divBdr>
            <w:top w:val="none" w:sz="0" w:space="0" w:color="auto"/>
            <w:left w:val="none" w:sz="0" w:space="0" w:color="auto"/>
            <w:bottom w:val="none" w:sz="0" w:space="0" w:color="auto"/>
            <w:right w:val="none" w:sz="0" w:space="0" w:color="auto"/>
          </w:divBdr>
        </w:div>
        <w:div w:id="867062639">
          <w:marLeft w:val="480"/>
          <w:marRight w:val="0"/>
          <w:marTop w:val="0"/>
          <w:marBottom w:val="0"/>
          <w:divBdr>
            <w:top w:val="none" w:sz="0" w:space="0" w:color="auto"/>
            <w:left w:val="none" w:sz="0" w:space="0" w:color="auto"/>
            <w:bottom w:val="none" w:sz="0" w:space="0" w:color="auto"/>
            <w:right w:val="none" w:sz="0" w:space="0" w:color="auto"/>
          </w:divBdr>
        </w:div>
        <w:div w:id="903373764">
          <w:marLeft w:val="480"/>
          <w:marRight w:val="0"/>
          <w:marTop w:val="0"/>
          <w:marBottom w:val="0"/>
          <w:divBdr>
            <w:top w:val="none" w:sz="0" w:space="0" w:color="auto"/>
            <w:left w:val="none" w:sz="0" w:space="0" w:color="auto"/>
            <w:bottom w:val="none" w:sz="0" w:space="0" w:color="auto"/>
            <w:right w:val="none" w:sz="0" w:space="0" w:color="auto"/>
          </w:divBdr>
        </w:div>
        <w:div w:id="937563913">
          <w:marLeft w:val="480"/>
          <w:marRight w:val="0"/>
          <w:marTop w:val="0"/>
          <w:marBottom w:val="0"/>
          <w:divBdr>
            <w:top w:val="none" w:sz="0" w:space="0" w:color="auto"/>
            <w:left w:val="none" w:sz="0" w:space="0" w:color="auto"/>
            <w:bottom w:val="none" w:sz="0" w:space="0" w:color="auto"/>
            <w:right w:val="none" w:sz="0" w:space="0" w:color="auto"/>
          </w:divBdr>
        </w:div>
        <w:div w:id="939796535">
          <w:marLeft w:val="480"/>
          <w:marRight w:val="0"/>
          <w:marTop w:val="0"/>
          <w:marBottom w:val="0"/>
          <w:divBdr>
            <w:top w:val="none" w:sz="0" w:space="0" w:color="auto"/>
            <w:left w:val="none" w:sz="0" w:space="0" w:color="auto"/>
            <w:bottom w:val="none" w:sz="0" w:space="0" w:color="auto"/>
            <w:right w:val="none" w:sz="0" w:space="0" w:color="auto"/>
          </w:divBdr>
        </w:div>
        <w:div w:id="969045175">
          <w:marLeft w:val="480"/>
          <w:marRight w:val="0"/>
          <w:marTop w:val="0"/>
          <w:marBottom w:val="0"/>
          <w:divBdr>
            <w:top w:val="none" w:sz="0" w:space="0" w:color="auto"/>
            <w:left w:val="none" w:sz="0" w:space="0" w:color="auto"/>
            <w:bottom w:val="none" w:sz="0" w:space="0" w:color="auto"/>
            <w:right w:val="none" w:sz="0" w:space="0" w:color="auto"/>
          </w:divBdr>
        </w:div>
        <w:div w:id="999649798">
          <w:marLeft w:val="480"/>
          <w:marRight w:val="0"/>
          <w:marTop w:val="0"/>
          <w:marBottom w:val="0"/>
          <w:divBdr>
            <w:top w:val="none" w:sz="0" w:space="0" w:color="auto"/>
            <w:left w:val="none" w:sz="0" w:space="0" w:color="auto"/>
            <w:bottom w:val="none" w:sz="0" w:space="0" w:color="auto"/>
            <w:right w:val="none" w:sz="0" w:space="0" w:color="auto"/>
          </w:divBdr>
        </w:div>
      </w:divsChild>
    </w:div>
    <w:div w:id="637344909">
      <w:bodyDiv w:val="1"/>
      <w:marLeft w:val="0"/>
      <w:marRight w:val="0"/>
      <w:marTop w:val="0"/>
      <w:marBottom w:val="0"/>
      <w:divBdr>
        <w:top w:val="none" w:sz="0" w:space="0" w:color="auto"/>
        <w:left w:val="none" w:sz="0" w:space="0" w:color="auto"/>
        <w:bottom w:val="none" w:sz="0" w:space="0" w:color="auto"/>
        <w:right w:val="none" w:sz="0" w:space="0" w:color="auto"/>
      </w:divBdr>
    </w:div>
    <w:div w:id="637564143">
      <w:bodyDiv w:val="1"/>
      <w:marLeft w:val="0"/>
      <w:marRight w:val="0"/>
      <w:marTop w:val="0"/>
      <w:marBottom w:val="0"/>
      <w:divBdr>
        <w:top w:val="none" w:sz="0" w:space="0" w:color="auto"/>
        <w:left w:val="none" w:sz="0" w:space="0" w:color="auto"/>
        <w:bottom w:val="none" w:sz="0" w:space="0" w:color="auto"/>
        <w:right w:val="none" w:sz="0" w:space="0" w:color="auto"/>
      </w:divBdr>
      <w:divsChild>
        <w:div w:id="19673020">
          <w:marLeft w:val="480"/>
          <w:marRight w:val="0"/>
          <w:marTop w:val="0"/>
          <w:marBottom w:val="0"/>
          <w:divBdr>
            <w:top w:val="none" w:sz="0" w:space="0" w:color="auto"/>
            <w:left w:val="none" w:sz="0" w:space="0" w:color="auto"/>
            <w:bottom w:val="none" w:sz="0" w:space="0" w:color="auto"/>
            <w:right w:val="none" w:sz="0" w:space="0" w:color="auto"/>
          </w:divBdr>
        </w:div>
        <w:div w:id="121462578">
          <w:marLeft w:val="480"/>
          <w:marRight w:val="0"/>
          <w:marTop w:val="0"/>
          <w:marBottom w:val="0"/>
          <w:divBdr>
            <w:top w:val="none" w:sz="0" w:space="0" w:color="auto"/>
            <w:left w:val="none" w:sz="0" w:space="0" w:color="auto"/>
            <w:bottom w:val="none" w:sz="0" w:space="0" w:color="auto"/>
            <w:right w:val="none" w:sz="0" w:space="0" w:color="auto"/>
          </w:divBdr>
        </w:div>
        <w:div w:id="135269839">
          <w:marLeft w:val="480"/>
          <w:marRight w:val="0"/>
          <w:marTop w:val="0"/>
          <w:marBottom w:val="0"/>
          <w:divBdr>
            <w:top w:val="none" w:sz="0" w:space="0" w:color="auto"/>
            <w:left w:val="none" w:sz="0" w:space="0" w:color="auto"/>
            <w:bottom w:val="none" w:sz="0" w:space="0" w:color="auto"/>
            <w:right w:val="none" w:sz="0" w:space="0" w:color="auto"/>
          </w:divBdr>
        </w:div>
        <w:div w:id="196815897">
          <w:marLeft w:val="480"/>
          <w:marRight w:val="0"/>
          <w:marTop w:val="0"/>
          <w:marBottom w:val="0"/>
          <w:divBdr>
            <w:top w:val="none" w:sz="0" w:space="0" w:color="auto"/>
            <w:left w:val="none" w:sz="0" w:space="0" w:color="auto"/>
            <w:bottom w:val="none" w:sz="0" w:space="0" w:color="auto"/>
            <w:right w:val="none" w:sz="0" w:space="0" w:color="auto"/>
          </w:divBdr>
        </w:div>
        <w:div w:id="223103210">
          <w:marLeft w:val="480"/>
          <w:marRight w:val="0"/>
          <w:marTop w:val="0"/>
          <w:marBottom w:val="0"/>
          <w:divBdr>
            <w:top w:val="none" w:sz="0" w:space="0" w:color="auto"/>
            <w:left w:val="none" w:sz="0" w:space="0" w:color="auto"/>
            <w:bottom w:val="none" w:sz="0" w:space="0" w:color="auto"/>
            <w:right w:val="none" w:sz="0" w:space="0" w:color="auto"/>
          </w:divBdr>
        </w:div>
        <w:div w:id="311982640">
          <w:marLeft w:val="480"/>
          <w:marRight w:val="0"/>
          <w:marTop w:val="0"/>
          <w:marBottom w:val="0"/>
          <w:divBdr>
            <w:top w:val="none" w:sz="0" w:space="0" w:color="auto"/>
            <w:left w:val="none" w:sz="0" w:space="0" w:color="auto"/>
            <w:bottom w:val="none" w:sz="0" w:space="0" w:color="auto"/>
            <w:right w:val="none" w:sz="0" w:space="0" w:color="auto"/>
          </w:divBdr>
        </w:div>
        <w:div w:id="337658622">
          <w:marLeft w:val="480"/>
          <w:marRight w:val="0"/>
          <w:marTop w:val="0"/>
          <w:marBottom w:val="0"/>
          <w:divBdr>
            <w:top w:val="none" w:sz="0" w:space="0" w:color="auto"/>
            <w:left w:val="none" w:sz="0" w:space="0" w:color="auto"/>
            <w:bottom w:val="none" w:sz="0" w:space="0" w:color="auto"/>
            <w:right w:val="none" w:sz="0" w:space="0" w:color="auto"/>
          </w:divBdr>
        </w:div>
        <w:div w:id="377356998">
          <w:marLeft w:val="480"/>
          <w:marRight w:val="0"/>
          <w:marTop w:val="0"/>
          <w:marBottom w:val="0"/>
          <w:divBdr>
            <w:top w:val="none" w:sz="0" w:space="0" w:color="auto"/>
            <w:left w:val="none" w:sz="0" w:space="0" w:color="auto"/>
            <w:bottom w:val="none" w:sz="0" w:space="0" w:color="auto"/>
            <w:right w:val="none" w:sz="0" w:space="0" w:color="auto"/>
          </w:divBdr>
        </w:div>
        <w:div w:id="386614233">
          <w:marLeft w:val="480"/>
          <w:marRight w:val="0"/>
          <w:marTop w:val="0"/>
          <w:marBottom w:val="0"/>
          <w:divBdr>
            <w:top w:val="none" w:sz="0" w:space="0" w:color="auto"/>
            <w:left w:val="none" w:sz="0" w:space="0" w:color="auto"/>
            <w:bottom w:val="none" w:sz="0" w:space="0" w:color="auto"/>
            <w:right w:val="none" w:sz="0" w:space="0" w:color="auto"/>
          </w:divBdr>
        </w:div>
        <w:div w:id="423690425">
          <w:marLeft w:val="480"/>
          <w:marRight w:val="0"/>
          <w:marTop w:val="0"/>
          <w:marBottom w:val="0"/>
          <w:divBdr>
            <w:top w:val="none" w:sz="0" w:space="0" w:color="auto"/>
            <w:left w:val="none" w:sz="0" w:space="0" w:color="auto"/>
            <w:bottom w:val="none" w:sz="0" w:space="0" w:color="auto"/>
            <w:right w:val="none" w:sz="0" w:space="0" w:color="auto"/>
          </w:divBdr>
        </w:div>
        <w:div w:id="439958221">
          <w:marLeft w:val="480"/>
          <w:marRight w:val="0"/>
          <w:marTop w:val="0"/>
          <w:marBottom w:val="0"/>
          <w:divBdr>
            <w:top w:val="none" w:sz="0" w:space="0" w:color="auto"/>
            <w:left w:val="none" w:sz="0" w:space="0" w:color="auto"/>
            <w:bottom w:val="none" w:sz="0" w:space="0" w:color="auto"/>
            <w:right w:val="none" w:sz="0" w:space="0" w:color="auto"/>
          </w:divBdr>
        </w:div>
        <w:div w:id="510491466">
          <w:marLeft w:val="480"/>
          <w:marRight w:val="0"/>
          <w:marTop w:val="0"/>
          <w:marBottom w:val="0"/>
          <w:divBdr>
            <w:top w:val="none" w:sz="0" w:space="0" w:color="auto"/>
            <w:left w:val="none" w:sz="0" w:space="0" w:color="auto"/>
            <w:bottom w:val="none" w:sz="0" w:space="0" w:color="auto"/>
            <w:right w:val="none" w:sz="0" w:space="0" w:color="auto"/>
          </w:divBdr>
        </w:div>
        <w:div w:id="520555073">
          <w:marLeft w:val="480"/>
          <w:marRight w:val="0"/>
          <w:marTop w:val="0"/>
          <w:marBottom w:val="0"/>
          <w:divBdr>
            <w:top w:val="none" w:sz="0" w:space="0" w:color="auto"/>
            <w:left w:val="none" w:sz="0" w:space="0" w:color="auto"/>
            <w:bottom w:val="none" w:sz="0" w:space="0" w:color="auto"/>
            <w:right w:val="none" w:sz="0" w:space="0" w:color="auto"/>
          </w:divBdr>
        </w:div>
        <w:div w:id="537742453">
          <w:marLeft w:val="480"/>
          <w:marRight w:val="0"/>
          <w:marTop w:val="0"/>
          <w:marBottom w:val="0"/>
          <w:divBdr>
            <w:top w:val="none" w:sz="0" w:space="0" w:color="auto"/>
            <w:left w:val="none" w:sz="0" w:space="0" w:color="auto"/>
            <w:bottom w:val="none" w:sz="0" w:space="0" w:color="auto"/>
            <w:right w:val="none" w:sz="0" w:space="0" w:color="auto"/>
          </w:divBdr>
        </w:div>
        <w:div w:id="611397973">
          <w:marLeft w:val="480"/>
          <w:marRight w:val="0"/>
          <w:marTop w:val="0"/>
          <w:marBottom w:val="0"/>
          <w:divBdr>
            <w:top w:val="none" w:sz="0" w:space="0" w:color="auto"/>
            <w:left w:val="none" w:sz="0" w:space="0" w:color="auto"/>
            <w:bottom w:val="none" w:sz="0" w:space="0" w:color="auto"/>
            <w:right w:val="none" w:sz="0" w:space="0" w:color="auto"/>
          </w:divBdr>
        </w:div>
        <w:div w:id="645083768">
          <w:marLeft w:val="480"/>
          <w:marRight w:val="0"/>
          <w:marTop w:val="0"/>
          <w:marBottom w:val="0"/>
          <w:divBdr>
            <w:top w:val="none" w:sz="0" w:space="0" w:color="auto"/>
            <w:left w:val="none" w:sz="0" w:space="0" w:color="auto"/>
            <w:bottom w:val="none" w:sz="0" w:space="0" w:color="auto"/>
            <w:right w:val="none" w:sz="0" w:space="0" w:color="auto"/>
          </w:divBdr>
        </w:div>
        <w:div w:id="696664131">
          <w:marLeft w:val="480"/>
          <w:marRight w:val="0"/>
          <w:marTop w:val="0"/>
          <w:marBottom w:val="0"/>
          <w:divBdr>
            <w:top w:val="none" w:sz="0" w:space="0" w:color="auto"/>
            <w:left w:val="none" w:sz="0" w:space="0" w:color="auto"/>
            <w:bottom w:val="none" w:sz="0" w:space="0" w:color="auto"/>
            <w:right w:val="none" w:sz="0" w:space="0" w:color="auto"/>
          </w:divBdr>
        </w:div>
        <w:div w:id="790590867">
          <w:marLeft w:val="480"/>
          <w:marRight w:val="0"/>
          <w:marTop w:val="0"/>
          <w:marBottom w:val="0"/>
          <w:divBdr>
            <w:top w:val="none" w:sz="0" w:space="0" w:color="auto"/>
            <w:left w:val="none" w:sz="0" w:space="0" w:color="auto"/>
            <w:bottom w:val="none" w:sz="0" w:space="0" w:color="auto"/>
            <w:right w:val="none" w:sz="0" w:space="0" w:color="auto"/>
          </w:divBdr>
        </w:div>
        <w:div w:id="916355835">
          <w:marLeft w:val="480"/>
          <w:marRight w:val="0"/>
          <w:marTop w:val="0"/>
          <w:marBottom w:val="0"/>
          <w:divBdr>
            <w:top w:val="none" w:sz="0" w:space="0" w:color="auto"/>
            <w:left w:val="none" w:sz="0" w:space="0" w:color="auto"/>
            <w:bottom w:val="none" w:sz="0" w:space="0" w:color="auto"/>
            <w:right w:val="none" w:sz="0" w:space="0" w:color="auto"/>
          </w:divBdr>
        </w:div>
        <w:div w:id="934244316">
          <w:marLeft w:val="480"/>
          <w:marRight w:val="0"/>
          <w:marTop w:val="0"/>
          <w:marBottom w:val="0"/>
          <w:divBdr>
            <w:top w:val="none" w:sz="0" w:space="0" w:color="auto"/>
            <w:left w:val="none" w:sz="0" w:space="0" w:color="auto"/>
            <w:bottom w:val="none" w:sz="0" w:space="0" w:color="auto"/>
            <w:right w:val="none" w:sz="0" w:space="0" w:color="auto"/>
          </w:divBdr>
        </w:div>
      </w:divsChild>
    </w:div>
    <w:div w:id="637608407">
      <w:bodyDiv w:val="1"/>
      <w:marLeft w:val="0"/>
      <w:marRight w:val="0"/>
      <w:marTop w:val="0"/>
      <w:marBottom w:val="0"/>
      <w:divBdr>
        <w:top w:val="none" w:sz="0" w:space="0" w:color="auto"/>
        <w:left w:val="none" w:sz="0" w:space="0" w:color="auto"/>
        <w:bottom w:val="none" w:sz="0" w:space="0" w:color="auto"/>
        <w:right w:val="none" w:sz="0" w:space="0" w:color="auto"/>
      </w:divBdr>
    </w:div>
    <w:div w:id="637682212">
      <w:bodyDiv w:val="1"/>
      <w:marLeft w:val="0"/>
      <w:marRight w:val="0"/>
      <w:marTop w:val="0"/>
      <w:marBottom w:val="0"/>
      <w:divBdr>
        <w:top w:val="none" w:sz="0" w:space="0" w:color="auto"/>
        <w:left w:val="none" w:sz="0" w:space="0" w:color="auto"/>
        <w:bottom w:val="none" w:sz="0" w:space="0" w:color="auto"/>
        <w:right w:val="none" w:sz="0" w:space="0" w:color="auto"/>
      </w:divBdr>
    </w:div>
    <w:div w:id="637957930">
      <w:bodyDiv w:val="1"/>
      <w:marLeft w:val="0"/>
      <w:marRight w:val="0"/>
      <w:marTop w:val="0"/>
      <w:marBottom w:val="0"/>
      <w:divBdr>
        <w:top w:val="none" w:sz="0" w:space="0" w:color="auto"/>
        <w:left w:val="none" w:sz="0" w:space="0" w:color="auto"/>
        <w:bottom w:val="none" w:sz="0" w:space="0" w:color="auto"/>
        <w:right w:val="none" w:sz="0" w:space="0" w:color="auto"/>
      </w:divBdr>
    </w:div>
    <w:div w:id="638389560">
      <w:bodyDiv w:val="1"/>
      <w:marLeft w:val="0"/>
      <w:marRight w:val="0"/>
      <w:marTop w:val="0"/>
      <w:marBottom w:val="0"/>
      <w:divBdr>
        <w:top w:val="none" w:sz="0" w:space="0" w:color="auto"/>
        <w:left w:val="none" w:sz="0" w:space="0" w:color="auto"/>
        <w:bottom w:val="none" w:sz="0" w:space="0" w:color="auto"/>
        <w:right w:val="none" w:sz="0" w:space="0" w:color="auto"/>
      </w:divBdr>
    </w:div>
    <w:div w:id="638530949">
      <w:bodyDiv w:val="1"/>
      <w:marLeft w:val="0"/>
      <w:marRight w:val="0"/>
      <w:marTop w:val="0"/>
      <w:marBottom w:val="0"/>
      <w:divBdr>
        <w:top w:val="none" w:sz="0" w:space="0" w:color="auto"/>
        <w:left w:val="none" w:sz="0" w:space="0" w:color="auto"/>
        <w:bottom w:val="none" w:sz="0" w:space="0" w:color="auto"/>
        <w:right w:val="none" w:sz="0" w:space="0" w:color="auto"/>
      </w:divBdr>
    </w:div>
    <w:div w:id="638539896">
      <w:bodyDiv w:val="1"/>
      <w:marLeft w:val="0"/>
      <w:marRight w:val="0"/>
      <w:marTop w:val="0"/>
      <w:marBottom w:val="0"/>
      <w:divBdr>
        <w:top w:val="none" w:sz="0" w:space="0" w:color="auto"/>
        <w:left w:val="none" w:sz="0" w:space="0" w:color="auto"/>
        <w:bottom w:val="none" w:sz="0" w:space="0" w:color="auto"/>
        <w:right w:val="none" w:sz="0" w:space="0" w:color="auto"/>
      </w:divBdr>
    </w:div>
    <w:div w:id="639308505">
      <w:bodyDiv w:val="1"/>
      <w:marLeft w:val="0"/>
      <w:marRight w:val="0"/>
      <w:marTop w:val="0"/>
      <w:marBottom w:val="0"/>
      <w:divBdr>
        <w:top w:val="none" w:sz="0" w:space="0" w:color="auto"/>
        <w:left w:val="none" w:sz="0" w:space="0" w:color="auto"/>
        <w:bottom w:val="none" w:sz="0" w:space="0" w:color="auto"/>
        <w:right w:val="none" w:sz="0" w:space="0" w:color="auto"/>
      </w:divBdr>
    </w:div>
    <w:div w:id="639651483">
      <w:bodyDiv w:val="1"/>
      <w:marLeft w:val="0"/>
      <w:marRight w:val="0"/>
      <w:marTop w:val="0"/>
      <w:marBottom w:val="0"/>
      <w:divBdr>
        <w:top w:val="none" w:sz="0" w:space="0" w:color="auto"/>
        <w:left w:val="none" w:sz="0" w:space="0" w:color="auto"/>
        <w:bottom w:val="none" w:sz="0" w:space="0" w:color="auto"/>
        <w:right w:val="none" w:sz="0" w:space="0" w:color="auto"/>
      </w:divBdr>
      <w:divsChild>
        <w:div w:id="23098519">
          <w:marLeft w:val="480"/>
          <w:marRight w:val="0"/>
          <w:marTop w:val="0"/>
          <w:marBottom w:val="0"/>
          <w:divBdr>
            <w:top w:val="none" w:sz="0" w:space="0" w:color="auto"/>
            <w:left w:val="none" w:sz="0" w:space="0" w:color="auto"/>
            <w:bottom w:val="none" w:sz="0" w:space="0" w:color="auto"/>
            <w:right w:val="none" w:sz="0" w:space="0" w:color="auto"/>
          </w:divBdr>
        </w:div>
        <w:div w:id="25524601">
          <w:marLeft w:val="480"/>
          <w:marRight w:val="0"/>
          <w:marTop w:val="0"/>
          <w:marBottom w:val="0"/>
          <w:divBdr>
            <w:top w:val="none" w:sz="0" w:space="0" w:color="auto"/>
            <w:left w:val="none" w:sz="0" w:space="0" w:color="auto"/>
            <w:bottom w:val="none" w:sz="0" w:space="0" w:color="auto"/>
            <w:right w:val="none" w:sz="0" w:space="0" w:color="auto"/>
          </w:divBdr>
        </w:div>
        <w:div w:id="26681311">
          <w:marLeft w:val="480"/>
          <w:marRight w:val="0"/>
          <w:marTop w:val="0"/>
          <w:marBottom w:val="0"/>
          <w:divBdr>
            <w:top w:val="none" w:sz="0" w:space="0" w:color="auto"/>
            <w:left w:val="none" w:sz="0" w:space="0" w:color="auto"/>
            <w:bottom w:val="none" w:sz="0" w:space="0" w:color="auto"/>
            <w:right w:val="none" w:sz="0" w:space="0" w:color="auto"/>
          </w:divBdr>
        </w:div>
        <w:div w:id="28725149">
          <w:marLeft w:val="480"/>
          <w:marRight w:val="0"/>
          <w:marTop w:val="0"/>
          <w:marBottom w:val="0"/>
          <w:divBdr>
            <w:top w:val="none" w:sz="0" w:space="0" w:color="auto"/>
            <w:left w:val="none" w:sz="0" w:space="0" w:color="auto"/>
            <w:bottom w:val="none" w:sz="0" w:space="0" w:color="auto"/>
            <w:right w:val="none" w:sz="0" w:space="0" w:color="auto"/>
          </w:divBdr>
        </w:div>
        <w:div w:id="44262239">
          <w:marLeft w:val="480"/>
          <w:marRight w:val="0"/>
          <w:marTop w:val="0"/>
          <w:marBottom w:val="0"/>
          <w:divBdr>
            <w:top w:val="none" w:sz="0" w:space="0" w:color="auto"/>
            <w:left w:val="none" w:sz="0" w:space="0" w:color="auto"/>
            <w:bottom w:val="none" w:sz="0" w:space="0" w:color="auto"/>
            <w:right w:val="none" w:sz="0" w:space="0" w:color="auto"/>
          </w:divBdr>
        </w:div>
        <w:div w:id="45877540">
          <w:marLeft w:val="480"/>
          <w:marRight w:val="0"/>
          <w:marTop w:val="0"/>
          <w:marBottom w:val="0"/>
          <w:divBdr>
            <w:top w:val="none" w:sz="0" w:space="0" w:color="auto"/>
            <w:left w:val="none" w:sz="0" w:space="0" w:color="auto"/>
            <w:bottom w:val="none" w:sz="0" w:space="0" w:color="auto"/>
            <w:right w:val="none" w:sz="0" w:space="0" w:color="auto"/>
          </w:divBdr>
        </w:div>
        <w:div w:id="51973134">
          <w:marLeft w:val="480"/>
          <w:marRight w:val="0"/>
          <w:marTop w:val="0"/>
          <w:marBottom w:val="0"/>
          <w:divBdr>
            <w:top w:val="none" w:sz="0" w:space="0" w:color="auto"/>
            <w:left w:val="none" w:sz="0" w:space="0" w:color="auto"/>
            <w:bottom w:val="none" w:sz="0" w:space="0" w:color="auto"/>
            <w:right w:val="none" w:sz="0" w:space="0" w:color="auto"/>
          </w:divBdr>
        </w:div>
        <w:div w:id="91554163">
          <w:marLeft w:val="480"/>
          <w:marRight w:val="0"/>
          <w:marTop w:val="0"/>
          <w:marBottom w:val="0"/>
          <w:divBdr>
            <w:top w:val="none" w:sz="0" w:space="0" w:color="auto"/>
            <w:left w:val="none" w:sz="0" w:space="0" w:color="auto"/>
            <w:bottom w:val="none" w:sz="0" w:space="0" w:color="auto"/>
            <w:right w:val="none" w:sz="0" w:space="0" w:color="auto"/>
          </w:divBdr>
        </w:div>
        <w:div w:id="102000548">
          <w:marLeft w:val="480"/>
          <w:marRight w:val="0"/>
          <w:marTop w:val="0"/>
          <w:marBottom w:val="0"/>
          <w:divBdr>
            <w:top w:val="none" w:sz="0" w:space="0" w:color="auto"/>
            <w:left w:val="none" w:sz="0" w:space="0" w:color="auto"/>
            <w:bottom w:val="none" w:sz="0" w:space="0" w:color="auto"/>
            <w:right w:val="none" w:sz="0" w:space="0" w:color="auto"/>
          </w:divBdr>
        </w:div>
        <w:div w:id="102459271">
          <w:marLeft w:val="480"/>
          <w:marRight w:val="0"/>
          <w:marTop w:val="0"/>
          <w:marBottom w:val="0"/>
          <w:divBdr>
            <w:top w:val="none" w:sz="0" w:space="0" w:color="auto"/>
            <w:left w:val="none" w:sz="0" w:space="0" w:color="auto"/>
            <w:bottom w:val="none" w:sz="0" w:space="0" w:color="auto"/>
            <w:right w:val="none" w:sz="0" w:space="0" w:color="auto"/>
          </w:divBdr>
        </w:div>
        <w:div w:id="142964327">
          <w:marLeft w:val="480"/>
          <w:marRight w:val="0"/>
          <w:marTop w:val="0"/>
          <w:marBottom w:val="0"/>
          <w:divBdr>
            <w:top w:val="none" w:sz="0" w:space="0" w:color="auto"/>
            <w:left w:val="none" w:sz="0" w:space="0" w:color="auto"/>
            <w:bottom w:val="none" w:sz="0" w:space="0" w:color="auto"/>
            <w:right w:val="none" w:sz="0" w:space="0" w:color="auto"/>
          </w:divBdr>
        </w:div>
        <w:div w:id="144325245">
          <w:marLeft w:val="480"/>
          <w:marRight w:val="0"/>
          <w:marTop w:val="0"/>
          <w:marBottom w:val="0"/>
          <w:divBdr>
            <w:top w:val="none" w:sz="0" w:space="0" w:color="auto"/>
            <w:left w:val="none" w:sz="0" w:space="0" w:color="auto"/>
            <w:bottom w:val="none" w:sz="0" w:space="0" w:color="auto"/>
            <w:right w:val="none" w:sz="0" w:space="0" w:color="auto"/>
          </w:divBdr>
        </w:div>
        <w:div w:id="144589435">
          <w:marLeft w:val="480"/>
          <w:marRight w:val="0"/>
          <w:marTop w:val="0"/>
          <w:marBottom w:val="0"/>
          <w:divBdr>
            <w:top w:val="none" w:sz="0" w:space="0" w:color="auto"/>
            <w:left w:val="none" w:sz="0" w:space="0" w:color="auto"/>
            <w:bottom w:val="none" w:sz="0" w:space="0" w:color="auto"/>
            <w:right w:val="none" w:sz="0" w:space="0" w:color="auto"/>
          </w:divBdr>
        </w:div>
        <w:div w:id="175658476">
          <w:marLeft w:val="480"/>
          <w:marRight w:val="0"/>
          <w:marTop w:val="0"/>
          <w:marBottom w:val="0"/>
          <w:divBdr>
            <w:top w:val="none" w:sz="0" w:space="0" w:color="auto"/>
            <w:left w:val="none" w:sz="0" w:space="0" w:color="auto"/>
            <w:bottom w:val="none" w:sz="0" w:space="0" w:color="auto"/>
            <w:right w:val="none" w:sz="0" w:space="0" w:color="auto"/>
          </w:divBdr>
        </w:div>
        <w:div w:id="185215110">
          <w:marLeft w:val="480"/>
          <w:marRight w:val="0"/>
          <w:marTop w:val="0"/>
          <w:marBottom w:val="0"/>
          <w:divBdr>
            <w:top w:val="none" w:sz="0" w:space="0" w:color="auto"/>
            <w:left w:val="none" w:sz="0" w:space="0" w:color="auto"/>
            <w:bottom w:val="none" w:sz="0" w:space="0" w:color="auto"/>
            <w:right w:val="none" w:sz="0" w:space="0" w:color="auto"/>
          </w:divBdr>
        </w:div>
        <w:div w:id="189143906">
          <w:marLeft w:val="480"/>
          <w:marRight w:val="0"/>
          <w:marTop w:val="0"/>
          <w:marBottom w:val="0"/>
          <w:divBdr>
            <w:top w:val="none" w:sz="0" w:space="0" w:color="auto"/>
            <w:left w:val="none" w:sz="0" w:space="0" w:color="auto"/>
            <w:bottom w:val="none" w:sz="0" w:space="0" w:color="auto"/>
            <w:right w:val="none" w:sz="0" w:space="0" w:color="auto"/>
          </w:divBdr>
        </w:div>
        <w:div w:id="217669902">
          <w:marLeft w:val="480"/>
          <w:marRight w:val="0"/>
          <w:marTop w:val="0"/>
          <w:marBottom w:val="0"/>
          <w:divBdr>
            <w:top w:val="none" w:sz="0" w:space="0" w:color="auto"/>
            <w:left w:val="none" w:sz="0" w:space="0" w:color="auto"/>
            <w:bottom w:val="none" w:sz="0" w:space="0" w:color="auto"/>
            <w:right w:val="none" w:sz="0" w:space="0" w:color="auto"/>
          </w:divBdr>
        </w:div>
        <w:div w:id="244459686">
          <w:marLeft w:val="480"/>
          <w:marRight w:val="0"/>
          <w:marTop w:val="0"/>
          <w:marBottom w:val="0"/>
          <w:divBdr>
            <w:top w:val="none" w:sz="0" w:space="0" w:color="auto"/>
            <w:left w:val="none" w:sz="0" w:space="0" w:color="auto"/>
            <w:bottom w:val="none" w:sz="0" w:space="0" w:color="auto"/>
            <w:right w:val="none" w:sz="0" w:space="0" w:color="auto"/>
          </w:divBdr>
        </w:div>
        <w:div w:id="311181360">
          <w:marLeft w:val="480"/>
          <w:marRight w:val="0"/>
          <w:marTop w:val="0"/>
          <w:marBottom w:val="0"/>
          <w:divBdr>
            <w:top w:val="none" w:sz="0" w:space="0" w:color="auto"/>
            <w:left w:val="none" w:sz="0" w:space="0" w:color="auto"/>
            <w:bottom w:val="none" w:sz="0" w:space="0" w:color="auto"/>
            <w:right w:val="none" w:sz="0" w:space="0" w:color="auto"/>
          </w:divBdr>
        </w:div>
        <w:div w:id="367150841">
          <w:marLeft w:val="480"/>
          <w:marRight w:val="0"/>
          <w:marTop w:val="0"/>
          <w:marBottom w:val="0"/>
          <w:divBdr>
            <w:top w:val="none" w:sz="0" w:space="0" w:color="auto"/>
            <w:left w:val="none" w:sz="0" w:space="0" w:color="auto"/>
            <w:bottom w:val="none" w:sz="0" w:space="0" w:color="auto"/>
            <w:right w:val="none" w:sz="0" w:space="0" w:color="auto"/>
          </w:divBdr>
        </w:div>
        <w:div w:id="368455791">
          <w:marLeft w:val="480"/>
          <w:marRight w:val="0"/>
          <w:marTop w:val="0"/>
          <w:marBottom w:val="0"/>
          <w:divBdr>
            <w:top w:val="none" w:sz="0" w:space="0" w:color="auto"/>
            <w:left w:val="none" w:sz="0" w:space="0" w:color="auto"/>
            <w:bottom w:val="none" w:sz="0" w:space="0" w:color="auto"/>
            <w:right w:val="none" w:sz="0" w:space="0" w:color="auto"/>
          </w:divBdr>
        </w:div>
        <w:div w:id="377247040">
          <w:marLeft w:val="480"/>
          <w:marRight w:val="0"/>
          <w:marTop w:val="0"/>
          <w:marBottom w:val="0"/>
          <w:divBdr>
            <w:top w:val="none" w:sz="0" w:space="0" w:color="auto"/>
            <w:left w:val="none" w:sz="0" w:space="0" w:color="auto"/>
            <w:bottom w:val="none" w:sz="0" w:space="0" w:color="auto"/>
            <w:right w:val="none" w:sz="0" w:space="0" w:color="auto"/>
          </w:divBdr>
        </w:div>
        <w:div w:id="397561619">
          <w:marLeft w:val="480"/>
          <w:marRight w:val="0"/>
          <w:marTop w:val="0"/>
          <w:marBottom w:val="0"/>
          <w:divBdr>
            <w:top w:val="none" w:sz="0" w:space="0" w:color="auto"/>
            <w:left w:val="none" w:sz="0" w:space="0" w:color="auto"/>
            <w:bottom w:val="none" w:sz="0" w:space="0" w:color="auto"/>
            <w:right w:val="none" w:sz="0" w:space="0" w:color="auto"/>
          </w:divBdr>
        </w:div>
        <w:div w:id="399443834">
          <w:marLeft w:val="480"/>
          <w:marRight w:val="0"/>
          <w:marTop w:val="0"/>
          <w:marBottom w:val="0"/>
          <w:divBdr>
            <w:top w:val="none" w:sz="0" w:space="0" w:color="auto"/>
            <w:left w:val="none" w:sz="0" w:space="0" w:color="auto"/>
            <w:bottom w:val="none" w:sz="0" w:space="0" w:color="auto"/>
            <w:right w:val="none" w:sz="0" w:space="0" w:color="auto"/>
          </w:divBdr>
        </w:div>
        <w:div w:id="423428332">
          <w:marLeft w:val="480"/>
          <w:marRight w:val="0"/>
          <w:marTop w:val="0"/>
          <w:marBottom w:val="0"/>
          <w:divBdr>
            <w:top w:val="none" w:sz="0" w:space="0" w:color="auto"/>
            <w:left w:val="none" w:sz="0" w:space="0" w:color="auto"/>
            <w:bottom w:val="none" w:sz="0" w:space="0" w:color="auto"/>
            <w:right w:val="none" w:sz="0" w:space="0" w:color="auto"/>
          </w:divBdr>
        </w:div>
        <w:div w:id="423498617">
          <w:marLeft w:val="480"/>
          <w:marRight w:val="0"/>
          <w:marTop w:val="0"/>
          <w:marBottom w:val="0"/>
          <w:divBdr>
            <w:top w:val="none" w:sz="0" w:space="0" w:color="auto"/>
            <w:left w:val="none" w:sz="0" w:space="0" w:color="auto"/>
            <w:bottom w:val="none" w:sz="0" w:space="0" w:color="auto"/>
            <w:right w:val="none" w:sz="0" w:space="0" w:color="auto"/>
          </w:divBdr>
        </w:div>
        <w:div w:id="490602769">
          <w:marLeft w:val="480"/>
          <w:marRight w:val="0"/>
          <w:marTop w:val="0"/>
          <w:marBottom w:val="0"/>
          <w:divBdr>
            <w:top w:val="none" w:sz="0" w:space="0" w:color="auto"/>
            <w:left w:val="none" w:sz="0" w:space="0" w:color="auto"/>
            <w:bottom w:val="none" w:sz="0" w:space="0" w:color="auto"/>
            <w:right w:val="none" w:sz="0" w:space="0" w:color="auto"/>
          </w:divBdr>
        </w:div>
        <w:div w:id="495657514">
          <w:marLeft w:val="480"/>
          <w:marRight w:val="0"/>
          <w:marTop w:val="0"/>
          <w:marBottom w:val="0"/>
          <w:divBdr>
            <w:top w:val="none" w:sz="0" w:space="0" w:color="auto"/>
            <w:left w:val="none" w:sz="0" w:space="0" w:color="auto"/>
            <w:bottom w:val="none" w:sz="0" w:space="0" w:color="auto"/>
            <w:right w:val="none" w:sz="0" w:space="0" w:color="auto"/>
          </w:divBdr>
        </w:div>
        <w:div w:id="525631176">
          <w:marLeft w:val="480"/>
          <w:marRight w:val="0"/>
          <w:marTop w:val="0"/>
          <w:marBottom w:val="0"/>
          <w:divBdr>
            <w:top w:val="none" w:sz="0" w:space="0" w:color="auto"/>
            <w:left w:val="none" w:sz="0" w:space="0" w:color="auto"/>
            <w:bottom w:val="none" w:sz="0" w:space="0" w:color="auto"/>
            <w:right w:val="none" w:sz="0" w:space="0" w:color="auto"/>
          </w:divBdr>
        </w:div>
        <w:div w:id="534468716">
          <w:marLeft w:val="480"/>
          <w:marRight w:val="0"/>
          <w:marTop w:val="0"/>
          <w:marBottom w:val="0"/>
          <w:divBdr>
            <w:top w:val="none" w:sz="0" w:space="0" w:color="auto"/>
            <w:left w:val="none" w:sz="0" w:space="0" w:color="auto"/>
            <w:bottom w:val="none" w:sz="0" w:space="0" w:color="auto"/>
            <w:right w:val="none" w:sz="0" w:space="0" w:color="auto"/>
          </w:divBdr>
        </w:div>
        <w:div w:id="625042767">
          <w:marLeft w:val="480"/>
          <w:marRight w:val="0"/>
          <w:marTop w:val="0"/>
          <w:marBottom w:val="0"/>
          <w:divBdr>
            <w:top w:val="none" w:sz="0" w:space="0" w:color="auto"/>
            <w:left w:val="none" w:sz="0" w:space="0" w:color="auto"/>
            <w:bottom w:val="none" w:sz="0" w:space="0" w:color="auto"/>
            <w:right w:val="none" w:sz="0" w:space="0" w:color="auto"/>
          </w:divBdr>
        </w:div>
        <w:div w:id="658773476">
          <w:marLeft w:val="480"/>
          <w:marRight w:val="0"/>
          <w:marTop w:val="0"/>
          <w:marBottom w:val="0"/>
          <w:divBdr>
            <w:top w:val="none" w:sz="0" w:space="0" w:color="auto"/>
            <w:left w:val="none" w:sz="0" w:space="0" w:color="auto"/>
            <w:bottom w:val="none" w:sz="0" w:space="0" w:color="auto"/>
            <w:right w:val="none" w:sz="0" w:space="0" w:color="auto"/>
          </w:divBdr>
        </w:div>
        <w:div w:id="670522515">
          <w:marLeft w:val="480"/>
          <w:marRight w:val="0"/>
          <w:marTop w:val="0"/>
          <w:marBottom w:val="0"/>
          <w:divBdr>
            <w:top w:val="none" w:sz="0" w:space="0" w:color="auto"/>
            <w:left w:val="none" w:sz="0" w:space="0" w:color="auto"/>
            <w:bottom w:val="none" w:sz="0" w:space="0" w:color="auto"/>
            <w:right w:val="none" w:sz="0" w:space="0" w:color="auto"/>
          </w:divBdr>
        </w:div>
        <w:div w:id="681590696">
          <w:marLeft w:val="480"/>
          <w:marRight w:val="0"/>
          <w:marTop w:val="0"/>
          <w:marBottom w:val="0"/>
          <w:divBdr>
            <w:top w:val="none" w:sz="0" w:space="0" w:color="auto"/>
            <w:left w:val="none" w:sz="0" w:space="0" w:color="auto"/>
            <w:bottom w:val="none" w:sz="0" w:space="0" w:color="auto"/>
            <w:right w:val="none" w:sz="0" w:space="0" w:color="auto"/>
          </w:divBdr>
        </w:div>
        <w:div w:id="745999953">
          <w:marLeft w:val="480"/>
          <w:marRight w:val="0"/>
          <w:marTop w:val="0"/>
          <w:marBottom w:val="0"/>
          <w:divBdr>
            <w:top w:val="none" w:sz="0" w:space="0" w:color="auto"/>
            <w:left w:val="none" w:sz="0" w:space="0" w:color="auto"/>
            <w:bottom w:val="none" w:sz="0" w:space="0" w:color="auto"/>
            <w:right w:val="none" w:sz="0" w:space="0" w:color="auto"/>
          </w:divBdr>
        </w:div>
        <w:div w:id="771123994">
          <w:marLeft w:val="480"/>
          <w:marRight w:val="0"/>
          <w:marTop w:val="0"/>
          <w:marBottom w:val="0"/>
          <w:divBdr>
            <w:top w:val="none" w:sz="0" w:space="0" w:color="auto"/>
            <w:left w:val="none" w:sz="0" w:space="0" w:color="auto"/>
            <w:bottom w:val="none" w:sz="0" w:space="0" w:color="auto"/>
            <w:right w:val="none" w:sz="0" w:space="0" w:color="auto"/>
          </w:divBdr>
        </w:div>
        <w:div w:id="818884444">
          <w:marLeft w:val="480"/>
          <w:marRight w:val="0"/>
          <w:marTop w:val="0"/>
          <w:marBottom w:val="0"/>
          <w:divBdr>
            <w:top w:val="none" w:sz="0" w:space="0" w:color="auto"/>
            <w:left w:val="none" w:sz="0" w:space="0" w:color="auto"/>
            <w:bottom w:val="none" w:sz="0" w:space="0" w:color="auto"/>
            <w:right w:val="none" w:sz="0" w:space="0" w:color="auto"/>
          </w:divBdr>
        </w:div>
        <w:div w:id="950357603">
          <w:marLeft w:val="480"/>
          <w:marRight w:val="0"/>
          <w:marTop w:val="0"/>
          <w:marBottom w:val="0"/>
          <w:divBdr>
            <w:top w:val="none" w:sz="0" w:space="0" w:color="auto"/>
            <w:left w:val="none" w:sz="0" w:space="0" w:color="auto"/>
            <w:bottom w:val="none" w:sz="0" w:space="0" w:color="auto"/>
            <w:right w:val="none" w:sz="0" w:space="0" w:color="auto"/>
          </w:divBdr>
        </w:div>
        <w:div w:id="990250197">
          <w:marLeft w:val="480"/>
          <w:marRight w:val="0"/>
          <w:marTop w:val="0"/>
          <w:marBottom w:val="0"/>
          <w:divBdr>
            <w:top w:val="none" w:sz="0" w:space="0" w:color="auto"/>
            <w:left w:val="none" w:sz="0" w:space="0" w:color="auto"/>
            <w:bottom w:val="none" w:sz="0" w:space="0" w:color="auto"/>
            <w:right w:val="none" w:sz="0" w:space="0" w:color="auto"/>
          </w:divBdr>
        </w:div>
      </w:divsChild>
    </w:div>
    <w:div w:id="639917228">
      <w:bodyDiv w:val="1"/>
      <w:marLeft w:val="0"/>
      <w:marRight w:val="0"/>
      <w:marTop w:val="0"/>
      <w:marBottom w:val="0"/>
      <w:divBdr>
        <w:top w:val="none" w:sz="0" w:space="0" w:color="auto"/>
        <w:left w:val="none" w:sz="0" w:space="0" w:color="auto"/>
        <w:bottom w:val="none" w:sz="0" w:space="0" w:color="auto"/>
        <w:right w:val="none" w:sz="0" w:space="0" w:color="auto"/>
      </w:divBdr>
    </w:div>
    <w:div w:id="639924629">
      <w:bodyDiv w:val="1"/>
      <w:marLeft w:val="0"/>
      <w:marRight w:val="0"/>
      <w:marTop w:val="0"/>
      <w:marBottom w:val="0"/>
      <w:divBdr>
        <w:top w:val="none" w:sz="0" w:space="0" w:color="auto"/>
        <w:left w:val="none" w:sz="0" w:space="0" w:color="auto"/>
        <w:bottom w:val="none" w:sz="0" w:space="0" w:color="auto"/>
        <w:right w:val="none" w:sz="0" w:space="0" w:color="auto"/>
      </w:divBdr>
    </w:div>
    <w:div w:id="640038841">
      <w:bodyDiv w:val="1"/>
      <w:marLeft w:val="0"/>
      <w:marRight w:val="0"/>
      <w:marTop w:val="0"/>
      <w:marBottom w:val="0"/>
      <w:divBdr>
        <w:top w:val="none" w:sz="0" w:space="0" w:color="auto"/>
        <w:left w:val="none" w:sz="0" w:space="0" w:color="auto"/>
        <w:bottom w:val="none" w:sz="0" w:space="0" w:color="auto"/>
        <w:right w:val="none" w:sz="0" w:space="0" w:color="auto"/>
      </w:divBdr>
    </w:div>
    <w:div w:id="640043229">
      <w:bodyDiv w:val="1"/>
      <w:marLeft w:val="0"/>
      <w:marRight w:val="0"/>
      <w:marTop w:val="0"/>
      <w:marBottom w:val="0"/>
      <w:divBdr>
        <w:top w:val="none" w:sz="0" w:space="0" w:color="auto"/>
        <w:left w:val="none" w:sz="0" w:space="0" w:color="auto"/>
        <w:bottom w:val="none" w:sz="0" w:space="0" w:color="auto"/>
        <w:right w:val="none" w:sz="0" w:space="0" w:color="auto"/>
      </w:divBdr>
      <w:divsChild>
        <w:div w:id="149561991">
          <w:marLeft w:val="480"/>
          <w:marRight w:val="0"/>
          <w:marTop w:val="0"/>
          <w:marBottom w:val="0"/>
          <w:divBdr>
            <w:top w:val="none" w:sz="0" w:space="0" w:color="auto"/>
            <w:left w:val="none" w:sz="0" w:space="0" w:color="auto"/>
            <w:bottom w:val="none" w:sz="0" w:space="0" w:color="auto"/>
            <w:right w:val="none" w:sz="0" w:space="0" w:color="auto"/>
          </w:divBdr>
        </w:div>
        <w:div w:id="350036537">
          <w:marLeft w:val="480"/>
          <w:marRight w:val="0"/>
          <w:marTop w:val="0"/>
          <w:marBottom w:val="0"/>
          <w:divBdr>
            <w:top w:val="none" w:sz="0" w:space="0" w:color="auto"/>
            <w:left w:val="none" w:sz="0" w:space="0" w:color="auto"/>
            <w:bottom w:val="none" w:sz="0" w:space="0" w:color="auto"/>
            <w:right w:val="none" w:sz="0" w:space="0" w:color="auto"/>
          </w:divBdr>
        </w:div>
        <w:div w:id="379088274">
          <w:marLeft w:val="480"/>
          <w:marRight w:val="0"/>
          <w:marTop w:val="0"/>
          <w:marBottom w:val="0"/>
          <w:divBdr>
            <w:top w:val="none" w:sz="0" w:space="0" w:color="auto"/>
            <w:left w:val="none" w:sz="0" w:space="0" w:color="auto"/>
            <w:bottom w:val="none" w:sz="0" w:space="0" w:color="auto"/>
            <w:right w:val="none" w:sz="0" w:space="0" w:color="auto"/>
          </w:divBdr>
        </w:div>
        <w:div w:id="398866493">
          <w:marLeft w:val="480"/>
          <w:marRight w:val="0"/>
          <w:marTop w:val="0"/>
          <w:marBottom w:val="0"/>
          <w:divBdr>
            <w:top w:val="none" w:sz="0" w:space="0" w:color="auto"/>
            <w:left w:val="none" w:sz="0" w:space="0" w:color="auto"/>
            <w:bottom w:val="none" w:sz="0" w:space="0" w:color="auto"/>
            <w:right w:val="none" w:sz="0" w:space="0" w:color="auto"/>
          </w:divBdr>
        </w:div>
        <w:div w:id="443232918">
          <w:marLeft w:val="480"/>
          <w:marRight w:val="0"/>
          <w:marTop w:val="0"/>
          <w:marBottom w:val="0"/>
          <w:divBdr>
            <w:top w:val="none" w:sz="0" w:space="0" w:color="auto"/>
            <w:left w:val="none" w:sz="0" w:space="0" w:color="auto"/>
            <w:bottom w:val="none" w:sz="0" w:space="0" w:color="auto"/>
            <w:right w:val="none" w:sz="0" w:space="0" w:color="auto"/>
          </w:divBdr>
        </w:div>
        <w:div w:id="492647354">
          <w:marLeft w:val="480"/>
          <w:marRight w:val="0"/>
          <w:marTop w:val="0"/>
          <w:marBottom w:val="0"/>
          <w:divBdr>
            <w:top w:val="none" w:sz="0" w:space="0" w:color="auto"/>
            <w:left w:val="none" w:sz="0" w:space="0" w:color="auto"/>
            <w:bottom w:val="none" w:sz="0" w:space="0" w:color="auto"/>
            <w:right w:val="none" w:sz="0" w:space="0" w:color="auto"/>
          </w:divBdr>
        </w:div>
        <w:div w:id="551964118">
          <w:marLeft w:val="480"/>
          <w:marRight w:val="0"/>
          <w:marTop w:val="0"/>
          <w:marBottom w:val="0"/>
          <w:divBdr>
            <w:top w:val="none" w:sz="0" w:space="0" w:color="auto"/>
            <w:left w:val="none" w:sz="0" w:space="0" w:color="auto"/>
            <w:bottom w:val="none" w:sz="0" w:space="0" w:color="auto"/>
            <w:right w:val="none" w:sz="0" w:space="0" w:color="auto"/>
          </w:divBdr>
        </w:div>
        <w:div w:id="577594029">
          <w:marLeft w:val="480"/>
          <w:marRight w:val="0"/>
          <w:marTop w:val="0"/>
          <w:marBottom w:val="0"/>
          <w:divBdr>
            <w:top w:val="none" w:sz="0" w:space="0" w:color="auto"/>
            <w:left w:val="none" w:sz="0" w:space="0" w:color="auto"/>
            <w:bottom w:val="none" w:sz="0" w:space="0" w:color="auto"/>
            <w:right w:val="none" w:sz="0" w:space="0" w:color="auto"/>
          </w:divBdr>
        </w:div>
        <w:div w:id="590314837">
          <w:marLeft w:val="480"/>
          <w:marRight w:val="0"/>
          <w:marTop w:val="0"/>
          <w:marBottom w:val="0"/>
          <w:divBdr>
            <w:top w:val="none" w:sz="0" w:space="0" w:color="auto"/>
            <w:left w:val="none" w:sz="0" w:space="0" w:color="auto"/>
            <w:bottom w:val="none" w:sz="0" w:space="0" w:color="auto"/>
            <w:right w:val="none" w:sz="0" w:space="0" w:color="auto"/>
          </w:divBdr>
        </w:div>
        <w:div w:id="634994064">
          <w:marLeft w:val="480"/>
          <w:marRight w:val="0"/>
          <w:marTop w:val="0"/>
          <w:marBottom w:val="0"/>
          <w:divBdr>
            <w:top w:val="none" w:sz="0" w:space="0" w:color="auto"/>
            <w:left w:val="none" w:sz="0" w:space="0" w:color="auto"/>
            <w:bottom w:val="none" w:sz="0" w:space="0" w:color="auto"/>
            <w:right w:val="none" w:sz="0" w:space="0" w:color="auto"/>
          </w:divBdr>
        </w:div>
        <w:div w:id="732312822">
          <w:marLeft w:val="480"/>
          <w:marRight w:val="0"/>
          <w:marTop w:val="0"/>
          <w:marBottom w:val="0"/>
          <w:divBdr>
            <w:top w:val="none" w:sz="0" w:space="0" w:color="auto"/>
            <w:left w:val="none" w:sz="0" w:space="0" w:color="auto"/>
            <w:bottom w:val="none" w:sz="0" w:space="0" w:color="auto"/>
            <w:right w:val="none" w:sz="0" w:space="0" w:color="auto"/>
          </w:divBdr>
        </w:div>
        <w:div w:id="768819460">
          <w:marLeft w:val="480"/>
          <w:marRight w:val="0"/>
          <w:marTop w:val="0"/>
          <w:marBottom w:val="0"/>
          <w:divBdr>
            <w:top w:val="none" w:sz="0" w:space="0" w:color="auto"/>
            <w:left w:val="none" w:sz="0" w:space="0" w:color="auto"/>
            <w:bottom w:val="none" w:sz="0" w:space="0" w:color="auto"/>
            <w:right w:val="none" w:sz="0" w:space="0" w:color="auto"/>
          </w:divBdr>
        </w:div>
        <w:div w:id="1002587774">
          <w:marLeft w:val="480"/>
          <w:marRight w:val="0"/>
          <w:marTop w:val="0"/>
          <w:marBottom w:val="0"/>
          <w:divBdr>
            <w:top w:val="none" w:sz="0" w:space="0" w:color="auto"/>
            <w:left w:val="none" w:sz="0" w:space="0" w:color="auto"/>
            <w:bottom w:val="none" w:sz="0" w:space="0" w:color="auto"/>
            <w:right w:val="none" w:sz="0" w:space="0" w:color="auto"/>
          </w:divBdr>
        </w:div>
        <w:div w:id="1005596204">
          <w:marLeft w:val="480"/>
          <w:marRight w:val="0"/>
          <w:marTop w:val="0"/>
          <w:marBottom w:val="0"/>
          <w:divBdr>
            <w:top w:val="none" w:sz="0" w:space="0" w:color="auto"/>
            <w:left w:val="none" w:sz="0" w:space="0" w:color="auto"/>
            <w:bottom w:val="none" w:sz="0" w:space="0" w:color="auto"/>
            <w:right w:val="none" w:sz="0" w:space="0" w:color="auto"/>
          </w:divBdr>
        </w:div>
      </w:divsChild>
    </w:div>
    <w:div w:id="640043585">
      <w:bodyDiv w:val="1"/>
      <w:marLeft w:val="0"/>
      <w:marRight w:val="0"/>
      <w:marTop w:val="0"/>
      <w:marBottom w:val="0"/>
      <w:divBdr>
        <w:top w:val="none" w:sz="0" w:space="0" w:color="auto"/>
        <w:left w:val="none" w:sz="0" w:space="0" w:color="auto"/>
        <w:bottom w:val="none" w:sz="0" w:space="0" w:color="auto"/>
        <w:right w:val="none" w:sz="0" w:space="0" w:color="auto"/>
      </w:divBdr>
    </w:div>
    <w:div w:id="640229025">
      <w:bodyDiv w:val="1"/>
      <w:marLeft w:val="0"/>
      <w:marRight w:val="0"/>
      <w:marTop w:val="0"/>
      <w:marBottom w:val="0"/>
      <w:divBdr>
        <w:top w:val="none" w:sz="0" w:space="0" w:color="auto"/>
        <w:left w:val="none" w:sz="0" w:space="0" w:color="auto"/>
        <w:bottom w:val="none" w:sz="0" w:space="0" w:color="auto"/>
        <w:right w:val="none" w:sz="0" w:space="0" w:color="auto"/>
      </w:divBdr>
    </w:div>
    <w:div w:id="640421198">
      <w:bodyDiv w:val="1"/>
      <w:marLeft w:val="0"/>
      <w:marRight w:val="0"/>
      <w:marTop w:val="0"/>
      <w:marBottom w:val="0"/>
      <w:divBdr>
        <w:top w:val="none" w:sz="0" w:space="0" w:color="auto"/>
        <w:left w:val="none" w:sz="0" w:space="0" w:color="auto"/>
        <w:bottom w:val="none" w:sz="0" w:space="0" w:color="auto"/>
        <w:right w:val="none" w:sz="0" w:space="0" w:color="auto"/>
      </w:divBdr>
    </w:div>
    <w:div w:id="640960126">
      <w:bodyDiv w:val="1"/>
      <w:marLeft w:val="0"/>
      <w:marRight w:val="0"/>
      <w:marTop w:val="0"/>
      <w:marBottom w:val="0"/>
      <w:divBdr>
        <w:top w:val="none" w:sz="0" w:space="0" w:color="auto"/>
        <w:left w:val="none" w:sz="0" w:space="0" w:color="auto"/>
        <w:bottom w:val="none" w:sz="0" w:space="0" w:color="auto"/>
        <w:right w:val="none" w:sz="0" w:space="0" w:color="auto"/>
      </w:divBdr>
    </w:div>
    <w:div w:id="642085080">
      <w:bodyDiv w:val="1"/>
      <w:marLeft w:val="0"/>
      <w:marRight w:val="0"/>
      <w:marTop w:val="0"/>
      <w:marBottom w:val="0"/>
      <w:divBdr>
        <w:top w:val="none" w:sz="0" w:space="0" w:color="auto"/>
        <w:left w:val="none" w:sz="0" w:space="0" w:color="auto"/>
        <w:bottom w:val="none" w:sz="0" w:space="0" w:color="auto"/>
        <w:right w:val="none" w:sz="0" w:space="0" w:color="auto"/>
      </w:divBdr>
    </w:div>
    <w:div w:id="642345552">
      <w:bodyDiv w:val="1"/>
      <w:marLeft w:val="0"/>
      <w:marRight w:val="0"/>
      <w:marTop w:val="0"/>
      <w:marBottom w:val="0"/>
      <w:divBdr>
        <w:top w:val="none" w:sz="0" w:space="0" w:color="auto"/>
        <w:left w:val="none" w:sz="0" w:space="0" w:color="auto"/>
        <w:bottom w:val="none" w:sz="0" w:space="0" w:color="auto"/>
        <w:right w:val="none" w:sz="0" w:space="0" w:color="auto"/>
      </w:divBdr>
    </w:div>
    <w:div w:id="642778793">
      <w:bodyDiv w:val="1"/>
      <w:marLeft w:val="0"/>
      <w:marRight w:val="0"/>
      <w:marTop w:val="0"/>
      <w:marBottom w:val="0"/>
      <w:divBdr>
        <w:top w:val="none" w:sz="0" w:space="0" w:color="auto"/>
        <w:left w:val="none" w:sz="0" w:space="0" w:color="auto"/>
        <w:bottom w:val="none" w:sz="0" w:space="0" w:color="auto"/>
        <w:right w:val="none" w:sz="0" w:space="0" w:color="auto"/>
      </w:divBdr>
    </w:div>
    <w:div w:id="643201063">
      <w:bodyDiv w:val="1"/>
      <w:marLeft w:val="0"/>
      <w:marRight w:val="0"/>
      <w:marTop w:val="0"/>
      <w:marBottom w:val="0"/>
      <w:divBdr>
        <w:top w:val="none" w:sz="0" w:space="0" w:color="auto"/>
        <w:left w:val="none" w:sz="0" w:space="0" w:color="auto"/>
        <w:bottom w:val="none" w:sz="0" w:space="0" w:color="auto"/>
        <w:right w:val="none" w:sz="0" w:space="0" w:color="auto"/>
      </w:divBdr>
    </w:div>
    <w:div w:id="643395435">
      <w:bodyDiv w:val="1"/>
      <w:marLeft w:val="0"/>
      <w:marRight w:val="0"/>
      <w:marTop w:val="0"/>
      <w:marBottom w:val="0"/>
      <w:divBdr>
        <w:top w:val="none" w:sz="0" w:space="0" w:color="auto"/>
        <w:left w:val="none" w:sz="0" w:space="0" w:color="auto"/>
        <w:bottom w:val="none" w:sz="0" w:space="0" w:color="auto"/>
        <w:right w:val="none" w:sz="0" w:space="0" w:color="auto"/>
      </w:divBdr>
      <w:divsChild>
        <w:div w:id="17438556">
          <w:marLeft w:val="480"/>
          <w:marRight w:val="0"/>
          <w:marTop w:val="0"/>
          <w:marBottom w:val="0"/>
          <w:divBdr>
            <w:top w:val="none" w:sz="0" w:space="0" w:color="auto"/>
            <w:left w:val="none" w:sz="0" w:space="0" w:color="auto"/>
            <w:bottom w:val="none" w:sz="0" w:space="0" w:color="auto"/>
            <w:right w:val="none" w:sz="0" w:space="0" w:color="auto"/>
          </w:divBdr>
        </w:div>
        <w:div w:id="58597072">
          <w:marLeft w:val="480"/>
          <w:marRight w:val="0"/>
          <w:marTop w:val="0"/>
          <w:marBottom w:val="0"/>
          <w:divBdr>
            <w:top w:val="none" w:sz="0" w:space="0" w:color="auto"/>
            <w:left w:val="none" w:sz="0" w:space="0" w:color="auto"/>
            <w:bottom w:val="none" w:sz="0" w:space="0" w:color="auto"/>
            <w:right w:val="none" w:sz="0" w:space="0" w:color="auto"/>
          </w:divBdr>
        </w:div>
        <w:div w:id="64960211">
          <w:marLeft w:val="480"/>
          <w:marRight w:val="0"/>
          <w:marTop w:val="0"/>
          <w:marBottom w:val="0"/>
          <w:divBdr>
            <w:top w:val="none" w:sz="0" w:space="0" w:color="auto"/>
            <w:left w:val="none" w:sz="0" w:space="0" w:color="auto"/>
            <w:bottom w:val="none" w:sz="0" w:space="0" w:color="auto"/>
            <w:right w:val="none" w:sz="0" w:space="0" w:color="auto"/>
          </w:divBdr>
        </w:div>
        <w:div w:id="89084473">
          <w:marLeft w:val="480"/>
          <w:marRight w:val="0"/>
          <w:marTop w:val="0"/>
          <w:marBottom w:val="0"/>
          <w:divBdr>
            <w:top w:val="none" w:sz="0" w:space="0" w:color="auto"/>
            <w:left w:val="none" w:sz="0" w:space="0" w:color="auto"/>
            <w:bottom w:val="none" w:sz="0" w:space="0" w:color="auto"/>
            <w:right w:val="none" w:sz="0" w:space="0" w:color="auto"/>
          </w:divBdr>
        </w:div>
        <w:div w:id="145126302">
          <w:marLeft w:val="480"/>
          <w:marRight w:val="0"/>
          <w:marTop w:val="0"/>
          <w:marBottom w:val="0"/>
          <w:divBdr>
            <w:top w:val="none" w:sz="0" w:space="0" w:color="auto"/>
            <w:left w:val="none" w:sz="0" w:space="0" w:color="auto"/>
            <w:bottom w:val="none" w:sz="0" w:space="0" w:color="auto"/>
            <w:right w:val="none" w:sz="0" w:space="0" w:color="auto"/>
          </w:divBdr>
        </w:div>
        <w:div w:id="187530063">
          <w:marLeft w:val="480"/>
          <w:marRight w:val="0"/>
          <w:marTop w:val="0"/>
          <w:marBottom w:val="0"/>
          <w:divBdr>
            <w:top w:val="none" w:sz="0" w:space="0" w:color="auto"/>
            <w:left w:val="none" w:sz="0" w:space="0" w:color="auto"/>
            <w:bottom w:val="none" w:sz="0" w:space="0" w:color="auto"/>
            <w:right w:val="none" w:sz="0" w:space="0" w:color="auto"/>
          </w:divBdr>
        </w:div>
        <w:div w:id="191773077">
          <w:marLeft w:val="480"/>
          <w:marRight w:val="0"/>
          <w:marTop w:val="0"/>
          <w:marBottom w:val="0"/>
          <w:divBdr>
            <w:top w:val="none" w:sz="0" w:space="0" w:color="auto"/>
            <w:left w:val="none" w:sz="0" w:space="0" w:color="auto"/>
            <w:bottom w:val="none" w:sz="0" w:space="0" w:color="auto"/>
            <w:right w:val="none" w:sz="0" w:space="0" w:color="auto"/>
          </w:divBdr>
        </w:div>
        <w:div w:id="286472153">
          <w:marLeft w:val="480"/>
          <w:marRight w:val="0"/>
          <w:marTop w:val="0"/>
          <w:marBottom w:val="0"/>
          <w:divBdr>
            <w:top w:val="none" w:sz="0" w:space="0" w:color="auto"/>
            <w:left w:val="none" w:sz="0" w:space="0" w:color="auto"/>
            <w:bottom w:val="none" w:sz="0" w:space="0" w:color="auto"/>
            <w:right w:val="none" w:sz="0" w:space="0" w:color="auto"/>
          </w:divBdr>
        </w:div>
        <w:div w:id="287784426">
          <w:marLeft w:val="480"/>
          <w:marRight w:val="0"/>
          <w:marTop w:val="0"/>
          <w:marBottom w:val="0"/>
          <w:divBdr>
            <w:top w:val="none" w:sz="0" w:space="0" w:color="auto"/>
            <w:left w:val="none" w:sz="0" w:space="0" w:color="auto"/>
            <w:bottom w:val="none" w:sz="0" w:space="0" w:color="auto"/>
            <w:right w:val="none" w:sz="0" w:space="0" w:color="auto"/>
          </w:divBdr>
        </w:div>
        <w:div w:id="292954400">
          <w:marLeft w:val="480"/>
          <w:marRight w:val="0"/>
          <w:marTop w:val="0"/>
          <w:marBottom w:val="0"/>
          <w:divBdr>
            <w:top w:val="none" w:sz="0" w:space="0" w:color="auto"/>
            <w:left w:val="none" w:sz="0" w:space="0" w:color="auto"/>
            <w:bottom w:val="none" w:sz="0" w:space="0" w:color="auto"/>
            <w:right w:val="none" w:sz="0" w:space="0" w:color="auto"/>
          </w:divBdr>
        </w:div>
        <w:div w:id="293172941">
          <w:marLeft w:val="480"/>
          <w:marRight w:val="0"/>
          <w:marTop w:val="0"/>
          <w:marBottom w:val="0"/>
          <w:divBdr>
            <w:top w:val="none" w:sz="0" w:space="0" w:color="auto"/>
            <w:left w:val="none" w:sz="0" w:space="0" w:color="auto"/>
            <w:bottom w:val="none" w:sz="0" w:space="0" w:color="auto"/>
            <w:right w:val="none" w:sz="0" w:space="0" w:color="auto"/>
          </w:divBdr>
        </w:div>
        <w:div w:id="297150801">
          <w:marLeft w:val="480"/>
          <w:marRight w:val="0"/>
          <w:marTop w:val="0"/>
          <w:marBottom w:val="0"/>
          <w:divBdr>
            <w:top w:val="none" w:sz="0" w:space="0" w:color="auto"/>
            <w:left w:val="none" w:sz="0" w:space="0" w:color="auto"/>
            <w:bottom w:val="none" w:sz="0" w:space="0" w:color="auto"/>
            <w:right w:val="none" w:sz="0" w:space="0" w:color="auto"/>
          </w:divBdr>
        </w:div>
        <w:div w:id="302929606">
          <w:marLeft w:val="480"/>
          <w:marRight w:val="0"/>
          <w:marTop w:val="0"/>
          <w:marBottom w:val="0"/>
          <w:divBdr>
            <w:top w:val="none" w:sz="0" w:space="0" w:color="auto"/>
            <w:left w:val="none" w:sz="0" w:space="0" w:color="auto"/>
            <w:bottom w:val="none" w:sz="0" w:space="0" w:color="auto"/>
            <w:right w:val="none" w:sz="0" w:space="0" w:color="auto"/>
          </w:divBdr>
        </w:div>
        <w:div w:id="361367145">
          <w:marLeft w:val="480"/>
          <w:marRight w:val="0"/>
          <w:marTop w:val="0"/>
          <w:marBottom w:val="0"/>
          <w:divBdr>
            <w:top w:val="none" w:sz="0" w:space="0" w:color="auto"/>
            <w:left w:val="none" w:sz="0" w:space="0" w:color="auto"/>
            <w:bottom w:val="none" w:sz="0" w:space="0" w:color="auto"/>
            <w:right w:val="none" w:sz="0" w:space="0" w:color="auto"/>
          </w:divBdr>
        </w:div>
        <w:div w:id="362825855">
          <w:marLeft w:val="480"/>
          <w:marRight w:val="0"/>
          <w:marTop w:val="0"/>
          <w:marBottom w:val="0"/>
          <w:divBdr>
            <w:top w:val="none" w:sz="0" w:space="0" w:color="auto"/>
            <w:left w:val="none" w:sz="0" w:space="0" w:color="auto"/>
            <w:bottom w:val="none" w:sz="0" w:space="0" w:color="auto"/>
            <w:right w:val="none" w:sz="0" w:space="0" w:color="auto"/>
          </w:divBdr>
        </w:div>
        <w:div w:id="365762660">
          <w:marLeft w:val="480"/>
          <w:marRight w:val="0"/>
          <w:marTop w:val="0"/>
          <w:marBottom w:val="0"/>
          <w:divBdr>
            <w:top w:val="none" w:sz="0" w:space="0" w:color="auto"/>
            <w:left w:val="none" w:sz="0" w:space="0" w:color="auto"/>
            <w:bottom w:val="none" w:sz="0" w:space="0" w:color="auto"/>
            <w:right w:val="none" w:sz="0" w:space="0" w:color="auto"/>
          </w:divBdr>
        </w:div>
        <w:div w:id="414859271">
          <w:marLeft w:val="480"/>
          <w:marRight w:val="0"/>
          <w:marTop w:val="0"/>
          <w:marBottom w:val="0"/>
          <w:divBdr>
            <w:top w:val="none" w:sz="0" w:space="0" w:color="auto"/>
            <w:left w:val="none" w:sz="0" w:space="0" w:color="auto"/>
            <w:bottom w:val="none" w:sz="0" w:space="0" w:color="auto"/>
            <w:right w:val="none" w:sz="0" w:space="0" w:color="auto"/>
          </w:divBdr>
        </w:div>
        <w:div w:id="442193512">
          <w:marLeft w:val="480"/>
          <w:marRight w:val="0"/>
          <w:marTop w:val="0"/>
          <w:marBottom w:val="0"/>
          <w:divBdr>
            <w:top w:val="none" w:sz="0" w:space="0" w:color="auto"/>
            <w:left w:val="none" w:sz="0" w:space="0" w:color="auto"/>
            <w:bottom w:val="none" w:sz="0" w:space="0" w:color="auto"/>
            <w:right w:val="none" w:sz="0" w:space="0" w:color="auto"/>
          </w:divBdr>
        </w:div>
        <w:div w:id="495848807">
          <w:marLeft w:val="480"/>
          <w:marRight w:val="0"/>
          <w:marTop w:val="0"/>
          <w:marBottom w:val="0"/>
          <w:divBdr>
            <w:top w:val="none" w:sz="0" w:space="0" w:color="auto"/>
            <w:left w:val="none" w:sz="0" w:space="0" w:color="auto"/>
            <w:bottom w:val="none" w:sz="0" w:space="0" w:color="auto"/>
            <w:right w:val="none" w:sz="0" w:space="0" w:color="auto"/>
          </w:divBdr>
        </w:div>
        <w:div w:id="498811690">
          <w:marLeft w:val="480"/>
          <w:marRight w:val="0"/>
          <w:marTop w:val="0"/>
          <w:marBottom w:val="0"/>
          <w:divBdr>
            <w:top w:val="none" w:sz="0" w:space="0" w:color="auto"/>
            <w:left w:val="none" w:sz="0" w:space="0" w:color="auto"/>
            <w:bottom w:val="none" w:sz="0" w:space="0" w:color="auto"/>
            <w:right w:val="none" w:sz="0" w:space="0" w:color="auto"/>
          </w:divBdr>
        </w:div>
        <w:div w:id="505823805">
          <w:marLeft w:val="480"/>
          <w:marRight w:val="0"/>
          <w:marTop w:val="0"/>
          <w:marBottom w:val="0"/>
          <w:divBdr>
            <w:top w:val="none" w:sz="0" w:space="0" w:color="auto"/>
            <w:left w:val="none" w:sz="0" w:space="0" w:color="auto"/>
            <w:bottom w:val="none" w:sz="0" w:space="0" w:color="auto"/>
            <w:right w:val="none" w:sz="0" w:space="0" w:color="auto"/>
          </w:divBdr>
        </w:div>
        <w:div w:id="530846847">
          <w:marLeft w:val="480"/>
          <w:marRight w:val="0"/>
          <w:marTop w:val="0"/>
          <w:marBottom w:val="0"/>
          <w:divBdr>
            <w:top w:val="none" w:sz="0" w:space="0" w:color="auto"/>
            <w:left w:val="none" w:sz="0" w:space="0" w:color="auto"/>
            <w:bottom w:val="none" w:sz="0" w:space="0" w:color="auto"/>
            <w:right w:val="none" w:sz="0" w:space="0" w:color="auto"/>
          </w:divBdr>
        </w:div>
        <w:div w:id="551891107">
          <w:marLeft w:val="480"/>
          <w:marRight w:val="0"/>
          <w:marTop w:val="0"/>
          <w:marBottom w:val="0"/>
          <w:divBdr>
            <w:top w:val="none" w:sz="0" w:space="0" w:color="auto"/>
            <w:left w:val="none" w:sz="0" w:space="0" w:color="auto"/>
            <w:bottom w:val="none" w:sz="0" w:space="0" w:color="auto"/>
            <w:right w:val="none" w:sz="0" w:space="0" w:color="auto"/>
          </w:divBdr>
        </w:div>
        <w:div w:id="560601964">
          <w:marLeft w:val="480"/>
          <w:marRight w:val="0"/>
          <w:marTop w:val="0"/>
          <w:marBottom w:val="0"/>
          <w:divBdr>
            <w:top w:val="none" w:sz="0" w:space="0" w:color="auto"/>
            <w:left w:val="none" w:sz="0" w:space="0" w:color="auto"/>
            <w:bottom w:val="none" w:sz="0" w:space="0" w:color="auto"/>
            <w:right w:val="none" w:sz="0" w:space="0" w:color="auto"/>
          </w:divBdr>
        </w:div>
        <w:div w:id="569656499">
          <w:marLeft w:val="480"/>
          <w:marRight w:val="0"/>
          <w:marTop w:val="0"/>
          <w:marBottom w:val="0"/>
          <w:divBdr>
            <w:top w:val="none" w:sz="0" w:space="0" w:color="auto"/>
            <w:left w:val="none" w:sz="0" w:space="0" w:color="auto"/>
            <w:bottom w:val="none" w:sz="0" w:space="0" w:color="auto"/>
            <w:right w:val="none" w:sz="0" w:space="0" w:color="auto"/>
          </w:divBdr>
        </w:div>
        <w:div w:id="584149965">
          <w:marLeft w:val="480"/>
          <w:marRight w:val="0"/>
          <w:marTop w:val="0"/>
          <w:marBottom w:val="0"/>
          <w:divBdr>
            <w:top w:val="none" w:sz="0" w:space="0" w:color="auto"/>
            <w:left w:val="none" w:sz="0" w:space="0" w:color="auto"/>
            <w:bottom w:val="none" w:sz="0" w:space="0" w:color="auto"/>
            <w:right w:val="none" w:sz="0" w:space="0" w:color="auto"/>
          </w:divBdr>
        </w:div>
        <w:div w:id="589244310">
          <w:marLeft w:val="480"/>
          <w:marRight w:val="0"/>
          <w:marTop w:val="0"/>
          <w:marBottom w:val="0"/>
          <w:divBdr>
            <w:top w:val="none" w:sz="0" w:space="0" w:color="auto"/>
            <w:left w:val="none" w:sz="0" w:space="0" w:color="auto"/>
            <w:bottom w:val="none" w:sz="0" w:space="0" w:color="auto"/>
            <w:right w:val="none" w:sz="0" w:space="0" w:color="auto"/>
          </w:divBdr>
        </w:div>
        <w:div w:id="609779476">
          <w:marLeft w:val="480"/>
          <w:marRight w:val="0"/>
          <w:marTop w:val="0"/>
          <w:marBottom w:val="0"/>
          <w:divBdr>
            <w:top w:val="none" w:sz="0" w:space="0" w:color="auto"/>
            <w:left w:val="none" w:sz="0" w:space="0" w:color="auto"/>
            <w:bottom w:val="none" w:sz="0" w:space="0" w:color="auto"/>
            <w:right w:val="none" w:sz="0" w:space="0" w:color="auto"/>
          </w:divBdr>
        </w:div>
        <w:div w:id="708575339">
          <w:marLeft w:val="480"/>
          <w:marRight w:val="0"/>
          <w:marTop w:val="0"/>
          <w:marBottom w:val="0"/>
          <w:divBdr>
            <w:top w:val="none" w:sz="0" w:space="0" w:color="auto"/>
            <w:left w:val="none" w:sz="0" w:space="0" w:color="auto"/>
            <w:bottom w:val="none" w:sz="0" w:space="0" w:color="auto"/>
            <w:right w:val="none" w:sz="0" w:space="0" w:color="auto"/>
          </w:divBdr>
        </w:div>
        <w:div w:id="774131581">
          <w:marLeft w:val="480"/>
          <w:marRight w:val="0"/>
          <w:marTop w:val="0"/>
          <w:marBottom w:val="0"/>
          <w:divBdr>
            <w:top w:val="none" w:sz="0" w:space="0" w:color="auto"/>
            <w:left w:val="none" w:sz="0" w:space="0" w:color="auto"/>
            <w:bottom w:val="none" w:sz="0" w:space="0" w:color="auto"/>
            <w:right w:val="none" w:sz="0" w:space="0" w:color="auto"/>
          </w:divBdr>
        </w:div>
        <w:div w:id="777985152">
          <w:marLeft w:val="480"/>
          <w:marRight w:val="0"/>
          <w:marTop w:val="0"/>
          <w:marBottom w:val="0"/>
          <w:divBdr>
            <w:top w:val="none" w:sz="0" w:space="0" w:color="auto"/>
            <w:left w:val="none" w:sz="0" w:space="0" w:color="auto"/>
            <w:bottom w:val="none" w:sz="0" w:space="0" w:color="auto"/>
            <w:right w:val="none" w:sz="0" w:space="0" w:color="auto"/>
          </w:divBdr>
        </w:div>
        <w:div w:id="780149605">
          <w:marLeft w:val="480"/>
          <w:marRight w:val="0"/>
          <w:marTop w:val="0"/>
          <w:marBottom w:val="0"/>
          <w:divBdr>
            <w:top w:val="none" w:sz="0" w:space="0" w:color="auto"/>
            <w:left w:val="none" w:sz="0" w:space="0" w:color="auto"/>
            <w:bottom w:val="none" w:sz="0" w:space="0" w:color="auto"/>
            <w:right w:val="none" w:sz="0" w:space="0" w:color="auto"/>
          </w:divBdr>
        </w:div>
        <w:div w:id="785077222">
          <w:marLeft w:val="480"/>
          <w:marRight w:val="0"/>
          <w:marTop w:val="0"/>
          <w:marBottom w:val="0"/>
          <w:divBdr>
            <w:top w:val="none" w:sz="0" w:space="0" w:color="auto"/>
            <w:left w:val="none" w:sz="0" w:space="0" w:color="auto"/>
            <w:bottom w:val="none" w:sz="0" w:space="0" w:color="auto"/>
            <w:right w:val="none" w:sz="0" w:space="0" w:color="auto"/>
          </w:divBdr>
        </w:div>
        <w:div w:id="829294987">
          <w:marLeft w:val="480"/>
          <w:marRight w:val="0"/>
          <w:marTop w:val="0"/>
          <w:marBottom w:val="0"/>
          <w:divBdr>
            <w:top w:val="none" w:sz="0" w:space="0" w:color="auto"/>
            <w:left w:val="none" w:sz="0" w:space="0" w:color="auto"/>
            <w:bottom w:val="none" w:sz="0" w:space="0" w:color="auto"/>
            <w:right w:val="none" w:sz="0" w:space="0" w:color="auto"/>
          </w:divBdr>
        </w:div>
        <w:div w:id="848254573">
          <w:marLeft w:val="480"/>
          <w:marRight w:val="0"/>
          <w:marTop w:val="0"/>
          <w:marBottom w:val="0"/>
          <w:divBdr>
            <w:top w:val="none" w:sz="0" w:space="0" w:color="auto"/>
            <w:left w:val="none" w:sz="0" w:space="0" w:color="auto"/>
            <w:bottom w:val="none" w:sz="0" w:space="0" w:color="auto"/>
            <w:right w:val="none" w:sz="0" w:space="0" w:color="auto"/>
          </w:divBdr>
        </w:div>
        <w:div w:id="887765246">
          <w:marLeft w:val="480"/>
          <w:marRight w:val="0"/>
          <w:marTop w:val="0"/>
          <w:marBottom w:val="0"/>
          <w:divBdr>
            <w:top w:val="none" w:sz="0" w:space="0" w:color="auto"/>
            <w:left w:val="none" w:sz="0" w:space="0" w:color="auto"/>
            <w:bottom w:val="none" w:sz="0" w:space="0" w:color="auto"/>
            <w:right w:val="none" w:sz="0" w:space="0" w:color="auto"/>
          </w:divBdr>
        </w:div>
        <w:div w:id="897743693">
          <w:marLeft w:val="480"/>
          <w:marRight w:val="0"/>
          <w:marTop w:val="0"/>
          <w:marBottom w:val="0"/>
          <w:divBdr>
            <w:top w:val="none" w:sz="0" w:space="0" w:color="auto"/>
            <w:left w:val="none" w:sz="0" w:space="0" w:color="auto"/>
            <w:bottom w:val="none" w:sz="0" w:space="0" w:color="auto"/>
            <w:right w:val="none" w:sz="0" w:space="0" w:color="auto"/>
          </w:divBdr>
        </w:div>
        <w:div w:id="909771289">
          <w:marLeft w:val="480"/>
          <w:marRight w:val="0"/>
          <w:marTop w:val="0"/>
          <w:marBottom w:val="0"/>
          <w:divBdr>
            <w:top w:val="none" w:sz="0" w:space="0" w:color="auto"/>
            <w:left w:val="none" w:sz="0" w:space="0" w:color="auto"/>
            <w:bottom w:val="none" w:sz="0" w:space="0" w:color="auto"/>
            <w:right w:val="none" w:sz="0" w:space="0" w:color="auto"/>
          </w:divBdr>
        </w:div>
        <w:div w:id="950087525">
          <w:marLeft w:val="480"/>
          <w:marRight w:val="0"/>
          <w:marTop w:val="0"/>
          <w:marBottom w:val="0"/>
          <w:divBdr>
            <w:top w:val="none" w:sz="0" w:space="0" w:color="auto"/>
            <w:left w:val="none" w:sz="0" w:space="0" w:color="auto"/>
            <w:bottom w:val="none" w:sz="0" w:space="0" w:color="auto"/>
            <w:right w:val="none" w:sz="0" w:space="0" w:color="auto"/>
          </w:divBdr>
        </w:div>
        <w:div w:id="950211201">
          <w:marLeft w:val="480"/>
          <w:marRight w:val="0"/>
          <w:marTop w:val="0"/>
          <w:marBottom w:val="0"/>
          <w:divBdr>
            <w:top w:val="none" w:sz="0" w:space="0" w:color="auto"/>
            <w:left w:val="none" w:sz="0" w:space="0" w:color="auto"/>
            <w:bottom w:val="none" w:sz="0" w:space="0" w:color="auto"/>
            <w:right w:val="none" w:sz="0" w:space="0" w:color="auto"/>
          </w:divBdr>
        </w:div>
        <w:div w:id="955018134">
          <w:marLeft w:val="480"/>
          <w:marRight w:val="0"/>
          <w:marTop w:val="0"/>
          <w:marBottom w:val="0"/>
          <w:divBdr>
            <w:top w:val="none" w:sz="0" w:space="0" w:color="auto"/>
            <w:left w:val="none" w:sz="0" w:space="0" w:color="auto"/>
            <w:bottom w:val="none" w:sz="0" w:space="0" w:color="auto"/>
            <w:right w:val="none" w:sz="0" w:space="0" w:color="auto"/>
          </w:divBdr>
        </w:div>
        <w:div w:id="982467212">
          <w:marLeft w:val="480"/>
          <w:marRight w:val="0"/>
          <w:marTop w:val="0"/>
          <w:marBottom w:val="0"/>
          <w:divBdr>
            <w:top w:val="none" w:sz="0" w:space="0" w:color="auto"/>
            <w:left w:val="none" w:sz="0" w:space="0" w:color="auto"/>
            <w:bottom w:val="none" w:sz="0" w:space="0" w:color="auto"/>
            <w:right w:val="none" w:sz="0" w:space="0" w:color="auto"/>
          </w:divBdr>
        </w:div>
        <w:div w:id="999041252">
          <w:marLeft w:val="480"/>
          <w:marRight w:val="0"/>
          <w:marTop w:val="0"/>
          <w:marBottom w:val="0"/>
          <w:divBdr>
            <w:top w:val="none" w:sz="0" w:space="0" w:color="auto"/>
            <w:left w:val="none" w:sz="0" w:space="0" w:color="auto"/>
            <w:bottom w:val="none" w:sz="0" w:space="0" w:color="auto"/>
            <w:right w:val="none" w:sz="0" w:space="0" w:color="auto"/>
          </w:divBdr>
        </w:div>
        <w:div w:id="1008750304">
          <w:marLeft w:val="480"/>
          <w:marRight w:val="0"/>
          <w:marTop w:val="0"/>
          <w:marBottom w:val="0"/>
          <w:divBdr>
            <w:top w:val="none" w:sz="0" w:space="0" w:color="auto"/>
            <w:left w:val="none" w:sz="0" w:space="0" w:color="auto"/>
            <w:bottom w:val="none" w:sz="0" w:space="0" w:color="auto"/>
            <w:right w:val="none" w:sz="0" w:space="0" w:color="auto"/>
          </w:divBdr>
        </w:div>
      </w:divsChild>
    </w:div>
    <w:div w:id="643579874">
      <w:bodyDiv w:val="1"/>
      <w:marLeft w:val="0"/>
      <w:marRight w:val="0"/>
      <w:marTop w:val="0"/>
      <w:marBottom w:val="0"/>
      <w:divBdr>
        <w:top w:val="none" w:sz="0" w:space="0" w:color="auto"/>
        <w:left w:val="none" w:sz="0" w:space="0" w:color="auto"/>
        <w:bottom w:val="none" w:sz="0" w:space="0" w:color="auto"/>
        <w:right w:val="none" w:sz="0" w:space="0" w:color="auto"/>
      </w:divBdr>
    </w:div>
    <w:div w:id="643705751">
      <w:bodyDiv w:val="1"/>
      <w:marLeft w:val="0"/>
      <w:marRight w:val="0"/>
      <w:marTop w:val="0"/>
      <w:marBottom w:val="0"/>
      <w:divBdr>
        <w:top w:val="none" w:sz="0" w:space="0" w:color="auto"/>
        <w:left w:val="none" w:sz="0" w:space="0" w:color="auto"/>
        <w:bottom w:val="none" w:sz="0" w:space="0" w:color="auto"/>
        <w:right w:val="none" w:sz="0" w:space="0" w:color="auto"/>
      </w:divBdr>
      <w:divsChild>
        <w:div w:id="111020135">
          <w:marLeft w:val="480"/>
          <w:marRight w:val="0"/>
          <w:marTop w:val="0"/>
          <w:marBottom w:val="0"/>
          <w:divBdr>
            <w:top w:val="none" w:sz="0" w:space="0" w:color="auto"/>
            <w:left w:val="none" w:sz="0" w:space="0" w:color="auto"/>
            <w:bottom w:val="none" w:sz="0" w:space="0" w:color="auto"/>
            <w:right w:val="none" w:sz="0" w:space="0" w:color="auto"/>
          </w:divBdr>
        </w:div>
        <w:div w:id="146435259">
          <w:marLeft w:val="480"/>
          <w:marRight w:val="0"/>
          <w:marTop w:val="0"/>
          <w:marBottom w:val="0"/>
          <w:divBdr>
            <w:top w:val="none" w:sz="0" w:space="0" w:color="auto"/>
            <w:left w:val="none" w:sz="0" w:space="0" w:color="auto"/>
            <w:bottom w:val="none" w:sz="0" w:space="0" w:color="auto"/>
            <w:right w:val="none" w:sz="0" w:space="0" w:color="auto"/>
          </w:divBdr>
        </w:div>
        <w:div w:id="192815904">
          <w:marLeft w:val="480"/>
          <w:marRight w:val="0"/>
          <w:marTop w:val="0"/>
          <w:marBottom w:val="0"/>
          <w:divBdr>
            <w:top w:val="none" w:sz="0" w:space="0" w:color="auto"/>
            <w:left w:val="none" w:sz="0" w:space="0" w:color="auto"/>
            <w:bottom w:val="none" w:sz="0" w:space="0" w:color="auto"/>
            <w:right w:val="none" w:sz="0" w:space="0" w:color="auto"/>
          </w:divBdr>
        </w:div>
        <w:div w:id="202180911">
          <w:marLeft w:val="480"/>
          <w:marRight w:val="0"/>
          <w:marTop w:val="0"/>
          <w:marBottom w:val="0"/>
          <w:divBdr>
            <w:top w:val="none" w:sz="0" w:space="0" w:color="auto"/>
            <w:left w:val="none" w:sz="0" w:space="0" w:color="auto"/>
            <w:bottom w:val="none" w:sz="0" w:space="0" w:color="auto"/>
            <w:right w:val="none" w:sz="0" w:space="0" w:color="auto"/>
          </w:divBdr>
        </w:div>
        <w:div w:id="205988060">
          <w:marLeft w:val="480"/>
          <w:marRight w:val="0"/>
          <w:marTop w:val="0"/>
          <w:marBottom w:val="0"/>
          <w:divBdr>
            <w:top w:val="none" w:sz="0" w:space="0" w:color="auto"/>
            <w:left w:val="none" w:sz="0" w:space="0" w:color="auto"/>
            <w:bottom w:val="none" w:sz="0" w:space="0" w:color="auto"/>
            <w:right w:val="none" w:sz="0" w:space="0" w:color="auto"/>
          </w:divBdr>
        </w:div>
        <w:div w:id="329791035">
          <w:marLeft w:val="480"/>
          <w:marRight w:val="0"/>
          <w:marTop w:val="0"/>
          <w:marBottom w:val="0"/>
          <w:divBdr>
            <w:top w:val="none" w:sz="0" w:space="0" w:color="auto"/>
            <w:left w:val="none" w:sz="0" w:space="0" w:color="auto"/>
            <w:bottom w:val="none" w:sz="0" w:space="0" w:color="auto"/>
            <w:right w:val="none" w:sz="0" w:space="0" w:color="auto"/>
          </w:divBdr>
        </w:div>
        <w:div w:id="338890744">
          <w:marLeft w:val="480"/>
          <w:marRight w:val="0"/>
          <w:marTop w:val="0"/>
          <w:marBottom w:val="0"/>
          <w:divBdr>
            <w:top w:val="none" w:sz="0" w:space="0" w:color="auto"/>
            <w:left w:val="none" w:sz="0" w:space="0" w:color="auto"/>
            <w:bottom w:val="none" w:sz="0" w:space="0" w:color="auto"/>
            <w:right w:val="none" w:sz="0" w:space="0" w:color="auto"/>
          </w:divBdr>
        </w:div>
        <w:div w:id="542600692">
          <w:marLeft w:val="480"/>
          <w:marRight w:val="0"/>
          <w:marTop w:val="0"/>
          <w:marBottom w:val="0"/>
          <w:divBdr>
            <w:top w:val="none" w:sz="0" w:space="0" w:color="auto"/>
            <w:left w:val="none" w:sz="0" w:space="0" w:color="auto"/>
            <w:bottom w:val="none" w:sz="0" w:space="0" w:color="auto"/>
            <w:right w:val="none" w:sz="0" w:space="0" w:color="auto"/>
          </w:divBdr>
        </w:div>
        <w:div w:id="543834621">
          <w:marLeft w:val="480"/>
          <w:marRight w:val="0"/>
          <w:marTop w:val="0"/>
          <w:marBottom w:val="0"/>
          <w:divBdr>
            <w:top w:val="none" w:sz="0" w:space="0" w:color="auto"/>
            <w:left w:val="none" w:sz="0" w:space="0" w:color="auto"/>
            <w:bottom w:val="none" w:sz="0" w:space="0" w:color="auto"/>
            <w:right w:val="none" w:sz="0" w:space="0" w:color="auto"/>
          </w:divBdr>
        </w:div>
        <w:div w:id="565803952">
          <w:marLeft w:val="480"/>
          <w:marRight w:val="0"/>
          <w:marTop w:val="0"/>
          <w:marBottom w:val="0"/>
          <w:divBdr>
            <w:top w:val="none" w:sz="0" w:space="0" w:color="auto"/>
            <w:left w:val="none" w:sz="0" w:space="0" w:color="auto"/>
            <w:bottom w:val="none" w:sz="0" w:space="0" w:color="auto"/>
            <w:right w:val="none" w:sz="0" w:space="0" w:color="auto"/>
          </w:divBdr>
        </w:div>
        <w:div w:id="636223748">
          <w:marLeft w:val="480"/>
          <w:marRight w:val="0"/>
          <w:marTop w:val="0"/>
          <w:marBottom w:val="0"/>
          <w:divBdr>
            <w:top w:val="none" w:sz="0" w:space="0" w:color="auto"/>
            <w:left w:val="none" w:sz="0" w:space="0" w:color="auto"/>
            <w:bottom w:val="none" w:sz="0" w:space="0" w:color="auto"/>
            <w:right w:val="none" w:sz="0" w:space="0" w:color="auto"/>
          </w:divBdr>
        </w:div>
        <w:div w:id="678972111">
          <w:marLeft w:val="480"/>
          <w:marRight w:val="0"/>
          <w:marTop w:val="0"/>
          <w:marBottom w:val="0"/>
          <w:divBdr>
            <w:top w:val="none" w:sz="0" w:space="0" w:color="auto"/>
            <w:left w:val="none" w:sz="0" w:space="0" w:color="auto"/>
            <w:bottom w:val="none" w:sz="0" w:space="0" w:color="auto"/>
            <w:right w:val="none" w:sz="0" w:space="0" w:color="auto"/>
          </w:divBdr>
        </w:div>
        <w:div w:id="713042645">
          <w:marLeft w:val="480"/>
          <w:marRight w:val="0"/>
          <w:marTop w:val="0"/>
          <w:marBottom w:val="0"/>
          <w:divBdr>
            <w:top w:val="none" w:sz="0" w:space="0" w:color="auto"/>
            <w:left w:val="none" w:sz="0" w:space="0" w:color="auto"/>
            <w:bottom w:val="none" w:sz="0" w:space="0" w:color="auto"/>
            <w:right w:val="none" w:sz="0" w:space="0" w:color="auto"/>
          </w:divBdr>
        </w:div>
        <w:div w:id="752169311">
          <w:marLeft w:val="480"/>
          <w:marRight w:val="0"/>
          <w:marTop w:val="0"/>
          <w:marBottom w:val="0"/>
          <w:divBdr>
            <w:top w:val="none" w:sz="0" w:space="0" w:color="auto"/>
            <w:left w:val="none" w:sz="0" w:space="0" w:color="auto"/>
            <w:bottom w:val="none" w:sz="0" w:space="0" w:color="auto"/>
            <w:right w:val="none" w:sz="0" w:space="0" w:color="auto"/>
          </w:divBdr>
        </w:div>
        <w:div w:id="774985512">
          <w:marLeft w:val="480"/>
          <w:marRight w:val="0"/>
          <w:marTop w:val="0"/>
          <w:marBottom w:val="0"/>
          <w:divBdr>
            <w:top w:val="none" w:sz="0" w:space="0" w:color="auto"/>
            <w:left w:val="none" w:sz="0" w:space="0" w:color="auto"/>
            <w:bottom w:val="none" w:sz="0" w:space="0" w:color="auto"/>
            <w:right w:val="none" w:sz="0" w:space="0" w:color="auto"/>
          </w:divBdr>
        </w:div>
        <w:div w:id="950742834">
          <w:marLeft w:val="480"/>
          <w:marRight w:val="0"/>
          <w:marTop w:val="0"/>
          <w:marBottom w:val="0"/>
          <w:divBdr>
            <w:top w:val="none" w:sz="0" w:space="0" w:color="auto"/>
            <w:left w:val="none" w:sz="0" w:space="0" w:color="auto"/>
            <w:bottom w:val="none" w:sz="0" w:space="0" w:color="auto"/>
            <w:right w:val="none" w:sz="0" w:space="0" w:color="auto"/>
          </w:divBdr>
        </w:div>
        <w:div w:id="983780758">
          <w:marLeft w:val="480"/>
          <w:marRight w:val="0"/>
          <w:marTop w:val="0"/>
          <w:marBottom w:val="0"/>
          <w:divBdr>
            <w:top w:val="none" w:sz="0" w:space="0" w:color="auto"/>
            <w:left w:val="none" w:sz="0" w:space="0" w:color="auto"/>
            <w:bottom w:val="none" w:sz="0" w:space="0" w:color="auto"/>
            <w:right w:val="none" w:sz="0" w:space="0" w:color="auto"/>
          </w:divBdr>
        </w:div>
      </w:divsChild>
    </w:div>
    <w:div w:id="643849620">
      <w:bodyDiv w:val="1"/>
      <w:marLeft w:val="0"/>
      <w:marRight w:val="0"/>
      <w:marTop w:val="0"/>
      <w:marBottom w:val="0"/>
      <w:divBdr>
        <w:top w:val="none" w:sz="0" w:space="0" w:color="auto"/>
        <w:left w:val="none" w:sz="0" w:space="0" w:color="auto"/>
        <w:bottom w:val="none" w:sz="0" w:space="0" w:color="auto"/>
        <w:right w:val="none" w:sz="0" w:space="0" w:color="auto"/>
      </w:divBdr>
    </w:div>
    <w:div w:id="644089804">
      <w:bodyDiv w:val="1"/>
      <w:marLeft w:val="0"/>
      <w:marRight w:val="0"/>
      <w:marTop w:val="0"/>
      <w:marBottom w:val="0"/>
      <w:divBdr>
        <w:top w:val="none" w:sz="0" w:space="0" w:color="auto"/>
        <w:left w:val="none" w:sz="0" w:space="0" w:color="auto"/>
        <w:bottom w:val="none" w:sz="0" w:space="0" w:color="auto"/>
        <w:right w:val="none" w:sz="0" w:space="0" w:color="auto"/>
      </w:divBdr>
      <w:divsChild>
        <w:div w:id="65881532">
          <w:marLeft w:val="480"/>
          <w:marRight w:val="0"/>
          <w:marTop w:val="0"/>
          <w:marBottom w:val="0"/>
          <w:divBdr>
            <w:top w:val="none" w:sz="0" w:space="0" w:color="auto"/>
            <w:left w:val="none" w:sz="0" w:space="0" w:color="auto"/>
            <w:bottom w:val="none" w:sz="0" w:space="0" w:color="auto"/>
            <w:right w:val="none" w:sz="0" w:space="0" w:color="auto"/>
          </w:divBdr>
        </w:div>
        <w:div w:id="75321224">
          <w:marLeft w:val="480"/>
          <w:marRight w:val="0"/>
          <w:marTop w:val="0"/>
          <w:marBottom w:val="0"/>
          <w:divBdr>
            <w:top w:val="none" w:sz="0" w:space="0" w:color="auto"/>
            <w:left w:val="none" w:sz="0" w:space="0" w:color="auto"/>
            <w:bottom w:val="none" w:sz="0" w:space="0" w:color="auto"/>
            <w:right w:val="none" w:sz="0" w:space="0" w:color="auto"/>
          </w:divBdr>
        </w:div>
        <w:div w:id="137765406">
          <w:marLeft w:val="480"/>
          <w:marRight w:val="0"/>
          <w:marTop w:val="0"/>
          <w:marBottom w:val="0"/>
          <w:divBdr>
            <w:top w:val="none" w:sz="0" w:space="0" w:color="auto"/>
            <w:left w:val="none" w:sz="0" w:space="0" w:color="auto"/>
            <w:bottom w:val="none" w:sz="0" w:space="0" w:color="auto"/>
            <w:right w:val="none" w:sz="0" w:space="0" w:color="auto"/>
          </w:divBdr>
        </w:div>
        <w:div w:id="146436580">
          <w:marLeft w:val="480"/>
          <w:marRight w:val="0"/>
          <w:marTop w:val="0"/>
          <w:marBottom w:val="0"/>
          <w:divBdr>
            <w:top w:val="none" w:sz="0" w:space="0" w:color="auto"/>
            <w:left w:val="none" w:sz="0" w:space="0" w:color="auto"/>
            <w:bottom w:val="none" w:sz="0" w:space="0" w:color="auto"/>
            <w:right w:val="none" w:sz="0" w:space="0" w:color="auto"/>
          </w:divBdr>
        </w:div>
        <w:div w:id="168177878">
          <w:marLeft w:val="480"/>
          <w:marRight w:val="0"/>
          <w:marTop w:val="0"/>
          <w:marBottom w:val="0"/>
          <w:divBdr>
            <w:top w:val="none" w:sz="0" w:space="0" w:color="auto"/>
            <w:left w:val="none" w:sz="0" w:space="0" w:color="auto"/>
            <w:bottom w:val="none" w:sz="0" w:space="0" w:color="auto"/>
            <w:right w:val="none" w:sz="0" w:space="0" w:color="auto"/>
          </w:divBdr>
        </w:div>
        <w:div w:id="284580529">
          <w:marLeft w:val="480"/>
          <w:marRight w:val="0"/>
          <w:marTop w:val="0"/>
          <w:marBottom w:val="0"/>
          <w:divBdr>
            <w:top w:val="none" w:sz="0" w:space="0" w:color="auto"/>
            <w:left w:val="none" w:sz="0" w:space="0" w:color="auto"/>
            <w:bottom w:val="none" w:sz="0" w:space="0" w:color="auto"/>
            <w:right w:val="none" w:sz="0" w:space="0" w:color="auto"/>
          </w:divBdr>
        </w:div>
        <w:div w:id="303392527">
          <w:marLeft w:val="480"/>
          <w:marRight w:val="0"/>
          <w:marTop w:val="0"/>
          <w:marBottom w:val="0"/>
          <w:divBdr>
            <w:top w:val="none" w:sz="0" w:space="0" w:color="auto"/>
            <w:left w:val="none" w:sz="0" w:space="0" w:color="auto"/>
            <w:bottom w:val="none" w:sz="0" w:space="0" w:color="auto"/>
            <w:right w:val="none" w:sz="0" w:space="0" w:color="auto"/>
          </w:divBdr>
        </w:div>
        <w:div w:id="352074247">
          <w:marLeft w:val="480"/>
          <w:marRight w:val="0"/>
          <w:marTop w:val="0"/>
          <w:marBottom w:val="0"/>
          <w:divBdr>
            <w:top w:val="none" w:sz="0" w:space="0" w:color="auto"/>
            <w:left w:val="none" w:sz="0" w:space="0" w:color="auto"/>
            <w:bottom w:val="none" w:sz="0" w:space="0" w:color="auto"/>
            <w:right w:val="none" w:sz="0" w:space="0" w:color="auto"/>
          </w:divBdr>
        </w:div>
        <w:div w:id="387874723">
          <w:marLeft w:val="480"/>
          <w:marRight w:val="0"/>
          <w:marTop w:val="0"/>
          <w:marBottom w:val="0"/>
          <w:divBdr>
            <w:top w:val="none" w:sz="0" w:space="0" w:color="auto"/>
            <w:left w:val="none" w:sz="0" w:space="0" w:color="auto"/>
            <w:bottom w:val="none" w:sz="0" w:space="0" w:color="auto"/>
            <w:right w:val="none" w:sz="0" w:space="0" w:color="auto"/>
          </w:divBdr>
        </w:div>
        <w:div w:id="424152496">
          <w:marLeft w:val="480"/>
          <w:marRight w:val="0"/>
          <w:marTop w:val="0"/>
          <w:marBottom w:val="0"/>
          <w:divBdr>
            <w:top w:val="none" w:sz="0" w:space="0" w:color="auto"/>
            <w:left w:val="none" w:sz="0" w:space="0" w:color="auto"/>
            <w:bottom w:val="none" w:sz="0" w:space="0" w:color="auto"/>
            <w:right w:val="none" w:sz="0" w:space="0" w:color="auto"/>
          </w:divBdr>
        </w:div>
        <w:div w:id="431436306">
          <w:marLeft w:val="480"/>
          <w:marRight w:val="0"/>
          <w:marTop w:val="0"/>
          <w:marBottom w:val="0"/>
          <w:divBdr>
            <w:top w:val="none" w:sz="0" w:space="0" w:color="auto"/>
            <w:left w:val="none" w:sz="0" w:space="0" w:color="auto"/>
            <w:bottom w:val="none" w:sz="0" w:space="0" w:color="auto"/>
            <w:right w:val="none" w:sz="0" w:space="0" w:color="auto"/>
          </w:divBdr>
        </w:div>
        <w:div w:id="491797976">
          <w:marLeft w:val="480"/>
          <w:marRight w:val="0"/>
          <w:marTop w:val="0"/>
          <w:marBottom w:val="0"/>
          <w:divBdr>
            <w:top w:val="none" w:sz="0" w:space="0" w:color="auto"/>
            <w:left w:val="none" w:sz="0" w:space="0" w:color="auto"/>
            <w:bottom w:val="none" w:sz="0" w:space="0" w:color="auto"/>
            <w:right w:val="none" w:sz="0" w:space="0" w:color="auto"/>
          </w:divBdr>
        </w:div>
        <w:div w:id="534852593">
          <w:marLeft w:val="480"/>
          <w:marRight w:val="0"/>
          <w:marTop w:val="0"/>
          <w:marBottom w:val="0"/>
          <w:divBdr>
            <w:top w:val="none" w:sz="0" w:space="0" w:color="auto"/>
            <w:left w:val="none" w:sz="0" w:space="0" w:color="auto"/>
            <w:bottom w:val="none" w:sz="0" w:space="0" w:color="auto"/>
            <w:right w:val="none" w:sz="0" w:space="0" w:color="auto"/>
          </w:divBdr>
        </w:div>
        <w:div w:id="566259944">
          <w:marLeft w:val="480"/>
          <w:marRight w:val="0"/>
          <w:marTop w:val="0"/>
          <w:marBottom w:val="0"/>
          <w:divBdr>
            <w:top w:val="none" w:sz="0" w:space="0" w:color="auto"/>
            <w:left w:val="none" w:sz="0" w:space="0" w:color="auto"/>
            <w:bottom w:val="none" w:sz="0" w:space="0" w:color="auto"/>
            <w:right w:val="none" w:sz="0" w:space="0" w:color="auto"/>
          </w:divBdr>
        </w:div>
        <w:div w:id="568077648">
          <w:marLeft w:val="480"/>
          <w:marRight w:val="0"/>
          <w:marTop w:val="0"/>
          <w:marBottom w:val="0"/>
          <w:divBdr>
            <w:top w:val="none" w:sz="0" w:space="0" w:color="auto"/>
            <w:left w:val="none" w:sz="0" w:space="0" w:color="auto"/>
            <w:bottom w:val="none" w:sz="0" w:space="0" w:color="auto"/>
            <w:right w:val="none" w:sz="0" w:space="0" w:color="auto"/>
          </w:divBdr>
        </w:div>
        <w:div w:id="594175188">
          <w:marLeft w:val="480"/>
          <w:marRight w:val="0"/>
          <w:marTop w:val="0"/>
          <w:marBottom w:val="0"/>
          <w:divBdr>
            <w:top w:val="none" w:sz="0" w:space="0" w:color="auto"/>
            <w:left w:val="none" w:sz="0" w:space="0" w:color="auto"/>
            <w:bottom w:val="none" w:sz="0" w:space="0" w:color="auto"/>
            <w:right w:val="none" w:sz="0" w:space="0" w:color="auto"/>
          </w:divBdr>
        </w:div>
        <w:div w:id="622811763">
          <w:marLeft w:val="480"/>
          <w:marRight w:val="0"/>
          <w:marTop w:val="0"/>
          <w:marBottom w:val="0"/>
          <w:divBdr>
            <w:top w:val="none" w:sz="0" w:space="0" w:color="auto"/>
            <w:left w:val="none" w:sz="0" w:space="0" w:color="auto"/>
            <w:bottom w:val="none" w:sz="0" w:space="0" w:color="auto"/>
            <w:right w:val="none" w:sz="0" w:space="0" w:color="auto"/>
          </w:divBdr>
        </w:div>
        <w:div w:id="689141152">
          <w:marLeft w:val="480"/>
          <w:marRight w:val="0"/>
          <w:marTop w:val="0"/>
          <w:marBottom w:val="0"/>
          <w:divBdr>
            <w:top w:val="none" w:sz="0" w:space="0" w:color="auto"/>
            <w:left w:val="none" w:sz="0" w:space="0" w:color="auto"/>
            <w:bottom w:val="none" w:sz="0" w:space="0" w:color="auto"/>
            <w:right w:val="none" w:sz="0" w:space="0" w:color="auto"/>
          </w:divBdr>
        </w:div>
        <w:div w:id="711536883">
          <w:marLeft w:val="480"/>
          <w:marRight w:val="0"/>
          <w:marTop w:val="0"/>
          <w:marBottom w:val="0"/>
          <w:divBdr>
            <w:top w:val="none" w:sz="0" w:space="0" w:color="auto"/>
            <w:left w:val="none" w:sz="0" w:space="0" w:color="auto"/>
            <w:bottom w:val="none" w:sz="0" w:space="0" w:color="auto"/>
            <w:right w:val="none" w:sz="0" w:space="0" w:color="auto"/>
          </w:divBdr>
        </w:div>
        <w:div w:id="797916019">
          <w:marLeft w:val="480"/>
          <w:marRight w:val="0"/>
          <w:marTop w:val="0"/>
          <w:marBottom w:val="0"/>
          <w:divBdr>
            <w:top w:val="none" w:sz="0" w:space="0" w:color="auto"/>
            <w:left w:val="none" w:sz="0" w:space="0" w:color="auto"/>
            <w:bottom w:val="none" w:sz="0" w:space="0" w:color="auto"/>
            <w:right w:val="none" w:sz="0" w:space="0" w:color="auto"/>
          </w:divBdr>
        </w:div>
        <w:div w:id="943265640">
          <w:marLeft w:val="480"/>
          <w:marRight w:val="0"/>
          <w:marTop w:val="0"/>
          <w:marBottom w:val="0"/>
          <w:divBdr>
            <w:top w:val="none" w:sz="0" w:space="0" w:color="auto"/>
            <w:left w:val="none" w:sz="0" w:space="0" w:color="auto"/>
            <w:bottom w:val="none" w:sz="0" w:space="0" w:color="auto"/>
            <w:right w:val="none" w:sz="0" w:space="0" w:color="auto"/>
          </w:divBdr>
        </w:div>
        <w:div w:id="953945452">
          <w:marLeft w:val="480"/>
          <w:marRight w:val="0"/>
          <w:marTop w:val="0"/>
          <w:marBottom w:val="0"/>
          <w:divBdr>
            <w:top w:val="none" w:sz="0" w:space="0" w:color="auto"/>
            <w:left w:val="none" w:sz="0" w:space="0" w:color="auto"/>
            <w:bottom w:val="none" w:sz="0" w:space="0" w:color="auto"/>
            <w:right w:val="none" w:sz="0" w:space="0" w:color="auto"/>
          </w:divBdr>
        </w:div>
        <w:div w:id="972175209">
          <w:marLeft w:val="480"/>
          <w:marRight w:val="0"/>
          <w:marTop w:val="0"/>
          <w:marBottom w:val="0"/>
          <w:divBdr>
            <w:top w:val="none" w:sz="0" w:space="0" w:color="auto"/>
            <w:left w:val="none" w:sz="0" w:space="0" w:color="auto"/>
            <w:bottom w:val="none" w:sz="0" w:space="0" w:color="auto"/>
            <w:right w:val="none" w:sz="0" w:space="0" w:color="auto"/>
          </w:divBdr>
        </w:div>
      </w:divsChild>
    </w:div>
    <w:div w:id="644241280">
      <w:bodyDiv w:val="1"/>
      <w:marLeft w:val="0"/>
      <w:marRight w:val="0"/>
      <w:marTop w:val="0"/>
      <w:marBottom w:val="0"/>
      <w:divBdr>
        <w:top w:val="none" w:sz="0" w:space="0" w:color="auto"/>
        <w:left w:val="none" w:sz="0" w:space="0" w:color="auto"/>
        <w:bottom w:val="none" w:sz="0" w:space="0" w:color="auto"/>
        <w:right w:val="none" w:sz="0" w:space="0" w:color="auto"/>
      </w:divBdr>
    </w:div>
    <w:div w:id="644358138">
      <w:bodyDiv w:val="1"/>
      <w:marLeft w:val="0"/>
      <w:marRight w:val="0"/>
      <w:marTop w:val="0"/>
      <w:marBottom w:val="0"/>
      <w:divBdr>
        <w:top w:val="none" w:sz="0" w:space="0" w:color="auto"/>
        <w:left w:val="none" w:sz="0" w:space="0" w:color="auto"/>
        <w:bottom w:val="none" w:sz="0" w:space="0" w:color="auto"/>
        <w:right w:val="none" w:sz="0" w:space="0" w:color="auto"/>
      </w:divBdr>
    </w:div>
    <w:div w:id="644629007">
      <w:bodyDiv w:val="1"/>
      <w:marLeft w:val="0"/>
      <w:marRight w:val="0"/>
      <w:marTop w:val="0"/>
      <w:marBottom w:val="0"/>
      <w:divBdr>
        <w:top w:val="none" w:sz="0" w:space="0" w:color="auto"/>
        <w:left w:val="none" w:sz="0" w:space="0" w:color="auto"/>
        <w:bottom w:val="none" w:sz="0" w:space="0" w:color="auto"/>
        <w:right w:val="none" w:sz="0" w:space="0" w:color="auto"/>
      </w:divBdr>
    </w:div>
    <w:div w:id="644967154">
      <w:bodyDiv w:val="1"/>
      <w:marLeft w:val="0"/>
      <w:marRight w:val="0"/>
      <w:marTop w:val="0"/>
      <w:marBottom w:val="0"/>
      <w:divBdr>
        <w:top w:val="none" w:sz="0" w:space="0" w:color="auto"/>
        <w:left w:val="none" w:sz="0" w:space="0" w:color="auto"/>
        <w:bottom w:val="none" w:sz="0" w:space="0" w:color="auto"/>
        <w:right w:val="none" w:sz="0" w:space="0" w:color="auto"/>
      </w:divBdr>
    </w:div>
    <w:div w:id="645208903">
      <w:bodyDiv w:val="1"/>
      <w:marLeft w:val="0"/>
      <w:marRight w:val="0"/>
      <w:marTop w:val="0"/>
      <w:marBottom w:val="0"/>
      <w:divBdr>
        <w:top w:val="none" w:sz="0" w:space="0" w:color="auto"/>
        <w:left w:val="none" w:sz="0" w:space="0" w:color="auto"/>
        <w:bottom w:val="none" w:sz="0" w:space="0" w:color="auto"/>
        <w:right w:val="none" w:sz="0" w:space="0" w:color="auto"/>
      </w:divBdr>
      <w:divsChild>
        <w:div w:id="5905062">
          <w:marLeft w:val="480"/>
          <w:marRight w:val="0"/>
          <w:marTop w:val="0"/>
          <w:marBottom w:val="0"/>
          <w:divBdr>
            <w:top w:val="none" w:sz="0" w:space="0" w:color="auto"/>
            <w:left w:val="none" w:sz="0" w:space="0" w:color="auto"/>
            <w:bottom w:val="none" w:sz="0" w:space="0" w:color="auto"/>
            <w:right w:val="none" w:sz="0" w:space="0" w:color="auto"/>
          </w:divBdr>
        </w:div>
        <w:div w:id="20861727">
          <w:marLeft w:val="480"/>
          <w:marRight w:val="0"/>
          <w:marTop w:val="0"/>
          <w:marBottom w:val="0"/>
          <w:divBdr>
            <w:top w:val="none" w:sz="0" w:space="0" w:color="auto"/>
            <w:left w:val="none" w:sz="0" w:space="0" w:color="auto"/>
            <w:bottom w:val="none" w:sz="0" w:space="0" w:color="auto"/>
            <w:right w:val="none" w:sz="0" w:space="0" w:color="auto"/>
          </w:divBdr>
        </w:div>
        <w:div w:id="39599823">
          <w:marLeft w:val="480"/>
          <w:marRight w:val="0"/>
          <w:marTop w:val="0"/>
          <w:marBottom w:val="0"/>
          <w:divBdr>
            <w:top w:val="none" w:sz="0" w:space="0" w:color="auto"/>
            <w:left w:val="none" w:sz="0" w:space="0" w:color="auto"/>
            <w:bottom w:val="none" w:sz="0" w:space="0" w:color="auto"/>
            <w:right w:val="none" w:sz="0" w:space="0" w:color="auto"/>
          </w:divBdr>
        </w:div>
        <w:div w:id="114107114">
          <w:marLeft w:val="480"/>
          <w:marRight w:val="0"/>
          <w:marTop w:val="0"/>
          <w:marBottom w:val="0"/>
          <w:divBdr>
            <w:top w:val="none" w:sz="0" w:space="0" w:color="auto"/>
            <w:left w:val="none" w:sz="0" w:space="0" w:color="auto"/>
            <w:bottom w:val="none" w:sz="0" w:space="0" w:color="auto"/>
            <w:right w:val="none" w:sz="0" w:space="0" w:color="auto"/>
          </w:divBdr>
        </w:div>
        <w:div w:id="207112309">
          <w:marLeft w:val="480"/>
          <w:marRight w:val="0"/>
          <w:marTop w:val="0"/>
          <w:marBottom w:val="0"/>
          <w:divBdr>
            <w:top w:val="none" w:sz="0" w:space="0" w:color="auto"/>
            <w:left w:val="none" w:sz="0" w:space="0" w:color="auto"/>
            <w:bottom w:val="none" w:sz="0" w:space="0" w:color="auto"/>
            <w:right w:val="none" w:sz="0" w:space="0" w:color="auto"/>
          </w:divBdr>
        </w:div>
        <w:div w:id="219439493">
          <w:marLeft w:val="480"/>
          <w:marRight w:val="0"/>
          <w:marTop w:val="0"/>
          <w:marBottom w:val="0"/>
          <w:divBdr>
            <w:top w:val="none" w:sz="0" w:space="0" w:color="auto"/>
            <w:left w:val="none" w:sz="0" w:space="0" w:color="auto"/>
            <w:bottom w:val="none" w:sz="0" w:space="0" w:color="auto"/>
            <w:right w:val="none" w:sz="0" w:space="0" w:color="auto"/>
          </w:divBdr>
        </w:div>
        <w:div w:id="251203247">
          <w:marLeft w:val="480"/>
          <w:marRight w:val="0"/>
          <w:marTop w:val="0"/>
          <w:marBottom w:val="0"/>
          <w:divBdr>
            <w:top w:val="none" w:sz="0" w:space="0" w:color="auto"/>
            <w:left w:val="none" w:sz="0" w:space="0" w:color="auto"/>
            <w:bottom w:val="none" w:sz="0" w:space="0" w:color="auto"/>
            <w:right w:val="none" w:sz="0" w:space="0" w:color="auto"/>
          </w:divBdr>
        </w:div>
        <w:div w:id="260184836">
          <w:marLeft w:val="480"/>
          <w:marRight w:val="0"/>
          <w:marTop w:val="0"/>
          <w:marBottom w:val="0"/>
          <w:divBdr>
            <w:top w:val="none" w:sz="0" w:space="0" w:color="auto"/>
            <w:left w:val="none" w:sz="0" w:space="0" w:color="auto"/>
            <w:bottom w:val="none" w:sz="0" w:space="0" w:color="auto"/>
            <w:right w:val="none" w:sz="0" w:space="0" w:color="auto"/>
          </w:divBdr>
        </w:div>
        <w:div w:id="290521986">
          <w:marLeft w:val="480"/>
          <w:marRight w:val="0"/>
          <w:marTop w:val="0"/>
          <w:marBottom w:val="0"/>
          <w:divBdr>
            <w:top w:val="none" w:sz="0" w:space="0" w:color="auto"/>
            <w:left w:val="none" w:sz="0" w:space="0" w:color="auto"/>
            <w:bottom w:val="none" w:sz="0" w:space="0" w:color="auto"/>
            <w:right w:val="none" w:sz="0" w:space="0" w:color="auto"/>
          </w:divBdr>
        </w:div>
        <w:div w:id="318195683">
          <w:marLeft w:val="480"/>
          <w:marRight w:val="0"/>
          <w:marTop w:val="0"/>
          <w:marBottom w:val="0"/>
          <w:divBdr>
            <w:top w:val="none" w:sz="0" w:space="0" w:color="auto"/>
            <w:left w:val="none" w:sz="0" w:space="0" w:color="auto"/>
            <w:bottom w:val="none" w:sz="0" w:space="0" w:color="auto"/>
            <w:right w:val="none" w:sz="0" w:space="0" w:color="auto"/>
          </w:divBdr>
        </w:div>
        <w:div w:id="322783566">
          <w:marLeft w:val="480"/>
          <w:marRight w:val="0"/>
          <w:marTop w:val="0"/>
          <w:marBottom w:val="0"/>
          <w:divBdr>
            <w:top w:val="none" w:sz="0" w:space="0" w:color="auto"/>
            <w:left w:val="none" w:sz="0" w:space="0" w:color="auto"/>
            <w:bottom w:val="none" w:sz="0" w:space="0" w:color="auto"/>
            <w:right w:val="none" w:sz="0" w:space="0" w:color="auto"/>
          </w:divBdr>
        </w:div>
        <w:div w:id="371157451">
          <w:marLeft w:val="480"/>
          <w:marRight w:val="0"/>
          <w:marTop w:val="0"/>
          <w:marBottom w:val="0"/>
          <w:divBdr>
            <w:top w:val="none" w:sz="0" w:space="0" w:color="auto"/>
            <w:left w:val="none" w:sz="0" w:space="0" w:color="auto"/>
            <w:bottom w:val="none" w:sz="0" w:space="0" w:color="auto"/>
            <w:right w:val="none" w:sz="0" w:space="0" w:color="auto"/>
          </w:divBdr>
        </w:div>
        <w:div w:id="385684594">
          <w:marLeft w:val="480"/>
          <w:marRight w:val="0"/>
          <w:marTop w:val="0"/>
          <w:marBottom w:val="0"/>
          <w:divBdr>
            <w:top w:val="none" w:sz="0" w:space="0" w:color="auto"/>
            <w:left w:val="none" w:sz="0" w:space="0" w:color="auto"/>
            <w:bottom w:val="none" w:sz="0" w:space="0" w:color="auto"/>
            <w:right w:val="none" w:sz="0" w:space="0" w:color="auto"/>
          </w:divBdr>
        </w:div>
        <w:div w:id="410661015">
          <w:marLeft w:val="480"/>
          <w:marRight w:val="0"/>
          <w:marTop w:val="0"/>
          <w:marBottom w:val="0"/>
          <w:divBdr>
            <w:top w:val="none" w:sz="0" w:space="0" w:color="auto"/>
            <w:left w:val="none" w:sz="0" w:space="0" w:color="auto"/>
            <w:bottom w:val="none" w:sz="0" w:space="0" w:color="auto"/>
            <w:right w:val="none" w:sz="0" w:space="0" w:color="auto"/>
          </w:divBdr>
        </w:div>
        <w:div w:id="437482242">
          <w:marLeft w:val="480"/>
          <w:marRight w:val="0"/>
          <w:marTop w:val="0"/>
          <w:marBottom w:val="0"/>
          <w:divBdr>
            <w:top w:val="none" w:sz="0" w:space="0" w:color="auto"/>
            <w:left w:val="none" w:sz="0" w:space="0" w:color="auto"/>
            <w:bottom w:val="none" w:sz="0" w:space="0" w:color="auto"/>
            <w:right w:val="none" w:sz="0" w:space="0" w:color="auto"/>
          </w:divBdr>
        </w:div>
        <w:div w:id="522518950">
          <w:marLeft w:val="480"/>
          <w:marRight w:val="0"/>
          <w:marTop w:val="0"/>
          <w:marBottom w:val="0"/>
          <w:divBdr>
            <w:top w:val="none" w:sz="0" w:space="0" w:color="auto"/>
            <w:left w:val="none" w:sz="0" w:space="0" w:color="auto"/>
            <w:bottom w:val="none" w:sz="0" w:space="0" w:color="auto"/>
            <w:right w:val="none" w:sz="0" w:space="0" w:color="auto"/>
          </w:divBdr>
        </w:div>
        <w:div w:id="561604088">
          <w:marLeft w:val="480"/>
          <w:marRight w:val="0"/>
          <w:marTop w:val="0"/>
          <w:marBottom w:val="0"/>
          <w:divBdr>
            <w:top w:val="none" w:sz="0" w:space="0" w:color="auto"/>
            <w:left w:val="none" w:sz="0" w:space="0" w:color="auto"/>
            <w:bottom w:val="none" w:sz="0" w:space="0" w:color="auto"/>
            <w:right w:val="none" w:sz="0" w:space="0" w:color="auto"/>
          </w:divBdr>
        </w:div>
        <w:div w:id="611061237">
          <w:marLeft w:val="480"/>
          <w:marRight w:val="0"/>
          <w:marTop w:val="0"/>
          <w:marBottom w:val="0"/>
          <w:divBdr>
            <w:top w:val="none" w:sz="0" w:space="0" w:color="auto"/>
            <w:left w:val="none" w:sz="0" w:space="0" w:color="auto"/>
            <w:bottom w:val="none" w:sz="0" w:space="0" w:color="auto"/>
            <w:right w:val="none" w:sz="0" w:space="0" w:color="auto"/>
          </w:divBdr>
        </w:div>
        <w:div w:id="612175883">
          <w:marLeft w:val="480"/>
          <w:marRight w:val="0"/>
          <w:marTop w:val="0"/>
          <w:marBottom w:val="0"/>
          <w:divBdr>
            <w:top w:val="none" w:sz="0" w:space="0" w:color="auto"/>
            <w:left w:val="none" w:sz="0" w:space="0" w:color="auto"/>
            <w:bottom w:val="none" w:sz="0" w:space="0" w:color="auto"/>
            <w:right w:val="none" w:sz="0" w:space="0" w:color="auto"/>
          </w:divBdr>
        </w:div>
        <w:div w:id="620649038">
          <w:marLeft w:val="480"/>
          <w:marRight w:val="0"/>
          <w:marTop w:val="0"/>
          <w:marBottom w:val="0"/>
          <w:divBdr>
            <w:top w:val="none" w:sz="0" w:space="0" w:color="auto"/>
            <w:left w:val="none" w:sz="0" w:space="0" w:color="auto"/>
            <w:bottom w:val="none" w:sz="0" w:space="0" w:color="auto"/>
            <w:right w:val="none" w:sz="0" w:space="0" w:color="auto"/>
          </w:divBdr>
        </w:div>
        <w:div w:id="625551490">
          <w:marLeft w:val="480"/>
          <w:marRight w:val="0"/>
          <w:marTop w:val="0"/>
          <w:marBottom w:val="0"/>
          <w:divBdr>
            <w:top w:val="none" w:sz="0" w:space="0" w:color="auto"/>
            <w:left w:val="none" w:sz="0" w:space="0" w:color="auto"/>
            <w:bottom w:val="none" w:sz="0" w:space="0" w:color="auto"/>
            <w:right w:val="none" w:sz="0" w:space="0" w:color="auto"/>
          </w:divBdr>
        </w:div>
        <w:div w:id="642009520">
          <w:marLeft w:val="480"/>
          <w:marRight w:val="0"/>
          <w:marTop w:val="0"/>
          <w:marBottom w:val="0"/>
          <w:divBdr>
            <w:top w:val="none" w:sz="0" w:space="0" w:color="auto"/>
            <w:left w:val="none" w:sz="0" w:space="0" w:color="auto"/>
            <w:bottom w:val="none" w:sz="0" w:space="0" w:color="auto"/>
            <w:right w:val="none" w:sz="0" w:space="0" w:color="auto"/>
          </w:divBdr>
        </w:div>
        <w:div w:id="695547477">
          <w:marLeft w:val="480"/>
          <w:marRight w:val="0"/>
          <w:marTop w:val="0"/>
          <w:marBottom w:val="0"/>
          <w:divBdr>
            <w:top w:val="none" w:sz="0" w:space="0" w:color="auto"/>
            <w:left w:val="none" w:sz="0" w:space="0" w:color="auto"/>
            <w:bottom w:val="none" w:sz="0" w:space="0" w:color="auto"/>
            <w:right w:val="none" w:sz="0" w:space="0" w:color="auto"/>
          </w:divBdr>
        </w:div>
        <w:div w:id="727993126">
          <w:marLeft w:val="480"/>
          <w:marRight w:val="0"/>
          <w:marTop w:val="0"/>
          <w:marBottom w:val="0"/>
          <w:divBdr>
            <w:top w:val="none" w:sz="0" w:space="0" w:color="auto"/>
            <w:left w:val="none" w:sz="0" w:space="0" w:color="auto"/>
            <w:bottom w:val="none" w:sz="0" w:space="0" w:color="auto"/>
            <w:right w:val="none" w:sz="0" w:space="0" w:color="auto"/>
          </w:divBdr>
        </w:div>
        <w:div w:id="763961742">
          <w:marLeft w:val="480"/>
          <w:marRight w:val="0"/>
          <w:marTop w:val="0"/>
          <w:marBottom w:val="0"/>
          <w:divBdr>
            <w:top w:val="none" w:sz="0" w:space="0" w:color="auto"/>
            <w:left w:val="none" w:sz="0" w:space="0" w:color="auto"/>
            <w:bottom w:val="none" w:sz="0" w:space="0" w:color="auto"/>
            <w:right w:val="none" w:sz="0" w:space="0" w:color="auto"/>
          </w:divBdr>
        </w:div>
        <w:div w:id="800270292">
          <w:marLeft w:val="480"/>
          <w:marRight w:val="0"/>
          <w:marTop w:val="0"/>
          <w:marBottom w:val="0"/>
          <w:divBdr>
            <w:top w:val="none" w:sz="0" w:space="0" w:color="auto"/>
            <w:left w:val="none" w:sz="0" w:space="0" w:color="auto"/>
            <w:bottom w:val="none" w:sz="0" w:space="0" w:color="auto"/>
            <w:right w:val="none" w:sz="0" w:space="0" w:color="auto"/>
          </w:divBdr>
        </w:div>
        <w:div w:id="836308878">
          <w:marLeft w:val="480"/>
          <w:marRight w:val="0"/>
          <w:marTop w:val="0"/>
          <w:marBottom w:val="0"/>
          <w:divBdr>
            <w:top w:val="none" w:sz="0" w:space="0" w:color="auto"/>
            <w:left w:val="none" w:sz="0" w:space="0" w:color="auto"/>
            <w:bottom w:val="none" w:sz="0" w:space="0" w:color="auto"/>
            <w:right w:val="none" w:sz="0" w:space="0" w:color="auto"/>
          </w:divBdr>
        </w:div>
        <w:div w:id="859398685">
          <w:marLeft w:val="480"/>
          <w:marRight w:val="0"/>
          <w:marTop w:val="0"/>
          <w:marBottom w:val="0"/>
          <w:divBdr>
            <w:top w:val="none" w:sz="0" w:space="0" w:color="auto"/>
            <w:left w:val="none" w:sz="0" w:space="0" w:color="auto"/>
            <w:bottom w:val="none" w:sz="0" w:space="0" w:color="auto"/>
            <w:right w:val="none" w:sz="0" w:space="0" w:color="auto"/>
          </w:divBdr>
        </w:div>
        <w:div w:id="871378192">
          <w:marLeft w:val="480"/>
          <w:marRight w:val="0"/>
          <w:marTop w:val="0"/>
          <w:marBottom w:val="0"/>
          <w:divBdr>
            <w:top w:val="none" w:sz="0" w:space="0" w:color="auto"/>
            <w:left w:val="none" w:sz="0" w:space="0" w:color="auto"/>
            <w:bottom w:val="none" w:sz="0" w:space="0" w:color="auto"/>
            <w:right w:val="none" w:sz="0" w:space="0" w:color="auto"/>
          </w:divBdr>
        </w:div>
        <w:div w:id="875384815">
          <w:marLeft w:val="480"/>
          <w:marRight w:val="0"/>
          <w:marTop w:val="0"/>
          <w:marBottom w:val="0"/>
          <w:divBdr>
            <w:top w:val="none" w:sz="0" w:space="0" w:color="auto"/>
            <w:left w:val="none" w:sz="0" w:space="0" w:color="auto"/>
            <w:bottom w:val="none" w:sz="0" w:space="0" w:color="auto"/>
            <w:right w:val="none" w:sz="0" w:space="0" w:color="auto"/>
          </w:divBdr>
        </w:div>
        <w:div w:id="877550581">
          <w:marLeft w:val="480"/>
          <w:marRight w:val="0"/>
          <w:marTop w:val="0"/>
          <w:marBottom w:val="0"/>
          <w:divBdr>
            <w:top w:val="none" w:sz="0" w:space="0" w:color="auto"/>
            <w:left w:val="none" w:sz="0" w:space="0" w:color="auto"/>
            <w:bottom w:val="none" w:sz="0" w:space="0" w:color="auto"/>
            <w:right w:val="none" w:sz="0" w:space="0" w:color="auto"/>
          </w:divBdr>
        </w:div>
        <w:div w:id="918639130">
          <w:marLeft w:val="480"/>
          <w:marRight w:val="0"/>
          <w:marTop w:val="0"/>
          <w:marBottom w:val="0"/>
          <w:divBdr>
            <w:top w:val="none" w:sz="0" w:space="0" w:color="auto"/>
            <w:left w:val="none" w:sz="0" w:space="0" w:color="auto"/>
            <w:bottom w:val="none" w:sz="0" w:space="0" w:color="auto"/>
            <w:right w:val="none" w:sz="0" w:space="0" w:color="auto"/>
          </w:divBdr>
        </w:div>
        <w:div w:id="944775403">
          <w:marLeft w:val="480"/>
          <w:marRight w:val="0"/>
          <w:marTop w:val="0"/>
          <w:marBottom w:val="0"/>
          <w:divBdr>
            <w:top w:val="none" w:sz="0" w:space="0" w:color="auto"/>
            <w:left w:val="none" w:sz="0" w:space="0" w:color="auto"/>
            <w:bottom w:val="none" w:sz="0" w:space="0" w:color="auto"/>
            <w:right w:val="none" w:sz="0" w:space="0" w:color="auto"/>
          </w:divBdr>
        </w:div>
        <w:div w:id="967857253">
          <w:marLeft w:val="480"/>
          <w:marRight w:val="0"/>
          <w:marTop w:val="0"/>
          <w:marBottom w:val="0"/>
          <w:divBdr>
            <w:top w:val="none" w:sz="0" w:space="0" w:color="auto"/>
            <w:left w:val="none" w:sz="0" w:space="0" w:color="auto"/>
            <w:bottom w:val="none" w:sz="0" w:space="0" w:color="auto"/>
            <w:right w:val="none" w:sz="0" w:space="0" w:color="auto"/>
          </w:divBdr>
        </w:div>
        <w:div w:id="979842031">
          <w:marLeft w:val="480"/>
          <w:marRight w:val="0"/>
          <w:marTop w:val="0"/>
          <w:marBottom w:val="0"/>
          <w:divBdr>
            <w:top w:val="none" w:sz="0" w:space="0" w:color="auto"/>
            <w:left w:val="none" w:sz="0" w:space="0" w:color="auto"/>
            <w:bottom w:val="none" w:sz="0" w:space="0" w:color="auto"/>
            <w:right w:val="none" w:sz="0" w:space="0" w:color="auto"/>
          </w:divBdr>
        </w:div>
        <w:div w:id="1000277065">
          <w:marLeft w:val="480"/>
          <w:marRight w:val="0"/>
          <w:marTop w:val="0"/>
          <w:marBottom w:val="0"/>
          <w:divBdr>
            <w:top w:val="none" w:sz="0" w:space="0" w:color="auto"/>
            <w:left w:val="none" w:sz="0" w:space="0" w:color="auto"/>
            <w:bottom w:val="none" w:sz="0" w:space="0" w:color="auto"/>
            <w:right w:val="none" w:sz="0" w:space="0" w:color="auto"/>
          </w:divBdr>
        </w:div>
      </w:divsChild>
    </w:div>
    <w:div w:id="645210194">
      <w:bodyDiv w:val="1"/>
      <w:marLeft w:val="0"/>
      <w:marRight w:val="0"/>
      <w:marTop w:val="0"/>
      <w:marBottom w:val="0"/>
      <w:divBdr>
        <w:top w:val="none" w:sz="0" w:space="0" w:color="auto"/>
        <w:left w:val="none" w:sz="0" w:space="0" w:color="auto"/>
        <w:bottom w:val="none" w:sz="0" w:space="0" w:color="auto"/>
        <w:right w:val="none" w:sz="0" w:space="0" w:color="auto"/>
      </w:divBdr>
    </w:div>
    <w:div w:id="645548112">
      <w:bodyDiv w:val="1"/>
      <w:marLeft w:val="0"/>
      <w:marRight w:val="0"/>
      <w:marTop w:val="0"/>
      <w:marBottom w:val="0"/>
      <w:divBdr>
        <w:top w:val="none" w:sz="0" w:space="0" w:color="auto"/>
        <w:left w:val="none" w:sz="0" w:space="0" w:color="auto"/>
        <w:bottom w:val="none" w:sz="0" w:space="0" w:color="auto"/>
        <w:right w:val="none" w:sz="0" w:space="0" w:color="auto"/>
      </w:divBdr>
    </w:div>
    <w:div w:id="645747154">
      <w:bodyDiv w:val="1"/>
      <w:marLeft w:val="0"/>
      <w:marRight w:val="0"/>
      <w:marTop w:val="0"/>
      <w:marBottom w:val="0"/>
      <w:divBdr>
        <w:top w:val="none" w:sz="0" w:space="0" w:color="auto"/>
        <w:left w:val="none" w:sz="0" w:space="0" w:color="auto"/>
        <w:bottom w:val="none" w:sz="0" w:space="0" w:color="auto"/>
        <w:right w:val="none" w:sz="0" w:space="0" w:color="auto"/>
      </w:divBdr>
    </w:div>
    <w:div w:id="646318661">
      <w:bodyDiv w:val="1"/>
      <w:marLeft w:val="0"/>
      <w:marRight w:val="0"/>
      <w:marTop w:val="0"/>
      <w:marBottom w:val="0"/>
      <w:divBdr>
        <w:top w:val="none" w:sz="0" w:space="0" w:color="auto"/>
        <w:left w:val="none" w:sz="0" w:space="0" w:color="auto"/>
        <w:bottom w:val="none" w:sz="0" w:space="0" w:color="auto"/>
        <w:right w:val="none" w:sz="0" w:space="0" w:color="auto"/>
      </w:divBdr>
    </w:div>
    <w:div w:id="646712274">
      <w:bodyDiv w:val="1"/>
      <w:marLeft w:val="0"/>
      <w:marRight w:val="0"/>
      <w:marTop w:val="0"/>
      <w:marBottom w:val="0"/>
      <w:divBdr>
        <w:top w:val="none" w:sz="0" w:space="0" w:color="auto"/>
        <w:left w:val="none" w:sz="0" w:space="0" w:color="auto"/>
        <w:bottom w:val="none" w:sz="0" w:space="0" w:color="auto"/>
        <w:right w:val="none" w:sz="0" w:space="0" w:color="auto"/>
      </w:divBdr>
      <w:divsChild>
        <w:div w:id="19626054">
          <w:marLeft w:val="480"/>
          <w:marRight w:val="0"/>
          <w:marTop w:val="0"/>
          <w:marBottom w:val="0"/>
          <w:divBdr>
            <w:top w:val="none" w:sz="0" w:space="0" w:color="auto"/>
            <w:left w:val="none" w:sz="0" w:space="0" w:color="auto"/>
            <w:bottom w:val="none" w:sz="0" w:space="0" w:color="auto"/>
            <w:right w:val="none" w:sz="0" w:space="0" w:color="auto"/>
          </w:divBdr>
        </w:div>
        <w:div w:id="29034941">
          <w:marLeft w:val="480"/>
          <w:marRight w:val="0"/>
          <w:marTop w:val="0"/>
          <w:marBottom w:val="0"/>
          <w:divBdr>
            <w:top w:val="none" w:sz="0" w:space="0" w:color="auto"/>
            <w:left w:val="none" w:sz="0" w:space="0" w:color="auto"/>
            <w:bottom w:val="none" w:sz="0" w:space="0" w:color="auto"/>
            <w:right w:val="none" w:sz="0" w:space="0" w:color="auto"/>
          </w:divBdr>
        </w:div>
        <w:div w:id="80296744">
          <w:marLeft w:val="480"/>
          <w:marRight w:val="0"/>
          <w:marTop w:val="0"/>
          <w:marBottom w:val="0"/>
          <w:divBdr>
            <w:top w:val="none" w:sz="0" w:space="0" w:color="auto"/>
            <w:left w:val="none" w:sz="0" w:space="0" w:color="auto"/>
            <w:bottom w:val="none" w:sz="0" w:space="0" w:color="auto"/>
            <w:right w:val="none" w:sz="0" w:space="0" w:color="auto"/>
          </w:divBdr>
        </w:div>
        <w:div w:id="92945324">
          <w:marLeft w:val="480"/>
          <w:marRight w:val="0"/>
          <w:marTop w:val="0"/>
          <w:marBottom w:val="0"/>
          <w:divBdr>
            <w:top w:val="none" w:sz="0" w:space="0" w:color="auto"/>
            <w:left w:val="none" w:sz="0" w:space="0" w:color="auto"/>
            <w:bottom w:val="none" w:sz="0" w:space="0" w:color="auto"/>
            <w:right w:val="none" w:sz="0" w:space="0" w:color="auto"/>
          </w:divBdr>
        </w:div>
        <w:div w:id="111674208">
          <w:marLeft w:val="480"/>
          <w:marRight w:val="0"/>
          <w:marTop w:val="0"/>
          <w:marBottom w:val="0"/>
          <w:divBdr>
            <w:top w:val="none" w:sz="0" w:space="0" w:color="auto"/>
            <w:left w:val="none" w:sz="0" w:space="0" w:color="auto"/>
            <w:bottom w:val="none" w:sz="0" w:space="0" w:color="auto"/>
            <w:right w:val="none" w:sz="0" w:space="0" w:color="auto"/>
          </w:divBdr>
        </w:div>
        <w:div w:id="115175008">
          <w:marLeft w:val="480"/>
          <w:marRight w:val="0"/>
          <w:marTop w:val="0"/>
          <w:marBottom w:val="0"/>
          <w:divBdr>
            <w:top w:val="none" w:sz="0" w:space="0" w:color="auto"/>
            <w:left w:val="none" w:sz="0" w:space="0" w:color="auto"/>
            <w:bottom w:val="none" w:sz="0" w:space="0" w:color="auto"/>
            <w:right w:val="none" w:sz="0" w:space="0" w:color="auto"/>
          </w:divBdr>
        </w:div>
        <w:div w:id="156579526">
          <w:marLeft w:val="480"/>
          <w:marRight w:val="0"/>
          <w:marTop w:val="0"/>
          <w:marBottom w:val="0"/>
          <w:divBdr>
            <w:top w:val="none" w:sz="0" w:space="0" w:color="auto"/>
            <w:left w:val="none" w:sz="0" w:space="0" w:color="auto"/>
            <w:bottom w:val="none" w:sz="0" w:space="0" w:color="auto"/>
            <w:right w:val="none" w:sz="0" w:space="0" w:color="auto"/>
          </w:divBdr>
        </w:div>
        <w:div w:id="171838280">
          <w:marLeft w:val="480"/>
          <w:marRight w:val="0"/>
          <w:marTop w:val="0"/>
          <w:marBottom w:val="0"/>
          <w:divBdr>
            <w:top w:val="none" w:sz="0" w:space="0" w:color="auto"/>
            <w:left w:val="none" w:sz="0" w:space="0" w:color="auto"/>
            <w:bottom w:val="none" w:sz="0" w:space="0" w:color="auto"/>
            <w:right w:val="none" w:sz="0" w:space="0" w:color="auto"/>
          </w:divBdr>
        </w:div>
        <w:div w:id="245454900">
          <w:marLeft w:val="480"/>
          <w:marRight w:val="0"/>
          <w:marTop w:val="0"/>
          <w:marBottom w:val="0"/>
          <w:divBdr>
            <w:top w:val="none" w:sz="0" w:space="0" w:color="auto"/>
            <w:left w:val="none" w:sz="0" w:space="0" w:color="auto"/>
            <w:bottom w:val="none" w:sz="0" w:space="0" w:color="auto"/>
            <w:right w:val="none" w:sz="0" w:space="0" w:color="auto"/>
          </w:divBdr>
        </w:div>
        <w:div w:id="261497380">
          <w:marLeft w:val="480"/>
          <w:marRight w:val="0"/>
          <w:marTop w:val="0"/>
          <w:marBottom w:val="0"/>
          <w:divBdr>
            <w:top w:val="none" w:sz="0" w:space="0" w:color="auto"/>
            <w:left w:val="none" w:sz="0" w:space="0" w:color="auto"/>
            <w:bottom w:val="none" w:sz="0" w:space="0" w:color="auto"/>
            <w:right w:val="none" w:sz="0" w:space="0" w:color="auto"/>
          </w:divBdr>
        </w:div>
        <w:div w:id="320039085">
          <w:marLeft w:val="480"/>
          <w:marRight w:val="0"/>
          <w:marTop w:val="0"/>
          <w:marBottom w:val="0"/>
          <w:divBdr>
            <w:top w:val="none" w:sz="0" w:space="0" w:color="auto"/>
            <w:left w:val="none" w:sz="0" w:space="0" w:color="auto"/>
            <w:bottom w:val="none" w:sz="0" w:space="0" w:color="auto"/>
            <w:right w:val="none" w:sz="0" w:space="0" w:color="auto"/>
          </w:divBdr>
        </w:div>
        <w:div w:id="373771775">
          <w:marLeft w:val="480"/>
          <w:marRight w:val="0"/>
          <w:marTop w:val="0"/>
          <w:marBottom w:val="0"/>
          <w:divBdr>
            <w:top w:val="none" w:sz="0" w:space="0" w:color="auto"/>
            <w:left w:val="none" w:sz="0" w:space="0" w:color="auto"/>
            <w:bottom w:val="none" w:sz="0" w:space="0" w:color="auto"/>
            <w:right w:val="none" w:sz="0" w:space="0" w:color="auto"/>
          </w:divBdr>
        </w:div>
        <w:div w:id="537352249">
          <w:marLeft w:val="480"/>
          <w:marRight w:val="0"/>
          <w:marTop w:val="0"/>
          <w:marBottom w:val="0"/>
          <w:divBdr>
            <w:top w:val="none" w:sz="0" w:space="0" w:color="auto"/>
            <w:left w:val="none" w:sz="0" w:space="0" w:color="auto"/>
            <w:bottom w:val="none" w:sz="0" w:space="0" w:color="auto"/>
            <w:right w:val="none" w:sz="0" w:space="0" w:color="auto"/>
          </w:divBdr>
        </w:div>
        <w:div w:id="559096420">
          <w:marLeft w:val="480"/>
          <w:marRight w:val="0"/>
          <w:marTop w:val="0"/>
          <w:marBottom w:val="0"/>
          <w:divBdr>
            <w:top w:val="none" w:sz="0" w:space="0" w:color="auto"/>
            <w:left w:val="none" w:sz="0" w:space="0" w:color="auto"/>
            <w:bottom w:val="none" w:sz="0" w:space="0" w:color="auto"/>
            <w:right w:val="none" w:sz="0" w:space="0" w:color="auto"/>
          </w:divBdr>
        </w:div>
        <w:div w:id="608242298">
          <w:marLeft w:val="480"/>
          <w:marRight w:val="0"/>
          <w:marTop w:val="0"/>
          <w:marBottom w:val="0"/>
          <w:divBdr>
            <w:top w:val="none" w:sz="0" w:space="0" w:color="auto"/>
            <w:left w:val="none" w:sz="0" w:space="0" w:color="auto"/>
            <w:bottom w:val="none" w:sz="0" w:space="0" w:color="auto"/>
            <w:right w:val="none" w:sz="0" w:space="0" w:color="auto"/>
          </w:divBdr>
        </w:div>
        <w:div w:id="830753278">
          <w:marLeft w:val="480"/>
          <w:marRight w:val="0"/>
          <w:marTop w:val="0"/>
          <w:marBottom w:val="0"/>
          <w:divBdr>
            <w:top w:val="none" w:sz="0" w:space="0" w:color="auto"/>
            <w:left w:val="none" w:sz="0" w:space="0" w:color="auto"/>
            <w:bottom w:val="none" w:sz="0" w:space="0" w:color="auto"/>
            <w:right w:val="none" w:sz="0" w:space="0" w:color="auto"/>
          </w:divBdr>
        </w:div>
        <w:div w:id="1001591783">
          <w:marLeft w:val="480"/>
          <w:marRight w:val="0"/>
          <w:marTop w:val="0"/>
          <w:marBottom w:val="0"/>
          <w:divBdr>
            <w:top w:val="none" w:sz="0" w:space="0" w:color="auto"/>
            <w:left w:val="none" w:sz="0" w:space="0" w:color="auto"/>
            <w:bottom w:val="none" w:sz="0" w:space="0" w:color="auto"/>
            <w:right w:val="none" w:sz="0" w:space="0" w:color="auto"/>
          </w:divBdr>
        </w:div>
        <w:div w:id="1005397305">
          <w:marLeft w:val="480"/>
          <w:marRight w:val="0"/>
          <w:marTop w:val="0"/>
          <w:marBottom w:val="0"/>
          <w:divBdr>
            <w:top w:val="none" w:sz="0" w:space="0" w:color="auto"/>
            <w:left w:val="none" w:sz="0" w:space="0" w:color="auto"/>
            <w:bottom w:val="none" w:sz="0" w:space="0" w:color="auto"/>
            <w:right w:val="none" w:sz="0" w:space="0" w:color="auto"/>
          </w:divBdr>
        </w:div>
      </w:divsChild>
    </w:div>
    <w:div w:id="646978837">
      <w:bodyDiv w:val="1"/>
      <w:marLeft w:val="0"/>
      <w:marRight w:val="0"/>
      <w:marTop w:val="0"/>
      <w:marBottom w:val="0"/>
      <w:divBdr>
        <w:top w:val="none" w:sz="0" w:space="0" w:color="auto"/>
        <w:left w:val="none" w:sz="0" w:space="0" w:color="auto"/>
        <w:bottom w:val="none" w:sz="0" w:space="0" w:color="auto"/>
        <w:right w:val="none" w:sz="0" w:space="0" w:color="auto"/>
      </w:divBdr>
    </w:div>
    <w:div w:id="647243243">
      <w:bodyDiv w:val="1"/>
      <w:marLeft w:val="0"/>
      <w:marRight w:val="0"/>
      <w:marTop w:val="0"/>
      <w:marBottom w:val="0"/>
      <w:divBdr>
        <w:top w:val="none" w:sz="0" w:space="0" w:color="auto"/>
        <w:left w:val="none" w:sz="0" w:space="0" w:color="auto"/>
        <w:bottom w:val="none" w:sz="0" w:space="0" w:color="auto"/>
        <w:right w:val="none" w:sz="0" w:space="0" w:color="auto"/>
      </w:divBdr>
    </w:div>
    <w:div w:id="647246101">
      <w:bodyDiv w:val="1"/>
      <w:marLeft w:val="0"/>
      <w:marRight w:val="0"/>
      <w:marTop w:val="0"/>
      <w:marBottom w:val="0"/>
      <w:divBdr>
        <w:top w:val="none" w:sz="0" w:space="0" w:color="auto"/>
        <w:left w:val="none" w:sz="0" w:space="0" w:color="auto"/>
        <w:bottom w:val="none" w:sz="0" w:space="0" w:color="auto"/>
        <w:right w:val="none" w:sz="0" w:space="0" w:color="auto"/>
      </w:divBdr>
    </w:div>
    <w:div w:id="647704431">
      <w:bodyDiv w:val="1"/>
      <w:marLeft w:val="0"/>
      <w:marRight w:val="0"/>
      <w:marTop w:val="0"/>
      <w:marBottom w:val="0"/>
      <w:divBdr>
        <w:top w:val="none" w:sz="0" w:space="0" w:color="auto"/>
        <w:left w:val="none" w:sz="0" w:space="0" w:color="auto"/>
        <w:bottom w:val="none" w:sz="0" w:space="0" w:color="auto"/>
        <w:right w:val="none" w:sz="0" w:space="0" w:color="auto"/>
      </w:divBdr>
    </w:div>
    <w:div w:id="647782550">
      <w:bodyDiv w:val="1"/>
      <w:marLeft w:val="0"/>
      <w:marRight w:val="0"/>
      <w:marTop w:val="0"/>
      <w:marBottom w:val="0"/>
      <w:divBdr>
        <w:top w:val="none" w:sz="0" w:space="0" w:color="auto"/>
        <w:left w:val="none" w:sz="0" w:space="0" w:color="auto"/>
        <w:bottom w:val="none" w:sz="0" w:space="0" w:color="auto"/>
        <w:right w:val="none" w:sz="0" w:space="0" w:color="auto"/>
      </w:divBdr>
      <w:divsChild>
        <w:div w:id="13772634">
          <w:marLeft w:val="480"/>
          <w:marRight w:val="0"/>
          <w:marTop w:val="0"/>
          <w:marBottom w:val="0"/>
          <w:divBdr>
            <w:top w:val="none" w:sz="0" w:space="0" w:color="auto"/>
            <w:left w:val="none" w:sz="0" w:space="0" w:color="auto"/>
            <w:bottom w:val="none" w:sz="0" w:space="0" w:color="auto"/>
            <w:right w:val="none" w:sz="0" w:space="0" w:color="auto"/>
          </w:divBdr>
        </w:div>
        <w:div w:id="61023714">
          <w:marLeft w:val="480"/>
          <w:marRight w:val="0"/>
          <w:marTop w:val="0"/>
          <w:marBottom w:val="0"/>
          <w:divBdr>
            <w:top w:val="none" w:sz="0" w:space="0" w:color="auto"/>
            <w:left w:val="none" w:sz="0" w:space="0" w:color="auto"/>
            <w:bottom w:val="none" w:sz="0" w:space="0" w:color="auto"/>
            <w:right w:val="none" w:sz="0" w:space="0" w:color="auto"/>
          </w:divBdr>
        </w:div>
        <w:div w:id="127355313">
          <w:marLeft w:val="480"/>
          <w:marRight w:val="0"/>
          <w:marTop w:val="0"/>
          <w:marBottom w:val="0"/>
          <w:divBdr>
            <w:top w:val="none" w:sz="0" w:space="0" w:color="auto"/>
            <w:left w:val="none" w:sz="0" w:space="0" w:color="auto"/>
            <w:bottom w:val="none" w:sz="0" w:space="0" w:color="auto"/>
            <w:right w:val="none" w:sz="0" w:space="0" w:color="auto"/>
          </w:divBdr>
        </w:div>
        <w:div w:id="148207249">
          <w:marLeft w:val="480"/>
          <w:marRight w:val="0"/>
          <w:marTop w:val="0"/>
          <w:marBottom w:val="0"/>
          <w:divBdr>
            <w:top w:val="none" w:sz="0" w:space="0" w:color="auto"/>
            <w:left w:val="none" w:sz="0" w:space="0" w:color="auto"/>
            <w:bottom w:val="none" w:sz="0" w:space="0" w:color="auto"/>
            <w:right w:val="none" w:sz="0" w:space="0" w:color="auto"/>
          </w:divBdr>
        </w:div>
        <w:div w:id="189488191">
          <w:marLeft w:val="480"/>
          <w:marRight w:val="0"/>
          <w:marTop w:val="0"/>
          <w:marBottom w:val="0"/>
          <w:divBdr>
            <w:top w:val="none" w:sz="0" w:space="0" w:color="auto"/>
            <w:left w:val="none" w:sz="0" w:space="0" w:color="auto"/>
            <w:bottom w:val="none" w:sz="0" w:space="0" w:color="auto"/>
            <w:right w:val="none" w:sz="0" w:space="0" w:color="auto"/>
          </w:divBdr>
        </w:div>
        <w:div w:id="241067204">
          <w:marLeft w:val="480"/>
          <w:marRight w:val="0"/>
          <w:marTop w:val="0"/>
          <w:marBottom w:val="0"/>
          <w:divBdr>
            <w:top w:val="none" w:sz="0" w:space="0" w:color="auto"/>
            <w:left w:val="none" w:sz="0" w:space="0" w:color="auto"/>
            <w:bottom w:val="none" w:sz="0" w:space="0" w:color="auto"/>
            <w:right w:val="none" w:sz="0" w:space="0" w:color="auto"/>
          </w:divBdr>
        </w:div>
        <w:div w:id="254173779">
          <w:marLeft w:val="480"/>
          <w:marRight w:val="0"/>
          <w:marTop w:val="0"/>
          <w:marBottom w:val="0"/>
          <w:divBdr>
            <w:top w:val="none" w:sz="0" w:space="0" w:color="auto"/>
            <w:left w:val="none" w:sz="0" w:space="0" w:color="auto"/>
            <w:bottom w:val="none" w:sz="0" w:space="0" w:color="auto"/>
            <w:right w:val="none" w:sz="0" w:space="0" w:color="auto"/>
          </w:divBdr>
        </w:div>
        <w:div w:id="260063602">
          <w:marLeft w:val="480"/>
          <w:marRight w:val="0"/>
          <w:marTop w:val="0"/>
          <w:marBottom w:val="0"/>
          <w:divBdr>
            <w:top w:val="none" w:sz="0" w:space="0" w:color="auto"/>
            <w:left w:val="none" w:sz="0" w:space="0" w:color="auto"/>
            <w:bottom w:val="none" w:sz="0" w:space="0" w:color="auto"/>
            <w:right w:val="none" w:sz="0" w:space="0" w:color="auto"/>
          </w:divBdr>
        </w:div>
        <w:div w:id="273441960">
          <w:marLeft w:val="480"/>
          <w:marRight w:val="0"/>
          <w:marTop w:val="0"/>
          <w:marBottom w:val="0"/>
          <w:divBdr>
            <w:top w:val="none" w:sz="0" w:space="0" w:color="auto"/>
            <w:left w:val="none" w:sz="0" w:space="0" w:color="auto"/>
            <w:bottom w:val="none" w:sz="0" w:space="0" w:color="auto"/>
            <w:right w:val="none" w:sz="0" w:space="0" w:color="auto"/>
          </w:divBdr>
        </w:div>
        <w:div w:id="295181833">
          <w:marLeft w:val="480"/>
          <w:marRight w:val="0"/>
          <w:marTop w:val="0"/>
          <w:marBottom w:val="0"/>
          <w:divBdr>
            <w:top w:val="none" w:sz="0" w:space="0" w:color="auto"/>
            <w:left w:val="none" w:sz="0" w:space="0" w:color="auto"/>
            <w:bottom w:val="none" w:sz="0" w:space="0" w:color="auto"/>
            <w:right w:val="none" w:sz="0" w:space="0" w:color="auto"/>
          </w:divBdr>
        </w:div>
        <w:div w:id="318730155">
          <w:marLeft w:val="480"/>
          <w:marRight w:val="0"/>
          <w:marTop w:val="0"/>
          <w:marBottom w:val="0"/>
          <w:divBdr>
            <w:top w:val="none" w:sz="0" w:space="0" w:color="auto"/>
            <w:left w:val="none" w:sz="0" w:space="0" w:color="auto"/>
            <w:bottom w:val="none" w:sz="0" w:space="0" w:color="auto"/>
            <w:right w:val="none" w:sz="0" w:space="0" w:color="auto"/>
          </w:divBdr>
        </w:div>
        <w:div w:id="331762098">
          <w:marLeft w:val="480"/>
          <w:marRight w:val="0"/>
          <w:marTop w:val="0"/>
          <w:marBottom w:val="0"/>
          <w:divBdr>
            <w:top w:val="none" w:sz="0" w:space="0" w:color="auto"/>
            <w:left w:val="none" w:sz="0" w:space="0" w:color="auto"/>
            <w:bottom w:val="none" w:sz="0" w:space="0" w:color="auto"/>
            <w:right w:val="none" w:sz="0" w:space="0" w:color="auto"/>
          </w:divBdr>
        </w:div>
        <w:div w:id="373585428">
          <w:marLeft w:val="480"/>
          <w:marRight w:val="0"/>
          <w:marTop w:val="0"/>
          <w:marBottom w:val="0"/>
          <w:divBdr>
            <w:top w:val="none" w:sz="0" w:space="0" w:color="auto"/>
            <w:left w:val="none" w:sz="0" w:space="0" w:color="auto"/>
            <w:bottom w:val="none" w:sz="0" w:space="0" w:color="auto"/>
            <w:right w:val="none" w:sz="0" w:space="0" w:color="auto"/>
          </w:divBdr>
        </w:div>
        <w:div w:id="401417892">
          <w:marLeft w:val="480"/>
          <w:marRight w:val="0"/>
          <w:marTop w:val="0"/>
          <w:marBottom w:val="0"/>
          <w:divBdr>
            <w:top w:val="none" w:sz="0" w:space="0" w:color="auto"/>
            <w:left w:val="none" w:sz="0" w:space="0" w:color="auto"/>
            <w:bottom w:val="none" w:sz="0" w:space="0" w:color="auto"/>
            <w:right w:val="none" w:sz="0" w:space="0" w:color="auto"/>
          </w:divBdr>
        </w:div>
        <w:div w:id="420873828">
          <w:marLeft w:val="480"/>
          <w:marRight w:val="0"/>
          <w:marTop w:val="0"/>
          <w:marBottom w:val="0"/>
          <w:divBdr>
            <w:top w:val="none" w:sz="0" w:space="0" w:color="auto"/>
            <w:left w:val="none" w:sz="0" w:space="0" w:color="auto"/>
            <w:bottom w:val="none" w:sz="0" w:space="0" w:color="auto"/>
            <w:right w:val="none" w:sz="0" w:space="0" w:color="auto"/>
          </w:divBdr>
        </w:div>
        <w:div w:id="436291420">
          <w:marLeft w:val="480"/>
          <w:marRight w:val="0"/>
          <w:marTop w:val="0"/>
          <w:marBottom w:val="0"/>
          <w:divBdr>
            <w:top w:val="none" w:sz="0" w:space="0" w:color="auto"/>
            <w:left w:val="none" w:sz="0" w:space="0" w:color="auto"/>
            <w:bottom w:val="none" w:sz="0" w:space="0" w:color="auto"/>
            <w:right w:val="none" w:sz="0" w:space="0" w:color="auto"/>
          </w:divBdr>
        </w:div>
        <w:div w:id="513499589">
          <w:marLeft w:val="480"/>
          <w:marRight w:val="0"/>
          <w:marTop w:val="0"/>
          <w:marBottom w:val="0"/>
          <w:divBdr>
            <w:top w:val="none" w:sz="0" w:space="0" w:color="auto"/>
            <w:left w:val="none" w:sz="0" w:space="0" w:color="auto"/>
            <w:bottom w:val="none" w:sz="0" w:space="0" w:color="auto"/>
            <w:right w:val="none" w:sz="0" w:space="0" w:color="auto"/>
          </w:divBdr>
        </w:div>
        <w:div w:id="558245510">
          <w:marLeft w:val="480"/>
          <w:marRight w:val="0"/>
          <w:marTop w:val="0"/>
          <w:marBottom w:val="0"/>
          <w:divBdr>
            <w:top w:val="none" w:sz="0" w:space="0" w:color="auto"/>
            <w:left w:val="none" w:sz="0" w:space="0" w:color="auto"/>
            <w:bottom w:val="none" w:sz="0" w:space="0" w:color="auto"/>
            <w:right w:val="none" w:sz="0" w:space="0" w:color="auto"/>
          </w:divBdr>
        </w:div>
        <w:div w:id="566458643">
          <w:marLeft w:val="480"/>
          <w:marRight w:val="0"/>
          <w:marTop w:val="0"/>
          <w:marBottom w:val="0"/>
          <w:divBdr>
            <w:top w:val="none" w:sz="0" w:space="0" w:color="auto"/>
            <w:left w:val="none" w:sz="0" w:space="0" w:color="auto"/>
            <w:bottom w:val="none" w:sz="0" w:space="0" w:color="auto"/>
            <w:right w:val="none" w:sz="0" w:space="0" w:color="auto"/>
          </w:divBdr>
        </w:div>
        <w:div w:id="577255335">
          <w:marLeft w:val="480"/>
          <w:marRight w:val="0"/>
          <w:marTop w:val="0"/>
          <w:marBottom w:val="0"/>
          <w:divBdr>
            <w:top w:val="none" w:sz="0" w:space="0" w:color="auto"/>
            <w:left w:val="none" w:sz="0" w:space="0" w:color="auto"/>
            <w:bottom w:val="none" w:sz="0" w:space="0" w:color="auto"/>
            <w:right w:val="none" w:sz="0" w:space="0" w:color="auto"/>
          </w:divBdr>
        </w:div>
        <w:div w:id="590434527">
          <w:marLeft w:val="480"/>
          <w:marRight w:val="0"/>
          <w:marTop w:val="0"/>
          <w:marBottom w:val="0"/>
          <w:divBdr>
            <w:top w:val="none" w:sz="0" w:space="0" w:color="auto"/>
            <w:left w:val="none" w:sz="0" w:space="0" w:color="auto"/>
            <w:bottom w:val="none" w:sz="0" w:space="0" w:color="auto"/>
            <w:right w:val="none" w:sz="0" w:space="0" w:color="auto"/>
          </w:divBdr>
        </w:div>
        <w:div w:id="610937563">
          <w:marLeft w:val="480"/>
          <w:marRight w:val="0"/>
          <w:marTop w:val="0"/>
          <w:marBottom w:val="0"/>
          <w:divBdr>
            <w:top w:val="none" w:sz="0" w:space="0" w:color="auto"/>
            <w:left w:val="none" w:sz="0" w:space="0" w:color="auto"/>
            <w:bottom w:val="none" w:sz="0" w:space="0" w:color="auto"/>
            <w:right w:val="none" w:sz="0" w:space="0" w:color="auto"/>
          </w:divBdr>
        </w:div>
        <w:div w:id="673610829">
          <w:marLeft w:val="480"/>
          <w:marRight w:val="0"/>
          <w:marTop w:val="0"/>
          <w:marBottom w:val="0"/>
          <w:divBdr>
            <w:top w:val="none" w:sz="0" w:space="0" w:color="auto"/>
            <w:left w:val="none" w:sz="0" w:space="0" w:color="auto"/>
            <w:bottom w:val="none" w:sz="0" w:space="0" w:color="auto"/>
            <w:right w:val="none" w:sz="0" w:space="0" w:color="auto"/>
          </w:divBdr>
        </w:div>
        <w:div w:id="675153471">
          <w:marLeft w:val="480"/>
          <w:marRight w:val="0"/>
          <w:marTop w:val="0"/>
          <w:marBottom w:val="0"/>
          <w:divBdr>
            <w:top w:val="none" w:sz="0" w:space="0" w:color="auto"/>
            <w:left w:val="none" w:sz="0" w:space="0" w:color="auto"/>
            <w:bottom w:val="none" w:sz="0" w:space="0" w:color="auto"/>
            <w:right w:val="none" w:sz="0" w:space="0" w:color="auto"/>
          </w:divBdr>
        </w:div>
        <w:div w:id="700671079">
          <w:marLeft w:val="480"/>
          <w:marRight w:val="0"/>
          <w:marTop w:val="0"/>
          <w:marBottom w:val="0"/>
          <w:divBdr>
            <w:top w:val="none" w:sz="0" w:space="0" w:color="auto"/>
            <w:left w:val="none" w:sz="0" w:space="0" w:color="auto"/>
            <w:bottom w:val="none" w:sz="0" w:space="0" w:color="auto"/>
            <w:right w:val="none" w:sz="0" w:space="0" w:color="auto"/>
          </w:divBdr>
        </w:div>
        <w:div w:id="712735898">
          <w:marLeft w:val="480"/>
          <w:marRight w:val="0"/>
          <w:marTop w:val="0"/>
          <w:marBottom w:val="0"/>
          <w:divBdr>
            <w:top w:val="none" w:sz="0" w:space="0" w:color="auto"/>
            <w:left w:val="none" w:sz="0" w:space="0" w:color="auto"/>
            <w:bottom w:val="none" w:sz="0" w:space="0" w:color="auto"/>
            <w:right w:val="none" w:sz="0" w:space="0" w:color="auto"/>
          </w:divBdr>
        </w:div>
        <w:div w:id="714161469">
          <w:marLeft w:val="480"/>
          <w:marRight w:val="0"/>
          <w:marTop w:val="0"/>
          <w:marBottom w:val="0"/>
          <w:divBdr>
            <w:top w:val="none" w:sz="0" w:space="0" w:color="auto"/>
            <w:left w:val="none" w:sz="0" w:space="0" w:color="auto"/>
            <w:bottom w:val="none" w:sz="0" w:space="0" w:color="auto"/>
            <w:right w:val="none" w:sz="0" w:space="0" w:color="auto"/>
          </w:divBdr>
        </w:div>
        <w:div w:id="737287407">
          <w:marLeft w:val="480"/>
          <w:marRight w:val="0"/>
          <w:marTop w:val="0"/>
          <w:marBottom w:val="0"/>
          <w:divBdr>
            <w:top w:val="none" w:sz="0" w:space="0" w:color="auto"/>
            <w:left w:val="none" w:sz="0" w:space="0" w:color="auto"/>
            <w:bottom w:val="none" w:sz="0" w:space="0" w:color="auto"/>
            <w:right w:val="none" w:sz="0" w:space="0" w:color="auto"/>
          </w:divBdr>
        </w:div>
        <w:div w:id="743647870">
          <w:marLeft w:val="480"/>
          <w:marRight w:val="0"/>
          <w:marTop w:val="0"/>
          <w:marBottom w:val="0"/>
          <w:divBdr>
            <w:top w:val="none" w:sz="0" w:space="0" w:color="auto"/>
            <w:left w:val="none" w:sz="0" w:space="0" w:color="auto"/>
            <w:bottom w:val="none" w:sz="0" w:space="0" w:color="auto"/>
            <w:right w:val="none" w:sz="0" w:space="0" w:color="auto"/>
          </w:divBdr>
        </w:div>
        <w:div w:id="752436621">
          <w:marLeft w:val="480"/>
          <w:marRight w:val="0"/>
          <w:marTop w:val="0"/>
          <w:marBottom w:val="0"/>
          <w:divBdr>
            <w:top w:val="none" w:sz="0" w:space="0" w:color="auto"/>
            <w:left w:val="none" w:sz="0" w:space="0" w:color="auto"/>
            <w:bottom w:val="none" w:sz="0" w:space="0" w:color="auto"/>
            <w:right w:val="none" w:sz="0" w:space="0" w:color="auto"/>
          </w:divBdr>
        </w:div>
        <w:div w:id="776680517">
          <w:marLeft w:val="480"/>
          <w:marRight w:val="0"/>
          <w:marTop w:val="0"/>
          <w:marBottom w:val="0"/>
          <w:divBdr>
            <w:top w:val="none" w:sz="0" w:space="0" w:color="auto"/>
            <w:left w:val="none" w:sz="0" w:space="0" w:color="auto"/>
            <w:bottom w:val="none" w:sz="0" w:space="0" w:color="auto"/>
            <w:right w:val="none" w:sz="0" w:space="0" w:color="auto"/>
          </w:divBdr>
        </w:div>
        <w:div w:id="879391593">
          <w:marLeft w:val="480"/>
          <w:marRight w:val="0"/>
          <w:marTop w:val="0"/>
          <w:marBottom w:val="0"/>
          <w:divBdr>
            <w:top w:val="none" w:sz="0" w:space="0" w:color="auto"/>
            <w:left w:val="none" w:sz="0" w:space="0" w:color="auto"/>
            <w:bottom w:val="none" w:sz="0" w:space="0" w:color="auto"/>
            <w:right w:val="none" w:sz="0" w:space="0" w:color="auto"/>
          </w:divBdr>
        </w:div>
        <w:div w:id="888998304">
          <w:marLeft w:val="480"/>
          <w:marRight w:val="0"/>
          <w:marTop w:val="0"/>
          <w:marBottom w:val="0"/>
          <w:divBdr>
            <w:top w:val="none" w:sz="0" w:space="0" w:color="auto"/>
            <w:left w:val="none" w:sz="0" w:space="0" w:color="auto"/>
            <w:bottom w:val="none" w:sz="0" w:space="0" w:color="auto"/>
            <w:right w:val="none" w:sz="0" w:space="0" w:color="auto"/>
          </w:divBdr>
        </w:div>
        <w:div w:id="896551092">
          <w:marLeft w:val="480"/>
          <w:marRight w:val="0"/>
          <w:marTop w:val="0"/>
          <w:marBottom w:val="0"/>
          <w:divBdr>
            <w:top w:val="none" w:sz="0" w:space="0" w:color="auto"/>
            <w:left w:val="none" w:sz="0" w:space="0" w:color="auto"/>
            <w:bottom w:val="none" w:sz="0" w:space="0" w:color="auto"/>
            <w:right w:val="none" w:sz="0" w:space="0" w:color="auto"/>
          </w:divBdr>
        </w:div>
        <w:div w:id="915289119">
          <w:marLeft w:val="480"/>
          <w:marRight w:val="0"/>
          <w:marTop w:val="0"/>
          <w:marBottom w:val="0"/>
          <w:divBdr>
            <w:top w:val="none" w:sz="0" w:space="0" w:color="auto"/>
            <w:left w:val="none" w:sz="0" w:space="0" w:color="auto"/>
            <w:bottom w:val="none" w:sz="0" w:space="0" w:color="auto"/>
            <w:right w:val="none" w:sz="0" w:space="0" w:color="auto"/>
          </w:divBdr>
        </w:div>
        <w:div w:id="926158468">
          <w:marLeft w:val="480"/>
          <w:marRight w:val="0"/>
          <w:marTop w:val="0"/>
          <w:marBottom w:val="0"/>
          <w:divBdr>
            <w:top w:val="none" w:sz="0" w:space="0" w:color="auto"/>
            <w:left w:val="none" w:sz="0" w:space="0" w:color="auto"/>
            <w:bottom w:val="none" w:sz="0" w:space="0" w:color="auto"/>
            <w:right w:val="none" w:sz="0" w:space="0" w:color="auto"/>
          </w:divBdr>
        </w:div>
        <w:div w:id="951743933">
          <w:marLeft w:val="480"/>
          <w:marRight w:val="0"/>
          <w:marTop w:val="0"/>
          <w:marBottom w:val="0"/>
          <w:divBdr>
            <w:top w:val="none" w:sz="0" w:space="0" w:color="auto"/>
            <w:left w:val="none" w:sz="0" w:space="0" w:color="auto"/>
            <w:bottom w:val="none" w:sz="0" w:space="0" w:color="auto"/>
            <w:right w:val="none" w:sz="0" w:space="0" w:color="auto"/>
          </w:divBdr>
        </w:div>
        <w:div w:id="966357078">
          <w:marLeft w:val="480"/>
          <w:marRight w:val="0"/>
          <w:marTop w:val="0"/>
          <w:marBottom w:val="0"/>
          <w:divBdr>
            <w:top w:val="none" w:sz="0" w:space="0" w:color="auto"/>
            <w:left w:val="none" w:sz="0" w:space="0" w:color="auto"/>
            <w:bottom w:val="none" w:sz="0" w:space="0" w:color="auto"/>
            <w:right w:val="none" w:sz="0" w:space="0" w:color="auto"/>
          </w:divBdr>
        </w:div>
        <w:div w:id="1012218534">
          <w:marLeft w:val="480"/>
          <w:marRight w:val="0"/>
          <w:marTop w:val="0"/>
          <w:marBottom w:val="0"/>
          <w:divBdr>
            <w:top w:val="none" w:sz="0" w:space="0" w:color="auto"/>
            <w:left w:val="none" w:sz="0" w:space="0" w:color="auto"/>
            <w:bottom w:val="none" w:sz="0" w:space="0" w:color="auto"/>
            <w:right w:val="none" w:sz="0" w:space="0" w:color="auto"/>
          </w:divBdr>
        </w:div>
      </w:divsChild>
    </w:div>
    <w:div w:id="647977327">
      <w:bodyDiv w:val="1"/>
      <w:marLeft w:val="0"/>
      <w:marRight w:val="0"/>
      <w:marTop w:val="0"/>
      <w:marBottom w:val="0"/>
      <w:divBdr>
        <w:top w:val="none" w:sz="0" w:space="0" w:color="auto"/>
        <w:left w:val="none" w:sz="0" w:space="0" w:color="auto"/>
        <w:bottom w:val="none" w:sz="0" w:space="0" w:color="auto"/>
        <w:right w:val="none" w:sz="0" w:space="0" w:color="auto"/>
      </w:divBdr>
    </w:div>
    <w:div w:id="648635335">
      <w:bodyDiv w:val="1"/>
      <w:marLeft w:val="0"/>
      <w:marRight w:val="0"/>
      <w:marTop w:val="0"/>
      <w:marBottom w:val="0"/>
      <w:divBdr>
        <w:top w:val="none" w:sz="0" w:space="0" w:color="auto"/>
        <w:left w:val="none" w:sz="0" w:space="0" w:color="auto"/>
        <w:bottom w:val="none" w:sz="0" w:space="0" w:color="auto"/>
        <w:right w:val="none" w:sz="0" w:space="0" w:color="auto"/>
      </w:divBdr>
    </w:div>
    <w:div w:id="648704383">
      <w:bodyDiv w:val="1"/>
      <w:marLeft w:val="0"/>
      <w:marRight w:val="0"/>
      <w:marTop w:val="0"/>
      <w:marBottom w:val="0"/>
      <w:divBdr>
        <w:top w:val="none" w:sz="0" w:space="0" w:color="auto"/>
        <w:left w:val="none" w:sz="0" w:space="0" w:color="auto"/>
        <w:bottom w:val="none" w:sz="0" w:space="0" w:color="auto"/>
        <w:right w:val="none" w:sz="0" w:space="0" w:color="auto"/>
      </w:divBdr>
    </w:div>
    <w:div w:id="648748208">
      <w:bodyDiv w:val="1"/>
      <w:marLeft w:val="0"/>
      <w:marRight w:val="0"/>
      <w:marTop w:val="0"/>
      <w:marBottom w:val="0"/>
      <w:divBdr>
        <w:top w:val="none" w:sz="0" w:space="0" w:color="auto"/>
        <w:left w:val="none" w:sz="0" w:space="0" w:color="auto"/>
        <w:bottom w:val="none" w:sz="0" w:space="0" w:color="auto"/>
        <w:right w:val="none" w:sz="0" w:space="0" w:color="auto"/>
      </w:divBdr>
      <w:divsChild>
        <w:div w:id="2510410">
          <w:marLeft w:val="480"/>
          <w:marRight w:val="0"/>
          <w:marTop w:val="0"/>
          <w:marBottom w:val="0"/>
          <w:divBdr>
            <w:top w:val="none" w:sz="0" w:space="0" w:color="auto"/>
            <w:left w:val="none" w:sz="0" w:space="0" w:color="auto"/>
            <w:bottom w:val="none" w:sz="0" w:space="0" w:color="auto"/>
            <w:right w:val="none" w:sz="0" w:space="0" w:color="auto"/>
          </w:divBdr>
        </w:div>
        <w:div w:id="26371097">
          <w:marLeft w:val="480"/>
          <w:marRight w:val="0"/>
          <w:marTop w:val="0"/>
          <w:marBottom w:val="0"/>
          <w:divBdr>
            <w:top w:val="none" w:sz="0" w:space="0" w:color="auto"/>
            <w:left w:val="none" w:sz="0" w:space="0" w:color="auto"/>
            <w:bottom w:val="none" w:sz="0" w:space="0" w:color="auto"/>
            <w:right w:val="none" w:sz="0" w:space="0" w:color="auto"/>
          </w:divBdr>
        </w:div>
        <w:div w:id="50620127">
          <w:marLeft w:val="480"/>
          <w:marRight w:val="0"/>
          <w:marTop w:val="0"/>
          <w:marBottom w:val="0"/>
          <w:divBdr>
            <w:top w:val="none" w:sz="0" w:space="0" w:color="auto"/>
            <w:left w:val="none" w:sz="0" w:space="0" w:color="auto"/>
            <w:bottom w:val="none" w:sz="0" w:space="0" w:color="auto"/>
            <w:right w:val="none" w:sz="0" w:space="0" w:color="auto"/>
          </w:divBdr>
        </w:div>
        <w:div w:id="55981278">
          <w:marLeft w:val="480"/>
          <w:marRight w:val="0"/>
          <w:marTop w:val="0"/>
          <w:marBottom w:val="0"/>
          <w:divBdr>
            <w:top w:val="none" w:sz="0" w:space="0" w:color="auto"/>
            <w:left w:val="none" w:sz="0" w:space="0" w:color="auto"/>
            <w:bottom w:val="none" w:sz="0" w:space="0" w:color="auto"/>
            <w:right w:val="none" w:sz="0" w:space="0" w:color="auto"/>
          </w:divBdr>
        </w:div>
        <w:div w:id="89005738">
          <w:marLeft w:val="480"/>
          <w:marRight w:val="0"/>
          <w:marTop w:val="0"/>
          <w:marBottom w:val="0"/>
          <w:divBdr>
            <w:top w:val="none" w:sz="0" w:space="0" w:color="auto"/>
            <w:left w:val="none" w:sz="0" w:space="0" w:color="auto"/>
            <w:bottom w:val="none" w:sz="0" w:space="0" w:color="auto"/>
            <w:right w:val="none" w:sz="0" w:space="0" w:color="auto"/>
          </w:divBdr>
        </w:div>
        <w:div w:id="121967254">
          <w:marLeft w:val="480"/>
          <w:marRight w:val="0"/>
          <w:marTop w:val="0"/>
          <w:marBottom w:val="0"/>
          <w:divBdr>
            <w:top w:val="none" w:sz="0" w:space="0" w:color="auto"/>
            <w:left w:val="none" w:sz="0" w:space="0" w:color="auto"/>
            <w:bottom w:val="none" w:sz="0" w:space="0" w:color="auto"/>
            <w:right w:val="none" w:sz="0" w:space="0" w:color="auto"/>
          </w:divBdr>
        </w:div>
        <w:div w:id="144585552">
          <w:marLeft w:val="480"/>
          <w:marRight w:val="0"/>
          <w:marTop w:val="0"/>
          <w:marBottom w:val="0"/>
          <w:divBdr>
            <w:top w:val="none" w:sz="0" w:space="0" w:color="auto"/>
            <w:left w:val="none" w:sz="0" w:space="0" w:color="auto"/>
            <w:bottom w:val="none" w:sz="0" w:space="0" w:color="auto"/>
            <w:right w:val="none" w:sz="0" w:space="0" w:color="auto"/>
          </w:divBdr>
        </w:div>
        <w:div w:id="153883816">
          <w:marLeft w:val="480"/>
          <w:marRight w:val="0"/>
          <w:marTop w:val="0"/>
          <w:marBottom w:val="0"/>
          <w:divBdr>
            <w:top w:val="none" w:sz="0" w:space="0" w:color="auto"/>
            <w:left w:val="none" w:sz="0" w:space="0" w:color="auto"/>
            <w:bottom w:val="none" w:sz="0" w:space="0" w:color="auto"/>
            <w:right w:val="none" w:sz="0" w:space="0" w:color="auto"/>
          </w:divBdr>
        </w:div>
        <w:div w:id="158348218">
          <w:marLeft w:val="480"/>
          <w:marRight w:val="0"/>
          <w:marTop w:val="0"/>
          <w:marBottom w:val="0"/>
          <w:divBdr>
            <w:top w:val="none" w:sz="0" w:space="0" w:color="auto"/>
            <w:left w:val="none" w:sz="0" w:space="0" w:color="auto"/>
            <w:bottom w:val="none" w:sz="0" w:space="0" w:color="auto"/>
            <w:right w:val="none" w:sz="0" w:space="0" w:color="auto"/>
          </w:divBdr>
        </w:div>
        <w:div w:id="236135800">
          <w:marLeft w:val="480"/>
          <w:marRight w:val="0"/>
          <w:marTop w:val="0"/>
          <w:marBottom w:val="0"/>
          <w:divBdr>
            <w:top w:val="none" w:sz="0" w:space="0" w:color="auto"/>
            <w:left w:val="none" w:sz="0" w:space="0" w:color="auto"/>
            <w:bottom w:val="none" w:sz="0" w:space="0" w:color="auto"/>
            <w:right w:val="none" w:sz="0" w:space="0" w:color="auto"/>
          </w:divBdr>
        </w:div>
        <w:div w:id="287905317">
          <w:marLeft w:val="480"/>
          <w:marRight w:val="0"/>
          <w:marTop w:val="0"/>
          <w:marBottom w:val="0"/>
          <w:divBdr>
            <w:top w:val="none" w:sz="0" w:space="0" w:color="auto"/>
            <w:left w:val="none" w:sz="0" w:space="0" w:color="auto"/>
            <w:bottom w:val="none" w:sz="0" w:space="0" w:color="auto"/>
            <w:right w:val="none" w:sz="0" w:space="0" w:color="auto"/>
          </w:divBdr>
        </w:div>
        <w:div w:id="295263446">
          <w:marLeft w:val="480"/>
          <w:marRight w:val="0"/>
          <w:marTop w:val="0"/>
          <w:marBottom w:val="0"/>
          <w:divBdr>
            <w:top w:val="none" w:sz="0" w:space="0" w:color="auto"/>
            <w:left w:val="none" w:sz="0" w:space="0" w:color="auto"/>
            <w:bottom w:val="none" w:sz="0" w:space="0" w:color="auto"/>
            <w:right w:val="none" w:sz="0" w:space="0" w:color="auto"/>
          </w:divBdr>
        </w:div>
        <w:div w:id="322664979">
          <w:marLeft w:val="480"/>
          <w:marRight w:val="0"/>
          <w:marTop w:val="0"/>
          <w:marBottom w:val="0"/>
          <w:divBdr>
            <w:top w:val="none" w:sz="0" w:space="0" w:color="auto"/>
            <w:left w:val="none" w:sz="0" w:space="0" w:color="auto"/>
            <w:bottom w:val="none" w:sz="0" w:space="0" w:color="auto"/>
            <w:right w:val="none" w:sz="0" w:space="0" w:color="auto"/>
          </w:divBdr>
        </w:div>
        <w:div w:id="334039252">
          <w:marLeft w:val="480"/>
          <w:marRight w:val="0"/>
          <w:marTop w:val="0"/>
          <w:marBottom w:val="0"/>
          <w:divBdr>
            <w:top w:val="none" w:sz="0" w:space="0" w:color="auto"/>
            <w:left w:val="none" w:sz="0" w:space="0" w:color="auto"/>
            <w:bottom w:val="none" w:sz="0" w:space="0" w:color="auto"/>
            <w:right w:val="none" w:sz="0" w:space="0" w:color="auto"/>
          </w:divBdr>
        </w:div>
        <w:div w:id="346710028">
          <w:marLeft w:val="480"/>
          <w:marRight w:val="0"/>
          <w:marTop w:val="0"/>
          <w:marBottom w:val="0"/>
          <w:divBdr>
            <w:top w:val="none" w:sz="0" w:space="0" w:color="auto"/>
            <w:left w:val="none" w:sz="0" w:space="0" w:color="auto"/>
            <w:bottom w:val="none" w:sz="0" w:space="0" w:color="auto"/>
            <w:right w:val="none" w:sz="0" w:space="0" w:color="auto"/>
          </w:divBdr>
        </w:div>
        <w:div w:id="359210043">
          <w:marLeft w:val="480"/>
          <w:marRight w:val="0"/>
          <w:marTop w:val="0"/>
          <w:marBottom w:val="0"/>
          <w:divBdr>
            <w:top w:val="none" w:sz="0" w:space="0" w:color="auto"/>
            <w:left w:val="none" w:sz="0" w:space="0" w:color="auto"/>
            <w:bottom w:val="none" w:sz="0" w:space="0" w:color="auto"/>
            <w:right w:val="none" w:sz="0" w:space="0" w:color="auto"/>
          </w:divBdr>
        </w:div>
        <w:div w:id="371466716">
          <w:marLeft w:val="480"/>
          <w:marRight w:val="0"/>
          <w:marTop w:val="0"/>
          <w:marBottom w:val="0"/>
          <w:divBdr>
            <w:top w:val="none" w:sz="0" w:space="0" w:color="auto"/>
            <w:left w:val="none" w:sz="0" w:space="0" w:color="auto"/>
            <w:bottom w:val="none" w:sz="0" w:space="0" w:color="auto"/>
            <w:right w:val="none" w:sz="0" w:space="0" w:color="auto"/>
          </w:divBdr>
        </w:div>
        <w:div w:id="380978314">
          <w:marLeft w:val="480"/>
          <w:marRight w:val="0"/>
          <w:marTop w:val="0"/>
          <w:marBottom w:val="0"/>
          <w:divBdr>
            <w:top w:val="none" w:sz="0" w:space="0" w:color="auto"/>
            <w:left w:val="none" w:sz="0" w:space="0" w:color="auto"/>
            <w:bottom w:val="none" w:sz="0" w:space="0" w:color="auto"/>
            <w:right w:val="none" w:sz="0" w:space="0" w:color="auto"/>
          </w:divBdr>
        </w:div>
        <w:div w:id="403799109">
          <w:marLeft w:val="480"/>
          <w:marRight w:val="0"/>
          <w:marTop w:val="0"/>
          <w:marBottom w:val="0"/>
          <w:divBdr>
            <w:top w:val="none" w:sz="0" w:space="0" w:color="auto"/>
            <w:left w:val="none" w:sz="0" w:space="0" w:color="auto"/>
            <w:bottom w:val="none" w:sz="0" w:space="0" w:color="auto"/>
            <w:right w:val="none" w:sz="0" w:space="0" w:color="auto"/>
          </w:divBdr>
        </w:div>
        <w:div w:id="412312143">
          <w:marLeft w:val="480"/>
          <w:marRight w:val="0"/>
          <w:marTop w:val="0"/>
          <w:marBottom w:val="0"/>
          <w:divBdr>
            <w:top w:val="none" w:sz="0" w:space="0" w:color="auto"/>
            <w:left w:val="none" w:sz="0" w:space="0" w:color="auto"/>
            <w:bottom w:val="none" w:sz="0" w:space="0" w:color="auto"/>
            <w:right w:val="none" w:sz="0" w:space="0" w:color="auto"/>
          </w:divBdr>
        </w:div>
        <w:div w:id="455417737">
          <w:marLeft w:val="480"/>
          <w:marRight w:val="0"/>
          <w:marTop w:val="0"/>
          <w:marBottom w:val="0"/>
          <w:divBdr>
            <w:top w:val="none" w:sz="0" w:space="0" w:color="auto"/>
            <w:left w:val="none" w:sz="0" w:space="0" w:color="auto"/>
            <w:bottom w:val="none" w:sz="0" w:space="0" w:color="auto"/>
            <w:right w:val="none" w:sz="0" w:space="0" w:color="auto"/>
          </w:divBdr>
        </w:div>
        <w:div w:id="488638179">
          <w:marLeft w:val="480"/>
          <w:marRight w:val="0"/>
          <w:marTop w:val="0"/>
          <w:marBottom w:val="0"/>
          <w:divBdr>
            <w:top w:val="none" w:sz="0" w:space="0" w:color="auto"/>
            <w:left w:val="none" w:sz="0" w:space="0" w:color="auto"/>
            <w:bottom w:val="none" w:sz="0" w:space="0" w:color="auto"/>
            <w:right w:val="none" w:sz="0" w:space="0" w:color="auto"/>
          </w:divBdr>
        </w:div>
        <w:div w:id="508906051">
          <w:marLeft w:val="480"/>
          <w:marRight w:val="0"/>
          <w:marTop w:val="0"/>
          <w:marBottom w:val="0"/>
          <w:divBdr>
            <w:top w:val="none" w:sz="0" w:space="0" w:color="auto"/>
            <w:left w:val="none" w:sz="0" w:space="0" w:color="auto"/>
            <w:bottom w:val="none" w:sz="0" w:space="0" w:color="auto"/>
            <w:right w:val="none" w:sz="0" w:space="0" w:color="auto"/>
          </w:divBdr>
        </w:div>
        <w:div w:id="512229624">
          <w:marLeft w:val="480"/>
          <w:marRight w:val="0"/>
          <w:marTop w:val="0"/>
          <w:marBottom w:val="0"/>
          <w:divBdr>
            <w:top w:val="none" w:sz="0" w:space="0" w:color="auto"/>
            <w:left w:val="none" w:sz="0" w:space="0" w:color="auto"/>
            <w:bottom w:val="none" w:sz="0" w:space="0" w:color="auto"/>
            <w:right w:val="none" w:sz="0" w:space="0" w:color="auto"/>
          </w:divBdr>
        </w:div>
        <w:div w:id="519664630">
          <w:marLeft w:val="480"/>
          <w:marRight w:val="0"/>
          <w:marTop w:val="0"/>
          <w:marBottom w:val="0"/>
          <w:divBdr>
            <w:top w:val="none" w:sz="0" w:space="0" w:color="auto"/>
            <w:left w:val="none" w:sz="0" w:space="0" w:color="auto"/>
            <w:bottom w:val="none" w:sz="0" w:space="0" w:color="auto"/>
            <w:right w:val="none" w:sz="0" w:space="0" w:color="auto"/>
          </w:divBdr>
        </w:div>
        <w:div w:id="581335987">
          <w:marLeft w:val="480"/>
          <w:marRight w:val="0"/>
          <w:marTop w:val="0"/>
          <w:marBottom w:val="0"/>
          <w:divBdr>
            <w:top w:val="none" w:sz="0" w:space="0" w:color="auto"/>
            <w:left w:val="none" w:sz="0" w:space="0" w:color="auto"/>
            <w:bottom w:val="none" w:sz="0" w:space="0" w:color="auto"/>
            <w:right w:val="none" w:sz="0" w:space="0" w:color="auto"/>
          </w:divBdr>
        </w:div>
        <w:div w:id="602618290">
          <w:marLeft w:val="480"/>
          <w:marRight w:val="0"/>
          <w:marTop w:val="0"/>
          <w:marBottom w:val="0"/>
          <w:divBdr>
            <w:top w:val="none" w:sz="0" w:space="0" w:color="auto"/>
            <w:left w:val="none" w:sz="0" w:space="0" w:color="auto"/>
            <w:bottom w:val="none" w:sz="0" w:space="0" w:color="auto"/>
            <w:right w:val="none" w:sz="0" w:space="0" w:color="auto"/>
          </w:divBdr>
        </w:div>
        <w:div w:id="604729714">
          <w:marLeft w:val="480"/>
          <w:marRight w:val="0"/>
          <w:marTop w:val="0"/>
          <w:marBottom w:val="0"/>
          <w:divBdr>
            <w:top w:val="none" w:sz="0" w:space="0" w:color="auto"/>
            <w:left w:val="none" w:sz="0" w:space="0" w:color="auto"/>
            <w:bottom w:val="none" w:sz="0" w:space="0" w:color="auto"/>
            <w:right w:val="none" w:sz="0" w:space="0" w:color="auto"/>
          </w:divBdr>
        </w:div>
        <w:div w:id="607615580">
          <w:marLeft w:val="480"/>
          <w:marRight w:val="0"/>
          <w:marTop w:val="0"/>
          <w:marBottom w:val="0"/>
          <w:divBdr>
            <w:top w:val="none" w:sz="0" w:space="0" w:color="auto"/>
            <w:left w:val="none" w:sz="0" w:space="0" w:color="auto"/>
            <w:bottom w:val="none" w:sz="0" w:space="0" w:color="auto"/>
            <w:right w:val="none" w:sz="0" w:space="0" w:color="auto"/>
          </w:divBdr>
        </w:div>
        <w:div w:id="732318342">
          <w:marLeft w:val="480"/>
          <w:marRight w:val="0"/>
          <w:marTop w:val="0"/>
          <w:marBottom w:val="0"/>
          <w:divBdr>
            <w:top w:val="none" w:sz="0" w:space="0" w:color="auto"/>
            <w:left w:val="none" w:sz="0" w:space="0" w:color="auto"/>
            <w:bottom w:val="none" w:sz="0" w:space="0" w:color="auto"/>
            <w:right w:val="none" w:sz="0" w:space="0" w:color="auto"/>
          </w:divBdr>
        </w:div>
        <w:div w:id="787239980">
          <w:marLeft w:val="480"/>
          <w:marRight w:val="0"/>
          <w:marTop w:val="0"/>
          <w:marBottom w:val="0"/>
          <w:divBdr>
            <w:top w:val="none" w:sz="0" w:space="0" w:color="auto"/>
            <w:left w:val="none" w:sz="0" w:space="0" w:color="auto"/>
            <w:bottom w:val="none" w:sz="0" w:space="0" w:color="auto"/>
            <w:right w:val="none" w:sz="0" w:space="0" w:color="auto"/>
          </w:divBdr>
        </w:div>
        <w:div w:id="913588533">
          <w:marLeft w:val="480"/>
          <w:marRight w:val="0"/>
          <w:marTop w:val="0"/>
          <w:marBottom w:val="0"/>
          <w:divBdr>
            <w:top w:val="none" w:sz="0" w:space="0" w:color="auto"/>
            <w:left w:val="none" w:sz="0" w:space="0" w:color="auto"/>
            <w:bottom w:val="none" w:sz="0" w:space="0" w:color="auto"/>
            <w:right w:val="none" w:sz="0" w:space="0" w:color="auto"/>
          </w:divBdr>
        </w:div>
        <w:div w:id="926889644">
          <w:marLeft w:val="480"/>
          <w:marRight w:val="0"/>
          <w:marTop w:val="0"/>
          <w:marBottom w:val="0"/>
          <w:divBdr>
            <w:top w:val="none" w:sz="0" w:space="0" w:color="auto"/>
            <w:left w:val="none" w:sz="0" w:space="0" w:color="auto"/>
            <w:bottom w:val="none" w:sz="0" w:space="0" w:color="auto"/>
            <w:right w:val="none" w:sz="0" w:space="0" w:color="auto"/>
          </w:divBdr>
        </w:div>
        <w:div w:id="943997501">
          <w:marLeft w:val="480"/>
          <w:marRight w:val="0"/>
          <w:marTop w:val="0"/>
          <w:marBottom w:val="0"/>
          <w:divBdr>
            <w:top w:val="none" w:sz="0" w:space="0" w:color="auto"/>
            <w:left w:val="none" w:sz="0" w:space="0" w:color="auto"/>
            <w:bottom w:val="none" w:sz="0" w:space="0" w:color="auto"/>
            <w:right w:val="none" w:sz="0" w:space="0" w:color="auto"/>
          </w:divBdr>
        </w:div>
        <w:div w:id="956764621">
          <w:marLeft w:val="480"/>
          <w:marRight w:val="0"/>
          <w:marTop w:val="0"/>
          <w:marBottom w:val="0"/>
          <w:divBdr>
            <w:top w:val="none" w:sz="0" w:space="0" w:color="auto"/>
            <w:left w:val="none" w:sz="0" w:space="0" w:color="auto"/>
            <w:bottom w:val="none" w:sz="0" w:space="0" w:color="auto"/>
            <w:right w:val="none" w:sz="0" w:space="0" w:color="auto"/>
          </w:divBdr>
        </w:div>
        <w:div w:id="982275842">
          <w:marLeft w:val="480"/>
          <w:marRight w:val="0"/>
          <w:marTop w:val="0"/>
          <w:marBottom w:val="0"/>
          <w:divBdr>
            <w:top w:val="none" w:sz="0" w:space="0" w:color="auto"/>
            <w:left w:val="none" w:sz="0" w:space="0" w:color="auto"/>
            <w:bottom w:val="none" w:sz="0" w:space="0" w:color="auto"/>
            <w:right w:val="none" w:sz="0" w:space="0" w:color="auto"/>
          </w:divBdr>
        </w:div>
      </w:divsChild>
    </w:div>
    <w:div w:id="648901854">
      <w:bodyDiv w:val="1"/>
      <w:marLeft w:val="0"/>
      <w:marRight w:val="0"/>
      <w:marTop w:val="0"/>
      <w:marBottom w:val="0"/>
      <w:divBdr>
        <w:top w:val="none" w:sz="0" w:space="0" w:color="auto"/>
        <w:left w:val="none" w:sz="0" w:space="0" w:color="auto"/>
        <w:bottom w:val="none" w:sz="0" w:space="0" w:color="auto"/>
        <w:right w:val="none" w:sz="0" w:space="0" w:color="auto"/>
      </w:divBdr>
      <w:divsChild>
        <w:div w:id="92821815">
          <w:marLeft w:val="480"/>
          <w:marRight w:val="0"/>
          <w:marTop w:val="0"/>
          <w:marBottom w:val="0"/>
          <w:divBdr>
            <w:top w:val="none" w:sz="0" w:space="0" w:color="auto"/>
            <w:left w:val="none" w:sz="0" w:space="0" w:color="auto"/>
            <w:bottom w:val="none" w:sz="0" w:space="0" w:color="auto"/>
            <w:right w:val="none" w:sz="0" w:space="0" w:color="auto"/>
          </w:divBdr>
        </w:div>
        <w:div w:id="142699387">
          <w:marLeft w:val="480"/>
          <w:marRight w:val="0"/>
          <w:marTop w:val="0"/>
          <w:marBottom w:val="0"/>
          <w:divBdr>
            <w:top w:val="none" w:sz="0" w:space="0" w:color="auto"/>
            <w:left w:val="none" w:sz="0" w:space="0" w:color="auto"/>
            <w:bottom w:val="none" w:sz="0" w:space="0" w:color="auto"/>
            <w:right w:val="none" w:sz="0" w:space="0" w:color="auto"/>
          </w:divBdr>
        </w:div>
        <w:div w:id="288126610">
          <w:marLeft w:val="480"/>
          <w:marRight w:val="0"/>
          <w:marTop w:val="0"/>
          <w:marBottom w:val="0"/>
          <w:divBdr>
            <w:top w:val="none" w:sz="0" w:space="0" w:color="auto"/>
            <w:left w:val="none" w:sz="0" w:space="0" w:color="auto"/>
            <w:bottom w:val="none" w:sz="0" w:space="0" w:color="auto"/>
            <w:right w:val="none" w:sz="0" w:space="0" w:color="auto"/>
          </w:divBdr>
        </w:div>
        <w:div w:id="344282559">
          <w:marLeft w:val="480"/>
          <w:marRight w:val="0"/>
          <w:marTop w:val="0"/>
          <w:marBottom w:val="0"/>
          <w:divBdr>
            <w:top w:val="none" w:sz="0" w:space="0" w:color="auto"/>
            <w:left w:val="none" w:sz="0" w:space="0" w:color="auto"/>
            <w:bottom w:val="none" w:sz="0" w:space="0" w:color="auto"/>
            <w:right w:val="none" w:sz="0" w:space="0" w:color="auto"/>
          </w:divBdr>
        </w:div>
        <w:div w:id="367529289">
          <w:marLeft w:val="480"/>
          <w:marRight w:val="0"/>
          <w:marTop w:val="0"/>
          <w:marBottom w:val="0"/>
          <w:divBdr>
            <w:top w:val="none" w:sz="0" w:space="0" w:color="auto"/>
            <w:left w:val="none" w:sz="0" w:space="0" w:color="auto"/>
            <w:bottom w:val="none" w:sz="0" w:space="0" w:color="auto"/>
            <w:right w:val="none" w:sz="0" w:space="0" w:color="auto"/>
          </w:divBdr>
        </w:div>
        <w:div w:id="448623424">
          <w:marLeft w:val="480"/>
          <w:marRight w:val="0"/>
          <w:marTop w:val="0"/>
          <w:marBottom w:val="0"/>
          <w:divBdr>
            <w:top w:val="none" w:sz="0" w:space="0" w:color="auto"/>
            <w:left w:val="none" w:sz="0" w:space="0" w:color="auto"/>
            <w:bottom w:val="none" w:sz="0" w:space="0" w:color="auto"/>
            <w:right w:val="none" w:sz="0" w:space="0" w:color="auto"/>
          </w:divBdr>
        </w:div>
        <w:div w:id="473182115">
          <w:marLeft w:val="480"/>
          <w:marRight w:val="0"/>
          <w:marTop w:val="0"/>
          <w:marBottom w:val="0"/>
          <w:divBdr>
            <w:top w:val="none" w:sz="0" w:space="0" w:color="auto"/>
            <w:left w:val="none" w:sz="0" w:space="0" w:color="auto"/>
            <w:bottom w:val="none" w:sz="0" w:space="0" w:color="auto"/>
            <w:right w:val="none" w:sz="0" w:space="0" w:color="auto"/>
          </w:divBdr>
        </w:div>
        <w:div w:id="553546445">
          <w:marLeft w:val="480"/>
          <w:marRight w:val="0"/>
          <w:marTop w:val="0"/>
          <w:marBottom w:val="0"/>
          <w:divBdr>
            <w:top w:val="none" w:sz="0" w:space="0" w:color="auto"/>
            <w:left w:val="none" w:sz="0" w:space="0" w:color="auto"/>
            <w:bottom w:val="none" w:sz="0" w:space="0" w:color="auto"/>
            <w:right w:val="none" w:sz="0" w:space="0" w:color="auto"/>
          </w:divBdr>
        </w:div>
        <w:div w:id="611978085">
          <w:marLeft w:val="480"/>
          <w:marRight w:val="0"/>
          <w:marTop w:val="0"/>
          <w:marBottom w:val="0"/>
          <w:divBdr>
            <w:top w:val="none" w:sz="0" w:space="0" w:color="auto"/>
            <w:left w:val="none" w:sz="0" w:space="0" w:color="auto"/>
            <w:bottom w:val="none" w:sz="0" w:space="0" w:color="auto"/>
            <w:right w:val="none" w:sz="0" w:space="0" w:color="auto"/>
          </w:divBdr>
        </w:div>
        <w:div w:id="671640737">
          <w:marLeft w:val="480"/>
          <w:marRight w:val="0"/>
          <w:marTop w:val="0"/>
          <w:marBottom w:val="0"/>
          <w:divBdr>
            <w:top w:val="none" w:sz="0" w:space="0" w:color="auto"/>
            <w:left w:val="none" w:sz="0" w:space="0" w:color="auto"/>
            <w:bottom w:val="none" w:sz="0" w:space="0" w:color="auto"/>
            <w:right w:val="none" w:sz="0" w:space="0" w:color="auto"/>
          </w:divBdr>
        </w:div>
        <w:div w:id="680274995">
          <w:marLeft w:val="480"/>
          <w:marRight w:val="0"/>
          <w:marTop w:val="0"/>
          <w:marBottom w:val="0"/>
          <w:divBdr>
            <w:top w:val="none" w:sz="0" w:space="0" w:color="auto"/>
            <w:left w:val="none" w:sz="0" w:space="0" w:color="auto"/>
            <w:bottom w:val="none" w:sz="0" w:space="0" w:color="auto"/>
            <w:right w:val="none" w:sz="0" w:space="0" w:color="auto"/>
          </w:divBdr>
        </w:div>
        <w:div w:id="686568128">
          <w:marLeft w:val="480"/>
          <w:marRight w:val="0"/>
          <w:marTop w:val="0"/>
          <w:marBottom w:val="0"/>
          <w:divBdr>
            <w:top w:val="none" w:sz="0" w:space="0" w:color="auto"/>
            <w:left w:val="none" w:sz="0" w:space="0" w:color="auto"/>
            <w:bottom w:val="none" w:sz="0" w:space="0" w:color="auto"/>
            <w:right w:val="none" w:sz="0" w:space="0" w:color="auto"/>
          </w:divBdr>
        </w:div>
        <w:div w:id="705980708">
          <w:marLeft w:val="480"/>
          <w:marRight w:val="0"/>
          <w:marTop w:val="0"/>
          <w:marBottom w:val="0"/>
          <w:divBdr>
            <w:top w:val="none" w:sz="0" w:space="0" w:color="auto"/>
            <w:left w:val="none" w:sz="0" w:space="0" w:color="auto"/>
            <w:bottom w:val="none" w:sz="0" w:space="0" w:color="auto"/>
            <w:right w:val="none" w:sz="0" w:space="0" w:color="auto"/>
          </w:divBdr>
        </w:div>
        <w:div w:id="780495471">
          <w:marLeft w:val="480"/>
          <w:marRight w:val="0"/>
          <w:marTop w:val="0"/>
          <w:marBottom w:val="0"/>
          <w:divBdr>
            <w:top w:val="none" w:sz="0" w:space="0" w:color="auto"/>
            <w:left w:val="none" w:sz="0" w:space="0" w:color="auto"/>
            <w:bottom w:val="none" w:sz="0" w:space="0" w:color="auto"/>
            <w:right w:val="none" w:sz="0" w:space="0" w:color="auto"/>
          </w:divBdr>
        </w:div>
        <w:div w:id="897277730">
          <w:marLeft w:val="480"/>
          <w:marRight w:val="0"/>
          <w:marTop w:val="0"/>
          <w:marBottom w:val="0"/>
          <w:divBdr>
            <w:top w:val="none" w:sz="0" w:space="0" w:color="auto"/>
            <w:left w:val="none" w:sz="0" w:space="0" w:color="auto"/>
            <w:bottom w:val="none" w:sz="0" w:space="0" w:color="auto"/>
            <w:right w:val="none" w:sz="0" w:space="0" w:color="auto"/>
          </w:divBdr>
        </w:div>
        <w:div w:id="948665780">
          <w:marLeft w:val="480"/>
          <w:marRight w:val="0"/>
          <w:marTop w:val="0"/>
          <w:marBottom w:val="0"/>
          <w:divBdr>
            <w:top w:val="none" w:sz="0" w:space="0" w:color="auto"/>
            <w:left w:val="none" w:sz="0" w:space="0" w:color="auto"/>
            <w:bottom w:val="none" w:sz="0" w:space="0" w:color="auto"/>
            <w:right w:val="none" w:sz="0" w:space="0" w:color="auto"/>
          </w:divBdr>
        </w:div>
        <w:div w:id="987632131">
          <w:marLeft w:val="480"/>
          <w:marRight w:val="0"/>
          <w:marTop w:val="0"/>
          <w:marBottom w:val="0"/>
          <w:divBdr>
            <w:top w:val="none" w:sz="0" w:space="0" w:color="auto"/>
            <w:left w:val="none" w:sz="0" w:space="0" w:color="auto"/>
            <w:bottom w:val="none" w:sz="0" w:space="0" w:color="auto"/>
            <w:right w:val="none" w:sz="0" w:space="0" w:color="auto"/>
          </w:divBdr>
        </w:div>
        <w:div w:id="992413723">
          <w:marLeft w:val="480"/>
          <w:marRight w:val="0"/>
          <w:marTop w:val="0"/>
          <w:marBottom w:val="0"/>
          <w:divBdr>
            <w:top w:val="none" w:sz="0" w:space="0" w:color="auto"/>
            <w:left w:val="none" w:sz="0" w:space="0" w:color="auto"/>
            <w:bottom w:val="none" w:sz="0" w:space="0" w:color="auto"/>
            <w:right w:val="none" w:sz="0" w:space="0" w:color="auto"/>
          </w:divBdr>
        </w:div>
      </w:divsChild>
    </w:div>
    <w:div w:id="649020712">
      <w:bodyDiv w:val="1"/>
      <w:marLeft w:val="0"/>
      <w:marRight w:val="0"/>
      <w:marTop w:val="0"/>
      <w:marBottom w:val="0"/>
      <w:divBdr>
        <w:top w:val="none" w:sz="0" w:space="0" w:color="auto"/>
        <w:left w:val="none" w:sz="0" w:space="0" w:color="auto"/>
        <w:bottom w:val="none" w:sz="0" w:space="0" w:color="auto"/>
        <w:right w:val="none" w:sz="0" w:space="0" w:color="auto"/>
      </w:divBdr>
      <w:divsChild>
        <w:div w:id="10839023">
          <w:marLeft w:val="480"/>
          <w:marRight w:val="0"/>
          <w:marTop w:val="0"/>
          <w:marBottom w:val="0"/>
          <w:divBdr>
            <w:top w:val="none" w:sz="0" w:space="0" w:color="auto"/>
            <w:left w:val="none" w:sz="0" w:space="0" w:color="auto"/>
            <w:bottom w:val="none" w:sz="0" w:space="0" w:color="auto"/>
            <w:right w:val="none" w:sz="0" w:space="0" w:color="auto"/>
          </w:divBdr>
        </w:div>
        <w:div w:id="20329357">
          <w:marLeft w:val="480"/>
          <w:marRight w:val="0"/>
          <w:marTop w:val="0"/>
          <w:marBottom w:val="0"/>
          <w:divBdr>
            <w:top w:val="none" w:sz="0" w:space="0" w:color="auto"/>
            <w:left w:val="none" w:sz="0" w:space="0" w:color="auto"/>
            <w:bottom w:val="none" w:sz="0" w:space="0" w:color="auto"/>
            <w:right w:val="none" w:sz="0" w:space="0" w:color="auto"/>
          </w:divBdr>
        </w:div>
        <w:div w:id="25910664">
          <w:marLeft w:val="480"/>
          <w:marRight w:val="0"/>
          <w:marTop w:val="0"/>
          <w:marBottom w:val="0"/>
          <w:divBdr>
            <w:top w:val="none" w:sz="0" w:space="0" w:color="auto"/>
            <w:left w:val="none" w:sz="0" w:space="0" w:color="auto"/>
            <w:bottom w:val="none" w:sz="0" w:space="0" w:color="auto"/>
            <w:right w:val="none" w:sz="0" w:space="0" w:color="auto"/>
          </w:divBdr>
        </w:div>
        <w:div w:id="28262792">
          <w:marLeft w:val="480"/>
          <w:marRight w:val="0"/>
          <w:marTop w:val="0"/>
          <w:marBottom w:val="0"/>
          <w:divBdr>
            <w:top w:val="none" w:sz="0" w:space="0" w:color="auto"/>
            <w:left w:val="none" w:sz="0" w:space="0" w:color="auto"/>
            <w:bottom w:val="none" w:sz="0" w:space="0" w:color="auto"/>
            <w:right w:val="none" w:sz="0" w:space="0" w:color="auto"/>
          </w:divBdr>
        </w:div>
        <w:div w:id="74668739">
          <w:marLeft w:val="480"/>
          <w:marRight w:val="0"/>
          <w:marTop w:val="0"/>
          <w:marBottom w:val="0"/>
          <w:divBdr>
            <w:top w:val="none" w:sz="0" w:space="0" w:color="auto"/>
            <w:left w:val="none" w:sz="0" w:space="0" w:color="auto"/>
            <w:bottom w:val="none" w:sz="0" w:space="0" w:color="auto"/>
            <w:right w:val="none" w:sz="0" w:space="0" w:color="auto"/>
          </w:divBdr>
        </w:div>
        <w:div w:id="81100728">
          <w:marLeft w:val="480"/>
          <w:marRight w:val="0"/>
          <w:marTop w:val="0"/>
          <w:marBottom w:val="0"/>
          <w:divBdr>
            <w:top w:val="none" w:sz="0" w:space="0" w:color="auto"/>
            <w:left w:val="none" w:sz="0" w:space="0" w:color="auto"/>
            <w:bottom w:val="none" w:sz="0" w:space="0" w:color="auto"/>
            <w:right w:val="none" w:sz="0" w:space="0" w:color="auto"/>
          </w:divBdr>
        </w:div>
        <w:div w:id="198781481">
          <w:marLeft w:val="480"/>
          <w:marRight w:val="0"/>
          <w:marTop w:val="0"/>
          <w:marBottom w:val="0"/>
          <w:divBdr>
            <w:top w:val="none" w:sz="0" w:space="0" w:color="auto"/>
            <w:left w:val="none" w:sz="0" w:space="0" w:color="auto"/>
            <w:bottom w:val="none" w:sz="0" w:space="0" w:color="auto"/>
            <w:right w:val="none" w:sz="0" w:space="0" w:color="auto"/>
          </w:divBdr>
        </w:div>
        <w:div w:id="199821845">
          <w:marLeft w:val="480"/>
          <w:marRight w:val="0"/>
          <w:marTop w:val="0"/>
          <w:marBottom w:val="0"/>
          <w:divBdr>
            <w:top w:val="none" w:sz="0" w:space="0" w:color="auto"/>
            <w:left w:val="none" w:sz="0" w:space="0" w:color="auto"/>
            <w:bottom w:val="none" w:sz="0" w:space="0" w:color="auto"/>
            <w:right w:val="none" w:sz="0" w:space="0" w:color="auto"/>
          </w:divBdr>
        </w:div>
        <w:div w:id="217782790">
          <w:marLeft w:val="480"/>
          <w:marRight w:val="0"/>
          <w:marTop w:val="0"/>
          <w:marBottom w:val="0"/>
          <w:divBdr>
            <w:top w:val="none" w:sz="0" w:space="0" w:color="auto"/>
            <w:left w:val="none" w:sz="0" w:space="0" w:color="auto"/>
            <w:bottom w:val="none" w:sz="0" w:space="0" w:color="auto"/>
            <w:right w:val="none" w:sz="0" w:space="0" w:color="auto"/>
          </w:divBdr>
        </w:div>
        <w:div w:id="290786247">
          <w:marLeft w:val="480"/>
          <w:marRight w:val="0"/>
          <w:marTop w:val="0"/>
          <w:marBottom w:val="0"/>
          <w:divBdr>
            <w:top w:val="none" w:sz="0" w:space="0" w:color="auto"/>
            <w:left w:val="none" w:sz="0" w:space="0" w:color="auto"/>
            <w:bottom w:val="none" w:sz="0" w:space="0" w:color="auto"/>
            <w:right w:val="none" w:sz="0" w:space="0" w:color="auto"/>
          </w:divBdr>
        </w:div>
        <w:div w:id="343409403">
          <w:marLeft w:val="480"/>
          <w:marRight w:val="0"/>
          <w:marTop w:val="0"/>
          <w:marBottom w:val="0"/>
          <w:divBdr>
            <w:top w:val="none" w:sz="0" w:space="0" w:color="auto"/>
            <w:left w:val="none" w:sz="0" w:space="0" w:color="auto"/>
            <w:bottom w:val="none" w:sz="0" w:space="0" w:color="auto"/>
            <w:right w:val="none" w:sz="0" w:space="0" w:color="auto"/>
          </w:divBdr>
        </w:div>
        <w:div w:id="352922669">
          <w:marLeft w:val="480"/>
          <w:marRight w:val="0"/>
          <w:marTop w:val="0"/>
          <w:marBottom w:val="0"/>
          <w:divBdr>
            <w:top w:val="none" w:sz="0" w:space="0" w:color="auto"/>
            <w:left w:val="none" w:sz="0" w:space="0" w:color="auto"/>
            <w:bottom w:val="none" w:sz="0" w:space="0" w:color="auto"/>
            <w:right w:val="none" w:sz="0" w:space="0" w:color="auto"/>
          </w:divBdr>
        </w:div>
        <w:div w:id="394010612">
          <w:marLeft w:val="480"/>
          <w:marRight w:val="0"/>
          <w:marTop w:val="0"/>
          <w:marBottom w:val="0"/>
          <w:divBdr>
            <w:top w:val="none" w:sz="0" w:space="0" w:color="auto"/>
            <w:left w:val="none" w:sz="0" w:space="0" w:color="auto"/>
            <w:bottom w:val="none" w:sz="0" w:space="0" w:color="auto"/>
            <w:right w:val="none" w:sz="0" w:space="0" w:color="auto"/>
          </w:divBdr>
        </w:div>
        <w:div w:id="429395017">
          <w:marLeft w:val="480"/>
          <w:marRight w:val="0"/>
          <w:marTop w:val="0"/>
          <w:marBottom w:val="0"/>
          <w:divBdr>
            <w:top w:val="none" w:sz="0" w:space="0" w:color="auto"/>
            <w:left w:val="none" w:sz="0" w:space="0" w:color="auto"/>
            <w:bottom w:val="none" w:sz="0" w:space="0" w:color="auto"/>
            <w:right w:val="none" w:sz="0" w:space="0" w:color="auto"/>
          </w:divBdr>
        </w:div>
        <w:div w:id="471215855">
          <w:marLeft w:val="480"/>
          <w:marRight w:val="0"/>
          <w:marTop w:val="0"/>
          <w:marBottom w:val="0"/>
          <w:divBdr>
            <w:top w:val="none" w:sz="0" w:space="0" w:color="auto"/>
            <w:left w:val="none" w:sz="0" w:space="0" w:color="auto"/>
            <w:bottom w:val="none" w:sz="0" w:space="0" w:color="auto"/>
            <w:right w:val="none" w:sz="0" w:space="0" w:color="auto"/>
          </w:divBdr>
        </w:div>
        <w:div w:id="483786911">
          <w:marLeft w:val="480"/>
          <w:marRight w:val="0"/>
          <w:marTop w:val="0"/>
          <w:marBottom w:val="0"/>
          <w:divBdr>
            <w:top w:val="none" w:sz="0" w:space="0" w:color="auto"/>
            <w:left w:val="none" w:sz="0" w:space="0" w:color="auto"/>
            <w:bottom w:val="none" w:sz="0" w:space="0" w:color="auto"/>
            <w:right w:val="none" w:sz="0" w:space="0" w:color="auto"/>
          </w:divBdr>
        </w:div>
        <w:div w:id="518549386">
          <w:marLeft w:val="480"/>
          <w:marRight w:val="0"/>
          <w:marTop w:val="0"/>
          <w:marBottom w:val="0"/>
          <w:divBdr>
            <w:top w:val="none" w:sz="0" w:space="0" w:color="auto"/>
            <w:left w:val="none" w:sz="0" w:space="0" w:color="auto"/>
            <w:bottom w:val="none" w:sz="0" w:space="0" w:color="auto"/>
            <w:right w:val="none" w:sz="0" w:space="0" w:color="auto"/>
          </w:divBdr>
        </w:div>
        <w:div w:id="521016695">
          <w:marLeft w:val="480"/>
          <w:marRight w:val="0"/>
          <w:marTop w:val="0"/>
          <w:marBottom w:val="0"/>
          <w:divBdr>
            <w:top w:val="none" w:sz="0" w:space="0" w:color="auto"/>
            <w:left w:val="none" w:sz="0" w:space="0" w:color="auto"/>
            <w:bottom w:val="none" w:sz="0" w:space="0" w:color="auto"/>
            <w:right w:val="none" w:sz="0" w:space="0" w:color="auto"/>
          </w:divBdr>
        </w:div>
        <w:div w:id="544296316">
          <w:marLeft w:val="480"/>
          <w:marRight w:val="0"/>
          <w:marTop w:val="0"/>
          <w:marBottom w:val="0"/>
          <w:divBdr>
            <w:top w:val="none" w:sz="0" w:space="0" w:color="auto"/>
            <w:left w:val="none" w:sz="0" w:space="0" w:color="auto"/>
            <w:bottom w:val="none" w:sz="0" w:space="0" w:color="auto"/>
            <w:right w:val="none" w:sz="0" w:space="0" w:color="auto"/>
          </w:divBdr>
        </w:div>
        <w:div w:id="551577118">
          <w:marLeft w:val="480"/>
          <w:marRight w:val="0"/>
          <w:marTop w:val="0"/>
          <w:marBottom w:val="0"/>
          <w:divBdr>
            <w:top w:val="none" w:sz="0" w:space="0" w:color="auto"/>
            <w:left w:val="none" w:sz="0" w:space="0" w:color="auto"/>
            <w:bottom w:val="none" w:sz="0" w:space="0" w:color="auto"/>
            <w:right w:val="none" w:sz="0" w:space="0" w:color="auto"/>
          </w:divBdr>
        </w:div>
        <w:div w:id="587661729">
          <w:marLeft w:val="480"/>
          <w:marRight w:val="0"/>
          <w:marTop w:val="0"/>
          <w:marBottom w:val="0"/>
          <w:divBdr>
            <w:top w:val="none" w:sz="0" w:space="0" w:color="auto"/>
            <w:left w:val="none" w:sz="0" w:space="0" w:color="auto"/>
            <w:bottom w:val="none" w:sz="0" w:space="0" w:color="auto"/>
            <w:right w:val="none" w:sz="0" w:space="0" w:color="auto"/>
          </w:divBdr>
        </w:div>
        <w:div w:id="622155502">
          <w:marLeft w:val="480"/>
          <w:marRight w:val="0"/>
          <w:marTop w:val="0"/>
          <w:marBottom w:val="0"/>
          <w:divBdr>
            <w:top w:val="none" w:sz="0" w:space="0" w:color="auto"/>
            <w:left w:val="none" w:sz="0" w:space="0" w:color="auto"/>
            <w:bottom w:val="none" w:sz="0" w:space="0" w:color="auto"/>
            <w:right w:val="none" w:sz="0" w:space="0" w:color="auto"/>
          </w:divBdr>
        </w:div>
        <w:div w:id="626007219">
          <w:marLeft w:val="480"/>
          <w:marRight w:val="0"/>
          <w:marTop w:val="0"/>
          <w:marBottom w:val="0"/>
          <w:divBdr>
            <w:top w:val="none" w:sz="0" w:space="0" w:color="auto"/>
            <w:left w:val="none" w:sz="0" w:space="0" w:color="auto"/>
            <w:bottom w:val="none" w:sz="0" w:space="0" w:color="auto"/>
            <w:right w:val="none" w:sz="0" w:space="0" w:color="auto"/>
          </w:divBdr>
        </w:div>
        <w:div w:id="643777509">
          <w:marLeft w:val="480"/>
          <w:marRight w:val="0"/>
          <w:marTop w:val="0"/>
          <w:marBottom w:val="0"/>
          <w:divBdr>
            <w:top w:val="none" w:sz="0" w:space="0" w:color="auto"/>
            <w:left w:val="none" w:sz="0" w:space="0" w:color="auto"/>
            <w:bottom w:val="none" w:sz="0" w:space="0" w:color="auto"/>
            <w:right w:val="none" w:sz="0" w:space="0" w:color="auto"/>
          </w:divBdr>
        </w:div>
        <w:div w:id="703481912">
          <w:marLeft w:val="480"/>
          <w:marRight w:val="0"/>
          <w:marTop w:val="0"/>
          <w:marBottom w:val="0"/>
          <w:divBdr>
            <w:top w:val="none" w:sz="0" w:space="0" w:color="auto"/>
            <w:left w:val="none" w:sz="0" w:space="0" w:color="auto"/>
            <w:bottom w:val="none" w:sz="0" w:space="0" w:color="auto"/>
            <w:right w:val="none" w:sz="0" w:space="0" w:color="auto"/>
          </w:divBdr>
        </w:div>
        <w:div w:id="719790009">
          <w:marLeft w:val="480"/>
          <w:marRight w:val="0"/>
          <w:marTop w:val="0"/>
          <w:marBottom w:val="0"/>
          <w:divBdr>
            <w:top w:val="none" w:sz="0" w:space="0" w:color="auto"/>
            <w:left w:val="none" w:sz="0" w:space="0" w:color="auto"/>
            <w:bottom w:val="none" w:sz="0" w:space="0" w:color="auto"/>
            <w:right w:val="none" w:sz="0" w:space="0" w:color="auto"/>
          </w:divBdr>
        </w:div>
        <w:div w:id="764301173">
          <w:marLeft w:val="480"/>
          <w:marRight w:val="0"/>
          <w:marTop w:val="0"/>
          <w:marBottom w:val="0"/>
          <w:divBdr>
            <w:top w:val="none" w:sz="0" w:space="0" w:color="auto"/>
            <w:left w:val="none" w:sz="0" w:space="0" w:color="auto"/>
            <w:bottom w:val="none" w:sz="0" w:space="0" w:color="auto"/>
            <w:right w:val="none" w:sz="0" w:space="0" w:color="auto"/>
          </w:divBdr>
        </w:div>
        <w:div w:id="768891984">
          <w:marLeft w:val="480"/>
          <w:marRight w:val="0"/>
          <w:marTop w:val="0"/>
          <w:marBottom w:val="0"/>
          <w:divBdr>
            <w:top w:val="none" w:sz="0" w:space="0" w:color="auto"/>
            <w:left w:val="none" w:sz="0" w:space="0" w:color="auto"/>
            <w:bottom w:val="none" w:sz="0" w:space="0" w:color="auto"/>
            <w:right w:val="none" w:sz="0" w:space="0" w:color="auto"/>
          </w:divBdr>
        </w:div>
        <w:div w:id="798762483">
          <w:marLeft w:val="480"/>
          <w:marRight w:val="0"/>
          <w:marTop w:val="0"/>
          <w:marBottom w:val="0"/>
          <w:divBdr>
            <w:top w:val="none" w:sz="0" w:space="0" w:color="auto"/>
            <w:left w:val="none" w:sz="0" w:space="0" w:color="auto"/>
            <w:bottom w:val="none" w:sz="0" w:space="0" w:color="auto"/>
            <w:right w:val="none" w:sz="0" w:space="0" w:color="auto"/>
          </w:divBdr>
        </w:div>
        <w:div w:id="804544102">
          <w:marLeft w:val="480"/>
          <w:marRight w:val="0"/>
          <w:marTop w:val="0"/>
          <w:marBottom w:val="0"/>
          <w:divBdr>
            <w:top w:val="none" w:sz="0" w:space="0" w:color="auto"/>
            <w:left w:val="none" w:sz="0" w:space="0" w:color="auto"/>
            <w:bottom w:val="none" w:sz="0" w:space="0" w:color="auto"/>
            <w:right w:val="none" w:sz="0" w:space="0" w:color="auto"/>
          </w:divBdr>
        </w:div>
        <w:div w:id="847476705">
          <w:marLeft w:val="480"/>
          <w:marRight w:val="0"/>
          <w:marTop w:val="0"/>
          <w:marBottom w:val="0"/>
          <w:divBdr>
            <w:top w:val="none" w:sz="0" w:space="0" w:color="auto"/>
            <w:left w:val="none" w:sz="0" w:space="0" w:color="auto"/>
            <w:bottom w:val="none" w:sz="0" w:space="0" w:color="auto"/>
            <w:right w:val="none" w:sz="0" w:space="0" w:color="auto"/>
          </w:divBdr>
        </w:div>
        <w:div w:id="850266825">
          <w:marLeft w:val="480"/>
          <w:marRight w:val="0"/>
          <w:marTop w:val="0"/>
          <w:marBottom w:val="0"/>
          <w:divBdr>
            <w:top w:val="none" w:sz="0" w:space="0" w:color="auto"/>
            <w:left w:val="none" w:sz="0" w:space="0" w:color="auto"/>
            <w:bottom w:val="none" w:sz="0" w:space="0" w:color="auto"/>
            <w:right w:val="none" w:sz="0" w:space="0" w:color="auto"/>
          </w:divBdr>
        </w:div>
        <w:div w:id="939215688">
          <w:marLeft w:val="480"/>
          <w:marRight w:val="0"/>
          <w:marTop w:val="0"/>
          <w:marBottom w:val="0"/>
          <w:divBdr>
            <w:top w:val="none" w:sz="0" w:space="0" w:color="auto"/>
            <w:left w:val="none" w:sz="0" w:space="0" w:color="auto"/>
            <w:bottom w:val="none" w:sz="0" w:space="0" w:color="auto"/>
            <w:right w:val="none" w:sz="0" w:space="0" w:color="auto"/>
          </w:divBdr>
        </w:div>
        <w:div w:id="939607379">
          <w:marLeft w:val="480"/>
          <w:marRight w:val="0"/>
          <w:marTop w:val="0"/>
          <w:marBottom w:val="0"/>
          <w:divBdr>
            <w:top w:val="none" w:sz="0" w:space="0" w:color="auto"/>
            <w:left w:val="none" w:sz="0" w:space="0" w:color="auto"/>
            <w:bottom w:val="none" w:sz="0" w:space="0" w:color="auto"/>
            <w:right w:val="none" w:sz="0" w:space="0" w:color="auto"/>
          </w:divBdr>
        </w:div>
        <w:div w:id="945818418">
          <w:marLeft w:val="480"/>
          <w:marRight w:val="0"/>
          <w:marTop w:val="0"/>
          <w:marBottom w:val="0"/>
          <w:divBdr>
            <w:top w:val="none" w:sz="0" w:space="0" w:color="auto"/>
            <w:left w:val="none" w:sz="0" w:space="0" w:color="auto"/>
            <w:bottom w:val="none" w:sz="0" w:space="0" w:color="auto"/>
            <w:right w:val="none" w:sz="0" w:space="0" w:color="auto"/>
          </w:divBdr>
        </w:div>
        <w:div w:id="993676558">
          <w:marLeft w:val="480"/>
          <w:marRight w:val="0"/>
          <w:marTop w:val="0"/>
          <w:marBottom w:val="0"/>
          <w:divBdr>
            <w:top w:val="none" w:sz="0" w:space="0" w:color="auto"/>
            <w:left w:val="none" w:sz="0" w:space="0" w:color="auto"/>
            <w:bottom w:val="none" w:sz="0" w:space="0" w:color="auto"/>
            <w:right w:val="none" w:sz="0" w:space="0" w:color="auto"/>
          </w:divBdr>
        </w:div>
      </w:divsChild>
    </w:div>
    <w:div w:id="649216061">
      <w:bodyDiv w:val="1"/>
      <w:marLeft w:val="0"/>
      <w:marRight w:val="0"/>
      <w:marTop w:val="0"/>
      <w:marBottom w:val="0"/>
      <w:divBdr>
        <w:top w:val="none" w:sz="0" w:space="0" w:color="auto"/>
        <w:left w:val="none" w:sz="0" w:space="0" w:color="auto"/>
        <w:bottom w:val="none" w:sz="0" w:space="0" w:color="auto"/>
        <w:right w:val="none" w:sz="0" w:space="0" w:color="auto"/>
      </w:divBdr>
    </w:div>
    <w:div w:id="649478141">
      <w:bodyDiv w:val="1"/>
      <w:marLeft w:val="0"/>
      <w:marRight w:val="0"/>
      <w:marTop w:val="0"/>
      <w:marBottom w:val="0"/>
      <w:divBdr>
        <w:top w:val="none" w:sz="0" w:space="0" w:color="auto"/>
        <w:left w:val="none" w:sz="0" w:space="0" w:color="auto"/>
        <w:bottom w:val="none" w:sz="0" w:space="0" w:color="auto"/>
        <w:right w:val="none" w:sz="0" w:space="0" w:color="auto"/>
      </w:divBdr>
    </w:div>
    <w:div w:id="649483690">
      <w:bodyDiv w:val="1"/>
      <w:marLeft w:val="0"/>
      <w:marRight w:val="0"/>
      <w:marTop w:val="0"/>
      <w:marBottom w:val="0"/>
      <w:divBdr>
        <w:top w:val="none" w:sz="0" w:space="0" w:color="auto"/>
        <w:left w:val="none" w:sz="0" w:space="0" w:color="auto"/>
        <w:bottom w:val="none" w:sz="0" w:space="0" w:color="auto"/>
        <w:right w:val="none" w:sz="0" w:space="0" w:color="auto"/>
      </w:divBdr>
      <w:divsChild>
        <w:div w:id="3286628">
          <w:marLeft w:val="480"/>
          <w:marRight w:val="0"/>
          <w:marTop w:val="0"/>
          <w:marBottom w:val="0"/>
          <w:divBdr>
            <w:top w:val="none" w:sz="0" w:space="0" w:color="auto"/>
            <w:left w:val="none" w:sz="0" w:space="0" w:color="auto"/>
            <w:bottom w:val="none" w:sz="0" w:space="0" w:color="auto"/>
            <w:right w:val="none" w:sz="0" w:space="0" w:color="auto"/>
          </w:divBdr>
        </w:div>
        <w:div w:id="9836636">
          <w:marLeft w:val="480"/>
          <w:marRight w:val="0"/>
          <w:marTop w:val="0"/>
          <w:marBottom w:val="0"/>
          <w:divBdr>
            <w:top w:val="none" w:sz="0" w:space="0" w:color="auto"/>
            <w:left w:val="none" w:sz="0" w:space="0" w:color="auto"/>
            <w:bottom w:val="none" w:sz="0" w:space="0" w:color="auto"/>
            <w:right w:val="none" w:sz="0" w:space="0" w:color="auto"/>
          </w:divBdr>
        </w:div>
        <w:div w:id="40636322">
          <w:marLeft w:val="480"/>
          <w:marRight w:val="0"/>
          <w:marTop w:val="0"/>
          <w:marBottom w:val="0"/>
          <w:divBdr>
            <w:top w:val="none" w:sz="0" w:space="0" w:color="auto"/>
            <w:left w:val="none" w:sz="0" w:space="0" w:color="auto"/>
            <w:bottom w:val="none" w:sz="0" w:space="0" w:color="auto"/>
            <w:right w:val="none" w:sz="0" w:space="0" w:color="auto"/>
          </w:divBdr>
        </w:div>
        <w:div w:id="47611593">
          <w:marLeft w:val="480"/>
          <w:marRight w:val="0"/>
          <w:marTop w:val="0"/>
          <w:marBottom w:val="0"/>
          <w:divBdr>
            <w:top w:val="none" w:sz="0" w:space="0" w:color="auto"/>
            <w:left w:val="none" w:sz="0" w:space="0" w:color="auto"/>
            <w:bottom w:val="none" w:sz="0" w:space="0" w:color="auto"/>
            <w:right w:val="none" w:sz="0" w:space="0" w:color="auto"/>
          </w:divBdr>
        </w:div>
        <w:div w:id="55663591">
          <w:marLeft w:val="480"/>
          <w:marRight w:val="0"/>
          <w:marTop w:val="0"/>
          <w:marBottom w:val="0"/>
          <w:divBdr>
            <w:top w:val="none" w:sz="0" w:space="0" w:color="auto"/>
            <w:left w:val="none" w:sz="0" w:space="0" w:color="auto"/>
            <w:bottom w:val="none" w:sz="0" w:space="0" w:color="auto"/>
            <w:right w:val="none" w:sz="0" w:space="0" w:color="auto"/>
          </w:divBdr>
        </w:div>
        <w:div w:id="57022806">
          <w:marLeft w:val="480"/>
          <w:marRight w:val="0"/>
          <w:marTop w:val="0"/>
          <w:marBottom w:val="0"/>
          <w:divBdr>
            <w:top w:val="none" w:sz="0" w:space="0" w:color="auto"/>
            <w:left w:val="none" w:sz="0" w:space="0" w:color="auto"/>
            <w:bottom w:val="none" w:sz="0" w:space="0" w:color="auto"/>
            <w:right w:val="none" w:sz="0" w:space="0" w:color="auto"/>
          </w:divBdr>
        </w:div>
        <w:div w:id="95906649">
          <w:marLeft w:val="480"/>
          <w:marRight w:val="0"/>
          <w:marTop w:val="0"/>
          <w:marBottom w:val="0"/>
          <w:divBdr>
            <w:top w:val="none" w:sz="0" w:space="0" w:color="auto"/>
            <w:left w:val="none" w:sz="0" w:space="0" w:color="auto"/>
            <w:bottom w:val="none" w:sz="0" w:space="0" w:color="auto"/>
            <w:right w:val="none" w:sz="0" w:space="0" w:color="auto"/>
          </w:divBdr>
        </w:div>
        <w:div w:id="109474985">
          <w:marLeft w:val="480"/>
          <w:marRight w:val="0"/>
          <w:marTop w:val="0"/>
          <w:marBottom w:val="0"/>
          <w:divBdr>
            <w:top w:val="none" w:sz="0" w:space="0" w:color="auto"/>
            <w:left w:val="none" w:sz="0" w:space="0" w:color="auto"/>
            <w:bottom w:val="none" w:sz="0" w:space="0" w:color="auto"/>
            <w:right w:val="none" w:sz="0" w:space="0" w:color="auto"/>
          </w:divBdr>
        </w:div>
        <w:div w:id="125197821">
          <w:marLeft w:val="480"/>
          <w:marRight w:val="0"/>
          <w:marTop w:val="0"/>
          <w:marBottom w:val="0"/>
          <w:divBdr>
            <w:top w:val="none" w:sz="0" w:space="0" w:color="auto"/>
            <w:left w:val="none" w:sz="0" w:space="0" w:color="auto"/>
            <w:bottom w:val="none" w:sz="0" w:space="0" w:color="auto"/>
            <w:right w:val="none" w:sz="0" w:space="0" w:color="auto"/>
          </w:divBdr>
        </w:div>
        <w:div w:id="196702767">
          <w:marLeft w:val="480"/>
          <w:marRight w:val="0"/>
          <w:marTop w:val="0"/>
          <w:marBottom w:val="0"/>
          <w:divBdr>
            <w:top w:val="none" w:sz="0" w:space="0" w:color="auto"/>
            <w:left w:val="none" w:sz="0" w:space="0" w:color="auto"/>
            <w:bottom w:val="none" w:sz="0" w:space="0" w:color="auto"/>
            <w:right w:val="none" w:sz="0" w:space="0" w:color="auto"/>
          </w:divBdr>
        </w:div>
        <w:div w:id="221405151">
          <w:marLeft w:val="480"/>
          <w:marRight w:val="0"/>
          <w:marTop w:val="0"/>
          <w:marBottom w:val="0"/>
          <w:divBdr>
            <w:top w:val="none" w:sz="0" w:space="0" w:color="auto"/>
            <w:left w:val="none" w:sz="0" w:space="0" w:color="auto"/>
            <w:bottom w:val="none" w:sz="0" w:space="0" w:color="auto"/>
            <w:right w:val="none" w:sz="0" w:space="0" w:color="auto"/>
          </w:divBdr>
        </w:div>
        <w:div w:id="223953988">
          <w:marLeft w:val="480"/>
          <w:marRight w:val="0"/>
          <w:marTop w:val="0"/>
          <w:marBottom w:val="0"/>
          <w:divBdr>
            <w:top w:val="none" w:sz="0" w:space="0" w:color="auto"/>
            <w:left w:val="none" w:sz="0" w:space="0" w:color="auto"/>
            <w:bottom w:val="none" w:sz="0" w:space="0" w:color="auto"/>
            <w:right w:val="none" w:sz="0" w:space="0" w:color="auto"/>
          </w:divBdr>
        </w:div>
        <w:div w:id="232131169">
          <w:marLeft w:val="480"/>
          <w:marRight w:val="0"/>
          <w:marTop w:val="0"/>
          <w:marBottom w:val="0"/>
          <w:divBdr>
            <w:top w:val="none" w:sz="0" w:space="0" w:color="auto"/>
            <w:left w:val="none" w:sz="0" w:space="0" w:color="auto"/>
            <w:bottom w:val="none" w:sz="0" w:space="0" w:color="auto"/>
            <w:right w:val="none" w:sz="0" w:space="0" w:color="auto"/>
          </w:divBdr>
        </w:div>
        <w:div w:id="235166734">
          <w:marLeft w:val="480"/>
          <w:marRight w:val="0"/>
          <w:marTop w:val="0"/>
          <w:marBottom w:val="0"/>
          <w:divBdr>
            <w:top w:val="none" w:sz="0" w:space="0" w:color="auto"/>
            <w:left w:val="none" w:sz="0" w:space="0" w:color="auto"/>
            <w:bottom w:val="none" w:sz="0" w:space="0" w:color="auto"/>
            <w:right w:val="none" w:sz="0" w:space="0" w:color="auto"/>
          </w:divBdr>
        </w:div>
        <w:div w:id="242880761">
          <w:marLeft w:val="480"/>
          <w:marRight w:val="0"/>
          <w:marTop w:val="0"/>
          <w:marBottom w:val="0"/>
          <w:divBdr>
            <w:top w:val="none" w:sz="0" w:space="0" w:color="auto"/>
            <w:left w:val="none" w:sz="0" w:space="0" w:color="auto"/>
            <w:bottom w:val="none" w:sz="0" w:space="0" w:color="auto"/>
            <w:right w:val="none" w:sz="0" w:space="0" w:color="auto"/>
          </w:divBdr>
        </w:div>
        <w:div w:id="253436449">
          <w:marLeft w:val="480"/>
          <w:marRight w:val="0"/>
          <w:marTop w:val="0"/>
          <w:marBottom w:val="0"/>
          <w:divBdr>
            <w:top w:val="none" w:sz="0" w:space="0" w:color="auto"/>
            <w:left w:val="none" w:sz="0" w:space="0" w:color="auto"/>
            <w:bottom w:val="none" w:sz="0" w:space="0" w:color="auto"/>
            <w:right w:val="none" w:sz="0" w:space="0" w:color="auto"/>
          </w:divBdr>
        </w:div>
        <w:div w:id="287323777">
          <w:marLeft w:val="480"/>
          <w:marRight w:val="0"/>
          <w:marTop w:val="0"/>
          <w:marBottom w:val="0"/>
          <w:divBdr>
            <w:top w:val="none" w:sz="0" w:space="0" w:color="auto"/>
            <w:left w:val="none" w:sz="0" w:space="0" w:color="auto"/>
            <w:bottom w:val="none" w:sz="0" w:space="0" w:color="auto"/>
            <w:right w:val="none" w:sz="0" w:space="0" w:color="auto"/>
          </w:divBdr>
        </w:div>
        <w:div w:id="309217019">
          <w:marLeft w:val="480"/>
          <w:marRight w:val="0"/>
          <w:marTop w:val="0"/>
          <w:marBottom w:val="0"/>
          <w:divBdr>
            <w:top w:val="none" w:sz="0" w:space="0" w:color="auto"/>
            <w:left w:val="none" w:sz="0" w:space="0" w:color="auto"/>
            <w:bottom w:val="none" w:sz="0" w:space="0" w:color="auto"/>
            <w:right w:val="none" w:sz="0" w:space="0" w:color="auto"/>
          </w:divBdr>
        </w:div>
        <w:div w:id="340091360">
          <w:marLeft w:val="480"/>
          <w:marRight w:val="0"/>
          <w:marTop w:val="0"/>
          <w:marBottom w:val="0"/>
          <w:divBdr>
            <w:top w:val="none" w:sz="0" w:space="0" w:color="auto"/>
            <w:left w:val="none" w:sz="0" w:space="0" w:color="auto"/>
            <w:bottom w:val="none" w:sz="0" w:space="0" w:color="auto"/>
            <w:right w:val="none" w:sz="0" w:space="0" w:color="auto"/>
          </w:divBdr>
        </w:div>
        <w:div w:id="353119361">
          <w:marLeft w:val="480"/>
          <w:marRight w:val="0"/>
          <w:marTop w:val="0"/>
          <w:marBottom w:val="0"/>
          <w:divBdr>
            <w:top w:val="none" w:sz="0" w:space="0" w:color="auto"/>
            <w:left w:val="none" w:sz="0" w:space="0" w:color="auto"/>
            <w:bottom w:val="none" w:sz="0" w:space="0" w:color="auto"/>
            <w:right w:val="none" w:sz="0" w:space="0" w:color="auto"/>
          </w:divBdr>
        </w:div>
        <w:div w:id="362903904">
          <w:marLeft w:val="480"/>
          <w:marRight w:val="0"/>
          <w:marTop w:val="0"/>
          <w:marBottom w:val="0"/>
          <w:divBdr>
            <w:top w:val="none" w:sz="0" w:space="0" w:color="auto"/>
            <w:left w:val="none" w:sz="0" w:space="0" w:color="auto"/>
            <w:bottom w:val="none" w:sz="0" w:space="0" w:color="auto"/>
            <w:right w:val="none" w:sz="0" w:space="0" w:color="auto"/>
          </w:divBdr>
        </w:div>
        <w:div w:id="366570905">
          <w:marLeft w:val="480"/>
          <w:marRight w:val="0"/>
          <w:marTop w:val="0"/>
          <w:marBottom w:val="0"/>
          <w:divBdr>
            <w:top w:val="none" w:sz="0" w:space="0" w:color="auto"/>
            <w:left w:val="none" w:sz="0" w:space="0" w:color="auto"/>
            <w:bottom w:val="none" w:sz="0" w:space="0" w:color="auto"/>
            <w:right w:val="none" w:sz="0" w:space="0" w:color="auto"/>
          </w:divBdr>
        </w:div>
        <w:div w:id="392896640">
          <w:marLeft w:val="480"/>
          <w:marRight w:val="0"/>
          <w:marTop w:val="0"/>
          <w:marBottom w:val="0"/>
          <w:divBdr>
            <w:top w:val="none" w:sz="0" w:space="0" w:color="auto"/>
            <w:left w:val="none" w:sz="0" w:space="0" w:color="auto"/>
            <w:bottom w:val="none" w:sz="0" w:space="0" w:color="auto"/>
            <w:right w:val="none" w:sz="0" w:space="0" w:color="auto"/>
          </w:divBdr>
        </w:div>
        <w:div w:id="414471965">
          <w:marLeft w:val="480"/>
          <w:marRight w:val="0"/>
          <w:marTop w:val="0"/>
          <w:marBottom w:val="0"/>
          <w:divBdr>
            <w:top w:val="none" w:sz="0" w:space="0" w:color="auto"/>
            <w:left w:val="none" w:sz="0" w:space="0" w:color="auto"/>
            <w:bottom w:val="none" w:sz="0" w:space="0" w:color="auto"/>
            <w:right w:val="none" w:sz="0" w:space="0" w:color="auto"/>
          </w:divBdr>
        </w:div>
        <w:div w:id="459347508">
          <w:marLeft w:val="480"/>
          <w:marRight w:val="0"/>
          <w:marTop w:val="0"/>
          <w:marBottom w:val="0"/>
          <w:divBdr>
            <w:top w:val="none" w:sz="0" w:space="0" w:color="auto"/>
            <w:left w:val="none" w:sz="0" w:space="0" w:color="auto"/>
            <w:bottom w:val="none" w:sz="0" w:space="0" w:color="auto"/>
            <w:right w:val="none" w:sz="0" w:space="0" w:color="auto"/>
          </w:divBdr>
        </w:div>
        <w:div w:id="486365139">
          <w:marLeft w:val="480"/>
          <w:marRight w:val="0"/>
          <w:marTop w:val="0"/>
          <w:marBottom w:val="0"/>
          <w:divBdr>
            <w:top w:val="none" w:sz="0" w:space="0" w:color="auto"/>
            <w:left w:val="none" w:sz="0" w:space="0" w:color="auto"/>
            <w:bottom w:val="none" w:sz="0" w:space="0" w:color="auto"/>
            <w:right w:val="none" w:sz="0" w:space="0" w:color="auto"/>
          </w:divBdr>
        </w:div>
        <w:div w:id="623196763">
          <w:marLeft w:val="480"/>
          <w:marRight w:val="0"/>
          <w:marTop w:val="0"/>
          <w:marBottom w:val="0"/>
          <w:divBdr>
            <w:top w:val="none" w:sz="0" w:space="0" w:color="auto"/>
            <w:left w:val="none" w:sz="0" w:space="0" w:color="auto"/>
            <w:bottom w:val="none" w:sz="0" w:space="0" w:color="auto"/>
            <w:right w:val="none" w:sz="0" w:space="0" w:color="auto"/>
          </w:divBdr>
        </w:div>
        <w:div w:id="628828575">
          <w:marLeft w:val="480"/>
          <w:marRight w:val="0"/>
          <w:marTop w:val="0"/>
          <w:marBottom w:val="0"/>
          <w:divBdr>
            <w:top w:val="none" w:sz="0" w:space="0" w:color="auto"/>
            <w:left w:val="none" w:sz="0" w:space="0" w:color="auto"/>
            <w:bottom w:val="none" w:sz="0" w:space="0" w:color="auto"/>
            <w:right w:val="none" w:sz="0" w:space="0" w:color="auto"/>
          </w:divBdr>
        </w:div>
        <w:div w:id="670370831">
          <w:marLeft w:val="480"/>
          <w:marRight w:val="0"/>
          <w:marTop w:val="0"/>
          <w:marBottom w:val="0"/>
          <w:divBdr>
            <w:top w:val="none" w:sz="0" w:space="0" w:color="auto"/>
            <w:left w:val="none" w:sz="0" w:space="0" w:color="auto"/>
            <w:bottom w:val="none" w:sz="0" w:space="0" w:color="auto"/>
            <w:right w:val="none" w:sz="0" w:space="0" w:color="auto"/>
          </w:divBdr>
        </w:div>
        <w:div w:id="678970683">
          <w:marLeft w:val="480"/>
          <w:marRight w:val="0"/>
          <w:marTop w:val="0"/>
          <w:marBottom w:val="0"/>
          <w:divBdr>
            <w:top w:val="none" w:sz="0" w:space="0" w:color="auto"/>
            <w:left w:val="none" w:sz="0" w:space="0" w:color="auto"/>
            <w:bottom w:val="none" w:sz="0" w:space="0" w:color="auto"/>
            <w:right w:val="none" w:sz="0" w:space="0" w:color="auto"/>
          </w:divBdr>
        </w:div>
        <w:div w:id="718017750">
          <w:marLeft w:val="480"/>
          <w:marRight w:val="0"/>
          <w:marTop w:val="0"/>
          <w:marBottom w:val="0"/>
          <w:divBdr>
            <w:top w:val="none" w:sz="0" w:space="0" w:color="auto"/>
            <w:left w:val="none" w:sz="0" w:space="0" w:color="auto"/>
            <w:bottom w:val="none" w:sz="0" w:space="0" w:color="auto"/>
            <w:right w:val="none" w:sz="0" w:space="0" w:color="auto"/>
          </w:divBdr>
        </w:div>
        <w:div w:id="721904661">
          <w:marLeft w:val="480"/>
          <w:marRight w:val="0"/>
          <w:marTop w:val="0"/>
          <w:marBottom w:val="0"/>
          <w:divBdr>
            <w:top w:val="none" w:sz="0" w:space="0" w:color="auto"/>
            <w:left w:val="none" w:sz="0" w:space="0" w:color="auto"/>
            <w:bottom w:val="none" w:sz="0" w:space="0" w:color="auto"/>
            <w:right w:val="none" w:sz="0" w:space="0" w:color="auto"/>
          </w:divBdr>
        </w:div>
        <w:div w:id="729035829">
          <w:marLeft w:val="480"/>
          <w:marRight w:val="0"/>
          <w:marTop w:val="0"/>
          <w:marBottom w:val="0"/>
          <w:divBdr>
            <w:top w:val="none" w:sz="0" w:space="0" w:color="auto"/>
            <w:left w:val="none" w:sz="0" w:space="0" w:color="auto"/>
            <w:bottom w:val="none" w:sz="0" w:space="0" w:color="auto"/>
            <w:right w:val="none" w:sz="0" w:space="0" w:color="auto"/>
          </w:divBdr>
        </w:div>
        <w:div w:id="732436749">
          <w:marLeft w:val="480"/>
          <w:marRight w:val="0"/>
          <w:marTop w:val="0"/>
          <w:marBottom w:val="0"/>
          <w:divBdr>
            <w:top w:val="none" w:sz="0" w:space="0" w:color="auto"/>
            <w:left w:val="none" w:sz="0" w:space="0" w:color="auto"/>
            <w:bottom w:val="none" w:sz="0" w:space="0" w:color="auto"/>
            <w:right w:val="none" w:sz="0" w:space="0" w:color="auto"/>
          </w:divBdr>
        </w:div>
        <w:div w:id="744575152">
          <w:marLeft w:val="480"/>
          <w:marRight w:val="0"/>
          <w:marTop w:val="0"/>
          <w:marBottom w:val="0"/>
          <w:divBdr>
            <w:top w:val="none" w:sz="0" w:space="0" w:color="auto"/>
            <w:left w:val="none" w:sz="0" w:space="0" w:color="auto"/>
            <w:bottom w:val="none" w:sz="0" w:space="0" w:color="auto"/>
            <w:right w:val="none" w:sz="0" w:space="0" w:color="auto"/>
          </w:divBdr>
        </w:div>
        <w:div w:id="842890284">
          <w:marLeft w:val="480"/>
          <w:marRight w:val="0"/>
          <w:marTop w:val="0"/>
          <w:marBottom w:val="0"/>
          <w:divBdr>
            <w:top w:val="none" w:sz="0" w:space="0" w:color="auto"/>
            <w:left w:val="none" w:sz="0" w:space="0" w:color="auto"/>
            <w:bottom w:val="none" w:sz="0" w:space="0" w:color="auto"/>
            <w:right w:val="none" w:sz="0" w:space="0" w:color="auto"/>
          </w:divBdr>
        </w:div>
        <w:div w:id="871459169">
          <w:marLeft w:val="480"/>
          <w:marRight w:val="0"/>
          <w:marTop w:val="0"/>
          <w:marBottom w:val="0"/>
          <w:divBdr>
            <w:top w:val="none" w:sz="0" w:space="0" w:color="auto"/>
            <w:left w:val="none" w:sz="0" w:space="0" w:color="auto"/>
            <w:bottom w:val="none" w:sz="0" w:space="0" w:color="auto"/>
            <w:right w:val="none" w:sz="0" w:space="0" w:color="auto"/>
          </w:divBdr>
        </w:div>
        <w:div w:id="900095486">
          <w:marLeft w:val="480"/>
          <w:marRight w:val="0"/>
          <w:marTop w:val="0"/>
          <w:marBottom w:val="0"/>
          <w:divBdr>
            <w:top w:val="none" w:sz="0" w:space="0" w:color="auto"/>
            <w:left w:val="none" w:sz="0" w:space="0" w:color="auto"/>
            <w:bottom w:val="none" w:sz="0" w:space="0" w:color="auto"/>
            <w:right w:val="none" w:sz="0" w:space="0" w:color="auto"/>
          </w:divBdr>
        </w:div>
        <w:div w:id="918945944">
          <w:marLeft w:val="480"/>
          <w:marRight w:val="0"/>
          <w:marTop w:val="0"/>
          <w:marBottom w:val="0"/>
          <w:divBdr>
            <w:top w:val="none" w:sz="0" w:space="0" w:color="auto"/>
            <w:left w:val="none" w:sz="0" w:space="0" w:color="auto"/>
            <w:bottom w:val="none" w:sz="0" w:space="0" w:color="auto"/>
            <w:right w:val="none" w:sz="0" w:space="0" w:color="auto"/>
          </w:divBdr>
        </w:div>
        <w:div w:id="936669825">
          <w:marLeft w:val="480"/>
          <w:marRight w:val="0"/>
          <w:marTop w:val="0"/>
          <w:marBottom w:val="0"/>
          <w:divBdr>
            <w:top w:val="none" w:sz="0" w:space="0" w:color="auto"/>
            <w:left w:val="none" w:sz="0" w:space="0" w:color="auto"/>
            <w:bottom w:val="none" w:sz="0" w:space="0" w:color="auto"/>
            <w:right w:val="none" w:sz="0" w:space="0" w:color="auto"/>
          </w:divBdr>
        </w:div>
        <w:div w:id="959263588">
          <w:marLeft w:val="480"/>
          <w:marRight w:val="0"/>
          <w:marTop w:val="0"/>
          <w:marBottom w:val="0"/>
          <w:divBdr>
            <w:top w:val="none" w:sz="0" w:space="0" w:color="auto"/>
            <w:left w:val="none" w:sz="0" w:space="0" w:color="auto"/>
            <w:bottom w:val="none" w:sz="0" w:space="0" w:color="auto"/>
            <w:right w:val="none" w:sz="0" w:space="0" w:color="auto"/>
          </w:divBdr>
        </w:div>
        <w:div w:id="1003314696">
          <w:marLeft w:val="480"/>
          <w:marRight w:val="0"/>
          <w:marTop w:val="0"/>
          <w:marBottom w:val="0"/>
          <w:divBdr>
            <w:top w:val="none" w:sz="0" w:space="0" w:color="auto"/>
            <w:left w:val="none" w:sz="0" w:space="0" w:color="auto"/>
            <w:bottom w:val="none" w:sz="0" w:space="0" w:color="auto"/>
            <w:right w:val="none" w:sz="0" w:space="0" w:color="auto"/>
          </w:divBdr>
        </w:div>
      </w:divsChild>
    </w:div>
    <w:div w:id="650255007">
      <w:bodyDiv w:val="1"/>
      <w:marLeft w:val="0"/>
      <w:marRight w:val="0"/>
      <w:marTop w:val="0"/>
      <w:marBottom w:val="0"/>
      <w:divBdr>
        <w:top w:val="none" w:sz="0" w:space="0" w:color="auto"/>
        <w:left w:val="none" w:sz="0" w:space="0" w:color="auto"/>
        <w:bottom w:val="none" w:sz="0" w:space="0" w:color="auto"/>
        <w:right w:val="none" w:sz="0" w:space="0" w:color="auto"/>
      </w:divBdr>
    </w:div>
    <w:div w:id="651447664">
      <w:bodyDiv w:val="1"/>
      <w:marLeft w:val="0"/>
      <w:marRight w:val="0"/>
      <w:marTop w:val="0"/>
      <w:marBottom w:val="0"/>
      <w:divBdr>
        <w:top w:val="none" w:sz="0" w:space="0" w:color="auto"/>
        <w:left w:val="none" w:sz="0" w:space="0" w:color="auto"/>
        <w:bottom w:val="none" w:sz="0" w:space="0" w:color="auto"/>
        <w:right w:val="none" w:sz="0" w:space="0" w:color="auto"/>
      </w:divBdr>
      <w:divsChild>
        <w:div w:id="48309700">
          <w:marLeft w:val="480"/>
          <w:marRight w:val="0"/>
          <w:marTop w:val="0"/>
          <w:marBottom w:val="0"/>
          <w:divBdr>
            <w:top w:val="none" w:sz="0" w:space="0" w:color="auto"/>
            <w:left w:val="none" w:sz="0" w:space="0" w:color="auto"/>
            <w:bottom w:val="none" w:sz="0" w:space="0" w:color="auto"/>
            <w:right w:val="none" w:sz="0" w:space="0" w:color="auto"/>
          </w:divBdr>
        </w:div>
        <w:div w:id="77406678">
          <w:marLeft w:val="480"/>
          <w:marRight w:val="0"/>
          <w:marTop w:val="0"/>
          <w:marBottom w:val="0"/>
          <w:divBdr>
            <w:top w:val="none" w:sz="0" w:space="0" w:color="auto"/>
            <w:left w:val="none" w:sz="0" w:space="0" w:color="auto"/>
            <w:bottom w:val="none" w:sz="0" w:space="0" w:color="auto"/>
            <w:right w:val="none" w:sz="0" w:space="0" w:color="auto"/>
          </w:divBdr>
        </w:div>
        <w:div w:id="179661909">
          <w:marLeft w:val="480"/>
          <w:marRight w:val="0"/>
          <w:marTop w:val="0"/>
          <w:marBottom w:val="0"/>
          <w:divBdr>
            <w:top w:val="none" w:sz="0" w:space="0" w:color="auto"/>
            <w:left w:val="none" w:sz="0" w:space="0" w:color="auto"/>
            <w:bottom w:val="none" w:sz="0" w:space="0" w:color="auto"/>
            <w:right w:val="none" w:sz="0" w:space="0" w:color="auto"/>
          </w:divBdr>
        </w:div>
        <w:div w:id="198514259">
          <w:marLeft w:val="480"/>
          <w:marRight w:val="0"/>
          <w:marTop w:val="0"/>
          <w:marBottom w:val="0"/>
          <w:divBdr>
            <w:top w:val="none" w:sz="0" w:space="0" w:color="auto"/>
            <w:left w:val="none" w:sz="0" w:space="0" w:color="auto"/>
            <w:bottom w:val="none" w:sz="0" w:space="0" w:color="auto"/>
            <w:right w:val="none" w:sz="0" w:space="0" w:color="auto"/>
          </w:divBdr>
        </w:div>
        <w:div w:id="225454679">
          <w:marLeft w:val="480"/>
          <w:marRight w:val="0"/>
          <w:marTop w:val="0"/>
          <w:marBottom w:val="0"/>
          <w:divBdr>
            <w:top w:val="none" w:sz="0" w:space="0" w:color="auto"/>
            <w:left w:val="none" w:sz="0" w:space="0" w:color="auto"/>
            <w:bottom w:val="none" w:sz="0" w:space="0" w:color="auto"/>
            <w:right w:val="none" w:sz="0" w:space="0" w:color="auto"/>
          </w:divBdr>
        </w:div>
        <w:div w:id="254747681">
          <w:marLeft w:val="480"/>
          <w:marRight w:val="0"/>
          <w:marTop w:val="0"/>
          <w:marBottom w:val="0"/>
          <w:divBdr>
            <w:top w:val="none" w:sz="0" w:space="0" w:color="auto"/>
            <w:left w:val="none" w:sz="0" w:space="0" w:color="auto"/>
            <w:bottom w:val="none" w:sz="0" w:space="0" w:color="auto"/>
            <w:right w:val="none" w:sz="0" w:space="0" w:color="auto"/>
          </w:divBdr>
        </w:div>
        <w:div w:id="329989277">
          <w:marLeft w:val="480"/>
          <w:marRight w:val="0"/>
          <w:marTop w:val="0"/>
          <w:marBottom w:val="0"/>
          <w:divBdr>
            <w:top w:val="none" w:sz="0" w:space="0" w:color="auto"/>
            <w:left w:val="none" w:sz="0" w:space="0" w:color="auto"/>
            <w:bottom w:val="none" w:sz="0" w:space="0" w:color="auto"/>
            <w:right w:val="none" w:sz="0" w:space="0" w:color="auto"/>
          </w:divBdr>
        </w:div>
        <w:div w:id="339235728">
          <w:marLeft w:val="480"/>
          <w:marRight w:val="0"/>
          <w:marTop w:val="0"/>
          <w:marBottom w:val="0"/>
          <w:divBdr>
            <w:top w:val="none" w:sz="0" w:space="0" w:color="auto"/>
            <w:left w:val="none" w:sz="0" w:space="0" w:color="auto"/>
            <w:bottom w:val="none" w:sz="0" w:space="0" w:color="auto"/>
            <w:right w:val="none" w:sz="0" w:space="0" w:color="auto"/>
          </w:divBdr>
        </w:div>
        <w:div w:id="386147762">
          <w:marLeft w:val="480"/>
          <w:marRight w:val="0"/>
          <w:marTop w:val="0"/>
          <w:marBottom w:val="0"/>
          <w:divBdr>
            <w:top w:val="none" w:sz="0" w:space="0" w:color="auto"/>
            <w:left w:val="none" w:sz="0" w:space="0" w:color="auto"/>
            <w:bottom w:val="none" w:sz="0" w:space="0" w:color="auto"/>
            <w:right w:val="none" w:sz="0" w:space="0" w:color="auto"/>
          </w:divBdr>
        </w:div>
        <w:div w:id="416950482">
          <w:marLeft w:val="480"/>
          <w:marRight w:val="0"/>
          <w:marTop w:val="0"/>
          <w:marBottom w:val="0"/>
          <w:divBdr>
            <w:top w:val="none" w:sz="0" w:space="0" w:color="auto"/>
            <w:left w:val="none" w:sz="0" w:space="0" w:color="auto"/>
            <w:bottom w:val="none" w:sz="0" w:space="0" w:color="auto"/>
            <w:right w:val="none" w:sz="0" w:space="0" w:color="auto"/>
          </w:divBdr>
        </w:div>
        <w:div w:id="419328153">
          <w:marLeft w:val="480"/>
          <w:marRight w:val="0"/>
          <w:marTop w:val="0"/>
          <w:marBottom w:val="0"/>
          <w:divBdr>
            <w:top w:val="none" w:sz="0" w:space="0" w:color="auto"/>
            <w:left w:val="none" w:sz="0" w:space="0" w:color="auto"/>
            <w:bottom w:val="none" w:sz="0" w:space="0" w:color="auto"/>
            <w:right w:val="none" w:sz="0" w:space="0" w:color="auto"/>
          </w:divBdr>
        </w:div>
        <w:div w:id="468136325">
          <w:marLeft w:val="480"/>
          <w:marRight w:val="0"/>
          <w:marTop w:val="0"/>
          <w:marBottom w:val="0"/>
          <w:divBdr>
            <w:top w:val="none" w:sz="0" w:space="0" w:color="auto"/>
            <w:left w:val="none" w:sz="0" w:space="0" w:color="auto"/>
            <w:bottom w:val="none" w:sz="0" w:space="0" w:color="auto"/>
            <w:right w:val="none" w:sz="0" w:space="0" w:color="auto"/>
          </w:divBdr>
        </w:div>
        <w:div w:id="514001307">
          <w:marLeft w:val="480"/>
          <w:marRight w:val="0"/>
          <w:marTop w:val="0"/>
          <w:marBottom w:val="0"/>
          <w:divBdr>
            <w:top w:val="none" w:sz="0" w:space="0" w:color="auto"/>
            <w:left w:val="none" w:sz="0" w:space="0" w:color="auto"/>
            <w:bottom w:val="none" w:sz="0" w:space="0" w:color="auto"/>
            <w:right w:val="none" w:sz="0" w:space="0" w:color="auto"/>
          </w:divBdr>
        </w:div>
        <w:div w:id="532422011">
          <w:marLeft w:val="480"/>
          <w:marRight w:val="0"/>
          <w:marTop w:val="0"/>
          <w:marBottom w:val="0"/>
          <w:divBdr>
            <w:top w:val="none" w:sz="0" w:space="0" w:color="auto"/>
            <w:left w:val="none" w:sz="0" w:space="0" w:color="auto"/>
            <w:bottom w:val="none" w:sz="0" w:space="0" w:color="auto"/>
            <w:right w:val="none" w:sz="0" w:space="0" w:color="auto"/>
          </w:divBdr>
        </w:div>
        <w:div w:id="596405251">
          <w:marLeft w:val="480"/>
          <w:marRight w:val="0"/>
          <w:marTop w:val="0"/>
          <w:marBottom w:val="0"/>
          <w:divBdr>
            <w:top w:val="none" w:sz="0" w:space="0" w:color="auto"/>
            <w:left w:val="none" w:sz="0" w:space="0" w:color="auto"/>
            <w:bottom w:val="none" w:sz="0" w:space="0" w:color="auto"/>
            <w:right w:val="none" w:sz="0" w:space="0" w:color="auto"/>
          </w:divBdr>
        </w:div>
        <w:div w:id="688337232">
          <w:marLeft w:val="480"/>
          <w:marRight w:val="0"/>
          <w:marTop w:val="0"/>
          <w:marBottom w:val="0"/>
          <w:divBdr>
            <w:top w:val="none" w:sz="0" w:space="0" w:color="auto"/>
            <w:left w:val="none" w:sz="0" w:space="0" w:color="auto"/>
            <w:bottom w:val="none" w:sz="0" w:space="0" w:color="auto"/>
            <w:right w:val="none" w:sz="0" w:space="0" w:color="auto"/>
          </w:divBdr>
        </w:div>
        <w:div w:id="750857871">
          <w:marLeft w:val="480"/>
          <w:marRight w:val="0"/>
          <w:marTop w:val="0"/>
          <w:marBottom w:val="0"/>
          <w:divBdr>
            <w:top w:val="none" w:sz="0" w:space="0" w:color="auto"/>
            <w:left w:val="none" w:sz="0" w:space="0" w:color="auto"/>
            <w:bottom w:val="none" w:sz="0" w:space="0" w:color="auto"/>
            <w:right w:val="none" w:sz="0" w:space="0" w:color="auto"/>
          </w:divBdr>
        </w:div>
        <w:div w:id="765536027">
          <w:marLeft w:val="480"/>
          <w:marRight w:val="0"/>
          <w:marTop w:val="0"/>
          <w:marBottom w:val="0"/>
          <w:divBdr>
            <w:top w:val="none" w:sz="0" w:space="0" w:color="auto"/>
            <w:left w:val="none" w:sz="0" w:space="0" w:color="auto"/>
            <w:bottom w:val="none" w:sz="0" w:space="0" w:color="auto"/>
            <w:right w:val="none" w:sz="0" w:space="0" w:color="auto"/>
          </w:divBdr>
        </w:div>
        <w:div w:id="774788036">
          <w:marLeft w:val="480"/>
          <w:marRight w:val="0"/>
          <w:marTop w:val="0"/>
          <w:marBottom w:val="0"/>
          <w:divBdr>
            <w:top w:val="none" w:sz="0" w:space="0" w:color="auto"/>
            <w:left w:val="none" w:sz="0" w:space="0" w:color="auto"/>
            <w:bottom w:val="none" w:sz="0" w:space="0" w:color="auto"/>
            <w:right w:val="none" w:sz="0" w:space="0" w:color="auto"/>
          </w:divBdr>
        </w:div>
        <w:div w:id="922565887">
          <w:marLeft w:val="480"/>
          <w:marRight w:val="0"/>
          <w:marTop w:val="0"/>
          <w:marBottom w:val="0"/>
          <w:divBdr>
            <w:top w:val="none" w:sz="0" w:space="0" w:color="auto"/>
            <w:left w:val="none" w:sz="0" w:space="0" w:color="auto"/>
            <w:bottom w:val="none" w:sz="0" w:space="0" w:color="auto"/>
            <w:right w:val="none" w:sz="0" w:space="0" w:color="auto"/>
          </w:divBdr>
        </w:div>
      </w:divsChild>
    </w:div>
    <w:div w:id="651525417">
      <w:bodyDiv w:val="1"/>
      <w:marLeft w:val="0"/>
      <w:marRight w:val="0"/>
      <w:marTop w:val="0"/>
      <w:marBottom w:val="0"/>
      <w:divBdr>
        <w:top w:val="none" w:sz="0" w:space="0" w:color="auto"/>
        <w:left w:val="none" w:sz="0" w:space="0" w:color="auto"/>
        <w:bottom w:val="none" w:sz="0" w:space="0" w:color="auto"/>
        <w:right w:val="none" w:sz="0" w:space="0" w:color="auto"/>
      </w:divBdr>
    </w:div>
    <w:div w:id="651563536">
      <w:bodyDiv w:val="1"/>
      <w:marLeft w:val="0"/>
      <w:marRight w:val="0"/>
      <w:marTop w:val="0"/>
      <w:marBottom w:val="0"/>
      <w:divBdr>
        <w:top w:val="none" w:sz="0" w:space="0" w:color="auto"/>
        <w:left w:val="none" w:sz="0" w:space="0" w:color="auto"/>
        <w:bottom w:val="none" w:sz="0" w:space="0" w:color="auto"/>
        <w:right w:val="none" w:sz="0" w:space="0" w:color="auto"/>
      </w:divBdr>
    </w:div>
    <w:div w:id="651908886">
      <w:bodyDiv w:val="1"/>
      <w:marLeft w:val="0"/>
      <w:marRight w:val="0"/>
      <w:marTop w:val="0"/>
      <w:marBottom w:val="0"/>
      <w:divBdr>
        <w:top w:val="none" w:sz="0" w:space="0" w:color="auto"/>
        <w:left w:val="none" w:sz="0" w:space="0" w:color="auto"/>
        <w:bottom w:val="none" w:sz="0" w:space="0" w:color="auto"/>
        <w:right w:val="none" w:sz="0" w:space="0" w:color="auto"/>
      </w:divBdr>
    </w:div>
    <w:div w:id="652804213">
      <w:bodyDiv w:val="1"/>
      <w:marLeft w:val="0"/>
      <w:marRight w:val="0"/>
      <w:marTop w:val="0"/>
      <w:marBottom w:val="0"/>
      <w:divBdr>
        <w:top w:val="none" w:sz="0" w:space="0" w:color="auto"/>
        <w:left w:val="none" w:sz="0" w:space="0" w:color="auto"/>
        <w:bottom w:val="none" w:sz="0" w:space="0" w:color="auto"/>
        <w:right w:val="none" w:sz="0" w:space="0" w:color="auto"/>
      </w:divBdr>
    </w:div>
    <w:div w:id="652879922">
      <w:bodyDiv w:val="1"/>
      <w:marLeft w:val="0"/>
      <w:marRight w:val="0"/>
      <w:marTop w:val="0"/>
      <w:marBottom w:val="0"/>
      <w:divBdr>
        <w:top w:val="none" w:sz="0" w:space="0" w:color="auto"/>
        <w:left w:val="none" w:sz="0" w:space="0" w:color="auto"/>
        <w:bottom w:val="none" w:sz="0" w:space="0" w:color="auto"/>
        <w:right w:val="none" w:sz="0" w:space="0" w:color="auto"/>
      </w:divBdr>
    </w:div>
    <w:div w:id="652948293">
      <w:bodyDiv w:val="1"/>
      <w:marLeft w:val="0"/>
      <w:marRight w:val="0"/>
      <w:marTop w:val="0"/>
      <w:marBottom w:val="0"/>
      <w:divBdr>
        <w:top w:val="none" w:sz="0" w:space="0" w:color="auto"/>
        <w:left w:val="none" w:sz="0" w:space="0" w:color="auto"/>
        <w:bottom w:val="none" w:sz="0" w:space="0" w:color="auto"/>
        <w:right w:val="none" w:sz="0" w:space="0" w:color="auto"/>
      </w:divBdr>
    </w:div>
    <w:div w:id="653413422">
      <w:bodyDiv w:val="1"/>
      <w:marLeft w:val="0"/>
      <w:marRight w:val="0"/>
      <w:marTop w:val="0"/>
      <w:marBottom w:val="0"/>
      <w:divBdr>
        <w:top w:val="none" w:sz="0" w:space="0" w:color="auto"/>
        <w:left w:val="none" w:sz="0" w:space="0" w:color="auto"/>
        <w:bottom w:val="none" w:sz="0" w:space="0" w:color="auto"/>
        <w:right w:val="none" w:sz="0" w:space="0" w:color="auto"/>
      </w:divBdr>
    </w:div>
    <w:div w:id="653485401">
      <w:bodyDiv w:val="1"/>
      <w:marLeft w:val="0"/>
      <w:marRight w:val="0"/>
      <w:marTop w:val="0"/>
      <w:marBottom w:val="0"/>
      <w:divBdr>
        <w:top w:val="none" w:sz="0" w:space="0" w:color="auto"/>
        <w:left w:val="none" w:sz="0" w:space="0" w:color="auto"/>
        <w:bottom w:val="none" w:sz="0" w:space="0" w:color="auto"/>
        <w:right w:val="none" w:sz="0" w:space="0" w:color="auto"/>
      </w:divBdr>
    </w:div>
    <w:div w:id="653486100">
      <w:bodyDiv w:val="1"/>
      <w:marLeft w:val="0"/>
      <w:marRight w:val="0"/>
      <w:marTop w:val="0"/>
      <w:marBottom w:val="0"/>
      <w:divBdr>
        <w:top w:val="none" w:sz="0" w:space="0" w:color="auto"/>
        <w:left w:val="none" w:sz="0" w:space="0" w:color="auto"/>
        <w:bottom w:val="none" w:sz="0" w:space="0" w:color="auto"/>
        <w:right w:val="none" w:sz="0" w:space="0" w:color="auto"/>
      </w:divBdr>
    </w:div>
    <w:div w:id="653534276">
      <w:bodyDiv w:val="1"/>
      <w:marLeft w:val="0"/>
      <w:marRight w:val="0"/>
      <w:marTop w:val="0"/>
      <w:marBottom w:val="0"/>
      <w:divBdr>
        <w:top w:val="none" w:sz="0" w:space="0" w:color="auto"/>
        <w:left w:val="none" w:sz="0" w:space="0" w:color="auto"/>
        <w:bottom w:val="none" w:sz="0" w:space="0" w:color="auto"/>
        <w:right w:val="none" w:sz="0" w:space="0" w:color="auto"/>
      </w:divBdr>
    </w:div>
    <w:div w:id="653604217">
      <w:bodyDiv w:val="1"/>
      <w:marLeft w:val="0"/>
      <w:marRight w:val="0"/>
      <w:marTop w:val="0"/>
      <w:marBottom w:val="0"/>
      <w:divBdr>
        <w:top w:val="none" w:sz="0" w:space="0" w:color="auto"/>
        <w:left w:val="none" w:sz="0" w:space="0" w:color="auto"/>
        <w:bottom w:val="none" w:sz="0" w:space="0" w:color="auto"/>
        <w:right w:val="none" w:sz="0" w:space="0" w:color="auto"/>
      </w:divBdr>
    </w:div>
    <w:div w:id="653685794">
      <w:bodyDiv w:val="1"/>
      <w:marLeft w:val="0"/>
      <w:marRight w:val="0"/>
      <w:marTop w:val="0"/>
      <w:marBottom w:val="0"/>
      <w:divBdr>
        <w:top w:val="none" w:sz="0" w:space="0" w:color="auto"/>
        <w:left w:val="none" w:sz="0" w:space="0" w:color="auto"/>
        <w:bottom w:val="none" w:sz="0" w:space="0" w:color="auto"/>
        <w:right w:val="none" w:sz="0" w:space="0" w:color="auto"/>
      </w:divBdr>
    </w:div>
    <w:div w:id="653798540">
      <w:bodyDiv w:val="1"/>
      <w:marLeft w:val="0"/>
      <w:marRight w:val="0"/>
      <w:marTop w:val="0"/>
      <w:marBottom w:val="0"/>
      <w:divBdr>
        <w:top w:val="none" w:sz="0" w:space="0" w:color="auto"/>
        <w:left w:val="none" w:sz="0" w:space="0" w:color="auto"/>
        <w:bottom w:val="none" w:sz="0" w:space="0" w:color="auto"/>
        <w:right w:val="none" w:sz="0" w:space="0" w:color="auto"/>
      </w:divBdr>
    </w:div>
    <w:div w:id="653875676">
      <w:bodyDiv w:val="1"/>
      <w:marLeft w:val="0"/>
      <w:marRight w:val="0"/>
      <w:marTop w:val="0"/>
      <w:marBottom w:val="0"/>
      <w:divBdr>
        <w:top w:val="none" w:sz="0" w:space="0" w:color="auto"/>
        <w:left w:val="none" w:sz="0" w:space="0" w:color="auto"/>
        <w:bottom w:val="none" w:sz="0" w:space="0" w:color="auto"/>
        <w:right w:val="none" w:sz="0" w:space="0" w:color="auto"/>
      </w:divBdr>
    </w:div>
    <w:div w:id="653990511">
      <w:bodyDiv w:val="1"/>
      <w:marLeft w:val="0"/>
      <w:marRight w:val="0"/>
      <w:marTop w:val="0"/>
      <w:marBottom w:val="0"/>
      <w:divBdr>
        <w:top w:val="none" w:sz="0" w:space="0" w:color="auto"/>
        <w:left w:val="none" w:sz="0" w:space="0" w:color="auto"/>
        <w:bottom w:val="none" w:sz="0" w:space="0" w:color="auto"/>
        <w:right w:val="none" w:sz="0" w:space="0" w:color="auto"/>
      </w:divBdr>
    </w:div>
    <w:div w:id="653995439">
      <w:bodyDiv w:val="1"/>
      <w:marLeft w:val="0"/>
      <w:marRight w:val="0"/>
      <w:marTop w:val="0"/>
      <w:marBottom w:val="0"/>
      <w:divBdr>
        <w:top w:val="none" w:sz="0" w:space="0" w:color="auto"/>
        <w:left w:val="none" w:sz="0" w:space="0" w:color="auto"/>
        <w:bottom w:val="none" w:sz="0" w:space="0" w:color="auto"/>
        <w:right w:val="none" w:sz="0" w:space="0" w:color="auto"/>
      </w:divBdr>
    </w:div>
    <w:div w:id="654648773">
      <w:bodyDiv w:val="1"/>
      <w:marLeft w:val="0"/>
      <w:marRight w:val="0"/>
      <w:marTop w:val="0"/>
      <w:marBottom w:val="0"/>
      <w:divBdr>
        <w:top w:val="none" w:sz="0" w:space="0" w:color="auto"/>
        <w:left w:val="none" w:sz="0" w:space="0" w:color="auto"/>
        <w:bottom w:val="none" w:sz="0" w:space="0" w:color="auto"/>
        <w:right w:val="none" w:sz="0" w:space="0" w:color="auto"/>
      </w:divBdr>
    </w:div>
    <w:div w:id="654723932">
      <w:bodyDiv w:val="1"/>
      <w:marLeft w:val="0"/>
      <w:marRight w:val="0"/>
      <w:marTop w:val="0"/>
      <w:marBottom w:val="0"/>
      <w:divBdr>
        <w:top w:val="none" w:sz="0" w:space="0" w:color="auto"/>
        <w:left w:val="none" w:sz="0" w:space="0" w:color="auto"/>
        <w:bottom w:val="none" w:sz="0" w:space="0" w:color="auto"/>
        <w:right w:val="none" w:sz="0" w:space="0" w:color="auto"/>
      </w:divBdr>
    </w:div>
    <w:div w:id="654919802">
      <w:bodyDiv w:val="1"/>
      <w:marLeft w:val="0"/>
      <w:marRight w:val="0"/>
      <w:marTop w:val="0"/>
      <w:marBottom w:val="0"/>
      <w:divBdr>
        <w:top w:val="none" w:sz="0" w:space="0" w:color="auto"/>
        <w:left w:val="none" w:sz="0" w:space="0" w:color="auto"/>
        <w:bottom w:val="none" w:sz="0" w:space="0" w:color="auto"/>
        <w:right w:val="none" w:sz="0" w:space="0" w:color="auto"/>
      </w:divBdr>
    </w:div>
    <w:div w:id="655379241">
      <w:bodyDiv w:val="1"/>
      <w:marLeft w:val="0"/>
      <w:marRight w:val="0"/>
      <w:marTop w:val="0"/>
      <w:marBottom w:val="0"/>
      <w:divBdr>
        <w:top w:val="none" w:sz="0" w:space="0" w:color="auto"/>
        <w:left w:val="none" w:sz="0" w:space="0" w:color="auto"/>
        <w:bottom w:val="none" w:sz="0" w:space="0" w:color="auto"/>
        <w:right w:val="none" w:sz="0" w:space="0" w:color="auto"/>
      </w:divBdr>
    </w:div>
    <w:div w:id="655836639">
      <w:bodyDiv w:val="1"/>
      <w:marLeft w:val="0"/>
      <w:marRight w:val="0"/>
      <w:marTop w:val="0"/>
      <w:marBottom w:val="0"/>
      <w:divBdr>
        <w:top w:val="none" w:sz="0" w:space="0" w:color="auto"/>
        <w:left w:val="none" w:sz="0" w:space="0" w:color="auto"/>
        <w:bottom w:val="none" w:sz="0" w:space="0" w:color="auto"/>
        <w:right w:val="none" w:sz="0" w:space="0" w:color="auto"/>
      </w:divBdr>
    </w:div>
    <w:div w:id="655885337">
      <w:bodyDiv w:val="1"/>
      <w:marLeft w:val="0"/>
      <w:marRight w:val="0"/>
      <w:marTop w:val="0"/>
      <w:marBottom w:val="0"/>
      <w:divBdr>
        <w:top w:val="none" w:sz="0" w:space="0" w:color="auto"/>
        <w:left w:val="none" w:sz="0" w:space="0" w:color="auto"/>
        <w:bottom w:val="none" w:sz="0" w:space="0" w:color="auto"/>
        <w:right w:val="none" w:sz="0" w:space="0" w:color="auto"/>
      </w:divBdr>
    </w:div>
    <w:div w:id="656153213">
      <w:bodyDiv w:val="1"/>
      <w:marLeft w:val="0"/>
      <w:marRight w:val="0"/>
      <w:marTop w:val="0"/>
      <w:marBottom w:val="0"/>
      <w:divBdr>
        <w:top w:val="none" w:sz="0" w:space="0" w:color="auto"/>
        <w:left w:val="none" w:sz="0" w:space="0" w:color="auto"/>
        <w:bottom w:val="none" w:sz="0" w:space="0" w:color="auto"/>
        <w:right w:val="none" w:sz="0" w:space="0" w:color="auto"/>
      </w:divBdr>
    </w:div>
    <w:div w:id="656232071">
      <w:bodyDiv w:val="1"/>
      <w:marLeft w:val="0"/>
      <w:marRight w:val="0"/>
      <w:marTop w:val="0"/>
      <w:marBottom w:val="0"/>
      <w:divBdr>
        <w:top w:val="none" w:sz="0" w:space="0" w:color="auto"/>
        <w:left w:val="none" w:sz="0" w:space="0" w:color="auto"/>
        <w:bottom w:val="none" w:sz="0" w:space="0" w:color="auto"/>
        <w:right w:val="none" w:sz="0" w:space="0" w:color="auto"/>
      </w:divBdr>
    </w:div>
    <w:div w:id="656492060">
      <w:bodyDiv w:val="1"/>
      <w:marLeft w:val="0"/>
      <w:marRight w:val="0"/>
      <w:marTop w:val="0"/>
      <w:marBottom w:val="0"/>
      <w:divBdr>
        <w:top w:val="none" w:sz="0" w:space="0" w:color="auto"/>
        <w:left w:val="none" w:sz="0" w:space="0" w:color="auto"/>
        <w:bottom w:val="none" w:sz="0" w:space="0" w:color="auto"/>
        <w:right w:val="none" w:sz="0" w:space="0" w:color="auto"/>
      </w:divBdr>
    </w:div>
    <w:div w:id="656571297">
      <w:bodyDiv w:val="1"/>
      <w:marLeft w:val="0"/>
      <w:marRight w:val="0"/>
      <w:marTop w:val="0"/>
      <w:marBottom w:val="0"/>
      <w:divBdr>
        <w:top w:val="none" w:sz="0" w:space="0" w:color="auto"/>
        <w:left w:val="none" w:sz="0" w:space="0" w:color="auto"/>
        <w:bottom w:val="none" w:sz="0" w:space="0" w:color="auto"/>
        <w:right w:val="none" w:sz="0" w:space="0" w:color="auto"/>
      </w:divBdr>
    </w:div>
    <w:div w:id="656809975">
      <w:bodyDiv w:val="1"/>
      <w:marLeft w:val="0"/>
      <w:marRight w:val="0"/>
      <w:marTop w:val="0"/>
      <w:marBottom w:val="0"/>
      <w:divBdr>
        <w:top w:val="none" w:sz="0" w:space="0" w:color="auto"/>
        <w:left w:val="none" w:sz="0" w:space="0" w:color="auto"/>
        <w:bottom w:val="none" w:sz="0" w:space="0" w:color="auto"/>
        <w:right w:val="none" w:sz="0" w:space="0" w:color="auto"/>
      </w:divBdr>
    </w:div>
    <w:div w:id="657265749">
      <w:bodyDiv w:val="1"/>
      <w:marLeft w:val="0"/>
      <w:marRight w:val="0"/>
      <w:marTop w:val="0"/>
      <w:marBottom w:val="0"/>
      <w:divBdr>
        <w:top w:val="none" w:sz="0" w:space="0" w:color="auto"/>
        <w:left w:val="none" w:sz="0" w:space="0" w:color="auto"/>
        <w:bottom w:val="none" w:sz="0" w:space="0" w:color="auto"/>
        <w:right w:val="none" w:sz="0" w:space="0" w:color="auto"/>
      </w:divBdr>
    </w:div>
    <w:div w:id="657415556">
      <w:bodyDiv w:val="1"/>
      <w:marLeft w:val="0"/>
      <w:marRight w:val="0"/>
      <w:marTop w:val="0"/>
      <w:marBottom w:val="0"/>
      <w:divBdr>
        <w:top w:val="none" w:sz="0" w:space="0" w:color="auto"/>
        <w:left w:val="none" w:sz="0" w:space="0" w:color="auto"/>
        <w:bottom w:val="none" w:sz="0" w:space="0" w:color="auto"/>
        <w:right w:val="none" w:sz="0" w:space="0" w:color="auto"/>
      </w:divBdr>
    </w:div>
    <w:div w:id="657928400">
      <w:bodyDiv w:val="1"/>
      <w:marLeft w:val="0"/>
      <w:marRight w:val="0"/>
      <w:marTop w:val="0"/>
      <w:marBottom w:val="0"/>
      <w:divBdr>
        <w:top w:val="none" w:sz="0" w:space="0" w:color="auto"/>
        <w:left w:val="none" w:sz="0" w:space="0" w:color="auto"/>
        <w:bottom w:val="none" w:sz="0" w:space="0" w:color="auto"/>
        <w:right w:val="none" w:sz="0" w:space="0" w:color="auto"/>
      </w:divBdr>
      <w:divsChild>
        <w:div w:id="31276298">
          <w:marLeft w:val="480"/>
          <w:marRight w:val="0"/>
          <w:marTop w:val="0"/>
          <w:marBottom w:val="0"/>
          <w:divBdr>
            <w:top w:val="none" w:sz="0" w:space="0" w:color="auto"/>
            <w:left w:val="none" w:sz="0" w:space="0" w:color="auto"/>
            <w:bottom w:val="none" w:sz="0" w:space="0" w:color="auto"/>
            <w:right w:val="none" w:sz="0" w:space="0" w:color="auto"/>
          </w:divBdr>
        </w:div>
        <w:div w:id="56250198">
          <w:marLeft w:val="480"/>
          <w:marRight w:val="0"/>
          <w:marTop w:val="0"/>
          <w:marBottom w:val="0"/>
          <w:divBdr>
            <w:top w:val="none" w:sz="0" w:space="0" w:color="auto"/>
            <w:left w:val="none" w:sz="0" w:space="0" w:color="auto"/>
            <w:bottom w:val="none" w:sz="0" w:space="0" w:color="auto"/>
            <w:right w:val="none" w:sz="0" w:space="0" w:color="auto"/>
          </w:divBdr>
        </w:div>
        <w:div w:id="76557189">
          <w:marLeft w:val="480"/>
          <w:marRight w:val="0"/>
          <w:marTop w:val="0"/>
          <w:marBottom w:val="0"/>
          <w:divBdr>
            <w:top w:val="none" w:sz="0" w:space="0" w:color="auto"/>
            <w:left w:val="none" w:sz="0" w:space="0" w:color="auto"/>
            <w:bottom w:val="none" w:sz="0" w:space="0" w:color="auto"/>
            <w:right w:val="none" w:sz="0" w:space="0" w:color="auto"/>
          </w:divBdr>
        </w:div>
        <w:div w:id="83696530">
          <w:marLeft w:val="480"/>
          <w:marRight w:val="0"/>
          <w:marTop w:val="0"/>
          <w:marBottom w:val="0"/>
          <w:divBdr>
            <w:top w:val="none" w:sz="0" w:space="0" w:color="auto"/>
            <w:left w:val="none" w:sz="0" w:space="0" w:color="auto"/>
            <w:bottom w:val="none" w:sz="0" w:space="0" w:color="auto"/>
            <w:right w:val="none" w:sz="0" w:space="0" w:color="auto"/>
          </w:divBdr>
        </w:div>
        <w:div w:id="104692341">
          <w:marLeft w:val="480"/>
          <w:marRight w:val="0"/>
          <w:marTop w:val="0"/>
          <w:marBottom w:val="0"/>
          <w:divBdr>
            <w:top w:val="none" w:sz="0" w:space="0" w:color="auto"/>
            <w:left w:val="none" w:sz="0" w:space="0" w:color="auto"/>
            <w:bottom w:val="none" w:sz="0" w:space="0" w:color="auto"/>
            <w:right w:val="none" w:sz="0" w:space="0" w:color="auto"/>
          </w:divBdr>
        </w:div>
        <w:div w:id="124813188">
          <w:marLeft w:val="480"/>
          <w:marRight w:val="0"/>
          <w:marTop w:val="0"/>
          <w:marBottom w:val="0"/>
          <w:divBdr>
            <w:top w:val="none" w:sz="0" w:space="0" w:color="auto"/>
            <w:left w:val="none" w:sz="0" w:space="0" w:color="auto"/>
            <w:bottom w:val="none" w:sz="0" w:space="0" w:color="auto"/>
            <w:right w:val="none" w:sz="0" w:space="0" w:color="auto"/>
          </w:divBdr>
        </w:div>
        <w:div w:id="128516283">
          <w:marLeft w:val="480"/>
          <w:marRight w:val="0"/>
          <w:marTop w:val="0"/>
          <w:marBottom w:val="0"/>
          <w:divBdr>
            <w:top w:val="none" w:sz="0" w:space="0" w:color="auto"/>
            <w:left w:val="none" w:sz="0" w:space="0" w:color="auto"/>
            <w:bottom w:val="none" w:sz="0" w:space="0" w:color="auto"/>
            <w:right w:val="none" w:sz="0" w:space="0" w:color="auto"/>
          </w:divBdr>
        </w:div>
        <w:div w:id="131213505">
          <w:marLeft w:val="480"/>
          <w:marRight w:val="0"/>
          <w:marTop w:val="0"/>
          <w:marBottom w:val="0"/>
          <w:divBdr>
            <w:top w:val="none" w:sz="0" w:space="0" w:color="auto"/>
            <w:left w:val="none" w:sz="0" w:space="0" w:color="auto"/>
            <w:bottom w:val="none" w:sz="0" w:space="0" w:color="auto"/>
            <w:right w:val="none" w:sz="0" w:space="0" w:color="auto"/>
          </w:divBdr>
        </w:div>
        <w:div w:id="148444250">
          <w:marLeft w:val="480"/>
          <w:marRight w:val="0"/>
          <w:marTop w:val="0"/>
          <w:marBottom w:val="0"/>
          <w:divBdr>
            <w:top w:val="none" w:sz="0" w:space="0" w:color="auto"/>
            <w:left w:val="none" w:sz="0" w:space="0" w:color="auto"/>
            <w:bottom w:val="none" w:sz="0" w:space="0" w:color="auto"/>
            <w:right w:val="none" w:sz="0" w:space="0" w:color="auto"/>
          </w:divBdr>
        </w:div>
        <w:div w:id="187106068">
          <w:marLeft w:val="480"/>
          <w:marRight w:val="0"/>
          <w:marTop w:val="0"/>
          <w:marBottom w:val="0"/>
          <w:divBdr>
            <w:top w:val="none" w:sz="0" w:space="0" w:color="auto"/>
            <w:left w:val="none" w:sz="0" w:space="0" w:color="auto"/>
            <w:bottom w:val="none" w:sz="0" w:space="0" w:color="auto"/>
            <w:right w:val="none" w:sz="0" w:space="0" w:color="auto"/>
          </w:divBdr>
        </w:div>
        <w:div w:id="213860296">
          <w:marLeft w:val="480"/>
          <w:marRight w:val="0"/>
          <w:marTop w:val="0"/>
          <w:marBottom w:val="0"/>
          <w:divBdr>
            <w:top w:val="none" w:sz="0" w:space="0" w:color="auto"/>
            <w:left w:val="none" w:sz="0" w:space="0" w:color="auto"/>
            <w:bottom w:val="none" w:sz="0" w:space="0" w:color="auto"/>
            <w:right w:val="none" w:sz="0" w:space="0" w:color="auto"/>
          </w:divBdr>
        </w:div>
        <w:div w:id="236868311">
          <w:marLeft w:val="480"/>
          <w:marRight w:val="0"/>
          <w:marTop w:val="0"/>
          <w:marBottom w:val="0"/>
          <w:divBdr>
            <w:top w:val="none" w:sz="0" w:space="0" w:color="auto"/>
            <w:left w:val="none" w:sz="0" w:space="0" w:color="auto"/>
            <w:bottom w:val="none" w:sz="0" w:space="0" w:color="auto"/>
            <w:right w:val="none" w:sz="0" w:space="0" w:color="auto"/>
          </w:divBdr>
        </w:div>
        <w:div w:id="277831902">
          <w:marLeft w:val="480"/>
          <w:marRight w:val="0"/>
          <w:marTop w:val="0"/>
          <w:marBottom w:val="0"/>
          <w:divBdr>
            <w:top w:val="none" w:sz="0" w:space="0" w:color="auto"/>
            <w:left w:val="none" w:sz="0" w:space="0" w:color="auto"/>
            <w:bottom w:val="none" w:sz="0" w:space="0" w:color="auto"/>
            <w:right w:val="none" w:sz="0" w:space="0" w:color="auto"/>
          </w:divBdr>
        </w:div>
        <w:div w:id="283074395">
          <w:marLeft w:val="480"/>
          <w:marRight w:val="0"/>
          <w:marTop w:val="0"/>
          <w:marBottom w:val="0"/>
          <w:divBdr>
            <w:top w:val="none" w:sz="0" w:space="0" w:color="auto"/>
            <w:left w:val="none" w:sz="0" w:space="0" w:color="auto"/>
            <w:bottom w:val="none" w:sz="0" w:space="0" w:color="auto"/>
            <w:right w:val="none" w:sz="0" w:space="0" w:color="auto"/>
          </w:divBdr>
        </w:div>
        <w:div w:id="324674381">
          <w:marLeft w:val="480"/>
          <w:marRight w:val="0"/>
          <w:marTop w:val="0"/>
          <w:marBottom w:val="0"/>
          <w:divBdr>
            <w:top w:val="none" w:sz="0" w:space="0" w:color="auto"/>
            <w:left w:val="none" w:sz="0" w:space="0" w:color="auto"/>
            <w:bottom w:val="none" w:sz="0" w:space="0" w:color="auto"/>
            <w:right w:val="none" w:sz="0" w:space="0" w:color="auto"/>
          </w:divBdr>
        </w:div>
        <w:div w:id="355887068">
          <w:marLeft w:val="480"/>
          <w:marRight w:val="0"/>
          <w:marTop w:val="0"/>
          <w:marBottom w:val="0"/>
          <w:divBdr>
            <w:top w:val="none" w:sz="0" w:space="0" w:color="auto"/>
            <w:left w:val="none" w:sz="0" w:space="0" w:color="auto"/>
            <w:bottom w:val="none" w:sz="0" w:space="0" w:color="auto"/>
            <w:right w:val="none" w:sz="0" w:space="0" w:color="auto"/>
          </w:divBdr>
        </w:div>
        <w:div w:id="363334640">
          <w:marLeft w:val="480"/>
          <w:marRight w:val="0"/>
          <w:marTop w:val="0"/>
          <w:marBottom w:val="0"/>
          <w:divBdr>
            <w:top w:val="none" w:sz="0" w:space="0" w:color="auto"/>
            <w:left w:val="none" w:sz="0" w:space="0" w:color="auto"/>
            <w:bottom w:val="none" w:sz="0" w:space="0" w:color="auto"/>
            <w:right w:val="none" w:sz="0" w:space="0" w:color="auto"/>
          </w:divBdr>
        </w:div>
        <w:div w:id="419563045">
          <w:marLeft w:val="480"/>
          <w:marRight w:val="0"/>
          <w:marTop w:val="0"/>
          <w:marBottom w:val="0"/>
          <w:divBdr>
            <w:top w:val="none" w:sz="0" w:space="0" w:color="auto"/>
            <w:left w:val="none" w:sz="0" w:space="0" w:color="auto"/>
            <w:bottom w:val="none" w:sz="0" w:space="0" w:color="auto"/>
            <w:right w:val="none" w:sz="0" w:space="0" w:color="auto"/>
          </w:divBdr>
        </w:div>
        <w:div w:id="454758941">
          <w:marLeft w:val="480"/>
          <w:marRight w:val="0"/>
          <w:marTop w:val="0"/>
          <w:marBottom w:val="0"/>
          <w:divBdr>
            <w:top w:val="none" w:sz="0" w:space="0" w:color="auto"/>
            <w:left w:val="none" w:sz="0" w:space="0" w:color="auto"/>
            <w:bottom w:val="none" w:sz="0" w:space="0" w:color="auto"/>
            <w:right w:val="none" w:sz="0" w:space="0" w:color="auto"/>
          </w:divBdr>
        </w:div>
        <w:div w:id="467552462">
          <w:marLeft w:val="480"/>
          <w:marRight w:val="0"/>
          <w:marTop w:val="0"/>
          <w:marBottom w:val="0"/>
          <w:divBdr>
            <w:top w:val="none" w:sz="0" w:space="0" w:color="auto"/>
            <w:left w:val="none" w:sz="0" w:space="0" w:color="auto"/>
            <w:bottom w:val="none" w:sz="0" w:space="0" w:color="auto"/>
            <w:right w:val="none" w:sz="0" w:space="0" w:color="auto"/>
          </w:divBdr>
        </w:div>
        <w:div w:id="485782705">
          <w:marLeft w:val="480"/>
          <w:marRight w:val="0"/>
          <w:marTop w:val="0"/>
          <w:marBottom w:val="0"/>
          <w:divBdr>
            <w:top w:val="none" w:sz="0" w:space="0" w:color="auto"/>
            <w:left w:val="none" w:sz="0" w:space="0" w:color="auto"/>
            <w:bottom w:val="none" w:sz="0" w:space="0" w:color="auto"/>
            <w:right w:val="none" w:sz="0" w:space="0" w:color="auto"/>
          </w:divBdr>
        </w:div>
        <w:div w:id="518936203">
          <w:marLeft w:val="480"/>
          <w:marRight w:val="0"/>
          <w:marTop w:val="0"/>
          <w:marBottom w:val="0"/>
          <w:divBdr>
            <w:top w:val="none" w:sz="0" w:space="0" w:color="auto"/>
            <w:left w:val="none" w:sz="0" w:space="0" w:color="auto"/>
            <w:bottom w:val="none" w:sz="0" w:space="0" w:color="auto"/>
            <w:right w:val="none" w:sz="0" w:space="0" w:color="auto"/>
          </w:divBdr>
        </w:div>
        <w:div w:id="523981705">
          <w:marLeft w:val="480"/>
          <w:marRight w:val="0"/>
          <w:marTop w:val="0"/>
          <w:marBottom w:val="0"/>
          <w:divBdr>
            <w:top w:val="none" w:sz="0" w:space="0" w:color="auto"/>
            <w:left w:val="none" w:sz="0" w:space="0" w:color="auto"/>
            <w:bottom w:val="none" w:sz="0" w:space="0" w:color="auto"/>
            <w:right w:val="none" w:sz="0" w:space="0" w:color="auto"/>
          </w:divBdr>
        </w:div>
        <w:div w:id="541092185">
          <w:marLeft w:val="480"/>
          <w:marRight w:val="0"/>
          <w:marTop w:val="0"/>
          <w:marBottom w:val="0"/>
          <w:divBdr>
            <w:top w:val="none" w:sz="0" w:space="0" w:color="auto"/>
            <w:left w:val="none" w:sz="0" w:space="0" w:color="auto"/>
            <w:bottom w:val="none" w:sz="0" w:space="0" w:color="auto"/>
            <w:right w:val="none" w:sz="0" w:space="0" w:color="auto"/>
          </w:divBdr>
        </w:div>
        <w:div w:id="544487065">
          <w:marLeft w:val="480"/>
          <w:marRight w:val="0"/>
          <w:marTop w:val="0"/>
          <w:marBottom w:val="0"/>
          <w:divBdr>
            <w:top w:val="none" w:sz="0" w:space="0" w:color="auto"/>
            <w:left w:val="none" w:sz="0" w:space="0" w:color="auto"/>
            <w:bottom w:val="none" w:sz="0" w:space="0" w:color="auto"/>
            <w:right w:val="none" w:sz="0" w:space="0" w:color="auto"/>
          </w:divBdr>
        </w:div>
        <w:div w:id="555240905">
          <w:marLeft w:val="480"/>
          <w:marRight w:val="0"/>
          <w:marTop w:val="0"/>
          <w:marBottom w:val="0"/>
          <w:divBdr>
            <w:top w:val="none" w:sz="0" w:space="0" w:color="auto"/>
            <w:left w:val="none" w:sz="0" w:space="0" w:color="auto"/>
            <w:bottom w:val="none" w:sz="0" w:space="0" w:color="auto"/>
            <w:right w:val="none" w:sz="0" w:space="0" w:color="auto"/>
          </w:divBdr>
        </w:div>
        <w:div w:id="583341261">
          <w:marLeft w:val="480"/>
          <w:marRight w:val="0"/>
          <w:marTop w:val="0"/>
          <w:marBottom w:val="0"/>
          <w:divBdr>
            <w:top w:val="none" w:sz="0" w:space="0" w:color="auto"/>
            <w:left w:val="none" w:sz="0" w:space="0" w:color="auto"/>
            <w:bottom w:val="none" w:sz="0" w:space="0" w:color="auto"/>
            <w:right w:val="none" w:sz="0" w:space="0" w:color="auto"/>
          </w:divBdr>
        </w:div>
        <w:div w:id="658726989">
          <w:marLeft w:val="480"/>
          <w:marRight w:val="0"/>
          <w:marTop w:val="0"/>
          <w:marBottom w:val="0"/>
          <w:divBdr>
            <w:top w:val="none" w:sz="0" w:space="0" w:color="auto"/>
            <w:left w:val="none" w:sz="0" w:space="0" w:color="auto"/>
            <w:bottom w:val="none" w:sz="0" w:space="0" w:color="auto"/>
            <w:right w:val="none" w:sz="0" w:space="0" w:color="auto"/>
          </w:divBdr>
        </w:div>
        <w:div w:id="666783191">
          <w:marLeft w:val="480"/>
          <w:marRight w:val="0"/>
          <w:marTop w:val="0"/>
          <w:marBottom w:val="0"/>
          <w:divBdr>
            <w:top w:val="none" w:sz="0" w:space="0" w:color="auto"/>
            <w:left w:val="none" w:sz="0" w:space="0" w:color="auto"/>
            <w:bottom w:val="none" w:sz="0" w:space="0" w:color="auto"/>
            <w:right w:val="none" w:sz="0" w:space="0" w:color="auto"/>
          </w:divBdr>
        </w:div>
        <w:div w:id="705526205">
          <w:marLeft w:val="480"/>
          <w:marRight w:val="0"/>
          <w:marTop w:val="0"/>
          <w:marBottom w:val="0"/>
          <w:divBdr>
            <w:top w:val="none" w:sz="0" w:space="0" w:color="auto"/>
            <w:left w:val="none" w:sz="0" w:space="0" w:color="auto"/>
            <w:bottom w:val="none" w:sz="0" w:space="0" w:color="auto"/>
            <w:right w:val="none" w:sz="0" w:space="0" w:color="auto"/>
          </w:divBdr>
        </w:div>
        <w:div w:id="747075173">
          <w:marLeft w:val="480"/>
          <w:marRight w:val="0"/>
          <w:marTop w:val="0"/>
          <w:marBottom w:val="0"/>
          <w:divBdr>
            <w:top w:val="none" w:sz="0" w:space="0" w:color="auto"/>
            <w:left w:val="none" w:sz="0" w:space="0" w:color="auto"/>
            <w:bottom w:val="none" w:sz="0" w:space="0" w:color="auto"/>
            <w:right w:val="none" w:sz="0" w:space="0" w:color="auto"/>
          </w:divBdr>
        </w:div>
        <w:div w:id="786700461">
          <w:marLeft w:val="480"/>
          <w:marRight w:val="0"/>
          <w:marTop w:val="0"/>
          <w:marBottom w:val="0"/>
          <w:divBdr>
            <w:top w:val="none" w:sz="0" w:space="0" w:color="auto"/>
            <w:left w:val="none" w:sz="0" w:space="0" w:color="auto"/>
            <w:bottom w:val="none" w:sz="0" w:space="0" w:color="auto"/>
            <w:right w:val="none" w:sz="0" w:space="0" w:color="auto"/>
          </w:divBdr>
        </w:div>
        <w:div w:id="828399831">
          <w:marLeft w:val="480"/>
          <w:marRight w:val="0"/>
          <w:marTop w:val="0"/>
          <w:marBottom w:val="0"/>
          <w:divBdr>
            <w:top w:val="none" w:sz="0" w:space="0" w:color="auto"/>
            <w:left w:val="none" w:sz="0" w:space="0" w:color="auto"/>
            <w:bottom w:val="none" w:sz="0" w:space="0" w:color="auto"/>
            <w:right w:val="none" w:sz="0" w:space="0" w:color="auto"/>
          </w:divBdr>
        </w:div>
        <w:div w:id="877277810">
          <w:marLeft w:val="480"/>
          <w:marRight w:val="0"/>
          <w:marTop w:val="0"/>
          <w:marBottom w:val="0"/>
          <w:divBdr>
            <w:top w:val="none" w:sz="0" w:space="0" w:color="auto"/>
            <w:left w:val="none" w:sz="0" w:space="0" w:color="auto"/>
            <w:bottom w:val="none" w:sz="0" w:space="0" w:color="auto"/>
            <w:right w:val="none" w:sz="0" w:space="0" w:color="auto"/>
          </w:divBdr>
        </w:div>
        <w:div w:id="887378459">
          <w:marLeft w:val="480"/>
          <w:marRight w:val="0"/>
          <w:marTop w:val="0"/>
          <w:marBottom w:val="0"/>
          <w:divBdr>
            <w:top w:val="none" w:sz="0" w:space="0" w:color="auto"/>
            <w:left w:val="none" w:sz="0" w:space="0" w:color="auto"/>
            <w:bottom w:val="none" w:sz="0" w:space="0" w:color="auto"/>
            <w:right w:val="none" w:sz="0" w:space="0" w:color="auto"/>
          </w:divBdr>
        </w:div>
        <w:div w:id="904950623">
          <w:marLeft w:val="480"/>
          <w:marRight w:val="0"/>
          <w:marTop w:val="0"/>
          <w:marBottom w:val="0"/>
          <w:divBdr>
            <w:top w:val="none" w:sz="0" w:space="0" w:color="auto"/>
            <w:left w:val="none" w:sz="0" w:space="0" w:color="auto"/>
            <w:bottom w:val="none" w:sz="0" w:space="0" w:color="auto"/>
            <w:right w:val="none" w:sz="0" w:space="0" w:color="auto"/>
          </w:divBdr>
        </w:div>
        <w:div w:id="925577431">
          <w:marLeft w:val="480"/>
          <w:marRight w:val="0"/>
          <w:marTop w:val="0"/>
          <w:marBottom w:val="0"/>
          <w:divBdr>
            <w:top w:val="none" w:sz="0" w:space="0" w:color="auto"/>
            <w:left w:val="none" w:sz="0" w:space="0" w:color="auto"/>
            <w:bottom w:val="none" w:sz="0" w:space="0" w:color="auto"/>
            <w:right w:val="none" w:sz="0" w:space="0" w:color="auto"/>
          </w:divBdr>
        </w:div>
        <w:div w:id="942417757">
          <w:marLeft w:val="480"/>
          <w:marRight w:val="0"/>
          <w:marTop w:val="0"/>
          <w:marBottom w:val="0"/>
          <w:divBdr>
            <w:top w:val="none" w:sz="0" w:space="0" w:color="auto"/>
            <w:left w:val="none" w:sz="0" w:space="0" w:color="auto"/>
            <w:bottom w:val="none" w:sz="0" w:space="0" w:color="auto"/>
            <w:right w:val="none" w:sz="0" w:space="0" w:color="auto"/>
          </w:divBdr>
        </w:div>
        <w:div w:id="961888743">
          <w:marLeft w:val="480"/>
          <w:marRight w:val="0"/>
          <w:marTop w:val="0"/>
          <w:marBottom w:val="0"/>
          <w:divBdr>
            <w:top w:val="none" w:sz="0" w:space="0" w:color="auto"/>
            <w:left w:val="none" w:sz="0" w:space="0" w:color="auto"/>
            <w:bottom w:val="none" w:sz="0" w:space="0" w:color="auto"/>
            <w:right w:val="none" w:sz="0" w:space="0" w:color="auto"/>
          </w:divBdr>
        </w:div>
        <w:div w:id="977538056">
          <w:marLeft w:val="480"/>
          <w:marRight w:val="0"/>
          <w:marTop w:val="0"/>
          <w:marBottom w:val="0"/>
          <w:divBdr>
            <w:top w:val="none" w:sz="0" w:space="0" w:color="auto"/>
            <w:left w:val="none" w:sz="0" w:space="0" w:color="auto"/>
            <w:bottom w:val="none" w:sz="0" w:space="0" w:color="auto"/>
            <w:right w:val="none" w:sz="0" w:space="0" w:color="auto"/>
          </w:divBdr>
        </w:div>
      </w:divsChild>
    </w:div>
    <w:div w:id="658047460">
      <w:bodyDiv w:val="1"/>
      <w:marLeft w:val="0"/>
      <w:marRight w:val="0"/>
      <w:marTop w:val="0"/>
      <w:marBottom w:val="0"/>
      <w:divBdr>
        <w:top w:val="none" w:sz="0" w:space="0" w:color="auto"/>
        <w:left w:val="none" w:sz="0" w:space="0" w:color="auto"/>
        <w:bottom w:val="none" w:sz="0" w:space="0" w:color="auto"/>
        <w:right w:val="none" w:sz="0" w:space="0" w:color="auto"/>
      </w:divBdr>
    </w:div>
    <w:div w:id="658070814">
      <w:bodyDiv w:val="1"/>
      <w:marLeft w:val="0"/>
      <w:marRight w:val="0"/>
      <w:marTop w:val="0"/>
      <w:marBottom w:val="0"/>
      <w:divBdr>
        <w:top w:val="none" w:sz="0" w:space="0" w:color="auto"/>
        <w:left w:val="none" w:sz="0" w:space="0" w:color="auto"/>
        <w:bottom w:val="none" w:sz="0" w:space="0" w:color="auto"/>
        <w:right w:val="none" w:sz="0" w:space="0" w:color="auto"/>
      </w:divBdr>
      <w:divsChild>
        <w:div w:id="29184089">
          <w:marLeft w:val="480"/>
          <w:marRight w:val="0"/>
          <w:marTop w:val="0"/>
          <w:marBottom w:val="0"/>
          <w:divBdr>
            <w:top w:val="none" w:sz="0" w:space="0" w:color="auto"/>
            <w:left w:val="none" w:sz="0" w:space="0" w:color="auto"/>
            <w:bottom w:val="none" w:sz="0" w:space="0" w:color="auto"/>
            <w:right w:val="none" w:sz="0" w:space="0" w:color="auto"/>
          </w:divBdr>
        </w:div>
        <w:div w:id="35354539">
          <w:marLeft w:val="480"/>
          <w:marRight w:val="0"/>
          <w:marTop w:val="0"/>
          <w:marBottom w:val="0"/>
          <w:divBdr>
            <w:top w:val="none" w:sz="0" w:space="0" w:color="auto"/>
            <w:left w:val="none" w:sz="0" w:space="0" w:color="auto"/>
            <w:bottom w:val="none" w:sz="0" w:space="0" w:color="auto"/>
            <w:right w:val="none" w:sz="0" w:space="0" w:color="auto"/>
          </w:divBdr>
        </w:div>
        <w:div w:id="109054245">
          <w:marLeft w:val="480"/>
          <w:marRight w:val="0"/>
          <w:marTop w:val="0"/>
          <w:marBottom w:val="0"/>
          <w:divBdr>
            <w:top w:val="none" w:sz="0" w:space="0" w:color="auto"/>
            <w:left w:val="none" w:sz="0" w:space="0" w:color="auto"/>
            <w:bottom w:val="none" w:sz="0" w:space="0" w:color="auto"/>
            <w:right w:val="none" w:sz="0" w:space="0" w:color="auto"/>
          </w:divBdr>
        </w:div>
        <w:div w:id="122432411">
          <w:marLeft w:val="480"/>
          <w:marRight w:val="0"/>
          <w:marTop w:val="0"/>
          <w:marBottom w:val="0"/>
          <w:divBdr>
            <w:top w:val="none" w:sz="0" w:space="0" w:color="auto"/>
            <w:left w:val="none" w:sz="0" w:space="0" w:color="auto"/>
            <w:bottom w:val="none" w:sz="0" w:space="0" w:color="auto"/>
            <w:right w:val="none" w:sz="0" w:space="0" w:color="auto"/>
          </w:divBdr>
        </w:div>
        <w:div w:id="162857715">
          <w:marLeft w:val="480"/>
          <w:marRight w:val="0"/>
          <w:marTop w:val="0"/>
          <w:marBottom w:val="0"/>
          <w:divBdr>
            <w:top w:val="none" w:sz="0" w:space="0" w:color="auto"/>
            <w:left w:val="none" w:sz="0" w:space="0" w:color="auto"/>
            <w:bottom w:val="none" w:sz="0" w:space="0" w:color="auto"/>
            <w:right w:val="none" w:sz="0" w:space="0" w:color="auto"/>
          </w:divBdr>
        </w:div>
        <w:div w:id="163400096">
          <w:marLeft w:val="480"/>
          <w:marRight w:val="0"/>
          <w:marTop w:val="0"/>
          <w:marBottom w:val="0"/>
          <w:divBdr>
            <w:top w:val="none" w:sz="0" w:space="0" w:color="auto"/>
            <w:left w:val="none" w:sz="0" w:space="0" w:color="auto"/>
            <w:bottom w:val="none" w:sz="0" w:space="0" w:color="auto"/>
            <w:right w:val="none" w:sz="0" w:space="0" w:color="auto"/>
          </w:divBdr>
        </w:div>
        <w:div w:id="241182898">
          <w:marLeft w:val="480"/>
          <w:marRight w:val="0"/>
          <w:marTop w:val="0"/>
          <w:marBottom w:val="0"/>
          <w:divBdr>
            <w:top w:val="none" w:sz="0" w:space="0" w:color="auto"/>
            <w:left w:val="none" w:sz="0" w:space="0" w:color="auto"/>
            <w:bottom w:val="none" w:sz="0" w:space="0" w:color="auto"/>
            <w:right w:val="none" w:sz="0" w:space="0" w:color="auto"/>
          </w:divBdr>
        </w:div>
        <w:div w:id="242449148">
          <w:marLeft w:val="480"/>
          <w:marRight w:val="0"/>
          <w:marTop w:val="0"/>
          <w:marBottom w:val="0"/>
          <w:divBdr>
            <w:top w:val="none" w:sz="0" w:space="0" w:color="auto"/>
            <w:left w:val="none" w:sz="0" w:space="0" w:color="auto"/>
            <w:bottom w:val="none" w:sz="0" w:space="0" w:color="auto"/>
            <w:right w:val="none" w:sz="0" w:space="0" w:color="auto"/>
          </w:divBdr>
        </w:div>
        <w:div w:id="243954694">
          <w:marLeft w:val="480"/>
          <w:marRight w:val="0"/>
          <w:marTop w:val="0"/>
          <w:marBottom w:val="0"/>
          <w:divBdr>
            <w:top w:val="none" w:sz="0" w:space="0" w:color="auto"/>
            <w:left w:val="none" w:sz="0" w:space="0" w:color="auto"/>
            <w:bottom w:val="none" w:sz="0" w:space="0" w:color="auto"/>
            <w:right w:val="none" w:sz="0" w:space="0" w:color="auto"/>
          </w:divBdr>
        </w:div>
        <w:div w:id="244144295">
          <w:marLeft w:val="480"/>
          <w:marRight w:val="0"/>
          <w:marTop w:val="0"/>
          <w:marBottom w:val="0"/>
          <w:divBdr>
            <w:top w:val="none" w:sz="0" w:space="0" w:color="auto"/>
            <w:left w:val="none" w:sz="0" w:space="0" w:color="auto"/>
            <w:bottom w:val="none" w:sz="0" w:space="0" w:color="auto"/>
            <w:right w:val="none" w:sz="0" w:space="0" w:color="auto"/>
          </w:divBdr>
        </w:div>
        <w:div w:id="303776895">
          <w:marLeft w:val="480"/>
          <w:marRight w:val="0"/>
          <w:marTop w:val="0"/>
          <w:marBottom w:val="0"/>
          <w:divBdr>
            <w:top w:val="none" w:sz="0" w:space="0" w:color="auto"/>
            <w:left w:val="none" w:sz="0" w:space="0" w:color="auto"/>
            <w:bottom w:val="none" w:sz="0" w:space="0" w:color="auto"/>
            <w:right w:val="none" w:sz="0" w:space="0" w:color="auto"/>
          </w:divBdr>
        </w:div>
        <w:div w:id="345594720">
          <w:marLeft w:val="480"/>
          <w:marRight w:val="0"/>
          <w:marTop w:val="0"/>
          <w:marBottom w:val="0"/>
          <w:divBdr>
            <w:top w:val="none" w:sz="0" w:space="0" w:color="auto"/>
            <w:left w:val="none" w:sz="0" w:space="0" w:color="auto"/>
            <w:bottom w:val="none" w:sz="0" w:space="0" w:color="auto"/>
            <w:right w:val="none" w:sz="0" w:space="0" w:color="auto"/>
          </w:divBdr>
        </w:div>
        <w:div w:id="375928716">
          <w:marLeft w:val="480"/>
          <w:marRight w:val="0"/>
          <w:marTop w:val="0"/>
          <w:marBottom w:val="0"/>
          <w:divBdr>
            <w:top w:val="none" w:sz="0" w:space="0" w:color="auto"/>
            <w:left w:val="none" w:sz="0" w:space="0" w:color="auto"/>
            <w:bottom w:val="none" w:sz="0" w:space="0" w:color="auto"/>
            <w:right w:val="none" w:sz="0" w:space="0" w:color="auto"/>
          </w:divBdr>
        </w:div>
        <w:div w:id="379282718">
          <w:marLeft w:val="480"/>
          <w:marRight w:val="0"/>
          <w:marTop w:val="0"/>
          <w:marBottom w:val="0"/>
          <w:divBdr>
            <w:top w:val="none" w:sz="0" w:space="0" w:color="auto"/>
            <w:left w:val="none" w:sz="0" w:space="0" w:color="auto"/>
            <w:bottom w:val="none" w:sz="0" w:space="0" w:color="auto"/>
            <w:right w:val="none" w:sz="0" w:space="0" w:color="auto"/>
          </w:divBdr>
        </w:div>
        <w:div w:id="383723563">
          <w:marLeft w:val="480"/>
          <w:marRight w:val="0"/>
          <w:marTop w:val="0"/>
          <w:marBottom w:val="0"/>
          <w:divBdr>
            <w:top w:val="none" w:sz="0" w:space="0" w:color="auto"/>
            <w:left w:val="none" w:sz="0" w:space="0" w:color="auto"/>
            <w:bottom w:val="none" w:sz="0" w:space="0" w:color="auto"/>
            <w:right w:val="none" w:sz="0" w:space="0" w:color="auto"/>
          </w:divBdr>
        </w:div>
        <w:div w:id="387991762">
          <w:marLeft w:val="480"/>
          <w:marRight w:val="0"/>
          <w:marTop w:val="0"/>
          <w:marBottom w:val="0"/>
          <w:divBdr>
            <w:top w:val="none" w:sz="0" w:space="0" w:color="auto"/>
            <w:left w:val="none" w:sz="0" w:space="0" w:color="auto"/>
            <w:bottom w:val="none" w:sz="0" w:space="0" w:color="auto"/>
            <w:right w:val="none" w:sz="0" w:space="0" w:color="auto"/>
          </w:divBdr>
        </w:div>
        <w:div w:id="408617849">
          <w:marLeft w:val="480"/>
          <w:marRight w:val="0"/>
          <w:marTop w:val="0"/>
          <w:marBottom w:val="0"/>
          <w:divBdr>
            <w:top w:val="none" w:sz="0" w:space="0" w:color="auto"/>
            <w:left w:val="none" w:sz="0" w:space="0" w:color="auto"/>
            <w:bottom w:val="none" w:sz="0" w:space="0" w:color="auto"/>
            <w:right w:val="none" w:sz="0" w:space="0" w:color="auto"/>
          </w:divBdr>
        </w:div>
        <w:div w:id="466971909">
          <w:marLeft w:val="480"/>
          <w:marRight w:val="0"/>
          <w:marTop w:val="0"/>
          <w:marBottom w:val="0"/>
          <w:divBdr>
            <w:top w:val="none" w:sz="0" w:space="0" w:color="auto"/>
            <w:left w:val="none" w:sz="0" w:space="0" w:color="auto"/>
            <w:bottom w:val="none" w:sz="0" w:space="0" w:color="auto"/>
            <w:right w:val="none" w:sz="0" w:space="0" w:color="auto"/>
          </w:divBdr>
        </w:div>
        <w:div w:id="504592002">
          <w:marLeft w:val="480"/>
          <w:marRight w:val="0"/>
          <w:marTop w:val="0"/>
          <w:marBottom w:val="0"/>
          <w:divBdr>
            <w:top w:val="none" w:sz="0" w:space="0" w:color="auto"/>
            <w:left w:val="none" w:sz="0" w:space="0" w:color="auto"/>
            <w:bottom w:val="none" w:sz="0" w:space="0" w:color="auto"/>
            <w:right w:val="none" w:sz="0" w:space="0" w:color="auto"/>
          </w:divBdr>
        </w:div>
        <w:div w:id="524175267">
          <w:marLeft w:val="480"/>
          <w:marRight w:val="0"/>
          <w:marTop w:val="0"/>
          <w:marBottom w:val="0"/>
          <w:divBdr>
            <w:top w:val="none" w:sz="0" w:space="0" w:color="auto"/>
            <w:left w:val="none" w:sz="0" w:space="0" w:color="auto"/>
            <w:bottom w:val="none" w:sz="0" w:space="0" w:color="auto"/>
            <w:right w:val="none" w:sz="0" w:space="0" w:color="auto"/>
          </w:divBdr>
        </w:div>
        <w:div w:id="554392823">
          <w:marLeft w:val="480"/>
          <w:marRight w:val="0"/>
          <w:marTop w:val="0"/>
          <w:marBottom w:val="0"/>
          <w:divBdr>
            <w:top w:val="none" w:sz="0" w:space="0" w:color="auto"/>
            <w:left w:val="none" w:sz="0" w:space="0" w:color="auto"/>
            <w:bottom w:val="none" w:sz="0" w:space="0" w:color="auto"/>
            <w:right w:val="none" w:sz="0" w:space="0" w:color="auto"/>
          </w:divBdr>
        </w:div>
        <w:div w:id="607200654">
          <w:marLeft w:val="480"/>
          <w:marRight w:val="0"/>
          <w:marTop w:val="0"/>
          <w:marBottom w:val="0"/>
          <w:divBdr>
            <w:top w:val="none" w:sz="0" w:space="0" w:color="auto"/>
            <w:left w:val="none" w:sz="0" w:space="0" w:color="auto"/>
            <w:bottom w:val="none" w:sz="0" w:space="0" w:color="auto"/>
            <w:right w:val="none" w:sz="0" w:space="0" w:color="auto"/>
          </w:divBdr>
        </w:div>
        <w:div w:id="608439786">
          <w:marLeft w:val="480"/>
          <w:marRight w:val="0"/>
          <w:marTop w:val="0"/>
          <w:marBottom w:val="0"/>
          <w:divBdr>
            <w:top w:val="none" w:sz="0" w:space="0" w:color="auto"/>
            <w:left w:val="none" w:sz="0" w:space="0" w:color="auto"/>
            <w:bottom w:val="none" w:sz="0" w:space="0" w:color="auto"/>
            <w:right w:val="none" w:sz="0" w:space="0" w:color="auto"/>
          </w:divBdr>
        </w:div>
        <w:div w:id="620652249">
          <w:marLeft w:val="480"/>
          <w:marRight w:val="0"/>
          <w:marTop w:val="0"/>
          <w:marBottom w:val="0"/>
          <w:divBdr>
            <w:top w:val="none" w:sz="0" w:space="0" w:color="auto"/>
            <w:left w:val="none" w:sz="0" w:space="0" w:color="auto"/>
            <w:bottom w:val="none" w:sz="0" w:space="0" w:color="auto"/>
            <w:right w:val="none" w:sz="0" w:space="0" w:color="auto"/>
          </w:divBdr>
        </w:div>
        <w:div w:id="651907264">
          <w:marLeft w:val="480"/>
          <w:marRight w:val="0"/>
          <w:marTop w:val="0"/>
          <w:marBottom w:val="0"/>
          <w:divBdr>
            <w:top w:val="none" w:sz="0" w:space="0" w:color="auto"/>
            <w:left w:val="none" w:sz="0" w:space="0" w:color="auto"/>
            <w:bottom w:val="none" w:sz="0" w:space="0" w:color="auto"/>
            <w:right w:val="none" w:sz="0" w:space="0" w:color="auto"/>
          </w:divBdr>
        </w:div>
        <w:div w:id="654722892">
          <w:marLeft w:val="480"/>
          <w:marRight w:val="0"/>
          <w:marTop w:val="0"/>
          <w:marBottom w:val="0"/>
          <w:divBdr>
            <w:top w:val="none" w:sz="0" w:space="0" w:color="auto"/>
            <w:left w:val="none" w:sz="0" w:space="0" w:color="auto"/>
            <w:bottom w:val="none" w:sz="0" w:space="0" w:color="auto"/>
            <w:right w:val="none" w:sz="0" w:space="0" w:color="auto"/>
          </w:divBdr>
        </w:div>
        <w:div w:id="684747339">
          <w:marLeft w:val="480"/>
          <w:marRight w:val="0"/>
          <w:marTop w:val="0"/>
          <w:marBottom w:val="0"/>
          <w:divBdr>
            <w:top w:val="none" w:sz="0" w:space="0" w:color="auto"/>
            <w:left w:val="none" w:sz="0" w:space="0" w:color="auto"/>
            <w:bottom w:val="none" w:sz="0" w:space="0" w:color="auto"/>
            <w:right w:val="none" w:sz="0" w:space="0" w:color="auto"/>
          </w:divBdr>
        </w:div>
        <w:div w:id="697587060">
          <w:marLeft w:val="480"/>
          <w:marRight w:val="0"/>
          <w:marTop w:val="0"/>
          <w:marBottom w:val="0"/>
          <w:divBdr>
            <w:top w:val="none" w:sz="0" w:space="0" w:color="auto"/>
            <w:left w:val="none" w:sz="0" w:space="0" w:color="auto"/>
            <w:bottom w:val="none" w:sz="0" w:space="0" w:color="auto"/>
            <w:right w:val="none" w:sz="0" w:space="0" w:color="auto"/>
          </w:divBdr>
        </w:div>
        <w:div w:id="706953277">
          <w:marLeft w:val="480"/>
          <w:marRight w:val="0"/>
          <w:marTop w:val="0"/>
          <w:marBottom w:val="0"/>
          <w:divBdr>
            <w:top w:val="none" w:sz="0" w:space="0" w:color="auto"/>
            <w:left w:val="none" w:sz="0" w:space="0" w:color="auto"/>
            <w:bottom w:val="none" w:sz="0" w:space="0" w:color="auto"/>
            <w:right w:val="none" w:sz="0" w:space="0" w:color="auto"/>
          </w:divBdr>
        </w:div>
        <w:div w:id="733938506">
          <w:marLeft w:val="480"/>
          <w:marRight w:val="0"/>
          <w:marTop w:val="0"/>
          <w:marBottom w:val="0"/>
          <w:divBdr>
            <w:top w:val="none" w:sz="0" w:space="0" w:color="auto"/>
            <w:left w:val="none" w:sz="0" w:space="0" w:color="auto"/>
            <w:bottom w:val="none" w:sz="0" w:space="0" w:color="auto"/>
            <w:right w:val="none" w:sz="0" w:space="0" w:color="auto"/>
          </w:divBdr>
        </w:div>
        <w:div w:id="757023063">
          <w:marLeft w:val="480"/>
          <w:marRight w:val="0"/>
          <w:marTop w:val="0"/>
          <w:marBottom w:val="0"/>
          <w:divBdr>
            <w:top w:val="none" w:sz="0" w:space="0" w:color="auto"/>
            <w:left w:val="none" w:sz="0" w:space="0" w:color="auto"/>
            <w:bottom w:val="none" w:sz="0" w:space="0" w:color="auto"/>
            <w:right w:val="none" w:sz="0" w:space="0" w:color="auto"/>
          </w:divBdr>
        </w:div>
        <w:div w:id="763037204">
          <w:marLeft w:val="480"/>
          <w:marRight w:val="0"/>
          <w:marTop w:val="0"/>
          <w:marBottom w:val="0"/>
          <w:divBdr>
            <w:top w:val="none" w:sz="0" w:space="0" w:color="auto"/>
            <w:left w:val="none" w:sz="0" w:space="0" w:color="auto"/>
            <w:bottom w:val="none" w:sz="0" w:space="0" w:color="auto"/>
            <w:right w:val="none" w:sz="0" w:space="0" w:color="auto"/>
          </w:divBdr>
        </w:div>
        <w:div w:id="775639588">
          <w:marLeft w:val="480"/>
          <w:marRight w:val="0"/>
          <w:marTop w:val="0"/>
          <w:marBottom w:val="0"/>
          <w:divBdr>
            <w:top w:val="none" w:sz="0" w:space="0" w:color="auto"/>
            <w:left w:val="none" w:sz="0" w:space="0" w:color="auto"/>
            <w:bottom w:val="none" w:sz="0" w:space="0" w:color="auto"/>
            <w:right w:val="none" w:sz="0" w:space="0" w:color="auto"/>
          </w:divBdr>
        </w:div>
        <w:div w:id="811095379">
          <w:marLeft w:val="480"/>
          <w:marRight w:val="0"/>
          <w:marTop w:val="0"/>
          <w:marBottom w:val="0"/>
          <w:divBdr>
            <w:top w:val="none" w:sz="0" w:space="0" w:color="auto"/>
            <w:left w:val="none" w:sz="0" w:space="0" w:color="auto"/>
            <w:bottom w:val="none" w:sz="0" w:space="0" w:color="auto"/>
            <w:right w:val="none" w:sz="0" w:space="0" w:color="auto"/>
          </w:divBdr>
        </w:div>
        <w:div w:id="860628710">
          <w:marLeft w:val="480"/>
          <w:marRight w:val="0"/>
          <w:marTop w:val="0"/>
          <w:marBottom w:val="0"/>
          <w:divBdr>
            <w:top w:val="none" w:sz="0" w:space="0" w:color="auto"/>
            <w:left w:val="none" w:sz="0" w:space="0" w:color="auto"/>
            <w:bottom w:val="none" w:sz="0" w:space="0" w:color="auto"/>
            <w:right w:val="none" w:sz="0" w:space="0" w:color="auto"/>
          </w:divBdr>
        </w:div>
        <w:div w:id="900868492">
          <w:marLeft w:val="480"/>
          <w:marRight w:val="0"/>
          <w:marTop w:val="0"/>
          <w:marBottom w:val="0"/>
          <w:divBdr>
            <w:top w:val="none" w:sz="0" w:space="0" w:color="auto"/>
            <w:left w:val="none" w:sz="0" w:space="0" w:color="auto"/>
            <w:bottom w:val="none" w:sz="0" w:space="0" w:color="auto"/>
            <w:right w:val="none" w:sz="0" w:space="0" w:color="auto"/>
          </w:divBdr>
        </w:div>
        <w:div w:id="943731009">
          <w:marLeft w:val="480"/>
          <w:marRight w:val="0"/>
          <w:marTop w:val="0"/>
          <w:marBottom w:val="0"/>
          <w:divBdr>
            <w:top w:val="none" w:sz="0" w:space="0" w:color="auto"/>
            <w:left w:val="none" w:sz="0" w:space="0" w:color="auto"/>
            <w:bottom w:val="none" w:sz="0" w:space="0" w:color="auto"/>
            <w:right w:val="none" w:sz="0" w:space="0" w:color="auto"/>
          </w:divBdr>
        </w:div>
        <w:div w:id="984432856">
          <w:marLeft w:val="480"/>
          <w:marRight w:val="0"/>
          <w:marTop w:val="0"/>
          <w:marBottom w:val="0"/>
          <w:divBdr>
            <w:top w:val="none" w:sz="0" w:space="0" w:color="auto"/>
            <w:left w:val="none" w:sz="0" w:space="0" w:color="auto"/>
            <w:bottom w:val="none" w:sz="0" w:space="0" w:color="auto"/>
            <w:right w:val="none" w:sz="0" w:space="0" w:color="auto"/>
          </w:divBdr>
        </w:div>
      </w:divsChild>
    </w:div>
    <w:div w:id="658194783">
      <w:bodyDiv w:val="1"/>
      <w:marLeft w:val="0"/>
      <w:marRight w:val="0"/>
      <w:marTop w:val="0"/>
      <w:marBottom w:val="0"/>
      <w:divBdr>
        <w:top w:val="none" w:sz="0" w:space="0" w:color="auto"/>
        <w:left w:val="none" w:sz="0" w:space="0" w:color="auto"/>
        <w:bottom w:val="none" w:sz="0" w:space="0" w:color="auto"/>
        <w:right w:val="none" w:sz="0" w:space="0" w:color="auto"/>
      </w:divBdr>
    </w:div>
    <w:div w:id="658265109">
      <w:bodyDiv w:val="1"/>
      <w:marLeft w:val="0"/>
      <w:marRight w:val="0"/>
      <w:marTop w:val="0"/>
      <w:marBottom w:val="0"/>
      <w:divBdr>
        <w:top w:val="none" w:sz="0" w:space="0" w:color="auto"/>
        <w:left w:val="none" w:sz="0" w:space="0" w:color="auto"/>
        <w:bottom w:val="none" w:sz="0" w:space="0" w:color="auto"/>
        <w:right w:val="none" w:sz="0" w:space="0" w:color="auto"/>
      </w:divBdr>
    </w:div>
    <w:div w:id="658382799">
      <w:bodyDiv w:val="1"/>
      <w:marLeft w:val="0"/>
      <w:marRight w:val="0"/>
      <w:marTop w:val="0"/>
      <w:marBottom w:val="0"/>
      <w:divBdr>
        <w:top w:val="none" w:sz="0" w:space="0" w:color="auto"/>
        <w:left w:val="none" w:sz="0" w:space="0" w:color="auto"/>
        <w:bottom w:val="none" w:sz="0" w:space="0" w:color="auto"/>
        <w:right w:val="none" w:sz="0" w:space="0" w:color="auto"/>
      </w:divBdr>
      <w:divsChild>
        <w:div w:id="150221267">
          <w:marLeft w:val="480"/>
          <w:marRight w:val="0"/>
          <w:marTop w:val="0"/>
          <w:marBottom w:val="0"/>
          <w:divBdr>
            <w:top w:val="none" w:sz="0" w:space="0" w:color="auto"/>
            <w:left w:val="none" w:sz="0" w:space="0" w:color="auto"/>
            <w:bottom w:val="none" w:sz="0" w:space="0" w:color="auto"/>
            <w:right w:val="none" w:sz="0" w:space="0" w:color="auto"/>
          </w:divBdr>
        </w:div>
        <w:div w:id="258176372">
          <w:marLeft w:val="480"/>
          <w:marRight w:val="0"/>
          <w:marTop w:val="0"/>
          <w:marBottom w:val="0"/>
          <w:divBdr>
            <w:top w:val="none" w:sz="0" w:space="0" w:color="auto"/>
            <w:left w:val="none" w:sz="0" w:space="0" w:color="auto"/>
            <w:bottom w:val="none" w:sz="0" w:space="0" w:color="auto"/>
            <w:right w:val="none" w:sz="0" w:space="0" w:color="auto"/>
          </w:divBdr>
        </w:div>
        <w:div w:id="283391382">
          <w:marLeft w:val="480"/>
          <w:marRight w:val="0"/>
          <w:marTop w:val="0"/>
          <w:marBottom w:val="0"/>
          <w:divBdr>
            <w:top w:val="none" w:sz="0" w:space="0" w:color="auto"/>
            <w:left w:val="none" w:sz="0" w:space="0" w:color="auto"/>
            <w:bottom w:val="none" w:sz="0" w:space="0" w:color="auto"/>
            <w:right w:val="none" w:sz="0" w:space="0" w:color="auto"/>
          </w:divBdr>
        </w:div>
        <w:div w:id="310646803">
          <w:marLeft w:val="480"/>
          <w:marRight w:val="0"/>
          <w:marTop w:val="0"/>
          <w:marBottom w:val="0"/>
          <w:divBdr>
            <w:top w:val="none" w:sz="0" w:space="0" w:color="auto"/>
            <w:left w:val="none" w:sz="0" w:space="0" w:color="auto"/>
            <w:bottom w:val="none" w:sz="0" w:space="0" w:color="auto"/>
            <w:right w:val="none" w:sz="0" w:space="0" w:color="auto"/>
          </w:divBdr>
        </w:div>
        <w:div w:id="341511265">
          <w:marLeft w:val="480"/>
          <w:marRight w:val="0"/>
          <w:marTop w:val="0"/>
          <w:marBottom w:val="0"/>
          <w:divBdr>
            <w:top w:val="none" w:sz="0" w:space="0" w:color="auto"/>
            <w:left w:val="none" w:sz="0" w:space="0" w:color="auto"/>
            <w:bottom w:val="none" w:sz="0" w:space="0" w:color="auto"/>
            <w:right w:val="none" w:sz="0" w:space="0" w:color="auto"/>
          </w:divBdr>
        </w:div>
        <w:div w:id="526910409">
          <w:marLeft w:val="480"/>
          <w:marRight w:val="0"/>
          <w:marTop w:val="0"/>
          <w:marBottom w:val="0"/>
          <w:divBdr>
            <w:top w:val="none" w:sz="0" w:space="0" w:color="auto"/>
            <w:left w:val="none" w:sz="0" w:space="0" w:color="auto"/>
            <w:bottom w:val="none" w:sz="0" w:space="0" w:color="auto"/>
            <w:right w:val="none" w:sz="0" w:space="0" w:color="auto"/>
          </w:divBdr>
        </w:div>
        <w:div w:id="646781175">
          <w:marLeft w:val="480"/>
          <w:marRight w:val="0"/>
          <w:marTop w:val="0"/>
          <w:marBottom w:val="0"/>
          <w:divBdr>
            <w:top w:val="none" w:sz="0" w:space="0" w:color="auto"/>
            <w:left w:val="none" w:sz="0" w:space="0" w:color="auto"/>
            <w:bottom w:val="none" w:sz="0" w:space="0" w:color="auto"/>
            <w:right w:val="none" w:sz="0" w:space="0" w:color="auto"/>
          </w:divBdr>
        </w:div>
        <w:div w:id="770393671">
          <w:marLeft w:val="480"/>
          <w:marRight w:val="0"/>
          <w:marTop w:val="0"/>
          <w:marBottom w:val="0"/>
          <w:divBdr>
            <w:top w:val="none" w:sz="0" w:space="0" w:color="auto"/>
            <w:left w:val="none" w:sz="0" w:space="0" w:color="auto"/>
            <w:bottom w:val="none" w:sz="0" w:space="0" w:color="auto"/>
            <w:right w:val="none" w:sz="0" w:space="0" w:color="auto"/>
          </w:divBdr>
        </w:div>
        <w:div w:id="896016755">
          <w:marLeft w:val="480"/>
          <w:marRight w:val="0"/>
          <w:marTop w:val="0"/>
          <w:marBottom w:val="0"/>
          <w:divBdr>
            <w:top w:val="none" w:sz="0" w:space="0" w:color="auto"/>
            <w:left w:val="none" w:sz="0" w:space="0" w:color="auto"/>
            <w:bottom w:val="none" w:sz="0" w:space="0" w:color="auto"/>
            <w:right w:val="none" w:sz="0" w:space="0" w:color="auto"/>
          </w:divBdr>
        </w:div>
        <w:div w:id="966619658">
          <w:marLeft w:val="480"/>
          <w:marRight w:val="0"/>
          <w:marTop w:val="0"/>
          <w:marBottom w:val="0"/>
          <w:divBdr>
            <w:top w:val="none" w:sz="0" w:space="0" w:color="auto"/>
            <w:left w:val="none" w:sz="0" w:space="0" w:color="auto"/>
            <w:bottom w:val="none" w:sz="0" w:space="0" w:color="auto"/>
            <w:right w:val="none" w:sz="0" w:space="0" w:color="auto"/>
          </w:divBdr>
        </w:div>
        <w:div w:id="970869330">
          <w:marLeft w:val="480"/>
          <w:marRight w:val="0"/>
          <w:marTop w:val="0"/>
          <w:marBottom w:val="0"/>
          <w:divBdr>
            <w:top w:val="none" w:sz="0" w:space="0" w:color="auto"/>
            <w:left w:val="none" w:sz="0" w:space="0" w:color="auto"/>
            <w:bottom w:val="none" w:sz="0" w:space="0" w:color="auto"/>
            <w:right w:val="none" w:sz="0" w:space="0" w:color="auto"/>
          </w:divBdr>
        </w:div>
      </w:divsChild>
    </w:div>
    <w:div w:id="658391240">
      <w:bodyDiv w:val="1"/>
      <w:marLeft w:val="0"/>
      <w:marRight w:val="0"/>
      <w:marTop w:val="0"/>
      <w:marBottom w:val="0"/>
      <w:divBdr>
        <w:top w:val="none" w:sz="0" w:space="0" w:color="auto"/>
        <w:left w:val="none" w:sz="0" w:space="0" w:color="auto"/>
        <w:bottom w:val="none" w:sz="0" w:space="0" w:color="auto"/>
        <w:right w:val="none" w:sz="0" w:space="0" w:color="auto"/>
      </w:divBdr>
    </w:div>
    <w:div w:id="658575986">
      <w:bodyDiv w:val="1"/>
      <w:marLeft w:val="0"/>
      <w:marRight w:val="0"/>
      <w:marTop w:val="0"/>
      <w:marBottom w:val="0"/>
      <w:divBdr>
        <w:top w:val="none" w:sz="0" w:space="0" w:color="auto"/>
        <w:left w:val="none" w:sz="0" w:space="0" w:color="auto"/>
        <w:bottom w:val="none" w:sz="0" w:space="0" w:color="auto"/>
        <w:right w:val="none" w:sz="0" w:space="0" w:color="auto"/>
      </w:divBdr>
    </w:div>
    <w:div w:id="658654468">
      <w:bodyDiv w:val="1"/>
      <w:marLeft w:val="0"/>
      <w:marRight w:val="0"/>
      <w:marTop w:val="0"/>
      <w:marBottom w:val="0"/>
      <w:divBdr>
        <w:top w:val="none" w:sz="0" w:space="0" w:color="auto"/>
        <w:left w:val="none" w:sz="0" w:space="0" w:color="auto"/>
        <w:bottom w:val="none" w:sz="0" w:space="0" w:color="auto"/>
        <w:right w:val="none" w:sz="0" w:space="0" w:color="auto"/>
      </w:divBdr>
    </w:div>
    <w:div w:id="658777160">
      <w:bodyDiv w:val="1"/>
      <w:marLeft w:val="0"/>
      <w:marRight w:val="0"/>
      <w:marTop w:val="0"/>
      <w:marBottom w:val="0"/>
      <w:divBdr>
        <w:top w:val="none" w:sz="0" w:space="0" w:color="auto"/>
        <w:left w:val="none" w:sz="0" w:space="0" w:color="auto"/>
        <w:bottom w:val="none" w:sz="0" w:space="0" w:color="auto"/>
        <w:right w:val="none" w:sz="0" w:space="0" w:color="auto"/>
      </w:divBdr>
    </w:div>
    <w:div w:id="658927380">
      <w:bodyDiv w:val="1"/>
      <w:marLeft w:val="0"/>
      <w:marRight w:val="0"/>
      <w:marTop w:val="0"/>
      <w:marBottom w:val="0"/>
      <w:divBdr>
        <w:top w:val="none" w:sz="0" w:space="0" w:color="auto"/>
        <w:left w:val="none" w:sz="0" w:space="0" w:color="auto"/>
        <w:bottom w:val="none" w:sz="0" w:space="0" w:color="auto"/>
        <w:right w:val="none" w:sz="0" w:space="0" w:color="auto"/>
      </w:divBdr>
    </w:div>
    <w:div w:id="659621394">
      <w:bodyDiv w:val="1"/>
      <w:marLeft w:val="0"/>
      <w:marRight w:val="0"/>
      <w:marTop w:val="0"/>
      <w:marBottom w:val="0"/>
      <w:divBdr>
        <w:top w:val="none" w:sz="0" w:space="0" w:color="auto"/>
        <w:left w:val="none" w:sz="0" w:space="0" w:color="auto"/>
        <w:bottom w:val="none" w:sz="0" w:space="0" w:color="auto"/>
        <w:right w:val="none" w:sz="0" w:space="0" w:color="auto"/>
      </w:divBdr>
    </w:div>
    <w:div w:id="659773328">
      <w:bodyDiv w:val="1"/>
      <w:marLeft w:val="0"/>
      <w:marRight w:val="0"/>
      <w:marTop w:val="0"/>
      <w:marBottom w:val="0"/>
      <w:divBdr>
        <w:top w:val="none" w:sz="0" w:space="0" w:color="auto"/>
        <w:left w:val="none" w:sz="0" w:space="0" w:color="auto"/>
        <w:bottom w:val="none" w:sz="0" w:space="0" w:color="auto"/>
        <w:right w:val="none" w:sz="0" w:space="0" w:color="auto"/>
      </w:divBdr>
    </w:div>
    <w:div w:id="659775086">
      <w:bodyDiv w:val="1"/>
      <w:marLeft w:val="0"/>
      <w:marRight w:val="0"/>
      <w:marTop w:val="0"/>
      <w:marBottom w:val="0"/>
      <w:divBdr>
        <w:top w:val="none" w:sz="0" w:space="0" w:color="auto"/>
        <w:left w:val="none" w:sz="0" w:space="0" w:color="auto"/>
        <w:bottom w:val="none" w:sz="0" w:space="0" w:color="auto"/>
        <w:right w:val="none" w:sz="0" w:space="0" w:color="auto"/>
      </w:divBdr>
    </w:div>
    <w:div w:id="660432766">
      <w:bodyDiv w:val="1"/>
      <w:marLeft w:val="0"/>
      <w:marRight w:val="0"/>
      <w:marTop w:val="0"/>
      <w:marBottom w:val="0"/>
      <w:divBdr>
        <w:top w:val="none" w:sz="0" w:space="0" w:color="auto"/>
        <w:left w:val="none" w:sz="0" w:space="0" w:color="auto"/>
        <w:bottom w:val="none" w:sz="0" w:space="0" w:color="auto"/>
        <w:right w:val="none" w:sz="0" w:space="0" w:color="auto"/>
      </w:divBdr>
    </w:div>
    <w:div w:id="660546233">
      <w:bodyDiv w:val="1"/>
      <w:marLeft w:val="0"/>
      <w:marRight w:val="0"/>
      <w:marTop w:val="0"/>
      <w:marBottom w:val="0"/>
      <w:divBdr>
        <w:top w:val="none" w:sz="0" w:space="0" w:color="auto"/>
        <w:left w:val="none" w:sz="0" w:space="0" w:color="auto"/>
        <w:bottom w:val="none" w:sz="0" w:space="0" w:color="auto"/>
        <w:right w:val="none" w:sz="0" w:space="0" w:color="auto"/>
      </w:divBdr>
    </w:div>
    <w:div w:id="660624557">
      <w:bodyDiv w:val="1"/>
      <w:marLeft w:val="0"/>
      <w:marRight w:val="0"/>
      <w:marTop w:val="0"/>
      <w:marBottom w:val="0"/>
      <w:divBdr>
        <w:top w:val="none" w:sz="0" w:space="0" w:color="auto"/>
        <w:left w:val="none" w:sz="0" w:space="0" w:color="auto"/>
        <w:bottom w:val="none" w:sz="0" w:space="0" w:color="auto"/>
        <w:right w:val="none" w:sz="0" w:space="0" w:color="auto"/>
      </w:divBdr>
      <w:divsChild>
        <w:div w:id="34890442">
          <w:marLeft w:val="480"/>
          <w:marRight w:val="0"/>
          <w:marTop w:val="0"/>
          <w:marBottom w:val="0"/>
          <w:divBdr>
            <w:top w:val="none" w:sz="0" w:space="0" w:color="auto"/>
            <w:left w:val="none" w:sz="0" w:space="0" w:color="auto"/>
            <w:bottom w:val="none" w:sz="0" w:space="0" w:color="auto"/>
            <w:right w:val="none" w:sz="0" w:space="0" w:color="auto"/>
          </w:divBdr>
        </w:div>
        <w:div w:id="68037964">
          <w:marLeft w:val="480"/>
          <w:marRight w:val="0"/>
          <w:marTop w:val="0"/>
          <w:marBottom w:val="0"/>
          <w:divBdr>
            <w:top w:val="none" w:sz="0" w:space="0" w:color="auto"/>
            <w:left w:val="none" w:sz="0" w:space="0" w:color="auto"/>
            <w:bottom w:val="none" w:sz="0" w:space="0" w:color="auto"/>
            <w:right w:val="none" w:sz="0" w:space="0" w:color="auto"/>
          </w:divBdr>
        </w:div>
        <w:div w:id="69543164">
          <w:marLeft w:val="480"/>
          <w:marRight w:val="0"/>
          <w:marTop w:val="0"/>
          <w:marBottom w:val="0"/>
          <w:divBdr>
            <w:top w:val="none" w:sz="0" w:space="0" w:color="auto"/>
            <w:left w:val="none" w:sz="0" w:space="0" w:color="auto"/>
            <w:bottom w:val="none" w:sz="0" w:space="0" w:color="auto"/>
            <w:right w:val="none" w:sz="0" w:space="0" w:color="auto"/>
          </w:divBdr>
        </w:div>
        <w:div w:id="105852256">
          <w:marLeft w:val="480"/>
          <w:marRight w:val="0"/>
          <w:marTop w:val="0"/>
          <w:marBottom w:val="0"/>
          <w:divBdr>
            <w:top w:val="none" w:sz="0" w:space="0" w:color="auto"/>
            <w:left w:val="none" w:sz="0" w:space="0" w:color="auto"/>
            <w:bottom w:val="none" w:sz="0" w:space="0" w:color="auto"/>
            <w:right w:val="none" w:sz="0" w:space="0" w:color="auto"/>
          </w:divBdr>
        </w:div>
        <w:div w:id="122162599">
          <w:marLeft w:val="480"/>
          <w:marRight w:val="0"/>
          <w:marTop w:val="0"/>
          <w:marBottom w:val="0"/>
          <w:divBdr>
            <w:top w:val="none" w:sz="0" w:space="0" w:color="auto"/>
            <w:left w:val="none" w:sz="0" w:space="0" w:color="auto"/>
            <w:bottom w:val="none" w:sz="0" w:space="0" w:color="auto"/>
            <w:right w:val="none" w:sz="0" w:space="0" w:color="auto"/>
          </w:divBdr>
        </w:div>
        <w:div w:id="178204954">
          <w:marLeft w:val="480"/>
          <w:marRight w:val="0"/>
          <w:marTop w:val="0"/>
          <w:marBottom w:val="0"/>
          <w:divBdr>
            <w:top w:val="none" w:sz="0" w:space="0" w:color="auto"/>
            <w:left w:val="none" w:sz="0" w:space="0" w:color="auto"/>
            <w:bottom w:val="none" w:sz="0" w:space="0" w:color="auto"/>
            <w:right w:val="none" w:sz="0" w:space="0" w:color="auto"/>
          </w:divBdr>
        </w:div>
        <w:div w:id="229048740">
          <w:marLeft w:val="480"/>
          <w:marRight w:val="0"/>
          <w:marTop w:val="0"/>
          <w:marBottom w:val="0"/>
          <w:divBdr>
            <w:top w:val="none" w:sz="0" w:space="0" w:color="auto"/>
            <w:left w:val="none" w:sz="0" w:space="0" w:color="auto"/>
            <w:bottom w:val="none" w:sz="0" w:space="0" w:color="auto"/>
            <w:right w:val="none" w:sz="0" w:space="0" w:color="auto"/>
          </w:divBdr>
        </w:div>
        <w:div w:id="229465709">
          <w:marLeft w:val="480"/>
          <w:marRight w:val="0"/>
          <w:marTop w:val="0"/>
          <w:marBottom w:val="0"/>
          <w:divBdr>
            <w:top w:val="none" w:sz="0" w:space="0" w:color="auto"/>
            <w:left w:val="none" w:sz="0" w:space="0" w:color="auto"/>
            <w:bottom w:val="none" w:sz="0" w:space="0" w:color="auto"/>
            <w:right w:val="none" w:sz="0" w:space="0" w:color="auto"/>
          </w:divBdr>
        </w:div>
        <w:div w:id="250550445">
          <w:marLeft w:val="480"/>
          <w:marRight w:val="0"/>
          <w:marTop w:val="0"/>
          <w:marBottom w:val="0"/>
          <w:divBdr>
            <w:top w:val="none" w:sz="0" w:space="0" w:color="auto"/>
            <w:left w:val="none" w:sz="0" w:space="0" w:color="auto"/>
            <w:bottom w:val="none" w:sz="0" w:space="0" w:color="auto"/>
            <w:right w:val="none" w:sz="0" w:space="0" w:color="auto"/>
          </w:divBdr>
        </w:div>
        <w:div w:id="259530662">
          <w:marLeft w:val="480"/>
          <w:marRight w:val="0"/>
          <w:marTop w:val="0"/>
          <w:marBottom w:val="0"/>
          <w:divBdr>
            <w:top w:val="none" w:sz="0" w:space="0" w:color="auto"/>
            <w:left w:val="none" w:sz="0" w:space="0" w:color="auto"/>
            <w:bottom w:val="none" w:sz="0" w:space="0" w:color="auto"/>
            <w:right w:val="none" w:sz="0" w:space="0" w:color="auto"/>
          </w:divBdr>
        </w:div>
        <w:div w:id="290016367">
          <w:marLeft w:val="480"/>
          <w:marRight w:val="0"/>
          <w:marTop w:val="0"/>
          <w:marBottom w:val="0"/>
          <w:divBdr>
            <w:top w:val="none" w:sz="0" w:space="0" w:color="auto"/>
            <w:left w:val="none" w:sz="0" w:space="0" w:color="auto"/>
            <w:bottom w:val="none" w:sz="0" w:space="0" w:color="auto"/>
            <w:right w:val="none" w:sz="0" w:space="0" w:color="auto"/>
          </w:divBdr>
        </w:div>
        <w:div w:id="302269666">
          <w:marLeft w:val="480"/>
          <w:marRight w:val="0"/>
          <w:marTop w:val="0"/>
          <w:marBottom w:val="0"/>
          <w:divBdr>
            <w:top w:val="none" w:sz="0" w:space="0" w:color="auto"/>
            <w:left w:val="none" w:sz="0" w:space="0" w:color="auto"/>
            <w:bottom w:val="none" w:sz="0" w:space="0" w:color="auto"/>
            <w:right w:val="none" w:sz="0" w:space="0" w:color="auto"/>
          </w:divBdr>
        </w:div>
        <w:div w:id="304698071">
          <w:marLeft w:val="480"/>
          <w:marRight w:val="0"/>
          <w:marTop w:val="0"/>
          <w:marBottom w:val="0"/>
          <w:divBdr>
            <w:top w:val="none" w:sz="0" w:space="0" w:color="auto"/>
            <w:left w:val="none" w:sz="0" w:space="0" w:color="auto"/>
            <w:bottom w:val="none" w:sz="0" w:space="0" w:color="auto"/>
            <w:right w:val="none" w:sz="0" w:space="0" w:color="auto"/>
          </w:divBdr>
        </w:div>
        <w:div w:id="313413199">
          <w:marLeft w:val="480"/>
          <w:marRight w:val="0"/>
          <w:marTop w:val="0"/>
          <w:marBottom w:val="0"/>
          <w:divBdr>
            <w:top w:val="none" w:sz="0" w:space="0" w:color="auto"/>
            <w:left w:val="none" w:sz="0" w:space="0" w:color="auto"/>
            <w:bottom w:val="none" w:sz="0" w:space="0" w:color="auto"/>
            <w:right w:val="none" w:sz="0" w:space="0" w:color="auto"/>
          </w:divBdr>
        </w:div>
        <w:div w:id="318315026">
          <w:marLeft w:val="480"/>
          <w:marRight w:val="0"/>
          <w:marTop w:val="0"/>
          <w:marBottom w:val="0"/>
          <w:divBdr>
            <w:top w:val="none" w:sz="0" w:space="0" w:color="auto"/>
            <w:left w:val="none" w:sz="0" w:space="0" w:color="auto"/>
            <w:bottom w:val="none" w:sz="0" w:space="0" w:color="auto"/>
            <w:right w:val="none" w:sz="0" w:space="0" w:color="auto"/>
          </w:divBdr>
        </w:div>
        <w:div w:id="320277542">
          <w:marLeft w:val="480"/>
          <w:marRight w:val="0"/>
          <w:marTop w:val="0"/>
          <w:marBottom w:val="0"/>
          <w:divBdr>
            <w:top w:val="none" w:sz="0" w:space="0" w:color="auto"/>
            <w:left w:val="none" w:sz="0" w:space="0" w:color="auto"/>
            <w:bottom w:val="none" w:sz="0" w:space="0" w:color="auto"/>
            <w:right w:val="none" w:sz="0" w:space="0" w:color="auto"/>
          </w:divBdr>
        </w:div>
        <w:div w:id="349138025">
          <w:marLeft w:val="480"/>
          <w:marRight w:val="0"/>
          <w:marTop w:val="0"/>
          <w:marBottom w:val="0"/>
          <w:divBdr>
            <w:top w:val="none" w:sz="0" w:space="0" w:color="auto"/>
            <w:left w:val="none" w:sz="0" w:space="0" w:color="auto"/>
            <w:bottom w:val="none" w:sz="0" w:space="0" w:color="auto"/>
            <w:right w:val="none" w:sz="0" w:space="0" w:color="auto"/>
          </w:divBdr>
        </w:div>
        <w:div w:id="355884615">
          <w:marLeft w:val="480"/>
          <w:marRight w:val="0"/>
          <w:marTop w:val="0"/>
          <w:marBottom w:val="0"/>
          <w:divBdr>
            <w:top w:val="none" w:sz="0" w:space="0" w:color="auto"/>
            <w:left w:val="none" w:sz="0" w:space="0" w:color="auto"/>
            <w:bottom w:val="none" w:sz="0" w:space="0" w:color="auto"/>
            <w:right w:val="none" w:sz="0" w:space="0" w:color="auto"/>
          </w:divBdr>
        </w:div>
        <w:div w:id="390807512">
          <w:marLeft w:val="480"/>
          <w:marRight w:val="0"/>
          <w:marTop w:val="0"/>
          <w:marBottom w:val="0"/>
          <w:divBdr>
            <w:top w:val="none" w:sz="0" w:space="0" w:color="auto"/>
            <w:left w:val="none" w:sz="0" w:space="0" w:color="auto"/>
            <w:bottom w:val="none" w:sz="0" w:space="0" w:color="auto"/>
            <w:right w:val="none" w:sz="0" w:space="0" w:color="auto"/>
          </w:divBdr>
        </w:div>
        <w:div w:id="408968090">
          <w:marLeft w:val="480"/>
          <w:marRight w:val="0"/>
          <w:marTop w:val="0"/>
          <w:marBottom w:val="0"/>
          <w:divBdr>
            <w:top w:val="none" w:sz="0" w:space="0" w:color="auto"/>
            <w:left w:val="none" w:sz="0" w:space="0" w:color="auto"/>
            <w:bottom w:val="none" w:sz="0" w:space="0" w:color="auto"/>
            <w:right w:val="none" w:sz="0" w:space="0" w:color="auto"/>
          </w:divBdr>
        </w:div>
        <w:div w:id="411515366">
          <w:marLeft w:val="480"/>
          <w:marRight w:val="0"/>
          <w:marTop w:val="0"/>
          <w:marBottom w:val="0"/>
          <w:divBdr>
            <w:top w:val="none" w:sz="0" w:space="0" w:color="auto"/>
            <w:left w:val="none" w:sz="0" w:space="0" w:color="auto"/>
            <w:bottom w:val="none" w:sz="0" w:space="0" w:color="auto"/>
            <w:right w:val="none" w:sz="0" w:space="0" w:color="auto"/>
          </w:divBdr>
        </w:div>
        <w:div w:id="478495628">
          <w:marLeft w:val="480"/>
          <w:marRight w:val="0"/>
          <w:marTop w:val="0"/>
          <w:marBottom w:val="0"/>
          <w:divBdr>
            <w:top w:val="none" w:sz="0" w:space="0" w:color="auto"/>
            <w:left w:val="none" w:sz="0" w:space="0" w:color="auto"/>
            <w:bottom w:val="none" w:sz="0" w:space="0" w:color="auto"/>
            <w:right w:val="none" w:sz="0" w:space="0" w:color="auto"/>
          </w:divBdr>
        </w:div>
        <w:div w:id="499274808">
          <w:marLeft w:val="480"/>
          <w:marRight w:val="0"/>
          <w:marTop w:val="0"/>
          <w:marBottom w:val="0"/>
          <w:divBdr>
            <w:top w:val="none" w:sz="0" w:space="0" w:color="auto"/>
            <w:left w:val="none" w:sz="0" w:space="0" w:color="auto"/>
            <w:bottom w:val="none" w:sz="0" w:space="0" w:color="auto"/>
            <w:right w:val="none" w:sz="0" w:space="0" w:color="auto"/>
          </w:divBdr>
        </w:div>
        <w:div w:id="505487873">
          <w:marLeft w:val="480"/>
          <w:marRight w:val="0"/>
          <w:marTop w:val="0"/>
          <w:marBottom w:val="0"/>
          <w:divBdr>
            <w:top w:val="none" w:sz="0" w:space="0" w:color="auto"/>
            <w:left w:val="none" w:sz="0" w:space="0" w:color="auto"/>
            <w:bottom w:val="none" w:sz="0" w:space="0" w:color="auto"/>
            <w:right w:val="none" w:sz="0" w:space="0" w:color="auto"/>
          </w:divBdr>
        </w:div>
        <w:div w:id="562060988">
          <w:marLeft w:val="480"/>
          <w:marRight w:val="0"/>
          <w:marTop w:val="0"/>
          <w:marBottom w:val="0"/>
          <w:divBdr>
            <w:top w:val="none" w:sz="0" w:space="0" w:color="auto"/>
            <w:left w:val="none" w:sz="0" w:space="0" w:color="auto"/>
            <w:bottom w:val="none" w:sz="0" w:space="0" w:color="auto"/>
            <w:right w:val="none" w:sz="0" w:space="0" w:color="auto"/>
          </w:divBdr>
        </w:div>
        <w:div w:id="574127343">
          <w:marLeft w:val="480"/>
          <w:marRight w:val="0"/>
          <w:marTop w:val="0"/>
          <w:marBottom w:val="0"/>
          <w:divBdr>
            <w:top w:val="none" w:sz="0" w:space="0" w:color="auto"/>
            <w:left w:val="none" w:sz="0" w:space="0" w:color="auto"/>
            <w:bottom w:val="none" w:sz="0" w:space="0" w:color="auto"/>
            <w:right w:val="none" w:sz="0" w:space="0" w:color="auto"/>
          </w:divBdr>
        </w:div>
        <w:div w:id="607736447">
          <w:marLeft w:val="480"/>
          <w:marRight w:val="0"/>
          <w:marTop w:val="0"/>
          <w:marBottom w:val="0"/>
          <w:divBdr>
            <w:top w:val="none" w:sz="0" w:space="0" w:color="auto"/>
            <w:left w:val="none" w:sz="0" w:space="0" w:color="auto"/>
            <w:bottom w:val="none" w:sz="0" w:space="0" w:color="auto"/>
            <w:right w:val="none" w:sz="0" w:space="0" w:color="auto"/>
          </w:divBdr>
        </w:div>
        <w:div w:id="655112426">
          <w:marLeft w:val="480"/>
          <w:marRight w:val="0"/>
          <w:marTop w:val="0"/>
          <w:marBottom w:val="0"/>
          <w:divBdr>
            <w:top w:val="none" w:sz="0" w:space="0" w:color="auto"/>
            <w:left w:val="none" w:sz="0" w:space="0" w:color="auto"/>
            <w:bottom w:val="none" w:sz="0" w:space="0" w:color="auto"/>
            <w:right w:val="none" w:sz="0" w:space="0" w:color="auto"/>
          </w:divBdr>
        </w:div>
        <w:div w:id="716971534">
          <w:marLeft w:val="480"/>
          <w:marRight w:val="0"/>
          <w:marTop w:val="0"/>
          <w:marBottom w:val="0"/>
          <w:divBdr>
            <w:top w:val="none" w:sz="0" w:space="0" w:color="auto"/>
            <w:left w:val="none" w:sz="0" w:space="0" w:color="auto"/>
            <w:bottom w:val="none" w:sz="0" w:space="0" w:color="auto"/>
            <w:right w:val="none" w:sz="0" w:space="0" w:color="auto"/>
          </w:divBdr>
        </w:div>
        <w:div w:id="718018183">
          <w:marLeft w:val="480"/>
          <w:marRight w:val="0"/>
          <w:marTop w:val="0"/>
          <w:marBottom w:val="0"/>
          <w:divBdr>
            <w:top w:val="none" w:sz="0" w:space="0" w:color="auto"/>
            <w:left w:val="none" w:sz="0" w:space="0" w:color="auto"/>
            <w:bottom w:val="none" w:sz="0" w:space="0" w:color="auto"/>
            <w:right w:val="none" w:sz="0" w:space="0" w:color="auto"/>
          </w:divBdr>
        </w:div>
        <w:div w:id="733282816">
          <w:marLeft w:val="480"/>
          <w:marRight w:val="0"/>
          <w:marTop w:val="0"/>
          <w:marBottom w:val="0"/>
          <w:divBdr>
            <w:top w:val="none" w:sz="0" w:space="0" w:color="auto"/>
            <w:left w:val="none" w:sz="0" w:space="0" w:color="auto"/>
            <w:bottom w:val="none" w:sz="0" w:space="0" w:color="auto"/>
            <w:right w:val="none" w:sz="0" w:space="0" w:color="auto"/>
          </w:divBdr>
        </w:div>
        <w:div w:id="736518468">
          <w:marLeft w:val="480"/>
          <w:marRight w:val="0"/>
          <w:marTop w:val="0"/>
          <w:marBottom w:val="0"/>
          <w:divBdr>
            <w:top w:val="none" w:sz="0" w:space="0" w:color="auto"/>
            <w:left w:val="none" w:sz="0" w:space="0" w:color="auto"/>
            <w:bottom w:val="none" w:sz="0" w:space="0" w:color="auto"/>
            <w:right w:val="none" w:sz="0" w:space="0" w:color="auto"/>
          </w:divBdr>
        </w:div>
        <w:div w:id="772896617">
          <w:marLeft w:val="480"/>
          <w:marRight w:val="0"/>
          <w:marTop w:val="0"/>
          <w:marBottom w:val="0"/>
          <w:divBdr>
            <w:top w:val="none" w:sz="0" w:space="0" w:color="auto"/>
            <w:left w:val="none" w:sz="0" w:space="0" w:color="auto"/>
            <w:bottom w:val="none" w:sz="0" w:space="0" w:color="auto"/>
            <w:right w:val="none" w:sz="0" w:space="0" w:color="auto"/>
          </w:divBdr>
        </w:div>
        <w:div w:id="776557159">
          <w:marLeft w:val="480"/>
          <w:marRight w:val="0"/>
          <w:marTop w:val="0"/>
          <w:marBottom w:val="0"/>
          <w:divBdr>
            <w:top w:val="none" w:sz="0" w:space="0" w:color="auto"/>
            <w:left w:val="none" w:sz="0" w:space="0" w:color="auto"/>
            <w:bottom w:val="none" w:sz="0" w:space="0" w:color="auto"/>
            <w:right w:val="none" w:sz="0" w:space="0" w:color="auto"/>
          </w:divBdr>
        </w:div>
        <w:div w:id="787315610">
          <w:marLeft w:val="480"/>
          <w:marRight w:val="0"/>
          <w:marTop w:val="0"/>
          <w:marBottom w:val="0"/>
          <w:divBdr>
            <w:top w:val="none" w:sz="0" w:space="0" w:color="auto"/>
            <w:left w:val="none" w:sz="0" w:space="0" w:color="auto"/>
            <w:bottom w:val="none" w:sz="0" w:space="0" w:color="auto"/>
            <w:right w:val="none" w:sz="0" w:space="0" w:color="auto"/>
          </w:divBdr>
        </w:div>
        <w:div w:id="797407085">
          <w:marLeft w:val="480"/>
          <w:marRight w:val="0"/>
          <w:marTop w:val="0"/>
          <w:marBottom w:val="0"/>
          <w:divBdr>
            <w:top w:val="none" w:sz="0" w:space="0" w:color="auto"/>
            <w:left w:val="none" w:sz="0" w:space="0" w:color="auto"/>
            <w:bottom w:val="none" w:sz="0" w:space="0" w:color="auto"/>
            <w:right w:val="none" w:sz="0" w:space="0" w:color="auto"/>
          </w:divBdr>
        </w:div>
        <w:div w:id="805699668">
          <w:marLeft w:val="480"/>
          <w:marRight w:val="0"/>
          <w:marTop w:val="0"/>
          <w:marBottom w:val="0"/>
          <w:divBdr>
            <w:top w:val="none" w:sz="0" w:space="0" w:color="auto"/>
            <w:left w:val="none" w:sz="0" w:space="0" w:color="auto"/>
            <w:bottom w:val="none" w:sz="0" w:space="0" w:color="auto"/>
            <w:right w:val="none" w:sz="0" w:space="0" w:color="auto"/>
          </w:divBdr>
        </w:div>
        <w:div w:id="853039340">
          <w:marLeft w:val="480"/>
          <w:marRight w:val="0"/>
          <w:marTop w:val="0"/>
          <w:marBottom w:val="0"/>
          <w:divBdr>
            <w:top w:val="none" w:sz="0" w:space="0" w:color="auto"/>
            <w:left w:val="none" w:sz="0" w:space="0" w:color="auto"/>
            <w:bottom w:val="none" w:sz="0" w:space="0" w:color="auto"/>
            <w:right w:val="none" w:sz="0" w:space="0" w:color="auto"/>
          </w:divBdr>
        </w:div>
        <w:div w:id="857738576">
          <w:marLeft w:val="480"/>
          <w:marRight w:val="0"/>
          <w:marTop w:val="0"/>
          <w:marBottom w:val="0"/>
          <w:divBdr>
            <w:top w:val="none" w:sz="0" w:space="0" w:color="auto"/>
            <w:left w:val="none" w:sz="0" w:space="0" w:color="auto"/>
            <w:bottom w:val="none" w:sz="0" w:space="0" w:color="auto"/>
            <w:right w:val="none" w:sz="0" w:space="0" w:color="auto"/>
          </w:divBdr>
        </w:div>
        <w:div w:id="890728305">
          <w:marLeft w:val="480"/>
          <w:marRight w:val="0"/>
          <w:marTop w:val="0"/>
          <w:marBottom w:val="0"/>
          <w:divBdr>
            <w:top w:val="none" w:sz="0" w:space="0" w:color="auto"/>
            <w:left w:val="none" w:sz="0" w:space="0" w:color="auto"/>
            <w:bottom w:val="none" w:sz="0" w:space="0" w:color="auto"/>
            <w:right w:val="none" w:sz="0" w:space="0" w:color="auto"/>
          </w:divBdr>
        </w:div>
        <w:div w:id="906957390">
          <w:marLeft w:val="480"/>
          <w:marRight w:val="0"/>
          <w:marTop w:val="0"/>
          <w:marBottom w:val="0"/>
          <w:divBdr>
            <w:top w:val="none" w:sz="0" w:space="0" w:color="auto"/>
            <w:left w:val="none" w:sz="0" w:space="0" w:color="auto"/>
            <w:bottom w:val="none" w:sz="0" w:space="0" w:color="auto"/>
            <w:right w:val="none" w:sz="0" w:space="0" w:color="auto"/>
          </w:divBdr>
        </w:div>
        <w:div w:id="918099810">
          <w:marLeft w:val="480"/>
          <w:marRight w:val="0"/>
          <w:marTop w:val="0"/>
          <w:marBottom w:val="0"/>
          <w:divBdr>
            <w:top w:val="none" w:sz="0" w:space="0" w:color="auto"/>
            <w:left w:val="none" w:sz="0" w:space="0" w:color="auto"/>
            <w:bottom w:val="none" w:sz="0" w:space="0" w:color="auto"/>
            <w:right w:val="none" w:sz="0" w:space="0" w:color="auto"/>
          </w:divBdr>
        </w:div>
        <w:div w:id="927037354">
          <w:marLeft w:val="480"/>
          <w:marRight w:val="0"/>
          <w:marTop w:val="0"/>
          <w:marBottom w:val="0"/>
          <w:divBdr>
            <w:top w:val="none" w:sz="0" w:space="0" w:color="auto"/>
            <w:left w:val="none" w:sz="0" w:space="0" w:color="auto"/>
            <w:bottom w:val="none" w:sz="0" w:space="0" w:color="auto"/>
            <w:right w:val="none" w:sz="0" w:space="0" w:color="auto"/>
          </w:divBdr>
        </w:div>
        <w:div w:id="934093637">
          <w:marLeft w:val="480"/>
          <w:marRight w:val="0"/>
          <w:marTop w:val="0"/>
          <w:marBottom w:val="0"/>
          <w:divBdr>
            <w:top w:val="none" w:sz="0" w:space="0" w:color="auto"/>
            <w:left w:val="none" w:sz="0" w:space="0" w:color="auto"/>
            <w:bottom w:val="none" w:sz="0" w:space="0" w:color="auto"/>
            <w:right w:val="none" w:sz="0" w:space="0" w:color="auto"/>
          </w:divBdr>
        </w:div>
        <w:div w:id="935092825">
          <w:marLeft w:val="480"/>
          <w:marRight w:val="0"/>
          <w:marTop w:val="0"/>
          <w:marBottom w:val="0"/>
          <w:divBdr>
            <w:top w:val="none" w:sz="0" w:space="0" w:color="auto"/>
            <w:left w:val="none" w:sz="0" w:space="0" w:color="auto"/>
            <w:bottom w:val="none" w:sz="0" w:space="0" w:color="auto"/>
            <w:right w:val="none" w:sz="0" w:space="0" w:color="auto"/>
          </w:divBdr>
        </w:div>
        <w:div w:id="955715276">
          <w:marLeft w:val="480"/>
          <w:marRight w:val="0"/>
          <w:marTop w:val="0"/>
          <w:marBottom w:val="0"/>
          <w:divBdr>
            <w:top w:val="none" w:sz="0" w:space="0" w:color="auto"/>
            <w:left w:val="none" w:sz="0" w:space="0" w:color="auto"/>
            <w:bottom w:val="none" w:sz="0" w:space="0" w:color="auto"/>
            <w:right w:val="none" w:sz="0" w:space="0" w:color="auto"/>
          </w:divBdr>
        </w:div>
        <w:div w:id="985546645">
          <w:marLeft w:val="480"/>
          <w:marRight w:val="0"/>
          <w:marTop w:val="0"/>
          <w:marBottom w:val="0"/>
          <w:divBdr>
            <w:top w:val="none" w:sz="0" w:space="0" w:color="auto"/>
            <w:left w:val="none" w:sz="0" w:space="0" w:color="auto"/>
            <w:bottom w:val="none" w:sz="0" w:space="0" w:color="auto"/>
            <w:right w:val="none" w:sz="0" w:space="0" w:color="auto"/>
          </w:divBdr>
        </w:div>
        <w:div w:id="1012301234">
          <w:marLeft w:val="480"/>
          <w:marRight w:val="0"/>
          <w:marTop w:val="0"/>
          <w:marBottom w:val="0"/>
          <w:divBdr>
            <w:top w:val="none" w:sz="0" w:space="0" w:color="auto"/>
            <w:left w:val="none" w:sz="0" w:space="0" w:color="auto"/>
            <w:bottom w:val="none" w:sz="0" w:space="0" w:color="auto"/>
            <w:right w:val="none" w:sz="0" w:space="0" w:color="auto"/>
          </w:divBdr>
        </w:div>
      </w:divsChild>
    </w:div>
    <w:div w:id="661349518">
      <w:bodyDiv w:val="1"/>
      <w:marLeft w:val="0"/>
      <w:marRight w:val="0"/>
      <w:marTop w:val="0"/>
      <w:marBottom w:val="0"/>
      <w:divBdr>
        <w:top w:val="none" w:sz="0" w:space="0" w:color="auto"/>
        <w:left w:val="none" w:sz="0" w:space="0" w:color="auto"/>
        <w:bottom w:val="none" w:sz="0" w:space="0" w:color="auto"/>
        <w:right w:val="none" w:sz="0" w:space="0" w:color="auto"/>
      </w:divBdr>
    </w:div>
    <w:div w:id="661587835">
      <w:bodyDiv w:val="1"/>
      <w:marLeft w:val="0"/>
      <w:marRight w:val="0"/>
      <w:marTop w:val="0"/>
      <w:marBottom w:val="0"/>
      <w:divBdr>
        <w:top w:val="none" w:sz="0" w:space="0" w:color="auto"/>
        <w:left w:val="none" w:sz="0" w:space="0" w:color="auto"/>
        <w:bottom w:val="none" w:sz="0" w:space="0" w:color="auto"/>
        <w:right w:val="none" w:sz="0" w:space="0" w:color="auto"/>
      </w:divBdr>
    </w:div>
    <w:div w:id="661734494">
      <w:bodyDiv w:val="1"/>
      <w:marLeft w:val="0"/>
      <w:marRight w:val="0"/>
      <w:marTop w:val="0"/>
      <w:marBottom w:val="0"/>
      <w:divBdr>
        <w:top w:val="none" w:sz="0" w:space="0" w:color="auto"/>
        <w:left w:val="none" w:sz="0" w:space="0" w:color="auto"/>
        <w:bottom w:val="none" w:sz="0" w:space="0" w:color="auto"/>
        <w:right w:val="none" w:sz="0" w:space="0" w:color="auto"/>
      </w:divBdr>
    </w:div>
    <w:div w:id="661852531">
      <w:bodyDiv w:val="1"/>
      <w:marLeft w:val="0"/>
      <w:marRight w:val="0"/>
      <w:marTop w:val="0"/>
      <w:marBottom w:val="0"/>
      <w:divBdr>
        <w:top w:val="none" w:sz="0" w:space="0" w:color="auto"/>
        <w:left w:val="none" w:sz="0" w:space="0" w:color="auto"/>
        <w:bottom w:val="none" w:sz="0" w:space="0" w:color="auto"/>
        <w:right w:val="none" w:sz="0" w:space="0" w:color="auto"/>
      </w:divBdr>
    </w:div>
    <w:div w:id="662122941">
      <w:bodyDiv w:val="1"/>
      <w:marLeft w:val="0"/>
      <w:marRight w:val="0"/>
      <w:marTop w:val="0"/>
      <w:marBottom w:val="0"/>
      <w:divBdr>
        <w:top w:val="none" w:sz="0" w:space="0" w:color="auto"/>
        <w:left w:val="none" w:sz="0" w:space="0" w:color="auto"/>
        <w:bottom w:val="none" w:sz="0" w:space="0" w:color="auto"/>
        <w:right w:val="none" w:sz="0" w:space="0" w:color="auto"/>
      </w:divBdr>
    </w:div>
    <w:div w:id="662586116">
      <w:bodyDiv w:val="1"/>
      <w:marLeft w:val="0"/>
      <w:marRight w:val="0"/>
      <w:marTop w:val="0"/>
      <w:marBottom w:val="0"/>
      <w:divBdr>
        <w:top w:val="none" w:sz="0" w:space="0" w:color="auto"/>
        <w:left w:val="none" w:sz="0" w:space="0" w:color="auto"/>
        <w:bottom w:val="none" w:sz="0" w:space="0" w:color="auto"/>
        <w:right w:val="none" w:sz="0" w:space="0" w:color="auto"/>
      </w:divBdr>
    </w:div>
    <w:div w:id="662780583">
      <w:bodyDiv w:val="1"/>
      <w:marLeft w:val="0"/>
      <w:marRight w:val="0"/>
      <w:marTop w:val="0"/>
      <w:marBottom w:val="0"/>
      <w:divBdr>
        <w:top w:val="none" w:sz="0" w:space="0" w:color="auto"/>
        <w:left w:val="none" w:sz="0" w:space="0" w:color="auto"/>
        <w:bottom w:val="none" w:sz="0" w:space="0" w:color="auto"/>
        <w:right w:val="none" w:sz="0" w:space="0" w:color="auto"/>
      </w:divBdr>
    </w:div>
    <w:div w:id="663044334">
      <w:bodyDiv w:val="1"/>
      <w:marLeft w:val="0"/>
      <w:marRight w:val="0"/>
      <w:marTop w:val="0"/>
      <w:marBottom w:val="0"/>
      <w:divBdr>
        <w:top w:val="none" w:sz="0" w:space="0" w:color="auto"/>
        <w:left w:val="none" w:sz="0" w:space="0" w:color="auto"/>
        <w:bottom w:val="none" w:sz="0" w:space="0" w:color="auto"/>
        <w:right w:val="none" w:sz="0" w:space="0" w:color="auto"/>
      </w:divBdr>
    </w:div>
    <w:div w:id="663166880">
      <w:bodyDiv w:val="1"/>
      <w:marLeft w:val="0"/>
      <w:marRight w:val="0"/>
      <w:marTop w:val="0"/>
      <w:marBottom w:val="0"/>
      <w:divBdr>
        <w:top w:val="none" w:sz="0" w:space="0" w:color="auto"/>
        <w:left w:val="none" w:sz="0" w:space="0" w:color="auto"/>
        <w:bottom w:val="none" w:sz="0" w:space="0" w:color="auto"/>
        <w:right w:val="none" w:sz="0" w:space="0" w:color="auto"/>
      </w:divBdr>
    </w:div>
    <w:div w:id="663826492">
      <w:bodyDiv w:val="1"/>
      <w:marLeft w:val="0"/>
      <w:marRight w:val="0"/>
      <w:marTop w:val="0"/>
      <w:marBottom w:val="0"/>
      <w:divBdr>
        <w:top w:val="none" w:sz="0" w:space="0" w:color="auto"/>
        <w:left w:val="none" w:sz="0" w:space="0" w:color="auto"/>
        <w:bottom w:val="none" w:sz="0" w:space="0" w:color="auto"/>
        <w:right w:val="none" w:sz="0" w:space="0" w:color="auto"/>
      </w:divBdr>
    </w:div>
    <w:div w:id="663898333">
      <w:bodyDiv w:val="1"/>
      <w:marLeft w:val="0"/>
      <w:marRight w:val="0"/>
      <w:marTop w:val="0"/>
      <w:marBottom w:val="0"/>
      <w:divBdr>
        <w:top w:val="none" w:sz="0" w:space="0" w:color="auto"/>
        <w:left w:val="none" w:sz="0" w:space="0" w:color="auto"/>
        <w:bottom w:val="none" w:sz="0" w:space="0" w:color="auto"/>
        <w:right w:val="none" w:sz="0" w:space="0" w:color="auto"/>
      </w:divBdr>
    </w:div>
    <w:div w:id="664279539">
      <w:bodyDiv w:val="1"/>
      <w:marLeft w:val="0"/>
      <w:marRight w:val="0"/>
      <w:marTop w:val="0"/>
      <w:marBottom w:val="0"/>
      <w:divBdr>
        <w:top w:val="none" w:sz="0" w:space="0" w:color="auto"/>
        <w:left w:val="none" w:sz="0" w:space="0" w:color="auto"/>
        <w:bottom w:val="none" w:sz="0" w:space="0" w:color="auto"/>
        <w:right w:val="none" w:sz="0" w:space="0" w:color="auto"/>
      </w:divBdr>
    </w:div>
    <w:div w:id="664360585">
      <w:bodyDiv w:val="1"/>
      <w:marLeft w:val="0"/>
      <w:marRight w:val="0"/>
      <w:marTop w:val="0"/>
      <w:marBottom w:val="0"/>
      <w:divBdr>
        <w:top w:val="none" w:sz="0" w:space="0" w:color="auto"/>
        <w:left w:val="none" w:sz="0" w:space="0" w:color="auto"/>
        <w:bottom w:val="none" w:sz="0" w:space="0" w:color="auto"/>
        <w:right w:val="none" w:sz="0" w:space="0" w:color="auto"/>
      </w:divBdr>
    </w:div>
    <w:div w:id="664623382">
      <w:bodyDiv w:val="1"/>
      <w:marLeft w:val="0"/>
      <w:marRight w:val="0"/>
      <w:marTop w:val="0"/>
      <w:marBottom w:val="0"/>
      <w:divBdr>
        <w:top w:val="none" w:sz="0" w:space="0" w:color="auto"/>
        <w:left w:val="none" w:sz="0" w:space="0" w:color="auto"/>
        <w:bottom w:val="none" w:sz="0" w:space="0" w:color="auto"/>
        <w:right w:val="none" w:sz="0" w:space="0" w:color="auto"/>
      </w:divBdr>
    </w:div>
    <w:div w:id="664822360">
      <w:bodyDiv w:val="1"/>
      <w:marLeft w:val="0"/>
      <w:marRight w:val="0"/>
      <w:marTop w:val="0"/>
      <w:marBottom w:val="0"/>
      <w:divBdr>
        <w:top w:val="none" w:sz="0" w:space="0" w:color="auto"/>
        <w:left w:val="none" w:sz="0" w:space="0" w:color="auto"/>
        <w:bottom w:val="none" w:sz="0" w:space="0" w:color="auto"/>
        <w:right w:val="none" w:sz="0" w:space="0" w:color="auto"/>
      </w:divBdr>
    </w:div>
    <w:div w:id="664938428">
      <w:bodyDiv w:val="1"/>
      <w:marLeft w:val="0"/>
      <w:marRight w:val="0"/>
      <w:marTop w:val="0"/>
      <w:marBottom w:val="0"/>
      <w:divBdr>
        <w:top w:val="none" w:sz="0" w:space="0" w:color="auto"/>
        <w:left w:val="none" w:sz="0" w:space="0" w:color="auto"/>
        <w:bottom w:val="none" w:sz="0" w:space="0" w:color="auto"/>
        <w:right w:val="none" w:sz="0" w:space="0" w:color="auto"/>
      </w:divBdr>
    </w:div>
    <w:div w:id="665015794">
      <w:bodyDiv w:val="1"/>
      <w:marLeft w:val="0"/>
      <w:marRight w:val="0"/>
      <w:marTop w:val="0"/>
      <w:marBottom w:val="0"/>
      <w:divBdr>
        <w:top w:val="none" w:sz="0" w:space="0" w:color="auto"/>
        <w:left w:val="none" w:sz="0" w:space="0" w:color="auto"/>
        <w:bottom w:val="none" w:sz="0" w:space="0" w:color="auto"/>
        <w:right w:val="none" w:sz="0" w:space="0" w:color="auto"/>
      </w:divBdr>
    </w:div>
    <w:div w:id="665204756">
      <w:bodyDiv w:val="1"/>
      <w:marLeft w:val="0"/>
      <w:marRight w:val="0"/>
      <w:marTop w:val="0"/>
      <w:marBottom w:val="0"/>
      <w:divBdr>
        <w:top w:val="none" w:sz="0" w:space="0" w:color="auto"/>
        <w:left w:val="none" w:sz="0" w:space="0" w:color="auto"/>
        <w:bottom w:val="none" w:sz="0" w:space="0" w:color="auto"/>
        <w:right w:val="none" w:sz="0" w:space="0" w:color="auto"/>
      </w:divBdr>
    </w:div>
    <w:div w:id="665286086">
      <w:bodyDiv w:val="1"/>
      <w:marLeft w:val="0"/>
      <w:marRight w:val="0"/>
      <w:marTop w:val="0"/>
      <w:marBottom w:val="0"/>
      <w:divBdr>
        <w:top w:val="none" w:sz="0" w:space="0" w:color="auto"/>
        <w:left w:val="none" w:sz="0" w:space="0" w:color="auto"/>
        <w:bottom w:val="none" w:sz="0" w:space="0" w:color="auto"/>
        <w:right w:val="none" w:sz="0" w:space="0" w:color="auto"/>
      </w:divBdr>
    </w:div>
    <w:div w:id="665405627">
      <w:bodyDiv w:val="1"/>
      <w:marLeft w:val="0"/>
      <w:marRight w:val="0"/>
      <w:marTop w:val="0"/>
      <w:marBottom w:val="0"/>
      <w:divBdr>
        <w:top w:val="none" w:sz="0" w:space="0" w:color="auto"/>
        <w:left w:val="none" w:sz="0" w:space="0" w:color="auto"/>
        <w:bottom w:val="none" w:sz="0" w:space="0" w:color="auto"/>
        <w:right w:val="none" w:sz="0" w:space="0" w:color="auto"/>
      </w:divBdr>
    </w:div>
    <w:div w:id="665595097">
      <w:bodyDiv w:val="1"/>
      <w:marLeft w:val="0"/>
      <w:marRight w:val="0"/>
      <w:marTop w:val="0"/>
      <w:marBottom w:val="0"/>
      <w:divBdr>
        <w:top w:val="none" w:sz="0" w:space="0" w:color="auto"/>
        <w:left w:val="none" w:sz="0" w:space="0" w:color="auto"/>
        <w:bottom w:val="none" w:sz="0" w:space="0" w:color="auto"/>
        <w:right w:val="none" w:sz="0" w:space="0" w:color="auto"/>
      </w:divBdr>
    </w:div>
    <w:div w:id="665671782">
      <w:bodyDiv w:val="1"/>
      <w:marLeft w:val="0"/>
      <w:marRight w:val="0"/>
      <w:marTop w:val="0"/>
      <w:marBottom w:val="0"/>
      <w:divBdr>
        <w:top w:val="none" w:sz="0" w:space="0" w:color="auto"/>
        <w:left w:val="none" w:sz="0" w:space="0" w:color="auto"/>
        <w:bottom w:val="none" w:sz="0" w:space="0" w:color="auto"/>
        <w:right w:val="none" w:sz="0" w:space="0" w:color="auto"/>
      </w:divBdr>
    </w:div>
    <w:div w:id="665859980">
      <w:bodyDiv w:val="1"/>
      <w:marLeft w:val="0"/>
      <w:marRight w:val="0"/>
      <w:marTop w:val="0"/>
      <w:marBottom w:val="0"/>
      <w:divBdr>
        <w:top w:val="none" w:sz="0" w:space="0" w:color="auto"/>
        <w:left w:val="none" w:sz="0" w:space="0" w:color="auto"/>
        <w:bottom w:val="none" w:sz="0" w:space="0" w:color="auto"/>
        <w:right w:val="none" w:sz="0" w:space="0" w:color="auto"/>
      </w:divBdr>
    </w:div>
    <w:div w:id="665935664">
      <w:bodyDiv w:val="1"/>
      <w:marLeft w:val="0"/>
      <w:marRight w:val="0"/>
      <w:marTop w:val="0"/>
      <w:marBottom w:val="0"/>
      <w:divBdr>
        <w:top w:val="none" w:sz="0" w:space="0" w:color="auto"/>
        <w:left w:val="none" w:sz="0" w:space="0" w:color="auto"/>
        <w:bottom w:val="none" w:sz="0" w:space="0" w:color="auto"/>
        <w:right w:val="none" w:sz="0" w:space="0" w:color="auto"/>
      </w:divBdr>
      <w:divsChild>
        <w:div w:id="2129132">
          <w:marLeft w:val="480"/>
          <w:marRight w:val="0"/>
          <w:marTop w:val="0"/>
          <w:marBottom w:val="0"/>
          <w:divBdr>
            <w:top w:val="none" w:sz="0" w:space="0" w:color="auto"/>
            <w:left w:val="none" w:sz="0" w:space="0" w:color="auto"/>
            <w:bottom w:val="none" w:sz="0" w:space="0" w:color="auto"/>
            <w:right w:val="none" w:sz="0" w:space="0" w:color="auto"/>
          </w:divBdr>
        </w:div>
        <w:div w:id="30422188">
          <w:marLeft w:val="480"/>
          <w:marRight w:val="0"/>
          <w:marTop w:val="0"/>
          <w:marBottom w:val="0"/>
          <w:divBdr>
            <w:top w:val="none" w:sz="0" w:space="0" w:color="auto"/>
            <w:left w:val="none" w:sz="0" w:space="0" w:color="auto"/>
            <w:bottom w:val="none" w:sz="0" w:space="0" w:color="auto"/>
            <w:right w:val="none" w:sz="0" w:space="0" w:color="auto"/>
          </w:divBdr>
        </w:div>
        <w:div w:id="93137811">
          <w:marLeft w:val="480"/>
          <w:marRight w:val="0"/>
          <w:marTop w:val="0"/>
          <w:marBottom w:val="0"/>
          <w:divBdr>
            <w:top w:val="none" w:sz="0" w:space="0" w:color="auto"/>
            <w:left w:val="none" w:sz="0" w:space="0" w:color="auto"/>
            <w:bottom w:val="none" w:sz="0" w:space="0" w:color="auto"/>
            <w:right w:val="none" w:sz="0" w:space="0" w:color="auto"/>
          </w:divBdr>
        </w:div>
        <w:div w:id="117143627">
          <w:marLeft w:val="480"/>
          <w:marRight w:val="0"/>
          <w:marTop w:val="0"/>
          <w:marBottom w:val="0"/>
          <w:divBdr>
            <w:top w:val="none" w:sz="0" w:space="0" w:color="auto"/>
            <w:left w:val="none" w:sz="0" w:space="0" w:color="auto"/>
            <w:bottom w:val="none" w:sz="0" w:space="0" w:color="auto"/>
            <w:right w:val="none" w:sz="0" w:space="0" w:color="auto"/>
          </w:divBdr>
        </w:div>
        <w:div w:id="231697950">
          <w:marLeft w:val="480"/>
          <w:marRight w:val="0"/>
          <w:marTop w:val="0"/>
          <w:marBottom w:val="0"/>
          <w:divBdr>
            <w:top w:val="none" w:sz="0" w:space="0" w:color="auto"/>
            <w:left w:val="none" w:sz="0" w:space="0" w:color="auto"/>
            <w:bottom w:val="none" w:sz="0" w:space="0" w:color="auto"/>
            <w:right w:val="none" w:sz="0" w:space="0" w:color="auto"/>
          </w:divBdr>
        </w:div>
        <w:div w:id="241452039">
          <w:marLeft w:val="480"/>
          <w:marRight w:val="0"/>
          <w:marTop w:val="0"/>
          <w:marBottom w:val="0"/>
          <w:divBdr>
            <w:top w:val="none" w:sz="0" w:space="0" w:color="auto"/>
            <w:left w:val="none" w:sz="0" w:space="0" w:color="auto"/>
            <w:bottom w:val="none" w:sz="0" w:space="0" w:color="auto"/>
            <w:right w:val="none" w:sz="0" w:space="0" w:color="auto"/>
          </w:divBdr>
        </w:div>
        <w:div w:id="312760008">
          <w:marLeft w:val="480"/>
          <w:marRight w:val="0"/>
          <w:marTop w:val="0"/>
          <w:marBottom w:val="0"/>
          <w:divBdr>
            <w:top w:val="none" w:sz="0" w:space="0" w:color="auto"/>
            <w:left w:val="none" w:sz="0" w:space="0" w:color="auto"/>
            <w:bottom w:val="none" w:sz="0" w:space="0" w:color="auto"/>
            <w:right w:val="none" w:sz="0" w:space="0" w:color="auto"/>
          </w:divBdr>
        </w:div>
        <w:div w:id="320737705">
          <w:marLeft w:val="480"/>
          <w:marRight w:val="0"/>
          <w:marTop w:val="0"/>
          <w:marBottom w:val="0"/>
          <w:divBdr>
            <w:top w:val="none" w:sz="0" w:space="0" w:color="auto"/>
            <w:left w:val="none" w:sz="0" w:space="0" w:color="auto"/>
            <w:bottom w:val="none" w:sz="0" w:space="0" w:color="auto"/>
            <w:right w:val="none" w:sz="0" w:space="0" w:color="auto"/>
          </w:divBdr>
        </w:div>
        <w:div w:id="387345770">
          <w:marLeft w:val="480"/>
          <w:marRight w:val="0"/>
          <w:marTop w:val="0"/>
          <w:marBottom w:val="0"/>
          <w:divBdr>
            <w:top w:val="none" w:sz="0" w:space="0" w:color="auto"/>
            <w:left w:val="none" w:sz="0" w:space="0" w:color="auto"/>
            <w:bottom w:val="none" w:sz="0" w:space="0" w:color="auto"/>
            <w:right w:val="none" w:sz="0" w:space="0" w:color="auto"/>
          </w:divBdr>
        </w:div>
        <w:div w:id="470908379">
          <w:marLeft w:val="480"/>
          <w:marRight w:val="0"/>
          <w:marTop w:val="0"/>
          <w:marBottom w:val="0"/>
          <w:divBdr>
            <w:top w:val="none" w:sz="0" w:space="0" w:color="auto"/>
            <w:left w:val="none" w:sz="0" w:space="0" w:color="auto"/>
            <w:bottom w:val="none" w:sz="0" w:space="0" w:color="auto"/>
            <w:right w:val="none" w:sz="0" w:space="0" w:color="auto"/>
          </w:divBdr>
        </w:div>
        <w:div w:id="483006137">
          <w:marLeft w:val="480"/>
          <w:marRight w:val="0"/>
          <w:marTop w:val="0"/>
          <w:marBottom w:val="0"/>
          <w:divBdr>
            <w:top w:val="none" w:sz="0" w:space="0" w:color="auto"/>
            <w:left w:val="none" w:sz="0" w:space="0" w:color="auto"/>
            <w:bottom w:val="none" w:sz="0" w:space="0" w:color="auto"/>
            <w:right w:val="none" w:sz="0" w:space="0" w:color="auto"/>
          </w:divBdr>
        </w:div>
        <w:div w:id="648631981">
          <w:marLeft w:val="480"/>
          <w:marRight w:val="0"/>
          <w:marTop w:val="0"/>
          <w:marBottom w:val="0"/>
          <w:divBdr>
            <w:top w:val="none" w:sz="0" w:space="0" w:color="auto"/>
            <w:left w:val="none" w:sz="0" w:space="0" w:color="auto"/>
            <w:bottom w:val="none" w:sz="0" w:space="0" w:color="auto"/>
            <w:right w:val="none" w:sz="0" w:space="0" w:color="auto"/>
          </w:divBdr>
        </w:div>
        <w:div w:id="679359432">
          <w:marLeft w:val="480"/>
          <w:marRight w:val="0"/>
          <w:marTop w:val="0"/>
          <w:marBottom w:val="0"/>
          <w:divBdr>
            <w:top w:val="none" w:sz="0" w:space="0" w:color="auto"/>
            <w:left w:val="none" w:sz="0" w:space="0" w:color="auto"/>
            <w:bottom w:val="none" w:sz="0" w:space="0" w:color="auto"/>
            <w:right w:val="none" w:sz="0" w:space="0" w:color="auto"/>
          </w:divBdr>
        </w:div>
        <w:div w:id="969944890">
          <w:marLeft w:val="480"/>
          <w:marRight w:val="0"/>
          <w:marTop w:val="0"/>
          <w:marBottom w:val="0"/>
          <w:divBdr>
            <w:top w:val="none" w:sz="0" w:space="0" w:color="auto"/>
            <w:left w:val="none" w:sz="0" w:space="0" w:color="auto"/>
            <w:bottom w:val="none" w:sz="0" w:space="0" w:color="auto"/>
            <w:right w:val="none" w:sz="0" w:space="0" w:color="auto"/>
          </w:divBdr>
        </w:div>
      </w:divsChild>
    </w:div>
    <w:div w:id="665938859">
      <w:bodyDiv w:val="1"/>
      <w:marLeft w:val="0"/>
      <w:marRight w:val="0"/>
      <w:marTop w:val="0"/>
      <w:marBottom w:val="0"/>
      <w:divBdr>
        <w:top w:val="none" w:sz="0" w:space="0" w:color="auto"/>
        <w:left w:val="none" w:sz="0" w:space="0" w:color="auto"/>
        <w:bottom w:val="none" w:sz="0" w:space="0" w:color="auto"/>
        <w:right w:val="none" w:sz="0" w:space="0" w:color="auto"/>
      </w:divBdr>
      <w:divsChild>
        <w:div w:id="14962578">
          <w:marLeft w:val="480"/>
          <w:marRight w:val="0"/>
          <w:marTop w:val="0"/>
          <w:marBottom w:val="0"/>
          <w:divBdr>
            <w:top w:val="none" w:sz="0" w:space="0" w:color="auto"/>
            <w:left w:val="none" w:sz="0" w:space="0" w:color="auto"/>
            <w:bottom w:val="none" w:sz="0" w:space="0" w:color="auto"/>
            <w:right w:val="none" w:sz="0" w:space="0" w:color="auto"/>
          </w:divBdr>
        </w:div>
        <w:div w:id="38479616">
          <w:marLeft w:val="480"/>
          <w:marRight w:val="0"/>
          <w:marTop w:val="0"/>
          <w:marBottom w:val="0"/>
          <w:divBdr>
            <w:top w:val="none" w:sz="0" w:space="0" w:color="auto"/>
            <w:left w:val="none" w:sz="0" w:space="0" w:color="auto"/>
            <w:bottom w:val="none" w:sz="0" w:space="0" w:color="auto"/>
            <w:right w:val="none" w:sz="0" w:space="0" w:color="auto"/>
          </w:divBdr>
        </w:div>
        <w:div w:id="87580680">
          <w:marLeft w:val="480"/>
          <w:marRight w:val="0"/>
          <w:marTop w:val="0"/>
          <w:marBottom w:val="0"/>
          <w:divBdr>
            <w:top w:val="none" w:sz="0" w:space="0" w:color="auto"/>
            <w:left w:val="none" w:sz="0" w:space="0" w:color="auto"/>
            <w:bottom w:val="none" w:sz="0" w:space="0" w:color="auto"/>
            <w:right w:val="none" w:sz="0" w:space="0" w:color="auto"/>
          </w:divBdr>
        </w:div>
        <w:div w:id="116146449">
          <w:marLeft w:val="480"/>
          <w:marRight w:val="0"/>
          <w:marTop w:val="0"/>
          <w:marBottom w:val="0"/>
          <w:divBdr>
            <w:top w:val="none" w:sz="0" w:space="0" w:color="auto"/>
            <w:left w:val="none" w:sz="0" w:space="0" w:color="auto"/>
            <w:bottom w:val="none" w:sz="0" w:space="0" w:color="auto"/>
            <w:right w:val="none" w:sz="0" w:space="0" w:color="auto"/>
          </w:divBdr>
        </w:div>
        <w:div w:id="118229224">
          <w:marLeft w:val="480"/>
          <w:marRight w:val="0"/>
          <w:marTop w:val="0"/>
          <w:marBottom w:val="0"/>
          <w:divBdr>
            <w:top w:val="none" w:sz="0" w:space="0" w:color="auto"/>
            <w:left w:val="none" w:sz="0" w:space="0" w:color="auto"/>
            <w:bottom w:val="none" w:sz="0" w:space="0" w:color="auto"/>
            <w:right w:val="none" w:sz="0" w:space="0" w:color="auto"/>
          </w:divBdr>
        </w:div>
        <w:div w:id="128400987">
          <w:marLeft w:val="480"/>
          <w:marRight w:val="0"/>
          <w:marTop w:val="0"/>
          <w:marBottom w:val="0"/>
          <w:divBdr>
            <w:top w:val="none" w:sz="0" w:space="0" w:color="auto"/>
            <w:left w:val="none" w:sz="0" w:space="0" w:color="auto"/>
            <w:bottom w:val="none" w:sz="0" w:space="0" w:color="auto"/>
            <w:right w:val="none" w:sz="0" w:space="0" w:color="auto"/>
          </w:divBdr>
        </w:div>
        <w:div w:id="131945704">
          <w:marLeft w:val="480"/>
          <w:marRight w:val="0"/>
          <w:marTop w:val="0"/>
          <w:marBottom w:val="0"/>
          <w:divBdr>
            <w:top w:val="none" w:sz="0" w:space="0" w:color="auto"/>
            <w:left w:val="none" w:sz="0" w:space="0" w:color="auto"/>
            <w:bottom w:val="none" w:sz="0" w:space="0" w:color="auto"/>
            <w:right w:val="none" w:sz="0" w:space="0" w:color="auto"/>
          </w:divBdr>
        </w:div>
        <w:div w:id="157310086">
          <w:marLeft w:val="480"/>
          <w:marRight w:val="0"/>
          <w:marTop w:val="0"/>
          <w:marBottom w:val="0"/>
          <w:divBdr>
            <w:top w:val="none" w:sz="0" w:space="0" w:color="auto"/>
            <w:left w:val="none" w:sz="0" w:space="0" w:color="auto"/>
            <w:bottom w:val="none" w:sz="0" w:space="0" w:color="auto"/>
            <w:right w:val="none" w:sz="0" w:space="0" w:color="auto"/>
          </w:divBdr>
        </w:div>
        <w:div w:id="160968760">
          <w:marLeft w:val="480"/>
          <w:marRight w:val="0"/>
          <w:marTop w:val="0"/>
          <w:marBottom w:val="0"/>
          <w:divBdr>
            <w:top w:val="none" w:sz="0" w:space="0" w:color="auto"/>
            <w:left w:val="none" w:sz="0" w:space="0" w:color="auto"/>
            <w:bottom w:val="none" w:sz="0" w:space="0" w:color="auto"/>
            <w:right w:val="none" w:sz="0" w:space="0" w:color="auto"/>
          </w:divBdr>
        </w:div>
        <w:div w:id="184174921">
          <w:marLeft w:val="480"/>
          <w:marRight w:val="0"/>
          <w:marTop w:val="0"/>
          <w:marBottom w:val="0"/>
          <w:divBdr>
            <w:top w:val="none" w:sz="0" w:space="0" w:color="auto"/>
            <w:left w:val="none" w:sz="0" w:space="0" w:color="auto"/>
            <w:bottom w:val="none" w:sz="0" w:space="0" w:color="auto"/>
            <w:right w:val="none" w:sz="0" w:space="0" w:color="auto"/>
          </w:divBdr>
        </w:div>
        <w:div w:id="196889848">
          <w:marLeft w:val="480"/>
          <w:marRight w:val="0"/>
          <w:marTop w:val="0"/>
          <w:marBottom w:val="0"/>
          <w:divBdr>
            <w:top w:val="none" w:sz="0" w:space="0" w:color="auto"/>
            <w:left w:val="none" w:sz="0" w:space="0" w:color="auto"/>
            <w:bottom w:val="none" w:sz="0" w:space="0" w:color="auto"/>
            <w:right w:val="none" w:sz="0" w:space="0" w:color="auto"/>
          </w:divBdr>
        </w:div>
        <w:div w:id="197737994">
          <w:marLeft w:val="480"/>
          <w:marRight w:val="0"/>
          <w:marTop w:val="0"/>
          <w:marBottom w:val="0"/>
          <w:divBdr>
            <w:top w:val="none" w:sz="0" w:space="0" w:color="auto"/>
            <w:left w:val="none" w:sz="0" w:space="0" w:color="auto"/>
            <w:bottom w:val="none" w:sz="0" w:space="0" w:color="auto"/>
            <w:right w:val="none" w:sz="0" w:space="0" w:color="auto"/>
          </w:divBdr>
        </w:div>
        <w:div w:id="200484589">
          <w:marLeft w:val="480"/>
          <w:marRight w:val="0"/>
          <w:marTop w:val="0"/>
          <w:marBottom w:val="0"/>
          <w:divBdr>
            <w:top w:val="none" w:sz="0" w:space="0" w:color="auto"/>
            <w:left w:val="none" w:sz="0" w:space="0" w:color="auto"/>
            <w:bottom w:val="none" w:sz="0" w:space="0" w:color="auto"/>
            <w:right w:val="none" w:sz="0" w:space="0" w:color="auto"/>
          </w:divBdr>
        </w:div>
        <w:div w:id="202645384">
          <w:marLeft w:val="480"/>
          <w:marRight w:val="0"/>
          <w:marTop w:val="0"/>
          <w:marBottom w:val="0"/>
          <w:divBdr>
            <w:top w:val="none" w:sz="0" w:space="0" w:color="auto"/>
            <w:left w:val="none" w:sz="0" w:space="0" w:color="auto"/>
            <w:bottom w:val="none" w:sz="0" w:space="0" w:color="auto"/>
            <w:right w:val="none" w:sz="0" w:space="0" w:color="auto"/>
          </w:divBdr>
        </w:div>
        <w:div w:id="205601914">
          <w:marLeft w:val="480"/>
          <w:marRight w:val="0"/>
          <w:marTop w:val="0"/>
          <w:marBottom w:val="0"/>
          <w:divBdr>
            <w:top w:val="none" w:sz="0" w:space="0" w:color="auto"/>
            <w:left w:val="none" w:sz="0" w:space="0" w:color="auto"/>
            <w:bottom w:val="none" w:sz="0" w:space="0" w:color="auto"/>
            <w:right w:val="none" w:sz="0" w:space="0" w:color="auto"/>
          </w:divBdr>
        </w:div>
        <w:div w:id="241530735">
          <w:marLeft w:val="480"/>
          <w:marRight w:val="0"/>
          <w:marTop w:val="0"/>
          <w:marBottom w:val="0"/>
          <w:divBdr>
            <w:top w:val="none" w:sz="0" w:space="0" w:color="auto"/>
            <w:left w:val="none" w:sz="0" w:space="0" w:color="auto"/>
            <w:bottom w:val="none" w:sz="0" w:space="0" w:color="auto"/>
            <w:right w:val="none" w:sz="0" w:space="0" w:color="auto"/>
          </w:divBdr>
        </w:div>
        <w:div w:id="246889603">
          <w:marLeft w:val="480"/>
          <w:marRight w:val="0"/>
          <w:marTop w:val="0"/>
          <w:marBottom w:val="0"/>
          <w:divBdr>
            <w:top w:val="none" w:sz="0" w:space="0" w:color="auto"/>
            <w:left w:val="none" w:sz="0" w:space="0" w:color="auto"/>
            <w:bottom w:val="none" w:sz="0" w:space="0" w:color="auto"/>
            <w:right w:val="none" w:sz="0" w:space="0" w:color="auto"/>
          </w:divBdr>
        </w:div>
        <w:div w:id="276376548">
          <w:marLeft w:val="480"/>
          <w:marRight w:val="0"/>
          <w:marTop w:val="0"/>
          <w:marBottom w:val="0"/>
          <w:divBdr>
            <w:top w:val="none" w:sz="0" w:space="0" w:color="auto"/>
            <w:left w:val="none" w:sz="0" w:space="0" w:color="auto"/>
            <w:bottom w:val="none" w:sz="0" w:space="0" w:color="auto"/>
            <w:right w:val="none" w:sz="0" w:space="0" w:color="auto"/>
          </w:divBdr>
        </w:div>
        <w:div w:id="301542524">
          <w:marLeft w:val="480"/>
          <w:marRight w:val="0"/>
          <w:marTop w:val="0"/>
          <w:marBottom w:val="0"/>
          <w:divBdr>
            <w:top w:val="none" w:sz="0" w:space="0" w:color="auto"/>
            <w:left w:val="none" w:sz="0" w:space="0" w:color="auto"/>
            <w:bottom w:val="none" w:sz="0" w:space="0" w:color="auto"/>
            <w:right w:val="none" w:sz="0" w:space="0" w:color="auto"/>
          </w:divBdr>
        </w:div>
        <w:div w:id="329914297">
          <w:marLeft w:val="480"/>
          <w:marRight w:val="0"/>
          <w:marTop w:val="0"/>
          <w:marBottom w:val="0"/>
          <w:divBdr>
            <w:top w:val="none" w:sz="0" w:space="0" w:color="auto"/>
            <w:left w:val="none" w:sz="0" w:space="0" w:color="auto"/>
            <w:bottom w:val="none" w:sz="0" w:space="0" w:color="auto"/>
            <w:right w:val="none" w:sz="0" w:space="0" w:color="auto"/>
          </w:divBdr>
        </w:div>
        <w:div w:id="347221875">
          <w:marLeft w:val="480"/>
          <w:marRight w:val="0"/>
          <w:marTop w:val="0"/>
          <w:marBottom w:val="0"/>
          <w:divBdr>
            <w:top w:val="none" w:sz="0" w:space="0" w:color="auto"/>
            <w:left w:val="none" w:sz="0" w:space="0" w:color="auto"/>
            <w:bottom w:val="none" w:sz="0" w:space="0" w:color="auto"/>
            <w:right w:val="none" w:sz="0" w:space="0" w:color="auto"/>
          </w:divBdr>
        </w:div>
        <w:div w:id="349064475">
          <w:marLeft w:val="480"/>
          <w:marRight w:val="0"/>
          <w:marTop w:val="0"/>
          <w:marBottom w:val="0"/>
          <w:divBdr>
            <w:top w:val="none" w:sz="0" w:space="0" w:color="auto"/>
            <w:left w:val="none" w:sz="0" w:space="0" w:color="auto"/>
            <w:bottom w:val="none" w:sz="0" w:space="0" w:color="auto"/>
            <w:right w:val="none" w:sz="0" w:space="0" w:color="auto"/>
          </w:divBdr>
        </w:div>
        <w:div w:id="407188781">
          <w:marLeft w:val="480"/>
          <w:marRight w:val="0"/>
          <w:marTop w:val="0"/>
          <w:marBottom w:val="0"/>
          <w:divBdr>
            <w:top w:val="none" w:sz="0" w:space="0" w:color="auto"/>
            <w:left w:val="none" w:sz="0" w:space="0" w:color="auto"/>
            <w:bottom w:val="none" w:sz="0" w:space="0" w:color="auto"/>
            <w:right w:val="none" w:sz="0" w:space="0" w:color="auto"/>
          </w:divBdr>
        </w:div>
        <w:div w:id="427888391">
          <w:marLeft w:val="480"/>
          <w:marRight w:val="0"/>
          <w:marTop w:val="0"/>
          <w:marBottom w:val="0"/>
          <w:divBdr>
            <w:top w:val="none" w:sz="0" w:space="0" w:color="auto"/>
            <w:left w:val="none" w:sz="0" w:space="0" w:color="auto"/>
            <w:bottom w:val="none" w:sz="0" w:space="0" w:color="auto"/>
            <w:right w:val="none" w:sz="0" w:space="0" w:color="auto"/>
          </w:divBdr>
        </w:div>
        <w:div w:id="453444266">
          <w:marLeft w:val="480"/>
          <w:marRight w:val="0"/>
          <w:marTop w:val="0"/>
          <w:marBottom w:val="0"/>
          <w:divBdr>
            <w:top w:val="none" w:sz="0" w:space="0" w:color="auto"/>
            <w:left w:val="none" w:sz="0" w:space="0" w:color="auto"/>
            <w:bottom w:val="none" w:sz="0" w:space="0" w:color="auto"/>
            <w:right w:val="none" w:sz="0" w:space="0" w:color="auto"/>
          </w:divBdr>
        </w:div>
        <w:div w:id="499780935">
          <w:marLeft w:val="480"/>
          <w:marRight w:val="0"/>
          <w:marTop w:val="0"/>
          <w:marBottom w:val="0"/>
          <w:divBdr>
            <w:top w:val="none" w:sz="0" w:space="0" w:color="auto"/>
            <w:left w:val="none" w:sz="0" w:space="0" w:color="auto"/>
            <w:bottom w:val="none" w:sz="0" w:space="0" w:color="auto"/>
            <w:right w:val="none" w:sz="0" w:space="0" w:color="auto"/>
          </w:divBdr>
        </w:div>
        <w:div w:id="513957442">
          <w:marLeft w:val="480"/>
          <w:marRight w:val="0"/>
          <w:marTop w:val="0"/>
          <w:marBottom w:val="0"/>
          <w:divBdr>
            <w:top w:val="none" w:sz="0" w:space="0" w:color="auto"/>
            <w:left w:val="none" w:sz="0" w:space="0" w:color="auto"/>
            <w:bottom w:val="none" w:sz="0" w:space="0" w:color="auto"/>
            <w:right w:val="none" w:sz="0" w:space="0" w:color="auto"/>
          </w:divBdr>
        </w:div>
        <w:div w:id="531067894">
          <w:marLeft w:val="480"/>
          <w:marRight w:val="0"/>
          <w:marTop w:val="0"/>
          <w:marBottom w:val="0"/>
          <w:divBdr>
            <w:top w:val="none" w:sz="0" w:space="0" w:color="auto"/>
            <w:left w:val="none" w:sz="0" w:space="0" w:color="auto"/>
            <w:bottom w:val="none" w:sz="0" w:space="0" w:color="auto"/>
            <w:right w:val="none" w:sz="0" w:space="0" w:color="auto"/>
          </w:divBdr>
        </w:div>
        <w:div w:id="531461674">
          <w:marLeft w:val="480"/>
          <w:marRight w:val="0"/>
          <w:marTop w:val="0"/>
          <w:marBottom w:val="0"/>
          <w:divBdr>
            <w:top w:val="none" w:sz="0" w:space="0" w:color="auto"/>
            <w:left w:val="none" w:sz="0" w:space="0" w:color="auto"/>
            <w:bottom w:val="none" w:sz="0" w:space="0" w:color="auto"/>
            <w:right w:val="none" w:sz="0" w:space="0" w:color="auto"/>
          </w:divBdr>
        </w:div>
        <w:div w:id="546723332">
          <w:marLeft w:val="480"/>
          <w:marRight w:val="0"/>
          <w:marTop w:val="0"/>
          <w:marBottom w:val="0"/>
          <w:divBdr>
            <w:top w:val="none" w:sz="0" w:space="0" w:color="auto"/>
            <w:left w:val="none" w:sz="0" w:space="0" w:color="auto"/>
            <w:bottom w:val="none" w:sz="0" w:space="0" w:color="auto"/>
            <w:right w:val="none" w:sz="0" w:space="0" w:color="auto"/>
          </w:divBdr>
        </w:div>
        <w:div w:id="549419406">
          <w:marLeft w:val="480"/>
          <w:marRight w:val="0"/>
          <w:marTop w:val="0"/>
          <w:marBottom w:val="0"/>
          <w:divBdr>
            <w:top w:val="none" w:sz="0" w:space="0" w:color="auto"/>
            <w:left w:val="none" w:sz="0" w:space="0" w:color="auto"/>
            <w:bottom w:val="none" w:sz="0" w:space="0" w:color="auto"/>
            <w:right w:val="none" w:sz="0" w:space="0" w:color="auto"/>
          </w:divBdr>
        </w:div>
        <w:div w:id="581332858">
          <w:marLeft w:val="480"/>
          <w:marRight w:val="0"/>
          <w:marTop w:val="0"/>
          <w:marBottom w:val="0"/>
          <w:divBdr>
            <w:top w:val="none" w:sz="0" w:space="0" w:color="auto"/>
            <w:left w:val="none" w:sz="0" w:space="0" w:color="auto"/>
            <w:bottom w:val="none" w:sz="0" w:space="0" w:color="auto"/>
            <w:right w:val="none" w:sz="0" w:space="0" w:color="auto"/>
          </w:divBdr>
        </w:div>
        <w:div w:id="589194950">
          <w:marLeft w:val="480"/>
          <w:marRight w:val="0"/>
          <w:marTop w:val="0"/>
          <w:marBottom w:val="0"/>
          <w:divBdr>
            <w:top w:val="none" w:sz="0" w:space="0" w:color="auto"/>
            <w:left w:val="none" w:sz="0" w:space="0" w:color="auto"/>
            <w:bottom w:val="none" w:sz="0" w:space="0" w:color="auto"/>
            <w:right w:val="none" w:sz="0" w:space="0" w:color="auto"/>
          </w:divBdr>
        </w:div>
        <w:div w:id="614557071">
          <w:marLeft w:val="480"/>
          <w:marRight w:val="0"/>
          <w:marTop w:val="0"/>
          <w:marBottom w:val="0"/>
          <w:divBdr>
            <w:top w:val="none" w:sz="0" w:space="0" w:color="auto"/>
            <w:left w:val="none" w:sz="0" w:space="0" w:color="auto"/>
            <w:bottom w:val="none" w:sz="0" w:space="0" w:color="auto"/>
            <w:right w:val="none" w:sz="0" w:space="0" w:color="auto"/>
          </w:divBdr>
        </w:div>
        <w:div w:id="631598016">
          <w:marLeft w:val="480"/>
          <w:marRight w:val="0"/>
          <w:marTop w:val="0"/>
          <w:marBottom w:val="0"/>
          <w:divBdr>
            <w:top w:val="none" w:sz="0" w:space="0" w:color="auto"/>
            <w:left w:val="none" w:sz="0" w:space="0" w:color="auto"/>
            <w:bottom w:val="none" w:sz="0" w:space="0" w:color="auto"/>
            <w:right w:val="none" w:sz="0" w:space="0" w:color="auto"/>
          </w:divBdr>
        </w:div>
        <w:div w:id="709568830">
          <w:marLeft w:val="480"/>
          <w:marRight w:val="0"/>
          <w:marTop w:val="0"/>
          <w:marBottom w:val="0"/>
          <w:divBdr>
            <w:top w:val="none" w:sz="0" w:space="0" w:color="auto"/>
            <w:left w:val="none" w:sz="0" w:space="0" w:color="auto"/>
            <w:bottom w:val="none" w:sz="0" w:space="0" w:color="auto"/>
            <w:right w:val="none" w:sz="0" w:space="0" w:color="auto"/>
          </w:divBdr>
        </w:div>
        <w:div w:id="714551281">
          <w:marLeft w:val="480"/>
          <w:marRight w:val="0"/>
          <w:marTop w:val="0"/>
          <w:marBottom w:val="0"/>
          <w:divBdr>
            <w:top w:val="none" w:sz="0" w:space="0" w:color="auto"/>
            <w:left w:val="none" w:sz="0" w:space="0" w:color="auto"/>
            <w:bottom w:val="none" w:sz="0" w:space="0" w:color="auto"/>
            <w:right w:val="none" w:sz="0" w:space="0" w:color="auto"/>
          </w:divBdr>
        </w:div>
        <w:div w:id="729691090">
          <w:marLeft w:val="480"/>
          <w:marRight w:val="0"/>
          <w:marTop w:val="0"/>
          <w:marBottom w:val="0"/>
          <w:divBdr>
            <w:top w:val="none" w:sz="0" w:space="0" w:color="auto"/>
            <w:left w:val="none" w:sz="0" w:space="0" w:color="auto"/>
            <w:bottom w:val="none" w:sz="0" w:space="0" w:color="auto"/>
            <w:right w:val="none" w:sz="0" w:space="0" w:color="auto"/>
          </w:divBdr>
        </w:div>
        <w:div w:id="782069063">
          <w:marLeft w:val="480"/>
          <w:marRight w:val="0"/>
          <w:marTop w:val="0"/>
          <w:marBottom w:val="0"/>
          <w:divBdr>
            <w:top w:val="none" w:sz="0" w:space="0" w:color="auto"/>
            <w:left w:val="none" w:sz="0" w:space="0" w:color="auto"/>
            <w:bottom w:val="none" w:sz="0" w:space="0" w:color="auto"/>
            <w:right w:val="none" w:sz="0" w:space="0" w:color="auto"/>
          </w:divBdr>
        </w:div>
        <w:div w:id="807432020">
          <w:marLeft w:val="480"/>
          <w:marRight w:val="0"/>
          <w:marTop w:val="0"/>
          <w:marBottom w:val="0"/>
          <w:divBdr>
            <w:top w:val="none" w:sz="0" w:space="0" w:color="auto"/>
            <w:left w:val="none" w:sz="0" w:space="0" w:color="auto"/>
            <w:bottom w:val="none" w:sz="0" w:space="0" w:color="auto"/>
            <w:right w:val="none" w:sz="0" w:space="0" w:color="auto"/>
          </w:divBdr>
        </w:div>
        <w:div w:id="814763314">
          <w:marLeft w:val="480"/>
          <w:marRight w:val="0"/>
          <w:marTop w:val="0"/>
          <w:marBottom w:val="0"/>
          <w:divBdr>
            <w:top w:val="none" w:sz="0" w:space="0" w:color="auto"/>
            <w:left w:val="none" w:sz="0" w:space="0" w:color="auto"/>
            <w:bottom w:val="none" w:sz="0" w:space="0" w:color="auto"/>
            <w:right w:val="none" w:sz="0" w:space="0" w:color="auto"/>
          </w:divBdr>
        </w:div>
        <w:div w:id="849639990">
          <w:marLeft w:val="480"/>
          <w:marRight w:val="0"/>
          <w:marTop w:val="0"/>
          <w:marBottom w:val="0"/>
          <w:divBdr>
            <w:top w:val="none" w:sz="0" w:space="0" w:color="auto"/>
            <w:left w:val="none" w:sz="0" w:space="0" w:color="auto"/>
            <w:bottom w:val="none" w:sz="0" w:space="0" w:color="auto"/>
            <w:right w:val="none" w:sz="0" w:space="0" w:color="auto"/>
          </w:divBdr>
        </w:div>
        <w:div w:id="872421321">
          <w:marLeft w:val="480"/>
          <w:marRight w:val="0"/>
          <w:marTop w:val="0"/>
          <w:marBottom w:val="0"/>
          <w:divBdr>
            <w:top w:val="none" w:sz="0" w:space="0" w:color="auto"/>
            <w:left w:val="none" w:sz="0" w:space="0" w:color="auto"/>
            <w:bottom w:val="none" w:sz="0" w:space="0" w:color="auto"/>
            <w:right w:val="none" w:sz="0" w:space="0" w:color="auto"/>
          </w:divBdr>
        </w:div>
        <w:div w:id="873929888">
          <w:marLeft w:val="480"/>
          <w:marRight w:val="0"/>
          <w:marTop w:val="0"/>
          <w:marBottom w:val="0"/>
          <w:divBdr>
            <w:top w:val="none" w:sz="0" w:space="0" w:color="auto"/>
            <w:left w:val="none" w:sz="0" w:space="0" w:color="auto"/>
            <w:bottom w:val="none" w:sz="0" w:space="0" w:color="auto"/>
            <w:right w:val="none" w:sz="0" w:space="0" w:color="auto"/>
          </w:divBdr>
        </w:div>
        <w:div w:id="886724140">
          <w:marLeft w:val="480"/>
          <w:marRight w:val="0"/>
          <w:marTop w:val="0"/>
          <w:marBottom w:val="0"/>
          <w:divBdr>
            <w:top w:val="none" w:sz="0" w:space="0" w:color="auto"/>
            <w:left w:val="none" w:sz="0" w:space="0" w:color="auto"/>
            <w:bottom w:val="none" w:sz="0" w:space="0" w:color="auto"/>
            <w:right w:val="none" w:sz="0" w:space="0" w:color="auto"/>
          </w:divBdr>
        </w:div>
        <w:div w:id="894586252">
          <w:marLeft w:val="480"/>
          <w:marRight w:val="0"/>
          <w:marTop w:val="0"/>
          <w:marBottom w:val="0"/>
          <w:divBdr>
            <w:top w:val="none" w:sz="0" w:space="0" w:color="auto"/>
            <w:left w:val="none" w:sz="0" w:space="0" w:color="auto"/>
            <w:bottom w:val="none" w:sz="0" w:space="0" w:color="auto"/>
            <w:right w:val="none" w:sz="0" w:space="0" w:color="auto"/>
          </w:divBdr>
        </w:div>
        <w:div w:id="903219071">
          <w:marLeft w:val="480"/>
          <w:marRight w:val="0"/>
          <w:marTop w:val="0"/>
          <w:marBottom w:val="0"/>
          <w:divBdr>
            <w:top w:val="none" w:sz="0" w:space="0" w:color="auto"/>
            <w:left w:val="none" w:sz="0" w:space="0" w:color="auto"/>
            <w:bottom w:val="none" w:sz="0" w:space="0" w:color="auto"/>
            <w:right w:val="none" w:sz="0" w:space="0" w:color="auto"/>
          </w:divBdr>
        </w:div>
        <w:div w:id="931623223">
          <w:marLeft w:val="480"/>
          <w:marRight w:val="0"/>
          <w:marTop w:val="0"/>
          <w:marBottom w:val="0"/>
          <w:divBdr>
            <w:top w:val="none" w:sz="0" w:space="0" w:color="auto"/>
            <w:left w:val="none" w:sz="0" w:space="0" w:color="auto"/>
            <w:bottom w:val="none" w:sz="0" w:space="0" w:color="auto"/>
            <w:right w:val="none" w:sz="0" w:space="0" w:color="auto"/>
          </w:divBdr>
        </w:div>
        <w:div w:id="974944721">
          <w:marLeft w:val="480"/>
          <w:marRight w:val="0"/>
          <w:marTop w:val="0"/>
          <w:marBottom w:val="0"/>
          <w:divBdr>
            <w:top w:val="none" w:sz="0" w:space="0" w:color="auto"/>
            <w:left w:val="none" w:sz="0" w:space="0" w:color="auto"/>
            <w:bottom w:val="none" w:sz="0" w:space="0" w:color="auto"/>
            <w:right w:val="none" w:sz="0" w:space="0" w:color="auto"/>
          </w:divBdr>
        </w:div>
        <w:div w:id="1007058836">
          <w:marLeft w:val="480"/>
          <w:marRight w:val="0"/>
          <w:marTop w:val="0"/>
          <w:marBottom w:val="0"/>
          <w:divBdr>
            <w:top w:val="none" w:sz="0" w:space="0" w:color="auto"/>
            <w:left w:val="none" w:sz="0" w:space="0" w:color="auto"/>
            <w:bottom w:val="none" w:sz="0" w:space="0" w:color="auto"/>
            <w:right w:val="none" w:sz="0" w:space="0" w:color="auto"/>
          </w:divBdr>
        </w:div>
      </w:divsChild>
    </w:div>
    <w:div w:id="666324301">
      <w:bodyDiv w:val="1"/>
      <w:marLeft w:val="0"/>
      <w:marRight w:val="0"/>
      <w:marTop w:val="0"/>
      <w:marBottom w:val="0"/>
      <w:divBdr>
        <w:top w:val="none" w:sz="0" w:space="0" w:color="auto"/>
        <w:left w:val="none" w:sz="0" w:space="0" w:color="auto"/>
        <w:bottom w:val="none" w:sz="0" w:space="0" w:color="auto"/>
        <w:right w:val="none" w:sz="0" w:space="0" w:color="auto"/>
      </w:divBdr>
    </w:div>
    <w:div w:id="666590086">
      <w:bodyDiv w:val="1"/>
      <w:marLeft w:val="0"/>
      <w:marRight w:val="0"/>
      <w:marTop w:val="0"/>
      <w:marBottom w:val="0"/>
      <w:divBdr>
        <w:top w:val="none" w:sz="0" w:space="0" w:color="auto"/>
        <w:left w:val="none" w:sz="0" w:space="0" w:color="auto"/>
        <w:bottom w:val="none" w:sz="0" w:space="0" w:color="auto"/>
        <w:right w:val="none" w:sz="0" w:space="0" w:color="auto"/>
      </w:divBdr>
    </w:div>
    <w:div w:id="667096746">
      <w:bodyDiv w:val="1"/>
      <w:marLeft w:val="0"/>
      <w:marRight w:val="0"/>
      <w:marTop w:val="0"/>
      <w:marBottom w:val="0"/>
      <w:divBdr>
        <w:top w:val="none" w:sz="0" w:space="0" w:color="auto"/>
        <w:left w:val="none" w:sz="0" w:space="0" w:color="auto"/>
        <w:bottom w:val="none" w:sz="0" w:space="0" w:color="auto"/>
        <w:right w:val="none" w:sz="0" w:space="0" w:color="auto"/>
      </w:divBdr>
    </w:div>
    <w:div w:id="667292440">
      <w:bodyDiv w:val="1"/>
      <w:marLeft w:val="0"/>
      <w:marRight w:val="0"/>
      <w:marTop w:val="0"/>
      <w:marBottom w:val="0"/>
      <w:divBdr>
        <w:top w:val="none" w:sz="0" w:space="0" w:color="auto"/>
        <w:left w:val="none" w:sz="0" w:space="0" w:color="auto"/>
        <w:bottom w:val="none" w:sz="0" w:space="0" w:color="auto"/>
        <w:right w:val="none" w:sz="0" w:space="0" w:color="auto"/>
      </w:divBdr>
    </w:div>
    <w:div w:id="667294478">
      <w:bodyDiv w:val="1"/>
      <w:marLeft w:val="0"/>
      <w:marRight w:val="0"/>
      <w:marTop w:val="0"/>
      <w:marBottom w:val="0"/>
      <w:divBdr>
        <w:top w:val="none" w:sz="0" w:space="0" w:color="auto"/>
        <w:left w:val="none" w:sz="0" w:space="0" w:color="auto"/>
        <w:bottom w:val="none" w:sz="0" w:space="0" w:color="auto"/>
        <w:right w:val="none" w:sz="0" w:space="0" w:color="auto"/>
      </w:divBdr>
    </w:div>
    <w:div w:id="667561213">
      <w:bodyDiv w:val="1"/>
      <w:marLeft w:val="0"/>
      <w:marRight w:val="0"/>
      <w:marTop w:val="0"/>
      <w:marBottom w:val="0"/>
      <w:divBdr>
        <w:top w:val="none" w:sz="0" w:space="0" w:color="auto"/>
        <w:left w:val="none" w:sz="0" w:space="0" w:color="auto"/>
        <w:bottom w:val="none" w:sz="0" w:space="0" w:color="auto"/>
        <w:right w:val="none" w:sz="0" w:space="0" w:color="auto"/>
      </w:divBdr>
    </w:div>
    <w:div w:id="667562271">
      <w:bodyDiv w:val="1"/>
      <w:marLeft w:val="0"/>
      <w:marRight w:val="0"/>
      <w:marTop w:val="0"/>
      <w:marBottom w:val="0"/>
      <w:divBdr>
        <w:top w:val="none" w:sz="0" w:space="0" w:color="auto"/>
        <w:left w:val="none" w:sz="0" w:space="0" w:color="auto"/>
        <w:bottom w:val="none" w:sz="0" w:space="0" w:color="auto"/>
        <w:right w:val="none" w:sz="0" w:space="0" w:color="auto"/>
      </w:divBdr>
    </w:div>
    <w:div w:id="667711803">
      <w:bodyDiv w:val="1"/>
      <w:marLeft w:val="0"/>
      <w:marRight w:val="0"/>
      <w:marTop w:val="0"/>
      <w:marBottom w:val="0"/>
      <w:divBdr>
        <w:top w:val="none" w:sz="0" w:space="0" w:color="auto"/>
        <w:left w:val="none" w:sz="0" w:space="0" w:color="auto"/>
        <w:bottom w:val="none" w:sz="0" w:space="0" w:color="auto"/>
        <w:right w:val="none" w:sz="0" w:space="0" w:color="auto"/>
      </w:divBdr>
    </w:div>
    <w:div w:id="668294554">
      <w:bodyDiv w:val="1"/>
      <w:marLeft w:val="0"/>
      <w:marRight w:val="0"/>
      <w:marTop w:val="0"/>
      <w:marBottom w:val="0"/>
      <w:divBdr>
        <w:top w:val="none" w:sz="0" w:space="0" w:color="auto"/>
        <w:left w:val="none" w:sz="0" w:space="0" w:color="auto"/>
        <w:bottom w:val="none" w:sz="0" w:space="0" w:color="auto"/>
        <w:right w:val="none" w:sz="0" w:space="0" w:color="auto"/>
      </w:divBdr>
    </w:div>
    <w:div w:id="668368855">
      <w:bodyDiv w:val="1"/>
      <w:marLeft w:val="0"/>
      <w:marRight w:val="0"/>
      <w:marTop w:val="0"/>
      <w:marBottom w:val="0"/>
      <w:divBdr>
        <w:top w:val="none" w:sz="0" w:space="0" w:color="auto"/>
        <w:left w:val="none" w:sz="0" w:space="0" w:color="auto"/>
        <w:bottom w:val="none" w:sz="0" w:space="0" w:color="auto"/>
        <w:right w:val="none" w:sz="0" w:space="0" w:color="auto"/>
      </w:divBdr>
    </w:div>
    <w:div w:id="668480798">
      <w:bodyDiv w:val="1"/>
      <w:marLeft w:val="0"/>
      <w:marRight w:val="0"/>
      <w:marTop w:val="0"/>
      <w:marBottom w:val="0"/>
      <w:divBdr>
        <w:top w:val="none" w:sz="0" w:space="0" w:color="auto"/>
        <w:left w:val="none" w:sz="0" w:space="0" w:color="auto"/>
        <w:bottom w:val="none" w:sz="0" w:space="0" w:color="auto"/>
        <w:right w:val="none" w:sz="0" w:space="0" w:color="auto"/>
      </w:divBdr>
    </w:div>
    <w:div w:id="668680493">
      <w:bodyDiv w:val="1"/>
      <w:marLeft w:val="0"/>
      <w:marRight w:val="0"/>
      <w:marTop w:val="0"/>
      <w:marBottom w:val="0"/>
      <w:divBdr>
        <w:top w:val="none" w:sz="0" w:space="0" w:color="auto"/>
        <w:left w:val="none" w:sz="0" w:space="0" w:color="auto"/>
        <w:bottom w:val="none" w:sz="0" w:space="0" w:color="auto"/>
        <w:right w:val="none" w:sz="0" w:space="0" w:color="auto"/>
      </w:divBdr>
    </w:div>
    <w:div w:id="668750311">
      <w:bodyDiv w:val="1"/>
      <w:marLeft w:val="0"/>
      <w:marRight w:val="0"/>
      <w:marTop w:val="0"/>
      <w:marBottom w:val="0"/>
      <w:divBdr>
        <w:top w:val="none" w:sz="0" w:space="0" w:color="auto"/>
        <w:left w:val="none" w:sz="0" w:space="0" w:color="auto"/>
        <w:bottom w:val="none" w:sz="0" w:space="0" w:color="auto"/>
        <w:right w:val="none" w:sz="0" w:space="0" w:color="auto"/>
      </w:divBdr>
    </w:div>
    <w:div w:id="669019722">
      <w:bodyDiv w:val="1"/>
      <w:marLeft w:val="0"/>
      <w:marRight w:val="0"/>
      <w:marTop w:val="0"/>
      <w:marBottom w:val="0"/>
      <w:divBdr>
        <w:top w:val="none" w:sz="0" w:space="0" w:color="auto"/>
        <w:left w:val="none" w:sz="0" w:space="0" w:color="auto"/>
        <w:bottom w:val="none" w:sz="0" w:space="0" w:color="auto"/>
        <w:right w:val="none" w:sz="0" w:space="0" w:color="auto"/>
      </w:divBdr>
    </w:div>
    <w:div w:id="669021516">
      <w:bodyDiv w:val="1"/>
      <w:marLeft w:val="0"/>
      <w:marRight w:val="0"/>
      <w:marTop w:val="0"/>
      <w:marBottom w:val="0"/>
      <w:divBdr>
        <w:top w:val="none" w:sz="0" w:space="0" w:color="auto"/>
        <w:left w:val="none" w:sz="0" w:space="0" w:color="auto"/>
        <w:bottom w:val="none" w:sz="0" w:space="0" w:color="auto"/>
        <w:right w:val="none" w:sz="0" w:space="0" w:color="auto"/>
      </w:divBdr>
    </w:div>
    <w:div w:id="669257017">
      <w:bodyDiv w:val="1"/>
      <w:marLeft w:val="0"/>
      <w:marRight w:val="0"/>
      <w:marTop w:val="0"/>
      <w:marBottom w:val="0"/>
      <w:divBdr>
        <w:top w:val="none" w:sz="0" w:space="0" w:color="auto"/>
        <w:left w:val="none" w:sz="0" w:space="0" w:color="auto"/>
        <w:bottom w:val="none" w:sz="0" w:space="0" w:color="auto"/>
        <w:right w:val="none" w:sz="0" w:space="0" w:color="auto"/>
      </w:divBdr>
    </w:div>
    <w:div w:id="669333565">
      <w:bodyDiv w:val="1"/>
      <w:marLeft w:val="0"/>
      <w:marRight w:val="0"/>
      <w:marTop w:val="0"/>
      <w:marBottom w:val="0"/>
      <w:divBdr>
        <w:top w:val="none" w:sz="0" w:space="0" w:color="auto"/>
        <w:left w:val="none" w:sz="0" w:space="0" w:color="auto"/>
        <w:bottom w:val="none" w:sz="0" w:space="0" w:color="auto"/>
        <w:right w:val="none" w:sz="0" w:space="0" w:color="auto"/>
      </w:divBdr>
    </w:div>
    <w:div w:id="669678469">
      <w:bodyDiv w:val="1"/>
      <w:marLeft w:val="0"/>
      <w:marRight w:val="0"/>
      <w:marTop w:val="0"/>
      <w:marBottom w:val="0"/>
      <w:divBdr>
        <w:top w:val="none" w:sz="0" w:space="0" w:color="auto"/>
        <w:left w:val="none" w:sz="0" w:space="0" w:color="auto"/>
        <w:bottom w:val="none" w:sz="0" w:space="0" w:color="auto"/>
        <w:right w:val="none" w:sz="0" w:space="0" w:color="auto"/>
      </w:divBdr>
    </w:div>
    <w:div w:id="669714889">
      <w:bodyDiv w:val="1"/>
      <w:marLeft w:val="0"/>
      <w:marRight w:val="0"/>
      <w:marTop w:val="0"/>
      <w:marBottom w:val="0"/>
      <w:divBdr>
        <w:top w:val="none" w:sz="0" w:space="0" w:color="auto"/>
        <w:left w:val="none" w:sz="0" w:space="0" w:color="auto"/>
        <w:bottom w:val="none" w:sz="0" w:space="0" w:color="auto"/>
        <w:right w:val="none" w:sz="0" w:space="0" w:color="auto"/>
      </w:divBdr>
    </w:div>
    <w:div w:id="670060449">
      <w:bodyDiv w:val="1"/>
      <w:marLeft w:val="0"/>
      <w:marRight w:val="0"/>
      <w:marTop w:val="0"/>
      <w:marBottom w:val="0"/>
      <w:divBdr>
        <w:top w:val="none" w:sz="0" w:space="0" w:color="auto"/>
        <w:left w:val="none" w:sz="0" w:space="0" w:color="auto"/>
        <w:bottom w:val="none" w:sz="0" w:space="0" w:color="auto"/>
        <w:right w:val="none" w:sz="0" w:space="0" w:color="auto"/>
      </w:divBdr>
    </w:div>
    <w:div w:id="670137753">
      <w:bodyDiv w:val="1"/>
      <w:marLeft w:val="0"/>
      <w:marRight w:val="0"/>
      <w:marTop w:val="0"/>
      <w:marBottom w:val="0"/>
      <w:divBdr>
        <w:top w:val="none" w:sz="0" w:space="0" w:color="auto"/>
        <w:left w:val="none" w:sz="0" w:space="0" w:color="auto"/>
        <w:bottom w:val="none" w:sz="0" w:space="0" w:color="auto"/>
        <w:right w:val="none" w:sz="0" w:space="0" w:color="auto"/>
      </w:divBdr>
    </w:div>
    <w:div w:id="671185849">
      <w:bodyDiv w:val="1"/>
      <w:marLeft w:val="0"/>
      <w:marRight w:val="0"/>
      <w:marTop w:val="0"/>
      <w:marBottom w:val="0"/>
      <w:divBdr>
        <w:top w:val="none" w:sz="0" w:space="0" w:color="auto"/>
        <w:left w:val="none" w:sz="0" w:space="0" w:color="auto"/>
        <w:bottom w:val="none" w:sz="0" w:space="0" w:color="auto"/>
        <w:right w:val="none" w:sz="0" w:space="0" w:color="auto"/>
      </w:divBdr>
    </w:div>
    <w:div w:id="671377120">
      <w:bodyDiv w:val="1"/>
      <w:marLeft w:val="0"/>
      <w:marRight w:val="0"/>
      <w:marTop w:val="0"/>
      <w:marBottom w:val="0"/>
      <w:divBdr>
        <w:top w:val="none" w:sz="0" w:space="0" w:color="auto"/>
        <w:left w:val="none" w:sz="0" w:space="0" w:color="auto"/>
        <w:bottom w:val="none" w:sz="0" w:space="0" w:color="auto"/>
        <w:right w:val="none" w:sz="0" w:space="0" w:color="auto"/>
      </w:divBdr>
    </w:div>
    <w:div w:id="671417106">
      <w:bodyDiv w:val="1"/>
      <w:marLeft w:val="0"/>
      <w:marRight w:val="0"/>
      <w:marTop w:val="0"/>
      <w:marBottom w:val="0"/>
      <w:divBdr>
        <w:top w:val="none" w:sz="0" w:space="0" w:color="auto"/>
        <w:left w:val="none" w:sz="0" w:space="0" w:color="auto"/>
        <w:bottom w:val="none" w:sz="0" w:space="0" w:color="auto"/>
        <w:right w:val="none" w:sz="0" w:space="0" w:color="auto"/>
      </w:divBdr>
    </w:div>
    <w:div w:id="671759705">
      <w:bodyDiv w:val="1"/>
      <w:marLeft w:val="0"/>
      <w:marRight w:val="0"/>
      <w:marTop w:val="0"/>
      <w:marBottom w:val="0"/>
      <w:divBdr>
        <w:top w:val="none" w:sz="0" w:space="0" w:color="auto"/>
        <w:left w:val="none" w:sz="0" w:space="0" w:color="auto"/>
        <w:bottom w:val="none" w:sz="0" w:space="0" w:color="auto"/>
        <w:right w:val="none" w:sz="0" w:space="0" w:color="auto"/>
      </w:divBdr>
    </w:div>
    <w:div w:id="671840354">
      <w:bodyDiv w:val="1"/>
      <w:marLeft w:val="0"/>
      <w:marRight w:val="0"/>
      <w:marTop w:val="0"/>
      <w:marBottom w:val="0"/>
      <w:divBdr>
        <w:top w:val="none" w:sz="0" w:space="0" w:color="auto"/>
        <w:left w:val="none" w:sz="0" w:space="0" w:color="auto"/>
        <w:bottom w:val="none" w:sz="0" w:space="0" w:color="auto"/>
        <w:right w:val="none" w:sz="0" w:space="0" w:color="auto"/>
      </w:divBdr>
    </w:div>
    <w:div w:id="671958943">
      <w:bodyDiv w:val="1"/>
      <w:marLeft w:val="0"/>
      <w:marRight w:val="0"/>
      <w:marTop w:val="0"/>
      <w:marBottom w:val="0"/>
      <w:divBdr>
        <w:top w:val="none" w:sz="0" w:space="0" w:color="auto"/>
        <w:left w:val="none" w:sz="0" w:space="0" w:color="auto"/>
        <w:bottom w:val="none" w:sz="0" w:space="0" w:color="auto"/>
        <w:right w:val="none" w:sz="0" w:space="0" w:color="auto"/>
      </w:divBdr>
    </w:div>
    <w:div w:id="672102591">
      <w:bodyDiv w:val="1"/>
      <w:marLeft w:val="0"/>
      <w:marRight w:val="0"/>
      <w:marTop w:val="0"/>
      <w:marBottom w:val="0"/>
      <w:divBdr>
        <w:top w:val="none" w:sz="0" w:space="0" w:color="auto"/>
        <w:left w:val="none" w:sz="0" w:space="0" w:color="auto"/>
        <w:bottom w:val="none" w:sz="0" w:space="0" w:color="auto"/>
        <w:right w:val="none" w:sz="0" w:space="0" w:color="auto"/>
      </w:divBdr>
    </w:div>
    <w:div w:id="672142640">
      <w:bodyDiv w:val="1"/>
      <w:marLeft w:val="0"/>
      <w:marRight w:val="0"/>
      <w:marTop w:val="0"/>
      <w:marBottom w:val="0"/>
      <w:divBdr>
        <w:top w:val="none" w:sz="0" w:space="0" w:color="auto"/>
        <w:left w:val="none" w:sz="0" w:space="0" w:color="auto"/>
        <w:bottom w:val="none" w:sz="0" w:space="0" w:color="auto"/>
        <w:right w:val="none" w:sz="0" w:space="0" w:color="auto"/>
      </w:divBdr>
    </w:div>
    <w:div w:id="672411445">
      <w:bodyDiv w:val="1"/>
      <w:marLeft w:val="0"/>
      <w:marRight w:val="0"/>
      <w:marTop w:val="0"/>
      <w:marBottom w:val="0"/>
      <w:divBdr>
        <w:top w:val="none" w:sz="0" w:space="0" w:color="auto"/>
        <w:left w:val="none" w:sz="0" w:space="0" w:color="auto"/>
        <w:bottom w:val="none" w:sz="0" w:space="0" w:color="auto"/>
        <w:right w:val="none" w:sz="0" w:space="0" w:color="auto"/>
      </w:divBdr>
    </w:div>
    <w:div w:id="672418328">
      <w:bodyDiv w:val="1"/>
      <w:marLeft w:val="0"/>
      <w:marRight w:val="0"/>
      <w:marTop w:val="0"/>
      <w:marBottom w:val="0"/>
      <w:divBdr>
        <w:top w:val="none" w:sz="0" w:space="0" w:color="auto"/>
        <w:left w:val="none" w:sz="0" w:space="0" w:color="auto"/>
        <w:bottom w:val="none" w:sz="0" w:space="0" w:color="auto"/>
        <w:right w:val="none" w:sz="0" w:space="0" w:color="auto"/>
      </w:divBdr>
    </w:div>
    <w:div w:id="672533260">
      <w:bodyDiv w:val="1"/>
      <w:marLeft w:val="0"/>
      <w:marRight w:val="0"/>
      <w:marTop w:val="0"/>
      <w:marBottom w:val="0"/>
      <w:divBdr>
        <w:top w:val="none" w:sz="0" w:space="0" w:color="auto"/>
        <w:left w:val="none" w:sz="0" w:space="0" w:color="auto"/>
        <w:bottom w:val="none" w:sz="0" w:space="0" w:color="auto"/>
        <w:right w:val="none" w:sz="0" w:space="0" w:color="auto"/>
      </w:divBdr>
    </w:div>
    <w:div w:id="672727625">
      <w:bodyDiv w:val="1"/>
      <w:marLeft w:val="0"/>
      <w:marRight w:val="0"/>
      <w:marTop w:val="0"/>
      <w:marBottom w:val="0"/>
      <w:divBdr>
        <w:top w:val="none" w:sz="0" w:space="0" w:color="auto"/>
        <w:left w:val="none" w:sz="0" w:space="0" w:color="auto"/>
        <w:bottom w:val="none" w:sz="0" w:space="0" w:color="auto"/>
        <w:right w:val="none" w:sz="0" w:space="0" w:color="auto"/>
      </w:divBdr>
      <w:divsChild>
        <w:div w:id="7680341">
          <w:marLeft w:val="480"/>
          <w:marRight w:val="0"/>
          <w:marTop w:val="0"/>
          <w:marBottom w:val="0"/>
          <w:divBdr>
            <w:top w:val="none" w:sz="0" w:space="0" w:color="auto"/>
            <w:left w:val="none" w:sz="0" w:space="0" w:color="auto"/>
            <w:bottom w:val="none" w:sz="0" w:space="0" w:color="auto"/>
            <w:right w:val="none" w:sz="0" w:space="0" w:color="auto"/>
          </w:divBdr>
        </w:div>
        <w:div w:id="68383659">
          <w:marLeft w:val="480"/>
          <w:marRight w:val="0"/>
          <w:marTop w:val="0"/>
          <w:marBottom w:val="0"/>
          <w:divBdr>
            <w:top w:val="none" w:sz="0" w:space="0" w:color="auto"/>
            <w:left w:val="none" w:sz="0" w:space="0" w:color="auto"/>
            <w:bottom w:val="none" w:sz="0" w:space="0" w:color="auto"/>
            <w:right w:val="none" w:sz="0" w:space="0" w:color="auto"/>
          </w:divBdr>
        </w:div>
        <w:div w:id="104887702">
          <w:marLeft w:val="480"/>
          <w:marRight w:val="0"/>
          <w:marTop w:val="0"/>
          <w:marBottom w:val="0"/>
          <w:divBdr>
            <w:top w:val="none" w:sz="0" w:space="0" w:color="auto"/>
            <w:left w:val="none" w:sz="0" w:space="0" w:color="auto"/>
            <w:bottom w:val="none" w:sz="0" w:space="0" w:color="auto"/>
            <w:right w:val="none" w:sz="0" w:space="0" w:color="auto"/>
          </w:divBdr>
        </w:div>
        <w:div w:id="121536284">
          <w:marLeft w:val="480"/>
          <w:marRight w:val="0"/>
          <w:marTop w:val="0"/>
          <w:marBottom w:val="0"/>
          <w:divBdr>
            <w:top w:val="none" w:sz="0" w:space="0" w:color="auto"/>
            <w:left w:val="none" w:sz="0" w:space="0" w:color="auto"/>
            <w:bottom w:val="none" w:sz="0" w:space="0" w:color="auto"/>
            <w:right w:val="none" w:sz="0" w:space="0" w:color="auto"/>
          </w:divBdr>
        </w:div>
        <w:div w:id="124468469">
          <w:marLeft w:val="480"/>
          <w:marRight w:val="0"/>
          <w:marTop w:val="0"/>
          <w:marBottom w:val="0"/>
          <w:divBdr>
            <w:top w:val="none" w:sz="0" w:space="0" w:color="auto"/>
            <w:left w:val="none" w:sz="0" w:space="0" w:color="auto"/>
            <w:bottom w:val="none" w:sz="0" w:space="0" w:color="auto"/>
            <w:right w:val="none" w:sz="0" w:space="0" w:color="auto"/>
          </w:divBdr>
        </w:div>
        <w:div w:id="173426019">
          <w:marLeft w:val="480"/>
          <w:marRight w:val="0"/>
          <w:marTop w:val="0"/>
          <w:marBottom w:val="0"/>
          <w:divBdr>
            <w:top w:val="none" w:sz="0" w:space="0" w:color="auto"/>
            <w:left w:val="none" w:sz="0" w:space="0" w:color="auto"/>
            <w:bottom w:val="none" w:sz="0" w:space="0" w:color="auto"/>
            <w:right w:val="none" w:sz="0" w:space="0" w:color="auto"/>
          </w:divBdr>
        </w:div>
        <w:div w:id="290787163">
          <w:marLeft w:val="480"/>
          <w:marRight w:val="0"/>
          <w:marTop w:val="0"/>
          <w:marBottom w:val="0"/>
          <w:divBdr>
            <w:top w:val="none" w:sz="0" w:space="0" w:color="auto"/>
            <w:left w:val="none" w:sz="0" w:space="0" w:color="auto"/>
            <w:bottom w:val="none" w:sz="0" w:space="0" w:color="auto"/>
            <w:right w:val="none" w:sz="0" w:space="0" w:color="auto"/>
          </w:divBdr>
        </w:div>
        <w:div w:id="300421887">
          <w:marLeft w:val="480"/>
          <w:marRight w:val="0"/>
          <w:marTop w:val="0"/>
          <w:marBottom w:val="0"/>
          <w:divBdr>
            <w:top w:val="none" w:sz="0" w:space="0" w:color="auto"/>
            <w:left w:val="none" w:sz="0" w:space="0" w:color="auto"/>
            <w:bottom w:val="none" w:sz="0" w:space="0" w:color="auto"/>
            <w:right w:val="none" w:sz="0" w:space="0" w:color="auto"/>
          </w:divBdr>
        </w:div>
        <w:div w:id="326591910">
          <w:marLeft w:val="480"/>
          <w:marRight w:val="0"/>
          <w:marTop w:val="0"/>
          <w:marBottom w:val="0"/>
          <w:divBdr>
            <w:top w:val="none" w:sz="0" w:space="0" w:color="auto"/>
            <w:left w:val="none" w:sz="0" w:space="0" w:color="auto"/>
            <w:bottom w:val="none" w:sz="0" w:space="0" w:color="auto"/>
            <w:right w:val="none" w:sz="0" w:space="0" w:color="auto"/>
          </w:divBdr>
        </w:div>
        <w:div w:id="364796161">
          <w:marLeft w:val="480"/>
          <w:marRight w:val="0"/>
          <w:marTop w:val="0"/>
          <w:marBottom w:val="0"/>
          <w:divBdr>
            <w:top w:val="none" w:sz="0" w:space="0" w:color="auto"/>
            <w:left w:val="none" w:sz="0" w:space="0" w:color="auto"/>
            <w:bottom w:val="none" w:sz="0" w:space="0" w:color="auto"/>
            <w:right w:val="none" w:sz="0" w:space="0" w:color="auto"/>
          </w:divBdr>
        </w:div>
        <w:div w:id="393085056">
          <w:marLeft w:val="480"/>
          <w:marRight w:val="0"/>
          <w:marTop w:val="0"/>
          <w:marBottom w:val="0"/>
          <w:divBdr>
            <w:top w:val="none" w:sz="0" w:space="0" w:color="auto"/>
            <w:left w:val="none" w:sz="0" w:space="0" w:color="auto"/>
            <w:bottom w:val="none" w:sz="0" w:space="0" w:color="auto"/>
            <w:right w:val="none" w:sz="0" w:space="0" w:color="auto"/>
          </w:divBdr>
        </w:div>
        <w:div w:id="415522349">
          <w:marLeft w:val="480"/>
          <w:marRight w:val="0"/>
          <w:marTop w:val="0"/>
          <w:marBottom w:val="0"/>
          <w:divBdr>
            <w:top w:val="none" w:sz="0" w:space="0" w:color="auto"/>
            <w:left w:val="none" w:sz="0" w:space="0" w:color="auto"/>
            <w:bottom w:val="none" w:sz="0" w:space="0" w:color="auto"/>
            <w:right w:val="none" w:sz="0" w:space="0" w:color="auto"/>
          </w:divBdr>
        </w:div>
        <w:div w:id="462771275">
          <w:marLeft w:val="480"/>
          <w:marRight w:val="0"/>
          <w:marTop w:val="0"/>
          <w:marBottom w:val="0"/>
          <w:divBdr>
            <w:top w:val="none" w:sz="0" w:space="0" w:color="auto"/>
            <w:left w:val="none" w:sz="0" w:space="0" w:color="auto"/>
            <w:bottom w:val="none" w:sz="0" w:space="0" w:color="auto"/>
            <w:right w:val="none" w:sz="0" w:space="0" w:color="auto"/>
          </w:divBdr>
        </w:div>
        <w:div w:id="497188825">
          <w:marLeft w:val="480"/>
          <w:marRight w:val="0"/>
          <w:marTop w:val="0"/>
          <w:marBottom w:val="0"/>
          <w:divBdr>
            <w:top w:val="none" w:sz="0" w:space="0" w:color="auto"/>
            <w:left w:val="none" w:sz="0" w:space="0" w:color="auto"/>
            <w:bottom w:val="none" w:sz="0" w:space="0" w:color="auto"/>
            <w:right w:val="none" w:sz="0" w:space="0" w:color="auto"/>
          </w:divBdr>
        </w:div>
        <w:div w:id="507133245">
          <w:marLeft w:val="480"/>
          <w:marRight w:val="0"/>
          <w:marTop w:val="0"/>
          <w:marBottom w:val="0"/>
          <w:divBdr>
            <w:top w:val="none" w:sz="0" w:space="0" w:color="auto"/>
            <w:left w:val="none" w:sz="0" w:space="0" w:color="auto"/>
            <w:bottom w:val="none" w:sz="0" w:space="0" w:color="auto"/>
            <w:right w:val="none" w:sz="0" w:space="0" w:color="auto"/>
          </w:divBdr>
        </w:div>
        <w:div w:id="519390761">
          <w:marLeft w:val="480"/>
          <w:marRight w:val="0"/>
          <w:marTop w:val="0"/>
          <w:marBottom w:val="0"/>
          <w:divBdr>
            <w:top w:val="none" w:sz="0" w:space="0" w:color="auto"/>
            <w:left w:val="none" w:sz="0" w:space="0" w:color="auto"/>
            <w:bottom w:val="none" w:sz="0" w:space="0" w:color="auto"/>
            <w:right w:val="none" w:sz="0" w:space="0" w:color="auto"/>
          </w:divBdr>
        </w:div>
        <w:div w:id="528101994">
          <w:marLeft w:val="480"/>
          <w:marRight w:val="0"/>
          <w:marTop w:val="0"/>
          <w:marBottom w:val="0"/>
          <w:divBdr>
            <w:top w:val="none" w:sz="0" w:space="0" w:color="auto"/>
            <w:left w:val="none" w:sz="0" w:space="0" w:color="auto"/>
            <w:bottom w:val="none" w:sz="0" w:space="0" w:color="auto"/>
            <w:right w:val="none" w:sz="0" w:space="0" w:color="auto"/>
          </w:divBdr>
        </w:div>
        <w:div w:id="614170616">
          <w:marLeft w:val="480"/>
          <w:marRight w:val="0"/>
          <w:marTop w:val="0"/>
          <w:marBottom w:val="0"/>
          <w:divBdr>
            <w:top w:val="none" w:sz="0" w:space="0" w:color="auto"/>
            <w:left w:val="none" w:sz="0" w:space="0" w:color="auto"/>
            <w:bottom w:val="none" w:sz="0" w:space="0" w:color="auto"/>
            <w:right w:val="none" w:sz="0" w:space="0" w:color="auto"/>
          </w:divBdr>
        </w:div>
        <w:div w:id="640691879">
          <w:marLeft w:val="480"/>
          <w:marRight w:val="0"/>
          <w:marTop w:val="0"/>
          <w:marBottom w:val="0"/>
          <w:divBdr>
            <w:top w:val="none" w:sz="0" w:space="0" w:color="auto"/>
            <w:left w:val="none" w:sz="0" w:space="0" w:color="auto"/>
            <w:bottom w:val="none" w:sz="0" w:space="0" w:color="auto"/>
            <w:right w:val="none" w:sz="0" w:space="0" w:color="auto"/>
          </w:divBdr>
        </w:div>
        <w:div w:id="703795528">
          <w:marLeft w:val="480"/>
          <w:marRight w:val="0"/>
          <w:marTop w:val="0"/>
          <w:marBottom w:val="0"/>
          <w:divBdr>
            <w:top w:val="none" w:sz="0" w:space="0" w:color="auto"/>
            <w:left w:val="none" w:sz="0" w:space="0" w:color="auto"/>
            <w:bottom w:val="none" w:sz="0" w:space="0" w:color="auto"/>
            <w:right w:val="none" w:sz="0" w:space="0" w:color="auto"/>
          </w:divBdr>
        </w:div>
        <w:div w:id="768545682">
          <w:marLeft w:val="480"/>
          <w:marRight w:val="0"/>
          <w:marTop w:val="0"/>
          <w:marBottom w:val="0"/>
          <w:divBdr>
            <w:top w:val="none" w:sz="0" w:space="0" w:color="auto"/>
            <w:left w:val="none" w:sz="0" w:space="0" w:color="auto"/>
            <w:bottom w:val="none" w:sz="0" w:space="0" w:color="auto"/>
            <w:right w:val="none" w:sz="0" w:space="0" w:color="auto"/>
          </w:divBdr>
        </w:div>
        <w:div w:id="786196127">
          <w:marLeft w:val="480"/>
          <w:marRight w:val="0"/>
          <w:marTop w:val="0"/>
          <w:marBottom w:val="0"/>
          <w:divBdr>
            <w:top w:val="none" w:sz="0" w:space="0" w:color="auto"/>
            <w:left w:val="none" w:sz="0" w:space="0" w:color="auto"/>
            <w:bottom w:val="none" w:sz="0" w:space="0" w:color="auto"/>
            <w:right w:val="none" w:sz="0" w:space="0" w:color="auto"/>
          </w:divBdr>
        </w:div>
        <w:div w:id="811992248">
          <w:marLeft w:val="480"/>
          <w:marRight w:val="0"/>
          <w:marTop w:val="0"/>
          <w:marBottom w:val="0"/>
          <w:divBdr>
            <w:top w:val="none" w:sz="0" w:space="0" w:color="auto"/>
            <w:left w:val="none" w:sz="0" w:space="0" w:color="auto"/>
            <w:bottom w:val="none" w:sz="0" w:space="0" w:color="auto"/>
            <w:right w:val="none" w:sz="0" w:space="0" w:color="auto"/>
          </w:divBdr>
        </w:div>
        <w:div w:id="850874026">
          <w:marLeft w:val="480"/>
          <w:marRight w:val="0"/>
          <w:marTop w:val="0"/>
          <w:marBottom w:val="0"/>
          <w:divBdr>
            <w:top w:val="none" w:sz="0" w:space="0" w:color="auto"/>
            <w:left w:val="none" w:sz="0" w:space="0" w:color="auto"/>
            <w:bottom w:val="none" w:sz="0" w:space="0" w:color="auto"/>
            <w:right w:val="none" w:sz="0" w:space="0" w:color="auto"/>
          </w:divBdr>
        </w:div>
        <w:div w:id="853032044">
          <w:marLeft w:val="480"/>
          <w:marRight w:val="0"/>
          <w:marTop w:val="0"/>
          <w:marBottom w:val="0"/>
          <w:divBdr>
            <w:top w:val="none" w:sz="0" w:space="0" w:color="auto"/>
            <w:left w:val="none" w:sz="0" w:space="0" w:color="auto"/>
            <w:bottom w:val="none" w:sz="0" w:space="0" w:color="auto"/>
            <w:right w:val="none" w:sz="0" w:space="0" w:color="auto"/>
          </w:divBdr>
        </w:div>
        <w:div w:id="858473935">
          <w:marLeft w:val="480"/>
          <w:marRight w:val="0"/>
          <w:marTop w:val="0"/>
          <w:marBottom w:val="0"/>
          <w:divBdr>
            <w:top w:val="none" w:sz="0" w:space="0" w:color="auto"/>
            <w:left w:val="none" w:sz="0" w:space="0" w:color="auto"/>
            <w:bottom w:val="none" w:sz="0" w:space="0" w:color="auto"/>
            <w:right w:val="none" w:sz="0" w:space="0" w:color="auto"/>
          </w:divBdr>
        </w:div>
        <w:div w:id="882911060">
          <w:marLeft w:val="480"/>
          <w:marRight w:val="0"/>
          <w:marTop w:val="0"/>
          <w:marBottom w:val="0"/>
          <w:divBdr>
            <w:top w:val="none" w:sz="0" w:space="0" w:color="auto"/>
            <w:left w:val="none" w:sz="0" w:space="0" w:color="auto"/>
            <w:bottom w:val="none" w:sz="0" w:space="0" w:color="auto"/>
            <w:right w:val="none" w:sz="0" w:space="0" w:color="auto"/>
          </w:divBdr>
        </w:div>
        <w:div w:id="890120829">
          <w:marLeft w:val="480"/>
          <w:marRight w:val="0"/>
          <w:marTop w:val="0"/>
          <w:marBottom w:val="0"/>
          <w:divBdr>
            <w:top w:val="none" w:sz="0" w:space="0" w:color="auto"/>
            <w:left w:val="none" w:sz="0" w:space="0" w:color="auto"/>
            <w:bottom w:val="none" w:sz="0" w:space="0" w:color="auto"/>
            <w:right w:val="none" w:sz="0" w:space="0" w:color="auto"/>
          </w:divBdr>
        </w:div>
        <w:div w:id="957028447">
          <w:marLeft w:val="480"/>
          <w:marRight w:val="0"/>
          <w:marTop w:val="0"/>
          <w:marBottom w:val="0"/>
          <w:divBdr>
            <w:top w:val="none" w:sz="0" w:space="0" w:color="auto"/>
            <w:left w:val="none" w:sz="0" w:space="0" w:color="auto"/>
            <w:bottom w:val="none" w:sz="0" w:space="0" w:color="auto"/>
            <w:right w:val="none" w:sz="0" w:space="0" w:color="auto"/>
          </w:divBdr>
        </w:div>
      </w:divsChild>
    </w:div>
    <w:div w:id="673262256">
      <w:bodyDiv w:val="1"/>
      <w:marLeft w:val="0"/>
      <w:marRight w:val="0"/>
      <w:marTop w:val="0"/>
      <w:marBottom w:val="0"/>
      <w:divBdr>
        <w:top w:val="none" w:sz="0" w:space="0" w:color="auto"/>
        <w:left w:val="none" w:sz="0" w:space="0" w:color="auto"/>
        <w:bottom w:val="none" w:sz="0" w:space="0" w:color="auto"/>
        <w:right w:val="none" w:sz="0" w:space="0" w:color="auto"/>
      </w:divBdr>
    </w:div>
    <w:div w:id="673337820">
      <w:bodyDiv w:val="1"/>
      <w:marLeft w:val="0"/>
      <w:marRight w:val="0"/>
      <w:marTop w:val="0"/>
      <w:marBottom w:val="0"/>
      <w:divBdr>
        <w:top w:val="none" w:sz="0" w:space="0" w:color="auto"/>
        <w:left w:val="none" w:sz="0" w:space="0" w:color="auto"/>
        <w:bottom w:val="none" w:sz="0" w:space="0" w:color="auto"/>
        <w:right w:val="none" w:sz="0" w:space="0" w:color="auto"/>
      </w:divBdr>
    </w:div>
    <w:div w:id="673387559">
      <w:bodyDiv w:val="1"/>
      <w:marLeft w:val="0"/>
      <w:marRight w:val="0"/>
      <w:marTop w:val="0"/>
      <w:marBottom w:val="0"/>
      <w:divBdr>
        <w:top w:val="none" w:sz="0" w:space="0" w:color="auto"/>
        <w:left w:val="none" w:sz="0" w:space="0" w:color="auto"/>
        <w:bottom w:val="none" w:sz="0" w:space="0" w:color="auto"/>
        <w:right w:val="none" w:sz="0" w:space="0" w:color="auto"/>
      </w:divBdr>
    </w:div>
    <w:div w:id="673607670">
      <w:bodyDiv w:val="1"/>
      <w:marLeft w:val="0"/>
      <w:marRight w:val="0"/>
      <w:marTop w:val="0"/>
      <w:marBottom w:val="0"/>
      <w:divBdr>
        <w:top w:val="none" w:sz="0" w:space="0" w:color="auto"/>
        <w:left w:val="none" w:sz="0" w:space="0" w:color="auto"/>
        <w:bottom w:val="none" w:sz="0" w:space="0" w:color="auto"/>
        <w:right w:val="none" w:sz="0" w:space="0" w:color="auto"/>
      </w:divBdr>
    </w:div>
    <w:div w:id="673805329">
      <w:bodyDiv w:val="1"/>
      <w:marLeft w:val="0"/>
      <w:marRight w:val="0"/>
      <w:marTop w:val="0"/>
      <w:marBottom w:val="0"/>
      <w:divBdr>
        <w:top w:val="none" w:sz="0" w:space="0" w:color="auto"/>
        <w:left w:val="none" w:sz="0" w:space="0" w:color="auto"/>
        <w:bottom w:val="none" w:sz="0" w:space="0" w:color="auto"/>
        <w:right w:val="none" w:sz="0" w:space="0" w:color="auto"/>
      </w:divBdr>
    </w:div>
    <w:div w:id="674000054">
      <w:bodyDiv w:val="1"/>
      <w:marLeft w:val="0"/>
      <w:marRight w:val="0"/>
      <w:marTop w:val="0"/>
      <w:marBottom w:val="0"/>
      <w:divBdr>
        <w:top w:val="none" w:sz="0" w:space="0" w:color="auto"/>
        <w:left w:val="none" w:sz="0" w:space="0" w:color="auto"/>
        <w:bottom w:val="none" w:sz="0" w:space="0" w:color="auto"/>
        <w:right w:val="none" w:sz="0" w:space="0" w:color="auto"/>
      </w:divBdr>
      <w:divsChild>
        <w:div w:id="2630955">
          <w:marLeft w:val="480"/>
          <w:marRight w:val="0"/>
          <w:marTop w:val="0"/>
          <w:marBottom w:val="0"/>
          <w:divBdr>
            <w:top w:val="none" w:sz="0" w:space="0" w:color="auto"/>
            <w:left w:val="none" w:sz="0" w:space="0" w:color="auto"/>
            <w:bottom w:val="none" w:sz="0" w:space="0" w:color="auto"/>
            <w:right w:val="none" w:sz="0" w:space="0" w:color="auto"/>
          </w:divBdr>
        </w:div>
        <w:div w:id="86776318">
          <w:marLeft w:val="480"/>
          <w:marRight w:val="0"/>
          <w:marTop w:val="0"/>
          <w:marBottom w:val="0"/>
          <w:divBdr>
            <w:top w:val="none" w:sz="0" w:space="0" w:color="auto"/>
            <w:left w:val="none" w:sz="0" w:space="0" w:color="auto"/>
            <w:bottom w:val="none" w:sz="0" w:space="0" w:color="auto"/>
            <w:right w:val="none" w:sz="0" w:space="0" w:color="auto"/>
          </w:divBdr>
        </w:div>
        <w:div w:id="102893549">
          <w:marLeft w:val="480"/>
          <w:marRight w:val="0"/>
          <w:marTop w:val="0"/>
          <w:marBottom w:val="0"/>
          <w:divBdr>
            <w:top w:val="none" w:sz="0" w:space="0" w:color="auto"/>
            <w:left w:val="none" w:sz="0" w:space="0" w:color="auto"/>
            <w:bottom w:val="none" w:sz="0" w:space="0" w:color="auto"/>
            <w:right w:val="none" w:sz="0" w:space="0" w:color="auto"/>
          </w:divBdr>
        </w:div>
        <w:div w:id="149833011">
          <w:marLeft w:val="480"/>
          <w:marRight w:val="0"/>
          <w:marTop w:val="0"/>
          <w:marBottom w:val="0"/>
          <w:divBdr>
            <w:top w:val="none" w:sz="0" w:space="0" w:color="auto"/>
            <w:left w:val="none" w:sz="0" w:space="0" w:color="auto"/>
            <w:bottom w:val="none" w:sz="0" w:space="0" w:color="auto"/>
            <w:right w:val="none" w:sz="0" w:space="0" w:color="auto"/>
          </w:divBdr>
        </w:div>
        <w:div w:id="168062447">
          <w:marLeft w:val="480"/>
          <w:marRight w:val="0"/>
          <w:marTop w:val="0"/>
          <w:marBottom w:val="0"/>
          <w:divBdr>
            <w:top w:val="none" w:sz="0" w:space="0" w:color="auto"/>
            <w:left w:val="none" w:sz="0" w:space="0" w:color="auto"/>
            <w:bottom w:val="none" w:sz="0" w:space="0" w:color="auto"/>
            <w:right w:val="none" w:sz="0" w:space="0" w:color="auto"/>
          </w:divBdr>
        </w:div>
        <w:div w:id="172764945">
          <w:marLeft w:val="480"/>
          <w:marRight w:val="0"/>
          <w:marTop w:val="0"/>
          <w:marBottom w:val="0"/>
          <w:divBdr>
            <w:top w:val="none" w:sz="0" w:space="0" w:color="auto"/>
            <w:left w:val="none" w:sz="0" w:space="0" w:color="auto"/>
            <w:bottom w:val="none" w:sz="0" w:space="0" w:color="auto"/>
            <w:right w:val="none" w:sz="0" w:space="0" w:color="auto"/>
          </w:divBdr>
        </w:div>
        <w:div w:id="176429760">
          <w:marLeft w:val="480"/>
          <w:marRight w:val="0"/>
          <w:marTop w:val="0"/>
          <w:marBottom w:val="0"/>
          <w:divBdr>
            <w:top w:val="none" w:sz="0" w:space="0" w:color="auto"/>
            <w:left w:val="none" w:sz="0" w:space="0" w:color="auto"/>
            <w:bottom w:val="none" w:sz="0" w:space="0" w:color="auto"/>
            <w:right w:val="none" w:sz="0" w:space="0" w:color="auto"/>
          </w:divBdr>
        </w:div>
        <w:div w:id="185489375">
          <w:marLeft w:val="480"/>
          <w:marRight w:val="0"/>
          <w:marTop w:val="0"/>
          <w:marBottom w:val="0"/>
          <w:divBdr>
            <w:top w:val="none" w:sz="0" w:space="0" w:color="auto"/>
            <w:left w:val="none" w:sz="0" w:space="0" w:color="auto"/>
            <w:bottom w:val="none" w:sz="0" w:space="0" w:color="auto"/>
            <w:right w:val="none" w:sz="0" w:space="0" w:color="auto"/>
          </w:divBdr>
        </w:div>
        <w:div w:id="218786761">
          <w:marLeft w:val="480"/>
          <w:marRight w:val="0"/>
          <w:marTop w:val="0"/>
          <w:marBottom w:val="0"/>
          <w:divBdr>
            <w:top w:val="none" w:sz="0" w:space="0" w:color="auto"/>
            <w:left w:val="none" w:sz="0" w:space="0" w:color="auto"/>
            <w:bottom w:val="none" w:sz="0" w:space="0" w:color="auto"/>
            <w:right w:val="none" w:sz="0" w:space="0" w:color="auto"/>
          </w:divBdr>
        </w:div>
        <w:div w:id="231046677">
          <w:marLeft w:val="480"/>
          <w:marRight w:val="0"/>
          <w:marTop w:val="0"/>
          <w:marBottom w:val="0"/>
          <w:divBdr>
            <w:top w:val="none" w:sz="0" w:space="0" w:color="auto"/>
            <w:left w:val="none" w:sz="0" w:space="0" w:color="auto"/>
            <w:bottom w:val="none" w:sz="0" w:space="0" w:color="auto"/>
            <w:right w:val="none" w:sz="0" w:space="0" w:color="auto"/>
          </w:divBdr>
        </w:div>
        <w:div w:id="252249305">
          <w:marLeft w:val="480"/>
          <w:marRight w:val="0"/>
          <w:marTop w:val="0"/>
          <w:marBottom w:val="0"/>
          <w:divBdr>
            <w:top w:val="none" w:sz="0" w:space="0" w:color="auto"/>
            <w:left w:val="none" w:sz="0" w:space="0" w:color="auto"/>
            <w:bottom w:val="none" w:sz="0" w:space="0" w:color="auto"/>
            <w:right w:val="none" w:sz="0" w:space="0" w:color="auto"/>
          </w:divBdr>
        </w:div>
        <w:div w:id="279651279">
          <w:marLeft w:val="480"/>
          <w:marRight w:val="0"/>
          <w:marTop w:val="0"/>
          <w:marBottom w:val="0"/>
          <w:divBdr>
            <w:top w:val="none" w:sz="0" w:space="0" w:color="auto"/>
            <w:left w:val="none" w:sz="0" w:space="0" w:color="auto"/>
            <w:bottom w:val="none" w:sz="0" w:space="0" w:color="auto"/>
            <w:right w:val="none" w:sz="0" w:space="0" w:color="auto"/>
          </w:divBdr>
        </w:div>
        <w:div w:id="314840873">
          <w:marLeft w:val="480"/>
          <w:marRight w:val="0"/>
          <w:marTop w:val="0"/>
          <w:marBottom w:val="0"/>
          <w:divBdr>
            <w:top w:val="none" w:sz="0" w:space="0" w:color="auto"/>
            <w:left w:val="none" w:sz="0" w:space="0" w:color="auto"/>
            <w:bottom w:val="none" w:sz="0" w:space="0" w:color="auto"/>
            <w:right w:val="none" w:sz="0" w:space="0" w:color="auto"/>
          </w:divBdr>
        </w:div>
        <w:div w:id="320233260">
          <w:marLeft w:val="480"/>
          <w:marRight w:val="0"/>
          <w:marTop w:val="0"/>
          <w:marBottom w:val="0"/>
          <w:divBdr>
            <w:top w:val="none" w:sz="0" w:space="0" w:color="auto"/>
            <w:left w:val="none" w:sz="0" w:space="0" w:color="auto"/>
            <w:bottom w:val="none" w:sz="0" w:space="0" w:color="auto"/>
            <w:right w:val="none" w:sz="0" w:space="0" w:color="auto"/>
          </w:divBdr>
        </w:div>
        <w:div w:id="410472390">
          <w:marLeft w:val="480"/>
          <w:marRight w:val="0"/>
          <w:marTop w:val="0"/>
          <w:marBottom w:val="0"/>
          <w:divBdr>
            <w:top w:val="none" w:sz="0" w:space="0" w:color="auto"/>
            <w:left w:val="none" w:sz="0" w:space="0" w:color="auto"/>
            <w:bottom w:val="none" w:sz="0" w:space="0" w:color="auto"/>
            <w:right w:val="none" w:sz="0" w:space="0" w:color="auto"/>
          </w:divBdr>
        </w:div>
        <w:div w:id="418139510">
          <w:marLeft w:val="480"/>
          <w:marRight w:val="0"/>
          <w:marTop w:val="0"/>
          <w:marBottom w:val="0"/>
          <w:divBdr>
            <w:top w:val="none" w:sz="0" w:space="0" w:color="auto"/>
            <w:left w:val="none" w:sz="0" w:space="0" w:color="auto"/>
            <w:bottom w:val="none" w:sz="0" w:space="0" w:color="auto"/>
            <w:right w:val="none" w:sz="0" w:space="0" w:color="auto"/>
          </w:divBdr>
        </w:div>
        <w:div w:id="425854972">
          <w:marLeft w:val="480"/>
          <w:marRight w:val="0"/>
          <w:marTop w:val="0"/>
          <w:marBottom w:val="0"/>
          <w:divBdr>
            <w:top w:val="none" w:sz="0" w:space="0" w:color="auto"/>
            <w:left w:val="none" w:sz="0" w:space="0" w:color="auto"/>
            <w:bottom w:val="none" w:sz="0" w:space="0" w:color="auto"/>
            <w:right w:val="none" w:sz="0" w:space="0" w:color="auto"/>
          </w:divBdr>
        </w:div>
        <w:div w:id="453064599">
          <w:marLeft w:val="480"/>
          <w:marRight w:val="0"/>
          <w:marTop w:val="0"/>
          <w:marBottom w:val="0"/>
          <w:divBdr>
            <w:top w:val="none" w:sz="0" w:space="0" w:color="auto"/>
            <w:left w:val="none" w:sz="0" w:space="0" w:color="auto"/>
            <w:bottom w:val="none" w:sz="0" w:space="0" w:color="auto"/>
            <w:right w:val="none" w:sz="0" w:space="0" w:color="auto"/>
          </w:divBdr>
        </w:div>
        <w:div w:id="474638210">
          <w:marLeft w:val="480"/>
          <w:marRight w:val="0"/>
          <w:marTop w:val="0"/>
          <w:marBottom w:val="0"/>
          <w:divBdr>
            <w:top w:val="none" w:sz="0" w:space="0" w:color="auto"/>
            <w:left w:val="none" w:sz="0" w:space="0" w:color="auto"/>
            <w:bottom w:val="none" w:sz="0" w:space="0" w:color="auto"/>
            <w:right w:val="none" w:sz="0" w:space="0" w:color="auto"/>
          </w:divBdr>
        </w:div>
        <w:div w:id="516651583">
          <w:marLeft w:val="480"/>
          <w:marRight w:val="0"/>
          <w:marTop w:val="0"/>
          <w:marBottom w:val="0"/>
          <w:divBdr>
            <w:top w:val="none" w:sz="0" w:space="0" w:color="auto"/>
            <w:left w:val="none" w:sz="0" w:space="0" w:color="auto"/>
            <w:bottom w:val="none" w:sz="0" w:space="0" w:color="auto"/>
            <w:right w:val="none" w:sz="0" w:space="0" w:color="auto"/>
          </w:divBdr>
        </w:div>
        <w:div w:id="549149710">
          <w:marLeft w:val="480"/>
          <w:marRight w:val="0"/>
          <w:marTop w:val="0"/>
          <w:marBottom w:val="0"/>
          <w:divBdr>
            <w:top w:val="none" w:sz="0" w:space="0" w:color="auto"/>
            <w:left w:val="none" w:sz="0" w:space="0" w:color="auto"/>
            <w:bottom w:val="none" w:sz="0" w:space="0" w:color="auto"/>
            <w:right w:val="none" w:sz="0" w:space="0" w:color="auto"/>
          </w:divBdr>
        </w:div>
        <w:div w:id="553540099">
          <w:marLeft w:val="480"/>
          <w:marRight w:val="0"/>
          <w:marTop w:val="0"/>
          <w:marBottom w:val="0"/>
          <w:divBdr>
            <w:top w:val="none" w:sz="0" w:space="0" w:color="auto"/>
            <w:left w:val="none" w:sz="0" w:space="0" w:color="auto"/>
            <w:bottom w:val="none" w:sz="0" w:space="0" w:color="auto"/>
            <w:right w:val="none" w:sz="0" w:space="0" w:color="auto"/>
          </w:divBdr>
        </w:div>
        <w:div w:id="568226885">
          <w:marLeft w:val="480"/>
          <w:marRight w:val="0"/>
          <w:marTop w:val="0"/>
          <w:marBottom w:val="0"/>
          <w:divBdr>
            <w:top w:val="none" w:sz="0" w:space="0" w:color="auto"/>
            <w:left w:val="none" w:sz="0" w:space="0" w:color="auto"/>
            <w:bottom w:val="none" w:sz="0" w:space="0" w:color="auto"/>
            <w:right w:val="none" w:sz="0" w:space="0" w:color="auto"/>
          </w:divBdr>
        </w:div>
        <w:div w:id="604387324">
          <w:marLeft w:val="480"/>
          <w:marRight w:val="0"/>
          <w:marTop w:val="0"/>
          <w:marBottom w:val="0"/>
          <w:divBdr>
            <w:top w:val="none" w:sz="0" w:space="0" w:color="auto"/>
            <w:left w:val="none" w:sz="0" w:space="0" w:color="auto"/>
            <w:bottom w:val="none" w:sz="0" w:space="0" w:color="auto"/>
            <w:right w:val="none" w:sz="0" w:space="0" w:color="auto"/>
          </w:divBdr>
        </w:div>
        <w:div w:id="678502435">
          <w:marLeft w:val="480"/>
          <w:marRight w:val="0"/>
          <w:marTop w:val="0"/>
          <w:marBottom w:val="0"/>
          <w:divBdr>
            <w:top w:val="none" w:sz="0" w:space="0" w:color="auto"/>
            <w:left w:val="none" w:sz="0" w:space="0" w:color="auto"/>
            <w:bottom w:val="none" w:sz="0" w:space="0" w:color="auto"/>
            <w:right w:val="none" w:sz="0" w:space="0" w:color="auto"/>
          </w:divBdr>
        </w:div>
        <w:div w:id="687751142">
          <w:marLeft w:val="480"/>
          <w:marRight w:val="0"/>
          <w:marTop w:val="0"/>
          <w:marBottom w:val="0"/>
          <w:divBdr>
            <w:top w:val="none" w:sz="0" w:space="0" w:color="auto"/>
            <w:left w:val="none" w:sz="0" w:space="0" w:color="auto"/>
            <w:bottom w:val="none" w:sz="0" w:space="0" w:color="auto"/>
            <w:right w:val="none" w:sz="0" w:space="0" w:color="auto"/>
          </w:divBdr>
        </w:div>
        <w:div w:id="689068455">
          <w:marLeft w:val="480"/>
          <w:marRight w:val="0"/>
          <w:marTop w:val="0"/>
          <w:marBottom w:val="0"/>
          <w:divBdr>
            <w:top w:val="none" w:sz="0" w:space="0" w:color="auto"/>
            <w:left w:val="none" w:sz="0" w:space="0" w:color="auto"/>
            <w:bottom w:val="none" w:sz="0" w:space="0" w:color="auto"/>
            <w:right w:val="none" w:sz="0" w:space="0" w:color="auto"/>
          </w:divBdr>
        </w:div>
        <w:div w:id="746220788">
          <w:marLeft w:val="480"/>
          <w:marRight w:val="0"/>
          <w:marTop w:val="0"/>
          <w:marBottom w:val="0"/>
          <w:divBdr>
            <w:top w:val="none" w:sz="0" w:space="0" w:color="auto"/>
            <w:left w:val="none" w:sz="0" w:space="0" w:color="auto"/>
            <w:bottom w:val="none" w:sz="0" w:space="0" w:color="auto"/>
            <w:right w:val="none" w:sz="0" w:space="0" w:color="auto"/>
          </w:divBdr>
        </w:div>
        <w:div w:id="748236585">
          <w:marLeft w:val="480"/>
          <w:marRight w:val="0"/>
          <w:marTop w:val="0"/>
          <w:marBottom w:val="0"/>
          <w:divBdr>
            <w:top w:val="none" w:sz="0" w:space="0" w:color="auto"/>
            <w:left w:val="none" w:sz="0" w:space="0" w:color="auto"/>
            <w:bottom w:val="none" w:sz="0" w:space="0" w:color="auto"/>
            <w:right w:val="none" w:sz="0" w:space="0" w:color="auto"/>
          </w:divBdr>
        </w:div>
        <w:div w:id="759449058">
          <w:marLeft w:val="480"/>
          <w:marRight w:val="0"/>
          <w:marTop w:val="0"/>
          <w:marBottom w:val="0"/>
          <w:divBdr>
            <w:top w:val="none" w:sz="0" w:space="0" w:color="auto"/>
            <w:left w:val="none" w:sz="0" w:space="0" w:color="auto"/>
            <w:bottom w:val="none" w:sz="0" w:space="0" w:color="auto"/>
            <w:right w:val="none" w:sz="0" w:space="0" w:color="auto"/>
          </w:divBdr>
        </w:div>
        <w:div w:id="771049780">
          <w:marLeft w:val="480"/>
          <w:marRight w:val="0"/>
          <w:marTop w:val="0"/>
          <w:marBottom w:val="0"/>
          <w:divBdr>
            <w:top w:val="none" w:sz="0" w:space="0" w:color="auto"/>
            <w:left w:val="none" w:sz="0" w:space="0" w:color="auto"/>
            <w:bottom w:val="none" w:sz="0" w:space="0" w:color="auto"/>
            <w:right w:val="none" w:sz="0" w:space="0" w:color="auto"/>
          </w:divBdr>
        </w:div>
        <w:div w:id="775908922">
          <w:marLeft w:val="480"/>
          <w:marRight w:val="0"/>
          <w:marTop w:val="0"/>
          <w:marBottom w:val="0"/>
          <w:divBdr>
            <w:top w:val="none" w:sz="0" w:space="0" w:color="auto"/>
            <w:left w:val="none" w:sz="0" w:space="0" w:color="auto"/>
            <w:bottom w:val="none" w:sz="0" w:space="0" w:color="auto"/>
            <w:right w:val="none" w:sz="0" w:space="0" w:color="auto"/>
          </w:divBdr>
        </w:div>
        <w:div w:id="777716553">
          <w:marLeft w:val="480"/>
          <w:marRight w:val="0"/>
          <w:marTop w:val="0"/>
          <w:marBottom w:val="0"/>
          <w:divBdr>
            <w:top w:val="none" w:sz="0" w:space="0" w:color="auto"/>
            <w:left w:val="none" w:sz="0" w:space="0" w:color="auto"/>
            <w:bottom w:val="none" w:sz="0" w:space="0" w:color="auto"/>
            <w:right w:val="none" w:sz="0" w:space="0" w:color="auto"/>
          </w:divBdr>
        </w:div>
        <w:div w:id="789199980">
          <w:marLeft w:val="480"/>
          <w:marRight w:val="0"/>
          <w:marTop w:val="0"/>
          <w:marBottom w:val="0"/>
          <w:divBdr>
            <w:top w:val="none" w:sz="0" w:space="0" w:color="auto"/>
            <w:left w:val="none" w:sz="0" w:space="0" w:color="auto"/>
            <w:bottom w:val="none" w:sz="0" w:space="0" w:color="auto"/>
            <w:right w:val="none" w:sz="0" w:space="0" w:color="auto"/>
          </w:divBdr>
        </w:div>
        <w:div w:id="790320897">
          <w:marLeft w:val="480"/>
          <w:marRight w:val="0"/>
          <w:marTop w:val="0"/>
          <w:marBottom w:val="0"/>
          <w:divBdr>
            <w:top w:val="none" w:sz="0" w:space="0" w:color="auto"/>
            <w:left w:val="none" w:sz="0" w:space="0" w:color="auto"/>
            <w:bottom w:val="none" w:sz="0" w:space="0" w:color="auto"/>
            <w:right w:val="none" w:sz="0" w:space="0" w:color="auto"/>
          </w:divBdr>
        </w:div>
        <w:div w:id="853569445">
          <w:marLeft w:val="480"/>
          <w:marRight w:val="0"/>
          <w:marTop w:val="0"/>
          <w:marBottom w:val="0"/>
          <w:divBdr>
            <w:top w:val="none" w:sz="0" w:space="0" w:color="auto"/>
            <w:left w:val="none" w:sz="0" w:space="0" w:color="auto"/>
            <w:bottom w:val="none" w:sz="0" w:space="0" w:color="auto"/>
            <w:right w:val="none" w:sz="0" w:space="0" w:color="auto"/>
          </w:divBdr>
        </w:div>
        <w:div w:id="857934515">
          <w:marLeft w:val="480"/>
          <w:marRight w:val="0"/>
          <w:marTop w:val="0"/>
          <w:marBottom w:val="0"/>
          <w:divBdr>
            <w:top w:val="none" w:sz="0" w:space="0" w:color="auto"/>
            <w:left w:val="none" w:sz="0" w:space="0" w:color="auto"/>
            <w:bottom w:val="none" w:sz="0" w:space="0" w:color="auto"/>
            <w:right w:val="none" w:sz="0" w:space="0" w:color="auto"/>
          </w:divBdr>
        </w:div>
        <w:div w:id="870187200">
          <w:marLeft w:val="480"/>
          <w:marRight w:val="0"/>
          <w:marTop w:val="0"/>
          <w:marBottom w:val="0"/>
          <w:divBdr>
            <w:top w:val="none" w:sz="0" w:space="0" w:color="auto"/>
            <w:left w:val="none" w:sz="0" w:space="0" w:color="auto"/>
            <w:bottom w:val="none" w:sz="0" w:space="0" w:color="auto"/>
            <w:right w:val="none" w:sz="0" w:space="0" w:color="auto"/>
          </w:divBdr>
        </w:div>
        <w:div w:id="881328586">
          <w:marLeft w:val="480"/>
          <w:marRight w:val="0"/>
          <w:marTop w:val="0"/>
          <w:marBottom w:val="0"/>
          <w:divBdr>
            <w:top w:val="none" w:sz="0" w:space="0" w:color="auto"/>
            <w:left w:val="none" w:sz="0" w:space="0" w:color="auto"/>
            <w:bottom w:val="none" w:sz="0" w:space="0" w:color="auto"/>
            <w:right w:val="none" w:sz="0" w:space="0" w:color="auto"/>
          </w:divBdr>
        </w:div>
        <w:div w:id="885026926">
          <w:marLeft w:val="480"/>
          <w:marRight w:val="0"/>
          <w:marTop w:val="0"/>
          <w:marBottom w:val="0"/>
          <w:divBdr>
            <w:top w:val="none" w:sz="0" w:space="0" w:color="auto"/>
            <w:left w:val="none" w:sz="0" w:space="0" w:color="auto"/>
            <w:bottom w:val="none" w:sz="0" w:space="0" w:color="auto"/>
            <w:right w:val="none" w:sz="0" w:space="0" w:color="auto"/>
          </w:divBdr>
        </w:div>
        <w:div w:id="889652787">
          <w:marLeft w:val="480"/>
          <w:marRight w:val="0"/>
          <w:marTop w:val="0"/>
          <w:marBottom w:val="0"/>
          <w:divBdr>
            <w:top w:val="none" w:sz="0" w:space="0" w:color="auto"/>
            <w:left w:val="none" w:sz="0" w:space="0" w:color="auto"/>
            <w:bottom w:val="none" w:sz="0" w:space="0" w:color="auto"/>
            <w:right w:val="none" w:sz="0" w:space="0" w:color="auto"/>
          </w:divBdr>
        </w:div>
        <w:div w:id="932054061">
          <w:marLeft w:val="480"/>
          <w:marRight w:val="0"/>
          <w:marTop w:val="0"/>
          <w:marBottom w:val="0"/>
          <w:divBdr>
            <w:top w:val="none" w:sz="0" w:space="0" w:color="auto"/>
            <w:left w:val="none" w:sz="0" w:space="0" w:color="auto"/>
            <w:bottom w:val="none" w:sz="0" w:space="0" w:color="auto"/>
            <w:right w:val="none" w:sz="0" w:space="0" w:color="auto"/>
          </w:divBdr>
        </w:div>
        <w:div w:id="971596752">
          <w:marLeft w:val="480"/>
          <w:marRight w:val="0"/>
          <w:marTop w:val="0"/>
          <w:marBottom w:val="0"/>
          <w:divBdr>
            <w:top w:val="none" w:sz="0" w:space="0" w:color="auto"/>
            <w:left w:val="none" w:sz="0" w:space="0" w:color="auto"/>
            <w:bottom w:val="none" w:sz="0" w:space="0" w:color="auto"/>
            <w:right w:val="none" w:sz="0" w:space="0" w:color="auto"/>
          </w:divBdr>
        </w:div>
        <w:div w:id="1013459217">
          <w:marLeft w:val="480"/>
          <w:marRight w:val="0"/>
          <w:marTop w:val="0"/>
          <w:marBottom w:val="0"/>
          <w:divBdr>
            <w:top w:val="none" w:sz="0" w:space="0" w:color="auto"/>
            <w:left w:val="none" w:sz="0" w:space="0" w:color="auto"/>
            <w:bottom w:val="none" w:sz="0" w:space="0" w:color="auto"/>
            <w:right w:val="none" w:sz="0" w:space="0" w:color="auto"/>
          </w:divBdr>
        </w:div>
      </w:divsChild>
    </w:div>
    <w:div w:id="674459830">
      <w:bodyDiv w:val="1"/>
      <w:marLeft w:val="0"/>
      <w:marRight w:val="0"/>
      <w:marTop w:val="0"/>
      <w:marBottom w:val="0"/>
      <w:divBdr>
        <w:top w:val="none" w:sz="0" w:space="0" w:color="auto"/>
        <w:left w:val="none" w:sz="0" w:space="0" w:color="auto"/>
        <w:bottom w:val="none" w:sz="0" w:space="0" w:color="auto"/>
        <w:right w:val="none" w:sz="0" w:space="0" w:color="auto"/>
      </w:divBdr>
      <w:divsChild>
        <w:div w:id="34550483">
          <w:marLeft w:val="480"/>
          <w:marRight w:val="0"/>
          <w:marTop w:val="0"/>
          <w:marBottom w:val="0"/>
          <w:divBdr>
            <w:top w:val="none" w:sz="0" w:space="0" w:color="auto"/>
            <w:left w:val="none" w:sz="0" w:space="0" w:color="auto"/>
            <w:bottom w:val="none" w:sz="0" w:space="0" w:color="auto"/>
            <w:right w:val="none" w:sz="0" w:space="0" w:color="auto"/>
          </w:divBdr>
        </w:div>
        <w:div w:id="132791005">
          <w:marLeft w:val="480"/>
          <w:marRight w:val="0"/>
          <w:marTop w:val="0"/>
          <w:marBottom w:val="0"/>
          <w:divBdr>
            <w:top w:val="none" w:sz="0" w:space="0" w:color="auto"/>
            <w:left w:val="none" w:sz="0" w:space="0" w:color="auto"/>
            <w:bottom w:val="none" w:sz="0" w:space="0" w:color="auto"/>
            <w:right w:val="none" w:sz="0" w:space="0" w:color="auto"/>
          </w:divBdr>
        </w:div>
        <w:div w:id="142743006">
          <w:marLeft w:val="480"/>
          <w:marRight w:val="0"/>
          <w:marTop w:val="0"/>
          <w:marBottom w:val="0"/>
          <w:divBdr>
            <w:top w:val="none" w:sz="0" w:space="0" w:color="auto"/>
            <w:left w:val="none" w:sz="0" w:space="0" w:color="auto"/>
            <w:bottom w:val="none" w:sz="0" w:space="0" w:color="auto"/>
            <w:right w:val="none" w:sz="0" w:space="0" w:color="auto"/>
          </w:divBdr>
        </w:div>
        <w:div w:id="147989137">
          <w:marLeft w:val="480"/>
          <w:marRight w:val="0"/>
          <w:marTop w:val="0"/>
          <w:marBottom w:val="0"/>
          <w:divBdr>
            <w:top w:val="none" w:sz="0" w:space="0" w:color="auto"/>
            <w:left w:val="none" w:sz="0" w:space="0" w:color="auto"/>
            <w:bottom w:val="none" w:sz="0" w:space="0" w:color="auto"/>
            <w:right w:val="none" w:sz="0" w:space="0" w:color="auto"/>
          </w:divBdr>
        </w:div>
        <w:div w:id="207844850">
          <w:marLeft w:val="480"/>
          <w:marRight w:val="0"/>
          <w:marTop w:val="0"/>
          <w:marBottom w:val="0"/>
          <w:divBdr>
            <w:top w:val="none" w:sz="0" w:space="0" w:color="auto"/>
            <w:left w:val="none" w:sz="0" w:space="0" w:color="auto"/>
            <w:bottom w:val="none" w:sz="0" w:space="0" w:color="auto"/>
            <w:right w:val="none" w:sz="0" w:space="0" w:color="auto"/>
          </w:divBdr>
        </w:div>
        <w:div w:id="220482386">
          <w:marLeft w:val="480"/>
          <w:marRight w:val="0"/>
          <w:marTop w:val="0"/>
          <w:marBottom w:val="0"/>
          <w:divBdr>
            <w:top w:val="none" w:sz="0" w:space="0" w:color="auto"/>
            <w:left w:val="none" w:sz="0" w:space="0" w:color="auto"/>
            <w:bottom w:val="none" w:sz="0" w:space="0" w:color="auto"/>
            <w:right w:val="none" w:sz="0" w:space="0" w:color="auto"/>
          </w:divBdr>
        </w:div>
        <w:div w:id="260798396">
          <w:marLeft w:val="480"/>
          <w:marRight w:val="0"/>
          <w:marTop w:val="0"/>
          <w:marBottom w:val="0"/>
          <w:divBdr>
            <w:top w:val="none" w:sz="0" w:space="0" w:color="auto"/>
            <w:left w:val="none" w:sz="0" w:space="0" w:color="auto"/>
            <w:bottom w:val="none" w:sz="0" w:space="0" w:color="auto"/>
            <w:right w:val="none" w:sz="0" w:space="0" w:color="auto"/>
          </w:divBdr>
        </w:div>
        <w:div w:id="315842021">
          <w:marLeft w:val="480"/>
          <w:marRight w:val="0"/>
          <w:marTop w:val="0"/>
          <w:marBottom w:val="0"/>
          <w:divBdr>
            <w:top w:val="none" w:sz="0" w:space="0" w:color="auto"/>
            <w:left w:val="none" w:sz="0" w:space="0" w:color="auto"/>
            <w:bottom w:val="none" w:sz="0" w:space="0" w:color="auto"/>
            <w:right w:val="none" w:sz="0" w:space="0" w:color="auto"/>
          </w:divBdr>
        </w:div>
        <w:div w:id="422655013">
          <w:marLeft w:val="480"/>
          <w:marRight w:val="0"/>
          <w:marTop w:val="0"/>
          <w:marBottom w:val="0"/>
          <w:divBdr>
            <w:top w:val="none" w:sz="0" w:space="0" w:color="auto"/>
            <w:left w:val="none" w:sz="0" w:space="0" w:color="auto"/>
            <w:bottom w:val="none" w:sz="0" w:space="0" w:color="auto"/>
            <w:right w:val="none" w:sz="0" w:space="0" w:color="auto"/>
          </w:divBdr>
        </w:div>
        <w:div w:id="429089494">
          <w:marLeft w:val="480"/>
          <w:marRight w:val="0"/>
          <w:marTop w:val="0"/>
          <w:marBottom w:val="0"/>
          <w:divBdr>
            <w:top w:val="none" w:sz="0" w:space="0" w:color="auto"/>
            <w:left w:val="none" w:sz="0" w:space="0" w:color="auto"/>
            <w:bottom w:val="none" w:sz="0" w:space="0" w:color="auto"/>
            <w:right w:val="none" w:sz="0" w:space="0" w:color="auto"/>
          </w:divBdr>
        </w:div>
        <w:div w:id="467012686">
          <w:marLeft w:val="480"/>
          <w:marRight w:val="0"/>
          <w:marTop w:val="0"/>
          <w:marBottom w:val="0"/>
          <w:divBdr>
            <w:top w:val="none" w:sz="0" w:space="0" w:color="auto"/>
            <w:left w:val="none" w:sz="0" w:space="0" w:color="auto"/>
            <w:bottom w:val="none" w:sz="0" w:space="0" w:color="auto"/>
            <w:right w:val="none" w:sz="0" w:space="0" w:color="auto"/>
          </w:divBdr>
        </w:div>
        <w:div w:id="471139625">
          <w:marLeft w:val="480"/>
          <w:marRight w:val="0"/>
          <w:marTop w:val="0"/>
          <w:marBottom w:val="0"/>
          <w:divBdr>
            <w:top w:val="none" w:sz="0" w:space="0" w:color="auto"/>
            <w:left w:val="none" w:sz="0" w:space="0" w:color="auto"/>
            <w:bottom w:val="none" w:sz="0" w:space="0" w:color="auto"/>
            <w:right w:val="none" w:sz="0" w:space="0" w:color="auto"/>
          </w:divBdr>
        </w:div>
        <w:div w:id="535583433">
          <w:marLeft w:val="480"/>
          <w:marRight w:val="0"/>
          <w:marTop w:val="0"/>
          <w:marBottom w:val="0"/>
          <w:divBdr>
            <w:top w:val="none" w:sz="0" w:space="0" w:color="auto"/>
            <w:left w:val="none" w:sz="0" w:space="0" w:color="auto"/>
            <w:bottom w:val="none" w:sz="0" w:space="0" w:color="auto"/>
            <w:right w:val="none" w:sz="0" w:space="0" w:color="auto"/>
          </w:divBdr>
        </w:div>
        <w:div w:id="565916323">
          <w:marLeft w:val="480"/>
          <w:marRight w:val="0"/>
          <w:marTop w:val="0"/>
          <w:marBottom w:val="0"/>
          <w:divBdr>
            <w:top w:val="none" w:sz="0" w:space="0" w:color="auto"/>
            <w:left w:val="none" w:sz="0" w:space="0" w:color="auto"/>
            <w:bottom w:val="none" w:sz="0" w:space="0" w:color="auto"/>
            <w:right w:val="none" w:sz="0" w:space="0" w:color="auto"/>
          </w:divBdr>
        </w:div>
        <w:div w:id="586233796">
          <w:marLeft w:val="480"/>
          <w:marRight w:val="0"/>
          <w:marTop w:val="0"/>
          <w:marBottom w:val="0"/>
          <w:divBdr>
            <w:top w:val="none" w:sz="0" w:space="0" w:color="auto"/>
            <w:left w:val="none" w:sz="0" w:space="0" w:color="auto"/>
            <w:bottom w:val="none" w:sz="0" w:space="0" w:color="auto"/>
            <w:right w:val="none" w:sz="0" w:space="0" w:color="auto"/>
          </w:divBdr>
        </w:div>
        <w:div w:id="609166077">
          <w:marLeft w:val="480"/>
          <w:marRight w:val="0"/>
          <w:marTop w:val="0"/>
          <w:marBottom w:val="0"/>
          <w:divBdr>
            <w:top w:val="none" w:sz="0" w:space="0" w:color="auto"/>
            <w:left w:val="none" w:sz="0" w:space="0" w:color="auto"/>
            <w:bottom w:val="none" w:sz="0" w:space="0" w:color="auto"/>
            <w:right w:val="none" w:sz="0" w:space="0" w:color="auto"/>
          </w:divBdr>
        </w:div>
        <w:div w:id="710617710">
          <w:marLeft w:val="480"/>
          <w:marRight w:val="0"/>
          <w:marTop w:val="0"/>
          <w:marBottom w:val="0"/>
          <w:divBdr>
            <w:top w:val="none" w:sz="0" w:space="0" w:color="auto"/>
            <w:left w:val="none" w:sz="0" w:space="0" w:color="auto"/>
            <w:bottom w:val="none" w:sz="0" w:space="0" w:color="auto"/>
            <w:right w:val="none" w:sz="0" w:space="0" w:color="auto"/>
          </w:divBdr>
        </w:div>
        <w:div w:id="722679589">
          <w:marLeft w:val="480"/>
          <w:marRight w:val="0"/>
          <w:marTop w:val="0"/>
          <w:marBottom w:val="0"/>
          <w:divBdr>
            <w:top w:val="none" w:sz="0" w:space="0" w:color="auto"/>
            <w:left w:val="none" w:sz="0" w:space="0" w:color="auto"/>
            <w:bottom w:val="none" w:sz="0" w:space="0" w:color="auto"/>
            <w:right w:val="none" w:sz="0" w:space="0" w:color="auto"/>
          </w:divBdr>
        </w:div>
        <w:div w:id="754134195">
          <w:marLeft w:val="480"/>
          <w:marRight w:val="0"/>
          <w:marTop w:val="0"/>
          <w:marBottom w:val="0"/>
          <w:divBdr>
            <w:top w:val="none" w:sz="0" w:space="0" w:color="auto"/>
            <w:left w:val="none" w:sz="0" w:space="0" w:color="auto"/>
            <w:bottom w:val="none" w:sz="0" w:space="0" w:color="auto"/>
            <w:right w:val="none" w:sz="0" w:space="0" w:color="auto"/>
          </w:divBdr>
        </w:div>
        <w:div w:id="775633314">
          <w:marLeft w:val="480"/>
          <w:marRight w:val="0"/>
          <w:marTop w:val="0"/>
          <w:marBottom w:val="0"/>
          <w:divBdr>
            <w:top w:val="none" w:sz="0" w:space="0" w:color="auto"/>
            <w:left w:val="none" w:sz="0" w:space="0" w:color="auto"/>
            <w:bottom w:val="none" w:sz="0" w:space="0" w:color="auto"/>
            <w:right w:val="none" w:sz="0" w:space="0" w:color="auto"/>
          </w:divBdr>
        </w:div>
        <w:div w:id="783307140">
          <w:marLeft w:val="480"/>
          <w:marRight w:val="0"/>
          <w:marTop w:val="0"/>
          <w:marBottom w:val="0"/>
          <w:divBdr>
            <w:top w:val="none" w:sz="0" w:space="0" w:color="auto"/>
            <w:left w:val="none" w:sz="0" w:space="0" w:color="auto"/>
            <w:bottom w:val="none" w:sz="0" w:space="0" w:color="auto"/>
            <w:right w:val="none" w:sz="0" w:space="0" w:color="auto"/>
          </w:divBdr>
        </w:div>
        <w:div w:id="797263009">
          <w:marLeft w:val="480"/>
          <w:marRight w:val="0"/>
          <w:marTop w:val="0"/>
          <w:marBottom w:val="0"/>
          <w:divBdr>
            <w:top w:val="none" w:sz="0" w:space="0" w:color="auto"/>
            <w:left w:val="none" w:sz="0" w:space="0" w:color="auto"/>
            <w:bottom w:val="none" w:sz="0" w:space="0" w:color="auto"/>
            <w:right w:val="none" w:sz="0" w:space="0" w:color="auto"/>
          </w:divBdr>
        </w:div>
        <w:div w:id="803229361">
          <w:marLeft w:val="480"/>
          <w:marRight w:val="0"/>
          <w:marTop w:val="0"/>
          <w:marBottom w:val="0"/>
          <w:divBdr>
            <w:top w:val="none" w:sz="0" w:space="0" w:color="auto"/>
            <w:left w:val="none" w:sz="0" w:space="0" w:color="auto"/>
            <w:bottom w:val="none" w:sz="0" w:space="0" w:color="auto"/>
            <w:right w:val="none" w:sz="0" w:space="0" w:color="auto"/>
          </w:divBdr>
        </w:div>
        <w:div w:id="811168690">
          <w:marLeft w:val="480"/>
          <w:marRight w:val="0"/>
          <w:marTop w:val="0"/>
          <w:marBottom w:val="0"/>
          <w:divBdr>
            <w:top w:val="none" w:sz="0" w:space="0" w:color="auto"/>
            <w:left w:val="none" w:sz="0" w:space="0" w:color="auto"/>
            <w:bottom w:val="none" w:sz="0" w:space="0" w:color="auto"/>
            <w:right w:val="none" w:sz="0" w:space="0" w:color="auto"/>
          </w:divBdr>
        </w:div>
        <w:div w:id="812599171">
          <w:marLeft w:val="480"/>
          <w:marRight w:val="0"/>
          <w:marTop w:val="0"/>
          <w:marBottom w:val="0"/>
          <w:divBdr>
            <w:top w:val="none" w:sz="0" w:space="0" w:color="auto"/>
            <w:left w:val="none" w:sz="0" w:space="0" w:color="auto"/>
            <w:bottom w:val="none" w:sz="0" w:space="0" w:color="auto"/>
            <w:right w:val="none" w:sz="0" w:space="0" w:color="auto"/>
          </w:divBdr>
        </w:div>
        <w:div w:id="857885408">
          <w:marLeft w:val="480"/>
          <w:marRight w:val="0"/>
          <w:marTop w:val="0"/>
          <w:marBottom w:val="0"/>
          <w:divBdr>
            <w:top w:val="none" w:sz="0" w:space="0" w:color="auto"/>
            <w:left w:val="none" w:sz="0" w:space="0" w:color="auto"/>
            <w:bottom w:val="none" w:sz="0" w:space="0" w:color="auto"/>
            <w:right w:val="none" w:sz="0" w:space="0" w:color="auto"/>
          </w:divBdr>
        </w:div>
        <w:div w:id="872498571">
          <w:marLeft w:val="480"/>
          <w:marRight w:val="0"/>
          <w:marTop w:val="0"/>
          <w:marBottom w:val="0"/>
          <w:divBdr>
            <w:top w:val="none" w:sz="0" w:space="0" w:color="auto"/>
            <w:left w:val="none" w:sz="0" w:space="0" w:color="auto"/>
            <w:bottom w:val="none" w:sz="0" w:space="0" w:color="auto"/>
            <w:right w:val="none" w:sz="0" w:space="0" w:color="auto"/>
          </w:divBdr>
        </w:div>
        <w:div w:id="878709202">
          <w:marLeft w:val="480"/>
          <w:marRight w:val="0"/>
          <w:marTop w:val="0"/>
          <w:marBottom w:val="0"/>
          <w:divBdr>
            <w:top w:val="none" w:sz="0" w:space="0" w:color="auto"/>
            <w:left w:val="none" w:sz="0" w:space="0" w:color="auto"/>
            <w:bottom w:val="none" w:sz="0" w:space="0" w:color="auto"/>
            <w:right w:val="none" w:sz="0" w:space="0" w:color="auto"/>
          </w:divBdr>
        </w:div>
      </w:divsChild>
    </w:div>
    <w:div w:id="674529181">
      <w:bodyDiv w:val="1"/>
      <w:marLeft w:val="0"/>
      <w:marRight w:val="0"/>
      <w:marTop w:val="0"/>
      <w:marBottom w:val="0"/>
      <w:divBdr>
        <w:top w:val="none" w:sz="0" w:space="0" w:color="auto"/>
        <w:left w:val="none" w:sz="0" w:space="0" w:color="auto"/>
        <w:bottom w:val="none" w:sz="0" w:space="0" w:color="auto"/>
        <w:right w:val="none" w:sz="0" w:space="0" w:color="auto"/>
      </w:divBdr>
    </w:div>
    <w:div w:id="674571378">
      <w:bodyDiv w:val="1"/>
      <w:marLeft w:val="0"/>
      <w:marRight w:val="0"/>
      <w:marTop w:val="0"/>
      <w:marBottom w:val="0"/>
      <w:divBdr>
        <w:top w:val="none" w:sz="0" w:space="0" w:color="auto"/>
        <w:left w:val="none" w:sz="0" w:space="0" w:color="auto"/>
        <w:bottom w:val="none" w:sz="0" w:space="0" w:color="auto"/>
        <w:right w:val="none" w:sz="0" w:space="0" w:color="auto"/>
      </w:divBdr>
      <w:divsChild>
        <w:div w:id="4328270">
          <w:marLeft w:val="480"/>
          <w:marRight w:val="0"/>
          <w:marTop w:val="0"/>
          <w:marBottom w:val="0"/>
          <w:divBdr>
            <w:top w:val="none" w:sz="0" w:space="0" w:color="auto"/>
            <w:left w:val="none" w:sz="0" w:space="0" w:color="auto"/>
            <w:bottom w:val="none" w:sz="0" w:space="0" w:color="auto"/>
            <w:right w:val="none" w:sz="0" w:space="0" w:color="auto"/>
          </w:divBdr>
        </w:div>
        <w:div w:id="22948131">
          <w:marLeft w:val="480"/>
          <w:marRight w:val="0"/>
          <w:marTop w:val="0"/>
          <w:marBottom w:val="0"/>
          <w:divBdr>
            <w:top w:val="none" w:sz="0" w:space="0" w:color="auto"/>
            <w:left w:val="none" w:sz="0" w:space="0" w:color="auto"/>
            <w:bottom w:val="none" w:sz="0" w:space="0" w:color="auto"/>
            <w:right w:val="none" w:sz="0" w:space="0" w:color="auto"/>
          </w:divBdr>
        </w:div>
        <w:div w:id="24060689">
          <w:marLeft w:val="480"/>
          <w:marRight w:val="0"/>
          <w:marTop w:val="0"/>
          <w:marBottom w:val="0"/>
          <w:divBdr>
            <w:top w:val="none" w:sz="0" w:space="0" w:color="auto"/>
            <w:left w:val="none" w:sz="0" w:space="0" w:color="auto"/>
            <w:bottom w:val="none" w:sz="0" w:space="0" w:color="auto"/>
            <w:right w:val="none" w:sz="0" w:space="0" w:color="auto"/>
          </w:divBdr>
        </w:div>
        <w:div w:id="28377655">
          <w:marLeft w:val="480"/>
          <w:marRight w:val="0"/>
          <w:marTop w:val="0"/>
          <w:marBottom w:val="0"/>
          <w:divBdr>
            <w:top w:val="none" w:sz="0" w:space="0" w:color="auto"/>
            <w:left w:val="none" w:sz="0" w:space="0" w:color="auto"/>
            <w:bottom w:val="none" w:sz="0" w:space="0" w:color="auto"/>
            <w:right w:val="none" w:sz="0" w:space="0" w:color="auto"/>
          </w:divBdr>
        </w:div>
        <w:div w:id="28798018">
          <w:marLeft w:val="480"/>
          <w:marRight w:val="0"/>
          <w:marTop w:val="0"/>
          <w:marBottom w:val="0"/>
          <w:divBdr>
            <w:top w:val="none" w:sz="0" w:space="0" w:color="auto"/>
            <w:left w:val="none" w:sz="0" w:space="0" w:color="auto"/>
            <w:bottom w:val="none" w:sz="0" w:space="0" w:color="auto"/>
            <w:right w:val="none" w:sz="0" w:space="0" w:color="auto"/>
          </w:divBdr>
        </w:div>
        <w:div w:id="77988449">
          <w:marLeft w:val="480"/>
          <w:marRight w:val="0"/>
          <w:marTop w:val="0"/>
          <w:marBottom w:val="0"/>
          <w:divBdr>
            <w:top w:val="none" w:sz="0" w:space="0" w:color="auto"/>
            <w:left w:val="none" w:sz="0" w:space="0" w:color="auto"/>
            <w:bottom w:val="none" w:sz="0" w:space="0" w:color="auto"/>
            <w:right w:val="none" w:sz="0" w:space="0" w:color="auto"/>
          </w:divBdr>
        </w:div>
        <w:div w:id="95056171">
          <w:marLeft w:val="480"/>
          <w:marRight w:val="0"/>
          <w:marTop w:val="0"/>
          <w:marBottom w:val="0"/>
          <w:divBdr>
            <w:top w:val="none" w:sz="0" w:space="0" w:color="auto"/>
            <w:left w:val="none" w:sz="0" w:space="0" w:color="auto"/>
            <w:bottom w:val="none" w:sz="0" w:space="0" w:color="auto"/>
            <w:right w:val="none" w:sz="0" w:space="0" w:color="auto"/>
          </w:divBdr>
        </w:div>
        <w:div w:id="107361523">
          <w:marLeft w:val="480"/>
          <w:marRight w:val="0"/>
          <w:marTop w:val="0"/>
          <w:marBottom w:val="0"/>
          <w:divBdr>
            <w:top w:val="none" w:sz="0" w:space="0" w:color="auto"/>
            <w:left w:val="none" w:sz="0" w:space="0" w:color="auto"/>
            <w:bottom w:val="none" w:sz="0" w:space="0" w:color="auto"/>
            <w:right w:val="none" w:sz="0" w:space="0" w:color="auto"/>
          </w:divBdr>
        </w:div>
        <w:div w:id="135297327">
          <w:marLeft w:val="480"/>
          <w:marRight w:val="0"/>
          <w:marTop w:val="0"/>
          <w:marBottom w:val="0"/>
          <w:divBdr>
            <w:top w:val="none" w:sz="0" w:space="0" w:color="auto"/>
            <w:left w:val="none" w:sz="0" w:space="0" w:color="auto"/>
            <w:bottom w:val="none" w:sz="0" w:space="0" w:color="auto"/>
            <w:right w:val="none" w:sz="0" w:space="0" w:color="auto"/>
          </w:divBdr>
        </w:div>
        <w:div w:id="200829529">
          <w:marLeft w:val="480"/>
          <w:marRight w:val="0"/>
          <w:marTop w:val="0"/>
          <w:marBottom w:val="0"/>
          <w:divBdr>
            <w:top w:val="none" w:sz="0" w:space="0" w:color="auto"/>
            <w:left w:val="none" w:sz="0" w:space="0" w:color="auto"/>
            <w:bottom w:val="none" w:sz="0" w:space="0" w:color="auto"/>
            <w:right w:val="none" w:sz="0" w:space="0" w:color="auto"/>
          </w:divBdr>
        </w:div>
        <w:div w:id="207032576">
          <w:marLeft w:val="480"/>
          <w:marRight w:val="0"/>
          <w:marTop w:val="0"/>
          <w:marBottom w:val="0"/>
          <w:divBdr>
            <w:top w:val="none" w:sz="0" w:space="0" w:color="auto"/>
            <w:left w:val="none" w:sz="0" w:space="0" w:color="auto"/>
            <w:bottom w:val="none" w:sz="0" w:space="0" w:color="auto"/>
            <w:right w:val="none" w:sz="0" w:space="0" w:color="auto"/>
          </w:divBdr>
        </w:div>
        <w:div w:id="215434761">
          <w:marLeft w:val="480"/>
          <w:marRight w:val="0"/>
          <w:marTop w:val="0"/>
          <w:marBottom w:val="0"/>
          <w:divBdr>
            <w:top w:val="none" w:sz="0" w:space="0" w:color="auto"/>
            <w:left w:val="none" w:sz="0" w:space="0" w:color="auto"/>
            <w:bottom w:val="none" w:sz="0" w:space="0" w:color="auto"/>
            <w:right w:val="none" w:sz="0" w:space="0" w:color="auto"/>
          </w:divBdr>
        </w:div>
        <w:div w:id="220603303">
          <w:marLeft w:val="480"/>
          <w:marRight w:val="0"/>
          <w:marTop w:val="0"/>
          <w:marBottom w:val="0"/>
          <w:divBdr>
            <w:top w:val="none" w:sz="0" w:space="0" w:color="auto"/>
            <w:left w:val="none" w:sz="0" w:space="0" w:color="auto"/>
            <w:bottom w:val="none" w:sz="0" w:space="0" w:color="auto"/>
            <w:right w:val="none" w:sz="0" w:space="0" w:color="auto"/>
          </w:divBdr>
        </w:div>
        <w:div w:id="221869215">
          <w:marLeft w:val="480"/>
          <w:marRight w:val="0"/>
          <w:marTop w:val="0"/>
          <w:marBottom w:val="0"/>
          <w:divBdr>
            <w:top w:val="none" w:sz="0" w:space="0" w:color="auto"/>
            <w:left w:val="none" w:sz="0" w:space="0" w:color="auto"/>
            <w:bottom w:val="none" w:sz="0" w:space="0" w:color="auto"/>
            <w:right w:val="none" w:sz="0" w:space="0" w:color="auto"/>
          </w:divBdr>
        </w:div>
        <w:div w:id="228536994">
          <w:marLeft w:val="480"/>
          <w:marRight w:val="0"/>
          <w:marTop w:val="0"/>
          <w:marBottom w:val="0"/>
          <w:divBdr>
            <w:top w:val="none" w:sz="0" w:space="0" w:color="auto"/>
            <w:left w:val="none" w:sz="0" w:space="0" w:color="auto"/>
            <w:bottom w:val="none" w:sz="0" w:space="0" w:color="auto"/>
            <w:right w:val="none" w:sz="0" w:space="0" w:color="auto"/>
          </w:divBdr>
        </w:div>
        <w:div w:id="243490144">
          <w:marLeft w:val="480"/>
          <w:marRight w:val="0"/>
          <w:marTop w:val="0"/>
          <w:marBottom w:val="0"/>
          <w:divBdr>
            <w:top w:val="none" w:sz="0" w:space="0" w:color="auto"/>
            <w:left w:val="none" w:sz="0" w:space="0" w:color="auto"/>
            <w:bottom w:val="none" w:sz="0" w:space="0" w:color="auto"/>
            <w:right w:val="none" w:sz="0" w:space="0" w:color="auto"/>
          </w:divBdr>
        </w:div>
        <w:div w:id="249437032">
          <w:marLeft w:val="480"/>
          <w:marRight w:val="0"/>
          <w:marTop w:val="0"/>
          <w:marBottom w:val="0"/>
          <w:divBdr>
            <w:top w:val="none" w:sz="0" w:space="0" w:color="auto"/>
            <w:left w:val="none" w:sz="0" w:space="0" w:color="auto"/>
            <w:bottom w:val="none" w:sz="0" w:space="0" w:color="auto"/>
            <w:right w:val="none" w:sz="0" w:space="0" w:color="auto"/>
          </w:divBdr>
        </w:div>
        <w:div w:id="262498061">
          <w:marLeft w:val="480"/>
          <w:marRight w:val="0"/>
          <w:marTop w:val="0"/>
          <w:marBottom w:val="0"/>
          <w:divBdr>
            <w:top w:val="none" w:sz="0" w:space="0" w:color="auto"/>
            <w:left w:val="none" w:sz="0" w:space="0" w:color="auto"/>
            <w:bottom w:val="none" w:sz="0" w:space="0" w:color="auto"/>
            <w:right w:val="none" w:sz="0" w:space="0" w:color="auto"/>
          </w:divBdr>
        </w:div>
        <w:div w:id="278343170">
          <w:marLeft w:val="480"/>
          <w:marRight w:val="0"/>
          <w:marTop w:val="0"/>
          <w:marBottom w:val="0"/>
          <w:divBdr>
            <w:top w:val="none" w:sz="0" w:space="0" w:color="auto"/>
            <w:left w:val="none" w:sz="0" w:space="0" w:color="auto"/>
            <w:bottom w:val="none" w:sz="0" w:space="0" w:color="auto"/>
            <w:right w:val="none" w:sz="0" w:space="0" w:color="auto"/>
          </w:divBdr>
        </w:div>
        <w:div w:id="279339630">
          <w:marLeft w:val="480"/>
          <w:marRight w:val="0"/>
          <w:marTop w:val="0"/>
          <w:marBottom w:val="0"/>
          <w:divBdr>
            <w:top w:val="none" w:sz="0" w:space="0" w:color="auto"/>
            <w:left w:val="none" w:sz="0" w:space="0" w:color="auto"/>
            <w:bottom w:val="none" w:sz="0" w:space="0" w:color="auto"/>
            <w:right w:val="none" w:sz="0" w:space="0" w:color="auto"/>
          </w:divBdr>
        </w:div>
        <w:div w:id="304428956">
          <w:marLeft w:val="480"/>
          <w:marRight w:val="0"/>
          <w:marTop w:val="0"/>
          <w:marBottom w:val="0"/>
          <w:divBdr>
            <w:top w:val="none" w:sz="0" w:space="0" w:color="auto"/>
            <w:left w:val="none" w:sz="0" w:space="0" w:color="auto"/>
            <w:bottom w:val="none" w:sz="0" w:space="0" w:color="auto"/>
            <w:right w:val="none" w:sz="0" w:space="0" w:color="auto"/>
          </w:divBdr>
        </w:div>
        <w:div w:id="355009930">
          <w:marLeft w:val="480"/>
          <w:marRight w:val="0"/>
          <w:marTop w:val="0"/>
          <w:marBottom w:val="0"/>
          <w:divBdr>
            <w:top w:val="none" w:sz="0" w:space="0" w:color="auto"/>
            <w:left w:val="none" w:sz="0" w:space="0" w:color="auto"/>
            <w:bottom w:val="none" w:sz="0" w:space="0" w:color="auto"/>
            <w:right w:val="none" w:sz="0" w:space="0" w:color="auto"/>
          </w:divBdr>
        </w:div>
        <w:div w:id="367724223">
          <w:marLeft w:val="480"/>
          <w:marRight w:val="0"/>
          <w:marTop w:val="0"/>
          <w:marBottom w:val="0"/>
          <w:divBdr>
            <w:top w:val="none" w:sz="0" w:space="0" w:color="auto"/>
            <w:left w:val="none" w:sz="0" w:space="0" w:color="auto"/>
            <w:bottom w:val="none" w:sz="0" w:space="0" w:color="auto"/>
            <w:right w:val="none" w:sz="0" w:space="0" w:color="auto"/>
          </w:divBdr>
        </w:div>
        <w:div w:id="374626373">
          <w:marLeft w:val="480"/>
          <w:marRight w:val="0"/>
          <w:marTop w:val="0"/>
          <w:marBottom w:val="0"/>
          <w:divBdr>
            <w:top w:val="none" w:sz="0" w:space="0" w:color="auto"/>
            <w:left w:val="none" w:sz="0" w:space="0" w:color="auto"/>
            <w:bottom w:val="none" w:sz="0" w:space="0" w:color="auto"/>
            <w:right w:val="none" w:sz="0" w:space="0" w:color="auto"/>
          </w:divBdr>
        </w:div>
        <w:div w:id="395905104">
          <w:marLeft w:val="480"/>
          <w:marRight w:val="0"/>
          <w:marTop w:val="0"/>
          <w:marBottom w:val="0"/>
          <w:divBdr>
            <w:top w:val="none" w:sz="0" w:space="0" w:color="auto"/>
            <w:left w:val="none" w:sz="0" w:space="0" w:color="auto"/>
            <w:bottom w:val="none" w:sz="0" w:space="0" w:color="auto"/>
            <w:right w:val="none" w:sz="0" w:space="0" w:color="auto"/>
          </w:divBdr>
        </w:div>
        <w:div w:id="402803829">
          <w:marLeft w:val="480"/>
          <w:marRight w:val="0"/>
          <w:marTop w:val="0"/>
          <w:marBottom w:val="0"/>
          <w:divBdr>
            <w:top w:val="none" w:sz="0" w:space="0" w:color="auto"/>
            <w:left w:val="none" w:sz="0" w:space="0" w:color="auto"/>
            <w:bottom w:val="none" w:sz="0" w:space="0" w:color="auto"/>
            <w:right w:val="none" w:sz="0" w:space="0" w:color="auto"/>
          </w:divBdr>
        </w:div>
        <w:div w:id="444812513">
          <w:marLeft w:val="480"/>
          <w:marRight w:val="0"/>
          <w:marTop w:val="0"/>
          <w:marBottom w:val="0"/>
          <w:divBdr>
            <w:top w:val="none" w:sz="0" w:space="0" w:color="auto"/>
            <w:left w:val="none" w:sz="0" w:space="0" w:color="auto"/>
            <w:bottom w:val="none" w:sz="0" w:space="0" w:color="auto"/>
            <w:right w:val="none" w:sz="0" w:space="0" w:color="auto"/>
          </w:divBdr>
        </w:div>
        <w:div w:id="448549845">
          <w:marLeft w:val="480"/>
          <w:marRight w:val="0"/>
          <w:marTop w:val="0"/>
          <w:marBottom w:val="0"/>
          <w:divBdr>
            <w:top w:val="none" w:sz="0" w:space="0" w:color="auto"/>
            <w:left w:val="none" w:sz="0" w:space="0" w:color="auto"/>
            <w:bottom w:val="none" w:sz="0" w:space="0" w:color="auto"/>
            <w:right w:val="none" w:sz="0" w:space="0" w:color="auto"/>
          </w:divBdr>
        </w:div>
        <w:div w:id="536237306">
          <w:marLeft w:val="480"/>
          <w:marRight w:val="0"/>
          <w:marTop w:val="0"/>
          <w:marBottom w:val="0"/>
          <w:divBdr>
            <w:top w:val="none" w:sz="0" w:space="0" w:color="auto"/>
            <w:left w:val="none" w:sz="0" w:space="0" w:color="auto"/>
            <w:bottom w:val="none" w:sz="0" w:space="0" w:color="auto"/>
            <w:right w:val="none" w:sz="0" w:space="0" w:color="auto"/>
          </w:divBdr>
        </w:div>
        <w:div w:id="556278714">
          <w:marLeft w:val="480"/>
          <w:marRight w:val="0"/>
          <w:marTop w:val="0"/>
          <w:marBottom w:val="0"/>
          <w:divBdr>
            <w:top w:val="none" w:sz="0" w:space="0" w:color="auto"/>
            <w:left w:val="none" w:sz="0" w:space="0" w:color="auto"/>
            <w:bottom w:val="none" w:sz="0" w:space="0" w:color="auto"/>
            <w:right w:val="none" w:sz="0" w:space="0" w:color="auto"/>
          </w:divBdr>
        </w:div>
        <w:div w:id="556820113">
          <w:marLeft w:val="480"/>
          <w:marRight w:val="0"/>
          <w:marTop w:val="0"/>
          <w:marBottom w:val="0"/>
          <w:divBdr>
            <w:top w:val="none" w:sz="0" w:space="0" w:color="auto"/>
            <w:left w:val="none" w:sz="0" w:space="0" w:color="auto"/>
            <w:bottom w:val="none" w:sz="0" w:space="0" w:color="auto"/>
            <w:right w:val="none" w:sz="0" w:space="0" w:color="auto"/>
          </w:divBdr>
        </w:div>
        <w:div w:id="630399540">
          <w:marLeft w:val="480"/>
          <w:marRight w:val="0"/>
          <w:marTop w:val="0"/>
          <w:marBottom w:val="0"/>
          <w:divBdr>
            <w:top w:val="none" w:sz="0" w:space="0" w:color="auto"/>
            <w:left w:val="none" w:sz="0" w:space="0" w:color="auto"/>
            <w:bottom w:val="none" w:sz="0" w:space="0" w:color="auto"/>
            <w:right w:val="none" w:sz="0" w:space="0" w:color="auto"/>
          </w:divBdr>
        </w:div>
        <w:div w:id="663508805">
          <w:marLeft w:val="480"/>
          <w:marRight w:val="0"/>
          <w:marTop w:val="0"/>
          <w:marBottom w:val="0"/>
          <w:divBdr>
            <w:top w:val="none" w:sz="0" w:space="0" w:color="auto"/>
            <w:left w:val="none" w:sz="0" w:space="0" w:color="auto"/>
            <w:bottom w:val="none" w:sz="0" w:space="0" w:color="auto"/>
            <w:right w:val="none" w:sz="0" w:space="0" w:color="auto"/>
          </w:divBdr>
        </w:div>
        <w:div w:id="665784081">
          <w:marLeft w:val="480"/>
          <w:marRight w:val="0"/>
          <w:marTop w:val="0"/>
          <w:marBottom w:val="0"/>
          <w:divBdr>
            <w:top w:val="none" w:sz="0" w:space="0" w:color="auto"/>
            <w:left w:val="none" w:sz="0" w:space="0" w:color="auto"/>
            <w:bottom w:val="none" w:sz="0" w:space="0" w:color="auto"/>
            <w:right w:val="none" w:sz="0" w:space="0" w:color="auto"/>
          </w:divBdr>
        </w:div>
        <w:div w:id="671225419">
          <w:marLeft w:val="480"/>
          <w:marRight w:val="0"/>
          <w:marTop w:val="0"/>
          <w:marBottom w:val="0"/>
          <w:divBdr>
            <w:top w:val="none" w:sz="0" w:space="0" w:color="auto"/>
            <w:left w:val="none" w:sz="0" w:space="0" w:color="auto"/>
            <w:bottom w:val="none" w:sz="0" w:space="0" w:color="auto"/>
            <w:right w:val="none" w:sz="0" w:space="0" w:color="auto"/>
          </w:divBdr>
        </w:div>
        <w:div w:id="781261643">
          <w:marLeft w:val="480"/>
          <w:marRight w:val="0"/>
          <w:marTop w:val="0"/>
          <w:marBottom w:val="0"/>
          <w:divBdr>
            <w:top w:val="none" w:sz="0" w:space="0" w:color="auto"/>
            <w:left w:val="none" w:sz="0" w:space="0" w:color="auto"/>
            <w:bottom w:val="none" w:sz="0" w:space="0" w:color="auto"/>
            <w:right w:val="none" w:sz="0" w:space="0" w:color="auto"/>
          </w:divBdr>
        </w:div>
        <w:div w:id="808742307">
          <w:marLeft w:val="480"/>
          <w:marRight w:val="0"/>
          <w:marTop w:val="0"/>
          <w:marBottom w:val="0"/>
          <w:divBdr>
            <w:top w:val="none" w:sz="0" w:space="0" w:color="auto"/>
            <w:left w:val="none" w:sz="0" w:space="0" w:color="auto"/>
            <w:bottom w:val="none" w:sz="0" w:space="0" w:color="auto"/>
            <w:right w:val="none" w:sz="0" w:space="0" w:color="auto"/>
          </w:divBdr>
        </w:div>
        <w:div w:id="916593307">
          <w:marLeft w:val="480"/>
          <w:marRight w:val="0"/>
          <w:marTop w:val="0"/>
          <w:marBottom w:val="0"/>
          <w:divBdr>
            <w:top w:val="none" w:sz="0" w:space="0" w:color="auto"/>
            <w:left w:val="none" w:sz="0" w:space="0" w:color="auto"/>
            <w:bottom w:val="none" w:sz="0" w:space="0" w:color="auto"/>
            <w:right w:val="none" w:sz="0" w:space="0" w:color="auto"/>
          </w:divBdr>
        </w:div>
        <w:div w:id="936136580">
          <w:marLeft w:val="480"/>
          <w:marRight w:val="0"/>
          <w:marTop w:val="0"/>
          <w:marBottom w:val="0"/>
          <w:divBdr>
            <w:top w:val="none" w:sz="0" w:space="0" w:color="auto"/>
            <w:left w:val="none" w:sz="0" w:space="0" w:color="auto"/>
            <w:bottom w:val="none" w:sz="0" w:space="0" w:color="auto"/>
            <w:right w:val="none" w:sz="0" w:space="0" w:color="auto"/>
          </w:divBdr>
        </w:div>
        <w:div w:id="959922819">
          <w:marLeft w:val="480"/>
          <w:marRight w:val="0"/>
          <w:marTop w:val="0"/>
          <w:marBottom w:val="0"/>
          <w:divBdr>
            <w:top w:val="none" w:sz="0" w:space="0" w:color="auto"/>
            <w:left w:val="none" w:sz="0" w:space="0" w:color="auto"/>
            <w:bottom w:val="none" w:sz="0" w:space="0" w:color="auto"/>
            <w:right w:val="none" w:sz="0" w:space="0" w:color="auto"/>
          </w:divBdr>
        </w:div>
        <w:div w:id="961770360">
          <w:marLeft w:val="480"/>
          <w:marRight w:val="0"/>
          <w:marTop w:val="0"/>
          <w:marBottom w:val="0"/>
          <w:divBdr>
            <w:top w:val="none" w:sz="0" w:space="0" w:color="auto"/>
            <w:left w:val="none" w:sz="0" w:space="0" w:color="auto"/>
            <w:bottom w:val="none" w:sz="0" w:space="0" w:color="auto"/>
            <w:right w:val="none" w:sz="0" w:space="0" w:color="auto"/>
          </w:divBdr>
        </w:div>
        <w:div w:id="967466230">
          <w:marLeft w:val="480"/>
          <w:marRight w:val="0"/>
          <w:marTop w:val="0"/>
          <w:marBottom w:val="0"/>
          <w:divBdr>
            <w:top w:val="none" w:sz="0" w:space="0" w:color="auto"/>
            <w:left w:val="none" w:sz="0" w:space="0" w:color="auto"/>
            <w:bottom w:val="none" w:sz="0" w:space="0" w:color="auto"/>
            <w:right w:val="none" w:sz="0" w:space="0" w:color="auto"/>
          </w:divBdr>
        </w:div>
        <w:div w:id="977878494">
          <w:marLeft w:val="480"/>
          <w:marRight w:val="0"/>
          <w:marTop w:val="0"/>
          <w:marBottom w:val="0"/>
          <w:divBdr>
            <w:top w:val="none" w:sz="0" w:space="0" w:color="auto"/>
            <w:left w:val="none" w:sz="0" w:space="0" w:color="auto"/>
            <w:bottom w:val="none" w:sz="0" w:space="0" w:color="auto"/>
            <w:right w:val="none" w:sz="0" w:space="0" w:color="auto"/>
          </w:divBdr>
        </w:div>
        <w:div w:id="1000087679">
          <w:marLeft w:val="480"/>
          <w:marRight w:val="0"/>
          <w:marTop w:val="0"/>
          <w:marBottom w:val="0"/>
          <w:divBdr>
            <w:top w:val="none" w:sz="0" w:space="0" w:color="auto"/>
            <w:left w:val="none" w:sz="0" w:space="0" w:color="auto"/>
            <w:bottom w:val="none" w:sz="0" w:space="0" w:color="auto"/>
            <w:right w:val="none" w:sz="0" w:space="0" w:color="auto"/>
          </w:divBdr>
        </w:div>
      </w:divsChild>
    </w:div>
    <w:div w:id="674575259">
      <w:bodyDiv w:val="1"/>
      <w:marLeft w:val="0"/>
      <w:marRight w:val="0"/>
      <w:marTop w:val="0"/>
      <w:marBottom w:val="0"/>
      <w:divBdr>
        <w:top w:val="none" w:sz="0" w:space="0" w:color="auto"/>
        <w:left w:val="none" w:sz="0" w:space="0" w:color="auto"/>
        <w:bottom w:val="none" w:sz="0" w:space="0" w:color="auto"/>
        <w:right w:val="none" w:sz="0" w:space="0" w:color="auto"/>
      </w:divBdr>
    </w:div>
    <w:div w:id="674724997">
      <w:bodyDiv w:val="1"/>
      <w:marLeft w:val="0"/>
      <w:marRight w:val="0"/>
      <w:marTop w:val="0"/>
      <w:marBottom w:val="0"/>
      <w:divBdr>
        <w:top w:val="none" w:sz="0" w:space="0" w:color="auto"/>
        <w:left w:val="none" w:sz="0" w:space="0" w:color="auto"/>
        <w:bottom w:val="none" w:sz="0" w:space="0" w:color="auto"/>
        <w:right w:val="none" w:sz="0" w:space="0" w:color="auto"/>
      </w:divBdr>
    </w:div>
    <w:div w:id="674919902">
      <w:bodyDiv w:val="1"/>
      <w:marLeft w:val="0"/>
      <w:marRight w:val="0"/>
      <w:marTop w:val="0"/>
      <w:marBottom w:val="0"/>
      <w:divBdr>
        <w:top w:val="none" w:sz="0" w:space="0" w:color="auto"/>
        <w:left w:val="none" w:sz="0" w:space="0" w:color="auto"/>
        <w:bottom w:val="none" w:sz="0" w:space="0" w:color="auto"/>
        <w:right w:val="none" w:sz="0" w:space="0" w:color="auto"/>
      </w:divBdr>
    </w:div>
    <w:div w:id="675226152">
      <w:bodyDiv w:val="1"/>
      <w:marLeft w:val="0"/>
      <w:marRight w:val="0"/>
      <w:marTop w:val="0"/>
      <w:marBottom w:val="0"/>
      <w:divBdr>
        <w:top w:val="none" w:sz="0" w:space="0" w:color="auto"/>
        <w:left w:val="none" w:sz="0" w:space="0" w:color="auto"/>
        <w:bottom w:val="none" w:sz="0" w:space="0" w:color="auto"/>
        <w:right w:val="none" w:sz="0" w:space="0" w:color="auto"/>
      </w:divBdr>
    </w:div>
    <w:div w:id="675618464">
      <w:bodyDiv w:val="1"/>
      <w:marLeft w:val="0"/>
      <w:marRight w:val="0"/>
      <w:marTop w:val="0"/>
      <w:marBottom w:val="0"/>
      <w:divBdr>
        <w:top w:val="none" w:sz="0" w:space="0" w:color="auto"/>
        <w:left w:val="none" w:sz="0" w:space="0" w:color="auto"/>
        <w:bottom w:val="none" w:sz="0" w:space="0" w:color="auto"/>
        <w:right w:val="none" w:sz="0" w:space="0" w:color="auto"/>
      </w:divBdr>
      <w:divsChild>
        <w:div w:id="12153751">
          <w:marLeft w:val="480"/>
          <w:marRight w:val="0"/>
          <w:marTop w:val="0"/>
          <w:marBottom w:val="0"/>
          <w:divBdr>
            <w:top w:val="none" w:sz="0" w:space="0" w:color="auto"/>
            <w:left w:val="none" w:sz="0" w:space="0" w:color="auto"/>
            <w:bottom w:val="none" w:sz="0" w:space="0" w:color="auto"/>
            <w:right w:val="none" w:sz="0" w:space="0" w:color="auto"/>
          </w:divBdr>
        </w:div>
        <w:div w:id="56173940">
          <w:marLeft w:val="480"/>
          <w:marRight w:val="0"/>
          <w:marTop w:val="0"/>
          <w:marBottom w:val="0"/>
          <w:divBdr>
            <w:top w:val="none" w:sz="0" w:space="0" w:color="auto"/>
            <w:left w:val="none" w:sz="0" w:space="0" w:color="auto"/>
            <w:bottom w:val="none" w:sz="0" w:space="0" w:color="auto"/>
            <w:right w:val="none" w:sz="0" w:space="0" w:color="auto"/>
          </w:divBdr>
        </w:div>
        <w:div w:id="186716643">
          <w:marLeft w:val="480"/>
          <w:marRight w:val="0"/>
          <w:marTop w:val="0"/>
          <w:marBottom w:val="0"/>
          <w:divBdr>
            <w:top w:val="none" w:sz="0" w:space="0" w:color="auto"/>
            <w:left w:val="none" w:sz="0" w:space="0" w:color="auto"/>
            <w:bottom w:val="none" w:sz="0" w:space="0" w:color="auto"/>
            <w:right w:val="none" w:sz="0" w:space="0" w:color="auto"/>
          </w:divBdr>
        </w:div>
        <w:div w:id="303706797">
          <w:marLeft w:val="480"/>
          <w:marRight w:val="0"/>
          <w:marTop w:val="0"/>
          <w:marBottom w:val="0"/>
          <w:divBdr>
            <w:top w:val="none" w:sz="0" w:space="0" w:color="auto"/>
            <w:left w:val="none" w:sz="0" w:space="0" w:color="auto"/>
            <w:bottom w:val="none" w:sz="0" w:space="0" w:color="auto"/>
            <w:right w:val="none" w:sz="0" w:space="0" w:color="auto"/>
          </w:divBdr>
        </w:div>
        <w:div w:id="315689509">
          <w:marLeft w:val="480"/>
          <w:marRight w:val="0"/>
          <w:marTop w:val="0"/>
          <w:marBottom w:val="0"/>
          <w:divBdr>
            <w:top w:val="none" w:sz="0" w:space="0" w:color="auto"/>
            <w:left w:val="none" w:sz="0" w:space="0" w:color="auto"/>
            <w:bottom w:val="none" w:sz="0" w:space="0" w:color="auto"/>
            <w:right w:val="none" w:sz="0" w:space="0" w:color="auto"/>
          </w:divBdr>
        </w:div>
        <w:div w:id="528227782">
          <w:marLeft w:val="480"/>
          <w:marRight w:val="0"/>
          <w:marTop w:val="0"/>
          <w:marBottom w:val="0"/>
          <w:divBdr>
            <w:top w:val="none" w:sz="0" w:space="0" w:color="auto"/>
            <w:left w:val="none" w:sz="0" w:space="0" w:color="auto"/>
            <w:bottom w:val="none" w:sz="0" w:space="0" w:color="auto"/>
            <w:right w:val="none" w:sz="0" w:space="0" w:color="auto"/>
          </w:divBdr>
        </w:div>
        <w:div w:id="530994016">
          <w:marLeft w:val="480"/>
          <w:marRight w:val="0"/>
          <w:marTop w:val="0"/>
          <w:marBottom w:val="0"/>
          <w:divBdr>
            <w:top w:val="none" w:sz="0" w:space="0" w:color="auto"/>
            <w:left w:val="none" w:sz="0" w:space="0" w:color="auto"/>
            <w:bottom w:val="none" w:sz="0" w:space="0" w:color="auto"/>
            <w:right w:val="none" w:sz="0" w:space="0" w:color="auto"/>
          </w:divBdr>
        </w:div>
        <w:div w:id="551507334">
          <w:marLeft w:val="480"/>
          <w:marRight w:val="0"/>
          <w:marTop w:val="0"/>
          <w:marBottom w:val="0"/>
          <w:divBdr>
            <w:top w:val="none" w:sz="0" w:space="0" w:color="auto"/>
            <w:left w:val="none" w:sz="0" w:space="0" w:color="auto"/>
            <w:bottom w:val="none" w:sz="0" w:space="0" w:color="auto"/>
            <w:right w:val="none" w:sz="0" w:space="0" w:color="auto"/>
          </w:divBdr>
        </w:div>
        <w:div w:id="560100153">
          <w:marLeft w:val="480"/>
          <w:marRight w:val="0"/>
          <w:marTop w:val="0"/>
          <w:marBottom w:val="0"/>
          <w:divBdr>
            <w:top w:val="none" w:sz="0" w:space="0" w:color="auto"/>
            <w:left w:val="none" w:sz="0" w:space="0" w:color="auto"/>
            <w:bottom w:val="none" w:sz="0" w:space="0" w:color="auto"/>
            <w:right w:val="none" w:sz="0" w:space="0" w:color="auto"/>
          </w:divBdr>
        </w:div>
        <w:div w:id="565991920">
          <w:marLeft w:val="480"/>
          <w:marRight w:val="0"/>
          <w:marTop w:val="0"/>
          <w:marBottom w:val="0"/>
          <w:divBdr>
            <w:top w:val="none" w:sz="0" w:space="0" w:color="auto"/>
            <w:left w:val="none" w:sz="0" w:space="0" w:color="auto"/>
            <w:bottom w:val="none" w:sz="0" w:space="0" w:color="auto"/>
            <w:right w:val="none" w:sz="0" w:space="0" w:color="auto"/>
          </w:divBdr>
        </w:div>
        <w:div w:id="584343187">
          <w:marLeft w:val="480"/>
          <w:marRight w:val="0"/>
          <w:marTop w:val="0"/>
          <w:marBottom w:val="0"/>
          <w:divBdr>
            <w:top w:val="none" w:sz="0" w:space="0" w:color="auto"/>
            <w:left w:val="none" w:sz="0" w:space="0" w:color="auto"/>
            <w:bottom w:val="none" w:sz="0" w:space="0" w:color="auto"/>
            <w:right w:val="none" w:sz="0" w:space="0" w:color="auto"/>
          </w:divBdr>
        </w:div>
        <w:div w:id="669871491">
          <w:marLeft w:val="480"/>
          <w:marRight w:val="0"/>
          <w:marTop w:val="0"/>
          <w:marBottom w:val="0"/>
          <w:divBdr>
            <w:top w:val="none" w:sz="0" w:space="0" w:color="auto"/>
            <w:left w:val="none" w:sz="0" w:space="0" w:color="auto"/>
            <w:bottom w:val="none" w:sz="0" w:space="0" w:color="auto"/>
            <w:right w:val="none" w:sz="0" w:space="0" w:color="auto"/>
          </w:divBdr>
        </w:div>
        <w:div w:id="744304761">
          <w:marLeft w:val="480"/>
          <w:marRight w:val="0"/>
          <w:marTop w:val="0"/>
          <w:marBottom w:val="0"/>
          <w:divBdr>
            <w:top w:val="none" w:sz="0" w:space="0" w:color="auto"/>
            <w:left w:val="none" w:sz="0" w:space="0" w:color="auto"/>
            <w:bottom w:val="none" w:sz="0" w:space="0" w:color="auto"/>
            <w:right w:val="none" w:sz="0" w:space="0" w:color="auto"/>
          </w:divBdr>
        </w:div>
        <w:div w:id="745299179">
          <w:marLeft w:val="480"/>
          <w:marRight w:val="0"/>
          <w:marTop w:val="0"/>
          <w:marBottom w:val="0"/>
          <w:divBdr>
            <w:top w:val="none" w:sz="0" w:space="0" w:color="auto"/>
            <w:left w:val="none" w:sz="0" w:space="0" w:color="auto"/>
            <w:bottom w:val="none" w:sz="0" w:space="0" w:color="auto"/>
            <w:right w:val="none" w:sz="0" w:space="0" w:color="auto"/>
          </w:divBdr>
        </w:div>
        <w:div w:id="771628533">
          <w:marLeft w:val="480"/>
          <w:marRight w:val="0"/>
          <w:marTop w:val="0"/>
          <w:marBottom w:val="0"/>
          <w:divBdr>
            <w:top w:val="none" w:sz="0" w:space="0" w:color="auto"/>
            <w:left w:val="none" w:sz="0" w:space="0" w:color="auto"/>
            <w:bottom w:val="none" w:sz="0" w:space="0" w:color="auto"/>
            <w:right w:val="none" w:sz="0" w:space="0" w:color="auto"/>
          </w:divBdr>
        </w:div>
        <w:div w:id="772675451">
          <w:marLeft w:val="480"/>
          <w:marRight w:val="0"/>
          <w:marTop w:val="0"/>
          <w:marBottom w:val="0"/>
          <w:divBdr>
            <w:top w:val="none" w:sz="0" w:space="0" w:color="auto"/>
            <w:left w:val="none" w:sz="0" w:space="0" w:color="auto"/>
            <w:bottom w:val="none" w:sz="0" w:space="0" w:color="auto"/>
            <w:right w:val="none" w:sz="0" w:space="0" w:color="auto"/>
          </w:divBdr>
        </w:div>
        <w:div w:id="888878544">
          <w:marLeft w:val="480"/>
          <w:marRight w:val="0"/>
          <w:marTop w:val="0"/>
          <w:marBottom w:val="0"/>
          <w:divBdr>
            <w:top w:val="none" w:sz="0" w:space="0" w:color="auto"/>
            <w:left w:val="none" w:sz="0" w:space="0" w:color="auto"/>
            <w:bottom w:val="none" w:sz="0" w:space="0" w:color="auto"/>
            <w:right w:val="none" w:sz="0" w:space="0" w:color="auto"/>
          </w:divBdr>
        </w:div>
        <w:div w:id="908418733">
          <w:marLeft w:val="480"/>
          <w:marRight w:val="0"/>
          <w:marTop w:val="0"/>
          <w:marBottom w:val="0"/>
          <w:divBdr>
            <w:top w:val="none" w:sz="0" w:space="0" w:color="auto"/>
            <w:left w:val="none" w:sz="0" w:space="0" w:color="auto"/>
            <w:bottom w:val="none" w:sz="0" w:space="0" w:color="auto"/>
            <w:right w:val="none" w:sz="0" w:space="0" w:color="auto"/>
          </w:divBdr>
        </w:div>
      </w:divsChild>
    </w:div>
    <w:div w:id="675694039">
      <w:bodyDiv w:val="1"/>
      <w:marLeft w:val="0"/>
      <w:marRight w:val="0"/>
      <w:marTop w:val="0"/>
      <w:marBottom w:val="0"/>
      <w:divBdr>
        <w:top w:val="none" w:sz="0" w:space="0" w:color="auto"/>
        <w:left w:val="none" w:sz="0" w:space="0" w:color="auto"/>
        <w:bottom w:val="none" w:sz="0" w:space="0" w:color="auto"/>
        <w:right w:val="none" w:sz="0" w:space="0" w:color="auto"/>
      </w:divBdr>
    </w:div>
    <w:div w:id="675812098">
      <w:bodyDiv w:val="1"/>
      <w:marLeft w:val="0"/>
      <w:marRight w:val="0"/>
      <w:marTop w:val="0"/>
      <w:marBottom w:val="0"/>
      <w:divBdr>
        <w:top w:val="none" w:sz="0" w:space="0" w:color="auto"/>
        <w:left w:val="none" w:sz="0" w:space="0" w:color="auto"/>
        <w:bottom w:val="none" w:sz="0" w:space="0" w:color="auto"/>
        <w:right w:val="none" w:sz="0" w:space="0" w:color="auto"/>
      </w:divBdr>
    </w:div>
    <w:div w:id="676035507">
      <w:bodyDiv w:val="1"/>
      <w:marLeft w:val="0"/>
      <w:marRight w:val="0"/>
      <w:marTop w:val="0"/>
      <w:marBottom w:val="0"/>
      <w:divBdr>
        <w:top w:val="none" w:sz="0" w:space="0" w:color="auto"/>
        <w:left w:val="none" w:sz="0" w:space="0" w:color="auto"/>
        <w:bottom w:val="none" w:sz="0" w:space="0" w:color="auto"/>
        <w:right w:val="none" w:sz="0" w:space="0" w:color="auto"/>
      </w:divBdr>
    </w:div>
    <w:div w:id="676151407">
      <w:bodyDiv w:val="1"/>
      <w:marLeft w:val="0"/>
      <w:marRight w:val="0"/>
      <w:marTop w:val="0"/>
      <w:marBottom w:val="0"/>
      <w:divBdr>
        <w:top w:val="none" w:sz="0" w:space="0" w:color="auto"/>
        <w:left w:val="none" w:sz="0" w:space="0" w:color="auto"/>
        <w:bottom w:val="none" w:sz="0" w:space="0" w:color="auto"/>
        <w:right w:val="none" w:sz="0" w:space="0" w:color="auto"/>
      </w:divBdr>
    </w:div>
    <w:div w:id="676271935">
      <w:bodyDiv w:val="1"/>
      <w:marLeft w:val="0"/>
      <w:marRight w:val="0"/>
      <w:marTop w:val="0"/>
      <w:marBottom w:val="0"/>
      <w:divBdr>
        <w:top w:val="none" w:sz="0" w:space="0" w:color="auto"/>
        <w:left w:val="none" w:sz="0" w:space="0" w:color="auto"/>
        <w:bottom w:val="none" w:sz="0" w:space="0" w:color="auto"/>
        <w:right w:val="none" w:sz="0" w:space="0" w:color="auto"/>
      </w:divBdr>
    </w:div>
    <w:div w:id="676616767">
      <w:bodyDiv w:val="1"/>
      <w:marLeft w:val="0"/>
      <w:marRight w:val="0"/>
      <w:marTop w:val="0"/>
      <w:marBottom w:val="0"/>
      <w:divBdr>
        <w:top w:val="none" w:sz="0" w:space="0" w:color="auto"/>
        <w:left w:val="none" w:sz="0" w:space="0" w:color="auto"/>
        <w:bottom w:val="none" w:sz="0" w:space="0" w:color="auto"/>
        <w:right w:val="none" w:sz="0" w:space="0" w:color="auto"/>
      </w:divBdr>
      <w:divsChild>
        <w:div w:id="17775303">
          <w:marLeft w:val="480"/>
          <w:marRight w:val="0"/>
          <w:marTop w:val="0"/>
          <w:marBottom w:val="0"/>
          <w:divBdr>
            <w:top w:val="none" w:sz="0" w:space="0" w:color="auto"/>
            <w:left w:val="none" w:sz="0" w:space="0" w:color="auto"/>
            <w:bottom w:val="none" w:sz="0" w:space="0" w:color="auto"/>
            <w:right w:val="none" w:sz="0" w:space="0" w:color="auto"/>
          </w:divBdr>
        </w:div>
        <w:div w:id="25063399">
          <w:marLeft w:val="480"/>
          <w:marRight w:val="0"/>
          <w:marTop w:val="0"/>
          <w:marBottom w:val="0"/>
          <w:divBdr>
            <w:top w:val="none" w:sz="0" w:space="0" w:color="auto"/>
            <w:left w:val="none" w:sz="0" w:space="0" w:color="auto"/>
            <w:bottom w:val="none" w:sz="0" w:space="0" w:color="auto"/>
            <w:right w:val="none" w:sz="0" w:space="0" w:color="auto"/>
          </w:divBdr>
        </w:div>
        <w:div w:id="50740916">
          <w:marLeft w:val="480"/>
          <w:marRight w:val="0"/>
          <w:marTop w:val="0"/>
          <w:marBottom w:val="0"/>
          <w:divBdr>
            <w:top w:val="none" w:sz="0" w:space="0" w:color="auto"/>
            <w:left w:val="none" w:sz="0" w:space="0" w:color="auto"/>
            <w:bottom w:val="none" w:sz="0" w:space="0" w:color="auto"/>
            <w:right w:val="none" w:sz="0" w:space="0" w:color="auto"/>
          </w:divBdr>
        </w:div>
        <w:div w:id="190846225">
          <w:marLeft w:val="480"/>
          <w:marRight w:val="0"/>
          <w:marTop w:val="0"/>
          <w:marBottom w:val="0"/>
          <w:divBdr>
            <w:top w:val="none" w:sz="0" w:space="0" w:color="auto"/>
            <w:left w:val="none" w:sz="0" w:space="0" w:color="auto"/>
            <w:bottom w:val="none" w:sz="0" w:space="0" w:color="auto"/>
            <w:right w:val="none" w:sz="0" w:space="0" w:color="auto"/>
          </w:divBdr>
        </w:div>
        <w:div w:id="204411396">
          <w:marLeft w:val="480"/>
          <w:marRight w:val="0"/>
          <w:marTop w:val="0"/>
          <w:marBottom w:val="0"/>
          <w:divBdr>
            <w:top w:val="none" w:sz="0" w:space="0" w:color="auto"/>
            <w:left w:val="none" w:sz="0" w:space="0" w:color="auto"/>
            <w:bottom w:val="none" w:sz="0" w:space="0" w:color="auto"/>
            <w:right w:val="none" w:sz="0" w:space="0" w:color="auto"/>
          </w:divBdr>
        </w:div>
        <w:div w:id="223107385">
          <w:marLeft w:val="480"/>
          <w:marRight w:val="0"/>
          <w:marTop w:val="0"/>
          <w:marBottom w:val="0"/>
          <w:divBdr>
            <w:top w:val="none" w:sz="0" w:space="0" w:color="auto"/>
            <w:left w:val="none" w:sz="0" w:space="0" w:color="auto"/>
            <w:bottom w:val="none" w:sz="0" w:space="0" w:color="auto"/>
            <w:right w:val="none" w:sz="0" w:space="0" w:color="auto"/>
          </w:divBdr>
        </w:div>
        <w:div w:id="240869110">
          <w:marLeft w:val="480"/>
          <w:marRight w:val="0"/>
          <w:marTop w:val="0"/>
          <w:marBottom w:val="0"/>
          <w:divBdr>
            <w:top w:val="none" w:sz="0" w:space="0" w:color="auto"/>
            <w:left w:val="none" w:sz="0" w:space="0" w:color="auto"/>
            <w:bottom w:val="none" w:sz="0" w:space="0" w:color="auto"/>
            <w:right w:val="none" w:sz="0" w:space="0" w:color="auto"/>
          </w:divBdr>
        </w:div>
        <w:div w:id="244997057">
          <w:marLeft w:val="480"/>
          <w:marRight w:val="0"/>
          <w:marTop w:val="0"/>
          <w:marBottom w:val="0"/>
          <w:divBdr>
            <w:top w:val="none" w:sz="0" w:space="0" w:color="auto"/>
            <w:left w:val="none" w:sz="0" w:space="0" w:color="auto"/>
            <w:bottom w:val="none" w:sz="0" w:space="0" w:color="auto"/>
            <w:right w:val="none" w:sz="0" w:space="0" w:color="auto"/>
          </w:divBdr>
        </w:div>
        <w:div w:id="300697523">
          <w:marLeft w:val="480"/>
          <w:marRight w:val="0"/>
          <w:marTop w:val="0"/>
          <w:marBottom w:val="0"/>
          <w:divBdr>
            <w:top w:val="none" w:sz="0" w:space="0" w:color="auto"/>
            <w:left w:val="none" w:sz="0" w:space="0" w:color="auto"/>
            <w:bottom w:val="none" w:sz="0" w:space="0" w:color="auto"/>
            <w:right w:val="none" w:sz="0" w:space="0" w:color="auto"/>
          </w:divBdr>
        </w:div>
        <w:div w:id="332688276">
          <w:marLeft w:val="480"/>
          <w:marRight w:val="0"/>
          <w:marTop w:val="0"/>
          <w:marBottom w:val="0"/>
          <w:divBdr>
            <w:top w:val="none" w:sz="0" w:space="0" w:color="auto"/>
            <w:left w:val="none" w:sz="0" w:space="0" w:color="auto"/>
            <w:bottom w:val="none" w:sz="0" w:space="0" w:color="auto"/>
            <w:right w:val="none" w:sz="0" w:space="0" w:color="auto"/>
          </w:divBdr>
        </w:div>
        <w:div w:id="366369638">
          <w:marLeft w:val="480"/>
          <w:marRight w:val="0"/>
          <w:marTop w:val="0"/>
          <w:marBottom w:val="0"/>
          <w:divBdr>
            <w:top w:val="none" w:sz="0" w:space="0" w:color="auto"/>
            <w:left w:val="none" w:sz="0" w:space="0" w:color="auto"/>
            <w:bottom w:val="none" w:sz="0" w:space="0" w:color="auto"/>
            <w:right w:val="none" w:sz="0" w:space="0" w:color="auto"/>
          </w:divBdr>
        </w:div>
        <w:div w:id="421491455">
          <w:marLeft w:val="480"/>
          <w:marRight w:val="0"/>
          <w:marTop w:val="0"/>
          <w:marBottom w:val="0"/>
          <w:divBdr>
            <w:top w:val="none" w:sz="0" w:space="0" w:color="auto"/>
            <w:left w:val="none" w:sz="0" w:space="0" w:color="auto"/>
            <w:bottom w:val="none" w:sz="0" w:space="0" w:color="auto"/>
            <w:right w:val="none" w:sz="0" w:space="0" w:color="auto"/>
          </w:divBdr>
        </w:div>
        <w:div w:id="425079632">
          <w:marLeft w:val="480"/>
          <w:marRight w:val="0"/>
          <w:marTop w:val="0"/>
          <w:marBottom w:val="0"/>
          <w:divBdr>
            <w:top w:val="none" w:sz="0" w:space="0" w:color="auto"/>
            <w:left w:val="none" w:sz="0" w:space="0" w:color="auto"/>
            <w:bottom w:val="none" w:sz="0" w:space="0" w:color="auto"/>
            <w:right w:val="none" w:sz="0" w:space="0" w:color="auto"/>
          </w:divBdr>
        </w:div>
        <w:div w:id="440997030">
          <w:marLeft w:val="480"/>
          <w:marRight w:val="0"/>
          <w:marTop w:val="0"/>
          <w:marBottom w:val="0"/>
          <w:divBdr>
            <w:top w:val="none" w:sz="0" w:space="0" w:color="auto"/>
            <w:left w:val="none" w:sz="0" w:space="0" w:color="auto"/>
            <w:bottom w:val="none" w:sz="0" w:space="0" w:color="auto"/>
            <w:right w:val="none" w:sz="0" w:space="0" w:color="auto"/>
          </w:divBdr>
        </w:div>
        <w:div w:id="490487047">
          <w:marLeft w:val="480"/>
          <w:marRight w:val="0"/>
          <w:marTop w:val="0"/>
          <w:marBottom w:val="0"/>
          <w:divBdr>
            <w:top w:val="none" w:sz="0" w:space="0" w:color="auto"/>
            <w:left w:val="none" w:sz="0" w:space="0" w:color="auto"/>
            <w:bottom w:val="none" w:sz="0" w:space="0" w:color="auto"/>
            <w:right w:val="none" w:sz="0" w:space="0" w:color="auto"/>
          </w:divBdr>
        </w:div>
        <w:div w:id="505174253">
          <w:marLeft w:val="480"/>
          <w:marRight w:val="0"/>
          <w:marTop w:val="0"/>
          <w:marBottom w:val="0"/>
          <w:divBdr>
            <w:top w:val="none" w:sz="0" w:space="0" w:color="auto"/>
            <w:left w:val="none" w:sz="0" w:space="0" w:color="auto"/>
            <w:bottom w:val="none" w:sz="0" w:space="0" w:color="auto"/>
            <w:right w:val="none" w:sz="0" w:space="0" w:color="auto"/>
          </w:divBdr>
        </w:div>
        <w:div w:id="529030518">
          <w:marLeft w:val="480"/>
          <w:marRight w:val="0"/>
          <w:marTop w:val="0"/>
          <w:marBottom w:val="0"/>
          <w:divBdr>
            <w:top w:val="none" w:sz="0" w:space="0" w:color="auto"/>
            <w:left w:val="none" w:sz="0" w:space="0" w:color="auto"/>
            <w:bottom w:val="none" w:sz="0" w:space="0" w:color="auto"/>
            <w:right w:val="none" w:sz="0" w:space="0" w:color="auto"/>
          </w:divBdr>
        </w:div>
        <w:div w:id="553780591">
          <w:marLeft w:val="480"/>
          <w:marRight w:val="0"/>
          <w:marTop w:val="0"/>
          <w:marBottom w:val="0"/>
          <w:divBdr>
            <w:top w:val="none" w:sz="0" w:space="0" w:color="auto"/>
            <w:left w:val="none" w:sz="0" w:space="0" w:color="auto"/>
            <w:bottom w:val="none" w:sz="0" w:space="0" w:color="auto"/>
            <w:right w:val="none" w:sz="0" w:space="0" w:color="auto"/>
          </w:divBdr>
        </w:div>
        <w:div w:id="582496485">
          <w:marLeft w:val="480"/>
          <w:marRight w:val="0"/>
          <w:marTop w:val="0"/>
          <w:marBottom w:val="0"/>
          <w:divBdr>
            <w:top w:val="none" w:sz="0" w:space="0" w:color="auto"/>
            <w:left w:val="none" w:sz="0" w:space="0" w:color="auto"/>
            <w:bottom w:val="none" w:sz="0" w:space="0" w:color="auto"/>
            <w:right w:val="none" w:sz="0" w:space="0" w:color="auto"/>
          </w:divBdr>
        </w:div>
        <w:div w:id="584149676">
          <w:marLeft w:val="480"/>
          <w:marRight w:val="0"/>
          <w:marTop w:val="0"/>
          <w:marBottom w:val="0"/>
          <w:divBdr>
            <w:top w:val="none" w:sz="0" w:space="0" w:color="auto"/>
            <w:left w:val="none" w:sz="0" w:space="0" w:color="auto"/>
            <w:bottom w:val="none" w:sz="0" w:space="0" w:color="auto"/>
            <w:right w:val="none" w:sz="0" w:space="0" w:color="auto"/>
          </w:divBdr>
        </w:div>
        <w:div w:id="623078992">
          <w:marLeft w:val="480"/>
          <w:marRight w:val="0"/>
          <w:marTop w:val="0"/>
          <w:marBottom w:val="0"/>
          <w:divBdr>
            <w:top w:val="none" w:sz="0" w:space="0" w:color="auto"/>
            <w:left w:val="none" w:sz="0" w:space="0" w:color="auto"/>
            <w:bottom w:val="none" w:sz="0" w:space="0" w:color="auto"/>
            <w:right w:val="none" w:sz="0" w:space="0" w:color="auto"/>
          </w:divBdr>
        </w:div>
        <w:div w:id="687296003">
          <w:marLeft w:val="480"/>
          <w:marRight w:val="0"/>
          <w:marTop w:val="0"/>
          <w:marBottom w:val="0"/>
          <w:divBdr>
            <w:top w:val="none" w:sz="0" w:space="0" w:color="auto"/>
            <w:left w:val="none" w:sz="0" w:space="0" w:color="auto"/>
            <w:bottom w:val="none" w:sz="0" w:space="0" w:color="auto"/>
            <w:right w:val="none" w:sz="0" w:space="0" w:color="auto"/>
          </w:divBdr>
        </w:div>
        <w:div w:id="703798284">
          <w:marLeft w:val="480"/>
          <w:marRight w:val="0"/>
          <w:marTop w:val="0"/>
          <w:marBottom w:val="0"/>
          <w:divBdr>
            <w:top w:val="none" w:sz="0" w:space="0" w:color="auto"/>
            <w:left w:val="none" w:sz="0" w:space="0" w:color="auto"/>
            <w:bottom w:val="none" w:sz="0" w:space="0" w:color="auto"/>
            <w:right w:val="none" w:sz="0" w:space="0" w:color="auto"/>
          </w:divBdr>
        </w:div>
        <w:div w:id="740711012">
          <w:marLeft w:val="480"/>
          <w:marRight w:val="0"/>
          <w:marTop w:val="0"/>
          <w:marBottom w:val="0"/>
          <w:divBdr>
            <w:top w:val="none" w:sz="0" w:space="0" w:color="auto"/>
            <w:left w:val="none" w:sz="0" w:space="0" w:color="auto"/>
            <w:bottom w:val="none" w:sz="0" w:space="0" w:color="auto"/>
            <w:right w:val="none" w:sz="0" w:space="0" w:color="auto"/>
          </w:divBdr>
        </w:div>
        <w:div w:id="747071530">
          <w:marLeft w:val="480"/>
          <w:marRight w:val="0"/>
          <w:marTop w:val="0"/>
          <w:marBottom w:val="0"/>
          <w:divBdr>
            <w:top w:val="none" w:sz="0" w:space="0" w:color="auto"/>
            <w:left w:val="none" w:sz="0" w:space="0" w:color="auto"/>
            <w:bottom w:val="none" w:sz="0" w:space="0" w:color="auto"/>
            <w:right w:val="none" w:sz="0" w:space="0" w:color="auto"/>
          </w:divBdr>
        </w:div>
        <w:div w:id="756708265">
          <w:marLeft w:val="480"/>
          <w:marRight w:val="0"/>
          <w:marTop w:val="0"/>
          <w:marBottom w:val="0"/>
          <w:divBdr>
            <w:top w:val="none" w:sz="0" w:space="0" w:color="auto"/>
            <w:left w:val="none" w:sz="0" w:space="0" w:color="auto"/>
            <w:bottom w:val="none" w:sz="0" w:space="0" w:color="auto"/>
            <w:right w:val="none" w:sz="0" w:space="0" w:color="auto"/>
          </w:divBdr>
        </w:div>
        <w:div w:id="789129785">
          <w:marLeft w:val="480"/>
          <w:marRight w:val="0"/>
          <w:marTop w:val="0"/>
          <w:marBottom w:val="0"/>
          <w:divBdr>
            <w:top w:val="none" w:sz="0" w:space="0" w:color="auto"/>
            <w:left w:val="none" w:sz="0" w:space="0" w:color="auto"/>
            <w:bottom w:val="none" w:sz="0" w:space="0" w:color="auto"/>
            <w:right w:val="none" w:sz="0" w:space="0" w:color="auto"/>
          </w:divBdr>
        </w:div>
        <w:div w:id="791247261">
          <w:marLeft w:val="480"/>
          <w:marRight w:val="0"/>
          <w:marTop w:val="0"/>
          <w:marBottom w:val="0"/>
          <w:divBdr>
            <w:top w:val="none" w:sz="0" w:space="0" w:color="auto"/>
            <w:left w:val="none" w:sz="0" w:space="0" w:color="auto"/>
            <w:bottom w:val="none" w:sz="0" w:space="0" w:color="auto"/>
            <w:right w:val="none" w:sz="0" w:space="0" w:color="auto"/>
          </w:divBdr>
        </w:div>
        <w:div w:id="872116023">
          <w:marLeft w:val="480"/>
          <w:marRight w:val="0"/>
          <w:marTop w:val="0"/>
          <w:marBottom w:val="0"/>
          <w:divBdr>
            <w:top w:val="none" w:sz="0" w:space="0" w:color="auto"/>
            <w:left w:val="none" w:sz="0" w:space="0" w:color="auto"/>
            <w:bottom w:val="none" w:sz="0" w:space="0" w:color="auto"/>
            <w:right w:val="none" w:sz="0" w:space="0" w:color="auto"/>
          </w:divBdr>
        </w:div>
        <w:div w:id="922838696">
          <w:marLeft w:val="480"/>
          <w:marRight w:val="0"/>
          <w:marTop w:val="0"/>
          <w:marBottom w:val="0"/>
          <w:divBdr>
            <w:top w:val="none" w:sz="0" w:space="0" w:color="auto"/>
            <w:left w:val="none" w:sz="0" w:space="0" w:color="auto"/>
            <w:bottom w:val="none" w:sz="0" w:space="0" w:color="auto"/>
            <w:right w:val="none" w:sz="0" w:space="0" w:color="auto"/>
          </w:divBdr>
        </w:div>
        <w:div w:id="965625195">
          <w:marLeft w:val="480"/>
          <w:marRight w:val="0"/>
          <w:marTop w:val="0"/>
          <w:marBottom w:val="0"/>
          <w:divBdr>
            <w:top w:val="none" w:sz="0" w:space="0" w:color="auto"/>
            <w:left w:val="none" w:sz="0" w:space="0" w:color="auto"/>
            <w:bottom w:val="none" w:sz="0" w:space="0" w:color="auto"/>
            <w:right w:val="none" w:sz="0" w:space="0" w:color="auto"/>
          </w:divBdr>
        </w:div>
        <w:div w:id="967862024">
          <w:marLeft w:val="480"/>
          <w:marRight w:val="0"/>
          <w:marTop w:val="0"/>
          <w:marBottom w:val="0"/>
          <w:divBdr>
            <w:top w:val="none" w:sz="0" w:space="0" w:color="auto"/>
            <w:left w:val="none" w:sz="0" w:space="0" w:color="auto"/>
            <w:bottom w:val="none" w:sz="0" w:space="0" w:color="auto"/>
            <w:right w:val="none" w:sz="0" w:space="0" w:color="auto"/>
          </w:divBdr>
        </w:div>
        <w:div w:id="971902175">
          <w:marLeft w:val="480"/>
          <w:marRight w:val="0"/>
          <w:marTop w:val="0"/>
          <w:marBottom w:val="0"/>
          <w:divBdr>
            <w:top w:val="none" w:sz="0" w:space="0" w:color="auto"/>
            <w:left w:val="none" w:sz="0" w:space="0" w:color="auto"/>
            <w:bottom w:val="none" w:sz="0" w:space="0" w:color="auto"/>
            <w:right w:val="none" w:sz="0" w:space="0" w:color="auto"/>
          </w:divBdr>
        </w:div>
      </w:divsChild>
    </w:div>
    <w:div w:id="676620894">
      <w:bodyDiv w:val="1"/>
      <w:marLeft w:val="0"/>
      <w:marRight w:val="0"/>
      <w:marTop w:val="0"/>
      <w:marBottom w:val="0"/>
      <w:divBdr>
        <w:top w:val="none" w:sz="0" w:space="0" w:color="auto"/>
        <w:left w:val="none" w:sz="0" w:space="0" w:color="auto"/>
        <w:bottom w:val="none" w:sz="0" w:space="0" w:color="auto"/>
        <w:right w:val="none" w:sz="0" w:space="0" w:color="auto"/>
      </w:divBdr>
    </w:div>
    <w:div w:id="676687259">
      <w:bodyDiv w:val="1"/>
      <w:marLeft w:val="0"/>
      <w:marRight w:val="0"/>
      <w:marTop w:val="0"/>
      <w:marBottom w:val="0"/>
      <w:divBdr>
        <w:top w:val="none" w:sz="0" w:space="0" w:color="auto"/>
        <w:left w:val="none" w:sz="0" w:space="0" w:color="auto"/>
        <w:bottom w:val="none" w:sz="0" w:space="0" w:color="auto"/>
        <w:right w:val="none" w:sz="0" w:space="0" w:color="auto"/>
      </w:divBdr>
    </w:div>
    <w:div w:id="676739215">
      <w:bodyDiv w:val="1"/>
      <w:marLeft w:val="0"/>
      <w:marRight w:val="0"/>
      <w:marTop w:val="0"/>
      <w:marBottom w:val="0"/>
      <w:divBdr>
        <w:top w:val="none" w:sz="0" w:space="0" w:color="auto"/>
        <w:left w:val="none" w:sz="0" w:space="0" w:color="auto"/>
        <w:bottom w:val="none" w:sz="0" w:space="0" w:color="auto"/>
        <w:right w:val="none" w:sz="0" w:space="0" w:color="auto"/>
      </w:divBdr>
    </w:div>
    <w:div w:id="676882008">
      <w:bodyDiv w:val="1"/>
      <w:marLeft w:val="0"/>
      <w:marRight w:val="0"/>
      <w:marTop w:val="0"/>
      <w:marBottom w:val="0"/>
      <w:divBdr>
        <w:top w:val="none" w:sz="0" w:space="0" w:color="auto"/>
        <w:left w:val="none" w:sz="0" w:space="0" w:color="auto"/>
        <w:bottom w:val="none" w:sz="0" w:space="0" w:color="auto"/>
        <w:right w:val="none" w:sz="0" w:space="0" w:color="auto"/>
      </w:divBdr>
      <w:divsChild>
        <w:div w:id="23790166">
          <w:marLeft w:val="480"/>
          <w:marRight w:val="0"/>
          <w:marTop w:val="0"/>
          <w:marBottom w:val="0"/>
          <w:divBdr>
            <w:top w:val="none" w:sz="0" w:space="0" w:color="auto"/>
            <w:left w:val="none" w:sz="0" w:space="0" w:color="auto"/>
            <w:bottom w:val="none" w:sz="0" w:space="0" w:color="auto"/>
            <w:right w:val="none" w:sz="0" w:space="0" w:color="auto"/>
          </w:divBdr>
        </w:div>
        <w:div w:id="29913593">
          <w:marLeft w:val="480"/>
          <w:marRight w:val="0"/>
          <w:marTop w:val="0"/>
          <w:marBottom w:val="0"/>
          <w:divBdr>
            <w:top w:val="none" w:sz="0" w:space="0" w:color="auto"/>
            <w:left w:val="none" w:sz="0" w:space="0" w:color="auto"/>
            <w:bottom w:val="none" w:sz="0" w:space="0" w:color="auto"/>
            <w:right w:val="none" w:sz="0" w:space="0" w:color="auto"/>
          </w:divBdr>
        </w:div>
        <w:div w:id="84110328">
          <w:marLeft w:val="480"/>
          <w:marRight w:val="0"/>
          <w:marTop w:val="0"/>
          <w:marBottom w:val="0"/>
          <w:divBdr>
            <w:top w:val="none" w:sz="0" w:space="0" w:color="auto"/>
            <w:left w:val="none" w:sz="0" w:space="0" w:color="auto"/>
            <w:bottom w:val="none" w:sz="0" w:space="0" w:color="auto"/>
            <w:right w:val="none" w:sz="0" w:space="0" w:color="auto"/>
          </w:divBdr>
        </w:div>
        <w:div w:id="158036099">
          <w:marLeft w:val="480"/>
          <w:marRight w:val="0"/>
          <w:marTop w:val="0"/>
          <w:marBottom w:val="0"/>
          <w:divBdr>
            <w:top w:val="none" w:sz="0" w:space="0" w:color="auto"/>
            <w:left w:val="none" w:sz="0" w:space="0" w:color="auto"/>
            <w:bottom w:val="none" w:sz="0" w:space="0" w:color="auto"/>
            <w:right w:val="none" w:sz="0" w:space="0" w:color="auto"/>
          </w:divBdr>
        </w:div>
        <w:div w:id="162551813">
          <w:marLeft w:val="480"/>
          <w:marRight w:val="0"/>
          <w:marTop w:val="0"/>
          <w:marBottom w:val="0"/>
          <w:divBdr>
            <w:top w:val="none" w:sz="0" w:space="0" w:color="auto"/>
            <w:left w:val="none" w:sz="0" w:space="0" w:color="auto"/>
            <w:bottom w:val="none" w:sz="0" w:space="0" w:color="auto"/>
            <w:right w:val="none" w:sz="0" w:space="0" w:color="auto"/>
          </w:divBdr>
        </w:div>
        <w:div w:id="184170845">
          <w:marLeft w:val="480"/>
          <w:marRight w:val="0"/>
          <w:marTop w:val="0"/>
          <w:marBottom w:val="0"/>
          <w:divBdr>
            <w:top w:val="none" w:sz="0" w:space="0" w:color="auto"/>
            <w:left w:val="none" w:sz="0" w:space="0" w:color="auto"/>
            <w:bottom w:val="none" w:sz="0" w:space="0" w:color="auto"/>
            <w:right w:val="none" w:sz="0" w:space="0" w:color="auto"/>
          </w:divBdr>
        </w:div>
        <w:div w:id="185605316">
          <w:marLeft w:val="480"/>
          <w:marRight w:val="0"/>
          <w:marTop w:val="0"/>
          <w:marBottom w:val="0"/>
          <w:divBdr>
            <w:top w:val="none" w:sz="0" w:space="0" w:color="auto"/>
            <w:left w:val="none" w:sz="0" w:space="0" w:color="auto"/>
            <w:bottom w:val="none" w:sz="0" w:space="0" w:color="auto"/>
            <w:right w:val="none" w:sz="0" w:space="0" w:color="auto"/>
          </w:divBdr>
        </w:div>
        <w:div w:id="198470392">
          <w:marLeft w:val="480"/>
          <w:marRight w:val="0"/>
          <w:marTop w:val="0"/>
          <w:marBottom w:val="0"/>
          <w:divBdr>
            <w:top w:val="none" w:sz="0" w:space="0" w:color="auto"/>
            <w:left w:val="none" w:sz="0" w:space="0" w:color="auto"/>
            <w:bottom w:val="none" w:sz="0" w:space="0" w:color="auto"/>
            <w:right w:val="none" w:sz="0" w:space="0" w:color="auto"/>
          </w:divBdr>
        </w:div>
        <w:div w:id="205992562">
          <w:marLeft w:val="480"/>
          <w:marRight w:val="0"/>
          <w:marTop w:val="0"/>
          <w:marBottom w:val="0"/>
          <w:divBdr>
            <w:top w:val="none" w:sz="0" w:space="0" w:color="auto"/>
            <w:left w:val="none" w:sz="0" w:space="0" w:color="auto"/>
            <w:bottom w:val="none" w:sz="0" w:space="0" w:color="auto"/>
            <w:right w:val="none" w:sz="0" w:space="0" w:color="auto"/>
          </w:divBdr>
        </w:div>
        <w:div w:id="224606154">
          <w:marLeft w:val="480"/>
          <w:marRight w:val="0"/>
          <w:marTop w:val="0"/>
          <w:marBottom w:val="0"/>
          <w:divBdr>
            <w:top w:val="none" w:sz="0" w:space="0" w:color="auto"/>
            <w:left w:val="none" w:sz="0" w:space="0" w:color="auto"/>
            <w:bottom w:val="none" w:sz="0" w:space="0" w:color="auto"/>
            <w:right w:val="none" w:sz="0" w:space="0" w:color="auto"/>
          </w:divBdr>
        </w:div>
        <w:div w:id="241843625">
          <w:marLeft w:val="480"/>
          <w:marRight w:val="0"/>
          <w:marTop w:val="0"/>
          <w:marBottom w:val="0"/>
          <w:divBdr>
            <w:top w:val="none" w:sz="0" w:space="0" w:color="auto"/>
            <w:left w:val="none" w:sz="0" w:space="0" w:color="auto"/>
            <w:bottom w:val="none" w:sz="0" w:space="0" w:color="auto"/>
            <w:right w:val="none" w:sz="0" w:space="0" w:color="auto"/>
          </w:divBdr>
        </w:div>
        <w:div w:id="255330702">
          <w:marLeft w:val="480"/>
          <w:marRight w:val="0"/>
          <w:marTop w:val="0"/>
          <w:marBottom w:val="0"/>
          <w:divBdr>
            <w:top w:val="none" w:sz="0" w:space="0" w:color="auto"/>
            <w:left w:val="none" w:sz="0" w:space="0" w:color="auto"/>
            <w:bottom w:val="none" w:sz="0" w:space="0" w:color="auto"/>
            <w:right w:val="none" w:sz="0" w:space="0" w:color="auto"/>
          </w:divBdr>
        </w:div>
        <w:div w:id="266739582">
          <w:marLeft w:val="480"/>
          <w:marRight w:val="0"/>
          <w:marTop w:val="0"/>
          <w:marBottom w:val="0"/>
          <w:divBdr>
            <w:top w:val="none" w:sz="0" w:space="0" w:color="auto"/>
            <w:left w:val="none" w:sz="0" w:space="0" w:color="auto"/>
            <w:bottom w:val="none" w:sz="0" w:space="0" w:color="auto"/>
            <w:right w:val="none" w:sz="0" w:space="0" w:color="auto"/>
          </w:divBdr>
        </w:div>
        <w:div w:id="272981612">
          <w:marLeft w:val="480"/>
          <w:marRight w:val="0"/>
          <w:marTop w:val="0"/>
          <w:marBottom w:val="0"/>
          <w:divBdr>
            <w:top w:val="none" w:sz="0" w:space="0" w:color="auto"/>
            <w:left w:val="none" w:sz="0" w:space="0" w:color="auto"/>
            <w:bottom w:val="none" w:sz="0" w:space="0" w:color="auto"/>
            <w:right w:val="none" w:sz="0" w:space="0" w:color="auto"/>
          </w:divBdr>
        </w:div>
        <w:div w:id="278538117">
          <w:marLeft w:val="480"/>
          <w:marRight w:val="0"/>
          <w:marTop w:val="0"/>
          <w:marBottom w:val="0"/>
          <w:divBdr>
            <w:top w:val="none" w:sz="0" w:space="0" w:color="auto"/>
            <w:left w:val="none" w:sz="0" w:space="0" w:color="auto"/>
            <w:bottom w:val="none" w:sz="0" w:space="0" w:color="auto"/>
            <w:right w:val="none" w:sz="0" w:space="0" w:color="auto"/>
          </w:divBdr>
        </w:div>
        <w:div w:id="279993319">
          <w:marLeft w:val="480"/>
          <w:marRight w:val="0"/>
          <w:marTop w:val="0"/>
          <w:marBottom w:val="0"/>
          <w:divBdr>
            <w:top w:val="none" w:sz="0" w:space="0" w:color="auto"/>
            <w:left w:val="none" w:sz="0" w:space="0" w:color="auto"/>
            <w:bottom w:val="none" w:sz="0" w:space="0" w:color="auto"/>
            <w:right w:val="none" w:sz="0" w:space="0" w:color="auto"/>
          </w:divBdr>
        </w:div>
        <w:div w:id="288164776">
          <w:marLeft w:val="480"/>
          <w:marRight w:val="0"/>
          <w:marTop w:val="0"/>
          <w:marBottom w:val="0"/>
          <w:divBdr>
            <w:top w:val="none" w:sz="0" w:space="0" w:color="auto"/>
            <w:left w:val="none" w:sz="0" w:space="0" w:color="auto"/>
            <w:bottom w:val="none" w:sz="0" w:space="0" w:color="auto"/>
            <w:right w:val="none" w:sz="0" w:space="0" w:color="auto"/>
          </w:divBdr>
        </w:div>
        <w:div w:id="302079987">
          <w:marLeft w:val="480"/>
          <w:marRight w:val="0"/>
          <w:marTop w:val="0"/>
          <w:marBottom w:val="0"/>
          <w:divBdr>
            <w:top w:val="none" w:sz="0" w:space="0" w:color="auto"/>
            <w:left w:val="none" w:sz="0" w:space="0" w:color="auto"/>
            <w:bottom w:val="none" w:sz="0" w:space="0" w:color="auto"/>
            <w:right w:val="none" w:sz="0" w:space="0" w:color="auto"/>
          </w:divBdr>
        </w:div>
        <w:div w:id="343410215">
          <w:marLeft w:val="480"/>
          <w:marRight w:val="0"/>
          <w:marTop w:val="0"/>
          <w:marBottom w:val="0"/>
          <w:divBdr>
            <w:top w:val="none" w:sz="0" w:space="0" w:color="auto"/>
            <w:left w:val="none" w:sz="0" w:space="0" w:color="auto"/>
            <w:bottom w:val="none" w:sz="0" w:space="0" w:color="auto"/>
            <w:right w:val="none" w:sz="0" w:space="0" w:color="auto"/>
          </w:divBdr>
        </w:div>
        <w:div w:id="438255238">
          <w:marLeft w:val="480"/>
          <w:marRight w:val="0"/>
          <w:marTop w:val="0"/>
          <w:marBottom w:val="0"/>
          <w:divBdr>
            <w:top w:val="none" w:sz="0" w:space="0" w:color="auto"/>
            <w:left w:val="none" w:sz="0" w:space="0" w:color="auto"/>
            <w:bottom w:val="none" w:sz="0" w:space="0" w:color="auto"/>
            <w:right w:val="none" w:sz="0" w:space="0" w:color="auto"/>
          </w:divBdr>
        </w:div>
        <w:div w:id="456720893">
          <w:marLeft w:val="480"/>
          <w:marRight w:val="0"/>
          <w:marTop w:val="0"/>
          <w:marBottom w:val="0"/>
          <w:divBdr>
            <w:top w:val="none" w:sz="0" w:space="0" w:color="auto"/>
            <w:left w:val="none" w:sz="0" w:space="0" w:color="auto"/>
            <w:bottom w:val="none" w:sz="0" w:space="0" w:color="auto"/>
            <w:right w:val="none" w:sz="0" w:space="0" w:color="auto"/>
          </w:divBdr>
        </w:div>
        <w:div w:id="463734257">
          <w:marLeft w:val="480"/>
          <w:marRight w:val="0"/>
          <w:marTop w:val="0"/>
          <w:marBottom w:val="0"/>
          <w:divBdr>
            <w:top w:val="none" w:sz="0" w:space="0" w:color="auto"/>
            <w:left w:val="none" w:sz="0" w:space="0" w:color="auto"/>
            <w:bottom w:val="none" w:sz="0" w:space="0" w:color="auto"/>
            <w:right w:val="none" w:sz="0" w:space="0" w:color="auto"/>
          </w:divBdr>
        </w:div>
        <w:div w:id="511535759">
          <w:marLeft w:val="480"/>
          <w:marRight w:val="0"/>
          <w:marTop w:val="0"/>
          <w:marBottom w:val="0"/>
          <w:divBdr>
            <w:top w:val="none" w:sz="0" w:space="0" w:color="auto"/>
            <w:left w:val="none" w:sz="0" w:space="0" w:color="auto"/>
            <w:bottom w:val="none" w:sz="0" w:space="0" w:color="auto"/>
            <w:right w:val="none" w:sz="0" w:space="0" w:color="auto"/>
          </w:divBdr>
        </w:div>
        <w:div w:id="511839137">
          <w:marLeft w:val="480"/>
          <w:marRight w:val="0"/>
          <w:marTop w:val="0"/>
          <w:marBottom w:val="0"/>
          <w:divBdr>
            <w:top w:val="none" w:sz="0" w:space="0" w:color="auto"/>
            <w:left w:val="none" w:sz="0" w:space="0" w:color="auto"/>
            <w:bottom w:val="none" w:sz="0" w:space="0" w:color="auto"/>
            <w:right w:val="none" w:sz="0" w:space="0" w:color="auto"/>
          </w:divBdr>
        </w:div>
        <w:div w:id="564334972">
          <w:marLeft w:val="480"/>
          <w:marRight w:val="0"/>
          <w:marTop w:val="0"/>
          <w:marBottom w:val="0"/>
          <w:divBdr>
            <w:top w:val="none" w:sz="0" w:space="0" w:color="auto"/>
            <w:left w:val="none" w:sz="0" w:space="0" w:color="auto"/>
            <w:bottom w:val="none" w:sz="0" w:space="0" w:color="auto"/>
            <w:right w:val="none" w:sz="0" w:space="0" w:color="auto"/>
          </w:divBdr>
        </w:div>
        <w:div w:id="564995275">
          <w:marLeft w:val="480"/>
          <w:marRight w:val="0"/>
          <w:marTop w:val="0"/>
          <w:marBottom w:val="0"/>
          <w:divBdr>
            <w:top w:val="none" w:sz="0" w:space="0" w:color="auto"/>
            <w:left w:val="none" w:sz="0" w:space="0" w:color="auto"/>
            <w:bottom w:val="none" w:sz="0" w:space="0" w:color="auto"/>
            <w:right w:val="none" w:sz="0" w:space="0" w:color="auto"/>
          </w:divBdr>
        </w:div>
        <w:div w:id="570391911">
          <w:marLeft w:val="480"/>
          <w:marRight w:val="0"/>
          <w:marTop w:val="0"/>
          <w:marBottom w:val="0"/>
          <w:divBdr>
            <w:top w:val="none" w:sz="0" w:space="0" w:color="auto"/>
            <w:left w:val="none" w:sz="0" w:space="0" w:color="auto"/>
            <w:bottom w:val="none" w:sz="0" w:space="0" w:color="auto"/>
            <w:right w:val="none" w:sz="0" w:space="0" w:color="auto"/>
          </w:divBdr>
        </w:div>
        <w:div w:id="646083699">
          <w:marLeft w:val="480"/>
          <w:marRight w:val="0"/>
          <w:marTop w:val="0"/>
          <w:marBottom w:val="0"/>
          <w:divBdr>
            <w:top w:val="none" w:sz="0" w:space="0" w:color="auto"/>
            <w:left w:val="none" w:sz="0" w:space="0" w:color="auto"/>
            <w:bottom w:val="none" w:sz="0" w:space="0" w:color="auto"/>
            <w:right w:val="none" w:sz="0" w:space="0" w:color="auto"/>
          </w:divBdr>
        </w:div>
        <w:div w:id="680207996">
          <w:marLeft w:val="480"/>
          <w:marRight w:val="0"/>
          <w:marTop w:val="0"/>
          <w:marBottom w:val="0"/>
          <w:divBdr>
            <w:top w:val="none" w:sz="0" w:space="0" w:color="auto"/>
            <w:left w:val="none" w:sz="0" w:space="0" w:color="auto"/>
            <w:bottom w:val="none" w:sz="0" w:space="0" w:color="auto"/>
            <w:right w:val="none" w:sz="0" w:space="0" w:color="auto"/>
          </w:divBdr>
        </w:div>
        <w:div w:id="780998583">
          <w:marLeft w:val="480"/>
          <w:marRight w:val="0"/>
          <w:marTop w:val="0"/>
          <w:marBottom w:val="0"/>
          <w:divBdr>
            <w:top w:val="none" w:sz="0" w:space="0" w:color="auto"/>
            <w:left w:val="none" w:sz="0" w:space="0" w:color="auto"/>
            <w:bottom w:val="none" w:sz="0" w:space="0" w:color="auto"/>
            <w:right w:val="none" w:sz="0" w:space="0" w:color="auto"/>
          </w:divBdr>
        </w:div>
        <w:div w:id="783043457">
          <w:marLeft w:val="480"/>
          <w:marRight w:val="0"/>
          <w:marTop w:val="0"/>
          <w:marBottom w:val="0"/>
          <w:divBdr>
            <w:top w:val="none" w:sz="0" w:space="0" w:color="auto"/>
            <w:left w:val="none" w:sz="0" w:space="0" w:color="auto"/>
            <w:bottom w:val="none" w:sz="0" w:space="0" w:color="auto"/>
            <w:right w:val="none" w:sz="0" w:space="0" w:color="auto"/>
          </w:divBdr>
        </w:div>
        <w:div w:id="795369609">
          <w:marLeft w:val="480"/>
          <w:marRight w:val="0"/>
          <w:marTop w:val="0"/>
          <w:marBottom w:val="0"/>
          <w:divBdr>
            <w:top w:val="none" w:sz="0" w:space="0" w:color="auto"/>
            <w:left w:val="none" w:sz="0" w:space="0" w:color="auto"/>
            <w:bottom w:val="none" w:sz="0" w:space="0" w:color="auto"/>
            <w:right w:val="none" w:sz="0" w:space="0" w:color="auto"/>
          </w:divBdr>
        </w:div>
        <w:div w:id="821192551">
          <w:marLeft w:val="480"/>
          <w:marRight w:val="0"/>
          <w:marTop w:val="0"/>
          <w:marBottom w:val="0"/>
          <w:divBdr>
            <w:top w:val="none" w:sz="0" w:space="0" w:color="auto"/>
            <w:left w:val="none" w:sz="0" w:space="0" w:color="auto"/>
            <w:bottom w:val="none" w:sz="0" w:space="0" w:color="auto"/>
            <w:right w:val="none" w:sz="0" w:space="0" w:color="auto"/>
          </w:divBdr>
        </w:div>
        <w:div w:id="939532471">
          <w:marLeft w:val="480"/>
          <w:marRight w:val="0"/>
          <w:marTop w:val="0"/>
          <w:marBottom w:val="0"/>
          <w:divBdr>
            <w:top w:val="none" w:sz="0" w:space="0" w:color="auto"/>
            <w:left w:val="none" w:sz="0" w:space="0" w:color="auto"/>
            <w:bottom w:val="none" w:sz="0" w:space="0" w:color="auto"/>
            <w:right w:val="none" w:sz="0" w:space="0" w:color="auto"/>
          </w:divBdr>
        </w:div>
        <w:div w:id="952857601">
          <w:marLeft w:val="480"/>
          <w:marRight w:val="0"/>
          <w:marTop w:val="0"/>
          <w:marBottom w:val="0"/>
          <w:divBdr>
            <w:top w:val="none" w:sz="0" w:space="0" w:color="auto"/>
            <w:left w:val="none" w:sz="0" w:space="0" w:color="auto"/>
            <w:bottom w:val="none" w:sz="0" w:space="0" w:color="auto"/>
            <w:right w:val="none" w:sz="0" w:space="0" w:color="auto"/>
          </w:divBdr>
        </w:div>
        <w:div w:id="963122009">
          <w:marLeft w:val="480"/>
          <w:marRight w:val="0"/>
          <w:marTop w:val="0"/>
          <w:marBottom w:val="0"/>
          <w:divBdr>
            <w:top w:val="none" w:sz="0" w:space="0" w:color="auto"/>
            <w:left w:val="none" w:sz="0" w:space="0" w:color="auto"/>
            <w:bottom w:val="none" w:sz="0" w:space="0" w:color="auto"/>
            <w:right w:val="none" w:sz="0" w:space="0" w:color="auto"/>
          </w:divBdr>
        </w:div>
        <w:div w:id="1008405704">
          <w:marLeft w:val="480"/>
          <w:marRight w:val="0"/>
          <w:marTop w:val="0"/>
          <w:marBottom w:val="0"/>
          <w:divBdr>
            <w:top w:val="none" w:sz="0" w:space="0" w:color="auto"/>
            <w:left w:val="none" w:sz="0" w:space="0" w:color="auto"/>
            <w:bottom w:val="none" w:sz="0" w:space="0" w:color="auto"/>
            <w:right w:val="none" w:sz="0" w:space="0" w:color="auto"/>
          </w:divBdr>
        </w:div>
      </w:divsChild>
    </w:div>
    <w:div w:id="677198885">
      <w:bodyDiv w:val="1"/>
      <w:marLeft w:val="0"/>
      <w:marRight w:val="0"/>
      <w:marTop w:val="0"/>
      <w:marBottom w:val="0"/>
      <w:divBdr>
        <w:top w:val="none" w:sz="0" w:space="0" w:color="auto"/>
        <w:left w:val="none" w:sz="0" w:space="0" w:color="auto"/>
        <w:bottom w:val="none" w:sz="0" w:space="0" w:color="auto"/>
        <w:right w:val="none" w:sz="0" w:space="0" w:color="auto"/>
      </w:divBdr>
    </w:div>
    <w:div w:id="677344717">
      <w:bodyDiv w:val="1"/>
      <w:marLeft w:val="0"/>
      <w:marRight w:val="0"/>
      <w:marTop w:val="0"/>
      <w:marBottom w:val="0"/>
      <w:divBdr>
        <w:top w:val="none" w:sz="0" w:space="0" w:color="auto"/>
        <w:left w:val="none" w:sz="0" w:space="0" w:color="auto"/>
        <w:bottom w:val="none" w:sz="0" w:space="0" w:color="auto"/>
        <w:right w:val="none" w:sz="0" w:space="0" w:color="auto"/>
      </w:divBdr>
    </w:div>
    <w:div w:id="677538416">
      <w:bodyDiv w:val="1"/>
      <w:marLeft w:val="0"/>
      <w:marRight w:val="0"/>
      <w:marTop w:val="0"/>
      <w:marBottom w:val="0"/>
      <w:divBdr>
        <w:top w:val="none" w:sz="0" w:space="0" w:color="auto"/>
        <w:left w:val="none" w:sz="0" w:space="0" w:color="auto"/>
        <w:bottom w:val="none" w:sz="0" w:space="0" w:color="auto"/>
        <w:right w:val="none" w:sz="0" w:space="0" w:color="auto"/>
      </w:divBdr>
    </w:div>
    <w:div w:id="678122861">
      <w:bodyDiv w:val="1"/>
      <w:marLeft w:val="0"/>
      <w:marRight w:val="0"/>
      <w:marTop w:val="0"/>
      <w:marBottom w:val="0"/>
      <w:divBdr>
        <w:top w:val="none" w:sz="0" w:space="0" w:color="auto"/>
        <w:left w:val="none" w:sz="0" w:space="0" w:color="auto"/>
        <w:bottom w:val="none" w:sz="0" w:space="0" w:color="auto"/>
        <w:right w:val="none" w:sz="0" w:space="0" w:color="auto"/>
      </w:divBdr>
    </w:div>
    <w:div w:id="678315962">
      <w:bodyDiv w:val="1"/>
      <w:marLeft w:val="0"/>
      <w:marRight w:val="0"/>
      <w:marTop w:val="0"/>
      <w:marBottom w:val="0"/>
      <w:divBdr>
        <w:top w:val="none" w:sz="0" w:space="0" w:color="auto"/>
        <w:left w:val="none" w:sz="0" w:space="0" w:color="auto"/>
        <w:bottom w:val="none" w:sz="0" w:space="0" w:color="auto"/>
        <w:right w:val="none" w:sz="0" w:space="0" w:color="auto"/>
      </w:divBdr>
    </w:div>
    <w:div w:id="679432379">
      <w:bodyDiv w:val="1"/>
      <w:marLeft w:val="0"/>
      <w:marRight w:val="0"/>
      <w:marTop w:val="0"/>
      <w:marBottom w:val="0"/>
      <w:divBdr>
        <w:top w:val="none" w:sz="0" w:space="0" w:color="auto"/>
        <w:left w:val="none" w:sz="0" w:space="0" w:color="auto"/>
        <w:bottom w:val="none" w:sz="0" w:space="0" w:color="auto"/>
        <w:right w:val="none" w:sz="0" w:space="0" w:color="auto"/>
      </w:divBdr>
    </w:div>
    <w:div w:id="679434839">
      <w:bodyDiv w:val="1"/>
      <w:marLeft w:val="0"/>
      <w:marRight w:val="0"/>
      <w:marTop w:val="0"/>
      <w:marBottom w:val="0"/>
      <w:divBdr>
        <w:top w:val="none" w:sz="0" w:space="0" w:color="auto"/>
        <w:left w:val="none" w:sz="0" w:space="0" w:color="auto"/>
        <w:bottom w:val="none" w:sz="0" w:space="0" w:color="auto"/>
        <w:right w:val="none" w:sz="0" w:space="0" w:color="auto"/>
      </w:divBdr>
    </w:div>
    <w:div w:id="679545913">
      <w:bodyDiv w:val="1"/>
      <w:marLeft w:val="0"/>
      <w:marRight w:val="0"/>
      <w:marTop w:val="0"/>
      <w:marBottom w:val="0"/>
      <w:divBdr>
        <w:top w:val="none" w:sz="0" w:space="0" w:color="auto"/>
        <w:left w:val="none" w:sz="0" w:space="0" w:color="auto"/>
        <w:bottom w:val="none" w:sz="0" w:space="0" w:color="auto"/>
        <w:right w:val="none" w:sz="0" w:space="0" w:color="auto"/>
      </w:divBdr>
    </w:div>
    <w:div w:id="679619890">
      <w:bodyDiv w:val="1"/>
      <w:marLeft w:val="0"/>
      <w:marRight w:val="0"/>
      <w:marTop w:val="0"/>
      <w:marBottom w:val="0"/>
      <w:divBdr>
        <w:top w:val="none" w:sz="0" w:space="0" w:color="auto"/>
        <w:left w:val="none" w:sz="0" w:space="0" w:color="auto"/>
        <w:bottom w:val="none" w:sz="0" w:space="0" w:color="auto"/>
        <w:right w:val="none" w:sz="0" w:space="0" w:color="auto"/>
      </w:divBdr>
    </w:div>
    <w:div w:id="680207977">
      <w:bodyDiv w:val="1"/>
      <w:marLeft w:val="0"/>
      <w:marRight w:val="0"/>
      <w:marTop w:val="0"/>
      <w:marBottom w:val="0"/>
      <w:divBdr>
        <w:top w:val="none" w:sz="0" w:space="0" w:color="auto"/>
        <w:left w:val="none" w:sz="0" w:space="0" w:color="auto"/>
        <w:bottom w:val="none" w:sz="0" w:space="0" w:color="auto"/>
        <w:right w:val="none" w:sz="0" w:space="0" w:color="auto"/>
      </w:divBdr>
    </w:div>
    <w:div w:id="680470032">
      <w:bodyDiv w:val="1"/>
      <w:marLeft w:val="0"/>
      <w:marRight w:val="0"/>
      <w:marTop w:val="0"/>
      <w:marBottom w:val="0"/>
      <w:divBdr>
        <w:top w:val="none" w:sz="0" w:space="0" w:color="auto"/>
        <w:left w:val="none" w:sz="0" w:space="0" w:color="auto"/>
        <w:bottom w:val="none" w:sz="0" w:space="0" w:color="auto"/>
        <w:right w:val="none" w:sz="0" w:space="0" w:color="auto"/>
      </w:divBdr>
      <w:divsChild>
        <w:div w:id="1663932">
          <w:marLeft w:val="480"/>
          <w:marRight w:val="0"/>
          <w:marTop w:val="0"/>
          <w:marBottom w:val="0"/>
          <w:divBdr>
            <w:top w:val="none" w:sz="0" w:space="0" w:color="auto"/>
            <w:left w:val="none" w:sz="0" w:space="0" w:color="auto"/>
            <w:bottom w:val="none" w:sz="0" w:space="0" w:color="auto"/>
            <w:right w:val="none" w:sz="0" w:space="0" w:color="auto"/>
          </w:divBdr>
        </w:div>
        <w:div w:id="16779014">
          <w:marLeft w:val="480"/>
          <w:marRight w:val="0"/>
          <w:marTop w:val="0"/>
          <w:marBottom w:val="0"/>
          <w:divBdr>
            <w:top w:val="none" w:sz="0" w:space="0" w:color="auto"/>
            <w:left w:val="none" w:sz="0" w:space="0" w:color="auto"/>
            <w:bottom w:val="none" w:sz="0" w:space="0" w:color="auto"/>
            <w:right w:val="none" w:sz="0" w:space="0" w:color="auto"/>
          </w:divBdr>
        </w:div>
        <w:div w:id="58747936">
          <w:marLeft w:val="480"/>
          <w:marRight w:val="0"/>
          <w:marTop w:val="0"/>
          <w:marBottom w:val="0"/>
          <w:divBdr>
            <w:top w:val="none" w:sz="0" w:space="0" w:color="auto"/>
            <w:left w:val="none" w:sz="0" w:space="0" w:color="auto"/>
            <w:bottom w:val="none" w:sz="0" w:space="0" w:color="auto"/>
            <w:right w:val="none" w:sz="0" w:space="0" w:color="auto"/>
          </w:divBdr>
        </w:div>
        <w:div w:id="59181536">
          <w:marLeft w:val="480"/>
          <w:marRight w:val="0"/>
          <w:marTop w:val="0"/>
          <w:marBottom w:val="0"/>
          <w:divBdr>
            <w:top w:val="none" w:sz="0" w:space="0" w:color="auto"/>
            <w:left w:val="none" w:sz="0" w:space="0" w:color="auto"/>
            <w:bottom w:val="none" w:sz="0" w:space="0" w:color="auto"/>
            <w:right w:val="none" w:sz="0" w:space="0" w:color="auto"/>
          </w:divBdr>
        </w:div>
        <w:div w:id="64956274">
          <w:marLeft w:val="480"/>
          <w:marRight w:val="0"/>
          <w:marTop w:val="0"/>
          <w:marBottom w:val="0"/>
          <w:divBdr>
            <w:top w:val="none" w:sz="0" w:space="0" w:color="auto"/>
            <w:left w:val="none" w:sz="0" w:space="0" w:color="auto"/>
            <w:bottom w:val="none" w:sz="0" w:space="0" w:color="auto"/>
            <w:right w:val="none" w:sz="0" w:space="0" w:color="auto"/>
          </w:divBdr>
        </w:div>
        <w:div w:id="145124030">
          <w:marLeft w:val="480"/>
          <w:marRight w:val="0"/>
          <w:marTop w:val="0"/>
          <w:marBottom w:val="0"/>
          <w:divBdr>
            <w:top w:val="none" w:sz="0" w:space="0" w:color="auto"/>
            <w:left w:val="none" w:sz="0" w:space="0" w:color="auto"/>
            <w:bottom w:val="none" w:sz="0" w:space="0" w:color="auto"/>
            <w:right w:val="none" w:sz="0" w:space="0" w:color="auto"/>
          </w:divBdr>
        </w:div>
        <w:div w:id="149561252">
          <w:marLeft w:val="480"/>
          <w:marRight w:val="0"/>
          <w:marTop w:val="0"/>
          <w:marBottom w:val="0"/>
          <w:divBdr>
            <w:top w:val="none" w:sz="0" w:space="0" w:color="auto"/>
            <w:left w:val="none" w:sz="0" w:space="0" w:color="auto"/>
            <w:bottom w:val="none" w:sz="0" w:space="0" w:color="auto"/>
            <w:right w:val="none" w:sz="0" w:space="0" w:color="auto"/>
          </w:divBdr>
        </w:div>
        <w:div w:id="159585293">
          <w:marLeft w:val="480"/>
          <w:marRight w:val="0"/>
          <w:marTop w:val="0"/>
          <w:marBottom w:val="0"/>
          <w:divBdr>
            <w:top w:val="none" w:sz="0" w:space="0" w:color="auto"/>
            <w:left w:val="none" w:sz="0" w:space="0" w:color="auto"/>
            <w:bottom w:val="none" w:sz="0" w:space="0" w:color="auto"/>
            <w:right w:val="none" w:sz="0" w:space="0" w:color="auto"/>
          </w:divBdr>
        </w:div>
        <w:div w:id="166557413">
          <w:marLeft w:val="480"/>
          <w:marRight w:val="0"/>
          <w:marTop w:val="0"/>
          <w:marBottom w:val="0"/>
          <w:divBdr>
            <w:top w:val="none" w:sz="0" w:space="0" w:color="auto"/>
            <w:left w:val="none" w:sz="0" w:space="0" w:color="auto"/>
            <w:bottom w:val="none" w:sz="0" w:space="0" w:color="auto"/>
            <w:right w:val="none" w:sz="0" w:space="0" w:color="auto"/>
          </w:divBdr>
        </w:div>
        <w:div w:id="170031744">
          <w:marLeft w:val="480"/>
          <w:marRight w:val="0"/>
          <w:marTop w:val="0"/>
          <w:marBottom w:val="0"/>
          <w:divBdr>
            <w:top w:val="none" w:sz="0" w:space="0" w:color="auto"/>
            <w:left w:val="none" w:sz="0" w:space="0" w:color="auto"/>
            <w:bottom w:val="none" w:sz="0" w:space="0" w:color="auto"/>
            <w:right w:val="none" w:sz="0" w:space="0" w:color="auto"/>
          </w:divBdr>
        </w:div>
        <w:div w:id="201676884">
          <w:marLeft w:val="480"/>
          <w:marRight w:val="0"/>
          <w:marTop w:val="0"/>
          <w:marBottom w:val="0"/>
          <w:divBdr>
            <w:top w:val="none" w:sz="0" w:space="0" w:color="auto"/>
            <w:left w:val="none" w:sz="0" w:space="0" w:color="auto"/>
            <w:bottom w:val="none" w:sz="0" w:space="0" w:color="auto"/>
            <w:right w:val="none" w:sz="0" w:space="0" w:color="auto"/>
          </w:divBdr>
        </w:div>
        <w:div w:id="206916098">
          <w:marLeft w:val="480"/>
          <w:marRight w:val="0"/>
          <w:marTop w:val="0"/>
          <w:marBottom w:val="0"/>
          <w:divBdr>
            <w:top w:val="none" w:sz="0" w:space="0" w:color="auto"/>
            <w:left w:val="none" w:sz="0" w:space="0" w:color="auto"/>
            <w:bottom w:val="none" w:sz="0" w:space="0" w:color="auto"/>
            <w:right w:val="none" w:sz="0" w:space="0" w:color="auto"/>
          </w:divBdr>
        </w:div>
        <w:div w:id="293678060">
          <w:marLeft w:val="480"/>
          <w:marRight w:val="0"/>
          <w:marTop w:val="0"/>
          <w:marBottom w:val="0"/>
          <w:divBdr>
            <w:top w:val="none" w:sz="0" w:space="0" w:color="auto"/>
            <w:left w:val="none" w:sz="0" w:space="0" w:color="auto"/>
            <w:bottom w:val="none" w:sz="0" w:space="0" w:color="auto"/>
            <w:right w:val="none" w:sz="0" w:space="0" w:color="auto"/>
          </w:divBdr>
        </w:div>
        <w:div w:id="334457714">
          <w:marLeft w:val="480"/>
          <w:marRight w:val="0"/>
          <w:marTop w:val="0"/>
          <w:marBottom w:val="0"/>
          <w:divBdr>
            <w:top w:val="none" w:sz="0" w:space="0" w:color="auto"/>
            <w:left w:val="none" w:sz="0" w:space="0" w:color="auto"/>
            <w:bottom w:val="none" w:sz="0" w:space="0" w:color="auto"/>
            <w:right w:val="none" w:sz="0" w:space="0" w:color="auto"/>
          </w:divBdr>
        </w:div>
        <w:div w:id="447966906">
          <w:marLeft w:val="480"/>
          <w:marRight w:val="0"/>
          <w:marTop w:val="0"/>
          <w:marBottom w:val="0"/>
          <w:divBdr>
            <w:top w:val="none" w:sz="0" w:space="0" w:color="auto"/>
            <w:left w:val="none" w:sz="0" w:space="0" w:color="auto"/>
            <w:bottom w:val="none" w:sz="0" w:space="0" w:color="auto"/>
            <w:right w:val="none" w:sz="0" w:space="0" w:color="auto"/>
          </w:divBdr>
        </w:div>
        <w:div w:id="457533838">
          <w:marLeft w:val="480"/>
          <w:marRight w:val="0"/>
          <w:marTop w:val="0"/>
          <w:marBottom w:val="0"/>
          <w:divBdr>
            <w:top w:val="none" w:sz="0" w:space="0" w:color="auto"/>
            <w:left w:val="none" w:sz="0" w:space="0" w:color="auto"/>
            <w:bottom w:val="none" w:sz="0" w:space="0" w:color="auto"/>
            <w:right w:val="none" w:sz="0" w:space="0" w:color="auto"/>
          </w:divBdr>
        </w:div>
        <w:div w:id="481890683">
          <w:marLeft w:val="480"/>
          <w:marRight w:val="0"/>
          <w:marTop w:val="0"/>
          <w:marBottom w:val="0"/>
          <w:divBdr>
            <w:top w:val="none" w:sz="0" w:space="0" w:color="auto"/>
            <w:left w:val="none" w:sz="0" w:space="0" w:color="auto"/>
            <w:bottom w:val="none" w:sz="0" w:space="0" w:color="auto"/>
            <w:right w:val="none" w:sz="0" w:space="0" w:color="auto"/>
          </w:divBdr>
        </w:div>
        <w:div w:id="539905622">
          <w:marLeft w:val="480"/>
          <w:marRight w:val="0"/>
          <w:marTop w:val="0"/>
          <w:marBottom w:val="0"/>
          <w:divBdr>
            <w:top w:val="none" w:sz="0" w:space="0" w:color="auto"/>
            <w:left w:val="none" w:sz="0" w:space="0" w:color="auto"/>
            <w:bottom w:val="none" w:sz="0" w:space="0" w:color="auto"/>
            <w:right w:val="none" w:sz="0" w:space="0" w:color="auto"/>
          </w:divBdr>
        </w:div>
        <w:div w:id="571352341">
          <w:marLeft w:val="480"/>
          <w:marRight w:val="0"/>
          <w:marTop w:val="0"/>
          <w:marBottom w:val="0"/>
          <w:divBdr>
            <w:top w:val="none" w:sz="0" w:space="0" w:color="auto"/>
            <w:left w:val="none" w:sz="0" w:space="0" w:color="auto"/>
            <w:bottom w:val="none" w:sz="0" w:space="0" w:color="auto"/>
            <w:right w:val="none" w:sz="0" w:space="0" w:color="auto"/>
          </w:divBdr>
        </w:div>
        <w:div w:id="596520490">
          <w:marLeft w:val="480"/>
          <w:marRight w:val="0"/>
          <w:marTop w:val="0"/>
          <w:marBottom w:val="0"/>
          <w:divBdr>
            <w:top w:val="none" w:sz="0" w:space="0" w:color="auto"/>
            <w:left w:val="none" w:sz="0" w:space="0" w:color="auto"/>
            <w:bottom w:val="none" w:sz="0" w:space="0" w:color="auto"/>
            <w:right w:val="none" w:sz="0" w:space="0" w:color="auto"/>
          </w:divBdr>
        </w:div>
        <w:div w:id="661861035">
          <w:marLeft w:val="480"/>
          <w:marRight w:val="0"/>
          <w:marTop w:val="0"/>
          <w:marBottom w:val="0"/>
          <w:divBdr>
            <w:top w:val="none" w:sz="0" w:space="0" w:color="auto"/>
            <w:left w:val="none" w:sz="0" w:space="0" w:color="auto"/>
            <w:bottom w:val="none" w:sz="0" w:space="0" w:color="auto"/>
            <w:right w:val="none" w:sz="0" w:space="0" w:color="auto"/>
          </w:divBdr>
        </w:div>
        <w:div w:id="670454171">
          <w:marLeft w:val="480"/>
          <w:marRight w:val="0"/>
          <w:marTop w:val="0"/>
          <w:marBottom w:val="0"/>
          <w:divBdr>
            <w:top w:val="none" w:sz="0" w:space="0" w:color="auto"/>
            <w:left w:val="none" w:sz="0" w:space="0" w:color="auto"/>
            <w:bottom w:val="none" w:sz="0" w:space="0" w:color="auto"/>
            <w:right w:val="none" w:sz="0" w:space="0" w:color="auto"/>
          </w:divBdr>
        </w:div>
        <w:div w:id="680207105">
          <w:marLeft w:val="480"/>
          <w:marRight w:val="0"/>
          <w:marTop w:val="0"/>
          <w:marBottom w:val="0"/>
          <w:divBdr>
            <w:top w:val="none" w:sz="0" w:space="0" w:color="auto"/>
            <w:left w:val="none" w:sz="0" w:space="0" w:color="auto"/>
            <w:bottom w:val="none" w:sz="0" w:space="0" w:color="auto"/>
            <w:right w:val="none" w:sz="0" w:space="0" w:color="auto"/>
          </w:divBdr>
        </w:div>
        <w:div w:id="700208231">
          <w:marLeft w:val="480"/>
          <w:marRight w:val="0"/>
          <w:marTop w:val="0"/>
          <w:marBottom w:val="0"/>
          <w:divBdr>
            <w:top w:val="none" w:sz="0" w:space="0" w:color="auto"/>
            <w:left w:val="none" w:sz="0" w:space="0" w:color="auto"/>
            <w:bottom w:val="none" w:sz="0" w:space="0" w:color="auto"/>
            <w:right w:val="none" w:sz="0" w:space="0" w:color="auto"/>
          </w:divBdr>
        </w:div>
        <w:div w:id="733700652">
          <w:marLeft w:val="480"/>
          <w:marRight w:val="0"/>
          <w:marTop w:val="0"/>
          <w:marBottom w:val="0"/>
          <w:divBdr>
            <w:top w:val="none" w:sz="0" w:space="0" w:color="auto"/>
            <w:left w:val="none" w:sz="0" w:space="0" w:color="auto"/>
            <w:bottom w:val="none" w:sz="0" w:space="0" w:color="auto"/>
            <w:right w:val="none" w:sz="0" w:space="0" w:color="auto"/>
          </w:divBdr>
        </w:div>
        <w:div w:id="766734478">
          <w:marLeft w:val="480"/>
          <w:marRight w:val="0"/>
          <w:marTop w:val="0"/>
          <w:marBottom w:val="0"/>
          <w:divBdr>
            <w:top w:val="none" w:sz="0" w:space="0" w:color="auto"/>
            <w:left w:val="none" w:sz="0" w:space="0" w:color="auto"/>
            <w:bottom w:val="none" w:sz="0" w:space="0" w:color="auto"/>
            <w:right w:val="none" w:sz="0" w:space="0" w:color="auto"/>
          </w:divBdr>
        </w:div>
        <w:div w:id="768738833">
          <w:marLeft w:val="480"/>
          <w:marRight w:val="0"/>
          <w:marTop w:val="0"/>
          <w:marBottom w:val="0"/>
          <w:divBdr>
            <w:top w:val="none" w:sz="0" w:space="0" w:color="auto"/>
            <w:left w:val="none" w:sz="0" w:space="0" w:color="auto"/>
            <w:bottom w:val="none" w:sz="0" w:space="0" w:color="auto"/>
            <w:right w:val="none" w:sz="0" w:space="0" w:color="auto"/>
          </w:divBdr>
        </w:div>
        <w:div w:id="848445111">
          <w:marLeft w:val="480"/>
          <w:marRight w:val="0"/>
          <w:marTop w:val="0"/>
          <w:marBottom w:val="0"/>
          <w:divBdr>
            <w:top w:val="none" w:sz="0" w:space="0" w:color="auto"/>
            <w:left w:val="none" w:sz="0" w:space="0" w:color="auto"/>
            <w:bottom w:val="none" w:sz="0" w:space="0" w:color="auto"/>
            <w:right w:val="none" w:sz="0" w:space="0" w:color="auto"/>
          </w:divBdr>
        </w:div>
        <w:div w:id="883521745">
          <w:marLeft w:val="480"/>
          <w:marRight w:val="0"/>
          <w:marTop w:val="0"/>
          <w:marBottom w:val="0"/>
          <w:divBdr>
            <w:top w:val="none" w:sz="0" w:space="0" w:color="auto"/>
            <w:left w:val="none" w:sz="0" w:space="0" w:color="auto"/>
            <w:bottom w:val="none" w:sz="0" w:space="0" w:color="auto"/>
            <w:right w:val="none" w:sz="0" w:space="0" w:color="auto"/>
          </w:divBdr>
        </w:div>
        <w:div w:id="885530584">
          <w:marLeft w:val="480"/>
          <w:marRight w:val="0"/>
          <w:marTop w:val="0"/>
          <w:marBottom w:val="0"/>
          <w:divBdr>
            <w:top w:val="none" w:sz="0" w:space="0" w:color="auto"/>
            <w:left w:val="none" w:sz="0" w:space="0" w:color="auto"/>
            <w:bottom w:val="none" w:sz="0" w:space="0" w:color="auto"/>
            <w:right w:val="none" w:sz="0" w:space="0" w:color="auto"/>
          </w:divBdr>
        </w:div>
        <w:div w:id="902445971">
          <w:marLeft w:val="480"/>
          <w:marRight w:val="0"/>
          <w:marTop w:val="0"/>
          <w:marBottom w:val="0"/>
          <w:divBdr>
            <w:top w:val="none" w:sz="0" w:space="0" w:color="auto"/>
            <w:left w:val="none" w:sz="0" w:space="0" w:color="auto"/>
            <w:bottom w:val="none" w:sz="0" w:space="0" w:color="auto"/>
            <w:right w:val="none" w:sz="0" w:space="0" w:color="auto"/>
          </w:divBdr>
        </w:div>
        <w:div w:id="948853854">
          <w:marLeft w:val="480"/>
          <w:marRight w:val="0"/>
          <w:marTop w:val="0"/>
          <w:marBottom w:val="0"/>
          <w:divBdr>
            <w:top w:val="none" w:sz="0" w:space="0" w:color="auto"/>
            <w:left w:val="none" w:sz="0" w:space="0" w:color="auto"/>
            <w:bottom w:val="none" w:sz="0" w:space="0" w:color="auto"/>
            <w:right w:val="none" w:sz="0" w:space="0" w:color="auto"/>
          </w:divBdr>
        </w:div>
        <w:div w:id="954216218">
          <w:marLeft w:val="480"/>
          <w:marRight w:val="0"/>
          <w:marTop w:val="0"/>
          <w:marBottom w:val="0"/>
          <w:divBdr>
            <w:top w:val="none" w:sz="0" w:space="0" w:color="auto"/>
            <w:left w:val="none" w:sz="0" w:space="0" w:color="auto"/>
            <w:bottom w:val="none" w:sz="0" w:space="0" w:color="auto"/>
            <w:right w:val="none" w:sz="0" w:space="0" w:color="auto"/>
          </w:divBdr>
        </w:div>
      </w:divsChild>
    </w:div>
    <w:div w:id="681011376">
      <w:bodyDiv w:val="1"/>
      <w:marLeft w:val="0"/>
      <w:marRight w:val="0"/>
      <w:marTop w:val="0"/>
      <w:marBottom w:val="0"/>
      <w:divBdr>
        <w:top w:val="none" w:sz="0" w:space="0" w:color="auto"/>
        <w:left w:val="none" w:sz="0" w:space="0" w:color="auto"/>
        <w:bottom w:val="none" w:sz="0" w:space="0" w:color="auto"/>
        <w:right w:val="none" w:sz="0" w:space="0" w:color="auto"/>
      </w:divBdr>
    </w:div>
    <w:div w:id="681080904">
      <w:bodyDiv w:val="1"/>
      <w:marLeft w:val="0"/>
      <w:marRight w:val="0"/>
      <w:marTop w:val="0"/>
      <w:marBottom w:val="0"/>
      <w:divBdr>
        <w:top w:val="none" w:sz="0" w:space="0" w:color="auto"/>
        <w:left w:val="none" w:sz="0" w:space="0" w:color="auto"/>
        <w:bottom w:val="none" w:sz="0" w:space="0" w:color="auto"/>
        <w:right w:val="none" w:sz="0" w:space="0" w:color="auto"/>
      </w:divBdr>
    </w:div>
    <w:div w:id="681247410">
      <w:bodyDiv w:val="1"/>
      <w:marLeft w:val="0"/>
      <w:marRight w:val="0"/>
      <w:marTop w:val="0"/>
      <w:marBottom w:val="0"/>
      <w:divBdr>
        <w:top w:val="none" w:sz="0" w:space="0" w:color="auto"/>
        <w:left w:val="none" w:sz="0" w:space="0" w:color="auto"/>
        <w:bottom w:val="none" w:sz="0" w:space="0" w:color="auto"/>
        <w:right w:val="none" w:sz="0" w:space="0" w:color="auto"/>
      </w:divBdr>
    </w:div>
    <w:div w:id="682169752">
      <w:bodyDiv w:val="1"/>
      <w:marLeft w:val="0"/>
      <w:marRight w:val="0"/>
      <w:marTop w:val="0"/>
      <w:marBottom w:val="0"/>
      <w:divBdr>
        <w:top w:val="none" w:sz="0" w:space="0" w:color="auto"/>
        <w:left w:val="none" w:sz="0" w:space="0" w:color="auto"/>
        <w:bottom w:val="none" w:sz="0" w:space="0" w:color="auto"/>
        <w:right w:val="none" w:sz="0" w:space="0" w:color="auto"/>
      </w:divBdr>
    </w:div>
    <w:div w:id="682319435">
      <w:bodyDiv w:val="1"/>
      <w:marLeft w:val="0"/>
      <w:marRight w:val="0"/>
      <w:marTop w:val="0"/>
      <w:marBottom w:val="0"/>
      <w:divBdr>
        <w:top w:val="none" w:sz="0" w:space="0" w:color="auto"/>
        <w:left w:val="none" w:sz="0" w:space="0" w:color="auto"/>
        <w:bottom w:val="none" w:sz="0" w:space="0" w:color="auto"/>
        <w:right w:val="none" w:sz="0" w:space="0" w:color="auto"/>
      </w:divBdr>
    </w:div>
    <w:div w:id="682629354">
      <w:bodyDiv w:val="1"/>
      <w:marLeft w:val="0"/>
      <w:marRight w:val="0"/>
      <w:marTop w:val="0"/>
      <w:marBottom w:val="0"/>
      <w:divBdr>
        <w:top w:val="none" w:sz="0" w:space="0" w:color="auto"/>
        <w:left w:val="none" w:sz="0" w:space="0" w:color="auto"/>
        <w:bottom w:val="none" w:sz="0" w:space="0" w:color="auto"/>
        <w:right w:val="none" w:sz="0" w:space="0" w:color="auto"/>
      </w:divBdr>
    </w:div>
    <w:div w:id="682782757">
      <w:bodyDiv w:val="1"/>
      <w:marLeft w:val="0"/>
      <w:marRight w:val="0"/>
      <w:marTop w:val="0"/>
      <w:marBottom w:val="0"/>
      <w:divBdr>
        <w:top w:val="none" w:sz="0" w:space="0" w:color="auto"/>
        <w:left w:val="none" w:sz="0" w:space="0" w:color="auto"/>
        <w:bottom w:val="none" w:sz="0" w:space="0" w:color="auto"/>
        <w:right w:val="none" w:sz="0" w:space="0" w:color="auto"/>
      </w:divBdr>
    </w:div>
    <w:div w:id="684017174">
      <w:bodyDiv w:val="1"/>
      <w:marLeft w:val="0"/>
      <w:marRight w:val="0"/>
      <w:marTop w:val="0"/>
      <w:marBottom w:val="0"/>
      <w:divBdr>
        <w:top w:val="none" w:sz="0" w:space="0" w:color="auto"/>
        <w:left w:val="none" w:sz="0" w:space="0" w:color="auto"/>
        <w:bottom w:val="none" w:sz="0" w:space="0" w:color="auto"/>
        <w:right w:val="none" w:sz="0" w:space="0" w:color="auto"/>
      </w:divBdr>
    </w:div>
    <w:div w:id="684211955">
      <w:bodyDiv w:val="1"/>
      <w:marLeft w:val="0"/>
      <w:marRight w:val="0"/>
      <w:marTop w:val="0"/>
      <w:marBottom w:val="0"/>
      <w:divBdr>
        <w:top w:val="none" w:sz="0" w:space="0" w:color="auto"/>
        <w:left w:val="none" w:sz="0" w:space="0" w:color="auto"/>
        <w:bottom w:val="none" w:sz="0" w:space="0" w:color="auto"/>
        <w:right w:val="none" w:sz="0" w:space="0" w:color="auto"/>
      </w:divBdr>
    </w:div>
    <w:div w:id="684281582">
      <w:bodyDiv w:val="1"/>
      <w:marLeft w:val="0"/>
      <w:marRight w:val="0"/>
      <w:marTop w:val="0"/>
      <w:marBottom w:val="0"/>
      <w:divBdr>
        <w:top w:val="none" w:sz="0" w:space="0" w:color="auto"/>
        <w:left w:val="none" w:sz="0" w:space="0" w:color="auto"/>
        <w:bottom w:val="none" w:sz="0" w:space="0" w:color="auto"/>
        <w:right w:val="none" w:sz="0" w:space="0" w:color="auto"/>
      </w:divBdr>
    </w:div>
    <w:div w:id="684291120">
      <w:bodyDiv w:val="1"/>
      <w:marLeft w:val="0"/>
      <w:marRight w:val="0"/>
      <w:marTop w:val="0"/>
      <w:marBottom w:val="0"/>
      <w:divBdr>
        <w:top w:val="none" w:sz="0" w:space="0" w:color="auto"/>
        <w:left w:val="none" w:sz="0" w:space="0" w:color="auto"/>
        <w:bottom w:val="none" w:sz="0" w:space="0" w:color="auto"/>
        <w:right w:val="none" w:sz="0" w:space="0" w:color="auto"/>
      </w:divBdr>
    </w:div>
    <w:div w:id="684478638">
      <w:bodyDiv w:val="1"/>
      <w:marLeft w:val="0"/>
      <w:marRight w:val="0"/>
      <w:marTop w:val="0"/>
      <w:marBottom w:val="0"/>
      <w:divBdr>
        <w:top w:val="none" w:sz="0" w:space="0" w:color="auto"/>
        <w:left w:val="none" w:sz="0" w:space="0" w:color="auto"/>
        <w:bottom w:val="none" w:sz="0" w:space="0" w:color="auto"/>
        <w:right w:val="none" w:sz="0" w:space="0" w:color="auto"/>
      </w:divBdr>
    </w:div>
    <w:div w:id="685324062">
      <w:bodyDiv w:val="1"/>
      <w:marLeft w:val="0"/>
      <w:marRight w:val="0"/>
      <w:marTop w:val="0"/>
      <w:marBottom w:val="0"/>
      <w:divBdr>
        <w:top w:val="none" w:sz="0" w:space="0" w:color="auto"/>
        <w:left w:val="none" w:sz="0" w:space="0" w:color="auto"/>
        <w:bottom w:val="none" w:sz="0" w:space="0" w:color="auto"/>
        <w:right w:val="none" w:sz="0" w:space="0" w:color="auto"/>
      </w:divBdr>
    </w:div>
    <w:div w:id="685324203">
      <w:bodyDiv w:val="1"/>
      <w:marLeft w:val="0"/>
      <w:marRight w:val="0"/>
      <w:marTop w:val="0"/>
      <w:marBottom w:val="0"/>
      <w:divBdr>
        <w:top w:val="none" w:sz="0" w:space="0" w:color="auto"/>
        <w:left w:val="none" w:sz="0" w:space="0" w:color="auto"/>
        <w:bottom w:val="none" w:sz="0" w:space="0" w:color="auto"/>
        <w:right w:val="none" w:sz="0" w:space="0" w:color="auto"/>
      </w:divBdr>
    </w:div>
    <w:div w:id="685326806">
      <w:bodyDiv w:val="1"/>
      <w:marLeft w:val="0"/>
      <w:marRight w:val="0"/>
      <w:marTop w:val="0"/>
      <w:marBottom w:val="0"/>
      <w:divBdr>
        <w:top w:val="none" w:sz="0" w:space="0" w:color="auto"/>
        <w:left w:val="none" w:sz="0" w:space="0" w:color="auto"/>
        <w:bottom w:val="none" w:sz="0" w:space="0" w:color="auto"/>
        <w:right w:val="none" w:sz="0" w:space="0" w:color="auto"/>
      </w:divBdr>
    </w:div>
    <w:div w:id="685443121">
      <w:bodyDiv w:val="1"/>
      <w:marLeft w:val="0"/>
      <w:marRight w:val="0"/>
      <w:marTop w:val="0"/>
      <w:marBottom w:val="0"/>
      <w:divBdr>
        <w:top w:val="none" w:sz="0" w:space="0" w:color="auto"/>
        <w:left w:val="none" w:sz="0" w:space="0" w:color="auto"/>
        <w:bottom w:val="none" w:sz="0" w:space="0" w:color="auto"/>
        <w:right w:val="none" w:sz="0" w:space="0" w:color="auto"/>
      </w:divBdr>
    </w:div>
    <w:div w:id="685907691">
      <w:bodyDiv w:val="1"/>
      <w:marLeft w:val="0"/>
      <w:marRight w:val="0"/>
      <w:marTop w:val="0"/>
      <w:marBottom w:val="0"/>
      <w:divBdr>
        <w:top w:val="none" w:sz="0" w:space="0" w:color="auto"/>
        <w:left w:val="none" w:sz="0" w:space="0" w:color="auto"/>
        <w:bottom w:val="none" w:sz="0" w:space="0" w:color="auto"/>
        <w:right w:val="none" w:sz="0" w:space="0" w:color="auto"/>
      </w:divBdr>
    </w:div>
    <w:div w:id="686176947">
      <w:bodyDiv w:val="1"/>
      <w:marLeft w:val="0"/>
      <w:marRight w:val="0"/>
      <w:marTop w:val="0"/>
      <w:marBottom w:val="0"/>
      <w:divBdr>
        <w:top w:val="none" w:sz="0" w:space="0" w:color="auto"/>
        <w:left w:val="none" w:sz="0" w:space="0" w:color="auto"/>
        <w:bottom w:val="none" w:sz="0" w:space="0" w:color="auto"/>
        <w:right w:val="none" w:sz="0" w:space="0" w:color="auto"/>
      </w:divBdr>
      <w:divsChild>
        <w:div w:id="2633275">
          <w:marLeft w:val="480"/>
          <w:marRight w:val="0"/>
          <w:marTop w:val="0"/>
          <w:marBottom w:val="0"/>
          <w:divBdr>
            <w:top w:val="none" w:sz="0" w:space="0" w:color="auto"/>
            <w:left w:val="none" w:sz="0" w:space="0" w:color="auto"/>
            <w:bottom w:val="none" w:sz="0" w:space="0" w:color="auto"/>
            <w:right w:val="none" w:sz="0" w:space="0" w:color="auto"/>
          </w:divBdr>
        </w:div>
        <w:div w:id="20136040">
          <w:marLeft w:val="480"/>
          <w:marRight w:val="0"/>
          <w:marTop w:val="0"/>
          <w:marBottom w:val="0"/>
          <w:divBdr>
            <w:top w:val="none" w:sz="0" w:space="0" w:color="auto"/>
            <w:left w:val="none" w:sz="0" w:space="0" w:color="auto"/>
            <w:bottom w:val="none" w:sz="0" w:space="0" w:color="auto"/>
            <w:right w:val="none" w:sz="0" w:space="0" w:color="auto"/>
          </w:divBdr>
        </w:div>
        <w:div w:id="65736670">
          <w:marLeft w:val="480"/>
          <w:marRight w:val="0"/>
          <w:marTop w:val="0"/>
          <w:marBottom w:val="0"/>
          <w:divBdr>
            <w:top w:val="none" w:sz="0" w:space="0" w:color="auto"/>
            <w:left w:val="none" w:sz="0" w:space="0" w:color="auto"/>
            <w:bottom w:val="none" w:sz="0" w:space="0" w:color="auto"/>
            <w:right w:val="none" w:sz="0" w:space="0" w:color="auto"/>
          </w:divBdr>
        </w:div>
        <w:div w:id="129131475">
          <w:marLeft w:val="480"/>
          <w:marRight w:val="0"/>
          <w:marTop w:val="0"/>
          <w:marBottom w:val="0"/>
          <w:divBdr>
            <w:top w:val="none" w:sz="0" w:space="0" w:color="auto"/>
            <w:left w:val="none" w:sz="0" w:space="0" w:color="auto"/>
            <w:bottom w:val="none" w:sz="0" w:space="0" w:color="auto"/>
            <w:right w:val="none" w:sz="0" w:space="0" w:color="auto"/>
          </w:divBdr>
        </w:div>
        <w:div w:id="140267952">
          <w:marLeft w:val="480"/>
          <w:marRight w:val="0"/>
          <w:marTop w:val="0"/>
          <w:marBottom w:val="0"/>
          <w:divBdr>
            <w:top w:val="none" w:sz="0" w:space="0" w:color="auto"/>
            <w:left w:val="none" w:sz="0" w:space="0" w:color="auto"/>
            <w:bottom w:val="none" w:sz="0" w:space="0" w:color="auto"/>
            <w:right w:val="none" w:sz="0" w:space="0" w:color="auto"/>
          </w:divBdr>
        </w:div>
        <w:div w:id="146215088">
          <w:marLeft w:val="480"/>
          <w:marRight w:val="0"/>
          <w:marTop w:val="0"/>
          <w:marBottom w:val="0"/>
          <w:divBdr>
            <w:top w:val="none" w:sz="0" w:space="0" w:color="auto"/>
            <w:left w:val="none" w:sz="0" w:space="0" w:color="auto"/>
            <w:bottom w:val="none" w:sz="0" w:space="0" w:color="auto"/>
            <w:right w:val="none" w:sz="0" w:space="0" w:color="auto"/>
          </w:divBdr>
        </w:div>
        <w:div w:id="154302379">
          <w:marLeft w:val="480"/>
          <w:marRight w:val="0"/>
          <w:marTop w:val="0"/>
          <w:marBottom w:val="0"/>
          <w:divBdr>
            <w:top w:val="none" w:sz="0" w:space="0" w:color="auto"/>
            <w:left w:val="none" w:sz="0" w:space="0" w:color="auto"/>
            <w:bottom w:val="none" w:sz="0" w:space="0" w:color="auto"/>
            <w:right w:val="none" w:sz="0" w:space="0" w:color="auto"/>
          </w:divBdr>
        </w:div>
        <w:div w:id="277297138">
          <w:marLeft w:val="480"/>
          <w:marRight w:val="0"/>
          <w:marTop w:val="0"/>
          <w:marBottom w:val="0"/>
          <w:divBdr>
            <w:top w:val="none" w:sz="0" w:space="0" w:color="auto"/>
            <w:left w:val="none" w:sz="0" w:space="0" w:color="auto"/>
            <w:bottom w:val="none" w:sz="0" w:space="0" w:color="auto"/>
            <w:right w:val="none" w:sz="0" w:space="0" w:color="auto"/>
          </w:divBdr>
        </w:div>
        <w:div w:id="289551021">
          <w:marLeft w:val="480"/>
          <w:marRight w:val="0"/>
          <w:marTop w:val="0"/>
          <w:marBottom w:val="0"/>
          <w:divBdr>
            <w:top w:val="none" w:sz="0" w:space="0" w:color="auto"/>
            <w:left w:val="none" w:sz="0" w:space="0" w:color="auto"/>
            <w:bottom w:val="none" w:sz="0" w:space="0" w:color="auto"/>
            <w:right w:val="none" w:sz="0" w:space="0" w:color="auto"/>
          </w:divBdr>
        </w:div>
        <w:div w:id="367334647">
          <w:marLeft w:val="480"/>
          <w:marRight w:val="0"/>
          <w:marTop w:val="0"/>
          <w:marBottom w:val="0"/>
          <w:divBdr>
            <w:top w:val="none" w:sz="0" w:space="0" w:color="auto"/>
            <w:left w:val="none" w:sz="0" w:space="0" w:color="auto"/>
            <w:bottom w:val="none" w:sz="0" w:space="0" w:color="auto"/>
            <w:right w:val="none" w:sz="0" w:space="0" w:color="auto"/>
          </w:divBdr>
        </w:div>
        <w:div w:id="381443294">
          <w:marLeft w:val="480"/>
          <w:marRight w:val="0"/>
          <w:marTop w:val="0"/>
          <w:marBottom w:val="0"/>
          <w:divBdr>
            <w:top w:val="none" w:sz="0" w:space="0" w:color="auto"/>
            <w:left w:val="none" w:sz="0" w:space="0" w:color="auto"/>
            <w:bottom w:val="none" w:sz="0" w:space="0" w:color="auto"/>
            <w:right w:val="none" w:sz="0" w:space="0" w:color="auto"/>
          </w:divBdr>
        </w:div>
        <w:div w:id="385955393">
          <w:marLeft w:val="480"/>
          <w:marRight w:val="0"/>
          <w:marTop w:val="0"/>
          <w:marBottom w:val="0"/>
          <w:divBdr>
            <w:top w:val="none" w:sz="0" w:space="0" w:color="auto"/>
            <w:left w:val="none" w:sz="0" w:space="0" w:color="auto"/>
            <w:bottom w:val="none" w:sz="0" w:space="0" w:color="auto"/>
            <w:right w:val="none" w:sz="0" w:space="0" w:color="auto"/>
          </w:divBdr>
        </w:div>
        <w:div w:id="434055748">
          <w:marLeft w:val="480"/>
          <w:marRight w:val="0"/>
          <w:marTop w:val="0"/>
          <w:marBottom w:val="0"/>
          <w:divBdr>
            <w:top w:val="none" w:sz="0" w:space="0" w:color="auto"/>
            <w:left w:val="none" w:sz="0" w:space="0" w:color="auto"/>
            <w:bottom w:val="none" w:sz="0" w:space="0" w:color="auto"/>
            <w:right w:val="none" w:sz="0" w:space="0" w:color="auto"/>
          </w:divBdr>
        </w:div>
        <w:div w:id="435058095">
          <w:marLeft w:val="480"/>
          <w:marRight w:val="0"/>
          <w:marTop w:val="0"/>
          <w:marBottom w:val="0"/>
          <w:divBdr>
            <w:top w:val="none" w:sz="0" w:space="0" w:color="auto"/>
            <w:left w:val="none" w:sz="0" w:space="0" w:color="auto"/>
            <w:bottom w:val="none" w:sz="0" w:space="0" w:color="auto"/>
            <w:right w:val="none" w:sz="0" w:space="0" w:color="auto"/>
          </w:divBdr>
        </w:div>
        <w:div w:id="478306291">
          <w:marLeft w:val="480"/>
          <w:marRight w:val="0"/>
          <w:marTop w:val="0"/>
          <w:marBottom w:val="0"/>
          <w:divBdr>
            <w:top w:val="none" w:sz="0" w:space="0" w:color="auto"/>
            <w:left w:val="none" w:sz="0" w:space="0" w:color="auto"/>
            <w:bottom w:val="none" w:sz="0" w:space="0" w:color="auto"/>
            <w:right w:val="none" w:sz="0" w:space="0" w:color="auto"/>
          </w:divBdr>
        </w:div>
        <w:div w:id="580675680">
          <w:marLeft w:val="480"/>
          <w:marRight w:val="0"/>
          <w:marTop w:val="0"/>
          <w:marBottom w:val="0"/>
          <w:divBdr>
            <w:top w:val="none" w:sz="0" w:space="0" w:color="auto"/>
            <w:left w:val="none" w:sz="0" w:space="0" w:color="auto"/>
            <w:bottom w:val="none" w:sz="0" w:space="0" w:color="auto"/>
            <w:right w:val="none" w:sz="0" w:space="0" w:color="auto"/>
          </w:divBdr>
        </w:div>
        <w:div w:id="594175071">
          <w:marLeft w:val="480"/>
          <w:marRight w:val="0"/>
          <w:marTop w:val="0"/>
          <w:marBottom w:val="0"/>
          <w:divBdr>
            <w:top w:val="none" w:sz="0" w:space="0" w:color="auto"/>
            <w:left w:val="none" w:sz="0" w:space="0" w:color="auto"/>
            <w:bottom w:val="none" w:sz="0" w:space="0" w:color="auto"/>
            <w:right w:val="none" w:sz="0" w:space="0" w:color="auto"/>
          </w:divBdr>
        </w:div>
        <w:div w:id="604652101">
          <w:marLeft w:val="480"/>
          <w:marRight w:val="0"/>
          <w:marTop w:val="0"/>
          <w:marBottom w:val="0"/>
          <w:divBdr>
            <w:top w:val="none" w:sz="0" w:space="0" w:color="auto"/>
            <w:left w:val="none" w:sz="0" w:space="0" w:color="auto"/>
            <w:bottom w:val="none" w:sz="0" w:space="0" w:color="auto"/>
            <w:right w:val="none" w:sz="0" w:space="0" w:color="auto"/>
          </w:divBdr>
        </w:div>
        <w:div w:id="649948160">
          <w:marLeft w:val="480"/>
          <w:marRight w:val="0"/>
          <w:marTop w:val="0"/>
          <w:marBottom w:val="0"/>
          <w:divBdr>
            <w:top w:val="none" w:sz="0" w:space="0" w:color="auto"/>
            <w:left w:val="none" w:sz="0" w:space="0" w:color="auto"/>
            <w:bottom w:val="none" w:sz="0" w:space="0" w:color="auto"/>
            <w:right w:val="none" w:sz="0" w:space="0" w:color="auto"/>
          </w:divBdr>
        </w:div>
        <w:div w:id="682898064">
          <w:marLeft w:val="480"/>
          <w:marRight w:val="0"/>
          <w:marTop w:val="0"/>
          <w:marBottom w:val="0"/>
          <w:divBdr>
            <w:top w:val="none" w:sz="0" w:space="0" w:color="auto"/>
            <w:left w:val="none" w:sz="0" w:space="0" w:color="auto"/>
            <w:bottom w:val="none" w:sz="0" w:space="0" w:color="auto"/>
            <w:right w:val="none" w:sz="0" w:space="0" w:color="auto"/>
          </w:divBdr>
        </w:div>
        <w:div w:id="683551069">
          <w:marLeft w:val="480"/>
          <w:marRight w:val="0"/>
          <w:marTop w:val="0"/>
          <w:marBottom w:val="0"/>
          <w:divBdr>
            <w:top w:val="none" w:sz="0" w:space="0" w:color="auto"/>
            <w:left w:val="none" w:sz="0" w:space="0" w:color="auto"/>
            <w:bottom w:val="none" w:sz="0" w:space="0" w:color="auto"/>
            <w:right w:val="none" w:sz="0" w:space="0" w:color="auto"/>
          </w:divBdr>
        </w:div>
        <w:div w:id="692458388">
          <w:marLeft w:val="480"/>
          <w:marRight w:val="0"/>
          <w:marTop w:val="0"/>
          <w:marBottom w:val="0"/>
          <w:divBdr>
            <w:top w:val="none" w:sz="0" w:space="0" w:color="auto"/>
            <w:left w:val="none" w:sz="0" w:space="0" w:color="auto"/>
            <w:bottom w:val="none" w:sz="0" w:space="0" w:color="auto"/>
            <w:right w:val="none" w:sz="0" w:space="0" w:color="auto"/>
          </w:divBdr>
        </w:div>
        <w:div w:id="712846803">
          <w:marLeft w:val="480"/>
          <w:marRight w:val="0"/>
          <w:marTop w:val="0"/>
          <w:marBottom w:val="0"/>
          <w:divBdr>
            <w:top w:val="none" w:sz="0" w:space="0" w:color="auto"/>
            <w:left w:val="none" w:sz="0" w:space="0" w:color="auto"/>
            <w:bottom w:val="none" w:sz="0" w:space="0" w:color="auto"/>
            <w:right w:val="none" w:sz="0" w:space="0" w:color="auto"/>
          </w:divBdr>
        </w:div>
        <w:div w:id="714305973">
          <w:marLeft w:val="480"/>
          <w:marRight w:val="0"/>
          <w:marTop w:val="0"/>
          <w:marBottom w:val="0"/>
          <w:divBdr>
            <w:top w:val="none" w:sz="0" w:space="0" w:color="auto"/>
            <w:left w:val="none" w:sz="0" w:space="0" w:color="auto"/>
            <w:bottom w:val="none" w:sz="0" w:space="0" w:color="auto"/>
            <w:right w:val="none" w:sz="0" w:space="0" w:color="auto"/>
          </w:divBdr>
        </w:div>
        <w:div w:id="719061192">
          <w:marLeft w:val="480"/>
          <w:marRight w:val="0"/>
          <w:marTop w:val="0"/>
          <w:marBottom w:val="0"/>
          <w:divBdr>
            <w:top w:val="none" w:sz="0" w:space="0" w:color="auto"/>
            <w:left w:val="none" w:sz="0" w:space="0" w:color="auto"/>
            <w:bottom w:val="none" w:sz="0" w:space="0" w:color="auto"/>
            <w:right w:val="none" w:sz="0" w:space="0" w:color="auto"/>
          </w:divBdr>
        </w:div>
        <w:div w:id="724642221">
          <w:marLeft w:val="480"/>
          <w:marRight w:val="0"/>
          <w:marTop w:val="0"/>
          <w:marBottom w:val="0"/>
          <w:divBdr>
            <w:top w:val="none" w:sz="0" w:space="0" w:color="auto"/>
            <w:left w:val="none" w:sz="0" w:space="0" w:color="auto"/>
            <w:bottom w:val="none" w:sz="0" w:space="0" w:color="auto"/>
            <w:right w:val="none" w:sz="0" w:space="0" w:color="auto"/>
          </w:divBdr>
        </w:div>
        <w:div w:id="732776813">
          <w:marLeft w:val="480"/>
          <w:marRight w:val="0"/>
          <w:marTop w:val="0"/>
          <w:marBottom w:val="0"/>
          <w:divBdr>
            <w:top w:val="none" w:sz="0" w:space="0" w:color="auto"/>
            <w:left w:val="none" w:sz="0" w:space="0" w:color="auto"/>
            <w:bottom w:val="none" w:sz="0" w:space="0" w:color="auto"/>
            <w:right w:val="none" w:sz="0" w:space="0" w:color="auto"/>
          </w:divBdr>
        </w:div>
        <w:div w:id="765346318">
          <w:marLeft w:val="480"/>
          <w:marRight w:val="0"/>
          <w:marTop w:val="0"/>
          <w:marBottom w:val="0"/>
          <w:divBdr>
            <w:top w:val="none" w:sz="0" w:space="0" w:color="auto"/>
            <w:left w:val="none" w:sz="0" w:space="0" w:color="auto"/>
            <w:bottom w:val="none" w:sz="0" w:space="0" w:color="auto"/>
            <w:right w:val="none" w:sz="0" w:space="0" w:color="auto"/>
          </w:divBdr>
        </w:div>
        <w:div w:id="815687454">
          <w:marLeft w:val="480"/>
          <w:marRight w:val="0"/>
          <w:marTop w:val="0"/>
          <w:marBottom w:val="0"/>
          <w:divBdr>
            <w:top w:val="none" w:sz="0" w:space="0" w:color="auto"/>
            <w:left w:val="none" w:sz="0" w:space="0" w:color="auto"/>
            <w:bottom w:val="none" w:sz="0" w:space="0" w:color="auto"/>
            <w:right w:val="none" w:sz="0" w:space="0" w:color="auto"/>
          </w:divBdr>
        </w:div>
        <w:div w:id="829950945">
          <w:marLeft w:val="480"/>
          <w:marRight w:val="0"/>
          <w:marTop w:val="0"/>
          <w:marBottom w:val="0"/>
          <w:divBdr>
            <w:top w:val="none" w:sz="0" w:space="0" w:color="auto"/>
            <w:left w:val="none" w:sz="0" w:space="0" w:color="auto"/>
            <w:bottom w:val="none" w:sz="0" w:space="0" w:color="auto"/>
            <w:right w:val="none" w:sz="0" w:space="0" w:color="auto"/>
          </w:divBdr>
        </w:div>
        <w:div w:id="835996558">
          <w:marLeft w:val="480"/>
          <w:marRight w:val="0"/>
          <w:marTop w:val="0"/>
          <w:marBottom w:val="0"/>
          <w:divBdr>
            <w:top w:val="none" w:sz="0" w:space="0" w:color="auto"/>
            <w:left w:val="none" w:sz="0" w:space="0" w:color="auto"/>
            <w:bottom w:val="none" w:sz="0" w:space="0" w:color="auto"/>
            <w:right w:val="none" w:sz="0" w:space="0" w:color="auto"/>
          </w:divBdr>
        </w:div>
        <w:div w:id="896160616">
          <w:marLeft w:val="480"/>
          <w:marRight w:val="0"/>
          <w:marTop w:val="0"/>
          <w:marBottom w:val="0"/>
          <w:divBdr>
            <w:top w:val="none" w:sz="0" w:space="0" w:color="auto"/>
            <w:left w:val="none" w:sz="0" w:space="0" w:color="auto"/>
            <w:bottom w:val="none" w:sz="0" w:space="0" w:color="auto"/>
            <w:right w:val="none" w:sz="0" w:space="0" w:color="auto"/>
          </w:divBdr>
        </w:div>
        <w:div w:id="920715688">
          <w:marLeft w:val="480"/>
          <w:marRight w:val="0"/>
          <w:marTop w:val="0"/>
          <w:marBottom w:val="0"/>
          <w:divBdr>
            <w:top w:val="none" w:sz="0" w:space="0" w:color="auto"/>
            <w:left w:val="none" w:sz="0" w:space="0" w:color="auto"/>
            <w:bottom w:val="none" w:sz="0" w:space="0" w:color="auto"/>
            <w:right w:val="none" w:sz="0" w:space="0" w:color="auto"/>
          </w:divBdr>
        </w:div>
        <w:div w:id="927230768">
          <w:marLeft w:val="480"/>
          <w:marRight w:val="0"/>
          <w:marTop w:val="0"/>
          <w:marBottom w:val="0"/>
          <w:divBdr>
            <w:top w:val="none" w:sz="0" w:space="0" w:color="auto"/>
            <w:left w:val="none" w:sz="0" w:space="0" w:color="auto"/>
            <w:bottom w:val="none" w:sz="0" w:space="0" w:color="auto"/>
            <w:right w:val="none" w:sz="0" w:space="0" w:color="auto"/>
          </w:divBdr>
        </w:div>
        <w:div w:id="981931221">
          <w:marLeft w:val="480"/>
          <w:marRight w:val="0"/>
          <w:marTop w:val="0"/>
          <w:marBottom w:val="0"/>
          <w:divBdr>
            <w:top w:val="none" w:sz="0" w:space="0" w:color="auto"/>
            <w:left w:val="none" w:sz="0" w:space="0" w:color="auto"/>
            <w:bottom w:val="none" w:sz="0" w:space="0" w:color="auto"/>
            <w:right w:val="none" w:sz="0" w:space="0" w:color="auto"/>
          </w:divBdr>
        </w:div>
        <w:div w:id="982078364">
          <w:marLeft w:val="480"/>
          <w:marRight w:val="0"/>
          <w:marTop w:val="0"/>
          <w:marBottom w:val="0"/>
          <w:divBdr>
            <w:top w:val="none" w:sz="0" w:space="0" w:color="auto"/>
            <w:left w:val="none" w:sz="0" w:space="0" w:color="auto"/>
            <w:bottom w:val="none" w:sz="0" w:space="0" w:color="auto"/>
            <w:right w:val="none" w:sz="0" w:space="0" w:color="auto"/>
          </w:divBdr>
        </w:div>
        <w:div w:id="994067980">
          <w:marLeft w:val="480"/>
          <w:marRight w:val="0"/>
          <w:marTop w:val="0"/>
          <w:marBottom w:val="0"/>
          <w:divBdr>
            <w:top w:val="none" w:sz="0" w:space="0" w:color="auto"/>
            <w:left w:val="none" w:sz="0" w:space="0" w:color="auto"/>
            <w:bottom w:val="none" w:sz="0" w:space="0" w:color="auto"/>
            <w:right w:val="none" w:sz="0" w:space="0" w:color="auto"/>
          </w:divBdr>
        </w:div>
      </w:divsChild>
    </w:div>
    <w:div w:id="686717068">
      <w:bodyDiv w:val="1"/>
      <w:marLeft w:val="0"/>
      <w:marRight w:val="0"/>
      <w:marTop w:val="0"/>
      <w:marBottom w:val="0"/>
      <w:divBdr>
        <w:top w:val="none" w:sz="0" w:space="0" w:color="auto"/>
        <w:left w:val="none" w:sz="0" w:space="0" w:color="auto"/>
        <w:bottom w:val="none" w:sz="0" w:space="0" w:color="auto"/>
        <w:right w:val="none" w:sz="0" w:space="0" w:color="auto"/>
      </w:divBdr>
    </w:div>
    <w:div w:id="686980682">
      <w:bodyDiv w:val="1"/>
      <w:marLeft w:val="0"/>
      <w:marRight w:val="0"/>
      <w:marTop w:val="0"/>
      <w:marBottom w:val="0"/>
      <w:divBdr>
        <w:top w:val="none" w:sz="0" w:space="0" w:color="auto"/>
        <w:left w:val="none" w:sz="0" w:space="0" w:color="auto"/>
        <w:bottom w:val="none" w:sz="0" w:space="0" w:color="auto"/>
        <w:right w:val="none" w:sz="0" w:space="0" w:color="auto"/>
      </w:divBdr>
    </w:div>
    <w:div w:id="687104681">
      <w:bodyDiv w:val="1"/>
      <w:marLeft w:val="0"/>
      <w:marRight w:val="0"/>
      <w:marTop w:val="0"/>
      <w:marBottom w:val="0"/>
      <w:divBdr>
        <w:top w:val="none" w:sz="0" w:space="0" w:color="auto"/>
        <w:left w:val="none" w:sz="0" w:space="0" w:color="auto"/>
        <w:bottom w:val="none" w:sz="0" w:space="0" w:color="auto"/>
        <w:right w:val="none" w:sz="0" w:space="0" w:color="auto"/>
      </w:divBdr>
    </w:div>
    <w:div w:id="687218962">
      <w:bodyDiv w:val="1"/>
      <w:marLeft w:val="0"/>
      <w:marRight w:val="0"/>
      <w:marTop w:val="0"/>
      <w:marBottom w:val="0"/>
      <w:divBdr>
        <w:top w:val="none" w:sz="0" w:space="0" w:color="auto"/>
        <w:left w:val="none" w:sz="0" w:space="0" w:color="auto"/>
        <w:bottom w:val="none" w:sz="0" w:space="0" w:color="auto"/>
        <w:right w:val="none" w:sz="0" w:space="0" w:color="auto"/>
      </w:divBdr>
    </w:div>
    <w:div w:id="688063402">
      <w:bodyDiv w:val="1"/>
      <w:marLeft w:val="0"/>
      <w:marRight w:val="0"/>
      <w:marTop w:val="0"/>
      <w:marBottom w:val="0"/>
      <w:divBdr>
        <w:top w:val="none" w:sz="0" w:space="0" w:color="auto"/>
        <w:left w:val="none" w:sz="0" w:space="0" w:color="auto"/>
        <w:bottom w:val="none" w:sz="0" w:space="0" w:color="auto"/>
        <w:right w:val="none" w:sz="0" w:space="0" w:color="auto"/>
      </w:divBdr>
    </w:div>
    <w:div w:id="688066074">
      <w:bodyDiv w:val="1"/>
      <w:marLeft w:val="0"/>
      <w:marRight w:val="0"/>
      <w:marTop w:val="0"/>
      <w:marBottom w:val="0"/>
      <w:divBdr>
        <w:top w:val="none" w:sz="0" w:space="0" w:color="auto"/>
        <w:left w:val="none" w:sz="0" w:space="0" w:color="auto"/>
        <w:bottom w:val="none" w:sz="0" w:space="0" w:color="auto"/>
        <w:right w:val="none" w:sz="0" w:space="0" w:color="auto"/>
      </w:divBdr>
    </w:div>
    <w:div w:id="688221018">
      <w:bodyDiv w:val="1"/>
      <w:marLeft w:val="0"/>
      <w:marRight w:val="0"/>
      <w:marTop w:val="0"/>
      <w:marBottom w:val="0"/>
      <w:divBdr>
        <w:top w:val="none" w:sz="0" w:space="0" w:color="auto"/>
        <w:left w:val="none" w:sz="0" w:space="0" w:color="auto"/>
        <w:bottom w:val="none" w:sz="0" w:space="0" w:color="auto"/>
        <w:right w:val="none" w:sz="0" w:space="0" w:color="auto"/>
      </w:divBdr>
    </w:div>
    <w:div w:id="688606562">
      <w:bodyDiv w:val="1"/>
      <w:marLeft w:val="0"/>
      <w:marRight w:val="0"/>
      <w:marTop w:val="0"/>
      <w:marBottom w:val="0"/>
      <w:divBdr>
        <w:top w:val="none" w:sz="0" w:space="0" w:color="auto"/>
        <w:left w:val="none" w:sz="0" w:space="0" w:color="auto"/>
        <w:bottom w:val="none" w:sz="0" w:space="0" w:color="auto"/>
        <w:right w:val="none" w:sz="0" w:space="0" w:color="auto"/>
      </w:divBdr>
    </w:div>
    <w:div w:id="688682299">
      <w:bodyDiv w:val="1"/>
      <w:marLeft w:val="0"/>
      <w:marRight w:val="0"/>
      <w:marTop w:val="0"/>
      <w:marBottom w:val="0"/>
      <w:divBdr>
        <w:top w:val="none" w:sz="0" w:space="0" w:color="auto"/>
        <w:left w:val="none" w:sz="0" w:space="0" w:color="auto"/>
        <w:bottom w:val="none" w:sz="0" w:space="0" w:color="auto"/>
        <w:right w:val="none" w:sz="0" w:space="0" w:color="auto"/>
      </w:divBdr>
    </w:div>
    <w:div w:id="689062525">
      <w:bodyDiv w:val="1"/>
      <w:marLeft w:val="0"/>
      <w:marRight w:val="0"/>
      <w:marTop w:val="0"/>
      <w:marBottom w:val="0"/>
      <w:divBdr>
        <w:top w:val="none" w:sz="0" w:space="0" w:color="auto"/>
        <w:left w:val="none" w:sz="0" w:space="0" w:color="auto"/>
        <w:bottom w:val="none" w:sz="0" w:space="0" w:color="auto"/>
        <w:right w:val="none" w:sz="0" w:space="0" w:color="auto"/>
      </w:divBdr>
    </w:div>
    <w:div w:id="689455897">
      <w:bodyDiv w:val="1"/>
      <w:marLeft w:val="0"/>
      <w:marRight w:val="0"/>
      <w:marTop w:val="0"/>
      <w:marBottom w:val="0"/>
      <w:divBdr>
        <w:top w:val="none" w:sz="0" w:space="0" w:color="auto"/>
        <w:left w:val="none" w:sz="0" w:space="0" w:color="auto"/>
        <w:bottom w:val="none" w:sz="0" w:space="0" w:color="auto"/>
        <w:right w:val="none" w:sz="0" w:space="0" w:color="auto"/>
      </w:divBdr>
    </w:div>
    <w:div w:id="689571548">
      <w:bodyDiv w:val="1"/>
      <w:marLeft w:val="0"/>
      <w:marRight w:val="0"/>
      <w:marTop w:val="0"/>
      <w:marBottom w:val="0"/>
      <w:divBdr>
        <w:top w:val="none" w:sz="0" w:space="0" w:color="auto"/>
        <w:left w:val="none" w:sz="0" w:space="0" w:color="auto"/>
        <w:bottom w:val="none" w:sz="0" w:space="0" w:color="auto"/>
        <w:right w:val="none" w:sz="0" w:space="0" w:color="auto"/>
      </w:divBdr>
    </w:div>
    <w:div w:id="689992151">
      <w:bodyDiv w:val="1"/>
      <w:marLeft w:val="0"/>
      <w:marRight w:val="0"/>
      <w:marTop w:val="0"/>
      <w:marBottom w:val="0"/>
      <w:divBdr>
        <w:top w:val="none" w:sz="0" w:space="0" w:color="auto"/>
        <w:left w:val="none" w:sz="0" w:space="0" w:color="auto"/>
        <w:bottom w:val="none" w:sz="0" w:space="0" w:color="auto"/>
        <w:right w:val="none" w:sz="0" w:space="0" w:color="auto"/>
      </w:divBdr>
    </w:div>
    <w:div w:id="690641140">
      <w:bodyDiv w:val="1"/>
      <w:marLeft w:val="0"/>
      <w:marRight w:val="0"/>
      <w:marTop w:val="0"/>
      <w:marBottom w:val="0"/>
      <w:divBdr>
        <w:top w:val="none" w:sz="0" w:space="0" w:color="auto"/>
        <w:left w:val="none" w:sz="0" w:space="0" w:color="auto"/>
        <w:bottom w:val="none" w:sz="0" w:space="0" w:color="auto"/>
        <w:right w:val="none" w:sz="0" w:space="0" w:color="auto"/>
      </w:divBdr>
    </w:div>
    <w:div w:id="690765857">
      <w:bodyDiv w:val="1"/>
      <w:marLeft w:val="0"/>
      <w:marRight w:val="0"/>
      <w:marTop w:val="0"/>
      <w:marBottom w:val="0"/>
      <w:divBdr>
        <w:top w:val="none" w:sz="0" w:space="0" w:color="auto"/>
        <w:left w:val="none" w:sz="0" w:space="0" w:color="auto"/>
        <w:bottom w:val="none" w:sz="0" w:space="0" w:color="auto"/>
        <w:right w:val="none" w:sz="0" w:space="0" w:color="auto"/>
      </w:divBdr>
    </w:div>
    <w:div w:id="691078948">
      <w:bodyDiv w:val="1"/>
      <w:marLeft w:val="0"/>
      <w:marRight w:val="0"/>
      <w:marTop w:val="0"/>
      <w:marBottom w:val="0"/>
      <w:divBdr>
        <w:top w:val="none" w:sz="0" w:space="0" w:color="auto"/>
        <w:left w:val="none" w:sz="0" w:space="0" w:color="auto"/>
        <w:bottom w:val="none" w:sz="0" w:space="0" w:color="auto"/>
        <w:right w:val="none" w:sz="0" w:space="0" w:color="auto"/>
      </w:divBdr>
    </w:div>
    <w:div w:id="691103031">
      <w:bodyDiv w:val="1"/>
      <w:marLeft w:val="0"/>
      <w:marRight w:val="0"/>
      <w:marTop w:val="0"/>
      <w:marBottom w:val="0"/>
      <w:divBdr>
        <w:top w:val="none" w:sz="0" w:space="0" w:color="auto"/>
        <w:left w:val="none" w:sz="0" w:space="0" w:color="auto"/>
        <w:bottom w:val="none" w:sz="0" w:space="0" w:color="auto"/>
        <w:right w:val="none" w:sz="0" w:space="0" w:color="auto"/>
      </w:divBdr>
    </w:div>
    <w:div w:id="691222661">
      <w:bodyDiv w:val="1"/>
      <w:marLeft w:val="0"/>
      <w:marRight w:val="0"/>
      <w:marTop w:val="0"/>
      <w:marBottom w:val="0"/>
      <w:divBdr>
        <w:top w:val="none" w:sz="0" w:space="0" w:color="auto"/>
        <w:left w:val="none" w:sz="0" w:space="0" w:color="auto"/>
        <w:bottom w:val="none" w:sz="0" w:space="0" w:color="auto"/>
        <w:right w:val="none" w:sz="0" w:space="0" w:color="auto"/>
      </w:divBdr>
    </w:div>
    <w:div w:id="691223344">
      <w:bodyDiv w:val="1"/>
      <w:marLeft w:val="0"/>
      <w:marRight w:val="0"/>
      <w:marTop w:val="0"/>
      <w:marBottom w:val="0"/>
      <w:divBdr>
        <w:top w:val="none" w:sz="0" w:space="0" w:color="auto"/>
        <w:left w:val="none" w:sz="0" w:space="0" w:color="auto"/>
        <w:bottom w:val="none" w:sz="0" w:space="0" w:color="auto"/>
        <w:right w:val="none" w:sz="0" w:space="0" w:color="auto"/>
      </w:divBdr>
    </w:div>
    <w:div w:id="691540503">
      <w:bodyDiv w:val="1"/>
      <w:marLeft w:val="0"/>
      <w:marRight w:val="0"/>
      <w:marTop w:val="0"/>
      <w:marBottom w:val="0"/>
      <w:divBdr>
        <w:top w:val="none" w:sz="0" w:space="0" w:color="auto"/>
        <w:left w:val="none" w:sz="0" w:space="0" w:color="auto"/>
        <w:bottom w:val="none" w:sz="0" w:space="0" w:color="auto"/>
        <w:right w:val="none" w:sz="0" w:space="0" w:color="auto"/>
      </w:divBdr>
    </w:div>
    <w:div w:id="691733201">
      <w:bodyDiv w:val="1"/>
      <w:marLeft w:val="0"/>
      <w:marRight w:val="0"/>
      <w:marTop w:val="0"/>
      <w:marBottom w:val="0"/>
      <w:divBdr>
        <w:top w:val="none" w:sz="0" w:space="0" w:color="auto"/>
        <w:left w:val="none" w:sz="0" w:space="0" w:color="auto"/>
        <w:bottom w:val="none" w:sz="0" w:space="0" w:color="auto"/>
        <w:right w:val="none" w:sz="0" w:space="0" w:color="auto"/>
      </w:divBdr>
    </w:div>
    <w:div w:id="691994785">
      <w:bodyDiv w:val="1"/>
      <w:marLeft w:val="0"/>
      <w:marRight w:val="0"/>
      <w:marTop w:val="0"/>
      <w:marBottom w:val="0"/>
      <w:divBdr>
        <w:top w:val="none" w:sz="0" w:space="0" w:color="auto"/>
        <w:left w:val="none" w:sz="0" w:space="0" w:color="auto"/>
        <w:bottom w:val="none" w:sz="0" w:space="0" w:color="auto"/>
        <w:right w:val="none" w:sz="0" w:space="0" w:color="auto"/>
      </w:divBdr>
    </w:div>
    <w:div w:id="692342083">
      <w:bodyDiv w:val="1"/>
      <w:marLeft w:val="0"/>
      <w:marRight w:val="0"/>
      <w:marTop w:val="0"/>
      <w:marBottom w:val="0"/>
      <w:divBdr>
        <w:top w:val="none" w:sz="0" w:space="0" w:color="auto"/>
        <w:left w:val="none" w:sz="0" w:space="0" w:color="auto"/>
        <w:bottom w:val="none" w:sz="0" w:space="0" w:color="auto"/>
        <w:right w:val="none" w:sz="0" w:space="0" w:color="auto"/>
      </w:divBdr>
    </w:div>
    <w:div w:id="692344034">
      <w:bodyDiv w:val="1"/>
      <w:marLeft w:val="0"/>
      <w:marRight w:val="0"/>
      <w:marTop w:val="0"/>
      <w:marBottom w:val="0"/>
      <w:divBdr>
        <w:top w:val="none" w:sz="0" w:space="0" w:color="auto"/>
        <w:left w:val="none" w:sz="0" w:space="0" w:color="auto"/>
        <w:bottom w:val="none" w:sz="0" w:space="0" w:color="auto"/>
        <w:right w:val="none" w:sz="0" w:space="0" w:color="auto"/>
      </w:divBdr>
    </w:div>
    <w:div w:id="692459937">
      <w:bodyDiv w:val="1"/>
      <w:marLeft w:val="0"/>
      <w:marRight w:val="0"/>
      <w:marTop w:val="0"/>
      <w:marBottom w:val="0"/>
      <w:divBdr>
        <w:top w:val="none" w:sz="0" w:space="0" w:color="auto"/>
        <w:left w:val="none" w:sz="0" w:space="0" w:color="auto"/>
        <w:bottom w:val="none" w:sz="0" w:space="0" w:color="auto"/>
        <w:right w:val="none" w:sz="0" w:space="0" w:color="auto"/>
      </w:divBdr>
    </w:div>
    <w:div w:id="692851049">
      <w:bodyDiv w:val="1"/>
      <w:marLeft w:val="0"/>
      <w:marRight w:val="0"/>
      <w:marTop w:val="0"/>
      <w:marBottom w:val="0"/>
      <w:divBdr>
        <w:top w:val="none" w:sz="0" w:space="0" w:color="auto"/>
        <w:left w:val="none" w:sz="0" w:space="0" w:color="auto"/>
        <w:bottom w:val="none" w:sz="0" w:space="0" w:color="auto"/>
        <w:right w:val="none" w:sz="0" w:space="0" w:color="auto"/>
      </w:divBdr>
    </w:div>
    <w:div w:id="693381895">
      <w:bodyDiv w:val="1"/>
      <w:marLeft w:val="0"/>
      <w:marRight w:val="0"/>
      <w:marTop w:val="0"/>
      <w:marBottom w:val="0"/>
      <w:divBdr>
        <w:top w:val="none" w:sz="0" w:space="0" w:color="auto"/>
        <w:left w:val="none" w:sz="0" w:space="0" w:color="auto"/>
        <w:bottom w:val="none" w:sz="0" w:space="0" w:color="auto"/>
        <w:right w:val="none" w:sz="0" w:space="0" w:color="auto"/>
      </w:divBdr>
    </w:div>
    <w:div w:id="693582916">
      <w:bodyDiv w:val="1"/>
      <w:marLeft w:val="0"/>
      <w:marRight w:val="0"/>
      <w:marTop w:val="0"/>
      <w:marBottom w:val="0"/>
      <w:divBdr>
        <w:top w:val="none" w:sz="0" w:space="0" w:color="auto"/>
        <w:left w:val="none" w:sz="0" w:space="0" w:color="auto"/>
        <w:bottom w:val="none" w:sz="0" w:space="0" w:color="auto"/>
        <w:right w:val="none" w:sz="0" w:space="0" w:color="auto"/>
      </w:divBdr>
    </w:div>
    <w:div w:id="693657658">
      <w:bodyDiv w:val="1"/>
      <w:marLeft w:val="0"/>
      <w:marRight w:val="0"/>
      <w:marTop w:val="0"/>
      <w:marBottom w:val="0"/>
      <w:divBdr>
        <w:top w:val="none" w:sz="0" w:space="0" w:color="auto"/>
        <w:left w:val="none" w:sz="0" w:space="0" w:color="auto"/>
        <w:bottom w:val="none" w:sz="0" w:space="0" w:color="auto"/>
        <w:right w:val="none" w:sz="0" w:space="0" w:color="auto"/>
      </w:divBdr>
    </w:div>
    <w:div w:id="694231821">
      <w:bodyDiv w:val="1"/>
      <w:marLeft w:val="0"/>
      <w:marRight w:val="0"/>
      <w:marTop w:val="0"/>
      <w:marBottom w:val="0"/>
      <w:divBdr>
        <w:top w:val="none" w:sz="0" w:space="0" w:color="auto"/>
        <w:left w:val="none" w:sz="0" w:space="0" w:color="auto"/>
        <w:bottom w:val="none" w:sz="0" w:space="0" w:color="auto"/>
        <w:right w:val="none" w:sz="0" w:space="0" w:color="auto"/>
      </w:divBdr>
    </w:div>
    <w:div w:id="694695048">
      <w:bodyDiv w:val="1"/>
      <w:marLeft w:val="0"/>
      <w:marRight w:val="0"/>
      <w:marTop w:val="0"/>
      <w:marBottom w:val="0"/>
      <w:divBdr>
        <w:top w:val="none" w:sz="0" w:space="0" w:color="auto"/>
        <w:left w:val="none" w:sz="0" w:space="0" w:color="auto"/>
        <w:bottom w:val="none" w:sz="0" w:space="0" w:color="auto"/>
        <w:right w:val="none" w:sz="0" w:space="0" w:color="auto"/>
      </w:divBdr>
    </w:div>
    <w:div w:id="695036245">
      <w:bodyDiv w:val="1"/>
      <w:marLeft w:val="0"/>
      <w:marRight w:val="0"/>
      <w:marTop w:val="0"/>
      <w:marBottom w:val="0"/>
      <w:divBdr>
        <w:top w:val="none" w:sz="0" w:space="0" w:color="auto"/>
        <w:left w:val="none" w:sz="0" w:space="0" w:color="auto"/>
        <w:bottom w:val="none" w:sz="0" w:space="0" w:color="auto"/>
        <w:right w:val="none" w:sz="0" w:space="0" w:color="auto"/>
      </w:divBdr>
    </w:div>
    <w:div w:id="695353910">
      <w:bodyDiv w:val="1"/>
      <w:marLeft w:val="0"/>
      <w:marRight w:val="0"/>
      <w:marTop w:val="0"/>
      <w:marBottom w:val="0"/>
      <w:divBdr>
        <w:top w:val="none" w:sz="0" w:space="0" w:color="auto"/>
        <w:left w:val="none" w:sz="0" w:space="0" w:color="auto"/>
        <w:bottom w:val="none" w:sz="0" w:space="0" w:color="auto"/>
        <w:right w:val="none" w:sz="0" w:space="0" w:color="auto"/>
      </w:divBdr>
    </w:div>
    <w:div w:id="695808152">
      <w:bodyDiv w:val="1"/>
      <w:marLeft w:val="0"/>
      <w:marRight w:val="0"/>
      <w:marTop w:val="0"/>
      <w:marBottom w:val="0"/>
      <w:divBdr>
        <w:top w:val="none" w:sz="0" w:space="0" w:color="auto"/>
        <w:left w:val="none" w:sz="0" w:space="0" w:color="auto"/>
        <w:bottom w:val="none" w:sz="0" w:space="0" w:color="auto"/>
        <w:right w:val="none" w:sz="0" w:space="0" w:color="auto"/>
      </w:divBdr>
    </w:div>
    <w:div w:id="695890022">
      <w:bodyDiv w:val="1"/>
      <w:marLeft w:val="0"/>
      <w:marRight w:val="0"/>
      <w:marTop w:val="0"/>
      <w:marBottom w:val="0"/>
      <w:divBdr>
        <w:top w:val="none" w:sz="0" w:space="0" w:color="auto"/>
        <w:left w:val="none" w:sz="0" w:space="0" w:color="auto"/>
        <w:bottom w:val="none" w:sz="0" w:space="0" w:color="auto"/>
        <w:right w:val="none" w:sz="0" w:space="0" w:color="auto"/>
      </w:divBdr>
    </w:div>
    <w:div w:id="695890913">
      <w:bodyDiv w:val="1"/>
      <w:marLeft w:val="0"/>
      <w:marRight w:val="0"/>
      <w:marTop w:val="0"/>
      <w:marBottom w:val="0"/>
      <w:divBdr>
        <w:top w:val="none" w:sz="0" w:space="0" w:color="auto"/>
        <w:left w:val="none" w:sz="0" w:space="0" w:color="auto"/>
        <w:bottom w:val="none" w:sz="0" w:space="0" w:color="auto"/>
        <w:right w:val="none" w:sz="0" w:space="0" w:color="auto"/>
      </w:divBdr>
    </w:div>
    <w:div w:id="696195142">
      <w:bodyDiv w:val="1"/>
      <w:marLeft w:val="0"/>
      <w:marRight w:val="0"/>
      <w:marTop w:val="0"/>
      <w:marBottom w:val="0"/>
      <w:divBdr>
        <w:top w:val="none" w:sz="0" w:space="0" w:color="auto"/>
        <w:left w:val="none" w:sz="0" w:space="0" w:color="auto"/>
        <w:bottom w:val="none" w:sz="0" w:space="0" w:color="auto"/>
        <w:right w:val="none" w:sz="0" w:space="0" w:color="auto"/>
      </w:divBdr>
    </w:div>
    <w:div w:id="696200250">
      <w:bodyDiv w:val="1"/>
      <w:marLeft w:val="0"/>
      <w:marRight w:val="0"/>
      <w:marTop w:val="0"/>
      <w:marBottom w:val="0"/>
      <w:divBdr>
        <w:top w:val="none" w:sz="0" w:space="0" w:color="auto"/>
        <w:left w:val="none" w:sz="0" w:space="0" w:color="auto"/>
        <w:bottom w:val="none" w:sz="0" w:space="0" w:color="auto"/>
        <w:right w:val="none" w:sz="0" w:space="0" w:color="auto"/>
      </w:divBdr>
    </w:div>
    <w:div w:id="696397047">
      <w:bodyDiv w:val="1"/>
      <w:marLeft w:val="0"/>
      <w:marRight w:val="0"/>
      <w:marTop w:val="0"/>
      <w:marBottom w:val="0"/>
      <w:divBdr>
        <w:top w:val="none" w:sz="0" w:space="0" w:color="auto"/>
        <w:left w:val="none" w:sz="0" w:space="0" w:color="auto"/>
        <w:bottom w:val="none" w:sz="0" w:space="0" w:color="auto"/>
        <w:right w:val="none" w:sz="0" w:space="0" w:color="auto"/>
      </w:divBdr>
    </w:div>
    <w:div w:id="696545075">
      <w:bodyDiv w:val="1"/>
      <w:marLeft w:val="0"/>
      <w:marRight w:val="0"/>
      <w:marTop w:val="0"/>
      <w:marBottom w:val="0"/>
      <w:divBdr>
        <w:top w:val="none" w:sz="0" w:space="0" w:color="auto"/>
        <w:left w:val="none" w:sz="0" w:space="0" w:color="auto"/>
        <w:bottom w:val="none" w:sz="0" w:space="0" w:color="auto"/>
        <w:right w:val="none" w:sz="0" w:space="0" w:color="auto"/>
      </w:divBdr>
    </w:div>
    <w:div w:id="696660140">
      <w:bodyDiv w:val="1"/>
      <w:marLeft w:val="0"/>
      <w:marRight w:val="0"/>
      <w:marTop w:val="0"/>
      <w:marBottom w:val="0"/>
      <w:divBdr>
        <w:top w:val="none" w:sz="0" w:space="0" w:color="auto"/>
        <w:left w:val="none" w:sz="0" w:space="0" w:color="auto"/>
        <w:bottom w:val="none" w:sz="0" w:space="0" w:color="auto"/>
        <w:right w:val="none" w:sz="0" w:space="0" w:color="auto"/>
      </w:divBdr>
    </w:div>
    <w:div w:id="696931226">
      <w:bodyDiv w:val="1"/>
      <w:marLeft w:val="0"/>
      <w:marRight w:val="0"/>
      <w:marTop w:val="0"/>
      <w:marBottom w:val="0"/>
      <w:divBdr>
        <w:top w:val="none" w:sz="0" w:space="0" w:color="auto"/>
        <w:left w:val="none" w:sz="0" w:space="0" w:color="auto"/>
        <w:bottom w:val="none" w:sz="0" w:space="0" w:color="auto"/>
        <w:right w:val="none" w:sz="0" w:space="0" w:color="auto"/>
      </w:divBdr>
    </w:div>
    <w:div w:id="697001625">
      <w:bodyDiv w:val="1"/>
      <w:marLeft w:val="0"/>
      <w:marRight w:val="0"/>
      <w:marTop w:val="0"/>
      <w:marBottom w:val="0"/>
      <w:divBdr>
        <w:top w:val="none" w:sz="0" w:space="0" w:color="auto"/>
        <w:left w:val="none" w:sz="0" w:space="0" w:color="auto"/>
        <w:bottom w:val="none" w:sz="0" w:space="0" w:color="auto"/>
        <w:right w:val="none" w:sz="0" w:space="0" w:color="auto"/>
      </w:divBdr>
    </w:div>
    <w:div w:id="697004882">
      <w:bodyDiv w:val="1"/>
      <w:marLeft w:val="0"/>
      <w:marRight w:val="0"/>
      <w:marTop w:val="0"/>
      <w:marBottom w:val="0"/>
      <w:divBdr>
        <w:top w:val="none" w:sz="0" w:space="0" w:color="auto"/>
        <w:left w:val="none" w:sz="0" w:space="0" w:color="auto"/>
        <w:bottom w:val="none" w:sz="0" w:space="0" w:color="auto"/>
        <w:right w:val="none" w:sz="0" w:space="0" w:color="auto"/>
      </w:divBdr>
    </w:div>
    <w:div w:id="697317457">
      <w:bodyDiv w:val="1"/>
      <w:marLeft w:val="0"/>
      <w:marRight w:val="0"/>
      <w:marTop w:val="0"/>
      <w:marBottom w:val="0"/>
      <w:divBdr>
        <w:top w:val="none" w:sz="0" w:space="0" w:color="auto"/>
        <w:left w:val="none" w:sz="0" w:space="0" w:color="auto"/>
        <w:bottom w:val="none" w:sz="0" w:space="0" w:color="auto"/>
        <w:right w:val="none" w:sz="0" w:space="0" w:color="auto"/>
      </w:divBdr>
    </w:div>
    <w:div w:id="697463287">
      <w:bodyDiv w:val="1"/>
      <w:marLeft w:val="0"/>
      <w:marRight w:val="0"/>
      <w:marTop w:val="0"/>
      <w:marBottom w:val="0"/>
      <w:divBdr>
        <w:top w:val="none" w:sz="0" w:space="0" w:color="auto"/>
        <w:left w:val="none" w:sz="0" w:space="0" w:color="auto"/>
        <w:bottom w:val="none" w:sz="0" w:space="0" w:color="auto"/>
        <w:right w:val="none" w:sz="0" w:space="0" w:color="auto"/>
      </w:divBdr>
    </w:div>
    <w:div w:id="697465851">
      <w:bodyDiv w:val="1"/>
      <w:marLeft w:val="0"/>
      <w:marRight w:val="0"/>
      <w:marTop w:val="0"/>
      <w:marBottom w:val="0"/>
      <w:divBdr>
        <w:top w:val="none" w:sz="0" w:space="0" w:color="auto"/>
        <w:left w:val="none" w:sz="0" w:space="0" w:color="auto"/>
        <w:bottom w:val="none" w:sz="0" w:space="0" w:color="auto"/>
        <w:right w:val="none" w:sz="0" w:space="0" w:color="auto"/>
      </w:divBdr>
    </w:div>
    <w:div w:id="697898403">
      <w:bodyDiv w:val="1"/>
      <w:marLeft w:val="0"/>
      <w:marRight w:val="0"/>
      <w:marTop w:val="0"/>
      <w:marBottom w:val="0"/>
      <w:divBdr>
        <w:top w:val="none" w:sz="0" w:space="0" w:color="auto"/>
        <w:left w:val="none" w:sz="0" w:space="0" w:color="auto"/>
        <w:bottom w:val="none" w:sz="0" w:space="0" w:color="auto"/>
        <w:right w:val="none" w:sz="0" w:space="0" w:color="auto"/>
      </w:divBdr>
    </w:div>
    <w:div w:id="698430945">
      <w:bodyDiv w:val="1"/>
      <w:marLeft w:val="0"/>
      <w:marRight w:val="0"/>
      <w:marTop w:val="0"/>
      <w:marBottom w:val="0"/>
      <w:divBdr>
        <w:top w:val="none" w:sz="0" w:space="0" w:color="auto"/>
        <w:left w:val="none" w:sz="0" w:space="0" w:color="auto"/>
        <w:bottom w:val="none" w:sz="0" w:space="0" w:color="auto"/>
        <w:right w:val="none" w:sz="0" w:space="0" w:color="auto"/>
      </w:divBdr>
    </w:div>
    <w:div w:id="698623106">
      <w:bodyDiv w:val="1"/>
      <w:marLeft w:val="0"/>
      <w:marRight w:val="0"/>
      <w:marTop w:val="0"/>
      <w:marBottom w:val="0"/>
      <w:divBdr>
        <w:top w:val="none" w:sz="0" w:space="0" w:color="auto"/>
        <w:left w:val="none" w:sz="0" w:space="0" w:color="auto"/>
        <w:bottom w:val="none" w:sz="0" w:space="0" w:color="auto"/>
        <w:right w:val="none" w:sz="0" w:space="0" w:color="auto"/>
      </w:divBdr>
    </w:div>
    <w:div w:id="698627524">
      <w:bodyDiv w:val="1"/>
      <w:marLeft w:val="0"/>
      <w:marRight w:val="0"/>
      <w:marTop w:val="0"/>
      <w:marBottom w:val="0"/>
      <w:divBdr>
        <w:top w:val="none" w:sz="0" w:space="0" w:color="auto"/>
        <w:left w:val="none" w:sz="0" w:space="0" w:color="auto"/>
        <w:bottom w:val="none" w:sz="0" w:space="0" w:color="auto"/>
        <w:right w:val="none" w:sz="0" w:space="0" w:color="auto"/>
      </w:divBdr>
    </w:div>
    <w:div w:id="698746337">
      <w:bodyDiv w:val="1"/>
      <w:marLeft w:val="0"/>
      <w:marRight w:val="0"/>
      <w:marTop w:val="0"/>
      <w:marBottom w:val="0"/>
      <w:divBdr>
        <w:top w:val="none" w:sz="0" w:space="0" w:color="auto"/>
        <w:left w:val="none" w:sz="0" w:space="0" w:color="auto"/>
        <w:bottom w:val="none" w:sz="0" w:space="0" w:color="auto"/>
        <w:right w:val="none" w:sz="0" w:space="0" w:color="auto"/>
      </w:divBdr>
      <w:divsChild>
        <w:div w:id="10569366">
          <w:marLeft w:val="480"/>
          <w:marRight w:val="0"/>
          <w:marTop w:val="0"/>
          <w:marBottom w:val="0"/>
          <w:divBdr>
            <w:top w:val="none" w:sz="0" w:space="0" w:color="auto"/>
            <w:left w:val="none" w:sz="0" w:space="0" w:color="auto"/>
            <w:bottom w:val="none" w:sz="0" w:space="0" w:color="auto"/>
            <w:right w:val="none" w:sz="0" w:space="0" w:color="auto"/>
          </w:divBdr>
        </w:div>
        <w:div w:id="45182638">
          <w:marLeft w:val="480"/>
          <w:marRight w:val="0"/>
          <w:marTop w:val="0"/>
          <w:marBottom w:val="0"/>
          <w:divBdr>
            <w:top w:val="none" w:sz="0" w:space="0" w:color="auto"/>
            <w:left w:val="none" w:sz="0" w:space="0" w:color="auto"/>
            <w:bottom w:val="none" w:sz="0" w:space="0" w:color="auto"/>
            <w:right w:val="none" w:sz="0" w:space="0" w:color="auto"/>
          </w:divBdr>
        </w:div>
        <w:div w:id="86780650">
          <w:marLeft w:val="480"/>
          <w:marRight w:val="0"/>
          <w:marTop w:val="0"/>
          <w:marBottom w:val="0"/>
          <w:divBdr>
            <w:top w:val="none" w:sz="0" w:space="0" w:color="auto"/>
            <w:left w:val="none" w:sz="0" w:space="0" w:color="auto"/>
            <w:bottom w:val="none" w:sz="0" w:space="0" w:color="auto"/>
            <w:right w:val="none" w:sz="0" w:space="0" w:color="auto"/>
          </w:divBdr>
        </w:div>
        <w:div w:id="94176628">
          <w:marLeft w:val="480"/>
          <w:marRight w:val="0"/>
          <w:marTop w:val="0"/>
          <w:marBottom w:val="0"/>
          <w:divBdr>
            <w:top w:val="none" w:sz="0" w:space="0" w:color="auto"/>
            <w:left w:val="none" w:sz="0" w:space="0" w:color="auto"/>
            <w:bottom w:val="none" w:sz="0" w:space="0" w:color="auto"/>
            <w:right w:val="none" w:sz="0" w:space="0" w:color="auto"/>
          </w:divBdr>
        </w:div>
        <w:div w:id="108166055">
          <w:marLeft w:val="480"/>
          <w:marRight w:val="0"/>
          <w:marTop w:val="0"/>
          <w:marBottom w:val="0"/>
          <w:divBdr>
            <w:top w:val="none" w:sz="0" w:space="0" w:color="auto"/>
            <w:left w:val="none" w:sz="0" w:space="0" w:color="auto"/>
            <w:bottom w:val="none" w:sz="0" w:space="0" w:color="auto"/>
            <w:right w:val="none" w:sz="0" w:space="0" w:color="auto"/>
          </w:divBdr>
        </w:div>
        <w:div w:id="117073682">
          <w:marLeft w:val="480"/>
          <w:marRight w:val="0"/>
          <w:marTop w:val="0"/>
          <w:marBottom w:val="0"/>
          <w:divBdr>
            <w:top w:val="none" w:sz="0" w:space="0" w:color="auto"/>
            <w:left w:val="none" w:sz="0" w:space="0" w:color="auto"/>
            <w:bottom w:val="none" w:sz="0" w:space="0" w:color="auto"/>
            <w:right w:val="none" w:sz="0" w:space="0" w:color="auto"/>
          </w:divBdr>
        </w:div>
        <w:div w:id="145971619">
          <w:marLeft w:val="480"/>
          <w:marRight w:val="0"/>
          <w:marTop w:val="0"/>
          <w:marBottom w:val="0"/>
          <w:divBdr>
            <w:top w:val="none" w:sz="0" w:space="0" w:color="auto"/>
            <w:left w:val="none" w:sz="0" w:space="0" w:color="auto"/>
            <w:bottom w:val="none" w:sz="0" w:space="0" w:color="auto"/>
            <w:right w:val="none" w:sz="0" w:space="0" w:color="auto"/>
          </w:divBdr>
        </w:div>
        <w:div w:id="220597131">
          <w:marLeft w:val="480"/>
          <w:marRight w:val="0"/>
          <w:marTop w:val="0"/>
          <w:marBottom w:val="0"/>
          <w:divBdr>
            <w:top w:val="none" w:sz="0" w:space="0" w:color="auto"/>
            <w:left w:val="none" w:sz="0" w:space="0" w:color="auto"/>
            <w:bottom w:val="none" w:sz="0" w:space="0" w:color="auto"/>
            <w:right w:val="none" w:sz="0" w:space="0" w:color="auto"/>
          </w:divBdr>
        </w:div>
        <w:div w:id="276181245">
          <w:marLeft w:val="480"/>
          <w:marRight w:val="0"/>
          <w:marTop w:val="0"/>
          <w:marBottom w:val="0"/>
          <w:divBdr>
            <w:top w:val="none" w:sz="0" w:space="0" w:color="auto"/>
            <w:left w:val="none" w:sz="0" w:space="0" w:color="auto"/>
            <w:bottom w:val="none" w:sz="0" w:space="0" w:color="auto"/>
            <w:right w:val="none" w:sz="0" w:space="0" w:color="auto"/>
          </w:divBdr>
        </w:div>
        <w:div w:id="281116281">
          <w:marLeft w:val="480"/>
          <w:marRight w:val="0"/>
          <w:marTop w:val="0"/>
          <w:marBottom w:val="0"/>
          <w:divBdr>
            <w:top w:val="none" w:sz="0" w:space="0" w:color="auto"/>
            <w:left w:val="none" w:sz="0" w:space="0" w:color="auto"/>
            <w:bottom w:val="none" w:sz="0" w:space="0" w:color="auto"/>
            <w:right w:val="none" w:sz="0" w:space="0" w:color="auto"/>
          </w:divBdr>
        </w:div>
        <w:div w:id="289366354">
          <w:marLeft w:val="480"/>
          <w:marRight w:val="0"/>
          <w:marTop w:val="0"/>
          <w:marBottom w:val="0"/>
          <w:divBdr>
            <w:top w:val="none" w:sz="0" w:space="0" w:color="auto"/>
            <w:left w:val="none" w:sz="0" w:space="0" w:color="auto"/>
            <w:bottom w:val="none" w:sz="0" w:space="0" w:color="auto"/>
            <w:right w:val="none" w:sz="0" w:space="0" w:color="auto"/>
          </w:divBdr>
        </w:div>
        <w:div w:id="359355512">
          <w:marLeft w:val="480"/>
          <w:marRight w:val="0"/>
          <w:marTop w:val="0"/>
          <w:marBottom w:val="0"/>
          <w:divBdr>
            <w:top w:val="none" w:sz="0" w:space="0" w:color="auto"/>
            <w:left w:val="none" w:sz="0" w:space="0" w:color="auto"/>
            <w:bottom w:val="none" w:sz="0" w:space="0" w:color="auto"/>
            <w:right w:val="none" w:sz="0" w:space="0" w:color="auto"/>
          </w:divBdr>
        </w:div>
        <w:div w:id="398602426">
          <w:marLeft w:val="480"/>
          <w:marRight w:val="0"/>
          <w:marTop w:val="0"/>
          <w:marBottom w:val="0"/>
          <w:divBdr>
            <w:top w:val="none" w:sz="0" w:space="0" w:color="auto"/>
            <w:left w:val="none" w:sz="0" w:space="0" w:color="auto"/>
            <w:bottom w:val="none" w:sz="0" w:space="0" w:color="auto"/>
            <w:right w:val="none" w:sz="0" w:space="0" w:color="auto"/>
          </w:divBdr>
        </w:div>
        <w:div w:id="423452845">
          <w:marLeft w:val="480"/>
          <w:marRight w:val="0"/>
          <w:marTop w:val="0"/>
          <w:marBottom w:val="0"/>
          <w:divBdr>
            <w:top w:val="none" w:sz="0" w:space="0" w:color="auto"/>
            <w:left w:val="none" w:sz="0" w:space="0" w:color="auto"/>
            <w:bottom w:val="none" w:sz="0" w:space="0" w:color="auto"/>
            <w:right w:val="none" w:sz="0" w:space="0" w:color="auto"/>
          </w:divBdr>
        </w:div>
        <w:div w:id="441415823">
          <w:marLeft w:val="480"/>
          <w:marRight w:val="0"/>
          <w:marTop w:val="0"/>
          <w:marBottom w:val="0"/>
          <w:divBdr>
            <w:top w:val="none" w:sz="0" w:space="0" w:color="auto"/>
            <w:left w:val="none" w:sz="0" w:space="0" w:color="auto"/>
            <w:bottom w:val="none" w:sz="0" w:space="0" w:color="auto"/>
            <w:right w:val="none" w:sz="0" w:space="0" w:color="auto"/>
          </w:divBdr>
        </w:div>
        <w:div w:id="608199422">
          <w:marLeft w:val="480"/>
          <w:marRight w:val="0"/>
          <w:marTop w:val="0"/>
          <w:marBottom w:val="0"/>
          <w:divBdr>
            <w:top w:val="none" w:sz="0" w:space="0" w:color="auto"/>
            <w:left w:val="none" w:sz="0" w:space="0" w:color="auto"/>
            <w:bottom w:val="none" w:sz="0" w:space="0" w:color="auto"/>
            <w:right w:val="none" w:sz="0" w:space="0" w:color="auto"/>
          </w:divBdr>
        </w:div>
        <w:div w:id="725958971">
          <w:marLeft w:val="480"/>
          <w:marRight w:val="0"/>
          <w:marTop w:val="0"/>
          <w:marBottom w:val="0"/>
          <w:divBdr>
            <w:top w:val="none" w:sz="0" w:space="0" w:color="auto"/>
            <w:left w:val="none" w:sz="0" w:space="0" w:color="auto"/>
            <w:bottom w:val="none" w:sz="0" w:space="0" w:color="auto"/>
            <w:right w:val="none" w:sz="0" w:space="0" w:color="auto"/>
          </w:divBdr>
        </w:div>
        <w:div w:id="742988144">
          <w:marLeft w:val="480"/>
          <w:marRight w:val="0"/>
          <w:marTop w:val="0"/>
          <w:marBottom w:val="0"/>
          <w:divBdr>
            <w:top w:val="none" w:sz="0" w:space="0" w:color="auto"/>
            <w:left w:val="none" w:sz="0" w:space="0" w:color="auto"/>
            <w:bottom w:val="none" w:sz="0" w:space="0" w:color="auto"/>
            <w:right w:val="none" w:sz="0" w:space="0" w:color="auto"/>
          </w:divBdr>
        </w:div>
        <w:div w:id="748162285">
          <w:marLeft w:val="480"/>
          <w:marRight w:val="0"/>
          <w:marTop w:val="0"/>
          <w:marBottom w:val="0"/>
          <w:divBdr>
            <w:top w:val="none" w:sz="0" w:space="0" w:color="auto"/>
            <w:left w:val="none" w:sz="0" w:space="0" w:color="auto"/>
            <w:bottom w:val="none" w:sz="0" w:space="0" w:color="auto"/>
            <w:right w:val="none" w:sz="0" w:space="0" w:color="auto"/>
          </w:divBdr>
        </w:div>
        <w:div w:id="780761966">
          <w:marLeft w:val="480"/>
          <w:marRight w:val="0"/>
          <w:marTop w:val="0"/>
          <w:marBottom w:val="0"/>
          <w:divBdr>
            <w:top w:val="none" w:sz="0" w:space="0" w:color="auto"/>
            <w:left w:val="none" w:sz="0" w:space="0" w:color="auto"/>
            <w:bottom w:val="none" w:sz="0" w:space="0" w:color="auto"/>
            <w:right w:val="none" w:sz="0" w:space="0" w:color="auto"/>
          </w:divBdr>
        </w:div>
        <w:div w:id="819350876">
          <w:marLeft w:val="480"/>
          <w:marRight w:val="0"/>
          <w:marTop w:val="0"/>
          <w:marBottom w:val="0"/>
          <w:divBdr>
            <w:top w:val="none" w:sz="0" w:space="0" w:color="auto"/>
            <w:left w:val="none" w:sz="0" w:space="0" w:color="auto"/>
            <w:bottom w:val="none" w:sz="0" w:space="0" w:color="auto"/>
            <w:right w:val="none" w:sz="0" w:space="0" w:color="auto"/>
          </w:divBdr>
        </w:div>
        <w:div w:id="830635634">
          <w:marLeft w:val="480"/>
          <w:marRight w:val="0"/>
          <w:marTop w:val="0"/>
          <w:marBottom w:val="0"/>
          <w:divBdr>
            <w:top w:val="none" w:sz="0" w:space="0" w:color="auto"/>
            <w:left w:val="none" w:sz="0" w:space="0" w:color="auto"/>
            <w:bottom w:val="none" w:sz="0" w:space="0" w:color="auto"/>
            <w:right w:val="none" w:sz="0" w:space="0" w:color="auto"/>
          </w:divBdr>
        </w:div>
        <w:div w:id="885526996">
          <w:marLeft w:val="480"/>
          <w:marRight w:val="0"/>
          <w:marTop w:val="0"/>
          <w:marBottom w:val="0"/>
          <w:divBdr>
            <w:top w:val="none" w:sz="0" w:space="0" w:color="auto"/>
            <w:left w:val="none" w:sz="0" w:space="0" w:color="auto"/>
            <w:bottom w:val="none" w:sz="0" w:space="0" w:color="auto"/>
            <w:right w:val="none" w:sz="0" w:space="0" w:color="auto"/>
          </w:divBdr>
        </w:div>
        <w:div w:id="913465556">
          <w:marLeft w:val="480"/>
          <w:marRight w:val="0"/>
          <w:marTop w:val="0"/>
          <w:marBottom w:val="0"/>
          <w:divBdr>
            <w:top w:val="none" w:sz="0" w:space="0" w:color="auto"/>
            <w:left w:val="none" w:sz="0" w:space="0" w:color="auto"/>
            <w:bottom w:val="none" w:sz="0" w:space="0" w:color="auto"/>
            <w:right w:val="none" w:sz="0" w:space="0" w:color="auto"/>
          </w:divBdr>
        </w:div>
      </w:divsChild>
    </w:div>
    <w:div w:id="699014425">
      <w:bodyDiv w:val="1"/>
      <w:marLeft w:val="0"/>
      <w:marRight w:val="0"/>
      <w:marTop w:val="0"/>
      <w:marBottom w:val="0"/>
      <w:divBdr>
        <w:top w:val="none" w:sz="0" w:space="0" w:color="auto"/>
        <w:left w:val="none" w:sz="0" w:space="0" w:color="auto"/>
        <w:bottom w:val="none" w:sz="0" w:space="0" w:color="auto"/>
        <w:right w:val="none" w:sz="0" w:space="0" w:color="auto"/>
      </w:divBdr>
    </w:div>
    <w:div w:id="699939501">
      <w:bodyDiv w:val="1"/>
      <w:marLeft w:val="0"/>
      <w:marRight w:val="0"/>
      <w:marTop w:val="0"/>
      <w:marBottom w:val="0"/>
      <w:divBdr>
        <w:top w:val="none" w:sz="0" w:space="0" w:color="auto"/>
        <w:left w:val="none" w:sz="0" w:space="0" w:color="auto"/>
        <w:bottom w:val="none" w:sz="0" w:space="0" w:color="auto"/>
        <w:right w:val="none" w:sz="0" w:space="0" w:color="auto"/>
      </w:divBdr>
    </w:div>
    <w:div w:id="700130814">
      <w:bodyDiv w:val="1"/>
      <w:marLeft w:val="0"/>
      <w:marRight w:val="0"/>
      <w:marTop w:val="0"/>
      <w:marBottom w:val="0"/>
      <w:divBdr>
        <w:top w:val="none" w:sz="0" w:space="0" w:color="auto"/>
        <w:left w:val="none" w:sz="0" w:space="0" w:color="auto"/>
        <w:bottom w:val="none" w:sz="0" w:space="0" w:color="auto"/>
        <w:right w:val="none" w:sz="0" w:space="0" w:color="auto"/>
      </w:divBdr>
    </w:div>
    <w:div w:id="700592802">
      <w:bodyDiv w:val="1"/>
      <w:marLeft w:val="0"/>
      <w:marRight w:val="0"/>
      <w:marTop w:val="0"/>
      <w:marBottom w:val="0"/>
      <w:divBdr>
        <w:top w:val="none" w:sz="0" w:space="0" w:color="auto"/>
        <w:left w:val="none" w:sz="0" w:space="0" w:color="auto"/>
        <w:bottom w:val="none" w:sz="0" w:space="0" w:color="auto"/>
        <w:right w:val="none" w:sz="0" w:space="0" w:color="auto"/>
      </w:divBdr>
    </w:div>
    <w:div w:id="701052353">
      <w:bodyDiv w:val="1"/>
      <w:marLeft w:val="0"/>
      <w:marRight w:val="0"/>
      <w:marTop w:val="0"/>
      <w:marBottom w:val="0"/>
      <w:divBdr>
        <w:top w:val="none" w:sz="0" w:space="0" w:color="auto"/>
        <w:left w:val="none" w:sz="0" w:space="0" w:color="auto"/>
        <w:bottom w:val="none" w:sz="0" w:space="0" w:color="auto"/>
        <w:right w:val="none" w:sz="0" w:space="0" w:color="auto"/>
      </w:divBdr>
    </w:div>
    <w:div w:id="701132884">
      <w:bodyDiv w:val="1"/>
      <w:marLeft w:val="0"/>
      <w:marRight w:val="0"/>
      <w:marTop w:val="0"/>
      <w:marBottom w:val="0"/>
      <w:divBdr>
        <w:top w:val="none" w:sz="0" w:space="0" w:color="auto"/>
        <w:left w:val="none" w:sz="0" w:space="0" w:color="auto"/>
        <w:bottom w:val="none" w:sz="0" w:space="0" w:color="auto"/>
        <w:right w:val="none" w:sz="0" w:space="0" w:color="auto"/>
      </w:divBdr>
    </w:div>
    <w:div w:id="701398835">
      <w:bodyDiv w:val="1"/>
      <w:marLeft w:val="0"/>
      <w:marRight w:val="0"/>
      <w:marTop w:val="0"/>
      <w:marBottom w:val="0"/>
      <w:divBdr>
        <w:top w:val="none" w:sz="0" w:space="0" w:color="auto"/>
        <w:left w:val="none" w:sz="0" w:space="0" w:color="auto"/>
        <w:bottom w:val="none" w:sz="0" w:space="0" w:color="auto"/>
        <w:right w:val="none" w:sz="0" w:space="0" w:color="auto"/>
      </w:divBdr>
    </w:div>
    <w:div w:id="701443607">
      <w:bodyDiv w:val="1"/>
      <w:marLeft w:val="0"/>
      <w:marRight w:val="0"/>
      <w:marTop w:val="0"/>
      <w:marBottom w:val="0"/>
      <w:divBdr>
        <w:top w:val="none" w:sz="0" w:space="0" w:color="auto"/>
        <w:left w:val="none" w:sz="0" w:space="0" w:color="auto"/>
        <w:bottom w:val="none" w:sz="0" w:space="0" w:color="auto"/>
        <w:right w:val="none" w:sz="0" w:space="0" w:color="auto"/>
      </w:divBdr>
      <w:divsChild>
        <w:div w:id="144392218">
          <w:marLeft w:val="0"/>
          <w:marRight w:val="0"/>
          <w:marTop w:val="0"/>
          <w:marBottom w:val="240"/>
          <w:divBdr>
            <w:top w:val="none" w:sz="0" w:space="0" w:color="auto"/>
            <w:left w:val="none" w:sz="0" w:space="0" w:color="auto"/>
            <w:bottom w:val="none" w:sz="0" w:space="0" w:color="auto"/>
            <w:right w:val="none" w:sz="0" w:space="0" w:color="auto"/>
          </w:divBdr>
        </w:div>
      </w:divsChild>
    </w:div>
    <w:div w:id="701588200">
      <w:bodyDiv w:val="1"/>
      <w:marLeft w:val="0"/>
      <w:marRight w:val="0"/>
      <w:marTop w:val="0"/>
      <w:marBottom w:val="0"/>
      <w:divBdr>
        <w:top w:val="none" w:sz="0" w:space="0" w:color="auto"/>
        <w:left w:val="none" w:sz="0" w:space="0" w:color="auto"/>
        <w:bottom w:val="none" w:sz="0" w:space="0" w:color="auto"/>
        <w:right w:val="none" w:sz="0" w:space="0" w:color="auto"/>
      </w:divBdr>
      <w:divsChild>
        <w:div w:id="8408176">
          <w:marLeft w:val="480"/>
          <w:marRight w:val="0"/>
          <w:marTop w:val="0"/>
          <w:marBottom w:val="0"/>
          <w:divBdr>
            <w:top w:val="none" w:sz="0" w:space="0" w:color="auto"/>
            <w:left w:val="none" w:sz="0" w:space="0" w:color="auto"/>
            <w:bottom w:val="none" w:sz="0" w:space="0" w:color="auto"/>
            <w:right w:val="none" w:sz="0" w:space="0" w:color="auto"/>
          </w:divBdr>
        </w:div>
        <w:div w:id="22022880">
          <w:marLeft w:val="480"/>
          <w:marRight w:val="0"/>
          <w:marTop w:val="0"/>
          <w:marBottom w:val="0"/>
          <w:divBdr>
            <w:top w:val="none" w:sz="0" w:space="0" w:color="auto"/>
            <w:left w:val="none" w:sz="0" w:space="0" w:color="auto"/>
            <w:bottom w:val="none" w:sz="0" w:space="0" w:color="auto"/>
            <w:right w:val="none" w:sz="0" w:space="0" w:color="auto"/>
          </w:divBdr>
        </w:div>
        <w:div w:id="34283751">
          <w:marLeft w:val="480"/>
          <w:marRight w:val="0"/>
          <w:marTop w:val="0"/>
          <w:marBottom w:val="0"/>
          <w:divBdr>
            <w:top w:val="none" w:sz="0" w:space="0" w:color="auto"/>
            <w:left w:val="none" w:sz="0" w:space="0" w:color="auto"/>
            <w:bottom w:val="none" w:sz="0" w:space="0" w:color="auto"/>
            <w:right w:val="none" w:sz="0" w:space="0" w:color="auto"/>
          </w:divBdr>
        </w:div>
        <w:div w:id="144246464">
          <w:marLeft w:val="480"/>
          <w:marRight w:val="0"/>
          <w:marTop w:val="0"/>
          <w:marBottom w:val="0"/>
          <w:divBdr>
            <w:top w:val="none" w:sz="0" w:space="0" w:color="auto"/>
            <w:left w:val="none" w:sz="0" w:space="0" w:color="auto"/>
            <w:bottom w:val="none" w:sz="0" w:space="0" w:color="auto"/>
            <w:right w:val="none" w:sz="0" w:space="0" w:color="auto"/>
          </w:divBdr>
        </w:div>
        <w:div w:id="147136517">
          <w:marLeft w:val="480"/>
          <w:marRight w:val="0"/>
          <w:marTop w:val="0"/>
          <w:marBottom w:val="0"/>
          <w:divBdr>
            <w:top w:val="none" w:sz="0" w:space="0" w:color="auto"/>
            <w:left w:val="none" w:sz="0" w:space="0" w:color="auto"/>
            <w:bottom w:val="none" w:sz="0" w:space="0" w:color="auto"/>
            <w:right w:val="none" w:sz="0" w:space="0" w:color="auto"/>
          </w:divBdr>
        </w:div>
        <w:div w:id="149061337">
          <w:marLeft w:val="480"/>
          <w:marRight w:val="0"/>
          <w:marTop w:val="0"/>
          <w:marBottom w:val="0"/>
          <w:divBdr>
            <w:top w:val="none" w:sz="0" w:space="0" w:color="auto"/>
            <w:left w:val="none" w:sz="0" w:space="0" w:color="auto"/>
            <w:bottom w:val="none" w:sz="0" w:space="0" w:color="auto"/>
            <w:right w:val="none" w:sz="0" w:space="0" w:color="auto"/>
          </w:divBdr>
        </w:div>
        <w:div w:id="150026321">
          <w:marLeft w:val="480"/>
          <w:marRight w:val="0"/>
          <w:marTop w:val="0"/>
          <w:marBottom w:val="0"/>
          <w:divBdr>
            <w:top w:val="none" w:sz="0" w:space="0" w:color="auto"/>
            <w:left w:val="none" w:sz="0" w:space="0" w:color="auto"/>
            <w:bottom w:val="none" w:sz="0" w:space="0" w:color="auto"/>
            <w:right w:val="none" w:sz="0" w:space="0" w:color="auto"/>
          </w:divBdr>
        </w:div>
        <w:div w:id="153304638">
          <w:marLeft w:val="480"/>
          <w:marRight w:val="0"/>
          <w:marTop w:val="0"/>
          <w:marBottom w:val="0"/>
          <w:divBdr>
            <w:top w:val="none" w:sz="0" w:space="0" w:color="auto"/>
            <w:left w:val="none" w:sz="0" w:space="0" w:color="auto"/>
            <w:bottom w:val="none" w:sz="0" w:space="0" w:color="auto"/>
            <w:right w:val="none" w:sz="0" w:space="0" w:color="auto"/>
          </w:divBdr>
        </w:div>
        <w:div w:id="193856811">
          <w:marLeft w:val="480"/>
          <w:marRight w:val="0"/>
          <w:marTop w:val="0"/>
          <w:marBottom w:val="0"/>
          <w:divBdr>
            <w:top w:val="none" w:sz="0" w:space="0" w:color="auto"/>
            <w:left w:val="none" w:sz="0" w:space="0" w:color="auto"/>
            <w:bottom w:val="none" w:sz="0" w:space="0" w:color="auto"/>
            <w:right w:val="none" w:sz="0" w:space="0" w:color="auto"/>
          </w:divBdr>
        </w:div>
        <w:div w:id="213782190">
          <w:marLeft w:val="480"/>
          <w:marRight w:val="0"/>
          <w:marTop w:val="0"/>
          <w:marBottom w:val="0"/>
          <w:divBdr>
            <w:top w:val="none" w:sz="0" w:space="0" w:color="auto"/>
            <w:left w:val="none" w:sz="0" w:space="0" w:color="auto"/>
            <w:bottom w:val="none" w:sz="0" w:space="0" w:color="auto"/>
            <w:right w:val="none" w:sz="0" w:space="0" w:color="auto"/>
          </w:divBdr>
        </w:div>
        <w:div w:id="215286583">
          <w:marLeft w:val="480"/>
          <w:marRight w:val="0"/>
          <w:marTop w:val="0"/>
          <w:marBottom w:val="0"/>
          <w:divBdr>
            <w:top w:val="none" w:sz="0" w:space="0" w:color="auto"/>
            <w:left w:val="none" w:sz="0" w:space="0" w:color="auto"/>
            <w:bottom w:val="none" w:sz="0" w:space="0" w:color="auto"/>
            <w:right w:val="none" w:sz="0" w:space="0" w:color="auto"/>
          </w:divBdr>
        </w:div>
        <w:div w:id="229586569">
          <w:marLeft w:val="480"/>
          <w:marRight w:val="0"/>
          <w:marTop w:val="0"/>
          <w:marBottom w:val="0"/>
          <w:divBdr>
            <w:top w:val="none" w:sz="0" w:space="0" w:color="auto"/>
            <w:left w:val="none" w:sz="0" w:space="0" w:color="auto"/>
            <w:bottom w:val="none" w:sz="0" w:space="0" w:color="auto"/>
            <w:right w:val="none" w:sz="0" w:space="0" w:color="auto"/>
          </w:divBdr>
        </w:div>
        <w:div w:id="247227060">
          <w:marLeft w:val="480"/>
          <w:marRight w:val="0"/>
          <w:marTop w:val="0"/>
          <w:marBottom w:val="0"/>
          <w:divBdr>
            <w:top w:val="none" w:sz="0" w:space="0" w:color="auto"/>
            <w:left w:val="none" w:sz="0" w:space="0" w:color="auto"/>
            <w:bottom w:val="none" w:sz="0" w:space="0" w:color="auto"/>
            <w:right w:val="none" w:sz="0" w:space="0" w:color="auto"/>
          </w:divBdr>
        </w:div>
        <w:div w:id="247279139">
          <w:marLeft w:val="480"/>
          <w:marRight w:val="0"/>
          <w:marTop w:val="0"/>
          <w:marBottom w:val="0"/>
          <w:divBdr>
            <w:top w:val="none" w:sz="0" w:space="0" w:color="auto"/>
            <w:left w:val="none" w:sz="0" w:space="0" w:color="auto"/>
            <w:bottom w:val="none" w:sz="0" w:space="0" w:color="auto"/>
            <w:right w:val="none" w:sz="0" w:space="0" w:color="auto"/>
          </w:divBdr>
        </w:div>
        <w:div w:id="258370527">
          <w:marLeft w:val="480"/>
          <w:marRight w:val="0"/>
          <w:marTop w:val="0"/>
          <w:marBottom w:val="0"/>
          <w:divBdr>
            <w:top w:val="none" w:sz="0" w:space="0" w:color="auto"/>
            <w:left w:val="none" w:sz="0" w:space="0" w:color="auto"/>
            <w:bottom w:val="none" w:sz="0" w:space="0" w:color="auto"/>
            <w:right w:val="none" w:sz="0" w:space="0" w:color="auto"/>
          </w:divBdr>
        </w:div>
        <w:div w:id="264700840">
          <w:marLeft w:val="480"/>
          <w:marRight w:val="0"/>
          <w:marTop w:val="0"/>
          <w:marBottom w:val="0"/>
          <w:divBdr>
            <w:top w:val="none" w:sz="0" w:space="0" w:color="auto"/>
            <w:left w:val="none" w:sz="0" w:space="0" w:color="auto"/>
            <w:bottom w:val="none" w:sz="0" w:space="0" w:color="auto"/>
            <w:right w:val="none" w:sz="0" w:space="0" w:color="auto"/>
          </w:divBdr>
        </w:div>
        <w:div w:id="307245695">
          <w:marLeft w:val="480"/>
          <w:marRight w:val="0"/>
          <w:marTop w:val="0"/>
          <w:marBottom w:val="0"/>
          <w:divBdr>
            <w:top w:val="none" w:sz="0" w:space="0" w:color="auto"/>
            <w:left w:val="none" w:sz="0" w:space="0" w:color="auto"/>
            <w:bottom w:val="none" w:sz="0" w:space="0" w:color="auto"/>
            <w:right w:val="none" w:sz="0" w:space="0" w:color="auto"/>
          </w:divBdr>
        </w:div>
        <w:div w:id="335965417">
          <w:marLeft w:val="480"/>
          <w:marRight w:val="0"/>
          <w:marTop w:val="0"/>
          <w:marBottom w:val="0"/>
          <w:divBdr>
            <w:top w:val="none" w:sz="0" w:space="0" w:color="auto"/>
            <w:left w:val="none" w:sz="0" w:space="0" w:color="auto"/>
            <w:bottom w:val="none" w:sz="0" w:space="0" w:color="auto"/>
            <w:right w:val="none" w:sz="0" w:space="0" w:color="auto"/>
          </w:divBdr>
        </w:div>
        <w:div w:id="349525969">
          <w:marLeft w:val="480"/>
          <w:marRight w:val="0"/>
          <w:marTop w:val="0"/>
          <w:marBottom w:val="0"/>
          <w:divBdr>
            <w:top w:val="none" w:sz="0" w:space="0" w:color="auto"/>
            <w:left w:val="none" w:sz="0" w:space="0" w:color="auto"/>
            <w:bottom w:val="none" w:sz="0" w:space="0" w:color="auto"/>
            <w:right w:val="none" w:sz="0" w:space="0" w:color="auto"/>
          </w:divBdr>
        </w:div>
        <w:div w:id="456534250">
          <w:marLeft w:val="480"/>
          <w:marRight w:val="0"/>
          <w:marTop w:val="0"/>
          <w:marBottom w:val="0"/>
          <w:divBdr>
            <w:top w:val="none" w:sz="0" w:space="0" w:color="auto"/>
            <w:left w:val="none" w:sz="0" w:space="0" w:color="auto"/>
            <w:bottom w:val="none" w:sz="0" w:space="0" w:color="auto"/>
            <w:right w:val="none" w:sz="0" w:space="0" w:color="auto"/>
          </w:divBdr>
        </w:div>
        <w:div w:id="460348915">
          <w:marLeft w:val="480"/>
          <w:marRight w:val="0"/>
          <w:marTop w:val="0"/>
          <w:marBottom w:val="0"/>
          <w:divBdr>
            <w:top w:val="none" w:sz="0" w:space="0" w:color="auto"/>
            <w:left w:val="none" w:sz="0" w:space="0" w:color="auto"/>
            <w:bottom w:val="none" w:sz="0" w:space="0" w:color="auto"/>
            <w:right w:val="none" w:sz="0" w:space="0" w:color="auto"/>
          </w:divBdr>
        </w:div>
        <w:div w:id="469520473">
          <w:marLeft w:val="480"/>
          <w:marRight w:val="0"/>
          <w:marTop w:val="0"/>
          <w:marBottom w:val="0"/>
          <w:divBdr>
            <w:top w:val="none" w:sz="0" w:space="0" w:color="auto"/>
            <w:left w:val="none" w:sz="0" w:space="0" w:color="auto"/>
            <w:bottom w:val="none" w:sz="0" w:space="0" w:color="auto"/>
            <w:right w:val="none" w:sz="0" w:space="0" w:color="auto"/>
          </w:divBdr>
        </w:div>
        <w:div w:id="472872173">
          <w:marLeft w:val="480"/>
          <w:marRight w:val="0"/>
          <w:marTop w:val="0"/>
          <w:marBottom w:val="0"/>
          <w:divBdr>
            <w:top w:val="none" w:sz="0" w:space="0" w:color="auto"/>
            <w:left w:val="none" w:sz="0" w:space="0" w:color="auto"/>
            <w:bottom w:val="none" w:sz="0" w:space="0" w:color="auto"/>
            <w:right w:val="none" w:sz="0" w:space="0" w:color="auto"/>
          </w:divBdr>
        </w:div>
        <w:div w:id="527989544">
          <w:marLeft w:val="480"/>
          <w:marRight w:val="0"/>
          <w:marTop w:val="0"/>
          <w:marBottom w:val="0"/>
          <w:divBdr>
            <w:top w:val="none" w:sz="0" w:space="0" w:color="auto"/>
            <w:left w:val="none" w:sz="0" w:space="0" w:color="auto"/>
            <w:bottom w:val="none" w:sz="0" w:space="0" w:color="auto"/>
            <w:right w:val="none" w:sz="0" w:space="0" w:color="auto"/>
          </w:divBdr>
        </w:div>
        <w:div w:id="575020534">
          <w:marLeft w:val="480"/>
          <w:marRight w:val="0"/>
          <w:marTop w:val="0"/>
          <w:marBottom w:val="0"/>
          <w:divBdr>
            <w:top w:val="none" w:sz="0" w:space="0" w:color="auto"/>
            <w:left w:val="none" w:sz="0" w:space="0" w:color="auto"/>
            <w:bottom w:val="none" w:sz="0" w:space="0" w:color="auto"/>
            <w:right w:val="none" w:sz="0" w:space="0" w:color="auto"/>
          </w:divBdr>
        </w:div>
        <w:div w:id="584385483">
          <w:marLeft w:val="480"/>
          <w:marRight w:val="0"/>
          <w:marTop w:val="0"/>
          <w:marBottom w:val="0"/>
          <w:divBdr>
            <w:top w:val="none" w:sz="0" w:space="0" w:color="auto"/>
            <w:left w:val="none" w:sz="0" w:space="0" w:color="auto"/>
            <w:bottom w:val="none" w:sz="0" w:space="0" w:color="auto"/>
            <w:right w:val="none" w:sz="0" w:space="0" w:color="auto"/>
          </w:divBdr>
        </w:div>
        <w:div w:id="585236709">
          <w:marLeft w:val="480"/>
          <w:marRight w:val="0"/>
          <w:marTop w:val="0"/>
          <w:marBottom w:val="0"/>
          <w:divBdr>
            <w:top w:val="none" w:sz="0" w:space="0" w:color="auto"/>
            <w:left w:val="none" w:sz="0" w:space="0" w:color="auto"/>
            <w:bottom w:val="none" w:sz="0" w:space="0" w:color="auto"/>
            <w:right w:val="none" w:sz="0" w:space="0" w:color="auto"/>
          </w:divBdr>
        </w:div>
        <w:div w:id="639697707">
          <w:marLeft w:val="480"/>
          <w:marRight w:val="0"/>
          <w:marTop w:val="0"/>
          <w:marBottom w:val="0"/>
          <w:divBdr>
            <w:top w:val="none" w:sz="0" w:space="0" w:color="auto"/>
            <w:left w:val="none" w:sz="0" w:space="0" w:color="auto"/>
            <w:bottom w:val="none" w:sz="0" w:space="0" w:color="auto"/>
            <w:right w:val="none" w:sz="0" w:space="0" w:color="auto"/>
          </w:divBdr>
        </w:div>
        <w:div w:id="642779397">
          <w:marLeft w:val="480"/>
          <w:marRight w:val="0"/>
          <w:marTop w:val="0"/>
          <w:marBottom w:val="0"/>
          <w:divBdr>
            <w:top w:val="none" w:sz="0" w:space="0" w:color="auto"/>
            <w:left w:val="none" w:sz="0" w:space="0" w:color="auto"/>
            <w:bottom w:val="none" w:sz="0" w:space="0" w:color="auto"/>
            <w:right w:val="none" w:sz="0" w:space="0" w:color="auto"/>
          </w:divBdr>
        </w:div>
        <w:div w:id="644088898">
          <w:marLeft w:val="480"/>
          <w:marRight w:val="0"/>
          <w:marTop w:val="0"/>
          <w:marBottom w:val="0"/>
          <w:divBdr>
            <w:top w:val="none" w:sz="0" w:space="0" w:color="auto"/>
            <w:left w:val="none" w:sz="0" w:space="0" w:color="auto"/>
            <w:bottom w:val="none" w:sz="0" w:space="0" w:color="auto"/>
            <w:right w:val="none" w:sz="0" w:space="0" w:color="auto"/>
          </w:divBdr>
        </w:div>
        <w:div w:id="737092010">
          <w:marLeft w:val="480"/>
          <w:marRight w:val="0"/>
          <w:marTop w:val="0"/>
          <w:marBottom w:val="0"/>
          <w:divBdr>
            <w:top w:val="none" w:sz="0" w:space="0" w:color="auto"/>
            <w:left w:val="none" w:sz="0" w:space="0" w:color="auto"/>
            <w:bottom w:val="none" w:sz="0" w:space="0" w:color="auto"/>
            <w:right w:val="none" w:sz="0" w:space="0" w:color="auto"/>
          </w:divBdr>
        </w:div>
        <w:div w:id="748700658">
          <w:marLeft w:val="480"/>
          <w:marRight w:val="0"/>
          <w:marTop w:val="0"/>
          <w:marBottom w:val="0"/>
          <w:divBdr>
            <w:top w:val="none" w:sz="0" w:space="0" w:color="auto"/>
            <w:left w:val="none" w:sz="0" w:space="0" w:color="auto"/>
            <w:bottom w:val="none" w:sz="0" w:space="0" w:color="auto"/>
            <w:right w:val="none" w:sz="0" w:space="0" w:color="auto"/>
          </w:divBdr>
        </w:div>
        <w:div w:id="801311289">
          <w:marLeft w:val="480"/>
          <w:marRight w:val="0"/>
          <w:marTop w:val="0"/>
          <w:marBottom w:val="0"/>
          <w:divBdr>
            <w:top w:val="none" w:sz="0" w:space="0" w:color="auto"/>
            <w:left w:val="none" w:sz="0" w:space="0" w:color="auto"/>
            <w:bottom w:val="none" w:sz="0" w:space="0" w:color="auto"/>
            <w:right w:val="none" w:sz="0" w:space="0" w:color="auto"/>
          </w:divBdr>
        </w:div>
        <w:div w:id="838348733">
          <w:marLeft w:val="480"/>
          <w:marRight w:val="0"/>
          <w:marTop w:val="0"/>
          <w:marBottom w:val="0"/>
          <w:divBdr>
            <w:top w:val="none" w:sz="0" w:space="0" w:color="auto"/>
            <w:left w:val="none" w:sz="0" w:space="0" w:color="auto"/>
            <w:bottom w:val="none" w:sz="0" w:space="0" w:color="auto"/>
            <w:right w:val="none" w:sz="0" w:space="0" w:color="auto"/>
          </w:divBdr>
        </w:div>
        <w:div w:id="883565486">
          <w:marLeft w:val="480"/>
          <w:marRight w:val="0"/>
          <w:marTop w:val="0"/>
          <w:marBottom w:val="0"/>
          <w:divBdr>
            <w:top w:val="none" w:sz="0" w:space="0" w:color="auto"/>
            <w:left w:val="none" w:sz="0" w:space="0" w:color="auto"/>
            <w:bottom w:val="none" w:sz="0" w:space="0" w:color="auto"/>
            <w:right w:val="none" w:sz="0" w:space="0" w:color="auto"/>
          </w:divBdr>
        </w:div>
        <w:div w:id="889346189">
          <w:marLeft w:val="480"/>
          <w:marRight w:val="0"/>
          <w:marTop w:val="0"/>
          <w:marBottom w:val="0"/>
          <w:divBdr>
            <w:top w:val="none" w:sz="0" w:space="0" w:color="auto"/>
            <w:left w:val="none" w:sz="0" w:space="0" w:color="auto"/>
            <w:bottom w:val="none" w:sz="0" w:space="0" w:color="auto"/>
            <w:right w:val="none" w:sz="0" w:space="0" w:color="auto"/>
          </w:divBdr>
        </w:div>
        <w:div w:id="899285054">
          <w:marLeft w:val="480"/>
          <w:marRight w:val="0"/>
          <w:marTop w:val="0"/>
          <w:marBottom w:val="0"/>
          <w:divBdr>
            <w:top w:val="none" w:sz="0" w:space="0" w:color="auto"/>
            <w:left w:val="none" w:sz="0" w:space="0" w:color="auto"/>
            <w:bottom w:val="none" w:sz="0" w:space="0" w:color="auto"/>
            <w:right w:val="none" w:sz="0" w:space="0" w:color="auto"/>
          </w:divBdr>
        </w:div>
        <w:div w:id="912857097">
          <w:marLeft w:val="480"/>
          <w:marRight w:val="0"/>
          <w:marTop w:val="0"/>
          <w:marBottom w:val="0"/>
          <w:divBdr>
            <w:top w:val="none" w:sz="0" w:space="0" w:color="auto"/>
            <w:left w:val="none" w:sz="0" w:space="0" w:color="auto"/>
            <w:bottom w:val="none" w:sz="0" w:space="0" w:color="auto"/>
            <w:right w:val="none" w:sz="0" w:space="0" w:color="auto"/>
          </w:divBdr>
        </w:div>
        <w:div w:id="953247546">
          <w:marLeft w:val="480"/>
          <w:marRight w:val="0"/>
          <w:marTop w:val="0"/>
          <w:marBottom w:val="0"/>
          <w:divBdr>
            <w:top w:val="none" w:sz="0" w:space="0" w:color="auto"/>
            <w:left w:val="none" w:sz="0" w:space="0" w:color="auto"/>
            <w:bottom w:val="none" w:sz="0" w:space="0" w:color="auto"/>
            <w:right w:val="none" w:sz="0" w:space="0" w:color="auto"/>
          </w:divBdr>
        </w:div>
        <w:div w:id="953753332">
          <w:marLeft w:val="480"/>
          <w:marRight w:val="0"/>
          <w:marTop w:val="0"/>
          <w:marBottom w:val="0"/>
          <w:divBdr>
            <w:top w:val="none" w:sz="0" w:space="0" w:color="auto"/>
            <w:left w:val="none" w:sz="0" w:space="0" w:color="auto"/>
            <w:bottom w:val="none" w:sz="0" w:space="0" w:color="auto"/>
            <w:right w:val="none" w:sz="0" w:space="0" w:color="auto"/>
          </w:divBdr>
        </w:div>
        <w:div w:id="975839497">
          <w:marLeft w:val="480"/>
          <w:marRight w:val="0"/>
          <w:marTop w:val="0"/>
          <w:marBottom w:val="0"/>
          <w:divBdr>
            <w:top w:val="none" w:sz="0" w:space="0" w:color="auto"/>
            <w:left w:val="none" w:sz="0" w:space="0" w:color="auto"/>
            <w:bottom w:val="none" w:sz="0" w:space="0" w:color="auto"/>
            <w:right w:val="none" w:sz="0" w:space="0" w:color="auto"/>
          </w:divBdr>
        </w:div>
        <w:div w:id="989019203">
          <w:marLeft w:val="480"/>
          <w:marRight w:val="0"/>
          <w:marTop w:val="0"/>
          <w:marBottom w:val="0"/>
          <w:divBdr>
            <w:top w:val="none" w:sz="0" w:space="0" w:color="auto"/>
            <w:left w:val="none" w:sz="0" w:space="0" w:color="auto"/>
            <w:bottom w:val="none" w:sz="0" w:space="0" w:color="auto"/>
            <w:right w:val="none" w:sz="0" w:space="0" w:color="auto"/>
          </w:divBdr>
        </w:div>
      </w:divsChild>
    </w:div>
    <w:div w:id="701630133">
      <w:bodyDiv w:val="1"/>
      <w:marLeft w:val="0"/>
      <w:marRight w:val="0"/>
      <w:marTop w:val="0"/>
      <w:marBottom w:val="0"/>
      <w:divBdr>
        <w:top w:val="none" w:sz="0" w:space="0" w:color="auto"/>
        <w:left w:val="none" w:sz="0" w:space="0" w:color="auto"/>
        <w:bottom w:val="none" w:sz="0" w:space="0" w:color="auto"/>
        <w:right w:val="none" w:sz="0" w:space="0" w:color="auto"/>
      </w:divBdr>
    </w:div>
    <w:div w:id="702249654">
      <w:bodyDiv w:val="1"/>
      <w:marLeft w:val="0"/>
      <w:marRight w:val="0"/>
      <w:marTop w:val="0"/>
      <w:marBottom w:val="0"/>
      <w:divBdr>
        <w:top w:val="none" w:sz="0" w:space="0" w:color="auto"/>
        <w:left w:val="none" w:sz="0" w:space="0" w:color="auto"/>
        <w:bottom w:val="none" w:sz="0" w:space="0" w:color="auto"/>
        <w:right w:val="none" w:sz="0" w:space="0" w:color="auto"/>
      </w:divBdr>
    </w:div>
    <w:div w:id="702366782">
      <w:bodyDiv w:val="1"/>
      <w:marLeft w:val="0"/>
      <w:marRight w:val="0"/>
      <w:marTop w:val="0"/>
      <w:marBottom w:val="0"/>
      <w:divBdr>
        <w:top w:val="none" w:sz="0" w:space="0" w:color="auto"/>
        <w:left w:val="none" w:sz="0" w:space="0" w:color="auto"/>
        <w:bottom w:val="none" w:sz="0" w:space="0" w:color="auto"/>
        <w:right w:val="none" w:sz="0" w:space="0" w:color="auto"/>
      </w:divBdr>
    </w:div>
    <w:div w:id="702484652">
      <w:bodyDiv w:val="1"/>
      <w:marLeft w:val="0"/>
      <w:marRight w:val="0"/>
      <w:marTop w:val="0"/>
      <w:marBottom w:val="0"/>
      <w:divBdr>
        <w:top w:val="none" w:sz="0" w:space="0" w:color="auto"/>
        <w:left w:val="none" w:sz="0" w:space="0" w:color="auto"/>
        <w:bottom w:val="none" w:sz="0" w:space="0" w:color="auto"/>
        <w:right w:val="none" w:sz="0" w:space="0" w:color="auto"/>
      </w:divBdr>
    </w:div>
    <w:div w:id="702751163">
      <w:bodyDiv w:val="1"/>
      <w:marLeft w:val="0"/>
      <w:marRight w:val="0"/>
      <w:marTop w:val="0"/>
      <w:marBottom w:val="0"/>
      <w:divBdr>
        <w:top w:val="none" w:sz="0" w:space="0" w:color="auto"/>
        <w:left w:val="none" w:sz="0" w:space="0" w:color="auto"/>
        <w:bottom w:val="none" w:sz="0" w:space="0" w:color="auto"/>
        <w:right w:val="none" w:sz="0" w:space="0" w:color="auto"/>
      </w:divBdr>
      <w:divsChild>
        <w:div w:id="6834589">
          <w:marLeft w:val="480"/>
          <w:marRight w:val="0"/>
          <w:marTop w:val="0"/>
          <w:marBottom w:val="0"/>
          <w:divBdr>
            <w:top w:val="none" w:sz="0" w:space="0" w:color="auto"/>
            <w:left w:val="none" w:sz="0" w:space="0" w:color="auto"/>
            <w:bottom w:val="none" w:sz="0" w:space="0" w:color="auto"/>
            <w:right w:val="none" w:sz="0" w:space="0" w:color="auto"/>
          </w:divBdr>
        </w:div>
        <w:div w:id="13464798">
          <w:marLeft w:val="480"/>
          <w:marRight w:val="0"/>
          <w:marTop w:val="0"/>
          <w:marBottom w:val="0"/>
          <w:divBdr>
            <w:top w:val="none" w:sz="0" w:space="0" w:color="auto"/>
            <w:left w:val="none" w:sz="0" w:space="0" w:color="auto"/>
            <w:bottom w:val="none" w:sz="0" w:space="0" w:color="auto"/>
            <w:right w:val="none" w:sz="0" w:space="0" w:color="auto"/>
          </w:divBdr>
        </w:div>
        <w:div w:id="41558665">
          <w:marLeft w:val="480"/>
          <w:marRight w:val="0"/>
          <w:marTop w:val="0"/>
          <w:marBottom w:val="0"/>
          <w:divBdr>
            <w:top w:val="none" w:sz="0" w:space="0" w:color="auto"/>
            <w:left w:val="none" w:sz="0" w:space="0" w:color="auto"/>
            <w:bottom w:val="none" w:sz="0" w:space="0" w:color="auto"/>
            <w:right w:val="none" w:sz="0" w:space="0" w:color="auto"/>
          </w:divBdr>
        </w:div>
        <w:div w:id="42020335">
          <w:marLeft w:val="480"/>
          <w:marRight w:val="0"/>
          <w:marTop w:val="0"/>
          <w:marBottom w:val="0"/>
          <w:divBdr>
            <w:top w:val="none" w:sz="0" w:space="0" w:color="auto"/>
            <w:left w:val="none" w:sz="0" w:space="0" w:color="auto"/>
            <w:bottom w:val="none" w:sz="0" w:space="0" w:color="auto"/>
            <w:right w:val="none" w:sz="0" w:space="0" w:color="auto"/>
          </w:divBdr>
        </w:div>
        <w:div w:id="48844131">
          <w:marLeft w:val="480"/>
          <w:marRight w:val="0"/>
          <w:marTop w:val="0"/>
          <w:marBottom w:val="0"/>
          <w:divBdr>
            <w:top w:val="none" w:sz="0" w:space="0" w:color="auto"/>
            <w:left w:val="none" w:sz="0" w:space="0" w:color="auto"/>
            <w:bottom w:val="none" w:sz="0" w:space="0" w:color="auto"/>
            <w:right w:val="none" w:sz="0" w:space="0" w:color="auto"/>
          </w:divBdr>
        </w:div>
        <w:div w:id="58066866">
          <w:marLeft w:val="480"/>
          <w:marRight w:val="0"/>
          <w:marTop w:val="0"/>
          <w:marBottom w:val="0"/>
          <w:divBdr>
            <w:top w:val="none" w:sz="0" w:space="0" w:color="auto"/>
            <w:left w:val="none" w:sz="0" w:space="0" w:color="auto"/>
            <w:bottom w:val="none" w:sz="0" w:space="0" w:color="auto"/>
            <w:right w:val="none" w:sz="0" w:space="0" w:color="auto"/>
          </w:divBdr>
        </w:div>
        <w:div w:id="81804587">
          <w:marLeft w:val="480"/>
          <w:marRight w:val="0"/>
          <w:marTop w:val="0"/>
          <w:marBottom w:val="0"/>
          <w:divBdr>
            <w:top w:val="none" w:sz="0" w:space="0" w:color="auto"/>
            <w:left w:val="none" w:sz="0" w:space="0" w:color="auto"/>
            <w:bottom w:val="none" w:sz="0" w:space="0" w:color="auto"/>
            <w:right w:val="none" w:sz="0" w:space="0" w:color="auto"/>
          </w:divBdr>
        </w:div>
        <w:div w:id="101656937">
          <w:marLeft w:val="480"/>
          <w:marRight w:val="0"/>
          <w:marTop w:val="0"/>
          <w:marBottom w:val="0"/>
          <w:divBdr>
            <w:top w:val="none" w:sz="0" w:space="0" w:color="auto"/>
            <w:left w:val="none" w:sz="0" w:space="0" w:color="auto"/>
            <w:bottom w:val="none" w:sz="0" w:space="0" w:color="auto"/>
            <w:right w:val="none" w:sz="0" w:space="0" w:color="auto"/>
          </w:divBdr>
        </w:div>
        <w:div w:id="170027942">
          <w:marLeft w:val="480"/>
          <w:marRight w:val="0"/>
          <w:marTop w:val="0"/>
          <w:marBottom w:val="0"/>
          <w:divBdr>
            <w:top w:val="none" w:sz="0" w:space="0" w:color="auto"/>
            <w:left w:val="none" w:sz="0" w:space="0" w:color="auto"/>
            <w:bottom w:val="none" w:sz="0" w:space="0" w:color="auto"/>
            <w:right w:val="none" w:sz="0" w:space="0" w:color="auto"/>
          </w:divBdr>
        </w:div>
        <w:div w:id="177501249">
          <w:marLeft w:val="480"/>
          <w:marRight w:val="0"/>
          <w:marTop w:val="0"/>
          <w:marBottom w:val="0"/>
          <w:divBdr>
            <w:top w:val="none" w:sz="0" w:space="0" w:color="auto"/>
            <w:left w:val="none" w:sz="0" w:space="0" w:color="auto"/>
            <w:bottom w:val="none" w:sz="0" w:space="0" w:color="auto"/>
            <w:right w:val="none" w:sz="0" w:space="0" w:color="auto"/>
          </w:divBdr>
        </w:div>
        <w:div w:id="219484101">
          <w:marLeft w:val="480"/>
          <w:marRight w:val="0"/>
          <w:marTop w:val="0"/>
          <w:marBottom w:val="0"/>
          <w:divBdr>
            <w:top w:val="none" w:sz="0" w:space="0" w:color="auto"/>
            <w:left w:val="none" w:sz="0" w:space="0" w:color="auto"/>
            <w:bottom w:val="none" w:sz="0" w:space="0" w:color="auto"/>
            <w:right w:val="none" w:sz="0" w:space="0" w:color="auto"/>
          </w:divBdr>
        </w:div>
        <w:div w:id="228854266">
          <w:marLeft w:val="480"/>
          <w:marRight w:val="0"/>
          <w:marTop w:val="0"/>
          <w:marBottom w:val="0"/>
          <w:divBdr>
            <w:top w:val="none" w:sz="0" w:space="0" w:color="auto"/>
            <w:left w:val="none" w:sz="0" w:space="0" w:color="auto"/>
            <w:bottom w:val="none" w:sz="0" w:space="0" w:color="auto"/>
            <w:right w:val="none" w:sz="0" w:space="0" w:color="auto"/>
          </w:divBdr>
        </w:div>
        <w:div w:id="246690176">
          <w:marLeft w:val="480"/>
          <w:marRight w:val="0"/>
          <w:marTop w:val="0"/>
          <w:marBottom w:val="0"/>
          <w:divBdr>
            <w:top w:val="none" w:sz="0" w:space="0" w:color="auto"/>
            <w:left w:val="none" w:sz="0" w:space="0" w:color="auto"/>
            <w:bottom w:val="none" w:sz="0" w:space="0" w:color="auto"/>
            <w:right w:val="none" w:sz="0" w:space="0" w:color="auto"/>
          </w:divBdr>
        </w:div>
        <w:div w:id="266273090">
          <w:marLeft w:val="480"/>
          <w:marRight w:val="0"/>
          <w:marTop w:val="0"/>
          <w:marBottom w:val="0"/>
          <w:divBdr>
            <w:top w:val="none" w:sz="0" w:space="0" w:color="auto"/>
            <w:left w:val="none" w:sz="0" w:space="0" w:color="auto"/>
            <w:bottom w:val="none" w:sz="0" w:space="0" w:color="auto"/>
            <w:right w:val="none" w:sz="0" w:space="0" w:color="auto"/>
          </w:divBdr>
        </w:div>
        <w:div w:id="268439182">
          <w:marLeft w:val="480"/>
          <w:marRight w:val="0"/>
          <w:marTop w:val="0"/>
          <w:marBottom w:val="0"/>
          <w:divBdr>
            <w:top w:val="none" w:sz="0" w:space="0" w:color="auto"/>
            <w:left w:val="none" w:sz="0" w:space="0" w:color="auto"/>
            <w:bottom w:val="none" w:sz="0" w:space="0" w:color="auto"/>
            <w:right w:val="none" w:sz="0" w:space="0" w:color="auto"/>
          </w:divBdr>
        </w:div>
        <w:div w:id="288903754">
          <w:marLeft w:val="480"/>
          <w:marRight w:val="0"/>
          <w:marTop w:val="0"/>
          <w:marBottom w:val="0"/>
          <w:divBdr>
            <w:top w:val="none" w:sz="0" w:space="0" w:color="auto"/>
            <w:left w:val="none" w:sz="0" w:space="0" w:color="auto"/>
            <w:bottom w:val="none" w:sz="0" w:space="0" w:color="auto"/>
            <w:right w:val="none" w:sz="0" w:space="0" w:color="auto"/>
          </w:divBdr>
        </w:div>
        <w:div w:id="298919665">
          <w:marLeft w:val="480"/>
          <w:marRight w:val="0"/>
          <w:marTop w:val="0"/>
          <w:marBottom w:val="0"/>
          <w:divBdr>
            <w:top w:val="none" w:sz="0" w:space="0" w:color="auto"/>
            <w:left w:val="none" w:sz="0" w:space="0" w:color="auto"/>
            <w:bottom w:val="none" w:sz="0" w:space="0" w:color="auto"/>
            <w:right w:val="none" w:sz="0" w:space="0" w:color="auto"/>
          </w:divBdr>
        </w:div>
        <w:div w:id="340014320">
          <w:marLeft w:val="480"/>
          <w:marRight w:val="0"/>
          <w:marTop w:val="0"/>
          <w:marBottom w:val="0"/>
          <w:divBdr>
            <w:top w:val="none" w:sz="0" w:space="0" w:color="auto"/>
            <w:left w:val="none" w:sz="0" w:space="0" w:color="auto"/>
            <w:bottom w:val="none" w:sz="0" w:space="0" w:color="auto"/>
            <w:right w:val="none" w:sz="0" w:space="0" w:color="auto"/>
          </w:divBdr>
        </w:div>
        <w:div w:id="340932406">
          <w:marLeft w:val="480"/>
          <w:marRight w:val="0"/>
          <w:marTop w:val="0"/>
          <w:marBottom w:val="0"/>
          <w:divBdr>
            <w:top w:val="none" w:sz="0" w:space="0" w:color="auto"/>
            <w:left w:val="none" w:sz="0" w:space="0" w:color="auto"/>
            <w:bottom w:val="none" w:sz="0" w:space="0" w:color="auto"/>
            <w:right w:val="none" w:sz="0" w:space="0" w:color="auto"/>
          </w:divBdr>
        </w:div>
        <w:div w:id="494220848">
          <w:marLeft w:val="480"/>
          <w:marRight w:val="0"/>
          <w:marTop w:val="0"/>
          <w:marBottom w:val="0"/>
          <w:divBdr>
            <w:top w:val="none" w:sz="0" w:space="0" w:color="auto"/>
            <w:left w:val="none" w:sz="0" w:space="0" w:color="auto"/>
            <w:bottom w:val="none" w:sz="0" w:space="0" w:color="auto"/>
            <w:right w:val="none" w:sz="0" w:space="0" w:color="auto"/>
          </w:divBdr>
        </w:div>
        <w:div w:id="588735246">
          <w:marLeft w:val="480"/>
          <w:marRight w:val="0"/>
          <w:marTop w:val="0"/>
          <w:marBottom w:val="0"/>
          <w:divBdr>
            <w:top w:val="none" w:sz="0" w:space="0" w:color="auto"/>
            <w:left w:val="none" w:sz="0" w:space="0" w:color="auto"/>
            <w:bottom w:val="none" w:sz="0" w:space="0" w:color="auto"/>
            <w:right w:val="none" w:sz="0" w:space="0" w:color="auto"/>
          </w:divBdr>
        </w:div>
        <w:div w:id="623459506">
          <w:marLeft w:val="480"/>
          <w:marRight w:val="0"/>
          <w:marTop w:val="0"/>
          <w:marBottom w:val="0"/>
          <w:divBdr>
            <w:top w:val="none" w:sz="0" w:space="0" w:color="auto"/>
            <w:left w:val="none" w:sz="0" w:space="0" w:color="auto"/>
            <w:bottom w:val="none" w:sz="0" w:space="0" w:color="auto"/>
            <w:right w:val="none" w:sz="0" w:space="0" w:color="auto"/>
          </w:divBdr>
        </w:div>
        <w:div w:id="642737340">
          <w:marLeft w:val="480"/>
          <w:marRight w:val="0"/>
          <w:marTop w:val="0"/>
          <w:marBottom w:val="0"/>
          <w:divBdr>
            <w:top w:val="none" w:sz="0" w:space="0" w:color="auto"/>
            <w:left w:val="none" w:sz="0" w:space="0" w:color="auto"/>
            <w:bottom w:val="none" w:sz="0" w:space="0" w:color="auto"/>
            <w:right w:val="none" w:sz="0" w:space="0" w:color="auto"/>
          </w:divBdr>
        </w:div>
        <w:div w:id="658193477">
          <w:marLeft w:val="480"/>
          <w:marRight w:val="0"/>
          <w:marTop w:val="0"/>
          <w:marBottom w:val="0"/>
          <w:divBdr>
            <w:top w:val="none" w:sz="0" w:space="0" w:color="auto"/>
            <w:left w:val="none" w:sz="0" w:space="0" w:color="auto"/>
            <w:bottom w:val="none" w:sz="0" w:space="0" w:color="auto"/>
            <w:right w:val="none" w:sz="0" w:space="0" w:color="auto"/>
          </w:divBdr>
        </w:div>
        <w:div w:id="668141614">
          <w:marLeft w:val="480"/>
          <w:marRight w:val="0"/>
          <w:marTop w:val="0"/>
          <w:marBottom w:val="0"/>
          <w:divBdr>
            <w:top w:val="none" w:sz="0" w:space="0" w:color="auto"/>
            <w:left w:val="none" w:sz="0" w:space="0" w:color="auto"/>
            <w:bottom w:val="none" w:sz="0" w:space="0" w:color="auto"/>
            <w:right w:val="none" w:sz="0" w:space="0" w:color="auto"/>
          </w:divBdr>
        </w:div>
        <w:div w:id="681125397">
          <w:marLeft w:val="480"/>
          <w:marRight w:val="0"/>
          <w:marTop w:val="0"/>
          <w:marBottom w:val="0"/>
          <w:divBdr>
            <w:top w:val="none" w:sz="0" w:space="0" w:color="auto"/>
            <w:left w:val="none" w:sz="0" w:space="0" w:color="auto"/>
            <w:bottom w:val="none" w:sz="0" w:space="0" w:color="auto"/>
            <w:right w:val="none" w:sz="0" w:space="0" w:color="auto"/>
          </w:divBdr>
        </w:div>
        <w:div w:id="723023681">
          <w:marLeft w:val="480"/>
          <w:marRight w:val="0"/>
          <w:marTop w:val="0"/>
          <w:marBottom w:val="0"/>
          <w:divBdr>
            <w:top w:val="none" w:sz="0" w:space="0" w:color="auto"/>
            <w:left w:val="none" w:sz="0" w:space="0" w:color="auto"/>
            <w:bottom w:val="none" w:sz="0" w:space="0" w:color="auto"/>
            <w:right w:val="none" w:sz="0" w:space="0" w:color="auto"/>
          </w:divBdr>
        </w:div>
        <w:div w:id="729886850">
          <w:marLeft w:val="480"/>
          <w:marRight w:val="0"/>
          <w:marTop w:val="0"/>
          <w:marBottom w:val="0"/>
          <w:divBdr>
            <w:top w:val="none" w:sz="0" w:space="0" w:color="auto"/>
            <w:left w:val="none" w:sz="0" w:space="0" w:color="auto"/>
            <w:bottom w:val="none" w:sz="0" w:space="0" w:color="auto"/>
            <w:right w:val="none" w:sz="0" w:space="0" w:color="auto"/>
          </w:divBdr>
        </w:div>
        <w:div w:id="751582088">
          <w:marLeft w:val="480"/>
          <w:marRight w:val="0"/>
          <w:marTop w:val="0"/>
          <w:marBottom w:val="0"/>
          <w:divBdr>
            <w:top w:val="none" w:sz="0" w:space="0" w:color="auto"/>
            <w:left w:val="none" w:sz="0" w:space="0" w:color="auto"/>
            <w:bottom w:val="none" w:sz="0" w:space="0" w:color="auto"/>
            <w:right w:val="none" w:sz="0" w:space="0" w:color="auto"/>
          </w:divBdr>
        </w:div>
        <w:div w:id="776563001">
          <w:marLeft w:val="480"/>
          <w:marRight w:val="0"/>
          <w:marTop w:val="0"/>
          <w:marBottom w:val="0"/>
          <w:divBdr>
            <w:top w:val="none" w:sz="0" w:space="0" w:color="auto"/>
            <w:left w:val="none" w:sz="0" w:space="0" w:color="auto"/>
            <w:bottom w:val="none" w:sz="0" w:space="0" w:color="auto"/>
            <w:right w:val="none" w:sz="0" w:space="0" w:color="auto"/>
          </w:divBdr>
        </w:div>
        <w:div w:id="802846276">
          <w:marLeft w:val="480"/>
          <w:marRight w:val="0"/>
          <w:marTop w:val="0"/>
          <w:marBottom w:val="0"/>
          <w:divBdr>
            <w:top w:val="none" w:sz="0" w:space="0" w:color="auto"/>
            <w:left w:val="none" w:sz="0" w:space="0" w:color="auto"/>
            <w:bottom w:val="none" w:sz="0" w:space="0" w:color="auto"/>
            <w:right w:val="none" w:sz="0" w:space="0" w:color="auto"/>
          </w:divBdr>
        </w:div>
        <w:div w:id="815296374">
          <w:marLeft w:val="480"/>
          <w:marRight w:val="0"/>
          <w:marTop w:val="0"/>
          <w:marBottom w:val="0"/>
          <w:divBdr>
            <w:top w:val="none" w:sz="0" w:space="0" w:color="auto"/>
            <w:left w:val="none" w:sz="0" w:space="0" w:color="auto"/>
            <w:bottom w:val="none" w:sz="0" w:space="0" w:color="auto"/>
            <w:right w:val="none" w:sz="0" w:space="0" w:color="auto"/>
          </w:divBdr>
        </w:div>
        <w:div w:id="886067788">
          <w:marLeft w:val="480"/>
          <w:marRight w:val="0"/>
          <w:marTop w:val="0"/>
          <w:marBottom w:val="0"/>
          <w:divBdr>
            <w:top w:val="none" w:sz="0" w:space="0" w:color="auto"/>
            <w:left w:val="none" w:sz="0" w:space="0" w:color="auto"/>
            <w:bottom w:val="none" w:sz="0" w:space="0" w:color="auto"/>
            <w:right w:val="none" w:sz="0" w:space="0" w:color="auto"/>
          </w:divBdr>
        </w:div>
        <w:div w:id="893664885">
          <w:marLeft w:val="480"/>
          <w:marRight w:val="0"/>
          <w:marTop w:val="0"/>
          <w:marBottom w:val="0"/>
          <w:divBdr>
            <w:top w:val="none" w:sz="0" w:space="0" w:color="auto"/>
            <w:left w:val="none" w:sz="0" w:space="0" w:color="auto"/>
            <w:bottom w:val="none" w:sz="0" w:space="0" w:color="auto"/>
            <w:right w:val="none" w:sz="0" w:space="0" w:color="auto"/>
          </w:divBdr>
        </w:div>
        <w:div w:id="967782772">
          <w:marLeft w:val="480"/>
          <w:marRight w:val="0"/>
          <w:marTop w:val="0"/>
          <w:marBottom w:val="0"/>
          <w:divBdr>
            <w:top w:val="none" w:sz="0" w:space="0" w:color="auto"/>
            <w:left w:val="none" w:sz="0" w:space="0" w:color="auto"/>
            <w:bottom w:val="none" w:sz="0" w:space="0" w:color="auto"/>
            <w:right w:val="none" w:sz="0" w:space="0" w:color="auto"/>
          </w:divBdr>
        </w:div>
        <w:div w:id="970132119">
          <w:marLeft w:val="480"/>
          <w:marRight w:val="0"/>
          <w:marTop w:val="0"/>
          <w:marBottom w:val="0"/>
          <w:divBdr>
            <w:top w:val="none" w:sz="0" w:space="0" w:color="auto"/>
            <w:left w:val="none" w:sz="0" w:space="0" w:color="auto"/>
            <w:bottom w:val="none" w:sz="0" w:space="0" w:color="auto"/>
            <w:right w:val="none" w:sz="0" w:space="0" w:color="auto"/>
          </w:divBdr>
        </w:div>
      </w:divsChild>
    </w:div>
    <w:div w:id="703361601">
      <w:bodyDiv w:val="1"/>
      <w:marLeft w:val="0"/>
      <w:marRight w:val="0"/>
      <w:marTop w:val="0"/>
      <w:marBottom w:val="0"/>
      <w:divBdr>
        <w:top w:val="none" w:sz="0" w:space="0" w:color="auto"/>
        <w:left w:val="none" w:sz="0" w:space="0" w:color="auto"/>
        <w:bottom w:val="none" w:sz="0" w:space="0" w:color="auto"/>
        <w:right w:val="none" w:sz="0" w:space="0" w:color="auto"/>
      </w:divBdr>
    </w:div>
    <w:div w:id="703675421">
      <w:bodyDiv w:val="1"/>
      <w:marLeft w:val="0"/>
      <w:marRight w:val="0"/>
      <w:marTop w:val="0"/>
      <w:marBottom w:val="0"/>
      <w:divBdr>
        <w:top w:val="none" w:sz="0" w:space="0" w:color="auto"/>
        <w:left w:val="none" w:sz="0" w:space="0" w:color="auto"/>
        <w:bottom w:val="none" w:sz="0" w:space="0" w:color="auto"/>
        <w:right w:val="none" w:sz="0" w:space="0" w:color="auto"/>
      </w:divBdr>
      <w:divsChild>
        <w:div w:id="589777069">
          <w:marLeft w:val="480"/>
          <w:marRight w:val="0"/>
          <w:marTop w:val="0"/>
          <w:marBottom w:val="0"/>
          <w:divBdr>
            <w:top w:val="none" w:sz="0" w:space="0" w:color="auto"/>
            <w:left w:val="none" w:sz="0" w:space="0" w:color="auto"/>
            <w:bottom w:val="none" w:sz="0" w:space="0" w:color="auto"/>
            <w:right w:val="none" w:sz="0" w:space="0" w:color="auto"/>
          </w:divBdr>
        </w:div>
        <w:div w:id="605425784">
          <w:marLeft w:val="480"/>
          <w:marRight w:val="0"/>
          <w:marTop w:val="0"/>
          <w:marBottom w:val="0"/>
          <w:divBdr>
            <w:top w:val="none" w:sz="0" w:space="0" w:color="auto"/>
            <w:left w:val="none" w:sz="0" w:space="0" w:color="auto"/>
            <w:bottom w:val="none" w:sz="0" w:space="0" w:color="auto"/>
            <w:right w:val="none" w:sz="0" w:space="0" w:color="auto"/>
          </w:divBdr>
        </w:div>
        <w:div w:id="641421833">
          <w:marLeft w:val="480"/>
          <w:marRight w:val="0"/>
          <w:marTop w:val="0"/>
          <w:marBottom w:val="0"/>
          <w:divBdr>
            <w:top w:val="none" w:sz="0" w:space="0" w:color="auto"/>
            <w:left w:val="none" w:sz="0" w:space="0" w:color="auto"/>
            <w:bottom w:val="none" w:sz="0" w:space="0" w:color="auto"/>
            <w:right w:val="none" w:sz="0" w:space="0" w:color="auto"/>
          </w:divBdr>
        </w:div>
      </w:divsChild>
    </w:div>
    <w:div w:id="704211763">
      <w:bodyDiv w:val="1"/>
      <w:marLeft w:val="0"/>
      <w:marRight w:val="0"/>
      <w:marTop w:val="0"/>
      <w:marBottom w:val="0"/>
      <w:divBdr>
        <w:top w:val="none" w:sz="0" w:space="0" w:color="auto"/>
        <w:left w:val="none" w:sz="0" w:space="0" w:color="auto"/>
        <w:bottom w:val="none" w:sz="0" w:space="0" w:color="auto"/>
        <w:right w:val="none" w:sz="0" w:space="0" w:color="auto"/>
      </w:divBdr>
    </w:div>
    <w:div w:id="704596896">
      <w:bodyDiv w:val="1"/>
      <w:marLeft w:val="0"/>
      <w:marRight w:val="0"/>
      <w:marTop w:val="0"/>
      <w:marBottom w:val="0"/>
      <w:divBdr>
        <w:top w:val="none" w:sz="0" w:space="0" w:color="auto"/>
        <w:left w:val="none" w:sz="0" w:space="0" w:color="auto"/>
        <w:bottom w:val="none" w:sz="0" w:space="0" w:color="auto"/>
        <w:right w:val="none" w:sz="0" w:space="0" w:color="auto"/>
      </w:divBdr>
    </w:div>
    <w:div w:id="704602191">
      <w:bodyDiv w:val="1"/>
      <w:marLeft w:val="0"/>
      <w:marRight w:val="0"/>
      <w:marTop w:val="0"/>
      <w:marBottom w:val="0"/>
      <w:divBdr>
        <w:top w:val="none" w:sz="0" w:space="0" w:color="auto"/>
        <w:left w:val="none" w:sz="0" w:space="0" w:color="auto"/>
        <w:bottom w:val="none" w:sz="0" w:space="0" w:color="auto"/>
        <w:right w:val="none" w:sz="0" w:space="0" w:color="auto"/>
      </w:divBdr>
    </w:div>
    <w:div w:id="705329322">
      <w:bodyDiv w:val="1"/>
      <w:marLeft w:val="0"/>
      <w:marRight w:val="0"/>
      <w:marTop w:val="0"/>
      <w:marBottom w:val="0"/>
      <w:divBdr>
        <w:top w:val="none" w:sz="0" w:space="0" w:color="auto"/>
        <w:left w:val="none" w:sz="0" w:space="0" w:color="auto"/>
        <w:bottom w:val="none" w:sz="0" w:space="0" w:color="auto"/>
        <w:right w:val="none" w:sz="0" w:space="0" w:color="auto"/>
      </w:divBdr>
    </w:div>
    <w:div w:id="705527505">
      <w:bodyDiv w:val="1"/>
      <w:marLeft w:val="0"/>
      <w:marRight w:val="0"/>
      <w:marTop w:val="0"/>
      <w:marBottom w:val="0"/>
      <w:divBdr>
        <w:top w:val="none" w:sz="0" w:space="0" w:color="auto"/>
        <w:left w:val="none" w:sz="0" w:space="0" w:color="auto"/>
        <w:bottom w:val="none" w:sz="0" w:space="0" w:color="auto"/>
        <w:right w:val="none" w:sz="0" w:space="0" w:color="auto"/>
      </w:divBdr>
    </w:div>
    <w:div w:id="705721680">
      <w:bodyDiv w:val="1"/>
      <w:marLeft w:val="0"/>
      <w:marRight w:val="0"/>
      <w:marTop w:val="0"/>
      <w:marBottom w:val="0"/>
      <w:divBdr>
        <w:top w:val="none" w:sz="0" w:space="0" w:color="auto"/>
        <w:left w:val="none" w:sz="0" w:space="0" w:color="auto"/>
        <w:bottom w:val="none" w:sz="0" w:space="0" w:color="auto"/>
        <w:right w:val="none" w:sz="0" w:space="0" w:color="auto"/>
      </w:divBdr>
    </w:div>
    <w:div w:id="706416852">
      <w:bodyDiv w:val="1"/>
      <w:marLeft w:val="0"/>
      <w:marRight w:val="0"/>
      <w:marTop w:val="0"/>
      <w:marBottom w:val="0"/>
      <w:divBdr>
        <w:top w:val="none" w:sz="0" w:space="0" w:color="auto"/>
        <w:left w:val="none" w:sz="0" w:space="0" w:color="auto"/>
        <w:bottom w:val="none" w:sz="0" w:space="0" w:color="auto"/>
        <w:right w:val="none" w:sz="0" w:space="0" w:color="auto"/>
      </w:divBdr>
    </w:div>
    <w:div w:id="706563127">
      <w:bodyDiv w:val="1"/>
      <w:marLeft w:val="0"/>
      <w:marRight w:val="0"/>
      <w:marTop w:val="0"/>
      <w:marBottom w:val="0"/>
      <w:divBdr>
        <w:top w:val="none" w:sz="0" w:space="0" w:color="auto"/>
        <w:left w:val="none" w:sz="0" w:space="0" w:color="auto"/>
        <w:bottom w:val="none" w:sz="0" w:space="0" w:color="auto"/>
        <w:right w:val="none" w:sz="0" w:space="0" w:color="auto"/>
      </w:divBdr>
    </w:div>
    <w:div w:id="706609877">
      <w:bodyDiv w:val="1"/>
      <w:marLeft w:val="0"/>
      <w:marRight w:val="0"/>
      <w:marTop w:val="0"/>
      <w:marBottom w:val="0"/>
      <w:divBdr>
        <w:top w:val="none" w:sz="0" w:space="0" w:color="auto"/>
        <w:left w:val="none" w:sz="0" w:space="0" w:color="auto"/>
        <w:bottom w:val="none" w:sz="0" w:space="0" w:color="auto"/>
        <w:right w:val="none" w:sz="0" w:space="0" w:color="auto"/>
      </w:divBdr>
    </w:div>
    <w:div w:id="707268019">
      <w:bodyDiv w:val="1"/>
      <w:marLeft w:val="0"/>
      <w:marRight w:val="0"/>
      <w:marTop w:val="0"/>
      <w:marBottom w:val="0"/>
      <w:divBdr>
        <w:top w:val="none" w:sz="0" w:space="0" w:color="auto"/>
        <w:left w:val="none" w:sz="0" w:space="0" w:color="auto"/>
        <w:bottom w:val="none" w:sz="0" w:space="0" w:color="auto"/>
        <w:right w:val="none" w:sz="0" w:space="0" w:color="auto"/>
      </w:divBdr>
    </w:div>
    <w:div w:id="707341417">
      <w:bodyDiv w:val="1"/>
      <w:marLeft w:val="0"/>
      <w:marRight w:val="0"/>
      <w:marTop w:val="0"/>
      <w:marBottom w:val="0"/>
      <w:divBdr>
        <w:top w:val="none" w:sz="0" w:space="0" w:color="auto"/>
        <w:left w:val="none" w:sz="0" w:space="0" w:color="auto"/>
        <w:bottom w:val="none" w:sz="0" w:space="0" w:color="auto"/>
        <w:right w:val="none" w:sz="0" w:space="0" w:color="auto"/>
      </w:divBdr>
    </w:div>
    <w:div w:id="707493451">
      <w:bodyDiv w:val="1"/>
      <w:marLeft w:val="0"/>
      <w:marRight w:val="0"/>
      <w:marTop w:val="0"/>
      <w:marBottom w:val="0"/>
      <w:divBdr>
        <w:top w:val="none" w:sz="0" w:space="0" w:color="auto"/>
        <w:left w:val="none" w:sz="0" w:space="0" w:color="auto"/>
        <w:bottom w:val="none" w:sz="0" w:space="0" w:color="auto"/>
        <w:right w:val="none" w:sz="0" w:space="0" w:color="auto"/>
      </w:divBdr>
    </w:div>
    <w:div w:id="707680719">
      <w:bodyDiv w:val="1"/>
      <w:marLeft w:val="0"/>
      <w:marRight w:val="0"/>
      <w:marTop w:val="0"/>
      <w:marBottom w:val="0"/>
      <w:divBdr>
        <w:top w:val="none" w:sz="0" w:space="0" w:color="auto"/>
        <w:left w:val="none" w:sz="0" w:space="0" w:color="auto"/>
        <w:bottom w:val="none" w:sz="0" w:space="0" w:color="auto"/>
        <w:right w:val="none" w:sz="0" w:space="0" w:color="auto"/>
      </w:divBdr>
    </w:div>
    <w:div w:id="707685161">
      <w:bodyDiv w:val="1"/>
      <w:marLeft w:val="0"/>
      <w:marRight w:val="0"/>
      <w:marTop w:val="0"/>
      <w:marBottom w:val="0"/>
      <w:divBdr>
        <w:top w:val="none" w:sz="0" w:space="0" w:color="auto"/>
        <w:left w:val="none" w:sz="0" w:space="0" w:color="auto"/>
        <w:bottom w:val="none" w:sz="0" w:space="0" w:color="auto"/>
        <w:right w:val="none" w:sz="0" w:space="0" w:color="auto"/>
      </w:divBdr>
    </w:div>
    <w:div w:id="707755076">
      <w:bodyDiv w:val="1"/>
      <w:marLeft w:val="0"/>
      <w:marRight w:val="0"/>
      <w:marTop w:val="0"/>
      <w:marBottom w:val="0"/>
      <w:divBdr>
        <w:top w:val="none" w:sz="0" w:space="0" w:color="auto"/>
        <w:left w:val="none" w:sz="0" w:space="0" w:color="auto"/>
        <w:bottom w:val="none" w:sz="0" w:space="0" w:color="auto"/>
        <w:right w:val="none" w:sz="0" w:space="0" w:color="auto"/>
      </w:divBdr>
    </w:div>
    <w:div w:id="708143592">
      <w:bodyDiv w:val="1"/>
      <w:marLeft w:val="0"/>
      <w:marRight w:val="0"/>
      <w:marTop w:val="0"/>
      <w:marBottom w:val="0"/>
      <w:divBdr>
        <w:top w:val="none" w:sz="0" w:space="0" w:color="auto"/>
        <w:left w:val="none" w:sz="0" w:space="0" w:color="auto"/>
        <w:bottom w:val="none" w:sz="0" w:space="0" w:color="auto"/>
        <w:right w:val="none" w:sz="0" w:space="0" w:color="auto"/>
      </w:divBdr>
    </w:div>
    <w:div w:id="708723458">
      <w:bodyDiv w:val="1"/>
      <w:marLeft w:val="0"/>
      <w:marRight w:val="0"/>
      <w:marTop w:val="0"/>
      <w:marBottom w:val="0"/>
      <w:divBdr>
        <w:top w:val="none" w:sz="0" w:space="0" w:color="auto"/>
        <w:left w:val="none" w:sz="0" w:space="0" w:color="auto"/>
        <w:bottom w:val="none" w:sz="0" w:space="0" w:color="auto"/>
        <w:right w:val="none" w:sz="0" w:space="0" w:color="auto"/>
      </w:divBdr>
      <w:divsChild>
        <w:div w:id="25109280">
          <w:marLeft w:val="480"/>
          <w:marRight w:val="0"/>
          <w:marTop w:val="0"/>
          <w:marBottom w:val="0"/>
          <w:divBdr>
            <w:top w:val="none" w:sz="0" w:space="0" w:color="auto"/>
            <w:left w:val="none" w:sz="0" w:space="0" w:color="auto"/>
            <w:bottom w:val="none" w:sz="0" w:space="0" w:color="auto"/>
            <w:right w:val="none" w:sz="0" w:space="0" w:color="auto"/>
          </w:divBdr>
        </w:div>
        <w:div w:id="27418977">
          <w:marLeft w:val="480"/>
          <w:marRight w:val="0"/>
          <w:marTop w:val="0"/>
          <w:marBottom w:val="0"/>
          <w:divBdr>
            <w:top w:val="none" w:sz="0" w:space="0" w:color="auto"/>
            <w:left w:val="none" w:sz="0" w:space="0" w:color="auto"/>
            <w:bottom w:val="none" w:sz="0" w:space="0" w:color="auto"/>
            <w:right w:val="none" w:sz="0" w:space="0" w:color="auto"/>
          </w:divBdr>
        </w:div>
        <w:div w:id="35012559">
          <w:marLeft w:val="480"/>
          <w:marRight w:val="0"/>
          <w:marTop w:val="0"/>
          <w:marBottom w:val="0"/>
          <w:divBdr>
            <w:top w:val="none" w:sz="0" w:space="0" w:color="auto"/>
            <w:left w:val="none" w:sz="0" w:space="0" w:color="auto"/>
            <w:bottom w:val="none" w:sz="0" w:space="0" w:color="auto"/>
            <w:right w:val="none" w:sz="0" w:space="0" w:color="auto"/>
          </w:divBdr>
        </w:div>
        <w:div w:id="35661329">
          <w:marLeft w:val="480"/>
          <w:marRight w:val="0"/>
          <w:marTop w:val="0"/>
          <w:marBottom w:val="0"/>
          <w:divBdr>
            <w:top w:val="none" w:sz="0" w:space="0" w:color="auto"/>
            <w:left w:val="none" w:sz="0" w:space="0" w:color="auto"/>
            <w:bottom w:val="none" w:sz="0" w:space="0" w:color="auto"/>
            <w:right w:val="none" w:sz="0" w:space="0" w:color="auto"/>
          </w:divBdr>
        </w:div>
        <w:div w:id="70663337">
          <w:marLeft w:val="480"/>
          <w:marRight w:val="0"/>
          <w:marTop w:val="0"/>
          <w:marBottom w:val="0"/>
          <w:divBdr>
            <w:top w:val="none" w:sz="0" w:space="0" w:color="auto"/>
            <w:left w:val="none" w:sz="0" w:space="0" w:color="auto"/>
            <w:bottom w:val="none" w:sz="0" w:space="0" w:color="auto"/>
            <w:right w:val="none" w:sz="0" w:space="0" w:color="auto"/>
          </w:divBdr>
        </w:div>
        <w:div w:id="84888732">
          <w:marLeft w:val="480"/>
          <w:marRight w:val="0"/>
          <w:marTop w:val="0"/>
          <w:marBottom w:val="0"/>
          <w:divBdr>
            <w:top w:val="none" w:sz="0" w:space="0" w:color="auto"/>
            <w:left w:val="none" w:sz="0" w:space="0" w:color="auto"/>
            <w:bottom w:val="none" w:sz="0" w:space="0" w:color="auto"/>
            <w:right w:val="none" w:sz="0" w:space="0" w:color="auto"/>
          </w:divBdr>
        </w:div>
        <w:div w:id="120392197">
          <w:marLeft w:val="480"/>
          <w:marRight w:val="0"/>
          <w:marTop w:val="0"/>
          <w:marBottom w:val="0"/>
          <w:divBdr>
            <w:top w:val="none" w:sz="0" w:space="0" w:color="auto"/>
            <w:left w:val="none" w:sz="0" w:space="0" w:color="auto"/>
            <w:bottom w:val="none" w:sz="0" w:space="0" w:color="auto"/>
            <w:right w:val="none" w:sz="0" w:space="0" w:color="auto"/>
          </w:divBdr>
        </w:div>
        <w:div w:id="207180196">
          <w:marLeft w:val="480"/>
          <w:marRight w:val="0"/>
          <w:marTop w:val="0"/>
          <w:marBottom w:val="0"/>
          <w:divBdr>
            <w:top w:val="none" w:sz="0" w:space="0" w:color="auto"/>
            <w:left w:val="none" w:sz="0" w:space="0" w:color="auto"/>
            <w:bottom w:val="none" w:sz="0" w:space="0" w:color="auto"/>
            <w:right w:val="none" w:sz="0" w:space="0" w:color="auto"/>
          </w:divBdr>
        </w:div>
        <w:div w:id="229929820">
          <w:marLeft w:val="480"/>
          <w:marRight w:val="0"/>
          <w:marTop w:val="0"/>
          <w:marBottom w:val="0"/>
          <w:divBdr>
            <w:top w:val="none" w:sz="0" w:space="0" w:color="auto"/>
            <w:left w:val="none" w:sz="0" w:space="0" w:color="auto"/>
            <w:bottom w:val="none" w:sz="0" w:space="0" w:color="auto"/>
            <w:right w:val="none" w:sz="0" w:space="0" w:color="auto"/>
          </w:divBdr>
        </w:div>
        <w:div w:id="250431954">
          <w:marLeft w:val="480"/>
          <w:marRight w:val="0"/>
          <w:marTop w:val="0"/>
          <w:marBottom w:val="0"/>
          <w:divBdr>
            <w:top w:val="none" w:sz="0" w:space="0" w:color="auto"/>
            <w:left w:val="none" w:sz="0" w:space="0" w:color="auto"/>
            <w:bottom w:val="none" w:sz="0" w:space="0" w:color="auto"/>
            <w:right w:val="none" w:sz="0" w:space="0" w:color="auto"/>
          </w:divBdr>
        </w:div>
        <w:div w:id="256526476">
          <w:marLeft w:val="480"/>
          <w:marRight w:val="0"/>
          <w:marTop w:val="0"/>
          <w:marBottom w:val="0"/>
          <w:divBdr>
            <w:top w:val="none" w:sz="0" w:space="0" w:color="auto"/>
            <w:left w:val="none" w:sz="0" w:space="0" w:color="auto"/>
            <w:bottom w:val="none" w:sz="0" w:space="0" w:color="auto"/>
            <w:right w:val="none" w:sz="0" w:space="0" w:color="auto"/>
          </w:divBdr>
        </w:div>
        <w:div w:id="284196454">
          <w:marLeft w:val="480"/>
          <w:marRight w:val="0"/>
          <w:marTop w:val="0"/>
          <w:marBottom w:val="0"/>
          <w:divBdr>
            <w:top w:val="none" w:sz="0" w:space="0" w:color="auto"/>
            <w:left w:val="none" w:sz="0" w:space="0" w:color="auto"/>
            <w:bottom w:val="none" w:sz="0" w:space="0" w:color="auto"/>
            <w:right w:val="none" w:sz="0" w:space="0" w:color="auto"/>
          </w:divBdr>
        </w:div>
        <w:div w:id="375592676">
          <w:marLeft w:val="480"/>
          <w:marRight w:val="0"/>
          <w:marTop w:val="0"/>
          <w:marBottom w:val="0"/>
          <w:divBdr>
            <w:top w:val="none" w:sz="0" w:space="0" w:color="auto"/>
            <w:left w:val="none" w:sz="0" w:space="0" w:color="auto"/>
            <w:bottom w:val="none" w:sz="0" w:space="0" w:color="auto"/>
            <w:right w:val="none" w:sz="0" w:space="0" w:color="auto"/>
          </w:divBdr>
        </w:div>
        <w:div w:id="425418705">
          <w:marLeft w:val="480"/>
          <w:marRight w:val="0"/>
          <w:marTop w:val="0"/>
          <w:marBottom w:val="0"/>
          <w:divBdr>
            <w:top w:val="none" w:sz="0" w:space="0" w:color="auto"/>
            <w:left w:val="none" w:sz="0" w:space="0" w:color="auto"/>
            <w:bottom w:val="none" w:sz="0" w:space="0" w:color="auto"/>
            <w:right w:val="none" w:sz="0" w:space="0" w:color="auto"/>
          </w:divBdr>
        </w:div>
        <w:div w:id="449787469">
          <w:marLeft w:val="480"/>
          <w:marRight w:val="0"/>
          <w:marTop w:val="0"/>
          <w:marBottom w:val="0"/>
          <w:divBdr>
            <w:top w:val="none" w:sz="0" w:space="0" w:color="auto"/>
            <w:left w:val="none" w:sz="0" w:space="0" w:color="auto"/>
            <w:bottom w:val="none" w:sz="0" w:space="0" w:color="auto"/>
            <w:right w:val="none" w:sz="0" w:space="0" w:color="auto"/>
          </w:divBdr>
        </w:div>
        <w:div w:id="451753826">
          <w:marLeft w:val="480"/>
          <w:marRight w:val="0"/>
          <w:marTop w:val="0"/>
          <w:marBottom w:val="0"/>
          <w:divBdr>
            <w:top w:val="none" w:sz="0" w:space="0" w:color="auto"/>
            <w:left w:val="none" w:sz="0" w:space="0" w:color="auto"/>
            <w:bottom w:val="none" w:sz="0" w:space="0" w:color="auto"/>
            <w:right w:val="none" w:sz="0" w:space="0" w:color="auto"/>
          </w:divBdr>
        </w:div>
        <w:div w:id="467162227">
          <w:marLeft w:val="480"/>
          <w:marRight w:val="0"/>
          <w:marTop w:val="0"/>
          <w:marBottom w:val="0"/>
          <w:divBdr>
            <w:top w:val="none" w:sz="0" w:space="0" w:color="auto"/>
            <w:left w:val="none" w:sz="0" w:space="0" w:color="auto"/>
            <w:bottom w:val="none" w:sz="0" w:space="0" w:color="auto"/>
            <w:right w:val="none" w:sz="0" w:space="0" w:color="auto"/>
          </w:divBdr>
        </w:div>
        <w:div w:id="517083455">
          <w:marLeft w:val="480"/>
          <w:marRight w:val="0"/>
          <w:marTop w:val="0"/>
          <w:marBottom w:val="0"/>
          <w:divBdr>
            <w:top w:val="none" w:sz="0" w:space="0" w:color="auto"/>
            <w:left w:val="none" w:sz="0" w:space="0" w:color="auto"/>
            <w:bottom w:val="none" w:sz="0" w:space="0" w:color="auto"/>
            <w:right w:val="none" w:sz="0" w:space="0" w:color="auto"/>
          </w:divBdr>
        </w:div>
        <w:div w:id="543953652">
          <w:marLeft w:val="480"/>
          <w:marRight w:val="0"/>
          <w:marTop w:val="0"/>
          <w:marBottom w:val="0"/>
          <w:divBdr>
            <w:top w:val="none" w:sz="0" w:space="0" w:color="auto"/>
            <w:left w:val="none" w:sz="0" w:space="0" w:color="auto"/>
            <w:bottom w:val="none" w:sz="0" w:space="0" w:color="auto"/>
            <w:right w:val="none" w:sz="0" w:space="0" w:color="auto"/>
          </w:divBdr>
        </w:div>
        <w:div w:id="558397013">
          <w:marLeft w:val="480"/>
          <w:marRight w:val="0"/>
          <w:marTop w:val="0"/>
          <w:marBottom w:val="0"/>
          <w:divBdr>
            <w:top w:val="none" w:sz="0" w:space="0" w:color="auto"/>
            <w:left w:val="none" w:sz="0" w:space="0" w:color="auto"/>
            <w:bottom w:val="none" w:sz="0" w:space="0" w:color="auto"/>
            <w:right w:val="none" w:sz="0" w:space="0" w:color="auto"/>
          </w:divBdr>
        </w:div>
        <w:div w:id="573659011">
          <w:marLeft w:val="480"/>
          <w:marRight w:val="0"/>
          <w:marTop w:val="0"/>
          <w:marBottom w:val="0"/>
          <w:divBdr>
            <w:top w:val="none" w:sz="0" w:space="0" w:color="auto"/>
            <w:left w:val="none" w:sz="0" w:space="0" w:color="auto"/>
            <w:bottom w:val="none" w:sz="0" w:space="0" w:color="auto"/>
            <w:right w:val="none" w:sz="0" w:space="0" w:color="auto"/>
          </w:divBdr>
        </w:div>
        <w:div w:id="600068944">
          <w:marLeft w:val="480"/>
          <w:marRight w:val="0"/>
          <w:marTop w:val="0"/>
          <w:marBottom w:val="0"/>
          <w:divBdr>
            <w:top w:val="none" w:sz="0" w:space="0" w:color="auto"/>
            <w:left w:val="none" w:sz="0" w:space="0" w:color="auto"/>
            <w:bottom w:val="none" w:sz="0" w:space="0" w:color="auto"/>
            <w:right w:val="none" w:sz="0" w:space="0" w:color="auto"/>
          </w:divBdr>
        </w:div>
        <w:div w:id="612716109">
          <w:marLeft w:val="480"/>
          <w:marRight w:val="0"/>
          <w:marTop w:val="0"/>
          <w:marBottom w:val="0"/>
          <w:divBdr>
            <w:top w:val="none" w:sz="0" w:space="0" w:color="auto"/>
            <w:left w:val="none" w:sz="0" w:space="0" w:color="auto"/>
            <w:bottom w:val="none" w:sz="0" w:space="0" w:color="auto"/>
            <w:right w:val="none" w:sz="0" w:space="0" w:color="auto"/>
          </w:divBdr>
        </w:div>
        <w:div w:id="618924004">
          <w:marLeft w:val="480"/>
          <w:marRight w:val="0"/>
          <w:marTop w:val="0"/>
          <w:marBottom w:val="0"/>
          <w:divBdr>
            <w:top w:val="none" w:sz="0" w:space="0" w:color="auto"/>
            <w:left w:val="none" w:sz="0" w:space="0" w:color="auto"/>
            <w:bottom w:val="none" w:sz="0" w:space="0" w:color="auto"/>
            <w:right w:val="none" w:sz="0" w:space="0" w:color="auto"/>
          </w:divBdr>
        </w:div>
        <w:div w:id="626668168">
          <w:marLeft w:val="480"/>
          <w:marRight w:val="0"/>
          <w:marTop w:val="0"/>
          <w:marBottom w:val="0"/>
          <w:divBdr>
            <w:top w:val="none" w:sz="0" w:space="0" w:color="auto"/>
            <w:left w:val="none" w:sz="0" w:space="0" w:color="auto"/>
            <w:bottom w:val="none" w:sz="0" w:space="0" w:color="auto"/>
            <w:right w:val="none" w:sz="0" w:space="0" w:color="auto"/>
          </w:divBdr>
        </w:div>
        <w:div w:id="634681920">
          <w:marLeft w:val="480"/>
          <w:marRight w:val="0"/>
          <w:marTop w:val="0"/>
          <w:marBottom w:val="0"/>
          <w:divBdr>
            <w:top w:val="none" w:sz="0" w:space="0" w:color="auto"/>
            <w:left w:val="none" w:sz="0" w:space="0" w:color="auto"/>
            <w:bottom w:val="none" w:sz="0" w:space="0" w:color="auto"/>
            <w:right w:val="none" w:sz="0" w:space="0" w:color="auto"/>
          </w:divBdr>
        </w:div>
        <w:div w:id="639844405">
          <w:marLeft w:val="480"/>
          <w:marRight w:val="0"/>
          <w:marTop w:val="0"/>
          <w:marBottom w:val="0"/>
          <w:divBdr>
            <w:top w:val="none" w:sz="0" w:space="0" w:color="auto"/>
            <w:left w:val="none" w:sz="0" w:space="0" w:color="auto"/>
            <w:bottom w:val="none" w:sz="0" w:space="0" w:color="auto"/>
            <w:right w:val="none" w:sz="0" w:space="0" w:color="auto"/>
          </w:divBdr>
        </w:div>
        <w:div w:id="645624437">
          <w:marLeft w:val="480"/>
          <w:marRight w:val="0"/>
          <w:marTop w:val="0"/>
          <w:marBottom w:val="0"/>
          <w:divBdr>
            <w:top w:val="none" w:sz="0" w:space="0" w:color="auto"/>
            <w:left w:val="none" w:sz="0" w:space="0" w:color="auto"/>
            <w:bottom w:val="none" w:sz="0" w:space="0" w:color="auto"/>
            <w:right w:val="none" w:sz="0" w:space="0" w:color="auto"/>
          </w:divBdr>
        </w:div>
        <w:div w:id="654451166">
          <w:marLeft w:val="480"/>
          <w:marRight w:val="0"/>
          <w:marTop w:val="0"/>
          <w:marBottom w:val="0"/>
          <w:divBdr>
            <w:top w:val="none" w:sz="0" w:space="0" w:color="auto"/>
            <w:left w:val="none" w:sz="0" w:space="0" w:color="auto"/>
            <w:bottom w:val="none" w:sz="0" w:space="0" w:color="auto"/>
            <w:right w:val="none" w:sz="0" w:space="0" w:color="auto"/>
          </w:divBdr>
        </w:div>
        <w:div w:id="666782576">
          <w:marLeft w:val="480"/>
          <w:marRight w:val="0"/>
          <w:marTop w:val="0"/>
          <w:marBottom w:val="0"/>
          <w:divBdr>
            <w:top w:val="none" w:sz="0" w:space="0" w:color="auto"/>
            <w:left w:val="none" w:sz="0" w:space="0" w:color="auto"/>
            <w:bottom w:val="none" w:sz="0" w:space="0" w:color="auto"/>
            <w:right w:val="none" w:sz="0" w:space="0" w:color="auto"/>
          </w:divBdr>
        </w:div>
        <w:div w:id="703797037">
          <w:marLeft w:val="480"/>
          <w:marRight w:val="0"/>
          <w:marTop w:val="0"/>
          <w:marBottom w:val="0"/>
          <w:divBdr>
            <w:top w:val="none" w:sz="0" w:space="0" w:color="auto"/>
            <w:left w:val="none" w:sz="0" w:space="0" w:color="auto"/>
            <w:bottom w:val="none" w:sz="0" w:space="0" w:color="auto"/>
            <w:right w:val="none" w:sz="0" w:space="0" w:color="auto"/>
          </w:divBdr>
        </w:div>
        <w:div w:id="704867547">
          <w:marLeft w:val="480"/>
          <w:marRight w:val="0"/>
          <w:marTop w:val="0"/>
          <w:marBottom w:val="0"/>
          <w:divBdr>
            <w:top w:val="none" w:sz="0" w:space="0" w:color="auto"/>
            <w:left w:val="none" w:sz="0" w:space="0" w:color="auto"/>
            <w:bottom w:val="none" w:sz="0" w:space="0" w:color="auto"/>
            <w:right w:val="none" w:sz="0" w:space="0" w:color="auto"/>
          </w:divBdr>
        </w:div>
        <w:div w:id="709112621">
          <w:marLeft w:val="480"/>
          <w:marRight w:val="0"/>
          <w:marTop w:val="0"/>
          <w:marBottom w:val="0"/>
          <w:divBdr>
            <w:top w:val="none" w:sz="0" w:space="0" w:color="auto"/>
            <w:left w:val="none" w:sz="0" w:space="0" w:color="auto"/>
            <w:bottom w:val="none" w:sz="0" w:space="0" w:color="auto"/>
            <w:right w:val="none" w:sz="0" w:space="0" w:color="auto"/>
          </w:divBdr>
        </w:div>
        <w:div w:id="718285388">
          <w:marLeft w:val="480"/>
          <w:marRight w:val="0"/>
          <w:marTop w:val="0"/>
          <w:marBottom w:val="0"/>
          <w:divBdr>
            <w:top w:val="none" w:sz="0" w:space="0" w:color="auto"/>
            <w:left w:val="none" w:sz="0" w:space="0" w:color="auto"/>
            <w:bottom w:val="none" w:sz="0" w:space="0" w:color="auto"/>
            <w:right w:val="none" w:sz="0" w:space="0" w:color="auto"/>
          </w:divBdr>
        </w:div>
        <w:div w:id="722557342">
          <w:marLeft w:val="480"/>
          <w:marRight w:val="0"/>
          <w:marTop w:val="0"/>
          <w:marBottom w:val="0"/>
          <w:divBdr>
            <w:top w:val="none" w:sz="0" w:space="0" w:color="auto"/>
            <w:left w:val="none" w:sz="0" w:space="0" w:color="auto"/>
            <w:bottom w:val="none" w:sz="0" w:space="0" w:color="auto"/>
            <w:right w:val="none" w:sz="0" w:space="0" w:color="auto"/>
          </w:divBdr>
        </w:div>
        <w:div w:id="732505376">
          <w:marLeft w:val="480"/>
          <w:marRight w:val="0"/>
          <w:marTop w:val="0"/>
          <w:marBottom w:val="0"/>
          <w:divBdr>
            <w:top w:val="none" w:sz="0" w:space="0" w:color="auto"/>
            <w:left w:val="none" w:sz="0" w:space="0" w:color="auto"/>
            <w:bottom w:val="none" w:sz="0" w:space="0" w:color="auto"/>
            <w:right w:val="none" w:sz="0" w:space="0" w:color="auto"/>
          </w:divBdr>
        </w:div>
        <w:div w:id="773400437">
          <w:marLeft w:val="480"/>
          <w:marRight w:val="0"/>
          <w:marTop w:val="0"/>
          <w:marBottom w:val="0"/>
          <w:divBdr>
            <w:top w:val="none" w:sz="0" w:space="0" w:color="auto"/>
            <w:left w:val="none" w:sz="0" w:space="0" w:color="auto"/>
            <w:bottom w:val="none" w:sz="0" w:space="0" w:color="auto"/>
            <w:right w:val="none" w:sz="0" w:space="0" w:color="auto"/>
          </w:divBdr>
        </w:div>
        <w:div w:id="797603697">
          <w:marLeft w:val="480"/>
          <w:marRight w:val="0"/>
          <w:marTop w:val="0"/>
          <w:marBottom w:val="0"/>
          <w:divBdr>
            <w:top w:val="none" w:sz="0" w:space="0" w:color="auto"/>
            <w:left w:val="none" w:sz="0" w:space="0" w:color="auto"/>
            <w:bottom w:val="none" w:sz="0" w:space="0" w:color="auto"/>
            <w:right w:val="none" w:sz="0" w:space="0" w:color="auto"/>
          </w:divBdr>
        </w:div>
        <w:div w:id="816535296">
          <w:marLeft w:val="480"/>
          <w:marRight w:val="0"/>
          <w:marTop w:val="0"/>
          <w:marBottom w:val="0"/>
          <w:divBdr>
            <w:top w:val="none" w:sz="0" w:space="0" w:color="auto"/>
            <w:left w:val="none" w:sz="0" w:space="0" w:color="auto"/>
            <w:bottom w:val="none" w:sz="0" w:space="0" w:color="auto"/>
            <w:right w:val="none" w:sz="0" w:space="0" w:color="auto"/>
          </w:divBdr>
        </w:div>
        <w:div w:id="834496917">
          <w:marLeft w:val="480"/>
          <w:marRight w:val="0"/>
          <w:marTop w:val="0"/>
          <w:marBottom w:val="0"/>
          <w:divBdr>
            <w:top w:val="none" w:sz="0" w:space="0" w:color="auto"/>
            <w:left w:val="none" w:sz="0" w:space="0" w:color="auto"/>
            <w:bottom w:val="none" w:sz="0" w:space="0" w:color="auto"/>
            <w:right w:val="none" w:sz="0" w:space="0" w:color="auto"/>
          </w:divBdr>
        </w:div>
        <w:div w:id="842205536">
          <w:marLeft w:val="480"/>
          <w:marRight w:val="0"/>
          <w:marTop w:val="0"/>
          <w:marBottom w:val="0"/>
          <w:divBdr>
            <w:top w:val="none" w:sz="0" w:space="0" w:color="auto"/>
            <w:left w:val="none" w:sz="0" w:space="0" w:color="auto"/>
            <w:bottom w:val="none" w:sz="0" w:space="0" w:color="auto"/>
            <w:right w:val="none" w:sz="0" w:space="0" w:color="auto"/>
          </w:divBdr>
        </w:div>
        <w:div w:id="903567567">
          <w:marLeft w:val="480"/>
          <w:marRight w:val="0"/>
          <w:marTop w:val="0"/>
          <w:marBottom w:val="0"/>
          <w:divBdr>
            <w:top w:val="none" w:sz="0" w:space="0" w:color="auto"/>
            <w:left w:val="none" w:sz="0" w:space="0" w:color="auto"/>
            <w:bottom w:val="none" w:sz="0" w:space="0" w:color="auto"/>
            <w:right w:val="none" w:sz="0" w:space="0" w:color="auto"/>
          </w:divBdr>
        </w:div>
        <w:div w:id="950403236">
          <w:marLeft w:val="480"/>
          <w:marRight w:val="0"/>
          <w:marTop w:val="0"/>
          <w:marBottom w:val="0"/>
          <w:divBdr>
            <w:top w:val="none" w:sz="0" w:space="0" w:color="auto"/>
            <w:left w:val="none" w:sz="0" w:space="0" w:color="auto"/>
            <w:bottom w:val="none" w:sz="0" w:space="0" w:color="auto"/>
            <w:right w:val="none" w:sz="0" w:space="0" w:color="auto"/>
          </w:divBdr>
        </w:div>
        <w:div w:id="990526096">
          <w:marLeft w:val="480"/>
          <w:marRight w:val="0"/>
          <w:marTop w:val="0"/>
          <w:marBottom w:val="0"/>
          <w:divBdr>
            <w:top w:val="none" w:sz="0" w:space="0" w:color="auto"/>
            <w:left w:val="none" w:sz="0" w:space="0" w:color="auto"/>
            <w:bottom w:val="none" w:sz="0" w:space="0" w:color="auto"/>
            <w:right w:val="none" w:sz="0" w:space="0" w:color="auto"/>
          </w:divBdr>
        </w:div>
        <w:div w:id="1012955923">
          <w:marLeft w:val="480"/>
          <w:marRight w:val="0"/>
          <w:marTop w:val="0"/>
          <w:marBottom w:val="0"/>
          <w:divBdr>
            <w:top w:val="none" w:sz="0" w:space="0" w:color="auto"/>
            <w:left w:val="none" w:sz="0" w:space="0" w:color="auto"/>
            <w:bottom w:val="none" w:sz="0" w:space="0" w:color="auto"/>
            <w:right w:val="none" w:sz="0" w:space="0" w:color="auto"/>
          </w:divBdr>
        </w:div>
        <w:div w:id="1013066837">
          <w:marLeft w:val="480"/>
          <w:marRight w:val="0"/>
          <w:marTop w:val="0"/>
          <w:marBottom w:val="0"/>
          <w:divBdr>
            <w:top w:val="none" w:sz="0" w:space="0" w:color="auto"/>
            <w:left w:val="none" w:sz="0" w:space="0" w:color="auto"/>
            <w:bottom w:val="none" w:sz="0" w:space="0" w:color="auto"/>
            <w:right w:val="none" w:sz="0" w:space="0" w:color="auto"/>
          </w:divBdr>
        </w:div>
      </w:divsChild>
    </w:div>
    <w:div w:id="708798695">
      <w:bodyDiv w:val="1"/>
      <w:marLeft w:val="0"/>
      <w:marRight w:val="0"/>
      <w:marTop w:val="0"/>
      <w:marBottom w:val="0"/>
      <w:divBdr>
        <w:top w:val="none" w:sz="0" w:space="0" w:color="auto"/>
        <w:left w:val="none" w:sz="0" w:space="0" w:color="auto"/>
        <w:bottom w:val="none" w:sz="0" w:space="0" w:color="auto"/>
        <w:right w:val="none" w:sz="0" w:space="0" w:color="auto"/>
      </w:divBdr>
      <w:divsChild>
        <w:div w:id="11886528">
          <w:marLeft w:val="480"/>
          <w:marRight w:val="0"/>
          <w:marTop w:val="0"/>
          <w:marBottom w:val="0"/>
          <w:divBdr>
            <w:top w:val="none" w:sz="0" w:space="0" w:color="auto"/>
            <w:left w:val="none" w:sz="0" w:space="0" w:color="auto"/>
            <w:bottom w:val="none" w:sz="0" w:space="0" w:color="auto"/>
            <w:right w:val="none" w:sz="0" w:space="0" w:color="auto"/>
          </w:divBdr>
        </w:div>
        <w:div w:id="36977101">
          <w:marLeft w:val="480"/>
          <w:marRight w:val="0"/>
          <w:marTop w:val="0"/>
          <w:marBottom w:val="0"/>
          <w:divBdr>
            <w:top w:val="none" w:sz="0" w:space="0" w:color="auto"/>
            <w:left w:val="none" w:sz="0" w:space="0" w:color="auto"/>
            <w:bottom w:val="none" w:sz="0" w:space="0" w:color="auto"/>
            <w:right w:val="none" w:sz="0" w:space="0" w:color="auto"/>
          </w:divBdr>
        </w:div>
        <w:div w:id="96486125">
          <w:marLeft w:val="480"/>
          <w:marRight w:val="0"/>
          <w:marTop w:val="0"/>
          <w:marBottom w:val="0"/>
          <w:divBdr>
            <w:top w:val="none" w:sz="0" w:space="0" w:color="auto"/>
            <w:left w:val="none" w:sz="0" w:space="0" w:color="auto"/>
            <w:bottom w:val="none" w:sz="0" w:space="0" w:color="auto"/>
            <w:right w:val="none" w:sz="0" w:space="0" w:color="auto"/>
          </w:divBdr>
        </w:div>
        <w:div w:id="161970466">
          <w:marLeft w:val="480"/>
          <w:marRight w:val="0"/>
          <w:marTop w:val="0"/>
          <w:marBottom w:val="0"/>
          <w:divBdr>
            <w:top w:val="none" w:sz="0" w:space="0" w:color="auto"/>
            <w:left w:val="none" w:sz="0" w:space="0" w:color="auto"/>
            <w:bottom w:val="none" w:sz="0" w:space="0" w:color="auto"/>
            <w:right w:val="none" w:sz="0" w:space="0" w:color="auto"/>
          </w:divBdr>
        </w:div>
        <w:div w:id="213320559">
          <w:marLeft w:val="480"/>
          <w:marRight w:val="0"/>
          <w:marTop w:val="0"/>
          <w:marBottom w:val="0"/>
          <w:divBdr>
            <w:top w:val="none" w:sz="0" w:space="0" w:color="auto"/>
            <w:left w:val="none" w:sz="0" w:space="0" w:color="auto"/>
            <w:bottom w:val="none" w:sz="0" w:space="0" w:color="auto"/>
            <w:right w:val="none" w:sz="0" w:space="0" w:color="auto"/>
          </w:divBdr>
        </w:div>
        <w:div w:id="238104857">
          <w:marLeft w:val="480"/>
          <w:marRight w:val="0"/>
          <w:marTop w:val="0"/>
          <w:marBottom w:val="0"/>
          <w:divBdr>
            <w:top w:val="none" w:sz="0" w:space="0" w:color="auto"/>
            <w:left w:val="none" w:sz="0" w:space="0" w:color="auto"/>
            <w:bottom w:val="none" w:sz="0" w:space="0" w:color="auto"/>
            <w:right w:val="none" w:sz="0" w:space="0" w:color="auto"/>
          </w:divBdr>
        </w:div>
        <w:div w:id="276759289">
          <w:marLeft w:val="480"/>
          <w:marRight w:val="0"/>
          <w:marTop w:val="0"/>
          <w:marBottom w:val="0"/>
          <w:divBdr>
            <w:top w:val="none" w:sz="0" w:space="0" w:color="auto"/>
            <w:left w:val="none" w:sz="0" w:space="0" w:color="auto"/>
            <w:bottom w:val="none" w:sz="0" w:space="0" w:color="auto"/>
            <w:right w:val="none" w:sz="0" w:space="0" w:color="auto"/>
          </w:divBdr>
        </w:div>
        <w:div w:id="302387926">
          <w:marLeft w:val="480"/>
          <w:marRight w:val="0"/>
          <w:marTop w:val="0"/>
          <w:marBottom w:val="0"/>
          <w:divBdr>
            <w:top w:val="none" w:sz="0" w:space="0" w:color="auto"/>
            <w:left w:val="none" w:sz="0" w:space="0" w:color="auto"/>
            <w:bottom w:val="none" w:sz="0" w:space="0" w:color="auto"/>
            <w:right w:val="none" w:sz="0" w:space="0" w:color="auto"/>
          </w:divBdr>
        </w:div>
        <w:div w:id="324748189">
          <w:marLeft w:val="480"/>
          <w:marRight w:val="0"/>
          <w:marTop w:val="0"/>
          <w:marBottom w:val="0"/>
          <w:divBdr>
            <w:top w:val="none" w:sz="0" w:space="0" w:color="auto"/>
            <w:left w:val="none" w:sz="0" w:space="0" w:color="auto"/>
            <w:bottom w:val="none" w:sz="0" w:space="0" w:color="auto"/>
            <w:right w:val="none" w:sz="0" w:space="0" w:color="auto"/>
          </w:divBdr>
        </w:div>
        <w:div w:id="327175977">
          <w:marLeft w:val="480"/>
          <w:marRight w:val="0"/>
          <w:marTop w:val="0"/>
          <w:marBottom w:val="0"/>
          <w:divBdr>
            <w:top w:val="none" w:sz="0" w:space="0" w:color="auto"/>
            <w:left w:val="none" w:sz="0" w:space="0" w:color="auto"/>
            <w:bottom w:val="none" w:sz="0" w:space="0" w:color="auto"/>
            <w:right w:val="none" w:sz="0" w:space="0" w:color="auto"/>
          </w:divBdr>
        </w:div>
        <w:div w:id="340937657">
          <w:marLeft w:val="480"/>
          <w:marRight w:val="0"/>
          <w:marTop w:val="0"/>
          <w:marBottom w:val="0"/>
          <w:divBdr>
            <w:top w:val="none" w:sz="0" w:space="0" w:color="auto"/>
            <w:left w:val="none" w:sz="0" w:space="0" w:color="auto"/>
            <w:bottom w:val="none" w:sz="0" w:space="0" w:color="auto"/>
            <w:right w:val="none" w:sz="0" w:space="0" w:color="auto"/>
          </w:divBdr>
        </w:div>
        <w:div w:id="368342931">
          <w:marLeft w:val="480"/>
          <w:marRight w:val="0"/>
          <w:marTop w:val="0"/>
          <w:marBottom w:val="0"/>
          <w:divBdr>
            <w:top w:val="none" w:sz="0" w:space="0" w:color="auto"/>
            <w:left w:val="none" w:sz="0" w:space="0" w:color="auto"/>
            <w:bottom w:val="none" w:sz="0" w:space="0" w:color="auto"/>
            <w:right w:val="none" w:sz="0" w:space="0" w:color="auto"/>
          </w:divBdr>
        </w:div>
        <w:div w:id="410389897">
          <w:marLeft w:val="480"/>
          <w:marRight w:val="0"/>
          <w:marTop w:val="0"/>
          <w:marBottom w:val="0"/>
          <w:divBdr>
            <w:top w:val="none" w:sz="0" w:space="0" w:color="auto"/>
            <w:left w:val="none" w:sz="0" w:space="0" w:color="auto"/>
            <w:bottom w:val="none" w:sz="0" w:space="0" w:color="auto"/>
            <w:right w:val="none" w:sz="0" w:space="0" w:color="auto"/>
          </w:divBdr>
        </w:div>
        <w:div w:id="418915432">
          <w:marLeft w:val="480"/>
          <w:marRight w:val="0"/>
          <w:marTop w:val="0"/>
          <w:marBottom w:val="0"/>
          <w:divBdr>
            <w:top w:val="none" w:sz="0" w:space="0" w:color="auto"/>
            <w:left w:val="none" w:sz="0" w:space="0" w:color="auto"/>
            <w:bottom w:val="none" w:sz="0" w:space="0" w:color="auto"/>
            <w:right w:val="none" w:sz="0" w:space="0" w:color="auto"/>
          </w:divBdr>
        </w:div>
        <w:div w:id="456601869">
          <w:marLeft w:val="480"/>
          <w:marRight w:val="0"/>
          <w:marTop w:val="0"/>
          <w:marBottom w:val="0"/>
          <w:divBdr>
            <w:top w:val="none" w:sz="0" w:space="0" w:color="auto"/>
            <w:left w:val="none" w:sz="0" w:space="0" w:color="auto"/>
            <w:bottom w:val="none" w:sz="0" w:space="0" w:color="auto"/>
            <w:right w:val="none" w:sz="0" w:space="0" w:color="auto"/>
          </w:divBdr>
        </w:div>
        <w:div w:id="460074030">
          <w:marLeft w:val="480"/>
          <w:marRight w:val="0"/>
          <w:marTop w:val="0"/>
          <w:marBottom w:val="0"/>
          <w:divBdr>
            <w:top w:val="none" w:sz="0" w:space="0" w:color="auto"/>
            <w:left w:val="none" w:sz="0" w:space="0" w:color="auto"/>
            <w:bottom w:val="none" w:sz="0" w:space="0" w:color="auto"/>
            <w:right w:val="none" w:sz="0" w:space="0" w:color="auto"/>
          </w:divBdr>
        </w:div>
        <w:div w:id="472911611">
          <w:marLeft w:val="480"/>
          <w:marRight w:val="0"/>
          <w:marTop w:val="0"/>
          <w:marBottom w:val="0"/>
          <w:divBdr>
            <w:top w:val="none" w:sz="0" w:space="0" w:color="auto"/>
            <w:left w:val="none" w:sz="0" w:space="0" w:color="auto"/>
            <w:bottom w:val="none" w:sz="0" w:space="0" w:color="auto"/>
            <w:right w:val="none" w:sz="0" w:space="0" w:color="auto"/>
          </w:divBdr>
        </w:div>
        <w:div w:id="475338663">
          <w:marLeft w:val="480"/>
          <w:marRight w:val="0"/>
          <w:marTop w:val="0"/>
          <w:marBottom w:val="0"/>
          <w:divBdr>
            <w:top w:val="none" w:sz="0" w:space="0" w:color="auto"/>
            <w:left w:val="none" w:sz="0" w:space="0" w:color="auto"/>
            <w:bottom w:val="none" w:sz="0" w:space="0" w:color="auto"/>
            <w:right w:val="none" w:sz="0" w:space="0" w:color="auto"/>
          </w:divBdr>
        </w:div>
        <w:div w:id="496920058">
          <w:marLeft w:val="480"/>
          <w:marRight w:val="0"/>
          <w:marTop w:val="0"/>
          <w:marBottom w:val="0"/>
          <w:divBdr>
            <w:top w:val="none" w:sz="0" w:space="0" w:color="auto"/>
            <w:left w:val="none" w:sz="0" w:space="0" w:color="auto"/>
            <w:bottom w:val="none" w:sz="0" w:space="0" w:color="auto"/>
            <w:right w:val="none" w:sz="0" w:space="0" w:color="auto"/>
          </w:divBdr>
        </w:div>
        <w:div w:id="523861113">
          <w:marLeft w:val="480"/>
          <w:marRight w:val="0"/>
          <w:marTop w:val="0"/>
          <w:marBottom w:val="0"/>
          <w:divBdr>
            <w:top w:val="none" w:sz="0" w:space="0" w:color="auto"/>
            <w:left w:val="none" w:sz="0" w:space="0" w:color="auto"/>
            <w:bottom w:val="none" w:sz="0" w:space="0" w:color="auto"/>
            <w:right w:val="none" w:sz="0" w:space="0" w:color="auto"/>
          </w:divBdr>
        </w:div>
        <w:div w:id="555316892">
          <w:marLeft w:val="480"/>
          <w:marRight w:val="0"/>
          <w:marTop w:val="0"/>
          <w:marBottom w:val="0"/>
          <w:divBdr>
            <w:top w:val="none" w:sz="0" w:space="0" w:color="auto"/>
            <w:left w:val="none" w:sz="0" w:space="0" w:color="auto"/>
            <w:bottom w:val="none" w:sz="0" w:space="0" w:color="auto"/>
            <w:right w:val="none" w:sz="0" w:space="0" w:color="auto"/>
          </w:divBdr>
        </w:div>
        <w:div w:id="559171304">
          <w:marLeft w:val="480"/>
          <w:marRight w:val="0"/>
          <w:marTop w:val="0"/>
          <w:marBottom w:val="0"/>
          <w:divBdr>
            <w:top w:val="none" w:sz="0" w:space="0" w:color="auto"/>
            <w:left w:val="none" w:sz="0" w:space="0" w:color="auto"/>
            <w:bottom w:val="none" w:sz="0" w:space="0" w:color="auto"/>
            <w:right w:val="none" w:sz="0" w:space="0" w:color="auto"/>
          </w:divBdr>
        </w:div>
        <w:div w:id="580796825">
          <w:marLeft w:val="480"/>
          <w:marRight w:val="0"/>
          <w:marTop w:val="0"/>
          <w:marBottom w:val="0"/>
          <w:divBdr>
            <w:top w:val="none" w:sz="0" w:space="0" w:color="auto"/>
            <w:left w:val="none" w:sz="0" w:space="0" w:color="auto"/>
            <w:bottom w:val="none" w:sz="0" w:space="0" w:color="auto"/>
            <w:right w:val="none" w:sz="0" w:space="0" w:color="auto"/>
          </w:divBdr>
        </w:div>
        <w:div w:id="607391538">
          <w:marLeft w:val="480"/>
          <w:marRight w:val="0"/>
          <w:marTop w:val="0"/>
          <w:marBottom w:val="0"/>
          <w:divBdr>
            <w:top w:val="none" w:sz="0" w:space="0" w:color="auto"/>
            <w:left w:val="none" w:sz="0" w:space="0" w:color="auto"/>
            <w:bottom w:val="none" w:sz="0" w:space="0" w:color="auto"/>
            <w:right w:val="none" w:sz="0" w:space="0" w:color="auto"/>
          </w:divBdr>
        </w:div>
        <w:div w:id="607931813">
          <w:marLeft w:val="480"/>
          <w:marRight w:val="0"/>
          <w:marTop w:val="0"/>
          <w:marBottom w:val="0"/>
          <w:divBdr>
            <w:top w:val="none" w:sz="0" w:space="0" w:color="auto"/>
            <w:left w:val="none" w:sz="0" w:space="0" w:color="auto"/>
            <w:bottom w:val="none" w:sz="0" w:space="0" w:color="auto"/>
            <w:right w:val="none" w:sz="0" w:space="0" w:color="auto"/>
          </w:divBdr>
        </w:div>
        <w:div w:id="639579756">
          <w:marLeft w:val="480"/>
          <w:marRight w:val="0"/>
          <w:marTop w:val="0"/>
          <w:marBottom w:val="0"/>
          <w:divBdr>
            <w:top w:val="none" w:sz="0" w:space="0" w:color="auto"/>
            <w:left w:val="none" w:sz="0" w:space="0" w:color="auto"/>
            <w:bottom w:val="none" w:sz="0" w:space="0" w:color="auto"/>
            <w:right w:val="none" w:sz="0" w:space="0" w:color="auto"/>
          </w:divBdr>
        </w:div>
        <w:div w:id="666858816">
          <w:marLeft w:val="480"/>
          <w:marRight w:val="0"/>
          <w:marTop w:val="0"/>
          <w:marBottom w:val="0"/>
          <w:divBdr>
            <w:top w:val="none" w:sz="0" w:space="0" w:color="auto"/>
            <w:left w:val="none" w:sz="0" w:space="0" w:color="auto"/>
            <w:bottom w:val="none" w:sz="0" w:space="0" w:color="auto"/>
            <w:right w:val="none" w:sz="0" w:space="0" w:color="auto"/>
          </w:divBdr>
        </w:div>
        <w:div w:id="737829777">
          <w:marLeft w:val="480"/>
          <w:marRight w:val="0"/>
          <w:marTop w:val="0"/>
          <w:marBottom w:val="0"/>
          <w:divBdr>
            <w:top w:val="none" w:sz="0" w:space="0" w:color="auto"/>
            <w:left w:val="none" w:sz="0" w:space="0" w:color="auto"/>
            <w:bottom w:val="none" w:sz="0" w:space="0" w:color="auto"/>
            <w:right w:val="none" w:sz="0" w:space="0" w:color="auto"/>
          </w:divBdr>
        </w:div>
        <w:div w:id="803230298">
          <w:marLeft w:val="480"/>
          <w:marRight w:val="0"/>
          <w:marTop w:val="0"/>
          <w:marBottom w:val="0"/>
          <w:divBdr>
            <w:top w:val="none" w:sz="0" w:space="0" w:color="auto"/>
            <w:left w:val="none" w:sz="0" w:space="0" w:color="auto"/>
            <w:bottom w:val="none" w:sz="0" w:space="0" w:color="auto"/>
            <w:right w:val="none" w:sz="0" w:space="0" w:color="auto"/>
          </w:divBdr>
        </w:div>
        <w:div w:id="807359320">
          <w:marLeft w:val="480"/>
          <w:marRight w:val="0"/>
          <w:marTop w:val="0"/>
          <w:marBottom w:val="0"/>
          <w:divBdr>
            <w:top w:val="none" w:sz="0" w:space="0" w:color="auto"/>
            <w:left w:val="none" w:sz="0" w:space="0" w:color="auto"/>
            <w:bottom w:val="none" w:sz="0" w:space="0" w:color="auto"/>
            <w:right w:val="none" w:sz="0" w:space="0" w:color="auto"/>
          </w:divBdr>
        </w:div>
        <w:div w:id="843130717">
          <w:marLeft w:val="480"/>
          <w:marRight w:val="0"/>
          <w:marTop w:val="0"/>
          <w:marBottom w:val="0"/>
          <w:divBdr>
            <w:top w:val="none" w:sz="0" w:space="0" w:color="auto"/>
            <w:left w:val="none" w:sz="0" w:space="0" w:color="auto"/>
            <w:bottom w:val="none" w:sz="0" w:space="0" w:color="auto"/>
            <w:right w:val="none" w:sz="0" w:space="0" w:color="auto"/>
          </w:divBdr>
        </w:div>
        <w:div w:id="909803381">
          <w:marLeft w:val="480"/>
          <w:marRight w:val="0"/>
          <w:marTop w:val="0"/>
          <w:marBottom w:val="0"/>
          <w:divBdr>
            <w:top w:val="none" w:sz="0" w:space="0" w:color="auto"/>
            <w:left w:val="none" w:sz="0" w:space="0" w:color="auto"/>
            <w:bottom w:val="none" w:sz="0" w:space="0" w:color="auto"/>
            <w:right w:val="none" w:sz="0" w:space="0" w:color="auto"/>
          </w:divBdr>
        </w:div>
        <w:div w:id="992223424">
          <w:marLeft w:val="480"/>
          <w:marRight w:val="0"/>
          <w:marTop w:val="0"/>
          <w:marBottom w:val="0"/>
          <w:divBdr>
            <w:top w:val="none" w:sz="0" w:space="0" w:color="auto"/>
            <w:left w:val="none" w:sz="0" w:space="0" w:color="auto"/>
            <w:bottom w:val="none" w:sz="0" w:space="0" w:color="auto"/>
            <w:right w:val="none" w:sz="0" w:space="0" w:color="auto"/>
          </w:divBdr>
        </w:div>
        <w:div w:id="1002247172">
          <w:marLeft w:val="480"/>
          <w:marRight w:val="0"/>
          <w:marTop w:val="0"/>
          <w:marBottom w:val="0"/>
          <w:divBdr>
            <w:top w:val="none" w:sz="0" w:space="0" w:color="auto"/>
            <w:left w:val="none" w:sz="0" w:space="0" w:color="auto"/>
            <w:bottom w:val="none" w:sz="0" w:space="0" w:color="auto"/>
            <w:right w:val="none" w:sz="0" w:space="0" w:color="auto"/>
          </w:divBdr>
        </w:div>
        <w:div w:id="1011906339">
          <w:marLeft w:val="480"/>
          <w:marRight w:val="0"/>
          <w:marTop w:val="0"/>
          <w:marBottom w:val="0"/>
          <w:divBdr>
            <w:top w:val="none" w:sz="0" w:space="0" w:color="auto"/>
            <w:left w:val="none" w:sz="0" w:space="0" w:color="auto"/>
            <w:bottom w:val="none" w:sz="0" w:space="0" w:color="auto"/>
            <w:right w:val="none" w:sz="0" w:space="0" w:color="auto"/>
          </w:divBdr>
        </w:div>
      </w:divsChild>
    </w:div>
    <w:div w:id="708915256">
      <w:bodyDiv w:val="1"/>
      <w:marLeft w:val="0"/>
      <w:marRight w:val="0"/>
      <w:marTop w:val="0"/>
      <w:marBottom w:val="0"/>
      <w:divBdr>
        <w:top w:val="none" w:sz="0" w:space="0" w:color="auto"/>
        <w:left w:val="none" w:sz="0" w:space="0" w:color="auto"/>
        <w:bottom w:val="none" w:sz="0" w:space="0" w:color="auto"/>
        <w:right w:val="none" w:sz="0" w:space="0" w:color="auto"/>
      </w:divBdr>
      <w:divsChild>
        <w:div w:id="17856598">
          <w:marLeft w:val="480"/>
          <w:marRight w:val="0"/>
          <w:marTop w:val="0"/>
          <w:marBottom w:val="0"/>
          <w:divBdr>
            <w:top w:val="none" w:sz="0" w:space="0" w:color="auto"/>
            <w:left w:val="none" w:sz="0" w:space="0" w:color="auto"/>
            <w:bottom w:val="none" w:sz="0" w:space="0" w:color="auto"/>
            <w:right w:val="none" w:sz="0" w:space="0" w:color="auto"/>
          </w:divBdr>
        </w:div>
        <w:div w:id="103234175">
          <w:marLeft w:val="480"/>
          <w:marRight w:val="0"/>
          <w:marTop w:val="0"/>
          <w:marBottom w:val="0"/>
          <w:divBdr>
            <w:top w:val="none" w:sz="0" w:space="0" w:color="auto"/>
            <w:left w:val="none" w:sz="0" w:space="0" w:color="auto"/>
            <w:bottom w:val="none" w:sz="0" w:space="0" w:color="auto"/>
            <w:right w:val="none" w:sz="0" w:space="0" w:color="auto"/>
          </w:divBdr>
        </w:div>
        <w:div w:id="130446141">
          <w:marLeft w:val="480"/>
          <w:marRight w:val="0"/>
          <w:marTop w:val="0"/>
          <w:marBottom w:val="0"/>
          <w:divBdr>
            <w:top w:val="none" w:sz="0" w:space="0" w:color="auto"/>
            <w:left w:val="none" w:sz="0" w:space="0" w:color="auto"/>
            <w:bottom w:val="none" w:sz="0" w:space="0" w:color="auto"/>
            <w:right w:val="none" w:sz="0" w:space="0" w:color="auto"/>
          </w:divBdr>
        </w:div>
        <w:div w:id="174072595">
          <w:marLeft w:val="480"/>
          <w:marRight w:val="0"/>
          <w:marTop w:val="0"/>
          <w:marBottom w:val="0"/>
          <w:divBdr>
            <w:top w:val="none" w:sz="0" w:space="0" w:color="auto"/>
            <w:left w:val="none" w:sz="0" w:space="0" w:color="auto"/>
            <w:bottom w:val="none" w:sz="0" w:space="0" w:color="auto"/>
            <w:right w:val="none" w:sz="0" w:space="0" w:color="auto"/>
          </w:divBdr>
        </w:div>
        <w:div w:id="202403108">
          <w:marLeft w:val="480"/>
          <w:marRight w:val="0"/>
          <w:marTop w:val="0"/>
          <w:marBottom w:val="0"/>
          <w:divBdr>
            <w:top w:val="none" w:sz="0" w:space="0" w:color="auto"/>
            <w:left w:val="none" w:sz="0" w:space="0" w:color="auto"/>
            <w:bottom w:val="none" w:sz="0" w:space="0" w:color="auto"/>
            <w:right w:val="none" w:sz="0" w:space="0" w:color="auto"/>
          </w:divBdr>
        </w:div>
        <w:div w:id="241061257">
          <w:marLeft w:val="480"/>
          <w:marRight w:val="0"/>
          <w:marTop w:val="0"/>
          <w:marBottom w:val="0"/>
          <w:divBdr>
            <w:top w:val="none" w:sz="0" w:space="0" w:color="auto"/>
            <w:left w:val="none" w:sz="0" w:space="0" w:color="auto"/>
            <w:bottom w:val="none" w:sz="0" w:space="0" w:color="auto"/>
            <w:right w:val="none" w:sz="0" w:space="0" w:color="auto"/>
          </w:divBdr>
        </w:div>
        <w:div w:id="249199302">
          <w:marLeft w:val="480"/>
          <w:marRight w:val="0"/>
          <w:marTop w:val="0"/>
          <w:marBottom w:val="0"/>
          <w:divBdr>
            <w:top w:val="none" w:sz="0" w:space="0" w:color="auto"/>
            <w:left w:val="none" w:sz="0" w:space="0" w:color="auto"/>
            <w:bottom w:val="none" w:sz="0" w:space="0" w:color="auto"/>
            <w:right w:val="none" w:sz="0" w:space="0" w:color="auto"/>
          </w:divBdr>
        </w:div>
        <w:div w:id="256136070">
          <w:marLeft w:val="480"/>
          <w:marRight w:val="0"/>
          <w:marTop w:val="0"/>
          <w:marBottom w:val="0"/>
          <w:divBdr>
            <w:top w:val="none" w:sz="0" w:space="0" w:color="auto"/>
            <w:left w:val="none" w:sz="0" w:space="0" w:color="auto"/>
            <w:bottom w:val="none" w:sz="0" w:space="0" w:color="auto"/>
            <w:right w:val="none" w:sz="0" w:space="0" w:color="auto"/>
          </w:divBdr>
        </w:div>
        <w:div w:id="268318297">
          <w:marLeft w:val="480"/>
          <w:marRight w:val="0"/>
          <w:marTop w:val="0"/>
          <w:marBottom w:val="0"/>
          <w:divBdr>
            <w:top w:val="none" w:sz="0" w:space="0" w:color="auto"/>
            <w:left w:val="none" w:sz="0" w:space="0" w:color="auto"/>
            <w:bottom w:val="none" w:sz="0" w:space="0" w:color="auto"/>
            <w:right w:val="none" w:sz="0" w:space="0" w:color="auto"/>
          </w:divBdr>
        </w:div>
        <w:div w:id="291905527">
          <w:marLeft w:val="480"/>
          <w:marRight w:val="0"/>
          <w:marTop w:val="0"/>
          <w:marBottom w:val="0"/>
          <w:divBdr>
            <w:top w:val="none" w:sz="0" w:space="0" w:color="auto"/>
            <w:left w:val="none" w:sz="0" w:space="0" w:color="auto"/>
            <w:bottom w:val="none" w:sz="0" w:space="0" w:color="auto"/>
            <w:right w:val="none" w:sz="0" w:space="0" w:color="auto"/>
          </w:divBdr>
        </w:div>
        <w:div w:id="331683119">
          <w:marLeft w:val="480"/>
          <w:marRight w:val="0"/>
          <w:marTop w:val="0"/>
          <w:marBottom w:val="0"/>
          <w:divBdr>
            <w:top w:val="none" w:sz="0" w:space="0" w:color="auto"/>
            <w:left w:val="none" w:sz="0" w:space="0" w:color="auto"/>
            <w:bottom w:val="none" w:sz="0" w:space="0" w:color="auto"/>
            <w:right w:val="none" w:sz="0" w:space="0" w:color="auto"/>
          </w:divBdr>
        </w:div>
        <w:div w:id="338045160">
          <w:marLeft w:val="480"/>
          <w:marRight w:val="0"/>
          <w:marTop w:val="0"/>
          <w:marBottom w:val="0"/>
          <w:divBdr>
            <w:top w:val="none" w:sz="0" w:space="0" w:color="auto"/>
            <w:left w:val="none" w:sz="0" w:space="0" w:color="auto"/>
            <w:bottom w:val="none" w:sz="0" w:space="0" w:color="auto"/>
            <w:right w:val="none" w:sz="0" w:space="0" w:color="auto"/>
          </w:divBdr>
        </w:div>
        <w:div w:id="398409694">
          <w:marLeft w:val="480"/>
          <w:marRight w:val="0"/>
          <w:marTop w:val="0"/>
          <w:marBottom w:val="0"/>
          <w:divBdr>
            <w:top w:val="none" w:sz="0" w:space="0" w:color="auto"/>
            <w:left w:val="none" w:sz="0" w:space="0" w:color="auto"/>
            <w:bottom w:val="none" w:sz="0" w:space="0" w:color="auto"/>
            <w:right w:val="none" w:sz="0" w:space="0" w:color="auto"/>
          </w:divBdr>
        </w:div>
        <w:div w:id="426780026">
          <w:marLeft w:val="480"/>
          <w:marRight w:val="0"/>
          <w:marTop w:val="0"/>
          <w:marBottom w:val="0"/>
          <w:divBdr>
            <w:top w:val="none" w:sz="0" w:space="0" w:color="auto"/>
            <w:left w:val="none" w:sz="0" w:space="0" w:color="auto"/>
            <w:bottom w:val="none" w:sz="0" w:space="0" w:color="auto"/>
            <w:right w:val="none" w:sz="0" w:space="0" w:color="auto"/>
          </w:divBdr>
        </w:div>
        <w:div w:id="500702291">
          <w:marLeft w:val="480"/>
          <w:marRight w:val="0"/>
          <w:marTop w:val="0"/>
          <w:marBottom w:val="0"/>
          <w:divBdr>
            <w:top w:val="none" w:sz="0" w:space="0" w:color="auto"/>
            <w:left w:val="none" w:sz="0" w:space="0" w:color="auto"/>
            <w:bottom w:val="none" w:sz="0" w:space="0" w:color="auto"/>
            <w:right w:val="none" w:sz="0" w:space="0" w:color="auto"/>
          </w:divBdr>
        </w:div>
        <w:div w:id="532696758">
          <w:marLeft w:val="480"/>
          <w:marRight w:val="0"/>
          <w:marTop w:val="0"/>
          <w:marBottom w:val="0"/>
          <w:divBdr>
            <w:top w:val="none" w:sz="0" w:space="0" w:color="auto"/>
            <w:left w:val="none" w:sz="0" w:space="0" w:color="auto"/>
            <w:bottom w:val="none" w:sz="0" w:space="0" w:color="auto"/>
            <w:right w:val="none" w:sz="0" w:space="0" w:color="auto"/>
          </w:divBdr>
        </w:div>
        <w:div w:id="536235228">
          <w:marLeft w:val="480"/>
          <w:marRight w:val="0"/>
          <w:marTop w:val="0"/>
          <w:marBottom w:val="0"/>
          <w:divBdr>
            <w:top w:val="none" w:sz="0" w:space="0" w:color="auto"/>
            <w:left w:val="none" w:sz="0" w:space="0" w:color="auto"/>
            <w:bottom w:val="none" w:sz="0" w:space="0" w:color="auto"/>
            <w:right w:val="none" w:sz="0" w:space="0" w:color="auto"/>
          </w:divBdr>
        </w:div>
        <w:div w:id="546838360">
          <w:marLeft w:val="480"/>
          <w:marRight w:val="0"/>
          <w:marTop w:val="0"/>
          <w:marBottom w:val="0"/>
          <w:divBdr>
            <w:top w:val="none" w:sz="0" w:space="0" w:color="auto"/>
            <w:left w:val="none" w:sz="0" w:space="0" w:color="auto"/>
            <w:bottom w:val="none" w:sz="0" w:space="0" w:color="auto"/>
            <w:right w:val="none" w:sz="0" w:space="0" w:color="auto"/>
          </w:divBdr>
        </w:div>
        <w:div w:id="614482390">
          <w:marLeft w:val="480"/>
          <w:marRight w:val="0"/>
          <w:marTop w:val="0"/>
          <w:marBottom w:val="0"/>
          <w:divBdr>
            <w:top w:val="none" w:sz="0" w:space="0" w:color="auto"/>
            <w:left w:val="none" w:sz="0" w:space="0" w:color="auto"/>
            <w:bottom w:val="none" w:sz="0" w:space="0" w:color="auto"/>
            <w:right w:val="none" w:sz="0" w:space="0" w:color="auto"/>
          </w:divBdr>
        </w:div>
        <w:div w:id="633485409">
          <w:marLeft w:val="480"/>
          <w:marRight w:val="0"/>
          <w:marTop w:val="0"/>
          <w:marBottom w:val="0"/>
          <w:divBdr>
            <w:top w:val="none" w:sz="0" w:space="0" w:color="auto"/>
            <w:left w:val="none" w:sz="0" w:space="0" w:color="auto"/>
            <w:bottom w:val="none" w:sz="0" w:space="0" w:color="auto"/>
            <w:right w:val="none" w:sz="0" w:space="0" w:color="auto"/>
          </w:divBdr>
        </w:div>
        <w:div w:id="665784050">
          <w:marLeft w:val="480"/>
          <w:marRight w:val="0"/>
          <w:marTop w:val="0"/>
          <w:marBottom w:val="0"/>
          <w:divBdr>
            <w:top w:val="none" w:sz="0" w:space="0" w:color="auto"/>
            <w:left w:val="none" w:sz="0" w:space="0" w:color="auto"/>
            <w:bottom w:val="none" w:sz="0" w:space="0" w:color="auto"/>
            <w:right w:val="none" w:sz="0" w:space="0" w:color="auto"/>
          </w:divBdr>
        </w:div>
        <w:div w:id="722605703">
          <w:marLeft w:val="480"/>
          <w:marRight w:val="0"/>
          <w:marTop w:val="0"/>
          <w:marBottom w:val="0"/>
          <w:divBdr>
            <w:top w:val="none" w:sz="0" w:space="0" w:color="auto"/>
            <w:left w:val="none" w:sz="0" w:space="0" w:color="auto"/>
            <w:bottom w:val="none" w:sz="0" w:space="0" w:color="auto"/>
            <w:right w:val="none" w:sz="0" w:space="0" w:color="auto"/>
          </w:divBdr>
        </w:div>
        <w:div w:id="731121019">
          <w:marLeft w:val="480"/>
          <w:marRight w:val="0"/>
          <w:marTop w:val="0"/>
          <w:marBottom w:val="0"/>
          <w:divBdr>
            <w:top w:val="none" w:sz="0" w:space="0" w:color="auto"/>
            <w:left w:val="none" w:sz="0" w:space="0" w:color="auto"/>
            <w:bottom w:val="none" w:sz="0" w:space="0" w:color="auto"/>
            <w:right w:val="none" w:sz="0" w:space="0" w:color="auto"/>
          </w:divBdr>
        </w:div>
        <w:div w:id="748501836">
          <w:marLeft w:val="480"/>
          <w:marRight w:val="0"/>
          <w:marTop w:val="0"/>
          <w:marBottom w:val="0"/>
          <w:divBdr>
            <w:top w:val="none" w:sz="0" w:space="0" w:color="auto"/>
            <w:left w:val="none" w:sz="0" w:space="0" w:color="auto"/>
            <w:bottom w:val="none" w:sz="0" w:space="0" w:color="auto"/>
            <w:right w:val="none" w:sz="0" w:space="0" w:color="auto"/>
          </w:divBdr>
        </w:div>
        <w:div w:id="759444598">
          <w:marLeft w:val="480"/>
          <w:marRight w:val="0"/>
          <w:marTop w:val="0"/>
          <w:marBottom w:val="0"/>
          <w:divBdr>
            <w:top w:val="none" w:sz="0" w:space="0" w:color="auto"/>
            <w:left w:val="none" w:sz="0" w:space="0" w:color="auto"/>
            <w:bottom w:val="none" w:sz="0" w:space="0" w:color="auto"/>
            <w:right w:val="none" w:sz="0" w:space="0" w:color="auto"/>
          </w:divBdr>
        </w:div>
        <w:div w:id="881094434">
          <w:marLeft w:val="480"/>
          <w:marRight w:val="0"/>
          <w:marTop w:val="0"/>
          <w:marBottom w:val="0"/>
          <w:divBdr>
            <w:top w:val="none" w:sz="0" w:space="0" w:color="auto"/>
            <w:left w:val="none" w:sz="0" w:space="0" w:color="auto"/>
            <w:bottom w:val="none" w:sz="0" w:space="0" w:color="auto"/>
            <w:right w:val="none" w:sz="0" w:space="0" w:color="auto"/>
          </w:divBdr>
        </w:div>
        <w:div w:id="884409200">
          <w:marLeft w:val="480"/>
          <w:marRight w:val="0"/>
          <w:marTop w:val="0"/>
          <w:marBottom w:val="0"/>
          <w:divBdr>
            <w:top w:val="none" w:sz="0" w:space="0" w:color="auto"/>
            <w:left w:val="none" w:sz="0" w:space="0" w:color="auto"/>
            <w:bottom w:val="none" w:sz="0" w:space="0" w:color="auto"/>
            <w:right w:val="none" w:sz="0" w:space="0" w:color="auto"/>
          </w:divBdr>
        </w:div>
        <w:div w:id="892497880">
          <w:marLeft w:val="480"/>
          <w:marRight w:val="0"/>
          <w:marTop w:val="0"/>
          <w:marBottom w:val="0"/>
          <w:divBdr>
            <w:top w:val="none" w:sz="0" w:space="0" w:color="auto"/>
            <w:left w:val="none" w:sz="0" w:space="0" w:color="auto"/>
            <w:bottom w:val="none" w:sz="0" w:space="0" w:color="auto"/>
            <w:right w:val="none" w:sz="0" w:space="0" w:color="auto"/>
          </w:divBdr>
        </w:div>
        <w:div w:id="893468087">
          <w:marLeft w:val="480"/>
          <w:marRight w:val="0"/>
          <w:marTop w:val="0"/>
          <w:marBottom w:val="0"/>
          <w:divBdr>
            <w:top w:val="none" w:sz="0" w:space="0" w:color="auto"/>
            <w:left w:val="none" w:sz="0" w:space="0" w:color="auto"/>
            <w:bottom w:val="none" w:sz="0" w:space="0" w:color="auto"/>
            <w:right w:val="none" w:sz="0" w:space="0" w:color="auto"/>
          </w:divBdr>
        </w:div>
        <w:div w:id="905148107">
          <w:marLeft w:val="480"/>
          <w:marRight w:val="0"/>
          <w:marTop w:val="0"/>
          <w:marBottom w:val="0"/>
          <w:divBdr>
            <w:top w:val="none" w:sz="0" w:space="0" w:color="auto"/>
            <w:left w:val="none" w:sz="0" w:space="0" w:color="auto"/>
            <w:bottom w:val="none" w:sz="0" w:space="0" w:color="auto"/>
            <w:right w:val="none" w:sz="0" w:space="0" w:color="auto"/>
          </w:divBdr>
        </w:div>
        <w:div w:id="917177739">
          <w:marLeft w:val="480"/>
          <w:marRight w:val="0"/>
          <w:marTop w:val="0"/>
          <w:marBottom w:val="0"/>
          <w:divBdr>
            <w:top w:val="none" w:sz="0" w:space="0" w:color="auto"/>
            <w:left w:val="none" w:sz="0" w:space="0" w:color="auto"/>
            <w:bottom w:val="none" w:sz="0" w:space="0" w:color="auto"/>
            <w:right w:val="none" w:sz="0" w:space="0" w:color="auto"/>
          </w:divBdr>
        </w:div>
        <w:div w:id="935866636">
          <w:marLeft w:val="480"/>
          <w:marRight w:val="0"/>
          <w:marTop w:val="0"/>
          <w:marBottom w:val="0"/>
          <w:divBdr>
            <w:top w:val="none" w:sz="0" w:space="0" w:color="auto"/>
            <w:left w:val="none" w:sz="0" w:space="0" w:color="auto"/>
            <w:bottom w:val="none" w:sz="0" w:space="0" w:color="auto"/>
            <w:right w:val="none" w:sz="0" w:space="0" w:color="auto"/>
          </w:divBdr>
        </w:div>
        <w:div w:id="953363547">
          <w:marLeft w:val="480"/>
          <w:marRight w:val="0"/>
          <w:marTop w:val="0"/>
          <w:marBottom w:val="0"/>
          <w:divBdr>
            <w:top w:val="none" w:sz="0" w:space="0" w:color="auto"/>
            <w:left w:val="none" w:sz="0" w:space="0" w:color="auto"/>
            <w:bottom w:val="none" w:sz="0" w:space="0" w:color="auto"/>
            <w:right w:val="none" w:sz="0" w:space="0" w:color="auto"/>
          </w:divBdr>
        </w:div>
        <w:div w:id="963778836">
          <w:marLeft w:val="480"/>
          <w:marRight w:val="0"/>
          <w:marTop w:val="0"/>
          <w:marBottom w:val="0"/>
          <w:divBdr>
            <w:top w:val="none" w:sz="0" w:space="0" w:color="auto"/>
            <w:left w:val="none" w:sz="0" w:space="0" w:color="auto"/>
            <w:bottom w:val="none" w:sz="0" w:space="0" w:color="auto"/>
            <w:right w:val="none" w:sz="0" w:space="0" w:color="auto"/>
          </w:divBdr>
        </w:div>
        <w:div w:id="977731708">
          <w:marLeft w:val="480"/>
          <w:marRight w:val="0"/>
          <w:marTop w:val="0"/>
          <w:marBottom w:val="0"/>
          <w:divBdr>
            <w:top w:val="none" w:sz="0" w:space="0" w:color="auto"/>
            <w:left w:val="none" w:sz="0" w:space="0" w:color="auto"/>
            <w:bottom w:val="none" w:sz="0" w:space="0" w:color="auto"/>
            <w:right w:val="none" w:sz="0" w:space="0" w:color="auto"/>
          </w:divBdr>
        </w:div>
        <w:div w:id="986012709">
          <w:marLeft w:val="480"/>
          <w:marRight w:val="0"/>
          <w:marTop w:val="0"/>
          <w:marBottom w:val="0"/>
          <w:divBdr>
            <w:top w:val="none" w:sz="0" w:space="0" w:color="auto"/>
            <w:left w:val="none" w:sz="0" w:space="0" w:color="auto"/>
            <w:bottom w:val="none" w:sz="0" w:space="0" w:color="auto"/>
            <w:right w:val="none" w:sz="0" w:space="0" w:color="auto"/>
          </w:divBdr>
        </w:div>
        <w:div w:id="1002659513">
          <w:marLeft w:val="480"/>
          <w:marRight w:val="0"/>
          <w:marTop w:val="0"/>
          <w:marBottom w:val="0"/>
          <w:divBdr>
            <w:top w:val="none" w:sz="0" w:space="0" w:color="auto"/>
            <w:left w:val="none" w:sz="0" w:space="0" w:color="auto"/>
            <w:bottom w:val="none" w:sz="0" w:space="0" w:color="auto"/>
            <w:right w:val="none" w:sz="0" w:space="0" w:color="auto"/>
          </w:divBdr>
        </w:div>
        <w:div w:id="1004016736">
          <w:marLeft w:val="480"/>
          <w:marRight w:val="0"/>
          <w:marTop w:val="0"/>
          <w:marBottom w:val="0"/>
          <w:divBdr>
            <w:top w:val="none" w:sz="0" w:space="0" w:color="auto"/>
            <w:left w:val="none" w:sz="0" w:space="0" w:color="auto"/>
            <w:bottom w:val="none" w:sz="0" w:space="0" w:color="auto"/>
            <w:right w:val="none" w:sz="0" w:space="0" w:color="auto"/>
          </w:divBdr>
        </w:div>
        <w:div w:id="1005015939">
          <w:marLeft w:val="480"/>
          <w:marRight w:val="0"/>
          <w:marTop w:val="0"/>
          <w:marBottom w:val="0"/>
          <w:divBdr>
            <w:top w:val="none" w:sz="0" w:space="0" w:color="auto"/>
            <w:left w:val="none" w:sz="0" w:space="0" w:color="auto"/>
            <w:bottom w:val="none" w:sz="0" w:space="0" w:color="auto"/>
            <w:right w:val="none" w:sz="0" w:space="0" w:color="auto"/>
          </w:divBdr>
        </w:div>
      </w:divsChild>
    </w:div>
    <w:div w:id="709568536">
      <w:bodyDiv w:val="1"/>
      <w:marLeft w:val="0"/>
      <w:marRight w:val="0"/>
      <w:marTop w:val="0"/>
      <w:marBottom w:val="0"/>
      <w:divBdr>
        <w:top w:val="none" w:sz="0" w:space="0" w:color="auto"/>
        <w:left w:val="none" w:sz="0" w:space="0" w:color="auto"/>
        <w:bottom w:val="none" w:sz="0" w:space="0" w:color="auto"/>
        <w:right w:val="none" w:sz="0" w:space="0" w:color="auto"/>
      </w:divBdr>
    </w:div>
    <w:div w:id="710149187">
      <w:bodyDiv w:val="1"/>
      <w:marLeft w:val="0"/>
      <w:marRight w:val="0"/>
      <w:marTop w:val="0"/>
      <w:marBottom w:val="0"/>
      <w:divBdr>
        <w:top w:val="none" w:sz="0" w:space="0" w:color="auto"/>
        <w:left w:val="none" w:sz="0" w:space="0" w:color="auto"/>
        <w:bottom w:val="none" w:sz="0" w:space="0" w:color="auto"/>
        <w:right w:val="none" w:sz="0" w:space="0" w:color="auto"/>
      </w:divBdr>
    </w:div>
    <w:div w:id="710345689">
      <w:bodyDiv w:val="1"/>
      <w:marLeft w:val="0"/>
      <w:marRight w:val="0"/>
      <w:marTop w:val="0"/>
      <w:marBottom w:val="0"/>
      <w:divBdr>
        <w:top w:val="none" w:sz="0" w:space="0" w:color="auto"/>
        <w:left w:val="none" w:sz="0" w:space="0" w:color="auto"/>
        <w:bottom w:val="none" w:sz="0" w:space="0" w:color="auto"/>
        <w:right w:val="none" w:sz="0" w:space="0" w:color="auto"/>
      </w:divBdr>
    </w:div>
    <w:div w:id="710349257">
      <w:bodyDiv w:val="1"/>
      <w:marLeft w:val="0"/>
      <w:marRight w:val="0"/>
      <w:marTop w:val="0"/>
      <w:marBottom w:val="0"/>
      <w:divBdr>
        <w:top w:val="none" w:sz="0" w:space="0" w:color="auto"/>
        <w:left w:val="none" w:sz="0" w:space="0" w:color="auto"/>
        <w:bottom w:val="none" w:sz="0" w:space="0" w:color="auto"/>
        <w:right w:val="none" w:sz="0" w:space="0" w:color="auto"/>
      </w:divBdr>
    </w:div>
    <w:div w:id="710423027">
      <w:bodyDiv w:val="1"/>
      <w:marLeft w:val="0"/>
      <w:marRight w:val="0"/>
      <w:marTop w:val="0"/>
      <w:marBottom w:val="0"/>
      <w:divBdr>
        <w:top w:val="none" w:sz="0" w:space="0" w:color="auto"/>
        <w:left w:val="none" w:sz="0" w:space="0" w:color="auto"/>
        <w:bottom w:val="none" w:sz="0" w:space="0" w:color="auto"/>
        <w:right w:val="none" w:sz="0" w:space="0" w:color="auto"/>
      </w:divBdr>
    </w:div>
    <w:div w:id="710542334">
      <w:bodyDiv w:val="1"/>
      <w:marLeft w:val="0"/>
      <w:marRight w:val="0"/>
      <w:marTop w:val="0"/>
      <w:marBottom w:val="0"/>
      <w:divBdr>
        <w:top w:val="none" w:sz="0" w:space="0" w:color="auto"/>
        <w:left w:val="none" w:sz="0" w:space="0" w:color="auto"/>
        <w:bottom w:val="none" w:sz="0" w:space="0" w:color="auto"/>
        <w:right w:val="none" w:sz="0" w:space="0" w:color="auto"/>
      </w:divBdr>
    </w:div>
    <w:div w:id="710571435">
      <w:bodyDiv w:val="1"/>
      <w:marLeft w:val="0"/>
      <w:marRight w:val="0"/>
      <w:marTop w:val="0"/>
      <w:marBottom w:val="0"/>
      <w:divBdr>
        <w:top w:val="none" w:sz="0" w:space="0" w:color="auto"/>
        <w:left w:val="none" w:sz="0" w:space="0" w:color="auto"/>
        <w:bottom w:val="none" w:sz="0" w:space="0" w:color="auto"/>
        <w:right w:val="none" w:sz="0" w:space="0" w:color="auto"/>
      </w:divBdr>
    </w:div>
    <w:div w:id="710573868">
      <w:bodyDiv w:val="1"/>
      <w:marLeft w:val="0"/>
      <w:marRight w:val="0"/>
      <w:marTop w:val="0"/>
      <w:marBottom w:val="0"/>
      <w:divBdr>
        <w:top w:val="none" w:sz="0" w:space="0" w:color="auto"/>
        <w:left w:val="none" w:sz="0" w:space="0" w:color="auto"/>
        <w:bottom w:val="none" w:sz="0" w:space="0" w:color="auto"/>
        <w:right w:val="none" w:sz="0" w:space="0" w:color="auto"/>
      </w:divBdr>
    </w:div>
    <w:div w:id="710614454">
      <w:bodyDiv w:val="1"/>
      <w:marLeft w:val="0"/>
      <w:marRight w:val="0"/>
      <w:marTop w:val="0"/>
      <w:marBottom w:val="0"/>
      <w:divBdr>
        <w:top w:val="none" w:sz="0" w:space="0" w:color="auto"/>
        <w:left w:val="none" w:sz="0" w:space="0" w:color="auto"/>
        <w:bottom w:val="none" w:sz="0" w:space="0" w:color="auto"/>
        <w:right w:val="none" w:sz="0" w:space="0" w:color="auto"/>
      </w:divBdr>
    </w:div>
    <w:div w:id="710765984">
      <w:bodyDiv w:val="1"/>
      <w:marLeft w:val="0"/>
      <w:marRight w:val="0"/>
      <w:marTop w:val="0"/>
      <w:marBottom w:val="0"/>
      <w:divBdr>
        <w:top w:val="none" w:sz="0" w:space="0" w:color="auto"/>
        <w:left w:val="none" w:sz="0" w:space="0" w:color="auto"/>
        <w:bottom w:val="none" w:sz="0" w:space="0" w:color="auto"/>
        <w:right w:val="none" w:sz="0" w:space="0" w:color="auto"/>
      </w:divBdr>
    </w:div>
    <w:div w:id="710882154">
      <w:bodyDiv w:val="1"/>
      <w:marLeft w:val="0"/>
      <w:marRight w:val="0"/>
      <w:marTop w:val="0"/>
      <w:marBottom w:val="0"/>
      <w:divBdr>
        <w:top w:val="none" w:sz="0" w:space="0" w:color="auto"/>
        <w:left w:val="none" w:sz="0" w:space="0" w:color="auto"/>
        <w:bottom w:val="none" w:sz="0" w:space="0" w:color="auto"/>
        <w:right w:val="none" w:sz="0" w:space="0" w:color="auto"/>
      </w:divBdr>
    </w:div>
    <w:div w:id="710960694">
      <w:bodyDiv w:val="1"/>
      <w:marLeft w:val="0"/>
      <w:marRight w:val="0"/>
      <w:marTop w:val="0"/>
      <w:marBottom w:val="0"/>
      <w:divBdr>
        <w:top w:val="none" w:sz="0" w:space="0" w:color="auto"/>
        <w:left w:val="none" w:sz="0" w:space="0" w:color="auto"/>
        <w:bottom w:val="none" w:sz="0" w:space="0" w:color="auto"/>
        <w:right w:val="none" w:sz="0" w:space="0" w:color="auto"/>
      </w:divBdr>
    </w:div>
    <w:div w:id="711270885">
      <w:bodyDiv w:val="1"/>
      <w:marLeft w:val="0"/>
      <w:marRight w:val="0"/>
      <w:marTop w:val="0"/>
      <w:marBottom w:val="0"/>
      <w:divBdr>
        <w:top w:val="none" w:sz="0" w:space="0" w:color="auto"/>
        <w:left w:val="none" w:sz="0" w:space="0" w:color="auto"/>
        <w:bottom w:val="none" w:sz="0" w:space="0" w:color="auto"/>
        <w:right w:val="none" w:sz="0" w:space="0" w:color="auto"/>
      </w:divBdr>
      <w:divsChild>
        <w:div w:id="589843">
          <w:marLeft w:val="480"/>
          <w:marRight w:val="0"/>
          <w:marTop w:val="0"/>
          <w:marBottom w:val="0"/>
          <w:divBdr>
            <w:top w:val="none" w:sz="0" w:space="0" w:color="auto"/>
            <w:left w:val="none" w:sz="0" w:space="0" w:color="auto"/>
            <w:bottom w:val="none" w:sz="0" w:space="0" w:color="auto"/>
            <w:right w:val="none" w:sz="0" w:space="0" w:color="auto"/>
          </w:divBdr>
        </w:div>
        <w:div w:id="17706272">
          <w:marLeft w:val="480"/>
          <w:marRight w:val="0"/>
          <w:marTop w:val="0"/>
          <w:marBottom w:val="0"/>
          <w:divBdr>
            <w:top w:val="none" w:sz="0" w:space="0" w:color="auto"/>
            <w:left w:val="none" w:sz="0" w:space="0" w:color="auto"/>
            <w:bottom w:val="none" w:sz="0" w:space="0" w:color="auto"/>
            <w:right w:val="none" w:sz="0" w:space="0" w:color="auto"/>
          </w:divBdr>
        </w:div>
        <w:div w:id="23871100">
          <w:marLeft w:val="480"/>
          <w:marRight w:val="0"/>
          <w:marTop w:val="0"/>
          <w:marBottom w:val="0"/>
          <w:divBdr>
            <w:top w:val="none" w:sz="0" w:space="0" w:color="auto"/>
            <w:left w:val="none" w:sz="0" w:space="0" w:color="auto"/>
            <w:bottom w:val="none" w:sz="0" w:space="0" w:color="auto"/>
            <w:right w:val="none" w:sz="0" w:space="0" w:color="auto"/>
          </w:divBdr>
        </w:div>
        <w:div w:id="42368758">
          <w:marLeft w:val="480"/>
          <w:marRight w:val="0"/>
          <w:marTop w:val="0"/>
          <w:marBottom w:val="0"/>
          <w:divBdr>
            <w:top w:val="none" w:sz="0" w:space="0" w:color="auto"/>
            <w:left w:val="none" w:sz="0" w:space="0" w:color="auto"/>
            <w:bottom w:val="none" w:sz="0" w:space="0" w:color="auto"/>
            <w:right w:val="none" w:sz="0" w:space="0" w:color="auto"/>
          </w:divBdr>
        </w:div>
        <w:div w:id="89932458">
          <w:marLeft w:val="480"/>
          <w:marRight w:val="0"/>
          <w:marTop w:val="0"/>
          <w:marBottom w:val="0"/>
          <w:divBdr>
            <w:top w:val="none" w:sz="0" w:space="0" w:color="auto"/>
            <w:left w:val="none" w:sz="0" w:space="0" w:color="auto"/>
            <w:bottom w:val="none" w:sz="0" w:space="0" w:color="auto"/>
            <w:right w:val="none" w:sz="0" w:space="0" w:color="auto"/>
          </w:divBdr>
        </w:div>
        <w:div w:id="118652908">
          <w:marLeft w:val="480"/>
          <w:marRight w:val="0"/>
          <w:marTop w:val="0"/>
          <w:marBottom w:val="0"/>
          <w:divBdr>
            <w:top w:val="none" w:sz="0" w:space="0" w:color="auto"/>
            <w:left w:val="none" w:sz="0" w:space="0" w:color="auto"/>
            <w:bottom w:val="none" w:sz="0" w:space="0" w:color="auto"/>
            <w:right w:val="none" w:sz="0" w:space="0" w:color="auto"/>
          </w:divBdr>
        </w:div>
        <w:div w:id="130054213">
          <w:marLeft w:val="480"/>
          <w:marRight w:val="0"/>
          <w:marTop w:val="0"/>
          <w:marBottom w:val="0"/>
          <w:divBdr>
            <w:top w:val="none" w:sz="0" w:space="0" w:color="auto"/>
            <w:left w:val="none" w:sz="0" w:space="0" w:color="auto"/>
            <w:bottom w:val="none" w:sz="0" w:space="0" w:color="auto"/>
            <w:right w:val="none" w:sz="0" w:space="0" w:color="auto"/>
          </w:divBdr>
        </w:div>
        <w:div w:id="143132078">
          <w:marLeft w:val="480"/>
          <w:marRight w:val="0"/>
          <w:marTop w:val="0"/>
          <w:marBottom w:val="0"/>
          <w:divBdr>
            <w:top w:val="none" w:sz="0" w:space="0" w:color="auto"/>
            <w:left w:val="none" w:sz="0" w:space="0" w:color="auto"/>
            <w:bottom w:val="none" w:sz="0" w:space="0" w:color="auto"/>
            <w:right w:val="none" w:sz="0" w:space="0" w:color="auto"/>
          </w:divBdr>
        </w:div>
        <w:div w:id="208880078">
          <w:marLeft w:val="480"/>
          <w:marRight w:val="0"/>
          <w:marTop w:val="0"/>
          <w:marBottom w:val="0"/>
          <w:divBdr>
            <w:top w:val="none" w:sz="0" w:space="0" w:color="auto"/>
            <w:left w:val="none" w:sz="0" w:space="0" w:color="auto"/>
            <w:bottom w:val="none" w:sz="0" w:space="0" w:color="auto"/>
            <w:right w:val="none" w:sz="0" w:space="0" w:color="auto"/>
          </w:divBdr>
        </w:div>
        <w:div w:id="244413007">
          <w:marLeft w:val="480"/>
          <w:marRight w:val="0"/>
          <w:marTop w:val="0"/>
          <w:marBottom w:val="0"/>
          <w:divBdr>
            <w:top w:val="none" w:sz="0" w:space="0" w:color="auto"/>
            <w:left w:val="none" w:sz="0" w:space="0" w:color="auto"/>
            <w:bottom w:val="none" w:sz="0" w:space="0" w:color="auto"/>
            <w:right w:val="none" w:sz="0" w:space="0" w:color="auto"/>
          </w:divBdr>
        </w:div>
        <w:div w:id="261573459">
          <w:marLeft w:val="480"/>
          <w:marRight w:val="0"/>
          <w:marTop w:val="0"/>
          <w:marBottom w:val="0"/>
          <w:divBdr>
            <w:top w:val="none" w:sz="0" w:space="0" w:color="auto"/>
            <w:left w:val="none" w:sz="0" w:space="0" w:color="auto"/>
            <w:bottom w:val="none" w:sz="0" w:space="0" w:color="auto"/>
            <w:right w:val="none" w:sz="0" w:space="0" w:color="auto"/>
          </w:divBdr>
        </w:div>
        <w:div w:id="283076406">
          <w:marLeft w:val="480"/>
          <w:marRight w:val="0"/>
          <w:marTop w:val="0"/>
          <w:marBottom w:val="0"/>
          <w:divBdr>
            <w:top w:val="none" w:sz="0" w:space="0" w:color="auto"/>
            <w:left w:val="none" w:sz="0" w:space="0" w:color="auto"/>
            <w:bottom w:val="none" w:sz="0" w:space="0" w:color="auto"/>
            <w:right w:val="none" w:sz="0" w:space="0" w:color="auto"/>
          </w:divBdr>
        </w:div>
        <w:div w:id="317879895">
          <w:marLeft w:val="480"/>
          <w:marRight w:val="0"/>
          <w:marTop w:val="0"/>
          <w:marBottom w:val="0"/>
          <w:divBdr>
            <w:top w:val="none" w:sz="0" w:space="0" w:color="auto"/>
            <w:left w:val="none" w:sz="0" w:space="0" w:color="auto"/>
            <w:bottom w:val="none" w:sz="0" w:space="0" w:color="auto"/>
            <w:right w:val="none" w:sz="0" w:space="0" w:color="auto"/>
          </w:divBdr>
        </w:div>
        <w:div w:id="338118635">
          <w:marLeft w:val="480"/>
          <w:marRight w:val="0"/>
          <w:marTop w:val="0"/>
          <w:marBottom w:val="0"/>
          <w:divBdr>
            <w:top w:val="none" w:sz="0" w:space="0" w:color="auto"/>
            <w:left w:val="none" w:sz="0" w:space="0" w:color="auto"/>
            <w:bottom w:val="none" w:sz="0" w:space="0" w:color="auto"/>
            <w:right w:val="none" w:sz="0" w:space="0" w:color="auto"/>
          </w:divBdr>
        </w:div>
        <w:div w:id="359741466">
          <w:marLeft w:val="480"/>
          <w:marRight w:val="0"/>
          <w:marTop w:val="0"/>
          <w:marBottom w:val="0"/>
          <w:divBdr>
            <w:top w:val="none" w:sz="0" w:space="0" w:color="auto"/>
            <w:left w:val="none" w:sz="0" w:space="0" w:color="auto"/>
            <w:bottom w:val="none" w:sz="0" w:space="0" w:color="auto"/>
            <w:right w:val="none" w:sz="0" w:space="0" w:color="auto"/>
          </w:divBdr>
        </w:div>
        <w:div w:id="370350075">
          <w:marLeft w:val="480"/>
          <w:marRight w:val="0"/>
          <w:marTop w:val="0"/>
          <w:marBottom w:val="0"/>
          <w:divBdr>
            <w:top w:val="none" w:sz="0" w:space="0" w:color="auto"/>
            <w:left w:val="none" w:sz="0" w:space="0" w:color="auto"/>
            <w:bottom w:val="none" w:sz="0" w:space="0" w:color="auto"/>
            <w:right w:val="none" w:sz="0" w:space="0" w:color="auto"/>
          </w:divBdr>
        </w:div>
        <w:div w:id="372198687">
          <w:marLeft w:val="480"/>
          <w:marRight w:val="0"/>
          <w:marTop w:val="0"/>
          <w:marBottom w:val="0"/>
          <w:divBdr>
            <w:top w:val="none" w:sz="0" w:space="0" w:color="auto"/>
            <w:left w:val="none" w:sz="0" w:space="0" w:color="auto"/>
            <w:bottom w:val="none" w:sz="0" w:space="0" w:color="auto"/>
            <w:right w:val="none" w:sz="0" w:space="0" w:color="auto"/>
          </w:divBdr>
        </w:div>
        <w:div w:id="381754676">
          <w:marLeft w:val="480"/>
          <w:marRight w:val="0"/>
          <w:marTop w:val="0"/>
          <w:marBottom w:val="0"/>
          <w:divBdr>
            <w:top w:val="none" w:sz="0" w:space="0" w:color="auto"/>
            <w:left w:val="none" w:sz="0" w:space="0" w:color="auto"/>
            <w:bottom w:val="none" w:sz="0" w:space="0" w:color="auto"/>
            <w:right w:val="none" w:sz="0" w:space="0" w:color="auto"/>
          </w:divBdr>
        </w:div>
        <w:div w:id="418216321">
          <w:marLeft w:val="480"/>
          <w:marRight w:val="0"/>
          <w:marTop w:val="0"/>
          <w:marBottom w:val="0"/>
          <w:divBdr>
            <w:top w:val="none" w:sz="0" w:space="0" w:color="auto"/>
            <w:left w:val="none" w:sz="0" w:space="0" w:color="auto"/>
            <w:bottom w:val="none" w:sz="0" w:space="0" w:color="auto"/>
            <w:right w:val="none" w:sz="0" w:space="0" w:color="auto"/>
          </w:divBdr>
        </w:div>
        <w:div w:id="431703564">
          <w:marLeft w:val="480"/>
          <w:marRight w:val="0"/>
          <w:marTop w:val="0"/>
          <w:marBottom w:val="0"/>
          <w:divBdr>
            <w:top w:val="none" w:sz="0" w:space="0" w:color="auto"/>
            <w:left w:val="none" w:sz="0" w:space="0" w:color="auto"/>
            <w:bottom w:val="none" w:sz="0" w:space="0" w:color="auto"/>
            <w:right w:val="none" w:sz="0" w:space="0" w:color="auto"/>
          </w:divBdr>
        </w:div>
        <w:div w:id="439379146">
          <w:marLeft w:val="480"/>
          <w:marRight w:val="0"/>
          <w:marTop w:val="0"/>
          <w:marBottom w:val="0"/>
          <w:divBdr>
            <w:top w:val="none" w:sz="0" w:space="0" w:color="auto"/>
            <w:left w:val="none" w:sz="0" w:space="0" w:color="auto"/>
            <w:bottom w:val="none" w:sz="0" w:space="0" w:color="auto"/>
            <w:right w:val="none" w:sz="0" w:space="0" w:color="auto"/>
          </w:divBdr>
        </w:div>
        <w:div w:id="501432732">
          <w:marLeft w:val="480"/>
          <w:marRight w:val="0"/>
          <w:marTop w:val="0"/>
          <w:marBottom w:val="0"/>
          <w:divBdr>
            <w:top w:val="none" w:sz="0" w:space="0" w:color="auto"/>
            <w:left w:val="none" w:sz="0" w:space="0" w:color="auto"/>
            <w:bottom w:val="none" w:sz="0" w:space="0" w:color="auto"/>
            <w:right w:val="none" w:sz="0" w:space="0" w:color="auto"/>
          </w:divBdr>
        </w:div>
        <w:div w:id="505750538">
          <w:marLeft w:val="480"/>
          <w:marRight w:val="0"/>
          <w:marTop w:val="0"/>
          <w:marBottom w:val="0"/>
          <w:divBdr>
            <w:top w:val="none" w:sz="0" w:space="0" w:color="auto"/>
            <w:left w:val="none" w:sz="0" w:space="0" w:color="auto"/>
            <w:bottom w:val="none" w:sz="0" w:space="0" w:color="auto"/>
            <w:right w:val="none" w:sz="0" w:space="0" w:color="auto"/>
          </w:divBdr>
        </w:div>
        <w:div w:id="526721900">
          <w:marLeft w:val="480"/>
          <w:marRight w:val="0"/>
          <w:marTop w:val="0"/>
          <w:marBottom w:val="0"/>
          <w:divBdr>
            <w:top w:val="none" w:sz="0" w:space="0" w:color="auto"/>
            <w:left w:val="none" w:sz="0" w:space="0" w:color="auto"/>
            <w:bottom w:val="none" w:sz="0" w:space="0" w:color="auto"/>
            <w:right w:val="none" w:sz="0" w:space="0" w:color="auto"/>
          </w:divBdr>
        </w:div>
        <w:div w:id="544293306">
          <w:marLeft w:val="480"/>
          <w:marRight w:val="0"/>
          <w:marTop w:val="0"/>
          <w:marBottom w:val="0"/>
          <w:divBdr>
            <w:top w:val="none" w:sz="0" w:space="0" w:color="auto"/>
            <w:left w:val="none" w:sz="0" w:space="0" w:color="auto"/>
            <w:bottom w:val="none" w:sz="0" w:space="0" w:color="auto"/>
            <w:right w:val="none" w:sz="0" w:space="0" w:color="auto"/>
          </w:divBdr>
        </w:div>
        <w:div w:id="550044391">
          <w:marLeft w:val="480"/>
          <w:marRight w:val="0"/>
          <w:marTop w:val="0"/>
          <w:marBottom w:val="0"/>
          <w:divBdr>
            <w:top w:val="none" w:sz="0" w:space="0" w:color="auto"/>
            <w:left w:val="none" w:sz="0" w:space="0" w:color="auto"/>
            <w:bottom w:val="none" w:sz="0" w:space="0" w:color="auto"/>
            <w:right w:val="none" w:sz="0" w:space="0" w:color="auto"/>
          </w:divBdr>
        </w:div>
        <w:div w:id="552275767">
          <w:marLeft w:val="480"/>
          <w:marRight w:val="0"/>
          <w:marTop w:val="0"/>
          <w:marBottom w:val="0"/>
          <w:divBdr>
            <w:top w:val="none" w:sz="0" w:space="0" w:color="auto"/>
            <w:left w:val="none" w:sz="0" w:space="0" w:color="auto"/>
            <w:bottom w:val="none" w:sz="0" w:space="0" w:color="auto"/>
            <w:right w:val="none" w:sz="0" w:space="0" w:color="auto"/>
          </w:divBdr>
        </w:div>
        <w:div w:id="555120762">
          <w:marLeft w:val="480"/>
          <w:marRight w:val="0"/>
          <w:marTop w:val="0"/>
          <w:marBottom w:val="0"/>
          <w:divBdr>
            <w:top w:val="none" w:sz="0" w:space="0" w:color="auto"/>
            <w:left w:val="none" w:sz="0" w:space="0" w:color="auto"/>
            <w:bottom w:val="none" w:sz="0" w:space="0" w:color="auto"/>
            <w:right w:val="none" w:sz="0" w:space="0" w:color="auto"/>
          </w:divBdr>
        </w:div>
        <w:div w:id="562257860">
          <w:marLeft w:val="480"/>
          <w:marRight w:val="0"/>
          <w:marTop w:val="0"/>
          <w:marBottom w:val="0"/>
          <w:divBdr>
            <w:top w:val="none" w:sz="0" w:space="0" w:color="auto"/>
            <w:left w:val="none" w:sz="0" w:space="0" w:color="auto"/>
            <w:bottom w:val="none" w:sz="0" w:space="0" w:color="auto"/>
            <w:right w:val="none" w:sz="0" w:space="0" w:color="auto"/>
          </w:divBdr>
        </w:div>
        <w:div w:id="569114919">
          <w:marLeft w:val="480"/>
          <w:marRight w:val="0"/>
          <w:marTop w:val="0"/>
          <w:marBottom w:val="0"/>
          <w:divBdr>
            <w:top w:val="none" w:sz="0" w:space="0" w:color="auto"/>
            <w:left w:val="none" w:sz="0" w:space="0" w:color="auto"/>
            <w:bottom w:val="none" w:sz="0" w:space="0" w:color="auto"/>
            <w:right w:val="none" w:sz="0" w:space="0" w:color="auto"/>
          </w:divBdr>
        </w:div>
        <w:div w:id="613708180">
          <w:marLeft w:val="480"/>
          <w:marRight w:val="0"/>
          <w:marTop w:val="0"/>
          <w:marBottom w:val="0"/>
          <w:divBdr>
            <w:top w:val="none" w:sz="0" w:space="0" w:color="auto"/>
            <w:left w:val="none" w:sz="0" w:space="0" w:color="auto"/>
            <w:bottom w:val="none" w:sz="0" w:space="0" w:color="auto"/>
            <w:right w:val="none" w:sz="0" w:space="0" w:color="auto"/>
          </w:divBdr>
        </w:div>
        <w:div w:id="643119469">
          <w:marLeft w:val="480"/>
          <w:marRight w:val="0"/>
          <w:marTop w:val="0"/>
          <w:marBottom w:val="0"/>
          <w:divBdr>
            <w:top w:val="none" w:sz="0" w:space="0" w:color="auto"/>
            <w:left w:val="none" w:sz="0" w:space="0" w:color="auto"/>
            <w:bottom w:val="none" w:sz="0" w:space="0" w:color="auto"/>
            <w:right w:val="none" w:sz="0" w:space="0" w:color="auto"/>
          </w:divBdr>
        </w:div>
        <w:div w:id="685325062">
          <w:marLeft w:val="480"/>
          <w:marRight w:val="0"/>
          <w:marTop w:val="0"/>
          <w:marBottom w:val="0"/>
          <w:divBdr>
            <w:top w:val="none" w:sz="0" w:space="0" w:color="auto"/>
            <w:left w:val="none" w:sz="0" w:space="0" w:color="auto"/>
            <w:bottom w:val="none" w:sz="0" w:space="0" w:color="auto"/>
            <w:right w:val="none" w:sz="0" w:space="0" w:color="auto"/>
          </w:divBdr>
        </w:div>
        <w:div w:id="685713969">
          <w:marLeft w:val="480"/>
          <w:marRight w:val="0"/>
          <w:marTop w:val="0"/>
          <w:marBottom w:val="0"/>
          <w:divBdr>
            <w:top w:val="none" w:sz="0" w:space="0" w:color="auto"/>
            <w:left w:val="none" w:sz="0" w:space="0" w:color="auto"/>
            <w:bottom w:val="none" w:sz="0" w:space="0" w:color="auto"/>
            <w:right w:val="none" w:sz="0" w:space="0" w:color="auto"/>
          </w:divBdr>
        </w:div>
        <w:div w:id="715391483">
          <w:marLeft w:val="480"/>
          <w:marRight w:val="0"/>
          <w:marTop w:val="0"/>
          <w:marBottom w:val="0"/>
          <w:divBdr>
            <w:top w:val="none" w:sz="0" w:space="0" w:color="auto"/>
            <w:left w:val="none" w:sz="0" w:space="0" w:color="auto"/>
            <w:bottom w:val="none" w:sz="0" w:space="0" w:color="auto"/>
            <w:right w:val="none" w:sz="0" w:space="0" w:color="auto"/>
          </w:divBdr>
        </w:div>
        <w:div w:id="724983924">
          <w:marLeft w:val="480"/>
          <w:marRight w:val="0"/>
          <w:marTop w:val="0"/>
          <w:marBottom w:val="0"/>
          <w:divBdr>
            <w:top w:val="none" w:sz="0" w:space="0" w:color="auto"/>
            <w:left w:val="none" w:sz="0" w:space="0" w:color="auto"/>
            <w:bottom w:val="none" w:sz="0" w:space="0" w:color="auto"/>
            <w:right w:val="none" w:sz="0" w:space="0" w:color="auto"/>
          </w:divBdr>
        </w:div>
        <w:div w:id="726033647">
          <w:marLeft w:val="480"/>
          <w:marRight w:val="0"/>
          <w:marTop w:val="0"/>
          <w:marBottom w:val="0"/>
          <w:divBdr>
            <w:top w:val="none" w:sz="0" w:space="0" w:color="auto"/>
            <w:left w:val="none" w:sz="0" w:space="0" w:color="auto"/>
            <w:bottom w:val="none" w:sz="0" w:space="0" w:color="auto"/>
            <w:right w:val="none" w:sz="0" w:space="0" w:color="auto"/>
          </w:divBdr>
        </w:div>
        <w:div w:id="729841638">
          <w:marLeft w:val="480"/>
          <w:marRight w:val="0"/>
          <w:marTop w:val="0"/>
          <w:marBottom w:val="0"/>
          <w:divBdr>
            <w:top w:val="none" w:sz="0" w:space="0" w:color="auto"/>
            <w:left w:val="none" w:sz="0" w:space="0" w:color="auto"/>
            <w:bottom w:val="none" w:sz="0" w:space="0" w:color="auto"/>
            <w:right w:val="none" w:sz="0" w:space="0" w:color="auto"/>
          </w:divBdr>
        </w:div>
        <w:div w:id="738133500">
          <w:marLeft w:val="480"/>
          <w:marRight w:val="0"/>
          <w:marTop w:val="0"/>
          <w:marBottom w:val="0"/>
          <w:divBdr>
            <w:top w:val="none" w:sz="0" w:space="0" w:color="auto"/>
            <w:left w:val="none" w:sz="0" w:space="0" w:color="auto"/>
            <w:bottom w:val="none" w:sz="0" w:space="0" w:color="auto"/>
            <w:right w:val="none" w:sz="0" w:space="0" w:color="auto"/>
          </w:divBdr>
        </w:div>
        <w:div w:id="772870381">
          <w:marLeft w:val="480"/>
          <w:marRight w:val="0"/>
          <w:marTop w:val="0"/>
          <w:marBottom w:val="0"/>
          <w:divBdr>
            <w:top w:val="none" w:sz="0" w:space="0" w:color="auto"/>
            <w:left w:val="none" w:sz="0" w:space="0" w:color="auto"/>
            <w:bottom w:val="none" w:sz="0" w:space="0" w:color="auto"/>
            <w:right w:val="none" w:sz="0" w:space="0" w:color="auto"/>
          </w:divBdr>
        </w:div>
        <w:div w:id="819732017">
          <w:marLeft w:val="480"/>
          <w:marRight w:val="0"/>
          <w:marTop w:val="0"/>
          <w:marBottom w:val="0"/>
          <w:divBdr>
            <w:top w:val="none" w:sz="0" w:space="0" w:color="auto"/>
            <w:left w:val="none" w:sz="0" w:space="0" w:color="auto"/>
            <w:bottom w:val="none" w:sz="0" w:space="0" w:color="auto"/>
            <w:right w:val="none" w:sz="0" w:space="0" w:color="auto"/>
          </w:divBdr>
        </w:div>
        <w:div w:id="833103764">
          <w:marLeft w:val="480"/>
          <w:marRight w:val="0"/>
          <w:marTop w:val="0"/>
          <w:marBottom w:val="0"/>
          <w:divBdr>
            <w:top w:val="none" w:sz="0" w:space="0" w:color="auto"/>
            <w:left w:val="none" w:sz="0" w:space="0" w:color="auto"/>
            <w:bottom w:val="none" w:sz="0" w:space="0" w:color="auto"/>
            <w:right w:val="none" w:sz="0" w:space="0" w:color="auto"/>
          </w:divBdr>
        </w:div>
        <w:div w:id="885989144">
          <w:marLeft w:val="480"/>
          <w:marRight w:val="0"/>
          <w:marTop w:val="0"/>
          <w:marBottom w:val="0"/>
          <w:divBdr>
            <w:top w:val="none" w:sz="0" w:space="0" w:color="auto"/>
            <w:left w:val="none" w:sz="0" w:space="0" w:color="auto"/>
            <w:bottom w:val="none" w:sz="0" w:space="0" w:color="auto"/>
            <w:right w:val="none" w:sz="0" w:space="0" w:color="auto"/>
          </w:divBdr>
        </w:div>
        <w:div w:id="896087559">
          <w:marLeft w:val="480"/>
          <w:marRight w:val="0"/>
          <w:marTop w:val="0"/>
          <w:marBottom w:val="0"/>
          <w:divBdr>
            <w:top w:val="none" w:sz="0" w:space="0" w:color="auto"/>
            <w:left w:val="none" w:sz="0" w:space="0" w:color="auto"/>
            <w:bottom w:val="none" w:sz="0" w:space="0" w:color="auto"/>
            <w:right w:val="none" w:sz="0" w:space="0" w:color="auto"/>
          </w:divBdr>
        </w:div>
        <w:div w:id="923295648">
          <w:marLeft w:val="480"/>
          <w:marRight w:val="0"/>
          <w:marTop w:val="0"/>
          <w:marBottom w:val="0"/>
          <w:divBdr>
            <w:top w:val="none" w:sz="0" w:space="0" w:color="auto"/>
            <w:left w:val="none" w:sz="0" w:space="0" w:color="auto"/>
            <w:bottom w:val="none" w:sz="0" w:space="0" w:color="auto"/>
            <w:right w:val="none" w:sz="0" w:space="0" w:color="auto"/>
          </w:divBdr>
        </w:div>
        <w:div w:id="934750682">
          <w:marLeft w:val="480"/>
          <w:marRight w:val="0"/>
          <w:marTop w:val="0"/>
          <w:marBottom w:val="0"/>
          <w:divBdr>
            <w:top w:val="none" w:sz="0" w:space="0" w:color="auto"/>
            <w:left w:val="none" w:sz="0" w:space="0" w:color="auto"/>
            <w:bottom w:val="none" w:sz="0" w:space="0" w:color="auto"/>
            <w:right w:val="none" w:sz="0" w:space="0" w:color="auto"/>
          </w:divBdr>
        </w:div>
        <w:div w:id="1015157340">
          <w:marLeft w:val="480"/>
          <w:marRight w:val="0"/>
          <w:marTop w:val="0"/>
          <w:marBottom w:val="0"/>
          <w:divBdr>
            <w:top w:val="none" w:sz="0" w:space="0" w:color="auto"/>
            <w:left w:val="none" w:sz="0" w:space="0" w:color="auto"/>
            <w:bottom w:val="none" w:sz="0" w:space="0" w:color="auto"/>
            <w:right w:val="none" w:sz="0" w:space="0" w:color="auto"/>
          </w:divBdr>
        </w:div>
        <w:div w:id="1017318131">
          <w:marLeft w:val="480"/>
          <w:marRight w:val="0"/>
          <w:marTop w:val="0"/>
          <w:marBottom w:val="0"/>
          <w:divBdr>
            <w:top w:val="none" w:sz="0" w:space="0" w:color="auto"/>
            <w:left w:val="none" w:sz="0" w:space="0" w:color="auto"/>
            <w:bottom w:val="none" w:sz="0" w:space="0" w:color="auto"/>
            <w:right w:val="none" w:sz="0" w:space="0" w:color="auto"/>
          </w:divBdr>
        </w:div>
      </w:divsChild>
    </w:div>
    <w:div w:id="711539708">
      <w:bodyDiv w:val="1"/>
      <w:marLeft w:val="0"/>
      <w:marRight w:val="0"/>
      <w:marTop w:val="0"/>
      <w:marBottom w:val="0"/>
      <w:divBdr>
        <w:top w:val="none" w:sz="0" w:space="0" w:color="auto"/>
        <w:left w:val="none" w:sz="0" w:space="0" w:color="auto"/>
        <w:bottom w:val="none" w:sz="0" w:space="0" w:color="auto"/>
        <w:right w:val="none" w:sz="0" w:space="0" w:color="auto"/>
      </w:divBdr>
    </w:div>
    <w:div w:id="712313345">
      <w:bodyDiv w:val="1"/>
      <w:marLeft w:val="0"/>
      <w:marRight w:val="0"/>
      <w:marTop w:val="0"/>
      <w:marBottom w:val="0"/>
      <w:divBdr>
        <w:top w:val="none" w:sz="0" w:space="0" w:color="auto"/>
        <w:left w:val="none" w:sz="0" w:space="0" w:color="auto"/>
        <w:bottom w:val="none" w:sz="0" w:space="0" w:color="auto"/>
        <w:right w:val="none" w:sz="0" w:space="0" w:color="auto"/>
      </w:divBdr>
    </w:div>
    <w:div w:id="712655909">
      <w:bodyDiv w:val="1"/>
      <w:marLeft w:val="0"/>
      <w:marRight w:val="0"/>
      <w:marTop w:val="0"/>
      <w:marBottom w:val="0"/>
      <w:divBdr>
        <w:top w:val="none" w:sz="0" w:space="0" w:color="auto"/>
        <w:left w:val="none" w:sz="0" w:space="0" w:color="auto"/>
        <w:bottom w:val="none" w:sz="0" w:space="0" w:color="auto"/>
        <w:right w:val="none" w:sz="0" w:space="0" w:color="auto"/>
      </w:divBdr>
    </w:div>
    <w:div w:id="712773015">
      <w:bodyDiv w:val="1"/>
      <w:marLeft w:val="0"/>
      <w:marRight w:val="0"/>
      <w:marTop w:val="0"/>
      <w:marBottom w:val="0"/>
      <w:divBdr>
        <w:top w:val="none" w:sz="0" w:space="0" w:color="auto"/>
        <w:left w:val="none" w:sz="0" w:space="0" w:color="auto"/>
        <w:bottom w:val="none" w:sz="0" w:space="0" w:color="auto"/>
        <w:right w:val="none" w:sz="0" w:space="0" w:color="auto"/>
      </w:divBdr>
    </w:div>
    <w:div w:id="712968168">
      <w:bodyDiv w:val="1"/>
      <w:marLeft w:val="0"/>
      <w:marRight w:val="0"/>
      <w:marTop w:val="0"/>
      <w:marBottom w:val="0"/>
      <w:divBdr>
        <w:top w:val="none" w:sz="0" w:space="0" w:color="auto"/>
        <w:left w:val="none" w:sz="0" w:space="0" w:color="auto"/>
        <w:bottom w:val="none" w:sz="0" w:space="0" w:color="auto"/>
        <w:right w:val="none" w:sz="0" w:space="0" w:color="auto"/>
      </w:divBdr>
    </w:div>
    <w:div w:id="713232584">
      <w:bodyDiv w:val="1"/>
      <w:marLeft w:val="0"/>
      <w:marRight w:val="0"/>
      <w:marTop w:val="0"/>
      <w:marBottom w:val="0"/>
      <w:divBdr>
        <w:top w:val="none" w:sz="0" w:space="0" w:color="auto"/>
        <w:left w:val="none" w:sz="0" w:space="0" w:color="auto"/>
        <w:bottom w:val="none" w:sz="0" w:space="0" w:color="auto"/>
        <w:right w:val="none" w:sz="0" w:space="0" w:color="auto"/>
      </w:divBdr>
    </w:div>
    <w:div w:id="713240398">
      <w:bodyDiv w:val="1"/>
      <w:marLeft w:val="0"/>
      <w:marRight w:val="0"/>
      <w:marTop w:val="0"/>
      <w:marBottom w:val="0"/>
      <w:divBdr>
        <w:top w:val="none" w:sz="0" w:space="0" w:color="auto"/>
        <w:left w:val="none" w:sz="0" w:space="0" w:color="auto"/>
        <w:bottom w:val="none" w:sz="0" w:space="0" w:color="auto"/>
        <w:right w:val="none" w:sz="0" w:space="0" w:color="auto"/>
      </w:divBdr>
    </w:div>
    <w:div w:id="713312386">
      <w:bodyDiv w:val="1"/>
      <w:marLeft w:val="0"/>
      <w:marRight w:val="0"/>
      <w:marTop w:val="0"/>
      <w:marBottom w:val="0"/>
      <w:divBdr>
        <w:top w:val="none" w:sz="0" w:space="0" w:color="auto"/>
        <w:left w:val="none" w:sz="0" w:space="0" w:color="auto"/>
        <w:bottom w:val="none" w:sz="0" w:space="0" w:color="auto"/>
        <w:right w:val="none" w:sz="0" w:space="0" w:color="auto"/>
      </w:divBdr>
    </w:div>
    <w:div w:id="713390942">
      <w:bodyDiv w:val="1"/>
      <w:marLeft w:val="0"/>
      <w:marRight w:val="0"/>
      <w:marTop w:val="0"/>
      <w:marBottom w:val="0"/>
      <w:divBdr>
        <w:top w:val="none" w:sz="0" w:space="0" w:color="auto"/>
        <w:left w:val="none" w:sz="0" w:space="0" w:color="auto"/>
        <w:bottom w:val="none" w:sz="0" w:space="0" w:color="auto"/>
        <w:right w:val="none" w:sz="0" w:space="0" w:color="auto"/>
      </w:divBdr>
    </w:div>
    <w:div w:id="713819662">
      <w:bodyDiv w:val="1"/>
      <w:marLeft w:val="0"/>
      <w:marRight w:val="0"/>
      <w:marTop w:val="0"/>
      <w:marBottom w:val="0"/>
      <w:divBdr>
        <w:top w:val="none" w:sz="0" w:space="0" w:color="auto"/>
        <w:left w:val="none" w:sz="0" w:space="0" w:color="auto"/>
        <w:bottom w:val="none" w:sz="0" w:space="0" w:color="auto"/>
        <w:right w:val="none" w:sz="0" w:space="0" w:color="auto"/>
      </w:divBdr>
    </w:div>
    <w:div w:id="713848584">
      <w:bodyDiv w:val="1"/>
      <w:marLeft w:val="0"/>
      <w:marRight w:val="0"/>
      <w:marTop w:val="0"/>
      <w:marBottom w:val="0"/>
      <w:divBdr>
        <w:top w:val="none" w:sz="0" w:space="0" w:color="auto"/>
        <w:left w:val="none" w:sz="0" w:space="0" w:color="auto"/>
        <w:bottom w:val="none" w:sz="0" w:space="0" w:color="auto"/>
        <w:right w:val="none" w:sz="0" w:space="0" w:color="auto"/>
      </w:divBdr>
    </w:div>
    <w:div w:id="713893061">
      <w:bodyDiv w:val="1"/>
      <w:marLeft w:val="0"/>
      <w:marRight w:val="0"/>
      <w:marTop w:val="0"/>
      <w:marBottom w:val="0"/>
      <w:divBdr>
        <w:top w:val="none" w:sz="0" w:space="0" w:color="auto"/>
        <w:left w:val="none" w:sz="0" w:space="0" w:color="auto"/>
        <w:bottom w:val="none" w:sz="0" w:space="0" w:color="auto"/>
        <w:right w:val="none" w:sz="0" w:space="0" w:color="auto"/>
      </w:divBdr>
      <w:divsChild>
        <w:div w:id="54595986">
          <w:marLeft w:val="480"/>
          <w:marRight w:val="0"/>
          <w:marTop w:val="0"/>
          <w:marBottom w:val="0"/>
          <w:divBdr>
            <w:top w:val="none" w:sz="0" w:space="0" w:color="auto"/>
            <w:left w:val="none" w:sz="0" w:space="0" w:color="auto"/>
            <w:bottom w:val="none" w:sz="0" w:space="0" w:color="auto"/>
            <w:right w:val="none" w:sz="0" w:space="0" w:color="auto"/>
          </w:divBdr>
        </w:div>
        <w:div w:id="71314197">
          <w:marLeft w:val="480"/>
          <w:marRight w:val="0"/>
          <w:marTop w:val="0"/>
          <w:marBottom w:val="0"/>
          <w:divBdr>
            <w:top w:val="none" w:sz="0" w:space="0" w:color="auto"/>
            <w:left w:val="none" w:sz="0" w:space="0" w:color="auto"/>
            <w:bottom w:val="none" w:sz="0" w:space="0" w:color="auto"/>
            <w:right w:val="none" w:sz="0" w:space="0" w:color="auto"/>
          </w:divBdr>
        </w:div>
        <w:div w:id="96410420">
          <w:marLeft w:val="480"/>
          <w:marRight w:val="0"/>
          <w:marTop w:val="0"/>
          <w:marBottom w:val="0"/>
          <w:divBdr>
            <w:top w:val="none" w:sz="0" w:space="0" w:color="auto"/>
            <w:left w:val="none" w:sz="0" w:space="0" w:color="auto"/>
            <w:bottom w:val="none" w:sz="0" w:space="0" w:color="auto"/>
            <w:right w:val="none" w:sz="0" w:space="0" w:color="auto"/>
          </w:divBdr>
        </w:div>
        <w:div w:id="131677450">
          <w:marLeft w:val="480"/>
          <w:marRight w:val="0"/>
          <w:marTop w:val="0"/>
          <w:marBottom w:val="0"/>
          <w:divBdr>
            <w:top w:val="none" w:sz="0" w:space="0" w:color="auto"/>
            <w:left w:val="none" w:sz="0" w:space="0" w:color="auto"/>
            <w:bottom w:val="none" w:sz="0" w:space="0" w:color="auto"/>
            <w:right w:val="none" w:sz="0" w:space="0" w:color="auto"/>
          </w:divBdr>
        </w:div>
        <w:div w:id="169836393">
          <w:marLeft w:val="480"/>
          <w:marRight w:val="0"/>
          <w:marTop w:val="0"/>
          <w:marBottom w:val="0"/>
          <w:divBdr>
            <w:top w:val="none" w:sz="0" w:space="0" w:color="auto"/>
            <w:left w:val="none" w:sz="0" w:space="0" w:color="auto"/>
            <w:bottom w:val="none" w:sz="0" w:space="0" w:color="auto"/>
            <w:right w:val="none" w:sz="0" w:space="0" w:color="auto"/>
          </w:divBdr>
        </w:div>
        <w:div w:id="224533475">
          <w:marLeft w:val="480"/>
          <w:marRight w:val="0"/>
          <w:marTop w:val="0"/>
          <w:marBottom w:val="0"/>
          <w:divBdr>
            <w:top w:val="none" w:sz="0" w:space="0" w:color="auto"/>
            <w:left w:val="none" w:sz="0" w:space="0" w:color="auto"/>
            <w:bottom w:val="none" w:sz="0" w:space="0" w:color="auto"/>
            <w:right w:val="none" w:sz="0" w:space="0" w:color="auto"/>
          </w:divBdr>
        </w:div>
        <w:div w:id="226451808">
          <w:marLeft w:val="480"/>
          <w:marRight w:val="0"/>
          <w:marTop w:val="0"/>
          <w:marBottom w:val="0"/>
          <w:divBdr>
            <w:top w:val="none" w:sz="0" w:space="0" w:color="auto"/>
            <w:left w:val="none" w:sz="0" w:space="0" w:color="auto"/>
            <w:bottom w:val="none" w:sz="0" w:space="0" w:color="auto"/>
            <w:right w:val="none" w:sz="0" w:space="0" w:color="auto"/>
          </w:divBdr>
        </w:div>
        <w:div w:id="301735678">
          <w:marLeft w:val="480"/>
          <w:marRight w:val="0"/>
          <w:marTop w:val="0"/>
          <w:marBottom w:val="0"/>
          <w:divBdr>
            <w:top w:val="none" w:sz="0" w:space="0" w:color="auto"/>
            <w:left w:val="none" w:sz="0" w:space="0" w:color="auto"/>
            <w:bottom w:val="none" w:sz="0" w:space="0" w:color="auto"/>
            <w:right w:val="none" w:sz="0" w:space="0" w:color="auto"/>
          </w:divBdr>
        </w:div>
        <w:div w:id="310252185">
          <w:marLeft w:val="480"/>
          <w:marRight w:val="0"/>
          <w:marTop w:val="0"/>
          <w:marBottom w:val="0"/>
          <w:divBdr>
            <w:top w:val="none" w:sz="0" w:space="0" w:color="auto"/>
            <w:left w:val="none" w:sz="0" w:space="0" w:color="auto"/>
            <w:bottom w:val="none" w:sz="0" w:space="0" w:color="auto"/>
            <w:right w:val="none" w:sz="0" w:space="0" w:color="auto"/>
          </w:divBdr>
        </w:div>
        <w:div w:id="317729720">
          <w:marLeft w:val="480"/>
          <w:marRight w:val="0"/>
          <w:marTop w:val="0"/>
          <w:marBottom w:val="0"/>
          <w:divBdr>
            <w:top w:val="none" w:sz="0" w:space="0" w:color="auto"/>
            <w:left w:val="none" w:sz="0" w:space="0" w:color="auto"/>
            <w:bottom w:val="none" w:sz="0" w:space="0" w:color="auto"/>
            <w:right w:val="none" w:sz="0" w:space="0" w:color="auto"/>
          </w:divBdr>
        </w:div>
        <w:div w:id="361975404">
          <w:marLeft w:val="480"/>
          <w:marRight w:val="0"/>
          <w:marTop w:val="0"/>
          <w:marBottom w:val="0"/>
          <w:divBdr>
            <w:top w:val="none" w:sz="0" w:space="0" w:color="auto"/>
            <w:left w:val="none" w:sz="0" w:space="0" w:color="auto"/>
            <w:bottom w:val="none" w:sz="0" w:space="0" w:color="auto"/>
            <w:right w:val="none" w:sz="0" w:space="0" w:color="auto"/>
          </w:divBdr>
        </w:div>
        <w:div w:id="389380283">
          <w:marLeft w:val="480"/>
          <w:marRight w:val="0"/>
          <w:marTop w:val="0"/>
          <w:marBottom w:val="0"/>
          <w:divBdr>
            <w:top w:val="none" w:sz="0" w:space="0" w:color="auto"/>
            <w:left w:val="none" w:sz="0" w:space="0" w:color="auto"/>
            <w:bottom w:val="none" w:sz="0" w:space="0" w:color="auto"/>
            <w:right w:val="none" w:sz="0" w:space="0" w:color="auto"/>
          </w:divBdr>
        </w:div>
        <w:div w:id="407463602">
          <w:marLeft w:val="480"/>
          <w:marRight w:val="0"/>
          <w:marTop w:val="0"/>
          <w:marBottom w:val="0"/>
          <w:divBdr>
            <w:top w:val="none" w:sz="0" w:space="0" w:color="auto"/>
            <w:left w:val="none" w:sz="0" w:space="0" w:color="auto"/>
            <w:bottom w:val="none" w:sz="0" w:space="0" w:color="auto"/>
            <w:right w:val="none" w:sz="0" w:space="0" w:color="auto"/>
          </w:divBdr>
        </w:div>
        <w:div w:id="422186451">
          <w:marLeft w:val="480"/>
          <w:marRight w:val="0"/>
          <w:marTop w:val="0"/>
          <w:marBottom w:val="0"/>
          <w:divBdr>
            <w:top w:val="none" w:sz="0" w:space="0" w:color="auto"/>
            <w:left w:val="none" w:sz="0" w:space="0" w:color="auto"/>
            <w:bottom w:val="none" w:sz="0" w:space="0" w:color="auto"/>
            <w:right w:val="none" w:sz="0" w:space="0" w:color="auto"/>
          </w:divBdr>
        </w:div>
        <w:div w:id="428047381">
          <w:marLeft w:val="480"/>
          <w:marRight w:val="0"/>
          <w:marTop w:val="0"/>
          <w:marBottom w:val="0"/>
          <w:divBdr>
            <w:top w:val="none" w:sz="0" w:space="0" w:color="auto"/>
            <w:left w:val="none" w:sz="0" w:space="0" w:color="auto"/>
            <w:bottom w:val="none" w:sz="0" w:space="0" w:color="auto"/>
            <w:right w:val="none" w:sz="0" w:space="0" w:color="auto"/>
          </w:divBdr>
        </w:div>
        <w:div w:id="502206464">
          <w:marLeft w:val="480"/>
          <w:marRight w:val="0"/>
          <w:marTop w:val="0"/>
          <w:marBottom w:val="0"/>
          <w:divBdr>
            <w:top w:val="none" w:sz="0" w:space="0" w:color="auto"/>
            <w:left w:val="none" w:sz="0" w:space="0" w:color="auto"/>
            <w:bottom w:val="none" w:sz="0" w:space="0" w:color="auto"/>
            <w:right w:val="none" w:sz="0" w:space="0" w:color="auto"/>
          </w:divBdr>
        </w:div>
        <w:div w:id="510069367">
          <w:marLeft w:val="480"/>
          <w:marRight w:val="0"/>
          <w:marTop w:val="0"/>
          <w:marBottom w:val="0"/>
          <w:divBdr>
            <w:top w:val="none" w:sz="0" w:space="0" w:color="auto"/>
            <w:left w:val="none" w:sz="0" w:space="0" w:color="auto"/>
            <w:bottom w:val="none" w:sz="0" w:space="0" w:color="auto"/>
            <w:right w:val="none" w:sz="0" w:space="0" w:color="auto"/>
          </w:divBdr>
        </w:div>
        <w:div w:id="512258438">
          <w:marLeft w:val="480"/>
          <w:marRight w:val="0"/>
          <w:marTop w:val="0"/>
          <w:marBottom w:val="0"/>
          <w:divBdr>
            <w:top w:val="none" w:sz="0" w:space="0" w:color="auto"/>
            <w:left w:val="none" w:sz="0" w:space="0" w:color="auto"/>
            <w:bottom w:val="none" w:sz="0" w:space="0" w:color="auto"/>
            <w:right w:val="none" w:sz="0" w:space="0" w:color="auto"/>
          </w:divBdr>
        </w:div>
        <w:div w:id="571090038">
          <w:marLeft w:val="480"/>
          <w:marRight w:val="0"/>
          <w:marTop w:val="0"/>
          <w:marBottom w:val="0"/>
          <w:divBdr>
            <w:top w:val="none" w:sz="0" w:space="0" w:color="auto"/>
            <w:left w:val="none" w:sz="0" w:space="0" w:color="auto"/>
            <w:bottom w:val="none" w:sz="0" w:space="0" w:color="auto"/>
            <w:right w:val="none" w:sz="0" w:space="0" w:color="auto"/>
          </w:divBdr>
        </w:div>
        <w:div w:id="593394303">
          <w:marLeft w:val="480"/>
          <w:marRight w:val="0"/>
          <w:marTop w:val="0"/>
          <w:marBottom w:val="0"/>
          <w:divBdr>
            <w:top w:val="none" w:sz="0" w:space="0" w:color="auto"/>
            <w:left w:val="none" w:sz="0" w:space="0" w:color="auto"/>
            <w:bottom w:val="none" w:sz="0" w:space="0" w:color="auto"/>
            <w:right w:val="none" w:sz="0" w:space="0" w:color="auto"/>
          </w:divBdr>
        </w:div>
        <w:div w:id="594482358">
          <w:marLeft w:val="480"/>
          <w:marRight w:val="0"/>
          <w:marTop w:val="0"/>
          <w:marBottom w:val="0"/>
          <w:divBdr>
            <w:top w:val="none" w:sz="0" w:space="0" w:color="auto"/>
            <w:left w:val="none" w:sz="0" w:space="0" w:color="auto"/>
            <w:bottom w:val="none" w:sz="0" w:space="0" w:color="auto"/>
            <w:right w:val="none" w:sz="0" w:space="0" w:color="auto"/>
          </w:divBdr>
        </w:div>
        <w:div w:id="606886158">
          <w:marLeft w:val="480"/>
          <w:marRight w:val="0"/>
          <w:marTop w:val="0"/>
          <w:marBottom w:val="0"/>
          <w:divBdr>
            <w:top w:val="none" w:sz="0" w:space="0" w:color="auto"/>
            <w:left w:val="none" w:sz="0" w:space="0" w:color="auto"/>
            <w:bottom w:val="none" w:sz="0" w:space="0" w:color="auto"/>
            <w:right w:val="none" w:sz="0" w:space="0" w:color="auto"/>
          </w:divBdr>
        </w:div>
        <w:div w:id="627859288">
          <w:marLeft w:val="480"/>
          <w:marRight w:val="0"/>
          <w:marTop w:val="0"/>
          <w:marBottom w:val="0"/>
          <w:divBdr>
            <w:top w:val="none" w:sz="0" w:space="0" w:color="auto"/>
            <w:left w:val="none" w:sz="0" w:space="0" w:color="auto"/>
            <w:bottom w:val="none" w:sz="0" w:space="0" w:color="auto"/>
            <w:right w:val="none" w:sz="0" w:space="0" w:color="auto"/>
          </w:divBdr>
        </w:div>
        <w:div w:id="668752444">
          <w:marLeft w:val="480"/>
          <w:marRight w:val="0"/>
          <w:marTop w:val="0"/>
          <w:marBottom w:val="0"/>
          <w:divBdr>
            <w:top w:val="none" w:sz="0" w:space="0" w:color="auto"/>
            <w:left w:val="none" w:sz="0" w:space="0" w:color="auto"/>
            <w:bottom w:val="none" w:sz="0" w:space="0" w:color="auto"/>
            <w:right w:val="none" w:sz="0" w:space="0" w:color="auto"/>
          </w:divBdr>
        </w:div>
        <w:div w:id="714499702">
          <w:marLeft w:val="480"/>
          <w:marRight w:val="0"/>
          <w:marTop w:val="0"/>
          <w:marBottom w:val="0"/>
          <w:divBdr>
            <w:top w:val="none" w:sz="0" w:space="0" w:color="auto"/>
            <w:left w:val="none" w:sz="0" w:space="0" w:color="auto"/>
            <w:bottom w:val="none" w:sz="0" w:space="0" w:color="auto"/>
            <w:right w:val="none" w:sz="0" w:space="0" w:color="auto"/>
          </w:divBdr>
        </w:div>
        <w:div w:id="727194190">
          <w:marLeft w:val="480"/>
          <w:marRight w:val="0"/>
          <w:marTop w:val="0"/>
          <w:marBottom w:val="0"/>
          <w:divBdr>
            <w:top w:val="none" w:sz="0" w:space="0" w:color="auto"/>
            <w:left w:val="none" w:sz="0" w:space="0" w:color="auto"/>
            <w:bottom w:val="none" w:sz="0" w:space="0" w:color="auto"/>
            <w:right w:val="none" w:sz="0" w:space="0" w:color="auto"/>
          </w:divBdr>
        </w:div>
        <w:div w:id="731347302">
          <w:marLeft w:val="480"/>
          <w:marRight w:val="0"/>
          <w:marTop w:val="0"/>
          <w:marBottom w:val="0"/>
          <w:divBdr>
            <w:top w:val="none" w:sz="0" w:space="0" w:color="auto"/>
            <w:left w:val="none" w:sz="0" w:space="0" w:color="auto"/>
            <w:bottom w:val="none" w:sz="0" w:space="0" w:color="auto"/>
            <w:right w:val="none" w:sz="0" w:space="0" w:color="auto"/>
          </w:divBdr>
        </w:div>
        <w:div w:id="771583703">
          <w:marLeft w:val="480"/>
          <w:marRight w:val="0"/>
          <w:marTop w:val="0"/>
          <w:marBottom w:val="0"/>
          <w:divBdr>
            <w:top w:val="none" w:sz="0" w:space="0" w:color="auto"/>
            <w:left w:val="none" w:sz="0" w:space="0" w:color="auto"/>
            <w:bottom w:val="none" w:sz="0" w:space="0" w:color="auto"/>
            <w:right w:val="none" w:sz="0" w:space="0" w:color="auto"/>
          </w:divBdr>
        </w:div>
        <w:div w:id="802773262">
          <w:marLeft w:val="480"/>
          <w:marRight w:val="0"/>
          <w:marTop w:val="0"/>
          <w:marBottom w:val="0"/>
          <w:divBdr>
            <w:top w:val="none" w:sz="0" w:space="0" w:color="auto"/>
            <w:left w:val="none" w:sz="0" w:space="0" w:color="auto"/>
            <w:bottom w:val="none" w:sz="0" w:space="0" w:color="auto"/>
            <w:right w:val="none" w:sz="0" w:space="0" w:color="auto"/>
          </w:divBdr>
        </w:div>
        <w:div w:id="808674132">
          <w:marLeft w:val="480"/>
          <w:marRight w:val="0"/>
          <w:marTop w:val="0"/>
          <w:marBottom w:val="0"/>
          <w:divBdr>
            <w:top w:val="none" w:sz="0" w:space="0" w:color="auto"/>
            <w:left w:val="none" w:sz="0" w:space="0" w:color="auto"/>
            <w:bottom w:val="none" w:sz="0" w:space="0" w:color="auto"/>
            <w:right w:val="none" w:sz="0" w:space="0" w:color="auto"/>
          </w:divBdr>
        </w:div>
        <w:div w:id="821314537">
          <w:marLeft w:val="480"/>
          <w:marRight w:val="0"/>
          <w:marTop w:val="0"/>
          <w:marBottom w:val="0"/>
          <w:divBdr>
            <w:top w:val="none" w:sz="0" w:space="0" w:color="auto"/>
            <w:left w:val="none" w:sz="0" w:space="0" w:color="auto"/>
            <w:bottom w:val="none" w:sz="0" w:space="0" w:color="auto"/>
            <w:right w:val="none" w:sz="0" w:space="0" w:color="auto"/>
          </w:divBdr>
        </w:div>
        <w:div w:id="828522700">
          <w:marLeft w:val="480"/>
          <w:marRight w:val="0"/>
          <w:marTop w:val="0"/>
          <w:marBottom w:val="0"/>
          <w:divBdr>
            <w:top w:val="none" w:sz="0" w:space="0" w:color="auto"/>
            <w:left w:val="none" w:sz="0" w:space="0" w:color="auto"/>
            <w:bottom w:val="none" w:sz="0" w:space="0" w:color="auto"/>
            <w:right w:val="none" w:sz="0" w:space="0" w:color="auto"/>
          </w:divBdr>
        </w:div>
        <w:div w:id="848522232">
          <w:marLeft w:val="480"/>
          <w:marRight w:val="0"/>
          <w:marTop w:val="0"/>
          <w:marBottom w:val="0"/>
          <w:divBdr>
            <w:top w:val="none" w:sz="0" w:space="0" w:color="auto"/>
            <w:left w:val="none" w:sz="0" w:space="0" w:color="auto"/>
            <w:bottom w:val="none" w:sz="0" w:space="0" w:color="auto"/>
            <w:right w:val="none" w:sz="0" w:space="0" w:color="auto"/>
          </w:divBdr>
        </w:div>
        <w:div w:id="850686944">
          <w:marLeft w:val="480"/>
          <w:marRight w:val="0"/>
          <w:marTop w:val="0"/>
          <w:marBottom w:val="0"/>
          <w:divBdr>
            <w:top w:val="none" w:sz="0" w:space="0" w:color="auto"/>
            <w:left w:val="none" w:sz="0" w:space="0" w:color="auto"/>
            <w:bottom w:val="none" w:sz="0" w:space="0" w:color="auto"/>
            <w:right w:val="none" w:sz="0" w:space="0" w:color="auto"/>
          </w:divBdr>
        </w:div>
        <w:div w:id="943733678">
          <w:marLeft w:val="480"/>
          <w:marRight w:val="0"/>
          <w:marTop w:val="0"/>
          <w:marBottom w:val="0"/>
          <w:divBdr>
            <w:top w:val="none" w:sz="0" w:space="0" w:color="auto"/>
            <w:left w:val="none" w:sz="0" w:space="0" w:color="auto"/>
            <w:bottom w:val="none" w:sz="0" w:space="0" w:color="auto"/>
            <w:right w:val="none" w:sz="0" w:space="0" w:color="auto"/>
          </w:divBdr>
        </w:div>
        <w:div w:id="951982924">
          <w:marLeft w:val="480"/>
          <w:marRight w:val="0"/>
          <w:marTop w:val="0"/>
          <w:marBottom w:val="0"/>
          <w:divBdr>
            <w:top w:val="none" w:sz="0" w:space="0" w:color="auto"/>
            <w:left w:val="none" w:sz="0" w:space="0" w:color="auto"/>
            <w:bottom w:val="none" w:sz="0" w:space="0" w:color="auto"/>
            <w:right w:val="none" w:sz="0" w:space="0" w:color="auto"/>
          </w:divBdr>
        </w:div>
        <w:div w:id="952324290">
          <w:marLeft w:val="480"/>
          <w:marRight w:val="0"/>
          <w:marTop w:val="0"/>
          <w:marBottom w:val="0"/>
          <w:divBdr>
            <w:top w:val="none" w:sz="0" w:space="0" w:color="auto"/>
            <w:left w:val="none" w:sz="0" w:space="0" w:color="auto"/>
            <w:bottom w:val="none" w:sz="0" w:space="0" w:color="auto"/>
            <w:right w:val="none" w:sz="0" w:space="0" w:color="auto"/>
          </w:divBdr>
        </w:div>
        <w:div w:id="955140532">
          <w:marLeft w:val="480"/>
          <w:marRight w:val="0"/>
          <w:marTop w:val="0"/>
          <w:marBottom w:val="0"/>
          <w:divBdr>
            <w:top w:val="none" w:sz="0" w:space="0" w:color="auto"/>
            <w:left w:val="none" w:sz="0" w:space="0" w:color="auto"/>
            <w:bottom w:val="none" w:sz="0" w:space="0" w:color="auto"/>
            <w:right w:val="none" w:sz="0" w:space="0" w:color="auto"/>
          </w:divBdr>
        </w:div>
        <w:div w:id="1016807914">
          <w:marLeft w:val="480"/>
          <w:marRight w:val="0"/>
          <w:marTop w:val="0"/>
          <w:marBottom w:val="0"/>
          <w:divBdr>
            <w:top w:val="none" w:sz="0" w:space="0" w:color="auto"/>
            <w:left w:val="none" w:sz="0" w:space="0" w:color="auto"/>
            <w:bottom w:val="none" w:sz="0" w:space="0" w:color="auto"/>
            <w:right w:val="none" w:sz="0" w:space="0" w:color="auto"/>
          </w:divBdr>
        </w:div>
      </w:divsChild>
    </w:div>
    <w:div w:id="713896123">
      <w:bodyDiv w:val="1"/>
      <w:marLeft w:val="0"/>
      <w:marRight w:val="0"/>
      <w:marTop w:val="0"/>
      <w:marBottom w:val="0"/>
      <w:divBdr>
        <w:top w:val="none" w:sz="0" w:space="0" w:color="auto"/>
        <w:left w:val="none" w:sz="0" w:space="0" w:color="auto"/>
        <w:bottom w:val="none" w:sz="0" w:space="0" w:color="auto"/>
        <w:right w:val="none" w:sz="0" w:space="0" w:color="auto"/>
      </w:divBdr>
    </w:div>
    <w:div w:id="714086150">
      <w:bodyDiv w:val="1"/>
      <w:marLeft w:val="0"/>
      <w:marRight w:val="0"/>
      <w:marTop w:val="0"/>
      <w:marBottom w:val="0"/>
      <w:divBdr>
        <w:top w:val="none" w:sz="0" w:space="0" w:color="auto"/>
        <w:left w:val="none" w:sz="0" w:space="0" w:color="auto"/>
        <w:bottom w:val="none" w:sz="0" w:space="0" w:color="auto"/>
        <w:right w:val="none" w:sz="0" w:space="0" w:color="auto"/>
      </w:divBdr>
    </w:div>
    <w:div w:id="714549220">
      <w:bodyDiv w:val="1"/>
      <w:marLeft w:val="0"/>
      <w:marRight w:val="0"/>
      <w:marTop w:val="0"/>
      <w:marBottom w:val="0"/>
      <w:divBdr>
        <w:top w:val="none" w:sz="0" w:space="0" w:color="auto"/>
        <w:left w:val="none" w:sz="0" w:space="0" w:color="auto"/>
        <w:bottom w:val="none" w:sz="0" w:space="0" w:color="auto"/>
        <w:right w:val="none" w:sz="0" w:space="0" w:color="auto"/>
      </w:divBdr>
    </w:div>
    <w:div w:id="714624830">
      <w:bodyDiv w:val="1"/>
      <w:marLeft w:val="0"/>
      <w:marRight w:val="0"/>
      <w:marTop w:val="0"/>
      <w:marBottom w:val="0"/>
      <w:divBdr>
        <w:top w:val="none" w:sz="0" w:space="0" w:color="auto"/>
        <w:left w:val="none" w:sz="0" w:space="0" w:color="auto"/>
        <w:bottom w:val="none" w:sz="0" w:space="0" w:color="auto"/>
        <w:right w:val="none" w:sz="0" w:space="0" w:color="auto"/>
      </w:divBdr>
    </w:div>
    <w:div w:id="715011606">
      <w:bodyDiv w:val="1"/>
      <w:marLeft w:val="0"/>
      <w:marRight w:val="0"/>
      <w:marTop w:val="0"/>
      <w:marBottom w:val="0"/>
      <w:divBdr>
        <w:top w:val="none" w:sz="0" w:space="0" w:color="auto"/>
        <w:left w:val="none" w:sz="0" w:space="0" w:color="auto"/>
        <w:bottom w:val="none" w:sz="0" w:space="0" w:color="auto"/>
        <w:right w:val="none" w:sz="0" w:space="0" w:color="auto"/>
      </w:divBdr>
    </w:div>
    <w:div w:id="715541166">
      <w:bodyDiv w:val="1"/>
      <w:marLeft w:val="0"/>
      <w:marRight w:val="0"/>
      <w:marTop w:val="0"/>
      <w:marBottom w:val="0"/>
      <w:divBdr>
        <w:top w:val="none" w:sz="0" w:space="0" w:color="auto"/>
        <w:left w:val="none" w:sz="0" w:space="0" w:color="auto"/>
        <w:bottom w:val="none" w:sz="0" w:space="0" w:color="auto"/>
        <w:right w:val="none" w:sz="0" w:space="0" w:color="auto"/>
      </w:divBdr>
      <w:divsChild>
        <w:div w:id="1200690">
          <w:marLeft w:val="480"/>
          <w:marRight w:val="0"/>
          <w:marTop w:val="0"/>
          <w:marBottom w:val="0"/>
          <w:divBdr>
            <w:top w:val="none" w:sz="0" w:space="0" w:color="auto"/>
            <w:left w:val="none" w:sz="0" w:space="0" w:color="auto"/>
            <w:bottom w:val="none" w:sz="0" w:space="0" w:color="auto"/>
            <w:right w:val="none" w:sz="0" w:space="0" w:color="auto"/>
          </w:divBdr>
        </w:div>
        <w:div w:id="15157962">
          <w:marLeft w:val="480"/>
          <w:marRight w:val="0"/>
          <w:marTop w:val="0"/>
          <w:marBottom w:val="0"/>
          <w:divBdr>
            <w:top w:val="none" w:sz="0" w:space="0" w:color="auto"/>
            <w:left w:val="none" w:sz="0" w:space="0" w:color="auto"/>
            <w:bottom w:val="none" w:sz="0" w:space="0" w:color="auto"/>
            <w:right w:val="none" w:sz="0" w:space="0" w:color="auto"/>
          </w:divBdr>
        </w:div>
        <w:div w:id="34038585">
          <w:marLeft w:val="480"/>
          <w:marRight w:val="0"/>
          <w:marTop w:val="0"/>
          <w:marBottom w:val="0"/>
          <w:divBdr>
            <w:top w:val="none" w:sz="0" w:space="0" w:color="auto"/>
            <w:left w:val="none" w:sz="0" w:space="0" w:color="auto"/>
            <w:bottom w:val="none" w:sz="0" w:space="0" w:color="auto"/>
            <w:right w:val="none" w:sz="0" w:space="0" w:color="auto"/>
          </w:divBdr>
        </w:div>
        <w:div w:id="116411041">
          <w:marLeft w:val="480"/>
          <w:marRight w:val="0"/>
          <w:marTop w:val="0"/>
          <w:marBottom w:val="0"/>
          <w:divBdr>
            <w:top w:val="none" w:sz="0" w:space="0" w:color="auto"/>
            <w:left w:val="none" w:sz="0" w:space="0" w:color="auto"/>
            <w:bottom w:val="none" w:sz="0" w:space="0" w:color="auto"/>
            <w:right w:val="none" w:sz="0" w:space="0" w:color="auto"/>
          </w:divBdr>
        </w:div>
        <w:div w:id="141822439">
          <w:marLeft w:val="480"/>
          <w:marRight w:val="0"/>
          <w:marTop w:val="0"/>
          <w:marBottom w:val="0"/>
          <w:divBdr>
            <w:top w:val="none" w:sz="0" w:space="0" w:color="auto"/>
            <w:left w:val="none" w:sz="0" w:space="0" w:color="auto"/>
            <w:bottom w:val="none" w:sz="0" w:space="0" w:color="auto"/>
            <w:right w:val="none" w:sz="0" w:space="0" w:color="auto"/>
          </w:divBdr>
        </w:div>
        <w:div w:id="148643307">
          <w:marLeft w:val="480"/>
          <w:marRight w:val="0"/>
          <w:marTop w:val="0"/>
          <w:marBottom w:val="0"/>
          <w:divBdr>
            <w:top w:val="none" w:sz="0" w:space="0" w:color="auto"/>
            <w:left w:val="none" w:sz="0" w:space="0" w:color="auto"/>
            <w:bottom w:val="none" w:sz="0" w:space="0" w:color="auto"/>
            <w:right w:val="none" w:sz="0" w:space="0" w:color="auto"/>
          </w:divBdr>
        </w:div>
        <w:div w:id="155923846">
          <w:marLeft w:val="480"/>
          <w:marRight w:val="0"/>
          <w:marTop w:val="0"/>
          <w:marBottom w:val="0"/>
          <w:divBdr>
            <w:top w:val="none" w:sz="0" w:space="0" w:color="auto"/>
            <w:left w:val="none" w:sz="0" w:space="0" w:color="auto"/>
            <w:bottom w:val="none" w:sz="0" w:space="0" w:color="auto"/>
            <w:right w:val="none" w:sz="0" w:space="0" w:color="auto"/>
          </w:divBdr>
        </w:div>
        <w:div w:id="158084450">
          <w:marLeft w:val="480"/>
          <w:marRight w:val="0"/>
          <w:marTop w:val="0"/>
          <w:marBottom w:val="0"/>
          <w:divBdr>
            <w:top w:val="none" w:sz="0" w:space="0" w:color="auto"/>
            <w:left w:val="none" w:sz="0" w:space="0" w:color="auto"/>
            <w:bottom w:val="none" w:sz="0" w:space="0" w:color="auto"/>
            <w:right w:val="none" w:sz="0" w:space="0" w:color="auto"/>
          </w:divBdr>
        </w:div>
        <w:div w:id="159933192">
          <w:marLeft w:val="480"/>
          <w:marRight w:val="0"/>
          <w:marTop w:val="0"/>
          <w:marBottom w:val="0"/>
          <w:divBdr>
            <w:top w:val="none" w:sz="0" w:space="0" w:color="auto"/>
            <w:left w:val="none" w:sz="0" w:space="0" w:color="auto"/>
            <w:bottom w:val="none" w:sz="0" w:space="0" w:color="auto"/>
            <w:right w:val="none" w:sz="0" w:space="0" w:color="auto"/>
          </w:divBdr>
        </w:div>
        <w:div w:id="165705917">
          <w:marLeft w:val="480"/>
          <w:marRight w:val="0"/>
          <w:marTop w:val="0"/>
          <w:marBottom w:val="0"/>
          <w:divBdr>
            <w:top w:val="none" w:sz="0" w:space="0" w:color="auto"/>
            <w:left w:val="none" w:sz="0" w:space="0" w:color="auto"/>
            <w:bottom w:val="none" w:sz="0" w:space="0" w:color="auto"/>
            <w:right w:val="none" w:sz="0" w:space="0" w:color="auto"/>
          </w:divBdr>
        </w:div>
        <w:div w:id="169568966">
          <w:marLeft w:val="480"/>
          <w:marRight w:val="0"/>
          <w:marTop w:val="0"/>
          <w:marBottom w:val="0"/>
          <w:divBdr>
            <w:top w:val="none" w:sz="0" w:space="0" w:color="auto"/>
            <w:left w:val="none" w:sz="0" w:space="0" w:color="auto"/>
            <w:bottom w:val="none" w:sz="0" w:space="0" w:color="auto"/>
            <w:right w:val="none" w:sz="0" w:space="0" w:color="auto"/>
          </w:divBdr>
        </w:div>
        <w:div w:id="195507740">
          <w:marLeft w:val="480"/>
          <w:marRight w:val="0"/>
          <w:marTop w:val="0"/>
          <w:marBottom w:val="0"/>
          <w:divBdr>
            <w:top w:val="none" w:sz="0" w:space="0" w:color="auto"/>
            <w:left w:val="none" w:sz="0" w:space="0" w:color="auto"/>
            <w:bottom w:val="none" w:sz="0" w:space="0" w:color="auto"/>
            <w:right w:val="none" w:sz="0" w:space="0" w:color="auto"/>
          </w:divBdr>
        </w:div>
        <w:div w:id="217909693">
          <w:marLeft w:val="480"/>
          <w:marRight w:val="0"/>
          <w:marTop w:val="0"/>
          <w:marBottom w:val="0"/>
          <w:divBdr>
            <w:top w:val="none" w:sz="0" w:space="0" w:color="auto"/>
            <w:left w:val="none" w:sz="0" w:space="0" w:color="auto"/>
            <w:bottom w:val="none" w:sz="0" w:space="0" w:color="auto"/>
            <w:right w:val="none" w:sz="0" w:space="0" w:color="auto"/>
          </w:divBdr>
        </w:div>
        <w:div w:id="268703329">
          <w:marLeft w:val="480"/>
          <w:marRight w:val="0"/>
          <w:marTop w:val="0"/>
          <w:marBottom w:val="0"/>
          <w:divBdr>
            <w:top w:val="none" w:sz="0" w:space="0" w:color="auto"/>
            <w:left w:val="none" w:sz="0" w:space="0" w:color="auto"/>
            <w:bottom w:val="none" w:sz="0" w:space="0" w:color="auto"/>
            <w:right w:val="none" w:sz="0" w:space="0" w:color="auto"/>
          </w:divBdr>
        </w:div>
        <w:div w:id="319580152">
          <w:marLeft w:val="480"/>
          <w:marRight w:val="0"/>
          <w:marTop w:val="0"/>
          <w:marBottom w:val="0"/>
          <w:divBdr>
            <w:top w:val="none" w:sz="0" w:space="0" w:color="auto"/>
            <w:left w:val="none" w:sz="0" w:space="0" w:color="auto"/>
            <w:bottom w:val="none" w:sz="0" w:space="0" w:color="auto"/>
            <w:right w:val="none" w:sz="0" w:space="0" w:color="auto"/>
          </w:divBdr>
        </w:div>
        <w:div w:id="335159450">
          <w:marLeft w:val="480"/>
          <w:marRight w:val="0"/>
          <w:marTop w:val="0"/>
          <w:marBottom w:val="0"/>
          <w:divBdr>
            <w:top w:val="none" w:sz="0" w:space="0" w:color="auto"/>
            <w:left w:val="none" w:sz="0" w:space="0" w:color="auto"/>
            <w:bottom w:val="none" w:sz="0" w:space="0" w:color="auto"/>
            <w:right w:val="none" w:sz="0" w:space="0" w:color="auto"/>
          </w:divBdr>
        </w:div>
        <w:div w:id="346564564">
          <w:marLeft w:val="480"/>
          <w:marRight w:val="0"/>
          <w:marTop w:val="0"/>
          <w:marBottom w:val="0"/>
          <w:divBdr>
            <w:top w:val="none" w:sz="0" w:space="0" w:color="auto"/>
            <w:left w:val="none" w:sz="0" w:space="0" w:color="auto"/>
            <w:bottom w:val="none" w:sz="0" w:space="0" w:color="auto"/>
            <w:right w:val="none" w:sz="0" w:space="0" w:color="auto"/>
          </w:divBdr>
        </w:div>
        <w:div w:id="386225181">
          <w:marLeft w:val="480"/>
          <w:marRight w:val="0"/>
          <w:marTop w:val="0"/>
          <w:marBottom w:val="0"/>
          <w:divBdr>
            <w:top w:val="none" w:sz="0" w:space="0" w:color="auto"/>
            <w:left w:val="none" w:sz="0" w:space="0" w:color="auto"/>
            <w:bottom w:val="none" w:sz="0" w:space="0" w:color="auto"/>
            <w:right w:val="none" w:sz="0" w:space="0" w:color="auto"/>
          </w:divBdr>
        </w:div>
        <w:div w:id="395856879">
          <w:marLeft w:val="480"/>
          <w:marRight w:val="0"/>
          <w:marTop w:val="0"/>
          <w:marBottom w:val="0"/>
          <w:divBdr>
            <w:top w:val="none" w:sz="0" w:space="0" w:color="auto"/>
            <w:left w:val="none" w:sz="0" w:space="0" w:color="auto"/>
            <w:bottom w:val="none" w:sz="0" w:space="0" w:color="auto"/>
            <w:right w:val="none" w:sz="0" w:space="0" w:color="auto"/>
          </w:divBdr>
        </w:div>
        <w:div w:id="396322315">
          <w:marLeft w:val="480"/>
          <w:marRight w:val="0"/>
          <w:marTop w:val="0"/>
          <w:marBottom w:val="0"/>
          <w:divBdr>
            <w:top w:val="none" w:sz="0" w:space="0" w:color="auto"/>
            <w:left w:val="none" w:sz="0" w:space="0" w:color="auto"/>
            <w:bottom w:val="none" w:sz="0" w:space="0" w:color="auto"/>
            <w:right w:val="none" w:sz="0" w:space="0" w:color="auto"/>
          </w:divBdr>
        </w:div>
        <w:div w:id="419563849">
          <w:marLeft w:val="480"/>
          <w:marRight w:val="0"/>
          <w:marTop w:val="0"/>
          <w:marBottom w:val="0"/>
          <w:divBdr>
            <w:top w:val="none" w:sz="0" w:space="0" w:color="auto"/>
            <w:left w:val="none" w:sz="0" w:space="0" w:color="auto"/>
            <w:bottom w:val="none" w:sz="0" w:space="0" w:color="auto"/>
            <w:right w:val="none" w:sz="0" w:space="0" w:color="auto"/>
          </w:divBdr>
        </w:div>
        <w:div w:id="430397791">
          <w:marLeft w:val="480"/>
          <w:marRight w:val="0"/>
          <w:marTop w:val="0"/>
          <w:marBottom w:val="0"/>
          <w:divBdr>
            <w:top w:val="none" w:sz="0" w:space="0" w:color="auto"/>
            <w:left w:val="none" w:sz="0" w:space="0" w:color="auto"/>
            <w:bottom w:val="none" w:sz="0" w:space="0" w:color="auto"/>
            <w:right w:val="none" w:sz="0" w:space="0" w:color="auto"/>
          </w:divBdr>
        </w:div>
        <w:div w:id="431822169">
          <w:marLeft w:val="480"/>
          <w:marRight w:val="0"/>
          <w:marTop w:val="0"/>
          <w:marBottom w:val="0"/>
          <w:divBdr>
            <w:top w:val="none" w:sz="0" w:space="0" w:color="auto"/>
            <w:left w:val="none" w:sz="0" w:space="0" w:color="auto"/>
            <w:bottom w:val="none" w:sz="0" w:space="0" w:color="auto"/>
            <w:right w:val="none" w:sz="0" w:space="0" w:color="auto"/>
          </w:divBdr>
        </w:div>
        <w:div w:id="437146655">
          <w:marLeft w:val="480"/>
          <w:marRight w:val="0"/>
          <w:marTop w:val="0"/>
          <w:marBottom w:val="0"/>
          <w:divBdr>
            <w:top w:val="none" w:sz="0" w:space="0" w:color="auto"/>
            <w:left w:val="none" w:sz="0" w:space="0" w:color="auto"/>
            <w:bottom w:val="none" w:sz="0" w:space="0" w:color="auto"/>
            <w:right w:val="none" w:sz="0" w:space="0" w:color="auto"/>
          </w:divBdr>
        </w:div>
        <w:div w:id="460658819">
          <w:marLeft w:val="480"/>
          <w:marRight w:val="0"/>
          <w:marTop w:val="0"/>
          <w:marBottom w:val="0"/>
          <w:divBdr>
            <w:top w:val="none" w:sz="0" w:space="0" w:color="auto"/>
            <w:left w:val="none" w:sz="0" w:space="0" w:color="auto"/>
            <w:bottom w:val="none" w:sz="0" w:space="0" w:color="auto"/>
            <w:right w:val="none" w:sz="0" w:space="0" w:color="auto"/>
          </w:divBdr>
        </w:div>
        <w:div w:id="496851155">
          <w:marLeft w:val="480"/>
          <w:marRight w:val="0"/>
          <w:marTop w:val="0"/>
          <w:marBottom w:val="0"/>
          <w:divBdr>
            <w:top w:val="none" w:sz="0" w:space="0" w:color="auto"/>
            <w:left w:val="none" w:sz="0" w:space="0" w:color="auto"/>
            <w:bottom w:val="none" w:sz="0" w:space="0" w:color="auto"/>
            <w:right w:val="none" w:sz="0" w:space="0" w:color="auto"/>
          </w:divBdr>
        </w:div>
        <w:div w:id="505634923">
          <w:marLeft w:val="480"/>
          <w:marRight w:val="0"/>
          <w:marTop w:val="0"/>
          <w:marBottom w:val="0"/>
          <w:divBdr>
            <w:top w:val="none" w:sz="0" w:space="0" w:color="auto"/>
            <w:left w:val="none" w:sz="0" w:space="0" w:color="auto"/>
            <w:bottom w:val="none" w:sz="0" w:space="0" w:color="auto"/>
            <w:right w:val="none" w:sz="0" w:space="0" w:color="auto"/>
          </w:divBdr>
        </w:div>
        <w:div w:id="511838552">
          <w:marLeft w:val="480"/>
          <w:marRight w:val="0"/>
          <w:marTop w:val="0"/>
          <w:marBottom w:val="0"/>
          <w:divBdr>
            <w:top w:val="none" w:sz="0" w:space="0" w:color="auto"/>
            <w:left w:val="none" w:sz="0" w:space="0" w:color="auto"/>
            <w:bottom w:val="none" w:sz="0" w:space="0" w:color="auto"/>
            <w:right w:val="none" w:sz="0" w:space="0" w:color="auto"/>
          </w:divBdr>
        </w:div>
        <w:div w:id="563565317">
          <w:marLeft w:val="480"/>
          <w:marRight w:val="0"/>
          <w:marTop w:val="0"/>
          <w:marBottom w:val="0"/>
          <w:divBdr>
            <w:top w:val="none" w:sz="0" w:space="0" w:color="auto"/>
            <w:left w:val="none" w:sz="0" w:space="0" w:color="auto"/>
            <w:bottom w:val="none" w:sz="0" w:space="0" w:color="auto"/>
            <w:right w:val="none" w:sz="0" w:space="0" w:color="auto"/>
          </w:divBdr>
        </w:div>
        <w:div w:id="617373551">
          <w:marLeft w:val="480"/>
          <w:marRight w:val="0"/>
          <w:marTop w:val="0"/>
          <w:marBottom w:val="0"/>
          <w:divBdr>
            <w:top w:val="none" w:sz="0" w:space="0" w:color="auto"/>
            <w:left w:val="none" w:sz="0" w:space="0" w:color="auto"/>
            <w:bottom w:val="none" w:sz="0" w:space="0" w:color="auto"/>
            <w:right w:val="none" w:sz="0" w:space="0" w:color="auto"/>
          </w:divBdr>
        </w:div>
        <w:div w:id="732124295">
          <w:marLeft w:val="480"/>
          <w:marRight w:val="0"/>
          <w:marTop w:val="0"/>
          <w:marBottom w:val="0"/>
          <w:divBdr>
            <w:top w:val="none" w:sz="0" w:space="0" w:color="auto"/>
            <w:left w:val="none" w:sz="0" w:space="0" w:color="auto"/>
            <w:bottom w:val="none" w:sz="0" w:space="0" w:color="auto"/>
            <w:right w:val="none" w:sz="0" w:space="0" w:color="auto"/>
          </w:divBdr>
        </w:div>
        <w:div w:id="752045593">
          <w:marLeft w:val="480"/>
          <w:marRight w:val="0"/>
          <w:marTop w:val="0"/>
          <w:marBottom w:val="0"/>
          <w:divBdr>
            <w:top w:val="none" w:sz="0" w:space="0" w:color="auto"/>
            <w:left w:val="none" w:sz="0" w:space="0" w:color="auto"/>
            <w:bottom w:val="none" w:sz="0" w:space="0" w:color="auto"/>
            <w:right w:val="none" w:sz="0" w:space="0" w:color="auto"/>
          </w:divBdr>
        </w:div>
        <w:div w:id="764425387">
          <w:marLeft w:val="480"/>
          <w:marRight w:val="0"/>
          <w:marTop w:val="0"/>
          <w:marBottom w:val="0"/>
          <w:divBdr>
            <w:top w:val="none" w:sz="0" w:space="0" w:color="auto"/>
            <w:left w:val="none" w:sz="0" w:space="0" w:color="auto"/>
            <w:bottom w:val="none" w:sz="0" w:space="0" w:color="auto"/>
            <w:right w:val="none" w:sz="0" w:space="0" w:color="auto"/>
          </w:divBdr>
        </w:div>
        <w:div w:id="768240838">
          <w:marLeft w:val="480"/>
          <w:marRight w:val="0"/>
          <w:marTop w:val="0"/>
          <w:marBottom w:val="0"/>
          <w:divBdr>
            <w:top w:val="none" w:sz="0" w:space="0" w:color="auto"/>
            <w:left w:val="none" w:sz="0" w:space="0" w:color="auto"/>
            <w:bottom w:val="none" w:sz="0" w:space="0" w:color="auto"/>
            <w:right w:val="none" w:sz="0" w:space="0" w:color="auto"/>
          </w:divBdr>
        </w:div>
        <w:div w:id="798063952">
          <w:marLeft w:val="480"/>
          <w:marRight w:val="0"/>
          <w:marTop w:val="0"/>
          <w:marBottom w:val="0"/>
          <w:divBdr>
            <w:top w:val="none" w:sz="0" w:space="0" w:color="auto"/>
            <w:left w:val="none" w:sz="0" w:space="0" w:color="auto"/>
            <w:bottom w:val="none" w:sz="0" w:space="0" w:color="auto"/>
            <w:right w:val="none" w:sz="0" w:space="0" w:color="auto"/>
          </w:divBdr>
        </w:div>
        <w:div w:id="805897504">
          <w:marLeft w:val="480"/>
          <w:marRight w:val="0"/>
          <w:marTop w:val="0"/>
          <w:marBottom w:val="0"/>
          <w:divBdr>
            <w:top w:val="none" w:sz="0" w:space="0" w:color="auto"/>
            <w:left w:val="none" w:sz="0" w:space="0" w:color="auto"/>
            <w:bottom w:val="none" w:sz="0" w:space="0" w:color="auto"/>
            <w:right w:val="none" w:sz="0" w:space="0" w:color="auto"/>
          </w:divBdr>
        </w:div>
        <w:div w:id="838155788">
          <w:marLeft w:val="480"/>
          <w:marRight w:val="0"/>
          <w:marTop w:val="0"/>
          <w:marBottom w:val="0"/>
          <w:divBdr>
            <w:top w:val="none" w:sz="0" w:space="0" w:color="auto"/>
            <w:left w:val="none" w:sz="0" w:space="0" w:color="auto"/>
            <w:bottom w:val="none" w:sz="0" w:space="0" w:color="auto"/>
            <w:right w:val="none" w:sz="0" w:space="0" w:color="auto"/>
          </w:divBdr>
        </w:div>
        <w:div w:id="838346349">
          <w:marLeft w:val="480"/>
          <w:marRight w:val="0"/>
          <w:marTop w:val="0"/>
          <w:marBottom w:val="0"/>
          <w:divBdr>
            <w:top w:val="none" w:sz="0" w:space="0" w:color="auto"/>
            <w:left w:val="none" w:sz="0" w:space="0" w:color="auto"/>
            <w:bottom w:val="none" w:sz="0" w:space="0" w:color="auto"/>
            <w:right w:val="none" w:sz="0" w:space="0" w:color="auto"/>
          </w:divBdr>
        </w:div>
        <w:div w:id="855464864">
          <w:marLeft w:val="480"/>
          <w:marRight w:val="0"/>
          <w:marTop w:val="0"/>
          <w:marBottom w:val="0"/>
          <w:divBdr>
            <w:top w:val="none" w:sz="0" w:space="0" w:color="auto"/>
            <w:left w:val="none" w:sz="0" w:space="0" w:color="auto"/>
            <w:bottom w:val="none" w:sz="0" w:space="0" w:color="auto"/>
            <w:right w:val="none" w:sz="0" w:space="0" w:color="auto"/>
          </w:divBdr>
        </w:div>
        <w:div w:id="873271085">
          <w:marLeft w:val="480"/>
          <w:marRight w:val="0"/>
          <w:marTop w:val="0"/>
          <w:marBottom w:val="0"/>
          <w:divBdr>
            <w:top w:val="none" w:sz="0" w:space="0" w:color="auto"/>
            <w:left w:val="none" w:sz="0" w:space="0" w:color="auto"/>
            <w:bottom w:val="none" w:sz="0" w:space="0" w:color="auto"/>
            <w:right w:val="none" w:sz="0" w:space="0" w:color="auto"/>
          </w:divBdr>
        </w:div>
        <w:div w:id="884830759">
          <w:marLeft w:val="480"/>
          <w:marRight w:val="0"/>
          <w:marTop w:val="0"/>
          <w:marBottom w:val="0"/>
          <w:divBdr>
            <w:top w:val="none" w:sz="0" w:space="0" w:color="auto"/>
            <w:left w:val="none" w:sz="0" w:space="0" w:color="auto"/>
            <w:bottom w:val="none" w:sz="0" w:space="0" w:color="auto"/>
            <w:right w:val="none" w:sz="0" w:space="0" w:color="auto"/>
          </w:divBdr>
        </w:div>
        <w:div w:id="919868024">
          <w:marLeft w:val="480"/>
          <w:marRight w:val="0"/>
          <w:marTop w:val="0"/>
          <w:marBottom w:val="0"/>
          <w:divBdr>
            <w:top w:val="none" w:sz="0" w:space="0" w:color="auto"/>
            <w:left w:val="none" w:sz="0" w:space="0" w:color="auto"/>
            <w:bottom w:val="none" w:sz="0" w:space="0" w:color="auto"/>
            <w:right w:val="none" w:sz="0" w:space="0" w:color="auto"/>
          </w:divBdr>
        </w:div>
        <w:div w:id="964116366">
          <w:marLeft w:val="480"/>
          <w:marRight w:val="0"/>
          <w:marTop w:val="0"/>
          <w:marBottom w:val="0"/>
          <w:divBdr>
            <w:top w:val="none" w:sz="0" w:space="0" w:color="auto"/>
            <w:left w:val="none" w:sz="0" w:space="0" w:color="auto"/>
            <w:bottom w:val="none" w:sz="0" w:space="0" w:color="auto"/>
            <w:right w:val="none" w:sz="0" w:space="0" w:color="auto"/>
          </w:divBdr>
        </w:div>
        <w:div w:id="990451065">
          <w:marLeft w:val="480"/>
          <w:marRight w:val="0"/>
          <w:marTop w:val="0"/>
          <w:marBottom w:val="0"/>
          <w:divBdr>
            <w:top w:val="none" w:sz="0" w:space="0" w:color="auto"/>
            <w:left w:val="none" w:sz="0" w:space="0" w:color="auto"/>
            <w:bottom w:val="none" w:sz="0" w:space="0" w:color="auto"/>
            <w:right w:val="none" w:sz="0" w:space="0" w:color="auto"/>
          </w:divBdr>
        </w:div>
        <w:div w:id="1005671515">
          <w:marLeft w:val="480"/>
          <w:marRight w:val="0"/>
          <w:marTop w:val="0"/>
          <w:marBottom w:val="0"/>
          <w:divBdr>
            <w:top w:val="none" w:sz="0" w:space="0" w:color="auto"/>
            <w:left w:val="none" w:sz="0" w:space="0" w:color="auto"/>
            <w:bottom w:val="none" w:sz="0" w:space="0" w:color="auto"/>
            <w:right w:val="none" w:sz="0" w:space="0" w:color="auto"/>
          </w:divBdr>
        </w:div>
        <w:div w:id="1018702253">
          <w:marLeft w:val="480"/>
          <w:marRight w:val="0"/>
          <w:marTop w:val="0"/>
          <w:marBottom w:val="0"/>
          <w:divBdr>
            <w:top w:val="none" w:sz="0" w:space="0" w:color="auto"/>
            <w:left w:val="none" w:sz="0" w:space="0" w:color="auto"/>
            <w:bottom w:val="none" w:sz="0" w:space="0" w:color="auto"/>
            <w:right w:val="none" w:sz="0" w:space="0" w:color="auto"/>
          </w:divBdr>
        </w:div>
      </w:divsChild>
    </w:div>
    <w:div w:id="715811896">
      <w:bodyDiv w:val="1"/>
      <w:marLeft w:val="0"/>
      <w:marRight w:val="0"/>
      <w:marTop w:val="0"/>
      <w:marBottom w:val="0"/>
      <w:divBdr>
        <w:top w:val="none" w:sz="0" w:space="0" w:color="auto"/>
        <w:left w:val="none" w:sz="0" w:space="0" w:color="auto"/>
        <w:bottom w:val="none" w:sz="0" w:space="0" w:color="auto"/>
        <w:right w:val="none" w:sz="0" w:space="0" w:color="auto"/>
      </w:divBdr>
    </w:div>
    <w:div w:id="716125282">
      <w:bodyDiv w:val="1"/>
      <w:marLeft w:val="0"/>
      <w:marRight w:val="0"/>
      <w:marTop w:val="0"/>
      <w:marBottom w:val="0"/>
      <w:divBdr>
        <w:top w:val="none" w:sz="0" w:space="0" w:color="auto"/>
        <w:left w:val="none" w:sz="0" w:space="0" w:color="auto"/>
        <w:bottom w:val="none" w:sz="0" w:space="0" w:color="auto"/>
        <w:right w:val="none" w:sz="0" w:space="0" w:color="auto"/>
      </w:divBdr>
    </w:div>
    <w:div w:id="716247816">
      <w:bodyDiv w:val="1"/>
      <w:marLeft w:val="0"/>
      <w:marRight w:val="0"/>
      <w:marTop w:val="0"/>
      <w:marBottom w:val="0"/>
      <w:divBdr>
        <w:top w:val="none" w:sz="0" w:space="0" w:color="auto"/>
        <w:left w:val="none" w:sz="0" w:space="0" w:color="auto"/>
        <w:bottom w:val="none" w:sz="0" w:space="0" w:color="auto"/>
        <w:right w:val="none" w:sz="0" w:space="0" w:color="auto"/>
      </w:divBdr>
    </w:div>
    <w:div w:id="716472076">
      <w:bodyDiv w:val="1"/>
      <w:marLeft w:val="0"/>
      <w:marRight w:val="0"/>
      <w:marTop w:val="0"/>
      <w:marBottom w:val="0"/>
      <w:divBdr>
        <w:top w:val="none" w:sz="0" w:space="0" w:color="auto"/>
        <w:left w:val="none" w:sz="0" w:space="0" w:color="auto"/>
        <w:bottom w:val="none" w:sz="0" w:space="0" w:color="auto"/>
        <w:right w:val="none" w:sz="0" w:space="0" w:color="auto"/>
      </w:divBdr>
    </w:div>
    <w:div w:id="716710385">
      <w:bodyDiv w:val="1"/>
      <w:marLeft w:val="0"/>
      <w:marRight w:val="0"/>
      <w:marTop w:val="0"/>
      <w:marBottom w:val="0"/>
      <w:divBdr>
        <w:top w:val="none" w:sz="0" w:space="0" w:color="auto"/>
        <w:left w:val="none" w:sz="0" w:space="0" w:color="auto"/>
        <w:bottom w:val="none" w:sz="0" w:space="0" w:color="auto"/>
        <w:right w:val="none" w:sz="0" w:space="0" w:color="auto"/>
      </w:divBdr>
    </w:div>
    <w:div w:id="716777284">
      <w:bodyDiv w:val="1"/>
      <w:marLeft w:val="0"/>
      <w:marRight w:val="0"/>
      <w:marTop w:val="0"/>
      <w:marBottom w:val="0"/>
      <w:divBdr>
        <w:top w:val="none" w:sz="0" w:space="0" w:color="auto"/>
        <w:left w:val="none" w:sz="0" w:space="0" w:color="auto"/>
        <w:bottom w:val="none" w:sz="0" w:space="0" w:color="auto"/>
        <w:right w:val="none" w:sz="0" w:space="0" w:color="auto"/>
      </w:divBdr>
    </w:div>
    <w:div w:id="716899277">
      <w:bodyDiv w:val="1"/>
      <w:marLeft w:val="0"/>
      <w:marRight w:val="0"/>
      <w:marTop w:val="0"/>
      <w:marBottom w:val="0"/>
      <w:divBdr>
        <w:top w:val="none" w:sz="0" w:space="0" w:color="auto"/>
        <w:left w:val="none" w:sz="0" w:space="0" w:color="auto"/>
        <w:bottom w:val="none" w:sz="0" w:space="0" w:color="auto"/>
        <w:right w:val="none" w:sz="0" w:space="0" w:color="auto"/>
      </w:divBdr>
    </w:div>
    <w:div w:id="716977047">
      <w:bodyDiv w:val="1"/>
      <w:marLeft w:val="0"/>
      <w:marRight w:val="0"/>
      <w:marTop w:val="0"/>
      <w:marBottom w:val="0"/>
      <w:divBdr>
        <w:top w:val="none" w:sz="0" w:space="0" w:color="auto"/>
        <w:left w:val="none" w:sz="0" w:space="0" w:color="auto"/>
        <w:bottom w:val="none" w:sz="0" w:space="0" w:color="auto"/>
        <w:right w:val="none" w:sz="0" w:space="0" w:color="auto"/>
      </w:divBdr>
    </w:div>
    <w:div w:id="717705231">
      <w:bodyDiv w:val="1"/>
      <w:marLeft w:val="0"/>
      <w:marRight w:val="0"/>
      <w:marTop w:val="0"/>
      <w:marBottom w:val="0"/>
      <w:divBdr>
        <w:top w:val="none" w:sz="0" w:space="0" w:color="auto"/>
        <w:left w:val="none" w:sz="0" w:space="0" w:color="auto"/>
        <w:bottom w:val="none" w:sz="0" w:space="0" w:color="auto"/>
        <w:right w:val="none" w:sz="0" w:space="0" w:color="auto"/>
      </w:divBdr>
    </w:div>
    <w:div w:id="717782502">
      <w:bodyDiv w:val="1"/>
      <w:marLeft w:val="0"/>
      <w:marRight w:val="0"/>
      <w:marTop w:val="0"/>
      <w:marBottom w:val="0"/>
      <w:divBdr>
        <w:top w:val="none" w:sz="0" w:space="0" w:color="auto"/>
        <w:left w:val="none" w:sz="0" w:space="0" w:color="auto"/>
        <w:bottom w:val="none" w:sz="0" w:space="0" w:color="auto"/>
        <w:right w:val="none" w:sz="0" w:space="0" w:color="auto"/>
      </w:divBdr>
    </w:div>
    <w:div w:id="719286231">
      <w:bodyDiv w:val="1"/>
      <w:marLeft w:val="0"/>
      <w:marRight w:val="0"/>
      <w:marTop w:val="0"/>
      <w:marBottom w:val="0"/>
      <w:divBdr>
        <w:top w:val="none" w:sz="0" w:space="0" w:color="auto"/>
        <w:left w:val="none" w:sz="0" w:space="0" w:color="auto"/>
        <w:bottom w:val="none" w:sz="0" w:space="0" w:color="auto"/>
        <w:right w:val="none" w:sz="0" w:space="0" w:color="auto"/>
      </w:divBdr>
    </w:div>
    <w:div w:id="719399707">
      <w:bodyDiv w:val="1"/>
      <w:marLeft w:val="0"/>
      <w:marRight w:val="0"/>
      <w:marTop w:val="0"/>
      <w:marBottom w:val="0"/>
      <w:divBdr>
        <w:top w:val="none" w:sz="0" w:space="0" w:color="auto"/>
        <w:left w:val="none" w:sz="0" w:space="0" w:color="auto"/>
        <w:bottom w:val="none" w:sz="0" w:space="0" w:color="auto"/>
        <w:right w:val="none" w:sz="0" w:space="0" w:color="auto"/>
      </w:divBdr>
    </w:div>
    <w:div w:id="719520168">
      <w:bodyDiv w:val="1"/>
      <w:marLeft w:val="0"/>
      <w:marRight w:val="0"/>
      <w:marTop w:val="0"/>
      <w:marBottom w:val="0"/>
      <w:divBdr>
        <w:top w:val="none" w:sz="0" w:space="0" w:color="auto"/>
        <w:left w:val="none" w:sz="0" w:space="0" w:color="auto"/>
        <w:bottom w:val="none" w:sz="0" w:space="0" w:color="auto"/>
        <w:right w:val="none" w:sz="0" w:space="0" w:color="auto"/>
      </w:divBdr>
    </w:div>
    <w:div w:id="719717519">
      <w:bodyDiv w:val="1"/>
      <w:marLeft w:val="0"/>
      <w:marRight w:val="0"/>
      <w:marTop w:val="0"/>
      <w:marBottom w:val="0"/>
      <w:divBdr>
        <w:top w:val="none" w:sz="0" w:space="0" w:color="auto"/>
        <w:left w:val="none" w:sz="0" w:space="0" w:color="auto"/>
        <w:bottom w:val="none" w:sz="0" w:space="0" w:color="auto"/>
        <w:right w:val="none" w:sz="0" w:space="0" w:color="auto"/>
      </w:divBdr>
    </w:div>
    <w:div w:id="720252399">
      <w:bodyDiv w:val="1"/>
      <w:marLeft w:val="0"/>
      <w:marRight w:val="0"/>
      <w:marTop w:val="0"/>
      <w:marBottom w:val="0"/>
      <w:divBdr>
        <w:top w:val="none" w:sz="0" w:space="0" w:color="auto"/>
        <w:left w:val="none" w:sz="0" w:space="0" w:color="auto"/>
        <w:bottom w:val="none" w:sz="0" w:space="0" w:color="auto"/>
        <w:right w:val="none" w:sz="0" w:space="0" w:color="auto"/>
      </w:divBdr>
    </w:div>
    <w:div w:id="720397797">
      <w:bodyDiv w:val="1"/>
      <w:marLeft w:val="0"/>
      <w:marRight w:val="0"/>
      <w:marTop w:val="0"/>
      <w:marBottom w:val="0"/>
      <w:divBdr>
        <w:top w:val="none" w:sz="0" w:space="0" w:color="auto"/>
        <w:left w:val="none" w:sz="0" w:space="0" w:color="auto"/>
        <w:bottom w:val="none" w:sz="0" w:space="0" w:color="auto"/>
        <w:right w:val="none" w:sz="0" w:space="0" w:color="auto"/>
      </w:divBdr>
    </w:div>
    <w:div w:id="720982075">
      <w:bodyDiv w:val="1"/>
      <w:marLeft w:val="0"/>
      <w:marRight w:val="0"/>
      <w:marTop w:val="0"/>
      <w:marBottom w:val="0"/>
      <w:divBdr>
        <w:top w:val="none" w:sz="0" w:space="0" w:color="auto"/>
        <w:left w:val="none" w:sz="0" w:space="0" w:color="auto"/>
        <w:bottom w:val="none" w:sz="0" w:space="0" w:color="auto"/>
        <w:right w:val="none" w:sz="0" w:space="0" w:color="auto"/>
      </w:divBdr>
    </w:div>
    <w:div w:id="721056828">
      <w:bodyDiv w:val="1"/>
      <w:marLeft w:val="0"/>
      <w:marRight w:val="0"/>
      <w:marTop w:val="0"/>
      <w:marBottom w:val="0"/>
      <w:divBdr>
        <w:top w:val="none" w:sz="0" w:space="0" w:color="auto"/>
        <w:left w:val="none" w:sz="0" w:space="0" w:color="auto"/>
        <w:bottom w:val="none" w:sz="0" w:space="0" w:color="auto"/>
        <w:right w:val="none" w:sz="0" w:space="0" w:color="auto"/>
      </w:divBdr>
    </w:div>
    <w:div w:id="721444630">
      <w:bodyDiv w:val="1"/>
      <w:marLeft w:val="0"/>
      <w:marRight w:val="0"/>
      <w:marTop w:val="0"/>
      <w:marBottom w:val="0"/>
      <w:divBdr>
        <w:top w:val="none" w:sz="0" w:space="0" w:color="auto"/>
        <w:left w:val="none" w:sz="0" w:space="0" w:color="auto"/>
        <w:bottom w:val="none" w:sz="0" w:space="0" w:color="auto"/>
        <w:right w:val="none" w:sz="0" w:space="0" w:color="auto"/>
      </w:divBdr>
    </w:div>
    <w:div w:id="721560970">
      <w:bodyDiv w:val="1"/>
      <w:marLeft w:val="0"/>
      <w:marRight w:val="0"/>
      <w:marTop w:val="0"/>
      <w:marBottom w:val="0"/>
      <w:divBdr>
        <w:top w:val="none" w:sz="0" w:space="0" w:color="auto"/>
        <w:left w:val="none" w:sz="0" w:space="0" w:color="auto"/>
        <w:bottom w:val="none" w:sz="0" w:space="0" w:color="auto"/>
        <w:right w:val="none" w:sz="0" w:space="0" w:color="auto"/>
      </w:divBdr>
    </w:div>
    <w:div w:id="721829451">
      <w:bodyDiv w:val="1"/>
      <w:marLeft w:val="0"/>
      <w:marRight w:val="0"/>
      <w:marTop w:val="0"/>
      <w:marBottom w:val="0"/>
      <w:divBdr>
        <w:top w:val="none" w:sz="0" w:space="0" w:color="auto"/>
        <w:left w:val="none" w:sz="0" w:space="0" w:color="auto"/>
        <w:bottom w:val="none" w:sz="0" w:space="0" w:color="auto"/>
        <w:right w:val="none" w:sz="0" w:space="0" w:color="auto"/>
      </w:divBdr>
    </w:div>
    <w:div w:id="721902690">
      <w:bodyDiv w:val="1"/>
      <w:marLeft w:val="0"/>
      <w:marRight w:val="0"/>
      <w:marTop w:val="0"/>
      <w:marBottom w:val="0"/>
      <w:divBdr>
        <w:top w:val="none" w:sz="0" w:space="0" w:color="auto"/>
        <w:left w:val="none" w:sz="0" w:space="0" w:color="auto"/>
        <w:bottom w:val="none" w:sz="0" w:space="0" w:color="auto"/>
        <w:right w:val="none" w:sz="0" w:space="0" w:color="auto"/>
      </w:divBdr>
    </w:div>
    <w:div w:id="722171030">
      <w:bodyDiv w:val="1"/>
      <w:marLeft w:val="0"/>
      <w:marRight w:val="0"/>
      <w:marTop w:val="0"/>
      <w:marBottom w:val="0"/>
      <w:divBdr>
        <w:top w:val="none" w:sz="0" w:space="0" w:color="auto"/>
        <w:left w:val="none" w:sz="0" w:space="0" w:color="auto"/>
        <w:bottom w:val="none" w:sz="0" w:space="0" w:color="auto"/>
        <w:right w:val="none" w:sz="0" w:space="0" w:color="auto"/>
      </w:divBdr>
    </w:div>
    <w:div w:id="722292294">
      <w:bodyDiv w:val="1"/>
      <w:marLeft w:val="0"/>
      <w:marRight w:val="0"/>
      <w:marTop w:val="0"/>
      <w:marBottom w:val="0"/>
      <w:divBdr>
        <w:top w:val="none" w:sz="0" w:space="0" w:color="auto"/>
        <w:left w:val="none" w:sz="0" w:space="0" w:color="auto"/>
        <w:bottom w:val="none" w:sz="0" w:space="0" w:color="auto"/>
        <w:right w:val="none" w:sz="0" w:space="0" w:color="auto"/>
      </w:divBdr>
    </w:div>
    <w:div w:id="722943209">
      <w:bodyDiv w:val="1"/>
      <w:marLeft w:val="0"/>
      <w:marRight w:val="0"/>
      <w:marTop w:val="0"/>
      <w:marBottom w:val="0"/>
      <w:divBdr>
        <w:top w:val="none" w:sz="0" w:space="0" w:color="auto"/>
        <w:left w:val="none" w:sz="0" w:space="0" w:color="auto"/>
        <w:bottom w:val="none" w:sz="0" w:space="0" w:color="auto"/>
        <w:right w:val="none" w:sz="0" w:space="0" w:color="auto"/>
      </w:divBdr>
    </w:div>
    <w:div w:id="723066593">
      <w:bodyDiv w:val="1"/>
      <w:marLeft w:val="0"/>
      <w:marRight w:val="0"/>
      <w:marTop w:val="0"/>
      <w:marBottom w:val="0"/>
      <w:divBdr>
        <w:top w:val="none" w:sz="0" w:space="0" w:color="auto"/>
        <w:left w:val="none" w:sz="0" w:space="0" w:color="auto"/>
        <w:bottom w:val="none" w:sz="0" w:space="0" w:color="auto"/>
        <w:right w:val="none" w:sz="0" w:space="0" w:color="auto"/>
      </w:divBdr>
    </w:div>
    <w:div w:id="723139602">
      <w:bodyDiv w:val="1"/>
      <w:marLeft w:val="0"/>
      <w:marRight w:val="0"/>
      <w:marTop w:val="0"/>
      <w:marBottom w:val="0"/>
      <w:divBdr>
        <w:top w:val="none" w:sz="0" w:space="0" w:color="auto"/>
        <w:left w:val="none" w:sz="0" w:space="0" w:color="auto"/>
        <w:bottom w:val="none" w:sz="0" w:space="0" w:color="auto"/>
        <w:right w:val="none" w:sz="0" w:space="0" w:color="auto"/>
      </w:divBdr>
    </w:div>
    <w:div w:id="723412963">
      <w:bodyDiv w:val="1"/>
      <w:marLeft w:val="0"/>
      <w:marRight w:val="0"/>
      <w:marTop w:val="0"/>
      <w:marBottom w:val="0"/>
      <w:divBdr>
        <w:top w:val="none" w:sz="0" w:space="0" w:color="auto"/>
        <w:left w:val="none" w:sz="0" w:space="0" w:color="auto"/>
        <w:bottom w:val="none" w:sz="0" w:space="0" w:color="auto"/>
        <w:right w:val="none" w:sz="0" w:space="0" w:color="auto"/>
      </w:divBdr>
    </w:div>
    <w:div w:id="723715998">
      <w:bodyDiv w:val="1"/>
      <w:marLeft w:val="0"/>
      <w:marRight w:val="0"/>
      <w:marTop w:val="0"/>
      <w:marBottom w:val="0"/>
      <w:divBdr>
        <w:top w:val="none" w:sz="0" w:space="0" w:color="auto"/>
        <w:left w:val="none" w:sz="0" w:space="0" w:color="auto"/>
        <w:bottom w:val="none" w:sz="0" w:space="0" w:color="auto"/>
        <w:right w:val="none" w:sz="0" w:space="0" w:color="auto"/>
      </w:divBdr>
    </w:div>
    <w:div w:id="724454953">
      <w:bodyDiv w:val="1"/>
      <w:marLeft w:val="0"/>
      <w:marRight w:val="0"/>
      <w:marTop w:val="0"/>
      <w:marBottom w:val="0"/>
      <w:divBdr>
        <w:top w:val="none" w:sz="0" w:space="0" w:color="auto"/>
        <w:left w:val="none" w:sz="0" w:space="0" w:color="auto"/>
        <w:bottom w:val="none" w:sz="0" w:space="0" w:color="auto"/>
        <w:right w:val="none" w:sz="0" w:space="0" w:color="auto"/>
      </w:divBdr>
    </w:div>
    <w:div w:id="724568886">
      <w:bodyDiv w:val="1"/>
      <w:marLeft w:val="0"/>
      <w:marRight w:val="0"/>
      <w:marTop w:val="0"/>
      <w:marBottom w:val="0"/>
      <w:divBdr>
        <w:top w:val="none" w:sz="0" w:space="0" w:color="auto"/>
        <w:left w:val="none" w:sz="0" w:space="0" w:color="auto"/>
        <w:bottom w:val="none" w:sz="0" w:space="0" w:color="auto"/>
        <w:right w:val="none" w:sz="0" w:space="0" w:color="auto"/>
      </w:divBdr>
    </w:div>
    <w:div w:id="724572397">
      <w:bodyDiv w:val="1"/>
      <w:marLeft w:val="0"/>
      <w:marRight w:val="0"/>
      <w:marTop w:val="0"/>
      <w:marBottom w:val="0"/>
      <w:divBdr>
        <w:top w:val="none" w:sz="0" w:space="0" w:color="auto"/>
        <w:left w:val="none" w:sz="0" w:space="0" w:color="auto"/>
        <w:bottom w:val="none" w:sz="0" w:space="0" w:color="auto"/>
        <w:right w:val="none" w:sz="0" w:space="0" w:color="auto"/>
      </w:divBdr>
    </w:div>
    <w:div w:id="724722452">
      <w:bodyDiv w:val="1"/>
      <w:marLeft w:val="0"/>
      <w:marRight w:val="0"/>
      <w:marTop w:val="0"/>
      <w:marBottom w:val="0"/>
      <w:divBdr>
        <w:top w:val="none" w:sz="0" w:space="0" w:color="auto"/>
        <w:left w:val="none" w:sz="0" w:space="0" w:color="auto"/>
        <w:bottom w:val="none" w:sz="0" w:space="0" w:color="auto"/>
        <w:right w:val="none" w:sz="0" w:space="0" w:color="auto"/>
      </w:divBdr>
    </w:div>
    <w:div w:id="724792531">
      <w:bodyDiv w:val="1"/>
      <w:marLeft w:val="0"/>
      <w:marRight w:val="0"/>
      <w:marTop w:val="0"/>
      <w:marBottom w:val="0"/>
      <w:divBdr>
        <w:top w:val="none" w:sz="0" w:space="0" w:color="auto"/>
        <w:left w:val="none" w:sz="0" w:space="0" w:color="auto"/>
        <w:bottom w:val="none" w:sz="0" w:space="0" w:color="auto"/>
        <w:right w:val="none" w:sz="0" w:space="0" w:color="auto"/>
      </w:divBdr>
    </w:div>
    <w:div w:id="725181439">
      <w:bodyDiv w:val="1"/>
      <w:marLeft w:val="0"/>
      <w:marRight w:val="0"/>
      <w:marTop w:val="0"/>
      <w:marBottom w:val="0"/>
      <w:divBdr>
        <w:top w:val="none" w:sz="0" w:space="0" w:color="auto"/>
        <w:left w:val="none" w:sz="0" w:space="0" w:color="auto"/>
        <w:bottom w:val="none" w:sz="0" w:space="0" w:color="auto"/>
        <w:right w:val="none" w:sz="0" w:space="0" w:color="auto"/>
      </w:divBdr>
    </w:div>
    <w:div w:id="725646616">
      <w:bodyDiv w:val="1"/>
      <w:marLeft w:val="0"/>
      <w:marRight w:val="0"/>
      <w:marTop w:val="0"/>
      <w:marBottom w:val="0"/>
      <w:divBdr>
        <w:top w:val="none" w:sz="0" w:space="0" w:color="auto"/>
        <w:left w:val="none" w:sz="0" w:space="0" w:color="auto"/>
        <w:bottom w:val="none" w:sz="0" w:space="0" w:color="auto"/>
        <w:right w:val="none" w:sz="0" w:space="0" w:color="auto"/>
      </w:divBdr>
      <w:divsChild>
        <w:div w:id="90904">
          <w:marLeft w:val="480"/>
          <w:marRight w:val="0"/>
          <w:marTop w:val="0"/>
          <w:marBottom w:val="0"/>
          <w:divBdr>
            <w:top w:val="none" w:sz="0" w:space="0" w:color="auto"/>
            <w:left w:val="none" w:sz="0" w:space="0" w:color="auto"/>
            <w:bottom w:val="none" w:sz="0" w:space="0" w:color="auto"/>
            <w:right w:val="none" w:sz="0" w:space="0" w:color="auto"/>
          </w:divBdr>
        </w:div>
        <w:div w:id="3284784">
          <w:marLeft w:val="480"/>
          <w:marRight w:val="0"/>
          <w:marTop w:val="0"/>
          <w:marBottom w:val="0"/>
          <w:divBdr>
            <w:top w:val="none" w:sz="0" w:space="0" w:color="auto"/>
            <w:left w:val="none" w:sz="0" w:space="0" w:color="auto"/>
            <w:bottom w:val="none" w:sz="0" w:space="0" w:color="auto"/>
            <w:right w:val="none" w:sz="0" w:space="0" w:color="auto"/>
          </w:divBdr>
        </w:div>
        <w:div w:id="22219684">
          <w:marLeft w:val="480"/>
          <w:marRight w:val="0"/>
          <w:marTop w:val="0"/>
          <w:marBottom w:val="0"/>
          <w:divBdr>
            <w:top w:val="none" w:sz="0" w:space="0" w:color="auto"/>
            <w:left w:val="none" w:sz="0" w:space="0" w:color="auto"/>
            <w:bottom w:val="none" w:sz="0" w:space="0" w:color="auto"/>
            <w:right w:val="none" w:sz="0" w:space="0" w:color="auto"/>
          </w:divBdr>
        </w:div>
        <w:div w:id="24334346">
          <w:marLeft w:val="480"/>
          <w:marRight w:val="0"/>
          <w:marTop w:val="0"/>
          <w:marBottom w:val="0"/>
          <w:divBdr>
            <w:top w:val="none" w:sz="0" w:space="0" w:color="auto"/>
            <w:left w:val="none" w:sz="0" w:space="0" w:color="auto"/>
            <w:bottom w:val="none" w:sz="0" w:space="0" w:color="auto"/>
            <w:right w:val="none" w:sz="0" w:space="0" w:color="auto"/>
          </w:divBdr>
        </w:div>
        <w:div w:id="27295022">
          <w:marLeft w:val="480"/>
          <w:marRight w:val="0"/>
          <w:marTop w:val="0"/>
          <w:marBottom w:val="0"/>
          <w:divBdr>
            <w:top w:val="none" w:sz="0" w:space="0" w:color="auto"/>
            <w:left w:val="none" w:sz="0" w:space="0" w:color="auto"/>
            <w:bottom w:val="none" w:sz="0" w:space="0" w:color="auto"/>
            <w:right w:val="none" w:sz="0" w:space="0" w:color="auto"/>
          </w:divBdr>
        </w:div>
        <w:div w:id="35549059">
          <w:marLeft w:val="480"/>
          <w:marRight w:val="0"/>
          <w:marTop w:val="0"/>
          <w:marBottom w:val="0"/>
          <w:divBdr>
            <w:top w:val="none" w:sz="0" w:space="0" w:color="auto"/>
            <w:left w:val="none" w:sz="0" w:space="0" w:color="auto"/>
            <w:bottom w:val="none" w:sz="0" w:space="0" w:color="auto"/>
            <w:right w:val="none" w:sz="0" w:space="0" w:color="auto"/>
          </w:divBdr>
        </w:div>
        <w:div w:id="39987469">
          <w:marLeft w:val="480"/>
          <w:marRight w:val="0"/>
          <w:marTop w:val="0"/>
          <w:marBottom w:val="0"/>
          <w:divBdr>
            <w:top w:val="none" w:sz="0" w:space="0" w:color="auto"/>
            <w:left w:val="none" w:sz="0" w:space="0" w:color="auto"/>
            <w:bottom w:val="none" w:sz="0" w:space="0" w:color="auto"/>
            <w:right w:val="none" w:sz="0" w:space="0" w:color="auto"/>
          </w:divBdr>
        </w:div>
        <w:div w:id="65566815">
          <w:marLeft w:val="480"/>
          <w:marRight w:val="0"/>
          <w:marTop w:val="0"/>
          <w:marBottom w:val="0"/>
          <w:divBdr>
            <w:top w:val="none" w:sz="0" w:space="0" w:color="auto"/>
            <w:left w:val="none" w:sz="0" w:space="0" w:color="auto"/>
            <w:bottom w:val="none" w:sz="0" w:space="0" w:color="auto"/>
            <w:right w:val="none" w:sz="0" w:space="0" w:color="auto"/>
          </w:divBdr>
        </w:div>
        <w:div w:id="126626929">
          <w:marLeft w:val="480"/>
          <w:marRight w:val="0"/>
          <w:marTop w:val="0"/>
          <w:marBottom w:val="0"/>
          <w:divBdr>
            <w:top w:val="none" w:sz="0" w:space="0" w:color="auto"/>
            <w:left w:val="none" w:sz="0" w:space="0" w:color="auto"/>
            <w:bottom w:val="none" w:sz="0" w:space="0" w:color="auto"/>
            <w:right w:val="none" w:sz="0" w:space="0" w:color="auto"/>
          </w:divBdr>
        </w:div>
        <w:div w:id="131752848">
          <w:marLeft w:val="480"/>
          <w:marRight w:val="0"/>
          <w:marTop w:val="0"/>
          <w:marBottom w:val="0"/>
          <w:divBdr>
            <w:top w:val="none" w:sz="0" w:space="0" w:color="auto"/>
            <w:left w:val="none" w:sz="0" w:space="0" w:color="auto"/>
            <w:bottom w:val="none" w:sz="0" w:space="0" w:color="auto"/>
            <w:right w:val="none" w:sz="0" w:space="0" w:color="auto"/>
          </w:divBdr>
        </w:div>
        <w:div w:id="141049843">
          <w:marLeft w:val="480"/>
          <w:marRight w:val="0"/>
          <w:marTop w:val="0"/>
          <w:marBottom w:val="0"/>
          <w:divBdr>
            <w:top w:val="none" w:sz="0" w:space="0" w:color="auto"/>
            <w:left w:val="none" w:sz="0" w:space="0" w:color="auto"/>
            <w:bottom w:val="none" w:sz="0" w:space="0" w:color="auto"/>
            <w:right w:val="none" w:sz="0" w:space="0" w:color="auto"/>
          </w:divBdr>
        </w:div>
        <w:div w:id="143549001">
          <w:marLeft w:val="480"/>
          <w:marRight w:val="0"/>
          <w:marTop w:val="0"/>
          <w:marBottom w:val="0"/>
          <w:divBdr>
            <w:top w:val="none" w:sz="0" w:space="0" w:color="auto"/>
            <w:left w:val="none" w:sz="0" w:space="0" w:color="auto"/>
            <w:bottom w:val="none" w:sz="0" w:space="0" w:color="auto"/>
            <w:right w:val="none" w:sz="0" w:space="0" w:color="auto"/>
          </w:divBdr>
        </w:div>
        <w:div w:id="187378377">
          <w:marLeft w:val="480"/>
          <w:marRight w:val="0"/>
          <w:marTop w:val="0"/>
          <w:marBottom w:val="0"/>
          <w:divBdr>
            <w:top w:val="none" w:sz="0" w:space="0" w:color="auto"/>
            <w:left w:val="none" w:sz="0" w:space="0" w:color="auto"/>
            <w:bottom w:val="none" w:sz="0" w:space="0" w:color="auto"/>
            <w:right w:val="none" w:sz="0" w:space="0" w:color="auto"/>
          </w:divBdr>
        </w:div>
        <w:div w:id="233013088">
          <w:marLeft w:val="480"/>
          <w:marRight w:val="0"/>
          <w:marTop w:val="0"/>
          <w:marBottom w:val="0"/>
          <w:divBdr>
            <w:top w:val="none" w:sz="0" w:space="0" w:color="auto"/>
            <w:left w:val="none" w:sz="0" w:space="0" w:color="auto"/>
            <w:bottom w:val="none" w:sz="0" w:space="0" w:color="auto"/>
            <w:right w:val="none" w:sz="0" w:space="0" w:color="auto"/>
          </w:divBdr>
        </w:div>
        <w:div w:id="247739780">
          <w:marLeft w:val="480"/>
          <w:marRight w:val="0"/>
          <w:marTop w:val="0"/>
          <w:marBottom w:val="0"/>
          <w:divBdr>
            <w:top w:val="none" w:sz="0" w:space="0" w:color="auto"/>
            <w:left w:val="none" w:sz="0" w:space="0" w:color="auto"/>
            <w:bottom w:val="none" w:sz="0" w:space="0" w:color="auto"/>
            <w:right w:val="none" w:sz="0" w:space="0" w:color="auto"/>
          </w:divBdr>
        </w:div>
        <w:div w:id="266081176">
          <w:marLeft w:val="480"/>
          <w:marRight w:val="0"/>
          <w:marTop w:val="0"/>
          <w:marBottom w:val="0"/>
          <w:divBdr>
            <w:top w:val="none" w:sz="0" w:space="0" w:color="auto"/>
            <w:left w:val="none" w:sz="0" w:space="0" w:color="auto"/>
            <w:bottom w:val="none" w:sz="0" w:space="0" w:color="auto"/>
            <w:right w:val="none" w:sz="0" w:space="0" w:color="auto"/>
          </w:divBdr>
        </w:div>
        <w:div w:id="312566995">
          <w:marLeft w:val="480"/>
          <w:marRight w:val="0"/>
          <w:marTop w:val="0"/>
          <w:marBottom w:val="0"/>
          <w:divBdr>
            <w:top w:val="none" w:sz="0" w:space="0" w:color="auto"/>
            <w:left w:val="none" w:sz="0" w:space="0" w:color="auto"/>
            <w:bottom w:val="none" w:sz="0" w:space="0" w:color="auto"/>
            <w:right w:val="none" w:sz="0" w:space="0" w:color="auto"/>
          </w:divBdr>
        </w:div>
        <w:div w:id="325860005">
          <w:marLeft w:val="480"/>
          <w:marRight w:val="0"/>
          <w:marTop w:val="0"/>
          <w:marBottom w:val="0"/>
          <w:divBdr>
            <w:top w:val="none" w:sz="0" w:space="0" w:color="auto"/>
            <w:left w:val="none" w:sz="0" w:space="0" w:color="auto"/>
            <w:bottom w:val="none" w:sz="0" w:space="0" w:color="auto"/>
            <w:right w:val="none" w:sz="0" w:space="0" w:color="auto"/>
          </w:divBdr>
        </w:div>
        <w:div w:id="328758501">
          <w:marLeft w:val="480"/>
          <w:marRight w:val="0"/>
          <w:marTop w:val="0"/>
          <w:marBottom w:val="0"/>
          <w:divBdr>
            <w:top w:val="none" w:sz="0" w:space="0" w:color="auto"/>
            <w:left w:val="none" w:sz="0" w:space="0" w:color="auto"/>
            <w:bottom w:val="none" w:sz="0" w:space="0" w:color="auto"/>
            <w:right w:val="none" w:sz="0" w:space="0" w:color="auto"/>
          </w:divBdr>
        </w:div>
        <w:div w:id="362022211">
          <w:marLeft w:val="480"/>
          <w:marRight w:val="0"/>
          <w:marTop w:val="0"/>
          <w:marBottom w:val="0"/>
          <w:divBdr>
            <w:top w:val="none" w:sz="0" w:space="0" w:color="auto"/>
            <w:left w:val="none" w:sz="0" w:space="0" w:color="auto"/>
            <w:bottom w:val="none" w:sz="0" w:space="0" w:color="auto"/>
            <w:right w:val="none" w:sz="0" w:space="0" w:color="auto"/>
          </w:divBdr>
        </w:div>
        <w:div w:id="377554360">
          <w:marLeft w:val="480"/>
          <w:marRight w:val="0"/>
          <w:marTop w:val="0"/>
          <w:marBottom w:val="0"/>
          <w:divBdr>
            <w:top w:val="none" w:sz="0" w:space="0" w:color="auto"/>
            <w:left w:val="none" w:sz="0" w:space="0" w:color="auto"/>
            <w:bottom w:val="none" w:sz="0" w:space="0" w:color="auto"/>
            <w:right w:val="none" w:sz="0" w:space="0" w:color="auto"/>
          </w:divBdr>
        </w:div>
        <w:div w:id="397946022">
          <w:marLeft w:val="480"/>
          <w:marRight w:val="0"/>
          <w:marTop w:val="0"/>
          <w:marBottom w:val="0"/>
          <w:divBdr>
            <w:top w:val="none" w:sz="0" w:space="0" w:color="auto"/>
            <w:left w:val="none" w:sz="0" w:space="0" w:color="auto"/>
            <w:bottom w:val="none" w:sz="0" w:space="0" w:color="auto"/>
            <w:right w:val="none" w:sz="0" w:space="0" w:color="auto"/>
          </w:divBdr>
        </w:div>
        <w:div w:id="407074646">
          <w:marLeft w:val="480"/>
          <w:marRight w:val="0"/>
          <w:marTop w:val="0"/>
          <w:marBottom w:val="0"/>
          <w:divBdr>
            <w:top w:val="none" w:sz="0" w:space="0" w:color="auto"/>
            <w:left w:val="none" w:sz="0" w:space="0" w:color="auto"/>
            <w:bottom w:val="none" w:sz="0" w:space="0" w:color="auto"/>
            <w:right w:val="none" w:sz="0" w:space="0" w:color="auto"/>
          </w:divBdr>
        </w:div>
        <w:div w:id="422608009">
          <w:marLeft w:val="480"/>
          <w:marRight w:val="0"/>
          <w:marTop w:val="0"/>
          <w:marBottom w:val="0"/>
          <w:divBdr>
            <w:top w:val="none" w:sz="0" w:space="0" w:color="auto"/>
            <w:left w:val="none" w:sz="0" w:space="0" w:color="auto"/>
            <w:bottom w:val="none" w:sz="0" w:space="0" w:color="auto"/>
            <w:right w:val="none" w:sz="0" w:space="0" w:color="auto"/>
          </w:divBdr>
        </w:div>
        <w:div w:id="432015430">
          <w:marLeft w:val="480"/>
          <w:marRight w:val="0"/>
          <w:marTop w:val="0"/>
          <w:marBottom w:val="0"/>
          <w:divBdr>
            <w:top w:val="none" w:sz="0" w:space="0" w:color="auto"/>
            <w:left w:val="none" w:sz="0" w:space="0" w:color="auto"/>
            <w:bottom w:val="none" w:sz="0" w:space="0" w:color="auto"/>
            <w:right w:val="none" w:sz="0" w:space="0" w:color="auto"/>
          </w:divBdr>
        </w:div>
        <w:div w:id="436028099">
          <w:marLeft w:val="480"/>
          <w:marRight w:val="0"/>
          <w:marTop w:val="0"/>
          <w:marBottom w:val="0"/>
          <w:divBdr>
            <w:top w:val="none" w:sz="0" w:space="0" w:color="auto"/>
            <w:left w:val="none" w:sz="0" w:space="0" w:color="auto"/>
            <w:bottom w:val="none" w:sz="0" w:space="0" w:color="auto"/>
            <w:right w:val="none" w:sz="0" w:space="0" w:color="auto"/>
          </w:divBdr>
        </w:div>
        <w:div w:id="491679628">
          <w:marLeft w:val="480"/>
          <w:marRight w:val="0"/>
          <w:marTop w:val="0"/>
          <w:marBottom w:val="0"/>
          <w:divBdr>
            <w:top w:val="none" w:sz="0" w:space="0" w:color="auto"/>
            <w:left w:val="none" w:sz="0" w:space="0" w:color="auto"/>
            <w:bottom w:val="none" w:sz="0" w:space="0" w:color="auto"/>
            <w:right w:val="none" w:sz="0" w:space="0" w:color="auto"/>
          </w:divBdr>
        </w:div>
        <w:div w:id="603147184">
          <w:marLeft w:val="480"/>
          <w:marRight w:val="0"/>
          <w:marTop w:val="0"/>
          <w:marBottom w:val="0"/>
          <w:divBdr>
            <w:top w:val="none" w:sz="0" w:space="0" w:color="auto"/>
            <w:left w:val="none" w:sz="0" w:space="0" w:color="auto"/>
            <w:bottom w:val="none" w:sz="0" w:space="0" w:color="auto"/>
            <w:right w:val="none" w:sz="0" w:space="0" w:color="auto"/>
          </w:divBdr>
        </w:div>
        <w:div w:id="637494857">
          <w:marLeft w:val="480"/>
          <w:marRight w:val="0"/>
          <w:marTop w:val="0"/>
          <w:marBottom w:val="0"/>
          <w:divBdr>
            <w:top w:val="none" w:sz="0" w:space="0" w:color="auto"/>
            <w:left w:val="none" w:sz="0" w:space="0" w:color="auto"/>
            <w:bottom w:val="none" w:sz="0" w:space="0" w:color="auto"/>
            <w:right w:val="none" w:sz="0" w:space="0" w:color="auto"/>
          </w:divBdr>
        </w:div>
        <w:div w:id="647902740">
          <w:marLeft w:val="480"/>
          <w:marRight w:val="0"/>
          <w:marTop w:val="0"/>
          <w:marBottom w:val="0"/>
          <w:divBdr>
            <w:top w:val="none" w:sz="0" w:space="0" w:color="auto"/>
            <w:left w:val="none" w:sz="0" w:space="0" w:color="auto"/>
            <w:bottom w:val="none" w:sz="0" w:space="0" w:color="auto"/>
            <w:right w:val="none" w:sz="0" w:space="0" w:color="auto"/>
          </w:divBdr>
        </w:div>
        <w:div w:id="673918454">
          <w:marLeft w:val="480"/>
          <w:marRight w:val="0"/>
          <w:marTop w:val="0"/>
          <w:marBottom w:val="0"/>
          <w:divBdr>
            <w:top w:val="none" w:sz="0" w:space="0" w:color="auto"/>
            <w:left w:val="none" w:sz="0" w:space="0" w:color="auto"/>
            <w:bottom w:val="none" w:sz="0" w:space="0" w:color="auto"/>
            <w:right w:val="none" w:sz="0" w:space="0" w:color="auto"/>
          </w:divBdr>
        </w:div>
        <w:div w:id="683895291">
          <w:marLeft w:val="480"/>
          <w:marRight w:val="0"/>
          <w:marTop w:val="0"/>
          <w:marBottom w:val="0"/>
          <w:divBdr>
            <w:top w:val="none" w:sz="0" w:space="0" w:color="auto"/>
            <w:left w:val="none" w:sz="0" w:space="0" w:color="auto"/>
            <w:bottom w:val="none" w:sz="0" w:space="0" w:color="auto"/>
            <w:right w:val="none" w:sz="0" w:space="0" w:color="auto"/>
          </w:divBdr>
        </w:div>
        <w:div w:id="705449305">
          <w:marLeft w:val="480"/>
          <w:marRight w:val="0"/>
          <w:marTop w:val="0"/>
          <w:marBottom w:val="0"/>
          <w:divBdr>
            <w:top w:val="none" w:sz="0" w:space="0" w:color="auto"/>
            <w:left w:val="none" w:sz="0" w:space="0" w:color="auto"/>
            <w:bottom w:val="none" w:sz="0" w:space="0" w:color="auto"/>
            <w:right w:val="none" w:sz="0" w:space="0" w:color="auto"/>
          </w:divBdr>
        </w:div>
        <w:div w:id="727799091">
          <w:marLeft w:val="480"/>
          <w:marRight w:val="0"/>
          <w:marTop w:val="0"/>
          <w:marBottom w:val="0"/>
          <w:divBdr>
            <w:top w:val="none" w:sz="0" w:space="0" w:color="auto"/>
            <w:left w:val="none" w:sz="0" w:space="0" w:color="auto"/>
            <w:bottom w:val="none" w:sz="0" w:space="0" w:color="auto"/>
            <w:right w:val="none" w:sz="0" w:space="0" w:color="auto"/>
          </w:divBdr>
        </w:div>
        <w:div w:id="749426300">
          <w:marLeft w:val="480"/>
          <w:marRight w:val="0"/>
          <w:marTop w:val="0"/>
          <w:marBottom w:val="0"/>
          <w:divBdr>
            <w:top w:val="none" w:sz="0" w:space="0" w:color="auto"/>
            <w:left w:val="none" w:sz="0" w:space="0" w:color="auto"/>
            <w:bottom w:val="none" w:sz="0" w:space="0" w:color="auto"/>
            <w:right w:val="none" w:sz="0" w:space="0" w:color="auto"/>
          </w:divBdr>
        </w:div>
        <w:div w:id="762409337">
          <w:marLeft w:val="480"/>
          <w:marRight w:val="0"/>
          <w:marTop w:val="0"/>
          <w:marBottom w:val="0"/>
          <w:divBdr>
            <w:top w:val="none" w:sz="0" w:space="0" w:color="auto"/>
            <w:left w:val="none" w:sz="0" w:space="0" w:color="auto"/>
            <w:bottom w:val="none" w:sz="0" w:space="0" w:color="auto"/>
            <w:right w:val="none" w:sz="0" w:space="0" w:color="auto"/>
          </w:divBdr>
        </w:div>
        <w:div w:id="782379049">
          <w:marLeft w:val="480"/>
          <w:marRight w:val="0"/>
          <w:marTop w:val="0"/>
          <w:marBottom w:val="0"/>
          <w:divBdr>
            <w:top w:val="none" w:sz="0" w:space="0" w:color="auto"/>
            <w:left w:val="none" w:sz="0" w:space="0" w:color="auto"/>
            <w:bottom w:val="none" w:sz="0" w:space="0" w:color="auto"/>
            <w:right w:val="none" w:sz="0" w:space="0" w:color="auto"/>
          </w:divBdr>
        </w:div>
        <w:div w:id="808592986">
          <w:marLeft w:val="480"/>
          <w:marRight w:val="0"/>
          <w:marTop w:val="0"/>
          <w:marBottom w:val="0"/>
          <w:divBdr>
            <w:top w:val="none" w:sz="0" w:space="0" w:color="auto"/>
            <w:left w:val="none" w:sz="0" w:space="0" w:color="auto"/>
            <w:bottom w:val="none" w:sz="0" w:space="0" w:color="auto"/>
            <w:right w:val="none" w:sz="0" w:space="0" w:color="auto"/>
          </w:divBdr>
        </w:div>
        <w:div w:id="809177984">
          <w:marLeft w:val="480"/>
          <w:marRight w:val="0"/>
          <w:marTop w:val="0"/>
          <w:marBottom w:val="0"/>
          <w:divBdr>
            <w:top w:val="none" w:sz="0" w:space="0" w:color="auto"/>
            <w:left w:val="none" w:sz="0" w:space="0" w:color="auto"/>
            <w:bottom w:val="none" w:sz="0" w:space="0" w:color="auto"/>
            <w:right w:val="none" w:sz="0" w:space="0" w:color="auto"/>
          </w:divBdr>
        </w:div>
        <w:div w:id="850606882">
          <w:marLeft w:val="480"/>
          <w:marRight w:val="0"/>
          <w:marTop w:val="0"/>
          <w:marBottom w:val="0"/>
          <w:divBdr>
            <w:top w:val="none" w:sz="0" w:space="0" w:color="auto"/>
            <w:left w:val="none" w:sz="0" w:space="0" w:color="auto"/>
            <w:bottom w:val="none" w:sz="0" w:space="0" w:color="auto"/>
            <w:right w:val="none" w:sz="0" w:space="0" w:color="auto"/>
          </w:divBdr>
        </w:div>
        <w:div w:id="852649823">
          <w:marLeft w:val="480"/>
          <w:marRight w:val="0"/>
          <w:marTop w:val="0"/>
          <w:marBottom w:val="0"/>
          <w:divBdr>
            <w:top w:val="none" w:sz="0" w:space="0" w:color="auto"/>
            <w:left w:val="none" w:sz="0" w:space="0" w:color="auto"/>
            <w:bottom w:val="none" w:sz="0" w:space="0" w:color="auto"/>
            <w:right w:val="none" w:sz="0" w:space="0" w:color="auto"/>
          </w:divBdr>
        </w:div>
        <w:div w:id="914363654">
          <w:marLeft w:val="480"/>
          <w:marRight w:val="0"/>
          <w:marTop w:val="0"/>
          <w:marBottom w:val="0"/>
          <w:divBdr>
            <w:top w:val="none" w:sz="0" w:space="0" w:color="auto"/>
            <w:left w:val="none" w:sz="0" w:space="0" w:color="auto"/>
            <w:bottom w:val="none" w:sz="0" w:space="0" w:color="auto"/>
            <w:right w:val="none" w:sz="0" w:space="0" w:color="auto"/>
          </w:divBdr>
        </w:div>
        <w:div w:id="977954254">
          <w:marLeft w:val="480"/>
          <w:marRight w:val="0"/>
          <w:marTop w:val="0"/>
          <w:marBottom w:val="0"/>
          <w:divBdr>
            <w:top w:val="none" w:sz="0" w:space="0" w:color="auto"/>
            <w:left w:val="none" w:sz="0" w:space="0" w:color="auto"/>
            <w:bottom w:val="none" w:sz="0" w:space="0" w:color="auto"/>
            <w:right w:val="none" w:sz="0" w:space="0" w:color="auto"/>
          </w:divBdr>
        </w:div>
        <w:div w:id="996149252">
          <w:marLeft w:val="480"/>
          <w:marRight w:val="0"/>
          <w:marTop w:val="0"/>
          <w:marBottom w:val="0"/>
          <w:divBdr>
            <w:top w:val="none" w:sz="0" w:space="0" w:color="auto"/>
            <w:left w:val="none" w:sz="0" w:space="0" w:color="auto"/>
            <w:bottom w:val="none" w:sz="0" w:space="0" w:color="auto"/>
            <w:right w:val="none" w:sz="0" w:space="0" w:color="auto"/>
          </w:divBdr>
        </w:div>
      </w:divsChild>
    </w:div>
    <w:div w:id="726075316">
      <w:bodyDiv w:val="1"/>
      <w:marLeft w:val="0"/>
      <w:marRight w:val="0"/>
      <w:marTop w:val="0"/>
      <w:marBottom w:val="0"/>
      <w:divBdr>
        <w:top w:val="none" w:sz="0" w:space="0" w:color="auto"/>
        <w:left w:val="none" w:sz="0" w:space="0" w:color="auto"/>
        <w:bottom w:val="none" w:sz="0" w:space="0" w:color="auto"/>
        <w:right w:val="none" w:sz="0" w:space="0" w:color="auto"/>
      </w:divBdr>
    </w:div>
    <w:div w:id="726536378">
      <w:bodyDiv w:val="1"/>
      <w:marLeft w:val="0"/>
      <w:marRight w:val="0"/>
      <w:marTop w:val="0"/>
      <w:marBottom w:val="0"/>
      <w:divBdr>
        <w:top w:val="none" w:sz="0" w:space="0" w:color="auto"/>
        <w:left w:val="none" w:sz="0" w:space="0" w:color="auto"/>
        <w:bottom w:val="none" w:sz="0" w:space="0" w:color="auto"/>
        <w:right w:val="none" w:sz="0" w:space="0" w:color="auto"/>
      </w:divBdr>
    </w:div>
    <w:div w:id="727000751">
      <w:bodyDiv w:val="1"/>
      <w:marLeft w:val="0"/>
      <w:marRight w:val="0"/>
      <w:marTop w:val="0"/>
      <w:marBottom w:val="0"/>
      <w:divBdr>
        <w:top w:val="none" w:sz="0" w:space="0" w:color="auto"/>
        <w:left w:val="none" w:sz="0" w:space="0" w:color="auto"/>
        <w:bottom w:val="none" w:sz="0" w:space="0" w:color="auto"/>
        <w:right w:val="none" w:sz="0" w:space="0" w:color="auto"/>
      </w:divBdr>
    </w:div>
    <w:div w:id="727071442">
      <w:bodyDiv w:val="1"/>
      <w:marLeft w:val="0"/>
      <w:marRight w:val="0"/>
      <w:marTop w:val="0"/>
      <w:marBottom w:val="0"/>
      <w:divBdr>
        <w:top w:val="none" w:sz="0" w:space="0" w:color="auto"/>
        <w:left w:val="none" w:sz="0" w:space="0" w:color="auto"/>
        <w:bottom w:val="none" w:sz="0" w:space="0" w:color="auto"/>
        <w:right w:val="none" w:sz="0" w:space="0" w:color="auto"/>
      </w:divBdr>
    </w:div>
    <w:div w:id="727143129">
      <w:bodyDiv w:val="1"/>
      <w:marLeft w:val="0"/>
      <w:marRight w:val="0"/>
      <w:marTop w:val="0"/>
      <w:marBottom w:val="0"/>
      <w:divBdr>
        <w:top w:val="none" w:sz="0" w:space="0" w:color="auto"/>
        <w:left w:val="none" w:sz="0" w:space="0" w:color="auto"/>
        <w:bottom w:val="none" w:sz="0" w:space="0" w:color="auto"/>
        <w:right w:val="none" w:sz="0" w:space="0" w:color="auto"/>
      </w:divBdr>
    </w:div>
    <w:div w:id="727455853">
      <w:bodyDiv w:val="1"/>
      <w:marLeft w:val="0"/>
      <w:marRight w:val="0"/>
      <w:marTop w:val="0"/>
      <w:marBottom w:val="0"/>
      <w:divBdr>
        <w:top w:val="none" w:sz="0" w:space="0" w:color="auto"/>
        <w:left w:val="none" w:sz="0" w:space="0" w:color="auto"/>
        <w:bottom w:val="none" w:sz="0" w:space="0" w:color="auto"/>
        <w:right w:val="none" w:sz="0" w:space="0" w:color="auto"/>
      </w:divBdr>
    </w:div>
    <w:div w:id="727609271">
      <w:bodyDiv w:val="1"/>
      <w:marLeft w:val="0"/>
      <w:marRight w:val="0"/>
      <w:marTop w:val="0"/>
      <w:marBottom w:val="0"/>
      <w:divBdr>
        <w:top w:val="none" w:sz="0" w:space="0" w:color="auto"/>
        <w:left w:val="none" w:sz="0" w:space="0" w:color="auto"/>
        <w:bottom w:val="none" w:sz="0" w:space="0" w:color="auto"/>
        <w:right w:val="none" w:sz="0" w:space="0" w:color="auto"/>
      </w:divBdr>
    </w:div>
    <w:div w:id="727730925">
      <w:bodyDiv w:val="1"/>
      <w:marLeft w:val="0"/>
      <w:marRight w:val="0"/>
      <w:marTop w:val="0"/>
      <w:marBottom w:val="0"/>
      <w:divBdr>
        <w:top w:val="none" w:sz="0" w:space="0" w:color="auto"/>
        <w:left w:val="none" w:sz="0" w:space="0" w:color="auto"/>
        <w:bottom w:val="none" w:sz="0" w:space="0" w:color="auto"/>
        <w:right w:val="none" w:sz="0" w:space="0" w:color="auto"/>
      </w:divBdr>
    </w:div>
    <w:div w:id="727997971">
      <w:bodyDiv w:val="1"/>
      <w:marLeft w:val="0"/>
      <w:marRight w:val="0"/>
      <w:marTop w:val="0"/>
      <w:marBottom w:val="0"/>
      <w:divBdr>
        <w:top w:val="none" w:sz="0" w:space="0" w:color="auto"/>
        <w:left w:val="none" w:sz="0" w:space="0" w:color="auto"/>
        <w:bottom w:val="none" w:sz="0" w:space="0" w:color="auto"/>
        <w:right w:val="none" w:sz="0" w:space="0" w:color="auto"/>
      </w:divBdr>
    </w:div>
    <w:div w:id="728191611">
      <w:bodyDiv w:val="1"/>
      <w:marLeft w:val="0"/>
      <w:marRight w:val="0"/>
      <w:marTop w:val="0"/>
      <w:marBottom w:val="0"/>
      <w:divBdr>
        <w:top w:val="none" w:sz="0" w:space="0" w:color="auto"/>
        <w:left w:val="none" w:sz="0" w:space="0" w:color="auto"/>
        <w:bottom w:val="none" w:sz="0" w:space="0" w:color="auto"/>
        <w:right w:val="none" w:sz="0" w:space="0" w:color="auto"/>
      </w:divBdr>
    </w:div>
    <w:div w:id="728303666">
      <w:bodyDiv w:val="1"/>
      <w:marLeft w:val="0"/>
      <w:marRight w:val="0"/>
      <w:marTop w:val="0"/>
      <w:marBottom w:val="0"/>
      <w:divBdr>
        <w:top w:val="none" w:sz="0" w:space="0" w:color="auto"/>
        <w:left w:val="none" w:sz="0" w:space="0" w:color="auto"/>
        <w:bottom w:val="none" w:sz="0" w:space="0" w:color="auto"/>
        <w:right w:val="none" w:sz="0" w:space="0" w:color="auto"/>
      </w:divBdr>
    </w:div>
    <w:div w:id="728453369">
      <w:bodyDiv w:val="1"/>
      <w:marLeft w:val="0"/>
      <w:marRight w:val="0"/>
      <w:marTop w:val="0"/>
      <w:marBottom w:val="0"/>
      <w:divBdr>
        <w:top w:val="none" w:sz="0" w:space="0" w:color="auto"/>
        <w:left w:val="none" w:sz="0" w:space="0" w:color="auto"/>
        <w:bottom w:val="none" w:sz="0" w:space="0" w:color="auto"/>
        <w:right w:val="none" w:sz="0" w:space="0" w:color="auto"/>
      </w:divBdr>
    </w:div>
    <w:div w:id="728696807">
      <w:bodyDiv w:val="1"/>
      <w:marLeft w:val="0"/>
      <w:marRight w:val="0"/>
      <w:marTop w:val="0"/>
      <w:marBottom w:val="0"/>
      <w:divBdr>
        <w:top w:val="none" w:sz="0" w:space="0" w:color="auto"/>
        <w:left w:val="none" w:sz="0" w:space="0" w:color="auto"/>
        <w:bottom w:val="none" w:sz="0" w:space="0" w:color="auto"/>
        <w:right w:val="none" w:sz="0" w:space="0" w:color="auto"/>
      </w:divBdr>
    </w:div>
    <w:div w:id="728765094">
      <w:bodyDiv w:val="1"/>
      <w:marLeft w:val="0"/>
      <w:marRight w:val="0"/>
      <w:marTop w:val="0"/>
      <w:marBottom w:val="0"/>
      <w:divBdr>
        <w:top w:val="none" w:sz="0" w:space="0" w:color="auto"/>
        <w:left w:val="none" w:sz="0" w:space="0" w:color="auto"/>
        <w:bottom w:val="none" w:sz="0" w:space="0" w:color="auto"/>
        <w:right w:val="none" w:sz="0" w:space="0" w:color="auto"/>
      </w:divBdr>
    </w:div>
    <w:div w:id="728923147">
      <w:bodyDiv w:val="1"/>
      <w:marLeft w:val="0"/>
      <w:marRight w:val="0"/>
      <w:marTop w:val="0"/>
      <w:marBottom w:val="0"/>
      <w:divBdr>
        <w:top w:val="none" w:sz="0" w:space="0" w:color="auto"/>
        <w:left w:val="none" w:sz="0" w:space="0" w:color="auto"/>
        <w:bottom w:val="none" w:sz="0" w:space="0" w:color="auto"/>
        <w:right w:val="none" w:sz="0" w:space="0" w:color="auto"/>
      </w:divBdr>
    </w:div>
    <w:div w:id="729503117">
      <w:bodyDiv w:val="1"/>
      <w:marLeft w:val="0"/>
      <w:marRight w:val="0"/>
      <w:marTop w:val="0"/>
      <w:marBottom w:val="0"/>
      <w:divBdr>
        <w:top w:val="none" w:sz="0" w:space="0" w:color="auto"/>
        <w:left w:val="none" w:sz="0" w:space="0" w:color="auto"/>
        <w:bottom w:val="none" w:sz="0" w:space="0" w:color="auto"/>
        <w:right w:val="none" w:sz="0" w:space="0" w:color="auto"/>
      </w:divBdr>
    </w:div>
    <w:div w:id="729772081">
      <w:bodyDiv w:val="1"/>
      <w:marLeft w:val="0"/>
      <w:marRight w:val="0"/>
      <w:marTop w:val="0"/>
      <w:marBottom w:val="0"/>
      <w:divBdr>
        <w:top w:val="none" w:sz="0" w:space="0" w:color="auto"/>
        <w:left w:val="none" w:sz="0" w:space="0" w:color="auto"/>
        <w:bottom w:val="none" w:sz="0" w:space="0" w:color="auto"/>
        <w:right w:val="none" w:sz="0" w:space="0" w:color="auto"/>
      </w:divBdr>
    </w:div>
    <w:div w:id="730495101">
      <w:bodyDiv w:val="1"/>
      <w:marLeft w:val="0"/>
      <w:marRight w:val="0"/>
      <w:marTop w:val="0"/>
      <w:marBottom w:val="0"/>
      <w:divBdr>
        <w:top w:val="none" w:sz="0" w:space="0" w:color="auto"/>
        <w:left w:val="none" w:sz="0" w:space="0" w:color="auto"/>
        <w:bottom w:val="none" w:sz="0" w:space="0" w:color="auto"/>
        <w:right w:val="none" w:sz="0" w:space="0" w:color="auto"/>
      </w:divBdr>
    </w:div>
    <w:div w:id="730805940">
      <w:bodyDiv w:val="1"/>
      <w:marLeft w:val="0"/>
      <w:marRight w:val="0"/>
      <w:marTop w:val="0"/>
      <w:marBottom w:val="0"/>
      <w:divBdr>
        <w:top w:val="none" w:sz="0" w:space="0" w:color="auto"/>
        <w:left w:val="none" w:sz="0" w:space="0" w:color="auto"/>
        <w:bottom w:val="none" w:sz="0" w:space="0" w:color="auto"/>
        <w:right w:val="none" w:sz="0" w:space="0" w:color="auto"/>
      </w:divBdr>
    </w:div>
    <w:div w:id="731151390">
      <w:bodyDiv w:val="1"/>
      <w:marLeft w:val="0"/>
      <w:marRight w:val="0"/>
      <w:marTop w:val="0"/>
      <w:marBottom w:val="0"/>
      <w:divBdr>
        <w:top w:val="none" w:sz="0" w:space="0" w:color="auto"/>
        <w:left w:val="none" w:sz="0" w:space="0" w:color="auto"/>
        <w:bottom w:val="none" w:sz="0" w:space="0" w:color="auto"/>
        <w:right w:val="none" w:sz="0" w:space="0" w:color="auto"/>
      </w:divBdr>
      <w:divsChild>
        <w:div w:id="40398742">
          <w:marLeft w:val="480"/>
          <w:marRight w:val="0"/>
          <w:marTop w:val="0"/>
          <w:marBottom w:val="0"/>
          <w:divBdr>
            <w:top w:val="none" w:sz="0" w:space="0" w:color="auto"/>
            <w:left w:val="none" w:sz="0" w:space="0" w:color="auto"/>
            <w:bottom w:val="none" w:sz="0" w:space="0" w:color="auto"/>
            <w:right w:val="none" w:sz="0" w:space="0" w:color="auto"/>
          </w:divBdr>
        </w:div>
        <w:div w:id="82266247">
          <w:marLeft w:val="480"/>
          <w:marRight w:val="0"/>
          <w:marTop w:val="0"/>
          <w:marBottom w:val="0"/>
          <w:divBdr>
            <w:top w:val="none" w:sz="0" w:space="0" w:color="auto"/>
            <w:left w:val="none" w:sz="0" w:space="0" w:color="auto"/>
            <w:bottom w:val="none" w:sz="0" w:space="0" w:color="auto"/>
            <w:right w:val="none" w:sz="0" w:space="0" w:color="auto"/>
          </w:divBdr>
        </w:div>
        <w:div w:id="125903280">
          <w:marLeft w:val="480"/>
          <w:marRight w:val="0"/>
          <w:marTop w:val="0"/>
          <w:marBottom w:val="0"/>
          <w:divBdr>
            <w:top w:val="none" w:sz="0" w:space="0" w:color="auto"/>
            <w:left w:val="none" w:sz="0" w:space="0" w:color="auto"/>
            <w:bottom w:val="none" w:sz="0" w:space="0" w:color="auto"/>
            <w:right w:val="none" w:sz="0" w:space="0" w:color="auto"/>
          </w:divBdr>
        </w:div>
        <w:div w:id="128868297">
          <w:marLeft w:val="480"/>
          <w:marRight w:val="0"/>
          <w:marTop w:val="0"/>
          <w:marBottom w:val="0"/>
          <w:divBdr>
            <w:top w:val="none" w:sz="0" w:space="0" w:color="auto"/>
            <w:left w:val="none" w:sz="0" w:space="0" w:color="auto"/>
            <w:bottom w:val="none" w:sz="0" w:space="0" w:color="auto"/>
            <w:right w:val="none" w:sz="0" w:space="0" w:color="auto"/>
          </w:divBdr>
        </w:div>
        <w:div w:id="134953091">
          <w:marLeft w:val="480"/>
          <w:marRight w:val="0"/>
          <w:marTop w:val="0"/>
          <w:marBottom w:val="0"/>
          <w:divBdr>
            <w:top w:val="none" w:sz="0" w:space="0" w:color="auto"/>
            <w:left w:val="none" w:sz="0" w:space="0" w:color="auto"/>
            <w:bottom w:val="none" w:sz="0" w:space="0" w:color="auto"/>
            <w:right w:val="none" w:sz="0" w:space="0" w:color="auto"/>
          </w:divBdr>
        </w:div>
        <w:div w:id="144277501">
          <w:marLeft w:val="480"/>
          <w:marRight w:val="0"/>
          <w:marTop w:val="0"/>
          <w:marBottom w:val="0"/>
          <w:divBdr>
            <w:top w:val="none" w:sz="0" w:space="0" w:color="auto"/>
            <w:left w:val="none" w:sz="0" w:space="0" w:color="auto"/>
            <w:bottom w:val="none" w:sz="0" w:space="0" w:color="auto"/>
            <w:right w:val="none" w:sz="0" w:space="0" w:color="auto"/>
          </w:divBdr>
        </w:div>
        <w:div w:id="296108611">
          <w:marLeft w:val="480"/>
          <w:marRight w:val="0"/>
          <w:marTop w:val="0"/>
          <w:marBottom w:val="0"/>
          <w:divBdr>
            <w:top w:val="none" w:sz="0" w:space="0" w:color="auto"/>
            <w:left w:val="none" w:sz="0" w:space="0" w:color="auto"/>
            <w:bottom w:val="none" w:sz="0" w:space="0" w:color="auto"/>
            <w:right w:val="none" w:sz="0" w:space="0" w:color="auto"/>
          </w:divBdr>
        </w:div>
        <w:div w:id="309210873">
          <w:marLeft w:val="480"/>
          <w:marRight w:val="0"/>
          <w:marTop w:val="0"/>
          <w:marBottom w:val="0"/>
          <w:divBdr>
            <w:top w:val="none" w:sz="0" w:space="0" w:color="auto"/>
            <w:left w:val="none" w:sz="0" w:space="0" w:color="auto"/>
            <w:bottom w:val="none" w:sz="0" w:space="0" w:color="auto"/>
            <w:right w:val="none" w:sz="0" w:space="0" w:color="auto"/>
          </w:divBdr>
        </w:div>
        <w:div w:id="315569417">
          <w:marLeft w:val="480"/>
          <w:marRight w:val="0"/>
          <w:marTop w:val="0"/>
          <w:marBottom w:val="0"/>
          <w:divBdr>
            <w:top w:val="none" w:sz="0" w:space="0" w:color="auto"/>
            <w:left w:val="none" w:sz="0" w:space="0" w:color="auto"/>
            <w:bottom w:val="none" w:sz="0" w:space="0" w:color="auto"/>
            <w:right w:val="none" w:sz="0" w:space="0" w:color="auto"/>
          </w:divBdr>
        </w:div>
        <w:div w:id="429861116">
          <w:marLeft w:val="480"/>
          <w:marRight w:val="0"/>
          <w:marTop w:val="0"/>
          <w:marBottom w:val="0"/>
          <w:divBdr>
            <w:top w:val="none" w:sz="0" w:space="0" w:color="auto"/>
            <w:left w:val="none" w:sz="0" w:space="0" w:color="auto"/>
            <w:bottom w:val="none" w:sz="0" w:space="0" w:color="auto"/>
            <w:right w:val="none" w:sz="0" w:space="0" w:color="auto"/>
          </w:divBdr>
        </w:div>
        <w:div w:id="431513989">
          <w:marLeft w:val="480"/>
          <w:marRight w:val="0"/>
          <w:marTop w:val="0"/>
          <w:marBottom w:val="0"/>
          <w:divBdr>
            <w:top w:val="none" w:sz="0" w:space="0" w:color="auto"/>
            <w:left w:val="none" w:sz="0" w:space="0" w:color="auto"/>
            <w:bottom w:val="none" w:sz="0" w:space="0" w:color="auto"/>
            <w:right w:val="none" w:sz="0" w:space="0" w:color="auto"/>
          </w:divBdr>
        </w:div>
        <w:div w:id="443615149">
          <w:marLeft w:val="480"/>
          <w:marRight w:val="0"/>
          <w:marTop w:val="0"/>
          <w:marBottom w:val="0"/>
          <w:divBdr>
            <w:top w:val="none" w:sz="0" w:space="0" w:color="auto"/>
            <w:left w:val="none" w:sz="0" w:space="0" w:color="auto"/>
            <w:bottom w:val="none" w:sz="0" w:space="0" w:color="auto"/>
            <w:right w:val="none" w:sz="0" w:space="0" w:color="auto"/>
          </w:divBdr>
        </w:div>
        <w:div w:id="451166854">
          <w:marLeft w:val="480"/>
          <w:marRight w:val="0"/>
          <w:marTop w:val="0"/>
          <w:marBottom w:val="0"/>
          <w:divBdr>
            <w:top w:val="none" w:sz="0" w:space="0" w:color="auto"/>
            <w:left w:val="none" w:sz="0" w:space="0" w:color="auto"/>
            <w:bottom w:val="none" w:sz="0" w:space="0" w:color="auto"/>
            <w:right w:val="none" w:sz="0" w:space="0" w:color="auto"/>
          </w:divBdr>
        </w:div>
        <w:div w:id="570505682">
          <w:marLeft w:val="480"/>
          <w:marRight w:val="0"/>
          <w:marTop w:val="0"/>
          <w:marBottom w:val="0"/>
          <w:divBdr>
            <w:top w:val="none" w:sz="0" w:space="0" w:color="auto"/>
            <w:left w:val="none" w:sz="0" w:space="0" w:color="auto"/>
            <w:bottom w:val="none" w:sz="0" w:space="0" w:color="auto"/>
            <w:right w:val="none" w:sz="0" w:space="0" w:color="auto"/>
          </w:divBdr>
        </w:div>
        <w:div w:id="602999802">
          <w:marLeft w:val="480"/>
          <w:marRight w:val="0"/>
          <w:marTop w:val="0"/>
          <w:marBottom w:val="0"/>
          <w:divBdr>
            <w:top w:val="none" w:sz="0" w:space="0" w:color="auto"/>
            <w:left w:val="none" w:sz="0" w:space="0" w:color="auto"/>
            <w:bottom w:val="none" w:sz="0" w:space="0" w:color="auto"/>
            <w:right w:val="none" w:sz="0" w:space="0" w:color="auto"/>
          </w:divBdr>
        </w:div>
        <w:div w:id="630593800">
          <w:marLeft w:val="480"/>
          <w:marRight w:val="0"/>
          <w:marTop w:val="0"/>
          <w:marBottom w:val="0"/>
          <w:divBdr>
            <w:top w:val="none" w:sz="0" w:space="0" w:color="auto"/>
            <w:left w:val="none" w:sz="0" w:space="0" w:color="auto"/>
            <w:bottom w:val="none" w:sz="0" w:space="0" w:color="auto"/>
            <w:right w:val="none" w:sz="0" w:space="0" w:color="auto"/>
          </w:divBdr>
        </w:div>
        <w:div w:id="662516605">
          <w:marLeft w:val="480"/>
          <w:marRight w:val="0"/>
          <w:marTop w:val="0"/>
          <w:marBottom w:val="0"/>
          <w:divBdr>
            <w:top w:val="none" w:sz="0" w:space="0" w:color="auto"/>
            <w:left w:val="none" w:sz="0" w:space="0" w:color="auto"/>
            <w:bottom w:val="none" w:sz="0" w:space="0" w:color="auto"/>
            <w:right w:val="none" w:sz="0" w:space="0" w:color="auto"/>
          </w:divBdr>
        </w:div>
        <w:div w:id="778988039">
          <w:marLeft w:val="480"/>
          <w:marRight w:val="0"/>
          <w:marTop w:val="0"/>
          <w:marBottom w:val="0"/>
          <w:divBdr>
            <w:top w:val="none" w:sz="0" w:space="0" w:color="auto"/>
            <w:left w:val="none" w:sz="0" w:space="0" w:color="auto"/>
            <w:bottom w:val="none" w:sz="0" w:space="0" w:color="auto"/>
            <w:right w:val="none" w:sz="0" w:space="0" w:color="auto"/>
          </w:divBdr>
        </w:div>
        <w:div w:id="786659584">
          <w:marLeft w:val="480"/>
          <w:marRight w:val="0"/>
          <w:marTop w:val="0"/>
          <w:marBottom w:val="0"/>
          <w:divBdr>
            <w:top w:val="none" w:sz="0" w:space="0" w:color="auto"/>
            <w:left w:val="none" w:sz="0" w:space="0" w:color="auto"/>
            <w:bottom w:val="none" w:sz="0" w:space="0" w:color="auto"/>
            <w:right w:val="none" w:sz="0" w:space="0" w:color="auto"/>
          </w:divBdr>
        </w:div>
        <w:div w:id="906304994">
          <w:marLeft w:val="480"/>
          <w:marRight w:val="0"/>
          <w:marTop w:val="0"/>
          <w:marBottom w:val="0"/>
          <w:divBdr>
            <w:top w:val="none" w:sz="0" w:space="0" w:color="auto"/>
            <w:left w:val="none" w:sz="0" w:space="0" w:color="auto"/>
            <w:bottom w:val="none" w:sz="0" w:space="0" w:color="auto"/>
            <w:right w:val="none" w:sz="0" w:space="0" w:color="auto"/>
          </w:divBdr>
        </w:div>
        <w:div w:id="998264360">
          <w:marLeft w:val="480"/>
          <w:marRight w:val="0"/>
          <w:marTop w:val="0"/>
          <w:marBottom w:val="0"/>
          <w:divBdr>
            <w:top w:val="none" w:sz="0" w:space="0" w:color="auto"/>
            <w:left w:val="none" w:sz="0" w:space="0" w:color="auto"/>
            <w:bottom w:val="none" w:sz="0" w:space="0" w:color="auto"/>
            <w:right w:val="none" w:sz="0" w:space="0" w:color="auto"/>
          </w:divBdr>
        </w:div>
        <w:div w:id="1016271524">
          <w:marLeft w:val="480"/>
          <w:marRight w:val="0"/>
          <w:marTop w:val="0"/>
          <w:marBottom w:val="0"/>
          <w:divBdr>
            <w:top w:val="none" w:sz="0" w:space="0" w:color="auto"/>
            <w:left w:val="none" w:sz="0" w:space="0" w:color="auto"/>
            <w:bottom w:val="none" w:sz="0" w:space="0" w:color="auto"/>
            <w:right w:val="none" w:sz="0" w:space="0" w:color="auto"/>
          </w:divBdr>
        </w:div>
      </w:divsChild>
    </w:div>
    <w:div w:id="731469778">
      <w:bodyDiv w:val="1"/>
      <w:marLeft w:val="0"/>
      <w:marRight w:val="0"/>
      <w:marTop w:val="0"/>
      <w:marBottom w:val="0"/>
      <w:divBdr>
        <w:top w:val="none" w:sz="0" w:space="0" w:color="auto"/>
        <w:left w:val="none" w:sz="0" w:space="0" w:color="auto"/>
        <w:bottom w:val="none" w:sz="0" w:space="0" w:color="auto"/>
        <w:right w:val="none" w:sz="0" w:space="0" w:color="auto"/>
      </w:divBdr>
    </w:div>
    <w:div w:id="731539313">
      <w:bodyDiv w:val="1"/>
      <w:marLeft w:val="0"/>
      <w:marRight w:val="0"/>
      <w:marTop w:val="0"/>
      <w:marBottom w:val="0"/>
      <w:divBdr>
        <w:top w:val="none" w:sz="0" w:space="0" w:color="auto"/>
        <w:left w:val="none" w:sz="0" w:space="0" w:color="auto"/>
        <w:bottom w:val="none" w:sz="0" w:space="0" w:color="auto"/>
        <w:right w:val="none" w:sz="0" w:space="0" w:color="auto"/>
      </w:divBdr>
    </w:div>
    <w:div w:id="731581732">
      <w:bodyDiv w:val="1"/>
      <w:marLeft w:val="0"/>
      <w:marRight w:val="0"/>
      <w:marTop w:val="0"/>
      <w:marBottom w:val="0"/>
      <w:divBdr>
        <w:top w:val="none" w:sz="0" w:space="0" w:color="auto"/>
        <w:left w:val="none" w:sz="0" w:space="0" w:color="auto"/>
        <w:bottom w:val="none" w:sz="0" w:space="0" w:color="auto"/>
        <w:right w:val="none" w:sz="0" w:space="0" w:color="auto"/>
      </w:divBdr>
    </w:div>
    <w:div w:id="732123198">
      <w:bodyDiv w:val="1"/>
      <w:marLeft w:val="0"/>
      <w:marRight w:val="0"/>
      <w:marTop w:val="0"/>
      <w:marBottom w:val="0"/>
      <w:divBdr>
        <w:top w:val="none" w:sz="0" w:space="0" w:color="auto"/>
        <w:left w:val="none" w:sz="0" w:space="0" w:color="auto"/>
        <w:bottom w:val="none" w:sz="0" w:space="0" w:color="auto"/>
        <w:right w:val="none" w:sz="0" w:space="0" w:color="auto"/>
      </w:divBdr>
    </w:div>
    <w:div w:id="732236541">
      <w:bodyDiv w:val="1"/>
      <w:marLeft w:val="0"/>
      <w:marRight w:val="0"/>
      <w:marTop w:val="0"/>
      <w:marBottom w:val="0"/>
      <w:divBdr>
        <w:top w:val="none" w:sz="0" w:space="0" w:color="auto"/>
        <w:left w:val="none" w:sz="0" w:space="0" w:color="auto"/>
        <w:bottom w:val="none" w:sz="0" w:space="0" w:color="auto"/>
        <w:right w:val="none" w:sz="0" w:space="0" w:color="auto"/>
      </w:divBdr>
    </w:div>
    <w:div w:id="732314073">
      <w:bodyDiv w:val="1"/>
      <w:marLeft w:val="0"/>
      <w:marRight w:val="0"/>
      <w:marTop w:val="0"/>
      <w:marBottom w:val="0"/>
      <w:divBdr>
        <w:top w:val="none" w:sz="0" w:space="0" w:color="auto"/>
        <w:left w:val="none" w:sz="0" w:space="0" w:color="auto"/>
        <w:bottom w:val="none" w:sz="0" w:space="0" w:color="auto"/>
        <w:right w:val="none" w:sz="0" w:space="0" w:color="auto"/>
      </w:divBdr>
    </w:div>
    <w:div w:id="733282366">
      <w:bodyDiv w:val="1"/>
      <w:marLeft w:val="0"/>
      <w:marRight w:val="0"/>
      <w:marTop w:val="0"/>
      <w:marBottom w:val="0"/>
      <w:divBdr>
        <w:top w:val="none" w:sz="0" w:space="0" w:color="auto"/>
        <w:left w:val="none" w:sz="0" w:space="0" w:color="auto"/>
        <w:bottom w:val="none" w:sz="0" w:space="0" w:color="auto"/>
        <w:right w:val="none" w:sz="0" w:space="0" w:color="auto"/>
      </w:divBdr>
    </w:div>
    <w:div w:id="733357203">
      <w:bodyDiv w:val="1"/>
      <w:marLeft w:val="0"/>
      <w:marRight w:val="0"/>
      <w:marTop w:val="0"/>
      <w:marBottom w:val="0"/>
      <w:divBdr>
        <w:top w:val="none" w:sz="0" w:space="0" w:color="auto"/>
        <w:left w:val="none" w:sz="0" w:space="0" w:color="auto"/>
        <w:bottom w:val="none" w:sz="0" w:space="0" w:color="auto"/>
        <w:right w:val="none" w:sz="0" w:space="0" w:color="auto"/>
      </w:divBdr>
    </w:div>
    <w:div w:id="733621545">
      <w:bodyDiv w:val="1"/>
      <w:marLeft w:val="0"/>
      <w:marRight w:val="0"/>
      <w:marTop w:val="0"/>
      <w:marBottom w:val="0"/>
      <w:divBdr>
        <w:top w:val="none" w:sz="0" w:space="0" w:color="auto"/>
        <w:left w:val="none" w:sz="0" w:space="0" w:color="auto"/>
        <w:bottom w:val="none" w:sz="0" w:space="0" w:color="auto"/>
        <w:right w:val="none" w:sz="0" w:space="0" w:color="auto"/>
      </w:divBdr>
      <w:divsChild>
        <w:div w:id="26100263">
          <w:marLeft w:val="480"/>
          <w:marRight w:val="0"/>
          <w:marTop w:val="0"/>
          <w:marBottom w:val="0"/>
          <w:divBdr>
            <w:top w:val="none" w:sz="0" w:space="0" w:color="auto"/>
            <w:left w:val="none" w:sz="0" w:space="0" w:color="auto"/>
            <w:bottom w:val="none" w:sz="0" w:space="0" w:color="auto"/>
            <w:right w:val="none" w:sz="0" w:space="0" w:color="auto"/>
          </w:divBdr>
        </w:div>
        <w:div w:id="68813985">
          <w:marLeft w:val="480"/>
          <w:marRight w:val="0"/>
          <w:marTop w:val="0"/>
          <w:marBottom w:val="0"/>
          <w:divBdr>
            <w:top w:val="none" w:sz="0" w:space="0" w:color="auto"/>
            <w:left w:val="none" w:sz="0" w:space="0" w:color="auto"/>
            <w:bottom w:val="none" w:sz="0" w:space="0" w:color="auto"/>
            <w:right w:val="none" w:sz="0" w:space="0" w:color="auto"/>
          </w:divBdr>
        </w:div>
        <w:div w:id="160046592">
          <w:marLeft w:val="480"/>
          <w:marRight w:val="0"/>
          <w:marTop w:val="0"/>
          <w:marBottom w:val="0"/>
          <w:divBdr>
            <w:top w:val="none" w:sz="0" w:space="0" w:color="auto"/>
            <w:left w:val="none" w:sz="0" w:space="0" w:color="auto"/>
            <w:bottom w:val="none" w:sz="0" w:space="0" w:color="auto"/>
            <w:right w:val="none" w:sz="0" w:space="0" w:color="auto"/>
          </w:divBdr>
        </w:div>
        <w:div w:id="168373406">
          <w:marLeft w:val="480"/>
          <w:marRight w:val="0"/>
          <w:marTop w:val="0"/>
          <w:marBottom w:val="0"/>
          <w:divBdr>
            <w:top w:val="none" w:sz="0" w:space="0" w:color="auto"/>
            <w:left w:val="none" w:sz="0" w:space="0" w:color="auto"/>
            <w:bottom w:val="none" w:sz="0" w:space="0" w:color="auto"/>
            <w:right w:val="none" w:sz="0" w:space="0" w:color="auto"/>
          </w:divBdr>
        </w:div>
        <w:div w:id="218328351">
          <w:marLeft w:val="480"/>
          <w:marRight w:val="0"/>
          <w:marTop w:val="0"/>
          <w:marBottom w:val="0"/>
          <w:divBdr>
            <w:top w:val="none" w:sz="0" w:space="0" w:color="auto"/>
            <w:left w:val="none" w:sz="0" w:space="0" w:color="auto"/>
            <w:bottom w:val="none" w:sz="0" w:space="0" w:color="auto"/>
            <w:right w:val="none" w:sz="0" w:space="0" w:color="auto"/>
          </w:divBdr>
        </w:div>
        <w:div w:id="257058586">
          <w:marLeft w:val="480"/>
          <w:marRight w:val="0"/>
          <w:marTop w:val="0"/>
          <w:marBottom w:val="0"/>
          <w:divBdr>
            <w:top w:val="none" w:sz="0" w:space="0" w:color="auto"/>
            <w:left w:val="none" w:sz="0" w:space="0" w:color="auto"/>
            <w:bottom w:val="none" w:sz="0" w:space="0" w:color="auto"/>
            <w:right w:val="none" w:sz="0" w:space="0" w:color="auto"/>
          </w:divBdr>
        </w:div>
        <w:div w:id="354310198">
          <w:marLeft w:val="480"/>
          <w:marRight w:val="0"/>
          <w:marTop w:val="0"/>
          <w:marBottom w:val="0"/>
          <w:divBdr>
            <w:top w:val="none" w:sz="0" w:space="0" w:color="auto"/>
            <w:left w:val="none" w:sz="0" w:space="0" w:color="auto"/>
            <w:bottom w:val="none" w:sz="0" w:space="0" w:color="auto"/>
            <w:right w:val="none" w:sz="0" w:space="0" w:color="auto"/>
          </w:divBdr>
        </w:div>
        <w:div w:id="360321893">
          <w:marLeft w:val="480"/>
          <w:marRight w:val="0"/>
          <w:marTop w:val="0"/>
          <w:marBottom w:val="0"/>
          <w:divBdr>
            <w:top w:val="none" w:sz="0" w:space="0" w:color="auto"/>
            <w:left w:val="none" w:sz="0" w:space="0" w:color="auto"/>
            <w:bottom w:val="none" w:sz="0" w:space="0" w:color="auto"/>
            <w:right w:val="none" w:sz="0" w:space="0" w:color="auto"/>
          </w:divBdr>
        </w:div>
        <w:div w:id="369186772">
          <w:marLeft w:val="480"/>
          <w:marRight w:val="0"/>
          <w:marTop w:val="0"/>
          <w:marBottom w:val="0"/>
          <w:divBdr>
            <w:top w:val="none" w:sz="0" w:space="0" w:color="auto"/>
            <w:left w:val="none" w:sz="0" w:space="0" w:color="auto"/>
            <w:bottom w:val="none" w:sz="0" w:space="0" w:color="auto"/>
            <w:right w:val="none" w:sz="0" w:space="0" w:color="auto"/>
          </w:divBdr>
        </w:div>
        <w:div w:id="402263877">
          <w:marLeft w:val="480"/>
          <w:marRight w:val="0"/>
          <w:marTop w:val="0"/>
          <w:marBottom w:val="0"/>
          <w:divBdr>
            <w:top w:val="none" w:sz="0" w:space="0" w:color="auto"/>
            <w:left w:val="none" w:sz="0" w:space="0" w:color="auto"/>
            <w:bottom w:val="none" w:sz="0" w:space="0" w:color="auto"/>
            <w:right w:val="none" w:sz="0" w:space="0" w:color="auto"/>
          </w:divBdr>
        </w:div>
        <w:div w:id="421074745">
          <w:marLeft w:val="480"/>
          <w:marRight w:val="0"/>
          <w:marTop w:val="0"/>
          <w:marBottom w:val="0"/>
          <w:divBdr>
            <w:top w:val="none" w:sz="0" w:space="0" w:color="auto"/>
            <w:left w:val="none" w:sz="0" w:space="0" w:color="auto"/>
            <w:bottom w:val="none" w:sz="0" w:space="0" w:color="auto"/>
            <w:right w:val="none" w:sz="0" w:space="0" w:color="auto"/>
          </w:divBdr>
        </w:div>
        <w:div w:id="428697610">
          <w:marLeft w:val="480"/>
          <w:marRight w:val="0"/>
          <w:marTop w:val="0"/>
          <w:marBottom w:val="0"/>
          <w:divBdr>
            <w:top w:val="none" w:sz="0" w:space="0" w:color="auto"/>
            <w:left w:val="none" w:sz="0" w:space="0" w:color="auto"/>
            <w:bottom w:val="none" w:sz="0" w:space="0" w:color="auto"/>
            <w:right w:val="none" w:sz="0" w:space="0" w:color="auto"/>
          </w:divBdr>
        </w:div>
        <w:div w:id="517351701">
          <w:marLeft w:val="480"/>
          <w:marRight w:val="0"/>
          <w:marTop w:val="0"/>
          <w:marBottom w:val="0"/>
          <w:divBdr>
            <w:top w:val="none" w:sz="0" w:space="0" w:color="auto"/>
            <w:left w:val="none" w:sz="0" w:space="0" w:color="auto"/>
            <w:bottom w:val="none" w:sz="0" w:space="0" w:color="auto"/>
            <w:right w:val="none" w:sz="0" w:space="0" w:color="auto"/>
          </w:divBdr>
        </w:div>
        <w:div w:id="519852965">
          <w:marLeft w:val="480"/>
          <w:marRight w:val="0"/>
          <w:marTop w:val="0"/>
          <w:marBottom w:val="0"/>
          <w:divBdr>
            <w:top w:val="none" w:sz="0" w:space="0" w:color="auto"/>
            <w:left w:val="none" w:sz="0" w:space="0" w:color="auto"/>
            <w:bottom w:val="none" w:sz="0" w:space="0" w:color="auto"/>
            <w:right w:val="none" w:sz="0" w:space="0" w:color="auto"/>
          </w:divBdr>
        </w:div>
        <w:div w:id="533269090">
          <w:marLeft w:val="480"/>
          <w:marRight w:val="0"/>
          <w:marTop w:val="0"/>
          <w:marBottom w:val="0"/>
          <w:divBdr>
            <w:top w:val="none" w:sz="0" w:space="0" w:color="auto"/>
            <w:left w:val="none" w:sz="0" w:space="0" w:color="auto"/>
            <w:bottom w:val="none" w:sz="0" w:space="0" w:color="auto"/>
            <w:right w:val="none" w:sz="0" w:space="0" w:color="auto"/>
          </w:divBdr>
        </w:div>
        <w:div w:id="581764956">
          <w:marLeft w:val="480"/>
          <w:marRight w:val="0"/>
          <w:marTop w:val="0"/>
          <w:marBottom w:val="0"/>
          <w:divBdr>
            <w:top w:val="none" w:sz="0" w:space="0" w:color="auto"/>
            <w:left w:val="none" w:sz="0" w:space="0" w:color="auto"/>
            <w:bottom w:val="none" w:sz="0" w:space="0" w:color="auto"/>
            <w:right w:val="none" w:sz="0" w:space="0" w:color="auto"/>
          </w:divBdr>
        </w:div>
        <w:div w:id="611060574">
          <w:marLeft w:val="480"/>
          <w:marRight w:val="0"/>
          <w:marTop w:val="0"/>
          <w:marBottom w:val="0"/>
          <w:divBdr>
            <w:top w:val="none" w:sz="0" w:space="0" w:color="auto"/>
            <w:left w:val="none" w:sz="0" w:space="0" w:color="auto"/>
            <w:bottom w:val="none" w:sz="0" w:space="0" w:color="auto"/>
            <w:right w:val="none" w:sz="0" w:space="0" w:color="auto"/>
          </w:divBdr>
        </w:div>
        <w:div w:id="630131283">
          <w:marLeft w:val="480"/>
          <w:marRight w:val="0"/>
          <w:marTop w:val="0"/>
          <w:marBottom w:val="0"/>
          <w:divBdr>
            <w:top w:val="none" w:sz="0" w:space="0" w:color="auto"/>
            <w:left w:val="none" w:sz="0" w:space="0" w:color="auto"/>
            <w:bottom w:val="none" w:sz="0" w:space="0" w:color="auto"/>
            <w:right w:val="none" w:sz="0" w:space="0" w:color="auto"/>
          </w:divBdr>
        </w:div>
        <w:div w:id="641035493">
          <w:marLeft w:val="480"/>
          <w:marRight w:val="0"/>
          <w:marTop w:val="0"/>
          <w:marBottom w:val="0"/>
          <w:divBdr>
            <w:top w:val="none" w:sz="0" w:space="0" w:color="auto"/>
            <w:left w:val="none" w:sz="0" w:space="0" w:color="auto"/>
            <w:bottom w:val="none" w:sz="0" w:space="0" w:color="auto"/>
            <w:right w:val="none" w:sz="0" w:space="0" w:color="auto"/>
          </w:divBdr>
        </w:div>
        <w:div w:id="647396920">
          <w:marLeft w:val="480"/>
          <w:marRight w:val="0"/>
          <w:marTop w:val="0"/>
          <w:marBottom w:val="0"/>
          <w:divBdr>
            <w:top w:val="none" w:sz="0" w:space="0" w:color="auto"/>
            <w:left w:val="none" w:sz="0" w:space="0" w:color="auto"/>
            <w:bottom w:val="none" w:sz="0" w:space="0" w:color="auto"/>
            <w:right w:val="none" w:sz="0" w:space="0" w:color="auto"/>
          </w:divBdr>
        </w:div>
        <w:div w:id="649795706">
          <w:marLeft w:val="480"/>
          <w:marRight w:val="0"/>
          <w:marTop w:val="0"/>
          <w:marBottom w:val="0"/>
          <w:divBdr>
            <w:top w:val="none" w:sz="0" w:space="0" w:color="auto"/>
            <w:left w:val="none" w:sz="0" w:space="0" w:color="auto"/>
            <w:bottom w:val="none" w:sz="0" w:space="0" w:color="auto"/>
            <w:right w:val="none" w:sz="0" w:space="0" w:color="auto"/>
          </w:divBdr>
        </w:div>
        <w:div w:id="659430694">
          <w:marLeft w:val="480"/>
          <w:marRight w:val="0"/>
          <w:marTop w:val="0"/>
          <w:marBottom w:val="0"/>
          <w:divBdr>
            <w:top w:val="none" w:sz="0" w:space="0" w:color="auto"/>
            <w:left w:val="none" w:sz="0" w:space="0" w:color="auto"/>
            <w:bottom w:val="none" w:sz="0" w:space="0" w:color="auto"/>
            <w:right w:val="none" w:sz="0" w:space="0" w:color="auto"/>
          </w:divBdr>
        </w:div>
        <w:div w:id="666634801">
          <w:marLeft w:val="480"/>
          <w:marRight w:val="0"/>
          <w:marTop w:val="0"/>
          <w:marBottom w:val="0"/>
          <w:divBdr>
            <w:top w:val="none" w:sz="0" w:space="0" w:color="auto"/>
            <w:left w:val="none" w:sz="0" w:space="0" w:color="auto"/>
            <w:bottom w:val="none" w:sz="0" w:space="0" w:color="auto"/>
            <w:right w:val="none" w:sz="0" w:space="0" w:color="auto"/>
          </w:divBdr>
        </w:div>
        <w:div w:id="705108936">
          <w:marLeft w:val="480"/>
          <w:marRight w:val="0"/>
          <w:marTop w:val="0"/>
          <w:marBottom w:val="0"/>
          <w:divBdr>
            <w:top w:val="none" w:sz="0" w:space="0" w:color="auto"/>
            <w:left w:val="none" w:sz="0" w:space="0" w:color="auto"/>
            <w:bottom w:val="none" w:sz="0" w:space="0" w:color="auto"/>
            <w:right w:val="none" w:sz="0" w:space="0" w:color="auto"/>
          </w:divBdr>
        </w:div>
        <w:div w:id="785736833">
          <w:marLeft w:val="480"/>
          <w:marRight w:val="0"/>
          <w:marTop w:val="0"/>
          <w:marBottom w:val="0"/>
          <w:divBdr>
            <w:top w:val="none" w:sz="0" w:space="0" w:color="auto"/>
            <w:left w:val="none" w:sz="0" w:space="0" w:color="auto"/>
            <w:bottom w:val="none" w:sz="0" w:space="0" w:color="auto"/>
            <w:right w:val="none" w:sz="0" w:space="0" w:color="auto"/>
          </w:divBdr>
        </w:div>
        <w:div w:id="802965790">
          <w:marLeft w:val="480"/>
          <w:marRight w:val="0"/>
          <w:marTop w:val="0"/>
          <w:marBottom w:val="0"/>
          <w:divBdr>
            <w:top w:val="none" w:sz="0" w:space="0" w:color="auto"/>
            <w:left w:val="none" w:sz="0" w:space="0" w:color="auto"/>
            <w:bottom w:val="none" w:sz="0" w:space="0" w:color="auto"/>
            <w:right w:val="none" w:sz="0" w:space="0" w:color="auto"/>
          </w:divBdr>
        </w:div>
        <w:div w:id="803810130">
          <w:marLeft w:val="480"/>
          <w:marRight w:val="0"/>
          <w:marTop w:val="0"/>
          <w:marBottom w:val="0"/>
          <w:divBdr>
            <w:top w:val="none" w:sz="0" w:space="0" w:color="auto"/>
            <w:left w:val="none" w:sz="0" w:space="0" w:color="auto"/>
            <w:bottom w:val="none" w:sz="0" w:space="0" w:color="auto"/>
            <w:right w:val="none" w:sz="0" w:space="0" w:color="auto"/>
          </w:divBdr>
        </w:div>
        <w:div w:id="877208611">
          <w:marLeft w:val="480"/>
          <w:marRight w:val="0"/>
          <w:marTop w:val="0"/>
          <w:marBottom w:val="0"/>
          <w:divBdr>
            <w:top w:val="none" w:sz="0" w:space="0" w:color="auto"/>
            <w:left w:val="none" w:sz="0" w:space="0" w:color="auto"/>
            <w:bottom w:val="none" w:sz="0" w:space="0" w:color="auto"/>
            <w:right w:val="none" w:sz="0" w:space="0" w:color="auto"/>
          </w:divBdr>
        </w:div>
        <w:div w:id="884607158">
          <w:marLeft w:val="480"/>
          <w:marRight w:val="0"/>
          <w:marTop w:val="0"/>
          <w:marBottom w:val="0"/>
          <w:divBdr>
            <w:top w:val="none" w:sz="0" w:space="0" w:color="auto"/>
            <w:left w:val="none" w:sz="0" w:space="0" w:color="auto"/>
            <w:bottom w:val="none" w:sz="0" w:space="0" w:color="auto"/>
            <w:right w:val="none" w:sz="0" w:space="0" w:color="auto"/>
          </w:divBdr>
        </w:div>
        <w:div w:id="922105155">
          <w:marLeft w:val="480"/>
          <w:marRight w:val="0"/>
          <w:marTop w:val="0"/>
          <w:marBottom w:val="0"/>
          <w:divBdr>
            <w:top w:val="none" w:sz="0" w:space="0" w:color="auto"/>
            <w:left w:val="none" w:sz="0" w:space="0" w:color="auto"/>
            <w:bottom w:val="none" w:sz="0" w:space="0" w:color="auto"/>
            <w:right w:val="none" w:sz="0" w:space="0" w:color="auto"/>
          </w:divBdr>
        </w:div>
        <w:div w:id="934023918">
          <w:marLeft w:val="480"/>
          <w:marRight w:val="0"/>
          <w:marTop w:val="0"/>
          <w:marBottom w:val="0"/>
          <w:divBdr>
            <w:top w:val="none" w:sz="0" w:space="0" w:color="auto"/>
            <w:left w:val="none" w:sz="0" w:space="0" w:color="auto"/>
            <w:bottom w:val="none" w:sz="0" w:space="0" w:color="auto"/>
            <w:right w:val="none" w:sz="0" w:space="0" w:color="auto"/>
          </w:divBdr>
        </w:div>
      </w:divsChild>
    </w:div>
    <w:div w:id="733699868">
      <w:bodyDiv w:val="1"/>
      <w:marLeft w:val="0"/>
      <w:marRight w:val="0"/>
      <w:marTop w:val="0"/>
      <w:marBottom w:val="0"/>
      <w:divBdr>
        <w:top w:val="none" w:sz="0" w:space="0" w:color="auto"/>
        <w:left w:val="none" w:sz="0" w:space="0" w:color="auto"/>
        <w:bottom w:val="none" w:sz="0" w:space="0" w:color="auto"/>
        <w:right w:val="none" w:sz="0" w:space="0" w:color="auto"/>
      </w:divBdr>
      <w:divsChild>
        <w:div w:id="17436210">
          <w:marLeft w:val="480"/>
          <w:marRight w:val="0"/>
          <w:marTop w:val="0"/>
          <w:marBottom w:val="0"/>
          <w:divBdr>
            <w:top w:val="none" w:sz="0" w:space="0" w:color="auto"/>
            <w:left w:val="none" w:sz="0" w:space="0" w:color="auto"/>
            <w:bottom w:val="none" w:sz="0" w:space="0" w:color="auto"/>
            <w:right w:val="none" w:sz="0" w:space="0" w:color="auto"/>
          </w:divBdr>
        </w:div>
        <w:div w:id="22177074">
          <w:marLeft w:val="480"/>
          <w:marRight w:val="0"/>
          <w:marTop w:val="0"/>
          <w:marBottom w:val="0"/>
          <w:divBdr>
            <w:top w:val="none" w:sz="0" w:space="0" w:color="auto"/>
            <w:left w:val="none" w:sz="0" w:space="0" w:color="auto"/>
            <w:bottom w:val="none" w:sz="0" w:space="0" w:color="auto"/>
            <w:right w:val="none" w:sz="0" w:space="0" w:color="auto"/>
          </w:divBdr>
        </w:div>
        <w:div w:id="84814875">
          <w:marLeft w:val="480"/>
          <w:marRight w:val="0"/>
          <w:marTop w:val="0"/>
          <w:marBottom w:val="0"/>
          <w:divBdr>
            <w:top w:val="none" w:sz="0" w:space="0" w:color="auto"/>
            <w:left w:val="none" w:sz="0" w:space="0" w:color="auto"/>
            <w:bottom w:val="none" w:sz="0" w:space="0" w:color="auto"/>
            <w:right w:val="none" w:sz="0" w:space="0" w:color="auto"/>
          </w:divBdr>
        </w:div>
        <w:div w:id="96869695">
          <w:marLeft w:val="480"/>
          <w:marRight w:val="0"/>
          <w:marTop w:val="0"/>
          <w:marBottom w:val="0"/>
          <w:divBdr>
            <w:top w:val="none" w:sz="0" w:space="0" w:color="auto"/>
            <w:left w:val="none" w:sz="0" w:space="0" w:color="auto"/>
            <w:bottom w:val="none" w:sz="0" w:space="0" w:color="auto"/>
            <w:right w:val="none" w:sz="0" w:space="0" w:color="auto"/>
          </w:divBdr>
        </w:div>
        <w:div w:id="117142824">
          <w:marLeft w:val="480"/>
          <w:marRight w:val="0"/>
          <w:marTop w:val="0"/>
          <w:marBottom w:val="0"/>
          <w:divBdr>
            <w:top w:val="none" w:sz="0" w:space="0" w:color="auto"/>
            <w:left w:val="none" w:sz="0" w:space="0" w:color="auto"/>
            <w:bottom w:val="none" w:sz="0" w:space="0" w:color="auto"/>
            <w:right w:val="none" w:sz="0" w:space="0" w:color="auto"/>
          </w:divBdr>
        </w:div>
        <w:div w:id="129787278">
          <w:marLeft w:val="480"/>
          <w:marRight w:val="0"/>
          <w:marTop w:val="0"/>
          <w:marBottom w:val="0"/>
          <w:divBdr>
            <w:top w:val="none" w:sz="0" w:space="0" w:color="auto"/>
            <w:left w:val="none" w:sz="0" w:space="0" w:color="auto"/>
            <w:bottom w:val="none" w:sz="0" w:space="0" w:color="auto"/>
            <w:right w:val="none" w:sz="0" w:space="0" w:color="auto"/>
          </w:divBdr>
        </w:div>
        <w:div w:id="174417476">
          <w:marLeft w:val="480"/>
          <w:marRight w:val="0"/>
          <w:marTop w:val="0"/>
          <w:marBottom w:val="0"/>
          <w:divBdr>
            <w:top w:val="none" w:sz="0" w:space="0" w:color="auto"/>
            <w:left w:val="none" w:sz="0" w:space="0" w:color="auto"/>
            <w:bottom w:val="none" w:sz="0" w:space="0" w:color="auto"/>
            <w:right w:val="none" w:sz="0" w:space="0" w:color="auto"/>
          </w:divBdr>
        </w:div>
        <w:div w:id="195706059">
          <w:marLeft w:val="480"/>
          <w:marRight w:val="0"/>
          <w:marTop w:val="0"/>
          <w:marBottom w:val="0"/>
          <w:divBdr>
            <w:top w:val="none" w:sz="0" w:space="0" w:color="auto"/>
            <w:left w:val="none" w:sz="0" w:space="0" w:color="auto"/>
            <w:bottom w:val="none" w:sz="0" w:space="0" w:color="auto"/>
            <w:right w:val="none" w:sz="0" w:space="0" w:color="auto"/>
          </w:divBdr>
        </w:div>
        <w:div w:id="200830153">
          <w:marLeft w:val="480"/>
          <w:marRight w:val="0"/>
          <w:marTop w:val="0"/>
          <w:marBottom w:val="0"/>
          <w:divBdr>
            <w:top w:val="none" w:sz="0" w:space="0" w:color="auto"/>
            <w:left w:val="none" w:sz="0" w:space="0" w:color="auto"/>
            <w:bottom w:val="none" w:sz="0" w:space="0" w:color="auto"/>
            <w:right w:val="none" w:sz="0" w:space="0" w:color="auto"/>
          </w:divBdr>
        </w:div>
        <w:div w:id="206456271">
          <w:marLeft w:val="480"/>
          <w:marRight w:val="0"/>
          <w:marTop w:val="0"/>
          <w:marBottom w:val="0"/>
          <w:divBdr>
            <w:top w:val="none" w:sz="0" w:space="0" w:color="auto"/>
            <w:left w:val="none" w:sz="0" w:space="0" w:color="auto"/>
            <w:bottom w:val="none" w:sz="0" w:space="0" w:color="auto"/>
            <w:right w:val="none" w:sz="0" w:space="0" w:color="auto"/>
          </w:divBdr>
        </w:div>
        <w:div w:id="232587913">
          <w:marLeft w:val="480"/>
          <w:marRight w:val="0"/>
          <w:marTop w:val="0"/>
          <w:marBottom w:val="0"/>
          <w:divBdr>
            <w:top w:val="none" w:sz="0" w:space="0" w:color="auto"/>
            <w:left w:val="none" w:sz="0" w:space="0" w:color="auto"/>
            <w:bottom w:val="none" w:sz="0" w:space="0" w:color="auto"/>
            <w:right w:val="none" w:sz="0" w:space="0" w:color="auto"/>
          </w:divBdr>
        </w:div>
        <w:div w:id="245311616">
          <w:marLeft w:val="480"/>
          <w:marRight w:val="0"/>
          <w:marTop w:val="0"/>
          <w:marBottom w:val="0"/>
          <w:divBdr>
            <w:top w:val="none" w:sz="0" w:space="0" w:color="auto"/>
            <w:left w:val="none" w:sz="0" w:space="0" w:color="auto"/>
            <w:bottom w:val="none" w:sz="0" w:space="0" w:color="auto"/>
            <w:right w:val="none" w:sz="0" w:space="0" w:color="auto"/>
          </w:divBdr>
        </w:div>
        <w:div w:id="361445497">
          <w:marLeft w:val="480"/>
          <w:marRight w:val="0"/>
          <w:marTop w:val="0"/>
          <w:marBottom w:val="0"/>
          <w:divBdr>
            <w:top w:val="none" w:sz="0" w:space="0" w:color="auto"/>
            <w:left w:val="none" w:sz="0" w:space="0" w:color="auto"/>
            <w:bottom w:val="none" w:sz="0" w:space="0" w:color="auto"/>
            <w:right w:val="none" w:sz="0" w:space="0" w:color="auto"/>
          </w:divBdr>
        </w:div>
        <w:div w:id="372116202">
          <w:marLeft w:val="480"/>
          <w:marRight w:val="0"/>
          <w:marTop w:val="0"/>
          <w:marBottom w:val="0"/>
          <w:divBdr>
            <w:top w:val="none" w:sz="0" w:space="0" w:color="auto"/>
            <w:left w:val="none" w:sz="0" w:space="0" w:color="auto"/>
            <w:bottom w:val="none" w:sz="0" w:space="0" w:color="auto"/>
            <w:right w:val="none" w:sz="0" w:space="0" w:color="auto"/>
          </w:divBdr>
        </w:div>
        <w:div w:id="408237445">
          <w:marLeft w:val="480"/>
          <w:marRight w:val="0"/>
          <w:marTop w:val="0"/>
          <w:marBottom w:val="0"/>
          <w:divBdr>
            <w:top w:val="none" w:sz="0" w:space="0" w:color="auto"/>
            <w:left w:val="none" w:sz="0" w:space="0" w:color="auto"/>
            <w:bottom w:val="none" w:sz="0" w:space="0" w:color="auto"/>
            <w:right w:val="none" w:sz="0" w:space="0" w:color="auto"/>
          </w:divBdr>
        </w:div>
        <w:div w:id="416481984">
          <w:marLeft w:val="480"/>
          <w:marRight w:val="0"/>
          <w:marTop w:val="0"/>
          <w:marBottom w:val="0"/>
          <w:divBdr>
            <w:top w:val="none" w:sz="0" w:space="0" w:color="auto"/>
            <w:left w:val="none" w:sz="0" w:space="0" w:color="auto"/>
            <w:bottom w:val="none" w:sz="0" w:space="0" w:color="auto"/>
            <w:right w:val="none" w:sz="0" w:space="0" w:color="auto"/>
          </w:divBdr>
        </w:div>
        <w:div w:id="510804541">
          <w:marLeft w:val="480"/>
          <w:marRight w:val="0"/>
          <w:marTop w:val="0"/>
          <w:marBottom w:val="0"/>
          <w:divBdr>
            <w:top w:val="none" w:sz="0" w:space="0" w:color="auto"/>
            <w:left w:val="none" w:sz="0" w:space="0" w:color="auto"/>
            <w:bottom w:val="none" w:sz="0" w:space="0" w:color="auto"/>
            <w:right w:val="none" w:sz="0" w:space="0" w:color="auto"/>
          </w:divBdr>
        </w:div>
        <w:div w:id="580480357">
          <w:marLeft w:val="480"/>
          <w:marRight w:val="0"/>
          <w:marTop w:val="0"/>
          <w:marBottom w:val="0"/>
          <w:divBdr>
            <w:top w:val="none" w:sz="0" w:space="0" w:color="auto"/>
            <w:left w:val="none" w:sz="0" w:space="0" w:color="auto"/>
            <w:bottom w:val="none" w:sz="0" w:space="0" w:color="auto"/>
            <w:right w:val="none" w:sz="0" w:space="0" w:color="auto"/>
          </w:divBdr>
        </w:div>
        <w:div w:id="605816836">
          <w:marLeft w:val="480"/>
          <w:marRight w:val="0"/>
          <w:marTop w:val="0"/>
          <w:marBottom w:val="0"/>
          <w:divBdr>
            <w:top w:val="none" w:sz="0" w:space="0" w:color="auto"/>
            <w:left w:val="none" w:sz="0" w:space="0" w:color="auto"/>
            <w:bottom w:val="none" w:sz="0" w:space="0" w:color="auto"/>
            <w:right w:val="none" w:sz="0" w:space="0" w:color="auto"/>
          </w:divBdr>
        </w:div>
        <w:div w:id="646203988">
          <w:marLeft w:val="480"/>
          <w:marRight w:val="0"/>
          <w:marTop w:val="0"/>
          <w:marBottom w:val="0"/>
          <w:divBdr>
            <w:top w:val="none" w:sz="0" w:space="0" w:color="auto"/>
            <w:left w:val="none" w:sz="0" w:space="0" w:color="auto"/>
            <w:bottom w:val="none" w:sz="0" w:space="0" w:color="auto"/>
            <w:right w:val="none" w:sz="0" w:space="0" w:color="auto"/>
          </w:divBdr>
        </w:div>
        <w:div w:id="648366588">
          <w:marLeft w:val="480"/>
          <w:marRight w:val="0"/>
          <w:marTop w:val="0"/>
          <w:marBottom w:val="0"/>
          <w:divBdr>
            <w:top w:val="none" w:sz="0" w:space="0" w:color="auto"/>
            <w:left w:val="none" w:sz="0" w:space="0" w:color="auto"/>
            <w:bottom w:val="none" w:sz="0" w:space="0" w:color="auto"/>
            <w:right w:val="none" w:sz="0" w:space="0" w:color="auto"/>
          </w:divBdr>
        </w:div>
        <w:div w:id="660734952">
          <w:marLeft w:val="480"/>
          <w:marRight w:val="0"/>
          <w:marTop w:val="0"/>
          <w:marBottom w:val="0"/>
          <w:divBdr>
            <w:top w:val="none" w:sz="0" w:space="0" w:color="auto"/>
            <w:left w:val="none" w:sz="0" w:space="0" w:color="auto"/>
            <w:bottom w:val="none" w:sz="0" w:space="0" w:color="auto"/>
            <w:right w:val="none" w:sz="0" w:space="0" w:color="auto"/>
          </w:divBdr>
        </w:div>
        <w:div w:id="684527090">
          <w:marLeft w:val="480"/>
          <w:marRight w:val="0"/>
          <w:marTop w:val="0"/>
          <w:marBottom w:val="0"/>
          <w:divBdr>
            <w:top w:val="none" w:sz="0" w:space="0" w:color="auto"/>
            <w:left w:val="none" w:sz="0" w:space="0" w:color="auto"/>
            <w:bottom w:val="none" w:sz="0" w:space="0" w:color="auto"/>
            <w:right w:val="none" w:sz="0" w:space="0" w:color="auto"/>
          </w:divBdr>
        </w:div>
        <w:div w:id="707536231">
          <w:marLeft w:val="480"/>
          <w:marRight w:val="0"/>
          <w:marTop w:val="0"/>
          <w:marBottom w:val="0"/>
          <w:divBdr>
            <w:top w:val="none" w:sz="0" w:space="0" w:color="auto"/>
            <w:left w:val="none" w:sz="0" w:space="0" w:color="auto"/>
            <w:bottom w:val="none" w:sz="0" w:space="0" w:color="auto"/>
            <w:right w:val="none" w:sz="0" w:space="0" w:color="auto"/>
          </w:divBdr>
        </w:div>
        <w:div w:id="713307503">
          <w:marLeft w:val="480"/>
          <w:marRight w:val="0"/>
          <w:marTop w:val="0"/>
          <w:marBottom w:val="0"/>
          <w:divBdr>
            <w:top w:val="none" w:sz="0" w:space="0" w:color="auto"/>
            <w:left w:val="none" w:sz="0" w:space="0" w:color="auto"/>
            <w:bottom w:val="none" w:sz="0" w:space="0" w:color="auto"/>
            <w:right w:val="none" w:sz="0" w:space="0" w:color="auto"/>
          </w:divBdr>
        </w:div>
        <w:div w:id="722291783">
          <w:marLeft w:val="480"/>
          <w:marRight w:val="0"/>
          <w:marTop w:val="0"/>
          <w:marBottom w:val="0"/>
          <w:divBdr>
            <w:top w:val="none" w:sz="0" w:space="0" w:color="auto"/>
            <w:left w:val="none" w:sz="0" w:space="0" w:color="auto"/>
            <w:bottom w:val="none" w:sz="0" w:space="0" w:color="auto"/>
            <w:right w:val="none" w:sz="0" w:space="0" w:color="auto"/>
          </w:divBdr>
        </w:div>
        <w:div w:id="762578806">
          <w:marLeft w:val="480"/>
          <w:marRight w:val="0"/>
          <w:marTop w:val="0"/>
          <w:marBottom w:val="0"/>
          <w:divBdr>
            <w:top w:val="none" w:sz="0" w:space="0" w:color="auto"/>
            <w:left w:val="none" w:sz="0" w:space="0" w:color="auto"/>
            <w:bottom w:val="none" w:sz="0" w:space="0" w:color="auto"/>
            <w:right w:val="none" w:sz="0" w:space="0" w:color="auto"/>
          </w:divBdr>
        </w:div>
        <w:div w:id="778337641">
          <w:marLeft w:val="480"/>
          <w:marRight w:val="0"/>
          <w:marTop w:val="0"/>
          <w:marBottom w:val="0"/>
          <w:divBdr>
            <w:top w:val="none" w:sz="0" w:space="0" w:color="auto"/>
            <w:left w:val="none" w:sz="0" w:space="0" w:color="auto"/>
            <w:bottom w:val="none" w:sz="0" w:space="0" w:color="auto"/>
            <w:right w:val="none" w:sz="0" w:space="0" w:color="auto"/>
          </w:divBdr>
        </w:div>
        <w:div w:id="792752780">
          <w:marLeft w:val="480"/>
          <w:marRight w:val="0"/>
          <w:marTop w:val="0"/>
          <w:marBottom w:val="0"/>
          <w:divBdr>
            <w:top w:val="none" w:sz="0" w:space="0" w:color="auto"/>
            <w:left w:val="none" w:sz="0" w:space="0" w:color="auto"/>
            <w:bottom w:val="none" w:sz="0" w:space="0" w:color="auto"/>
            <w:right w:val="none" w:sz="0" w:space="0" w:color="auto"/>
          </w:divBdr>
        </w:div>
        <w:div w:id="795490809">
          <w:marLeft w:val="480"/>
          <w:marRight w:val="0"/>
          <w:marTop w:val="0"/>
          <w:marBottom w:val="0"/>
          <w:divBdr>
            <w:top w:val="none" w:sz="0" w:space="0" w:color="auto"/>
            <w:left w:val="none" w:sz="0" w:space="0" w:color="auto"/>
            <w:bottom w:val="none" w:sz="0" w:space="0" w:color="auto"/>
            <w:right w:val="none" w:sz="0" w:space="0" w:color="auto"/>
          </w:divBdr>
        </w:div>
        <w:div w:id="814182739">
          <w:marLeft w:val="480"/>
          <w:marRight w:val="0"/>
          <w:marTop w:val="0"/>
          <w:marBottom w:val="0"/>
          <w:divBdr>
            <w:top w:val="none" w:sz="0" w:space="0" w:color="auto"/>
            <w:left w:val="none" w:sz="0" w:space="0" w:color="auto"/>
            <w:bottom w:val="none" w:sz="0" w:space="0" w:color="auto"/>
            <w:right w:val="none" w:sz="0" w:space="0" w:color="auto"/>
          </w:divBdr>
        </w:div>
        <w:div w:id="815805114">
          <w:marLeft w:val="480"/>
          <w:marRight w:val="0"/>
          <w:marTop w:val="0"/>
          <w:marBottom w:val="0"/>
          <w:divBdr>
            <w:top w:val="none" w:sz="0" w:space="0" w:color="auto"/>
            <w:left w:val="none" w:sz="0" w:space="0" w:color="auto"/>
            <w:bottom w:val="none" w:sz="0" w:space="0" w:color="auto"/>
            <w:right w:val="none" w:sz="0" w:space="0" w:color="auto"/>
          </w:divBdr>
        </w:div>
        <w:div w:id="835149042">
          <w:marLeft w:val="480"/>
          <w:marRight w:val="0"/>
          <w:marTop w:val="0"/>
          <w:marBottom w:val="0"/>
          <w:divBdr>
            <w:top w:val="none" w:sz="0" w:space="0" w:color="auto"/>
            <w:left w:val="none" w:sz="0" w:space="0" w:color="auto"/>
            <w:bottom w:val="none" w:sz="0" w:space="0" w:color="auto"/>
            <w:right w:val="none" w:sz="0" w:space="0" w:color="auto"/>
          </w:divBdr>
        </w:div>
        <w:div w:id="862018887">
          <w:marLeft w:val="480"/>
          <w:marRight w:val="0"/>
          <w:marTop w:val="0"/>
          <w:marBottom w:val="0"/>
          <w:divBdr>
            <w:top w:val="none" w:sz="0" w:space="0" w:color="auto"/>
            <w:left w:val="none" w:sz="0" w:space="0" w:color="auto"/>
            <w:bottom w:val="none" w:sz="0" w:space="0" w:color="auto"/>
            <w:right w:val="none" w:sz="0" w:space="0" w:color="auto"/>
          </w:divBdr>
        </w:div>
        <w:div w:id="912809964">
          <w:marLeft w:val="480"/>
          <w:marRight w:val="0"/>
          <w:marTop w:val="0"/>
          <w:marBottom w:val="0"/>
          <w:divBdr>
            <w:top w:val="none" w:sz="0" w:space="0" w:color="auto"/>
            <w:left w:val="none" w:sz="0" w:space="0" w:color="auto"/>
            <w:bottom w:val="none" w:sz="0" w:space="0" w:color="auto"/>
            <w:right w:val="none" w:sz="0" w:space="0" w:color="auto"/>
          </w:divBdr>
        </w:div>
        <w:div w:id="918254489">
          <w:marLeft w:val="480"/>
          <w:marRight w:val="0"/>
          <w:marTop w:val="0"/>
          <w:marBottom w:val="0"/>
          <w:divBdr>
            <w:top w:val="none" w:sz="0" w:space="0" w:color="auto"/>
            <w:left w:val="none" w:sz="0" w:space="0" w:color="auto"/>
            <w:bottom w:val="none" w:sz="0" w:space="0" w:color="auto"/>
            <w:right w:val="none" w:sz="0" w:space="0" w:color="auto"/>
          </w:divBdr>
        </w:div>
        <w:div w:id="932127424">
          <w:marLeft w:val="480"/>
          <w:marRight w:val="0"/>
          <w:marTop w:val="0"/>
          <w:marBottom w:val="0"/>
          <w:divBdr>
            <w:top w:val="none" w:sz="0" w:space="0" w:color="auto"/>
            <w:left w:val="none" w:sz="0" w:space="0" w:color="auto"/>
            <w:bottom w:val="none" w:sz="0" w:space="0" w:color="auto"/>
            <w:right w:val="none" w:sz="0" w:space="0" w:color="auto"/>
          </w:divBdr>
        </w:div>
        <w:div w:id="965505635">
          <w:marLeft w:val="480"/>
          <w:marRight w:val="0"/>
          <w:marTop w:val="0"/>
          <w:marBottom w:val="0"/>
          <w:divBdr>
            <w:top w:val="none" w:sz="0" w:space="0" w:color="auto"/>
            <w:left w:val="none" w:sz="0" w:space="0" w:color="auto"/>
            <w:bottom w:val="none" w:sz="0" w:space="0" w:color="auto"/>
            <w:right w:val="none" w:sz="0" w:space="0" w:color="auto"/>
          </w:divBdr>
        </w:div>
        <w:div w:id="977034837">
          <w:marLeft w:val="480"/>
          <w:marRight w:val="0"/>
          <w:marTop w:val="0"/>
          <w:marBottom w:val="0"/>
          <w:divBdr>
            <w:top w:val="none" w:sz="0" w:space="0" w:color="auto"/>
            <w:left w:val="none" w:sz="0" w:space="0" w:color="auto"/>
            <w:bottom w:val="none" w:sz="0" w:space="0" w:color="auto"/>
            <w:right w:val="none" w:sz="0" w:space="0" w:color="auto"/>
          </w:divBdr>
        </w:div>
      </w:divsChild>
    </w:div>
    <w:div w:id="733938153">
      <w:bodyDiv w:val="1"/>
      <w:marLeft w:val="0"/>
      <w:marRight w:val="0"/>
      <w:marTop w:val="0"/>
      <w:marBottom w:val="0"/>
      <w:divBdr>
        <w:top w:val="none" w:sz="0" w:space="0" w:color="auto"/>
        <w:left w:val="none" w:sz="0" w:space="0" w:color="auto"/>
        <w:bottom w:val="none" w:sz="0" w:space="0" w:color="auto"/>
        <w:right w:val="none" w:sz="0" w:space="0" w:color="auto"/>
      </w:divBdr>
    </w:div>
    <w:div w:id="734206939">
      <w:bodyDiv w:val="1"/>
      <w:marLeft w:val="0"/>
      <w:marRight w:val="0"/>
      <w:marTop w:val="0"/>
      <w:marBottom w:val="0"/>
      <w:divBdr>
        <w:top w:val="none" w:sz="0" w:space="0" w:color="auto"/>
        <w:left w:val="none" w:sz="0" w:space="0" w:color="auto"/>
        <w:bottom w:val="none" w:sz="0" w:space="0" w:color="auto"/>
        <w:right w:val="none" w:sz="0" w:space="0" w:color="auto"/>
      </w:divBdr>
      <w:divsChild>
        <w:div w:id="44793509">
          <w:marLeft w:val="480"/>
          <w:marRight w:val="0"/>
          <w:marTop w:val="0"/>
          <w:marBottom w:val="0"/>
          <w:divBdr>
            <w:top w:val="none" w:sz="0" w:space="0" w:color="auto"/>
            <w:left w:val="none" w:sz="0" w:space="0" w:color="auto"/>
            <w:bottom w:val="none" w:sz="0" w:space="0" w:color="auto"/>
            <w:right w:val="none" w:sz="0" w:space="0" w:color="auto"/>
          </w:divBdr>
        </w:div>
        <w:div w:id="88084091">
          <w:marLeft w:val="480"/>
          <w:marRight w:val="0"/>
          <w:marTop w:val="0"/>
          <w:marBottom w:val="0"/>
          <w:divBdr>
            <w:top w:val="none" w:sz="0" w:space="0" w:color="auto"/>
            <w:left w:val="none" w:sz="0" w:space="0" w:color="auto"/>
            <w:bottom w:val="none" w:sz="0" w:space="0" w:color="auto"/>
            <w:right w:val="none" w:sz="0" w:space="0" w:color="auto"/>
          </w:divBdr>
        </w:div>
        <w:div w:id="260334812">
          <w:marLeft w:val="480"/>
          <w:marRight w:val="0"/>
          <w:marTop w:val="0"/>
          <w:marBottom w:val="0"/>
          <w:divBdr>
            <w:top w:val="none" w:sz="0" w:space="0" w:color="auto"/>
            <w:left w:val="none" w:sz="0" w:space="0" w:color="auto"/>
            <w:bottom w:val="none" w:sz="0" w:space="0" w:color="auto"/>
            <w:right w:val="none" w:sz="0" w:space="0" w:color="auto"/>
          </w:divBdr>
        </w:div>
        <w:div w:id="317199352">
          <w:marLeft w:val="480"/>
          <w:marRight w:val="0"/>
          <w:marTop w:val="0"/>
          <w:marBottom w:val="0"/>
          <w:divBdr>
            <w:top w:val="none" w:sz="0" w:space="0" w:color="auto"/>
            <w:left w:val="none" w:sz="0" w:space="0" w:color="auto"/>
            <w:bottom w:val="none" w:sz="0" w:space="0" w:color="auto"/>
            <w:right w:val="none" w:sz="0" w:space="0" w:color="auto"/>
          </w:divBdr>
        </w:div>
        <w:div w:id="636910085">
          <w:marLeft w:val="480"/>
          <w:marRight w:val="0"/>
          <w:marTop w:val="0"/>
          <w:marBottom w:val="0"/>
          <w:divBdr>
            <w:top w:val="none" w:sz="0" w:space="0" w:color="auto"/>
            <w:left w:val="none" w:sz="0" w:space="0" w:color="auto"/>
            <w:bottom w:val="none" w:sz="0" w:space="0" w:color="auto"/>
            <w:right w:val="none" w:sz="0" w:space="0" w:color="auto"/>
          </w:divBdr>
        </w:div>
        <w:div w:id="680426339">
          <w:marLeft w:val="480"/>
          <w:marRight w:val="0"/>
          <w:marTop w:val="0"/>
          <w:marBottom w:val="0"/>
          <w:divBdr>
            <w:top w:val="none" w:sz="0" w:space="0" w:color="auto"/>
            <w:left w:val="none" w:sz="0" w:space="0" w:color="auto"/>
            <w:bottom w:val="none" w:sz="0" w:space="0" w:color="auto"/>
            <w:right w:val="none" w:sz="0" w:space="0" w:color="auto"/>
          </w:divBdr>
        </w:div>
        <w:div w:id="685136859">
          <w:marLeft w:val="480"/>
          <w:marRight w:val="0"/>
          <w:marTop w:val="0"/>
          <w:marBottom w:val="0"/>
          <w:divBdr>
            <w:top w:val="none" w:sz="0" w:space="0" w:color="auto"/>
            <w:left w:val="none" w:sz="0" w:space="0" w:color="auto"/>
            <w:bottom w:val="none" w:sz="0" w:space="0" w:color="auto"/>
            <w:right w:val="none" w:sz="0" w:space="0" w:color="auto"/>
          </w:divBdr>
        </w:div>
        <w:div w:id="730035371">
          <w:marLeft w:val="480"/>
          <w:marRight w:val="0"/>
          <w:marTop w:val="0"/>
          <w:marBottom w:val="0"/>
          <w:divBdr>
            <w:top w:val="none" w:sz="0" w:space="0" w:color="auto"/>
            <w:left w:val="none" w:sz="0" w:space="0" w:color="auto"/>
            <w:bottom w:val="none" w:sz="0" w:space="0" w:color="auto"/>
            <w:right w:val="none" w:sz="0" w:space="0" w:color="auto"/>
          </w:divBdr>
        </w:div>
        <w:div w:id="783619145">
          <w:marLeft w:val="480"/>
          <w:marRight w:val="0"/>
          <w:marTop w:val="0"/>
          <w:marBottom w:val="0"/>
          <w:divBdr>
            <w:top w:val="none" w:sz="0" w:space="0" w:color="auto"/>
            <w:left w:val="none" w:sz="0" w:space="0" w:color="auto"/>
            <w:bottom w:val="none" w:sz="0" w:space="0" w:color="auto"/>
            <w:right w:val="none" w:sz="0" w:space="0" w:color="auto"/>
          </w:divBdr>
        </w:div>
        <w:div w:id="818230734">
          <w:marLeft w:val="480"/>
          <w:marRight w:val="0"/>
          <w:marTop w:val="0"/>
          <w:marBottom w:val="0"/>
          <w:divBdr>
            <w:top w:val="none" w:sz="0" w:space="0" w:color="auto"/>
            <w:left w:val="none" w:sz="0" w:space="0" w:color="auto"/>
            <w:bottom w:val="none" w:sz="0" w:space="0" w:color="auto"/>
            <w:right w:val="none" w:sz="0" w:space="0" w:color="auto"/>
          </w:divBdr>
        </w:div>
        <w:div w:id="844786623">
          <w:marLeft w:val="480"/>
          <w:marRight w:val="0"/>
          <w:marTop w:val="0"/>
          <w:marBottom w:val="0"/>
          <w:divBdr>
            <w:top w:val="none" w:sz="0" w:space="0" w:color="auto"/>
            <w:left w:val="none" w:sz="0" w:space="0" w:color="auto"/>
            <w:bottom w:val="none" w:sz="0" w:space="0" w:color="auto"/>
            <w:right w:val="none" w:sz="0" w:space="0" w:color="auto"/>
          </w:divBdr>
        </w:div>
      </w:divsChild>
    </w:div>
    <w:div w:id="734281138">
      <w:bodyDiv w:val="1"/>
      <w:marLeft w:val="0"/>
      <w:marRight w:val="0"/>
      <w:marTop w:val="0"/>
      <w:marBottom w:val="0"/>
      <w:divBdr>
        <w:top w:val="none" w:sz="0" w:space="0" w:color="auto"/>
        <w:left w:val="none" w:sz="0" w:space="0" w:color="auto"/>
        <w:bottom w:val="none" w:sz="0" w:space="0" w:color="auto"/>
        <w:right w:val="none" w:sz="0" w:space="0" w:color="auto"/>
      </w:divBdr>
    </w:div>
    <w:div w:id="735664111">
      <w:bodyDiv w:val="1"/>
      <w:marLeft w:val="0"/>
      <w:marRight w:val="0"/>
      <w:marTop w:val="0"/>
      <w:marBottom w:val="0"/>
      <w:divBdr>
        <w:top w:val="none" w:sz="0" w:space="0" w:color="auto"/>
        <w:left w:val="none" w:sz="0" w:space="0" w:color="auto"/>
        <w:bottom w:val="none" w:sz="0" w:space="0" w:color="auto"/>
        <w:right w:val="none" w:sz="0" w:space="0" w:color="auto"/>
      </w:divBdr>
      <w:divsChild>
        <w:div w:id="2586382">
          <w:marLeft w:val="480"/>
          <w:marRight w:val="0"/>
          <w:marTop w:val="0"/>
          <w:marBottom w:val="0"/>
          <w:divBdr>
            <w:top w:val="none" w:sz="0" w:space="0" w:color="auto"/>
            <w:left w:val="none" w:sz="0" w:space="0" w:color="auto"/>
            <w:bottom w:val="none" w:sz="0" w:space="0" w:color="auto"/>
            <w:right w:val="none" w:sz="0" w:space="0" w:color="auto"/>
          </w:divBdr>
        </w:div>
        <w:div w:id="3675081">
          <w:marLeft w:val="480"/>
          <w:marRight w:val="0"/>
          <w:marTop w:val="0"/>
          <w:marBottom w:val="0"/>
          <w:divBdr>
            <w:top w:val="none" w:sz="0" w:space="0" w:color="auto"/>
            <w:left w:val="none" w:sz="0" w:space="0" w:color="auto"/>
            <w:bottom w:val="none" w:sz="0" w:space="0" w:color="auto"/>
            <w:right w:val="none" w:sz="0" w:space="0" w:color="auto"/>
          </w:divBdr>
        </w:div>
        <w:div w:id="37435411">
          <w:marLeft w:val="480"/>
          <w:marRight w:val="0"/>
          <w:marTop w:val="0"/>
          <w:marBottom w:val="0"/>
          <w:divBdr>
            <w:top w:val="none" w:sz="0" w:space="0" w:color="auto"/>
            <w:left w:val="none" w:sz="0" w:space="0" w:color="auto"/>
            <w:bottom w:val="none" w:sz="0" w:space="0" w:color="auto"/>
            <w:right w:val="none" w:sz="0" w:space="0" w:color="auto"/>
          </w:divBdr>
        </w:div>
        <w:div w:id="44263393">
          <w:marLeft w:val="480"/>
          <w:marRight w:val="0"/>
          <w:marTop w:val="0"/>
          <w:marBottom w:val="0"/>
          <w:divBdr>
            <w:top w:val="none" w:sz="0" w:space="0" w:color="auto"/>
            <w:left w:val="none" w:sz="0" w:space="0" w:color="auto"/>
            <w:bottom w:val="none" w:sz="0" w:space="0" w:color="auto"/>
            <w:right w:val="none" w:sz="0" w:space="0" w:color="auto"/>
          </w:divBdr>
        </w:div>
        <w:div w:id="54354198">
          <w:marLeft w:val="480"/>
          <w:marRight w:val="0"/>
          <w:marTop w:val="0"/>
          <w:marBottom w:val="0"/>
          <w:divBdr>
            <w:top w:val="none" w:sz="0" w:space="0" w:color="auto"/>
            <w:left w:val="none" w:sz="0" w:space="0" w:color="auto"/>
            <w:bottom w:val="none" w:sz="0" w:space="0" w:color="auto"/>
            <w:right w:val="none" w:sz="0" w:space="0" w:color="auto"/>
          </w:divBdr>
        </w:div>
        <w:div w:id="80179560">
          <w:marLeft w:val="480"/>
          <w:marRight w:val="0"/>
          <w:marTop w:val="0"/>
          <w:marBottom w:val="0"/>
          <w:divBdr>
            <w:top w:val="none" w:sz="0" w:space="0" w:color="auto"/>
            <w:left w:val="none" w:sz="0" w:space="0" w:color="auto"/>
            <w:bottom w:val="none" w:sz="0" w:space="0" w:color="auto"/>
            <w:right w:val="none" w:sz="0" w:space="0" w:color="auto"/>
          </w:divBdr>
        </w:div>
        <w:div w:id="89355754">
          <w:marLeft w:val="480"/>
          <w:marRight w:val="0"/>
          <w:marTop w:val="0"/>
          <w:marBottom w:val="0"/>
          <w:divBdr>
            <w:top w:val="none" w:sz="0" w:space="0" w:color="auto"/>
            <w:left w:val="none" w:sz="0" w:space="0" w:color="auto"/>
            <w:bottom w:val="none" w:sz="0" w:space="0" w:color="auto"/>
            <w:right w:val="none" w:sz="0" w:space="0" w:color="auto"/>
          </w:divBdr>
        </w:div>
        <w:div w:id="139737767">
          <w:marLeft w:val="480"/>
          <w:marRight w:val="0"/>
          <w:marTop w:val="0"/>
          <w:marBottom w:val="0"/>
          <w:divBdr>
            <w:top w:val="none" w:sz="0" w:space="0" w:color="auto"/>
            <w:left w:val="none" w:sz="0" w:space="0" w:color="auto"/>
            <w:bottom w:val="none" w:sz="0" w:space="0" w:color="auto"/>
            <w:right w:val="none" w:sz="0" w:space="0" w:color="auto"/>
          </w:divBdr>
        </w:div>
        <w:div w:id="176848532">
          <w:marLeft w:val="480"/>
          <w:marRight w:val="0"/>
          <w:marTop w:val="0"/>
          <w:marBottom w:val="0"/>
          <w:divBdr>
            <w:top w:val="none" w:sz="0" w:space="0" w:color="auto"/>
            <w:left w:val="none" w:sz="0" w:space="0" w:color="auto"/>
            <w:bottom w:val="none" w:sz="0" w:space="0" w:color="auto"/>
            <w:right w:val="none" w:sz="0" w:space="0" w:color="auto"/>
          </w:divBdr>
        </w:div>
        <w:div w:id="184830085">
          <w:marLeft w:val="480"/>
          <w:marRight w:val="0"/>
          <w:marTop w:val="0"/>
          <w:marBottom w:val="0"/>
          <w:divBdr>
            <w:top w:val="none" w:sz="0" w:space="0" w:color="auto"/>
            <w:left w:val="none" w:sz="0" w:space="0" w:color="auto"/>
            <w:bottom w:val="none" w:sz="0" w:space="0" w:color="auto"/>
            <w:right w:val="none" w:sz="0" w:space="0" w:color="auto"/>
          </w:divBdr>
        </w:div>
        <w:div w:id="197623172">
          <w:marLeft w:val="480"/>
          <w:marRight w:val="0"/>
          <w:marTop w:val="0"/>
          <w:marBottom w:val="0"/>
          <w:divBdr>
            <w:top w:val="none" w:sz="0" w:space="0" w:color="auto"/>
            <w:left w:val="none" w:sz="0" w:space="0" w:color="auto"/>
            <w:bottom w:val="none" w:sz="0" w:space="0" w:color="auto"/>
            <w:right w:val="none" w:sz="0" w:space="0" w:color="auto"/>
          </w:divBdr>
        </w:div>
        <w:div w:id="202908283">
          <w:marLeft w:val="480"/>
          <w:marRight w:val="0"/>
          <w:marTop w:val="0"/>
          <w:marBottom w:val="0"/>
          <w:divBdr>
            <w:top w:val="none" w:sz="0" w:space="0" w:color="auto"/>
            <w:left w:val="none" w:sz="0" w:space="0" w:color="auto"/>
            <w:bottom w:val="none" w:sz="0" w:space="0" w:color="auto"/>
            <w:right w:val="none" w:sz="0" w:space="0" w:color="auto"/>
          </w:divBdr>
        </w:div>
        <w:div w:id="254364727">
          <w:marLeft w:val="480"/>
          <w:marRight w:val="0"/>
          <w:marTop w:val="0"/>
          <w:marBottom w:val="0"/>
          <w:divBdr>
            <w:top w:val="none" w:sz="0" w:space="0" w:color="auto"/>
            <w:left w:val="none" w:sz="0" w:space="0" w:color="auto"/>
            <w:bottom w:val="none" w:sz="0" w:space="0" w:color="auto"/>
            <w:right w:val="none" w:sz="0" w:space="0" w:color="auto"/>
          </w:divBdr>
        </w:div>
        <w:div w:id="275645196">
          <w:marLeft w:val="480"/>
          <w:marRight w:val="0"/>
          <w:marTop w:val="0"/>
          <w:marBottom w:val="0"/>
          <w:divBdr>
            <w:top w:val="none" w:sz="0" w:space="0" w:color="auto"/>
            <w:left w:val="none" w:sz="0" w:space="0" w:color="auto"/>
            <w:bottom w:val="none" w:sz="0" w:space="0" w:color="auto"/>
            <w:right w:val="none" w:sz="0" w:space="0" w:color="auto"/>
          </w:divBdr>
        </w:div>
        <w:div w:id="298654782">
          <w:marLeft w:val="480"/>
          <w:marRight w:val="0"/>
          <w:marTop w:val="0"/>
          <w:marBottom w:val="0"/>
          <w:divBdr>
            <w:top w:val="none" w:sz="0" w:space="0" w:color="auto"/>
            <w:left w:val="none" w:sz="0" w:space="0" w:color="auto"/>
            <w:bottom w:val="none" w:sz="0" w:space="0" w:color="auto"/>
            <w:right w:val="none" w:sz="0" w:space="0" w:color="auto"/>
          </w:divBdr>
        </w:div>
        <w:div w:id="322049399">
          <w:marLeft w:val="480"/>
          <w:marRight w:val="0"/>
          <w:marTop w:val="0"/>
          <w:marBottom w:val="0"/>
          <w:divBdr>
            <w:top w:val="none" w:sz="0" w:space="0" w:color="auto"/>
            <w:left w:val="none" w:sz="0" w:space="0" w:color="auto"/>
            <w:bottom w:val="none" w:sz="0" w:space="0" w:color="auto"/>
            <w:right w:val="none" w:sz="0" w:space="0" w:color="auto"/>
          </w:divBdr>
        </w:div>
        <w:div w:id="323818912">
          <w:marLeft w:val="480"/>
          <w:marRight w:val="0"/>
          <w:marTop w:val="0"/>
          <w:marBottom w:val="0"/>
          <w:divBdr>
            <w:top w:val="none" w:sz="0" w:space="0" w:color="auto"/>
            <w:left w:val="none" w:sz="0" w:space="0" w:color="auto"/>
            <w:bottom w:val="none" w:sz="0" w:space="0" w:color="auto"/>
            <w:right w:val="none" w:sz="0" w:space="0" w:color="auto"/>
          </w:divBdr>
        </w:div>
        <w:div w:id="331570581">
          <w:marLeft w:val="480"/>
          <w:marRight w:val="0"/>
          <w:marTop w:val="0"/>
          <w:marBottom w:val="0"/>
          <w:divBdr>
            <w:top w:val="none" w:sz="0" w:space="0" w:color="auto"/>
            <w:left w:val="none" w:sz="0" w:space="0" w:color="auto"/>
            <w:bottom w:val="none" w:sz="0" w:space="0" w:color="auto"/>
            <w:right w:val="none" w:sz="0" w:space="0" w:color="auto"/>
          </w:divBdr>
        </w:div>
        <w:div w:id="335888564">
          <w:marLeft w:val="480"/>
          <w:marRight w:val="0"/>
          <w:marTop w:val="0"/>
          <w:marBottom w:val="0"/>
          <w:divBdr>
            <w:top w:val="none" w:sz="0" w:space="0" w:color="auto"/>
            <w:left w:val="none" w:sz="0" w:space="0" w:color="auto"/>
            <w:bottom w:val="none" w:sz="0" w:space="0" w:color="auto"/>
            <w:right w:val="none" w:sz="0" w:space="0" w:color="auto"/>
          </w:divBdr>
        </w:div>
        <w:div w:id="348021810">
          <w:marLeft w:val="480"/>
          <w:marRight w:val="0"/>
          <w:marTop w:val="0"/>
          <w:marBottom w:val="0"/>
          <w:divBdr>
            <w:top w:val="none" w:sz="0" w:space="0" w:color="auto"/>
            <w:left w:val="none" w:sz="0" w:space="0" w:color="auto"/>
            <w:bottom w:val="none" w:sz="0" w:space="0" w:color="auto"/>
            <w:right w:val="none" w:sz="0" w:space="0" w:color="auto"/>
          </w:divBdr>
        </w:div>
        <w:div w:id="384447989">
          <w:marLeft w:val="480"/>
          <w:marRight w:val="0"/>
          <w:marTop w:val="0"/>
          <w:marBottom w:val="0"/>
          <w:divBdr>
            <w:top w:val="none" w:sz="0" w:space="0" w:color="auto"/>
            <w:left w:val="none" w:sz="0" w:space="0" w:color="auto"/>
            <w:bottom w:val="none" w:sz="0" w:space="0" w:color="auto"/>
            <w:right w:val="none" w:sz="0" w:space="0" w:color="auto"/>
          </w:divBdr>
        </w:div>
        <w:div w:id="398214437">
          <w:marLeft w:val="480"/>
          <w:marRight w:val="0"/>
          <w:marTop w:val="0"/>
          <w:marBottom w:val="0"/>
          <w:divBdr>
            <w:top w:val="none" w:sz="0" w:space="0" w:color="auto"/>
            <w:left w:val="none" w:sz="0" w:space="0" w:color="auto"/>
            <w:bottom w:val="none" w:sz="0" w:space="0" w:color="auto"/>
            <w:right w:val="none" w:sz="0" w:space="0" w:color="auto"/>
          </w:divBdr>
        </w:div>
        <w:div w:id="408888890">
          <w:marLeft w:val="480"/>
          <w:marRight w:val="0"/>
          <w:marTop w:val="0"/>
          <w:marBottom w:val="0"/>
          <w:divBdr>
            <w:top w:val="none" w:sz="0" w:space="0" w:color="auto"/>
            <w:left w:val="none" w:sz="0" w:space="0" w:color="auto"/>
            <w:bottom w:val="none" w:sz="0" w:space="0" w:color="auto"/>
            <w:right w:val="none" w:sz="0" w:space="0" w:color="auto"/>
          </w:divBdr>
        </w:div>
        <w:div w:id="463625446">
          <w:marLeft w:val="480"/>
          <w:marRight w:val="0"/>
          <w:marTop w:val="0"/>
          <w:marBottom w:val="0"/>
          <w:divBdr>
            <w:top w:val="none" w:sz="0" w:space="0" w:color="auto"/>
            <w:left w:val="none" w:sz="0" w:space="0" w:color="auto"/>
            <w:bottom w:val="none" w:sz="0" w:space="0" w:color="auto"/>
            <w:right w:val="none" w:sz="0" w:space="0" w:color="auto"/>
          </w:divBdr>
        </w:div>
        <w:div w:id="480268130">
          <w:marLeft w:val="480"/>
          <w:marRight w:val="0"/>
          <w:marTop w:val="0"/>
          <w:marBottom w:val="0"/>
          <w:divBdr>
            <w:top w:val="none" w:sz="0" w:space="0" w:color="auto"/>
            <w:left w:val="none" w:sz="0" w:space="0" w:color="auto"/>
            <w:bottom w:val="none" w:sz="0" w:space="0" w:color="auto"/>
            <w:right w:val="none" w:sz="0" w:space="0" w:color="auto"/>
          </w:divBdr>
        </w:div>
        <w:div w:id="481584738">
          <w:marLeft w:val="480"/>
          <w:marRight w:val="0"/>
          <w:marTop w:val="0"/>
          <w:marBottom w:val="0"/>
          <w:divBdr>
            <w:top w:val="none" w:sz="0" w:space="0" w:color="auto"/>
            <w:left w:val="none" w:sz="0" w:space="0" w:color="auto"/>
            <w:bottom w:val="none" w:sz="0" w:space="0" w:color="auto"/>
            <w:right w:val="none" w:sz="0" w:space="0" w:color="auto"/>
          </w:divBdr>
        </w:div>
        <w:div w:id="493300528">
          <w:marLeft w:val="480"/>
          <w:marRight w:val="0"/>
          <w:marTop w:val="0"/>
          <w:marBottom w:val="0"/>
          <w:divBdr>
            <w:top w:val="none" w:sz="0" w:space="0" w:color="auto"/>
            <w:left w:val="none" w:sz="0" w:space="0" w:color="auto"/>
            <w:bottom w:val="none" w:sz="0" w:space="0" w:color="auto"/>
            <w:right w:val="none" w:sz="0" w:space="0" w:color="auto"/>
          </w:divBdr>
        </w:div>
        <w:div w:id="505823088">
          <w:marLeft w:val="480"/>
          <w:marRight w:val="0"/>
          <w:marTop w:val="0"/>
          <w:marBottom w:val="0"/>
          <w:divBdr>
            <w:top w:val="none" w:sz="0" w:space="0" w:color="auto"/>
            <w:left w:val="none" w:sz="0" w:space="0" w:color="auto"/>
            <w:bottom w:val="none" w:sz="0" w:space="0" w:color="auto"/>
            <w:right w:val="none" w:sz="0" w:space="0" w:color="auto"/>
          </w:divBdr>
        </w:div>
        <w:div w:id="506406725">
          <w:marLeft w:val="480"/>
          <w:marRight w:val="0"/>
          <w:marTop w:val="0"/>
          <w:marBottom w:val="0"/>
          <w:divBdr>
            <w:top w:val="none" w:sz="0" w:space="0" w:color="auto"/>
            <w:left w:val="none" w:sz="0" w:space="0" w:color="auto"/>
            <w:bottom w:val="none" w:sz="0" w:space="0" w:color="auto"/>
            <w:right w:val="none" w:sz="0" w:space="0" w:color="auto"/>
          </w:divBdr>
        </w:div>
        <w:div w:id="512572108">
          <w:marLeft w:val="480"/>
          <w:marRight w:val="0"/>
          <w:marTop w:val="0"/>
          <w:marBottom w:val="0"/>
          <w:divBdr>
            <w:top w:val="none" w:sz="0" w:space="0" w:color="auto"/>
            <w:left w:val="none" w:sz="0" w:space="0" w:color="auto"/>
            <w:bottom w:val="none" w:sz="0" w:space="0" w:color="auto"/>
            <w:right w:val="none" w:sz="0" w:space="0" w:color="auto"/>
          </w:divBdr>
        </w:div>
        <w:div w:id="534196198">
          <w:marLeft w:val="480"/>
          <w:marRight w:val="0"/>
          <w:marTop w:val="0"/>
          <w:marBottom w:val="0"/>
          <w:divBdr>
            <w:top w:val="none" w:sz="0" w:space="0" w:color="auto"/>
            <w:left w:val="none" w:sz="0" w:space="0" w:color="auto"/>
            <w:bottom w:val="none" w:sz="0" w:space="0" w:color="auto"/>
            <w:right w:val="none" w:sz="0" w:space="0" w:color="auto"/>
          </w:divBdr>
        </w:div>
        <w:div w:id="544290192">
          <w:marLeft w:val="480"/>
          <w:marRight w:val="0"/>
          <w:marTop w:val="0"/>
          <w:marBottom w:val="0"/>
          <w:divBdr>
            <w:top w:val="none" w:sz="0" w:space="0" w:color="auto"/>
            <w:left w:val="none" w:sz="0" w:space="0" w:color="auto"/>
            <w:bottom w:val="none" w:sz="0" w:space="0" w:color="auto"/>
            <w:right w:val="none" w:sz="0" w:space="0" w:color="auto"/>
          </w:divBdr>
        </w:div>
        <w:div w:id="561646547">
          <w:marLeft w:val="480"/>
          <w:marRight w:val="0"/>
          <w:marTop w:val="0"/>
          <w:marBottom w:val="0"/>
          <w:divBdr>
            <w:top w:val="none" w:sz="0" w:space="0" w:color="auto"/>
            <w:left w:val="none" w:sz="0" w:space="0" w:color="auto"/>
            <w:bottom w:val="none" w:sz="0" w:space="0" w:color="auto"/>
            <w:right w:val="none" w:sz="0" w:space="0" w:color="auto"/>
          </w:divBdr>
        </w:div>
        <w:div w:id="571627554">
          <w:marLeft w:val="480"/>
          <w:marRight w:val="0"/>
          <w:marTop w:val="0"/>
          <w:marBottom w:val="0"/>
          <w:divBdr>
            <w:top w:val="none" w:sz="0" w:space="0" w:color="auto"/>
            <w:left w:val="none" w:sz="0" w:space="0" w:color="auto"/>
            <w:bottom w:val="none" w:sz="0" w:space="0" w:color="auto"/>
            <w:right w:val="none" w:sz="0" w:space="0" w:color="auto"/>
          </w:divBdr>
        </w:div>
        <w:div w:id="582103022">
          <w:marLeft w:val="480"/>
          <w:marRight w:val="0"/>
          <w:marTop w:val="0"/>
          <w:marBottom w:val="0"/>
          <w:divBdr>
            <w:top w:val="none" w:sz="0" w:space="0" w:color="auto"/>
            <w:left w:val="none" w:sz="0" w:space="0" w:color="auto"/>
            <w:bottom w:val="none" w:sz="0" w:space="0" w:color="auto"/>
            <w:right w:val="none" w:sz="0" w:space="0" w:color="auto"/>
          </w:divBdr>
        </w:div>
        <w:div w:id="593366617">
          <w:marLeft w:val="480"/>
          <w:marRight w:val="0"/>
          <w:marTop w:val="0"/>
          <w:marBottom w:val="0"/>
          <w:divBdr>
            <w:top w:val="none" w:sz="0" w:space="0" w:color="auto"/>
            <w:left w:val="none" w:sz="0" w:space="0" w:color="auto"/>
            <w:bottom w:val="none" w:sz="0" w:space="0" w:color="auto"/>
            <w:right w:val="none" w:sz="0" w:space="0" w:color="auto"/>
          </w:divBdr>
        </w:div>
        <w:div w:id="633633028">
          <w:marLeft w:val="480"/>
          <w:marRight w:val="0"/>
          <w:marTop w:val="0"/>
          <w:marBottom w:val="0"/>
          <w:divBdr>
            <w:top w:val="none" w:sz="0" w:space="0" w:color="auto"/>
            <w:left w:val="none" w:sz="0" w:space="0" w:color="auto"/>
            <w:bottom w:val="none" w:sz="0" w:space="0" w:color="auto"/>
            <w:right w:val="none" w:sz="0" w:space="0" w:color="auto"/>
          </w:divBdr>
        </w:div>
        <w:div w:id="648940742">
          <w:marLeft w:val="480"/>
          <w:marRight w:val="0"/>
          <w:marTop w:val="0"/>
          <w:marBottom w:val="0"/>
          <w:divBdr>
            <w:top w:val="none" w:sz="0" w:space="0" w:color="auto"/>
            <w:left w:val="none" w:sz="0" w:space="0" w:color="auto"/>
            <w:bottom w:val="none" w:sz="0" w:space="0" w:color="auto"/>
            <w:right w:val="none" w:sz="0" w:space="0" w:color="auto"/>
          </w:divBdr>
        </w:div>
        <w:div w:id="699086045">
          <w:marLeft w:val="480"/>
          <w:marRight w:val="0"/>
          <w:marTop w:val="0"/>
          <w:marBottom w:val="0"/>
          <w:divBdr>
            <w:top w:val="none" w:sz="0" w:space="0" w:color="auto"/>
            <w:left w:val="none" w:sz="0" w:space="0" w:color="auto"/>
            <w:bottom w:val="none" w:sz="0" w:space="0" w:color="auto"/>
            <w:right w:val="none" w:sz="0" w:space="0" w:color="auto"/>
          </w:divBdr>
        </w:div>
        <w:div w:id="705326831">
          <w:marLeft w:val="480"/>
          <w:marRight w:val="0"/>
          <w:marTop w:val="0"/>
          <w:marBottom w:val="0"/>
          <w:divBdr>
            <w:top w:val="none" w:sz="0" w:space="0" w:color="auto"/>
            <w:left w:val="none" w:sz="0" w:space="0" w:color="auto"/>
            <w:bottom w:val="none" w:sz="0" w:space="0" w:color="auto"/>
            <w:right w:val="none" w:sz="0" w:space="0" w:color="auto"/>
          </w:divBdr>
        </w:div>
        <w:div w:id="791944586">
          <w:marLeft w:val="480"/>
          <w:marRight w:val="0"/>
          <w:marTop w:val="0"/>
          <w:marBottom w:val="0"/>
          <w:divBdr>
            <w:top w:val="none" w:sz="0" w:space="0" w:color="auto"/>
            <w:left w:val="none" w:sz="0" w:space="0" w:color="auto"/>
            <w:bottom w:val="none" w:sz="0" w:space="0" w:color="auto"/>
            <w:right w:val="none" w:sz="0" w:space="0" w:color="auto"/>
          </w:divBdr>
        </w:div>
        <w:div w:id="799767507">
          <w:marLeft w:val="480"/>
          <w:marRight w:val="0"/>
          <w:marTop w:val="0"/>
          <w:marBottom w:val="0"/>
          <w:divBdr>
            <w:top w:val="none" w:sz="0" w:space="0" w:color="auto"/>
            <w:left w:val="none" w:sz="0" w:space="0" w:color="auto"/>
            <w:bottom w:val="none" w:sz="0" w:space="0" w:color="auto"/>
            <w:right w:val="none" w:sz="0" w:space="0" w:color="auto"/>
          </w:divBdr>
        </w:div>
        <w:div w:id="806313706">
          <w:marLeft w:val="480"/>
          <w:marRight w:val="0"/>
          <w:marTop w:val="0"/>
          <w:marBottom w:val="0"/>
          <w:divBdr>
            <w:top w:val="none" w:sz="0" w:space="0" w:color="auto"/>
            <w:left w:val="none" w:sz="0" w:space="0" w:color="auto"/>
            <w:bottom w:val="none" w:sz="0" w:space="0" w:color="auto"/>
            <w:right w:val="none" w:sz="0" w:space="0" w:color="auto"/>
          </w:divBdr>
        </w:div>
        <w:div w:id="821896989">
          <w:marLeft w:val="480"/>
          <w:marRight w:val="0"/>
          <w:marTop w:val="0"/>
          <w:marBottom w:val="0"/>
          <w:divBdr>
            <w:top w:val="none" w:sz="0" w:space="0" w:color="auto"/>
            <w:left w:val="none" w:sz="0" w:space="0" w:color="auto"/>
            <w:bottom w:val="none" w:sz="0" w:space="0" w:color="auto"/>
            <w:right w:val="none" w:sz="0" w:space="0" w:color="auto"/>
          </w:divBdr>
        </w:div>
        <w:div w:id="845023546">
          <w:marLeft w:val="480"/>
          <w:marRight w:val="0"/>
          <w:marTop w:val="0"/>
          <w:marBottom w:val="0"/>
          <w:divBdr>
            <w:top w:val="none" w:sz="0" w:space="0" w:color="auto"/>
            <w:left w:val="none" w:sz="0" w:space="0" w:color="auto"/>
            <w:bottom w:val="none" w:sz="0" w:space="0" w:color="auto"/>
            <w:right w:val="none" w:sz="0" w:space="0" w:color="auto"/>
          </w:divBdr>
        </w:div>
        <w:div w:id="855775544">
          <w:marLeft w:val="480"/>
          <w:marRight w:val="0"/>
          <w:marTop w:val="0"/>
          <w:marBottom w:val="0"/>
          <w:divBdr>
            <w:top w:val="none" w:sz="0" w:space="0" w:color="auto"/>
            <w:left w:val="none" w:sz="0" w:space="0" w:color="auto"/>
            <w:bottom w:val="none" w:sz="0" w:space="0" w:color="auto"/>
            <w:right w:val="none" w:sz="0" w:space="0" w:color="auto"/>
          </w:divBdr>
        </w:div>
        <w:div w:id="860239033">
          <w:marLeft w:val="480"/>
          <w:marRight w:val="0"/>
          <w:marTop w:val="0"/>
          <w:marBottom w:val="0"/>
          <w:divBdr>
            <w:top w:val="none" w:sz="0" w:space="0" w:color="auto"/>
            <w:left w:val="none" w:sz="0" w:space="0" w:color="auto"/>
            <w:bottom w:val="none" w:sz="0" w:space="0" w:color="auto"/>
            <w:right w:val="none" w:sz="0" w:space="0" w:color="auto"/>
          </w:divBdr>
        </w:div>
        <w:div w:id="867794419">
          <w:marLeft w:val="480"/>
          <w:marRight w:val="0"/>
          <w:marTop w:val="0"/>
          <w:marBottom w:val="0"/>
          <w:divBdr>
            <w:top w:val="none" w:sz="0" w:space="0" w:color="auto"/>
            <w:left w:val="none" w:sz="0" w:space="0" w:color="auto"/>
            <w:bottom w:val="none" w:sz="0" w:space="0" w:color="auto"/>
            <w:right w:val="none" w:sz="0" w:space="0" w:color="auto"/>
          </w:divBdr>
        </w:div>
        <w:div w:id="869145489">
          <w:marLeft w:val="480"/>
          <w:marRight w:val="0"/>
          <w:marTop w:val="0"/>
          <w:marBottom w:val="0"/>
          <w:divBdr>
            <w:top w:val="none" w:sz="0" w:space="0" w:color="auto"/>
            <w:left w:val="none" w:sz="0" w:space="0" w:color="auto"/>
            <w:bottom w:val="none" w:sz="0" w:space="0" w:color="auto"/>
            <w:right w:val="none" w:sz="0" w:space="0" w:color="auto"/>
          </w:divBdr>
        </w:div>
        <w:div w:id="913466218">
          <w:marLeft w:val="480"/>
          <w:marRight w:val="0"/>
          <w:marTop w:val="0"/>
          <w:marBottom w:val="0"/>
          <w:divBdr>
            <w:top w:val="none" w:sz="0" w:space="0" w:color="auto"/>
            <w:left w:val="none" w:sz="0" w:space="0" w:color="auto"/>
            <w:bottom w:val="none" w:sz="0" w:space="0" w:color="auto"/>
            <w:right w:val="none" w:sz="0" w:space="0" w:color="auto"/>
          </w:divBdr>
        </w:div>
        <w:div w:id="948781356">
          <w:marLeft w:val="480"/>
          <w:marRight w:val="0"/>
          <w:marTop w:val="0"/>
          <w:marBottom w:val="0"/>
          <w:divBdr>
            <w:top w:val="none" w:sz="0" w:space="0" w:color="auto"/>
            <w:left w:val="none" w:sz="0" w:space="0" w:color="auto"/>
            <w:bottom w:val="none" w:sz="0" w:space="0" w:color="auto"/>
            <w:right w:val="none" w:sz="0" w:space="0" w:color="auto"/>
          </w:divBdr>
        </w:div>
        <w:div w:id="950747151">
          <w:marLeft w:val="480"/>
          <w:marRight w:val="0"/>
          <w:marTop w:val="0"/>
          <w:marBottom w:val="0"/>
          <w:divBdr>
            <w:top w:val="none" w:sz="0" w:space="0" w:color="auto"/>
            <w:left w:val="none" w:sz="0" w:space="0" w:color="auto"/>
            <w:bottom w:val="none" w:sz="0" w:space="0" w:color="auto"/>
            <w:right w:val="none" w:sz="0" w:space="0" w:color="auto"/>
          </w:divBdr>
        </w:div>
        <w:div w:id="967783962">
          <w:marLeft w:val="480"/>
          <w:marRight w:val="0"/>
          <w:marTop w:val="0"/>
          <w:marBottom w:val="0"/>
          <w:divBdr>
            <w:top w:val="none" w:sz="0" w:space="0" w:color="auto"/>
            <w:left w:val="none" w:sz="0" w:space="0" w:color="auto"/>
            <w:bottom w:val="none" w:sz="0" w:space="0" w:color="auto"/>
            <w:right w:val="none" w:sz="0" w:space="0" w:color="auto"/>
          </w:divBdr>
        </w:div>
      </w:divsChild>
    </w:div>
    <w:div w:id="735739705">
      <w:bodyDiv w:val="1"/>
      <w:marLeft w:val="0"/>
      <w:marRight w:val="0"/>
      <w:marTop w:val="0"/>
      <w:marBottom w:val="0"/>
      <w:divBdr>
        <w:top w:val="none" w:sz="0" w:space="0" w:color="auto"/>
        <w:left w:val="none" w:sz="0" w:space="0" w:color="auto"/>
        <w:bottom w:val="none" w:sz="0" w:space="0" w:color="auto"/>
        <w:right w:val="none" w:sz="0" w:space="0" w:color="auto"/>
      </w:divBdr>
    </w:div>
    <w:div w:id="735856416">
      <w:bodyDiv w:val="1"/>
      <w:marLeft w:val="0"/>
      <w:marRight w:val="0"/>
      <w:marTop w:val="0"/>
      <w:marBottom w:val="0"/>
      <w:divBdr>
        <w:top w:val="none" w:sz="0" w:space="0" w:color="auto"/>
        <w:left w:val="none" w:sz="0" w:space="0" w:color="auto"/>
        <w:bottom w:val="none" w:sz="0" w:space="0" w:color="auto"/>
        <w:right w:val="none" w:sz="0" w:space="0" w:color="auto"/>
      </w:divBdr>
    </w:div>
    <w:div w:id="735933017">
      <w:bodyDiv w:val="1"/>
      <w:marLeft w:val="0"/>
      <w:marRight w:val="0"/>
      <w:marTop w:val="0"/>
      <w:marBottom w:val="0"/>
      <w:divBdr>
        <w:top w:val="none" w:sz="0" w:space="0" w:color="auto"/>
        <w:left w:val="none" w:sz="0" w:space="0" w:color="auto"/>
        <w:bottom w:val="none" w:sz="0" w:space="0" w:color="auto"/>
        <w:right w:val="none" w:sz="0" w:space="0" w:color="auto"/>
      </w:divBdr>
    </w:div>
    <w:div w:id="735973800">
      <w:bodyDiv w:val="1"/>
      <w:marLeft w:val="0"/>
      <w:marRight w:val="0"/>
      <w:marTop w:val="0"/>
      <w:marBottom w:val="0"/>
      <w:divBdr>
        <w:top w:val="none" w:sz="0" w:space="0" w:color="auto"/>
        <w:left w:val="none" w:sz="0" w:space="0" w:color="auto"/>
        <w:bottom w:val="none" w:sz="0" w:space="0" w:color="auto"/>
        <w:right w:val="none" w:sz="0" w:space="0" w:color="auto"/>
      </w:divBdr>
    </w:div>
    <w:div w:id="736052848">
      <w:bodyDiv w:val="1"/>
      <w:marLeft w:val="0"/>
      <w:marRight w:val="0"/>
      <w:marTop w:val="0"/>
      <w:marBottom w:val="0"/>
      <w:divBdr>
        <w:top w:val="none" w:sz="0" w:space="0" w:color="auto"/>
        <w:left w:val="none" w:sz="0" w:space="0" w:color="auto"/>
        <w:bottom w:val="none" w:sz="0" w:space="0" w:color="auto"/>
        <w:right w:val="none" w:sz="0" w:space="0" w:color="auto"/>
      </w:divBdr>
      <w:divsChild>
        <w:div w:id="10256352">
          <w:marLeft w:val="480"/>
          <w:marRight w:val="0"/>
          <w:marTop w:val="0"/>
          <w:marBottom w:val="0"/>
          <w:divBdr>
            <w:top w:val="none" w:sz="0" w:space="0" w:color="auto"/>
            <w:left w:val="none" w:sz="0" w:space="0" w:color="auto"/>
            <w:bottom w:val="none" w:sz="0" w:space="0" w:color="auto"/>
            <w:right w:val="none" w:sz="0" w:space="0" w:color="auto"/>
          </w:divBdr>
        </w:div>
        <w:div w:id="15473856">
          <w:marLeft w:val="480"/>
          <w:marRight w:val="0"/>
          <w:marTop w:val="0"/>
          <w:marBottom w:val="0"/>
          <w:divBdr>
            <w:top w:val="none" w:sz="0" w:space="0" w:color="auto"/>
            <w:left w:val="none" w:sz="0" w:space="0" w:color="auto"/>
            <w:bottom w:val="none" w:sz="0" w:space="0" w:color="auto"/>
            <w:right w:val="none" w:sz="0" w:space="0" w:color="auto"/>
          </w:divBdr>
        </w:div>
        <w:div w:id="73861837">
          <w:marLeft w:val="480"/>
          <w:marRight w:val="0"/>
          <w:marTop w:val="0"/>
          <w:marBottom w:val="0"/>
          <w:divBdr>
            <w:top w:val="none" w:sz="0" w:space="0" w:color="auto"/>
            <w:left w:val="none" w:sz="0" w:space="0" w:color="auto"/>
            <w:bottom w:val="none" w:sz="0" w:space="0" w:color="auto"/>
            <w:right w:val="none" w:sz="0" w:space="0" w:color="auto"/>
          </w:divBdr>
        </w:div>
        <w:div w:id="75516850">
          <w:marLeft w:val="480"/>
          <w:marRight w:val="0"/>
          <w:marTop w:val="0"/>
          <w:marBottom w:val="0"/>
          <w:divBdr>
            <w:top w:val="none" w:sz="0" w:space="0" w:color="auto"/>
            <w:left w:val="none" w:sz="0" w:space="0" w:color="auto"/>
            <w:bottom w:val="none" w:sz="0" w:space="0" w:color="auto"/>
            <w:right w:val="none" w:sz="0" w:space="0" w:color="auto"/>
          </w:divBdr>
        </w:div>
        <w:div w:id="84884091">
          <w:marLeft w:val="480"/>
          <w:marRight w:val="0"/>
          <w:marTop w:val="0"/>
          <w:marBottom w:val="0"/>
          <w:divBdr>
            <w:top w:val="none" w:sz="0" w:space="0" w:color="auto"/>
            <w:left w:val="none" w:sz="0" w:space="0" w:color="auto"/>
            <w:bottom w:val="none" w:sz="0" w:space="0" w:color="auto"/>
            <w:right w:val="none" w:sz="0" w:space="0" w:color="auto"/>
          </w:divBdr>
        </w:div>
        <w:div w:id="92633565">
          <w:marLeft w:val="480"/>
          <w:marRight w:val="0"/>
          <w:marTop w:val="0"/>
          <w:marBottom w:val="0"/>
          <w:divBdr>
            <w:top w:val="none" w:sz="0" w:space="0" w:color="auto"/>
            <w:left w:val="none" w:sz="0" w:space="0" w:color="auto"/>
            <w:bottom w:val="none" w:sz="0" w:space="0" w:color="auto"/>
            <w:right w:val="none" w:sz="0" w:space="0" w:color="auto"/>
          </w:divBdr>
        </w:div>
        <w:div w:id="174419343">
          <w:marLeft w:val="480"/>
          <w:marRight w:val="0"/>
          <w:marTop w:val="0"/>
          <w:marBottom w:val="0"/>
          <w:divBdr>
            <w:top w:val="none" w:sz="0" w:space="0" w:color="auto"/>
            <w:left w:val="none" w:sz="0" w:space="0" w:color="auto"/>
            <w:bottom w:val="none" w:sz="0" w:space="0" w:color="auto"/>
            <w:right w:val="none" w:sz="0" w:space="0" w:color="auto"/>
          </w:divBdr>
        </w:div>
        <w:div w:id="180709828">
          <w:marLeft w:val="480"/>
          <w:marRight w:val="0"/>
          <w:marTop w:val="0"/>
          <w:marBottom w:val="0"/>
          <w:divBdr>
            <w:top w:val="none" w:sz="0" w:space="0" w:color="auto"/>
            <w:left w:val="none" w:sz="0" w:space="0" w:color="auto"/>
            <w:bottom w:val="none" w:sz="0" w:space="0" w:color="auto"/>
            <w:right w:val="none" w:sz="0" w:space="0" w:color="auto"/>
          </w:divBdr>
        </w:div>
        <w:div w:id="183640474">
          <w:marLeft w:val="480"/>
          <w:marRight w:val="0"/>
          <w:marTop w:val="0"/>
          <w:marBottom w:val="0"/>
          <w:divBdr>
            <w:top w:val="none" w:sz="0" w:space="0" w:color="auto"/>
            <w:left w:val="none" w:sz="0" w:space="0" w:color="auto"/>
            <w:bottom w:val="none" w:sz="0" w:space="0" w:color="auto"/>
            <w:right w:val="none" w:sz="0" w:space="0" w:color="auto"/>
          </w:divBdr>
        </w:div>
        <w:div w:id="194316309">
          <w:marLeft w:val="480"/>
          <w:marRight w:val="0"/>
          <w:marTop w:val="0"/>
          <w:marBottom w:val="0"/>
          <w:divBdr>
            <w:top w:val="none" w:sz="0" w:space="0" w:color="auto"/>
            <w:left w:val="none" w:sz="0" w:space="0" w:color="auto"/>
            <w:bottom w:val="none" w:sz="0" w:space="0" w:color="auto"/>
            <w:right w:val="none" w:sz="0" w:space="0" w:color="auto"/>
          </w:divBdr>
        </w:div>
        <w:div w:id="217516801">
          <w:marLeft w:val="480"/>
          <w:marRight w:val="0"/>
          <w:marTop w:val="0"/>
          <w:marBottom w:val="0"/>
          <w:divBdr>
            <w:top w:val="none" w:sz="0" w:space="0" w:color="auto"/>
            <w:left w:val="none" w:sz="0" w:space="0" w:color="auto"/>
            <w:bottom w:val="none" w:sz="0" w:space="0" w:color="auto"/>
            <w:right w:val="none" w:sz="0" w:space="0" w:color="auto"/>
          </w:divBdr>
        </w:div>
        <w:div w:id="221599745">
          <w:marLeft w:val="480"/>
          <w:marRight w:val="0"/>
          <w:marTop w:val="0"/>
          <w:marBottom w:val="0"/>
          <w:divBdr>
            <w:top w:val="none" w:sz="0" w:space="0" w:color="auto"/>
            <w:left w:val="none" w:sz="0" w:space="0" w:color="auto"/>
            <w:bottom w:val="none" w:sz="0" w:space="0" w:color="auto"/>
            <w:right w:val="none" w:sz="0" w:space="0" w:color="auto"/>
          </w:divBdr>
        </w:div>
        <w:div w:id="235555266">
          <w:marLeft w:val="480"/>
          <w:marRight w:val="0"/>
          <w:marTop w:val="0"/>
          <w:marBottom w:val="0"/>
          <w:divBdr>
            <w:top w:val="none" w:sz="0" w:space="0" w:color="auto"/>
            <w:left w:val="none" w:sz="0" w:space="0" w:color="auto"/>
            <w:bottom w:val="none" w:sz="0" w:space="0" w:color="auto"/>
            <w:right w:val="none" w:sz="0" w:space="0" w:color="auto"/>
          </w:divBdr>
        </w:div>
        <w:div w:id="255023969">
          <w:marLeft w:val="480"/>
          <w:marRight w:val="0"/>
          <w:marTop w:val="0"/>
          <w:marBottom w:val="0"/>
          <w:divBdr>
            <w:top w:val="none" w:sz="0" w:space="0" w:color="auto"/>
            <w:left w:val="none" w:sz="0" w:space="0" w:color="auto"/>
            <w:bottom w:val="none" w:sz="0" w:space="0" w:color="auto"/>
            <w:right w:val="none" w:sz="0" w:space="0" w:color="auto"/>
          </w:divBdr>
        </w:div>
        <w:div w:id="280260186">
          <w:marLeft w:val="480"/>
          <w:marRight w:val="0"/>
          <w:marTop w:val="0"/>
          <w:marBottom w:val="0"/>
          <w:divBdr>
            <w:top w:val="none" w:sz="0" w:space="0" w:color="auto"/>
            <w:left w:val="none" w:sz="0" w:space="0" w:color="auto"/>
            <w:bottom w:val="none" w:sz="0" w:space="0" w:color="auto"/>
            <w:right w:val="none" w:sz="0" w:space="0" w:color="auto"/>
          </w:divBdr>
        </w:div>
        <w:div w:id="296685383">
          <w:marLeft w:val="480"/>
          <w:marRight w:val="0"/>
          <w:marTop w:val="0"/>
          <w:marBottom w:val="0"/>
          <w:divBdr>
            <w:top w:val="none" w:sz="0" w:space="0" w:color="auto"/>
            <w:left w:val="none" w:sz="0" w:space="0" w:color="auto"/>
            <w:bottom w:val="none" w:sz="0" w:space="0" w:color="auto"/>
            <w:right w:val="none" w:sz="0" w:space="0" w:color="auto"/>
          </w:divBdr>
        </w:div>
        <w:div w:id="307323512">
          <w:marLeft w:val="480"/>
          <w:marRight w:val="0"/>
          <w:marTop w:val="0"/>
          <w:marBottom w:val="0"/>
          <w:divBdr>
            <w:top w:val="none" w:sz="0" w:space="0" w:color="auto"/>
            <w:left w:val="none" w:sz="0" w:space="0" w:color="auto"/>
            <w:bottom w:val="none" w:sz="0" w:space="0" w:color="auto"/>
            <w:right w:val="none" w:sz="0" w:space="0" w:color="auto"/>
          </w:divBdr>
        </w:div>
        <w:div w:id="318191620">
          <w:marLeft w:val="480"/>
          <w:marRight w:val="0"/>
          <w:marTop w:val="0"/>
          <w:marBottom w:val="0"/>
          <w:divBdr>
            <w:top w:val="none" w:sz="0" w:space="0" w:color="auto"/>
            <w:left w:val="none" w:sz="0" w:space="0" w:color="auto"/>
            <w:bottom w:val="none" w:sz="0" w:space="0" w:color="auto"/>
            <w:right w:val="none" w:sz="0" w:space="0" w:color="auto"/>
          </w:divBdr>
        </w:div>
        <w:div w:id="320668333">
          <w:marLeft w:val="480"/>
          <w:marRight w:val="0"/>
          <w:marTop w:val="0"/>
          <w:marBottom w:val="0"/>
          <w:divBdr>
            <w:top w:val="none" w:sz="0" w:space="0" w:color="auto"/>
            <w:left w:val="none" w:sz="0" w:space="0" w:color="auto"/>
            <w:bottom w:val="none" w:sz="0" w:space="0" w:color="auto"/>
            <w:right w:val="none" w:sz="0" w:space="0" w:color="auto"/>
          </w:divBdr>
        </w:div>
        <w:div w:id="344483031">
          <w:marLeft w:val="480"/>
          <w:marRight w:val="0"/>
          <w:marTop w:val="0"/>
          <w:marBottom w:val="0"/>
          <w:divBdr>
            <w:top w:val="none" w:sz="0" w:space="0" w:color="auto"/>
            <w:left w:val="none" w:sz="0" w:space="0" w:color="auto"/>
            <w:bottom w:val="none" w:sz="0" w:space="0" w:color="auto"/>
            <w:right w:val="none" w:sz="0" w:space="0" w:color="auto"/>
          </w:divBdr>
        </w:div>
        <w:div w:id="379861707">
          <w:marLeft w:val="480"/>
          <w:marRight w:val="0"/>
          <w:marTop w:val="0"/>
          <w:marBottom w:val="0"/>
          <w:divBdr>
            <w:top w:val="none" w:sz="0" w:space="0" w:color="auto"/>
            <w:left w:val="none" w:sz="0" w:space="0" w:color="auto"/>
            <w:bottom w:val="none" w:sz="0" w:space="0" w:color="auto"/>
            <w:right w:val="none" w:sz="0" w:space="0" w:color="auto"/>
          </w:divBdr>
        </w:div>
        <w:div w:id="425226525">
          <w:marLeft w:val="480"/>
          <w:marRight w:val="0"/>
          <w:marTop w:val="0"/>
          <w:marBottom w:val="0"/>
          <w:divBdr>
            <w:top w:val="none" w:sz="0" w:space="0" w:color="auto"/>
            <w:left w:val="none" w:sz="0" w:space="0" w:color="auto"/>
            <w:bottom w:val="none" w:sz="0" w:space="0" w:color="auto"/>
            <w:right w:val="none" w:sz="0" w:space="0" w:color="auto"/>
          </w:divBdr>
        </w:div>
        <w:div w:id="426973156">
          <w:marLeft w:val="480"/>
          <w:marRight w:val="0"/>
          <w:marTop w:val="0"/>
          <w:marBottom w:val="0"/>
          <w:divBdr>
            <w:top w:val="none" w:sz="0" w:space="0" w:color="auto"/>
            <w:left w:val="none" w:sz="0" w:space="0" w:color="auto"/>
            <w:bottom w:val="none" w:sz="0" w:space="0" w:color="auto"/>
            <w:right w:val="none" w:sz="0" w:space="0" w:color="auto"/>
          </w:divBdr>
        </w:div>
        <w:div w:id="427195954">
          <w:marLeft w:val="480"/>
          <w:marRight w:val="0"/>
          <w:marTop w:val="0"/>
          <w:marBottom w:val="0"/>
          <w:divBdr>
            <w:top w:val="none" w:sz="0" w:space="0" w:color="auto"/>
            <w:left w:val="none" w:sz="0" w:space="0" w:color="auto"/>
            <w:bottom w:val="none" w:sz="0" w:space="0" w:color="auto"/>
            <w:right w:val="none" w:sz="0" w:space="0" w:color="auto"/>
          </w:divBdr>
        </w:div>
        <w:div w:id="427390764">
          <w:marLeft w:val="480"/>
          <w:marRight w:val="0"/>
          <w:marTop w:val="0"/>
          <w:marBottom w:val="0"/>
          <w:divBdr>
            <w:top w:val="none" w:sz="0" w:space="0" w:color="auto"/>
            <w:left w:val="none" w:sz="0" w:space="0" w:color="auto"/>
            <w:bottom w:val="none" w:sz="0" w:space="0" w:color="auto"/>
            <w:right w:val="none" w:sz="0" w:space="0" w:color="auto"/>
          </w:divBdr>
        </w:div>
        <w:div w:id="458887209">
          <w:marLeft w:val="480"/>
          <w:marRight w:val="0"/>
          <w:marTop w:val="0"/>
          <w:marBottom w:val="0"/>
          <w:divBdr>
            <w:top w:val="none" w:sz="0" w:space="0" w:color="auto"/>
            <w:left w:val="none" w:sz="0" w:space="0" w:color="auto"/>
            <w:bottom w:val="none" w:sz="0" w:space="0" w:color="auto"/>
            <w:right w:val="none" w:sz="0" w:space="0" w:color="auto"/>
          </w:divBdr>
        </w:div>
        <w:div w:id="552697850">
          <w:marLeft w:val="480"/>
          <w:marRight w:val="0"/>
          <w:marTop w:val="0"/>
          <w:marBottom w:val="0"/>
          <w:divBdr>
            <w:top w:val="none" w:sz="0" w:space="0" w:color="auto"/>
            <w:left w:val="none" w:sz="0" w:space="0" w:color="auto"/>
            <w:bottom w:val="none" w:sz="0" w:space="0" w:color="auto"/>
            <w:right w:val="none" w:sz="0" w:space="0" w:color="auto"/>
          </w:divBdr>
        </w:div>
        <w:div w:id="556480819">
          <w:marLeft w:val="480"/>
          <w:marRight w:val="0"/>
          <w:marTop w:val="0"/>
          <w:marBottom w:val="0"/>
          <w:divBdr>
            <w:top w:val="none" w:sz="0" w:space="0" w:color="auto"/>
            <w:left w:val="none" w:sz="0" w:space="0" w:color="auto"/>
            <w:bottom w:val="none" w:sz="0" w:space="0" w:color="auto"/>
            <w:right w:val="none" w:sz="0" w:space="0" w:color="auto"/>
          </w:divBdr>
        </w:div>
        <w:div w:id="571550925">
          <w:marLeft w:val="480"/>
          <w:marRight w:val="0"/>
          <w:marTop w:val="0"/>
          <w:marBottom w:val="0"/>
          <w:divBdr>
            <w:top w:val="none" w:sz="0" w:space="0" w:color="auto"/>
            <w:left w:val="none" w:sz="0" w:space="0" w:color="auto"/>
            <w:bottom w:val="none" w:sz="0" w:space="0" w:color="auto"/>
            <w:right w:val="none" w:sz="0" w:space="0" w:color="auto"/>
          </w:divBdr>
        </w:div>
        <w:div w:id="647973884">
          <w:marLeft w:val="480"/>
          <w:marRight w:val="0"/>
          <w:marTop w:val="0"/>
          <w:marBottom w:val="0"/>
          <w:divBdr>
            <w:top w:val="none" w:sz="0" w:space="0" w:color="auto"/>
            <w:left w:val="none" w:sz="0" w:space="0" w:color="auto"/>
            <w:bottom w:val="none" w:sz="0" w:space="0" w:color="auto"/>
            <w:right w:val="none" w:sz="0" w:space="0" w:color="auto"/>
          </w:divBdr>
        </w:div>
        <w:div w:id="648947992">
          <w:marLeft w:val="480"/>
          <w:marRight w:val="0"/>
          <w:marTop w:val="0"/>
          <w:marBottom w:val="0"/>
          <w:divBdr>
            <w:top w:val="none" w:sz="0" w:space="0" w:color="auto"/>
            <w:left w:val="none" w:sz="0" w:space="0" w:color="auto"/>
            <w:bottom w:val="none" w:sz="0" w:space="0" w:color="auto"/>
            <w:right w:val="none" w:sz="0" w:space="0" w:color="auto"/>
          </w:divBdr>
        </w:div>
        <w:div w:id="701133876">
          <w:marLeft w:val="480"/>
          <w:marRight w:val="0"/>
          <w:marTop w:val="0"/>
          <w:marBottom w:val="0"/>
          <w:divBdr>
            <w:top w:val="none" w:sz="0" w:space="0" w:color="auto"/>
            <w:left w:val="none" w:sz="0" w:space="0" w:color="auto"/>
            <w:bottom w:val="none" w:sz="0" w:space="0" w:color="auto"/>
            <w:right w:val="none" w:sz="0" w:space="0" w:color="auto"/>
          </w:divBdr>
        </w:div>
        <w:div w:id="728923187">
          <w:marLeft w:val="480"/>
          <w:marRight w:val="0"/>
          <w:marTop w:val="0"/>
          <w:marBottom w:val="0"/>
          <w:divBdr>
            <w:top w:val="none" w:sz="0" w:space="0" w:color="auto"/>
            <w:left w:val="none" w:sz="0" w:space="0" w:color="auto"/>
            <w:bottom w:val="none" w:sz="0" w:space="0" w:color="auto"/>
            <w:right w:val="none" w:sz="0" w:space="0" w:color="auto"/>
          </w:divBdr>
        </w:div>
        <w:div w:id="739407223">
          <w:marLeft w:val="480"/>
          <w:marRight w:val="0"/>
          <w:marTop w:val="0"/>
          <w:marBottom w:val="0"/>
          <w:divBdr>
            <w:top w:val="none" w:sz="0" w:space="0" w:color="auto"/>
            <w:left w:val="none" w:sz="0" w:space="0" w:color="auto"/>
            <w:bottom w:val="none" w:sz="0" w:space="0" w:color="auto"/>
            <w:right w:val="none" w:sz="0" w:space="0" w:color="auto"/>
          </w:divBdr>
        </w:div>
        <w:div w:id="747918149">
          <w:marLeft w:val="480"/>
          <w:marRight w:val="0"/>
          <w:marTop w:val="0"/>
          <w:marBottom w:val="0"/>
          <w:divBdr>
            <w:top w:val="none" w:sz="0" w:space="0" w:color="auto"/>
            <w:left w:val="none" w:sz="0" w:space="0" w:color="auto"/>
            <w:bottom w:val="none" w:sz="0" w:space="0" w:color="auto"/>
            <w:right w:val="none" w:sz="0" w:space="0" w:color="auto"/>
          </w:divBdr>
        </w:div>
        <w:div w:id="750934760">
          <w:marLeft w:val="480"/>
          <w:marRight w:val="0"/>
          <w:marTop w:val="0"/>
          <w:marBottom w:val="0"/>
          <w:divBdr>
            <w:top w:val="none" w:sz="0" w:space="0" w:color="auto"/>
            <w:left w:val="none" w:sz="0" w:space="0" w:color="auto"/>
            <w:bottom w:val="none" w:sz="0" w:space="0" w:color="auto"/>
            <w:right w:val="none" w:sz="0" w:space="0" w:color="auto"/>
          </w:divBdr>
        </w:div>
        <w:div w:id="772165685">
          <w:marLeft w:val="480"/>
          <w:marRight w:val="0"/>
          <w:marTop w:val="0"/>
          <w:marBottom w:val="0"/>
          <w:divBdr>
            <w:top w:val="none" w:sz="0" w:space="0" w:color="auto"/>
            <w:left w:val="none" w:sz="0" w:space="0" w:color="auto"/>
            <w:bottom w:val="none" w:sz="0" w:space="0" w:color="auto"/>
            <w:right w:val="none" w:sz="0" w:space="0" w:color="auto"/>
          </w:divBdr>
        </w:div>
        <w:div w:id="773205052">
          <w:marLeft w:val="480"/>
          <w:marRight w:val="0"/>
          <w:marTop w:val="0"/>
          <w:marBottom w:val="0"/>
          <w:divBdr>
            <w:top w:val="none" w:sz="0" w:space="0" w:color="auto"/>
            <w:left w:val="none" w:sz="0" w:space="0" w:color="auto"/>
            <w:bottom w:val="none" w:sz="0" w:space="0" w:color="auto"/>
            <w:right w:val="none" w:sz="0" w:space="0" w:color="auto"/>
          </w:divBdr>
        </w:div>
        <w:div w:id="800614609">
          <w:marLeft w:val="480"/>
          <w:marRight w:val="0"/>
          <w:marTop w:val="0"/>
          <w:marBottom w:val="0"/>
          <w:divBdr>
            <w:top w:val="none" w:sz="0" w:space="0" w:color="auto"/>
            <w:left w:val="none" w:sz="0" w:space="0" w:color="auto"/>
            <w:bottom w:val="none" w:sz="0" w:space="0" w:color="auto"/>
            <w:right w:val="none" w:sz="0" w:space="0" w:color="auto"/>
          </w:divBdr>
        </w:div>
        <w:div w:id="842937036">
          <w:marLeft w:val="480"/>
          <w:marRight w:val="0"/>
          <w:marTop w:val="0"/>
          <w:marBottom w:val="0"/>
          <w:divBdr>
            <w:top w:val="none" w:sz="0" w:space="0" w:color="auto"/>
            <w:left w:val="none" w:sz="0" w:space="0" w:color="auto"/>
            <w:bottom w:val="none" w:sz="0" w:space="0" w:color="auto"/>
            <w:right w:val="none" w:sz="0" w:space="0" w:color="auto"/>
          </w:divBdr>
        </w:div>
        <w:div w:id="864947048">
          <w:marLeft w:val="480"/>
          <w:marRight w:val="0"/>
          <w:marTop w:val="0"/>
          <w:marBottom w:val="0"/>
          <w:divBdr>
            <w:top w:val="none" w:sz="0" w:space="0" w:color="auto"/>
            <w:left w:val="none" w:sz="0" w:space="0" w:color="auto"/>
            <w:bottom w:val="none" w:sz="0" w:space="0" w:color="auto"/>
            <w:right w:val="none" w:sz="0" w:space="0" w:color="auto"/>
          </w:divBdr>
        </w:div>
        <w:div w:id="870339790">
          <w:marLeft w:val="480"/>
          <w:marRight w:val="0"/>
          <w:marTop w:val="0"/>
          <w:marBottom w:val="0"/>
          <w:divBdr>
            <w:top w:val="none" w:sz="0" w:space="0" w:color="auto"/>
            <w:left w:val="none" w:sz="0" w:space="0" w:color="auto"/>
            <w:bottom w:val="none" w:sz="0" w:space="0" w:color="auto"/>
            <w:right w:val="none" w:sz="0" w:space="0" w:color="auto"/>
          </w:divBdr>
        </w:div>
        <w:div w:id="891618351">
          <w:marLeft w:val="480"/>
          <w:marRight w:val="0"/>
          <w:marTop w:val="0"/>
          <w:marBottom w:val="0"/>
          <w:divBdr>
            <w:top w:val="none" w:sz="0" w:space="0" w:color="auto"/>
            <w:left w:val="none" w:sz="0" w:space="0" w:color="auto"/>
            <w:bottom w:val="none" w:sz="0" w:space="0" w:color="auto"/>
            <w:right w:val="none" w:sz="0" w:space="0" w:color="auto"/>
          </w:divBdr>
        </w:div>
        <w:div w:id="925965384">
          <w:marLeft w:val="480"/>
          <w:marRight w:val="0"/>
          <w:marTop w:val="0"/>
          <w:marBottom w:val="0"/>
          <w:divBdr>
            <w:top w:val="none" w:sz="0" w:space="0" w:color="auto"/>
            <w:left w:val="none" w:sz="0" w:space="0" w:color="auto"/>
            <w:bottom w:val="none" w:sz="0" w:space="0" w:color="auto"/>
            <w:right w:val="none" w:sz="0" w:space="0" w:color="auto"/>
          </w:divBdr>
        </w:div>
        <w:div w:id="972756785">
          <w:marLeft w:val="480"/>
          <w:marRight w:val="0"/>
          <w:marTop w:val="0"/>
          <w:marBottom w:val="0"/>
          <w:divBdr>
            <w:top w:val="none" w:sz="0" w:space="0" w:color="auto"/>
            <w:left w:val="none" w:sz="0" w:space="0" w:color="auto"/>
            <w:bottom w:val="none" w:sz="0" w:space="0" w:color="auto"/>
            <w:right w:val="none" w:sz="0" w:space="0" w:color="auto"/>
          </w:divBdr>
        </w:div>
        <w:div w:id="973173797">
          <w:marLeft w:val="480"/>
          <w:marRight w:val="0"/>
          <w:marTop w:val="0"/>
          <w:marBottom w:val="0"/>
          <w:divBdr>
            <w:top w:val="none" w:sz="0" w:space="0" w:color="auto"/>
            <w:left w:val="none" w:sz="0" w:space="0" w:color="auto"/>
            <w:bottom w:val="none" w:sz="0" w:space="0" w:color="auto"/>
            <w:right w:val="none" w:sz="0" w:space="0" w:color="auto"/>
          </w:divBdr>
        </w:div>
        <w:div w:id="994917996">
          <w:marLeft w:val="480"/>
          <w:marRight w:val="0"/>
          <w:marTop w:val="0"/>
          <w:marBottom w:val="0"/>
          <w:divBdr>
            <w:top w:val="none" w:sz="0" w:space="0" w:color="auto"/>
            <w:left w:val="none" w:sz="0" w:space="0" w:color="auto"/>
            <w:bottom w:val="none" w:sz="0" w:space="0" w:color="auto"/>
            <w:right w:val="none" w:sz="0" w:space="0" w:color="auto"/>
          </w:divBdr>
        </w:div>
      </w:divsChild>
    </w:div>
    <w:div w:id="736247782">
      <w:bodyDiv w:val="1"/>
      <w:marLeft w:val="0"/>
      <w:marRight w:val="0"/>
      <w:marTop w:val="0"/>
      <w:marBottom w:val="0"/>
      <w:divBdr>
        <w:top w:val="none" w:sz="0" w:space="0" w:color="auto"/>
        <w:left w:val="none" w:sz="0" w:space="0" w:color="auto"/>
        <w:bottom w:val="none" w:sz="0" w:space="0" w:color="auto"/>
        <w:right w:val="none" w:sz="0" w:space="0" w:color="auto"/>
      </w:divBdr>
      <w:divsChild>
        <w:div w:id="2562199">
          <w:marLeft w:val="480"/>
          <w:marRight w:val="0"/>
          <w:marTop w:val="0"/>
          <w:marBottom w:val="0"/>
          <w:divBdr>
            <w:top w:val="none" w:sz="0" w:space="0" w:color="auto"/>
            <w:left w:val="none" w:sz="0" w:space="0" w:color="auto"/>
            <w:bottom w:val="none" w:sz="0" w:space="0" w:color="auto"/>
            <w:right w:val="none" w:sz="0" w:space="0" w:color="auto"/>
          </w:divBdr>
        </w:div>
        <w:div w:id="12076564">
          <w:marLeft w:val="480"/>
          <w:marRight w:val="0"/>
          <w:marTop w:val="0"/>
          <w:marBottom w:val="0"/>
          <w:divBdr>
            <w:top w:val="none" w:sz="0" w:space="0" w:color="auto"/>
            <w:left w:val="none" w:sz="0" w:space="0" w:color="auto"/>
            <w:bottom w:val="none" w:sz="0" w:space="0" w:color="auto"/>
            <w:right w:val="none" w:sz="0" w:space="0" w:color="auto"/>
          </w:divBdr>
        </w:div>
        <w:div w:id="18900386">
          <w:marLeft w:val="480"/>
          <w:marRight w:val="0"/>
          <w:marTop w:val="0"/>
          <w:marBottom w:val="0"/>
          <w:divBdr>
            <w:top w:val="none" w:sz="0" w:space="0" w:color="auto"/>
            <w:left w:val="none" w:sz="0" w:space="0" w:color="auto"/>
            <w:bottom w:val="none" w:sz="0" w:space="0" w:color="auto"/>
            <w:right w:val="none" w:sz="0" w:space="0" w:color="auto"/>
          </w:divBdr>
        </w:div>
        <w:div w:id="20476513">
          <w:marLeft w:val="480"/>
          <w:marRight w:val="0"/>
          <w:marTop w:val="0"/>
          <w:marBottom w:val="0"/>
          <w:divBdr>
            <w:top w:val="none" w:sz="0" w:space="0" w:color="auto"/>
            <w:left w:val="none" w:sz="0" w:space="0" w:color="auto"/>
            <w:bottom w:val="none" w:sz="0" w:space="0" w:color="auto"/>
            <w:right w:val="none" w:sz="0" w:space="0" w:color="auto"/>
          </w:divBdr>
        </w:div>
        <w:div w:id="41950426">
          <w:marLeft w:val="480"/>
          <w:marRight w:val="0"/>
          <w:marTop w:val="0"/>
          <w:marBottom w:val="0"/>
          <w:divBdr>
            <w:top w:val="none" w:sz="0" w:space="0" w:color="auto"/>
            <w:left w:val="none" w:sz="0" w:space="0" w:color="auto"/>
            <w:bottom w:val="none" w:sz="0" w:space="0" w:color="auto"/>
            <w:right w:val="none" w:sz="0" w:space="0" w:color="auto"/>
          </w:divBdr>
        </w:div>
        <w:div w:id="98065042">
          <w:marLeft w:val="480"/>
          <w:marRight w:val="0"/>
          <w:marTop w:val="0"/>
          <w:marBottom w:val="0"/>
          <w:divBdr>
            <w:top w:val="none" w:sz="0" w:space="0" w:color="auto"/>
            <w:left w:val="none" w:sz="0" w:space="0" w:color="auto"/>
            <w:bottom w:val="none" w:sz="0" w:space="0" w:color="auto"/>
            <w:right w:val="none" w:sz="0" w:space="0" w:color="auto"/>
          </w:divBdr>
        </w:div>
        <w:div w:id="131019077">
          <w:marLeft w:val="480"/>
          <w:marRight w:val="0"/>
          <w:marTop w:val="0"/>
          <w:marBottom w:val="0"/>
          <w:divBdr>
            <w:top w:val="none" w:sz="0" w:space="0" w:color="auto"/>
            <w:left w:val="none" w:sz="0" w:space="0" w:color="auto"/>
            <w:bottom w:val="none" w:sz="0" w:space="0" w:color="auto"/>
            <w:right w:val="none" w:sz="0" w:space="0" w:color="auto"/>
          </w:divBdr>
        </w:div>
        <w:div w:id="133762996">
          <w:marLeft w:val="480"/>
          <w:marRight w:val="0"/>
          <w:marTop w:val="0"/>
          <w:marBottom w:val="0"/>
          <w:divBdr>
            <w:top w:val="none" w:sz="0" w:space="0" w:color="auto"/>
            <w:left w:val="none" w:sz="0" w:space="0" w:color="auto"/>
            <w:bottom w:val="none" w:sz="0" w:space="0" w:color="auto"/>
            <w:right w:val="none" w:sz="0" w:space="0" w:color="auto"/>
          </w:divBdr>
        </w:div>
        <w:div w:id="163669590">
          <w:marLeft w:val="480"/>
          <w:marRight w:val="0"/>
          <w:marTop w:val="0"/>
          <w:marBottom w:val="0"/>
          <w:divBdr>
            <w:top w:val="none" w:sz="0" w:space="0" w:color="auto"/>
            <w:left w:val="none" w:sz="0" w:space="0" w:color="auto"/>
            <w:bottom w:val="none" w:sz="0" w:space="0" w:color="auto"/>
            <w:right w:val="none" w:sz="0" w:space="0" w:color="auto"/>
          </w:divBdr>
        </w:div>
        <w:div w:id="176627348">
          <w:marLeft w:val="480"/>
          <w:marRight w:val="0"/>
          <w:marTop w:val="0"/>
          <w:marBottom w:val="0"/>
          <w:divBdr>
            <w:top w:val="none" w:sz="0" w:space="0" w:color="auto"/>
            <w:left w:val="none" w:sz="0" w:space="0" w:color="auto"/>
            <w:bottom w:val="none" w:sz="0" w:space="0" w:color="auto"/>
            <w:right w:val="none" w:sz="0" w:space="0" w:color="auto"/>
          </w:divBdr>
        </w:div>
        <w:div w:id="185950824">
          <w:marLeft w:val="480"/>
          <w:marRight w:val="0"/>
          <w:marTop w:val="0"/>
          <w:marBottom w:val="0"/>
          <w:divBdr>
            <w:top w:val="none" w:sz="0" w:space="0" w:color="auto"/>
            <w:left w:val="none" w:sz="0" w:space="0" w:color="auto"/>
            <w:bottom w:val="none" w:sz="0" w:space="0" w:color="auto"/>
            <w:right w:val="none" w:sz="0" w:space="0" w:color="auto"/>
          </w:divBdr>
        </w:div>
        <w:div w:id="221869872">
          <w:marLeft w:val="480"/>
          <w:marRight w:val="0"/>
          <w:marTop w:val="0"/>
          <w:marBottom w:val="0"/>
          <w:divBdr>
            <w:top w:val="none" w:sz="0" w:space="0" w:color="auto"/>
            <w:left w:val="none" w:sz="0" w:space="0" w:color="auto"/>
            <w:bottom w:val="none" w:sz="0" w:space="0" w:color="auto"/>
            <w:right w:val="none" w:sz="0" w:space="0" w:color="auto"/>
          </w:divBdr>
        </w:div>
        <w:div w:id="309023991">
          <w:marLeft w:val="480"/>
          <w:marRight w:val="0"/>
          <w:marTop w:val="0"/>
          <w:marBottom w:val="0"/>
          <w:divBdr>
            <w:top w:val="none" w:sz="0" w:space="0" w:color="auto"/>
            <w:left w:val="none" w:sz="0" w:space="0" w:color="auto"/>
            <w:bottom w:val="none" w:sz="0" w:space="0" w:color="auto"/>
            <w:right w:val="none" w:sz="0" w:space="0" w:color="auto"/>
          </w:divBdr>
        </w:div>
        <w:div w:id="349918295">
          <w:marLeft w:val="480"/>
          <w:marRight w:val="0"/>
          <w:marTop w:val="0"/>
          <w:marBottom w:val="0"/>
          <w:divBdr>
            <w:top w:val="none" w:sz="0" w:space="0" w:color="auto"/>
            <w:left w:val="none" w:sz="0" w:space="0" w:color="auto"/>
            <w:bottom w:val="none" w:sz="0" w:space="0" w:color="auto"/>
            <w:right w:val="none" w:sz="0" w:space="0" w:color="auto"/>
          </w:divBdr>
        </w:div>
        <w:div w:id="356585542">
          <w:marLeft w:val="480"/>
          <w:marRight w:val="0"/>
          <w:marTop w:val="0"/>
          <w:marBottom w:val="0"/>
          <w:divBdr>
            <w:top w:val="none" w:sz="0" w:space="0" w:color="auto"/>
            <w:left w:val="none" w:sz="0" w:space="0" w:color="auto"/>
            <w:bottom w:val="none" w:sz="0" w:space="0" w:color="auto"/>
            <w:right w:val="none" w:sz="0" w:space="0" w:color="auto"/>
          </w:divBdr>
        </w:div>
        <w:div w:id="577053793">
          <w:marLeft w:val="480"/>
          <w:marRight w:val="0"/>
          <w:marTop w:val="0"/>
          <w:marBottom w:val="0"/>
          <w:divBdr>
            <w:top w:val="none" w:sz="0" w:space="0" w:color="auto"/>
            <w:left w:val="none" w:sz="0" w:space="0" w:color="auto"/>
            <w:bottom w:val="none" w:sz="0" w:space="0" w:color="auto"/>
            <w:right w:val="none" w:sz="0" w:space="0" w:color="auto"/>
          </w:divBdr>
        </w:div>
        <w:div w:id="639069228">
          <w:marLeft w:val="480"/>
          <w:marRight w:val="0"/>
          <w:marTop w:val="0"/>
          <w:marBottom w:val="0"/>
          <w:divBdr>
            <w:top w:val="none" w:sz="0" w:space="0" w:color="auto"/>
            <w:left w:val="none" w:sz="0" w:space="0" w:color="auto"/>
            <w:bottom w:val="none" w:sz="0" w:space="0" w:color="auto"/>
            <w:right w:val="none" w:sz="0" w:space="0" w:color="auto"/>
          </w:divBdr>
        </w:div>
        <w:div w:id="646980802">
          <w:marLeft w:val="480"/>
          <w:marRight w:val="0"/>
          <w:marTop w:val="0"/>
          <w:marBottom w:val="0"/>
          <w:divBdr>
            <w:top w:val="none" w:sz="0" w:space="0" w:color="auto"/>
            <w:left w:val="none" w:sz="0" w:space="0" w:color="auto"/>
            <w:bottom w:val="none" w:sz="0" w:space="0" w:color="auto"/>
            <w:right w:val="none" w:sz="0" w:space="0" w:color="auto"/>
          </w:divBdr>
        </w:div>
        <w:div w:id="662511504">
          <w:marLeft w:val="480"/>
          <w:marRight w:val="0"/>
          <w:marTop w:val="0"/>
          <w:marBottom w:val="0"/>
          <w:divBdr>
            <w:top w:val="none" w:sz="0" w:space="0" w:color="auto"/>
            <w:left w:val="none" w:sz="0" w:space="0" w:color="auto"/>
            <w:bottom w:val="none" w:sz="0" w:space="0" w:color="auto"/>
            <w:right w:val="none" w:sz="0" w:space="0" w:color="auto"/>
          </w:divBdr>
        </w:div>
        <w:div w:id="676810022">
          <w:marLeft w:val="480"/>
          <w:marRight w:val="0"/>
          <w:marTop w:val="0"/>
          <w:marBottom w:val="0"/>
          <w:divBdr>
            <w:top w:val="none" w:sz="0" w:space="0" w:color="auto"/>
            <w:left w:val="none" w:sz="0" w:space="0" w:color="auto"/>
            <w:bottom w:val="none" w:sz="0" w:space="0" w:color="auto"/>
            <w:right w:val="none" w:sz="0" w:space="0" w:color="auto"/>
          </w:divBdr>
        </w:div>
        <w:div w:id="698624471">
          <w:marLeft w:val="480"/>
          <w:marRight w:val="0"/>
          <w:marTop w:val="0"/>
          <w:marBottom w:val="0"/>
          <w:divBdr>
            <w:top w:val="none" w:sz="0" w:space="0" w:color="auto"/>
            <w:left w:val="none" w:sz="0" w:space="0" w:color="auto"/>
            <w:bottom w:val="none" w:sz="0" w:space="0" w:color="auto"/>
            <w:right w:val="none" w:sz="0" w:space="0" w:color="auto"/>
          </w:divBdr>
        </w:div>
        <w:div w:id="840508522">
          <w:marLeft w:val="480"/>
          <w:marRight w:val="0"/>
          <w:marTop w:val="0"/>
          <w:marBottom w:val="0"/>
          <w:divBdr>
            <w:top w:val="none" w:sz="0" w:space="0" w:color="auto"/>
            <w:left w:val="none" w:sz="0" w:space="0" w:color="auto"/>
            <w:bottom w:val="none" w:sz="0" w:space="0" w:color="auto"/>
            <w:right w:val="none" w:sz="0" w:space="0" w:color="auto"/>
          </w:divBdr>
        </w:div>
        <w:div w:id="847909880">
          <w:marLeft w:val="480"/>
          <w:marRight w:val="0"/>
          <w:marTop w:val="0"/>
          <w:marBottom w:val="0"/>
          <w:divBdr>
            <w:top w:val="none" w:sz="0" w:space="0" w:color="auto"/>
            <w:left w:val="none" w:sz="0" w:space="0" w:color="auto"/>
            <w:bottom w:val="none" w:sz="0" w:space="0" w:color="auto"/>
            <w:right w:val="none" w:sz="0" w:space="0" w:color="auto"/>
          </w:divBdr>
        </w:div>
        <w:div w:id="849100284">
          <w:marLeft w:val="480"/>
          <w:marRight w:val="0"/>
          <w:marTop w:val="0"/>
          <w:marBottom w:val="0"/>
          <w:divBdr>
            <w:top w:val="none" w:sz="0" w:space="0" w:color="auto"/>
            <w:left w:val="none" w:sz="0" w:space="0" w:color="auto"/>
            <w:bottom w:val="none" w:sz="0" w:space="0" w:color="auto"/>
            <w:right w:val="none" w:sz="0" w:space="0" w:color="auto"/>
          </w:divBdr>
        </w:div>
        <w:div w:id="873690436">
          <w:marLeft w:val="480"/>
          <w:marRight w:val="0"/>
          <w:marTop w:val="0"/>
          <w:marBottom w:val="0"/>
          <w:divBdr>
            <w:top w:val="none" w:sz="0" w:space="0" w:color="auto"/>
            <w:left w:val="none" w:sz="0" w:space="0" w:color="auto"/>
            <w:bottom w:val="none" w:sz="0" w:space="0" w:color="auto"/>
            <w:right w:val="none" w:sz="0" w:space="0" w:color="auto"/>
          </w:divBdr>
        </w:div>
        <w:div w:id="911739861">
          <w:marLeft w:val="480"/>
          <w:marRight w:val="0"/>
          <w:marTop w:val="0"/>
          <w:marBottom w:val="0"/>
          <w:divBdr>
            <w:top w:val="none" w:sz="0" w:space="0" w:color="auto"/>
            <w:left w:val="none" w:sz="0" w:space="0" w:color="auto"/>
            <w:bottom w:val="none" w:sz="0" w:space="0" w:color="auto"/>
            <w:right w:val="none" w:sz="0" w:space="0" w:color="auto"/>
          </w:divBdr>
        </w:div>
        <w:div w:id="932054989">
          <w:marLeft w:val="480"/>
          <w:marRight w:val="0"/>
          <w:marTop w:val="0"/>
          <w:marBottom w:val="0"/>
          <w:divBdr>
            <w:top w:val="none" w:sz="0" w:space="0" w:color="auto"/>
            <w:left w:val="none" w:sz="0" w:space="0" w:color="auto"/>
            <w:bottom w:val="none" w:sz="0" w:space="0" w:color="auto"/>
            <w:right w:val="none" w:sz="0" w:space="0" w:color="auto"/>
          </w:divBdr>
        </w:div>
        <w:div w:id="945309022">
          <w:marLeft w:val="480"/>
          <w:marRight w:val="0"/>
          <w:marTop w:val="0"/>
          <w:marBottom w:val="0"/>
          <w:divBdr>
            <w:top w:val="none" w:sz="0" w:space="0" w:color="auto"/>
            <w:left w:val="none" w:sz="0" w:space="0" w:color="auto"/>
            <w:bottom w:val="none" w:sz="0" w:space="0" w:color="auto"/>
            <w:right w:val="none" w:sz="0" w:space="0" w:color="auto"/>
          </w:divBdr>
        </w:div>
        <w:div w:id="1006859610">
          <w:marLeft w:val="480"/>
          <w:marRight w:val="0"/>
          <w:marTop w:val="0"/>
          <w:marBottom w:val="0"/>
          <w:divBdr>
            <w:top w:val="none" w:sz="0" w:space="0" w:color="auto"/>
            <w:left w:val="none" w:sz="0" w:space="0" w:color="auto"/>
            <w:bottom w:val="none" w:sz="0" w:space="0" w:color="auto"/>
            <w:right w:val="none" w:sz="0" w:space="0" w:color="auto"/>
          </w:divBdr>
        </w:div>
      </w:divsChild>
    </w:div>
    <w:div w:id="737022810">
      <w:bodyDiv w:val="1"/>
      <w:marLeft w:val="0"/>
      <w:marRight w:val="0"/>
      <w:marTop w:val="0"/>
      <w:marBottom w:val="0"/>
      <w:divBdr>
        <w:top w:val="none" w:sz="0" w:space="0" w:color="auto"/>
        <w:left w:val="none" w:sz="0" w:space="0" w:color="auto"/>
        <w:bottom w:val="none" w:sz="0" w:space="0" w:color="auto"/>
        <w:right w:val="none" w:sz="0" w:space="0" w:color="auto"/>
      </w:divBdr>
    </w:div>
    <w:div w:id="737242752">
      <w:bodyDiv w:val="1"/>
      <w:marLeft w:val="0"/>
      <w:marRight w:val="0"/>
      <w:marTop w:val="0"/>
      <w:marBottom w:val="0"/>
      <w:divBdr>
        <w:top w:val="none" w:sz="0" w:space="0" w:color="auto"/>
        <w:left w:val="none" w:sz="0" w:space="0" w:color="auto"/>
        <w:bottom w:val="none" w:sz="0" w:space="0" w:color="auto"/>
        <w:right w:val="none" w:sz="0" w:space="0" w:color="auto"/>
      </w:divBdr>
    </w:div>
    <w:div w:id="737243410">
      <w:bodyDiv w:val="1"/>
      <w:marLeft w:val="0"/>
      <w:marRight w:val="0"/>
      <w:marTop w:val="0"/>
      <w:marBottom w:val="0"/>
      <w:divBdr>
        <w:top w:val="none" w:sz="0" w:space="0" w:color="auto"/>
        <w:left w:val="none" w:sz="0" w:space="0" w:color="auto"/>
        <w:bottom w:val="none" w:sz="0" w:space="0" w:color="auto"/>
        <w:right w:val="none" w:sz="0" w:space="0" w:color="auto"/>
      </w:divBdr>
    </w:div>
    <w:div w:id="737287458">
      <w:bodyDiv w:val="1"/>
      <w:marLeft w:val="0"/>
      <w:marRight w:val="0"/>
      <w:marTop w:val="0"/>
      <w:marBottom w:val="0"/>
      <w:divBdr>
        <w:top w:val="none" w:sz="0" w:space="0" w:color="auto"/>
        <w:left w:val="none" w:sz="0" w:space="0" w:color="auto"/>
        <w:bottom w:val="none" w:sz="0" w:space="0" w:color="auto"/>
        <w:right w:val="none" w:sz="0" w:space="0" w:color="auto"/>
      </w:divBdr>
    </w:div>
    <w:div w:id="737483978">
      <w:bodyDiv w:val="1"/>
      <w:marLeft w:val="0"/>
      <w:marRight w:val="0"/>
      <w:marTop w:val="0"/>
      <w:marBottom w:val="0"/>
      <w:divBdr>
        <w:top w:val="none" w:sz="0" w:space="0" w:color="auto"/>
        <w:left w:val="none" w:sz="0" w:space="0" w:color="auto"/>
        <w:bottom w:val="none" w:sz="0" w:space="0" w:color="auto"/>
        <w:right w:val="none" w:sz="0" w:space="0" w:color="auto"/>
      </w:divBdr>
    </w:div>
    <w:div w:id="737485288">
      <w:bodyDiv w:val="1"/>
      <w:marLeft w:val="0"/>
      <w:marRight w:val="0"/>
      <w:marTop w:val="0"/>
      <w:marBottom w:val="0"/>
      <w:divBdr>
        <w:top w:val="none" w:sz="0" w:space="0" w:color="auto"/>
        <w:left w:val="none" w:sz="0" w:space="0" w:color="auto"/>
        <w:bottom w:val="none" w:sz="0" w:space="0" w:color="auto"/>
        <w:right w:val="none" w:sz="0" w:space="0" w:color="auto"/>
      </w:divBdr>
    </w:div>
    <w:div w:id="737554161">
      <w:bodyDiv w:val="1"/>
      <w:marLeft w:val="0"/>
      <w:marRight w:val="0"/>
      <w:marTop w:val="0"/>
      <w:marBottom w:val="0"/>
      <w:divBdr>
        <w:top w:val="none" w:sz="0" w:space="0" w:color="auto"/>
        <w:left w:val="none" w:sz="0" w:space="0" w:color="auto"/>
        <w:bottom w:val="none" w:sz="0" w:space="0" w:color="auto"/>
        <w:right w:val="none" w:sz="0" w:space="0" w:color="auto"/>
      </w:divBdr>
    </w:div>
    <w:div w:id="737674086">
      <w:bodyDiv w:val="1"/>
      <w:marLeft w:val="0"/>
      <w:marRight w:val="0"/>
      <w:marTop w:val="0"/>
      <w:marBottom w:val="0"/>
      <w:divBdr>
        <w:top w:val="none" w:sz="0" w:space="0" w:color="auto"/>
        <w:left w:val="none" w:sz="0" w:space="0" w:color="auto"/>
        <w:bottom w:val="none" w:sz="0" w:space="0" w:color="auto"/>
        <w:right w:val="none" w:sz="0" w:space="0" w:color="auto"/>
      </w:divBdr>
    </w:div>
    <w:div w:id="737753981">
      <w:bodyDiv w:val="1"/>
      <w:marLeft w:val="0"/>
      <w:marRight w:val="0"/>
      <w:marTop w:val="0"/>
      <w:marBottom w:val="0"/>
      <w:divBdr>
        <w:top w:val="none" w:sz="0" w:space="0" w:color="auto"/>
        <w:left w:val="none" w:sz="0" w:space="0" w:color="auto"/>
        <w:bottom w:val="none" w:sz="0" w:space="0" w:color="auto"/>
        <w:right w:val="none" w:sz="0" w:space="0" w:color="auto"/>
      </w:divBdr>
      <w:divsChild>
        <w:div w:id="4795435">
          <w:marLeft w:val="480"/>
          <w:marRight w:val="0"/>
          <w:marTop w:val="0"/>
          <w:marBottom w:val="0"/>
          <w:divBdr>
            <w:top w:val="none" w:sz="0" w:space="0" w:color="auto"/>
            <w:left w:val="none" w:sz="0" w:space="0" w:color="auto"/>
            <w:bottom w:val="none" w:sz="0" w:space="0" w:color="auto"/>
            <w:right w:val="none" w:sz="0" w:space="0" w:color="auto"/>
          </w:divBdr>
        </w:div>
        <w:div w:id="31225386">
          <w:marLeft w:val="480"/>
          <w:marRight w:val="0"/>
          <w:marTop w:val="0"/>
          <w:marBottom w:val="0"/>
          <w:divBdr>
            <w:top w:val="none" w:sz="0" w:space="0" w:color="auto"/>
            <w:left w:val="none" w:sz="0" w:space="0" w:color="auto"/>
            <w:bottom w:val="none" w:sz="0" w:space="0" w:color="auto"/>
            <w:right w:val="none" w:sz="0" w:space="0" w:color="auto"/>
          </w:divBdr>
        </w:div>
        <w:div w:id="79134452">
          <w:marLeft w:val="480"/>
          <w:marRight w:val="0"/>
          <w:marTop w:val="0"/>
          <w:marBottom w:val="0"/>
          <w:divBdr>
            <w:top w:val="none" w:sz="0" w:space="0" w:color="auto"/>
            <w:left w:val="none" w:sz="0" w:space="0" w:color="auto"/>
            <w:bottom w:val="none" w:sz="0" w:space="0" w:color="auto"/>
            <w:right w:val="none" w:sz="0" w:space="0" w:color="auto"/>
          </w:divBdr>
        </w:div>
        <w:div w:id="89544147">
          <w:marLeft w:val="480"/>
          <w:marRight w:val="0"/>
          <w:marTop w:val="0"/>
          <w:marBottom w:val="0"/>
          <w:divBdr>
            <w:top w:val="none" w:sz="0" w:space="0" w:color="auto"/>
            <w:left w:val="none" w:sz="0" w:space="0" w:color="auto"/>
            <w:bottom w:val="none" w:sz="0" w:space="0" w:color="auto"/>
            <w:right w:val="none" w:sz="0" w:space="0" w:color="auto"/>
          </w:divBdr>
        </w:div>
        <w:div w:id="116024586">
          <w:marLeft w:val="480"/>
          <w:marRight w:val="0"/>
          <w:marTop w:val="0"/>
          <w:marBottom w:val="0"/>
          <w:divBdr>
            <w:top w:val="none" w:sz="0" w:space="0" w:color="auto"/>
            <w:left w:val="none" w:sz="0" w:space="0" w:color="auto"/>
            <w:bottom w:val="none" w:sz="0" w:space="0" w:color="auto"/>
            <w:right w:val="none" w:sz="0" w:space="0" w:color="auto"/>
          </w:divBdr>
        </w:div>
        <w:div w:id="144128741">
          <w:marLeft w:val="480"/>
          <w:marRight w:val="0"/>
          <w:marTop w:val="0"/>
          <w:marBottom w:val="0"/>
          <w:divBdr>
            <w:top w:val="none" w:sz="0" w:space="0" w:color="auto"/>
            <w:left w:val="none" w:sz="0" w:space="0" w:color="auto"/>
            <w:bottom w:val="none" w:sz="0" w:space="0" w:color="auto"/>
            <w:right w:val="none" w:sz="0" w:space="0" w:color="auto"/>
          </w:divBdr>
        </w:div>
        <w:div w:id="182597298">
          <w:marLeft w:val="480"/>
          <w:marRight w:val="0"/>
          <w:marTop w:val="0"/>
          <w:marBottom w:val="0"/>
          <w:divBdr>
            <w:top w:val="none" w:sz="0" w:space="0" w:color="auto"/>
            <w:left w:val="none" w:sz="0" w:space="0" w:color="auto"/>
            <w:bottom w:val="none" w:sz="0" w:space="0" w:color="auto"/>
            <w:right w:val="none" w:sz="0" w:space="0" w:color="auto"/>
          </w:divBdr>
        </w:div>
        <w:div w:id="197743468">
          <w:marLeft w:val="480"/>
          <w:marRight w:val="0"/>
          <w:marTop w:val="0"/>
          <w:marBottom w:val="0"/>
          <w:divBdr>
            <w:top w:val="none" w:sz="0" w:space="0" w:color="auto"/>
            <w:left w:val="none" w:sz="0" w:space="0" w:color="auto"/>
            <w:bottom w:val="none" w:sz="0" w:space="0" w:color="auto"/>
            <w:right w:val="none" w:sz="0" w:space="0" w:color="auto"/>
          </w:divBdr>
        </w:div>
        <w:div w:id="199902989">
          <w:marLeft w:val="480"/>
          <w:marRight w:val="0"/>
          <w:marTop w:val="0"/>
          <w:marBottom w:val="0"/>
          <w:divBdr>
            <w:top w:val="none" w:sz="0" w:space="0" w:color="auto"/>
            <w:left w:val="none" w:sz="0" w:space="0" w:color="auto"/>
            <w:bottom w:val="none" w:sz="0" w:space="0" w:color="auto"/>
            <w:right w:val="none" w:sz="0" w:space="0" w:color="auto"/>
          </w:divBdr>
        </w:div>
        <w:div w:id="206723979">
          <w:marLeft w:val="480"/>
          <w:marRight w:val="0"/>
          <w:marTop w:val="0"/>
          <w:marBottom w:val="0"/>
          <w:divBdr>
            <w:top w:val="none" w:sz="0" w:space="0" w:color="auto"/>
            <w:left w:val="none" w:sz="0" w:space="0" w:color="auto"/>
            <w:bottom w:val="none" w:sz="0" w:space="0" w:color="auto"/>
            <w:right w:val="none" w:sz="0" w:space="0" w:color="auto"/>
          </w:divBdr>
        </w:div>
        <w:div w:id="265189448">
          <w:marLeft w:val="480"/>
          <w:marRight w:val="0"/>
          <w:marTop w:val="0"/>
          <w:marBottom w:val="0"/>
          <w:divBdr>
            <w:top w:val="none" w:sz="0" w:space="0" w:color="auto"/>
            <w:left w:val="none" w:sz="0" w:space="0" w:color="auto"/>
            <w:bottom w:val="none" w:sz="0" w:space="0" w:color="auto"/>
            <w:right w:val="none" w:sz="0" w:space="0" w:color="auto"/>
          </w:divBdr>
        </w:div>
        <w:div w:id="409039384">
          <w:marLeft w:val="480"/>
          <w:marRight w:val="0"/>
          <w:marTop w:val="0"/>
          <w:marBottom w:val="0"/>
          <w:divBdr>
            <w:top w:val="none" w:sz="0" w:space="0" w:color="auto"/>
            <w:left w:val="none" w:sz="0" w:space="0" w:color="auto"/>
            <w:bottom w:val="none" w:sz="0" w:space="0" w:color="auto"/>
            <w:right w:val="none" w:sz="0" w:space="0" w:color="auto"/>
          </w:divBdr>
        </w:div>
        <w:div w:id="426118457">
          <w:marLeft w:val="480"/>
          <w:marRight w:val="0"/>
          <w:marTop w:val="0"/>
          <w:marBottom w:val="0"/>
          <w:divBdr>
            <w:top w:val="none" w:sz="0" w:space="0" w:color="auto"/>
            <w:left w:val="none" w:sz="0" w:space="0" w:color="auto"/>
            <w:bottom w:val="none" w:sz="0" w:space="0" w:color="auto"/>
            <w:right w:val="none" w:sz="0" w:space="0" w:color="auto"/>
          </w:divBdr>
        </w:div>
        <w:div w:id="427123739">
          <w:marLeft w:val="480"/>
          <w:marRight w:val="0"/>
          <w:marTop w:val="0"/>
          <w:marBottom w:val="0"/>
          <w:divBdr>
            <w:top w:val="none" w:sz="0" w:space="0" w:color="auto"/>
            <w:left w:val="none" w:sz="0" w:space="0" w:color="auto"/>
            <w:bottom w:val="none" w:sz="0" w:space="0" w:color="auto"/>
            <w:right w:val="none" w:sz="0" w:space="0" w:color="auto"/>
          </w:divBdr>
        </w:div>
        <w:div w:id="439447577">
          <w:marLeft w:val="480"/>
          <w:marRight w:val="0"/>
          <w:marTop w:val="0"/>
          <w:marBottom w:val="0"/>
          <w:divBdr>
            <w:top w:val="none" w:sz="0" w:space="0" w:color="auto"/>
            <w:left w:val="none" w:sz="0" w:space="0" w:color="auto"/>
            <w:bottom w:val="none" w:sz="0" w:space="0" w:color="auto"/>
            <w:right w:val="none" w:sz="0" w:space="0" w:color="auto"/>
          </w:divBdr>
        </w:div>
        <w:div w:id="450901944">
          <w:marLeft w:val="480"/>
          <w:marRight w:val="0"/>
          <w:marTop w:val="0"/>
          <w:marBottom w:val="0"/>
          <w:divBdr>
            <w:top w:val="none" w:sz="0" w:space="0" w:color="auto"/>
            <w:left w:val="none" w:sz="0" w:space="0" w:color="auto"/>
            <w:bottom w:val="none" w:sz="0" w:space="0" w:color="auto"/>
            <w:right w:val="none" w:sz="0" w:space="0" w:color="auto"/>
          </w:divBdr>
        </w:div>
        <w:div w:id="474032609">
          <w:marLeft w:val="480"/>
          <w:marRight w:val="0"/>
          <w:marTop w:val="0"/>
          <w:marBottom w:val="0"/>
          <w:divBdr>
            <w:top w:val="none" w:sz="0" w:space="0" w:color="auto"/>
            <w:left w:val="none" w:sz="0" w:space="0" w:color="auto"/>
            <w:bottom w:val="none" w:sz="0" w:space="0" w:color="auto"/>
            <w:right w:val="none" w:sz="0" w:space="0" w:color="auto"/>
          </w:divBdr>
        </w:div>
        <w:div w:id="541287779">
          <w:marLeft w:val="480"/>
          <w:marRight w:val="0"/>
          <w:marTop w:val="0"/>
          <w:marBottom w:val="0"/>
          <w:divBdr>
            <w:top w:val="none" w:sz="0" w:space="0" w:color="auto"/>
            <w:left w:val="none" w:sz="0" w:space="0" w:color="auto"/>
            <w:bottom w:val="none" w:sz="0" w:space="0" w:color="auto"/>
            <w:right w:val="none" w:sz="0" w:space="0" w:color="auto"/>
          </w:divBdr>
        </w:div>
        <w:div w:id="547038051">
          <w:marLeft w:val="480"/>
          <w:marRight w:val="0"/>
          <w:marTop w:val="0"/>
          <w:marBottom w:val="0"/>
          <w:divBdr>
            <w:top w:val="none" w:sz="0" w:space="0" w:color="auto"/>
            <w:left w:val="none" w:sz="0" w:space="0" w:color="auto"/>
            <w:bottom w:val="none" w:sz="0" w:space="0" w:color="auto"/>
            <w:right w:val="none" w:sz="0" w:space="0" w:color="auto"/>
          </w:divBdr>
        </w:div>
        <w:div w:id="559899224">
          <w:marLeft w:val="480"/>
          <w:marRight w:val="0"/>
          <w:marTop w:val="0"/>
          <w:marBottom w:val="0"/>
          <w:divBdr>
            <w:top w:val="none" w:sz="0" w:space="0" w:color="auto"/>
            <w:left w:val="none" w:sz="0" w:space="0" w:color="auto"/>
            <w:bottom w:val="none" w:sz="0" w:space="0" w:color="auto"/>
            <w:right w:val="none" w:sz="0" w:space="0" w:color="auto"/>
          </w:divBdr>
        </w:div>
        <w:div w:id="588008534">
          <w:marLeft w:val="480"/>
          <w:marRight w:val="0"/>
          <w:marTop w:val="0"/>
          <w:marBottom w:val="0"/>
          <w:divBdr>
            <w:top w:val="none" w:sz="0" w:space="0" w:color="auto"/>
            <w:left w:val="none" w:sz="0" w:space="0" w:color="auto"/>
            <w:bottom w:val="none" w:sz="0" w:space="0" w:color="auto"/>
            <w:right w:val="none" w:sz="0" w:space="0" w:color="auto"/>
          </w:divBdr>
        </w:div>
        <w:div w:id="677465842">
          <w:marLeft w:val="480"/>
          <w:marRight w:val="0"/>
          <w:marTop w:val="0"/>
          <w:marBottom w:val="0"/>
          <w:divBdr>
            <w:top w:val="none" w:sz="0" w:space="0" w:color="auto"/>
            <w:left w:val="none" w:sz="0" w:space="0" w:color="auto"/>
            <w:bottom w:val="none" w:sz="0" w:space="0" w:color="auto"/>
            <w:right w:val="none" w:sz="0" w:space="0" w:color="auto"/>
          </w:divBdr>
        </w:div>
        <w:div w:id="703869040">
          <w:marLeft w:val="480"/>
          <w:marRight w:val="0"/>
          <w:marTop w:val="0"/>
          <w:marBottom w:val="0"/>
          <w:divBdr>
            <w:top w:val="none" w:sz="0" w:space="0" w:color="auto"/>
            <w:left w:val="none" w:sz="0" w:space="0" w:color="auto"/>
            <w:bottom w:val="none" w:sz="0" w:space="0" w:color="auto"/>
            <w:right w:val="none" w:sz="0" w:space="0" w:color="auto"/>
          </w:divBdr>
        </w:div>
        <w:div w:id="738746634">
          <w:marLeft w:val="480"/>
          <w:marRight w:val="0"/>
          <w:marTop w:val="0"/>
          <w:marBottom w:val="0"/>
          <w:divBdr>
            <w:top w:val="none" w:sz="0" w:space="0" w:color="auto"/>
            <w:left w:val="none" w:sz="0" w:space="0" w:color="auto"/>
            <w:bottom w:val="none" w:sz="0" w:space="0" w:color="auto"/>
            <w:right w:val="none" w:sz="0" w:space="0" w:color="auto"/>
          </w:divBdr>
        </w:div>
        <w:div w:id="739211834">
          <w:marLeft w:val="480"/>
          <w:marRight w:val="0"/>
          <w:marTop w:val="0"/>
          <w:marBottom w:val="0"/>
          <w:divBdr>
            <w:top w:val="none" w:sz="0" w:space="0" w:color="auto"/>
            <w:left w:val="none" w:sz="0" w:space="0" w:color="auto"/>
            <w:bottom w:val="none" w:sz="0" w:space="0" w:color="auto"/>
            <w:right w:val="none" w:sz="0" w:space="0" w:color="auto"/>
          </w:divBdr>
        </w:div>
        <w:div w:id="795611155">
          <w:marLeft w:val="480"/>
          <w:marRight w:val="0"/>
          <w:marTop w:val="0"/>
          <w:marBottom w:val="0"/>
          <w:divBdr>
            <w:top w:val="none" w:sz="0" w:space="0" w:color="auto"/>
            <w:left w:val="none" w:sz="0" w:space="0" w:color="auto"/>
            <w:bottom w:val="none" w:sz="0" w:space="0" w:color="auto"/>
            <w:right w:val="none" w:sz="0" w:space="0" w:color="auto"/>
          </w:divBdr>
        </w:div>
        <w:div w:id="800728853">
          <w:marLeft w:val="480"/>
          <w:marRight w:val="0"/>
          <w:marTop w:val="0"/>
          <w:marBottom w:val="0"/>
          <w:divBdr>
            <w:top w:val="none" w:sz="0" w:space="0" w:color="auto"/>
            <w:left w:val="none" w:sz="0" w:space="0" w:color="auto"/>
            <w:bottom w:val="none" w:sz="0" w:space="0" w:color="auto"/>
            <w:right w:val="none" w:sz="0" w:space="0" w:color="auto"/>
          </w:divBdr>
        </w:div>
        <w:div w:id="812718740">
          <w:marLeft w:val="480"/>
          <w:marRight w:val="0"/>
          <w:marTop w:val="0"/>
          <w:marBottom w:val="0"/>
          <w:divBdr>
            <w:top w:val="none" w:sz="0" w:space="0" w:color="auto"/>
            <w:left w:val="none" w:sz="0" w:space="0" w:color="auto"/>
            <w:bottom w:val="none" w:sz="0" w:space="0" w:color="auto"/>
            <w:right w:val="none" w:sz="0" w:space="0" w:color="auto"/>
          </w:divBdr>
        </w:div>
        <w:div w:id="824711767">
          <w:marLeft w:val="480"/>
          <w:marRight w:val="0"/>
          <w:marTop w:val="0"/>
          <w:marBottom w:val="0"/>
          <w:divBdr>
            <w:top w:val="none" w:sz="0" w:space="0" w:color="auto"/>
            <w:left w:val="none" w:sz="0" w:space="0" w:color="auto"/>
            <w:bottom w:val="none" w:sz="0" w:space="0" w:color="auto"/>
            <w:right w:val="none" w:sz="0" w:space="0" w:color="auto"/>
          </w:divBdr>
        </w:div>
        <w:div w:id="827944538">
          <w:marLeft w:val="480"/>
          <w:marRight w:val="0"/>
          <w:marTop w:val="0"/>
          <w:marBottom w:val="0"/>
          <w:divBdr>
            <w:top w:val="none" w:sz="0" w:space="0" w:color="auto"/>
            <w:left w:val="none" w:sz="0" w:space="0" w:color="auto"/>
            <w:bottom w:val="none" w:sz="0" w:space="0" w:color="auto"/>
            <w:right w:val="none" w:sz="0" w:space="0" w:color="auto"/>
          </w:divBdr>
        </w:div>
        <w:div w:id="871039172">
          <w:marLeft w:val="480"/>
          <w:marRight w:val="0"/>
          <w:marTop w:val="0"/>
          <w:marBottom w:val="0"/>
          <w:divBdr>
            <w:top w:val="none" w:sz="0" w:space="0" w:color="auto"/>
            <w:left w:val="none" w:sz="0" w:space="0" w:color="auto"/>
            <w:bottom w:val="none" w:sz="0" w:space="0" w:color="auto"/>
            <w:right w:val="none" w:sz="0" w:space="0" w:color="auto"/>
          </w:divBdr>
        </w:div>
        <w:div w:id="921908790">
          <w:marLeft w:val="480"/>
          <w:marRight w:val="0"/>
          <w:marTop w:val="0"/>
          <w:marBottom w:val="0"/>
          <w:divBdr>
            <w:top w:val="none" w:sz="0" w:space="0" w:color="auto"/>
            <w:left w:val="none" w:sz="0" w:space="0" w:color="auto"/>
            <w:bottom w:val="none" w:sz="0" w:space="0" w:color="auto"/>
            <w:right w:val="none" w:sz="0" w:space="0" w:color="auto"/>
          </w:divBdr>
        </w:div>
        <w:div w:id="931088086">
          <w:marLeft w:val="480"/>
          <w:marRight w:val="0"/>
          <w:marTop w:val="0"/>
          <w:marBottom w:val="0"/>
          <w:divBdr>
            <w:top w:val="none" w:sz="0" w:space="0" w:color="auto"/>
            <w:left w:val="none" w:sz="0" w:space="0" w:color="auto"/>
            <w:bottom w:val="none" w:sz="0" w:space="0" w:color="auto"/>
            <w:right w:val="none" w:sz="0" w:space="0" w:color="auto"/>
          </w:divBdr>
        </w:div>
        <w:div w:id="938635349">
          <w:marLeft w:val="480"/>
          <w:marRight w:val="0"/>
          <w:marTop w:val="0"/>
          <w:marBottom w:val="0"/>
          <w:divBdr>
            <w:top w:val="none" w:sz="0" w:space="0" w:color="auto"/>
            <w:left w:val="none" w:sz="0" w:space="0" w:color="auto"/>
            <w:bottom w:val="none" w:sz="0" w:space="0" w:color="auto"/>
            <w:right w:val="none" w:sz="0" w:space="0" w:color="auto"/>
          </w:divBdr>
        </w:div>
        <w:div w:id="995838962">
          <w:marLeft w:val="480"/>
          <w:marRight w:val="0"/>
          <w:marTop w:val="0"/>
          <w:marBottom w:val="0"/>
          <w:divBdr>
            <w:top w:val="none" w:sz="0" w:space="0" w:color="auto"/>
            <w:left w:val="none" w:sz="0" w:space="0" w:color="auto"/>
            <w:bottom w:val="none" w:sz="0" w:space="0" w:color="auto"/>
            <w:right w:val="none" w:sz="0" w:space="0" w:color="auto"/>
          </w:divBdr>
        </w:div>
        <w:div w:id="1014500150">
          <w:marLeft w:val="480"/>
          <w:marRight w:val="0"/>
          <w:marTop w:val="0"/>
          <w:marBottom w:val="0"/>
          <w:divBdr>
            <w:top w:val="none" w:sz="0" w:space="0" w:color="auto"/>
            <w:left w:val="none" w:sz="0" w:space="0" w:color="auto"/>
            <w:bottom w:val="none" w:sz="0" w:space="0" w:color="auto"/>
            <w:right w:val="none" w:sz="0" w:space="0" w:color="auto"/>
          </w:divBdr>
        </w:div>
      </w:divsChild>
    </w:div>
    <w:div w:id="737899607">
      <w:bodyDiv w:val="1"/>
      <w:marLeft w:val="0"/>
      <w:marRight w:val="0"/>
      <w:marTop w:val="0"/>
      <w:marBottom w:val="0"/>
      <w:divBdr>
        <w:top w:val="none" w:sz="0" w:space="0" w:color="auto"/>
        <w:left w:val="none" w:sz="0" w:space="0" w:color="auto"/>
        <w:bottom w:val="none" w:sz="0" w:space="0" w:color="auto"/>
        <w:right w:val="none" w:sz="0" w:space="0" w:color="auto"/>
      </w:divBdr>
      <w:divsChild>
        <w:div w:id="73167267">
          <w:marLeft w:val="480"/>
          <w:marRight w:val="0"/>
          <w:marTop w:val="0"/>
          <w:marBottom w:val="0"/>
          <w:divBdr>
            <w:top w:val="none" w:sz="0" w:space="0" w:color="auto"/>
            <w:left w:val="none" w:sz="0" w:space="0" w:color="auto"/>
            <w:bottom w:val="none" w:sz="0" w:space="0" w:color="auto"/>
            <w:right w:val="none" w:sz="0" w:space="0" w:color="auto"/>
          </w:divBdr>
        </w:div>
        <w:div w:id="148056346">
          <w:marLeft w:val="480"/>
          <w:marRight w:val="0"/>
          <w:marTop w:val="0"/>
          <w:marBottom w:val="0"/>
          <w:divBdr>
            <w:top w:val="none" w:sz="0" w:space="0" w:color="auto"/>
            <w:left w:val="none" w:sz="0" w:space="0" w:color="auto"/>
            <w:bottom w:val="none" w:sz="0" w:space="0" w:color="auto"/>
            <w:right w:val="none" w:sz="0" w:space="0" w:color="auto"/>
          </w:divBdr>
        </w:div>
        <w:div w:id="236670857">
          <w:marLeft w:val="480"/>
          <w:marRight w:val="0"/>
          <w:marTop w:val="0"/>
          <w:marBottom w:val="0"/>
          <w:divBdr>
            <w:top w:val="none" w:sz="0" w:space="0" w:color="auto"/>
            <w:left w:val="none" w:sz="0" w:space="0" w:color="auto"/>
            <w:bottom w:val="none" w:sz="0" w:space="0" w:color="auto"/>
            <w:right w:val="none" w:sz="0" w:space="0" w:color="auto"/>
          </w:divBdr>
        </w:div>
        <w:div w:id="259260745">
          <w:marLeft w:val="480"/>
          <w:marRight w:val="0"/>
          <w:marTop w:val="0"/>
          <w:marBottom w:val="0"/>
          <w:divBdr>
            <w:top w:val="none" w:sz="0" w:space="0" w:color="auto"/>
            <w:left w:val="none" w:sz="0" w:space="0" w:color="auto"/>
            <w:bottom w:val="none" w:sz="0" w:space="0" w:color="auto"/>
            <w:right w:val="none" w:sz="0" w:space="0" w:color="auto"/>
          </w:divBdr>
        </w:div>
        <w:div w:id="269778117">
          <w:marLeft w:val="480"/>
          <w:marRight w:val="0"/>
          <w:marTop w:val="0"/>
          <w:marBottom w:val="0"/>
          <w:divBdr>
            <w:top w:val="none" w:sz="0" w:space="0" w:color="auto"/>
            <w:left w:val="none" w:sz="0" w:space="0" w:color="auto"/>
            <w:bottom w:val="none" w:sz="0" w:space="0" w:color="auto"/>
            <w:right w:val="none" w:sz="0" w:space="0" w:color="auto"/>
          </w:divBdr>
        </w:div>
        <w:div w:id="315649518">
          <w:marLeft w:val="480"/>
          <w:marRight w:val="0"/>
          <w:marTop w:val="0"/>
          <w:marBottom w:val="0"/>
          <w:divBdr>
            <w:top w:val="none" w:sz="0" w:space="0" w:color="auto"/>
            <w:left w:val="none" w:sz="0" w:space="0" w:color="auto"/>
            <w:bottom w:val="none" w:sz="0" w:space="0" w:color="auto"/>
            <w:right w:val="none" w:sz="0" w:space="0" w:color="auto"/>
          </w:divBdr>
        </w:div>
        <w:div w:id="368073083">
          <w:marLeft w:val="480"/>
          <w:marRight w:val="0"/>
          <w:marTop w:val="0"/>
          <w:marBottom w:val="0"/>
          <w:divBdr>
            <w:top w:val="none" w:sz="0" w:space="0" w:color="auto"/>
            <w:left w:val="none" w:sz="0" w:space="0" w:color="auto"/>
            <w:bottom w:val="none" w:sz="0" w:space="0" w:color="auto"/>
            <w:right w:val="none" w:sz="0" w:space="0" w:color="auto"/>
          </w:divBdr>
        </w:div>
        <w:div w:id="383023602">
          <w:marLeft w:val="480"/>
          <w:marRight w:val="0"/>
          <w:marTop w:val="0"/>
          <w:marBottom w:val="0"/>
          <w:divBdr>
            <w:top w:val="none" w:sz="0" w:space="0" w:color="auto"/>
            <w:left w:val="none" w:sz="0" w:space="0" w:color="auto"/>
            <w:bottom w:val="none" w:sz="0" w:space="0" w:color="auto"/>
            <w:right w:val="none" w:sz="0" w:space="0" w:color="auto"/>
          </w:divBdr>
        </w:div>
        <w:div w:id="432825653">
          <w:marLeft w:val="480"/>
          <w:marRight w:val="0"/>
          <w:marTop w:val="0"/>
          <w:marBottom w:val="0"/>
          <w:divBdr>
            <w:top w:val="none" w:sz="0" w:space="0" w:color="auto"/>
            <w:left w:val="none" w:sz="0" w:space="0" w:color="auto"/>
            <w:bottom w:val="none" w:sz="0" w:space="0" w:color="auto"/>
            <w:right w:val="none" w:sz="0" w:space="0" w:color="auto"/>
          </w:divBdr>
        </w:div>
        <w:div w:id="594826114">
          <w:marLeft w:val="480"/>
          <w:marRight w:val="0"/>
          <w:marTop w:val="0"/>
          <w:marBottom w:val="0"/>
          <w:divBdr>
            <w:top w:val="none" w:sz="0" w:space="0" w:color="auto"/>
            <w:left w:val="none" w:sz="0" w:space="0" w:color="auto"/>
            <w:bottom w:val="none" w:sz="0" w:space="0" w:color="auto"/>
            <w:right w:val="none" w:sz="0" w:space="0" w:color="auto"/>
          </w:divBdr>
        </w:div>
        <w:div w:id="599224075">
          <w:marLeft w:val="480"/>
          <w:marRight w:val="0"/>
          <w:marTop w:val="0"/>
          <w:marBottom w:val="0"/>
          <w:divBdr>
            <w:top w:val="none" w:sz="0" w:space="0" w:color="auto"/>
            <w:left w:val="none" w:sz="0" w:space="0" w:color="auto"/>
            <w:bottom w:val="none" w:sz="0" w:space="0" w:color="auto"/>
            <w:right w:val="none" w:sz="0" w:space="0" w:color="auto"/>
          </w:divBdr>
        </w:div>
        <w:div w:id="633216456">
          <w:marLeft w:val="480"/>
          <w:marRight w:val="0"/>
          <w:marTop w:val="0"/>
          <w:marBottom w:val="0"/>
          <w:divBdr>
            <w:top w:val="none" w:sz="0" w:space="0" w:color="auto"/>
            <w:left w:val="none" w:sz="0" w:space="0" w:color="auto"/>
            <w:bottom w:val="none" w:sz="0" w:space="0" w:color="auto"/>
            <w:right w:val="none" w:sz="0" w:space="0" w:color="auto"/>
          </w:divBdr>
        </w:div>
        <w:div w:id="644894730">
          <w:marLeft w:val="480"/>
          <w:marRight w:val="0"/>
          <w:marTop w:val="0"/>
          <w:marBottom w:val="0"/>
          <w:divBdr>
            <w:top w:val="none" w:sz="0" w:space="0" w:color="auto"/>
            <w:left w:val="none" w:sz="0" w:space="0" w:color="auto"/>
            <w:bottom w:val="none" w:sz="0" w:space="0" w:color="auto"/>
            <w:right w:val="none" w:sz="0" w:space="0" w:color="auto"/>
          </w:divBdr>
        </w:div>
        <w:div w:id="758796336">
          <w:marLeft w:val="480"/>
          <w:marRight w:val="0"/>
          <w:marTop w:val="0"/>
          <w:marBottom w:val="0"/>
          <w:divBdr>
            <w:top w:val="none" w:sz="0" w:space="0" w:color="auto"/>
            <w:left w:val="none" w:sz="0" w:space="0" w:color="auto"/>
            <w:bottom w:val="none" w:sz="0" w:space="0" w:color="auto"/>
            <w:right w:val="none" w:sz="0" w:space="0" w:color="auto"/>
          </w:divBdr>
        </w:div>
        <w:div w:id="782118359">
          <w:marLeft w:val="480"/>
          <w:marRight w:val="0"/>
          <w:marTop w:val="0"/>
          <w:marBottom w:val="0"/>
          <w:divBdr>
            <w:top w:val="none" w:sz="0" w:space="0" w:color="auto"/>
            <w:left w:val="none" w:sz="0" w:space="0" w:color="auto"/>
            <w:bottom w:val="none" w:sz="0" w:space="0" w:color="auto"/>
            <w:right w:val="none" w:sz="0" w:space="0" w:color="auto"/>
          </w:divBdr>
        </w:div>
        <w:div w:id="843277884">
          <w:marLeft w:val="480"/>
          <w:marRight w:val="0"/>
          <w:marTop w:val="0"/>
          <w:marBottom w:val="0"/>
          <w:divBdr>
            <w:top w:val="none" w:sz="0" w:space="0" w:color="auto"/>
            <w:left w:val="none" w:sz="0" w:space="0" w:color="auto"/>
            <w:bottom w:val="none" w:sz="0" w:space="0" w:color="auto"/>
            <w:right w:val="none" w:sz="0" w:space="0" w:color="auto"/>
          </w:divBdr>
        </w:div>
        <w:div w:id="845021634">
          <w:marLeft w:val="480"/>
          <w:marRight w:val="0"/>
          <w:marTop w:val="0"/>
          <w:marBottom w:val="0"/>
          <w:divBdr>
            <w:top w:val="none" w:sz="0" w:space="0" w:color="auto"/>
            <w:left w:val="none" w:sz="0" w:space="0" w:color="auto"/>
            <w:bottom w:val="none" w:sz="0" w:space="0" w:color="auto"/>
            <w:right w:val="none" w:sz="0" w:space="0" w:color="auto"/>
          </w:divBdr>
        </w:div>
        <w:div w:id="899288024">
          <w:marLeft w:val="480"/>
          <w:marRight w:val="0"/>
          <w:marTop w:val="0"/>
          <w:marBottom w:val="0"/>
          <w:divBdr>
            <w:top w:val="none" w:sz="0" w:space="0" w:color="auto"/>
            <w:left w:val="none" w:sz="0" w:space="0" w:color="auto"/>
            <w:bottom w:val="none" w:sz="0" w:space="0" w:color="auto"/>
            <w:right w:val="none" w:sz="0" w:space="0" w:color="auto"/>
          </w:divBdr>
        </w:div>
        <w:div w:id="982926258">
          <w:marLeft w:val="480"/>
          <w:marRight w:val="0"/>
          <w:marTop w:val="0"/>
          <w:marBottom w:val="0"/>
          <w:divBdr>
            <w:top w:val="none" w:sz="0" w:space="0" w:color="auto"/>
            <w:left w:val="none" w:sz="0" w:space="0" w:color="auto"/>
            <w:bottom w:val="none" w:sz="0" w:space="0" w:color="auto"/>
            <w:right w:val="none" w:sz="0" w:space="0" w:color="auto"/>
          </w:divBdr>
        </w:div>
      </w:divsChild>
    </w:div>
    <w:div w:id="738137681">
      <w:bodyDiv w:val="1"/>
      <w:marLeft w:val="0"/>
      <w:marRight w:val="0"/>
      <w:marTop w:val="0"/>
      <w:marBottom w:val="0"/>
      <w:divBdr>
        <w:top w:val="none" w:sz="0" w:space="0" w:color="auto"/>
        <w:left w:val="none" w:sz="0" w:space="0" w:color="auto"/>
        <w:bottom w:val="none" w:sz="0" w:space="0" w:color="auto"/>
        <w:right w:val="none" w:sz="0" w:space="0" w:color="auto"/>
      </w:divBdr>
    </w:div>
    <w:div w:id="738482826">
      <w:bodyDiv w:val="1"/>
      <w:marLeft w:val="0"/>
      <w:marRight w:val="0"/>
      <w:marTop w:val="0"/>
      <w:marBottom w:val="0"/>
      <w:divBdr>
        <w:top w:val="none" w:sz="0" w:space="0" w:color="auto"/>
        <w:left w:val="none" w:sz="0" w:space="0" w:color="auto"/>
        <w:bottom w:val="none" w:sz="0" w:space="0" w:color="auto"/>
        <w:right w:val="none" w:sz="0" w:space="0" w:color="auto"/>
      </w:divBdr>
    </w:div>
    <w:div w:id="738793200">
      <w:bodyDiv w:val="1"/>
      <w:marLeft w:val="0"/>
      <w:marRight w:val="0"/>
      <w:marTop w:val="0"/>
      <w:marBottom w:val="0"/>
      <w:divBdr>
        <w:top w:val="none" w:sz="0" w:space="0" w:color="auto"/>
        <w:left w:val="none" w:sz="0" w:space="0" w:color="auto"/>
        <w:bottom w:val="none" w:sz="0" w:space="0" w:color="auto"/>
        <w:right w:val="none" w:sz="0" w:space="0" w:color="auto"/>
      </w:divBdr>
    </w:div>
    <w:div w:id="739255303">
      <w:bodyDiv w:val="1"/>
      <w:marLeft w:val="0"/>
      <w:marRight w:val="0"/>
      <w:marTop w:val="0"/>
      <w:marBottom w:val="0"/>
      <w:divBdr>
        <w:top w:val="none" w:sz="0" w:space="0" w:color="auto"/>
        <w:left w:val="none" w:sz="0" w:space="0" w:color="auto"/>
        <w:bottom w:val="none" w:sz="0" w:space="0" w:color="auto"/>
        <w:right w:val="none" w:sz="0" w:space="0" w:color="auto"/>
      </w:divBdr>
    </w:div>
    <w:div w:id="739517620">
      <w:bodyDiv w:val="1"/>
      <w:marLeft w:val="0"/>
      <w:marRight w:val="0"/>
      <w:marTop w:val="0"/>
      <w:marBottom w:val="0"/>
      <w:divBdr>
        <w:top w:val="none" w:sz="0" w:space="0" w:color="auto"/>
        <w:left w:val="none" w:sz="0" w:space="0" w:color="auto"/>
        <w:bottom w:val="none" w:sz="0" w:space="0" w:color="auto"/>
        <w:right w:val="none" w:sz="0" w:space="0" w:color="auto"/>
      </w:divBdr>
    </w:div>
    <w:div w:id="739790978">
      <w:bodyDiv w:val="1"/>
      <w:marLeft w:val="0"/>
      <w:marRight w:val="0"/>
      <w:marTop w:val="0"/>
      <w:marBottom w:val="0"/>
      <w:divBdr>
        <w:top w:val="none" w:sz="0" w:space="0" w:color="auto"/>
        <w:left w:val="none" w:sz="0" w:space="0" w:color="auto"/>
        <w:bottom w:val="none" w:sz="0" w:space="0" w:color="auto"/>
        <w:right w:val="none" w:sz="0" w:space="0" w:color="auto"/>
      </w:divBdr>
    </w:div>
    <w:div w:id="739911118">
      <w:bodyDiv w:val="1"/>
      <w:marLeft w:val="0"/>
      <w:marRight w:val="0"/>
      <w:marTop w:val="0"/>
      <w:marBottom w:val="0"/>
      <w:divBdr>
        <w:top w:val="none" w:sz="0" w:space="0" w:color="auto"/>
        <w:left w:val="none" w:sz="0" w:space="0" w:color="auto"/>
        <w:bottom w:val="none" w:sz="0" w:space="0" w:color="auto"/>
        <w:right w:val="none" w:sz="0" w:space="0" w:color="auto"/>
      </w:divBdr>
    </w:div>
    <w:div w:id="740099505">
      <w:bodyDiv w:val="1"/>
      <w:marLeft w:val="0"/>
      <w:marRight w:val="0"/>
      <w:marTop w:val="0"/>
      <w:marBottom w:val="0"/>
      <w:divBdr>
        <w:top w:val="none" w:sz="0" w:space="0" w:color="auto"/>
        <w:left w:val="none" w:sz="0" w:space="0" w:color="auto"/>
        <w:bottom w:val="none" w:sz="0" w:space="0" w:color="auto"/>
        <w:right w:val="none" w:sz="0" w:space="0" w:color="auto"/>
      </w:divBdr>
    </w:div>
    <w:div w:id="740635412">
      <w:bodyDiv w:val="1"/>
      <w:marLeft w:val="0"/>
      <w:marRight w:val="0"/>
      <w:marTop w:val="0"/>
      <w:marBottom w:val="0"/>
      <w:divBdr>
        <w:top w:val="none" w:sz="0" w:space="0" w:color="auto"/>
        <w:left w:val="none" w:sz="0" w:space="0" w:color="auto"/>
        <w:bottom w:val="none" w:sz="0" w:space="0" w:color="auto"/>
        <w:right w:val="none" w:sz="0" w:space="0" w:color="auto"/>
      </w:divBdr>
    </w:div>
    <w:div w:id="741222451">
      <w:bodyDiv w:val="1"/>
      <w:marLeft w:val="0"/>
      <w:marRight w:val="0"/>
      <w:marTop w:val="0"/>
      <w:marBottom w:val="0"/>
      <w:divBdr>
        <w:top w:val="none" w:sz="0" w:space="0" w:color="auto"/>
        <w:left w:val="none" w:sz="0" w:space="0" w:color="auto"/>
        <w:bottom w:val="none" w:sz="0" w:space="0" w:color="auto"/>
        <w:right w:val="none" w:sz="0" w:space="0" w:color="auto"/>
      </w:divBdr>
    </w:div>
    <w:div w:id="741563677">
      <w:bodyDiv w:val="1"/>
      <w:marLeft w:val="0"/>
      <w:marRight w:val="0"/>
      <w:marTop w:val="0"/>
      <w:marBottom w:val="0"/>
      <w:divBdr>
        <w:top w:val="none" w:sz="0" w:space="0" w:color="auto"/>
        <w:left w:val="none" w:sz="0" w:space="0" w:color="auto"/>
        <w:bottom w:val="none" w:sz="0" w:space="0" w:color="auto"/>
        <w:right w:val="none" w:sz="0" w:space="0" w:color="auto"/>
      </w:divBdr>
    </w:div>
    <w:div w:id="741676560">
      <w:bodyDiv w:val="1"/>
      <w:marLeft w:val="0"/>
      <w:marRight w:val="0"/>
      <w:marTop w:val="0"/>
      <w:marBottom w:val="0"/>
      <w:divBdr>
        <w:top w:val="none" w:sz="0" w:space="0" w:color="auto"/>
        <w:left w:val="none" w:sz="0" w:space="0" w:color="auto"/>
        <w:bottom w:val="none" w:sz="0" w:space="0" w:color="auto"/>
        <w:right w:val="none" w:sz="0" w:space="0" w:color="auto"/>
      </w:divBdr>
    </w:div>
    <w:div w:id="741753006">
      <w:bodyDiv w:val="1"/>
      <w:marLeft w:val="0"/>
      <w:marRight w:val="0"/>
      <w:marTop w:val="0"/>
      <w:marBottom w:val="0"/>
      <w:divBdr>
        <w:top w:val="none" w:sz="0" w:space="0" w:color="auto"/>
        <w:left w:val="none" w:sz="0" w:space="0" w:color="auto"/>
        <w:bottom w:val="none" w:sz="0" w:space="0" w:color="auto"/>
        <w:right w:val="none" w:sz="0" w:space="0" w:color="auto"/>
      </w:divBdr>
      <w:divsChild>
        <w:div w:id="22363601">
          <w:marLeft w:val="480"/>
          <w:marRight w:val="0"/>
          <w:marTop w:val="0"/>
          <w:marBottom w:val="0"/>
          <w:divBdr>
            <w:top w:val="none" w:sz="0" w:space="0" w:color="auto"/>
            <w:left w:val="none" w:sz="0" w:space="0" w:color="auto"/>
            <w:bottom w:val="none" w:sz="0" w:space="0" w:color="auto"/>
            <w:right w:val="none" w:sz="0" w:space="0" w:color="auto"/>
          </w:divBdr>
        </w:div>
        <w:div w:id="170339811">
          <w:marLeft w:val="480"/>
          <w:marRight w:val="0"/>
          <w:marTop w:val="0"/>
          <w:marBottom w:val="0"/>
          <w:divBdr>
            <w:top w:val="none" w:sz="0" w:space="0" w:color="auto"/>
            <w:left w:val="none" w:sz="0" w:space="0" w:color="auto"/>
            <w:bottom w:val="none" w:sz="0" w:space="0" w:color="auto"/>
            <w:right w:val="none" w:sz="0" w:space="0" w:color="auto"/>
          </w:divBdr>
        </w:div>
        <w:div w:id="173498226">
          <w:marLeft w:val="480"/>
          <w:marRight w:val="0"/>
          <w:marTop w:val="0"/>
          <w:marBottom w:val="0"/>
          <w:divBdr>
            <w:top w:val="none" w:sz="0" w:space="0" w:color="auto"/>
            <w:left w:val="none" w:sz="0" w:space="0" w:color="auto"/>
            <w:bottom w:val="none" w:sz="0" w:space="0" w:color="auto"/>
            <w:right w:val="none" w:sz="0" w:space="0" w:color="auto"/>
          </w:divBdr>
        </w:div>
        <w:div w:id="207494817">
          <w:marLeft w:val="480"/>
          <w:marRight w:val="0"/>
          <w:marTop w:val="0"/>
          <w:marBottom w:val="0"/>
          <w:divBdr>
            <w:top w:val="none" w:sz="0" w:space="0" w:color="auto"/>
            <w:left w:val="none" w:sz="0" w:space="0" w:color="auto"/>
            <w:bottom w:val="none" w:sz="0" w:space="0" w:color="auto"/>
            <w:right w:val="none" w:sz="0" w:space="0" w:color="auto"/>
          </w:divBdr>
        </w:div>
        <w:div w:id="232201401">
          <w:marLeft w:val="480"/>
          <w:marRight w:val="0"/>
          <w:marTop w:val="0"/>
          <w:marBottom w:val="0"/>
          <w:divBdr>
            <w:top w:val="none" w:sz="0" w:space="0" w:color="auto"/>
            <w:left w:val="none" w:sz="0" w:space="0" w:color="auto"/>
            <w:bottom w:val="none" w:sz="0" w:space="0" w:color="auto"/>
            <w:right w:val="none" w:sz="0" w:space="0" w:color="auto"/>
          </w:divBdr>
        </w:div>
        <w:div w:id="262688087">
          <w:marLeft w:val="480"/>
          <w:marRight w:val="0"/>
          <w:marTop w:val="0"/>
          <w:marBottom w:val="0"/>
          <w:divBdr>
            <w:top w:val="none" w:sz="0" w:space="0" w:color="auto"/>
            <w:left w:val="none" w:sz="0" w:space="0" w:color="auto"/>
            <w:bottom w:val="none" w:sz="0" w:space="0" w:color="auto"/>
            <w:right w:val="none" w:sz="0" w:space="0" w:color="auto"/>
          </w:divBdr>
        </w:div>
        <w:div w:id="267857490">
          <w:marLeft w:val="480"/>
          <w:marRight w:val="0"/>
          <w:marTop w:val="0"/>
          <w:marBottom w:val="0"/>
          <w:divBdr>
            <w:top w:val="none" w:sz="0" w:space="0" w:color="auto"/>
            <w:left w:val="none" w:sz="0" w:space="0" w:color="auto"/>
            <w:bottom w:val="none" w:sz="0" w:space="0" w:color="auto"/>
            <w:right w:val="none" w:sz="0" w:space="0" w:color="auto"/>
          </w:divBdr>
        </w:div>
        <w:div w:id="267932900">
          <w:marLeft w:val="480"/>
          <w:marRight w:val="0"/>
          <w:marTop w:val="0"/>
          <w:marBottom w:val="0"/>
          <w:divBdr>
            <w:top w:val="none" w:sz="0" w:space="0" w:color="auto"/>
            <w:left w:val="none" w:sz="0" w:space="0" w:color="auto"/>
            <w:bottom w:val="none" w:sz="0" w:space="0" w:color="auto"/>
            <w:right w:val="none" w:sz="0" w:space="0" w:color="auto"/>
          </w:divBdr>
        </w:div>
        <w:div w:id="309019531">
          <w:marLeft w:val="480"/>
          <w:marRight w:val="0"/>
          <w:marTop w:val="0"/>
          <w:marBottom w:val="0"/>
          <w:divBdr>
            <w:top w:val="none" w:sz="0" w:space="0" w:color="auto"/>
            <w:left w:val="none" w:sz="0" w:space="0" w:color="auto"/>
            <w:bottom w:val="none" w:sz="0" w:space="0" w:color="auto"/>
            <w:right w:val="none" w:sz="0" w:space="0" w:color="auto"/>
          </w:divBdr>
        </w:div>
        <w:div w:id="325060977">
          <w:marLeft w:val="480"/>
          <w:marRight w:val="0"/>
          <w:marTop w:val="0"/>
          <w:marBottom w:val="0"/>
          <w:divBdr>
            <w:top w:val="none" w:sz="0" w:space="0" w:color="auto"/>
            <w:left w:val="none" w:sz="0" w:space="0" w:color="auto"/>
            <w:bottom w:val="none" w:sz="0" w:space="0" w:color="auto"/>
            <w:right w:val="none" w:sz="0" w:space="0" w:color="auto"/>
          </w:divBdr>
        </w:div>
        <w:div w:id="325405609">
          <w:marLeft w:val="480"/>
          <w:marRight w:val="0"/>
          <w:marTop w:val="0"/>
          <w:marBottom w:val="0"/>
          <w:divBdr>
            <w:top w:val="none" w:sz="0" w:space="0" w:color="auto"/>
            <w:left w:val="none" w:sz="0" w:space="0" w:color="auto"/>
            <w:bottom w:val="none" w:sz="0" w:space="0" w:color="auto"/>
            <w:right w:val="none" w:sz="0" w:space="0" w:color="auto"/>
          </w:divBdr>
        </w:div>
        <w:div w:id="347756963">
          <w:marLeft w:val="480"/>
          <w:marRight w:val="0"/>
          <w:marTop w:val="0"/>
          <w:marBottom w:val="0"/>
          <w:divBdr>
            <w:top w:val="none" w:sz="0" w:space="0" w:color="auto"/>
            <w:left w:val="none" w:sz="0" w:space="0" w:color="auto"/>
            <w:bottom w:val="none" w:sz="0" w:space="0" w:color="auto"/>
            <w:right w:val="none" w:sz="0" w:space="0" w:color="auto"/>
          </w:divBdr>
        </w:div>
        <w:div w:id="374237949">
          <w:marLeft w:val="480"/>
          <w:marRight w:val="0"/>
          <w:marTop w:val="0"/>
          <w:marBottom w:val="0"/>
          <w:divBdr>
            <w:top w:val="none" w:sz="0" w:space="0" w:color="auto"/>
            <w:left w:val="none" w:sz="0" w:space="0" w:color="auto"/>
            <w:bottom w:val="none" w:sz="0" w:space="0" w:color="auto"/>
            <w:right w:val="none" w:sz="0" w:space="0" w:color="auto"/>
          </w:divBdr>
        </w:div>
        <w:div w:id="389351582">
          <w:marLeft w:val="480"/>
          <w:marRight w:val="0"/>
          <w:marTop w:val="0"/>
          <w:marBottom w:val="0"/>
          <w:divBdr>
            <w:top w:val="none" w:sz="0" w:space="0" w:color="auto"/>
            <w:left w:val="none" w:sz="0" w:space="0" w:color="auto"/>
            <w:bottom w:val="none" w:sz="0" w:space="0" w:color="auto"/>
            <w:right w:val="none" w:sz="0" w:space="0" w:color="auto"/>
          </w:divBdr>
        </w:div>
        <w:div w:id="393428393">
          <w:marLeft w:val="480"/>
          <w:marRight w:val="0"/>
          <w:marTop w:val="0"/>
          <w:marBottom w:val="0"/>
          <w:divBdr>
            <w:top w:val="none" w:sz="0" w:space="0" w:color="auto"/>
            <w:left w:val="none" w:sz="0" w:space="0" w:color="auto"/>
            <w:bottom w:val="none" w:sz="0" w:space="0" w:color="auto"/>
            <w:right w:val="none" w:sz="0" w:space="0" w:color="auto"/>
          </w:divBdr>
        </w:div>
        <w:div w:id="393629365">
          <w:marLeft w:val="480"/>
          <w:marRight w:val="0"/>
          <w:marTop w:val="0"/>
          <w:marBottom w:val="0"/>
          <w:divBdr>
            <w:top w:val="none" w:sz="0" w:space="0" w:color="auto"/>
            <w:left w:val="none" w:sz="0" w:space="0" w:color="auto"/>
            <w:bottom w:val="none" w:sz="0" w:space="0" w:color="auto"/>
            <w:right w:val="none" w:sz="0" w:space="0" w:color="auto"/>
          </w:divBdr>
        </w:div>
        <w:div w:id="401804207">
          <w:marLeft w:val="480"/>
          <w:marRight w:val="0"/>
          <w:marTop w:val="0"/>
          <w:marBottom w:val="0"/>
          <w:divBdr>
            <w:top w:val="none" w:sz="0" w:space="0" w:color="auto"/>
            <w:left w:val="none" w:sz="0" w:space="0" w:color="auto"/>
            <w:bottom w:val="none" w:sz="0" w:space="0" w:color="auto"/>
            <w:right w:val="none" w:sz="0" w:space="0" w:color="auto"/>
          </w:divBdr>
        </w:div>
        <w:div w:id="424303633">
          <w:marLeft w:val="480"/>
          <w:marRight w:val="0"/>
          <w:marTop w:val="0"/>
          <w:marBottom w:val="0"/>
          <w:divBdr>
            <w:top w:val="none" w:sz="0" w:space="0" w:color="auto"/>
            <w:left w:val="none" w:sz="0" w:space="0" w:color="auto"/>
            <w:bottom w:val="none" w:sz="0" w:space="0" w:color="auto"/>
            <w:right w:val="none" w:sz="0" w:space="0" w:color="auto"/>
          </w:divBdr>
        </w:div>
        <w:div w:id="451901076">
          <w:marLeft w:val="480"/>
          <w:marRight w:val="0"/>
          <w:marTop w:val="0"/>
          <w:marBottom w:val="0"/>
          <w:divBdr>
            <w:top w:val="none" w:sz="0" w:space="0" w:color="auto"/>
            <w:left w:val="none" w:sz="0" w:space="0" w:color="auto"/>
            <w:bottom w:val="none" w:sz="0" w:space="0" w:color="auto"/>
            <w:right w:val="none" w:sz="0" w:space="0" w:color="auto"/>
          </w:divBdr>
        </w:div>
        <w:div w:id="466166479">
          <w:marLeft w:val="480"/>
          <w:marRight w:val="0"/>
          <w:marTop w:val="0"/>
          <w:marBottom w:val="0"/>
          <w:divBdr>
            <w:top w:val="none" w:sz="0" w:space="0" w:color="auto"/>
            <w:left w:val="none" w:sz="0" w:space="0" w:color="auto"/>
            <w:bottom w:val="none" w:sz="0" w:space="0" w:color="auto"/>
            <w:right w:val="none" w:sz="0" w:space="0" w:color="auto"/>
          </w:divBdr>
        </w:div>
        <w:div w:id="474034020">
          <w:marLeft w:val="480"/>
          <w:marRight w:val="0"/>
          <w:marTop w:val="0"/>
          <w:marBottom w:val="0"/>
          <w:divBdr>
            <w:top w:val="none" w:sz="0" w:space="0" w:color="auto"/>
            <w:left w:val="none" w:sz="0" w:space="0" w:color="auto"/>
            <w:bottom w:val="none" w:sz="0" w:space="0" w:color="auto"/>
            <w:right w:val="none" w:sz="0" w:space="0" w:color="auto"/>
          </w:divBdr>
        </w:div>
        <w:div w:id="476067607">
          <w:marLeft w:val="480"/>
          <w:marRight w:val="0"/>
          <w:marTop w:val="0"/>
          <w:marBottom w:val="0"/>
          <w:divBdr>
            <w:top w:val="none" w:sz="0" w:space="0" w:color="auto"/>
            <w:left w:val="none" w:sz="0" w:space="0" w:color="auto"/>
            <w:bottom w:val="none" w:sz="0" w:space="0" w:color="auto"/>
            <w:right w:val="none" w:sz="0" w:space="0" w:color="auto"/>
          </w:divBdr>
        </w:div>
        <w:div w:id="486283285">
          <w:marLeft w:val="480"/>
          <w:marRight w:val="0"/>
          <w:marTop w:val="0"/>
          <w:marBottom w:val="0"/>
          <w:divBdr>
            <w:top w:val="none" w:sz="0" w:space="0" w:color="auto"/>
            <w:left w:val="none" w:sz="0" w:space="0" w:color="auto"/>
            <w:bottom w:val="none" w:sz="0" w:space="0" w:color="auto"/>
            <w:right w:val="none" w:sz="0" w:space="0" w:color="auto"/>
          </w:divBdr>
        </w:div>
        <w:div w:id="494731485">
          <w:marLeft w:val="480"/>
          <w:marRight w:val="0"/>
          <w:marTop w:val="0"/>
          <w:marBottom w:val="0"/>
          <w:divBdr>
            <w:top w:val="none" w:sz="0" w:space="0" w:color="auto"/>
            <w:left w:val="none" w:sz="0" w:space="0" w:color="auto"/>
            <w:bottom w:val="none" w:sz="0" w:space="0" w:color="auto"/>
            <w:right w:val="none" w:sz="0" w:space="0" w:color="auto"/>
          </w:divBdr>
        </w:div>
        <w:div w:id="504368028">
          <w:marLeft w:val="480"/>
          <w:marRight w:val="0"/>
          <w:marTop w:val="0"/>
          <w:marBottom w:val="0"/>
          <w:divBdr>
            <w:top w:val="none" w:sz="0" w:space="0" w:color="auto"/>
            <w:left w:val="none" w:sz="0" w:space="0" w:color="auto"/>
            <w:bottom w:val="none" w:sz="0" w:space="0" w:color="auto"/>
            <w:right w:val="none" w:sz="0" w:space="0" w:color="auto"/>
          </w:divBdr>
        </w:div>
        <w:div w:id="510337601">
          <w:marLeft w:val="480"/>
          <w:marRight w:val="0"/>
          <w:marTop w:val="0"/>
          <w:marBottom w:val="0"/>
          <w:divBdr>
            <w:top w:val="none" w:sz="0" w:space="0" w:color="auto"/>
            <w:left w:val="none" w:sz="0" w:space="0" w:color="auto"/>
            <w:bottom w:val="none" w:sz="0" w:space="0" w:color="auto"/>
            <w:right w:val="none" w:sz="0" w:space="0" w:color="auto"/>
          </w:divBdr>
        </w:div>
        <w:div w:id="559363672">
          <w:marLeft w:val="480"/>
          <w:marRight w:val="0"/>
          <w:marTop w:val="0"/>
          <w:marBottom w:val="0"/>
          <w:divBdr>
            <w:top w:val="none" w:sz="0" w:space="0" w:color="auto"/>
            <w:left w:val="none" w:sz="0" w:space="0" w:color="auto"/>
            <w:bottom w:val="none" w:sz="0" w:space="0" w:color="auto"/>
            <w:right w:val="none" w:sz="0" w:space="0" w:color="auto"/>
          </w:divBdr>
        </w:div>
        <w:div w:id="586957818">
          <w:marLeft w:val="480"/>
          <w:marRight w:val="0"/>
          <w:marTop w:val="0"/>
          <w:marBottom w:val="0"/>
          <w:divBdr>
            <w:top w:val="none" w:sz="0" w:space="0" w:color="auto"/>
            <w:left w:val="none" w:sz="0" w:space="0" w:color="auto"/>
            <w:bottom w:val="none" w:sz="0" w:space="0" w:color="auto"/>
            <w:right w:val="none" w:sz="0" w:space="0" w:color="auto"/>
          </w:divBdr>
        </w:div>
        <w:div w:id="631256169">
          <w:marLeft w:val="480"/>
          <w:marRight w:val="0"/>
          <w:marTop w:val="0"/>
          <w:marBottom w:val="0"/>
          <w:divBdr>
            <w:top w:val="none" w:sz="0" w:space="0" w:color="auto"/>
            <w:left w:val="none" w:sz="0" w:space="0" w:color="auto"/>
            <w:bottom w:val="none" w:sz="0" w:space="0" w:color="auto"/>
            <w:right w:val="none" w:sz="0" w:space="0" w:color="auto"/>
          </w:divBdr>
        </w:div>
        <w:div w:id="652640199">
          <w:marLeft w:val="480"/>
          <w:marRight w:val="0"/>
          <w:marTop w:val="0"/>
          <w:marBottom w:val="0"/>
          <w:divBdr>
            <w:top w:val="none" w:sz="0" w:space="0" w:color="auto"/>
            <w:left w:val="none" w:sz="0" w:space="0" w:color="auto"/>
            <w:bottom w:val="none" w:sz="0" w:space="0" w:color="auto"/>
            <w:right w:val="none" w:sz="0" w:space="0" w:color="auto"/>
          </w:divBdr>
        </w:div>
        <w:div w:id="672416831">
          <w:marLeft w:val="480"/>
          <w:marRight w:val="0"/>
          <w:marTop w:val="0"/>
          <w:marBottom w:val="0"/>
          <w:divBdr>
            <w:top w:val="none" w:sz="0" w:space="0" w:color="auto"/>
            <w:left w:val="none" w:sz="0" w:space="0" w:color="auto"/>
            <w:bottom w:val="none" w:sz="0" w:space="0" w:color="auto"/>
            <w:right w:val="none" w:sz="0" w:space="0" w:color="auto"/>
          </w:divBdr>
        </w:div>
        <w:div w:id="680359275">
          <w:marLeft w:val="480"/>
          <w:marRight w:val="0"/>
          <w:marTop w:val="0"/>
          <w:marBottom w:val="0"/>
          <w:divBdr>
            <w:top w:val="none" w:sz="0" w:space="0" w:color="auto"/>
            <w:left w:val="none" w:sz="0" w:space="0" w:color="auto"/>
            <w:bottom w:val="none" w:sz="0" w:space="0" w:color="auto"/>
            <w:right w:val="none" w:sz="0" w:space="0" w:color="auto"/>
          </w:divBdr>
        </w:div>
        <w:div w:id="687948480">
          <w:marLeft w:val="480"/>
          <w:marRight w:val="0"/>
          <w:marTop w:val="0"/>
          <w:marBottom w:val="0"/>
          <w:divBdr>
            <w:top w:val="none" w:sz="0" w:space="0" w:color="auto"/>
            <w:left w:val="none" w:sz="0" w:space="0" w:color="auto"/>
            <w:bottom w:val="none" w:sz="0" w:space="0" w:color="auto"/>
            <w:right w:val="none" w:sz="0" w:space="0" w:color="auto"/>
          </w:divBdr>
        </w:div>
        <w:div w:id="725034010">
          <w:marLeft w:val="480"/>
          <w:marRight w:val="0"/>
          <w:marTop w:val="0"/>
          <w:marBottom w:val="0"/>
          <w:divBdr>
            <w:top w:val="none" w:sz="0" w:space="0" w:color="auto"/>
            <w:left w:val="none" w:sz="0" w:space="0" w:color="auto"/>
            <w:bottom w:val="none" w:sz="0" w:space="0" w:color="auto"/>
            <w:right w:val="none" w:sz="0" w:space="0" w:color="auto"/>
          </w:divBdr>
        </w:div>
        <w:div w:id="736123204">
          <w:marLeft w:val="480"/>
          <w:marRight w:val="0"/>
          <w:marTop w:val="0"/>
          <w:marBottom w:val="0"/>
          <w:divBdr>
            <w:top w:val="none" w:sz="0" w:space="0" w:color="auto"/>
            <w:left w:val="none" w:sz="0" w:space="0" w:color="auto"/>
            <w:bottom w:val="none" w:sz="0" w:space="0" w:color="auto"/>
            <w:right w:val="none" w:sz="0" w:space="0" w:color="auto"/>
          </w:divBdr>
        </w:div>
        <w:div w:id="815337837">
          <w:marLeft w:val="480"/>
          <w:marRight w:val="0"/>
          <w:marTop w:val="0"/>
          <w:marBottom w:val="0"/>
          <w:divBdr>
            <w:top w:val="none" w:sz="0" w:space="0" w:color="auto"/>
            <w:left w:val="none" w:sz="0" w:space="0" w:color="auto"/>
            <w:bottom w:val="none" w:sz="0" w:space="0" w:color="auto"/>
            <w:right w:val="none" w:sz="0" w:space="0" w:color="auto"/>
          </w:divBdr>
        </w:div>
        <w:div w:id="829753270">
          <w:marLeft w:val="480"/>
          <w:marRight w:val="0"/>
          <w:marTop w:val="0"/>
          <w:marBottom w:val="0"/>
          <w:divBdr>
            <w:top w:val="none" w:sz="0" w:space="0" w:color="auto"/>
            <w:left w:val="none" w:sz="0" w:space="0" w:color="auto"/>
            <w:bottom w:val="none" w:sz="0" w:space="0" w:color="auto"/>
            <w:right w:val="none" w:sz="0" w:space="0" w:color="auto"/>
          </w:divBdr>
        </w:div>
        <w:div w:id="835531365">
          <w:marLeft w:val="480"/>
          <w:marRight w:val="0"/>
          <w:marTop w:val="0"/>
          <w:marBottom w:val="0"/>
          <w:divBdr>
            <w:top w:val="none" w:sz="0" w:space="0" w:color="auto"/>
            <w:left w:val="none" w:sz="0" w:space="0" w:color="auto"/>
            <w:bottom w:val="none" w:sz="0" w:space="0" w:color="auto"/>
            <w:right w:val="none" w:sz="0" w:space="0" w:color="auto"/>
          </w:divBdr>
        </w:div>
        <w:div w:id="879976101">
          <w:marLeft w:val="480"/>
          <w:marRight w:val="0"/>
          <w:marTop w:val="0"/>
          <w:marBottom w:val="0"/>
          <w:divBdr>
            <w:top w:val="none" w:sz="0" w:space="0" w:color="auto"/>
            <w:left w:val="none" w:sz="0" w:space="0" w:color="auto"/>
            <w:bottom w:val="none" w:sz="0" w:space="0" w:color="auto"/>
            <w:right w:val="none" w:sz="0" w:space="0" w:color="auto"/>
          </w:divBdr>
        </w:div>
        <w:div w:id="923612571">
          <w:marLeft w:val="480"/>
          <w:marRight w:val="0"/>
          <w:marTop w:val="0"/>
          <w:marBottom w:val="0"/>
          <w:divBdr>
            <w:top w:val="none" w:sz="0" w:space="0" w:color="auto"/>
            <w:left w:val="none" w:sz="0" w:space="0" w:color="auto"/>
            <w:bottom w:val="none" w:sz="0" w:space="0" w:color="auto"/>
            <w:right w:val="none" w:sz="0" w:space="0" w:color="auto"/>
          </w:divBdr>
        </w:div>
        <w:div w:id="924924511">
          <w:marLeft w:val="480"/>
          <w:marRight w:val="0"/>
          <w:marTop w:val="0"/>
          <w:marBottom w:val="0"/>
          <w:divBdr>
            <w:top w:val="none" w:sz="0" w:space="0" w:color="auto"/>
            <w:left w:val="none" w:sz="0" w:space="0" w:color="auto"/>
            <w:bottom w:val="none" w:sz="0" w:space="0" w:color="auto"/>
            <w:right w:val="none" w:sz="0" w:space="0" w:color="auto"/>
          </w:divBdr>
        </w:div>
        <w:div w:id="938492942">
          <w:marLeft w:val="480"/>
          <w:marRight w:val="0"/>
          <w:marTop w:val="0"/>
          <w:marBottom w:val="0"/>
          <w:divBdr>
            <w:top w:val="none" w:sz="0" w:space="0" w:color="auto"/>
            <w:left w:val="none" w:sz="0" w:space="0" w:color="auto"/>
            <w:bottom w:val="none" w:sz="0" w:space="0" w:color="auto"/>
            <w:right w:val="none" w:sz="0" w:space="0" w:color="auto"/>
          </w:divBdr>
        </w:div>
        <w:div w:id="1009062781">
          <w:marLeft w:val="480"/>
          <w:marRight w:val="0"/>
          <w:marTop w:val="0"/>
          <w:marBottom w:val="0"/>
          <w:divBdr>
            <w:top w:val="none" w:sz="0" w:space="0" w:color="auto"/>
            <w:left w:val="none" w:sz="0" w:space="0" w:color="auto"/>
            <w:bottom w:val="none" w:sz="0" w:space="0" w:color="auto"/>
            <w:right w:val="none" w:sz="0" w:space="0" w:color="auto"/>
          </w:divBdr>
        </w:div>
      </w:divsChild>
    </w:div>
    <w:div w:id="741833511">
      <w:bodyDiv w:val="1"/>
      <w:marLeft w:val="0"/>
      <w:marRight w:val="0"/>
      <w:marTop w:val="0"/>
      <w:marBottom w:val="0"/>
      <w:divBdr>
        <w:top w:val="none" w:sz="0" w:space="0" w:color="auto"/>
        <w:left w:val="none" w:sz="0" w:space="0" w:color="auto"/>
        <w:bottom w:val="none" w:sz="0" w:space="0" w:color="auto"/>
        <w:right w:val="none" w:sz="0" w:space="0" w:color="auto"/>
      </w:divBdr>
    </w:div>
    <w:div w:id="741878673">
      <w:bodyDiv w:val="1"/>
      <w:marLeft w:val="0"/>
      <w:marRight w:val="0"/>
      <w:marTop w:val="0"/>
      <w:marBottom w:val="0"/>
      <w:divBdr>
        <w:top w:val="none" w:sz="0" w:space="0" w:color="auto"/>
        <w:left w:val="none" w:sz="0" w:space="0" w:color="auto"/>
        <w:bottom w:val="none" w:sz="0" w:space="0" w:color="auto"/>
        <w:right w:val="none" w:sz="0" w:space="0" w:color="auto"/>
      </w:divBdr>
    </w:div>
    <w:div w:id="742413496">
      <w:bodyDiv w:val="1"/>
      <w:marLeft w:val="0"/>
      <w:marRight w:val="0"/>
      <w:marTop w:val="0"/>
      <w:marBottom w:val="0"/>
      <w:divBdr>
        <w:top w:val="none" w:sz="0" w:space="0" w:color="auto"/>
        <w:left w:val="none" w:sz="0" w:space="0" w:color="auto"/>
        <w:bottom w:val="none" w:sz="0" w:space="0" w:color="auto"/>
        <w:right w:val="none" w:sz="0" w:space="0" w:color="auto"/>
      </w:divBdr>
      <w:divsChild>
        <w:div w:id="3095794">
          <w:marLeft w:val="480"/>
          <w:marRight w:val="0"/>
          <w:marTop w:val="0"/>
          <w:marBottom w:val="0"/>
          <w:divBdr>
            <w:top w:val="none" w:sz="0" w:space="0" w:color="auto"/>
            <w:left w:val="none" w:sz="0" w:space="0" w:color="auto"/>
            <w:bottom w:val="none" w:sz="0" w:space="0" w:color="auto"/>
            <w:right w:val="none" w:sz="0" w:space="0" w:color="auto"/>
          </w:divBdr>
        </w:div>
        <w:div w:id="8334004">
          <w:marLeft w:val="480"/>
          <w:marRight w:val="0"/>
          <w:marTop w:val="0"/>
          <w:marBottom w:val="0"/>
          <w:divBdr>
            <w:top w:val="none" w:sz="0" w:space="0" w:color="auto"/>
            <w:left w:val="none" w:sz="0" w:space="0" w:color="auto"/>
            <w:bottom w:val="none" w:sz="0" w:space="0" w:color="auto"/>
            <w:right w:val="none" w:sz="0" w:space="0" w:color="auto"/>
          </w:divBdr>
        </w:div>
        <w:div w:id="50471652">
          <w:marLeft w:val="480"/>
          <w:marRight w:val="0"/>
          <w:marTop w:val="0"/>
          <w:marBottom w:val="0"/>
          <w:divBdr>
            <w:top w:val="none" w:sz="0" w:space="0" w:color="auto"/>
            <w:left w:val="none" w:sz="0" w:space="0" w:color="auto"/>
            <w:bottom w:val="none" w:sz="0" w:space="0" w:color="auto"/>
            <w:right w:val="none" w:sz="0" w:space="0" w:color="auto"/>
          </w:divBdr>
        </w:div>
        <w:div w:id="69040098">
          <w:marLeft w:val="480"/>
          <w:marRight w:val="0"/>
          <w:marTop w:val="0"/>
          <w:marBottom w:val="0"/>
          <w:divBdr>
            <w:top w:val="none" w:sz="0" w:space="0" w:color="auto"/>
            <w:left w:val="none" w:sz="0" w:space="0" w:color="auto"/>
            <w:bottom w:val="none" w:sz="0" w:space="0" w:color="auto"/>
            <w:right w:val="none" w:sz="0" w:space="0" w:color="auto"/>
          </w:divBdr>
        </w:div>
        <w:div w:id="86271899">
          <w:marLeft w:val="480"/>
          <w:marRight w:val="0"/>
          <w:marTop w:val="0"/>
          <w:marBottom w:val="0"/>
          <w:divBdr>
            <w:top w:val="none" w:sz="0" w:space="0" w:color="auto"/>
            <w:left w:val="none" w:sz="0" w:space="0" w:color="auto"/>
            <w:bottom w:val="none" w:sz="0" w:space="0" w:color="auto"/>
            <w:right w:val="none" w:sz="0" w:space="0" w:color="auto"/>
          </w:divBdr>
        </w:div>
        <w:div w:id="109201216">
          <w:marLeft w:val="480"/>
          <w:marRight w:val="0"/>
          <w:marTop w:val="0"/>
          <w:marBottom w:val="0"/>
          <w:divBdr>
            <w:top w:val="none" w:sz="0" w:space="0" w:color="auto"/>
            <w:left w:val="none" w:sz="0" w:space="0" w:color="auto"/>
            <w:bottom w:val="none" w:sz="0" w:space="0" w:color="auto"/>
            <w:right w:val="none" w:sz="0" w:space="0" w:color="auto"/>
          </w:divBdr>
        </w:div>
        <w:div w:id="128282955">
          <w:marLeft w:val="480"/>
          <w:marRight w:val="0"/>
          <w:marTop w:val="0"/>
          <w:marBottom w:val="0"/>
          <w:divBdr>
            <w:top w:val="none" w:sz="0" w:space="0" w:color="auto"/>
            <w:left w:val="none" w:sz="0" w:space="0" w:color="auto"/>
            <w:bottom w:val="none" w:sz="0" w:space="0" w:color="auto"/>
            <w:right w:val="none" w:sz="0" w:space="0" w:color="auto"/>
          </w:divBdr>
        </w:div>
        <w:div w:id="148326660">
          <w:marLeft w:val="480"/>
          <w:marRight w:val="0"/>
          <w:marTop w:val="0"/>
          <w:marBottom w:val="0"/>
          <w:divBdr>
            <w:top w:val="none" w:sz="0" w:space="0" w:color="auto"/>
            <w:left w:val="none" w:sz="0" w:space="0" w:color="auto"/>
            <w:bottom w:val="none" w:sz="0" w:space="0" w:color="auto"/>
            <w:right w:val="none" w:sz="0" w:space="0" w:color="auto"/>
          </w:divBdr>
        </w:div>
        <w:div w:id="174461589">
          <w:marLeft w:val="480"/>
          <w:marRight w:val="0"/>
          <w:marTop w:val="0"/>
          <w:marBottom w:val="0"/>
          <w:divBdr>
            <w:top w:val="none" w:sz="0" w:space="0" w:color="auto"/>
            <w:left w:val="none" w:sz="0" w:space="0" w:color="auto"/>
            <w:bottom w:val="none" w:sz="0" w:space="0" w:color="auto"/>
            <w:right w:val="none" w:sz="0" w:space="0" w:color="auto"/>
          </w:divBdr>
        </w:div>
        <w:div w:id="208343464">
          <w:marLeft w:val="480"/>
          <w:marRight w:val="0"/>
          <w:marTop w:val="0"/>
          <w:marBottom w:val="0"/>
          <w:divBdr>
            <w:top w:val="none" w:sz="0" w:space="0" w:color="auto"/>
            <w:left w:val="none" w:sz="0" w:space="0" w:color="auto"/>
            <w:bottom w:val="none" w:sz="0" w:space="0" w:color="auto"/>
            <w:right w:val="none" w:sz="0" w:space="0" w:color="auto"/>
          </w:divBdr>
        </w:div>
        <w:div w:id="246573074">
          <w:marLeft w:val="480"/>
          <w:marRight w:val="0"/>
          <w:marTop w:val="0"/>
          <w:marBottom w:val="0"/>
          <w:divBdr>
            <w:top w:val="none" w:sz="0" w:space="0" w:color="auto"/>
            <w:left w:val="none" w:sz="0" w:space="0" w:color="auto"/>
            <w:bottom w:val="none" w:sz="0" w:space="0" w:color="auto"/>
            <w:right w:val="none" w:sz="0" w:space="0" w:color="auto"/>
          </w:divBdr>
        </w:div>
        <w:div w:id="247732629">
          <w:marLeft w:val="480"/>
          <w:marRight w:val="0"/>
          <w:marTop w:val="0"/>
          <w:marBottom w:val="0"/>
          <w:divBdr>
            <w:top w:val="none" w:sz="0" w:space="0" w:color="auto"/>
            <w:left w:val="none" w:sz="0" w:space="0" w:color="auto"/>
            <w:bottom w:val="none" w:sz="0" w:space="0" w:color="auto"/>
            <w:right w:val="none" w:sz="0" w:space="0" w:color="auto"/>
          </w:divBdr>
        </w:div>
        <w:div w:id="257299463">
          <w:marLeft w:val="480"/>
          <w:marRight w:val="0"/>
          <w:marTop w:val="0"/>
          <w:marBottom w:val="0"/>
          <w:divBdr>
            <w:top w:val="none" w:sz="0" w:space="0" w:color="auto"/>
            <w:left w:val="none" w:sz="0" w:space="0" w:color="auto"/>
            <w:bottom w:val="none" w:sz="0" w:space="0" w:color="auto"/>
            <w:right w:val="none" w:sz="0" w:space="0" w:color="auto"/>
          </w:divBdr>
        </w:div>
        <w:div w:id="285086440">
          <w:marLeft w:val="480"/>
          <w:marRight w:val="0"/>
          <w:marTop w:val="0"/>
          <w:marBottom w:val="0"/>
          <w:divBdr>
            <w:top w:val="none" w:sz="0" w:space="0" w:color="auto"/>
            <w:left w:val="none" w:sz="0" w:space="0" w:color="auto"/>
            <w:bottom w:val="none" w:sz="0" w:space="0" w:color="auto"/>
            <w:right w:val="none" w:sz="0" w:space="0" w:color="auto"/>
          </w:divBdr>
        </w:div>
        <w:div w:id="295917955">
          <w:marLeft w:val="480"/>
          <w:marRight w:val="0"/>
          <w:marTop w:val="0"/>
          <w:marBottom w:val="0"/>
          <w:divBdr>
            <w:top w:val="none" w:sz="0" w:space="0" w:color="auto"/>
            <w:left w:val="none" w:sz="0" w:space="0" w:color="auto"/>
            <w:bottom w:val="none" w:sz="0" w:space="0" w:color="auto"/>
            <w:right w:val="none" w:sz="0" w:space="0" w:color="auto"/>
          </w:divBdr>
        </w:div>
        <w:div w:id="301811116">
          <w:marLeft w:val="480"/>
          <w:marRight w:val="0"/>
          <w:marTop w:val="0"/>
          <w:marBottom w:val="0"/>
          <w:divBdr>
            <w:top w:val="none" w:sz="0" w:space="0" w:color="auto"/>
            <w:left w:val="none" w:sz="0" w:space="0" w:color="auto"/>
            <w:bottom w:val="none" w:sz="0" w:space="0" w:color="auto"/>
            <w:right w:val="none" w:sz="0" w:space="0" w:color="auto"/>
          </w:divBdr>
        </w:div>
        <w:div w:id="318730345">
          <w:marLeft w:val="480"/>
          <w:marRight w:val="0"/>
          <w:marTop w:val="0"/>
          <w:marBottom w:val="0"/>
          <w:divBdr>
            <w:top w:val="none" w:sz="0" w:space="0" w:color="auto"/>
            <w:left w:val="none" w:sz="0" w:space="0" w:color="auto"/>
            <w:bottom w:val="none" w:sz="0" w:space="0" w:color="auto"/>
            <w:right w:val="none" w:sz="0" w:space="0" w:color="auto"/>
          </w:divBdr>
        </w:div>
        <w:div w:id="332874095">
          <w:marLeft w:val="480"/>
          <w:marRight w:val="0"/>
          <w:marTop w:val="0"/>
          <w:marBottom w:val="0"/>
          <w:divBdr>
            <w:top w:val="none" w:sz="0" w:space="0" w:color="auto"/>
            <w:left w:val="none" w:sz="0" w:space="0" w:color="auto"/>
            <w:bottom w:val="none" w:sz="0" w:space="0" w:color="auto"/>
            <w:right w:val="none" w:sz="0" w:space="0" w:color="auto"/>
          </w:divBdr>
        </w:div>
        <w:div w:id="339701609">
          <w:marLeft w:val="480"/>
          <w:marRight w:val="0"/>
          <w:marTop w:val="0"/>
          <w:marBottom w:val="0"/>
          <w:divBdr>
            <w:top w:val="none" w:sz="0" w:space="0" w:color="auto"/>
            <w:left w:val="none" w:sz="0" w:space="0" w:color="auto"/>
            <w:bottom w:val="none" w:sz="0" w:space="0" w:color="auto"/>
            <w:right w:val="none" w:sz="0" w:space="0" w:color="auto"/>
          </w:divBdr>
        </w:div>
        <w:div w:id="352994290">
          <w:marLeft w:val="480"/>
          <w:marRight w:val="0"/>
          <w:marTop w:val="0"/>
          <w:marBottom w:val="0"/>
          <w:divBdr>
            <w:top w:val="none" w:sz="0" w:space="0" w:color="auto"/>
            <w:left w:val="none" w:sz="0" w:space="0" w:color="auto"/>
            <w:bottom w:val="none" w:sz="0" w:space="0" w:color="auto"/>
            <w:right w:val="none" w:sz="0" w:space="0" w:color="auto"/>
          </w:divBdr>
        </w:div>
        <w:div w:id="362482358">
          <w:marLeft w:val="480"/>
          <w:marRight w:val="0"/>
          <w:marTop w:val="0"/>
          <w:marBottom w:val="0"/>
          <w:divBdr>
            <w:top w:val="none" w:sz="0" w:space="0" w:color="auto"/>
            <w:left w:val="none" w:sz="0" w:space="0" w:color="auto"/>
            <w:bottom w:val="none" w:sz="0" w:space="0" w:color="auto"/>
            <w:right w:val="none" w:sz="0" w:space="0" w:color="auto"/>
          </w:divBdr>
        </w:div>
        <w:div w:id="365912678">
          <w:marLeft w:val="480"/>
          <w:marRight w:val="0"/>
          <w:marTop w:val="0"/>
          <w:marBottom w:val="0"/>
          <w:divBdr>
            <w:top w:val="none" w:sz="0" w:space="0" w:color="auto"/>
            <w:left w:val="none" w:sz="0" w:space="0" w:color="auto"/>
            <w:bottom w:val="none" w:sz="0" w:space="0" w:color="auto"/>
            <w:right w:val="none" w:sz="0" w:space="0" w:color="auto"/>
          </w:divBdr>
        </w:div>
        <w:div w:id="380060068">
          <w:marLeft w:val="480"/>
          <w:marRight w:val="0"/>
          <w:marTop w:val="0"/>
          <w:marBottom w:val="0"/>
          <w:divBdr>
            <w:top w:val="none" w:sz="0" w:space="0" w:color="auto"/>
            <w:left w:val="none" w:sz="0" w:space="0" w:color="auto"/>
            <w:bottom w:val="none" w:sz="0" w:space="0" w:color="auto"/>
            <w:right w:val="none" w:sz="0" w:space="0" w:color="auto"/>
          </w:divBdr>
        </w:div>
        <w:div w:id="415327444">
          <w:marLeft w:val="480"/>
          <w:marRight w:val="0"/>
          <w:marTop w:val="0"/>
          <w:marBottom w:val="0"/>
          <w:divBdr>
            <w:top w:val="none" w:sz="0" w:space="0" w:color="auto"/>
            <w:left w:val="none" w:sz="0" w:space="0" w:color="auto"/>
            <w:bottom w:val="none" w:sz="0" w:space="0" w:color="auto"/>
            <w:right w:val="none" w:sz="0" w:space="0" w:color="auto"/>
          </w:divBdr>
        </w:div>
        <w:div w:id="490175115">
          <w:marLeft w:val="480"/>
          <w:marRight w:val="0"/>
          <w:marTop w:val="0"/>
          <w:marBottom w:val="0"/>
          <w:divBdr>
            <w:top w:val="none" w:sz="0" w:space="0" w:color="auto"/>
            <w:left w:val="none" w:sz="0" w:space="0" w:color="auto"/>
            <w:bottom w:val="none" w:sz="0" w:space="0" w:color="auto"/>
            <w:right w:val="none" w:sz="0" w:space="0" w:color="auto"/>
          </w:divBdr>
        </w:div>
        <w:div w:id="496271327">
          <w:marLeft w:val="480"/>
          <w:marRight w:val="0"/>
          <w:marTop w:val="0"/>
          <w:marBottom w:val="0"/>
          <w:divBdr>
            <w:top w:val="none" w:sz="0" w:space="0" w:color="auto"/>
            <w:left w:val="none" w:sz="0" w:space="0" w:color="auto"/>
            <w:bottom w:val="none" w:sz="0" w:space="0" w:color="auto"/>
            <w:right w:val="none" w:sz="0" w:space="0" w:color="auto"/>
          </w:divBdr>
        </w:div>
        <w:div w:id="535772282">
          <w:marLeft w:val="480"/>
          <w:marRight w:val="0"/>
          <w:marTop w:val="0"/>
          <w:marBottom w:val="0"/>
          <w:divBdr>
            <w:top w:val="none" w:sz="0" w:space="0" w:color="auto"/>
            <w:left w:val="none" w:sz="0" w:space="0" w:color="auto"/>
            <w:bottom w:val="none" w:sz="0" w:space="0" w:color="auto"/>
            <w:right w:val="none" w:sz="0" w:space="0" w:color="auto"/>
          </w:divBdr>
        </w:div>
        <w:div w:id="566573645">
          <w:marLeft w:val="480"/>
          <w:marRight w:val="0"/>
          <w:marTop w:val="0"/>
          <w:marBottom w:val="0"/>
          <w:divBdr>
            <w:top w:val="none" w:sz="0" w:space="0" w:color="auto"/>
            <w:left w:val="none" w:sz="0" w:space="0" w:color="auto"/>
            <w:bottom w:val="none" w:sz="0" w:space="0" w:color="auto"/>
            <w:right w:val="none" w:sz="0" w:space="0" w:color="auto"/>
          </w:divBdr>
        </w:div>
        <w:div w:id="605697835">
          <w:marLeft w:val="480"/>
          <w:marRight w:val="0"/>
          <w:marTop w:val="0"/>
          <w:marBottom w:val="0"/>
          <w:divBdr>
            <w:top w:val="none" w:sz="0" w:space="0" w:color="auto"/>
            <w:left w:val="none" w:sz="0" w:space="0" w:color="auto"/>
            <w:bottom w:val="none" w:sz="0" w:space="0" w:color="auto"/>
            <w:right w:val="none" w:sz="0" w:space="0" w:color="auto"/>
          </w:divBdr>
        </w:div>
        <w:div w:id="630945114">
          <w:marLeft w:val="480"/>
          <w:marRight w:val="0"/>
          <w:marTop w:val="0"/>
          <w:marBottom w:val="0"/>
          <w:divBdr>
            <w:top w:val="none" w:sz="0" w:space="0" w:color="auto"/>
            <w:left w:val="none" w:sz="0" w:space="0" w:color="auto"/>
            <w:bottom w:val="none" w:sz="0" w:space="0" w:color="auto"/>
            <w:right w:val="none" w:sz="0" w:space="0" w:color="auto"/>
          </w:divBdr>
        </w:div>
        <w:div w:id="632641691">
          <w:marLeft w:val="480"/>
          <w:marRight w:val="0"/>
          <w:marTop w:val="0"/>
          <w:marBottom w:val="0"/>
          <w:divBdr>
            <w:top w:val="none" w:sz="0" w:space="0" w:color="auto"/>
            <w:left w:val="none" w:sz="0" w:space="0" w:color="auto"/>
            <w:bottom w:val="none" w:sz="0" w:space="0" w:color="auto"/>
            <w:right w:val="none" w:sz="0" w:space="0" w:color="auto"/>
          </w:divBdr>
        </w:div>
        <w:div w:id="638537791">
          <w:marLeft w:val="480"/>
          <w:marRight w:val="0"/>
          <w:marTop w:val="0"/>
          <w:marBottom w:val="0"/>
          <w:divBdr>
            <w:top w:val="none" w:sz="0" w:space="0" w:color="auto"/>
            <w:left w:val="none" w:sz="0" w:space="0" w:color="auto"/>
            <w:bottom w:val="none" w:sz="0" w:space="0" w:color="auto"/>
            <w:right w:val="none" w:sz="0" w:space="0" w:color="auto"/>
          </w:divBdr>
        </w:div>
        <w:div w:id="672878391">
          <w:marLeft w:val="480"/>
          <w:marRight w:val="0"/>
          <w:marTop w:val="0"/>
          <w:marBottom w:val="0"/>
          <w:divBdr>
            <w:top w:val="none" w:sz="0" w:space="0" w:color="auto"/>
            <w:left w:val="none" w:sz="0" w:space="0" w:color="auto"/>
            <w:bottom w:val="none" w:sz="0" w:space="0" w:color="auto"/>
            <w:right w:val="none" w:sz="0" w:space="0" w:color="auto"/>
          </w:divBdr>
        </w:div>
        <w:div w:id="762453723">
          <w:marLeft w:val="480"/>
          <w:marRight w:val="0"/>
          <w:marTop w:val="0"/>
          <w:marBottom w:val="0"/>
          <w:divBdr>
            <w:top w:val="none" w:sz="0" w:space="0" w:color="auto"/>
            <w:left w:val="none" w:sz="0" w:space="0" w:color="auto"/>
            <w:bottom w:val="none" w:sz="0" w:space="0" w:color="auto"/>
            <w:right w:val="none" w:sz="0" w:space="0" w:color="auto"/>
          </w:divBdr>
        </w:div>
        <w:div w:id="766268406">
          <w:marLeft w:val="480"/>
          <w:marRight w:val="0"/>
          <w:marTop w:val="0"/>
          <w:marBottom w:val="0"/>
          <w:divBdr>
            <w:top w:val="none" w:sz="0" w:space="0" w:color="auto"/>
            <w:left w:val="none" w:sz="0" w:space="0" w:color="auto"/>
            <w:bottom w:val="none" w:sz="0" w:space="0" w:color="auto"/>
            <w:right w:val="none" w:sz="0" w:space="0" w:color="auto"/>
          </w:divBdr>
        </w:div>
        <w:div w:id="819420392">
          <w:marLeft w:val="480"/>
          <w:marRight w:val="0"/>
          <w:marTop w:val="0"/>
          <w:marBottom w:val="0"/>
          <w:divBdr>
            <w:top w:val="none" w:sz="0" w:space="0" w:color="auto"/>
            <w:left w:val="none" w:sz="0" w:space="0" w:color="auto"/>
            <w:bottom w:val="none" w:sz="0" w:space="0" w:color="auto"/>
            <w:right w:val="none" w:sz="0" w:space="0" w:color="auto"/>
          </w:divBdr>
        </w:div>
        <w:div w:id="826096781">
          <w:marLeft w:val="480"/>
          <w:marRight w:val="0"/>
          <w:marTop w:val="0"/>
          <w:marBottom w:val="0"/>
          <w:divBdr>
            <w:top w:val="none" w:sz="0" w:space="0" w:color="auto"/>
            <w:left w:val="none" w:sz="0" w:space="0" w:color="auto"/>
            <w:bottom w:val="none" w:sz="0" w:space="0" w:color="auto"/>
            <w:right w:val="none" w:sz="0" w:space="0" w:color="auto"/>
          </w:divBdr>
        </w:div>
        <w:div w:id="844593343">
          <w:marLeft w:val="480"/>
          <w:marRight w:val="0"/>
          <w:marTop w:val="0"/>
          <w:marBottom w:val="0"/>
          <w:divBdr>
            <w:top w:val="none" w:sz="0" w:space="0" w:color="auto"/>
            <w:left w:val="none" w:sz="0" w:space="0" w:color="auto"/>
            <w:bottom w:val="none" w:sz="0" w:space="0" w:color="auto"/>
            <w:right w:val="none" w:sz="0" w:space="0" w:color="auto"/>
          </w:divBdr>
        </w:div>
        <w:div w:id="869611120">
          <w:marLeft w:val="480"/>
          <w:marRight w:val="0"/>
          <w:marTop w:val="0"/>
          <w:marBottom w:val="0"/>
          <w:divBdr>
            <w:top w:val="none" w:sz="0" w:space="0" w:color="auto"/>
            <w:left w:val="none" w:sz="0" w:space="0" w:color="auto"/>
            <w:bottom w:val="none" w:sz="0" w:space="0" w:color="auto"/>
            <w:right w:val="none" w:sz="0" w:space="0" w:color="auto"/>
          </w:divBdr>
        </w:div>
        <w:div w:id="912665169">
          <w:marLeft w:val="480"/>
          <w:marRight w:val="0"/>
          <w:marTop w:val="0"/>
          <w:marBottom w:val="0"/>
          <w:divBdr>
            <w:top w:val="none" w:sz="0" w:space="0" w:color="auto"/>
            <w:left w:val="none" w:sz="0" w:space="0" w:color="auto"/>
            <w:bottom w:val="none" w:sz="0" w:space="0" w:color="auto"/>
            <w:right w:val="none" w:sz="0" w:space="0" w:color="auto"/>
          </w:divBdr>
        </w:div>
        <w:div w:id="920721801">
          <w:marLeft w:val="480"/>
          <w:marRight w:val="0"/>
          <w:marTop w:val="0"/>
          <w:marBottom w:val="0"/>
          <w:divBdr>
            <w:top w:val="none" w:sz="0" w:space="0" w:color="auto"/>
            <w:left w:val="none" w:sz="0" w:space="0" w:color="auto"/>
            <w:bottom w:val="none" w:sz="0" w:space="0" w:color="auto"/>
            <w:right w:val="none" w:sz="0" w:space="0" w:color="auto"/>
          </w:divBdr>
        </w:div>
        <w:div w:id="929630292">
          <w:marLeft w:val="480"/>
          <w:marRight w:val="0"/>
          <w:marTop w:val="0"/>
          <w:marBottom w:val="0"/>
          <w:divBdr>
            <w:top w:val="none" w:sz="0" w:space="0" w:color="auto"/>
            <w:left w:val="none" w:sz="0" w:space="0" w:color="auto"/>
            <w:bottom w:val="none" w:sz="0" w:space="0" w:color="auto"/>
            <w:right w:val="none" w:sz="0" w:space="0" w:color="auto"/>
          </w:divBdr>
        </w:div>
        <w:div w:id="945623730">
          <w:marLeft w:val="480"/>
          <w:marRight w:val="0"/>
          <w:marTop w:val="0"/>
          <w:marBottom w:val="0"/>
          <w:divBdr>
            <w:top w:val="none" w:sz="0" w:space="0" w:color="auto"/>
            <w:left w:val="none" w:sz="0" w:space="0" w:color="auto"/>
            <w:bottom w:val="none" w:sz="0" w:space="0" w:color="auto"/>
            <w:right w:val="none" w:sz="0" w:space="0" w:color="auto"/>
          </w:divBdr>
        </w:div>
      </w:divsChild>
    </w:div>
    <w:div w:id="742483617">
      <w:bodyDiv w:val="1"/>
      <w:marLeft w:val="0"/>
      <w:marRight w:val="0"/>
      <w:marTop w:val="0"/>
      <w:marBottom w:val="0"/>
      <w:divBdr>
        <w:top w:val="none" w:sz="0" w:space="0" w:color="auto"/>
        <w:left w:val="none" w:sz="0" w:space="0" w:color="auto"/>
        <w:bottom w:val="none" w:sz="0" w:space="0" w:color="auto"/>
        <w:right w:val="none" w:sz="0" w:space="0" w:color="auto"/>
      </w:divBdr>
    </w:div>
    <w:div w:id="742799086">
      <w:bodyDiv w:val="1"/>
      <w:marLeft w:val="0"/>
      <w:marRight w:val="0"/>
      <w:marTop w:val="0"/>
      <w:marBottom w:val="0"/>
      <w:divBdr>
        <w:top w:val="none" w:sz="0" w:space="0" w:color="auto"/>
        <w:left w:val="none" w:sz="0" w:space="0" w:color="auto"/>
        <w:bottom w:val="none" w:sz="0" w:space="0" w:color="auto"/>
        <w:right w:val="none" w:sz="0" w:space="0" w:color="auto"/>
      </w:divBdr>
    </w:div>
    <w:div w:id="742869819">
      <w:bodyDiv w:val="1"/>
      <w:marLeft w:val="0"/>
      <w:marRight w:val="0"/>
      <w:marTop w:val="0"/>
      <w:marBottom w:val="0"/>
      <w:divBdr>
        <w:top w:val="none" w:sz="0" w:space="0" w:color="auto"/>
        <w:left w:val="none" w:sz="0" w:space="0" w:color="auto"/>
        <w:bottom w:val="none" w:sz="0" w:space="0" w:color="auto"/>
        <w:right w:val="none" w:sz="0" w:space="0" w:color="auto"/>
      </w:divBdr>
    </w:div>
    <w:div w:id="742871866">
      <w:bodyDiv w:val="1"/>
      <w:marLeft w:val="0"/>
      <w:marRight w:val="0"/>
      <w:marTop w:val="0"/>
      <w:marBottom w:val="0"/>
      <w:divBdr>
        <w:top w:val="none" w:sz="0" w:space="0" w:color="auto"/>
        <w:left w:val="none" w:sz="0" w:space="0" w:color="auto"/>
        <w:bottom w:val="none" w:sz="0" w:space="0" w:color="auto"/>
        <w:right w:val="none" w:sz="0" w:space="0" w:color="auto"/>
      </w:divBdr>
    </w:div>
    <w:div w:id="743795291">
      <w:bodyDiv w:val="1"/>
      <w:marLeft w:val="0"/>
      <w:marRight w:val="0"/>
      <w:marTop w:val="0"/>
      <w:marBottom w:val="0"/>
      <w:divBdr>
        <w:top w:val="none" w:sz="0" w:space="0" w:color="auto"/>
        <w:left w:val="none" w:sz="0" w:space="0" w:color="auto"/>
        <w:bottom w:val="none" w:sz="0" w:space="0" w:color="auto"/>
        <w:right w:val="none" w:sz="0" w:space="0" w:color="auto"/>
      </w:divBdr>
    </w:div>
    <w:div w:id="743844903">
      <w:bodyDiv w:val="1"/>
      <w:marLeft w:val="0"/>
      <w:marRight w:val="0"/>
      <w:marTop w:val="0"/>
      <w:marBottom w:val="0"/>
      <w:divBdr>
        <w:top w:val="none" w:sz="0" w:space="0" w:color="auto"/>
        <w:left w:val="none" w:sz="0" w:space="0" w:color="auto"/>
        <w:bottom w:val="none" w:sz="0" w:space="0" w:color="auto"/>
        <w:right w:val="none" w:sz="0" w:space="0" w:color="auto"/>
      </w:divBdr>
    </w:div>
    <w:div w:id="744113219">
      <w:bodyDiv w:val="1"/>
      <w:marLeft w:val="0"/>
      <w:marRight w:val="0"/>
      <w:marTop w:val="0"/>
      <w:marBottom w:val="0"/>
      <w:divBdr>
        <w:top w:val="none" w:sz="0" w:space="0" w:color="auto"/>
        <w:left w:val="none" w:sz="0" w:space="0" w:color="auto"/>
        <w:bottom w:val="none" w:sz="0" w:space="0" w:color="auto"/>
        <w:right w:val="none" w:sz="0" w:space="0" w:color="auto"/>
      </w:divBdr>
      <w:divsChild>
        <w:div w:id="16396378">
          <w:marLeft w:val="480"/>
          <w:marRight w:val="0"/>
          <w:marTop w:val="0"/>
          <w:marBottom w:val="0"/>
          <w:divBdr>
            <w:top w:val="none" w:sz="0" w:space="0" w:color="auto"/>
            <w:left w:val="none" w:sz="0" w:space="0" w:color="auto"/>
            <w:bottom w:val="none" w:sz="0" w:space="0" w:color="auto"/>
            <w:right w:val="none" w:sz="0" w:space="0" w:color="auto"/>
          </w:divBdr>
        </w:div>
        <w:div w:id="42608220">
          <w:marLeft w:val="480"/>
          <w:marRight w:val="0"/>
          <w:marTop w:val="0"/>
          <w:marBottom w:val="0"/>
          <w:divBdr>
            <w:top w:val="none" w:sz="0" w:space="0" w:color="auto"/>
            <w:left w:val="none" w:sz="0" w:space="0" w:color="auto"/>
            <w:bottom w:val="none" w:sz="0" w:space="0" w:color="auto"/>
            <w:right w:val="none" w:sz="0" w:space="0" w:color="auto"/>
          </w:divBdr>
        </w:div>
        <w:div w:id="46496653">
          <w:marLeft w:val="480"/>
          <w:marRight w:val="0"/>
          <w:marTop w:val="0"/>
          <w:marBottom w:val="0"/>
          <w:divBdr>
            <w:top w:val="none" w:sz="0" w:space="0" w:color="auto"/>
            <w:left w:val="none" w:sz="0" w:space="0" w:color="auto"/>
            <w:bottom w:val="none" w:sz="0" w:space="0" w:color="auto"/>
            <w:right w:val="none" w:sz="0" w:space="0" w:color="auto"/>
          </w:divBdr>
        </w:div>
        <w:div w:id="49380762">
          <w:marLeft w:val="480"/>
          <w:marRight w:val="0"/>
          <w:marTop w:val="0"/>
          <w:marBottom w:val="0"/>
          <w:divBdr>
            <w:top w:val="none" w:sz="0" w:space="0" w:color="auto"/>
            <w:left w:val="none" w:sz="0" w:space="0" w:color="auto"/>
            <w:bottom w:val="none" w:sz="0" w:space="0" w:color="auto"/>
            <w:right w:val="none" w:sz="0" w:space="0" w:color="auto"/>
          </w:divBdr>
        </w:div>
        <w:div w:id="50813650">
          <w:marLeft w:val="480"/>
          <w:marRight w:val="0"/>
          <w:marTop w:val="0"/>
          <w:marBottom w:val="0"/>
          <w:divBdr>
            <w:top w:val="none" w:sz="0" w:space="0" w:color="auto"/>
            <w:left w:val="none" w:sz="0" w:space="0" w:color="auto"/>
            <w:bottom w:val="none" w:sz="0" w:space="0" w:color="auto"/>
            <w:right w:val="none" w:sz="0" w:space="0" w:color="auto"/>
          </w:divBdr>
        </w:div>
        <w:div w:id="62222632">
          <w:marLeft w:val="480"/>
          <w:marRight w:val="0"/>
          <w:marTop w:val="0"/>
          <w:marBottom w:val="0"/>
          <w:divBdr>
            <w:top w:val="none" w:sz="0" w:space="0" w:color="auto"/>
            <w:left w:val="none" w:sz="0" w:space="0" w:color="auto"/>
            <w:bottom w:val="none" w:sz="0" w:space="0" w:color="auto"/>
            <w:right w:val="none" w:sz="0" w:space="0" w:color="auto"/>
          </w:divBdr>
        </w:div>
        <w:div w:id="171840097">
          <w:marLeft w:val="480"/>
          <w:marRight w:val="0"/>
          <w:marTop w:val="0"/>
          <w:marBottom w:val="0"/>
          <w:divBdr>
            <w:top w:val="none" w:sz="0" w:space="0" w:color="auto"/>
            <w:left w:val="none" w:sz="0" w:space="0" w:color="auto"/>
            <w:bottom w:val="none" w:sz="0" w:space="0" w:color="auto"/>
            <w:right w:val="none" w:sz="0" w:space="0" w:color="auto"/>
          </w:divBdr>
        </w:div>
        <w:div w:id="223764794">
          <w:marLeft w:val="480"/>
          <w:marRight w:val="0"/>
          <w:marTop w:val="0"/>
          <w:marBottom w:val="0"/>
          <w:divBdr>
            <w:top w:val="none" w:sz="0" w:space="0" w:color="auto"/>
            <w:left w:val="none" w:sz="0" w:space="0" w:color="auto"/>
            <w:bottom w:val="none" w:sz="0" w:space="0" w:color="auto"/>
            <w:right w:val="none" w:sz="0" w:space="0" w:color="auto"/>
          </w:divBdr>
        </w:div>
        <w:div w:id="229580624">
          <w:marLeft w:val="480"/>
          <w:marRight w:val="0"/>
          <w:marTop w:val="0"/>
          <w:marBottom w:val="0"/>
          <w:divBdr>
            <w:top w:val="none" w:sz="0" w:space="0" w:color="auto"/>
            <w:left w:val="none" w:sz="0" w:space="0" w:color="auto"/>
            <w:bottom w:val="none" w:sz="0" w:space="0" w:color="auto"/>
            <w:right w:val="none" w:sz="0" w:space="0" w:color="auto"/>
          </w:divBdr>
        </w:div>
        <w:div w:id="238516932">
          <w:marLeft w:val="480"/>
          <w:marRight w:val="0"/>
          <w:marTop w:val="0"/>
          <w:marBottom w:val="0"/>
          <w:divBdr>
            <w:top w:val="none" w:sz="0" w:space="0" w:color="auto"/>
            <w:left w:val="none" w:sz="0" w:space="0" w:color="auto"/>
            <w:bottom w:val="none" w:sz="0" w:space="0" w:color="auto"/>
            <w:right w:val="none" w:sz="0" w:space="0" w:color="auto"/>
          </w:divBdr>
        </w:div>
        <w:div w:id="239290687">
          <w:marLeft w:val="480"/>
          <w:marRight w:val="0"/>
          <w:marTop w:val="0"/>
          <w:marBottom w:val="0"/>
          <w:divBdr>
            <w:top w:val="none" w:sz="0" w:space="0" w:color="auto"/>
            <w:left w:val="none" w:sz="0" w:space="0" w:color="auto"/>
            <w:bottom w:val="none" w:sz="0" w:space="0" w:color="auto"/>
            <w:right w:val="none" w:sz="0" w:space="0" w:color="auto"/>
          </w:divBdr>
        </w:div>
        <w:div w:id="261380920">
          <w:marLeft w:val="480"/>
          <w:marRight w:val="0"/>
          <w:marTop w:val="0"/>
          <w:marBottom w:val="0"/>
          <w:divBdr>
            <w:top w:val="none" w:sz="0" w:space="0" w:color="auto"/>
            <w:left w:val="none" w:sz="0" w:space="0" w:color="auto"/>
            <w:bottom w:val="none" w:sz="0" w:space="0" w:color="auto"/>
            <w:right w:val="none" w:sz="0" w:space="0" w:color="auto"/>
          </w:divBdr>
        </w:div>
        <w:div w:id="315450966">
          <w:marLeft w:val="480"/>
          <w:marRight w:val="0"/>
          <w:marTop w:val="0"/>
          <w:marBottom w:val="0"/>
          <w:divBdr>
            <w:top w:val="none" w:sz="0" w:space="0" w:color="auto"/>
            <w:left w:val="none" w:sz="0" w:space="0" w:color="auto"/>
            <w:bottom w:val="none" w:sz="0" w:space="0" w:color="auto"/>
            <w:right w:val="none" w:sz="0" w:space="0" w:color="auto"/>
          </w:divBdr>
        </w:div>
        <w:div w:id="337123918">
          <w:marLeft w:val="480"/>
          <w:marRight w:val="0"/>
          <w:marTop w:val="0"/>
          <w:marBottom w:val="0"/>
          <w:divBdr>
            <w:top w:val="none" w:sz="0" w:space="0" w:color="auto"/>
            <w:left w:val="none" w:sz="0" w:space="0" w:color="auto"/>
            <w:bottom w:val="none" w:sz="0" w:space="0" w:color="auto"/>
            <w:right w:val="none" w:sz="0" w:space="0" w:color="auto"/>
          </w:divBdr>
        </w:div>
        <w:div w:id="399594975">
          <w:marLeft w:val="480"/>
          <w:marRight w:val="0"/>
          <w:marTop w:val="0"/>
          <w:marBottom w:val="0"/>
          <w:divBdr>
            <w:top w:val="none" w:sz="0" w:space="0" w:color="auto"/>
            <w:left w:val="none" w:sz="0" w:space="0" w:color="auto"/>
            <w:bottom w:val="none" w:sz="0" w:space="0" w:color="auto"/>
            <w:right w:val="none" w:sz="0" w:space="0" w:color="auto"/>
          </w:divBdr>
        </w:div>
        <w:div w:id="417750294">
          <w:marLeft w:val="480"/>
          <w:marRight w:val="0"/>
          <w:marTop w:val="0"/>
          <w:marBottom w:val="0"/>
          <w:divBdr>
            <w:top w:val="none" w:sz="0" w:space="0" w:color="auto"/>
            <w:left w:val="none" w:sz="0" w:space="0" w:color="auto"/>
            <w:bottom w:val="none" w:sz="0" w:space="0" w:color="auto"/>
            <w:right w:val="none" w:sz="0" w:space="0" w:color="auto"/>
          </w:divBdr>
        </w:div>
        <w:div w:id="428741503">
          <w:marLeft w:val="480"/>
          <w:marRight w:val="0"/>
          <w:marTop w:val="0"/>
          <w:marBottom w:val="0"/>
          <w:divBdr>
            <w:top w:val="none" w:sz="0" w:space="0" w:color="auto"/>
            <w:left w:val="none" w:sz="0" w:space="0" w:color="auto"/>
            <w:bottom w:val="none" w:sz="0" w:space="0" w:color="auto"/>
            <w:right w:val="none" w:sz="0" w:space="0" w:color="auto"/>
          </w:divBdr>
        </w:div>
        <w:div w:id="447428393">
          <w:marLeft w:val="480"/>
          <w:marRight w:val="0"/>
          <w:marTop w:val="0"/>
          <w:marBottom w:val="0"/>
          <w:divBdr>
            <w:top w:val="none" w:sz="0" w:space="0" w:color="auto"/>
            <w:left w:val="none" w:sz="0" w:space="0" w:color="auto"/>
            <w:bottom w:val="none" w:sz="0" w:space="0" w:color="auto"/>
            <w:right w:val="none" w:sz="0" w:space="0" w:color="auto"/>
          </w:divBdr>
        </w:div>
        <w:div w:id="459956593">
          <w:marLeft w:val="480"/>
          <w:marRight w:val="0"/>
          <w:marTop w:val="0"/>
          <w:marBottom w:val="0"/>
          <w:divBdr>
            <w:top w:val="none" w:sz="0" w:space="0" w:color="auto"/>
            <w:left w:val="none" w:sz="0" w:space="0" w:color="auto"/>
            <w:bottom w:val="none" w:sz="0" w:space="0" w:color="auto"/>
            <w:right w:val="none" w:sz="0" w:space="0" w:color="auto"/>
          </w:divBdr>
        </w:div>
        <w:div w:id="558983734">
          <w:marLeft w:val="480"/>
          <w:marRight w:val="0"/>
          <w:marTop w:val="0"/>
          <w:marBottom w:val="0"/>
          <w:divBdr>
            <w:top w:val="none" w:sz="0" w:space="0" w:color="auto"/>
            <w:left w:val="none" w:sz="0" w:space="0" w:color="auto"/>
            <w:bottom w:val="none" w:sz="0" w:space="0" w:color="auto"/>
            <w:right w:val="none" w:sz="0" w:space="0" w:color="auto"/>
          </w:divBdr>
        </w:div>
        <w:div w:id="585843827">
          <w:marLeft w:val="480"/>
          <w:marRight w:val="0"/>
          <w:marTop w:val="0"/>
          <w:marBottom w:val="0"/>
          <w:divBdr>
            <w:top w:val="none" w:sz="0" w:space="0" w:color="auto"/>
            <w:left w:val="none" w:sz="0" w:space="0" w:color="auto"/>
            <w:bottom w:val="none" w:sz="0" w:space="0" w:color="auto"/>
            <w:right w:val="none" w:sz="0" w:space="0" w:color="auto"/>
          </w:divBdr>
        </w:div>
        <w:div w:id="596911737">
          <w:marLeft w:val="480"/>
          <w:marRight w:val="0"/>
          <w:marTop w:val="0"/>
          <w:marBottom w:val="0"/>
          <w:divBdr>
            <w:top w:val="none" w:sz="0" w:space="0" w:color="auto"/>
            <w:left w:val="none" w:sz="0" w:space="0" w:color="auto"/>
            <w:bottom w:val="none" w:sz="0" w:space="0" w:color="auto"/>
            <w:right w:val="none" w:sz="0" w:space="0" w:color="auto"/>
          </w:divBdr>
        </w:div>
        <w:div w:id="643774861">
          <w:marLeft w:val="480"/>
          <w:marRight w:val="0"/>
          <w:marTop w:val="0"/>
          <w:marBottom w:val="0"/>
          <w:divBdr>
            <w:top w:val="none" w:sz="0" w:space="0" w:color="auto"/>
            <w:left w:val="none" w:sz="0" w:space="0" w:color="auto"/>
            <w:bottom w:val="none" w:sz="0" w:space="0" w:color="auto"/>
            <w:right w:val="none" w:sz="0" w:space="0" w:color="auto"/>
          </w:divBdr>
        </w:div>
        <w:div w:id="713308286">
          <w:marLeft w:val="480"/>
          <w:marRight w:val="0"/>
          <w:marTop w:val="0"/>
          <w:marBottom w:val="0"/>
          <w:divBdr>
            <w:top w:val="none" w:sz="0" w:space="0" w:color="auto"/>
            <w:left w:val="none" w:sz="0" w:space="0" w:color="auto"/>
            <w:bottom w:val="none" w:sz="0" w:space="0" w:color="auto"/>
            <w:right w:val="none" w:sz="0" w:space="0" w:color="auto"/>
          </w:divBdr>
        </w:div>
        <w:div w:id="754671167">
          <w:marLeft w:val="480"/>
          <w:marRight w:val="0"/>
          <w:marTop w:val="0"/>
          <w:marBottom w:val="0"/>
          <w:divBdr>
            <w:top w:val="none" w:sz="0" w:space="0" w:color="auto"/>
            <w:left w:val="none" w:sz="0" w:space="0" w:color="auto"/>
            <w:bottom w:val="none" w:sz="0" w:space="0" w:color="auto"/>
            <w:right w:val="none" w:sz="0" w:space="0" w:color="auto"/>
          </w:divBdr>
        </w:div>
        <w:div w:id="764692695">
          <w:marLeft w:val="480"/>
          <w:marRight w:val="0"/>
          <w:marTop w:val="0"/>
          <w:marBottom w:val="0"/>
          <w:divBdr>
            <w:top w:val="none" w:sz="0" w:space="0" w:color="auto"/>
            <w:left w:val="none" w:sz="0" w:space="0" w:color="auto"/>
            <w:bottom w:val="none" w:sz="0" w:space="0" w:color="auto"/>
            <w:right w:val="none" w:sz="0" w:space="0" w:color="auto"/>
          </w:divBdr>
        </w:div>
        <w:div w:id="778568129">
          <w:marLeft w:val="480"/>
          <w:marRight w:val="0"/>
          <w:marTop w:val="0"/>
          <w:marBottom w:val="0"/>
          <w:divBdr>
            <w:top w:val="none" w:sz="0" w:space="0" w:color="auto"/>
            <w:left w:val="none" w:sz="0" w:space="0" w:color="auto"/>
            <w:bottom w:val="none" w:sz="0" w:space="0" w:color="auto"/>
            <w:right w:val="none" w:sz="0" w:space="0" w:color="auto"/>
          </w:divBdr>
        </w:div>
        <w:div w:id="859733026">
          <w:marLeft w:val="480"/>
          <w:marRight w:val="0"/>
          <w:marTop w:val="0"/>
          <w:marBottom w:val="0"/>
          <w:divBdr>
            <w:top w:val="none" w:sz="0" w:space="0" w:color="auto"/>
            <w:left w:val="none" w:sz="0" w:space="0" w:color="auto"/>
            <w:bottom w:val="none" w:sz="0" w:space="0" w:color="auto"/>
            <w:right w:val="none" w:sz="0" w:space="0" w:color="auto"/>
          </w:divBdr>
        </w:div>
        <w:div w:id="895043215">
          <w:marLeft w:val="480"/>
          <w:marRight w:val="0"/>
          <w:marTop w:val="0"/>
          <w:marBottom w:val="0"/>
          <w:divBdr>
            <w:top w:val="none" w:sz="0" w:space="0" w:color="auto"/>
            <w:left w:val="none" w:sz="0" w:space="0" w:color="auto"/>
            <w:bottom w:val="none" w:sz="0" w:space="0" w:color="auto"/>
            <w:right w:val="none" w:sz="0" w:space="0" w:color="auto"/>
          </w:divBdr>
        </w:div>
        <w:div w:id="968245528">
          <w:marLeft w:val="480"/>
          <w:marRight w:val="0"/>
          <w:marTop w:val="0"/>
          <w:marBottom w:val="0"/>
          <w:divBdr>
            <w:top w:val="none" w:sz="0" w:space="0" w:color="auto"/>
            <w:left w:val="none" w:sz="0" w:space="0" w:color="auto"/>
            <w:bottom w:val="none" w:sz="0" w:space="0" w:color="auto"/>
            <w:right w:val="none" w:sz="0" w:space="0" w:color="auto"/>
          </w:divBdr>
        </w:div>
        <w:div w:id="978419588">
          <w:marLeft w:val="480"/>
          <w:marRight w:val="0"/>
          <w:marTop w:val="0"/>
          <w:marBottom w:val="0"/>
          <w:divBdr>
            <w:top w:val="none" w:sz="0" w:space="0" w:color="auto"/>
            <w:left w:val="none" w:sz="0" w:space="0" w:color="auto"/>
            <w:bottom w:val="none" w:sz="0" w:space="0" w:color="auto"/>
            <w:right w:val="none" w:sz="0" w:space="0" w:color="auto"/>
          </w:divBdr>
        </w:div>
      </w:divsChild>
    </w:div>
    <w:div w:id="744230132">
      <w:bodyDiv w:val="1"/>
      <w:marLeft w:val="0"/>
      <w:marRight w:val="0"/>
      <w:marTop w:val="0"/>
      <w:marBottom w:val="0"/>
      <w:divBdr>
        <w:top w:val="none" w:sz="0" w:space="0" w:color="auto"/>
        <w:left w:val="none" w:sz="0" w:space="0" w:color="auto"/>
        <w:bottom w:val="none" w:sz="0" w:space="0" w:color="auto"/>
        <w:right w:val="none" w:sz="0" w:space="0" w:color="auto"/>
      </w:divBdr>
    </w:div>
    <w:div w:id="744491343">
      <w:bodyDiv w:val="1"/>
      <w:marLeft w:val="0"/>
      <w:marRight w:val="0"/>
      <w:marTop w:val="0"/>
      <w:marBottom w:val="0"/>
      <w:divBdr>
        <w:top w:val="none" w:sz="0" w:space="0" w:color="auto"/>
        <w:left w:val="none" w:sz="0" w:space="0" w:color="auto"/>
        <w:bottom w:val="none" w:sz="0" w:space="0" w:color="auto"/>
        <w:right w:val="none" w:sz="0" w:space="0" w:color="auto"/>
      </w:divBdr>
    </w:div>
    <w:div w:id="744688468">
      <w:bodyDiv w:val="1"/>
      <w:marLeft w:val="0"/>
      <w:marRight w:val="0"/>
      <w:marTop w:val="0"/>
      <w:marBottom w:val="0"/>
      <w:divBdr>
        <w:top w:val="none" w:sz="0" w:space="0" w:color="auto"/>
        <w:left w:val="none" w:sz="0" w:space="0" w:color="auto"/>
        <w:bottom w:val="none" w:sz="0" w:space="0" w:color="auto"/>
        <w:right w:val="none" w:sz="0" w:space="0" w:color="auto"/>
      </w:divBdr>
    </w:div>
    <w:div w:id="745034407">
      <w:bodyDiv w:val="1"/>
      <w:marLeft w:val="0"/>
      <w:marRight w:val="0"/>
      <w:marTop w:val="0"/>
      <w:marBottom w:val="0"/>
      <w:divBdr>
        <w:top w:val="none" w:sz="0" w:space="0" w:color="auto"/>
        <w:left w:val="none" w:sz="0" w:space="0" w:color="auto"/>
        <w:bottom w:val="none" w:sz="0" w:space="0" w:color="auto"/>
        <w:right w:val="none" w:sz="0" w:space="0" w:color="auto"/>
      </w:divBdr>
    </w:div>
    <w:div w:id="745035091">
      <w:bodyDiv w:val="1"/>
      <w:marLeft w:val="0"/>
      <w:marRight w:val="0"/>
      <w:marTop w:val="0"/>
      <w:marBottom w:val="0"/>
      <w:divBdr>
        <w:top w:val="none" w:sz="0" w:space="0" w:color="auto"/>
        <w:left w:val="none" w:sz="0" w:space="0" w:color="auto"/>
        <w:bottom w:val="none" w:sz="0" w:space="0" w:color="auto"/>
        <w:right w:val="none" w:sz="0" w:space="0" w:color="auto"/>
      </w:divBdr>
    </w:div>
    <w:div w:id="745036360">
      <w:bodyDiv w:val="1"/>
      <w:marLeft w:val="0"/>
      <w:marRight w:val="0"/>
      <w:marTop w:val="0"/>
      <w:marBottom w:val="0"/>
      <w:divBdr>
        <w:top w:val="none" w:sz="0" w:space="0" w:color="auto"/>
        <w:left w:val="none" w:sz="0" w:space="0" w:color="auto"/>
        <w:bottom w:val="none" w:sz="0" w:space="0" w:color="auto"/>
        <w:right w:val="none" w:sz="0" w:space="0" w:color="auto"/>
      </w:divBdr>
    </w:div>
    <w:div w:id="745416368">
      <w:bodyDiv w:val="1"/>
      <w:marLeft w:val="0"/>
      <w:marRight w:val="0"/>
      <w:marTop w:val="0"/>
      <w:marBottom w:val="0"/>
      <w:divBdr>
        <w:top w:val="none" w:sz="0" w:space="0" w:color="auto"/>
        <w:left w:val="none" w:sz="0" w:space="0" w:color="auto"/>
        <w:bottom w:val="none" w:sz="0" w:space="0" w:color="auto"/>
        <w:right w:val="none" w:sz="0" w:space="0" w:color="auto"/>
      </w:divBdr>
    </w:div>
    <w:div w:id="745420256">
      <w:bodyDiv w:val="1"/>
      <w:marLeft w:val="0"/>
      <w:marRight w:val="0"/>
      <w:marTop w:val="0"/>
      <w:marBottom w:val="0"/>
      <w:divBdr>
        <w:top w:val="none" w:sz="0" w:space="0" w:color="auto"/>
        <w:left w:val="none" w:sz="0" w:space="0" w:color="auto"/>
        <w:bottom w:val="none" w:sz="0" w:space="0" w:color="auto"/>
        <w:right w:val="none" w:sz="0" w:space="0" w:color="auto"/>
      </w:divBdr>
      <w:divsChild>
        <w:div w:id="44958255">
          <w:marLeft w:val="480"/>
          <w:marRight w:val="0"/>
          <w:marTop w:val="0"/>
          <w:marBottom w:val="0"/>
          <w:divBdr>
            <w:top w:val="none" w:sz="0" w:space="0" w:color="auto"/>
            <w:left w:val="none" w:sz="0" w:space="0" w:color="auto"/>
            <w:bottom w:val="none" w:sz="0" w:space="0" w:color="auto"/>
            <w:right w:val="none" w:sz="0" w:space="0" w:color="auto"/>
          </w:divBdr>
        </w:div>
        <w:div w:id="52628705">
          <w:marLeft w:val="480"/>
          <w:marRight w:val="0"/>
          <w:marTop w:val="0"/>
          <w:marBottom w:val="0"/>
          <w:divBdr>
            <w:top w:val="none" w:sz="0" w:space="0" w:color="auto"/>
            <w:left w:val="none" w:sz="0" w:space="0" w:color="auto"/>
            <w:bottom w:val="none" w:sz="0" w:space="0" w:color="auto"/>
            <w:right w:val="none" w:sz="0" w:space="0" w:color="auto"/>
          </w:divBdr>
        </w:div>
        <w:div w:id="62267138">
          <w:marLeft w:val="480"/>
          <w:marRight w:val="0"/>
          <w:marTop w:val="0"/>
          <w:marBottom w:val="0"/>
          <w:divBdr>
            <w:top w:val="none" w:sz="0" w:space="0" w:color="auto"/>
            <w:left w:val="none" w:sz="0" w:space="0" w:color="auto"/>
            <w:bottom w:val="none" w:sz="0" w:space="0" w:color="auto"/>
            <w:right w:val="none" w:sz="0" w:space="0" w:color="auto"/>
          </w:divBdr>
        </w:div>
        <w:div w:id="174882687">
          <w:marLeft w:val="480"/>
          <w:marRight w:val="0"/>
          <w:marTop w:val="0"/>
          <w:marBottom w:val="0"/>
          <w:divBdr>
            <w:top w:val="none" w:sz="0" w:space="0" w:color="auto"/>
            <w:left w:val="none" w:sz="0" w:space="0" w:color="auto"/>
            <w:bottom w:val="none" w:sz="0" w:space="0" w:color="auto"/>
            <w:right w:val="none" w:sz="0" w:space="0" w:color="auto"/>
          </w:divBdr>
        </w:div>
        <w:div w:id="219755201">
          <w:marLeft w:val="480"/>
          <w:marRight w:val="0"/>
          <w:marTop w:val="0"/>
          <w:marBottom w:val="0"/>
          <w:divBdr>
            <w:top w:val="none" w:sz="0" w:space="0" w:color="auto"/>
            <w:left w:val="none" w:sz="0" w:space="0" w:color="auto"/>
            <w:bottom w:val="none" w:sz="0" w:space="0" w:color="auto"/>
            <w:right w:val="none" w:sz="0" w:space="0" w:color="auto"/>
          </w:divBdr>
        </w:div>
        <w:div w:id="259484541">
          <w:marLeft w:val="480"/>
          <w:marRight w:val="0"/>
          <w:marTop w:val="0"/>
          <w:marBottom w:val="0"/>
          <w:divBdr>
            <w:top w:val="none" w:sz="0" w:space="0" w:color="auto"/>
            <w:left w:val="none" w:sz="0" w:space="0" w:color="auto"/>
            <w:bottom w:val="none" w:sz="0" w:space="0" w:color="auto"/>
            <w:right w:val="none" w:sz="0" w:space="0" w:color="auto"/>
          </w:divBdr>
        </w:div>
        <w:div w:id="278075313">
          <w:marLeft w:val="480"/>
          <w:marRight w:val="0"/>
          <w:marTop w:val="0"/>
          <w:marBottom w:val="0"/>
          <w:divBdr>
            <w:top w:val="none" w:sz="0" w:space="0" w:color="auto"/>
            <w:left w:val="none" w:sz="0" w:space="0" w:color="auto"/>
            <w:bottom w:val="none" w:sz="0" w:space="0" w:color="auto"/>
            <w:right w:val="none" w:sz="0" w:space="0" w:color="auto"/>
          </w:divBdr>
        </w:div>
        <w:div w:id="306978819">
          <w:marLeft w:val="480"/>
          <w:marRight w:val="0"/>
          <w:marTop w:val="0"/>
          <w:marBottom w:val="0"/>
          <w:divBdr>
            <w:top w:val="none" w:sz="0" w:space="0" w:color="auto"/>
            <w:left w:val="none" w:sz="0" w:space="0" w:color="auto"/>
            <w:bottom w:val="none" w:sz="0" w:space="0" w:color="auto"/>
            <w:right w:val="none" w:sz="0" w:space="0" w:color="auto"/>
          </w:divBdr>
        </w:div>
        <w:div w:id="335499590">
          <w:marLeft w:val="480"/>
          <w:marRight w:val="0"/>
          <w:marTop w:val="0"/>
          <w:marBottom w:val="0"/>
          <w:divBdr>
            <w:top w:val="none" w:sz="0" w:space="0" w:color="auto"/>
            <w:left w:val="none" w:sz="0" w:space="0" w:color="auto"/>
            <w:bottom w:val="none" w:sz="0" w:space="0" w:color="auto"/>
            <w:right w:val="none" w:sz="0" w:space="0" w:color="auto"/>
          </w:divBdr>
        </w:div>
        <w:div w:id="337079959">
          <w:marLeft w:val="480"/>
          <w:marRight w:val="0"/>
          <w:marTop w:val="0"/>
          <w:marBottom w:val="0"/>
          <w:divBdr>
            <w:top w:val="none" w:sz="0" w:space="0" w:color="auto"/>
            <w:left w:val="none" w:sz="0" w:space="0" w:color="auto"/>
            <w:bottom w:val="none" w:sz="0" w:space="0" w:color="auto"/>
            <w:right w:val="none" w:sz="0" w:space="0" w:color="auto"/>
          </w:divBdr>
        </w:div>
        <w:div w:id="343165024">
          <w:marLeft w:val="480"/>
          <w:marRight w:val="0"/>
          <w:marTop w:val="0"/>
          <w:marBottom w:val="0"/>
          <w:divBdr>
            <w:top w:val="none" w:sz="0" w:space="0" w:color="auto"/>
            <w:left w:val="none" w:sz="0" w:space="0" w:color="auto"/>
            <w:bottom w:val="none" w:sz="0" w:space="0" w:color="auto"/>
            <w:right w:val="none" w:sz="0" w:space="0" w:color="auto"/>
          </w:divBdr>
        </w:div>
        <w:div w:id="384648869">
          <w:marLeft w:val="480"/>
          <w:marRight w:val="0"/>
          <w:marTop w:val="0"/>
          <w:marBottom w:val="0"/>
          <w:divBdr>
            <w:top w:val="none" w:sz="0" w:space="0" w:color="auto"/>
            <w:left w:val="none" w:sz="0" w:space="0" w:color="auto"/>
            <w:bottom w:val="none" w:sz="0" w:space="0" w:color="auto"/>
            <w:right w:val="none" w:sz="0" w:space="0" w:color="auto"/>
          </w:divBdr>
        </w:div>
        <w:div w:id="408769337">
          <w:marLeft w:val="480"/>
          <w:marRight w:val="0"/>
          <w:marTop w:val="0"/>
          <w:marBottom w:val="0"/>
          <w:divBdr>
            <w:top w:val="none" w:sz="0" w:space="0" w:color="auto"/>
            <w:left w:val="none" w:sz="0" w:space="0" w:color="auto"/>
            <w:bottom w:val="none" w:sz="0" w:space="0" w:color="auto"/>
            <w:right w:val="none" w:sz="0" w:space="0" w:color="auto"/>
          </w:divBdr>
        </w:div>
        <w:div w:id="436025306">
          <w:marLeft w:val="480"/>
          <w:marRight w:val="0"/>
          <w:marTop w:val="0"/>
          <w:marBottom w:val="0"/>
          <w:divBdr>
            <w:top w:val="none" w:sz="0" w:space="0" w:color="auto"/>
            <w:left w:val="none" w:sz="0" w:space="0" w:color="auto"/>
            <w:bottom w:val="none" w:sz="0" w:space="0" w:color="auto"/>
            <w:right w:val="none" w:sz="0" w:space="0" w:color="auto"/>
          </w:divBdr>
        </w:div>
        <w:div w:id="442773079">
          <w:marLeft w:val="480"/>
          <w:marRight w:val="0"/>
          <w:marTop w:val="0"/>
          <w:marBottom w:val="0"/>
          <w:divBdr>
            <w:top w:val="none" w:sz="0" w:space="0" w:color="auto"/>
            <w:left w:val="none" w:sz="0" w:space="0" w:color="auto"/>
            <w:bottom w:val="none" w:sz="0" w:space="0" w:color="auto"/>
            <w:right w:val="none" w:sz="0" w:space="0" w:color="auto"/>
          </w:divBdr>
        </w:div>
        <w:div w:id="445732635">
          <w:marLeft w:val="480"/>
          <w:marRight w:val="0"/>
          <w:marTop w:val="0"/>
          <w:marBottom w:val="0"/>
          <w:divBdr>
            <w:top w:val="none" w:sz="0" w:space="0" w:color="auto"/>
            <w:left w:val="none" w:sz="0" w:space="0" w:color="auto"/>
            <w:bottom w:val="none" w:sz="0" w:space="0" w:color="auto"/>
            <w:right w:val="none" w:sz="0" w:space="0" w:color="auto"/>
          </w:divBdr>
        </w:div>
        <w:div w:id="450130669">
          <w:marLeft w:val="480"/>
          <w:marRight w:val="0"/>
          <w:marTop w:val="0"/>
          <w:marBottom w:val="0"/>
          <w:divBdr>
            <w:top w:val="none" w:sz="0" w:space="0" w:color="auto"/>
            <w:left w:val="none" w:sz="0" w:space="0" w:color="auto"/>
            <w:bottom w:val="none" w:sz="0" w:space="0" w:color="auto"/>
            <w:right w:val="none" w:sz="0" w:space="0" w:color="auto"/>
          </w:divBdr>
        </w:div>
        <w:div w:id="477767700">
          <w:marLeft w:val="480"/>
          <w:marRight w:val="0"/>
          <w:marTop w:val="0"/>
          <w:marBottom w:val="0"/>
          <w:divBdr>
            <w:top w:val="none" w:sz="0" w:space="0" w:color="auto"/>
            <w:left w:val="none" w:sz="0" w:space="0" w:color="auto"/>
            <w:bottom w:val="none" w:sz="0" w:space="0" w:color="auto"/>
            <w:right w:val="none" w:sz="0" w:space="0" w:color="auto"/>
          </w:divBdr>
        </w:div>
        <w:div w:id="496965544">
          <w:marLeft w:val="480"/>
          <w:marRight w:val="0"/>
          <w:marTop w:val="0"/>
          <w:marBottom w:val="0"/>
          <w:divBdr>
            <w:top w:val="none" w:sz="0" w:space="0" w:color="auto"/>
            <w:left w:val="none" w:sz="0" w:space="0" w:color="auto"/>
            <w:bottom w:val="none" w:sz="0" w:space="0" w:color="auto"/>
            <w:right w:val="none" w:sz="0" w:space="0" w:color="auto"/>
          </w:divBdr>
        </w:div>
        <w:div w:id="552080592">
          <w:marLeft w:val="480"/>
          <w:marRight w:val="0"/>
          <w:marTop w:val="0"/>
          <w:marBottom w:val="0"/>
          <w:divBdr>
            <w:top w:val="none" w:sz="0" w:space="0" w:color="auto"/>
            <w:left w:val="none" w:sz="0" w:space="0" w:color="auto"/>
            <w:bottom w:val="none" w:sz="0" w:space="0" w:color="auto"/>
            <w:right w:val="none" w:sz="0" w:space="0" w:color="auto"/>
          </w:divBdr>
        </w:div>
        <w:div w:id="565917195">
          <w:marLeft w:val="480"/>
          <w:marRight w:val="0"/>
          <w:marTop w:val="0"/>
          <w:marBottom w:val="0"/>
          <w:divBdr>
            <w:top w:val="none" w:sz="0" w:space="0" w:color="auto"/>
            <w:left w:val="none" w:sz="0" w:space="0" w:color="auto"/>
            <w:bottom w:val="none" w:sz="0" w:space="0" w:color="auto"/>
            <w:right w:val="none" w:sz="0" w:space="0" w:color="auto"/>
          </w:divBdr>
        </w:div>
        <w:div w:id="573272917">
          <w:marLeft w:val="480"/>
          <w:marRight w:val="0"/>
          <w:marTop w:val="0"/>
          <w:marBottom w:val="0"/>
          <w:divBdr>
            <w:top w:val="none" w:sz="0" w:space="0" w:color="auto"/>
            <w:left w:val="none" w:sz="0" w:space="0" w:color="auto"/>
            <w:bottom w:val="none" w:sz="0" w:space="0" w:color="auto"/>
            <w:right w:val="none" w:sz="0" w:space="0" w:color="auto"/>
          </w:divBdr>
        </w:div>
        <w:div w:id="588582529">
          <w:marLeft w:val="480"/>
          <w:marRight w:val="0"/>
          <w:marTop w:val="0"/>
          <w:marBottom w:val="0"/>
          <w:divBdr>
            <w:top w:val="none" w:sz="0" w:space="0" w:color="auto"/>
            <w:left w:val="none" w:sz="0" w:space="0" w:color="auto"/>
            <w:bottom w:val="none" w:sz="0" w:space="0" w:color="auto"/>
            <w:right w:val="none" w:sz="0" w:space="0" w:color="auto"/>
          </w:divBdr>
        </w:div>
        <w:div w:id="596445336">
          <w:marLeft w:val="480"/>
          <w:marRight w:val="0"/>
          <w:marTop w:val="0"/>
          <w:marBottom w:val="0"/>
          <w:divBdr>
            <w:top w:val="none" w:sz="0" w:space="0" w:color="auto"/>
            <w:left w:val="none" w:sz="0" w:space="0" w:color="auto"/>
            <w:bottom w:val="none" w:sz="0" w:space="0" w:color="auto"/>
            <w:right w:val="none" w:sz="0" w:space="0" w:color="auto"/>
          </w:divBdr>
        </w:div>
        <w:div w:id="613514510">
          <w:marLeft w:val="480"/>
          <w:marRight w:val="0"/>
          <w:marTop w:val="0"/>
          <w:marBottom w:val="0"/>
          <w:divBdr>
            <w:top w:val="none" w:sz="0" w:space="0" w:color="auto"/>
            <w:left w:val="none" w:sz="0" w:space="0" w:color="auto"/>
            <w:bottom w:val="none" w:sz="0" w:space="0" w:color="auto"/>
            <w:right w:val="none" w:sz="0" w:space="0" w:color="auto"/>
          </w:divBdr>
        </w:div>
        <w:div w:id="633483608">
          <w:marLeft w:val="480"/>
          <w:marRight w:val="0"/>
          <w:marTop w:val="0"/>
          <w:marBottom w:val="0"/>
          <w:divBdr>
            <w:top w:val="none" w:sz="0" w:space="0" w:color="auto"/>
            <w:left w:val="none" w:sz="0" w:space="0" w:color="auto"/>
            <w:bottom w:val="none" w:sz="0" w:space="0" w:color="auto"/>
            <w:right w:val="none" w:sz="0" w:space="0" w:color="auto"/>
          </w:divBdr>
        </w:div>
        <w:div w:id="643121182">
          <w:marLeft w:val="480"/>
          <w:marRight w:val="0"/>
          <w:marTop w:val="0"/>
          <w:marBottom w:val="0"/>
          <w:divBdr>
            <w:top w:val="none" w:sz="0" w:space="0" w:color="auto"/>
            <w:left w:val="none" w:sz="0" w:space="0" w:color="auto"/>
            <w:bottom w:val="none" w:sz="0" w:space="0" w:color="auto"/>
            <w:right w:val="none" w:sz="0" w:space="0" w:color="auto"/>
          </w:divBdr>
        </w:div>
        <w:div w:id="670719071">
          <w:marLeft w:val="480"/>
          <w:marRight w:val="0"/>
          <w:marTop w:val="0"/>
          <w:marBottom w:val="0"/>
          <w:divBdr>
            <w:top w:val="none" w:sz="0" w:space="0" w:color="auto"/>
            <w:left w:val="none" w:sz="0" w:space="0" w:color="auto"/>
            <w:bottom w:val="none" w:sz="0" w:space="0" w:color="auto"/>
            <w:right w:val="none" w:sz="0" w:space="0" w:color="auto"/>
          </w:divBdr>
        </w:div>
        <w:div w:id="683899124">
          <w:marLeft w:val="480"/>
          <w:marRight w:val="0"/>
          <w:marTop w:val="0"/>
          <w:marBottom w:val="0"/>
          <w:divBdr>
            <w:top w:val="none" w:sz="0" w:space="0" w:color="auto"/>
            <w:left w:val="none" w:sz="0" w:space="0" w:color="auto"/>
            <w:bottom w:val="none" w:sz="0" w:space="0" w:color="auto"/>
            <w:right w:val="none" w:sz="0" w:space="0" w:color="auto"/>
          </w:divBdr>
        </w:div>
        <w:div w:id="702053181">
          <w:marLeft w:val="480"/>
          <w:marRight w:val="0"/>
          <w:marTop w:val="0"/>
          <w:marBottom w:val="0"/>
          <w:divBdr>
            <w:top w:val="none" w:sz="0" w:space="0" w:color="auto"/>
            <w:left w:val="none" w:sz="0" w:space="0" w:color="auto"/>
            <w:bottom w:val="none" w:sz="0" w:space="0" w:color="auto"/>
            <w:right w:val="none" w:sz="0" w:space="0" w:color="auto"/>
          </w:divBdr>
        </w:div>
        <w:div w:id="706368314">
          <w:marLeft w:val="480"/>
          <w:marRight w:val="0"/>
          <w:marTop w:val="0"/>
          <w:marBottom w:val="0"/>
          <w:divBdr>
            <w:top w:val="none" w:sz="0" w:space="0" w:color="auto"/>
            <w:left w:val="none" w:sz="0" w:space="0" w:color="auto"/>
            <w:bottom w:val="none" w:sz="0" w:space="0" w:color="auto"/>
            <w:right w:val="none" w:sz="0" w:space="0" w:color="auto"/>
          </w:divBdr>
        </w:div>
        <w:div w:id="775759037">
          <w:marLeft w:val="480"/>
          <w:marRight w:val="0"/>
          <w:marTop w:val="0"/>
          <w:marBottom w:val="0"/>
          <w:divBdr>
            <w:top w:val="none" w:sz="0" w:space="0" w:color="auto"/>
            <w:left w:val="none" w:sz="0" w:space="0" w:color="auto"/>
            <w:bottom w:val="none" w:sz="0" w:space="0" w:color="auto"/>
            <w:right w:val="none" w:sz="0" w:space="0" w:color="auto"/>
          </w:divBdr>
        </w:div>
        <w:div w:id="786966323">
          <w:marLeft w:val="480"/>
          <w:marRight w:val="0"/>
          <w:marTop w:val="0"/>
          <w:marBottom w:val="0"/>
          <w:divBdr>
            <w:top w:val="none" w:sz="0" w:space="0" w:color="auto"/>
            <w:left w:val="none" w:sz="0" w:space="0" w:color="auto"/>
            <w:bottom w:val="none" w:sz="0" w:space="0" w:color="auto"/>
            <w:right w:val="none" w:sz="0" w:space="0" w:color="auto"/>
          </w:divBdr>
        </w:div>
        <w:div w:id="787508245">
          <w:marLeft w:val="480"/>
          <w:marRight w:val="0"/>
          <w:marTop w:val="0"/>
          <w:marBottom w:val="0"/>
          <w:divBdr>
            <w:top w:val="none" w:sz="0" w:space="0" w:color="auto"/>
            <w:left w:val="none" w:sz="0" w:space="0" w:color="auto"/>
            <w:bottom w:val="none" w:sz="0" w:space="0" w:color="auto"/>
            <w:right w:val="none" w:sz="0" w:space="0" w:color="auto"/>
          </w:divBdr>
        </w:div>
        <w:div w:id="789322418">
          <w:marLeft w:val="480"/>
          <w:marRight w:val="0"/>
          <w:marTop w:val="0"/>
          <w:marBottom w:val="0"/>
          <w:divBdr>
            <w:top w:val="none" w:sz="0" w:space="0" w:color="auto"/>
            <w:left w:val="none" w:sz="0" w:space="0" w:color="auto"/>
            <w:bottom w:val="none" w:sz="0" w:space="0" w:color="auto"/>
            <w:right w:val="none" w:sz="0" w:space="0" w:color="auto"/>
          </w:divBdr>
        </w:div>
        <w:div w:id="796879545">
          <w:marLeft w:val="480"/>
          <w:marRight w:val="0"/>
          <w:marTop w:val="0"/>
          <w:marBottom w:val="0"/>
          <w:divBdr>
            <w:top w:val="none" w:sz="0" w:space="0" w:color="auto"/>
            <w:left w:val="none" w:sz="0" w:space="0" w:color="auto"/>
            <w:bottom w:val="none" w:sz="0" w:space="0" w:color="auto"/>
            <w:right w:val="none" w:sz="0" w:space="0" w:color="auto"/>
          </w:divBdr>
        </w:div>
        <w:div w:id="836729618">
          <w:marLeft w:val="480"/>
          <w:marRight w:val="0"/>
          <w:marTop w:val="0"/>
          <w:marBottom w:val="0"/>
          <w:divBdr>
            <w:top w:val="none" w:sz="0" w:space="0" w:color="auto"/>
            <w:left w:val="none" w:sz="0" w:space="0" w:color="auto"/>
            <w:bottom w:val="none" w:sz="0" w:space="0" w:color="auto"/>
            <w:right w:val="none" w:sz="0" w:space="0" w:color="auto"/>
          </w:divBdr>
        </w:div>
        <w:div w:id="898320707">
          <w:marLeft w:val="480"/>
          <w:marRight w:val="0"/>
          <w:marTop w:val="0"/>
          <w:marBottom w:val="0"/>
          <w:divBdr>
            <w:top w:val="none" w:sz="0" w:space="0" w:color="auto"/>
            <w:left w:val="none" w:sz="0" w:space="0" w:color="auto"/>
            <w:bottom w:val="none" w:sz="0" w:space="0" w:color="auto"/>
            <w:right w:val="none" w:sz="0" w:space="0" w:color="auto"/>
          </w:divBdr>
        </w:div>
        <w:div w:id="898437681">
          <w:marLeft w:val="480"/>
          <w:marRight w:val="0"/>
          <w:marTop w:val="0"/>
          <w:marBottom w:val="0"/>
          <w:divBdr>
            <w:top w:val="none" w:sz="0" w:space="0" w:color="auto"/>
            <w:left w:val="none" w:sz="0" w:space="0" w:color="auto"/>
            <w:bottom w:val="none" w:sz="0" w:space="0" w:color="auto"/>
            <w:right w:val="none" w:sz="0" w:space="0" w:color="auto"/>
          </w:divBdr>
        </w:div>
        <w:div w:id="920139374">
          <w:marLeft w:val="480"/>
          <w:marRight w:val="0"/>
          <w:marTop w:val="0"/>
          <w:marBottom w:val="0"/>
          <w:divBdr>
            <w:top w:val="none" w:sz="0" w:space="0" w:color="auto"/>
            <w:left w:val="none" w:sz="0" w:space="0" w:color="auto"/>
            <w:bottom w:val="none" w:sz="0" w:space="0" w:color="auto"/>
            <w:right w:val="none" w:sz="0" w:space="0" w:color="auto"/>
          </w:divBdr>
        </w:div>
        <w:div w:id="924536024">
          <w:marLeft w:val="480"/>
          <w:marRight w:val="0"/>
          <w:marTop w:val="0"/>
          <w:marBottom w:val="0"/>
          <w:divBdr>
            <w:top w:val="none" w:sz="0" w:space="0" w:color="auto"/>
            <w:left w:val="none" w:sz="0" w:space="0" w:color="auto"/>
            <w:bottom w:val="none" w:sz="0" w:space="0" w:color="auto"/>
            <w:right w:val="none" w:sz="0" w:space="0" w:color="auto"/>
          </w:divBdr>
        </w:div>
        <w:div w:id="932208623">
          <w:marLeft w:val="480"/>
          <w:marRight w:val="0"/>
          <w:marTop w:val="0"/>
          <w:marBottom w:val="0"/>
          <w:divBdr>
            <w:top w:val="none" w:sz="0" w:space="0" w:color="auto"/>
            <w:left w:val="none" w:sz="0" w:space="0" w:color="auto"/>
            <w:bottom w:val="none" w:sz="0" w:space="0" w:color="auto"/>
            <w:right w:val="none" w:sz="0" w:space="0" w:color="auto"/>
          </w:divBdr>
        </w:div>
        <w:div w:id="938610261">
          <w:marLeft w:val="480"/>
          <w:marRight w:val="0"/>
          <w:marTop w:val="0"/>
          <w:marBottom w:val="0"/>
          <w:divBdr>
            <w:top w:val="none" w:sz="0" w:space="0" w:color="auto"/>
            <w:left w:val="none" w:sz="0" w:space="0" w:color="auto"/>
            <w:bottom w:val="none" w:sz="0" w:space="0" w:color="auto"/>
            <w:right w:val="none" w:sz="0" w:space="0" w:color="auto"/>
          </w:divBdr>
        </w:div>
        <w:div w:id="953290937">
          <w:marLeft w:val="480"/>
          <w:marRight w:val="0"/>
          <w:marTop w:val="0"/>
          <w:marBottom w:val="0"/>
          <w:divBdr>
            <w:top w:val="none" w:sz="0" w:space="0" w:color="auto"/>
            <w:left w:val="none" w:sz="0" w:space="0" w:color="auto"/>
            <w:bottom w:val="none" w:sz="0" w:space="0" w:color="auto"/>
            <w:right w:val="none" w:sz="0" w:space="0" w:color="auto"/>
          </w:divBdr>
        </w:div>
        <w:div w:id="977611224">
          <w:marLeft w:val="480"/>
          <w:marRight w:val="0"/>
          <w:marTop w:val="0"/>
          <w:marBottom w:val="0"/>
          <w:divBdr>
            <w:top w:val="none" w:sz="0" w:space="0" w:color="auto"/>
            <w:left w:val="none" w:sz="0" w:space="0" w:color="auto"/>
            <w:bottom w:val="none" w:sz="0" w:space="0" w:color="auto"/>
            <w:right w:val="none" w:sz="0" w:space="0" w:color="auto"/>
          </w:divBdr>
        </w:div>
        <w:div w:id="1005666885">
          <w:marLeft w:val="480"/>
          <w:marRight w:val="0"/>
          <w:marTop w:val="0"/>
          <w:marBottom w:val="0"/>
          <w:divBdr>
            <w:top w:val="none" w:sz="0" w:space="0" w:color="auto"/>
            <w:left w:val="none" w:sz="0" w:space="0" w:color="auto"/>
            <w:bottom w:val="none" w:sz="0" w:space="0" w:color="auto"/>
            <w:right w:val="none" w:sz="0" w:space="0" w:color="auto"/>
          </w:divBdr>
        </w:div>
      </w:divsChild>
    </w:div>
    <w:div w:id="745499372">
      <w:bodyDiv w:val="1"/>
      <w:marLeft w:val="0"/>
      <w:marRight w:val="0"/>
      <w:marTop w:val="0"/>
      <w:marBottom w:val="0"/>
      <w:divBdr>
        <w:top w:val="none" w:sz="0" w:space="0" w:color="auto"/>
        <w:left w:val="none" w:sz="0" w:space="0" w:color="auto"/>
        <w:bottom w:val="none" w:sz="0" w:space="0" w:color="auto"/>
        <w:right w:val="none" w:sz="0" w:space="0" w:color="auto"/>
      </w:divBdr>
    </w:div>
    <w:div w:id="745610331">
      <w:bodyDiv w:val="1"/>
      <w:marLeft w:val="0"/>
      <w:marRight w:val="0"/>
      <w:marTop w:val="0"/>
      <w:marBottom w:val="0"/>
      <w:divBdr>
        <w:top w:val="none" w:sz="0" w:space="0" w:color="auto"/>
        <w:left w:val="none" w:sz="0" w:space="0" w:color="auto"/>
        <w:bottom w:val="none" w:sz="0" w:space="0" w:color="auto"/>
        <w:right w:val="none" w:sz="0" w:space="0" w:color="auto"/>
      </w:divBdr>
    </w:div>
    <w:div w:id="745877987">
      <w:bodyDiv w:val="1"/>
      <w:marLeft w:val="0"/>
      <w:marRight w:val="0"/>
      <w:marTop w:val="0"/>
      <w:marBottom w:val="0"/>
      <w:divBdr>
        <w:top w:val="none" w:sz="0" w:space="0" w:color="auto"/>
        <w:left w:val="none" w:sz="0" w:space="0" w:color="auto"/>
        <w:bottom w:val="none" w:sz="0" w:space="0" w:color="auto"/>
        <w:right w:val="none" w:sz="0" w:space="0" w:color="auto"/>
      </w:divBdr>
    </w:div>
    <w:div w:id="745880574">
      <w:bodyDiv w:val="1"/>
      <w:marLeft w:val="0"/>
      <w:marRight w:val="0"/>
      <w:marTop w:val="0"/>
      <w:marBottom w:val="0"/>
      <w:divBdr>
        <w:top w:val="none" w:sz="0" w:space="0" w:color="auto"/>
        <w:left w:val="none" w:sz="0" w:space="0" w:color="auto"/>
        <w:bottom w:val="none" w:sz="0" w:space="0" w:color="auto"/>
        <w:right w:val="none" w:sz="0" w:space="0" w:color="auto"/>
      </w:divBdr>
    </w:div>
    <w:div w:id="746027818">
      <w:bodyDiv w:val="1"/>
      <w:marLeft w:val="0"/>
      <w:marRight w:val="0"/>
      <w:marTop w:val="0"/>
      <w:marBottom w:val="0"/>
      <w:divBdr>
        <w:top w:val="none" w:sz="0" w:space="0" w:color="auto"/>
        <w:left w:val="none" w:sz="0" w:space="0" w:color="auto"/>
        <w:bottom w:val="none" w:sz="0" w:space="0" w:color="auto"/>
        <w:right w:val="none" w:sz="0" w:space="0" w:color="auto"/>
      </w:divBdr>
    </w:div>
    <w:div w:id="746461929">
      <w:bodyDiv w:val="1"/>
      <w:marLeft w:val="0"/>
      <w:marRight w:val="0"/>
      <w:marTop w:val="0"/>
      <w:marBottom w:val="0"/>
      <w:divBdr>
        <w:top w:val="none" w:sz="0" w:space="0" w:color="auto"/>
        <w:left w:val="none" w:sz="0" w:space="0" w:color="auto"/>
        <w:bottom w:val="none" w:sz="0" w:space="0" w:color="auto"/>
        <w:right w:val="none" w:sz="0" w:space="0" w:color="auto"/>
      </w:divBdr>
    </w:div>
    <w:div w:id="746532855">
      <w:bodyDiv w:val="1"/>
      <w:marLeft w:val="0"/>
      <w:marRight w:val="0"/>
      <w:marTop w:val="0"/>
      <w:marBottom w:val="0"/>
      <w:divBdr>
        <w:top w:val="none" w:sz="0" w:space="0" w:color="auto"/>
        <w:left w:val="none" w:sz="0" w:space="0" w:color="auto"/>
        <w:bottom w:val="none" w:sz="0" w:space="0" w:color="auto"/>
        <w:right w:val="none" w:sz="0" w:space="0" w:color="auto"/>
      </w:divBdr>
    </w:div>
    <w:div w:id="746535359">
      <w:bodyDiv w:val="1"/>
      <w:marLeft w:val="0"/>
      <w:marRight w:val="0"/>
      <w:marTop w:val="0"/>
      <w:marBottom w:val="0"/>
      <w:divBdr>
        <w:top w:val="none" w:sz="0" w:space="0" w:color="auto"/>
        <w:left w:val="none" w:sz="0" w:space="0" w:color="auto"/>
        <w:bottom w:val="none" w:sz="0" w:space="0" w:color="auto"/>
        <w:right w:val="none" w:sz="0" w:space="0" w:color="auto"/>
      </w:divBdr>
    </w:div>
    <w:div w:id="746539279">
      <w:bodyDiv w:val="1"/>
      <w:marLeft w:val="0"/>
      <w:marRight w:val="0"/>
      <w:marTop w:val="0"/>
      <w:marBottom w:val="0"/>
      <w:divBdr>
        <w:top w:val="none" w:sz="0" w:space="0" w:color="auto"/>
        <w:left w:val="none" w:sz="0" w:space="0" w:color="auto"/>
        <w:bottom w:val="none" w:sz="0" w:space="0" w:color="auto"/>
        <w:right w:val="none" w:sz="0" w:space="0" w:color="auto"/>
      </w:divBdr>
    </w:div>
    <w:div w:id="746539821">
      <w:bodyDiv w:val="1"/>
      <w:marLeft w:val="0"/>
      <w:marRight w:val="0"/>
      <w:marTop w:val="0"/>
      <w:marBottom w:val="0"/>
      <w:divBdr>
        <w:top w:val="none" w:sz="0" w:space="0" w:color="auto"/>
        <w:left w:val="none" w:sz="0" w:space="0" w:color="auto"/>
        <w:bottom w:val="none" w:sz="0" w:space="0" w:color="auto"/>
        <w:right w:val="none" w:sz="0" w:space="0" w:color="auto"/>
      </w:divBdr>
    </w:div>
    <w:div w:id="746731919">
      <w:bodyDiv w:val="1"/>
      <w:marLeft w:val="0"/>
      <w:marRight w:val="0"/>
      <w:marTop w:val="0"/>
      <w:marBottom w:val="0"/>
      <w:divBdr>
        <w:top w:val="none" w:sz="0" w:space="0" w:color="auto"/>
        <w:left w:val="none" w:sz="0" w:space="0" w:color="auto"/>
        <w:bottom w:val="none" w:sz="0" w:space="0" w:color="auto"/>
        <w:right w:val="none" w:sz="0" w:space="0" w:color="auto"/>
      </w:divBdr>
      <w:divsChild>
        <w:div w:id="62024552">
          <w:marLeft w:val="480"/>
          <w:marRight w:val="0"/>
          <w:marTop w:val="0"/>
          <w:marBottom w:val="0"/>
          <w:divBdr>
            <w:top w:val="none" w:sz="0" w:space="0" w:color="auto"/>
            <w:left w:val="none" w:sz="0" w:space="0" w:color="auto"/>
            <w:bottom w:val="none" w:sz="0" w:space="0" w:color="auto"/>
            <w:right w:val="none" w:sz="0" w:space="0" w:color="auto"/>
          </w:divBdr>
        </w:div>
        <w:div w:id="80027587">
          <w:marLeft w:val="480"/>
          <w:marRight w:val="0"/>
          <w:marTop w:val="0"/>
          <w:marBottom w:val="0"/>
          <w:divBdr>
            <w:top w:val="none" w:sz="0" w:space="0" w:color="auto"/>
            <w:left w:val="none" w:sz="0" w:space="0" w:color="auto"/>
            <w:bottom w:val="none" w:sz="0" w:space="0" w:color="auto"/>
            <w:right w:val="none" w:sz="0" w:space="0" w:color="auto"/>
          </w:divBdr>
        </w:div>
        <w:div w:id="174154542">
          <w:marLeft w:val="480"/>
          <w:marRight w:val="0"/>
          <w:marTop w:val="0"/>
          <w:marBottom w:val="0"/>
          <w:divBdr>
            <w:top w:val="none" w:sz="0" w:space="0" w:color="auto"/>
            <w:left w:val="none" w:sz="0" w:space="0" w:color="auto"/>
            <w:bottom w:val="none" w:sz="0" w:space="0" w:color="auto"/>
            <w:right w:val="none" w:sz="0" w:space="0" w:color="auto"/>
          </w:divBdr>
        </w:div>
        <w:div w:id="315302072">
          <w:marLeft w:val="480"/>
          <w:marRight w:val="0"/>
          <w:marTop w:val="0"/>
          <w:marBottom w:val="0"/>
          <w:divBdr>
            <w:top w:val="none" w:sz="0" w:space="0" w:color="auto"/>
            <w:left w:val="none" w:sz="0" w:space="0" w:color="auto"/>
            <w:bottom w:val="none" w:sz="0" w:space="0" w:color="auto"/>
            <w:right w:val="none" w:sz="0" w:space="0" w:color="auto"/>
          </w:divBdr>
        </w:div>
        <w:div w:id="322856840">
          <w:marLeft w:val="480"/>
          <w:marRight w:val="0"/>
          <w:marTop w:val="0"/>
          <w:marBottom w:val="0"/>
          <w:divBdr>
            <w:top w:val="none" w:sz="0" w:space="0" w:color="auto"/>
            <w:left w:val="none" w:sz="0" w:space="0" w:color="auto"/>
            <w:bottom w:val="none" w:sz="0" w:space="0" w:color="auto"/>
            <w:right w:val="none" w:sz="0" w:space="0" w:color="auto"/>
          </w:divBdr>
        </w:div>
        <w:div w:id="329719029">
          <w:marLeft w:val="480"/>
          <w:marRight w:val="0"/>
          <w:marTop w:val="0"/>
          <w:marBottom w:val="0"/>
          <w:divBdr>
            <w:top w:val="none" w:sz="0" w:space="0" w:color="auto"/>
            <w:left w:val="none" w:sz="0" w:space="0" w:color="auto"/>
            <w:bottom w:val="none" w:sz="0" w:space="0" w:color="auto"/>
            <w:right w:val="none" w:sz="0" w:space="0" w:color="auto"/>
          </w:divBdr>
        </w:div>
        <w:div w:id="383066150">
          <w:marLeft w:val="480"/>
          <w:marRight w:val="0"/>
          <w:marTop w:val="0"/>
          <w:marBottom w:val="0"/>
          <w:divBdr>
            <w:top w:val="none" w:sz="0" w:space="0" w:color="auto"/>
            <w:left w:val="none" w:sz="0" w:space="0" w:color="auto"/>
            <w:bottom w:val="none" w:sz="0" w:space="0" w:color="auto"/>
            <w:right w:val="none" w:sz="0" w:space="0" w:color="auto"/>
          </w:divBdr>
        </w:div>
        <w:div w:id="420569686">
          <w:marLeft w:val="480"/>
          <w:marRight w:val="0"/>
          <w:marTop w:val="0"/>
          <w:marBottom w:val="0"/>
          <w:divBdr>
            <w:top w:val="none" w:sz="0" w:space="0" w:color="auto"/>
            <w:left w:val="none" w:sz="0" w:space="0" w:color="auto"/>
            <w:bottom w:val="none" w:sz="0" w:space="0" w:color="auto"/>
            <w:right w:val="none" w:sz="0" w:space="0" w:color="auto"/>
          </w:divBdr>
        </w:div>
        <w:div w:id="435518825">
          <w:marLeft w:val="480"/>
          <w:marRight w:val="0"/>
          <w:marTop w:val="0"/>
          <w:marBottom w:val="0"/>
          <w:divBdr>
            <w:top w:val="none" w:sz="0" w:space="0" w:color="auto"/>
            <w:left w:val="none" w:sz="0" w:space="0" w:color="auto"/>
            <w:bottom w:val="none" w:sz="0" w:space="0" w:color="auto"/>
            <w:right w:val="none" w:sz="0" w:space="0" w:color="auto"/>
          </w:divBdr>
        </w:div>
        <w:div w:id="552469376">
          <w:marLeft w:val="480"/>
          <w:marRight w:val="0"/>
          <w:marTop w:val="0"/>
          <w:marBottom w:val="0"/>
          <w:divBdr>
            <w:top w:val="none" w:sz="0" w:space="0" w:color="auto"/>
            <w:left w:val="none" w:sz="0" w:space="0" w:color="auto"/>
            <w:bottom w:val="none" w:sz="0" w:space="0" w:color="auto"/>
            <w:right w:val="none" w:sz="0" w:space="0" w:color="auto"/>
          </w:divBdr>
        </w:div>
        <w:div w:id="553008247">
          <w:marLeft w:val="480"/>
          <w:marRight w:val="0"/>
          <w:marTop w:val="0"/>
          <w:marBottom w:val="0"/>
          <w:divBdr>
            <w:top w:val="none" w:sz="0" w:space="0" w:color="auto"/>
            <w:left w:val="none" w:sz="0" w:space="0" w:color="auto"/>
            <w:bottom w:val="none" w:sz="0" w:space="0" w:color="auto"/>
            <w:right w:val="none" w:sz="0" w:space="0" w:color="auto"/>
          </w:divBdr>
        </w:div>
        <w:div w:id="600995806">
          <w:marLeft w:val="480"/>
          <w:marRight w:val="0"/>
          <w:marTop w:val="0"/>
          <w:marBottom w:val="0"/>
          <w:divBdr>
            <w:top w:val="none" w:sz="0" w:space="0" w:color="auto"/>
            <w:left w:val="none" w:sz="0" w:space="0" w:color="auto"/>
            <w:bottom w:val="none" w:sz="0" w:space="0" w:color="auto"/>
            <w:right w:val="none" w:sz="0" w:space="0" w:color="auto"/>
          </w:divBdr>
        </w:div>
        <w:div w:id="627973494">
          <w:marLeft w:val="480"/>
          <w:marRight w:val="0"/>
          <w:marTop w:val="0"/>
          <w:marBottom w:val="0"/>
          <w:divBdr>
            <w:top w:val="none" w:sz="0" w:space="0" w:color="auto"/>
            <w:left w:val="none" w:sz="0" w:space="0" w:color="auto"/>
            <w:bottom w:val="none" w:sz="0" w:space="0" w:color="auto"/>
            <w:right w:val="none" w:sz="0" w:space="0" w:color="auto"/>
          </w:divBdr>
        </w:div>
        <w:div w:id="705372579">
          <w:marLeft w:val="480"/>
          <w:marRight w:val="0"/>
          <w:marTop w:val="0"/>
          <w:marBottom w:val="0"/>
          <w:divBdr>
            <w:top w:val="none" w:sz="0" w:space="0" w:color="auto"/>
            <w:left w:val="none" w:sz="0" w:space="0" w:color="auto"/>
            <w:bottom w:val="none" w:sz="0" w:space="0" w:color="auto"/>
            <w:right w:val="none" w:sz="0" w:space="0" w:color="auto"/>
          </w:divBdr>
        </w:div>
        <w:div w:id="730890179">
          <w:marLeft w:val="480"/>
          <w:marRight w:val="0"/>
          <w:marTop w:val="0"/>
          <w:marBottom w:val="0"/>
          <w:divBdr>
            <w:top w:val="none" w:sz="0" w:space="0" w:color="auto"/>
            <w:left w:val="none" w:sz="0" w:space="0" w:color="auto"/>
            <w:bottom w:val="none" w:sz="0" w:space="0" w:color="auto"/>
            <w:right w:val="none" w:sz="0" w:space="0" w:color="auto"/>
          </w:divBdr>
        </w:div>
        <w:div w:id="864253524">
          <w:marLeft w:val="480"/>
          <w:marRight w:val="0"/>
          <w:marTop w:val="0"/>
          <w:marBottom w:val="0"/>
          <w:divBdr>
            <w:top w:val="none" w:sz="0" w:space="0" w:color="auto"/>
            <w:left w:val="none" w:sz="0" w:space="0" w:color="auto"/>
            <w:bottom w:val="none" w:sz="0" w:space="0" w:color="auto"/>
            <w:right w:val="none" w:sz="0" w:space="0" w:color="auto"/>
          </w:divBdr>
        </w:div>
        <w:div w:id="974875397">
          <w:marLeft w:val="480"/>
          <w:marRight w:val="0"/>
          <w:marTop w:val="0"/>
          <w:marBottom w:val="0"/>
          <w:divBdr>
            <w:top w:val="none" w:sz="0" w:space="0" w:color="auto"/>
            <w:left w:val="none" w:sz="0" w:space="0" w:color="auto"/>
            <w:bottom w:val="none" w:sz="0" w:space="0" w:color="auto"/>
            <w:right w:val="none" w:sz="0" w:space="0" w:color="auto"/>
          </w:divBdr>
        </w:div>
      </w:divsChild>
    </w:div>
    <w:div w:id="746921791">
      <w:bodyDiv w:val="1"/>
      <w:marLeft w:val="0"/>
      <w:marRight w:val="0"/>
      <w:marTop w:val="0"/>
      <w:marBottom w:val="0"/>
      <w:divBdr>
        <w:top w:val="none" w:sz="0" w:space="0" w:color="auto"/>
        <w:left w:val="none" w:sz="0" w:space="0" w:color="auto"/>
        <w:bottom w:val="none" w:sz="0" w:space="0" w:color="auto"/>
        <w:right w:val="none" w:sz="0" w:space="0" w:color="auto"/>
      </w:divBdr>
    </w:div>
    <w:div w:id="747463048">
      <w:bodyDiv w:val="1"/>
      <w:marLeft w:val="0"/>
      <w:marRight w:val="0"/>
      <w:marTop w:val="0"/>
      <w:marBottom w:val="0"/>
      <w:divBdr>
        <w:top w:val="none" w:sz="0" w:space="0" w:color="auto"/>
        <w:left w:val="none" w:sz="0" w:space="0" w:color="auto"/>
        <w:bottom w:val="none" w:sz="0" w:space="0" w:color="auto"/>
        <w:right w:val="none" w:sz="0" w:space="0" w:color="auto"/>
      </w:divBdr>
      <w:divsChild>
        <w:div w:id="34157693">
          <w:marLeft w:val="480"/>
          <w:marRight w:val="0"/>
          <w:marTop w:val="0"/>
          <w:marBottom w:val="0"/>
          <w:divBdr>
            <w:top w:val="none" w:sz="0" w:space="0" w:color="auto"/>
            <w:left w:val="none" w:sz="0" w:space="0" w:color="auto"/>
            <w:bottom w:val="none" w:sz="0" w:space="0" w:color="auto"/>
            <w:right w:val="none" w:sz="0" w:space="0" w:color="auto"/>
          </w:divBdr>
        </w:div>
        <w:div w:id="125395258">
          <w:marLeft w:val="480"/>
          <w:marRight w:val="0"/>
          <w:marTop w:val="0"/>
          <w:marBottom w:val="0"/>
          <w:divBdr>
            <w:top w:val="none" w:sz="0" w:space="0" w:color="auto"/>
            <w:left w:val="none" w:sz="0" w:space="0" w:color="auto"/>
            <w:bottom w:val="none" w:sz="0" w:space="0" w:color="auto"/>
            <w:right w:val="none" w:sz="0" w:space="0" w:color="auto"/>
          </w:divBdr>
        </w:div>
        <w:div w:id="144857748">
          <w:marLeft w:val="480"/>
          <w:marRight w:val="0"/>
          <w:marTop w:val="0"/>
          <w:marBottom w:val="0"/>
          <w:divBdr>
            <w:top w:val="none" w:sz="0" w:space="0" w:color="auto"/>
            <w:left w:val="none" w:sz="0" w:space="0" w:color="auto"/>
            <w:bottom w:val="none" w:sz="0" w:space="0" w:color="auto"/>
            <w:right w:val="none" w:sz="0" w:space="0" w:color="auto"/>
          </w:divBdr>
        </w:div>
        <w:div w:id="222956095">
          <w:marLeft w:val="480"/>
          <w:marRight w:val="0"/>
          <w:marTop w:val="0"/>
          <w:marBottom w:val="0"/>
          <w:divBdr>
            <w:top w:val="none" w:sz="0" w:space="0" w:color="auto"/>
            <w:left w:val="none" w:sz="0" w:space="0" w:color="auto"/>
            <w:bottom w:val="none" w:sz="0" w:space="0" w:color="auto"/>
            <w:right w:val="none" w:sz="0" w:space="0" w:color="auto"/>
          </w:divBdr>
        </w:div>
        <w:div w:id="299380391">
          <w:marLeft w:val="480"/>
          <w:marRight w:val="0"/>
          <w:marTop w:val="0"/>
          <w:marBottom w:val="0"/>
          <w:divBdr>
            <w:top w:val="none" w:sz="0" w:space="0" w:color="auto"/>
            <w:left w:val="none" w:sz="0" w:space="0" w:color="auto"/>
            <w:bottom w:val="none" w:sz="0" w:space="0" w:color="auto"/>
            <w:right w:val="none" w:sz="0" w:space="0" w:color="auto"/>
          </w:divBdr>
        </w:div>
        <w:div w:id="326130114">
          <w:marLeft w:val="480"/>
          <w:marRight w:val="0"/>
          <w:marTop w:val="0"/>
          <w:marBottom w:val="0"/>
          <w:divBdr>
            <w:top w:val="none" w:sz="0" w:space="0" w:color="auto"/>
            <w:left w:val="none" w:sz="0" w:space="0" w:color="auto"/>
            <w:bottom w:val="none" w:sz="0" w:space="0" w:color="auto"/>
            <w:right w:val="none" w:sz="0" w:space="0" w:color="auto"/>
          </w:divBdr>
        </w:div>
        <w:div w:id="332534430">
          <w:marLeft w:val="480"/>
          <w:marRight w:val="0"/>
          <w:marTop w:val="0"/>
          <w:marBottom w:val="0"/>
          <w:divBdr>
            <w:top w:val="none" w:sz="0" w:space="0" w:color="auto"/>
            <w:left w:val="none" w:sz="0" w:space="0" w:color="auto"/>
            <w:bottom w:val="none" w:sz="0" w:space="0" w:color="auto"/>
            <w:right w:val="none" w:sz="0" w:space="0" w:color="auto"/>
          </w:divBdr>
        </w:div>
        <w:div w:id="334192189">
          <w:marLeft w:val="480"/>
          <w:marRight w:val="0"/>
          <w:marTop w:val="0"/>
          <w:marBottom w:val="0"/>
          <w:divBdr>
            <w:top w:val="none" w:sz="0" w:space="0" w:color="auto"/>
            <w:left w:val="none" w:sz="0" w:space="0" w:color="auto"/>
            <w:bottom w:val="none" w:sz="0" w:space="0" w:color="auto"/>
            <w:right w:val="none" w:sz="0" w:space="0" w:color="auto"/>
          </w:divBdr>
        </w:div>
        <w:div w:id="406535911">
          <w:marLeft w:val="480"/>
          <w:marRight w:val="0"/>
          <w:marTop w:val="0"/>
          <w:marBottom w:val="0"/>
          <w:divBdr>
            <w:top w:val="none" w:sz="0" w:space="0" w:color="auto"/>
            <w:left w:val="none" w:sz="0" w:space="0" w:color="auto"/>
            <w:bottom w:val="none" w:sz="0" w:space="0" w:color="auto"/>
            <w:right w:val="none" w:sz="0" w:space="0" w:color="auto"/>
          </w:divBdr>
        </w:div>
        <w:div w:id="462768722">
          <w:marLeft w:val="480"/>
          <w:marRight w:val="0"/>
          <w:marTop w:val="0"/>
          <w:marBottom w:val="0"/>
          <w:divBdr>
            <w:top w:val="none" w:sz="0" w:space="0" w:color="auto"/>
            <w:left w:val="none" w:sz="0" w:space="0" w:color="auto"/>
            <w:bottom w:val="none" w:sz="0" w:space="0" w:color="auto"/>
            <w:right w:val="none" w:sz="0" w:space="0" w:color="auto"/>
          </w:divBdr>
        </w:div>
        <w:div w:id="515383297">
          <w:marLeft w:val="480"/>
          <w:marRight w:val="0"/>
          <w:marTop w:val="0"/>
          <w:marBottom w:val="0"/>
          <w:divBdr>
            <w:top w:val="none" w:sz="0" w:space="0" w:color="auto"/>
            <w:left w:val="none" w:sz="0" w:space="0" w:color="auto"/>
            <w:bottom w:val="none" w:sz="0" w:space="0" w:color="auto"/>
            <w:right w:val="none" w:sz="0" w:space="0" w:color="auto"/>
          </w:divBdr>
        </w:div>
        <w:div w:id="546920182">
          <w:marLeft w:val="480"/>
          <w:marRight w:val="0"/>
          <w:marTop w:val="0"/>
          <w:marBottom w:val="0"/>
          <w:divBdr>
            <w:top w:val="none" w:sz="0" w:space="0" w:color="auto"/>
            <w:left w:val="none" w:sz="0" w:space="0" w:color="auto"/>
            <w:bottom w:val="none" w:sz="0" w:space="0" w:color="auto"/>
            <w:right w:val="none" w:sz="0" w:space="0" w:color="auto"/>
          </w:divBdr>
        </w:div>
        <w:div w:id="571158122">
          <w:marLeft w:val="480"/>
          <w:marRight w:val="0"/>
          <w:marTop w:val="0"/>
          <w:marBottom w:val="0"/>
          <w:divBdr>
            <w:top w:val="none" w:sz="0" w:space="0" w:color="auto"/>
            <w:left w:val="none" w:sz="0" w:space="0" w:color="auto"/>
            <w:bottom w:val="none" w:sz="0" w:space="0" w:color="auto"/>
            <w:right w:val="none" w:sz="0" w:space="0" w:color="auto"/>
          </w:divBdr>
        </w:div>
        <w:div w:id="664480066">
          <w:marLeft w:val="480"/>
          <w:marRight w:val="0"/>
          <w:marTop w:val="0"/>
          <w:marBottom w:val="0"/>
          <w:divBdr>
            <w:top w:val="none" w:sz="0" w:space="0" w:color="auto"/>
            <w:left w:val="none" w:sz="0" w:space="0" w:color="auto"/>
            <w:bottom w:val="none" w:sz="0" w:space="0" w:color="auto"/>
            <w:right w:val="none" w:sz="0" w:space="0" w:color="auto"/>
          </w:divBdr>
        </w:div>
        <w:div w:id="680740829">
          <w:marLeft w:val="480"/>
          <w:marRight w:val="0"/>
          <w:marTop w:val="0"/>
          <w:marBottom w:val="0"/>
          <w:divBdr>
            <w:top w:val="none" w:sz="0" w:space="0" w:color="auto"/>
            <w:left w:val="none" w:sz="0" w:space="0" w:color="auto"/>
            <w:bottom w:val="none" w:sz="0" w:space="0" w:color="auto"/>
            <w:right w:val="none" w:sz="0" w:space="0" w:color="auto"/>
          </w:divBdr>
        </w:div>
        <w:div w:id="753236415">
          <w:marLeft w:val="480"/>
          <w:marRight w:val="0"/>
          <w:marTop w:val="0"/>
          <w:marBottom w:val="0"/>
          <w:divBdr>
            <w:top w:val="none" w:sz="0" w:space="0" w:color="auto"/>
            <w:left w:val="none" w:sz="0" w:space="0" w:color="auto"/>
            <w:bottom w:val="none" w:sz="0" w:space="0" w:color="auto"/>
            <w:right w:val="none" w:sz="0" w:space="0" w:color="auto"/>
          </w:divBdr>
        </w:div>
        <w:div w:id="848368465">
          <w:marLeft w:val="480"/>
          <w:marRight w:val="0"/>
          <w:marTop w:val="0"/>
          <w:marBottom w:val="0"/>
          <w:divBdr>
            <w:top w:val="none" w:sz="0" w:space="0" w:color="auto"/>
            <w:left w:val="none" w:sz="0" w:space="0" w:color="auto"/>
            <w:bottom w:val="none" w:sz="0" w:space="0" w:color="auto"/>
            <w:right w:val="none" w:sz="0" w:space="0" w:color="auto"/>
          </w:divBdr>
        </w:div>
        <w:div w:id="882985249">
          <w:marLeft w:val="480"/>
          <w:marRight w:val="0"/>
          <w:marTop w:val="0"/>
          <w:marBottom w:val="0"/>
          <w:divBdr>
            <w:top w:val="none" w:sz="0" w:space="0" w:color="auto"/>
            <w:left w:val="none" w:sz="0" w:space="0" w:color="auto"/>
            <w:bottom w:val="none" w:sz="0" w:space="0" w:color="auto"/>
            <w:right w:val="none" w:sz="0" w:space="0" w:color="auto"/>
          </w:divBdr>
        </w:div>
        <w:div w:id="892735624">
          <w:marLeft w:val="480"/>
          <w:marRight w:val="0"/>
          <w:marTop w:val="0"/>
          <w:marBottom w:val="0"/>
          <w:divBdr>
            <w:top w:val="none" w:sz="0" w:space="0" w:color="auto"/>
            <w:left w:val="none" w:sz="0" w:space="0" w:color="auto"/>
            <w:bottom w:val="none" w:sz="0" w:space="0" w:color="auto"/>
            <w:right w:val="none" w:sz="0" w:space="0" w:color="auto"/>
          </w:divBdr>
        </w:div>
        <w:div w:id="902720374">
          <w:marLeft w:val="480"/>
          <w:marRight w:val="0"/>
          <w:marTop w:val="0"/>
          <w:marBottom w:val="0"/>
          <w:divBdr>
            <w:top w:val="none" w:sz="0" w:space="0" w:color="auto"/>
            <w:left w:val="none" w:sz="0" w:space="0" w:color="auto"/>
            <w:bottom w:val="none" w:sz="0" w:space="0" w:color="auto"/>
            <w:right w:val="none" w:sz="0" w:space="0" w:color="auto"/>
          </w:divBdr>
        </w:div>
        <w:div w:id="915213786">
          <w:marLeft w:val="480"/>
          <w:marRight w:val="0"/>
          <w:marTop w:val="0"/>
          <w:marBottom w:val="0"/>
          <w:divBdr>
            <w:top w:val="none" w:sz="0" w:space="0" w:color="auto"/>
            <w:left w:val="none" w:sz="0" w:space="0" w:color="auto"/>
            <w:bottom w:val="none" w:sz="0" w:space="0" w:color="auto"/>
            <w:right w:val="none" w:sz="0" w:space="0" w:color="auto"/>
          </w:divBdr>
        </w:div>
        <w:div w:id="957952106">
          <w:marLeft w:val="480"/>
          <w:marRight w:val="0"/>
          <w:marTop w:val="0"/>
          <w:marBottom w:val="0"/>
          <w:divBdr>
            <w:top w:val="none" w:sz="0" w:space="0" w:color="auto"/>
            <w:left w:val="none" w:sz="0" w:space="0" w:color="auto"/>
            <w:bottom w:val="none" w:sz="0" w:space="0" w:color="auto"/>
            <w:right w:val="none" w:sz="0" w:space="0" w:color="auto"/>
          </w:divBdr>
        </w:div>
        <w:div w:id="965938288">
          <w:marLeft w:val="480"/>
          <w:marRight w:val="0"/>
          <w:marTop w:val="0"/>
          <w:marBottom w:val="0"/>
          <w:divBdr>
            <w:top w:val="none" w:sz="0" w:space="0" w:color="auto"/>
            <w:left w:val="none" w:sz="0" w:space="0" w:color="auto"/>
            <w:bottom w:val="none" w:sz="0" w:space="0" w:color="auto"/>
            <w:right w:val="none" w:sz="0" w:space="0" w:color="auto"/>
          </w:divBdr>
        </w:div>
        <w:div w:id="1006396206">
          <w:marLeft w:val="480"/>
          <w:marRight w:val="0"/>
          <w:marTop w:val="0"/>
          <w:marBottom w:val="0"/>
          <w:divBdr>
            <w:top w:val="none" w:sz="0" w:space="0" w:color="auto"/>
            <w:left w:val="none" w:sz="0" w:space="0" w:color="auto"/>
            <w:bottom w:val="none" w:sz="0" w:space="0" w:color="auto"/>
            <w:right w:val="none" w:sz="0" w:space="0" w:color="auto"/>
          </w:divBdr>
        </w:div>
        <w:div w:id="1008674995">
          <w:marLeft w:val="480"/>
          <w:marRight w:val="0"/>
          <w:marTop w:val="0"/>
          <w:marBottom w:val="0"/>
          <w:divBdr>
            <w:top w:val="none" w:sz="0" w:space="0" w:color="auto"/>
            <w:left w:val="none" w:sz="0" w:space="0" w:color="auto"/>
            <w:bottom w:val="none" w:sz="0" w:space="0" w:color="auto"/>
            <w:right w:val="none" w:sz="0" w:space="0" w:color="auto"/>
          </w:divBdr>
        </w:div>
      </w:divsChild>
    </w:div>
    <w:div w:id="747727847">
      <w:bodyDiv w:val="1"/>
      <w:marLeft w:val="0"/>
      <w:marRight w:val="0"/>
      <w:marTop w:val="0"/>
      <w:marBottom w:val="0"/>
      <w:divBdr>
        <w:top w:val="none" w:sz="0" w:space="0" w:color="auto"/>
        <w:left w:val="none" w:sz="0" w:space="0" w:color="auto"/>
        <w:bottom w:val="none" w:sz="0" w:space="0" w:color="auto"/>
        <w:right w:val="none" w:sz="0" w:space="0" w:color="auto"/>
      </w:divBdr>
    </w:div>
    <w:div w:id="748229892">
      <w:bodyDiv w:val="1"/>
      <w:marLeft w:val="0"/>
      <w:marRight w:val="0"/>
      <w:marTop w:val="0"/>
      <w:marBottom w:val="0"/>
      <w:divBdr>
        <w:top w:val="none" w:sz="0" w:space="0" w:color="auto"/>
        <w:left w:val="none" w:sz="0" w:space="0" w:color="auto"/>
        <w:bottom w:val="none" w:sz="0" w:space="0" w:color="auto"/>
        <w:right w:val="none" w:sz="0" w:space="0" w:color="auto"/>
      </w:divBdr>
    </w:div>
    <w:div w:id="748311567">
      <w:bodyDiv w:val="1"/>
      <w:marLeft w:val="0"/>
      <w:marRight w:val="0"/>
      <w:marTop w:val="0"/>
      <w:marBottom w:val="0"/>
      <w:divBdr>
        <w:top w:val="none" w:sz="0" w:space="0" w:color="auto"/>
        <w:left w:val="none" w:sz="0" w:space="0" w:color="auto"/>
        <w:bottom w:val="none" w:sz="0" w:space="0" w:color="auto"/>
        <w:right w:val="none" w:sz="0" w:space="0" w:color="auto"/>
      </w:divBdr>
    </w:div>
    <w:div w:id="748355754">
      <w:bodyDiv w:val="1"/>
      <w:marLeft w:val="0"/>
      <w:marRight w:val="0"/>
      <w:marTop w:val="0"/>
      <w:marBottom w:val="0"/>
      <w:divBdr>
        <w:top w:val="none" w:sz="0" w:space="0" w:color="auto"/>
        <w:left w:val="none" w:sz="0" w:space="0" w:color="auto"/>
        <w:bottom w:val="none" w:sz="0" w:space="0" w:color="auto"/>
        <w:right w:val="none" w:sz="0" w:space="0" w:color="auto"/>
      </w:divBdr>
    </w:div>
    <w:div w:id="749043365">
      <w:bodyDiv w:val="1"/>
      <w:marLeft w:val="0"/>
      <w:marRight w:val="0"/>
      <w:marTop w:val="0"/>
      <w:marBottom w:val="0"/>
      <w:divBdr>
        <w:top w:val="none" w:sz="0" w:space="0" w:color="auto"/>
        <w:left w:val="none" w:sz="0" w:space="0" w:color="auto"/>
        <w:bottom w:val="none" w:sz="0" w:space="0" w:color="auto"/>
        <w:right w:val="none" w:sz="0" w:space="0" w:color="auto"/>
      </w:divBdr>
      <w:divsChild>
        <w:div w:id="89737871">
          <w:marLeft w:val="480"/>
          <w:marRight w:val="0"/>
          <w:marTop w:val="0"/>
          <w:marBottom w:val="0"/>
          <w:divBdr>
            <w:top w:val="none" w:sz="0" w:space="0" w:color="auto"/>
            <w:left w:val="none" w:sz="0" w:space="0" w:color="auto"/>
            <w:bottom w:val="none" w:sz="0" w:space="0" w:color="auto"/>
            <w:right w:val="none" w:sz="0" w:space="0" w:color="auto"/>
          </w:divBdr>
        </w:div>
        <w:div w:id="94444963">
          <w:marLeft w:val="480"/>
          <w:marRight w:val="0"/>
          <w:marTop w:val="0"/>
          <w:marBottom w:val="0"/>
          <w:divBdr>
            <w:top w:val="none" w:sz="0" w:space="0" w:color="auto"/>
            <w:left w:val="none" w:sz="0" w:space="0" w:color="auto"/>
            <w:bottom w:val="none" w:sz="0" w:space="0" w:color="auto"/>
            <w:right w:val="none" w:sz="0" w:space="0" w:color="auto"/>
          </w:divBdr>
        </w:div>
        <w:div w:id="231620611">
          <w:marLeft w:val="480"/>
          <w:marRight w:val="0"/>
          <w:marTop w:val="0"/>
          <w:marBottom w:val="0"/>
          <w:divBdr>
            <w:top w:val="none" w:sz="0" w:space="0" w:color="auto"/>
            <w:left w:val="none" w:sz="0" w:space="0" w:color="auto"/>
            <w:bottom w:val="none" w:sz="0" w:space="0" w:color="auto"/>
            <w:right w:val="none" w:sz="0" w:space="0" w:color="auto"/>
          </w:divBdr>
        </w:div>
        <w:div w:id="235942038">
          <w:marLeft w:val="480"/>
          <w:marRight w:val="0"/>
          <w:marTop w:val="0"/>
          <w:marBottom w:val="0"/>
          <w:divBdr>
            <w:top w:val="none" w:sz="0" w:space="0" w:color="auto"/>
            <w:left w:val="none" w:sz="0" w:space="0" w:color="auto"/>
            <w:bottom w:val="none" w:sz="0" w:space="0" w:color="auto"/>
            <w:right w:val="none" w:sz="0" w:space="0" w:color="auto"/>
          </w:divBdr>
        </w:div>
        <w:div w:id="247737721">
          <w:marLeft w:val="480"/>
          <w:marRight w:val="0"/>
          <w:marTop w:val="0"/>
          <w:marBottom w:val="0"/>
          <w:divBdr>
            <w:top w:val="none" w:sz="0" w:space="0" w:color="auto"/>
            <w:left w:val="none" w:sz="0" w:space="0" w:color="auto"/>
            <w:bottom w:val="none" w:sz="0" w:space="0" w:color="auto"/>
            <w:right w:val="none" w:sz="0" w:space="0" w:color="auto"/>
          </w:divBdr>
        </w:div>
        <w:div w:id="264578874">
          <w:marLeft w:val="480"/>
          <w:marRight w:val="0"/>
          <w:marTop w:val="0"/>
          <w:marBottom w:val="0"/>
          <w:divBdr>
            <w:top w:val="none" w:sz="0" w:space="0" w:color="auto"/>
            <w:left w:val="none" w:sz="0" w:space="0" w:color="auto"/>
            <w:bottom w:val="none" w:sz="0" w:space="0" w:color="auto"/>
            <w:right w:val="none" w:sz="0" w:space="0" w:color="auto"/>
          </w:divBdr>
        </w:div>
        <w:div w:id="295335103">
          <w:marLeft w:val="480"/>
          <w:marRight w:val="0"/>
          <w:marTop w:val="0"/>
          <w:marBottom w:val="0"/>
          <w:divBdr>
            <w:top w:val="none" w:sz="0" w:space="0" w:color="auto"/>
            <w:left w:val="none" w:sz="0" w:space="0" w:color="auto"/>
            <w:bottom w:val="none" w:sz="0" w:space="0" w:color="auto"/>
            <w:right w:val="none" w:sz="0" w:space="0" w:color="auto"/>
          </w:divBdr>
        </w:div>
        <w:div w:id="326634448">
          <w:marLeft w:val="480"/>
          <w:marRight w:val="0"/>
          <w:marTop w:val="0"/>
          <w:marBottom w:val="0"/>
          <w:divBdr>
            <w:top w:val="none" w:sz="0" w:space="0" w:color="auto"/>
            <w:left w:val="none" w:sz="0" w:space="0" w:color="auto"/>
            <w:bottom w:val="none" w:sz="0" w:space="0" w:color="auto"/>
            <w:right w:val="none" w:sz="0" w:space="0" w:color="auto"/>
          </w:divBdr>
        </w:div>
        <w:div w:id="355540150">
          <w:marLeft w:val="480"/>
          <w:marRight w:val="0"/>
          <w:marTop w:val="0"/>
          <w:marBottom w:val="0"/>
          <w:divBdr>
            <w:top w:val="none" w:sz="0" w:space="0" w:color="auto"/>
            <w:left w:val="none" w:sz="0" w:space="0" w:color="auto"/>
            <w:bottom w:val="none" w:sz="0" w:space="0" w:color="auto"/>
            <w:right w:val="none" w:sz="0" w:space="0" w:color="auto"/>
          </w:divBdr>
        </w:div>
        <w:div w:id="372073225">
          <w:marLeft w:val="480"/>
          <w:marRight w:val="0"/>
          <w:marTop w:val="0"/>
          <w:marBottom w:val="0"/>
          <w:divBdr>
            <w:top w:val="none" w:sz="0" w:space="0" w:color="auto"/>
            <w:left w:val="none" w:sz="0" w:space="0" w:color="auto"/>
            <w:bottom w:val="none" w:sz="0" w:space="0" w:color="auto"/>
            <w:right w:val="none" w:sz="0" w:space="0" w:color="auto"/>
          </w:divBdr>
        </w:div>
        <w:div w:id="399452109">
          <w:marLeft w:val="480"/>
          <w:marRight w:val="0"/>
          <w:marTop w:val="0"/>
          <w:marBottom w:val="0"/>
          <w:divBdr>
            <w:top w:val="none" w:sz="0" w:space="0" w:color="auto"/>
            <w:left w:val="none" w:sz="0" w:space="0" w:color="auto"/>
            <w:bottom w:val="none" w:sz="0" w:space="0" w:color="auto"/>
            <w:right w:val="none" w:sz="0" w:space="0" w:color="auto"/>
          </w:divBdr>
        </w:div>
        <w:div w:id="472603604">
          <w:marLeft w:val="480"/>
          <w:marRight w:val="0"/>
          <w:marTop w:val="0"/>
          <w:marBottom w:val="0"/>
          <w:divBdr>
            <w:top w:val="none" w:sz="0" w:space="0" w:color="auto"/>
            <w:left w:val="none" w:sz="0" w:space="0" w:color="auto"/>
            <w:bottom w:val="none" w:sz="0" w:space="0" w:color="auto"/>
            <w:right w:val="none" w:sz="0" w:space="0" w:color="auto"/>
          </w:divBdr>
        </w:div>
        <w:div w:id="498883792">
          <w:marLeft w:val="480"/>
          <w:marRight w:val="0"/>
          <w:marTop w:val="0"/>
          <w:marBottom w:val="0"/>
          <w:divBdr>
            <w:top w:val="none" w:sz="0" w:space="0" w:color="auto"/>
            <w:left w:val="none" w:sz="0" w:space="0" w:color="auto"/>
            <w:bottom w:val="none" w:sz="0" w:space="0" w:color="auto"/>
            <w:right w:val="none" w:sz="0" w:space="0" w:color="auto"/>
          </w:divBdr>
        </w:div>
        <w:div w:id="525019802">
          <w:marLeft w:val="480"/>
          <w:marRight w:val="0"/>
          <w:marTop w:val="0"/>
          <w:marBottom w:val="0"/>
          <w:divBdr>
            <w:top w:val="none" w:sz="0" w:space="0" w:color="auto"/>
            <w:left w:val="none" w:sz="0" w:space="0" w:color="auto"/>
            <w:bottom w:val="none" w:sz="0" w:space="0" w:color="auto"/>
            <w:right w:val="none" w:sz="0" w:space="0" w:color="auto"/>
          </w:divBdr>
        </w:div>
        <w:div w:id="532808873">
          <w:marLeft w:val="480"/>
          <w:marRight w:val="0"/>
          <w:marTop w:val="0"/>
          <w:marBottom w:val="0"/>
          <w:divBdr>
            <w:top w:val="none" w:sz="0" w:space="0" w:color="auto"/>
            <w:left w:val="none" w:sz="0" w:space="0" w:color="auto"/>
            <w:bottom w:val="none" w:sz="0" w:space="0" w:color="auto"/>
            <w:right w:val="none" w:sz="0" w:space="0" w:color="auto"/>
          </w:divBdr>
        </w:div>
        <w:div w:id="577444967">
          <w:marLeft w:val="480"/>
          <w:marRight w:val="0"/>
          <w:marTop w:val="0"/>
          <w:marBottom w:val="0"/>
          <w:divBdr>
            <w:top w:val="none" w:sz="0" w:space="0" w:color="auto"/>
            <w:left w:val="none" w:sz="0" w:space="0" w:color="auto"/>
            <w:bottom w:val="none" w:sz="0" w:space="0" w:color="auto"/>
            <w:right w:val="none" w:sz="0" w:space="0" w:color="auto"/>
          </w:divBdr>
        </w:div>
        <w:div w:id="606961619">
          <w:marLeft w:val="480"/>
          <w:marRight w:val="0"/>
          <w:marTop w:val="0"/>
          <w:marBottom w:val="0"/>
          <w:divBdr>
            <w:top w:val="none" w:sz="0" w:space="0" w:color="auto"/>
            <w:left w:val="none" w:sz="0" w:space="0" w:color="auto"/>
            <w:bottom w:val="none" w:sz="0" w:space="0" w:color="auto"/>
            <w:right w:val="none" w:sz="0" w:space="0" w:color="auto"/>
          </w:divBdr>
        </w:div>
        <w:div w:id="697707239">
          <w:marLeft w:val="480"/>
          <w:marRight w:val="0"/>
          <w:marTop w:val="0"/>
          <w:marBottom w:val="0"/>
          <w:divBdr>
            <w:top w:val="none" w:sz="0" w:space="0" w:color="auto"/>
            <w:left w:val="none" w:sz="0" w:space="0" w:color="auto"/>
            <w:bottom w:val="none" w:sz="0" w:space="0" w:color="auto"/>
            <w:right w:val="none" w:sz="0" w:space="0" w:color="auto"/>
          </w:divBdr>
        </w:div>
        <w:div w:id="721947492">
          <w:marLeft w:val="480"/>
          <w:marRight w:val="0"/>
          <w:marTop w:val="0"/>
          <w:marBottom w:val="0"/>
          <w:divBdr>
            <w:top w:val="none" w:sz="0" w:space="0" w:color="auto"/>
            <w:left w:val="none" w:sz="0" w:space="0" w:color="auto"/>
            <w:bottom w:val="none" w:sz="0" w:space="0" w:color="auto"/>
            <w:right w:val="none" w:sz="0" w:space="0" w:color="auto"/>
          </w:divBdr>
        </w:div>
        <w:div w:id="728458648">
          <w:marLeft w:val="480"/>
          <w:marRight w:val="0"/>
          <w:marTop w:val="0"/>
          <w:marBottom w:val="0"/>
          <w:divBdr>
            <w:top w:val="none" w:sz="0" w:space="0" w:color="auto"/>
            <w:left w:val="none" w:sz="0" w:space="0" w:color="auto"/>
            <w:bottom w:val="none" w:sz="0" w:space="0" w:color="auto"/>
            <w:right w:val="none" w:sz="0" w:space="0" w:color="auto"/>
          </w:divBdr>
        </w:div>
        <w:div w:id="741759807">
          <w:marLeft w:val="480"/>
          <w:marRight w:val="0"/>
          <w:marTop w:val="0"/>
          <w:marBottom w:val="0"/>
          <w:divBdr>
            <w:top w:val="none" w:sz="0" w:space="0" w:color="auto"/>
            <w:left w:val="none" w:sz="0" w:space="0" w:color="auto"/>
            <w:bottom w:val="none" w:sz="0" w:space="0" w:color="auto"/>
            <w:right w:val="none" w:sz="0" w:space="0" w:color="auto"/>
          </w:divBdr>
        </w:div>
        <w:div w:id="765274033">
          <w:marLeft w:val="480"/>
          <w:marRight w:val="0"/>
          <w:marTop w:val="0"/>
          <w:marBottom w:val="0"/>
          <w:divBdr>
            <w:top w:val="none" w:sz="0" w:space="0" w:color="auto"/>
            <w:left w:val="none" w:sz="0" w:space="0" w:color="auto"/>
            <w:bottom w:val="none" w:sz="0" w:space="0" w:color="auto"/>
            <w:right w:val="none" w:sz="0" w:space="0" w:color="auto"/>
          </w:divBdr>
        </w:div>
        <w:div w:id="765732152">
          <w:marLeft w:val="480"/>
          <w:marRight w:val="0"/>
          <w:marTop w:val="0"/>
          <w:marBottom w:val="0"/>
          <w:divBdr>
            <w:top w:val="none" w:sz="0" w:space="0" w:color="auto"/>
            <w:left w:val="none" w:sz="0" w:space="0" w:color="auto"/>
            <w:bottom w:val="none" w:sz="0" w:space="0" w:color="auto"/>
            <w:right w:val="none" w:sz="0" w:space="0" w:color="auto"/>
          </w:divBdr>
        </w:div>
        <w:div w:id="818765714">
          <w:marLeft w:val="480"/>
          <w:marRight w:val="0"/>
          <w:marTop w:val="0"/>
          <w:marBottom w:val="0"/>
          <w:divBdr>
            <w:top w:val="none" w:sz="0" w:space="0" w:color="auto"/>
            <w:left w:val="none" w:sz="0" w:space="0" w:color="auto"/>
            <w:bottom w:val="none" w:sz="0" w:space="0" w:color="auto"/>
            <w:right w:val="none" w:sz="0" w:space="0" w:color="auto"/>
          </w:divBdr>
        </w:div>
        <w:div w:id="839275271">
          <w:marLeft w:val="480"/>
          <w:marRight w:val="0"/>
          <w:marTop w:val="0"/>
          <w:marBottom w:val="0"/>
          <w:divBdr>
            <w:top w:val="none" w:sz="0" w:space="0" w:color="auto"/>
            <w:left w:val="none" w:sz="0" w:space="0" w:color="auto"/>
            <w:bottom w:val="none" w:sz="0" w:space="0" w:color="auto"/>
            <w:right w:val="none" w:sz="0" w:space="0" w:color="auto"/>
          </w:divBdr>
        </w:div>
        <w:div w:id="854458829">
          <w:marLeft w:val="480"/>
          <w:marRight w:val="0"/>
          <w:marTop w:val="0"/>
          <w:marBottom w:val="0"/>
          <w:divBdr>
            <w:top w:val="none" w:sz="0" w:space="0" w:color="auto"/>
            <w:left w:val="none" w:sz="0" w:space="0" w:color="auto"/>
            <w:bottom w:val="none" w:sz="0" w:space="0" w:color="auto"/>
            <w:right w:val="none" w:sz="0" w:space="0" w:color="auto"/>
          </w:divBdr>
        </w:div>
        <w:div w:id="910895779">
          <w:marLeft w:val="480"/>
          <w:marRight w:val="0"/>
          <w:marTop w:val="0"/>
          <w:marBottom w:val="0"/>
          <w:divBdr>
            <w:top w:val="none" w:sz="0" w:space="0" w:color="auto"/>
            <w:left w:val="none" w:sz="0" w:space="0" w:color="auto"/>
            <w:bottom w:val="none" w:sz="0" w:space="0" w:color="auto"/>
            <w:right w:val="none" w:sz="0" w:space="0" w:color="auto"/>
          </w:divBdr>
        </w:div>
        <w:div w:id="920528124">
          <w:marLeft w:val="480"/>
          <w:marRight w:val="0"/>
          <w:marTop w:val="0"/>
          <w:marBottom w:val="0"/>
          <w:divBdr>
            <w:top w:val="none" w:sz="0" w:space="0" w:color="auto"/>
            <w:left w:val="none" w:sz="0" w:space="0" w:color="auto"/>
            <w:bottom w:val="none" w:sz="0" w:space="0" w:color="auto"/>
            <w:right w:val="none" w:sz="0" w:space="0" w:color="auto"/>
          </w:divBdr>
        </w:div>
        <w:div w:id="946549447">
          <w:marLeft w:val="480"/>
          <w:marRight w:val="0"/>
          <w:marTop w:val="0"/>
          <w:marBottom w:val="0"/>
          <w:divBdr>
            <w:top w:val="none" w:sz="0" w:space="0" w:color="auto"/>
            <w:left w:val="none" w:sz="0" w:space="0" w:color="auto"/>
            <w:bottom w:val="none" w:sz="0" w:space="0" w:color="auto"/>
            <w:right w:val="none" w:sz="0" w:space="0" w:color="auto"/>
          </w:divBdr>
        </w:div>
        <w:div w:id="1002783698">
          <w:marLeft w:val="480"/>
          <w:marRight w:val="0"/>
          <w:marTop w:val="0"/>
          <w:marBottom w:val="0"/>
          <w:divBdr>
            <w:top w:val="none" w:sz="0" w:space="0" w:color="auto"/>
            <w:left w:val="none" w:sz="0" w:space="0" w:color="auto"/>
            <w:bottom w:val="none" w:sz="0" w:space="0" w:color="auto"/>
            <w:right w:val="none" w:sz="0" w:space="0" w:color="auto"/>
          </w:divBdr>
        </w:div>
        <w:div w:id="1013842957">
          <w:marLeft w:val="480"/>
          <w:marRight w:val="0"/>
          <w:marTop w:val="0"/>
          <w:marBottom w:val="0"/>
          <w:divBdr>
            <w:top w:val="none" w:sz="0" w:space="0" w:color="auto"/>
            <w:left w:val="none" w:sz="0" w:space="0" w:color="auto"/>
            <w:bottom w:val="none" w:sz="0" w:space="0" w:color="auto"/>
            <w:right w:val="none" w:sz="0" w:space="0" w:color="auto"/>
          </w:divBdr>
        </w:div>
      </w:divsChild>
    </w:div>
    <w:div w:id="749085880">
      <w:bodyDiv w:val="1"/>
      <w:marLeft w:val="0"/>
      <w:marRight w:val="0"/>
      <w:marTop w:val="0"/>
      <w:marBottom w:val="0"/>
      <w:divBdr>
        <w:top w:val="none" w:sz="0" w:space="0" w:color="auto"/>
        <w:left w:val="none" w:sz="0" w:space="0" w:color="auto"/>
        <w:bottom w:val="none" w:sz="0" w:space="0" w:color="auto"/>
        <w:right w:val="none" w:sz="0" w:space="0" w:color="auto"/>
      </w:divBdr>
    </w:div>
    <w:div w:id="749232119">
      <w:bodyDiv w:val="1"/>
      <w:marLeft w:val="0"/>
      <w:marRight w:val="0"/>
      <w:marTop w:val="0"/>
      <w:marBottom w:val="0"/>
      <w:divBdr>
        <w:top w:val="none" w:sz="0" w:space="0" w:color="auto"/>
        <w:left w:val="none" w:sz="0" w:space="0" w:color="auto"/>
        <w:bottom w:val="none" w:sz="0" w:space="0" w:color="auto"/>
        <w:right w:val="none" w:sz="0" w:space="0" w:color="auto"/>
      </w:divBdr>
    </w:div>
    <w:div w:id="749234748">
      <w:bodyDiv w:val="1"/>
      <w:marLeft w:val="0"/>
      <w:marRight w:val="0"/>
      <w:marTop w:val="0"/>
      <w:marBottom w:val="0"/>
      <w:divBdr>
        <w:top w:val="none" w:sz="0" w:space="0" w:color="auto"/>
        <w:left w:val="none" w:sz="0" w:space="0" w:color="auto"/>
        <w:bottom w:val="none" w:sz="0" w:space="0" w:color="auto"/>
        <w:right w:val="none" w:sz="0" w:space="0" w:color="auto"/>
      </w:divBdr>
    </w:div>
    <w:div w:id="749546848">
      <w:bodyDiv w:val="1"/>
      <w:marLeft w:val="0"/>
      <w:marRight w:val="0"/>
      <w:marTop w:val="0"/>
      <w:marBottom w:val="0"/>
      <w:divBdr>
        <w:top w:val="none" w:sz="0" w:space="0" w:color="auto"/>
        <w:left w:val="none" w:sz="0" w:space="0" w:color="auto"/>
        <w:bottom w:val="none" w:sz="0" w:space="0" w:color="auto"/>
        <w:right w:val="none" w:sz="0" w:space="0" w:color="auto"/>
      </w:divBdr>
    </w:div>
    <w:div w:id="750470559">
      <w:bodyDiv w:val="1"/>
      <w:marLeft w:val="0"/>
      <w:marRight w:val="0"/>
      <w:marTop w:val="0"/>
      <w:marBottom w:val="0"/>
      <w:divBdr>
        <w:top w:val="none" w:sz="0" w:space="0" w:color="auto"/>
        <w:left w:val="none" w:sz="0" w:space="0" w:color="auto"/>
        <w:bottom w:val="none" w:sz="0" w:space="0" w:color="auto"/>
        <w:right w:val="none" w:sz="0" w:space="0" w:color="auto"/>
      </w:divBdr>
      <w:divsChild>
        <w:div w:id="2174083">
          <w:marLeft w:val="480"/>
          <w:marRight w:val="0"/>
          <w:marTop w:val="0"/>
          <w:marBottom w:val="0"/>
          <w:divBdr>
            <w:top w:val="none" w:sz="0" w:space="0" w:color="auto"/>
            <w:left w:val="none" w:sz="0" w:space="0" w:color="auto"/>
            <w:bottom w:val="none" w:sz="0" w:space="0" w:color="auto"/>
            <w:right w:val="none" w:sz="0" w:space="0" w:color="auto"/>
          </w:divBdr>
        </w:div>
        <w:div w:id="12416832">
          <w:marLeft w:val="480"/>
          <w:marRight w:val="0"/>
          <w:marTop w:val="0"/>
          <w:marBottom w:val="0"/>
          <w:divBdr>
            <w:top w:val="none" w:sz="0" w:space="0" w:color="auto"/>
            <w:left w:val="none" w:sz="0" w:space="0" w:color="auto"/>
            <w:bottom w:val="none" w:sz="0" w:space="0" w:color="auto"/>
            <w:right w:val="none" w:sz="0" w:space="0" w:color="auto"/>
          </w:divBdr>
        </w:div>
        <w:div w:id="13309994">
          <w:marLeft w:val="480"/>
          <w:marRight w:val="0"/>
          <w:marTop w:val="0"/>
          <w:marBottom w:val="0"/>
          <w:divBdr>
            <w:top w:val="none" w:sz="0" w:space="0" w:color="auto"/>
            <w:left w:val="none" w:sz="0" w:space="0" w:color="auto"/>
            <w:bottom w:val="none" w:sz="0" w:space="0" w:color="auto"/>
            <w:right w:val="none" w:sz="0" w:space="0" w:color="auto"/>
          </w:divBdr>
        </w:div>
        <w:div w:id="46732629">
          <w:marLeft w:val="480"/>
          <w:marRight w:val="0"/>
          <w:marTop w:val="0"/>
          <w:marBottom w:val="0"/>
          <w:divBdr>
            <w:top w:val="none" w:sz="0" w:space="0" w:color="auto"/>
            <w:left w:val="none" w:sz="0" w:space="0" w:color="auto"/>
            <w:bottom w:val="none" w:sz="0" w:space="0" w:color="auto"/>
            <w:right w:val="none" w:sz="0" w:space="0" w:color="auto"/>
          </w:divBdr>
        </w:div>
        <w:div w:id="76636081">
          <w:marLeft w:val="480"/>
          <w:marRight w:val="0"/>
          <w:marTop w:val="0"/>
          <w:marBottom w:val="0"/>
          <w:divBdr>
            <w:top w:val="none" w:sz="0" w:space="0" w:color="auto"/>
            <w:left w:val="none" w:sz="0" w:space="0" w:color="auto"/>
            <w:bottom w:val="none" w:sz="0" w:space="0" w:color="auto"/>
            <w:right w:val="none" w:sz="0" w:space="0" w:color="auto"/>
          </w:divBdr>
        </w:div>
        <w:div w:id="104733332">
          <w:marLeft w:val="480"/>
          <w:marRight w:val="0"/>
          <w:marTop w:val="0"/>
          <w:marBottom w:val="0"/>
          <w:divBdr>
            <w:top w:val="none" w:sz="0" w:space="0" w:color="auto"/>
            <w:left w:val="none" w:sz="0" w:space="0" w:color="auto"/>
            <w:bottom w:val="none" w:sz="0" w:space="0" w:color="auto"/>
            <w:right w:val="none" w:sz="0" w:space="0" w:color="auto"/>
          </w:divBdr>
        </w:div>
        <w:div w:id="107284936">
          <w:marLeft w:val="480"/>
          <w:marRight w:val="0"/>
          <w:marTop w:val="0"/>
          <w:marBottom w:val="0"/>
          <w:divBdr>
            <w:top w:val="none" w:sz="0" w:space="0" w:color="auto"/>
            <w:left w:val="none" w:sz="0" w:space="0" w:color="auto"/>
            <w:bottom w:val="none" w:sz="0" w:space="0" w:color="auto"/>
            <w:right w:val="none" w:sz="0" w:space="0" w:color="auto"/>
          </w:divBdr>
        </w:div>
        <w:div w:id="126893267">
          <w:marLeft w:val="480"/>
          <w:marRight w:val="0"/>
          <w:marTop w:val="0"/>
          <w:marBottom w:val="0"/>
          <w:divBdr>
            <w:top w:val="none" w:sz="0" w:space="0" w:color="auto"/>
            <w:left w:val="none" w:sz="0" w:space="0" w:color="auto"/>
            <w:bottom w:val="none" w:sz="0" w:space="0" w:color="auto"/>
            <w:right w:val="none" w:sz="0" w:space="0" w:color="auto"/>
          </w:divBdr>
        </w:div>
        <w:div w:id="130252309">
          <w:marLeft w:val="480"/>
          <w:marRight w:val="0"/>
          <w:marTop w:val="0"/>
          <w:marBottom w:val="0"/>
          <w:divBdr>
            <w:top w:val="none" w:sz="0" w:space="0" w:color="auto"/>
            <w:left w:val="none" w:sz="0" w:space="0" w:color="auto"/>
            <w:bottom w:val="none" w:sz="0" w:space="0" w:color="auto"/>
            <w:right w:val="none" w:sz="0" w:space="0" w:color="auto"/>
          </w:divBdr>
        </w:div>
        <w:div w:id="140123131">
          <w:marLeft w:val="480"/>
          <w:marRight w:val="0"/>
          <w:marTop w:val="0"/>
          <w:marBottom w:val="0"/>
          <w:divBdr>
            <w:top w:val="none" w:sz="0" w:space="0" w:color="auto"/>
            <w:left w:val="none" w:sz="0" w:space="0" w:color="auto"/>
            <w:bottom w:val="none" w:sz="0" w:space="0" w:color="auto"/>
            <w:right w:val="none" w:sz="0" w:space="0" w:color="auto"/>
          </w:divBdr>
        </w:div>
        <w:div w:id="143818716">
          <w:marLeft w:val="480"/>
          <w:marRight w:val="0"/>
          <w:marTop w:val="0"/>
          <w:marBottom w:val="0"/>
          <w:divBdr>
            <w:top w:val="none" w:sz="0" w:space="0" w:color="auto"/>
            <w:left w:val="none" w:sz="0" w:space="0" w:color="auto"/>
            <w:bottom w:val="none" w:sz="0" w:space="0" w:color="auto"/>
            <w:right w:val="none" w:sz="0" w:space="0" w:color="auto"/>
          </w:divBdr>
        </w:div>
        <w:div w:id="152456532">
          <w:marLeft w:val="480"/>
          <w:marRight w:val="0"/>
          <w:marTop w:val="0"/>
          <w:marBottom w:val="0"/>
          <w:divBdr>
            <w:top w:val="none" w:sz="0" w:space="0" w:color="auto"/>
            <w:left w:val="none" w:sz="0" w:space="0" w:color="auto"/>
            <w:bottom w:val="none" w:sz="0" w:space="0" w:color="auto"/>
            <w:right w:val="none" w:sz="0" w:space="0" w:color="auto"/>
          </w:divBdr>
        </w:div>
        <w:div w:id="231045086">
          <w:marLeft w:val="480"/>
          <w:marRight w:val="0"/>
          <w:marTop w:val="0"/>
          <w:marBottom w:val="0"/>
          <w:divBdr>
            <w:top w:val="none" w:sz="0" w:space="0" w:color="auto"/>
            <w:left w:val="none" w:sz="0" w:space="0" w:color="auto"/>
            <w:bottom w:val="none" w:sz="0" w:space="0" w:color="auto"/>
            <w:right w:val="none" w:sz="0" w:space="0" w:color="auto"/>
          </w:divBdr>
        </w:div>
        <w:div w:id="275017208">
          <w:marLeft w:val="480"/>
          <w:marRight w:val="0"/>
          <w:marTop w:val="0"/>
          <w:marBottom w:val="0"/>
          <w:divBdr>
            <w:top w:val="none" w:sz="0" w:space="0" w:color="auto"/>
            <w:left w:val="none" w:sz="0" w:space="0" w:color="auto"/>
            <w:bottom w:val="none" w:sz="0" w:space="0" w:color="auto"/>
            <w:right w:val="none" w:sz="0" w:space="0" w:color="auto"/>
          </w:divBdr>
        </w:div>
        <w:div w:id="288781581">
          <w:marLeft w:val="480"/>
          <w:marRight w:val="0"/>
          <w:marTop w:val="0"/>
          <w:marBottom w:val="0"/>
          <w:divBdr>
            <w:top w:val="none" w:sz="0" w:space="0" w:color="auto"/>
            <w:left w:val="none" w:sz="0" w:space="0" w:color="auto"/>
            <w:bottom w:val="none" w:sz="0" w:space="0" w:color="auto"/>
            <w:right w:val="none" w:sz="0" w:space="0" w:color="auto"/>
          </w:divBdr>
        </w:div>
        <w:div w:id="336923656">
          <w:marLeft w:val="480"/>
          <w:marRight w:val="0"/>
          <w:marTop w:val="0"/>
          <w:marBottom w:val="0"/>
          <w:divBdr>
            <w:top w:val="none" w:sz="0" w:space="0" w:color="auto"/>
            <w:left w:val="none" w:sz="0" w:space="0" w:color="auto"/>
            <w:bottom w:val="none" w:sz="0" w:space="0" w:color="auto"/>
            <w:right w:val="none" w:sz="0" w:space="0" w:color="auto"/>
          </w:divBdr>
        </w:div>
        <w:div w:id="360320498">
          <w:marLeft w:val="480"/>
          <w:marRight w:val="0"/>
          <w:marTop w:val="0"/>
          <w:marBottom w:val="0"/>
          <w:divBdr>
            <w:top w:val="none" w:sz="0" w:space="0" w:color="auto"/>
            <w:left w:val="none" w:sz="0" w:space="0" w:color="auto"/>
            <w:bottom w:val="none" w:sz="0" w:space="0" w:color="auto"/>
            <w:right w:val="none" w:sz="0" w:space="0" w:color="auto"/>
          </w:divBdr>
        </w:div>
        <w:div w:id="385642833">
          <w:marLeft w:val="480"/>
          <w:marRight w:val="0"/>
          <w:marTop w:val="0"/>
          <w:marBottom w:val="0"/>
          <w:divBdr>
            <w:top w:val="none" w:sz="0" w:space="0" w:color="auto"/>
            <w:left w:val="none" w:sz="0" w:space="0" w:color="auto"/>
            <w:bottom w:val="none" w:sz="0" w:space="0" w:color="auto"/>
            <w:right w:val="none" w:sz="0" w:space="0" w:color="auto"/>
          </w:divBdr>
        </w:div>
        <w:div w:id="411047707">
          <w:marLeft w:val="480"/>
          <w:marRight w:val="0"/>
          <w:marTop w:val="0"/>
          <w:marBottom w:val="0"/>
          <w:divBdr>
            <w:top w:val="none" w:sz="0" w:space="0" w:color="auto"/>
            <w:left w:val="none" w:sz="0" w:space="0" w:color="auto"/>
            <w:bottom w:val="none" w:sz="0" w:space="0" w:color="auto"/>
            <w:right w:val="none" w:sz="0" w:space="0" w:color="auto"/>
          </w:divBdr>
        </w:div>
        <w:div w:id="411658624">
          <w:marLeft w:val="480"/>
          <w:marRight w:val="0"/>
          <w:marTop w:val="0"/>
          <w:marBottom w:val="0"/>
          <w:divBdr>
            <w:top w:val="none" w:sz="0" w:space="0" w:color="auto"/>
            <w:left w:val="none" w:sz="0" w:space="0" w:color="auto"/>
            <w:bottom w:val="none" w:sz="0" w:space="0" w:color="auto"/>
            <w:right w:val="none" w:sz="0" w:space="0" w:color="auto"/>
          </w:divBdr>
        </w:div>
        <w:div w:id="438988454">
          <w:marLeft w:val="480"/>
          <w:marRight w:val="0"/>
          <w:marTop w:val="0"/>
          <w:marBottom w:val="0"/>
          <w:divBdr>
            <w:top w:val="none" w:sz="0" w:space="0" w:color="auto"/>
            <w:left w:val="none" w:sz="0" w:space="0" w:color="auto"/>
            <w:bottom w:val="none" w:sz="0" w:space="0" w:color="auto"/>
            <w:right w:val="none" w:sz="0" w:space="0" w:color="auto"/>
          </w:divBdr>
        </w:div>
        <w:div w:id="477260370">
          <w:marLeft w:val="480"/>
          <w:marRight w:val="0"/>
          <w:marTop w:val="0"/>
          <w:marBottom w:val="0"/>
          <w:divBdr>
            <w:top w:val="none" w:sz="0" w:space="0" w:color="auto"/>
            <w:left w:val="none" w:sz="0" w:space="0" w:color="auto"/>
            <w:bottom w:val="none" w:sz="0" w:space="0" w:color="auto"/>
            <w:right w:val="none" w:sz="0" w:space="0" w:color="auto"/>
          </w:divBdr>
        </w:div>
        <w:div w:id="513031040">
          <w:marLeft w:val="480"/>
          <w:marRight w:val="0"/>
          <w:marTop w:val="0"/>
          <w:marBottom w:val="0"/>
          <w:divBdr>
            <w:top w:val="none" w:sz="0" w:space="0" w:color="auto"/>
            <w:left w:val="none" w:sz="0" w:space="0" w:color="auto"/>
            <w:bottom w:val="none" w:sz="0" w:space="0" w:color="auto"/>
            <w:right w:val="none" w:sz="0" w:space="0" w:color="auto"/>
          </w:divBdr>
        </w:div>
        <w:div w:id="602569979">
          <w:marLeft w:val="480"/>
          <w:marRight w:val="0"/>
          <w:marTop w:val="0"/>
          <w:marBottom w:val="0"/>
          <w:divBdr>
            <w:top w:val="none" w:sz="0" w:space="0" w:color="auto"/>
            <w:left w:val="none" w:sz="0" w:space="0" w:color="auto"/>
            <w:bottom w:val="none" w:sz="0" w:space="0" w:color="auto"/>
            <w:right w:val="none" w:sz="0" w:space="0" w:color="auto"/>
          </w:divBdr>
        </w:div>
        <w:div w:id="653532459">
          <w:marLeft w:val="480"/>
          <w:marRight w:val="0"/>
          <w:marTop w:val="0"/>
          <w:marBottom w:val="0"/>
          <w:divBdr>
            <w:top w:val="none" w:sz="0" w:space="0" w:color="auto"/>
            <w:left w:val="none" w:sz="0" w:space="0" w:color="auto"/>
            <w:bottom w:val="none" w:sz="0" w:space="0" w:color="auto"/>
            <w:right w:val="none" w:sz="0" w:space="0" w:color="auto"/>
          </w:divBdr>
        </w:div>
        <w:div w:id="653797969">
          <w:marLeft w:val="480"/>
          <w:marRight w:val="0"/>
          <w:marTop w:val="0"/>
          <w:marBottom w:val="0"/>
          <w:divBdr>
            <w:top w:val="none" w:sz="0" w:space="0" w:color="auto"/>
            <w:left w:val="none" w:sz="0" w:space="0" w:color="auto"/>
            <w:bottom w:val="none" w:sz="0" w:space="0" w:color="auto"/>
            <w:right w:val="none" w:sz="0" w:space="0" w:color="auto"/>
          </w:divBdr>
        </w:div>
        <w:div w:id="662662188">
          <w:marLeft w:val="480"/>
          <w:marRight w:val="0"/>
          <w:marTop w:val="0"/>
          <w:marBottom w:val="0"/>
          <w:divBdr>
            <w:top w:val="none" w:sz="0" w:space="0" w:color="auto"/>
            <w:left w:val="none" w:sz="0" w:space="0" w:color="auto"/>
            <w:bottom w:val="none" w:sz="0" w:space="0" w:color="auto"/>
            <w:right w:val="none" w:sz="0" w:space="0" w:color="auto"/>
          </w:divBdr>
        </w:div>
        <w:div w:id="668366580">
          <w:marLeft w:val="480"/>
          <w:marRight w:val="0"/>
          <w:marTop w:val="0"/>
          <w:marBottom w:val="0"/>
          <w:divBdr>
            <w:top w:val="none" w:sz="0" w:space="0" w:color="auto"/>
            <w:left w:val="none" w:sz="0" w:space="0" w:color="auto"/>
            <w:bottom w:val="none" w:sz="0" w:space="0" w:color="auto"/>
            <w:right w:val="none" w:sz="0" w:space="0" w:color="auto"/>
          </w:divBdr>
        </w:div>
        <w:div w:id="670643536">
          <w:marLeft w:val="480"/>
          <w:marRight w:val="0"/>
          <w:marTop w:val="0"/>
          <w:marBottom w:val="0"/>
          <w:divBdr>
            <w:top w:val="none" w:sz="0" w:space="0" w:color="auto"/>
            <w:left w:val="none" w:sz="0" w:space="0" w:color="auto"/>
            <w:bottom w:val="none" w:sz="0" w:space="0" w:color="auto"/>
            <w:right w:val="none" w:sz="0" w:space="0" w:color="auto"/>
          </w:divBdr>
        </w:div>
        <w:div w:id="724372195">
          <w:marLeft w:val="480"/>
          <w:marRight w:val="0"/>
          <w:marTop w:val="0"/>
          <w:marBottom w:val="0"/>
          <w:divBdr>
            <w:top w:val="none" w:sz="0" w:space="0" w:color="auto"/>
            <w:left w:val="none" w:sz="0" w:space="0" w:color="auto"/>
            <w:bottom w:val="none" w:sz="0" w:space="0" w:color="auto"/>
            <w:right w:val="none" w:sz="0" w:space="0" w:color="auto"/>
          </w:divBdr>
        </w:div>
        <w:div w:id="736392694">
          <w:marLeft w:val="480"/>
          <w:marRight w:val="0"/>
          <w:marTop w:val="0"/>
          <w:marBottom w:val="0"/>
          <w:divBdr>
            <w:top w:val="none" w:sz="0" w:space="0" w:color="auto"/>
            <w:left w:val="none" w:sz="0" w:space="0" w:color="auto"/>
            <w:bottom w:val="none" w:sz="0" w:space="0" w:color="auto"/>
            <w:right w:val="none" w:sz="0" w:space="0" w:color="auto"/>
          </w:divBdr>
        </w:div>
        <w:div w:id="737097076">
          <w:marLeft w:val="480"/>
          <w:marRight w:val="0"/>
          <w:marTop w:val="0"/>
          <w:marBottom w:val="0"/>
          <w:divBdr>
            <w:top w:val="none" w:sz="0" w:space="0" w:color="auto"/>
            <w:left w:val="none" w:sz="0" w:space="0" w:color="auto"/>
            <w:bottom w:val="none" w:sz="0" w:space="0" w:color="auto"/>
            <w:right w:val="none" w:sz="0" w:space="0" w:color="auto"/>
          </w:divBdr>
        </w:div>
        <w:div w:id="740911791">
          <w:marLeft w:val="480"/>
          <w:marRight w:val="0"/>
          <w:marTop w:val="0"/>
          <w:marBottom w:val="0"/>
          <w:divBdr>
            <w:top w:val="none" w:sz="0" w:space="0" w:color="auto"/>
            <w:left w:val="none" w:sz="0" w:space="0" w:color="auto"/>
            <w:bottom w:val="none" w:sz="0" w:space="0" w:color="auto"/>
            <w:right w:val="none" w:sz="0" w:space="0" w:color="auto"/>
          </w:divBdr>
        </w:div>
        <w:div w:id="753161596">
          <w:marLeft w:val="480"/>
          <w:marRight w:val="0"/>
          <w:marTop w:val="0"/>
          <w:marBottom w:val="0"/>
          <w:divBdr>
            <w:top w:val="none" w:sz="0" w:space="0" w:color="auto"/>
            <w:left w:val="none" w:sz="0" w:space="0" w:color="auto"/>
            <w:bottom w:val="none" w:sz="0" w:space="0" w:color="auto"/>
            <w:right w:val="none" w:sz="0" w:space="0" w:color="auto"/>
          </w:divBdr>
        </w:div>
        <w:div w:id="757599140">
          <w:marLeft w:val="480"/>
          <w:marRight w:val="0"/>
          <w:marTop w:val="0"/>
          <w:marBottom w:val="0"/>
          <w:divBdr>
            <w:top w:val="none" w:sz="0" w:space="0" w:color="auto"/>
            <w:left w:val="none" w:sz="0" w:space="0" w:color="auto"/>
            <w:bottom w:val="none" w:sz="0" w:space="0" w:color="auto"/>
            <w:right w:val="none" w:sz="0" w:space="0" w:color="auto"/>
          </w:divBdr>
        </w:div>
        <w:div w:id="758791639">
          <w:marLeft w:val="480"/>
          <w:marRight w:val="0"/>
          <w:marTop w:val="0"/>
          <w:marBottom w:val="0"/>
          <w:divBdr>
            <w:top w:val="none" w:sz="0" w:space="0" w:color="auto"/>
            <w:left w:val="none" w:sz="0" w:space="0" w:color="auto"/>
            <w:bottom w:val="none" w:sz="0" w:space="0" w:color="auto"/>
            <w:right w:val="none" w:sz="0" w:space="0" w:color="auto"/>
          </w:divBdr>
        </w:div>
        <w:div w:id="760638451">
          <w:marLeft w:val="480"/>
          <w:marRight w:val="0"/>
          <w:marTop w:val="0"/>
          <w:marBottom w:val="0"/>
          <w:divBdr>
            <w:top w:val="none" w:sz="0" w:space="0" w:color="auto"/>
            <w:left w:val="none" w:sz="0" w:space="0" w:color="auto"/>
            <w:bottom w:val="none" w:sz="0" w:space="0" w:color="auto"/>
            <w:right w:val="none" w:sz="0" w:space="0" w:color="auto"/>
          </w:divBdr>
        </w:div>
        <w:div w:id="790712120">
          <w:marLeft w:val="480"/>
          <w:marRight w:val="0"/>
          <w:marTop w:val="0"/>
          <w:marBottom w:val="0"/>
          <w:divBdr>
            <w:top w:val="none" w:sz="0" w:space="0" w:color="auto"/>
            <w:left w:val="none" w:sz="0" w:space="0" w:color="auto"/>
            <w:bottom w:val="none" w:sz="0" w:space="0" w:color="auto"/>
            <w:right w:val="none" w:sz="0" w:space="0" w:color="auto"/>
          </w:divBdr>
        </w:div>
        <w:div w:id="856163985">
          <w:marLeft w:val="480"/>
          <w:marRight w:val="0"/>
          <w:marTop w:val="0"/>
          <w:marBottom w:val="0"/>
          <w:divBdr>
            <w:top w:val="none" w:sz="0" w:space="0" w:color="auto"/>
            <w:left w:val="none" w:sz="0" w:space="0" w:color="auto"/>
            <w:bottom w:val="none" w:sz="0" w:space="0" w:color="auto"/>
            <w:right w:val="none" w:sz="0" w:space="0" w:color="auto"/>
          </w:divBdr>
        </w:div>
        <w:div w:id="856502835">
          <w:marLeft w:val="480"/>
          <w:marRight w:val="0"/>
          <w:marTop w:val="0"/>
          <w:marBottom w:val="0"/>
          <w:divBdr>
            <w:top w:val="none" w:sz="0" w:space="0" w:color="auto"/>
            <w:left w:val="none" w:sz="0" w:space="0" w:color="auto"/>
            <w:bottom w:val="none" w:sz="0" w:space="0" w:color="auto"/>
            <w:right w:val="none" w:sz="0" w:space="0" w:color="auto"/>
          </w:divBdr>
        </w:div>
        <w:div w:id="860776251">
          <w:marLeft w:val="480"/>
          <w:marRight w:val="0"/>
          <w:marTop w:val="0"/>
          <w:marBottom w:val="0"/>
          <w:divBdr>
            <w:top w:val="none" w:sz="0" w:space="0" w:color="auto"/>
            <w:left w:val="none" w:sz="0" w:space="0" w:color="auto"/>
            <w:bottom w:val="none" w:sz="0" w:space="0" w:color="auto"/>
            <w:right w:val="none" w:sz="0" w:space="0" w:color="auto"/>
          </w:divBdr>
        </w:div>
        <w:div w:id="884409738">
          <w:marLeft w:val="480"/>
          <w:marRight w:val="0"/>
          <w:marTop w:val="0"/>
          <w:marBottom w:val="0"/>
          <w:divBdr>
            <w:top w:val="none" w:sz="0" w:space="0" w:color="auto"/>
            <w:left w:val="none" w:sz="0" w:space="0" w:color="auto"/>
            <w:bottom w:val="none" w:sz="0" w:space="0" w:color="auto"/>
            <w:right w:val="none" w:sz="0" w:space="0" w:color="auto"/>
          </w:divBdr>
        </w:div>
        <w:div w:id="970595797">
          <w:marLeft w:val="480"/>
          <w:marRight w:val="0"/>
          <w:marTop w:val="0"/>
          <w:marBottom w:val="0"/>
          <w:divBdr>
            <w:top w:val="none" w:sz="0" w:space="0" w:color="auto"/>
            <w:left w:val="none" w:sz="0" w:space="0" w:color="auto"/>
            <w:bottom w:val="none" w:sz="0" w:space="0" w:color="auto"/>
            <w:right w:val="none" w:sz="0" w:space="0" w:color="auto"/>
          </w:divBdr>
        </w:div>
        <w:div w:id="989676223">
          <w:marLeft w:val="480"/>
          <w:marRight w:val="0"/>
          <w:marTop w:val="0"/>
          <w:marBottom w:val="0"/>
          <w:divBdr>
            <w:top w:val="none" w:sz="0" w:space="0" w:color="auto"/>
            <w:left w:val="none" w:sz="0" w:space="0" w:color="auto"/>
            <w:bottom w:val="none" w:sz="0" w:space="0" w:color="auto"/>
            <w:right w:val="none" w:sz="0" w:space="0" w:color="auto"/>
          </w:divBdr>
        </w:div>
        <w:div w:id="998457806">
          <w:marLeft w:val="480"/>
          <w:marRight w:val="0"/>
          <w:marTop w:val="0"/>
          <w:marBottom w:val="0"/>
          <w:divBdr>
            <w:top w:val="none" w:sz="0" w:space="0" w:color="auto"/>
            <w:left w:val="none" w:sz="0" w:space="0" w:color="auto"/>
            <w:bottom w:val="none" w:sz="0" w:space="0" w:color="auto"/>
            <w:right w:val="none" w:sz="0" w:space="0" w:color="auto"/>
          </w:divBdr>
        </w:div>
        <w:div w:id="1006977858">
          <w:marLeft w:val="480"/>
          <w:marRight w:val="0"/>
          <w:marTop w:val="0"/>
          <w:marBottom w:val="0"/>
          <w:divBdr>
            <w:top w:val="none" w:sz="0" w:space="0" w:color="auto"/>
            <w:left w:val="none" w:sz="0" w:space="0" w:color="auto"/>
            <w:bottom w:val="none" w:sz="0" w:space="0" w:color="auto"/>
            <w:right w:val="none" w:sz="0" w:space="0" w:color="auto"/>
          </w:divBdr>
        </w:div>
        <w:div w:id="1016081435">
          <w:marLeft w:val="480"/>
          <w:marRight w:val="0"/>
          <w:marTop w:val="0"/>
          <w:marBottom w:val="0"/>
          <w:divBdr>
            <w:top w:val="none" w:sz="0" w:space="0" w:color="auto"/>
            <w:left w:val="none" w:sz="0" w:space="0" w:color="auto"/>
            <w:bottom w:val="none" w:sz="0" w:space="0" w:color="auto"/>
            <w:right w:val="none" w:sz="0" w:space="0" w:color="auto"/>
          </w:divBdr>
        </w:div>
      </w:divsChild>
    </w:div>
    <w:div w:id="751043969">
      <w:bodyDiv w:val="1"/>
      <w:marLeft w:val="0"/>
      <w:marRight w:val="0"/>
      <w:marTop w:val="0"/>
      <w:marBottom w:val="0"/>
      <w:divBdr>
        <w:top w:val="none" w:sz="0" w:space="0" w:color="auto"/>
        <w:left w:val="none" w:sz="0" w:space="0" w:color="auto"/>
        <w:bottom w:val="none" w:sz="0" w:space="0" w:color="auto"/>
        <w:right w:val="none" w:sz="0" w:space="0" w:color="auto"/>
      </w:divBdr>
    </w:div>
    <w:div w:id="751464495">
      <w:bodyDiv w:val="1"/>
      <w:marLeft w:val="0"/>
      <w:marRight w:val="0"/>
      <w:marTop w:val="0"/>
      <w:marBottom w:val="0"/>
      <w:divBdr>
        <w:top w:val="none" w:sz="0" w:space="0" w:color="auto"/>
        <w:left w:val="none" w:sz="0" w:space="0" w:color="auto"/>
        <w:bottom w:val="none" w:sz="0" w:space="0" w:color="auto"/>
        <w:right w:val="none" w:sz="0" w:space="0" w:color="auto"/>
      </w:divBdr>
    </w:div>
    <w:div w:id="751853760">
      <w:bodyDiv w:val="1"/>
      <w:marLeft w:val="0"/>
      <w:marRight w:val="0"/>
      <w:marTop w:val="0"/>
      <w:marBottom w:val="0"/>
      <w:divBdr>
        <w:top w:val="none" w:sz="0" w:space="0" w:color="auto"/>
        <w:left w:val="none" w:sz="0" w:space="0" w:color="auto"/>
        <w:bottom w:val="none" w:sz="0" w:space="0" w:color="auto"/>
        <w:right w:val="none" w:sz="0" w:space="0" w:color="auto"/>
      </w:divBdr>
    </w:div>
    <w:div w:id="752354809">
      <w:bodyDiv w:val="1"/>
      <w:marLeft w:val="0"/>
      <w:marRight w:val="0"/>
      <w:marTop w:val="0"/>
      <w:marBottom w:val="0"/>
      <w:divBdr>
        <w:top w:val="none" w:sz="0" w:space="0" w:color="auto"/>
        <w:left w:val="none" w:sz="0" w:space="0" w:color="auto"/>
        <w:bottom w:val="none" w:sz="0" w:space="0" w:color="auto"/>
        <w:right w:val="none" w:sz="0" w:space="0" w:color="auto"/>
      </w:divBdr>
      <w:divsChild>
        <w:div w:id="36778807">
          <w:marLeft w:val="480"/>
          <w:marRight w:val="0"/>
          <w:marTop w:val="0"/>
          <w:marBottom w:val="0"/>
          <w:divBdr>
            <w:top w:val="none" w:sz="0" w:space="0" w:color="auto"/>
            <w:left w:val="none" w:sz="0" w:space="0" w:color="auto"/>
            <w:bottom w:val="none" w:sz="0" w:space="0" w:color="auto"/>
            <w:right w:val="none" w:sz="0" w:space="0" w:color="auto"/>
          </w:divBdr>
        </w:div>
        <w:div w:id="37173564">
          <w:marLeft w:val="480"/>
          <w:marRight w:val="0"/>
          <w:marTop w:val="0"/>
          <w:marBottom w:val="0"/>
          <w:divBdr>
            <w:top w:val="none" w:sz="0" w:space="0" w:color="auto"/>
            <w:left w:val="none" w:sz="0" w:space="0" w:color="auto"/>
            <w:bottom w:val="none" w:sz="0" w:space="0" w:color="auto"/>
            <w:right w:val="none" w:sz="0" w:space="0" w:color="auto"/>
          </w:divBdr>
        </w:div>
        <w:div w:id="120349288">
          <w:marLeft w:val="480"/>
          <w:marRight w:val="0"/>
          <w:marTop w:val="0"/>
          <w:marBottom w:val="0"/>
          <w:divBdr>
            <w:top w:val="none" w:sz="0" w:space="0" w:color="auto"/>
            <w:left w:val="none" w:sz="0" w:space="0" w:color="auto"/>
            <w:bottom w:val="none" w:sz="0" w:space="0" w:color="auto"/>
            <w:right w:val="none" w:sz="0" w:space="0" w:color="auto"/>
          </w:divBdr>
        </w:div>
        <w:div w:id="148637203">
          <w:marLeft w:val="480"/>
          <w:marRight w:val="0"/>
          <w:marTop w:val="0"/>
          <w:marBottom w:val="0"/>
          <w:divBdr>
            <w:top w:val="none" w:sz="0" w:space="0" w:color="auto"/>
            <w:left w:val="none" w:sz="0" w:space="0" w:color="auto"/>
            <w:bottom w:val="none" w:sz="0" w:space="0" w:color="auto"/>
            <w:right w:val="none" w:sz="0" w:space="0" w:color="auto"/>
          </w:divBdr>
        </w:div>
        <w:div w:id="149716493">
          <w:marLeft w:val="480"/>
          <w:marRight w:val="0"/>
          <w:marTop w:val="0"/>
          <w:marBottom w:val="0"/>
          <w:divBdr>
            <w:top w:val="none" w:sz="0" w:space="0" w:color="auto"/>
            <w:left w:val="none" w:sz="0" w:space="0" w:color="auto"/>
            <w:bottom w:val="none" w:sz="0" w:space="0" w:color="auto"/>
            <w:right w:val="none" w:sz="0" w:space="0" w:color="auto"/>
          </w:divBdr>
        </w:div>
        <w:div w:id="170920135">
          <w:marLeft w:val="480"/>
          <w:marRight w:val="0"/>
          <w:marTop w:val="0"/>
          <w:marBottom w:val="0"/>
          <w:divBdr>
            <w:top w:val="none" w:sz="0" w:space="0" w:color="auto"/>
            <w:left w:val="none" w:sz="0" w:space="0" w:color="auto"/>
            <w:bottom w:val="none" w:sz="0" w:space="0" w:color="auto"/>
            <w:right w:val="none" w:sz="0" w:space="0" w:color="auto"/>
          </w:divBdr>
        </w:div>
        <w:div w:id="255023277">
          <w:marLeft w:val="480"/>
          <w:marRight w:val="0"/>
          <w:marTop w:val="0"/>
          <w:marBottom w:val="0"/>
          <w:divBdr>
            <w:top w:val="none" w:sz="0" w:space="0" w:color="auto"/>
            <w:left w:val="none" w:sz="0" w:space="0" w:color="auto"/>
            <w:bottom w:val="none" w:sz="0" w:space="0" w:color="auto"/>
            <w:right w:val="none" w:sz="0" w:space="0" w:color="auto"/>
          </w:divBdr>
        </w:div>
        <w:div w:id="344749356">
          <w:marLeft w:val="480"/>
          <w:marRight w:val="0"/>
          <w:marTop w:val="0"/>
          <w:marBottom w:val="0"/>
          <w:divBdr>
            <w:top w:val="none" w:sz="0" w:space="0" w:color="auto"/>
            <w:left w:val="none" w:sz="0" w:space="0" w:color="auto"/>
            <w:bottom w:val="none" w:sz="0" w:space="0" w:color="auto"/>
            <w:right w:val="none" w:sz="0" w:space="0" w:color="auto"/>
          </w:divBdr>
        </w:div>
        <w:div w:id="362366717">
          <w:marLeft w:val="480"/>
          <w:marRight w:val="0"/>
          <w:marTop w:val="0"/>
          <w:marBottom w:val="0"/>
          <w:divBdr>
            <w:top w:val="none" w:sz="0" w:space="0" w:color="auto"/>
            <w:left w:val="none" w:sz="0" w:space="0" w:color="auto"/>
            <w:bottom w:val="none" w:sz="0" w:space="0" w:color="auto"/>
            <w:right w:val="none" w:sz="0" w:space="0" w:color="auto"/>
          </w:divBdr>
        </w:div>
        <w:div w:id="410322253">
          <w:marLeft w:val="480"/>
          <w:marRight w:val="0"/>
          <w:marTop w:val="0"/>
          <w:marBottom w:val="0"/>
          <w:divBdr>
            <w:top w:val="none" w:sz="0" w:space="0" w:color="auto"/>
            <w:left w:val="none" w:sz="0" w:space="0" w:color="auto"/>
            <w:bottom w:val="none" w:sz="0" w:space="0" w:color="auto"/>
            <w:right w:val="none" w:sz="0" w:space="0" w:color="auto"/>
          </w:divBdr>
        </w:div>
        <w:div w:id="436213784">
          <w:marLeft w:val="480"/>
          <w:marRight w:val="0"/>
          <w:marTop w:val="0"/>
          <w:marBottom w:val="0"/>
          <w:divBdr>
            <w:top w:val="none" w:sz="0" w:space="0" w:color="auto"/>
            <w:left w:val="none" w:sz="0" w:space="0" w:color="auto"/>
            <w:bottom w:val="none" w:sz="0" w:space="0" w:color="auto"/>
            <w:right w:val="none" w:sz="0" w:space="0" w:color="auto"/>
          </w:divBdr>
        </w:div>
        <w:div w:id="453522966">
          <w:marLeft w:val="480"/>
          <w:marRight w:val="0"/>
          <w:marTop w:val="0"/>
          <w:marBottom w:val="0"/>
          <w:divBdr>
            <w:top w:val="none" w:sz="0" w:space="0" w:color="auto"/>
            <w:left w:val="none" w:sz="0" w:space="0" w:color="auto"/>
            <w:bottom w:val="none" w:sz="0" w:space="0" w:color="auto"/>
            <w:right w:val="none" w:sz="0" w:space="0" w:color="auto"/>
          </w:divBdr>
        </w:div>
        <w:div w:id="550574461">
          <w:marLeft w:val="480"/>
          <w:marRight w:val="0"/>
          <w:marTop w:val="0"/>
          <w:marBottom w:val="0"/>
          <w:divBdr>
            <w:top w:val="none" w:sz="0" w:space="0" w:color="auto"/>
            <w:left w:val="none" w:sz="0" w:space="0" w:color="auto"/>
            <w:bottom w:val="none" w:sz="0" w:space="0" w:color="auto"/>
            <w:right w:val="none" w:sz="0" w:space="0" w:color="auto"/>
          </w:divBdr>
        </w:div>
        <w:div w:id="557865498">
          <w:marLeft w:val="480"/>
          <w:marRight w:val="0"/>
          <w:marTop w:val="0"/>
          <w:marBottom w:val="0"/>
          <w:divBdr>
            <w:top w:val="none" w:sz="0" w:space="0" w:color="auto"/>
            <w:left w:val="none" w:sz="0" w:space="0" w:color="auto"/>
            <w:bottom w:val="none" w:sz="0" w:space="0" w:color="auto"/>
            <w:right w:val="none" w:sz="0" w:space="0" w:color="auto"/>
          </w:divBdr>
        </w:div>
        <w:div w:id="574559877">
          <w:marLeft w:val="480"/>
          <w:marRight w:val="0"/>
          <w:marTop w:val="0"/>
          <w:marBottom w:val="0"/>
          <w:divBdr>
            <w:top w:val="none" w:sz="0" w:space="0" w:color="auto"/>
            <w:left w:val="none" w:sz="0" w:space="0" w:color="auto"/>
            <w:bottom w:val="none" w:sz="0" w:space="0" w:color="auto"/>
            <w:right w:val="none" w:sz="0" w:space="0" w:color="auto"/>
          </w:divBdr>
        </w:div>
        <w:div w:id="597754042">
          <w:marLeft w:val="480"/>
          <w:marRight w:val="0"/>
          <w:marTop w:val="0"/>
          <w:marBottom w:val="0"/>
          <w:divBdr>
            <w:top w:val="none" w:sz="0" w:space="0" w:color="auto"/>
            <w:left w:val="none" w:sz="0" w:space="0" w:color="auto"/>
            <w:bottom w:val="none" w:sz="0" w:space="0" w:color="auto"/>
            <w:right w:val="none" w:sz="0" w:space="0" w:color="auto"/>
          </w:divBdr>
        </w:div>
        <w:div w:id="627593665">
          <w:marLeft w:val="480"/>
          <w:marRight w:val="0"/>
          <w:marTop w:val="0"/>
          <w:marBottom w:val="0"/>
          <w:divBdr>
            <w:top w:val="none" w:sz="0" w:space="0" w:color="auto"/>
            <w:left w:val="none" w:sz="0" w:space="0" w:color="auto"/>
            <w:bottom w:val="none" w:sz="0" w:space="0" w:color="auto"/>
            <w:right w:val="none" w:sz="0" w:space="0" w:color="auto"/>
          </w:divBdr>
        </w:div>
        <w:div w:id="630476392">
          <w:marLeft w:val="480"/>
          <w:marRight w:val="0"/>
          <w:marTop w:val="0"/>
          <w:marBottom w:val="0"/>
          <w:divBdr>
            <w:top w:val="none" w:sz="0" w:space="0" w:color="auto"/>
            <w:left w:val="none" w:sz="0" w:space="0" w:color="auto"/>
            <w:bottom w:val="none" w:sz="0" w:space="0" w:color="auto"/>
            <w:right w:val="none" w:sz="0" w:space="0" w:color="auto"/>
          </w:divBdr>
        </w:div>
        <w:div w:id="672076250">
          <w:marLeft w:val="480"/>
          <w:marRight w:val="0"/>
          <w:marTop w:val="0"/>
          <w:marBottom w:val="0"/>
          <w:divBdr>
            <w:top w:val="none" w:sz="0" w:space="0" w:color="auto"/>
            <w:left w:val="none" w:sz="0" w:space="0" w:color="auto"/>
            <w:bottom w:val="none" w:sz="0" w:space="0" w:color="auto"/>
            <w:right w:val="none" w:sz="0" w:space="0" w:color="auto"/>
          </w:divBdr>
        </w:div>
        <w:div w:id="676619227">
          <w:marLeft w:val="480"/>
          <w:marRight w:val="0"/>
          <w:marTop w:val="0"/>
          <w:marBottom w:val="0"/>
          <w:divBdr>
            <w:top w:val="none" w:sz="0" w:space="0" w:color="auto"/>
            <w:left w:val="none" w:sz="0" w:space="0" w:color="auto"/>
            <w:bottom w:val="none" w:sz="0" w:space="0" w:color="auto"/>
            <w:right w:val="none" w:sz="0" w:space="0" w:color="auto"/>
          </w:divBdr>
        </w:div>
        <w:div w:id="697120241">
          <w:marLeft w:val="480"/>
          <w:marRight w:val="0"/>
          <w:marTop w:val="0"/>
          <w:marBottom w:val="0"/>
          <w:divBdr>
            <w:top w:val="none" w:sz="0" w:space="0" w:color="auto"/>
            <w:left w:val="none" w:sz="0" w:space="0" w:color="auto"/>
            <w:bottom w:val="none" w:sz="0" w:space="0" w:color="auto"/>
            <w:right w:val="none" w:sz="0" w:space="0" w:color="auto"/>
          </w:divBdr>
        </w:div>
        <w:div w:id="758716343">
          <w:marLeft w:val="480"/>
          <w:marRight w:val="0"/>
          <w:marTop w:val="0"/>
          <w:marBottom w:val="0"/>
          <w:divBdr>
            <w:top w:val="none" w:sz="0" w:space="0" w:color="auto"/>
            <w:left w:val="none" w:sz="0" w:space="0" w:color="auto"/>
            <w:bottom w:val="none" w:sz="0" w:space="0" w:color="auto"/>
            <w:right w:val="none" w:sz="0" w:space="0" w:color="auto"/>
          </w:divBdr>
        </w:div>
        <w:div w:id="768234288">
          <w:marLeft w:val="480"/>
          <w:marRight w:val="0"/>
          <w:marTop w:val="0"/>
          <w:marBottom w:val="0"/>
          <w:divBdr>
            <w:top w:val="none" w:sz="0" w:space="0" w:color="auto"/>
            <w:left w:val="none" w:sz="0" w:space="0" w:color="auto"/>
            <w:bottom w:val="none" w:sz="0" w:space="0" w:color="auto"/>
            <w:right w:val="none" w:sz="0" w:space="0" w:color="auto"/>
          </w:divBdr>
        </w:div>
        <w:div w:id="775754422">
          <w:marLeft w:val="480"/>
          <w:marRight w:val="0"/>
          <w:marTop w:val="0"/>
          <w:marBottom w:val="0"/>
          <w:divBdr>
            <w:top w:val="none" w:sz="0" w:space="0" w:color="auto"/>
            <w:left w:val="none" w:sz="0" w:space="0" w:color="auto"/>
            <w:bottom w:val="none" w:sz="0" w:space="0" w:color="auto"/>
            <w:right w:val="none" w:sz="0" w:space="0" w:color="auto"/>
          </w:divBdr>
        </w:div>
        <w:div w:id="794449834">
          <w:marLeft w:val="480"/>
          <w:marRight w:val="0"/>
          <w:marTop w:val="0"/>
          <w:marBottom w:val="0"/>
          <w:divBdr>
            <w:top w:val="none" w:sz="0" w:space="0" w:color="auto"/>
            <w:left w:val="none" w:sz="0" w:space="0" w:color="auto"/>
            <w:bottom w:val="none" w:sz="0" w:space="0" w:color="auto"/>
            <w:right w:val="none" w:sz="0" w:space="0" w:color="auto"/>
          </w:divBdr>
        </w:div>
        <w:div w:id="795294272">
          <w:marLeft w:val="480"/>
          <w:marRight w:val="0"/>
          <w:marTop w:val="0"/>
          <w:marBottom w:val="0"/>
          <w:divBdr>
            <w:top w:val="none" w:sz="0" w:space="0" w:color="auto"/>
            <w:left w:val="none" w:sz="0" w:space="0" w:color="auto"/>
            <w:bottom w:val="none" w:sz="0" w:space="0" w:color="auto"/>
            <w:right w:val="none" w:sz="0" w:space="0" w:color="auto"/>
          </w:divBdr>
        </w:div>
        <w:div w:id="841967842">
          <w:marLeft w:val="480"/>
          <w:marRight w:val="0"/>
          <w:marTop w:val="0"/>
          <w:marBottom w:val="0"/>
          <w:divBdr>
            <w:top w:val="none" w:sz="0" w:space="0" w:color="auto"/>
            <w:left w:val="none" w:sz="0" w:space="0" w:color="auto"/>
            <w:bottom w:val="none" w:sz="0" w:space="0" w:color="auto"/>
            <w:right w:val="none" w:sz="0" w:space="0" w:color="auto"/>
          </w:divBdr>
        </w:div>
        <w:div w:id="864488363">
          <w:marLeft w:val="480"/>
          <w:marRight w:val="0"/>
          <w:marTop w:val="0"/>
          <w:marBottom w:val="0"/>
          <w:divBdr>
            <w:top w:val="none" w:sz="0" w:space="0" w:color="auto"/>
            <w:left w:val="none" w:sz="0" w:space="0" w:color="auto"/>
            <w:bottom w:val="none" w:sz="0" w:space="0" w:color="auto"/>
            <w:right w:val="none" w:sz="0" w:space="0" w:color="auto"/>
          </w:divBdr>
        </w:div>
        <w:div w:id="865363395">
          <w:marLeft w:val="480"/>
          <w:marRight w:val="0"/>
          <w:marTop w:val="0"/>
          <w:marBottom w:val="0"/>
          <w:divBdr>
            <w:top w:val="none" w:sz="0" w:space="0" w:color="auto"/>
            <w:left w:val="none" w:sz="0" w:space="0" w:color="auto"/>
            <w:bottom w:val="none" w:sz="0" w:space="0" w:color="auto"/>
            <w:right w:val="none" w:sz="0" w:space="0" w:color="auto"/>
          </w:divBdr>
        </w:div>
        <w:div w:id="896817576">
          <w:marLeft w:val="480"/>
          <w:marRight w:val="0"/>
          <w:marTop w:val="0"/>
          <w:marBottom w:val="0"/>
          <w:divBdr>
            <w:top w:val="none" w:sz="0" w:space="0" w:color="auto"/>
            <w:left w:val="none" w:sz="0" w:space="0" w:color="auto"/>
            <w:bottom w:val="none" w:sz="0" w:space="0" w:color="auto"/>
            <w:right w:val="none" w:sz="0" w:space="0" w:color="auto"/>
          </w:divBdr>
        </w:div>
        <w:div w:id="923147262">
          <w:marLeft w:val="480"/>
          <w:marRight w:val="0"/>
          <w:marTop w:val="0"/>
          <w:marBottom w:val="0"/>
          <w:divBdr>
            <w:top w:val="none" w:sz="0" w:space="0" w:color="auto"/>
            <w:left w:val="none" w:sz="0" w:space="0" w:color="auto"/>
            <w:bottom w:val="none" w:sz="0" w:space="0" w:color="auto"/>
            <w:right w:val="none" w:sz="0" w:space="0" w:color="auto"/>
          </w:divBdr>
        </w:div>
        <w:div w:id="929045972">
          <w:marLeft w:val="480"/>
          <w:marRight w:val="0"/>
          <w:marTop w:val="0"/>
          <w:marBottom w:val="0"/>
          <w:divBdr>
            <w:top w:val="none" w:sz="0" w:space="0" w:color="auto"/>
            <w:left w:val="none" w:sz="0" w:space="0" w:color="auto"/>
            <w:bottom w:val="none" w:sz="0" w:space="0" w:color="auto"/>
            <w:right w:val="none" w:sz="0" w:space="0" w:color="auto"/>
          </w:divBdr>
        </w:div>
        <w:div w:id="943154237">
          <w:marLeft w:val="480"/>
          <w:marRight w:val="0"/>
          <w:marTop w:val="0"/>
          <w:marBottom w:val="0"/>
          <w:divBdr>
            <w:top w:val="none" w:sz="0" w:space="0" w:color="auto"/>
            <w:left w:val="none" w:sz="0" w:space="0" w:color="auto"/>
            <w:bottom w:val="none" w:sz="0" w:space="0" w:color="auto"/>
            <w:right w:val="none" w:sz="0" w:space="0" w:color="auto"/>
          </w:divBdr>
        </w:div>
        <w:div w:id="965354857">
          <w:marLeft w:val="480"/>
          <w:marRight w:val="0"/>
          <w:marTop w:val="0"/>
          <w:marBottom w:val="0"/>
          <w:divBdr>
            <w:top w:val="none" w:sz="0" w:space="0" w:color="auto"/>
            <w:left w:val="none" w:sz="0" w:space="0" w:color="auto"/>
            <w:bottom w:val="none" w:sz="0" w:space="0" w:color="auto"/>
            <w:right w:val="none" w:sz="0" w:space="0" w:color="auto"/>
          </w:divBdr>
        </w:div>
        <w:div w:id="966621386">
          <w:marLeft w:val="480"/>
          <w:marRight w:val="0"/>
          <w:marTop w:val="0"/>
          <w:marBottom w:val="0"/>
          <w:divBdr>
            <w:top w:val="none" w:sz="0" w:space="0" w:color="auto"/>
            <w:left w:val="none" w:sz="0" w:space="0" w:color="auto"/>
            <w:bottom w:val="none" w:sz="0" w:space="0" w:color="auto"/>
            <w:right w:val="none" w:sz="0" w:space="0" w:color="auto"/>
          </w:divBdr>
        </w:div>
        <w:div w:id="989751704">
          <w:marLeft w:val="480"/>
          <w:marRight w:val="0"/>
          <w:marTop w:val="0"/>
          <w:marBottom w:val="0"/>
          <w:divBdr>
            <w:top w:val="none" w:sz="0" w:space="0" w:color="auto"/>
            <w:left w:val="none" w:sz="0" w:space="0" w:color="auto"/>
            <w:bottom w:val="none" w:sz="0" w:space="0" w:color="auto"/>
            <w:right w:val="none" w:sz="0" w:space="0" w:color="auto"/>
          </w:divBdr>
        </w:div>
      </w:divsChild>
    </w:div>
    <w:div w:id="752511562">
      <w:bodyDiv w:val="1"/>
      <w:marLeft w:val="0"/>
      <w:marRight w:val="0"/>
      <w:marTop w:val="0"/>
      <w:marBottom w:val="0"/>
      <w:divBdr>
        <w:top w:val="none" w:sz="0" w:space="0" w:color="auto"/>
        <w:left w:val="none" w:sz="0" w:space="0" w:color="auto"/>
        <w:bottom w:val="none" w:sz="0" w:space="0" w:color="auto"/>
        <w:right w:val="none" w:sz="0" w:space="0" w:color="auto"/>
      </w:divBdr>
    </w:div>
    <w:div w:id="752553597">
      <w:bodyDiv w:val="1"/>
      <w:marLeft w:val="0"/>
      <w:marRight w:val="0"/>
      <w:marTop w:val="0"/>
      <w:marBottom w:val="0"/>
      <w:divBdr>
        <w:top w:val="none" w:sz="0" w:space="0" w:color="auto"/>
        <w:left w:val="none" w:sz="0" w:space="0" w:color="auto"/>
        <w:bottom w:val="none" w:sz="0" w:space="0" w:color="auto"/>
        <w:right w:val="none" w:sz="0" w:space="0" w:color="auto"/>
      </w:divBdr>
    </w:div>
    <w:div w:id="752900884">
      <w:bodyDiv w:val="1"/>
      <w:marLeft w:val="0"/>
      <w:marRight w:val="0"/>
      <w:marTop w:val="0"/>
      <w:marBottom w:val="0"/>
      <w:divBdr>
        <w:top w:val="none" w:sz="0" w:space="0" w:color="auto"/>
        <w:left w:val="none" w:sz="0" w:space="0" w:color="auto"/>
        <w:bottom w:val="none" w:sz="0" w:space="0" w:color="auto"/>
        <w:right w:val="none" w:sz="0" w:space="0" w:color="auto"/>
      </w:divBdr>
    </w:div>
    <w:div w:id="752970419">
      <w:bodyDiv w:val="1"/>
      <w:marLeft w:val="0"/>
      <w:marRight w:val="0"/>
      <w:marTop w:val="0"/>
      <w:marBottom w:val="0"/>
      <w:divBdr>
        <w:top w:val="none" w:sz="0" w:space="0" w:color="auto"/>
        <w:left w:val="none" w:sz="0" w:space="0" w:color="auto"/>
        <w:bottom w:val="none" w:sz="0" w:space="0" w:color="auto"/>
        <w:right w:val="none" w:sz="0" w:space="0" w:color="auto"/>
      </w:divBdr>
    </w:div>
    <w:div w:id="752975156">
      <w:bodyDiv w:val="1"/>
      <w:marLeft w:val="0"/>
      <w:marRight w:val="0"/>
      <w:marTop w:val="0"/>
      <w:marBottom w:val="0"/>
      <w:divBdr>
        <w:top w:val="none" w:sz="0" w:space="0" w:color="auto"/>
        <w:left w:val="none" w:sz="0" w:space="0" w:color="auto"/>
        <w:bottom w:val="none" w:sz="0" w:space="0" w:color="auto"/>
        <w:right w:val="none" w:sz="0" w:space="0" w:color="auto"/>
      </w:divBdr>
    </w:div>
    <w:div w:id="753087651">
      <w:bodyDiv w:val="1"/>
      <w:marLeft w:val="0"/>
      <w:marRight w:val="0"/>
      <w:marTop w:val="0"/>
      <w:marBottom w:val="0"/>
      <w:divBdr>
        <w:top w:val="none" w:sz="0" w:space="0" w:color="auto"/>
        <w:left w:val="none" w:sz="0" w:space="0" w:color="auto"/>
        <w:bottom w:val="none" w:sz="0" w:space="0" w:color="auto"/>
        <w:right w:val="none" w:sz="0" w:space="0" w:color="auto"/>
      </w:divBdr>
    </w:div>
    <w:div w:id="753237596">
      <w:bodyDiv w:val="1"/>
      <w:marLeft w:val="0"/>
      <w:marRight w:val="0"/>
      <w:marTop w:val="0"/>
      <w:marBottom w:val="0"/>
      <w:divBdr>
        <w:top w:val="none" w:sz="0" w:space="0" w:color="auto"/>
        <w:left w:val="none" w:sz="0" w:space="0" w:color="auto"/>
        <w:bottom w:val="none" w:sz="0" w:space="0" w:color="auto"/>
        <w:right w:val="none" w:sz="0" w:space="0" w:color="auto"/>
      </w:divBdr>
    </w:div>
    <w:div w:id="753357843">
      <w:bodyDiv w:val="1"/>
      <w:marLeft w:val="0"/>
      <w:marRight w:val="0"/>
      <w:marTop w:val="0"/>
      <w:marBottom w:val="0"/>
      <w:divBdr>
        <w:top w:val="none" w:sz="0" w:space="0" w:color="auto"/>
        <w:left w:val="none" w:sz="0" w:space="0" w:color="auto"/>
        <w:bottom w:val="none" w:sz="0" w:space="0" w:color="auto"/>
        <w:right w:val="none" w:sz="0" w:space="0" w:color="auto"/>
      </w:divBdr>
    </w:div>
    <w:div w:id="753478635">
      <w:bodyDiv w:val="1"/>
      <w:marLeft w:val="0"/>
      <w:marRight w:val="0"/>
      <w:marTop w:val="0"/>
      <w:marBottom w:val="0"/>
      <w:divBdr>
        <w:top w:val="none" w:sz="0" w:space="0" w:color="auto"/>
        <w:left w:val="none" w:sz="0" w:space="0" w:color="auto"/>
        <w:bottom w:val="none" w:sz="0" w:space="0" w:color="auto"/>
        <w:right w:val="none" w:sz="0" w:space="0" w:color="auto"/>
      </w:divBdr>
    </w:div>
    <w:div w:id="754060423">
      <w:bodyDiv w:val="1"/>
      <w:marLeft w:val="0"/>
      <w:marRight w:val="0"/>
      <w:marTop w:val="0"/>
      <w:marBottom w:val="0"/>
      <w:divBdr>
        <w:top w:val="none" w:sz="0" w:space="0" w:color="auto"/>
        <w:left w:val="none" w:sz="0" w:space="0" w:color="auto"/>
        <w:bottom w:val="none" w:sz="0" w:space="0" w:color="auto"/>
        <w:right w:val="none" w:sz="0" w:space="0" w:color="auto"/>
      </w:divBdr>
    </w:div>
    <w:div w:id="754127009">
      <w:bodyDiv w:val="1"/>
      <w:marLeft w:val="0"/>
      <w:marRight w:val="0"/>
      <w:marTop w:val="0"/>
      <w:marBottom w:val="0"/>
      <w:divBdr>
        <w:top w:val="none" w:sz="0" w:space="0" w:color="auto"/>
        <w:left w:val="none" w:sz="0" w:space="0" w:color="auto"/>
        <w:bottom w:val="none" w:sz="0" w:space="0" w:color="auto"/>
        <w:right w:val="none" w:sz="0" w:space="0" w:color="auto"/>
      </w:divBdr>
    </w:div>
    <w:div w:id="754127706">
      <w:bodyDiv w:val="1"/>
      <w:marLeft w:val="0"/>
      <w:marRight w:val="0"/>
      <w:marTop w:val="0"/>
      <w:marBottom w:val="0"/>
      <w:divBdr>
        <w:top w:val="none" w:sz="0" w:space="0" w:color="auto"/>
        <w:left w:val="none" w:sz="0" w:space="0" w:color="auto"/>
        <w:bottom w:val="none" w:sz="0" w:space="0" w:color="auto"/>
        <w:right w:val="none" w:sz="0" w:space="0" w:color="auto"/>
      </w:divBdr>
    </w:div>
    <w:div w:id="754664722">
      <w:bodyDiv w:val="1"/>
      <w:marLeft w:val="0"/>
      <w:marRight w:val="0"/>
      <w:marTop w:val="0"/>
      <w:marBottom w:val="0"/>
      <w:divBdr>
        <w:top w:val="none" w:sz="0" w:space="0" w:color="auto"/>
        <w:left w:val="none" w:sz="0" w:space="0" w:color="auto"/>
        <w:bottom w:val="none" w:sz="0" w:space="0" w:color="auto"/>
        <w:right w:val="none" w:sz="0" w:space="0" w:color="auto"/>
      </w:divBdr>
    </w:div>
    <w:div w:id="755177821">
      <w:bodyDiv w:val="1"/>
      <w:marLeft w:val="0"/>
      <w:marRight w:val="0"/>
      <w:marTop w:val="0"/>
      <w:marBottom w:val="0"/>
      <w:divBdr>
        <w:top w:val="none" w:sz="0" w:space="0" w:color="auto"/>
        <w:left w:val="none" w:sz="0" w:space="0" w:color="auto"/>
        <w:bottom w:val="none" w:sz="0" w:space="0" w:color="auto"/>
        <w:right w:val="none" w:sz="0" w:space="0" w:color="auto"/>
      </w:divBdr>
    </w:div>
    <w:div w:id="755246824">
      <w:bodyDiv w:val="1"/>
      <w:marLeft w:val="0"/>
      <w:marRight w:val="0"/>
      <w:marTop w:val="0"/>
      <w:marBottom w:val="0"/>
      <w:divBdr>
        <w:top w:val="none" w:sz="0" w:space="0" w:color="auto"/>
        <w:left w:val="none" w:sz="0" w:space="0" w:color="auto"/>
        <w:bottom w:val="none" w:sz="0" w:space="0" w:color="auto"/>
        <w:right w:val="none" w:sz="0" w:space="0" w:color="auto"/>
      </w:divBdr>
    </w:div>
    <w:div w:id="755394667">
      <w:bodyDiv w:val="1"/>
      <w:marLeft w:val="0"/>
      <w:marRight w:val="0"/>
      <w:marTop w:val="0"/>
      <w:marBottom w:val="0"/>
      <w:divBdr>
        <w:top w:val="none" w:sz="0" w:space="0" w:color="auto"/>
        <w:left w:val="none" w:sz="0" w:space="0" w:color="auto"/>
        <w:bottom w:val="none" w:sz="0" w:space="0" w:color="auto"/>
        <w:right w:val="none" w:sz="0" w:space="0" w:color="auto"/>
      </w:divBdr>
    </w:div>
    <w:div w:id="755396172">
      <w:bodyDiv w:val="1"/>
      <w:marLeft w:val="0"/>
      <w:marRight w:val="0"/>
      <w:marTop w:val="0"/>
      <w:marBottom w:val="0"/>
      <w:divBdr>
        <w:top w:val="none" w:sz="0" w:space="0" w:color="auto"/>
        <w:left w:val="none" w:sz="0" w:space="0" w:color="auto"/>
        <w:bottom w:val="none" w:sz="0" w:space="0" w:color="auto"/>
        <w:right w:val="none" w:sz="0" w:space="0" w:color="auto"/>
      </w:divBdr>
    </w:div>
    <w:div w:id="755832336">
      <w:bodyDiv w:val="1"/>
      <w:marLeft w:val="0"/>
      <w:marRight w:val="0"/>
      <w:marTop w:val="0"/>
      <w:marBottom w:val="0"/>
      <w:divBdr>
        <w:top w:val="none" w:sz="0" w:space="0" w:color="auto"/>
        <w:left w:val="none" w:sz="0" w:space="0" w:color="auto"/>
        <w:bottom w:val="none" w:sz="0" w:space="0" w:color="auto"/>
        <w:right w:val="none" w:sz="0" w:space="0" w:color="auto"/>
      </w:divBdr>
    </w:div>
    <w:div w:id="755975726">
      <w:bodyDiv w:val="1"/>
      <w:marLeft w:val="0"/>
      <w:marRight w:val="0"/>
      <w:marTop w:val="0"/>
      <w:marBottom w:val="0"/>
      <w:divBdr>
        <w:top w:val="none" w:sz="0" w:space="0" w:color="auto"/>
        <w:left w:val="none" w:sz="0" w:space="0" w:color="auto"/>
        <w:bottom w:val="none" w:sz="0" w:space="0" w:color="auto"/>
        <w:right w:val="none" w:sz="0" w:space="0" w:color="auto"/>
      </w:divBdr>
    </w:div>
    <w:div w:id="756096042">
      <w:bodyDiv w:val="1"/>
      <w:marLeft w:val="0"/>
      <w:marRight w:val="0"/>
      <w:marTop w:val="0"/>
      <w:marBottom w:val="0"/>
      <w:divBdr>
        <w:top w:val="none" w:sz="0" w:space="0" w:color="auto"/>
        <w:left w:val="none" w:sz="0" w:space="0" w:color="auto"/>
        <w:bottom w:val="none" w:sz="0" w:space="0" w:color="auto"/>
        <w:right w:val="none" w:sz="0" w:space="0" w:color="auto"/>
      </w:divBdr>
      <w:divsChild>
        <w:div w:id="2245764">
          <w:marLeft w:val="480"/>
          <w:marRight w:val="0"/>
          <w:marTop w:val="0"/>
          <w:marBottom w:val="0"/>
          <w:divBdr>
            <w:top w:val="none" w:sz="0" w:space="0" w:color="auto"/>
            <w:left w:val="none" w:sz="0" w:space="0" w:color="auto"/>
            <w:bottom w:val="none" w:sz="0" w:space="0" w:color="auto"/>
            <w:right w:val="none" w:sz="0" w:space="0" w:color="auto"/>
          </w:divBdr>
        </w:div>
        <w:div w:id="46615642">
          <w:marLeft w:val="480"/>
          <w:marRight w:val="0"/>
          <w:marTop w:val="0"/>
          <w:marBottom w:val="0"/>
          <w:divBdr>
            <w:top w:val="none" w:sz="0" w:space="0" w:color="auto"/>
            <w:left w:val="none" w:sz="0" w:space="0" w:color="auto"/>
            <w:bottom w:val="none" w:sz="0" w:space="0" w:color="auto"/>
            <w:right w:val="none" w:sz="0" w:space="0" w:color="auto"/>
          </w:divBdr>
        </w:div>
        <w:div w:id="106631611">
          <w:marLeft w:val="480"/>
          <w:marRight w:val="0"/>
          <w:marTop w:val="0"/>
          <w:marBottom w:val="0"/>
          <w:divBdr>
            <w:top w:val="none" w:sz="0" w:space="0" w:color="auto"/>
            <w:left w:val="none" w:sz="0" w:space="0" w:color="auto"/>
            <w:bottom w:val="none" w:sz="0" w:space="0" w:color="auto"/>
            <w:right w:val="none" w:sz="0" w:space="0" w:color="auto"/>
          </w:divBdr>
        </w:div>
        <w:div w:id="132062924">
          <w:marLeft w:val="480"/>
          <w:marRight w:val="0"/>
          <w:marTop w:val="0"/>
          <w:marBottom w:val="0"/>
          <w:divBdr>
            <w:top w:val="none" w:sz="0" w:space="0" w:color="auto"/>
            <w:left w:val="none" w:sz="0" w:space="0" w:color="auto"/>
            <w:bottom w:val="none" w:sz="0" w:space="0" w:color="auto"/>
            <w:right w:val="none" w:sz="0" w:space="0" w:color="auto"/>
          </w:divBdr>
        </w:div>
        <w:div w:id="167795252">
          <w:marLeft w:val="480"/>
          <w:marRight w:val="0"/>
          <w:marTop w:val="0"/>
          <w:marBottom w:val="0"/>
          <w:divBdr>
            <w:top w:val="none" w:sz="0" w:space="0" w:color="auto"/>
            <w:left w:val="none" w:sz="0" w:space="0" w:color="auto"/>
            <w:bottom w:val="none" w:sz="0" w:space="0" w:color="auto"/>
            <w:right w:val="none" w:sz="0" w:space="0" w:color="auto"/>
          </w:divBdr>
        </w:div>
        <w:div w:id="173499694">
          <w:marLeft w:val="480"/>
          <w:marRight w:val="0"/>
          <w:marTop w:val="0"/>
          <w:marBottom w:val="0"/>
          <w:divBdr>
            <w:top w:val="none" w:sz="0" w:space="0" w:color="auto"/>
            <w:left w:val="none" w:sz="0" w:space="0" w:color="auto"/>
            <w:bottom w:val="none" w:sz="0" w:space="0" w:color="auto"/>
            <w:right w:val="none" w:sz="0" w:space="0" w:color="auto"/>
          </w:divBdr>
        </w:div>
        <w:div w:id="178785792">
          <w:marLeft w:val="480"/>
          <w:marRight w:val="0"/>
          <w:marTop w:val="0"/>
          <w:marBottom w:val="0"/>
          <w:divBdr>
            <w:top w:val="none" w:sz="0" w:space="0" w:color="auto"/>
            <w:left w:val="none" w:sz="0" w:space="0" w:color="auto"/>
            <w:bottom w:val="none" w:sz="0" w:space="0" w:color="auto"/>
            <w:right w:val="none" w:sz="0" w:space="0" w:color="auto"/>
          </w:divBdr>
        </w:div>
        <w:div w:id="192883249">
          <w:marLeft w:val="480"/>
          <w:marRight w:val="0"/>
          <w:marTop w:val="0"/>
          <w:marBottom w:val="0"/>
          <w:divBdr>
            <w:top w:val="none" w:sz="0" w:space="0" w:color="auto"/>
            <w:left w:val="none" w:sz="0" w:space="0" w:color="auto"/>
            <w:bottom w:val="none" w:sz="0" w:space="0" w:color="auto"/>
            <w:right w:val="none" w:sz="0" w:space="0" w:color="auto"/>
          </w:divBdr>
        </w:div>
        <w:div w:id="218395733">
          <w:marLeft w:val="480"/>
          <w:marRight w:val="0"/>
          <w:marTop w:val="0"/>
          <w:marBottom w:val="0"/>
          <w:divBdr>
            <w:top w:val="none" w:sz="0" w:space="0" w:color="auto"/>
            <w:left w:val="none" w:sz="0" w:space="0" w:color="auto"/>
            <w:bottom w:val="none" w:sz="0" w:space="0" w:color="auto"/>
            <w:right w:val="none" w:sz="0" w:space="0" w:color="auto"/>
          </w:divBdr>
        </w:div>
        <w:div w:id="224919754">
          <w:marLeft w:val="480"/>
          <w:marRight w:val="0"/>
          <w:marTop w:val="0"/>
          <w:marBottom w:val="0"/>
          <w:divBdr>
            <w:top w:val="none" w:sz="0" w:space="0" w:color="auto"/>
            <w:left w:val="none" w:sz="0" w:space="0" w:color="auto"/>
            <w:bottom w:val="none" w:sz="0" w:space="0" w:color="auto"/>
            <w:right w:val="none" w:sz="0" w:space="0" w:color="auto"/>
          </w:divBdr>
        </w:div>
        <w:div w:id="255796540">
          <w:marLeft w:val="480"/>
          <w:marRight w:val="0"/>
          <w:marTop w:val="0"/>
          <w:marBottom w:val="0"/>
          <w:divBdr>
            <w:top w:val="none" w:sz="0" w:space="0" w:color="auto"/>
            <w:left w:val="none" w:sz="0" w:space="0" w:color="auto"/>
            <w:bottom w:val="none" w:sz="0" w:space="0" w:color="auto"/>
            <w:right w:val="none" w:sz="0" w:space="0" w:color="auto"/>
          </w:divBdr>
        </w:div>
        <w:div w:id="274597847">
          <w:marLeft w:val="480"/>
          <w:marRight w:val="0"/>
          <w:marTop w:val="0"/>
          <w:marBottom w:val="0"/>
          <w:divBdr>
            <w:top w:val="none" w:sz="0" w:space="0" w:color="auto"/>
            <w:left w:val="none" w:sz="0" w:space="0" w:color="auto"/>
            <w:bottom w:val="none" w:sz="0" w:space="0" w:color="auto"/>
            <w:right w:val="none" w:sz="0" w:space="0" w:color="auto"/>
          </w:divBdr>
        </w:div>
        <w:div w:id="278880967">
          <w:marLeft w:val="480"/>
          <w:marRight w:val="0"/>
          <w:marTop w:val="0"/>
          <w:marBottom w:val="0"/>
          <w:divBdr>
            <w:top w:val="none" w:sz="0" w:space="0" w:color="auto"/>
            <w:left w:val="none" w:sz="0" w:space="0" w:color="auto"/>
            <w:bottom w:val="none" w:sz="0" w:space="0" w:color="auto"/>
            <w:right w:val="none" w:sz="0" w:space="0" w:color="auto"/>
          </w:divBdr>
        </w:div>
        <w:div w:id="333194212">
          <w:marLeft w:val="480"/>
          <w:marRight w:val="0"/>
          <w:marTop w:val="0"/>
          <w:marBottom w:val="0"/>
          <w:divBdr>
            <w:top w:val="none" w:sz="0" w:space="0" w:color="auto"/>
            <w:left w:val="none" w:sz="0" w:space="0" w:color="auto"/>
            <w:bottom w:val="none" w:sz="0" w:space="0" w:color="auto"/>
            <w:right w:val="none" w:sz="0" w:space="0" w:color="auto"/>
          </w:divBdr>
        </w:div>
        <w:div w:id="336466406">
          <w:marLeft w:val="480"/>
          <w:marRight w:val="0"/>
          <w:marTop w:val="0"/>
          <w:marBottom w:val="0"/>
          <w:divBdr>
            <w:top w:val="none" w:sz="0" w:space="0" w:color="auto"/>
            <w:left w:val="none" w:sz="0" w:space="0" w:color="auto"/>
            <w:bottom w:val="none" w:sz="0" w:space="0" w:color="auto"/>
            <w:right w:val="none" w:sz="0" w:space="0" w:color="auto"/>
          </w:divBdr>
        </w:div>
        <w:div w:id="353729079">
          <w:marLeft w:val="480"/>
          <w:marRight w:val="0"/>
          <w:marTop w:val="0"/>
          <w:marBottom w:val="0"/>
          <w:divBdr>
            <w:top w:val="none" w:sz="0" w:space="0" w:color="auto"/>
            <w:left w:val="none" w:sz="0" w:space="0" w:color="auto"/>
            <w:bottom w:val="none" w:sz="0" w:space="0" w:color="auto"/>
            <w:right w:val="none" w:sz="0" w:space="0" w:color="auto"/>
          </w:divBdr>
        </w:div>
        <w:div w:id="357976405">
          <w:marLeft w:val="480"/>
          <w:marRight w:val="0"/>
          <w:marTop w:val="0"/>
          <w:marBottom w:val="0"/>
          <w:divBdr>
            <w:top w:val="none" w:sz="0" w:space="0" w:color="auto"/>
            <w:left w:val="none" w:sz="0" w:space="0" w:color="auto"/>
            <w:bottom w:val="none" w:sz="0" w:space="0" w:color="auto"/>
            <w:right w:val="none" w:sz="0" w:space="0" w:color="auto"/>
          </w:divBdr>
        </w:div>
        <w:div w:id="361783843">
          <w:marLeft w:val="480"/>
          <w:marRight w:val="0"/>
          <w:marTop w:val="0"/>
          <w:marBottom w:val="0"/>
          <w:divBdr>
            <w:top w:val="none" w:sz="0" w:space="0" w:color="auto"/>
            <w:left w:val="none" w:sz="0" w:space="0" w:color="auto"/>
            <w:bottom w:val="none" w:sz="0" w:space="0" w:color="auto"/>
            <w:right w:val="none" w:sz="0" w:space="0" w:color="auto"/>
          </w:divBdr>
        </w:div>
        <w:div w:id="391316682">
          <w:marLeft w:val="480"/>
          <w:marRight w:val="0"/>
          <w:marTop w:val="0"/>
          <w:marBottom w:val="0"/>
          <w:divBdr>
            <w:top w:val="none" w:sz="0" w:space="0" w:color="auto"/>
            <w:left w:val="none" w:sz="0" w:space="0" w:color="auto"/>
            <w:bottom w:val="none" w:sz="0" w:space="0" w:color="auto"/>
            <w:right w:val="none" w:sz="0" w:space="0" w:color="auto"/>
          </w:divBdr>
        </w:div>
        <w:div w:id="404298115">
          <w:marLeft w:val="480"/>
          <w:marRight w:val="0"/>
          <w:marTop w:val="0"/>
          <w:marBottom w:val="0"/>
          <w:divBdr>
            <w:top w:val="none" w:sz="0" w:space="0" w:color="auto"/>
            <w:left w:val="none" w:sz="0" w:space="0" w:color="auto"/>
            <w:bottom w:val="none" w:sz="0" w:space="0" w:color="auto"/>
            <w:right w:val="none" w:sz="0" w:space="0" w:color="auto"/>
          </w:divBdr>
        </w:div>
        <w:div w:id="404646854">
          <w:marLeft w:val="480"/>
          <w:marRight w:val="0"/>
          <w:marTop w:val="0"/>
          <w:marBottom w:val="0"/>
          <w:divBdr>
            <w:top w:val="none" w:sz="0" w:space="0" w:color="auto"/>
            <w:left w:val="none" w:sz="0" w:space="0" w:color="auto"/>
            <w:bottom w:val="none" w:sz="0" w:space="0" w:color="auto"/>
            <w:right w:val="none" w:sz="0" w:space="0" w:color="auto"/>
          </w:divBdr>
        </w:div>
        <w:div w:id="426534862">
          <w:marLeft w:val="480"/>
          <w:marRight w:val="0"/>
          <w:marTop w:val="0"/>
          <w:marBottom w:val="0"/>
          <w:divBdr>
            <w:top w:val="none" w:sz="0" w:space="0" w:color="auto"/>
            <w:left w:val="none" w:sz="0" w:space="0" w:color="auto"/>
            <w:bottom w:val="none" w:sz="0" w:space="0" w:color="auto"/>
            <w:right w:val="none" w:sz="0" w:space="0" w:color="auto"/>
          </w:divBdr>
        </w:div>
        <w:div w:id="429206324">
          <w:marLeft w:val="480"/>
          <w:marRight w:val="0"/>
          <w:marTop w:val="0"/>
          <w:marBottom w:val="0"/>
          <w:divBdr>
            <w:top w:val="none" w:sz="0" w:space="0" w:color="auto"/>
            <w:left w:val="none" w:sz="0" w:space="0" w:color="auto"/>
            <w:bottom w:val="none" w:sz="0" w:space="0" w:color="auto"/>
            <w:right w:val="none" w:sz="0" w:space="0" w:color="auto"/>
          </w:divBdr>
        </w:div>
        <w:div w:id="475611962">
          <w:marLeft w:val="480"/>
          <w:marRight w:val="0"/>
          <w:marTop w:val="0"/>
          <w:marBottom w:val="0"/>
          <w:divBdr>
            <w:top w:val="none" w:sz="0" w:space="0" w:color="auto"/>
            <w:left w:val="none" w:sz="0" w:space="0" w:color="auto"/>
            <w:bottom w:val="none" w:sz="0" w:space="0" w:color="auto"/>
            <w:right w:val="none" w:sz="0" w:space="0" w:color="auto"/>
          </w:divBdr>
        </w:div>
        <w:div w:id="500118788">
          <w:marLeft w:val="480"/>
          <w:marRight w:val="0"/>
          <w:marTop w:val="0"/>
          <w:marBottom w:val="0"/>
          <w:divBdr>
            <w:top w:val="none" w:sz="0" w:space="0" w:color="auto"/>
            <w:left w:val="none" w:sz="0" w:space="0" w:color="auto"/>
            <w:bottom w:val="none" w:sz="0" w:space="0" w:color="auto"/>
            <w:right w:val="none" w:sz="0" w:space="0" w:color="auto"/>
          </w:divBdr>
        </w:div>
        <w:div w:id="501701341">
          <w:marLeft w:val="480"/>
          <w:marRight w:val="0"/>
          <w:marTop w:val="0"/>
          <w:marBottom w:val="0"/>
          <w:divBdr>
            <w:top w:val="none" w:sz="0" w:space="0" w:color="auto"/>
            <w:left w:val="none" w:sz="0" w:space="0" w:color="auto"/>
            <w:bottom w:val="none" w:sz="0" w:space="0" w:color="auto"/>
            <w:right w:val="none" w:sz="0" w:space="0" w:color="auto"/>
          </w:divBdr>
        </w:div>
        <w:div w:id="514851171">
          <w:marLeft w:val="480"/>
          <w:marRight w:val="0"/>
          <w:marTop w:val="0"/>
          <w:marBottom w:val="0"/>
          <w:divBdr>
            <w:top w:val="none" w:sz="0" w:space="0" w:color="auto"/>
            <w:left w:val="none" w:sz="0" w:space="0" w:color="auto"/>
            <w:bottom w:val="none" w:sz="0" w:space="0" w:color="auto"/>
            <w:right w:val="none" w:sz="0" w:space="0" w:color="auto"/>
          </w:divBdr>
        </w:div>
        <w:div w:id="559630582">
          <w:marLeft w:val="480"/>
          <w:marRight w:val="0"/>
          <w:marTop w:val="0"/>
          <w:marBottom w:val="0"/>
          <w:divBdr>
            <w:top w:val="none" w:sz="0" w:space="0" w:color="auto"/>
            <w:left w:val="none" w:sz="0" w:space="0" w:color="auto"/>
            <w:bottom w:val="none" w:sz="0" w:space="0" w:color="auto"/>
            <w:right w:val="none" w:sz="0" w:space="0" w:color="auto"/>
          </w:divBdr>
        </w:div>
        <w:div w:id="636647795">
          <w:marLeft w:val="480"/>
          <w:marRight w:val="0"/>
          <w:marTop w:val="0"/>
          <w:marBottom w:val="0"/>
          <w:divBdr>
            <w:top w:val="none" w:sz="0" w:space="0" w:color="auto"/>
            <w:left w:val="none" w:sz="0" w:space="0" w:color="auto"/>
            <w:bottom w:val="none" w:sz="0" w:space="0" w:color="auto"/>
            <w:right w:val="none" w:sz="0" w:space="0" w:color="auto"/>
          </w:divBdr>
        </w:div>
        <w:div w:id="765416882">
          <w:marLeft w:val="480"/>
          <w:marRight w:val="0"/>
          <w:marTop w:val="0"/>
          <w:marBottom w:val="0"/>
          <w:divBdr>
            <w:top w:val="none" w:sz="0" w:space="0" w:color="auto"/>
            <w:left w:val="none" w:sz="0" w:space="0" w:color="auto"/>
            <w:bottom w:val="none" w:sz="0" w:space="0" w:color="auto"/>
            <w:right w:val="none" w:sz="0" w:space="0" w:color="auto"/>
          </w:divBdr>
        </w:div>
        <w:div w:id="782920824">
          <w:marLeft w:val="480"/>
          <w:marRight w:val="0"/>
          <w:marTop w:val="0"/>
          <w:marBottom w:val="0"/>
          <w:divBdr>
            <w:top w:val="none" w:sz="0" w:space="0" w:color="auto"/>
            <w:left w:val="none" w:sz="0" w:space="0" w:color="auto"/>
            <w:bottom w:val="none" w:sz="0" w:space="0" w:color="auto"/>
            <w:right w:val="none" w:sz="0" w:space="0" w:color="auto"/>
          </w:divBdr>
        </w:div>
        <w:div w:id="800001028">
          <w:marLeft w:val="480"/>
          <w:marRight w:val="0"/>
          <w:marTop w:val="0"/>
          <w:marBottom w:val="0"/>
          <w:divBdr>
            <w:top w:val="none" w:sz="0" w:space="0" w:color="auto"/>
            <w:left w:val="none" w:sz="0" w:space="0" w:color="auto"/>
            <w:bottom w:val="none" w:sz="0" w:space="0" w:color="auto"/>
            <w:right w:val="none" w:sz="0" w:space="0" w:color="auto"/>
          </w:divBdr>
        </w:div>
        <w:div w:id="821771902">
          <w:marLeft w:val="480"/>
          <w:marRight w:val="0"/>
          <w:marTop w:val="0"/>
          <w:marBottom w:val="0"/>
          <w:divBdr>
            <w:top w:val="none" w:sz="0" w:space="0" w:color="auto"/>
            <w:left w:val="none" w:sz="0" w:space="0" w:color="auto"/>
            <w:bottom w:val="none" w:sz="0" w:space="0" w:color="auto"/>
            <w:right w:val="none" w:sz="0" w:space="0" w:color="auto"/>
          </w:divBdr>
        </w:div>
        <w:div w:id="846284514">
          <w:marLeft w:val="480"/>
          <w:marRight w:val="0"/>
          <w:marTop w:val="0"/>
          <w:marBottom w:val="0"/>
          <w:divBdr>
            <w:top w:val="none" w:sz="0" w:space="0" w:color="auto"/>
            <w:left w:val="none" w:sz="0" w:space="0" w:color="auto"/>
            <w:bottom w:val="none" w:sz="0" w:space="0" w:color="auto"/>
            <w:right w:val="none" w:sz="0" w:space="0" w:color="auto"/>
          </w:divBdr>
        </w:div>
        <w:div w:id="882978769">
          <w:marLeft w:val="480"/>
          <w:marRight w:val="0"/>
          <w:marTop w:val="0"/>
          <w:marBottom w:val="0"/>
          <w:divBdr>
            <w:top w:val="none" w:sz="0" w:space="0" w:color="auto"/>
            <w:left w:val="none" w:sz="0" w:space="0" w:color="auto"/>
            <w:bottom w:val="none" w:sz="0" w:space="0" w:color="auto"/>
            <w:right w:val="none" w:sz="0" w:space="0" w:color="auto"/>
          </w:divBdr>
        </w:div>
        <w:div w:id="915170264">
          <w:marLeft w:val="480"/>
          <w:marRight w:val="0"/>
          <w:marTop w:val="0"/>
          <w:marBottom w:val="0"/>
          <w:divBdr>
            <w:top w:val="none" w:sz="0" w:space="0" w:color="auto"/>
            <w:left w:val="none" w:sz="0" w:space="0" w:color="auto"/>
            <w:bottom w:val="none" w:sz="0" w:space="0" w:color="auto"/>
            <w:right w:val="none" w:sz="0" w:space="0" w:color="auto"/>
          </w:divBdr>
        </w:div>
        <w:div w:id="990669648">
          <w:marLeft w:val="480"/>
          <w:marRight w:val="0"/>
          <w:marTop w:val="0"/>
          <w:marBottom w:val="0"/>
          <w:divBdr>
            <w:top w:val="none" w:sz="0" w:space="0" w:color="auto"/>
            <w:left w:val="none" w:sz="0" w:space="0" w:color="auto"/>
            <w:bottom w:val="none" w:sz="0" w:space="0" w:color="auto"/>
            <w:right w:val="none" w:sz="0" w:space="0" w:color="auto"/>
          </w:divBdr>
        </w:div>
        <w:div w:id="1004093521">
          <w:marLeft w:val="480"/>
          <w:marRight w:val="0"/>
          <w:marTop w:val="0"/>
          <w:marBottom w:val="0"/>
          <w:divBdr>
            <w:top w:val="none" w:sz="0" w:space="0" w:color="auto"/>
            <w:left w:val="none" w:sz="0" w:space="0" w:color="auto"/>
            <w:bottom w:val="none" w:sz="0" w:space="0" w:color="auto"/>
            <w:right w:val="none" w:sz="0" w:space="0" w:color="auto"/>
          </w:divBdr>
        </w:div>
        <w:div w:id="1010987144">
          <w:marLeft w:val="480"/>
          <w:marRight w:val="0"/>
          <w:marTop w:val="0"/>
          <w:marBottom w:val="0"/>
          <w:divBdr>
            <w:top w:val="none" w:sz="0" w:space="0" w:color="auto"/>
            <w:left w:val="none" w:sz="0" w:space="0" w:color="auto"/>
            <w:bottom w:val="none" w:sz="0" w:space="0" w:color="auto"/>
            <w:right w:val="none" w:sz="0" w:space="0" w:color="auto"/>
          </w:divBdr>
        </w:div>
      </w:divsChild>
    </w:div>
    <w:div w:id="756101115">
      <w:bodyDiv w:val="1"/>
      <w:marLeft w:val="0"/>
      <w:marRight w:val="0"/>
      <w:marTop w:val="0"/>
      <w:marBottom w:val="0"/>
      <w:divBdr>
        <w:top w:val="none" w:sz="0" w:space="0" w:color="auto"/>
        <w:left w:val="none" w:sz="0" w:space="0" w:color="auto"/>
        <w:bottom w:val="none" w:sz="0" w:space="0" w:color="auto"/>
        <w:right w:val="none" w:sz="0" w:space="0" w:color="auto"/>
      </w:divBdr>
    </w:div>
    <w:div w:id="756286494">
      <w:bodyDiv w:val="1"/>
      <w:marLeft w:val="0"/>
      <w:marRight w:val="0"/>
      <w:marTop w:val="0"/>
      <w:marBottom w:val="0"/>
      <w:divBdr>
        <w:top w:val="none" w:sz="0" w:space="0" w:color="auto"/>
        <w:left w:val="none" w:sz="0" w:space="0" w:color="auto"/>
        <w:bottom w:val="none" w:sz="0" w:space="0" w:color="auto"/>
        <w:right w:val="none" w:sz="0" w:space="0" w:color="auto"/>
      </w:divBdr>
    </w:div>
    <w:div w:id="756634334">
      <w:bodyDiv w:val="1"/>
      <w:marLeft w:val="0"/>
      <w:marRight w:val="0"/>
      <w:marTop w:val="0"/>
      <w:marBottom w:val="0"/>
      <w:divBdr>
        <w:top w:val="none" w:sz="0" w:space="0" w:color="auto"/>
        <w:left w:val="none" w:sz="0" w:space="0" w:color="auto"/>
        <w:bottom w:val="none" w:sz="0" w:space="0" w:color="auto"/>
        <w:right w:val="none" w:sz="0" w:space="0" w:color="auto"/>
      </w:divBdr>
      <w:divsChild>
        <w:div w:id="209078856">
          <w:marLeft w:val="480"/>
          <w:marRight w:val="0"/>
          <w:marTop w:val="0"/>
          <w:marBottom w:val="0"/>
          <w:divBdr>
            <w:top w:val="none" w:sz="0" w:space="0" w:color="auto"/>
            <w:left w:val="none" w:sz="0" w:space="0" w:color="auto"/>
            <w:bottom w:val="none" w:sz="0" w:space="0" w:color="auto"/>
            <w:right w:val="none" w:sz="0" w:space="0" w:color="auto"/>
          </w:divBdr>
        </w:div>
        <w:div w:id="267852738">
          <w:marLeft w:val="480"/>
          <w:marRight w:val="0"/>
          <w:marTop w:val="0"/>
          <w:marBottom w:val="0"/>
          <w:divBdr>
            <w:top w:val="none" w:sz="0" w:space="0" w:color="auto"/>
            <w:left w:val="none" w:sz="0" w:space="0" w:color="auto"/>
            <w:bottom w:val="none" w:sz="0" w:space="0" w:color="auto"/>
            <w:right w:val="none" w:sz="0" w:space="0" w:color="auto"/>
          </w:divBdr>
        </w:div>
        <w:div w:id="315228795">
          <w:marLeft w:val="480"/>
          <w:marRight w:val="0"/>
          <w:marTop w:val="0"/>
          <w:marBottom w:val="0"/>
          <w:divBdr>
            <w:top w:val="none" w:sz="0" w:space="0" w:color="auto"/>
            <w:left w:val="none" w:sz="0" w:space="0" w:color="auto"/>
            <w:bottom w:val="none" w:sz="0" w:space="0" w:color="auto"/>
            <w:right w:val="none" w:sz="0" w:space="0" w:color="auto"/>
          </w:divBdr>
        </w:div>
        <w:div w:id="351345060">
          <w:marLeft w:val="480"/>
          <w:marRight w:val="0"/>
          <w:marTop w:val="0"/>
          <w:marBottom w:val="0"/>
          <w:divBdr>
            <w:top w:val="none" w:sz="0" w:space="0" w:color="auto"/>
            <w:left w:val="none" w:sz="0" w:space="0" w:color="auto"/>
            <w:bottom w:val="none" w:sz="0" w:space="0" w:color="auto"/>
            <w:right w:val="none" w:sz="0" w:space="0" w:color="auto"/>
          </w:divBdr>
        </w:div>
        <w:div w:id="383871070">
          <w:marLeft w:val="480"/>
          <w:marRight w:val="0"/>
          <w:marTop w:val="0"/>
          <w:marBottom w:val="0"/>
          <w:divBdr>
            <w:top w:val="none" w:sz="0" w:space="0" w:color="auto"/>
            <w:left w:val="none" w:sz="0" w:space="0" w:color="auto"/>
            <w:bottom w:val="none" w:sz="0" w:space="0" w:color="auto"/>
            <w:right w:val="none" w:sz="0" w:space="0" w:color="auto"/>
          </w:divBdr>
        </w:div>
        <w:div w:id="778988901">
          <w:marLeft w:val="480"/>
          <w:marRight w:val="0"/>
          <w:marTop w:val="0"/>
          <w:marBottom w:val="0"/>
          <w:divBdr>
            <w:top w:val="none" w:sz="0" w:space="0" w:color="auto"/>
            <w:left w:val="none" w:sz="0" w:space="0" w:color="auto"/>
            <w:bottom w:val="none" w:sz="0" w:space="0" w:color="auto"/>
            <w:right w:val="none" w:sz="0" w:space="0" w:color="auto"/>
          </w:divBdr>
        </w:div>
        <w:div w:id="837425129">
          <w:marLeft w:val="480"/>
          <w:marRight w:val="0"/>
          <w:marTop w:val="0"/>
          <w:marBottom w:val="0"/>
          <w:divBdr>
            <w:top w:val="none" w:sz="0" w:space="0" w:color="auto"/>
            <w:left w:val="none" w:sz="0" w:space="0" w:color="auto"/>
            <w:bottom w:val="none" w:sz="0" w:space="0" w:color="auto"/>
            <w:right w:val="none" w:sz="0" w:space="0" w:color="auto"/>
          </w:divBdr>
        </w:div>
      </w:divsChild>
    </w:div>
    <w:div w:id="756829382">
      <w:bodyDiv w:val="1"/>
      <w:marLeft w:val="0"/>
      <w:marRight w:val="0"/>
      <w:marTop w:val="0"/>
      <w:marBottom w:val="0"/>
      <w:divBdr>
        <w:top w:val="none" w:sz="0" w:space="0" w:color="auto"/>
        <w:left w:val="none" w:sz="0" w:space="0" w:color="auto"/>
        <w:bottom w:val="none" w:sz="0" w:space="0" w:color="auto"/>
        <w:right w:val="none" w:sz="0" w:space="0" w:color="auto"/>
      </w:divBdr>
    </w:div>
    <w:div w:id="756831572">
      <w:bodyDiv w:val="1"/>
      <w:marLeft w:val="0"/>
      <w:marRight w:val="0"/>
      <w:marTop w:val="0"/>
      <w:marBottom w:val="0"/>
      <w:divBdr>
        <w:top w:val="none" w:sz="0" w:space="0" w:color="auto"/>
        <w:left w:val="none" w:sz="0" w:space="0" w:color="auto"/>
        <w:bottom w:val="none" w:sz="0" w:space="0" w:color="auto"/>
        <w:right w:val="none" w:sz="0" w:space="0" w:color="auto"/>
      </w:divBdr>
    </w:div>
    <w:div w:id="756831760">
      <w:bodyDiv w:val="1"/>
      <w:marLeft w:val="0"/>
      <w:marRight w:val="0"/>
      <w:marTop w:val="0"/>
      <w:marBottom w:val="0"/>
      <w:divBdr>
        <w:top w:val="none" w:sz="0" w:space="0" w:color="auto"/>
        <w:left w:val="none" w:sz="0" w:space="0" w:color="auto"/>
        <w:bottom w:val="none" w:sz="0" w:space="0" w:color="auto"/>
        <w:right w:val="none" w:sz="0" w:space="0" w:color="auto"/>
      </w:divBdr>
    </w:div>
    <w:div w:id="756944616">
      <w:bodyDiv w:val="1"/>
      <w:marLeft w:val="0"/>
      <w:marRight w:val="0"/>
      <w:marTop w:val="0"/>
      <w:marBottom w:val="0"/>
      <w:divBdr>
        <w:top w:val="none" w:sz="0" w:space="0" w:color="auto"/>
        <w:left w:val="none" w:sz="0" w:space="0" w:color="auto"/>
        <w:bottom w:val="none" w:sz="0" w:space="0" w:color="auto"/>
        <w:right w:val="none" w:sz="0" w:space="0" w:color="auto"/>
      </w:divBdr>
    </w:div>
    <w:div w:id="757335510">
      <w:bodyDiv w:val="1"/>
      <w:marLeft w:val="0"/>
      <w:marRight w:val="0"/>
      <w:marTop w:val="0"/>
      <w:marBottom w:val="0"/>
      <w:divBdr>
        <w:top w:val="none" w:sz="0" w:space="0" w:color="auto"/>
        <w:left w:val="none" w:sz="0" w:space="0" w:color="auto"/>
        <w:bottom w:val="none" w:sz="0" w:space="0" w:color="auto"/>
        <w:right w:val="none" w:sz="0" w:space="0" w:color="auto"/>
      </w:divBdr>
    </w:div>
    <w:div w:id="757479489">
      <w:bodyDiv w:val="1"/>
      <w:marLeft w:val="0"/>
      <w:marRight w:val="0"/>
      <w:marTop w:val="0"/>
      <w:marBottom w:val="0"/>
      <w:divBdr>
        <w:top w:val="none" w:sz="0" w:space="0" w:color="auto"/>
        <w:left w:val="none" w:sz="0" w:space="0" w:color="auto"/>
        <w:bottom w:val="none" w:sz="0" w:space="0" w:color="auto"/>
        <w:right w:val="none" w:sz="0" w:space="0" w:color="auto"/>
      </w:divBdr>
    </w:div>
    <w:div w:id="757864925">
      <w:bodyDiv w:val="1"/>
      <w:marLeft w:val="0"/>
      <w:marRight w:val="0"/>
      <w:marTop w:val="0"/>
      <w:marBottom w:val="0"/>
      <w:divBdr>
        <w:top w:val="none" w:sz="0" w:space="0" w:color="auto"/>
        <w:left w:val="none" w:sz="0" w:space="0" w:color="auto"/>
        <w:bottom w:val="none" w:sz="0" w:space="0" w:color="auto"/>
        <w:right w:val="none" w:sz="0" w:space="0" w:color="auto"/>
      </w:divBdr>
    </w:div>
    <w:div w:id="757874145">
      <w:bodyDiv w:val="1"/>
      <w:marLeft w:val="0"/>
      <w:marRight w:val="0"/>
      <w:marTop w:val="0"/>
      <w:marBottom w:val="0"/>
      <w:divBdr>
        <w:top w:val="none" w:sz="0" w:space="0" w:color="auto"/>
        <w:left w:val="none" w:sz="0" w:space="0" w:color="auto"/>
        <w:bottom w:val="none" w:sz="0" w:space="0" w:color="auto"/>
        <w:right w:val="none" w:sz="0" w:space="0" w:color="auto"/>
      </w:divBdr>
    </w:div>
    <w:div w:id="757941768">
      <w:bodyDiv w:val="1"/>
      <w:marLeft w:val="0"/>
      <w:marRight w:val="0"/>
      <w:marTop w:val="0"/>
      <w:marBottom w:val="0"/>
      <w:divBdr>
        <w:top w:val="none" w:sz="0" w:space="0" w:color="auto"/>
        <w:left w:val="none" w:sz="0" w:space="0" w:color="auto"/>
        <w:bottom w:val="none" w:sz="0" w:space="0" w:color="auto"/>
        <w:right w:val="none" w:sz="0" w:space="0" w:color="auto"/>
      </w:divBdr>
    </w:div>
    <w:div w:id="757948559">
      <w:bodyDiv w:val="1"/>
      <w:marLeft w:val="0"/>
      <w:marRight w:val="0"/>
      <w:marTop w:val="0"/>
      <w:marBottom w:val="0"/>
      <w:divBdr>
        <w:top w:val="none" w:sz="0" w:space="0" w:color="auto"/>
        <w:left w:val="none" w:sz="0" w:space="0" w:color="auto"/>
        <w:bottom w:val="none" w:sz="0" w:space="0" w:color="auto"/>
        <w:right w:val="none" w:sz="0" w:space="0" w:color="auto"/>
      </w:divBdr>
    </w:div>
    <w:div w:id="758064218">
      <w:bodyDiv w:val="1"/>
      <w:marLeft w:val="0"/>
      <w:marRight w:val="0"/>
      <w:marTop w:val="0"/>
      <w:marBottom w:val="0"/>
      <w:divBdr>
        <w:top w:val="none" w:sz="0" w:space="0" w:color="auto"/>
        <w:left w:val="none" w:sz="0" w:space="0" w:color="auto"/>
        <w:bottom w:val="none" w:sz="0" w:space="0" w:color="auto"/>
        <w:right w:val="none" w:sz="0" w:space="0" w:color="auto"/>
      </w:divBdr>
    </w:div>
    <w:div w:id="758407621">
      <w:bodyDiv w:val="1"/>
      <w:marLeft w:val="0"/>
      <w:marRight w:val="0"/>
      <w:marTop w:val="0"/>
      <w:marBottom w:val="0"/>
      <w:divBdr>
        <w:top w:val="none" w:sz="0" w:space="0" w:color="auto"/>
        <w:left w:val="none" w:sz="0" w:space="0" w:color="auto"/>
        <w:bottom w:val="none" w:sz="0" w:space="0" w:color="auto"/>
        <w:right w:val="none" w:sz="0" w:space="0" w:color="auto"/>
      </w:divBdr>
    </w:div>
    <w:div w:id="758795219">
      <w:bodyDiv w:val="1"/>
      <w:marLeft w:val="0"/>
      <w:marRight w:val="0"/>
      <w:marTop w:val="0"/>
      <w:marBottom w:val="0"/>
      <w:divBdr>
        <w:top w:val="none" w:sz="0" w:space="0" w:color="auto"/>
        <w:left w:val="none" w:sz="0" w:space="0" w:color="auto"/>
        <w:bottom w:val="none" w:sz="0" w:space="0" w:color="auto"/>
        <w:right w:val="none" w:sz="0" w:space="0" w:color="auto"/>
      </w:divBdr>
    </w:div>
    <w:div w:id="758795848">
      <w:bodyDiv w:val="1"/>
      <w:marLeft w:val="0"/>
      <w:marRight w:val="0"/>
      <w:marTop w:val="0"/>
      <w:marBottom w:val="0"/>
      <w:divBdr>
        <w:top w:val="none" w:sz="0" w:space="0" w:color="auto"/>
        <w:left w:val="none" w:sz="0" w:space="0" w:color="auto"/>
        <w:bottom w:val="none" w:sz="0" w:space="0" w:color="auto"/>
        <w:right w:val="none" w:sz="0" w:space="0" w:color="auto"/>
      </w:divBdr>
    </w:div>
    <w:div w:id="759103574">
      <w:bodyDiv w:val="1"/>
      <w:marLeft w:val="0"/>
      <w:marRight w:val="0"/>
      <w:marTop w:val="0"/>
      <w:marBottom w:val="0"/>
      <w:divBdr>
        <w:top w:val="none" w:sz="0" w:space="0" w:color="auto"/>
        <w:left w:val="none" w:sz="0" w:space="0" w:color="auto"/>
        <w:bottom w:val="none" w:sz="0" w:space="0" w:color="auto"/>
        <w:right w:val="none" w:sz="0" w:space="0" w:color="auto"/>
      </w:divBdr>
    </w:div>
    <w:div w:id="759259186">
      <w:bodyDiv w:val="1"/>
      <w:marLeft w:val="0"/>
      <w:marRight w:val="0"/>
      <w:marTop w:val="0"/>
      <w:marBottom w:val="0"/>
      <w:divBdr>
        <w:top w:val="none" w:sz="0" w:space="0" w:color="auto"/>
        <w:left w:val="none" w:sz="0" w:space="0" w:color="auto"/>
        <w:bottom w:val="none" w:sz="0" w:space="0" w:color="auto"/>
        <w:right w:val="none" w:sz="0" w:space="0" w:color="auto"/>
      </w:divBdr>
    </w:div>
    <w:div w:id="759521848">
      <w:bodyDiv w:val="1"/>
      <w:marLeft w:val="0"/>
      <w:marRight w:val="0"/>
      <w:marTop w:val="0"/>
      <w:marBottom w:val="0"/>
      <w:divBdr>
        <w:top w:val="none" w:sz="0" w:space="0" w:color="auto"/>
        <w:left w:val="none" w:sz="0" w:space="0" w:color="auto"/>
        <w:bottom w:val="none" w:sz="0" w:space="0" w:color="auto"/>
        <w:right w:val="none" w:sz="0" w:space="0" w:color="auto"/>
      </w:divBdr>
    </w:div>
    <w:div w:id="760030123">
      <w:bodyDiv w:val="1"/>
      <w:marLeft w:val="0"/>
      <w:marRight w:val="0"/>
      <w:marTop w:val="0"/>
      <w:marBottom w:val="0"/>
      <w:divBdr>
        <w:top w:val="none" w:sz="0" w:space="0" w:color="auto"/>
        <w:left w:val="none" w:sz="0" w:space="0" w:color="auto"/>
        <w:bottom w:val="none" w:sz="0" w:space="0" w:color="auto"/>
        <w:right w:val="none" w:sz="0" w:space="0" w:color="auto"/>
      </w:divBdr>
    </w:div>
    <w:div w:id="760299887">
      <w:bodyDiv w:val="1"/>
      <w:marLeft w:val="0"/>
      <w:marRight w:val="0"/>
      <w:marTop w:val="0"/>
      <w:marBottom w:val="0"/>
      <w:divBdr>
        <w:top w:val="none" w:sz="0" w:space="0" w:color="auto"/>
        <w:left w:val="none" w:sz="0" w:space="0" w:color="auto"/>
        <w:bottom w:val="none" w:sz="0" w:space="0" w:color="auto"/>
        <w:right w:val="none" w:sz="0" w:space="0" w:color="auto"/>
      </w:divBdr>
    </w:div>
    <w:div w:id="760611118">
      <w:bodyDiv w:val="1"/>
      <w:marLeft w:val="0"/>
      <w:marRight w:val="0"/>
      <w:marTop w:val="0"/>
      <w:marBottom w:val="0"/>
      <w:divBdr>
        <w:top w:val="none" w:sz="0" w:space="0" w:color="auto"/>
        <w:left w:val="none" w:sz="0" w:space="0" w:color="auto"/>
        <w:bottom w:val="none" w:sz="0" w:space="0" w:color="auto"/>
        <w:right w:val="none" w:sz="0" w:space="0" w:color="auto"/>
      </w:divBdr>
    </w:div>
    <w:div w:id="760680325">
      <w:bodyDiv w:val="1"/>
      <w:marLeft w:val="0"/>
      <w:marRight w:val="0"/>
      <w:marTop w:val="0"/>
      <w:marBottom w:val="0"/>
      <w:divBdr>
        <w:top w:val="none" w:sz="0" w:space="0" w:color="auto"/>
        <w:left w:val="none" w:sz="0" w:space="0" w:color="auto"/>
        <w:bottom w:val="none" w:sz="0" w:space="0" w:color="auto"/>
        <w:right w:val="none" w:sz="0" w:space="0" w:color="auto"/>
      </w:divBdr>
    </w:div>
    <w:div w:id="760757579">
      <w:bodyDiv w:val="1"/>
      <w:marLeft w:val="0"/>
      <w:marRight w:val="0"/>
      <w:marTop w:val="0"/>
      <w:marBottom w:val="0"/>
      <w:divBdr>
        <w:top w:val="none" w:sz="0" w:space="0" w:color="auto"/>
        <w:left w:val="none" w:sz="0" w:space="0" w:color="auto"/>
        <w:bottom w:val="none" w:sz="0" w:space="0" w:color="auto"/>
        <w:right w:val="none" w:sz="0" w:space="0" w:color="auto"/>
      </w:divBdr>
    </w:div>
    <w:div w:id="761143821">
      <w:bodyDiv w:val="1"/>
      <w:marLeft w:val="0"/>
      <w:marRight w:val="0"/>
      <w:marTop w:val="0"/>
      <w:marBottom w:val="0"/>
      <w:divBdr>
        <w:top w:val="none" w:sz="0" w:space="0" w:color="auto"/>
        <w:left w:val="none" w:sz="0" w:space="0" w:color="auto"/>
        <w:bottom w:val="none" w:sz="0" w:space="0" w:color="auto"/>
        <w:right w:val="none" w:sz="0" w:space="0" w:color="auto"/>
      </w:divBdr>
    </w:div>
    <w:div w:id="761218356">
      <w:bodyDiv w:val="1"/>
      <w:marLeft w:val="0"/>
      <w:marRight w:val="0"/>
      <w:marTop w:val="0"/>
      <w:marBottom w:val="0"/>
      <w:divBdr>
        <w:top w:val="none" w:sz="0" w:space="0" w:color="auto"/>
        <w:left w:val="none" w:sz="0" w:space="0" w:color="auto"/>
        <w:bottom w:val="none" w:sz="0" w:space="0" w:color="auto"/>
        <w:right w:val="none" w:sz="0" w:space="0" w:color="auto"/>
      </w:divBdr>
    </w:div>
    <w:div w:id="761292712">
      <w:bodyDiv w:val="1"/>
      <w:marLeft w:val="0"/>
      <w:marRight w:val="0"/>
      <w:marTop w:val="0"/>
      <w:marBottom w:val="0"/>
      <w:divBdr>
        <w:top w:val="none" w:sz="0" w:space="0" w:color="auto"/>
        <w:left w:val="none" w:sz="0" w:space="0" w:color="auto"/>
        <w:bottom w:val="none" w:sz="0" w:space="0" w:color="auto"/>
        <w:right w:val="none" w:sz="0" w:space="0" w:color="auto"/>
      </w:divBdr>
    </w:div>
    <w:div w:id="761338532">
      <w:bodyDiv w:val="1"/>
      <w:marLeft w:val="0"/>
      <w:marRight w:val="0"/>
      <w:marTop w:val="0"/>
      <w:marBottom w:val="0"/>
      <w:divBdr>
        <w:top w:val="none" w:sz="0" w:space="0" w:color="auto"/>
        <w:left w:val="none" w:sz="0" w:space="0" w:color="auto"/>
        <w:bottom w:val="none" w:sz="0" w:space="0" w:color="auto"/>
        <w:right w:val="none" w:sz="0" w:space="0" w:color="auto"/>
      </w:divBdr>
    </w:div>
    <w:div w:id="761531691">
      <w:bodyDiv w:val="1"/>
      <w:marLeft w:val="0"/>
      <w:marRight w:val="0"/>
      <w:marTop w:val="0"/>
      <w:marBottom w:val="0"/>
      <w:divBdr>
        <w:top w:val="none" w:sz="0" w:space="0" w:color="auto"/>
        <w:left w:val="none" w:sz="0" w:space="0" w:color="auto"/>
        <w:bottom w:val="none" w:sz="0" w:space="0" w:color="auto"/>
        <w:right w:val="none" w:sz="0" w:space="0" w:color="auto"/>
      </w:divBdr>
    </w:div>
    <w:div w:id="761753899">
      <w:bodyDiv w:val="1"/>
      <w:marLeft w:val="0"/>
      <w:marRight w:val="0"/>
      <w:marTop w:val="0"/>
      <w:marBottom w:val="0"/>
      <w:divBdr>
        <w:top w:val="none" w:sz="0" w:space="0" w:color="auto"/>
        <w:left w:val="none" w:sz="0" w:space="0" w:color="auto"/>
        <w:bottom w:val="none" w:sz="0" w:space="0" w:color="auto"/>
        <w:right w:val="none" w:sz="0" w:space="0" w:color="auto"/>
      </w:divBdr>
    </w:div>
    <w:div w:id="761949868">
      <w:bodyDiv w:val="1"/>
      <w:marLeft w:val="0"/>
      <w:marRight w:val="0"/>
      <w:marTop w:val="0"/>
      <w:marBottom w:val="0"/>
      <w:divBdr>
        <w:top w:val="none" w:sz="0" w:space="0" w:color="auto"/>
        <w:left w:val="none" w:sz="0" w:space="0" w:color="auto"/>
        <w:bottom w:val="none" w:sz="0" w:space="0" w:color="auto"/>
        <w:right w:val="none" w:sz="0" w:space="0" w:color="auto"/>
      </w:divBdr>
    </w:div>
    <w:div w:id="761996750">
      <w:bodyDiv w:val="1"/>
      <w:marLeft w:val="0"/>
      <w:marRight w:val="0"/>
      <w:marTop w:val="0"/>
      <w:marBottom w:val="0"/>
      <w:divBdr>
        <w:top w:val="none" w:sz="0" w:space="0" w:color="auto"/>
        <w:left w:val="none" w:sz="0" w:space="0" w:color="auto"/>
        <w:bottom w:val="none" w:sz="0" w:space="0" w:color="auto"/>
        <w:right w:val="none" w:sz="0" w:space="0" w:color="auto"/>
      </w:divBdr>
    </w:div>
    <w:div w:id="762140815">
      <w:bodyDiv w:val="1"/>
      <w:marLeft w:val="0"/>
      <w:marRight w:val="0"/>
      <w:marTop w:val="0"/>
      <w:marBottom w:val="0"/>
      <w:divBdr>
        <w:top w:val="none" w:sz="0" w:space="0" w:color="auto"/>
        <w:left w:val="none" w:sz="0" w:space="0" w:color="auto"/>
        <w:bottom w:val="none" w:sz="0" w:space="0" w:color="auto"/>
        <w:right w:val="none" w:sz="0" w:space="0" w:color="auto"/>
      </w:divBdr>
    </w:div>
    <w:div w:id="762145591">
      <w:bodyDiv w:val="1"/>
      <w:marLeft w:val="0"/>
      <w:marRight w:val="0"/>
      <w:marTop w:val="0"/>
      <w:marBottom w:val="0"/>
      <w:divBdr>
        <w:top w:val="none" w:sz="0" w:space="0" w:color="auto"/>
        <w:left w:val="none" w:sz="0" w:space="0" w:color="auto"/>
        <w:bottom w:val="none" w:sz="0" w:space="0" w:color="auto"/>
        <w:right w:val="none" w:sz="0" w:space="0" w:color="auto"/>
      </w:divBdr>
    </w:div>
    <w:div w:id="762215996">
      <w:bodyDiv w:val="1"/>
      <w:marLeft w:val="0"/>
      <w:marRight w:val="0"/>
      <w:marTop w:val="0"/>
      <w:marBottom w:val="0"/>
      <w:divBdr>
        <w:top w:val="none" w:sz="0" w:space="0" w:color="auto"/>
        <w:left w:val="none" w:sz="0" w:space="0" w:color="auto"/>
        <w:bottom w:val="none" w:sz="0" w:space="0" w:color="auto"/>
        <w:right w:val="none" w:sz="0" w:space="0" w:color="auto"/>
      </w:divBdr>
    </w:div>
    <w:div w:id="762802419">
      <w:bodyDiv w:val="1"/>
      <w:marLeft w:val="0"/>
      <w:marRight w:val="0"/>
      <w:marTop w:val="0"/>
      <w:marBottom w:val="0"/>
      <w:divBdr>
        <w:top w:val="none" w:sz="0" w:space="0" w:color="auto"/>
        <w:left w:val="none" w:sz="0" w:space="0" w:color="auto"/>
        <w:bottom w:val="none" w:sz="0" w:space="0" w:color="auto"/>
        <w:right w:val="none" w:sz="0" w:space="0" w:color="auto"/>
      </w:divBdr>
      <w:divsChild>
        <w:div w:id="64450721">
          <w:marLeft w:val="480"/>
          <w:marRight w:val="0"/>
          <w:marTop w:val="0"/>
          <w:marBottom w:val="0"/>
          <w:divBdr>
            <w:top w:val="none" w:sz="0" w:space="0" w:color="auto"/>
            <w:left w:val="none" w:sz="0" w:space="0" w:color="auto"/>
            <w:bottom w:val="none" w:sz="0" w:space="0" w:color="auto"/>
            <w:right w:val="none" w:sz="0" w:space="0" w:color="auto"/>
          </w:divBdr>
        </w:div>
        <w:div w:id="244926346">
          <w:marLeft w:val="480"/>
          <w:marRight w:val="0"/>
          <w:marTop w:val="0"/>
          <w:marBottom w:val="0"/>
          <w:divBdr>
            <w:top w:val="none" w:sz="0" w:space="0" w:color="auto"/>
            <w:left w:val="none" w:sz="0" w:space="0" w:color="auto"/>
            <w:bottom w:val="none" w:sz="0" w:space="0" w:color="auto"/>
            <w:right w:val="none" w:sz="0" w:space="0" w:color="auto"/>
          </w:divBdr>
        </w:div>
        <w:div w:id="278531065">
          <w:marLeft w:val="480"/>
          <w:marRight w:val="0"/>
          <w:marTop w:val="0"/>
          <w:marBottom w:val="0"/>
          <w:divBdr>
            <w:top w:val="none" w:sz="0" w:space="0" w:color="auto"/>
            <w:left w:val="none" w:sz="0" w:space="0" w:color="auto"/>
            <w:bottom w:val="none" w:sz="0" w:space="0" w:color="auto"/>
            <w:right w:val="none" w:sz="0" w:space="0" w:color="auto"/>
          </w:divBdr>
        </w:div>
        <w:div w:id="418907395">
          <w:marLeft w:val="480"/>
          <w:marRight w:val="0"/>
          <w:marTop w:val="0"/>
          <w:marBottom w:val="0"/>
          <w:divBdr>
            <w:top w:val="none" w:sz="0" w:space="0" w:color="auto"/>
            <w:left w:val="none" w:sz="0" w:space="0" w:color="auto"/>
            <w:bottom w:val="none" w:sz="0" w:space="0" w:color="auto"/>
            <w:right w:val="none" w:sz="0" w:space="0" w:color="auto"/>
          </w:divBdr>
        </w:div>
        <w:div w:id="426117684">
          <w:marLeft w:val="480"/>
          <w:marRight w:val="0"/>
          <w:marTop w:val="0"/>
          <w:marBottom w:val="0"/>
          <w:divBdr>
            <w:top w:val="none" w:sz="0" w:space="0" w:color="auto"/>
            <w:left w:val="none" w:sz="0" w:space="0" w:color="auto"/>
            <w:bottom w:val="none" w:sz="0" w:space="0" w:color="auto"/>
            <w:right w:val="none" w:sz="0" w:space="0" w:color="auto"/>
          </w:divBdr>
        </w:div>
        <w:div w:id="578103253">
          <w:marLeft w:val="480"/>
          <w:marRight w:val="0"/>
          <w:marTop w:val="0"/>
          <w:marBottom w:val="0"/>
          <w:divBdr>
            <w:top w:val="none" w:sz="0" w:space="0" w:color="auto"/>
            <w:left w:val="none" w:sz="0" w:space="0" w:color="auto"/>
            <w:bottom w:val="none" w:sz="0" w:space="0" w:color="auto"/>
            <w:right w:val="none" w:sz="0" w:space="0" w:color="auto"/>
          </w:divBdr>
        </w:div>
        <w:div w:id="696734371">
          <w:marLeft w:val="480"/>
          <w:marRight w:val="0"/>
          <w:marTop w:val="0"/>
          <w:marBottom w:val="0"/>
          <w:divBdr>
            <w:top w:val="none" w:sz="0" w:space="0" w:color="auto"/>
            <w:left w:val="none" w:sz="0" w:space="0" w:color="auto"/>
            <w:bottom w:val="none" w:sz="0" w:space="0" w:color="auto"/>
            <w:right w:val="none" w:sz="0" w:space="0" w:color="auto"/>
          </w:divBdr>
        </w:div>
        <w:div w:id="711272827">
          <w:marLeft w:val="480"/>
          <w:marRight w:val="0"/>
          <w:marTop w:val="0"/>
          <w:marBottom w:val="0"/>
          <w:divBdr>
            <w:top w:val="none" w:sz="0" w:space="0" w:color="auto"/>
            <w:left w:val="none" w:sz="0" w:space="0" w:color="auto"/>
            <w:bottom w:val="none" w:sz="0" w:space="0" w:color="auto"/>
            <w:right w:val="none" w:sz="0" w:space="0" w:color="auto"/>
          </w:divBdr>
        </w:div>
        <w:div w:id="811677331">
          <w:marLeft w:val="480"/>
          <w:marRight w:val="0"/>
          <w:marTop w:val="0"/>
          <w:marBottom w:val="0"/>
          <w:divBdr>
            <w:top w:val="none" w:sz="0" w:space="0" w:color="auto"/>
            <w:left w:val="none" w:sz="0" w:space="0" w:color="auto"/>
            <w:bottom w:val="none" w:sz="0" w:space="0" w:color="auto"/>
            <w:right w:val="none" w:sz="0" w:space="0" w:color="auto"/>
          </w:divBdr>
        </w:div>
        <w:div w:id="815873108">
          <w:marLeft w:val="480"/>
          <w:marRight w:val="0"/>
          <w:marTop w:val="0"/>
          <w:marBottom w:val="0"/>
          <w:divBdr>
            <w:top w:val="none" w:sz="0" w:space="0" w:color="auto"/>
            <w:left w:val="none" w:sz="0" w:space="0" w:color="auto"/>
            <w:bottom w:val="none" w:sz="0" w:space="0" w:color="auto"/>
            <w:right w:val="none" w:sz="0" w:space="0" w:color="auto"/>
          </w:divBdr>
        </w:div>
        <w:div w:id="895118189">
          <w:marLeft w:val="480"/>
          <w:marRight w:val="0"/>
          <w:marTop w:val="0"/>
          <w:marBottom w:val="0"/>
          <w:divBdr>
            <w:top w:val="none" w:sz="0" w:space="0" w:color="auto"/>
            <w:left w:val="none" w:sz="0" w:space="0" w:color="auto"/>
            <w:bottom w:val="none" w:sz="0" w:space="0" w:color="auto"/>
            <w:right w:val="none" w:sz="0" w:space="0" w:color="auto"/>
          </w:divBdr>
        </w:div>
        <w:div w:id="945112040">
          <w:marLeft w:val="480"/>
          <w:marRight w:val="0"/>
          <w:marTop w:val="0"/>
          <w:marBottom w:val="0"/>
          <w:divBdr>
            <w:top w:val="none" w:sz="0" w:space="0" w:color="auto"/>
            <w:left w:val="none" w:sz="0" w:space="0" w:color="auto"/>
            <w:bottom w:val="none" w:sz="0" w:space="0" w:color="auto"/>
            <w:right w:val="none" w:sz="0" w:space="0" w:color="auto"/>
          </w:divBdr>
        </w:div>
        <w:div w:id="954679657">
          <w:marLeft w:val="480"/>
          <w:marRight w:val="0"/>
          <w:marTop w:val="0"/>
          <w:marBottom w:val="0"/>
          <w:divBdr>
            <w:top w:val="none" w:sz="0" w:space="0" w:color="auto"/>
            <w:left w:val="none" w:sz="0" w:space="0" w:color="auto"/>
            <w:bottom w:val="none" w:sz="0" w:space="0" w:color="auto"/>
            <w:right w:val="none" w:sz="0" w:space="0" w:color="auto"/>
          </w:divBdr>
        </w:div>
        <w:div w:id="974795896">
          <w:marLeft w:val="480"/>
          <w:marRight w:val="0"/>
          <w:marTop w:val="0"/>
          <w:marBottom w:val="0"/>
          <w:divBdr>
            <w:top w:val="none" w:sz="0" w:space="0" w:color="auto"/>
            <w:left w:val="none" w:sz="0" w:space="0" w:color="auto"/>
            <w:bottom w:val="none" w:sz="0" w:space="0" w:color="auto"/>
            <w:right w:val="none" w:sz="0" w:space="0" w:color="auto"/>
          </w:divBdr>
        </w:div>
        <w:div w:id="1016151829">
          <w:marLeft w:val="480"/>
          <w:marRight w:val="0"/>
          <w:marTop w:val="0"/>
          <w:marBottom w:val="0"/>
          <w:divBdr>
            <w:top w:val="none" w:sz="0" w:space="0" w:color="auto"/>
            <w:left w:val="none" w:sz="0" w:space="0" w:color="auto"/>
            <w:bottom w:val="none" w:sz="0" w:space="0" w:color="auto"/>
            <w:right w:val="none" w:sz="0" w:space="0" w:color="auto"/>
          </w:divBdr>
        </w:div>
      </w:divsChild>
    </w:div>
    <w:div w:id="762805179">
      <w:bodyDiv w:val="1"/>
      <w:marLeft w:val="0"/>
      <w:marRight w:val="0"/>
      <w:marTop w:val="0"/>
      <w:marBottom w:val="0"/>
      <w:divBdr>
        <w:top w:val="none" w:sz="0" w:space="0" w:color="auto"/>
        <w:left w:val="none" w:sz="0" w:space="0" w:color="auto"/>
        <w:bottom w:val="none" w:sz="0" w:space="0" w:color="auto"/>
        <w:right w:val="none" w:sz="0" w:space="0" w:color="auto"/>
      </w:divBdr>
    </w:div>
    <w:div w:id="762914783">
      <w:bodyDiv w:val="1"/>
      <w:marLeft w:val="0"/>
      <w:marRight w:val="0"/>
      <w:marTop w:val="0"/>
      <w:marBottom w:val="0"/>
      <w:divBdr>
        <w:top w:val="none" w:sz="0" w:space="0" w:color="auto"/>
        <w:left w:val="none" w:sz="0" w:space="0" w:color="auto"/>
        <w:bottom w:val="none" w:sz="0" w:space="0" w:color="auto"/>
        <w:right w:val="none" w:sz="0" w:space="0" w:color="auto"/>
      </w:divBdr>
      <w:divsChild>
        <w:div w:id="71586634">
          <w:marLeft w:val="480"/>
          <w:marRight w:val="0"/>
          <w:marTop w:val="0"/>
          <w:marBottom w:val="0"/>
          <w:divBdr>
            <w:top w:val="none" w:sz="0" w:space="0" w:color="auto"/>
            <w:left w:val="none" w:sz="0" w:space="0" w:color="auto"/>
            <w:bottom w:val="none" w:sz="0" w:space="0" w:color="auto"/>
            <w:right w:val="none" w:sz="0" w:space="0" w:color="auto"/>
          </w:divBdr>
        </w:div>
        <w:div w:id="76100018">
          <w:marLeft w:val="480"/>
          <w:marRight w:val="0"/>
          <w:marTop w:val="0"/>
          <w:marBottom w:val="0"/>
          <w:divBdr>
            <w:top w:val="none" w:sz="0" w:space="0" w:color="auto"/>
            <w:left w:val="none" w:sz="0" w:space="0" w:color="auto"/>
            <w:bottom w:val="none" w:sz="0" w:space="0" w:color="auto"/>
            <w:right w:val="none" w:sz="0" w:space="0" w:color="auto"/>
          </w:divBdr>
        </w:div>
        <w:div w:id="130249160">
          <w:marLeft w:val="480"/>
          <w:marRight w:val="0"/>
          <w:marTop w:val="0"/>
          <w:marBottom w:val="0"/>
          <w:divBdr>
            <w:top w:val="none" w:sz="0" w:space="0" w:color="auto"/>
            <w:left w:val="none" w:sz="0" w:space="0" w:color="auto"/>
            <w:bottom w:val="none" w:sz="0" w:space="0" w:color="auto"/>
            <w:right w:val="none" w:sz="0" w:space="0" w:color="auto"/>
          </w:divBdr>
        </w:div>
        <w:div w:id="204560456">
          <w:marLeft w:val="480"/>
          <w:marRight w:val="0"/>
          <w:marTop w:val="0"/>
          <w:marBottom w:val="0"/>
          <w:divBdr>
            <w:top w:val="none" w:sz="0" w:space="0" w:color="auto"/>
            <w:left w:val="none" w:sz="0" w:space="0" w:color="auto"/>
            <w:bottom w:val="none" w:sz="0" w:space="0" w:color="auto"/>
            <w:right w:val="none" w:sz="0" w:space="0" w:color="auto"/>
          </w:divBdr>
        </w:div>
        <w:div w:id="317272490">
          <w:marLeft w:val="480"/>
          <w:marRight w:val="0"/>
          <w:marTop w:val="0"/>
          <w:marBottom w:val="0"/>
          <w:divBdr>
            <w:top w:val="none" w:sz="0" w:space="0" w:color="auto"/>
            <w:left w:val="none" w:sz="0" w:space="0" w:color="auto"/>
            <w:bottom w:val="none" w:sz="0" w:space="0" w:color="auto"/>
            <w:right w:val="none" w:sz="0" w:space="0" w:color="auto"/>
          </w:divBdr>
        </w:div>
        <w:div w:id="321391081">
          <w:marLeft w:val="480"/>
          <w:marRight w:val="0"/>
          <w:marTop w:val="0"/>
          <w:marBottom w:val="0"/>
          <w:divBdr>
            <w:top w:val="none" w:sz="0" w:space="0" w:color="auto"/>
            <w:left w:val="none" w:sz="0" w:space="0" w:color="auto"/>
            <w:bottom w:val="none" w:sz="0" w:space="0" w:color="auto"/>
            <w:right w:val="none" w:sz="0" w:space="0" w:color="auto"/>
          </w:divBdr>
        </w:div>
        <w:div w:id="412624473">
          <w:marLeft w:val="480"/>
          <w:marRight w:val="0"/>
          <w:marTop w:val="0"/>
          <w:marBottom w:val="0"/>
          <w:divBdr>
            <w:top w:val="none" w:sz="0" w:space="0" w:color="auto"/>
            <w:left w:val="none" w:sz="0" w:space="0" w:color="auto"/>
            <w:bottom w:val="none" w:sz="0" w:space="0" w:color="auto"/>
            <w:right w:val="none" w:sz="0" w:space="0" w:color="auto"/>
          </w:divBdr>
        </w:div>
        <w:div w:id="453988799">
          <w:marLeft w:val="480"/>
          <w:marRight w:val="0"/>
          <w:marTop w:val="0"/>
          <w:marBottom w:val="0"/>
          <w:divBdr>
            <w:top w:val="none" w:sz="0" w:space="0" w:color="auto"/>
            <w:left w:val="none" w:sz="0" w:space="0" w:color="auto"/>
            <w:bottom w:val="none" w:sz="0" w:space="0" w:color="auto"/>
            <w:right w:val="none" w:sz="0" w:space="0" w:color="auto"/>
          </w:divBdr>
        </w:div>
        <w:div w:id="549466044">
          <w:marLeft w:val="480"/>
          <w:marRight w:val="0"/>
          <w:marTop w:val="0"/>
          <w:marBottom w:val="0"/>
          <w:divBdr>
            <w:top w:val="none" w:sz="0" w:space="0" w:color="auto"/>
            <w:left w:val="none" w:sz="0" w:space="0" w:color="auto"/>
            <w:bottom w:val="none" w:sz="0" w:space="0" w:color="auto"/>
            <w:right w:val="none" w:sz="0" w:space="0" w:color="auto"/>
          </w:divBdr>
        </w:div>
        <w:div w:id="568730224">
          <w:marLeft w:val="480"/>
          <w:marRight w:val="0"/>
          <w:marTop w:val="0"/>
          <w:marBottom w:val="0"/>
          <w:divBdr>
            <w:top w:val="none" w:sz="0" w:space="0" w:color="auto"/>
            <w:left w:val="none" w:sz="0" w:space="0" w:color="auto"/>
            <w:bottom w:val="none" w:sz="0" w:space="0" w:color="auto"/>
            <w:right w:val="none" w:sz="0" w:space="0" w:color="auto"/>
          </w:divBdr>
        </w:div>
        <w:div w:id="622150267">
          <w:marLeft w:val="480"/>
          <w:marRight w:val="0"/>
          <w:marTop w:val="0"/>
          <w:marBottom w:val="0"/>
          <w:divBdr>
            <w:top w:val="none" w:sz="0" w:space="0" w:color="auto"/>
            <w:left w:val="none" w:sz="0" w:space="0" w:color="auto"/>
            <w:bottom w:val="none" w:sz="0" w:space="0" w:color="auto"/>
            <w:right w:val="none" w:sz="0" w:space="0" w:color="auto"/>
          </w:divBdr>
        </w:div>
        <w:div w:id="643776561">
          <w:marLeft w:val="480"/>
          <w:marRight w:val="0"/>
          <w:marTop w:val="0"/>
          <w:marBottom w:val="0"/>
          <w:divBdr>
            <w:top w:val="none" w:sz="0" w:space="0" w:color="auto"/>
            <w:left w:val="none" w:sz="0" w:space="0" w:color="auto"/>
            <w:bottom w:val="none" w:sz="0" w:space="0" w:color="auto"/>
            <w:right w:val="none" w:sz="0" w:space="0" w:color="auto"/>
          </w:divBdr>
        </w:div>
        <w:div w:id="648243555">
          <w:marLeft w:val="480"/>
          <w:marRight w:val="0"/>
          <w:marTop w:val="0"/>
          <w:marBottom w:val="0"/>
          <w:divBdr>
            <w:top w:val="none" w:sz="0" w:space="0" w:color="auto"/>
            <w:left w:val="none" w:sz="0" w:space="0" w:color="auto"/>
            <w:bottom w:val="none" w:sz="0" w:space="0" w:color="auto"/>
            <w:right w:val="none" w:sz="0" w:space="0" w:color="auto"/>
          </w:divBdr>
        </w:div>
        <w:div w:id="812988763">
          <w:marLeft w:val="480"/>
          <w:marRight w:val="0"/>
          <w:marTop w:val="0"/>
          <w:marBottom w:val="0"/>
          <w:divBdr>
            <w:top w:val="none" w:sz="0" w:space="0" w:color="auto"/>
            <w:left w:val="none" w:sz="0" w:space="0" w:color="auto"/>
            <w:bottom w:val="none" w:sz="0" w:space="0" w:color="auto"/>
            <w:right w:val="none" w:sz="0" w:space="0" w:color="auto"/>
          </w:divBdr>
        </w:div>
        <w:div w:id="920142750">
          <w:marLeft w:val="480"/>
          <w:marRight w:val="0"/>
          <w:marTop w:val="0"/>
          <w:marBottom w:val="0"/>
          <w:divBdr>
            <w:top w:val="none" w:sz="0" w:space="0" w:color="auto"/>
            <w:left w:val="none" w:sz="0" w:space="0" w:color="auto"/>
            <w:bottom w:val="none" w:sz="0" w:space="0" w:color="auto"/>
            <w:right w:val="none" w:sz="0" w:space="0" w:color="auto"/>
          </w:divBdr>
        </w:div>
        <w:div w:id="926495105">
          <w:marLeft w:val="480"/>
          <w:marRight w:val="0"/>
          <w:marTop w:val="0"/>
          <w:marBottom w:val="0"/>
          <w:divBdr>
            <w:top w:val="none" w:sz="0" w:space="0" w:color="auto"/>
            <w:left w:val="none" w:sz="0" w:space="0" w:color="auto"/>
            <w:bottom w:val="none" w:sz="0" w:space="0" w:color="auto"/>
            <w:right w:val="none" w:sz="0" w:space="0" w:color="auto"/>
          </w:divBdr>
        </w:div>
        <w:div w:id="948583076">
          <w:marLeft w:val="480"/>
          <w:marRight w:val="0"/>
          <w:marTop w:val="0"/>
          <w:marBottom w:val="0"/>
          <w:divBdr>
            <w:top w:val="none" w:sz="0" w:space="0" w:color="auto"/>
            <w:left w:val="none" w:sz="0" w:space="0" w:color="auto"/>
            <w:bottom w:val="none" w:sz="0" w:space="0" w:color="auto"/>
            <w:right w:val="none" w:sz="0" w:space="0" w:color="auto"/>
          </w:divBdr>
        </w:div>
        <w:div w:id="1004279019">
          <w:marLeft w:val="480"/>
          <w:marRight w:val="0"/>
          <w:marTop w:val="0"/>
          <w:marBottom w:val="0"/>
          <w:divBdr>
            <w:top w:val="none" w:sz="0" w:space="0" w:color="auto"/>
            <w:left w:val="none" w:sz="0" w:space="0" w:color="auto"/>
            <w:bottom w:val="none" w:sz="0" w:space="0" w:color="auto"/>
            <w:right w:val="none" w:sz="0" w:space="0" w:color="auto"/>
          </w:divBdr>
        </w:div>
      </w:divsChild>
    </w:div>
    <w:div w:id="763303547">
      <w:bodyDiv w:val="1"/>
      <w:marLeft w:val="0"/>
      <w:marRight w:val="0"/>
      <w:marTop w:val="0"/>
      <w:marBottom w:val="0"/>
      <w:divBdr>
        <w:top w:val="none" w:sz="0" w:space="0" w:color="auto"/>
        <w:left w:val="none" w:sz="0" w:space="0" w:color="auto"/>
        <w:bottom w:val="none" w:sz="0" w:space="0" w:color="auto"/>
        <w:right w:val="none" w:sz="0" w:space="0" w:color="auto"/>
      </w:divBdr>
    </w:div>
    <w:div w:id="763497062">
      <w:bodyDiv w:val="1"/>
      <w:marLeft w:val="0"/>
      <w:marRight w:val="0"/>
      <w:marTop w:val="0"/>
      <w:marBottom w:val="0"/>
      <w:divBdr>
        <w:top w:val="none" w:sz="0" w:space="0" w:color="auto"/>
        <w:left w:val="none" w:sz="0" w:space="0" w:color="auto"/>
        <w:bottom w:val="none" w:sz="0" w:space="0" w:color="auto"/>
        <w:right w:val="none" w:sz="0" w:space="0" w:color="auto"/>
      </w:divBdr>
    </w:div>
    <w:div w:id="763576146">
      <w:bodyDiv w:val="1"/>
      <w:marLeft w:val="0"/>
      <w:marRight w:val="0"/>
      <w:marTop w:val="0"/>
      <w:marBottom w:val="0"/>
      <w:divBdr>
        <w:top w:val="none" w:sz="0" w:space="0" w:color="auto"/>
        <w:left w:val="none" w:sz="0" w:space="0" w:color="auto"/>
        <w:bottom w:val="none" w:sz="0" w:space="0" w:color="auto"/>
        <w:right w:val="none" w:sz="0" w:space="0" w:color="auto"/>
      </w:divBdr>
    </w:div>
    <w:div w:id="763695741">
      <w:bodyDiv w:val="1"/>
      <w:marLeft w:val="0"/>
      <w:marRight w:val="0"/>
      <w:marTop w:val="0"/>
      <w:marBottom w:val="0"/>
      <w:divBdr>
        <w:top w:val="none" w:sz="0" w:space="0" w:color="auto"/>
        <w:left w:val="none" w:sz="0" w:space="0" w:color="auto"/>
        <w:bottom w:val="none" w:sz="0" w:space="0" w:color="auto"/>
        <w:right w:val="none" w:sz="0" w:space="0" w:color="auto"/>
      </w:divBdr>
    </w:div>
    <w:div w:id="763767630">
      <w:bodyDiv w:val="1"/>
      <w:marLeft w:val="0"/>
      <w:marRight w:val="0"/>
      <w:marTop w:val="0"/>
      <w:marBottom w:val="0"/>
      <w:divBdr>
        <w:top w:val="none" w:sz="0" w:space="0" w:color="auto"/>
        <w:left w:val="none" w:sz="0" w:space="0" w:color="auto"/>
        <w:bottom w:val="none" w:sz="0" w:space="0" w:color="auto"/>
        <w:right w:val="none" w:sz="0" w:space="0" w:color="auto"/>
      </w:divBdr>
    </w:div>
    <w:div w:id="764036827">
      <w:bodyDiv w:val="1"/>
      <w:marLeft w:val="0"/>
      <w:marRight w:val="0"/>
      <w:marTop w:val="0"/>
      <w:marBottom w:val="0"/>
      <w:divBdr>
        <w:top w:val="none" w:sz="0" w:space="0" w:color="auto"/>
        <w:left w:val="none" w:sz="0" w:space="0" w:color="auto"/>
        <w:bottom w:val="none" w:sz="0" w:space="0" w:color="auto"/>
        <w:right w:val="none" w:sz="0" w:space="0" w:color="auto"/>
      </w:divBdr>
    </w:div>
    <w:div w:id="764114815">
      <w:bodyDiv w:val="1"/>
      <w:marLeft w:val="0"/>
      <w:marRight w:val="0"/>
      <w:marTop w:val="0"/>
      <w:marBottom w:val="0"/>
      <w:divBdr>
        <w:top w:val="none" w:sz="0" w:space="0" w:color="auto"/>
        <w:left w:val="none" w:sz="0" w:space="0" w:color="auto"/>
        <w:bottom w:val="none" w:sz="0" w:space="0" w:color="auto"/>
        <w:right w:val="none" w:sz="0" w:space="0" w:color="auto"/>
      </w:divBdr>
    </w:div>
    <w:div w:id="764158393">
      <w:bodyDiv w:val="1"/>
      <w:marLeft w:val="0"/>
      <w:marRight w:val="0"/>
      <w:marTop w:val="0"/>
      <w:marBottom w:val="0"/>
      <w:divBdr>
        <w:top w:val="none" w:sz="0" w:space="0" w:color="auto"/>
        <w:left w:val="none" w:sz="0" w:space="0" w:color="auto"/>
        <w:bottom w:val="none" w:sz="0" w:space="0" w:color="auto"/>
        <w:right w:val="none" w:sz="0" w:space="0" w:color="auto"/>
      </w:divBdr>
    </w:div>
    <w:div w:id="764231550">
      <w:bodyDiv w:val="1"/>
      <w:marLeft w:val="0"/>
      <w:marRight w:val="0"/>
      <w:marTop w:val="0"/>
      <w:marBottom w:val="0"/>
      <w:divBdr>
        <w:top w:val="none" w:sz="0" w:space="0" w:color="auto"/>
        <w:left w:val="none" w:sz="0" w:space="0" w:color="auto"/>
        <w:bottom w:val="none" w:sz="0" w:space="0" w:color="auto"/>
        <w:right w:val="none" w:sz="0" w:space="0" w:color="auto"/>
      </w:divBdr>
    </w:div>
    <w:div w:id="764302989">
      <w:bodyDiv w:val="1"/>
      <w:marLeft w:val="0"/>
      <w:marRight w:val="0"/>
      <w:marTop w:val="0"/>
      <w:marBottom w:val="0"/>
      <w:divBdr>
        <w:top w:val="none" w:sz="0" w:space="0" w:color="auto"/>
        <w:left w:val="none" w:sz="0" w:space="0" w:color="auto"/>
        <w:bottom w:val="none" w:sz="0" w:space="0" w:color="auto"/>
        <w:right w:val="none" w:sz="0" w:space="0" w:color="auto"/>
      </w:divBdr>
    </w:div>
    <w:div w:id="764493018">
      <w:bodyDiv w:val="1"/>
      <w:marLeft w:val="0"/>
      <w:marRight w:val="0"/>
      <w:marTop w:val="0"/>
      <w:marBottom w:val="0"/>
      <w:divBdr>
        <w:top w:val="none" w:sz="0" w:space="0" w:color="auto"/>
        <w:left w:val="none" w:sz="0" w:space="0" w:color="auto"/>
        <w:bottom w:val="none" w:sz="0" w:space="0" w:color="auto"/>
        <w:right w:val="none" w:sz="0" w:space="0" w:color="auto"/>
      </w:divBdr>
    </w:div>
    <w:div w:id="765613063">
      <w:bodyDiv w:val="1"/>
      <w:marLeft w:val="0"/>
      <w:marRight w:val="0"/>
      <w:marTop w:val="0"/>
      <w:marBottom w:val="0"/>
      <w:divBdr>
        <w:top w:val="none" w:sz="0" w:space="0" w:color="auto"/>
        <w:left w:val="none" w:sz="0" w:space="0" w:color="auto"/>
        <w:bottom w:val="none" w:sz="0" w:space="0" w:color="auto"/>
        <w:right w:val="none" w:sz="0" w:space="0" w:color="auto"/>
      </w:divBdr>
    </w:div>
    <w:div w:id="766123976">
      <w:bodyDiv w:val="1"/>
      <w:marLeft w:val="0"/>
      <w:marRight w:val="0"/>
      <w:marTop w:val="0"/>
      <w:marBottom w:val="0"/>
      <w:divBdr>
        <w:top w:val="none" w:sz="0" w:space="0" w:color="auto"/>
        <w:left w:val="none" w:sz="0" w:space="0" w:color="auto"/>
        <w:bottom w:val="none" w:sz="0" w:space="0" w:color="auto"/>
        <w:right w:val="none" w:sz="0" w:space="0" w:color="auto"/>
      </w:divBdr>
    </w:div>
    <w:div w:id="766196465">
      <w:bodyDiv w:val="1"/>
      <w:marLeft w:val="0"/>
      <w:marRight w:val="0"/>
      <w:marTop w:val="0"/>
      <w:marBottom w:val="0"/>
      <w:divBdr>
        <w:top w:val="none" w:sz="0" w:space="0" w:color="auto"/>
        <w:left w:val="none" w:sz="0" w:space="0" w:color="auto"/>
        <w:bottom w:val="none" w:sz="0" w:space="0" w:color="auto"/>
        <w:right w:val="none" w:sz="0" w:space="0" w:color="auto"/>
      </w:divBdr>
    </w:div>
    <w:div w:id="766459672">
      <w:bodyDiv w:val="1"/>
      <w:marLeft w:val="0"/>
      <w:marRight w:val="0"/>
      <w:marTop w:val="0"/>
      <w:marBottom w:val="0"/>
      <w:divBdr>
        <w:top w:val="none" w:sz="0" w:space="0" w:color="auto"/>
        <w:left w:val="none" w:sz="0" w:space="0" w:color="auto"/>
        <w:bottom w:val="none" w:sz="0" w:space="0" w:color="auto"/>
        <w:right w:val="none" w:sz="0" w:space="0" w:color="auto"/>
      </w:divBdr>
    </w:div>
    <w:div w:id="766464227">
      <w:bodyDiv w:val="1"/>
      <w:marLeft w:val="0"/>
      <w:marRight w:val="0"/>
      <w:marTop w:val="0"/>
      <w:marBottom w:val="0"/>
      <w:divBdr>
        <w:top w:val="none" w:sz="0" w:space="0" w:color="auto"/>
        <w:left w:val="none" w:sz="0" w:space="0" w:color="auto"/>
        <w:bottom w:val="none" w:sz="0" w:space="0" w:color="auto"/>
        <w:right w:val="none" w:sz="0" w:space="0" w:color="auto"/>
      </w:divBdr>
    </w:div>
    <w:div w:id="766577137">
      <w:bodyDiv w:val="1"/>
      <w:marLeft w:val="0"/>
      <w:marRight w:val="0"/>
      <w:marTop w:val="0"/>
      <w:marBottom w:val="0"/>
      <w:divBdr>
        <w:top w:val="none" w:sz="0" w:space="0" w:color="auto"/>
        <w:left w:val="none" w:sz="0" w:space="0" w:color="auto"/>
        <w:bottom w:val="none" w:sz="0" w:space="0" w:color="auto"/>
        <w:right w:val="none" w:sz="0" w:space="0" w:color="auto"/>
      </w:divBdr>
    </w:div>
    <w:div w:id="766852507">
      <w:bodyDiv w:val="1"/>
      <w:marLeft w:val="0"/>
      <w:marRight w:val="0"/>
      <w:marTop w:val="0"/>
      <w:marBottom w:val="0"/>
      <w:divBdr>
        <w:top w:val="none" w:sz="0" w:space="0" w:color="auto"/>
        <w:left w:val="none" w:sz="0" w:space="0" w:color="auto"/>
        <w:bottom w:val="none" w:sz="0" w:space="0" w:color="auto"/>
        <w:right w:val="none" w:sz="0" w:space="0" w:color="auto"/>
      </w:divBdr>
    </w:div>
    <w:div w:id="766930206">
      <w:bodyDiv w:val="1"/>
      <w:marLeft w:val="0"/>
      <w:marRight w:val="0"/>
      <w:marTop w:val="0"/>
      <w:marBottom w:val="0"/>
      <w:divBdr>
        <w:top w:val="none" w:sz="0" w:space="0" w:color="auto"/>
        <w:left w:val="none" w:sz="0" w:space="0" w:color="auto"/>
        <w:bottom w:val="none" w:sz="0" w:space="0" w:color="auto"/>
        <w:right w:val="none" w:sz="0" w:space="0" w:color="auto"/>
      </w:divBdr>
    </w:div>
    <w:div w:id="766971815">
      <w:bodyDiv w:val="1"/>
      <w:marLeft w:val="0"/>
      <w:marRight w:val="0"/>
      <w:marTop w:val="0"/>
      <w:marBottom w:val="0"/>
      <w:divBdr>
        <w:top w:val="none" w:sz="0" w:space="0" w:color="auto"/>
        <w:left w:val="none" w:sz="0" w:space="0" w:color="auto"/>
        <w:bottom w:val="none" w:sz="0" w:space="0" w:color="auto"/>
        <w:right w:val="none" w:sz="0" w:space="0" w:color="auto"/>
      </w:divBdr>
    </w:div>
    <w:div w:id="767040026">
      <w:bodyDiv w:val="1"/>
      <w:marLeft w:val="0"/>
      <w:marRight w:val="0"/>
      <w:marTop w:val="0"/>
      <w:marBottom w:val="0"/>
      <w:divBdr>
        <w:top w:val="none" w:sz="0" w:space="0" w:color="auto"/>
        <w:left w:val="none" w:sz="0" w:space="0" w:color="auto"/>
        <w:bottom w:val="none" w:sz="0" w:space="0" w:color="auto"/>
        <w:right w:val="none" w:sz="0" w:space="0" w:color="auto"/>
      </w:divBdr>
    </w:div>
    <w:div w:id="767432203">
      <w:bodyDiv w:val="1"/>
      <w:marLeft w:val="0"/>
      <w:marRight w:val="0"/>
      <w:marTop w:val="0"/>
      <w:marBottom w:val="0"/>
      <w:divBdr>
        <w:top w:val="none" w:sz="0" w:space="0" w:color="auto"/>
        <w:left w:val="none" w:sz="0" w:space="0" w:color="auto"/>
        <w:bottom w:val="none" w:sz="0" w:space="0" w:color="auto"/>
        <w:right w:val="none" w:sz="0" w:space="0" w:color="auto"/>
      </w:divBdr>
    </w:div>
    <w:div w:id="767502039">
      <w:bodyDiv w:val="1"/>
      <w:marLeft w:val="0"/>
      <w:marRight w:val="0"/>
      <w:marTop w:val="0"/>
      <w:marBottom w:val="0"/>
      <w:divBdr>
        <w:top w:val="none" w:sz="0" w:space="0" w:color="auto"/>
        <w:left w:val="none" w:sz="0" w:space="0" w:color="auto"/>
        <w:bottom w:val="none" w:sz="0" w:space="0" w:color="auto"/>
        <w:right w:val="none" w:sz="0" w:space="0" w:color="auto"/>
      </w:divBdr>
    </w:div>
    <w:div w:id="768159449">
      <w:bodyDiv w:val="1"/>
      <w:marLeft w:val="0"/>
      <w:marRight w:val="0"/>
      <w:marTop w:val="0"/>
      <w:marBottom w:val="0"/>
      <w:divBdr>
        <w:top w:val="none" w:sz="0" w:space="0" w:color="auto"/>
        <w:left w:val="none" w:sz="0" w:space="0" w:color="auto"/>
        <w:bottom w:val="none" w:sz="0" w:space="0" w:color="auto"/>
        <w:right w:val="none" w:sz="0" w:space="0" w:color="auto"/>
      </w:divBdr>
      <w:divsChild>
        <w:div w:id="15280919">
          <w:marLeft w:val="480"/>
          <w:marRight w:val="0"/>
          <w:marTop w:val="0"/>
          <w:marBottom w:val="0"/>
          <w:divBdr>
            <w:top w:val="none" w:sz="0" w:space="0" w:color="auto"/>
            <w:left w:val="none" w:sz="0" w:space="0" w:color="auto"/>
            <w:bottom w:val="none" w:sz="0" w:space="0" w:color="auto"/>
            <w:right w:val="none" w:sz="0" w:space="0" w:color="auto"/>
          </w:divBdr>
        </w:div>
        <w:div w:id="48579436">
          <w:marLeft w:val="480"/>
          <w:marRight w:val="0"/>
          <w:marTop w:val="0"/>
          <w:marBottom w:val="0"/>
          <w:divBdr>
            <w:top w:val="none" w:sz="0" w:space="0" w:color="auto"/>
            <w:left w:val="none" w:sz="0" w:space="0" w:color="auto"/>
            <w:bottom w:val="none" w:sz="0" w:space="0" w:color="auto"/>
            <w:right w:val="none" w:sz="0" w:space="0" w:color="auto"/>
          </w:divBdr>
        </w:div>
        <w:div w:id="70155315">
          <w:marLeft w:val="480"/>
          <w:marRight w:val="0"/>
          <w:marTop w:val="0"/>
          <w:marBottom w:val="0"/>
          <w:divBdr>
            <w:top w:val="none" w:sz="0" w:space="0" w:color="auto"/>
            <w:left w:val="none" w:sz="0" w:space="0" w:color="auto"/>
            <w:bottom w:val="none" w:sz="0" w:space="0" w:color="auto"/>
            <w:right w:val="none" w:sz="0" w:space="0" w:color="auto"/>
          </w:divBdr>
        </w:div>
        <w:div w:id="94448112">
          <w:marLeft w:val="480"/>
          <w:marRight w:val="0"/>
          <w:marTop w:val="0"/>
          <w:marBottom w:val="0"/>
          <w:divBdr>
            <w:top w:val="none" w:sz="0" w:space="0" w:color="auto"/>
            <w:left w:val="none" w:sz="0" w:space="0" w:color="auto"/>
            <w:bottom w:val="none" w:sz="0" w:space="0" w:color="auto"/>
            <w:right w:val="none" w:sz="0" w:space="0" w:color="auto"/>
          </w:divBdr>
        </w:div>
        <w:div w:id="96874830">
          <w:marLeft w:val="480"/>
          <w:marRight w:val="0"/>
          <w:marTop w:val="0"/>
          <w:marBottom w:val="0"/>
          <w:divBdr>
            <w:top w:val="none" w:sz="0" w:space="0" w:color="auto"/>
            <w:left w:val="none" w:sz="0" w:space="0" w:color="auto"/>
            <w:bottom w:val="none" w:sz="0" w:space="0" w:color="auto"/>
            <w:right w:val="none" w:sz="0" w:space="0" w:color="auto"/>
          </w:divBdr>
        </w:div>
        <w:div w:id="125440468">
          <w:marLeft w:val="480"/>
          <w:marRight w:val="0"/>
          <w:marTop w:val="0"/>
          <w:marBottom w:val="0"/>
          <w:divBdr>
            <w:top w:val="none" w:sz="0" w:space="0" w:color="auto"/>
            <w:left w:val="none" w:sz="0" w:space="0" w:color="auto"/>
            <w:bottom w:val="none" w:sz="0" w:space="0" w:color="auto"/>
            <w:right w:val="none" w:sz="0" w:space="0" w:color="auto"/>
          </w:divBdr>
        </w:div>
        <w:div w:id="126091318">
          <w:marLeft w:val="480"/>
          <w:marRight w:val="0"/>
          <w:marTop w:val="0"/>
          <w:marBottom w:val="0"/>
          <w:divBdr>
            <w:top w:val="none" w:sz="0" w:space="0" w:color="auto"/>
            <w:left w:val="none" w:sz="0" w:space="0" w:color="auto"/>
            <w:bottom w:val="none" w:sz="0" w:space="0" w:color="auto"/>
            <w:right w:val="none" w:sz="0" w:space="0" w:color="auto"/>
          </w:divBdr>
        </w:div>
        <w:div w:id="147331060">
          <w:marLeft w:val="480"/>
          <w:marRight w:val="0"/>
          <w:marTop w:val="0"/>
          <w:marBottom w:val="0"/>
          <w:divBdr>
            <w:top w:val="none" w:sz="0" w:space="0" w:color="auto"/>
            <w:left w:val="none" w:sz="0" w:space="0" w:color="auto"/>
            <w:bottom w:val="none" w:sz="0" w:space="0" w:color="auto"/>
            <w:right w:val="none" w:sz="0" w:space="0" w:color="auto"/>
          </w:divBdr>
        </w:div>
        <w:div w:id="153420727">
          <w:marLeft w:val="480"/>
          <w:marRight w:val="0"/>
          <w:marTop w:val="0"/>
          <w:marBottom w:val="0"/>
          <w:divBdr>
            <w:top w:val="none" w:sz="0" w:space="0" w:color="auto"/>
            <w:left w:val="none" w:sz="0" w:space="0" w:color="auto"/>
            <w:bottom w:val="none" w:sz="0" w:space="0" w:color="auto"/>
            <w:right w:val="none" w:sz="0" w:space="0" w:color="auto"/>
          </w:divBdr>
        </w:div>
        <w:div w:id="196243299">
          <w:marLeft w:val="480"/>
          <w:marRight w:val="0"/>
          <w:marTop w:val="0"/>
          <w:marBottom w:val="0"/>
          <w:divBdr>
            <w:top w:val="none" w:sz="0" w:space="0" w:color="auto"/>
            <w:left w:val="none" w:sz="0" w:space="0" w:color="auto"/>
            <w:bottom w:val="none" w:sz="0" w:space="0" w:color="auto"/>
            <w:right w:val="none" w:sz="0" w:space="0" w:color="auto"/>
          </w:divBdr>
        </w:div>
        <w:div w:id="216164052">
          <w:marLeft w:val="480"/>
          <w:marRight w:val="0"/>
          <w:marTop w:val="0"/>
          <w:marBottom w:val="0"/>
          <w:divBdr>
            <w:top w:val="none" w:sz="0" w:space="0" w:color="auto"/>
            <w:left w:val="none" w:sz="0" w:space="0" w:color="auto"/>
            <w:bottom w:val="none" w:sz="0" w:space="0" w:color="auto"/>
            <w:right w:val="none" w:sz="0" w:space="0" w:color="auto"/>
          </w:divBdr>
        </w:div>
        <w:div w:id="241185021">
          <w:marLeft w:val="480"/>
          <w:marRight w:val="0"/>
          <w:marTop w:val="0"/>
          <w:marBottom w:val="0"/>
          <w:divBdr>
            <w:top w:val="none" w:sz="0" w:space="0" w:color="auto"/>
            <w:left w:val="none" w:sz="0" w:space="0" w:color="auto"/>
            <w:bottom w:val="none" w:sz="0" w:space="0" w:color="auto"/>
            <w:right w:val="none" w:sz="0" w:space="0" w:color="auto"/>
          </w:divBdr>
        </w:div>
        <w:div w:id="305093171">
          <w:marLeft w:val="480"/>
          <w:marRight w:val="0"/>
          <w:marTop w:val="0"/>
          <w:marBottom w:val="0"/>
          <w:divBdr>
            <w:top w:val="none" w:sz="0" w:space="0" w:color="auto"/>
            <w:left w:val="none" w:sz="0" w:space="0" w:color="auto"/>
            <w:bottom w:val="none" w:sz="0" w:space="0" w:color="auto"/>
            <w:right w:val="none" w:sz="0" w:space="0" w:color="auto"/>
          </w:divBdr>
        </w:div>
        <w:div w:id="314339863">
          <w:marLeft w:val="480"/>
          <w:marRight w:val="0"/>
          <w:marTop w:val="0"/>
          <w:marBottom w:val="0"/>
          <w:divBdr>
            <w:top w:val="none" w:sz="0" w:space="0" w:color="auto"/>
            <w:left w:val="none" w:sz="0" w:space="0" w:color="auto"/>
            <w:bottom w:val="none" w:sz="0" w:space="0" w:color="auto"/>
            <w:right w:val="none" w:sz="0" w:space="0" w:color="auto"/>
          </w:divBdr>
        </w:div>
        <w:div w:id="318004853">
          <w:marLeft w:val="480"/>
          <w:marRight w:val="0"/>
          <w:marTop w:val="0"/>
          <w:marBottom w:val="0"/>
          <w:divBdr>
            <w:top w:val="none" w:sz="0" w:space="0" w:color="auto"/>
            <w:left w:val="none" w:sz="0" w:space="0" w:color="auto"/>
            <w:bottom w:val="none" w:sz="0" w:space="0" w:color="auto"/>
            <w:right w:val="none" w:sz="0" w:space="0" w:color="auto"/>
          </w:divBdr>
        </w:div>
        <w:div w:id="325131584">
          <w:marLeft w:val="480"/>
          <w:marRight w:val="0"/>
          <w:marTop w:val="0"/>
          <w:marBottom w:val="0"/>
          <w:divBdr>
            <w:top w:val="none" w:sz="0" w:space="0" w:color="auto"/>
            <w:left w:val="none" w:sz="0" w:space="0" w:color="auto"/>
            <w:bottom w:val="none" w:sz="0" w:space="0" w:color="auto"/>
            <w:right w:val="none" w:sz="0" w:space="0" w:color="auto"/>
          </w:divBdr>
        </w:div>
        <w:div w:id="348917650">
          <w:marLeft w:val="480"/>
          <w:marRight w:val="0"/>
          <w:marTop w:val="0"/>
          <w:marBottom w:val="0"/>
          <w:divBdr>
            <w:top w:val="none" w:sz="0" w:space="0" w:color="auto"/>
            <w:left w:val="none" w:sz="0" w:space="0" w:color="auto"/>
            <w:bottom w:val="none" w:sz="0" w:space="0" w:color="auto"/>
            <w:right w:val="none" w:sz="0" w:space="0" w:color="auto"/>
          </w:divBdr>
        </w:div>
        <w:div w:id="406221554">
          <w:marLeft w:val="480"/>
          <w:marRight w:val="0"/>
          <w:marTop w:val="0"/>
          <w:marBottom w:val="0"/>
          <w:divBdr>
            <w:top w:val="none" w:sz="0" w:space="0" w:color="auto"/>
            <w:left w:val="none" w:sz="0" w:space="0" w:color="auto"/>
            <w:bottom w:val="none" w:sz="0" w:space="0" w:color="auto"/>
            <w:right w:val="none" w:sz="0" w:space="0" w:color="auto"/>
          </w:divBdr>
        </w:div>
        <w:div w:id="413012233">
          <w:marLeft w:val="480"/>
          <w:marRight w:val="0"/>
          <w:marTop w:val="0"/>
          <w:marBottom w:val="0"/>
          <w:divBdr>
            <w:top w:val="none" w:sz="0" w:space="0" w:color="auto"/>
            <w:left w:val="none" w:sz="0" w:space="0" w:color="auto"/>
            <w:bottom w:val="none" w:sz="0" w:space="0" w:color="auto"/>
            <w:right w:val="none" w:sz="0" w:space="0" w:color="auto"/>
          </w:divBdr>
        </w:div>
        <w:div w:id="435559737">
          <w:marLeft w:val="480"/>
          <w:marRight w:val="0"/>
          <w:marTop w:val="0"/>
          <w:marBottom w:val="0"/>
          <w:divBdr>
            <w:top w:val="none" w:sz="0" w:space="0" w:color="auto"/>
            <w:left w:val="none" w:sz="0" w:space="0" w:color="auto"/>
            <w:bottom w:val="none" w:sz="0" w:space="0" w:color="auto"/>
            <w:right w:val="none" w:sz="0" w:space="0" w:color="auto"/>
          </w:divBdr>
        </w:div>
        <w:div w:id="506601473">
          <w:marLeft w:val="480"/>
          <w:marRight w:val="0"/>
          <w:marTop w:val="0"/>
          <w:marBottom w:val="0"/>
          <w:divBdr>
            <w:top w:val="none" w:sz="0" w:space="0" w:color="auto"/>
            <w:left w:val="none" w:sz="0" w:space="0" w:color="auto"/>
            <w:bottom w:val="none" w:sz="0" w:space="0" w:color="auto"/>
            <w:right w:val="none" w:sz="0" w:space="0" w:color="auto"/>
          </w:divBdr>
        </w:div>
        <w:div w:id="539782510">
          <w:marLeft w:val="480"/>
          <w:marRight w:val="0"/>
          <w:marTop w:val="0"/>
          <w:marBottom w:val="0"/>
          <w:divBdr>
            <w:top w:val="none" w:sz="0" w:space="0" w:color="auto"/>
            <w:left w:val="none" w:sz="0" w:space="0" w:color="auto"/>
            <w:bottom w:val="none" w:sz="0" w:space="0" w:color="auto"/>
            <w:right w:val="none" w:sz="0" w:space="0" w:color="auto"/>
          </w:divBdr>
        </w:div>
        <w:div w:id="558902980">
          <w:marLeft w:val="480"/>
          <w:marRight w:val="0"/>
          <w:marTop w:val="0"/>
          <w:marBottom w:val="0"/>
          <w:divBdr>
            <w:top w:val="none" w:sz="0" w:space="0" w:color="auto"/>
            <w:left w:val="none" w:sz="0" w:space="0" w:color="auto"/>
            <w:bottom w:val="none" w:sz="0" w:space="0" w:color="auto"/>
            <w:right w:val="none" w:sz="0" w:space="0" w:color="auto"/>
          </w:divBdr>
        </w:div>
        <w:div w:id="573704089">
          <w:marLeft w:val="480"/>
          <w:marRight w:val="0"/>
          <w:marTop w:val="0"/>
          <w:marBottom w:val="0"/>
          <w:divBdr>
            <w:top w:val="none" w:sz="0" w:space="0" w:color="auto"/>
            <w:left w:val="none" w:sz="0" w:space="0" w:color="auto"/>
            <w:bottom w:val="none" w:sz="0" w:space="0" w:color="auto"/>
            <w:right w:val="none" w:sz="0" w:space="0" w:color="auto"/>
          </w:divBdr>
        </w:div>
        <w:div w:id="599721106">
          <w:marLeft w:val="480"/>
          <w:marRight w:val="0"/>
          <w:marTop w:val="0"/>
          <w:marBottom w:val="0"/>
          <w:divBdr>
            <w:top w:val="none" w:sz="0" w:space="0" w:color="auto"/>
            <w:left w:val="none" w:sz="0" w:space="0" w:color="auto"/>
            <w:bottom w:val="none" w:sz="0" w:space="0" w:color="auto"/>
            <w:right w:val="none" w:sz="0" w:space="0" w:color="auto"/>
          </w:divBdr>
        </w:div>
        <w:div w:id="604651431">
          <w:marLeft w:val="480"/>
          <w:marRight w:val="0"/>
          <w:marTop w:val="0"/>
          <w:marBottom w:val="0"/>
          <w:divBdr>
            <w:top w:val="none" w:sz="0" w:space="0" w:color="auto"/>
            <w:left w:val="none" w:sz="0" w:space="0" w:color="auto"/>
            <w:bottom w:val="none" w:sz="0" w:space="0" w:color="auto"/>
            <w:right w:val="none" w:sz="0" w:space="0" w:color="auto"/>
          </w:divBdr>
        </w:div>
        <w:div w:id="674764763">
          <w:marLeft w:val="480"/>
          <w:marRight w:val="0"/>
          <w:marTop w:val="0"/>
          <w:marBottom w:val="0"/>
          <w:divBdr>
            <w:top w:val="none" w:sz="0" w:space="0" w:color="auto"/>
            <w:left w:val="none" w:sz="0" w:space="0" w:color="auto"/>
            <w:bottom w:val="none" w:sz="0" w:space="0" w:color="auto"/>
            <w:right w:val="none" w:sz="0" w:space="0" w:color="auto"/>
          </w:divBdr>
        </w:div>
        <w:div w:id="678582739">
          <w:marLeft w:val="480"/>
          <w:marRight w:val="0"/>
          <w:marTop w:val="0"/>
          <w:marBottom w:val="0"/>
          <w:divBdr>
            <w:top w:val="none" w:sz="0" w:space="0" w:color="auto"/>
            <w:left w:val="none" w:sz="0" w:space="0" w:color="auto"/>
            <w:bottom w:val="none" w:sz="0" w:space="0" w:color="auto"/>
            <w:right w:val="none" w:sz="0" w:space="0" w:color="auto"/>
          </w:divBdr>
        </w:div>
        <w:div w:id="687953794">
          <w:marLeft w:val="480"/>
          <w:marRight w:val="0"/>
          <w:marTop w:val="0"/>
          <w:marBottom w:val="0"/>
          <w:divBdr>
            <w:top w:val="none" w:sz="0" w:space="0" w:color="auto"/>
            <w:left w:val="none" w:sz="0" w:space="0" w:color="auto"/>
            <w:bottom w:val="none" w:sz="0" w:space="0" w:color="auto"/>
            <w:right w:val="none" w:sz="0" w:space="0" w:color="auto"/>
          </w:divBdr>
        </w:div>
        <w:div w:id="699554959">
          <w:marLeft w:val="480"/>
          <w:marRight w:val="0"/>
          <w:marTop w:val="0"/>
          <w:marBottom w:val="0"/>
          <w:divBdr>
            <w:top w:val="none" w:sz="0" w:space="0" w:color="auto"/>
            <w:left w:val="none" w:sz="0" w:space="0" w:color="auto"/>
            <w:bottom w:val="none" w:sz="0" w:space="0" w:color="auto"/>
            <w:right w:val="none" w:sz="0" w:space="0" w:color="auto"/>
          </w:divBdr>
        </w:div>
        <w:div w:id="704411043">
          <w:marLeft w:val="480"/>
          <w:marRight w:val="0"/>
          <w:marTop w:val="0"/>
          <w:marBottom w:val="0"/>
          <w:divBdr>
            <w:top w:val="none" w:sz="0" w:space="0" w:color="auto"/>
            <w:left w:val="none" w:sz="0" w:space="0" w:color="auto"/>
            <w:bottom w:val="none" w:sz="0" w:space="0" w:color="auto"/>
            <w:right w:val="none" w:sz="0" w:space="0" w:color="auto"/>
          </w:divBdr>
        </w:div>
        <w:div w:id="712729747">
          <w:marLeft w:val="480"/>
          <w:marRight w:val="0"/>
          <w:marTop w:val="0"/>
          <w:marBottom w:val="0"/>
          <w:divBdr>
            <w:top w:val="none" w:sz="0" w:space="0" w:color="auto"/>
            <w:left w:val="none" w:sz="0" w:space="0" w:color="auto"/>
            <w:bottom w:val="none" w:sz="0" w:space="0" w:color="auto"/>
            <w:right w:val="none" w:sz="0" w:space="0" w:color="auto"/>
          </w:divBdr>
        </w:div>
        <w:div w:id="721443530">
          <w:marLeft w:val="480"/>
          <w:marRight w:val="0"/>
          <w:marTop w:val="0"/>
          <w:marBottom w:val="0"/>
          <w:divBdr>
            <w:top w:val="none" w:sz="0" w:space="0" w:color="auto"/>
            <w:left w:val="none" w:sz="0" w:space="0" w:color="auto"/>
            <w:bottom w:val="none" w:sz="0" w:space="0" w:color="auto"/>
            <w:right w:val="none" w:sz="0" w:space="0" w:color="auto"/>
          </w:divBdr>
        </w:div>
        <w:div w:id="739794294">
          <w:marLeft w:val="480"/>
          <w:marRight w:val="0"/>
          <w:marTop w:val="0"/>
          <w:marBottom w:val="0"/>
          <w:divBdr>
            <w:top w:val="none" w:sz="0" w:space="0" w:color="auto"/>
            <w:left w:val="none" w:sz="0" w:space="0" w:color="auto"/>
            <w:bottom w:val="none" w:sz="0" w:space="0" w:color="auto"/>
            <w:right w:val="none" w:sz="0" w:space="0" w:color="auto"/>
          </w:divBdr>
        </w:div>
        <w:div w:id="788402885">
          <w:marLeft w:val="480"/>
          <w:marRight w:val="0"/>
          <w:marTop w:val="0"/>
          <w:marBottom w:val="0"/>
          <w:divBdr>
            <w:top w:val="none" w:sz="0" w:space="0" w:color="auto"/>
            <w:left w:val="none" w:sz="0" w:space="0" w:color="auto"/>
            <w:bottom w:val="none" w:sz="0" w:space="0" w:color="auto"/>
            <w:right w:val="none" w:sz="0" w:space="0" w:color="auto"/>
          </w:divBdr>
        </w:div>
        <w:div w:id="797795075">
          <w:marLeft w:val="480"/>
          <w:marRight w:val="0"/>
          <w:marTop w:val="0"/>
          <w:marBottom w:val="0"/>
          <w:divBdr>
            <w:top w:val="none" w:sz="0" w:space="0" w:color="auto"/>
            <w:left w:val="none" w:sz="0" w:space="0" w:color="auto"/>
            <w:bottom w:val="none" w:sz="0" w:space="0" w:color="auto"/>
            <w:right w:val="none" w:sz="0" w:space="0" w:color="auto"/>
          </w:divBdr>
        </w:div>
        <w:div w:id="828059297">
          <w:marLeft w:val="480"/>
          <w:marRight w:val="0"/>
          <w:marTop w:val="0"/>
          <w:marBottom w:val="0"/>
          <w:divBdr>
            <w:top w:val="none" w:sz="0" w:space="0" w:color="auto"/>
            <w:left w:val="none" w:sz="0" w:space="0" w:color="auto"/>
            <w:bottom w:val="none" w:sz="0" w:space="0" w:color="auto"/>
            <w:right w:val="none" w:sz="0" w:space="0" w:color="auto"/>
          </w:divBdr>
        </w:div>
        <w:div w:id="896935248">
          <w:marLeft w:val="480"/>
          <w:marRight w:val="0"/>
          <w:marTop w:val="0"/>
          <w:marBottom w:val="0"/>
          <w:divBdr>
            <w:top w:val="none" w:sz="0" w:space="0" w:color="auto"/>
            <w:left w:val="none" w:sz="0" w:space="0" w:color="auto"/>
            <w:bottom w:val="none" w:sz="0" w:space="0" w:color="auto"/>
            <w:right w:val="none" w:sz="0" w:space="0" w:color="auto"/>
          </w:divBdr>
        </w:div>
      </w:divsChild>
    </w:div>
    <w:div w:id="768235566">
      <w:bodyDiv w:val="1"/>
      <w:marLeft w:val="0"/>
      <w:marRight w:val="0"/>
      <w:marTop w:val="0"/>
      <w:marBottom w:val="0"/>
      <w:divBdr>
        <w:top w:val="none" w:sz="0" w:space="0" w:color="auto"/>
        <w:left w:val="none" w:sz="0" w:space="0" w:color="auto"/>
        <w:bottom w:val="none" w:sz="0" w:space="0" w:color="auto"/>
        <w:right w:val="none" w:sz="0" w:space="0" w:color="auto"/>
      </w:divBdr>
    </w:div>
    <w:div w:id="768311287">
      <w:bodyDiv w:val="1"/>
      <w:marLeft w:val="0"/>
      <w:marRight w:val="0"/>
      <w:marTop w:val="0"/>
      <w:marBottom w:val="0"/>
      <w:divBdr>
        <w:top w:val="none" w:sz="0" w:space="0" w:color="auto"/>
        <w:left w:val="none" w:sz="0" w:space="0" w:color="auto"/>
        <w:bottom w:val="none" w:sz="0" w:space="0" w:color="auto"/>
        <w:right w:val="none" w:sz="0" w:space="0" w:color="auto"/>
      </w:divBdr>
      <w:divsChild>
        <w:div w:id="13382865">
          <w:marLeft w:val="480"/>
          <w:marRight w:val="0"/>
          <w:marTop w:val="0"/>
          <w:marBottom w:val="0"/>
          <w:divBdr>
            <w:top w:val="none" w:sz="0" w:space="0" w:color="auto"/>
            <w:left w:val="none" w:sz="0" w:space="0" w:color="auto"/>
            <w:bottom w:val="none" w:sz="0" w:space="0" w:color="auto"/>
            <w:right w:val="none" w:sz="0" w:space="0" w:color="auto"/>
          </w:divBdr>
        </w:div>
        <w:div w:id="48725325">
          <w:marLeft w:val="480"/>
          <w:marRight w:val="0"/>
          <w:marTop w:val="0"/>
          <w:marBottom w:val="0"/>
          <w:divBdr>
            <w:top w:val="none" w:sz="0" w:space="0" w:color="auto"/>
            <w:left w:val="none" w:sz="0" w:space="0" w:color="auto"/>
            <w:bottom w:val="none" w:sz="0" w:space="0" w:color="auto"/>
            <w:right w:val="none" w:sz="0" w:space="0" w:color="auto"/>
          </w:divBdr>
        </w:div>
        <w:div w:id="70856718">
          <w:marLeft w:val="480"/>
          <w:marRight w:val="0"/>
          <w:marTop w:val="0"/>
          <w:marBottom w:val="0"/>
          <w:divBdr>
            <w:top w:val="none" w:sz="0" w:space="0" w:color="auto"/>
            <w:left w:val="none" w:sz="0" w:space="0" w:color="auto"/>
            <w:bottom w:val="none" w:sz="0" w:space="0" w:color="auto"/>
            <w:right w:val="none" w:sz="0" w:space="0" w:color="auto"/>
          </w:divBdr>
        </w:div>
        <w:div w:id="75369054">
          <w:marLeft w:val="480"/>
          <w:marRight w:val="0"/>
          <w:marTop w:val="0"/>
          <w:marBottom w:val="0"/>
          <w:divBdr>
            <w:top w:val="none" w:sz="0" w:space="0" w:color="auto"/>
            <w:left w:val="none" w:sz="0" w:space="0" w:color="auto"/>
            <w:bottom w:val="none" w:sz="0" w:space="0" w:color="auto"/>
            <w:right w:val="none" w:sz="0" w:space="0" w:color="auto"/>
          </w:divBdr>
        </w:div>
        <w:div w:id="91247708">
          <w:marLeft w:val="480"/>
          <w:marRight w:val="0"/>
          <w:marTop w:val="0"/>
          <w:marBottom w:val="0"/>
          <w:divBdr>
            <w:top w:val="none" w:sz="0" w:space="0" w:color="auto"/>
            <w:left w:val="none" w:sz="0" w:space="0" w:color="auto"/>
            <w:bottom w:val="none" w:sz="0" w:space="0" w:color="auto"/>
            <w:right w:val="none" w:sz="0" w:space="0" w:color="auto"/>
          </w:divBdr>
        </w:div>
        <w:div w:id="95441048">
          <w:marLeft w:val="480"/>
          <w:marRight w:val="0"/>
          <w:marTop w:val="0"/>
          <w:marBottom w:val="0"/>
          <w:divBdr>
            <w:top w:val="none" w:sz="0" w:space="0" w:color="auto"/>
            <w:left w:val="none" w:sz="0" w:space="0" w:color="auto"/>
            <w:bottom w:val="none" w:sz="0" w:space="0" w:color="auto"/>
            <w:right w:val="none" w:sz="0" w:space="0" w:color="auto"/>
          </w:divBdr>
        </w:div>
        <w:div w:id="105852828">
          <w:marLeft w:val="480"/>
          <w:marRight w:val="0"/>
          <w:marTop w:val="0"/>
          <w:marBottom w:val="0"/>
          <w:divBdr>
            <w:top w:val="none" w:sz="0" w:space="0" w:color="auto"/>
            <w:left w:val="none" w:sz="0" w:space="0" w:color="auto"/>
            <w:bottom w:val="none" w:sz="0" w:space="0" w:color="auto"/>
            <w:right w:val="none" w:sz="0" w:space="0" w:color="auto"/>
          </w:divBdr>
        </w:div>
        <w:div w:id="135949930">
          <w:marLeft w:val="480"/>
          <w:marRight w:val="0"/>
          <w:marTop w:val="0"/>
          <w:marBottom w:val="0"/>
          <w:divBdr>
            <w:top w:val="none" w:sz="0" w:space="0" w:color="auto"/>
            <w:left w:val="none" w:sz="0" w:space="0" w:color="auto"/>
            <w:bottom w:val="none" w:sz="0" w:space="0" w:color="auto"/>
            <w:right w:val="none" w:sz="0" w:space="0" w:color="auto"/>
          </w:divBdr>
        </w:div>
        <w:div w:id="195850551">
          <w:marLeft w:val="480"/>
          <w:marRight w:val="0"/>
          <w:marTop w:val="0"/>
          <w:marBottom w:val="0"/>
          <w:divBdr>
            <w:top w:val="none" w:sz="0" w:space="0" w:color="auto"/>
            <w:left w:val="none" w:sz="0" w:space="0" w:color="auto"/>
            <w:bottom w:val="none" w:sz="0" w:space="0" w:color="auto"/>
            <w:right w:val="none" w:sz="0" w:space="0" w:color="auto"/>
          </w:divBdr>
        </w:div>
        <w:div w:id="218903495">
          <w:marLeft w:val="480"/>
          <w:marRight w:val="0"/>
          <w:marTop w:val="0"/>
          <w:marBottom w:val="0"/>
          <w:divBdr>
            <w:top w:val="none" w:sz="0" w:space="0" w:color="auto"/>
            <w:left w:val="none" w:sz="0" w:space="0" w:color="auto"/>
            <w:bottom w:val="none" w:sz="0" w:space="0" w:color="auto"/>
            <w:right w:val="none" w:sz="0" w:space="0" w:color="auto"/>
          </w:divBdr>
        </w:div>
        <w:div w:id="240221522">
          <w:marLeft w:val="480"/>
          <w:marRight w:val="0"/>
          <w:marTop w:val="0"/>
          <w:marBottom w:val="0"/>
          <w:divBdr>
            <w:top w:val="none" w:sz="0" w:space="0" w:color="auto"/>
            <w:left w:val="none" w:sz="0" w:space="0" w:color="auto"/>
            <w:bottom w:val="none" w:sz="0" w:space="0" w:color="auto"/>
            <w:right w:val="none" w:sz="0" w:space="0" w:color="auto"/>
          </w:divBdr>
        </w:div>
        <w:div w:id="283462803">
          <w:marLeft w:val="480"/>
          <w:marRight w:val="0"/>
          <w:marTop w:val="0"/>
          <w:marBottom w:val="0"/>
          <w:divBdr>
            <w:top w:val="none" w:sz="0" w:space="0" w:color="auto"/>
            <w:left w:val="none" w:sz="0" w:space="0" w:color="auto"/>
            <w:bottom w:val="none" w:sz="0" w:space="0" w:color="auto"/>
            <w:right w:val="none" w:sz="0" w:space="0" w:color="auto"/>
          </w:divBdr>
        </w:div>
        <w:div w:id="316156455">
          <w:marLeft w:val="480"/>
          <w:marRight w:val="0"/>
          <w:marTop w:val="0"/>
          <w:marBottom w:val="0"/>
          <w:divBdr>
            <w:top w:val="none" w:sz="0" w:space="0" w:color="auto"/>
            <w:left w:val="none" w:sz="0" w:space="0" w:color="auto"/>
            <w:bottom w:val="none" w:sz="0" w:space="0" w:color="auto"/>
            <w:right w:val="none" w:sz="0" w:space="0" w:color="auto"/>
          </w:divBdr>
        </w:div>
        <w:div w:id="346181139">
          <w:marLeft w:val="480"/>
          <w:marRight w:val="0"/>
          <w:marTop w:val="0"/>
          <w:marBottom w:val="0"/>
          <w:divBdr>
            <w:top w:val="none" w:sz="0" w:space="0" w:color="auto"/>
            <w:left w:val="none" w:sz="0" w:space="0" w:color="auto"/>
            <w:bottom w:val="none" w:sz="0" w:space="0" w:color="auto"/>
            <w:right w:val="none" w:sz="0" w:space="0" w:color="auto"/>
          </w:divBdr>
        </w:div>
        <w:div w:id="369187579">
          <w:marLeft w:val="480"/>
          <w:marRight w:val="0"/>
          <w:marTop w:val="0"/>
          <w:marBottom w:val="0"/>
          <w:divBdr>
            <w:top w:val="none" w:sz="0" w:space="0" w:color="auto"/>
            <w:left w:val="none" w:sz="0" w:space="0" w:color="auto"/>
            <w:bottom w:val="none" w:sz="0" w:space="0" w:color="auto"/>
            <w:right w:val="none" w:sz="0" w:space="0" w:color="auto"/>
          </w:divBdr>
        </w:div>
        <w:div w:id="399716471">
          <w:marLeft w:val="480"/>
          <w:marRight w:val="0"/>
          <w:marTop w:val="0"/>
          <w:marBottom w:val="0"/>
          <w:divBdr>
            <w:top w:val="none" w:sz="0" w:space="0" w:color="auto"/>
            <w:left w:val="none" w:sz="0" w:space="0" w:color="auto"/>
            <w:bottom w:val="none" w:sz="0" w:space="0" w:color="auto"/>
            <w:right w:val="none" w:sz="0" w:space="0" w:color="auto"/>
          </w:divBdr>
        </w:div>
        <w:div w:id="414934955">
          <w:marLeft w:val="480"/>
          <w:marRight w:val="0"/>
          <w:marTop w:val="0"/>
          <w:marBottom w:val="0"/>
          <w:divBdr>
            <w:top w:val="none" w:sz="0" w:space="0" w:color="auto"/>
            <w:left w:val="none" w:sz="0" w:space="0" w:color="auto"/>
            <w:bottom w:val="none" w:sz="0" w:space="0" w:color="auto"/>
            <w:right w:val="none" w:sz="0" w:space="0" w:color="auto"/>
          </w:divBdr>
        </w:div>
        <w:div w:id="418019209">
          <w:marLeft w:val="480"/>
          <w:marRight w:val="0"/>
          <w:marTop w:val="0"/>
          <w:marBottom w:val="0"/>
          <w:divBdr>
            <w:top w:val="none" w:sz="0" w:space="0" w:color="auto"/>
            <w:left w:val="none" w:sz="0" w:space="0" w:color="auto"/>
            <w:bottom w:val="none" w:sz="0" w:space="0" w:color="auto"/>
            <w:right w:val="none" w:sz="0" w:space="0" w:color="auto"/>
          </w:divBdr>
        </w:div>
        <w:div w:id="434252325">
          <w:marLeft w:val="480"/>
          <w:marRight w:val="0"/>
          <w:marTop w:val="0"/>
          <w:marBottom w:val="0"/>
          <w:divBdr>
            <w:top w:val="none" w:sz="0" w:space="0" w:color="auto"/>
            <w:left w:val="none" w:sz="0" w:space="0" w:color="auto"/>
            <w:bottom w:val="none" w:sz="0" w:space="0" w:color="auto"/>
            <w:right w:val="none" w:sz="0" w:space="0" w:color="auto"/>
          </w:divBdr>
        </w:div>
        <w:div w:id="447362321">
          <w:marLeft w:val="480"/>
          <w:marRight w:val="0"/>
          <w:marTop w:val="0"/>
          <w:marBottom w:val="0"/>
          <w:divBdr>
            <w:top w:val="none" w:sz="0" w:space="0" w:color="auto"/>
            <w:left w:val="none" w:sz="0" w:space="0" w:color="auto"/>
            <w:bottom w:val="none" w:sz="0" w:space="0" w:color="auto"/>
            <w:right w:val="none" w:sz="0" w:space="0" w:color="auto"/>
          </w:divBdr>
        </w:div>
        <w:div w:id="499272876">
          <w:marLeft w:val="480"/>
          <w:marRight w:val="0"/>
          <w:marTop w:val="0"/>
          <w:marBottom w:val="0"/>
          <w:divBdr>
            <w:top w:val="none" w:sz="0" w:space="0" w:color="auto"/>
            <w:left w:val="none" w:sz="0" w:space="0" w:color="auto"/>
            <w:bottom w:val="none" w:sz="0" w:space="0" w:color="auto"/>
            <w:right w:val="none" w:sz="0" w:space="0" w:color="auto"/>
          </w:divBdr>
        </w:div>
        <w:div w:id="526061082">
          <w:marLeft w:val="480"/>
          <w:marRight w:val="0"/>
          <w:marTop w:val="0"/>
          <w:marBottom w:val="0"/>
          <w:divBdr>
            <w:top w:val="none" w:sz="0" w:space="0" w:color="auto"/>
            <w:left w:val="none" w:sz="0" w:space="0" w:color="auto"/>
            <w:bottom w:val="none" w:sz="0" w:space="0" w:color="auto"/>
            <w:right w:val="none" w:sz="0" w:space="0" w:color="auto"/>
          </w:divBdr>
        </w:div>
        <w:div w:id="529033177">
          <w:marLeft w:val="480"/>
          <w:marRight w:val="0"/>
          <w:marTop w:val="0"/>
          <w:marBottom w:val="0"/>
          <w:divBdr>
            <w:top w:val="none" w:sz="0" w:space="0" w:color="auto"/>
            <w:left w:val="none" w:sz="0" w:space="0" w:color="auto"/>
            <w:bottom w:val="none" w:sz="0" w:space="0" w:color="auto"/>
            <w:right w:val="none" w:sz="0" w:space="0" w:color="auto"/>
          </w:divBdr>
        </w:div>
        <w:div w:id="570625978">
          <w:marLeft w:val="480"/>
          <w:marRight w:val="0"/>
          <w:marTop w:val="0"/>
          <w:marBottom w:val="0"/>
          <w:divBdr>
            <w:top w:val="none" w:sz="0" w:space="0" w:color="auto"/>
            <w:left w:val="none" w:sz="0" w:space="0" w:color="auto"/>
            <w:bottom w:val="none" w:sz="0" w:space="0" w:color="auto"/>
            <w:right w:val="none" w:sz="0" w:space="0" w:color="auto"/>
          </w:divBdr>
        </w:div>
        <w:div w:id="590747566">
          <w:marLeft w:val="480"/>
          <w:marRight w:val="0"/>
          <w:marTop w:val="0"/>
          <w:marBottom w:val="0"/>
          <w:divBdr>
            <w:top w:val="none" w:sz="0" w:space="0" w:color="auto"/>
            <w:left w:val="none" w:sz="0" w:space="0" w:color="auto"/>
            <w:bottom w:val="none" w:sz="0" w:space="0" w:color="auto"/>
            <w:right w:val="none" w:sz="0" w:space="0" w:color="auto"/>
          </w:divBdr>
        </w:div>
        <w:div w:id="650984446">
          <w:marLeft w:val="480"/>
          <w:marRight w:val="0"/>
          <w:marTop w:val="0"/>
          <w:marBottom w:val="0"/>
          <w:divBdr>
            <w:top w:val="none" w:sz="0" w:space="0" w:color="auto"/>
            <w:left w:val="none" w:sz="0" w:space="0" w:color="auto"/>
            <w:bottom w:val="none" w:sz="0" w:space="0" w:color="auto"/>
            <w:right w:val="none" w:sz="0" w:space="0" w:color="auto"/>
          </w:divBdr>
        </w:div>
        <w:div w:id="691493877">
          <w:marLeft w:val="480"/>
          <w:marRight w:val="0"/>
          <w:marTop w:val="0"/>
          <w:marBottom w:val="0"/>
          <w:divBdr>
            <w:top w:val="none" w:sz="0" w:space="0" w:color="auto"/>
            <w:left w:val="none" w:sz="0" w:space="0" w:color="auto"/>
            <w:bottom w:val="none" w:sz="0" w:space="0" w:color="auto"/>
            <w:right w:val="none" w:sz="0" w:space="0" w:color="auto"/>
          </w:divBdr>
        </w:div>
        <w:div w:id="706100554">
          <w:marLeft w:val="480"/>
          <w:marRight w:val="0"/>
          <w:marTop w:val="0"/>
          <w:marBottom w:val="0"/>
          <w:divBdr>
            <w:top w:val="none" w:sz="0" w:space="0" w:color="auto"/>
            <w:left w:val="none" w:sz="0" w:space="0" w:color="auto"/>
            <w:bottom w:val="none" w:sz="0" w:space="0" w:color="auto"/>
            <w:right w:val="none" w:sz="0" w:space="0" w:color="auto"/>
          </w:divBdr>
        </w:div>
        <w:div w:id="720059568">
          <w:marLeft w:val="480"/>
          <w:marRight w:val="0"/>
          <w:marTop w:val="0"/>
          <w:marBottom w:val="0"/>
          <w:divBdr>
            <w:top w:val="none" w:sz="0" w:space="0" w:color="auto"/>
            <w:left w:val="none" w:sz="0" w:space="0" w:color="auto"/>
            <w:bottom w:val="none" w:sz="0" w:space="0" w:color="auto"/>
            <w:right w:val="none" w:sz="0" w:space="0" w:color="auto"/>
          </w:divBdr>
        </w:div>
        <w:div w:id="731655546">
          <w:marLeft w:val="480"/>
          <w:marRight w:val="0"/>
          <w:marTop w:val="0"/>
          <w:marBottom w:val="0"/>
          <w:divBdr>
            <w:top w:val="none" w:sz="0" w:space="0" w:color="auto"/>
            <w:left w:val="none" w:sz="0" w:space="0" w:color="auto"/>
            <w:bottom w:val="none" w:sz="0" w:space="0" w:color="auto"/>
            <w:right w:val="none" w:sz="0" w:space="0" w:color="auto"/>
          </w:divBdr>
        </w:div>
        <w:div w:id="790586212">
          <w:marLeft w:val="480"/>
          <w:marRight w:val="0"/>
          <w:marTop w:val="0"/>
          <w:marBottom w:val="0"/>
          <w:divBdr>
            <w:top w:val="none" w:sz="0" w:space="0" w:color="auto"/>
            <w:left w:val="none" w:sz="0" w:space="0" w:color="auto"/>
            <w:bottom w:val="none" w:sz="0" w:space="0" w:color="auto"/>
            <w:right w:val="none" w:sz="0" w:space="0" w:color="auto"/>
          </w:divBdr>
        </w:div>
        <w:div w:id="792212779">
          <w:marLeft w:val="480"/>
          <w:marRight w:val="0"/>
          <w:marTop w:val="0"/>
          <w:marBottom w:val="0"/>
          <w:divBdr>
            <w:top w:val="none" w:sz="0" w:space="0" w:color="auto"/>
            <w:left w:val="none" w:sz="0" w:space="0" w:color="auto"/>
            <w:bottom w:val="none" w:sz="0" w:space="0" w:color="auto"/>
            <w:right w:val="none" w:sz="0" w:space="0" w:color="auto"/>
          </w:divBdr>
        </w:div>
        <w:div w:id="814102658">
          <w:marLeft w:val="480"/>
          <w:marRight w:val="0"/>
          <w:marTop w:val="0"/>
          <w:marBottom w:val="0"/>
          <w:divBdr>
            <w:top w:val="none" w:sz="0" w:space="0" w:color="auto"/>
            <w:left w:val="none" w:sz="0" w:space="0" w:color="auto"/>
            <w:bottom w:val="none" w:sz="0" w:space="0" w:color="auto"/>
            <w:right w:val="none" w:sz="0" w:space="0" w:color="auto"/>
          </w:divBdr>
        </w:div>
        <w:div w:id="850483996">
          <w:marLeft w:val="480"/>
          <w:marRight w:val="0"/>
          <w:marTop w:val="0"/>
          <w:marBottom w:val="0"/>
          <w:divBdr>
            <w:top w:val="none" w:sz="0" w:space="0" w:color="auto"/>
            <w:left w:val="none" w:sz="0" w:space="0" w:color="auto"/>
            <w:bottom w:val="none" w:sz="0" w:space="0" w:color="auto"/>
            <w:right w:val="none" w:sz="0" w:space="0" w:color="auto"/>
          </w:divBdr>
        </w:div>
        <w:div w:id="858545159">
          <w:marLeft w:val="480"/>
          <w:marRight w:val="0"/>
          <w:marTop w:val="0"/>
          <w:marBottom w:val="0"/>
          <w:divBdr>
            <w:top w:val="none" w:sz="0" w:space="0" w:color="auto"/>
            <w:left w:val="none" w:sz="0" w:space="0" w:color="auto"/>
            <w:bottom w:val="none" w:sz="0" w:space="0" w:color="auto"/>
            <w:right w:val="none" w:sz="0" w:space="0" w:color="auto"/>
          </w:divBdr>
        </w:div>
        <w:div w:id="865749017">
          <w:marLeft w:val="480"/>
          <w:marRight w:val="0"/>
          <w:marTop w:val="0"/>
          <w:marBottom w:val="0"/>
          <w:divBdr>
            <w:top w:val="none" w:sz="0" w:space="0" w:color="auto"/>
            <w:left w:val="none" w:sz="0" w:space="0" w:color="auto"/>
            <w:bottom w:val="none" w:sz="0" w:space="0" w:color="auto"/>
            <w:right w:val="none" w:sz="0" w:space="0" w:color="auto"/>
          </w:divBdr>
        </w:div>
        <w:div w:id="894464702">
          <w:marLeft w:val="480"/>
          <w:marRight w:val="0"/>
          <w:marTop w:val="0"/>
          <w:marBottom w:val="0"/>
          <w:divBdr>
            <w:top w:val="none" w:sz="0" w:space="0" w:color="auto"/>
            <w:left w:val="none" w:sz="0" w:space="0" w:color="auto"/>
            <w:bottom w:val="none" w:sz="0" w:space="0" w:color="auto"/>
            <w:right w:val="none" w:sz="0" w:space="0" w:color="auto"/>
          </w:divBdr>
        </w:div>
        <w:div w:id="901257792">
          <w:marLeft w:val="480"/>
          <w:marRight w:val="0"/>
          <w:marTop w:val="0"/>
          <w:marBottom w:val="0"/>
          <w:divBdr>
            <w:top w:val="none" w:sz="0" w:space="0" w:color="auto"/>
            <w:left w:val="none" w:sz="0" w:space="0" w:color="auto"/>
            <w:bottom w:val="none" w:sz="0" w:space="0" w:color="auto"/>
            <w:right w:val="none" w:sz="0" w:space="0" w:color="auto"/>
          </w:divBdr>
        </w:div>
        <w:div w:id="976493753">
          <w:marLeft w:val="480"/>
          <w:marRight w:val="0"/>
          <w:marTop w:val="0"/>
          <w:marBottom w:val="0"/>
          <w:divBdr>
            <w:top w:val="none" w:sz="0" w:space="0" w:color="auto"/>
            <w:left w:val="none" w:sz="0" w:space="0" w:color="auto"/>
            <w:bottom w:val="none" w:sz="0" w:space="0" w:color="auto"/>
            <w:right w:val="none" w:sz="0" w:space="0" w:color="auto"/>
          </w:divBdr>
        </w:div>
      </w:divsChild>
    </w:div>
    <w:div w:id="769275939">
      <w:bodyDiv w:val="1"/>
      <w:marLeft w:val="0"/>
      <w:marRight w:val="0"/>
      <w:marTop w:val="0"/>
      <w:marBottom w:val="0"/>
      <w:divBdr>
        <w:top w:val="none" w:sz="0" w:space="0" w:color="auto"/>
        <w:left w:val="none" w:sz="0" w:space="0" w:color="auto"/>
        <w:bottom w:val="none" w:sz="0" w:space="0" w:color="auto"/>
        <w:right w:val="none" w:sz="0" w:space="0" w:color="auto"/>
      </w:divBdr>
    </w:div>
    <w:div w:id="769859893">
      <w:bodyDiv w:val="1"/>
      <w:marLeft w:val="0"/>
      <w:marRight w:val="0"/>
      <w:marTop w:val="0"/>
      <w:marBottom w:val="0"/>
      <w:divBdr>
        <w:top w:val="none" w:sz="0" w:space="0" w:color="auto"/>
        <w:left w:val="none" w:sz="0" w:space="0" w:color="auto"/>
        <w:bottom w:val="none" w:sz="0" w:space="0" w:color="auto"/>
        <w:right w:val="none" w:sz="0" w:space="0" w:color="auto"/>
      </w:divBdr>
    </w:div>
    <w:div w:id="769928505">
      <w:bodyDiv w:val="1"/>
      <w:marLeft w:val="0"/>
      <w:marRight w:val="0"/>
      <w:marTop w:val="0"/>
      <w:marBottom w:val="0"/>
      <w:divBdr>
        <w:top w:val="none" w:sz="0" w:space="0" w:color="auto"/>
        <w:left w:val="none" w:sz="0" w:space="0" w:color="auto"/>
        <w:bottom w:val="none" w:sz="0" w:space="0" w:color="auto"/>
        <w:right w:val="none" w:sz="0" w:space="0" w:color="auto"/>
      </w:divBdr>
    </w:div>
    <w:div w:id="769930620">
      <w:bodyDiv w:val="1"/>
      <w:marLeft w:val="0"/>
      <w:marRight w:val="0"/>
      <w:marTop w:val="0"/>
      <w:marBottom w:val="0"/>
      <w:divBdr>
        <w:top w:val="none" w:sz="0" w:space="0" w:color="auto"/>
        <w:left w:val="none" w:sz="0" w:space="0" w:color="auto"/>
        <w:bottom w:val="none" w:sz="0" w:space="0" w:color="auto"/>
        <w:right w:val="none" w:sz="0" w:space="0" w:color="auto"/>
      </w:divBdr>
    </w:div>
    <w:div w:id="770779073">
      <w:bodyDiv w:val="1"/>
      <w:marLeft w:val="0"/>
      <w:marRight w:val="0"/>
      <w:marTop w:val="0"/>
      <w:marBottom w:val="0"/>
      <w:divBdr>
        <w:top w:val="none" w:sz="0" w:space="0" w:color="auto"/>
        <w:left w:val="none" w:sz="0" w:space="0" w:color="auto"/>
        <w:bottom w:val="none" w:sz="0" w:space="0" w:color="auto"/>
        <w:right w:val="none" w:sz="0" w:space="0" w:color="auto"/>
      </w:divBdr>
      <w:divsChild>
        <w:div w:id="56176421">
          <w:marLeft w:val="480"/>
          <w:marRight w:val="0"/>
          <w:marTop w:val="0"/>
          <w:marBottom w:val="0"/>
          <w:divBdr>
            <w:top w:val="none" w:sz="0" w:space="0" w:color="auto"/>
            <w:left w:val="none" w:sz="0" w:space="0" w:color="auto"/>
            <w:bottom w:val="none" w:sz="0" w:space="0" w:color="auto"/>
            <w:right w:val="none" w:sz="0" w:space="0" w:color="auto"/>
          </w:divBdr>
        </w:div>
        <w:div w:id="78721981">
          <w:marLeft w:val="480"/>
          <w:marRight w:val="0"/>
          <w:marTop w:val="0"/>
          <w:marBottom w:val="0"/>
          <w:divBdr>
            <w:top w:val="none" w:sz="0" w:space="0" w:color="auto"/>
            <w:left w:val="none" w:sz="0" w:space="0" w:color="auto"/>
            <w:bottom w:val="none" w:sz="0" w:space="0" w:color="auto"/>
            <w:right w:val="none" w:sz="0" w:space="0" w:color="auto"/>
          </w:divBdr>
        </w:div>
        <w:div w:id="104279360">
          <w:marLeft w:val="480"/>
          <w:marRight w:val="0"/>
          <w:marTop w:val="0"/>
          <w:marBottom w:val="0"/>
          <w:divBdr>
            <w:top w:val="none" w:sz="0" w:space="0" w:color="auto"/>
            <w:left w:val="none" w:sz="0" w:space="0" w:color="auto"/>
            <w:bottom w:val="none" w:sz="0" w:space="0" w:color="auto"/>
            <w:right w:val="none" w:sz="0" w:space="0" w:color="auto"/>
          </w:divBdr>
        </w:div>
        <w:div w:id="147286805">
          <w:marLeft w:val="480"/>
          <w:marRight w:val="0"/>
          <w:marTop w:val="0"/>
          <w:marBottom w:val="0"/>
          <w:divBdr>
            <w:top w:val="none" w:sz="0" w:space="0" w:color="auto"/>
            <w:left w:val="none" w:sz="0" w:space="0" w:color="auto"/>
            <w:bottom w:val="none" w:sz="0" w:space="0" w:color="auto"/>
            <w:right w:val="none" w:sz="0" w:space="0" w:color="auto"/>
          </w:divBdr>
        </w:div>
        <w:div w:id="188882105">
          <w:marLeft w:val="480"/>
          <w:marRight w:val="0"/>
          <w:marTop w:val="0"/>
          <w:marBottom w:val="0"/>
          <w:divBdr>
            <w:top w:val="none" w:sz="0" w:space="0" w:color="auto"/>
            <w:left w:val="none" w:sz="0" w:space="0" w:color="auto"/>
            <w:bottom w:val="none" w:sz="0" w:space="0" w:color="auto"/>
            <w:right w:val="none" w:sz="0" w:space="0" w:color="auto"/>
          </w:divBdr>
        </w:div>
        <w:div w:id="208342221">
          <w:marLeft w:val="480"/>
          <w:marRight w:val="0"/>
          <w:marTop w:val="0"/>
          <w:marBottom w:val="0"/>
          <w:divBdr>
            <w:top w:val="none" w:sz="0" w:space="0" w:color="auto"/>
            <w:left w:val="none" w:sz="0" w:space="0" w:color="auto"/>
            <w:bottom w:val="none" w:sz="0" w:space="0" w:color="auto"/>
            <w:right w:val="none" w:sz="0" w:space="0" w:color="auto"/>
          </w:divBdr>
        </w:div>
        <w:div w:id="228348245">
          <w:marLeft w:val="480"/>
          <w:marRight w:val="0"/>
          <w:marTop w:val="0"/>
          <w:marBottom w:val="0"/>
          <w:divBdr>
            <w:top w:val="none" w:sz="0" w:space="0" w:color="auto"/>
            <w:left w:val="none" w:sz="0" w:space="0" w:color="auto"/>
            <w:bottom w:val="none" w:sz="0" w:space="0" w:color="auto"/>
            <w:right w:val="none" w:sz="0" w:space="0" w:color="auto"/>
          </w:divBdr>
        </w:div>
        <w:div w:id="232858737">
          <w:marLeft w:val="480"/>
          <w:marRight w:val="0"/>
          <w:marTop w:val="0"/>
          <w:marBottom w:val="0"/>
          <w:divBdr>
            <w:top w:val="none" w:sz="0" w:space="0" w:color="auto"/>
            <w:left w:val="none" w:sz="0" w:space="0" w:color="auto"/>
            <w:bottom w:val="none" w:sz="0" w:space="0" w:color="auto"/>
            <w:right w:val="none" w:sz="0" w:space="0" w:color="auto"/>
          </w:divBdr>
        </w:div>
        <w:div w:id="241067201">
          <w:marLeft w:val="480"/>
          <w:marRight w:val="0"/>
          <w:marTop w:val="0"/>
          <w:marBottom w:val="0"/>
          <w:divBdr>
            <w:top w:val="none" w:sz="0" w:space="0" w:color="auto"/>
            <w:left w:val="none" w:sz="0" w:space="0" w:color="auto"/>
            <w:bottom w:val="none" w:sz="0" w:space="0" w:color="auto"/>
            <w:right w:val="none" w:sz="0" w:space="0" w:color="auto"/>
          </w:divBdr>
        </w:div>
        <w:div w:id="252710171">
          <w:marLeft w:val="480"/>
          <w:marRight w:val="0"/>
          <w:marTop w:val="0"/>
          <w:marBottom w:val="0"/>
          <w:divBdr>
            <w:top w:val="none" w:sz="0" w:space="0" w:color="auto"/>
            <w:left w:val="none" w:sz="0" w:space="0" w:color="auto"/>
            <w:bottom w:val="none" w:sz="0" w:space="0" w:color="auto"/>
            <w:right w:val="none" w:sz="0" w:space="0" w:color="auto"/>
          </w:divBdr>
        </w:div>
        <w:div w:id="258609166">
          <w:marLeft w:val="480"/>
          <w:marRight w:val="0"/>
          <w:marTop w:val="0"/>
          <w:marBottom w:val="0"/>
          <w:divBdr>
            <w:top w:val="none" w:sz="0" w:space="0" w:color="auto"/>
            <w:left w:val="none" w:sz="0" w:space="0" w:color="auto"/>
            <w:bottom w:val="none" w:sz="0" w:space="0" w:color="auto"/>
            <w:right w:val="none" w:sz="0" w:space="0" w:color="auto"/>
          </w:divBdr>
        </w:div>
        <w:div w:id="309554980">
          <w:marLeft w:val="480"/>
          <w:marRight w:val="0"/>
          <w:marTop w:val="0"/>
          <w:marBottom w:val="0"/>
          <w:divBdr>
            <w:top w:val="none" w:sz="0" w:space="0" w:color="auto"/>
            <w:left w:val="none" w:sz="0" w:space="0" w:color="auto"/>
            <w:bottom w:val="none" w:sz="0" w:space="0" w:color="auto"/>
            <w:right w:val="none" w:sz="0" w:space="0" w:color="auto"/>
          </w:divBdr>
        </w:div>
        <w:div w:id="344331132">
          <w:marLeft w:val="480"/>
          <w:marRight w:val="0"/>
          <w:marTop w:val="0"/>
          <w:marBottom w:val="0"/>
          <w:divBdr>
            <w:top w:val="none" w:sz="0" w:space="0" w:color="auto"/>
            <w:left w:val="none" w:sz="0" w:space="0" w:color="auto"/>
            <w:bottom w:val="none" w:sz="0" w:space="0" w:color="auto"/>
            <w:right w:val="none" w:sz="0" w:space="0" w:color="auto"/>
          </w:divBdr>
        </w:div>
        <w:div w:id="348143035">
          <w:marLeft w:val="480"/>
          <w:marRight w:val="0"/>
          <w:marTop w:val="0"/>
          <w:marBottom w:val="0"/>
          <w:divBdr>
            <w:top w:val="none" w:sz="0" w:space="0" w:color="auto"/>
            <w:left w:val="none" w:sz="0" w:space="0" w:color="auto"/>
            <w:bottom w:val="none" w:sz="0" w:space="0" w:color="auto"/>
            <w:right w:val="none" w:sz="0" w:space="0" w:color="auto"/>
          </w:divBdr>
        </w:div>
        <w:div w:id="364066299">
          <w:marLeft w:val="480"/>
          <w:marRight w:val="0"/>
          <w:marTop w:val="0"/>
          <w:marBottom w:val="0"/>
          <w:divBdr>
            <w:top w:val="none" w:sz="0" w:space="0" w:color="auto"/>
            <w:left w:val="none" w:sz="0" w:space="0" w:color="auto"/>
            <w:bottom w:val="none" w:sz="0" w:space="0" w:color="auto"/>
            <w:right w:val="none" w:sz="0" w:space="0" w:color="auto"/>
          </w:divBdr>
        </w:div>
        <w:div w:id="376660112">
          <w:marLeft w:val="480"/>
          <w:marRight w:val="0"/>
          <w:marTop w:val="0"/>
          <w:marBottom w:val="0"/>
          <w:divBdr>
            <w:top w:val="none" w:sz="0" w:space="0" w:color="auto"/>
            <w:left w:val="none" w:sz="0" w:space="0" w:color="auto"/>
            <w:bottom w:val="none" w:sz="0" w:space="0" w:color="auto"/>
            <w:right w:val="none" w:sz="0" w:space="0" w:color="auto"/>
          </w:divBdr>
        </w:div>
        <w:div w:id="390202599">
          <w:marLeft w:val="480"/>
          <w:marRight w:val="0"/>
          <w:marTop w:val="0"/>
          <w:marBottom w:val="0"/>
          <w:divBdr>
            <w:top w:val="none" w:sz="0" w:space="0" w:color="auto"/>
            <w:left w:val="none" w:sz="0" w:space="0" w:color="auto"/>
            <w:bottom w:val="none" w:sz="0" w:space="0" w:color="auto"/>
            <w:right w:val="none" w:sz="0" w:space="0" w:color="auto"/>
          </w:divBdr>
        </w:div>
        <w:div w:id="394208336">
          <w:marLeft w:val="480"/>
          <w:marRight w:val="0"/>
          <w:marTop w:val="0"/>
          <w:marBottom w:val="0"/>
          <w:divBdr>
            <w:top w:val="none" w:sz="0" w:space="0" w:color="auto"/>
            <w:left w:val="none" w:sz="0" w:space="0" w:color="auto"/>
            <w:bottom w:val="none" w:sz="0" w:space="0" w:color="auto"/>
            <w:right w:val="none" w:sz="0" w:space="0" w:color="auto"/>
          </w:divBdr>
        </w:div>
        <w:div w:id="406538391">
          <w:marLeft w:val="480"/>
          <w:marRight w:val="0"/>
          <w:marTop w:val="0"/>
          <w:marBottom w:val="0"/>
          <w:divBdr>
            <w:top w:val="none" w:sz="0" w:space="0" w:color="auto"/>
            <w:left w:val="none" w:sz="0" w:space="0" w:color="auto"/>
            <w:bottom w:val="none" w:sz="0" w:space="0" w:color="auto"/>
            <w:right w:val="none" w:sz="0" w:space="0" w:color="auto"/>
          </w:divBdr>
        </w:div>
        <w:div w:id="452358993">
          <w:marLeft w:val="480"/>
          <w:marRight w:val="0"/>
          <w:marTop w:val="0"/>
          <w:marBottom w:val="0"/>
          <w:divBdr>
            <w:top w:val="none" w:sz="0" w:space="0" w:color="auto"/>
            <w:left w:val="none" w:sz="0" w:space="0" w:color="auto"/>
            <w:bottom w:val="none" w:sz="0" w:space="0" w:color="auto"/>
            <w:right w:val="none" w:sz="0" w:space="0" w:color="auto"/>
          </w:divBdr>
        </w:div>
        <w:div w:id="454451944">
          <w:marLeft w:val="480"/>
          <w:marRight w:val="0"/>
          <w:marTop w:val="0"/>
          <w:marBottom w:val="0"/>
          <w:divBdr>
            <w:top w:val="none" w:sz="0" w:space="0" w:color="auto"/>
            <w:left w:val="none" w:sz="0" w:space="0" w:color="auto"/>
            <w:bottom w:val="none" w:sz="0" w:space="0" w:color="auto"/>
            <w:right w:val="none" w:sz="0" w:space="0" w:color="auto"/>
          </w:divBdr>
        </w:div>
        <w:div w:id="486475440">
          <w:marLeft w:val="480"/>
          <w:marRight w:val="0"/>
          <w:marTop w:val="0"/>
          <w:marBottom w:val="0"/>
          <w:divBdr>
            <w:top w:val="none" w:sz="0" w:space="0" w:color="auto"/>
            <w:left w:val="none" w:sz="0" w:space="0" w:color="auto"/>
            <w:bottom w:val="none" w:sz="0" w:space="0" w:color="auto"/>
            <w:right w:val="none" w:sz="0" w:space="0" w:color="auto"/>
          </w:divBdr>
        </w:div>
        <w:div w:id="509757672">
          <w:marLeft w:val="480"/>
          <w:marRight w:val="0"/>
          <w:marTop w:val="0"/>
          <w:marBottom w:val="0"/>
          <w:divBdr>
            <w:top w:val="none" w:sz="0" w:space="0" w:color="auto"/>
            <w:left w:val="none" w:sz="0" w:space="0" w:color="auto"/>
            <w:bottom w:val="none" w:sz="0" w:space="0" w:color="auto"/>
            <w:right w:val="none" w:sz="0" w:space="0" w:color="auto"/>
          </w:divBdr>
        </w:div>
        <w:div w:id="516693216">
          <w:marLeft w:val="480"/>
          <w:marRight w:val="0"/>
          <w:marTop w:val="0"/>
          <w:marBottom w:val="0"/>
          <w:divBdr>
            <w:top w:val="none" w:sz="0" w:space="0" w:color="auto"/>
            <w:left w:val="none" w:sz="0" w:space="0" w:color="auto"/>
            <w:bottom w:val="none" w:sz="0" w:space="0" w:color="auto"/>
            <w:right w:val="none" w:sz="0" w:space="0" w:color="auto"/>
          </w:divBdr>
        </w:div>
        <w:div w:id="525291156">
          <w:marLeft w:val="480"/>
          <w:marRight w:val="0"/>
          <w:marTop w:val="0"/>
          <w:marBottom w:val="0"/>
          <w:divBdr>
            <w:top w:val="none" w:sz="0" w:space="0" w:color="auto"/>
            <w:left w:val="none" w:sz="0" w:space="0" w:color="auto"/>
            <w:bottom w:val="none" w:sz="0" w:space="0" w:color="auto"/>
            <w:right w:val="none" w:sz="0" w:space="0" w:color="auto"/>
          </w:divBdr>
        </w:div>
        <w:div w:id="565530173">
          <w:marLeft w:val="480"/>
          <w:marRight w:val="0"/>
          <w:marTop w:val="0"/>
          <w:marBottom w:val="0"/>
          <w:divBdr>
            <w:top w:val="none" w:sz="0" w:space="0" w:color="auto"/>
            <w:left w:val="none" w:sz="0" w:space="0" w:color="auto"/>
            <w:bottom w:val="none" w:sz="0" w:space="0" w:color="auto"/>
            <w:right w:val="none" w:sz="0" w:space="0" w:color="auto"/>
          </w:divBdr>
        </w:div>
        <w:div w:id="573468069">
          <w:marLeft w:val="480"/>
          <w:marRight w:val="0"/>
          <w:marTop w:val="0"/>
          <w:marBottom w:val="0"/>
          <w:divBdr>
            <w:top w:val="none" w:sz="0" w:space="0" w:color="auto"/>
            <w:left w:val="none" w:sz="0" w:space="0" w:color="auto"/>
            <w:bottom w:val="none" w:sz="0" w:space="0" w:color="auto"/>
            <w:right w:val="none" w:sz="0" w:space="0" w:color="auto"/>
          </w:divBdr>
        </w:div>
        <w:div w:id="577204426">
          <w:marLeft w:val="480"/>
          <w:marRight w:val="0"/>
          <w:marTop w:val="0"/>
          <w:marBottom w:val="0"/>
          <w:divBdr>
            <w:top w:val="none" w:sz="0" w:space="0" w:color="auto"/>
            <w:left w:val="none" w:sz="0" w:space="0" w:color="auto"/>
            <w:bottom w:val="none" w:sz="0" w:space="0" w:color="auto"/>
            <w:right w:val="none" w:sz="0" w:space="0" w:color="auto"/>
          </w:divBdr>
        </w:div>
        <w:div w:id="577981729">
          <w:marLeft w:val="480"/>
          <w:marRight w:val="0"/>
          <w:marTop w:val="0"/>
          <w:marBottom w:val="0"/>
          <w:divBdr>
            <w:top w:val="none" w:sz="0" w:space="0" w:color="auto"/>
            <w:left w:val="none" w:sz="0" w:space="0" w:color="auto"/>
            <w:bottom w:val="none" w:sz="0" w:space="0" w:color="auto"/>
            <w:right w:val="none" w:sz="0" w:space="0" w:color="auto"/>
          </w:divBdr>
        </w:div>
        <w:div w:id="680164064">
          <w:marLeft w:val="480"/>
          <w:marRight w:val="0"/>
          <w:marTop w:val="0"/>
          <w:marBottom w:val="0"/>
          <w:divBdr>
            <w:top w:val="none" w:sz="0" w:space="0" w:color="auto"/>
            <w:left w:val="none" w:sz="0" w:space="0" w:color="auto"/>
            <w:bottom w:val="none" w:sz="0" w:space="0" w:color="auto"/>
            <w:right w:val="none" w:sz="0" w:space="0" w:color="auto"/>
          </w:divBdr>
        </w:div>
        <w:div w:id="688801735">
          <w:marLeft w:val="480"/>
          <w:marRight w:val="0"/>
          <w:marTop w:val="0"/>
          <w:marBottom w:val="0"/>
          <w:divBdr>
            <w:top w:val="none" w:sz="0" w:space="0" w:color="auto"/>
            <w:left w:val="none" w:sz="0" w:space="0" w:color="auto"/>
            <w:bottom w:val="none" w:sz="0" w:space="0" w:color="auto"/>
            <w:right w:val="none" w:sz="0" w:space="0" w:color="auto"/>
          </w:divBdr>
        </w:div>
        <w:div w:id="690766729">
          <w:marLeft w:val="480"/>
          <w:marRight w:val="0"/>
          <w:marTop w:val="0"/>
          <w:marBottom w:val="0"/>
          <w:divBdr>
            <w:top w:val="none" w:sz="0" w:space="0" w:color="auto"/>
            <w:left w:val="none" w:sz="0" w:space="0" w:color="auto"/>
            <w:bottom w:val="none" w:sz="0" w:space="0" w:color="auto"/>
            <w:right w:val="none" w:sz="0" w:space="0" w:color="auto"/>
          </w:divBdr>
        </w:div>
        <w:div w:id="706301518">
          <w:marLeft w:val="480"/>
          <w:marRight w:val="0"/>
          <w:marTop w:val="0"/>
          <w:marBottom w:val="0"/>
          <w:divBdr>
            <w:top w:val="none" w:sz="0" w:space="0" w:color="auto"/>
            <w:left w:val="none" w:sz="0" w:space="0" w:color="auto"/>
            <w:bottom w:val="none" w:sz="0" w:space="0" w:color="auto"/>
            <w:right w:val="none" w:sz="0" w:space="0" w:color="auto"/>
          </w:divBdr>
        </w:div>
        <w:div w:id="733043943">
          <w:marLeft w:val="480"/>
          <w:marRight w:val="0"/>
          <w:marTop w:val="0"/>
          <w:marBottom w:val="0"/>
          <w:divBdr>
            <w:top w:val="none" w:sz="0" w:space="0" w:color="auto"/>
            <w:left w:val="none" w:sz="0" w:space="0" w:color="auto"/>
            <w:bottom w:val="none" w:sz="0" w:space="0" w:color="auto"/>
            <w:right w:val="none" w:sz="0" w:space="0" w:color="auto"/>
          </w:divBdr>
        </w:div>
        <w:div w:id="746804694">
          <w:marLeft w:val="480"/>
          <w:marRight w:val="0"/>
          <w:marTop w:val="0"/>
          <w:marBottom w:val="0"/>
          <w:divBdr>
            <w:top w:val="none" w:sz="0" w:space="0" w:color="auto"/>
            <w:left w:val="none" w:sz="0" w:space="0" w:color="auto"/>
            <w:bottom w:val="none" w:sz="0" w:space="0" w:color="auto"/>
            <w:right w:val="none" w:sz="0" w:space="0" w:color="auto"/>
          </w:divBdr>
        </w:div>
        <w:div w:id="758645209">
          <w:marLeft w:val="480"/>
          <w:marRight w:val="0"/>
          <w:marTop w:val="0"/>
          <w:marBottom w:val="0"/>
          <w:divBdr>
            <w:top w:val="none" w:sz="0" w:space="0" w:color="auto"/>
            <w:left w:val="none" w:sz="0" w:space="0" w:color="auto"/>
            <w:bottom w:val="none" w:sz="0" w:space="0" w:color="auto"/>
            <w:right w:val="none" w:sz="0" w:space="0" w:color="auto"/>
          </w:divBdr>
        </w:div>
        <w:div w:id="773019912">
          <w:marLeft w:val="480"/>
          <w:marRight w:val="0"/>
          <w:marTop w:val="0"/>
          <w:marBottom w:val="0"/>
          <w:divBdr>
            <w:top w:val="none" w:sz="0" w:space="0" w:color="auto"/>
            <w:left w:val="none" w:sz="0" w:space="0" w:color="auto"/>
            <w:bottom w:val="none" w:sz="0" w:space="0" w:color="auto"/>
            <w:right w:val="none" w:sz="0" w:space="0" w:color="auto"/>
          </w:divBdr>
        </w:div>
        <w:div w:id="804469129">
          <w:marLeft w:val="480"/>
          <w:marRight w:val="0"/>
          <w:marTop w:val="0"/>
          <w:marBottom w:val="0"/>
          <w:divBdr>
            <w:top w:val="none" w:sz="0" w:space="0" w:color="auto"/>
            <w:left w:val="none" w:sz="0" w:space="0" w:color="auto"/>
            <w:bottom w:val="none" w:sz="0" w:space="0" w:color="auto"/>
            <w:right w:val="none" w:sz="0" w:space="0" w:color="auto"/>
          </w:divBdr>
        </w:div>
        <w:div w:id="851913737">
          <w:marLeft w:val="480"/>
          <w:marRight w:val="0"/>
          <w:marTop w:val="0"/>
          <w:marBottom w:val="0"/>
          <w:divBdr>
            <w:top w:val="none" w:sz="0" w:space="0" w:color="auto"/>
            <w:left w:val="none" w:sz="0" w:space="0" w:color="auto"/>
            <w:bottom w:val="none" w:sz="0" w:space="0" w:color="auto"/>
            <w:right w:val="none" w:sz="0" w:space="0" w:color="auto"/>
          </w:divBdr>
        </w:div>
        <w:div w:id="860437306">
          <w:marLeft w:val="480"/>
          <w:marRight w:val="0"/>
          <w:marTop w:val="0"/>
          <w:marBottom w:val="0"/>
          <w:divBdr>
            <w:top w:val="none" w:sz="0" w:space="0" w:color="auto"/>
            <w:left w:val="none" w:sz="0" w:space="0" w:color="auto"/>
            <w:bottom w:val="none" w:sz="0" w:space="0" w:color="auto"/>
            <w:right w:val="none" w:sz="0" w:space="0" w:color="auto"/>
          </w:divBdr>
        </w:div>
        <w:div w:id="862522380">
          <w:marLeft w:val="480"/>
          <w:marRight w:val="0"/>
          <w:marTop w:val="0"/>
          <w:marBottom w:val="0"/>
          <w:divBdr>
            <w:top w:val="none" w:sz="0" w:space="0" w:color="auto"/>
            <w:left w:val="none" w:sz="0" w:space="0" w:color="auto"/>
            <w:bottom w:val="none" w:sz="0" w:space="0" w:color="auto"/>
            <w:right w:val="none" w:sz="0" w:space="0" w:color="auto"/>
          </w:divBdr>
        </w:div>
        <w:div w:id="865482066">
          <w:marLeft w:val="480"/>
          <w:marRight w:val="0"/>
          <w:marTop w:val="0"/>
          <w:marBottom w:val="0"/>
          <w:divBdr>
            <w:top w:val="none" w:sz="0" w:space="0" w:color="auto"/>
            <w:left w:val="none" w:sz="0" w:space="0" w:color="auto"/>
            <w:bottom w:val="none" w:sz="0" w:space="0" w:color="auto"/>
            <w:right w:val="none" w:sz="0" w:space="0" w:color="auto"/>
          </w:divBdr>
        </w:div>
        <w:div w:id="936711094">
          <w:marLeft w:val="480"/>
          <w:marRight w:val="0"/>
          <w:marTop w:val="0"/>
          <w:marBottom w:val="0"/>
          <w:divBdr>
            <w:top w:val="none" w:sz="0" w:space="0" w:color="auto"/>
            <w:left w:val="none" w:sz="0" w:space="0" w:color="auto"/>
            <w:bottom w:val="none" w:sz="0" w:space="0" w:color="auto"/>
            <w:right w:val="none" w:sz="0" w:space="0" w:color="auto"/>
          </w:divBdr>
        </w:div>
        <w:div w:id="990908008">
          <w:marLeft w:val="480"/>
          <w:marRight w:val="0"/>
          <w:marTop w:val="0"/>
          <w:marBottom w:val="0"/>
          <w:divBdr>
            <w:top w:val="none" w:sz="0" w:space="0" w:color="auto"/>
            <w:left w:val="none" w:sz="0" w:space="0" w:color="auto"/>
            <w:bottom w:val="none" w:sz="0" w:space="0" w:color="auto"/>
            <w:right w:val="none" w:sz="0" w:space="0" w:color="auto"/>
          </w:divBdr>
        </w:div>
        <w:div w:id="1003171177">
          <w:marLeft w:val="480"/>
          <w:marRight w:val="0"/>
          <w:marTop w:val="0"/>
          <w:marBottom w:val="0"/>
          <w:divBdr>
            <w:top w:val="none" w:sz="0" w:space="0" w:color="auto"/>
            <w:left w:val="none" w:sz="0" w:space="0" w:color="auto"/>
            <w:bottom w:val="none" w:sz="0" w:space="0" w:color="auto"/>
            <w:right w:val="none" w:sz="0" w:space="0" w:color="auto"/>
          </w:divBdr>
        </w:div>
        <w:div w:id="1003552955">
          <w:marLeft w:val="480"/>
          <w:marRight w:val="0"/>
          <w:marTop w:val="0"/>
          <w:marBottom w:val="0"/>
          <w:divBdr>
            <w:top w:val="none" w:sz="0" w:space="0" w:color="auto"/>
            <w:left w:val="none" w:sz="0" w:space="0" w:color="auto"/>
            <w:bottom w:val="none" w:sz="0" w:space="0" w:color="auto"/>
            <w:right w:val="none" w:sz="0" w:space="0" w:color="auto"/>
          </w:divBdr>
        </w:div>
      </w:divsChild>
    </w:div>
    <w:div w:id="770929318">
      <w:bodyDiv w:val="1"/>
      <w:marLeft w:val="0"/>
      <w:marRight w:val="0"/>
      <w:marTop w:val="0"/>
      <w:marBottom w:val="0"/>
      <w:divBdr>
        <w:top w:val="none" w:sz="0" w:space="0" w:color="auto"/>
        <w:left w:val="none" w:sz="0" w:space="0" w:color="auto"/>
        <w:bottom w:val="none" w:sz="0" w:space="0" w:color="auto"/>
        <w:right w:val="none" w:sz="0" w:space="0" w:color="auto"/>
      </w:divBdr>
    </w:div>
    <w:div w:id="770970997">
      <w:bodyDiv w:val="1"/>
      <w:marLeft w:val="0"/>
      <w:marRight w:val="0"/>
      <w:marTop w:val="0"/>
      <w:marBottom w:val="0"/>
      <w:divBdr>
        <w:top w:val="none" w:sz="0" w:space="0" w:color="auto"/>
        <w:left w:val="none" w:sz="0" w:space="0" w:color="auto"/>
        <w:bottom w:val="none" w:sz="0" w:space="0" w:color="auto"/>
        <w:right w:val="none" w:sz="0" w:space="0" w:color="auto"/>
      </w:divBdr>
    </w:div>
    <w:div w:id="771048094">
      <w:bodyDiv w:val="1"/>
      <w:marLeft w:val="0"/>
      <w:marRight w:val="0"/>
      <w:marTop w:val="0"/>
      <w:marBottom w:val="0"/>
      <w:divBdr>
        <w:top w:val="none" w:sz="0" w:space="0" w:color="auto"/>
        <w:left w:val="none" w:sz="0" w:space="0" w:color="auto"/>
        <w:bottom w:val="none" w:sz="0" w:space="0" w:color="auto"/>
        <w:right w:val="none" w:sz="0" w:space="0" w:color="auto"/>
      </w:divBdr>
    </w:div>
    <w:div w:id="771517198">
      <w:bodyDiv w:val="1"/>
      <w:marLeft w:val="0"/>
      <w:marRight w:val="0"/>
      <w:marTop w:val="0"/>
      <w:marBottom w:val="0"/>
      <w:divBdr>
        <w:top w:val="none" w:sz="0" w:space="0" w:color="auto"/>
        <w:left w:val="none" w:sz="0" w:space="0" w:color="auto"/>
        <w:bottom w:val="none" w:sz="0" w:space="0" w:color="auto"/>
        <w:right w:val="none" w:sz="0" w:space="0" w:color="auto"/>
      </w:divBdr>
    </w:div>
    <w:div w:id="771780294">
      <w:bodyDiv w:val="1"/>
      <w:marLeft w:val="0"/>
      <w:marRight w:val="0"/>
      <w:marTop w:val="0"/>
      <w:marBottom w:val="0"/>
      <w:divBdr>
        <w:top w:val="none" w:sz="0" w:space="0" w:color="auto"/>
        <w:left w:val="none" w:sz="0" w:space="0" w:color="auto"/>
        <w:bottom w:val="none" w:sz="0" w:space="0" w:color="auto"/>
        <w:right w:val="none" w:sz="0" w:space="0" w:color="auto"/>
      </w:divBdr>
    </w:div>
    <w:div w:id="772096798">
      <w:bodyDiv w:val="1"/>
      <w:marLeft w:val="0"/>
      <w:marRight w:val="0"/>
      <w:marTop w:val="0"/>
      <w:marBottom w:val="0"/>
      <w:divBdr>
        <w:top w:val="none" w:sz="0" w:space="0" w:color="auto"/>
        <w:left w:val="none" w:sz="0" w:space="0" w:color="auto"/>
        <w:bottom w:val="none" w:sz="0" w:space="0" w:color="auto"/>
        <w:right w:val="none" w:sz="0" w:space="0" w:color="auto"/>
      </w:divBdr>
    </w:div>
    <w:div w:id="772167348">
      <w:bodyDiv w:val="1"/>
      <w:marLeft w:val="0"/>
      <w:marRight w:val="0"/>
      <w:marTop w:val="0"/>
      <w:marBottom w:val="0"/>
      <w:divBdr>
        <w:top w:val="none" w:sz="0" w:space="0" w:color="auto"/>
        <w:left w:val="none" w:sz="0" w:space="0" w:color="auto"/>
        <w:bottom w:val="none" w:sz="0" w:space="0" w:color="auto"/>
        <w:right w:val="none" w:sz="0" w:space="0" w:color="auto"/>
      </w:divBdr>
    </w:div>
    <w:div w:id="772167819">
      <w:bodyDiv w:val="1"/>
      <w:marLeft w:val="0"/>
      <w:marRight w:val="0"/>
      <w:marTop w:val="0"/>
      <w:marBottom w:val="0"/>
      <w:divBdr>
        <w:top w:val="none" w:sz="0" w:space="0" w:color="auto"/>
        <w:left w:val="none" w:sz="0" w:space="0" w:color="auto"/>
        <w:bottom w:val="none" w:sz="0" w:space="0" w:color="auto"/>
        <w:right w:val="none" w:sz="0" w:space="0" w:color="auto"/>
      </w:divBdr>
      <w:divsChild>
        <w:div w:id="4939013">
          <w:marLeft w:val="480"/>
          <w:marRight w:val="0"/>
          <w:marTop w:val="0"/>
          <w:marBottom w:val="0"/>
          <w:divBdr>
            <w:top w:val="none" w:sz="0" w:space="0" w:color="auto"/>
            <w:left w:val="none" w:sz="0" w:space="0" w:color="auto"/>
            <w:bottom w:val="none" w:sz="0" w:space="0" w:color="auto"/>
            <w:right w:val="none" w:sz="0" w:space="0" w:color="auto"/>
          </w:divBdr>
        </w:div>
        <w:div w:id="17005204">
          <w:marLeft w:val="480"/>
          <w:marRight w:val="0"/>
          <w:marTop w:val="0"/>
          <w:marBottom w:val="0"/>
          <w:divBdr>
            <w:top w:val="none" w:sz="0" w:space="0" w:color="auto"/>
            <w:left w:val="none" w:sz="0" w:space="0" w:color="auto"/>
            <w:bottom w:val="none" w:sz="0" w:space="0" w:color="auto"/>
            <w:right w:val="none" w:sz="0" w:space="0" w:color="auto"/>
          </w:divBdr>
        </w:div>
        <w:div w:id="20516368">
          <w:marLeft w:val="480"/>
          <w:marRight w:val="0"/>
          <w:marTop w:val="0"/>
          <w:marBottom w:val="0"/>
          <w:divBdr>
            <w:top w:val="none" w:sz="0" w:space="0" w:color="auto"/>
            <w:left w:val="none" w:sz="0" w:space="0" w:color="auto"/>
            <w:bottom w:val="none" w:sz="0" w:space="0" w:color="auto"/>
            <w:right w:val="none" w:sz="0" w:space="0" w:color="auto"/>
          </w:divBdr>
        </w:div>
        <w:div w:id="41029389">
          <w:marLeft w:val="480"/>
          <w:marRight w:val="0"/>
          <w:marTop w:val="0"/>
          <w:marBottom w:val="0"/>
          <w:divBdr>
            <w:top w:val="none" w:sz="0" w:space="0" w:color="auto"/>
            <w:left w:val="none" w:sz="0" w:space="0" w:color="auto"/>
            <w:bottom w:val="none" w:sz="0" w:space="0" w:color="auto"/>
            <w:right w:val="none" w:sz="0" w:space="0" w:color="auto"/>
          </w:divBdr>
        </w:div>
        <w:div w:id="94787042">
          <w:marLeft w:val="480"/>
          <w:marRight w:val="0"/>
          <w:marTop w:val="0"/>
          <w:marBottom w:val="0"/>
          <w:divBdr>
            <w:top w:val="none" w:sz="0" w:space="0" w:color="auto"/>
            <w:left w:val="none" w:sz="0" w:space="0" w:color="auto"/>
            <w:bottom w:val="none" w:sz="0" w:space="0" w:color="auto"/>
            <w:right w:val="none" w:sz="0" w:space="0" w:color="auto"/>
          </w:divBdr>
        </w:div>
        <w:div w:id="140003579">
          <w:marLeft w:val="480"/>
          <w:marRight w:val="0"/>
          <w:marTop w:val="0"/>
          <w:marBottom w:val="0"/>
          <w:divBdr>
            <w:top w:val="none" w:sz="0" w:space="0" w:color="auto"/>
            <w:left w:val="none" w:sz="0" w:space="0" w:color="auto"/>
            <w:bottom w:val="none" w:sz="0" w:space="0" w:color="auto"/>
            <w:right w:val="none" w:sz="0" w:space="0" w:color="auto"/>
          </w:divBdr>
        </w:div>
        <w:div w:id="151141972">
          <w:marLeft w:val="480"/>
          <w:marRight w:val="0"/>
          <w:marTop w:val="0"/>
          <w:marBottom w:val="0"/>
          <w:divBdr>
            <w:top w:val="none" w:sz="0" w:space="0" w:color="auto"/>
            <w:left w:val="none" w:sz="0" w:space="0" w:color="auto"/>
            <w:bottom w:val="none" w:sz="0" w:space="0" w:color="auto"/>
            <w:right w:val="none" w:sz="0" w:space="0" w:color="auto"/>
          </w:divBdr>
        </w:div>
        <w:div w:id="160893491">
          <w:marLeft w:val="480"/>
          <w:marRight w:val="0"/>
          <w:marTop w:val="0"/>
          <w:marBottom w:val="0"/>
          <w:divBdr>
            <w:top w:val="none" w:sz="0" w:space="0" w:color="auto"/>
            <w:left w:val="none" w:sz="0" w:space="0" w:color="auto"/>
            <w:bottom w:val="none" w:sz="0" w:space="0" w:color="auto"/>
            <w:right w:val="none" w:sz="0" w:space="0" w:color="auto"/>
          </w:divBdr>
        </w:div>
        <w:div w:id="164056260">
          <w:marLeft w:val="480"/>
          <w:marRight w:val="0"/>
          <w:marTop w:val="0"/>
          <w:marBottom w:val="0"/>
          <w:divBdr>
            <w:top w:val="none" w:sz="0" w:space="0" w:color="auto"/>
            <w:left w:val="none" w:sz="0" w:space="0" w:color="auto"/>
            <w:bottom w:val="none" w:sz="0" w:space="0" w:color="auto"/>
            <w:right w:val="none" w:sz="0" w:space="0" w:color="auto"/>
          </w:divBdr>
        </w:div>
        <w:div w:id="184371990">
          <w:marLeft w:val="480"/>
          <w:marRight w:val="0"/>
          <w:marTop w:val="0"/>
          <w:marBottom w:val="0"/>
          <w:divBdr>
            <w:top w:val="none" w:sz="0" w:space="0" w:color="auto"/>
            <w:left w:val="none" w:sz="0" w:space="0" w:color="auto"/>
            <w:bottom w:val="none" w:sz="0" w:space="0" w:color="auto"/>
            <w:right w:val="none" w:sz="0" w:space="0" w:color="auto"/>
          </w:divBdr>
        </w:div>
        <w:div w:id="251817379">
          <w:marLeft w:val="480"/>
          <w:marRight w:val="0"/>
          <w:marTop w:val="0"/>
          <w:marBottom w:val="0"/>
          <w:divBdr>
            <w:top w:val="none" w:sz="0" w:space="0" w:color="auto"/>
            <w:left w:val="none" w:sz="0" w:space="0" w:color="auto"/>
            <w:bottom w:val="none" w:sz="0" w:space="0" w:color="auto"/>
            <w:right w:val="none" w:sz="0" w:space="0" w:color="auto"/>
          </w:divBdr>
        </w:div>
        <w:div w:id="256835771">
          <w:marLeft w:val="480"/>
          <w:marRight w:val="0"/>
          <w:marTop w:val="0"/>
          <w:marBottom w:val="0"/>
          <w:divBdr>
            <w:top w:val="none" w:sz="0" w:space="0" w:color="auto"/>
            <w:left w:val="none" w:sz="0" w:space="0" w:color="auto"/>
            <w:bottom w:val="none" w:sz="0" w:space="0" w:color="auto"/>
            <w:right w:val="none" w:sz="0" w:space="0" w:color="auto"/>
          </w:divBdr>
        </w:div>
        <w:div w:id="256989269">
          <w:marLeft w:val="480"/>
          <w:marRight w:val="0"/>
          <w:marTop w:val="0"/>
          <w:marBottom w:val="0"/>
          <w:divBdr>
            <w:top w:val="none" w:sz="0" w:space="0" w:color="auto"/>
            <w:left w:val="none" w:sz="0" w:space="0" w:color="auto"/>
            <w:bottom w:val="none" w:sz="0" w:space="0" w:color="auto"/>
            <w:right w:val="none" w:sz="0" w:space="0" w:color="auto"/>
          </w:divBdr>
        </w:div>
        <w:div w:id="277298999">
          <w:marLeft w:val="480"/>
          <w:marRight w:val="0"/>
          <w:marTop w:val="0"/>
          <w:marBottom w:val="0"/>
          <w:divBdr>
            <w:top w:val="none" w:sz="0" w:space="0" w:color="auto"/>
            <w:left w:val="none" w:sz="0" w:space="0" w:color="auto"/>
            <w:bottom w:val="none" w:sz="0" w:space="0" w:color="auto"/>
            <w:right w:val="none" w:sz="0" w:space="0" w:color="auto"/>
          </w:divBdr>
        </w:div>
        <w:div w:id="279847692">
          <w:marLeft w:val="480"/>
          <w:marRight w:val="0"/>
          <w:marTop w:val="0"/>
          <w:marBottom w:val="0"/>
          <w:divBdr>
            <w:top w:val="none" w:sz="0" w:space="0" w:color="auto"/>
            <w:left w:val="none" w:sz="0" w:space="0" w:color="auto"/>
            <w:bottom w:val="none" w:sz="0" w:space="0" w:color="auto"/>
            <w:right w:val="none" w:sz="0" w:space="0" w:color="auto"/>
          </w:divBdr>
        </w:div>
        <w:div w:id="308093556">
          <w:marLeft w:val="480"/>
          <w:marRight w:val="0"/>
          <w:marTop w:val="0"/>
          <w:marBottom w:val="0"/>
          <w:divBdr>
            <w:top w:val="none" w:sz="0" w:space="0" w:color="auto"/>
            <w:left w:val="none" w:sz="0" w:space="0" w:color="auto"/>
            <w:bottom w:val="none" w:sz="0" w:space="0" w:color="auto"/>
            <w:right w:val="none" w:sz="0" w:space="0" w:color="auto"/>
          </w:divBdr>
        </w:div>
        <w:div w:id="311057482">
          <w:marLeft w:val="480"/>
          <w:marRight w:val="0"/>
          <w:marTop w:val="0"/>
          <w:marBottom w:val="0"/>
          <w:divBdr>
            <w:top w:val="none" w:sz="0" w:space="0" w:color="auto"/>
            <w:left w:val="none" w:sz="0" w:space="0" w:color="auto"/>
            <w:bottom w:val="none" w:sz="0" w:space="0" w:color="auto"/>
            <w:right w:val="none" w:sz="0" w:space="0" w:color="auto"/>
          </w:divBdr>
        </w:div>
        <w:div w:id="369427693">
          <w:marLeft w:val="480"/>
          <w:marRight w:val="0"/>
          <w:marTop w:val="0"/>
          <w:marBottom w:val="0"/>
          <w:divBdr>
            <w:top w:val="none" w:sz="0" w:space="0" w:color="auto"/>
            <w:left w:val="none" w:sz="0" w:space="0" w:color="auto"/>
            <w:bottom w:val="none" w:sz="0" w:space="0" w:color="auto"/>
            <w:right w:val="none" w:sz="0" w:space="0" w:color="auto"/>
          </w:divBdr>
        </w:div>
        <w:div w:id="381096994">
          <w:marLeft w:val="480"/>
          <w:marRight w:val="0"/>
          <w:marTop w:val="0"/>
          <w:marBottom w:val="0"/>
          <w:divBdr>
            <w:top w:val="none" w:sz="0" w:space="0" w:color="auto"/>
            <w:left w:val="none" w:sz="0" w:space="0" w:color="auto"/>
            <w:bottom w:val="none" w:sz="0" w:space="0" w:color="auto"/>
            <w:right w:val="none" w:sz="0" w:space="0" w:color="auto"/>
          </w:divBdr>
        </w:div>
        <w:div w:id="452482305">
          <w:marLeft w:val="480"/>
          <w:marRight w:val="0"/>
          <w:marTop w:val="0"/>
          <w:marBottom w:val="0"/>
          <w:divBdr>
            <w:top w:val="none" w:sz="0" w:space="0" w:color="auto"/>
            <w:left w:val="none" w:sz="0" w:space="0" w:color="auto"/>
            <w:bottom w:val="none" w:sz="0" w:space="0" w:color="auto"/>
            <w:right w:val="none" w:sz="0" w:space="0" w:color="auto"/>
          </w:divBdr>
        </w:div>
        <w:div w:id="457576926">
          <w:marLeft w:val="480"/>
          <w:marRight w:val="0"/>
          <w:marTop w:val="0"/>
          <w:marBottom w:val="0"/>
          <w:divBdr>
            <w:top w:val="none" w:sz="0" w:space="0" w:color="auto"/>
            <w:left w:val="none" w:sz="0" w:space="0" w:color="auto"/>
            <w:bottom w:val="none" w:sz="0" w:space="0" w:color="auto"/>
            <w:right w:val="none" w:sz="0" w:space="0" w:color="auto"/>
          </w:divBdr>
        </w:div>
        <w:div w:id="484400608">
          <w:marLeft w:val="480"/>
          <w:marRight w:val="0"/>
          <w:marTop w:val="0"/>
          <w:marBottom w:val="0"/>
          <w:divBdr>
            <w:top w:val="none" w:sz="0" w:space="0" w:color="auto"/>
            <w:left w:val="none" w:sz="0" w:space="0" w:color="auto"/>
            <w:bottom w:val="none" w:sz="0" w:space="0" w:color="auto"/>
            <w:right w:val="none" w:sz="0" w:space="0" w:color="auto"/>
          </w:divBdr>
        </w:div>
        <w:div w:id="515965485">
          <w:marLeft w:val="480"/>
          <w:marRight w:val="0"/>
          <w:marTop w:val="0"/>
          <w:marBottom w:val="0"/>
          <w:divBdr>
            <w:top w:val="none" w:sz="0" w:space="0" w:color="auto"/>
            <w:left w:val="none" w:sz="0" w:space="0" w:color="auto"/>
            <w:bottom w:val="none" w:sz="0" w:space="0" w:color="auto"/>
            <w:right w:val="none" w:sz="0" w:space="0" w:color="auto"/>
          </w:divBdr>
        </w:div>
        <w:div w:id="542208251">
          <w:marLeft w:val="480"/>
          <w:marRight w:val="0"/>
          <w:marTop w:val="0"/>
          <w:marBottom w:val="0"/>
          <w:divBdr>
            <w:top w:val="none" w:sz="0" w:space="0" w:color="auto"/>
            <w:left w:val="none" w:sz="0" w:space="0" w:color="auto"/>
            <w:bottom w:val="none" w:sz="0" w:space="0" w:color="auto"/>
            <w:right w:val="none" w:sz="0" w:space="0" w:color="auto"/>
          </w:divBdr>
        </w:div>
        <w:div w:id="546721753">
          <w:marLeft w:val="480"/>
          <w:marRight w:val="0"/>
          <w:marTop w:val="0"/>
          <w:marBottom w:val="0"/>
          <w:divBdr>
            <w:top w:val="none" w:sz="0" w:space="0" w:color="auto"/>
            <w:left w:val="none" w:sz="0" w:space="0" w:color="auto"/>
            <w:bottom w:val="none" w:sz="0" w:space="0" w:color="auto"/>
            <w:right w:val="none" w:sz="0" w:space="0" w:color="auto"/>
          </w:divBdr>
        </w:div>
        <w:div w:id="553195392">
          <w:marLeft w:val="480"/>
          <w:marRight w:val="0"/>
          <w:marTop w:val="0"/>
          <w:marBottom w:val="0"/>
          <w:divBdr>
            <w:top w:val="none" w:sz="0" w:space="0" w:color="auto"/>
            <w:left w:val="none" w:sz="0" w:space="0" w:color="auto"/>
            <w:bottom w:val="none" w:sz="0" w:space="0" w:color="auto"/>
            <w:right w:val="none" w:sz="0" w:space="0" w:color="auto"/>
          </w:divBdr>
        </w:div>
        <w:div w:id="553933377">
          <w:marLeft w:val="480"/>
          <w:marRight w:val="0"/>
          <w:marTop w:val="0"/>
          <w:marBottom w:val="0"/>
          <w:divBdr>
            <w:top w:val="none" w:sz="0" w:space="0" w:color="auto"/>
            <w:left w:val="none" w:sz="0" w:space="0" w:color="auto"/>
            <w:bottom w:val="none" w:sz="0" w:space="0" w:color="auto"/>
            <w:right w:val="none" w:sz="0" w:space="0" w:color="auto"/>
          </w:divBdr>
        </w:div>
        <w:div w:id="563835784">
          <w:marLeft w:val="480"/>
          <w:marRight w:val="0"/>
          <w:marTop w:val="0"/>
          <w:marBottom w:val="0"/>
          <w:divBdr>
            <w:top w:val="none" w:sz="0" w:space="0" w:color="auto"/>
            <w:left w:val="none" w:sz="0" w:space="0" w:color="auto"/>
            <w:bottom w:val="none" w:sz="0" w:space="0" w:color="auto"/>
            <w:right w:val="none" w:sz="0" w:space="0" w:color="auto"/>
          </w:divBdr>
        </w:div>
        <w:div w:id="565915438">
          <w:marLeft w:val="480"/>
          <w:marRight w:val="0"/>
          <w:marTop w:val="0"/>
          <w:marBottom w:val="0"/>
          <w:divBdr>
            <w:top w:val="none" w:sz="0" w:space="0" w:color="auto"/>
            <w:left w:val="none" w:sz="0" w:space="0" w:color="auto"/>
            <w:bottom w:val="none" w:sz="0" w:space="0" w:color="auto"/>
            <w:right w:val="none" w:sz="0" w:space="0" w:color="auto"/>
          </w:divBdr>
        </w:div>
        <w:div w:id="599337735">
          <w:marLeft w:val="480"/>
          <w:marRight w:val="0"/>
          <w:marTop w:val="0"/>
          <w:marBottom w:val="0"/>
          <w:divBdr>
            <w:top w:val="none" w:sz="0" w:space="0" w:color="auto"/>
            <w:left w:val="none" w:sz="0" w:space="0" w:color="auto"/>
            <w:bottom w:val="none" w:sz="0" w:space="0" w:color="auto"/>
            <w:right w:val="none" w:sz="0" w:space="0" w:color="auto"/>
          </w:divBdr>
        </w:div>
        <w:div w:id="604731178">
          <w:marLeft w:val="480"/>
          <w:marRight w:val="0"/>
          <w:marTop w:val="0"/>
          <w:marBottom w:val="0"/>
          <w:divBdr>
            <w:top w:val="none" w:sz="0" w:space="0" w:color="auto"/>
            <w:left w:val="none" w:sz="0" w:space="0" w:color="auto"/>
            <w:bottom w:val="none" w:sz="0" w:space="0" w:color="auto"/>
            <w:right w:val="none" w:sz="0" w:space="0" w:color="auto"/>
          </w:divBdr>
        </w:div>
        <w:div w:id="616374168">
          <w:marLeft w:val="480"/>
          <w:marRight w:val="0"/>
          <w:marTop w:val="0"/>
          <w:marBottom w:val="0"/>
          <w:divBdr>
            <w:top w:val="none" w:sz="0" w:space="0" w:color="auto"/>
            <w:left w:val="none" w:sz="0" w:space="0" w:color="auto"/>
            <w:bottom w:val="none" w:sz="0" w:space="0" w:color="auto"/>
            <w:right w:val="none" w:sz="0" w:space="0" w:color="auto"/>
          </w:divBdr>
        </w:div>
        <w:div w:id="683216416">
          <w:marLeft w:val="480"/>
          <w:marRight w:val="0"/>
          <w:marTop w:val="0"/>
          <w:marBottom w:val="0"/>
          <w:divBdr>
            <w:top w:val="none" w:sz="0" w:space="0" w:color="auto"/>
            <w:left w:val="none" w:sz="0" w:space="0" w:color="auto"/>
            <w:bottom w:val="none" w:sz="0" w:space="0" w:color="auto"/>
            <w:right w:val="none" w:sz="0" w:space="0" w:color="auto"/>
          </w:divBdr>
        </w:div>
        <w:div w:id="693001483">
          <w:marLeft w:val="480"/>
          <w:marRight w:val="0"/>
          <w:marTop w:val="0"/>
          <w:marBottom w:val="0"/>
          <w:divBdr>
            <w:top w:val="none" w:sz="0" w:space="0" w:color="auto"/>
            <w:left w:val="none" w:sz="0" w:space="0" w:color="auto"/>
            <w:bottom w:val="none" w:sz="0" w:space="0" w:color="auto"/>
            <w:right w:val="none" w:sz="0" w:space="0" w:color="auto"/>
          </w:divBdr>
        </w:div>
        <w:div w:id="697242896">
          <w:marLeft w:val="480"/>
          <w:marRight w:val="0"/>
          <w:marTop w:val="0"/>
          <w:marBottom w:val="0"/>
          <w:divBdr>
            <w:top w:val="none" w:sz="0" w:space="0" w:color="auto"/>
            <w:left w:val="none" w:sz="0" w:space="0" w:color="auto"/>
            <w:bottom w:val="none" w:sz="0" w:space="0" w:color="auto"/>
            <w:right w:val="none" w:sz="0" w:space="0" w:color="auto"/>
          </w:divBdr>
        </w:div>
        <w:div w:id="713576753">
          <w:marLeft w:val="480"/>
          <w:marRight w:val="0"/>
          <w:marTop w:val="0"/>
          <w:marBottom w:val="0"/>
          <w:divBdr>
            <w:top w:val="none" w:sz="0" w:space="0" w:color="auto"/>
            <w:left w:val="none" w:sz="0" w:space="0" w:color="auto"/>
            <w:bottom w:val="none" w:sz="0" w:space="0" w:color="auto"/>
            <w:right w:val="none" w:sz="0" w:space="0" w:color="auto"/>
          </w:divBdr>
        </w:div>
        <w:div w:id="716050618">
          <w:marLeft w:val="480"/>
          <w:marRight w:val="0"/>
          <w:marTop w:val="0"/>
          <w:marBottom w:val="0"/>
          <w:divBdr>
            <w:top w:val="none" w:sz="0" w:space="0" w:color="auto"/>
            <w:left w:val="none" w:sz="0" w:space="0" w:color="auto"/>
            <w:bottom w:val="none" w:sz="0" w:space="0" w:color="auto"/>
            <w:right w:val="none" w:sz="0" w:space="0" w:color="auto"/>
          </w:divBdr>
        </w:div>
        <w:div w:id="727847120">
          <w:marLeft w:val="480"/>
          <w:marRight w:val="0"/>
          <w:marTop w:val="0"/>
          <w:marBottom w:val="0"/>
          <w:divBdr>
            <w:top w:val="none" w:sz="0" w:space="0" w:color="auto"/>
            <w:left w:val="none" w:sz="0" w:space="0" w:color="auto"/>
            <w:bottom w:val="none" w:sz="0" w:space="0" w:color="auto"/>
            <w:right w:val="none" w:sz="0" w:space="0" w:color="auto"/>
          </w:divBdr>
        </w:div>
        <w:div w:id="752893067">
          <w:marLeft w:val="480"/>
          <w:marRight w:val="0"/>
          <w:marTop w:val="0"/>
          <w:marBottom w:val="0"/>
          <w:divBdr>
            <w:top w:val="none" w:sz="0" w:space="0" w:color="auto"/>
            <w:left w:val="none" w:sz="0" w:space="0" w:color="auto"/>
            <w:bottom w:val="none" w:sz="0" w:space="0" w:color="auto"/>
            <w:right w:val="none" w:sz="0" w:space="0" w:color="auto"/>
          </w:divBdr>
        </w:div>
        <w:div w:id="755783321">
          <w:marLeft w:val="480"/>
          <w:marRight w:val="0"/>
          <w:marTop w:val="0"/>
          <w:marBottom w:val="0"/>
          <w:divBdr>
            <w:top w:val="none" w:sz="0" w:space="0" w:color="auto"/>
            <w:left w:val="none" w:sz="0" w:space="0" w:color="auto"/>
            <w:bottom w:val="none" w:sz="0" w:space="0" w:color="auto"/>
            <w:right w:val="none" w:sz="0" w:space="0" w:color="auto"/>
          </w:divBdr>
        </w:div>
        <w:div w:id="768620761">
          <w:marLeft w:val="480"/>
          <w:marRight w:val="0"/>
          <w:marTop w:val="0"/>
          <w:marBottom w:val="0"/>
          <w:divBdr>
            <w:top w:val="none" w:sz="0" w:space="0" w:color="auto"/>
            <w:left w:val="none" w:sz="0" w:space="0" w:color="auto"/>
            <w:bottom w:val="none" w:sz="0" w:space="0" w:color="auto"/>
            <w:right w:val="none" w:sz="0" w:space="0" w:color="auto"/>
          </w:divBdr>
        </w:div>
        <w:div w:id="777414781">
          <w:marLeft w:val="480"/>
          <w:marRight w:val="0"/>
          <w:marTop w:val="0"/>
          <w:marBottom w:val="0"/>
          <w:divBdr>
            <w:top w:val="none" w:sz="0" w:space="0" w:color="auto"/>
            <w:left w:val="none" w:sz="0" w:space="0" w:color="auto"/>
            <w:bottom w:val="none" w:sz="0" w:space="0" w:color="auto"/>
            <w:right w:val="none" w:sz="0" w:space="0" w:color="auto"/>
          </w:divBdr>
        </w:div>
        <w:div w:id="786123833">
          <w:marLeft w:val="480"/>
          <w:marRight w:val="0"/>
          <w:marTop w:val="0"/>
          <w:marBottom w:val="0"/>
          <w:divBdr>
            <w:top w:val="none" w:sz="0" w:space="0" w:color="auto"/>
            <w:left w:val="none" w:sz="0" w:space="0" w:color="auto"/>
            <w:bottom w:val="none" w:sz="0" w:space="0" w:color="auto"/>
            <w:right w:val="none" w:sz="0" w:space="0" w:color="auto"/>
          </w:divBdr>
        </w:div>
        <w:div w:id="786700897">
          <w:marLeft w:val="480"/>
          <w:marRight w:val="0"/>
          <w:marTop w:val="0"/>
          <w:marBottom w:val="0"/>
          <w:divBdr>
            <w:top w:val="none" w:sz="0" w:space="0" w:color="auto"/>
            <w:left w:val="none" w:sz="0" w:space="0" w:color="auto"/>
            <w:bottom w:val="none" w:sz="0" w:space="0" w:color="auto"/>
            <w:right w:val="none" w:sz="0" w:space="0" w:color="auto"/>
          </w:divBdr>
        </w:div>
        <w:div w:id="805127252">
          <w:marLeft w:val="480"/>
          <w:marRight w:val="0"/>
          <w:marTop w:val="0"/>
          <w:marBottom w:val="0"/>
          <w:divBdr>
            <w:top w:val="none" w:sz="0" w:space="0" w:color="auto"/>
            <w:left w:val="none" w:sz="0" w:space="0" w:color="auto"/>
            <w:bottom w:val="none" w:sz="0" w:space="0" w:color="auto"/>
            <w:right w:val="none" w:sz="0" w:space="0" w:color="auto"/>
          </w:divBdr>
        </w:div>
        <w:div w:id="815340631">
          <w:marLeft w:val="480"/>
          <w:marRight w:val="0"/>
          <w:marTop w:val="0"/>
          <w:marBottom w:val="0"/>
          <w:divBdr>
            <w:top w:val="none" w:sz="0" w:space="0" w:color="auto"/>
            <w:left w:val="none" w:sz="0" w:space="0" w:color="auto"/>
            <w:bottom w:val="none" w:sz="0" w:space="0" w:color="auto"/>
            <w:right w:val="none" w:sz="0" w:space="0" w:color="auto"/>
          </w:divBdr>
        </w:div>
        <w:div w:id="817458247">
          <w:marLeft w:val="480"/>
          <w:marRight w:val="0"/>
          <w:marTop w:val="0"/>
          <w:marBottom w:val="0"/>
          <w:divBdr>
            <w:top w:val="none" w:sz="0" w:space="0" w:color="auto"/>
            <w:left w:val="none" w:sz="0" w:space="0" w:color="auto"/>
            <w:bottom w:val="none" w:sz="0" w:space="0" w:color="auto"/>
            <w:right w:val="none" w:sz="0" w:space="0" w:color="auto"/>
          </w:divBdr>
        </w:div>
        <w:div w:id="822894536">
          <w:marLeft w:val="480"/>
          <w:marRight w:val="0"/>
          <w:marTop w:val="0"/>
          <w:marBottom w:val="0"/>
          <w:divBdr>
            <w:top w:val="none" w:sz="0" w:space="0" w:color="auto"/>
            <w:left w:val="none" w:sz="0" w:space="0" w:color="auto"/>
            <w:bottom w:val="none" w:sz="0" w:space="0" w:color="auto"/>
            <w:right w:val="none" w:sz="0" w:space="0" w:color="auto"/>
          </w:divBdr>
        </w:div>
        <w:div w:id="828206078">
          <w:marLeft w:val="480"/>
          <w:marRight w:val="0"/>
          <w:marTop w:val="0"/>
          <w:marBottom w:val="0"/>
          <w:divBdr>
            <w:top w:val="none" w:sz="0" w:space="0" w:color="auto"/>
            <w:left w:val="none" w:sz="0" w:space="0" w:color="auto"/>
            <w:bottom w:val="none" w:sz="0" w:space="0" w:color="auto"/>
            <w:right w:val="none" w:sz="0" w:space="0" w:color="auto"/>
          </w:divBdr>
        </w:div>
        <w:div w:id="875895564">
          <w:marLeft w:val="480"/>
          <w:marRight w:val="0"/>
          <w:marTop w:val="0"/>
          <w:marBottom w:val="0"/>
          <w:divBdr>
            <w:top w:val="none" w:sz="0" w:space="0" w:color="auto"/>
            <w:left w:val="none" w:sz="0" w:space="0" w:color="auto"/>
            <w:bottom w:val="none" w:sz="0" w:space="0" w:color="auto"/>
            <w:right w:val="none" w:sz="0" w:space="0" w:color="auto"/>
          </w:divBdr>
        </w:div>
        <w:div w:id="903181850">
          <w:marLeft w:val="480"/>
          <w:marRight w:val="0"/>
          <w:marTop w:val="0"/>
          <w:marBottom w:val="0"/>
          <w:divBdr>
            <w:top w:val="none" w:sz="0" w:space="0" w:color="auto"/>
            <w:left w:val="none" w:sz="0" w:space="0" w:color="auto"/>
            <w:bottom w:val="none" w:sz="0" w:space="0" w:color="auto"/>
            <w:right w:val="none" w:sz="0" w:space="0" w:color="auto"/>
          </w:divBdr>
        </w:div>
        <w:div w:id="926579901">
          <w:marLeft w:val="480"/>
          <w:marRight w:val="0"/>
          <w:marTop w:val="0"/>
          <w:marBottom w:val="0"/>
          <w:divBdr>
            <w:top w:val="none" w:sz="0" w:space="0" w:color="auto"/>
            <w:left w:val="none" w:sz="0" w:space="0" w:color="auto"/>
            <w:bottom w:val="none" w:sz="0" w:space="0" w:color="auto"/>
            <w:right w:val="none" w:sz="0" w:space="0" w:color="auto"/>
          </w:divBdr>
        </w:div>
        <w:div w:id="929241960">
          <w:marLeft w:val="480"/>
          <w:marRight w:val="0"/>
          <w:marTop w:val="0"/>
          <w:marBottom w:val="0"/>
          <w:divBdr>
            <w:top w:val="none" w:sz="0" w:space="0" w:color="auto"/>
            <w:left w:val="none" w:sz="0" w:space="0" w:color="auto"/>
            <w:bottom w:val="none" w:sz="0" w:space="0" w:color="auto"/>
            <w:right w:val="none" w:sz="0" w:space="0" w:color="auto"/>
          </w:divBdr>
        </w:div>
        <w:div w:id="959531650">
          <w:marLeft w:val="480"/>
          <w:marRight w:val="0"/>
          <w:marTop w:val="0"/>
          <w:marBottom w:val="0"/>
          <w:divBdr>
            <w:top w:val="none" w:sz="0" w:space="0" w:color="auto"/>
            <w:left w:val="none" w:sz="0" w:space="0" w:color="auto"/>
            <w:bottom w:val="none" w:sz="0" w:space="0" w:color="auto"/>
            <w:right w:val="none" w:sz="0" w:space="0" w:color="auto"/>
          </w:divBdr>
        </w:div>
        <w:div w:id="960842311">
          <w:marLeft w:val="480"/>
          <w:marRight w:val="0"/>
          <w:marTop w:val="0"/>
          <w:marBottom w:val="0"/>
          <w:divBdr>
            <w:top w:val="none" w:sz="0" w:space="0" w:color="auto"/>
            <w:left w:val="none" w:sz="0" w:space="0" w:color="auto"/>
            <w:bottom w:val="none" w:sz="0" w:space="0" w:color="auto"/>
            <w:right w:val="none" w:sz="0" w:space="0" w:color="auto"/>
          </w:divBdr>
        </w:div>
        <w:div w:id="979454135">
          <w:marLeft w:val="480"/>
          <w:marRight w:val="0"/>
          <w:marTop w:val="0"/>
          <w:marBottom w:val="0"/>
          <w:divBdr>
            <w:top w:val="none" w:sz="0" w:space="0" w:color="auto"/>
            <w:left w:val="none" w:sz="0" w:space="0" w:color="auto"/>
            <w:bottom w:val="none" w:sz="0" w:space="0" w:color="auto"/>
            <w:right w:val="none" w:sz="0" w:space="0" w:color="auto"/>
          </w:divBdr>
        </w:div>
        <w:div w:id="984353293">
          <w:marLeft w:val="480"/>
          <w:marRight w:val="0"/>
          <w:marTop w:val="0"/>
          <w:marBottom w:val="0"/>
          <w:divBdr>
            <w:top w:val="none" w:sz="0" w:space="0" w:color="auto"/>
            <w:left w:val="none" w:sz="0" w:space="0" w:color="auto"/>
            <w:bottom w:val="none" w:sz="0" w:space="0" w:color="auto"/>
            <w:right w:val="none" w:sz="0" w:space="0" w:color="auto"/>
          </w:divBdr>
        </w:div>
        <w:div w:id="987133441">
          <w:marLeft w:val="480"/>
          <w:marRight w:val="0"/>
          <w:marTop w:val="0"/>
          <w:marBottom w:val="0"/>
          <w:divBdr>
            <w:top w:val="none" w:sz="0" w:space="0" w:color="auto"/>
            <w:left w:val="none" w:sz="0" w:space="0" w:color="auto"/>
            <w:bottom w:val="none" w:sz="0" w:space="0" w:color="auto"/>
            <w:right w:val="none" w:sz="0" w:space="0" w:color="auto"/>
          </w:divBdr>
        </w:div>
        <w:div w:id="987515081">
          <w:marLeft w:val="480"/>
          <w:marRight w:val="0"/>
          <w:marTop w:val="0"/>
          <w:marBottom w:val="0"/>
          <w:divBdr>
            <w:top w:val="none" w:sz="0" w:space="0" w:color="auto"/>
            <w:left w:val="none" w:sz="0" w:space="0" w:color="auto"/>
            <w:bottom w:val="none" w:sz="0" w:space="0" w:color="auto"/>
            <w:right w:val="none" w:sz="0" w:space="0" w:color="auto"/>
          </w:divBdr>
        </w:div>
        <w:div w:id="989945385">
          <w:marLeft w:val="480"/>
          <w:marRight w:val="0"/>
          <w:marTop w:val="0"/>
          <w:marBottom w:val="0"/>
          <w:divBdr>
            <w:top w:val="none" w:sz="0" w:space="0" w:color="auto"/>
            <w:left w:val="none" w:sz="0" w:space="0" w:color="auto"/>
            <w:bottom w:val="none" w:sz="0" w:space="0" w:color="auto"/>
            <w:right w:val="none" w:sz="0" w:space="0" w:color="auto"/>
          </w:divBdr>
        </w:div>
      </w:divsChild>
    </w:div>
    <w:div w:id="772359013">
      <w:bodyDiv w:val="1"/>
      <w:marLeft w:val="0"/>
      <w:marRight w:val="0"/>
      <w:marTop w:val="0"/>
      <w:marBottom w:val="0"/>
      <w:divBdr>
        <w:top w:val="none" w:sz="0" w:space="0" w:color="auto"/>
        <w:left w:val="none" w:sz="0" w:space="0" w:color="auto"/>
        <w:bottom w:val="none" w:sz="0" w:space="0" w:color="auto"/>
        <w:right w:val="none" w:sz="0" w:space="0" w:color="auto"/>
      </w:divBdr>
    </w:div>
    <w:div w:id="772825867">
      <w:bodyDiv w:val="1"/>
      <w:marLeft w:val="0"/>
      <w:marRight w:val="0"/>
      <w:marTop w:val="0"/>
      <w:marBottom w:val="0"/>
      <w:divBdr>
        <w:top w:val="none" w:sz="0" w:space="0" w:color="auto"/>
        <w:left w:val="none" w:sz="0" w:space="0" w:color="auto"/>
        <w:bottom w:val="none" w:sz="0" w:space="0" w:color="auto"/>
        <w:right w:val="none" w:sz="0" w:space="0" w:color="auto"/>
      </w:divBdr>
    </w:div>
    <w:div w:id="772826412">
      <w:bodyDiv w:val="1"/>
      <w:marLeft w:val="0"/>
      <w:marRight w:val="0"/>
      <w:marTop w:val="0"/>
      <w:marBottom w:val="0"/>
      <w:divBdr>
        <w:top w:val="none" w:sz="0" w:space="0" w:color="auto"/>
        <w:left w:val="none" w:sz="0" w:space="0" w:color="auto"/>
        <w:bottom w:val="none" w:sz="0" w:space="0" w:color="auto"/>
        <w:right w:val="none" w:sz="0" w:space="0" w:color="auto"/>
      </w:divBdr>
    </w:div>
    <w:div w:id="773020581">
      <w:bodyDiv w:val="1"/>
      <w:marLeft w:val="0"/>
      <w:marRight w:val="0"/>
      <w:marTop w:val="0"/>
      <w:marBottom w:val="0"/>
      <w:divBdr>
        <w:top w:val="none" w:sz="0" w:space="0" w:color="auto"/>
        <w:left w:val="none" w:sz="0" w:space="0" w:color="auto"/>
        <w:bottom w:val="none" w:sz="0" w:space="0" w:color="auto"/>
        <w:right w:val="none" w:sz="0" w:space="0" w:color="auto"/>
      </w:divBdr>
    </w:div>
    <w:div w:id="773282137">
      <w:bodyDiv w:val="1"/>
      <w:marLeft w:val="0"/>
      <w:marRight w:val="0"/>
      <w:marTop w:val="0"/>
      <w:marBottom w:val="0"/>
      <w:divBdr>
        <w:top w:val="none" w:sz="0" w:space="0" w:color="auto"/>
        <w:left w:val="none" w:sz="0" w:space="0" w:color="auto"/>
        <w:bottom w:val="none" w:sz="0" w:space="0" w:color="auto"/>
        <w:right w:val="none" w:sz="0" w:space="0" w:color="auto"/>
      </w:divBdr>
    </w:div>
    <w:div w:id="773289172">
      <w:bodyDiv w:val="1"/>
      <w:marLeft w:val="0"/>
      <w:marRight w:val="0"/>
      <w:marTop w:val="0"/>
      <w:marBottom w:val="0"/>
      <w:divBdr>
        <w:top w:val="none" w:sz="0" w:space="0" w:color="auto"/>
        <w:left w:val="none" w:sz="0" w:space="0" w:color="auto"/>
        <w:bottom w:val="none" w:sz="0" w:space="0" w:color="auto"/>
        <w:right w:val="none" w:sz="0" w:space="0" w:color="auto"/>
      </w:divBdr>
    </w:div>
    <w:div w:id="773399487">
      <w:bodyDiv w:val="1"/>
      <w:marLeft w:val="0"/>
      <w:marRight w:val="0"/>
      <w:marTop w:val="0"/>
      <w:marBottom w:val="0"/>
      <w:divBdr>
        <w:top w:val="none" w:sz="0" w:space="0" w:color="auto"/>
        <w:left w:val="none" w:sz="0" w:space="0" w:color="auto"/>
        <w:bottom w:val="none" w:sz="0" w:space="0" w:color="auto"/>
        <w:right w:val="none" w:sz="0" w:space="0" w:color="auto"/>
      </w:divBdr>
    </w:div>
    <w:div w:id="773865202">
      <w:bodyDiv w:val="1"/>
      <w:marLeft w:val="0"/>
      <w:marRight w:val="0"/>
      <w:marTop w:val="0"/>
      <w:marBottom w:val="0"/>
      <w:divBdr>
        <w:top w:val="none" w:sz="0" w:space="0" w:color="auto"/>
        <w:left w:val="none" w:sz="0" w:space="0" w:color="auto"/>
        <w:bottom w:val="none" w:sz="0" w:space="0" w:color="auto"/>
        <w:right w:val="none" w:sz="0" w:space="0" w:color="auto"/>
      </w:divBdr>
    </w:div>
    <w:div w:id="773865454">
      <w:bodyDiv w:val="1"/>
      <w:marLeft w:val="0"/>
      <w:marRight w:val="0"/>
      <w:marTop w:val="0"/>
      <w:marBottom w:val="0"/>
      <w:divBdr>
        <w:top w:val="none" w:sz="0" w:space="0" w:color="auto"/>
        <w:left w:val="none" w:sz="0" w:space="0" w:color="auto"/>
        <w:bottom w:val="none" w:sz="0" w:space="0" w:color="auto"/>
        <w:right w:val="none" w:sz="0" w:space="0" w:color="auto"/>
      </w:divBdr>
      <w:divsChild>
        <w:div w:id="48110800">
          <w:marLeft w:val="480"/>
          <w:marRight w:val="0"/>
          <w:marTop w:val="0"/>
          <w:marBottom w:val="0"/>
          <w:divBdr>
            <w:top w:val="none" w:sz="0" w:space="0" w:color="auto"/>
            <w:left w:val="none" w:sz="0" w:space="0" w:color="auto"/>
            <w:bottom w:val="none" w:sz="0" w:space="0" w:color="auto"/>
            <w:right w:val="none" w:sz="0" w:space="0" w:color="auto"/>
          </w:divBdr>
        </w:div>
        <w:div w:id="87700307">
          <w:marLeft w:val="480"/>
          <w:marRight w:val="0"/>
          <w:marTop w:val="0"/>
          <w:marBottom w:val="0"/>
          <w:divBdr>
            <w:top w:val="none" w:sz="0" w:space="0" w:color="auto"/>
            <w:left w:val="none" w:sz="0" w:space="0" w:color="auto"/>
            <w:bottom w:val="none" w:sz="0" w:space="0" w:color="auto"/>
            <w:right w:val="none" w:sz="0" w:space="0" w:color="auto"/>
          </w:divBdr>
        </w:div>
        <w:div w:id="134035024">
          <w:marLeft w:val="480"/>
          <w:marRight w:val="0"/>
          <w:marTop w:val="0"/>
          <w:marBottom w:val="0"/>
          <w:divBdr>
            <w:top w:val="none" w:sz="0" w:space="0" w:color="auto"/>
            <w:left w:val="none" w:sz="0" w:space="0" w:color="auto"/>
            <w:bottom w:val="none" w:sz="0" w:space="0" w:color="auto"/>
            <w:right w:val="none" w:sz="0" w:space="0" w:color="auto"/>
          </w:divBdr>
        </w:div>
        <w:div w:id="150369941">
          <w:marLeft w:val="480"/>
          <w:marRight w:val="0"/>
          <w:marTop w:val="0"/>
          <w:marBottom w:val="0"/>
          <w:divBdr>
            <w:top w:val="none" w:sz="0" w:space="0" w:color="auto"/>
            <w:left w:val="none" w:sz="0" w:space="0" w:color="auto"/>
            <w:bottom w:val="none" w:sz="0" w:space="0" w:color="auto"/>
            <w:right w:val="none" w:sz="0" w:space="0" w:color="auto"/>
          </w:divBdr>
        </w:div>
        <w:div w:id="159858544">
          <w:marLeft w:val="480"/>
          <w:marRight w:val="0"/>
          <w:marTop w:val="0"/>
          <w:marBottom w:val="0"/>
          <w:divBdr>
            <w:top w:val="none" w:sz="0" w:space="0" w:color="auto"/>
            <w:left w:val="none" w:sz="0" w:space="0" w:color="auto"/>
            <w:bottom w:val="none" w:sz="0" w:space="0" w:color="auto"/>
            <w:right w:val="none" w:sz="0" w:space="0" w:color="auto"/>
          </w:divBdr>
        </w:div>
        <w:div w:id="172182627">
          <w:marLeft w:val="480"/>
          <w:marRight w:val="0"/>
          <w:marTop w:val="0"/>
          <w:marBottom w:val="0"/>
          <w:divBdr>
            <w:top w:val="none" w:sz="0" w:space="0" w:color="auto"/>
            <w:left w:val="none" w:sz="0" w:space="0" w:color="auto"/>
            <w:bottom w:val="none" w:sz="0" w:space="0" w:color="auto"/>
            <w:right w:val="none" w:sz="0" w:space="0" w:color="auto"/>
          </w:divBdr>
        </w:div>
        <w:div w:id="216598749">
          <w:marLeft w:val="480"/>
          <w:marRight w:val="0"/>
          <w:marTop w:val="0"/>
          <w:marBottom w:val="0"/>
          <w:divBdr>
            <w:top w:val="none" w:sz="0" w:space="0" w:color="auto"/>
            <w:left w:val="none" w:sz="0" w:space="0" w:color="auto"/>
            <w:bottom w:val="none" w:sz="0" w:space="0" w:color="auto"/>
            <w:right w:val="none" w:sz="0" w:space="0" w:color="auto"/>
          </w:divBdr>
        </w:div>
        <w:div w:id="242109885">
          <w:marLeft w:val="480"/>
          <w:marRight w:val="0"/>
          <w:marTop w:val="0"/>
          <w:marBottom w:val="0"/>
          <w:divBdr>
            <w:top w:val="none" w:sz="0" w:space="0" w:color="auto"/>
            <w:left w:val="none" w:sz="0" w:space="0" w:color="auto"/>
            <w:bottom w:val="none" w:sz="0" w:space="0" w:color="auto"/>
            <w:right w:val="none" w:sz="0" w:space="0" w:color="auto"/>
          </w:divBdr>
        </w:div>
        <w:div w:id="280916372">
          <w:marLeft w:val="480"/>
          <w:marRight w:val="0"/>
          <w:marTop w:val="0"/>
          <w:marBottom w:val="0"/>
          <w:divBdr>
            <w:top w:val="none" w:sz="0" w:space="0" w:color="auto"/>
            <w:left w:val="none" w:sz="0" w:space="0" w:color="auto"/>
            <w:bottom w:val="none" w:sz="0" w:space="0" w:color="auto"/>
            <w:right w:val="none" w:sz="0" w:space="0" w:color="auto"/>
          </w:divBdr>
        </w:div>
        <w:div w:id="297415029">
          <w:marLeft w:val="480"/>
          <w:marRight w:val="0"/>
          <w:marTop w:val="0"/>
          <w:marBottom w:val="0"/>
          <w:divBdr>
            <w:top w:val="none" w:sz="0" w:space="0" w:color="auto"/>
            <w:left w:val="none" w:sz="0" w:space="0" w:color="auto"/>
            <w:bottom w:val="none" w:sz="0" w:space="0" w:color="auto"/>
            <w:right w:val="none" w:sz="0" w:space="0" w:color="auto"/>
          </w:divBdr>
        </w:div>
        <w:div w:id="307591487">
          <w:marLeft w:val="480"/>
          <w:marRight w:val="0"/>
          <w:marTop w:val="0"/>
          <w:marBottom w:val="0"/>
          <w:divBdr>
            <w:top w:val="none" w:sz="0" w:space="0" w:color="auto"/>
            <w:left w:val="none" w:sz="0" w:space="0" w:color="auto"/>
            <w:bottom w:val="none" w:sz="0" w:space="0" w:color="auto"/>
            <w:right w:val="none" w:sz="0" w:space="0" w:color="auto"/>
          </w:divBdr>
        </w:div>
        <w:div w:id="307828403">
          <w:marLeft w:val="480"/>
          <w:marRight w:val="0"/>
          <w:marTop w:val="0"/>
          <w:marBottom w:val="0"/>
          <w:divBdr>
            <w:top w:val="none" w:sz="0" w:space="0" w:color="auto"/>
            <w:left w:val="none" w:sz="0" w:space="0" w:color="auto"/>
            <w:bottom w:val="none" w:sz="0" w:space="0" w:color="auto"/>
            <w:right w:val="none" w:sz="0" w:space="0" w:color="auto"/>
          </w:divBdr>
        </w:div>
        <w:div w:id="328563297">
          <w:marLeft w:val="480"/>
          <w:marRight w:val="0"/>
          <w:marTop w:val="0"/>
          <w:marBottom w:val="0"/>
          <w:divBdr>
            <w:top w:val="none" w:sz="0" w:space="0" w:color="auto"/>
            <w:left w:val="none" w:sz="0" w:space="0" w:color="auto"/>
            <w:bottom w:val="none" w:sz="0" w:space="0" w:color="auto"/>
            <w:right w:val="none" w:sz="0" w:space="0" w:color="auto"/>
          </w:divBdr>
        </w:div>
        <w:div w:id="342710023">
          <w:marLeft w:val="480"/>
          <w:marRight w:val="0"/>
          <w:marTop w:val="0"/>
          <w:marBottom w:val="0"/>
          <w:divBdr>
            <w:top w:val="none" w:sz="0" w:space="0" w:color="auto"/>
            <w:left w:val="none" w:sz="0" w:space="0" w:color="auto"/>
            <w:bottom w:val="none" w:sz="0" w:space="0" w:color="auto"/>
            <w:right w:val="none" w:sz="0" w:space="0" w:color="auto"/>
          </w:divBdr>
        </w:div>
        <w:div w:id="346099060">
          <w:marLeft w:val="480"/>
          <w:marRight w:val="0"/>
          <w:marTop w:val="0"/>
          <w:marBottom w:val="0"/>
          <w:divBdr>
            <w:top w:val="none" w:sz="0" w:space="0" w:color="auto"/>
            <w:left w:val="none" w:sz="0" w:space="0" w:color="auto"/>
            <w:bottom w:val="none" w:sz="0" w:space="0" w:color="auto"/>
            <w:right w:val="none" w:sz="0" w:space="0" w:color="auto"/>
          </w:divBdr>
        </w:div>
        <w:div w:id="372460527">
          <w:marLeft w:val="480"/>
          <w:marRight w:val="0"/>
          <w:marTop w:val="0"/>
          <w:marBottom w:val="0"/>
          <w:divBdr>
            <w:top w:val="none" w:sz="0" w:space="0" w:color="auto"/>
            <w:left w:val="none" w:sz="0" w:space="0" w:color="auto"/>
            <w:bottom w:val="none" w:sz="0" w:space="0" w:color="auto"/>
            <w:right w:val="none" w:sz="0" w:space="0" w:color="auto"/>
          </w:divBdr>
        </w:div>
        <w:div w:id="386342861">
          <w:marLeft w:val="480"/>
          <w:marRight w:val="0"/>
          <w:marTop w:val="0"/>
          <w:marBottom w:val="0"/>
          <w:divBdr>
            <w:top w:val="none" w:sz="0" w:space="0" w:color="auto"/>
            <w:left w:val="none" w:sz="0" w:space="0" w:color="auto"/>
            <w:bottom w:val="none" w:sz="0" w:space="0" w:color="auto"/>
            <w:right w:val="none" w:sz="0" w:space="0" w:color="auto"/>
          </w:divBdr>
        </w:div>
        <w:div w:id="387344811">
          <w:marLeft w:val="480"/>
          <w:marRight w:val="0"/>
          <w:marTop w:val="0"/>
          <w:marBottom w:val="0"/>
          <w:divBdr>
            <w:top w:val="none" w:sz="0" w:space="0" w:color="auto"/>
            <w:left w:val="none" w:sz="0" w:space="0" w:color="auto"/>
            <w:bottom w:val="none" w:sz="0" w:space="0" w:color="auto"/>
            <w:right w:val="none" w:sz="0" w:space="0" w:color="auto"/>
          </w:divBdr>
        </w:div>
        <w:div w:id="432479938">
          <w:marLeft w:val="480"/>
          <w:marRight w:val="0"/>
          <w:marTop w:val="0"/>
          <w:marBottom w:val="0"/>
          <w:divBdr>
            <w:top w:val="none" w:sz="0" w:space="0" w:color="auto"/>
            <w:left w:val="none" w:sz="0" w:space="0" w:color="auto"/>
            <w:bottom w:val="none" w:sz="0" w:space="0" w:color="auto"/>
            <w:right w:val="none" w:sz="0" w:space="0" w:color="auto"/>
          </w:divBdr>
        </w:div>
        <w:div w:id="443111786">
          <w:marLeft w:val="480"/>
          <w:marRight w:val="0"/>
          <w:marTop w:val="0"/>
          <w:marBottom w:val="0"/>
          <w:divBdr>
            <w:top w:val="none" w:sz="0" w:space="0" w:color="auto"/>
            <w:left w:val="none" w:sz="0" w:space="0" w:color="auto"/>
            <w:bottom w:val="none" w:sz="0" w:space="0" w:color="auto"/>
            <w:right w:val="none" w:sz="0" w:space="0" w:color="auto"/>
          </w:divBdr>
        </w:div>
        <w:div w:id="447821511">
          <w:marLeft w:val="480"/>
          <w:marRight w:val="0"/>
          <w:marTop w:val="0"/>
          <w:marBottom w:val="0"/>
          <w:divBdr>
            <w:top w:val="none" w:sz="0" w:space="0" w:color="auto"/>
            <w:left w:val="none" w:sz="0" w:space="0" w:color="auto"/>
            <w:bottom w:val="none" w:sz="0" w:space="0" w:color="auto"/>
            <w:right w:val="none" w:sz="0" w:space="0" w:color="auto"/>
          </w:divBdr>
        </w:div>
        <w:div w:id="516778152">
          <w:marLeft w:val="480"/>
          <w:marRight w:val="0"/>
          <w:marTop w:val="0"/>
          <w:marBottom w:val="0"/>
          <w:divBdr>
            <w:top w:val="none" w:sz="0" w:space="0" w:color="auto"/>
            <w:left w:val="none" w:sz="0" w:space="0" w:color="auto"/>
            <w:bottom w:val="none" w:sz="0" w:space="0" w:color="auto"/>
            <w:right w:val="none" w:sz="0" w:space="0" w:color="auto"/>
          </w:divBdr>
        </w:div>
        <w:div w:id="556165399">
          <w:marLeft w:val="480"/>
          <w:marRight w:val="0"/>
          <w:marTop w:val="0"/>
          <w:marBottom w:val="0"/>
          <w:divBdr>
            <w:top w:val="none" w:sz="0" w:space="0" w:color="auto"/>
            <w:left w:val="none" w:sz="0" w:space="0" w:color="auto"/>
            <w:bottom w:val="none" w:sz="0" w:space="0" w:color="auto"/>
            <w:right w:val="none" w:sz="0" w:space="0" w:color="auto"/>
          </w:divBdr>
        </w:div>
        <w:div w:id="564462019">
          <w:marLeft w:val="480"/>
          <w:marRight w:val="0"/>
          <w:marTop w:val="0"/>
          <w:marBottom w:val="0"/>
          <w:divBdr>
            <w:top w:val="none" w:sz="0" w:space="0" w:color="auto"/>
            <w:left w:val="none" w:sz="0" w:space="0" w:color="auto"/>
            <w:bottom w:val="none" w:sz="0" w:space="0" w:color="auto"/>
            <w:right w:val="none" w:sz="0" w:space="0" w:color="auto"/>
          </w:divBdr>
        </w:div>
        <w:div w:id="593517598">
          <w:marLeft w:val="480"/>
          <w:marRight w:val="0"/>
          <w:marTop w:val="0"/>
          <w:marBottom w:val="0"/>
          <w:divBdr>
            <w:top w:val="none" w:sz="0" w:space="0" w:color="auto"/>
            <w:left w:val="none" w:sz="0" w:space="0" w:color="auto"/>
            <w:bottom w:val="none" w:sz="0" w:space="0" w:color="auto"/>
            <w:right w:val="none" w:sz="0" w:space="0" w:color="auto"/>
          </w:divBdr>
        </w:div>
        <w:div w:id="594479096">
          <w:marLeft w:val="480"/>
          <w:marRight w:val="0"/>
          <w:marTop w:val="0"/>
          <w:marBottom w:val="0"/>
          <w:divBdr>
            <w:top w:val="none" w:sz="0" w:space="0" w:color="auto"/>
            <w:left w:val="none" w:sz="0" w:space="0" w:color="auto"/>
            <w:bottom w:val="none" w:sz="0" w:space="0" w:color="auto"/>
            <w:right w:val="none" w:sz="0" w:space="0" w:color="auto"/>
          </w:divBdr>
        </w:div>
        <w:div w:id="617838178">
          <w:marLeft w:val="480"/>
          <w:marRight w:val="0"/>
          <w:marTop w:val="0"/>
          <w:marBottom w:val="0"/>
          <w:divBdr>
            <w:top w:val="none" w:sz="0" w:space="0" w:color="auto"/>
            <w:left w:val="none" w:sz="0" w:space="0" w:color="auto"/>
            <w:bottom w:val="none" w:sz="0" w:space="0" w:color="auto"/>
            <w:right w:val="none" w:sz="0" w:space="0" w:color="auto"/>
          </w:divBdr>
        </w:div>
        <w:div w:id="624972682">
          <w:marLeft w:val="480"/>
          <w:marRight w:val="0"/>
          <w:marTop w:val="0"/>
          <w:marBottom w:val="0"/>
          <w:divBdr>
            <w:top w:val="none" w:sz="0" w:space="0" w:color="auto"/>
            <w:left w:val="none" w:sz="0" w:space="0" w:color="auto"/>
            <w:bottom w:val="none" w:sz="0" w:space="0" w:color="auto"/>
            <w:right w:val="none" w:sz="0" w:space="0" w:color="auto"/>
          </w:divBdr>
        </w:div>
        <w:div w:id="656424953">
          <w:marLeft w:val="480"/>
          <w:marRight w:val="0"/>
          <w:marTop w:val="0"/>
          <w:marBottom w:val="0"/>
          <w:divBdr>
            <w:top w:val="none" w:sz="0" w:space="0" w:color="auto"/>
            <w:left w:val="none" w:sz="0" w:space="0" w:color="auto"/>
            <w:bottom w:val="none" w:sz="0" w:space="0" w:color="auto"/>
            <w:right w:val="none" w:sz="0" w:space="0" w:color="auto"/>
          </w:divBdr>
        </w:div>
        <w:div w:id="662272969">
          <w:marLeft w:val="480"/>
          <w:marRight w:val="0"/>
          <w:marTop w:val="0"/>
          <w:marBottom w:val="0"/>
          <w:divBdr>
            <w:top w:val="none" w:sz="0" w:space="0" w:color="auto"/>
            <w:left w:val="none" w:sz="0" w:space="0" w:color="auto"/>
            <w:bottom w:val="none" w:sz="0" w:space="0" w:color="auto"/>
            <w:right w:val="none" w:sz="0" w:space="0" w:color="auto"/>
          </w:divBdr>
        </w:div>
        <w:div w:id="665787633">
          <w:marLeft w:val="480"/>
          <w:marRight w:val="0"/>
          <w:marTop w:val="0"/>
          <w:marBottom w:val="0"/>
          <w:divBdr>
            <w:top w:val="none" w:sz="0" w:space="0" w:color="auto"/>
            <w:left w:val="none" w:sz="0" w:space="0" w:color="auto"/>
            <w:bottom w:val="none" w:sz="0" w:space="0" w:color="auto"/>
            <w:right w:val="none" w:sz="0" w:space="0" w:color="auto"/>
          </w:divBdr>
        </w:div>
        <w:div w:id="712848274">
          <w:marLeft w:val="480"/>
          <w:marRight w:val="0"/>
          <w:marTop w:val="0"/>
          <w:marBottom w:val="0"/>
          <w:divBdr>
            <w:top w:val="none" w:sz="0" w:space="0" w:color="auto"/>
            <w:left w:val="none" w:sz="0" w:space="0" w:color="auto"/>
            <w:bottom w:val="none" w:sz="0" w:space="0" w:color="auto"/>
            <w:right w:val="none" w:sz="0" w:space="0" w:color="auto"/>
          </w:divBdr>
        </w:div>
        <w:div w:id="730612319">
          <w:marLeft w:val="480"/>
          <w:marRight w:val="0"/>
          <w:marTop w:val="0"/>
          <w:marBottom w:val="0"/>
          <w:divBdr>
            <w:top w:val="none" w:sz="0" w:space="0" w:color="auto"/>
            <w:left w:val="none" w:sz="0" w:space="0" w:color="auto"/>
            <w:bottom w:val="none" w:sz="0" w:space="0" w:color="auto"/>
            <w:right w:val="none" w:sz="0" w:space="0" w:color="auto"/>
          </w:divBdr>
        </w:div>
        <w:div w:id="733773621">
          <w:marLeft w:val="480"/>
          <w:marRight w:val="0"/>
          <w:marTop w:val="0"/>
          <w:marBottom w:val="0"/>
          <w:divBdr>
            <w:top w:val="none" w:sz="0" w:space="0" w:color="auto"/>
            <w:left w:val="none" w:sz="0" w:space="0" w:color="auto"/>
            <w:bottom w:val="none" w:sz="0" w:space="0" w:color="auto"/>
            <w:right w:val="none" w:sz="0" w:space="0" w:color="auto"/>
          </w:divBdr>
        </w:div>
        <w:div w:id="858154966">
          <w:marLeft w:val="480"/>
          <w:marRight w:val="0"/>
          <w:marTop w:val="0"/>
          <w:marBottom w:val="0"/>
          <w:divBdr>
            <w:top w:val="none" w:sz="0" w:space="0" w:color="auto"/>
            <w:left w:val="none" w:sz="0" w:space="0" w:color="auto"/>
            <w:bottom w:val="none" w:sz="0" w:space="0" w:color="auto"/>
            <w:right w:val="none" w:sz="0" w:space="0" w:color="auto"/>
          </w:divBdr>
        </w:div>
        <w:div w:id="869875594">
          <w:marLeft w:val="480"/>
          <w:marRight w:val="0"/>
          <w:marTop w:val="0"/>
          <w:marBottom w:val="0"/>
          <w:divBdr>
            <w:top w:val="none" w:sz="0" w:space="0" w:color="auto"/>
            <w:left w:val="none" w:sz="0" w:space="0" w:color="auto"/>
            <w:bottom w:val="none" w:sz="0" w:space="0" w:color="auto"/>
            <w:right w:val="none" w:sz="0" w:space="0" w:color="auto"/>
          </w:divBdr>
        </w:div>
        <w:div w:id="926420173">
          <w:marLeft w:val="480"/>
          <w:marRight w:val="0"/>
          <w:marTop w:val="0"/>
          <w:marBottom w:val="0"/>
          <w:divBdr>
            <w:top w:val="none" w:sz="0" w:space="0" w:color="auto"/>
            <w:left w:val="none" w:sz="0" w:space="0" w:color="auto"/>
            <w:bottom w:val="none" w:sz="0" w:space="0" w:color="auto"/>
            <w:right w:val="none" w:sz="0" w:space="0" w:color="auto"/>
          </w:divBdr>
        </w:div>
        <w:div w:id="979501810">
          <w:marLeft w:val="480"/>
          <w:marRight w:val="0"/>
          <w:marTop w:val="0"/>
          <w:marBottom w:val="0"/>
          <w:divBdr>
            <w:top w:val="none" w:sz="0" w:space="0" w:color="auto"/>
            <w:left w:val="none" w:sz="0" w:space="0" w:color="auto"/>
            <w:bottom w:val="none" w:sz="0" w:space="0" w:color="auto"/>
            <w:right w:val="none" w:sz="0" w:space="0" w:color="auto"/>
          </w:divBdr>
        </w:div>
        <w:div w:id="981033809">
          <w:marLeft w:val="480"/>
          <w:marRight w:val="0"/>
          <w:marTop w:val="0"/>
          <w:marBottom w:val="0"/>
          <w:divBdr>
            <w:top w:val="none" w:sz="0" w:space="0" w:color="auto"/>
            <w:left w:val="none" w:sz="0" w:space="0" w:color="auto"/>
            <w:bottom w:val="none" w:sz="0" w:space="0" w:color="auto"/>
            <w:right w:val="none" w:sz="0" w:space="0" w:color="auto"/>
          </w:divBdr>
        </w:div>
      </w:divsChild>
    </w:div>
    <w:div w:id="774400099">
      <w:bodyDiv w:val="1"/>
      <w:marLeft w:val="0"/>
      <w:marRight w:val="0"/>
      <w:marTop w:val="0"/>
      <w:marBottom w:val="0"/>
      <w:divBdr>
        <w:top w:val="none" w:sz="0" w:space="0" w:color="auto"/>
        <w:left w:val="none" w:sz="0" w:space="0" w:color="auto"/>
        <w:bottom w:val="none" w:sz="0" w:space="0" w:color="auto"/>
        <w:right w:val="none" w:sz="0" w:space="0" w:color="auto"/>
      </w:divBdr>
    </w:div>
    <w:div w:id="774405412">
      <w:bodyDiv w:val="1"/>
      <w:marLeft w:val="0"/>
      <w:marRight w:val="0"/>
      <w:marTop w:val="0"/>
      <w:marBottom w:val="0"/>
      <w:divBdr>
        <w:top w:val="none" w:sz="0" w:space="0" w:color="auto"/>
        <w:left w:val="none" w:sz="0" w:space="0" w:color="auto"/>
        <w:bottom w:val="none" w:sz="0" w:space="0" w:color="auto"/>
        <w:right w:val="none" w:sz="0" w:space="0" w:color="auto"/>
      </w:divBdr>
    </w:div>
    <w:div w:id="776171838">
      <w:bodyDiv w:val="1"/>
      <w:marLeft w:val="0"/>
      <w:marRight w:val="0"/>
      <w:marTop w:val="0"/>
      <w:marBottom w:val="0"/>
      <w:divBdr>
        <w:top w:val="none" w:sz="0" w:space="0" w:color="auto"/>
        <w:left w:val="none" w:sz="0" w:space="0" w:color="auto"/>
        <w:bottom w:val="none" w:sz="0" w:space="0" w:color="auto"/>
        <w:right w:val="none" w:sz="0" w:space="0" w:color="auto"/>
      </w:divBdr>
    </w:div>
    <w:div w:id="776487164">
      <w:bodyDiv w:val="1"/>
      <w:marLeft w:val="0"/>
      <w:marRight w:val="0"/>
      <w:marTop w:val="0"/>
      <w:marBottom w:val="0"/>
      <w:divBdr>
        <w:top w:val="none" w:sz="0" w:space="0" w:color="auto"/>
        <w:left w:val="none" w:sz="0" w:space="0" w:color="auto"/>
        <w:bottom w:val="none" w:sz="0" w:space="0" w:color="auto"/>
        <w:right w:val="none" w:sz="0" w:space="0" w:color="auto"/>
      </w:divBdr>
    </w:div>
    <w:div w:id="776752058">
      <w:bodyDiv w:val="1"/>
      <w:marLeft w:val="0"/>
      <w:marRight w:val="0"/>
      <w:marTop w:val="0"/>
      <w:marBottom w:val="0"/>
      <w:divBdr>
        <w:top w:val="none" w:sz="0" w:space="0" w:color="auto"/>
        <w:left w:val="none" w:sz="0" w:space="0" w:color="auto"/>
        <w:bottom w:val="none" w:sz="0" w:space="0" w:color="auto"/>
        <w:right w:val="none" w:sz="0" w:space="0" w:color="auto"/>
      </w:divBdr>
    </w:div>
    <w:div w:id="776753207">
      <w:bodyDiv w:val="1"/>
      <w:marLeft w:val="0"/>
      <w:marRight w:val="0"/>
      <w:marTop w:val="0"/>
      <w:marBottom w:val="0"/>
      <w:divBdr>
        <w:top w:val="none" w:sz="0" w:space="0" w:color="auto"/>
        <w:left w:val="none" w:sz="0" w:space="0" w:color="auto"/>
        <w:bottom w:val="none" w:sz="0" w:space="0" w:color="auto"/>
        <w:right w:val="none" w:sz="0" w:space="0" w:color="auto"/>
      </w:divBdr>
    </w:div>
    <w:div w:id="776753283">
      <w:bodyDiv w:val="1"/>
      <w:marLeft w:val="0"/>
      <w:marRight w:val="0"/>
      <w:marTop w:val="0"/>
      <w:marBottom w:val="0"/>
      <w:divBdr>
        <w:top w:val="none" w:sz="0" w:space="0" w:color="auto"/>
        <w:left w:val="none" w:sz="0" w:space="0" w:color="auto"/>
        <w:bottom w:val="none" w:sz="0" w:space="0" w:color="auto"/>
        <w:right w:val="none" w:sz="0" w:space="0" w:color="auto"/>
      </w:divBdr>
    </w:div>
    <w:div w:id="777339038">
      <w:bodyDiv w:val="1"/>
      <w:marLeft w:val="0"/>
      <w:marRight w:val="0"/>
      <w:marTop w:val="0"/>
      <w:marBottom w:val="0"/>
      <w:divBdr>
        <w:top w:val="none" w:sz="0" w:space="0" w:color="auto"/>
        <w:left w:val="none" w:sz="0" w:space="0" w:color="auto"/>
        <w:bottom w:val="none" w:sz="0" w:space="0" w:color="auto"/>
        <w:right w:val="none" w:sz="0" w:space="0" w:color="auto"/>
      </w:divBdr>
    </w:div>
    <w:div w:id="777480870">
      <w:bodyDiv w:val="1"/>
      <w:marLeft w:val="0"/>
      <w:marRight w:val="0"/>
      <w:marTop w:val="0"/>
      <w:marBottom w:val="0"/>
      <w:divBdr>
        <w:top w:val="none" w:sz="0" w:space="0" w:color="auto"/>
        <w:left w:val="none" w:sz="0" w:space="0" w:color="auto"/>
        <w:bottom w:val="none" w:sz="0" w:space="0" w:color="auto"/>
        <w:right w:val="none" w:sz="0" w:space="0" w:color="auto"/>
      </w:divBdr>
      <w:divsChild>
        <w:div w:id="5374151">
          <w:marLeft w:val="480"/>
          <w:marRight w:val="0"/>
          <w:marTop w:val="0"/>
          <w:marBottom w:val="0"/>
          <w:divBdr>
            <w:top w:val="none" w:sz="0" w:space="0" w:color="auto"/>
            <w:left w:val="none" w:sz="0" w:space="0" w:color="auto"/>
            <w:bottom w:val="none" w:sz="0" w:space="0" w:color="auto"/>
            <w:right w:val="none" w:sz="0" w:space="0" w:color="auto"/>
          </w:divBdr>
        </w:div>
        <w:div w:id="26105506">
          <w:marLeft w:val="480"/>
          <w:marRight w:val="0"/>
          <w:marTop w:val="0"/>
          <w:marBottom w:val="0"/>
          <w:divBdr>
            <w:top w:val="none" w:sz="0" w:space="0" w:color="auto"/>
            <w:left w:val="none" w:sz="0" w:space="0" w:color="auto"/>
            <w:bottom w:val="none" w:sz="0" w:space="0" w:color="auto"/>
            <w:right w:val="none" w:sz="0" w:space="0" w:color="auto"/>
          </w:divBdr>
        </w:div>
        <w:div w:id="41365385">
          <w:marLeft w:val="480"/>
          <w:marRight w:val="0"/>
          <w:marTop w:val="0"/>
          <w:marBottom w:val="0"/>
          <w:divBdr>
            <w:top w:val="none" w:sz="0" w:space="0" w:color="auto"/>
            <w:left w:val="none" w:sz="0" w:space="0" w:color="auto"/>
            <w:bottom w:val="none" w:sz="0" w:space="0" w:color="auto"/>
            <w:right w:val="none" w:sz="0" w:space="0" w:color="auto"/>
          </w:divBdr>
        </w:div>
        <w:div w:id="45180814">
          <w:marLeft w:val="480"/>
          <w:marRight w:val="0"/>
          <w:marTop w:val="0"/>
          <w:marBottom w:val="0"/>
          <w:divBdr>
            <w:top w:val="none" w:sz="0" w:space="0" w:color="auto"/>
            <w:left w:val="none" w:sz="0" w:space="0" w:color="auto"/>
            <w:bottom w:val="none" w:sz="0" w:space="0" w:color="auto"/>
            <w:right w:val="none" w:sz="0" w:space="0" w:color="auto"/>
          </w:divBdr>
        </w:div>
        <w:div w:id="52850987">
          <w:marLeft w:val="480"/>
          <w:marRight w:val="0"/>
          <w:marTop w:val="0"/>
          <w:marBottom w:val="0"/>
          <w:divBdr>
            <w:top w:val="none" w:sz="0" w:space="0" w:color="auto"/>
            <w:left w:val="none" w:sz="0" w:space="0" w:color="auto"/>
            <w:bottom w:val="none" w:sz="0" w:space="0" w:color="auto"/>
            <w:right w:val="none" w:sz="0" w:space="0" w:color="auto"/>
          </w:divBdr>
        </w:div>
        <w:div w:id="63070665">
          <w:marLeft w:val="480"/>
          <w:marRight w:val="0"/>
          <w:marTop w:val="0"/>
          <w:marBottom w:val="0"/>
          <w:divBdr>
            <w:top w:val="none" w:sz="0" w:space="0" w:color="auto"/>
            <w:left w:val="none" w:sz="0" w:space="0" w:color="auto"/>
            <w:bottom w:val="none" w:sz="0" w:space="0" w:color="auto"/>
            <w:right w:val="none" w:sz="0" w:space="0" w:color="auto"/>
          </w:divBdr>
        </w:div>
        <w:div w:id="115686141">
          <w:marLeft w:val="480"/>
          <w:marRight w:val="0"/>
          <w:marTop w:val="0"/>
          <w:marBottom w:val="0"/>
          <w:divBdr>
            <w:top w:val="none" w:sz="0" w:space="0" w:color="auto"/>
            <w:left w:val="none" w:sz="0" w:space="0" w:color="auto"/>
            <w:bottom w:val="none" w:sz="0" w:space="0" w:color="auto"/>
            <w:right w:val="none" w:sz="0" w:space="0" w:color="auto"/>
          </w:divBdr>
        </w:div>
        <w:div w:id="137459177">
          <w:marLeft w:val="480"/>
          <w:marRight w:val="0"/>
          <w:marTop w:val="0"/>
          <w:marBottom w:val="0"/>
          <w:divBdr>
            <w:top w:val="none" w:sz="0" w:space="0" w:color="auto"/>
            <w:left w:val="none" w:sz="0" w:space="0" w:color="auto"/>
            <w:bottom w:val="none" w:sz="0" w:space="0" w:color="auto"/>
            <w:right w:val="none" w:sz="0" w:space="0" w:color="auto"/>
          </w:divBdr>
        </w:div>
        <w:div w:id="152642998">
          <w:marLeft w:val="480"/>
          <w:marRight w:val="0"/>
          <w:marTop w:val="0"/>
          <w:marBottom w:val="0"/>
          <w:divBdr>
            <w:top w:val="none" w:sz="0" w:space="0" w:color="auto"/>
            <w:left w:val="none" w:sz="0" w:space="0" w:color="auto"/>
            <w:bottom w:val="none" w:sz="0" w:space="0" w:color="auto"/>
            <w:right w:val="none" w:sz="0" w:space="0" w:color="auto"/>
          </w:divBdr>
        </w:div>
        <w:div w:id="194738821">
          <w:marLeft w:val="480"/>
          <w:marRight w:val="0"/>
          <w:marTop w:val="0"/>
          <w:marBottom w:val="0"/>
          <w:divBdr>
            <w:top w:val="none" w:sz="0" w:space="0" w:color="auto"/>
            <w:left w:val="none" w:sz="0" w:space="0" w:color="auto"/>
            <w:bottom w:val="none" w:sz="0" w:space="0" w:color="auto"/>
            <w:right w:val="none" w:sz="0" w:space="0" w:color="auto"/>
          </w:divBdr>
        </w:div>
        <w:div w:id="204367666">
          <w:marLeft w:val="480"/>
          <w:marRight w:val="0"/>
          <w:marTop w:val="0"/>
          <w:marBottom w:val="0"/>
          <w:divBdr>
            <w:top w:val="none" w:sz="0" w:space="0" w:color="auto"/>
            <w:left w:val="none" w:sz="0" w:space="0" w:color="auto"/>
            <w:bottom w:val="none" w:sz="0" w:space="0" w:color="auto"/>
            <w:right w:val="none" w:sz="0" w:space="0" w:color="auto"/>
          </w:divBdr>
        </w:div>
        <w:div w:id="231085303">
          <w:marLeft w:val="480"/>
          <w:marRight w:val="0"/>
          <w:marTop w:val="0"/>
          <w:marBottom w:val="0"/>
          <w:divBdr>
            <w:top w:val="none" w:sz="0" w:space="0" w:color="auto"/>
            <w:left w:val="none" w:sz="0" w:space="0" w:color="auto"/>
            <w:bottom w:val="none" w:sz="0" w:space="0" w:color="auto"/>
            <w:right w:val="none" w:sz="0" w:space="0" w:color="auto"/>
          </w:divBdr>
        </w:div>
        <w:div w:id="241916019">
          <w:marLeft w:val="480"/>
          <w:marRight w:val="0"/>
          <w:marTop w:val="0"/>
          <w:marBottom w:val="0"/>
          <w:divBdr>
            <w:top w:val="none" w:sz="0" w:space="0" w:color="auto"/>
            <w:left w:val="none" w:sz="0" w:space="0" w:color="auto"/>
            <w:bottom w:val="none" w:sz="0" w:space="0" w:color="auto"/>
            <w:right w:val="none" w:sz="0" w:space="0" w:color="auto"/>
          </w:divBdr>
        </w:div>
        <w:div w:id="264391431">
          <w:marLeft w:val="480"/>
          <w:marRight w:val="0"/>
          <w:marTop w:val="0"/>
          <w:marBottom w:val="0"/>
          <w:divBdr>
            <w:top w:val="none" w:sz="0" w:space="0" w:color="auto"/>
            <w:left w:val="none" w:sz="0" w:space="0" w:color="auto"/>
            <w:bottom w:val="none" w:sz="0" w:space="0" w:color="auto"/>
            <w:right w:val="none" w:sz="0" w:space="0" w:color="auto"/>
          </w:divBdr>
        </w:div>
        <w:div w:id="274875727">
          <w:marLeft w:val="480"/>
          <w:marRight w:val="0"/>
          <w:marTop w:val="0"/>
          <w:marBottom w:val="0"/>
          <w:divBdr>
            <w:top w:val="none" w:sz="0" w:space="0" w:color="auto"/>
            <w:left w:val="none" w:sz="0" w:space="0" w:color="auto"/>
            <w:bottom w:val="none" w:sz="0" w:space="0" w:color="auto"/>
            <w:right w:val="none" w:sz="0" w:space="0" w:color="auto"/>
          </w:divBdr>
        </w:div>
        <w:div w:id="308556150">
          <w:marLeft w:val="480"/>
          <w:marRight w:val="0"/>
          <w:marTop w:val="0"/>
          <w:marBottom w:val="0"/>
          <w:divBdr>
            <w:top w:val="none" w:sz="0" w:space="0" w:color="auto"/>
            <w:left w:val="none" w:sz="0" w:space="0" w:color="auto"/>
            <w:bottom w:val="none" w:sz="0" w:space="0" w:color="auto"/>
            <w:right w:val="none" w:sz="0" w:space="0" w:color="auto"/>
          </w:divBdr>
        </w:div>
        <w:div w:id="366758603">
          <w:marLeft w:val="480"/>
          <w:marRight w:val="0"/>
          <w:marTop w:val="0"/>
          <w:marBottom w:val="0"/>
          <w:divBdr>
            <w:top w:val="none" w:sz="0" w:space="0" w:color="auto"/>
            <w:left w:val="none" w:sz="0" w:space="0" w:color="auto"/>
            <w:bottom w:val="none" w:sz="0" w:space="0" w:color="auto"/>
            <w:right w:val="none" w:sz="0" w:space="0" w:color="auto"/>
          </w:divBdr>
        </w:div>
        <w:div w:id="414589786">
          <w:marLeft w:val="480"/>
          <w:marRight w:val="0"/>
          <w:marTop w:val="0"/>
          <w:marBottom w:val="0"/>
          <w:divBdr>
            <w:top w:val="none" w:sz="0" w:space="0" w:color="auto"/>
            <w:left w:val="none" w:sz="0" w:space="0" w:color="auto"/>
            <w:bottom w:val="none" w:sz="0" w:space="0" w:color="auto"/>
            <w:right w:val="none" w:sz="0" w:space="0" w:color="auto"/>
          </w:divBdr>
        </w:div>
        <w:div w:id="483161519">
          <w:marLeft w:val="480"/>
          <w:marRight w:val="0"/>
          <w:marTop w:val="0"/>
          <w:marBottom w:val="0"/>
          <w:divBdr>
            <w:top w:val="none" w:sz="0" w:space="0" w:color="auto"/>
            <w:left w:val="none" w:sz="0" w:space="0" w:color="auto"/>
            <w:bottom w:val="none" w:sz="0" w:space="0" w:color="auto"/>
            <w:right w:val="none" w:sz="0" w:space="0" w:color="auto"/>
          </w:divBdr>
        </w:div>
        <w:div w:id="502092167">
          <w:marLeft w:val="480"/>
          <w:marRight w:val="0"/>
          <w:marTop w:val="0"/>
          <w:marBottom w:val="0"/>
          <w:divBdr>
            <w:top w:val="none" w:sz="0" w:space="0" w:color="auto"/>
            <w:left w:val="none" w:sz="0" w:space="0" w:color="auto"/>
            <w:bottom w:val="none" w:sz="0" w:space="0" w:color="auto"/>
            <w:right w:val="none" w:sz="0" w:space="0" w:color="auto"/>
          </w:divBdr>
        </w:div>
        <w:div w:id="542327563">
          <w:marLeft w:val="480"/>
          <w:marRight w:val="0"/>
          <w:marTop w:val="0"/>
          <w:marBottom w:val="0"/>
          <w:divBdr>
            <w:top w:val="none" w:sz="0" w:space="0" w:color="auto"/>
            <w:left w:val="none" w:sz="0" w:space="0" w:color="auto"/>
            <w:bottom w:val="none" w:sz="0" w:space="0" w:color="auto"/>
            <w:right w:val="none" w:sz="0" w:space="0" w:color="auto"/>
          </w:divBdr>
        </w:div>
        <w:div w:id="549194119">
          <w:marLeft w:val="480"/>
          <w:marRight w:val="0"/>
          <w:marTop w:val="0"/>
          <w:marBottom w:val="0"/>
          <w:divBdr>
            <w:top w:val="none" w:sz="0" w:space="0" w:color="auto"/>
            <w:left w:val="none" w:sz="0" w:space="0" w:color="auto"/>
            <w:bottom w:val="none" w:sz="0" w:space="0" w:color="auto"/>
            <w:right w:val="none" w:sz="0" w:space="0" w:color="auto"/>
          </w:divBdr>
        </w:div>
        <w:div w:id="565384719">
          <w:marLeft w:val="480"/>
          <w:marRight w:val="0"/>
          <w:marTop w:val="0"/>
          <w:marBottom w:val="0"/>
          <w:divBdr>
            <w:top w:val="none" w:sz="0" w:space="0" w:color="auto"/>
            <w:left w:val="none" w:sz="0" w:space="0" w:color="auto"/>
            <w:bottom w:val="none" w:sz="0" w:space="0" w:color="auto"/>
            <w:right w:val="none" w:sz="0" w:space="0" w:color="auto"/>
          </w:divBdr>
        </w:div>
        <w:div w:id="586115650">
          <w:marLeft w:val="480"/>
          <w:marRight w:val="0"/>
          <w:marTop w:val="0"/>
          <w:marBottom w:val="0"/>
          <w:divBdr>
            <w:top w:val="none" w:sz="0" w:space="0" w:color="auto"/>
            <w:left w:val="none" w:sz="0" w:space="0" w:color="auto"/>
            <w:bottom w:val="none" w:sz="0" w:space="0" w:color="auto"/>
            <w:right w:val="none" w:sz="0" w:space="0" w:color="auto"/>
          </w:divBdr>
        </w:div>
        <w:div w:id="594171668">
          <w:marLeft w:val="480"/>
          <w:marRight w:val="0"/>
          <w:marTop w:val="0"/>
          <w:marBottom w:val="0"/>
          <w:divBdr>
            <w:top w:val="none" w:sz="0" w:space="0" w:color="auto"/>
            <w:left w:val="none" w:sz="0" w:space="0" w:color="auto"/>
            <w:bottom w:val="none" w:sz="0" w:space="0" w:color="auto"/>
            <w:right w:val="none" w:sz="0" w:space="0" w:color="auto"/>
          </w:divBdr>
        </w:div>
        <w:div w:id="605845532">
          <w:marLeft w:val="480"/>
          <w:marRight w:val="0"/>
          <w:marTop w:val="0"/>
          <w:marBottom w:val="0"/>
          <w:divBdr>
            <w:top w:val="none" w:sz="0" w:space="0" w:color="auto"/>
            <w:left w:val="none" w:sz="0" w:space="0" w:color="auto"/>
            <w:bottom w:val="none" w:sz="0" w:space="0" w:color="auto"/>
            <w:right w:val="none" w:sz="0" w:space="0" w:color="auto"/>
          </w:divBdr>
        </w:div>
        <w:div w:id="609093256">
          <w:marLeft w:val="480"/>
          <w:marRight w:val="0"/>
          <w:marTop w:val="0"/>
          <w:marBottom w:val="0"/>
          <w:divBdr>
            <w:top w:val="none" w:sz="0" w:space="0" w:color="auto"/>
            <w:left w:val="none" w:sz="0" w:space="0" w:color="auto"/>
            <w:bottom w:val="none" w:sz="0" w:space="0" w:color="auto"/>
            <w:right w:val="none" w:sz="0" w:space="0" w:color="auto"/>
          </w:divBdr>
        </w:div>
        <w:div w:id="644821670">
          <w:marLeft w:val="480"/>
          <w:marRight w:val="0"/>
          <w:marTop w:val="0"/>
          <w:marBottom w:val="0"/>
          <w:divBdr>
            <w:top w:val="none" w:sz="0" w:space="0" w:color="auto"/>
            <w:left w:val="none" w:sz="0" w:space="0" w:color="auto"/>
            <w:bottom w:val="none" w:sz="0" w:space="0" w:color="auto"/>
            <w:right w:val="none" w:sz="0" w:space="0" w:color="auto"/>
          </w:divBdr>
        </w:div>
        <w:div w:id="651448946">
          <w:marLeft w:val="480"/>
          <w:marRight w:val="0"/>
          <w:marTop w:val="0"/>
          <w:marBottom w:val="0"/>
          <w:divBdr>
            <w:top w:val="none" w:sz="0" w:space="0" w:color="auto"/>
            <w:left w:val="none" w:sz="0" w:space="0" w:color="auto"/>
            <w:bottom w:val="none" w:sz="0" w:space="0" w:color="auto"/>
            <w:right w:val="none" w:sz="0" w:space="0" w:color="auto"/>
          </w:divBdr>
        </w:div>
        <w:div w:id="746146088">
          <w:marLeft w:val="480"/>
          <w:marRight w:val="0"/>
          <w:marTop w:val="0"/>
          <w:marBottom w:val="0"/>
          <w:divBdr>
            <w:top w:val="none" w:sz="0" w:space="0" w:color="auto"/>
            <w:left w:val="none" w:sz="0" w:space="0" w:color="auto"/>
            <w:bottom w:val="none" w:sz="0" w:space="0" w:color="auto"/>
            <w:right w:val="none" w:sz="0" w:space="0" w:color="auto"/>
          </w:divBdr>
        </w:div>
        <w:div w:id="759376603">
          <w:marLeft w:val="480"/>
          <w:marRight w:val="0"/>
          <w:marTop w:val="0"/>
          <w:marBottom w:val="0"/>
          <w:divBdr>
            <w:top w:val="none" w:sz="0" w:space="0" w:color="auto"/>
            <w:left w:val="none" w:sz="0" w:space="0" w:color="auto"/>
            <w:bottom w:val="none" w:sz="0" w:space="0" w:color="auto"/>
            <w:right w:val="none" w:sz="0" w:space="0" w:color="auto"/>
          </w:divBdr>
        </w:div>
        <w:div w:id="767772963">
          <w:marLeft w:val="480"/>
          <w:marRight w:val="0"/>
          <w:marTop w:val="0"/>
          <w:marBottom w:val="0"/>
          <w:divBdr>
            <w:top w:val="none" w:sz="0" w:space="0" w:color="auto"/>
            <w:left w:val="none" w:sz="0" w:space="0" w:color="auto"/>
            <w:bottom w:val="none" w:sz="0" w:space="0" w:color="auto"/>
            <w:right w:val="none" w:sz="0" w:space="0" w:color="auto"/>
          </w:divBdr>
        </w:div>
        <w:div w:id="784007715">
          <w:marLeft w:val="480"/>
          <w:marRight w:val="0"/>
          <w:marTop w:val="0"/>
          <w:marBottom w:val="0"/>
          <w:divBdr>
            <w:top w:val="none" w:sz="0" w:space="0" w:color="auto"/>
            <w:left w:val="none" w:sz="0" w:space="0" w:color="auto"/>
            <w:bottom w:val="none" w:sz="0" w:space="0" w:color="auto"/>
            <w:right w:val="none" w:sz="0" w:space="0" w:color="auto"/>
          </w:divBdr>
        </w:div>
        <w:div w:id="851450620">
          <w:marLeft w:val="480"/>
          <w:marRight w:val="0"/>
          <w:marTop w:val="0"/>
          <w:marBottom w:val="0"/>
          <w:divBdr>
            <w:top w:val="none" w:sz="0" w:space="0" w:color="auto"/>
            <w:left w:val="none" w:sz="0" w:space="0" w:color="auto"/>
            <w:bottom w:val="none" w:sz="0" w:space="0" w:color="auto"/>
            <w:right w:val="none" w:sz="0" w:space="0" w:color="auto"/>
          </w:divBdr>
        </w:div>
        <w:div w:id="860240264">
          <w:marLeft w:val="480"/>
          <w:marRight w:val="0"/>
          <w:marTop w:val="0"/>
          <w:marBottom w:val="0"/>
          <w:divBdr>
            <w:top w:val="none" w:sz="0" w:space="0" w:color="auto"/>
            <w:left w:val="none" w:sz="0" w:space="0" w:color="auto"/>
            <w:bottom w:val="none" w:sz="0" w:space="0" w:color="auto"/>
            <w:right w:val="none" w:sz="0" w:space="0" w:color="auto"/>
          </w:divBdr>
        </w:div>
        <w:div w:id="875778887">
          <w:marLeft w:val="480"/>
          <w:marRight w:val="0"/>
          <w:marTop w:val="0"/>
          <w:marBottom w:val="0"/>
          <w:divBdr>
            <w:top w:val="none" w:sz="0" w:space="0" w:color="auto"/>
            <w:left w:val="none" w:sz="0" w:space="0" w:color="auto"/>
            <w:bottom w:val="none" w:sz="0" w:space="0" w:color="auto"/>
            <w:right w:val="none" w:sz="0" w:space="0" w:color="auto"/>
          </w:divBdr>
        </w:div>
        <w:div w:id="909387825">
          <w:marLeft w:val="480"/>
          <w:marRight w:val="0"/>
          <w:marTop w:val="0"/>
          <w:marBottom w:val="0"/>
          <w:divBdr>
            <w:top w:val="none" w:sz="0" w:space="0" w:color="auto"/>
            <w:left w:val="none" w:sz="0" w:space="0" w:color="auto"/>
            <w:bottom w:val="none" w:sz="0" w:space="0" w:color="auto"/>
            <w:right w:val="none" w:sz="0" w:space="0" w:color="auto"/>
          </w:divBdr>
        </w:div>
        <w:div w:id="987906488">
          <w:marLeft w:val="480"/>
          <w:marRight w:val="0"/>
          <w:marTop w:val="0"/>
          <w:marBottom w:val="0"/>
          <w:divBdr>
            <w:top w:val="none" w:sz="0" w:space="0" w:color="auto"/>
            <w:left w:val="none" w:sz="0" w:space="0" w:color="auto"/>
            <w:bottom w:val="none" w:sz="0" w:space="0" w:color="auto"/>
            <w:right w:val="none" w:sz="0" w:space="0" w:color="auto"/>
          </w:divBdr>
        </w:div>
      </w:divsChild>
    </w:div>
    <w:div w:id="777605542">
      <w:bodyDiv w:val="1"/>
      <w:marLeft w:val="0"/>
      <w:marRight w:val="0"/>
      <w:marTop w:val="0"/>
      <w:marBottom w:val="0"/>
      <w:divBdr>
        <w:top w:val="none" w:sz="0" w:space="0" w:color="auto"/>
        <w:left w:val="none" w:sz="0" w:space="0" w:color="auto"/>
        <w:bottom w:val="none" w:sz="0" w:space="0" w:color="auto"/>
        <w:right w:val="none" w:sz="0" w:space="0" w:color="auto"/>
      </w:divBdr>
    </w:div>
    <w:div w:id="777680079">
      <w:bodyDiv w:val="1"/>
      <w:marLeft w:val="0"/>
      <w:marRight w:val="0"/>
      <w:marTop w:val="0"/>
      <w:marBottom w:val="0"/>
      <w:divBdr>
        <w:top w:val="none" w:sz="0" w:space="0" w:color="auto"/>
        <w:left w:val="none" w:sz="0" w:space="0" w:color="auto"/>
        <w:bottom w:val="none" w:sz="0" w:space="0" w:color="auto"/>
        <w:right w:val="none" w:sz="0" w:space="0" w:color="auto"/>
      </w:divBdr>
    </w:div>
    <w:div w:id="777913771">
      <w:bodyDiv w:val="1"/>
      <w:marLeft w:val="0"/>
      <w:marRight w:val="0"/>
      <w:marTop w:val="0"/>
      <w:marBottom w:val="0"/>
      <w:divBdr>
        <w:top w:val="none" w:sz="0" w:space="0" w:color="auto"/>
        <w:left w:val="none" w:sz="0" w:space="0" w:color="auto"/>
        <w:bottom w:val="none" w:sz="0" w:space="0" w:color="auto"/>
        <w:right w:val="none" w:sz="0" w:space="0" w:color="auto"/>
      </w:divBdr>
    </w:div>
    <w:div w:id="778140604">
      <w:bodyDiv w:val="1"/>
      <w:marLeft w:val="0"/>
      <w:marRight w:val="0"/>
      <w:marTop w:val="0"/>
      <w:marBottom w:val="0"/>
      <w:divBdr>
        <w:top w:val="none" w:sz="0" w:space="0" w:color="auto"/>
        <w:left w:val="none" w:sz="0" w:space="0" w:color="auto"/>
        <w:bottom w:val="none" w:sz="0" w:space="0" w:color="auto"/>
        <w:right w:val="none" w:sz="0" w:space="0" w:color="auto"/>
      </w:divBdr>
    </w:div>
    <w:div w:id="778255274">
      <w:bodyDiv w:val="1"/>
      <w:marLeft w:val="0"/>
      <w:marRight w:val="0"/>
      <w:marTop w:val="0"/>
      <w:marBottom w:val="0"/>
      <w:divBdr>
        <w:top w:val="none" w:sz="0" w:space="0" w:color="auto"/>
        <w:left w:val="none" w:sz="0" w:space="0" w:color="auto"/>
        <w:bottom w:val="none" w:sz="0" w:space="0" w:color="auto"/>
        <w:right w:val="none" w:sz="0" w:space="0" w:color="auto"/>
      </w:divBdr>
    </w:div>
    <w:div w:id="778455068">
      <w:bodyDiv w:val="1"/>
      <w:marLeft w:val="0"/>
      <w:marRight w:val="0"/>
      <w:marTop w:val="0"/>
      <w:marBottom w:val="0"/>
      <w:divBdr>
        <w:top w:val="none" w:sz="0" w:space="0" w:color="auto"/>
        <w:left w:val="none" w:sz="0" w:space="0" w:color="auto"/>
        <w:bottom w:val="none" w:sz="0" w:space="0" w:color="auto"/>
        <w:right w:val="none" w:sz="0" w:space="0" w:color="auto"/>
      </w:divBdr>
    </w:div>
    <w:div w:id="779379000">
      <w:bodyDiv w:val="1"/>
      <w:marLeft w:val="0"/>
      <w:marRight w:val="0"/>
      <w:marTop w:val="0"/>
      <w:marBottom w:val="0"/>
      <w:divBdr>
        <w:top w:val="none" w:sz="0" w:space="0" w:color="auto"/>
        <w:left w:val="none" w:sz="0" w:space="0" w:color="auto"/>
        <w:bottom w:val="none" w:sz="0" w:space="0" w:color="auto"/>
        <w:right w:val="none" w:sz="0" w:space="0" w:color="auto"/>
      </w:divBdr>
    </w:div>
    <w:div w:id="779379340">
      <w:bodyDiv w:val="1"/>
      <w:marLeft w:val="0"/>
      <w:marRight w:val="0"/>
      <w:marTop w:val="0"/>
      <w:marBottom w:val="0"/>
      <w:divBdr>
        <w:top w:val="none" w:sz="0" w:space="0" w:color="auto"/>
        <w:left w:val="none" w:sz="0" w:space="0" w:color="auto"/>
        <w:bottom w:val="none" w:sz="0" w:space="0" w:color="auto"/>
        <w:right w:val="none" w:sz="0" w:space="0" w:color="auto"/>
      </w:divBdr>
    </w:div>
    <w:div w:id="779644093">
      <w:bodyDiv w:val="1"/>
      <w:marLeft w:val="0"/>
      <w:marRight w:val="0"/>
      <w:marTop w:val="0"/>
      <w:marBottom w:val="0"/>
      <w:divBdr>
        <w:top w:val="none" w:sz="0" w:space="0" w:color="auto"/>
        <w:left w:val="none" w:sz="0" w:space="0" w:color="auto"/>
        <w:bottom w:val="none" w:sz="0" w:space="0" w:color="auto"/>
        <w:right w:val="none" w:sz="0" w:space="0" w:color="auto"/>
      </w:divBdr>
      <w:divsChild>
        <w:div w:id="6562399">
          <w:marLeft w:val="480"/>
          <w:marRight w:val="0"/>
          <w:marTop w:val="0"/>
          <w:marBottom w:val="0"/>
          <w:divBdr>
            <w:top w:val="none" w:sz="0" w:space="0" w:color="auto"/>
            <w:left w:val="none" w:sz="0" w:space="0" w:color="auto"/>
            <w:bottom w:val="none" w:sz="0" w:space="0" w:color="auto"/>
            <w:right w:val="none" w:sz="0" w:space="0" w:color="auto"/>
          </w:divBdr>
        </w:div>
        <w:div w:id="28846758">
          <w:marLeft w:val="480"/>
          <w:marRight w:val="0"/>
          <w:marTop w:val="0"/>
          <w:marBottom w:val="0"/>
          <w:divBdr>
            <w:top w:val="none" w:sz="0" w:space="0" w:color="auto"/>
            <w:left w:val="none" w:sz="0" w:space="0" w:color="auto"/>
            <w:bottom w:val="none" w:sz="0" w:space="0" w:color="auto"/>
            <w:right w:val="none" w:sz="0" w:space="0" w:color="auto"/>
          </w:divBdr>
        </w:div>
        <w:div w:id="34938142">
          <w:marLeft w:val="480"/>
          <w:marRight w:val="0"/>
          <w:marTop w:val="0"/>
          <w:marBottom w:val="0"/>
          <w:divBdr>
            <w:top w:val="none" w:sz="0" w:space="0" w:color="auto"/>
            <w:left w:val="none" w:sz="0" w:space="0" w:color="auto"/>
            <w:bottom w:val="none" w:sz="0" w:space="0" w:color="auto"/>
            <w:right w:val="none" w:sz="0" w:space="0" w:color="auto"/>
          </w:divBdr>
        </w:div>
        <w:div w:id="71702883">
          <w:marLeft w:val="480"/>
          <w:marRight w:val="0"/>
          <w:marTop w:val="0"/>
          <w:marBottom w:val="0"/>
          <w:divBdr>
            <w:top w:val="none" w:sz="0" w:space="0" w:color="auto"/>
            <w:left w:val="none" w:sz="0" w:space="0" w:color="auto"/>
            <w:bottom w:val="none" w:sz="0" w:space="0" w:color="auto"/>
            <w:right w:val="none" w:sz="0" w:space="0" w:color="auto"/>
          </w:divBdr>
        </w:div>
        <w:div w:id="151024288">
          <w:marLeft w:val="480"/>
          <w:marRight w:val="0"/>
          <w:marTop w:val="0"/>
          <w:marBottom w:val="0"/>
          <w:divBdr>
            <w:top w:val="none" w:sz="0" w:space="0" w:color="auto"/>
            <w:left w:val="none" w:sz="0" w:space="0" w:color="auto"/>
            <w:bottom w:val="none" w:sz="0" w:space="0" w:color="auto"/>
            <w:right w:val="none" w:sz="0" w:space="0" w:color="auto"/>
          </w:divBdr>
        </w:div>
        <w:div w:id="194271378">
          <w:marLeft w:val="480"/>
          <w:marRight w:val="0"/>
          <w:marTop w:val="0"/>
          <w:marBottom w:val="0"/>
          <w:divBdr>
            <w:top w:val="none" w:sz="0" w:space="0" w:color="auto"/>
            <w:left w:val="none" w:sz="0" w:space="0" w:color="auto"/>
            <w:bottom w:val="none" w:sz="0" w:space="0" w:color="auto"/>
            <w:right w:val="none" w:sz="0" w:space="0" w:color="auto"/>
          </w:divBdr>
        </w:div>
        <w:div w:id="211503922">
          <w:marLeft w:val="480"/>
          <w:marRight w:val="0"/>
          <w:marTop w:val="0"/>
          <w:marBottom w:val="0"/>
          <w:divBdr>
            <w:top w:val="none" w:sz="0" w:space="0" w:color="auto"/>
            <w:left w:val="none" w:sz="0" w:space="0" w:color="auto"/>
            <w:bottom w:val="none" w:sz="0" w:space="0" w:color="auto"/>
            <w:right w:val="none" w:sz="0" w:space="0" w:color="auto"/>
          </w:divBdr>
        </w:div>
        <w:div w:id="244144650">
          <w:marLeft w:val="480"/>
          <w:marRight w:val="0"/>
          <w:marTop w:val="0"/>
          <w:marBottom w:val="0"/>
          <w:divBdr>
            <w:top w:val="none" w:sz="0" w:space="0" w:color="auto"/>
            <w:left w:val="none" w:sz="0" w:space="0" w:color="auto"/>
            <w:bottom w:val="none" w:sz="0" w:space="0" w:color="auto"/>
            <w:right w:val="none" w:sz="0" w:space="0" w:color="auto"/>
          </w:divBdr>
        </w:div>
        <w:div w:id="245916407">
          <w:marLeft w:val="480"/>
          <w:marRight w:val="0"/>
          <w:marTop w:val="0"/>
          <w:marBottom w:val="0"/>
          <w:divBdr>
            <w:top w:val="none" w:sz="0" w:space="0" w:color="auto"/>
            <w:left w:val="none" w:sz="0" w:space="0" w:color="auto"/>
            <w:bottom w:val="none" w:sz="0" w:space="0" w:color="auto"/>
            <w:right w:val="none" w:sz="0" w:space="0" w:color="auto"/>
          </w:divBdr>
        </w:div>
        <w:div w:id="257519786">
          <w:marLeft w:val="480"/>
          <w:marRight w:val="0"/>
          <w:marTop w:val="0"/>
          <w:marBottom w:val="0"/>
          <w:divBdr>
            <w:top w:val="none" w:sz="0" w:space="0" w:color="auto"/>
            <w:left w:val="none" w:sz="0" w:space="0" w:color="auto"/>
            <w:bottom w:val="none" w:sz="0" w:space="0" w:color="auto"/>
            <w:right w:val="none" w:sz="0" w:space="0" w:color="auto"/>
          </w:divBdr>
        </w:div>
        <w:div w:id="282460881">
          <w:marLeft w:val="480"/>
          <w:marRight w:val="0"/>
          <w:marTop w:val="0"/>
          <w:marBottom w:val="0"/>
          <w:divBdr>
            <w:top w:val="none" w:sz="0" w:space="0" w:color="auto"/>
            <w:left w:val="none" w:sz="0" w:space="0" w:color="auto"/>
            <w:bottom w:val="none" w:sz="0" w:space="0" w:color="auto"/>
            <w:right w:val="none" w:sz="0" w:space="0" w:color="auto"/>
          </w:divBdr>
        </w:div>
        <w:div w:id="283191322">
          <w:marLeft w:val="480"/>
          <w:marRight w:val="0"/>
          <w:marTop w:val="0"/>
          <w:marBottom w:val="0"/>
          <w:divBdr>
            <w:top w:val="none" w:sz="0" w:space="0" w:color="auto"/>
            <w:left w:val="none" w:sz="0" w:space="0" w:color="auto"/>
            <w:bottom w:val="none" w:sz="0" w:space="0" w:color="auto"/>
            <w:right w:val="none" w:sz="0" w:space="0" w:color="auto"/>
          </w:divBdr>
        </w:div>
        <w:div w:id="301809758">
          <w:marLeft w:val="480"/>
          <w:marRight w:val="0"/>
          <w:marTop w:val="0"/>
          <w:marBottom w:val="0"/>
          <w:divBdr>
            <w:top w:val="none" w:sz="0" w:space="0" w:color="auto"/>
            <w:left w:val="none" w:sz="0" w:space="0" w:color="auto"/>
            <w:bottom w:val="none" w:sz="0" w:space="0" w:color="auto"/>
            <w:right w:val="none" w:sz="0" w:space="0" w:color="auto"/>
          </w:divBdr>
        </w:div>
        <w:div w:id="316302499">
          <w:marLeft w:val="480"/>
          <w:marRight w:val="0"/>
          <w:marTop w:val="0"/>
          <w:marBottom w:val="0"/>
          <w:divBdr>
            <w:top w:val="none" w:sz="0" w:space="0" w:color="auto"/>
            <w:left w:val="none" w:sz="0" w:space="0" w:color="auto"/>
            <w:bottom w:val="none" w:sz="0" w:space="0" w:color="auto"/>
            <w:right w:val="none" w:sz="0" w:space="0" w:color="auto"/>
          </w:divBdr>
        </w:div>
        <w:div w:id="325401800">
          <w:marLeft w:val="480"/>
          <w:marRight w:val="0"/>
          <w:marTop w:val="0"/>
          <w:marBottom w:val="0"/>
          <w:divBdr>
            <w:top w:val="none" w:sz="0" w:space="0" w:color="auto"/>
            <w:left w:val="none" w:sz="0" w:space="0" w:color="auto"/>
            <w:bottom w:val="none" w:sz="0" w:space="0" w:color="auto"/>
            <w:right w:val="none" w:sz="0" w:space="0" w:color="auto"/>
          </w:divBdr>
        </w:div>
        <w:div w:id="344408160">
          <w:marLeft w:val="480"/>
          <w:marRight w:val="0"/>
          <w:marTop w:val="0"/>
          <w:marBottom w:val="0"/>
          <w:divBdr>
            <w:top w:val="none" w:sz="0" w:space="0" w:color="auto"/>
            <w:left w:val="none" w:sz="0" w:space="0" w:color="auto"/>
            <w:bottom w:val="none" w:sz="0" w:space="0" w:color="auto"/>
            <w:right w:val="none" w:sz="0" w:space="0" w:color="auto"/>
          </w:divBdr>
        </w:div>
        <w:div w:id="410741648">
          <w:marLeft w:val="480"/>
          <w:marRight w:val="0"/>
          <w:marTop w:val="0"/>
          <w:marBottom w:val="0"/>
          <w:divBdr>
            <w:top w:val="none" w:sz="0" w:space="0" w:color="auto"/>
            <w:left w:val="none" w:sz="0" w:space="0" w:color="auto"/>
            <w:bottom w:val="none" w:sz="0" w:space="0" w:color="auto"/>
            <w:right w:val="none" w:sz="0" w:space="0" w:color="auto"/>
          </w:divBdr>
        </w:div>
        <w:div w:id="431515707">
          <w:marLeft w:val="480"/>
          <w:marRight w:val="0"/>
          <w:marTop w:val="0"/>
          <w:marBottom w:val="0"/>
          <w:divBdr>
            <w:top w:val="none" w:sz="0" w:space="0" w:color="auto"/>
            <w:left w:val="none" w:sz="0" w:space="0" w:color="auto"/>
            <w:bottom w:val="none" w:sz="0" w:space="0" w:color="auto"/>
            <w:right w:val="none" w:sz="0" w:space="0" w:color="auto"/>
          </w:divBdr>
        </w:div>
        <w:div w:id="473254073">
          <w:marLeft w:val="480"/>
          <w:marRight w:val="0"/>
          <w:marTop w:val="0"/>
          <w:marBottom w:val="0"/>
          <w:divBdr>
            <w:top w:val="none" w:sz="0" w:space="0" w:color="auto"/>
            <w:left w:val="none" w:sz="0" w:space="0" w:color="auto"/>
            <w:bottom w:val="none" w:sz="0" w:space="0" w:color="auto"/>
            <w:right w:val="none" w:sz="0" w:space="0" w:color="auto"/>
          </w:divBdr>
        </w:div>
        <w:div w:id="478232164">
          <w:marLeft w:val="480"/>
          <w:marRight w:val="0"/>
          <w:marTop w:val="0"/>
          <w:marBottom w:val="0"/>
          <w:divBdr>
            <w:top w:val="none" w:sz="0" w:space="0" w:color="auto"/>
            <w:left w:val="none" w:sz="0" w:space="0" w:color="auto"/>
            <w:bottom w:val="none" w:sz="0" w:space="0" w:color="auto"/>
            <w:right w:val="none" w:sz="0" w:space="0" w:color="auto"/>
          </w:divBdr>
        </w:div>
        <w:div w:id="489172628">
          <w:marLeft w:val="480"/>
          <w:marRight w:val="0"/>
          <w:marTop w:val="0"/>
          <w:marBottom w:val="0"/>
          <w:divBdr>
            <w:top w:val="none" w:sz="0" w:space="0" w:color="auto"/>
            <w:left w:val="none" w:sz="0" w:space="0" w:color="auto"/>
            <w:bottom w:val="none" w:sz="0" w:space="0" w:color="auto"/>
            <w:right w:val="none" w:sz="0" w:space="0" w:color="auto"/>
          </w:divBdr>
        </w:div>
        <w:div w:id="508103884">
          <w:marLeft w:val="480"/>
          <w:marRight w:val="0"/>
          <w:marTop w:val="0"/>
          <w:marBottom w:val="0"/>
          <w:divBdr>
            <w:top w:val="none" w:sz="0" w:space="0" w:color="auto"/>
            <w:left w:val="none" w:sz="0" w:space="0" w:color="auto"/>
            <w:bottom w:val="none" w:sz="0" w:space="0" w:color="auto"/>
            <w:right w:val="none" w:sz="0" w:space="0" w:color="auto"/>
          </w:divBdr>
        </w:div>
        <w:div w:id="563637122">
          <w:marLeft w:val="480"/>
          <w:marRight w:val="0"/>
          <w:marTop w:val="0"/>
          <w:marBottom w:val="0"/>
          <w:divBdr>
            <w:top w:val="none" w:sz="0" w:space="0" w:color="auto"/>
            <w:left w:val="none" w:sz="0" w:space="0" w:color="auto"/>
            <w:bottom w:val="none" w:sz="0" w:space="0" w:color="auto"/>
            <w:right w:val="none" w:sz="0" w:space="0" w:color="auto"/>
          </w:divBdr>
        </w:div>
        <w:div w:id="662929389">
          <w:marLeft w:val="480"/>
          <w:marRight w:val="0"/>
          <w:marTop w:val="0"/>
          <w:marBottom w:val="0"/>
          <w:divBdr>
            <w:top w:val="none" w:sz="0" w:space="0" w:color="auto"/>
            <w:left w:val="none" w:sz="0" w:space="0" w:color="auto"/>
            <w:bottom w:val="none" w:sz="0" w:space="0" w:color="auto"/>
            <w:right w:val="none" w:sz="0" w:space="0" w:color="auto"/>
          </w:divBdr>
        </w:div>
        <w:div w:id="683555639">
          <w:marLeft w:val="480"/>
          <w:marRight w:val="0"/>
          <w:marTop w:val="0"/>
          <w:marBottom w:val="0"/>
          <w:divBdr>
            <w:top w:val="none" w:sz="0" w:space="0" w:color="auto"/>
            <w:left w:val="none" w:sz="0" w:space="0" w:color="auto"/>
            <w:bottom w:val="none" w:sz="0" w:space="0" w:color="auto"/>
            <w:right w:val="none" w:sz="0" w:space="0" w:color="auto"/>
          </w:divBdr>
        </w:div>
        <w:div w:id="715395032">
          <w:marLeft w:val="480"/>
          <w:marRight w:val="0"/>
          <w:marTop w:val="0"/>
          <w:marBottom w:val="0"/>
          <w:divBdr>
            <w:top w:val="none" w:sz="0" w:space="0" w:color="auto"/>
            <w:left w:val="none" w:sz="0" w:space="0" w:color="auto"/>
            <w:bottom w:val="none" w:sz="0" w:space="0" w:color="auto"/>
            <w:right w:val="none" w:sz="0" w:space="0" w:color="auto"/>
          </w:divBdr>
        </w:div>
        <w:div w:id="763038579">
          <w:marLeft w:val="480"/>
          <w:marRight w:val="0"/>
          <w:marTop w:val="0"/>
          <w:marBottom w:val="0"/>
          <w:divBdr>
            <w:top w:val="none" w:sz="0" w:space="0" w:color="auto"/>
            <w:left w:val="none" w:sz="0" w:space="0" w:color="auto"/>
            <w:bottom w:val="none" w:sz="0" w:space="0" w:color="auto"/>
            <w:right w:val="none" w:sz="0" w:space="0" w:color="auto"/>
          </w:divBdr>
        </w:div>
        <w:div w:id="802846470">
          <w:marLeft w:val="480"/>
          <w:marRight w:val="0"/>
          <w:marTop w:val="0"/>
          <w:marBottom w:val="0"/>
          <w:divBdr>
            <w:top w:val="none" w:sz="0" w:space="0" w:color="auto"/>
            <w:left w:val="none" w:sz="0" w:space="0" w:color="auto"/>
            <w:bottom w:val="none" w:sz="0" w:space="0" w:color="auto"/>
            <w:right w:val="none" w:sz="0" w:space="0" w:color="auto"/>
          </w:divBdr>
        </w:div>
        <w:div w:id="889919376">
          <w:marLeft w:val="480"/>
          <w:marRight w:val="0"/>
          <w:marTop w:val="0"/>
          <w:marBottom w:val="0"/>
          <w:divBdr>
            <w:top w:val="none" w:sz="0" w:space="0" w:color="auto"/>
            <w:left w:val="none" w:sz="0" w:space="0" w:color="auto"/>
            <w:bottom w:val="none" w:sz="0" w:space="0" w:color="auto"/>
            <w:right w:val="none" w:sz="0" w:space="0" w:color="auto"/>
          </w:divBdr>
        </w:div>
        <w:div w:id="910581366">
          <w:marLeft w:val="480"/>
          <w:marRight w:val="0"/>
          <w:marTop w:val="0"/>
          <w:marBottom w:val="0"/>
          <w:divBdr>
            <w:top w:val="none" w:sz="0" w:space="0" w:color="auto"/>
            <w:left w:val="none" w:sz="0" w:space="0" w:color="auto"/>
            <w:bottom w:val="none" w:sz="0" w:space="0" w:color="auto"/>
            <w:right w:val="none" w:sz="0" w:space="0" w:color="auto"/>
          </w:divBdr>
        </w:div>
        <w:div w:id="975335030">
          <w:marLeft w:val="480"/>
          <w:marRight w:val="0"/>
          <w:marTop w:val="0"/>
          <w:marBottom w:val="0"/>
          <w:divBdr>
            <w:top w:val="none" w:sz="0" w:space="0" w:color="auto"/>
            <w:left w:val="none" w:sz="0" w:space="0" w:color="auto"/>
            <w:bottom w:val="none" w:sz="0" w:space="0" w:color="auto"/>
            <w:right w:val="none" w:sz="0" w:space="0" w:color="auto"/>
          </w:divBdr>
        </w:div>
        <w:div w:id="1001933257">
          <w:marLeft w:val="480"/>
          <w:marRight w:val="0"/>
          <w:marTop w:val="0"/>
          <w:marBottom w:val="0"/>
          <w:divBdr>
            <w:top w:val="none" w:sz="0" w:space="0" w:color="auto"/>
            <w:left w:val="none" w:sz="0" w:space="0" w:color="auto"/>
            <w:bottom w:val="none" w:sz="0" w:space="0" w:color="auto"/>
            <w:right w:val="none" w:sz="0" w:space="0" w:color="auto"/>
          </w:divBdr>
        </w:div>
        <w:div w:id="1002900321">
          <w:marLeft w:val="480"/>
          <w:marRight w:val="0"/>
          <w:marTop w:val="0"/>
          <w:marBottom w:val="0"/>
          <w:divBdr>
            <w:top w:val="none" w:sz="0" w:space="0" w:color="auto"/>
            <w:left w:val="none" w:sz="0" w:space="0" w:color="auto"/>
            <w:bottom w:val="none" w:sz="0" w:space="0" w:color="auto"/>
            <w:right w:val="none" w:sz="0" w:space="0" w:color="auto"/>
          </w:divBdr>
        </w:div>
      </w:divsChild>
    </w:div>
    <w:div w:id="779879427">
      <w:bodyDiv w:val="1"/>
      <w:marLeft w:val="0"/>
      <w:marRight w:val="0"/>
      <w:marTop w:val="0"/>
      <w:marBottom w:val="0"/>
      <w:divBdr>
        <w:top w:val="none" w:sz="0" w:space="0" w:color="auto"/>
        <w:left w:val="none" w:sz="0" w:space="0" w:color="auto"/>
        <w:bottom w:val="none" w:sz="0" w:space="0" w:color="auto"/>
        <w:right w:val="none" w:sz="0" w:space="0" w:color="auto"/>
      </w:divBdr>
    </w:div>
    <w:div w:id="780101996">
      <w:bodyDiv w:val="1"/>
      <w:marLeft w:val="0"/>
      <w:marRight w:val="0"/>
      <w:marTop w:val="0"/>
      <w:marBottom w:val="0"/>
      <w:divBdr>
        <w:top w:val="none" w:sz="0" w:space="0" w:color="auto"/>
        <w:left w:val="none" w:sz="0" w:space="0" w:color="auto"/>
        <w:bottom w:val="none" w:sz="0" w:space="0" w:color="auto"/>
        <w:right w:val="none" w:sz="0" w:space="0" w:color="auto"/>
      </w:divBdr>
    </w:div>
    <w:div w:id="780104864">
      <w:bodyDiv w:val="1"/>
      <w:marLeft w:val="0"/>
      <w:marRight w:val="0"/>
      <w:marTop w:val="0"/>
      <w:marBottom w:val="0"/>
      <w:divBdr>
        <w:top w:val="none" w:sz="0" w:space="0" w:color="auto"/>
        <w:left w:val="none" w:sz="0" w:space="0" w:color="auto"/>
        <w:bottom w:val="none" w:sz="0" w:space="0" w:color="auto"/>
        <w:right w:val="none" w:sz="0" w:space="0" w:color="auto"/>
      </w:divBdr>
    </w:div>
    <w:div w:id="780228659">
      <w:bodyDiv w:val="1"/>
      <w:marLeft w:val="0"/>
      <w:marRight w:val="0"/>
      <w:marTop w:val="0"/>
      <w:marBottom w:val="0"/>
      <w:divBdr>
        <w:top w:val="none" w:sz="0" w:space="0" w:color="auto"/>
        <w:left w:val="none" w:sz="0" w:space="0" w:color="auto"/>
        <w:bottom w:val="none" w:sz="0" w:space="0" w:color="auto"/>
        <w:right w:val="none" w:sz="0" w:space="0" w:color="auto"/>
      </w:divBdr>
    </w:div>
    <w:div w:id="780610064">
      <w:bodyDiv w:val="1"/>
      <w:marLeft w:val="0"/>
      <w:marRight w:val="0"/>
      <w:marTop w:val="0"/>
      <w:marBottom w:val="0"/>
      <w:divBdr>
        <w:top w:val="none" w:sz="0" w:space="0" w:color="auto"/>
        <w:left w:val="none" w:sz="0" w:space="0" w:color="auto"/>
        <w:bottom w:val="none" w:sz="0" w:space="0" w:color="auto"/>
        <w:right w:val="none" w:sz="0" w:space="0" w:color="auto"/>
      </w:divBdr>
    </w:div>
    <w:div w:id="780800589">
      <w:bodyDiv w:val="1"/>
      <w:marLeft w:val="0"/>
      <w:marRight w:val="0"/>
      <w:marTop w:val="0"/>
      <w:marBottom w:val="0"/>
      <w:divBdr>
        <w:top w:val="none" w:sz="0" w:space="0" w:color="auto"/>
        <w:left w:val="none" w:sz="0" w:space="0" w:color="auto"/>
        <w:bottom w:val="none" w:sz="0" w:space="0" w:color="auto"/>
        <w:right w:val="none" w:sz="0" w:space="0" w:color="auto"/>
      </w:divBdr>
    </w:div>
    <w:div w:id="780875570">
      <w:bodyDiv w:val="1"/>
      <w:marLeft w:val="0"/>
      <w:marRight w:val="0"/>
      <w:marTop w:val="0"/>
      <w:marBottom w:val="0"/>
      <w:divBdr>
        <w:top w:val="none" w:sz="0" w:space="0" w:color="auto"/>
        <w:left w:val="none" w:sz="0" w:space="0" w:color="auto"/>
        <w:bottom w:val="none" w:sz="0" w:space="0" w:color="auto"/>
        <w:right w:val="none" w:sz="0" w:space="0" w:color="auto"/>
      </w:divBdr>
    </w:div>
    <w:div w:id="780883855">
      <w:bodyDiv w:val="1"/>
      <w:marLeft w:val="0"/>
      <w:marRight w:val="0"/>
      <w:marTop w:val="0"/>
      <w:marBottom w:val="0"/>
      <w:divBdr>
        <w:top w:val="none" w:sz="0" w:space="0" w:color="auto"/>
        <w:left w:val="none" w:sz="0" w:space="0" w:color="auto"/>
        <w:bottom w:val="none" w:sz="0" w:space="0" w:color="auto"/>
        <w:right w:val="none" w:sz="0" w:space="0" w:color="auto"/>
      </w:divBdr>
    </w:div>
    <w:div w:id="781723757">
      <w:bodyDiv w:val="1"/>
      <w:marLeft w:val="0"/>
      <w:marRight w:val="0"/>
      <w:marTop w:val="0"/>
      <w:marBottom w:val="0"/>
      <w:divBdr>
        <w:top w:val="none" w:sz="0" w:space="0" w:color="auto"/>
        <w:left w:val="none" w:sz="0" w:space="0" w:color="auto"/>
        <w:bottom w:val="none" w:sz="0" w:space="0" w:color="auto"/>
        <w:right w:val="none" w:sz="0" w:space="0" w:color="auto"/>
      </w:divBdr>
    </w:div>
    <w:div w:id="781729320">
      <w:bodyDiv w:val="1"/>
      <w:marLeft w:val="0"/>
      <w:marRight w:val="0"/>
      <w:marTop w:val="0"/>
      <w:marBottom w:val="0"/>
      <w:divBdr>
        <w:top w:val="none" w:sz="0" w:space="0" w:color="auto"/>
        <w:left w:val="none" w:sz="0" w:space="0" w:color="auto"/>
        <w:bottom w:val="none" w:sz="0" w:space="0" w:color="auto"/>
        <w:right w:val="none" w:sz="0" w:space="0" w:color="auto"/>
      </w:divBdr>
    </w:div>
    <w:div w:id="781730377">
      <w:bodyDiv w:val="1"/>
      <w:marLeft w:val="0"/>
      <w:marRight w:val="0"/>
      <w:marTop w:val="0"/>
      <w:marBottom w:val="0"/>
      <w:divBdr>
        <w:top w:val="none" w:sz="0" w:space="0" w:color="auto"/>
        <w:left w:val="none" w:sz="0" w:space="0" w:color="auto"/>
        <w:bottom w:val="none" w:sz="0" w:space="0" w:color="auto"/>
        <w:right w:val="none" w:sz="0" w:space="0" w:color="auto"/>
      </w:divBdr>
    </w:div>
    <w:div w:id="781805669">
      <w:bodyDiv w:val="1"/>
      <w:marLeft w:val="0"/>
      <w:marRight w:val="0"/>
      <w:marTop w:val="0"/>
      <w:marBottom w:val="0"/>
      <w:divBdr>
        <w:top w:val="none" w:sz="0" w:space="0" w:color="auto"/>
        <w:left w:val="none" w:sz="0" w:space="0" w:color="auto"/>
        <w:bottom w:val="none" w:sz="0" w:space="0" w:color="auto"/>
        <w:right w:val="none" w:sz="0" w:space="0" w:color="auto"/>
      </w:divBdr>
    </w:div>
    <w:div w:id="781844641">
      <w:bodyDiv w:val="1"/>
      <w:marLeft w:val="0"/>
      <w:marRight w:val="0"/>
      <w:marTop w:val="0"/>
      <w:marBottom w:val="0"/>
      <w:divBdr>
        <w:top w:val="none" w:sz="0" w:space="0" w:color="auto"/>
        <w:left w:val="none" w:sz="0" w:space="0" w:color="auto"/>
        <w:bottom w:val="none" w:sz="0" w:space="0" w:color="auto"/>
        <w:right w:val="none" w:sz="0" w:space="0" w:color="auto"/>
      </w:divBdr>
      <w:divsChild>
        <w:div w:id="29653387">
          <w:marLeft w:val="480"/>
          <w:marRight w:val="0"/>
          <w:marTop w:val="0"/>
          <w:marBottom w:val="0"/>
          <w:divBdr>
            <w:top w:val="none" w:sz="0" w:space="0" w:color="auto"/>
            <w:left w:val="none" w:sz="0" w:space="0" w:color="auto"/>
            <w:bottom w:val="none" w:sz="0" w:space="0" w:color="auto"/>
            <w:right w:val="none" w:sz="0" w:space="0" w:color="auto"/>
          </w:divBdr>
        </w:div>
        <w:div w:id="92557333">
          <w:marLeft w:val="480"/>
          <w:marRight w:val="0"/>
          <w:marTop w:val="0"/>
          <w:marBottom w:val="0"/>
          <w:divBdr>
            <w:top w:val="none" w:sz="0" w:space="0" w:color="auto"/>
            <w:left w:val="none" w:sz="0" w:space="0" w:color="auto"/>
            <w:bottom w:val="none" w:sz="0" w:space="0" w:color="auto"/>
            <w:right w:val="none" w:sz="0" w:space="0" w:color="auto"/>
          </w:divBdr>
        </w:div>
        <w:div w:id="93138798">
          <w:marLeft w:val="480"/>
          <w:marRight w:val="0"/>
          <w:marTop w:val="0"/>
          <w:marBottom w:val="0"/>
          <w:divBdr>
            <w:top w:val="none" w:sz="0" w:space="0" w:color="auto"/>
            <w:left w:val="none" w:sz="0" w:space="0" w:color="auto"/>
            <w:bottom w:val="none" w:sz="0" w:space="0" w:color="auto"/>
            <w:right w:val="none" w:sz="0" w:space="0" w:color="auto"/>
          </w:divBdr>
        </w:div>
        <w:div w:id="112552715">
          <w:marLeft w:val="480"/>
          <w:marRight w:val="0"/>
          <w:marTop w:val="0"/>
          <w:marBottom w:val="0"/>
          <w:divBdr>
            <w:top w:val="none" w:sz="0" w:space="0" w:color="auto"/>
            <w:left w:val="none" w:sz="0" w:space="0" w:color="auto"/>
            <w:bottom w:val="none" w:sz="0" w:space="0" w:color="auto"/>
            <w:right w:val="none" w:sz="0" w:space="0" w:color="auto"/>
          </w:divBdr>
        </w:div>
        <w:div w:id="127095596">
          <w:marLeft w:val="480"/>
          <w:marRight w:val="0"/>
          <w:marTop w:val="0"/>
          <w:marBottom w:val="0"/>
          <w:divBdr>
            <w:top w:val="none" w:sz="0" w:space="0" w:color="auto"/>
            <w:left w:val="none" w:sz="0" w:space="0" w:color="auto"/>
            <w:bottom w:val="none" w:sz="0" w:space="0" w:color="auto"/>
            <w:right w:val="none" w:sz="0" w:space="0" w:color="auto"/>
          </w:divBdr>
        </w:div>
        <w:div w:id="160463314">
          <w:marLeft w:val="480"/>
          <w:marRight w:val="0"/>
          <w:marTop w:val="0"/>
          <w:marBottom w:val="0"/>
          <w:divBdr>
            <w:top w:val="none" w:sz="0" w:space="0" w:color="auto"/>
            <w:left w:val="none" w:sz="0" w:space="0" w:color="auto"/>
            <w:bottom w:val="none" w:sz="0" w:space="0" w:color="auto"/>
            <w:right w:val="none" w:sz="0" w:space="0" w:color="auto"/>
          </w:divBdr>
        </w:div>
        <w:div w:id="161241322">
          <w:marLeft w:val="480"/>
          <w:marRight w:val="0"/>
          <w:marTop w:val="0"/>
          <w:marBottom w:val="0"/>
          <w:divBdr>
            <w:top w:val="none" w:sz="0" w:space="0" w:color="auto"/>
            <w:left w:val="none" w:sz="0" w:space="0" w:color="auto"/>
            <w:bottom w:val="none" w:sz="0" w:space="0" w:color="auto"/>
            <w:right w:val="none" w:sz="0" w:space="0" w:color="auto"/>
          </w:divBdr>
        </w:div>
        <w:div w:id="187260492">
          <w:marLeft w:val="480"/>
          <w:marRight w:val="0"/>
          <w:marTop w:val="0"/>
          <w:marBottom w:val="0"/>
          <w:divBdr>
            <w:top w:val="none" w:sz="0" w:space="0" w:color="auto"/>
            <w:left w:val="none" w:sz="0" w:space="0" w:color="auto"/>
            <w:bottom w:val="none" w:sz="0" w:space="0" w:color="auto"/>
            <w:right w:val="none" w:sz="0" w:space="0" w:color="auto"/>
          </w:divBdr>
        </w:div>
        <w:div w:id="232861834">
          <w:marLeft w:val="480"/>
          <w:marRight w:val="0"/>
          <w:marTop w:val="0"/>
          <w:marBottom w:val="0"/>
          <w:divBdr>
            <w:top w:val="none" w:sz="0" w:space="0" w:color="auto"/>
            <w:left w:val="none" w:sz="0" w:space="0" w:color="auto"/>
            <w:bottom w:val="none" w:sz="0" w:space="0" w:color="auto"/>
            <w:right w:val="none" w:sz="0" w:space="0" w:color="auto"/>
          </w:divBdr>
        </w:div>
        <w:div w:id="299264839">
          <w:marLeft w:val="480"/>
          <w:marRight w:val="0"/>
          <w:marTop w:val="0"/>
          <w:marBottom w:val="0"/>
          <w:divBdr>
            <w:top w:val="none" w:sz="0" w:space="0" w:color="auto"/>
            <w:left w:val="none" w:sz="0" w:space="0" w:color="auto"/>
            <w:bottom w:val="none" w:sz="0" w:space="0" w:color="auto"/>
            <w:right w:val="none" w:sz="0" w:space="0" w:color="auto"/>
          </w:divBdr>
        </w:div>
        <w:div w:id="311064519">
          <w:marLeft w:val="480"/>
          <w:marRight w:val="0"/>
          <w:marTop w:val="0"/>
          <w:marBottom w:val="0"/>
          <w:divBdr>
            <w:top w:val="none" w:sz="0" w:space="0" w:color="auto"/>
            <w:left w:val="none" w:sz="0" w:space="0" w:color="auto"/>
            <w:bottom w:val="none" w:sz="0" w:space="0" w:color="auto"/>
            <w:right w:val="none" w:sz="0" w:space="0" w:color="auto"/>
          </w:divBdr>
        </w:div>
        <w:div w:id="351497989">
          <w:marLeft w:val="480"/>
          <w:marRight w:val="0"/>
          <w:marTop w:val="0"/>
          <w:marBottom w:val="0"/>
          <w:divBdr>
            <w:top w:val="none" w:sz="0" w:space="0" w:color="auto"/>
            <w:left w:val="none" w:sz="0" w:space="0" w:color="auto"/>
            <w:bottom w:val="none" w:sz="0" w:space="0" w:color="auto"/>
            <w:right w:val="none" w:sz="0" w:space="0" w:color="auto"/>
          </w:divBdr>
        </w:div>
        <w:div w:id="369038013">
          <w:marLeft w:val="480"/>
          <w:marRight w:val="0"/>
          <w:marTop w:val="0"/>
          <w:marBottom w:val="0"/>
          <w:divBdr>
            <w:top w:val="none" w:sz="0" w:space="0" w:color="auto"/>
            <w:left w:val="none" w:sz="0" w:space="0" w:color="auto"/>
            <w:bottom w:val="none" w:sz="0" w:space="0" w:color="auto"/>
            <w:right w:val="none" w:sz="0" w:space="0" w:color="auto"/>
          </w:divBdr>
        </w:div>
        <w:div w:id="373502636">
          <w:marLeft w:val="480"/>
          <w:marRight w:val="0"/>
          <w:marTop w:val="0"/>
          <w:marBottom w:val="0"/>
          <w:divBdr>
            <w:top w:val="none" w:sz="0" w:space="0" w:color="auto"/>
            <w:left w:val="none" w:sz="0" w:space="0" w:color="auto"/>
            <w:bottom w:val="none" w:sz="0" w:space="0" w:color="auto"/>
            <w:right w:val="none" w:sz="0" w:space="0" w:color="auto"/>
          </w:divBdr>
        </w:div>
        <w:div w:id="412167163">
          <w:marLeft w:val="480"/>
          <w:marRight w:val="0"/>
          <w:marTop w:val="0"/>
          <w:marBottom w:val="0"/>
          <w:divBdr>
            <w:top w:val="none" w:sz="0" w:space="0" w:color="auto"/>
            <w:left w:val="none" w:sz="0" w:space="0" w:color="auto"/>
            <w:bottom w:val="none" w:sz="0" w:space="0" w:color="auto"/>
            <w:right w:val="none" w:sz="0" w:space="0" w:color="auto"/>
          </w:divBdr>
        </w:div>
        <w:div w:id="466163267">
          <w:marLeft w:val="480"/>
          <w:marRight w:val="0"/>
          <w:marTop w:val="0"/>
          <w:marBottom w:val="0"/>
          <w:divBdr>
            <w:top w:val="none" w:sz="0" w:space="0" w:color="auto"/>
            <w:left w:val="none" w:sz="0" w:space="0" w:color="auto"/>
            <w:bottom w:val="none" w:sz="0" w:space="0" w:color="auto"/>
            <w:right w:val="none" w:sz="0" w:space="0" w:color="auto"/>
          </w:divBdr>
        </w:div>
        <w:div w:id="498813971">
          <w:marLeft w:val="480"/>
          <w:marRight w:val="0"/>
          <w:marTop w:val="0"/>
          <w:marBottom w:val="0"/>
          <w:divBdr>
            <w:top w:val="none" w:sz="0" w:space="0" w:color="auto"/>
            <w:left w:val="none" w:sz="0" w:space="0" w:color="auto"/>
            <w:bottom w:val="none" w:sz="0" w:space="0" w:color="auto"/>
            <w:right w:val="none" w:sz="0" w:space="0" w:color="auto"/>
          </w:divBdr>
        </w:div>
        <w:div w:id="537091216">
          <w:marLeft w:val="480"/>
          <w:marRight w:val="0"/>
          <w:marTop w:val="0"/>
          <w:marBottom w:val="0"/>
          <w:divBdr>
            <w:top w:val="none" w:sz="0" w:space="0" w:color="auto"/>
            <w:left w:val="none" w:sz="0" w:space="0" w:color="auto"/>
            <w:bottom w:val="none" w:sz="0" w:space="0" w:color="auto"/>
            <w:right w:val="none" w:sz="0" w:space="0" w:color="auto"/>
          </w:divBdr>
        </w:div>
        <w:div w:id="538974595">
          <w:marLeft w:val="480"/>
          <w:marRight w:val="0"/>
          <w:marTop w:val="0"/>
          <w:marBottom w:val="0"/>
          <w:divBdr>
            <w:top w:val="none" w:sz="0" w:space="0" w:color="auto"/>
            <w:left w:val="none" w:sz="0" w:space="0" w:color="auto"/>
            <w:bottom w:val="none" w:sz="0" w:space="0" w:color="auto"/>
            <w:right w:val="none" w:sz="0" w:space="0" w:color="auto"/>
          </w:divBdr>
        </w:div>
        <w:div w:id="602111797">
          <w:marLeft w:val="480"/>
          <w:marRight w:val="0"/>
          <w:marTop w:val="0"/>
          <w:marBottom w:val="0"/>
          <w:divBdr>
            <w:top w:val="none" w:sz="0" w:space="0" w:color="auto"/>
            <w:left w:val="none" w:sz="0" w:space="0" w:color="auto"/>
            <w:bottom w:val="none" w:sz="0" w:space="0" w:color="auto"/>
            <w:right w:val="none" w:sz="0" w:space="0" w:color="auto"/>
          </w:divBdr>
        </w:div>
        <w:div w:id="602225060">
          <w:marLeft w:val="480"/>
          <w:marRight w:val="0"/>
          <w:marTop w:val="0"/>
          <w:marBottom w:val="0"/>
          <w:divBdr>
            <w:top w:val="none" w:sz="0" w:space="0" w:color="auto"/>
            <w:left w:val="none" w:sz="0" w:space="0" w:color="auto"/>
            <w:bottom w:val="none" w:sz="0" w:space="0" w:color="auto"/>
            <w:right w:val="none" w:sz="0" w:space="0" w:color="auto"/>
          </w:divBdr>
        </w:div>
        <w:div w:id="619528862">
          <w:marLeft w:val="480"/>
          <w:marRight w:val="0"/>
          <w:marTop w:val="0"/>
          <w:marBottom w:val="0"/>
          <w:divBdr>
            <w:top w:val="none" w:sz="0" w:space="0" w:color="auto"/>
            <w:left w:val="none" w:sz="0" w:space="0" w:color="auto"/>
            <w:bottom w:val="none" w:sz="0" w:space="0" w:color="auto"/>
            <w:right w:val="none" w:sz="0" w:space="0" w:color="auto"/>
          </w:divBdr>
        </w:div>
        <w:div w:id="625240010">
          <w:marLeft w:val="480"/>
          <w:marRight w:val="0"/>
          <w:marTop w:val="0"/>
          <w:marBottom w:val="0"/>
          <w:divBdr>
            <w:top w:val="none" w:sz="0" w:space="0" w:color="auto"/>
            <w:left w:val="none" w:sz="0" w:space="0" w:color="auto"/>
            <w:bottom w:val="none" w:sz="0" w:space="0" w:color="auto"/>
            <w:right w:val="none" w:sz="0" w:space="0" w:color="auto"/>
          </w:divBdr>
        </w:div>
        <w:div w:id="637102065">
          <w:marLeft w:val="480"/>
          <w:marRight w:val="0"/>
          <w:marTop w:val="0"/>
          <w:marBottom w:val="0"/>
          <w:divBdr>
            <w:top w:val="none" w:sz="0" w:space="0" w:color="auto"/>
            <w:left w:val="none" w:sz="0" w:space="0" w:color="auto"/>
            <w:bottom w:val="none" w:sz="0" w:space="0" w:color="auto"/>
            <w:right w:val="none" w:sz="0" w:space="0" w:color="auto"/>
          </w:divBdr>
        </w:div>
        <w:div w:id="656500377">
          <w:marLeft w:val="480"/>
          <w:marRight w:val="0"/>
          <w:marTop w:val="0"/>
          <w:marBottom w:val="0"/>
          <w:divBdr>
            <w:top w:val="none" w:sz="0" w:space="0" w:color="auto"/>
            <w:left w:val="none" w:sz="0" w:space="0" w:color="auto"/>
            <w:bottom w:val="none" w:sz="0" w:space="0" w:color="auto"/>
            <w:right w:val="none" w:sz="0" w:space="0" w:color="auto"/>
          </w:divBdr>
        </w:div>
        <w:div w:id="670530169">
          <w:marLeft w:val="480"/>
          <w:marRight w:val="0"/>
          <w:marTop w:val="0"/>
          <w:marBottom w:val="0"/>
          <w:divBdr>
            <w:top w:val="none" w:sz="0" w:space="0" w:color="auto"/>
            <w:left w:val="none" w:sz="0" w:space="0" w:color="auto"/>
            <w:bottom w:val="none" w:sz="0" w:space="0" w:color="auto"/>
            <w:right w:val="none" w:sz="0" w:space="0" w:color="auto"/>
          </w:divBdr>
        </w:div>
        <w:div w:id="678432738">
          <w:marLeft w:val="480"/>
          <w:marRight w:val="0"/>
          <w:marTop w:val="0"/>
          <w:marBottom w:val="0"/>
          <w:divBdr>
            <w:top w:val="none" w:sz="0" w:space="0" w:color="auto"/>
            <w:left w:val="none" w:sz="0" w:space="0" w:color="auto"/>
            <w:bottom w:val="none" w:sz="0" w:space="0" w:color="auto"/>
            <w:right w:val="none" w:sz="0" w:space="0" w:color="auto"/>
          </w:divBdr>
        </w:div>
        <w:div w:id="721247625">
          <w:marLeft w:val="480"/>
          <w:marRight w:val="0"/>
          <w:marTop w:val="0"/>
          <w:marBottom w:val="0"/>
          <w:divBdr>
            <w:top w:val="none" w:sz="0" w:space="0" w:color="auto"/>
            <w:left w:val="none" w:sz="0" w:space="0" w:color="auto"/>
            <w:bottom w:val="none" w:sz="0" w:space="0" w:color="auto"/>
            <w:right w:val="none" w:sz="0" w:space="0" w:color="auto"/>
          </w:divBdr>
        </w:div>
        <w:div w:id="727457041">
          <w:marLeft w:val="480"/>
          <w:marRight w:val="0"/>
          <w:marTop w:val="0"/>
          <w:marBottom w:val="0"/>
          <w:divBdr>
            <w:top w:val="none" w:sz="0" w:space="0" w:color="auto"/>
            <w:left w:val="none" w:sz="0" w:space="0" w:color="auto"/>
            <w:bottom w:val="none" w:sz="0" w:space="0" w:color="auto"/>
            <w:right w:val="none" w:sz="0" w:space="0" w:color="auto"/>
          </w:divBdr>
        </w:div>
        <w:div w:id="762727417">
          <w:marLeft w:val="480"/>
          <w:marRight w:val="0"/>
          <w:marTop w:val="0"/>
          <w:marBottom w:val="0"/>
          <w:divBdr>
            <w:top w:val="none" w:sz="0" w:space="0" w:color="auto"/>
            <w:left w:val="none" w:sz="0" w:space="0" w:color="auto"/>
            <w:bottom w:val="none" w:sz="0" w:space="0" w:color="auto"/>
            <w:right w:val="none" w:sz="0" w:space="0" w:color="auto"/>
          </w:divBdr>
        </w:div>
        <w:div w:id="803158009">
          <w:marLeft w:val="480"/>
          <w:marRight w:val="0"/>
          <w:marTop w:val="0"/>
          <w:marBottom w:val="0"/>
          <w:divBdr>
            <w:top w:val="none" w:sz="0" w:space="0" w:color="auto"/>
            <w:left w:val="none" w:sz="0" w:space="0" w:color="auto"/>
            <w:bottom w:val="none" w:sz="0" w:space="0" w:color="auto"/>
            <w:right w:val="none" w:sz="0" w:space="0" w:color="auto"/>
          </w:divBdr>
        </w:div>
        <w:div w:id="812674877">
          <w:marLeft w:val="480"/>
          <w:marRight w:val="0"/>
          <w:marTop w:val="0"/>
          <w:marBottom w:val="0"/>
          <w:divBdr>
            <w:top w:val="none" w:sz="0" w:space="0" w:color="auto"/>
            <w:left w:val="none" w:sz="0" w:space="0" w:color="auto"/>
            <w:bottom w:val="none" w:sz="0" w:space="0" w:color="auto"/>
            <w:right w:val="none" w:sz="0" w:space="0" w:color="auto"/>
          </w:divBdr>
        </w:div>
        <w:div w:id="846678853">
          <w:marLeft w:val="480"/>
          <w:marRight w:val="0"/>
          <w:marTop w:val="0"/>
          <w:marBottom w:val="0"/>
          <w:divBdr>
            <w:top w:val="none" w:sz="0" w:space="0" w:color="auto"/>
            <w:left w:val="none" w:sz="0" w:space="0" w:color="auto"/>
            <w:bottom w:val="none" w:sz="0" w:space="0" w:color="auto"/>
            <w:right w:val="none" w:sz="0" w:space="0" w:color="auto"/>
          </w:divBdr>
        </w:div>
        <w:div w:id="847447281">
          <w:marLeft w:val="480"/>
          <w:marRight w:val="0"/>
          <w:marTop w:val="0"/>
          <w:marBottom w:val="0"/>
          <w:divBdr>
            <w:top w:val="none" w:sz="0" w:space="0" w:color="auto"/>
            <w:left w:val="none" w:sz="0" w:space="0" w:color="auto"/>
            <w:bottom w:val="none" w:sz="0" w:space="0" w:color="auto"/>
            <w:right w:val="none" w:sz="0" w:space="0" w:color="auto"/>
          </w:divBdr>
        </w:div>
        <w:div w:id="855459615">
          <w:marLeft w:val="480"/>
          <w:marRight w:val="0"/>
          <w:marTop w:val="0"/>
          <w:marBottom w:val="0"/>
          <w:divBdr>
            <w:top w:val="none" w:sz="0" w:space="0" w:color="auto"/>
            <w:left w:val="none" w:sz="0" w:space="0" w:color="auto"/>
            <w:bottom w:val="none" w:sz="0" w:space="0" w:color="auto"/>
            <w:right w:val="none" w:sz="0" w:space="0" w:color="auto"/>
          </w:divBdr>
        </w:div>
        <w:div w:id="882525705">
          <w:marLeft w:val="480"/>
          <w:marRight w:val="0"/>
          <w:marTop w:val="0"/>
          <w:marBottom w:val="0"/>
          <w:divBdr>
            <w:top w:val="none" w:sz="0" w:space="0" w:color="auto"/>
            <w:left w:val="none" w:sz="0" w:space="0" w:color="auto"/>
            <w:bottom w:val="none" w:sz="0" w:space="0" w:color="auto"/>
            <w:right w:val="none" w:sz="0" w:space="0" w:color="auto"/>
          </w:divBdr>
        </w:div>
        <w:div w:id="930890909">
          <w:marLeft w:val="480"/>
          <w:marRight w:val="0"/>
          <w:marTop w:val="0"/>
          <w:marBottom w:val="0"/>
          <w:divBdr>
            <w:top w:val="none" w:sz="0" w:space="0" w:color="auto"/>
            <w:left w:val="none" w:sz="0" w:space="0" w:color="auto"/>
            <w:bottom w:val="none" w:sz="0" w:space="0" w:color="auto"/>
            <w:right w:val="none" w:sz="0" w:space="0" w:color="auto"/>
          </w:divBdr>
        </w:div>
        <w:div w:id="940064832">
          <w:marLeft w:val="480"/>
          <w:marRight w:val="0"/>
          <w:marTop w:val="0"/>
          <w:marBottom w:val="0"/>
          <w:divBdr>
            <w:top w:val="none" w:sz="0" w:space="0" w:color="auto"/>
            <w:left w:val="none" w:sz="0" w:space="0" w:color="auto"/>
            <w:bottom w:val="none" w:sz="0" w:space="0" w:color="auto"/>
            <w:right w:val="none" w:sz="0" w:space="0" w:color="auto"/>
          </w:divBdr>
        </w:div>
        <w:div w:id="947003470">
          <w:marLeft w:val="480"/>
          <w:marRight w:val="0"/>
          <w:marTop w:val="0"/>
          <w:marBottom w:val="0"/>
          <w:divBdr>
            <w:top w:val="none" w:sz="0" w:space="0" w:color="auto"/>
            <w:left w:val="none" w:sz="0" w:space="0" w:color="auto"/>
            <w:bottom w:val="none" w:sz="0" w:space="0" w:color="auto"/>
            <w:right w:val="none" w:sz="0" w:space="0" w:color="auto"/>
          </w:divBdr>
        </w:div>
        <w:div w:id="955450204">
          <w:marLeft w:val="480"/>
          <w:marRight w:val="0"/>
          <w:marTop w:val="0"/>
          <w:marBottom w:val="0"/>
          <w:divBdr>
            <w:top w:val="none" w:sz="0" w:space="0" w:color="auto"/>
            <w:left w:val="none" w:sz="0" w:space="0" w:color="auto"/>
            <w:bottom w:val="none" w:sz="0" w:space="0" w:color="auto"/>
            <w:right w:val="none" w:sz="0" w:space="0" w:color="auto"/>
          </w:divBdr>
        </w:div>
        <w:div w:id="959339165">
          <w:marLeft w:val="480"/>
          <w:marRight w:val="0"/>
          <w:marTop w:val="0"/>
          <w:marBottom w:val="0"/>
          <w:divBdr>
            <w:top w:val="none" w:sz="0" w:space="0" w:color="auto"/>
            <w:left w:val="none" w:sz="0" w:space="0" w:color="auto"/>
            <w:bottom w:val="none" w:sz="0" w:space="0" w:color="auto"/>
            <w:right w:val="none" w:sz="0" w:space="0" w:color="auto"/>
          </w:divBdr>
        </w:div>
        <w:div w:id="982581983">
          <w:marLeft w:val="480"/>
          <w:marRight w:val="0"/>
          <w:marTop w:val="0"/>
          <w:marBottom w:val="0"/>
          <w:divBdr>
            <w:top w:val="none" w:sz="0" w:space="0" w:color="auto"/>
            <w:left w:val="none" w:sz="0" w:space="0" w:color="auto"/>
            <w:bottom w:val="none" w:sz="0" w:space="0" w:color="auto"/>
            <w:right w:val="none" w:sz="0" w:space="0" w:color="auto"/>
          </w:divBdr>
        </w:div>
        <w:div w:id="982661639">
          <w:marLeft w:val="480"/>
          <w:marRight w:val="0"/>
          <w:marTop w:val="0"/>
          <w:marBottom w:val="0"/>
          <w:divBdr>
            <w:top w:val="none" w:sz="0" w:space="0" w:color="auto"/>
            <w:left w:val="none" w:sz="0" w:space="0" w:color="auto"/>
            <w:bottom w:val="none" w:sz="0" w:space="0" w:color="auto"/>
            <w:right w:val="none" w:sz="0" w:space="0" w:color="auto"/>
          </w:divBdr>
        </w:div>
        <w:div w:id="1001278535">
          <w:marLeft w:val="480"/>
          <w:marRight w:val="0"/>
          <w:marTop w:val="0"/>
          <w:marBottom w:val="0"/>
          <w:divBdr>
            <w:top w:val="none" w:sz="0" w:space="0" w:color="auto"/>
            <w:left w:val="none" w:sz="0" w:space="0" w:color="auto"/>
            <w:bottom w:val="none" w:sz="0" w:space="0" w:color="auto"/>
            <w:right w:val="none" w:sz="0" w:space="0" w:color="auto"/>
          </w:divBdr>
        </w:div>
        <w:div w:id="1004211349">
          <w:marLeft w:val="480"/>
          <w:marRight w:val="0"/>
          <w:marTop w:val="0"/>
          <w:marBottom w:val="0"/>
          <w:divBdr>
            <w:top w:val="none" w:sz="0" w:space="0" w:color="auto"/>
            <w:left w:val="none" w:sz="0" w:space="0" w:color="auto"/>
            <w:bottom w:val="none" w:sz="0" w:space="0" w:color="auto"/>
            <w:right w:val="none" w:sz="0" w:space="0" w:color="auto"/>
          </w:divBdr>
        </w:div>
      </w:divsChild>
    </w:div>
    <w:div w:id="782001049">
      <w:bodyDiv w:val="1"/>
      <w:marLeft w:val="0"/>
      <w:marRight w:val="0"/>
      <w:marTop w:val="0"/>
      <w:marBottom w:val="0"/>
      <w:divBdr>
        <w:top w:val="none" w:sz="0" w:space="0" w:color="auto"/>
        <w:left w:val="none" w:sz="0" w:space="0" w:color="auto"/>
        <w:bottom w:val="none" w:sz="0" w:space="0" w:color="auto"/>
        <w:right w:val="none" w:sz="0" w:space="0" w:color="auto"/>
      </w:divBdr>
    </w:div>
    <w:div w:id="782111507">
      <w:bodyDiv w:val="1"/>
      <w:marLeft w:val="0"/>
      <w:marRight w:val="0"/>
      <w:marTop w:val="0"/>
      <w:marBottom w:val="0"/>
      <w:divBdr>
        <w:top w:val="none" w:sz="0" w:space="0" w:color="auto"/>
        <w:left w:val="none" w:sz="0" w:space="0" w:color="auto"/>
        <w:bottom w:val="none" w:sz="0" w:space="0" w:color="auto"/>
        <w:right w:val="none" w:sz="0" w:space="0" w:color="auto"/>
      </w:divBdr>
    </w:div>
    <w:div w:id="782111529">
      <w:bodyDiv w:val="1"/>
      <w:marLeft w:val="0"/>
      <w:marRight w:val="0"/>
      <w:marTop w:val="0"/>
      <w:marBottom w:val="0"/>
      <w:divBdr>
        <w:top w:val="none" w:sz="0" w:space="0" w:color="auto"/>
        <w:left w:val="none" w:sz="0" w:space="0" w:color="auto"/>
        <w:bottom w:val="none" w:sz="0" w:space="0" w:color="auto"/>
        <w:right w:val="none" w:sz="0" w:space="0" w:color="auto"/>
      </w:divBdr>
    </w:div>
    <w:div w:id="782461316">
      <w:bodyDiv w:val="1"/>
      <w:marLeft w:val="0"/>
      <w:marRight w:val="0"/>
      <w:marTop w:val="0"/>
      <w:marBottom w:val="0"/>
      <w:divBdr>
        <w:top w:val="none" w:sz="0" w:space="0" w:color="auto"/>
        <w:left w:val="none" w:sz="0" w:space="0" w:color="auto"/>
        <w:bottom w:val="none" w:sz="0" w:space="0" w:color="auto"/>
        <w:right w:val="none" w:sz="0" w:space="0" w:color="auto"/>
      </w:divBdr>
    </w:div>
    <w:div w:id="782572182">
      <w:bodyDiv w:val="1"/>
      <w:marLeft w:val="0"/>
      <w:marRight w:val="0"/>
      <w:marTop w:val="0"/>
      <w:marBottom w:val="0"/>
      <w:divBdr>
        <w:top w:val="none" w:sz="0" w:space="0" w:color="auto"/>
        <w:left w:val="none" w:sz="0" w:space="0" w:color="auto"/>
        <w:bottom w:val="none" w:sz="0" w:space="0" w:color="auto"/>
        <w:right w:val="none" w:sz="0" w:space="0" w:color="auto"/>
      </w:divBdr>
    </w:div>
    <w:div w:id="782965351">
      <w:bodyDiv w:val="1"/>
      <w:marLeft w:val="0"/>
      <w:marRight w:val="0"/>
      <w:marTop w:val="0"/>
      <w:marBottom w:val="0"/>
      <w:divBdr>
        <w:top w:val="none" w:sz="0" w:space="0" w:color="auto"/>
        <w:left w:val="none" w:sz="0" w:space="0" w:color="auto"/>
        <w:bottom w:val="none" w:sz="0" w:space="0" w:color="auto"/>
        <w:right w:val="none" w:sz="0" w:space="0" w:color="auto"/>
      </w:divBdr>
    </w:div>
    <w:div w:id="783352312">
      <w:bodyDiv w:val="1"/>
      <w:marLeft w:val="0"/>
      <w:marRight w:val="0"/>
      <w:marTop w:val="0"/>
      <w:marBottom w:val="0"/>
      <w:divBdr>
        <w:top w:val="none" w:sz="0" w:space="0" w:color="auto"/>
        <w:left w:val="none" w:sz="0" w:space="0" w:color="auto"/>
        <w:bottom w:val="none" w:sz="0" w:space="0" w:color="auto"/>
        <w:right w:val="none" w:sz="0" w:space="0" w:color="auto"/>
      </w:divBdr>
    </w:div>
    <w:div w:id="783578626">
      <w:bodyDiv w:val="1"/>
      <w:marLeft w:val="0"/>
      <w:marRight w:val="0"/>
      <w:marTop w:val="0"/>
      <w:marBottom w:val="0"/>
      <w:divBdr>
        <w:top w:val="none" w:sz="0" w:space="0" w:color="auto"/>
        <w:left w:val="none" w:sz="0" w:space="0" w:color="auto"/>
        <w:bottom w:val="none" w:sz="0" w:space="0" w:color="auto"/>
        <w:right w:val="none" w:sz="0" w:space="0" w:color="auto"/>
      </w:divBdr>
    </w:div>
    <w:div w:id="783621652">
      <w:bodyDiv w:val="1"/>
      <w:marLeft w:val="0"/>
      <w:marRight w:val="0"/>
      <w:marTop w:val="0"/>
      <w:marBottom w:val="0"/>
      <w:divBdr>
        <w:top w:val="none" w:sz="0" w:space="0" w:color="auto"/>
        <w:left w:val="none" w:sz="0" w:space="0" w:color="auto"/>
        <w:bottom w:val="none" w:sz="0" w:space="0" w:color="auto"/>
        <w:right w:val="none" w:sz="0" w:space="0" w:color="auto"/>
      </w:divBdr>
    </w:div>
    <w:div w:id="783772357">
      <w:bodyDiv w:val="1"/>
      <w:marLeft w:val="0"/>
      <w:marRight w:val="0"/>
      <w:marTop w:val="0"/>
      <w:marBottom w:val="0"/>
      <w:divBdr>
        <w:top w:val="none" w:sz="0" w:space="0" w:color="auto"/>
        <w:left w:val="none" w:sz="0" w:space="0" w:color="auto"/>
        <w:bottom w:val="none" w:sz="0" w:space="0" w:color="auto"/>
        <w:right w:val="none" w:sz="0" w:space="0" w:color="auto"/>
      </w:divBdr>
    </w:div>
    <w:div w:id="784034129">
      <w:bodyDiv w:val="1"/>
      <w:marLeft w:val="0"/>
      <w:marRight w:val="0"/>
      <w:marTop w:val="0"/>
      <w:marBottom w:val="0"/>
      <w:divBdr>
        <w:top w:val="none" w:sz="0" w:space="0" w:color="auto"/>
        <w:left w:val="none" w:sz="0" w:space="0" w:color="auto"/>
        <w:bottom w:val="none" w:sz="0" w:space="0" w:color="auto"/>
        <w:right w:val="none" w:sz="0" w:space="0" w:color="auto"/>
      </w:divBdr>
    </w:div>
    <w:div w:id="784154397">
      <w:bodyDiv w:val="1"/>
      <w:marLeft w:val="0"/>
      <w:marRight w:val="0"/>
      <w:marTop w:val="0"/>
      <w:marBottom w:val="0"/>
      <w:divBdr>
        <w:top w:val="none" w:sz="0" w:space="0" w:color="auto"/>
        <w:left w:val="none" w:sz="0" w:space="0" w:color="auto"/>
        <w:bottom w:val="none" w:sz="0" w:space="0" w:color="auto"/>
        <w:right w:val="none" w:sz="0" w:space="0" w:color="auto"/>
      </w:divBdr>
    </w:div>
    <w:div w:id="784692399">
      <w:bodyDiv w:val="1"/>
      <w:marLeft w:val="0"/>
      <w:marRight w:val="0"/>
      <w:marTop w:val="0"/>
      <w:marBottom w:val="0"/>
      <w:divBdr>
        <w:top w:val="none" w:sz="0" w:space="0" w:color="auto"/>
        <w:left w:val="none" w:sz="0" w:space="0" w:color="auto"/>
        <w:bottom w:val="none" w:sz="0" w:space="0" w:color="auto"/>
        <w:right w:val="none" w:sz="0" w:space="0" w:color="auto"/>
      </w:divBdr>
    </w:div>
    <w:div w:id="784887614">
      <w:bodyDiv w:val="1"/>
      <w:marLeft w:val="0"/>
      <w:marRight w:val="0"/>
      <w:marTop w:val="0"/>
      <w:marBottom w:val="0"/>
      <w:divBdr>
        <w:top w:val="none" w:sz="0" w:space="0" w:color="auto"/>
        <w:left w:val="none" w:sz="0" w:space="0" w:color="auto"/>
        <w:bottom w:val="none" w:sz="0" w:space="0" w:color="auto"/>
        <w:right w:val="none" w:sz="0" w:space="0" w:color="auto"/>
      </w:divBdr>
      <w:divsChild>
        <w:div w:id="42020377">
          <w:marLeft w:val="480"/>
          <w:marRight w:val="0"/>
          <w:marTop w:val="0"/>
          <w:marBottom w:val="0"/>
          <w:divBdr>
            <w:top w:val="none" w:sz="0" w:space="0" w:color="auto"/>
            <w:left w:val="none" w:sz="0" w:space="0" w:color="auto"/>
            <w:bottom w:val="none" w:sz="0" w:space="0" w:color="auto"/>
            <w:right w:val="none" w:sz="0" w:space="0" w:color="auto"/>
          </w:divBdr>
        </w:div>
        <w:div w:id="117265703">
          <w:marLeft w:val="480"/>
          <w:marRight w:val="0"/>
          <w:marTop w:val="0"/>
          <w:marBottom w:val="0"/>
          <w:divBdr>
            <w:top w:val="none" w:sz="0" w:space="0" w:color="auto"/>
            <w:left w:val="none" w:sz="0" w:space="0" w:color="auto"/>
            <w:bottom w:val="none" w:sz="0" w:space="0" w:color="auto"/>
            <w:right w:val="none" w:sz="0" w:space="0" w:color="auto"/>
          </w:divBdr>
        </w:div>
        <w:div w:id="117720547">
          <w:marLeft w:val="480"/>
          <w:marRight w:val="0"/>
          <w:marTop w:val="0"/>
          <w:marBottom w:val="0"/>
          <w:divBdr>
            <w:top w:val="none" w:sz="0" w:space="0" w:color="auto"/>
            <w:left w:val="none" w:sz="0" w:space="0" w:color="auto"/>
            <w:bottom w:val="none" w:sz="0" w:space="0" w:color="auto"/>
            <w:right w:val="none" w:sz="0" w:space="0" w:color="auto"/>
          </w:divBdr>
        </w:div>
        <w:div w:id="123742839">
          <w:marLeft w:val="480"/>
          <w:marRight w:val="0"/>
          <w:marTop w:val="0"/>
          <w:marBottom w:val="0"/>
          <w:divBdr>
            <w:top w:val="none" w:sz="0" w:space="0" w:color="auto"/>
            <w:left w:val="none" w:sz="0" w:space="0" w:color="auto"/>
            <w:bottom w:val="none" w:sz="0" w:space="0" w:color="auto"/>
            <w:right w:val="none" w:sz="0" w:space="0" w:color="auto"/>
          </w:divBdr>
        </w:div>
        <w:div w:id="150216204">
          <w:marLeft w:val="480"/>
          <w:marRight w:val="0"/>
          <w:marTop w:val="0"/>
          <w:marBottom w:val="0"/>
          <w:divBdr>
            <w:top w:val="none" w:sz="0" w:space="0" w:color="auto"/>
            <w:left w:val="none" w:sz="0" w:space="0" w:color="auto"/>
            <w:bottom w:val="none" w:sz="0" w:space="0" w:color="auto"/>
            <w:right w:val="none" w:sz="0" w:space="0" w:color="auto"/>
          </w:divBdr>
        </w:div>
        <w:div w:id="198859418">
          <w:marLeft w:val="480"/>
          <w:marRight w:val="0"/>
          <w:marTop w:val="0"/>
          <w:marBottom w:val="0"/>
          <w:divBdr>
            <w:top w:val="none" w:sz="0" w:space="0" w:color="auto"/>
            <w:left w:val="none" w:sz="0" w:space="0" w:color="auto"/>
            <w:bottom w:val="none" w:sz="0" w:space="0" w:color="auto"/>
            <w:right w:val="none" w:sz="0" w:space="0" w:color="auto"/>
          </w:divBdr>
        </w:div>
        <w:div w:id="211775457">
          <w:marLeft w:val="480"/>
          <w:marRight w:val="0"/>
          <w:marTop w:val="0"/>
          <w:marBottom w:val="0"/>
          <w:divBdr>
            <w:top w:val="none" w:sz="0" w:space="0" w:color="auto"/>
            <w:left w:val="none" w:sz="0" w:space="0" w:color="auto"/>
            <w:bottom w:val="none" w:sz="0" w:space="0" w:color="auto"/>
            <w:right w:val="none" w:sz="0" w:space="0" w:color="auto"/>
          </w:divBdr>
        </w:div>
        <w:div w:id="254630566">
          <w:marLeft w:val="480"/>
          <w:marRight w:val="0"/>
          <w:marTop w:val="0"/>
          <w:marBottom w:val="0"/>
          <w:divBdr>
            <w:top w:val="none" w:sz="0" w:space="0" w:color="auto"/>
            <w:left w:val="none" w:sz="0" w:space="0" w:color="auto"/>
            <w:bottom w:val="none" w:sz="0" w:space="0" w:color="auto"/>
            <w:right w:val="none" w:sz="0" w:space="0" w:color="auto"/>
          </w:divBdr>
        </w:div>
        <w:div w:id="273902301">
          <w:marLeft w:val="480"/>
          <w:marRight w:val="0"/>
          <w:marTop w:val="0"/>
          <w:marBottom w:val="0"/>
          <w:divBdr>
            <w:top w:val="none" w:sz="0" w:space="0" w:color="auto"/>
            <w:left w:val="none" w:sz="0" w:space="0" w:color="auto"/>
            <w:bottom w:val="none" w:sz="0" w:space="0" w:color="auto"/>
            <w:right w:val="none" w:sz="0" w:space="0" w:color="auto"/>
          </w:divBdr>
        </w:div>
        <w:div w:id="274823919">
          <w:marLeft w:val="480"/>
          <w:marRight w:val="0"/>
          <w:marTop w:val="0"/>
          <w:marBottom w:val="0"/>
          <w:divBdr>
            <w:top w:val="none" w:sz="0" w:space="0" w:color="auto"/>
            <w:left w:val="none" w:sz="0" w:space="0" w:color="auto"/>
            <w:bottom w:val="none" w:sz="0" w:space="0" w:color="auto"/>
            <w:right w:val="none" w:sz="0" w:space="0" w:color="auto"/>
          </w:divBdr>
        </w:div>
        <w:div w:id="295843180">
          <w:marLeft w:val="480"/>
          <w:marRight w:val="0"/>
          <w:marTop w:val="0"/>
          <w:marBottom w:val="0"/>
          <w:divBdr>
            <w:top w:val="none" w:sz="0" w:space="0" w:color="auto"/>
            <w:left w:val="none" w:sz="0" w:space="0" w:color="auto"/>
            <w:bottom w:val="none" w:sz="0" w:space="0" w:color="auto"/>
            <w:right w:val="none" w:sz="0" w:space="0" w:color="auto"/>
          </w:divBdr>
        </w:div>
        <w:div w:id="312024581">
          <w:marLeft w:val="480"/>
          <w:marRight w:val="0"/>
          <w:marTop w:val="0"/>
          <w:marBottom w:val="0"/>
          <w:divBdr>
            <w:top w:val="none" w:sz="0" w:space="0" w:color="auto"/>
            <w:left w:val="none" w:sz="0" w:space="0" w:color="auto"/>
            <w:bottom w:val="none" w:sz="0" w:space="0" w:color="auto"/>
            <w:right w:val="none" w:sz="0" w:space="0" w:color="auto"/>
          </w:divBdr>
        </w:div>
        <w:div w:id="352417185">
          <w:marLeft w:val="480"/>
          <w:marRight w:val="0"/>
          <w:marTop w:val="0"/>
          <w:marBottom w:val="0"/>
          <w:divBdr>
            <w:top w:val="none" w:sz="0" w:space="0" w:color="auto"/>
            <w:left w:val="none" w:sz="0" w:space="0" w:color="auto"/>
            <w:bottom w:val="none" w:sz="0" w:space="0" w:color="auto"/>
            <w:right w:val="none" w:sz="0" w:space="0" w:color="auto"/>
          </w:divBdr>
        </w:div>
        <w:div w:id="417100919">
          <w:marLeft w:val="480"/>
          <w:marRight w:val="0"/>
          <w:marTop w:val="0"/>
          <w:marBottom w:val="0"/>
          <w:divBdr>
            <w:top w:val="none" w:sz="0" w:space="0" w:color="auto"/>
            <w:left w:val="none" w:sz="0" w:space="0" w:color="auto"/>
            <w:bottom w:val="none" w:sz="0" w:space="0" w:color="auto"/>
            <w:right w:val="none" w:sz="0" w:space="0" w:color="auto"/>
          </w:divBdr>
        </w:div>
        <w:div w:id="488062153">
          <w:marLeft w:val="480"/>
          <w:marRight w:val="0"/>
          <w:marTop w:val="0"/>
          <w:marBottom w:val="0"/>
          <w:divBdr>
            <w:top w:val="none" w:sz="0" w:space="0" w:color="auto"/>
            <w:left w:val="none" w:sz="0" w:space="0" w:color="auto"/>
            <w:bottom w:val="none" w:sz="0" w:space="0" w:color="auto"/>
            <w:right w:val="none" w:sz="0" w:space="0" w:color="auto"/>
          </w:divBdr>
        </w:div>
        <w:div w:id="495387280">
          <w:marLeft w:val="480"/>
          <w:marRight w:val="0"/>
          <w:marTop w:val="0"/>
          <w:marBottom w:val="0"/>
          <w:divBdr>
            <w:top w:val="none" w:sz="0" w:space="0" w:color="auto"/>
            <w:left w:val="none" w:sz="0" w:space="0" w:color="auto"/>
            <w:bottom w:val="none" w:sz="0" w:space="0" w:color="auto"/>
            <w:right w:val="none" w:sz="0" w:space="0" w:color="auto"/>
          </w:divBdr>
        </w:div>
        <w:div w:id="502205732">
          <w:marLeft w:val="480"/>
          <w:marRight w:val="0"/>
          <w:marTop w:val="0"/>
          <w:marBottom w:val="0"/>
          <w:divBdr>
            <w:top w:val="none" w:sz="0" w:space="0" w:color="auto"/>
            <w:left w:val="none" w:sz="0" w:space="0" w:color="auto"/>
            <w:bottom w:val="none" w:sz="0" w:space="0" w:color="auto"/>
            <w:right w:val="none" w:sz="0" w:space="0" w:color="auto"/>
          </w:divBdr>
        </w:div>
        <w:div w:id="543836017">
          <w:marLeft w:val="480"/>
          <w:marRight w:val="0"/>
          <w:marTop w:val="0"/>
          <w:marBottom w:val="0"/>
          <w:divBdr>
            <w:top w:val="none" w:sz="0" w:space="0" w:color="auto"/>
            <w:left w:val="none" w:sz="0" w:space="0" w:color="auto"/>
            <w:bottom w:val="none" w:sz="0" w:space="0" w:color="auto"/>
            <w:right w:val="none" w:sz="0" w:space="0" w:color="auto"/>
          </w:divBdr>
        </w:div>
        <w:div w:id="570121374">
          <w:marLeft w:val="480"/>
          <w:marRight w:val="0"/>
          <w:marTop w:val="0"/>
          <w:marBottom w:val="0"/>
          <w:divBdr>
            <w:top w:val="none" w:sz="0" w:space="0" w:color="auto"/>
            <w:left w:val="none" w:sz="0" w:space="0" w:color="auto"/>
            <w:bottom w:val="none" w:sz="0" w:space="0" w:color="auto"/>
            <w:right w:val="none" w:sz="0" w:space="0" w:color="auto"/>
          </w:divBdr>
        </w:div>
        <w:div w:id="596212632">
          <w:marLeft w:val="480"/>
          <w:marRight w:val="0"/>
          <w:marTop w:val="0"/>
          <w:marBottom w:val="0"/>
          <w:divBdr>
            <w:top w:val="none" w:sz="0" w:space="0" w:color="auto"/>
            <w:left w:val="none" w:sz="0" w:space="0" w:color="auto"/>
            <w:bottom w:val="none" w:sz="0" w:space="0" w:color="auto"/>
            <w:right w:val="none" w:sz="0" w:space="0" w:color="auto"/>
          </w:divBdr>
        </w:div>
        <w:div w:id="606887895">
          <w:marLeft w:val="480"/>
          <w:marRight w:val="0"/>
          <w:marTop w:val="0"/>
          <w:marBottom w:val="0"/>
          <w:divBdr>
            <w:top w:val="none" w:sz="0" w:space="0" w:color="auto"/>
            <w:left w:val="none" w:sz="0" w:space="0" w:color="auto"/>
            <w:bottom w:val="none" w:sz="0" w:space="0" w:color="auto"/>
            <w:right w:val="none" w:sz="0" w:space="0" w:color="auto"/>
          </w:divBdr>
        </w:div>
        <w:div w:id="659388012">
          <w:marLeft w:val="480"/>
          <w:marRight w:val="0"/>
          <w:marTop w:val="0"/>
          <w:marBottom w:val="0"/>
          <w:divBdr>
            <w:top w:val="none" w:sz="0" w:space="0" w:color="auto"/>
            <w:left w:val="none" w:sz="0" w:space="0" w:color="auto"/>
            <w:bottom w:val="none" w:sz="0" w:space="0" w:color="auto"/>
            <w:right w:val="none" w:sz="0" w:space="0" w:color="auto"/>
          </w:divBdr>
        </w:div>
        <w:div w:id="675545122">
          <w:marLeft w:val="480"/>
          <w:marRight w:val="0"/>
          <w:marTop w:val="0"/>
          <w:marBottom w:val="0"/>
          <w:divBdr>
            <w:top w:val="none" w:sz="0" w:space="0" w:color="auto"/>
            <w:left w:val="none" w:sz="0" w:space="0" w:color="auto"/>
            <w:bottom w:val="none" w:sz="0" w:space="0" w:color="auto"/>
            <w:right w:val="none" w:sz="0" w:space="0" w:color="auto"/>
          </w:divBdr>
        </w:div>
        <w:div w:id="745105154">
          <w:marLeft w:val="480"/>
          <w:marRight w:val="0"/>
          <w:marTop w:val="0"/>
          <w:marBottom w:val="0"/>
          <w:divBdr>
            <w:top w:val="none" w:sz="0" w:space="0" w:color="auto"/>
            <w:left w:val="none" w:sz="0" w:space="0" w:color="auto"/>
            <w:bottom w:val="none" w:sz="0" w:space="0" w:color="auto"/>
            <w:right w:val="none" w:sz="0" w:space="0" w:color="auto"/>
          </w:divBdr>
        </w:div>
        <w:div w:id="753478327">
          <w:marLeft w:val="480"/>
          <w:marRight w:val="0"/>
          <w:marTop w:val="0"/>
          <w:marBottom w:val="0"/>
          <w:divBdr>
            <w:top w:val="none" w:sz="0" w:space="0" w:color="auto"/>
            <w:left w:val="none" w:sz="0" w:space="0" w:color="auto"/>
            <w:bottom w:val="none" w:sz="0" w:space="0" w:color="auto"/>
            <w:right w:val="none" w:sz="0" w:space="0" w:color="auto"/>
          </w:divBdr>
        </w:div>
        <w:div w:id="767044771">
          <w:marLeft w:val="480"/>
          <w:marRight w:val="0"/>
          <w:marTop w:val="0"/>
          <w:marBottom w:val="0"/>
          <w:divBdr>
            <w:top w:val="none" w:sz="0" w:space="0" w:color="auto"/>
            <w:left w:val="none" w:sz="0" w:space="0" w:color="auto"/>
            <w:bottom w:val="none" w:sz="0" w:space="0" w:color="auto"/>
            <w:right w:val="none" w:sz="0" w:space="0" w:color="auto"/>
          </w:divBdr>
        </w:div>
        <w:div w:id="772675988">
          <w:marLeft w:val="480"/>
          <w:marRight w:val="0"/>
          <w:marTop w:val="0"/>
          <w:marBottom w:val="0"/>
          <w:divBdr>
            <w:top w:val="none" w:sz="0" w:space="0" w:color="auto"/>
            <w:left w:val="none" w:sz="0" w:space="0" w:color="auto"/>
            <w:bottom w:val="none" w:sz="0" w:space="0" w:color="auto"/>
            <w:right w:val="none" w:sz="0" w:space="0" w:color="auto"/>
          </w:divBdr>
        </w:div>
        <w:div w:id="804930735">
          <w:marLeft w:val="480"/>
          <w:marRight w:val="0"/>
          <w:marTop w:val="0"/>
          <w:marBottom w:val="0"/>
          <w:divBdr>
            <w:top w:val="none" w:sz="0" w:space="0" w:color="auto"/>
            <w:left w:val="none" w:sz="0" w:space="0" w:color="auto"/>
            <w:bottom w:val="none" w:sz="0" w:space="0" w:color="auto"/>
            <w:right w:val="none" w:sz="0" w:space="0" w:color="auto"/>
          </w:divBdr>
        </w:div>
        <w:div w:id="922422430">
          <w:marLeft w:val="480"/>
          <w:marRight w:val="0"/>
          <w:marTop w:val="0"/>
          <w:marBottom w:val="0"/>
          <w:divBdr>
            <w:top w:val="none" w:sz="0" w:space="0" w:color="auto"/>
            <w:left w:val="none" w:sz="0" w:space="0" w:color="auto"/>
            <w:bottom w:val="none" w:sz="0" w:space="0" w:color="auto"/>
            <w:right w:val="none" w:sz="0" w:space="0" w:color="auto"/>
          </w:divBdr>
        </w:div>
        <w:div w:id="930772338">
          <w:marLeft w:val="480"/>
          <w:marRight w:val="0"/>
          <w:marTop w:val="0"/>
          <w:marBottom w:val="0"/>
          <w:divBdr>
            <w:top w:val="none" w:sz="0" w:space="0" w:color="auto"/>
            <w:left w:val="none" w:sz="0" w:space="0" w:color="auto"/>
            <w:bottom w:val="none" w:sz="0" w:space="0" w:color="auto"/>
            <w:right w:val="none" w:sz="0" w:space="0" w:color="auto"/>
          </w:divBdr>
        </w:div>
        <w:div w:id="944074611">
          <w:marLeft w:val="480"/>
          <w:marRight w:val="0"/>
          <w:marTop w:val="0"/>
          <w:marBottom w:val="0"/>
          <w:divBdr>
            <w:top w:val="none" w:sz="0" w:space="0" w:color="auto"/>
            <w:left w:val="none" w:sz="0" w:space="0" w:color="auto"/>
            <w:bottom w:val="none" w:sz="0" w:space="0" w:color="auto"/>
            <w:right w:val="none" w:sz="0" w:space="0" w:color="auto"/>
          </w:divBdr>
        </w:div>
        <w:div w:id="1010524687">
          <w:marLeft w:val="480"/>
          <w:marRight w:val="0"/>
          <w:marTop w:val="0"/>
          <w:marBottom w:val="0"/>
          <w:divBdr>
            <w:top w:val="none" w:sz="0" w:space="0" w:color="auto"/>
            <w:left w:val="none" w:sz="0" w:space="0" w:color="auto"/>
            <w:bottom w:val="none" w:sz="0" w:space="0" w:color="auto"/>
            <w:right w:val="none" w:sz="0" w:space="0" w:color="auto"/>
          </w:divBdr>
        </w:div>
      </w:divsChild>
    </w:div>
    <w:div w:id="784931720">
      <w:bodyDiv w:val="1"/>
      <w:marLeft w:val="0"/>
      <w:marRight w:val="0"/>
      <w:marTop w:val="0"/>
      <w:marBottom w:val="0"/>
      <w:divBdr>
        <w:top w:val="none" w:sz="0" w:space="0" w:color="auto"/>
        <w:left w:val="none" w:sz="0" w:space="0" w:color="auto"/>
        <w:bottom w:val="none" w:sz="0" w:space="0" w:color="auto"/>
        <w:right w:val="none" w:sz="0" w:space="0" w:color="auto"/>
      </w:divBdr>
    </w:div>
    <w:div w:id="785318807">
      <w:bodyDiv w:val="1"/>
      <w:marLeft w:val="0"/>
      <w:marRight w:val="0"/>
      <w:marTop w:val="0"/>
      <w:marBottom w:val="0"/>
      <w:divBdr>
        <w:top w:val="none" w:sz="0" w:space="0" w:color="auto"/>
        <w:left w:val="none" w:sz="0" w:space="0" w:color="auto"/>
        <w:bottom w:val="none" w:sz="0" w:space="0" w:color="auto"/>
        <w:right w:val="none" w:sz="0" w:space="0" w:color="auto"/>
      </w:divBdr>
    </w:div>
    <w:div w:id="785660786">
      <w:bodyDiv w:val="1"/>
      <w:marLeft w:val="0"/>
      <w:marRight w:val="0"/>
      <w:marTop w:val="0"/>
      <w:marBottom w:val="0"/>
      <w:divBdr>
        <w:top w:val="none" w:sz="0" w:space="0" w:color="auto"/>
        <w:left w:val="none" w:sz="0" w:space="0" w:color="auto"/>
        <w:bottom w:val="none" w:sz="0" w:space="0" w:color="auto"/>
        <w:right w:val="none" w:sz="0" w:space="0" w:color="auto"/>
      </w:divBdr>
    </w:div>
    <w:div w:id="785737514">
      <w:bodyDiv w:val="1"/>
      <w:marLeft w:val="0"/>
      <w:marRight w:val="0"/>
      <w:marTop w:val="0"/>
      <w:marBottom w:val="0"/>
      <w:divBdr>
        <w:top w:val="none" w:sz="0" w:space="0" w:color="auto"/>
        <w:left w:val="none" w:sz="0" w:space="0" w:color="auto"/>
        <w:bottom w:val="none" w:sz="0" w:space="0" w:color="auto"/>
        <w:right w:val="none" w:sz="0" w:space="0" w:color="auto"/>
      </w:divBdr>
    </w:div>
    <w:div w:id="786312192">
      <w:bodyDiv w:val="1"/>
      <w:marLeft w:val="0"/>
      <w:marRight w:val="0"/>
      <w:marTop w:val="0"/>
      <w:marBottom w:val="0"/>
      <w:divBdr>
        <w:top w:val="none" w:sz="0" w:space="0" w:color="auto"/>
        <w:left w:val="none" w:sz="0" w:space="0" w:color="auto"/>
        <w:bottom w:val="none" w:sz="0" w:space="0" w:color="auto"/>
        <w:right w:val="none" w:sz="0" w:space="0" w:color="auto"/>
      </w:divBdr>
    </w:div>
    <w:div w:id="787089454">
      <w:bodyDiv w:val="1"/>
      <w:marLeft w:val="0"/>
      <w:marRight w:val="0"/>
      <w:marTop w:val="0"/>
      <w:marBottom w:val="0"/>
      <w:divBdr>
        <w:top w:val="none" w:sz="0" w:space="0" w:color="auto"/>
        <w:left w:val="none" w:sz="0" w:space="0" w:color="auto"/>
        <w:bottom w:val="none" w:sz="0" w:space="0" w:color="auto"/>
        <w:right w:val="none" w:sz="0" w:space="0" w:color="auto"/>
      </w:divBdr>
    </w:div>
    <w:div w:id="787167118">
      <w:bodyDiv w:val="1"/>
      <w:marLeft w:val="0"/>
      <w:marRight w:val="0"/>
      <w:marTop w:val="0"/>
      <w:marBottom w:val="0"/>
      <w:divBdr>
        <w:top w:val="none" w:sz="0" w:space="0" w:color="auto"/>
        <w:left w:val="none" w:sz="0" w:space="0" w:color="auto"/>
        <w:bottom w:val="none" w:sz="0" w:space="0" w:color="auto"/>
        <w:right w:val="none" w:sz="0" w:space="0" w:color="auto"/>
      </w:divBdr>
    </w:div>
    <w:div w:id="787235225">
      <w:bodyDiv w:val="1"/>
      <w:marLeft w:val="0"/>
      <w:marRight w:val="0"/>
      <w:marTop w:val="0"/>
      <w:marBottom w:val="0"/>
      <w:divBdr>
        <w:top w:val="none" w:sz="0" w:space="0" w:color="auto"/>
        <w:left w:val="none" w:sz="0" w:space="0" w:color="auto"/>
        <w:bottom w:val="none" w:sz="0" w:space="0" w:color="auto"/>
        <w:right w:val="none" w:sz="0" w:space="0" w:color="auto"/>
      </w:divBdr>
    </w:div>
    <w:div w:id="787430434">
      <w:bodyDiv w:val="1"/>
      <w:marLeft w:val="0"/>
      <w:marRight w:val="0"/>
      <w:marTop w:val="0"/>
      <w:marBottom w:val="0"/>
      <w:divBdr>
        <w:top w:val="none" w:sz="0" w:space="0" w:color="auto"/>
        <w:left w:val="none" w:sz="0" w:space="0" w:color="auto"/>
        <w:bottom w:val="none" w:sz="0" w:space="0" w:color="auto"/>
        <w:right w:val="none" w:sz="0" w:space="0" w:color="auto"/>
      </w:divBdr>
    </w:div>
    <w:div w:id="787506698">
      <w:bodyDiv w:val="1"/>
      <w:marLeft w:val="0"/>
      <w:marRight w:val="0"/>
      <w:marTop w:val="0"/>
      <w:marBottom w:val="0"/>
      <w:divBdr>
        <w:top w:val="none" w:sz="0" w:space="0" w:color="auto"/>
        <w:left w:val="none" w:sz="0" w:space="0" w:color="auto"/>
        <w:bottom w:val="none" w:sz="0" w:space="0" w:color="auto"/>
        <w:right w:val="none" w:sz="0" w:space="0" w:color="auto"/>
      </w:divBdr>
    </w:div>
    <w:div w:id="787512325">
      <w:bodyDiv w:val="1"/>
      <w:marLeft w:val="0"/>
      <w:marRight w:val="0"/>
      <w:marTop w:val="0"/>
      <w:marBottom w:val="0"/>
      <w:divBdr>
        <w:top w:val="none" w:sz="0" w:space="0" w:color="auto"/>
        <w:left w:val="none" w:sz="0" w:space="0" w:color="auto"/>
        <w:bottom w:val="none" w:sz="0" w:space="0" w:color="auto"/>
        <w:right w:val="none" w:sz="0" w:space="0" w:color="auto"/>
      </w:divBdr>
    </w:div>
    <w:div w:id="787773526">
      <w:bodyDiv w:val="1"/>
      <w:marLeft w:val="0"/>
      <w:marRight w:val="0"/>
      <w:marTop w:val="0"/>
      <w:marBottom w:val="0"/>
      <w:divBdr>
        <w:top w:val="none" w:sz="0" w:space="0" w:color="auto"/>
        <w:left w:val="none" w:sz="0" w:space="0" w:color="auto"/>
        <w:bottom w:val="none" w:sz="0" w:space="0" w:color="auto"/>
        <w:right w:val="none" w:sz="0" w:space="0" w:color="auto"/>
      </w:divBdr>
    </w:div>
    <w:div w:id="788086223">
      <w:bodyDiv w:val="1"/>
      <w:marLeft w:val="0"/>
      <w:marRight w:val="0"/>
      <w:marTop w:val="0"/>
      <w:marBottom w:val="0"/>
      <w:divBdr>
        <w:top w:val="none" w:sz="0" w:space="0" w:color="auto"/>
        <w:left w:val="none" w:sz="0" w:space="0" w:color="auto"/>
        <w:bottom w:val="none" w:sz="0" w:space="0" w:color="auto"/>
        <w:right w:val="none" w:sz="0" w:space="0" w:color="auto"/>
      </w:divBdr>
    </w:div>
    <w:div w:id="788429523">
      <w:bodyDiv w:val="1"/>
      <w:marLeft w:val="0"/>
      <w:marRight w:val="0"/>
      <w:marTop w:val="0"/>
      <w:marBottom w:val="0"/>
      <w:divBdr>
        <w:top w:val="none" w:sz="0" w:space="0" w:color="auto"/>
        <w:left w:val="none" w:sz="0" w:space="0" w:color="auto"/>
        <w:bottom w:val="none" w:sz="0" w:space="0" w:color="auto"/>
        <w:right w:val="none" w:sz="0" w:space="0" w:color="auto"/>
      </w:divBdr>
    </w:div>
    <w:div w:id="788476312">
      <w:bodyDiv w:val="1"/>
      <w:marLeft w:val="0"/>
      <w:marRight w:val="0"/>
      <w:marTop w:val="0"/>
      <w:marBottom w:val="0"/>
      <w:divBdr>
        <w:top w:val="none" w:sz="0" w:space="0" w:color="auto"/>
        <w:left w:val="none" w:sz="0" w:space="0" w:color="auto"/>
        <w:bottom w:val="none" w:sz="0" w:space="0" w:color="auto"/>
        <w:right w:val="none" w:sz="0" w:space="0" w:color="auto"/>
      </w:divBdr>
    </w:div>
    <w:div w:id="789010510">
      <w:bodyDiv w:val="1"/>
      <w:marLeft w:val="0"/>
      <w:marRight w:val="0"/>
      <w:marTop w:val="0"/>
      <w:marBottom w:val="0"/>
      <w:divBdr>
        <w:top w:val="none" w:sz="0" w:space="0" w:color="auto"/>
        <w:left w:val="none" w:sz="0" w:space="0" w:color="auto"/>
        <w:bottom w:val="none" w:sz="0" w:space="0" w:color="auto"/>
        <w:right w:val="none" w:sz="0" w:space="0" w:color="auto"/>
      </w:divBdr>
    </w:div>
    <w:div w:id="789124784">
      <w:bodyDiv w:val="1"/>
      <w:marLeft w:val="0"/>
      <w:marRight w:val="0"/>
      <w:marTop w:val="0"/>
      <w:marBottom w:val="0"/>
      <w:divBdr>
        <w:top w:val="none" w:sz="0" w:space="0" w:color="auto"/>
        <w:left w:val="none" w:sz="0" w:space="0" w:color="auto"/>
        <w:bottom w:val="none" w:sz="0" w:space="0" w:color="auto"/>
        <w:right w:val="none" w:sz="0" w:space="0" w:color="auto"/>
      </w:divBdr>
    </w:div>
    <w:div w:id="789127567">
      <w:bodyDiv w:val="1"/>
      <w:marLeft w:val="0"/>
      <w:marRight w:val="0"/>
      <w:marTop w:val="0"/>
      <w:marBottom w:val="0"/>
      <w:divBdr>
        <w:top w:val="none" w:sz="0" w:space="0" w:color="auto"/>
        <w:left w:val="none" w:sz="0" w:space="0" w:color="auto"/>
        <w:bottom w:val="none" w:sz="0" w:space="0" w:color="auto"/>
        <w:right w:val="none" w:sz="0" w:space="0" w:color="auto"/>
      </w:divBdr>
    </w:div>
    <w:div w:id="789401268">
      <w:bodyDiv w:val="1"/>
      <w:marLeft w:val="0"/>
      <w:marRight w:val="0"/>
      <w:marTop w:val="0"/>
      <w:marBottom w:val="0"/>
      <w:divBdr>
        <w:top w:val="none" w:sz="0" w:space="0" w:color="auto"/>
        <w:left w:val="none" w:sz="0" w:space="0" w:color="auto"/>
        <w:bottom w:val="none" w:sz="0" w:space="0" w:color="auto"/>
        <w:right w:val="none" w:sz="0" w:space="0" w:color="auto"/>
      </w:divBdr>
    </w:div>
    <w:div w:id="789512724">
      <w:bodyDiv w:val="1"/>
      <w:marLeft w:val="0"/>
      <w:marRight w:val="0"/>
      <w:marTop w:val="0"/>
      <w:marBottom w:val="0"/>
      <w:divBdr>
        <w:top w:val="none" w:sz="0" w:space="0" w:color="auto"/>
        <w:left w:val="none" w:sz="0" w:space="0" w:color="auto"/>
        <w:bottom w:val="none" w:sz="0" w:space="0" w:color="auto"/>
        <w:right w:val="none" w:sz="0" w:space="0" w:color="auto"/>
      </w:divBdr>
    </w:div>
    <w:div w:id="789520058">
      <w:bodyDiv w:val="1"/>
      <w:marLeft w:val="0"/>
      <w:marRight w:val="0"/>
      <w:marTop w:val="0"/>
      <w:marBottom w:val="0"/>
      <w:divBdr>
        <w:top w:val="none" w:sz="0" w:space="0" w:color="auto"/>
        <w:left w:val="none" w:sz="0" w:space="0" w:color="auto"/>
        <w:bottom w:val="none" w:sz="0" w:space="0" w:color="auto"/>
        <w:right w:val="none" w:sz="0" w:space="0" w:color="auto"/>
      </w:divBdr>
    </w:div>
    <w:div w:id="789593499">
      <w:bodyDiv w:val="1"/>
      <w:marLeft w:val="0"/>
      <w:marRight w:val="0"/>
      <w:marTop w:val="0"/>
      <w:marBottom w:val="0"/>
      <w:divBdr>
        <w:top w:val="none" w:sz="0" w:space="0" w:color="auto"/>
        <w:left w:val="none" w:sz="0" w:space="0" w:color="auto"/>
        <w:bottom w:val="none" w:sz="0" w:space="0" w:color="auto"/>
        <w:right w:val="none" w:sz="0" w:space="0" w:color="auto"/>
      </w:divBdr>
    </w:div>
    <w:div w:id="789595563">
      <w:bodyDiv w:val="1"/>
      <w:marLeft w:val="0"/>
      <w:marRight w:val="0"/>
      <w:marTop w:val="0"/>
      <w:marBottom w:val="0"/>
      <w:divBdr>
        <w:top w:val="none" w:sz="0" w:space="0" w:color="auto"/>
        <w:left w:val="none" w:sz="0" w:space="0" w:color="auto"/>
        <w:bottom w:val="none" w:sz="0" w:space="0" w:color="auto"/>
        <w:right w:val="none" w:sz="0" w:space="0" w:color="auto"/>
      </w:divBdr>
    </w:div>
    <w:div w:id="789787809">
      <w:bodyDiv w:val="1"/>
      <w:marLeft w:val="0"/>
      <w:marRight w:val="0"/>
      <w:marTop w:val="0"/>
      <w:marBottom w:val="0"/>
      <w:divBdr>
        <w:top w:val="none" w:sz="0" w:space="0" w:color="auto"/>
        <w:left w:val="none" w:sz="0" w:space="0" w:color="auto"/>
        <w:bottom w:val="none" w:sz="0" w:space="0" w:color="auto"/>
        <w:right w:val="none" w:sz="0" w:space="0" w:color="auto"/>
      </w:divBdr>
    </w:div>
    <w:div w:id="790048720">
      <w:bodyDiv w:val="1"/>
      <w:marLeft w:val="0"/>
      <w:marRight w:val="0"/>
      <w:marTop w:val="0"/>
      <w:marBottom w:val="0"/>
      <w:divBdr>
        <w:top w:val="none" w:sz="0" w:space="0" w:color="auto"/>
        <w:left w:val="none" w:sz="0" w:space="0" w:color="auto"/>
        <w:bottom w:val="none" w:sz="0" w:space="0" w:color="auto"/>
        <w:right w:val="none" w:sz="0" w:space="0" w:color="auto"/>
      </w:divBdr>
      <w:divsChild>
        <w:div w:id="21908879">
          <w:marLeft w:val="480"/>
          <w:marRight w:val="0"/>
          <w:marTop w:val="0"/>
          <w:marBottom w:val="0"/>
          <w:divBdr>
            <w:top w:val="none" w:sz="0" w:space="0" w:color="auto"/>
            <w:left w:val="none" w:sz="0" w:space="0" w:color="auto"/>
            <w:bottom w:val="none" w:sz="0" w:space="0" w:color="auto"/>
            <w:right w:val="none" w:sz="0" w:space="0" w:color="auto"/>
          </w:divBdr>
        </w:div>
        <w:div w:id="109011465">
          <w:marLeft w:val="480"/>
          <w:marRight w:val="0"/>
          <w:marTop w:val="0"/>
          <w:marBottom w:val="0"/>
          <w:divBdr>
            <w:top w:val="none" w:sz="0" w:space="0" w:color="auto"/>
            <w:left w:val="none" w:sz="0" w:space="0" w:color="auto"/>
            <w:bottom w:val="none" w:sz="0" w:space="0" w:color="auto"/>
            <w:right w:val="none" w:sz="0" w:space="0" w:color="auto"/>
          </w:divBdr>
        </w:div>
        <w:div w:id="174466333">
          <w:marLeft w:val="480"/>
          <w:marRight w:val="0"/>
          <w:marTop w:val="0"/>
          <w:marBottom w:val="0"/>
          <w:divBdr>
            <w:top w:val="none" w:sz="0" w:space="0" w:color="auto"/>
            <w:left w:val="none" w:sz="0" w:space="0" w:color="auto"/>
            <w:bottom w:val="none" w:sz="0" w:space="0" w:color="auto"/>
            <w:right w:val="none" w:sz="0" w:space="0" w:color="auto"/>
          </w:divBdr>
        </w:div>
        <w:div w:id="326593025">
          <w:marLeft w:val="480"/>
          <w:marRight w:val="0"/>
          <w:marTop w:val="0"/>
          <w:marBottom w:val="0"/>
          <w:divBdr>
            <w:top w:val="none" w:sz="0" w:space="0" w:color="auto"/>
            <w:left w:val="none" w:sz="0" w:space="0" w:color="auto"/>
            <w:bottom w:val="none" w:sz="0" w:space="0" w:color="auto"/>
            <w:right w:val="none" w:sz="0" w:space="0" w:color="auto"/>
          </w:divBdr>
        </w:div>
        <w:div w:id="349726662">
          <w:marLeft w:val="480"/>
          <w:marRight w:val="0"/>
          <w:marTop w:val="0"/>
          <w:marBottom w:val="0"/>
          <w:divBdr>
            <w:top w:val="none" w:sz="0" w:space="0" w:color="auto"/>
            <w:left w:val="none" w:sz="0" w:space="0" w:color="auto"/>
            <w:bottom w:val="none" w:sz="0" w:space="0" w:color="auto"/>
            <w:right w:val="none" w:sz="0" w:space="0" w:color="auto"/>
          </w:divBdr>
        </w:div>
        <w:div w:id="589513063">
          <w:marLeft w:val="480"/>
          <w:marRight w:val="0"/>
          <w:marTop w:val="0"/>
          <w:marBottom w:val="0"/>
          <w:divBdr>
            <w:top w:val="none" w:sz="0" w:space="0" w:color="auto"/>
            <w:left w:val="none" w:sz="0" w:space="0" w:color="auto"/>
            <w:bottom w:val="none" w:sz="0" w:space="0" w:color="auto"/>
            <w:right w:val="none" w:sz="0" w:space="0" w:color="auto"/>
          </w:divBdr>
        </w:div>
        <w:div w:id="596908423">
          <w:marLeft w:val="480"/>
          <w:marRight w:val="0"/>
          <w:marTop w:val="0"/>
          <w:marBottom w:val="0"/>
          <w:divBdr>
            <w:top w:val="none" w:sz="0" w:space="0" w:color="auto"/>
            <w:left w:val="none" w:sz="0" w:space="0" w:color="auto"/>
            <w:bottom w:val="none" w:sz="0" w:space="0" w:color="auto"/>
            <w:right w:val="none" w:sz="0" w:space="0" w:color="auto"/>
          </w:divBdr>
        </w:div>
        <w:div w:id="700398345">
          <w:marLeft w:val="480"/>
          <w:marRight w:val="0"/>
          <w:marTop w:val="0"/>
          <w:marBottom w:val="0"/>
          <w:divBdr>
            <w:top w:val="none" w:sz="0" w:space="0" w:color="auto"/>
            <w:left w:val="none" w:sz="0" w:space="0" w:color="auto"/>
            <w:bottom w:val="none" w:sz="0" w:space="0" w:color="auto"/>
            <w:right w:val="none" w:sz="0" w:space="0" w:color="auto"/>
          </w:divBdr>
        </w:div>
        <w:div w:id="895316466">
          <w:marLeft w:val="480"/>
          <w:marRight w:val="0"/>
          <w:marTop w:val="0"/>
          <w:marBottom w:val="0"/>
          <w:divBdr>
            <w:top w:val="none" w:sz="0" w:space="0" w:color="auto"/>
            <w:left w:val="none" w:sz="0" w:space="0" w:color="auto"/>
            <w:bottom w:val="none" w:sz="0" w:space="0" w:color="auto"/>
            <w:right w:val="none" w:sz="0" w:space="0" w:color="auto"/>
          </w:divBdr>
        </w:div>
        <w:div w:id="911432258">
          <w:marLeft w:val="480"/>
          <w:marRight w:val="0"/>
          <w:marTop w:val="0"/>
          <w:marBottom w:val="0"/>
          <w:divBdr>
            <w:top w:val="none" w:sz="0" w:space="0" w:color="auto"/>
            <w:left w:val="none" w:sz="0" w:space="0" w:color="auto"/>
            <w:bottom w:val="none" w:sz="0" w:space="0" w:color="auto"/>
            <w:right w:val="none" w:sz="0" w:space="0" w:color="auto"/>
          </w:divBdr>
        </w:div>
      </w:divsChild>
    </w:div>
    <w:div w:id="790129728">
      <w:bodyDiv w:val="1"/>
      <w:marLeft w:val="0"/>
      <w:marRight w:val="0"/>
      <w:marTop w:val="0"/>
      <w:marBottom w:val="0"/>
      <w:divBdr>
        <w:top w:val="none" w:sz="0" w:space="0" w:color="auto"/>
        <w:left w:val="none" w:sz="0" w:space="0" w:color="auto"/>
        <w:bottom w:val="none" w:sz="0" w:space="0" w:color="auto"/>
        <w:right w:val="none" w:sz="0" w:space="0" w:color="auto"/>
      </w:divBdr>
    </w:div>
    <w:div w:id="790199830">
      <w:bodyDiv w:val="1"/>
      <w:marLeft w:val="0"/>
      <w:marRight w:val="0"/>
      <w:marTop w:val="0"/>
      <w:marBottom w:val="0"/>
      <w:divBdr>
        <w:top w:val="none" w:sz="0" w:space="0" w:color="auto"/>
        <w:left w:val="none" w:sz="0" w:space="0" w:color="auto"/>
        <w:bottom w:val="none" w:sz="0" w:space="0" w:color="auto"/>
        <w:right w:val="none" w:sz="0" w:space="0" w:color="auto"/>
      </w:divBdr>
    </w:div>
    <w:div w:id="790586923">
      <w:bodyDiv w:val="1"/>
      <w:marLeft w:val="0"/>
      <w:marRight w:val="0"/>
      <w:marTop w:val="0"/>
      <w:marBottom w:val="0"/>
      <w:divBdr>
        <w:top w:val="none" w:sz="0" w:space="0" w:color="auto"/>
        <w:left w:val="none" w:sz="0" w:space="0" w:color="auto"/>
        <w:bottom w:val="none" w:sz="0" w:space="0" w:color="auto"/>
        <w:right w:val="none" w:sz="0" w:space="0" w:color="auto"/>
      </w:divBdr>
    </w:div>
    <w:div w:id="790704564">
      <w:bodyDiv w:val="1"/>
      <w:marLeft w:val="0"/>
      <w:marRight w:val="0"/>
      <w:marTop w:val="0"/>
      <w:marBottom w:val="0"/>
      <w:divBdr>
        <w:top w:val="none" w:sz="0" w:space="0" w:color="auto"/>
        <w:left w:val="none" w:sz="0" w:space="0" w:color="auto"/>
        <w:bottom w:val="none" w:sz="0" w:space="0" w:color="auto"/>
        <w:right w:val="none" w:sz="0" w:space="0" w:color="auto"/>
      </w:divBdr>
    </w:div>
    <w:div w:id="790898543">
      <w:bodyDiv w:val="1"/>
      <w:marLeft w:val="0"/>
      <w:marRight w:val="0"/>
      <w:marTop w:val="0"/>
      <w:marBottom w:val="0"/>
      <w:divBdr>
        <w:top w:val="none" w:sz="0" w:space="0" w:color="auto"/>
        <w:left w:val="none" w:sz="0" w:space="0" w:color="auto"/>
        <w:bottom w:val="none" w:sz="0" w:space="0" w:color="auto"/>
        <w:right w:val="none" w:sz="0" w:space="0" w:color="auto"/>
      </w:divBdr>
    </w:div>
    <w:div w:id="791288114">
      <w:bodyDiv w:val="1"/>
      <w:marLeft w:val="0"/>
      <w:marRight w:val="0"/>
      <w:marTop w:val="0"/>
      <w:marBottom w:val="0"/>
      <w:divBdr>
        <w:top w:val="none" w:sz="0" w:space="0" w:color="auto"/>
        <w:left w:val="none" w:sz="0" w:space="0" w:color="auto"/>
        <w:bottom w:val="none" w:sz="0" w:space="0" w:color="auto"/>
        <w:right w:val="none" w:sz="0" w:space="0" w:color="auto"/>
      </w:divBdr>
    </w:div>
    <w:div w:id="791293094">
      <w:bodyDiv w:val="1"/>
      <w:marLeft w:val="0"/>
      <w:marRight w:val="0"/>
      <w:marTop w:val="0"/>
      <w:marBottom w:val="0"/>
      <w:divBdr>
        <w:top w:val="none" w:sz="0" w:space="0" w:color="auto"/>
        <w:left w:val="none" w:sz="0" w:space="0" w:color="auto"/>
        <w:bottom w:val="none" w:sz="0" w:space="0" w:color="auto"/>
        <w:right w:val="none" w:sz="0" w:space="0" w:color="auto"/>
      </w:divBdr>
    </w:div>
    <w:div w:id="791363219">
      <w:bodyDiv w:val="1"/>
      <w:marLeft w:val="0"/>
      <w:marRight w:val="0"/>
      <w:marTop w:val="0"/>
      <w:marBottom w:val="0"/>
      <w:divBdr>
        <w:top w:val="none" w:sz="0" w:space="0" w:color="auto"/>
        <w:left w:val="none" w:sz="0" w:space="0" w:color="auto"/>
        <w:bottom w:val="none" w:sz="0" w:space="0" w:color="auto"/>
        <w:right w:val="none" w:sz="0" w:space="0" w:color="auto"/>
      </w:divBdr>
    </w:div>
    <w:div w:id="791824806">
      <w:bodyDiv w:val="1"/>
      <w:marLeft w:val="0"/>
      <w:marRight w:val="0"/>
      <w:marTop w:val="0"/>
      <w:marBottom w:val="0"/>
      <w:divBdr>
        <w:top w:val="none" w:sz="0" w:space="0" w:color="auto"/>
        <w:left w:val="none" w:sz="0" w:space="0" w:color="auto"/>
        <w:bottom w:val="none" w:sz="0" w:space="0" w:color="auto"/>
        <w:right w:val="none" w:sz="0" w:space="0" w:color="auto"/>
      </w:divBdr>
    </w:div>
    <w:div w:id="792090375">
      <w:bodyDiv w:val="1"/>
      <w:marLeft w:val="0"/>
      <w:marRight w:val="0"/>
      <w:marTop w:val="0"/>
      <w:marBottom w:val="0"/>
      <w:divBdr>
        <w:top w:val="none" w:sz="0" w:space="0" w:color="auto"/>
        <w:left w:val="none" w:sz="0" w:space="0" w:color="auto"/>
        <w:bottom w:val="none" w:sz="0" w:space="0" w:color="auto"/>
        <w:right w:val="none" w:sz="0" w:space="0" w:color="auto"/>
      </w:divBdr>
    </w:div>
    <w:div w:id="792485545">
      <w:bodyDiv w:val="1"/>
      <w:marLeft w:val="0"/>
      <w:marRight w:val="0"/>
      <w:marTop w:val="0"/>
      <w:marBottom w:val="0"/>
      <w:divBdr>
        <w:top w:val="none" w:sz="0" w:space="0" w:color="auto"/>
        <w:left w:val="none" w:sz="0" w:space="0" w:color="auto"/>
        <w:bottom w:val="none" w:sz="0" w:space="0" w:color="auto"/>
        <w:right w:val="none" w:sz="0" w:space="0" w:color="auto"/>
      </w:divBdr>
    </w:div>
    <w:div w:id="792527305">
      <w:bodyDiv w:val="1"/>
      <w:marLeft w:val="0"/>
      <w:marRight w:val="0"/>
      <w:marTop w:val="0"/>
      <w:marBottom w:val="0"/>
      <w:divBdr>
        <w:top w:val="none" w:sz="0" w:space="0" w:color="auto"/>
        <w:left w:val="none" w:sz="0" w:space="0" w:color="auto"/>
        <w:bottom w:val="none" w:sz="0" w:space="0" w:color="auto"/>
        <w:right w:val="none" w:sz="0" w:space="0" w:color="auto"/>
      </w:divBdr>
    </w:div>
    <w:div w:id="792594345">
      <w:bodyDiv w:val="1"/>
      <w:marLeft w:val="0"/>
      <w:marRight w:val="0"/>
      <w:marTop w:val="0"/>
      <w:marBottom w:val="0"/>
      <w:divBdr>
        <w:top w:val="none" w:sz="0" w:space="0" w:color="auto"/>
        <w:left w:val="none" w:sz="0" w:space="0" w:color="auto"/>
        <w:bottom w:val="none" w:sz="0" w:space="0" w:color="auto"/>
        <w:right w:val="none" w:sz="0" w:space="0" w:color="auto"/>
      </w:divBdr>
    </w:div>
    <w:div w:id="792595777">
      <w:bodyDiv w:val="1"/>
      <w:marLeft w:val="0"/>
      <w:marRight w:val="0"/>
      <w:marTop w:val="0"/>
      <w:marBottom w:val="0"/>
      <w:divBdr>
        <w:top w:val="none" w:sz="0" w:space="0" w:color="auto"/>
        <w:left w:val="none" w:sz="0" w:space="0" w:color="auto"/>
        <w:bottom w:val="none" w:sz="0" w:space="0" w:color="auto"/>
        <w:right w:val="none" w:sz="0" w:space="0" w:color="auto"/>
      </w:divBdr>
    </w:div>
    <w:div w:id="792790361">
      <w:bodyDiv w:val="1"/>
      <w:marLeft w:val="0"/>
      <w:marRight w:val="0"/>
      <w:marTop w:val="0"/>
      <w:marBottom w:val="0"/>
      <w:divBdr>
        <w:top w:val="none" w:sz="0" w:space="0" w:color="auto"/>
        <w:left w:val="none" w:sz="0" w:space="0" w:color="auto"/>
        <w:bottom w:val="none" w:sz="0" w:space="0" w:color="auto"/>
        <w:right w:val="none" w:sz="0" w:space="0" w:color="auto"/>
      </w:divBdr>
    </w:div>
    <w:div w:id="793015638">
      <w:bodyDiv w:val="1"/>
      <w:marLeft w:val="0"/>
      <w:marRight w:val="0"/>
      <w:marTop w:val="0"/>
      <w:marBottom w:val="0"/>
      <w:divBdr>
        <w:top w:val="none" w:sz="0" w:space="0" w:color="auto"/>
        <w:left w:val="none" w:sz="0" w:space="0" w:color="auto"/>
        <w:bottom w:val="none" w:sz="0" w:space="0" w:color="auto"/>
        <w:right w:val="none" w:sz="0" w:space="0" w:color="auto"/>
      </w:divBdr>
    </w:div>
    <w:div w:id="793139402">
      <w:bodyDiv w:val="1"/>
      <w:marLeft w:val="0"/>
      <w:marRight w:val="0"/>
      <w:marTop w:val="0"/>
      <w:marBottom w:val="0"/>
      <w:divBdr>
        <w:top w:val="none" w:sz="0" w:space="0" w:color="auto"/>
        <w:left w:val="none" w:sz="0" w:space="0" w:color="auto"/>
        <w:bottom w:val="none" w:sz="0" w:space="0" w:color="auto"/>
        <w:right w:val="none" w:sz="0" w:space="0" w:color="auto"/>
      </w:divBdr>
    </w:div>
    <w:div w:id="793327007">
      <w:bodyDiv w:val="1"/>
      <w:marLeft w:val="0"/>
      <w:marRight w:val="0"/>
      <w:marTop w:val="0"/>
      <w:marBottom w:val="0"/>
      <w:divBdr>
        <w:top w:val="none" w:sz="0" w:space="0" w:color="auto"/>
        <w:left w:val="none" w:sz="0" w:space="0" w:color="auto"/>
        <w:bottom w:val="none" w:sz="0" w:space="0" w:color="auto"/>
        <w:right w:val="none" w:sz="0" w:space="0" w:color="auto"/>
      </w:divBdr>
    </w:div>
    <w:div w:id="793404857">
      <w:bodyDiv w:val="1"/>
      <w:marLeft w:val="0"/>
      <w:marRight w:val="0"/>
      <w:marTop w:val="0"/>
      <w:marBottom w:val="0"/>
      <w:divBdr>
        <w:top w:val="none" w:sz="0" w:space="0" w:color="auto"/>
        <w:left w:val="none" w:sz="0" w:space="0" w:color="auto"/>
        <w:bottom w:val="none" w:sz="0" w:space="0" w:color="auto"/>
        <w:right w:val="none" w:sz="0" w:space="0" w:color="auto"/>
      </w:divBdr>
    </w:div>
    <w:div w:id="793519279">
      <w:bodyDiv w:val="1"/>
      <w:marLeft w:val="0"/>
      <w:marRight w:val="0"/>
      <w:marTop w:val="0"/>
      <w:marBottom w:val="0"/>
      <w:divBdr>
        <w:top w:val="none" w:sz="0" w:space="0" w:color="auto"/>
        <w:left w:val="none" w:sz="0" w:space="0" w:color="auto"/>
        <w:bottom w:val="none" w:sz="0" w:space="0" w:color="auto"/>
        <w:right w:val="none" w:sz="0" w:space="0" w:color="auto"/>
      </w:divBdr>
    </w:div>
    <w:div w:id="793714213">
      <w:bodyDiv w:val="1"/>
      <w:marLeft w:val="0"/>
      <w:marRight w:val="0"/>
      <w:marTop w:val="0"/>
      <w:marBottom w:val="0"/>
      <w:divBdr>
        <w:top w:val="none" w:sz="0" w:space="0" w:color="auto"/>
        <w:left w:val="none" w:sz="0" w:space="0" w:color="auto"/>
        <w:bottom w:val="none" w:sz="0" w:space="0" w:color="auto"/>
        <w:right w:val="none" w:sz="0" w:space="0" w:color="auto"/>
      </w:divBdr>
      <w:divsChild>
        <w:div w:id="20982690">
          <w:marLeft w:val="480"/>
          <w:marRight w:val="0"/>
          <w:marTop w:val="0"/>
          <w:marBottom w:val="0"/>
          <w:divBdr>
            <w:top w:val="none" w:sz="0" w:space="0" w:color="auto"/>
            <w:left w:val="none" w:sz="0" w:space="0" w:color="auto"/>
            <w:bottom w:val="none" w:sz="0" w:space="0" w:color="auto"/>
            <w:right w:val="none" w:sz="0" w:space="0" w:color="auto"/>
          </w:divBdr>
        </w:div>
        <w:div w:id="27418114">
          <w:marLeft w:val="480"/>
          <w:marRight w:val="0"/>
          <w:marTop w:val="0"/>
          <w:marBottom w:val="0"/>
          <w:divBdr>
            <w:top w:val="none" w:sz="0" w:space="0" w:color="auto"/>
            <w:left w:val="none" w:sz="0" w:space="0" w:color="auto"/>
            <w:bottom w:val="none" w:sz="0" w:space="0" w:color="auto"/>
            <w:right w:val="none" w:sz="0" w:space="0" w:color="auto"/>
          </w:divBdr>
        </w:div>
        <w:div w:id="56636402">
          <w:marLeft w:val="480"/>
          <w:marRight w:val="0"/>
          <w:marTop w:val="0"/>
          <w:marBottom w:val="0"/>
          <w:divBdr>
            <w:top w:val="none" w:sz="0" w:space="0" w:color="auto"/>
            <w:left w:val="none" w:sz="0" w:space="0" w:color="auto"/>
            <w:bottom w:val="none" w:sz="0" w:space="0" w:color="auto"/>
            <w:right w:val="none" w:sz="0" w:space="0" w:color="auto"/>
          </w:divBdr>
        </w:div>
        <w:div w:id="62070833">
          <w:marLeft w:val="480"/>
          <w:marRight w:val="0"/>
          <w:marTop w:val="0"/>
          <w:marBottom w:val="0"/>
          <w:divBdr>
            <w:top w:val="none" w:sz="0" w:space="0" w:color="auto"/>
            <w:left w:val="none" w:sz="0" w:space="0" w:color="auto"/>
            <w:bottom w:val="none" w:sz="0" w:space="0" w:color="auto"/>
            <w:right w:val="none" w:sz="0" w:space="0" w:color="auto"/>
          </w:divBdr>
        </w:div>
        <w:div w:id="80681584">
          <w:marLeft w:val="480"/>
          <w:marRight w:val="0"/>
          <w:marTop w:val="0"/>
          <w:marBottom w:val="0"/>
          <w:divBdr>
            <w:top w:val="none" w:sz="0" w:space="0" w:color="auto"/>
            <w:left w:val="none" w:sz="0" w:space="0" w:color="auto"/>
            <w:bottom w:val="none" w:sz="0" w:space="0" w:color="auto"/>
            <w:right w:val="none" w:sz="0" w:space="0" w:color="auto"/>
          </w:divBdr>
        </w:div>
        <w:div w:id="86079404">
          <w:marLeft w:val="480"/>
          <w:marRight w:val="0"/>
          <w:marTop w:val="0"/>
          <w:marBottom w:val="0"/>
          <w:divBdr>
            <w:top w:val="none" w:sz="0" w:space="0" w:color="auto"/>
            <w:left w:val="none" w:sz="0" w:space="0" w:color="auto"/>
            <w:bottom w:val="none" w:sz="0" w:space="0" w:color="auto"/>
            <w:right w:val="none" w:sz="0" w:space="0" w:color="auto"/>
          </w:divBdr>
        </w:div>
        <w:div w:id="200165917">
          <w:marLeft w:val="480"/>
          <w:marRight w:val="0"/>
          <w:marTop w:val="0"/>
          <w:marBottom w:val="0"/>
          <w:divBdr>
            <w:top w:val="none" w:sz="0" w:space="0" w:color="auto"/>
            <w:left w:val="none" w:sz="0" w:space="0" w:color="auto"/>
            <w:bottom w:val="none" w:sz="0" w:space="0" w:color="auto"/>
            <w:right w:val="none" w:sz="0" w:space="0" w:color="auto"/>
          </w:divBdr>
        </w:div>
        <w:div w:id="204490918">
          <w:marLeft w:val="480"/>
          <w:marRight w:val="0"/>
          <w:marTop w:val="0"/>
          <w:marBottom w:val="0"/>
          <w:divBdr>
            <w:top w:val="none" w:sz="0" w:space="0" w:color="auto"/>
            <w:left w:val="none" w:sz="0" w:space="0" w:color="auto"/>
            <w:bottom w:val="none" w:sz="0" w:space="0" w:color="auto"/>
            <w:right w:val="none" w:sz="0" w:space="0" w:color="auto"/>
          </w:divBdr>
        </w:div>
        <w:div w:id="259720065">
          <w:marLeft w:val="480"/>
          <w:marRight w:val="0"/>
          <w:marTop w:val="0"/>
          <w:marBottom w:val="0"/>
          <w:divBdr>
            <w:top w:val="none" w:sz="0" w:space="0" w:color="auto"/>
            <w:left w:val="none" w:sz="0" w:space="0" w:color="auto"/>
            <w:bottom w:val="none" w:sz="0" w:space="0" w:color="auto"/>
            <w:right w:val="none" w:sz="0" w:space="0" w:color="auto"/>
          </w:divBdr>
        </w:div>
        <w:div w:id="274752662">
          <w:marLeft w:val="480"/>
          <w:marRight w:val="0"/>
          <w:marTop w:val="0"/>
          <w:marBottom w:val="0"/>
          <w:divBdr>
            <w:top w:val="none" w:sz="0" w:space="0" w:color="auto"/>
            <w:left w:val="none" w:sz="0" w:space="0" w:color="auto"/>
            <w:bottom w:val="none" w:sz="0" w:space="0" w:color="auto"/>
            <w:right w:val="none" w:sz="0" w:space="0" w:color="auto"/>
          </w:divBdr>
        </w:div>
        <w:div w:id="314916167">
          <w:marLeft w:val="480"/>
          <w:marRight w:val="0"/>
          <w:marTop w:val="0"/>
          <w:marBottom w:val="0"/>
          <w:divBdr>
            <w:top w:val="none" w:sz="0" w:space="0" w:color="auto"/>
            <w:left w:val="none" w:sz="0" w:space="0" w:color="auto"/>
            <w:bottom w:val="none" w:sz="0" w:space="0" w:color="auto"/>
            <w:right w:val="none" w:sz="0" w:space="0" w:color="auto"/>
          </w:divBdr>
        </w:div>
        <w:div w:id="365451705">
          <w:marLeft w:val="480"/>
          <w:marRight w:val="0"/>
          <w:marTop w:val="0"/>
          <w:marBottom w:val="0"/>
          <w:divBdr>
            <w:top w:val="none" w:sz="0" w:space="0" w:color="auto"/>
            <w:left w:val="none" w:sz="0" w:space="0" w:color="auto"/>
            <w:bottom w:val="none" w:sz="0" w:space="0" w:color="auto"/>
            <w:right w:val="none" w:sz="0" w:space="0" w:color="auto"/>
          </w:divBdr>
        </w:div>
        <w:div w:id="391318916">
          <w:marLeft w:val="480"/>
          <w:marRight w:val="0"/>
          <w:marTop w:val="0"/>
          <w:marBottom w:val="0"/>
          <w:divBdr>
            <w:top w:val="none" w:sz="0" w:space="0" w:color="auto"/>
            <w:left w:val="none" w:sz="0" w:space="0" w:color="auto"/>
            <w:bottom w:val="none" w:sz="0" w:space="0" w:color="auto"/>
            <w:right w:val="none" w:sz="0" w:space="0" w:color="auto"/>
          </w:divBdr>
        </w:div>
        <w:div w:id="441875454">
          <w:marLeft w:val="480"/>
          <w:marRight w:val="0"/>
          <w:marTop w:val="0"/>
          <w:marBottom w:val="0"/>
          <w:divBdr>
            <w:top w:val="none" w:sz="0" w:space="0" w:color="auto"/>
            <w:left w:val="none" w:sz="0" w:space="0" w:color="auto"/>
            <w:bottom w:val="none" w:sz="0" w:space="0" w:color="auto"/>
            <w:right w:val="none" w:sz="0" w:space="0" w:color="auto"/>
          </w:divBdr>
        </w:div>
        <w:div w:id="467630744">
          <w:marLeft w:val="480"/>
          <w:marRight w:val="0"/>
          <w:marTop w:val="0"/>
          <w:marBottom w:val="0"/>
          <w:divBdr>
            <w:top w:val="none" w:sz="0" w:space="0" w:color="auto"/>
            <w:left w:val="none" w:sz="0" w:space="0" w:color="auto"/>
            <w:bottom w:val="none" w:sz="0" w:space="0" w:color="auto"/>
            <w:right w:val="none" w:sz="0" w:space="0" w:color="auto"/>
          </w:divBdr>
        </w:div>
        <w:div w:id="484704458">
          <w:marLeft w:val="480"/>
          <w:marRight w:val="0"/>
          <w:marTop w:val="0"/>
          <w:marBottom w:val="0"/>
          <w:divBdr>
            <w:top w:val="none" w:sz="0" w:space="0" w:color="auto"/>
            <w:left w:val="none" w:sz="0" w:space="0" w:color="auto"/>
            <w:bottom w:val="none" w:sz="0" w:space="0" w:color="auto"/>
            <w:right w:val="none" w:sz="0" w:space="0" w:color="auto"/>
          </w:divBdr>
        </w:div>
        <w:div w:id="490949410">
          <w:marLeft w:val="480"/>
          <w:marRight w:val="0"/>
          <w:marTop w:val="0"/>
          <w:marBottom w:val="0"/>
          <w:divBdr>
            <w:top w:val="none" w:sz="0" w:space="0" w:color="auto"/>
            <w:left w:val="none" w:sz="0" w:space="0" w:color="auto"/>
            <w:bottom w:val="none" w:sz="0" w:space="0" w:color="auto"/>
            <w:right w:val="none" w:sz="0" w:space="0" w:color="auto"/>
          </w:divBdr>
        </w:div>
        <w:div w:id="545916144">
          <w:marLeft w:val="480"/>
          <w:marRight w:val="0"/>
          <w:marTop w:val="0"/>
          <w:marBottom w:val="0"/>
          <w:divBdr>
            <w:top w:val="none" w:sz="0" w:space="0" w:color="auto"/>
            <w:left w:val="none" w:sz="0" w:space="0" w:color="auto"/>
            <w:bottom w:val="none" w:sz="0" w:space="0" w:color="auto"/>
            <w:right w:val="none" w:sz="0" w:space="0" w:color="auto"/>
          </w:divBdr>
        </w:div>
        <w:div w:id="551114388">
          <w:marLeft w:val="480"/>
          <w:marRight w:val="0"/>
          <w:marTop w:val="0"/>
          <w:marBottom w:val="0"/>
          <w:divBdr>
            <w:top w:val="none" w:sz="0" w:space="0" w:color="auto"/>
            <w:left w:val="none" w:sz="0" w:space="0" w:color="auto"/>
            <w:bottom w:val="none" w:sz="0" w:space="0" w:color="auto"/>
            <w:right w:val="none" w:sz="0" w:space="0" w:color="auto"/>
          </w:divBdr>
        </w:div>
        <w:div w:id="556862906">
          <w:marLeft w:val="480"/>
          <w:marRight w:val="0"/>
          <w:marTop w:val="0"/>
          <w:marBottom w:val="0"/>
          <w:divBdr>
            <w:top w:val="none" w:sz="0" w:space="0" w:color="auto"/>
            <w:left w:val="none" w:sz="0" w:space="0" w:color="auto"/>
            <w:bottom w:val="none" w:sz="0" w:space="0" w:color="auto"/>
            <w:right w:val="none" w:sz="0" w:space="0" w:color="auto"/>
          </w:divBdr>
        </w:div>
        <w:div w:id="579829688">
          <w:marLeft w:val="480"/>
          <w:marRight w:val="0"/>
          <w:marTop w:val="0"/>
          <w:marBottom w:val="0"/>
          <w:divBdr>
            <w:top w:val="none" w:sz="0" w:space="0" w:color="auto"/>
            <w:left w:val="none" w:sz="0" w:space="0" w:color="auto"/>
            <w:bottom w:val="none" w:sz="0" w:space="0" w:color="auto"/>
            <w:right w:val="none" w:sz="0" w:space="0" w:color="auto"/>
          </w:divBdr>
        </w:div>
        <w:div w:id="615209556">
          <w:marLeft w:val="480"/>
          <w:marRight w:val="0"/>
          <w:marTop w:val="0"/>
          <w:marBottom w:val="0"/>
          <w:divBdr>
            <w:top w:val="none" w:sz="0" w:space="0" w:color="auto"/>
            <w:left w:val="none" w:sz="0" w:space="0" w:color="auto"/>
            <w:bottom w:val="none" w:sz="0" w:space="0" w:color="auto"/>
            <w:right w:val="none" w:sz="0" w:space="0" w:color="auto"/>
          </w:divBdr>
        </w:div>
        <w:div w:id="615911690">
          <w:marLeft w:val="480"/>
          <w:marRight w:val="0"/>
          <w:marTop w:val="0"/>
          <w:marBottom w:val="0"/>
          <w:divBdr>
            <w:top w:val="none" w:sz="0" w:space="0" w:color="auto"/>
            <w:left w:val="none" w:sz="0" w:space="0" w:color="auto"/>
            <w:bottom w:val="none" w:sz="0" w:space="0" w:color="auto"/>
            <w:right w:val="none" w:sz="0" w:space="0" w:color="auto"/>
          </w:divBdr>
        </w:div>
        <w:div w:id="623656299">
          <w:marLeft w:val="480"/>
          <w:marRight w:val="0"/>
          <w:marTop w:val="0"/>
          <w:marBottom w:val="0"/>
          <w:divBdr>
            <w:top w:val="none" w:sz="0" w:space="0" w:color="auto"/>
            <w:left w:val="none" w:sz="0" w:space="0" w:color="auto"/>
            <w:bottom w:val="none" w:sz="0" w:space="0" w:color="auto"/>
            <w:right w:val="none" w:sz="0" w:space="0" w:color="auto"/>
          </w:divBdr>
        </w:div>
        <w:div w:id="625744636">
          <w:marLeft w:val="480"/>
          <w:marRight w:val="0"/>
          <w:marTop w:val="0"/>
          <w:marBottom w:val="0"/>
          <w:divBdr>
            <w:top w:val="none" w:sz="0" w:space="0" w:color="auto"/>
            <w:left w:val="none" w:sz="0" w:space="0" w:color="auto"/>
            <w:bottom w:val="none" w:sz="0" w:space="0" w:color="auto"/>
            <w:right w:val="none" w:sz="0" w:space="0" w:color="auto"/>
          </w:divBdr>
        </w:div>
        <w:div w:id="633753788">
          <w:marLeft w:val="480"/>
          <w:marRight w:val="0"/>
          <w:marTop w:val="0"/>
          <w:marBottom w:val="0"/>
          <w:divBdr>
            <w:top w:val="none" w:sz="0" w:space="0" w:color="auto"/>
            <w:left w:val="none" w:sz="0" w:space="0" w:color="auto"/>
            <w:bottom w:val="none" w:sz="0" w:space="0" w:color="auto"/>
            <w:right w:val="none" w:sz="0" w:space="0" w:color="auto"/>
          </w:divBdr>
        </w:div>
        <w:div w:id="642780297">
          <w:marLeft w:val="480"/>
          <w:marRight w:val="0"/>
          <w:marTop w:val="0"/>
          <w:marBottom w:val="0"/>
          <w:divBdr>
            <w:top w:val="none" w:sz="0" w:space="0" w:color="auto"/>
            <w:left w:val="none" w:sz="0" w:space="0" w:color="auto"/>
            <w:bottom w:val="none" w:sz="0" w:space="0" w:color="auto"/>
            <w:right w:val="none" w:sz="0" w:space="0" w:color="auto"/>
          </w:divBdr>
        </w:div>
        <w:div w:id="673150384">
          <w:marLeft w:val="480"/>
          <w:marRight w:val="0"/>
          <w:marTop w:val="0"/>
          <w:marBottom w:val="0"/>
          <w:divBdr>
            <w:top w:val="none" w:sz="0" w:space="0" w:color="auto"/>
            <w:left w:val="none" w:sz="0" w:space="0" w:color="auto"/>
            <w:bottom w:val="none" w:sz="0" w:space="0" w:color="auto"/>
            <w:right w:val="none" w:sz="0" w:space="0" w:color="auto"/>
          </w:divBdr>
        </w:div>
        <w:div w:id="710613432">
          <w:marLeft w:val="480"/>
          <w:marRight w:val="0"/>
          <w:marTop w:val="0"/>
          <w:marBottom w:val="0"/>
          <w:divBdr>
            <w:top w:val="none" w:sz="0" w:space="0" w:color="auto"/>
            <w:left w:val="none" w:sz="0" w:space="0" w:color="auto"/>
            <w:bottom w:val="none" w:sz="0" w:space="0" w:color="auto"/>
            <w:right w:val="none" w:sz="0" w:space="0" w:color="auto"/>
          </w:divBdr>
        </w:div>
        <w:div w:id="753549604">
          <w:marLeft w:val="480"/>
          <w:marRight w:val="0"/>
          <w:marTop w:val="0"/>
          <w:marBottom w:val="0"/>
          <w:divBdr>
            <w:top w:val="none" w:sz="0" w:space="0" w:color="auto"/>
            <w:left w:val="none" w:sz="0" w:space="0" w:color="auto"/>
            <w:bottom w:val="none" w:sz="0" w:space="0" w:color="auto"/>
            <w:right w:val="none" w:sz="0" w:space="0" w:color="auto"/>
          </w:divBdr>
        </w:div>
        <w:div w:id="757871420">
          <w:marLeft w:val="480"/>
          <w:marRight w:val="0"/>
          <w:marTop w:val="0"/>
          <w:marBottom w:val="0"/>
          <w:divBdr>
            <w:top w:val="none" w:sz="0" w:space="0" w:color="auto"/>
            <w:left w:val="none" w:sz="0" w:space="0" w:color="auto"/>
            <w:bottom w:val="none" w:sz="0" w:space="0" w:color="auto"/>
            <w:right w:val="none" w:sz="0" w:space="0" w:color="auto"/>
          </w:divBdr>
        </w:div>
        <w:div w:id="801964597">
          <w:marLeft w:val="480"/>
          <w:marRight w:val="0"/>
          <w:marTop w:val="0"/>
          <w:marBottom w:val="0"/>
          <w:divBdr>
            <w:top w:val="none" w:sz="0" w:space="0" w:color="auto"/>
            <w:left w:val="none" w:sz="0" w:space="0" w:color="auto"/>
            <w:bottom w:val="none" w:sz="0" w:space="0" w:color="auto"/>
            <w:right w:val="none" w:sz="0" w:space="0" w:color="auto"/>
          </w:divBdr>
        </w:div>
        <w:div w:id="804782653">
          <w:marLeft w:val="480"/>
          <w:marRight w:val="0"/>
          <w:marTop w:val="0"/>
          <w:marBottom w:val="0"/>
          <w:divBdr>
            <w:top w:val="none" w:sz="0" w:space="0" w:color="auto"/>
            <w:left w:val="none" w:sz="0" w:space="0" w:color="auto"/>
            <w:bottom w:val="none" w:sz="0" w:space="0" w:color="auto"/>
            <w:right w:val="none" w:sz="0" w:space="0" w:color="auto"/>
          </w:divBdr>
        </w:div>
        <w:div w:id="820805249">
          <w:marLeft w:val="480"/>
          <w:marRight w:val="0"/>
          <w:marTop w:val="0"/>
          <w:marBottom w:val="0"/>
          <w:divBdr>
            <w:top w:val="none" w:sz="0" w:space="0" w:color="auto"/>
            <w:left w:val="none" w:sz="0" w:space="0" w:color="auto"/>
            <w:bottom w:val="none" w:sz="0" w:space="0" w:color="auto"/>
            <w:right w:val="none" w:sz="0" w:space="0" w:color="auto"/>
          </w:divBdr>
        </w:div>
        <w:div w:id="827751808">
          <w:marLeft w:val="480"/>
          <w:marRight w:val="0"/>
          <w:marTop w:val="0"/>
          <w:marBottom w:val="0"/>
          <w:divBdr>
            <w:top w:val="none" w:sz="0" w:space="0" w:color="auto"/>
            <w:left w:val="none" w:sz="0" w:space="0" w:color="auto"/>
            <w:bottom w:val="none" w:sz="0" w:space="0" w:color="auto"/>
            <w:right w:val="none" w:sz="0" w:space="0" w:color="auto"/>
          </w:divBdr>
        </w:div>
        <w:div w:id="837307779">
          <w:marLeft w:val="480"/>
          <w:marRight w:val="0"/>
          <w:marTop w:val="0"/>
          <w:marBottom w:val="0"/>
          <w:divBdr>
            <w:top w:val="none" w:sz="0" w:space="0" w:color="auto"/>
            <w:left w:val="none" w:sz="0" w:space="0" w:color="auto"/>
            <w:bottom w:val="none" w:sz="0" w:space="0" w:color="auto"/>
            <w:right w:val="none" w:sz="0" w:space="0" w:color="auto"/>
          </w:divBdr>
        </w:div>
        <w:div w:id="846167040">
          <w:marLeft w:val="480"/>
          <w:marRight w:val="0"/>
          <w:marTop w:val="0"/>
          <w:marBottom w:val="0"/>
          <w:divBdr>
            <w:top w:val="none" w:sz="0" w:space="0" w:color="auto"/>
            <w:left w:val="none" w:sz="0" w:space="0" w:color="auto"/>
            <w:bottom w:val="none" w:sz="0" w:space="0" w:color="auto"/>
            <w:right w:val="none" w:sz="0" w:space="0" w:color="auto"/>
          </w:divBdr>
        </w:div>
        <w:div w:id="919871764">
          <w:marLeft w:val="480"/>
          <w:marRight w:val="0"/>
          <w:marTop w:val="0"/>
          <w:marBottom w:val="0"/>
          <w:divBdr>
            <w:top w:val="none" w:sz="0" w:space="0" w:color="auto"/>
            <w:left w:val="none" w:sz="0" w:space="0" w:color="auto"/>
            <w:bottom w:val="none" w:sz="0" w:space="0" w:color="auto"/>
            <w:right w:val="none" w:sz="0" w:space="0" w:color="auto"/>
          </w:divBdr>
        </w:div>
        <w:div w:id="927882688">
          <w:marLeft w:val="480"/>
          <w:marRight w:val="0"/>
          <w:marTop w:val="0"/>
          <w:marBottom w:val="0"/>
          <w:divBdr>
            <w:top w:val="none" w:sz="0" w:space="0" w:color="auto"/>
            <w:left w:val="none" w:sz="0" w:space="0" w:color="auto"/>
            <w:bottom w:val="none" w:sz="0" w:space="0" w:color="auto"/>
            <w:right w:val="none" w:sz="0" w:space="0" w:color="auto"/>
          </w:divBdr>
        </w:div>
        <w:div w:id="969241459">
          <w:marLeft w:val="480"/>
          <w:marRight w:val="0"/>
          <w:marTop w:val="0"/>
          <w:marBottom w:val="0"/>
          <w:divBdr>
            <w:top w:val="none" w:sz="0" w:space="0" w:color="auto"/>
            <w:left w:val="none" w:sz="0" w:space="0" w:color="auto"/>
            <w:bottom w:val="none" w:sz="0" w:space="0" w:color="auto"/>
            <w:right w:val="none" w:sz="0" w:space="0" w:color="auto"/>
          </w:divBdr>
        </w:div>
        <w:div w:id="995761172">
          <w:marLeft w:val="480"/>
          <w:marRight w:val="0"/>
          <w:marTop w:val="0"/>
          <w:marBottom w:val="0"/>
          <w:divBdr>
            <w:top w:val="none" w:sz="0" w:space="0" w:color="auto"/>
            <w:left w:val="none" w:sz="0" w:space="0" w:color="auto"/>
            <w:bottom w:val="none" w:sz="0" w:space="0" w:color="auto"/>
            <w:right w:val="none" w:sz="0" w:space="0" w:color="auto"/>
          </w:divBdr>
        </w:div>
        <w:div w:id="1000543836">
          <w:marLeft w:val="480"/>
          <w:marRight w:val="0"/>
          <w:marTop w:val="0"/>
          <w:marBottom w:val="0"/>
          <w:divBdr>
            <w:top w:val="none" w:sz="0" w:space="0" w:color="auto"/>
            <w:left w:val="none" w:sz="0" w:space="0" w:color="auto"/>
            <w:bottom w:val="none" w:sz="0" w:space="0" w:color="auto"/>
            <w:right w:val="none" w:sz="0" w:space="0" w:color="auto"/>
          </w:divBdr>
        </w:div>
      </w:divsChild>
    </w:div>
    <w:div w:id="793720412">
      <w:bodyDiv w:val="1"/>
      <w:marLeft w:val="0"/>
      <w:marRight w:val="0"/>
      <w:marTop w:val="0"/>
      <w:marBottom w:val="0"/>
      <w:divBdr>
        <w:top w:val="none" w:sz="0" w:space="0" w:color="auto"/>
        <w:left w:val="none" w:sz="0" w:space="0" w:color="auto"/>
        <w:bottom w:val="none" w:sz="0" w:space="0" w:color="auto"/>
        <w:right w:val="none" w:sz="0" w:space="0" w:color="auto"/>
      </w:divBdr>
    </w:div>
    <w:div w:id="794101444">
      <w:bodyDiv w:val="1"/>
      <w:marLeft w:val="0"/>
      <w:marRight w:val="0"/>
      <w:marTop w:val="0"/>
      <w:marBottom w:val="0"/>
      <w:divBdr>
        <w:top w:val="none" w:sz="0" w:space="0" w:color="auto"/>
        <w:left w:val="none" w:sz="0" w:space="0" w:color="auto"/>
        <w:bottom w:val="none" w:sz="0" w:space="0" w:color="auto"/>
        <w:right w:val="none" w:sz="0" w:space="0" w:color="auto"/>
      </w:divBdr>
    </w:div>
    <w:div w:id="794251641">
      <w:bodyDiv w:val="1"/>
      <w:marLeft w:val="0"/>
      <w:marRight w:val="0"/>
      <w:marTop w:val="0"/>
      <w:marBottom w:val="0"/>
      <w:divBdr>
        <w:top w:val="none" w:sz="0" w:space="0" w:color="auto"/>
        <w:left w:val="none" w:sz="0" w:space="0" w:color="auto"/>
        <w:bottom w:val="none" w:sz="0" w:space="0" w:color="auto"/>
        <w:right w:val="none" w:sz="0" w:space="0" w:color="auto"/>
      </w:divBdr>
    </w:div>
    <w:div w:id="794256342">
      <w:bodyDiv w:val="1"/>
      <w:marLeft w:val="0"/>
      <w:marRight w:val="0"/>
      <w:marTop w:val="0"/>
      <w:marBottom w:val="0"/>
      <w:divBdr>
        <w:top w:val="none" w:sz="0" w:space="0" w:color="auto"/>
        <w:left w:val="none" w:sz="0" w:space="0" w:color="auto"/>
        <w:bottom w:val="none" w:sz="0" w:space="0" w:color="auto"/>
        <w:right w:val="none" w:sz="0" w:space="0" w:color="auto"/>
      </w:divBdr>
    </w:div>
    <w:div w:id="794298976">
      <w:bodyDiv w:val="1"/>
      <w:marLeft w:val="0"/>
      <w:marRight w:val="0"/>
      <w:marTop w:val="0"/>
      <w:marBottom w:val="0"/>
      <w:divBdr>
        <w:top w:val="none" w:sz="0" w:space="0" w:color="auto"/>
        <w:left w:val="none" w:sz="0" w:space="0" w:color="auto"/>
        <w:bottom w:val="none" w:sz="0" w:space="0" w:color="auto"/>
        <w:right w:val="none" w:sz="0" w:space="0" w:color="auto"/>
      </w:divBdr>
    </w:div>
    <w:div w:id="795492214">
      <w:bodyDiv w:val="1"/>
      <w:marLeft w:val="0"/>
      <w:marRight w:val="0"/>
      <w:marTop w:val="0"/>
      <w:marBottom w:val="0"/>
      <w:divBdr>
        <w:top w:val="none" w:sz="0" w:space="0" w:color="auto"/>
        <w:left w:val="none" w:sz="0" w:space="0" w:color="auto"/>
        <w:bottom w:val="none" w:sz="0" w:space="0" w:color="auto"/>
        <w:right w:val="none" w:sz="0" w:space="0" w:color="auto"/>
      </w:divBdr>
      <w:divsChild>
        <w:div w:id="130101751">
          <w:marLeft w:val="480"/>
          <w:marRight w:val="0"/>
          <w:marTop w:val="0"/>
          <w:marBottom w:val="0"/>
          <w:divBdr>
            <w:top w:val="none" w:sz="0" w:space="0" w:color="auto"/>
            <w:left w:val="none" w:sz="0" w:space="0" w:color="auto"/>
            <w:bottom w:val="none" w:sz="0" w:space="0" w:color="auto"/>
            <w:right w:val="none" w:sz="0" w:space="0" w:color="auto"/>
          </w:divBdr>
        </w:div>
        <w:div w:id="286394255">
          <w:marLeft w:val="480"/>
          <w:marRight w:val="0"/>
          <w:marTop w:val="0"/>
          <w:marBottom w:val="0"/>
          <w:divBdr>
            <w:top w:val="none" w:sz="0" w:space="0" w:color="auto"/>
            <w:left w:val="none" w:sz="0" w:space="0" w:color="auto"/>
            <w:bottom w:val="none" w:sz="0" w:space="0" w:color="auto"/>
            <w:right w:val="none" w:sz="0" w:space="0" w:color="auto"/>
          </w:divBdr>
        </w:div>
        <w:div w:id="306517976">
          <w:marLeft w:val="480"/>
          <w:marRight w:val="0"/>
          <w:marTop w:val="0"/>
          <w:marBottom w:val="0"/>
          <w:divBdr>
            <w:top w:val="none" w:sz="0" w:space="0" w:color="auto"/>
            <w:left w:val="none" w:sz="0" w:space="0" w:color="auto"/>
            <w:bottom w:val="none" w:sz="0" w:space="0" w:color="auto"/>
            <w:right w:val="none" w:sz="0" w:space="0" w:color="auto"/>
          </w:divBdr>
        </w:div>
        <w:div w:id="310527482">
          <w:marLeft w:val="480"/>
          <w:marRight w:val="0"/>
          <w:marTop w:val="0"/>
          <w:marBottom w:val="0"/>
          <w:divBdr>
            <w:top w:val="none" w:sz="0" w:space="0" w:color="auto"/>
            <w:left w:val="none" w:sz="0" w:space="0" w:color="auto"/>
            <w:bottom w:val="none" w:sz="0" w:space="0" w:color="auto"/>
            <w:right w:val="none" w:sz="0" w:space="0" w:color="auto"/>
          </w:divBdr>
        </w:div>
        <w:div w:id="419788930">
          <w:marLeft w:val="480"/>
          <w:marRight w:val="0"/>
          <w:marTop w:val="0"/>
          <w:marBottom w:val="0"/>
          <w:divBdr>
            <w:top w:val="none" w:sz="0" w:space="0" w:color="auto"/>
            <w:left w:val="none" w:sz="0" w:space="0" w:color="auto"/>
            <w:bottom w:val="none" w:sz="0" w:space="0" w:color="auto"/>
            <w:right w:val="none" w:sz="0" w:space="0" w:color="auto"/>
          </w:divBdr>
        </w:div>
        <w:div w:id="467354646">
          <w:marLeft w:val="480"/>
          <w:marRight w:val="0"/>
          <w:marTop w:val="0"/>
          <w:marBottom w:val="0"/>
          <w:divBdr>
            <w:top w:val="none" w:sz="0" w:space="0" w:color="auto"/>
            <w:left w:val="none" w:sz="0" w:space="0" w:color="auto"/>
            <w:bottom w:val="none" w:sz="0" w:space="0" w:color="auto"/>
            <w:right w:val="none" w:sz="0" w:space="0" w:color="auto"/>
          </w:divBdr>
        </w:div>
        <w:div w:id="625354924">
          <w:marLeft w:val="480"/>
          <w:marRight w:val="0"/>
          <w:marTop w:val="0"/>
          <w:marBottom w:val="0"/>
          <w:divBdr>
            <w:top w:val="none" w:sz="0" w:space="0" w:color="auto"/>
            <w:left w:val="none" w:sz="0" w:space="0" w:color="auto"/>
            <w:bottom w:val="none" w:sz="0" w:space="0" w:color="auto"/>
            <w:right w:val="none" w:sz="0" w:space="0" w:color="auto"/>
          </w:divBdr>
        </w:div>
        <w:div w:id="632105067">
          <w:marLeft w:val="480"/>
          <w:marRight w:val="0"/>
          <w:marTop w:val="0"/>
          <w:marBottom w:val="0"/>
          <w:divBdr>
            <w:top w:val="none" w:sz="0" w:space="0" w:color="auto"/>
            <w:left w:val="none" w:sz="0" w:space="0" w:color="auto"/>
            <w:bottom w:val="none" w:sz="0" w:space="0" w:color="auto"/>
            <w:right w:val="none" w:sz="0" w:space="0" w:color="auto"/>
          </w:divBdr>
        </w:div>
        <w:div w:id="754083974">
          <w:marLeft w:val="480"/>
          <w:marRight w:val="0"/>
          <w:marTop w:val="0"/>
          <w:marBottom w:val="0"/>
          <w:divBdr>
            <w:top w:val="none" w:sz="0" w:space="0" w:color="auto"/>
            <w:left w:val="none" w:sz="0" w:space="0" w:color="auto"/>
            <w:bottom w:val="none" w:sz="0" w:space="0" w:color="auto"/>
            <w:right w:val="none" w:sz="0" w:space="0" w:color="auto"/>
          </w:divBdr>
        </w:div>
        <w:div w:id="845947580">
          <w:marLeft w:val="480"/>
          <w:marRight w:val="0"/>
          <w:marTop w:val="0"/>
          <w:marBottom w:val="0"/>
          <w:divBdr>
            <w:top w:val="none" w:sz="0" w:space="0" w:color="auto"/>
            <w:left w:val="none" w:sz="0" w:space="0" w:color="auto"/>
            <w:bottom w:val="none" w:sz="0" w:space="0" w:color="auto"/>
            <w:right w:val="none" w:sz="0" w:space="0" w:color="auto"/>
          </w:divBdr>
        </w:div>
        <w:div w:id="868644353">
          <w:marLeft w:val="480"/>
          <w:marRight w:val="0"/>
          <w:marTop w:val="0"/>
          <w:marBottom w:val="0"/>
          <w:divBdr>
            <w:top w:val="none" w:sz="0" w:space="0" w:color="auto"/>
            <w:left w:val="none" w:sz="0" w:space="0" w:color="auto"/>
            <w:bottom w:val="none" w:sz="0" w:space="0" w:color="auto"/>
            <w:right w:val="none" w:sz="0" w:space="0" w:color="auto"/>
          </w:divBdr>
        </w:div>
        <w:div w:id="903757197">
          <w:marLeft w:val="480"/>
          <w:marRight w:val="0"/>
          <w:marTop w:val="0"/>
          <w:marBottom w:val="0"/>
          <w:divBdr>
            <w:top w:val="none" w:sz="0" w:space="0" w:color="auto"/>
            <w:left w:val="none" w:sz="0" w:space="0" w:color="auto"/>
            <w:bottom w:val="none" w:sz="0" w:space="0" w:color="auto"/>
            <w:right w:val="none" w:sz="0" w:space="0" w:color="auto"/>
          </w:divBdr>
        </w:div>
        <w:div w:id="925726156">
          <w:marLeft w:val="480"/>
          <w:marRight w:val="0"/>
          <w:marTop w:val="0"/>
          <w:marBottom w:val="0"/>
          <w:divBdr>
            <w:top w:val="none" w:sz="0" w:space="0" w:color="auto"/>
            <w:left w:val="none" w:sz="0" w:space="0" w:color="auto"/>
            <w:bottom w:val="none" w:sz="0" w:space="0" w:color="auto"/>
            <w:right w:val="none" w:sz="0" w:space="0" w:color="auto"/>
          </w:divBdr>
        </w:div>
        <w:div w:id="975916333">
          <w:marLeft w:val="480"/>
          <w:marRight w:val="0"/>
          <w:marTop w:val="0"/>
          <w:marBottom w:val="0"/>
          <w:divBdr>
            <w:top w:val="none" w:sz="0" w:space="0" w:color="auto"/>
            <w:left w:val="none" w:sz="0" w:space="0" w:color="auto"/>
            <w:bottom w:val="none" w:sz="0" w:space="0" w:color="auto"/>
            <w:right w:val="none" w:sz="0" w:space="0" w:color="auto"/>
          </w:divBdr>
        </w:div>
        <w:div w:id="995495466">
          <w:marLeft w:val="480"/>
          <w:marRight w:val="0"/>
          <w:marTop w:val="0"/>
          <w:marBottom w:val="0"/>
          <w:divBdr>
            <w:top w:val="none" w:sz="0" w:space="0" w:color="auto"/>
            <w:left w:val="none" w:sz="0" w:space="0" w:color="auto"/>
            <w:bottom w:val="none" w:sz="0" w:space="0" w:color="auto"/>
            <w:right w:val="none" w:sz="0" w:space="0" w:color="auto"/>
          </w:divBdr>
        </w:div>
      </w:divsChild>
    </w:div>
    <w:div w:id="795829110">
      <w:bodyDiv w:val="1"/>
      <w:marLeft w:val="0"/>
      <w:marRight w:val="0"/>
      <w:marTop w:val="0"/>
      <w:marBottom w:val="0"/>
      <w:divBdr>
        <w:top w:val="none" w:sz="0" w:space="0" w:color="auto"/>
        <w:left w:val="none" w:sz="0" w:space="0" w:color="auto"/>
        <w:bottom w:val="none" w:sz="0" w:space="0" w:color="auto"/>
        <w:right w:val="none" w:sz="0" w:space="0" w:color="auto"/>
      </w:divBdr>
      <w:divsChild>
        <w:div w:id="4552847">
          <w:marLeft w:val="480"/>
          <w:marRight w:val="0"/>
          <w:marTop w:val="0"/>
          <w:marBottom w:val="0"/>
          <w:divBdr>
            <w:top w:val="none" w:sz="0" w:space="0" w:color="auto"/>
            <w:left w:val="none" w:sz="0" w:space="0" w:color="auto"/>
            <w:bottom w:val="none" w:sz="0" w:space="0" w:color="auto"/>
            <w:right w:val="none" w:sz="0" w:space="0" w:color="auto"/>
          </w:divBdr>
        </w:div>
        <w:div w:id="39282468">
          <w:marLeft w:val="480"/>
          <w:marRight w:val="0"/>
          <w:marTop w:val="0"/>
          <w:marBottom w:val="0"/>
          <w:divBdr>
            <w:top w:val="none" w:sz="0" w:space="0" w:color="auto"/>
            <w:left w:val="none" w:sz="0" w:space="0" w:color="auto"/>
            <w:bottom w:val="none" w:sz="0" w:space="0" w:color="auto"/>
            <w:right w:val="none" w:sz="0" w:space="0" w:color="auto"/>
          </w:divBdr>
        </w:div>
        <w:div w:id="51737173">
          <w:marLeft w:val="480"/>
          <w:marRight w:val="0"/>
          <w:marTop w:val="0"/>
          <w:marBottom w:val="0"/>
          <w:divBdr>
            <w:top w:val="none" w:sz="0" w:space="0" w:color="auto"/>
            <w:left w:val="none" w:sz="0" w:space="0" w:color="auto"/>
            <w:bottom w:val="none" w:sz="0" w:space="0" w:color="auto"/>
            <w:right w:val="none" w:sz="0" w:space="0" w:color="auto"/>
          </w:divBdr>
        </w:div>
        <w:div w:id="81223875">
          <w:marLeft w:val="480"/>
          <w:marRight w:val="0"/>
          <w:marTop w:val="0"/>
          <w:marBottom w:val="0"/>
          <w:divBdr>
            <w:top w:val="none" w:sz="0" w:space="0" w:color="auto"/>
            <w:left w:val="none" w:sz="0" w:space="0" w:color="auto"/>
            <w:bottom w:val="none" w:sz="0" w:space="0" w:color="auto"/>
            <w:right w:val="none" w:sz="0" w:space="0" w:color="auto"/>
          </w:divBdr>
        </w:div>
        <w:div w:id="84811809">
          <w:marLeft w:val="480"/>
          <w:marRight w:val="0"/>
          <w:marTop w:val="0"/>
          <w:marBottom w:val="0"/>
          <w:divBdr>
            <w:top w:val="none" w:sz="0" w:space="0" w:color="auto"/>
            <w:left w:val="none" w:sz="0" w:space="0" w:color="auto"/>
            <w:bottom w:val="none" w:sz="0" w:space="0" w:color="auto"/>
            <w:right w:val="none" w:sz="0" w:space="0" w:color="auto"/>
          </w:divBdr>
        </w:div>
        <w:div w:id="126243487">
          <w:marLeft w:val="480"/>
          <w:marRight w:val="0"/>
          <w:marTop w:val="0"/>
          <w:marBottom w:val="0"/>
          <w:divBdr>
            <w:top w:val="none" w:sz="0" w:space="0" w:color="auto"/>
            <w:left w:val="none" w:sz="0" w:space="0" w:color="auto"/>
            <w:bottom w:val="none" w:sz="0" w:space="0" w:color="auto"/>
            <w:right w:val="none" w:sz="0" w:space="0" w:color="auto"/>
          </w:divBdr>
        </w:div>
        <w:div w:id="239678118">
          <w:marLeft w:val="480"/>
          <w:marRight w:val="0"/>
          <w:marTop w:val="0"/>
          <w:marBottom w:val="0"/>
          <w:divBdr>
            <w:top w:val="none" w:sz="0" w:space="0" w:color="auto"/>
            <w:left w:val="none" w:sz="0" w:space="0" w:color="auto"/>
            <w:bottom w:val="none" w:sz="0" w:space="0" w:color="auto"/>
            <w:right w:val="none" w:sz="0" w:space="0" w:color="auto"/>
          </w:divBdr>
        </w:div>
        <w:div w:id="242877390">
          <w:marLeft w:val="480"/>
          <w:marRight w:val="0"/>
          <w:marTop w:val="0"/>
          <w:marBottom w:val="0"/>
          <w:divBdr>
            <w:top w:val="none" w:sz="0" w:space="0" w:color="auto"/>
            <w:left w:val="none" w:sz="0" w:space="0" w:color="auto"/>
            <w:bottom w:val="none" w:sz="0" w:space="0" w:color="auto"/>
            <w:right w:val="none" w:sz="0" w:space="0" w:color="auto"/>
          </w:divBdr>
        </w:div>
        <w:div w:id="288241342">
          <w:marLeft w:val="480"/>
          <w:marRight w:val="0"/>
          <w:marTop w:val="0"/>
          <w:marBottom w:val="0"/>
          <w:divBdr>
            <w:top w:val="none" w:sz="0" w:space="0" w:color="auto"/>
            <w:left w:val="none" w:sz="0" w:space="0" w:color="auto"/>
            <w:bottom w:val="none" w:sz="0" w:space="0" w:color="auto"/>
            <w:right w:val="none" w:sz="0" w:space="0" w:color="auto"/>
          </w:divBdr>
        </w:div>
        <w:div w:id="295456873">
          <w:marLeft w:val="480"/>
          <w:marRight w:val="0"/>
          <w:marTop w:val="0"/>
          <w:marBottom w:val="0"/>
          <w:divBdr>
            <w:top w:val="none" w:sz="0" w:space="0" w:color="auto"/>
            <w:left w:val="none" w:sz="0" w:space="0" w:color="auto"/>
            <w:bottom w:val="none" w:sz="0" w:space="0" w:color="auto"/>
            <w:right w:val="none" w:sz="0" w:space="0" w:color="auto"/>
          </w:divBdr>
        </w:div>
        <w:div w:id="297802073">
          <w:marLeft w:val="480"/>
          <w:marRight w:val="0"/>
          <w:marTop w:val="0"/>
          <w:marBottom w:val="0"/>
          <w:divBdr>
            <w:top w:val="none" w:sz="0" w:space="0" w:color="auto"/>
            <w:left w:val="none" w:sz="0" w:space="0" w:color="auto"/>
            <w:bottom w:val="none" w:sz="0" w:space="0" w:color="auto"/>
            <w:right w:val="none" w:sz="0" w:space="0" w:color="auto"/>
          </w:divBdr>
        </w:div>
        <w:div w:id="304051415">
          <w:marLeft w:val="480"/>
          <w:marRight w:val="0"/>
          <w:marTop w:val="0"/>
          <w:marBottom w:val="0"/>
          <w:divBdr>
            <w:top w:val="none" w:sz="0" w:space="0" w:color="auto"/>
            <w:left w:val="none" w:sz="0" w:space="0" w:color="auto"/>
            <w:bottom w:val="none" w:sz="0" w:space="0" w:color="auto"/>
            <w:right w:val="none" w:sz="0" w:space="0" w:color="auto"/>
          </w:divBdr>
        </w:div>
        <w:div w:id="334652709">
          <w:marLeft w:val="480"/>
          <w:marRight w:val="0"/>
          <w:marTop w:val="0"/>
          <w:marBottom w:val="0"/>
          <w:divBdr>
            <w:top w:val="none" w:sz="0" w:space="0" w:color="auto"/>
            <w:left w:val="none" w:sz="0" w:space="0" w:color="auto"/>
            <w:bottom w:val="none" w:sz="0" w:space="0" w:color="auto"/>
            <w:right w:val="none" w:sz="0" w:space="0" w:color="auto"/>
          </w:divBdr>
        </w:div>
        <w:div w:id="441340442">
          <w:marLeft w:val="480"/>
          <w:marRight w:val="0"/>
          <w:marTop w:val="0"/>
          <w:marBottom w:val="0"/>
          <w:divBdr>
            <w:top w:val="none" w:sz="0" w:space="0" w:color="auto"/>
            <w:left w:val="none" w:sz="0" w:space="0" w:color="auto"/>
            <w:bottom w:val="none" w:sz="0" w:space="0" w:color="auto"/>
            <w:right w:val="none" w:sz="0" w:space="0" w:color="auto"/>
          </w:divBdr>
        </w:div>
        <w:div w:id="529759149">
          <w:marLeft w:val="480"/>
          <w:marRight w:val="0"/>
          <w:marTop w:val="0"/>
          <w:marBottom w:val="0"/>
          <w:divBdr>
            <w:top w:val="none" w:sz="0" w:space="0" w:color="auto"/>
            <w:left w:val="none" w:sz="0" w:space="0" w:color="auto"/>
            <w:bottom w:val="none" w:sz="0" w:space="0" w:color="auto"/>
            <w:right w:val="none" w:sz="0" w:space="0" w:color="auto"/>
          </w:divBdr>
        </w:div>
        <w:div w:id="695665575">
          <w:marLeft w:val="480"/>
          <w:marRight w:val="0"/>
          <w:marTop w:val="0"/>
          <w:marBottom w:val="0"/>
          <w:divBdr>
            <w:top w:val="none" w:sz="0" w:space="0" w:color="auto"/>
            <w:left w:val="none" w:sz="0" w:space="0" w:color="auto"/>
            <w:bottom w:val="none" w:sz="0" w:space="0" w:color="auto"/>
            <w:right w:val="none" w:sz="0" w:space="0" w:color="auto"/>
          </w:divBdr>
        </w:div>
        <w:div w:id="698895349">
          <w:marLeft w:val="480"/>
          <w:marRight w:val="0"/>
          <w:marTop w:val="0"/>
          <w:marBottom w:val="0"/>
          <w:divBdr>
            <w:top w:val="none" w:sz="0" w:space="0" w:color="auto"/>
            <w:left w:val="none" w:sz="0" w:space="0" w:color="auto"/>
            <w:bottom w:val="none" w:sz="0" w:space="0" w:color="auto"/>
            <w:right w:val="none" w:sz="0" w:space="0" w:color="auto"/>
          </w:divBdr>
        </w:div>
        <w:div w:id="776800681">
          <w:marLeft w:val="480"/>
          <w:marRight w:val="0"/>
          <w:marTop w:val="0"/>
          <w:marBottom w:val="0"/>
          <w:divBdr>
            <w:top w:val="none" w:sz="0" w:space="0" w:color="auto"/>
            <w:left w:val="none" w:sz="0" w:space="0" w:color="auto"/>
            <w:bottom w:val="none" w:sz="0" w:space="0" w:color="auto"/>
            <w:right w:val="none" w:sz="0" w:space="0" w:color="auto"/>
          </w:divBdr>
        </w:div>
        <w:div w:id="791675984">
          <w:marLeft w:val="480"/>
          <w:marRight w:val="0"/>
          <w:marTop w:val="0"/>
          <w:marBottom w:val="0"/>
          <w:divBdr>
            <w:top w:val="none" w:sz="0" w:space="0" w:color="auto"/>
            <w:left w:val="none" w:sz="0" w:space="0" w:color="auto"/>
            <w:bottom w:val="none" w:sz="0" w:space="0" w:color="auto"/>
            <w:right w:val="none" w:sz="0" w:space="0" w:color="auto"/>
          </w:divBdr>
        </w:div>
        <w:div w:id="817961570">
          <w:marLeft w:val="480"/>
          <w:marRight w:val="0"/>
          <w:marTop w:val="0"/>
          <w:marBottom w:val="0"/>
          <w:divBdr>
            <w:top w:val="none" w:sz="0" w:space="0" w:color="auto"/>
            <w:left w:val="none" w:sz="0" w:space="0" w:color="auto"/>
            <w:bottom w:val="none" w:sz="0" w:space="0" w:color="auto"/>
            <w:right w:val="none" w:sz="0" w:space="0" w:color="auto"/>
          </w:divBdr>
        </w:div>
        <w:div w:id="842552381">
          <w:marLeft w:val="480"/>
          <w:marRight w:val="0"/>
          <w:marTop w:val="0"/>
          <w:marBottom w:val="0"/>
          <w:divBdr>
            <w:top w:val="none" w:sz="0" w:space="0" w:color="auto"/>
            <w:left w:val="none" w:sz="0" w:space="0" w:color="auto"/>
            <w:bottom w:val="none" w:sz="0" w:space="0" w:color="auto"/>
            <w:right w:val="none" w:sz="0" w:space="0" w:color="auto"/>
          </w:divBdr>
        </w:div>
        <w:div w:id="857892011">
          <w:marLeft w:val="480"/>
          <w:marRight w:val="0"/>
          <w:marTop w:val="0"/>
          <w:marBottom w:val="0"/>
          <w:divBdr>
            <w:top w:val="none" w:sz="0" w:space="0" w:color="auto"/>
            <w:left w:val="none" w:sz="0" w:space="0" w:color="auto"/>
            <w:bottom w:val="none" w:sz="0" w:space="0" w:color="auto"/>
            <w:right w:val="none" w:sz="0" w:space="0" w:color="auto"/>
          </w:divBdr>
        </w:div>
        <w:div w:id="862477047">
          <w:marLeft w:val="480"/>
          <w:marRight w:val="0"/>
          <w:marTop w:val="0"/>
          <w:marBottom w:val="0"/>
          <w:divBdr>
            <w:top w:val="none" w:sz="0" w:space="0" w:color="auto"/>
            <w:left w:val="none" w:sz="0" w:space="0" w:color="auto"/>
            <w:bottom w:val="none" w:sz="0" w:space="0" w:color="auto"/>
            <w:right w:val="none" w:sz="0" w:space="0" w:color="auto"/>
          </w:divBdr>
        </w:div>
        <w:div w:id="868907704">
          <w:marLeft w:val="480"/>
          <w:marRight w:val="0"/>
          <w:marTop w:val="0"/>
          <w:marBottom w:val="0"/>
          <w:divBdr>
            <w:top w:val="none" w:sz="0" w:space="0" w:color="auto"/>
            <w:left w:val="none" w:sz="0" w:space="0" w:color="auto"/>
            <w:bottom w:val="none" w:sz="0" w:space="0" w:color="auto"/>
            <w:right w:val="none" w:sz="0" w:space="0" w:color="auto"/>
          </w:divBdr>
        </w:div>
        <w:div w:id="912084113">
          <w:marLeft w:val="480"/>
          <w:marRight w:val="0"/>
          <w:marTop w:val="0"/>
          <w:marBottom w:val="0"/>
          <w:divBdr>
            <w:top w:val="none" w:sz="0" w:space="0" w:color="auto"/>
            <w:left w:val="none" w:sz="0" w:space="0" w:color="auto"/>
            <w:bottom w:val="none" w:sz="0" w:space="0" w:color="auto"/>
            <w:right w:val="none" w:sz="0" w:space="0" w:color="auto"/>
          </w:divBdr>
        </w:div>
        <w:div w:id="945959977">
          <w:marLeft w:val="480"/>
          <w:marRight w:val="0"/>
          <w:marTop w:val="0"/>
          <w:marBottom w:val="0"/>
          <w:divBdr>
            <w:top w:val="none" w:sz="0" w:space="0" w:color="auto"/>
            <w:left w:val="none" w:sz="0" w:space="0" w:color="auto"/>
            <w:bottom w:val="none" w:sz="0" w:space="0" w:color="auto"/>
            <w:right w:val="none" w:sz="0" w:space="0" w:color="auto"/>
          </w:divBdr>
        </w:div>
        <w:div w:id="954944673">
          <w:marLeft w:val="480"/>
          <w:marRight w:val="0"/>
          <w:marTop w:val="0"/>
          <w:marBottom w:val="0"/>
          <w:divBdr>
            <w:top w:val="none" w:sz="0" w:space="0" w:color="auto"/>
            <w:left w:val="none" w:sz="0" w:space="0" w:color="auto"/>
            <w:bottom w:val="none" w:sz="0" w:space="0" w:color="auto"/>
            <w:right w:val="none" w:sz="0" w:space="0" w:color="auto"/>
          </w:divBdr>
        </w:div>
        <w:div w:id="984089113">
          <w:marLeft w:val="480"/>
          <w:marRight w:val="0"/>
          <w:marTop w:val="0"/>
          <w:marBottom w:val="0"/>
          <w:divBdr>
            <w:top w:val="none" w:sz="0" w:space="0" w:color="auto"/>
            <w:left w:val="none" w:sz="0" w:space="0" w:color="auto"/>
            <w:bottom w:val="none" w:sz="0" w:space="0" w:color="auto"/>
            <w:right w:val="none" w:sz="0" w:space="0" w:color="auto"/>
          </w:divBdr>
        </w:div>
      </w:divsChild>
    </w:div>
    <w:div w:id="796221168">
      <w:bodyDiv w:val="1"/>
      <w:marLeft w:val="0"/>
      <w:marRight w:val="0"/>
      <w:marTop w:val="0"/>
      <w:marBottom w:val="0"/>
      <w:divBdr>
        <w:top w:val="none" w:sz="0" w:space="0" w:color="auto"/>
        <w:left w:val="none" w:sz="0" w:space="0" w:color="auto"/>
        <w:bottom w:val="none" w:sz="0" w:space="0" w:color="auto"/>
        <w:right w:val="none" w:sz="0" w:space="0" w:color="auto"/>
      </w:divBdr>
    </w:div>
    <w:div w:id="796945121">
      <w:bodyDiv w:val="1"/>
      <w:marLeft w:val="0"/>
      <w:marRight w:val="0"/>
      <w:marTop w:val="0"/>
      <w:marBottom w:val="0"/>
      <w:divBdr>
        <w:top w:val="none" w:sz="0" w:space="0" w:color="auto"/>
        <w:left w:val="none" w:sz="0" w:space="0" w:color="auto"/>
        <w:bottom w:val="none" w:sz="0" w:space="0" w:color="auto"/>
        <w:right w:val="none" w:sz="0" w:space="0" w:color="auto"/>
      </w:divBdr>
    </w:div>
    <w:div w:id="796990417">
      <w:bodyDiv w:val="1"/>
      <w:marLeft w:val="0"/>
      <w:marRight w:val="0"/>
      <w:marTop w:val="0"/>
      <w:marBottom w:val="0"/>
      <w:divBdr>
        <w:top w:val="none" w:sz="0" w:space="0" w:color="auto"/>
        <w:left w:val="none" w:sz="0" w:space="0" w:color="auto"/>
        <w:bottom w:val="none" w:sz="0" w:space="0" w:color="auto"/>
        <w:right w:val="none" w:sz="0" w:space="0" w:color="auto"/>
      </w:divBdr>
    </w:div>
    <w:div w:id="797841502">
      <w:bodyDiv w:val="1"/>
      <w:marLeft w:val="0"/>
      <w:marRight w:val="0"/>
      <w:marTop w:val="0"/>
      <w:marBottom w:val="0"/>
      <w:divBdr>
        <w:top w:val="none" w:sz="0" w:space="0" w:color="auto"/>
        <w:left w:val="none" w:sz="0" w:space="0" w:color="auto"/>
        <w:bottom w:val="none" w:sz="0" w:space="0" w:color="auto"/>
        <w:right w:val="none" w:sz="0" w:space="0" w:color="auto"/>
      </w:divBdr>
    </w:div>
    <w:div w:id="798035611">
      <w:bodyDiv w:val="1"/>
      <w:marLeft w:val="0"/>
      <w:marRight w:val="0"/>
      <w:marTop w:val="0"/>
      <w:marBottom w:val="0"/>
      <w:divBdr>
        <w:top w:val="none" w:sz="0" w:space="0" w:color="auto"/>
        <w:left w:val="none" w:sz="0" w:space="0" w:color="auto"/>
        <w:bottom w:val="none" w:sz="0" w:space="0" w:color="auto"/>
        <w:right w:val="none" w:sz="0" w:space="0" w:color="auto"/>
      </w:divBdr>
    </w:div>
    <w:div w:id="798038066">
      <w:bodyDiv w:val="1"/>
      <w:marLeft w:val="0"/>
      <w:marRight w:val="0"/>
      <w:marTop w:val="0"/>
      <w:marBottom w:val="0"/>
      <w:divBdr>
        <w:top w:val="none" w:sz="0" w:space="0" w:color="auto"/>
        <w:left w:val="none" w:sz="0" w:space="0" w:color="auto"/>
        <w:bottom w:val="none" w:sz="0" w:space="0" w:color="auto"/>
        <w:right w:val="none" w:sz="0" w:space="0" w:color="auto"/>
      </w:divBdr>
    </w:div>
    <w:div w:id="798183644">
      <w:bodyDiv w:val="1"/>
      <w:marLeft w:val="0"/>
      <w:marRight w:val="0"/>
      <w:marTop w:val="0"/>
      <w:marBottom w:val="0"/>
      <w:divBdr>
        <w:top w:val="none" w:sz="0" w:space="0" w:color="auto"/>
        <w:left w:val="none" w:sz="0" w:space="0" w:color="auto"/>
        <w:bottom w:val="none" w:sz="0" w:space="0" w:color="auto"/>
        <w:right w:val="none" w:sz="0" w:space="0" w:color="auto"/>
      </w:divBdr>
    </w:div>
    <w:div w:id="798187738">
      <w:bodyDiv w:val="1"/>
      <w:marLeft w:val="0"/>
      <w:marRight w:val="0"/>
      <w:marTop w:val="0"/>
      <w:marBottom w:val="0"/>
      <w:divBdr>
        <w:top w:val="none" w:sz="0" w:space="0" w:color="auto"/>
        <w:left w:val="none" w:sz="0" w:space="0" w:color="auto"/>
        <w:bottom w:val="none" w:sz="0" w:space="0" w:color="auto"/>
        <w:right w:val="none" w:sz="0" w:space="0" w:color="auto"/>
      </w:divBdr>
    </w:div>
    <w:div w:id="798687760">
      <w:bodyDiv w:val="1"/>
      <w:marLeft w:val="0"/>
      <w:marRight w:val="0"/>
      <w:marTop w:val="0"/>
      <w:marBottom w:val="0"/>
      <w:divBdr>
        <w:top w:val="none" w:sz="0" w:space="0" w:color="auto"/>
        <w:left w:val="none" w:sz="0" w:space="0" w:color="auto"/>
        <w:bottom w:val="none" w:sz="0" w:space="0" w:color="auto"/>
        <w:right w:val="none" w:sz="0" w:space="0" w:color="auto"/>
      </w:divBdr>
    </w:div>
    <w:div w:id="798767622">
      <w:bodyDiv w:val="1"/>
      <w:marLeft w:val="0"/>
      <w:marRight w:val="0"/>
      <w:marTop w:val="0"/>
      <w:marBottom w:val="0"/>
      <w:divBdr>
        <w:top w:val="none" w:sz="0" w:space="0" w:color="auto"/>
        <w:left w:val="none" w:sz="0" w:space="0" w:color="auto"/>
        <w:bottom w:val="none" w:sz="0" w:space="0" w:color="auto"/>
        <w:right w:val="none" w:sz="0" w:space="0" w:color="auto"/>
      </w:divBdr>
    </w:div>
    <w:div w:id="798916550">
      <w:bodyDiv w:val="1"/>
      <w:marLeft w:val="0"/>
      <w:marRight w:val="0"/>
      <w:marTop w:val="0"/>
      <w:marBottom w:val="0"/>
      <w:divBdr>
        <w:top w:val="none" w:sz="0" w:space="0" w:color="auto"/>
        <w:left w:val="none" w:sz="0" w:space="0" w:color="auto"/>
        <w:bottom w:val="none" w:sz="0" w:space="0" w:color="auto"/>
        <w:right w:val="none" w:sz="0" w:space="0" w:color="auto"/>
      </w:divBdr>
      <w:divsChild>
        <w:div w:id="1862417">
          <w:marLeft w:val="480"/>
          <w:marRight w:val="0"/>
          <w:marTop w:val="0"/>
          <w:marBottom w:val="0"/>
          <w:divBdr>
            <w:top w:val="none" w:sz="0" w:space="0" w:color="auto"/>
            <w:left w:val="none" w:sz="0" w:space="0" w:color="auto"/>
            <w:bottom w:val="none" w:sz="0" w:space="0" w:color="auto"/>
            <w:right w:val="none" w:sz="0" w:space="0" w:color="auto"/>
          </w:divBdr>
        </w:div>
        <w:div w:id="89396233">
          <w:marLeft w:val="480"/>
          <w:marRight w:val="0"/>
          <w:marTop w:val="0"/>
          <w:marBottom w:val="0"/>
          <w:divBdr>
            <w:top w:val="none" w:sz="0" w:space="0" w:color="auto"/>
            <w:left w:val="none" w:sz="0" w:space="0" w:color="auto"/>
            <w:bottom w:val="none" w:sz="0" w:space="0" w:color="auto"/>
            <w:right w:val="none" w:sz="0" w:space="0" w:color="auto"/>
          </w:divBdr>
        </w:div>
        <w:div w:id="158546109">
          <w:marLeft w:val="480"/>
          <w:marRight w:val="0"/>
          <w:marTop w:val="0"/>
          <w:marBottom w:val="0"/>
          <w:divBdr>
            <w:top w:val="none" w:sz="0" w:space="0" w:color="auto"/>
            <w:left w:val="none" w:sz="0" w:space="0" w:color="auto"/>
            <w:bottom w:val="none" w:sz="0" w:space="0" w:color="auto"/>
            <w:right w:val="none" w:sz="0" w:space="0" w:color="auto"/>
          </w:divBdr>
        </w:div>
        <w:div w:id="275598683">
          <w:marLeft w:val="480"/>
          <w:marRight w:val="0"/>
          <w:marTop w:val="0"/>
          <w:marBottom w:val="0"/>
          <w:divBdr>
            <w:top w:val="none" w:sz="0" w:space="0" w:color="auto"/>
            <w:left w:val="none" w:sz="0" w:space="0" w:color="auto"/>
            <w:bottom w:val="none" w:sz="0" w:space="0" w:color="auto"/>
            <w:right w:val="none" w:sz="0" w:space="0" w:color="auto"/>
          </w:divBdr>
        </w:div>
        <w:div w:id="281304052">
          <w:marLeft w:val="480"/>
          <w:marRight w:val="0"/>
          <w:marTop w:val="0"/>
          <w:marBottom w:val="0"/>
          <w:divBdr>
            <w:top w:val="none" w:sz="0" w:space="0" w:color="auto"/>
            <w:left w:val="none" w:sz="0" w:space="0" w:color="auto"/>
            <w:bottom w:val="none" w:sz="0" w:space="0" w:color="auto"/>
            <w:right w:val="none" w:sz="0" w:space="0" w:color="auto"/>
          </w:divBdr>
        </w:div>
        <w:div w:id="442578335">
          <w:marLeft w:val="480"/>
          <w:marRight w:val="0"/>
          <w:marTop w:val="0"/>
          <w:marBottom w:val="0"/>
          <w:divBdr>
            <w:top w:val="none" w:sz="0" w:space="0" w:color="auto"/>
            <w:left w:val="none" w:sz="0" w:space="0" w:color="auto"/>
            <w:bottom w:val="none" w:sz="0" w:space="0" w:color="auto"/>
            <w:right w:val="none" w:sz="0" w:space="0" w:color="auto"/>
          </w:divBdr>
        </w:div>
        <w:div w:id="446585669">
          <w:marLeft w:val="480"/>
          <w:marRight w:val="0"/>
          <w:marTop w:val="0"/>
          <w:marBottom w:val="0"/>
          <w:divBdr>
            <w:top w:val="none" w:sz="0" w:space="0" w:color="auto"/>
            <w:left w:val="none" w:sz="0" w:space="0" w:color="auto"/>
            <w:bottom w:val="none" w:sz="0" w:space="0" w:color="auto"/>
            <w:right w:val="none" w:sz="0" w:space="0" w:color="auto"/>
          </w:divBdr>
        </w:div>
        <w:div w:id="446657806">
          <w:marLeft w:val="480"/>
          <w:marRight w:val="0"/>
          <w:marTop w:val="0"/>
          <w:marBottom w:val="0"/>
          <w:divBdr>
            <w:top w:val="none" w:sz="0" w:space="0" w:color="auto"/>
            <w:left w:val="none" w:sz="0" w:space="0" w:color="auto"/>
            <w:bottom w:val="none" w:sz="0" w:space="0" w:color="auto"/>
            <w:right w:val="none" w:sz="0" w:space="0" w:color="auto"/>
          </w:divBdr>
        </w:div>
        <w:div w:id="570316539">
          <w:marLeft w:val="480"/>
          <w:marRight w:val="0"/>
          <w:marTop w:val="0"/>
          <w:marBottom w:val="0"/>
          <w:divBdr>
            <w:top w:val="none" w:sz="0" w:space="0" w:color="auto"/>
            <w:left w:val="none" w:sz="0" w:space="0" w:color="auto"/>
            <w:bottom w:val="none" w:sz="0" w:space="0" w:color="auto"/>
            <w:right w:val="none" w:sz="0" w:space="0" w:color="auto"/>
          </w:divBdr>
        </w:div>
        <w:div w:id="580794009">
          <w:marLeft w:val="480"/>
          <w:marRight w:val="0"/>
          <w:marTop w:val="0"/>
          <w:marBottom w:val="0"/>
          <w:divBdr>
            <w:top w:val="none" w:sz="0" w:space="0" w:color="auto"/>
            <w:left w:val="none" w:sz="0" w:space="0" w:color="auto"/>
            <w:bottom w:val="none" w:sz="0" w:space="0" w:color="auto"/>
            <w:right w:val="none" w:sz="0" w:space="0" w:color="auto"/>
          </w:divBdr>
        </w:div>
        <w:div w:id="773328750">
          <w:marLeft w:val="480"/>
          <w:marRight w:val="0"/>
          <w:marTop w:val="0"/>
          <w:marBottom w:val="0"/>
          <w:divBdr>
            <w:top w:val="none" w:sz="0" w:space="0" w:color="auto"/>
            <w:left w:val="none" w:sz="0" w:space="0" w:color="auto"/>
            <w:bottom w:val="none" w:sz="0" w:space="0" w:color="auto"/>
            <w:right w:val="none" w:sz="0" w:space="0" w:color="auto"/>
          </w:divBdr>
        </w:div>
        <w:div w:id="778648418">
          <w:marLeft w:val="480"/>
          <w:marRight w:val="0"/>
          <w:marTop w:val="0"/>
          <w:marBottom w:val="0"/>
          <w:divBdr>
            <w:top w:val="none" w:sz="0" w:space="0" w:color="auto"/>
            <w:left w:val="none" w:sz="0" w:space="0" w:color="auto"/>
            <w:bottom w:val="none" w:sz="0" w:space="0" w:color="auto"/>
            <w:right w:val="none" w:sz="0" w:space="0" w:color="auto"/>
          </w:divBdr>
        </w:div>
        <w:div w:id="783034618">
          <w:marLeft w:val="480"/>
          <w:marRight w:val="0"/>
          <w:marTop w:val="0"/>
          <w:marBottom w:val="0"/>
          <w:divBdr>
            <w:top w:val="none" w:sz="0" w:space="0" w:color="auto"/>
            <w:left w:val="none" w:sz="0" w:space="0" w:color="auto"/>
            <w:bottom w:val="none" w:sz="0" w:space="0" w:color="auto"/>
            <w:right w:val="none" w:sz="0" w:space="0" w:color="auto"/>
          </w:divBdr>
        </w:div>
        <w:div w:id="856624206">
          <w:marLeft w:val="480"/>
          <w:marRight w:val="0"/>
          <w:marTop w:val="0"/>
          <w:marBottom w:val="0"/>
          <w:divBdr>
            <w:top w:val="none" w:sz="0" w:space="0" w:color="auto"/>
            <w:left w:val="none" w:sz="0" w:space="0" w:color="auto"/>
            <w:bottom w:val="none" w:sz="0" w:space="0" w:color="auto"/>
            <w:right w:val="none" w:sz="0" w:space="0" w:color="auto"/>
          </w:divBdr>
        </w:div>
        <w:div w:id="1010134710">
          <w:marLeft w:val="480"/>
          <w:marRight w:val="0"/>
          <w:marTop w:val="0"/>
          <w:marBottom w:val="0"/>
          <w:divBdr>
            <w:top w:val="none" w:sz="0" w:space="0" w:color="auto"/>
            <w:left w:val="none" w:sz="0" w:space="0" w:color="auto"/>
            <w:bottom w:val="none" w:sz="0" w:space="0" w:color="auto"/>
            <w:right w:val="none" w:sz="0" w:space="0" w:color="auto"/>
          </w:divBdr>
        </w:div>
      </w:divsChild>
    </w:div>
    <w:div w:id="799104312">
      <w:bodyDiv w:val="1"/>
      <w:marLeft w:val="0"/>
      <w:marRight w:val="0"/>
      <w:marTop w:val="0"/>
      <w:marBottom w:val="0"/>
      <w:divBdr>
        <w:top w:val="none" w:sz="0" w:space="0" w:color="auto"/>
        <w:left w:val="none" w:sz="0" w:space="0" w:color="auto"/>
        <w:bottom w:val="none" w:sz="0" w:space="0" w:color="auto"/>
        <w:right w:val="none" w:sz="0" w:space="0" w:color="auto"/>
      </w:divBdr>
    </w:div>
    <w:div w:id="799566259">
      <w:bodyDiv w:val="1"/>
      <w:marLeft w:val="0"/>
      <w:marRight w:val="0"/>
      <w:marTop w:val="0"/>
      <w:marBottom w:val="0"/>
      <w:divBdr>
        <w:top w:val="none" w:sz="0" w:space="0" w:color="auto"/>
        <w:left w:val="none" w:sz="0" w:space="0" w:color="auto"/>
        <w:bottom w:val="none" w:sz="0" w:space="0" w:color="auto"/>
        <w:right w:val="none" w:sz="0" w:space="0" w:color="auto"/>
      </w:divBdr>
    </w:div>
    <w:div w:id="799687208">
      <w:bodyDiv w:val="1"/>
      <w:marLeft w:val="0"/>
      <w:marRight w:val="0"/>
      <w:marTop w:val="0"/>
      <w:marBottom w:val="0"/>
      <w:divBdr>
        <w:top w:val="none" w:sz="0" w:space="0" w:color="auto"/>
        <w:left w:val="none" w:sz="0" w:space="0" w:color="auto"/>
        <w:bottom w:val="none" w:sz="0" w:space="0" w:color="auto"/>
        <w:right w:val="none" w:sz="0" w:space="0" w:color="auto"/>
      </w:divBdr>
    </w:div>
    <w:div w:id="799805227">
      <w:bodyDiv w:val="1"/>
      <w:marLeft w:val="0"/>
      <w:marRight w:val="0"/>
      <w:marTop w:val="0"/>
      <w:marBottom w:val="0"/>
      <w:divBdr>
        <w:top w:val="none" w:sz="0" w:space="0" w:color="auto"/>
        <w:left w:val="none" w:sz="0" w:space="0" w:color="auto"/>
        <w:bottom w:val="none" w:sz="0" w:space="0" w:color="auto"/>
        <w:right w:val="none" w:sz="0" w:space="0" w:color="auto"/>
      </w:divBdr>
    </w:div>
    <w:div w:id="800076505">
      <w:bodyDiv w:val="1"/>
      <w:marLeft w:val="0"/>
      <w:marRight w:val="0"/>
      <w:marTop w:val="0"/>
      <w:marBottom w:val="0"/>
      <w:divBdr>
        <w:top w:val="none" w:sz="0" w:space="0" w:color="auto"/>
        <w:left w:val="none" w:sz="0" w:space="0" w:color="auto"/>
        <w:bottom w:val="none" w:sz="0" w:space="0" w:color="auto"/>
        <w:right w:val="none" w:sz="0" w:space="0" w:color="auto"/>
      </w:divBdr>
    </w:div>
    <w:div w:id="800149453">
      <w:bodyDiv w:val="1"/>
      <w:marLeft w:val="0"/>
      <w:marRight w:val="0"/>
      <w:marTop w:val="0"/>
      <w:marBottom w:val="0"/>
      <w:divBdr>
        <w:top w:val="none" w:sz="0" w:space="0" w:color="auto"/>
        <w:left w:val="none" w:sz="0" w:space="0" w:color="auto"/>
        <w:bottom w:val="none" w:sz="0" w:space="0" w:color="auto"/>
        <w:right w:val="none" w:sz="0" w:space="0" w:color="auto"/>
      </w:divBdr>
    </w:div>
    <w:div w:id="800271132">
      <w:bodyDiv w:val="1"/>
      <w:marLeft w:val="0"/>
      <w:marRight w:val="0"/>
      <w:marTop w:val="0"/>
      <w:marBottom w:val="0"/>
      <w:divBdr>
        <w:top w:val="none" w:sz="0" w:space="0" w:color="auto"/>
        <w:left w:val="none" w:sz="0" w:space="0" w:color="auto"/>
        <w:bottom w:val="none" w:sz="0" w:space="0" w:color="auto"/>
        <w:right w:val="none" w:sz="0" w:space="0" w:color="auto"/>
      </w:divBdr>
    </w:div>
    <w:div w:id="800347775">
      <w:bodyDiv w:val="1"/>
      <w:marLeft w:val="0"/>
      <w:marRight w:val="0"/>
      <w:marTop w:val="0"/>
      <w:marBottom w:val="0"/>
      <w:divBdr>
        <w:top w:val="none" w:sz="0" w:space="0" w:color="auto"/>
        <w:left w:val="none" w:sz="0" w:space="0" w:color="auto"/>
        <w:bottom w:val="none" w:sz="0" w:space="0" w:color="auto"/>
        <w:right w:val="none" w:sz="0" w:space="0" w:color="auto"/>
      </w:divBdr>
      <w:divsChild>
        <w:div w:id="231157578">
          <w:marLeft w:val="480"/>
          <w:marRight w:val="0"/>
          <w:marTop w:val="0"/>
          <w:marBottom w:val="0"/>
          <w:divBdr>
            <w:top w:val="none" w:sz="0" w:space="0" w:color="auto"/>
            <w:left w:val="none" w:sz="0" w:space="0" w:color="auto"/>
            <w:bottom w:val="none" w:sz="0" w:space="0" w:color="auto"/>
            <w:right w:val="none" w:sz="0" w:space="0" w:color="auto"/>
          </w:divBdr>
        </w:div>
        <w:div w:id="249200059">
          <w:marLeft w:val="480"/>
          <w:marRight w:val="0"/>
          <w:marTop w:val="0"/>
          <w:marBottom w:val="0"/>
          <w:divBdr>
            <w:top w:val="none" w:sz="0" w:space="0" w:color="auto"/>
            <w:left w:val="none" w:sz="0" w:space="0" w:color="auto"/>
            <w:bottom w:val="none" w:sz="0" w:space="0" w:color="auto"/>
            <w:right w:val="none" w:sz="0" w:space="0" w:color="auto"/>
          </w:divBdr>
        </w:div>
        <w:div w:id="266429909">
          <w:marLeft w:val="480"/>
          <w:marRight w:val="0"/>
          <w:marTop w:val="0"/>
          <w:marBottom w:val="0"/>
          <w:divBdr>
            <w:top w:val="none" w:sz="0" w:space="0" w:color="auto"/>
            <w:left w:val="none" w:sz="0" w:space="0" w:color="auto"/>
            <w:bottom w:val="none" w:sz="0" w:space="0" w:color="auto"/>
            <w:right w:val="none" w:sz="0" w:space="0" w:color="auto"/>
          </w:divBdr>
        </w:div>
        <w:div w:id="455637792">
          <w:marLeft w:val="480"/>
          <w:marRight w:val="0"/>
          <w:marTop w:val="0"/>
          <w:marBottom w:val="0"/>
          <w:divBdr>
            <w:top w:val="none" w:sz="0" w:space="0" w:color="auto"/>
            <w:left w:val="none" w:sz="0" w:space="0" w:color="auto"/>
            <w:bottom w:val="none" w:sz="0" w:space="0" w:color="auto"/>
            <w:right w:val="none" w:sz="0" w:space="0" w:color="auto"/>
          </w:divBdr>
        </w:div>
        <w:div w:id="558974612">
          <w:marLeft w:val="480"/>
          <w:marRight w:val="0"/>
          <w:marTop w:val="0"/>
          <w:marBottom w:val="0"/>
          <w:divBdr>
            <w:top w:val="none" w:sz="0" w:space="0" w:color="auto"/>
            <w:left w:val="none" w:sz="0" w:space="0" w:color="auto"/>
            <w:bottom w:val="none" w:sz="0" w:space="0" w:color="auto"/>
            <w:right w:val="none" w:sz="0" w:space="0" w:color="auto"/>
          </w:divBdr>
        </w:div>
        <w:div w:id="773552310">
          <w:marLeft w:val="480"/>
          <w:marRight w:val="0"/>
          <w:marTop w:val="0"/>
          <w:marBottom w:val="0"/>
          <w:divBdr>
            <w:top w:val="none" w:sz="0" w:space="0" w:color="auto"/>
            <w:left w:val="none" w:sz="0" w:space="0" w:color="auto"/>
            <w:bottom w:val="none" w:sz="0" w:space="0" w:color="auto"/>
            <w:right w:val="none" w:sz="0" w:space="0" w:color="auto"/>
          </w:divBdr>
        </w:div>
        <w:div w:id="873232215">
          <w:marLeft w:val="480"/>
          <w:marRight w:val="0"/>
          <w:marTop w:val="0"/>
          <w:marBottom w:val="0"/>
          <w:divBdr>
            <w:top w:val="none" w:sz="0" w:space="0" w:color="auto"/>
            <w:left w:val="none" w:sz="0" w:space="0" w:color="auto"/>
            <w:bottom w:val="none" w:sz="0" w:space="0" w:color="auto"/>
            <w:right w:val="none" w:sz="0" w:space="0" w:color="auto"/>
          </w:divBdr>
        </w:div>
        <w:div w:id="994338041">
          <w:marLeft w:val="480"/>
          <w:marRight w:val="0"/>
          <w:marTop w:val="0"/>
          <w:marBottom w:val="0"/>
          <w:divBdr>
            <w:top w:val="none" w:sz="0" w:space="0" w:color="auto"/>
            <w:left w:val="none" w:sz="0" w:space="0" w:color="auto"/>
            <w:bottom w:val="none" w:sz="0" w:space="0" w:color="auto"/>
            <w:right w:val="none" w:sz="0" w:space="0" w:color="auto"/>
          </w:divBdr>
        </w:div>
      </w:divsChild>
    </w:div>
    <w:div w:id="800466003">
      <w:bodyDiv w:val="1"/>
      <w:marLeft w:val="0"/>
      <w:marRight w:val="0"/>
      <w:marTop w:val="0"/>
      <w:marBottom w:val="0"/>
      <w:divBdr>
        <w:top w:val="none" w:sz="0" w:space="0" w:color="auto"/>
        <w:left w:val="none" w:sz="0" w:space="0" w:color="auto"/>
        <w:bottom w:val="none" w:sz="0" w:space="0" w:color="auto"/>
        <w:right w:val="none" w:sz="0" w:space="0" w:color="auto"/>
      </w:divBdr>
    </w:div>
    <w:div w:id="800809823">
      <w:bodyDiv w:val="1"/>
      <w:marLeft w:val="0"/>
      <w:marRight w:val="0"/>
      <w:marTop w:val="0"/>
      <w:marBottom w:val="0"/>
      <w:divBdr>
        <w:top w:val="none" w:sz="0" w:space="0" w:color="auto"/>
        <w:left w:val="none" w:sz="0" w:space="0" w:color="auto"/>
        <w:bottom w:val="none" w:sz="0" w:space="0" w:color="auto"/>
        <w:right w:val="none" w:sz="0" w:space="0" w:color="auto"/>
      </w:divBdr>
    </w:div>
    <w:div w:id="801273075">
      <w:bodyDiv w:val="1"/>
      <w:marLeft w:val="0"/>
      <w:marRight w:val="0"/>
      <w:marTop w:val="0"/>
      <w:marBottom w:val="0"/>
      <w:divBdr>
        <w:top w:val="none" w:sz="0" w:space="0" w:color="auto"/>
        <w:left w:val="none" w:sz="0" w:space="0" w:color="auto"/>
        <w:bottom w:val="none" w:sz="0" w:space="0" w:color="auto"/>
        <w:right w:val="none" w:sz="0" w:space="0" w:color="auto"/>
      </w:divBdr>
    </w:div>
    <w:div w:id="801463230">
      <w:bodyDiv w:val="1"/>
      <w:marLeft w:val="0"/>
      <w:marRight w:val="0"/>
      <w:marTop w:val="0"/>
      <w:marBottom w:val="0"/>
      <w:divBdr>
        <w:top w:val="none" w:sz="0" w:space="0" w:color="auto"/>
        <w:left w:val="none" w:sz="0" w:space="0" w:color="auto"/>
        <w:bottom w:val="none" w:sz="0" w:space="0" w:color="auto"/>
        <w:right w:val="none" w:sz="0" w:space="0" w:color="auto"/>
      </w:divBdr>
    </w:div>
    <w:div w:id="801532903">
      <w:bodyDiv w:val="1"/>
      <w:marLeft w:val="0"/>
      <w:marRight w:val="0"/>
      <w:marTop w:val="0"/>
      <w:marBottom w:val="0"/>
      <w:divBdr>
        <w:top w:val="none" w:sz="0" w:space="0" w:color="auto"/>
        <w:left w:val="none" w:sz="0" w:space="0" w:color="auto"/>
        <w:bottom w:val="none" w:sz="0" w:space="0" w:color="auto"/>
        <w:right w:val="none" w:sz="0" w:space="0" w:color="auto"/>
      </w:divBdr>
    </w:div>
    <w:div w:id="801846197">
      <w:bodyDiv w:val="1"/>
      <w:marLeft w:val="0"/>
      <w:marRight w:val="0"/>
      <w:marTop w:val="0"/>
      <w:marBottom w:val="0"/>
      <w:divBdr>
        <w:top w:val="none" w:sz="0" w:space="0" w:color="auto"/>
        <w:left w:val="none" w:sz="0" w:space="0" w:color="auto"/>
        <w:bottom w:val="none" w:sz="0" w:space="0" w:color="auto"/>
        <w:right w:val="none" w:sz="0" w:space="0" w:color="auto"/>
      </w:divBdr>
    </w:div>
    <w:div w:id="802192605">
      <w:bodyDiv w:val="1"/>
      <w:marLeft w:val="0"/>
      <w:marRight w:val="0"/>
      <w:marTop w:val="0"/>
      <w:marBottom w:val="0"/>
      <w:divBdr>
        <w:top w:val="none" w:sz="0" w:space="0" w:color="auto"/>
        <w:left w:val="none" w:sz="0" w:space="0" w:color="auto"/>
        <w:bottom w:val="none" w:sz="0" w:space="0" w:color="auto"/>
        <w:right w:val="none" w:sz="0" w:space="0" w:color="auto"/>
      </w:divBdr>
    </w:div>
    <w:div w:id="802236003">
      <w:bodyDiv w:val="1"/>
      <w:marLeft w:val="0"/>
      <w:marRight w:val="0"/>
      <w:marTop w:val="0"/>
      <w:marBottom w:val="0"/>
      <w:divBdr>
        <w:top w:val="none" w:sz="0" w:space="0" w:color="auto"/>
        <w:left w:val="none" w:sz="0" w:space="0" w:color="auto"/>
        <w:bottom w:val="none" w:sz="0" w:space="0" w:color="auto"/>
        <w:right w:val="none" w:sz="0" w:space="0" w:color="auto"/>
      </w:divBdr>
    </w:div>
    <w:div w:id="802701358">
      <w:bodyDiv w:val="1"/>
      <w:marLeft w:val="0"/>
      <w:marRight w:val="0"/>
      <w:marTop w:val="0"/>
      <w:marBottom w:val="0"/>
      <w:divBdr>
        <w:top w:val="none" w:sz="0" w:space="0" w:color="auto"/>
        <w:left w:val="none" w:sz="0" w:space="0" w:color="auto"/>
        <w:bottom w:val="none" w:sz="0" w:space="0" w:color="auto"/>
        <w:right w:val="none" w:sz="0" w:space="0" w:color="auto"/>
      </w:divBdr>
    </w:div>
    <w:div w:id="803426022">
      <w:bodyDiv w:val="1"/>
      <w:marLeft w:val="0"/>
      <w:marRight w:val="0"/>
      <w:marTop w:val="0"/>
      <w:marBottom w:val="0"/>
      <w:divBdr>
        <w:top w:val="none" w:sz="0" w:space="0" w:color="auto"/>
        <w:left w:val="none" w:sz="0" w:space="0" w:color="auto"/>
        <w:bottom w:val="none" w:sz="0" w:space="0" w:color="auto"/>
        <w:right w:val="none" w:sz="0" w:space="0" w:color="auto"/>
      </w:divBdr>
    </w:div>
    <w:div w:id="803430772">
      <w:bodyDiv w:val="1"/>
      <w:marLeft w:val="0"/>
      <w:marRight w:val="0"/>
      <w:marTop w:val="0"/>
      <w:marBottom w:val="0"/>
      <w:divBdr>
        <w:top w:val="none" w:sz="0" w:space="0" w:color="auto"/>
        <w:left w:val="none" w:sz="0" w:space="0" w:color="auto"/>
        <w:bottom w:val="none" w:sz="0" w:space="0" w:color="auto"/>
        <w:right w:val="none" w:sz="0" w:space="0" w:color="auto"/>
      </w:divBdr>
    </w:div>
    <w:div w:id="804128973">
      <w:bodyDiv w:val="1"/>
      <w:marLeft w:val="0"/>
      <w:marRight w:val="0"/>
      <w:marTop w:val="0"/>
      <w:marBottom w:val="0"/>
      <w:divBdr>
        <w:top w:val="none" w:sz="0" w:space="0" w:color="auto"/>
        <w:left w:val="none" w:sz="0" w:space="0" w:color="auto"/>
        <w:bottom w:val="none" w:sz="0" w:space="0" w:color="auto"/>
        <w:right w:val="none" w:sz="0" w:space="0" w:color="auto"/>
      </w:divBdr>
    </w:div>
    <w:div w:id="804197041">
      <w:bodyDiv w:val="1"/>
      <w:marLeft w:val="0"/>
      <w:marRight w:val="0"/>
      <w:marTop w:val="0"/>
      <w:marBottom w:val="0"/>
      <w:divBdr>
        <w:top w:val="none" w:sz="0" w:space="0" w:color="auto"/>
        <w:left w:val="none" w:sz="0" w:space="0" w:color="auto"/>
        <w:bottom w:val="none" w:sz="0" w:space="0" w:color="auto"/>
        <w:right w:val="none" w:sz="0" w:space="0" w:color="auto"/>
      </w:divBdr>
    </w:div>
    <w:div w:id="804548258">
      <w:bodyDiv w:val="1"/>
      <w:marLeft w:val="0"/>
      <w:marRight w:val="0"/>
      <w:marTop w:val="0"/>
      <w:marBottom w:val="0"/>
      <w:divBdr>
        <w:top w:val="none" w:sz="0" w:space="0" w:color="auto"/>
        <w:left w:val="none" w:sz="0" w:space="0" w:color="auto"/>
        <w:bottom w:val="none" w:sz="0" w:space="0" w:color="auto"/>
        <w:right w:val="none" w:sz="0" w:space="0" w:color="auto"/>
      </w:divBdr>
    </w:div>
    <w:div w:id="804663501">
      <w:bodyDiv w:val="1"/>
      <w:marLeft w:val="0"/>
      <w:marRight w:val="0"/>
      <w:marTop w:val="0"/>
      <w:marBottom w:val="0"/>
      <w:divBdr>
        <w:top w:val="none" w:sz="0" w:space="0" w:color="auto"/>
        <w:left w:val="none" w:sz="0" w:space="0" w:color="auto"/>
        <w:bottom w:val="none" w:sz="0" w:space="0" w:color="auto"/>
        <w:right w:val="none" w:sz="0" w:space="0" w:color="auto"/>
      </w:divBdr>
    </w:div>
    <w:div w:id="804930052">
      <w:bodyDiv w:val="1"/>
      <w:marLeft w:val="0"/>
      <w:marRight w:val="0"/>
      <w:marTop w:val="0"/>
      <w:marBottom w:val="0"/>
      <w:divBdr>
        <w:top w:val="none" w:sz="0" w:space="0" w:color="auto"/>
        <w:left w:val="none" w:sz="0" w:space="0" w:color="auto"/>
        <w:bottom w:val="none" w:sz="0" w:space="0" w:color="auto"/>
        <w:right w:val="none" w:sz="0" w:space="0" w:color="auto"/>
      </w:divBdr>
    </w:div>
    <w:div w:id="804935886">
      <w:bodyDiv w:val="1"/>
      <w:marLeft w:val="0"/>
      <w:marRight w:val="0"/>
      <w:marTop w:val="0"/>
      <w:marBottom w:val="0"/>
      <w:divBdr>
        <w:top w:val="none" w:sz="0" w:space="0" w:color="auto"/>
        <w:left w:val="none" w:sz="0" w:space="0" w:color="auto"/>
        <w:bottom w:val="none" w:sz="0" w:space="0" w:color="auto"/>
        <w:right w:val="none" w:sz="0" w:space="0" w:color="auto"/>
      </w:divBdr>
    </w:div>
    <w:div w:id="805125243">
      <w:bodyDiv w:val="1"/>
      <w:marLeft w:val="0"/>
      <w:marRight w:val="0"/>
      <w:marTop w:val="0"/>
      <w:marBottom w:val="0"/>
      <w:divBdr>
        <w:top w:val="none" w:sz="0" w:space="0" w:color="auto"/>
        <w:left w:val="none" w:sz="0" w:space="0" w:color="auto"/>
        <w:bottom w:val="none" w:sz="0" w:space="0" w:color="auto"/>
        <w:right w:val="none" w:sz="0" w:space="0" w:color="auto"/>
      </w:divBdr>
    </w:div>
    <w:div w:id="805196353">
      <w:bodyDiv w:val="1"/>
      <w:marLeft w:val="0"/>
      <w:marRight w:val="0"/>
      <w:marTop w:val="0"/>
      <w:marBottom w:val="0"/>
      <w:divBdr>
        <w:top w:val="none" w:sz="0" w:space="0" w:color="auto"/>
        <w:left w:val="none" w:sz="0" w:space="0" w:color="auto"/>
        <w:bottom w:val="none" w:sz="0" w:space="0" w:color="auto"/>
        <w:right w:val="none" w:sz="0" w:space="0" w:color="auto"/>
      </w:divBdr>
    </w:div>
    <w:div w:id="805242301">
      <w:bodyDiv w:val="1"/>
      <w:marLeft w:val="0"/>
      <w:marRight w:val="0"/>
      <w:marTop w:val="0"/>
      <w:marBottom w:val="0"/>
      <w:divBdr>
        <w:top w:val="none" w:sz="0" w:space="0" w:color="auto"/>
        <w:left w:val="none" w:sz="0" w:space="0" w:color="auto"/>
        <w:bottom w:val="none" w:sz="0" w:space="0" w:color="auto"/>
        <w:right w:val="none" w:sz="0" w:space="0" w:color="auto"/>
      </w:divBdr>
    </w:div>
    <w:div w:id="805708539">
      <w:bodyDiv w:val="1"/>
      <w:marLeft w:val="0"/>
      <w:marRight w:val="0"/>
      <w:marTop w:val="0"/>
      <w:marBottom w:val="0"/>
      <w:divBdr>
        <w:top w:val="none" w:sz="0" w:space="0" w:color="auto"/>
        <w:left w:val="none" w:sz="0" w:space="0" w:color="auto"/>
        <w:bottom w:val="none" w:sz="0" w:space="0" w:color="auto"/>
        <w:right w:val="none" w:sz="0" w:space="0" w:color="auto"/>
      </w:divBdr>
    </w:div>
    <w:div w:id="805971784">
      <w:bodyDiv w:val="1"/>
      <w:marLeft w:val="0"/>
      <w:marRight w:val="0"/>
      <w:marTop w:val="0"/>
      <w:marBottom w:val="0"/>
      <w:divBdr>
        <w:top w:val="none" w:sz="0" w:space="0" w:color="auto"/>
        <w:left w:val="none" w:sz="0" w:space="0" w:color="auto"/>
        <w:bottom w:val="none" w:sz="0" w:space="0" w:color="auto"/>
        <w:right w:val="none" w:sz="0" w:space="0" w:color="auto"/>
      </w:divBdr>
      <w:divsChild>
        <w:div w:id="20597967">
          <w:marLeft w:val="480"/>
          <w:marRight w:val="0"/>
          <w:marTop w:val="0"/>
          <w:marBottom w:val="0"/>
          <w:divBdr>
            <w:top w:val="none" w:sz="0" w:space="0" w:color="auto"/>
            <w:left w:val="none" w:sz="0" w:space="0" w:color="auto"/>
            <w:bottom w:val="none" w:sz="0" w:space="0" w:color="auto"/>
            <w:right w:val="none" w:sz="0" w:space="0" w:color="auto"/>
          </w:divBdr>
        </w:div>
        <w:div w:id="52585958">
          <w:marLeft w:val="480"/>
          <w:marRight w:val="0"/>
          <w:marTop w:val="0"/>
          <w:marBottom w:val="0"/>
          <w:divBdr>
            <w:top w:val="none" w:sz="0" w:space="0" w:color="auto"/>
            <w:left w:val="none" w:sz="0" w:space="0" w:color="auto"/>
            <w:bottom w:val="none" w:sz="0" w:space="0" w:color="auto"/>
            <w:right w:val="none" w:sz="0" w:space="0" w:color="auto"/>
          </w:divBdr>
        </w:div>
        <w:div w:id="69885111">
          <w:marLeft w:val="480"/>
          <w:marRight w:val="0"/>
          <w:marTop w:val="0"/>
          <w:marBottom w:val="0"/>
          <w:divBdr>
            <w:top w:val="none" w:sz="0" w:space="0" w:color="auto"/>
            <w:left w:val="none" w:sz="0" w:space="0" w:color="auto"/>
            <w:bottom w:val="none" w:sz="0" w:space="0" w:color="auto"/>
            <w:right w:val="none" w:sz="0" w:space="0" w:color="auto"/>
          </w:divBdr>
        </w:div>
        <w:div w:id="84350277">
          <w:marLeft w:val="480"/>
          <w:marRight w:val="0"/>
          <w:marTop w:val="0"/>
          <w:marBottom w:val="0"/>
          <w:divBdr>
            <w:top w:val="none" w:sz="0" w:space="0" w:color="auto"/>
            <w:left w:val="none" w:sz="0" w:space="0" w:color="auto"/>
            <w:bottom w:val="none" w:sz="0" w:space="0" w:color="auto"/>
            <w:right w:val="none" w:sz="0" w:space="0" w:color="auto"/>
          </w:divBdr>
        </w:div>
        <w:div w:id="140269665">
          <w:marLeft w:val="480"/>
          <w:marRight w:val="0"/>
          <w:marTop w:val="0"/>
          <w:marBottom w:val="0"/>
          <w:divBdr>
            <w:top w:val="none" w:sz="0" w:space="0" w:color="auto"/>
            <w:left w:val="none" w:sz="0" w:space="0" w:color="auto"/>
            <w:bottom w:val="none" w:sz="0" w:space="0" w:color="auto"/>
            <w:right w:val="none" w:sz="0" w:space="0" w:color="auto"/>
          </w:divBdr>
        </w:div>
        <w:div w:id="211964948">
          <w:marLeft w:val="480"/>
          <w:marRight w:val="0"/>
          <w:marTop w:val="0"/>
          <w:marBottom w:val="0"/>
          <w:divBdr>
            <w:top w:val="none" w:sz="0" w:space="0" w:color="auto"/>
            <w:left w:val="none" w:sz="0" w:space="0" w:color="auto"/>
            <w:bottom w:val="none" w:sz="0" w:space="0" w:color="auto"/>
            <w:right w:val="none" w:sz="0" w:space="0" w:color="auto"/>
          </w:divBdr>
        </w:div>
        <w:div w:id="240867816">
          <w:marLeft w:val="480"/>
          <w:marRight w:val="0"/>
          <w:marTop w:val="0"/>
          <w:marBottom w:val="0"/>
          <w:divBdr>
            <w:top w:val="none" w:sz="0" w:space="0" w:color="auto"/>
            <w:left w:val="none" w:sz="0" w:space="0" w:color="auto"/>
            <w:bottom w:val="none" w:sz="0" w:space="0" w:color="auto"/>
            <w:right w:val="none" w:sz="0" w:space="0" w:color="auto"/>
          </w:divBdr>
        </w:div>
        <w:div w:id="262883550">
          <w:marLeft w:val="480"/>
          <w:marRight w:val="0"/>
          <w:marTop w:val="0"/>
          <w:marBottom w:val="0"/>
          <w:divBdr>
            <w:top w:val="none" w:sz="0" w:space="0" w:color="auto"/>
            <w:left w:val="none" w:sz="0" w:space="0" w:color="auto"/>
            <w:bottom w:val="none" w:sz="0" w:space="0" w:color="auto"/>
            <w:right w:val="none" w:sz="0" w:space="0" w:color="auto"/>
          </w:divBdr>
        </w:div>
        <w:div w:id="273875598">
          <w:marLeft w:val="480"/>
          <w:marRight w:val="0"/>
          <w:marTop w:val="0"/>
          <w:marBottom w:val="0"/>
          <w:divBdr>
            <w:top w:val="none" w:sz="0" w:space="0" w:color="auto"/>
            <w:left w:val="none" w:sz="0" w:space="0" w:color="auto"/>
            <w:bottom w:val="none" w:sz="0" w:space="0" w:color="auto"/>
            <w:right w:val="none" w:sz="0" w:space="0" w:color="auto"/>
          </w:divBdr>
        </w:div>
        <w:div w:id="362676953">
          <w:marLeft w:val="480"/>
          <w:marRight w:val="0"/>
          <w:marTop w:val="0"/>
          <w:marBottom w:val="0"/>
          <w:divBdr>
            <w:top w:val="none" w:sz="0" w:space="0" w:color="auto"/>
            <w:left w:val="none" w:sz="0" w:space="0" w:color="auto"/>
            <w:bottom w:val="none" w:sz="0" w:space="0" w:color="auto"/>
            <w:right w:val="none" w:sz="0" w:space="0" w:color="auto"/>
          </w:divBdr>
        </w:div>
        <w:div w:id="392657067">
          <w:marLeft w:val="480"/>
          <w:marRight w:val="0"/>
          <w:marTop w:val="0"/>
          <w:marBottom w:val="0"/>
          <w:divBdr>
            <w:top w:val="none" w:sz="0" w:space="0" w:color="auto"/>
            <w:left w:val="none" w:sz="0" w:space="0" w:color="auto"/>
            <w:bottom w:val="none" w:sz="0" w:space="0" w:color="auto"/>
            <w:right w:val="none" w:sz="0" w:space="0" w:color="auto"/>
          </w:divBdr>
        </w:div>
        <w:div w:id="412355419">
          <w:marLeft w:val="480"/>
          <w:marRight w:val="0"/>
          <w:marTop w:val="0"/>
          <w:marBottom w:val="0"/>
          <w:divBdr>
            <w:top w:val="none" w:sz="0" w:space="0" w:color="auto"/>
            <w:left w:val="none" w:sz="0" w:space="0" w:color="auto"/>
            <w:bottom w:val="none" w:sz="0" w:space="0" w:color="auto"/>
            <w:right w:val="none" w:sz="0" w:space="0" w:color="auto"/>
          </w:divBdr>
        </w:div>
        <w:div w:id="416244573">
          <w:marLeft w:val="480"/>
          <w:marRight w:val="0"/>
          <w:marTop w:val="0"/>
          <w:marBottom w:val="0"/>
          <w:divBdr>
            <w:top w:val="none" w:sz="0" w:space="0" w:color="auto"/>
            <w:left w:val="none" w:sz="0" w:space="0" w:color="auto"/>
            <w:bottom w:val="none" w:sz="0" w:space="0" w:color="auto"/>
            <w:right w:val="none" w:sz="0" w:space="0" w:color="auto"/>
          </w:divBdr>
        </w:div>
        <w:div w:id="417167655">
          <w:marLeft w:val="480"/>
          <w:marRight w:val="0"/>
          <w:marTop w:val="0"/>
          <w:marBottom w:val="0"/>
          <w:divBdr>
            <w:top w:val="none" w:sz="0" w:space="0" w:color="auto"/>
            <w:left w:val="none" w:sz="0" w:space="0" w:color="auto"/>
            <w:bottom w:val="none" w:sz="0" w:space="0" w:color="auto"/>
            <w:right w:val="none" w:sz="0" w:space="0" w:color="auto"/>
          </w:divBdr>
        </w:div>
        <w:div w:id="445734085">
          <w:marLeft w:val="480"/>
          <w:marRight w:val="0"/>
          <w:marTop w:val="0"/>
          <w:marBottom w:val="0"/>
          <w:divBdr>
            <w:top w:val="none" w:sz="0" w:space="0" w:color="auto"/>
            <w:left w:val="none" w:sz="0" w:space="0" w:color="auto"/>
            <w:bottom w:val="none" w:sz="0" w:space="0" w:color="auto"/>
            <w:right w:val="none" w:sz="0" w:space="0" w:color="auto"/>
          </w:divBdr>
        </w:div>
        <w:div w:id="472216870">
          <w:marLeft w:val="480"/>
          <w:marRight w:val="0"/>
          <w:marTop w:val="0"/>
          <w:marBottom w:val="0"/>
          <w:divBdr>
            <w:top w:val="none" w:sz="0" w:space="0" w:color="auto"/>
            <w:left w:val="none" w:sz="0" w:space="0" w:color="auto"/>
            <w:bottom w:val="none" w:sz="0" w:space="0" w:color="auto"/>
            <w:right w:val="none" w:sz="0" w:space="0" w:color="auto"/>
          </w:divBdr>
        </w:div>
        <w:div w:id="486870431">
          <w:marLeft w:val="480"/>
          <w:marRight w:val="0"/>
          <w:marTop w:val="0"/>
          <w:marBottom w:val="0"/>
          <w:divBdr>
            <w:top w:val="none" w:sz="0" w:space="0" w:color="auto"/>
            <w:left w:val="none" w:sz="0" w:space="0" w:color="auto"/>
            <w:bottom w:val="none" w:sz="0" w:space="0" w:color="auto"/>
            <w:right w:val="none" w:sz="0" w:space="0" w:color="auto"/>
          </w:divBdr>
        </w:div>
        <w:div w:id="492376714">
          <w:marLeft w:val="480"/>
          <w:marRight w:val="0"/>
          <w:marTop w:val="0"/>
          <w:marBottom w:val="0"/>
          <w:divBdr>
            <w:top w:val="none" w:sz="0" w:space="0" w:color="auto"/>
            <w:left w:val="none" w:sz="0" w:space="0" w:color="auto"/>
            <w:bottom w:val="none" w:sz="0" w:space="0" w:color="auto"/>
            <w:right w:val="none" w:sz="0" w:space="0" w:color="auto"/>
          </w:divBdr>
        </w:div>
        <w:div w:id="558714779">
          <w:marLeft w:val="480"/>
          <w:marRight w:val="0"/>
          <w:marTop w:val="0"/>
          <w:marBottom w:val="0"/>
          <w:divBdr>
            <w:top w:val="none" w:sz="0" w:space="0" w:color="auto"/>
            <w:left w:val="none" w:sz="0" w:space="0" w:color="auto"/>
            <w:bottom w:val="none" w:sz="0" w:space="0" w:color="auto"/>
            <w:right w:val="none" w:sz="0" w:space="0" w:color="auto"/>
          </w:divBdr>
        </w:div>
        <w:div w:id="602540380">
          <w:marLeft w:val="480"/>
          <w:marRight w:val="0"/>
          <w:marTop w:val="0"/>
          <w:marBottom w:val="0"/>
          <w:divBdr>
            <w:top w:val="none" w:sz="0" w:space="0" w:color="auto"/>
            <w:left w:val="none" w:sz="0" w:space="0" w:color="auto"/>
            <w:bottom w:val="none" w:sz="0" w:space="0" w:color="auto"/>
            <w:right w:val="none" w:sz="0" w:space="0" w:color="auto"/>
          </w:divBdr>
        </w:div>
        <w:div w:id="618604202">
          <w:marLeft w:val="480"/>
          <w:marRight w:val="0"/>
          <w:marTop w:val="0"/>
          <w:marBottom w:val="0"/>
          <w:divBdr>
            <w:top w:val="none" w:sz="0" w:space="0" w:color="auto"/>
            <w:left w:val="none" w:sz="0" w:space="0" w:color="auto"/>
            <w:bottom w:val="none" w:sz="0" w:space="0" w:color="auto"/>
            <w:right w:val="none" w:sz="0" w:space="0" w:color="auto"/>
          </w:divBdr>
        </w:div>
        <w:div w:id="659306086">
          <w:marLeft w:val="480"/>
          <w:marRight w:val="0"/>
          <w:marTop w:val="0"/>
          <w:marBottom w:val="0"/>
          <w:divBdr>
            <w:top w:val="none" w:sz="0" w:space="0" w:color="auto"/>
            <w:left w:val="none" w:sz="0" w:space="0" w:color="auto"/>
            <w:bottom w:val="none" w:sz="0" w:space="0" w:color="auto"/>
            <w:right w:val="none" w:sz="0" w:space="0" w:color="auto"/>
          </w:divBdr>
        </w:div>
        <w:div w:id="668368341">
          <w:marLeft w:val="480"/>
          <w:marRight w:val="0"/>
          <w:marTop w:val="0"/>
          <w:marBottom w:val="0"/>
          <w:divBdr>
            <w:top w:val="none" w:sz="0" w:space="0" w:color="auto"/>
            <w:left w:val="none" w:sz="0" w:space="0" w:color="auto"/>
            <w:bottom w:val="none" w:sz="0" w:space="0" w:color="auto"/>
            <w:right w:val="none" w:sz="0" w:space="0" w:color="auto"/>
          </w:divBdr>
        </w:div>
        <w:div w:id="671030335">
          <w:marLeft w:val="480"/>
          <w:marRight w:val="0"/>
          <w:marTop w:val="0"/>
          <w:marBottom w:val="0"/>
          <w:divBdr>
            <w:top w:val="none" w:sz="0" w:space="0" w:color="auto"/>
            <w:left w:val="none" w:sz="0" w:space="0" w:color="auto"/>
            <w:bottom w:val="none" w:sz="0" w:space="0" w:color="auto"/>
            <w:right w:val="none" w:sz="0" w:space="0" w:color="auto"/>
          </w:divBdr>
        </w:div>
        <w:div w:id="674042726">
          <w:marLeft w:val="480"/>
          <w:marRight w:val="0"/>
          <w:marTop w:val="0"/>
          <w:marBottom w:val="0"/>
          <w:divBdr>
            <w:top w:val="none" w:sz="0" w:space="0" w:color="auto"/>
            <w:left w:val="none" w:sz="0" w:space="0" w:color="auto"/>
            <w:bottom w:val="none" w:sz="0" w:space="0" w:color="auto"/>
            <w:right w:val="none" w:sz="0" w:space="0" w:color="auto"/>
          </w:divBdr>
        </w:div>
        <w:div w:id="710572264">
          <w:marLeft w:val="480"/>
          <w:marRight w:val="0"/>
          <w:marTop w:val="0"/>
          <w:marBottom w:val="0"/>
          <w:divBdr>
            <w:top w:val="none" w:sz="0" w:space="0" w:color="auto"/>
            <w:left w:val="none" w:sz="0" w:space="0" w:color="auto"/>
            <w:bottom w:val="none" w:sz="0" w:space="0" w:color="auto"/>
            <w:right w:val="none" w:sz="0" w:space="0" w:color="auto"/>
          </w:divBdr>
        </w:div>
        <w:div w:id="722796659">
          <w:marLeft w:val="480"/>
          <w:marRight w:val="0"/>
          <w:marTop w:val="0"/>
          <w:marBottom w:val="0"/>
          <w:divBdr>
            <w:top w:val="none" w:sz="0" w:space="0" w:color="auto"/>
            <w:left w:val="none" w:sz="0" w:space="0" w:color="auto"/>
            <w:bottom w:val="none" w:sz="0" w:space="0" w:color="auto"/>
            <w:right w:val="none" w:sz="0" w:space="0" w:color="auto"/>
          </w:divBdr>
        </w:div>
        <w:div w:id="802580408">
          <w:marLeft w:val="480"/>
          <w:marRight w:val="0"/>
          <w:marTop w:val="0"/>
          <w:marBottom w:val="0"/>
          <w:divBdr>
            <w:top w:val="none" w:sz="0" w:space="0" w:color="auto"/>
            <w:left w:val="none" w:sz="0" w:space="0" w:color="auto"/>
            <w:bottom w:val="none" w:sz="0" w:space="0" w:color="auto"/>
            <w:right w:val="none" w:sz="0" w:space="0" w:color="auto"/>
          </w:divBdr>
        </w:div>
        <w:div w:id="808548083">
          <w:marLeft w:val="480"/>
          <w:marRight w:val="0"/>
          <w:marTop w:val="0"/>
          <w:marBottom w:val="0"/>
          <w:divBdr>
            <w:top w:val="none" w:sz="0" w:space="0" w:color="auto"/>
            <w:left w:val="none" w:sz="0" w:space="0" w:color="auto"/>
            <w:bottom w:val="none" w:sz="0" w:space="0" w:color="auto"/>
            <w:right w:val="none" w:sz="0" w:space="0" w:color="auto"/>
          </w:divBdr>
        </w:div>
        <w:div w:id="843201449">
          <w:marLeft w:val="480"/>
          <w:marRight w:val="0"/>
          <w:marTop w:val="0"/>
          <w:marBottom w:val="0"/>
          <w:divBdr>
            <w:top w:val="none" w:sz="0" w:space="0" w:color="auto"/>
            <w:left w:val="none" w:sz="0" w:space="0" w:color="auto"/>
            <w:bottom w:val="none" w:sz="0" w:space="0" w:color="auto"/>
            <w:right w:val="none" w:sz="0" w:space="0" w:color="auto"/>
          </w:divBdr>
        </w:div>
        <w:div w:id="860167478">
          <w:marLeft w:val="480"/>
          <w:marRight w:val="0"/>
          <w:marTop w:val="0"/>
          <w:marBottom w:val="0"/>
          <w:divBdr>
            <w:top w:val="none" w:sz="0" w:space="0" w:color="auto"/>
            <w:left w:val="none" w:sz="0" w:space="0" w:color="auto"/>
            <w:bottom w:val="none" w:sz="0" w:space="0" w:color="auto"/>
            <w:right w:val="none" w:sz="0" w:space="0" w:color="auto"/>
          </w:divBdr>
        </w:div>
        <w:div w:id="911352100">
          <w:marLeft w:val="480"/>
          <w:marRight w:val="0"/>
          <w:marTop w:val="0"/>
          <w:marBottom w:val="0"/>
          <w:divBdr>
            <w:top w:val="none" w:sz="0" w:space="0" w:color="auto"/>
            <w:left w:val="none" w:sz="0" w:space="0" w:color="auto"/>
            <w:bottom w:val="none" w:sz="0" w:space="0" w:color="auto"/>
            <w:right w:val="none" w:sz="0" w:space="0" w:color="auto"/>
          </w:divBdr>
        </w:div>
        <w:div w:id="945573968">
          <w:marLeft w:val="480"/>
          <w:marRight w:val="0"/>
          <w:marTop w:val="0"/>
          <w:marBottom w:val="0"/>
          <w:divBdr>
            <w:top w:val="none" w:sz="0" w:space="0" w:color="auto"/>
            <w:left w:val="none" w:sz="0" w:space="0" w:color="auto"/>
            <w:bottom w:val="none" w:sz="0" w:space="0" w:color="auto"/>
            <w:right w:val="none" w:sz="0" w:space="0" w:color="auto"/>
          </w:divBdr>
        </w:div>
        <w:div w:id="962731122">
          <w:marLeft w:val="480"/>
          <w:marRight w:val="0"/>
          <w:marTop w:val="0"/>
          <w:marBottom w:val="0"/>
          <w:divBdr>
            <w:top w:val="none" w:sz="0" w:space="0" w:color="auto"/>
            <w:left w:val="none" w:sz="0" w:space="0" w:color="auto"/>
            <w:bottom w:val="none" w:sz="0" w:space="0" w:color="auto"/>
            <w:right w:val="none" w:sz="0" w:space="0" w:color="auto"/>
          </w:divBdr>
        </w:div>
        <w:div w:id="971057395">
          <w:marLeft w:val="480"/>
          <w:marRight w:val="0"/>
          <w:marTop w:val="0"/>
          <w:marBottom w:val="0"/>
          <w:divBdr>
            <w:top w:val="none" w:sz="0" w:space="0" w:color="auto"/>
            <w:left w:val="none" w:sz="0" w:space="0" w:color="auto"/>
            <w:bottom w:val="none" w:sz="0" w:space="0" w:color="auto"/>
            <w:right w:val="none" w:sz="0" w:space="0" w:color="auto"/>
          </w:divBdr>
        </w:div>
      </w:divsChild>
    </w:div>
    <w:div w:id="806121737">
      <w:bodyDiv w:val="1"/>
      <w:marLeft w:val="0"/>
      <w:marRight w:val="0"/>
      <w:marTop w:val="0"/>
      <w:marBottom w:val="0"/>
      <w:divBdr>
        <w:top w:val="none" w:sz="0" w:space="0" w:color="auto"/>
        <w:left w:val="none" w:sz="0" w:space="0" w:color="auto"/>
        <w:bottom w:val="none" w:sz="0" w:space="0" w:color="auto"/>
        <w:right w:val="none" w:sz="0" w:space="0" w:color="auto"/>
      </w:divBdr>
    </w:div>
    <w:div w:id="806237964">
      <w:bodyDiv w:val="1"/>
      <w:marLeft w:val="0"/>
      <w:marRight w:val="0"/>
      <w:marTop w:val="0"/>
      <w:marBottom w:val="0"/>
      <w:divBdr>
        <w:top w:val="none" w:sz="0" w:space="0" w:color="auto"/>
        <w:left w:val="none" w:sz="0" w:space="0" w:color="auto"/>
        <w:bottom w:val="none" w:sz="0" w:space="0" w:color="auto"/>
        <w:right w:val="none" w:sz="0" w:space="0" w:color="auto"/>
      </w:divBdr>
      <w:divsChild>
        <w:div w:id="36784623">
          <w:marLeft w:val="480"/>
          <w:marRight w:val="0"/>
          <w:marTop w:val="0"/>
          <w:marBottom w:val="0"/>
          <w:divBdr>
            <w:top w:val="none" w:sz="0" w:space="0" w:color="auto"/>
            <w:left w:val="none" w:sz="0" w:space="0" w:color="auto"/>
            <w:bottom w:val="none" w:sz="0" w:space="0" w:color="auto"/>
            <w:right w:val="none" w:sz="0" w:space="0" w:color="auto"/>
          </w:divBdr>
        </w:div>
        <w:div w:id="141974126">
          <w:marLeft w:val="480"/>
          <w:marRight w:val="0"/>
          <w:marTop w:val="0"/>
          <w:marBottom w:val="0"/>
          <w:divBdr>
            <w:top w:val="none" w:sz="0" w:space="0" w:color="auto"/>
            <w:left w:val="none" w:sz="0" w:space="0" w:color="auto"/>
            <w:bottom w:val="none" w:sz="0" w:space="0" w:color="auto"/>
            <w:right w:val="none" w:sz="0" w:space="0" w:color="auto"/>
          </w:divBdr>
        </w:div>
        <w:div w:id="177813780">
          <w:marLeft w:val="480"/>
          <w:marRight w:val="0"/>
          <w:marTop w:val="0"/>
          <w:marBottom w:val="0"/>
          <w:divBdr>
            <w:top w:val="none" w:sz="0" w:space="0" w:color="auto"/>
            <w:left w:val="none" w:sz="0" w:space="0" w:color="auto"/>
            <w:bottom w:val="none" w:sz="0" w:space="0" w:color="auto"/>
            <w:right w:val="none" w:sz="0" w:space="0" w:color="auto"/>
          </w:divBdr>
        </w:div>
        <w:div w:id="215510237">
          <w:marLeft w:val="480"/>
          <w:marRight w:val="0"/>
          <w:marTop w:val="0"/>
          <w:marBottom w:val="0"/>
          <w:divBdr>
            <w:top w:val="none" w:sz="0" w:space="0" w:color="auto"/>
            <w:left w:val="none" w:sz="0" w:space="0" w:color="auto"/>
            <w:bottom w:val="none" w:sz="0" w:space="0" w:color="auto"/>
            <w:right w:val="none" w:sz="0" w:space="0" w:color="auto"/>
          </w:divBdr>
        </w:div>
        <w:div w:id="225648333">
          <w:marLeft w:val="480"/>
          <w:marRight w:val="0"/>
          <w:marTop w:val="0"/>
          <w:marBottom w:val="0"/>
          <w:divBdr>
            <w:top w:val="none" w:sz="0" w:space="0" w:color="auto"/>
            <w:left w:val="none" w:sz="0" w:space="0" w:color="auto"/>
            <w:bottom w:val="none" w:sz="0" w:space="0" w:color="auto"/>
            <w:right w:val="none" w:sz="0" w:space="0" w:color="auto"/>
          </w:divBdr>
        </w:div>
        <w:div w:id="238247290">
          <w:marLeft w:val="480"/>
          <w:marRight w:val="0"/>
          <w:marTop w:val="0"/>
          <w:marBottom w:val="0"/>
          <w:divBdr>
            <w:top w:val="none" w:sz="0" w:space="0" w:color="auto"/>
            <w:left w:val="none" w:sz="0" w:space="0" w:color="auto"/>
            <w:bottom w:val="none" w:sz="0" w:space="0" w:color="auto"/>
            <w:right w:val="none" w:sz="0" w:space="0" w:color="auto"/>
          </w:divBdr>
        </w:div>
        <w:div w:id="241180366">
          <w:marLeft w:val="480"/>
          <w:marRight w:val="0"/>
          <w:marTop w:val="0"/>
          <w:marBottom w:val="0"/>
          <w:divBdr>
            <w:top w:val="none" w:sz="0" w:space="0" w:color="auto"/>
            <w:left w:val="none" w:sz="0" w:space="0" w:color="auto"/>
            <w:bottom w:val="none" w:sz="0" w:space="0" w:color="auto"/>
            <w:right w:val="none" w:sz="0" w:space="0" w:color="auto"/>
          </w:divBdr>
        </w:div>
        <w:div w:id="274026114">
          <w:marLeft w:val="480"/>
          <w:marRight w:val="0"/>
          <w:marTop w:val="0"/>
          <w:marBottom w:val="0"/>
          <w:divBdr>
            <w:top w:val="none" w:sz="0" w:space="0" w:color="auto"/>
            <w:left w:val="none" w:sz="0" w:space="0" w:color="auto"/>
            <w:bottom w:val="none" w:sz="0" w:space="0" w:color="auto"/>
            <w:right w:val="none" w:sz="0" w:space="0" w:color="auto"/>
          </w:divBdr>
        </w:div>
        <w:div w:id="281114828">
          <w:marLeft w:val="480"/>
          <w:marRight w:val="0"/>
          <w:marTop w:val="0"/>
          <w:marBottom w:val="0"/>
          <w:divBdr>
            <w:top w:val="none" w:sz="0" w:space="0" w:color="auto"/>
            <w:left w:val="none" w:sz="0" w:space="0" w:color="auto"/>
            <w:bottom w:val="none" w:sz="0" w:space="0" w:color="auto"/>
            <w:right w:val="none" w:sz="0" w:space="0" w:color="auto"/>
          </w:divBdr>
        </w:div>
        <w:div w:id="332682846">
          <w:marLeft w:val="480"/>
          <w:marRight w:val="0"/>
          <w:marTop w:val="0"/>
          <w:marBottom w:val="0"/>
          <w:divBdr>
            <w:top w:val="none" w:sz="0" w:space="0" w:color="auto"/>
            <w:left w:val="none" w:sz="0" w:space="0" w:color="auto"/>
            <w:bottom w:val="none" w:sz="0" w:space="0" w:color="auto"/>
            <w:right w:val="none" w:sz="0" w:space="0" w:color="auto"/>
          </w:divBdr>
        </w:div>
        <w:div w:id="397483056">
          <w:marLeft w:val="480"/>
          <w:marRight w:val="0"/>
          <w:marTop w:val="0"/>
          <w:marBottom w:val="0"/>
          <w:divBdr>
            <w:top w:val="none" w:sz="0" w:space="0" w:color="auto"/>
            <w:left w:val="none" w:sz="0" w:space="0" w:color="auto"/>
            <w:bottom w:val="none" w:sz="0" w:space="0" w:color="auto"/>
            <w:right w:val="none" w:sz="0" w:space="0" w:color="auto"/>
          </w:divBdr>
        </w:div>
        <w:div w:id="424347429">
          <w:marLeft w:val="480"/>
          <w:marRight w:val="0"/>
          <w:marTop w:val="0"/>
          <w:marBottom w:val="0"/>
          <w:divBdr>
            <w:top w:val="none" w:sz="0" w:space="0" w:color="auto"/>
            <w:left w:val="none" w:sz="0" w:space="0" w:color="auto"/>
            <w:bottom w:val="none" w:sz="0" w:space="0" w:color="auto"/>
            <w:right w:val="none" w:sz="0" w:space="0" w:color="auto"/>
          </w:divBdr>
        </w:div>
        <w:div w:id="513611589">
          <w:marLeft w:val="480"/>
          <w:marRight w:val="0"/>
          <w:marTop w:val="0"/>
          <w:marBottom w:val="0"/>
          <w:divBdr>
            <w:top w:val="none" w:sz="0" w:space="0" w:color="auto"/>
            <w:left w:val="none" w:sz="0" w:space="0" w:color="auto"/>
            <w:bottom w:val="none" w:sz="0" w:space="0" w:color="auto"/>
            <w:right w:val="none" w:sz="0" w:space="0" w:color="auto"/>
          </w:divBdr>
        </w:div>
        <w:div w:id="611518545">
          <w:marLeft w:val="480"/>
          <w:marRight w:val="0"/>
          <w:marTop w:val="0"/>
          <w:marBottom w:val="0"/>
          <w:divBdr>
            <w:top w:val="none" w:sz="0" w:space="0" w:color="auto"/>
            <w:left w:val="none" w:sz="0" w:space="0" w:color="auto"/>
            <w:bottom w:val="none" w:sz="0" w:space="0" w:color="auto"/>
            <w:right w:val="none" w:sz="0" w:space="0" w:color="auto"/>
          </w:divBdr>
        </w:div>
        <w:div w:id="623736040">
          <w:marLeft w:val="480"/>
          <w:marRight w:val="0"/>
          <w:marTop w:val="0"/>
          <w:marBottom w:val="0"/>
          <w:divBdr>
            <w:top w:val="none" w:sz="0" w:space="0" w:color="auto"/>
            <w:left w:val="none" w:sz="0" w:space="0" w:color="auto"/>
            <w:bottom w:val="none" w:sz="0" w:space="0" w:color="auto"/>
            <w:right w:val="none" w:sz="0" w:space="0" w:color="auto"/>
          </w:divBdr>
        </w:div>
        <w:div w:id="636111458">
          <w:marLeft w:val="480"/>
          <w:marRight w:val="0"/>
          <w:marTop w:val="0"/>
          <w:marBottom w:val="0"/>
          <w:divBdr>
            <w:top w:val="none" w:sz="0" w:space="0" w:color="auto"/>
            <w:left w:val="none" w:sz="0" w:space="0" w:color="auto"/>
            <w:bottom w:val="none" w:sz="0" w:space="0" w:color="auto"/>
            <w:right w:val="none" w:sz="0" w:space="0" w:color="auto"/>
          </w:divBdr>
        </w:div>
        <w:div w:id="660080536">
          <w:marLeft w:val="480"/>
          <w:marRight w:val="0"/>
          <w:marTop w:val="0"/>
          <w:marBottom w:val="0"/>
          <w:divBdr>
            <w:top w:val="none" w:sz="0" w:space="0" w:color="auto"/>
            <w:left w:val="none" w:sz="0" w:space="0" w:color="auto"/>
            <w:bottom w:val="none" w:sz="0" w:space="0" w:color="auto"/>
            <w:right w:val="none" w:sz="0" w:space="0" w:color="auto"/>
          </w:divBdr>
        </w:div>
        <w:div w:id="683559652">
          <w:marLeft w:val="480"/>
          <w:marRight w:val="0"/>
          <w:marTop w:val="0"/>
          <w:marBottom w:val="0"/>
          <w:divBdr>
            <w:top w:val="none" w:sz="0" w:space="0" w:color="auto"/>
            <w:left w:val="none" w:sz="0" w:space="0" w:color="auto"/>
            <w:bottom w:val="none" w:sz="0" w:space="0" w:color="auto"/>
            <w:right w:val="none" w:sz="0" w:space="0" w:color="auto"/>
          </w:divBdr>
        </w:div>
        <w:div w:id="683943266">
          <w:marLeft w:val="480"/>
          <w:marRight w:val="0"/>
          <w:marTop w:val="0"/>
          <w:marBottom w:val="0"/>
          <w:divBdr>
            <w:top w:val="none" w:sz="0" w:space="0" w:color="auto"/>
            <w:left w:val="none" w:sz="0" w:space="0" w:color="auto"/>
            <w:bottom w:val="none" w:sz="0" w:space="0" w:color="auto"/>
            <w:right w:val="none" w:sz="0" w:space="0" w:color="auto"/>
          </w:divBdr>
        </w:div>
        <w:div w:id="731123844">
          <w:marLeft w:val="480"/>
          <w:marRight w:val="0"/>
          <w:marTop w:val="0"/>
          <w:marBottom w:val="0"/>
          <w:divBdr>
            <w:top w:val="none" w:sz="0" w:space="0" w:color="auto"/>
            <w:left w:val="none" w:sz="0" w:space="0" w:color="auto"/>
            <w:bottom w:val="none" w:sz="0" w:space="0" w:color="auto"/>
            <w:right w:val="none" w:sz="0" w:space="0" w:color="auto"/>
          </w:divBdr>
        </w:div>
        <w:div w:id="770009193">
          <w:marLeft w:val="480"/>
          <w:marRight w:val="0"/>
          <w:marTop w:val="0"/>
          <w:marBottom w:val="0"/>
          <w:divBdr>
            <w:top w:val="none" w:sz="0" w:space="0" w:color="auto"/>
            <w:left w:val="none" w:sz="0" w:space="0" w:color="auto"/>
            <w:bottom w:val="none" w:sz="0" w:space="0" w:color="auto"/>
            <w:right w:val="none" w:sz="0" w:space="0" w:color="auto"/>
          </w:divBdr>
        </w:div>
        <w:div w:id="772818384">
          <w:marLeft w:val="480"/>
          <w:marRight w:val="0"/>
          <w:marTop w:val="0"/>
          <w:marBottom w:val="0"/>
          <w:divBdr>
            <w:top w:val="none" w:sz="0" w:space="0" w:color="auto"/>
            <w:left w:val="none" w:sz="0" w:space="0" w:color="auto"/>
            <w:bottom w:val="none" w:sz="0" w:space="0" w:color="auto"/>
            <w:right w:val="none" w:sz="0" w:space="0" w:color="auto"/>
          </w:divBdr>
        </w:div>
        <w:div w:id="831722741">
          <w:marLeft w:val="480"/>
          <w:marRight w:val="0"/>
          <w:marTop w:val="0"/>
          <w:marBottom w:val="0"/>
          <w:divBdr>
            <w:top w:val="none" w:sz="0" w:space="0" w:color="auto"/>
            <w:left w:val="none" w:sz="0" w:space="0" w:color="auto"/>
            <w:bottom w:val="none" w:sz="0" w:space="0" w:color="auto"/>
            <w:right w:val="none" w:sz="0" w:space="0" w:color="auto"/>
          </w:divBdr>
        </w:div>
        <w:div w:id="839809189">
          <w:marLeft w:val="480"/>
          <w:marRight w:val="0"/>
          <w:marTop w:val="0"/>
          <w:marBottom w:val="0"/>
          <w:divBdr>
            <w:top w:val="none" w:sz="0" w:space="0" w:color="auto"/>
            <w:left w:val="none" w:sz="0" w:space="0" w:color="auto"/>
            <w:bottom w:val="none" w:sz="0" w:space="0" w:color="auto"/>
            <w:right w:val="none" w:sz="0" w:space="0" w:color="auto"/>
          </w:divBdr>
        </w:div>
        <w:div w:id="865797764">
          <w:marLeft w:val="480"/>
          <w:marRight w:val="0"/>
          <w:marTop w:val="0"/>
          <w:marBottom w:val="0"/>
          <w:divBdr>
            <w:top w:val="none" w:sz="0" w:space="0" w:color="auto"/>
            <w:left w:val="none" w:sz="0" w:space="0" w:color="auto"/>
            <w:bottom w:val="none" w:sz="0" w:space="0" w:color="auto"/>
            <w:right w:val="none" w:sz="0" w:space="0" w:color="auto"/>
          </w:divBdr>
        </w:div>
        <w:div w:id="913853695">
          <w:marLeft w:val="480"/>
          <w:marRight w:val="0"/>
          <w:marTop w:val="0"/>
          <w:marBottom w:val="0"/>
          <w:divBdr>
            <w:top w:val="none" w:sz="0" w:space="0" w:color="auto"/>
            <w:left w:val="none" w:sz="0" w:space="0" w:color="auto"/>
            <w:bottom w:val="none" w:sz="0" w:space="0" w:color="auto"/>
            <w:right w:val="none" w:sz="0" w:space="0" w:color="auto"/>
          </w:divBdr>
        </w:div>
        <w:div w:id="924993885">
          <w:marLeft w:val="480"/>
          <w:marRight w:val="0"/>
          <w:marTop w:val="0"/>
          <w:marBottom w:val="0"/>
          <w:divBdr>
            <w:top w:val="none" w:sz="0" w:space="0" w:color="auto"/>
            <w:left w:val="none" w:sz="0" w:space="0" w:color="auto"/>
            <w:bottom w:val="none" w:sz="0" w:space="0" w:color="auto"/>
            <w:right w:val="none" w:sz="0" w:space="0" w:color="auto"/>
          </w:divBdr>
        </w:div>
        <w:div w:id="953175737">
          <w:marLeft w:val="480"/>
          <w:marRight w:val="0"/>
          <w:marTop w:val="0"/>
          <w:marBottom w:val="0"/>
          <w:divBdr>
            <w:top w:val="none" w:sz="0" w:space="0" w:color="auto"/>
            <w:left w:val="none" w:sz="0" w:space="0" w:color="auto"/>
            <w:bottom w:val="none" w:sz="0" w:space="0" w:color="auto"/>
            <w:right w:val="none" w:sz="0" w:space="0" w:color="auto"/>
          </w:divBdr>
        </w:div>
        <w:div w:id="960963618">
          <w:marLeft w:val="480"/>
          <w:marRight w:val="0"/>
          <w:marTop w:val="0"/>
          <w:marBottom w:val="0"/>
          <w:divBdr>
            <w:top w:val="none" w:sz="0" w:space="0" w:color="auto"/>
            <w:left w:val="none" w:sz="0" w:space="0" w:color="auto"/>
            <w:bottom w:val="none" w:sz="0" w:space="0" w:color="auto"/>
            <w:right w:val="none" w:sz="0" w:space="0" w:color="auto"/>
          </w:divBdr>
        </w:div>
        <w:div w:id="985082941">
          <w:marLeft w:val="480"/>
          <w:marRight w:val="0"/>
          <w:marTop w:val="0"/>
          <w:marBottom w:val="0"/>
          <w:divBdr>
            <w:top w:val="none" w:sz="0" w:space="0" w:color="auto"/>
            <w:left w:val="none" w:sz="0" w:space="0" w:color="auto"/>
            <w:bottom w:val="none" w:sz="0" w:space="0" w:color="auto"/>
            <w:right w:val="none" w:sz="0" w:space="0" w:color="auto"/>
          </w:divBdr>
        </w:div>
        <w:div w:id="990712184">
          <w:marLeft w:val="480"/>
          <w:marRight w:val="0"/>
          <w:marTop w:val="0"/>
          <w:marBottom w:val="0"/>
          <w:divBdr>
            <w:top w:val="none" w:sz="0" w:space="0" w:color="auto"/>
            <w:left w:val="none" w:sz="0" w:space="0" w:color="auto"/>
            <w:bottom w:val="none" w:sz="0" w:space="0" w:color="auto"/>
            <w:right w:val="none" w:sz="0" w:space="0" w:color="auto"/>
          </w:divBdr>
        </w:div>
        <w:div w:id="1004942305">
          <w:marLeft w:val="480"/>
          <w:marRight w:val="0"/>
          <w:marTop w:val="0"/>
          <w:marBottom w:val="0"/>
          <w:divBdr>
            <w:top w:val="none" w:sz="0" w:space="0" w:color="auto"/>
            <w:left w:val="none" w:sz="0" w:space="0" w:color="auto"/>
            <w:bottom w:val="none" w:sz="0" w:space="0" w:color="auto"/>
            <w:right w:val="none" w:sz="0" w:space="0" w:color="auto"/>
          </w:divBdr>
        </w:div>
        <w:div w:id="1005129615">
          <w:marLeft w:val="480"/>
          <w:marRight w:val="0"/>
          <w:marTop w:val="0"/>
          <w:marBottom w:val="0"/>
          <w:divBdr>
            <w:top w:val="none" w:sz="0" w:space="0" w:color="auto"/>
            <w:left w:val="none" w:sz="0" w:space="0" w:color="auto"/>
            <w:bottom w:val="none" w:sz="0" w:space="0" w:color="auto"/>
            <w:right w:val="none" w:sz="0" w:space="0" w:color="auto"/>
          </w:divBdr>
        </w:div>
        <w:div w:id="1015230087">
          <w:marLeft w:val="480"/>
          <w:marRight w:val="0"/>
          <w:marTop w:val="0"/>
          <w:marBottom w:val="0"/>
          <w:divBdr>
            <w:top w:val="none" w:sz="0" w:space="0" w:color="auto"/>
            <w:left w:val="none" w:sz="0" w:space="0" w:color="auto"/>
            <w:bottom w:val="none" w:sz="0" w:space="0" w:color="auto"/>
            <w:right w:val="none" w:sz="0" w:space="0" w:color="auto"/>
          </w:divBdr>
        </w:div>
      </w:divsChild>
    </w:div>
    <w:div w:id="806316141">
      <w:bodyDiv w:val="1"/>
      <w:marLeft w:val="0"/>
      <w:marRight w:val="0"/>
      <w:marTop w:val="0"/>
      <w:marBottom w:val="0"/>
      <w:divBdr>
        <w:top w:val="none" w:sz="0" w:space="0" w:color="auto"/>
        <w:left w:val="none" w:sz="0" w:space="0" w:color="auto"/>
        <w:bottom w:val="none" w:sz="0" w:space="0" w:color="auto"/>
        <w:right w:val="none" w:sz="0" w:space="0" w:color="auto"/>
      </w:divBdr>
    </w:div>
    <w:div w:id="806360435">
      <w:bodyDiv w:val="1"/>
      <w:marLeft w:val="0"/>
      <w:marRight w:val="0"/>
      <w:marTop w:val="0"/>
      <w:marBottom w:val="0"/>
      <w:divBdr>
        <w:top w:val="none" w:sz="0" w:space="0" w:color="auto"/>
        <w:left w:val="none" w:sz="0" w:space="0" w:color="auto"/>
        <w:bottom w:val="none" w:sz="0" w:space="0" w:color="auto"/>
        <w:right w:val="none" w:sz="0" w:space="0" w:color="auto"/>
      </w:divBdr>
    </w:div>
    <w:div w:id="806506151">
      <w:bodyDiv w:val="1"/>
      <w:marLeft w:val="0"/>
      <w:marRight w:val="0"/>
      <w:marTop w:val="0"/>
      <w:marBottom w:val="0"/>
      <w:divBdr>
        <w:top w:val="none" w:sz="0" w:space="0" w:color="auto"/>
        <w:left w:val="none" w:sz="0" w:space="0" w:color="auto"/>
        <w:bottom w:val="none" w:sz="0" w:space="0" w:color="auto"/>
        <w:right w:val="none" w:sz="0" w:space="0" w:color="auto"/>
      </w:divBdr>
    </w:div>
    <w:div w:id="806553278">
      <w:bodyDiv w:val="1"/>
      <w:marLeft w:val="0"/>
      <w:marRight w:val="0"/>
      <w:marTop w:val="0"/>
      <w:marBottom w:val="0"/>
      <w:divBdr>
        <w:top w:val="none" w:sz="0" w:space="0" w:color="auto"/>
        <w:left w:val="none" w:sz="0" w:space="0" w:color="auto"/>
        <w:bottom w:val="none" w:sz="0" w:space="0" w:color="auto"/>
        <w:right w:val="none" w:sz="0" w:space="0" w:color="auto"/>
      </w:divBdr>
    </w:div>
    <w:div w:id="807089863">
      <w:bodyDiv w:val="1"/>
      <w:marLeft w:val="0"/>
      <w:marRight w:val="0"/>
      <w:marTop w:val="0"/>
      <w:marBottom w:val="0"/>
      <w:divBdr>
        <w:top w:val="none" w:sz="0" w:space="0" w:color="auto"/>
        <w:left w:val="none" w:sz="0" w:space="0" w:color="auto"/>
        <w:bottom w:val="none" w:sz="0" w:space="0" w:color="auto"/>
        <w:right w:val="none" w:sz="0" w:space="0" w:color="auto"/>
      </w:divBdr>
    </w:div>
    <w:div w:id="808013711">
      <w:bodyDiv w:val="1"/>
      <w:marLeft w:val="0"/>
      <w:marRight w:val="0"/>
      <w:marTop w:val="0"/>
      <w:marBottom w:val="0"/>
      <w:divBdr>
        <w:top w:val="none" w:sz="0" w:space="0" w:color="auto"/>
        <w:left w:val="none" w:sz="0" w:space="0" w:color="auto"/>
        <w:bottom w:val="none" w:sz="0" w:space="0" w:color="auto"/>
        <w:right w:val="none" w:sz="0" w:space="0" w:color="auto"/>
      </w:divBdr>
    </w:div>
    <w:div w:id="808015556">
      <w:bodyDiv w:val="1"/>
      <w:marLeft w:val="0"/>
      <w:marRight w:val="0"/>
      <w:marTop w:val="0"/>
      <w:marBottom w:val="0"/>
      <w:divBdr>
        <w:top w:val="none" w:sz="0" w:space="0" w:color="auto"/>
        <w:left w:val="none" w:sz="0" w:space="0" w:color="auto"/>
        <w:bottom w:val="none" w:sz="0" w:space="0" w:color="auto"/>
        <w:right w:val="none" w:sz="0" w:space="0" w:color="auto"/>
      </w:divBdr>
    </w:div>
    <w:div w:id="808279100">
      <w:bodyDiv w:val="1"/>
      <w:marLeft w:val="0"/>
      <w:marRight w:val="0"/>
      <w:marTop w:val="0"/>
      <w:marBottom w:val="0"/>
      <w:divBdr>
        <w:top w:val="none" w:sz="0" w:space="0" w:color="auto"/>
        <w:left w:val="none" w:sz="0" w:space="0" w:color="auto"/>
        <w:bottom w:val="none" w:sz="0" w:space="0" w:color="auto"/>
        <w:right w:val="none" w:sz="0" w:space="0" w:color="auto"/>
      </w:divBdr>
    </w:div>
    <w:div w:id="809128748">
      <w:bodyDiv w:val="1"/>
      <w:marLeft w:val="0"/>
      <w:marRight w:val="0"/>
      <w:marTop w:val="0"/>
      <w:marBottom w:val="0"/>
      <w:divBdr>
        <w:top w:val="none" w:sz="0" w:space="0" w:color="auto"/>
        <w:left w:val="none" w:sz="0" w:space="0" w:color="auto"/>
        <w:bottom w:val="none" w:sz="0" w:space="0" w:color="auto"/>
        <w:right w:val="none" w:sz="0" w:space="0" w:color="auto"/>
      </w:divBdr>
      <w:divsChild>
        <w:div w:id="36006095">
          <w:marLeft w:val="480"/>
          <w:marRight w:val="0"/>
          <w:marTop w:val="0"/>
          <w:marBottom w:val="0"/>
          <w:divBdr>
            <w:top w:val="none" w:sz="0" w:space="0" w:color="auto"/>
            <w:left w:val="none" w:sz="0" w:space="0" w:color="auto"/>
            <w:bottom w:val="none" w:sz="0" w:space="0" w:color="auto"/>
            <w:right w:val="none" w:sz="0" w:space="0" w:color="auto"/>
          </w:divBdr>
        </w:div>
        <w:div w:id="58283869">
          <w:marLeft w:val="480"/>
          <w:marRight w:val="0"/>
          <w:marTop w:val="0"/>
          <w:marBottom w:val="0"/>
          <w:divBdr>
            <w:top w:val="none" w:sz="0" w:space="0" w:color="auto"/>
            <w:left w:val="none" w:sz="0" w:space="0" w:color="auto"/>
            <w:bottom w:val="none" w:sz="0" w:space="0" w:color="auto"/>
            <w:right w:val="none" w:sz="0" w:space="0" w:color="auto"/>
          </w:divBdr>
        </w:div>
        <w:div w:id="120153609">
          <w:marLeft w:val="480"/>
          <w:marRight w:val="0"/>
          <w:marTop w:val="0"/>
          <w:marBottom w:val="0"/>
          <w:divBdr>
            <w:top w:val="none" w:sz="0" w:space="0" w:color="auto"/>
            <w:left w:val="none" w:sz="0" w:space="0" w:color="auto"/>
            <w:bottom w:val="none" w:sz="0" w:space="0" w:color="auto"/>
            <w:right w:val="none" w:sz="0" w:space="0" w:color="auto"/>
          </w:divBdr>
        </w:div>
        <w:div w:id="122814694">
          <w:marLeft w:val="480"/>
          <w:marRight w:val="0"/>
          <w:marTop w:val="0"/>
          <w:marBottom w:val="0"/>
          <w:divBdr>
            <w:top w:val="none" w:sz="0" w:space="0" w:color="auto"/>
            <w:left w:val="none" w:sz="0" w:space="0" w:color="auto"/>
            <w:bottom w:val="none" w:sz="0" w:space="0" w:color="auto"/>
            <w:right w:val="none" w:sz="0" w:space="0" w:color="auto"/>
          </w:divBdr>
        </w:div>
        <w:div w:id="158230507">
          <w:marLeft w:val="480"/>
          <w:marRight w:val="0"/>
          <w:marTop w:val="0"/>
          <w:marBottom w:val="0"/>
          <w:divBdr>
            <w:top w:val="none" w:sz="0" w:space="0" w:color="auto"/>
            <w:left w:val="none" w:sz="0" w:space="0" w:color="auto"/>
            <w:bottom w:val="none" w:sz="0" w:space="0" w:color="auto"/>
            <w:right w:val="none" w:sz="0" w:space="0" w:color="auto"/>
          </w:divBdr>
        </w:div>
        <w:div w:id="163932969">
          <w:marLeft w:val="480"/>
          <w:marRight w:val="0"/>
          <w:marTop w:val="0"/>
          <w:marBottom w:val="0"/>
          <w:divBdr>
            <w:top w:val="none" w:sz="0" w:space="0" w:color="auto"/>
            <w:left w:val="none" w:sz="0" w:space="0" w:color="auto"/>
            <w:bottom w:val="none" w:sz="0" w:space="0" w:color="auto"/>
            <w:right w:val="none" w:sz="0" w:space="0" w:color="auto"/>
          </w:divBdr>
        </w:div>
        <w:div w:id="236519776">
          <w:marLeft w:val="480"/>
          <w:marRight w:val="0"/>
          <w:marTop w:val="0"/>
          <w:marBottom w:val="0"/>
          <w:divBdr>
            <w:top w:val="none" w:sz="0" w:space="0" w:color="auto"/>
            <w:left w:val="none" w:sz="0" w:space="0" w:color="auto"/>
            <w:bottom w:val="none" w:sz="0" w:space="0" w:color="auto"/>
            <w:right w:val="none" w:sz="0" w:space="0" w:color="auto"/>
          </w:divBdr>
        </w:div>
        <w:div w:id="454837848">
          <w:marLeft w:val="480"/>
          <w:marRight w:val="0"/>
          <w:marTop w:val="0"/>
          <w:marBottom w:val="0"/>
          <w:divBdr>
            <w:top w:val="none" w:sz="0" w:space="0" w:color="auto"/>
            <w:left w:val="none" w:sz="0" w:space="0" w:color="auto"/>
            <w:bottom w:val="none" w:sz="0" w:space="0" w:color="auto"/>
            <w:right w:val="none" w:sz="0" w:space="0" w:color="auto"/>
          </w:divBdr>
        </w:div>
        <w:div w:id="526062512">
          <w:marLeft w:val="480"/>
          <w:marRight w:val="0"/>
          <w:marTop w:val="0"/>
          <w:marBottom w:val="0"/>
          <w:divBdr>
            <w:top w:val="none" w:sz="0" w:space="0" w:color="auto"/>
            <w:left w:val="none" w:sz="0" w:space="0" w:color="auto"/>
            <w:bottom w:val="none" w:sz="0" w:space="0" w:color="auto"/>
            <w:right w:val="none" w:sz="0" w:space="0" w:color="auto"/>
          </w:divBdr>
        </w:div>
        <w:div w:id="629744843">
          <w:marLeft w:val="480"/>
          <w:marRight w:val="0"/>
          <w:marTop w:val="0"/>
          <w:marBottom w:val="0"/>
          <w:divBdr>
            <w:top w:val="none" w:sz="0" w:space="0" w:color="auto"/>
            <w:left w:val="none" w:sz="0" w:space="0" w:color="auto"/>
            <w:bottom w:val="none" w:sz="0" w:space="0" w:color="auto"/>
            <w:right w:val="none" w:sz="0" w:space="0" w:color="auto"/>
          </w:divBdr>
        </w:div>
        <w:div w:id="645398970">
          <w:marLeft w:val="480"/>
          <w:marRight w:val="0"/>
          <w:marTop w:val="0"/>
          <w:marBottom w:val="0"/>
          <w:divBdr>
            <w:top w:val="none" w:sz="0" w:space="0" w:color="auto"/>
            <w:left w:val="none" w:sz="0" w:space="0" w:color="auto"/>
            <w:bottom w:val="none" w:sz="0" w:space="0" w:color="auto"/>
            <w:right w:val="none" w:sz="0" w:space="0" w:color="auto"/>
          </w:divBdr>
        </w:div>
        <w:div w:id="662395909">
          <w:marLeft w:val="480"/>
          <w:marRight w:val="0"/>
          <w:marTop w:val="0"/>
          <w:marBottom w:val="0"/>
          <w:divBdr>
            <w:top w:val="none" w:sz="0" w:space="0" w:color="auto"/>
            <w:left w:val="none" w:sz="0" w:space="0" w:color="auto"/>
            <w:bottom w:val="none" w:sz="0" w:space="0" w:color="auto"/>
            <w:right w:val="none" w:sz="0" w:space="0" w:color="auto"/>
          </w:divBdr>
        </w:div>
        <w:div w:id="667901497">
          <w:marLeft w:val="480"/>
          <w:marRight w:val="0"/>
          <w:marTop w:val="0"/>
          <w:marBottom w:val="0"/>
          <w:divBdr>
            <w:top w:val="none" w:sz="0" w:space="0" w:color="auto"/>
            <w:left w:val="none" w:sz="0" w:space="0" w:color="auto"/>
            <w:bottom w:val="none" w:sz="0" w:space="0" w:color="auto"/>
            <w:right w:val="none" w:sz="0" w:space="0" w:color="auto"/>
          </w:divBdr>
        </w:div>
        <w:div w:id="713382570">
          <w:marLeft w:val="480"/>
          <w:marRight w:val="0"/>
          <w:marTop w:val="0"/>
          <w:marBottom w:val="0"/>
          <w:divBdr>
            <w:top w:val="none" w:sz="0" w:space="0" w:color="auto"/>
            <w:left w:val="none" w:sz="0" w:space="0" w:color="auto"/>
            <w:bottom w:val="none" w:sz="0" w:space="0" w:color="auto"/>
            <w:right w:val="none" w:sz="0" w:space="0" w:color="auto"/>
          </w:divBdr>
        </w:div>
        <w:div w:id="962884901">
          <w:marLeft w:val="480"/>
          <w:marRight w:val="0"/>
          <w:marTop w:val="0"/>
          <w:marBottom w:val="0"/>
          <w:divBdr>
            <w:top w:val="none" w:sz="0" w:space="0" w:color="auto"/>
            <w:left w:val="none" w:sz="0" w:space="0" w:color="auto"/>
            <w:bottom w:val="none" w:sz="0" w:space="0" w:color="auto"/>
            <w:right w:val="none" w:sz="0" w:space="0" w:color="auto"/>
          </w:divBdr>
        </w:div>
        <w:div w:id="988484375">
          <w:marLeft w:val="480"/>
          <w:marRight w:val="0"/>
          <w:marTop w:val="0"/>
          <w:marBottom w:val="0"/>
          <w:divBdr>
            <w:top w:val="none" w:sz="0" w:space="0" w:color="auto"/>
            <w:left w:val="none" w:sz="0" w:space="0" w:color="auto"/>
            <w:bottom w:val="none" w:sz="0" w:space="0" w:color="auto"/>
            <w:right w:val="none" w:sz="0" w:space="0" w:color="auto"/>
          </w:divBdr>
        </w:div>
      </w:divsChild>
    </w:div>
    <w:div w:id="809204353">
      <w:bodyDiv w:val="1"/>
      <w:marLeft w:val="0"/>
      <w:marRight w:val="0"/>
      <w:marTop w:val="0"/>
      <w:marBottom w:val="0"/>
      <w:divBdr>
        <w:top w:val="none" w:sz="0" w:space="0" w:color="auto"/>
        <w:left w:val="none" w:sz="0" w:space="0" w:color="auto"/>
        <w:bottom w:val="none" w:sz="0" w:space="0" w:color="auto"/>
        <w:right w:val="none" w:sz="0" w:space="0" w:color="auto"/>
      </w:divBdr>
    </w:div>
    <w:div w:id="809590205">
      <w:bodyDiv w:val="1"/>
      <w:marLeft w:val="0"/>
      <w:marRight w:val="0"/>
      <w:marTop w:val="0"/>
      <w:marBottom w:val="0"/>
      <w:divBdr>
        <w:top w:val="none" w:sz="0" w:space="0" w:color="auto"/>
        <w:left w:val="none" w:sz="0" w:space="0" w:color="auto"/>
        <w:bottom w:val="none" w:sz="0" w:space="0" w:color="auto"/>
        <w:right w:val="none" w:sz="0" w:space="0" w:color="auto"/>
      </w:divBdr>
    </w:div>
    <w:div w:id="809706755">
      <w:bodyDiv w:val="1"/>
      <w:marLeft w:val="0"/>
      <w:marRight w:val="0"/>
      <w:marTop w:val="0"/>
      <w:marBottom w:val="0"/>
      <w:divBdr>
        <w:top w:val="none" w:sz="0" w:space="0" w:color="auto"/>
        <w:left w:val="none" w:sz="0" w:space="0" w:color="auto"/>
        <w:bottom w:val="none" w:sz="0" w:space="0" w:color="auto"/>
        <w:right w:val="none" w:sz="0" w:space="0" w:color="auto"/>
      </w:divBdr>
    </w:div>
    <w:div w:id="809832835">
      <w:bodyDiv w:val="1"/>
      <w:marLeft w:val="0"/>
      <w:marRight w:val="0"/>
      <w:marTop w:val="0"/>
      <w:marBottom w:val="0"/>
      <w:divBdr>
        <w:top w:val="none" w:sz="0" w:space="0" w:color="auto"/>
        <w:left w:val="none" w:sz="0" w:space="0" w:color="auto"/>
        <w:bottom w:val="none" w:sz="0" w:space="0" w:color="auto"/>
        <w:right w:val="none" w:sz="0" w:space="0" w:color="auto"/>
      </w:divBdr>
    </w:div>
    <w:div w:id="809858721">
      <w:bodyDiv w:val="1"/>
      <w:marLeft w:val="0"/>
      <w:marRight w:val="0"/>
      <w:marTop w:val="0"/>
      <w:marBottom w:val="0"/>
      <w:divBdr>
        <w:top w:val="none" w:sz="0" w:space="0" w:color="auto"/>
        <w:left w:val="none" w:sz="0" w:space="0" w:color="auto"/>
        <w:bottom w:val="none" w:sz="0" w:space="0" w:color="auto"/>
        <w:right w:val="none" w:sz="0" w:space="0" w:color="auto"/>
      </w:divBdr>
    </w:div>
    <w:div w:id="810295088">
      <w:bodyDiv w:val="1"/>
      <w:marLeft w:val="0"/>
      <w:marRight w:val="0"/>
      <w:marTop w:val="0"/>
      <w:marBottom w:val="0"/>
      <w:divBdr>
        <w:top w:val="none" w:sz="0" w:space="0" w:color="auto"/>
        <w:left w:val="none" w:sz="0" w:space="0" w:color="auto"/>
        <w:bottom w:val="none" w:sz="0" w:space="0" w:color="auto"/>
        <w:right w:val="none" w:sz="0" w:space="0" w:color="auto"/>
      </w:divBdr>
    </w:div>
    <w:div w:id="810444061">
      <w:bodyDiv w:val="1"/>
      <w:marLeft w:val="0"/>
      <w:marRight w:val="0"/>
      <w:marTop w:val="0"/>
      <w:marBottom w:val="0"/>
      <w:divBdr>
        <w:top w:val="none" w:sz="0" w:space="0" w:color="auto"/>
        <w:left w:val="none" w:sz="0" w:space="0" w:color="auto"/>
        <w:bottom w:val="none" w:sz="0" w:space="0" w:color="auto"/>
        <w:right w:val="none" w:sz="0" w:space="0" w:color="auto"/>
      </w:divBdr>
      <w:divsChild>
        <w:div w:id="17707257">
          <w:marLeft w:val="480"/>
          <w:marRight w:val="0"/>
          <w:marTop w:val="0"/>
          <w:marBottom w:val="0"/>
          <w:divBdr>
            <w:top w:val="none" w:sz="0" w:space="0" w:color="auto"/>
            <w:left w:val="none" w:sz="0" w:space="0" w:color="auto"/>
            <w:bottom w:val="none" w:sz="0" w:space="0" w:color="auto"/>
            <w:right w:val="none" w:sz="0" w:space="0" w:color="auto"/>
          </w:divBdr>
        </w:div>
        <w:div w:id="47992938">
          <w:marLeft w:val="480"/>
          <w:marRight w:val="0"/>
          <w:marTop w:val="0"/>
          <w:marBottom w:val="0"/>
          <w:divBdr>
            <w:top w:val="none" w:sz="0" w:space="0" w:color="auto"/>
            <w:left w:val="none" w:sz="0" w:space="0" w:color="auto"/>
            <w:bottom w:val="none" w:sz="0" w:space="0" w:color="auto"/>
            <w:right w:val="none" w:sz="0" w:space="0" w:color="auto"/>
          </w:divBdr>
        </w:div>
        <w:div w:id="60443576">
          <w:marLeft w:val="480"/>
          <w:marRight w:val="0"/>
          <w:marTop w:val="0"/>
          <w:marBottom w:val="0"/>
          <w:divBdr>
            <w:top w:val="none" w:sz="0" w:space="0" w:color="auto"/>
            <w:left w:val="none" w:sz="0" w:space="0" w:color="auto"/>
            <w:bottom w:val="none" w:sz="0" w:space="0" w:color="auto"/>
            <w:right w:val="none" w:sz="0" w:space="0" w:color="auto"/>
          </w:divBdr>
        </w:div>
        <w:div w:id="131562736">
          <w:marLeft w:val="480"/>
          <w:marRight w:val="0"/>
          <w:marTop w:val="0"/>
          <w:marBottom w:val="0"/>
          <w:divBdr>
            <w:top w:val="none" w:sz="0" w:space="0" w:color="auto"/>
            <w:left w:val="none" w:sz="0" w:space="0" w:color="auto"/>
            <w:bottom w:val="none" w:sz="0" w:space="0" w:color="auto"/>
            <w:right w:val="none" w:sz="0" w:space="0" w:color="auto"/>
          </w:divBdr>
        </w:div>
        <w:div w:id="206333521">
          <w:marLeft w:val="480"/>
          <w:marRight w:val="0"/>
          <w:marTop w:val="0"/>
          <w:marBottom w:val="0"/>
          <w:divBdr>
            <w:top w:val="none" w:sz="0" w:space="0" w:color="auto"/>
            <w:left w:val="none" w:sz="0" w:space="0" w:color="auto"/>
            <w:bottom w:val="none" w:sz="0" w:space="0" w:color="auto"/>
            <w:right w:val="none" w:sz="0" w:space="0" w:color="auto"/>
          </w:divBdr>
        </w:div>
        <w:div w:id="231738750">
          <w:marLeft w:val="480"/>
          <w:marRight w:val="0"/>
          <w:marTop w:val="0"/>
          <w:marBottom w:val="0"/>
          <w:divBdr>
            <w:top w:val="none" w:sz="0" w:space="0" w:color="auto"/>
            <w:left w:val="none" w:sz="0" w:space="0" w:color="auto"/>
            <w:bottom w:val="none" w:sz="0" w:space="0" w:color="auto"/>
            <w:right w:val="none" w:sz="0" w:space="0" w:color="auto"/>
          </w:divBdr>
        </w:div>
        <w:div w:id="297885025">
          <w:marLeft w:val="480"/>
          <w:marRight w:val="0"/>
          <w:marTop w:val="0"/>
          <w:marBottom w:val="0"/>
          <w:divBdr>
            <w:top w:val="none" w:sz="0" w:space="0" w:color="auto"/>
            <w:left w:val="none" w:sz="0" w:space="0" w:color="auto"/>
            <w:bottom w:val="none" w:sz="0" w:space="0" w:color="auto"/>
            <w:right w:val="none" w:sz="0" w:space="0" w:color="auto"/>
          </w:divBdr>
        </w:div>
        <w:div w:id="300228498">
          <w:marLeft w:val="480"/>
          <w:marRight w:val="0"/>
          <w:marTop w:val="0"/>
          <w:marBottom w:val="0"/>
          <w:divBdr>
            <w:top w:val="none" w:sz="0" w:space="0" w:color="auto"/>
            <w:left w:val="none" w:sz="0" w:space="0" w:color="auto"/>
            <w:bottom w:val="none" w:sz="0" w:space="0" w:color="auto"/>
            <w:right w:val="none" w:sz="0" w:space="0" w:color="auto"/>
          </w:divBdr>
        </w:div>
        <w:div w:id="389815062">
          <w:marLeft w:val="480"/>
          <w:marRight w:val="0"/>
          <w:marTop w:val="0"/>
          <w:marBottom w:val="0"/>
          <w:divBdr>
            <w:top w:val="none" w:sz="0" w:space="0" w:color="auto"/>
            <w:left w:val="none" w:sz="0" w:space="0" w:color="auto"/>
            <w:bottom w:val="none" w:sz="0" w:space="0" w:color="auto"/>
            <w:right w:val="none" w:sz="0" w:space="0" w:color="auto"/>
          </w:divBdr>
        </w:div>
        <w:div w:id="408818648">
          <w:marLeft w:val="480"/>
          <w:marRight w:val="0"/>
          <w:marTop w:val="0"/>
          <w:marBottom w:val="0"/>
          <w:divBdr>
            <w:top w:val="none" w:sz="0" w:space="0" w:color="auto"/>
            <w:left w:val="none" w:sz="0" w:space="0" w:color="auto"/>
            <w:bottom w:val="none" w:sz="0" w:space="0" w:color="auto"/>
            <w:right w:val="none" w:sz="0" w:space="0" w:color="auto"/>
          </w:divBdr>
        </w:div>
        <w:div w:id="416054474">
          <w:marLeft w:val="480"/>
          <w:marRight w:val="0"/>
          <w:marTop w:val="0"/>
          <w:marBottom w:val="0"/>
          <w:divBdr>
            <w:top w:val="none" w:sz="0" w:space="0" w:color="auto"/>
            <w:left w:val="none" w:sz="0" w:space="0" w:color="auto"/>
            <w:bottom w:val="none" w:sz="0" w:space="0" w:color="auto"/>
            <w:right w:val="none" w:sz="0" w:space="0" w:color="auto"/>
          </w:divBdr>
        </w:div>
        <w:div w:id="436216896">
          <w:marLeft w:val="480"/>
          <w:marRight w:val="0"/>
          <w:marTop w:val="0"/>
          <w:marBottom w:val="0"/>
          <w:divBdr>
            <w:top w:val="none" w:sz="0" w:space="0" w:color="auto"/>
            <w:left w:val="none" w:sz="0" w:space="0" w:color="auto"/>
            <w:bottom w:val="none" w:sz="0" w:space="0" w:color="auto"/>
            <w:right w:val="none" w:sz="0" w:space="0" w:color="auto"/>
          </w:divBdr>
        </w:div>
        <w:div w:id="457987892">
          <w:marLeft w:val="480"/>
          <w:marRight w:val="0"/>
          <w:marTop w:val="0"/>
          <w:marBottom w:val="0"/>
          <w:divBdr>
            <w:top w:val="none" w:sz="0" w:space="0" w:color="auto"/>
            <w:left w:val="none" w:sz="0" w:space="0" w:color="auto"/>
            <w:bottom w:val="none" w:sz="0" w:space="0" w:color="auto"/>
            <w:right w:val="none" w:sz="0" w:space="0" w:color="auto"/>
          </w:divBdr>
        </w:div>
        <w:div w:id="504368211">
          <w:marLeft w:val="480"/>
          <w:marRight w:val="0"/>
          <w:marTop w:val="0"/>
          <w:marBottom w:val="0"/>
          <w:divBdr>
            <w:top w:val="none" w:sz="0" w:space="0" w:color="auto"/>
            <w:left w:val="none" w:sz="0" w:space="0" w:color="auto"/>
            <w:bottom w:val="none" w:sz="0" w:space="0" w:color="auto"/>
            <w:right w:val="none" w:sz="0" w:space="0" w:color="auto"/>
          </w:divBdr>
        </w:div>
        <w:div w:id="512763416">
          <w:marLeft w:val="480"/>
          <w:marRight w:val="0"/>
          <w:marTop w:val="0"/>
          <w:marBottom w:val="0"/>
          <w:divBdr>
            <w:top w:val="none" w:sz="0" w:space="0" w:color="auto"/>
            <w:left w:val="none" w:sz="0" w:space="0" w:color="auto"/>
            <w:bottom w:val="none" w:sz="0" w:space="0" w:color="auto"/>
            <w:right w:val="none" w:sz="0" w:space="0" w:color="auto"/>
          </w:divBdr>
        </w:div>
        <w:div w:id="557210544">
          <w:marLeft w:val="480"/>
          <w:marRight w:val="0"/>
          <w:marTop w:val="0"/>
          <w:marBottom w:val="0"/>
          <w:divBdr>
            <w:top w:val="none" w:sz="0" w:space="0" w:color="auto"/>
            <w:left w:val="none" w:sz="0" w:space="0" w:color="auto"/>
            <w:bottom w:val="none" w:sz="0" w:space="0" w:color="auto"/>
            <w:right w:val="none" w:sz="0" w:space="0" w:color="auto"/>
          </w:divBdr>
        </w:div>
        <w:div w:id="557253655">
          <w:marLeft w:val="480"/>
          <w:marRight w:val="0"/>
          <w:marTop w:val="0"/>
          <w:marBottom w:val="0"/>
          <w:divBdr>
            <w:top w:val="none" w:sz="0" w:space="0" w:color="auto"/>
            <w:left w:val="none" w:sz="0" w:space="0" w:color="auto"/>
            <w:bottom w:val="none" w:sz="0" w:space="0" w:color="auto"/>
            <w:right w:val="none" w:sz="0" w:space="0" w:color="auto"/>
          </w:divBdr>
        </w:div>
        <w:div w:id="613706763">
          <w:marLeft w:val="480"/>
          <w:marRight w:val="0"/>
          <w:marTop w:val="0"/>
          <w:marBottom w:val="0"/>
          <w:divBdr>
            <w:top w:val="none" w:sz="0" w:space="0" w:color="auto"/>
            <w:left w:val="none" w:sz="0" w:space="0" w:color="auto"/>
            <w:bottom w:val="none" w:sz="0" w:space="0" w:color="auto"/>
            <w:right w:val="none" w:sz="0" w:space="0" w:color="auto"/>
          </w:divBdr>
        </w:div>
        <w:div w:id="632095822">
          <w:marLeft w:val="480"/>
          <w:marRight w:val="0"/>
          <w:marTop w:val="0"/>
          <w:marBottom w:val="0"/>
          <w:divBdr>
            <w:top w:val="none" w:sz="0" w:space="0" w:color="auto"/>
            <w:left w:val="none" w:sz="0" w:space="0" w:color="auto"/>
            <w:bottom w:val="none" w:sz="0" w:space="0" w:color="auto"/>
            <w:right w:val="none" w:sz="0" w:space="0" w:color="auto"/>
          </w:divBdr>
        </w:div>
        <w:div w:id="703363951">
          <w:marLeft w:val="480"/>
          <w:marRight w:val="0"/>
          <w:marTop w:val="0"/>
          <w:marBottom w:val="0"/>
          <w:divBdr>
            <w:top w:val="none" w:sz="0" w:space="0" w:color="auto"/>
            <w:left w:val="none" w:sz="0" w:space="0" w:color="auto"/>
            <w:bottom w:val="none" w:sz="0" w:space="0" w:color="auto"/>
            <w:right w:val="none" w:sz="0" w:space="0" w:color="auto"/>
          </w:divBdr>
        </w:div>
        <w:div w:id="804853109">
          <w:marLeft w:val="480"/>
          <w:marRight w:val="0"/>
          <w:marTop w:val="0"/>
          <w:marBottom w:val="0"/>
          <w:divBdr>
            <w:top w:val="none" w:sz="0" w:space="0" w:color="auto"/>
            <w:left w:val="none" w:sz="0" w:space="0" w:color="auto"/>
            <w:bottom w:val="none" w:sz="0" w:space="0" w:color="auto"/>
            <w:right w:val="none" w:sz="0" w:space="0" w:color="auto"/>
          </w:divBdr>
        </w:div>
        <w:div w:id="813065114">
          <w:marLeft w:val="480"/>
          <w:marRight w:val="0"/>
          <w:marTop w:val="0"/>
          <w:marBottom w:val="0"/>
          <w:divBdr>
            <w:top w:val="none" w:sz="0" w:space="0" w:color="auto"/>
            <w:left w:val="none" w:sz="0" w:space="0" w:color="auto"/>
            <w:bottom w:val="none" w:sz="0" w:space="0" w:color="auto"/>
            <w:right w:val="none" w:sz="0" w:space="0" w:color="auto"/>
          </w:divBdr>
        </w:div>
        <w:div w:id="817259070">
          <w:marLeft w:val="480"/>
          <w:marRight w:val="0"/>
          <w:marTop w:val="0"/>
          <w:marBottom w:val="0"/>
          <w:divBdr>
            <w:top w:val="none" w:sz="0" w:space="0" w:color="auto"/>
            <w:left w:val="none" w:sz="0" w:space="0" w:color="auto"/>
            <w:bottom w:val="none" w:sz="0" w:space="0" w:color="auto"/>
            <w:right w:val="none" w:sz="0" w:space="0" w:color="auto"/>
          </w:divBdr>
        </w:div>
        <w:div w:id="884560207">
          <w:marLeft w:val="480"/>
          <w:marRight w:val="0"/>
          <w:marTop w:val="0"/>
          <w:marBottom w:val="0"/>
          <w:divBdr>
            <w:top w:val="none" w:sz="0" w:space="0" w:color="auto"/>
            <w:left w:val="none" w:sz="0" w:space="0" w:color="auto"/>
            <w:bottom w:val="none" w:sz="0" w:space="0" w:color="auto"/>
            <w:right w:val="none" w:sz="0" w:space="0" w:color="auto"/>
          </w:divBdr>
        </w:div>
        <w:div w:id="888299424">
          <w:marLeft w:val="480"/>
          <w:marRight w:val="0"/>
          <w:marTop w:val="0"/>
          <w:marBottom w:val="0"/>
          <w:divBdr>
            <w:top w:val="none" w:sz="0" w:space="0" w:color="auto"/>
            <w:left w:val="none" w:sz="0" w:space="0" w:color="auto"/>
            <w:bottom w:val="none" w:sz="0" w:space="0" w:color="auto"/>
            <w:right w:val="none" w:sz="0" w:space="0" w:color="auto"/>
          </w:divBdr>
        </w:div>
        <w:div w:id="998539007">
          <w:marLeft w:val="480"/>
          <w:marRight w:val="0"/>
          <w:marTop w:val="0"/>
          <w:marBottom w:val="0"/>
          <w:divBdr>
            <w:top w:val="none" w:sz="0" w:space="0" w:color="auto"/>
            <w:left w:val="none" w:sz="0" w:space="0" w:color="auto"/>
            <w:bottom w:val="none" w:sz="0" w:space="0" w:color="auto"/>
            <w:right w:val="none" w:sz="0" w:space="0" w:color="auto"/>
          </w:divBdr>
        </w:div>
        <w:div w:id="1008171802">
          <w:marLeft w:val="480"/>
          <w:marRight w:val="0"/>
          <w:marTop w:val="0"/>
          <w:marBottom w:val="0"/>
          <w:divBdr>
            <w:top w:val="none" w:sz="0" w:space="0" w:color="auto"/>
            <w:left w:val="none" w:sz="0" w:space="0" w:color="auto"/>
            <w:bottom w:val="none" w:sz="0" w:space="0" w:color="auto"/>
            <w:right w:val="none" w:sz="0" w:space="0" w:color="auto"/>
          </w:divBdr>
        </w:div>
      </w:divsChild>
    </w:div>
    <w:div w:id="810639737">
      <w:bodyDiv w:val="1"/>
      <w:marLeft w:val="0"/>
      <w:marRight w:val="0"/>
      <w:marTop w:val="0"/>
      <w:marBottom w:val="0"/>
      <w:divBdr>
        <w:top w:val="none" w:sz="0" w:space="0" w:color="auto"/>
        <w:left w:val="none" w:sz="0" w:space="0" w:color="auto"/>
        <w:bottom w:val="none" w:sz="0" w:space="0" w:color="auto"/>
        <w:right w:val="none" w:sz="0" w:space="0" w:color="auto"/>
      </w:divBdr>
    </w:div>
    <w:div w:id="811020583">
      <w:bodyDiv w:val="1"/>
      <w:marLeft w:val="0"/>
      <w:marRight w:val="0"/>
      <w:marTop w:val="0"/>
      <w:marBottom w:val="0"/>
      <w:divBdr>
        <w:top w:val="none" w:sz="0" w:space="0" w:color="auto"/>
        <w:left w:val="none" w:sz="0" w:space="0" w:color="auto"/>
        <w:bottom w:val="none" w:sz="0" w:space="0" w:color="auto"/>
        <w:right w:val="none" w:sz="0" w:space="0" w:color="auto"/>
      </w:divBdr>
    </w:div>
    <w:div w:id="811095987">
      <w:bodyDiv w:val="1"/>
      <w:marLeft w:val="0"/>
      <w:marRight w:val="0"/>
      <w:marTop w:val="0"/>
      <w:marBottom w:val="0"/>
      <w:divBdr>
        <w:top w:val="none" w:sz="0" w:space="0" w:color="auto"/>
        <w:left w:val="none" w:sz="0" w:space="0" w:color="auto"/>
        <w:bottom w:val="none" w:sz="0" w:space="0" w:color="auto"/>
        <w:right w:val="none" w:sz="0" w:space="0" w:color="auto"/>
      </w:divBdr>
    </w:div>
    <w:div w:id="811097472">
      <w:bodyDiv w:val="1"/>
      <w:marLeft w:val="0"/>
      <w:marRight w:val="0"/>
      <w:marTop w:val="0"/>
      <w:marBottom w:val="0"/>
      <w:divBdr>
        <w:top w:val="none" w:sz="0" w:space="0" w:color="auto"/>
        <w:left w:val="none" w:sz="0" w:space="0" w:color="auto"/>
        <w:bottom w:val="none" w:sz="0" w:space="0" w:color="auto"/>
        <w:right w:val="none" w:sz="0" w:space="0" w:color="auto"/>
      </w:divBdr>
    </w:div>
    <w:div w:id="811481206">
      <w:bodyDiv w:val="1"/>
      <w:marLeft w:val="0"/>
      <w:marRight w:val="0"/>
      <w:marTop w:val="0"/>
      <w:marBottom w:val="0"/>
      <w:divBdr>
        <w:top w:val="none" w:sz="0" w:space="0" w:color="auto"/>
        <w:left w:val="none" w:sz="0" w:space="0" w:color="auto"/>
        <w:bottom w:val="none" w:sz="0" w:space="0" w:color="auto"/>
        <w:right w:val="none" w:sz="0" w:space="0" w:color="auto"/>
      </w:divBdr>
    </w:div>
    <w:div w:id="812137848">
      <w:bodyDiv w:val="1"/>
      <w:marLeft w:val="0"/>
      <w:marRight w:val="0"/>
      <w:marTop w:val="0"/>
      <w:marBottom w:val="0"/>
      <w:divBdr>
        <w:top w:val="none" w:sz="0" w:space="0" w:color="auto"/>
        <w:left w:val="none" w:sz="0" w:space="0" w:color="auto"/>
        <w:bottom w:val="none" w:sz="0" w:space="0" w:color="auto"/>
        <w:right w:val="none" w:sz="0" w:space="0" w:color="auto"/>
      </w:divBdr>
    </w:div>
    <w:div w:id="812261657">
      <w:bodyDiv w:val="1"/>
      <w:marLeft w:val="0"/>
      <w:marRight w:val="0"/>
      <w:marTop w:val="0"/>
      <w:marBottom w:val="0"/>
      <w:divBdr>
        <w:top w:val="none" w:sz="0" w:space="0" w:color="auto"/>
        <w:left w:val="none" w:sz="0" w:space="0" w:color="auto"/>
        <w:bottom w:val="none" w:sz="0" w:space="0" w:color="auto"/>
        <w:right w:val="none" w:sz="0" w:space="0" w:color="auto"/>
      </w:divBdr>
    </w:div>
    <w:div w:id="812451369">
      <w:bodyDiv w:val="1"/>
      <w:marLeft w:val="0"/>
      <w:marRight w:val="0"/>
      <w:marTop w:val="0"/>
      <w:marBottom w:val="0"/>
      <w:divBdr>
        <w:top w:val="none" w:sz="0" w:space="0" w:color="auto"/>
        <w:left w:val="none" w:sz="0" w:space="0" w:color="auto"/>
        <w:bottom w:val="none" w:sz="0" w:space="0" w:color="auto"/>
        <w:right w:val="none" w:sz="0" w:space="0" w:color="auto"/>
      </w:divBdr>
    </w:div>
    <w:div w:id="812479989">
      <w:bodyDiv w:val="1"/>
      <w:marLeft w:val="0"/>
      <w:marRight w:val="0"/>
      <w:marTop w:val="0"/>
      <w:marBottom w:val="0"/>
      <w:divBdr>
        <w:top w:val="none" w:sz="0" w:space="0" w:color="auto"/>
        <w:left w:val="none" w:sz="0" w:space="0" w:color="auto"/>
        <w:bottom w:val="none" w:sz="0" w:space="0" w:color="auto"/>
        <w:right w:val="none" w:sz="0" w:space="0" w:color="auto"/>
      </w:divBdr>
    </w:div>
    <w:div w:id="812982950">
      <w:bodyDiv w:val="1"/>
      <w:marLeft w:val="0"/>
      <w:marRight w:val="0"/>
      <w:marTop w:val="0"/>
      <w:marBottom w:val="0"/>
      <w:divBdr>
        <w:top w:val="none" w:sz="0" w:space="0" w:color="auto"/>
        <w:left w:val="none" w:sz="0" w:space="0" w:color="auto"/>
        <w:bottom w:val="none" w:sz="0" w:space="0" w:color="auto"/>
        <w:right w:val="none" w:sz="0" w:space="0" w:color="auto"/>
      </w:divBdr>
    </w:div>
    <w:div w:id="813133552">
      <w:bodyDiv w:val="1"/>
      <w:marLeft w:val="0"/>
      <w:marRight w:val="0"/>
      <w:marTop w:val="0"/>
      <w:marBottom w:val="0"/>
      <w:divBdr>
        <w:top w:val="none" w:sz="0" w:space="0" w:color="auto"/>
        <w:left w:val="none" w:sz="0" w:space="0" w:color="auto"/>
        <w:bottom w:val="none" w:sz="0" w:space="0" w:color="auto"/>
        <w:right w:val="none" w:sz="0" w:space="0" w:color="auto"/>
      </w:divBdr>
    </w:div>
    <w:div w:id="813258412">
      <w:bodyDiv w:val="1"/>
      <w:marLeft w:val="0"/>
      <w:marRight w:val="0"/>
      <w:marTop w:val="0"/>
      <w:marBottom w:val="0"/>
      <w:divBdr>
        <w:top w:val="none" w:sz="0" w:space="0" w:color="auto"/>
        <w:left w:val="none" w:sz="0" w:space="0" w:color="auto"/>
        <w:bottom w:val="none" w:sz="0" w:space="0" w:color="auto"/>
        <w:right w:val="none" w:sz="0" w:space="0" w:color="auto"/>
      </w:divBdr>
    </w:div>
    <w:div w:id="813332584">
      <w:bodyDiv w:val="1"/>
      <w:marLeft w:val="0"/>
      <w:marRight w:val="0"/>
      <w:marTop w:val="0"/>
      <w:marBottom w:val="0"/>
      <w:divBdr>
        <w:top w:val="none" w:sz="0" w:space="0" w:color="auto"/>
        <w:left w:val="none" w:sz="0" w:space="0" w:color="auto"/>
        <w:bottom w:val="none" w:sz="0" w:space="0" w:color="auto"/>
        <w:right w:val="none" w:sz="0" w:space="0" w:color="auto"/>
      </w:divBdr>
    </w:div>
    <w:div w:id="813373428">
      <w:bodyDiv w:val="1"/>
      <w:marLeft w:val="0"/>
      <w:marRight w:val="0"/>
      <w:marTop w:val="0"/>
      <w:marBottom w:val="0"/>
      <w:divBdr>
        <w:top w:val="none" w:sz="0" w:space="0" w:color="auto"/>
        <w:left w:val="none" w:sz="0" w:space="0" w:color="auto"/>
        <w:bottom w:val="none" w:sz="0" w:space="0" w:color="auto"/>
        <w:right w:val="none" w:sz="0" w:space="0" w:color="auto"/>
      </w:divBdr>
    </w:div>
    <w:div w:id="813449329">
      <w:bodyDiv w:val="1"/>
      <w:marLeft w:val="0"/>
      <w:marRight w:val="0"/>
      <w:marTop w:val="0"/>
      <w:marBottom w:val="0"/>
      <w:divBdr>
        <w:top w:val="none" w:sz="0" w:space="0" w:color="auto"/>
        <w:left w:val="none" w:sz="0" w:space="0" w:color="auto"/>
        <w:bottom w:val="none" w:sz="0" w:space="0" w:color="auto"/>
        <w:right w:val="none" w:sz="0" w:space="0" w:color="auto"/>
      </w:divBdr>
    </w:div>
    <w:div w:id="813639215">
      <w:bodyDiv w:val="1"/>
      <w:marLeft w:val="0"/>
      <w:marRight w:val="0"/>
      <w:marTop w:val="0"/>
      <w:marBottom w:val="0"/>
      <w:divBdr>
        <w:top w:val="none" w:sz="0" w:space="0" w:color="auto"/>
        <w:left w:val="none" w:sz="0" w:space="0" w:color="auto"/>
        <w:bottom w:val="none" w:sz="0" w:space="0" w:color="auto"/>
        <w:right w:val="none" w:sz="0" w:space="0" w:color="auto"/>
      </w:divBdr>
    </w:div>
    <w:div w:id="813792038">
      <w:bodyDiv w:val="1"/>
      <w:marLeft w:val="0"/>
      <w:marRight w:val="0"/>
      <w:marTop w:val="0"/>
      <w:marBottom w:val="0"/>
      <w:divBdr>
        <w:top w:val="none" w:sz="0" w:space="0" w:color="auto"/>
        <w:left w:val="none" w:sz="0" w:space="0" w:color="auto"/>
        <w:bottom w:val="none" w:sz="0" w:space="0" w:color="auto"/>
        <w:right w:val="none" w:sz="0" w:space="0" w:color="auto"/>
      </w:divBdr>
    </w:div>
    <w:div w:id="813988796">
      <w:bodyDiv w:val="1"/>
      <w:marLeft w:val="0"/>
      <w:marRight w:val="0"/>
      <w:marTop w:val="0"/>
      <w:marBottom w:val="0"/>
      <w:divBdr>
        <w:top w:val="none" w:sz="0" w:space="0" w:color="auto"/>
        <w:left w:val="none" w:sz="0" w:space="0" w:color="auto"/>
        <w:bottom w:val="none" w:sz="0" w:space="0" w:color="auto"/>
        <w:right w:val="none" w:sz="0" w:space="0" w:color="auto"/>
      </w:divBdr>
    </w:div>
    <w:div w:id="814420644">
      <w:bodyDiv w:val="1"/>
      <w:marLeft w:val="0"/>
      <w:marRight w:val="0"/>
      <w:marTop w:val="0"/>
      <w:marBottom w:val="0"/>
      <w:divBdr>
        <w:top w:val="none" w:sz="0" w:space="0" w:color="auto"/>
        <w:left w:val="none" w:sz="0" w:space="0" w:color="auto"/>
        <w:bottom w:val="none" w:sz="0" w:space="0" w:color="auto"/>
        <w:right w:val="none" w:sz="0" w:space="0" w:color="auto"/>
      </w:divBdr>
    </w:div>
    <w:div w:id="814638471">
      <w:bodyDiv w:val="1"/>
      <w:marLeft w:val="0"/>
      <w:marRight w:val="0"/>
      <w:marTop w:val="0"/>
      <w:marBottom w:val="0"/>
      <w:divBdr>
        <w:top w:val="none" w:sz="0" w:space="0" w:color="auto"/>
        <w:left w:val="none" w:sz="0" w:space="0" w:color="auto"/>
        <w:bottom w:val="none" w:sz="0" w:space="0" w:color="auto"/>
        <w:right w:val="none" w:sz="0" w:space="0" w:color="auto"/>
      </w:divBdr>
    </w:div>
    <w:div w:id="814954329">
      <w:bodyDiv w:val="1"/>
      <w:marLeft w:val="0"/>
      <w:marRight w:val="0"/>
      <w:marTop w:val="0"/>
      <w:marBottom w:val="0"/>
      <w:divBdr>
        <w:top w:val="none" w:sz="0" w:space="0" w:color="auto"/>
        <w:left w:val="none" w:sz="0" w:space="0" w:color="auto"/>
        <w:bottom w:val="none" w:sz="0" w:space="0" w:color="auto"/>
        <w:right w:val="none" w:sz="0" w:space="0" w:color="auto"/>
      </w:divBdr>
    </w:div>
    <w:div w:id="815411955">
      <w:bodyDiv w:val="1"/>
      <w:marLeft w:val="0"/>
      <w:marRight w:val="0"/>
      <w:marTop w:val="0"/>
      <w:marBottom w:val="0"/>
      <w:divBdr>
        <w:top w:val="none" w:sz="0" w:space="0" w:color="auto"/>
        <w:left w:val="none" w:sz="0" w:space="0" w:color="auto"/>
        <w:bottom w:val="none" w:sz="0" w:space="0" w:color="auto"/>
        <w:right w:val="none" w:sz="0" w:space="0" w:color="auto"/>
      </w:divBdr>
    </w:div>
    <w:div w:id="815419123">
      <w:bodyDiv w:val="1"/>
      <w:marLeft w:val="0"/>
      <w:marRight w:val="0"/>
      <w:marTop w:val="0"/>
      <w:marBottom w:val="0"/>
      <w:divBdr>
        <w:top w:val="none" w:sz="0" w:space="0" w:color="auto"/>
        <w:left w:val="none" w:sz="0" w:space="0" w:color="auto"/>
        <w:bottom w:val="none" w:sz="0" w:space="0" w:color="auto"/>
        <w:right w:val="none" w:sz="0" w:space="0" w:color="auto"/>
      </w:divBdr>
    </w:div>
    <w:div w:id="815533469">
      <w:bodyDiv w:val="1"/>
      <w:marLeft w:val="0"/>
      <w:marRight w:val="0"/>
      <w:marTop w:val="0"/>
      <w:marBottom w:val="0"/>
      <w:divBdr>
        <w:top w:val="none" w:sz="0" w:space="0" w:color="auto"/>
        <w:left w:val="none" w:sz="0" w:space="0" w:color="auto"/>
        <w:bottom w:val="none" w:sz="0" w:space="0" w:color="auto"/>
        <w:right w:val="none" w:sz="0" w:space="0" w:color="auto"/>
      </w:divBdr>
      <w:divsChild>
        <w:div w:id="1982018">
          <w:marLeft w:val="480"/>
          <w:marRight w:val="0"/>
          <w:marTop w:val="0"/>
          <w:marBottom w:val="0"/>
          <w:divBdr>
            <w:top w:val="none" w:sz="0" w:space="0" w:color="auto"/>
            <w:left w:val="none" w:sz="0" w:space="0" w:color="auto"/>
            <w:bottom w:val="none" w:sz="0" w:space="0" w:color="auto"/>
            <w:right w:val="none" w:sz="0" w:space="0" w:color="auto"/>
          </w:divBdr>
        </w:div>
        <w:div w:id="30542955">
          <w:marLeft w:val="480"/>
          <w:marRight w:val="0"/>
          <w:marTop w:val="0"/>
          <w:marBottom w:val="0"/>
          <w:divBdr>
            <w:top w:val="none" w:sz="0" w:space="0" w:color="auto"/>
            <w:left w:val="none" w:sz="0" w:space="0" w:color="auto"/>
            <w:bottom w:val="none" w:sz="0" w:space="0" w:color="auto"/>
            <w:right w:val="none" w:sz="0" w:space="0" w:color="auto"/>
          </w:divBdr>
        </w:div>
        <w:div w:id="36589481">
          <w:marLeft w:val="480"/>
          <w:marRight w:val="0"/>
          <w:marTop w:val="0"/>
          <w:marBottom w:val="0"/>
          <w:divBdr>
            <w:top w:val="none" w:sz="0" w:space="0" w:color="auto"/>
            <w:left w:val="none" w:sz="0" w:space="0" w:color="auto"/>
            <w:bottom w:val="none" w:sz="0" w:space="0" w:color="auto"/>
            <w:right w:val="none" w:sz="0" w:space="0" w:color="auto"/>
          </w:divBdr>
        </w:div>
        <w:div w:id="75328940">
          <w:marLeft w:val="480"/>
          <w:marRight w:val="0"/>
          <w:marTop w:val="0"/>
          <w:marBottom w:val="0"/>
          <w:divBdr>
            <w:top w:val="none" w:sz="0" w:space="0" w:color="auto"/>
            <w:left w:val="none" w:sz="0" w:space="0" w:color="auto"/>
            <w:bottom w:val="none" w:sz="0" w:space="0" w:color="auto"/>
            <w:right w:val="none" w:sz="0" w:space="0" w:color="auto"/>
          </w:divBdr>
        </w:div>
        <w:div w:id="131335955">
          <w:marLeft w:val="480"/>
          <w:marRight w:val="0"/>
          <w:marTop w:val="0"/>
          <w:marBottom w:val="0"/>
          <w:divBdr>
            <w:top w:val="none" w:sz="0" w:space="0" w:color="auto"/>
            <w:left w:val="none" w:sz="0" w:space="0" w:color="auto"/>
            <w:bottom w:val="none" w:sz="0" w:space="0" w:color="auto"/>
            <w:right w:val="none" w:sz="0" w:space="0" w:color="auto"/>
          </w:divBdr>
        </w:div>
        <w:div w:id="137691787">
          <w:marLeft w:val="480"/>
          <w:marRight w:val="0"/>
          <w:marTop w:val="0"/>
          <w:marBottom w:val="0"/>
          <w:divBdr>
            <w:top w:val="none" w:sz="0" w:space="0" w:color="auto"/>
            <w:left w:val="none" w:sz="0" w:space="0" w:color="auto"/>
            <w:bottom w:val="none" w:sz="0" w:space="0" w:color="auto"/>
            <w:right w:val="none" w:sz="0" w:space="0" w:color="auto"/>
          </w:divBdr>
        </w:div>
        <w:div w:id="159466133">
          <w:marLeft w:val="480"/>
          <w:marRight w:val="0"/>
          <w:marTop w:val="0"/>
          <w:marBottom w:val="0"/>
          <w:divBdr>
            <w:top w:val="none" w:sz="0" w:space="0" w:color="auto"/>
            <w:left w:val="none" w:sz="0" w:space="0" w:color="auto"/>
            <w:bottom w:val="none" w:sz="0" w:space="0" w:color="auto"/>
            <w:right w:val="none" w:sz="0" w:space="0" w:color="auto"/>
          </w:divBdr>
        </w:div>
        <w:div w:id="299193406">
          <w:marLeft w:val="480"/>
          <w:marRight w:val="0"/>
          <w:marTop w:val="0"/>
          <w:marBottom w:val="0"/>
          <w:divBdr>
            <w:top w:val="none" w:sz="0" w:space="0" w:color="auto"/>
            <w:left w:val="none" w:sz="0" w:space="0" w:color="auto"/>
            <w:bottom w:val="none" w:sz="0" w:space="0" w:color="auto"/>
            <w:right w:val="none" w:sz="0" w:space="0" w:color="auto"/>
          </w:divBdr>
        </w:div>
        <w:div w:id="311326930">
          <w:marLeft w:val="480"/>
          <w:marRight w:val="0"/>
          <w:marTop w:val="0"/>
          <w:marBottom w:val="0"/>
          <w:divBdr>
            <w:top w:val="none" w:sz="0" w:space="0" w:color="auto"/>
            <w:left w:val="none" w:sz="0" w:space="0" w:color="auto"/>
            <w:bottom w:val="none" w:sz="0" w:space="0" w:color="auto"/>
            <w:right w:val="none" w:sz="0" w:space="0" w:color="auto"/>
          </w:divBdr>
        </w:div>
        <w:div w:id="357662272">
          <w:marLeft w:val="480"/>
          <w:marRight w:val="0"/>
          <w:marTop w:val="0"/>
          <w:marBottom w:val="0"/>
          <w:divBdr>
            <w:top w:val="none" w:sz="0" w:space="0" w:color="auto"/>
            <w:left w:val="none" w:sz="0" w:space="0" w:color="auto"/>
            <w:bottom w:val="none" w:sz="0" w:space="0" w:color="auto"/>
            <w:right w:val="none" w:sz="0" w:space="0" w:color="auto"/>
          </w:divBdr>
        </w:div>
        <w:div w:id="363480401">
          <w:marLeft w:val="480"/>
          <w:marRight w:val="0"/>
          <w:marTop w:val="0"/>
          <w:marBottom w:val="0"/>
          <w:divBdr>
            <w:top w:val="none" w:sz="0" w:space="0" w:color="auto"/>
            <w:left w:val="none" w:sz="0" w:space="0" w:color="auto"/>
            <w:bottom w:val="none" w:sz="0" w:space="0" w:color="auto"/>
            <w:right w:val="none" w:sz="0" w:space="0" w:color="auto"/>
          </w:divBdr>
        </w:div>
        <w:div w:id="397024332">
          <w:marLeft w:val="480"/>
          <w:marRight w:val="0"/>
          <w:marTop w:val="0"/>
          <w:marBottom w:val="0"/>
          <w:divBdr>
            <w:top w:val="none" w:sz="0" w:space="0" w:color="auto"/>
            <w:left w:val="none" w:sz="0" w:space="0" w:color="auto"/>
            <w:bottom w:val="none" w:sz="0" w:space="0" w:color="auto"/>
            <w:right w:val="none" w:sz="0" w:space="0" w:color="auto"/>
          </w:divBdr>
        </w:div>
        <w:div w:id="426385595">
          <w:marLeft w:val="480"/>
          <w:marRight w:val="0"/>
          <w:marTop w:val="0"/>
          <w:marBottom w:val="0"/>
          <w:divBdr>
            <w:top w:val="none" w:sz="0" w:space="0" w:color="auto"/>
            <w:left w:val="none" w:sz="0" w:space="0" w:color="auto"/>
            <w:bottom w:val="none" w:sz="0" w:space="0" w:color="auto"/>
            <w:right w:val="none" w:sz="0" w:space="0" w:color="auto"/>
          </w:divBdr>
        </w:div>
        <w:div w:id="433717772">
          <w:marLeft w:val="480"/>
          <w:marRight w:val="0"/>
          <w:marTop w:val="0"/>
          <w:marBottom w:val="0"/>
          <w:divBdr>
            <w:top w:val="none" w:sz="0" w:space="0" w:color="auto"/>
            <w:left w:val="none" w:sz="0" w:space="0" w:color="auto"/>
            <w:bottom w:val="none" w:sz="0" w:space="0" w:color="auto"/>
            <w:right w:val="none" w:sz="0" w:space="0" w:color="auto"/>
          </w:divBdr>
        </w:div>
        <w:div w:id="439378088">
          <w:marLeft w:val="480"/>
          <w:marRight w:val="0"/>
          <w:marTop w:val="0"/>
          <w:marBottom w:val="0"/>
          <w:divBdr>
            <w:top w:val="none" w:sz="0" w:space="0" w:color="auto"/>
            <w:left w:val="none" w:sz="0" w:space="0" w:color="auto"/>
            <w:bottom w:val="none" w:sz="0" w:space="0" w:color="auto"/>
            <w:right w:val="none" w:sz="0" w:space="0" w:color="auto"/>
          </w:divBdr>
        </w:div>
        <w:div w:id="468060138">
          <w:marLeft w:val="480"/>
          <w:marRight w:val="0"/>
          <w:marTop w:val="0"/>
          <w:marBottom w:val="0"/>
          <w:divBdr>
            <w:top w:val="none" w:sz="0" w:space="0" w:color="auto"/>
            <w:left w:val="none" w:sz="0" w:space="0" w:color="auto"/>
            <w:bottom w:val="none" w:sz="0" w:space="0" w:color="auto"/>
            <w:right w:val="none" w:sz="0" w:space="0" w:color="auto"/>
          </w:divBdr>
        </w:div>
        <w:div w:id="478615121">
          <w:marLeft w:val="480"/>
          <w:marRight w:val="0"/>
          <w:marTop w:val="0"/>
          <w:marBottom w:val="0"/>
          <w:divBdr>
            <w:top w:val="none" w:sz="0" w:space="0" w:color="auto"/>
            <w:left w:val="none" w:sz="0" w:space="0" w:color="auto"/>
            <w:bottom w:val="none" w:sz="0" w:space="0" w:color="auto"/>
            <w:right w:val="none" w:sz="0" w:space="0" w:color="auto"/>
          </w:divBdr>
        </w:div>
        <w:div w:id="501897153">
          <w:marLeft w:val="480"/>
          <w:marRight w:val="0"/>
          <w:marTop w:val="0"/>
          <w:marBottom w:val="0"/>
          <w:divBdr>
            <w:top w:val="none" w:sz="0" w:space="0" w:color="auto"/>
            <w:left w:val="none" w:sz="0" w:space="0" w:color="auto"/>
            <w:bottom w:val="none" w:sz="0" w:space="0" w:color="auto"/>
            <w:right w:val="none" w:sz="0" w:space="0" w:color="auto"/>
          </w:divBdr>
        </w:div>
        <w:div w:id="536696854">
          <w:marLeft w:val="480"/>
          <w:marRight w:val="0"/>
          <w:marTop w:val="0"/>
          <w:marBottom w:val="0"/>
          <w:divBdr>
            <w:top w:val="none" w:sz="0" w:space="0" w:color="auto"/>
            <w:left w:val="none" w:sz="0" w:space="0" w:color="auto"/>
            <w:bottom w:val="none" w:sz="0" w:space="0" w:color="auto"/>
            <w:right w:val="none" w:sz="0" w:space="0" w:color="auto"/>
          </w:divBdr>
        </w:div>
        <w:div w:id="575480260">
          <w:marLeft w:val="480"/>
          <w:marRight w:val="0"/>
          <w:marTop w:val="0"/>
          <w:marBottom w:val="0"/>
          <w:divBdr>
            <w:top w:val="none" w:sz="0" w:space="0" w:color="auto"/>
            <w:left w:val="none" w:sz="0" w:space="0" w:color="auto"/>
            <w:bottom w:val="none" w:sz="0" w:space="0" w:color="auto"/>
            <w:right w:val="none" w:sz="0" w:space="0" w:color="auto"/>
          </w:divBdr>
        </w:div>
        <w:div w:id="593242530">
          <w:marLeft w:val="480"/>
          <w:marRight w:val="0"/>
          <w:marTop w:val="0"/>
          <w:marBottom w:val="0"/>
          <w:divBdr>
            <w:top w:val="none" w:sz="0" w:space="0" w:color="auto"/>
            <w:left w:val="none" w:sz="0" w:space="0" w:color="auto"/>
            <w:bottom w:val="none" w:sz="0" w:space="0" w:color="auto"/>
            <w:right w:val="none" w:sz="0" w:space="0" w:color="auto"/>
          </w:divBdr>
        </w:div>
        <w:div w:id="660354126">
          <w:marLeft w:val="480"/>
          <w:marRight w:val="0"/>
          <w:marTop w:val="0"/>
          <w:marBottom w:val="0"/>
          <w:divBdr>
            <w:top w:val="none" w:sz="0" w:space="0" w:color="auto"/>
            <w:left w:val="none" w:sz="0" w:space="0" w:color="auto"/>
            <w:bottom w:val="none" w:sz="0" w:space="0" w:color="auto"/>
            <w:right w:val="none" w:sz="0" w:space="0" w:color="auto"/>
          </w:divBdr>
        </w:div>
        <w:div w:id="704792805">
          <w:marLeft w:val="480"/>
          <w:marRight w:val="0"/>
          <w:marTop w:val="0"/>
          <w:marBottom w:val="0"/>
          <w:divBdr>
            <w:top w:val="none" w:sz="0" w:space="0" w:color="auto"/>
            <w:left w:val="none" w:sz="0" w:space="0" w:color="auto"/>
            <w:bottom w:val="none" w:sz="0" w:space="0" w:color="auto"/>
            <w:right w:val="none" w:sz="0" w:space="0" w:color="auto"/>
          </w:divBdr>
        </w:div>
        <w:div w:id="880477908">
          <w:marLeft w:val="480"/>
          <w:marRight w:val="0"/>
          <w:marTop w:val="0"/>
          <w:marBottom w:val="0"/>
          <w:divBdr>
            <w:top w:val="none" w:sz="0" w:space="0" w:color="auto"/>
            <w:left w:val="none" w:sz="0" w:space="0" w:color="auto"/>
            <w:bottom w:val="none" w:sz="0" w:space="0" w:color="auto"/>
            <w:right w:val="none" w:sz="0" w:space="0" w:color="auto"/>
          </w:divBdr>
        </w:div>
        <w:div w:id="884682107">
          <w:marLeft w:val="480"/>
          <w:marRight w:val="0"/>
          <w:marTop w:val="0"/>
          <w:marBottom w:val="0"/>
          <w:divBdr>
            <w:top w:val="none" w:sz="0" w:space="0" w:color="auto"/>
            <w:left w:val="none" w:sz="0" w:space="0" w:color="auto"/>
            <w:bottom w:val="none" w:sz="0" w:space="0" w:color="auto"/>
            <w:right w:val="none" w:sz="0" w:space="0" w:color="auto"/>
          </w:divBdr>
        </w:div>
        <w:div w:id="917785581">
          <w:marLeft w:val="480"/>
          <w:marRight w:val="0"/>
          <w:marTop w:val="0"/>
          <w:marBottom w:val="0"/>
          <w:divBdr>
            <w:top w:val="none" w:sz="0" w:space="0" w:color="auto"/>
            <w:left w:val="none" w:sz="0" w:space="0" w:color="auto"/>
            <w:bottom w:val="none" w:sz="0" w:space="0" w:color="auto"/>
            <w:right w:val="none" w:sz="0" w:space="0" w:color="auto"/>
          </w:divBdr>
        </w:div>
        <w:div w:id="930774127">
          <w:marLeft w:val="480"/>
          <w:marRight w:val="0"/>
          <w:marTop w:val="0"/>
          <w:marBottom w:val="0"/>
          <w:divBdr>
            <w:top w:val="none" w:sz="0" w:space="0" w:color="auto"/>
            <w:left w:val="none" w:sz="0" w:space="0" w:color="auto"/>
            <w:bottom w:val="none" w:sz="0" w:space="0" w:color="auto"/>
            <w:right w:val="none" w:sz="0" w:space="0" w:color="auto"/>
          </w:divBdr>
        </w:div>
        <w:div w:id="936524663">
          <w:marLeft w:val="480"/>
          <w:marRight w:val="0"/>
          <w:marTop w:val="0"/>
          <w:marBottom w:val="0"/>
          <w:divBdr>
            <w:top w:val="none" w:sz="0" w:space="0" w:color="auto"/>
            <w:left w:val="none" w:sz="0" w:space="0" w:color="auto"/>
            <w:bottom w:val="none" w:sz="0" w:space="0" w:color="auto"/>
            <w:right w:val="none" w:sz="0" w:space="0" w:color="auto"/>
          </w:divBdr>
        </w:div>
        <w:div w:id="939262549">
          <w:marLeft w:val="480"/>
          <w:marRight w:val="0"/>
          <w:marTop w:val="0"/>
          <w:marBottom w:val="0"/>
          <w:divBdr>
            <w:top w:val="none" w:sz="0" w:space="0" w:color="auto"/>
            <w:left w:val="none" w:sz="0" w:space="0" w:color="auto"/>
            <w:bottom w:val="none" w:sz="0" w:space="0" w:color="auto"/>
            <w:right w:val="none" w:sz="0" w:space="0" w:color="auto"/>
          </w:divBdr>
        </w:div>
      </w:divsChild>
    </w:div>
    <w:div w:id="815683511">
      <w:bodyDiv w:val="1"/>
      <w:marLeft w:val="0"/>
      <w:marRight w:val="0"/>
      <w:marTop w:val="0"/>
      <w:marBottom w:val="0"/>
      <w:divBdr>
        <w:top w:val="none" w:sz="0" w:space="0" w:color="auto"/>
        <w:left w:val="none" w:sz="0" w:space="0" w:color="auto"/>
        <w:bottom w:val="none" w:sz="0" w:space="0" w:color="auto"/>
        <w:right w:val="none" w:sz="0" w:space="0" w:color="auto"/>
      </w:divBdr>
    </w:div>
    <w:div w:id="816192731">
      <w:bodyDiv w:val="1"/>
      <w:marLeft w:val="0"/>
      <w:marRight w:val="0"/>
      <w:marTop w:val="0"/>
      <w:marBottom w:val="0"/>
      <w:divBdr>
        <w:top w:val="none" w:sz="0" w:space="0" w:color="auto"/>
        <w:left w:val="none" w:sz="0" w:space="0" w:color="auto"/>
        <w:bottom w:val="none" w:sz="0" w:space="0" w:color="auto"/>
        <w:right w:val="none" w:sz="0" w:space="0" w:color="auto"/>
      </w:divBdr>
    </w:div>
    <w:div w:id="816458267">
      <w:bodyDiv w:val="1"/>
      <w:marLeft w:val="0"/>
      <w:marRight w:val="0"/>
      <w:marTop w:val="0"/>
      <w:marBottom w:val="0"/>
      <w:divBdr>
        <w:top w:val="none" w:sz="0" w:space="0" w:color="auto"/>
        <w:left w:val="none" w:sz="0" w:space="0" w:color="auto"/>
        <w:bottom w:val="none" w:sz="0" w:space="0" w:color="auto"/>
        <w:right w:val="none" w:sz="0" w:space="0" w:color="auto"/>
      </w:divBdr>
    </w:div>
    <w:div w:id="817499264">
      <w:bodyDiv w:val="1"/>
      <w:marLeft w:val="0"/>
      <w:marRight w:val="0"/>
      <w:marTop w:val="0"/>
      <w:marBottom w:val="0"/>
      <w:divBdr>
        <w:top w:val="none" w:sz="0" w:space="0" w:color="auto"/>
        <w:left w:val="none" w:sz="0" w:space="0" w:color="auto"/>
        <w:bottom w:val="none" w:sz="0" w:space="0" w:color="auto"/>
        <w:right w:val="none" w:sz="0" w:space="0" w:color="auto"/>
      </w:divBdr>
    </w:div>
    <w:div w:id="817573257">
      <w:bodyDiv w:val="1"/>
      <w:marLeft w:val="0"/>
      <w:marRight w:val="0"/>
      <w:marTop w:val="0"/>
      <w:marBottom w:val="0"/>
      <w:divBdr>
        <w:top w:val="none" w:sz="0" w:space="0" w:color="auto"/>
        <w:left w:val="none" w:sz="0" w:space="0" w:color="auto"/>
        <w:bottom w:val="none" w:sz="0" w:space="0" w:color="auto"/>
        <w:right w:val="none" w:sz="0" w:space="0" w:color="auto"/>
      </w:divBdr>
    </w:div>
    <w:div w:id="817647637">
      <w:bodyDiv w:val="1"/>
      <w:marLeft w:val="0"/>
      <w:marRight w:val="0"/>
      <w:marTop w:val="0"/>
      <w:marBottom w:val="0"/>
      <w:divBdr>
        <w:top w:val="none" w:sz="0" w:space="0" w:color="auto"/>
        <w:left w:val="none" w:sz="0" w:space="0" w:color="auto"/>
        <w:bottom w:val="none" w:sz="0" w:space="0" w:color="auto"/>
        <w:right w:val="none" w:sz="0" w:space="0" w:color="auto"/>
      </w:divBdr>
      <w:divsChild>
        <w:div w:id="21437689">
          <w:marLeft w:val="480"/>
          <w:marRight w:val="0"/>
          <w:marTop w:val="0"/>
          <w:marBottom w:val="0"/>
          <w:divBdr>
            <w:top w:val="none" w:sz="0" w:space="0" w:color="auto"/>
            <w:left w:val="none" w:sz="0" w:space="0" w:color="auto"/>
            <w:bottom w:val="none" w:sz="0" w:space="0" w:color="auto"/>
            <w:right w:val="none" w:sz="0" w:space="0" w:color="auto"/>
          </w:divBdr>
        </w:div>
        <w:div w:id="95831994">
          <w:marLeft w:val="480"/>
          <w:marRight w:val="0"/>
          <w:marTop w:val="0"/>
          <w:marBottom w:val="0"/>
          <w:divBdr>
            <w:top w:val="none" w:sz="0" w:space="0" w:color="auto"/>
            <w:left w:val="none" w:sz="0" w:space="0" w:color="auto"/>
            <w:bottom w:val="none" w:sz="0" w:space="0" w:color="auto"/>
            <w:right w:val="none" w:sz="0" w:space="0" w:color="auto"/>
          </w:divBdr>
        </w:div>
        <w:div w:id="112944059">
          <w:marLeft w:val="480"/>
          <w:marRight w:val="0"/>
          <w:marTop w:val="0"/>
          <w:marBottom w:val="0"/>
          <w:divBdr>
            <w:top w:val="none" w:sz="0" w:space="0" w:color="auto"/>
            <w:left w:val="none" w:sz="0" w:space="0" w:color="auto"/>
            <w:bottom w:val="none" w:sz="0" w:space="0" w:color="auto"/>
            <w:right w:val="none" w:sz="0" w:space="0" w:color="auto"/>
          </w:divBdr>
        </w:div>
        <w:div w:id="134374262">
          <w:marLeft w:val="480"/>
          <w:marRight w:val="0"/>
          <w:marTop w:val="0"/>
          <w:marBottom w:val="0"/>
          <w:divBdr>
            <w:top w:val="none" w:sz="0" w:space="0" w:color="auto"/>
            <w:left w:val="none" w:sz="0" w:space="0" w:color="auto"/>
            <w:bottom w:val="none" w:sz="0" w:space="0" w:color="auto"/>
            <w:right w:val="none" w:sz="0" w:space="0" w:color="auto"/>
          </w:divBdr>
        </w:div>
        <w:div w:id="139277676">
          <w:marLeft w:val="480"/>
          <w:marRight w:val="0"/>
          <w:marTop w:val="0"/>
          <w:marBottom w:val="0"/>
          <w:divBdr>
            <w:top w:val="none" w:sz="0" w:space="0" w:color="auto"/>
            <w:left w:val="none" w:sz="0" w:space="0" w:color="auto"/>
            <w:bottom w:val="none" w:sz="0" w:space="0" w:color="auto"/>
            <w:right w:val="none" w:sz="0" w:space="0" w:color="auto"/>
          </w:divBdr>
        </w:div>
        <w:div w:id="182715644">
          <w:marLeft w:val="480"/>
          <w:marRight w:val="0"/>
          <w:marTop w:val="0"/>
          <w:marBottom w:val="0"/>
          <w:divBdr>
            <w:top w:val="none" w:sz="0" w:space="0" w:color="auto"/>
            <w:left w:val="none" w:sz="0" w:space="0" w:color="auto"/>
            <w:bottom w:val="none" w:sz="0" w:space="0" w:color="auto"/>
            <w:right w:val="none" w:sz="0" w:space="0" w:color="auto"/>
          </w:divBdr>
        </w:div>
        <w:div w:id="199167699">
          <w:marLeft w:val="480"/>
          <w:marRight w:val="0"/>
          <w:marTop w:val="0"/>
          <w:marBottom w:val="0"/>
          <w:divBdr>
            <w:top w:val="none" w:sz="0" w:space="0" w:color="auto"/>
            <w:left w:val="none" w:sz="0" w:space="0" w:color="auto"/>
            <w:bottom w:val="none" w:sz="0" w:space="0" w:color="auto"/>
            <w:right w:val="none" w:sz="0" w:space="0" w:color="auto"/>
          </w:divBdr>
        </w:div>
        <w:div w:id="210729933">
          <w:marLeft w:val="480"/>
          <w:marRight w:val="0"/>
          <w:marTop w:val="0"/>
          <w:marBottom w:val="0"/>
          <w:divBdr>
            <w:top w:val="none" w:sz="0" w:space="0" w:color="auto"/>
            <w:left w:val="none" w:sz="0" w:space="0" w:color="auto"/>
            <w:bottom w:val="none" w:sz="0" w:space="0" w:color="auto"/>
            <w:right w:val="none" w:sz="0" w:space="0" w:color="auto"/>
          </w:divBdr>
        </w:div>
        <w:div w:id="212354551">
          <w:marLeft w:val="480"/>
          <w:marRight w:val="0"/>
          <w:marTop w:val="0"/>
          <w:marBottom w:val="0"/>
          <w:divBdr>
            <w:top w:val="none" w:sz="0" w:space="0" w:color="auto"/>
            <w:left w:val="none" w:sz="0" w:space="0" w:color="auto"/>
            <w:bottom w:val="none" w:sz="0" w:space="0" w:color="auto"/>
            <w:right w:val="none" w:sz="0" w:space="0" w:color="auto"/>
          </w:divBdr>
        </w:div>
        <w:div w:id="215900156">
          <w:marLeft w:val="480"/>
          <w:marRight w:val="0"/>
          <w:marTop w:val="0"/>
          <w:marBottom w:val="0"/>
          <w:divBdr>
            <w:top w:val="none" w:sz="0" w:space="0" w:color="auto"/>
            <w:left w:val="none" w:sz="0" w:space="0" w:color="auto"/>
            <w:bottom w:val="none" w:sz="0" w:space="0" w:color="auto"/>
            <w:right w:val="none" w:sz="0" w:space="0" w:color="auto"/>
          </w:divBdr>
        </w:div>
        <w:div w:id="217862677">
          <w:marLeft w:val="480"/>
          <w:marRight w:val="0"/>
          <w:marTop w:val="0"/>
          <w:marBottom w:val="0"/>
          <w:divBdr>
            <w:top w:val="none" w:sz="0" w:space="0" w:color="auto"/>
            <w:left w:val="none" w:sz="0" w:space="0" w:color="auto"/>
            <w:bottom w:val="none" w:sz="0" w:space="0" w:color="auto"/>
            <w:right w:val="none" w:sz="0" w:space="0" w:color="auto"/>
          </w:divBdr>
        </w:div>
        <w:div w:id="221868824">
          <w:marLeft w:val="480"/>
          <w:marRight w:val="0"/>
          <w:marTop w:val="0"/>
          <w:marBottom w:val="0"/>
          <w:divBdr>
            <w:top w:val="none" w:sz="0" w:space="0" w:color="auto"/>
            <w:left w:val="none" w:sz="0" w:space="0" w:color="auto"/>
            <w:bottom w:val="none" w:sz="0" w:space="0" w:color="auto"/>
            <w:right w:val="none" w:sz="0" w:space="0" w:color="auto"/>
          </w:divBdr>
        </w:div>
        <w:div w:id="223028627">
          <w:marLeft w:val="480"/>
          <w:marRight w:val="0"/>
          <w:marTop w:val="0"/>
          <w:marBottom w:val="0"/>
          <w:divBdr>
            <w:top w:val="none" w:sz="0" w:space="0" w:color="auto"/>
            <w:left w:val="none" w:sz="0" w:space="0" w:color="auto"/>
            <w:bottom w:val="none" w:sz="0" w:space="0" w:color="auto"/>
            <w:right w:val="none" w:sz="0" w:space="0" w:color="auto"/>
          </w:divBdr>
        </w:div>
        <w:div w:id="271548406">
          <w:marLeft w:val="480"/>
          <w:marRight w:val="0"/>
          <w:marTop w:val="0"/>
          <w:marBottom w:val="0"/>
          <w:divBdr>
            <w:top w:val="none" w:sz="0" w:space="0" w:color="auto"/>
            <w:left w:val="none" w:sz="0" w:space="0" w:color="auto"/>
            <w:bottom w:val="none" w:sz="0" w:space="0" w:color="auto"/>
            <w:right w:val="none" w:sz="0" w:space="0" w:color="auto"/>
          </w:divBdr>
        </w:div>
        <w:div w:id="299118217">
          <w:marLeft w:val="480"/>
          <w:marRight w:val="0"/>
          <w:marTop w:val="0"/>
          <w:marBottom w:val="0"/>
          <w:divBdr>
            <w:top w:val="none" w:sz="0" w:space="0" w:color="auto"/>
            <w:left w:val="none" w:sz="0" w:space="0" w:color="auto"/>
            <w:bottom w:val="none" w:sz="0" w:space="0" w:color="auto"/>
            <w:right w:val="none" w:sz="0" w:space="0" w:color="auto"/>
          </w:divBdr>
        </w:div>
        <w:div w:id="301620990">
          <w:marLeft w:val="480"/>
          <w:marRight w:val="0"/>
          <w:marTop w:val="0"/>
          <w:marBottom w:val="0"/>
          <w:divBdr>
            <w:top w:val="none" w:sz="0" w:space="0" w:color="auto"/>
            <w:left w:val="none" w:sz="0" w:space="0" w:color="auto"/>
            <w:bottom w:val="none" w:sz="0" w:space="0" w:color="auto"/>
            <w:right w:val="none" w:sz="0" w:space="0" w:color="auto"/>
          </w:divBdr>
        </w:div>
        <w:div w:id="318965495">
          <w:marLeft w:val="480"/>
          <w:marRight w:val="0"/>
          <w:marTop w:val="0"/>
          <w:marBottom w:val="0"/>
          <w:divBdr>
            <w:top w:val="none" w:sz="0" w:space="0" w:color="auto"/>
            <w:left w:val="none" w:sz="0" w:space="0" w:color="auto"/>
            <w:bottom w:val="none" w:sz="0" w:space="0" w:color="auto"/>
            <w:right w:val="none" w:sz="0" w:space="0" w:color="auto"/>
          </w:divBdr>
        </w:div>
        <w:div w:id="319232980">
          <w:marLeft w:val="480"/>
          <w:marRight w:val="0"/>
          <w:marTop w:val="0"/>
          <w:marBottom w:val="0"/>
          <w:divBdr>
            <w:top w:val="none" w:sz="0" w:space="0" w:color="auto"/>
            <w:left w:val="none" w:sz="0" w:space="0" w:color="auto"/>
            <w:bottom w:val="none" w:sz="0" w:space="0" w:color="auto"/>
            <w:right w:val="none" w:sz="0" w:space="0" w:color="auto"/>
          </w:divBdr>
        </w:div>
        <w:div w:id="329525825">
          <w:marLeft w:val="480"/>
          <w:marRight w:val="0"/>
          <w:marTop w:val="0"/>
          <w:marBottom w:val="0"/>
          <w:divBdr>
            <w:top w:val="none" w:sz="0" w:space="0" w:color="auto"/>
            <w:left w:val="none" w:sz="0" w:space="0" w:color="auto"/>
            <w:bottom w:val="none" w:sz="0" w:space="0" w:color="auto"/>
            <w:right w:val="none" w:sz="0" w:space="0" w:color="auto"/>
          </w:divBdr>
        </w:div>
        <w:div w:id="333798495">
          <w:marLeft w:val="480"/>
          <w:marRight w:val="0"/>
          <w:marTop w:val="0"/>
          <w:marBottom w:val="0"/>
          <w:divBdr>
            <w:top w:val="none" w:sz="0" w:space="0" w:color="auto"/>
            <w:left w:val="none" w:sz="0" w:space="0" w:color="auto"/>
            <w:bottom w:val="none" w:sz="0" w:space="0" w:color="auto"/>
            <w:right w:val="none" w:sz="0" w:space="0" w:color="auto"/>
          </w:divBdr>
        </w:div>
        <w:div w:id="372969242">
          <w:marLeft w:val="480"/>
          <w:marRight w:val="0"/>
          <w:marTop w:val="0"/>
          <w:marBottom w:val="0"/>
          <w:divBdr>
            <w:top w:val="none" w:sz="0" w:space="0" w:color="auto"/>
            <w:left w:val="none" w:sz="0" w:space="0" w:color="auto"/>
            <w:bottom w:val="none" w:sz="0" w:space="0" w:color="auto"/>
            <w:right w:val="none" w:sz="0" w:space="0" w:color="auto"/>
          </w:divBdr>
        </w:div>
        <w:div w:id="378628854">
          <w:marLeft w:val="480"/>
          <w:marRight w:val="0"/>
          <w:marTop w:val="0"/>
          <w:marBottom w:val="0"/>
          <w:divBdr>
            <w:top w:val="none" w:sz="0" w:space="0" w:color="auto"/>
            <w:left w:val="none" w:sz="0" w:space="0" w:color="auto"/>
            <w:bottom w:val="none" w:sz="0" w:space="0" w:color="auto"/>
            <w:right w:val="none" w:sz="0" w:space="0" w:color="auto"/>
          </w:divBdr>
        </w:div>
        <w:div w:id="402065370">
          <w:marLeft w:val="480"/>
          <w:marRight w:val="0"/>
          <w:marTop w:val="0"/>
          <w:marBottom w:val="0"/>
          <w:divBdr>
            <w:top w:val="none" w:sz="0" w:space="0" w:color="auto"/>
            <w:left w:val="none" w:sz="0" w:space="0" w:color="auto"/>
            <w:bottom w:val="none" w:sz="0" w:space="0" w:color="auto"/>
            <w:right w:val="none" w:sz="0" w:space="0" w:color="auto"/>
          </w:divBdr>
        </w:div>
        <w:div w:id="441342703">
          <w:marLeft w:val="480"/>
          <w:marRight w:val="0"/>
          <w:marTop w:val="0"/>
          <w:marBottom w:val="0"/>
          <w:divBdr>
            <w:top w:val="none" w:sz="0" w:space="0" w:color="auto"/>
            <w:left w:val="none" w:sz="0" w:space="0" w:color="auto"/>
            <w:bottom w:val="none" w:sz="0" w:space="0" w:color="auto"/>
            <w:right w:val="none" w:sz="0" w:space="0" w:color="auto"/>
          </w:divBdr>
        </w:div>
        <w:div w:id="534541282">
          <w:marLeft w:val="480"/>
          <w:marRight w:val="0"/>
          <w:marTop w:val="0"/>
          <w:marBottom w:val="0"/>
          <w:divBdr>
            <w:top w:val="none" w:sz="0" w:space="0" w:color="auto"/>
            <w:left w:val="none" w:sz="0" w:space="0" w:color="auto"/>
            <w:bottom w:val="none" w:sz="0" w:space="0" w:color="auto"/>
            <w:right w:val="none" w:sz="0" w:space="0" w:color="auto"/>
          </w:divBdr>
        </w:div>
        <w:div w:id="535002927">
          <w:marLeft w:val="480"/>
          <w:marRight w:val="0"/>
          <w:marTop w:val="0"/>
          <w:marBottom w:val="0"/>
          <w:divBdr>
            <w:top w:val="none" w:sz="0" w:space="0" w:color="auto"/>
            <w:left w:val="none" w:sz="0" w:space="0" w:color="auto"/>
            <w:bottom w:val="none" w:sz="0" w:space="0" w:color="auto"/>
            <w:right w:val="none" w:sz="0" w:space="0" w:color="auto"/>
          </w:divBdr>
        </w:div>
        <w:div w:id="539440415">
          <w:marLeft w:val="480"/>
          <w:marRight w:val="0"/>
          <w:marTop w:val="0"/>
          <w:marBottom w:val="0"/>
          <w:divBdr>
            <w:top w:val="none" w:sz="0" w:space="0" w:color="auto"/>
            <w:left w:val="none" w:sz="0" w:space="0" w:color="auto"/>
            <w:bottom w:val="none" w:sz="0" w:space="0" w:color="auto"/>
            <w:right w:val="none" w:sz="0" w:space="0" w:color="auto"/>
          </w:divBdr>
        </w:div>
        <w:div w:id="554704139">
          <w:marLeft w:val="480"/>
          <w:marRight w:val="0"/>
          <w:marTop w:val="0"/>
          <w:marBottom w:val="0"/>
          <w:divBdr>
            <w:top w:val="none" w:sz="0" w:space="0" w:color="auto"/>
            <w:left w:val="none" w:sz="0" w:space="0" w:color="auto"/>
            <w:bottom w:val="none" w:sz="0" w:space="0" w:color="auto"/>
            <w:right w:val="none" w:sz="0" w:space="0" w:color="auto"/>
          </w:divBdr>
        </w:div>
        <w:div w:id="557084166">
          <w:marLeft w:val="480"/>
          <w:marRight w:val="0"/>
          <w:marTop w:val="0"/>
          <w:marBottom w:val="0"/>
          <w:divBdr>
            <w:top w:val="none" w:sz="0" w:space="0" w:color="auto"/>
            <w:left w:val="none" w:sz="0" w:space="0" w:color="auto"/>
            <w:bottom w:val="none" w:sz="0" w:space="0" w:color="auto"/>
            <w:right w:val="none" w:sz="0" w:space="0" w:color="auto"/>
          </w:divBdr>
        </w:div>
        <w:div w:id="568079705">
          <w:marLeft w:val="480"/>
          <w:marRight w:val="0"/>
          <w:marTop w:val="0"/>
          <w:marBottom w:val="0"/>
          <w:divBdr>
            <w:top w:val="none" w:sz="0" w:space="0" w:color="auto"/>
            <w:left w:val="none" w:sz="0" w:space="0" w:color="auto"/>
            <w:bottom w:val="none" w:sz="0" w:space="0" w:color="auto"/>
            <w:right w:val="none" w:sz="0" w:space="0" w:color="auto"/>
          </w:divBdr>
        </w:div>
        <w:div w:id="575894905">
          <w:marLeft w:val="480"/>
          <w:marRight w:val="0"/>
          <w:marTop w:val="0"/>
          <w:marBottom w:val="0"/>
          <w:divBdr>
            <w:top w:val="none" w:sz="0" w:space="0" w:color="auto"/>
            <w:left w:val="none" w:sz="0" w:space="0" w:color="auto"/>
            <w:bottom w:val="none" w:sz="0" w:space="0" w:color="auto"/>
            <w:right w:val="none" w:sz="0" w:space="0" w:color="auto"/>
          </w:divBdr>
        </w:div>
        <w:div w:id="584847854">
          <w:marLeft w:val="480"/>
          <w:marRight w:val="0"/>
          <w:marTop w:val="0"/>
          <w:marBottom w:val="0"/>
          <w:divBdr>
            <w:top w:val="none" w:sz="0" w:space="0" w:color="auto"/>
            <w:left w:val="none" w:sz="0" w:space="0" w:color="auto"/>
            <w:bottom w:val="none" w:sz="0" w:space="0" w:color="auto"/>
            <w:right w:val="none" w:sz="0" w:space="0" w:color="auto"/>
          </w:divBdr>
        </w:div>
        <w:div w:id="602080684">
          <w:marLeft w:val="480"/>
          <w:marRight w:val="0"/>
          <w:marTop w:val="0"/>
          <w:marBottom w:val="0"/>
          <w:divBdr>
            <w:top w:val="none" w:sz="0" w:space="0" w:color="auto"/>
            <w:left w:val="none" w:sz="0" w:space="0" w:color="auto"/>
            <w:bottom w:val="none" w:sz="0" w:space="0" w:color="auto"/>
            <w:right w:val="none" w:sz="0" w:space="0" w:color="auto"/>
          </w:divBdr>
        </w:div>
        <w:div w:id="612522167">
          <w:marLeft w:val="480"/>
          <w:marRight w:val="0"/>
          <w:marTop w:val="0"/>
          <w:marBottom w:val="0"/>
          <w:divBdr>
            <w:top w:val="none" w:sz="0" w:space="0" w:color="auto"/>
            <w:left w:val="none" w:sz="0" w:space="0" w:color="auto"/>
            <w:bottom w:val="none" w:sz="0" w:space="0" w:color="auto"/>
            <w:right w:val="none" w:sz="0" w:space="0" w:color="auto"/>
          </w:divBdr>
        </w:div>
        <w:div w:id="638530676">
          <w:marLeft w:val="480"/>
          <w:marRight w:val="0"/>
          <w:marTop w:val="0"/>
          <w:marBottom w:val="0"/>
          <w:divBdr>
            <w:top w:val="none" w:sz="0" w:space="0" w:color="auto"/>
            <w:left w:val="none" w:sz="0" w:space="0" w:color="auto"/>
            <w:bottom w:val="none" w:sz="0" w:space="0" w:color="auto"/>
            <w:right w:val="none" w:sz="0" w:space="0" w:color="auto"/>
          </w:divBdr>
        </w:div>
        <w:div w:id="691303574">
          <w:marLeft w:val="480"/>
          <w:marRight w:val="0"/>
          <w:marTop w:val="0"/>
          <w:marBottom w:val="0"/>
          <w:divBdr>
            <w:top w:val="none" w:sz="0" w:space="0" w:color="auto"/>
            <w:left w:val="none" w:sz="0" w:space="0" w:color="auto"/>
            <w:bottom w:val="none" w:sz="0" w:space="0" w:color="auto"/>
            <w:right w:val="none" w:sz="0" w:space="0" w:color="auto"/>
          </w:divBdr>
        </w:div>
        <w:div w:id="707334971">
          <w:marLeft w:val="480"/>
          <w:marRight w:val="0"/>
          <w:marTop w:val="0"/>
          <w:marBottom w:val="0"/>
          <w:divBdr>
            <w:top w:val="none" w:sz="0" w:space="0" w:color="auto"/>
            <w:left w:val="none" w:sz="0" w:space="0" w:color="auto"/>
            <w:bottom w:val="none" w:sz="0" w:space="0" w:color="auto"/>
            <w:right w:val="none" w:sz="0" w:space="0" w:color="auto"/>
          </w:divBdr>
        </w:div>
        <w:div w:id="714432985">
          <w:marLeft w:val="480"/>
          <w:marRight w:val="0"/>
          <w:marTop w:val="0"/>
          <w:marBottom w:val="0"/>
          <w:divBdr>
            <w:top w:val="none" w:sz="0" w:space="0" w:color="auto"/>
            <w:left w:val="none" w:sz="0" w:space="0" w:color="auto"/>
            <w:bottom w:val="none" w:sz="0" w:space="0" w:color="auto"/>
            <w:right w:val="none" w:sz="0" w:space="0" w:color="auto"/>
          </w:divBdr>
        </w:div>
        <w:div w:id="719936980">
          <w:marLeft w:val="480"/>
          <w:marRight w:val="0"/>
          <w:marTop w:val="0"/>
          <w:marBottom w:val="0"/>
          <w:divBdr>
            <w:top w:val="none" w:sz="0" w:space="0" w:color="auto"/>
            <w:left w:val="none" w:sz="0" w:space="0" w:color="auto"/>
            <w:bottom w:val="none" w:sz="0" w:space="0" w:color="auto"/>
            <w:right w:val="none" w:sz="0" w:space="0" w:color="auto"/>
          </w:divBdr>
        </w:div>
        <w:div w:id="791636741">
          <w:marLeft w:val="480"/>
          <w:marRight w:val="0"/>
          <w:marTop w:val="0"/>
          <w:marBottom w:val="0"/>
          <w:divBdr>
            <w:top w:val="none" w:sz="0" w:space="0" w:color="auto"/>
            <w:left w:val="none" w:sz="0" w:space="0" w:color="auto"/>
            <w:bottom w:val="none" w:sz="0" w:space="0" w:color="auto"/>
            <w:right w:val="none" w:sz="0" w:space="0" w:color="auto"/>
          </w:divBdr>
        </w:div>
        <w:div w:id="800196697">
          <w:marLeft w:val="480"/>
          <w:marRight w:val="0"/>
          <w:marTop w:val="0"/>
          <w:marBottom w:val="0"/>
          <w:divBdr>
            <w:top w:val="none" w:sz="0" w:space="0" w:color="auto"/>
            <w:left w:val="none" w:sz="0" w:space="0" w:color="auto"/>
            <w:bottom w:val="none" w:sz="0" w:space="0" w:color="auto"/>
            <w:right w:val="none" w:sz="0" w:space="0" w:color="auto"/>
          </w:divBdr>
        </w:div>
        <w:div w:id="800879833">
          <w:marLeft w:val="480"/>
          <w:marRight w:val="0"/>
          <w:marTop w:val="0"/>
          <w:marBottom w:val="0"/>
          <w:divBdr>
            <w:top w:val="none" w:sz="0" w:space="0" w:color="auto"/>
            <w:left w:val="none" w:sz="0" w:space="0" w:color="auto"/>
            <w:bottom w:val="none" w:sz="0" w:space="0" w:color="auto"/>
            <w:right w:val="none" w:sz="0" w:space="0" w:color="auto"/>
          </w:divBdr>
        </w:div>
        <w:div w:id="807933981">
          <w:marLeft w:val="480"/>
          <w:marRight w:val="0"/>
          <w:marTop w:val="0"/>
          <w:marBottom w:val="0"/>
          <w:divBdr>
            <w:top w:val="none" w:sz="0" w:space="0" w:color="auto"/>
            <w:left w:val="none" w:sz="0" w:space="0" w:color="auto"/>
            <w:bottom w:val="none" w:sz="0" w:space="0" w:color="auto"/>
            <w:right w:val="none" w:sz="0" w:space="0" w:color="auto"/>
          </w:divBdr>
        </w:div>
        <w:div w:id="812870539">
          <w:marLeft w:val="480"/>
          <w:marRight w:val="0"/>
          <w:marTop w:val="0"/>
          <w:marBottom w:val="0"/>
          <w:divBdr>
            <w:top w:val="none" w:sz="0" w:space="0" w:color="auto"/>
            <w:left w:val="none" w:sz="0" w:space="0" w:color="auto"/>
            <w:bottom w:val="none" w:sz="0" w:space="0" w:color="auto"/>
            <w:right w:val="none" w:sz="0" w:space="0" w:color="auto"/>
          </w:divBdr>
        </w:div>
        <w:div w:id="820654199">
          <w:marLeft w:val="480"/>
          <w:marRight w:val="0"/>
          <w:marTop w:val="0"/>
          <w:marBottom w:val="0"/>
          <w:divBdr>
            <w:top w:val="none" w:sz="0" w:space="0" w:color="auto"/>
            <w:left w:val="none" w:sz="0" w:space="0" w:color="auto"/>
            <w:bottom w:val="none" w:sz="0" w:space="0" w:color="auto"/>
            <w:right w:val="none" w:sz="0" w:space="0" w:color="auto"/>
          </w:divBdr>
        </w:div>
        <w:div w:id="841891892">
          <w:marLeft w:val="480"/>
          <w:marRight w:val="0"/>
          <w:marTop w:val="0"/>
          <w:marBottom w:val="0"/>
          <w:divBdr>
            <w:top w:val="none" w:sz="0" w:space="0" w:color="auto"/>
            <w:left w:val="none" w:sz="0" w:space="0" w:color="auto"/>
            <w:bottom w:val="none" w:sz="0" w:space="0" w:color="auto"/>
            <w:right w:val="none" w:sz="0" w:space="0" w:color="auto"/>
          </w:divBdr>
        </w:div>
        <w:div w:id="875386529">
          <w:marLeft w:val="480"/>
          <w:marRight w:val="0"/>
          <w:marTop w:val="0"/>
          <w:marBottom w:val="0"/>
          <w:divBdr>
            <w:top w:val="none" w:sz="0" w:space="0" w:color="auto"/>
            <w:left w:val="none" w:sz="0" w:space="0" w:color="auto"/>
            <w:bottom w:val="none" w:sz="0" w:space="0" w:color="auto"/>
            <w:right w:val="none" w:sz="0" w:space="0" w:color="auto"/>
          </w:divBdr>
        </w:div>
        <w:div w:id="909072892">
          <w:marLeft w:val="480"/>
          <w:marRight w:val="0"/>
          <w:marTop w:val="0"/>
          <w:marBottom w:val="0"/>
          <w:divBdr>
            <w:top w:val="none" w:sz="0" w:space="0" w:color="auto"/>
            <w:left w:val="none" w:sz="0" w:space="0" w:color="auto"/>
            <w:bottom w:val="none" w:sz="0" w:space="0" w:color="auto"/>
            <w:right w:val="none" w:sz="0" w:space="0" w:color="auto"/>
          </w:divBdr>
        </w:div>
        <w:div w:id="924728817">
          <w:marLeft w:val="480"/>
          <w:marRight w:val="0"/>
          <w:marTop w:val="0"/>
          <w:marBottom w:val="0"/>
          <w:divBdr>
            <w:top w:val="none" w:sz="0" w:space="0" w:color="auto"/>
            <w:left w:val="none" w:sz="0" w:space="0" w:color="auto"/>
            <w:bottom w:val="none" w:sz="0" w:space="0" w:color="auto"/>
            <w:right w:val="none" w:sz="0" w:space="0" w:color="auto"/>
          </w:divBdr>
        </w:div>
        <w:div w:id="960696202">
          <w:marLeft w:val="480"/>
          <w:marRight w:val="0"/>
          <w:marTop w:val="0"/>
          <w:marBottom w:val="0"/>
          <w:divBdr>
            <w:top w:val="none" w:sz="0" w:space="0" w:color="auto"/>
            <w:left w:val="none" w:sz="0" w:space="0" w:color="auto"/>
            <w:bottom w:val="none" w:sz="0" w:space="0" w:color="auto"/>
            <w:right w:val="none" w:sz="0" w:space="0" w:color="auto"/>
          </w:divBdr>
        </w:div>
        <w:div w:id="980886159">
          <w:marLeft w:val="480"/>
          <w:marRight w:val="0"/>
          <w:marTop w:val="0"/>
          <w:marBottom w:val="0"/>
          <w:divBdr>
            <w:top w:val="none" w:sz="0" w:space="0" w:color="auto"/>
            <w:left w:val="none" w:sz="0" w:space="0" w:color="auto"/>
            <w:bottom w:val="none" w:sz="0" w:space="0" w:color="auto"/>
            <w:right w:val="none" w:sz="0" w:space="0" w:color="auto"/>
          </w:divBdr>
        </w:div>
        <w:div w:id="993606013">
          <w:marLeft w:val="480"/>
          <w:marRight w:val="0"/>
          <w:marTop w:val="0"/>
          <w:marBottom w:val="0"/>
          <w:divBdr>
            <w:top w:val="none" w:sz="0" w:space="0" w:color="auto"/>
            <w:left w:val="none" w:sz="0" w:space="0" w:color="auto"/>
            <w:bottom w:val="none" w:sz="0" w:space="0" w:color="auto"/>
            <w:right w:val="none" w:sz="0" w:space="0" w:color="auto"/>
          </w:divBdr>
        </w:div>
        <w:div w:id="1007094893">
          <w:marLeft w:val="480"/>
          <w:marRight w:val="0"/>
          <w:marTop w:val="0"/>
          <w:marBottom w:val="0"/>
          <w:divBdr>
            <w:top w:val="none" w:sz="0" w:space="0" w:color="auto"/>
            <w:left w:val="none" w:sz="0" w:space="0" w:color="auto"/>
            <w:bottom w:val="none" w:sz="0" w:space="0" w:color="auto"/>
            <w:right w:val="none" w:sz="0" w:space="0" w:color="auto"/>
          </w:divBdr>
        </w:div>
      </w:divsChild>
    </w:div>
    <w:div w:id="817722990">
      <w:bodyDiv w:val="1"/>
      <w:marLeft w:val="0"/>
      <w:marRight w:val="0"/>
      <w:marTop w:val="0"/>
      <w:marBottom w:val="0"/>
      <w:divBdr>
        <w:top w:val="none" w:sz="0" w:space="0" w:color="auto"/>
        <w:left w:val="none" w:sz="0" w:space="0" w:color="auto"/>
        <w:bottom w:val="none" w:sz="0" w:space="0" w:color="auto"/>
        <w:right w:val="none" w:sz="0" w:space="0" w:color="auto"/>
      </w:divBdr>
    </w:div>
    <w:div w:id="817917819">
      <w:bodyDiv w:val="1"/>
      <w:marLeft w:val="0"/>
      <w:marRight w:val="0"/>
      <w:marTop w:val="0"/>
      <w:marBottom w:val="0"/>
      <w:divBdr>
        <w:top w:val="none" w:sz="0" w:space="0" w:color="auto"/>
        <w:left w:val="none" w:sz="0" w:space="0" w:color="auto"/>
        <w:bottom w:val="none" w:sz="0" w:space="0" w:color="auto"/>
        <w:right w:val="none" w:sz="0" w:space="0" w:color="auto"/>
      </w:divBdr>
    </w:div>
    <w:div w:id="818035657">
      <w:bodyDiv w:val="1"/>
      <w:marLeft w:val="0"/>
      <w:marRight w:val="0"/>
      <w:marTop w:val="0"/>
      <w:marBottom w:val="0"/>
      <w:divBdr>
        <w:top w:val="none" w:sz="0" w:space="0" w:color="auto"/>
        <w:left w:val="none" w:sz="0" w:space="0" w:color="auto"/>
        <w:bottom w:val="none" w:sz="0" w:space="0" w:color="auto"/>
        <w:right w:val="none" w:sz="0" w:space="0" w:color="auto"/>
      </w:divBdr>
    </w:div>
    <w:div w:id="818225860">
      <w:bodyDiv w:val="1"/>
      <w:marLeft w:val="0"/>
      <w:marRight w:val="0"/>
      <w:marTop w:val="0"/>
      <w:marBottom w:val="0"/>
      <w:divBdr>
        <w:top w:val="none" w:sz="0" w:space="0" w:color="auto"/>
        <w:left w:val="none" w:sz="0" w:space="0" w:color="auto"/>
        <w:bottom w:val="none" w:sz="0" w:space="0" w:color="auto"/>
        <w:right w:val="none" w:sz="0" w:space="0" w:color="auto"/>
      </w:divBdr>
    </w:div>
    <w:div w:id="818226563">
      <w:bodyDiv w:val="1"/>
      <w:marLeft w:val="0"/>
      <w:marRight w:val="0"/>
      <w:marTop w:val="0"/>
      <w:marBottom w:val="0"/>
      <w:divBdr>
        <w:top w:val="none" w:sz="0" w:space="0" w:color="auto"/>
        <w:left w:val="none" w:sz="0" w:space="0" w:color="auto"/>
        <w:bottom w:val="none" w:sz="0" w:space="0" w:color="auto"/>
        <w:right w:val="none" w:sz="0" w:space="0" w:color="auto"/>
      </w:divBdr>
    </w:div>
    <w:div w:id="818888159">
      <w:bodyDiv w:val="1"/>
      <w:marLeft w:val="0"/>
      <w:marRight w:val="0"/>
      <w:marTop w:val="0"/>
      <w:marBottom w:val="0"/>
      <w:divBdr>
        <w:top w:val="none" w:sz="0" w:space="0" w:color="auto"/>
        <w:left w:val="none" w:sz="0" w:space="0" w:color="auto"/>
        <w:bottom w:val="none" w:sz="0" w:space="0" w:color="auto"/>
        <w:right w:val="none" w:sz="0" w:space="0" w:color="auto"/>
      </w:divBdr>
    </w:div>
    <w:div w:id="819032769">
      <w:bodyDiv w:val="1"/>
      <w:marLeft w:val="0"/>
      <w:marRight w:val="0"/>
      <w:marTop w:val="0"/>
      <w:marBottom w:val="0"/>
      <w:divBdr>
        <w:top w:val="none" w:sz="0" w:space="0" w:color="auto"/>
        <w:left w:val="none" w:sz="0" w:space="0" w:color="auto"/>
        <w:bottom w:val="none" w:sz="0" w:space="0" w:color="auto"/>
        <w:right w:val="none" w:sz="0" w:space="0" w:color="auto"/>
      </w:divBdr>
    </w:div>
    <w:div w:id="819345776">
      <w:bodyDiv w:val="1"/>
      <w:marLeft w:val="0"/>
      <w:marRight w:val="0"/>
      <w:marTop w:val="0"/>
      <w:marBottom w:val="0"/>
      <w:divBdr>
        <w:top w:val="none" w:sz="0" w:space="0" w:color="auto"/>
        <w:left w:val="none" w:sz="0" w:space="0" w:color="auto"/>
        <w:bottom w:val="none" w:sz="0" w:space="0" w:color="auto"/>
        <w:right w:val="none" w:sz="0" w:space="0" w:color="auto"/>
      </w:divBdr>
    </w:div>
    <w:div w:id="819422583">
      <w:bodyDiv w:val="1"/>
      <w:marLeft w:val="0"/>
      <w:marRight w:val="0"/>
      <w:marTop w:val="0"/>
      <w:marBottom w:val="0"/>
      <w:divBdr>
        <w:top w:val="none" w:sz="0" w:space="0" w:color="auto"/>
        <w:left w:val="none" w:sz="0" w:space="0" w:color="auto"/>
        <w:bottom w:val="none" w:sz="0" w:space="0" w:color="auto"/>
        <w:right w:val="none" w:sz="0" w:space="0" w:color="auto"/>
      </w:divBdr>
    </w:div>
    <w:div w:id="819611422">
      <w:bodyDiv w:val="1"/>
      <w:marLeft w:val="0"/>
      <w:marRight w:val="0"/>
      <w:marTop w:val="0"/>
      <w:marBottom w:val="0"/>
      <w:divBdr>
        <w:top w:val="none" w:sz="0" w:space="0" w:color="auto"/>
        <w:left w:val="none" w:sz="0" w:space="0" w:color="auto"/>
        <w:bottom w:val="none" w:sz="0" w:space="0" w:color="auto"/>
        <w:right w:val="none" w:sz="0" w:space="0" w:color="auto"/>
      </w:divBdr>
    </w:div>
    <w:div w:id="819660314">
      <w:bodyDiv w:val="1"/>
      <w:marLeft w:val="0"/>
      <w:marRight w:val="0"/>
      <w:marTop w:val="0"/>
      <w:marBottom w:val="0"/>
      <w:divBdr>
        <w:top w:val="none" w:sz="0" w:space="0" w:color="auto"/>
        <w:left w:val="none" w:sz="0" w:space="0" w:color="auto"/>
        <w:bottom w:val="none" w:sz="0" w:space="0" w:color="auto"/>
        <w:right w:val="none" w:sz="0" w:space="0" w:color="auto"/>
      </w:divBdr>
    </w:div>
    <w:div w:id="819806889">
      <w:bodyDiv w:val="1"/>
      <w:marLeft w:val="0"/>
      <w:marRight w:val="0"/>
      <w:marTop w:val="0"/>
      <w:marBottom w:val="0"/>
      <w:divBdr>
        <w:top w:val="none" w:sz="0" w:space="0" w:color="auto"/>
        <w:left w:val="none" w:sz="0" w:space="0" w:color="auto"/>
        <w:bottom w:val="none" w:sz="0" w:space="0" w:color="auto"/>
        <w:right w:val="none" w:sz="0" w:space="0" w:color="auto"/>
      </w:divBdr>
    </w:div>
    <w:div w:id="819856282">
      <w:bodyDiv w:val="1"/>
      <w:marLeft w:val="0"/>
      <w:marRight w:val="0"/>
      <w:marTop w:val="0"/>
      <w:marBottom w:val="0"/>
      <w:divBdr>
        <w:top w:val="none" w:sz="0" w:space="0" w:color="auto"/>
        <w:left w:val="none" w:sz="0" w:space="0" w:color="auto"/>
        <w:bottom w:val="none" w:sz="0" w:space="0" w:color="auto"/>
        <w:right w:val="none" w:sz="0" w:space="0" w:color="auto"/>
      </w:divBdr>
    </w:div>
    <w:div w:id="820078158">
      <w:bodyDiv w:val="1"/>
      <w:marLeft w:val="0"/>
      <w:marRight w:val="0"/>
      <w:marTop w:val="0"/>
      <w:marBottom w:val="0"/>
      <w:divBdr>
        <w:top w:val="none" w:sz="0" w:space="0" w:color="auto"/>
        <w:left w:val="none" w:sz="0" w:space="0" w:color="auto"/>
        <w:bottom w:val="none" w:sz="0" w:space="0" w:color="auto"/>
        <w:right w:val="none" w:sz="0" w:space="0" w:color="auto"/>
      </w:divBdr>
    </w:div>
    <w:div w:id="820269744">
      <w:bodyDiv w:val="1"/>
      <w:marLeft w:val="0"/>
      <w:marRight w:val="0"/>
      <w:marTop w:val="0"/>
      <w:marBottom w:val="0"/>
      <w:divBdr>
        <w:top w:val="none" w:sz="0" w:space="0" w:color="auto"/>
        <w:left w:val="none" w:sz="0" w:space="0" w:color="auto"/>
        <w:bottom w:val="none" w:sz="0" w:space="0" w:color="auto"/>
        <w:right w:val="none" w:sz="0" w:space="0" w:color="auto"/>
      </w:divBdr>
    </w:div>
    <w:div w:id="820385114">
      <w:bodyDiv w:val="1"/>
      <w:marLeft w:val="0"/>
      <w:marRight w:val="0"/>
      <w:marTop w:val="0"/>
      <w:marBottom w:val="0"/>
      <w:divBdr>
        <w:top w:val="none" w:sz="0" w:space="0" w:color="auto"/>
        <w:left w:val="none" w:sz="0" w:space="0" w:color="auto"/>
        <w:bottom w:val="none" w:sz="0" w:space="0" w:color="auto"/>
        <w:right w:val="none" w:sz="0" w:space="0" w:color="auto"/>
      </w:divBdr>
    </w:div>
    <w:div w:id="820463886">
      <w:bodyDiv w:val="1"/>
      <w:marLeft w:val="0"/>
      <w:marRight w:val="0"/>
      <w:marTop w:val="0"/>
      <w:marBottom w:val="0"/>
      <w:divBdr>
        <w:top w:val="none" w:sz="0" w:space="0" w:color="auto"/>
        <w:left w:val="none" w:sz="0" w:space="0" w:color="auto"/>
        <w:bottom w:val="none" w:sz="0" w:space="0" w:color="auto"/>
        <w:right w:val="none" w:sz="0" w:space="0" w:color="auto"/>
      </w:divBdr>
      <w:divsChild>
        <w:div w:id="11149600">
          <w:marLeft w:val="480"/>
          <w:marRight w:val="0"/>
          <w:marTop w:val="0"/>
          <w:marBottom w:val="0"/>
          <w:divBdr>
            <w:top w:val="none" w:sz="0" w:space="0" w:color="auto"/>
            <w:left w:val="none" w:sz="0" w:space="0" w:color="auto"/>
            <w:bottom w:val="none" w:sz="0" w:space="0" w:color="auto"/>
            <w:right w:val="none" w:sz="0" w:space="0" w:color="auto"/>
          </w:divBdr>
        </w:div>
        <w:div w:id="11953134">
          <w:marLeft w:val="480"/>
          <w:marRight w:val="0"/>
          <w:marTop w:val="0"/>
          <w:marBottom w:val="0"/>
          <w:divBdr>
            <w:top w:val="none" w:sz="0" w:space="0" w:color="auto"/>
            <w:left w:val="none" w:sz="0" w:space="0" w:color="auto"/>
            <w:bottom w:val="none" w:sz="0" w:space="0" w:color="auto"/>
            <w:right w:val="none" w:sz="0" w:space="0" w:color="auto"/>
          </w:divBdr>
        </w:div>
        <w:div w:id="45569731">
          <w:marLeft w:val="480"/>
          <w:marRight w:val="0"/>
          <w:marTop w:val="0"/>
          <w:marBottom w:val="0"/>
          <w:divBdr>
            <w:top w:val="none" w:sz="0" w:space="0" w:color="auto"/>
            <w:left w:val="none" w:sz="0" w:space="0" w:color="auto"/>
            <w:bottom w:val="none" w:sz="0" w:space="0" w:color="auto"/>
            <w:right w:val="none" w:sz="0" w:space="0" w:color="auto"/>
          </w:divBdr>
        </w:div>
        <w:div w:id="146557267">
          <w:marLeft w:val="480"/>
          <w:marRight w:val="0"/>
          <w:marTop w:val="0"/>
          <w:marBottom w:val="0"/>
          <w:divBdr>
            <w:top w:val="none" w:sz="0" w:space="0" w:color="auto"/>
            <w:left w:val="none" w:sz="0" w:space="0" w:color="auto"/>
            <w:bottom w:val="none" w:sz="0" w:space="0" w:color="auto"/>
            <w:right w:val="none" w:sz="0" w:space="0" w:color="auto"/>
          </w:divBdr>
        </w:div>
        <w:div w:id="174610312">
          <w:marLeft w:val="480"/>
          <w:marRight w:val="0"/>
          <w:marTop w:val="0"/>
          <w:marBottom w:val="0"/>
          <w:divBdr>
            <w:top w:val="none" w:sz="0" w:space="0" w:color="auto"/>
            <w:left w:val="none" w:sz="0" w:space="0" w:color="auto"/>
            <w:bottom w:val="none" w:sz="0" w:space="0" w:color="auto"/>
            <w:right w:val="none" w:sz="0" w:space="0" w:color="auto"/>
          </w:divBdr>
        </w:div>
        <w:div w:id="176119422">
          <w:marLeft w:val="480"/>
          <w:marRight w:val="0"/>
          <w:marTop w:val="0"/>
          <w:marBottom w:val="0"/>
          <w:divBdr>
            <w:top w:val="none" w:sz="0" w:space="0" w:color="auto"/>
            <w:left w:val="none" w:sz="0" w:space="0" w:color="auto"/>
            <w:bottom w:val="none" w:sz="0" w:space="0" w:color="auto"/>
            <w:right w:val="none" w:sz="0" w:space="0" w:color="auto"/>
          </w:divBdr>
        </w:div>
        <w:div w:id="217517477">
          <w:marLeft w:val="480"/>
          <w:marRight w:val="0"/>
          <w:marTop w:val="0"/>
          <w:marBottom w:val="0"/>
          <w:divBdr>
            <w:top w:val="none" w:sz="0" w:space="0" w:color="auto"/>
            <w:left w:val="none" w:sz="0" w:space="0" w:color="auto"/>
            <w:bottom w:val="none" w:sz="0" w:space="0" w:color="auto"/>
            <w:right w:val="none" w:sz="0" w:space="0" w:color="auto"/>
          </w:divBdr>
        </w:div>
        <w:div w:id="231500789">
          <w:marLeft w:val="480"/>
          <w:marRight w:val="0"/>
          <w:marTop w:val="0"/>
          <w:marBottom w:val="0"/>
          <w:divBdr>
            <w:top w:val="none" w:sz="0" w:space="0" w:color="auto"/>
            <w:left w:val="none" w:sz="0" w:space="0" w:color="auto"/>
            <w:bottom w:val="none" w:sz="0" w:space="0" w:color="auto"/>
            <w:right w:val="none" w:sz="0" w:space="0" w:color="auto"/>
          </w:divBdr>
        </w:div>
        <w:div w:id="242956228">
          <w:marLeft w:val="480"/>
          <w:marRight w:val="0"/>
          <w:marTop w:val="0"/>
          <w:marBottom w:val="0"/>
          <w:divBdr>
            <w:top w:val="none" w:sz="0" w:space="0" w:color="auto"/>
            <w:left w:val="none" w:sz="0" w:space="0" w:color="auto"/>
            <w:bottom w:val="none" w:sz="0" w:space="0" w:color="auto"/>
            <w:right w:val="none" w:sz="0" w:space="0" w:color="auto"/>
          </w:divBdr>
        </w:div>
        <w:div w:id="308442894">
          <w:marLeft w:val="480"/>
          <w:marRight w:val="0"/>
          <w:marTop w:val="0"/>
          <w:marBottom w:val="0"/>
          <w:divBdr>
            <w:top w:val="none" w:sz="0" w:space="0" w:color="auto"/>
            <w:left w:val="none" w:sz="0" w:space="0" w:color="auto"/>
            <w:bottom w:val="none" w:sz="0" w:space="0" w:color="auto"/>
            <w:right w:val="none" w:sz="0" w:space="0" w:color="auto"/>
          </w:divBdr>
        </w:div>
        <w:div w:id="368796902">
          <w:marLeft w:val="480"/>
          <w:marRight w:val="0"/>
          <w:marTop w:val="0"/>
          <w:marBottom w:val="0"/>
          <w:divBdr>
            <w:top w:val="none" w:sz="0" w:space="0" w:color="auto"/>
            <w:left w:val="none" w:sz="0" w:space="0" w:color="auto"/>
            <w:bottom w:val="none" w:sz="0" w:space="0" w:color="auto"/>
            <w:right w:val="none" w:sz="0" w:space="0" w:color="auto"/>
          </w:divBdr>
        </w:div>
        <w:div w:id="391779598">
          <w:marLeft w:val="480"/>
          <w:marRight w:val="0"/>
          <w:marTop w:val="0"/>
          <w:marBottom w:val="0"/>
          <w:divBdr>
            <w:top w:val="none" w:sz="0" w:space="0" w:color="auto"/>
            <w:left w:val="none" w:sz="0" w:space="0" w:color="auto"/>
            <w:bottom w:val="none" w:sz="0" w:space="0" w:color="auto"/>
            <w:right w:val="none" w:sz="0" w:space="0" w:color="auto"/>
          </w:divBdr>
        </w:div>
        <w:div w:id="393478441">
          <w:marLeft w:val="480"/>
          <w:marRight w:val="0"/>
          <w:marTop w:val="0"/>
          <w:marBottom w:val="0"/>
          <w:divBdr>
            <w:top w:val="none" w:sz="0" w:space="0" w:color="auto"/>
            <w:left w:val="none" w:sz="0" w:space="0" w:color="auto"/>
            <w:bottom w:val="none" w:sz="0" w:space="0" w:color="auto"/>
            <w:right w:val="none" w:sz="0" w:space="0" w:color="auto"/>
          </w:divBdr>
        </w:div>
        <w:div w:id="393744107">
          <w:marLeft w:val="480"/>
          <w:marRight w:val="0"/>
          <w:marTop w:val="0"/>
          <w:marBottom w:val="0"/>
          <w:divBdr>
            <w:top w:val="none" w:sz="0" w:space="0" w:color="auto"/>
            <w:left w:val="none" w:sz="0" w:space="0" w:color="auto"/>
            <w:bottom w:val="none" w:sz="0" w:space="0" w:color="auto"/>
            <w:right w:val="none" w:sz="0" w:space="0" w:color="auto"/>
          </w:divBdr>
        </w:div>
        <w:div w:id="428505531">
          <w:marLeft w:val="480"/>
          <w:marRight w:val="0"/>
          <w:marTop w:val="0"/>
          <w:marBottom w:val="0"/>
          <w:divBdr>
            <w:top w:val="none" w:sz="0" w:space="0" w:color="auto"/>
            <w:left w:val="none" w:sz="0" w:space="0" w:color="auto"/>
            <w:bottom w:val="none" w:sz="0" w:space="0" w:color="auto"/>
            <w:right w:val="none" w:sz="0" w:space="0" w:color="auto"/>
          </w:divBdr>
        </w:div>
        <w:div w:id="472020710">
          <w:marLeft w:val="480"/>
          <w:marRight w:val="0"/>
          <w:marTop w:val="0"/>
          <w:marBottom w:val="0"/>
          <w:divBdr>
            <w:top w:val="none" w:sz="0" w:space="0" w:color="auto"/>
            <w:left w:val="none" w:sz="0" w:space="0" w:color="auto"/>
            <w:bottom w:val="none" w:sz="0" w:space="0" w:color="auto"/>
            <w:right w:val="none" w:sz="0" w:space="0" w:color="auto"/>
          </w:divBdr>
        </w:div>
        <w:div w:id="515264807">
          <w:marLeft w:val="480"/>
          <w:marRight w:val="0"/>
          <w:marTop w:val="0"/>
          <w:marBottom w:val="0"/>
          <w:divBdr>
            <w:top w:val="none" w:sz="0" w:space="0" w:color="auto"/>
            <w:left w:val="none" w:sz="0" w:space="0" w:color="auto"/>
            <w:bottom w:val="none" w:sz="0" w:space="0" w:color="auto"/>
            <w:right w:val="none" w:sz="0" w:space="0" w:color="auto"/>
          </w:divBdr>
        </w:div>
        <w:div w:id="519903406">
          <w:marLeft w:val="480"/>
          <w:marRight w:val="0"/>
          <w:marTop w:val="0"/>
          <w:marBottom w:val="0"/>
          <w:divBdr>
            <w:top w:val="none" w:sz="0" w:space="0" w:color="auto"/>
            <w:left w:val="none" w:sz="0" w:space="0" w:color="auto"/>
            <w:bottom w:val="none" w:sz="0" w:space="0" w:color="auto"/>
            <w:right w:val="none" w:sz="0" w:space="0" w:color="auto"/>
          </w:divBdr>
        </w:div>
        <w:div w:id="521826935">
          <w:marLeft w:val="480"/>
          <w:marRight w:val="0"/>
          <w:marTop w:val="0"/>
          <w:marBottom w:val="0"/>
          <w:divBdr>
            <w:top w:val="none" w:sz="0" w:space="0" w:color="auto"/>
            <w:left w:val="none" w:sz="0" w:space="0" w:color="auto"/>
            <w:bottom w:val="none" w:sz="0" w:space="0" w:color="auto"/>
            <w:right w:val="none" w:sz="0" w:space="0" w:color="auto"/>
          </w:divBdr>
        </w:div>
        <w:div w:id="530648462">
          <w:marLeft w:val="480"/>
          <w:marRight w:val="0"/>
          <w:marTop w:val="0"/>
          <w:marBottom w:val="0"/>
          <w:divBdr>
            <w:top w:val="none" w:sz="0" w:space="0" w:color="auto"/>
            <w:left w:val="none" w:sz="0" w:space="0" w:color="auto"/>
            <w:bottom w:val="none" w:sz="0" w:space="0" w:color="auto"/>
            <w:right w:val="none" w:sz="0" w:space="0" w:color="auto"/>
          </w:divBdr>
        </w:div>
        <w:div w:id="538858158">
          <w:marLeft w:val="480"/>
          <w:marRight w:val="0"/>
          <w:marTop w:val="0"/>
          <w:marBottom w:val="0"/>
          <w:divBdr>
            <w:top w:val="none" w:sz="0" w:space="0" w:color="auto"/>
            <w:left w:val="none" w:sz="0" w:space="0" w:color="auto"/>
            <w:bottom w:val="none" w:sz="0" w:space="0" w:color="auto"/>
            <w:right w:val="none" w:sz="0" w:space="0" w:color="auto"/>
          </w:divBdr>
        </w:div>
        <w:div w:id="572617424">
          <w:marLeft w:val="480"/>
          <w:marRight w:val="0"/>
          <w:marTop w:val="0"/>
          <w:marBottom w:val="0"/>
          <w:divBdr>
            <w:top w:val="none" w:sz="0" w:space="0" w:color="auto"/>
            <w:left w:val="none" w:sz="0" w:space="0" w:color="auto"/>
            <w:bottom w:val="none" w:sz="0" w:space="0" w:color="auto"/>
            <w:right w:val="none" w:sz="0" w:space="0" w:color="auto"/>
          </w:divBdr>
        </w:div>
        <w:div w:id="605425151">
          <w:marLeft w:val="480"/>
          <w:marRight w:val="0"/>
          <w:marTop w:val="0"/>
          <w:marBottom w:val="0"/>
          <w:divBdr>
            <w:top w:val="none" w:sz="0" w:space="0" w:color="auto"/>
            <w:left w:val="none" w:sz="0" w:space="0" w:color="auto"/>
            <w:bottom w:val="none" w:sz="0" w:space="0" w:color="auto"/>
            <w:right w:val="none" w:sz="0" w:space="0" w:color="auto"/>
          </w:divBdr>
        </w:div>
        <w:div w:id="615261668">
          <w:marLeft w:val="480"/>
          <w:marRight w:val="0"/>
          <w:marTop w:val="0"/>
          <w:marBottom w:val="0"/>
          <w:divBdr>
            <w:top w:val="none" w:sz="0" w:space="0" w:color="auto"/>
            <w:left w:val="none" w:sz="0" w:space="0" w:color="auto"/>
            <w:bottom w:val="none" w:sz="0" w:space="0" w:color="auto"/>
            <w:right w:val="none" w:sz="0" w:space="0" w:color="auto"/>
          </w:divBdr>
        </w:div>
        <w:div w:id="625740061">
          <w:marLeft w:val="480"/>
          <w:marRight w:val="0"/>
          <w:marTop w:val="0"/>
          <w:marBottom w:val="0"/>
          <w:divBdr>
            <w:top w:val="none" w:sz="0" w:space="0" w:color="auto"/>
            <w:left w:val="none" w:sz="0" w:space="0" w:color="auto"/>
            <w:bottom w:val="none" w:sz="0" w:space="0" w:color="auto"/>
            <w:right w:val="none" w:sz="0" w:space="0" w:color="auto"/>
          </w:divBdr>
        </w:div>
        <w:div w:id="630794502">
          <w:marLeft w:val="480"/>
          <w:marRight w:val="0"/>
          <w:marTop w:val="0"/>
          <w:marBottom w:val="0"/>
          <w:divBdr>
            <w:top w:val="none" w:sz="0" w:space="0" w:color="auto"/>
            <w:left w:val="none" w:sz="0" w:space="0" w:color="auto"/>
            <w:bottom w:val="none" w:sz="0" w:space="0" w:color="auto"/>
            <w:right w:val="none" w:sz="0" w:space="0" w:color="auto"/>
          </w:divBdr>
        </w:div>
        <w:div w:id="673798569">
          <w:marLeft w:val="480"/>
          <w:marRight w:val="0"/>
          <w:marTop w:val="0"/>
          <w:marBottom w:val="0"/>
          <w:divBdr>
            <w:top w:val="none" w:sz="0" w:space="0" w:color="auto"/>
            <w:left w:val="none" w:sz="0" w:space="0" w:color="auto"/>
            <w:bottom w:val="none" w:sz="0" w:space="0" w:color="auto"/>
            <w:right w:val="none" w:sz="0" w:space="0" w:color="auto"/>
          </w:divBdr>
        </w:div>
        <w:div w:id="700938474">
          <w:marLeft w:val="480"/>
          <w:marRight w:val="0"/>
          <w:marTop w:val="0"/>
          <w:marBottom w:val="0"/>
          <w:divBdr>
            <w:top w:val="none" w:sz="0" w:space="0" w:color="auto"/>
            <w:left w:val="none" w:sz="0" w:space="0" w:color="auto"/>
            <w:bottom w:val="none" w:sz="0" w:space="0" w:color="auto"/>
            <w:right w:val="none" w:sz="0" w:space="0" w:color="auto"/>
          </w:divBdr>
        </w:div>
        <w:div w:id="814878287">
          <w:marLeft w:val="480"/>
          <w:marRight w:val="0"/>
          <w:marTop w:val="0"/>
          <w:marBottom w:val="0"/>
          <w:divBdr>
            <w:top w:val="none" w:sz="0" w:space="0" w:color="auto"/>
            <w:left w:val="none" w:sz="0" w:space="0" w:color="auto"/>
            <w:bottom w:val="none" w:sz="0" w:space="0" w:color="auto"/>
            <w:right w:val="none" w:sz="0" w:space="0" w:color="auto"/>
          </w:divBdr>
        </w:div>
        <w:div w:id="860046970">
          <w:marLeft w:val="480"/>
          <w:marRight w:val="0"/>
          <w:marTop w:val="0"/>
          <w:marBottom w:val="0"/>
          <w:divBdr>
            <w:top w:val="none" w:sz="0" w:space="0" w:color="auto"/>
            <w:left w:val="none" w:sz="0" w:space="0" w:color="auto"/>
            <w:bottom w:val="none" w:sz="0" w:space="0" w:color="auto"/>
            <w:right w:val="none" w:sz="0" w:space="0" w:color="auto"/>
          </w:divBdr>
        </w:div>
        <w:div w:id="877593502">
          <w:marLeft w:val="480"/>
          <w:marRight w:val="0"/>
          <w:marTop w:val="0"/>
          <w:marBottom w:val="0"/>
          <w:divBdr>
            <w:top w:val="none" w:sz="0" w:space="0" w:color="auto"/>
            <w:left w:val="none" w:sz="0" w:space="0" w:color="auto"/>
            <w:bottom w:val="none" w:sz="0" w:space="0" w:color="auto"/>
            <w:right w:val="none" w:sz="0" w:space="0" w:color="auto"/>
          </w:divBdr>
        </w:div>
        <w:div w:id="894505354">
          <w:marLeft w:val="480"/>
          <w:marRight w:val="0"/>
          <w:marTop w:val="0"/>
          <w:marBottom w:val="0"/>
          <w:divBdr>
            <w:top w:val="none" w:sz="0" w:space="0" w:color="auto"/>
            <w:left w:val="none" w:sz="0" w:space="0" w:color="auto"/>
            <w:bottom w:val="none" w:sz="0" w:space="0" w:color="auto"/>
            <w:right w:val="none" w:sz="0" w:space="0" w:color="auto"/>
          </w:divBdr>
        </w:div>
        <w:div w:id="911232952">
          <w:marLeft w:val="480"/>
          <w:marRight w:val="0"/>
          <w:marTop w:val="0"/>
          <w:marBottom w:val="0"/>
          <w:divBdr>
            <w:top w:val="none" w:sz="0" w:space="0" w:color="auto"/>
            <w:left w:val="none" w:sz="0" w:space="0" w:color="auto"/>
            <w:bottom w:val="none" w:sz="0" w:space="0" w:color="auto"/>
            <w:right w:val="none" w:sz="0" w:space="0" w:color="auto"/>
          </w:divBdr>
        </w:div>
        <w:div w:id="924388117">
          <w:marLeft w:val="480"/>
          <w:marRight w:val="0"/>
          <w:marTop w:val="0"/>
          <w:marBottom w:val="0"/>
          <w:divBdr>
            <w:top w:val="none" w:sz="0" w:space="0" w:color="auto"/>
            <w:left w:val="none" w:sz="0" w:space="0" w:color="auto"/>
            <w:bottom w:val="none" w:sz="0" w:space="0" w:color="auto"/>
            <w:right w:val="none" w:sz="0" w:space="0" w:color="auto"/>
          </w:divBdr>
        </w:div>
        <w:div w:id="972368625">
          <w:marLeft w:val="480"/>
          <w:marRight w:val="0"/>
          <w:marTop w:val="0"/>
          <w:marBottom w:val="0"/>
          <w:divBdr>
            <w:top w:val="none" w:sz="0" w:space="0" w:color="auto"/>
            <w:left w:val="none" w:sz="0" w:space="0" w:color="auto"/>
            <w:bottom w:val="none" w:sz="0" w:space="0" w:color="auto"/>
            <w:right w:val="none" w:sz="0" w:space="0" w:color="auto"/>
          </w:divBdr>
        </w:div>
      </w:divsChild>
    </w:div>
    <w:div w:id="821315647">
      <w:bodyDiv w:val="1"/>
      <w:marLeft w:val="0"/>
      <w:marRight w:val="0"/>
      <w:marTop w:val="0"/>
      <w:marBottom w:val="0"/>
      <w:divBdr>
        <w:top w:val="none" w:sz="0" w:space="0" w:color="auto"/>
        <w:left w:val="none" w:sz="0" w:space="0" w:color="auto"/>
        <w:bottom w:val="none" w:sz="0" w:space="0" w:color="auto"/>
        <w:right w:val="none" w:sz="0" w:space="0" w:color="auto"/>
      </w:divBdr>
    </w:div>
    <w:div w:id="821652651">
      <w:bodyDiv w:val="1"/>
      <w:marLeft w:val="0"/>
      <w:marRight w:val="0"/>
      <w:marTop w:val="0"/>
      <w:marBottom w:val="0"/>
      <w:divBdr>
        <w:top w:val="none" w:sz="0" w:space="0" w:color="auto"/>
        <w:left w:val="none" w:sz="0" w:space="0" w:color="auto"/>
        <w:bottom w:val="none" w:sz="0" w:space="0" w:color="auto"/>
        <w:right w:val="none" w:sz="0" w:space="0" w:color="auto"/>
      </w:divBdr>
    </w:div>
    <w:div w:id="822040846">
      <w:bodyDiv w:val="1"/>
      <w:marLeft w:val="0"/>
      <w:marRight w:val="0"/>
      <w:marTop w:val="0"/>
      <w:marBottom w:val="0"/>
      <w:divBdr>
        <w:top w:val="none" w:sz="0" w:space="0" w:color="auto"/>
        <w:left w:val="none" w:sz="0" w:space="0" w:color="auto"/>
        <w:bottom w:val="none" w:sz="0" w:space="0" w:color="auto"/>
        <w:right w:val="none" w:sz="0" w:space="0" w:color="auto"/>
      </w:divBdr>
    </w:div>
    <w:div w:id="822307559">
      <w:bodyDiv w:val="1"/>
      <w:marLeft w:val="0"/>
      <w:marRight w:val="0"/>
      <w:marTop w:val="0"/>
      <w:marBottom w:val="0"/>
      <w:divBdr>
        <w:top w:val="none" w:sz="0" w:space="0" w:color="auto"/>
        <w:left w:val="none" w:sz="0" w:space="0" w:color="auto"/>
        <w:bottom w:val="none" w:sz="0" w:space="0" w:color="auto"/>
        <w:right w:val="none" w:sz="0" w:space="0" w:color="auto"/>
      </w:divBdr>
    </w:div>
    <w:div w:id="822939196">
      <w:bodyDiv w:val="1"/>
      <w:marLeft w:val="0"/>
      <w:marRight w:val="0"/>
      <w:marTop w:val="0"/>
      <w:marBottom w:val="0"/>
      <w:divBdr>
        <w:top w:val="none" w:sz="0" w:space="0" w:color="auto"/>
        <w:left w:val="none" w:sz="0" w:space="0" w:color="auto"/>
        <w:bottom w:val="none" w:sz="0" w:space="0" w:color="auto"/>
        <w:right w:val="none" w:sz="0" w:space="0" w:color="auto"/>
      </w:divBdr>
    </w:div>
    <w:div w:id="823087686">
      <w:bodyDiv w:val="1"/>
      <w:marLeft w:val="0"/>
      <w:marRight w:val="0"/>
      <w:marTop w:val="0"/>
      <w:marBottom w:val="0"/>
      <w:divBdr>
        <w:top w:val="none" w:sz="0" w:space="0" w:color="auto"/>
        <w:left w:val="none" w:sz="0" w:space="0" w:color="auto"/>
        <w:bottom w:val="none" w:sz="0" w:space="0" w:color="auto"/>
        <w:right w:val="none" w:sz="0" w:space="0" w:color="auto"/>
      </w:divBdr>
    </w:div>
    <w:div w:id="823467837">
      <w:bodyDiv w:val="1"/>
      <w:marLeft w:val="0"/>
      <w:marRight w:val="0"/>
      <w:marTop w:val="0"/>
      <w:marBottom w:val="0"/>
      <w:divBdr>
        <w:top w:val="none" w:sz="0" w:space="0" w:color="auto"/>
        <w:left w:val="none" w:sz="0" w:space="0" w:color="auto"/>
        <w:bottom w:val="none" w:sz="0" w:space="0" w:color="auto"/>
        <w:right w:val="none" w:sz="0" w:space="0" w:color="auto"/>
      </w:divBdr>
    </w:div>
    <w:div w:id="823592038">
      <w:bodyDiv w:val="1"/>
      <w:marLeft w:val="0"/>
      <w:marRight w:val="0"/>
      <w:marTop w:val="0"/>
      <w:marBottom w:val="0"/>
      <w:divBdr>
        <w:top w:val="none" w:sz="0" w:space="0" w:color="auto"/>
        <w:left w:val="none" w:sz="0" w:space="0" w:color="auto"/>
        <w:bottom w:val="none" w:sz="0" w:space="0" w:color="auto"/>
        <w:right w:val="none" w:sz="0" w:space="0" w:color="auto"/>
      </w:divBdr>
    </w:div>
    <w:div w:id="823741624">
      <w:bodyDiv w:val="1"/>
      <w:marLeft w:val="0"/>
      <w:marRight w:val="0"/>
      <w:marTop w:val="0"/>
      <w:marBottom w:val="0"/>
      <w:divBdr>
        <w:top w:val="none" w:sz="0" w:space="0" w:color="auto"/>
        <w:left w:val="none" w:sz="0" w:space="0" w:color="auto"/>
        <w:bottom w:val="none" w:sz="0" w:space="0" w:color="auto"/>
        <w:right w:val="none" w:sz="0" w:space="0" w:color="auto"/>
      </w:divBdr>
      <w:divsChild>
        <w:div w:id="40522520">
          <w:marLeft w:val="480"/>
          <w:marRight w:val="0"/>
          <w:marTop w:val="0"/>
          <w:marBottom w:val="0"/>
          <w:divBdr>
            <w:top w:val="none" w:sz="0" w:space="0" w:color="auto"/>
            <w:left w:val="none" w:sz="0" w:space="0" w:color="auto"/>
            <w:bottom w:val="none" w:sz="0" w:space="0" w:color="auto"/>
            <w:right w:val="none" w:sz="0" w:space="0" w:color="auto"/>
          </w:divBdr>
        </w:div>
        <w:div w:id="42413072">
          <w:marLeft w:val="480"/>
          <w:marRight w:val="0"/>
          <w:marTop w:val="0"/>
          <w:marBottom w:val="0"/>
          <w:divBdr>
            <w:top w:val="none" w:sz="0" w:space="0" w:color="auto"/>
            <w:left w:val="none" w:sz="0" w:space="0" w:color="auto"/>
            <w:bottom w:val="none" w:sz="0" w:space="0" w:color="auto"/>
            <w:right w:val="none" w:sz="0" w:space="0" w:color="auto"/>
          </w:divBdr>
        </w:div>
        <w:div w:id="95683218">
          <w:marLeft w:val="480"/>
          <w:marRight w:val="0"/>
          <w:marTop w:val="0"/>
          <w:marBottom w:val="0"/>
          <w:divBdr>
            <w:top w:val="none" w:sz="0" w:space="0" w:color="auto"/>
            <w:left w:val="none" w:sz="0" w:space="0" w:color="auto"/>
            <w:bottom w:val="none" w:sz="0" w:space="0" w:color="auto"/>
            <w:right w:val="none" w:sz="0" w:space="0" w:color="auto"/>
          </w:divBdr>
        </w:div>
        <w:div w:id="170803544">
          <w:marLeft w:val="480"/>
          <w:marRight w:val="0"/>
          <w:marTop w:val="0"/>
          <w:marBottom w:val="0"/>
          <w:divBdr>
            <w:top w:val="none" w:sz="0" w:space="0" w:color="auto"/>
            <w:left w:val="none" w:sz="0" w:space="0" w:color="auto"/>
            <w:bottom w:val="none" w:sz="0" w:space="0" w:color="auto"/>
            <w:right w:val="none" w:sz="0" w:space="0" w:color="auto"/>
          </w:divBdr>
        </w:div>
        <w:div w:id="293754168">
          <w:marLeft w:val="480"/>
          <w:marRight w:val="0"/>
          <w:marTop w:val="0"/>
          <w:marBottom w:val="0"/>
          <w:divBdr>
            <w:top w:val="none" w:sz="0" w:space="0" w:color="auto"/>
            <w:left w:val="none" w:sz="0" w:space="0" w:color="auto"/>
            <w:bottom w:val="none" w:sz="0" w:space="0" w:color="auto"/>
            <w:right w:val="none" w:sz="0" w:space="0" w:color="auto"/>
          </w:divBdr>
        </w:div>
        <w:div w:id="299504950">
          <w:marLeft w:val="480"/>
          <w:marRight w:val="0"/>
          <w:marTop w:val="0"/>
          <w:marBottom w:val="0"/>
          <w:divBdr>
            <w:top w:val="none" w:sz="0" w:space="0" w:color="auto"/>
            <w:left w:val="none" w:sz="0" w:space="0" w:color="auto"/>
            <w:bottom w:val="none" w:sz="0" w:space="0" w:color="auto"/>
            <w:right w:val="none" w:sz="0" w:space="0" w:color="auto"/>
          </w:divBdr>
        </w:div>
        <w:div w:id="318651791">
          <w:marLeft w:val="480"/>
          <w:marRight w:val="0"/>
          <w:marTop w:val="0"/>
          <w:marBottom w:val="0"/>
          <w:divBdr>
            <w:top w:val="none" w:sz="0" w:space="0" w:color="auto"/>
            <w:left w:val="none" w:sz="0" w:space="0" w:color="auto"/>
            <w:bottom w:val="none" w:sz="0" w:space="0" w:color="auto"/>
            <w:right w:val="none" w:sz="0" w:space="0" w:color="auto"/>
          </w:divBdr>
        </w:div>
        <w:div w:id="337315270">
          <w:marLeft w:val="480"/>
          <w:marRight w:val="0"/>
          <w:marTop w:val="0"/>
          <w:marBottom w:val="0"/>
          <w:divBdr>
            <w:top w:val="none" w:sz="0" w:space="0" w:color="auto"/>
            <w:left w:val="none" w:sz="0" w:space="0" w:color="auto"/>
            <w:bottom w:val="none" w:sz="0" w:space="0" w:color="auto"/>
            <w:right w:val="none" w:sz="0" w:space="0" w:color="auto"/>
          </w:divBdr>
        </w:div>
        <w:div w:id="379744256">
          <w:marLeft w:val="480"/>
          <w:marRight w:val="0"/>
          <w:marTop w:val="0"/>
          <w:marBottom w:val="0"/>
          <w:divBdr>
            <w:top w:val="none" w:sz="0" w:space="0" w:color="auto"/>
            <w:left w:val="none" w:sz="0" w:space="0" w:color="auto"/>
            <w:bottom w:val="none" w:sz="0" w:space="0" w:color="auto"/>
            <w:right w:val="none" w:sz="0" w:space="0" w:color="auto"/>
          </w:divBdr>
        </w:div>
        <w:div w:id="385882548">
          <w:marLeft w:val="480"/>
          <w:marRight w:val="0"/>
          <w:marTop w:val="0"/>
          <w:marBottom w:val="0"/>
          <w:divBdr>
            <w:top w:val="none" w:sz="0" w:space="0" w:color="auto"/>
            <w:left w:val="none" w:sz="0" w:space="0" w:color="auto"/>
            <w:bottom w:val="none" w:sz="0" w:space="0" w:color="auto"/>
            <w:right w:val="none" w:sz="0" w:space="0" w:color="auto"/>
          </w:divBdr>
        </w:div>
        <w:div w:id="400250591">
          <w:marLeft w:val="480"/>
          <w:marRight w:val="0"/>
          <w:marTop w:val="0"/>
          <w:marBottom w:val="0"/>
          <w:divBdr>
            <w:top w:val="none" w:sz="0" w:space="0" w:color="auto"/>
            <w:left w:val="none" w:sz="0" w:space="0" w:color="auto"/>
            <w:bottom w:val="none" w:sz="0" w:space="0" w:color="auto"/>
            <w:right w:val="none" w:sz="0" w:space="0" w:color="auto"/>
          </w:divBdr>
        </w:div>
        <w:div w:id="409734654">
          <w:marLeft w:val="480"/>
          <w:marRight w:val="0"/>
          <w:marTop w:val="0"/>
          <w:marBottom w:val="0"/>
          <w:divBdr>
            <w:top w:val="none" w:sz="0" w:space="0" w:color="auto"/>
            <w:left w:val="none" w:sz="0" w:space="0" w:color="auto"/>
            <w:bottom w:val="none" w:sz="0" w:space="0" w:color="auto"/>
            <w:right w:val="none" w:sz="0" w:space="0" w:color="auto"/>
          </w:divBdr>
        </w:div>
        <w:div w:id="430858831">
          <w:marLeft w:val="480"/>
          <w:marRight w:val="0"/>
          <w:marTop w:val="0"/>
          <w:marBottom w:val="0"/>
          <w:divBdr>
            <w:top w:val="none" w:sz="0" w:space="0" w:color="auto"/>
            <w:left w:val="none" w:sz="0" w:space="0" w:color="auto"/>
            <w:bottom w:val="none" w:sz="0" w:space="0" w:color="auto"/>
            <w:right w:val="none" w:sz="0" w:space="0" w:color="auto"/>
          </w:divBdr>
        </w:div>
        <w:div w:id="458914407">
          <w:marLeft w:val="480"/>
          <w:marRight w:val="0"/>
          <w:marTop w:val="0"/>
          <w:marBottom w:val="0"/>
          <w:divBdr>
            <w:top w:val="none" w:sz="0" w:space="0" w:color="auto"/>
            <w:left w:val="none" w:sz="0" w:space="0" w:color="auto"/>
            <w:bottom w:val="none" w:sz="0" w:space="0" w:color="auto"/>
            <w:right w:val="none" w:sz="0" w:space="0" w:color="auto"/>
          </w:divBdr>
        </w:div>
        <w:div w:id="491487200">
          <w:marLeft w:val="480"/>
          <w:marRight w:val="0"/>
          <w:marTop w:val="0"/>
          <w:marBottom w:val="0"/>
          <w:divBdr>
            <w:top w:val="none" w:sz="0" w:space="0" w:color="auto"/>
            <w:left w:val="none" w:sz="0" w:space="0" w:color="auto"/>
            <w:bottom w:val="none" w:sz="0" w:space="0" w:color="auto"/>
            <w:right w:val="none" w:sz="0" w:space="0" w:color="auto"/>
          </w:divBdr>
        </w:div>
        <w:div w:id="509876999">
          <w:marLeft w:val="480"/>
          <w:marRight w:val="0"/>
          <w:marTop w:val="0"/>
          <w:marBottom w:val="0"/>
          <w:divBdr>
            <w:top w:val="none" w:sz="0" w:space="0" w:color="auto"/>
            <w:left w:val="none" w:sz="0" w:space="0" w:color="auto"/>
            <w:bottom w:val="none" w:sz="0" w:space="0" w:color="auto"/>
            <w:right w:val="none" w:sz="0" w:space="0" w:color="auto"/>
          </w:divBdr>
        </w:div>
        <w:div w:id="541865991">
          <w:marLeft w:val="480"/>
          <w:marRight w:val="0"/>
          <w:marTop w:val="0"/>
          <w:marBottom w:val="0"/>
          <w:divBdr>
            <w:top w:val="none" w:sz="0" w:space="0" w:color="auto"/>
            <w:left w:val="none" w:sz="0" w:space="0" w:color="auto"/>
            <w:bottom w:val="none" w:sz="0" w:space="0" w:color="auto"/>
            <w:right w:val="none" w:sz="0" w:space="0" w:color="auto"/>
          </w:divBdr>
        </w:div>
        <w:div w:id="543172834">
          <w:marLeft w:val="480"/>
          <w:marRight w:val="0"/>
          <w:marTop w:val="0"/>
          <w:marBottom w:val="0"/>
          <w:divBdr>
            <w:top w:val="none" w:sz="0" w:space="0" w:color="auto"/>
            <w:left w:val="none" w:sz="0" w:space="0" w:color="auto"/>
            <w:bottom w:val="none" w:sz="0" w:space="0" w:color="auto"/>
            <w:right w:val="none" w:sz="0" w:space="0" w:color="auto"/>
          </w:divBdr>
        </w:div>
        <w:div w:id="608700896">
          <w:marLeft w:val="480"/>
          <w:marRight w:val="0"/>
          <w:marTop w:val="0"/>
          <w:marBottom w:val="0"/>
          <w:divBdr>
            <w:top w:val="none" w:sz="0" w:space="0" w:color="auto"/>
            <w:left w:val="none" w:sz="0" w:space="0" w:color="auto"/>
            <w:bottom w:val="none" w:sz="0" w:space="0" w:color="auto"/>
            <w:right w:val="none" w:sz="0" w:space="0" w:color="auto"/>
          </w:divBdr>
        </w:div>
        <w:div w:id="659581806">
          <w:marLeft w:val="480"/>
          <w:marRight w:val="0"/>
          <w:marTop w:val="0"/>
          <w:marBottom w:val="0"/>
          <w:divBdr>
            <w:top w:val="none" w:sz="0" w:space="0" w:color="auto"/>
            <w:left w:val="none" w:sz="0" w:space="0" w:color="auto"/>
            <w:bottom w:val="none" w:sz="0" w:space="0" w:color="auto"/>
            <w:right w:val="none" w:sz="0" w:space="0" w:color="auto"/>
          </w:divBdr>
        </w:div>
        <w:div w:id="716856257">
          <w:marLeft w:val="480"/>
          <w:marRight w:val="0"/>
          <w:marTop w:val="0"/>
          <w:marBottom w:val="0"/>
          <w:divBdr>
            <w:top w:val="none" w:sz="0" w:space="0" w:color="auto"/>
            <w:left w:val="none" w:sz="0" w:space="0" w:color="auto"/>
            <w:bottom w:val="none" w:sz="0" w:space="0" w:color="auto"/>
            <w:right w:val="none" w:sz="0" w:space="0" w:color="auto"/>
          </w:divBdr>
        </w:div>
        <w:div w:id="729959802">
          <w:marLeft w:val="480"/>
          <w:marRight w:val="0"/>
          <w:marTop w:val="0"/>
          <w:marBottom w:val="0"/>
          <w:divBdr>
            <w:top w:val="none" w:sz="0" w:space="0" w:color="auto"/>
            <w:left w:val="none" w:sz="0" w:space="0" w:color="auto"/>
            <w:bottom w:val="none" w:sz="0" w:space="0" w:color="auto"/>
            <w:right w:val="none" w:sz="0" w:space="0" w:color="auto"/>
          </w:divBdr>
        </w:div>
        <w:div w:id="752092743">
          <w:marLeft w:val="480"/>
          <w:marRight w:val="0"/>
          <w:marTop w:val="0"/>
          <w:marBottom w:val="0"/>
          <w:divBdr>
            <w:top w:val="none" w:sz="0" w:space="0" w:color="auto"/>
            <w:left w:val="none" w:sz="0" w:space="0" w:color="auto"/>
            <w:bottom w:val="none" w:sz="0" w:space="0" w:color="auto"/>
            <w:right w:val="none" w:sz="0" w:space="0" w:color="auto"/>
          </w:divBdr>
        </w:div>
        <w:div w:id="758403785">
          <w:marLeft w:val="480"/>
          <w:marRight w:val="0"/>
          <w:marTop w:val="0"/>
          <w:marBottom w:val="0"/>
          <w:divBdr>
            <w:top w:val="none" w:sz="0" w:space="0" w:color="auto"/>
            <w:left w:val="none" w:sz="0" w:space="0" w:color="auto"/>
            <w:bottom w:val="none" w:sz="0" w:space="0" w:color="auto"/>
            <w:right w:val="none" w:sz="0" w:space="0" w:color="auto"/>
          </w:divBdr>
        </w:div>
        <w:div w:id="800225436">
          <w:marLeft w:val="480"/>
          <w:marRight w:val="0"/>
          <w:marTop w:val="0"/>
          <w:marBottom w:val="0"/>
          <w:divBdr>
            <w:top w:val="none" w:sz="0" w:space="0" w:color="auto"/>
            <w:left w:val="none" w:sz="0" w:space="0" w:color="auto"/>
            <w:bottom w:val="none" w:sz="0" w:space="0" w:color="auto"/>
            <w:right w:val="none" w:sz="0" w:space="0" w:color="auto"/>
          </w:divBdr>
        </w:div>
        <w:div w:id="804811806">
          <w:marLeft w:val="480"/>
          <w:marRight w:val="0"/>
          <w:marTop w:val="0"/>
          <w:marBottom w:val="0"/>
          <w:divBdr>
            <w:top w:val="none" w:sz="0" w:space="0" w:color="auto"/>
            <w:left w:val="none" w:sz="0" w:space="0" w:color="auto"/>
            <w:bottom w:val="none" w:sz="0" w:space="0" w:color="auto"/>
            <w:right w:val="none" w:sz="0" w:space="0" w:color="auto"/>
          </w:divBdr>
        </w:div>
        <w:div w:id="810052649">
          <w:marLeft w:val="480"/>
          <w:marRight w:val="0"/>
          <w:marTop w:val="0"/>
          <w:marBottom w:val="0"/>
          <w:divBdr>
            <w:top w:val="none" w:sz="0" w:space="0" w:color="auto"/>
            <w:left w:val="none" w:sz="0" w:space="0" w:color="auto"/>
            <w:bottom w:val="none" w:sz="0" w:space="0" w:color="auto"/>
            <w:right w:val="none" w:sz="0" w:space="0" w:color="auto"/>
          </w:divBdr>
        </w:div>
        <w:div w:id="828717303">
          <w:marLeft w:val="480"/>
          <w:marRight w:val="0"/>
          <w:marTop w:val="0"/>
          <w:marBottom w:val="0"/>
          <w:divBdr>
            <w:top w:val="none" w:sz="0" w:space="0" w:color="auto"/>
            <w:left w:val="none" w:sz="0" w:space="0" w:color="auto"/>
            <w:bottom w:val="none" w:sz="0" w:space="0" w:color="auto"/>
            <w:right w:val="none" w:sz="0" w:space="0" w:color="auto"/>
          </w:divBdr>
        </w:div>
        <w:div w:id="842431504">
          <w:marLeft w:val="480"/>
          <w:marRight w:val="0"/>
          <w:marTop w:val="0"/>
          <w:marBottom w:val="0"/>
          <w:divBdr>
            <w:top w:val="none" w:sz="0" w:space="0" w:color="auto"/>
            <w:left w:val="none" w:sz="0" w:space="0" w:color="auto"/>
            <w:bottom w:val="none" w:sz="0" w:space="0" w:color="auto"/>
            <w:right w:val="none" w:sz="0" w:space="0" w:color="auto"/>
          </w:divBdr>
        </w:div>
        <w:div w:id="863444078">
          <w:marLeft w:val="480"/>
          <w:marRight w:val="0"/>
          <w:marTop w:val="0"/>
          <w:marBottom w:val="0"/>
          <w:divBdr>
            <w:top w:val="none" w:sz="0" w:space="0" w:color="auto"/>
            <w:left w:val="none" w:sz="0" w:space="0" w:color="auto"/>
            <w:bottom w:val="none" w:sz="0" w:space="0" w:color="auto"/>
            <w:right w:val="none" w:sz="0" w:space="0" w:color="auto"/>
          </w:divBdr>
        </w:div>
        <w:div w:id="916325012">
          <w:marLeft w:val="480"/>
          <w:marRight w:val="0"/>
          <w:marTop w:val="0"/>
          <w:marBottom w:val="0"/>
          <w:divBdr>
            <w:top w:val="none" w:sz="0" w:space="0" w:color="auto"/>
            <w:left w:val="none" w:sz="0" w:space="0" w:color="auto"/>
            <w:bottom w:val="none" w:sz="0" w:space="0" w:color="auto"/>
            <w:right w:val="none" w:sz="0" w:space="0" w:color="auto"/>
          </w:divBdr>
        </w:div>
        <w:div w:id="930283680">
          <w:marLeft w:val="480"/>
          <w:marRight w:val="0"/>
          <w:marTop w:val="0"/>
          <w:marBottom w:val="0"/>
          <w:divBdr>
            <w:top w:val="none" w:sz="0" w:space="0" w:color="auto"/>
            <w:left w:val="none" w:sz="0" w:space="0" w:color="auto"/>
            <w:bottom w:val="none" w:sz="0" w:space="0" w:color="auto"/>
            <w:right w:val="none" w:sz="0" w:space="0" w:color="auto"/>
          </w:divBdr>
        </w:div>
        <w:div w:id="978922430">
          <w:marLeft w:val="480"/>
          <w:marRight w:val="0"/>
          <w:marTop w:val="0"/>
          <w:marBottom w:val="0"/>
          <w:divBdr>
            <w:top w:val="none" w:sz="0" w:space="0" w:color="auto"/>
            <w:left w:val="none" w:sz="0" w:space="0" w:color="auto"/>
            <w:bottom w:val="none" w:sz="0" w:space="0" w:color="auto"/>
            <w:right w:val="none" w:sz="0" w:space="0" w:color="auto"/>
          </w:divBdr>
        </w:div>
        <w:div w:id="995107923">
          <w:marLeft w:val="480"/>
          <w:marRight w:val="0"/>
          <w:marTop w:val="0"/>
          <w:marBottom w:val="0"/>
          <w:divBdr>
            <w:top w:val="none" w:sz="0" w:space="0" w:color="auto"/>
            <w:left w:val="none" w:sz="0" w:space="0" w:color="auto"/>
            <w:bottom w:val="none" w:sz="0" w:space="0" w:color="auto"/>
            <w:right w:val="none" w:sz="0" w:space="0" w:color="auto"/>
          </w:divBdr>
        </w:div>
      </w:divsChild>
    </w:div>
    <w:div w:id="823744552">
      <w:bodyDiv w:val="1"/>
      <w:marLeft w:val="0"/>
      <w:marRight w:val="0"/>
      <w:marTop w:val="0"/>
      <w:marBottom w:val="0"/>
      <w:divBdr>
        <w:top w:val="none" w:sz="0" w:space="0" w:color="auto"/>
        <w:left w:val="none" w:sz="0" w:space="0" w:color="auto"/>
        <w:bottom w:val="none" w:sz="0" w:space="0" w:color="auto"/>
        <w:right w:val="none" w:sz="0" w:space="0" w:color="auto"/>
      </w:divBdr>
    </w:div>
    <w:div w:id="824317825">
      <w:bodyDiv w:val="1"/>
      <w:marLeft w:val="0"/>
      <w:marRight w:val="0"/>
      <w:marTop w:val="0"/>
      <w:marBottom w:val="0"/>
      <w:divBdr>
        <w:top w:val="none" w:sz="0" w:space="0" w:color="auto"/>
        <w:left w:val="none" w:sz="0" w:space="0" w:color="auto"/>
        <w:bottom w:val="none" w:sz="0" w:space="0" w:color="auto"/>
        <w:right w:val="none" w:sz="0" w:space="0" w:color="auto"/>
      </w:divBdr>
    </w:div>
    <w:div w:id="824317887">
      <w:bodyDiv w:val="1"/>
      <w:marLeft w:val="0"/>
      <w:marRight w:val="0"/>
      <w:marTop w:val="0"/>
      <w:marBottom w:val="0"/>
      <w:divBdr>
        <w:top w:val="none" w:sz="0" w:space="0" w:color="auto"/>
        <w:left w:val="none" w:sz="0" w:space="0" w:color="auto"/>
        <w:bottom w:val="none" w:sz="0" w:space="0" w:color="auto"/>
        <w:right w:val="none" w:sz="0" w:space="0" w:color="auto"/>
      </w:divBdr>
    </w:div>
    <w:div w:id="824321064">
      <w:bodyDiv w:val="1"/>
      <w:marLeft w:val="0"/>
      <w:marRight w:val="0"/>
      <w:marTop w:val="0"/>
      <w:marBottom w:val="0"/>
      <w:divBdr>
        <w:top w:val="none" w:sz="0" w:space="0" w:color="auto"/>
        <w:left w:val="none" w:sz="0" w:space="0" w:color="auto"/>
        <w:bottom w:val="none" w:sz="0" w:space="0" w:color="auto"/>
        <w:right w:val="none" w:sz="0" w:space="0" w:color="auto"/>
      </w:divBdr>
      <w:divsChild>
        <w:div w:id="34159142">
          <w:marLeft w:val="480"/>
          <w:marRight w:val="0"/>
          <w:marTop w:val="0"/>
          <w:marBottom w:val="0"/>
          <w:divBdr>
            <w:top w:val="none" w:sz="0" w:space="0" w:color="auto"/>
            <w:left w:val="none" w:sz="0" w:space="0" w:color="auto"/>
            <w:bottom w:val="none" w:sz="0" w:space="0" w:color="auto"/>
            <w:right w:val="none" w:sz="0" w:space="0" w:color="auto"/>
          </w:divBdr>
        </w:div>
        <w:div w:id="56321954">
          <w:marLeft w:val="480"/>
          <w:marRight w:val="0"/>
          <w:marTop w:val="0"/>
          <w:marBottom w:val="0"/>
          <w:divBdr>
            <w:top w:val="none" w:sz="0" w:space="0" w:color="auto"/>
            <w:left w:val="none" w:sz="0" w:space="0" w:color="auto"/>
            <w:bottom w:val="none" w:sz="0" w:space="0" w:color="auto"/>
            <w:right w:val="none" w:sz="0" w:space="0" w:color="auto"/>
          </w:divBdr>
        </w:div>
        <w:div w:id="68620098">
          <w:marLeft w:val="480"/>
          <w:marRight w:val="0"/>
          <w:marTop w:val="0"/>
          <w:marBottom w:val="0"/>
          <w:divBdr>
            <w:top w:val="none" w:sz="0" w:space="0" w:color="auto"/>
            <w:left w:val="none" w:sz="0" w:space="0" w:color="auto"/>
            <w:bottom w:val="none" w:sz="0" w:space="0" w:color="auto"/>
            <w:right w:val="none" w:sz="0" w:space="0" w:color="auto"/>
          </w:divBdr>
        </w:div>
        <w:div w:id="72777062">
          <w:marLeft w:val="480"/>
          <w:marRight w:val="0"/>
          <w:marTop w:val="0"/>
          <w:marBottom w:val="0"/>
          <w:divBdr>
            <w:top w:val="none" w:sz="0" w:space="0" w:color="auto"/>
            <w:left w:val="none" w:sz="0" w:space="0" w:color="auto"/>
            <w:bottom w:val="none" w:sz="0" w:space="0" w:color="auto"/>
            <w:right w:val="none" w:sz="0" w:space="0" w:color="auto"/>
          </w:divBdr>
        </w:div>
        <w:div w:id="92020701">
          <w:marLeft w:val="480"/>
          <w:marRight w:val="0"/>
          <w:marTop w:val="0"/>
          <w:marBottom w:val="0"/>
          <w:divBdr>
            <w:top w:val="none" w:sz="0" w:space="0" w:color="auto"/>
            <w:left w:val="none" w:sz="0" w:space="0" w:color="auto"/>
            <w:bottom w:val="none" w:sz="0" w:space="0" w:color="auto"/>
            <w:right w:val="none" w:sz="0" w:space="0" w:color="auto"/>
          </w:divBdr>
        </w:div>
        <w:div w:id="165482649">
          <w:marLeft w:val="480"/>
          <w:marRight w:val="0"/>
          <w:marTop w:val="0"/>
          <w:marBottom w:val="0"/>
          <w:divBdr>
            <w:top w:val="none" w:sz="0" w:space="0" w:color="auto"/>
            <w:left w:val="none" w:sz="0" w:space="0" w:color="auto"/>
            <w:bottom w:val="none" w:sz="0" w:space="0" w:color="auto"/>
            <w:right w:val="none" w:sz="0" w:space="0" w:color="auto"/>
          </w:divBdr>
        </w:div>
        <w:div w:id="167213229">
          <w:marLeft w:val="480"/>
          <w:marRight w:val="0"/>
          <w:marTop w:val="0"/>
          <w:marBottom w:val="0"/>
          <w:divBdr>
            <w:top w:val="none" w:sz="0" w:space="0" w:color="auto"/>
            <w:left w:val="none" w:sz="0" w:space="0" w:color="auto"/>
            <w:bottom w:val="none" w:sz="0" w:space="0" w:color="auto"/>
            <w:right w:val="none" w:sz="0" w:space="0" w:color="auto"/>
          </w:divBdr>
        </w:div>
        <w:div w:id="208686273">
          <w:marLeft w:val="480"/>
          <w:marRight w:val="0"/>
          <w:marTop w:val="0"/>
          <w:marBottom w:val="0"/>
          <w:divBdr>
            <w:top w:val="none" w:sz="0" w:space="0" w:color="auto"/>
            <w:left w:val="none" w:sz="0" w:space="0" w:color="auto"/>
            <w:bottom w:val="none" w:sz="0" w:space="0" w:color="auto"/>
            <w:right w:val="none" w:sz="0" w:space="0" w:color="auto"/>
          </w:divBdr>
        </w:div>
        <w:div w:id="231280986">
          <w:marLeft w:val="480"/>
          <w:marRight w:val="0"/>
          <w:marTop w:val="0"/>
          <w:marBottom w:val="0"/>
          <w:divBdr>
            <w:top w:val="none" w:sz="0" w:space="0" w:color="auto"/>
            <w:left w:val="none" w:sz="0" w:space="0" w:color="auto"/>
            <w:bottom w:val="none" w:sz="0" w:space="0" w:color="auto"/>
            <w:right w:val="none" w:sz="0" w:space="0" w:color="auto"/>
          </w:divBdr>
        </w:div>
        <w:div w:id="233660823">
          <w:marLeft w:val="480"/>
          <w:marRight w:val="0"/>
          <w:marTop w:val="0"/>
          <w:marBottom w:val="0"/>
          <w:divBdr>
            <w:top w:val="none" w:sz="0" w:space="0" w:color="auto"/>
            <w:left w:val="none" w:sz="0" w:space="0" w:color="auto"/>
            <w:bottom w:val="none" w:sz="0" w:space="0" w:color="auto"/>
            <w:right w:val="none" w:sz="0" w:space="0" w:color="auto"/>
          </w:divBdr>
        </w:div>
        <w:div w:id="246574064">
          <w:marLeft w:val="480"/>
          <w:marRight w:val="0"/>
          <w:marTop w:val="0"/>
          <w:marBottom w:val="0"/>
          <w:divBdr>
            <w:top w:val="none" w:sz="0" w:space="0" w:color="auto"/>
            <w:left w:val="none" w:sz="0" w:space="0" w:color="auto"/>
            <w:bottom w:val="none" w:sz="0" w:space="0" w:color="auto"/>
            <w:right w:val="none" w:sz="0" w:space="0" w:color="auto"/>
          </w:divBdr>
        </w:div>
        <w:div w:id="278418175">
          <w:marLeft w:val="480"/>
          <w:marRight w:val="0"/>
          <w:marTop w:val="0"/>
          <w:marBottom w:val="0"/>
          <w:divBdr>
            <w:top w:val="none" w:sz="0" w:space="0" w:color="auto"/>
            <w:left w:val="none" w:sz="0" w:space="0" w:color="auto"/>
            <w:bottom w:val="none" w:sz="0" w:space="0" w:color="auto"/>
            <w:right w:val="none" w:sz="0" w:space="0" w:color="auto"/>
          </w:divBdr>
        </w:div>
        <w:div w:id="309797989">
          <w:marLeft w:val="480"/>
          <w:marRight w:val="0"/>
          <w:marTop w:val="0"/>
          <w:marBottom w:val="0"/>
          <w:divBdr>
            <w:top w:val="none" w:sz="0" w:space="0" w:color="auto"/>
            <w:left w:val="none" w:sz="0" w:space="0" w:color="auto"/>
            <w:bottom w:val="none" w:sz="0" w:space="0" w:color="auto"/>
            <w:right w:val="none" w:sz="0" w:space="0" w:color="auto"/>
          </w:divBdr>
        </w:div>
        <w:div w:id="313997797">
          <w:marLeft w:val="480"/>
          <w:marRight w:val="0"/>
          <w:marTop w:val="0"/>
          <w:marBottom w:val="0"/>
          <w:divBdr>
            <w:top w:val="none" w:sz="0" w:space="0" w:color="auto"/>
            <w:left w:val="none" w:sz="0" w:space="0" w:color="auto"/>
            <w:bottom w:val="none" w:sz="0" w:space="0" w:color="auto"/>
            <w:right w:val="none" w:sz="0" w:space="0" w:color="auto"/>
          </w:divBdr>
        </w:div>
        <w:div w:id="317541896">
          <w:marLeft w:val="480"/>
          <w:marRight w:val="0"/>
          <w:marTop w:val="0"/>
          <w:marBottom w:val="0"/>
          <w:divBdr>
            <w:top w:val="none" w:sz="0" w:space="0" w:color="auto"/>
            <w:left w:val="none" w:sz="0" w:space="0" w:color="auto"/>
            <w:bottom w:val="none" w:sz="0" w:space="0" w:color="auto"/>
            <w:right w:val="none" w:sz="0" w:space="0" w:color="auto"/>
          </w:divBdr>
        </w:div>
        <w:div w:id="347950359">
          <w:marLeft w:val="480"/>
          <w:marRight w:val="0"/>
          <w:marTop w:val="0"/>
          <w:marBottom w:val="0"/>
          <w:divBdr>
            <w:top w:val="none" w:sz="0" w:space="0" w:color="auto"/>
            <w:left w:val="none" w:sz="0" w:space="0" w:color="auto"/>
            <w:bottom w:val="none" w:sz="0" w:space="0" w:color="auto"/>
            <w:right w:val="none" w:sz="0" w:space="0" w:color="auto"/>
          </w:divBdr>
        </w:div>
        <w:div w:id="417336121">
          <w:marLeft w:val="480"/>
          <w:marRight w:val="0"/>
          <w:marTop w:val="0"/>
          <w:marBottom w:val="0"/>
          <w:divBdr>
            <w:top w:val="none" w:sz="0" w:space="0" w:color="auto"/>
            <w:left w:val="none" w:sz="0" w:space="0" w:color="auto"/>
            <w:bottom w:val="none" w:sz="0" w:space="0" w:color="auto"/>
            <w:right w:val="none" w:sz="0" w:space="0" w:color="auto"/>
          </w:divBdr>
        </w:div>
        <w:div w:id="443427524">
          <w:marLeft w:val="480"/>
          <w:marRight w:val="0"/>
          <w:marTop w:val="0"/>
          <w:marBottom w:val="0"/>
          <w:divBdr>
            <w:top w:val="none" w:sz="0" w:space="0" w:color="auto"/>
            <w:left w:val="none" w:sz="0" w:space="0" w:color="auto"/>
            <w:bottom w:val="none" w:sz="0" w:space="0" w:color="auto"/>
            <w:right w:val="none" w:sz="0" w:space="0" w:color="auto"/>
          </w:divBdr>
        </w:div>
        <w:div w:id="463357169">
          <w:marLeft w:val="480"/>
          <w:marRight w:val="0"/>
          <w:marTop w:val="0"/>
          <w:marBottom w:val="0"/>
          <w:divBdr>
            <w:top w:val="none" w:sz="0" w:space="0" w:color="auto"/>
            <w:left w:val="none" w:sz="0" w:space="0" w:color="auto"/>
            <w:bottom w:val="none" w:sz="0" w:space="0" w:color="auto"/>
            <w:right w:val="none" w:sz="0" w:space="0" w:color="auto"/>
          </w:divBdr>
        </w:div>
        <w:div w:id="566569376">
          <w:marLeft w:val="480"/>
          <w:marRight w:val="0"/>
          <w:marTop w:val="0"/>
          <w:marBottom w:val="0"/>
          <w:divBdr>
            <w:top w:val="none" w:sz="0" w:space="0" w:color="auto"/>
            <w:left w:val="none" w:sz="0" w:space="0" w:color="auto"/>
            <w:bottom w:val="none" w:sz="0" w:space="0" w:color="auto"/>
            <w:right w:val="none" w:sz="0" w:space="0" w:color="auto"/>
          </w:divBdr>
        </w:div>
        <w:div w:id="586307599">
          <w:marLeft w:val="480"/>
          <w:marRight w:val="0"/>
          <w:marTop w:val="0"/>
          <w:marBottom w:val="0"/>
          <w:divBdr>
            <w:top w:val="none" w:sz="0" w:space="0" w:color="auto"/>
            <w:left w:val="none" w:sz="0" w:space="0" w:color="auto"/>
            <w:bottom w:val="none" w:sz="0" w:space="0" w:color="auto"/>
            <w:right w:val="none" w:sz="0" w:space="0" w:color="auto"/>
          </w:divBdr>
        </w:div>
        <w:div w:id="594284471">
          <w:marLeft w:val="480"/>
          <w:marRight w:val="0"/>
          <w:marTop w:val="0"/>
          <w:marBottom w:val="0"/>
          <w:divBdr>
            <w:top w:val="none" w:sz="0" w:space="0" w:color="auto"/>
            <w:left w:val="none" w:sz="0" w:space="0" w:color="auto"/>
            <w:bottom w:val="none" w:sz="0" w:space="0" w:color="auto"/>
            <w:right w:val="none" w:sz="0" w:space="0" w:color="auto"/>
          </w:divBdr>
        </w:div>
        <w:div w:id="595098818">
          <w:marLeft w:val="480"/>
          <w:marRight w:val="0"/>
          <w:marTop w:val="0"/>
          <w:marBottom w:val="0"/>
          <w:divBdr>
            <w:top w:val="none" w:sz="0" w:space="0" w:color="auto"/>
            <w:left w:val="none" w:sz="0" w:space="0" w:color="auto"/>
            <w:bottom w:val="none" w:sz="0" w:space="0" w:color="auto"/>
            <w:right w:val="none" w:sz="0" w:space="0" w:color="auto"/>
          </w:divBdr>
        </w:div>
        <w:div w:id="601255942">
          <w:marLeft w:val="480"/>
          <w:marRight w:val="0"/>
          <w:marTop w:val="0"/>
          <w:marBottom w:val="0"/>
          <w:divBdr>
            <w:top w:val="none" w:sz="0" w:space="0" w:color="auto"/>
            <w:left w:val="none" w:sz="0" w:space="0" w:color="auto"/>
            <w:bottom w:val="none" w:sz="0" w:space="0" w:color="auto"/>
            <w:right w:val="none" w:sz="0" w:space="0" w:color="auto"/>
          </w:divBdr>
        </w:div>
        <w:div w:id="665673750">
          <w:marLeft w:val="480"/>
          <w:marRight w:val="0"/>
          <w:marTop w:val="0"/>
          <w:marBottom w:val="0"/>
          <w:divBdr>
            <w:top w:val="none" w:sz="0" w:space="0" w:color="auto"/>
            <w:left w:val="none" w:sz="0" w:space="0" w:color="auto"/>
            <w:bottom w:val="none" w:sz="0" w:space="0" w:color="auto"/>
            <w:right w:val="none" w:sz="0" w:space="0" w:color="auto"/>
          </w:divBdr>
        </w:div>
        <w:div w:id="677856202">
          <w:marLeft w:val="480"/>
          <w:marRight w:val="0"/>
          <w:marTop w:val="0"/>
          <w:marBottom w:val="0"/>
          <w:divBdr>
            <w:top w:val="none" w:sz="0" w:space="0" w:color="auto"/>
            <w:left w:val="none" w:sz="0" w:space="0" w:color="auto"/>
            <w:bottom w:val="none" w:sz="0" w:space="0" w:color="auto"/>
            <w:right w:val="none" w:sz="0" w:space="0" w:color="auto"/>
          </w:divBdr>
        </w:div>
        <w:div w:id="702945277">
          <w:marLeft w:val="480"/>
          <w:marRight w:val="0"/>
          <w:marTop w:val="0"/>
          <w:marBottom w:val="0"/>
          <w:divBdr>
            <w:top w:val="none" w:sz="0" w:space="0" w:color="auto"/>
            <w:left w:val="none" w:sz="0" w:space="0" w:color="auto"/>
            <w:bottom w:val="none" w:sz="0" w:space="0" w:color="auto"/>
            <w:right w:val="none" w:sz="0" w:space="0" w:color="auto"/>
          </w:divBdr>
        </w:div>
        <w:div w:id="707267573">
          <w:marLeft w:val="480"/>
          <w:marRight w:val="0"/>
          <w:marTop w:val="0"/>
          <w:marBottom w:val="0"/>
          <w:divBdr>
            <w:top w:val="none" w:sz="0" w:space="0" w:color="auto"/>
            <w:left w:val="none" w:sz="0" w:space="0" w:color="auto"/>
            <w:bottom w:val="none" w:sz="0" w:space="0" w:color="auto"/>
            <w:right w:val="none" w:sz="0" w:space="0" w:color="auto"/>
          </w:divBdr>
        </w:div>
        <w:div w:id="737359135">
          <w:marLeft w:val="480"/>
          <w:marRight w:val="0"/>
          <w:marTop w:val="0"/>
          <w:marBottom w:val="0"/>
          <w:divBdr>
            <w:top w:val="none" w:sz="0" w:space="0" w:color="auto"/>
            <w:left w:val="none" w:sz="0" w:space="0" w:color="auto"/>
            <w:bottom w:val="none" w:sz="0" w:space="0" w:color="auto"/>
            <w:right w:val="none" w:sz="0" w:space="0" w:color="auto"/>
          </w:divBdr>
        </w:div>
        <w:div w:id="800658447">
          <w:marLeft w:val="480"/>
          <w:marRight w:val="0"/>
          <w:marTop w:val="0"/>
          <w:marBottom w:val="0"/>
          <w:divBdr>
            <w:top w:val="none" w:sz="0" w:space="0" w:color="auto"/>
            <w:left w:val="none" w:sz="0" w:space="0" w:color="auto"/>
            <w:bottom w:val="none" w:sz="0" w:space="0" w:color="auto"/>
            <w:right w:val="none" w:sz="0" w:space="0" w:color="auto"/>
          </w:divBdr>
        </w:div>
        <w:div w:id="862327218">
          <w:marLeft w:val="480"/>
          <w:marRight w:val="0"/>
          <w:marTop w:val="0"/>
          <w:marBottom w:val="0"/>
          <w:divBdr>
            <w:top w:val="none" w:sz="0" w:space="0" w:color="auto"/>
            <w:left w:val="none" w:sz="0" w:space="0" w:color="auto"/>
            <w:bottom w:val="none" w:sz="0" w:space="0" w:color="auto"/>
            <w:right w:val="none" w:sz="0" w:space="0" w:color="auto"/>
          </w:divBdr>
        </w:div>
        <w:div w:id="870843283">
          <w:marLeft w:val="480"/>
          <w:marRight w:val="0"/>
          <w:marTop w:val="0"/>
          <w:marBottom w:val="0"/>
          <w:divBdr>
            <w:top w:val="none" w:sz="0" w:space="0" w:color="auto"/>
            <w:left w:val="none" w:sz="0" w:space="0" w:color="auto"/>
            <w:bottom w:val="none" w:sz="0" w:space="0" w:color="auto"/>
            <w:right w:val="none" w:sz="0" w:space="0" w:color="auto"/>
          </w:divBdr>
        </w:div>
        <w:div w:id="893472137">
          <w:marLeft w:val="480"/>
          <w:marRight w:val="0"/>
          <w:marTop w:val="0"/>
          <w:marBottom w:val="0"/>
          <w:divBdr>
            <w:top w:val="none" w:sz="0" w:space="0" w:color="auto"/>
            <w:left w:val="none" w:sz="0" w:space="0" w:color="auto"/>
            <w:bottom w:val="none" w:sz="0" w:space="0" w:color="auto"/>
            <w:right w:val="none" w:sz="0" w:space="0" w:color="auto"/>
          </w:divBdr>
        </w:div>
        <w:div w:id="924454978">
          <w:marLeft w:val="480"/>
          <w:marRight w:val="0"/>
          <w:marTop w:val="0"/>
          <w:marBottom w:val="0"/>
          <w:divBdr>
            <w:top w:val="none" w:sz="0" w:space="0" w:color="auto"/>
            <w:left w:val="none" w:sz="0" w:space="0" w:color="auto"/>
            <w:bottom w:val="none" w:sz="0" w:space="0" w:color="auto"/>
            <w:right w:val="none" w:sz="0" w:space="0" w:color="auto"/>
          </w:divBdr>
        </w:div>
        <w:div w:id="928121737">
          <w:marLeft w:val="480"/>
          <w:marRight w:val="0"/>
          <w:marTop w:val="0"/>
          <w:marBottom w:val="0"/>
          <w:divBdr>
            <w:top w:val="none" w:sz="0" w:space="0" w:color="auto"/>
            <w:left w:val="none" w:sz="0" w:space="0" w:color="auto"/>
            <w:bottom w:val="none" w:sz="0" w:space="0" w:color="auto"/>
            <w:right w:val="none" w:sz="0" w:space="0" w:color="auto"/>
          </w:divBdr>
        </w:div>
        <w:div w:id="967322179">
          <w:marLeft w:val="480"/>
          <w:marRight w:val="0"/>
          <w:marTop w:val="0"/>
          <w:marBottom w:val="0"/>
          <w:divBdr>
            <w:top w:val="none" w:sz="0" w:space="0" w:color="auto"/>
            <w:left w:val="none" w:sz="0" w:space="0" w:color="auto"/>
            <w:bottom w:val="none" w:sz="0" w:space="0" w:color="auto"/>
            <w:right w:val="none" w:sz="0" w:space="0" w:color="auto"/>
          </w:divBdr>
        </w:div>
        <w:div w:id="996568197">
          <w:marLeft w:val="480"/>
          <w:marRight w:val="0"/>
          <w:marTop w:val="0"/>
          <w:marBottom w:val="0"/>
          <w:divBdr>
            <w:top w:val="none" w:sz="0" w:space="0" w:color="auto"/>
            <w:left w:val="none" w:sz="0" w:space="0" w:color="auto"/>
            <w:bottom w:val="none" w:sz="0" w:space="0" w:color="auto"/>
            <w:right w:val="none" w:sz="0" w:space="0" w:color="auto"/>
          </w:divBdr>
        </w:div>
        <w:div w:id="1001276823">
          <w:marLeft w:val="480"/>
          <w:marRight w:val="0"/>
          <w:marTop w:val="0"/>
          <w:marBottom w:val="0"/>
          <w:divBdr>
            <w:top w:val="none" w:sz="0" w:space="0" w:color="auto"/>
            <w:left w:val="none" w:sz="0" w:space="0" w:color="auto"/>
            <w:bottom w:val="none" w:sz="0" w:space="0" w:color="auto"/>
            <w:right w:val="none" w:sz="0" w:space="0" w:color="auto"/>
          </w:divBdr>
        </w:div>
        <w:div w:id="1016733081">
          <w:marLeft w:val="480"/>
          <w:marRight w:val="0"/>
          <w:marTop w:val="0"/>
          <w:marBottom w:val="0"/>
          <w:divBdr>
            <w:top w:val="none" w:sz="0" w:space="0" w:color="auto"/>
            <w:left w:val="none" w:sz="0" w:space="0" w:color="auto"/>
            <w:bottom w:val="none" w:sz="0" w:space="0" w:color="auto"/>
            <w:right w:val="none" w:sz="0" w:space="0" w:color="auto"/>
          </w:divBdr>
        </w:div>
      </w:divsChild>
    </w:div>
    <w:div w:id="824588957">
      <w:bodyDiv w:val="1"/>
      <w:marLeft w:val="0"/>
      <w:marRight w:val="0"/>
      <w:marTop w:val="0"/>
      <w:marBottom w:val="0"/>
      <w:divBdr>
        <w:top w:val="none" w:sz="0" w:space="0" w:color="auto"/>
        <w:left w:val="none" w:sz="0" w:space="0" w:color="auto"/>
        <w:bottom w:val="none" w:sz="0" w:space="0" w:color="auto"/>
        <w:right w:val="none" w:sz="0" w:space="0" w:color="auto"/>
      </w:divBdr>
    </w:div>
    <w:div w:id="824663247">
      <w:bodyDiv w:val="1"/>
      <w:marLeft w:val="0"/>
      <w:marRight w:val="0"/>
      <w:marTop w:val="0"/>
      <w:marBottom w:val="0"/>
      <w:divBdr>
        <w:top w:val="none" w:sz="0" w:space="0" w:color="auto"/>
        <w:left w:val="none" w:sz="0" w:space="0" w:color="auto"/>
        <w:bottom w:val="none" w:sz="0" w:space="0" w:color="auto"/>
        <w:right w:val="none" w:sz="0" w:space="0" w:color="auto"/>
      </w:divBdr>
      <w:divsChild>
        <w:div w:id="675306237">
          <w:marLeft w:val="480"/>
          <w:marRight w:val="0"/>
          <w:marTop w:val="0"/>
          <w:marBottom w:val="0"/>
          <w:divBdr>
            <w:top w:val="none" w:sz="0" w:space="0" w:color="auto"/>
            <w:left w:val="none" w:sz="0" w:space="0" w:color="auto"/>
            <w:bottom w:val="none" w:sz="0" w:space="0" w:color="auto"/>
            <w:right w:val="none" w:sz="0" w:space="0" w:color="auto"/>
          </w:divBdr>
        </w:div>
      </w:divsChild>
    </w:div>
    <w:div w:id="824779260">
      <w:bodyDiv w:val="1"/>
      <w:marLeft w:val="0"/>
      <w:marRight w:val="0"/>
      <w:marTop w:val="0"/>
      <w:marBottom w:val="0"/>
      <w:divBdr>
        <w:top w:val="none" w:sz="0" w:space="0" w:color="auto"/>
        <w:left w:val="none" w:sz="0" w:space="0" w:color="auto"/>
        <w:bottom w:val="none" w:sz="0" w:space="0" w:color="auto"/>
        <w:right w:val="none" w:sz="0" w:space="0" w:color="auto"/>
      </w:divBdr>
    </w:div>
    <w:div w:id="825971791">
      <w:bodyDiv w:val="1"/>
      <w:marLeft w:val="0"/>
      <w:marRight w:val="0"/>
      <w:marTop w:val="0"/>
      <w:marBottom w:val="0"/>
      <w:divBdr>
        <w:top w:val="none" w:sz="0" w:space="0" w:color="auto"/>
        <w:left w:val="none" w:sz="0" w:space="0" w:color="auto"/>
        <w:bottom w:val="none" w:sz="0" w:space="0" w:color="auto"/>
        <w:right w:val="none" w:sz="0" w:space="0" w:color="auto"/>
      </w:divBdr>
    </w:div>
    <w:div w:id="826165645">
      <w:bodyDiv w:val="1"/>
      <w:marLeft w:val="0"/>
      <w:marRight w:val="0"/>
      <w:marTop w:val="0"/>
      <w:marBottom w:val="0"/>
      <w:divBdr>
        <w:top w:val="none" w:sz="0" w:space="0" w:color="auto"/>
        <w:left w:val="none" w:sz="0" w:space="0" w:color="auto"/>
        <w:bottom w:val="none" w:sz="0" w:space="0" w:color="auto"/>
        <w:right w:val="none" w:sz="0" w:space="0" w:color="auto"/>
      </w:divBdr>
    </w:div>
    <w:div w:id="826168182">
      <w:bodyDiv w:val="1"/>
      <w:marLeft w:val="0"/>
      <w:marRight w:val="0"/>
      <w:marTop w:val="0"/>
      <w:marBottom w:val="0"/>
      <w:divBdr>
        <w:top w:val="none" w:sz="0" w:space="0" w:color="auto"/>
        <w:left w:val="none" w:sz="0" w:space="0" w:color="auto"/>
        <w:bottom w:val="none" w:sz="0" w:space="0" w:color="auto"/>
        <w:right w:val="none" w:sz="0" w:space="0" w:color="auto"/>
      </w:divBdr>
    </w:div>
    <w:div w:id="826945403">
      <w:bodyDiv w:val="1"/>
      <w:marLeft w:val="0"/>
      <w:marRight w:val="0"/>
      <w:marTop w:val="0"/>
      <w:marBottom w:val="0"/>
      <w:divBdr>
        <w:top w:val="none" w:sz="0" w:space="0" w:color="auto"/>
        <w:left w:val="none" w:sz="0" w:space="0" w:color="auto"/>
        <w:bottom w:val="none" w:sz="0" w:space="0" w:color="auto"/>
        <w:right w:val="none" w:sz="0" w:space="0" w:color="auto"/>
      </w:divBdr>
    </w:div>
    <w:div w:id="827474415">
      <w:bodyDiv w:val="1"/>
      <w:marLeft w:val="0"/>
      <w:marRight w:val="0"/>
      <w:marTop w:val="0"/>
      <w:marBottom w:val="0"/>
      <w:divBdr>
        <w:top w:val="none" w:sz="0" w:space="0" w:color="auto"/>
        <w:left w:val="none" w:sz="0" w:space="0" w:color="auto"/>
        <w:bottom w:val="none" w:sz="0" w:space="0" w:color="auto"/>
        <w:right w:val="none" w:sz="0" w:space="0" w:color="auto"/>
      </w:divBdr>
    </w:div>
    <w:div w:id="827674454">
      <w:bodyDiv w:val="1"/>
      <w:marLeft w:val="0"/>
      <w:marRight w:val="0"/>
      <w:marTop w:val="0"/>
      <w:marBottom w:val="0"/>
      <w:divBdr>
        <w:top w:val="none" w:sz="0" w:space="0" w:color="auto"/>
        <w:left w:val="none" w:sz="0" w:space="0" w:color="auto"/>
        <w:bottom w:val="none" w:sz="0" w:space="0" w:color="auto"/>
        <w:right w:val="none" w:sz="0" w:space="0" w:color="auto"/>
      </w:divBdr>
    </w:div>
    <w:div w:id="827744700">
      <w:bodyDiv w:val="1"/>
      <w:marLeft w:val="0"/>
      <w:marRight w:val="0"/>
      <w:marTop w:val="0"/>
      <w:marBottom w:val="0"/>
      <w:divBdr>
        <w:top w:val="none" w:sz="0" w:space="0" w:color="auto"/>
        <w:left w:val="none" w:sz="0" w:space="0" w:color="auto"/>
        <w:bottom w:val="none" w:sz="0" w:space="0" w:color="auto"/>
        <w:right w:val="none" w:sz="0" w:space="0" w:color="auto"/>
      </w:divBdr>
    </w:div>
    <w:div w:id="827787474">
      <w:bodyDiv w:val="1"/>
      <w:marLeft w:val="0"/>
      <w:marRight w:val="0"/>
      <w:marTop w:val="0"/>
      <w:marBottom w:val="0"/>
      <w:divBdr>
        <w:top w:val="none" w:sz="0" w:space="0" w:color="auto"/>
        <w:left w:val="none" w:sz="0" w:space="0" w:color="auto"/>
        <w:bottom w:val="none" w:sz="0" w:space="0" w:color="auto"/>
        <w:right w:val="none" w:sz="0" w:space="0" w:color="auto"/>
      </w:divBdr>
    </w:div>
    <w:div w:id="828209696">
      <w:bodyDiv w:val="1"/>
      <w:marLeft w:val="0"/>
      <w:marRight w:val="0"/>
      <w:marTop w:val="0"/>
      <w:marBottom w:val="0"/>
      <w:divBdr>
        <w:top w:val="none" w:sz="0" w:space="0" w:color="auto"/>
        <w:left w:val="none" w:sz="0" w:space="0" w:color="auto"/>
        <w:bottom w:val="none" w:sz="0" w:space="0" w:color="auto"/>
        <w:right w:val="none" w:sz="0" w:space="0" w:color="auto"/>
      </w:divBdr>
    </w:div>
    <w:div w:id="828516974">
      <w:bodyDiv w:val="1"/>
      <w:marLeft w:val="0"/>
      <w:marRight w:val="0"/>
      <w:marTop w:val="0"/>
      <w:marBottom w:val="0"/>
      <w:divBdr>
        <w:top w:val="none" w:sz="0" w:space="0" w:color="auto"/>
        <w:left w:val="none" w:sz="0" w:space="0" w:color="auto"/>
        <w:bottom w:val="none" w:sz="0" w:space="0" w:color="auto"/>
        <w:right w:val="none" w:sz="0" w:space="0" w:color="auto"/>
      </w:divBdr>
    </w:div>
    <w:div w:id="828521256">
      <w:bodyDiv w:val="1"/>
      <w:marLeft w:val="0"/>
      <w:marRight w:val="0"/>
      <w:marTop w:val="0"/>
      <w:marBottom w:val="0"/>
      <w:divBdr>
        <w:top w:val="none" w:sz="0" w:space="0" w:color="auto"/>
        <w:left w:val="none" w:sz="0" w:space="0" w:color="auto"/>
        <w:bottom w:val="none" w:sz="0" w:space="0" w:color="auto"/>
        <w:right w:val="none" w:sz="0" w:space="0" w:color="auto"/>
      </w:divBdr>
    </w:div>
    <w:div w:id="828986025">
      <w:bodyDiv w:val="1"/>
      <w:marLeft w:val="0"/>
      <w:marRight w:val="0"/>
      <w:marTop w:val="0"/>
      <w:marBottom w:val="0"/>
      <w:divBdr>
        <w:top w:val="none" w:sz="0" w:space="0" w:color="auto"/>
        <w:left w:val="none" w:sz="0" w:space="0" w:color="auto"/>
        <w:bottom w:val="none" w:sz="0" w:space="0" w:color="auto"/>
        <w:right w:val="none" w:sz="0" w:space="0" w:color="auto"/>
      </w:divBdr>
      <w:divsChild>
        <w:div w:id="15271966">
          <w:marLeft w:val="480"/>
          <w:marRight w:val="0"/>
          <w:marTop w:val="0"/>
          <w:marBottom w:val="0"/>
          <w:divBdr>
            <w:top w:val="none" w:sz="0" w:space="0" w:color="auto"/>
            <w:left w:val="none" w:sz="0" w:space="0" w:color="auto"/>
            <w:bottom w:val="none" w:sz="0" w:space="0" w:color="auto"/>
            <w:right w:val="none" w:sz="0" w:space="0" w:color="auto"/>
          </w:divBdr>
        </w:div>
        <w:div w:id="48695895">
          <w:marLeft w:val="480"/>
          <w:marRight w:val="0"/>
          <w:marTop w:val="0"/>
          <w:marBottom w:val="0"/>
          <w:divBdr>
            <w:top w:val="none" w:sz="0" w:space="0" w:color="auto"/>
            <w:left w:val="none" w:sz="0" w:space="0" w:color="auto"/>
            <w:bottom w:val="none" w:sz="0" w:space="0" w:color="auto"/>
            <w:right w:val="none" w:sz="0" w:space="0" w:color="auto"/>
          </w:divBdr>
        </w:div>
        <w:div w:id="58485228">
          <w:marLeft w:val="480"/>
          <w:marRight w:val="0"/>
          <w:marTop w:val="0"/>
          <w:marBottom w:val="0"/>
          <w:divBdr>
            <w:top w:val="none" w:sz="0" w:space="0" w:color="auto"/>
            <w:left w:val="none" w:sz="0" w:space="0" w:color="auto"/>
            <w:bottom w:val="none" w:sz="0" w:space="0" w:color="auto"/>
            <w:right w:val="none" w:sz="0" w:space="0" w:color="auto"/>
          </w:divBdr>
        </w:div>
        <w:div w:id="78258163">
          <w:marLeft w:val="480"/>
          <w:marRight w:val="0"/>
          <w:marTop w:val="0"/>
          <w:marBottom w:val="0"/>
          <w:divBdr>
            <w:top w:val="none" w:sz="0" w:space="0" w:color="auto"/>
            <w:left w:val="none" w:sz="0" w:space="0" w:color="auto"/>
            <w:bottom w:val="none" w:sz="0" w:space="0" w:color="auto"/>
            <w:right w:val="none" w:sz="0" w:space="0" w:color="auto"/>
          </w:divBdr>
        </w:div>
        <w:div w:id="86385174">
          <w:marLeft w:val="480"/>
          <w:marRight w:val="0"/>
          <w:marTop w:val="0"/>
          <w:marBottom w:val="0"/>
          <w:divBdr>
            <w:top w:val="none" w:sz="0" w:space="0" w:color="auto"/>
            <w:left w:val="none" w:sz="0" w:space="0" w:color="auto"/>
            <w:bottom w:val="none" w:sz="0" w:space="0" w:color="auto"/>
            <w:right w:val="none" w:sz="0" w:space="0" w:color="auto"/>
          </w:divBdr>
        </w:div>
        <w:div w:id="94332761">
          <w:marLeft w:val="480"/>
          <w:marRight w:val="0"/>
          <w:marTop w:val="0"/>
          <w:marBottom w:val="0"/>
          <w:divBdr>
            <w:top w:val="none" w:sz="0" w:space="0" w:color="auto"/>
            <w:left w:val="none" w:sz="0" w:space="0" w:color="auto"/>
            <w:bottom w:val="none" w:sz="0" w:space="0" w:color="auto"/>
            <w:right w:val="none" w:sz="0" w:space="0" w:color="auto"/>
          </w:divBdr>
        </w:div>
        <w:div w:id="125978317">
          <w:marLeft w:val="480"/>
          <w:marRight w:val="0"/>
          <w:marTop w:val="0"/>
          <w:marBottom w:val="0"/>
          <w:divBdr>
            <w:top w:val="none" w:sz="0" w:space="0" w:color="auto"/>
            <w:left w:val="none" w:sz="0" w:space="0" w:color="auto"/>
            <w:bottom w:val="none" w:sz="0" w:space="0" w:color="auto"/>
            <w:right w:val="none" w:sz="0" w:space="0" w:color="auto"/>
          </w:divBdr>
        </w:div>
        <w:div w:id="164637223">
          <w:marLeft w:val="480"/>
          <w:marRight w:val="0"/>
          <w:marTop w:val="0"/>
          <w:marBottom w:val="0"/>
          <w:divBdr>
            <w:top w:val="none" w:sz="0" w:space="0" w:color="auto"/>
            <w:left w:val="none" w:sz="0" w:space="0" w:color="auto"/>
            <w:bottom w:val="none" w:sz="0" w:space="0" w:color="auto"/>
            <w:right w:val="none" w:sz="0" w:space="0" w:color="auto"/>
          </w:divBdr>
        </w:div>
        <w:div w:id="166021620">
          <w:marLeft w:val="480"/>
          <w:marRight w:val="0"/>
          <w:marTop w:val="0"/>
          <w:marBottom w:val="0"/>
          <w:divBdr>
            <w:top w:val="none" w:sz="0" w:space="0" w:color="auto"/>
            <w:left w:val="none" w:sz="0" w:space="0" w:color="auto"/>
            <w:bottom w:val="none" w:sz="0" w:space="0" w:color="auto"/>
            <w:right w:val="none" w:sz="0" w:space="0" w:color="auto"/>
          </w:divBdr>
        </w:div>
        <w:div w:id="192573886">
          <w:marLeft w:val="480"/>
          <w:marRight w:val="0"/>
          <w:marTop w:val="0"/>
          <w:marBottom w:val="0"/>
          <w:divBdr>
            <w:top w:val="none" w:sz="0" w:space="0" w:color="auto"/>
            <w:left w:val="none" w:sz="0" w:space="0" w:color="auto"/>
            <w:bottom w:val="none" w:sz="0" w:space="0" w:color="auto"/>
            <w:right w:val="none" w:sz="0" w:space="0" w:color="auto"/>
          </w:divBdr>
        </w:div>
        <w:div w:id="213926542">
          <w:marLeft w:val="480"/>
          <w:marRight w:val="0"/>
          <w:marTop w:val="0"/>
          <w:marBottom w:val="0"/>
          <w:divBdr>
            <w:top w:val="none" w:sz="0" w:space="0" w:color="auto"/>
            <w:left w:val="none" w:sz="0" w:space="0" w:color="auto"/>
            <w:bottom w:val="none" w:sz="0" w:space="0" w:color="auto"/>
            <w:right w:val="none" w:sz="0" w:space="0" w:color="auto"/>
          </w:divBdr>
        </w:div>
        <w:div w:id="264314966">
          <w:marLeft w:val="480"/>
          <w:marRight w:val="0"/>
          <w:marTop w:val="0"/>
          <w:marBottom w:val="0"/>
          <w:divBdr>
            <w:top w:val="none" w:sz="0" w:space="0" w:color="auto"/>
            <w:left w:val="none" w:sz="0" w:space="0" w:color="auto"/>
            <w:bottom w:val="none" w:sz="0" w:space="0" w:color="auto"/>
            <w:right w:val="none" w:sz="0" w:space="0" w:color="auto"/>
          </w:divBdr>
        </w:div>
        <w:div w:id="266159047">
          <w:marLeft w:val="480"/>
          <w:marRight w:val="0"/>
          <w:marTop w:val="0"/>
          <w:marBottom w:val="0"/>
          <w:divBdr>
            <w:top w:val="none" w:sz="0" w:space="0" w:color="auto"/>
            <w:left w:val="none" w:sz="0" w:space="0" w:color="auto"/>
            <w:bottom w:val="none" w:sz="0" w:space="0" w:color="auto"/>
            <w:right w:val="none" w:sz="0" w:space="0" w:color="auto"/>
          </w:divBdr>
        </w:div>
        <w:div w:id="280578467">
          <w:marLeft w:val="480"/>
          <w:marRight w:val="0"/>
          <w:marTop w:val="0"/>
          <w:marBottom w:val="0"/>
          <w:divBdr>
            <w:top w:val="none" w:sz="0" w:space="0" w:color="auto"/>
            <w:left w:val="none" w:sz="0" w:space="0" w:color="auto"/>
            <w:bottom w:val="none" w:sz="0" w:space="0" w:color="auto"/>
            <w:right w:val="none" w:sz="0" w:space="0" w:color="auto"/>
          </w:divBdr>
        </w:div>
        <w:div w:id="340595730">
          <w:marLeft w:val="480"/>
          <w:marRight w:val="0"/>
          <w:marTop w:val="0"/>
          <w:marBottom w:val="0"/>
          <w:divBdr>
            <w:top w:val="none" w:sz="0" w:space="0" w:color="auto"/>
            <w:left w:val="none" w:sz="0" w:space="0" w:color="auto"/>
            <w:bottom w:val="none" w:sz="0" w:space="0" w:color="auto"/>
            <w:right w:val="none" w:sz="0" w:space="0" w:color="auto"/>
          </w:divBdr>
        </w:div>
        <w:div w:id="350491371">
          <w:marLeft w:val="480"/>
          <w:marRight w:val="0"/>
          <w:marTop w:val="0"/>
          <w:marBottom w:val="0"/>
          <w:divBdr>
            <w:top w:val="none" w:sz="0" w:space="0" w:color="auto"/>
            <w:left w:val="none" w:sz="0" w:space="0" w:color="auto"/>
            <w:bottom w:val="none" w:sz="0" w:space="0" w:color="auto"/>
            <w:right w:val="none" w:sz="0" w:space="0" w:color="auto"/>
          </w:divBdr>
        </w:div>
        <w:div w:id="398401118">
          <w:marLeft w:val="480"/>
          <w:marRight w:val="0"/>
          <w:marTop w:val="0"/>
          <w:marBottom w:val="0"/>
          <w:divBdr>
            <w:top w:val="none" w:sz="0" w:space="0" w:color="auto"/>
            <w:left w:val="none" w:sz="0" w:space="0" w:color="auto"/>
            <w:bottom w:val="none" w:sz="0" w:space="0" w:color="auto"/>
            <w:right w:val="none" w:sz="0" w:space="0" w:color="auto"/>
          </w:divBdr>
        </w:div>
        <w:div w:id="404303072">
          <w:marLeft w:val="480"/>
          <w:marRight w:val="0"/>
          <w:marTop w:val="0"/>
          <w:marBottom w:val="0"/>
          <w:divBdr>
            <w:top w:val="none" w:sz="0" w:space="0" w:color="auto"/>
            <w:left w:val="none" w:sz="0" w:space="0" w:color="auto"/>
            <w:bottom w:val="none" w:sz="0" w:space="0" w:color="auto"/>
            <w:right w:val="none" w:sz="0" w:space="0" w:color="auto"/>
          </w:divBdr>
        </w:div>
        <w:div w:id="409545056">
          <w:marLeft w:val="480"/>
          <w:marRight w:val="0"/>
          <w:marTop w:val="0"/>
          <w:marBottom w:val="0"/>
          <w:divBdr>
            <w:top w:val="none" w:sz="0" w:space="0" w:color="auto"/>
            <w:left w:val="none" w:sz="0" w:space="0" w:color="auto"/>
            <w:bottom w:val="none" w:sz="0" w:space="0" w:color="auto"/>
            <w:right w:val="none" w:sz="0" w:space="0" w:color="auto"/>
          </w:divBdr>
        </w:div>
        <w:div w:id="426969122">
          <w:marLeft w:val="480"/>
          <w:marRight w:val="0"/>
          <w:marTop w:val="0"/>
          <w:marBottom w:val="0"/>
          <w:divBdr>
            <w:top w:val="none" w:sz="0" w:space="0" w:color="auto"/>
            <w:left w:val="none" w:sz="0" w:space="0" w:color="auto"/>
            <w:bottom w:val="none" w:sz="0" w:space="0" w:color="auto"/>
            <w:right w:val="none" w:sz="0" w:space="0" w:color="auto"/>
          </w:divBdr>
        </w:div>
        <w:div w:id="453838388">
          <w:marLeft w:val="480"/>
          <w:marRight w:val="0"/>
          <w:marTop w:val="0"/>
          <w:marBottom w:val="0"/>
          <w:divBdr>
            <w:top w:val="none" w:sz="0" w:space="0" w:color="auto"/>
            <w:left w:val="none" w:sz="0" w:space="0" w:color="auto"/>
            <w:bottom w:val="none" w:sz="0" w:space="0" w:color="auto"/>
            <w:right w:val="none" w:sz="0" w:space="0" w:color="auto"/>
          </w:divBdr>
        </w:div>
        <w:div w:id="498736438">
          <w:marLeft w:val="480"/>
          <w:marRight w:val="0"/>
          <w:marTop w:val="0"/>
          <w:marBottom w:val="0"/>
          <w:divBdr>
            <w:top w:val="none" w:sz="0" w:space="0" w:color="auto"/>
            <w:left w:val="none" w:sz="0" w:space="0" w:color="auto"/>
            <w:bottom w:val="none" w:sz="0" w:space="0" w:color="auto"/>
            <w:right w:val="none" w:sz="0" w:space="0" w:color="auto"/>
          </w:divBdr>
        </w:div>
        <w:div w:id="518084624">
          <w:marLeft w:val="480"/>
          <w:marRight w:val="0"/>
          <w:marTop w:val="0"/>
          <w:marBottom w:val="0"/>
          <w:divBdr>
            <w:top w:val="none" w:sz="0" w:space="0" w:color="auto"/>
            <w:left w:val="none" w:sz="0" w:space="0" w:color="auto"/>
            <w:bottom w:val="none" w:sz="0" w:space="0" w:color="auto"/>
            <w:right w:val="none" w:sz="0" w:space="0" w:color="auto"/>
          </w:divBdr>
        </w:div>
        <w:div w:id="522746579">
          <w:marLeft w:val="480"/>
          <w:marRight w:val="0"/>
          <w:marTop w:val="0"/>
          <w:marBottom w:val="0"/>
          <w:divBdr>
            <w:top w:val="none" w:sz="0" w:space="0" w:color="auto"/>
            <w:left w:val="none" w:sz="0" w:space="0" w:color="auto"/>
            <w:bottom w:val="none" w:sz="0" w:space="0" w:color="auto"/>
            <w:right w:val="none" w:sz="0" w:space="0" w:color="auto"/>
          </w:divBdr>
        </w:div>
        <w:div w:id="550657104">
          <w:marLeft w:val="480"/>
          <w:marRight w:val="0"/>
          <w:marTop w:val="0"/>
          <w:marBottom w:val="0"/>
          <w:divBdr>
            <w:top w:val="none" w:sz="0" w:space="0" w:color="auto"/>
            <w:left w:val="none" w:sz="0" w:space="0" w:color="auto"/>
            <w:bottom w:val="none" w:sz="0" w:space="0" w:color="auto"/>
            <w:right w:val="none" w:sz="0" w:space="0" w:color="auto"/>
          </w:divBdr>
        </w:div>
        <w:div w:id="553270469">
          <w:marLeft w:val="480"/>
          <w:marRight w:val="0"/>
          <w:marTop w:val="0"/>
          <w:marBottom w:val="0"/>
          <w:divBdr>
            <w:top w:val="none" w:sz="0" w:space="0" w:color="auto"/>
            <w:left w:val="none" w:sz="0" w:space="0" w:color="auto"/>
            <w:bottom w:val="none" w:sz="0" w:space="0" w:color="auto"/>
            <w:right w:val="none" w:sz="0" w:space="0" w:color="auto"/>
          </w:divBdr>
        </w:div>
        <w:div w:id="576012964">
          <w:marLeft w:val="480"/>
          <w:marRight w:val="0"/>
          <w:marTop w:val="0"/>
          <w:marBottom w:val="0"/>
          <w:divBdr>
            <w:top w:val="none" w:sz="0" w:space="0" w:color="auto"/>
            <w:left w:val="none" w:sz="0" w:space="0" w:color="auto"/>
            <w:bottom w:val="none" w:sz="0" w:space="0" w:color="auto"/>
            <w:right w:val="none" w:sz="0" w:space="0" w:color="auto"/>
          </w:divBdr>
        </w:div>
        <w:div w:id="576979882">
          <w:marLeft w:val="480"/>
          <w:marRight w:val="0"/>
          <w:marTop w:val="0"/>
          <w:marBottom w:val="0"/>
          <w:divBdr>
            <w:top w:val="none" w:sz="0" w:space="0" w:color="auto"/>
            <w:left w:val="none" w:sz="0" w:space="0" w:color="auto"/>
            <w:bottom w:val="none" w:sz="0" w:space="0" w:color="auto"/>
            <w:right w:val="none" w:sz="0" w:space="0" w:color="auto"/>
          </w:divBdr>
        </w:div>
        <w:div w:id="589117221">
          <w:marLeft w:val="480"/>
          <w:marRight w:val="0"/>
          <w:marTop w:val="0"/>
          <w:marBottom w:val="0"/>
          <w:divBdr>
            <w:top w:val="none" w:sz="0" w:space="0" w:color="auto"/>
            <w:left w:val="none" w:sz="0" w:space="0" w:color="auto"/>
            <w:bottom w:val="none" w:sz="0" w:space="0" w:color="auto"/>
            <w:right w:val="none" w:sz="0" w:space="0" w:color="auto"/>
          </w:divBdr>
        </w:div>
        <w:div w:id="592933638">
          <w:marLeft w:val="480"/>
          <w:marRight w:val="0"/>
          <w:marTop w:val="0"/>
          <w:marBottom w:val="0"/>
          <w:divBdr>
            <w:top w:val="none" w:sz="0" w:space="0" w:color="auto"/>
            <w:left w:val="none" w:sz="0" w:space="0" w:color="auto"/>
            <w:bottom w:val="none" w:sz="0" w:space="0" w:color="auto"/>
            <w:right w:val="none" w:sz="0" w:space="0" w:color="auto"/>
          </w:divBdr>
        </w:div>
        <w:div w:id="631862752">
          <w:marLeft w:val="480"/>
          <w:marRight w:val="0"/>
          <w:marTop w:val="0"/>
          <w:marBottom w:val="0"/>
          <w:divBdr>
            <w:top w:val="none" w:sz="0" w:space="0" w:color="auto"/>
            <w:left w:val="none" w:sz="0" w:space="0" w:color="auto"/>
            <w:bottom w:val="none" w:sz="0" w:space="0" w:color="auto"/>
            <w:right w:val="none" w:sz="0" w:space="0" w:color="auto"/>
          </w:divBdr>
        </w:div>
        <w:div w:id="634338935">
          <w:marLeft w:val="480"/>
          <w:marRight w:val="0"/>
          <w:marTop w:val="0"/>
          <w:marBottom w:val="0"/>
          <w:divBdr>
            <w:top w:val="none" w:sz="0" w:space="0" w:color="auto"/>
            <w:left w:val="none" w:sz="0" w:space="0" w:color="auto"/>
            <w:bottom w:val="none" w:sz="0" w:space="0" w:color="auto"/>
            <w:right w:val="none" w:sz="0" w:space="0" w:color="auto"/>
          </w:divBdr>
        </w:div>
        <w:div w:id="643196246">
          <w:marLeft w:val="480"/>
          <w:marRight w:val="0"/>
          <w:marTop w:val="0"/>
          <w:marBottom w:val="0"/>
          <w:divBdr>
            <w:top w:val="none" w:sz="0" w:space="0" w:color="auto"/>
            <w:left w:val="none" w:sz="0" w:space="0" w:color="auto"/>
            <w:bottom w:val="none" w:sz="0" w:space="0" w:color="auto"/>
            <w:right w:val="none" w:sz="0" w:space="0" w:color="auto"/>
          </w:divBdr>
        </w:div>
        <w:div w:id="658460112">
          <w:marLeft w:val="480"/>
          <w:marRight w:val="0"/>
          <w:marTop w:val="0"/>
          <w:marBottom w:val="0"/>
          <w:divBdr>
            <w:top w:val="none" w:sz="0" w:space="0" w:color="auto"/>
            <w:left w:val="none" w:sz="0" w:space="0" w:color="auto"/>
            <w:bottom w:val="none" w:sz="0" w:space="0" w:color="auto"/>
            <w:right w:val="none" w:sz="0" w:space="0" w:color="auto"/>
          </w:divBdr>
        </w:div>
        <w:div w:id="670068532">
          <w:marLeft w:val="480"/>
          <w:marRight w:val="0"/>
          <w:marTop w:val="0"/>
          <w:marBottom w:val="0"/>
          <w:divBdr>
            <w:top w:val="none" w:sz="0" w:space="0" w:color="auto"/>
            <w:left w:val="none" w:sz="0" w:space="0" w:color="auto"/>
            <w:bottom w:val="none" w:sz="0" w:space="0" w:color="auto"/>
            <w:right w:val="none" w:sz="0" w:space="0" w:color="auto"/>
          </w:divBdr>
        </w:div>
        <w:div w:id="695350283">
          <w:marLeft w:val="480"/>
          <w:marRight w:val="0"/>
          <w:marTop w:val="0"/>
          <w:marBottom w:val="0"/>
          <w:divBdr>
            <w:top w:val="none" w:sz="0" w:space="0" w:color="auto"/>
            <w:left w:val="none" w:sz="0" w:space="0" w:color="auto"/>
            <w:bottom w:val="none" w:sz="0" w:space="0" w:color="auto"/>
            <w:right w:val="none" w:sz="0" w:space="0" w:color="auto"/>
          </w:divBdr>
        </w:div>
        <w:div w:id="696934002">
          <w:marLeft w:val="480"/>
          <w:marRight w:val="0"/>
          <w:marTop w:val="0"/>
          <w:marBottom w:val="0"/>
          <w:divBdr>
            <w:top w:val="none" w:sz="0" w:space="0" w:color="auto"/>
            <w:left w:val="none" w:sz="0" w:space="0" w:color="auto"/>
            <w:bottom w:val="none" w:sz="0" w:space="0" w:color="auto"/>
            <w:right w:val="none" w:sz="0" w:space="0" w:color="auto"/>
          </w:divBdr>
        </w:div>
        <w:div w:id="756710939">
          <w:marLeft w:val="480"/>
          <w:marRight w:val="0"/>
          <w:marTop w:val="0"/>
          <w:marBottom w:val="0"/>
          <w:divBdr>
            <w:top w:val="none" w:sz="0" w:space="0" w:color="auto"/>
            <w:left w:val="none" w:sz="0" w:space="0" w:color="auto"/>
            <w:bottom w:val="none" w:sz="0" w:space="0" w:color="auto"/>
            <w:right w:val="none" w:sz="0" w:space="0" w:color="auto"/>
          </w:divBdr>
        </w:div>
        <w:div w:id="831872552">
          <w:marLeft w:val="480"/>
          <w:marRight w:val="0"/>
          <w:marTop w:val="0"/>
          <w:marBottom w:val="0"/>
          <w:divBdr>
            <w:top w:val="none" w:sz="0" w:space="0" w:color="auto"/>
            <w:left w:val="none" w:sz="0" w:space="0" w:color="auto"/>
            <w:bottom w:val="none" w:sz="0" w:space="0" w:color="auto"/>
            <w:right w:val="none" w:sz="0" w:space="0" w:color="auto"/>
          </w:divBdr>
        </w:div>
        <w:div w:id="873268066">
          <w:marLeft w:val="480"/>
          <w:marRight w:val="0"/>
          <w:marTop w:val="0"/>
          <w:marBottom w:val="0"/>
          <w:divBdr>
            <w:top w:val="none" w:sz="0" w:space="0" w:color="auto"/>
            <w:left w:val="none" w:sz="0" w:space="0" w:color="auto"/>
            <w:bottom w:val="none" w:sz="0" w:space="0" w:color="auto"/>
            <w:right w:val="none" w:sz="0" w:space="0" w:color="auto"/>
          </w:divBdr>
        </w:div>
        <w:div w:id="875503093">
          <w:marLeft w:val="480"/>
          <w:marRight w:val="0"/>
          <w:marTop w:val="0"/>
          <w:marBottom w:val="0"/>
          <w:divBdr>
            <w:top w:val="none" w:sz="0" w:space="0" w:color="auto"/>
            <w:left w:val="none" w:sz="0" w:space="0" w:color="auto"/>
            <w:bottom w:val="none" w:sz="0" w:space="0" w:color="auto"/>
            <w:right w:val="none" w:sz="0" w:space="0" w:color="auto"/>
          </w:divBdr>
        </w:div>
        <w:div w:id="901871312">
          <w:marLeft w:val="480"/>
          <w:marRight w:val="0"/>
          <w:marTop w:val="0"/>
          <w:marBottom w:val="0"/>
          <w:divBdr>
            <w:top w:val="none" w:sz="0" w:space="0" w:color="auto"/>
            <w:left w:val="none" w:sz="0" w:space="0" w:color="auto"/>
            <w:bottom w:val="none" w:sz="0" w:space="0" w:color="auto"/>
            <w:right w:val="none" w:sz="0" w:space="0" w:color="auto"/>
          </w:divBdr>
        </w:div>
        <w:div w:id="912472042">
          <w:marLeft w:val="480"/>
          <w:marRight w:val="0"/>
          <w:marTop w:val="0"/>
          <w:marBottom w:val="0"/>
          <w:divBdr>
            <w:top w:val="none" w:sz="0" w:space="0" w:color="auto"/>
            <w:left w:val="none" w:sz="0" w:space="0" w:color="auto"/>
            <w:bottom w:val="none" w:sz="0" w:space="0" w:color="auto"/>
            <w:right w:val="none" w:sz="0" w:space="0" w:color="auto"/>
          </w:divBdr>
        </w:div>
        <w:div w:id="932082946">
          <w:marLeft w:val="480"/>
          <w:marRight w:val="0"/>
          <w:marTop w:val="0"/>
          <w:marBottom w:val="0"/>
          <w:divBdr>
            <w:top w:val="none" w:sz="0" w:space="0" w:color="auto"/>
            <w:left w:val="none" w:sz="0" w:space="0" w:color="auto"/>
            <w:bottom w:val="none" w:sz="0" w:space="0" w:color="auto"/>
            <w:right w:val="none" w:sz="0" w:space="0" w:color="auto"/>
          </w:divBdr>
        </w:div>
        <w:div w:id="950747003">
          <w:marLeft w:val="480"/>
          <w:marRight w:val="0"/>
          <w:marTop w:val="0"/>
          <w:marBottom w:val="0"/>
          <w:divBdr>
            <w:top w:val="none" w:sz="0" w:space="0" w:color="auto"/>
            <w:left w:val="none" w:sz="0" w:space="0" w:color="auto"/>
            <w:bottom w:val="none" w:sz="0" w:space="0" w:color="auto"/>
            <w:right w:val="none" w:sz="0" w:space="0" w:color="auto"/>
          </w:divBdr>
        </w:div>
        <w:div w:id="959724462">
          <w:marLeft w:val="480"/>
          <w:marRight w:val="0"/>
          <w:marTop w:val="0"/>
          <w:marBottom w:val="0"/>
          <w:divBdr>
            <w:top w:val="none" w:sz="0" w:space="0" w:color="auto"/>
            <w:left w:val="none" w:sz="0" w:space="0" w:color="auto"/>
            <w:bottom w:val="none" w:sz="0" w:space="0" w:color="auto"/>
            <w:right w:val="none" w:sz="0" w:space="0" w:color="auto"/>
          </w:divBdr>
        </w:div>
        <w:div w:id="967903373">
          <w:marLeft w:val="480"/>
          <w:marRight w:val="0"/>
          <w:marTop w:val="0"/>
          <w:marBottom w:val="0"/>
          <w:divBdr>
            <w:top w:val="none" w:sz="0" w:space="0" w:color="auto"/>
            <w:left w:val="none" w:sz="0" w:space="0" w:color="auto"/>
            <w:bottom w:val="none" w:sz="0" w:space="0" w:color="auto"/>
            <w:right w:val="none" w:sz="0" w:space="0" w:color="auto"/>
          </w:divBdr>
        </w:div>
        <w:div w:id="986590536">
          <w:marLeft w:val="480"/>
          <w:marRight w:val="0"/>
          <w:marTop w:val="0"/>
          <w:marBottom w:val="0"/>
          <w:divBdr>
            <w:top w:val="none" w:sz="0" w:space="0" w:color="auto"/>
            <w:left w:val="none" w:sz="0" w:space="0" w:color="auto"/>
            <w:bottom w:val="none" w:sz="0" w:space="0" w:color="auto"/>
            <w:right w:val="none" w:sz="0" w:space="0" w:color="auto"/>
          </w:divBdr>
        </w:div>
        <w:div w:id="994265073">
          <w:marLeft w:val="480"/>
          <w:marRight w:val="0"/>
          <w:marTop w:val="0"/>
          <w:marBottom w:val="0"/>
          <w:divBdr>
            <w:top w:val="none" w:sz="0" w:space="0" w:color="auto"/>
            <w:left w:val="none" w:sz="0" w:space="0" w:color="auto"/>
            <w:bottom w:val="none" w:sz="0" w:space="0" w:color="auto"/>
            <w:right w:val="none" w:sz="0" w:space="0" w:color="auto"/>
          </w:divBdr>
        </w:div>
        <w:div w:id="995763113">
          <w:marLeft w:val="480"/>
          <w:marRight w:val="0"/>
          <w:marTop w:val="0"/>
          <w:marBottom w:val="0"/>
          <w:divBdr>
            <w:top w:val="none" w:sz="0" w:space="0" w:color="auto"/>
            <w:left w:val="none" w:sz="0" w:space="0" w:color="auto"/>
            <w:bottom w:val="none" w:sz="0" w:space="0" w:color="auto"/>
            <w:right w:val="none" w:sz="0" w:space="0" w:color="auto"/>
          </w:divBdr>
        </w:div>
        <w:div w:id="1014917477">
          <w:marLeft w:val="480"/>
          <w:marRight w:val="0"/>
          <w:marTop w:val="0"/>
          <w:marBottom w:val="0"/>
          <w:divBdr>
            <w:top w:val="none" w:sz="0" w:space="0" w:color="auto"/>
            <w:left w:val="none" w:sz="0" w:space="0" w:color="auto"/>
            <w:bottom w:val="none" w:sz="0" w:space="0" w:color="auto"/>
            <w:right w:val="none" w:sz="0" w:space="0" w:color="auto"/>
          </w:divBdr>
        </w:div>
      </w:divsChild>
    </w:div>
    <w:div w:id="829296926">
      <w:bodyDiv w:val="1"/>
      <w:marLeft w:val="0"/>
      <w:marRight w:val="0"/>
      <w:marTop w:val="0"/>
      <w:marBottom w:val="0"/>
      <w:divBdr>
        <w:top w:val="none" w:sz="0" w:space="0" w:color="auto"/>
        <w:left w:val="none" w:sz="0" w:space="0" w:color="auto"/>
        <w:bottom w:val="none" w:sz="0" w:space="0" w:color="auto"/>
        <w:right w:val="none" w:sz="0" w:space="0" w:color="auto"/>
      </w:divBdr>
      <w:divsChild>
        <w:div w:id="65881375">
          <w:marLeft w:val="480"/>
          <w:marRight w:val="0"/>
          <w:marTop w:val="0"/>
          <w:marBottom w:val="0"/>
          <w:divBdr>
            <w:top w:val="none" w:sz="0" w:space="0" w:color="auto"/>
            <w:left w:val="none" w:sz="0" w:space="0" w:color="auto"/>
            <w:bottom w:val="none" w:sz="0" w:space="0" w:color="auto"/>
            <w:right w:val="none" w:sz="0" w:space="0" w:color="auto"/>
          </w:divBdr>
        </w:div>
        <w:div w:id="73623875">
          <w:marLeft w:val="480"/>
          <w:marRight w:val="0"/>
          <w:marTop w:val="0"/>
          <w:marBottom w:val="0"/>
          <w:divBdr>
            <w:top w:val="none" w:sz="0" w:space="0" w:color="auto"/>
            <w:left w:val="none" w:sz="0" w:space="0" w:color="auto"/>
            <w:bottom w:val="none" w:sz="0" w:space="0" w:color="auto"/>
            <w:right w:val="none" w:sz="0" w:space="0" w:color="auto"/>
          </w:divBdr>
        </w:div>
        <w:div w:id="85418779">
          <w:marLeft w:val="480"/>
          <w:marRight w:val="0"/>
          <w:marTop w:val="0"/>
          <w:marBottom w:val="0"/>
          <w:divBdr>
            <w:top w:val="none" w:sz="0" w:space="0" w:color="auto"/>
            <w:left w:val="none" w:sz="0" w:space="0" w:color="auto"/>
            <w:bottom w:val="none" w:sz="0" w:space="0" w:color="auto"/>
            <w:right w:val="none" w:sz="0" w:space="0" w:color="auto"/>
          </w:divBdr>
        </w:div>
        <w:div w:id="104470861">
          <w:marLeft w:val="480"/>
          <w:marRight w:val="0"/>
          <w:marTop w:val="0"/>
          <w:marBottom w:val="0"/>
          <w:divBdr>
            <w:top w:val="none" w:sz="0" w:space="0" w:color="auto"/>
            <w:left w:val="none" w:sz="0" w:space="0" w:color="auto"/>
            <w:bottom w:val="none" w:sz="0" w:space="0" w:color="auto"/>
            <w:right w:val="none" w:sz="0" w:space="0" w:color="auto"/>
          </w:divBdr>
        </w:div>
        <w:div w:id="200173042">
          <w:marLeft w:val="480"/>
          <w:marRight w:val="0"/>
          <w:marTop w:val="0"/>
          <w:marBottom w:val="0"/>
          <w:divBdr>
            <w:top w:val="none" w:sz="0" w:space="0" w:color="auto"/>
            <w:left w:val="none" w:sz="0" w:space="0" w:color="auto"/>
            <w:bottom w:val="none" w:sz="0" w:space="0" w:color="auto"/>
            <w:right w:val="none" w:sz="0" w:space="0" w:color="auto"/>
          </w:divBdr>
        </w:div>
        <w:div w:id="208885296">
          <w:marLeft w:val="480"/>
          <w:marRight w:val="0"/>
          <w:marTop w:val="0"/>
          <w:marBottom w:val="0"/>
          <w:divBdr>
            <w:top w:val="none" w:sz="0" w:space="0" w:color="auto"/>
            <w:left w:val="none" w:sz="0" w:space="0" w:color="auto"/>
            <w:bottom w:val="none" w:sz="0" w:space="0" w:color="auto"/>
            <w:right w:val="none" w:sz="0" w:space="0" w:color="auto"/>
          </w:divBdr>
        </w:div>
        <w:div w:id="244188411">
          <w:marLeft w:val="480"/>
          <w:marRight w:val="0"/>
          <w:marTop w:val="0"/>
          <w:marBottom w:val="0"/>
          <w:divBdr>
            <w:top w:val="none" w:sz="0" w:space="0" w:color="auto"/>
            <w:left w:val="none" w:sz="0" w:space="0" w:color="auto"/>
            <w:bottom w:val="none" w:sz="0" w:space="0" w:color="auto"/>
            <w:right w:val="none" w:sz="0" w:space="0" w:color="auto"/>
          </w:divBdr>
        </w:div>
        <w:div w:id="285427070">
          <w:marLeft w:val="480"/>
          <w:marRight w:val="0"/>
          <w:marTop w:val="0"/>
          <w:marBottom w:val="0"/>
          <w:divBdr>
            <w:top w:val="none" w:sz="0" w:space="0" w:color="auto"/>
            <w:left w:val="none" w:sz="0" w:space="0" w:color="auto"/>
            <w:bottom w:val="none" w:sz="0" w:space="0" w:color="auto"/>
            <w:right w:val="none" w:sz="0" w:space="0" w:color="auto"/>
          </w:divBdr>
        </w:div>
        <w:div w:id="409815858">
          <w:marLeft w:val="480"/>
          <w:marRight w:val="0"/>
          <w:marTop w:val="0"/>
          <w:marBottom w:val="0"/>
          <w:divBdr>
            <w:top w:val="none" w:sz="0" w:space="0" w:color="auto"/>
            <w:left w:val="none" w:sz="0" w:space="0" w:color="auto"/>
            <w:bottom w:val="none" w:sz="0" w:space="0" w:color="auto"/>
            <w:right w:val="none" w:sz="0" w:space="0" w:color="auto"/>
          </w:divBdr>
        </w:div>
        <w:div w:id="439842347">
          <w:marLeft w:val="480"/>
          <w:marRight w:val="0"/>
          <w:marTop w:val="0"/>
          <w:marBottom w:val="0"/>
          <w:divBdr>
            <w:top w:val="none" w:sz="0" w:space="0" w:color="auto"/>
            <w:left w:val="none" w:sz="0" w:space="0" w:color="auto"/>
            <w:bottom w:val="none" w:sz="0" w:space="0" w:color="auto"/>
            <w:right w:val="none" w:sz="0" w:space="0" w:color="auto"/>
          </w:divBdr>
        </w:div>
        <w:div w:id="479617570">
          <w:marLeft w:val="480"/>
          <w:marRight w:val="0"/>
          <w:marTop w:val="0"/>
          <w:marBottom w:val="0"/>
          <w:divBdr>
            <w:top w:val="none" w:sz="0" w:space="0" w:color="auto"/>
            <w:left w:val="none" w:sz="0" w:space="0" w:color="auto"/>
            <w:bottom w:val="none" w:sz="0" w:space="0" w:color="auto"/>
            <w:right w:val="none" w:sz="0" w:space="0" w:color="auto"/>
          </w:divBdr>
        </w:div>
        <w:div w:id="489173986">
          <w:marLeft w:val="480"/>
          <w:marRight w:val="0"/>
          <w:marTop w:val="0"/>
          <w:marBottom w:val="0"/>
          <w:divBdr>
            <w:top w:val="none" w:sz="0" w:space="0" w:color="auto"/>
            <w:left w:val="none" w:sz="0" w:space="0" w:color="auto"/>
            <w:bottom w:val="none" w:sz="0" w:space="0" w:color="auto"/>
            <w:right w:val="none" w:sz="0" w:space="0" w:color="auto"/>
          </w:divBdr>
        </w:div>
        <w:div w:id="515507764">
          <w:marLeft w:val="480"/>
          <w:marRight w:val="0"/>
          <w:marTop w:val="0"/>
          <w:marBottom w:val="0"/>
          <w:divBdr>
            <w:top w:val="none" w:sz="0" w:space="0" w:color="auto"/>
            <w:left w:val="none" w:sz="0" w:space="0" w:color="auto"/>
            <w:bottom w:val="none" w:sz="0" w:space="0" w:color="auto"/>
            <w:right w:val="none" w:sz="0" w:space="0" w:color="auto"/>
          </w:divBdr>
        </w:div>
        <w:div w:id="575210670">
          <w:marLeft w:val="480"/>
          <w:marRight w:val="0"/>
          <w:marTop w:val="0"/>
          <w:marBottom w:val="0"/>
          <w:divBdr>
            <w:top w:val="none" w:sz="0" w:space="0" w:color="auto"/>
            <w:left w:val="none" w:sz="0" w:space="0" w:color="auto"/>
            <w:bottom w:val="none" w:sz="0" w:space="0" w:color="auto"/>
            <w:right w:val="none" w:sz="0" w:space="0" w:color="auto"/>
          </w:divBdr>
        </w:div>
        <w:div w:id="647442415">
          <w:marLeft w:val="480"/>
          <w:marRight w:val="0"/>
          <w:marTop w:val="0"/>
          <w:marBottom w:val="0"/>
          <w:divBdr>
            <w:top w:val="none" w:sz="0" w:space="0" w:color="auto"/>
            <w:left w:val="none" w:sz="0" w:space="0" w:color="auto"/>
            <w:bottom w:val="none" w:sz="0" w:space="0" w:color="auto"/>
            <w:right w:val="none" w:sz="0" w:space="0" w:color="auto"/>
          </w:divBdr>
        </w:div>
        <w:div w:id="661616979">
          <w:marLeft w:val="480"/>
          <w:marRight w:val="0"/>
          <w:marTop w:val="0"/>
          <w:marBottom w:val="0"/>
          <w:divBdr>
            <w:top w:val="none" w:sz="0" w:space="0" w:color="auto"/>
            <w:left w:val="none" w:sz="0" w:space="0" w:color="auto"/>
            <w:bottom w:val="none" w:sz="0" w:space="0" w:color="auto"/>
            <w:right w:val="none" w:sz="0" w:space="0" w:color="auto"/>
          </w:divBdr>
        </w:div>
        <w:div w:id="670134526">
          <w:marLeft w:val="480"/>
          <w:marRight w:val="0"/>
          <w:marTop w:val="0"/>
          <w:marBottom w:val="0"/>
          <w:divBdr>
            <w:top w:val="none" w:sz="0" w:space="0" w:color="auto"/>
            <w:left w:val="none" w:sz="0" w:space="0" w:color="auto"/>
            <w:bottom w:val="none" w:sz="0" w:space="0" w:color="auto"/>
            <w:right w:val="none" w:sz="0" w:space="0" w:color="auto"/>
          </w:divBdr>
        </w:div>
        <w:div w:id="712389364">
          <w:marLeft w:val="480"/>
          <w:marRight w:val="0"/>
          <w:marTop w:val="0"/>
          <w:marBottom w:val="0"/>
          <w:divBdr>
            <w:top w:val="none" w:sz="0" w:space="0" w:color="auto"/>
            <w:left w:val="none" w:sz="0" w:space="0" w:color="auto"/>
            <w:bottom w:val="none" w:sz="0" w:space="0" w:color="auto"/>
            <w:right w:val="none" w:sz="0" w:space="0" w:color="auto"/>
          </w:divBdr>
        </w:div>
        <w:div w:id="713508052">
          <w:marLeft w:val="480"/>
          <w:marRight w:val="0"/>
          <w:marTop w:val="0"/>
          <w:marBottom w:val="0"/>
          <w:divBdr>
            <w:top w:val="none" w:sz="0" w:space="0" w:color="auto"/>
            <w:left w:val="none" w:sz="0" w:space="0" w:color="auto"/>
            <w:bottom w:val="none" w:sz="0" w:space="0" w:color="auto"/>
            <w:right w:val="none" w:sz="0" w:space="0" w:color="auto"/>
          </w:divBdr>
        </w:div>
        <w:div w:id="772669791">
          <w:marLeft w:val="480"/>
          <w:marRight w:val="0"/>
          <w:marTop w:val="0"/>
          <w:marBottom w:val="0"/>
          <w:divBdr>
            <w:top w:val="none" w:sz="0" w:space="0" w:color="auto"/>
            <w:left w:val="none" w:sz="0" w:space="0" w:color="auto"/>
            <w:bottom w:val="none" w:sz="0" w:space="0" w:color="auto"/>
            <w:right w:val="none" w:sz="0" w:space="0" w:color="auto"/>
          </w:divBdr>
        </w:div>
        <w:div w:id="801197053">
          <w:marLeft w:val="480"/>
          <w:marRight w:val="0"/>
          <w:marTop w:val="0"/>
          <w:marBottom w:val="0"/>
          <w:divBdr>
            <w:top w:val="none" w:sz="0" w:space="0" w:color="auto"/>
            <w:left w:val="none" w:sz="0" w:space="0" w:color="auto"/>
            <w:bottom w:val="none" w:sz="0" w:space="0" w:color="auto"/>
            <w:right w:val="none" w:sz="0" w:space="0" w:color="auto"/>
          </w:divBdr>
        </w:div>
        <w:div w:id="838273554">
          <w:marLeft w:val="480"/>
          <w:marRight w:val="0"/>
          <w:marTop w:val="0"/>
          <w:marBottom w:val="0"/>
          <w:divBdr>
            <w:top w:val="none" w:sz="0" w:space="0" w:color="auto"/>
            <w:left w:val="none" w:sz="0" w:space="0" w:color="auto"/>
            <w:bottom w:val="none" w:sz="0" w:space="0" w:color="auto"/>
            <w:right w:val="none" w:sz="0" w:space="0" w:color="auto"/>
          </w:divBdr>
        </w:div>
        <w:div w:id="886646170">
          <w:marLeft w:val="480"/>
          <w:marRight w:val="0"/>
          <w:marTop w:val="0"/>
          <w:marBottom w:val="0"/>
          <w:divBdr>
            <w:top w:val="none" w:sz="0" w:space="0" w:color="auto"/>
            <w:left w:val="none" w:sz="0" w:space="0" w:color="auto"/>
            <w:bottom w:val="none" w:sz="0" w:space="0" w:color="auto"/>
            <w:right w:val="none" w:sz="0" w:space="0" w:color="auto"/>
          </w:divBdr>
        </w:div>
        <w:div w:id="999311046">
          <w:marLeft w:val="480"/>
          <w:marRight w:val="0"/>
          <w:marTop w:val="0"/>
          <w:marBottom w:val="0"/>
          <w:divBdr>
            <w:top w:val="none" w:sz="0" w:space="0" w:color="auto"/>
            <w:left w:val="none" w:sz="0" w:space="0" w:color="auto"/>
            <w:bottom w:val="none" w:sz="0" w:space="0" w:color="auto"/>
            <w:right w:val="none" w:sz="0" w:space="0" w:color="auto"/>
          </w:divBdr>
        </w:div>
      </w:divsChild>
    </w:div>
    <w:div w:id="829635207">
      <w:bodyDiv w:val="1"/>
      <w:marLeft w:val="0"/>
      <w:marRight w:val="0"/>
      <w:marTop w:val="0"/>
      <w:marBottom w:val="0"/>
      <w:divBdr>
        <w:top w:val="none" w:sz="0" w:space="0" w:color="auto"/>
        <w:left w:val="none" w:sz="0" w:space="0" w:color="auto"/>
        <w:bottom w:val="none" w:sz="0" w:space="0" w:color="auto"/>
        <w:right w:val="none" w:sz="0" w:space="0" w:color="auto"/>
      </w:divBdr>
    </w:div>
    <w:div w:id="829642656">
      <w:bodyDiv w:val="1"/>
      <w:marLeft w:val="0"/>
      <w:marRight w:val="0"/>
      <w:marTop w:val="0"/>
      <w:marBottom w:val="0"/>
      <w:divBdr>
        <w:top w:val="none" w:sz="0" w:space="0" w:color="auto"/>
        <w:left w:val="none" w:sz="0" w:space="0" w:color="auto"/>
        <w:bottom w:val="none" w:sz="0" w:space="0" w:color="auto"/>
        <w:right w:val="none" w:sz="0" w:space="0" w:color="auto"/>
      </w:divBdr>
    </w:div>
    <w:div w:id="829753878">
      <w:bodyDiv w:val="1"/>
      <w:marLeft w:val="0"/>
      <w:marRight w:val="0"/>
      <w:marTop w:val="0"/>
      <w:marBottom w:val="0"/>
      <w:divBdr>
        <w:top w:val="none" w:sz="0" w:space="0" w:color="auto"/>
        <w:left w:val="none" w:sz="0" w:space="0" w:color="auto"/>
        <w:bottom w:val="none" w:sz="0" w:space="0" w:color="auto"/>
        <w:right w:val="none" w:sz="0" w:space="0" w:color="auto"/>
      </w:divBdr>
    </w:div>
    <w:div w:id="830095328">
      <w:bodyDiv w:val="1"/>
      <w:marLeft w:val="0"/>
      <w:marRight w:val="0"/>
      <w:marTop w:val="0"/>
      <w:marBottom w:val="0"/>
      <w:divBdr>
        <w:top w:val="none" w:sz="0" w:space="0" w:color="auto"/>
        <w:left w:val="none" w:sz="0" w:space="0" w:color="auto"/>
        <w:bottom w:val="none" w:sz="0" w:space="0" w:color="auto"/>
        <w:right w:val="none" w:sz="0" w:space="0" w:color="auto"/>
      </w:divBdr>
    </w:div>
    <w:div w:id="830216359">
      <w:bodyDiv w:val="1"/>
      <w:marLeft w:val="0"/>
      <w:marRight w:val="0"/>
      <w:marTop w:val="0"/>
      <w:marBottom w:val="0"/>
      <w:divBdr>
        <w:top w:val="none" w:sz="0" w:space="0" w:color="auto"/>
        <w:left w:val="none" w:sz="0" w:space="0" w:color="auto"/>
        <w:bottom w:val="none" w:sz="0" w:space="0" w:color="auto"/>
        <w:right w:val="none" w:sz="0" w:space="0" w:color="auto"/>
      </w:divBdr>
      <w:divsChild>
        <w:div w:id="1735160477">
          <w:marLeft w:val="480"/>
          <w:marRight w:val="0"/>
          <w:marTop w:val="0"/>
          <w:marBottom w:val="0"/>
          <w:divBdr>
            <w:top w:val="none" w:sz="0" w:space="0" w:color="auto"/>
            <w:left w:val="none" w:sz="0" w:space="0" w:color="auto"/>
            <w:bottom w:val="none" w:sz="0" w:space="0" w:color="auto"/>
            <w:right w:val="none" w:sz="0" w:space="0" w:color="auto"/>
          </w:divBdr>
        </w:div>
        <w:div w:id="374932312">
          <w:marLeft w:val="480"/>
          <w:marRight w:val="0"/>
          <w:marTop w:val="0"/>
          <w:marBottom w:val="0"/>
          <w:divBdr>
            <w:top w:val="none" w:sz="0" w:space="0" w:color="auto"/>
            <w:left w:val="none" w:sz="0" w:space="0" w:color="auto"/>
            <w:bottom w:val="none" w:sz="0" w:space="0" w:color="auto"/>
            <w:right w:val="none" w:sz="0" w:space="0" w:color="auto"/>
          </w:divBdr>
        </w:div>
        <w:div w:id="35543590">
          <w:marLeft w:val="480"/>
          <w:marRight w:val="0"/>
          <w:marTop w:val="0"/>
          <w:marBottom w:val="0"/>
          <w:divBdr>
            <w:top w:val="none" w:sz="0" w:space="0" w:color="auto"/>
            <w:left w:val="none" w:sz="0" w:space="0" w:color="auto"/>
            <w:bottom w:val="none" w:sz="0" w:space="0" w:color="auto"/>
            <w:right w:val="none" w:sz="0" w:space="0" w:color="auto"/>
          </w:divBdr>
        </w:div>
        <w:div w:id="495727956">
          <w:marLeft w:val="480"/>
          <w:marRight w:val="0"/>
          <w:marTop w:val="0"/>
          <w:marBottom w:val="0"/>
          <w:divBdr>
            <w:top w:val="none" w:sz="0" w:space="0" w:color="auto"/>
            <w:left w:val="none" w:sz="0" w:space="0" w:color="auto"/>
            <w:bottom w:val="none" w:sz="0" w:space="0" w:color="auto"/>
            <w:right w:val="none" w:sz="0" w:space="0" w:color="auto"/>
          </w:divBdr>
        </w:div>
        <w:div w:id="1775785532">
          <w:marLeft w:val="480"/>
          <w:marRight w:val="0"/>
          <w:marTop w:val="0"/>
          <w:marBottom w:val="0"/>
          <w:divBdr>
            <w:top w:val="none" w:sz="0" w:space="0" w:color="auto"/>
            <w:left w:val="none" w:sz="0" w:space="0" w:color="auto"/>
            <w:bottom w:val="none" w:sz="0" w:space="0" w:color="auto"/>
            <w:right w:val="none" w:sz="0" w:space="0" w:color="auto"/>
          </w:divBdr>
        </w:div>
        <w:div w:id="1694113465">
          <w:marLeft w:val="480"/>
          <w:marRight w:val="0"/>
          <w:marTop w:val="0"/>
          <w:marBottom w:val="0"/>
          <w:divBdr>
            <w:top w:val="none" w:sz="0" w:space="0" w:color="auto"/>
            <w:left w:val="none" w:sz="0" w:space="0" w:color="auto"/>
            <w:bottom w:val="none" w:sz="0" w:space="0" w:color="auto"/>
            <w:right w:val="none" w:sz="0" w:space="0" w:color="auto"/>
          </w:divBdr>
        </w:div>
        <w:div w:id="1191915133">
          <w:marLeft w:val="480"/>
          <w:marRight w:val="0"/>
          <w:marTop w:val="0"/>
          <w:marBottom w:val="0"/>
          <w:divBdr>
            <w:top w:val="none" w:sz="0" w:space="0" w:color="auto"/>
            <w:left w:val="none" w:sz="0" w:space="0" w:color="auto"/>
            <w:bottom w:val="none" w:sz="0" w:space="0" w:color="auto"/>
            <w:right w:val="none" w:sz="0" w:space="0" w:color="auto"/>
          </w:divBdr>
        </w:div>
        <w:div w:id="1283264561">
          <w:marLeft w:val="480"/>
          <w:marRight w:val="0"/>
          <w:marTop w:val="0"/>
          <w:marBottom w:val="0"/>
          <w:divBdr>
            <w:top w:val="none" w:sz="0" w:space="0" w:color="auto"/>
            <w:left w:val="none" w:sz="0" w:space="0" w:color="auto"/>
            <w:bottom w:val="none" w:sz="0" w:space="0" w:color="auto"/>
            <w:right w:val="none" w:sz="0" w:space="0" w:color="auto"/>
          </w:divBdr>
        </w:div>
        <w:div w:id="226574847">
          <w:marLeft w:val="480"/>
          <w:marRight w:val="0"/>
          <w:marTop w:val="0"/>
          <w:marBottom w:val="0"/>
          <w:divBdr>
            <w:top w:val="none" w:sz="0" w:space="0" w:color="auto"/>
            <w:left w:val="none" w:sz="0" w:space="0" w:color="auto"/>
            <w:bottom w:val="none" w:sz="0" w:space="0" w:color="auto"/>
            <w:right w:val="none" w:sz="0" w:space="0" w:color="auto"/>
          </w:divBdr>
        </w:div>
        <w:div w:id="148062169">
          <w:marLeft w:val="480"/>
          <w:marRight w:val="0"/>
          <w:marTop w:val="0"/>
          <w:marBottom w:val="0"/>
          <w:divBdr>
            <w:top w:val="none" w:sz="0" w:space="0" w:color="auto"/>
            <w:left w:val="none" w:sz="0" w:space="0" w:color="auto"/>
            <w:bottom w:val="none" w:sz="0" w:space="0" w:color="auto"/>
            <w:right w:val="none" w:sz="0" w:space="0" w:color="auto"/>
          </w:divBdr>
        </w:div>
        <w:div w:id="1868180190">
          <w:marLeft w:val="480"/>
          <w:marRight w:val="0"/>
          <w:marTop w:val="0"/>
          <w:marBottom w:val="0"/>
          <w:divBdr>
            <w:top w:val="none" w:sz="0" w:space="0" w:color="auto"/>
            <w:left w:val="none" w:sz="0" w:space="0" w:color="auto"/>
            <w:bottom w:val="none" w:sz="0" w:space="0" w:color="auto"/>
            <w:right w:val="none" w:sz="0" w:space="0" w:color="auto"/>
          </w:divBdr>
        </w:div>
        <w:div w:id="1004622984">
          <w:marLeft w:val="480"/>
          <w:marRight w:val="0"/>
          <w:marTop w:val="0"/>
          <w:marBottom w:val="0"/>
          <w:divBdr>
            <w:top w:val="none" w:sz="0" w:space="0" w:color="auto"/>
            <w:left w:val="none" w:sz="0" w:space="0" w:color="auto"/>
            <w:bottom w:val="none" w:sz="0" w:space="0" w:color="auto"/>
            <w:right w:val="none" w:sz="0" w:space="0" w:color="auto"/>
          </w:divBdr>
        </w:div>
        <w:div w:id="1389835998">
          <w:marLeft w:val="480"/>
          <w:marRight w:val="0"/>
          <w:marTop w:val="0"/>
          <w:marBottom w:val="0"/>
          <w:divBdr>
            <w:top w:val="none" w:sz="0" w:space="0" w:color="auto"/>
            <w:left w:val="none" w:sz="0" w:space="0" w:color="auto"/>
            <w:bottom w:val="none" w:sz="0" w:space="0" w:color="auto"/>
            <w:right w:val="none" w:sz="0" w:space="0" w:color="auto"/>
          </w:divBdr>
        </w:div>
        <w:div w:id="459344873">
          <w:marLeft w:val="480"/>
          <w:marRight w:val="0"/>
          <w:marTop w:val="0"/>
          <w:marBottom w:val="0"/>
          <w:divBdr>
            <w:top w:val="none" w:sz="0" w:space="0" w:color="auto"/>
            <w:left w:val="none" w:sz="0" w:space="0" w:color="auto"/>
            <w:bottom w:val="none" w:sz="0" w:space="0" w:color="auto"/>
            <w:right w:val="none" w:sz="0" w:space="0" w:color="auto"/>
          </w:divBdr>
        </w:div>
        <w:div w:id="1194342202">
          <w:marLeft w:val="480"/>
          <w:marRight w:val="0"/>
          <w:marTop w:val="0"/>
          <w:marBottom w:val="0"/>
          <w:divBdr>
            <w:top w:val="none" w:sz="0" w:space="0" w:color="auto"/>
            <w:left w:val="none" w:sz="0" w:space="0" w:color="auto"/>
            <w:bottom w:val="none" w:sz="0" w:space="0" w:color="auto"/>
            <w:right w:val="none" w:sz="0" w:space="0" w:color="auto"/>
          </w:divBdr>
        </w:div>
        <w:div w:id="1174880007">
          <w:marLeft w:val="480"/>
          <w:marRight w:val="0"/>
          <w:marTop w:val="0"/>
          <w:marBottom w:val="0"/>
          <w:divBdr>
            <w:top w:val="none" w:sz="0" w:space="0" w:color="auto"/>
            <w:left w:val="none" w:sz="0" w:space="0" w:color="auto"/>
            <w:bottom w:val="none" w:sz="0" w:space="0" w:color="auto"/>
            <w:right w:val="none" w:sz="0" w:space="0" w:color="auto"/>
          </w:divBdr>
        </w:div>
        <w:div w:id="893202507">
          <w:marLeft w:val="480"/>
          <w:marRight w:val="0"/>
          <w:marTop w:val="0"/>
          <w:marBottom w:val="0"/>
          <w:divBdr>
            <w:top w:val="none" w:sz="0" w:space="0" w:color="auto"/>
            <w:left w:val="none" w:sz="0" w:space="0" w:color="auto"/>
            <w:bottom w:val="none" w:sz="0" w:space="0" w:color="auto"/>
            <w:right w:val="none" w:sz="0" w:space="0" w:color="auto"/>
          </w:divBdr>
        </w:div>
        <w:div w:id="774597339">
          <w:marLeft w:val="480"/>
          <w:marRight w:val="0"/>
          <w:marTop w:val="0"/>
          <w:marBottom w:val="0"/>
          <w:divBdr>
            <w:top w:val="none" w:sz="0" w:space="0" w:color="auto"/>
            <w:left w:val="none" w:sz="0" w:space="0" w:color="auto"/>
            <w:bottom w:val="none" w:sz="0" w:space="0" w:color="auto"/>
            <w:right w:val="none" w:sz="0" w:space="0" w:color="auto"/>
          </w:divBdr>
        </w:div>
        <w:div w:id="1271006217">
          <w:marLeft w:val="480"/>
          <w:marRight w:val="0"/>
          <w:marTop w:val="0"/>
          <w:marBottom w:val="0"/>
          <w:divBdr>
            <w:top w:val="none" w:sz="0" w:space="0" w:color="auto"/>
            <w:left w:val="none" w:sz="0" w:space="0" w:color="auto"/>
            <w:bottom w:val="none" w:sz="0" w:space="0" w:color="auto"/>
            <w:right w:val="none" w:sz="0" w:space="0" w:color="auto"/>
          </w:divBdr>
        </w:div>
        <w:div w:id="205222486">
          <w:marLeft w:val="480"/>
          <w:marRight w:val="0"/>
          <w:marTop w:val="0"/>
          <w:marBottom w:val="0"/>
          <w:divBdr>
            <w:top w:val="none" w:sz="0" w:space="0" w:color="auto"/>
            <w:left w:val="none" w:sz="0" w:space="0" w:color="auto"/>
            <w:bottom w:val="none" w:sz="0" w:space="0" w:color="auto"/>
            <w:right w:val="none" w:sz="0" w:space="0" w:color="auto"/>
          </w:divBdr>
        </w:div>
        <w:div w:id="1576746572">
          <w:marLeft w:val="480"/>
          <w:marRight w:val="0"/>
          <w:marTop w:val="0"/>
          <w:marBottom w:val="0"/>
          <w:divBdr>
            <w:top w:val="none" w:sz="0" w:space="0" w:color="auto"/>
            <w:left w:val="none" w:sz="0" w:space="0" w:color="auto"/>
            <w:bottom w:val="none" w:sz="0" w:space="0" w:color="auto"/>
            <w:right w:val="none" w:sz="0" w:space="0" w:color="auto"/>
          </w:divBdr>
        </w:div>
        <w:div w:id="1871722953">
          <w:marLeft w:val="480"/>
          <w:marRight w:val="0"/>
          <w:marTop w:val="0"/>
          <w:marBottom w:val="0"/>
          <w:divBdr>
            <w:top w:val="none" w:sz="0" w:space="0" w:color="auto"/>
            <w:left w:val="none" w:sz="0" w:space="0" w:color="auto"/>
            <w:bottom w:val="none" w:sz="0" w:space="0" w:color="auto"/>
            <w:right w:val="none" w:sz="0" w:space="0" w:color="auto"/>
          </w:divBdr>
        </w:div>
        <w:div w:id="1915971967">
          <w:marLeft w:val="480"/>
          <w:marRight w:val="0"/>
          <w:marTop w:val="0"/>
          <w:marBottom w:val="0"/>
          <w:divBdr>
            <w:top w:val="none" w:sz="0" w:space="0" w:color="auto"/>
            <w:left w:val="none" w:sz="0" w:space="0" w:color="auto"/>
            <w:bottom w:val="none" w:sz="0" w:space="0" w:color="auto"/>
            <w:right w:val="none" w:sz="0" w:space="0" w:color="auto"/>
          </w:divBdr>
        </w:div>
        <w:div w:id="1381982211">
          <w:marLeft w:val="480"/>
          <w:marRight w:val="0"/>
          <w:marTop w:val="0"/>
          <w:marBottom w:val="0"/>
          <w:divBdr>
            <w:top w:val="none" w:sz="0" w:space="0" w:color="auto"/>
            <w:left w:val="none" w:sz="0" w:space="0" w:color="auto"/>
            <w:bottom w:val="none" w:sz="0" w:space="0" w:color="auto"/>
            <w:right w:val="none" w:sz="0" w:space="0" w:color="auto"/>
          </w:divBdr>
        </w:div>
        <w:div w:id="751975822">
          <w:marLeft w:val="480"/>
          <w:marRight w:val="0"/>
          <w:marTop w:val="0"/>
          <w:marBottom w:val="0"/>
          <w:divBdr>
            <w:top w:val="none" w:sz="0" w:space="0" w:color="auto"/>
            <w:left w:val="none" w:sz="0" w:space="0" w:color="auto"/>
            <w:bottom w:val="none" w:sz="0" w:space="0" w:color="auto"/>
            <w:right w:val="none" w:sz="0" w:space="0" w:color="auto"/>
          </w:divBdr>
        </w:div>
        <w:div w:id="218975493">
          <w:marLeft w:val="480"/>
          <w:marRight w:val="0"/>
          <w:marTop w:val="0"/>
          <w:marBottom w:val="0"/>
          <w:divBdr>
            <w:top w:val="none" w:sz="0" w:space="0" w:color="auto"/>
            <w:left w:val="none" w:sz="0" w:space="0" w:color="auto"/>
            <w:bottom w:val="none" w:sz="0" w:space="0" w:color="auto"/>
            <w:right w:val="none" w:sz="0" w:space="0" w:color="auto"/>
          </w:divBdr>
        </w:div>
        <w:div w:id="1697728593">
          <w:marLeft w:val="480"/>
          <w:marRight w:val="0"/>
          <w:marTop w:val="0"/>
          <w:marBottom w:val="0"/>
          <w:divBdr>
            <w:top w:val="none" w:sz="0" w:space="0" w:color="auto"/>
            <w:left w:val="none" w:sz="0" w:space="0" w:color="auto"/>
            <w:bottom w:val="none" w:sz="0" w:space="0" w:color="auto"/>
            <w:right w:val="none" w:sz="0" w:space="0" w:color="auto"/>
          </w:divBdr>
        </w:div>
        <w:div w:id="1232933752">
          <w:marLeft w:val="480"/>
          <w:marRight w:val="0"/>
          <w:marTop w:val="0"/>
          <w:marBottom w:val="0"/>
          <w:divBdr>
            <w:top w:val="none" w:sz="0" w:space="0" w:color="auto"/>
            <w:left w:val="none" w:sz="0" w:space="0" w:color="auto"/>
            <w:bottom w:val="none" w:sz="0" w:space="0" w:color="auto"/>
            <w:right w:val="none" w:sz="0" w:space="0" w:color="auto"/>
          </w:divBdr>
        </w:div>
        <w:div w:id="159128456">
          <w:marLeft w:val="480"/>
          <w:marRight w:val="0"/>
          <w:marTop w:val="0"/>
          <w:marBottom w:val="0"/>
          <w:divBdr>
            <w:top w:val="none" w:sz="0" w:space="0" w:color="auto"/>
            <w:left w:val="none" w:sz="0" w:space="0" w:color="auto"/>
            <w:bottom w:val="none" w:sz="0" w:space="0" w:color="auto"/>
            <w:right w:val="none" w:sz="0" w:space="0" w:color="auto"/>
          </w:divBdr>
        </w:div>
        <w:div w:id="376702652">
          <w:marLeft w:val="480"/>
          <w:marRight w:val="0"/>
          <w:marTop w:val="0"/>
          <w:marBottom w:val="0"/>
          <w:divBdr>
            <w:top w:val="none" w:sz="0" w:space="0" w:color="auto"/>
            <w:left w:val="none" w:sz="0" w:space="0" w:color="auto"/>
            <w:bottom w:val="none" w:sz="0" w:space="0" w:color="auto"/>
            <w:right w:val="none" w:sz="0" w:space="0" w:color="auto"/>
          </w:divBdr>
        </w:div>
        <w:div w:id="1363439033">
          <w:marLeft w:val="480"/>
          <w:marRight w:val="0"/>
          <w:marTop w:val="0"/>
          <w:marBottom w:val="0"/>
          <w:divBdr>
            <w:top w:val="none" w:sz="0" w:space="0" w:color="auto"/>
            <w:left w:val="none" w:sz="0" w:space="0" w:color="auto"/>
            <w:bottom w:val="none" w:sz="0" w:space="0" w:color="auto"/>
            <w:right w:val="none" w:sz="0" w:space="0" w:color="auto"/>
          </w:divBdr>
        </w:div>
        <w:div w:id="254362700">
          <w:marLeft w:val="480"/>
          <w:marRight w:val="0"/>
          <w:marTop w:val="0"/>
          <w:marBottom w:val="0"/>
          <w:divBdr>
            <w:top w:val="none" w:sz="0" w:space="0" w:color="auto"/>
            <w:left w:val="none" w:sz="0" w:space="0" w:color="auto"/>
            <w:bottom w:val="none" w:sz="0" w:space="0" w:color="auto"/>
            <w:right w:val="none" w:sz="0" w:space="0" w:color="auto"/>
          </w:divBdr>
        </w:div>
        <w:div w:id="88358067">
          <w:marLeft w:val="480"/>
          <w:marRight w:val="0"/>
          <w:marTop w:val="0"/>
          <w:marBottom w:val="0"/>
          <w:divBdr>
            <w:top w:val="none" w:sz="0" w:space="0" w:color="auto"/>
            <w:left w:val="none" w:sz="0" w:space="0" w:color="auto"/>
            <w:bottom w:val="none" w:sz="0" w:space="0" w:color="auto"/>
            <w:right w:val="none" w:sz="0" w:space="0" w:color="auto"/>
          </w:divBdr>
        </w:div>
        <w:div w:id="433789032">
          <w:marLeft w:val="480"/>
          <w:marRight w:val="0"/>
          <w:marTop w:val="0"/>
          <w:marBottom w:val="0"/>
          <w:divBdr>
            <w:top w:val="none" w:sz="0" w:space="0" w:color="auto"/>
            <w:left w:val="none" w:sz="0" w:space="0" w:color="auto"/>
            <w:bottom w:val="none" w:sz="0" w:space="0" w:color="auto"/>
            <w:right w:val="none" w:sz="0" w:space="0" w:color="auto"/>
          </w:divBdr>
        </w:div>
        <w:div w:id="1947228244">
          <w:marLeft w:val="480"/>
          <w:marRight w:val="0"/>
          <w:marTop w:val="0"/>
          <w:marBottom w:val="0"/>
          <w:divBdr>
            <w:top w:val="none" w:sz="0" w:space="0" w:color="auto"/>
            <w:left w:val="none" w:sz="0" w:space="0" w:color="auto"/>
            <w:bottom w:val="none" w:sz="0" w:space="0" w:color="auto"/>
            <w:right w:val="none" w:sz="0" w:space="0" w:color="auto"/>
          </w:divBdr>
        </w:div>
        <w:div w:id="891621458">
          <w:marLeft w:val="480"/>
          <w:marRight w:val="0"/>
          <w:marTop w:val="0"/>
          <w:marBottom w:val="0"/>
          <w:divBdr>
            <w:top w:val="none" w:sz="0" w:space="0" w:color="auto"/>
            <w:left w:val="none" w:sz="0" w:space="0" w:color="auto"/>
            <w:bottom w:val="none" w:sz="0" w:space="0" w:color="auto"/>
            <w:right w:val="none" w:sz="0" w:space="0" w:color="auto"/>
          </w:divBdr>
        </w:div>
        <w:div w:id="1230456023">
          <w:marLeft w:val="480"/>
          <w:marRight w:val="0"/>
          <w:marTop w:val="0"/>
          <w:marBottom w:val="0"/>
          <w:divBdr>
            <w:top w:val="none" w:sz="0" w:space="0" w:color="auto"/>
            <w:left w:val="none" w:sz="0" w:space="0" w:color="auto"/>
            <w:bottom w:val="none" w:sz="0" w:space="0" w:color="auto"/>
            <w:right w:val="none" w:sz="0" w:space="0" w:color="auto"/>
          </w:divBdr>
        </w:div>
        <w:div w:id="1115520564">
          <w:marLeft w:val="480"/>
          <w:marRight w:val="0"/>
          <w:marTop w:val="0"/>
          <w:marBottom w:val="0"/>
          <w:divBdr>
            <w:top w:val="none" w:sz="0" w:space="0" w:color="auto"/>
            <w:left w:val="none" w:sz="0" w:space="0" w:color="auto"/>
            <w:bottom w:val="none" w:sz="0" w:space="0" w:color="auto"/>
            <w:right w:val="none" w:sz="0" w:space="0" w:color="auto"/>
          </w:divBdr>
        </w:div>
        <w:div w:id="368653616">
          <w:marLeft w:val="480"/>
          <w:marRight w:val="0"/>
          <w:marTop w:val="0"/>
          <w:marBottom w:val="0"/>
          <w:divBdr>
            <w:top w:val="none" w:sz="0" w:space="0" w:color="auto"/>
            <w:left w:val="none" w:sz="0" w:space="0" w:color="auto"/>
            <w:bottom w:val="none" w:sz="0" w:space="0" w:color="auto"/>
            <w:right w:val="none" w:sz="0" w:space="0" w:color="auto"/>
          </w:divBdr>
        </w:div>
        <w:div w:id="383332226">
          <w:marLeft w:val="480"/>
          <w:marRight w:val="0"/>
          <w:marTop w:val="0"/>
          <w:marBottom w:val="0"/>
          <w:divBdr>
            <w:top w:val="none" w:sz="0" w:space="0" w:color="auto"/>
            <w:left w:val="none" w:sz="0" w:space="0" w:color="auto"/>
            <w:bottom w:val="none" w:sz="0" w:space="0" w:color="auto"/>
            <w:right w:val="none" w:sz="0" w:space="0" w:color="auto"/>
          </w:divBdr>
        </w:div>
        <w:div w:id="1795444450">
          <w:marLeft w:val="480"/>
          <w:marRight w:val="0"/>
          <w:marTop w:val="0"/>
          <w:marBottom w:val="0"/>
          <w:divBdr>
            <w:top w:val="none" w:sz="0" w:space="0" w:color="auto"/>
            <w:left w:val="none" w:sz="0" w:space="0" w:color="auto"/>
            <w:bottom w:val="none" w:sz="0" w:space="0" w:color="auto"/>
            <w:right w:val="none" w:sz="0" w:space="0" w:color="auto"/>
          </w:divBdr>
        </w:div>
        <w:div w:id="1990284861">
          <w:marLeft w:val="480"/>
          <w:marRight w:val="0"/>
          <w:marTop w:val="0"/>
          <w:marBottom w:val="0"/>
          <w:divBdr>
            <w:top w:val="none" w:sz="0" w:space="0" w:color="auto"/>
            <w:left w:val="none" w:sz="0" w:space="0" w:color="auto"/>
            <w:bottom w:val="none" w:sz="0" w:space="0" w:color="auto"/>
            <w:right w:val="none" w:sz="0" w:space="0" w:color="auto"/>
          </w:divBdr>
        </w:div>
        <w:div w:id="713311104">
          <w:marLeft w:val="480"/>
          <w:marRight w:val="0"/>
          <w:marTop w:val="0"/>
          <w:marBottom w:val="0"/>
          <w:divBdr>
            <w:top w:val="none" w:sz="0" w:space="0" w:color="auto"/>
            <w:left w:val="none" w:sz="0" w:space="0" w:color="auto"/>
            <w:bottom w:val="none" w:sz="0" w:space="0" w:color="auto"/>
            <w:right w:val="none" w:sz="0" w:space="0" w:color="auto"/>
          </w:divBdr>
        </w:div>
        <w:div w:id="1787701388">
          <w:marLeft w:val="480"/>
          <w:marRight w:val="0"/>
          <w:marTop w:val="0"/>
          <w:marBottom w:val="0"/>
          <w:divBdr>
            <w:top w:val="none" w:sz="0" w:space="0" w:color="auto"/>
            <w:left w:val="none" w:sz="0" w:space="0" w:color="auto"/>
            <w:bottom w:val="none" w:sz="0" w:space="0" w:color="auto"/>
            <w:right w:val="none" w:sz="0" w:space="0" w:color="auto"/>
          </w:divBdr>
        </w:div>
        <w:div w:id="64885466">
          <w:marLeft w:val="480"/>
          <w:marRight w:val="0"/>
          <w:marTop w:val="0"/>
          <w:marBottom w:val="0"/>
          <w:divBdr>
            <w:top w:val="none" w:sz="0" w:space="0" w:color="auto"/>
            <w:left w:val="none" w:sz="0" w:space="0" w:color="auto"/>
            <w:bottom w:val="none" w:sz="0" w:space="0" w:color="auto"/>
            <w:right w:val="none" w:sz="0" w:space="0" w:color="auto"/>
          </w:divBdr>
        </w:div>
        <w:div w:id="296372463">
          <w:marLeft w:val="480"/>
          <w:marRight w:val="0"/>
          <w:marTop w:val="0"/>
          <w:marBottom w:val="0"/>
          <w:divBdr>
            <w:top w:val="none" w:sz="0" w:space="0" w:color="auto"/>
            <w:left w:val="none" w:sz="0" w:space="0" w:color="auto"/>
            <w:bottom w:val="none" w:sz="0" w:space="0" w:color="auto"/>
            <w:right w:val="none" w:sz="0" w:space="0" w:color="auto"/>
          </w:divBdr>
        </w:div>
        <w:div w:id="999890842">
          <w:marLeft w:val="480"/>
          <w:marRight w:val="0"/>
          <w:marTop w:val="0"/>
          <w:marBottom w:val="0"/>
          <w:divBdr>
            <w:top w:val="none" w:sz="0" w:space="0" w:color="auto"/>
            <w:left w:val="none" w:sz="0" w:space="0" w:color="auto"/>
            <w:bottom w:val="none" w:sz="0" w:space="0" w:color="auto"/>
            <w:right w:val="none" w:sz="0" w:space="0" w:color="auto"/>
          </w:divBdr>
        </w:div>
        <w:div w:id="1920551753">
          <w:marLeft w:val="480"/>
          <w:marRight w:val="0"/>
          <w:marTop w:val="0"/>
          <w:marBottom w:val="0"/>
          <w:divBdr>
            <w:top w:val="none" w:sz="0" w:space="0" w:color="auto"/>
            <w:left w:val="none" w:sz="0" w:space="0" w:color="auto"/>
            <w:bottom w:val="none" w:sz="0" w:space="0" w:color="auto"/>
            <w:right w:val="none" w:sz="0" w:space="0" w:color="auto"/>
          </w:divBdr>
        </w:div>
        <w:div w:id="1964343272">
          <w:marLeft w:val="480"/>
          <w:marRight w:val="0"/>
          <w:marTop w:val="0"/>
          <w:marBottom w:val="0"/>
          <w:divBdr>
            <w:top w:val="none" w:sz="0" w:space="0" w:color="auto"/>
            <w:left w:val="none" w:sz="0" w:space="0" w:color="auto"/>
            <w:bottom w:val="none" w:sz="0" w:space="0" w:color="auto"/>
            <w:right w:val="none" w:sz="0" w:space="0" w:color="auto"/>
          </w:divBdr>
        </w:div>
        <w:div w:id="2101178132">
          <w:marLeft w:val="480"/>
          <w:marRight w:val="0"/>
          <w:marTop w:val="0"/>
          <w:marBottom w:val="0"/>
          <w:divBdr>
            <w:top w:val="none" w:sz="0" w:space="0" w:color="auto"/>
            <w:left w:val="none" w:sz="0" w:space="0" w:color="auto"/>
            <w:bottom w:val="none" w:sz="0" w:space="0" w:color="auto"/>
            <w:right w:val="none" w:sz="0" w:space="0" w:color="auto"/>
          </w:divBdr>
        </w:div>
        <w:div w:id="1788158110">
          <w:marLeft w:val="480"/>
          <w:marRight w:val="0"/>
          <w:marTop w:val="0"/>
          <w:marBottom w:val="0"/>
          <w:divBdr>
            <w:top w:val="none" w:sz="0" w:space="0" w:color="auto"/>
            <w:left w:val="none" w:sz="0" w:space="0" w:color="auto"/>
            <w:bottom w:val="none" w:sz="0" w:space="0" w:color="auto"/>
            <w:right w:val="none" w:sz="0" w:space="0" w:color="auto"/>
          </w:divBdr>
        </w:div>
        <w:div w:id="1069696580">
          <w:marLeft w:val="480"/>
          <w:marRight w:val="0"/>
          <w:marTop w:val="0"/>
          <w:marBottom w:val="0"/>
          <w:divBdr>
            <w:top w:val="none" w:sz="0" w:space="0" w:color="auto"/>
            <w:left w:val="none" w:sz="0" w:space="0" w:color="auto"/>
            <w:bottom w:val="none" w:sz="0" w:space="0" w:color="auto"/>
            <w:right w:val="none" w:sz="0" w:space="0" w:color="auto"/>
          </w:divBdr>
        </w:div>
        <w:div w:id="1898198744">
          <w:marLeft w:val="480"/>
          <w:marRight w:val="0"/>
          <w:marTop w:val="0"/>
          <w:marBottom w:val="0"/>
          <w:divBdr>
            <w:top w:val="none" w:sz="0" w:space="0" w:color="auto"/>
            <w:left w:val="none" w:sz="0" w:space="0" w:color="auto"/>
            <w:bottom w:val="none" w:sz="0" w:space="0" w:color="auto"/>
            <w:right w:val="none" w:sz="0" w:space="0" w:color="auto"/>
          </w:divBdr>
        </w:div>
        <w:div w:id="1795176307">
          <w:marLeft w:val="480"/>
          <w:marRight w:val="0"/>
          <w:marTop w:val="0"/>
          <w:marBottom w:val="0"/>
          <w:divBdr>
            <w:top w:val="none" w:sz="0" w:space="0" w:color="auto"/>
            <w:left w:val="none" w:sz="0" w:space="0" w:color="auto"/>
            <w:bottom w:val="none" w:sz="0" w:space="0" w:color="auto"/>
            <w:right w:val="none" w:sz="0" w:space="0" w:color="auto"/>
          </w:divBdr>
        </w:div>
        <w:div w:id="1981037781">
          <w:marLeft w:val="480"/>
          <w:marRight w:val="0"/>
          <w:marTop w:val="0"/>
          <w:marBottom w:val="0"/>
          <w:divBdr>
            <w:top w:val="none" w:sz="0" w:space="0" w:color="auto"/>
            <w:left w:val="none" w:sz="0" w:space="0" w:color="auto"/>
            <w:bottom w:val="none" w:sz="0" w:space="0" w:color="auto"/>
            <w:right w:val="none" w:sz="0" w:space="0" w:color="auto"/>
          </w:divBdr>
        </w:div>
        <w:div w:id="943537390">
          <w:marLeft w:val="480"/>
          <w:marRight w:val="0"/>
          <w:marTop w:val="0"/>
          <w:marBottom w:val="0"/>
          <w:divBdr>
            <w:top w:val="none" w:sz="0" w:space="0" w:color="auto"/>
            <w:left w:val="none" w:sz="0" w:space="0" w:color="auto"/>
            <w:bottom w:val="none" w:sz="0" w:space="0" w:color="auto"/>
            <w:right w:val="none" w:sz="0" w:space="0" w:color="auto"/>
          </w:divBdr>
        </w:div>
        <w:div w:id="1629429833">
          <w:marLeft w:val="480"/>
          <w:marRight w:val="0"/>
          <w:marTop w:val="0"/>
          <w:marBottom w:val="0"/>
          <w:divBdr>
            <w:top w:val="none" w:sz="0" w:space="0" w:color="auto"/>
            <w:left w:val="none" w:sz="0" w:space="0" w:color="auto"/>
            <w:bottom w:val="none" w:sz="0" w:space="0" w:color="auto"/>
            <w:right w:val="none" w:sz="0" w:space="0" w:color="auto"/>
          </w:divBdr>
        </w:div>
        <w:div w:id="315887802">
          <w:marLeft w:val="480"/>
          <w:marRight w:val="0"/>
          <w:marTop w:val="0"/>
          <w:marBottom w:val="0"/>
          <w:divBdr>
            <w:top w:val="none" w:sz="0" w:space="0" w:color="auto"/>
            <w:left w:val="none" w:sz="0" w:space="0" w:color="auto"/>
            <w:bottom w:val="none" w:sz="0" w:space="0" w:color="auto"/>
            <w:right w:val="none" w:sz="0" w:space="0" w:color="auto"/>
          </w:divBdr>
        </w:div>
        <w:div w:id="942110244">
          <w:marLeft w:val="480"/>
          <w:marRight w:val="0"/>
          <w:marTop w:val="0"/>
          <w:marBottom w:val="0"/>
          <w:divBdr>
            <w:top w:val="none" w:sz="0" w:space="0" w:color="auto"/>
            <w:left w:val="none" w:sz="0" w:space="0" w:color="auto"/>
            <w:bottom w:val="none" w:sz="0" w:space="0" w:color="auto"/>
            <w:right w:val="none" w:sz="0" w:space="0" w:color="auto"/>
          </w:divBdr>
        </w:div>
        <w:div w:id="1674453097">
          <w:marLeft w:val="480"/>
          <w:marRight w:val="0"/>
          <w:marTop w:val="0"/>
          <w:marBottom w:val="0"/>
          <w:divBdr>
            <w:top w:val="none" w:sz="0" w:space="0" w:color="auto"/>
            <w:left w:val="none" w:sz="0" w:space="0" w:color="auto"/>
            <w:bottom w:val="none" w:sz="0" w:space="0" w:color="auto"/>
            <w:right w:val="none" w:sz="0" w:space="0" w:color="auto"/>
          </w:divBdr>
        </w:div>
        <w:div w:id="897667530">
          <w:marLeft w:val="480"/>
          <w:marRight w:val="0"/>
          <w:marTop w:val="0"/>
          <w:marBottom w:val="0"/>
          <w:divBdr>
            <w:top w:val="none" w:sz="0" w:space="0" w:color="auto"/>
            <w:left w:val="none" w:sz="0" w:space="0" w:color="auto"/>
            <w:bottom w:val="none" w:sz="0" w:space="0" w:color="auto"/>
            <w:right w:val="none" w:sz="0" w:space="0" w:color="auto"/>
          </w:divBdr>
        </w:div>
        <w:div w:id="377125996">
          <w:marLeft w:val="480"/>
          <w:marRight w:val="0"/>
          <w:marTop w:val="0"/>
          <w:marBottom w:val="0"/>
          <w:divBdr>
            <w:top w:val="none" w:sz="0" w:space="0" w:color="auto"/>
            <w:left w:val="none" w:sz="0" w:space="0" w:color="auto"/>
            <w:bottom w:val="none" w:sz="0" w:space="0" w:color="auto"/>
            <w:right w:val="none" w:sz="0" w:space="0" w:color="auto"/>
          </w:divBdr>
        </w:div>
        <w:div w:id="1221870135">
          <w:marLeft w:val="480"/>
          <w:marRight w:val="0"/>
          <w:marTop w:val="0"/>
          <w:marBottom w:val="0"/>
          <w:divBdr>
            <w:top w:val="none" w:sz="0" w:space="0" w:color="auto"/>
            <w:left w:val="none" w:sz="0" w:space="0" w:color="auto"/>
            <w:bottom w:val="none" w:sz="0" w:space="0" w:color="auto"/>
            <w:right w:val="none" w:sz="0" w:space="0" w:color="auto"/>
          </w:divBdr>
        </w:div>
        <w:div w:id="78017675">
          <w:marLeft w:val="480"/>
          <w:marRight w:val="0"/>
          <w:marTop w:val="0"/>
          <w:marBottom w:val="0"/>
          <w:divBdr>
            <w:top w:val="none" w:sz="0" w:space="0" w:color="auto"/>
            <w:left w:val="none" w:sz="0" w:space="0" w:color="auto"/>
            <w:bottom w:val="none" w:sz="0" w:space="0" w:color="auto"/>
            <w:right w:val="none" w:sz="0" w:space="0" w:color="auto"/>
          </w:divBdr>
        </w:div>
        <w:div w:id="1178469172">
          <w:marLeft w:val="480"/>
          <w:marRight w:val="0"/>
          <w:marTop w:val="0"/>
          <w:marBottom w:val="0"/>
          <w:divBdr>
            <w:top w:val="none" w:sz="0" w:space="0" w:color="auto"/>
            <w:left w:val="none" w:sz="0" w:space="0" w:color="auto"/>
            <w:bottom w:val="none" w:sz="0" w:space="0" w:color="auto"/>
            <w:right w:val="none" w:sz="0" w:space="0" w:color="auto"/>
          </w:divBdr>
        </w:div>
        <w:div w:id="645470495">
          <w:marLeft w:val="480"/>
          <w:marRight w:val="0"/>
          <w:marTop w:val="0"/>
          <w:marBottom w:val="0"/>
          <w:divBdr>
            <w:top w:val="none" w:sz="0" w:space="0" w:color="auto"/>
            <w:left w:val="none" w:sz="0" w:space="0" w:color="auto"/>
            <w:bottom w:val="none" w:sz="0" w:space="0" w:color="auto"/>
            <w:right w:val="none" w:sz="0" w:space="0" w:color="auto"/>
          </w:divBdr>
        </w:div>
        <w:div w:id="43676077">
          <w:marLeft w:val="480"/>
          <w:marRight w:val="0"/>
          <w:marTop w:val="0"/>
          <w:marBottom w:val="0"/>
          <w:divBdr>
            <w:top w:val="none" w:sz="0" w:space="0" w:color="auto"/>
            <w:left w:val="none" w:sz="0" w:space="0" w:color="auto"/>
            <w:bottom w:val="none" w:sz="0" w:space="0" w:color="auto"/>
            <w:right w:val="none" w:sz="0" w:space="0" w:color="auto"/>
          </w:divBdr>
        </w:div>
        <w:div w:id="1550991530">
          <w:marLeft w:val="480"/>
          <w:marRight w:val="0"/>
          <w:marTop w:val="0"/>
          <w:marBottom w:val="0"/>
          <w:divBdr>
            <w:top w:val="none" w:sz="0" w:space="0" w:color="auto"/>
            <w:left w:val="none" w:sz="0" w:space="0" w:color="auto"/>
            <w:bottom w:val="none" w:sz="0" w:space="0" w:color="auto"/>
            <w:right w:val="none" w:sz="0" w:space="0" w:color="auto"/>
          </w:divBdr>
        </w:div>
        <w:div w:id="1042946059">
          <w:marLeft w:val="480"/>
          <w:marRight w:val="0"/>
          <w:marTop w:val="0"/>
          <w:marBottom w:val="0"/>
          <w:divBdr>
            <w:top w:val="none" w:sz="0" w:space="0" w:color="auto"/>
            <w:left w:val="none" w:sz="0" w:space="0" w:color="auto"/>
            <w:bottom w:val="none" w:sz="0" w:space="0" w:color="auto"/>
            <w:right w:val="none" w:sz="0" w:space="0" w:color="auto"/>
          </w:divBdr>
        </w:div>
        <w:div w:id="1032415007">
          <w:marLeft w:val="480"/>
          <w:marRight w:val="0"/>
          <w:marTop w:val="0"/>
          <w:marBottom w:val="0"/>
          <w:divBdr>
            <w:top w:val="none" w:sz="0" w:space="0" w:color="auto"/>
            <w:left w:val="none" w:sz="0" w:space="0" w:color="auto"/>
            <w:bottom w:val="none" w:sz="0" w:space="0" w:color="auto"/>
            <w:right w:val="none" w:sz="0" w:space="0" w:color="auto"/>
          </w:divBdr>
        </w:div>
        <w:div w:id="847210967">
          <w:marLeft w:val="480"/>
          <w:marRight w:val="0"/>
          <w:marTop w:val="0"/>
          <w:marBottom w:val="0"/>
          <w:divBdr>
            <w:top w:val="none" w:sz="0" w:space="0" w:color="auto"/>
            <w:left w:val="none" w:sz="0" w:space="0" w:color="auto"/>
            <w:bottom w:val="none" w:sz="0" w:space="0" w:color="auto"/>
            <w:right w:val="none" w:sz="0" w:space="0" w:color="auto"/>
          </w:divBdr>
        </w:div>
        <w:div w:id="1638997367">
          <w:marLeft w:val="480"/>
          <w:marRight w:val="0"/>
          <w:marTop w:val="0"/>
          <w:marBottom w:val="0"/>
          <w:divBdr>
            <w:top w:val="none" w:sz="0" w:space="0" w:color="auto"/>
            <w:left w:val="none" w:sz="0" w:space="0" w:color="auto"/>
            <w:bottom w:val="none" w:sz="0" w:space="0" w:color="auto"/>
            <w:right w:val="none" w:sz="0" w:space="0" w:color="auto"/>
          </w:divBdr>
        </w:div>
        <w:div w:id="931619332">
          <w:marLeft w:val="480"/>
          <w:marRight w:val="0"/>
          <w:marTop w:val="0"/>
          <w:marBottom w:val="0"/>
          <w:divBdr>
            <w:top w:val="none" w:sz="0" w:space="0" w:color="auto"/>
            <w:left w:val="none" w:sz="0" w:space="0" w:color="auto"/>
            <w:bottom w:val="none" w:sz="0" w:space="0" w:color="auto"/>
            <w:right w:val="none" w:sz="0" w:space="0" w:color="auto"/>
          </w:divBdr>
        </w:div>
        <w:div w:id="1153911433">
          <w:marLeft w:val="480"/>
          <w:marRight w:val="0"/>
          <w:marTop w:val="0"/>
          <w:marBottom w:val="0"/>
          <w:divBdr>
            <w:top w:val="none" w:sz="0" w:space="0" w:color="auto"/>
            <w:left w:val="none" w:sz="0" w:space="0" w:color="auto"/>
            <w:bottom w:val="none" w:sz="0" w:space="0" w:color="auto"/>
            <w:right w:val="none" w:sz="0" w:space="0" w:color="auto"/>
          </w:divBdr>
        </w:div>
        <w:div w:id="1724019246">
          <w:marLeft w:val="480"/>
          <w:marRight w:val="0"/>
          <w:marTop w:val="0"/>
          <w:marBottom w:val="0"/>
          <w:divBdr>
            <w:top w:val="none" w:sz="0" w:space="0" w:color="auto"/>
            <w:left w:val="none" w:sz="0" w:space="0" w:color="auto"/>
            <w:bottom w:val="none" w:sz="0" w:space="0" w:color="auto"/>
            <w:right w:val="none" w:sz="0" w:space="0" w:color="auto"/>
          </w:divBdr>
        </w:div>
        <w:div w:id="618756448">
          <w:marLeft w:val="480"/>
          <w:marRight w:val="0"/>
          <w:marTop w:val="0"/>
          <w:marBottom w:val="0"/>
          <w:divBdr>
            <w:top w:val="none" w:sz="0" w:space="0" w:color="auto"/>
            <w:left w:val="none" w:sz="0" w:space="0" w:color="auto"/>
            <w:bottom w:val="none" w:sz="0" w:space="0" w:color="auto"/>
            <w:right w:val="none" w:sz="0" w:space="0" w:color="auto"/>
          </w:divBdr>
        </w:div>
        <w:div w:id="1213425648">
          <w:marLeft w:val="480"/>
          <w:marRight w:val="0"/>
          <w:marTop w:val="0"/>
          <w:marBottom w:val="0"/>
          <w:divBdr>
            <w:top w:val="none" w:sz="0" w:space="0" w:color="auto"/>
            <w:left w:val="none" w:sz="0" w:space="0" w:color="auto"/>
            <w:bottom w:val="none" w:sz="0" w:space="0" w:color="auto"/>
            <w:right w:val="none" w:sz="0" w:space="0" w:color="auto"/>
          </w:divBdr>
        </w:div>
        <w:div w:id="2124684012">
          <w:marLeft w:val="480"/>
          <w:marRight w:val="0"/>
          <w:marTop w:val="0"/>
          <w:marBottom w:val="0"/>
          <w:divBdr>
            <w:top w:val="none" w:sz="0" w:space="0" w:color="auto"/>
            <w:left w:val="none" w:sz="0" w:space="0" w:color="auto"/>
            <w:bottom w:val="none" w:sz="0" w:space="0" w:color="auto"/>
            <w:right w:val="none" w:sz="0" w:space="0" w:color="auto"/>
          </w:divBdr>
        </w:div>
        <w:div w:id="1661078888">
          <w:marLeft w:val="480"/>
          <w:marRight w:val="0"/>
          <w:marTop w:val="0"/>
          <w:marBottom w:val="0"/>
          <w:divBdr>
            <w:top w:val="none" w:sz="0" w:space="0" w:color="auto"/>
            <w:left w:val="none" w:sz="0" w:space="0" w:color="auto"/>
            <w:bottom w:val="none" w:sz="0" w:space="0" w:color="auto"/>
            <w:right w:val="none" w:sz="0" w:space="0" w:color="auto"/>
          </w:divBdr>
        </w:div>
        <w:div w:id="293564804">
          <w:marLeft w:val="480"/>
          <w:marRight w:val="0"/>
          <w:marTop w:val="0"/>
          <w:marBottom w:val="0"/>
          <w:divBdr>
            <w:top w:val="none" w:sz="0" w:space="0" w:color="auto"/>
            <w:left w:val="none" w:sz="0" w:space="0" w:color="auto"/>
            <w:bottom w:val="none" w:sz="0" w:space="0" w:color="auto"/>
            <w:right w:val="none" w:sz="0" w:space="0" w:color="auto"/>
          </w:divBdr>
        </w:div>
        <w:div w:id="525481244">
          <w:marLeft w:val="480"/>
          <w:marRight w:val="0"/>
          <w:marTop w:val="0"/>
          <w:marBottom w:val="0"/>
          <w:divBdr>
            <w:top w:val="none" w:sz="0" w:space="0" w:color="auto"/>
            <w:left w:val="none" w:sz="0" w:space="0" w:color="auto"/>
            <w:bottom w:val="none" w:sz="0" w:space="0" w:color="auto"/>
            <w:right w:val="none" w:sz="0" w:space="0" w:color="auto"/>
          </w:divBdr>
        </w:div>
        <w:div w:id="2124183694">
          <w:marLeft w:val="480"/>
          <w:marRight w:val="0"/>
          <w:marTop w:val="0"/>
          <w:marBottom w:val="0"/>
          <w:divBdr>
            <w:top w:val="none" w:sz="0" w:space="0" w:color="auto"/>
            <w:left w:val="none" w:sz="0" w:space="0" w:color="auto"/>
            <w:bottom w:val="none" w:sz="0" w:space="0" w:color="auto"/>
            <w:right w:val="none" w:sz="0" w:space="0" w:color="auto"/>
          </w:divBdr>
        </w:div>
        <w:div w:id="1206213739">
          <w:marLeft w:val="480"/>
          <w:marRight w:val="0"/>
          <w:marTop w:val="0"/>
          <w:marBottom w:val="0"/>
          <w:divBdr>
            <w:top w:val="none" w:sz="0" w:space="0" w:color="auto"/>
            <w:left w:val="none" w:sz="0" w:space="0" w:color="auto"/>
            <w:bottom w:val="none" w:sz="0" w:space="0" w:color="auto"/>
            <w:right w:val="none" w:sz="0" w:space="0" w:color="auto"/>
          </w:divBdr>
        </w:div>
        <w:div w:id="526602507">
          <w:marLeft w:val="480"/>
          <w:marRight w:val="0"/>
          <w:marTop w:val="0"/>
          <w:marBottom w:val="0"/>
          <w:divBdr>
            <w:top w:val="none" w:sz="0" w:space="0" w:color="auto"/>
            <w:left w:val="none" w:sz="0" w:space="0" w:color="auto"/>
            <w:bottom w:val="none" w:sz="0" w:space="0" w:color="auto"/>
            <w:right w:val="none" w:sz="0" w:space="0" w:color="auto"/>
          </w:divBdr>
        </w:div>
        <w:div w:id="1619528230">
          <w:marLeft w:val="480"/>
          <w:marRight w:val="0"/>
          <w:marTop w:val="0"/>
          <w:marBottom w:val="0"/>
          <w:divBdr>
            <w:top w:val="none" w:sz="0" w:space="0" w:color="auto"/>
            <w:left w:val="none" w:sz="0" w:space="0" w:color="auto"/>
            <w:bottom w:val="none" w:sz="0" w:space="0" w:color="auto"/>
            <w:right w:val="none" w:sz="0" w:space="0" w:color="auto"/>
          </w:divBdr>
        </w:div>
        <w:div w:id="1353995646">
          <w:marLeft w:val="480"/>
          <w:marRight w:val="0"/>
          <w:marTop w:val="0"/>
          <w:marBottom w:val="0"/>
          <w:divBdr>
            <w:top w:val="none" w:sz="0" w:space="0" w:color="auto"/>
            <w:left w:val="none" w:sz="0" w:space="0" w:color="auto"/>
            <w:bottom w:val="none" w:sz="0" w:space="0" w:color="auto"/>
            <w:right w:val="none" w:sz="0" w:space="0" w:color="auto"/>
          </w:divBdr>
        </w:div>
        <w:div w:id="1653559755">
          <w:marLeft w:val="480"/>
          <w:marRight w:val="0"/>
          <w:marTop w:val="0"/>
          <w:marBottom w:val="0"/>
          <w:divBdr>
            <w:top w:val="none" w:sz="0" w:space="0" w:color="auto"/>
            <w:left w:val="none" w:sz="0" w:space="0" w:color="auto"/>
            <w:bottom w:val="none" w:sz="0" w:space="0" w:color="auto"/>
            <w:right w:val="none" w:sz="0" w:space="0" w:color="auto"/>
          </w:divBdr>
        </w:div>
        <w:div w:id="826633510">
          <w:marLeft w:val="480"/>
          <w:marRight w:val="0"/>
          <w:marTop w:val="0"/>
          <w:marBottom w:val="0"/>
          <w:divBdr>
            <w:top w:val="none" w:sz="0" w:space="0" w:color="auto"/>
            <w:left w:val="none" w:sz="0" w:space="0" w:color="auto"/>
            <w:bottom w:val="none" w:sz="0" w:space="0" w:color="auto"/>
            <w:right w:val="none" w:sz="0" w:space="0" w:color="auto"/>
          </w:divBdr>
        </w:div>
        <w:div w:id="1444808198">
          <w:marLeft w:val="480"/>
          <w:marRight w:val="0"/>
          <w:marTop w:val="0"/>
          <w:marBottom w:val="0"/>
          <w:divBdr>
            <w:top w:val="none" w:sz="0" w:space="0" w:color="auto"/>
            <w:left w:val="none" w:sz="0" w:space="0" w:color="auto"/>
            <w:bottom w:val="none" w:sz="0" w:space="0" w:color="auto"/>
            <w:right w:val="none" w:sz="0" w:space="0" w:color="auto"/>
          </w:divBdr>
        </w:div>
        <w:div w:id="37517495">
          <w:marLeft w:val="480"/>
          <w:marRight w:val="0"/>
          <w:marTop w:val="0"/>
          <w:marBottom w:val="0"/>
          <w:divBdr>
            <w:top w:val="none" w:sz="0" w:space="0" w:color="auto"/>
            <w:left w:val="none" w:sz="0" w:space="0" w:color="auto"/>
            <w:bottom w:val="none" w:sz="0" w:space="0" w:color="auto"/>
            <w:right w:val="none" w:sz="0" w:space="0" w:color="auto"/>
          </w:divBdr>
        </w:div>
        <w:div w:id="1670401801">
          <w:marLeft w:val="480"/>
          <w:marRight w:val="0"/>
          <w:marTop w:val="0"/>
          <w:marBottom w:val="0"/>
          <w:divBdr>
            <w:top w:val="none" w:sz="0" w:space="0" w:color="auto"/>
            <w:left w:val="none" w:sz="0" w:space="0" w:color="auto"/>
            <w:bottom w:val="none" w:sz="0" w:space="0" w:color="auto"/>
            <w:right w:val="none" w:sz="0" w:space="0" w:color="auto"/>
          </w:divBdr>
        </w:div>
        <w:div w:id="790054895">
          <w:marLeft w:val="480"/>
          <w:marRight w:val="0"/>
          <w:marTop w:val="0"/>
          <w:marBottom w:val="0"/>
          <w:divBdr>
            <w:top w:val="none" w:sz="0" w:space="0" w:color="auto"/>
            <w:left w:val="none" w:sz="0" w:space="0" w:color="auto"/>
            <w:bottom w:val="none" w:sz="0" w:space="0" w:color="auto"/>
            <w:right w:val="none" w:sz="0" w:space="0" w:color="auto"/>
          </w:divBdr>
        </w:div>
        <w:div w:id="1264073390">
          <w:marLeft w:val="480"/>
          <w:marRight w:val="0"/>
          <w:marTop w:val="0"/>
          <w:marBottom w:val="0"/>
          <w:divBdr>
            <w:top w:val="none" w:sz="0" w:space="0" w:color="auto"/>
            <w:left w:val="none" w:sz="0" w:space="0" w:color="auto"/>
            <w:bottom w:val="none" w:sz="0" w:space="0" w:color="auto"/>
            <w:right w:val="none" w:sz="0" w:space="0" w:color="auto"/>
          </w:divBdr>
        </w:div>
        <w:div w:id="1292398203">
          <w:marLeft w:val="480"/>
          <w:marRight w:val="0"/>
          <w:marTop w:val="0"/>
          <w:marBottom w:val="0"/>
          <w:divBdr>
            <w:top w:val="none" w:sz="0" w:space="0" w:color="auto"/>
            <w:left w:val="none" w:sz="0" w:space="0" w:color="auto"/>
            <w:bottom w:val="none" w:sz="0" w:space="0" w:color="auto"/>
            <w:right w:val="none" w:sz="0" w:space="0" w:color="auto"/>
          </w:divBdr>
        </w:div>
        <w:div w:id="222064674">
          <w:marLeft w:val="480"/>
          <w:marRight w:val="0"/>
          <w:marTop w:val="0"/>
          <w:marBottom w:val="0"/>
          <w:divBdr>
            <w:top w:val="none" w:sz="0" w:space="0" w:color="auto"/>
            <w:left w:val="none" w:sz="0" w:space="0" w:color="auto"/>
            <w:bottom w:val="none" w:sz="0" w:space="0" w:color="auto"/>
            <w:right w:val="none" w:sz="0" w:space="0" w:color="auto"/>
          </w:divBdr>
        </w:div>
        <w:div w:id="1017463008">
          <w:marLeft w:val="480"/>
          <w:marRight w:val="0"/>
          <w:marTop w:val="0"/>
          <w:marBottom w:val="0"/>
          <w:divBdr>
            <w:top w:val="none" w:sz="0" w:space="0" w:color="auto"/>
            <w:left w:val="none" w:sz="0" w:space="0" w:color="auto"/>
            <w:bottom w:val="none" w:sz="0" w:space="0" w:color="auto"/>
            <w:right w:val="none" w:sz="0" w:space="0" w:color="auto"/>
          </w:divBdr>
        </w:div>
        <w:div w:id="1747192885">
          <w:marLeft w:val="480"/>
          <w:marRight w:val="0"/>
          <w:marTop w:val="0"/>
          <w:marBottom w:val="0"/>
          <w:divBdr>
            <w:top w:val="none" w:sz="0" w:space="0" w:color="auto"/>
            <w:left w:val="none" w:sz="0" w:space="0" w:color="auto"/>
            <w:bottom w:val="none" w:sz="0" w:space="0" w:color="auto"/>
            <w:right w:val="none" w:sz="0" w:space="0" w:color="auto"/>
          </w:divBdr>
        </w:div>
        <w:div w:id="1317805425">
          <w:marLeft w:val="480"/>
          <w:marRight w:val="0"/>
          <w:marTop w:val="0"/>
          <w:marBottom w:val="0"/>
          <w:divBdr>
            <w:top w:val="none" w:sz="0" w:space="0" w:color="auto"/>
            <w:left w:val="none" w:sz="0" w:space="0" w:color="auto"/>
            <w:bottom w:val="none" w:sz="0" w:space="0" w:color="auto"/>
            <w:right w:val="none" w:sz="0" w:space="0" w:color="auto"/>
          </w:divBdr>
        </w:div>
        <w:div w:id="1141077363">
          <w:marLeft w:val="480"/>
          <w:marRight w:val="0"/>
          <w:marTop w:val="0"/>
          <w:marBottom w:val="0"/>
          <w:divBdr>
            <w:top w:val="none" w:sz="0" w:space="0" w:color="auto"/>
            <w:left w:val="none" w:sz="0" w:space="0" w:color="auto"/>
            <w:bottom w:val="none" w:sz="0" w:space="0" w:color="auto"/>
            <w:right w:val="none" w:sz="0" w:space="0" w:color="auto"/>
          </w:divBdr>
        </w:div>
        <w:div w:id="1239360087">
          <w:marLeft w:val="480"/>
          <w:marRight w:val="0"/>
          <w:marTop w:val="0"/>
          <w:marBottom w:val="0"/>
          <w:divBdr>
            <w:top w:val="none" w:sz="0" w:space="0" w:color="auto"/>
            <w:left w:val="none" w:sz="0" w:space="0" w:color="auto"/>
            <w:bottom w:val="none" w:sz="0" w:space="0" w:color="auto"/>
            <w:right w:val="none" w:sz="0" w:space="0" w:color="auto"/>
          </w:divBdr>
        </w:div>
        <w:div w:id="89662170">
          <w:marLeft w:val="480"/>
          <w:marRight w:val="0"/>
          <w:marTop w:val="0"/>
          <w:marBottom w:val="0"/>
          <w:divBdr>
            <w:top w:val="none" w:sz="0" w:space="0" w:color="auto"/>
            <w:left w:val="none" w:sz="0" w:space="0" w:color="auto"/>
            <w:bottom w:val="none" w:sz="0" w:space="0" w:color="auto"/>
            <w:right w:val="none" w:sz="0" w:space="0" w:color="auto"/>
          </w:divBdr>
        </w:div>
      </w:divsChild>
    </w:div>
    <w:div w:id="830293212">
      <w:bodyDiv w:val="1"/>
      <w:marLeft w:val="0"/>
      <w:marRight w:val="0"/>
      <w:marTop w:val="0"/>
      <w:marBottom w:val="0"/>
      <w:divBdr>
        <w:top w:val="none" w:sz="0" w:space="0" w:color="auto"/>
        <w:left w:val="none" w:sz="0" w:space="0" w:color="auto"/>
        <w:bottom w:val="none" w:sz="0" w:space="0" w:color="auto"/>
        <w:right w:val="none" w:sz="0" w:space="0" w:color="auto"/>
      </w:divBdr>
    </w:div>
    <w:div w:id="830369733">
      <w:bodyDiv w:val="1"/>
      <w:marLeft w:val="0"/>
      <w:marRight w:val="0"/>
      <w:marTop w:val="0"/>
      <w:marBottom w:val="0"/>
      <w:divBdr>
        <w:top w:val="none" w:sz="0" w:space="0" w:color="auto"/>
        <w:left w:val="none" w:sz="0" w:space="0" w:color="auto"/>
        <w:bottom w:val="none" w:sz="0" w:space="0" w:color="auto"/>
        <w:right w:val="none" w:sz="0" w:space="0" w:color="auto"/>
      </w:divBdr>
    </w:div>
    <w:div w:id="830604657">
      <w:bodyDiv w:val="1"/>
      <w:marLeft w:val="0"/>
      <w:marRight w:val="0"/>
      <w:marTop w:val="0"/>
      <w:marBottom w:val="0"/>
      <w:divBdr>
        <w:top w:val="none" w:sz="0" w:space="0" w:color="auto"/>
        <w:left w:val="none" w:sz="0" w:space="0" w:color="auto"/>
        <w:bottom w:val="none" w:sz="0" w:space="0" w:color="auto"/>
        <w:right w:val="none" w:sz="0" w:space="0" w:color="auto"/>
      </w:divBdr>
    </w:div>
    <w:div w:id="830607163">
      <w:bodyDiv w:val="1"/>
      <w:marLeft w:val="0"/>
      <w:marRight w:val="0"/>
      <w:marTop w:val="0"/>
      <w:marBottom w:val="0"/>
      <w:divBdr>
        <w:top w:val="none" w:sz="0" w:space="0" w:color="auto"/>
        <w:left w:val="none" w:sz="0" w:space="0" w:color="auto"/>
        <w:bottom w:val="none" w:sz="0" w:space="0" w:color="auto"/>
        <w:right w:val="none" w:sz="0" w:space="0" w:color="auto"/>
      </w:divBdr>
    </w:div>
    <w:div w:id="830945339">
      <w:bodyDiv w:val="1"/>
      <w:marLeft w:val="0"/>
      <w:marRight w:val="0"/>
      <w:marTop w:val="0"/>
      <w:marBottom w:val="0"/>
      <w:divBdr>
        <w:top w:val="none" w:sz="0" w:space="0" w:color="auto"/>
        <w:left w:val="none" w:sz="0" w:space="0" w:color="auto"/>
        <w:bottom w:val="none" w:sz="0" w:space="0" w:color="auto"/>
        <w:right w:val="none" w:sz="0" w:space="0" w:color="auto"/>
      </w:divBdr>
    </w:div>
    <w:div w:id="831021188">
      <w:bodyDiv w:val="1"/>
      <w:marLeft w:val="0"/>
      <w:marRight w:val="0"/>
      <w:marTop w:val="0"/>
      <w:marBottom w:val="0"/>
      <w:divBdr>
        <w:top w:val="none" w:sz="0" w:space="0" w:color="auto"/>
        <w:left w:val="none" w:sz="0" w:space="0" w:color="auto"/>
        <w:bottom w:val="none" w:sz="0" w:space="0" w:color="auto"/>
        <w:right w:val="none" w:sz="0" w:space="0" w:color="auto"/>
      </w:divBdr>
    </w:div>
    <w:div w:id="831022342">
      <w:bodyDiv w:val="1"/>
      <w:marLeft w:val="0"/>
      <w:marRight w:val="0"/>
      <w:marTop w:val="0"/>
      <w:marBottom w:val="0"/>
      <w:divBdr>
        <w:top w:val="none" w:sz="0" w:space="0" w:color="auto"/>
        <w:left w:val="none" w:sz="0" w:space="0" w:color="auto"/>
        <w:bottom w:val="none" w:sz="0" w:space="0" w:color="auto"/>
        <w:right w:val="none" w:sz="0" w:space="0" w:color="auto"/>
      </w:divBdr>
    </w:div>
    <w:div w:id="831067054">
      <w:bodyDiv w:val="1"/>
      <w:marLeft w:val="0"/>
      <w:marRight w:val="0"/>
      <w:marTop w:val="0"/>
      <w:marBottom w:val="0"/>
      <w:divBdr>
        <w:top w:val="none" w:sz="0" w:space="0" w:color="auto"/>
        <w:left w:val="none" w:sz="0" w:space="0" w:color="auto"/>
        <w:bottom w:val="none" w:sz="0" w:space="0" w:color="auto"/>
        <w:right w:val="none" w:sz="0" w:space="0" w:color="auto"/>
      </w:divBdr>
    </w:div>
    <w:div w:id="831456143">
      <w:bodyDiv w:val="1"/>
      <w:marLeft w:val="0"/>
      <w:marRight w:val="0"/>
      <w:marTop w:val="0"/>
      <w:marBottom w:val="0"/>
      <w:divBdr>
        <w:top w:val="none" w:sz="0" w:space="0" w:color="auto"/>
        <w:left w:val="none" w:sz="0" w:space="0" w:color="auto"/>
        <w:bottom w:val="none" w:sz="0" w:space="0" w:color="auto"/>
        <w:right w:val="none" w:sz="0" w:space="0" w:color="auto"/>
      </w:divBdr>
    </w:div>
    <w:div w:id="831530525">
      <w:bodyDiv w:val="1"/>
      <w:marLeft w:val="0"/>
      <w:marRight w:val="0"/>
      <w:marTop w:val="0"/>
      <w:marBottom w:val="0"/>
      <w:divBdr>
        <w:top w:val="none" w:sz="0" w:space="0" w:color="auto"/>
        <w:left w:val="none" w:sz="0" w:space="0" w:color="auto"/>
        <w:bottom w:val="none" w:sz="0" w:space="0" w:color="auto"/>
        <w:right w:val="none" w:sz="0" w:space="0" w:color="auto"/>
      </w:divBdr>
      <w:divsChild>
        <w:div w:id="12457148">
          <w:marLeft w:val="480"/>
          <w:marRight w:val="0"/>
          <w:marTop w:val="0"/>
          <w:marBottom w:val="0"/>
          <w:divBdr>
            <w:top w:val="none" w:sz="0" w:space="0" w:color="auto"/>
            <w:left w:val="none" w:sz="0" w:space="0" w:color="auto"/>
            <w:bottom w:val="none" w:sz="0" w:space="0" w:color="auto"/>
            <w:right w:val="none" w:sz="0" w:space="0" w:color="auto"/>
          </w:divBdr>
        </w:div>
        <w:div w:id="18942224">
          <w:marLeft w:val="480"/>
          <w:marRight w:val="0"/>
          <w:marTop w:val="0"/>
          <w:marBottom w:val="0"/>
          <w:divBdr>
            <w:top w:val="none" w:sz="0" w:space="0" w:color="auto"/>
            <w:left w:val="none" w:sz="0" w:space="0" w:color="auto"/>
            <w:bottom w:val="none" w:sz="0" w:space="0" w:color="auto"/>
            <w:right w:val="none" w:sz="0" w:space="0" w:color="auto"/>
          </w:divBdr>
        </w:div>
        <w:div w:id="45959399">
          <w:marLeft w:val="480"/>
          <w:marRight w:val="0"/>
          <w:marTop w:val="0"/>
          <w:marBottom w:val="0"/>
          <w:divBdr>
            <w:top w:val="none" w:sz="0" w:space="0" w:color="auto"/>
            <w:left w:val="none" w:sz="0" w:space="0" w:color="auto"/>
            <w:bottom w:val="none" w:sz="0" w:space="0" w:color="auto"/>
            <w:right w:val="none" w:sz="0" w:space="0" w:color="auto"/>
          </w:divBdr>
        </w:div>
        <w:div w:id="72287382">
          <w:marLeft w:val="480"/>
          <w:marRight w:val="0"/>
          <w:marTop w:val="0"/>
          <w:marBottom w:val="0"/>
          <w:divBdr>
            <w:top w:val="none" w:sz="0" w:space="0" w:color="auto"/>
            <w:left w:val="none" w:sz="0" w:space="0" w:color="auto"/>
            <w:bottom w:val="none" w:sz="0" w:space="0" w:color="auto"/>
            <w:right w:val="none" w:sz="0" w:space="0" w:color="auto"/>
          </w:divBdr>
        </w:div>
        <w:div w:id="76052080">
          <w:marLeft w:val="480"/>
          <w:marRight w:val="0"/>
          <w:marTop w:val="0"/>
          <w:marBottom w:val="0"/>
          <w:divBdr>
            <w:top w:val="none" w:sz="0" w:space="0" w:color="auto"/>
            <w:left w:val="none" w:sz="0" w:space="0" w:color="auto"/>
            <w:bottom w:val="none" w:sz="0" w:space="0" w:color="auto"/>
            <w:right w:val="none" w:sz="0" w:space="0" w:color="auto"/>
          </w:divBdr>
        </w:div>
        <w:div w:id="121966461">
          <w:marLeft w:val="480"/>
          <w:marRight w:val="0"/>
          <w:marTop w:val="0"/>
          <w:marBottom w:val="0"/>
          <w:divBdr>
            <w:top w:val="none" w:sz="0" w:space="0" w:color="auto"/>
            <w:left w:val="none" w:sz="0" w:space="0" w:color="auto"/>
            <w:bottom w:val="none" w:sz="0" w:space="0" w:color="auto"/>
            <w:right w:val="none" w:sz="0" w:space="0" w:color="auto"/>
          </w:divBdr>
        </w:div>
        <w:div w:id="136463174">
          <w:marLeft w:val="480"/>
          <w:marRight w:val="0"/>
          <w:marTop w:val="0"/>
          <w:marBottom w:val="0"/>
          <w:divBdr>
            <w:top w:val="none" w:sz="0" w:space="0" w:color="auto"/>
            <w:left w:val="none" w:sz="0" w:space="0" w:color="auto"/>
            <w:bottom w:val="none" w:sz="0" w:space="0" w:color="auto"/>
            <w:right w:val="none" w:sz="0" w:space="0" w:color="auto"/>
          </w:divBdr>
        </w:div>
        <w:div w:id="142813356">
          <w:marLeft w:val="480"/>
          <w:marRight w:val="0"/>
          <w:marTop w:val="0"/>
          <w:marBottom w:val="0"/>
          <w:divBdr>
            <w:top w:val="none" w:sz="0" w:space="0" w:color="auto"/>
            <w:left w:val="none" w:sz="0" w:space="0" w:color="auto"/>
            <w:bottom w:val="none" w:sz="0" w:space="0" w:color="auto"/>
            <w:right w:val="none" w:sz="0" w:space="0" w:color="auto"/>
          </w:divBdr>
        </w:div>
        <w:div w:id="235290323">
          <w:marLeft w:val="480"/>
          <w:marRight w:val="0"/>
          <w:marTop w:val="0"/>
          <w:marBottom w:val="0"/>
          <w:divBdr>
            <w:top w:val="none" w:sz="0" w:space="0" w:color="auto"/>
            <w:left w:val="none" w:sz="0" w:space="0" w:color="auto"/>
            <w:bottom w:val="none" w:sz="0" w:space="0" w:color="auto"/>
            <w:right w:val="none" w:sz="0" w:space="0" w:color="auto"/>
          </w:divBdr>
        </w:div>
        <w:div w:id="280263805">
          <w:marLeft w:val="480"/>
          <w:marRight w:val="0"/>
          <w:marTop w:val="0"/>
          <w:marBottom w:val="0"/>
          <w:divBdr>
            <w:top w:val="none" w:sz="0" w:space="0" w:color="auto"/>
            <w:left w:val="none" w:sz="0" w:space="0" w:color="auto"/>
            <w:bottom w:val="none" w:sz="0" w:space="0" w:color="auto"/>
            <w:right w:val="none" w:sz="0" w:space="0" w:color="auto"/>
          </w:divBdr>
        </w:div>
        <w:div w:id="308438926">
          <w:marLeft w:val="480"/>
          <w:marRight w:val="0"/>
          <w:marTop w:val="0"/>
          <w:marBottom w:val="0"/>
          <w:divBdr>
            <w:top w:val="none" w:sz="0" w:space="0" w:color="auto"/>
            <w:left w:val="none" w:sz="0" w:space="0" w:color="auto"/>
            <w:bottom w:val="none" w:sz="0" w:space="0" w:color="auto"/>
            <w:right w:val="none" w:sz="0" w:space="0" w:color="auto"/>
          </w:divBdr>
        </w:div>
        <w:div w:id="343367383">
          <w:marLeft w:val="480"/>
          <w:marRight w:val="0"/>
          <w:marTop w:val="0"/>
          <w:marBottom w:val="0"/>
          <w:divBdr>
            <w:top w:val="none" w:sz="0" w:space="0" w:color="auto"/>
            <w:left w:val="none" w:sz="0" w:space="0" w:color="auto"/>
            <w:bottom w:val="none" w:sz="0" w:space="0" w:color="auto"/>
            <w:right w:val="none" w:sz="0" w:space="0" w:color="auto"/>
          </w:divBdr>
        </w:div>
        <w:div w:id="364209176">
          <w:marLeft w:val="480"/>
          <w:marRight w:val="0"/>
          <w:marTop w:val="0"/>
          <w:marBottom w:val="0"/>
          <w:divBdr>
            <w:top w:val="none" w:sz="0" w:space="0" w:color="auto"/>
            <w:left w:val="none" w:sz="0" w:space="0" w:color="auto"/>
            <w:bottom w:val="none" w:sz="0" w:space="0" w:color="auto"/>
            <w:right w:val="none" w:sz="0" w:space="0" w:color="auto"/>
          </w:divBdr>
        </w:div>
        <w:div w:id="368607048">
          <w:marLeft w:val="480"/>
          <w:marRight w:val="0"/>
          <w:marTop w:val="0"/>
          <w:marBottom w:val="0"/>
          <w:divBdr>
            <w:top w:val="none" w:sz="0" w:space="0" w:color="auto"/>
            <w:left w:val="none" w:sz="0" w:space="0" w:color="auto"/>
            <w:bottom w:val="none" w:sz="0" w:space="0" w:color="auto"/>
            <w:right w:val="none" w:sz="0" w:space="0" w:color="auto"/>
          </w:divBdr>
        </w:div>
        <w:div w:id="384717209">
          <w:marLeft w:val="480"/>
          <w:marRight w:val="0"/>
          <w:marTop w:val="0"/>
          <w:marBottom w:val="0"/>
          <w:divBdr>
            <w:top w:val="none" w:sz="0" w:space="0" w:color="auto"/>
            <w:left w:val="none" w:sz="0" w:space="0" w:color="auto"/>
            <w:bottom w:val="none" w:sz="0" w:space="0" w:color="auto"/>
            <w:right w:val="none" w:sz="0" w:space="0" w:color="auto"/>
          </w:divBdr>
        </w:div>
        <w:div w:id="440956354">
          <w:marLeft w:val="480"/>
          <w:marRight w:val="0"/>
          <w:marTop w:val="0"/>
          <w:marBottom w:val="0"/>
          <w:divBdr>
            <w:top w:val="none" w:sz="0" w:space="0" w:color="auto"/>
            <w:left w:val="none" w:sz="0" w:space="0" w:color="auto"/>
            <w:bottom w:val="none" w:sz="0" w:space="0" w:color="auto"/>
            <w:right w:val="none" w:sz="0" w:space="0" w:color="auto"/>
          </w:divBdr>
        </w:div>
        <w:div w:id="456602050">
          <w:marLeft w:val="480"/>
          <w:marRight w:val="0"/>
          <w:marTop w:val="0"/>
          <w:marBottom w:val="0"/>
          <w:divBdr>
            <w:top w:val="none" w:sz="0" w:space="0" w:color="auto"/>
            <w:left w:val="none" w:sz="0" w:space="0" w:color="auto"/>
            <w:bottom w:val="none" w:sz="0" w:space="0" w:color="auto"/>
            <w:right w:val="none" w:sz="0" w:space="0" w:color="auto"/>
          </w:divBdr>
        </w:div>
        <w:div w:id="470056446">
          <w:marLeft w:val="480"/>
          <w:marRight w:val="0"/>
          <w:marTop w:val="0"/>
          <w:marBottom w:val="0"/>
          <w:divBdr>
            <w:top w:val="none" w:sz="0" w:space="0" w:color="auto"/>
            <w:left w:val="none" w:sz="0" w:space="0" w:color="auto"/>
            <w:bottom w:val="none" w:sz="0" w:space="0" w:color="auto"/>
            <w:right w:val="none" w:sz="0" w:space="0" w:color="auto"/>
          </w:divBdr>
        </w:div>
        <w:div w:id="470099177">
          <w:marLeft w:val="480"/>
          <w:marRight w:val="0"/>
          <w:marTop w:val="0"/>
          <w:marBottom w:val="0"/>
          <w:divBdr>
            <w:top w:val="none" w:sz="0" w:space="0" w:color="auto"/>
            <w:left w:val="none" w:sz="0" w:space="0" w:color="auto"/>
            <w:bottom w:val="none" w:sz="0" w:space="0" w:color="auto"/>
            <w:right w:val="none" w:sz="0" w:space="0" w:color="auto"/>
          </w:divBdr>
        </w:div>
        <w:div w:id="471756581">
          <w:marLeft w:val="480"/>
          <w:marRight w:val="0"/>
          <w:marTop w:val="0"/>
          <w:marBottom w:val="0"/>
          <w:divBdr>
            <w:top w:val="none" w:sz="0" w:space="0" w:color="auto"/>
            <w:left w:val="none" w:sz="0" w:space="0" w:color="auto"/>
            <w:bottom w:val="none" w:sz="0" w:space="0" w:color="auto"/>
            <w:right w:val="none" w:sz="0" w:space="0" w:color="auto"/>
          </w:divBdr>
        </w:div>
        <w:div w:id="477957263">
          <w:marLeft w:val="480"/>
          <w:marRight w:val="0"/>
          <w:marTop w:val="0"/>
          <w:marBottom w:val="0"/>
          <w:divBdr>
            <w:top w:val="none" w:sz="0" w:space="0" w:color="auto"/>
            <w:left w:val="none" w:sz="0" w:space="0" w:color="auto"/>
            <w:bottom w:val="none" w:sz="0" w:space="0" w:color="auto"/>
            <w:right w:val="none" w:sz="0" w:space="0" w:color="auto"/>
          </w:divBdr>
        </w:div>
        <w:div w:id="502401580">
          <w:marLeft w:val="480"/>
          <w:marRight w:val="0"/>
          <w:marTop w:val="0"/>
          <w:marBottom w:val="0"/>
          <w:divBdr>
            <w:top w:val="none" w:sz="0" w:space="0" w:color="auto"/>
            <w:left w:val="none" w:sz="0" w:space="0" w:color="auto"/>
            <w:bottom w:val="none" w:sz="0" w:space="0" w:color="auto"/>
            <w:right w:val="none" w:sz="0" w:space="0" w:color="auto"/>
          </w:divBdr>
        </w:div>
        <w:div w:id="722797402">
          <w:marLeft w:val="480"/>
          <w:marRight w:val="0"/>
          <w:marTop w:val="0"/>
          <w:marBottom w:val="0"/>
          <w:divBdr>
            <w:top w:val="none" w:sz="0" w:space="0" w:color="auto"/>
            <w:left w:val="none" w:sz="0" w:space="0" w:color="auto"/>
            <w:bottom w:val="none" w:sz="0" w:space="0" w:color="auto"/>
            <w:right w:val="none" w:sz="0" w:space="0" w:color="auto"/>
          </w:divBdr>
        </w:div>
        <w:div w:id="730346633">
          <w:marLeft w:val="480"/>
          <w:marRight w:val="0"/>
          <w:marTop w:val="0"/>
          <w:marBottom w:val="0"/>
          <w:divBdr>
            <w:top w:val="none" w:sz="0" w:space="0" w:color="auto"/>
            <w:left w:val="none" w:sz="0" w:space="0" w:color="auto"/>
            <w:bottom w:val="none" w:sz="0" w:space="0" w:color="auto"/>
            <w:right w:val="none" w:sz="0" w:space="0" w:color="auto"/>
          </w:divBdr>
        </w:div>
        <w:div w:id="732849755">
          <w:marLeft w:val="480"/>
          <w:marRight w:val="0"/>
          <w:marTop w:val="0"/>
          <w:marBottom w:val="0"/>
          <w:divBdr>
            <w:top w:val="none" w:sz="0" w:space="0" w:color="auto"/>
            <w:left w:val="none" w:sz="0" w:space="0" w:color="auto"/>
            <w:bottom w:val="none" w:sz="0" w:space="0" w:color="auto"/>
            <w:right w:val="none" w:sz="0" w:space="0" w:color="auto"/>
          </w:divBdr>
        </w:div>
        <w:div w:id="761268545">
          <w:marLeft w:val="480"/>
          <w:marRight w:val="0"/>
          <w:marTop w:val="0"/>
          <w:marBottom w:val="0"/>
          <w:divBdr>
            <w:top w:val="none" w:sz="0" w:space="0" w:color="auto"/>
            <w:left w:val="none" w:sz="0" w:space="0" w:color="auto"/>
            <w:bottom w:val="none" w:sz="0" w:space="0" w:color="auto"/>
            <w:right w:val="none" w:sz="0" w:space="0" w:color="auto"/>
          </w:divBdr>
        </w:div>
        <w:div w:id="859785082">
          <w:marLeft w:val="480"/>
          <w:marRight w:val="0"/>
          <w:marTop w:val="0"/>
          <w:marBottom w:val="0"/>
          <w:divBdr>
            <w:top w:val="none" w:sz="0" w:space="0" w:color="auto"/>
            <w:left w:val="none" w:sz="0" w:space="0" w:color="auto"/>
            <w:bottom w:val="none" w:sz="0" w:space="0" w:color="auto"/>
            <w:right w:val="none" w:sz="0" w:space="0" w:color="auto"/>
          </w:divBdr>
        </w:div>
        <w:div w:id="864563723">
          <w:marLeft w:val="480"/>
          <w:marRight w:val="0"/>
          <w:marTop w:val="0"/>
          <w:marBottom w:val="0"/>
          <w:divBdr>
            <w:top w:val="none" w:sz="0" w:space="0" w:color="auto"/>
            <w:left w:val="none" w:sz="0" w:space="0" w:color="auto"/>
            <w:bottom w:val="none" w:sz="0" w:space="0" w:color="auto"/>
            <w:right w:val="none" w:sz="0" w:space="0" w:color="auto"/>
          </w:divBdr>
        </w:div>
        <w:div w:id="891503463">
          <w:marLeft w:val="480"/>
          <w:marRight w:val="0"/>
          <w:marTop w:val="0"/>
          <w:marBottom w:val="0"/>
          <w:divBdr>
            <w:top w:val="none" w:sz="0" w:space="0" w:color="auto"/>
            <w:left w:val="none" w:sz="0" w:space="0" w:color="auto"/>
            <w:bottom w:val="none" w:sz="0" w:space="0" w:color="auto"/>
            <w:right w:val="none" w:sz="0" w:space="0" w:color="auto"/>
          </w:divBdr>
        </w:div>
        <w:div w:id="897861638">
          <w:marLeft w:val="480"/>
          <w:marRight w:val="0"/>
          <w:marTop w:val="0"/>
          <w:marBottom w:val="0"/>
          <w:divBdr>
            <w:top w:val="none" w:sz="0" w:space="0" w:color="auto"/>
            <w:left w:val="none" w:sz="0" w:space="0" w:color="auto"/>
            <w:bottom w:val="none" w:sz="0" w:space="0" w:color="auto"/>
            <w:right w:val="none" w:sz="0" w:space="0" w:color="auto"/>
          </w:divBdr>
        </w:div>
        <w:div w:id="919296212">
          <w:marLeft w:val="480"/>
          <w:marRight w:val="0"/>
          <w:marTop w:val="0"/>
          <w:marBottom w:val="0"/>
          <w:divBdr>
            <w:top w:val="none" w:sz="0" w:space="0" w:color="auto"/>
            <w:left w:val="none" w:sz="0" w:space="0" w:color="auto"/>
            <w:bottom w:val="none" w:sz="0" w:space="0" w:color="auto"/>
            <w:right w:val="none" w:sz="0" w:space="0" w:color="auto"/>
          </w:divBdr>
        </w:div>
        <w:div w:id="928082672">
          <w:marLeft w:val="480"/>
          <w:marRight w:val="0"/>
          <w:marTop w:val="0"/>
          <w:marBottom w:val="0"/>
          <w:divBdr>
            <w:top w:val="none" w:sz="0" w:space="0" w:color="auto"/>
            <w:left w:val="none" w:sz="0" w:space="0" w:color="auto"/>
            <w:bottom w:val="none" w:sz="0" w:space="0" w:color="auto"/>
            <w:right w:val="none" w:sz="0" w:space="0" w:color="auto"/>
          </w:divBdr>
        </w:div>
        <w:div w:id="939877621">
          <w:marLeft w:val="480"/>
          <w:marRight w:val="0"/>
          <w:marTop w:val="0"/>
          <w:marBottom w:val="0"/>
          <w:divBdr>
            <w:top w:val="none" w:sz="0" w:space="0" w:color="auto"/>
            <w:left w:val="none" w:sz="0" w:space="0" w:color="auto"/>
            <w:bottom w:val="none" w:sz="0" w:space="0" w:color="auto"/>
            <w:right w:val="none" w:sz="0" w:space="0" w:color="auto"/>
          </w:divBdr>
        </w:div>
      </w:divsChild>
    </w:div>
    <w:div w:id="831723166">
      <w:bodyDiv w:val="1"/>
      <w:marLeft w:val="0"/>
      <w:marRight w:val="0"/>
      <w:marTop w:val="0"/>
      <w:marBottom w:val="0"/>
      <w:divBdr>
        <w:top w:val="none" w:sz="0" w:space="0" w:color="auto"/>
        <w:left w:val="none" w:sz="0" w:space="0" w:color="auto"/>
        <w:bottom w:val="none" w:sz="0" w:space="0" w:color="auto"/>
        <w:right w:val="none" w:sz="0" w:space="0" w:color="auto"/>
      </w:divBdr>
    </w:div>
    <w:div w:id="831868580">
      <w:bodyDiv w:val="1"/>
      <w:marLeft w:val="0"/>
      <w:marRight w:val="0"/>
      <w:marTop w:val="0"/>
      <w:marBottom w:val="0"/>
      <w:divBdr>
        <w:top w:val="none" w:sz="0" w:space="0" w:color="auto"/>
        <w:left w:val="none" w:sz="0" w:space="0" w:color="auto"/>
        <w:bottom w:val="none" w:sz="0" w:space="0" w:color="auto"/>
        <w:right w:val="none" w:sz="0" w:space="0" w:color="auto"/>
      </w:divBdr>
    </w:div>
    <w:div w:id="831988204">
      <w:bodyDiv w:val="1"/>
      <w:marLeft w:val="0"/>
      <w:marRight w:val="0"/>
      <w:marTop w:val="0"/>
      <w:marBottom w:val="0"/>
      <w:divBdr>
        <w:top w:val="none" w:sz="0" w:space="0" w:color="auto"/>
        <w:left w:val="none" w:sz="0" w:space="0" w:color="auto"/>
        <w:bottom w:val="none" w:sz="0" w:space="0" w:color="auto"/>
        <w:right w:val="none" w:sz="0" w:space="0" w:color="auto"/>
      </w:divBdr>
    </w:div>
    <w:div w:id="831994331">
      <w:bodyDiv w:val="1"/>
      <w:marLeft w:val="0"/>
      <w:marRight w:val="0"/>
      <w:marTop w:val="0"/>
      <w:marBottom w:val="0"/>
      <w:divBdr>
        <w:top w:val="none" w:sz="0" w:space="0" w:color="auto"/>
        <w:left w:val="none" w:sz="0" w:space="0" w:color="auto"/>
        <w:bottom w:val="none" w:sz="0" w:space="0" w:color="auto"/>
        <w:right w:val="none" w:sz="0" w:space="0" w:color="auto"/>
      </w:divBdr>
      <w:divsChild>
        <w:div w:id="75980331">
          <w:marLeft w:val="480"/>
          <w:marRight w:val="0"/>
          <w:marTop w:val="0"/>
          <w:marBottom w:val="0"/>
          <w:divBdr>
            <w:top w:val="none" w:sz="0" w:space="0" w:color="auto"/>
            <w:left w:val="none" w:sz="0" w:space="0" w:color="auto"/>
            <w:bottom w:val="none" w:sz="0" w:space="0" w:color="auto"/>
            <w:right w:val="none" w:sz="0" w:space="0" w:color="auto"/>
          </w:divBdr>
        </w:div>
        <w:div w:id="112528737">
          <w:marLeft w:val="480"/>
          <w:marRight w:val="0"/>
          <w:marTop w:val="0"/>
          <w:marBottom w:val="0"/>
          <w:divBdr>
            <w:top w:val="none" w:sz="0" w:space="0" w:color="auto"/>
            <w:left w:val="none" w:sz="0" w:space="0" w:color="auto"/>
            <w:bottom w:val="none" w:sz="0" w:space="0" w:color="auto"/>
            <w:right w:val="none" w:sz="0" w:space="0" w:color="auto"/>
          </w:divBdr>
        </w:div>
        <w:div w:id="171842016">
          <w:marLeft w:val="480"/>
          <w:marRight w:val="0"/>
          <w:marTop w:val="0"/>
          <w:marBottom w:val="0"/>
          <w:divBdr>
            <w:top w:val="none" w:sz="0" w:space="0" w:color="auto"/>
            <w:left w:val="none" w:sz="0" w:space="0" w:color="auto"/>
            <w:bottom w:val="none" w:sz="0" w:space="0" w:color="auto"/>
            <w:right w:val="none" w:sz="0" w:space="0" w:color="auto"/>
          </w:divBdr>
        </w:div>
        <w:div w:id="256057270">
          <w:marLeft w:val="480"/>
          <w:marRight w:val="0"/>
          <w:marTop w:val="0"/>
          <w:marBottom w:val="0"/>
          <w:divBdr>
            <w:top w:val="none" w:sz="0" w:space="0" w:color="auto"/>
            <w:left w:val="none" w:sz="0" w:space="0" w:color="auto"/>
            <w:bottom w:val="none" w:sz="0" w:space="0" w:color="auto"/>
            <w:right w:val="none" w:sz="0" w:space="0" w:color="auto"/>
          </w:divBdr>
        </w:div>
        <w:div w:id="349644467">
          <w:marLeft w:val="480"/>
          <w:marRight w:val="0"/>
          <w:marTop w:val="0"/>
          <w:marBottom w:val="0"/>
          <w:divBdr>
            <w:top w:val="none" w:sz="0" w:space="0" w:color="auto"/>
            <w:left w:val="none" w:sz="0" w:space="0" w:color="auto"/>
            <w:bottom w:val="none" w:sz="0" w:space="0" w:color="auto"/>
            <w:right w:val="none" w:sz="0" w:space="0" w:color="auto"/>
          </w:divBdr>
        </w:div>
        <w:div w:id="351734588">
          <w:marLeft w:val="480"/>
          <w:marRight w:val="0"/>
          <w:marTop w:val="0"/>
          <w:marBottom w:val="0"/>
          <w:divBdr>
            <w:top w:val="none" w:sz="0" w:space="0" w:color="auto"/>
            <w:left w:val="none" w:sz="0" w:space="0" w:color="auto"/>
            <w:bottom w:val="none" w:sz="0" w:space="0" w:color="auto"/>
            <w:right w:val="none" w:sz="0" w:space="0" w:color="auto"/>
          </w:divBdr>
        </w:div>
        <w:div w:id="381373087">
          <w:marLeft w:val="480"/>
          <w:marRight w:val="0"/>
          <w:marTop w:val="0"/>
          <w:marBottom w:val="0"/>
          <w:divBdr>
            <w:top w:val="none" w:sz="0" w:space="0" w:color="auto"/>
            <w:left w:val="none" w:sz="0" w:space="0" w:color="auto"/>
            <w:bottom w:val="none" w:sz="0" w:space="0" w:color="auto"/>
            <w:right w:val="none" w:sz="0" w:space="0" w:color="auto"/>
          </w:divBdr>
        </w:div>
        <w:div w:id="403337317">
          <w:marLeft w:val="480"/>
          <w:marRight w:val="0"/>
          <w:marTop w:val="0"/>
          <w:marBottom w:val="0"/>
          <w:divBdr>
            <w:top w:val="none" w:sz="0" w:space="0" w:color="auto"/>
            <w:left w:val="none" w:sz="0" w:space="0" w:color="auto"/>
            <w:bottom w:val="none" w:sz="0" w:space="0" w:color="auto"/>
            <w:right w:val="none" w:sz="0" w:space="0" w:color="auto"/>
          </w:divBdr>
        </w:div>
        <w:div w:id="405418585">
          <w:marLeft w:val="480"/>
          <w:marRight w:val="0"/>
          <w:marTop w:val="0"/>
          <w:marBottom w:val="0"/>
          <w:divBdr>
            <w:top w:val="none" w:sz="0" w:space="0" w:color="auto"/>
            <w:left w:val="none" w:sz="0" w:space="0" w:color="auto"/>
            <w:bottom w:val="none" w:sz="0" w:space="0" w:color="auto"/>
            <w:right w:val="none" w:sz="0" w:space="0" w:color="auto"/>
          </w:divBdr>
        </w:div>
        <w:div w:id="905266325">
          <w:marLeft w:val="480"/>
          <w:marRight w:val="0"/>
          <w:marTop w:val="0"/>
          <w:marBottom w:val="0"/>
          <w:divBdr>
            <w:top w:val="none" w:sz="0" w:space="0" w:color="auto"/>
            <w:left w:val="none" w:sz="0" w:space="0" w:color="auto"/>
            <w:bottom w:val="none" w:sz="0" w:space="0" w:color="auto"/>
            <w:right w:val="none" w:sz="0" w:space="0" w:color="auto"/>
          </w:divBdr>
        </w:div>
        <w:div w:id="959461620">
          <w:marLeft w:val="480"/>
          <w:marRight w:val="0"/>
          <w:marTop w:val="0"/>
          <w:marBottom w:val="0"/>
          <w:divBdr>
            <w:top w:val="none" w:sz="0" w:space="0" w:color="auto"/>
            <w:left w:val="none" w:sz="0" w:space="0" w:color="auto"/>
            <w:bottom w:val="none" w:sz="0" w:space="0" w:color="auto"/>
            <w:right w:val="none" w:sz="0" w:space="0" w:color="auto"/>
          </w:divBdr>
        </w:div>
      </w:divsChild>
    </w:div>
    <w:div w:id="833106750">
      <w:bodyDiv w:val="1"/>
      <w:marLeft w:val="0"/>
      <w:marRight w:val="0"/>
      <w:marTop w:val="0"/>
      <w:marBottom w:val="0"/>
      <w:divBdr>
        <w:top w:val="none" w:sz="0" w:space="0" w:color="auto"/>
        <w:left w:val="none" w:sz="0" w:space="0" w:color="auto"/>
        <w:bottom w:val="none" w:sz="0" w:space="0" w:color="auto"/>
        <w:right w:val="none" w:sz="0" w:space="0" w:color="auto"/>
      </w:divBdr>
    </w:div>
    <w:div w:id="833230596">
      <w:bodyDiv w:val="1"/>
      <w:marLeft w:val="0"/>
      <w:marRight w:val="0"/>
      <w:marTop w:val="0"/>
      <w:marBottom w:val="0"/>
      <w:divBdr>
        <w:top w:val="none" w:sz="0" w:space="0" w:color="auto"/>
        <w:left w:val="none" w:sz="0" w:space="0" w:color="auto"/>
        <w:bottom w:val="none" w:sz="0" w:space="0" w:color="auto"/>
        <w:right w:val="none" w:sz="0" w:space="0" w:color="auto"/>
      </w:divBdr>
    </w:div>
    <w:div w:id="833302868">
      <w:bodyDiv w:val="1"/>
      <w:marLeft w:val="0"/>
      <w:marRight w:val="0"/>
      <w:marTop w:val="0"/>
      <w:marBottom w:val="0"/>
      <w:divBdr>
        <w:top w:val="none" w:sz="0" w:space="0" w:color="auto"/>
        <w:left w:val="none" w:sz="0" w:space="0" w:color="auto"/>
        <w:bottom w:val="none" w:sz="0" w:space="0" w:color="auto"/>
        <w:right w:val="none" w:sz="0" w:space="0" w:color="auto"/>
      </w:divBdr>
    </w:div>
    <w:div w:id="833642220">
      <w:bodyDiv w:val="1"/>
      <w:marLeft w:val="0"/>
      <w:marRight w:val="0"/>
      <w:marTop w:val="0"/>
      <w:marBottom w:val="0"/>
      <w:divBdr>
        <w:top w:val="none" w:sz="0" w:space="0" w:color="auto"/>
        <w:left w:val="none" w:sz="0" w:space="0" w:color="auto"/>
        <w:bottom w:val="none" w:sz="0" w:space="0" w:color="auto"/>
        <w:right w:val="none" w:sz="0" w:space="0" w:color="auto"/>
      </w:divBdr>
      <w:divsChild>
        <w:div w:id="10575577">
          <w:marLeft w:val="480"/>
          <w:marRight w:val="0"/>
          <w:marTop w:val="0"/>
          <w:marBottom w:val="0"/>
          <w:divBdr>
            <w:top w:val="none" w:sz="0" w:space="0" w:color="auto"/>
            <w:left w:val="none" w:sz="0" w:space="0" w:color="auto"/>
            <w:bottom w:val="none" w:sz="0" w:space="0" w:color="auto"/>
            <w:right w:val="none" w:sz="0" w:space="0" w:color="auto"/>
          </w:divBdr>
        </w:div>
        <w:div w:id="13190929">
          <w:marLeft w:val="480"/>
          <w:marRight w:val="0"/>
          <w:marTop w:val="0"/>
          <w:marBottom w:val="0"/>
          <w:divBdr>
            <w:top w:val="none" w:sz="0" w:space="0" w:color="auto"/>
            <w:left w:val="none" w:sz="0" w:space="0" w:color="auto"/>
            <w:bottom w:val="none" w:sz="0" w:space="0" w:color="auto"/>
            <w:right w:val="none" w:sz="0" w:space="0" w:color="auto"/>
          </w:divBdr>
        </w:div>
        <w:div w:id="19207472">
          <w:marLeft w:val="480"/>
          <w:marRight w:val="0"/>
          <w:marTop w:val="0"/>
          <w:marBottom w:val="0"/>
          <w:divBdr>
            <w:top w:val="none" w:sz="0" w:space="0" w:color="auto"/>
            <w:left w:val="none" w:sz="0" w:space="0" w:color="auto"/>
            <w:bottom w:val="none" w:sz="0" w:space="0" w:color="auto"/>
            <w:right w:val="none" w:sz="0" w:space="0" w:color="auto"/>
          </w:divBdr>
        </w:div>
        <w:div w:id="24603924">
          <w:marLeft w:val="480"/>
          <w:marRight w:val="0"/>
          <w:marTop w:val="0"/>
          <w:marBottom w:val="0"/>
          <w:divBdr>
            <w:top w:val="none" w:sz="0" w:space="0" w:color="auto"/>
            <w:left w:val="none" w:sz="0" w:space="0" w:color="auto"/>
            <w:bottom w:val="none" w:sz="0" w:space="0" w:color="auto"/>
            <w:right w:val="none" w:sz="0" w:space="0" w:color="auto"/>
          </w:divBdr>
        </w:div>
        <w:div w:id="63260299">
          <w:marLeft w:val="480"/>
          <w:marRight w:val="0"/>
          <w:marTop w:val="0"/>
          <w:marBottom w:val="0"/>
          <w:divBdr>
            <w:top w:val="none" w:sz="0" w:space="0" w:color="auto"/>
            <w:left w:val="none" w:sz="0" w:space="0" w:color="auto"/>
            <w:bottom w:val="none" w:sz="0" w:space="0" w:color="auto"/>
            <w:right w:val="none" w:sz="0" w:space="0" w:color="auto"/>
          </w:divBdr>
        </w:div>
        <w:div w:id="63844878">
          <w:marLeft w:val="480"/>
          <w:marRight w:val="0"/>
          <w:marTop w:val="0"/>
          <w:marBottom w:val="0"/>
          <w:divBdr>
            <w:top w:val="none" w:sz="0" w:space="0" w:color="auto"/>
            <w:left w:val="none" w:sz="0" w:space="0" w:color="auto"/>
            <w:bottom w:val="none" w:sz="0" w:space="0" w:color="auto"/>
            <w:right w:val="none" w:sz="0" w:space="0" w:color="auto"/>
          </w:divBdr>
        </w:div>
        <w:div w:id="65809827">
          <w:marLeft w:val="480"/>
          <w:marRight w:val="0"/>
          <w:marTop w:val="0"/>
          <w:marBottom w:val="0"/>
          <w:divBdr>
            <w:top w:val="none" w:sz="0" w:space="0" w:color="auto"/>
            <w:left w:val="none" w:sz="0" w:space="0" w:color="auto"/>
            <w:bottom w:val="none" w:sz="0" w:space="0" w:color="auto"/>
            <w:right w:val="none" w:sz="0" w:space="0" w:color="auto"/>
          </w:divBdr>
        </w:div>
        <w:div w:id="78643714">
          <w:marLeft w:val="480"/>
          <w:marRight w:val="0"/>
          <w:marTop w:val="0"/>
          <w:marBottom w:val="0"/>
          <w:divBdr>
            <w:top w:val="none" w:sz="0" w:space="0" w:color="auto"/>
            <w:left w:val="none" w:sz="0" w:space="0" w:color="auto"/>
            <w:bottom w:val="none" w:sz="0" w:space="0" w:color="auto"/>
            <w:right w:val="none" w:sz="0" w:space="0" w:color="auto"/>
          </w:divBdr>
        </w:div>
        <w:div w:id="92480361">
          <w:marLeft w:val="480"/>
          <w:marRight w:val="0"/>
          <w:marTop w:val="0"/>
          <w:marBottom w:val="0"/>
          <w:divBdr>
            <w:top w:val="none" w:sz="0" w:space="0" w:color="auto"/>
            <w:left w:val="none" w:sz="0" w:space="0" w:color="auto"/>
            <w:bottom w:val="none" w:sz="0" w:space="0" w:color="auto"/>
            <w:right w:val="none" w:sz="0" w:space="0" w:color="auto"/>
          </w:divBdr>
        </w:div>
        <w:div w:id="115877625">
          <w:marLeft w:val="480"/>
          <w:marRight w:val="0"/>
          <w:marTop w:val="0"/>
          <w:marBottom w:val="0"/>
          <w:divBdr>
            <w:top w:val="none" w:sz="0" w:space="0" w:color="auto"/>
            <w:left w:val="none" w:sz="0" w:space="0" w:color="auto"/>
            <w:bottom w:val="none" w:sz="0" w:space="0" w:color="auto"/>
            <w:right w:val="none" w:sz="0" w:space="0" w:color="auto"/>
          </w:divBdr>
        </w:div>
        <w:div w:id="141120852">
          <w:marLeft w:val="480"/>
          <w:marRight w:val="0"/>
          <w:marTop w:val="0"/>
          <w:marBottom w:val="0"/>
          <w:divBdr>
            <w:top w:val="none" w:sz="0" w:space="0" w:color="auto"/>
            <w:left w:val="none" w:sz="0" w:space="0" w:color="auto"/>
            <w:bottom w:val="none" w:sz="0" w:space="0" w:color="auto"/>
            <w:right w:val="none" w:sz="0" w:space="0" w:color="auto"/>
          </w:divBdr>
        </w:div>
        <w:div w:id="168301221">
          <w:marLeft w:val="480"/>
          <w:marRight w:val="0"/>
          <w:marTop w:val="0"/>
          <w:marBottom w:val="0"/>
          <w:divBdr>
            <w:top w:val="none" w:sz="0" w:space="0" w:color="auto"/>
            <w:left w:val="none" w:sz="0" w:space="0" w:color="auto"/>
            <w:bottom w:val="none" w:sz="0" w:space="0" w:color="auto"/>
            <w:right w:val="none" w:sz="0" w:space="0" w:color="auto"/>
          </w:divBdr>
        </w:div>
        <w:div w:id="174197616">
          <w:marLeft w:val="480"/>
          <w:marRight w:val="0"/>
          <w:marTop w:val="0"/>
          <w:marBottom w:val="0"/>
          <w:divBdr>
            <w:top w:val="none" w:sz="0" w:space="0" w:color="auto"/>
            <w:left w:val="none" w:sz="0" w:space="0" w:color="auto"/>
            <w:bottom w:val="none" w:sz="0" w:space="0" w:color="auto"/>
            <w:right w:val="none" w:sz="0" w:space="0" w:color="auto"/>
          </w:divBdr>
        </w:div>
        <w:div w:id="209340119">
          <w:marLeft w:val="480"/>
          <w:marRight w:val="0"/>
          <w:marTop w:val="0"/>
          <w:marBottom w:val="0"/>
          <w:divBdr>
            <w:top w:val="none" w:sz="0" w:space="0" w:color="auto"/>
            <w:left w:val="none" w:sz="0" w:space="0" w:color="auto"/>
            <w:bottom w:val="none" w:sz="0" w:space="0" w:color="auto"/>
            <w:right w:val="none" w:sz="0" w:space="0" w:color="auto"/>
          </w:divBdr>
        </w:div>
        <w:div w:id="210070037">
          <w:marLeft w:val="480"/>
          <w:marRight w:val="0"/>
          <w:marTop w:val="0"/>
          <w:marBottom w:val="0"/>
          <w:divBdr>
            <w:top w:val="none" w:sz="0" w:space="0" w:color="auto"/>
            <w:left w:val="none" w:sz="0" w:space="0" w:color="auto"/>
            <w:bottom w:val="none" w:sz="0" w:space="0" w:color="auto"/>
            <w:right w:val="none" w:sz="0" w:space="0" w:color="auto"/>
          </w:divBdr>
        </w:div>
        <w:div w:id="302932296">
          <w:marLeft w:val="480"/>
          <w:marRight w:val="0"/>
          <w:marTop w:val="0"/>
          <w:marBottom w:val="0"/>
          <w:divBdr>
            <w:top w:val="none" w:sz="0" w:space="0" w:color="auto"/>
            <w:left w:val="none" w:sz="0" w:space="0" w:color="auto"/>
            <w:bottom w:val="none" w:sz="0" w:space="0" w:color="auto"/>
            <w:right w:val="none" w:sz="0" w:space="0" w:color="auto"/>
          </w:divBdr>
        </w:div>
        <w:div w:id="315649039">
          <w:marLeft w:val="480"/>
          <w:marRight w:val="0"/>
          <w:marTop w:val="0"/>
          <w:marBottom w:val="0"/>
          <w:divBdr>
            <w:top w:val="none" w:sz="0" w:space="0" w:color="auto"/>
            <w:left w:val="none" w:sz="0" w:space="0" w:color="auto"/>
            <w:bottom w:val="none" w:sz="0" w:space="0" w:color="auto"/>
            <w:right w:val="none" w:sz="0" w:space="0" w:color="auto"/>
          </w:divBdr>
        </w:div>
        <w:div w:id="338698868">
          <w:marLeft w:val="480"/>
          <w:marRight w:val="0"/>
          <w:marTop w:val="0"/>
          <w:marBottom w:val="0"/>
          <w:divBdr>
            <w:top w:val="none" w:sz="0" w:space="0" w:color="auto"/>
            <w:left w:val="none" w:sz="0" w:space="0" w:color="auto"/>
            <w:bottom w:val="none" w:sz="0" w:space="0" w:color="auto"/>
            <w:right w:val="none" w:sz="0" w:space="0" w:color="auto"/>
          </w:divBdr>
        </w:div>
        <w:div w:id="348987771">
          <w:marLeft w:val="480"/>
          <w:marRight w:val="0"/>
          <w:marTop w:val="0"/>
          <w:marBottom w:val="0"/>
          <w:divBdr>
            <w:top w:val="none" w:sz="0" w:space="0" w:color="auto"/>
            <w:left w:val="none" w:sz="0" w:space="0" w:color="auto"/>
            <w:bottom w:val="none" w:sz="0" w:space="0" w:color="auto"/>
            <w:right w:val="none" w:sz="0" w:space="0" w:color="auto"/>
          </w:divBdr>
        </w:div>
        <w:div w:id="357662637">
          <w:marLeft w:val="480"/>
          <w:marRight w:val="0"/>
          <w:marTop w:val="0"/>
          <w:marBottom w:val="0"/>
          <w:divBdr>
            <w:top w:val="none" w:sz="0" w:space="0" w:color="auto"/>
            <w:left w:val="none" w:sz="0" w:space="0" w:color="auto"/>
            <w:bottom w:val="none" w:sz="0" w:space="0" w:color="auto"/>
            <w:right w:val="none" w:sz="0" w:space="0" w:color="auto"/>
          </w:divBdr>
        </w:div>
        <w:div w:id="369452821">
          <w:marLeft w:val="480"/>
          <w:marRight w:val="0"/>
          <w:marTop w:val="0"/>
          <w:marBottom w:val="0"/>
          <w:divBdr>
            <w:top w:val="none" w:sz="0" w:space="0" w:color="auto"/>
            <w:left w:val="none" w:sz="0" w:space="0" w:color="auto"/>
            <w:bottom w:val="none" w:sz="0" w:space="0" w:color="auto"/>
            <w:right w:val="none" w:sz="0" w:space="0" w:color="auto"/>
          </w:divBdr>
        </w:div>
        <w:div w:id="377819424">
          <w:marLeft w:val="480"/>
          <w:marRight w:val="0"/>
          <w:marTop w:val="0"/>
          <w:marBottom w:val="0"/>
          <w:divBdr>
            <w:top w:val="none" w:sz="0" w:space="0" w:color="auto"/>
            <w:left w:val="none" w:sz="0" w:space="0" w:color="auto"/>
            <w:bottom w:val="none" w:sz="0" w:space="0" w:color="auto"/>
            <w:right w:val="none" w:sz="0" w:space="0" w:color="auto"/>
          </w:divBdr>
        </w:div>
        <w:div w:id="418529994">
          <w:marLeft w:val="480"/>
          <w:marRight w:val="0"/>
          <w:marTop w:val="0"/>
          <w:marBottom w:val="0"/>
          <w:divBdr>
            <w:top w:val="none" w:sz="0" w:space="0" w:color="auto"/>
            <w:left w:val="none" w:sz="0" w:space="0" w:color="auto"/>
            <w:bottom w:val="none" w:sz="0" w:space="0" w:color="auto"/>
            <w:right w:val="none" w:sz="0" w:space="0" w:color="auto"/>
          </w:divBdr>
        </w:div>
        <w:div w:id="429160105">
          <w:marLeft w:val="480"/>
          <w:marRight w:val="0"/>
          <w:marTop w:val="0"/>
          <w:marBottom w:val="0"/>
          <w:divBdr>
            <w:top w:val="none" w:sz="0" w:space="0" w:color="auto"/>
            <w:left w:val="none" w:sz="0" w:space="0" w:color="auto"/>
            <w:bottom w:val="none" w:sz="0" w:space="0" w:color="auto"/>
            <w:right w:val="none" w:sz="0" w:space="0" w:color="auto"/>
          </w:divBdr>
        </w:div>
        <w:div w:id="433981238">
          <w:marLeft w:val="480"/>
          <w:marRight w:val="0"/>
          <w:marTop w:val="0"/>
          <w:marBottom w:val="0"/>
          <w:divBdr>
            <w:top w:val="none" w:sz="0" w:space="0" w:color="auto"/>
            <w:left w:val="none" w:sz="0" w:space="0" w:color="auto"/>
            <w:bottom w:val="none" w:sz="0" w:space="0" w:color="auto"/>
            <w:right w:val="none" w:sz="0" w:space="0" w:color="auto"/>
          </w:divBdr>
        </w:div>
        <w:div w:id="472020478">
          <w:marLeft w:val="480"/>
          <w:marRight w:val="0"/>
          <w:marTop w:val="0"/>
          <w:marBottom w:val="0"/>
          <w:divBdr>
            <w:top w:val="none" w:sz="0" w:space="0" w:color="auto"/>
            <w:left w:val="none" w:sz="0" w:space="0" w:color="auto"/>
            <w:bottom w:val="none" w:sz="0" w:space="0" w:color="auto"/>
            <w:right w:val="none" w:sz="0" w:space="0" w:color="auto"/>
          </w:divBdr>
        </w:div>
        <w:div w:id="480848083">
          <w:marLeft w:val="480"/>
          <w:marRight w:val="0"/>
          <w:marTop w:val="0"/>
          <w:marBottom w:val="0"/>
          <w:divBdr>
            <w:top w:val="none" w:sz="0" w:space="0" w:color="auto"/>
            <w:left w:val="none" w:sz="0" w:space="0" w:color="auto"/>
            <w:bottom w:val="none" w:sz="0" w:space="0" w:color="auto"/>
            <w:right w:val="none" w:sz="0" w:space="0" w:color="auto"/>
          </w:divBdr>
        </w:div>
        <w:div w:id="494607793">
          <w:marLeft w:val="480"/>
          <w:marRight w:val="0"/>
          <w:marTop w:val="0"/>
          <w:marBottom w:val="0"/>
          <w:divBdr>
            <w:top w:val="none" w:sz="0" w:space="0" w:color="auto"/>
            <w:left w:val="none" w:sz="0" w:space="0" w:color="auto"/>
            <w:bottom w:val="none" w:sz="0" w:space="0" w:color="auto"/>
            <w:right w:val="none" w:sz="0" w:space="0" w:color="auto"/>
          </w:divBdr>
        </w:div>
        <w:div w:id="503980842">
          <w:marLeft w:val="480"/>
          <w:marRight w:val="0"/>
          <w:marTop w:val="0"/>
          <w:marBottom w:val="0"/>
          <w:divBdr>
            <w:top w:val="none" w:sz="0" w:space="0" w:color="auto"/>
            <w:left w:val="none" w:sz="0" w:space="0" w:color="auto"/>
            <w:bottom w:val="none" w:sz="0" w:space="0" w:color="auto"/>
            <w:right w:val="none" w:sz="0" w:space="0" w:color="auto"/>
          </w:divBdr>
        </w:div>
        <w:div w:id="505170117">
          <w:marLeft w:val="480"/>
          <w:marRight w:val="0"/>
          <w:marTop w:val="0"/>
          <w:marBottom w:val="0"/>
          <w:divBdr>
            <w:top w:val="none" w:sz="0" w:space="0" w:color="auto"/>
            <w:left w:val="none" w:sz="0" w:space="0" w:color="auto"/>
            <w:bottom w:val="none" w:sz="0" w:space="0" w:color="auto"/>
            <w:right w:val="none" w:sz="0" w:space="0" w:color="auto"/>
          </w:divBdr>
        </w:div>
        <w:div w:id="509877860">
          <w:marLeft w:val="480"/>
          <w:marRight w:val="0"/>
          <w:marTop w:val="0"/>
          <w:marBottom w:val="0"/>
          <w:divBdr>
            <w:top w:val="none" w:sz="0" w:space="0" w:color="auto"/>
            <w:left w:val="none" w:sz="0" w:space="0" w:color="auto"/>
            <w:bottom w:val="none" w:sz="0" w:space="0" w:color="auto"/>
            <w:right w:val="none" w:sz="0" w:space="0" w:color="auto"/>
          </w:divBdr>
        </w:div>
        <w:div w:id="528640520">
          <w:marLeft w:val="480"/>
          <w:marRight w:val="0"/>
          <w:marTop w:val="0"/>
          <w:marBottom w:val="0"/>
          <w:divBdr>
            <w:top w:val="none" w:sz="0" w:space="0" w:color="auto"/>
            <w:left w:val="none" w:sz="0" w:space="0" w:color="auto"/>
            <w:bottom w:val="none" w:sz="0" w:space="0" w:color="auto"/>
            <w:right w:val="none" w:sz="0" w:space="0" w:color="auto"/>
          </w:divBdr>
        </w:div>
        <w:div w:id="564604407">
          <w:marLeft w:val="480"/>
          <w:marRight w:val="0"/>
          <w:marTop w:val="0"/>
          <w:marBottom w:val="0"/>
          <w:divBdr>
            <w:top w:val="none" w:sz="0" w:space="0" w:color="auto"/>
            <w:left w:val="none" w:sz="0" w:space="0" w:color="auto"/>
            <w:bottom w:val="none" w:sz="0" w:space="0" w:color="auto"/>
            <w:right w:val="none" w:sz="0" w:space="0" w:color="auto"/>
          </w:divBdr>
        </w:div>
        <w:div w:id="567496019">
          <w:marLeft w:val="480"/>
          <w:marRight w:val="0"/>
          <w:marTop w:val="0"/>
          <w:marBottom w:val="0"/>
          <w:divBdr>
            <w:top w:val="none" w:sz="0" w:space="0" w:color="auto"/>
            <w:left w:val="none" w:sz="0" w:space="0" w:color="auto"/>
            <w:bottom w:val="none" w:sz="0" w:space="0" w:color="auto"/>
            <w:right w:val="none" w:sz="0" w:space="0" w:color="auto"/>
          </w:divBdr>
        </w:div>
        <w:div w:id="594021257">
          <w:marLeft w:val="480"/>
          <w:marRight w:val="0"/>
          <w:marTop w:val="0"/>
          <w:marBottom w:val="0"/>
          <w:divBdr>
            <w:top w:val="none" w:sz="0" w:space="0" w:color="auto"/>
            <w:left w:val="none" w:sz="0" w:space="0" w:color="auto"/>
            <w:bottom w:val="none" w:sz="0" w:space="0" w:color="auto"/>
            <w:right w:val="none" w:sz="0" w:space="0" w:color="auto"/>
          </w:divBdr>
        </w:div>
        <w:div w:id="598607971">
          <w:marLeft w:val="480"/>
          <w:marRight w:val="0"/>
          <w:marTop w:val="0"/>
          <w:marBottom w:val="0"/>
          <w:divBdr>
            <w:top w:val="none" w:sz="0" w:space="0" w:color="auto"/>
            <w:left w:val="none" w:sz="0" w:space="0" w:color="auto"/>
            <w:bottom w:val="none" w:sz="0" w:space="0" w:color="auto"/>
            <w:right w:val="none" w:sz="0" w:space="0" w:color="auto"/>
          </w:divBdr>
        </w:div>
        <w:div w:id="632760133">
          <w:marLeft w:val="480"/>
          <w:marRight w:val="0"/>
          <w:marTop w:val="0"/>
          <w:marBottom w:val="0"/>
          <w:divBdr>
            <w:top w:val="none" w:sz="0" w:space="0" w:color="auto"/>
            <w:left w:val="none" w:sz="0" w:space="0" w:color="auto"/>
            <w:bottom w:val="none" w:sz="0" w:space="0" w:color="auto"/>
            <w:right w:val="none" w:sz="0" w:space="0" w:color="auto"/>
          </w:divBdr>
        </w:div>
        <w:div w:id="638538698">
          <w:marLeft w:val="480"/>
          <w:marRight w:val="0"/>
          <w:marTop w:val="0"/>
          <w:marBottom w:val="0"/>
          <w:divBdr>
            <w:top w:val="none" w:sz="0" w:space="0" w:color="auto"/>
            <w:left w:val="none" w:sz="0" w:space="0" w:color="auto"/>
            <w:bottom w:val="none" w:sz="0" w:space="0" w:color="auto"/>
            <w:right w:val="none" w:sz="0" w:space="0" w:color="auto"/>
          </w:divBdr>
        </w:div>
        <w:div w:id="660087440">
          <w:marLeft w:val="480"/>
          <w:marRight w:val="0"/>
          <w:marTop w:val="0"/>
          <w:marBottom w:val="0"/>
          <w:divBdr>
            <w:top w:val="none" w:sz="0" w:space="0" w:color="auto"/>
            <w:left w:val="none" w:sz="0" w:space="0" w:color="auto"/>
            <w:bottom w:val="none" w:sz="0" w:space="0" w:color="auto"/>
            <w:right w:val="none" w:sz="0" w:space="0" w:color="auto"/>
          </w:divBdr>
        </w:div>
        <w:div w:id="678897512">
          <w:marLeft w:val="480"/>
          <w:marRight w:val="0"/>
          <w:marTop w:val="0"/>
          <w:marBottom w:val="0"/>
          <w:divBdr>
            <w:top w:val="none" w:sz="0" w:space="0" w:color="auto"/>
            <w:left w:val="none" w:sz="0" w:space="0" w:color="auto"/>
            <w:bottom w:val="none" w:sz="0" w:space="0" w:color="auto"/>
            <w:right w:val="none" w:sz="0" w:space="0" w:color="auto"/>
          </w:divBdr>
        </w:div>
        <w:div w:id="684091935">
          <w:marLeft w:val="480"/>
          <w:marRight w:val="0"/>
          <w:marTop w:val="0"/>
          <w:marBottom w:val="0"/>
          <w:divBdr>
            <w:top w:val="none" w:sz="0" w:space="0" w:color="auto"/>
            <w:left w:val="none" w:sz="0" w:space="0" w:color="auto"/>
            <w:bottom w:val="none" w:sz="0" w:space="0" w:color="auto"/>
            <w:right w:val="none" w:sz="0" w:space="0" w:color="auto"/>
          </w:divBdr>
        </w:div>
        <w:div w:id="691228354">
          <w:marLeft w:val="480"/>
          <w:marRight w:val="0"/>
          <w:marTop w:val="0"/>
          <w:marBottom w:val="0"/>
          <w:divBdr>
            <w:top w:val="none" w:sz="0" w:space="0" w:color="auto"/>
            <w:left w:val="none" w:sz="0" w:space="0" w:color="auto"/>
            <w:bottom w:val="none" w:sz="0" w:space="0" w:color="auto"/>
            <w:right w:val="none" w:sz="0" w:space="0" w:color="auto"/>
          </w:divBdr>
        </w:div>
        <w:div w:id="691230140">
          <w:marLeft w:val="480"/>
          <w:marRight w:val="0"/>
          <w:marTop w:val="0"/>
          <w:marBottom w:val="0"/>
          <w:divBdr>
            <w:top w:val="none" w:sz="0" w:space="0" w:color="auto"/>
            <w:left w:val="none" w:sz="0" w:space="0" w:color="auto"/>
            <w:bottom w:val="none" w:sz="0" w:space="0" w:color="auto"/>
            <w:right w:val="none" w:sz="0" w:space="0" w:color="auto"/>
          </w:divBdr>
        </w:div>
        <w:div w:id="710807393">
          <w:marLeft w:val="480"/>
          <w:marRight w:val="0"/>
          <w:marTop w:val="0"/>
          <w:marBottom w:val="0"/>
          <w:divBdr>
            <w:top w:val="none" w:sz="0" w:space="0" w:color="auto"/>
            <w:left w:val="none" w:sz="0" w:space="0" w:color="auto"/>
            <w:bottom w:val="none" w:sz="0" w:space="0" w:color="auto"/>
            <w:right w:val="none" w:sz="0" w:space="0" w:color="auto"/>
          </w:divBdr>
        </w:div>
        <w:div w:id="748650038">
          <w:marLeft w:val="480"/>
          <w:marRight w:val="0"/>
          <w:marTop w:val="0"/>
          <w:marBottom w:val="0"/>
          <w:divBdr>
            <w:top w:val="none" w:sz="0" w:space="0" w:color="auto"/>
            <w:left w:val="none" w:sz="0" w:space="0" w:color="auto"/>
            <w:bottom w:val="none" w:sz="0" w:space="0" w:color="auto"/>
            <w:right w:val="none" w:sz="0" w:space="0" w:color="auto"/>
          </w:divBdr>
        </w:div>
        <w:div w:id="759643287">
          <w:marLeft w:val="480"/>
          <w:marRight w:val="0"/>
          <w:marTop w:val="0"/>
          <w:marBottom w:val="0"/>
          <w:divBdr>
            <w:top w:val="none" w:sz="0" w:space="0" w:color="auto"/>
            <w:left w:val="none" w:sz="0" w:space="0" w:color="auto"/>
            <w:bottom w:val="none" w:sz="0" w:space="0" w:color="auto"/>
            <w:right w:val="none" w:sz="0" w:space="0" w:color="auto"/>
          </w:divBdr>
        </w:div>
        <w:div w:id="779228959">
          <w:marLeft w:val="480"/>
          <w:marRight w:val="0"/>
          <w:marTop w:val="0"/>
          <w:marBottom w:val="0"/>
          <w:divBdr>
            <w:top w:val="none" w:sz="0" w:space="0" w:color="auto"/>
            <w:left w:val="none" w:sz="0" w:space="0" w:color="auto"/>
            <w:bottom w:val="none" w:sz="0" w:space="0" w:color="auto"/>
            <w:right w:val="none" w:sz="0" w:space="0" w:color="auto"/>
          </w:divBdr>
        </w:div>
        <w:div w:id="781917287">
          <w:marLeft w:val="480"/>
          <w:marRight w:val="0"/>
          <w:marTop w:val="0"/>
          <w:marBottom w:val="0"/>
          <w:divBdr>
            <w:top w:val="none" w:sz="0" w:space="0" w:color="auto"/>
            <w:left w:val="none" w:sz="0" w:space="0" w:color="auto"/>
            <w:bottom w:val="none" w:sz="0" w:space="0" w:color="auto"/>
            <w:right w:val="none" w:sz="0" w:space="0" w:color="auto"/>
          </w:divBdr>
        </w:div>
        <w:div w:id="832262573">
          <w:marLeft w:val="480"/>
          <w:marRight w:val="0"/>
          <w:marTop w:val="0"/>
          <w:marBottom w:val="0"/>
          <w:divBdr>
            <w:top w:val="none" w:sz="0" w:space="0" w:color="auto"/>
            <w:left w:val="none" w:sz="0" w:space="0" w:color="auto"/>
            <w:bottom w:val="none" w:sz="0" w:space="0" w:color="auto"/>
            <w:right w:val="none" w:sz="0" w:space="0" w:color="auto"/>
          </w:divBdr>
        </w:div>
        <w:div w:id="853226762">
          <w:marLeft w:val="480"/>
          <w:marRight w:val="0"/>
          <w:marTop w:val="0"/>
          <w:marBottom w:val="0"/>
          <w:divBdr>
            <w:top w:val="none" w:sz="0" w:space="0" w:color="auto"/>
            <w:left w:val="none" w:sz="0" w:space="0" w:color="auto"/>
            <w:bottom w:val="none" w:sz="0" w:space="0" w:color="auto"/>
            <w:right w:val="none" w:sz="0" w:space="0" w:color="auto"/>
          </w:divBdr>
        </w:div>
        <w:div w:id="865021444">
          <w:marLeft w:val="480"/>
          <w:marRight w:val="0"/>
          <w:marTop w:val="0"/>
          <w:marBottom w:val="0"/>
          <w:divBdr>
            <w:top w:val="none" w:sz="0" w:space="0" w:color="auto"/>
            <w:left w:val="none" w:sz="0" w:space="0" w:color="auto"/>
            <w:bottom w:val="none" w:sz="0" w:space="0" w:color="auto"/>
            <w:right w:val="none" w:sz="0" w:space="0" w:color="auto"/>
          </w:divBdr>
        </w:div>
        <w:div w:id="865292153">
          <w:marLeft w:val="480"/>
          <w:marRight w:val="0"/>
          <w:marTop w:val="0"/>
          <w:marBottom w:val="0"/>
          <w:divBdr>
            <w:top w:val="none" w:sz="0" w:space="0" w:color="auto"/>
            <w:left w:val="none" w:sz="0" w:space="0" w:color="auto"/>
            <w:bottom w:val="none" w:sz="0" w:space="0" w:color="auto"/>
            <w:right w:val="none" w:sz="0" w:space="0" w:color="auto"/>
          </w:divBdr>
        </w:div>
        <w:div w:id="869494850">
          <w:marLeft w:val="480"/>
          <w:marRight w:val="0"/>
          <w:marTop w:val="0"/>
          <w:marBottom w:val="0"/>
          <w:divBdr>
            <w:top w:val="none" w:sz="0" w:space="0" w:color="auto"/>
            <w:left w:val="none" w:sz="0" w:space="0" w:color="auto"/>
            <w:bottom w:val="none" w:sz="0" w:space="0" w:color="auto"/>
            <w:right w:val="none" w:sz="0" w:space="0" w:color="auto"/>
          </w:divBdr>
        </w:div>
        <w:div w:id="887497963">
          <w:marLeft w:val="480"/>
          <w:marRight w:val="0"/>
          <w:marTop w:val="0"/>
          <w:marBottom w:val="0"/>
          <w:divBdr>
            <w:top w:val="none" w:sz="0" w:space="0" w:color="auto"/>
            <w:left w:val="none" w:sz="0" w:space="0" w:color="auto"/>
            <w:bottom w:val="none" w:sz="0" w:space="0" w:color="auto"/>
            <w:right w:val="none" w:sz="0" w:space="0" w:color="auto"/>
          </w:divBdr>
        </w:div>
        <w:div w:id="893812625">
          <w:marLeft w:val="480"/>
          <w:marRight w:val="0"/>
          <w:marTop w:val="0"/>
          <w:marBottom w:val="0"/>
          <w:divBdr>
            <w:top w:val="none" w:sz="0" w:space="0" w:color="auto"/>
            <w:left w:val="none" w:sz="0" w:space="0" w:color="auto"/>
            <w:bottom w:val="none" w:sz="0" w:space="0" w:color="auto"/>
            <w:right w:val="none" w:sz="0" w:space="0" w:color="auto"/>
          </w:divBdr>
        </w:div>
        <w:div w:id="927082710">
          <w:marLeft w:val="480"/>
          <w:marRight w:val="0"/>
          <w:marTop w:val="0"/>
          <w:marBottom w:val="0"/>
          <w:divBdr>
            <w:top w:val="none" w:sz="0" w:space="0" w:color="auto"/>
            <w:left w:val="none" w:sz="0" w:space="0" w:color="auto"/>
            <w:bottom w:val="none" w:sz="0" w:space="0" w:color="auto"/>
            <w:right w:val="none" w:sz="0" w:space="0" w:color="auto"/>
          </w:divBdr>
        </w:div>
        <w:div w:id="932208312">
          <w:marLeft w:val="480"/>
          <w:marRight w:val="0"/>
          <w:marTop w:val="0"/>
          <w:marBottom w:val="0"/>
          <w:divBdr>
            <w:top w:val="none" w:sz="0" w:space="0" w:color="auto"/>
            <w:left w:val="none" w:sz="0" w:space="0" w:color="auto"/>
            <w:bottom w:val="none" w:sz="0" w:space="0" w:color="auto"/>
            <w:right w:val="none" w:sz="0" w:space="0" w:color="auto"/>
          </w:divBdr>
        </w:div>
        <w:div w:id="986519103">
          <w:marLeft w:val="480"/>
          <w:marRight w:val="0"/>
          <w:marTop w:val="0"/>
          <w:marBottom w:val="0"/>
          <w:divBdr>
            <w:top w:val="none" w:sz="0" w:space="0" w:color="auto"/>
            <w:left w:val="none" w:sz="0" w:space="0" w:color="auto"/>
            <w:bottom w:val="none" w:sz="0" w:space="0" w:color="auto"/>
            <w:right w:val="none" w:sz="0" w:space="0" w:color="auto"/>
          </w:divBdr>
        </w:div>
        <w:div w:id="1012873684">
          <w:marLeft w:val="480"/>
          <w:marRight w:val="0"/>
          <w:marTop w:val="0"/>
          <w:marBottom w:val="0"/>
          <w:divBdr>
            <w:top w:val="none" w:sz="0" w:space="0" w:color="auto"/>
            <w:left w:val="none" w:sz="0" w:space="0" w:color="auto"/>
            <w:bottom w:val="none" w:sz="0" w:space="0" w:color="auto"/>
            <w:right w:val="none" w:sz="0" w:space="0" w:color="auto"/>
          </w:divBdr>
        </w:div>
        <w:div w:id="1018311369">
          <w:marLeft w:val="480"/>
          <w:marRight w:val="0"/>
          <w:marTop w:val="0"/>
          <w:marBottom w:val="0"/>
          <w:divBdr>
            <w:top w:val="none" w:sz="0" w:space="0" w:color="auto"/>
            <w:left w:val="none" w:sz="0" w:space="0" w:color="auto"/>
            <w:bottom w:val="none" w:sz="0" w:space="0" w:color="auto"/>
            <w:right w:val="none" w:sz="0" w:space="0" w:color="auto"/>
          </w:divBdr>
        </w:div>
      </w:divsChild>
    </w:div>
    <w:div w:id="833645989">
      <w:bodyDiv w:val="1"/>
      <w:marLeft w:val="0"/>
      <w:marRight w:val="0"/>
      <w:marTop w:val="0"/>
      <w:marBottom w:val="0"/>
      <w:divBdr>
        <w:top w:val="none" w:sz="0" w:space="0" w:color="auto"/>
        <w:left w:val="none" w:sz="0" w:space="0" w:color="auto"/>
        <w:bottom w:val="none" w:sz="0" w:space="0" w:color="auto"/>
        <w:right w:val="none" w:sz="0" w:space="0" w:color="auto"/>
      </w:divBdr>
    </w:div>
    <w:div w:id="833885452">
      <w:bodyDiv w:val="1"/>
      <w:marLeft w:val="0"/>
      <w:marRight w:val="0"/>
      <w:marTop w:val="0"/>
      <w:marBottom w:val="0"/>
      <w:divBdr>
        <w:top w:val="none" w:sz="0" w:space="0" w:color="auto"/>
        <w:left w:val="none" w:sz="0" w:space="0" w:color="auto"/>
        <w:bottom w:val="none" w:sz="0" w:space="0" w:color="auto"/>
        <w:right w:val="none" w:sz="0" w:space="0" w:color="auto"/>
      </w:divBdr>
    </w:div>
    <w:div w:id="834150041">
      <w:bodyDiv w:val="1"/>
      <w:marLeft w:val="0"/>
      <w:marRight w:val="0"/>
      <w:marTop w:val="0"/>
      <w:marBottom w:val="0"/>
      <w:divBdr>
        <w:top w:val="none" w:sz="0" w:space="0" w:color="auto"/>
        <w:left w:val="none" w:sz="0" w:space="0" w:color="auto"/>
        <w:bottom w:val="none" w:sz="0" w:space="0" w:color="auto"/>
        <w:right w:val="none" w:sz="0" w:space="0" w:color="auto"/>
      </w:divBdr>
    </w:div>
    <w:div w:id="834345151">
      <w:bodyDiv w:val="1"/>
      <w:marLeft w:val="0"/>
      <w:marRight w:val="0"/>
      <w:marTop w:val="0"/>
      <w:marBottom w:val="0"/>
      <w:divBdr>
        <w:top w:val="none" w:sz="0" w:space="0" w:color="auto"/>
        <w:left w:val="none" w:sz="0" w:space="0" w:color="auto"/>
        <w:bottom w:val="none" w:sz="0" w:space="0" w:color="auto"/>
        <w:right w:val="none" w:sz="0" w:space="0" w:color="auto"/>
      </w:divBdr>
    </w:div>
    <w:div w:id="834493870">
      <w:bodyDiv w:val="1"/>
      <w:marLeft w:val="0"/>
      <w:marRight w:val="0"/>
      <w:marTop w:val="0"/>
      <w:marBottom w:val="0"/>
      <w:divBdr>
        <w:top w:val="none" w:sz="0" w:space="0" w:color="auto"/>
        <w:left w:val="none" w:sz="0" w:space="0" w:color="auto"/>
        <w:bottom w:val="none" w:sz="0" w:space="0" w:color="auto"/>
        <w:right w:val="none" w:sz="0" w:space="0" w:color="auto"/>
      </w:divBdr>
    </w:div>
    <w:div w:id="834495985">
      <w:bodyDiv w:val="1"/>
      <w:marLeft w:val="0"/>
      <w:marRight w:val="0"/>
      <w:marTop w:val="0"/>
      <w:marBottom w:val="0"/>
      <w:divBdr>
        <w:top w:val="none" w:sz="0" w:space="0" w:color="auto"/>
        <w:left w:val="none" w:sz="0" w:space="0" w:color="auto"/>
        <w:bottom w:val="none" w:sz="0" w:space="0" w:color="auto"/>
        <w:right w:val="none" w:sz="0" w:space="0" w:color="auto"/>
      </w:divBdr>
    </w:div>
    <w:div w:id="834564332">
      <w:bodyDiv w:val="1"/>
      <w:marLeft w:val="0"/>
      <w:marRight w:val="0"/>
      <w:marTop w:val="0"/>
      <w:marBottom w:val="0"/>
      <w:divBdr>
        <w:top w:val="none" w:sz="0" w:space="0" w:color="auto"/>
        <w:left w:val="none" w:sz="0" w:space="0" w:color="auto"/>
        <w:bottom w:val="none" w:sz="0" w:space="0" w:color="auto"/>
        <w:right w:val="none" w:sz="0" w:space="0" w:color="auto"/>
      </w:divBdr>
    </w:div>
    <w:div w:id="834686208">
      <w:bodyDiv w:val="1"/>
      <w:marLeft w:val="0"/>
      <w:marRight w:val="0"/>
      <w:marTop w:val="0"/>
      <w:marBottom w:val="0"/>
      <w:divBdr>
        <w:top w:val="none" w:sz="0" w:space="0" w:color="auto"/>
        <w:left w:val="none" w:sz="0" w:space="0" w:color="auto"/>
        <w:bottom w:val="none" w:sz="0" w:space="0" w:color="auto"/>
        <w:right w:val="none" w:sz="0" w:space="0" w:color="auto"/>
      </w:divBdr>
    </w:div>
    <w:div w:id="835001189">
      <w:bodyDiv w:val="1"/>
      <w:marLeft w:val="0"/>
      <w:marRight w:val="0"/>
      <w:marTop w:val="0"/>
      <w:marBottom w:val="0"/>
      <w:divBdr>
        <w:top w:val="none" w:sz="0" w:space="0" w:color="auto"/>
        <w:left w:val="none" w:sz="0" w:space="0" w:color="auto"/>
        <w:bottom w:val="none" w:sz="0" w:space="0" w:color="auto"/>
        <w:right w:val="none" w:sz="0" w:space="0" w:color="auto"/>
      </w:divBdr>
      <w:divsChild>
        <w:div w:id="18704141">
          <w:marLeft w:val="480"/>
          <w:marRight w:val="0"/>
          <w:marTop w:val="0"/>
          <w:marBottom w:val="0"/>
          <w:divBdr>
            <w:top w:val="none" w:sz="0" w:space="0" w:color="auto"/>
            <w:left w:val="none" w:sz="0" w:space="0" w:color="auto"/>
            <w:bottom w:val="none" w:sz="0" w:space="0" w:color="auto"/>
            <w:right w:val="none" w:sz="0" w:space="0" w:color="auto"/>
          </w:divBdr>
        </w:div>
        <w:div w:id="31540176">
          <w:marLeft w:val="480"/>
          <w:marRight w:val="0"/>
          <w:marTop w:val="0"/>
          <w:marBottom w:val="0"/>
          <w:divBdr>
            <w:top w:val="none" w:sz="0" w:space="0" w:color="auto"/>
            <w:left w:val="none" w:sz="0" w:space="0" w:color="auto"/>
            <w:bottom w:val="none" w:sz="0" w:space="0" w:color="auto"/>
            <w:right w:val="none" w:sz="0" w:space="0" w:color="auto"/>
          </w:divBdr>
        </w:div>
        <w:div w:id="48773855">
          <w:marLeft w:val="480"/>
          <w:marRight w:val="0"/>
          <w:marTop w:val="0"/>
          <w:marBottom w:val="0"/>
          <w:divBdr>
            <w:top w:val="none" w:sz="0" w:space="0" w:color="auto"/>
            <w:left w:val="none" w:sz="0" w:space="0" w:color="auto"/>
            <w:bottom w:val="none" w:sz="0" w:space="0" w:color="auto"/>
            <w:right w:val="none" w:sz="0" w:space="0" w:color="auto"/>
          </w:divBdr>
        </w:div>
        <w:div w:id="67534403">
          <w:marLeft w:val="480"/>
          <w:marRight w:val="0"/>
          <w:marTop w:val="0"/>
          <w:marBottom w:val="0"/>
          <w:divBdr>
            <w:top w:val="none" w:sz="0" w:space="0" w:color="auto"/>
            <w:left w:val="none" w:sz="0" w:space="0" w:color="auto"/>
            <w:bottom w:val="none" w:sz="0" w:space="0" w:color="auto"/>
            <w:right w:val="none" w:sz="0" w:space="0" w:color="auto"/>
          </w:divBdr>
        </w:div>
        <w:div w:id="97987952">
          <w:marLeft w:val="480"/>
          <w:marRight w:val="0"/>
          <w:marTop w:val="0"/>
          <w:marBottom w:val="0"/>
          <w:divBdr>
            <w:top w:val="none" w:sz="0" w:space="0" w:color="auto"/>
            <w:left w:val="none" w:sz="0" w:space="0" w:color="auto"/>
            <w:bottom w:val="none" w:sz="0" w:space="0" w:color="auto"/>
            <w:right w:val="none" w:sz="0" w:space="0" w:color="auto"/>
          </w:divBdr>
        </w:div>
        <w:div w:id="134954134">
          <w:marLeft w:val="480"/>
          <w:marRight w:val="0"/>
          <w:marTop w:val="0"/>
          <w:marBottom w:val="0"/>
          <w:divBdr>
            <w:top w:val="none" w:sz="0" w:space="0" w:color="auto"/>
            <w:left w:val="none" w:sz="0" w:space="0" w:color="auto"/>
            <w:bottom w:val="none" w:sz="0" w:space="0" w:color="auto"/>
            <w:right w:val="none" w:sz="0" w:space="0" w:color="auto"/>
          </w:divBdr>
        </w:div>
        <w:div w:id="197545956">
          <w:marLeft w:val="480"/>
          <w:marRight w:val="0"/>
          <w:marTop w:val="0"/>
          <w:marBottom w:val="0"/>
          <w:divBdr>
            <w:top w:val="none" w:sz="0" w:space="0" w:color="auto"/>
            <w:left w:val="none" w:sz="0" w:space="0" w:color="auto"/>
            <w:bottom w:val="none" w:sz="0" w:space="0" w:color="auto"/>
            <w:right w:val="none" w:sz="0" w:space="0" w:color="auto"/>
          </w:divBdr>
        </w:div>
        <w:div w:id="222449353">
          <w:marLeft w:val="480"/>
          <w:marRight w:val="0"/>
          <w:marTop w:val="0"/>
          <w:marBottom w:val="0"/>
          <w:divBdr>
            <w:top w:val="none" w:sz="0" w:space="0" w:color="auto"/>
            <w:left w:val="none" w:sz="0" w:space="0" w:color="auto"/>
            <w:bottom w:val="none" w:sz="0" w:space="0" w:color="auto"/>
            <w:right w:val="none" w:sz="0" w:space="0" w:color="auto"/>
          </w:divBdr>
        </w:div>
        <w:div w:id="222840514">
          <w:marLeft w:val="480"/>
          <w:marRight w:val="0"/>
          <w:marTop w:val="0"/>
          <w:marBottom w:val="0"/>
          <w:divBdr>
            <w:top w:val="none" w:sz="0" w:space="0" w:color="auto"/>
            <w:left w:val="none" w:sz="0" w:space="0" w:color="auto"/>
            <w:bottom w:val="none" w:sz="0" w:space="0" w:color="auto"/>
            <w:right w:val="none" w:sz="0" w:space="0" w:color="auto"/>
          </w:divBdr>
        </w:div>
        <w:div w:id="244265490">
          <w:marLeft w:val="480"/>
          <w:marRight w:val="0"/>
          <w:marTop w:val="0"/>
          <w:marBottom w:val="0"/>
          <w:divBdr>
            <w:top w:val="none" w:sz="0" w:space="0" w:color="auto"/>
            <w:left w:val="none" w:sz="0" w:space="0" w:color="auto"/>
            <w:bottom w:val="none" w:sz="0" w:space="0" w:color="auto"/>
            <w:right w:val="none" w:sz="0" w:space="0" w:color="auto"/>
          </w:divBdr>
        </w:div>
        <w:div w:id="256714686">
          <w:marLeft w:val="480"/>
          <w:marRight w:val="0"/>
          <w:marTop w:val="0"/>
          <w:marBottom w:val="0"/>
          <w:divBdr>
            <w:top w:val="none" w:sz="0" w:space="0" w:color="auto"/>
            <w:left w:val="none" w:sz="0" w:space="0" w:color="auto"/>
            <w:bottom w:val="none" w:sz="0" w:space="0" w:color="auto"/>
            <w:right w:val="none" w:sz="0" w:space="0" w:color="auto"/>
          </w:divBdr>
        </w:div>
        <w:div w:id="257326943">
          <w:marLeft w:val="480"/>
          <w:marRight w:val="0"/>
          <w:marTop w:val="0"/>
          <w:marBottom w:val="0"/>
          <w:divBdr>
            <w:top w:val="none" w:sz="0" w:space="0" w:color="auto"/>
            <w:left w:val="none" w:sz="0" w:space="0" w:color="auto"/>
            <w:bottom w:val="none" w:sz="0" w:space="0" w:color="auto"/>
            <w:right w:val="none" w:sz="0" w:space="0" w:color="auto"/>
          </w:divBdr>
        </w:div>
        <w:div w:id="259680481">
          <w:marLeft w:val="480"/>
          <w:marRight w:val="0"/>
          <w:marTop w:val="0"/>
          <w:marBottom w:val="0"/>
          <w:divBdr>
            <w:top w:val="none" w:sz="0" w:space="0" w:color="auto"/>
            <w:left w:val="none" w:sz="0" w:space="0" w:color="auto"/>
            <w:bottom w:val="none" w:sz="0" w:space="0" w:color="auto"/>
            <w:right w:val="none" w:sz="0" w:space="0" w:color="auto"/>
          </w:divBdr>
        </w:div>
        <w:div w:id="354844203">
          <w:marLeft w:val="480"/>
          <w:marRight w:val="0"/>
          <w:marTop w:val="0"/>
          <w:marBottom w:val="0"/>
          <w:divBdr>
            <w:top w:val="none" w:sz="0" w:space="0" w:color="auto"/>
            <w:left w:val="none" w:sz="0" w:space="0" w:color="auto"/>
            <w:bottom w:val="none" w:sz="0" w:space="0" w:color="auto"/>
            <w:right w:val="none" w:sz="0" w:space="0" w:color="auto"/>
          </w:divBdr>
        </w:div>
        <w:div w:id="359865781">
          <w:marLeft w:val="480"/>
          <w:marRight w:val="0"/>
          <w:marTop w:val="0"/>
          <w:marBottom w:val="0"/>
          <w:divBdr>
            <w:top w:val="none" w:sz="0" w:space="0" w:color="auto"/>
            <w:left w:val="none" w:sz="0" w:space="0" w:color="auto"/>
            <w:bottom w:val="none" w:sz="0" w:space="0" w:color="auto"/>
            <w:right w:val="none" w:sz="0" w:space="0" w:color="auto"/>
          </w:divBdr>
        </w:div>
        <w:div w:id="403450093">
          <w:marLeft w:val="480"/>
          <w:marRight w:val="0"/>
          <w:marTop w:val="0"/>
          <w:marBottom w:val="0"/>
          <w:divBdr>
            <w:top w:val="none" w:sz="0" w:space="0" w:color="auto"/>
            <w:left w:val="none" w:sz="0" w:space="0" w:color="auto"/>
            <w:bottom w:val="none" w:sz="0" w:space="0" w:color="auto"/>
            <w:right w:val="none" w:sz="0" w:space="0" w:color="auto"/>
          </w:divBdr>
        </w:div>
        <w:div w:id="404227571">
          <w:marLeft w:val="480"/>
          <w:marRight w:val="0"/>
          <w:marTop w:val="0"/>
          <w:marBottom w:val="0"/>
          <w:divBdr>
            <w:top w:val="none" w:sz="0" w:space="0" w:color="auto"/>
            <w:left w:val="none" w:sz="0" w:space="0" w:color="auto"/>
            <w:bottom w:val="none" w:sz="0" w:space="0" w:color="auto"/>
            <w:right w:val="none" w:sz="0" w:space="0" w:color="auto"/>
          </w:divBdr>
        </w:div>
        <w:div w:id="416444629">
          <w:marLeft w:val="480"/>
          <w:marRight w:val="0"/>
          <w:marTop w:val="0"/>
          <w:marBottom w:val="0"/>
          <w:divBdr>
            <w:top w:val="none" w:sz="0" w:space="0" w:color="auto"/>
            <w:left w:val="none" w:sz="0" w:space="0" w:color="auto"/>
            <w:bottom w:val="none" w:sz="0" w:space="0" w:color="auto"/>
            <w:right w:val="none" w:sz="0" w:space="0" w:color="auto"/>
          </w:divBdr>
        </w:div>
        <w:div w:id="419913799">
          <w:marLeft w:val="480"/>
          <w:marRight w:val="0"/>
          <w:marTop w:val="0"/>
          <w:marBottom w:val="0"/>
          <w:divBdr>
            <w:top w:val="none" w:sz="0" w:space="0" w:color="auto"/>
            <w:left w:val="none" w:sz="0" w:space="0" w:color="auto"/>
            <w:bottom w:val="none" w:sz="0" w:space="0" w:color="auto"/>
            <w:right w:val="none" w:sz="0" w:space="0" w:color="auto"/>
          </w:divBdr>
        </w:div>
        <w:div w:id="450438188">
          <w:marLeft w:val="480"/>
          <w:marRight w:val="0"/>
          <w:marTop w:val="0"/>
          <w:marBottom w:val="0"/>
          <w:divBdr>
            <w:top w:val="none" w:sz="0" w:space="0" w:color="auto"/>
            <w:left w:val="none" w:sz="0" w:space="0" w:color="auto"/>
            <w:bottom w:val="none" w:sz="0" w:space="0" w:color="auto"/>
            <w:right w:val="none" w:sz="0" w:space="0" w:color="auto"/>
          </w:divBdr>
        </w:div>
        <w:div w:id="454183627">
          <w:marLeft w:val="480"/>
          <w:marRight w:val="0"/>
          <w:marTop w:val="0"/>
          <w:marBottom w:val="0"/>
          <w:divBdr>
            <w:top w:val="none" w:sz="0" w:space="0" w:color="auto"/>
            <w:left w:val="none" w:sz="0" w:space="0" w:color="auto"/>
            <w:bottom w:val="none" w:sz="0" w:space="0" w:color="auto"/>
            <w:right w:val="none" w:sz="0" w:space="0" w:color="auto"/>
          </w:divBdr>
        </w:div>
        <w:div w:id="524440801">
          <w:marLeft w:val="480"/>
          <w:marRight w:val="0"/>
          <w:marTop w:val="0"/>
          <w:marBottom w:val="0"/>
          <w:divBdr>
            <w:top w:val="none" w:sz="0" w:space="0" w:color="auto"/>
            <w:left w:val="none" w:sz="0" w:space="0" w:color="auto"/>
            <w:bottom w:val="none" w:sz="0" w:space="0" w:color="auto"/>
            <w:right w:val="none" w:sz="0" w:space="0" w:color="auto"/>
          </w:divBdr>
        </w:div>
        <w:div w:id="525143879">
          <w:marLeft w:val="480"/>
          <w:marRight w:val="0"/>
          <w:marTop w:val="0"/>
          <w:marBottom w:val="0"/>
          <w:divBdr>
            <w:top w:val="none" w:sz="0" w:space="0" w:color="auto"/>
            <w:left w:val="none" w:sz="0" w:space="0" w:color="auto"/>
            <w:bottom w:val="none" w:sz="0" w:space="0" w:color="auto"/>
            <w:right w:val="none" w:sz="0" w:space="0" w:color="auto"/>
          </w:divBdr>
        </w:div>
        <w:div w:id="535194631">
          <w:marLeft w:val="480"/>
          <w:marRight w:val="0"/>
          <w:marTop w:val="0"/>
          <w:marBottom w:val="0"/>
          <w:divBdr>
            <w:top w:val="none" w:sz="0" w:space="0" w:color="auto"/>
            <w:left w:val="none" w:sz="0" w:space="0" w:color="auto"/>
            <w:bottom w:val="none" w:sz="0" w:space="0" w:color="auto"/>
            <w:right w:val="none" w:sz="0" w:space="0" w:color="auto"/>
          </w:divBdr>
        </w:div>
        <w:div w:id="550389075">
          <w:marLeft w:val="480"/>
          <w:marRight w:val="0"/>
          <w:marTop w:val="0"/>
          <w:marBottom w:val="0"/>
          <w:divBdr>
            <w:top w:val="none" w:sz="0" w:space="0" w:color="auto"/>
            <w:left w:val="none" w:sz="0" w:space="0" w:color="auto"/>
            <w:bottom w:val="none" w:sz="0" w:space="0" w:color="auto"/>
            <w:right w:val="none" w:sz="0" w:space="0" w:color="auto"/>
          </w:divBdr>
        </w:div>
        <w:div w:id="586117775">
          <w:marLeft w:val="480"/>
          <w:marRight w:val="0"/>
          <w:marTop w:val="0"/>
          <w:marBottom w:val="0"/>
          <w:divBdr>
            <w:top w:val="none" w:sz="0" w:space="0" w:color="auto"/>
            <w:left w:val="none" w:sz="0" w:space="0" w:color="auto"/>
            <w:bottom w:val="none" w:sz="0" w:space="0" w:color="auto"/>
            <w:right w:val="none" w:sz="0" w:space="0" w:color="auto"/>
          </w:divBdr>
        </w:div>
        <w:div w:id="620845440">
          <w:marLeft w:val="480"/>
          <w:marRight w:val="0"/>
          <w:marTop w:val="0"/>
          <w:marBottom w:val="0"/>
          <w:divBdr>
            <w:top w:val="none" w:sz="0" w:space="0" w:color="auto"/>
            <w:left w:val="none" w:sz="0" w:space="0" w:color="auto"/>
            <w:bottom w:val="none" w:sz="0" w:space="0" w:color="auto"/>
            <w:right w:val="none" w:sz="0" w:space="0" w:color="auto"/>
          </w:divBdr>
        </w:div>
        <w:div w:id="685330425">
          <w:marLeft w:val="480"/>
          <w:marRight w:val="0"/>
          <w:marTop w:val="0"/>
          <w:marBottom w:val="0"/>
          <w:divBdr>
            <w:top w:val="none" w:sz="0" w:space="0" w:color="auto"/>
            <w:left w:val="none" w:sz="0" w:space="0" w:color="auto"/>
            <w:bottom w:val="none" w:sz="0" w:space="0" w:color="auto"/>
            <w:right w:val="none" w:sz="0" w:space="0" w:color="auto"/>
          </w:divBdr>
        </w:div>
        <w:div w:id="724986314">
          <w:marLeft w:val="480"/>
          <w:marRight w:val="0"/>
          <w:marTop w:val="0"/>
          <w:marBottom w:val="0"/>
          <w:divBdr>
            <w:top w:val="none" w:sz="0" w:space="0" w:color="auto"/>
            <w:left w:val="none" w:sz="0" w:space="0" w:color="auto"/>
            <w:bottom w:val="none" w:sz="0" w:space="0" w:color="auto"/>
            <w:right w:val="none" w:sz="0" w:space="0" w:color="auto"/>
          </w:divBdr>
        </w:div>
        <w:div w:id="813791915">
          <w:marLeft w:val="480"/>
          <w:marRight w:val="0"/>
          <w:marTop w:val="0"/>
          <w:marBottom w:val="0"/>
          <w:divBdr>
            <w:top w:val="none" w:sz="0" w:space="0" w:color="auto"/>
            <w:left w:val="none" w:sz="0" w:space="0" w:color="auto"/>
            <w:bottom w:val="none" w:sz="0" w:space="0" w:color="auto"/>
            <w:right w:val="none" w:sz="0" w:space="0" w:color="auto"/>
          </w:divBdr>
        </w:div>
        <w:div w:id="824399158">
          <w:marLeft w:val="480"/>
          <w:marRight w:val="0"/>
          <w:marTop w:val="0"/>
          <w:marBottom w:val="0"/>
          <w:divBdr>
            <w:top w:val="none" w:sz="0" w:space="0" w:color="auto"/>
            <w:left w:val="none" w:sz="0" w:space="0" w:color="auto"/>
            <w:bottom w:val="none" w:sz="0" w:space="0" w:color="auto"/>
            <w:right w:val="none" w:sz="0" w:space="0" w:color="auto"/>
          </w:divBdr>
        </w:div>
        <w:div w:id="843277687">
          <w:marLeft w:val="480"/>
          <w:marRight w:val="0"/>
          <w:marTop w:val="0"/>
          <w:marBottom w:val="0"/>
          <w:divBdr>
            <w:top w:val="none" w:sz="0" w:space="0" w:color="auto"/>
            <w:left w:val="none" w:sz="0" w:space="0" w:color="auto"/>
            <w:bottom w:val="none" w:sz="0" w:space="0" w:color="auto"/>
            <w:right w:val="none" w:sz="0" w:space="0" w:color="auto"/>
          </w:divBdr>
        </w:div>
        <w:div w:id="852110681">
          <w:marLeft w:val="480"/>
          <w:marRight w:val="0"/>
          <w:marTop w:val="0"/>
          <w:marBottom w:val="0"/>
          <w:divBdr>
            <w:top w:val="none" w:sz="0" w:space="0" w:color="auto"/>
            <w:left w:val="none" w:sz="0" w:space="0" w:color="auto"/>
            <w:bottom w:val="none" w:sz="0" w:space="0" w:color="auto"/>
            <w:right w:val="none" w:sz="0" w:space="0" w:color="auto"/>
          </w:divBdr>
        </w:div>
        <w:div w:id="924538764">
          <w:marLeft w:val="480"/>
          <w:marRight w:val="0"/>
          <w:marTop w:val="0"/>
          <w:marBottom w:val="0"/>
          <w:divBdr>
            <w:top w:val="none" w:sz="0" w:space="0" w:color="auto"/>
            <w:left w:val="none" w:sz="0" w:space="0" w:color="auto"/>
            <w:bottom w:val="none" w:sz="0" w:space="0" w:color="auto"/>
            <w:right w:val="none" w:sz="0" w:space="0" w:color="auto"/>
          </w:divBdr>
        </w:div>
        <w:div w:id="938374867">
          <w:marLeft w:val="480"/>
          <w:marRight w:val="0"/>
          <w:marTop w:val="0"/>
          <w:marBottom w:val="0"/>
          <w:divBdr>
            <w:top w:val="none" w:sz="0" w:space="0" w:color="auto"/>
            <w:left w:val="none" w:sz="0" w:space="0" w:color="auto"/>
            <w:bottom w:val="none" w:sz="0" w:space="0" w:color="auto"/>
            <w:right w:val="none" w:sz="0" w:space="0" w:color="auto"/>
          </w:divBdr>
        </w:div>
        <w:div w:id="939334033">
          <w:marLeft w:val="480"/>
          <w:marRight w:val="0"/>
          <w:marTop w:val="0"/>
          <w:marBottom w:val="0"/>
          <w:divBdr>
            <w:top w:val="none" w:sz="0" w:space="0" w:color="auto"/>
            <w:left w:val="none" w:sz="0" w:space="0" w:color="auto"/>
            <w:bottom w:val="none" w:sz="0" w:space="0" w:color="auto"/>
            <w:right w:val="none" w:sz="0" w:space="0" w:color="auto"/>
          </w:divBdr>
        </w:div>
        <w:div w:id="947273754">
          <w:marLeft w:val="480"/>
          <w:marRight w:val="0"/>
          <w:marTop w:val="0"/>
          <w:marBottom w:val="0"/>
          <w:divBdr>
            <w:top w:val="none" w:sz="0" w:space="0" w:color="auto"/>
            <w:left w:val="none" w:sz="0" w:space="0" w:color="auto"/>
            <w:bottom w:val="none" w:sz="0" w:space="0" w:color="auto"/>
            <w:right w:val="none" w:sz="0" w:space="0" w:color="auto"/>
          </w:divBdr>
        </w:div>
        <w:div w:id="993414236">
          <w:marLeft w:val="480"/>
          <w:marRight w:val="0"/>
          <w:marTop w:val="0"/>
          <w:marBottom w:val="0"/>
          <w:divBdr>
            <w:top w:val="none" w:sz="0" w:space="0" w:color="auto"/>
            <w:left w:val="none" w:sz="0" w:space="0" w:color="auto"/>
            <w:bottom w:val="none" w:sz="0" w:space="0" w:color="auto"/>
            <w:right w:val="none" w:sz="0" w:space="0" w:color="auto"/>
          </w:divBdr>
        </w:div>
        <w:div w:id="994525322">
          <w:marLeft w:val="480"/>
          <w:marRight w:val="0"/>
          <w:marTop w:val="0"/>
          <w:marBottom w:val="0"/>
          <w:divBdr>
            <w:top w:val="none" w:sz="0" w:space="0" w:color="auto"/>
            <w:left w:val="none" w:sz="0" w:space="0" w:color="auto"/>
            <w:bottom w:val="none" w:sz="0" w:space="0" w:color="auto"/>
            <w:right w:val="none" w:sz="0" w:space="0" w:color="auto"/>
          </w:divBdr>
        </w:div>
      </w:divsChild>
    </w:div>
    <w:div w:id="835270873">
      <w:bodyDiv w:val="1"/>
      <w:marLeft w:val="0"/>
      <w:marRight w:val="0"/>
      <w:marTop w:val="0"/>
      <w:marBottom w:val="0"/>
      <w:divBdr>
        <w:top w:val="none" w:sz="0" w:space="0" w:color="auto"/>
        <w:left w:val="none" w:sz="0" w:space="0" w:color="auto"/>
        <w:bottom w:val="none" w:sz="0" w:space="0" w:color="auto"/>
        <w:right w:val="none" w:sz="0" w:space="0" w:color="auto"/>
      </w:divBdr>
    </w:div>
    <w:div w:id="835414627">
      <w:bodyDiv w:val="1"/>
      <w:marLeft w:val="0"/>
      <w:marRight w:val="0"/>
      <w:marTop w:val="0"/>
      <w:marBottom w:val="0"/>
      <w:divBdr>
        <w:top w:val="none" w:sz="0" w:space="0" w:color="auto"/>
        <w:left w:val="none" w:sz="0" w:space="0" w:color="auto"/>
        <w:bottom w:val="none" w:sz="0" w:space="0" w:color="auto"/>
        <w:right w:val="none" w:sz="0" w:space="0" w:color="auto"/>
      </w:divBdr>
    </w:div>
    <w:div w:id="835419231">
      <w:bodyDiv w:val="1"/>
      <w:marLeft w:val="0"/>
      <w:marRight w:val="0"/>
      <w:marTop w:val="0"/>
      <w:marBottom w:val="0"/>
      <w:divBdr>
        <w:top w:val="none" w:sz="0" w:space="0" w:color="auto"/>
        <w:left w:val="none" w:sz="0" w:space="0" w:color="auto"/>
        <w:bottom w:val="none" w:sz="0" w:space="0" w:color="auto"/>
        <w:right w:val="none" w:sz="0" w:space="0" w:color="auto"/>
      </w:divBdr>
    </w:div>
    <w:div w:id="835419352">
      <w:bodyDiv w:val="1"/>
      <w:marLeft w:val="0"/>
      <w:marRight w:val="0"/>
      <w:marTop w:val="0"/>
      <w:marBottom w:val="0"/>
      <w:divBdr>
        <w:top w:val="none" w:sz="0" w:space="0" w:color="auto"/>
        <w:left w:val="none" w:sz="0" w:space="0" w:color="auto"/>
        <w:bottom w:val="none" w:sz="0" w:space="0" w:color="auto"/>
        <w:right w:val="none" w:sz="0" w:space="0" w:color="auto"/>
      </w:divBdr>
    </w:div>
    <w:div w:id="835536912">
      <w:bodyDiv w:val="1"/>
      <w:marLeft w:val="0"/>
      <w:marRight w:val="0"/>
      <w:marTop w:val="0"/>
      <w:marBottom w:val="0"/>
      <w:divBdr>
        <w:top w:val="none" w:sz="0" w:space="0" w:color="auto"/>
        <w:left w:val="none" w:sz="0" w:space="0" w:color="auto"/>
        <w:bottom w:val="none" w:sz="0" w:space="0" w:color="auto"/>
        <w:right w:val="none" w:sz="0" w:space="0" w:color="auto"/>
      </w:divBdr>
    </w:div>
    <w:div w:id="836311463">
      <w:bodyDiv w:val="1"/>
      <w:marLeft w:val="0"/>
      <w:marRight w:val="0"/>
      <w:marTop w:val="0"/>
      <w:marBottom w:val="0"/>
      <w:divBdr>
        <w:top w:val="none" w:sz="0" w:space="0" w:color="auto"/>
        <w:left w:val="none" w:sz="0" w:space="0" w:color="auto"/>
        <w:bottom w:val="none" w:sz="0" w:space="0" w:color="auto"/>
        <w:right w:val="none" w:sz="0" w:space="0" w:color="auto"/>
      </w:divBdr>
    </w:div>
    <w:div w:id="836454597">
      <w:bodyDiv w:val="1"/>
      <w:marLeft w:val="0"/>
      <w:marRight w:val="0"/>
      <w:marTop w:val="0"/>
      <w:marBottom w:val="0"/>
      <w:divBdr>
        <w:top w:val="none" w:sz="0" w:space="0" w:color="auto"/>
        <w:left w:val="none" w:sz="0" w:space="0" w:color="auto"/>
        <w:bottom w:val="none" w:sz="0" w:space="0" w:color="auto"/>
        <w:right w:val="none" w:sz="0" w:space="0" w:color="auto"/>
      </w:divBdr>
    </w:div>
    <w:div w:id="836502302">
      <w:bodyDiv w:val="1"/>
      <w:marLeft w:val="0"/>
      <w:marRight w:val="0"/>
      <w:marTop w:val="0"/>
      <w:marBottom w:val="0"/>
      <w:divBdr>
        <w:top w:val="none" w:sz="0" w:space="0" w:color="auto"/>
        <w:left w:val="none" w:sz="0" w:space="0" w:color="auto"/>
        <w:bottom w:val="none" w:sz="0" w:space="0" w:color="auto"/>
        <w:right w:val="none" w:sz="0" w:space="0" w:color="auto"/>
      </w:divBdr>
    </w:div>
    <w:div w:id="836847740">
      <w:bodyDiv w:val="1"/>
      <w:marLeft w:val="0"/>
      <w:marRight w:val="0"/>
      <w:marTop w:val="0"/>
      <w:marBottom w:val="0"/>
      <w:divBdr>
        <w:top w:val="none" w:sz="0" w:space="0" w:color="auto"/>
        <w:left w:val="none" w:sz="0" w:space="0" w:color="auto"/>
        <w:bottom w:val="none" w:sz="0" w:space="0" w:color="auto"/>
        <w:right w:val="none" w:sz="0" w:space="0" w:color="auto"/>
      </w:divBdr>
      <w:divsChild>
        <w:div w:id="14700130">
          <w:marLeft w:val="480"/>
          <w:marRight w:val="0"/>
          <w:marTop w:val="0"/>
          <w:marBottom w:val="0"/>
          <w:divBdr>
            <w:top w:val="none" w:sz="0" w:space="0" w:color="auto"/>
            <w:left w:val="none" w:sz="0" w:space="0" w:color="auto"/>
            <w:bottom w:val="none" w:sz="0" w:space="0" w:color="auto"/>
            <w:right w:val="none" w:sz="0" w:space="0" w:color="auto"/>
          </w:divBdr>
        </w:div>
        <w:div w:id="36705353">
          <w:marLeft w:val="480"/>
          <w:marRight w:val="0"/>
          <w:marTop w:val="0"/>
          <w:marBottom w:val="0"/>
          <w:divBdr>
            <w:top w:val="none" w:sz="0" w:space="0" w:color="auto"/>
            <w:left w:val="none" w:sz="0" w:space="0" w:color="auto"/>
            <w:bottom w:val="none" w:sz="0" w:space="0" w:color="auto"/>
            <w:right w:val="none" w:sz="0" w:space="0" w:color="auto"/>
          </w:divBdr>
        </w:div>
        <w:div w:id="37096012">
          <w:marLeft w:val="480"/>
          <w:marRight w:val="0"/>
          <w:marTop w:val="0"/>
          <w:marBottom w:val="0"/>
          <w:divBdr>
            <w:top w:val="none" w:sz="0" w:space="0" w:color="auto"/>
            <w:left w:val="none" w:sz="0" w:space="0" w:color="auto"/>
            <w:bottom w:val="none" w:sz="0" w:space="0" w:color="auto"/>
            <w:right w:val="none" w:sz="0" w:space="0" w:color="auto"/>
          </w:divBdr>
        </w:div>
        <w:div w:id="62333553">
          <w:marLeft w:val="480"/>
          <w:marRight w:val="0"/>
          <w:marTop w:val="0"/>
          <w:marBottom w:val="0"/>
          <w:divBdr>
            <w:top w:val="none" w:sz="0" w:space="0" w:color="auto"/>
            <w:left w:val="none" w:sz="0" w:space="0" w:color="auto"/>
            <w:bottom w:val="none" w:sz="0" w:space="0" w:color="auto"/>
            <w:right w:val="none" w:sz="0" w:space="0" w:color="auto"/>
          </w:divBdr>
        </w:div>
        <w:div w:id="217322828">
          <w:marLeft w:val="480"/>
          <w:marRight w:val="0"/>
          <w:marTop w:val="0"/>
          <w:marBottom w:val="0"/>
          <w:divBdr>
            <w:top w:val="none" w:sz="0" w:space="0" w:color="auto"/>
            <w:left w:val="none" w:sz="0" w:space="0" w:color="auto"/>
            <w:bottom w:val="none" w:sz="0" w:space="0" w:color="auto"/>
            <w:right w:val="none" w:sz="0" w:space="0" w:color="auto"/>
          </w:divBdr>
        </w:div>
        <w:div w:id="236211466">
          <w:marLeft w:val="480"/>
          <w:marRight w:val="0"/>
          <w:marTop w:val="0"/>
          <w:marBottom w:val="0"/>
          <w:divBdr>
            <w:top w:val="none" w:sz="0" w:space="0" w:color="auto"/>
            <w:left w:val="none" w:sz="0" w:space="0" w:color="auto"/>
            <w:bottom w:val="none" w:sz="0" w:space="0" w:color="auto"/>
            <w:right w:val="none" w:sz="0" w:space="0" w:color="auto"/>
          </w:divBdr>
        </w:div>
        <w:div w:id="264726365">
          <w:marLeft w:val="480"/>
          <w:marRight w:val="0"/>
          <w:marTop w:val="0"/>
          <w:marBottom w:val="0"/>
          <w:divBdr>
            <w:top w:val="none" w:sz="0" w:space="0" w:color="auto"/>
            <w:left w:val="none" w:sz="0" w:space="0" w:color="auto"/>
            <w:bottom w:val="none" w:sz="0" w:space="0" w:color="auto"/>
            <w:right w:val="none" w:sz="0" w:space="0" w:color="auto"/>
          </w:divBdr>
        </w:div>
        <w:div w:id="283658789">
          <w:marLeft w:val="480"/>
          <w:marRight w:val="0"/>
          <w:marTop w:val="0"/>
          <w:marBottom w:val="0"/>
          <w:divBdr>
            <w:top w:val="none" w:sz="0" w:space="0" w:color="auto"/>
            <w:left w:val="none" w:sz="0" w:space="0" w:color="auto"/>
            <w:bottom w:val="none" w:sz="0" w:space="0" w:color="auto"/>
            <w:right w:val="none" w:sz="0" w:space="0" w:color="auto"/>
          </w:divBdr>
        </w:div>
        <w:div w:id="331957997">
          <w:marLeft w:val="480"/>
          <w:marRight w:val="0"/>
          <w:marTop w:val="0"/>
          <w:marBottom w:val="0"/>
          <w:divBdr>
            <w:top w:val="none" w:sz="0" w:space="0" w:color="auto"/>
            <w:left w:val="none" w:sz="0" w:space="0" w:color="auto"/>
            <w:bottom w:val="none" w:sz="0" w:space="0" w:color="auto"/>
            <w:right w:val="none" w:sz="0" w:space="0" w:color="auto"/>
          </w:divBdr>
        </w:div>
        <w:div w:id="387997956">
          <w:marLeft w:val="480"/>
          <w:marRight w:val="0"/>
          <w:marTop w:val="0"/>
          <w:marBottom w:val="0"/>
          <w:divBdr>
            <w:top w:val="none" w:sz="0" w:space="0" w:color="auto"/>
            <w:left w:val="none" w:sz="0" w:space="0" w:color="auto"/>
            <w:bottom w:val="none" w:sz="0" w:space="0" w:color="auto"/>
            <w:right w:val="none" w:sz="0" w:space="0" w:color="auto"/>
          </w:divBdr>
        </w:div>
        <w:div w:id="389614753">
          <w:marLeft w:val="480"/>
          <w:marRight w:val="0"/>
          <w:marTop w:val="0"/>
          <w:marBottom w:val="0"/>
          <w:divBdr>
            <w:top w:val="none" w:sz="0" w:space="0" w:color="auto"/>
            <w:left w:val="none" w:sz="0" w:space="0" w:color="auto"/>
            <w:bottom w:val="none" w:sz="0" w:space="0" w:color="auto"/>
            <w:right w:val="none" w:sz="0" w:space="0" w:color="auto"/>
          </w:divBdr>
        </w:div>
        <w:div w:id="389772387">
          <w:marLeft w:val="480"/>
          <w:marRight w:val="0"/>
          <w:marTop w:val="0"/>
          <w:marBottom w:val="0"/>
          <w:divBdr>
            <w:top w:val="none" w:sz="0" w:space="0" w:color="auto"/>
            <w:left w:val="none" w:sz="0" w:space="0" w:color="auto"/>
            <w:bottom w:val="none" w:sz="0" w:space="0" w:color="auto"/>
            <w:right w:val="none" w:sz="0" w:space="0" w:color="auto"/>
          </w:divBdr>
        </w:div>
        <w:div w:id="405341126">
          <w:marLeft w:val="480"/>
          <w:marRight w:val="0"/>
          <w:marTop w:val="0"/>
          <w:marBottom w:val="0"/>
          <w:divBdr>
            <w:top w:val="none" w:sz="0" w:space="0" w:color="auto"/>
            <w:left w:val="none" w:sz="0" w:space="0" w:color="auto"/>
            <w:bottom w:val="none" w:sz="0" w:space="0" w:color="auto"/>
            <w:right w:val="none" w:sz="0" w:space="0" w:color="auto"/>
          </w:divBdr>
        </w:div>
        <w:div w:id="425079955">
          <w:marLeft w:val="480"/>
          <w:marRight w:val="0"/>
          <w:marTop w:val="0"/>
          <w:marBottom w:val="0"/>
          <w:divBdr>
            <w:top w:val="none" w:sz="0" w:space="0" w:color="auto"/>
            <w:left w:val="none" w:sz="0" w:space="0" w:color="auto"/>
            <w:bottom w:val="none" w:sz="0" w:space="0" w:color="auto"/>
            <w:right w:val="none" w:sz="0" w:space="0" w:color="auto"/>
          </w:divBdr>
        </w:div>
        <w:div w:id="472253172">
          <w:marLeft w:val="480"/>
          <w:marRight w:val="0"/>
          <w:marTop w:val="0"/>
          <w:marBottom w:val="0"/>
          <w:divBdr>
            <w:top w:val="none" w:sz="0" w:space="0" w:color="auto"/>
            <w:left w:val="none" w:sz="0" w:space="0" w:color="auto"/>
            <w:bottom w:val="none" w:sz="0" w:space="0" w:color="auto"/>
            <w:right w:val="none" w:sz="0" w:space="0" w:color="auto"/>
          </w:divBdr>
        </w:div>
        <w:div w:id="497580486">
          <w:marLeft w:val="480"/>
          <w:marRight w:val="0"/>
          <w:marTop w:val="0"/>
          <w:marBottom w:val="0"/>
          <w:divBdr>
            <w:top w:val="none" w:sz="0" w:space="0" w:color="auto"/>
            <w:left w:val="none" w:sz="0" w:space="0" w:color="auto"/>
            <w:bottom w:val="none" w:sz="0" w:space="0" w:color="auto"/>
            <w:right w:val="none" w:sz="0" w:space="0" w:color="auto"/>
          </w:divBdr>
        </w:div>
        <w:div w:id="507720980">
          <w:marLeft w:val="480"/>
          <w:marRight w:val="0"/>
          <w:marTop w:val="0"/>
          <w:marBottom w:val="0"/>
          <w:divBdr>
            <w:top w:val="none" w:sz="0" w:space="0" w:color="auto"/>
            <w:left w:val="none" w:sz="0" w:space="0" w:color="auto"/>
            <w:bottom w:val="none" w:sz="0" w:space="0" w:color="auto"/>
            <w:right w:val="none" w:sz="0" w:space="0" w:color="auto"/>
          </w:divBdr>
        </w:div>
        <w:div w:id="548155730">
          <w:marLeft w:val="480"/>
          <w:marRight w:val="0"/>
          <w:marTop w:val="0"/>
          <w:marBottom w:val="0"/>
          <w:divBdr>
            <w:top w:val="none" w:sz="0" w:space="0" w:color="auto"/>
            <w:left w:val="none" w:sz="0" w:space="0" w:color="auto"/>
            <w:bottom w:val="none" w:sz="0" w:space="0" w:color="auto"/>
            <w:right w:val="none" w:sz="0" w:space="0" w:color="auto"/>
          </w:divBdr>
        </w:div>
        <w:div w:id="548959304">
          <w:marLeft w:val="480"/>
          <w:marRight w:val="0"/>
          <w:marTop w:val="0"/>
          <w:marBottom w:val="0"/>
          <w:divBdr>
            <w:top w:val="none" w:sz="0" w:space="0" w:color="auto"/>
            <w:left w:val="none" w:sz="0" w:space="0" w:color="auto"/>
            <w:bottom w:val="none" w:sz="0" w:space="0" w:color="auto"/>
            <w:right w:val="none" w:sz="0" w:space="0" w:color="auto"/>
          </w:divBdr>
        </w:div>
        <w:div w:id="553084722">
          <w:marLeft w:val="480"/>
          <w:marRight w:val="0"/>
          <w:marTop w:val="0"/>
          <w:marBottom w:val="0"/>
          <w:divBdr>
            <w:top w:val="none" w:sz="0" w:space="0" w:color="auto"/>
            <w:left w:val="none" w:sz="0" w:space="0" w:color="auto"/>
            <w:bottom w:val="none" w:sz="0" w:space="0" w:color="auto"/>
            <w:right w:val="none" w:sz="0" w:space="0" w:color="auto"/>
          </w:divBdr>
        </w:div>
        <w:div w:id="590511076">
          <w:marLeft w:val="480"/>
          <w:marRight w:val="0"/>
          <w:marTop w:val="0"/>
          <w:marBottom w:val="0"/>
          <w:divBdr>
            <w:top w:val="none" w:sz="0" w:space="0" w:color="auto"/>
            <w:left w:val="none" w:sz="0" w:space="0" w:color="auto"/>
            <w:bottom w:val="none" w:sz="0" w:space="0" w:color="auto"/>
            <w:right w:val="none" w:sz="0" w:space="0" w:color="auto"/>
          </w:divBdr>
        </w:div>
        <w:div w:id="612708696">
          <w:marLeft w:val="480"/>
          <w:marRight w:val="0"/>
          <w:marTop w:val="0"/>
          <w:marBottom w:val="0"/>
          <w:divBdr>
            <w:top w:val="none" w:sz="0" w:space="0" w:color="auto"/>
            <w:left w:val="none" w:sz="0" w:space="0" w:color="auto"/>
            <w:bottom w:val="none" w:sz="0" w:space="0" w:color="auto"/>
            <w:right w:val="none" w:sz="0" w:space="0" w:color="auto"/>
          </w:divBdr>
        </w:div>
        <w:div w:id="618799676">
          <w:marLeft w:val="480"/>
          <w:marRight w:val="0"/>
          <w:marTop w:val="0"/>
          <w:marBottom w:val="0"/>
          <w:divBdr>
            <w:top w:val="none" w:sz="0" w:space="0" w:color="auto"/>
            <w:left w:val="none" w:sz="0" w:space="0" w:color="auto"/>
            <w:bottom w:val="none" w:sz="0" w:space="0" w:color="auto"/>
            <w:right w:val="none" w:sz="0" w:space="0" w:color="auto"/>
          </w:divBdr>
        </w:div>
        <w:div w:id="633024468">
          <w:marLeft w:val="480"/>
          <w:marRight w:val="0"/>
          <w:marTop w:val="0"/>
          <w:marBottom w:val="0"/>
          <w:divBdr>
            <w:top w:val="none" w:sz="0" w:space="0" w:color="auto"/>
            <w:left w:val="none" w:sz="0" w:space="0" w:color="auto"/>
            <w:bottom w:val="none" w:sz="0" w:space="0" w:color="auto"/>
            <w:right w:val="none" w:sz="0" w:space="0" w:color="auto"/>
          </w:divBdr>
        </w:div>
        <w:div w:id="653682918">
          <w:marLeft w:val="480"/>
          <w:marRight w:val="0"/>
          <w:marTop w:val="0"/>
          <w:marBottom w:val="0"/>
          <w:divBdr>
            <w:top w:val="none" w:sz="0" w:space="0" w:color="auto"/>
            <w:left w:val="none" w:sz="0" w:space="0" w:color="auto"/>
            <w:bottom w:val="none" w:sz="0" w:space="0" w:color="auto"/>
            <w:right w:val="none" w:sz="0" w:space="0" w:color="auto"/>
          </w:divBdr>
        </w:div>
        <w:div w:id="653989369">
          <w:marLeft w:val="480"/>
          <w:marRight w:val="0"/>
          <w:marTop w:val="0"/>
          <w:marBottom w:val="0"/>
          <w:divBdr>
            <w:top w:val="none" w:sz="0" w:space="0" w:color="auto"/>
            <w:left w:val="none" w:sz="0" w:space="0" w:color="auto"/>
            <w:bottom w:val="none" w:sz="0" w:space="0" w:color="auto"/>
            <w:right w:val="none" w:sz="0" w:space="0" w:color="auto"/>
          </w:divBdr>
        </w:div>
        <w:div w:id="670985608">
          <w:marLeft w:val="480"/>
          <w:marRight w:val="0"/>
          <w:marTop w:val="0"/>
          <w:marBottom w:val="0"/>
          <w:divBdr>
            <w:top w:val="none" w:sz="0" w:space="0" w:color="auto"/>
            <w:left w:val="none" w:sz="0" w:space="0" w:color="auto"/>
            <w:bottom w:val="none" w:sz="0" w:space="0" w:color="auto"/>
            <w:right w:val="none" w:sz="0" w:space="0" w:color="auto"/>
          </w:divBdr>
        </w:div>
        <w:div w:id="748892627">
          <w:marLeft w:val="480"/>
          <w:marRight w:val="0"/>
          <w:marTop w:val="0"/>
          <w:marBottom w:val="0"/>
          <w:divBdr>
            <w:top w:val="none" w:sz="0" w:space="0" w:color="auto"/>
            <w:left w:val="none" w:sz="0" w:space="0" w:color="auto"/>
            <w:bottom w:val="none" w:sz="0" w:space="0" w:color="auto"/>
            <w:right w:val="none" w:sz="0" w:space="0" w:color="auto"/>
          </w:divBdr>
        </w:div>
        <w:div w:id="793330974">
          <w:marLeft w:val="480"/>
          <w:marRight w:val="0"/>
          <w:marTop w:val="0"/>
          <w:marBottom w:val="0"/>
          <w:divBdr>
            <w:top w:val="none" w:sz="0" w:space="0" w:color="auto"/>
            <w:left w:val="none" w:sz="0" w:space="0" w:color="auto"/>
            <w:bottom w:val="none" w:sz="0" w:space="0" w:color="auto"/>
            <w:right w:val="none" w:sz="0" w:space="0" w:color="auto"/>
          </w:divBdr>
        </w:div>
        <w:div w:id="833644594">
          <w:marLeft w:val="480"/>
          <w:marRight w:val="0"/>
          <w:marTop w:val="0"/>
          <w:marBottom w:val="0"/>
          <w:divBdr>
            <w:top w:val="none" w:sz="0" w:space="0" w:color="auto"/>
            <w:left w:val="none" w:sz="0" w:space="0" w:color="auto"/>
            <w:bottom w:val="none" w:sz="0" w:space="0" w:color="auto"/>
            <w:right w:val="none" w:sz="0" w:space="0" w:color="auto"/>
          </w:divBdr>
        </w:div>
        <w:div w:id="844710239">
          <w:marLeft w:val="480"/>
          <w:marRight w:val="0"/>
          <w:marTop w:val="0"/>
          <w:marBottom w:val="0"/>
          <w:divBdr>
            <w:top w:val="none" w:sz="0" w:space="0" w:color="auto"/>
            <w:left w:val="none" w:sz="0" w:space="0" w:color="auto"/>
            <w:bottom w:val="none" w:sz="0" w:space="0" w:color="auto"/>
            <w:right w:val="none" w:sz="0" w:space="0" w:color="auto"/>
          </w:divBdr>
        </w:div>
        <w:div w:id="895705450">
          <w:marLeft w:val="480"/>
          <w:marRight w:val="0"/>
          <w:marTop w:val="0"/>
          <w:marBottom w:val="0"/>
          <w:divBdr>
            <w:top w:val="none" w:sz="0" w:space="0" w:color="auto"/>
            <w:left w:val="none" w:sz="0" w:space="0" w:color="auto"/>
            <w:bottom w:val="none" w:sz="0" w:space="0" w:color="auto"/>
            <w:right w:val="none" w:sz="0" w:space="0" w:color="auto"/>
          </w:divBdr>
        </w:div>
        <w:div w:id="926884554">
          <w:marLeft w:val="480"/>
          <w:marRight w:val="0"/>
          <w:marTop w:val="0"/>
          <w:marBottom w:val="0"/>
          <w:divBdr>
            <w:top w:val="none" w:sz="0" w:space="0" w:color="auto"/>
            <w:left w:val="none" w:sz="0" w:space="0" w:color="auto"/>
            <w:bottom w:val="none" w:sz="0" w:space="0" w:color="auto"/>
            <w:right w:val="none" w:sz="0" w:space="0" w:color="auto"/>
          </w:divBdr>
        </w:div>
        <w:div w:id="933199184">
          <w:marLeft w:val="480"/>
          <w:marRight w:val="0"/>
          <w:marTop w:val="0"/>
          <w:marBottom w:val="0"/>
          <w:divBdr>
            <w:top w:val="none" w:sz="0" w:space="0" w:color="auto"/>
            <w:left w:val="none" w:sz="0" w:space="0" w:color="auto"/>
            <w:bottom w:val="none" w:sz="0" w:space="0" w:color="auto"/>
            <w:right w:val="none" w:sz="0" w:space="0" w:color="auto"/>
          </w:divBdr>
        </w:div>
        <w:div w:id="936865971">
          <w:marLeft w:val="480"/>
          <w:marRight w:val="0"/>
          <w:marTop w:val="0"/>
          <w:marBottom w:val="0"/>
          <w:divBdr>
            <w:top w:val="none" w:sz="0" w:space="0" w:color="auto"/>
            <w:left w:val="none" w:sz="0" w:space="0" w:color="auto"/>
            <w:bottom w:val="none" w:sz="0" w:space="0" w:color="auto"/>
            <w:right w:val="none" w:sz="0" w:space="0" w:color="auto"/>
          </w:divBdr>
        </w:div>
        <w:div w:id="951739432">
          <w:marLeft w:val="480"/>
          <w:marRight w:val="0"/>
          <w:marTop w:val="0"/>
          <w:marBottom w:val="0"/>
          <w:divBdr>
            <w:top w:val="none" w:sz="0" w:space="0" w:color="auto"/>
            <w:left w:val="none" w:sz="0" w:space="0" w:color="auto"/>
            <w:bottom w:val="none" w:sz="0" w:space="0" w:color="auto"/>
            <w:right w:val="none" w:sz="0" w:space="0" w:color="auto"/>
          </w:divBdr>
        </w:div>
        <w:div w:id="991300824">
          <w:marLeft w:val="480"/>
          <w:marRight w:val="0"/>
          <w:marTop w:val="0"/>
          <w:marBottom w:val="0"/>
          <w:divBdr>
            <w:top w:val="none" w:sz="0" w:space="0" w:color="auto"/>
            <w:left w:val="none" w:sz="0" w:space="0" w:color="auto"/>
            <w:bottom w:val="none" w:sz="0" w:space="0" w:color="auto"/>
            <w:right w:val="none" w:sz="0" w:space="0" w:color="auto"/>
          </w:divBdr>
        </w:div>
        <w:div w:id="993800745">
          <w:marLeft w:val="480"/>
          <w:marRight w:val="0"/>
          <w:marTop w:val="0"/>
          <w:marBottom w:val="0"/>
          <w:divBdr>
            <w:top w:val="none" w:sz="0" w:space="0" w:color="auto"/>
            <w:left w:val="none" w:sz="0" w:space="0" w:color="auto"/>
            <w:bottom w:val="none" w:sz="0" w:space="0" w:color="auto"/>
            <w:right w:val="none" w:sz="0" w:space="0" w:color="auto"/>
          </w:divBdr>
        </w:div>
      </w:divsChild>
    </w:div>
    <w:div w:id="836967583">
      <w:bodyDiv w:val="1"/>
      <w:marLeft w:val="0"/>
      <w:marRight w:val="0"/>
      <w:marTop w:val="0"/>
      <w:marBottom w:val="0"/>
      <w:divBdr>
        <w:top w:val="none" w:sz="0" w:space="0" w:color="auto"/>
        <w:left w:val="none" w:sz="0" w:space="0" w:color="auto"/>
        <w:bottom w:val="none" w:sz="0" w:space="0" w:color="auto"/>
        <w:right w:val="none" w:sz="0" w:space="0" w:color="auto"/>
      </w:divBdr>
      <w:divsChild>
        <w:div w:id="25299681">
          <w:marLeft w:val="480"/>
          <w:marRight w:val="0"/>
          <w:marTop w:val="0"/>
          <w:marBottom w:val="0"/>
          <w:divBdr>
            <w:top w:val="none" w:sz="0" w:space="0" w:color="auto"/>
            <w:left w:val="none" w:sz="0" w:space="0" w:color="auto"/>
            <w:bottom w:val="none" w:sz="0" w:space="0" w:color="auto"/>
            <w:right w:val="none" w:sz="0" w:space="0" w:color="auto"/>
          </w:divBdr>
        </w:div>
        <w:div w:id="31158291">
          <w:marLeft w:val="480"/>
          <w:marRight w:val="0"/>
          <w:marTop w:val="0"/>
          <w:marBottom w:val="0"/>
          <w:divBdr>
            <w:top w:val="none" w:sz="0" w:space="0" w:color="auto"/>
            <w:left w:val="none" w:sz="0" w:space="0" w:color="auto"/>
            <w:bottom w:val="none" w:sz="0" w:space="0" w:color="auto"/>
            <w:right w:val="none" w:sz="0" w:space="0" w:color="auto"/>
          </w:divBdr>
        </w:div>
        <w:div w:id="33311687">
          <w:marLeft w:val="480"/>
          <w:marRight w:val="0"/>
          <w:marTop w:val="0"/>
          <w:marBottom w:val="0"/>
          <w:divBdr>
            <w:top w:val="none" w:sz="0" w:space="0" w:color="auto"/>
            <w:left w:val="none" w:sz="0" w:space="0" w:color="auto"/>
            <w:bottom w:val="none" w:sz="0" w:space="0" w:color="auto"/>
            <w:right w:val="none" w:sz="0" w:space="0" w:color="auto"/>
          </w:divBdr>
        </w:div>
        <w:div w:id="70201243">
          <w:marLeft w:val="480"/>
          <w:marRight w:val="0"/>
          <w:marTop w:val="0"/>
          <w:marBottom w:val="0"/>
          <w:divBdr>
            <w:top w:val="none" w:sz="0" w:space="0" w:color="auto"/>
            <w:left w:val="none" w:sz="0" w:space="0" w:color="auto"/>
            <w:bottom w:val="none" w:sz="0" w:space="0" w:color="auto"/>
            <w:right w:val="none" w:sz="0" w:space="0" w:color="auto"/>
          </w:divBdr>
        </w:div>
        <w:div w:id="83847829">
          <w:marLeft w:val="480"/>
          <w:marRight w:val="0"/>
          <w:marTop w:val="0"/>
          <w:marBottom w:val="0"/>
          <w:divBdr>
            <w:top w:val="none" w:sz="0" w:space="0" w:color="auto"/>
            <w:left w:val="none" w:sz="0" w:space="0" w:color="auto"/>
            <w:bottom w:val="none" w:sz="0" w:space="0" w:color="auto"/>
            <w:right w:val="none" w:sz="0" w:space="0" w:color="auto"/>
          </w:divBdr>
        </w:div>
        <w:div w:id="160462958">
          <w:marLeft w:val="480"/>
          <w:marRight w:val="0"/>
          <w:marTop w:val="0"/>
          <w:marBottom w:val="0"/>
          <w:divBdr>
            <w:top w:val="none" w:sz="0" w:space="0" w:color="auto"/>
            <w:left w:val="none" w:sz="0" w:space="0" w:color="auto"/>
            <w:bottom w:val="none" w:sz="0" w:space="0" w:color="auto"/>
            <w:right w:val="none" w:sz="0" w:space="0" w:color="auto"/>
          </w:divBdr>
        </w:div>
        <w:div w:id="162597549">
          <w:marLeft w:val="480"/>
          <w:marRight w:val="0"/>
          <w:marTop w:val="0"/>
          <w:marBottom w:val="0"/>
          <w:divBdr>
            <w:top w:val="none" w:sz="0" w:space="0" w:color="auto"/>
            <w:left w:val="none" w:sz="0" w:space="0" w:color="auto"/>
            <w:bottom w:val="none" w:sz="0" w:space="0" w:color="auto"/>
            <w:right w:val="none" w:sz="0" w:space="0" w:color="auto"/>
          </w:divBdr>
        </w:div>
        <w:div w:id="205338600">
          <w:marLeft w:val="480"/>
          <w:marRight w:val="0"/>
          <w:marTop w:val="0"/>
          <w:marBottom w:val="0"/>
          <w:divBdr>
            <w:top w:val="none" w:sz="0" w:space="0" w:color="auto"/>
            <w:left w:val="none" w:sz="0" w:space="0" w:color="auto"/>
            <w:bottom w:val="none" w:sz="0" w:space="0" w:color="auto"/>
            <w:right w:val="none" w:sz="0" w:space="0" w:color="auto"/>
          </w:divBdr>
        </w:div>
        <w:div w:id="295840606">
          <w:marLeft w:val="480"/>
          <w:marRight w:val="0"/>
          <w:marTop w:val="0"/>
          <w:marBottom w:val="0"/>
          <w:divBdr>
            <w:top w:val="none" w:sz="0" w:space="0" w:color="auto"/>
            <w:left w:val="none" w:sz="0" w:space="0" w:color="auto"/>
            <w:bottom w:val="none" w:sz="0" w:space="0" w:color="auto"/>
            <w:right w:val="none" w:sz="0" w:space="0" w:color="auto"/>
          </w:divBdr>
        </w:div>
        <w:div w:id="307980770">
          <w:marLeft w:val="480"/>
          <w:marRight w:val="0"/>
          <w:marTop w:val="0"/>
          <w:marBottom w:val="0"/>
          <w:divBdr>
            <w:top w:val="none" w:sz="0" w:space="0" w:color="auto"/>
            <w:left w:val="none" w:sz="0" w:space="0" w:color="auto"/>
            <w:bottom w:val="none" w:sz="0" w:space="0" w:color="auto"/>
            <w:right w:val="none" w:sz="0" w:space="0" w:color="auto"/>
          </w:divBdr>
        </w:div>
        <w:div w:id="309553482">
          <w:marLeft w:val="480"/>
          <w:marRight w:val="0"/>
          <w:marTop w:val="0"/>
          <w:marBottom w:val="0"/>
          <w:divBdr>
            <w:top w:val="none" w:sz="0" w:space="0" w:color="auto"/>
            <w:left w:val="none" w:sz="0" w:space="0" w:color="auto"/>
            <w:bottom w:val="none" w:sz="0" w:space="0" w:color="auto"/>
            <w:right w:val="none" w:sz="0" w:space="0" w:color="auto"/>
          </w:divBdr>
        </w:div>
        <w:div w:id="320744634">
          <w:marLeft w:val="480"/>
          <w:marRight w:val="0"/>
          <w:marTop w:val="0"/>
          <w:marBottom w:val="0"/>
          <w:divBdr>
            <w:top w:val="none" w:sz="0" w:space="0" w:color="auto"/>
            <w:left w:val="none" w:sz="0" w:space="0" w:color="auto"/>
            <w:bottom w:val="none" w:sz="0" w:space="0" w:color="auto"/>
            <w:right w:val="none" w:sz="0" w:space="0" w:color="auto"/>
          </w:divBdr>
        </w:div>
        <w:div w:id="382215161">
          <w:marLeft w:val="480"/>
          <w:marRight w:val="0"/>
          <w:marTop w:val="0"/>
          <w:marBottom w:val="0"/>
          <w:divBdr>
            <w:top w:val="none" w:sz="0" w:space="0" w:color="auto"/>
            <w:left w:val="none" w:sz="0" w:space="0" w:color="auto"/>
            <w:bottom w:val="none" w:sz="0" w:space="0" w:color="auto"/>
            <w:right w:val="none" w:sz="0" w:space="0" w:color="auto"/>
          </w:divBdr>
        </w:div>
        <w:div w:id="403140172">
          <w:marLeft w:val="480"/>
          <w:marRight w:val="0"/>
          <w:marTop w:val="0"/>
          <w:marBottom w:val="0"/>
          <w:divBdr>
            <w:top w:val="none" w:sz="0" w:space="0" w:color="auto"/>
            <w:left w:val="none" w:sz="0" w:space="0" w:color="auto"/>
            <w:bottom w:val="none" w:sz="0" w:space="0" w:color="auto"/>
            <w:right w:val="none" w:sz="0" w:space="0" w:color="auto"/>
          </w:divBdr>
        </w:div>
        <w:div w:id="418866173">
          <w:marLeft w:val="480"/>
          <w:marRight w:val="0"/>
          <w:marTop w:val="0"/>
          <w:marBottom w:val="0"/>
          <w:divBdr>
            <w:top w:val="none" w:sz="0" w:space="0" w:color="auto"/>
            <w:left w:val="none" w:sz="0" w:space="0" w:color="auto"/>
            <w:bottom w:val="none" w:sz="0" w:space="0" w:color="auto"/>
            <w:right w:val="none" w:sz="0" w:space="0" w:color="auto"/>
          </w:divBdr>
        </w:div>
        <w:div w:id="472260603">
          <w:marLeft w:val="480"/>
          <w:marRight w:val="0"/>
          <w:marTop w:val="0"/>
          <w:marBottom w:val="0"/>
          <w:divBdr>
            <w:top w:val="none" w:sz="0" w:space="0" w:color="auto"/>
            <w:left w:val="none" w:sz="0" w:space="0" w:color="auto"/>
            <w:bottom w:val="none" w:sz="0" w:space="0" w:color="auto"/>
            <w:right w:val="none" w:sz="0" w:space="0" w:color="auto"/>
          </w:divBdr>
        </w:div>
        <w:div w:id="474954278">
          <w:marLeft w:val="480"/>
          <w:marRight w:val="0"/>
          <w:marTop w:val="0"/>
          <w:marBottom w:val="0"/>
          <w:divBdr>
            <w:top w:val="none" w:sz="0" w:space="0" w:color="auto"/>
            <w:left w:val="none" w:sz="0" w:space="0" w:color="auto"/>
            <w:bottom w:val="none" w:sz="0" w:space="0" w:color="auto"/>
            <w:right w:val="none" w:sz="0" w:space="0" w:color="auto"/>
          </w:divBdr>
        </w:div>
        <w:div w:id="480392320">
          <w:marLeft w:val="480"/>
          <w:marRight w:val="0"/>
          <w:marTop w:val="0"/>
          <w:marBottom w:val="0"/>
          <w:divBdr>
            <w:top w:val="none" w:sz="0" w:space="0" w:color="auto"/>
            <w:left w:val="none" w:sz="0" w:space="0" w:color="auto"/>
            <w:bottom w:val="none" w:sz="0" w:space="0" w:color="auto"/>
            <w:right w:val="none" w:sz="0" w:space="0" w:color="auto"/>
          </w:divBdr>
        </w:div>
        <w:div w:id="513230850">
          <w:marLeft w:val="480"/>
          <w:marRight w:val="0"/>
          <w:marTop w:val="0"/>
          <w:marBottom w:val="0"/>
          <w:divBdr>
            <w:top w:val="none" w:sz="0" w:space="0" w:color="auto"/>
            <w:left w:val="none" w:sz="0" w:space="0" w:color="auto"/>
            <w:bottom w:val="none" w:sz="0" w:space="0" w:color="auto"/>
            <w:right w:val="none" w:sz="0" w:space="0" w:color="auto"/>
          </w:divBdr>
        </w:div>
        <w:div w:id="532691794">
          <w:marLeft w:val="480"/>
          <w:marRight w:val="0"/>
          <w:marTop w:val="0"/>
          <w:marBottom w:val="0"/>
          <w:divBdr>
            <w:top w:val="none" w:sz="0" w:space="0" w:color="auto"/>
            <w:left w:val="none" w:sz="0" w:space="0" w:color="auto"/>
            <w:bottom w:val="none" w:sz="0" w:space="0" w:color="auto"/>
            <w:right w:val="none" w:sz="0" w:space="0" w:color="auto"/>
          </w:divBdr>
        </w:div>
        <w:div w:id="535700012">
          <w:marLeft w:val="480"/>
          <w:marRight w:val="0"/>
          <w:marTop w:val="0"/>
          <w:marBottom w:val="0"/>
          <w:divBdr>
            <w:top w:val="none" w:sz="0" w:space="0" w:color="auto"/>
            <w:left w:val="none" w:sz="0" w:space="0" w:color="auto"/>
            <w:bottom w:val="none" w:sz="0" w:space="0" w:color="auto"/>
            <w:right w:val="none" w:sz="0" w:space="0" w:color="auto"/>
          </w:divBdr>
        </w:div>
        <w:div w:id="544099046">
          <w:marLeft w:val="480"/>
          <w:marRight w:val="0"/>
          <w:marTop w:val="0"/>
          <w:marBottom w:val="0"/>
          <w:divBdr>
            <w:top w:val="none" w:sz="0" w:space="0" w:color="auto"/>
            <w:left w:val="none" w:sz="0" w:space="0" w:color="auto"/>
            <w:bottom w:val="none" w:sz="0" w:space="0" w:color="auto"/>
            <w:right w:val="none" w:sz="0" w:space="0" w:color="auto"/>
          </w:divBdr>
        </w:div>
        <w:div w:id="547882233">
          <w:marLeft w:val="480"/>
          <w:marRight w:val="0"/>
          <w:marTop w:val="0"/>
          <w:marBottom w:val="0"/>
          <w:divBdr>
            <w:top w:val="none" w:sz="0" w:space="0" w:color="auto"/>
            <w:left w:val="none" w:sz="0" w:space="0" w:color="auto"/>
            <w:bottom w:val="none" w:sz="0" w:space="0" w:color="auto"/>
            <w:right w:val="none" w:sz="0" w:space="0" w:color="auto"/>
          </w:divBdr>
        </w:div>
        <w:div w:id="568811974">
          <w:marLeft w:val="480"/>
          <w:marRight w:val="0"/>
          <w:marTop w:val="0"/>
          <w:marBottom w:val="0"/>
          <w:divBdr>
            <w:top w:val="none" w:sz="0" w:space="0" w:color="auto"/>
            <w:left w:val="none" w:sz="0" w:space="0" w:color="auto"/>
            <w:bottom w:val="none" w:sz="0" w:space="0" w:color="auto"/>
            <w:right w:val="none" w:sz="0" w:space="0" w:color="auto"/>
          </w:divBdr>
        </w:div>
        <w:div w:id="710761995">
          <w:marLeft w:val="480"/>
          <w:marRight w:val="0"/>
          <w:marTop w:val="0"/>
          <w:marBottom w:val="0"/>
          <w:divBdr>
            <w:top w:val="none" w:sz="0" w:space="0" w:color="auto"/>
            <w:left w:val="none" w:sz="0" w:space="0" w:color="auto"/>
            <w:bottom w:val="none" w:sz="0" w:space="0" w:color="auto"/>
            <w:right w:val="none" w:sz="0" w:space="0" w:color="auto"/>
          </w:divBdr>
        </w:div>
        <w:div w:id="721170069">
          <w:marLeft w:val="480"/>
          <w:marRight w:val="0"/>
          <w:marTop w:val="0"/>
          <w:marBottom w:val="0"/>
          <w:divBdr>
            <w:top w:val="none" w:sz="0" w:space="0" w:color="auto"/>
            <w:left w:val="none" w:sz="0" w:space="0" w:color="auto"/>
            <w:bottom w:val="none" w:sz="0" w:space="0" w:color="auto"/>
            <w:right w:val="none" w:sz="0" w:space="0" w:color="auto"/>
          </w:divBdr>
        </w:div>
        <w:div w:id="759570930">
          <w:marLeft w:val="480"/>
          <w:marRight w:val="0"/>
          <w:marTop w:val="0"/>
          <w:marBottom w:val="0"/>
          <w:divBdr>
            <w:top w:val="none" w:sz="0" w:space="0" w:color="auto"/>
            <w:left w:val="none" w:sz="0" w:space="0" w:color="auto"/>
            <w:bottom w:val="none" w:sz="0" w:space="0" w:color="auto"/>
            <w:right w:val="none" w:sz="0" w:space="0" w:color="auto"/>
          </w:divBdr>
        </w:div>
        <w:div w:id="765930812">
          <w:marLeft w:val="480"/>
          <w:marRight w:val="0"/>
          <w:marTop w:val="0"/>
          <w:marBottom w:val="0"/>
          <w:divBdr>
            <w:top w:val="none" w:sz="0" w:space="0" w:color="auto"/>
            <w:left w:val="none" w:sz="0" w:space="0" w:color="auto"/>
            <w:bottom w:val="none" w:sz="0" w:space="0" w:color="auto"/>
            <w:right w:val="none" w:sz="0" w:space="0" w:color="auto"/>
          </w:divBdr>
        </w:div>
        <w:div w:id="799492265">
          <w:marLeft w:val="480"/>
          <w:marRight w:val="0"/>
          <w:marTop w:val="0"/>
          <w:marBottom w:val="0"/>
          <w:divBdr>
            <w:top w:val="none" w:sz="0" w:space="0" w:color="auto"/>
            <w:left w:val="none" w:sz="0" w:space="0" w:color="auto"/>
            <w:bottom w:val="none" w:sz="0" w:space="0" w:color="auto"/>
            <w:right w:val="none" w:sz="0" w:space="0" w:color="auto"/>
          </w:divBdr>
        </w:div>
        <w:div w:id="863664898">
          <w:marLeft w:val="480"/>
          <w:marRight w:val="0"/>
          <w:marTop w:val="0"/>
          <w:marBottom w:val="0"/>
          <w:divBdr>
            <w:top w:val="none" w:sz="0" w:space="0" w:color="auto"/>
            <w:left w:val="none" w:sz="0" w:space="0" w:color="auto"/>
            <w:bottom w:val="none" w:sz="0" w:space="0" w:color="auto"/>
            <w:right w:val="none" w:sz="0" w:space="0" w:color="auto"/>
          </w:divBdr>
        </w:div>
        <w:div w:id="889153185">
          <w:marLeft w:val="480"/>
          <w:marRight w:val="0"/>
          <w:marTop w:val="0"/>
          <w:marBottom w:val="0"/>
          <w:divBdr>
            <w:top w:val="none" w:sz="0" w:space="0" w:color="auto"/>
            <w:left w:val="none" w:sz="0" w:space="0" w:color="auto"/>
            <w:bottom w:val="none" w:sz="0" w:space="0" w:color="auto"/>
            <w:right w:val="none" w:sz="0" w:space="0" w:color="auto"/>
          </w:divBdr>
        </w:div>
        <w:div w:id="896167767">
          <w:marLeft w:val="480"/>
          <w:marRight w:val="0"/>
          <w:marTop w:val="0"/>
          <w:marBottom w:val="0"/>
          <w:divBdr>
            <w:top w:val="none" w:sz="0" w:space="0" w:color="auto"/>
            <w:left w:val="none" w:sz="0" w:space="0" w:color="auto"/>
            <w:bottom w:val="none" w:sz="0" w:space="0" w:color="auto"/>
            <w:right w:val="none" w:sz="0" w:space="0" w:color="auto"/>
          </w:divBdr>
        </w:div>
        <w:div w:id="904413340">
          <w:marLeft w:val="480"/>
          <w:marRight w:val="0"/>
          <w:marTop w:val="0"/>
          <w:marBottom w:val="0"/>
          <w:divBdr>
            <w:top w:val="none" w:sz="0" w:space="0" w:color="auto"/>
            <w:left w:val="none" w:sz="0" w:space="0" w:color="auto"/>
            <w:bottom w:val="none" w:sz="0" w:space="0" w:color="auto"/>
            <w:right w:val="none" w:sz="0" w:space="0" w:color="auto"/>
          </w:divBdr>
        </w:div>
        <w:div w:id="991519260">
          <w:marLeft w:val="480"/>
          <w:marRight w:val="0"/>
          <w:marTop w:val="0"/>
          <w:marBottom w:val="0"/>
          <w:divBdr>
            <w:top w:val="none" w:sz="0" w:space="0" w:color="auto"/>
            <w:left w:val="none" w:sz="0" w:space="0" w:color="auto"/>
            <w:bottom w:val="none" w:sz="0" w:space="0" w:color="auto"/>
            <w:right w:val="none" w:sz="0" w:space="0" w:color="auto"/>
          </w:divBdr>
        </w:div>
        <w:div w:id="1000815017">
          <w:marLeft w:val="480"/>
          <w:marRight w:val="0"/>
          <w:marTop w:val="0"/>
          <w:marBottom w:val="0"/>
          <w:divBdr>
            <w:top w:val="none" w:sz="0" w:space="0" w:color="auto"/>
            <w:left w:val="none" w:sz="0" w:space="0" w:color="auto"/>
            <w:bottom w:val="none" w:sz="0" w:space="0" w:color="auto"/>
            <w:right w:val="none" w:sz="0" w:space="0" w:color="auto"/>
          </w:divBdr>
        </w:div>
        <w:div w:id="1001352376">
          <w:marLeft w:val="480"/>
          <w:marRight w:val="0"/>
          <w:marTop w:val="0"/>
          <w:marBottom w:val="0"/>
          <w:divBdr>
            <w:top w:val="none" w:sz="0" w:space="0" w:color="auto"/>
            <w:left w:val="none" w:sz="0" w:space="0" w:color="auto"/>
            <w:bottom w:val="none" w:sz="0" w:space="0" w:color="auto"/>
            <w:right w:val="none" w:sz="0" w:space="0" w:color="auto"/>
          </w:divBdr>
        </w:div>
        <w:div w:id="1007825569">
          <w:marLeft w:val="480"/>
          <w:marRight w:val="0"/>
          <w:marTop w:val="0"/>
          <w:marBottom w:val="0"/>
          <w:divBdr>
            <w:top w:val="none" w:sz="0" w:space="0" w:color="auto"/>
            <w:left w:val="none" w:sz="0" w:space="0" w:color="auto"/>
            <w:bottom w:val="none" w:sz="0" w:space="0" w:color="auto"/>
            <w:right w:val="none" w:sz="0" w:space="0" w:color="auto"/>
          </w:divBdr>
        </w:div>
      </w:divsChild>
    </w:div>
    <w:div w:id="836968496">
      <w:bodyDiv w:val="1"/>
      <w:marLeft w:val="0"/>
      <w:marRight w:val="0"/>
      <w:marTop w:val="0"/>
      <w:marBottom w:val="0"/>
      <w:divBdr>
        <w:top w:val="none" w:sz="0" w:space="0" w:color="auto"/>
        <w:left w:val="none" w:sz="0" w:space="0" w:color="auto"/>
        <w:bottom w:val="none" w:sz="0" w:space="0" w:color="auto"/>
        <w:right w:val="none" w:sz="0" w:space="0" w:color="auto"/>
      </w:divBdr>
    </w:div>
    <w:div w:id="836992821">
      <w:bodyDiv w:val="1"/>
      <w:marLeft w:val="0"/>
      <w:marRight w:val="0"/>
      <w:marTop w:val="0"/>
      <w:marBottom w:val="0"/>
      <w:divBdr>
        <w:top w:val="none" w:sz="0" w:space="0" w:color="auto"/>
        <w:left w:val="none" w:sz="0" w:space="0" w:color="auto"/>
        <w:bottom w:val="none" w:sz="0" w:space="0" w:color="auto"/>
        <w:right w:val="none" w:sz="0" w:space="0" w:color="auto"/>
      </w:divBdr>
    </w:div>
    <w:div w:id="837116228">
      <w:bodyDiv w:val="1"/>
      <w:marLeft w:val="0"/>
      <w:marRight w:val="0"/>
      <w:marTop w:val="0"/>
      <w:marBottom w:val="0"/>
      <w:divBdr>
        <w:top w:val="none" w:sz="0" w:space="0" w:color="auto"/>
        <w:left w:val="none" w:sz="0" w:space="0" w:color="auto"/>
        <w:bottom w:val="none" w:sz="0" w:space="0" w:color="auto"/>
        <w:right w:val="none" w:sz="0" w:space="0" w:color="auto"/>
      </w:divBdr>
    </w:div>
    <w:div w:id="837427356">
      <w:bodyDiv w:val="1"/>
      <w:marLeft w:val="0"/>
      <w:marRight w:val="0"/>
      <w:marTop w:val="0"/>
      <w:marBottom w:val="0"/>
      <w:divBdr>
        <w:top w:val="none" w:sz="0" w:space="0" w:color="auto"/>
        <w:left w:val="none" w:sz="0" w:space="0" w:color="auto"/>
        <w:bottom w:val="none" w:sz="0" w:space="0" w:color="auto"/>
        <w:right w:val="none" w:sz="0" w:space="0" w:color="auto"/>
      </w:divBdr>
    </w:div>
    <w:div w:id="837574834">
      <w:bodyDiv w:val="1"/>
      <w:marLeft w:val="0"/>
      <w:marRight w:val="0"/>
      <w:marTop w:val="0"/>
      <w:marBottom w:val="0"/>
      <w:divBdr>
        <w:top w:val="none" w:sz="0" w:space="0" w:color="auto"/>
        <w:left w:val="none" w:sz="0" w:space="0" w:color="auto"/>
        <w:bottom w:val="none" w:sz="0" w:space="0" w:color="auto"/>
        <w:right w:val="none" w:sz="0" w:space="0" w:color="auto"/>
      </w:divBdr>
    </w:div>
    <w:div w:id="837765454">
      <w:bodyDiv w:val="1"/>
      <w:marLeft w:val="0"/>
      <w:marRight w:val="0"/>
      <w:marTop w:val="0"/>
      <w:marBottom w:val="0"/>
      <w:divBdr>
        <w:top w:val="none" w:sz="0" w:space="0" w:color="auto"/>
        <w:left w:val="none" w:sz="0" w:space="0" w:color="auto"/>
        <w:bottom w:val="none" w:sz="0" w:space="0" w:color="auto"/>
        <w:right w:val="none" w:sz="0" w:space="0" w:color="auto"/>
      </w:divBdr>
    </w:div>
    <w:div w:id="837885458">
      <w:bodyDiv w:val="1"/>
      <w:marLeft w:val="0"/>
      <w:marRight w:val="0"/>
      <w:marTop w:val="0"/>
      <w:marBottom w:val="0"/>
      <w:divBdr>
        <w:top w:val="none" w:sz="0" w:space="0" w:color="auto"/>
        <w:left w:val="none" w:sz="0" w:space="0" w:color="auto"/>
        <w:bottom w:val="none" w:sz="0" w:space="0" w:color="auto"/>
        <w:right w:val="none" w:sz="0" w:space="0" w:color="auto"/>
      </w:divBdr>
    </w:div>
    <w:div w:id="838076486">
      <w:bodyDiv w:val="1"/>
      <w:marLeft w:val="0"/>
      <w:marRight w:val="0"/>
      <w:marTop w:val="0"/>
      <w:marBottom w:val="0"/>
      <w:divBdr>
        <w:top w:val="none" w:sz="0" w:space="0" w:color="auto"/>
        <w:left w:val="none" w:sz="0" w:space="0" w:color="auto"/>
        <w:bottom w:val="none" w:sz="0" w:space="0" w:color="auto"/>
        <w:right w:val="none" w:sz="0" w:space="0" w:color="auto"/>
      </w:divBdr>
      <w:divsChild>
        <w:div w:id="14356547">
          <w:marLeft w:val="480"/>
          <w:marRight w:val="0"/>
          <w:marTop w:val="0"/>
          <w:marBottom w:val="0"/>
          <w:divBdr>
            <w:top w:val="none" w:sz="0" w:space="0" w:color="auto"/>
            <w:left w:val="none" w:sz="0" w:space="0" w:color="auto"/>
            <w:bottom w:val="none" w:sz="0" w:space="0" w:color="auto"/>
            <w:right w:val="none" w:sz="0" w:space="0" w:color="auto"/>
          </w:divBdr>
        </w:div>
        <w:div w:id="33971353">
          <w:marLeft w:val="480"/>
          <w:marRight w:val="0"/>
          <w:marTop w:val="0"/>
          <w:marBottom w:val="0"/>
          <w:divBdr>
            <w:top w:val="none" w:sz="0" w:space="0" w:color="auto"/>
            <w:left w:val="none" w:sz="0" w:space="0" w:color="auto"/>
            <w:bottom w:val="none" w:sz="0" w:space="0" w:color="auto"/>
            <w:right w:val="none" w:sz="0" w:space="0" w:color="auto"/>
          </w:divBdr>
        </w:div>
        <w:div w:id="43066560">
          <w:marLeft w:val="480"/>
          <w:marRight w:val="0"/>
          <w:marTop w:val="0"/>
          <w:marBottom w:val="0"/>
          <w:divBdr>
            <w:top w:val="none" w:sz="0" w:space="0" w:color="auto"/>
            <w:left w:val="none" w:sz="0" w:space="0" w:color="auto"/>
            <w:bottom w:val="none" w:sz="0" w:space="0" w:color="auto"/>
            <w:right w:val="none" w:sz="0" w:space="0" w:color="auto"/>
          </w:divBdr>
        </w:div>
        <w:div w:id="75515558">
          <w:marLeft w:val="480"/>
          <w:marRight w:val="0"/>
          <w:marTop w:val="0"/>
          <w:marBottom w:val="0"/>
          <w:divBdr>
            <w:top w:val="none" w:sz="0" w:space="0" w:color="auto"/>
            <w:left w:val="none" w:sz="0" w:space="0" w:color="auto"/>
            <w:bottom w:val="none" w:sz="0" w:space="0" w:color="auto"/>
            <w:right w:val="none" w:sz="0" w:space="0" w:color="auto"/>
          </w:divBdr>
        </w:div>
        <w:div w:id="76487719">
          <w:marLeft w:val="480"/>
          <w:marRight w:val="0"/>
          <w:marTop w:val="0"/>
          <w:marBottom w:val="0"/>
          <w:divBdr>
            <w:top w:val="none" w:sz="0" w:space="0" w:color="auto"/>
            <w:left w:val="none" w:sz="0" w:space="0" w:color="auto"/>
            <w:bottom w:val="none" w:sz="0" w:space="0" w:color="auto"/>
            <w:right w:val="none" w:sz="0" w:space="0" w:color="auto"/>
          </w:divBdr>
        </w:div>
        <w:div w:id="77025966">
          <w:marLeft w:val="480"/>
          <w:marRight w:val="0"/>
          <w:marTop w:val="0"/>
          <w:marBottom w:val="0"/>
          <w:divBdr>
            <w:top w:val="none" w:sz="0" w:space="0" w:color="auto"/>
            <w:left w:val="none" w:sz="0" w:space="0" w:color="auto"/>
            <w:bottom w:val="none" w:sz="0" w:space="0" w:color="auto"/>
            <w:right w:val="none" w:sz="0" w:space="0" w:color="auto"/>
          </w:divBdr>
        </w:div>
        <w:div w:id="105664038">
          <w:marLeft w:val="480"/>
          <w:marRight w:val="0"/>
          <w:marTop w:val="0"/>
          <w:marBottom w:val="0"/>
          <w:divBdr>
            <w:top w:val="none" w:sz="0" w:space="0" w:color="auto"/>
            <w:left w:val="none" w:sz="0" w:space="0" w:color="auto"/>
            <w:bottom w:val="none" w:sz="0" w:space="0" w:color="auto"/>
            <w:right w:val="none" w:sz="0" w:space="0" w:color="auto"/>
          </w:divBdr>
        </w:div>
        <w:div w:id="114107164">
          <w:marLeft w:val="480"/>
          <w:marRight w:val="0"/>
          <w:marTop w:val="0"/>
          <w:marBottom w:val="0"/>
          <w:divBdr>
            <w:top w:val="none" w:sz="0" w:space="0" w:color="auto"/>
            <w:left w:val="none" w:sz="0" w:space="0" w:color="auto"/>
            <w:bottom w:val="none" w:sz="0" w:space="0" w:color="auto"/>
            <w:right w:val="none" w:sz="0" w:space="0" w:color="auto"/>
          </w:divBdr>
        </w:div>
        <w:div w:id="135227512">
          <w:marLeft w:val="480"/>
          <w:marRight w:val="0"/>
          <w:marTop w:val="0"/>
          <w:marBottom w:val="0"/>
          <w:divBdr>
            <w:top w:val="none" w:sz="0" w:space="0" w:color="auto"/>
            <w:left w:val="none" w:sz="0" w:space="0" w:color="auto"/>
            <w:bottom w:val="none" w:sz="0" w:space="0" w:color="auto"/>
            <w:right w:val="none" w:sz="0" w:space="0" w:color="auto"/>
          </w:divBdr>
        </w:div>
        <w:div w:id="136147590">
          <w:marLeft w:val="480"/>
          <w:marRight w:val="0"/>
          <w:marTop w:val="0"/>
          <w:marBottom w:val="0"/>
          <w:divBdr>
            <w:top w:val="none" w:sz="0" w:space="0" w:color="auto"/>
            <w:left w:val="none" w:sz="0" w:space="0" w:color="auto"/>
            <w:bottom w:val="none" w:sz="0" w:space="0" w:color="auto"/>
            <w:right w:val="none" w:sz="0" w:space="0" w:color="auto"/>
          </w:divBdr>
        </w:div>
        <w:div w:id="227226015">
          <w:marLeft w:val="480"/>
          <w:marRight w:val="0"/>
          <w:marTop w:val="0"/>
          <w:marBottom w:val="0"/>
          <w:divBdr>
            <w:top w:val="none" w:sz="0" w:space="0" w:color="auto"/>
            <w:left w:val="none" w:sz="0" w:space="0" w:color="auto"/>
            <w:bottom w:val="none" w:sz="0" w:space="0" w:color="auto"/>
            <w:right w:val="none" w:sz="0" w:space="0" w:color="auto"/>
          </w:divBdr>
        </w:div>
        <w:div w:id="251593359">
          <w:marLeft w:val="480"/>
          <w:marRight w:val="0"/>
          <w:marTop w:val="0"/>
          <w:marBottom w:val="0"/>
          <w:divBdr>
            <w:top w:val="none" w:sz="0" w:space="0" w:color="auto"/>
            <w:left w:val="none" w:sz="0" w:space="0" w:color="auto"/>
            <w:bottom w:val="none" w:sz="0" w:space="0" w:color="auto"/>
            <w:right w:val="none" w:sz="0" w:space="0" w:color="auto"/>
          </w:divBdr>
        </w:div>
        <w:div w:id="261960784">
          <w:marLeft w:val="480"/>
          <w:marRight w:val="0"/>
          <w:marTop w:val="0"/>
          <w:marBottom w:val="0"/>
          <w:divBdr>
            <w:top w:val="none" w:sz="0" w:space="0" w:color="auto"/>
            <w:left w:val="none" w:sz="0" w:space="0" w:color="auto"/>
            <w:bottom w:val="none" w:sz="0" w:space="0" w:color="auto"/>
            <w:right w:val="none" w:sz="0" w:space="0" w:color="auto"/>
          </w:divBdr>
        </w:div>
        <w:div w:id="288586592">
          <w:marLeft w:val="480"/>
          <w:marRight w:val="0"/>
          <w:marTop w:val="0"/>
          <w:marBottom w:val="0"/>
          <w:divBdr>
            <w:top w:val="none" w:sz="0" w:space="0" w:color="auto"/>
            <w:left w:val="none" w:sz="0" w:space="0" w:color="auto"/>
            <w:bottom w:val="none" w:sz="0" w:space="0" w:color="auto"/>
            <w:right w:val="none" w:sz="0" w:space="0" w:color="auto"/>
          </w:divBdr>
        </w:div>
        <w:div w:id="364643991">
          <w:marLeft w:val="480"/>
          <w:marRight w:val="0"/>
          <w:marTop w:val="0"/>
          <w:marBottom w:val="0"/>
          <w:divBdr>
            <w:top w:val="none" w:sz="0" w:space="0" w:color="auto"/>
            <w:left w:val="none" w:sz="0" w:space="0" w:color="auto"/>
            <w:bottom w:val="none" w:sz="0" w:space="0" w:color="auto"/>
            <w:right w:val="none" w:sz="0" w:space="0" w:color="auto"/>
          </w:divBdr>
        </w:div>
        <w:div w:id="367532444">
          <w:marLeft w:val="480"/>
          <w:marRight w:val="0"/>
          <w:marTop w:val="0"/>
          <w:marBottom w:val="0"/>
          <w:divBdr>
            <w:top w:val="none" w:sz="0" w:space="0" w:color="auto"/>
            <w:left w:val="none" w:sz="0" w:space="0" w:color="auto"/>
            <w:bottom w:val="none" w:sz="0" w:space="0" w:color="auto"/>
            <w:right w:val="none" w:sz="0" w:space="0" w:color="auto"/>
          </w:divBdr>
        </w:div>
        <w:div w:id="374081418">
          <w:marLeft w:val="480"/>
          <w:marRight w:val="0"/>
          <w:marTop w:val="0"/>
          <w:marBottom w:val="0"/>
          <w:divBdr>
            <w:top w:val="none" w:sz="0" w:space="0" w:color="auto"/>
            <w:left w:val="none" w:sz="0" w:space="0" w:color="auto"/>
            <w:bottom w:val="none" w:sz="0" w:space="0" w:color="auto"/>
            <w:right w:val="none" w:sz="0" w:space="0" w:color="auto"/>
          </w:divBdr>
        </w:div>
        <w:div w:id="427194025">
          <w:marLeft w:val="480"/>
          <w:marRight w:val="0"/>
          <w:marTop w:val="0"/>
          <w:marBottom w:val="0"/>
          <w:divBdr>
            <w:top w:val="none" w:sz="0" w:space="0" w:color="auto"/>
            <w:left w:val="none" w:sz="0" w:space="0" w:color="auto"/>
            <w:bottom w:val="none" w:sz="0" w:space="0" w:color="auto"/>
            <w:right w:val="none" w:sz="0" w:space="0" w:color="auto"/>
          </w:divBdr>
        </w:div>
        <w:div w:id="449981966">
          <w:marLeft w:val="480"/>
          <w:marRight w:val="0"/>
          <w:marTop w:val="0"/>
          <w:marBottom w:val="0"/>
          <w:divBdr>
            <w:top w:val="none" w:sz="0" w:space="0" w:color="auto"/>
            <w:left w:val="none" w:sz="0" w:space="0" w:color="auto"/>
            <w:bottom w:val="none" w:sz="0" w:space="0" w:color="auto"/>
            <w:right w:val="none" w:sz="0" w:space="0" w:color="auto"/>
          </w:divBdr>
        </w:div>
        <w:div w:id="484124227">
          <w:marLeft w:val="480"/>
          <w:marRight w:val="0"/>
          <w:marTop w:val="0"/>
          <w:marBottom w:val="0"/>
          <w:divBdr>
            <w:top w:val="none" w:sz="0" w:space="0" w:color="auto"/>
            <w:left w:val="none" w:sz="0" w:space="0" w:color="auto"/>
            <w:bottom w:val="none" w:sz="0" w:space="0" w:color="auto"/>
            <w:right w:val="none" w:sz="0" w:space="0" w:color="auto"/>
          </w:divBdr>
        </w:div>
        <w:div w:id="486894752">
          <w:marLeft w:val="480"/>
          <w:marRight w:val="0"/>
          <w:marTop w:val="0"/>
          <w:marBottom w:val="0"/>
          <w:divBdr>
            <w:top w:val="none" w:sz="0" w:space="0" w:color="auto"/>
            <w:left w:val="none" w:sz="0" w:space="0" w:color="auto"/>
            <w:bottom w:val="none" w:sz="0" w:space="0" w:color="auto"/>
            <w:right w:val="none" w:sz="0" w:space="0" w:color="auto"/>
          </w:divBdr>
        </w:div>
        <w:div w:id="493880337">
          <w:marLeft w:val="480"/>
          <w:marRight w:val="0"/>
          <w:marTop w:val="0"/>
          <w:marBottom w:val="0"/>
          <w:divBdr>
            <w:top w:val="none" w:sz="0" w:space="0" w:color="auto"/>
            <w:left w:val="none" w:sz="0" w:space="0" w:color="auto"/>
            <w:bottom w:val="none" w:sz="0" w:space="0" w:color="auto"/>
            <w:right w:val="none" w:sz="0" w:space="0" w:color="auto"/>
          </w:divBdr>
        </w:div>
        <w:div w:id="495540520">
          <w:marLeft w:val="480"/>
          <w:marRight w:val="0"/>
          <w:marTop w:val="0"/>
          <w:marBottom w:val="0"/>
          <w:divBdr>
            <w:top w:val="none" w:sz="0" w:space="0" w:color="auto"/>
            <w:left w:val="none" w:sz="0" w:space="0" w:color="auto"/>
            <w:bottom w:val="none" w:sz="0" w:space="0" w:color="auto"/>
            <w:right w:val="none" w:sz="0" w:space="0" w:color="auto"/>
          </w:divBdr>
        </w:div>
        <w:div w:id="500312457">
          <w:marLeft w:val="480"/>
          <w:marRight w:val="0"/>
          <w:marTop w:val="0"/>
          <w:marBottom w:val="0"/>
          <w:divBdr>
            <w:top w:val="none" w:sz="0" w:space="0" w:color="auto"/>
            <w:left w:val="none" w:sz="0" w:space="0" w:color="auto"/>
            <w:bottom w:val="none" w:sz="0" w:space="0" w:color="auto"/>
            <w:right w:val="none" w:sz="0" w:space="0" w:color="auto"/>
          </w:divBdr>
        </w:div>
        <w:div w:id="507331241">
          <w:marLeft w:val="480"/>
          <w:marRight w:val="0"/>
          <w:marTop w:val="0"/>
          <w:marBottom w:val="0"/>
          <w:divBdr>
            <w:top w:val="none" w:sz="0" w:space="0" w:color="auto"/>
            <w:left w:val="none" w:sz="0" w:space="0" w:color="auto"/>
            <w:bottom w:val="none" w:sz="0" w:space="0" w:color="auto"/>
            <w:right w:val="none" w:sz="0" w:space="0" w:color="auto"/>
          </w:divBdr>
        </w:div>
        <w:div w:id="515077471">
          <w:marLeft w:val="480"/>
          <w:marRight w:val="0"/>
          <w:marTop w:val="0"/>
          <w:marBottom w:val="0"/>
          <w:divBdr>
            <w:top w:val="none" w:sz="0" w:space="0" w:color="auto"/>
            <w:left w:val="none" w:sz="0" w:space="0" w:color="auto"/>
            <w:bottom w:val="none" w:sz="0" w:space="0" w:color="auto"/>
            <w:right w:val="none" w:sz="0" w:space="0" w:color="auto"/>
          </w:divBdr>
        </w:div>
        <w:div w:id="549616967">
          <w:marLeft w:val="480"/>
          <w:marRight w:val="0"/>
          <w:marTop w:val="0"/>
          <w:marBottom w:val="0"/>
          <w:divBdr>
            <w:top w:val="none" w:sz="0" w:space="0" w:color="auto"/>
            <w:left w:val="none" w:sz="0" w:space="0" w:color="auto"/>
            <w:bottom w:val="none" w:sz="0" w:space="0" w:color="auto"/>
            <w:right w:val="none" w:sz="0" w:space="0" w:color="auto"/>
          </w:divBdr>
        </w:div>
        <w:div w:id="556206529">
          <w:marLeft w:val="480"/>
          <w:marRight w:val="0"/>
          <w:marTop w:val="0"/>
          <w:marBottom w:val="0"/>
          <w:divBdr>
            <w:top w:val="none" w:sz="0" w:space="0" w:color="auto"/>
            <w:left w:val="none" w:sz="0" w:space="0" w:color="auto"/>
            <w:bottom w:val="none" w:sz="0" w:space="0" w:color="auto"/>
            <w:right w:val="none" w:sz="0" w:space="0" w:color="auto"/>
          </w:divBdr>
        </w:div>
        <w:div w:id="571813192">
          <w:marLeft w:val="480"/>
          <w:marRight w:val="0"/>
          <w:marTop w:val="0"/>
          <w:marBottom w:val="0"/>
          <w:divBdr>
            <w:top w:val="none" w:sz="0" w:space="0" w:color="auto"/>
            <w:left w:val="none" w:sz="0" w:space="0" w:color="auto"/>
            <w:bottom w:val="none" w:sz="0" w:space="0" w:color="auto"/>
            <w:right w:val="none" w:sz="0" w:space="0" w:color="auto"/>
          </w:divBdr>
        </w:div>
        <w:div w:id="603196941">
          <w:marLeft w:val="480"/>
          <w:marRight w:val="0"/>
          <w:marTop w:val="0"/>
          <w:marBottom w:val="0"/>
          <w:divBdr>
            <w:top w:val="none" w:sz="0" w:space="0" w:color="auto"/>
            <w:left w:val="none" w:sz="0" w:space="0" w:color="auto"/>
            <w:bottom w:val="none" w:sz="0" w:space="0" w:color="auto"/>
            <w:right w:val="none" w:sz="0" w:space="0" w:color="auto"/>
          </w:divBdr>
        </w:div>
        <w:div w:id="608784223">
          <w:marLeft w:val="480"/>
          <w:marRight w:val="0"/>
          <w:marTop w:val="0"/>
          <w:marBottom w:val="0"/>
          <w:divBdr>
            <w:top w:val="none" w:sz="0" w:space="0" w:color="auto"/>
            <w:left w:val="none" w:sz="0" w:space="0" w:color="auto"/>
            <w:bottom w:val="none" w:sz="0" w:space="0" w:color="auto"/>
            <w:right w:val="none" w:sz="0" w:space="0" w:color="auto"/>
          </w:divBdr>
        </w:div>
        <w:div w:id="632714625">
          <w:marLeft w:val="480"/>
          <w:marRight w:val="0"/>
          <w:marTop w:val="0"/>
          <w:marBottom w:val="0"/>
          <w:divBdr>
            <w:top w:val="none" w:sz="0" w:space="0" w:color="auto"/>
            <w:left w:val="none" w:sz="0" w:space="0" w:color="auto"/>
            <w:bottom w:val="none" w:sz="0" w:space="0" w:color="auto"/>
            <w:right w:val="none" w:sz="0" w:space="0" w:color="auto"/>
          </w:divBdr>
        </w:div>
        <w:div w:id="651907998">
          <w:marLeft w:val="480"/>
          <w:marRight w:val="0"/>
          <w:marTop w:val="0"/>
          <w:marBottom w:val="0"/>
          <w:divBdr>
            <w:top w:val="none" w:sz="0" w:space="0" w:color="auto"/>
            <w:left w:val="none" w:sz="0" w:space="0" w:color="auto"/>
            <w:bottom w:val="none" w:sz="0" w:space="0" w:color="auto"/>
            <w:right w:val="none" w:sz="0" w:space="0" w:color="auto"/>
          </w:divBdr>
        </w:div>
        <w:div w:id="670526749">
          <w:marLeft w:val="480"/>
          <w:marRight w:val="0"/>
          <w:marTop w:val="0"/>
          <w:marBottom w:val="0"/>
          <w:divBdr>
            <w:top w:val="none" w:sz="0" w:space="0" w:color="auto"/>
            <w:left w:val="none" w:sz="0" w:space="0" w:color="auto"/>
            <w:bottom w:val="none" w:sz="0" w:space="0" w:color="auto"/>
            <w:right w:val="none" w:sz="0" w:space="0" w:color="auto"/>
          </w:divBdr>
        </w:div>
        <w:div w:id="689647091">
          <w:marLeft w:val="480"/>
          <w:marRight w:val="0"/>
          <w:marTop w:val="0"/>
          <w:marBottom w:val="0"/>
          <w:divBdr>
            <w:top w:val="none" w:sz="0" w:space="0" w:color="auto"/>
            <w:left w:val="none" w:sz="0" w:space="0" w:color="auto"/>
            <w:bottom w:val="none" w:sz="0" w:space="0" w:color="auto"/>
            <w:right w:val="none" w:sz="0" w:space="0" w:color="auto"/>
          </w:divBdr>
        </w:div>
        <w:div w:id="736511944">
          <w:marLeft w:val="480"/>
          <w:marRight w:val="0"/>
          <w:marTop w:val="0"/>
          <w:marBottom w:val="0"/>
          <w:divBdr>
            <w:top w:val="none" w:sz="0" w:space="0" w:color="auto"/>
            <w:left w:val="none" w:sz="0" w:space="0" w:color="auto"/>
            <w:bottom w:val="none" w:sz="0" w:space="0" w:color="auto"/>
            <w:right w:val="none" w:sz="0" w:space="0" w:color="auto"/>
          </w:divBdr>
        </w:div>
        <w:div w:id="738865087">
          <w:marLeft w:val="480"/>
          <w:marRight w:val="0"/>
          <w:marTop w:val="0"/>
          <w:marBottom w:val="0"/>
          <w:divBdr>
            <w:top w:val="none" w:sz="0" w:space="0" w:color="auto"/>
            <w:left w:val="none" w:sz="0" w:space="0" w:color="auto"/>
            <w:bottom w:val="none" w:sz="0" w:space="0" w:color="auto"/>
            <w:right w:val="none" w:sz="0" w:space="0" w:color="auto"/>
          </w:divBdr>
        </w:div>
        <w:div w:id="842666304">
          <w:marLeft w:val="480"/>
          <w:marRight w:val="0"/>
          <w:marTop w:val="0"/>
          <w:marBottom w:val="0"/>
          <w:divBdr>
            <w:top w:val="none" w:sz="0" w:space="0" w:color="auto"/>
            <w:left w:val="none" w:sz="0" w:space="0" w:color="auto"/>
            <w:bottom w:val="none" w:sz="0" w:space="0" w:color="auto"/>
            <w:right w:val="none" w:sz="0" w:space="0" w:color="auto"/>
          </w:divBdr>
        </w:div>
        <w:div w:id="973827217">
          <w:marLeft w:val="480"/>
          <w:marRight w:val="0"/>
          <w:marTop w:val="0"/>
          <w:marBottom w:val="0"/>
          <w:divBdr>
            <w:top w:val="none" w:sz="0" w:space="0" w:color="auto"/>
            <w:left w:val="none" w:sz="0" w:space="0" w:color="auto"/>
            <w:bottom w:val="none" w:sz="0" w:space="0" w:color="auto"/>
            <w:right w:val="none" w:sz="0" w:space="0" w:color="auto"/>
          </w:divBdr>
        </w:div>
        <w:div w:id="989289590">
          <w:marLeft w:val="480"/>
          <w:marRight w:val="0"/>
          <w:marTop w:val="0"/>
          <w:marBottom w:val="0"/>
          <w:divBdr>
            <w:top w:val="none" w:sz="0" w:space="0" w:color="auto"/>
            <w:left w:val="none" w:sz="0" w:space="0" w:color="auto"/>
            <w:bottom w:val="none" w:sz="0" w:space="0" w:color="auto"/>
            <w:right w:val="none" w:sz="0" w:space="0" w:color="auto"/>
          </w:divBdr>
        </w:div>
        <w:div w:id="996418716">
          <w:marLeft w:val="480"/>
          <w:marRight w:val="0"/>
          <w:marTop w:val="0"/>
          <w:marBottom w:val="0"/>
          <w:divBdr>
            <w:top w:val="none" w:sz="0" w:space="0" w:color="auto"/>
            <w:left w:val="none" w:sz="0" w:space="0" w:color="auto"/>
            <w:bottom w:val="none" w:sz="0" w:space="0" w:color="auto"/>
            <w:right w:val="none" w:sz="0" w:space="0" w:color="auto"/>
          </w:divBdr>
        </w:div>
        <w:div w:id="999381205">
          <w:marLeft w:val="480"/>
          <w:marRight w:val="0"/>
          <w:marTop w:val="0"/>
          <w:marBottom w:val="0"/>
          <w:divBdr>
            <w:top w:val="none" w:sz="0" w:space="0" w:color="auto"/>
            <w:left w:val="none" w:sz="0" w:space="0" w:color="auto"/>
            <w:bottom w:val="none" w:sz="0" w:space="0" w:color="auto"/>
            <w:right w:val="none" w:sz="0" w:space="0" w:color="auto"/>
          </w:divBdr>
        </w:div>
        <w:div w:id="1002782508">
          <w:marLeft w:val="480"/>
          <w:marRight w:val="0"/>
          <w:marTop w:val="0"/>
          <w:marBottom w:val="0"/>
          <w:divBdr>
            <w:top w:val="none" w:sz="0" w:space="0" w:color="auto"/>
            <w:left w:val="none" w:sz="0" w:space="0" w:color="auto"/>
            <w:bottom w:val="none" w:sz="0" w:space="0" w:color="auto"/>
            <w:right w:val="none" w:sz="0" w:space="0" w:color="auto"/>
          </w:divBdr>
        </w:div>
      </w:divsChild>
    </w:div>
    <w:div w:id="838272052">
      <w:bodyDiv w:val="1"/>
      <w:marLeft w:val="0"/>
      <w:marRight w:val="0"/>
      <w:marTop w:val="0"/>
      <w:marBottom w:val="0"/>
      <w:divBdr>
        <w:top w:val="none" w:sz="0" w:space="0" w:color="auto"/>
        <w:left w:val="none" w:sz="0" w:space="0" w:color="auto"/>
        <w:bottom w:val="none" w:sz="0" w:space="0" w:color="auto"/>
        <w:right w:val="none" w:sz="0" w:space="0" w:color="auto"/>
      </w:divBdr>
    </w:div>
    <w:div w:id="838497610">
      <w:bodyDiv w:val="1"/>
      <w:marLeft w:val="0"/>
      <w:marRight w:val="0"/>
      <w:marTop w:val="0"/>
      <w:marBottom w:val="0"/>
      <w:divBdr>
        <w:top w:val="none" w:sz="0" w:space="0" w:color="auto"/>
        <w:left w:val="none" w:sz="0" w:space="0" w:color="auto"/>
        <w:bottom w:val="none" w:sz="0" w:space="0" w:color="auto"/>
        <w:right w:val="none" w:sz="0" w:space="0" w:color="auto"/>
      </w:divBdr>
    </w:div>
    <w:div w:id="838732900">
      <w:bodyDiv w:val="1"/>
      <w:marLeft w:val="0"/>
      <w:marRight w:val="0"/>
      <w:marTop w:val="0"/>
      <w:marBottom w:val="0"/>
      <w:divBdr>
        <w:top w:val="none" w:sz="0" w:space="0" w:color="auto"/>
        <w:left w:val="none" w:sz="0" w:space="0" w:color="auto"/>
        <w:bottom w:val="none" w:sz="0" w:space="0" w:color="auto"/>
        <w:right w:val="none" w:sz="0" w:space="0" w:color="auto"/>
      </w:divBdr>
    </w:div>
    <w:div w:id="838958842">
      <w:bodyDiv w:val="1"/>
      <w:marLeft w:val="0"/>
      <w:marRight w:val="0"/>
      <w:marTop w:val="0"/>
      <w:marBottom w:val="0"/>
      <w:divBdr>
        <w:top w:val="none" w:sz="0" w:space="0" w:color="auto"/>
        <w:left w:val="none" w:sz="0" w:space="0" w:color="auto"/>
        <w:bottom w:val="none" w:sz="0" w:space="0" w:color="auto"/>
        <w:right w:val="none" w:sz="0" w:space="0" w:color="auto"/>
      </w:divBdr>
    </w:div>
    <w:div w:id="839468643">
      <w:bodyDiv w:val="1"/>
      <w:marLeft w:val="0"/>
      <w:marRight w:val="0"/>
      <w:marTop w:val="0"/>
      <w:marBottom w:val="0"/>
      <w:divBdr>
        <w:top w:val="none" w:sz="0" w:space="0" w:color="auto"/>
        <w:left w:val="none" w:sz="0" w:space="0" w:color="auto"/>
        <w:bottom w:val="none" w:sz="0" w:space="0" w:color="auto"/>
        <w:right w:val="none" w:sz="0" w:space="0" w:color="auto"/>
      </w:divBdr>
    </w:div>
    <w:div w:id="839470809">
      <w:bodyDiv w:val="1"/>
      <w:marLeft w:val="0"/>
      <w:marRight w:val="0"/>
      <w:marTop w:val="0"/>
      <w:marBottom w:val="0"/>
      <w:divBdr>
        <w:top w:val="none" w:sz="0" w:space="0" w:color="auto"/>
        <w:left w:val="none" w:sz="0" w:space="0" w:color="auto"/>
        <w:bottom w:val="none" w:sz="0" w:space="0" w:color="auto"/>
        <w:right w:val="none" w:sz="0" w:space="0" w:color="auto"/>
      </w:divBdr>
    </w:div>
    <w:div w:id="839581995">
      <w:bodyDiv w:val="1"/>
      <w:marLeft w:val="0"/>
      <w:marRight w:val="0"/>
      <w:marTop w:val="0"/>
      <w:marBottom w:val="0"/>
      <w:divBdr>
        <w:top w:val="none" w:sz="0" w:space="0" w:color="auto"/>
        <w:left w:val="none" w:sz="0" w:space="0" w:color="auto"/>
        <w:bottom w:val="none" w:sz="0" w:space="0" w:color="auto"/>
        <w:right w:val="none" w:sz="0" w:space="0" w:color="auto"/>
      </w:divBdr>
    </w:div>
    <w:div w:id="839655641">
      <w:bodyDiv w:val="1"/>
      <w:marLeft w:val="0"/>
      <w:marRight w:val="0"/>
      <w:marTop w:val="0"/>
      <w:marBottom w:val="0"/>
      <w:divBdr>
        <w:top w:val="none" w:sz="0" w:space="0" w:color="auto"/>
        <w:left w:val="none" w:sz="0" w:space="0" w:color="auto"/>
        <w:bottom w:val="none" w:sz="0" w:space="0" w:color="auto"/>
        <w:right w:val="none" w:sz="0" w:space="0" w:color="auto"/>
      </w:divBdr>
    </w:div>
    <w:div w:id="839851781">
      <w:bodyDiv w:val="1"/>
      <w:marLeft w:val="0"/>
      <w:marRight w:val="0"/>
      <w:marTop w:val="0"/>
      <w:marBottom w:val="0"/>
      <w:divBdr>
        <w:top w:val="none" w:sz="0" w:space="0" w:color="auto"/>
        <w:left w:val="none" w:sz="0" w:space="0" w:color="auto"/>
        <w:bottom w:val="none" w:sz="0" w:space="0" w:color="auto"/>
        <w:right w:val="none" w:sz="0" w:space="0" w:color="auto"/>
      </w:divBdr>
    </w:div>
    <w:div w:id="840320108">
      <w:bodyDiv w:val="1"/>
      <w:marLeft w:val="0"/>
      <w:marRight w:val="0"/>
      <w:marTop w:val="0"/>
      <w:marBottom w:val="0"/>
      <w:divBdr>
        <w:top w:val="none" w:sz="0" w:space="0" w:color="auto"/>
        <w:left w:val="none" w:sz="0" w:space="0" w:color="auto"/>
        <w:bottom w:val="none" w:sz="0" w:space="0" w:color="auto"/>
        <w:right w:val="none" w:sz="0" w:space="0" w:color="auto"/>
      </w:divBdr>
    </w:div>
    <w:div w:id="841310155">
      <w:bodyDiv w:val="1"/>
      <w:marLeft w:val="0"/>
      <w:marRight w:val="0"/>
      <w:marTop w:val="0"/>
      <w:marBottom w:val="0"/>
      <w:divBdr>
        <w:top w:val="none" w:sz="0" w:space="0" w:color="auto"/>
        <w:left w:val="none" w:sz="0" w:space="0" w:color="auto"/>
        <w:bottom w:val="none" w:sz="0" w:space="0" w:color="auto"/>
        <w:right w:val="none" w:sz="0" w:space="0" w:color="auto"/>
      </w:divBdr>
    </w:div>
    <w:div w:id="842818262">
      <w:bodyDiv w:val="1"/>
      <w:marLeft w:val="0"/>
      <w:marRight w:val="0"/>
      <w:marTop w:val="0"/>
      <w:marBottom w:val="0"/>
      <w:divBdr>
        <w:top w:val="none" w:sz="0" w:space="0" w:color="auto"/>
        <w:left w:val="none" w:sz="0" w:space="0" w:color="auto"/>
        <w:bottom w:val="none" w:sz="0" w:space="0" w:color="auto"/>
        <w:right w:val="none" w:sz="0" w:space="0" w:color="auto"/>
      </w:divBdr>
    </w:div>
    <w:div w:id="842932354">
      <w:bodyDiv w:val="1"/>
      <w:marLeft w:val="0"/>
      <w:marRight w:val="0"/>
      <w:marTop w:val="0"/>
      <w:marBottom w:val="0"/>
      <w:divBdr>
        <w:top w:val="none" w:sz="0" w:space="0" w:color="auto"/>
        <w:left w:val="none" w:sz="0" w:space="0" w:color="auto"/>
        <w:bottom w:val="none" w:sz="0" w:space="0" w:color="auto"/>
        <w:right w:val="none" w:sz="0" w:space="0" w:color="auto"/>
      </w:divBdr>
    </w:div>
    <w:div w:id="843087561">
      <w:bodyDiv w:val="1"/>
      <w:marLeft w:val="0"/>
      <w:marRight w:val="0"/>
      <w:marTop w:val="0"/>
      <w:marBottom w:val="0"/>
      <w:divBdr>
        <w:top w:val="none" w:sz="0" w:space="0" w:color="auto"/>
        <w:left w:val="none" w:sz="0" w:space="0" w:color="auto"/>
        <w:bottom w:val="none" w:sz="0" w:space="0" w:color="auto"/>
        <w:right w:val="none" w:sz="0" w:space="0" w:color="auto"/>
      </w:divBdr>
    </w:div>
    <w:div w:id="843521298">
      <w:bodyDiv w:val="1"/>
      <w:marLeft w:val="0"/>
      <w:marRight w:val="0"/>
      <w:marTop w:val="0"/>
      <w:marBottom w:val="0"/>
      <w:divBdr>
        <w:top w:val="none" w:sz="0" w:space="0" w:color="auto"/>
        <w:left w:val="none" w:sz="0" w:space="0" w:color="auto"/>
        <w:bottom w:val="none" w:sz="0" w:space="0" w:color="auto"/>
        <w:right w:val="none" w:sz="0" w:space="0" w:color="auto"/>
      </w:divBdr>
      <w:divsChild>
        <w:div w:id="43064754">
          <w:marLeft w:val="480"/>
          <w:marRight w:val="0"/>
          <w:marTop w:val="0"/>
          <w:marBottom w:val="0"/>
          <w:divBdr>
            <w:top w:val="none" w:sz="0" w:space="0" w:color="auto"/>
            <w:left w:val="none" w:sz="0" w:space="0" w:color="auto"/>
            <w:bottom w:val="none" w:sz="0" w:space="0" w:color="auto"/>
            <w:right w:val="none" w:sz="0" w:space="0" w:color="auto"/>
          </w:divBdr>
        </w:div>
        <w:div w:id="148520822">
          <w:marLeft w:val="480"/>
          <w:marRight w:val="0"/>
          <w:marTop w:val="0"/>
          <w:marBottom w:val="0"/>
          <w:divBdr>
            <w:top w:val="none" w:sz="0" w:space="0" w:color="auto"/>
            <w:left w:val="none" w:sz="0" w:space="0" w:color="auto"/>
            <w:bottom w:val="none" w:sz="0" w:space="0" w:color="auto"/>
            <w:right w:val="none" w:sz="0" w:space="0" w:color="auto"/>
          </w:divBdr>
        </w:div>
        <w:div w:id="189297463">
          <w:marLeft w:val="480"/>
          <w:marRight w:val="0"/>
          <w:marTop w:val="0"/>
          <w:marBottom w:val="0"/>
          <w:divBdr>
            <w:top w:val="none" w:sz="0" w:space="0" w:color="auto"/>
            <w:left w:val="none" w:sz="0" w:space="0" w:color="auto"/>
            <w:bottom w:val="none" w:sz="0" w:space="0" w:color="auto"/>
            <w:right w:val="none" w:sz="0" w:space="0" w:color="auto"/>
          </w:divBdr>
        </w:div>
        <w:div w:id="201090900">
          <w:marLeft w:val="480"/>
          <w:marRight w:val="0"/>
          <w:marTop w:val="0"/>
          <w:marBottom w:val="0"/>
          <w:divBdr>
            <w:top w:val="none" w:sz="0" w:space="0" w:color="auto"/>
            <w:left w:val="none" w:sz="0" w:space="0" w:color="auto"/>
            <w:bottom w:val="none" w:sz="0" w:space="0" w:color="auto"/>
            <w:right w:val="none" w:sz="0" w:space="0" w:color="auto"/>
          </w:divBdr>
        </w:div>
        <w:div w:id="237178996">
          <w:marLeft w:val="480"/>
          <w:marRight w:val="0"/>
          <w:marTop w:val="0"/>
          <w:marBottom w:val="0"/>
          <w:divBdr>
            <w:top w:val="none" w:sz="0" w:space="0" w:color="auto"/>
            <w:left w:val="none" w:sz="0" w:space="0" w:color="auto"/>
            <w:bottom w:val="none" w:sz="0" w:space="0" w:color="auto"/>
            <w:right w:val="none" w:sz="0" w:space="0" w:color="auto"/>
          </w:divBdr>
        </w:div>
        <w:div w:id="451946938">
          <w:marLeft w:val="480"/>
          <w:marRight w:val="0"/>
          <w:marTop w:val="0"/>
          <w:marBottom w:val="0"/>
          <w:divBdr>
            <w:top w:val="none" w:sz="0" w:space="0" w:color="auto"/>
            <w:left w:val="none" w:sz="0" w:space="0" w:color="auto"/>
            <w:bottom w:val="none" w:sz="0" w:space="0" w:color="auto"/>
            <w:right w:val="none" w:sz="0" w:space="0" w:color="auto"/>
          </w:divBdr>
        </w:div>
        <w:div w:id="458229392">
          <w:marLeft w:val="480"/>
          <w:marRight w:val="0"/>
          <w:marTop w:val="0"/>
          <w:marBottom w:val="0"/>
          <w:divBdr>
            <w:top w:val="none" w:sz="0" w:space="0" w:color="auto"/>
            <w:left w:val="none" w:sz="0" w:space="0" w:color="auto"/>
            <w:bottom w:val="none" w:sz="0" w:space="0" w:color="auto"/>
            <w:right w:val="none" w:sz="0" w:space="0" w:color="auto"/>
          </w:divBdr>
        </w:div>
        <w:div w:id="677192141">
          <w:marLeft w:val="480"/>
          <w:marRight w:val="0"/>
          <w:marTop w:val="0"/>
          <w:marBottom w:val="0"/>
          <w:divBdr>
            <w:top w:val="none" w:sz="0" w:space="0" w:color="auto"/>
            <w:left w:val="none" w:sz="0" w:space="0" w:color="auto"/>
            <w:bottom w:val="none" w:sz="0" w:space="0" w:color="auto"/>
            <w:right w:val="none" w:sz="0" w:space="0" w:color="auto"/>
          </w:divBdr>
        </w:div>
        <w:div w:id="717752293">
          <w:marLeft w:val="480"/>
          <w:marRight w:val="0"/>
          <w:marTop w:val="0"/>
          <w:marBottom w:val="0"/>
          <w:divBdr>
            <w:top w:val="none" w:sz="0" w:space="0" w:color="auto"/>
            <w:left w:val="none" w:sz="0" w:space="0" w:color="auto"/>
            <w:bottom w:val="none" w:sz="0" w:space="0" w:color="auto"/>
            <w:right w:val="none" w:sz="0" w:space="0" w:color="auto"/>
          </w:divBdr>
        </w:div>
        <w:div w:id="726539603">
          <w:marLeft w:val="480"/>
          <w:marRight w:val="0"/>
          <w:marTop w:val="0"/>
          <w:marBottom w:val="0"/>
          <w:divBdr>
            <w:top w:val="none" w:sz="0" w:space="0" w:color="auto"/>
            <w:left w:val="none" w:sz="0" w:space="0" w:color="auto"/>
            <w:bottom w:val="none" w:sz="0" w:space="0" w:color="auto"/>
            <w:right w:val="none" w:sz="0" w:space="0" w:color="auto"/>
          </w:divBdr>
        </w:div>
        <w:div w:id="762798420">
          <w:marLeft w:val="480"/>
          <w:marRight w:val="0"/>
          <w:marTop w:val="0"/>
          <w:marBottom w:val="0"/>
          <w:divBdr>
            <w:top w:val="none" w:sz="0" w:space="0" w:color="auto"/>
            <w:left w:val="none" w:sz="0" w:space="0" w:color="auto"/>
            <w:bottom w:val="none" w:sz="0" w:space="0" w:color="auto"/>
            <w:right w:val="none" w:sz="0" w:space="0" w:color="auto"/>
          </w:divBdr>
        </w:div>
        <w:div w:id="829448068">
          <w:marLeft w:val="480"/>
          <w:marRight w:val="0"/>
          <w:marTop w:val="0"/>
          <w:marBottom w:val="0"/>
          <w:divBdr>
            <w:top w:val="none" w:sz="0" w:space="0" w:color="auto"/>
            <w:left w:val="none" w:sz="0" w:space="0" w:color="auto"/>
            <w:bottom w:val="none" w:sz="0" w:space="0" w:color="auto"/>
            <w:right w:val="none" w:sz="0" w:space="0" w:color="auto"/>
          </w:divBdr>
        </w:div>
        <w:div w:id="890651018">
          <w:marLeft w:val="480"/>
          <w:marRight w:val="0"/>
          <w:marTop w:val="0"/>
          <w:marBottom w:val="0"/>
          <w:divBdr>
            <w:top w:val="none" w:sz="0" w:space="0" w:color="auto"/>
            <w:left w:val="none" w:sz="0" w:space="0" w:color="auto"/>
            <w:bottom w:val="none" w:sz="0" w:space="0" w:color="auto"/>
            <w:right w:val="none" w:sz="0" w:space="0" w:color="auto"/>
          </w:divBdr>
        </w:div>
        <w:div w:id="976299989">
          <w:marLeft w:val="480"/>
          <w:marRight w:val="0"/>
          <w:marTop w:val="0"/>
          <w:marBottom w:val="0"/>
          <w:divBdr>
            <w:top w:val="none" w:sz="0" w:space="0" w:color="auto"/>
            <w:left w:val="none" w:sz="0" w:space="0" w:color="auto"/>
            <w:bottom w:val="none" w:sz="0" w:space="0" w:color="auto"/>
            <w:right w:val="none" w:sz="0" w:space="0" w:color="auto"/>
          </w:divBdr>
        </w:div>
        <w:div w:id="1001084717">
          <w:marLeft w:val="480"/>
          <w:marRight w:val="0"/>
          <w:marTop w:val="0"/>
          <w:marBottom w:val="0"/>
          <w:divBdr>
            <w:top w:val="none" w:sz="0" w:space="0" w:color="auto"/>
            <w:left w:val="none" w:sz="0" w:space="0" w:color="auto"/>
            <w:bottom w:val="none" w:sz="0" w:space="0" w:color="auto"/>
            <w:right w:val="none" w:sz="0" w:space="0" w:color="auto"/>
          </w:divBdr>
        </w:div>
        <w:div w:id="1003554585">
          <w:marLeft w:val="480"/>
          <w:marRight w:val="0"/>
          <w:marTop w:val="0"/>
          <w:marBottom w:val="0"/>
          <w:divBdr>
            <w:top w:val="none" w:sz="0" w:space="0" w:color="auto"/>
            <w:left w:val="none" w:sz="0" w:space="0" w:color="auto"/>
            <w:bottom w:val="none" w:sz="0" w:space="0" w:color="auto"/>
            <w:right w:val="none" w:sz="0" w:space="0" w:color="auto"/>
          </w:divBdr>
        </w:div>
      </w:divsChild>
    </w:div>
    <w:div w:id="843782015">
      <w:bodyDiv w:val="1"/>
      <w:marLeft w:val="0"/>
      <w:marRight w:val="0"/>
      <w:marTop w:val="0"/>
      <w:marBottom w:val="0"/>
      <w:divBdr>
        <w:top w:val="none" w:sz="0" w:space="0" w:color="auto"/>
        <w:left w:val="none" w:sz="0" w:space="0" w:color="auto"/>
        <w:bottom w:val="none" w:sz="0" w:space="0" w:color="auto"/>
        <w:right w:val="none" w:sz="0" w:space="0" w:color="auto"/>
      </w:divBdr>
    </w:div>
    <w:div w:id="843936656">
      <w:bodyDiv w:val="1"/>
      <w:marLeft w:val="0"/>
      <w:marRight w:val="0"/>
      <w:marTop w:val="0"/>
      <w:marBottom w:val="0"/>
      <w:divBdr>
        <w:top w:val="none" w:sz="0" w:space="0" w:color="auto"/>
        <w:left w:val="none" w:sz="0" w:space="0" w:color="auto"/>
        <w:bottom w:val="none" w:sz="0" w:space="0" w:color="auto"/>
        <w:right w:val="none" w:sz="0" w:space="0" w:color="auto"/>
      </w:divBdr>
    </w:div>
    <w:div w:id="844125419">
      <w:bodyDiv w:val="1"/>
      <w:marLeft w:val="0"/>
      <w:marRight w:val="0"/>
      <w:marTop w:val="0"/>
      <w:marBottom w:val="0"/>
      <w:divBdr>
        <w:top w:val="none" w:sz="0" w:space="0" w:color="auto"/>
        <w:left w:val="none" w:sz="0" w:space="0" w:color="auto"/>
        <w:bottom w:val="none" w:sz="0" w:space="0" w:color="auto"/>
        <w:right w:val="none" w:sz="0" w:space="0" w:color="auto"/>
      </w:divBdr>
    </w:div>
    <w:div w:id="844129990">
      <w:bodyDiv w:val="1"/>
      <w:marLeft w:val="0"/>
      <w:marRight w:val="0"/>
      <w:marTop w:val="0"/>
      <w:marBottom w:val="0"/>
      <w:divBdr>
        <w:top w:val="none" w:sz="0" w:space="0" w:color="auto"/>
        <w:left w:val="none" w:sz="0" w:space="0" w:color="auto"/>
        <w:bottom w:val="none" w:sz="0" w:space="0" w:color="auto"/>
        <w:right w:val="none" w:sz="0" w:space="0" w:color="auto"/>
      </w:divBdr>
    </w:div>
    <w:div w:id="844175611">
      <w:bodyDiv w:val="1"/>
      <w:marLeft w:val="0"/>
      <w:marRight w:val="0"/>
      <w:marTop w:val="0"/>
      <w:marBottom w:val="0"/>
      <w:divBdr>
        <w:top w:val="none" w:sz="0" w:space="0" w:color="auto"/>
        <w:left w:val="none" w:sz="0" w:space="0" w:color="auto"/>
        <w:bottom w:val="none" w:sz="0" w:space="0" w:color="auto"/>
        <w:right w:val="none" w:sz="0" w:space="0" w:color="auto"/>
      </w:divBdr>
    </w:div>
    <w:div w:id="844326217">
      <w:bodyDiv w:val="1"/>
      <w:marLeft w:val="0"/>
      <w:marRight w:val="0"/>
      <w:marTop w:val="0"/>
      <w:marBottom w:val="0"/>
      <w:divBdr>
        <w:top w:val="none" w:sz="0" w:space="0" w:color="auto"/>
        <w:left w:val="none" w:sz="0" w:space="0" w:color="auto"/>
        <w:bottom w:val="none" w:sz="0" w:space="0" w:color="auto"/>
        <w:right w:val="none" w:sz="0" w:space="0" w:color="auto"/>
      </w:divBdr>
      <w:divsChild>
        <w:div w:id="3098926">
          <w:marLeft w:val="480"/>
          <w:marRight w:val="0"/>
          <w:marTop w:val="0"/>
          <w:marBottom w:val="0"/>
          <w:divBdr>
            <w:top w:val="none" w:sz="0" w:space="0" w:color="auto"/>
            <w:left w:val="none" w:sz="0" w:space="0" w:color="auto"/>
            <w:bottom w:val="none" w:sz="0" w:space="0" w:color="auto"/>
            <w:right w:val="none" w:sz="0" w:space="0" w:color="auto"/>
          </w:divBdr>
        </w:div>
        <w:div w:id="28337459">
          <w:marLeft w:val="480"/>
          <w:marRight w:val="0"/>
          <w:marTop w:val="0"/>
          <w:marBottom w:val="0"/>
          <w:divBdr>
            <w:top w:val="none" w:sz="0" w:space="0" w:color="auto"/>
            <w:left w:val="none" w:sz="0" w:space="0" w:color="auto"/>
            <w:bottom w:val="none" w:sz="0" w:space="0" w:color="auto"/>
            <w:right w:val="none" w:sz="0" w:space="0" w:color="auto"/>
          </w:divBdr>
        </w:div>
        <w:div w:id="41488495">
          <w:marLeft w:val="480"/>
          <w:marRight w:val="0"/>
          <w:marTop w:val="0"/>
          <w:marBottom w:val="0"/>
          <w:divBdr>
            <w:top w:val="none" w:sz="0" w:space="0" w:color="auto"/>
            <w:left w:val="none" w:sz="0" w:space="0" w:color="auto"/>
            <w:bottom w:val="none" w:sz="0" w:space="0" w:color="auto"/>
            <w:right w:val="none" w:sz="0" w:space="0" w:color="auto"/>
          </w:divBdr>
        </w:div>
        <w:div w:id="68777049">
          <w:marLeft w:val="480"/>
          <w:marRight w:val="0"/>
          <w:marTop w:val="0"/>
          <w:marBottom w:val="0"/>
          <w:divBdr>
            <w:top w:val="none" w:sz="0" w:space="0" w:color="auto"/>
            <w:left w:val="none" w:sz="0" w:space="0" w:color="auto"/>
            <w:bottom w:val="none" w:sz="0" w:space="0" w:color="auto"/>
            <w:right w:val="none" w:sz="0" w:space="0" w:color="auto"/>
          </w:divBdr>
        </w:div>
        <w:div w:id="70737479">
          <w:marLeft w:val="480"/>
          <w:marRight w:val="0"/>
          <w:marTop w:val="0"/>
          <w:marBottom w:val="0"/>
          <w:divBdr>
            <w:top w:val="none" w:sz="0" w:space="0" w:color="auto"/>
            <w:left w:val="none" w:sz="0" w:space="0" w:color="auto"/>
            <w:bottom w:val="none" w:sz="0" w:space="0" w:color="auto"/>
            <w:right w:val="none" w:sz="0" w:space="0" w:color="auto"/>
          </w:divBdr>
        </w:div>
        <w:div w:id="78144353">
          <w:marLeft w:val="480"/>
          <w:marRight w:val="0"/>
          <w:marTop w:val="0"/>
          <w:marBottom w:val="0"/>
          <w:divBdr>
            <w:top w:val="none" w:sz="0" w:space="0" w:color="auto"/>
            <w:left w:val="none" w:sz="0" w:space="0" w:color="auto"/>
            <w:bottom w:val="none" w:sz="0" w:space="0" w:color="auto"/>
            <w:right w:val="none" w:sz="0" w:space="0" w:color="auto"/>
          </w:divBdr>
        </w:div>
        <w:div w:id="101649578">
          <w:marLeft w:val="480"/>
          <w:marRight w:val="0"/>
          <w:marTop w:val="0"/>
          <w:marBottom w:val="0"/>
          <w:divBdr>
            <w:top w:val="none" w:sz="0" w:space="0" w:color="auto"/>
            <w:left w:val="none" w:sz="0" w:space="0" w:color="auto"/>
            <w:bottom w:val="none" w:sz="0" w:space="0" w:color="auto"/>
            <w:right w:val="none" w:sz="0" w:space="0" w:color="auto"/>
          </w:divBdr>
        </w:div>
        <w:div w:id="138769985">
          <w:marLeft w:val="480"/>
          <w:marRight w:val="0"/>
          <w:marTop w:val="0"/>
          <w:marBottom w:val="0"/>
          <w:divBdr>
            <w:top w:val="none" w:sz="0" w:space="0" w:color="auto"/>
            <w:left w:val="none" w:sz="0" w:space="0" w:color="auto"/>
            <w:bottom w:val="none" w:sz="0" w:space="0" w:color="auto"/>
            <w:right w:val="none" w:sz="0" w:space="0" w:color="auto"/>
          </w:divBdr>
        </w:div>
        <w:div w:id="147331865">
          <w:marLeft w:val="480"/>
          <w:marRight w:val="0"/>
          <w:marTop w:val="0"/>
          <w:marBottom w:val="0"/>
          <w:divBdr>
            <w:top w:val="none" w:sz="0" w:space="0" w:color="auto"/>
            <w:left w:val="none" w:sz="0" w:space="0" w:color="auto"/>
            <w:bottom w:val="none" w:sz="0" w:space="0" w:color="auto"/>
            <w:right w:val="none" w:sz="0" w:space="0" w:color="auto"/>
          </w:divBdr>
        </w:div>
        <w:div w:id="178937563">
          <w:marLeft w:val="480"/>
          <w:marRight w:val="0"/>
          <w:marTop w:val="0"/>
          <w:marBottom w:val="0"/>
          <w:divBdr>
            <w:top w:val="none" w:sz="0" w:space="0" w:color="auto"/>
            <w:left w:val="none" w:sz="0" w:space="0" w:color="auto"/>
            <w:bottom w:val="none" w:sz="0" w:space="0" w:color="auto"/>
            <w:right w:val="none" w:sz="0" w:space="0" w:color="auto"/>
          </w:divBdr>
        </w:div>
        <w:div w:id="218517507">
          <w:marLeft w:val="480"/>
          <w:marRight w:val="0"/>
          <w:marTop w:val="0"/>
          <w:marBottom w:val="0"/>
          <w:divBdr>
            <w:top w:val="none" w:sz="0" w:space="0" w:color="auto"/>
            <w:left w:val="none" w:sz="0" w:space="0" w:color="auto"/>
            <w:bottom w:val="none" w:sz="0" w:space="0" w:color="auto"/>
            <w:right w:val="none" w:sz="0" w:space="0" w:color="auto"/>
          </w:divBdr>
        </w:div>
        <w:div w:id="255863900">
          <w:marLeft w:val="480"/>
          <w:marRight w:val="0"/>
          <w:marTop w:val="0"/>
          <w:marBottom w:val="0"/>
          <w:divBdr>
            <w:top w:val="none" w:sz="0" w:space="0" w:color="auto"/>
            <w:left w:val="none" w:sz="0" w:space="0" w:color="auto"/>
            <w:bottom w:val="none" w:sz="0" w:space="0" w:color="auto"/>
            <w:right w:val="none" w:sz="0" w:space="0" w:color="auto"/>
          </w:divBdr>
        </w:div>
        <w:div w:id="312755554">
          <w:marLeft w:val="480"/>
          <w:marRight w:val="0"/>
          <w:marTop w:val="0"/>
          <w:marBottom w:val="0"/>
          <w:divBdr>
            <w:top w:val="none" w:sz="0" w:space="0" w:color="auto"/>
            <w:left w:val="none" w:sz="0" w:space="0" w:color="auto"/>
            <w:bottom w:val="none" w:sz="0" w:space="0" w:color="auto"/>
            <w:right w:val="none" w:sz="0" w:space="0" w:color="auto"/>
          </w:divBdr>
        </w:div>
        <w:div w:id="368991623">
          <w:marLeft w:val="480"/>
          <w:marRight w:val="0"/>
          <w:marTop w:val="0"/>
          <w:marBottom w:val="0"/>
          <w:divBdr>
            <w:top w:val="none" w:sz="0" w:space="0" w:color="auto"/>
            <w:left w:val="none" w:sz="0" w:space="0" w:color="auto"/>
            <w:bottom w:val="none" w:sz="0" w:space="0" w:color="auto"/>
            <w:right w:val="none" w:sz="0" w:space="0" w:color="auto"/>
          </w:divBdr>
        </w:div>
        <w:div w:id="411515780">
          <w:marLeft w:val="480"/>
          <w:marRight w:val="0"/>
          <w:marTop w:val="0"/>
          <w:marBottom w:val="0"/>
          <w:divBdr>
            <w:top w:val="none" w:sz="0" w:space="0" w:color="auto"/>
            <w:left w:val="none" w:sz="0" w:space="0" w:color="auto"/>
            <w:bottom w:val="none" w:sz="0" w:space="0" w:color="auto"/>
            <w:right w:val="none" w:sz="0" w:space="0" w:color="auto"/>
          </w:divBdr>
        </w:div>
        <w:div w:id="421806770">
          <w:marLeft w:val="480"/>
          <w:marRight w:val="0"/>
          <w:marTop w:val="0"/>
          <w:marBottom w:val="0"/>
          <w:divBdr>
            <w:top w:val="none" w:sz="0" w:space="0" w:color="auto"/>
            <w:left w:val="none" w:sz="0" w:space="0" w:color="auto"/>
            <w:bottom w:val="none" w:sz="0" w:space="0" w:color="auto"/>
            <w:right w:val="none" w:sz="0" w:space="0" w:color="auto"/>
          </w:divBdr>
        </w:div>
        <w:div w:id="492718412">
          <w:marLeft w:val="480"/>
          <w:marRight w:val="0"/>
          <w:marTop w:val="0"/>
          <w:marBottom w:val="0"/>
          <w:divBdr>
            <w:top w:val="none" w:sz="0" w:space="0" w:color="auto"/>
            <w:left w:val="none" w:sz="0" w:space="0" w:color="auto"/>
            <w:bottom w:val="none" w:sz="0" w:space="0" w:color="auto"/>
            <w:right w:val="none" w:sz="0" w:space="0" w:color="auto"/>
          </w:divBdr>
        </w:div>
        <w:div w:id="497694516">
          <w:marLeft w:val="480"/>
          <w:marRight w:val="0"/>
          <w:marTop w:val="0"/>
          <w:marBottom w:val="0"/>
          <w:divBdr>
            <w:top w:val="none" w:sz="0" w:space="0" w:color="auto"/>
            <w:left w:val="none" w:sz="0" w:space="0" w:color="auto"/>
            <w:bottom w:val="none" w:sz="0" w:space="0" w:color="auto"/>
            <w:right w:val="none" w:sz="0" w:space="0" w:color="auto"/>
          </w:divBdr>
        </w:div>
        <w:div w:id="507713644">
          <w:marLeft w:val="480"/>
          <w:marRight w:val="0"/>
          <w:marTop w:val="0"/>
          <w:marBottom w:val="0"/>
          <w:divBdr>
            <w:top w:val="none" w:sz="0" w:space="0" w:color="auto"/>
            <w:left w:val="none" w:sz="0" w:space="0" w:color="auto"/>
            <w:bottom w:val="none" w:sz="0" w:space="0" w:color="auto"/>
            <w:right w:val="none" w:sz="0" w:space="0" w:color="auto"/>
          </w:divBdr>
        </w:div>
        <w:div w:id="521239106">
          <w:marLeft w:val="480"/>
          <w:marRight w:val="0"/>
          <w:marTop w:val="0"/>
          <w:marBottom w:val="0"/>
          <w:divBdr>
            <w:top w:val="none" w:sz="0" w:space="0" w:color="auto"/>
            <w:left w:val="none" w:sz="0" w:space="0" w:color="auto"/>
            <w:bottom w:val="none" w:sz="0" w:space="0" w:color="auto"/>
            <w:right w:val="none" w:sz="0" w:space="0" w:color="auto"/>
          </w:divBdr>
        </w:div>
        <w:div w:id="532425090">
          <w:marLeft w:val="480"/>
          <w:marRight w:val="0"/>
          <w:marTop w:val="0"/>
          <w:marBottom w:val="0"/>
          <w:divBdr>
            <w:top w:val="none" w:sz="0" w:space="0" w:color="auto"/>
            <w:left w:val="none" w:sz="0" w:space="0" w:color="auto"/>
            <w:bottom w:val="none" w:sz="0" w:space="0" w:color="auto"/>
            <w:right w:val="none" w:sz="0" w:space="0" w:color="auto"/>
          </w:divBdr>
        </w:div>
        <w:div w:id="540173555">
          <w:marLeft w:val="480"/>
          <w:marRight w:val="0"/>
          <w:marTop w:val="0"/>
          <w:marBottom w:val="0"/>
          <w:divBdr>
            <w:top w:val="none" w:sz="0" w:space="0" w:color="auto"/>
            <w:left w:val="none" w:sz="0" w:space="0" w:color="auto"/>
            <w:bottom w:val="none" w:sz="0" w:space="0" w:color="auto"/>
            <w:right w:val="none" w:sz="0" w:space="0" w:color="auto"/>
          </w:divBdr>
        </w:div>
        <w:div w:id="707878530">
          <w:marLeft w:val="480"/>
          <w:marRight w:val="0"/>
          <w:marTop w:val="0"/>
          <w:marBottom w:val="0"/>
          <w:divBdr>
            <w:top w:val="none" w:sz="0" w:space="0" w:color="auto"/>
            <w:left w:val="none" w:sz="0" w:space="0" w:color="auto"/>
            <w:bottom w:val="none" w:sz="0" w:space="0" w:color="auto"/>
            <w:right w:val="none" w:sz="0" w:space="0" w:color="auto"/>
          </w:divBdr>
        </w:div>
        <w:div w:id="750467187">
          <w:marLeft w:val="480"/>
          <w:marRight w:val="0"/>
          <w:marTop w:val="0"/>
          <w:marBottom w:val="0"/>
          <w:divBdr>
            <w:top w:val="none" w:sz="0" w:space="0" w:color="auto"/>
            <w:left w:val="none" w:sz="0" w:space="0" w:color="auto"/>
            <w:bottom w:val="none" w:sz="0" w:space="0" w:color="auto"/>
            <w:right w:val="none" w:sz="0" w:space="0" w:color="auto"/>
          </w:divBdr>
        </w:div>
        <w:div w:id="751467730">
          <w:marLeft w:val="480"/>
          <w:marRight w:val="0"/>
          <w:marTop w:val="0"/>
          <w:marBottom w:val="0"/>
          <w:divBdr>
            <w:top w:val="none" w:sz="0" w:space="0" w:color="auto"/>
            <w:left w:val="none" w:sz="0" w:space="0" w:color="auto"/>
            <w:bottom w:val="none" w:sz="0" w:space="0" w:color="auto"/>
            <w:right w:val="none" w:sz="0" w:space="0" w:color="auto"/>
          </w:divBdr>
        </w:div>
        <w:div w:id="780876826">
          <w:marLeft w:val="480"/>
          <w:marRight w:val="0"/>
          <w:marTop w:val="0"/>
          <w:marBottom w:val="0"/>
          <w:divBdr>
            <w:top w:val="none" w:sz="0" w:space="0" w:color="auto"/>
            <w:left w:val="none" w:sz="0" w:space="0" w:color="auto"/>
            <w:bottom w:val="none" w:sz="0" w:space="0" w:color="auto"/>
            <w:right w:val="none" w:sz="0" w:space="0" w:color="auto"/>
          </w:divBdr>
        </w:div>
        <w:div w:id="921568035">
          <w:marLeft w:val="480"/>
          <w:marRight w:val="0"/>
          <w:marTop w:val="0"/>
          <w:marBottom w:val="0"/>
          <w:divBdr>
            <w:top w:val="none" w:sz="0" w:space="0" w:color="auto"/>
            <w:left w:val="none" w:sz="0" w:space="0" w:color="auto"/>
            <w:bottom w:val="none" w:sz="0" w:space="0" w:color="auto"/>
            <w:right w:val="none" w:sz="0" w:space="0" w:color="auto"/>
          </w:divBdr>
        </w:div>
        <w:div w:id="950404203">
          <w:marLeft w:val="480"/>
          <w:marRight w:val="0"/>
          <w:marTop w:val="0"/>
          <w:marBottom w:val="0"/>
          <w:divBdr>
            <w:top w:val="none" w:sz="0" w:space="0" w:color="auto"/>
            <w:left w:val="none" w:sz="0" w:space="0" w:color="auto"/>
            <w:bottom w:val="none" w:sz="0" w:space="0" w:color="auto"/>
            <w:right w:val="none" w:sz="0" w:space="0" w:color="auto"/>
          </w:divBdr>
        </w:div>
        <w:div w:id="953096674">
          <w:marLeft w:val="480"/>
          <w:marRight w:val="0"/>
          <w:marTop w:val="0"/>
          <w:marBottom w:val="0"/>
          <w:divBdr>
            <w:top w:val="none" w:sz="0" w:space="0" w:color="auto"/>
            <w:left w:val="none" w:sz="0" w:space="0" w:color="auto"/>
            <w:bottom w:val="none" w:sz="0" w:space="0" w:color="auto"/>
            <w:right w:val="none" w:sz="0" w:space="0" w:color="auto"/>
          </w:divBdr>
        </w:div>
        <w:div w:id="981807276">
          <w:marLeft w:val="480"/>
          <w:marRight w:val="0"/>
          <w:marTop w:val="0"/>
          <w:marBottom w:val="0"/>
          <w:divBdr>
            <w:top w:val="none" w:sz="0" w:space="0" w:color="auto"/>
            <w:left w:val="none" w:sz="0" w:space="0" w:color="auto"/>
            <w:bottom w:val="none" w:sz="0" w:space="0" w:color="auto"/>
            <w:right w:val="none" w:sz="0" w:space="0" w:color="auto"/>
          </w:divBdr>
        </w:div>
        <w:div w:id="982583954">
          <w:marLeft w:val="480"/>
          <w:marRight w:val="0"/>
          <w:marTop w:val="0"/>
          <w:marBottom w:val="0"/>
          <w:divBdr>
            <w:top w:val="none" w:sz="0" w:space="0" w:color="auto"/>
            <w:left w:val="none" w:sz="0" w:space="0" w:color="auto"/>
            <w:bottom w:val="none" w:sz="0" w:space="0" w:color="auto"/>
            <w:right w:val="none" w:sz="0" w:space="0" w:color="auto"/>
          </w:divBdr>
        </w:div>
        <w:div w:id="1005019183">
          <w:marLeft w:val="480"/>
          <w:marRight w:val="0"/>
          <w:marTop w:val="0"/>
          <w:marBottom w:val="0"/>
          <w:divBdr>
            <w:top w:val="none" w:sz="0" w:space="0" w:color="auto"/>
            <w:left w:val="none" w:sz="0" w:space="0" w:color="auto"/>
            <w:bottom w:val="none" w:sz="0" w:space="0" w:color="auto"/>
            <w:right w:val="none" w:sz="0" w:space="0" w:color="auto"/>
          </w:divBdr>
        </w:div>
      </w:divsChild>
    </w:div>
    <w:div w:id="844326510">
      <w:bodyDiv w:val="1"/>
      <w:marLeft w:val="0"/>
      <w:marRight w:val="0"/>
      <w:marTop w:val="0"/>
      <w:marBottom w:val="0"/>
      <w:divBdr>
        <w:top w:val="none" w:sz="0" w:space="0" w:color="auto"/>
        <w:left w:val="none" w:sz="0" w:space="0" w:color="auto"/>
        <w:bottom w:val="none" w:sz="0" w:space="0" w:color="auto"/>
        <w:right w:val="none" w:sz="0" w:space="0" w:color="auto"/>
      </w:divBdr>
    </w:div>
    <w:div w:id="844326899">
      <w:bodyDiv w:val="1"/>
      <w:marLeft w:val="0"/>
      <w:marRight w:val="0"/>
      <w:marTop w:val="0"/>
      <w:marBottom w:val="0"/>
      <w:divBdr>
        <w:top w:val="none" w:sz="0" w:space="0" w:color="auto"/>
        <w:left w:val="none" w:sz="0" w:space="0" w:color="auto"/>
        <w:bottom w:val="none" w:sz="0" w:space="0" w:color="auto"/>
        <w:right w:val="none" w:sz="0" w:space="0" w:color="auto"/>
      </w:divBdr>
    </w:div>
    <w:div w:id="844437705">
      <w:bodyDiv w:val="1"/>
      <w:marLeft w:val="0"/>
      <w:marRight w:val="0"/>
      <w:marTop w:val="0"/>
      <w:marBottom w:val="0"/>
      <w:divBdr>
        <w:top w:val="none" w:sz="0" w:space="0" w:color="auto"/>
        <w:left w:val="none" w:sz="0" w:space="0" w:color="auto"/>
        <w:bottom w:val="none" w:sz="0" w:space="0" w:color="auto"/>
        <w:right w:val="none" w:sz="0" w:space="0" w:color="auto"/>
      </w:divBdr>
    </w:div>
    <w:div w:id="844514800">
      <w:bodyDiv w:val="1"/>
      <w:marLeft w:val="0"/>
      <w:marRight w:val="0"/>
      <w:marTop w:val="0"/>
      <w:marBottom w:val="0"/>
      <w:divBdr>
        <w:top w:val="none" w:sz="0" w:space="0" w:color="auto"/>
        <w:left w:val="none" w:sz="0" w:space="0" w:color="auto"/>
        <w:bottom w:val="none" w:sz="0" w:space="0" w:color="auto"/>
        <w:right w:val="none" w:sz="0" w:space="0" w:color="auto"/>
      </w:divBdr>
    </w:div>
    <w:div w:id="844595163">
      <w:bodyDiv w:val="1"/>
      <w:marLeft w:val="0"/>
      <w:marRight w:val="0"/>
      <w:marTop w:val="0"/>
      <w:marBottom w:val="0"/>
      <w:divBdr>
        <w:top w:val="none" w:sz="0" w:space="0" w:color="auto"/>
        <w:left w:val="none" w:sz="0" w:space="0" w:color="auto"/>
        <w:bottom w:val="none" w:sz="0" w:space="0" w:color="auto"/>
        <w:right w:val="none" w:sz="0" w:space="0" w:color="auto"/>
      </w:divBdr>
    </w:div>
    <w:div w:id="844710842">
      <w:bodyDiv w:val="1"/>
      <w:marLeft w:val="0"/>
      <w:marRight w:val="0"/>
      <w:marTop w:val="0"/>
      <w:marBottom w:val="0"/>
      <w:divBdr>
        <w:top w:val="none" w:sz="0" w:space="0" w:color="auto"/>
        <w:left w:val="none" w:sz="0" w:space="0" w:color="auto"/>
        <w:bottom w:val="none" w:sz="0" w:space="0" w:color="auto"/>
        <w:right w:val="none" w:sz="0" w:space="0" w:color="auto"/>
      </w:divBdr>
    </w:div>
    <w:div w:id="845245784">
      <w:bodyDiv w:val="1"/>
      <w:marLeft w:val="0"/>
      <w:marRight w:val="0"/>
      <w:marTop w:val="0"/>
      <w:marBottom w:val="0"/>
      <w:divBdr>
        <w:top w:val="none" w:sz="0" w:space="0" w:color="auto"/>
        <w:left w:val="none" w:sz="0" w:space="0" w:color="auto"/>
        <w:bottom w:val="none" w:sz="0" w:space="0" w:color="auto"/>
        <w:right w:val="none" w:sz="0" w:space="0" w:color="auto"/>
      </w:divBdr>
    </w:div>
    <w:div w:id="845480328">
      <w:bodyDiv w:val="1"/>
      <w:marLeft w:val="0"/>
      <w:marRight w:val="0"/>
      <w:marTop w:val="0"/>
      <w:marBottom w:val="0"/>
      <w:divBdr>
        <w:top w:val="none" w:sz="0" w:space="0" w:color="auto"/>
        <w:left w:val="none" w:sz="0" w:space="0" w:color="auto"/>
        <w:bottom w:val="none" w:sz="0" w:space="0" w:color="auto"/>
        <w:right w:val="none" w:sz="0" w:space="0" w:color="auto"/>
      </w:divBdr>
    </w:div>
    <w:div w:id="845947232">
      <w:bodyDiv w:val="1"/>
      <w:marLeft w:val="0"/>
      <w:marRight w:val="0"/>
      <w:marTop w:val="0"/>
      <w:marBottom w:val="0"/>
      <w:divBdr>
        <w:top w:val="none" w:sz="0" w:space="0" w:color="auto"/>
        <w:left w:val="none" w:sz="0" w:space="0" w:color="auto"/>
        <w:bottom w:val="none" w:sz="0" w:space="0" w:color="auto"/>
        <w:right w:val="none" w:sz="0" w:space="0" w:color="auto"/>
      </w:divBdr>
      <w:divsChild>
        <w:div w:id="2586146">
          <w:marLeft w:val="480"/>
          <w:marRight w:val="0"/>
          <w:marTop w:val="0"/>
          <w:marBottom w:val="0"/>
          <w:divBdr>
            <w:top w:val="none" w:sz="0" w:space="0" w:color="auto"/>
            <w:left w:val="none" w:sz="0" w:space="0" w:color="auto"/>
            <w:bottom w:val="none" w:sz="0" w:space="0" w:color="auto"/>
            <w:right w:val="none" w:sz="0" w:space="0" w:color="auto"/>
          </w:divBdr>
        </w:div>
        <w:div w:id="29886781">
          <w:marLeft w:val="480"/>
          <w:marRight w:val="0"/>
          <w:marTop w:val="0"/>
          <w:marBottom w:val="0"/>
          <w:divBdr>
            <w:top w:val="none" w:sz="0" w:space="0" w:color="auto"/>
            <w:left w:val="none" w:sz="0" w:space="0" w:color="auto"/>
            <w:bottom w:val="none" w:sz="0" w:space="0" w:color="auto"/>
            <w:right w:val="none" w:sz="0" w:space="0" w:color="auto"/>
          </w:divBdr>
        </w:div>
        <w:div w:id="30157334">
          <w:marLeft w:val="480"/>
          <w:marRight w:val="0"/>
          <w:marTop w:val="0"/>
          <w:marBottom w:val="0"/>
          <w:divBdr>
            <w:top w:val="none" w:sz="0" w:space="0" w:color="auto"/>
            <w:left w:val="none" w:sz="0" w:space="0" w:color="auto"/>
            <w:bottom w:val="none" w:sz="0" w:space="0" w:color="auto"/>
            <w:right w:val="none" w:sz="0" w:space="0" w:color="auto"/>
          </w:divBdr>
        </w:div>
        <w:div w:id="33190360">
          <w:marLeft w:val="480"/>
          <w:marRight w:val="0"/>
          <w:marTop w:val="0"/>
          <w:marBottom w:val="0"/>
          <w:divBdr>
            <w:top w:val="none" w:sz="0" w:space="0" w:color="auto"/>
            <w:left w:val="none" w:sz="0" w:space="0" w:color="auto"/>
            <w:bottom w:val="none" w:sz="0" w:space="0" w:color="auto"/>
            <w:right w:val="none" w:sz="0" w:space="0" w:color="auto"/>
          </w:divBdr>
        </w:div>
        <w:div w:id="70736118">
          <w:marLeft w:val="480"/>
          <w:marRight w:val="0"/>
          <w:marTop w:val="0"/>
          <w:marBottom w:val="0"/>
          <w:divBdr>
            <w:top w:val="none" w:sz="0" w:space="0" w:color="auto"/>
            <w:left w:val="none" w:sz="0" w:space="0" w:color="auto"/>
            <w:bottom w:val="none" w:sz="0" w:space="0" w:color="auto"/>
            <w:right w:val="none" w:sz="0" w:space="0" w:color="auto"/>
          </w:divBdr>
        </w:div>
        <w:div w:id="82579771">
          <w:marLeft w:val="480"/>
          <w:marRight w:val="0"/>
          <w:marTop w:val="0"/>
          <w:marBottom w:val="0"/>
          <w:divBdr>
            <w:top w:val="none" w:sz="0" w:space="0" w:color="auto"/>
            <w:left w:val="none" w:sz="0" w:space="0" w:color="auto"/>
            <w:bottom w:val="none" w:sz="0" w:space="0" w:color="auto"/>
            <w:right w:val="none" w:sz="0" w:space="0" w:color="auto"/>
          </w:divBdr>
        </w:div>
        <w:div w:id="88235168">
          <w:marLeft w:val="480"/>
          <w:marRight w:val="0"/>
          <w:marTop w:val="0"/>
          <w:marBottom w:val="0"/>
          <w:divBdr>
            <w:top w:val="none" w:sz="0" w:space="0" w:color="auto"/>
            <w:left w:val="none" w:sz="0" w:space="0" w:color="auto"/>
            <w:bottom w:val="none" w:sz="0" w:space="0" w:color="auto"/>
            <w:right w:val="none" w:sz="0" w:space="0" w:color="auto"/>
          </w:divBdr>
        </w:div>
        <w:div w:id="106123427">
          <w:marLeft w:val="480"/>
          <w:marRight w:val="0"/>
          <w:marTop w:val="0"/>
          <w:marBottom w:val="0"/>
          <w:divBdr>
            <w:top w:val="none" w:sz="0" w:space="0" w:color="auto"/>
            <w:left w:val="none" w:sz="0" w:space="0" w:color="auto"/>
            <w:bottom w:val="none" w:sz="0" w:space="0" w:color="auto"/>
            <w:right w:val="none" w:sz="0" w:space="0" w:color="auto"/>
          </w:divBdr>
        </w:div>
        <w:div w:id="133253633">
          <w:marLeft w:val="480"/>
          <w:marRight w:val="0"/>
          <w:marTop w:val="0"/>
          <w:marBottom w:val="0"/>
          <w:divBdr>
            <w:top w:val="none" w:sz="0" w:space="0" w:color="auto"/>
            <w:left w:val="none" w:sz="0" w:space="0" w:color="auto"/>
            <w:bottom w:val="none" w:sz="0" w:space="0" w:color="auto"/>
            <w:right w:val="none" w:sz="0" w:space="0" w:color="auto"/>
          </w:divBdr>
        </w:div>
        <w:div w:id="139007439">
          <w:marLeft w:val="480"/>
          <w:marRight w:val="0"/>
          <w:marTop w:val="0"/>
          <w:marBottom w:val="0"/>
          <w:divBdr>
            <w:top w:val="none" w:sz="0" w:space="0" w:color="auto"/>
            <w:left w:val="none" w:sz="0" w:space="0" w:color="auto"/>
            <w:bottom w:val="none" w:sz="0" w:space="0" w:color="auto"/>
            <w:right w:val="none" w:sz="0" w:space="0" w:color="auto"/>
          </w:divBdr>
        </w:div>
        <w:div w:id="139273783">
          <w:marLeft w:val="480"/>
          <w:marRight w:val="0"/>
          <w:marTop w:val="0"/>
          <w:marBottom w:val="0"/>
          <w:divBdr>
            <w:top w:val="none" w:sz="0" w:space="0" w:color="auto"/>
            <w:left w:val="none" w:sz="0" w:space="0" w:color="auto"/>
            <w:bottom w:val="none" w:sz="0" w:space="0" w:color="auto"/>
            <w:right w:val="none" w:sz="0" w:space="0" w:color="auto"/>
          </w:divBdr>
        </w:div>
        <w:div w:id="143671323">
          <w:marLeft w:val="480"/>
          <w:marRight w:val="0"/>
          <w:marTop w:val="0"/>
          <w:marBottom w:val="0"/>
          <w:divBdr>
            <w:top w:val="none" w:sz="0" w:space="0" w:color="auto"/>
            <w:left w:val="none" w:sz="0" w:space="0" w:color="auto"/>
            <w:bottom w:val="none" w:sz="0" w:space="0" w:color="auto"/>
            <w:right w:val="none" w:sz="0" w:space="0" w:color="auto"/>
          </w:divBdr>
        </w:div>
        <w:div w:id="184098760">
          <w:marLeft w:val="480"/>
          <w:marRight w:val="0"/>
          <w:marTop w:val="0"/>
          <w:marBottom w:val="0"/>
          <w:divBdr>
            <w:top w:val="none" w:sz="0" w:space="0" w:color="auto"/>
            <w:left w:val="none" w:sz="0" w:space="0" w:color="auto"/>
            <w:bottom w:val="none" w:sz="0" w:space="0" w:color="auto"/>
            <w:right w:val="none" w:sz="0" w:space="0" w:color="auto"/>
          </w:divBdr>
        </w:div>
        <w:div w:id="192308769">
          <w:marLeft w:val="480"/>
          <w:marRight w:val="0"/>
          <w:marTop w:val="0"/>
          <w:marBottom w:val="0"/>
          <w:divBdr>
            <w:top w:val="none" w:sz="0" w:space="0" w:color="auto"/>
            <w:left w:val="none" w:sz="0" w:space="0" w:color="auto"/>
            <w:bottom w:val="none" w:sz="0" w:space="0" w:color="auto"/>
            <w:right w:val="none" w:sz="0" w:space="0" w:color="auto"/>
          </w:divBdr>
        </w:div>
        <w:div w:id="213006870">
          <w:marLeft w:val="480"/>
          <w:marRight w:val="0"/>
          <w:marTop w:val="0"/>
          <w:marBottom w:val="0"/>
          <w:divBdr>
            <w:top w:val="none" w:sz="0" w:space="0" w:color="auto"/>
            <w:left w:val="none" w:sz="0" w:space="0" w:color="auto"/>
            <w:bottom w:val="none" w:sz="0" w:space="0" w:color="auto"/>
            <w:right w:val="none" w:sz="0" w:space="0" w:color="auto"/>
          </w:divBdr>
        </w:div>
        <w:div w:id="232080506">
          <w:marLeft w:val="480"/>
          <w:marRight w:val="0"/>
          <w:marTop w:val="0"/>
          <w:marBottom w:val="0"/>
          <w:divBdr>
            <w:top w:val="none" w:sz="0" w:space="0" w:color="auto"/>
            <w:left w:val="none" w:sz="0" w:space="0" w:color="auto"/>
            <w:bottom w:val="none" w:sz="0" w:space="0" w:color="auto"/>
            <w:right w:val="none" w:sz="0" w:space="0" w:color="auto"/>
          </w:divBdr>
        </w:div>
        <w:div w:id="257369218">
          <w:marLeft w:val="480"/>
          <w:marRight w:val="0"/>
          <w:marTop w:val="0"/>
          <w:marBottom w:val="0"/>
          <w:divBdr>
            <w:top w:val="none" w:sz="0" w:space="0" w:color="auto"/>
            <w:left w:val="none" w:sz="0" w:space="0" w:color="auto"/>
            <w:bottom w:val="none" w:sz="0" w:space="0" w:color="auto"/>
            <w:right w:val="none" w:sz="0" w:space="0" w:color="auto"/>
          </w:divBdr>
        </w:div>
        <w:div w:id="265772307">
          <w:marLeft w:val="480"/>
          <w:marRight w:val="0"/>
          <w:marTop w:val="0"/>
          <w:marBottom w:val="0"/>
          <w:divBdr>
            <w:top w:val="none" w:sz="0" w:space="0" w:color="auto"/>
            <w:left w:val="none" w:sz="0" w:space="0" w:color="auto"/>
            <w:bottom w:val="none" w:sz="0" w:space="0" w:color="auto"/>
            <w:right w:val="none" w:sz="0" w:space="0" w:color="auto"/>
          </w:divBdr>
        </w:div>
        <w:div w:id="336465886">
          <w:marLeft w:val="480"/>
          <w:marRight w:val="0"/>
          <w:marTop w:val="0"/>
          <w:marBottom w:val="0"/>
          <w:divBdr>
            <w:top w:val="none" w:sz="0" w:space="0" w:color="auto"/>
            <w:left w:val="none" w:sz="0" w:space="0" w:color="auto"/>
            <w:bottom w:val="none" w:sz="0" w:space="0" w:color="auto"/>
            <w:right w:val="none" w:sz="0" w:space="0" w:color="auto"/>
          </w:divBdr>
        </w:div>
        <w:div w:id="361056244">
          <w:marLeft w:val="480"/>
          <w:marRight w:val="0"/>
          <w:marTop w:val="0"/>
          <w:marBottom w:val="0"/>
          <w:divBdr>
            <w:top w:val="none" w:sz="0" w:space="0" w:color="auto"/>
            <w:left w:val="none" w:sz="0" w:space="0" w:color="auto"/>
            <w:bottom w:val="none" w:sz="0" w:space="0" w:color="auto"/>
            <w:right w:val="none" w:sz="0" w:space="0" w:color="auto"/>
          </w:divBdr>
        </w:div>
        <w:div w:id="361177375">
          <w:marLeft w:val="480"/>
          <w:marRight w:val="0"/>
          <w:marTop w:val="0"/>
          <w:marBottom w:val="0"/>
          <w:divBdr>
            <w:top w:val="none" w:sz="0" w:space="0" w:color="auto"/>
            <w:left w:val="none" w:sz="0" w:space="0" w:color="auto"/>
            <w:bottom w:val="none" w:sz="0" w:space="0" w:color="auto"/>
            <w:right w:val="none" w:sz="0" w:space="0" w:color="auto"/>
          </w:divBdr>
        </w:div>
        <w:div w:id="375469039">
          <w:marLeft w:val="480"/>
          <w:marRight w:val="0"/>
          <w:marTop w:val="0"/>
          <w:marBottom w:val="0"/>
          <w:divBdr>
            <w:top w:val="none" w:sz="0" w:space="0" w:color="auto"/>
            <w:left w:val="none" w:sz="0" w:space="0" w:color="auto"/>
            <w:bottom w:val="none" w:sz="0" w:space="0" w:color="auto"/>
            <w:right w:val="none" w:sz="0" w:space="0" w:color="auto"/>
          </w:divBdr>
        </w:div>
        <w:div w:id="412972475">
          <w:marLeft w:val="480"/>
          <w:marRight w:val="0"/>
          <w:marTop w:val="0"/>
          <w:marBottom w:val="0"/>
          <w:divBdr>
            <w:top w:val="none" w:sz="0" w:space="0" w:color="auto"/>
            <w:left w:val="none" w:sz="0" w:space="0" w:color="auto"/>
            <w:bottom w:val="none" w:sz="0" w:space="0" w:color="auto"/>
            <w:right w:val="none" w:sz="0" w:space="0" w:color="auto"/>
          </w:divBdr>
        </w:div>
        <w:div w:id="504898691">
          <w:marLeft w:val="480"/>
          <w:marRight w:val="0"/>
          <w:marTop w:val="0"/>
          <w:marBottom w:val="0"/>
          <w:divBdr>
            <w:top w:val="none" w:sz="0" w:space="0" w:color="auto"/>
            <w:left w:val="none" w:sz="0" w:space="0" w:color="auto"/>
            <w:bottom w:val="none" w:sz="0" w:space="0" w:color="auto"/>
            <w:right w:val="none" w:sz="0" w:space="0" w:color="auto"/>
          </w:divBdr>
        </w:div>
        <w:div w:id="529421634">
          <w:marLeft w:val="480"/>
          <w:marRight w:val="0"/>
          <w:marTop w:val="0"/>
          <w:marBottom w:val="0"/>
          <w:divBdr>
            <w:top w:val="none" w:sz="0" w:space="0" w:color="auto"/>
            <w:left w:val="none" w:sz="0" w:space="0" w:color="auto"/>
            <w:bottom w:val="none" w:sz="0" w:space="0" w:color="auto"/>
            <w:right w:val="none" w:sz="0" w:space="0" w:color="auto"/>
          </w:divBdr>
        </w:div>
        <w:div w:id="574126757">
          <w:marLeft w:val="480"/>
          <w:marRight w:val="0"/>
          <w:marTop w:val="0"/>
          <w:marBottom w:val="0"/>
          <w:divBdr>
            <w:top w:val="none" w:sz="0" w:space="0" w:color="auto"/>
            <w:left w:val="none" w:sz="0" w:space="0" w:color="auto"/>
            <w:bottom w:val="none" w:sz="0" w:space="0" w:color="auto"/>
            <w:right w:val="none" w:sz="0" w:space="0" w:color="auto"/>
          </w:divBdr>
        </w:div>
        <w:div w:id="598609850">
          <w:marLeft w:val="480"/>
          <w:marRight w:val="0"/>
          <w:marTop w:val="0"/>
          <w:marBottom w:val="0"/>
          <w:divBdr>
            <w:top w:val="none" w:sz="0" w:space="0" w:color="auto"/>
            <w:left w:val="none" w:sz="0" w:space="0" w:color="auto"/>
            <w:bottom w:val="none" w:sz="0" w:space="0" w:color="auto"/>
            <w:right w:val="none" w:sz="0" w:space="0" w:color="auto"/>
          </w:divBdr>
        </w:div>
        <w:div w:id="602693602">
          <w:marLeft w:val="480"/>
          <w:marRight w:val="0"/>
          <w:marTop w:val="0"/>
          <w:marBottom w:val="0"/>
          <w:divBdr>
            <w:top w:val="none" w:sz="0" w:space="0" w:color="auto"/>
            <w:left w:val="none" w:sz="0" w:space="0" w:color="auto"/>
            <w:bottom w:val="none" w:sz="0" w:space="0" w:color="auto"/>
            <w:right w:val="none" w:sz="0" w:space="0" w:color="auto"/>
          </w:divBdr>
        </w:div>
        <w:div w:id="616452392">
          <w:marLeft w:val="480"/>
          <w:marRight w:val="0"/>
          <w:marTop w:val="0"/>
          <w:marBottom w:val="0"/>
          <w:divBdr>
            <w:top w:val="none" w:sz="0" w:space="0" w:color="auto"/>
            <w:left w:val="none" w:sz="0" w:space="0" w:color="auto"/>
            <w:bottom w:val="none" w:sz="0" w:space="0" w:color="auto"/>
            <w:right w:val="none" w:sz="0" w:space="0" w:color="auto"/>
          </w:divBdr>
        </w:div>
        <w:div w:id="631330344">
          <w:marLeft w:val="480"/>
          <w:marRight w:val="0"/>
          <w:marTop w:val="0"/>
          <w:marBottom w:val="0"/>
          <w:divBdr>
            <w:top w:val="none" w:sz="0" w:space="0" w:color="auto"/>
            <w:left w:val="none" w:sz="0" w:space="0" w:color="auto"/>
            <w:bottom w:val="none" w:sz="0" w:space="0" w:color="auto"/>
            <w:right w:val="none" w:sz="0" w:space="0" w:color="auto"/>
          </w:divBdr>
        </w:div>
        <w:div w:id="655956357">
          <w:marLeft w:val="480"/>
          <w:marRight w:val="0"/>
          <w:marTop w:val="0"/>
          <w:marBottom w:val="0"/>
          <w:divBdr>
            <w:top w:val="none" w:sz="0" w:space="0" w:color="auto"/>
            <w:left w:val="none" w:sz="0" w:space="0" w:color="auto"/>
            <w:bottom w:val="none" w:sz="0" w:space="0" w:color="auto"/>
            <w:right w:val="none" w:sz="0" w:space="0" w:color="auto"/>
          </w:divBdr>
        </w:div>
        <w:div w:id="657537391">
          <w:marLeft w:val="480"/>
          <w:marRight w:val="0"/>
          <w:marTop w:val="0"/>
          <w:marBottom w:val="0"/>
          <w:divBdr>
            <w:top w:val="none" w:sz="0" w:space="0" w:color="auto"/>
            <w:left w:val="none" w:sz="0" w:space="0" w:color="auto"/>
            <w:bottom w:val="none" w:sz="0" w:space="0" w:color="auto"/>
            <w:right w:val="none" w:sz="0" w:space="0" w:color="auto"/>
          </w:divBdr>
        </w:div>
        <w:div w:id="661353750">
          <w:marLeft w:val="480"/>
          <w:marRight w:val="0"/>
          <w:marTop w:val="0"/>
          <w:marBottom w:val="0"/>
          <w:divBdr>
            <w:top w:val="none" w:sz="0" w:space="0" w:color="auto"/>
            <w:left w:val="none" w:sz="0" w:space="0" w:color="auto"/>
            <w:bottom w:val="none" w:sz="0" w:space="0" w:color="auto"/>
            <w:right w:val="none" w:sz="0" w:space="0" w:color="auto"/>
          </w:divBdr>
        </w:div>
        <w:div w:id="698287161">
          <w:marLeft w:val="480"/>
          <w:marRight w:val="0"/>
          <w:marTop w:val="0"/>
          <w:marBottom w:val="0"/>
          <w:divBdr>
            <w:top w:val="none" w:sz="0" w:space="0" w:color="auto"/>
            <w:left w:val="none" w:sz="0" w:space="0" w:color="auto"/>
            <w:bottom w:val="none" w:sz="0" w:space="0" w:color="auto"/>
            <w:right w:val="none" w:sz="0" w:space="0" w:color="auto"/>
          </w:divBdr>
        </w:div>
        <w:div w:id="740755506">
          <w:marLeft w:val="480"/>
          <w:marRight w:val="0"/>
          <w:marTop w:val="0"/>
          <w:marBottom w:val="0"/>
          <w:divBdr>
            <w:top w:val="none" w:sz="0" w:space="0" w:color="auto"/>
            <w:left w:val="none" w:sz="0" w:space="0" w:color="auto"/>
            <w:bottom w:val="none" w:sz="0" w:space="0" w:color="auto"/>
            <w:right w:val="none" w:sz="0" w:space="0" w:color="auto"/>
          </w:divBdr>
        </w:div>
        <w:div w:id="745423839">
          <w:marLeft w:val="480"/>
          <w:marRight w:val="0"/>
          <w:marTop w:val="0"/>
          <w:marBottom w:val="0"/>
          <w:divBdr>
            <w:top w:val="none" w:sz="0" w:space="0" w:color="auto"/>
            <w:left w:val="none" w:sz="0" w:space="0" w:color="auto"/>
            <w:bottom w:val="none" w:sz="0" w:space="0" w:color="auto"/>
            <w:right w:val="none" w:sz="0" w:space="0" w:color="auto"/>
          </w:divBdr>
        </w:div>
        <w:div w:id="755978411">
          <w:marLeft w:val="480"/>
          <w:marRight w:val="0"/>
          <w:marTop w:val="0"/>
          <w:marBottom w:val="0"/>
          <w:divBdr>
            <w:top w:val="none" w:sz="0" w:space="0" w:color="auto"/>
            <w:left w:val="none" w:sz="0" w:space="0" w:color="auto"/>
            <w:bottom w:val="none" w:sz="0" w:space="0" w:color="auto"/>
            <w:right w:val="none" w:sz="0" w:space="0" w:color="auto"/>
          </w:divBdr>
        </w:div>
        <w:div w:id="760293398">
          <w:marLeft w:val="480"/>
          <w:marRight w:val="0"/>
          <w:marTop w:val="0"/>
          <w:marBottom w:val="0"/>
          <w:divBdr>
            <w:top w:val="none" w:sz="0" w:space="0" w:color="auto"/>
            <w:left w:val="none" w:sz="0" w:space="0" w:color="auto"/>
            <w:bottom w:val="none" w:sz="0" w:space="0" w:color="auto"/>
            <w:right w:val="none" w:sz="0" w:space="0" w:color="auto"/>
          </w:divBdr>
        </w:div>
        <w:div w:id="797722520">
          <w:marLeft w:val="480"/>
          <w:marRight w:val="0"/>
          <w:marTop w:val="0"/>
          <w:marBottom w:val="0"/>
          <w:divBdr>
            <w:top w:val="none" w:sz="0" w:space="0" w:color="auto"/>
            <w:left w:val="none" w:sz="0" w:space="0" w:color="auto"/>
            <w:bottom w:val="none" w:sz="0" w:space="0" w:color="auto"/>
            <w:right w:val="none" w:sz="0" w:space="0" w:color="auto"/>
          </w:divBdr>
        </w:div>
        <w:div w:id="811563343">
          <w:marLeft w:val="480"/>
          <w:marRight w:val="0"/>
          <w:marTop w:val="0"/>
          <w:marBottom w:val="0"/>
          <w:divBdr>
            <w:top w:val="none" w:sz="0" w:space="0" w:color="auto"/>
            <w:left w:val="none" w:sz="0" w:space="0" w:color="auto"/>
            <w:bottom w:val="none" w:sz="0" w:space="0" w:color="auto"/>
            <w:right w:val="none" w:sz="0" w:space="0" w:color="auto"/>
          </w:divBdr>
        </w:div>
        <w:div w:id="818232289">
          <w:marLeft w:val="480"/>
          <w:marRight w:val="0"/>
          <w:marTop w:val="0"/>
          <w:marBottom w:val="0"/>
          <w:divBdr>
            <w:top w:val="none" w:sz="0" w:space="0" w:color="auto"/>
            <w:left w:val="none" w:sz="0" w:space="0" w:color="auto"/>
            <w:bottom w:val="none" w:sz="0" w:space="0" w:color="auto"/>
            <w:right w:val="none" w:sz="0" w:space="0" w:color="auto"/>
          </w:divBdr>
        </w:div>
        <w:div w:id="853610617">
          <w:marLeft w:val="480"/>
          <w:marRight w:val="0"/>
          <w:marTop w:val="0"/>
          <w:marBottom w:val="0"/>
          <w:divBdr>
            <w:top w:val="none" w:sz="0" w:space="0" w:color="auto"/>
            <w:left w:val="none" w:sz="0" w:space="0" w:color="auto"/>
            <w:bottom w:val="none" w:sz="0" w:space="0" w:color="auto"/>
            <w:right w:val="none" w:sz="0" w:space="0" w:color="auto"/>
          </w:divBdr>
        </w:div>
        <w:div w:id="866481090">
          <w:marLeft w:val="480"/>
          <w:marRight w:val="0"/>
          <w:marTop w:val="0"/>
          <w:marBottom w:val="0"/>
          <w:divBdr>
            <w:top w:val="none" w:sz="0" w:space="0" w:color="auto"/>
            <w:left w:val="none" w:sz="0" w:space="0" w:color="auto"/>
            <w:bottom w:val="none" w:sz="0" w:space="0" w:color="auto"/>
            <w:right w:val="none" w:sz="0" w:space="0" w:color="auto"/>
          </w:divBdr>
        </w:div>
        <w:div w:id="899513154">
          <w:marLeft w:val="480"/>
          <w:marRight w:val="0"/>
          <w:marTop w:val="0"/>
          <w:marBottom w:val="0"/>
          <w:divBdr>
            <w:top w:val="none" w:sz="0" w:space="0" w:color="auto"/>
            <w:left w:val="none" w:sz="0" w:space="0" w:color="auto"/>
            <w:bottom w:val="none" w:sz="0" w:space="0" w:color="auto"/>
            <w:right w:val="none" w:sz="0" w:space="0" w:color="auto"/>
          </w:divBdr>
        </w:div>
        <w:div w:id="914358418">
          <w:marLeft w:val="480"/>
          <w:marRight w:val="0"/>
          <w:marTop w:val="0"/>
          <w:marBottom w:val="0"/>
          <w:divBdr>
            <w:top w:val="none" w:sz="0" w:space="0" w:color="auto"/>
            <w:left w:val="none" w:sz="0" w:space="0" w:color="auto"/>
            <w:bottom w:val="none" w:sz="0" w:space="0" w:color="auto"/>
            <w:right w:val="none" w:sz="0" w:space="0" w:color="auto"/>
          </w:divBdr>
        </w:div>
        <w:div w:id="979578692">
          <w:marLeft w:val="480"/>
          <w:marRight w:val="0"/>
          <w:marTop w:val="0"/>
          <w:marBottom w:val="0"/>
          <w:divBdr>
            <w:top w:val="none" w:sz="0" w:space="0" w:color="auto"/>
            <w:left w:val="none" w:sz="0" w:space="0" w:color="auto"/>
            <w:bottom w:val="none" w:sz="0" w:space="0" w:color="auto"/>
            <w:right w:val="none" w:sz="0" w:space="0" w:color="auto"/>
          </w:divBdr>
        </w:div>
        <w:div w:id="984048695">
          <w:marLeft w:val="480"/>
          <w:marRight w:val="0"/>
          <w:marTop w:val="0"/>
          <w:marBottom w:val="0"/>
          <w:divBdr>
            <w:top w:val="none" w:sz="0" w:space="0" w:color="auto"/>
            <w:left w:val="none" w:sz="0" w:space="0" w:color="auto"/>
            <w:bottom w:val="none" w:sz="0" w:space="0" w:color="auto"/>
            <w:right w:val="none" w:sz="0" w:space="0" w:color="auto"/>
          </w:divBdr>
        </w:div>
        <w:div w:id="987519456">
          <w:marLeft w:val="480"/>
          <w:marRight w:val="0"/>
          <w:marTop w:val="0"/>
          <w:marBottom w:val="0"/>
          <w:divBdr>
            <w:top w:val="none" w:sz="0" w:space="0" w:color="auto"/>
            <w:left w:val="none" w:sz="0" w:space="0" w:color="auto"/>
            <w:bottom w:val="none" w:sz="0" w:space="0" w:color="auto"/>
            <w:right w:val="none" w:sz="0" w:space="0" w:color="auto"/>
          </w:divBdr>
        </w:div>
      </w:divsChild>
    </w:div>
    <w:div w:id="846016357">
      <w:bodyDiv w:val="1"/>
      <w:marLeft w:val="0"/>
      <w:marRight w:val="0"/>
      <w:marTop w:val="0"/>
      <w:marBottom w:val="0"/>
      <w:divBdr>
        <w:top w:val="none" w:sz="0" w:space="0" w:color="auto"/>
        <w:left w:val="none" w:sz="0" w:space="0" w:color="auto"/>
        <w:bottom w:val="none" w:sz="0" w:space="0" w:color="auto"/>
        <w:right w:val="none" w:sz="0" w:space="0" w:color="auto"/>
      </w:divBdr>
    </w:div>
    <w:div w:id="846091138">
      <w:bodyDiv w:val="1"/>
      <w:marLeft w:val="0"/>
      <w:marRight w:val="0"/>
      <w:marTop w:val="0"/>
      <w:marBottom w:val="0"/>
      <w:divBdr>
        <w:top w:val="none" w:sz="0" w:space="0" w:color="auto"/>
        <w:left w:val="none" w:sz="0" w:space="0" w:color="auto"/>
        <w:bottom w:val="none" w:sz="0" w:space="0" w:color="auto"/>
        <w:right w:val="none" w:sz="0" w:space="0" w:color="auto"/>
      </w:divBdr>
      <w:divsChild>
        <w:div w:id="12609485">
          <w:marLeft w:val="480"/>
          <w:marRight w:val="0"/>
          <w:marTop w:val="0"/>
          <w:marBottom w:val="0"/>
          <w:divBdr>
            <w:top w:val="none" w:sz="0" w:space="0" w:color="auto"/>
            <w:left w:val="none" w:sz="0" w:space="0" w:color="auto"/>
            <w:bottom w:val="none" w:sz="0" w:space="0" w:color="auto"/>
            <w:right w:val="none" w:sz="0" w:space="0" w:color="auto"/>
          </w:divBdr>
        </w:div>
        <w:div w:id="80954676">
          <w:marLeft w:val="480"/>
          <w:marRight w:val="0"/>
          <w:marTop w:val="0"/>
          <w:marBottom w:val="0"/>
          <w:divBdr>
            <w:top w:val="none" w:sz="0" w:space="0" w:color="auto"/>
            <w:left w:val="none" w:sz="0" w:space="0" w:color="auto"/>
            <w:bottom w:val="none" w:sz="0" w:space="0" w:color="auto"/>
            <w:right w:val="none" w:sz="0" w:space="0" w:color="auto"/>
          </w:divBdr>
        </w:div>
        <w:div w:id="96685263">
          <w:marLeft w:val="480"/>
          <w:marRight w:val="0"/>
          <w:marTop w:val="0"/>
          <w:marBottom w:val="0"/>
          <w:divBdr>
            <w:top w:val="none" w:sz="0" w:space="0" w:color="auto"/>
            <w:left w:val="none" w:sz="0" w:space="0" w:color="auto"/>
            <w:bottom w:val="none" w:sz="0" w:space="0" w:color="auto"/>
            <w:right w:val="none" w:sz="0" w:space="0" w:color="auto"/>
          </w:divBdr>
        </w:div>
        <w:div w:id="119762274">
          <w:marLeft w:val="480"/>
          <w:marRight w:val="0"/>
          <w:marTop w:val="0"/>
          <w:marBottom w:val="0"/>
          <w:divBdr>
            <w:top w:val="none" w:sz="0" w:space="0" w:color="auto"/>
            <w:left w:val="none" w:sz="0" w:space="0" w:color="auto"/>
            <w:bottom w:val="none" w:sz="0" w:space="0" w:color="auto"/>
            <w:right w:val="none" w:sz="0" w:space="0" w:color="auto"/>
          </w:divBdr>
        </w:div>
        <w:div w:id="145630554">
          <w:marLeft w:val="480"/>
          <w:marRight w:val="0"/>
          <w:marTop w:val="0"/>
          <w:marBottom w:val="0"/>
          <w:divBdr>
            <w:top w:val="none" w:sz="0" w:space="0" w:color="auto"/>
            <w:left w:val="none" w:sz="0" w:space="0" w:color="auto"/>
            <w:bottom w:val="none" w:sz="0" w:space="0" w:color="auto"/>
            <w:right w:val="none" w:sz="0" w:space="0" w:color="auto"/>
          </w:divBdr>
        </w:div>
        <w:div w:id="170216340">
          <w:marLeft w:val="480"/>
          <w:marRight w:val="0"/>
          <w:marTop w:val="0"/>
          <w:marBottom w:val="0"/>
          <w:divBdr>
            <w:top w:val="none" w:sz="0" w:space="0" w:color="auto"/>
            <w:left w:val="none" w:sz="0" w:space="0" w:color="auto"/>
            <w:bottom w:val="none" w:sz="0" w:space="0" w:color="auto"/>
            <w:right w:val="none" w:sz="0" w:space="0" w:color="auto"/>
          </w:divBdr>
        </w:div>
        <w:div w:id="179899183">
          <w:marLeft w:val="480"/>
          <w:marRight w:val="0"/>
          <w:marTop w:val="0"/>
          <w:marBottom w:val="0"/>
          <w:divBdr>
            <w:top w:val="none" w:sz="0" w:space="0" w:color="auto"/>
            <w:left w:val="none" w:sz="0" w:space="0" w:color="auto"/>
            <w:bottom w:val="none" w:sz="0" w:space="0" w:color="auto"/>
            <w:right w:val="none" w:sz="0" w:space="0" w:color="auto"/>
          </w:divBdr>
        </w:div>
        <w:div w:id="197163765">
          <w:marLeft w:val="480"/>
          <w:marRight w:val="0"/>
          <w:marTop w:val="0"/>
          <w:marBottom w:val="0"/>
          <w:divBdr>
            <w:top w:val="none" w:sz="0" w:space="0" w:color="auto"/>
            <w:left w:val="none" w:sz="0" w:space="0" w:color="auto"/>
            <w:bottom w:val="none" w:sz="0" w:space="0" w:color="auto"/>
            <w:right w:val="none" w:sz="0" w:space="0" w:color="auto"/>
          </w:divBdr>
        </w:div>
        <w:div w:id="203755633">
          <w:marLeft w:val="480"/>
          <w:marRight w:val="0"/>
          <w:marTop w:val="0"/>
          <w:marBottom w:val="0"/>
          <w:divBdr>
            <w:top w:val="none" w:sz="0" w:space="0" w:color="auto"/>
            <w:left w:val="none" w:sz="0" w:space="0" w:color="auto"/>
            <w:bottom w:val="none" w:sz="0" w:space="0" w:color="auto"/>
            <w:right w:val="none" w:sz="0" w:space="0" w:color="auto"/>
          </w:divBdr>
        </w:div>
        <w:div w:id="226494832">
          <w:marLeft w:val="480"/>
          <w:marRight w:val="0"/>
          <w:marTop w:val="0"/>
          <w:marBottom w:val="0"/>
          <w:divBdr>
            <w:top w:val="none" w:sz="0" w:space="0" w:color="auto"/>
            <w:left w:val="none" w:sz="0" w:space="0" w:color="auto"/>
            <w:bottom w:val="none" w:sz="0" w:space="0" w:color="auto"/>
            <w:right w:val="none" w:sz="0" w:space="0" w:color="auto"/>
          </w:divBdr>
        </w:div>
        <w:div w:id="280184251">
          <w:marLeft w:val="480"/>
          <w:marRight w:val="0"/>
          <w:marTop w:val="0"/>
          <w:marBottom w:val="0"/>
          <w:divBdr>
            <w:top w:val="none" w:sz="0" w:space="0" w:color="auto"/>
            <w:left w:val="none" w:sz="0" w:space="0" w:color="auto"/>
            <w:bottom w:val="none" w:sz="0" w:space="0" w:color="auto"/>
            <w:right w:val="none" w:sz="0" w:space="0" w:color="auto"/>
          </w:divBdr>
        </w:div>
        <w:div w:id="286544960">
          <w:marLeft w:val="480"/>
          <w:marRight w:val="0"/>
          <w:marTop w:val="0"/>
          <w:marBottom w:val="0"/>
          <w:divBdr>
            <w:top w:val="none" w:sz="0" w:space="0" w:color="auto"/>
            <w:left w:val="none" w:sz="0" w:space="0" w:color="auto"/>
            <w:bottom w:val="none" w:sz="0" w:space="0" w:color="auto"/>
            <w:right w:val="none" w:sz="0" w:space="0" w:color="auto"/>
          </w:divBdr>
        </w:div>
        <w:div w:id="308289989">
          <w:marLeft w:val="480"/>
          <w:marRight w:val="0"/>
          <w:marTop w:val="0"/>
          <w:marBottom w:val="0"/>
          <w:divBdr>
            <w:top w:val="none" w:sz="0" w:space="0" w:color="auto"/>
            <w:left w:val="none" w:sz="0" w:space="0" w:color="auto"/>
            <w:bottom w:val="none" w:sz="0" w:space="0" w:color="auto"/>
            <w:right w:val="none" w:sz="0" w:space="0" w:color="auto"/>
          </w:divBdr>
        </w:div>
        <w:div w:id="318077080">
          <w:marLeft w:val="480"/>
          <w:marRight w:val="0"/>
          <w:marTop w:val="0"/>
          <w:marBottom w:val="0"/>
          <w:divBdr>
            <w:top w:val="none" w:sz="0" w:space="0" w:color="auto"/>
            <w:left w:val="none" w:sz="0" w:space="0" w:color="auto"/>
            <w:bottom w:val="none" w:sz="0" w:space="0" w:color="auto"/>
            <w:right w:val="none" w:sz="0" w:space="0" w:color="auto"/>
          </w:divBdr>
        </w:div>
        <w:div w:id="338893605">
          <w:marLeft w:val="480"/>
          <w:marRight w:val="0"/>
          <w:marTop w:val="0"/>
          <w:marBottom w:val="0"/>
          <w:divBdr>
            <w:top w:val="none" w:sz="0" w:space="0" w:color="auto"/>
            <w:left w:val="none" w:sz="0" w:space="0" w:color="auto"/>
            <w:bottom w:val="none" w:sz="0" w:space="0" w:color="auto"/>
            <w:right w:val="none" w:sz="0" w:space="0" w:color="auto"/>
          </w:divBdr>
        </w:div>
        <w:div w:id="359862335">
          <w:marLeft w:val="480"/>
          <w:marRight w:val="0"/>
          <w:marTop w:val="0"/>
          <w:marBottom w:val="0"/>
          <w:divBdr>
            <w:top w:val="none" w:sz="0" w:space="0" w:color="auto"/>
            <w:left w:val="none" w:sz="0" w:space="0" w:color="auto"/>
            <w:bottom w:val="none" w:sz="0" w:space="0" w:color="auto"/>
            <w:right w:val="none" w:sz="0" w:space="0" w:color="auto"/>
          </w:divBdr>
        </w:div>
        <w:div w:id="366373536">
          <w:marLeft w:val="480"/>
          <w:marRight w:val="0"/>
          <w:marTop w:val="0"/>
          <w:marBottom w:val="0"/>
          <w:divBdr>
            <w:top w:val="none" w:sz="0" w:space="0" w:color="auto"/>
            <w:left w:val="none" w:sz="0" w:space="0" w:color="auto"/>
            <w:bottom w:val="none" w:sz="0" w:space="0" w:color="auto"/>
            <w:right w:val="none" w:sz="0" w:space="0" w:color="auto"/>
          </w:divBdr>
        </w:div>
        <w:div w:id="459808843">
          <w:marLeft w:val="480"/>
          <w:marRight w:val="0"/>
          <w:marTop w:val="0"/>
          <w:marBottom w:val="0"/>
          <w:divBdr>
            <w:top w:val="none" w:sz="0" w:space="0" w:color="auto"/>
            <w:left w:val="none" w:sz="0" w:space="0" w:color="auto"/>
            <w:bottom w:val="none" w:sz="0" w:space="0" w:color="auto"/>
            <w:right w:val="none" w:sz="0" w:space="0" w:color="auto"/>
          </w:divBdr>
        </w:div>
        <w:div w:id="467942982">
          <w:marLeft w:val="480"/>
          <w:marRight w:val="0"/>
          <w:marTop w:val="0"/>
          <w:marBottom w:val="0"/>
          <w:divBdr>
            <w:top w:val="none" w:sz="0" w:space="0" w:color="auto"/>
            <w:left w:val="none" w:sz="0" w:space="0" w:color="auto"/>
            <w:bottom w:val="none" w:sz="0" w:space="0" w:color="auto"/>
            <w:right w:val="none" w:sz="0" w:space="0" w:color="auto"/>
          </w:divBdr>
        </w:div>
        <w:div w:id="511381680">
          <w:marLeft w:val="480"/>
          <w:marRight w:val="0"/>
          <w:marTop w:val="0"/>
          <w:marBottom w:val="0"/>
          <w:divBdr>
            <w:top w:val="none" w:sz="0" w:space="0" w:color="auto"/>
            <w:left w:val="none" w:sz="0" w:space="0" w:color="auto"/>
            <w:bottom w:val="none" w:sz="0" w:space="0" w:color="auto"/>
            <w:right w:val="none" w:sz="0" w:space="0" w:color="auto"/>
          </w:divBdr>
        </w:div>
        <w:div w:id="517619153">
          <w:marLeft w:val="480"/>
          <w:marRight w:val="0"/>
          <w:marTop w:val="0"/>
          <w:marBottom w:val="0"/>
          <w:divBdr>
            <w:top w:val="none" w:sz="0" w:space="0" w:color="auto"/>
            <w:left w:val="none" w:sz="0" w:space="0" w:color="auto"/>
            <w:bottom w:val="none" w:sz="0" w:space="0" w:color="auto"/>
            <w:right w:val="none" w:sz="0" w:space="0" w:color="auto"/>
          </w:divBdr>
        </w:div>
        <w:div w:id="519902680">
          <w:marLeft w:val="480"/>
          <w:marRight w:val="0"/>
          <w:marTop w:val="0"/>
          <w:marBottom w:val="0"/>
          <w:divBdr>
            <w:top w:val="none" w:sz="0" w:space="0" w:color="auto"/>
            <w:left w:val="none" w:sz="0" w:space="0" w:color="auto"/>
            <w:bottom w:val="none" w:sz="0" w:space="0" w:color="auto"/>
            <w:right w:val="none" w:sz="0" w:space="0" w:color="auto"/>
          </w:divBdr>
        </w:div>
        <w:div w:id="578640196">
          <w:marLeft w:val="480"/>
          <w:marRight w:val="0"/>
          <w:marTop w:val="0"/>
          <w:marBottom w:val="0"/>
          <w:divBdr>
            <w:top w:val="none" w:sz="0" w:space="0" w:color="auto"/>
            <w:left w:val="none" w:sz="0" w:space="0" w:color="auto"/>
            <w:bottom w:val="none" w:sz="0" w:space="0" w:color="auto"/>
            <w:right w:val="none" w:sz="0" w:space="0" w:color="auto"/>
          </w:divBdr>
        </w:div>
        <w:div w:id="611713859">
          <w:marLeft w:val="480"/>
          <w:marRight w:val="0"/>
          <w:marTop w:val="0"/>
          <w:marBottom w:val="0"/>
          <w:divBdr>
            <w:top w:val="none" w:sz="0" w:space="0" w:color="auto"/>
            <w:left w:val="none" w:sz="0" w:space="0" w:color="auto"/>
            <w:bottom w:val="none" w:sz="0" w:space="0" w:color="auto"/>
            <w:right w:val="none" w:sz="0" w:space="0" w:color="auto"/>
          </w:divBdr>
        </w:div>
        <w:div w:id="651906265">
          <w:marLeft w:val="480"/>
          <w:marRight w:val="0"/>
          <w:marTop w:val="0"/>
          <w:marBottom w:val="0"/>
          <w:divBdr>
            <w:top w:val="none" w:sz="0" w:space="0" w:color="auto"/>
            <w:left w:val="none" w:sz="0" w:space="0" w:color="auto"/>
            <w:bottom w:val="none" w:sz="0" w:space="0" w:color="auto"/>
            <w:right w:val="none" w:sz="0" w:space="0" w:color="auto"/>
          </w:divBdr>
        </w:div>
        <w:div w:id="807674664">
          <w:marLeft w:val="480"/>
          <w:marRight w:val="0"/>
          <w:marTop w:val="0"/>
          <w:marBottom w:val="0"/>
          <w:divBdr>
            <w:top w:val="none" w:sz="0" w:space="0" w:color="auto"/>
            <w:left w:val="none" w:sz="0" w:space="0" w:color="auto"/>
            <w:bottom w:val="none" w:sz="0" w:space="0" w:color="auto"/>
            <w:right w:val="none" w:sz="0" w:space="0" w:color="auto"/>
          </w:divBdr>
        </w:div>
        <w:div w:id="902567620">
          <w:marLeft w:val="480"/>
          <w:marRight w:val="0"/>
          <w:marTop w:val="0"/>
          <w:marBottom w:val="0"/>
          <w:divBdr>
            <w:top w:val="none" w:sz="0" w:space="0" w:color="auto"/>
            <w:left w:val="none" w:sz="0" w:space="0" w:color="auto"/>
            <w:bottom w:val="none" w:sz="0" w:space="0" w:color="auto"/>
            <w:right w:val="none" w:sz="0" w:space="0" w:color="auto"/>
          </w:divBdr>
        </w:div>
        <w:div w:id="923222202">
          <w:marLeft w:val="480"/>
          <w:marRight w:val="0"/>
          <w:marTop w:val="0"/>
          <w:marBottom w:val="0"/>
          <w:divBdr>
            <w:top w:val="none" w:sz="0" w:space="0" w:color="auto"/>
            <w:left w:val="none" w:sz="0" w:space="0" w:color="auto"/>
            <w:bottom w:val="none" w:sz="0" w:space="0" w:color="auto"/>
            <w:right w:val="none" w:sz="0" w:space="0" w:color="auto"/>
          </w:divBdr>
        </w:div>
        <w:div w:id="945696664">
          <w:marLeft w:val="480"/>
          <w:marRight w:val="0"/>
          <w:marTop w:val="0"/>
          <w:marBottom w:val="0"/>
          <w:divBdr>
            <w:top w:val="none" w:sz="0" w:space="0" w:color="auto"/>
            <w:left w:val="none" w:sz="0" w:space="0" w:color="auto"/>
            <w:bottom w:val="none" w:sz="0" w:space="0" w:color="auto"/>
            <w:right w:val="none" w:sz="0" w:space="0" w:color="auto"/>
          </w:divBdr>
        </w:div>
        <w:div w:id="967006397">
          <w:marLeft w:val="480"/>
          <w:marRight w:val="0"/>
          <w:marTop w:val="0"/>
          <w:marBottom w:val="0"/>
          <w:divBdr>
            <w:top w:val="none" w:sz="0" w:space="0" w:color="auto"/>
            <w:left w:val="none" w:sz="0" w:space="0" w:color="auto"/>
            <w:bottom w:val="none" w:sz="0" w:space="0" w:color="auto"/>
            <w:right w:val="none" w:sz="0" w:space="0" w:color="auto"/>
          </w:divBdr>
        </w:div>
        <w:div w:id="971448346">
          <w:marLeft w:val="480"/>
          <w:marRight w:val="0"/>
          <w:marTop w:val="0"/>
          <w:marBottom w:val="0"/>
          <w:divBdr>
            <w:top w:val="none" w:sz="0" w:space="0" w:color="auto"/>
            <w:left w:val="none" w:sz="0" w:space="0" w:color="auto"/>
            <w:bottom w:val="none" w:sz="0" w:space="0" w:color="auto"/>
            <w:right w:val="none" w:sz="0" w:space="0" w:color="auto"/>
          </w:divBdr>
        </w:div>
        <w:div w:id="979069234">
          <w:marLeft w:val="480"/>
          <w:marRight w:val="0"/>
          <w:marTop w:val="0"/>
          <w:marBottom w:val="0"/>
          <w:divBdr>
            <w:top w:val="none" w:sz="0" w:space="0" w:color="auto"/>
            <w:left w:val="none" w:sz="0" w:space="0" w:color="auto"/>
            <w:bottom w:val="none" w:sz="0" w:space="0" w:color="auto"/>
            <w:right w:val="none" w:sz="0" w:space="0" w:color="auto"/>
          </w:divBdr>
        </w:div>
        <w:div w:id="982925492">
          <w:marLeft w:val="480"/>
          <w:marRight w:val="0"/>
          <w:marTop w:val="0"/>
          <w:marBottom w:val="0"/>
          <w:divBdr>
            <w:top w:val="none" w:sz="0" w:space="0" w:color="auto"/>
            <w:left w:val="none" w:sz="0" w:space="0" w:color="auto"/>
            <w:bottom w:val="none" w:sz="0" w:space="0" w:color="auto"/>
            <w:right w:val="none" w:sz="0" w:space="0" w:color="auto"/>
          </w:divBdr>
        </w:div>
        <w:div w:id="1002510487">
          <w:marLeft w:val="480"/>
          <w:marRight w:val="0"/>
          <w:marTop w:val="0"/>
          <w:marBottom w:val="0"/>
          <w:divBdr>
            <w:top w:val="none" w:sz="0" w:space="0" w:color="auto"/>
            <w:left w:val="none" w:sz="0" w:space="0" w:color="auto"/>
            <w:bottom w:val="none" w:sz="0" w:space="0" w:color="auto"/>
            <w:right w:val="none" w:sz="0" w:space="0" w:color="auto"/>
          </w:divBdr>
        </w:div>
        <w:div w:id="1009335315">
          <w:marLeft w:val="480"/>
          <w:marRight w:val="0"/>
          <w:marTop w:val="0"/>
          <w:marBottom w:val="0"/>
          <w:divBdr>
            <w:top w:val="none" w:sz="0" w:space="0" w:color="auto"/>
            <w:left w:val="none" w:sz="0" w:space="0" w:color="auto"/>
            <w:bottom w:val="none" w:sz="0" w:space="0" w:color="auto"/>
            <w:right w:val="none" w:sz="0" w:space="0" w:color="auto"/>
          </w:divBdr>
        </w:div>
      </w:divsChild>
    </w:div>
    <w:div w:id="846139936">
      <w:bodyDiv w:val="1"/>
      <w:marLeft w:val="0"/>
      <w:marRight w:val="0"/>
      <w:marTop w:val="0"/>
      <w:marBottom w:val="0"/>
      <w:divBdr>
        <w:top w:val="none" w:sz="0" w:space="0" w:color="auto"/>
        <w:left w:val="none" w:sz="0" w:space="0" w:color="auto"/>
        <w:bottom w:val="none" w:sz="0" w:space="0" w:color="auto"/>
        <w:right w:val="none" w:sz="0" w:space="0" w:color="auto"/>
      </w:divBdr>
      <w:divsChild>
        <w:div w:id="110561427">
          <w:marLeft w:val="480"/>
          <w:marRight w:val="0"/>
          <w:marTop w:val="0"/>
          <w:marBottom w:val="0"/>
          <w:divBdr>
            <w:top w:val="none" w:sz="0" w:space="0" w:color="auto"/>
            <w:left w:val="none" w:sz="0" w:space="0" w:color="auto"/>
            <w:bottom w:val="none" w:sz="0" w:space="0" w:color="auto"/>
            <w:right w:val="none" w:sz="0" w:space="0" w:color="auto"/>
          </w:divBdr>
        </w:div>
        <w:div w:id="148834406">
          <w:marLeft w:val="480"/>
          <w:marRight w:val="0"/>
          <w:marTop w:val="0"/>
          <w:marBottom w:val="0"/>
          <w:divBdr>
            <w:top w:val="none" w:sz="0" w:space="0" w:color="auto"/>
            <w:left w:val="none" w:sz="0" w:space="0" w:color="auto"/>
            <w:bottom w:val="none" w:sz="0" w:space="0" w:color="auto"/>
            <w:right w:val="none" w:sz="0" w:space="0" w:color="auto"/>
          </w:divBdr>
        </w:div>
        <w:div w:id="156965379">
          <w:marLeft w:val="480"/>
          <w:marRight w:val="0"/>
          <w:marTop w:val="0"/>
          <w:marBottom w:val="0"/>
          <w:divBdr>
            <w:top w:val="none" w:sz="0" w:space="0" w:color="auto"/>
            <w:left w:val="none" w:sz="0" w:space="0" w:color="auto"/>
            <w:bottom w:val="none" w:sz="0" w:space="0" w:color="auto"/>
            <w:right w:val="none" w:sz="0" w:space="0" w:color="auto"/>
          </w:divBdr>
        </w:div>
        <w:div w:id="166746868">
          <w:marLeft w:val="480"/>
          <w:marRight w:val="0"/>
          <w:marTop w:val="0"/>
          <w:marBottom w:val="0"/>
          <w:divBdr>
            <w:top w:val="none" w:sz="0" w:space="0" w:color="auto"/>
            <w:left w:val="none" w:sz="0" w:space="0" w:color="auto"/>
            <w:bottom w:val="none" w:sz="0" w:space="0" w:color="auto"/>
            <w:right w:val="none" w:sz="0" w:space="0" w:color="auto"/>
          </w:divBdr>
        </w:div>
        <w:div w:id="194780957">
          <w:marLeft w:val="480"/>
          <w:marRight w:val="0"/>
          <w:marTop w:val="0"/>
          <w:marBottom w:val="0"/>
          <w:divBdr>
            <w:top w:val="none" w:sz="0" w:space="0" w:color="auto"/>
            <w:left w:val="none" w:sz="0" w:space="0" w:color="auto"/>
            <w:bottom w:val="none" w:sz="0" w:space="0" w:color="auto"/>
            <w:right w:val="none" w:sz="0" w:space="0" w:color="auto"/>
          </w:divBdr>
        </w:div>
        <w:div w:id="449855968">
          <w:marLeft w:val="480"/>
          <w:marRight w:val="0"/>
          <w:marTop w:val="0"/>
          <w:marBottom w:val="0"/>
          <w:divBdr>
            <w:top w:val="none" w:sz="0" w:space="0" w:color="auto"/>
            <w:left w:val="none" w:sz="0" w:space="0" w:color="auto"/>
            <w:bottom w:val="none" w:sz="0" w:space="0" w:color="auto"/>
            <w:right w:val="none" w:sz="0" w:space="0" w:color="auto"/>
          </w:divBdr>
        </w:div>
        <w:div w:id="451216850">
          <w:marLeft w:val="480"/>
          <w:marRight w:val="0"/>
          <w:marTop w:val="0"/>
          <w:marBottom w:val="0"/>
          <w:divBdr>
            <w:top w:val="none" w:sz="0" w:space="0" w:color="auto"/>
            <w:left w:val="none" w:sz="0" w:space="0" w:color="auto"/>
            <w:bottom w:val="none" w:sz="0" w:space="0" w:color="auto"/>
            <w:right w:val="none" w:sz="0" w:space="0" w:color="auto"/>
          </w:divBdr>
        </w:div>
        <w:div w:id="576405773">
          <w:marLeft w:val="480"/>
          <w:marRight w:val="0"/>
          <w:marTop w:val="0"/>
          <w:marBottom w:val="0"/>
          <w:divBdr>
            <w:top w:val="none" w:sz="0" w:space="0" w:color="auto"/>
            <w:left w:val="none" w:sz="0" w:space="0" w:color="auto"/>
            <w:bottom w:val="none" w:sz="0" w:space="0" w:color="auto"/>
            <w:right w:val="none" w:sz="0" w:space="0" w:color="auto"/>
          </w:divBdr>
        </w:div>
        <w:div w:id="590241842">
          <w:marLeft w:val="480"/>
          <w:marRight w:val="0"/>
          <w:marTop w:val="0"/>
          <w:marBottom w:val="0"/>
          <w:divBdr>
            <w:top w:val="none" w:sz="0" w:space="0" w:color="auto"/>
            <w:left w:val="none" w:sz="0" w:space="0" w:color="auto"/>
            <w:bottom w:val="none" w:sz="0" w:space="0" w:color="auto"/>
            <w:right w:val="none" w:sz="0" w:space="0" w:color="auto"/>
          </w:divBdr>
        </w:div>
        <w:div w:id="710809519">
          <w:marLeft w:val="480"/>
          <w:marRight w:val="0"/>
          <w:marTop w:val="0"/>
          <w:marBottom w:val="0"/>
          <w:divBdr>
            <w:top w:val="none" w:sz="0" w:space="0" w:color="auto"/>
            <w:left w:val="none" w:sz="0" w:space="0" w:color="auto"/>
            <w:bottom w:val="none" w:sz="0" w:space="0" w:color="auto"/>
            <w:right w:val="none" w:sz="0" w:space="0" w:color="auto"/>
          </w:divBdr>
        </w:div>
        <w:div w:id="767851110">
          <w:marLeft w:val="480"/>
          <w:marRight w:val="0"/>
          <w:marTop w:val="0"/>
          <w:marBottom w:val="0"/>
          <w:divBdr>
            <w:top w:val="none" w:sz="0" w:space="0" w:color="auto"/>
            <w:left w:val="none" w:sz="0" w:space="0" w:color="auto"/>
            <w:bottom w:val="none" w:sz="0" w:space="0" w:color="auto"/>
            <w:right w:val="none" w:sz="0" w:space="0" w:color="auto"/>
          </w:divBdr>
        </w:div>
        <w:div w:id="864945110">
          <w:marLeft w:val="480"/>
          <w:marRight w:val="0"/>
          <w:marTop w:val="0"/>
          <w:marBottom w:val="0"/>
          <w:divBdr>
            <w:top w:val="none" w:sz="0" w:space="0" w:color="auto"/>
            <w:left w:val="none" w:sz="0" w:space="0" w:color="auto"/>
            <w:bottom w:val="none" w:sz="0" w:space="0" w:color="auto"/>
            <w:right w:val="none" w:sz="0" w:space="0" w:color="auto"/>
          </w:divBdr>
        </w:div>
        <w:div w:id="893395870">
          <w:marLeft w:val="480"/>
          <w:marRight w:val="0"/>
          <w:marTop w:val="0"/>
          <w:marBottom w:val="0"/>
          <w:divBdr>
            <w:top w:val="none" w:sz="0" w:space="0" w:color="auto"/>
            <w:left w:val="none" w:sz="0" w:space="0" w:color="auto"/>
            <w:bottom w:val="none" w:sz="0" w:space="0" w:color="auto"/>
            <w:right w:val="none" w:sz="0" w:space="0" w:color="auto"/>
          </w:divBdr>
        </w:div>
      </w:divsChild>
    </w:div>
    <w:div w:id="846408015">
      <w:bodyDiv w:val="1"/>
      <w:marLeft w:val="0"/>
      <w:marRight w:val="0"/>
      <w:marTop w:val="0"/>
      <w:marBottom w:val="0"/>
      <w:divBdr>
        <w:top w:val="none" w:sz="0" w:space="0" w:color="auto"/>
        <w:left w:val="none" w:sz="0" w:space="0" w:color="auto"/>
        <w:bottom w:val="none" w:sz="0" w:space="0" w:color="auto"/>
        <w:right w:val="none" w:sz="0" w:space="0" w:color="auto"/>
      </w:divBdr>
    </w:div>
    <w:div w:id="846408037">
      <w:bodyDiv w:val="1"/>
      <w:marLeft w:val="0"/>
      <w:marRight w:val="0"/>
      <w:marTop w:val="0"/>
      <w:marBottom w:val="0"/>
      <w:divBdr>
        <w:top w:val="none" w:sz="0" w:space="0" w:color="auto"/>
        <w:left w:val="none" w:sz="0" w:space="0" w:color="auto"/>
        <w:bottom w:val="none" w:sz="0" w:space="0" w:color="auto"/>
        <w:right w:val="none" w:sz="0" w:space="0" w:color="auto"/>
      </w:divBdr>
      <w:divsChild>
        <w:div w:id="43919617">
          <w:marLeft w:val="480"/>
          <w:marRight w:val="0"/>
          <w:marTop w:val="0"/>
          <w:marBottom w:val="0"/>
          <w:divBdr>
            <w:top w:val="none" w:sz="0" w:space="0" w:color="auto"/>
            <w:left w:val="none" w:sz="0" w:space="0" w:color="auto"/>
            <w:bottom w:val="none" w:sz="0" w:space="0" w:color="auto"/>
            <w:right w:val="none" w:sz="0" w:space="0" w:color="auto"/>
          </w:divBdr>
        </w:div>
        <w:div w:id="103355836">
          <w:marLeft w:val="480"/>
          <w:marRight w:val="0"/>
          <w:marTop w:val="0"/>
          <w:marBottom w:val="0"/>
          <w:divBdr>
            <w:top w:val="none" w:sz="0" w:space="0" w:color="auto"/>
            <w:left w:val="none" w:sz="0" w:space="0" w:color="auto"/>
            <w:bottom w:val="none" w:sz="0" w:space="0" w:color="auto"/>
            <w:right w:val="none" w:sz="0" w:space="0" w:color="auto"/>
          </w:divBdr>
        </w:div>
        <w:div w:id="111361634">
          <w:marLeft w:val="480"/>
          <w:marRight w:val="0"/>
          <w:marTop w:val="0"/>
          <w:marBottom w:val="0"/>
          <w:divBdr>
            <w:top w:val="none" w:sz="0" w:space="0" w:color="auto"/>
            <w:left w:val="none" w:sz="0" w:space="0" w:color="auto"/>
            <w:bottom w:val="none" w:sz="0" w:space="0" w:color="auto"/>
            <w:right w:val="none" w:sz="0" w:space="0" w:color="auto"/>
          </w:divBdr>
        </w:div>
        <w:div w:id="166480456">
          <w:marLeft w:val="480"/>
          <w:marRight w:val="0"/>
          <w:marTop w:val="0"/>
          <w:marBottom w:val="0"/>
          <w:divBdr>
            <w:top w:val="none" w:sz="0" w:space="0" w:color="auto"/>
            <w:left w:val="none" w:sz="0" w:space="0" w:color="auto"/>
            <w:bottom w:val="none" w:sz="0" w:space="0" w:color="auto"/>
            <w:right w:val="none" w:sz="0" w:space="0" w:color="auto"/>
          </w:divBdr>
        </w:div>
        <w:div w:id="223570822">
          <w:marLeft w:val="480"/>
          <w:marRight w:val="0"/>
          <w:marTop w:val="0"/>
          <w:marBottom w:val="0"/>
          <w:divBdr>
            <w:top w:val="none" w:sz="0" w:space="0" w:color="auto"/>
            <w:left w:val="none" w:sz="0" w:space="0" w:color="auto"/>
            <w:bottom w:val="none" w:sz="0" w:space="0" w:color="auto"/>
            <w:right w:val="none" w:sz="0" w:space="0" w:color="auto"/>
          </w:divBdr>
        </w:div>
        <w:div w:id="226721319">
          <w:marLeft w:val="480"/>
          <w:marRight w:val="0"/>
          <w:marTop w:val="0"/>
          <w:marBottom w:val="0"/>
          <w:divBdr>
            <w:top w:val="none" w:sz="0" w:space="0" w:color="auto"/>
            <w:left w:val="none" w:sz="0" w:space="0" w:color="auto"/>
            <w:bottom w:val="none" w:sz="0" w:space="0" w:color="auto"/>
            <w:right w:val="none" w:sz="0" w:space="0" w:color="auto"/>
          </w:divBdr>
        </w:div>
        <w:div w:id="242186987">
          <w:marLeft w:val="480"/>
          <w:marRight w:val="0"/>
          <w:marTop w:val="0"/>
          <w:marBottom w:val="0"/>
          <w:divBdr>
            <w:top w:val="none" w:sz="0" w:space="0" w:color="auto"/>
            <w:left w:val="none" w:sz="0" w:space="0" w:color="auto"/>
            <w:bottom w:val="none" w:sz="0" w:space="0" w:color="auto"/>
            <w:right w:val="none" w:sz="0" w:space="0" w:color="auto"/>
          </w:divBdr>
        </w:div>
        <w:div w:id="271254503">
          <w:marLeft w:val="480"/>
          <w:marRight w:val="0"/>
          <w:marTop w:val="0"/>
          <w:marBottom w:val="0"/>
          <w:divBdr>
            <w:top w:val="none" w:sz="0" w:space="0" w:color="auto"/>
            <w:left w:val="none" w:sz="0" w:space="0" w:color="auto"/>
            <w:bottom w:val="none" w:sz="0" w:space="0" w:color="auto"/>
            <w:right w:val="none" w:sz="0" w:space="0" w:color="auto"/>
          </w:divBdr>
        </w:div>
        <w:div w:id="274220133">
          <w:marLeft w:val="480"/>
          <w:marRight w:val="0"/>
          <w:marTop w:val="0"/>
          <w:marBottom w:val="0"/>
          <w:divBdr>
            <w:top w:val="none" w:sz="0" w:space="0" w:color="auto"/>
            <w:left w:val="none" w:sz="0" w:space="0" w:color="auto"/>
            <w:bottom w:val="none" w:sz="0" w:space="0" w:color="auto"/>
            <w:right w:val="none" w:sz="0" w:space="0" w:color="auto"/>
          </w:divBdr>
        </w:div>
        <w:div w:id="307825446">
          <w:marLeft w:val="480"/>
          <w:marRight w:val="0"/>
          <w:marTop w:val="0"/>
          <w:marBottom w:val="0"/>
          <w:divBdr>
            <w:top w:val="none" w:sz="0" w:space="0" w:color="auto"/>
            <w:left w:val="none" w:sz="0" w:space="0" w:color="auto"/>
            <w:bottom w:val="none" w:sz="0" w:space="0" w:color="auto"/>
            <w:right w:val="none" w:sz="0" w:space="0" w:color="auto"/>
          </w:divBdr>
        </w:div>
        <w:div w:id="310446434">
          <w:marLeft w:val="480"/>
          <w:marRight w:val="0"/>
          <w:marTop w:val="0"/>
          <w:marBottom w:val="0"/>
          <w:divBdr>
            <w:top w:val="none" w:sz="0" w:space="0" w:color="auto"/>
            <w:left w:val="none" w:sz="0" w:space="0" w:color="auto"/>
            <w:bottom w:val="none" w:sz="0" w:space="0" w:color="auto"/>
            <w:right w:val="none" w:sz="0" w:space="0" w:color="auto"/>
          </w:divBdr>
        </w:div>
        <w:div w:id="327515101">
          <w:marLeft w:val="480"/>
          <w:marRight w:val="0"/>
          <w:marTop w:val="0"/>
          <w:marBottom w:val="0"/>
          <w:divBdr>
            <w:top w:val="none" w:sz="0" w:space="0" w:color="auto"/>
            <w:left w:val="none" w:sz="0" w:space="0" w:color="auto"/>
            <w:bottom w:val="none" w:sz="0" w:space="0" w:color="auto"/>
            <w:right w:val="none" w:sz="0" w:space="0" w:color="auto"/>
          </w:divBdr>
        </w:div>
        <w:div w:id="335502050">
          <w:marLeft w:val="480"/>
          <w:marRight w:val="0"/>
          <w:marTop w:val="0"/>
          <w:marBottom w:val="0"/>
          <w:divBdr>
            <w:top w:val="none" w:sz="0" w:space="0" w:color="auto"/>
            <w:left w:val="none" w:sz="0" w:space="0" w:color="auto"/>
            <w:bottom w:val="none" w:sz="0" w:space="0" w:color="auto"/>
            <w:right w:val="none" w:sz="0" w:space="0" w:color="auto"/>
          </w:divBdr>
        </w:div>
        <w:div w:id="362637591">
          <w:marLeft w:val="480"/>
          <w:marRight w:val="0"/>
          <w:marTop w:val="0"/>
          <w:marBottom w:val="0"/>
          <w:divBdr>
            <w:top w:val="none" w:sz="0" w:space="0" w:color="auto"/>
            <w:left w:val="none" w:sz="0" w:space="0" w:color="auto"/>
            <w:bottom w:val="none" w:sz="0" w:space="0" w:color="auto"/>
            <w:right w:val="none" w:sz="0" w:space="0" w:color="auto"/>
          </w:divBdr>
        </w:div>
        <w:div w:id="365761213">
          <w:marLeft w:val="480"/>
          <w:marRight w:val="0"/>
          <w:marTop w:val="0"/>
          <w:marBottom w:val="0"/>
          <w:divBdr>
            <w:top w:val="none" w:sz="0" w:space="0" w:color="auto"/>
            <w:left w:val="none" w:sz="0" w:space="0" w:color="auto"/>
            <w:bottom w:val="none" w:sz="0" w:space="0" w:color="auto"/>
            <w:right w:val="none" w:sz="0" w:space="0" w:color="auto"/>
          </w:divBdr>
        </w:div>
        <w:div w:id="484779782">
          <w:marLeft w:val="480"/>
          <w:marRight w:val="0"/>
          <w:marTop w:val="0"/>
          <w:marBottom w:val="0"/>
          <w:divBdr>
            <w:top w:val="none" w:sz="0" w:space="0" w:color="auto"/>
            <w:left w:val="none" w:sz="0" w:space="0" w:color="auto"/>
            <w:bottom w:val="none" w:sz="0" w:space="0" w:color="auto"/>
            <w:right w:val="none" w:sz="0" w:space="0" w:color="auto"/>
          </w:divBdr>
        </w:div>
        <w:div w:id="500044247">
          <w:marLeft w:val="480"/>
          <w:marRight w:val="0"/>
          <w:marTop w:val="0"/>
          <w:marBottom w:val="0"/>
          <w:divBdr>
            <w:top w:val="none" w:sz="0" w:space="0" w:color="auto"/>
            <w:left w:val="none" w:sz="0" w:space="0" w:color="auto"/>
            <w:bottom w:val="none" w:sz="0" w:space="0" w:color="auto"/>
            <w:right w:val="none" w:sz="0" w:space="0" w:color="auto"/>
          </w:divBdr>
        </w:div>
        <w:div w:id="534077794">
          <w:marLeft w:val="480"/>
          <w:marRight w:val="0"/>
          <w:marTop w:val="0"/>
          <w:marBottom w:val="0"/>
          <w:divBdr>
            <w:top w:val="none" w:sz="0" w:space="0" w:color="auto"/>
            <w:left w:val="none" w:sz="0" w:space="0" w:color="auto"/>
            <w:bottom w:val="none" w:sz="0" w:space="0" w:color="auto"/>
            <w:right w:val="none" w:sz="0" w:space="0" w:color="auto"/>
          </w:divBdr>
        </w:div>
        <w:div w:id="541333190">
          <w:marLeft w:val="480"/>
          <w:marRight w:val="0"/>
          <w:marTop w:val="0"/>
          <w:marBottom w:val="0"/>
          <w:divBdr>
            <w:top w:val="none" w:sz="0" w:space="0" w:color="auto"/>
            <w:left w:val="none" w:sz="0" w:space="0" w:color="auto"/>
            <w:bottom w:val="none" w:sz="0" w:space="0" w:color="auto"/>
            <w:right w:val="none" w:sz="0" w:space="0" w:color="auto"/>
          </w:divBdr>
        </w:div>
        <w:div w:id="609048301">
          <w:marLeft w:val="480"/>
          <w:marRight w:val="0"/>
          <w:marTop w:val="0"/>
          <w:marBottom w:val="0"/>
          <w:divBdr>
            <w:top w:val="none" w:sz="0" w:space="0" w:color="auto"/>
            <w:left w:val="none" w:sz="0" w:space="0" w:color="auto"/>
            <w:bottom w:val="none" w:sz="0" w:space="0" w:color="auto"/>
            <w:right w:val="none" w:sz="0" w:space="0" w:color="auto"/>
          </w:divBdr>
        </w:div>
        <w:div w:id="631399012">
          <w:marLeft w:val="480"/>
          <w:marRight w:val="0"/>
          <w:marTop w:val="0"/>
          <w:marBottom w:val="0"/>
          <w:divBdr>
            <w:top w:val="none" w:sz="0" w:space="0" w:color="auto"/>
            <w:left w:val="none" w:sz="0" w:space="0" w:color="auto"/>
            <w:bottom w:val="none" w:sz="0" w:space="0" w:color="auto"/>
            <w:right w:val="none" w:sz="0" w:space="0" w:color="auto"/>
          </w:divBdr>
        </w:div>
        <w:div w:id="632443900">
          <w:marLeft w:val="480"/>
          <w:marRight w:val="0"/>
          <w:marTop w:val="0"/>
          <w:marBottom w:val="0"/>
          <w:divBdr>
            <w:top w:val="none" w:sz="0" w:space="0" w:color="auto"/>
            <w:left w:val="none" w:sz="0" w:space="0" w:color="auto"/>
            <w:bottom w:val="none" w:sz="0" w:space="0" w:color="auto"/>
            <w:right w:val="none" w:sz="0" w:space="0" w:color="auto"/>
          </w:divBdr>
        </w:div>
        <w:div w:id="715593275">
          <w:marLeft w:val="480"/>
          <w:marRight w:val="0"/>
          <w:marTop w:val="0"/>
          <w:marBottom w:val="0"/>
          <w:divBdr>
            <w:top w:val="none" w:sz="0" w:space="0" w:color="auto"/>
            <w:left w:val="none" w:sz="0" w:space="0" w:color="auto"/>
            <w:bottom w:val="none" w:sz="0" w:space="0" w:color="auto"/>
            <w:right w:val="none" w:sz="0" w:space="0" w:color="auto"/>
          </w:divBdr>
        </w:div>
        <w:div w:id="735707598">
          <w:marLeft w:val="480"/>
          <w:marRight w:val="0"/>
          <w:marTop w:val="0"/>
          <w:marBottom w:val="0"/>
          <w:divBdr>
            <w:top w:val="none" w:sz="0" w:space="0" w:color="auto"/>
            <w:left w:val="none" w:sz="0" w:space="0" w:color="auto"/>
            <w:bottom w:val="none" w:sz="0" w:space="0" w:color="auto"/>
            <w:right w:val="none" w:sz="0" w:space="0" w:color="auto"/>
          </w:divBdr>
        </w:div>
        <w:div w:id="744104701">
          <w:marLeft w:val="480"/>
          <w:marRight w:val="0"/>
          <w:marTop w:val="0"/>
          <w:marBottom w:val="0"/>
          <w:divBdr>
            <w:top w:val="none" w:sz="0" w:space="0" w:color="auto"/>
            <w:left w:val="none" w:sz="0" w:space="0" w:color="auto"/>
            <w:bottom w:val="none" w:sz="0" w:space="0" w:color="auto"/>
            <w:right w:val="none" w:sz="0" w:space="0" w:color="auto"/>
          </w:divBdr>
        </w:div>
        <w:div w:id="765148363">
          <w:marLeft w:val="480"/>
          <w:marRight w:val="0"/>
          <w:marTop w:val="0"/>
          <w:marBottom w:val="0"/>
          <w:divBdr>
            <w:top w:val="none" w:sz="0" w:space="0" w:color="auto"/>
            <w:left w:val="none" w:sz="0" w:space="0" w:color="auto"/>
            <w:bottom w:val="none" w:sz="0" w:space="0" w:color="auto"/>
            <w:right w:val="none" w:sz="0" w:space="0" w:color="auto"/>
          </w:divBdr>
        </w:div>
        <w:div w:id="810026208">
          <w:marLeft w:val="480"/>
          <w:marRight w:val="0"/>
          <w:marTop w:val="0"/>
          <w:marBottom w:val="0"/>
          <w:divBdr>
            <w:top w:val="none" w:sz="0" w:space="0" w:color="auto"/>
            <w:left w:val="none" w:sz="0" w:space="0" w:color="auto"/>
            <w:bottom w:val="none" w:sz="0" w:space="0" w:color="auto"/>
            <w:right w:val="none" w:sz="0" w:space="0" w:color="auto"/>
          </w:divBdr>
        </w:div>
        <w:div w:id="874191834">
          <w:marLeft w:val="480"/>
          <w:marRight w:val="0"/>
          <w:marTop w:val="0"/>
          <w:marBottom w:val="0"/>
          <w:divBdr>
            <w:top w:val="none" w:sz="0" w:space="0" w:color="auto"/>
            <w:left w:val="none" w:sz="0" w:space="0" w:color="auto"/>
            <w:bottom w:val="none" w:sz="0" w:space="0" w:color="auto"/>
            <w:right w:val="none" w:sz="0" w:space="0" w:color="auto"/>
          </w:divBdr>
        </w:div>
        <w:div w:id="906963791">
          <w:marLeft w:val="480"/>
          <w:marRight w:val="0"/>
          <w:marTop w:val="0"/>
          <w:marBottom w:val="0"/>
          <w:divBdr>
            <w:top w:val="none" w:sz="0" w:space="0" w:color="auto"/>
            <w:left w:val="none" w:sz="0" w:space="0" w:color="auto"/>
            <w:bottom w:val="none" w:sz="0" w:space="0" w:color="auto"/>
            <w:right w:val="none" w:sz="0" w:space="0" w:color="auto"/>
          </w:divBdr>
        </w:div>
        <w:div w:id="930163731">
          <w:marLeft w:val="480"/>
          <w:marRight w:val="0"/>
          <w:marTop w:val="0"/>
          <w:marBottom w:val="0"/>
          <w:divBdr>
            <w:top w:val="none" w:sz="0" w:space="0" w:color="auto"/>
            <w:left w:val="none" w:sz="0" w:space="0" w:color="auto"/>
            <w:bottom w:val="none" w:sz="0" w:space="0" w:color="auto"/>
            <w:right w:val="none" w:sz="0" w:space="0" w:color="auto"/>
          </w:divBdr>
        </w:div>
        <w:div w:id="980383553">
          <w:marLeft w:val="480"/>
          <w:marRight w:val="0"/>
          <w:marTop w:val="0"/>
          <w:marBottom w:val="0"/>
          <w:divBdr>
            <w:top w:val="none" w:sz="0" w:space="0" w:color="auto"/>
            <w:left w:val="none" w:sz="0" w:space="0" w:color="auto"/>
            <w:bottom w:val="none" w:sz="0" w:space="0" w:color="auto"/>
            <w:right w:val="none" w:sz="0" w:space="0" w:color="auto"/>
          </w:divBdr>
        </w:div>
      </w:divsChild>
    </w:div>
    <w:div w:id="846793738">
      <w:bodyDiv w:val="1"/>
      <w:marLeft w:val="0"/>
      <w:marRight w:val="0"/>
      <w:marTop w:val="0"/>
      <w:marBottom w:val="0"/>
      <w:divBdr>
        <w:top w:val="none" w:sz="0" w:space="0" w:color="auto"/>
        <w:left w:val="none" w:sz="0" w:space="0" w:color="auto"/>
        <w:bottom w:val="none" w:sz="0" w:space="0" w:color="auto"/>
        <w:right w:val="none" w:sz="0" w:space="0" w:color="auto"/>
      </w:divBdr>
    </w:div>
    <w:div w:id="846864385">
      <w:bodyDiv w:val="1"/>
      <w:marLeft w:val="0"/>
      <w:marRight w:val="0"/>
      <w:marTop w:val="0"/>
      <w:marBottom w:val="0"/>
      <w:divBdr>
        <w:top w:val="none" w:sz="0" w:space="0" w:color="auto"/>
        <w:left w:val="none" w:sz="0" w:space="0" w:color="auto"/>
        <w:bottom w:val="none" w:sz="0" w:space="0" w:color="auto"/>
        <w:right w:val="none" w:sz="0" w:space="0" w:color="auto"/>
      </w:divBdr>
    </w:div>
    <w:div w:id="847712112">
      <w:bodyDiv w:val="1"/>
      <w:marLeft w:val="0"/>
      <w:marRight w:val="0"/>
      <w:marTop w:val="0"/>
      <w:marBottom w:val="0"/>
      <w:divBdr>
        <w:top w:val="none" w:sz="0" w:space="0" w:color="auto"/>
        <w:left w:val="none" w:sz="0" w:space="0" w:color="auto"/>
        <w:bottom w:val="none" w:sz="0" w:space="0" w:color="auto"/>
        <w:right w:val="none" w:sz="0" w:space="0" w:color="auto"/>
      </w:divBdr>
    </w:div>
    <w:div w:id="847862940">
      <w:bodyDiv w:val="1"/>
      <w:marLeft w:val="0"/>
      <w:marRight w:val="0"/>
      <w:marTop w:val="0"/>
      <w:marBottom w:val="0"/>
      <w:divBdr>
        <w:top w:val="none" w:sz="0" w:space="0" w:color="auto"/>
        <w:left w:val="none" w:sz="0" w:space="0" w:color="auto"/>
        <w:bottom w:val="none" w:sz="0" w:space="0" w:color="auto"/>
        <w:right w:val="none" w:sz="0" w:space="0" w:color="auto"/>
      </w:divBdr>
      <w:divsChild>
        <w:div w:id="150024008">
          <w:marLeft w:val="480"/>
          <w:marRight w:val="0"/>
          <w:marTop w:val="0"/>
          <w:marBottom w:val="0"/>
          <w:divBdr>
            <w:top w:val="none" w:sz="0" w:space="0" w:color="auto"/>
            <w:left w:val="none" w:sz="0" w:space="0" w:color="auto"/>
            <w:bottom w:val="none" w:sz="0" w:space="0" w:color="auto"/>
            <w:right w:val="none" w:sz="0" w:space="0" w:color="auto"/>
          </w:divBdr>
        </w:div>
        <w:div w:id="161971122">
          <w:marLeft w:val="480"/>
          <w:marRight w:val="0"/>
          <w:marTop w:val="0"/>
          <w:marBottom w:val="0"/>
          <w:divBdr>
            <w:top w:val="none" w:sz="0" w:space="0" w:color="auto"/>
            <w:left w:val="none" w:sz="0" w:space="0" w:color="auto"/>
            <w:bottom w:val="none" w:sz="0" w:space="0" w:color="auto"/>
            <w:right w:val="none" w:sz="0" w:space="0" w:color="auto"/>
          </w:divBdr>
        </w:div>
        <w:div w:id="219950332">
          <w:marLeft w:val="480"/>
          <w:marRight w:val="0"/>
          <w:marTop w:val="0"/>
          <w:marBottom w:val="0"/>
          <w:divBdr>
            <w:top w:val="none" w:sz="0" w:space="0" w:color="auto"/>
            <w:left w:val="none" w:sz="0" w:space="0" w:color="auto"/>
            <w:bottom w:val="none" w:sz="0" w:space="0" w:color="auto"/>
            <w:right w:val="none" w:sz="0" w:space="0" w:color="auto"/>
          </w:divBdr>
        </w:div>
        <w:div w:id="327906177">
          <w:marLeft w:val="480"/>
          <w:marRight w:val="0"/>
          <w:marTop w:val="0"/>
          <w:marBottom w:val="0"/>
          <w:divBdr>
            <w:top w:val="none" w:sz="0" w:space="0" w:color="auto"/>
            <w:left w:val="none" w:sz="0" w:space="0" w:color="auto"/>
            <w:bottom w:val="none" w:sz="0" w:space="0" w:color="auto"/>
            <w:right w:val="none" w:sz="0" w:space="0" w:color="auto"/>
          </w:divBdr>
        </w:div>
        <w:div w:id="371686945">
          <w:marLeft w:val="480"/>
          <w:marRight w:val="0"/>
          <w:marTop w:val="0"/>
          <w:marBottom w:val="0"/>
          <w:divBdr>
            <w:top w:val="none" w:sz="0" w:space="0" w:color="auto"/>
            <w:left w:val="none" w:sz="0" w:space="0" w:color="auto"/>
            <w:bottom w:val="none" w:sz="0" w:space="0" w:color="auto"/>
            <w:right w:val="none" w:sz="0" w:space="0" w:color="auto"/>
          </w:divBdr>
        </w:div>
        <w:div w:id="448665068">
          <w:marLeft w:val="480"/>
          <w:marRight w:val="0"/>
          <w:marTop w:val="0"/>
          <w:marBottom w:val="0"/>
          <w:divBdr>
            <w:top w:val="none" w:sz="0" w:space="0" w:color="auto"/>
            <w:left w:val="none" w:sz="0" w:space="0" w:color="auto"/>
            <w:bottom w:val="none" w:sz="0" w:space="0" w:color="auto"/>
            <w:right w:val="none" w:sz="0" w:space="0" w:color="auto"/>
          </w:divBdr>
        </w:div>
        <w:div w:id="553394553">
          <w:marLeft w:val="480"/>
          <w:marRight w:val="0"/>
          <w:marTop w:val="0"/>
          <w:marBottom w:val="0"/>
          <w:divBdr>
            <w:top w:val="none" w:sz="0" w:space="0" w:color="auto"/>
            <w:left w:val="none" w:sz="0" w:space="0" w:color="auto"/>
            <w:bottom w:val="none" w:sz="0" w:space="0" w:color="auto"/>
            <w:right w:val="none" w:sz="0" w:space="0" w:color="auto"/>
          </w:divBdr>
        </w:div>
        <w:div w:id="574513403">
          <w:marLeft w:val="480"/>
          <w:marRight w:val="0"/>
          <w:marTop w:val="0"/>
          <w:marBottom w:val="0"/>
          <w:divBdr>
            <w:top w:val="none" w:sz="0" w:space="0" w:color="auto"/>
            <w:left w:val="none" w:sz="0" w:space="0" w:color="auto"/>
            <w:bottom w:val="none" w:sz="0" w:space="0" w:color="auto"/>
            <w:right w:val="none" w:sz="0" w:space="0" w:color="auto"/>
          </w:divBdr>
        </w:div>
        <w:div w:id="575290251">
          <w:marLeft w:val="480"/>
          <w:marRight w:val="0"/>
          <w:marTop w:val="0"/>
          <w:marBottom w:val="0"/>
          <w:divBdr>
            <w:top w:val="none" w:sz="0" w:space="0" w:color="auto"/>
            <w:left w:val="none" w:sz="0" w:space="0" w:color="auto"/>
            <w:bottom w:val="none" w:sz="0" w:space="0" w:color="auto"/>
            <w:right w:val="none" w:sz="0" w:space="0" w:color="auto"/>
          </w:divBdr>
        </w:div>
        <w:div w:id="599801398">
          <w:marLeft w:val="480"/>
          <w:marRight w:val="0"/>
          <w:marTop w:val="0"/>
          <w:marBottom w:val="0"/>
          <w:divBdr>
            <w:top w:val="none" w:sz="0" w:space="0" w:color="auto"/>
            <w:left w:val="none" w:sz="0" w:space="0" w:color="auto"/>
            <w:bottom w:val="none" w:sz="0" w:space="0" w:color="auto"/>
            <w:right w:val="none" w:sz="0" w:space="0" w:color="auto"/>
          </w:divBdr>
        </w:div>
        <w:div w:id="679549686">
          <w:marLeft w:val="480"/>
          <w:marRight w:val="0"/>
          <w:marTop w:val="0"/>
          <w:marBottom w:val="0"/>
          <w:divBdr>
            <w:top w:val="none" w:sz="0" w:space="0" w:color="auto"/>
            <w:left w:val="none" w:sz="0" w:space="0" w:color="auto"/>
            <w:bottom w:val="none" w:sz="0" w:space="0" w:color="auto"/>
            <w:right w:val="none" w:sz="0" w:space="0" w:color="auto"/>
          </w:divBdr>
        </w:div>
        <w:div w:id="718360973">
          <w:marLeft w:val="480"/>
          <w:marRight w:val="0"/>
          <w:marTop w:val="0"/>
          <w:marBottom w:val="0"/>
          <w:divBdr>
            <w:top w:val="none" w:sz="0" w:space="0" w:color="auto"/>
            <w:left w:val="none" w:sz="0" w:space="0" w:color="auto"/>
            <w:bottom w:val="none" w:sz="0" w:space="0" w:color="auto"/>
            <w:right w:val="none" w:sz="0" w:space="0" w:color="auto"/>
          </w:divBdr>
        </w:div>
        <w:div w:id="782190413">
          <w:marLeft w:val="480"/>
          <w:marRight w:val="0"/>
          <w:marTop w:val="0"/>
          <w:marBottom w:val="0"/>
          <w:divBdr>
            <w:top w:val="none" w:sz="0" w:space="0" w:color="auto"/>
            <w:left w:val="none" w:sz="0" w:space="0" w:color="auto"/>
            <w:bottom w:val="none" w:sz="0" w:space="0" w:color="auto"/>
            <w:right w:val="none" w:sz="0" w:space="0" w:color="auto"/>
          </w:divBdr>
        </w:div>
        <w:div w:id="919949777">
          <w:marLeft w:val="480"/>
          <w:marRight w:val="0"/>
          <w:marTop w:val="0"/>
          <w:marBottom w:val="0"/>
          <w:divBdr>
            <w:top w:val="none" w:sz="0" w:space="0" w:color="auto"/>
            <w:left w:val="none" w:sz="0" w:space="0" w:color="auto"/>
            <w:bottom w:val="none" w:sz="0" w:space="0" w:color="auto"/>
            <w:right w:val="none" w:sz="0" w:space="0" w:color="auto"/>
          </w:divBdr>
        </w:div>
        <w:div w:id="928734702">
          <w:marLeft w:val="480"/>
          <w:marRight w:val="0"/>
          <w:marTop w:val="0"/>
          <w:marBottom w:val="0"/>
          <w:divBdr>
            <w:top w:val="none" w:sz="0" w:space="0" w:color="auto"/>
            <w:left w:val="none" w:sz="0" w:space="0" w:color="auto"/>
            <w:bottom w:val="none" w:sz="0" w:space="0" w:color="auto"/>
            <w:right w:val="none" w:sz="0" w:space="0" w:color="auto"/>
          </w:divBdr>
        </w:div>
      </w:divsChild>
    </w:div>
    <w:div w:id="848565481">
      <w:bodyDiv w:val="1"/>
      <w:marLeft w:val="0"/>
      <w:marRight w:val="0"/>
      <w:marTop w:val="0"/>
      <w:marBottom w:val="0"/>
      <w:divBdr>
        <w:top w:val="none" w:sz="0" w:space="0" w:color="auto"/>
        <w:left w:val="none" w:sz="0" w:space="0" w:color="auto"/>
        <w:bottom w:val="none" w:sz="0" w:space="0" w:color="auto"/>
        <w:right w:val="none" w:sz="0" w:space="0" w:color="auto"/>
      </w:divBdr>
    </w:div>
    <w:div w:id="848644427">
      <w:bodyDiv w:val="1"/>
      <w:marLeft w:val="0"/>
      <w:marRight w:val="0"/>
      <w:marTop w:val="0"/>
      <w:marBottom w:val="0"/>
      <w:divBdr>
        <w:top w:val="none" w:sz="0" w:space="0" w:color="auto"/>
        <w:left w:val="none" w:sz="0" w:space="0" w:color="auto"/>
        <w:bottom w:val="none" w:sz="0" w:space="0" w:color="auto"/>
        <w:right w:val="none" w:sz="0" w:space="0" w:color="auto"/>
      </w:divBdr>
    </w:div>
    <w:div w:id="848714579">
      <w:bodyDiv w:val="1"/>
      <w:marLeft w:val="0"/>
      <w:marRight w:val="0"/>
      <w:marTop w:val="0"/>
      <w:marBottom w:val="0"/>
      <w:divBdr>
        <w:top w:val="none" w:sz="0" w:space="0" w:color="auto"/>
        <w:left w:val="none" w:sz="0" w:space="0" w:color="auto"/>
        <w:bottom w:val="none" w:sz="0" w:space="0" w:color="auto"/>
        <w:right w:val="none" w:sz="0" w:space="0" w:color="auto"/>
      </w:divBdr>
      <w:divsChild>
        <w:div w:id="42532886">
          <w:marLeft w:val="480"/>
          <w:marRight w:val="0"/>
          <w:marTop w:val="0"/>
          <w:marBottom w:val="0"/>
          <w:divBdr>
            <w:top w:val="none" w:sz="0" w:space="0" w:color="auto"/>
            <w:left w:val="none" w:sz="0" w:space="0" w:color="auto"/>
            <w:bottom w:val="none" w:sz="0" w:space="0" w:color="auto"/>
            <w:right w:val="none" w:sz="0" w:space="0" w:color="auto"/>
          </w:divBdr>
        </w:div>
        <w:div w:id="77018782">
          <w:marLeft w:val="480"/>
          <w:marRight w:val="0"/>
          <w:marTop w:val="0"/>
          <w:marBottom w:val="0"/>
          <w:divBdr>
            <w:top w:val="none" w:sz="0" w:space="0" w:color="auto"/>
            <w:left w:val="none" w:sz="0" w:space="0" w:color="auto"/>
            <w:bottom w:val="none" w:sz="0" w:space="0" w:color="auto"/>
            <w:right w:val="none" w:sz="0" w:space="0" w:color="auto"/>
          </w:divBdr>
        </w:div>
        <w:div w:id="88935451">
          <w:marLeft w:val="480"/>
          <w:marRight w:val="0"/>
          <w:marTop w:val="0"/>
          <w:marBottom w:val="0"/>
          <w:divBdr>
            <w:top w:val="none" w:sz="0" w:space="0" w:color="auto"/>
            <w:left w:val="none" w:sz="0" w:space="0" w:color="auto"/>
            <w:bottom w:val="none" w:sz="0" w:space="0" w:color="auto"/>
            <w:right w:val="none" w:sz="0" w:space="0" w:color="auto"/>
          </w:divBdr>
        </w:div>
        <w:div w:id="91366206">
          <w:marLeft w:val="480"/>
          <w:marRight w:val="0"/>
          <w:marTop w:val="0"/>
          <w:marBottom w:val="0"/>
          <w:divBdr>
            <w:top w:val="none" w:sz="0" w:space="0" w:color="auto"/>
            <w:left w:val="none" w:sz="0" w:space="0" w:color="auto"/>
            <w:bottom w:val="none" w:sz="0" w:space="0" w:color="auto"/>
            <w:right w:val="none" w:sz="0" w:space="0" w:color="auto"/>
          </w:divBdr>
        </w:div>
        <w:div w:id="104858367">
          <w:marLeft w:val="480"/>
          <w:marRight w:val="0"/>
          <w:marTop w:val="0"/>
          <w:marBottom w:val="0"/>
          <w:divBdr>
            <w:top w:val="none" w:sz="0" w:space="0" w:color="auto"/>
            <w:left w:val="none" w:sz="0" w:space="0" w:color="auto"/>
            <w:bottom w:val="none" w:sz="0" w:space="0" w:color="auto"/>
            <w:right w:val="none" w:sz="0" w:space="0" w:color="auto"/>
          </w:divBdr>
        </w:div>
        <w:div w:id="263614844">
          <w:marLeft w:val="480"/>
          <w:marRight w:val="0"/>
          <w:marTop w:val="0"/>
          <w:marBottom w:val="0"/>
          <w:divBdr>
            <w:top w:val="none" w:sz="0" w:space="0" w:color="auto"/>
            <w:left w:val="none" w:sz="0" w:space="0" w:color="auto"/>
            <w:bottom w:val="none" w:sz="0" w:space="0" w:color="auto"/>
            <w:right w:val="none" w:sz="0" w:space="0" w:color="auto"/>
          </w:divBdr>
        </w:div>
        <w:div w:id="295718317">
          <w:marLeft w:val="480"/>
          <w:marRight w:val="0"/>
          <w:marTop w:val="0"/>
          <w:marBottom w:val="0"/>
          <w:divBdr>
            <w:top w:val="none" w:sz="0" w:space="0" w:color="auto"/>
            <w:left w:val="none" w:sz="0" w:space="0" w:color="auto"/>
            <w:bottom w:val="none" w:sz="0" w:space="0" w:color="auto"/>
            <w:right w:val="none" w:sz="0" w:space="0" w:color="auto"/>
          </w:divBdr>
        </w:div>
        <w:div w:id="348138466">
          <w:marLeft w:val="480"/>
          <w:marRight w:val="0"/>
          <w:marTop w:val="0"/>
          <w:marBottom w:val="0"/>
          <w:divBdr>
            <w:top w:val="none" w:sz="0" w:space="0" w:color="auto"/>
            <w:left w:val="none" w:sz="0" w:space="0" w:color="auto"/>
            <w:bottom w:val="none" w:sz="0" w:space="0" w:color="auto"/>
            <w:right w:val="none" w:sz="0" w:space="0" w:color="auto"/>
          </w:divBdr>
        </w:div>
        <w:div w:id="364451071">
          <w:marLeft w:val="480"/>
          <w:marRight w:val="0"/>
          <w:marTop w:val="0"/>
          <w:marBottom w:val="0"/>
          <w:divBdr>
            <w:top w:val="none" w:sz="0" w:space="0" w:color="auto"/>
            <w:left w:val="none" w:sz="0" w:space="0" w:color="auto"/>
            <w:bottom w:val="none" w:sz="0" w:space="0" w:color="auto"/>
            <w:right w:val="none" w:sz="0" w:space="0" w:color="auto"/>
          </w:divBdr>
        </w:div>
        <w:div w:id="480077285">
          <w:marLeft w:val="480"/>
          <w:marRight w:val="0"/>
          <w:marTop w:val="0"/>
          <w:marBottom w:val="0"/>
          <w:divBdr>
            <w:top w:val="none" w:sz="0" w:space="0" w:color="auto"/>
            <w:left w:val="none" w:sz="0" w:space="0" w:color="auto"/>
            <w:bottom w:val="none" w:sz="0" w:space="0" w:color="auto"/>
            <w:right w:val="none" w:sz="0" w:space="0" w:color="auto"/>
          </w:divBdr>
        </w:div>
        <w:div w:id="532692612">
          <w:marLeft w:val="480"/>
          <w:marRight w:val="0"/>
          <w:marTop w:val="0"/>
          <w:marBottom w:val="0"/>
          <w:divBdr>
            <w:top w:val="none" w:sz="0" w:space="0" w:color="auto"/>
            <w:left w:val="none" w:sz="0" w:space="0" w:color="auto"/>
            <w:bottom w:val="none" w:sz="0" w:space="0" w:color="auto"/>
            <w:right w:val="none" w:sz="0" w:space="0" w:color="auto"/>
          </w:divBdr>
        </w:div>
        <w:div w:id="538322456">
          <w:marLeft w:val="480"/>
          <w:marRight w:val="0"/>
          <w:marTop w:val="0"/>
          <w:marBottom w:val="0"/>
          <w:divBdr>
            <w:top w:val="none" w:sz="0" w:space="0" w:color="auto"/>
            <w:left w:val="none" w:sz="0" w:space="0" w:color="auto"/>
            <w:bottom w:val="none" w:sz="0" w:space="0" w:color="auto"/>
            <w:right w:val="none" w:sz="0" w:space="0" w:color="auto"/>
          </w:divBdr>
        </w:div>
        <w:div w:id="546841717">
          <w:marLeft w:val="480"/>
          <w:marRight w:val="0"/>
          <w:marTop w:val="0"/>
          <w:marBottom w:val="0"/>
          <w:divBdr>
            <w:top w:val="none" w:sz="0" w:space="0" w:color="auto"/>
            <w:left w:val="none" w:sz="0" w:space="0" w:color="auto"/>
            <w:bottom w:val="none" w:sz="0" w:space="0" w:color="auto"/>
            <w:right w:val="none" w:sz="0" w:space="0" w:color="auto"/>
          </w:divBdr>
        </w:div>
        <w:div w:id="549852926">
          <w:marLeft w:val="480"/>
          <w:marRight w:val="0"/>
          <w:marTop w:val="0"/>
          <w:marBottom w:val="0"/>
          <w:divBdr>
            <w:top w:val="none" w:sz="0" w:space="0" w:color="auto"/>
            <w:left w:val="none" w:sz="0" w:space="0" w:color="auto"/>
            <w:bottom w:val="none" w:sz="0" w:space="0" w:color="auto"/>
            <w:right w:val="none" w:sz="0" w:space="0" w:color="auto"/>
          </w:divBdr>
        </w:div>
        <w:div w:id="593590702">
          <w:marLeft w:val="480"/>
          <w:marRight w:val="0"/>
          <w:marTop w:val="0"/>
          <w:marBottom w:val="0"/>
          <w:divBdr>
            <w:top w:val="none" w:sz="0" w:space="0" w:color="auto"/>
            <w:left w:val="none" w:sz="0" w:space="0" w:color="auto"/>
            <w:bottom w:val="none" w:sz="0" w:space="0" w:color="auto"/>
            <w:right w:val="none" w:sz="0" w:space="0" w:color="auto"/>
          </w:divBdr>
        </w:div>
        <w:div w:id="606666898">
          <w:marLeft w:val="480"/>
          <w:marRight w:val="0"/>
          <w:marTop w:val="0"/>
          <w:marBottom w:val="0"/>
          <w:divBdr>
            <w:top w:val="none" w:sz="0" w:space="0" w:color="auto"/>
            <w:left w:val="none" w:sz="0" w:space="0" w:color="auto"/>
            <w:bottom w:val="none" w:sz="0" w:space="0" w:color="auto"/>
            <w:right w:val="none" w:sz="0" w:space="0" w:color="auto"/>
          </w:divBdr>
        </w:div>
        <w:div w:id="634484261">
          <w:marLeft w:val="480"/>
          <w:marRight w:val="0"/>
          <w:marTop w:val="0"/>
          <w:marBottom w:val="0"/>
          <w:divBdr>
            <w:top w:val="none" w:sz="0" w:space="0" w:color="auto"/>
            <w:left w:val="none" w:sz="0" w:space="0" w:color="auto"/>
            <w:bottom w:val="none" w:sz="0" w:space="0" w:color="auto"/>
            <w:right w:val="none" w:sz="0" w:space="0" w:color="auto"/>
          </w:divBdr>
        </w:div>
        <w:div w:id="650672654">
          <w:marLeft w:val="480"/>
          <w:marRight w:val="0"/>
          <w:marTop w:val="0"/>
          <w:marBottom w:val="0"/>
          <w:divBdr>
            <w:top w:val="none" w:sz="0" w:space="0" w:color="auto"/>
            <w:left w:val="none" w:sz="0" w:space="0" w:color="auto"/>
            <w:bottom w:val="none" w:sz="0" w:space="0" w:color="auto"/>
            <w:right w:val="none" w:sz="0" w:space="0" w:color="auto"/>
          </w:divBdr>
        </w:div>
        <w:div w:id="664169826">
          <w:marLeft w:val="480"/>
          <w:marRight w:val="0"/>
          <w:marTop w:val="0"/>
          <w:marBottom w:val="0"/>
          <w:divBdr>
            <w:top w:val="none" w:sz="0" w:space="0" w:color="auto"/>
            <w:left w:val="none" w:sz="0" w:space="0" w:color="auto"/>
            <w:bottom w:val="none" w:sz="0" w:space="0" w:color="auto"/>
            <w:right w:val="none" w:sz="0" w:space="0" w:color="auto"/>
          </w:divBdr>
        </w:div>
        <w:div w:id="672269304">
          <w:marLeft w:val="480"/>
          <w:marRight w:val="0"/>
          <w:marTop w:val="0"/>
          <w:marBottom w:val="0"/>
          <w:divBdr>
            <w:top w:val="none" w:sz="0" w:space="0" w:color="auto"/>
            <w:left w:val="none" w:sz="0" w:space="0" w:color="auto"/>
            <w:bottom w:val="none" w:sz="0" w:space="0" w:color="auto"/>
            <w:right w:val="none" w:sz="0" w:space="0" w:color="auto"/>
          </w:divBdr>
        </w:div>
        <w:div w:id="681586440">
          <w:marLeft w:val="480"/>
          <w:marRight w:val="0"/>
          <w:marTop w:val="0"/>
          <w:marBottom w:val="0"/>
          <w:divBdr>
            <w:top w:val="none" w:sz="0" w:space="0" w:color="auto"/>
            <w:left w:val="none" w:sz="0" w:space="0" w:color="auto"/>
            <w:bottom w:val="none" w:sz="0" w:space="0" w:color="auto"/>
            <w:right w:val="none" w:sz="0" w:space="0" w:color="auto"/>
          </w:divBdr>
        </w:div>
        <w:div w:id="688290467">
          <w:marLeft w:val="480"/>
          <w:marRight w:val="0"/>
          <w:marTop w:val="0"/>
          <w:marBottom w:val="0"/>
          <w:divBdr>
            <w:top w:val="none" w:sz="0" w:space="0" w:color="auto"/>
            <w:left w:val="none" w:sz="0" w:space="0" w:color="auto"/>
            <w:bottom w:val="none" w:sz="0" w:space="0" w:color="auto"/>
            <w:right w:val="none" w:sz="0" w:space="0" w:color="auto"/>
          </w:divBdr>
        </w:div>
        <w:div w:id="715004505">
          <w:marLeft w:val="480"/>
          <w:marRight w:val="0"/>
          <w:marTop w:val="0"/>
          <w:marBottom w:val="0"/>
          <w:divBdr>
            <w:top w:val="none" w:sz="0" w:space="0" w:color="auto"/>
            <w:left w:val="none" w:sz="0" w:space="0" w:color="auto"/>
            <w:bottom w:val="none" w:sz="0" w:space="0" w:color="auto"/>
            <w:right w:val="none" w:sz="0" w:space="0" w:color="auto"/>
          </w:divBdr>
        </w:div>
        <w:div w:id="745036916">
          <w:marLeft w:val="480"/>
          <w:marRight w:val="0"/>
          <w:marTop w:val="0"/>
          <w:marBottom w:val="0"/>
          <w:divBdr>
            <w:top w:val="none" w:sz="0" w:space="0" w:color="auto"/>
            <w:left w:val="none" w:sz="0" w:space="0" w:color="auto"/>
            <w:bottom w:val="none" w:sz="0" w:space="0" w:color="auto"/>
            <w:right w:val="none" w:sz="0" w:space="0" w:color="auto"/>
          </w:divBdr>
        </w:div>
        <w:div w:id="746269482">
          <w:marLeft w:val="480"/>
          <w:marRight w:val="0"/>
          <w:marTop w:val="0"/>
          <w:marBottom w:val="0"/>
          <w:divBdr>
            <w:top w:val="none" w:sz="0" w:space="0" w:color="auto"/>
            <w:left w:val="none" w:sz="0" w:space="0" w:color="auto"/>
            <w:bottom w:val="none" w:sz="0" w:space="0" w:color="auto"/>
            <w:right w:val="none" w:sz="0" w:space="0" w:color="auto"/>
          </w:divBdr>
        </w:div>
        <w:div w:id="747075112">
          <w:marLeft w:val="480"/>
          <w:marRight w:val="0"/>
          <w:marTop w:val="0"/>
          <w:marBottom w:val="0"/>
          <w:divBdr>
            <w:top w:val="none" w:sz="0" w:space="0" w:color="auto"/>
            <w:left w:val="none" w:sz="0" w:space="0" w:color="auto"/>
            <w:bottom w:val="none" w:sz="0" w:space="0" w:color="auto"/>
            <w:right w:val="none" w:sz="0" w:space="0" w:color="auto"/>
          </w:divBdr>
        </w:div>
        <w:div w:id="748650258">
          <w:marLeft w:val="480"/>
          <w:marRight w:val="0"/>
          <w:marTop w:val="0"/>
          <w:marBottom w:val="0"/>
          <w:divBdr>
            <w:top w:val="none" w:sz="0" w:space="0" w:color="auto"/>
            <w:left w:val="none" w:sz="0" w:space="0" w:color="auto"/>
            <w:bottom w:val="none" w:sz="0" w:space="0" w:color="auto"/>
            <w:right w:val="none" w:sz="0" w:space="0" w:color="auto"/>
          </w:divBdr>
        </w:div>
        <w:div w:id="771365843">
          <w:marLeft w:val="480"/>
          <w:marRight w:val="0"/>
          <w:marTop w:val="0"/>
          <w:marBottom w:val="0"/>
          <w:divBdr>
            <w:top w:val="none" w:sz="0" w:space="0" w:color="auto"/>
            <w:left w:val="none" w:sz="0" w:space="0" w:color="auto"/>
            <w:bottom w:val="none" w:sz="0" w:space="0" w:color="auto"/>
            <w:right w:val="none" w:sz="0" w:space="0" w:color="auto"/>
          </w:divBdr>
        </w:div>
        <w:div w:id="805201407">
          <w:marLeft w:val="480"/>
          <w:marRight w:val="0"/>
          <w:marTop w:val="0"/>
          <w:marBottom w:val="0"/>
          <w:divBdr>
            <w:top w:val="none" w:sz="0" w:space="0" w:color="auto"/>
            <w:left w:val="none" w:sz="0" w:space="0" w:color="auto"/>
            <w:bottom w:val="none" w:sz="0" w:space="0" w:color="auto"/>
            <w:right w:val="none" w:sz="0" w:space="0" w:color="auto"/>
          </w:divBdr>
        </w:div>
        <w:div w:id="823469182">
          <w:marLeft w:val="480"/>
          <w:marRight w:val="0"/>
          <w:marTop w:val="0"/>
          <w:marBottom w:val="0"/>
          <w:divBdr>
            <w:top w:val="none" w:sz="0" w:space="0" w:color="auto"/>
            <w:left w:val="none" w:sz="0" w:space="0" w:color="auto"/>
            <w:bottom w:val="none" w:sz="0" w:space="0" w:color="auto"/>
            <w:right w:val="none" w:sz="0" w:space="0" w:color="auto"/>
          </w:divBdr>
        </w:div>
        <w:div w:id="838275435">
          <w:marLeft w:val="480"/>
          <w:marRight w:val="0"/>
          <w:marTop w:val="0"/>
          <w:marBottom w:val="0"/>
          <w:divBdr>
            <w:top w:val="none" w:sz="0" w:space="0" w:color="auto"/>
            <w:left w:val="none" w:sz="0" w:space="0" w:color="auto"/>
            <w:bottom w:val="none" w:sz="0" w:space="0" w:color="auto"/>
            <w:right w:val="none" w:sz="0" w:space="0" w:color="auto"/>
          </w:divBdr>
        </w:div>
        <w:div w:id="847062799">
          <w:marLeft w:val="480"/>
          <w:marRight w:val="0"/>
          <w:marTop w:val="0"/>
          <w:marBottom w:val="0"/>
          <w:divBdr>
            <w:top w:val="none" w:sz="0" w:space="0" w:color="auto"/>
            <w:left w:val="none" w:sz="0" w:space="0" w:color="auto"/>
            <w:bottom w:val="none" w:sz="0" w:space="0" w:color="auto"/>
            <w:right w:val="none" w:sz="0" w:space="0" w:color="auto"/>
          </w:divBdr>
        </w:div>
        <w:div w:id="860388943">
          <w:marLeft w:val="480"/>
          <w:marRight w:val="0"/>
          <w:marTop w:val="0"/>
          <w:marBottom w:val="0"/>
          <w:divBdr>
            <w:top w:val="none" w:sz="0" w:space="0" w:color="auto"/>
            <w:left w:val="none" w:sz="0" w:space="0" w:color="auto"/>
            <w:bottom w:val="none" w:sz="0" w:space="0" w:color="auto"/>
            <w:right w:val="none" w:sz="0" w:space="0" w:color="auto"/>
          </w:divBdr>
        </w:div>
        <w:div w:id="907807683">
          <w:marLeft w:val="480"/>
          <w:marRight w:val="0"/>
          <w:marTop w:val="0"/>
          <w:marBottom w:val="0"/>
          <w:divBdr>
            <w:top w:val="none" w:sz="0" w:space="0" w:color="auto"/>
            <w:left w:val="none" w:sz="0" w:space="0" w:color="auto"/>
            <w:bottom w:val="none" w:sz="0" w:space="0" w:color="auto"/>
            <w:right w:val="none" w:sz="0" w:space="0" w:color="auto"/>
          </w:divBdr>
        </w:div>
        <w:div w:id="941692097">
          <w:marLeft w:val="480"/>
          <w:marRight w:val="0"/>
          <w:marTop w:val="0"/>
          <w:marBottom w:val="0"/>
          <w:divBdr>
            <w:top w:val="none" w:sz="0" w:space="0" w:color="auto"/>
            <w:left w:val="none" w:sz="0" w:space="0" w:color="auto"/>
            <w:bottom w:val="none" w:sz="0" w:space="0" w:color="auto"/>
            <w:right w:val="none" w:sz="0" w:space="0" w:color="auto"/>
          </w:divBdr>
        </w:div>
        <w:div w:id="944771527">
          <w:marLeft w:val="480"/>
          <w:marRight w:val="0"/>
          <w:marTop w:val="0"/>
          <w:marBottom w:val="0"/>
          <w:divBdr>
            <w:top w:val="none" w:sz="0" w:space="0" w:color="auto"/>
            <w:left w:val="none" w:sz="0" w:space="0" w:color="auto"/>
            <w:bottom w:val="none" w:sz="0" w:space="0" w:color="auto"/>
            <w:right w:val="none" w:sz="0" w:space="0" w:color="auto"/>
          </w:divBdr>
        </w:div>
        <w:div w:id="975574586">
          <w:marLeft w:val="480"/>
          <w:marRight w:val="0"/>
          <w:marTop w:val="0"/>
          <w:marBottom w:val="0"/>
          <w:divBdr>
            <w:top w:val="none" w:sz="0" w:space="0" w:color="auto"/>
            <w:left w:val="none" w:sz="0" w:space="0" w:color="auto"/>
            <w:bottom w:val="none" w:sz="0" w:space="0" w:color="auto"/>
            <w:right w:val="none" w:sz="0" w:space="0" w:color="auto"/>
          </w:divBdr>
        </w:div>
        <w:div w:id="1015882640">
          <w:marLeft w:val="480"/>
          <w:marRight w:val="0"/>
          <w:marTop w:val="0"/>
          <w:marBottom w:val="0"/>
          <w:divBdr>
            <w:top w:val="none" w:sz="0" w:space="0" w:color="auto"/>
            <w:left w:val="none" w:sz="0" w:space="0" w:color="auto"/>
            <w:bottom w:val="none" w:sz="0" w:space="0" w:color="auto"/>
            <w:right w:val="none" w:sz="0" w:space="0" w:color="auto"/>
          </w:divBdr>
        </w:div>
      </w:divsChild>
    </w:div>
    <w:div w:id="848909549">
      <w:bodyDiv w:val="1"/>
      <w:marLeft w:val="0"/>
      <w:marRight w:val="0"/>
      <w:marTop w:val="0"/>
      <w:marBottom w:val="0"/>
      <w:divBdr>
        <w:top w:val="none" w:sz="0" w:space="0" w:color="auto"/>
        <w:left w:val="none" w:sz="0" w:space="0" w:color="auto"/>
        <w:bottom w:val="none" w:sz="0" w:space="0" w:color="auto"/>
        <w:right w:val="none" w:sz="0" w:space="0" w:color="auto"/>
      </w:divBdr>
    </w:div>
    <w:div w:id="848983513">
      <w:bodyDiv w:val="1"/>
      <w:marLeft w:val="0"/>
      <w:marRight w:val="0"/>
      <w:marTop w:val="0"/>
      <w:marBottom w:val="0"/>
      <w:divBdr>
        <w:top w:val="none" w:sz="0" w:space="0" w:color="auto"/>
        <w:left w:val="none" w:sz="0" w:space="0" w:color="auto"/>
        <w:bottom w:val="none" w:sz="0" w:space="0" w:color="auto"/>
        <w:right w:val="none" w:sz="0" w:space="0" w:color="auto"/>
      </w:divBdr>
    </w:div>
    <w:div w:id="849026644">
      <w:bodyDiv w:val="1"/>
      <w:marLeft w:val="0"/>
      <w:marRight w:val="0"/>
      <w:marTop w:val="0"/>
      <w:marBottom w:val="0"/>
      <w:divBdr>
        <w:top w:val="none" w:sz="0" w:space="0" w:color="auto"/>
        <w:left w:val="none" w:sz="0" w:space="0" w:color="auto"/>
        <w:bottom w:val="none" w:sz="0" w:space="0" w:color="auto"/>
        <w:right w:val="none" w:sz="0" w:space="0" w:color="auto"/>
      </w:divBdr>
    </w:div>
    <w:div w:id="849105393">
      <w:bodyDiv w:val="1"/>
      <w:marLeft w:val="0"/>
      <w:marRight w:val="0"/>
      <w:marTop w:val="0"/>
      <w:marBottom w:val="0"/>
      <w:divBdr>
        <w:top w:val="none" w:sz="0" w:space="0" w:color="auto"/>
        <w:left w:val="none" w:sz="0" w:space="0" w:color="auto"/>
        <w:bottom w:val="none" w:sz="0" w:space="0" w:color="auto"/>
        <w:right w:val="none" w:sz="0" w:space="0" w:color="auto"/>
      </w:divBdr>
    </w:div>
    <w:div w:id="849412583">
      <w:bodyDiv w:val="1"/>
      <w:marLeft w:val="0"/>
      <w:marRight w:val="0"/>
      <w:marTop w:val="0"/>
      <w:marBottom w:val="0"/>
      <w:divBdr>
        <w:top w:val="none" w:sz="0" w:space="0" w:color="auto"/>
        <w:left w:val="none" w:sz="0" w:space="0" w:color="auto"/>
        <w:bottom w:val="none" w:sz="0" w:space="0" w:color="auto"/>
        <w:right w:val="none" w:sz="0" w:space="0" w:color="auto"/>
      </w:divBdr>
    </w:div>
    <w:div w:id="850030706">
      <w:bodyDiv w:val="1"/>
      <w:marLeft w:val="0"/>
      <w:marRight w:val="0"/>
      <w:marTop w:val="0"/>
      <w:marBottom w:val="0"/>
      <w:divBdr>
        <w:top w:val="none" w:sz="0" w:space="0" w:color="auto"/>
        <w:left w:val="none" w:sz="0" w:space="0" w:color="auto"/>
        <w:bottom w:val="none" w:sz="0" w:space="0" w:color="auto"/>
        <w:right w:val="none" w:sz="0" w:space="0" w:color="auto"/>
      </w:divBdr>
    </w:div>
    <w:div w:id="850142436">
      <w:bodyDiv w:val="1"/>
      <w:marLeft w:val="0"/>
      <w:marRight w:val="0"/>
      <w:marTop w:val="0"/>
      <w:marBottom w:val="0"/>
      <w:divBdr>
        <w:top w:val="none" w:sz="0" w:space="0" w:color="auto"/>
        <w:left w:val="none" w:sz="0" w:space="0" w:color="auto"/>
        <w:bottom w:val="none" w:sz="0" w:space="0" w:color="auto"/>
        <w:right w:val="none" w:sz="0" w:space="0" w:color="auto"/>
      </w:divBdr>
    </w:div>
    <w:div w:id="850218058">
      <w:bodyDiv w:val="1"/>
      <w:marLeft w:val="0"/>
      <w:marRight w:val="0"/>
      <w:marTop w:val="0"/>
      <w:marBottom w:val="0"/>
      <w:divBdr>
        <w:top w:val="none" w:sz="0" w:space="0" w:color="auto"/>
        <w:left w:val="none" w:sz="0" w:space="0" w:color="auto"/>
        <w:bottom w:val="none" w:sz="0" w:space="0" w:color="auto"/>
        <w:right w:val="none" w:sz="0" w:space="0" w:color="auto"/>
      </w:divBdr>
    </w:div>
    <w:div w:id="850798700">
      <w:bodyDiv w:val="1"/>
      <w:marLeft w:val="0"/>
      <w:marRight w:val="0"/>
      <w:marTop w:val="0"/>
      <w:marBottom w:val="0"/>
      <w:divBdr>
        <w:top w:val="none" w:sz="0" w:space="0" w:color="auto"/>
        <w:left w:val="none" w:sz="0" w:space="0" w:color="auto"/>
        <w:bottom w:val="none" w:sz="0" w:space="0" w:color="auto"/>
        <w:right w:val="none" w:sz="0" w:space="0" w:color="auto"/>
      </w:divBdr>
    </w:div>
    <w:div w:id="851146558">
      <w:bodyDiv w:val="1"/>
      <w:marLeft w:val="0"/>
      <w:marRight w:val="0"/>
      <w:marTop w:val="0"/>
      <w:marBottom w:val="0"/>
      <w:divBdr>
        <w:top w:val="none" w:sz="0" w:space="0" w:color="auto"/>
        <w:left w:val="none" w:sz="0" w:space="0" w:color="auto"/>
        <w:bottom w:val="none" w:sz="0" w:space="0" w:color="auto"/>
        <w:right w:val="none" w:sz="0" w:space="0" w:color="auto"/>
      </w:divBdr>
    </w:div>
    <w:div w:id="851147426">
      <w:bodyDiv w:val="1"/>
      <w:marLeft w:val="0"/>
      <w:marRight w:val="0"/>
      <w:marTop w:val="0"/>
      <w:marBottom w:val="0"/>
      <w:divBdr>
        <w:top w:val="none" w:sz="0" w:space="0" w:color="auto"/>
        <w:left w:val="none" w:sz="0" w:space="0" w:color="auto"/>
        <w:bottom w:val="none" w:sz="0" w:space="0" w:color="auto"/>
        <w:right w:val="none" w:sz="0" w:space="0" w:color="auto"/>
      </w:divBdr>
    </w:div>
    <w:div w:id="851380247">
      <w:bodyDiv w:val="1"/>
      <w:marLeft w:val="0"/>
      <w:marRight w:val="0"/>
      <w:marTop w:val="0"/>
      <w:marBottom w:val="0"/>
      <w:divBdr>
        <w:top w:val="none" w:sz="0" w:space="0" w:color="auto"/>
        <w:left w:val="none" w:sz="0" w:space="0" w:color="auto"/>
        <w:bottom w:val="none" w:sz="0" w:space="0" w:color="auto"/>
        <w:right w:val="none" w:sz="0" w:space="0" w:color="auto"/>
      </w:divBdr>
    </w:div>
    <w:div w:id="851380722">
      <w:bodyDiv w:val="1"/>
      <w:marLeft w:val="0"/>
      <w:marRight w:val="0"/>
      <w:marTop w:val="0"/>
      <w:marBottom w:val="0"/>
      <w:divBdr>
        <w:top w:val="none" w:sz="0" w:space="0" w:color="auto"/>
        <w:left w:val="none" w:sz="0" w:space="0" w:color="auto"/>
        <w:bottom w:val="none" w:sz="0" w:space="0" w:color="auto"/>
        <w:right w:val="none" w:sz="0" w:space="0" w:color="auto"/>
      </w:divBdr>
    </w:div>
    <w:div w:id="851410888">
      <w:bodyDiv w:val="1"/>
      <w:marLeft w:val="0"/>
      <w:marRight w:val="0"/>
      <w:marTop w:val="0"/>
      <w:marBottom w:val="0"/>
      <w:divBdr>
        <w:top w:val="none" w:sz="0" w:space="0" w:color="auto"/>
        <w:left w:val="none" w:sz="0" w:space="0" w:color="auto"/>
        <w:bottom w:val="none" w:sz="0" w:space="0" w:color="auto"/>
        <w:right w:val="none" w:sz="0" w:space="0" w:color="auto"/>
      </w:divBdr>
    </w:div>
    <w:div w:id="851457260">
      <w:bodyDiv w:val="1"/>
      <w:marLeft w:val="0"/>
      <w:marRight w:val="0"/>
      <w:marTop w:val="0"/>
      <w:marBottom w:val="0"/>
      <w:divBdr>
        <w:top w:val="none" w:sz="0" w:space="0" w:color="auto"/>
        <w:left w:val="none" w:sz="0" w:space="0" w:color="auto"/>
        <w:bottom w:val="none" w:sz="0" w:space="0" w:color="auto"/>
        <w:right w:val="none" w:sz="0" w:space="0" w:color="auto"/>
      </w:divBdr>
    </w:div>
    <w:div w:id="851723254">
      <w:bodyDiv w:val="1"/>
      <w:marLeft w:val="0"/>
      <w:marRight w:val="0"/>
      <w:marTop w:val="0"/>
      <w:marBottom w:val="0"/>
      <w:divBdr>
        <w:top w:val="none" w:sz="0" w:space="0" w:color="auto"/>
        <w:left w:val="none" w:sz="0" w:space="0" w:color="auto"/>
        <w:bottom w:val="none" w:sz="0" w:space="0" w:color="auto"/>
        <w:right w:val="none" w:sz="0" w:space="0" w:color="auto"/>
      </w:divBdr>
    </w:div>
    <w:div w:id="851726408">
      <w:bodyDiv w:val="1"/>
      <w:marLeft w:val="0"/>
      <w:marRight w:val="0"/>
      <w:marTop w:val="0"/>
      <w:marBottom w:val="0"/>
      <w:divBdr>
        <w:top w:val="none" w:sz="0" w:space="0" w:color="auto"/>
        <w:left w:val="none" w:sz="0" w:space="0" w:color="auto"/>
        <w:bottom w:val="none" w:sz="0" w:space="0" w:color="auto"/>
        <w:right w:val="none" w:sz="0" w:space="0" w:color="auto"/>
      </w:divBdr>
    </w:div>
    <w:div w:id="851840781">
      <w:bodyDiv w:val="1"/>
      <w:marLeft w:val="0"/>
      <w:marRight w:val="0"/>
      <w:marTop w:val="0"/>
      <w:marBottom w:val="0"/>
      <w:divBdr>
        <w:top w:val="none" w:sz="0" w:space="0" w:color="auto"/>
        <w:left w:val="none" w:sz="0" w:space="0" w:color="auto"/>
        <w:bottom w:val="none" w:sz="0" w:space="0" w:color="auto"/>
        <w:right w:val="none" w:sz="0" w:space="0" w:color="auto"/>
      </w:divBdr>
    </w:div>
    <w:div w:id="852038494">
      <w:bodyDiv w:val="1"/>
      <w:marLeft w:val="0"/>
      <w:marRight w:val="0"/>
      <w:marTop w:val="0"/>
      <w:marBottom w:val="0"/>
      <w:divBdr>
        <w:top w:val="none" w:sz="0" w:space="0" w:color="auto"/>
        <w:left w:val="none" w:sz="0" w:space="0" w:color="auto"/>
        <w:bottom w:val="none" w:sz="0" w:space="0" w:color="auto"/>
        <w:right w:val="none" w:sz="0" w:space="0" w:color="auto"/>
      </w:divBdr>
      <w:divsChild>
        <w:div w:id="3557341">
          <w:marLeft w:val="480"/>
          <w:marRight w:val="0"/>
          <w:marTop w:val="0"/>
          <w:marBottom w:val="0"/>
          <w:divBdr>
            <w:top w:val="none" w:sz="0" w:space="0" w:color="auto"/>
            <w:left w:val="none" w:sz="0" w:space="0" w:color="auto"/>
            <w:bottom w:val="none" w:sz="0" w:space="0" w:color="auto"/>
            <w:right w:val="none" w:sz="0" w:space="0" w:color="auto"/>
          </w:divBdr>
        </w:div>
        <w:div w:id="43061984">
          <w:marLeft w:val="480"/>
          <w:marRight w:val="0"/>
          <w:marTop w:val="0"/>
          <w:marBottom w:val="0"/>
          <w:divBdr>
            <w:top w:val="none" w:sz="0" w:space="0" w:color="auto"/>
            <w:left w:val="none" w:sz="0" w:space="0" w:color="auto"/>
            <w:bottom w:val="none" w:sz="0" w:space="0" w:color="auto"/>
            <w:right w:val="none" w:sz="0" w:space="0" w:color="auto"/>
          </w:divBdr>
        </w:div>
        <w:div w:id="49350931">
          <w:marLeft w:val="480"/>
          <w:marRight w:val="0"/>
          <w:marTop w:val="0"/>
          <w:marBottom w:val="0"/>
          <w:divBdr>
            <w:top w:val="none" w:sz="0" w:space="0" w:color="auto"/>
            <w:left w:val="none" w:sz="0" w:space="0" w:color="auto"/>
            <w:bottom w:val="none" w:sz="0" w:space="0" w:color="auto"/>
            <w:right w:val="none" w:sz="0" w:space="0" w:color="auto"/>
          </w:divBdr>
        </w:div>
        <w:div w:id="57242206">
          <w:marLeft w:val="480"/>
          <w:marRight w:val="0"/>
          <w:marTop w:val="0"/>
          <w:marBottom w:val="0"/>
          <w:divBdr>
            <w:top w:val="none" w:sz="0" w:space="0" w:color="auto"/>
            <w:left w:val="none" w:sz="0" w:space="0" w:color="auto"/>
            <w:bottom w:val="none" w:sz="0" w:space="0" w:color="auto"/>
            <w:right w:val="none" w:sz="0" w:space="0" w:color="auto"/>
          </w:divBdr>
        </w:div>
        <w:div w:id="184176557">
          <w:marLeft w:val="480"/>
          <w:marRight w:val="0"/>
          <w:marTop w:val="0"/>
          <w:marBottom w:val="0"/>
          <w:divBdr>
            <w:top w:val="none" w:sz="0" w:space="0" w:color="auto"/>
            <w:left w:val="none" w:sz="0" w:space="0" w:color="auto"/>
            <w:bottom w:val="none" w:sz="0" w:space="0" w:color="auto"/>
            <w:right w:val="none" w:sz="0" w:space="0" w:color="auto"/>
          </w:divBdr>
        </w:div>
        <w:div w:id="353533576">
          <w:marLeft w:val="480"/>
          <w:marRight w:val="0"/>
          <w:marTop w:val="0"/>
          <w:marBottom w:val="0"/>
          <w:divBdr>
            <w:top w:val="none" w:sz="0" w:space="0" w:color="auto"/>
            <w:left w:val="none" w:sz="0" w:space="0" w:color="auto"/>
            <w:bottom w:val="none" w:sz="0" w:space="0" w:color="auto"/>
            <w:right w:val="none" w:sz="0" w:space="0" w:color="auto"/>
          </w:divBdr>
        </w:div>
        <w:div w:id="424229772">
          <w:marLeft w:val="480"/>
          <w:marRight w:val="0"/>
          <w:marTop w:val="0"/>
          <w:marBottom w:val="0"/>
          <w:divBdr>
            <w:top w:val="none" w:sz="0" w:space="0" w:color="auto"/>
            <w:left w:val="none" w:sz="0" w:space="0" w:color="auto"/>
            <w:bottom w:val="none" w:sz="0" w:space="0" w:color="auto"/>
            <w:right w:val="none" w:sz="0" w:space="0" w:color="auto"/>
          </w:divBdr>
        </w:div>
        <w:div w:id="460417281">
          <w:marLeft w:val="480"/>
          <w:marRight w:val="0"/>
          <w:marTop w:val="0"/>
          <w:marBottom w:val="0"/>
          <w:divBdr>
            <w:top w:val="none" w:sz="0" w:space="0" w:color="auto"/>
            <w:left w:val="none" w:sz="0" w:space="0" w:color="auto"/>
            <w:bottom w:val="none" w:sz="0" w:space="0" w:color="auto"/>
            <w:right w:val="none" w:sz="0" w:space="0" w:color="auto"/>
          </w:divBdr>
        </w:div>
        <w:div w:id="498616333">
          <w:marLeft w:val="480"/>
          <w:marRight w:val="0"/>
          <w:marTop w:val="0"/>
          <w:marBottom w:val="0"/>
          <w:divBdr>
            <w:top w:val="none" w:sz="0" w:space="0" w:color="auto"/>
            <w:left w:val="none" w:sz="0" w:space="0" w:color="auto"/>
            <w:bottom w:val="none" w:sz="0" w:space="0" w:color="auto"/>
            <w:right w:val="none" w:sz="0" w:space="0" w:color="auto"/>
          </w:divBdr>
        </w:div>
        <w:div w:id="558321182">
          <w:marLeft w:val="480"/>
          <w:marRight w:val="0"/>
          <w:marTop w:val="0"/>
          <w:marBottom w:val="0"/>
          <w:divBdr>
            <w:top w:val="none" w:sz="0" w:space="0" w:color="auto"/>
            <w:left w:val="none" w:sz="0" w:space="0" w:color="auto"/>
            <w:bottom w:val="none" w:sz="0" w:space="0" w:color="auto"/>
            <w:right w:val="none" w:sz="0" w:space="0" w:color="auto"/>
          </w:divBdr>
        </w:div>
        <w:div w:id="668291711">
          <w:marLeft w:val="480"/>
          <w:marRight w:val="0"/>
          <w:marTop w:val="0"/>
          <w:marBottom w:val="0"/>
          <w:divBdr>
            <w:top w:val="none" w:sz="0" w:space="0" w:color="auto"/>
            <w:left w:val="none" w:sz="0" w:space="0" w:color="auto"/>
            <w:bottom w:val="none" w:sz="0" w:space="0" w:color="auto"/>
            <w:right w:val="none" w:sz="0" w:space="0" w:color="auto"/>
          </w:divBdr>
        </w:div>
        <w:div w:id="806431809">
          <w:marLeft w:val="480"/>
          <w:marRight w:val="0"/>
          <w:marTop w:val="0"/>
          <w:marBottom w:val="0"/>
          <w:divBdr>
            <w:top w:val="none" w:sz="0" w:space="0" w:color="auto"/>
            <w:left w:val="none" w:sz="0" w:space="0" w:color="auto"/>
            <w:bottom w:val="none" w:sz="0" w:space="0" w:color="auto"/>
            <w:right w:val="none" w:sz="0" w:space="0" w:color="auto"/>
          </w:divBdr>
        </w:div>
        <w:div w:id="905993799">
          <w:marLeft w:val="480"/>
          <w:marRight w:val="0"/>
          <w:marTop w:val="0"/>
          <w:marBottom w:val="0"/>
          <w:divBdr>
            <w:top w:val="none" w:sz="0" w:space="0" w:color="auto"/>
            <w:left w:val="none" w:sz="0" w:space="0" w:color="auto"/>
            <w:bottom w:val="none" w:sz="0" w:space="0" w:color="auto"/>
            <w:right w:val="none" w:sz="0" w:space="0" w:color="auto"/>
          </w:divBdr>
        </w:div>
        <w:div w:id="1017775972">
          <w:marLeft w:val="480"/>
          <w:marRight w:val="0"/>
          <w:marTop w:val="0"/>
          <w:marBottom w:val="0"/>
          <w:divBdr>
            <w:top w:val="none" w:sz="0" w:space="0" w:color="auto"/>
            <w:left w:val="none" w:sz="0" w:space="0" w:color="auto"/>
            <w:bottom w:val="none" w:sz="0" w:space="0" w:color="auto"/>
            <w:right w:val="none" w:sz="0" w:space="0" w:color="auto"/>
          </w:divBdr>
        </w:div>
      </w:divsChild>
    </w:div>
    <w:div w:id="852063191">
      <w:bodyDiv w:val="1"/>
      <w:marLeft w:val="0"/>
      <w:marRight w:val="0"/>
      <w:marTop w:val="0"/>
      <w:marBottom w:val="0"/>
      <w:divBdr>
        <w:top w:val="none" w:sz="0" w:space="0" w:color="auto"/>
        <w:left w:val="none" w:sz="0" w:space="0" w:color="auto"/>
        <w:bottom w:val="none" w:sz="0" w:space="0" w:color="auto"/>
        <w:right w:val="none" w:sz="0" w:space="0" w:color="auto"/>
      </w:divBdr>
    </w:div>
    <w:div w:id="852114270">
      <w:bodyDiv w:val="1"/>
      <w:marLeft w:val="0"/>
      <w:marRight w:val="0"/>
      <w:marTop w:val="0"/>
      <w:marBottom w:val="0"/>
      <w:divBdr>
        <w:top w:val="none" w:sz="0" w:space="0" w:color="auto"/>
        <w:left w:val="none" w:sz="0" w:space="0" w:color="auto"/>
        <w:bottom w:val="none" w:sz="0" w:space="0" w:color="auto"/>
        <w:right w:val="none" w:sz="0" w:space="0" w:color="auto"/>
      </w:divBdr>
    </w:div>
    <w:div w:id="852379360">
      <w:bodyDiv w:val="1"/>
      <w:marLeft w:val="0"/>
      <w:marRight w:val="0"/>
      <w:marTop w:val="0"/>
      <w:marBottom w:val="0"/>
      <w:divBdr>
        <w:top w:val="none" w:sz="0" w:space="0" w:color="auto"/>
        <w:left w:val="none" w:sz="0" w:space="0" w:color="auto"/>
        <w:bottom w:val="none" w:sz="0" w:space="0" w:color="auto"/>
        <w:right w:val="none" w:sz="0" w:space="0" w:color="auto"/>
      </w:divBdr>
    </w:div>
    <w:div w:id="852458173">
      <w:bodyDiv w:val="1"/>
      <w:marLeft w:val="0"/>
      <w:marRight w:val="0"/>
      <w:marTop w:val="0"/>
      <w:marBottom w:val="0"/>
      <w:divBdr>
        <w:top w:val="none" w:sz="0" w:space="0" w:color="auto"/>
        <w:left w:val="none" w:sz="0" w:space="0" w:color="auto"/>
        <w:bottom w:val="none" w:sz="0" w:space="0" w:color="auto"/>
        <w:right w:val="none" w:sz="0" w:space="0" w:color="auto"/>
      </w:divBdr>
    </w:div>
    <w:div w:id="852718603">
      <w:bodyDiv w:val="1"/>
      <w:marLeft w:val="0"/>
      <w:marRight w:val="0"/>
      <w:marTop w:val="0"/>
      <w:marBottom w:val="0"/>
      <w:divBdr>
        <w:top w:val="none" w:sz="0" w:space="0" w:color="auto"/>
        <w:left w:val="none" w:sz="0" w:space="0" w:color="auto"/>
        <w:bottom w:val="none" w:sz="0" w:space="0" w:color="auto"/>
        <w:right w:val="none" w:sz="0" w:space="0" w:color="auto"/>
      </w:divBdr>
    </w:div>
    <w:div w:id="852955398">
      <w:bodyDiv w:val="1"/>
      <w:marLeft w:val="0"/>
      <w:marRight w:val="0"/>
      <w:marTop w:val="0"/>
      <w:marBottom w:val="0"/>
      <w:divBdr>
        <w:top w:val="none" w:sz="0" w:space="0" w:color="auto"/>
        <w:left w:val="none" w:sz="0" w:space="0" w:color="auto"/>
        <w:bottom w:val="none" w:sz="0" w:space="0" w:color="auto"/>
        <w:right w:val="none" w:sz="0" w:space="0" w:color="auto"/>
      </w:divBdr>
    </w:div>
    <w:div w:id="853302601">
      <w:bodyDiv w:val="1"/>
      <w:marLeft w:val="0"/>
      <w:marRight w:val="0"/>
      <w:marTop w:val="0"/>
      <w:marBottom w:val="0"/>
      <w:divBdr>
        <w:top w:val="none" w:sz="0" w:space="0" w:color="auto"/>
        <w:left w:val="none" w:sz="0" w:space="0" w:color="auto"/>
        <w:bottom w:val="none" w:sz="0" w:space="0" w:color="auto"/>
        <w:right w:val="none" w:sz="0" w:space="0" w:color="auto"/>
      </w:divBdr>
    </w:div>
    <w:div w:id="853306385">
      <w:bodyDiv w:val="1"/>
      <w:marLeft w:val="0"/>
      <w:marRight w:val="0"/>
      <w:marTop w:val="0"/>
      <w:marBottom w:val="0"/>
      <w:divBdr>
        <w:top w:val="none" w:sz="0" w:space="0" w:color="auto"/>
        <w:left w:val="none" w:sz="0" w:space="0" w:color="auto"/>
        <w:bottom w:val="none" w:sz="0" w:space="0" w:color="auto"/>
        <w:right w:val="none" w:sz="0" w:space="0" w:color="auto"/>
      </w:divBdr>
      <w:divsChild>
        <w:div w:id="47850739">
          <w:marLeft w:val="480"/>
          <w:marRight w:val="0"/>
          <w:marTop w:val="0"/>
          <w:marBottom w:val="0"/>
          <w:divBdr>
            <w:top w:val="none" w:sz="0" w:space="0" w:color="auto"/>
            <w:left w:val="none" w:sz="0" w:space="0" w:color="auto"/>
            <w:bottom w:val="none" w:sz="0" w:space="0" w:color="auto"/>
            <w:right w:val="none" w:sz="0" w:space="0" w:color="auto"/>
          </w:divBdr>
        </w:div>
        <w:div w:id="164900236">
          <w:marLeft w:val="480"/>
          <w:marRight w:val="0"/>
          <w:marTop w:val="0"/>
          <w:marBottom w:val="0"/>
          <w:divBdr>
            <w:top w:val="none" w:sz="0" w:space="0" w:color="auto"/>
            <w:left w:val="none" w:sz="0" w:space="0" w:color="auto"/>
            <w:bottom w:val="none" w:sz="0" w:space="0" w:color="auto"/>
            <w:right w:val="none" w:sz="0" w:space="0" w:color="auto"/>
          </w:divBdr>
        </w:div>
        <w:div w:id="176844698">
          <w:marLeft w:val="480"/>
          <w:marRight w:val="0"/>
          <w:marTop w:val="0"/>
          <w:marBottom w:val="0"/>
          <w:divBdr>
            <w:top w:val="none" w:sz="0" w:space="0" w:color="auto"/>
            <w:left w:val="none" w:sz="0" w:space="0" w:color="auto"/>
            <w:bottom w:val="none" w:sz="0" w:space="0" w:color="auto"/>
            <w:right w:val="none" w:sz="0" w:space="0" w:color="auto"/>
          </w:divBdr>
        </w:div>
        <w:div w:id="195969283">
          <w:marLeft w:val="480"/>
          <w:marRight w:val="0"/>
          <w:marTop w:val="0"/>
          <w:marBottom w:val="0"/>
          <w:divBdr>
            <w:top w:val="none" w:sz="0" w:space="0" w:color="auto"/>
            <w:left w:val="none" w:sz="0" w:space="0" w:color="auto"/>
            <w:bottom w:val="none" w:sz="0" w:space="0" w:color="auto"/>
            <w:right w:val="none" w:sz="0" w:space="0" w:color="auto"/>
          </w:divBdr>
        </w:div>
        <w:div w:id="204292256">
          <w:marLeft w:val="480"/>
          <w:marRight w:val="0"/>
          <w:marTop w:val="0"/>
          <w:marBottom w:val="0"/>
          <w:divBdr>
            <w:top w:val="none" w:sz="0" w:space="0" w:color="auto"/>
            <w:left w:val="none" w:sz="0" w:space="0" w:color="auto"/>
            <w:bottom w:val="none" w:sz="0" w:space="0" w:color="auto"/>
            <w:right w:val="none" w:sz="0" w:space="0" w:color="auto"/>
          </w:divBdr>
        </w:div>
        <w:div w:id="215826117">
          <w:marLeft w:val="480"/>
          <w:marRight w:val="0"/>
          <w:marTop w:val="0"/>
          <w:marBottom w:val="0"/>
          <w:divBdr>
            <w:top w:val="none" w:sz="0" w:space="0" w:color="auto"/>
            <w:left w:val="none" w:sz="0" w:space="0" w:color="auto"/>
            <w:bottom w:val="none" w:sz="0" w:space="0" w:color="auto"/>
            <w:right w:val="none" w:sz="0" w:space="0" w:color="auto"/>
          </w:divBdr>
        </w:div>
        <w:div w:id="243730247">
          <w:marLeft w:val="480"/>
          <w:marRight w:val="0"/>
          <w:marTop w:val="0"/>
          <w:marBottom w:val="0"/>
          <w:divBdr>
            <w:top w:val="none" w:sz="0" w:space="0" w:color="auto"/>
            <w:left w:val="none" w:sz="0" w:space="0" w:color="auto"/>
            <w:bottom w:val="none" w:sz="0" w:space="0" w:color="auto"/>
            <w:right w:val="none" w:sz="0" w:space="0" w:color="auto"/>
          </w:divBdr>
        </w:div>
        <w:div w:id="244078122">
          <w:marLeft w:val="480"/>
          <w:marRight w:val="0"/>
          <w:marTop w:val="0"/>
          <w:marBottom w:val="0"/>
          <w:divBdr>
            <w:top w:val="none" w:sz="0" w:space="0" w:color="auto"/>
            <w:left w:val="none" w:sz="0" w:space="0" w:color="auto"/>
            <w:bottom w:val="none" w:sz="0" w:space="0" w:color="auto"/>
            <w:right w:val="none" w:sz="0" w:space="0" w:color="auto"/>
          </w:divBdr>
        </w:div>
        <w:div w:id="262766318">
          <w:marLeft w:val="480"/>
          <w:marRight w:val="0"/>
          <w:marTop w:val="0"/>
          <w:marBottom w:val="0"/>
          <w:divBdr>
            <w:top w:val="none" w:sz="0" w:space="0" w:color="auto"/>
            <w:left w:val="none" w:sz="0" w:space="0" w:color="auto"/>
            <w:bottom w:val="none" w:sz="0" w:space="0" w:color="auto"/>
            <w:right w:val="none" w:sz="0" w:space="0" w:color="auto"/>
          </w:divBdr>
        </w:div>
        <w:div w:id="288631881">
          <w:marLeft w:val="480"/>
          <w:marRight w:val="0"/>
          <w:marTop w:val="0"/>
          <w:marBottom w:val="0"/>
          <w:divBdr>
            <w:top w:val="none" w:sz="0" w:space="0" w:color="auto"/>
            <w:left w:val="none" w:sz="0" w:space="0" w:color="auto"/>
            <w:bottom w:val="none" w:sz="0" w:space="0" w:color="auto"/>
            <w:right w:val="none" w:sz="0" w:space="0" w:color="auto"/>
          </w:divBdr>
        </w:div>
        <w:div w:id="288824105">
          <w:marLeft w:val="480"/>
          <w:marRight w:val="0"/>
          <w:marTop w:val="0"/>
          <w:marBottom w:val="0"/>
          <w:divBdr>
            <w:top w:val="none" w:sz="0" w:space="0" w:color="auto"/>
            <w:left w:val="none" w:sz="0" w:space="0" w:color="auto"/>
            <w:bottom w:val="none" w:sz="0" w:space="0" w:color="auto"/>
            <w:right w:val="none" w:sz="0" w:space="0" w:color="auto"/>
          </w:divBdr>
        </w:div>
        <w:div w:id="320502764">
          <w:marLeft w:val="480"/>
          <w:marRight w:val="0"/>
          <w:marTop w:val="0"/>
          <w:marBottom w:val="0"/>
          <w:divBdr>
            <w:top w:val="none" w:sz="0" w:space="0" w:color="auto"/>
            <w:left w:val="none" w:sz="0" w:space="0" w:color="auto"/>
            <w:bottom w:val="none" w:sz="0" w:space="0" w:color="auto"/>
            <w:right w:val="none" w:sz="0" w:space="0" w:color="auto"/>
          </w:divBdr>
        </w:div>
        <w:div w:id="376972648">
          <w:marLeft w:val="480"/>
          <w:marRight w:val="0"/>
          <w:marTop w:val="0"/>
          <w:marBottom w:val="0"/>
          <w:divBdr>
            <w:top w:val="none" w:sz="0" w:space="0" w:color="auto"/>
            <w:left w:val="none" w:sz="0" w:space="0" w:color="auto"/>
            <w:bottom w:val="none" w:sz="0" w:space="0" w:color="auto"/>
            <w:right w:val="none" w:sz="0" w:space="0" w:color="auto"/>
          </w:divBdr>
        </w:div>
        <w:div w:id="389769578">
          <w:marLeft w:val="480"/>
          <w:marRight w:val="0"/>
          <w:marTop w:val="0"/>
          <w:marBottom w:val="0"/>
          <w:divBdr>
            <w:top w:val="none" w:sz="0" w:space="0" w:color="auto"/>
            <w:left w:val="none" w:sz="0" w:space="0" w:color="auto"/>
            <w:bottom w:val="none" w:sz="0" w:space="0" w:color="auto"/>
            <w:right w:val="none" w:sz="0" w:space="0" w:color="auto"/>
          </w:divBdr>
        </w:div>
        <w:div w:id="414058597">
          <w:marLeft w:val="480"/>
          <w:marRight w:val="0"/>
          <w:marTop w:val="0"/>
          <w:marBottom w:val="0"/>
          <w:divBdr>
            <w:top w:val="none" w:sz="0" w:space="0" w:color="auto"/>
            <w:left w:val="none" w:sz="0" w:space="0" w:color="auto"/>
            <w:bottom w:val="none" w:sz="0" w:space="0" w:color="auto"/>
            <w:right w:val="none" w:sz="0" w:space="0" w:color="auto"/>
          </w:divBdr>
        </w:div>
        <w:div w:id="460415463">
          <w:marLeft w:val="480"/>
          <w:marRight w:val="0"/>
          <w:marTop w:val="0"/>
          <w:marBottom w:val="0"/>
          <w:divBdr>
            <w:top w:val="none" w:sz="0" w:space="0" w:color="auto"/>
            <w:left w:val="none" w:sz="0" w:space="0" w:color="auto"/>
            <w:bottom w:val="none" w:sz="0" w:space="0" w:color="auto"/>
            <w:right w:val="none" w:sz="0" w:space="0" w:color="auto"/>
          </w:divBdr>
        </w:div>
        <w:div w:id="505554685">
          <w:marLeft w:val="480"/>
          <w:marRight w:val="0"/>
          <w:marTop w:val="0"/>
          <w:marBottom w:val="0"/>
          <w:divBdr>
            <w:top w:val="none" w:sz="0" w:space="0" w:color="auto"/>
            <w:left w:val="none" w:sz="0" w:space="0" w:color="auto"/>
            <w:bottom w:val="none" w:sz="0" w:space="0" w:color="auto"/>
            <w:right w:val="none" w:sz="0" w:space="0" w:color="auto"/>
          </w:divBdr>
        </w:div>
        <w:div w:id="644116867">
          <w:marLeft w:val="480"/>
          <w:marRight w:val="0"/>
          <w:marTop w:val="0"/>
          <w:marBottom w:val="0"/>
          <w:divBdr>
            <w:top w:val="none" w:sz="0" w:space="0" w:color="auto"/>
            <w:left w:val="none" w:sz="0" w:space="0" w:color="auto"/>
            <w:bottom w:val="none" w:sz="0" w:space="0" w:color="auto"/>
            <w:right w:val="none" w:sz="0" w:space="0" w:color="auto"/>
          </w:divBdr>
        </w:div>
        <w:div w:id="694814673">
          <w:marLeft w:val="480"/>
          <w:marRight w:val="0"/>
          <w:marTop w:val="0"/>
          <w:marBottom w:val="0"/>
          <w:divBdr>
            <w:top w:val="none" w:sz="0" w:space="0" w:color="auto"/>
            <w:left w:val="none" w:sz="0" w:space="0" w:color="auto"/>
            <w:bottom w:val="none" w:sz="0" w:space="0" w:color="auto"/>
            <w:right w:val="none" w:sz="0" w:space="0" w:color="auto"/>
          </w:divBdr>
        </w:div>
        <w:div w:id="696464969">
          <w:marLeft w:val="480"/>
          <w:marRight w:val="0"/>
          <w:marTop w:val="0"/>
          <w:marBottom w:val="0"/>
          <w:divBdr>
            <w:top w:val="none" w:sz="0" w:space="0" w:color="auto"/>
            <w:left w:val="none" w:sz="0" w:space="0" w:color="auto"/>
            <w:bottom w:val="none" w:sz="0" w:space="0" w:color="auto"/>
            <w:right w:val="none" w:sz="0" w:space="0" w:color="auto"/>
          </w:divBdr>
        </w:div>
        <w:div w:id="711659438">
          <w:marLeft w:val="480"/>
          <w:marRight w:val="0"/>
          <w:marTop w:val="0"/>
          <w:marBottom w:val="0"/>
          <w:divBdr>
            <w:top w:val="none" w:sz="0" w:space="0" w:color="auto"/>
            <w:left w:val="none" w:sz="0" w:space="0" w:color="auto"/>
            <w:bottom w:val="none" w:sz="0" w:space="0" w:color="auto"/>
            <w:right w:val="none" w:sz="0" w:space="0" w:color="auto"/>
          </w:divBdr>
        </w:div>
        <w:div w:id="740713616">
          <w:marLeft w:val="480"/>
          <w:marRight w:val="0"/>
          <w:marTop w:val="0"/>
          <w:marBottom w:val="0"/>
          <w:divBdr>
            <w:top w:val="none" w:sz="0" w:space="0" w:color="auto"/>
            <w:left w:val="none" w:sz="0" w:space="0" w:color="auto"/>
            <w:bottom w:val="none" w:sz="0" w:space="0" w:color="auto"/>
            <w:right w:val="none" w:sz="0" w:space="0" w:color="auto"/>
          </w:divBdr>
        </w:div>
        <w:div w:id="773525125">
          <w:marLeft w:val="480"/>
          <w:marRight w:val="0"/>
          <w:marTop w:val="0"/>
          <w:marBottom w:val="0"/>
          <w:divBdr>
            <w:top w:val="none" w:sz="0" w:space="0" w:color="auto"/>
            <w:left w:val="none" w:sz="0" w:space="0" w:color="auto"/>
            <w:bottom w:val="none" w:sz="0" w:space="0" w:color="auto"/>
            <w:right w:val="none" w:sz="0" w:space="0" w:color="auto"/>
          </w:divBdr>
        </w:div>
        <w:div w:id="806969807">
          <w:marLeft w:val="480"/>
          <w:marRight w:val="0"/>
          <w:marTop w:val="0"/>
          <w:marBottom w:val="0"/>
          <w:divBdr>
            <w:top w:val="none" w:sz="0" w:space="0" w:color="auto"/>
            <w:left w:val="none" w:sz="0" w:space="0" w:color="auto"/>
            <w:bottom w:val="none" w:sz="0" w:space="0" w:color="auto"/>
            <w:right w:val="none" w:sz="0" w:space="0" w:color="auto"/>
          </w:divBdr>
        </w:div>
        <w:div w:id="812254886">
          <w:marLeft w:val="480"/>
          <w:marRight w:val="0"/>
          <w:marTop w:val="0"/>
          <w:marBottom w:val="0"/>
          <w:divBdr>
            <w:top w:val="none" w:sz="0" w:space="0" w:color="auto"/>
            <w:left w:val="none" w:sz="0" w:space="0" w:color="auto"/>
            <w:bottom w:val="none" w:sz="0" w:space="0" w:color="auto"/>
            <w:right w:val="none" w:sz="0" w:space="0" w:color="auto"/>
          </w:divBdr>
        </w:div>
        <w:div w:id="830174712">
          <w:marLeft w:val="480"/>
          <w:marRight w:val="0"/>
          <w:marTop w:val="0"/>
          <w:marBottom w:val="0"/>
          <w:divBdr>
            <w:top w:val="none" w:sz="0" w:space="0" w:color="auto"/>
            <w:left w:val="none" w:sz="0" w:space="0" w:color="auto"/>
            <w:bottom w:val="none" w:sz="0" w:space="0" w:color="auto"/>
            <w:right w:val="none" w:sz="0" w:space="0" w:color="auto"/>
          </w:divBdr>
        </w:div>
        <w:div w:id="839389152">
          <w:marLeft w:val="480"/>
          <w:marRight w:val="0"/>
          <w:marTop w:val="0"/>
          <w:marBottom w:val="0"/>
          <w:divBdr>
            <w:top w:val="none" w:sz="0" w:space="0" w:color="auto"/>
            <w:left w:val="none" w:sz="0" w:space="0" w:color="auto"/>
            <w:bottom w:val="none" w:sz="0" w:space="0" w:color="auto"/>
            <w:right w:val="none" w:sz="0" w:space="0" w:color="auto"/>
          </w:divBdr>
        </w:div>
        <w:div w:id="843399533">
          <w:marLeft w:val="480"/>
          <w:marRight w:val="0"/>
          <w:marTop w:val="0"/>
          <w:marBottom w:val="0"/>
          <w:divBdr>
            <w:top w:val="none" w:sz="0" w:space="0" w:color="auto"/>
            <w:left w:val="none" w:sz="0" w:space="0" w:color="auto"/>
            <w:bottom w:val="none" w:sz="0" w:space="0" w:color="auto"/>
            <w:right w:val="none" w:sz="0" w:space="0" w:color="auto"/>
          </w:divBdr>
        </w:div>
        <w:div w:id="900824354">
          <w:marLeft w:val="480"/>
          <w:marRight w:val="0"/>
          <w:marTop w:val="0"/>
          <w:marBottom w:val="0"/>
          <w:divBdr>
            <w:top w:val="none" w:sz="0" w:space="0" w:color="auto"/>
            <w:left w:val="none" w:sz="0" w:space="0" w:color="auto"/>
            <w:bottom w:val="none" w:sz="0" w:space="0" w:color="auto"/>
            <w:right w:val="none" w:sz="0" w:space="0" w:color="auto"/>
          </w:divBdr>
        </w:div>
        <w:div w:id="919950838">
          <w:marLeft w:val="480"/>
          <w:marRight w:val="0"/>
          <w:marTop w:val="0"/>
          <w:marBottom w:val="0"/>
          <w:divBdr>
            <w:top w:val="none" w:sz="0" w:space="0" w:color="auto"/>
            <w:left w:val="none" w:sz="0" w:space="0" w:color="auto"/>
            <w:bottom w:val="none" w:sz="0" w:space="0" w:color="auto"/>
            <w:right w:val="none" w:sz="0" w:space="0" w:color="auto"/>
          </w:divBdr>
        </w:div>
        <w:div w:id="954409763">
          <w:marLeft w:val="480"/>
          <w:marRight w:val="0"/>
          <w:marTop w:val="0"/>
          <w:marBottom w:val="0"/>
          <w:divBdr>
            <w:top w:val="none" w:sz="0" w:space="0" w:color="auto"/>
            <w:left w:val="none" w:sz="0" w:space="0" w:color="auto"/>
            <w:bottom w:val="none" w:sz="0" w:space="0" w:color="auto"/>
            <w:right w:val="none" w:sz="0" w:space="0" w:color="auto"/>
          </w:divBdr>
        </w:div>
        <w:div w:id="994340445">
          <w:marLeft w:val="480"/>
          <w:marRight w:val="0"/>
          <w:marTop w:val="0"/>
          <w:marBottom w:val="0"/>
          <w:divBdr>
            <w:top w:val="none" w:sz="0" w:space="0" w:color="auto"/>
            <w:left w:val="none" w:sz="0" w:space="0" w:color="auto"/>
            <w:bottom w:val="none" w:sz="0" w:space="0" w:color="auto"/>
            <w:right w:val="none" w:sz="0" w:space="0" w:color="auto"/>
          </w:divBdr>
        </w:div>
      </w:divsChild>
    </w:div>
    <w:div w:id="853420719">
      <w:bodyDiv w:val="1"/>
      <w:marLeft w:val="0"/>
      <w:marRight w:val="0"/>
      <w:marTop w:val="0"/>
      <w:marBottom w:val="0"/>
      <w:divBdr>
        <w:top w:val="none" w:sz="0" w:space="0" w:color="auto"/>
        <w:left w:val="none" w:sz="0" w:space="0" w:color="auto"/>
        <w:bottom w:val="none" w:sz="0" w:space="0" w:color="auto"/>
        <w:right w:val="none" w:sz="0" w:space="0" w:color="auto"/>
      </w:divBdr>
    </w:div>
    <w:div w:id="853496315">
      <w:bodyDiv w:val="1"/>
      <w:marLeft w:val="0"/>
      <w:marRight w:val="0"/>
      <w:marTop w:val="0"/>
      <w:marBottom w:val="0"/>
      <w:divBdr>
        <w:top w:val="none" w:sz="0" w:space="0" w:color="auto"/>
        <w:left w:val="none" w:sz="0" w:space="0" w:color="auto"/>
        <w:bottom w:val="none" w:sz="0" w:space="0" w:color="auto"/>
        <w:right w:val="none" w:sz="0" w:space="0" w:color="auto"/>
      </w:divBdr>
      <w:divsChild>
        <w:div w:id="69743649">
          <w:marLeft w:val="480"/>
          <w:marRight w:val="0"/>
          <w:marTop w:val="0"/>
          <w:marBottom w:val="0"/>
          <w:divBdr>
            <w:top w:val="none" w:sz="0" w:space="0" w:color="auto"/>
            <w:left w:val="none" w:sz="0" w:space="0" w:color="auto"/>
            <w:bottom w:val="none" w:sz="0" w:space="0" w:color="auto"/>
            <w:right w:val="none" w:sz="0" w:space="0" w:color="auto"/>
          </w:divBdr>
        </w:div>
        <w:div w:id="111440618">
          <w:marLeft w:val="480"/>
          <w:marRight w:val="0"/>
          <w:marTop w:val="0"/>
          <w:marBottom w:val="0"/>
          <w:divBdr>
            <w:top w:val="none" w:sz="0" w:space="0" w:color="auto"/>
            <w:left w:val="none" w:sz="0" w:space="0" w:color="auto"/>
            <w:bottom w:val="none" w:sz="0" w:space="0" w:color="auto"/>
            <w:right w:val="none" w:sz="0" w:space="0" w:color="auto"/>
          </w:divBdr>
        </w:div>
        <w:div w:id="161892397">
          <w:marLeft w:val="480"/>
          <w:marRight w:val="0"/>
          <w:marTop w:val="0"/>
          <w:marBottom w:val="0"/>
          <w:divBdr>
            <w:top w:val="none" w:sz="0" w:space="0" w:color="auto"/>
            <w:left w:val="none" w:sz="0" w:space="0" w:color="auto"/>
            <w:bottom w:val="none" w:sz="0" w:space="0" w:color="auto"/>
            <w:right w:val="none" w:sz="0" w:space="0" w:color="auto"/>
          </w:divBdr>
        </w:div>
        <w:div w:id="189881811">
          <w:marLeft w:val="480"/>
          <w:marRight w:val="0"/>
          <w:marTop w:val="0"/>
          <w:marBottom w:val="0"/>
          <w:divBdr>
            <w:top w:val="none" w:sz="0" w:space="0" w:color="auto"/>
            <w:left w:val="none" w:sz="0" w:space="0" w:color="auto"/>
            <w:bottom w:val="none" w:sz="0" w:space="0" w:color="auto"/>
            <w:right w:val="none" w:sz="0" w:space="0" w:color="auto"/>
          </w:divBdr>
        </w:div>
        <w:div w:id="193814455">
          <w:marLeft w:val="480"/>
          <w:marRight w:val="0"/>
          <w:marTop w:val="0"/>
          <w:marBottom w:val="0"/>
          <w:divBdr>
            <w:top w:val="none" w:sz="0" w:space="0" w:color="auto"/>
            <w:left w:val="none" w:sz="0" w:space="0" w:color="auto"/>
            <w:bottom w:val="none" w:sz="0" w:space="0" w:color="auto"/>
            <w:right w:val="none" w:sz="0" w:space="0" w:color="auto"/>
          </w:divBdr>
        </w:div>
        <w:div w:id="197472174">
          <w:marLeft w:val="480"/>
          <w:marRight w:val="0"/>
          <w:marTop w:val="0"/>
          <w:marBottom w:val="0"/>
          <w:divBdr>
            <w:top w:val="none" w:sz="0" w:space="0" w:color="auto"/>
            <w:left w:val="none" w:sz="0" w:space="0" w:color="auto"/>
            <w:bottom w:val="none" w:sz="0" w:space="0" w:color="auto"/>
            <w:right w:val="none" w:sz="0" w:space="0" w:color="auto"/>
          </w:divBdr>
        </w:div>
        <w:div w:id="197789895">
          <w:marLeft w:val="480"/>
          <w:marRight w:val="0"/>
          <w:marTop w:val="0"/>
          <w:marBottom w:val="0"/>
          <w:divBdr>
            <w:top w:val="none" w:sz="0" w:space="0" w:color="auto"/>
            <w:left w:val="none" w:sz="0" w:space="0" w:color="auto"/>
            <w:bottom w:val="none" w:sz="0" w:space="0" w:color="auto"/>
            <w:right w:val="none" w:sz="0" w:space="0" w:color="auto"/>
          </w:divBdr>
        </w:div>
        <w:div w:id="202715678">
          <w:marLeft w:val="480"/>
          <w:marRight w:val="0"/>
          <w:marTop w:val="0"/>
          <w:marBottom w:val="0"/>
          <w:divBdr>
            <w:top w:val="none" w:sz="0" w:space="0" w:color="auto"/>
            <w:left w:val="none" w:sz="0" w:space="0" w:color="auto"/>
            <w:bottom w:val="none" w:sz="0" w:space="0" w:color="auto"/>
            <w:right w:val="none" w:sz="0" w:space="0" w:color="auto"/>
          </w:divBdr>
        </w:div>
        <w:div w:id="251790579">
          <w:marLeft w:val="480"/>
          <w:marRight w:val="0"/>
          <w:marTop w:val="0"/>
          <w:marBottom w:val="0"/>
          <w:divBdr>
            <w:top w:val="none" w:sz="0" w:space="0" w:color="auto"/>
            <w:left w:val="none" w:sz="0" w:space="0" w:color="auto"/>
            <w:bottom w:val="none" w:sz="0" w:space="0" w:color="auto"/>
            <w:right w:val="none" w:sz="0" w:space="0" w:color="auto"/>
          </w:divBdr>
        </w:div>
        <w:div w:id="306327119">
          <w:marLeft w:val="480"/>
          <w:marRight w:val="0"/>
          <w:marTop w:val="0"/>
          <w:marBottom w:val="0"/>
          <w:divBdr>
            <w:top w:val="none" w:sz="0" w:space="0" w:color="auto"/>
            <w:left w:val="none" w:sz="0" w:space="0" w:color="auto"/>
            <w:bottom w:val="none" w:sz="0" w:space="0" w:color="auto"/>
            <w:right w:val="none" w:sz="0" w:space="0" w:color="auto"/>
          </w:divBdr>
        </w:div>
        <w:div w:id="312297091">
          <w:marLeft w:val="480"/>
          <w:marRight w:val="0"/>
          <w:marTop w:val="0"/>
          <w:marBottom w:val="0"/>
          <w:divBdr>
            <w:top w:val="none" w:sz="0" w:space="0" w:color="auto"/>
            <w:left w:val="none" w:sz="0" w:space="0" w:color="auto"/>
            <w:bottom w:val="none" w:sz="0" w:space="0" w:color="auto"/>
            <w:right w:val="none" w:sz="0" w:space="0" w:color="auto"/>
          </w:divBdr>
        </w:div>
        <w:div w:id="317079168">
          <w:marLeft w:val="480"/>
          <w:marRight w:val="0"/>
          <w:marTop w:val="0"/>
          <w:marBottom w:val="0"/>
          <w:divBdr>
            <w:top w:val="none" w:sz="0" w:space="0" w:color="auto"/>
            <w:left w:val="none" w:sz="0" w:space="0" w:color="auto"/>
            <w:bottom w:val="none" w:sz="0" w:space="0" w:color="auto"/>
            <w:right w:val="none" w:sz="0" w:space="0" w:color="auto"/>
          </w:divBdr>
        </w:div>
        <w:div w:id="345641637">
          <w:marLeft w:val="480"/>
          <w:marRight w:val="0"/>
          <w:marTop w:val="0"/>
          <w:marBottom w:val="0"/>
          <w:divBdr>
            <w:top w:val="none" w:sz="0" w:space="0" w:color="auto"/>
            <w:left w:val="none" w:sz="0" w:space="0" w:color="auto"/>
            <w:bottom w:val="none" w:sz="0" w:space="0" w:color="auto"/>
            <w:right w:val="none" w:sz="0" w:space="0" w:color="auto"/>
          </w:divBdr>
        </w:div>
        <w:div w:id="374040170">
          <w:marLeft w:val="480"/>
          <w:marRight w:val="0"/>
          <w:marTop w:val="0"/>
          <w:marBottom w:val="0"/>
          <w:divBdr>
            <w:top w:val="none" w:sz="0" w:space="0" w:color="auto"/>
            <w:left w:val="none" w:sz="0" w:space="0" w:color="auto"/>
            <w:bottom w:val="none" w:sz="0" w:space="0" w:color="auto"/>
            <w:right w:val="none" w:sz="0" w:space="0" w:color="auto"/>
          </w:divBdr>
        </w:div>
        <w:div w:id="401760976">
          <w:marLeft w:val="480"/>
          <w:marRight w:val="0"/>
          <w:marTop w:val="0"/>
          <w:marBottom w:val="0"/>
          <w:divBdr>
            <w:top w:val="none" w:sz="0" w:space="0" w:color="auto"/>
            <w:left w:val="none" w:sz="0" w:space="0" w:color="auto"/>
            <w:bottom w:val="none" w:sz="0" w:space="0" w:color="auto"/>
            <w:right w:val="none" w:sz="0" w:space="0" w:color="auto"/>
          </w:divBdr>
        </w:div>
        <w:div w:id="546769505">
          <w:marLeft w:val="480"/>
          <w:marRight w:val="0"/>
          <w:marTop w:val="0"/>
          <w:marBottom w:val="0"/>
          <w:divBdr>
            <w:top w:val="none" w:sz="0" w:space="0" w:color="auto"/>
            <w:left w:val="none" w:sz="0" w:space="0" w:color="auto"/>
            <w:bottom w:val="none" w:sz="0" w:space="0" w:color="auto"/>
            <w:right w:val="none" w:sz="0" w:space="0" w:color="auto"/>
          </w:divBdr>
        </w:div>
        <w:div w:id="555891409">
          <w:marLeft w:val="480"/>
          <w:marRight w:val="0"/>
          <w:marTop w:val="0"/>
          <w:marBottom w:val="0"/>
          <w:divBdr>
            <w:top w:val="none" w:sz="0" w:space="0" w:color="auto"/>
            <w:left w:val="none" w:sz="0" w:space="0" w:color="auto"/>
            <w:bottom w:val="none" w:sz="0" w:space="0" w:color="auto"/>
            <w:right w:val="none" w:sz="0" w:space="0" w:color="auto"/>
          </w:divBdr>
        </w:div>
        <w:div w:id="609897878">
          <w:marLeft w:val="480"/>
          <w:marRight w:val="0"/>
          <w:marTop w:val="0"/>
          <w:marBottom w:val="0"/>
          <w:divBdr>
            <w:top w:val="none" w:sz="0" w:space="0" w:color="auto"/>
            <w:left w:val="none" w:sz="0" w:space="0" w:color="auto"/>
            <w:bottom w:val="none" w:sz="0" w:space="0" w:color="auto"/>
            <w:right w:val="none" w:sz="0" w:space="0" w:color="auto"/>
          </w:divBdr>
        </w:div>
        <w:div w:id="623390237">
          <w:marLeft w:val="480"/>
          <w:marRight w:val="0"/>
          <w:marTop w:val="0"/>
          <w:marBottom w:val="0"/>
          <w:divBdr>
            <w:top w:val="none" w:sz="0" w:space="0" w:color="auto"/>
            <w:left w:val="none" w:sz="0" w:space="0" w:color="auto"/>
            <w:bottom w:val="none" w:sz="0" w:space="0" w:color="auto"/>
            <w:right w:val="none" w:sz="0" w:space="0" w:color="auto"/>
          </w:divBdr>
        </w:div>
        <w:div w:id="627248370">
          <w:marLeft w:val="480"/>
          <w:marRight w:val="0"/>
          <w:marTop w:val="0"/>
          <w:marBottom w:val="0"/>
          <w:divBdr>
            <w:top w:val="none" w:sz="0" w:space="0" w:color="auto"/>
            <w:left w:val="none" w:sz="0" w:space="0" w:color="auto"/>
            <w:bottom w:val="none" w:sz="0" w:space="0" w:color="auto"/>
            <w:right w:val="none" w:sz="0" w:space="0" w:color="auto"/>
          </w:divBdr>
        </w:div>
        <w:div w:id="661004682">
          <w:marLeft w:val="480"/>
          <w:marRight w:val="0"/>
          <w:marTop w:val="0"/>
          <w:marBottom w:val="0"/>
          <w:divBdr>
            <w:top w:val="none" w:sz="0" w:space="0" w:color="auto"/>
            <w:left w:val="none" w:sz="0" w:space="0" w:color="auto"/>
            <w:bottom w:val="none" w:sz="0" w:space="0" w:color="auto"/>
            <w:right w:val="none" w:sz="0" w:space="0" w:color="auto"/>
          </w:divBdr>
        </w:div>
        <w:div w:id="686561880">
          <w:marLeft w:val="480"/>
          <w:marRight w:val="0"/>
          <w:marTop w:val="0"/>
          <w:marBottom w:val="0"/>
          <w:divBdr>
            <w:top w:val="none" w:sz="0" w:space="0" w:color="auto"/>
            <w:left w:val="none" w:sz="0" w:space="0" w:color="auto"/>
            <w:bottom w:val="none" w:sz="0" w:space="0" w:color="auto"/>
            <w:right w:val="none" w:sz="0" w:space="0" w:color="auto"/>
          </w:divBdr>
        </w:div>
        <w:div w:id="715735073">
          <w:marLeft w:val="480"/>
          <w:marRight w:val="0"/>
          <w:marTop w:val="0"/>
          <w:marBottom w:val="0"/>
          <w:divBdr>
            <w:top w:val="none" w:sz="0" w:space="0" w:color="auto"/>
            <w:left w:val="none" w:sz="0" w:space="0" w:color="auto"/>
            <w:bottom w:val="none" w:sz="0" w:space="0" w:color="auto"/>
            <w:right w:val="none" w:sz="0" w:space="0" w:color="auto"/>
          </w:divBdr>
        </w:div>
        <w:div w:id="720984450">
          <w:marLeft w:val="480"/>
          <w:marRight w:val="0"/>
          <w:marTop w:val="0"/>
          <w:marBottom w:val="0"/>
          <w:divBdr>
            <w:top w:val="none" w:sz="0" w:space="0" w:color="auto"/>
            <w:left w:val="none" w:sz="0" w:space="0" w:color="auto"/>
            <w:bottom w:val="none" w:sz="0" w:space="0" w:color="auto"/>
            <w:right w:val="none" w:sz="0" w:space="0" w:color="auto"/>
          </w:divBdr>
        </w:div>
        <w:div w:id="764300053">
          <w:marLeft w:val="480"/>
          <w:marRight w:val="0"/>
          <w:marTop w:val="0"/>
          <w:marBottom w:val="0"/>
          <w:divBdr>
            <w:top w:val="none" w:sz="0" w:space="0" w:color="auto"/>
            <w:left w:val="none" w:sz="0" w:space="0" w:color="auto"/>
            <w:bottom w:val="none" w:sz="0" w:space="0" w:color="auto"/>
            <w:right w:val="none" w:sz="0" w:space="0" w:color="auto"/>
          </w:divBdr>
        </w:div>
        <w:div w:id="789512954">
          <w:marLeft w:val="480"/>
          <w:marRight w:val="0"/>
          <w:marTop w:val="0"/>
          <w:marBottom w:val="0"/>
          <w:divBdr>
            <w:top w:val="none" w:sz="0" w:space="0" w:color="auto"/>
            <w:left w:val="none" w:sz="0" w:space="0" w:color="auto"/>
            <w:bottom w:val="none" w:sz="0" w:space="0" w:color="auto"/>
            <w:right w:val="none" w:sz="0" w:space="0" w:color="auto"/>
          </w:divBdr>
        </w:div>
        <w:div w:id="807551890">
          <w:marLeft w:val="480"/>
          <w:marRight w:val="0"/>
          <w:marTop w:val="0"/>
          <w:marBottom w:val="0"/>
          <w:divBdr>
            <w:top w:val="none" w:sz="0" w:space="0" w:color="auto"/>
            <w:left w:val="none" w:sz="0" w:space="0" w:color="auto"/>
            <w:bottom w:val="none" w:sz="0" w:space="0" w:color="auto"/>
            <w:right w:val="none" w:sz="0" w:space="0" w:color="auto"/>
          </w:divBdr>
        </w:div>
        <w:div w:id="822503242">
          <w:marLeft w:val="480"/>
          <w:marRight w:val="0"/>
          <w:marTop w:val="0"/>
          <w:marBottom w:val="0"/>
          <w:divBdr>
            <w:top w:val="none" w:sz="0" w:space="0" w:color="auto"/>
            <w:left w:val="none" w:sz="0" w:space="0" w:color="auto"/>
            <w:bottom w:val="none" w:sz="0" w:space="0" w:color="auto"/>
            <w:right w:val="none" w:sz="0" w:space="0" w:color="auto"/>
          </w:divBdr>
        </w:div>
        <w:div w:id="833490175">
          <w:marLeft w:val="480"/>
          <w:marRight w:val="0"/>
          <w:marTop w:val="0"/>
          <w:marBottom w:val="0"/>
          <w:divBdr>
            <w:top w:val="none" w:sz="0" w:space="0" w:color="auto"/>
            <w:left w:val="none" w:sz="0" w:space="0" w:color="auto"/>
            <w:bottom w:val="none" w:sz="0" w:space="0" w:color="auto"/>
            <w:right w:val="none" w:sz="0" w:space="0" w:color="auto"/>
          </w:divBdr>
        </w:div>
        <w:div w:id="855971216">
          <w:marLeft w:val="480"/>
          <w:marRight w:val="0"/>
          <w:marTop w:val="0"/>
          <w:marBottom w:val="0"/>
          <w:divBdr>
            <w:top w:val="none" w:sz="0" w:space="0" w:color="auto"/>
            <w:left w:val="none" w:sz="0" w:space="0" w:color="auto"/>
            <w:bottom w:val="none" w:sz="0" w:space="0" w:color="auto"/>
            <w:right w:val="none" w:sz="0" w:space="0" w:color="auto"/>
          </w:divBdr>
        </w:div>
        <w:div w:id="907304547">
          <w:marLeft w:val="480"/>
          <w:marRight w:val="0"/>
          <w:marTop w:val="0"/>
          <w:marBottom w:val="0"/>
          <w:divBdr>
            <w:top w:val="none" w:sz="0" w:space="0" w:color="auto"/>
            <w:left w:val="none" w:sz="0" w:space="0" w:color="auto"/>
            <w:bottom w:val="none" w:sz="0" w:space="0" w:color="auto"/>
            <w:right w:val="none" w:sz="0" w:space="0" w:color="auto"/>
          </w:divBdr>
        </w:div>
        <w:div w:id="922302163">
          <w:marLeft w:val="480"/>
          <w:marRight w:val="0"/>
          <w:marTop w:val="0"/>
          <w:marBottom w:val="0"/>
          <w:divBdr>
            <w:top w:val="none" w:sz="0" w:space="0" w:color="auto"/>
            <w:left w:val="none" w:sz="0" w:space="0" w:color="auto"/>
            <w:bottom w:val="none" w:sz="0" w:space="0" w:color="auto"/>
            <w:right w:val="none" w:sz="0" w:space="0" w:color="auto"/>
          </w:divBdr>
        </w:div>
        <w:div w:id="1010334044">
          <w:marLeft w:val="480"/>
          <w:marRight w:val="0"/>
          <w:marTop w:val="0"/>
          <w:marBottom w:val="0"/>
          <w:divBdr>
            <w:top w:val="none" w:sz="0" w:space="0" w:color="auto"/>
            <w:left w:val="none" w:sz="0" w:space="0" w:color="auto"/>
            <w:bottom w:val="none" w:sz="0" w:space="0" w:color="auto"/>
            <w:right w:val="none" w:sz="0" w:space="0" w:color="auto"/>
          </w:divBdr>
        </w:div>
      </w:divsChild>
    </w:div>
    <w:div w:id="853567272">
      <w:bodyDiv w:val="1"/>
      <w:marLeft w:val="0"/>
      <w:marRight w:val="0"/>
      <w:marTop w:val="0"/>
      <w:marBottom w:val="0"/>
      <w:divBdr>
        <w:top w:val="none" w:sz="0" w:space="0" w:color="auto"/>
        <w:left w:val="none" w:sz="0" w:space="0" w:color="auto"/>
        <w:bottom w:val="none" w:sz="0" w:space="0" w:color="auto"/>
        <w:right w:val="none" w:sz="0" w:space="0" w:color="auto"/>
      </w:divBdr>
    </w:div>
    <w:div w:id="853572167">
      <w:bodyDiv w:val="1"/>
      <w:marLeft w:val="0"/>
      <w:marRight w:val="0"/>
      <w:marTop w:val="0"/>
      <w:marBottom w:val="0"/>
      <w:divBdr>
        <w:top w:val="none" w:sz="0" w:space="0" w:color="auto"/>
        <w:left w:val="none" w:sz="0" w:space="0" w:color="auto"/>
        <w:bottom w:val="none" w:sz="0" w:space="0" w:color="auto"/>
        <w:right w:val="none" w:sz="0" w:space="0" w:color="auto"/>
      </w:divBdr>
    </w:div>
    <w:div w:id="853614442">
      <w:bodyDiv w:val="1"/>
      <w:marLeft w:val="0"/>
      <w:marRight w:val="0"/>
      <w:marTop w:val="0"/>
      <w:marBottom w:val="0"/>
      <w:divBdr>
        <w:top w:val="none" w:sz="0" w:space="0" w:color="auto"/>
        <w:left w:val="none" w:sz="0" w:space="0" w:color="auto"/>
        <w:bottom w:val="none" w:sz="0" w:space="0" w:color="auto"/>
        <w:right w:val="none" w:sz="0" w:space="0" w:color="auto"/>
      </w:divBdr>
    </w:div>
    <w:div w:id="853694146">
      <w:bodyDiv w:val="1"/>
      <w:marLeft w:val="0"/>
      <w:marRight w:val="0"/>
      <w:marTop w:val="0"/>
      <w:marBottom w:val="0"/>
      <w:divBdr>
        <w:top w:val="none" w:sz="0" w:space="0" w:color="auto"/>
        <w:left w:val="none" w:sz="0" w:space="0" w:color="auto"/>
        <w:bottom w:val="none" w:sz="0" w:space="0" w:color="auto"/>
        <w:right w:val="none" w:sz="0" w:space="0" w:color="auto"/>
      </w:divBdr>
      <w:divsChild>
        <w:div w:id="12848622">
          <w:marLeft w:val="480"/>
          <w:marRight w:val="0"/>
          <w:marTop w:val="0"/>
          <w:marBottom w:val="0"/>
          <w:divBdr>
            <w:top w:val="none" w:sz="0" w:space="0" w:color="auto"/>
            <w:left w:val="none" w:sz="0" w:space="0" w:color="auto"/>
            <w:bottom w:val="none" w:sz="0" w:space="0" w:color="auto"/>
            <w:right w:val="none" w:sz="0" w:space="0" w:color="auto"/>
          </w:divBdr>
        </w:div>
        <w:div w:id="17002842">
          <w:marLeft w:val="480"/>
          <w:marRight w:val="0"/>
          <w:marTop w:val="0"/>
          <w:marBottom w:val="0"/>
          <w:divBdr>
            <w:top w:val="none" w:sz="0" w:space="0" w:color="auto"/>
            <w:left w:val="none" w:sz="0" w:space="0" w:color="auto"/>
            <w:bottom w:val="none" w:sz="0" w:space="0" w:color="auto"/>
            <w:right w:val="none" w:sz="0" w:space="0" w:color="auto"/>
          </w:divBdr>
        </w:div>
        <w:div w:id="85882243">
          <w:marLeft w:val="480"/>
          <w:marRight w:val="0"/>
          <w:marTop w:val="0"/>
          <w:marBottom w:val="0"/>
          <w:divBdr>
            <w:top w:val="none" w:sz="0" w:space="0" w:color="auto"/>
            <w:left w:val="none" w:sz="0" w:space="0" w:color="auto"/>
            <w:bottom w:val="none" w:sz="0" w:space="0" w:color="auto"/>
            <w:right w:val="none" w:sz="0" w:space="0" w:color="auto"/>
          </w:divBdr>
        </w:div>
        <w:div w:id="148450513">
          <w:marLeft w:val="480"/>
          <w:marRight w:val="0"/>
          <w:marTop w:val="0"/>
          <w:marBottom w:val="0"/>
          <w:divBdr>
            <w:top w:val="none" w:sz="0" w:space="0" w:color="auto"/>
            <w:left w:val="none" w:sz="0" w:space="0" w:color="auto"/>
            <w:bottom w:val="none" w:sz="0" w:space="0" w:color="auto"/>
            <w:right w:val="none" w:sz="0" w:space="0" w:color="auto"/>
          </w:divBdr>
        </w:div>
        <w:div w:id="193353815">
          <w:marLeft w:val="480"/>
          <w:marRight w:val="0"/>
          <w:marTop w:val="0"/>
          <w:marBottom w:val="0"/>
          <w:divBdr>
            <w:top w:val="none" w:sz="0" w:space="0" w:color="auto"/>
            <w:left w:val="none" w:sz="0" w:space="0" w:color="auto"/>
            <w:bottom w:val="none" w:sz="0" w:space="0" w:color="auto"/>
            <w:right w:val="none" w:sz="0" w:space="0" w:color="auto"/>
          </w:divBdr>
        </w:div>
        <w:div w:id="222523825">
          <w:marLeft w:val="480"/>
          <w:marRight w:val="0"/>
          <w:marTop w:val="0"/>
          <w:marBottom w:val="0"/>
          <w:divBdr>
            <w:top w:val="none" w:sz="0" w:space="0" w:color="auto"/>
            <w:left w:val="none" w:sz="0" w:space="0" w:color="auto"/>
            <w:bottom w:val="none" w:sz="0" w:space="0" w:color="auto"/>
            <w:right w:val="none" w:sz="0" w:space="0" w:color="auto"/>
          </w:divBdr>
        </w:div>
        <w:div w:id="241989955">
          <w:marLeft w:val="480"/>
          <w:marRight w:val="0"/>
          <w:marTop w:val="0"/>
          <w:marBottom w:val="0"/>
          <w:divBdr>
            <w:top w:val="none" w:sz="0" w:space="0" w:color="auto"/>
            <w:left w:val="none" w:sz="0" w:space="0" w:color="auto"/>
            <w:bottom w:val="none" w:sz="0" w:space="0" w:color="auto"/>
            <w:right w:val="none" w:sz="0" w:space="0" w:color="auto"/>
          </w:divBdr>
        </w:div>
        <w:div w:id="312758476">
          <w:marLeft w:val="480"/>
          <w:marRight w:val="0"/>
          <w:marTop w:val="0"/>
          <w:marBottom w:val="0"/>
          <w:divBdr>
            <w:top w:val="none" w:sz="0" w:space="0" w:color="auto"/>
            <w:left w:val="none" w:sz="0" w:space="0" w:color="auto"/>
            <w:bottom w:val="none" w:sz="0" w:space="0" w:color="auto"/>
            <w:right w:val="none" w:sz="0" w:space="0" w:color="auto"/>
          </w:divBdr>
        </w:div>
        <w:div w:id="330302768">
          <w:marLeft w:val="480"/>
          <w:marRight w:val="0"/>
          <w:marTop w:val="0"/>
          <w:marBottom w:val="0"/>
          <w:divBdr>
            <w:top w:val="none" w:sz="0" w:space="0" w:color="auto"/>
            <w:left w:val="none" w:sz="0" w:space="0" w:color="auto"/>
            <w:bottom w:val="none" w:sz="0" w:space="0" w:color="auto"/>
            <w:right w:val="none" w:sz="0" w:space="0" w:color="auto"/>
          </w:divBdr>
        </w:div>
        <w:div w:id="363213490">
          <w:marLeft w:val="480"/>
          <w:marRight w:val="0"/>
          <w:marTop w:val="0"/>
          <w:marBottom w:val="0"/>
          <w:divBdr>
            <w:top w:val="none" w:sz="0" w:space="0" w:color="auto"/>
            <w:left w:val="none" w:sz="0" w:space="0" w:color="auto"/>
            <w:bottom w:val="none" w:sz="0" w:space="0" w:color="auto"/>
            <w:right w:val="none" w:sz="0" w:space="0" w:color="auto"/>
          </w:divBdr>
        </w:div>
        <w:div w:id="420102820">
          <w:marLeft w:val="480"/>
          <w:marRight w:val="0"/>
          <w:marTop w:val="0"/>
          <w:marBottom w:val="0"/>
          <w:divBdr>
            <w:top w:val="none" w:sz="0" w:space="0" w:color="auto"/>
            <w:left w:val="none" w:sz="0" w:space="0" w:color="auto"/>
            <w:bottom w:val="none" w:sz="0" w:space="0" w:color="auto"/>
            <w:right w:val="none" w:sz="0" w:space="0" w:color="auto"/>
          </w:divBdr>
        </w:div>
        <w:div w:id="433746765">
          <w:marLeft w:val="480"/>
          <w:marRight w:val="0"/>
          <w:marTop w:val="0"/>
          <w:marBottom w:val="0"/>
          <w:divBdr>
            <w:top w:val="none" w:sz="0" w:space="0" w:color="auto"/>
            <w:left w:val="none" w:sz="0" w:space="0" w:color="auto"/>
            <w:bottom w:val="none" w:sz="0" w:space="0" w:color="auto"/>
            <w:right w:val="none" w:sz="0" w:space="0" w:color="auto"/>
          </w:divBdr>
        </w:div>
        <w:div w:id="482088275">
          <w:marLeft w:val="480"/>
          <w:marRight w:val="0"/>
          <w:marTop w:val="0"/>
          <w:marBottom w:val="0"/>
          <w:divBdr>
            <w:top w:val="none" w:sz="0" w:space="0" w:color="auto"/>
            <w:left w:val="none" w:sz="0" w:space="0" w:color="auto"/>
            <w:bottom w:val="none" w:sz="0" w:space="0" w:color="auto"/>
            <w:right w:val="none" w:sz="0" w:space="0" w:color="auto"/>
          </w:divBdr>
        </w:div>
        <w:div w:id="488864105">
          <w:marLeft w:val="480"/>
          <w:marRight w:val="0"/>
          <w:marTop w:val="0"/>
          <w:marBottom w:val="0"/>
          <w:divBdr>
            <w:top w:val="none" w:sz="0" w:space="0" w:color="auto"/>
            <w:left w:val="none" w:sz="0" w:space="0" w:color="auto"/>
            <w:bottom w:val="none" w:sz="0" w:space="0" w:color="auto"/>
            <w:right w:val="none" w:sz="0" w:space="0" w:color="auto"/>
          </w:divBdr>
        </w:div>
        <w:div w:id="507017458">
          <w:marLeft w:val="480"/>
          <w:marRight w:val="0"/>
          <w:marTop w:val="0"/>
          <w:marBottom w:val="0"/>
          <w:divBdr>
            <w:top w:val="none" w:sz="0" w:space="0" w:color="auto"/>
            <w:left w:val="none" w:sz="0" w:space="0" w:color="auto"/>
            <w:bottom w:val="none" w:sz="0" w:space="0" w:color="auto"/>
            <w:right w:val="none" w:sz="0" w:space="0" w:color="auto"/>
          </w:divBdr>
        </w:div>
        <w:div w:id="540436182">
          <w:marLeft w:val="480"/>
          <w:marRight w:val="0"/>
          <w:marTop w:val="0"/>
          <w:marBottom w:val="0"/>
          <w:divBdr>
            <w:top w:val="none" w:sz="0" w:space="0" w:color="auto"/>
            <w:left w:val="none" w:sz="0" w:space="0" w:color="auto"/>
            <w:bottom w:val="none" w:sz="0" w:space="0" w:color="auto"/>
            <w:right w:val="none" w:sz="0" w:space="0" w:color="auto"/>
          </w:divBdr>
        </w:div>
        <w:div w:id="551574661">
          <w:marLeft w:val="480"/>
          <w:marRight w:val="0"/>
          <w:marTop w:val="0"/>
          <w:marBottom w:val="0"/>
          <w:divBdr>
            <w:top w:val="none" w:sz="0" w:space="0" w:color="auto"/>
            <w:left w:val="none" w:sz="0" w:space="0" w:color="auto"/>
            <w:bottom w:val="none" w:sz="0" w:space="0" w:color="auto"/>
            <w:right w:val="none" w:sz="0" w:space="0" w:color="auto"/>
          </w:divBdr>
        </w:div>
        <w:div w:id="601841017">
          <w:marLeft w:val="480"/>
          <w:marRight w:val="0"/>
          <w:marTop w:val="0"/>
          <w:marBottom w:val="0"/>
          <w:divBdr>
            <w:top w:val="none" w:sz="0" w:space="0" w:color="auto"/>
            <w:left w:val="none" w:sz="0" w:space="0" w:color="auto"/>
            <w:bottom w:val="none" w:sz="0" w:space="0" w:color="auto"/>
            <w:right w:val="none" w:sz="0" w:space="0" w:color="auto"/>
          </w:divBdr>
        </w:div>
        <w:div w:id="614556198">
          <w:marLeft w:val="480"/>
          <w:marRight w:val="0"/>
          <w:marTop w:val="0"/>
          <w:marBottom w:val="0"/>
          <w:divBdr>
            <w:top w:val="none" w:sz="0" w:space="0" w:color="auto"/>
            <w:left w:val="none" w:sz="0" w:space="0" w:color="auto"/>
            <w:bottom w:val="none" w:sz="0" w:space="0" w:color="auto"/>
            <w:right w:val="none" w:sz="0" w:space="0" w:color="auto"/>
          </w:divBdr>
        </w:div>
        <w:div w:id="646514753">
          <w:marLeft w:val="480"/>
          <w:marRight w:val="0"/>
          <w:marTop w:val="0"/>
          <w:marBottom w:val="0"/>
          <w:divBdr>
            <w:top w:val="none" w:sz="0" w:space="0" w:color="auto"/>
            <w:left w:val="none" w:sz="0" w:space="0" w:color="auto"/>
            <w:bottom w:val="none" w:sz="0" w:space="0" w:color="auto"/>
            <w:right w:val="none" w:sz="0" w:space="0" w:color="auto"/>
          </w:divBdr>
        </w:div>
        <w:div w:id="648826388">
          <w:marLeft w:val="480"/>
          <w:marRight w:val="0"/>
          <w:marTop w:val="0"/>
          <w:marBottom w:val="0"/>
          <w:divBdr>
            <w:top w:val="none" w:sz="0" w:space="0" w:color="auto"/>
            <w:left w:val="none" w:sz="0" w:space="0" w:color="auto"/>
            <w:bottom w:val="none" w:sz="0" w:space="0" w:color="auto"/>
            <w:right w:val="none" w:sz="0" w:space="0" w:color="auto"/>
          </w:divBdr>
        </w:div>
        <w:div w:id="666173931">
          <w:marLeft w:val="480"/>
          <w:marRight w:val="0"/>
          <w:marTop w:val="0"/>
          <w:marBottom w:val="0"/>
          <w:divBdr>
            <w:top w:val="none" w:sz="0" w:space="0" w:color="auto"/>
            <w:left w:val="none" w:sz="0" w:space="0" w:color="auto"/>
            <w:bottom w:val="none" w:sz="0" w:space="0" w:color="auto"/>
            <w:right w:val="none" w:sz="0" w:space="0" w:color="auto"/>
          </w:divBdr>
        </w:div>
        <w:div w:id="668868288">
          <w:marLeft w:val="480"/>
          <w:marRight w:val="0"/>
          <w:marTop w:val="0"/>
          <w:marBottom w:val="0"/>
          <w:divBdr>
            <w:top w:val="none" w:sz="0" w:space="0" w:color="auto"/>
            <w:left w:val="none" w:sz="0" w:space="0" w:color="auto"/>
            <w:bottom w:val="none" w:sz="0" w:space="0" w:color="auto"/>
            <w:right w:val="none" w:sz="0" w:space="0" w:color="auto"/>
          </w:divBdr>
        </w:div>
        <w:div w:id="701594539">
          <w:marLeft w:val="480"/>
          <w:marRight w:val="0"/>
          <w:marTop w:val="0"/>
          <w:marBottom w:val="0"/>
          <w:divBdr>
            <w:top w:val="none" w:sz="0" w:space="0" w:color="auto"/>
            <w:left w:val="none" w:sz="0" w:space="0" w:color="auto"/>
            <w:bottom w:val="none" w:sz="0" w:space="0" w:color="auto"/>
            <w:right w:val="none" w:sz="0" w:space="0" w:color="auto"/>
          </w:divBdr>
        </w:div>
        <w:div w:id="706101871">
          <w:marLeft w:val="480"/>
          <w:marRight w:val="0"/>
          <w:marTop w:val="0"/>
          <w:marBottom w:val="0"/>
          <w:divBdr>
            <w:top w:val="none" w:sz="0" w:space="0" w:color="auto"/>
            <w:left w:val="none" w:sz="0" w:space="0" w:color="auto"/>
            <w:bottom w:val="none" w:sz="0" w:space="0" w:color="auto"/>
            <w:right w:val="none" w:sz="0" w:space="0" w:color="auto"/>
          </w:divBdr>
        </w:div>
        <w:div w:id="897663772">
          <w:marLeft w:val="480"/>
          <w:marRight w:val="0"/>
          <w:marTop w:val="0"/>
          <w:marBottom w:val="0"/>
          <w:divBdr>
            <w:top w:val="none" w:sz="0" w:space="0" w:color="auto"/>
            <w:left w:val="none" w:sz="0" w:space="0" w:color="auto"/>
            <w:bottom w:val="none" w:sz="0" w:space="0" w:color="auto"/>
            <w:right w:val="none" w:sz="0" w:space="0" w:color="auto"/>
          </w:divBdr>
        </w:div>
        <w:div w:id="925726509">
          <w:marLeft w:val="480"/>
          <w:marRight w:val="0"/>
          <w:marTop w:val="0"/>
          <w:marBottom w:val="0"/>
          <w:divBdr>
            <w:top w:val="none" w:sz="0" w:space="0" w:color="auto"/>
            <w:left w:val="none" w:sz="0" w:space="0" w:color="auto"/>
            <w:bottom w:val="none" w:sz="0" w:space="0" w:color="auto"/>
            <w:right w:val="none" w:sz="0" w:space="0" w:color="auto"/>
          </w:divBdr>
        </w:div>
        <w:div w:id="951014240">
          <w:marLeft w:val="480"/>
          <w:marRight w:val="0"/>
          <w:marTop w:val="0"/>
          <w:marBottom w:val="0"/>
          <w:divBdr>
            <w:top w:val="none" w:sz="0" w:space="0" w:color="auto"/>
            <w:left w:val="none" w:sz="0" w:space="0" w:color="auto"/>
            <w:bottom w:val="none" w:sz="0" w:space="0" w:color="auto"/>
            <w:right w:val="none" w:sz="0" w:space="0" w:color="auto"/>
          </w:divBdr>
        </w:div>
        <w:div w:id="959725430">
          <w:marLeft w:val="480"/>
          <w:marRight w:val="0"/>
          <w:marTop w:val="0"/>
          <w:marBottom w:val="0"/>
          <w:divBdr>
            <w:top w:val="none" w:sz="0" w:space="0" w:color="auto"/>
            <w:left w:val="none" w:sz="0" w:space="0" w:color="auto"/>
            <w:bottom w:val="none" w:sz="0" w:space="0" w:color="auto"/>
            <w:right w:val="none" w:sz="0" w:space="0" w:color="auto"/>
          </w:divBdr>
        </w:div>
        <w:div w:id="968121711">
          <w:marLeft w:val="480"/>
          <w:marRight w:val="0"/>
          <w:marTop w:val="0"/>
          <w:marBottom w:val="0"/>
          <w:divBdr>
            <w:top w:val="none" w:sz="0" w:space="0" w:color="auto"/>
            <w:left w:val="none" w:sz="0" w:space="0" w:color="auto"/>
            <w:bottom w:val="none" w:sz="0" w:space="0" w:color="auto"/>
            <w:right w:val="none" w:sz="0" w:space="0" w:color="auto"/>
          </w:divBdr>
        </w:div>
      </w:divsChild>
    </w:div>
    <w:div w:id="854080905">
      <w:bodyDiv w:val="1"/>
      <w:marLeft w:val="0"/>
      <w:marRight w:val="0"/>
      <w:marTop w:val="0"/>
      <w:marBottom w:val="0"/>
      <w:divBdr>
        <w:top w:val="none" w:sz="0" w:space="0" w:color="auto"/>
        <w:left w:val="none" w:sz="0" w:space="0" w:color="auto"/>
        <w:bottom w:val="none" w:sz="0" w:space="0" w:color="auto"/>
        <w:right w:val="none" w:sz="0" w:space="0" w:color="auto"/>
      </w:divBdr>
    </w:div>
    <w:div w:id="854226853">
      <w:bodyDiv w:val="1"/>
      <w:marLeft w:val="0"/>
      <w:marRight w:val="0"/>
      <w:marTop w:val="0"/>
      <w:marBottom w:val="0"/>
      <w:divBdr>
        <w:top w:val="none" w:sz="0" w:space="0" w:color="auto"/>
        <w:left w:val="none" w:sz="0" w:space="0" w:color="auto"/>
        <w:bottom w:val="none" w:sz="0" w:space="0" w:color="auto"/>
        <w:right w:val="none" w:sz="0" w:space="0" w:color="auto"/>
      </w:divBdr>
    </w:div>
    <w:div w:id="854458843">
      <w:bodyDiv w:val="1"/>
      <w:marLeft w:val="0"/>
      <w:marRight w:val="0"/>
      <w:marTop w:val="0"/>
      <w:marBottom w:val="0"/>
      <w:divBdr>
        <w:top w:val="none" w:sz="0" w:space="0" w:color="auto"/>
        <w:left w:val="none" w:sz="0" w:space="0" w:color="auto"/>
        <w:bottom w:val="none" w:sz="0" w:space="0" w:color="auto"/>
        <w:right w:val="none" w:sz="0" w:space="0" w:color="auto"/>
      </w:divBdr>
      <w:divsChild>
        <w:div w:id="31999615">
          <w:marLeft w:val="480"/>
          <w:marRight w:val="0"/>
          <w:marTop w:val="0"/>
          <w:marBottom w:val="0"/>
          <w:divBdr>
            <w:top w:val="none" w:sz="0" w:space="0" w:color="auto"/>
            <w:left w:val="none" w:sz="0" w:space="0" w:color="auto"/>
            <w:bottom w:val="none" w:sz="0" w:space="0" w:color="auto"/>
            <w:right w:val="none" w:sz="0" w:space="0" w:color="auto"/>
          </w:divBdr>
        </w:div>
        <w:div w:id="85998871">
          <w:marLeft w:val="480"/>
          <w:marRight w:val="0"/>
          <w:marTop w:val="0"/>
          <w:marBottom w:val="0"/>
          <w:divBdr>
            <w:top w:val="none" w:sz="0" w:space="0" w:color="auto"/>
            <w:left w:val="none" w:sz="0" w:space="0" w:color="auto"/>
            <w:bottom w:val="none" w:sz="0" w:space="0" w:color="auto"/>
            <w:right w:val="none" w:sz="0" w:space="0" w:color="auto"/>
          </w:divBdr>
        </w:div>
        <w:div w:id="151337590">
          <w:marLeft w:val="480"/>
          <w:marRight w:val="0"/>
          <w:marTop w:val="0"/>
          <w:marBottom w:val="0"/>
          <w:divBdr>
            <w:top w:val="none" w:sz="0" w:space="0" w:color="auto"/>
            <w:left w:val="none" w:sz="0" w:space="0" w:color="auto"/>
            <w:bottom w:val="none" w:sz="0" w:space="0" w:color="auto"/>
            <w:right w:val="none" w:sz="0" w:space="0" w:color="auto"/>
          </w:divBdr>
        </w:div>
        <w:div w:id="160774298">
          <w:marLeft w:val="480"/>
          <w:marRight w:val="0"/>
          <w:marTop w:val="0"/>
          <w:marBottom w:val="0"/>
          <w:divBdr>
            <w:top w:val="none" w:sz="0" w:space="0" w:color="auto"/>
            <w:left w:val="none" w:sz="0" w:space="0" w:color="auto"/>
            <w:bottom w:val="none" w:sz="0" w:space="0" w:color="auto"/>
            <w:right w:val="none" w:sz="0" w:space="0" w:color="auto"/>
          </w:divBdr>
        </w:div>
        <w:div w:id="183790810">
          <w:marLeft w:val="480"/>
          <w:marRight w:val="0"/>
          <w:marTop w:val="0"/>
          <w:marBottom w:val="0"/>
          <w:divBdr>
            <w:top w:val="none" w:sz="0" w:space="0" w:color="auto"/>
            <w:left w:val="none" w:sz="0" w:space="0" w:color="auto"/>
            <w:bottom w:val="none" w:sz="0" w:space="0" w:color="auto"/>
            <w:right w:val="none" w:sz="0" w:space="0" w:color="auto"/>
          </w:divBdr>
        </w:div>
        <w:div w:id="188221558">
          <w:marLeft w:val="480"/>
          <w:marRight w:val="0"/>
          <w:marTop w:val="0"/>
          <w:marBottom w:val="0"/>
          <w:divBdr>
            <w:top w:val="none" w:sz="0" w:space="0" w:color="auto"/>
            <w:left w:val="none" w:sz="0" w:space="0" w:color="auto"/>
            <w:bottom w:val="none" w:sz="0" w:space="0" w:color="auto"/>
            <w:right w:val="none" w:sz="0" w:space="0" w:color="auto"/>
          </w:divBdr>
        </w:div>
        <w:div w:id="227345172">
          <w:marLeft w:val="480"/>
          <w:marRight w:val="0"/>
          <w:marTop w:val="0"/>
          <w:marBottom w:val="0"/>
          <w:divBdr>
            <w:top w:val="none" w:sz="0" w:space="0" w:color="auto"/>
            <w:left w:val="none" w:sz="0" w:space="0" w:color="auto"/>
            <w:bottom w:val="none" w:sz="0" w:space="0" w:color="auto"/>
            <w:right w:val="none" w:sz="0" w:space="0" w:color="auto"/>
          </w:divBdr>
        </w:div>
        <w:div w:id="288587220">
          <w:marLeft w:val="480"/>
          <w:marRight w:val="0"/>
          <w:marTop w:val="0"/>
          <w:marBottom w:val="0"/>
          <w:divBdr>
            <w:top w:val="none" w:sz="0" w:space="0" w:color="auto"/>
            <w:left w:val="none" w:sz="0" w:space="0" w:color="auto"/>
            <w:bottom w:val="none" w:sz="0" w:space="0" w:color="auto"/>
            <w:right w:val="none" w:sz="0" w:space="0" w:color="auto"/>
          </w:divBdr>
        </w:div>
        <w:div w:id="300112087">
          <w:marLeft w:val="480"/>
          <w:marRight w:val="0"/>
          <w:marTop w:val="0"/>
          <w:marBottom w:val="0"/>
          <w:divBdr>
            <w:top w:val="none" w:sz="0" w:space="0" w:color="auto"/>
            <w:left w:val="none" w:sz="0" w:space="0" w:color="auto"/>
            <w:bottom w:val="none" w:sz="0" w:space="0" w:color="auto"/>
            <w:right w:val="none" w:sz="0" w:space="0" w:color="auto"/>
          </w:divBdr>
        </w:div>
        <w:div w:id="342560275">
          <w:marLeft w:val="480"/>
          <w:marRight w:val="0"/>
          <w:marTop w:val="0"/>
          <w:marBottom w:val="0"/>
          <w:divBdr>
            <w:top w:val="none" w:sz="0" w:space="0" w:color="auto"/>
            <w:left w:val="none" w:sz="0" w:space="0" w:color="auto"/>
            <w:bottom w:val="none" w:sz="0" w:space="0" w:color="auto"/>
            <w:right w:val="none" w:sz="0" w:space="0" w:color="auto"/>
          </w:divBdr>
        </w:div>
        <w:div w:id="358824132">
          <w:marLeft w:val="480"/>
          <w:marRight w:val="0"/>
          <w:marTop w:val="0"/>
          <w:marBottom w:val="0"/>
          <w:divBdr>
            <w:top w:val="none" w:sz="0" w:space="0" w:color="auto"/>
            <w:left w:val="none" w:sz="0" w:space="0" w:color="auto"/>
            <w:bottom w:val="none" w:sz="0" w:space="0" w:color="auto"/>
            <w:right w:val="none" w:sz="0" w:space="0" w:color="auto"/>
          </w:divBdr>
        </w:div>
        <w:div w:id="440419839">
          <w:marLeft w:val="480"/>
          <w:marRight w:val="0"/>
          <w:marTop w:val="0"/>
          <w:marBottom w:val="0"/>
          <w:divBdr>
            <w:top w:val="none" w:sz="0" w:space="0" w:color="auto"/>
            <w:left w:val="none" w:sz="0" w:space="0" w:color="auto"/>
            <w:bottom w:val="none" w:sz="0" w:space="0" w:color="auto"/>
            <w:right w:val="none" w:sz="0" w:space="0" w:color="auto"/>
          </w:divBdr>
        </w:div>
        <w:div w:id="476803611">
          <w:marLeft w:val="480"/>
          <w:marRight w:val="0"/>
          <w:marTop w:val="0"/>
          <w:marBottom w:val="0"/>
          <w:divBdr>
            <w:top w:val="none" w:sz="0" w:space="0" w:color="auto"/>
            <w:left w:val="none" w:sz="0" w:space="0" w:color="auto"/>
            <w:bottom w:val="none" w:sz="0" w:space="0" w:color="auto"/>
            <w:right w:val="none" w:sz="0" w:space="0" w:color="auto"/>
          </w:divBdr>
        </w:div>
        <w:div w:id="485704963">
          <w:marLeft w:val="480"/>
          <w:marRight w:val="0"/>
          <w:marTop w:val="0"/>
          <w:marBottom w:val="0"/>
          <w:divBdr>
            <w:top w:val="none" w:sz="0" w:space="0" w:color="auto"/>
            <w:left w:val="none" w:sz="0" w:space="0" w:color="auto"/>
            <w:bottom w:val="none" w:sz="0" w:space="0" w:color="auto"/>
            <w:right w:val="none" w:sz="0" w:space="0" w:color="auto"/>
          </w:divBdr>
        </w:div>
        <w:div w:id="502549354">
          <w:marLeft w:val="480"/>
          <w:marRight w:val="0"/>
          <w:marTop w:val="0"/>
          <w:marBottom w:val="0"/>
          <w:divBdr>
            <w:top w:val="none" w:sz="0" w:space="0" w:color="auto"/>
            <w:left w:val="none" w:sz="0" w:space="0" w:color="auto"/>
            <w:bottom w:val="none" w:sz="0" w:space="0" w:color="auto"/>
            <w:right w:val="none" w:sz="0" w:space="0" w:color="auto"/>
          </w:divBdr>
        </w:div>
        <w:div w:id="571474427">
          <w:marLeft w:val="480"/>
          <w:marRight w:val="0"/>
          <w:marTop w:val="0"/>
          <w:marBottom w:val="0"/>
          <w:divBdr>
            <w:top w:val="none" w:sz="0" w:space="0" w:color="auto"/>
            <w:left w:val="none" w:sz="0" w:space="0" w:color="auto"/>
            <w:bottom w:val="none" w:sz="0" w:space="0" w:color="auto"/>
            <w:right w:val="none" w:sz="0" w:space="0" w:color="auto"/>
          </w:divBdr>
        </w:div>
        <w:div w:id="632367321">
          <w:marLeft w:val="480"/>
          <w:marRight w:val="0"/>
          <w:marTop w:val="0"/>
          <w:marBottom w:val="0"/>
          <w:divBdr>
            <w:top w:val="none" w:sz="0" w:space="0" w:color="auto"/>
            <w:left w:val="none" w:sz="0" w:space="0" w:color="auto"/>
            <w:bottom w:val="none" w:sz="0" w:space="0" w:color="auto"/>
            <w:right w:val="none" w:sz="0" w:space="0" w:color="auto"/>
          </w:divBdr>
        </w:div>
        <w:div w:id="664281653">
          <w:marLeft w:val="480"/>
          <w:marRight w:val="0"/>
          <w:marTop w:val="0"/>
          <w:marBottom w:val="0"/>
          <w:divBdr>
            <w:top w:val="none" w:sz="0" w:space="0" w:color="auto"/>
            <w:left w:val="none" w:sz="0" w:space="0" w:color="auto"/>
            <w:bottom w:val="none" w:sz="0" w:space="0" w:color="auto"/>
            <w:right w:val="none" w:sz="0" w:space="0" w:color="auto"/>
          </w:divBdr>
        </w:div>
        <w:div w:id="675113426">
          <w:marLeft w:val="480"/>
          <w:marRight w:val="0"/>
          <w:marTop w:val="0"/>
          <w:marBottom w:val="0"/>
          <w:divBdr>
            <w:top w:val="none" w:sz="0" w:space="0" w:color="auto"/>
            <w:left w:val="none" w:sz="0" w:space="0" w:color="auto"/>
            <w:bottom w:val="none" w:sz="0" w:space="0" w:color="auto"/>
            <w:right w:val="none" w:sz="0" w:space="0" w:color="auto"/>
          </w:divBdr>
        </w:div>
        <w:div w:id="724183234">
          <w:marLeft w:val="480"/>
          <w:marRight w:val="0"/>
          <w:marTop w:val="0"/>
          <w:marBottom w:val="0"/>
          <w:divBdr>
            <w:top w:val="none" w:sz="0" w:space="0" w:color="auto"/>
            <w:left w:val="none" w:sz="0" w:space="0" w:color="auto"/>
            <w:bottom w:val="none" w:sz="0" w:space="0" w:color="auto"/>
            <w:right w:val="none" w:sz="0" w:space="0" w:color="auto"/>
          </w:divBdr>
        </w:div>
        <w:div w:id="759332846">
          <w:marLeft w:val="480"/>
          <w:marRight w:val="0"/>
          <w:marTop w:val="0"/>
          <w:marBottom w:val="0"/>
          <w:divBdr>
            <w:top w:val="none" w:sz="0" w:space="0" w:color="auto"/>
            <w:left w:val="none" w:sz="0" w:space="0" w:color="auto"/>
            <w:bottom w:val="none" w:sz="0" w:space="0" w:color="auto"/>
            <w:right w:val="none" w:sz="0" w:space="0" w:color="auto"/>
          </w:divBdr>
        </w:div>
        <w:div w:id="777870147">
          <w:marLeft w:val="480"/>
          <w:marRight w:val="0"/>
          <w:marTop w:val="0"/>
          <w:marBottom w:val="0"/>
          <w:divBdr>
            <w:top w:val="none" w:sz="0" w:space="0" w:color="auto"/>
            <w:left w:val="none" w:sz="0" w:space="0" w:color="auto"/>
            <w:bottom w:val="none" w:sz="0" w:space="0" w:color="auto"/>
            <w:right w:val="none" w:sz="0" w:space="0" w:color="auto"/>
          </w:divBdr>
        </w:div>
        <w:div w:id="834339820">
          <w:marLeft w:val="480"/>
          <w:marRight w:val="0"/>
          <w:marTop w:val="0"/>
          <w:marBottom w:val="0"/>
          <w:divBdr>
            <w:top w:val="none" w:sz="0" w:space="0" w:color="auto"/>
            <w:left w:val="none" w:sz="0" w:space="0" w:color="auto"/>
            <w:bottom w:val="none" w:sz="0" w:space="0" w:color="auto"/>
            <w:right w:val="none" w:sz="0" w:space="0" w:color="auto"/>
          </w:divBdr>
        </w:div>
        <w:div w:id="835193203">
          <w:marLeft w:val="480"/>
          <w:marRight w:val="0"/>
          <w:marTop w:val="0"/>
          <w:marBottom w:val="0"/>
          <w:divBdr>
            <w:top w:val="none" w:sz="0" w:space="0" w:color="auto"/>
            <w:left w:val="none" w:sz="0" w:space="0" w:color="auto"/>
            <w:bottom w:val="none" w:sz="0" w:space="0" w:color="auto"/>
            <w:right w:val="none" w:sz="0" w:space="0" w:color="auto"/>
          </w:divBdr>
        </w:div>
        <w:div w:id="872963640">
          <w:marLeft w:val="480"/>
          <w:marRight w:val="0"/>
          <w:marTop w:val="0"/>
          <w:marBottom w:val="0"/>
          <w:divBdr>
            <w:top w:val="none" w:sz="0" w:space="0" w:color="auto"/>
            <w:left w:val="none" w:sz="0" w:space="0" w:color="auto"/>
            <w:bottom w:val="none" w:sz="0" w:space="0" w:color="auto"/>
            <w:right w:val="none" w:sz="0" w:space="0" w:color="auto"/>
          </w:divBdr>
        </w:div>
        <w:div w:id="877741924">
          <w:marLeft w:val="480"/>
          <w:marRight w:val="0"/>
          <w:marTop w:val="0"/>
          <w:marBottom w:val="0"/>
          <w:divBdr>
            <w:top w:val="none" w:sz="0" w:space="0" w:color="auto"/>
            <w:left w:val="none" w:sz="0" w:space="0" w:color="auto"/>
            <w:bottom w:val="none" w:sz="0" w:space="0" w:color="auto"/>
            <w:right w:val="none" w:sz="0" w:space="0" w:color="auto"/>
          </w:divBdr>
        </w:div>
        <w:div w:id="900482567">
          <w:marLeft w:val="480"/>
          <w:marRight w:val="0"/>
          <w:marTop w:val="0"/>
          <w:marBottom w:val="0"/>
          <w:divBdr>
            <w:top w:val="none" w:sz="0" w:space="0" w:color="auto"/>
            <w:left w:val="none" w:sz="0" w:space="0" w:color="auto"/>
            <w:bottom w:val="none" w:sz="0" w:space="0" w:color="auto"/>
            <w:right w:val="none" w:sz="0" w:space="0" w:color="auto"/>
          </w:divBdr>
        </w:div>
        <w:div w:id="918442067">
          <w:marLeft w:val="480"/>
          <w:marRight w:val="0"/>
          <w:marTop w:val="0"/>
          <w:marBottom w:val="0"/>
          <w:divBdr>
            <w:top w:val="none" w:sz="0" w:space="0" w:color="auto"/>
            <w:left w:val="none" w:sz="0" w:space="0" w:color="auto"/>
            <w:bottom w:val="none" w:sz="0" w:space="0" w:color="auto"/>
            <w:right w:val="none" w:sz="0" w:space="0" w:color="auto"/>
          </w:divBdr>
        </w:div>
        <w:div w:id="926423187">
          <w:marLeft w:val="480"/>
          <w:marRight w:val="0"/>
          <w:marTop w:val="0"/>
          <w:marBottom w:val="0"/>
          <w:divBdr>
            <w:top w:val="none" w:sz="0" w:space="0" w:color="auto"/>
            <w:left w:val="none" w:sz="0" w:space="0" w:color="auto"/>
            <w:bottom w:val="none" w:sz="0" w:space="0" w:color="auto"/>
            <w:right w:val="none" w:sz="0" w:space="0" w:color="auto"/>
          </w:divBdr>
        </w:div>
        <w:div w:id="963192912">
          <w:marLeft w:val="480"/>
          <w:marRight w:val="0"/>
          <w:marTop w:val="0"/>
          <w:marBottom w:val="0"/>
          <w:divBdr>
            <w:top w:val="none" w:sz="0" w:space="0" w:color="auto"/>
            <w:left w:val="none" w:sz="0" w:space="0" w:color="auto"/>
            <w:bottom w:val="none" w:sz="0" w:space="0" w:color="auto"/>
            <w:right w:val="none" w:sz="0" w:space="0" w:color="auto"/>
          </w:divBdr>
        </w:div>
        <w:div w:id="963973126">
          <w:marLeft w:val="480"/>
          <w:marRight w:val="0"/>
          <w:marTop w:val="0"/>
          <w:marBottom w:val="0"/>
          <w:divBdr>
            <w:top w:val="none" w:sz="0" w:space="0" w:color="auto"/>
            <w:left w:val="none" w:sz="0" w:space="0" w:color="auto"/>
            <w:bottom w:val="none" w:sz="0" w:space="0" w:color="auto"/>
            <w:right w:val="none" w:sz="0" w:space="0" w:color="auto"/>
          </w:divBdr>
        </w:div>
        <w:div w:id="991060843">
          <w:marLeft w:val="480"/>
          <w:marRight w:val="0"/>
          <w:marTop w:val="0"/>
          <w:marBottom w:val="0"/>
          <w:divBdr>
            <w:top w:val="none" w:sz="0" w:space="0" w:color="auto"/>
            <w:left w:val="none" w:sz="0" w:space="0" w:color="auto"/>
            <w:bottom w:val="none" w:sz="0" w:space="0" w:color="auto"/>
            <w:right w:val="none" w:sz="0" w:space="0" w:color="auto"/>
          </w:divBdr>
        </w:div>
      </w:divsChild>
    </w:div>
    <w:div w:id="854464428">
      <w:bodyDiv w:val="1"/>
      <w:marLeft w:val="0"/>
      <w:marRight w:val="0"/>
      <w:marTop w:val="0"/>
      <w:marBottom w:val="0"/>
      <w:divBdr>
        <w:top w:val="none" w:sz="0" w:space="0" w:color="auto"/>
        <w:left w:val="none" w:sz="0" w:space="0" w:color="auto"/>
        <w:bottom w:val="none" w:sz="0" w:space="0" w:color="auto"/>
        <w:right w:val="none" w:sz="0" w:space="0" w:color="auto"/>
      </w:divBdr>
    </w:div>
    <w:div w:id="854659033">
      <w:bodyDiv w:val="1"/>
      <w:marLeft w:val="0"/>
      <w:marRight w:val="0"/>
      <w:marTop w:val="0"/>
      <w:marBottom w:val="0"/>
      <w:divBdr>
        <w:top w:val="none" w:sz="0" w:space="0" w:color="auto"/>
        <w:left w:val="none" w:sz="0" w:space="0" w:color="auto"/>
        <w:bottom w:val="none" w:sz="0" w:space="0" w:color="auto"/>
        <w:right w:val="none" w:sz="0" w:space="0" w:color="auto"/>
      </w:divBdr>
    </w:div>
    <w:div w:id="854809101">
      <w:bodyDiv w:val="1"/>
      <w:marLeft w:val="0"/>
      <w:marRight w:val="0"/>
      <w:marTop w:val="0"/>
      <w:marBottom w:val="0"/>
      <w:divBdr>
        <w:top w:val="none" w:sz="0" w:space="0" w:color="auto"/>
        <w:left w:val="none" w:sz="0" w:space="0" w:color="auto"/>
        <w:bottom w:val="none" w:sz="0" w:space="0" w:color="auto"/>
        <w:right w:val="none" w:sz="0" w:space="0" w:color="auto"/>
      </w:divBdr>
    </w:div>
    <w:div w:id="855078931">
      <w:bodyDiv w:val="1"/>
      <w:marLeft w:val="0"/>
      <w:marRight w:val="0"/>
      <w:marTop w:val="0"/>
      <w:marBottom w:val="0"/>
      <w:divBdr>
        <w:top w:val="none" w:sz="0" w:space="0" w:color="auto"/>
        <w:left w:val="none" w:sz="0" w:space="0" w:color="auto"/>
        <w:bottom w:val="none" w:sz="0" w:space="0" w:color="auto"/>
        <w:right w:val="none" w:sz="0" w:space="0" w:color="auto"/>
      </w:divBdr>
    </w:div>
    <w:div w:id="855194696">
      <w:bodyDiv w:val="1"/>
      <w:marLeft w:val="0"/>
      <w:marRight w:val="0"/>
      <w:marTop w:val="0"/>
      <w:marBottom w:val="0"/>
      <w:divBdr>
        <w:top w:val="none" w:sz="0" w:space="0" w:color="auto"/>
        <w:left w:val="none" w:sz="0" w:space="0" w:color="auto"/>
        <w:bottom w:val="none" w:sz="0" w:space="0" w:color="auto"/>
        <w:right w:val="none" w:sz="0" w:space="0" w:color="auto"/>
      </w:divBdr>
    </w:div>
    <w:div w:id="855386454">
      <w:bodyDiv w:val="1"/>
      <w:marLeft w:val="0"/>
      <w:marRight w:val="0"/>
      <w:marTop w:val="0"/>
      <w:marBottom w:val="0"/>
      <w:divBdr>
        <w:top w:val="none" w:sz="0" w:space="0" w:color="auto"/>
        <w:left w:val="none" w:sz="0" w:space="0" w:color="auto"/>
        <w:bottom w:val="none" w:sz="0" w:space="0" w:color="auto"/>
        <w:right w:val="none" w:sz="0" w:space="0" w:color="auto"/>
      </w:divBdr>
    </w:div>
    <w:div w:id="855509429">
      <w:bodyDiv w:val="1"/>
      <w:marLeft w:val="0"/>
      <w:marRight w:val="0"/>
      <w:marTop w:val="0"/>
      <w:marBottom w:val="0"/>
      <w:divBdr>
        <w:top w:val="none" w:sz="0" w:space="0" w:color="auto"/>
        <w:left w:val="none" w:sz="0" w:space="0" w:color="auto"/>
        <w:bottom w:val="none" w:sz="0" w:space="0" w:color="auto"/>
        <w:right w:val="none" w:sz="0" w:space="0" w:color="auto"/>
      </w:divBdr>
    </w:div>
    <w:div w:id="855726814">
      <w:bodyDiv w:val="1"/>
      <w:marLeft w:val="0"/>
      <w:marRight w:val="0"/>
      <w:marTop w:val="0"/>
      <w:marBottom w:val="0"/>
      <w:divBdr>
        <w:top w:val="none" w:sz="0" w:space="0" w:color="auto"/>
        <w:left w:val="none" w:sz="0" w:space="0" w:color="auto"/>
        <w:bottom w:val="none" w:sz="0" w:space="0" w:color="auto"/>
        <w:right w:val="none" w:sz="0" w:space="0" w:color="auto"/>
      </w:divBdr>
    </w:div>
    <w:div w:id="856190159">
      <w:bodyDiv w:val="1"/>
      <w:marLeft w:val="0"/>
      <w:marRight w:val="0"/>
      <w:marTop w:val="0"/>
      <w:marBottom w:val="0"/>
      <w:divBdr>
        <w:top w:val="none" w:sz="0" w:space="0" w:color="auto"/>
        <w:left w:val="none" w:sz="0" w:space="0" w:color="auto"/>
        <w:bottom w:val="none" w:sz="0" w:space="0" w:color="auto"/>
        <w:right w:val="none" w:sz="0" w:space="0" w:color="auto"/>
      </w:divBdr>
    </w:div>
    <w:div w:id="856231329">
      <w:bodyDiv w:val="1"/>
      <w:marLeft w:val="0"/>
      <w:marRight w:val="0"/>
      <w:marTop w:val="0"/>
      <w:marBottom w:val="0"/>
      <w:divBdr>
        <w:top w:val="none" w:sz="0" w:space="0" w:color="auto"/>
        <w:left w:val="none" w:sz="0" w:space="0" w:color="auto"/>
        <w:bottom w:val="none" w:sz="0" w:space="0" w:color="auto"/>
        <w:right w:val="none" w:sz="0" w:space="0" w:color="auto"/>
      </w:divBdr>
    </w:div>
    <w:div w:id="856310034">
      <w:bodyDiv w:val="1"/>
      <w:marLeft w:val="0"/>
      <w:marRight w:val="0"/>
      <w:marTop w:val="0"/>
      <w:marBottom w:val="0"/>
      <w:divBdr>
        <w:top w:val="none" w:sz="0" w:space="0" w:color="auto"/>
        <w:left w:val="none" w:sz="0" w:space="0" w:color="auto"/>
        <w:bottom w:val="none" w:sz="0" w:space="0" w:color="auto"/>
        <w:right w:val="none" w:sz="0" w:space="0" w:color="auto"/>
      </w:divBdr>
    </w:div>
    <w:div w:id="857038560">
      <w:bodyDiv w:val="1"/>
      <w:marLeft w:val="0"/>
      <w:marRight w:val="0"/>
      <w:marTop w:val="0"/>
      <w:marBottom w:val="0"/>
      <w:divBdr>
        <w:top w:val="none" w:sz="0" w:space="0" w:color="auto"/>
        <w:left w:val="none" w:sz="0" w:space="0" w:color="auto"/>
        <w:bottom w:val="none" w:sz="0" w:space="0" w:color="auto"/>
        <w:right w:val="none" w:sz="0" w:space="0" w:color="auto"/>
      </w:divBdr>
    </w:div>
    <w:div w:id="857084549">
      <w:bodyDiv w:val="1"/>
      <w:marLeft w:val="0"/>
      <w:marRight w:val="0"/>
      <w:marTop w:val="0"/>
      <w:marBottom w:val="0"/>
      <w:divBdr>
        <w:top w:val="none" w:sz="0" w:space="0" w:color="auto"/>
        <w:left w:val="none" w:sz="0" w:space="0" w:color="auto"/>
        <w:bottom w:val="none" w:sz="0" w:space="0" w:color="auto"/>
        <w:right w:val="none" w:sz="0" w:space="0" w:color="auto"/>
      </w:divBdr>
    </w:div>
    <w:div w:id="857161969">
      <w:bodyDiv w:val="1"/>
      <w:marLeft w:val="0"/>
      <w:marRight w:val="0"/>
      <w:marTop w:val="0"/>
      <w:marBottom w:val="0"/>
      <w:divBdr>
        <w:top w:val="none" w:sz="0" w:space="0" w:color="auto"/>
        <w:left w:val="none" w:sz="0" w:space="0" w:color="auto"/>
        <w:bottom w:val="none" w:sz="0" w:space="0" w:color="auto"/>
        <w:right w:val="none" w:sz="0" w:space="0" w:color="auto"/>
      </w:divBdr>
    </w:div>
    <w:div w:id="857231022">
      <w:bodyDiv w:val="1"/>
      <w:marLeft w:val="0"/>
      <w:marRight w:val="0"/>
      <w:marTop w:val="0"/>
      <w:marBottom w:val="0"/>
      <w:divBdr>
        <w:top w:val="none" w:sz="0" w:space="0" w:color="auto"/>
        <w:left w:val="none" w:sz="0" w:space="0" w:color="auto"/>
        <w:bottom w:val="none" w:sz="0" w:space="0" w:color="auto"/>
        <w:right w:val="none" w:sz="0" w:space="0" w:color="auto"/>
      </w:divBdr>
    </w:div>
    <w:div w:id="857237859">
      <w:bodyDiv w:val="1"/>
      <w:marLeft w:val="0"/>
      <w:marRight w:val="0"/>
      <w:marTop w:val="0"/>
      <w:marBottom w:val="0"/>
      <w:divBdr>
        <w:top w:val="none" w:sz="0" w:space="0" w:color="auto"/>
        <w:left w:val="none" w:sz="0" w:space="0" w:color="auto"/>
        <w:bottom w:val="none" w:sz="0" w:space="0" w:color="auto"/>
        <w:right w:val="none" w:sz="0" w:space="0" w:color="auto"/>
      </w:divBdr>
    </w:div>
    <w:div w:id="857425618">
      <w:bodyDiv w:val="1"/>
      <w:marLeft w:val="0"/>
      <w:marRight w:val="0"/>
      <w:marTop w:val="0"/>
      <w:marBottom w:val="0"/>
      <w:divBdr>
        <w:top w:val="none" w:sz="0" w:space="0" w:color="auto"/>
        <w:left w:val="none" w:sz="0" w:space="0" w:color="auto"/>
        <w:bottom w:val="none" w:sz="0" w:space="0" w:color="auto"/>
        <w:right w:val="none" w:sz="0" w:space="0" w:color="auto"/>
      </w:divBdr>
    </w:div>
    <w:div w:id="857475081">
      <w:bodyDiv w:val="1"/>
      <w:marLeft w:val="0"/>
      <w:marRight w:val="0"/>
      <w:marTop w:val="0"/>
      <w:marBottom w:val="0"/>
      <w:divBdr>
        <w:top w:val="none" w:sz="0" w:space="0" w:color="auto"/>
        <w:left w:val="none" w:sz="0" w:space="0" w:color="auto"/>
        <w:bottom w:val="none" w:sz="0" w:space="0" w:color="auto"/>
        <w:right w:val="none" w:sz="0" w:space="0" w:color="auto"/>
      </w:divBdr>
    </w:div>
    <w:div w:id="857813482">
      <w:bodyDiv w:val="1"/>
      <w:marLeft w:val="0"/>
      <w:marRight w:val="0"/>
      <w:marTop w:val="0"/>
      <w:marBottom w:val="0"/>
      <w:divBdr>
        <w:top w:val="none" w:sz="0" w:space="0" w:color="auto"/>
        <w:left w:val="none" w:sz="0" w:space="0" w:color="auto"/>
        <w:bottom w:val="none" w:sz="0" w:space="0" w:color="auto"/>
        <w:right w:val="none" w:sz="0" w:space="0" w:color="auto"/>
      </w:divBdr>
    </w:div>
    <w:div w:id="857961602">
      <w:bodyDiv w:val="1"/>
      <w:marLeft w:val="0"/>
      <w:marRight w:val="0"/>
      <w:marTop w:val="0"/>
      <w:marBottom w:val="0"/>
      <w:divBdr>
        <w:top w:val="none" w:sz="0" w:space="0" w:color="auto"/>
        <w:left w:val="none" w:sz="0" w:space="0" w:color="auto"/>
        <w:bottom w:val="none" w:sz="0" w:space="0" w:color="auto"/>
        <w:right w:val="none" w:sz="0" w:space="0" w:color="auto"/>
      </w:divBdr>
      <w:divsChild>
        <w:div w:id="47187688">
          <w:marLeft w:val="480"/>
          <w:marRight w:val="0"/>
          <w:marTop w:val="0"/>
          <w:marBottom w:val="0"/>
          <w:divBdr>
            <w:top w:val="none" w:sz="0" w:space="0" w:color="auto"/>
            <w:left w:val="none" w:sz="0" w:space="0" w:color="auto"/>
            <w:bottom w:val="none" w:sz="0" w:space="0" w:color="auto"/>
            <w:right w:val="none" w:sz="0" w:space="0" w:color="auto"/>
          </w:divBdr>
        </w:div>
        <w:div w:id="102654405">
          <w:marLeft w:val="480"/>
          <w:marRight w:val="0"/>
          <w:marTop w:val="0"/>
          <w:marBottom w:val="0"/>
          <w:divBdr>
            <w:top w:val="none" w:sz="0" w:space="0" w:color="auto"/>
            <w:left w:val="none" w:sz="0" w:space="0" w:color="auto"/>
            <w:bottom w:val="none" w:sz="0" w:space="0" w:color="auto"/>
            <w:right w:val="none" w:sz="0" w:space="0" w:color="auto"/>
          </w:divBdr>
        </w:div>
        <w:div w:id="127432150">
          <w:marLeft w:val="480"/>
          <w:marRight w:val="0"/>
          <w:marTop w:val="0"/>
          <w:marBottom w:val="0"/>
          <w:divBdr>
            <w:top w:val="none" w:sz="0" w:space="0" w:color="auto"/>
            <w:left w:val="none" w:sz="0" w:space="0" w:color="auto"/>
            <w:bottom w:val="none" w:sz="0" w:space="0" w:color="auto"/>
            <w:right w:val="none" w:sz="0" w:space="0" w:color="auto"/>
          </w:divBdr>
        </w:div>
        <w:div w:id="139546400">
          <w:marLeft w:val="480"/>
          <w:marRight w:val="0"/>
          <w:marTop w:val="0"/>
          <w:marBottom w:val="0"/>
          <w:divBdr>
            <w:top w:val="none" w:sz="0" w:space="0" w:color="auto"/>
            <w:left w:val="none" w:sz="0" w:space="0" w:color="auto"/>
            <w:bottom w:val="none" w:sz="0" w:space="0" w:color="auto"/>
            <w:right w:val="none" w:sz="0" w:space="0" w:color="auto"/>
          </w:divBdr>
        </w:div>
        <w:div w:id="174002100">
          <w:marLeft w:val="480"/>
          <w:marRight w:val="0"/>
          <w:marTop w:val="0"/>
          <w:marBottom w:val="0"/>
          <w:divBdr>
            <w:top w:val="none" w:sz="0" w:space="0" w:color="auto"/>
            <w:left w:val="none" w:sz="0" w:space="0" w:color="auto"/>
            <w:bottom w:val="none" w:sz="0" w:space="0" w:color="auto"/>
            <w:right w:val="none" w:sz="0" w:space="0" w:color="auto"/>
          </w:divBdr>
        </w:div>
        <w:div w:id="219363065">
          <w:marLeft w:val="480"/>
          <w:marRight w:val="0"/>
          <w:marTop w:val="0"/>
          <w:marBottom w:val="0"/>
          <w:divBdr>
            <w:top w:val="none" w:sz="0" w:space="0" w:color="auto"/>
            <w:left w:val="none" w:sz="0" w:space="0" w:color="auto"/>
            <w:bottom w:val="none" w:sz="0" w:space="0" w:color="auto"/>
            <w:right w:val="none" w:sz="0" w:space="0" w:color="auto"/>
          </w:divBdr>
        </w:div>
        <w:div w:id="231887367">
          <w:marLeft w:val="480"/>
          <w:marRight w:val="0"/>
          <w:marTop w:val="0"/>
          <w:marBottom w:val="0"/>
          <w:divBdr>
            <w:top w:val="none" w:sz="0" w:space="0" w:color="auto"/>
            <w:left w:val="none" w:sz="0" w:space="0" w:color="auto"/>
            <w:bottom w:val="none" w:sz="0" w:space="0" w:color="auto"/>
            <w:right w:val="none" w:sz="0" w:space="0" w:color="auto"/>
          </w:divBdr>
        </w:div>
        <w:div w:id="247033931">
          <w:marLeft w:val="480"/>
          <w:marRight w:val="0"/>
          <w:marTop w:val="0"/>
          <w:marBottom w:val="0"/>
          <w:divBdr>
            <w:top w:val="none" w:sz="0" w:space="0" w:color="auto"/>
            <w:left w:val="none" w:sz="0" w:space="0" w:color="auto"/>
            <w:bottom w:val="none" w:sz="0" w:space="0" w:color="auto"/>
            <w:right w:val="none" w:sz="0" w:space="0" w:color="auto"/>
          </w:divBdr>
        </w:div>
        <w:div w:id="280574891">
          <w:marLeft w:val="480"/>
          <w:marRight w:val="0"/>
          <w:marTop w:val="0"/>
          <w:marBottom w:val="0"/>
          <w:divBdr>
            <w:top w:val="none" w:sz="0" w:space="0" w:color="auto"/>
            <w:left w:val="none" w:sz="0" w:space="0" w:color="auto"/>
            <w:bottom w:val="none" w:sz="0" w:space="0" w:color="auto"/>
            <w:right w:val="none" w:sz="0" w:space="0" w:color="auto"/>
          </w:divBdr>
        </w:div>
        <w:div w:id="318655778">
          <w:marLeft w:val="480"/>
          <w:marRight w:val="0"/>
          <w:marTop w:val="0"/>
          <w:marBottom w:val="0"/>
          <w:divBdr>
            <w:top w:val="none" w:sz="0" w:space="0" w:color="auto"/>
            <w:left w:val="none" w:sz="0" w:space="0" w:color="auto"/>
            <w:bottom w:val="none" w:sz="0" w:space="0" w:color="auto"/>
            <w:right w:val="none" w:sz="0" w:space="0" w:color="auto"/>
          </w:divBdr>
        </w:div>
        <w:div w:id="358820018">
          <w:marLeft w:val="480"/>
          <w:marRight w:val="0"/>
          <w:marTop w:val="0"/>
          <w:marBottom w:val="0"/>
          <w:divBdr>
            <w:top w:val="none" w:sz="0" w:space="0" w:color="auto"/>
            <w:left w:val="none" w:sz="0" w:space="0" w:color="auto"/>
            <w:bottom w:val="none" w:sz="0" w:space="0" w:color="auto"/>
            <w:right w:val="none" w:sz="0" w:space="0" w:color="auto"/>
          </w:divBdr>
        </w:div>
        <w:div w:id="449595609">
          <w:marLeft w:val="480"/>
          <w:marRight w:val="0"/>
          <w:marTop w:val="0"/>
          <w:marBottom w:val="0"/>
          <w:divBdr>
            <w:top w:val="none" w:sz="0" w:space="0" w:color="auto"/>
            <w:left w:val="none" w:sz="0" w:space="0" w:color="auto"/>
            <w:bottom w:val="none" w:sz="0" w:space="0" w:color="auto"/>
            <w:right w:val="none" w:sz="0" w:space="0" w:color="auto"/>
          </w:divBdr>
        </w:div>
        <w:div w:id="482048966">
          <w:marLeft w:val="480"/>
          <w:marRight w:val="0"/>
          <w:marTop w:val="0"/>
          <w:marBottom w:val="0"/>
          <w:divBdr>
            <w:top w:val="none" w:sz="0" w:space="0" w:color="auto"/>
            <w:left w:val="none" w:sz="0" w:space="0" w:color="auto"/>
            <w:bottom w:val="none" w:sz="0" w:space="0" w:color="auto"/>
            <w:right w:val="none" w:sz="0" w:space="0" w:color="auto"/>
          </w:divBdr>
        </w:div>
        <w:div w:id="511801805">
          <w:marLeft w:val="480"/>
          <w:marRight w:val="0"/>
          <w:marTop w:val="0"/>
          <w:marBottom w:val="0"/>
          <w:divBdr>
            <w:top w:val="none" w:sz="0" w:space="0" w:color="auto"/>
            <w:left w:val="none" w:sz="0" w:space="0" w:color="auto"/>
            <w:bottom w:val="none" w:sz="0" w:space="0" w:color="auto"/>
            <w:right w:val="none" w:sz="0" w:space="0" w:color="auto"/>
          </w:divBdr>
        </w:div>
        <w:div w:id="527135232">
          <w:marLeft w:val="480"/>
          <w:marRight w:val="0"/>
          <w:marTop w:val="0"/>
          <w:marBottom w:val="0"/>
          <w:divBdr>
            <w:top w:val="none" w:sz="0" w:space="0" w:color="auto"/>
            <w:left w:val="none" w:sz="0" w:space="0" w:color="auto"/>
            <w:bottom w:val="none" w:sz="0" w:space="0" w:color="auto"/>
            <w:right w:val="none" w:sz="0" w:space="0" w:color="auto"/>
          </w:divBdr>
        </w:div>
        <w:div w:id="544291287">
          <w:marLeft w:val="480"/>
          <w:marRight w:val="0"/>
          <w:marTop w:val="0"/>
          <w:marBottom w:val="0"/>
          <w:divBdr>
            <w:top w:val="none" w:sz="0" w:space="0" w:color="auto"/>
            <w:left w:val="none" w:sz="0" w:space="0" w:color="auto"/>
            <w:bottom w:val="none" w:sz="0" w:space="0" w:color="auto"/>
            <w:right w:val="none" w:sz="0" w:space="0" w:color="auto"/>
          </w:divBdr>
        </w:div>
        <w:div w:id="546186839">
          <w:marLeft w:val="480"/>
          <w:marRight w:val="0"/>
          <w:marTop w:val="0"/>
          <w:marBottom w:val="0"/>
          <w:divBdr>
            <w:top w:val="none" w:sz="0" w:space="0" w:color="auto"/>
            <w:left w:val="none" w:sz="0" w:space="0" w:color="auto"/>
            <w:bottom w:val="none" w:sz="0" w:space="0" w:color="auto"/>
            <w:right w:val="none" w:sz="0" w:space="0" w:color="auto"/>
          </w:divBdr>
        </w:div>
        <w:div w:id="554777801">
          <w:marLeft w:val="480"/>
          <w:marRight w:val="0"/>
          <w:marTop w:val="0"/>
          <w:marBottom w:val="0"/>
          <w:divBdr>
            <w:top w:val="none" w:sz="0" w:space="0" w:color="auto"/>
            <w:left w:val="none" w:sz="0" w:space="0" w:color="auto"/>
            <w:bottom w:val="none" w:sz="0" w:space="0" w:color="auto"/>
            <w:right w:val="none" w:sz="0" w:space="0" w:color="auto"/>
          </w:divBdr>
        </w:div>
        <w:div w:id="560361269">
          <w:marLeft w:val="480"/>
          <w:marRight w:val="0"/>
          <w:marTop w:val="0"/>
          <w:marBottom w:val="0"/>
          <w:divBdr>
            <w:top w:val="none" w:sz="0" w:space="0" w:color="auto"/>
            <w:left w:val="none" w:sz="0" w:space="0" w:color="auto"/>
            <w:bottom w:val="none" w:sz="0" w:space="0" w:color="auto"/>
            <w:right w:val="none" w:sz="0" w:space="0" w:color="auto"/>
          </w:divBdr>
        </w:div>
        <w:div w:id="634143501">
          <w:marLeft w:val="480"/>
          <w:marRight w:val="0"/>
          <w:marTop w:val="0"/>
          <w:marBottom w:val="0"/>
          <w:divBdr>
            <w:top w:val="none" w:sz="0" w:space="0" w:color="auto"/>
            <w:left w:val="none" w:sz="0" w:space="0" w:color="auto"/>
            <w:bottom w:val="none" w:sz="0" w:space="0" w:color="auto"/>
            <w:right w:val="none" w:sz="0" w:space="0" w:color="auto"/>
          </w:divBdr>
        </w:div>
        <w:div w:id="641009915">
          <w:marLeft w:val="480"/>
          <w:marRight w:val="0"/>
          <w:marTop w:val="0"/>
          <w:marBottom w:val="0"/>
          <w:divBdr>
            <w:top w:val="none" w:sz="0" w:space="0" w:color="auto"/>
            <w:left w:val="none" w:sz="0" w:space="0" w:color="auto"/>
            <w:bottom w:val="none" w:sz="0" w:space="0" w:color="auto"/>
            <w:right w:val="none" w:sz="0" w:space="0" w:color="auto"/>
          </w:divBdr>
        </w:div>
        <w:div w:id="724328327">
          <w:marLeft w:val="480"/>
          <w:marRight w:val="0"/>
          <w:marTop w:val="0"/>
          <w:marBottom w:val="0"/>
          <w:divBdr>
            <w:top w:val="none" w:sz="0" w:space="0" w:color="auto"/>
            <w:left w:val="none" w:sz="0" w:space="0" w:color="auto"/>
            <w:bottom w:val="none" w:sz="0" w:space="0" w:color="auto"/>
            <w:right w:val="none" w:sz="0" w:space="0" w:color="auto"/>
          </w:divBdr>
        </w:div>
        <w:div w:id="883371866">
          <w:marLeft w:val="480"/>
          <w:marRight w:val="0"/>
          <w:marTop w:val="0"/>
          <w:marBottom w:val="0"/>
          <w:divBdr>
            <w:top w:val="none" w:sz="0" w:space="0" w:color="auto"/>
            <w:left w:val="none" w:sz="0" w:space="0" w:color="auto"/>
            <w:bottom w:val="none" w:sz="0" w:space="0" w:color="auto"/>
            <w:right w:val="none" w:sz="0" w:space="0" w:color="auto"/>
          </w:divBdr>
        </w:div>
        <w:div w:id="930774308">
          <w:marLeft w:val="480"/>
          <w:marRight w:val="0"/>
          <w:marTop w:val="0"/>
          <w:marBottom w:val="0"/>
          <w:divBdr>
            <w:top w:val="none" w:sz="0" w:space="0" w:color="auto"/>
            <w:left w:val="none" w:sz="0" w:space="0" w:color="auto"/>
            <w:bottom w:val="none" w:sz="0" w:space="0" w:color="auto"/>
            <w:right w:val="none" w:sz="0" w:space="0" w:color="auto"/>
          </w:divBdr>
        </w:div>
        <w:div w:id="962469270">
          <w:marLeft w:val="480"/>
          <w:marRight w:val="0"/>
          <w:marTop w:val="0"/>
          <w:marBottom w:val="0"/>
          <w:divBdr>
            <w:top w:val="none" w:sz="0" w:space="0" w:color="auto"/>
            <w:left w:val="none" w:sz="0" w:space="0" w:color="auto"/>
            <w:bottom w:val="none" w:sz="0" w:space="0" w:color="auto"/>
            <w:right w:val="none" w:sz="0" w:space="0" w:color="auto"/>
          </w:divBdr>
        </w:div>
      </w:divsChild>
    </w:div>
    <w:div w:id="858201485">
      <w:bodyDiv w:val="1"/>
      <w:marLeft w:val="0"/>
      <w:marRight w:val="0"/>
      <w:marTop w:val="0"/>
      <w:marBottom w:val="0"/>
      <w:divBdr>
        <w:top w:val="none" w:sz="0" w:space="0" w:color="auto"/>
        <w:left w:val="none" w:sz="0" w:space="0" w:color="auto"/>
        <w:bottom w:val="none" w:sz="0" w:space="0" w:color="auto"/>
        <w:right w:val="none" w:sz="0" w:space="0" w:color="auto"/>
      </w:divBdr>
      <w:divsChild>
        <w:div w:id="18313707">
          <w:marLeft w:val="480"/>
          <w:marRight w:val="0"/>
          <w:marTop w:val="0"/>
          <w:marBottom w:val="0"/>
          <w:divBdr>
            <w:top w:val="none" w:sz="0" w:space="0" w:color="auto"/>
            <w:left w:val="none" w:sz="0" w:space="0" w:color="auto"/>
            <w:bottom w:val="none" w:sz="0" w:space="0" w:color="auto"/>
            <w:right w:val="none" w:sz="0" w:space="0" w:color="auto"/>
          </w:divBdr>
        </w:div>
        <w:div w:id="130756017">
          <w:marLeft w:val="480"/>
          <w:marRight w:val="0"/>
          <w:marTop w:val="0"/>
          <w:marBottom w:val="0"/>
          <w:divBdr>
            <w:top w:val="none" w:sz="0" w:space="0" w:color="auto"/>
            <w:left w:val="none" w:sz="0" w:space="0" w:color="auto"/>
            <w:bottom w:val="none" w:sz="0" w:space="0" w:color="auto"/>
            <w:right w:val="none" w:sz="0" w:space="0" w:color="auto"/>
          </w:divBdr>
        </w:div>
        <w:div w:id="209079649">
          <w:marLeft w:val="480"/>
          <w:marRight w:val="0"/>
          <w:marTop w:val="0"/>
          <w:marBottom w:val="0"/>
          <w:divBdr>
            <w:top w:val="none" w:sz="0" w:space="0" w:color="auto"/>
            <w:left w:val="none" w:sz="0" w:space="0" w:color="auto"/>
            <w:bottom w:val="none" w:sz="0" w:space="0" w:color="auto"/>
            <w:right w:val="none" w:sz="0" w:space="0" w:color="auto"/>
          </w:divBdr>
        </w:div>
        <w:div w:id="218829791">
          <w:marLeft w:val="480"/>
          <w:marRight w:val="0"/>
          <w:marTop w:val="0"/>
          <w:marBottom w:val="0"/>
          <w:divBdr>
            <w:top w:val="none" w:sz="0" w:space="0" w:color="auto"/>
            <w:left w:val="none" w:sz="0" w:space="0" w:color="auto"/>
            <w:bottom w:val="none" w:sz="0" w:space="0" w:color="auto"/>
            <w:right w:val="none" w:sz="0" w:space="0" w:color="auto"/>
          </w:divBdr>
        </w:div>
        <w:div w:id="335228995">
          <w:marLeft w:val="480"/>
          <w:marRight w:val="0"/>
          <w:marTop w:val="0"/>
          <w:marBottom w:val="0"/>
          <w:divBdr>
            <w:top w:val="none" w:sz="0" w:space="0" w:color="auto"/>
            <w:left w:val="none" w:sz="0" w:space="0" w:color="auto"/>
            <w:bottom w:val="none" w:sz="0" w:space="0" w:color="auto"/>
            <w:right w:val="none" w:sz="0" w:space="0" w:color="auto"/>
          </w:divBdr>
        </w:div>
        <w:div w:id="791167337">
          <w:marLeft w:val="480"/>
          <w:marRight w:val="0"/>
          <w:marTop w:val="0"/>
          <w:marBottom w:val="0"/>
          <w:divBdr>
            <w:top w:val="none" w:sz="0" w:space="0" w:color="auto"/>
            <w:left w:val="none" w:sz="0" w:space="0" w:color="auto"/>
            <w:bottom w:val="none" w:sz="0" w:space="0" w:color="auto"/>
            <w:right w:val="none" w:sz="0" w:space="0" w:color="auto"/>
          </w:divBdr>
        </w:div>
        <w:div w:id="834538158">
          <w:marLeft w:val="480"/>
          <w:marRight w:val="0"/>
          <w:marTop w:val="0"/>
          <w:marBottom w:val="0"/>
          <w:divBdr>
            <w:top w:val="none" w:sz="0" w:space="0" w:color="auto"/>
            <w:left w:val="none" w:sz="0" w:space="0" w:color="auto"/>
            <w:bottom w:val="none" w:sz="0" w:space="0" w:color="auto"/>
            <w:right w:val="none" w:sz="0" w:space="0" w:color="auto"/>
          </w:divBdr>
        </w:div>
        <w:div w:id="896623674">
          <w:marLeft w:val="480"/>
          <w:marRight w:val="0"/>
          <w:marTop w:val="0"/>
          <w:marBottom w:val="0"/>
          <w:divBdr>
            <w:top w:val="none" w:sz="0" w:space="0" w:color="auto"/>
            <w:left w:val="none" w:sz="0" w:space="0" w:color="auto"/>
            <w:bottom w:val="none" w:sz="0" w:space="0" w:color="auto"/>
            <w:right w:val="none" w:sz="0" w:space="0" w:color="auto"/>
          </w:divBdr>
        </w:div>
        <w:div w:id="900942657">
          <w:marLeft w:val="480"/>
          <w:marRight w:val="0"/>
          <w:marTop w:val="0"/>
          <w:marBottom w:val="0"/>
          <w:divBdr>
            <w:top w:val="none" w:sz="0" w:space="0" w:color="auto"/>
            <w:left w:val="none" w:sz="0" w:space="0" w:color="auto"/>
            <w:bottom w:val="none" w:sz="0" w:space="0" w:color="auto"/>
            <w:right w:val="none" w:sz="0" w:space="0" w:color="auto"/>
          </w:divBdr>
        </w:div>
        <w:div w:id="931543995">
          <w:marLeft w:val="480"/>
          <w:marRight w:val="0"/>
          <w:marTop w:val="0"/>
          <w:marBottom w:val="0"/>
          <w:divBdr>
            <w:top w:val="none" w:sz="0" w:space="0" w:color="auto"/>
            <w:left w:val="none" w:sz="0" w:space="0" w:color="auto"/>
            <w:bottom w:val="none" w:sz="0" w:space="0" w:color="auto"/>
            <w:right w:val="none" w:sz="0" w:space="0" w:color="auto"/>
          </w:divBdr>
        </w:div>
        <w:div w:id="944654955">
          <w:marLeft w:val="480"/>
          <w:marRight w:val="0"/>
          <w:marTop w:val="0"/>
          <w:marBottom w:val="0"/>
          <w:divBdr>
            <w:top w:val="none" w:sz="0" w:space="0" w:color="auto"/>
            <w:left w:val="none" w:sz="0" w:space="0" w:color="auto"/>
            <w:bottom w:val="none" w:sz="0" w:space="0" w:color="auto"/>
            <w:right w:val="none" w:sz="0" w:space="0" w:color="auto"/>
          </w:divBdr>
        </w:div>
        <w:div w:id="967517389">
          <w:marLeft w:val="480"/>
          <w:marRight w:val="0"/>
          <w:marTop w:val="0"/>
          <w:marBottom w:val="0"/>
          <w:divBdr>
            <w:top w:val="none" w:sz="0" w:space="0" w:color="auto"/>
            <w:left w:val="none" w:sz="0" w:space="0" w:color="auto"/>
            <w:bottom w:val="none" w:sz="0" w:space="0" w:color="auto"/>
            <w:right w:val="none" w:sz="0" w:space="0" w:color="auto"/>
          </w:divBdr>
        </w:div>
      </w:divsChild>
    </w:div>
    <w:div w:id="858278713">
      <w:bodyDiv w:val="1"/>
      <w:marLeft w:val="0"/>
      <w:marRight w:val="0"/>
      <w:marTop w:val="0"/>
      <w:marBottom w:val="0"/>
      <w:divBdr>
        <w:top w:val="none" w:sz="0" w:space="0" w:color="auto"/>
        <w:left w:val="none" w:sz="0" w:space="0" w:color="auto"/>
        <w:bottom w:val="none" w:sz="0" w:space="0" w:color="auto"/>
        <w:right w:val="none" w:sz="0" w:space="0" w:color="auto"/>
      </w:divBdr>
    </w:div>
    <w:div w:id="858546945">
      <w:bodyDiv w:val="1"/>
      <w:marLeft w:val="0"/>
      <w:marRight w:val="0"/>
      <w:marTop w:val="0"/>
      <w:marBottom w:val="0"/>
      <w:divBdr>
        <w:top w:val="none" w:sz="0" w:space="0" w:color="auto"/>
        <w:left w:val="none" w:sz="0" w:space="0" w:color="auto"/>
        <w:bottom w:val="none" w:sz="0" w:space="0" w:color="auto"/>
        <w:right w:val="none" w:sz="0" w:space="0" w:color="auto"/>
      </w:divBdr>
    </w:div>
    <w:div w:id="858666583">
      <w:bodyDiv w:val="1"/>
      <w:marLeft w:val="0"/>
      <w:marRight w:val="0"/>
      <w:marTop w:val="0"/>
      <w:marBottom w:val="0"/>
      <w:divBdr>
        <w:top w:val="none" w:sz="0" w:space="0" w:color="auto"/>
        <w:left w:val="none" w:sz="0" w:space="0" w:color="auto"/>
        <w:bottom w:val="none" w:sz="0" w:space="0" w:color="auto"/>
        <w:right w:val="none" w:sz="0" w:space="0" w:color="auto"/>
      </w:divBdr>
    </w:div>
    <w:div w:id="858811064">
      <w:bodyDiv w:val="1"/>
      <w:marLeft w:val="0"/>
      <w:marRight w:val="0"/>
      <w:marTop w:val="0"/>
      <w:marBottom w:val="0"/>
      <w:divBdr>
        <w:top w:val="none" w:sz="0" w:space="0" w:color="auto"/>
        <w:left w:val="none" w:sz="0" w:space="0" w:color="auto"/>
        <w:bottom w:val="none" w:sz="0" w:space="0" w:color="auto"/>
        <w:right w:val="none" w:sz="0" w:space="0" w:color="auto"/>
      </w:divBdr>
    </w:div>
    <w:div w:id="858811796">
      <w:bodyDiv w:val="1"/>
      <w:marLeft w:val="0"/>
      <w:marRight w:val="0"/>
      <w:marTop w:val="0"/>
      <w:marBottom w:val="0"/>
      <w:divBdr>
        <w:top w:val="none" w:sz="0" w:space="0" w:color="auto"/>
        <w:left w:val="none" w:sz="0" w:space="0" w:color="auto"/>
        <w:bottom w:val="none" w:sz="0" w:space="0" w:color="auto"/>
        <w:right w:val="none" w:sz="0" w:space="0" w:color="auto"/>
      </w:divBdr>
    </w:div>
    <w:div w:id="858935239">
      <w:bodyDiv w:val="1"/>
      <w:marLeft w:val="0"/>
      <w:marRight w:val="0"/>
      <w:marTop w:val="0"/>
      <w:marBottom w:val="0"/>
      <w:divBdr>
        <w:top w:val="none" w:sz="0" w:space="0" w:color="auto"/>
        <w:left w:val="none" w:sz="0" w:space="0" w:color="auto"/>
        <w:bottom w:val="none" w:sz="0" w:space="0" w:color="auto"/>
        <w:right w:val="none" w:sz="0" w:space="0" w:color="auto"/>
      </w:divBdr>
    </w:div>
    <w:div w:id="859009245">
      <w:bodyDiv w:val="1"/>
      <w:marLeft w:val="0"/>
      <w:marRight w:val="0"/>
      <w:marTop w:val="0"/>
      <w:marBottom w:val="0"/>
      <w:divBdr>
        <w:top w:val="none" w:sz="0" w:space="0" w:color="auto"/>
        <w:left w:val="none" w:sz="0" w:space="0" w:color="auto"/>
        <w:bottom w:val="none" w:sz="0" w:space="0" w:color="auto"/>
        <w:right w:val="none" w:sz="0" w:space="0" w:color="auto"/>
      </w:divBdr>
    </w:div>
    <w:div w:id="859243581">
      <w:bodyDiv w:val="1"/>
      <w:marLeft w:val="0"/>
      <w:marRight w:val="0"/>
      <w:marTop w:val="0"/>
      <w:marBottom w:val="0"/>
      <w:divBdr>
        <w:top w:val="none" w:sz="0" w:space="0" w:color="auto"/>
        <w:left w:val="none" w:sz="0" w:space="0" w:color="auto"/>
        <w:bottom w:val="none" w:sz="0" w:space="0" w:color="auto"/>
        <w:right w:val="none" w:sz="0" w:space="0" w:color="auto"/>
      </w:divBdr>
    </w:div>
    <w:div w:id="859440699">
      <w:bodyDiv w:val="1"/>
      <w:marLeft w:val="0"/>
      <w:marRight w:val="0"/>
      <w:marTop w:val="0"/>
      <w:marBottom w:val="0"/>
      <w:divBdr>
        <w:top w:val="none" w:sz="0" w:space="0" w:color="auto"/>
        <w:left w:val="none" w:sz="0" w:space="0" w:color="auto"/>
        <w:bottom w:val="none" w:sz="0" w:space="0" w:color="auto"/>
        <w:right w:val="none" w:sz="0" w:space="0" w:color="auto"/>
      </w:divBdr>
    </w:div>
    <w:div w:id="859509511">
      <w:bodyDiv w:val="1"/>
      <w:marLeft w:val="0"/>
      <w:marRight w:val="0"/>
      <w:marTop w:val="0"/>
      <w:marBottom w:val="0"/>
      <w:divBdr>
        <w:top w:val="none" w:sz="0" w:space="0" w:color="auto"/>
        <w:left w:val="none" w:sz="0" w:space="0" w:color="auto"/>
        <w:bottom w:val="none" w:sz="0" w:space="0" w:color="auto"/>
        <w:right w:val="none" w:sz="0" w:space="0" w:color="auto"/>
      </w:divBdr>
    </w:div>
    <w:div w:id="859852987">
      <w:bodyDiv w:val="1"/>
      <w:marLeft w:val="0"/>
      <w:marRight w:val="0"/>
      <w:marTop w:val="0"/>
      <w:marBottom w:val="0"/>
      <w:divBdr>
        <w:top w:val="none" w:sz="0" w:space="0" w:color="auto"/>
        <w:left w:val="none" w:sz="0" w:space="0" w:color="auto"/>
        <w:bottom w:val="none" w:sz="0" w:space="0" w:color="auto"/>
        <w:right w:val="none" w:sz="0" w:space="0" w:color="auto"/>
      </w:divBdr>
    </w:div>
    <w:div w:id="860163311">
      <w:bodyDiv w:val="1"/>
      <w:marLeft w:val="0"/>
      <w:marRight w:val="0"/>
      <w:marTop w:val="0"/>
      <w:marBottom w:val="0"/>
      <w:divBdr>
        <w:top w:val="none" w:sz="0" w:space="0" w:color="auto"/>
        <w:left w:val="none" w:sz="0" w:space="0" w:color="auto"/>
        <w:bottom w:val="none" w:sz="0" w:space="0" w:color="auto"/>
        <w:right w:val="none" w:sz="0" w:space="0" w:color="auto"/>
      </w:divBdr>
      <w:divsChild>
        <w:div w:id="8415329">
          <w:marLeft w:val="480"/>
          <w:marRight w:val="0"/>
          <w:marTop w:val="0"/>
          <w:marBottom w:val="0"/>
          <w:divBdr>
            <w:top w:val="none" w:sz="0" w:space="0" w:color="auto"/>
            <w:left w:val="none" w:sz="0" w:space="0" w:color="auto"/>
            <w:bottom w:val="none" w:sz="0" w:space="0" w:color="auto"/>
            <w:right w:val="none" w:sz="0" w:space="0" w:color="auto"/>
          </w:divBdr>
        </w:div>
        <w:div w:id="50621864">
          <w:marLeft w:val="480"/>
          <w:marRight w:val="0"/>
          <w:marTop w:val="0"/>
          <w:marBottom w:val="0"/>
          <w:divBdr>
            <w:top w:val="none" w:sz="0" w:space="0" w:color="auto"/>
            <w:left w:val="none" w:sz="0" w:space="0" w:color="auto"/>
            <w:bottom w:val="none" w:sz="0" w:space="0" w:color="auto"/>
            <w:right w:val="none" w:sz="0" w:space="0" w:color="auto"/>
          </w:divBdr>
        </w:div>
        <w:div w:id="51927988">
          <w:marLeft w:val="480"/>
          <w:marRight w:val="0"/>
          <w:marTop w:val="0"/>
          <w:marBottom w:val="0"/>
          <w:divBdr>
            <w:top w:val="none" w:sz="0" w:space="0" w:color="auto"/>
            <w:left w:val="none" w:sz="0" w:space="0" w:color="auto"/>
            <w:bottom w:val="none" w:sz="0" w:space="0" w:color="auto"/>
            <w:right w:val="none" w:sz="0" w:space="0" w:color="auto"/>
          </w:divBdr>
        </w:div>
        <w:div w:id="142626765">
          <w:marLeft w:val="480"/>
          <w:marRight w:val="0"/>
          <w:marTop w:val="0"/>
          <w:marBottom w:val="0"/>
          <w:divBdr>
            <w:top w:val="none" w:sz="0" w:space="0" w:color="auto"/>
            <w:left w:val="none" w:sz="0" w:space="0" w:color="auto"/>
            <w:bottom w:val="none" w:sz="0" w:space="0" w:color="auto"/>
            <w:right w:val="none" w:sz="0" w:space="0" w:color="auto"/>
          </w:divBdr>
        </w:div>
        <w:div w:id="368917235">
          <w:marLeft w:val="480"/>
          <w:marRight w:val="0"/>
          <w:marTop w:val="0"/>
          <w:marBottom w:val="0"/>
          <w:divBdr>
            <w:top w:val="none" w:sz="0" w:space="0" w:color="auto"/>
            <w:left w:val="none" w:sz="0" w:space="0" w:color="auto"/>
            <w:bottom w:val="none" w:sz="0" w:space="0" w:color="auto"/>
            <w:right w:val="none" w:sz="0" w:space="0" w:color="auto"/>
          </w:divBdr>
        </w:div>
        <w:div w:id="439181042">
          <w:marLeft w:val="480"/>
          <w:marRight w:val="0"/>
          <w:marTop w:val="0"/>
          <w:marBottom w:val="0"/>
          <w:divBdr>
            <w:top w:val="none" w:sz="0" w:space="0" w:color="auto"/>
            <w:left w:val="none" w:sz="0" w:space="0" w:color="auto"/>
            <w:bottom w:val="none" w:sz="0" w:space="0" w:color="auto"/>
            <w:right w:val="none" w:sz="0" w:space="0" w:color="auto"/>
          </w:divBdr>
        </w:div>
        <w:div w:id="449521208">
          <w:marLeft w:val="480"/>
          <w:marRight w:val="0"/>
          <w:marTop w:val="0"/>
          <w:marBottom w:val="0"/>
          <w:divBdr>
            <w:top w:val="none" w:sz="0" w:space="0" w:color="auto"/>
            <w:left w:val="none" w:sz="0" w:space="0" w:color="auto"/>
            <w:bottom w:val="none" w:sz="0" w:space="0" w:color="auto"/>
            <w:right w:val="none" w:sz="0" w:space="0" w:color="auto"/>
          </w:divBdr>
        </w:div>
        <w:div w:id="564487281">
          <w:marLeft w:val="480"/>
          <w:marRight w:val="0"/>
          <w:marTop w:val="0"/>
          <w:marBottom w:val="0"/>
          <w:divBdr>
            <w:top w:val="none" w:sz="0" w:space="0" w:color="auto"/>
            <w:left w:val="none" w:sz="0" w:space="0" w:color="auto"/>
            <w:bottom w:val="none" w:sz="0" w:space="0" w:color="auto"/>
            <w:right w:val="none" w:sz="0" w:space="0" w:color="auto"/>
          </w:divBdr>
        </w:div>
        <w:div w:id="609701401">
          <w:marLeft w:val="480"/>
          <w:marRight w:val="0"/>
          <w:marTop w:val="0"/>
          <w:marBottom w:val="0"/>
          <w:divBdr>
            <w:top w:val="none" w:sz="0" w:space="0" w:color="auto"/>
            <w:left w:val="none" w:sz="0" w:space="0" w:color="auto"/>
            <w:bottom w:val="none" w:sz="0" w:space="0" w:color="auto"/>
            <w:right w:val="none" w:sz="0" w:space="0" w:color="auto"/>
          </w:divBdr>
        </w:div>
        <w:div w:id="612057402">
          <w:marLeft w:val="480"/>
          <w:marRight w:val="0"/>
          <w:marTop w:val="0"/>
          <w:marBottom w:val="0"/>
          <w:divBdr>
            <w:top w:val="none" w:sz="0" w:space="0" w:color="auto"/>
            <w:left w:val="none" w:sz="0" w:space="0" w:color="auto"/>
            <w:bottom w:val="none" w:sz="0" w:space="0" w:color="auto"/>
            <w:right w:val="none" w:sz="0" w:space="0" w:color="auto"/>
          </w:divBdr>
        </w:div>
        <w:div w:id="621957427">
          <w:marLeft w:val="480"/>
          <w:marRight w:val="0"/>
          <w:marTop w:val="0"/>
          <w:marBottom w:val="0"/>
          <w:divBdr>
            <w:top w:val="none" w:sz="0" w:space="0" w:color="auto"/>
            <w:left w:val="none" w:sz="0" w:space="0" w:color="auto"/>
            <w:bottom w:val="none" w:sz="0" w:space="0" w:color="auto"/>
            <w:right w:val="none" w:sz="0" w:space="0" w:color="auto"/>
          </w:divBdr>
        </w:div>
        <w:div w:id="695275402">
          <w:marLeft w:val="480"/>
          <w:marRight w:val="0"/>
          <w:marTop w:val="0"/>
          <w:marBottom w:val="0"/>
          <w:divBdr>
            <w:top w:val="none" w:sz="0" w:space="0" w:color="auto"/>
            <w:left w:val="none" w:sz="0" w:space="0" w:color="auto"/>
            <w:bottom w:val="none" w:sz="0" w:space="0" w:color="auto"/>
            <w:right w:val="none" w:sz="0" w:space="0" w:color="auto"/>
          </w:divBdr>
        </w:div>
        <w:div w:id="796024569">
          <w:marLeft w:val="480"/>
          <w:marRight w:val="0"/>
          <w:marTop w:val="0"/>
          <w:marBottom w:val="0"/>
          <w:divBdr>
            <w:top w:val="none" w:sz="0" w:space="0" w:color="auto"/>
            <w:left w:val="none" w:sz="0" w:space="0" w:color="auto"/>
            <w:bottom w:val="none" w:sz="0" w:space="0" w:color="auto"/>
            <w:right w:val="none" w:sz="0" w:space="0" w:color="auto"/>
          </w:divBdr>
        </w:div>
        <w:div w:id="821584582">
          <w:marLeft w:val="480"/>
          <w:marRight w:val="0"/>
          <w:marTop w:val="0"/>
          <w:marBottom w:val="0"/>
          <w:divBdr>
            <w:top w:val="none" w:sz="0" w:space="0" w:color="auto"/>
            <w:left w:val="none" w:sz="0" w:space="0" w:color="auto"/>
            <w:bottom w:val="none" w:sz="0" w:space="0" w:color="auto"/>
            <w:right w:val="none" w:sz="0" w:space="0" w:color="auto"/>
          </w:divBdr>
        </w:div>
        <w:div w:id="868253263">
          <w:marLeft w:val="480"/>
          <w:marRight w:val="0"/>
          <w:marTop w:val="0"/>
          <w:marBottom w:val="0"/>
          <w:divBdr>
            <w:top w:val="none" w:sz="0" w:space="0" w:color="auto"/>
            <w:left w:val="none" w:sz="0" w:space="0" w:color="auto"/>
            <w:bottom w:val="none" w:sz="0" w:space="0" w:color="auto"/>
            <w:right w:val="none" w:sz="0" w:space="0" w:color="auto"/>
          </w:divBdr>
        </w:div>
        <w:div w:id="898979185">
          <w:marLeft w:val="480"/>
          <w:marRight w:val="0"/>
          <w:marTop w:val="0"/>
          <w:marBottom w:val="0"/>
          <w:divBdr>
            <w:top w:val="none" w:sz="0" w:space="0" w:color="auto"/>
            <w:left w:val="none" w:sz="0" w:space="0" w:color="auto"/>
            <w:bottom w:val="none" w:sz="0" w:space="0" w:color="auto"/>
            <w:right w:val="none" w:sz="0" w:space="0" w:color="auto"/>
          </w:divBdr>
        </w:div>
        <w:div w:id="972443856">
          <w:marLeft w:val="480"/>
          <w:marRight w:val="0"/>
          <w:marTop w:val="0"/>
          <w:marBottom w:val="0"/>
          <w:divBdr>
            <w:top w:val="none" w:sz="0" w:space="0" w:color="auto"/>
            <w:left w:val="none" w:sz="0" w:space="0" w:color="auto"/>
            <w:bottom w:val="none" w:sz="0" w:space="0" w:color="auto"/>
            <w:right w:val="none" w:sz="0" w:space="0" w:color="auto"/>
          </w:divBdr>
        </w:div>
      </w:divsChild>
    </w:div>
    <w:div w:id="860632692">
      <w:bodyDiv w:val="1"/>
      <w:marLeft w:val="0"/>
      <w:marRight w:val="0"/>
      <w:marTop w:val="0"/>
      <w:marBottom w:val="0"/>
      <w:divBdr>
        <w:top w:val="none" w:sz="0" w:space="0" w:color="auto"/>
        <w:left w:val="none" w:sz="0" w:space="0" w:color="auto"/>
        <w:bottom w:val="none" w:sz="0" w:space="0" w:color="auto"/>
        <w:right w:val="none" w:sz="0" w:space="0" w:color="auto"/>
      </w:divBdr>
      <w:divsChild>
        <w:div w:id="24134803">
          <w:marLeft w:val="480"/>
          <w:marRight w:val="0"/>
          <w:marTop w:val="0"/>
          <w:marBottom w:val="0"/>
          <w:divBdr>
            <w:top w:val="none" w:sz="0" w:space="0" w:color="auto"/>
            <w:left w:val="none" w:sz="0" w:space="0" w:color="auto"/>
            <w:bottom w:val="none" w:sz="0" w:space="0" w:color="auto"/>
            <w:right w:val="none" w:sz="0" w:space="0" w:color="auto"/>
          </w:divBdr>
        </w:div>
        <w:div w:id="37248171">
          <w:marLeft w:val="480"/>
          <w:marRight w:val="0"/>
          <w:marTop w:val="0"/>
          <w:marBottom w:val="0"/>
          <w:divBdr>
            <w:top w:val="none" w:sz="0" w:space="0" w:color="auto"/>
            <w:left w:val="none" w:sz="0" w:space="0" w:color="auto"/>
            <w:bottom w:val="none" w:sz="0" w:space="0" w:color="auto"/>
            <w:right w:val="none" w:sz="0" w:space="0" w:color="auto"/>
          </w:divBdr>
        </w:div>
        <w:div w:id="57825844">
          <w:marLeft w:val="480"/>
          <w:marRight w:val="0"/>
          <w:marTop w:val="0"/>
          <w:marBottom w:val="0"/>
          <w:divBdr>
            <w:top w:val="none" w:sz="0" w:space="0" w:color="auto"/>
            <w:left w:val="none" w:sz="0" w:space="0" w:color="auto"/>
            <w:bottom w:val="none" w:sz="0" w:space="0" w:color="auto"/>
            <w:right w:val="none" w:sz="0" w:space="0" w:color="auto"/>
          </w:divBdr>
        </w:div>
        <w:div w:id="85269234">
          <w:marLeft w:val="480"/>
          <w:marRight w:val="0"/>
          <w:marTop w:val="0"/>
          <w:marBottom w:val="0"/>
          <w:divBdr>
            <w:top w:val="none" w:sz="0" w:space="0" w:color="auto"/>
            <w:left w:val="none" w:sz="0" w:space="0" w:color="auto"/>
            <w:bottom w:val="none" w:sz="0" w:space="0" w:color="auto"/>
            <w:right w:val="none" w:sz="0" w:space="0" w:color="auto"/>
          </w:divBdr>
        </w:div>
        <w:div w:id="103504200">
          <w:marLeft w:val="480"/>
          <w:marRight w:val="0"/>
          <w:marTop w:val="0"/>
          <w:marBottom w:val="0"/>
          <w:divBdr>
            <w:top w:val="none" w:sz="0" w:space="0" w:color="auto"/>
            <w:left w:val="none" w:sz="0" w:space="0" w:color="auto"/>
            <w:bottom w:val="none" w:sz="0" w:space="0" w:color="auto"/>
            <w:right w:val="none" w:sz="0" w:space="0" w:color="auto"/>
          </w:divBdr>
        </w:div>
        <w:div w:id="127935825">
          <w:marLeft w:val="480"/>
          <w:marRight w:val="0"/>
          <w:marTop w:val="0"/>
          <w:marBottom w:val="0"/>
          <w:divBdr>
            <w:top w:val="none" w:sz="0" w:space="0" w:color="auto"/>
            <w:left w:val="none" w:sz="0" w:space="0" w:color="auto"/>
            <w:bottom w:val="none" w:sz="0" w:space="0" w:color="auto"/>
            <w:right w:val="none" w:sz="0" w:space="0" w:color="auto"/>
          </w:divBdr>
        </w:div>
        <w:div w:id="131412512">
          <w:marLeft w:val="480"/>
          <w:marRight w:val="0"/>
          <w:marTop w:val="0"/>
          <w:marBottom w:val="0"/>
          <w:divBdr>
            <w:top w:val="none" w:sz="0" w:space="0" w:color="auto"/>
            <w:left w:val="none" w:sz="0" w:space="0" w:color="auto"/>
            <w:bottom w:val="none" w:sz="0" w:space="0" w:color="auto"/>
            <w:right w:val="none" w:sz="0" w:space="0" w:color="auto"/>
          </w:divBdr>
        </w:div>
        <w:div w:id="133378165">
          <w:marLeft w:val="480"/>
          <w:marRight w:val="0"/>
          <w:marTop w:val="0"/>
          <w:marBottom w:val="0"/>
          <w:divBdr>
            <w:top w:val="none" w:sz="0" w:space="0" w:color="auto"/>
            <w:left w:val="none" w:sz="0" w:space="0" w:color="auto"/>
            <w:bottom w:val="none" w:sz="0" w:space="0" w:color="auto"/>
            <w:right w:val="none" w:sz="0" w:space="0" w:color="auto"/>
          </w:divBdr>
        </w:div>
        <w:div w:id="155845787">
          <w:marLeft w:val="480"/>
          <w:marRight w:val="0"/>
          <w:marTop w:val="0"/>
          <w:marBottom w:val="0"/>
          <w:divBdr>
            <w:top w:val="none" w:sz="0" w:space="0" w:color="auto"/>
            <w:left w:val="none" w:sz="0" w:space="0" w:color="auto"/>
            <w:bottom w:val="none" w:sz="0" w:space="0" w:color="auto"/>
            <w:right w:val="none" w:sz="0" w:space="0" w:color="auto"/>
          </w:divBdr>
        </w:div>
        <w:div w:id="169024255">
          <w:marLeft w:val="480"/>
          <w:marRight w:val="0"/>
          <w:marTop w:val="0"/>
          <w:marBottom w:val="0"/>
          <w:divBdr>
            <w:top w:val="none" w:sz="0" w:space="0" w:color="auto"/>
            <w:left w:val="none" w:sz="0" w:space="0" w:color="auto"/>
            <w:bottom w:val="none" w:sz="0" w:space="0" w:color="auto"/>
            <w:right w:val="none" w:sz="0" w:space="0" w:color="auto"/>
          </w:divBdr>
        </w:div>
        <w:div w:id="183985083">
          <w:marLeft w:val="480"/>
          <w:marRight w:val="0"/>
          <w:marTop w:val="0"/>
          <w:marBottom w:val="0"/>
          <w:divBdr>
            <w:top w:val="none" w:sz="0" w:space="0" w:color="auto"/>
            <w:left w:val="none" w:sz="0" w:space="0" w:color="auto"/>
            <w:bottom w:val="none" w:sz="0" w:space="0" w:color="auto"/>
            <w:right w:val="none" w:sz="0" w:space="0" w:color="auto"/>
          </w:divBdr>
        </w:div>
        <w:div w:id="254171089">
          <w:marLeft w:val="480"/>
          <w:marRight w:val="0"/>
          <w:marTop w:val="0"/>
          <w:marBottom w:val="0"/>
          <w:divBdr>
            <w:top w:val="none" w:sz="0" w:space="0" w:color="auto"/>
            <w:left w:val="none" w:sz="0" w:space="0" w:color="auto"/>
            <w:bottom w:val="none" w:sz="0" w:space="0" w:color="auto"/>
            <w:right w:val="none" w:sz="0" w:space="0" w:color="auto"/>
          </w:divBdr>
        </w:div>
        <w:div w:id="260530961">
          <w:marLeft w:val="480"/>
          <w:marRight w:val="0"/>
          <w:marTop w:val="0"/>
          <w:marBottom w:val="0"/>
          <w:divBdr>
            <w:top w:val="none" w:sz="0" w:space="0" w:color="auto"/>
            <w:left w:val="none" w:sz="0" w:space="0" w:color="auto"/>
            <w:bottom w:val="none" w:sz="0" w:space="0" w:color="auto"/>
            <w:right w:val="none" w:sz="0" w:space="0" w:color="auto"/>
          </w:divBdr>
        </w:div>
        <w:div w:id="277757907">
          <w:marLeft w:val="480"/>
          <w:marRight w:val="0"/>
          <w:marTop w:val="0"/>
          <w:marBottom w:val="0"/>
          <w:divBdr>
            <w:top w:val="none" w:sz="0" w:space="0" w:color="auto"/>
            <w:left w:val="none" w:sz="0" w:space="0" w:color="auto"/>
            <w:bottom w:val="none" w:sz="0" w:space="0" w:color="auto"/>
            <w:right w:val="none" w:sz="0" w:space="0" w:color="auto"/>
          </w:divBdr>
        </w:div>
        <w:div w:id="312292902">
          <w:marLeft w:val="480"/>
          <w:marRight w:val="0"/>
          <w:marTop w:val="0"/>
          <w:marBottom w:val="0"/>
          <w:divBdr>
            <w:top w:val="none" w:sz="0" w:space="0" w:color="auto"/>
            <w:left w:val="none" w:sz="0" w:space="0" w:color="auto"/>
            <w:bottom w:val="none" w:sz="0" w:space="0" w:color="auto"/>
            <w:right w:val="none" w:sz="0" w:space="0" w:color="auto"/>
          </w:divBdr>
        </w:div>
        <w:div w:id="326832182">
          <w:marLeft w:val="480"/>
          <w:marRight w:val="0"/>
          <w:marTop w:val="0"/>
          <w:marBottom w:val="0"/>
          <w:divBdr>
            <w:top w:val="none" w:sz="0" w:space="0" w:color="auto"/>
            <w:left w:val="none" w:sz="0" w:space="0" w:color="auto"/>
            <w:bottom w:val="none" w:sz="0" w:space="0" w:color="auto"/>
            <w:right w:val="none" w:sz="0" w:space="0" w:color="auto"/>
          </w:divBdr>
        </w:div>
        <w:div w:id="338504538">
          <w:marLeft w:val="480"/>
          <w:marRight w:val="0"/>
          <w:marTop w:val="0"/>
          <w:marBottom w:val="0"/>
          <w:divBdr>
            <w:top w:val="none" w:sz="0" w:space="0" w:color="auto"/>
            <w:left w:val="none" w:sz="0" w:space="0" w:color="auto"/>
            <w:bottom w:val="none" w:sz="0" w:space="0" w:color="auto"/>
            <w:right w:val="none" w:sz="0" w:space="0" w:color="auto"/>
          </w:divBdr>
        </w:div>
        <w:div w:id="377126868">
          <w:marLeft w:val="480"/>
          <w:marRight w:val="0"/>
          <w:marTop w:val="0"/>
          <w:marBottom w:val="0"/>
          <w:divBdr>
            <w:top w:val="none" w:sz="0" w:space="0" w:color="auto"/>
            <w:left w:val="none" w:sz="0" w:space="0" w:color="auto"/>
            <w:bottom w:val="none" w:sz="0" w:space="0" w:color="auto"/>
            <w:right w:val="none" w:sz="0" w:space="0" w:color="auto"/>
          </w:divBdr>
        </w:div>
        <w:div w:id="377248346">
          <w:marLeft w:val="480"/>
          <w:marRight w:val="0"/>
          <w:marTop w:val="0"/>
          <w:marBottom w:val="0"/>
          <w:divBdr>
            <w:top w:val="none" w:sz="0" w:space="0" w:color="auto"/>
            <w:left w:val="none" w:sz="0" w:space="0" w:color="auto"/>
            <w:bottom w:val="none" w:sz="0" w:space="0" w:color="auto"/>
            <w:right w:val="none" w:sz="0" w:space="0" w:color="auto"/>
          </w:divBdr>
        </w:div>
        <w:div w:id="436829633">
          <w:marLeft w:val="480"/>
          <w:marRight w:val="0"/>
          <w:marTop w:val="0"/>
          <w:marBottom w:val="0"/>
          <w:divBdr>
            <w:top w:val="none" w:sz="0" w:space="0" w:color="auto"/>
            <w:left w:val="none" w:sz="0" w:space="0" w:color="auto"/>
            <w:bottom w:val="none" w:sz="0" w:space="0" w:color="auto"/>
            <w:right w:val="none" w:sz="0" w:space="0" w:color="auto"/>
          </w:divBdr>
        </w:div>
        <w:div w:id="486020227">
          <w:marLeft w:val="480"/>
          <w:marRight w:val="0"/>
          <w:marTop w:val="0"/>
          <w:marBottom w:val="0"/>
          <w:divBdr>
            <w:top w:val="none" w:sz="0" w:space="0" w:color="auto"/>
            <w:left w:val="none" w:sz="0" w:space="0" w:color="auto"/>
            <w:bottom w:val="none" w:sz="0" w:space="0" w:color="auto"/>
            <w:right w:val="none" w:sz="0" w:space="0" w:color="auto"/>
          </w:divBdr>
        </w:div>
        <w:div w:id="491414346">
          <w:marLeft w:val="480"/>
          <w:marRight w:val="0"/>
          <w:marTop w:val="0"/>
          <w:marBottom w:val="0"/>
          <w:divBdr>
            <w:top w:val="none" w:sz="0" w:space="0" w:color="auto"/>
            <w:left w:val="none" w:sz="0" w:space="0" w:color="auto"/>
            <w:bottom w:val="none" w:sz="0" w:space="0" w:color="auto"/>
            <w:right w:val="none" w:sz="0" w:space="0" w:color="auto"/>
          </w:divBdr>
        </w:div>
        <w:div w:id="521821449">
          <w:marLeft w:val="480"/>
          <w:marRight w:val="0"/>
          <w:marTop w:val="0"/>
          <w:marBottom w:val="0"/>
          <w:divBdr>
            <w:top w:val="none" w:sz="0" w:space="0" w:color="auto"/>
            <w:left w:val="none" w:sz="0" w:space="0" w:color="auto"/>
            <w:bottom w:val="none" w:sz="0" w:space="0" w:color="auto"/>
            <w:right w:val="none" w:sz="0" w:space="0" w:color="auto"/>
          </w:divBdr>
        </w:div>
        <w:div w:id="525756166">
          <w:marLeft w:val="480"/>
          <w:marRight w:val="0"/>
          <w:marTop w:val="0"/>
          <w:marBottom w:val="0"/>
          <w:divBdr>
            <w:top w:val="none" w:sz="0" w:space="0" w:color="auto"/>
            <w:left w:val="none" w:sz="0" w:space="0" w:color="auto"/>
            <w:bottom w:val="none" w:sz="0" w:space="0" w:color="auto"/>
            <w:right w:val="none" w:sz="0" w:space="0" w:color="auto"/>
          </w:divBdr>
        </w:div>
        <w:div w:id="526526172">
          <w:marLeft w:val="480"/>
          <w:marRight w:val="0"/>
          <w:marTop w:val="0"/>
          <w:marBottom w:val="0"/>
          <w:divBdr>
            <w:top w:val="none" w:sz="0" w:space="0" w:color="auto"/>
            <w:left w:val="none" w:sz="0" w:space="0" w:color="auto"/>
            <w:bottom w:val="none" w:sz="0" w:space="0" w:color="auto"/>
            <w:right w:val="none" w:sz="0" w:space="0" w:color="auto"/>
          </w:divBdr>
        </w:div>
        <w:div w:id="526719335">
          <w:marLeft w:val="480"/>
          <w:marRight w:val="0"/>
          <w:marTop w:val="0"/>
          <w:marBottom w:val="0"/>
          <w:divBdr>
            <w:top w:val="none" w:sz="0" w:space="0" w:color="auto"/>
            <w:left w:val="none" w:sz="0" w:space="0" w:color="auto"/>
            <w:bottom w:val="none" w:sz="0" w:space="0" w:color="auto"/>
            <w:right w:val="none" w:sz="0" w:space="0" w:color="auto"/>
          </w:divBdr>
        </w:div>
        <w:div w:id="635067889">
          <w:marLeft w:val="480"/>
          <w:marRight w:val="0"/>
          <w:marTop w:val="0"/>
          <w:marBottom w:val="0"/>
          <w:divBdr>
            <w:top w:val="none" w:sz="0" w:space="0" w:color="auto"/>
            <w:left w:val="none" w:sz="0" w:space="0" w:color="auto"/>
            <w:bottom w:val="none" w:sz="0" w:space="0" w:color="auto"/>
            <w:right w:val="none" w:sz="0" w:space="0" w:color="auto"/>
          </w:divBdr>
        </w:div>
        <w:div w:id="710304775">
          <w:marLeft w:val="480"/>
          <w:marRight w:val="0"/>
          <w:marTop w:val="0"/>
          <w:marBottom w:val="0"/>
          <w:divBdr>
            <w:top w:val="none" w:sz="0" w:space="0" w:color="auto"/>
            <w:left w:val="none" w:sz="0" w:space="0" w:color="auto"/>
            <w:bottom w:val="none" w:sz="0" w:space="0" w:color="auto"/>
            <w:right w:val="none" w:sz="0" w:space="0" w:color="auto"/>
          </w:divBdr>
        </w:div>
        <w:div w:id="713193053">
          <w:marLeft w:val="480"/>
          <w:marRight w:val="0"/>
          <w:marTop w:val="0"/>
          <w:marBottom w:val="0"/>
          <w:divBdr>
            <w:top w:val="none" w:sz="0" w:space="0" w:color="auto"/>
            <w:left w:val="none" w:sz="0" w:space="0" w:color="auto"/>
            <w:bottom w:val="none" w:sz="0" w:space="0" w:color="auto"/>
            <w:right w:val="none" w:sz="0" w:space="0" w:color="auto"/>
          </w:divBdr>
        </w:div>
        <w:div w:id="720515388">
          <w:marLeft w:val="480"/>
          <w:marRight w:val="0"/>
          <w:marTop w:val="0"/>
          <w:marBottom w:val="0"/>
          <w:divBdr>
            <w:top w:val="none" w:sz="0" w:space="0" w:color="auto"/>
            <w:left w:val="none" w:sz="0" w:space="0" w:color="auto"/>
            <w:bottom w:val="none" w:sz="0" w:space="0" w:color="auto"/>
            <w:right w:val="none" w:sz="0" w:space="0" w:color="auto"/>
          </w:divBdr>
        </w:div>
        <w:div w:id="781608221">
          <w:marLeft w:val="480"/>
          <w:marRight w:val="0"/>
          <w:marTop w:val="0"/>
          <w:marBottom w:val="0"/>
          <w:divBdr>
            <w:top w:val="none" w:sz="0" w:space="0" w:color="auto"/>
            <w:left w:val="none" w:sz="0" w:space="0" w:color="auto"/>
            <w:bottom w:val="none" w:sz="0" w:space="0" w:color="auto"/>
            <w:right w:val="none" w:sz="0" w:space="0" w:color="auto"/>
          </w:divBdr>
        </w:div>
        <w:div w:id="791677090">
          <w:marLeft w:val="480"/>
          <w:marRight w:val="0"/>
          <w:marTop w:val="0"/>
          <w:marBottom w:val="0"/>
          <w:divBdr>
            <w:top w:val="none" w:sz="0" w:space="0" w:color="auto"/>
            <w:left w:val="none" w:sz="0" w:space="0" w:color="auto"/>
            <w:bottom w:val="none" w:sz="0" w:space="0" w:color="auto"/>
            <w:right w:val="none" w:sz="0" w:space="0" w:color="auto"/>
          </w:divBdr>
        </w:div>
        <w:div w:id="792090612">
          <w:marLeft w:val="480"/>
          <w:marRight w:val="0"/>
          <w:marTop w:val="0"/>
          <w:marBottom w:val="0"/>
          <w:divBdr>
            <w:top w:val="none" w:sz="0" w:space="0" w:color="auto"/>
            <w:left w:val="none" w:sz="0" w:space="0" w:color="auto"/>
            <w:bottom w:val="none" w:sz="0" w:space="0" w:color="auto"/>
            <w:right w:val="none" w:sz="0" w:space="0" w:color="auto"/>
          </w:divBdr>
        </w:div>
        <w:div w:id="819543031">
          <w:marLeft w:val="480"/>
          <w:marRight w:val="0"/>
          <w:marTop w:val="0"/>
          <w:marBottom w:val="0"/>
          <w:divBdr>
            <w:top w:val="none" w:sz="0" w:space="0" w:color="auto"/>
            <w:left w:val="none" w:sz="0" w:space="0" w:color="auto"/>
            <w:bottom w:val="none" w:sz="0" w:space="0" w:color="auto"/>
            <w:right w:val="none" w:sz="0" w:space="0" w:color="auto"/>
          </w:divBdr>
        </w:div>
        <w:div w:id="855849696">
          <w:marLeft w:val="480"/>
          <w:marRight w:val="0"/>
          <w:marTop w:val="0"/>
          <w:marBottom w:val="0"/>
          <w:divBdr>
            <w:top w:val="none" w:sz="0" w:space="0" w:color="auto"/>
            <w:left w:val="none" w:sz="0" w:space="0" w:color="auto"/>
            <w:bottom w:val="none" w:sz="0" w:space="0" w:color="auto"/>
            <w:right w:val="none" w:sz="0" w:space="0" w:color="auto"/>
          </w:divBdr>
        </w:div>
        <w:div w:id="861477456">
          <w:marLeft w:val="480"/>
          <w:marRight w:val="0"/>
          <w:marTop w:val="0"/>
          <w:marBottom w:val="0"/>
          <w:divBdr>
            <w:top w:val="none" w:sz="0" w:space="0" w:color="auto"/>
            <w:left w:val="none" w:sz="0" w:space="0" w:color="auto"/>
            <w:bottom w:val="none" w:sz="0" w:space="0" w:color="auto"/>
            <w:right w:val="none" w:sz="0" w:space="0" w:color="auto"/>
          </w:divBdr>
        </w:div>
        <w:div w:id="914705313">
          <w:marLeft w:val="480"/>
          <w:marRight w:val="0"/>
          <w:marTop w:val="0"/>
          <w:marBottom w:val="0"/>
          <w:divBdr>
            <w:top w:val="none" w:sz="0" w:space="0" w:color="auto"/>
            <w:left w:val="none" w:sz="0" w:space="0" w:color="auto"/>
            <w:bottom w:val="none" w:sz="0" w:space="0" w:color="auto"/>
            <w:right w:val="none" w:sz="0" w:space="0" w:color="auto"/>
          </w:divBdr>
        </w:div>
        <w:div w:id="929584610">
          <w:marLeft w:val="480"/>
          <w:marRight w:val="0"/>
          <w:marTop w:val="0"/>
          <w:marBottom w:val="0"/>
          <w:divBdr>
            <w:top w:val="none" w:sz="0" w:space="0" w:color="auto"/>
            <w:left w:val="none" w:sz="0" w:space="0" w:color="auto"/>
            <w:bottom w:val="none" w:sz="0" w:space="0" w:color="auto"/>
            <w:right w:val="none" w:sz="0" w:space="0" w:color="auto"/>
          </w:divBdr>
        </w:div>
        <w:div w:id="971718023">
          <w:marLeft w:val="480"/>
          <w:marRight w:val="0"/>
          <w:marTop w:val="0"/>
          <w:marBottom w:val="0"/>
          <w:divBdr>
            <w:top w:val="none" w:sz="0" w:space="0" w:color="auto"/>
            <w:left w:val="none" w:sz="0" w:space="0" w:color="auto"/>
            <w:bottom w:val="none" w:sz="0" w:space="0" w:color="auto"/>
            <w:right w:val="none" w:sz="0" w:space="0" w:color="auto"/>
          </w:divBdr>
        </w:div>
      </w:divsChild>
    </w:div>
    <w:div w:id="861013234">
      <w:bodyDiv w:val="1"/>
      <w:marLeft w:val="0"/>
      <w:marRight w:val="0"/>
      <w:marTop w:val="0"/>
      <w:marBottom w:val="0"/>
      <w:divBdr>
        <w:top w:val="none" w:sz="0" w:space="0" w:color="auto"/>
        <w:left w:val="none" w:sz="0" w:space="0" w:color="auto"/>
        <w:bottom w:val="none" w:sz="0" w:space="0" w:color="auto"/>
        <w:right w:val="none" w:sz="0" w:space="0" w:color="auto"/>
      </w:divBdr>
    </w:div>
    <w:div w:id="861095175">
      <w:bodyDiv w:val="1"/>
      <w:marLeft w:val="0"/>
      <w:marRight w:val="0"/>
      <w:marTop w:val="0"/>
      <w:marBottom w:val="0"/>
      <w:divBdr>
        <w:top w:val="none" w:sz="0" w:space="0" w:color="auto"/>
        <w:left w:val="none" w:sz="0" w:space="0" w:color="auto"/>
        <w:bottom w:val="none" w:sz="0" w:space="0" w:color="auto"/>
        <w:right w:val="none" w:sz="0" w:space="0" w:color="auto"/>
      </w:divBdr>
    </w:div>
    <w:div w:id="861431863">
      <w:bodyDiv w:val="1"/>
      <w:marLeft w:val="0"/>
      <w:marRight w:val="0"/>
      <w:marTop w:val="0"/>
      <w:marBottom w:val="0"/>
      <w:divBdr>
        <w:top w:val="none" w:sz="0" w:space="0" w:color="auto"/>
        <w:left w:val="none" w:sz="0" w:space="0" w:color="auto"/>
        <w:bottom w:val="none" w:sz="0" w:space="0" w:color="auto"/>
        <w:right w:val="none" w:sz="0" w:space="0" w:color="auto"/>
      </w:divBdr>
    </w:div>
    <w:div w:id="861557436">
      <w:bodyDiv w:val="1"/>
      <w:marLeft w:val="0"/>
      <w:marRight w:val="0"/>
      <w:marTop w:val="0"/>
      <w:marBottom w:val="0"/>
      <w:divBdr>
        <w:top w:val="none" w:sz="0" w:space="0" w:color="auto"/>
        <w:left w:val="none" w:sz="0" w:space="0" w:color="auto"/>
        <w:bottom w:val="none" w:sz="0" w:space="0" w:color="auto"/>
        <w:right w:val="none" w:sz="0" w:space="0" w:color="auto"/>
      </w:divBdr>
    </w:div>
    <w:div w:id="861670885">
      <w:bodyDiv w:val="1"/>
      <w:marLeft w:val="0"/>
      <w:marRight w:val="0"/>
      <w:marTop w:val="0"/>
      <w:marBottom w:val="0"/>
      <w:divBdr>
        <w:top w:val="none" w:sz="0" w:space="0" w:color="auto"/>
        <w:left w:val="none" w:sz="0" w:space="0" w:color="auto"/>
        <w:bottom w:val="none" w:sz="0" w:space="0" w:color="auto"/>
        <w:right w:val="none" w:sz="0" w:space="0" w:color="auto"/>
      </w:divBdr>
    </w:div>
    <w:div w:id="862085885">
      <w:bodyDiv w:val="1"/>
      <w:marLeft w:val="0"/>
      <w:marRight w:val="0"/>
      <w:marTop w:val="0"/>
      <w:marBottom w:val="0"/>
      <w:divBdr>
        <w:top w:val="none" w:sz="0" w:space="0" w:color="auto"/>
        <w:left w:val="none" w:sz="0" w:space="0" w:color="auto"/>
        <w:bottom w:val="none" w:sz="0" w:space="0" w:color="auto"/>
        <w:right w:val="none" w:sz="0" w:space="0" w:color="auto"/>
      </w:divBdr>
    </w:div>
    <w:div w:id="862137223">
      <w:bodyDiv w:val="1"/>
      <w:marLeft w:val="0"/>
      <w:marRight w:val="0"/>
      <w:marTop w:val="0"/>
      <w:marBottom w:val="0"/>
      <w:divBdr>
        <w:top w:val="none" w:sz="0" w:space="0" w:color="auto"/>
        <w:left w:val="none" w:sz="0" w:space="0" w:color="auto"/>
        <w:bottom w:val="none" w:sz="0" w:space="0" w:color="auto"/>
        <w:right w:val="none" w:sz="0" w:space="0" w:color="auto"/>
      </w:divBdr>
    </w:div>
    <w:div w:id="862522349">
      <w:bodyDiv w:val="1"/>
      <w:marLeft w:val="0"/>
      <w:marRight w:val="0"/>
      <w:marTop w:val="0"/>
      <w:marBottom w:val="0"/>
      <w:divBdr>
        <w:top w:val="none" w:sz="0" w:space="0" w:color="auto"/>
        <w:left w:val="none" w:sz="0" w:space="0" w:color="auto"/>
        <w:bottom w:val="none" w:sz="0" w:space="0" w:color="auto"/>
        <w:right w:val="none" w:sz="0" w:space="0" w:color="auto"/>
      </w:divBdr>
    </w:div>
    <w:div w:id="862523612">
      <w:bodyDiv w:val="1"/>
      <w:marLeft w:val="0"/>
      <w:marRight w:val="0"/>
      <w:marTop w:val="0"/>
      <w:marBottom w:val="0"/>
      <w:divBdr>
        <w:top w:val="none" w:sz="0" w:space="0" w:color="auto"/>
        <w:left w:val="none" w:sz="0" w:space="0" w:color="auto"/>
        <w:bottom w:val="none" w:sz="0" w:space="0" w:color="auto"/>
        <w:right w:val="none" w:sz="0" w:space="0" w:color="auto"/>
      </w:divBdr>
    </w:div>
    <w:div w:id="862673063">
      <w:bodyDiv w:val="1"/>
      <w:marLeft w:val="0"/>
      <w:marRight w:val="0"/>
      <w:marTop w:val="0"/>
      <w:marBottom w:val="0"/>
      <w:divBdr>
        <w:top w:val="none" w:sz="0" w:space="0" w:color="auto"/>
        <w:left w:val="none" w:sz="0" w:space="0" w:color="auto"/>
        <w:bottom w:val="none" w:sz="0" w:space="0" w:color="auto"/>
        <w:right w:val="none" w:sz="0" w:space="0" w:color="auto"/>
      </w:divBdr>
    </w:div>
    <w:div w:id="862865694">
      <w:bodyDiv w:val="1"/>
      <w:marLeft w:val="0"/>
      <w:marRight w:val="0"/>
      <w:marTop w:val="0"/>
      <w:marBottom w:val="0"/>
      <w:divBdr>
        <w:top w:val="none" w:sz="0" w:space="0" w:color="auto"/>
        <w:left w:val="none" w:sz="0" w:space="0" w:color="auto"/>
        <w:bottom w:val="none" w:sz="0" w:space="0" w:color="auto"/>
        <w:right w:val="none" w:sz="0" w:space="0" w:color="auto"/>
      </w:divBdr>
    </w:div>
    <w:div w:id="862981526">
      <w:bodyDiv w:val="1"/>
      <w:marLeft w:val="0"/>
      <w:marRight w:val="0"/>
      <w:marTop w:val="0"/>
      <w:marBottom w:val="0"/>
      <w:divBdr>
        <w:top w:val="none" w:sz="0" w:space="0" w:color="auto"/>
        <w:left w:val="none" w:sz="0" w:space="0" w:color="auto"/>
        <w:bottom w:val="none" w:sz="0" w:space="0" w:color="auto"/>
        <w:right w:val="none" w:sz="0" w:space="0" w:color="auto"/>
      </w:divBdr>
    </w:div>
    <w:div w:id="863177986">
      <w:bodyDiv w:val="1"/>
      <w:marLeft w:val="0"/>
      <w:marRight w:val="0"/>
      <w:marTop w:val="0"/>
      <w:marBottom w:val="0"/>
      <w:divBdr>
        <w:top w:val="none" w:sz="0" w:space="0" w:color="auto"/>
        <w:left w:val="none" w:sz="0" w:space="0" w:color="auto"/>
        <w:bottom w:val="none" w:sz="0" w:space="0" w:color="auto"/>
        <w:right w:val="none" w:sz="0" w:space="0" w:color="auto"/>
      </w:divBdr>
    </w:div>
    <w:div w:id="863203643">
      <w:bodyDiv w:val="1"/>
      <w:marLeft w:val="0"/>
      <w:marRight w:val="0"/>
      <w:marTop w:val="0"/>
      <w:marBottom w:val="0"/>
      <w:divBdr>
        <w:top w:val="none" w:sz="0" w:space="0" w:color="auto"/>
        <w:left w:val="none" w:sz="0" w:space="0" w:color="auto"/>
        <w:bottom w:val="none" w:sz="0" w:space="0" w:color="auto"/>
        <w:right w:val="none" w:sz="0" w:space="0" w:color="auto"/>
      </w:divBdr>
    </w:div>
    <w:div w:id="863326634">
      <w:bodyDiv w:val="1"/>
      <w:marLeft w:val="0"/>
      <w:marRight w:val="0"/>
      <w:marTop w:val="0"/>
      <w:marBottom w:val="0"/>
      <w:divBdr>
        <w:top w:val="none" w:sz="0" w:space="0" w:color="auto"/>
        <w:left w:val="none" w:sz="0" w:space="0" w:color="auto"/>
        <w:bottom w:val="none" w:sz="0" w:space="0" w:color="auto"/>
        <w:right w:val="none" w:sz="0" w:space="0" w:color="auto"/>
      </w:divBdr>
    </w:div>
    <w:div w:id="863514038">
      <w:bodyDiv w:val="1"/>
      <w:marLeft w:val="0"/>
      <w:marRight w:val="0"/>
      <w:marTop w:val="0"/>
      <w:marBottom w:val="0"/>
      <w:divBdr>
        <w:top w:val="none" w:sz="0" w:space="0" w:color="auto"/>
        <w:left w:val="none" w:sz="0" w:space="0" w:color="auto"/>
        <w:bottom w:val="none" w:sz="0" w:space="0" w:color="auto"/>
        <w:right w:val="none" w:sz="0" w:space="0" w:color="auto"/>
      </w:divBdr>
    </w:div>
    <w:div w:id="863634632">
      <w:bodyDiv w:val="1"/>
      <w:marLeft w:val="0"/>
      <w:marRight w:val="0"/>
      <w:marTop w:val="0"/>
      <w:marBottom w:val="0"/>
      <w:divBdr>
        <w:top w:val="none" w:sz="0" w:space="0" w:color="auto"/>
        <w:left w:val="none" w:sz="0" w:space="0" w:color="auto"/>
        <w:bottom w:val="none" w:sz="0" w:space="0" w:color="auto"/>
        <w:right w:val="none" w:sz="0" w:space="0" w:color="auto"/>
      </w:divBdr>
    </w:div>
    <w:div w:id="864488522">
      <w:bodyDiv w:val="1"/>
      <w:marLeft w:val="0"/>
      <w:marRight w:val="0"/>
      <w:marTop w:val="0"/>
      <w:marBottom w:val="0"/>
      <w:divBdr>
        <w:top w:val="none" w:sz="0" w:space="0" w:color="auto"/>
        <w:left w:val="none" w:sz="0" w:space="0" w:color="auto"/>
        <w:bottom w:val="none" w:sz="0" w:space="0" w:color="auto"/>
        <w:right w:val="none" w:sz="0" w:space="0" w:color="auto"/>
      </w:divBdr>
    </w:div>
    <w:div w:id="864634367">
      <w:bodyDiv w:val="1"/>
      <w:marLeft w:val="0"/>
      <w:marRight w:val="0"/>
      <w:marTop w:val="0"/>
      <w:marBottom w:val="0"/>
      <w:divBdr>
        <w:top w:val="none" w:sz="0" w:space="0" w:color="auto"/>
        <w:left w:val="none" w:sz="0" w:space="0" w:color="auto"/>
        <w:bottom w:val="none" w:sz="0" w:space="0" w:color="auto"/>
        <w:right w:val="none" w:sz="0" w:space="0" w:color="auto"/>
      </w:divBdr>
    </w:div>
    <w:div w:id="864637478">
      <w:bodyDiv w:val="1"/>
      <w:marLeft w:val="0"/>
      <w:marRight w:val="0"/>
      <w:marTop w:val="0"/>
      <w:marBottom w:val="0"/>
      <w:divBdr>
        <w:top w:val="none" w:sz="0" w:space="0" w:color="auto"/>
        <w:left w:val="none" w:sz="0" w:space="0" w:color="auto"/>
        <w:bottom w:val="none" w:sz="0" w:space="0" w:color="auto"/>
        <w:right w:val="none" w:sz="0" w:space="0" w:color="auto"/>
      </w:divBdr>
    </w:div>
    <w:div w:id="865094167">
      <w:bodyDiv w:val="1"/>
      <w:marLeft w:val="0"/>
      <w:marRight w:val="0"/>
      <w:marTop w:val="0"/>
      <w:marBottom w:val="0"/>
      <w:divBdr>
        <w:top w:val="none" w:sz="0" w:space="0" w:color="auto"/>
        <w:left w:val="none" w:sz="0" w:space="0" w:color="auto"/>
        <w:bottom w:val="none" w:sz="0" w:space="0" w:color="auto"/>
        <w:right w:val="none" w:sz="0" w:space="0" w:color="auto"/>
      </w:divBdr>
      <w:divsChild>
        <w:div w:id="41558704">
          <w:marLeft w:val="480"/>
          <w:marRight w:val="0"/>
          <w:marTop w:val="0"/>
          <w:marBottom w:val="0"/>
          <w:divBdr>
            <w:top w:val="none" w:sz="0" w:space="0" w:color="auto"/>
            <w:left w:val="none" w:sz="0" w:space="0" w:color="auto"/>
            <w:bottom w:val="none" w:sz="0" w:space="0" w:color="auto"/>
            <w:right w:val="none" w:sz="0" w:space="0" w:color="auto"/>
          </w:divBdr>
        </w:div>
        <w:div w:id="71850938">
          <w:marLeft w:val="480"/>
          <w:marRight w:val="0"/>
          <w:marTop w:val="0"/>
          <w:marBottom w:val="0"/>
          <w:divBdr>
            <w:top w:val="none" w:sz="0" w:space="0" w:color="auto"/>
            <w:left w:val="none" w:sz="0" w:space="0" w:color="auto"/>
            <w:bottom w:val="none" w:sz="0" w:space="0" w:color="auto"/>
            <w:right w:val="none" w:sz="0" w:space="0" w:color="auto"/>
          </w:divBdr>
        </w:div>
        <w:div w:id="117840282">
          <w:marLeft w:val="480"/>
          <w:marRight w:val="0"/>
          <w:marTop w:val="0"/>
          <w:marBottom w:val="0"/>
          <w:divBdr>
            <w:top w:val="none" w:sz="0" w:space="0" w:color="auto"/>
            <w:left w:val="none" w:sz="0" w:space="0" w:color="auto"/>
            <w:bottom w:val="none" w:sz="0" w:space="0" w:color="auto"/>
            <w:right w:val="none" w:sz="0" w:space="0" w:color="auto"/>
          </w:divBdr>
        </w:div>
        <w:div w:id="119497313">
          <w:marLeft w:val="480"/>
          <w:marRight w:val="0"/>
          <w:marTop w:val="0"/>
          <w:marBottom w:val="0"/>
          <w:divBdr>
            <w:top w:val="none" w:sz="0" w:space="0" w:color="auto"/>
            <w:left w:val="none" w:sz="0" w:space="0" w:color="auto"/>
            <w:bottom w:val="none" w:sz="0" w:space="0" w:color="auto"/>
            <w:right w:val="none" w:sz="0" w:space="0" w:color="auto"/>
          </w:divBdr>
        </w:div>
        <w:div w:id="165482180">
          <w:marLeft w:val="480"/>
          <w:marRight w:val="0"/>
          <w:marTop w:val="0"/>
          <w:marBottom w:val="0"/>
          <w:divBdr>
            <w:top w:val="none" w:sz="0" w:space="0" w:color="auto"/>
            <w:left w:val="none" w:sz="0" w:space="0" w:color="auto"/>
            <w:bottom w:val="none" w:sz="0" w:space="0" w:color="auto"/>
            <w:right w:val="none" w:sz="0" w:space="0" w:color="auto"/>
          </w:divBdr>
        </w:div>
        <w:div w:id="203904061">
          <w:marLeft w:val="480"/>
          <w:marRight w:val="0"/>
          <w:marTop w:val="0"/>
          <w:marBottom w:val="0"/>
          <w:divBdr>
            <w:top w:val="none" w:sz="0" w:space="0" w:color="auto"/>
            <w:left w:val="none" w:sz="0" w:space="0" w:color="auto"/>
            <w:bottom w:val="none" w:sz="0" w:space="0" w:color="auto"/>
            <w:right w:val="none" w:sz="0" w:space="0" w:color="auto"/>
          </w:divBdr>
        </w:div>
        <w:div w:id="220866854">
          <w:marLeft w:val="480"/>
          <w:marRight w:val="0"/>
          <w:marTop w:val="0"/>
          <w:marBottom w:val="0"/>
          <w:divBdr>
            <w:top w:val="none" w:sz="0" w:space="0" w:color="auto"/>
            <w:left w:val="none" w:sz="0" w:space="0" w:color="auto"/>
            <w:bottom w:val="none" w:sz="0" w:space="0" w:color="auto"/>
            <w:right w:val="none" w:sz="0" w:space="0" w:color="auto"/>
          </w:divBdr>
        </w:div>
        <w:div w:id="243995664">
          <w:marLeft w:val="480"/>
          <w:marRight w:val="0"/>
          <w:marTop w:val="0"/>
          <w:marBottom w:val="0"/>
          <w:divBdr>
            <w:top w:val="none" w:sz="0" w:space="0" w:color="auto"/>
            <w:left w:val="none" w:sz="0" w:space="0" w:color="auto"/>
            <w:bottom w:val="none" w:sz="0" w:space="0" w:color="auto"/>
            <w:right w:val="none" w:sz="0" w:space="0" w:color="auto"/>
          </w:divBdr>
        </w:div>
        <w:div w:id="296450694">
          <w:marLeft w:val="480"/>
          <w:marRight w:val="0"/>
          <w:marTop w:val="0"/>
          <w:marBottom w:val="0"/>
          <w:divBdr>
            <w:top w:val="none" w:sz="0" w:space="0" w:color="auto"/>
            <w:left w:val="none" w:sz="0" w:space="0" w:color="auto"/>
            <w:bottom w:val="none" w:sz="0" w:space="0" w:color="auto"/>
            <w:right w:val="none" w:sz="0" w:space="0" w:color="auto"/>
          </w:divBdr>
        </w:div>
        <w:div w:id="312568740">
          <w:marLeft w:val="480"/>
          <w:marRight w:val="0"/>
          <w:marTop w:val="0"/>
          <w:marBottom w:val="0"/>
          <w:divBdr>
            <w:top w:val="none" w:sz="0" w:space="0" w:color="auto"/>
            <w:left w:val="none" w:sz="0" w:space="0" w:color="auto"/>
            <w:bottom w:val="none" w:sz="0" w:space="0" w:color="auto"/>
            <w:right w:val="none" w:sz="0" w:space="0" w:color="auto"/>
          </w:divBdr>
        </w:div>
        <w:div w:id="318002632">
          <w:marLeft w:val="480"/>
          <w:marRight w:val="0"/>
          <w:marTop w:val="0"/>
          <w:marBottom w:val="0"/>
          <w:divBdr>
            <w:top w:val="none" w:sz="0" w:space="0" w:color="auto"/>
            <w:left w:val="none" w:sz="0" w:space="0" w:color="auto"/>
            <w:bottom w:val="none" w:sz="0" w:space="0" w:color="auto"/>
            <w:right w:val="none" w:sz="0" w:space="0" w:color="auto"/>
          </w:divBdr>
        </w:div>
        <w:div w:id="337536342">
          <w:marLeft w:val="480"/>
          <w:marRight w:val="0"/>
          <w:marTop w:val="0"/>
          <w:marBottom w:val="0"/>
          <w:divBdr>
            <w:top w:val="none" w:sz="0" w:space="0" w:color="auto"/>
            <w:left w:val="none" w:sz="0" w:space="0" w:color="auto"/>
            <w:bottom w:val="none" w:sz="0" w:space="0" w:color="auto"/>
            <w:right w:val="none" w:sz="0" w:space="0" w:color="auto"/>
          </w:divBdr>
        </w:div>
        <w:div w:id="349186998">
          <w:marLeft w:val="480"/>
          <w:marRight w:val="0"/>
          <w:marTop w:val="0"/>
          <w:marBottom w:val="0"/>
          <w:divBdr>
            <w:top w:val="none" w:sz="0" w:space="0" w:color="auto"/>
            <w:left w:val="none" w:sz="0" w:space="0" w:color="auto"/>
            <w:bottom w:val="none" w:sz="0" w:space="0" w:color="auto"/>
            <w:right w:val="none" w:sz="0" w:space="0" w:color="auto"/>
          </w:divBdr>
        </w:div>
        <w:div w:id="365911890">
          <w:marLeft w:val="480"/>
          <w:marRight w:val="0"/>
          <w:marTop w:val="0"/>
          <w:marBottom w:val="0"/>
          <w:divBdr>
            <w:top w:val="none" w:sz="0" w:space="0" w:color="auto"/>
            <w:left w:val="none" w:sz="0" w:space="0" w:color="auto"/>
            <w:bottom w:val="none" w:sz="0" w:space="0" w:color="auto"/>
            <w:right w:val="none" w:sz="0" w:space="0" w:color="auto"/>
          </w:divBdr>
        </w:div>
        <w:div w:id="395400837">
          <w:marLeft w:val="480"/>
          <w:marRight w:val="0"/>
          <w:marTop w:val="0"/>
          <w:marBottom w:val="0"/>
          <w:divBdr>
            <w:top w:val="none" w:sz="0" w:space="0" w:color="auto"/>
            <w:left w:val="none" w:sz="0" w:space="0" w:color="auto"/>
            <w:bottom w:val="none" w:sz="0" w:space="0" w:color="auto"/>
            <w:right w:val="none" w:sz="0" w:space="0" w:color="auto"/>
          </w:divBdr>
        </w:div>
        <w:div w:id="413627556">
          <w:marLeft w:val="480"/>
          <w:marRight w:val="0"/>
          <w:marTop w:val="0"/>
          <w:marBottom w:val="0"/>
          <w:divBdr>
            <w:top w:val="none" w:sz="0" w:space="0" w:color="auto"/>
            <w:left w:val="none" w:sz="0" w:space="0" w:color="auto"/>
            <w:bottom w:val="none" w:sz="0" w:space="0" w:color="auto"/>
            <w:right w:val="none" w:sz="0" w:space="0" w:color="auto"/>
          </w:divBdr>
        </w:div>
        <w:div w:id="444271814">
          <w:marLeft w:val="480"/>
          <w:marRight w:val="0"/>
          <w:marTop w:val="0"/>
          <w:marBottom w:val="0"/>
          <w:divBdr>
            <w:top w:val="none" w:sz="0" w:space="0" w:color="auto"/>
            <w:left w:val="none" w:sz="0" w:space="0" w:color="auto"/>
            <w:bottom w:val="none" w:sz="0" w:space="0" w:color="auto"/>
            <w:right w:val="none" w:sz="0" w:space="0" w:color="auto"/>
          </w:divBdr>
        </w:div>
        <w:div w:id="461120922">
          <w:marLeft w:val="480"/>
          <w:marRight w:val="0"/>
          <w:marTop w:val="0"/>
          <w:marBottom w:val="0"/>
          <w:divBdr>
            <w:top w:val="none" w:sz="0" w:space="0" w:color="auto"/>
            <w:left w:val="none" w:sz="0" w:space="0" w:color="auto"/>
            <w:bottom w:val="none" w:sz="0" w:space="0" w:color="auto"/>
            <w:right w:val="none" w:sz="0" w:space="0" w:color="auto"/>
          </w:divBdr>
        </w:div>
        <w:div w:id="540166723">
          <w:marLeft w:val="480"/>
          <w:marRight w:val="0"/>
          <w:marTop w:val="0"/>
          <w:marBottom w:val="0"/>
          <w:divBdr>
            <w:top w:val="none" w:sz="0" w:space="0" w:color="auto"/>
            <w:left w:val="none" w:sz="0" w:space="0" w:color="auto"/>
            <w:bottom w:val="none" w:sz="0" w:space="0" w:color="auto"/>
            <w:right w:val="none" w:sz="0" w:space="0" w:color="auto"/>
          </w:divBdr>
        </w:div>
        <w:div w:id="550849997">
          <w:marLeft w:val="480"/>
          <w:marRight w:val="0"/>
          <w:marTop w:val="0"/>
          <w:marBottom w:val="0"/>
          <w:divBdr>
            <w:top w:val="none" w:sz="0" w:space="0" w:color="auto"/>
            <w:left w:val="none" w:sz="0" w:space="0" w:color="auto"/>
            <w:bottom w:val="none" w:sz="0" w:space="0" w:color="auto"/>
            <w:right w:val="none" w:sz="0" w:space="0" w:color="auto"/>
          </w:divBdr>
        </w:div>
        <w:div w:id="556553257">
          <w:marLeft w:val="480"/>
          <w:marRight w:val="0"/>
          <w:marTop w:val="0"/>
          <w:marBottom w:val="0"/>
          <w:divBdr>
            <w:top w:val="none" w:sz="0" w:space="0" w:color="auto"/>
            <w:left w:val="none" w:sz="0" w:space="0" w:color="auto"/>
            <w:bottom w:val="none" w:sz="0" w:space="0" w:color="auto"/>
            <w:right w:val="none" w:sz="0" w:space="0" w:color="auto"/>
          </w:divBdr>
        </w:div>
        <w:div w:id="588734269">
          <w:marLeft w:val="480"/>
          <w:marRight w:val="0"/>
          <w:marTop w:val="0"/>
          <w:marBottom w:val="0"/>
          <w:divBdr>
            <w:top w:val="none" w:sz="0" w:space="0" w:color="auto"/>
            <w:left w:val="none" w:sz="0" w:space="0" w:color="auto"/>
            <w:bottom w:val="none" w:sz="0" w:space="0" w:color="auto"/>
            <w:right w:val="none" w:sz="0" w:space="0" w:color="auto"/>
          </w:divBdr>
        </w:div>
        <w:div w:id="630941187">
          <w:marLeft w:val="480"/>
          <w:marRight w:val="0"/>
          <w:marTop w:val="0"/>
          <w:marBottom w:val="0"/>
          <w:divBdr>
            <w:top w:val="none" w:sz="0" w:space="0" w:color="auto"/>
            <w:left w:val="none" w:sz="0" w:space="0" w:color="auto"/>
            <w:bottom w:val="none" w:sz="0" w:space="0" w:color="auto"/>
            <w:right w:val="none" w:sz="0" w:space="0" w:color="auto"/>
          </w:divBdr>
        </w:div>
        <w:div w:id="655300994">
          <w:marLeft w:val="480"/>
          <w:marRight w:val="0"/>
          <w:marTop w:val="0"/>
          <w:marBottom w:val="0"/>
          <w:divBdr>
            <w:top w:val="none" w:sz="0" w:space="0" w:color="auto"/>
            <w:left w:val="none" w:sz="0" w:space="0" w:color="auto"/>
            <w:bottom w:val="none" w:sz="0" w:space="0" w:color="auto"/>
            <w:right w:val="none" w:sz="0" w:space="0" w:color="auto"/>
          </w:divBdr>
        </w:div>
        <w:div w:id="655836744">
          <w:marLeft w:val="480"/>
          <w:marRight w:val="0"/>
          <w:marTop w:val="0"/>
          <w:marBottom w:val="0"/>
          <w:divBdr>
            <w:top w:val="none" w:sz="0" w:space="0" w:color="auto"/>
            <w:left w:val="none" w:sz="0" w:space="0" w:color="auto"/>
            <w:bottom w:val="none" w:sz="0" w:space="0" w:color="auto"/>
            <w:right w:val="none" w:sz="0" w:space="0" w:color="auto"/>
          </w:divBdr>
        </w:div>
        <w:div w:id="673724332">
          <w:marLeft w:val="480"/>
          <w:marRight w:val="0"/>
          <w:marTop w:val="0"/>
          <w:marBottom w:val="0"/>
          <w:divBdr>
            <w:top w:val="none" w:sz="0" w:space="0" w:color="auto"/>
            <w:left w:val="none" w:sz="0" w:space="0" w:color="auto"/>
            <w:bottom w:val="none" w:sz="0" w:space="0" w:color="auto"/>
            <w:right w:val="none" w:sz="0" w:space="0" w:color="auto"/>
          </w:divBdr>
        </w:div>
        <w:div w:id="674846603">
          <w:marLeft w:val="480"/>
          <w:marRight w:val="0"/>
          <w:marTop w:val="0"/>
          <w:marBottom w:val="0"/>
          <w:divBdr>
            <w:top w:val="none" w:sz="0" w:space="0" w:color="auto"/>
            <w:left w:val="none" w:sz="0" w:space="0" w:color="auto"/>
            <w:bottom w:val="none" w:sz="0" w:space="0" w:color="auto"/>
            <w:right w:val="none" w:sz="0" w:space="0" w:color="auto"/>
          </w:divBdr>
        </w:div>
        <w:div w:id="750392701">
          <w:marLeft w:val="480"/>
          <w:marRight w:val="0"/>
          <w:marTop w:val="0"/>
          <w:marBottom w:val="0"/>
          <w:divBdr>
            <w:top w:val="none" w:sz="0" w:space="0" w:color="auto"/>
            <w:left w:val="none" w:sz="0" w:space="0" w:color="auto"/>
            <w:bottom w:val="none" w:sz="0" w:space="0" w:color="auto"/>
            <w:right w:val="none" w:sz="0" w:space="0" w:color="auto"/>
          </w:divBdr>
        </w:div>
        <w:div w:id="770049496">
          <w:marLeft w:val="480"/>
          <w:marRight w:val="0"/>
          <w:marTop w:val="0"/>
          <w:marBottom w:val="0"/>
          <w:divBdr>
            <w:top w:val="none" w:sz="0" w:space="0" w:color="auto"/>
            <w:left w:val="none" w:sz="0" w:space="0" w:color="auto"/>
            <w:bottom w:val="none" w:sz="0" w:space="0" w:color="auto"/>
            <w:right w:val="none" w:sz="0" w:space="0" w:color="auto"/>
          </w:divBdr>
        </w:div>
        <w:div w:id="775446164">
          <w:marLeft w:val="480"/>
          <w:marRight w:val="0"/>
          <w:marTop w:val="0"/>
          <w:marBottom w:val="0"/>
          <w:divBdr>
            <w:top w:val="none" w:sz="0" w:space="0" w:color="auto"/>
            <w:left w:val="none" w:sz="0" w:space="0" w:color="auto"/>
            <w:bottom w:val="none" w:sz="0" w:space="0" w:color="auto"/>
            <w:right w:val="none" w:sz="0" w:space="0" w:color="auto"/>
          </w:divBdr>
        </w:div>
        <w:div w:id="782916988">
          <w:marLeft w:val="480"/>
          <w:marRight w:val="0"/>
          <w:marTop w:val="0"/>
          <w:marBottom w:val="0"/>
          <w:divBdr>
            <w:top w:val="none" w:sz="0" w:space="0" w:color="auto"/>
            <w:left w:val="none" w:sz="0" w:space="0" w:color="auto"/>
            <w:bottom w:val="none" w:sz="0" w:space="0" w:color="auto"/>
            <w:right w:val="none" w:sz="0" w:space="0" w:color="auto"/>
          </w:divBdr>
        </w:div>
        <w:div w:id="805243231">
          <w:marLeft w:val="480"/>
          <w:marRight w:val="0"/>
          <w:marTop w:val="0"/>
          <w:marBottom w:val="0"/>
          <w:divBdr>
            <w:top w:val="none" w:sz="0" w:space="0" w:color="auto"/>
            <w:left w:val="none" w:sz="0" w:space="0" w:color="auto"/>
            <w:bottom w:val="none" w:sz="0" w:space="0" w:color="auto"/>
            <w:right w:val="none" w:sz="0" w:space="0" w:color="auto"/>
          </w:divBdr>
        </w:div>
        <w:div w:id="831603367">
          <w:marLeft w:val="480"/>
          <w:marRight w:val="0"/>
          <w:marTop w:val="0"/>
          <w:marBottom w:val="0"/>
          <w:divBdr>
            <w:top w:val="none" w:sz="0" w:space="0" w:color="auto"/>
            <w:left w:val="none" w:sz="0" w:space="0" w:color="auto"/>
            <w:bottom w:val="none" w:sz="0" w:space="0" w:color="auto"/>
            <w:right w:val="none" w:sz="0" w:space="0" w:color="auto"/>
          </w:divBdr>
        </w:div>
        <w:div w:id="839469564">
          <w:marLeft w:val="480"/>
          <w:marRight w:val="0"/>
          <w:marTop w:val="0"/>
          <w:marBottom w:val="0"/>
          <w:divBdr>
            <w:top w:val="none" w:sz="0" w:space="0" w:color="auto"/>
            <w:left w:val="none" w:sz="0" w:space="0" w:color="auto"/>
            <w:bottom w:val="none" w:sz="0" w:space="0" w:color="auto"/>
            <w:right w:val="none" w:sz="0" w:space="0" w:color="auto"/>
          </w:divBdr>
        </w:div>
        <w:div w:id="845633206">
          <w:marLeft w:val="480"/>
          <w:marRight w:val="0"/>
          <w:marTop w:val="0"/>
          <w:marBottom w:val="0"/>
          <w:divBdr>
            <w:top w:val="none" w:sz="0" w:space="0" w:color="auto"/>
            <w:left w:val="none" w:sz="0" w:space="0" w:color="auto"/>
            <w:bottom w:val="none" w:sz="0" w:space="0" w:color="auto"/>
            <w:right w:val="none" w:sz="0" w:space="0" w:color="auto"/>
          </w:divBdr>
        </w:div>
        <w:div w:id="851409541">
          <w:marLeft w:val="480"/>
          <w:marRight w:val="0"/>
          <w:marTop w:val="0"/>
          <w:marBottom w:val="0"/>
          <w:divBdr>
            <w:top w:val="none" w:sz="0" w:space="0" w:color="auto"/>
            <w:left w:val="none" w:sz="0" w:space="0" w:color="auto"/>
            <w:bottom w:val="none" w:sz="0" w:space="0" w:color="auto"/>
            <w:right w:val="none" w:sz="0" w:space="0" w:color="auto"/>
          </w:divBdr>
        </w:div>
        <w:div w:id="874972757">
          <w:marLeft w:val="480"/>
          <w:marRight w:val="0"/>
          <w:marTop w:val="0"/>
          <w:marBottom w:val="0"/>
          <w:divBdr>
            <w:top w:val="none" w:sz="0" w:space="0" w:color="auto"/>
            <w:left w:val="none" w:sz="0" w:space="0" w:color="auto"/>
            <w:bottom w:val="none" w:sz="0" w:space="0" w:color="auto"/>
            <w:right w:val="none" w:sz="0" w:space="0" w:color="auto"/>
          </w:divBdr>
        </w:div>
        <w:div w:id="888999117">
          <w:marLeft w:val="480"/>
          <w:marRight w:val="0"/>
          <w:marTop w:val="0"/>
          <w:marBottom w:val="0"/>
          <w:divBdr>
            <w:top w:val="none" w:sz="0" w:space="0" w:color="auto"/>
            <w:left w:val="none" w:sz="0" w:space="0" w:color="auto"/>
            <w:bottom w:val="none" w:sz="0" w:space="0" w:color="auto"/>
            <w:right w:val="none" w:sz="0" w:space="0" w:color="auto"/>
          </w:divBdr>
        </w:div>
        <w:div w:id="904494188">
          <w:marLeft w:val="480"/>
          <w:marRight w:val="0"/>
          <w:marTop w:val="0"/>
          <w:marBottom w:val="0"/>
          <w:divBdr>
            <w:top w:val="none" w:sz="0" w:space="0" w:color="auto"/>
            <w:left w:val="none" w:sz="0" w:space="0" w:color="auto"/>
            <w:bottom w:val="none" w:sz="0" w:space="0" w:color="auto"/>
            <w:right w:val="none" w:sz="0" w:space="0" w:color="auto"/>
          </w:divBdr>
        </w:div>
        <w:div w:id="914587489">
          <w:marLeft w:val="480"/>
          <w:marRight w:val="0"/>
          <w:marTop w:val="0"/>
          <w:marBottom w:val="0"/>
          <w:divBdr>
            <w:top w:val="none" w:sz="0" w:space="0" w:color="auto"/>
            <w:left w:val="none" w:sz="0" w:space="0" w:color="auto"/>
            <w:bottom w:val="none" w:sz="0" w:space="0" w:color="auto"/>
            <w:right w:val="none" w:sz="0" w:space="0" w:color="auto"/>
          </w:divBdr>
        </w:div>
        <w:div w:id="929435627">
          <w:marLeft w:val="480"/>
          <w:marRight w:val="0"/>
          <w:marTop w:val="0"/>
          <w:marBottom w:val="0"/>
          <w:divBdr>
            <w:top w:val="none" w:sz="0" w:space="0" w:color="auto"/>
            <w:left w:val="none" w:sz="0" w:space="0" w:color="auto"/>
            <w:bottom w:val="none" w:sz="0" w:space="0" w:color="auto"/>
            <w:right w:val="none" w:sz="0" w:space="0" w:color="auto"/>
          </w:divBdr>
        </w:div>
        <w:div w:id="931007230">
          <w:marLeft w:val="480"/>
          <w:marRight w:val="0"/>
          <w:marTop w:val="0"/>
          <w:marBottom w:val="0"/>
          <w:divBdr>
            <w:top w:val="none" w:sz="0" w:space="0" w:color="auto"/>
            <w:left w:val="none" w:sz="0" w:space="0" w:color="auto"/>
            <w:bottom w:val="none" w:sz="0" w:space="0" w:color="auto"/>
            <w:right w:val="none" w:sz="0" w:space="0" w:color="auto"/>
          </w:divBdr>
        </w:div>
        <w:div w:id="933365270">
          <w:marLeft w:val="480"/>
          <w:marRight w:val="0"/>
          <w:marTop w:val="0"/>
          <w:marBottom w:val="0"/>
          <w:divBdr>
            <w:top w:val="none" w:sz="0" w:space="0" w:color="auto"/>
            <w:left w:val="none" w:sz="0" w:space="0" w:color="auto"/>
            <w:bottom w:val="none" w:sz="0" w:space="0" w:color="auto"/>
            <w:right w:val="none" w:sz="0" w:space="0" w:color="auto"/>
          </w:divBdr>
        </w:div>
        <w:div w:id="935868625">
          <w:marLeft w:val="480"/>
          <w:marRight w:val="0"/>
          <w:marTop w:val="0"/>
          <w:marBottom w:val="0"/>
          <w:divBdr>
            <w:top w:val="none" w:sz="0" w:space="0" w:color="auto"/>
            <w:left w:val="none" w:sz="0" w:space="0" w:color="auto"/>
            <w:bottom w:val="none" w:sz="0" w:space="0" w:color="auto"/>
            <w:right w:val="none" w:sz="0" w:space="0" w:color="auto"/>
          </w:divBdr>
        </w:div>
        <w:div w:id="942147575">
          <w:marLeft w:val="480"/>
          <w:marRight w:val="0"/>
          <w:marTop w:val="0"/>
          <w:marBottom w:val="0"/>
          <w:divBdr>
            <w:top w:val="none" w:sz="0" w:space="0" w:color="auto"/>
            <w:left w:val="none" w:sz="0" w:space="0" w:color="auto"/>
            <w:bottom w:val="none" w:sz="0" w:space="0" w:color="auto"/>
            <w:right w:val="none" w:sz="0" w:space="0" w:color="auto"/>
          </w:divBdr>
        </w:div>
        <w:div w:id="953056012">
          <w:marLeft w:val="480"/>
          <w:marRight w:val="0"/>
          <w:marTop w:val="0"/>
          <w:marBottom w:val="0"/>
          <w:divBdr>
            <w:top w:val="none" w:sz="0" w:space="0" w:color="auto"/>
            <w:left w:val="none" w:sz="0" w:space="0" w:color="auto"/>
            <w:bottom w:val="none" w:sz="0" w:space="0" w:color="auto"/>
            <w:right w:val="none" w:sz="0" w:space="0" w:color="auto"/>
          </w:divBdr>
        </w:div>
        <w:div w:id="996684523">
          <w:marLeft w:val="480"/>
          <w:marRight w:val="0"/>
          <w:marTop w:val="0"/>
          <w:marBottom w:val="0"/>
          <w:divBdr>
            <w:top w:val="none" w:sz="0" w:space="0" w:color="auto"/>
            <w:left w:val="none" w:sz="0" w:space="0" w:color="auto"/>
            <w:bottom w:val="none" w:sz="0" w:space="0" w:color="auto"/>
            <w:right w:val="none" w:sz="0" w:space="0" w:color="auto"/>
          </w:divBdr>
        </w:div>
        <w:div w:id="999774846">
          <w:marLeft w:val="480"/>
          <w:marRight w:val="0"/>
          <w:marTop w:val="0"/>
          <w:marBottom w:val="0"/>
          <w:divBdr>
            <w:top w:val="none" w:sz="0" w:space="0" w:color="auto"/>
            <w:left w:val="none" w:sz="0" w:space="0" w:color="auto"/>
            <w:bottom w:val="none" w:sz="0" w:space="0" w:color="auto"/>
            <w:right w:val="none" w:sz="0" w:space="0" w:color="auto"/>
          </w:divBdr>
        </w:div>
        <w:div w:id="999964710">
          <w:marLeft w:val="480"/>
          <w:marRight w:val="0"/>
          <w:marTop w:val="0"/>
          <w:marBottom w:val="0"/>
          <w:divBdr>
            <w:top w:val="none" w:sz="0" w:space="0" w:color="auto"/>
            <w:left w:val="none" w:sz="0" w:space="0" w:color="auto"/>
            <w:bottom w:val="none" w:sz="0" w:space="0" w:color="auto"/>
            <w:right w:val="none" w:sz="0" w:space="0" w:color="auto"/>
          </w:divBdr>
        </w:div>
        <w:div w:id="1002273482">
          <w:marLeft w:val="480"/>
          <w:marRight w:val="0"/>
          <w:marTop w:val="0"/>
          <w:marBottom w:val="0"/>
          <w:divBdr>
            <w:top w:val="none" w:sz="0" w:space="0" w:color="auto"/>
            <w:left w:val="none" w:sz="0" w:space="0" w:color="auto"/>
            <w:bottom w:val="none" w:sz="0" w:space="0" w:color="auto"/>
            <w:right w:val="none" w:sz="0" w:space="0" w:color="auto"/>
          </w:divBdr>
        </w:div>
        <w:div w:id="1010988172">
          <w:marLeft w:val="480"/>
          <w:marRight w:val="0"/>
          <w:marTop w:val="0"/>
          <w:marBottom w:val="0"/>
          <w:divBdr>
            <w:top w:val="none" w:sz="0" w:space="0" w:color="auto"/>
            <w:left w:val="none" w:sz="0" w:space="0" w:color="auto"/>
            <w:bottom w:val="none" w:sz="0" w:space="0" w:color="auto"/>
            <w:right w:val="none" w:sz="0" w:space="0" w:color="auto"/>
          </w:divBdr>
        </w:div>
        <w:div w:id="1016268508">
          <w:marLeft w:val="480"/>
          <w:marRight w:val="0"/>
          <w:marTop w:val="0"/>
          <w:marBottom w:val="0"/>
          <w:divBdr>
            <w:top w:val="none" w:sz="0" w:space="0" w:color="auto"/>
            <w:left w:val="none" w:sz="0" w:space="0" w:color="auto"/>
            <w:bottom w:val="none" w:sz="0" w:space="0" w:color="auto"/>
            <w:right w:val="none" w:sz="0" w:space="0" w:color="auto"/>
          </w:divBdr>
        </w:div>
      </w:divsChild>
    </w:div>
    <w:div w:id="865172385">
      <w:bodyDiv w:val="1"/>
      <w:marLeft w:val="0"/>
      <w:marRight w:val="0"/>
      <w:marTop w:val="0"/>
      <w:marBottom w:val="0"/>
      <w:divBdr>
        <w:top w:val="none" w:sz="0" w:space="0" w:color="auto"/>
        <w:left w:val="none" w:sz="0" w:space="0" w:color="auto"/>
        <w:bottom w:val="none" w:sz="0" w:space="0" w:color="auto"/>
        <w:right w:val="none" w:sz="0" w:space="0" w:color="auto"/>
      </w:divBdr>
    </w:div>
    <w:div w:id="865290143">
      <w:bodyDiv w:val="1"/>
      <w:marLeft w:val="0"/>
      <w:marRight w:val="0"/>
      <w:marTop w:val="0"/>
      <w:marBottom w:val="0"/>
      <w:divBdr>
        <w:top w:val="none" w:sz="0" w:space="0" w:color="auto"/>
        <w:left w:val="none" w:sz="0" w:space="0" w:color="auto"/>
        <w:bottom w:val="none" w:sz="0" w:space="0" w:color="auto"/>
        <w:right w:val="none" w:sz="0" w:space="0" w:color="auto"/>
      </w:divBdr>
      <w:divsChild>
        <w:div w:id="62073446">
          <w:marLeft w:val="480"/>
          <w:marRight w:val="0"/>
          <w:marTop w:val="0"/>
          <w:marBottom w:val="0"/>
          <w:divBdr>
            <w:top w:val="none" w:sz="0" w:space="0" w:color="auto"/>
            <w:left w:val="none" w:sz="0" w:space="0" w:color="auto"/>
            <w:bottom w:val="none" w:sz="0" w:space="0" w:color="auto"/>
            <w:right w:val="none" w:sz="0" w:space="0" w:color="auto"/>
          </w:divBdr>
        </w:div>
        <w:div w:id="314837905">
          <w:marLeft w:val="480"/>
          <w:marRight w:val="0"/>
          <w:marTop w:val="0"/>
          <w:marBottom w:val="0"/>
          <w:divBdr>
            <w:top w:val="none" w:sz="0" w:space="0" w:color="auto"/>
            <w:left w:val="none" w:sz="0" w:space="0" w:color="auto"/>
            <w:bottom w:val="none" w:sz="0" w:space="0" w:color="auto"/>
            <w:right w:val="none" w:sz="0" w:space="0" w:color="auto"/>
          </w:divBdr>
        </w:div>
        <w:div w:id="348795432">
          <w:marLeft w:val="480"/>
          <w:marRight w:val="0"/>
          <w:marTop w:val="0"/>
          <w:marBottom w:val="0"/>
          <w:divBdr>
            <w:top w:val="none" w:sz="0" w:space="0" w:color="auto"/>
            <w:left w:val="none" w:sz="0" w:space="0" w:color="auto"/>
            <w:bottom w:val="none" w:sz="0" w:space="0" w:color="auto"/>
            <w:right w:val="none" w:sz="0" w:space="0" w:color="auto"/>
          </w:divBdr>
        </w:div>
        <w:div w:id="507598904">
          <w:marLeft w:val="480"/>
          <w:marRight w:val="0"/>
          <w:marTop w:val="0"/>
          <w:marBottom w:val="0"/>
          <w:divBdr>
            <w:top w:val="none" w:sz="0" w:space="0" w:color="auto"/>
            <w:left w:val="none" w:sz="0" w:space="0" w:color="auto"/>
            <w:bottom w:val="none" w:sz="0" w:space="0" w:color="auto"/>
            <w:right w:val="none" w:sz="0" w:space="0" w:color="auto"/>
          </w:divBdr>
        </w:div>
        <w:div w:id="1017661725">
          <w:marLeft w:val="480"/>
          <w:marRight w:val="0"/>
          <w:marTop w:val="0"/>
          <w:marBottom w:val="0"/>
          <w:divBdr>
            <w:top w:val="none" w:sz="0" w:space="0" w:color="auto"/>
            <w:left w:val="none" w:sz="0" w:space="0" w:color="auto"/>
            <w:bottom w:val="none" w:sz="0" w:space="0" w:color="auto"/>
            <w:right w:val="none" w:sz="0" w:space="0" w:color="auto"/>
          </w:divBdr>
        </w:div>
      </w:divsChild>
    </w:div>
    <w:div w:id="865600011">
      <w:bodyDiv w:val="1"/>
      <w:marLeft w:val="0"/>
      <w:marRight w:val="0"/>
      <w:marTop w:val="0"/>
      <w:marBottom w:val="0"/>
      <w:divBdr>
        <w:top w:val="none" w:sz="0" w:space="0" w:color="auto"/>
        <w:left w:val="none" w:sz="0" w:space="0" w:color="auto"/>
        <w:bottom w:val="none" w:sz="0" w:space="0" w:color="auto"/>
        <w:right w:val="none" w:sz="0" w:space="0" w:color="auto"/>
      </w:divBdr>
    </w:div>
    <w:div w:id="865874560">
      <w:bodyDiv w:val="1"/>
      <w:marLeft w:val="0"/>
      <w:marRight w:val="0"/>
      <w:marTop w:val="0"/>
      <w:marBottom w:val="0"/>
      <w:divBdr>
        <w:top w:val="none" w:sz="0" w:space="0" w:color="auto"/>
        <w:left w:val="none" w:sz="0" w:space="0" w:color="auto"/>
        <w:bottom w:val="none" w:sz="0" w:space="0" w:color="auto"/>
        <w:right w:val="none" w:sz="0" w:space="0" w:color="auto"/>
      </w:divBdr>
    </w:div>
    <w:div w:id="865874809">
      <w:bodyDiv w:val="1"/>
      <w:marLeft w:val="0"/>
      <w:marRight w:val="0"/>
      <w:marTop w:val="0"/>
      <w:marBottom w:val="0"/>
      <w:divBdr>
        <w:top w:val="none" w:sz="0" w:space="0" w:color="auto"/>
        <w:left w:val="none" w:sz="0" w:space="0" w:color="auto"/>
        <w:bottom w:val="none" w:sz="0" w:space="0" w:color="auto"/>
        <w:right w:val="none" w:sz="0" w:space="0" w:color="auto"/>
      </w:divBdr>
    </w:div>
    <w:div w:id="866211521">
      <w:bodyDiv w:val="1"/>
      <w:marLeft w:val="0"/>
      <w:marRight w:val="0"/>
      <w:marTop w:val="0"/>
      <w:marBottom w:val="0"/>
      <w:divBdr>
        <w:top w:val="none" w:sz="0" w:space="0" w:color="auto"/>
        <w:left w:val="none" w:sz="0" w:space="0" w:color="auto"/>
        <w:bottom w:val="none" w:sz="0" w:space="0" w:color="auto"/>
        <w:right w:val="none" w:sz="0" w:space="0" w:color="auto"/>
      </w:divBdr>
    </w:div>
    <w:div w:id="866679408">
      <w:bodyDiv w:val="1"/>
      <w:marLeft w:val="0"/>
      <w:marRight w:val="0"/>
      <w:marTop w:val="0"/>
      <w:marBottom w:val="0"/>
      <w:divBdr>
        <w:top w:val="none" w:sz="0" w:space="0" w:color="auto"/>
        <w:left w:val="none" w:sz="0" w:space="0" w:color="auto"/>
        <w:bottom w:val="none" w:sz="0" w:space="0" w:color="auto"/>
        <w:right w:val="none" w:sz="0" w:space="0" w:color="auto"/>
      </w:divBdr>
    </w:div>
    <w:div w:id="866790962">
      <w:bodyDiv w:val="1"/>
      <w:marLeft w:val="0"/>
      <w:marRight w:val="0"/>
      <w:marTop w:val="0"/>
      <w:marBottom w:val="0"/>
      <w:divBdr>
        <w:top w:val="none" w:sz="0" w:space="0" w:color="auto"/>
        <w:left w:val="none" w:sz="0" w:space="0" w:color="auto"/>
        <w:bottom w:val="none" w:sz="0" w:space="0" w:color="auto"/>
        <w:right w:val="none" w:sz="0" w:space="0" w:color="auto"/>
      </w:divBdr>
    </w:div>
    <w:div w:id="866794333">
      <w:bodyDiv w:val="1"/>
      <w:marLeft w:val="0"/>
      <w:marRight w:val="0"/>
      <w:marTop w:val="0"/>
      <w:marBottom w:val="0"/>
      <w:divBdr>
        <w:top w:val="none" w:sz="0" w:space="0" w:color="auto"/>
        <w:left w:val="none" w:sz="0" w:space="0" w:color="auto"/>
        <w:bottom w:val="none" w:sz="0" w:space="0" w:color="auto"/>
        <w:right w:val="none" w:sz="0" w:space="0" w:color="auto"/>
      </w:divBdr>
    </w:div>
    <w:div w:id="867138272">
      <w:bodyDiv w:val="1"/>
      <w:marLeft w:val="0"/>
      <w:marRight w:val="0"/>
      <w:marTop w:val="0"/>
      <w:marBottom w:val="0"/>
      <w:divBdr>
        <w:top w:val="none" w:sz="0" w:space="0" w:color="auto"/>
        <w:left w:val="none" w:sz="0" w:space="0" w:color="auto"/>
        <w:bottom w:val="none" w:sz="0" w:space="0" w:color="auto"/>
        <w:right w:val="none" w:sz="0" w:space="0" w:color="auto"/>
      </w:divBdr>
      <w:divsChild>
        <w:div w:id="30998913">
          <w:marLeft w:val="480"/>
          <w:marRight w:val="0"/>
          <w:marTop w:val="0"/>
          <w:marBottom w:val="0"/>
          <w:divBdr>
            <w:top w:val="none" w:sz="0" w:space="0" w:color="auto"/>
            <w:left w:val="none" w:sz="0" w:space="0" w:color="auto"/>
            <w:bottom w:val="none" w:sz="0" w:space="0" w:color="auto"/>
            <w:right w:val="none" w:sz="0" w:space="0" w:color="auto"/>
          </w:divBdr>
        </w:div>
        <w:div w:id="59794379">
          <w:marLeft w:val="480"/>
          <w:marRight w:val="0"/>
          <w:marTop w:val="0"/>
          <w:marBottom w:val="0"/>
          <w:divBdr>
            <w:top w:val="none" w:sz="0" w:space="0" w:color="auto"/>
            <w:left w:val="none" w:sz="0" w:space="0" w:color="auto"/>
            <w:bottom w:val="none" w:sz="0" w:space="0" w:color="auto"/>
            <w:right w:val="none" w:sz="0" w:space="0" w:color="auto"/>
          </w:divBdr>
        </w:div>
        <w:div w:id="67386718">
          <w:marLeft w:val="480"/>
          <w:marRight w:val="0"/>
          <w:marTop w:val="0"/>
          <w:marBottom w:val="0"/>
          <w:divBdr>
            <w:top w:val="none" w:sz="0" w:space="0" w:color="auto"/>
            <w:left w:val="none" w:sz="0" w:space="0" w:color="auto"/>
            <w:bottom w:val="none" w:sz="0" w:space="0" w:color="auto"/>
            <w:right w:val="none" w:sz="0" w:space="0" w:color="auto"/>
          </w:divBdr>
        </w:div>
        <w:div w:id="71782798">
          <w:marLeft w:val="480"/>
          <w:marRight w:val="0"/>
          <w:marTop w:val="0"/>
          <w:marBottom w:val="0"/>
          <w:divBdr>
            <w:top w:val="none" w:sz="0" w:space="0" w:color="auto"/>
            <w:left w:val="none" w:sz="0" w:space="0" w:color="auto"/>
            <w:bottom w:val="none" w:sz="0" w:space="0" w:color="auto"/>
            <w:right w:val="none" w:sz="0" w:space="0" w:color="auto"/>
          </w:divBdr>
        </w:div>
        <w:div w:id="72550226">
          <w:marLeft w:val="480"/>
          <w:marRight w:val="0"/>
          <w:marTop w:val="0"/>
          <w:marBottom w:val="0"/>
          <w:divBdr>
            <w:top w:val="none" w:sz="0" w:space="0" w:color="auto"/>
            <w:left w:val="none" w:sz="0" w:space="0" w:color="auto"/>
            <w:bottom w:val="none" w:sz="0" w:space="0" w:color="auto"/>
            <w:right w:val="none" w:sz="0" w:space="0" w:color="auto"/>
          </w:divBdr>
        </w:div>
        <w:div w:id="112485278">
          <w:marLeft w:val="480"/>
          <w:marRight w:val="0"/>
          <w:marTop w:val="0"/>
          <w:marBottom w:val="0"/>
          <w:divBdr>
            <w:top w:val="none" w:sz="0" w:space="0" w:color="auto"/>
            <w:left w:val="none" w:sz="0" w:space="0" w:color="auto"/>
            <w:bottom w:val="none" w:sz="0" w:space="0" w:color="auto"/>
            <w:right w:val="none" w:sz="0" w:space="0" w:color="auto"/>
          </w:divBdr>
        </w:div>
        <w:div w:id="149519710">
          <w:marLeft w:val="480"/>
          <w:marRight w:val="0"/>
          <w:marTop w:val="0"/>
          <w:marBottom w:val="0"/>
          <w:divBdr>
            <w:top w:val="none" w:sz="0" w:space="0" w:color="auto"/>
            <w:left w:val="none" w:sz="0" w:space="0" w:color="auto"/>
            <w:bottom w:val="none" w:sz="0" w:space="0" w:color="auto"/>
            <w:right w:val="none" w:sz="0" w:space="0" w:color="auto"/>
          </w:divBdr>
        </w:div>
        <w:div w:id="324550004">
          <w:marLeft w:val="480"/>
          <w:marRight w:val="0"/>
          <w:marTop w:val="0"/>
          <w:marBottom w:val="0"/>
          <w:divBdr>
            <w:top w:val="none" w:sz="0" w:space="0" w:color="auto"/>
            <w:left w:val="none" w:sz="0" w:space="0" w:color="auto"/>
            <w:bottom w:val="none" w:sz="0" w:space="0" w:color="auto"/>
            <w:right w:val="none" w:sz="0" w:space="0" w:color="auto"/>
          </w:divBdr>
        </w:div>
        <w:div w:id="344669317">
          <w:marLeft w:val="480"/>
          <w:marRight w:val="0"/>
          <w:marTop w:val="0"/>
          <w:marBottom w:val="0"/>
          <w:divBdr>
            <w:top w:val="none" w:sz="0" w:space="0" w:color="auto"/>
            <w:left w:val="none" w:sz="0" w:space="0" w:color="auto"/>
            <w:bottom w:val="none" w:sz="0" w:space="0" w:color="auto"/>
            <w:right w:val="none" w:sz="0" w:space="0" w:color="auto"/>
          </w:divBdr>
        </w:div>
        <w:div w:id="365256423">
          <w:marLeft w:val="480"/>
          <w:marRight w:val="0"/>
          <w:marTop w:val="0"/>
          <w:marBottom w:val="0"/>
          <w:divBdr>
            <w:top w:val="none" w:sz="0" w:space="0" w:color="auto"/>
            <w:left w:val="none" w:sz="0" w:space="0" w:color="auto"/>
            <w:bottom w:val="none" w:sz="0" w:space="0" w:color="auto"/>
            <w:right w:val="none" w:sz="0" w:space="0" w:color="auto"/>
          </w:divBdr>
        </w:div>
        <w:div w:id="414788444">
          <w:marLeft w:val="480"/>
          <w:marRight w:val="0"/>
          <w:marTop w:val="0"/>
          <w:marBottom w:val="0"/>
          <w:divBdr>
            <w:top w:val="none" w:sz="0" w:space="0" w:color="auto"/>
            <w:left w:val="none" w:sz="0" w:space="0" w:color="auto"/>
            <w:bottom w:val="none" w:sz="0" w:space="0" w:color="auto"/>
            <w:right w:val="none" w:sz="0" w:space="0" w:color="auto"/>
          </w:divBdr>
        </w:div>
        <w:div w:id="434985859">
          <w:marLeft w:val="480"/>
          <w:marRight w:val="0"/>
          <w:marTop w:val="0"/>
          <w:marBottom w:val="0"/>
          <w:divBdr>
            <w:top w:val="none" w:sz="0" w:space="0" w:color="auto"/>
            <w:left w:val="none" w:sz="0" w:space="0" w:color="auto"/>
            <w:bottom w:val="none" w:sz="0" w:space="0" w:color="auto"/>
            <w:right w:val="none" w:sz="0" w:space="0" w:color="auto"/>
          </w:divBdr>
        </w:div>
        <w:div w:id="460148055">
          <w:marLeft w:val="480"/>
          <w:marRight w:val="0"/>
          <w:marTop w:val="0"/>
          <w:marBottom w:val="0"/>
          <w:divBdr>
            <w:top w:val="none" w:sz="0" w:space="0" w:color="auto"/>
            <w:left w:val="none" w:sz="0" w:space="0" w:color="auto"/>
            <w:bottom w:val="none" w:sz="0" w:space="0" w:color="auto"/>
            <w:right w:val="none" w:sz="0" w:space="0" w:color="auto"/>
          </w:divBdr>
        </w:div>
        <w:div w:id="505900943">
          <w:marLeft w:val="480"/>
          <w:marRight w:val="0"/>
          <w:marTop w:val="0"/>
          <w:marBottom w:val="0"/>
          <w:divBdr>
            <w:top w:val="none" w:sz="0" w:space="0" w:color="auto"/>
            <w:left w:val="none" w:sz="0" w:space="0" w:color="auto"/>
            <w:bottom w:val="none" w:sz="0" w:space="0" w:color="auto"/>
            <w:right w:val="none" w:sz="0" w:space="0" w:color="auto"/>
          </w:divBdr>
        </w:div>
        <w:div w:id="530924329">
          <w:marLeft w:val="480"/>
          <w:marRight w:val="0"/>
          <w:marTop w:val="0"/>
          <w:marBottom w:val="0"/>
          <w:divBdr>
            <w:top w:val="none" w:sz="0" w:space="0" w:color="auto"/>
            <w:left w:val="none" w:sz="0" w:space="0" w:color="auto"/>
            <w:bottom w:val="none" w:sz="0" w:space="0" w:color="auto"/>
            <w:right w:val="none" w:sz="0" w:space="0" w:color="auto"/>
          </w:divBdr>
        </w:div>
        <w:div w:id="557281946">
          <w:marLeft w:val="480"/>
          <w:marRight w:val="0"/>
          <w:marTop w:val="0"/>
          <w:marBottom w:val="0"/>
          <w:divBdr>
            <w:top w:val="none" w:sz="0" w:space="0" w:color="auto"/>
            <w:left w:val="none" w:sz="0" w:space="0" w:color="auto"/>
            <w:bottom w:val="none" w:sz="0" w:space="0" w:color="auto"/>
            <w:right w:val="none" w:sz="0" w:space="0" w:color="auto"/>
          </w:divBdr>
        </w:div>
        <w:div w:id="558170835">
          <w:marLeft w:val="480"/>
          <w:marRight w:val="0"/>
          <w:marTop w:val="0"/>
          <w:marBottom w:val="0"/>
          <w:divBdr>
            <w:top w:val="none" w:sz="0" w:space="0" w:color="auto"/>
            <w:left w:val="none" w:sz="0" w:space="0" w:color="auto"/>
            <w:bottom w:val="none" w:sz="0" w:space="0" w:color="auto"/>
            <w:right w:val="none" w:sz="0" w:space="0" w:color="auto"/>
          </w:divBdr>
        </w:div>
        <w:div w:id="558709474">
          <w:marLeft w:val="480"/>
          <w:marRight w:val="0"/>
          <w:marTop w:val="0"/>
          <w:marBottom w:val="0"/>
          <w:divBdr>
            <w:top w:val="none" w:sz="0" w:space="0" w:color="auto"/>
            <w:left w:val="none" w:sz="0" w:space="0" w:color="auto"/>
            <w:bottom w:val="none" w:sz="0" w:space="0" w:color="auto"/>
            <w:right w:val="none" w:sz="0" w:space="0" w:color="auto"/>
          </w:divBdr>
        </w:div>
        <w:div w:id="588005809">
          <w:marLeft w:val="480"/>
          <w:marRight w:val="0"/>
          <w:marTop w:val="0"/>
          <w:marBottom w:val="0"/>
          <w:divBdr>
            <w:top w:val="none" w:sz="0" w:space="0" w:color="auto"/>
            <w:left w:val="none" w:sz="0" w:space="0" w:color="auto"/>
            <w:bottom w:val="none" w:sz="0" w:space="0" w:color="auto"/>
            <w:right w:val="none" w:sz="0" w:space="0" w:color="auto"/>
          </w:divBdr>
        </w:div>
        <w:div w:id="640772751">
          <w:marLeft w:val="480"/>
          <w:marRight w:val="0"/>
          <w:marTop w:val="0"/>
          <w:marBottom w:val="0"/>
          <w:divBdr>
            <w:top w:val="none" w:sz="0" w:space="0" w:color="auto"/>
            <w:left w:val="none" w:sz="0" w:space="0" w:color="auto"/>
            <w:bottom w:val="none" w:sz="0" w:space="0" w:color="auto"/>
            <w:right w:val="none" w:sz="0" w:space="0" w:color="auto"/>
          </w:divBdr>
        </w:div>
        <w:div w:id="703016731">
          <w:marLeft w:val="480"/>
          <w:marRight w:val="0"/>
          <w:marTop w:val="0"/>
          <w:marBottom w:val="0"/>
          <w:divBdr>
            <w:top w:val="none" w:sz="0" w:space="0" w:color="auto"/>
            <w:left w:val="none" w:sz="0" w:space="0" w:color="auto"/>
            <w:bottom w:val="none" w:sz="0" w:space="0" w:color="auto"/>
            <w:right w:val="none" w:sz="0" w:space="0" w:color="auto"/>
          </w:divBdr>
        </w:div>
        <w:div w:id="721371682">
          <w:marLeft w:val="480"/>
          <w:marRight w:val="0"/>
          <w:marTop w:val="0"/>
          <w:marBottom w:val="0"/>
          <w:divBdr>
            <w:top w:val="none" w:sz="0" w:space="0" w:color="auto"/>
            <w:left w:val="none" w:sz="0" w:space="0" w:color="auto"/>
            <w:bottom w:val="none" w:sz="0" w:space="0" w:color="auto"/>
            <w:right w:val="none" w:sz="0" w:space="0" w:color="auto"/>
          </w:divBdr>
        </w:div>
        <w:div w:id="743719848">
          <w:marLeft w:val="480"/>
          <w:marRight w:val="0"/>
          <w:marTop w:val="0"/>
          <w:marBottom w:val="0"/>
          <w:divBdr>
            <w:top w:val="none" w:sz="0" w:space="0" w:color="auto"/>
            <w:left w:val="none" w:sz="0" w:space="0" w:color="auto"/>
            <w:bottom w:val="none" w:sz="0" w:space="0" w:color="auto"/>
            <w:right w:val="none" w:sz="0" w:space="0" w:color="auto"/>
          </w:divBdr>
        </w:div>
        <w:div w:id="749426916">
          <w:marLeft w:val="480"/>
          <w:marRight w:val="0"/>
          <w:marTop w:val="0"/>
          <w:marBottom w:val="0"/>
          <w:divBdr>
            <w:top w:val="none" w:sz="0" w:space="0" w:color="auto"/>
            <w:left w:val="none" w:sz="0" w:space="0" w:color="auto"/>
            <w:bottom w:val="none" w:sz="0" w:space="0" w:color="auto"/>
            <w:right w:val="none" w:sz="0" w:space="0" w:color="auto"/>
          </w:divBdr>
        </w:div>
        <w:div w:id="784933996">
          <w:marLeft w:val="480"/>
          <w:marRight w:val="0"/>
          <w:marTop w:val="0"/>
          <w:marBottom w:val="0"/>
          <w:divBdr>
            <w:top w:val="none" w:sz="0" w:space="0" w:color="auto"/>
            <w:left w:val="none" w:sz="0" w:space="0" w:color="auto"/>
            <w:bottom w:val="none" w:sz="0" w:space="0" w:color="auto"/>
            <w:right w:val="none" w:sz="0" w:space="0" w:color="auto"/>
          </w:divBdr>
        </w:div>
        <w:div w:id="789206353">
          <w:marLeft w:val="480"/>
          <w:marRight w:val="0"/>
          <w:marTop w:val="0"/>
          <w:marBottom w:val="0"/>
          <w:divBdr>
            <w:top w:val="none" w:sz="0" w:space="0" w:color="auto"/>
            <w:left w:val="none" w:sz="0" w:space="0" w:color="auto"/>
            <w:bottom w:val="none" w:sz="0" w:space="0" w:color="auto"/>
            <w:right w:val="none" w:sz="0" w:space="0" w:color="auto"/>
          </w:divBdr>
        </w:div>
        <w:div w:id="794643451">
          <w:marLeft w:val="480"/>
          <w:marRight w:val="0"/>
          <w:marTop w:val="0"/>
          <w:marBottom w:val="0"/>
          <w:divBdr>
            <w:top w:val="none" w:sz="0" w:space="0" w:color="auto"/>
            <w:left w:val="none" w:sz="0" w:space="0" w:color="auto"/>
            <w:bottom w:val="none" w:sz="0" w:space="0" w:color="auto"/>
            <w:right w:val="none" w:sz="0" w:space="0" w:color="auto"/>
          </w:divBdr>
        </w:div>
        <w:div w:id="803086817">
          <w:marLeft w:val="480"/>
          <w:marRight w:val="0"/>
          <w:marTop w:val="0"/>
          <w:marBottom w:val="0"/>
          <w:divBdr>
            <w:top w:val="none" w:sz="0" w:space="0" w:color="auto"/>
            <w:left w:val="none" w:sz="0" w:space="0" w:color="auto"/>
            <w:bottom w:val="none" w:sz="0" w:space="0" w:color="auto"/>
            <w:right w:val="none" w:sz="0" w:space="0" w:color="auto"/>
          </w:divBdr>
        </w:div>
        <w:div w:id="812872183">
          <w:marLeft w:val="480"/>
          <w:marRight w:val="0"/>
          <w:marTop w:val="0"/>
          <w:marBottom w:val="0"/>
          <w:divBdr>
            <w:top w:val="none" w:sz="0" w:space="0" w:color="auto"/>
            <w:left w:val="none" w:sz="0" w:space="0" w:color="auto"/>
            <w:bottom w:val="none" w:sz="0" w:space="0" w:color="auto"/>
            <w:right w:val="none" w:sz="0" w:space="0" w:color="auto"/>
          </w:divBdr>
        </w:div>
        <w:div w:id="815418550">
          <w:marLeft w:val="480"/>
          <w:marRight w:val="0"/>
          <w:marTop w:val="0"/>
          <w:marBottom w:val="0"/>
          <w:divBdr>
            <w:top w:val="none" w:sz="0" w:space="0" w:color="auto"/>
            <w:left w:val="none" w:sz="0" w:space="0" w:color="auto"/>
            <w:bottom w:val="none" w:sz="0" w:space="0" w:color="auto"/>
            <w:right w:val="none" w:sz="0" w:space="0" w:color="auto"/>
          </w:divBdr>
        </w:div>
        <w:div w:id="879635711">
          <w:marLeft w:val="480"/>
          <w:marRight w:val="0"/>
          <w:marTop w:val="0"/>
          <w:marBottom w:val="0"/>
          <w:divBdr>
            <w:top w:val="none" w:sz="0" w:space="0" w:color="auto"/>
            <w:left w:val="none" w:sz="0" w:space="0" w:color="auto"/>
            <w:bottom w:val="none" w:sz="0" w:space="0" w:color="auto"/>
            <w:right w:val="none" w:sz="0" w:space="0" w:color="auto"/>
          </w:divBdr>
        </w:div>
        <w:div w:id="888305647">
          <w:marLeft w:val="480"/>
          <w:marRight w:val="0"/>
          <w:marTop w:val="0"/>
          <w:marBottom w:val="0"/>
          <w:divBdr>
            <w:top w:val="none" w:sz="0" w:space="0" w:color="auto"/>
            <w:left w:val="none" w:sz="0" w:space="0" w:color="auto"/>
            <w:bottom w:val="none" w:sz="0" w:space="0" w:color="auto"/>
            <w:right w:val="none" w:sz="0" w:space="0" w:color="auto"/>
          </w:divBdr>
        </w:div>
        <w:div w:id="896891258">
          <w:marLeft w:val="480"/>
          <w:marRight w:val="0"/>
          <w:marTop w:val="0"/>
          <w:marBottom w:val="0"/>
          <w:divBdr>
            <w:top w:val="none" w:sz="0" w:space="0" w:color="auto"/>
            <w:left w:val="none" w:sz="0" w:space="0" w:color="auto"/>
            <w:bottom w:val="none" w:sz="0" w:space="0" w:color="auto"/>
            <w:right w:val="none" w:sz="0" w:space="0" w:color="auto"/>
          </w:divBdr>
        </w:div>
        <w:div w:id="909846955">
          <w:marLeft w:val="480"/>
          <w:marRight w:val="0"/>
          <w:marTop w:val="0"/>
          <w:marBottom w:val="0"/>
          <w:divBdr>
            <w:top w:val="none" w:sz="0" w:space="0" w:color="auto"/>
            <w:left w:val="none" w:sz="0" w:space="0" w:color="auto"/>
            <w:bottom w:val="none" w:sz="0" w:space="0" w:color="auto"/>
            <w:right w:val="none" w:sz="0" w:space="0" w:color="auto"/>
          </w:divBdr>
        </w:div>
        <w:div w:id="951058791">
          <w:marLeft w:val="480"/>
          <w:marRight w:val="0"/>
          <w:marTop w:val="0"/>
          <w:marBottom w:val="0"/>
          <w:divBdr>
            <w:top w:val="none" w:sz="0" w:space="0" w:color="auto"/>
            <w:left w:val="none" w:sz="0" w:space="0" w:color="auto"/>
            <w:bottom w:val="none" w:sz="0" w:space="0" w:color="auto"/>
            <w:right w:val="none" w:sz="0" w:space="0" w:color="auto"/>
          </w:divBdr>
        </w:div>
        <w:div w:id="954210128">
          <w:marLeft w:val="480"/>
          <w:marRight w:val="0"/>
          <w:marTop w:val="0"/>
          <w:marBottom w:val="0"/>
          <w:divBdr>
            <w:top w:val="none" w:sz="0" w:space="0" w:color="auto"/>
            <w:left w:val="none" w:sz="0" w:space="0" w:color="auto"/>
            <w:bottom w:val="none" w:sz="0" w:space="0" w:color="auto"/>
            <w:right w:val="none" w:sz="0" w:space="0" w:color="auto"/>
          </w:divBdr>
        </w:div>
        <w:div w:id="977997109">
          <w:marLeft w:val="480"/>
          <w:marRight w:val="0"/>
          <w:marTop w:val="0"/>
          <w:marBottom w:val="0"/>
          <w:divBdr>
            <w:top w:val="none" w:sz="0" w:space="0" w:color="auto"/>
            <w:left w:val="none" w:sz="0" w:space="0" w:color="auto"/>
            <w:bottom w:val="none" w:sz="0" w:space="0" w:color="auto"/>
            <w:right w:val="none" w:sz="0" w:space="0" w:color="auto"/>
          </w:divBdr>
        </w:div>
        <w:div w:id="1002315726">
          <w:marLeft w:val="480"/>
          <w:marRight w:val="0"/>
          <w:marTop w:val="0"/>
          <w:marBottom w:val="0"/>
          <w:divBdr>
            <w:top w:val="none" w:sz="0" w:space="0" w:color="auto"/>
            <w:left w:val="none" w:sz="0" w:space="0" w:color="auto"/>
            <w:bottom w:val="none" w:sz="0" w:space="0" w:color="auto"/>
            <w:right w:val="none" w:sz="0" w:space="0" w:color="auto"/>
          </w:divBdr>
        </w:div>
      </w:divsChild>
    </w:div>
    <w:div w:id="867253614">
      <w:bodyDiv w:val="1"/>
      <w:marLeft w:val="0"/>
      <w:marRight w:val="0"/>
      <w:marTop w:val="0"/>
      <w:marBottom w:val="0"/>
      <w:divBdr>
        <w:top w:val="none" w:sz="0" w:space="0" w:color="auto"/>
        <w:left w:val="none" w:sz="0" w:space="0" w:color="auto"/>
        <w:bottom w:val="none" w:sz="0" w:space="0" w:color="auto"/>
        <w:right w:val="none" w:sz="0" w:space="0" w:color="auto"/>
      </w:divBdr>
    </w:div>
    <w:div w:id="867566062">
      <w:bodyDiv w:val="1"/>
      <w:marLeft w:val="0"/>
      <w:marRight w:val="0"/>
      <w:marTop w:val="0"/>
      <w:marBottom w:val="0"/>
      <w:divBdr>
        <w:top w:val="none" w:sz="0" w:space="0" w:color="auto"/>
        <w:left w:val="none" w:sz="0" w:space="0" w:color="auto"/>
        <w:bottom w:val="none" w:sz="0" w:space="0" w:color="auto"/>
        <w:right w:val="none" w:sz="0" w:space="0" w:color="auto"/>
      </w:divBdr>
      <w:divsChild>
        <w:div w:id="21251584">
          <w:marLeft w:val="480"/>
          <w:marRight w:val="0"/>
          <w:marTop w:val="0"/>
          <w:marBottom w:val="0"/>
          <w:divBdr>
            <w:top w:val="none" w:sz="0" w:space="0" w:color="auto"/>
            <w:left w:val="none" w:sz="0" w:space="0" w:color="auto"/>
            <w:bottom w:val="none" w:sz="0" w:space="0" w:color="auto"/>
            <w:right w:val="none" w:sz="0" w:space="0" w:color="auto"/>
          </w:divBdr>
        </w:div>
        <w:div w:id="31345063">
          <w:marLeft w:val="480"/>
          <w:marRight w:val="0"/>
          <w:marTop w:val="0"/>
          <w:marBottom w:val="0"/>
          <w:divBdr>
            <w:top w:val="none" w:sz="0" w:space="0" w:color="auto"/>
            <w:left w:val="none" w:sz="0" w:space="0" w:color="auto"/>
            <w:bottom w:val="none" w:sz="0" w:space="0" w:color="auto"/>
            <w:right w:val="none" w:sz="0" w:space="0" w:color="auto"/>
          </w:divBdr>
        </w:div>
        <w:div w:id="66074260">
          <w:marLeft w:val="480"/>
          <w:marRight w:val="0"/>
          <w:marTop w:val="0"/>
          <w:marBottom w:val="0"/>
          <w:divBdr>
            <w:top w:val="none" w:sz="0" w:space="0" w:color="auto"/>
            <w:left w:val="none" w:sz="0" w:space="0" w:color="auto"/>
            <w:bottom w:val="none" w:sz="0" w:space="0" w:color="auto"/>
            <w:right w:val="none" w:sz="0" w:space="0" w:color="auto"/>
          </w:divBdr>
        </w:div>
        <w:div w:id="82337183">
          <w:marLeft w:val="480"/>
          <w:marRight w:val="0"/>
          <w:marTop w:val="0"/>
          <w:marBottom w:val="0"/>
          <w:divBdr>
            <w:top w:val="none" w:sz="0" w:space="0" w:color="auto"/>
            <w:left w:val="none" w:sz="0" w:space="0" w:color="auto"/>
            <w:bottom w:val="none" w:sz="0" w:space="0" w:color="auto"/>
            <w:right w:val="none" w:sz="0" w:space="0" w:color="auto"/>
          </w:divBdr>
        </w:div>
        <w:div w:id="104233689">
          <w:marLeft w:val="480"/>
          <w:marRight w:val="0"/>
          <w:marTop w:val="0"/>
          <w:marBottom w:val="0"/>
          <w:divBdr>
            <w:top w:val="none" w:sz="0" w:space="0" w:color="auto"/>
            <w:left w:val="none" w:sz="0" w:space="0" w:color="auto"/>
            <w:bottom w:val="none" w:sz="0" w:space="0" w:color="auto"/>
            <w:right w:val="none" w:sz="0" w:space="0" w:color="auto"/>
          </w:divBdr>
        </w:div>
        <w:div w:id="147526822">
          <w:marLeft w:val="480"/>
          <w:marRight w:val="0"/>
          <w:marTop w:val="0"/>
          <w:marBottom w:val="0"/>
          <w:divBdr>
            <w:top w:val="none" w:sz="0" w:space="0" w:color="auto"/>
            <w:left w:val="none" w:sz="0" w:space="0" w:color="auto"/>
            <w:bottom w:val="none" w:sz="0" w:space="0" w:color="auto"/>
            <w:right w:val="none" w:sz="0" w:space="0" w:color="auto"/>
          </w:divBdr>
        </w:div>
        <w:div w:id="159779353">
          <w:marLeft w:val="480"/>
          <w:marRight w:val="0"/>
          <w:marTop w:val="0"/>
          <w:marBottom w:val="0"/>
          <w:divBdr>
            <w:top w:val="none" w:sz="0" w:space="0" w:color="auto"/>
            <w:left w:val="none" w:sz="0" w:space="0" w:color="auto"/>
            <w:bottom w:val="none" w:sz="0" w:space="0" w:color="auto"/>
            <w:right w:val="none" w:sz="0" w:space="0" w:color="auto"/>
          </w:divBdr>
        </w:div>
        <w:div w:id="222762315">
          <w:marLeft w:val="480"/>
          <w:marRight w:val="0"/>
          <w:marTop w:val="0"/>
          <w:marBottom w:val="0"/>
          <w:divBdr>
            <w:top w:val="none" w:sz="0" w:space="0" w:color="auto"/>
            <w:left w:val="none" w:sz="0" w:space="0" w:color="auto"/>
            <w:bottom w:val="none" w:sz="0" w:space="0" w:color="auto"/>
            <w:right w:val="none" w:sz="0" w:space="0" w:color="auto"/>
          </w:divBdr>
        </w:div>
        <w:div w:id="223833926">
          <w:marLeft w:val="480"/>
          <w:marRight w:val="0"/>
          <w:marTop w:val="0"/>
          <w:marBottom w:val="0"/>
          <w:divBdr>
            <w:top w:val="none" w:sz="0" w:space="0" w:color="auto"/>
            <w:left w:val="none" w:sz="0" w:space="0" w:color="auto"/>
            <w:bottom w:val="none" w:sz="0" w:space="0" w:color="auto"/>
            <w:right w:val="none" w:sz="0" w:space="0" w:color="auto"/>
          </w:divBdr>
        </w:div>
        <w:div w:id="261686135">
          <w:marLeft w:val="480"/>
          <w:marRight w:val="0"/>
          <w:marTop w:val="0"/>
          <w:marBottom w:val="0"/>
          <w:divBdr>
            <w:top w:val="none" w:sz="0" w:space="0" w:color="auto"/>
            <w:left w:val="none" w:sz="0" w:space="0" w:color="auto"/>
            <w:bottom w:val="none" w:sz="0" w:space="0" w:color="auto"/>
            <w:right w:val="none" w:sz="0" w:space="0" w:color="auto"/>
          </w:divBdr>
        </w:div>
        <w:div w:id="282541229">
          <w:marLeft w:val="480"/>
          <w:marRight w:val="0"/>
          <w:marTop w:val="0"/>
          <w:marBottom w:val="0"/>
          <w:divBdr>
            <w:top w:val="none" w:sz="0" w:space="0" w:color="auto"/>
            <w:left w:val="none" w:sz="0" w:space="0" w:color="auto"/>
            <w:bottom w:val="none" w:sz="0" w:space="0" w:color="auto"/>
            <w:right w:val="none" w:sz="0" w:space="0" w:color="auto"/>
          </w:divBdr>
        </w:div>
        <w:div w:id="345795566">
          <w:marLeft w:val="480"/>
          <w:marRight w:val="0"/>
          <w:marTop w:val="0"/>
          <w:marBottom w:val="0"/>
          <w:divBdr>
            <w:top w:val="none" w:sz="0" w:space="0" w:color="auto"/>
            <w:left w:val="none" w:sz="0" w:space="0" w:color="auto"/>
            <w:bottom w:val="none" w:sz="0" w:space="0" w:color="auto"/>
            <w:right w:val="none" w:sz="0" w:space="0" w:color="auto"/>
          </w:divBdr>
        </w:div>
        <w:div w:id="357514782">
          <w:marLeft w:val="480"/>
          <w:marRight w:val="0"/>
          <w:marTop w:val="0"/>
          <w:marBottom w:val="0"/>
          <w:divBdr>
            <w:top w:val="none" w:sz="0" w:space="0" w:color="auto"/>
            <w:left w:val="none" w:sz="0" w:space="0" w:color="auto"/>
            <w:bottom w:val="none" w:sz="0" w:space="0" w:color="auto"/>
            <w:right w:val="none" w:sz="0" w:space="0" w:color="auto"/>
          </w:divBdr>
        </w:div>
        <w:div w:id="365180314">
          <w:marLeft w:val="480"/>
          <w:marRight w:val="0"/>
          <w:marTop w:val="0"/>
          <w:marBottom w:val="0"/>
          <w:divBdr>
            <w:top w:val="none" w:sz="0" w:space="0" w:color="auto"/>
            <w:left w:val="none" w:sz="0" w:space="0" w:color="auto"/>
            <w:bottom w:val="none" w:sz="0" w:space="0" w:color="auto"/>
            <w:right w:val="none" w:sz="0" w:space="0" w:color="auto"/>
          </w:divBdr>
        </w:div>
        <w:div w:id="419185437">
          <w:marLeft w:val="480"/>
          <w:marRight w:val="0"/>
          <w:marTop w:val="0"/>
          <w:marBottom w:val="0"/>
          <w:divBdr>
            <w:top w:val="none" w:sz="0" w:space="0" w:color="auto"/>
            <w:left w:val="none" w:sz="0" w:space="0" w:color="auto"/>
            <w:bottom w:val="none" w:sz="0" w:space="0" w:color="auto"/>
            <w:right w:val="none" w:sz="0" w:space="0" w:color="auto"/>
          </w:divBdr>
        </w:div>
        <w:div w:id="486240495">
          <w:marLeft w:val="480"/>
          <w:marRight w:val="0"/>
          <w:marTop w:val="0"/>
          <w:marBottom w:val="0"/>
          <w:divBdr>
            <w:top w:val="none" w:sz="0" w:space="0" w:color="auto"/>
            <w:left w:val="none" w:sz="0" w:space="0" w:color="auto"/>
            <w:bottom w:val="none" w:sz="0" w:space="0" w:color="auto"/>
            <w:right w:val="none" w:sz="0" w:space="0" w:color="auto"/>
          </w:divBdr>
        </w:div>
        <w:div w:id="530189572">
          <w:marLeft w:val="480"/>
          <w:marRight w:val="0"/>
          <w:marTop w:val="0"/>
          <w:marBottom w:val="0"/>
          <w:divBdr>
            <w:top w:val="none" w:sz="0" w:space="0" w:color="auto"/>
            <w:left w:val="none" w:sz="0" w:space="0" w:color="auto"/>
            <w:bottom w:val="none" w:sz="0" w:space="0" w:color="auto"/>
            <w:right w:val="none" w:sz="0" w:space="0" w:color="auto"/>
          </w:divBdr>
        </w:div>
        <w:div w:id="627081107">
          <w:marLeft w:val="480"/>
          <w:marRight w:val="0"/>
          <w:marTop w:val="0"/>
          <w:marBottom w:val="0"/>
          <w:divBdr>
            <w:top w:val="none" w:sz="0" w:space="0" w:color="auto"/>
            <w:left w:val="none" w:sz="0" w:space="0" w:color="auto"/>
            <w:bottom w:val="none" w:sz="0" w:space="0" w:color="auto"/>
            <w:right w:val="none" w:sz="0" w:space="0" w:color="auto"/>
          </w:divBdr>
        </w:div>
        <w:div w:id="635380310">
          <w:marLeft w:val="480"/>
          <w:marRight w:val="0"/>
          <w:marTop w:val="0"/>
          <w:marBottom w:val="0"/>
          <w:divBdr>
            <w:top w:val="none" w:sz="0" w:space="0" w:color="auto"/>
            <w:left w:val="none" w:sz="0" w:space="0" w:color="auto"/>
            <w:bottom w:val="none" w:sz="0" w:space="0" w:color="auto"/>
            <w:right w:val="none" w:sz="0" w:space="0" w:color="auto"/>
          </w:divBdr>
        </w:div>
        <w:div w:id="680085181">
          <w:marLeft w:val="480"/>
          <w:marRight w:val="0"/>
          <w:marTop w:val="0"/>
          <w:marBottom w:val="0"/>
          <w:divBdr>
            <w:top w:val="none" w:sz="0" w:space="0" w:color="auto"/>
            <w:left w:val="none" w:sz="0" w:space="0" w:color="auto"/>
            <w:bottom w:val="none" w:sz="0" w:space="0" w:color="auto"/>
            <w:right w:val="none" w:sz="0" w:space="0" w:color="auto"/>
          </w:divBdr>
        </w:div>
        <w:div w:id="716271765">
          <w:marLeft w:val="480"/>
          <w:marRight w:val="0"/>
          <w:marTop w:val="0"/>
          <w:marBottom w:val="0"/>
          <w:divBdr>
            <w:top w:val="none" w:sz="0" w:space="0" w:color="auto"/>
            <w:left w:val="none" w:sz="0" w:space="0" w:color="auto"/>
            <w:bottom w:val="none" w:sz="0" w:space="0" w:color="auto"/>
            <w:right w:val="none" w:sz="0" w:space="0" w:color="auto"/>
          </w:divBdr>
        </w:div>
        <w:div w:id="748305769">
          <w:marLeft w:val="480"/>
          <w:marRight w:val="0"/>
          <w:marTop w:val="0"/>
          <w:marBottom w:val="0"/>
          <w:divBdr>
            <w:top w:val="none" w:sz="0" w:space="0" w:color="auto"/>
            <w:left w:val="none" w:sz="0" w:space="0" w:color="auto"/>
            <w:bottom w:val="none" w:sz="0" w:space="0" w:color="auto"/>
            <w:right w:val="none" w:sz="0" w:space="0" w:color="auto"/>
          </w:divBdr>
        </w:div>
        <w:div w:id="781149491">
          <w:marLeft w:val="480"/>
          <w:marRight w:val="0"/>
          <w:marTop w:val="0"/>
          <w:marBottom w:val="0"/>
          <w:divBdr>
            <w:top w:val="none" w:sz="0" w:space="0" w:color="auto"/>
            <w:left w:val="none" w:sz="0" w:space="0" w:color="auto"/>
            <w:bottom w:val="none" w:sz="0" w:space="0" w:color="auto"/>
            <w:right w:val="none" w:sz="0" w:space="0" w:color="auto"/>
          </w:divBdr>
        </w:div>
        <w:div w:id="814495599">
          <w:marLeft w:val="480"/>
          <w:marRight w:val="0"/>
          <w:marTop w:val="0"/>
          <w:marBottom w:val="0"/>
          <w:divBdr>
            <w:top w:val="none" w:sz="0" w:space="0" w:color="auto"/>
            <w:left w:val="none" w:sz="0" w:space="0" w:color="auto"/>
            <w:bottom w:val="none" w:sz="0" w:space="0" w:color="auto"/>
            <w:right w:val="none" w:sz="0" w:space="0" w:color="auto"/>
          </w:divBdr>
        </w:div>
        <w:div w:id="825392662">
          <w:marLeft w:val="480"/>
          <w:marRight w:val="0"/>
          <w:marTop w:val="0"/>
          <w:marBottom w:val="0"/>
          <w:divBdr>
            <w:top w:val="none" w:sz="0" w:space="0" w:color="auto"/>
            <w:left w:val="none" w:sz="0" w:space="0" w:color="auto"/>
            <w:bottom w:val="none" w:sz="0" w:space="0" w:color="auto"/>
            <w:right w:val="none" w:sz="0" w:space="0" w:color="auto"/>
          </w:divBdr>
        </w:div>
        <w:div w:id="853031862">
          <w:marLeft w:val="480"/>
          <w:marRight w:val="0"/>
          <w:marTop w:val="0"/>
          <w:marBottom w:val="0"/>
          <w:divBdr>
            <w:top w:val="none" w:sz="0" w:space="0" w:color="auto"/>
            <w:left w:val="none" w:sz="0" w:space="0" w:color="auto"/>
            <w:bottom w:val="none" w:sz="0" w:space="0" w:color="auto"/>
            <w:right w:val="none" w:sz="0" w:space="0" w:color="auto"/>
          </w:divBdr>
        </w:div>
        <w:div w:id="855462731">
          <w:marLeft w:val="480"/>
          <w:marRight w:val="0"/>
          <w:marTop w:val="0"/>
          <w:marBottom w:val="0"/>
          <w:divBdr>
            <w:top w:val="none" w:sz="0" w:space="0" w:color="auto"/>
            <w:left w:val="none" w:sz="0" w:space="0" w:color="auto"/>
            <w:bottom w:val="none" w:sz="0" w:space="0" w:color="auto"/>
            <w:right w:val="none" w:sz="0" w:space="0" w:color="auto"/>
          </w:divBdr>
        </w:div>
        <w:div w:id="873883280">
          <w:marLeft w:val="480"/>
          <w:marRight w:val="0"/>
          <w:marTop w:val="0"/>
          <w:marBottom w:val="0"/>
          <w:divBdr>
            <w:top w:val="none" w:sz="0" w:space="0" w:color="auto"/>
            <w:left w:val="none" w:sz="0" w:space="0" w:color="auto"/>
            <w:bottom w:val="none" w:sz="0" w:space="0" w:color="auto"/>
            <w:right w:val="none" w:sz="0" w:space="0" w:color="auto"/>
          </w:divBdr>
        </w:div>
        <w:div w:id="887762509">
          <w:marLeft w:val="480"/>
          <w:marRight w:val="0"/>
          <w:marTop w:val="0"/>
          <w:marBottom w:val="0"/>
          <w:divBdr>
            <w:top w:val="none" w:sz="0" w:space="0" w:color="auto"/>
            <w:left w:val="none" w:sz="0" w:space="0" w:color="auto"/>
            <w:bottom w:val="none" w:sz="0" w:space="0" w:color="auto"/>
            <w:right w:val="none" w:sz="0" w:space="0" w:color="auto"/>
          </w:divBdr>
        </w:div>
        <w:div w:id="889807225">
          <w:marLeft w:val="480"/>
          <w:marRight w:val="0"/>
          <w:marTop w:val="0"/>
          <w:marBottom w:val="0"/>
          <w:divBdr>
            <w:top w:val="none" w:sz="0" w:space="0" w:color="auto"/>
            <w:left w:val="none" w:sz="0" w:space="0" w:color="auto"/>
            <w:bottom w:val="none" w:sz="0" w:space="0" w:color="auto"/>
            <w:right w:val="none" w:sz="0" w:space="0" w:color="auto"/>
          </w:divBdr>
        </w:div>
        <w:div w:id="898708877">
          <w:marLeft w:val="480"/>
          <w:marRight w:val="0"/>
          <w:marTop w:val="0"/>
          <w:marBottom w:val="0"/>
          <w:divBdr>
            <w:top w:val="none" w:sz="0" w:space="0" w:color="auto"/>
            <w:left w:val="none" w:sz="0" w:space="0" w:color="auto"/>
            <w:bottom w:val="none" w:sz="0" w:space="0" w:color="auto"/>
            <w:right w:val="none" w:sz="0" w:space="0" w:color="auto"/>
          </w:divBdr>
        </w:div>
        <w:div w:id="904607078">
          <w:marLeft w:val="480"/>
          <w:marRight w:val="0"/>
          <w:marTop w:val="0"/>
          <w:marBottom w:val="0"/>
          <w:divBdr>
            <w:top w:val="none" w:sz="0" w:space="0" w:color="auto"/>
            <w:left w:val="none" w:sz="0" w:space="0" w:color="auto"/>
            <w:bottom w:val="none" w:sz="0" w:space="0" w:color="auto"/>
            <w:right w:val="none" w:sz="0" w:space="0" w:color="auto"/>
          </w:divBdr>
        </w:div>
        <w:div w:id="925967088">
          <w:marLeft w:val="480"/>
          <w:marRight w:val="0"/>
          <w:marTop w:val="0"/>
          <w:marBottom w:val="0"/>
          <w:divBdr>
            <w:top w:val="none" w:sz="0" w:space="0" w:color="auto"/>
            <w:left w:val="none" w:sz="0" w:space="0" w:color="auto"/>
            <w:bottom w:val="none" w:sz="0" w:space="0" w:color="auto"/>
            <w:right w:val="none" w:sz="0" w:space="0" w:color="auto"/>
          </w:divBdr>
        </w:div>
        <w:div w:id="934632263">
          <w:marLeft w:val="480"/>
          <w:marRight w:val="0"/>
          <w:marTop w:val="0"/>
          <w:marBottom w:val="0"/>
          <w:divBdr>
            <w:top w:val="none" w:sz="0" w:space="0" w:color="auto"/>
            <w:left w:val="none" w:sz="0" w:space="0" w:color="auto"/>
            <w:bottom w:val="none" w:sz="0" w:space="0" w:color="auto"/>
            <w:right w:val="none" w:sz="0" w:space="0" w:color="auto"/>
          </w:divBdr>
        </w:div>
        <w:div w:id="952711524">
          <w:marLeft w:val="480"/>
          <w:marRight w:val="0"/>
          <w:marTop w:val="0"/>
          <w:marBottom w:val="0"/>
          <w:divBdr>
            <w:top w:val="none" w:sz="0" w:space="0" w:color="auto"/>
            <w:left w:val="none" w:sz="0" w:space="0" w:color="auto"/>
            <w:bottom w:val="none" w:sz="0" w:space="0" w:color="auto"/>
            <w:right w:val="none" w:sz="0" w:space="0" w:color="auto"/>
          </w:divBdr>
        </w:div>
        <w:div w:id="980110226">
          <w:marLeft w:val="480"/>
          <w:marRight w:val="0"/>
          <w:marTop w:val="0"/>
          <w:marBottom w:val="0"/>
          <w:divBdr>
            <w:top w:val="none" w:sz="0" w:space="0" w:color="auto"/>
            <w:left w:val="none" w:sz="0" w:space="0" w:color="auto"/>
            <w:bottom w:val="none" w:sz="0" w:space="0" w:color="auto"/>
            <w:right w:val="none" w:sz="0" w:space="0" w:color="auto"/>
          </w:divBdr>
        </w:div>
        <w:div w:id="981276446">
          <w:marLeft w:val="480"/>
          <w:marRight w:val="0"/>
          <w:marTop w:val="0"/>
          <w:marBottom w:val="0"/>
          <w:divBdr>
            <w:top w:val="none" w:sz="0" w:space="0" w:color="auto"/>
            <w:left w:val="none" w:sz="0" w:space="0" w:color="auto"/>
            <w:bottom w:val="none" w:sz="0" w:space="0" w:color="auto"/>
            <w:right w:val="none" w:sz="0" w:space="0" w:color="auto"/>
          </w:divBdr>
        </w:div>
      </w:divsChild>
    </w:div>
    <w:div w:id="868374392">
      <w:bodyDiv w:val="1"/>
      <w:marLeft w:val="0"/>
      <w:marRight w:val="0"/>
      <w:marTop w:val="0"/>
      <w:marBottom w:val="0"/>
      <w:divBdr>
        <w:top w:val="none" w:sz="0" w:space="0" w:color="auto"/>
        <w:left w:val="none" w:sz="0" w:space="0" w:color="auto"/>
        <w:bottom w:val="none" w:sz="0" w:space="0" w:color="auto"/>
        <w:right w:val="none" w:sz="0" w:space="0" w:color="auto"/>
      </w:divBdr>
    </w:div>
    <w:div w:id="868836690">
      <w:bodyDiv w:val="1"/>
      <w:marLeft w:val="0"/>
      <w:marRight w:val="0"/>
      <w:marTop w:val="0"/>
      <w:marBottom w:val="0"/>
      <w:divBdr>
        <w:top w:val="none" w:sz="0" w:space="0" w:color="auto"/>
        <w:left w:val="none" w:sz="0" w:space="0" w:color="auto"/>
        <w:bottom w:val="none" w:sz="0" w:space="0" w:color="auto"/>
        <w:right w:val="none" w:sz="0" w:space="0" w:color="auto"/>
      </w:divBdr>
    </w:div>
    <w:div w:id="868838092">
      <w:bodyDiv w:val="1"/>
      <w:marLeft w:val="0"/>
      <w:marRight w:val="0"/>
      <w:marTop w:val="0"/>
      <w:marBottom w:val="0"/>
      <w:divBdr>
        <w:top w:val="none" w:sz="0" w:space="0" w:color="auto"/>
        <w:left w:val="none" w:sz="0" w:space="0" w:color="auto"/>
        <w:bottom w:val="none" w:sz="0" w:space="0" w:color="auto"/>
        <w:right w:val="none" w:sz="0" w:space="0" w:color="auto"/>
      </w:divBdr>
    </w:div>
    <w:div w:id="868876456">
      <w:bodyDiv w:val="1"/>
      <w:marLeft w:val="0"/>
      <w:marRight w:val="0"/>
      <w:marTop w:val="0"/>
      <w:marBottom w:val="0"/>
      <w:divBdr>
        <w:top w:val="none" w:sz="0" w:space="0" w:color="auto"/>
        <w:left w:val="none" w:sz="0" w:space="0" w:color="auto"/>
        <w:bottom w:val="none" w:sz="0" w:space="0" w:color="auto"/>
        <w:right w:val="none" w:sz="0" w:space="0" w:color="auto"/>
      </w:divBdr>
    </w:div>
    <w:div w:id="869227648">
      <w:bodyDiv w:val="1"/>
      <w:marLeft w:val="0"/>
      <w:marRight w:val="0"/>
      <w:marTop w:val="0"/>
      <w:marBottom w:val="0"/>
      <w:divBdr>
        <w:top w:val="none" w:sz="0" w:space="0" w:color="auto"/>
        <w:left w:val="none" w:sz="0" w:space="0" w:color="auto"/>
        <w:bottom w:val="none" w:sz="0" w:space="0" w:color="auto"/>
        <w:right w:val="none" w:sz="0" w:space="0" w:color="auto"/>
      </w:divBdr>
    </w:div>
    <w:div w:id="869487988">
      <w:bodyDiv w:val="1"/>
      <w:marLeft w:val="0"/>
      <w:marRight w:val="0"/>
      <w:marTop w:val="0"/>
      <w:marBottom w:val="0"/>
      <w:divBdr>
        <w:top w:val="none" w:sz="0" w:space="0" w:color="auto"/>
        <w:left w:val="none" w:sz="0" w:space="0" w:color="auto"/>
        <w:bottom w:val="none" w:sz="0" w:space="0" w:color="auto"/>
        <w:right w:val="none" w:sz="0" w:space="0" w:color="auto"/>
      </w:divBdr>
    </w:div>
    <w:div w:id="870075095">
      <w:bodyDiv w:val="1"/>
      <w:marLeft w:val="0"/>
      <w:marRight w:val="0"/>
      <w:marTop w:val="0"/>
      <w:marBottom w:val="0"/>
      <w:divBdr>
        <w:top w:val="none" w:sz="0" w:space="0" w:color="auto"/>
        <w:left w:val="none" w:sz="0" w:space="0" w:color="auto"/>
        <w:bottom w:val="none" w:sz="0" w:space="0" w:color="auto"/>
        <w:right w:val="none" w:sz="0" w:space="0" w:color="auto"/>
      </w:divBdr>
    </w:div>
    <w:div w:id="870266385">
      <w:bodyDiv w:val="1"/>
      <w:marLeft w:val="0"/>
      <w:marRight w:val="0"/>
      <w:marTop w:val="0"/>
      <w:marBottom w:val="0"/>
      <w:divBdr>
        <w:top w:val="none" w:sz="0" w:space="0" w:color="auto"/>
        <w:left w:val="none" w:sz="0" w:space="0" w:color="auto"/>
        <w:bottom w:val="none" w:sz="0" w:space="0" w:color="auto"/>
        <w:right w:val="none" w:sz="0" w:space="0" w:color="auto"/>
      </w:divBdr>
    </w:div>
    <w:div w:id="870529122">
      <w:bodyDiv w:val="1"/>
      <w:marLeft w:val="0"/>
      <w:marRight w:val="0"/>
      <w:marTop w:val="0"/>
      <w:marBottom w:val="0"/>
      <w:divBdr>
        <w:top w:val="none" w:sz="0" w:space="0" w:color="auto"/>
        <w:left w:val="none" w:sz="0" w:space="0" w:color="auto"/>
        <w:bottom w:val="none" w:sz="0" w:space="0" w:color="auto"/>
        <w:right w:val="none" w:sz="0" w:space="0" w:color="auto"/>
      </w:divBdr>
    </w:div>
    <w:div w:id="870530595">
      <w:bodyDiv w:val="1"/>
      <w:marLeft w:val="0"/>
      <w:marRight w:val="0"/>
      <w:marTop w:val="0"/>
      <w:marBottom w:val="0"/>
      <w:divBdr>
        <w:top w:val="none" w:sz="0" w:space="0" w:color="auto"/>
        <w:left w:val="none" w:sz="0" w:space="0" w:color="auto"/>
        <w:bottom w:val="none" w:sz="0" w:space="0" w:color="auto"/>
        <w:right w:val="none" w:sz="0" w:space="0" w:color="auto"/>
      </w:divBdr>
    </w:div>
    <w:div w:id="870609687">
      <w:bodyDiv w:val="1"/>
      <w:marLeft w:val="0"/>
      <w:marRight w:val="0"/>
      <w:marTop w:val="0"/>
      <w:marBottom w:val="0"/>
      <w:divBdr>
        <w:top w:val="none" w:sz="0" w:space="0" w:color="auto"/>
        <w:left w:val="none" w:sz="0" w:space="0" w:color="auto"/>
        <w:bottom w:val="none" w:sz="0" w:space="0" w:color="auto"/>
        <w:right w:val="none" w:sz="0" w:space="0" w:color="auto"/>
      </w:divBdr>
      <w:divsChild>
        <w:div w:id="11763414">
          <w:marLeft w:val="480"/>
          <w:marRight w:val="0"/>
          <w:marTop w:val="0"/>
          <w:marBottom w:val="0"/>
          <w:divBdr>
            <w:top w:val="none" w:sz="0" w:space="0" w:color="auto"/>
            <w:left w:val="none" w:sz="0" w:space="0" w:color="auto"/>
            <w:bottom w:val="none" w:sz="0" w:space="0" w:color="auto"/>
            <w:right w:val="none" w:sz="0" w:space="0" w:color="auto"/>
          </w:divBdr>
        </w:div>
        <w:div w:id="42215260">
          <w:marLeft w:val="480"/>
          <w:marRight w:val="0"/>
          <w:marTop w:val="0"/>
          <w:marBottom w:val="0"/>
          <w:divBdr>
            <w:top w:val="none" w:sz="0" w:space="0" w:color="auto"/>
            <w:left w:val="none" w:sz="0" w:space="0" w:color="auto"/>
            <w:bottom w:val="none" w:sz="0" w:space="0" w:color="auto"/>
            <w:right w:val="none" w:sz="0" w:space="0" w:color="auto"/>
          </w:divBdr>
        </w:div>
        <w:div w:id="87821427">
          <w:marLeft w:val="480"/>
          <w:marRight w:val="0"/>
          <w:marTop w:val="0"/>
          <w:marBottom w:val="0"/>
          <w:divBdr>
            <w:top w:val="none" w:sz="0" w:space="0" w:color="auto"/>
            <w:left w:val="none" w:sz="0" w:space="0" w:color="auto"/>
            <w:bottom w:val="none" w:sz="0" w:space="0" w:color="auto"/>
            <w:right w:val="none" w:sz="0" w:space="0" w:color="auto"/>
          </w:divBdr>
        </w:div>
        <w:div w:id="95098033">
          <w:marLeft w:val="480"/>
          <w:marRight w:val="0"/>
          <w:marTop w:val="0"/>
          <w:marBottom w:val="0"/>
          <w:divBdr>
            <w:top w:val="none" w:sz="0" w:space="0" w:color="auto"/>
            <w:left w:val="none" w:sz="0" w:space="0" w:color="auto"/>
            <w:bottom w:val="none" w:sz="0" w:space="0" w:color="auto"/>
            <w:right w:val="none" w:sz="0" w:space="0" w:color="auto"/>
          </w:divBdr>
        </w:div>
        <w:div w:id="127862673">
          <w:marLeft w:val="480"/>
          <w:marRight w:val="0"/>
          <w:marTop w:val="0"/>
          <w:marBottom w:val="0"/>
          <w:divBdr>
            <w:top w:val="none" w:sz="0" w:space="0" w:color="auto"/>
            <w:left w:val="none" w:sz="0" w:space="0" w:color="auto"/>
            <w:bottom w:val="none" w:sz="0" w:space="0" w:color="auto"/>
            <w:right w:val="none" w:sz="0" w:space="0" w:color="auto"/>
          </w:divBdr>
        </w:div>
        <w:div w:id="167058842">
          <w:marLeft w:val="480"/>
          <w:marRight w:val="0"/>
          <w:marTop w:val="0"/>
          <w:marBottom w:val="0"/>
          <w:divBdr>
            <w:top w:val="none" w:sz="0" w:space="0" w:color="auto"/>
            <w:left w:val="none" w:sz="0" w:space="0" w:color="auto"/>
            <w:bottom w:val="none" w:sz="0" w:space="0" w:color="auto"/>
            <w:right w:val="none" w:sz="0" w:space="0" w:color="auto"/>
          </w:divBdr>
        </w:div>
        <w:div w:id="190000457">
          <w:marLeft w:val="480"/>
          <w:marRight w:val="0"/>
          <w:marTop w:val="0"/>
          <w:marBottom w:val="0"/>
          <w:divBdr>
            <w:top w:val="none" w:sz="0" w:space="0" w:color="auto"/>
            <w:left w:val="none" w:sz="0" w:space="0" w:color="auto"/>
            <w:bottom w:val="none" w:sz="0" w:space="0" w:color="auto"/>
            <w:right w:val="none" w:sz="0" w:space="0" w:color="auto"/>
          </w:divBdr>
        </w:div>
        <w:div w:id="191114319">
          <w:marLeft w:val="480"/>
          <w:marRight w:val="0"/>
          <w:marTop w:val="0"/>
          <w:marBottom w:val="0"/>
          <w:divBdr>
            <w:top w:val="none" w:sz="0" w:space="0" w:color="auto"/>
            <w:left w:val="none" w:sz="0" w:space="0" w:color="auto"/>
            <w:bottom w:val="none" w:sz="0" w:space="0" w:color="auto"/>
            <w:right w:val="none" w:sz="0" w:space="0" w:color="auto"/>
          </w:divBdr>
        </w:div>
        <w:div w:id="226569617">
          <w:marLeft w:val="480"/>
          <w:marRight w:val="0"/>
          <w:marTop w:val="0"/>
          <w:marBottom w:val="0"/>
          <w:divBdr>
            <w:top w:val="none" w:sz="0" w:space="0" w:color="auto"/>
            <w:left w:val="none" w:sz="0" w:space="0" w:color="auto"/>
            <w:bottom w:val="none" w:sz="0" w:space="0" w:color="auto"/>
            <w:right w:val="none" w:sz="0" w:space="0" w:color="auto"/>
          </w:divBdr>
        </w:div>
        <w:div w:id="282928542">
          <w:marLeft w:val="480"/>
          <w:marRight w:val="0"/>
          <w:marTop w:val="0"/>
          <w:marBottom w:val="0"/>
          <w:divBdr>
            <w:top w:val="none" w:sz="0" w:space="0" w:color="auto"/>
            <w:left w:val="none" w:sz="0" w:space="0" w:color="auto"/>
            <w:bottom w:val="none" w:sz="0" w:space="0" w:color="auto"/>
            <w:right w:val="none" w:sz="0" w:space="0" w:color="auto"/>
          </w:divBdr>
        </w:div>
        <w:div w:id="297534753">
          <w:marLeft w:val="480"/>
          <w:marRight w:val="0"/>
          <w:marTop w:val="0"/>
          <w:marBottom w:val="0"/>
          <w:divBdr>
            <w:top w:val="none" w:sz="0" w:space="0" w:color="auto"/>
            <w:left w:val="none" w:sz="0" w:space="0" w:color="auto"/>
            <w:bottom w:val="none" w:sz="0" w:space="0" w:color="auto"/>
            <w:right w:val="none" w:sz="0" w:space="0" w:color="auto"/>
          </w:divBdr>
        </w:div>
        <w:div w:id="309946405">
          <w:marLeft w:val="480"/>
          <w:marRight w:val="0"/>
          <w:marTop w:val="0"/>
          <w:marBottom w:val="0"/>
          <w:divBdr>
            <w:top w:val="none" w:sz="0" w:space="0" w:color="auto"/>
            <w:left w:val="none" w:sz="0" w:space="0" w:color="auto"/>
            <w:bottom w:val="none" w:sz="0" w:space="0" w:color="auto"/>
            <w:right w:val="none" w:sz="0" w:space="0" w:color="auto"/>
          </w:divBdr>
        </w:div>
        <w:div w:id="335963224">
          <w:marLeft w:val="480"/>
          <w:marRight w:val="0"/>
          <w:marTop w:val="0"/>
          <w:marBottom w:val="0"/>
          <w:divBdr>
            <w:top w:val="none" w:sz="0" w:space="0" w:color="auto"/>
            <w:left w:val="none" w:sz="0" w:space="0" w:color="auto"/>
            <w:bottom w:val="none" w:sz="0" w:space="0" w:color="auto"/>
            <w:right w:val="none" w:sz="0" w:space="0" w:color="auto"/>
          </w:divBdr>
        </w:div>
        <w:div w:id="341782222">
          <w:marLeft w:val="480"/>
          <w:marRight w:val="0"/>
          <w:marTop w:val="0"/>
          <w:marBottom w:val="0"/>
          <w:divBdr>
            <w:top w:val="none" w:sz="0" w:space="0" w:color="auto"/>
            <w:left w:val="none" w:sz="0" w:space="0" w:color="auto"/>
            <w:bottom w:val="none" w:sz="0" w:space="0" w:color="auto"/>
            <w:right w:val="none" w:sz="0" w:space="0" w:color="auto"/>
          </w:divBdr>
        </w:div>
        <w:div w:id="383451302">
          <w:marLeft w:val="480"/>
          <w:marRight w:val="0"/>
          <w:marTop w:val="0"/>
          <w:marBottom w:val="0"/>
          <w:divBdr>
            <w:top w:val="none" w:sz="0" w:space="0" w:color="auto"/>
            <w:left w:val="none" w:sz="0" w:space="0" w:color="auto"/>
            <w:bottom w:val="none" w:sz="0" w:space="0" w:color="auto"/>
            <w:right w:val="none" w:sz="0" w:space="0" w:color="auto"/>
          </w:divBdr>
        </w:div>
        <w:div w:id="433091019">
          <w:marLeft w:val="480"/>
          <w:marRight w:val="0"/>
          <w:marTop w:val="0"/>
          <w:marBottom w:val="0"/>
          <w:divBdr>
            <w:top w:val="none" w:sz="0" w:space="0" w:color="auto"/>
            <w:left w:val="none" w:sz="0" w:space="0" w:color="auto"/>
            <w:bottom w:val="none" w:sz="0" w:space="0" w:color="auto"/>
            <w:right w:val="none" w:sz="0" w:space="0" w:color="auto"/>
          </w:divBdr>
        </w:div>
        <w:div w:id="462114986">
          <w:marLeft w:val="480"/>
          <w:marRight w:val="0"/>
          <w:marTop w:val="0"/>
          <w:marBottom w:val="0"/>
          <w:divBdr>
            <w:top w:val="none" w:sz="0" w:space="0" w:color="auto"/>
            <w:left w:val="none" w:sz="0" w:space="0" w:color="auto"/>
            <w:bottom w:val="none" w:sz="0" w:space="0" w:color="auto"/>
            <w:right w:val="none" w:sz="0" w:space="0" w:color="auto"/>
          </w:divBdr>
        </w:div>
        <w:div w:id="505900710">
          <w:marLeft w:val="480"/>
          <w:marRight w:val="0"/>
          <w:marTop w:val="0"/>
          <w:marBottom w:val="0"/>
          <w:divBdr>
            <w:top w:val="none" w:sz="0" w:space="0" w:color="auto"/>
            <w:left w:val="none" w:sz="0" w:space="0" w:color="auto"/>
            <w:bottom w:val="none" w:sz="0" w:space="0" w:color="auto"/>
            <w:right w:val="none" w:sz="0" w:space="0" w:color="auto"/>
          </w:divBdr>
        </w:div>
        <w:div w:id="526917677">
          <w:marLeft w:val="480"/>
          <w:marRight w:val="0"/>
          <w:marTop w:val="0"/>
          <w:marBottom w:val="0"/>
          <w:divBdr>
            <w:top w:val="none" w:sz="0" w:space="0" w:color="auto"/>
            <w:left w:val="none" w:sz="0" w:space="0" w:color="auto"/>
            <w:bottom w:val="none" w:sz="0" w:space="0" w:color="auto"/>
            <w:right w:val="none" w:sz="0" w:space="0" w:color="auto"/>
          </w:divBdr>
        </w:div>
        <w:div w:id="571428174">
          <w:marLeft w:val="480"/>
          <w:marRight w:val="0"/>
          <w:marTop w:val="0"/>
          <w:marBottom w:val="0"/>
          <w:divBdr>
            <w:top w:val="none" w:sz="0" w:space="0" w:color="auto"/>
            <w:left w:val="none" w:sz="0" w:space="0" w:color="auto"/>
            <w:bottom w:val="none" w:sz="0" w:space="0" w:color="auto"/>
            <w:right w:val="none" w:sz="0" w:space="0" w:color="auto"/>
          </w:divBdr>
        </w:div>
        <w:div w:id="616713982">
          <w:marLeft w:val="480"/>
          <w:marRight w:val="0"/>
          <w:marTop w:val="0"/>
          <w:marBottom w:val="0"/>
          <w:divBdr>
            <w:top w:val="none" w:sz="0" w:space="0" w:color="auto"/>
            <w:left w:val="none" w:sz="0" w:space="0" w:color="auto"/>
            <w:bottom w:val="none" w:sz="0" w:space="0" w:color="auto"/>
            <w:right w:val="none" w:sz="0" w:space="0" w:color="auto"/>
          </w:divBdr>
        </w:div>
        <w:div w:id="626474747">
          <w:marLeft w:val="480"/>
          <w:marRight w:val="0"/>
          <w:marTop w:val="0"/>
          <w:marBottom w:val="0"/>
          <w:divBdr>
            <w:top w:val="none" w:sz="0" w:space="0" w:color="auto"/>
            <w:left w:val="none" w:sz="0" w:space="0" w:color="auto"/>
            <w:bottom w:val="none" w:sz="0" w:space="0" w:color="auto"/>
            <w:right w:val="none" w:sz="0" w:space="0" w:color="auto"/>
          </w:divBdr>
        </w:div>
        <w:div w:id="631903173">
          <w:marLeft w:val="480"/>
          <w:marRight w:val="0"/>
          <w:marTop w:val="0"/>
          <w:marBottom w:val="0"/>
          <w:divBdr>
            <w:top w:val="none" w:sz="0" w:space="0" w:color="auto"/>
            <w:left w:val="none" w:sz="0" w:space="0" w:color="auto"/>
            <w:bottom w:val="none" w:sz="0" w:space="0" w:color="auto"/>
            <w:right w:val="none" w:sz="0" w:space="0" w:color="auto"/>
          </w:divBdr>
        </w:div>
        <w:div w:id="632903855">
          <w:marLeft w:val="480"/>
          <w:marRight w:val="0"/>
          <w:marTop w:val="0"/>
          <w:marBottom w:val="0"/>
          <w:divBdr>
            <w:top w:val="none" w:sz="0" w:space="0" w:color="auto"/>
            <w:left w:val="none" w:sz="0" w:space="0" w:color="auto"/>
            <w:bottom w:val="none" w:sz="0" w:space="0" w:color="auto"/>
            <w:right w:val="none" w:sz="0" w:space="0" w:color="auto"/>
          </w:divBdr>
        </w:div>
        <w:div w:id="677847924">
          <w:marLeft w:val="480"/>
          <w:marRight w:val="0"/>
          <w:marTop w:val="0"/>
          <w:marBottom w:val="0"/>
          <w:divBdr>
            <w:top w:val="none" w:sz="0" w:space="0" w:color="auto"/>
            <w:left w:val="none" w:sz="0" w:space="0" w:color="auto"/>
            <w:bottom w:val="none" w:sz="0" w:space="0" w:color="auto"/>
            <w:right w:val="none" w:sz="0" w:space="0" w:color="auto"/>
          </w:divBdr>
        </w:div>
        <w:div w:id="711153810">
          <w:marLeft w:val="480"/>
          <w:marRight w:val="0"/>
          <w:marTop w:val="0"/>
          <w:marBottom w:val="0"/>
          <w:divBdr>
            <w:top w:val="none" w:sz="0" w:space="0" w:color="auto"/>
            <w:left w:val="none" w:sz="0" w:space="0" w:color="auto"/>
            <w:bottom w:val="none" w:sz="0" w:space="0" w:color="auto"/>
            <w:right w:val="none" w:sz="0" w:space="0" w:color="auto"/>
          </w:divBdr>
        </w:div>
        <w:div w:id="824666749">
          <w:marLeft w:val="480"/>
          <w:marRight w:val="0"/>
          <w:marTop w:val="0"/>
          <w:marBottom w:val="0"/>
          <w:divBdr>
            <w:top w:val="none" w:sz="0" w:space="0" w:color="auto"/>
            <w:left w:val="none" w:sz="0" w:space="0" w:color="auto"/>
            <w:bottom w:val="none" w:sz="0" w:space="0" w:color="auto"/>
            <w:right w:val="none" w:sz="0" w:space="0" w:color="auto"/>
          </w:divBdr>
        </w:div>
        <w:div w:id="833303007">
          <w:marLeft w:val="480"/>
          <w:marRight w:val="0"/>
          <w:marTop w:val="0"/>
          <w:marBottom w:val="0"/>
          <w:divBdr>
            <w:top w:val="none" w:sz="0" w:space="0" w:color="auto"/>
            <w:left w:val="none" w:sz="0" w:space="0" w:color="auto"/>
            <w:bottom w:val="none" w:sz="0" w:space="0" w:color="auto"/>
            <w:right w:val="none" w:sz="0" w:space="0" w:color="auto"/>
          </w:divBdr>
        </w:div>
        <w:div w:id="853304732">
          <w:marLeft w:val="480"/>
          <w:marRight w:val="0"/>
          <w:marTop w:val="0"/>
          <w:marBottom w:val="0"/>
          <w:divBdr>
            <w:top w:val="none" w:sz="0" w:space="0" w:color="auto"/>
            <w:left w:val="none" w:sz="0" w:space="0" w:color="auto"/>
            <w:bottom w:val="none" w:sz="0" w:space="0" w:color="auto"/>
            <w:right w:val="none" w:sz="0" w:space="0" w:color="auto"/>
          </w:divBdr>
        </w:div>
        <w:div w:id="868761008">
          <w:marLeft w:val="480"/>
          <w:marRight w:val="0"/>
          <w:marTop w:val="0"/>
          <w:marBottom w:val="0"/>
          <w:divBdr>
            <w:top w:val="none" w:sz="0" w:space="0" w:color="auto"/>
            <w:left w:val="none" w:sz="0" w:space="0" w:color="auto"/>
            <w:bottom w:val="none" w:sz="0" w:space="0" w:color="auto"/>
            <w:right w:val="none" w:sz="0" w:space="0" w:color="auto"/>
          </w:divBdr>
        </w:div>
        <w:div w:id="878124491">
          <w:marLeft w:val="480"/>
          <w:marRight w:val="0"/>
          <w:marTop w:val="0"/>
          <w:marBottom w:val="0"/>
          <w:divBdr>
            <w:top w:val="none" w:sz="0" w:space="0" w:color="auto"/>
            <w:left w:val="none" w:sz="0" w:space="0" w:color="auto"/>
            <w:bottom w:val="none" w:sz="0" w:space="0" w:color="auto"/>
            <w:right w:val="none" w:sz="0" w:space="0" w:color="auto"/>
          </w:divBdr>
        </w:div>
        <w:div w:id="891505474">
          <w:marLeft w:val="480"/>
          <w:marRight w:val="0"/>
          <w:marTop w:val="0"/>
          <w:marBottom w:val="0"/>
          <w:divBdr>
            <w:top w:val="none" w:sz="0" w:space="0" w:color="auto"/>
            <w:left w:val="none" w:sz="0" w:space="0" w:color="auto"/>
            <w:bottom w:val="none" w:sz="0" w:space="0" w:color="auto"/>
            <w:right w:val="none" w:sz="0" w:space="0" w:color="auto"/>
          </w:divBdr>
        </w:div>
        <w:div w:id="893127933">
          <w:marLeft w:val="480"/>
          <w:marRight w:val="0"/>
          <w:marTop w:val="0"/>
          <w:marBottom w:val="0"/>
          <w:divBdr>
            <w:top w:val="none" w:sz="0" w:space="0" w:color="auto"/>
            <w:left w:val="none" w:sz="0" w:space="0" w:color="auto"/>
            <w:bottom w:val="none" w:sz="0" w:space="0" w:color="auto"/>
            <w:right w:val="none" w:sz="0" w:space="0" w:color="auto"/>
          </w:divBdr>
        </w:div>
        <w:div w:id="894698146">
          <w:marLeft w:val="480"/>
          <w:marRight w:val="0"/>
          <w:marTop w:val="0"/>
          <w:marBottom w:val="0"/>
          <w:divBdr>
            <w:top w:val="none" w:sz="0" w:space="0" w:color="auto"/>
            <w:left w:val="none" w:sz="0" w:space="0" w:color="auto"/>
            <w:bottom w:val="none" w:sz="0" w:space="0" w:color="auto"/>
            <w:right w:val="none" w:sz="0" w:space="0" w:color="auto"/>
          </w:divBdr>
        </w:div>
        <w:div w:id="899289213">
          <w:marLeft w:val="480"/>
          <w:marRight w:val="0"/>
          <w:marTop w:val="0"/>
          <w:marBottom w:val="0"/>
          <w:divBdr>
            <w:top w:val="none" w:sz="0" w:space="0" w:color="auto"/>
            <w:left w:val="none" w:sz="0" w:space="0" w:color="auto"/>
            <w:bottom w:val="none" w:sz="0" w:space="0" w:color="auto"/>
            <w:right w:val="none" w:sz="0" w:space="0" w:color="auto"/>
          </w:divBdr>
        </w:div>
        <w:div w:id="922568771">
          <w:marLeft w:val="480"/>
          <w:marRight w:val="0"/>
          <w:marTop w:val="0"/>
          <w:marBottom w:val="0"/>
          <w:divBdr>
            <w:top w:val="none" w:sz="0" w:space="0" w:color="auto"/>
            <w:left w:val="none" w:sz="0" w:space="0" w:color="auto"/>
            <w:bottom w:val="none" w:sz="0" w:space="0" w:color="auto"/>
            <w:right w:val="none" w:sz="0" w:space="0" w:color="auto"/>
          </w:divBdr>
        </w:div>
        <w:div w:id="932010452">
          <w:marLeft w:val="480"/>
          <w:marRight w:val="0"/>
          <w:marTop w:val="0"/>
          <w:marBottom w:val="0"/>
          <w:divBdr>
            <w:top w:val="none" w:sz="0" w:space="0" w:color="auto"/>
            <w:left w:val="none" w:sz="0" w:space="0" w:color="auto"/>
            <w:bottom w:val="none" w:sz="0" w:space="0" w:color="auto"/>
            <w:right w:val="none" w:sz="0" w:space="0" w:color="auto"/>
          </w:divBdr>
        </w:div>
        <w:div w:id="933324157">
          <w:marLeft w:val="480"/>
          <w:marRight w:val="0"/>
          <w:marTop w:val="0"/>
          <w:marBottom w:val="0"/>
          <w:divBdr>
            <w:top w:val="none" w:sz="0" w:space="0" w:color="auto"/>
            <w:left w:val="none" w:sz="0" w:space="0" w:color="auto"/>
            <w:bottom w:val="none" w:sz="0" w:space="0" w:color="auto"/>
            <w:right w:val="none" w:sz="0" w:space="0" w:color="auto"/>
          </w:divBdr>
        </w:div>
        <w:div w:id="960693121">
          <w:marLeft w:val="480"/>
          <w:marRight w:val="0"/>
          <w:marTop w:val="0"/>
          <w:marBottom w:val="0"/>
          <w:divBdr>
            <w:top w:val="none" w:sz="0" w:space="0" w:color="auto"/>
            <w:left w:val="none" w:sz="0" w:space="0" w:color="auto"/>
            <w:bottom w:val="none" w:sz="0" w:space="0" w:color="auto"/>
            <w:right w:val="none" w:sz="0" w:space="0" w:color="auto"/>
          </w:divBdr>
        </w:div>
        <w:div w:id="984816824">
          <w:marLeft w:val="480"/>
          <w:marRight w:val="0"/>
          <w:marTop w:val="0"/>
          <w:marBottom w:val="0"/>
          <w:divBdr>
            <w:top w:val="none" w:sz="0" w:space="0" w:color="auto"/>
            <w:left w:val="none" w:sz="0" w:space="0" w:color="auto"/>
            <w:bottom w:val="none" w:sz="0" w:space="0" w:color="auto"/>
            <w:right w:val="none" w:sz="0" w:space="0" w:color="auto"/>
          </w:divBdr>
        </w:div>
      </w:divsChild>
    </w:div>
    <w:div w:id="870727631">
      <w:bodyDiv w:val="1"/>
      <w:marLeft w:val="0"/>
      <w:marRight w:val="0"/>
      <w:marTop w:val="0"/>
      <w:marBottom w:val="0"/>
      <w:divBdr>
        <w:top w:val="none" w:sz="0" w:space="0" w:color="auto"/>
        <w:left w:val="none" w:sz="0" w:space="0" w:color="auto"/>
        <w:bottom w:val="none" w:sz="0" w:space="0" w:color="auto"/>
        <w:right w:val="none" w:sz="0" w:space="0" w:color="auto"/>
      </w:divBdr>
    </w:div>
    <w:div w:id="870804954">
      <w:bodyDiv w:val="1"/>
      <w:marLeft w:val="0"/>
      <w:marRight w:val="0"/>
      <w:marTop w:val="0"/>
      <w:marBottom w:val="0"/>
      <w:divBdr>
        <w:top w:val="none" w:sz="0" w:space="0" w:color="auto"/>
        <w:left w:val="none" w:sz="0" w:space="0" w:color="auto"/>
        <w:bottom w:val="none" w:sz="0" w:space="0" w:color="auto"/>
        <w:right w:val="none" w:sz="0" w:space="0" w:color="auto"/>
      </w:divBdr>
    </w:div>
    <w:div w:id="870842825">
      <w:bodyDiv w:val="1"/>
      <w:marLeft w:val="0"/>
      <w:marRight w:val="0"/>
      <w:marTop w:val="0"/>
      <w:marBottom w:val="0"/>
      <w:divBdr>
        <w:top w:val="none" w:sz="0" w:space="0" w:color="auto"/>
        <w:left w:val="none" w:sz="0" w:space="0" w:color="auto"/>
        <w:bottom w:val="none" w:sz="0" w:space="0" w:color="auto"/>
        <w:right w:val="none" w:sz="0" w:space="0" w:color="auto"/>
      </w:divBdr>
    </w:div>
    <w:div w:id="870847250">
      <w:bodyDiv w:val="1"/>
      <w:marLeft w:val="0"/>
      <w:marRight w:val="0"/>
      <w:marTop w:val="0"/>
      <w:marBottom w:val="0"/>
      <w:divBdr>
        <w:top w:val="none" w:sz="0" w:space="0" w:color="auto"/>
        <w:left w:val="none" w:sz="0" w:space="0" w:color="auto"/>
        <w:bottom w:val="none" w:sz="0" w:space="0" w:color="auto"/>
        <w:right w:val="none" w:sz="0" w:space="0" w:color="auto"/>
      </w:divBdr>
    </w:div>
    <w:div w:id="870923596">
      <w:bodyDiv w:val="1"/>
      <w:marLeft w:val="0"/>
      <w:marRight w:val="0"/>
      <w:marTop w:val="0"/>
      <w:marBottom w:val="0"/>
      <w:divBdr>
        <w:top w:val="none" w:sz="0" w:space="0" w:color="auto"/>
        <w:left w:val="none" w:sz="0" w:space="0" w:color="auto"/>
        <w:bottom w:val="none" w:sz="0" w:space="0" w:color="auto"/>
        <w:right w:val="none" w:sz="0" w:space="0" w:color="auto"/>
      </w:divBdr>
    </w:div>
    <w:div w:id="871380637">
      <w:bodyDiv w:val="1"/>
      <w:marLeft w:val="0"/>
      <w:marRight w:val="0"/>
      <w:marTop w:val="0"/>
      <w:marBottom w:val="0"/>
      <w:divBdr>
        <w:top w:val="none" w:sz="0" w:space="0" w:color="auto"/>
        <w:left w:val="none" w:sz="0" w:space="0" w:color="auto"/>
        <w:bottom w:val="none" w:sz="0" w:space="0" w:color="auto"/>
        <w:right w:val="none" w:sz="0" w:space="0" w:color="auto"/>
      </w:divBdr>
    </w:div>
    <w:div w:id="871383592">
      <w:bodyDiv w:val="1"/>
      <w:marLeft w:val="0"/>
      <w:marRight w:val="0"/>
      <w:marTop w:val="0"/>
      <w:marBottom w:val="0"/>
      <w:divBdr>
        <w:top w:val="none" w:sz="0" w:space="0" w:color="auto"/>
        <w:left w:val="none" w:sz="0" w:space="0" w:color="auto"/>
        <w:bottom w:val="none" w:sz="0" w:space="0" w:color="auto"/>
        <w:right w:val="none" w:sz="0" w:space="0" w:color="auto"/>
      </w:divBdr>
    </w:div>
    <w:div w:id="871384657">
      <w:bodyDiv w:val="1"/>
      <w:marLeft w:val="0"/>
      <w:marRight w:val="0"/>
      <w:marTop w:val="0"/>
      <w:marBottom w:val="0"/>
      <w:divBdr>
        <w:top w:val="none" w:sz="0" w:space="0" w:color="auto"/>
        <w:left w:val="none" w:sz="0" w:space="0" w:color="auto"/>
        <w:bottom w:val="none" w:sz="0" w:space="0" w:color="auto"/>
        <w:right w:val="none" w:sz="0" w:space="0" w:color="auto"/>
      </w:divBdr>
    </w:div>
    <w:div w:id="871461370">
      <w:bodyDiv w:val="1"/>
      <w:marLeft w:val="0"/>
      <w:marRight w:val="0"/>
      <w:marTop w:val="0"/>
      <w:marBottom w:val="0"/>
      <w:divBdr>
        <w:top w:val="none" w:sz="0" w:space="0" w:color="auto"/>
        <w:left w:val="none" w:sz="0" w:space="0" w:color="auto"/>
        <w:bottom w:val="none" w:sz="0" w:space="0" w:color="auto"/>
        <w:right w:val="none" w:sz="0" w:space="0" w:color="auto"/>
      </w:divBdr>
    </w:div>
    <w:div w:id="871696658">
      <w:bodyDiv w:val="1"/>
      <w:marLeft w:val="0"/>
      <w:marRight w:val="0"/>
      <w:marTop w:val="0"/>
      <w:marBottom w:val="0"/>
      <w:divBdr>
        <w:top w:val="none" w:sz="0" w:space="0" w:color="auto"/>
        <w:left w:val="none" w:sz="0" w:space="0" w:color="auto"/>
        <w:bottom w:val="none" w:sz="0" w:space="0" w:color="auto"/>
        <w:right w:val="none" w:sz="0" w:space="0" w:color="auto"/>
      </w:divBdr>
    </w:div>
    <w:div w:id="871765289">
      <w:bodyDiv w:val="1"/>
      <w:marLeft w:val="0"/>
      <w:marRight w:val="0"/>
      <w:marTop w:val="0"/>
      <w:marBottom w:val="0"/>
      <w:divBdr>
        <w:top w:val="none" w:sz="0" w:space="0" w:color="auto"/>
        <w:left w:val="none" w:sz="0" w:space="0" w:color="auto"/>
        <w:bottom w:val="none" w:sz="0" w:space="0" w:color="auto"/>
        <w:right w:val="none" w:sz="0" w:space="0" w:color="auto"/>
      </w:divBdr>
    </w:div>
    <w:div w:id="872034269">
      <w:bodyDiv w:val="1"/>
      <w:marLeft w:val="0"/>
      <w:marRight w:val="0"/>
      <w:marTop w:val="0"/>
      <w:marBottom w:val="0"/>
      <w:divBdr>
        <w:top w:val="none" w:sz="0" w:space="0" w:color="auto"/>
        <w:left w:val="none" w:sz="0" w:space="0" w:color="auto"/>
        <w:bottom w:val="none" w:sz="0" w:space="0" w:color="auto"/>
        <w:right w:val="none" w:sz="0" w:space="0" w:color="auto"/>
      </w:divBdr>
    </w:div>
    <w:div w:id="872380985">
      <w:bodyDiv w:val="1"/>
      <w:marLeft w:val="0"/>
      <w:marRight w:val="0"/>
      <w:marTop w:val="0"/>
      <w:marBottom w:val="0"/>
      <w:divBdr>
        <w:top w:val="none" w:sz="0" w:space="0" w:color="auto"/>
        <w:left w:val="none" w:sz="0" w:space="0" w:color="auto"/>
        <w:bottom w:val="none" w:sz="0" w:space="0" w:color="auto"/>
        <w:right w:val="none" w:sz="0" w:space="0" w:color="auto"/>
      </w:divBdr>
    </w:div>
    <w:div w:id="873075431">
      <w:bodyDiv w:val="1"/>
      <w:marLeft w:val="0"/>
      <w:marRight w:val="0"/>
      <w:marTop w:val="0"/>
      <w:marBottom w:val="0"/>
      <w:divBdr>
        <w:top w:val="none" w:sz="0" w:space="0" w:color="auto"/>
        <w:left w:val="none" w:sz="0" w:space="0" w:color="auto"/>
        <w:bottom w:val="none" w:sz="0" w:space="0" w:color="auto"/>
        <w:right w:val="none" w:sz="0" w:space="0" w:color="auto"/>
      </w:divBdr>
    </w:div>
    <w:div w:id="873351549">
      <w:bodyDiv w:val="1"/>
      <w:marLeft w:val="0"/>
      <w:marRight w:val="0"/>
      <w:marTop w:val="0"/>
      <w:marBottom w:val="0"/>
      <w:divBdr>
        <w:top w:val="none" w:sz="0" w:space="0" w:color="auto"/>
        <w:left w:val="none" w:sz="0" w:space="0" w:color="auto"/>
        <w:bottom w:val="none" w:sz="0" w:space="0" w:color="auto"/>
        <w:right w:val="none" w:sz="0" w:space="0" w:color="auto"/>
      </w:divBdr>
    </w:div>
    <w:div w:id="874124559">
      <w:bodyDiv w:val="1"/>
      <w:marLeft w:val="0"/>
      <w:marRight w:val="0"/>
      <w:marTop w:val="0"/>
      <w:marBottom w:val="0"/>
      <w:divBdr>
        <w:top w:val="none" w:sz="0" w:space="0" w:color="auto"/>
        <w:left w:val="none" w:sz="0" w:space="0" w:color="auto"/>
        <w:bottom w:val="none" w:sz="0" w:space="0" w:color="auto"/>
        <w:right w:val="none" w:sz="0" w:space="0" w:color="auto"/>
      </w:divBdr>
    </w:div>
    <w:div w:id="874342429">
      <w:bodyDiv w:val="1"/>
      <w:marLeft w:val="0"/>
      <w:marRight w:val="0"/>
      <w:marTop w:val="0"/>
      <w:marBottom w:val="0"/>
      <w:divBdr>
        <w:top w:val="none" w:sz="0" w:space="0" w:color="auto"/>
        <w:left w:val="none" w:sz="0" w:space="0" w:color="auto"/>
        <w:bottom w:val="none" w:sz="0" w:space="0" w:color="auto"/>
        <w:right w:val="none" w:sz="0" w:space="0" w:color="auto"/>
      </w:divBdr>
    </w:div>
    <w:div w:id="874543500">
      <w:bodyDiv w:val="1"/>
      <w:marLeft w:val="0"/>
      <w:marRight w:val="0"/>
      <w:marTop w:val="0"/>
      <w:marBottom w:val="0"/>
      <w:divBdr>
        <w:top w:val="none" w:sz="0" w:space="0" w:color="auto"/>
        <w:left w:val="none" w:sz="0" w:space="0" w:color="auto"/>
        <w:bottom w:val="none" w:sz="0" w:space="0" w:color="auto"/>
        <w:right w:val="none" w:sz="0" w:space="0" w:color="auto"/>
      </w:divBdr>
    </w:div>
    <w:div w:id="874658258">
      <w:bodyDiv w:val="1"/>
      <w:marLeft w:val="0"/>
      <w:marRight w:val="0"/>
      <w:marTop w:val="0"/>
      <w:marBottom w:val="0"/>
      <w:divBdr>
        <w:top w:val="none" w:sz="0" w:space="0" w:color="auto"/>
        <w:left w:val="none" w:sz="0" w:space="0" w:color="auto"/>
        <w:bottom w:val="none" w:sz="0" w:space="0" w:color="auto"/>
        <w:right w:val="none" w:sz="0" w:space="0" w:color="auto"/>
      </w:divBdr>
    </w:div>
    <w:div w:id="874774786">
      <w:bodyDiv w:val="1"/>
      <w:marLeft w:val="0"/>
      <w:marRight w:val="0"/>
      <w:marTop w:val="0"/>
      <w:marBottom w:val="0"/>
      <w:divBdr>
        <w:top w:val="none" w:sz="0" w:space="0" w:color="auto"/>
        <w:left w:val="none" w:sz="0" w:space="0" w:color="auto"/>
        <w:bottom w:val="none" w:sz="0" w:space="0" w:color="auto"/>
        <w:right w:val="none" w:sz="0" w:space="0" w:color="auto"/>
      </w:divBdr>
    </w:div>
    <w:div w:id="874848887">
      <w:bodyDiv w:val="1"/>
      <w:marLeft w:val="0"/>
      <w:marRight w:val="0"/>
      <w:marTop w:val="0"/>
      <w:marBottom w:val="0"/>
      <w:divBdr>
        <w:top w:val="none" w:sz="0" w:space="0" w:color="auto"/>
        <w:left w:val="none" w:sz="0" w:space="0" w:color="auto"/>
        <w:bottom w:val="none" w:sz="0" w:space="0" w:color="auto"/>
        <w:right w:val="none" w:sz="0" w:space="0" w:color="auto"/>
      </w:divBdr>
    </w:div>
    <w:div w:id="875119966">
      <w:bodyDiv w:val="1"/>
      <w:marLeft w:val="0"/>
      <w:marRight w:val="0"/>
      <w:marTop w:val="0"/>
      <w:marBottom w:val="0"/>
      <w:divBdr>
        <w:top w:val="none" w:sz="0" w:space="0" w:color="auto"/>
        <w:left w:val="none" w:sz="0" w:space="0" w:color="auto"/>
        <w:bottom w:val="none" w:sz="0" w:space="0" w:color="auto"/>
        <w:right w:val="none" w:sz="0" w:space="0" w:color="auto"/>
      </w:divBdr>
      <w:divsChild>
        <w:div w:id="1644700588">
          <w:marLeft w:val="480"/>
          <w:marRight w:val="0"/>
          <w:marTop w:val="0"/>
          <w:marBottom w:val="0"/>
          <w:divBdr>
            <w:top w:val="none" w:sz="0" w:space="0" w:color="auto"/>
            <w:left w:val="none" w:sz="0" w:space="0" w:color="auto"/>
            <w:bottom w:val="none" w:sz="0" w:space="0" w:color="auto"/>
            <w:right w:val="none" w:sz="0" w:space="0" w:color="auto"/>
          </w:divBdr>
        </w:div>
        <w:div w:id="234559714">
          <w:marLeft w:val="480"/>
          <w:marRight w:val="0"/>
          <w:marTop w:val="0"/>
          <w:marBottom w:val="0"/>
          <w:divBdr>
            <w:top w:val="none" w:sz="0" w:space="0" w:color="auto"/>
            <w:left w:val="none" w:sz="0" w:space="0" w:color="auto"/>
            <w:bottom w:val="none" w:sz="0" w:space="0" w:color="auto"/>
            <w:right w:val="none" w:sz="0" w:space="0" w:color="auto"/>
          </w:divBdr>
        </w:div>
        <w:div w:id="1132747315">
          <w:marLeft w:val="480"/>
          <w:marRight w:val="0"/>
          <w:marTop w:val="0"/>
          <w:marBottom w:val="0"/>
          <w:divBdr>
            <w:top w:val="none" w:sz="0" w:space="0" w:color="auto"/>
            <w:left w:val="none" w:sz="0" w:space="0" w:color="auto"/>
            <w:bottom w:val="none" w:sz="0" w:space="0" w:color="auto"/>
            <w:right w:val="none" w:sz="0" w:space="0" w:color="auto"/>
          </w:divBdr>
        </w:div>
        <w:div w:id="1220945281">
          <w:marLeft w:val="480"/>
          <w:marRight w:val="0"/>
          <w:marTop w:val="0"/>
          <w:marBottom w:val="0"/>
          <w:divBdr>
            <w:top w:val="none" w:sz="0" w:space="0" w:color="auto"/>
            <w:left w:val="none" w:sz="0" w:space="0" w:color="auto"/>
            <w:bottom w:val="none" w:sz="0" w:space="0" w:color="auto"/>
            <w:right w:val="none" w:sz="0" w:space="0" w:color="auto"/>
          </w:divBdr>
        </w:div>
        <w:div w:id="1956330166">
          <w:marLeft w:val="480"/>
          <w:marRight w:val="0"/>
          <w:marTop w:val="0"/>
          <w:marBottom w:val="0"/>
          <w:divBdr>
            <w:top w:val="none" w:sz="0" w:space="0" w:color="auto"/>
            <w:left w:val="none" w:sz="0" w:space="0" w:color="auto"/>
            <w:bottom w:val="none" w:sz="0" w:space="0" w:color="auto"/>
            <w:right w:val="none" w:sz="0" w:space="0" w:color="auto"/>
          </w:divBdr>
        </w:div>
        <w:div w:id="1629436559">
          <w:marLeft w:val="480"/>
          <w:marRight w:val="0"/>
          <w:marTop w:val="0"/>
          <w:marBottom w:val="0"/>
          <w:divBdr>
            <w:top w:val="none" w:sz="0" w:space="0" w:color="auto"/>
            <w:left w:val="none" w:sz="0" w:space="0" w:color="auto"/>
            <w:bottom w:val="none" w:sz="0" w:space="0" w:color="auto"/>
            <w:right w:val="none" w:sz="0" w:space="0" w:color="auto"/>
          </w:divBdr>
        </w:div>
        <w:div w:id="2066484427">
          <w:marLeft w:val="480"/>
          <w:marRight w:val="0"/>
          <w:marTop w:val="0"/>
          <w:marBottom w:val="0"/>
          <w:divBdr>
            <w:top w:val="none" w:sz="0" w:space="0" w:color="auto"/>
            <w:left w:val="none" w:sz="0" w:space="0" w:color="auto"/>
            <w:bottom w:val="none" w:sz="0" w:space="0" w:color="auto"/>
            <w:right w:val="none" w:sz="0" w:space="0" w:color="auto"/>
          </w:divBdr>
        </w:div>
        <w:div w:id="134497052">
          <w:marLeft w:val="480"/>
          <w:marRight w:val="0"/>
          <w:marTop w:val="0"/>
          <w:marBottom w:val="0"/>
          <w:divBdr>
            <w:top w:val="none" w:sz="0" w:space="0" w:color="auto"/>
            <w:left w:val="none" w:sz="0" w:space="0" w:color="auto"/>
            <w:bottom w:val="none" w:sz="0" w:space="0" w:color="auto"/>
            <w:right w:val="none" w:sz="0" w:space="0" w:color="auto"/>
          </w:divBdr>
        </w:div>
        <w:div w:id="1470708178">
          <w:marLeft w:val="480"/>
          <w:marRight w:val="0"/>
          <w:marTop w:val="0"/>
          <w:marBottom w:val="0"/>
          <w:divBdr>
            <w:top w:val="none" w:sz="0" w:space="0" w:color="auto"/>
            <w:left w:val="none" w:sz="0" w:space="0" w:color="auto"/>
            <w:bottom w:val="none" w:sz="0" w:space="0" w:color="auto"/>
            <w:right w:val="none" w:sz="0" w:space="0" w:color="auto"/>
          </w:divBdr>
        </w:div>
        <w:div w:id="1217544892">
          <w:marLeft w:val="480"/>
          <w:marRight w:val="0"/>
          <w:marTop w:val="0"/>
          <w:marBottom w:val="0"/>
          <w:divBdr>
            <w:top w:val="none" w:sz="0" w:space="0" w:color="auto"/>
            <w:left w:val="none" w:sz="0" w:space="0" w:color="auto"/>
            <w:bottom w:val="none" w:sz="0" w:space="0" w:color="auto"/>
            <w:right w:val="none" w:sz="0" w:space="0" w:color="auto"/>
          </w:divBdr>
        </w:div>
        <w:div w:id="745341977">
          <w:marLeft w:val="480"/>
          <w:marRight w:val="0"/>
          <w:marTop w:val="0"/>
          <w:marBottom w:val="0"/>
          <w:divBdr>
            <w:top w:val="none" w:sz="0" w:space="0" w:color="auto"/>
            <w:left w:val="none" w:sz="0" w:space="0" w:color="auto"/>
            <w:bottom w:val="none" w:sz="0" w:space="0" w:color="auto"/>
            <w:right w:val="none" w:sz="0" w:space="0" w:color="auto"/>
          </w:divBdr>
        </w:div>
        <w:div w:id="949556500">
          <w:marLeft w:val="480"/>
          <w:marRight w:val="0"/>
          <w:marTop w:val="0"/>
          <w:marBottom w:val="0"/>
          <w:divBdr>
            <w:top w:val="none" w:sz="0" w:space="0" w:color="auto"/>
            <w:left w:val="none" w:sz="0" w:space="0" w:color="auto"/>
            <w:bottom w:val="none" w:sz="0" w:space="0" w:color="auto"/>
            <w:right w:val="none" w:sz="0" w:space="0" w:color="auto"/>
          </w:divBdr>
        </w:div>
        <w:div w:id="1035036495">
          <w:marLeft w:val="480"/>
          <w:marRight w:val="0"/>
          <w:marTop w:val="0"/>
          <w:marBottom w:val="0"/>
          <w:divBdr>
            <w:top w:val="none" w:sz="0" w:space="0" w:color="auto"/>
            <w:left w:val="none" w:sz="0" w:space="0" w:color="auto"/>
            <w:bottom w:val="none" w:sz="0" w:space="0" w:color="auto"/>
            <w:right w:val="none" w:sz="0" w:space="0" w:color="auto"/>
          </w:divBdr>
        </w:div>
        <w:div w:id="1780418002">
          <w:marLeft w:val="480"/>
          <w:marRight w:val="0"/>
          <w:marTop w:val="0"/>
          <w:marBottom w:val="0"/>
          <w:divBdr>
            <w:top w:val="none" w:sz="0" w:space="0" w:color="auto"/>
            <w:left w:val="none" w:sz="0" w:space="0" w:color="auto"/>
            <w:bottom w:val="none" w:sz="0" w:space="0" w:color="auto"/>
            <w:right w:val="none" w:sz="0" w:space="0" w:color="auto"/>
          </w:divBdr>
        </w:div>
        <w:div w:id="1168714634">
          <w:marLeft w:val="480"/>
          <w:marRight w:val="0"/>
          <w:marTop w:val="0"/>
          <w:marBottom w:val="0"/>
          <w:divBdr>
            <w:top w:val="none" w:sz="0" w:space="0" w:color="auto"/>
            <w:left w:val="none" w:sz="0" w:space="0" w:color="auto"/>
            <w:bottom w:val="none" w:sz="0" w:space="0" w:color="auto"/>
            <w:right w:val="none" w:sz="0" w:space="0" w:color="auto"/>
          </w:divBdr>
        </w:div>
        <w:div w:id="1775050547">
          <w:marLeft w:val="480"/>
          <w:marRight w:val="0"/>
          <w:marTop w:val="0"/>
          <w:marBottom w:val="0"/>
          <w:divBdr>
            <w:top w:val="none" w:sz="0" w:space="0" w:color="auto"/>
            <w:left w:val="none" w:sz="0" w:space="0" w:color="auto"/>
            <w:bottom w:val="none" w:sz="0" w:space="0" w:color="auto"/>
            <w:right w:val="none" w:sz="0" w:space="0" w:color="auto"/>
          </w:divBdr>
        </w:div>
        <w:div w:id="1208299441">
          <w:marLeft w:val="480"/>
          <w:marRight w:val="0"/>
          <w:marTop w:val="0"/>
          <w:marBottom w:val="0"/>
          <w:divBdr>
            <w:top w:val="none" w:sz="0" w:space="0" w:color="auto"/>
            <w:left w:val="none" w:sz="0" w:space="0" w:color="auto"/>
            <w:bottom w:val="none" w:sz="0" w:space="0" w:color="auto"/>
            <w:right w:val="none" w:sz="0" w:space="0" w:color="auto"/>
          </w:divBdr>
        </w:div>
        <w:div w:id="2080397644">
          <w:marLeft w:val="480"/>
          <w:marRight w:val="0"/>
          <w:marTop w:val="0"/>
          <w:marBottom w:val="0"/>
          <w:divBdr>
            <w:top w:val="none" w:sz="0" w:space="0" w:color="auto"/>
            <w:left w:val="none" w:sz="0" w:space="0" w:color="auto"/>
            <w:bottom w:val="none" w:sz="0" w:space="0" w:color="auto"/>
            <w:right w:val="none" w:sz="0" w:space="0" w:color="auto"/>
          </w:divBdr>
        </w:div>
        <w:div w:id="1165971836">
          <w:marLeft w:val="480"/>
          <w:marRight w:val="0"/>
          <w:marTop w:val="0"/>
          <w:marBottom w:val="0"/>
          <w:divBdr>
            <w:top w:val="none" w:sz="0" w:space="0" w:color="auto"/>
            <w:left w:val="none" w:sz="0" w:space="0" w:color="auto"/>
            <w:bottom w:val="none" w:sz="0" w:space="0" w:color="auto"/>
            <w:right w:val="none" w:sz="0" w:space="0" w:color="auto"/>
          </w:divBdr>
        </w:div>
        <w:div w:id="2071073151">
          <w:marLeft w:val="480"/>
          <w:marRight w:val="0"/>
          <w:marTop w:val="0"/>
          <w:marBottom w:val="0"/>
          <w:divBdr>
            <w:top w:val="none" w:sz="0" w:space="0" w:color="auto"/>
            <w:left w:val="none" w:sz="0" w:space="0" w:color="auto"/>
            <w:bottom w:val="none" w:sz="0" w:space="0" w:color="auto"/>
            <w:right w:val="none" w:sz="0" w:space="0" w:color="auto"/>
          </w:divBdr>
        </w:div>
        <w:div w:id="236866739">
          <w:marLeft w:val="480"/>
          <w:marRight w:val="0"/>
          <w:marTop w:val="0"/>
          <w:marBottom w:val="0"/>
          <w:divBdr>
            <w:top w:val="none" w:sz="0" w:space="0" w:color="auto"/>
            <w:left w:val="none" w:sz="0" w:space="0" w:color="auto"/>
            <w:bottom w:val="none" w:sz="0" w:space="0" w:color="auto"/>
            <w:right w:val="none" w:sz="0" w:space="0" w:color="auto"/>
          </w:divBdr>
        </w:div>
        <w:div w:id="1159351415">
          <w:marLeft w:val="480"/>
          <w:marRight w:val="0"/>
          <w:marTop w:val="0"/>
          <w:marBottom w:val="0"/>
          <w:divBdr>
            <w:top w:val="none" w:sz="0" w:space="0" w:color="auto"/>
            <w:left w:val="none" w:sz="0" w:space="0" w:color="auto"/>
            <w:bottom w:val="none" w:sz="0" w:space="0" w:color="auto"/>
            <w:right w:val="none" w:sz="0" w:space="0" w:color="auto"/>
          </w:divBdr>
        </w:div>
        <w:div w:id="576984717">
          <w:marLeft w:val="480"/>
          <w:marRight w:val="0"/>
          <w:marTop w:val="0"/>
          <w:marBottom w:val="0"/>
          <w:divBdr>
            <w:top w:val="none" w:sz="0" w:space="0" w:color="auto"/>
            <w:left w:val="none" w:sz="0" w:space="0" w:color="auto"/>
            <w:bottom w:val="none" w:sz="0" w:space="0" w:color="auto"/>
            <w:right w:val="none" w:sz="0" w:space="0" w:color="auto"/>
          </w:divBdr>
        </w:div>
        <w:div w:id="833690264">
          <w:marLeft w:val="480"/>
          <w:marRight w:val="0"/>
          <w:marTop w:val="0"/>
          <w:marBottom w:val="0"/>
          <w:divBdr>
            <w:top w:val="none" w:sz="0" w:space="0" w:color="auto"/>
            <w:left w:val="none" w:sz="0" w:space="0" w:color="auto"/>
            <w:bottom w:val="none" w:sz="0" w:space="0" w:color="auto"/>
            <w:right w:val="none" w:sz="0" w:space="0" w:color="auto"/>
          </w:divBdr>
        </w:div>
        <w:div w:id="479659437">
          <w:marLeft w:val="480"/>
          <w:marRight w:val="0"/>
          <w:marTop w:val="0"/>
          <w:marBottom w:val="0"/>
          <w:divBdr>
            <w:top w:val="none" w:sz="0" w:space="0" w:color="auto"/>
            <w:left w:val="none" w:sz="0" w:space="0" w:color="auto"/>
            <w:bottom w:val="none" w:sz="0" w:space="0" w:color="auto"/>
            <w:right w:val="none" w:sz="0" w:space="0" w:color="auto"/>
          </w:divBdr>
        </w:div>
        <w:div w:id="2135978137">
          <w:marLeft w:val="480"/>
          <w:marRight w:val="0"/>
          <w:marTop w:val="0"/>
          <w:marBottom w:val="0"/>
          <w:divBdr>
            <w:top w:val="none" w:sz="0" w:space="0" w:color="auto"/>
            <w:left w:val="none" w:sz="0" w:space="0" w:color="auto"/>
            <w:bottom w:val="none" w:sz="0" w:space="0" w:color="auto"/>
            <w:right w:val="none" w:sz="0" w:space="0" w:color="auto"/>
          </w:divBdr>
        </w:div>
        <w:div w:id="1416827668">
          <w:marLeft w:val="480"/>
          <w:marRight w:val="0"/>
          <w:marTop w:val="0"/>
          <w:marBottom w:val="0"/>
          <w:divBdr>
            <w:top w:val="none" w:sz="0" w:space="0" w:color="auto"/>
            <w:left w:val="none" w:sz="0" w:space="0" w:color="auto"/>
            <w:bottom w:val="none" w:sz="0" w:space="0" w:color="auto"/>
            <w:right w:val="none" w:sz="0" w:space="0" w:color="auto"/>
          </w:divBdr>
        </w:div>
        <w:div w:id="883953953">
          <w:marLeft w:val="480"/>
          <w:marRight w:val="0"/>
          <w:marTop w:val="0"/>
          <w:marBottom w:val="0"/>
          <w:divBdr>
            <w:top w:val="none" w:sz="0" w:space="0" w:color="auto"/>
            <w:left w:val="none" w:sz="0" w:space="0" w:color="auto"/>
            <w:bottom w:val="none" w:sz="0" w:space="0" w:color="auto"/>
            <w:right w:val="none" w:sz="0" w:space="0" w:color="auto"/>
          </w:divBdr>
        </w:div>
        <w:div w:id="292255534">
          <w:marLeft w:val="480"/>
          <w:marRight w:val="0"/>
          <w:marTop w:val="0"/>
          <w:marBottom w:val="0"/>
          <w:divBdr>
            <w:top w:val="none" w:sz="0" w:space="0" w:color="auto"/>
            <w:left w:val="none" w:sz="0" w:space="0" w:color="auto"/>
            <w:bottom w:val="none" w:sz="0" w:space="0" w:color="auto"/>
            <w:right w:val="none" w:sz="0" w:space="0" w:color="auto"/>
          </w:divBdr>
        </w:div>
        <w:div w:id="301472916">
          <w:marLeft w:val="480"/>
          <w:marRight w:val="0"/>
          <w:marTop w:val="0"/>
          <w:marBottom w:val="0"/>
          <w:divBdr>
            <w:top w:val="none" w:sz="0" w:space="0" w:color="auto"/>
            <w:left w:val="none" w:sz="0" w:space="0" w:color="auto"/>
            <w:bottom w:val="none" w:sz="0" w:space="0" w:color="auto"/>
            <w:right w:val="none" w:sz="0" w:space="0" w:color="auto"/>
          </w:divBdr>
        </w:div>
        <w:div w:id="730349996">
          <w:marLeft w:val="480"/>
          <w:marRight w:val="0"/>
          <w:marTop w:val="0"/>
          <w:marBottom w:val="0"/>
          <w:divBdr>
            <w:top w:val="none" w:sz="0" w:space="0" w:color="auto"/>
            <w:left w:val="none" w:sz="0" w:space="0" w:color="auto"/>
            <w:bottom w:val="none" w:sz="0" w:space="0" w:color="auto"/>
            <w:right w:val="none" w:sz="0" w:space="0" w:color="auto"/>
          </w:divBdr>
        </w:div>
        <w:div w:id="1278365553">
          <w:marLeft w:val="480"/>
          <w:marRight w:val="0"/>
          <w:marTop w:val="0"/>
          <w:marBottom w:val="0"/>
          <w:divBdr>
            <w:top w:val="none" w:sz="0" w:space="0" w:color="auto"/>
            <w:left w:val="none" w:sz="0" w:space="0" w:color="auto"/>
            <w:bottom w:val="none" w:sz="0" w:space="0" w:color="auto"/>
            <w:right w:val="none" w:sz="0" w:space="0" w:color="auto"/>
          </w:divBdr>
        </w:div>
        <w:div w:id="1218707607">
          <w:marLeft w:val="480"/>
          <w:marRight w:val="0"/>
          <w:marTop w:val="0"/>
          <w:marBottom w:val="0"/>
          <w:divBdr>
            <w:top w:val="none" w:sz="0" w:space="0" w:color="auto"/>
            <w:left w:val="none" w:sz="0" w:space="0" w:color="auto"/>
            <w:bottom w:val="none" w:sz="0" w:space="0" w:color="auto"/>
            <w:right w:val="none" w:sz="0" w:space="0" w:color="auto"/>
          </w:divBdr>
        </w:div>
        <w:div w:id="329607046">
          <w:marLeft w:val="480"/>
          <w:marRight w:val="0"/>
          <w:marTop w:val="0"/>
          <w:marBottom w:val="0"/>
          <w:divBdr>
            <w:top w:val="none" w:sz="0" w:space="0" w:color="auto"/>
            <w:left w:val="none" w:sz="0" w:space="0" w:color="auto"/>
            <w:bottom w:val="none" w:sz="0" w:space="0" w:color="auto"/>
            <w:right w:val="none" w:sz="0" w:space="0" w:color="auto"/>
          </w:divBdr>
        </w:div>
        <w:div w:id="642924264">
          <w:marLeft w:val="480"/>
          <w:marRight w:val="0"/>
          <w:marTop w:val="0"/>
          <w:marBottom w:val="0"/>
          <w:divBdr>
            <w:top w:val="none" w:sz="0" w:space="0" w:color="auto"/>
            <w:left w:val="none" w:sz="0" w:space="0" w:color="auto"/>
            <w:bottom w:val="none" w:sz="0" w:space="0" w:color="auto"/>
            <w:right w:val="none" w:sz="0" w:space="0" w:color="auto"/>
          </w:divBdr>
        </w:div>
        <w:div w:id="947616426">
          <w:marLeft w:val="480"/>
          <w:marRight w:val="0"/>
          <w:marTop w:val="0"/>
          <w:marBottom w:val="0"/>
          <w:divBdr>
            <w:top w:val="none" w:sz="0" w:space="0" w:color="auto"/>
            <w:left w:val="none" w:sz="0" w:space="0" w:color="auto"/>
            <w:bottom w:val="none" w:sz="0" w:space="0" w:color="auto"/>
            <w:right w:val="none" w:sz="0" w:space="0" w:color="auto"/>
          </w:divBdr>
        </w:div>
        <w:div w:id="2142116969">
          <w:marLeft w:val="480"/>
          <w:marRight w:val="0"/>
          <w:marTop w:val="0"/>
          <w:marBottom w:val="0"/>
          <w:divBdr>
            <w:top w:val="none" w:sz="0" w:space="0" w:color="auto"/>
            <w:left w:val="none" w:sz="0" w:space="0" w:color="auto"/>
            <w:bottom w:val="none" w:sz="0" w:space="0" w:color="auto"/>
            <w:right w:val="none" w:sz="0" w:space="0" w:color="auto"/>
          </w:divBdr>
        </w:div>
        <w:div w:id="1094325232">
          <w:marLeft w:val="480"/>
          <w:marRight w:val="0"/>
          <w:marTop w:val="0"/>
          <w:marBottom w:val="0"/>
          <w:divBdr>
            <w:top w:val="none" w:sz="0" w:space="0" w:color="auto"/>
            <w:left w:val="none" w:sz="0" w:space="0" w:color="auto"/>
            <w:bottom w:val="none" w:sz="0" w:space="0" w:color="auto"/>
            <w:right w:val="none" w:sz="0" w:space="0" w:color="auto"/>
          </w:divBdr>
        </w:div>
        <w:div w:id="147482527">
          <w:marLeft w:val="480"/>
          <w:marRight w:val="0"/>
          <w:marTop w:val="0"/>
          <w:marBottom w:val="0"/>
          <w:divBdr>
            <w:top w:val="none" w:sz="0" w:space="0" w:color="auto"/>
            <w:left w:val="none" w:sz="0" w:space="0" w:color="auto"/>
            <w:bottom w:val="none" w:sz="0" w:space="0" w:color="auto"/>
            <w:right w:val="none" w:sz="0" w:space="0" w:color="auto"/>
          </w:divBdr>
        </w:div>
        <w:div w:id="1414933472">
          <w:marLeft w:val="480"/>
          <w:marRight w:val="0"/>
          <w:marTop w:val="0"/>
          <w:marBottom w:val="0"/>
          <w:divBdr>
            <w:top w:val="none" w:sz="0" w:space="0" w:color="auto"/>
            <w:left w:val="none" w:sz="0" w:space="0" w:color="auto"/>
            <w:bottom w:val="none" w:sz="0" w:space="0" w:color="auto"/>
            <w:right w:val="none" w:sz="0" w:space="0" w:color="auto"/>
          </w:divBdr>
        </w:div>
        <w:div w:id="518786070">
          <w:marLeft w:val="480"/>
          <w:marRight w:val="0"/>
          <w:marTop w:val="0"/>
          <w:marBottom w:val="0"/>
          <w:divBdr>
            <w:top w:val="none" w:sz="0" w:space="0" w:color="auto"/>
            <w:left w:val="none" w:sz="0" w:space="0" w:color="auto"/>
            <w:bottom w:val="none" w:sz="0" w:space="0" w:color="auto"/>
            <w:right w:val="none" w:sz="0" w:space="0" w:color="auto"/>
          </w:divBdr>
        </w:div>
        <w:div w:id="237987095">
          <w:marLeft w:val="480"/>
          <w:marRight w:val="0"/>
          <w:marTop w:val="0"/>
          <w:marBottom w:val="0"/>
          <w:divBdr>
            <w:top w:val="none" w:sz="0" w:space="0" w:color="auto"/>
            <w:left w:val="none" w:sz="0" w:space="0" w:color="auto"/>
            <w:bottom w:val="none" w:sz="0" w:space="0" w:color="auto"/>
            <w:right w:val="none" w:sz="0" w:space="0" w:color="auto"/>
          </w:divBdr>
        </w:div>
        <w:div w:id="382410554">
          <w:marLeft w:val="480"/>
          <w:marRight w:val="0"/>
          <w:marTop w:val="0"/>
          <w:marBottom w:val="0"/>
          <w:divBdr>
            <w:top w:val="none" w:sz="0" w:space="0" w:color="auto"/>
            <w:left w:val="none" w:sz="0" w:space="0" w:color="auto"/>
            <w:bottom w:val="none" w:sz="0" w:space="0" w:color="auto"/>
            <w:right w:val="none" w:sz="0" w:space="0" w:color="auto"/>
          </w:divBdr>
        </w:div>
        <w:div w:id="1075854027">
          <w:marLeft w:val="480"/>
          <w:marRight w:val="0"/>
          <w:marTop w:val="0"/>
          <w:marBottom w:val="0"/>
          <w:divBdr>
            <w:top w:val="none" w:sz="0" w:space="0" w:color="auto"/>
            <w:left w:val="none" w:sz="0" w:space="0" w:color="auto"/>
            <w:bottom w:val="none" w:sz="0" w:space="0" w:color="auto"/>
            <w:right w:val="none" w:sz="0" w:space="0" w:color="auto"/>
          </w:divBdr>
        </w:div>
        <w:div w:id="387657251">
          <w:marLeft w:val="480"/>
          <w:marRight w:val="0"/>
          <w:marTop w:val="0"/>
          <w:marBottom w:val="0"/>
          <w:divBdr>
            <w:top w:val="none" w:sz="0" w:space="0" w:color="auto"/>
            <w:left w:val="none" w:sz="0" w:space="0" w:color="auto"/>
            <w:bottom w:val="none" w:sz="0" w:space="0" w:color="auto"/>
            <w:right w:val="none" w:sz="0" w:space="0" w:color="auto"/>
          </w:divBdr>
        </w:div>
        <w:div w:id="1090660605">
          <w:marLeft w:val="480"/>
          <w:marRight w:val="0"/>
          <w:marTop w:val="0"/>
          <w:marBottom w:val="0"/>
          <w:divBdr>
            <w:top w:val="none" w:sz="0" w:space="0" w:color="auto"/>
            <w:left w:val="none" w:sz="0" w:space="0" w:color="auto"/>
            <w:bottom w:val="none" w:sz="0" w:space="0" w:color="auto"/>
            <w:right w:val="none" w:sz="0" w:space="0" w:color="auto"/>
          </w:divBdr>
        </w:div>
        <w:div w:id="1497106677">
          <w:marLeft w:val="480"/>
          <w:marRight w:val="0"/>
          <w:marTop w:val="0"/>
          <w:marBottom w:val="0"/>
          <w:divBdr>
            <w:top w:val="none" w:sz="0" w:space="0" w:color="auto"/>
            <w:left w:val="none" w:sz="0" w:space="0" w:color="auto"/>
            <w:bottom w:val="none" w:sz="0" w:space="0" w:color="auto"/>
            <w:right w:val="none" w:sz="0" w:space="0" w:color="auto"/>
          </w:divBdr>
        </w:div>
        <w:div w:id="1510364031">
          <w:marLeft w:val="480"/>
          <w:marRight w:val="0"/>
          <w:marTop w:val="0"/>
          <w:marBottom w:val="0"/>
          <w:divBdr>
            <w:top w:val="none" w:sz="0" w:space="0" w:color="auto"/>
            <w:left w:val="none" w:sz="0" w:space="0" w:color="auto"/>
            <w:bottom w:val="none" w:sz="0" w:space="0" w:color="auto"/>
            <w:right w:val="none" w:sz="0" w:space="0" w:color="auto"/>
          </w:divBdr>
        </w:div>
        <w:div w:id="1876650574">
          <w:marLeft w:val="480"/>
          <w:marRight w:val="0"/>
          <w:marTop w:val="0"/>
          <w:marBottom w:val="0"/>
          <w:divBdr>
            <w:top w:val="none" w:sz="0" w:space="0" w:color="auto"/>
            <w:left w:val="none" w:sz="0" w:space="0" w:color="auto"/>
            <w:bottom w:val="none" w:sz="0" w:space="0" w:color="auto"/>
            <w:right w:val="none" w:sz="0" w:space="0" w:color="auto"/>
          </w:divBdr>
        </w:div>
        <w:div w:id="1624649369">
          <w:marLeft w:val="480"/>
          <w:marRight w:val="0"/>
          <w:marTop w:val="0"/>
          <w:marBottom w:val="0"/>
          <w:divBdr>
            <w:top w:val="none" w:sz="0" w:space="0" w:color="auto"/>
            <w:left w:val="none" w:sz="0" w:space="0" w:color="auto"/>
            <w:bottom w:val="none" w:sz="0" w:space="0" w:color="auto"/>
            <w:right w:val="none" w:sz="0" w:space="0" w:color="auto"/>
          </w:divBdr>
        </w:div>
        <w:div w:id="2066178436">
          <w:marLeft w:val="480"/>
          <w:marRight w:val="0"/>
          <w:marTop w:val="0"/>
          <w:marBottom w:val="0"/>
          <w:divBdr>
            <w:top w:val="none" w:sz="0" w:space="0" w:color="auto"/>
            <w:left w:val="none" w:sz="0" w:space="0" w:color="auto"/>
            <w:bottom w:val="none" w:sz="0" w:space="0" w:color="auto"/>
            <w:right w:val="none" w:sz="0" w:space="0" w:color="auto"/>
          </w:divBdr>
        </w:div>
        <w:div w:id="1324503365">
          <w:marLeft w:val="480"/>
          <w:marRight w:val="0"/>
          <w:marTop w:val="0"/>
          <w:marBottom w:val="0"/>
          <w:divBdr>
            <w:top w:val="none" w:sz="0" w:space="0" w:color="auto"/>
            <w:left w:val="none" w:sz="0" w:space="0" w:color="auto"/>
            <w:bottom w:val="none" w:sz="0" w:space="0" w:color="auto"/>
            <w:right w:val="none" w:sz="0" w:space="0" w:color="auto"/>
          </w:divBdr>
        </w:div>
        <w:div w:id="391469578">
          <w:marLeft w:val="480"/>
          <w:marRight w:val="0"/>
          <w:marTop w:val="0"/>
          <w:marBottom w:val="0"/>
          <w:divBdr>
            <w:top w:val="none" w:sz="0" w:space="0" w:color="auto"/>
            <w:left w:val="none" w:sz="0" w:space="0" w:color="auto"/>
            <w:bottom w:val="none" w:sz="0" w:space="0" w:color="auto"/>
            <w:right w:val="none" w:sz="0" w:space="0" w:color="auto"/>
          </w:divBdr>
        </w:div>
        <w:div w:id="1898734941">
          <w:marLeft w:val="480"/>
          <w:marRight w:val="0"/>
          <w:marTop w:val="0"/>
          <w:marBottom w:val="0"/>
          <w:divBdr>
            <w:top w:val="none" w:sz="0" w:space="0" w:color="auto"/>
            <w:left w:val="none" w:sz="0" w:space="0" w:color="auto"/>
            <w:bottom w:val="none" w:sz="0" w:space="0" w:color="auto"/>
            <w:right w:val="none" w:sz="0" w:space="0" w:color="auto"/>
          </w:divBdr>
        </w:div>
        <w:div w:id="92942192">
          <w:marLeft w:val="480"/>
          <w:marRight w:val="0"/>
          <w:marTop w:val="0"/>
          <w:marBottom w:val="0"/>
          <w:divBdr>
            <w:top w:val="none" w:sz="0" w:space="0" w:color="auto"/>
            <w:left w:val="none" w:sz="0" w:space="0" w:color="auto"/>
            <w:bottom w:val="none" w:sz="0" w:space="0" w:color="auto"/>
            <w:right w:val="none" w:sz="0" w:space="0" w:color="auto"/>
          </w:divBdr>
        </w:div>
        <w:div w:id="825323374">
          <w:marLeft w:val="480"/>
          <w:marRight w:val="0"/>
          <w:marTop w:val="0"/>
          <w:marBottom w:val="0"/>
          <w:divBdr>
            <w:top w:val="none" w:sz="0" w:space="0" w:color="auto"/>
            <w:left w:val="none" w:sz="0" w:space="0" w:color="auto"/>
            <w:bottom w:val="none" w:sz="0" w:space="0" w:color="auto"/>
            <w:right w:val="none" w:sz="0" w:space="0" w:color="auto"/>
          </w:divBdr>
        </w:div>
        <w:div w:id="506749068">
          <w:marLeft w:val="480"/>
          <w:marRight w:val="0"/>
          <w:marTop w:val="0"/>
          <w:marBottom w:val="0"/>
          <w:divBdr>
            <w:top w:val="none" w:sz="0" w:space="0" w:color="auto"/>
            <w:left w:val="none" w:sz="0" w:space="0" w:color="auto"/>
            <w:bottom w:val="none" w:sz="0" w:space="0" w:color="auto"/>
            <w:right w:val="none" w:sz="0" w:space="0" w:color="auto"/>
          </w:divBdr>
        </w:div>
        <w:div w:id="592013703">
          <w:marLeft w:val="480"/>
          <w:marRight w:val="0"/>
          <w:marTop w:val="0"/>
          <w:marBottom w:val="0"/>
          <w:divBdr>
            <w:top w:val="none" w:sz="0" w:space="0" w:color="auto"/>
            <w:left w:val="none" w:sz="0" w:space="0" w:color="auto"/>
            <w:bottom w:val="none" w:sz="0" w:space="0" w:color="auto"/>
            <w:right w:val="none" w:sz="0" w:space="0" w:color="auto"/>
          </w:divBdr>
        </w:div>
        <w:div w:id="11422050">
          <w:marLeft w:val="480"/>
          <w:marRight w:val="0"/>
          <w:marTop w:val="0"/>
          <w:marBottom w:val="0"/>
          <w:divBdr>
            <w:top w:val="none" w:sz="0" w:space="0" w:color="auto"/>
            <w:left w:val="none" w:sz="0" w:space="0" w:color="auto"/>
            <w:bottom w:val="none" w:sz="0" w:space="0" w:color="auto"/>
            <w:right w:val="none" w:sz="0" w:space="0" w:color="auto"/>
          </w:divBdr>
        </w:div>
        <w:div w:id="1700743090">
          <w:marLeft w:val="480"/>
          <w:marRight w:val="0"/>
          <w:marTop w:val="0"/>
          <w:marBottom w:val="0"/>
          <w:divBdr>
            <w:top w:val="none" w:sz="0" w:space="0" w:color="auto"/>
            <w:left w:val="none" w:sz="0" w:space="0" w:color="auto"/>
            <w:bottom w:val="none" w:sz="0" w:space="0" w:color="auto"/>
            <w:right w:val="none" w:sz="0" w:space="0" w:color="auto"/>
          </w:divBdr>
        </w:div>
        <w:div w:id="197204727">
          <w:marLeft w:val="480"/>
          <w:marRight w:val="0"/>
          <w:marTop w:val="0"/>
          <w:marBottom w:val="0"/>
          <w:divBdr>
            <w:top w:val="none" w:sz="0" w:space="0" w:color="auto"/>
            <w:left w:val="none" w:sz="0" w:space="0" w:color="auto"/>
            <w:bottom w:val="none" w:sz="0" w:space="0" w:color="auto"/>
            <w:right w:val="none" w:sz="0" w:space="0" w:color="auto"/>
          </w:divBdr>
        </w:div>
        <w:div w:id="175921979">
          <w:marLeft w:val="480"/>
          <w:marRight w:val="0"/>
          <w:marTop w:val="0"/>
          <w:marBottom w:val="0"/>
          <w:divBdr>
            <w:top w:val="none" w:sz="0" w:space="0" w:color="auto"/>
            <w:left w:val="none" w:sz="0" w:space="0" w:color="auto"/>
            <w:bottom w:val="none" w:sz="0" w:space="0" w:color="auto"/>
            <w:right w:val="none" w:sz="0" w:space="0" w:color="auto"/>
          </w:divBdr>
        </w:div>
        <w:div w:id="340359883">
          <w:marLeft w:val="480"/>
          <w:marRight w:val="0"/>
          <w:marTop w:val="0"/>
          <w:marBottom w:val="0"/>
          <w:divBdr>
            <w:top w:val="none" w:sz="0" w:space="0" w:color="auto"/>
            <w:left w:val="none" w:sz="0" w:space="0" w:color="auto"/>
            <w:bottom w:val="none" w:sz="0" w:space="0" w:color="auto"/>
            <w:right w:val="none" w:sz="0" w:space="0" w:color="auto"/>
          </w:divBdr>
        </w:div>
        <w:div w:id="1239558656">
          <w:marLeft w:val="480"/>
          <w:marRight w:val="0"/>
          <w:marTop w:val="0"/>
          <w:marBottom w:val="0"/>
          <w:divBdr>
            <w:top w:val="none" w:sz="0" w:space="0" w:color="auto"/>
            <w:left w:val="none" w:sz="0" w:space="0" w:color="auto"/>
            <w:bottom w:val="none" w:sz="0" w:space="0" w:color="auto"/>
            <w:right w:val="none" w:sz="0" w:space="0" w:color="auto"/>
          </w:divBdr>
        </w:div>
        <w:div w:id="1202206659">
          <w:marLeft w:val="480"/>
          <w:marRight w:val="0"/>
          <w:marTop w:val="0"/>
          <w:marBottom w:val="0"/>
          <w:divBdr>
            <w:top w:val="none" w:sz="0" w:space="0" w:color="auto"/>
            <w:left w:val="none" w:sz="0" w:space="0" w:color="auto"/>
            <w:bottom w:val="none" w:sz="0" w:space="0" w:color="auto"/>
            <w:right w:val="none" w:sz="0" w:space="0" w:color="auto"/>
          </w:divBdr>
        </w:div>
        <w:div w:id="350693041">
          <w:marLeft w:val="480"/>
          <w:marRight w:val="0"/>
          <w:marTop w:val="0"/>
          <w:marBottom w:val="0"/>
          <w:divBdr>
            <w:top w:val="none" w:sz="0" w:space="0" w:color="auto"/>
            <w:left w:val="none" w:sz="0" w:space="0" w:color="auto"/>
            <w:bottom w:val="none" w:sz="0" w:space="0" w:color="auto"/>
            <w:right w:val="none" w:sz="0" w:space="0" w:color="auto"/>
          </w:divBdr>
        </w:div>
        <w:div w:id="38364977">
          <w:marLeft w:val="480"/>
          <w:marRight w:val="0"/>
          <w:marTop w:val="0"/>
          <w:marBottom w:val="0"/>
          <w:divBdr>
            <w:top w:val="none" w:sz="0" w:space="0" w:color="auto"/>
            <w:left w:val="none" w:sz="0" w:space="0" w:color="auto"/>
            <w:bottom w:val="none" w:sz="0" w:space="0" w:color="auto"/>
            <w:right w:val="none" w:sz="0" w:space="0" w:color="auto"/>
          </w:divBdr>
        </w:div>
        <w:div w:id="1039670837">
          <w:marLeft w:val="480"/>
          <w:marRight w:val="0"/>
          <w:marTop w:val="0"/>
          <w:marBottom w:val="0"/>
          <w:divBdr>
            <w:top w:val="none" w:sz="0" w:space="0" w:color="auto"/>
            <w:left w:val="none" w:sz="0" w:space="0" w:color="auto"/>
            <w:bottom w:val="none" w:sz="0" w:space="0" w:color="auto"/>
            <w:right w:val="none" w:sz="0" w:space="0" w:color="auto"/>
          </w:divBdr>
        </w:div>
        <w:div w:id="1261792714">
          <w:marLeft w:val="480"/>
          <w:marRight w:val="0"/>
          <w:marTop w:val="0"/>
          <w:marBottom w:val="0"/>
          <w:divBdr>
            <w:top w:val="none" w:sz="0" w:space="0" w:color="auto"/>
            <w:left w:val="none" w:sz="0" w:space="0" w:color="auto"/>
            <w:bottom w:val="none" w:sz="0" w:space="0" w:color="auto"/>
            <w:right w:val="none" w:sz="0" w:space="0" w:color="auto"/>
          </w:divBdr>
        </w:div>
        <w:div w:id="1183326898">
          <w:marLeft w:val="480"/>
          <w:marRight w:val="0"/>
          <w:marTop w:val="0"/>
          <w:marBottom w:val="0"/>
          <w:divBdr>
            <w:top w:val="none" w:sz="0" w:space="0" w:color="auto"/>
            <w:left w:val="none" w:sz="0" w:space="0" w:color="auto"/>
            <w:bottom w:val="none" w:sz="0" w:space="0" w:color="auto"/>
            <w:right w:val="none" w:sz="0" w:space="0" w:color="auto"/>
          </w:divBdr>
        </w:div>
        <w:div w:id="1083525111">
          <w:marLeft w:val="480"/>
          <w:marRight w:val="0"/>
          <w:marTop w:val="0"/>
          <w:marBottom w:val="0"/>
          <w:divBdr>
            <w:top w:val="none" w:sz="0" w:space="0" w:color="auto"/>
            <w:left w:val="none" w:sz="0" w:space="0" w:color="auto"/>
            <w:bottom w:val="none" w:sz="0" w:space="0" w:color="auto"/>
            <w:right w:val="none" w:sz="0" w:space="0" w:color="auto"/>
          </w:divBdr>
        </w:div>
        <w:div w:id="1473985112">
          <w:marLeft w:val="480"/>
          <w:marRight w:val="0"/>
          <w:marTop w:val="0"/>
          <w:marBottom w:val="0"/>
          <w:divBdr>
            <w:top w:val="none" w:sz="0" w:space="0" w:color="auto"/>
            <w:left w:val="none" w:sz="0" w:space="0" w:color="auto"/>
            <w:bottom w:val="none" w:sz="0" w:space="0" w:color="auto"/>
            <w:right w:val="none" w:sz="0" w:space="0" w:color="auto"/>
          </w:divBdr>
        </w:div>
        <w:div w:id="719323983">
          <w:marLeft w:val="480"/>
          <w:marRight w:val="0"/>
          <w:marTop w:val="0"/>
          <w:marBottom w:val="0"/>
          <w:divBdr>
            <w:top w:val="none" w:sz="0" w:space="0" w:color="auto"/>
            <w:left w:val="none" w:sz="0" w:space="0" w:color="auto"/>
            <w:bottom w:val="none" w:sz="0" w:space="0" w:color="auto"/>
            <w:right w:val="none" w:sz="0" w:space="0" w:color="auto"/>
          </w:divBdr>
        </w:div>
        <w:div w:id="1988431731">
          <w:marLeft w:val="480"/>
          <w:marRight w:val="0"/>
          <w:marTop w:val="0"/>
          <w:marBottom w:val="0"/>
          <w:divBdr>
            <w:top w:val="none" w:sz="0" w:space="0" w:color="auto"/>
            <w:left w:val="none" w:sz="0" w:space="0" w:color="auto"/>
            <w:bottom w:val="none" w:sz="0" w:space="0" w:color="auto"/>
            <w:right w:val="none" w:sz="0" w:space="0" w:color="auto"/>
          </w:divBdr>
        </w:div>
        <w:div w:id="1905993237">
          <w:marLeft w:val="480"/>
          <w:marRight w:val="0"/>
          <w:marTop w:val="0"/>
          <w:marBottom w:val="0"/>
          <w:divBdr>
            <w:top w:val="none" w:sz="0" w:space="0" w:color="auto"/>
            <w:left w:val="none" w:sz="0" w:space="0" w:color="auto"/>
            <w:bottom w:val="none" w:sz="0" w:space="0" w:color="auto"/>
            <w:right w:val="none" w:sz="0" w:space="0" w:color="auto"/>
          </w:divBdr>
        </w:div>
        <w:div w:id="1129860864">
          <w:marLeft w:val="480"/>
          <w:marRight w:val="0"/>
          <w:marTop w:val="0"/>
          <w:marBottom w:val="0"/>
          <w:divBdr>
            <w:top w:val="none" w:sz="0" w:space="0" w:color="auto"/>
            <w:left w:val="none" w:sz="0" w:space="0" w:color="auto"/>
            <w:bottom w:val="none" w:sz="0" w:space="0" w:color="auto"/>
            <w:right w:val="none" w:sz="0" w:space="0" w:color="auto"/>
          </w:divBdr>
        </w:div>
        <w:div w:id="1572738783">
          <w:marLeft w:val="480"/>
          <w:marRight w:val="0"/>
          <w:marTop w:val="0"/>
          <w:marBottom w:val="0"/>
          <w:divBdr>
            <w:top w:val="none" w:sz="0" w:space="0" w:color="auto"/>
            <w:left w:val="none" w:sz="0" w:space="0" w:color="auto"/>
            <w:bottom w:val="none" w:sz="0" w:space="0" w:color="auto"/>
            <w:right w:val="none" w:sz="0" w:space="0" w:color="auto"/>
          </w:divBdr>
        </w:div>
        <w:div w:id="1352301688">
          <w:marLeft w:val="480"/>
          <w:marRight w:val="0"/>
          <w:marTop w:val="0"/>
          <w:marBottom w:val="0"/>
          <w:divBdr>
            <w:top w:val="none" w:sz="0" w:space="0" w:color="auto"/>
            <w:left w:val="none" w:sz="0" w:space="0" w:color="auto"/>
            <w:bottom w:val="none" w:sz="0" w:space="0" w:color="auto"/>
            <w:right w:val="none" w:sz="0" w:space="0" w:color="auto"/>
          </w:divBdr>
        </w:div>
        <w:div w:id="1645116258">
          <w:marLeft w:val="480"/>
          <w:marRight w:val="0"/>
          <w:marTop w:val="0"/>
          <w:marBottom w:val="0"/>
          <w:divBdr>
            <w:top w:val="none" w:sz="0" w:space="0" w:color="auto"/>
            <w:left w:val="none" w:sz="0" w:space="0" w:color="auto"/>
            <w:bottom w:val="none" w:sz="0" w:space="0" w:color="auto"/>
            <w:right w:val="none" w:sz="0" w:space="0" w:color="auto"/>
          </w:divBdr>
        </w:div>
        <w:div w:id="1133598270">
          <w:marLeft w:val="480"/>
          <w:marRight w:val="0"/>
          <w:marTop w:val="0"/>
          <w:marBottom w:val="0"/>
          <w:divBdr>
            <w:top w:val="none" w:sz="0" w:space="0" w:color="auto"/>
            <w:left w:val="none" w:sz="0" w:space="0" w:color="auto"/>
            <w:bottom w:val="none" w:sz="0" w:space="0" w:color="auto"/>
            <w:right w:val="none" w:sz="0" w:space="0" w:color="auto"/>
          </w:divBdr>
        </w:div>
        <w:div w:id="36857091">
          <w:marLeft w:val="480"/>
          <w:marRight w:val="0"/>
          <w:marTop w:val="0"/>
          <w:marBottom w:val="0"/>
          <w:divBdr>
            <w:top w:val="none" w:sz="0" w:space="0" w:color="auto"/>
            <w:left w:val="none" w:sz="0" w:space="0" w:color="auto"/>
            <w:bottom w:val="none" w:sz="0" w:space="0" w:color="auto"/>
            <w:right w:val="none" w:sz="0" w:space="0" w:color="auto"/>
          </w:divBdr>
        </w:div>
        <w:div w:id="1567033409">
          <w:marLeft w:val="480"/>
          <w:marRight w:val="0"/>
          <w:marTop w:val="0"/>
          <w:marBottom w:val="0"/>
          <w:divBdr>
            <w:top w:val="none" w:sz="0" w:space="0" w:color="auto"/>
            <w:left w:val="none" w:sz="0" w:space="0" w:color="auto"/>
            <w:bottom w:val="none" w:sz="0" w:space="0" w:color="auto"/>
            <w:right w:val="none" w:sz="0" w:space="0" w:color="auto"/>
          </w:divBdr>
        </w:div>
        <w:div w:id="1893078734">
          <w:marLeft w:val="480"/>
          <w:marRight w:val="0"/>
          <w:marTop w:val="0"/>
          <w:marBottom w:val="0"/>
          <w:divBdr>
            <w:top w:val="none" w:sz="0" w:space="0" w:color="auto"/>
            <w:left w:val="none" w:sz="0" w:space="0" w:color="auto"/>
            <w:bottom w:val="none" w:sz="0" w:space="0" w:color="auto"/>
            <w:right w:val="none" w:sz="0" w:space="0" w:color="auto"/>
          </w:divBdr>
        </w:div>
        <w:div w:id="26030160">
          <w:marLeft w:val="480"/>
          <w:marRight w:val="0"/>
          <w:marTop w:val="0"/>
          <w:marBottom w:val="0"/>
          <w:divBdr>
            <w:top w:val="none" w:sz="0" w:space="0" w:color="auto"/>
            <w:left w:val="none" w:sz="0" w:space="0" w:color="auto"/>
            <w:bottom w:val="none" w:sz="0" w:space="0" w:color="auto"/>
            <w:right w:val="none" w:sz="0" w:space="0" w:color="auto"/>
          </w:divBdr>
        </w:div>
        <w:div w:id="1135686066">
          <w:marLeft w:val="480"/>
          <w:marRight w:val="0"/>
          <w:marTop w:val="0"/>
          <w:marBottom w:val="0"/>
          <w:divBdr>
            <w:top w:val="none" w:sz="0" w:space="0" w:color="auto"/>
            <w:left w:val="none" w:sz="0" w:space="0" w:color="auto"/>
            <w:bottom w:val="none" w:sz="0" w:space="0" w:color="auto"/>
            <w:right w:val="none" w:sz="0" w:space="0" w:color="auto"/>
          </w:divBdr>
        </w:div>
        <w:div w:id="1197231081">
          <w:marLeft w:val="480"/>
          <w:marRight w:val="0"/>
          <w:marTop w:val="0"/>
          <w:marBottom w:val="0"/>
          <w:divBdr>
            <w:top w:val="none" w:sz="0" w:space="0" w:color="auto"/>
            <w:left w:val="none" w:sz="0" w:space="0" w:color="auto"/>
            <w:bottom w:val="none" w:sz="0" w:space="0" w:color="auto"/>
            <w:right w:val="none" w:sz="0" w:space="0" w:color="auto"/>
          </w:divBdr>
        </w:div>
        <w:div w:id="1411541403">
          <w:marLeft w:val="480"/>
          <w:marRight w:val="0"/>
          <w:marTop w:val="0"/>
          <w:marBottom w:val="0"/>
          <w:divBdr>
            <w:top w:val="none" w:sz="0" w:space="0" w:color="auto"/>
            <w:left w:val="none" w:sz="0" w:space="0" w:color="auto"/>
            <w:bottom w:val="none" w:sz="0" w:space="0" w:color="auto"/>
            <w:right w:val="none" w:sz="0" w:space="0" w:color="auto"/>
          </w:divBdr>
        </w:div>
        <w:div w:id="902253491">
          <w:marLeft w:val="480"/>
          <w:marRight w:val="0"/>
          <w:marTop w:val="0"/>
          <w:marBottom w:val="0"/>
          <w:divBdr>
            <w:top w:val="none" w:sz="0" w:space="0" w:color="auto"/>
            <w:left w:val="none" w:sz="0" w:space="0" w:color="auto"/>
            <w:bottom w:val="none" w:sz="0" w:space="0" w:color="auto"/>
            <w:right w:val="none" w:sz="0" w:space="0" w:color="auto"/>
          </w:divBdr>
        </w:div>
        <w:div w:id="215702335">
          <w:marLeft w:val="480"/>
          <w:marRight w:val="0"/>
          <w:marTop w:val="0"/>
          <w:marBottom w:val="0"/>
          <w:divBdr>
            <w:top w:val="none" w:sz="0" w:space="0" w:color="auto"/>
            <w:left w:val="none" w:sz="0" w:space="0" w:color="auto"/>
            <w:bottom w:val="none" w:sz="0" w:space="0" w:color="auto"/>
            <w:right w:val="none" w:sz="0" w:space="0" w:color="auto"/>
          </w:divBdr>
        </w:div>
        <w:div w:id="1964770270">
          <w:marLeft w:val="480"/>
          <w:marRight w:val="0"/>
          <w:marTop w:val="0"/>
          <w:marBottom w:val="0"/>
          <w:divBdr>
            <w:top w:val="none" w:sz="0" w:space="0" w:color="auto"/>
            <w:left w:val="none" w:sz="0" w:space="0" w:color="auto"/>
            <w:bottom w:val="none" w:sz="0" w:space="0" w:color="auto"/>
            <w:right w:val="none" w:sz="0" w:space="0" w:color="auto"/>
          </w:divBdr>
        </w:div>
        <w:div w:id="489100120">
          <w:marLeft w:val="480"/>
          <w:marRight w:val="0"/>
          <w:marTop w:val="0"/>
          <w:marBottom w:val="0"/>
          <w:divBdr>
            <w:top w:val="none" w:sz="0" w:space="0" w:color="auto"/>
            <w:left w:val="none" w:sz="0" w:space="0" w:color="auto"/>
            <w:bottom w:val="none" w:sz="0" w:space="0" w:color="auto"/>
            <w:right w:val="none" w:sz="0" w:space="0" w:color="auto"/>
          </w:divBdr>
        </w:div>
        <w:div w:id="1542589615">
          <w:marLeft w:val="480"/>
          <w:marRight w:val="0"/>
          <w:marTop w:val="0"/>
          <w:marBottom w:val="0"/>
          <w:divBdr>
            <w:top w:val="none" w:sz="0" w:space="0" w:color="auto"/>
            <w:left w:val="none" w:sz="0" w:space="0" w:color="auto"/>
            <w:bottom w:val="none" w:sz="0" w:space="0" w:color="auto"/>
            <w:right w:val="none" w:sz="0" w:space="0" w:color="auto"/>
          </w:divBdr>
        </w:div>
        <w:div w:id="1235816164">
          <w:marLeft w:val="480"/>
          <w:marRight w:val="0"/>
          <w:marTop w:val="0"/>
          <w:marBottom w:val="0"/>
          <w:divBdr>
            <w:top w:val="none" w:sz="0" w:space="0" w:color="auto"/>
            <w:left w:val="none" w:sz="0" w:space="0" w:color="auto"/>
            <w:bottom w:val="none" w:sz="0" w:space="0" w:color="auto"/>
            <w:right w:val="none" w:sz="0" w:space="0" w:color="auto"/>
          </w:divBdr>
        </w:div>
        <w:div w:id="1762798932">
          <w:marLeft w:val="480"/>
          <w:marRight w:val="0"/>
          <w:marTop w:val="0"/>
          <w:marBottom w:val="0"/>
          <w:divBdr>
            <w:top w:val="none" w:sz="0" w:space="0" w:color="auto"/>
            <w:left w:val="none" w:sz="0" w:space="0" w:color="auto"/>
            <w:bottom w:val="none" w:sz="0" w:space="0" w:color="auto"/>
            <w:right w:val="none" w:sz="0" w:space="0" w:color="auto"/>
          </w:divBdr>
        </w:div>
        <w:div w:id="1806968577">
          <w:marLeft w:val="480"/>
          <w:marRight w:val="0"/>
          <w:marTop w:val="0"/>
          <w:marBottom w:val="0"/>
          <w:divBdr>
            <w:top w:val="none" w:sz="0" w:space="0" w:color="auto"/>
            <w:left w:val="none" w:sz="0" w:space="0" w:color="auto"/>
            <w:bottom w:val="none" w:sz="0" w:space="0" w:color="auto"/>
            <w:right w:val="none" w:sz="0" w:space="0" w:color="auto"/>
          </w:divBdr>
        </w:div>
        <w:div w:id="2123528645">
          <w:marLeft w:val="480"/>
          <w:marRight w:val="0"/>
          <w:marTop w:val="0"/>
          <w:marBottom w:val="0"/>
          <w:divBdr>
            <w:top w:val="none" w:sz="0" w:space="0" w:color="auto"/>
            <w:left w:val="none" w:sz="0" w:space="0" w:color="auto"/>
            <w:bottom w:val="none" w:sz="0" w:space="0" w:color="auto"/>
            <w:right w:val="none" w:sz="0" w:space="0" w:color="auto"/>
          </w:divBdr>
        </w:div>
        <w:div w:id="338388116">
          <w:marLeft w:val="480"/>
          <w:marRight w:val="0"/>
          <w:marTop w:val="0"/>
          <w:marBottom w:val="0"/>
          <w:divBdr>
            <w:top w:val="none" w:sz="0" w:space="0" w:color="auto"/>
            <w:left w:val="none" w:sz="0" w:space="0" w:color="auto"/>
            <w:bottom w:val="none" w:sz="0" w:space="0" w:color="auto"/>
            <w:right w:val="none" w:sz="0" w:space="0" w:color="auto"/>
          </w:divBdr>
        </w:div>
        <w:div w:id="1101411759">
          <w:marLeft w:val="480"/>
          <w:marRight w:val="0"/>
          <w:marTop w:val="0"/>
          <w:marBottom w:val="0"/>
          <w:divBdr>
            <w:top w:val="none" w:sz="0" w:space="0" w:color="auto"/>
            <w:left w:val="none" w:sz="0" w:space="0" w:color="auto"/>
            <w:bottom w:val="none" w:sz="0" w:space="0" w:color="auto"/>
            <w:right w:val="none" w:sz="0" w:space="0" w:color="auto"/>
          </w:divBdr>
        </w:div>
        <w:div w:id="1128550695">
          <w:marLeft w:val="480"/>
          <w:marRight w:val="0"/>
          <w:marTop w:val="0"/>
          <w:marBottom w:val="0"/>
          <w:divBdr>
            <w:top w:val="none" w:sz="0" w:space="0" w:color="auto"/>
            <w:left w:val="none" w:sz="0" w:space="0" w:color="auto"/>
            <w:bottom w:val="none" w:sz="0" w:space="0" w:color="auto"/>
            <w:right w:val="none" w:sz="0" w:space="0" w:color="auto"/>
          </w:divBdr>
        </w:div>
        <w:div w:id="1335456044">
          <w:marLeft w:val="480"/>
          <w:marRight w:val="0"/>
          <w:marTop w:val="0"/>
          <w:marBottom w:val="0"/>
          <w:divBdr>
            <w:top w:val="none" w:sz="0" w:space="0" w:color="auto"/>
            <w:left w:val="none" w:sz="0" w:space="0" w:color="auto"/>
            <w:bottom w:val="none" w:sz="0" w:space="0" w:color="auto"/>
            <w:right w:val="none" w:sz="0" w:space="0" w:color="auto"/>
          </w:divBdr>
        </w:div>
        <w:div w:id="1522356831">
          <w:marLeft w:val="480"/>
          <w:marRight w:val="0"/>
          <w:marTop w:val="0"/>
          <w:marBottom w:val="0"/>
          <w:divBdr>
            <w:top w:val="none" w:sz="0" w:space="0" w:color="auto"/>
            <w:left w:val="none" w:sz="0" w:space="0" w:color="auto"/>
            <w:bottom w:val="none" w:sz="0" w:space="0" w:color="auto"/>
            <w:right w:val="none" w:sz="0" w:space="0" w:color="auto"/>
          </w:divBdr>
        </w:div>
      </w:divsChild>
    </w:div>
    <w:div w:id="875389633">
      <w:bodyDiv w:val="1"/>
      <w:marLeft w:val="0"/>
      <w:marRight w:val="0"/>
      <w:marTop w:val="0"/>
      <w:marBottom w:val="0"/>
      <w:divBdr>
        <w:top w:val="none" w:sz="0" w:space="0" w:color="auto"/>
        <w:left w:val="none" w:sz="0" w:space="0" w:color="auto"/>
        <w:bottom w:val="none" w:sz="0" w:space="0" w:color="auto"/>
        <w:right w:val="none" w:sz="0" w:space="0" w:color="auto"/>
      </w:divBdr>
    </w:div>
    <w:div w:id="875459659">
      <w:bodyDiv w:val="1"/>
      <w:marLeft w:val="0"/>
      <w:marRight w:val="0"/>
      <w:marTop w:val="0"/>
      <w:marBottom w:val="0"/>
      <w:divBdr>
        <w:top w:val="none" w:sz="0" w:space="0" w:color="auto"/>
        <w:left w:val="none" w:sz="0" w:space="0" w:color="auto"/>
        <w:bottom w:val="none" w:sz="0" w:space="0" w:color="auto"/>
        <w:right w:val="none" w:sz="0" w:space="0" w:color="auto"/>
      </w:divBdr>
    </w:div>
    <w:div w:id="875461159">
      <w:bodyDiv w:val="1"/>
      <w:marLeft w:val="0"/>
      <w:marRight w:val="0"/>
      <w:marTop w:val="0"/>
      <w:marBottom w:val="0"/>
      <w:divBdr>
        <w:top w:val="none" w:sz="0" w:space="0" w:color="auto"/>
        <w:left w:val="none" w:sz="0" w:space="0" w:color="auto"/>
        <w:bottom w:val="none" w:sz="0" w:space="0" w:color="auto"/>
        <w:right w:val="none" w:sz="0" w:space="0" w:color="auto"/>
      </w:divBdr>
    </w:div>
    <w:div w:id="875964565">
      <w:bodyDiv w:val="1"/>
      <w:marLeft w:val="0"/>
      <w:marRight w:val="0"/>
      <w:marTop w:val="0"/>
      <w:marBottom w:val="0"/>
      <w:divBdr>
        <w:top w:val="none" w:sz="0" w:space="0" w:color="auto"/>
        <w:left w:val="none" w:sz="0" w:space="0" w:color="auto"/>
        <w:bottom w:val="none" w:sz="0" w:space="0" w:color="auto"/>
        <w:right w:val="none" w:sz="0" w:space="0" w:color="auto"/>
      </w:divBdr>
    </w:div>
    <w:div w:id="876233403">
      <w:bodyDiv w:val="1"/>
      <w:marLeft w:val="0"/>
      <w:marRight w:val="0"/>
      <w:marTop w:val="0"/>
      <w:marBottom w:val="0"/>
      <w:divBdr>
        <w:top w:val="none" w:sz="0" w:space="0" w:color="auto"/>
        <w:left w:val="none" w:sz="0" w:space="0" w:color="auto"/>
        <w:bottom w:val="none" w:sz="0" w:space="0" w:color="auto"/>
        <w:right w:val="none" w:sz="0" w:space="0" w:color="auto"/>
      </w:divBdr>
    </w:div>
    <w:div w:id="876309206">
      <w:bodyDiv w:val="1"/>
      <w:marLeft w:val="0"/>
      <w:marRight w:val="0"/>
      <w:marTop w:val="0"/>
      <w:marBottom w:val="0"/>
      <w:divBdr>
        <w:top w:val="none" w:sz="0" w:space="0" w:color="auto"/>
        <w:left w:val="none" w:sz="0" w:space="0" w:color="auto"/>
        <w:bottom w:val="none" w:sz="0" w:space="0" w:color="auto"/>
        <w:right w:val="none" w:sz="0" w:space="0" w:color="auto"/>
      </w:divBdr>
    </w:div>
    <w:div w:id="876742356">
      <w:bodyDiv w:val="1"/>
      <w:marLeft w:val="0"/>
      <w:marRight w:val="0"/>
      <w:marTop w:val="0"/>
      <w:marBottom w:val="0"/>
      <w:divBdr>
        <w:top w:val="none" w:sz="0" w:space="0" w:color="auto"/>
        <w:left w:val="none" w:sz="0" w:space="0" w:color="auto"/>
        <w:bottom w:val="none" w:sz="0" w:space="0" w:color="auto"/>
        <w:right w:val="none" w:sz="0" w:space="0" w:color="auto"/>
      </w:divBdr>
    </w:div>
    <w:div w:id="876773085">
      <w:bodyDiv w:val="1"/>
      <w:marLeft w:val="0"/>
      <w:marRight w:val="0"/>
      <w:marTop w:val="0"/>
      <w:marBottom w:val="0"/>
      <w:divBdr>
        <w:top w:val="none" w:sz="0" w:space="0" w:color="auto"/>
        <w:left w:val="none" w:sz="0" w:space="0" w:color="auto"/>
        <w:bottom w:val="none" w:sz="0" w:space="0" w:color="auto"/>
        <w:right w:val="none" w:sz="0" w:space="0" w:color="auto"/>
      </w:divBdr>
    </w:div>
    <w:div w:id="876896843">
      <w:bodyDiv w:val="1"/>
      <w:marLeft w:val="0"/>
      <w:marRight w:val="0"/>
      <w:marTop w:val="0"/>
      <w:marBottom w:val="0"/>
      <w:divBdr>
        <w:top w:val="none" w:sz="0" w:space="0" w:color="auto"/>
        <w:left w:val="none" w:sz="0" w:space="0" w:color="auto"/>
        <w:bottom w:val="none" w:sz="0" w:space="0" w:color="auto"/>
        <w:right w:val="none" w:sz="0" w:space="0" w:color="auto"/>
      </w:divBdr>
    </w:div>
    <w:div w:id="877014037">
      <w:bodyDiv w:val="1"/>
      <w:marLeft w:val="0"/>
      <w:marRight w:val="0"/>
      <w:marTop w:val="0"/>
      <w:marBottom w:val="0"/>
      <w:divBdr>
        <w:top w:val="none" w:sz="0" w:space="0" w:color="auto"/>
        <w:left w:val="none" w:sz="0" w:space="0" w:color="auto"/>
        <w:bottom w:val="none" w:sz="0" w:space="0" w:color="auto"/>
        <w:right w:val="none" w:sz="0" w:space="0" w:color="auto"/>
      </w:divBdr>
    </w:div>
    <w:div w:id="877544615">
      <w:bodyDiv w:val="1"/>
      <w:marLeft w:val="0"/>
      <w:marRight w:val="0"/>
      <w:marTop w:val="0"/>
      <w:marBottom w:val="0"/>
      <w:divBdr>
        <w:top w:val="none" w:sz="0" w:space="0" w:color="auto"/>
        <w:left w:val="none" w:sz="0" w:space="0" w:color="auto"/>
        <w:bottom w:val="none" w:sz="0" w:space="0" w:color="auto"/>
        <w:right w:val="none" w:sz="0" w:space="0" w:color="auto"/>
      </w:divBdr>
    </w:div>
    <w:div w:id="877746206">
      <w:bodyDiv w:val="1"/>
      <w:marLeft w:val="0"/>
      <w:marRight w:val="0"/>
      <w:marTop w:val="0"/>
      <w:marBottom w:val="0"/>
      <w:divBdr>
        <w:top w:val="none" w:sz="0" w:space="0" w:color="auto"/>
        <w:left w:val="none" w:sz="0" w:space="0" w:color="auto"/>
        <w:bottom w:val="none" w:sz="0" w:space="0" w:color="auto"/>
        <w:right w:val="none" w:sz="0" w:space="0" w:color="auto"/>
      </w:divBdr>
    </w:div>
    <w:div w:id="878274268">
      <w:bodyDiv w:val="1"/>
      <w:marLeft w:val="0"/>
      <w:marRight w:val="0"/>
      <w:marTop w:val="0"/>
      <w:marBottom w:val="0"/>
      <w:divBdr>
        <w:top w:val="none" w:sz="0" w:space="0" w:color="auto"/>
        <w:left w:val="none" w:sz="0" w:space="0" w:color="auto"/>
        <w:bottom w:val="none" w:sz="0" w:space="0" w:color="auto"/>
        <w:right w:val="none" w:sz="0" w:space="0" w:color="auto"/>
      </w:divBdr>
    </w:div>
    <w:div w:id="878512565">
      <w:bodyDiv w:val="1"/>
      <w:marLeft w:val="0"/>
      <w:marRight w:val="0"/>
      <w:marTop w:val="0"/>
      <w:marBottom w:val="0"/>
      <w:divBdr>
        <w:top w:val="none" w:sz="0" w:space="0" w:color="auto"/>
        <w:left w:val="none" w:sz="0" w:space="0" w:color="auto"/>
        <w:bottom w:val="none" w:sz="0" w:space="0" w:color="auto"/>
        <w:right w:val="none" w:sz="0" w:space="0" w:color="auto"/>
      </w:divBdr>
      <w:divsChild>
        <w:div w:id="27033368">
          <w:marLeft w:val="480"/>
          <w:marRight w:val="0"/>
          <w:marTop w:val="0"/>
          <w:marBottom w:val="0"/>
          <w:divBdr>
            <w:top w:val="none" w:sz="0" w:space="0" w:color="auto"/>
            <w:left w:val="none" w:sz="0" w:space="0" w:color="auto"/>
            <w:bottom w:val="none" w:sz="0" w:space="0" w:color="auto"/>
            <w:right w:val="none" w:sz="0" w:space="0" w:color="auto"/>
          </w:divBdr>
        </w:div>
        <w:div w:id="36128139">
          <w:marLeft w:val="480"/>
          <w:marRight w:val="0"/>
          <w:marTop w:val="0"/>
          <w:marBottom w:val="0"/>
          <w:divBdr>
            <w:top w:val="none" w:sz="0" w:space="0" w:color="auto"/>
            <w:left w:val="none" w:sz="0" w:space="0" w:color="auto"/>
            <w:bottom w:val="none" w:sz="0" w:space="0" w:color="auto"/>
            <w:right w:val="none" w:sz="0" w:space="0" w:color="auto"/>
          </w:divBdr>
        </w:div>
        <w:div w:id="38557506">
          <w:marLeft w:val="480"/>
          <w:marRight w:val="0"/>
          <w:marTop w:val="0"/>
          <w:marBottom w:val="0"/>
          <w:divBdr>
            <w:top w:val="none" w:sz="0" w:space="0" w:color="auto"/>
            <w:left w:val="none" w:sz="0" w:space="0" w:color="auto"/>
            <w:bottom w:val="none" w:sz="0" w:space="0" w:color="auto"/>
            <w:right w:val="none" w:sz="0" w:space="0" w:color="auto"/>
          </w:divBdr>
        </w:div>
        <w:div w:id="67190467">
          <w:marLeft w:val="480"/>
          <w:marRight w:val="0"/>
          <w:marTop w:val="0"/>
          <w:marBottom w:val="0"/>
          <w:divBdr>
            <w:top w:val="none" w:sz="0" w:space="0" w:color="auto"/>
            <w:left w:val="none" w:sz="0" w:space="0" w:color="auto"/>
            <w:bottom w:val="none" w:sz="0" w:space="0" w:color="auto"/>
            <w:right w:val="none" w:sz="0" w:space="0" w:color="auto"/>
          </w:divBdr>
        </w:div>
        <w:div w:id="90590452">
          <w:marLeft w:val="480"/>
          <w:marRight w:val="0"/>
          <w:marTop w:val="0"/>
          <w:marBottom w:val="0"/>
          <w:divBdr>
            <w:top w:val="none" w:sz="0" w:space="0" w:color="auto"/>
            <w:left w:val="none" w:sz="0" w:space="0" w:color="auto"/>
            <w:bottom w:val="none" w:sz="0" w:space="0" w:color="auto"/>
            <w:right w:val="none" w:sz="0" w:space="0" w:color="auto"/>
          </w:divBdr>
        </w:div>
        <w:div w:id="146748911">
          <w:marLeft w:val="480"/>
          <w:marRight w:val="0"/>
          <w:marTop w:val="0"/>
          <w:marBottom w:val="0"/>
          <w:divBdr>
            <w:top w:val="none" w:sz="0" w:space="0" w:color="auto"/>
            <w:left w:val="none" w:sz="0" w:space="0" w:color="auto"/>
            <w:bottom w:val="none" w:sz="0" w:space="0" w:color="auto"/>
            <w:right w:val="none" w:sz="0" w:space="0" w:color="auto"/>
          </w:divBdr>
        </w:div>
        <w:div w:id="154151399">
          <w:marLeft w:val="480"/>
          <w:marRight w:val="0"/>
          <w:marTop w:val="0"/>
          <w:marBottom w:val="0"/>
          <w:divBdr>
            <w:top w:val="none" w:sz="0" w:space="0" w:color="auto"/>
            <w:left w:val="none" w:sz="0" w:space="0" w:color="auto"/>
            <w:bottom w:val="none" w:sz="0" w:space="0" w:color="auto"/>
            <w:right w:val="none" w:sz="0" w:space="0" w:color="auto"/>
          </w:divBdr>
        </w:div>
        <w:div w:id="165637281">
          <w:marLeft w:val="480"/>
          <w:marRight w:val="0"/>
          <w:marTop w:val="0"/>
          <w:marBottom w:val="0"/>
          <w:divBdr>
            <w:top w:val="none" w:sz="0" w:space="0" w:color="auto"/>
            <w:left w:val="none" w:sz="0" w:space="0" w:color="auto"/>
            <w:bottom w:val="none" w:sz="0" w:space="0" w:color="auto"/>
            <w:right w:val="none" w:sz="0" w:space="0" w:color="auto"/>
          </w:divBdr>
        </w:div>
        <w:div w:id="192545094">
          <w:marLeft w:val="480"/>
          <w:marRight w:val="0"/>
          <w:marTop w:val="0"/>
          <w:marBottom w:val="0"/>
          <w:divBdr>
            <w:top w:val="none" w:sz="0" w:space="0" w:color="auto"/>
            <w:left w:val="none" w:sz="0" w:space="0" w:color="auto"/>
            <w:bottom w:val="none" w:sz="0" w:space="0" w:color="auto"/>
            <w:right w:val="none" w:sz="0" w:space="0" w:color="auto"/>
          </w:divBdr>
        </w:div>
        <w:div w:id="272715455">
          <w:marLeft w:val="480"/>
          <w:marRight w:val="0"/>
          <w:marTop w:val="0"/>
          <w:marBottom w:val="0"/>
          <w:divBdr>
            <w:top w:val="none" w:sz="0" w:space="0" w:color="auto"/>
            <w:left w:val="none" w:sz="0" w:space="0" w:color="auto"/>
            <w:bottom w:val="none" w:sz="0" w:space="0" w:color="auto"/>
            <w:right w:val="none" w:sz="0" w:space="0" w:color="auto"/>
          </w:divBdr>
        </w:div>
        <w:div w:id="283930677">
          <w:marLeft w:val="480"/>
          <w:marRight w:val="0"/>
          <w:marTop w:val="0"/>
          <w:marBottom w:val="0"/>
          <w:divBdr>
            <w:top w:val="none" w:sz="0" w:space="0" w:color="auto"/>
            <w:left w:val="none" w:sz="0" w:space="0" w:color="auto"/>
            <w:bottom w:val="none" w:sz="0" w:space="0" w:color="auto"/>
            <w:right w:val="none" w:sz="0" w:space="0" w:color="auto"/>
          </w:divBdr>
        </w:div>
        <w:div w:id="323901634">
          <w:marLeft w:val="480"/>
          <w:marRight w:val="0"/>
          <w:marTop w:val="0"/>
          <w:marBottom w:val="0"/>
          <w:divBdr>
            <w:top w:val="none" w:sz="0" w:space="0" w:color="auto"/>
            <w:left w:val="none" w:sz="0" w:space="0" w:color="auto"/>
            <w:bottom w:val="none" w:sz="0" w:space="0" w:color="auto"/>
            <w:right w:val="none" w:sz="0" w:space="0" w:color="auto"/>
          </w:divBdr>
        </w:div>
        <w:div w:id="332535534">
          <w:marLeft w:val="480"/>
          <w:marRight w:val="0"/>
          <w:marTop w:val="0"/>
          <w:marBottom w:val="0"/>
          <w:divBdr>
            <w:top w:val="none" w:sz="0" w:space="0" w:color="auto"/>
            <w:left w:val="none" w:sz="0" w:space="0" w:color="auto"/>
            <w:bottom w:val="none" w:sz="0" w:space="0" w:color="auto"/>
            <w:right w:val="none" w:sz="0" w:space="0" w:color="auto"/>
          </w:divBdr>
        </w:div>
        <w:div w:id="390159709">
          <w:marLeft w:val="480"/>
          <w:marRight w:val="0"/>
          <w:marTop w:val="0"/>
          <w:marBottom w:val="0"/>
          <w:divBdr>
            <w:top w:val="none" w:sz="0" w:space="0" w:color="auto"/>
            <w:left w:val="none" w:sz="0" w:space="0" w:color="auto"/>
            <w:bottom w:val="none" w:sz="0" w:space="0" w:color="auto"/>
            <w:right w:val="none" w:sz="0" w:space="0" w:color="auto"/>
          </w:divBdr>
        </w:div>
        <w:div w:id="457454433">
          <w:marLeft w:val="480"/>
          <w:marRight w:val="0"/>
          <w:marTop w:val="0"/>
          <w:marBottom w:val="0"/>
          <w:divBdr>
            <w:top w:val="none" w:sz="0" w:space="0" w:color="auto"/>
            <w:left w:val="none" w:sz="0" w:space="0" w:color="auto"/>
            <w:bottom w:val="none" w:sz="0" w:space="0" w:color="auto"/>
            <w:right w:val="none" w:sz="0" w:space="0" w:color="auto"/>
          </w:divBdr>
        </w:div>
        <w:div w:id="476918650">
          <w:marLeft w:val="480"/>
          <w:marRight w:val="0"/>
          <w:marTop w:val="0"/>
          <w:marBottom w:val="0"/>
          <w:divBdr>
            <w:top w:val="none" w:sz="0" w:space="0" w:color="auto"/>
            <w:left w:val="none" w:sz="0" w:space="0" w:color="auto"/>
            <w:bottom w:val="none" w:sz="0" w:space="0" w:color="auto"/>
            <w:right w:val="none" w:sz="0" w:space="0" w:color="auto"/>
          </w:divBdr>
        </w:div>
        <w:div w:id="484668087">
          <w:marLeft w:val="480"/>
          <w:marRight w:val="0"/>
          <w:marTop w:val="0"/>
          <w:marBottom w:val="0"/>
          <w:divBdr>
            <w:top w:val="none" w:sz="0" w:space="0" w:color="auto"/>
            <w:left w:val="none" w:sz="0" w:space="0" w:color="auto"/>
            <w:bottom w:val="none" w:sz="0" w:space="0" w:color="auto"/>
            <w:right w:val="none" w:sz="0" w:space="0" w:color="auto"/>
          </w:divBdr>
        </w:div>
        <w:div w:id="491260884">
          <w:marLeft w:val="480"/>
          <w:marRight w:val="0"/>
          <w:marTop w:val="0"/>
          <w:marBottom w:val="0"/>
          <w:divBdr>
            <w:top w:val="none" w:sz="0" w:space="0" w:color="auto"/>
            <w:left w:val="none" w:sz="0" w:space="0" w:color="auto"/>
            <w:bottom w:val="none" w:sz="0" w:space="0" w:color="auto"/>
            <w:right w:val="none" w:sz="0" w:space="0" w:color="auto"/>
          </w:divBdr>
        </w:div>
        <w:div w:id="515773222">
          <w:marLeft w:val="480"/>
          <w:marRight w:val="0"/>
          <w:marTop w:val="0"/>
          <w:marBottom w:val="0"/>
          <w:divBdr>
            <w:top w:val="none" w:sz="0" w:space="0" w:color="auto"/>
            <w:left w:val="none" w:sz="0" w:space="0" w:color="auto"/>
            <w:bottom w:val="none" w:sz="0" w:space="0" w:color="auto"/>
            <w:right w:val="none" w:sz="0" w:space="0" w:color="auto"/>
          </w:divBdr>
        </w:div>
        <w:div w:id="534580259">
          <w:marLeft w:val="480"/>
          <w:marRight w:val="0"/>
          <w:marTop w:val="0"/>
          <w:marBottom w:val="0"/>
          <w:divBdr>
            <w:top w:val="none" w:sz="0" w:space="0" w:color="auto"/>
            <w:left w:val="none" w:sz="0" w:space="0" w:color="auto"/>
            <w:bottom w:val="none" w:sz="0" w:space="0" w:color="auto"/>
            <w:right w:val="none" w:sz="0" w:space="0" w:color="auto"/>
          </w:divBdr>
        </w:div>
        <w:div w:id="583225682">
          <w:marLeft w:val="480"/>
          <w:marRight w:val="0"/>
          <w:marTop w:val="0"/>
          <w:marBottom w:val="0"/>
          <w:divBdr>
            <w:top w:val="none" w:sz="0" w:space="0" w:color="auto"/>
            <w:left w:val="none" w:sz="0" w:space="0" w:color="auto"/>
            <w:bottom w:val="none" w:sz="0" w:space="0" w:color="auto"/>
            <w:right w:val="none" w:sz="0" w:space="0" w:color="auto"/>
          </w:divBdr>
        </w:div>
        <w:div w:id="586615712">
          <w:marLeft w:val="480"/>
          <w:marRight w:val="0"/>
          <w:marTop w:val="0"/>
          <w:marBottom w:val="0"/>
          <w:divBdr>
            <w:top w:val="none" w:sz="0" w:space="0" w:color="auto"/>
            <w:left w:val="none" w:sz="0" w:space="0" w:color="auto"/>
            <w:bottom w:val="none" w:sz="0" w:space="0" w:color="auto"/>
            <w:right w:val="none" w:sz="0" w:space="0" w:color="auto"/>
          </w:divBdr>
        </w:div>
        <w:div w:id="593126264">
          <w:marLeft w:val="480"/>
          <w:marRight w:val="0"/>
          <w:marTop w:val="0"/>
          <w:marBottom w:val="0"/>
          <w:divBdr>
            <w:top w:val="none" w:sz="0" w:space="0" w:color="auto"/>
            <w:left w:val="none" w:sz="0" w:space="0" w:color="auto"/>
            <w:bottom w:val="none" w:sz="0" w:space="0" w:color="auto"/>
            <w:right w:val="none" w:sz="0" w:space="0" w:color="auto"/>
          </w:divBdr>
        </w:div>
        <w:div w:id="594555583">
          <w:marLeft w:val="480"/>
          <w:marRight w:val="0"/>
          <w:marTop w:val="0"/>
          <w:marBottom w:val="0"/>
          <w:divBdr>
            <w:top w:val="none" w:sz="0" w:space="0" w:color="auto"/>
            <w:left w:val="none" w:sz="0" w:space="0" w:color="auto"/>
            <w:bottom w:val="none" w:sz="0" w:space="0" w:color="auto"/>
            <w:right w:val="none" w:sz="0" w:space="0" w:color="auto"/>
          </w:divBdr>
        </w:div>
        <w:div w:id="607734365">
          <w:marLeft w:val="480"/>
          <w:marRight w:val="0"/>
          <w:marTop w:val="0"/>
          <w:marBottom w:val="0"/>
          <w:divBdr>
            <w:top w:val="none" w:sz="0" w:space="0" w:color="auto"/>
            <w:left w:val="none" w:sz="0" w:space="0" w:color="auto"/>
            <w:bottom w:val="none" w:sz="0" w:space="0" w:color="auto"/>
            <w:right w:val="none" w:sz="0" w:space="0" w:color="auto"/>
          </w:divBdr>
        </w:div>
        <w:div w:id="613368787">
          <w:marLeft w:val="480"/>
          <w:marRight w:val="0"/>
          <w:marTop w:val="0"/>
          <w:marBottom w:val="0"/>
          <w:divBdr>
            <w:top w:val="none" w:sz="0" w:space="0" w:color="auto"/>
            <w:left w:val="none" w:sz="0" w:space="0" w:color="auto"/>
            <w:bottom w:val="none" w:sz="0" w:space="0" w:color="auto"/>
            <w:right w:val="none" w:sz="0" w:space="0" w:color="auto"/>
          </w:divBdr>
        </w:div>
        <w:div w:id="632827836">
          <w:marLeft w:val="480"/>
          <w:marRight w:val="0"/>
          <w:marTop w:val="0"/>
          <w:marBottom w:val="0"/>
          <w:divBdr>
            <w:top w:val="none" w:sz="0" w:space="0" w:color="auto"/>
            <w:left w:val="none" w:sz="0" w:space="0" w:color="auto"/>
            <w:bottom w:val="none" w:sz="0" w:space="0" w:color="auto"/>
            <w:right w:val="none" w:sz="0" w:space="0" w:color="auto"/>
          </w:divBdr>
        </w:div>
        <w:div w:id="637610852">
          <w:marLeft w:val="480"/>
          <w:marRight w:val="0"/>
          <w:marTop w:val="0"/>
          <w:marBottom w:val="0"/>
          <w:divBdr>
            <w:top w:val="none" w:sz="0" w:space="0" w:color="auto"/>
            <w:left w:val="none" w:sz="0" w:space="0" w:color="auto"/>
            <w:bottom w:val="none" w:sz="0" w:space="0" w:color="auto"/>
            <w:right w:val="none" w:sz="0" w:space="0" w:color="auto"/>
          </w:divBdr>
        </w:div>
        <w:div w:id="652754089">
          <w:marLeft w:val="480"/>
          <w:marRight w:val="0"/>
          <w:marTop w:val="0"/>
          <w:marBottom w:val="0"/>
          <w:divBdr>
            <w:top w:val="none" w:sz="0" w:space="0" w:color="auto"/>
            <w:left w:val="none" w:sz="0" w:space="0" w:color="auto"/>
            <w:bottom w:val="none" w:sz="0" w:space="0" w:color="auto"/>
            <w:right w:val="none" w:sz="0" w:space="0" w:color="auto"/>
          </w:divBdr>
        </w:div>
        <w:div w:id="658577313">
          <w:marLeft w:val="480"/>
          <w:marRight w:val="0"/>
          <w:marTop w:val="0"/>
          <w:marBottom w:val="0"/>
          <w:divBdr>
            <w:top w:val="none" w:sz="0" w:space="0" w:color="auto"/>
            <w:left w:val="none" w:sz="0" w:space="0" w:color="auto"/>
            <w:bottom w:val="none" w:sz="0" w:space="0" w:color="auto"/>
            <w:right w:val="none" w:sz="0" w:space="0" w:color="auto"/>
          </w:divBdr>
        </w:div>
        <w:div w:id="666205187">
          <w:marLeft w:val="480"/>
          <w:marRight w:val="0"/>
          <w:marTop w:val="0"/>
          <w:marBottom w:val="0"/>
          <w:divBdr>
            <w:top w:val="none" w:sz="0" w:space="0" w:color="auto"/>
            <w:left w:val="none" w:sz="0" w:space="0" w:color="auto"/>
            <w:bottom w:val="none" w:sz="0" w:space="0" w:color="auto"/>
            <w:right w:val="none" w:sz="0" w:space="0" w:color="auto"/>
          </w:divBdr>
        </w:div>
        <w:div w:id="677006163">
          <w:marLeft w:val="480"/>
          <w:marRight w:val="0"/>
          <w:marTop w:val="0"/>
          <w:marBottom w:val="0"/>
          <w:divBdr>
            <w:top w:val="none" w:sz="0" w:space="0" w:color="auto"/>
            <w:left w:val="none" w:sz="0" w:space="0" w:color="auto"/>
            <w:bottom w:val="none" w:sz="0" w:space="0" w:color="auto"/>
            <w:right w:val="none" w:sz="0" w:space="0" w:color="auto"/>
          </w:divBdr>
        </w:div>
        <w:div w:id="690642268">
          <w:marLeft w:val="480"/>
          <w:marRight w:val="0"/>
          <w:marTop w:val="0"/>
          <w:marBottom w:val="0"/>
          <w:divBdr>
            <w:top w:val="none" w:sz="0" w:space="0" w:color="auto"/>
            <w:left w:val="none" w:sz="0" w:space="0" w:color="auto"/>
            <w:bottom w:val="none" w:sz="0" w:space="0" w:color="auto"/>
            <w:right w:val="none" w:sz="0" w:space="0" w:color="auto"/>
          </w:divBdr>
        </w:div>
        <w:div w:id="714350891">
          <w:marLeft w:val="480"/>
          <w:marRight w:val="0"/>
          <w:marTop w:val="0"/>
          <w:marBottom w:val="0"/>
          <w:divBdr>
            <w:top w:val="none" w:sz="0" w:space="0" w:color="auto"/>
            <w:left w:val="none" w:sz="0" w:space="0" w:color="auto"/>
            <w:bottom w:val="none" w:sz="0" w:space="0" w:color="auto"/>
            <w:right w:val="none" w:sz="0" w:space="0" w:color="auto"/>
          </w:divBdr>
        </w:div>
        <w:div w:id="776756020">
          <w:marLeft w:val="480"/>
          <w:marRight w:val="0"/>
          <w:marTop w:val="0"/>
          <w:marBottom w:val="0"/>
          <w:divBdr>
            <w:top w:val="none" w:sz="0" w:space="0" w:color="auto"/>
            <w:left w:val="none" w:sz="0" w:space="0" w:color="auto"/>
            <w:bottom w:val="none" w:sz="0" w:space="0" w:color="auto"/>
            <w:right w:val="none" w:sz="0" w:space="0" w:color="auto"/>
          </w:divBdr>
        </w:div>
        <w:div w:id="781995443">
          <w:marLeft w:val="480"/>
          <w:marRight w:val="0"/>
          <w:marTop w:val="0"/>
          <w:marBottom w:val="0"/>
          <w:divBdr>
            <w:top w:val="none" w:sz="0" w:space="0" w:color="auto"/>
            <w:left w:val="none" w:sz="0" w:space="0" w:color="auto"/>
            <w:bottom w:val="none" w:sz="0" w:space="0" w:color="auto"/>
            <w:right w:val="none" w:sz="0" w:space="0" w:color="auto"/>
          </w:divBdr>
        </w:div>
        <w:div w:id="795218519">
          <w:marLeft w:val="480"/>
          <w:marRight w:val="0"/>
          <w:marTop w:val="0"/>
          <w:marBottom w:val="0"/>
          <w:divBdr>
            <w:top w:val="none" w:sz="0" w:space="0" w:color="auto"/>
            <w:left w:val="none" w:sz="0" w:space="0" w:color="auto"/>
            <w:bottom w:val="none" w:sz="0" w:space="0" w:color="auto"/>
            <w:right w:val="none" w:sz="0" w:space="0" w:color="auto"/>
          </w:divBdr>
        </w:div>
        <w:div w:id="842546728">
          <w:marLeft w:val="480"/>
          <w:marRight w:val="0"/>
          <w:marTop w:val="0"/>
          <w:marBottom w:val="0"/>
          <w:divBdr>
            <w:top w:val="none" w:sz="0" w:space="0" w:color="auto"/>
            <w:left w:val="none" w:sz="0" w:space="0" w:color="auto"/>
            <w:bottom w:val="none" w:sz="0" w:space="0" w:color="auto"/>
            <w:right w:val="none" w:sz="0" w:space="0" w:color="auto"/>
          </w:divBdr>
        </w:div>
        <w:div w:id="843782262">
          <w:marLeft w:val="480"/>
          <w:marRight w:val="0"/>
          <w:marTop w:val="0"/>
          <w:marBottom w:val="0"/>
          <w:divBdr>
            <w:top w:val="none" w:sz="0" w:space="0" w:color="auto"/>
            <w:left w:val="none" w:sz="0" w:space="0" w:color="auto"/>
            <w:bottom w:val="none" w:sz="0" w:space="0" w:color="auto"/>
            <w:right w:val="none" w:sz="0" w:space="0" w:color="auto"/>
          </w:divBdr>
        </w:div>
        <w:div w:id="893810080">
          <w:marLeft w:val="480"/>
          <w:marRight w:val="0"/>
          <w:marTop w:val="0"/>
          <w:marBottom w:val="0"/>
          <w:divBdr>
            <w:top w:val="none" w:sz="0" w:space="0" w:color="auto"/>
            <w:left w:val="none" w:sz="0" w:space="0" w:color="auto"/>
            <w:bottom w:val="none" w:sz="0" w:space="0" w:color="auto"/>
            <w:right w:val="none" w:sz="0" w:space="0" w:color="auto"/>
          </w:divBdr>
        </w:div>
        <w:div w:id="925456296">
          <w:marLeft w:val="480"/>
          <w:marRight w:val="0"/>
          <w:marTop w:val="0"/>
          <w:marBottom w:val="0"/>
          <w:divBdr>
            <w:top w:val="none" w:sz="0" w:space="0" w:color="auto"/>
            <w:left w:val="none" w:sz="0" w:space="0" w:color="auto"/>
            <w:bottom w:val="none" w:sz="0" w:space="0" w:color="auto"/>
            <w:right w:val="none" w:sz="0" w:space="0" w:color="auto"/>
          </w:divBdr>
        </w:div>
        <w:div w:id="931468781">
          <w:marLeft w:val="480"/>
          <w:marRight w:val="0"/>
          <w:marTop w:val="0"/>
          <w:marBottom w:val="0"/>
          <w:divBdr>
            <w:top w:val="none" w:sz="0" w:space="0" w:color="auto"/>
            <w:left w:val="none" w:sz="0" w:space="0" w:color="auto"/>
            <w:bottom w:val="none" w:sz="0" w:space="0" w:color="auto"/>
            <w:right w:val="none" w:sz="0" w:space="0" w:color="auto"/>
          </w:divBdr>
        </w:div>
        <w:div w:id="935477898">
          <w:marLeft w:val="480"/>
          <w:marRight w:val="0"/>
          <w:marTop w:val="0"/>
          <w:marBottom w:val="0"/>
          <w:divBdr>
            <w:top w:val="none" w:sz="0" w:space="0" w:color="auto"/>
            <w:left w:val="none" w:sz="0" w:space="0" w:color="auto"/>
            <w:bottom w:val="none" w:sz="0" w:space="0" w:color="auto"/>
            <w:right w:val="none" w:sz="0" w:space="0" w:color="auto"/>
          </w:divBdr>
        </w:div>
        <w:div w:id="1007097149">
          <w:marLeft w:val="480"/>
          <w:marRight w:val="0"/>
          <w:marTop w:val="0"/>
          <w:marBottom w:val="0"/>
          <w:divBdr>
            <w:top w:val="none" w:sz="0" w:space="0" w:color="auto"/>
            <w:left w:val="none" w:sz="0" w:space="0" w:color="auto"/>
            <w:bottom w:val="none" w:sz="0" w:space="0" w:color="auto"/>
            <w:right w:val="none" w:sz="0" w:space="0" w:color="auto"/>
          </w:divBdr>
        </w:div>
      </w:divsChild>
    </w:div>
    <w:div w:id="878975019">
      <w:bodyDiv w:val="1"/>
      <w:marLeft w:val="0"/>
      <w:marRight w:val="0"/>
      <w:marTop w:val="0"/>
      <w:marBottom w:val="0"/>
      <w:divBdr>
        <w:top w:val="none" w:sz="0" w:space="0" w:color="auto"/>
        <w:left w:val="none" w:sz="0" w:space="0" w:color="auto"/>
        <w:bottom w:val="none" w:sz="0" w:space="0" w:color="auto"/>
        <w:right w:val="none" w:sz="0" w:space="0" w:color="auto"/>
      </w:divBdr>
      <w:divsChild>
        <w:div w:id="25108305">
          <w:marLeft w:val="480"/>
          <w:marRight w:val="0"/>
          <w:marTop w:val="0"/>
          <w:marBottom w:val="0"/>
          <w:divBdr>
            <w:top w:val="none" w:sz="0" w:space="0" w:color="auto"/>
            <w:left w:val="none" w:sz="0" w:space="0" w:color="auto"/>
            <w:bottom w:val="none" w:sz="0" w:space="0" w:color="auto"/>
            <w:right w:val="none" w:sz="0" w:space="0" w:color="auto"/>
          </w:divBdr>
        </w:div>
        <w:div w:id="43334190">
          <w:marLeft w:val="480"/>
          <w:marRight w:val="0"/>
          <w:marTop w:val="0"/>
          <w:marBottom w:val="0"/>
          <w:divBdr>
            <w:top w:val="none" w:sz="0" w:space="0" w:color="auto"/>
            <w:left w:val="none" w:sz="0" w:space="0" w:color="auto"/>
            <w:bottom w:val="none" w:sz="0" w:space="0" w:color="auto"/>
            <w:right w:val="none" w:sz="0" w:space="0" w:color="auto"/>
          </w:divBdr>
        </w:div>
        <w:div w:id="70783904">
          <w:marLeft w:val="480"/>
          <w:marRight w:val="0"/>
          <w:marTop w:val="0"/>
          <w:marBottom w:val="0"/>
          <w:divBdr>
            <w:top w:val="none" w:sz="0" w:space="0" w:color="auto"/>
            <w:left w:val="none" w:sz="0" w:space="0" w:color="auto"/>
            <w:bottom w:val="none" w:sz="0" w:space="0" w:color="auto"/>
            <w:right w:val="none" w:sz="0" w:space="0" w:color="auto"/>
          </w:divBdr>
        </w:div>
        <w:div w:id="73748234">
          <w:marLeft w:val="480"/>
          <w:marRight w:val="0"/>
          <w:marTop w:val="0"/>
          <w:marBottom w:val="0"/>
          <w:divBdr>
            <w:top w:val="none" w:sz="0" w:space="0" w:color="auto"/>
            <w:left w:val="none" w:sz="0" w:space="0" w:color="auto"/>
            <w:bottom w:val="none" w:sz="0" w:space="0" w:color="auto"/>
            <w:right w:val="none" w:sz="0" w:space="0" w:color="auto"/>
          </w:divBdr>
        </w:div>
        <w:div w:id="86583663">
          <w:marLeft w:val="480"/>
          <w:marRight w:val="0"/>
          <w:marTop w:val="0"/>
          <w:marBottom w:val="0"/>
          <w:divBdr>
            <w:top w:val="none" w:sz="0" w:space="0" w:color="auto"/>
            <w:left w:val="none" w:sz="0" w:space="0" w:color="auto"/>
            <w:bottom w:val="none" w:sz="0" w:space="0" w:color="auto"/>
            <w:right w:val="none" w:sz="0" w:space="0" w:color="auto"/>
          </w:divBdr>
        </w:div>
        <w:div w:id="123040003">
          <w:marLeft w:val="480"/>
          <w:marRight w:val="0"/>
          <w:marTop w:val="0"/>
          <w:marBottom w:val="0"/>
          <w:divBdr>
            <w:top w:val="none" w:sz="0" w:space="0" w:color="auto"/>
            <w:left w:val="none" w:sz="0" w:space="0" w:color="auto"/>
            <w:bottom w:val="none" w:sz="0" w:space="0" w:color="auto"/>
            <w:right w:val="none" w:sz="0" w:space="0" w:color="auto"/>
          </w:divBdr>
        </w:div>
        <w:div w:id="132911748">
          <w:marLeft w:val="480"/>
          <w:marRight w:val="0"/>
          <w:marTop w:val="0"/>
          <w:marBottom w:val="0"/>
          <w:divBdr>
            <w:top w:val="none" w:sz="0" w:space="0" w:color="auto"/>
            <w:left w:val="none" w:sz="0" w:space="0" w:color="auto"/>
            <w:bottom w:val="none" w:sz="0" w:space="0" w:color="auto"/>
            <w:right w:val="none" w:sz="0" w:space="0" w:color="auto"/>
          </w:divBdr>
        </w:div>
        <w:div w:id="157308450">
          <w:marLeft w:val="480"/>
          <w:marRight w:val="0"/>
          <w:marTop w:val="0"/>
          <w:marBottom w:val="0"/>
          <w:divBdr>
            <w:top w:val="none" w:sz="0" w:space="0" w:color="auto"/>
            <w:left w:val="none" w:sz="0" w:space="0" w:color="auto"/>
            <w:bottom w:val="none" w:sz="0" w:space="0" w:color="auto"/>
            <w:right w:val="none" w:sz="0" w:space="0" w:color="auto"/>
          </w:divBdr>
        </w:div>
        <w:div w:id="207185869">
          <w:marLeft w:val="480"/>
          <w:marRight w:val="0"/>
          <w:marTop w:val="0"/>
          <w:marBottom w:val="0"/>
          <w:divBdr>
            <w:top w:val="none" w:sz="0" w:space="0" w:color="auto"/>
            <w:left w:val="none" w:sz="0" w:space="0" w:color="auto"/>
            <w:bottom w:val="none" w:sz="0" w:space="0" w:color="auto"/>
            <w:right w:val="none" w:sz="0" w:space="0" w:color="auto"/>
          </w:divBdr>
        </w:div>
        <w:div w:id="236324465">
          <w:marLeft w:val="480"/>
          <w:marRight w:val="0"/>
          <w:marTop w:val="0"/>
          <w:marBottom w:val="0"/>
          <w:divBdr>
            <w:top w:val="none" w:sz="0" w:space="0" w:color="auto"/>
            <w:left w:val="none" w:sz="0" w:space="0" w:color="auto"/>
            <w:bottom w:val="none" w:sz="0" w:space="0" w:color="auto"/>
            <w:right w:val="none" w:sz="0" w:space="0" w:color="auto"/>
          </w:divBdr>
        </w:div>
        <w:div w:id="286477348">
          <w:marLeft w:val="480"/>
          <w:marRight w:val="0"/>
          <w:marTop w:val="0"/>
          <w:marBottom w:val="0"/>
          <w:divBdr>
            <w:top w:val="none" w:sz="0" w:space="0" w:color="auto"/>
            <w:left w:val="none" w:sz="0" w:space="0" w:color="auto"/>
            <w:bottom w:val="none" w:sz="0" w:space="0" w:color="auto"/>
            <w:right w:val="none" w:sz="0" w:space="0" w:color="auto"/>
          </w:divBdr>
        </w:div>
        <w:div w:id="410465042">
          <w:marLeft w:val="480"/>
          <w:marRight w:val="0"/>
          <w:marTop w:val="0"/>
          <w:marBottom w:val="0"/>
          <w:divBdr>
            <w:top w:val="none" w:sz="0" w:space="0" w:color="auto"/>
            <w:left w:val="none" w:sz="0" w:space="0" w:color="auto"/>
            <w:bottom w:val="none" w:sz="0" w:space="0" w:color="auto"/>
            <w:right w:val="none" w:sz="0" w:space="0" w:color="auto"/>
          </w:divBdr>
        </w:div>
        <w:div w:id="464351253">
          <w:marLeft w:val="480"/>
          <w:marRight w:val="0"/>
          <w:marTop w:val="0"/>
          <w:marBottom w:val="0"/>
          <w:divBdr>
            <w:top w:val="none" w:sz="0" w:space="0" w:color="auto"/>
            <w:left w:val="none" w:sz="0" w:space="0" w:color="auto"/>
            <w:bottom w:val="none" w:sz="0" w:space="0" w:color="auto"/>
            <w:right w:val="none" w:sz="0" w:space="0" w:color="auto"/>
          </w:divBdr>
        </w:div>
        <w:div w:id="468590642">
          <w:marLeft w:val="480"/>
          <w:marRight w:val="0"/>
          <w:marTop w:val="0"/>
          <w:marBottom w:val="0"/>
          <w:divBdr>
            <w:top w:val="none" w:sz="0" w:space="0" w:color="auto"/>
            <w:left w:val="none" w:sz="0" w:space="0" w:color="auto"/>
            <w:bottom w:val="none" w:sz="0" w:space="0" w:color="auto"/>
            <w:right w:val="none" w:sz="0" w:space="0" w:color="auto"/>
          </w:divBdr>
        </w:div>
        <w:div w:id="473570567">
          <w:marLeft w:val="480"/>
          <w:marRight w:val="0"/>
          <w:marTop w:val="0"/>
          <w:marBottom w:val="0"/>
          <w:divBdr>
            <w:top w:val="none" w:sz="0" w:space="0" w:color="auto"/>
            <w:left w:val="none" w:sz="0" w:space="0" w:color="auto"/>
            <w:bottom w:val="none" w:sz="0" w:space="0" w:color="auto"/>
            <w:right w:val="none" w:sz="0" w:space="0" w:color="auto"/>
          </w:divBdr>
        </w:div>
        <w:div w:id="498815752">
          <w:marLeft w:val="480"/>
          <w:marRight w:val="0"/>
          <w:marTop w:val="0"/>
          <w:marBottom w:val="0"/>
          <w:divBdr>
            <w:top w:val="none" w:sz="0" w:space="0" w:color="auto"/>
            <w:left w:val="none" w:sz="0" w:space="0" w:color="auto"/>
            <w:bottom w:val="none" w:sz="0" w:space="0" w:color="auto"/>
            <w:right w:val="none" w:sz="0" w:space="0" w:color="auto"/>
          </w:divBdr>
        </w:div>
        <w:div w:id="539512646">
          <w:marLeft w:val="480"/>
          <w:marRight w:val="0"/>
          <w:marTop w:val="0"/>
          <w:marBottom w:val="0"/>
          <w:divBdr>
            <w:top w:val="none" w:sz="0" w:space="0" w:color="auto"/>
            <w:left w:val="none" w:sz="0" w:space="0" w:color="auto"/>
            <w:bottom w:val="none" w:sz="0" w:space="0" w:color="auto"/>
            <w:right w:val="none" w:sz="0" w:space="0" w:color="auto"/>
          </w:divBdr>
        </w:div>
        <w:div w:id="606159429">
          <w:marLeft w:val="480"/>
          <w:marRight w:val="0"/>
          <w:marTop w:val="0"/>
          <w:marBottom w:val="0"/>
          <w:divBdr>
            <w:top w:val="none" w:sz="0" w:space="0" w:color="auto"/>
            <w:left w:val="none" w:sz="0" w:space="0" w:color="auto"/>
            <w:bottom w:val="none" w:sz="0" w:space="0" w:color="auto"/>
            <w:right w:val="none" w:sz="0" w:space="0" w:color="auto"/>
          </w:divBdr>
        </w:div>
        <w:div w:id="682169994">
          <w:marLeft w:val="480"/>
          <w:marRight w:val="0"/>
          <w:marTop w:val="0"/>
          <w:marBottom w:val="0"/>
          <w:divBdr>
            <w:top w:val="none" w:sz="0" w:space="0" w:color="auto"/>
            <w:left w:val="none" w:sz="0" w:space="0" w:color="auto"/>
            <w:bottom w:val="none" w:sz="0" w:space="0" w:color="auto"/>
            <w:right w:val="none" w:sz="0" w:space="0" w:color="auto"/>
          </w:divBdr>
        </w:div>
        <w:div w:id="685834667">
          <w:marLeft w:val="480"/>
          <w:marRight w:val="0"/>
          <w:marTop w:val="0"/>
          <w:marBottom w:val="0"/>
          <w:divBdr>
            <w:top w:val="none" w:sz="0" w:space="0" w:color="auto"/>
            <w:left w:val="none" w:sz="0" w:space="0" w:color="auto"/>
            <w:bottom w:val="none" w:sz="0" w:space="0" w:color="auto"/>
            <w:right w:val="none" w:sz="0" w:space="0" w:color="auto"/>
          </w:divBdr>
        </w:div>
        <w:div w:id="693652051">
          <w:marLeft w:val="480"/>
          <w:marRight w:val="0"/>
          <w:marTop w:val="0"/>
          <w:marBottom w:val="0"/>
          <w:divBdr>
            <w:top w:val="none" w:sz="0" w:space="0" w:color="auto"/>
            <w:left w:val="none" w:sz="0" w:space="0" w:color="auto"/>
            <w:bottom w:val="none" w:sz="0" w:space="0" w:color="auto"/>
            <w:right w:val="none" w:sz="0" w:space="0" w:color="auto"/>
          </w:divBdr>
        </w:div>
        <w:div w:id="695696937">
          <w:marLeft w:val="480"/>
          <w:marRight w:val="0"/>
          <w:marTop w:val="0"/>
          <w:marBottom w:val="0"/>
          <w:divBdr>
            <w:top w:val="none" w:sz="0" w:space="0" w:color="auto"/>
            <w:left w:val="none" w:sz="0" w:space="0" w:color="auto"/>
            <w:bottom w:val="none" w:sz="0" w:space="0" w:color="auto"/>
            <w:right w:val="none" w:sz="0" w:space="0" w:color="auto"/>
          </w:divBdr>
        </w:div>
        <w:div w:id="705789080">
          <w:marLeft w:val="480"/>
          <w:marRight w:val="0"/>
          <w:marTop w:val="0"/>
          <w:marBottom w:val="0"/>
          <w:divBdr>
            <w:top w:val="none" w:sz="0" w:space="0" w:color="auto"/>
            <w:left w:val="none" w:sz="0" w:space="0" w:color="auto"/>
            <w:bottom w:val="none" w:sz="0" w:space="0" w:color="auto"/>
            <w:right w:val="none" w:sz="0" w:space="0" w:color="auto"/>
          </w:divBdr>
        </w:div>
        <w:div w:id="707224352">
          <w:marLeft w:val="480"/>
          <w:marRight w:val="0"/>
          <w:marTop w:val="0"/>
          <w:marBottom w:val="0"/>
          <w:divBdr>
            <w:top w:val="none" w:sz="0" w:space="0" w:color="auto"/>
            <w:left w:val="none" w:sz="0" w:space="0" w:color="auto"/>
            <w:bottom w:val="none" w:sz="0" w:space="0" w:color="auto"/>
            <w:right w:val="none" w:sz="0" w:space="0" w:color="auto"/>
          </w:divBdr>
        </w:div>
        <w:div w:id="719593060">
          <w:marLeft w:val="480"/>
          <w:marRight w:val="0"/>
          <w:marTop w:val="0"/>
          <w:marBottom w:val="0"/>
          <w:divBdr>
            <w:top w:val="none" w:sz="0" w:space="0" w:color="auto"/>
            <w:left w:val="none" w:sz="0" w:space="0" w:color="auto"/>
            <w:bottom w:val="none" w:sz="0" w:space="0" w:color="auto"/>
            <w:right w:val="none" w:sz="0" w:space="0" w:color="auto"/>
          </w:divBdr>
        </w:div>
        <w:div w:id="731655082">
          <w:marLeft w:val="480"/>
          <w:marRight w:val="0"/>
          <w:marTop w:val="0"/>
          <w:marBottom w:val="0"/>
          <w:divBdr>
            <w:top w:val="none" w:sz="0" w:space="0" w:color="auto"/>
            <w:left w:val="none" w:sz="0" w:space="0" w:color="auto"/>
            <w:bottom w:val="none" w:sz="0" w:space="0" w:color="auto"/>
            <w:right w:val="none" w:sz="0" w:space="0" w:color="auto"/>
          </w:divBdr>
        </w:div>
        <w:div w:id="745372484">
          <w:marLeft w:val="480"/>
          <w:marRight w:val="0"/>
          <w:marTop w:val="0"/>
          <w:marBottom w:val="0"/>
          <w:divBdr>
            <w:top w:val="none" w:sz="0" w:space="0" w:color="auto"/>
            <w:left w:val="none" w:sz="0" w:space="0" w:color="auto"/>
            <w:bottom w:val="none" w:sz="0" w:space="0" w:color="auto"/>
            <w:right w:val="none" w:sz="0" w:space="0" w:color="auto"/>
          </w:divBdr>
        </w:div>
        <w:div w:id="851264657">
          <w:marLeft w:val="480"/>
          <w:marRight w:val="0"/>
          <w:marTop w:val="0"/>
          <w:marBottom w:val="0"/>
          <w:divBdr>
            <w:top w:val="none" w:sz="0" w:space="0" w:color="auto"/>
            <w:left w:val="none" w:sz="0" w:space="0" w:color="auto"/>
            <w:bottom w:val="none" w:sz="0" w:space="0" w:color="auto"/>
            <w:right w:val="none" w:sz="0" w:space="0" w:color="auto"/>
          </w:divBdr>
        </w:div>
        <w:div w:id="905921925">
          <w:marLeft w:val="480"/>
          <w:marRight w:val="0"/>
          <w:marTop w:val="0"/>
          <w:marBottom w:val="0"/>
          <w:divBdr>
            <w:top w:val="none" w:sz="0" w:space="0" w:color="auto"/>
            <w:left w:val="none" w:sz="0" w:space="0" w:color="auto"/>
            <w:bottom w:val="none" w:sz="0" w:space="0" w:color="auto"/>
            <w:right w:val="none" w:sz="0" w:space="0" w:color="auto"/>
          </w:divBdr>
        </w:div>
        <w:div w:id="938219117">
          <w:marLeft w:val="480"/>
          <w:marRight w:val="0"/>
          <w:marTop w:val="0"/>
          <w:marBottom w:val="0"/>
          <w:divBdr>
            <w:top w:val="none" w:sz="0" w:space="0" w:color="auto"/>
            <w:left w:val="none" w:sz="0" w:space="0" w:color="auto"/>
            <w:bottom w:val="none" w:sz="0" w:space="0" w:color="auto"/>
            <w:right w:val="none" w:sz="0" w:space="0" w:color="auto"/>
          </w:divBdr>
        </w:div>
        <w:div w:id="948658886">
          <w:marLeft w:val="480"/>
          <w:marRight w:val="0"/>
          <w:marTop w:val="0"/>
          <w:marBottom w:val="0"/>
          <w:divBdr>
            <w:top w:val="none" w:sz="0" w:space="0" w:color="auto"/>
            <w:left w:val="none" w:sz="0" w:space="0" w:color="auto"/>
            <w:bottom w:val="none" w:sz="0" w:space="0" w:color="auto"/>
            <w:right w:val="none" w:sz="0" w:space="0" w:color="auto"/>
          </w:divBdr>
        </w:div>
        <w:div w:id="963468583">
          <w:marLeft w:val="480"/>
          <w:marRight w:val="0"/>
          <w:marTop w:val="0"/>
          <w:marBottom w:val="0"/>
          <w:divBdr>
            <w:top w:val="none" w:sz="0" w:space="0" w:color="auto"/>
            <w:left w:val="none" w:sz="0" w:space="0" w:color="auto"/>
            <w:bottom w:val="none" w:sz="0" w:space="0" w:color="auto"/>
            <w:right w:val="none" w:sz="0" w:space="0" w:color="auto"/>
          </w:divBdr>
        </w:div>
        <w:div w:id="1001618100">
          <w:marLeft w:val="480"/>
          <w:marRight w:val="0"/>
          <w:marTop w:val="0"/>
          <w:marBottom w:val="0"/>
          <w:divBdr>
            <w:top w:val="none" w:sz="0" w:space="0" w:color="auto"/>
            <w:left w:val="none" w:sz="0" w:space="0" w:color="auto"/>
            <w:bottom w:val="none" w:sz="0" w:space="0" w:color="auto"/>
            <w:right w:val="none" w:sz="0" w:space="0" w:color="auto"/>
          </w:divBdr>
        </w:div>
      </w:divsChild>
    </w:div>
    <w:div w:id="879173801">
      <w:bodyDiv w:val="1"/>
      <w:marLeft w:val="0"/>
      <w:marRight w:val="0"/>
      <w:marTop w:val="0"/>
      <w:marBottom w:val="0"/>
      <w:divBdr>
        <w:top w:val="none" w:sz="0" w:space="0" w:color="auto"/>
        <w:left w:val="none" w:sz="0" w:space="0" w:color="auto"/>
        <w:bottom w:val="none" w:sz="0" w:space="0" w:color="auto"/>
        <w:right w:val="none" w:sz="0" w:space="0" w:color="auto"/>
      </w:divBdr>
    </w:div>
    <w:div w:id="879319145">
      <w:bodyDiv w:val="1"/>
      <w:marLeft w:val="0"/>
      <w:marRight w:val="0"/>
      <w:marTop w:val="0"/>
      <w:marBottom w:val="0"/>
      <w:divBdr>
        <w:top w:val="none" w:sz="0" w:space="0" w:color="auto"/>
        <w:left w:val="none" w:sz="0" w:space="0" w:color="auto"/>
        <w:bottom w:val="none" w:sz="0" w:space="0" w:color="auto"/>
        <w:right w:val="none" w:sz="0" w:space="0" w:color="auto"/>
      </w:divBdr>
    </w:div>
    <w:div w:id="879516786">
      <w:bodyDiv w:val="1"/>
      <w:marLeft w:val="0"/>
      <w:marRight w:val="0"/>
      <w:marTop w:val="0"/>
      <w:marBottom w:val="0"/>
      <w:divBdr>
        <w:top w:val="none" w:sz="0" w:space="0" w:color="auto"/>
        <w:left w:val="none" w:sz="0" w:space="0" w:color="auto"/>
        <w:bottom w:val="none" w:sz="0" w:space="0" w:color="auto"/>
        <w:right w:val="none" w:sz="0" w:space="0" w:color="auto"/>
      </w:divBdr>
    </w:div>
    <w:div w:id="879589306">
      <w:bodyDiv w:val="1"/>
      <w:marLeft w:val="0"/>
      <w:marRight w:val="0"/>
      <w:marTop w:val="0"/>
      <w:marBottom w:val="0"/>
      <w:divBdr>
        <w:top w:val="none" w:sz="0" w:space="0" w:color="auto"/>
        <w:left w:val="none" w:sz="0" w:space="0" w:color="auto"/>
        <w:bottom w:val="none" w:sz="0" w:space="0" w:color="auto"/>
        <w:right w:val="none" w:sz="0" w:space="0" w:color="auto"/>
      </w:divBdr>
    </w:div>
    <w:div w:id="879974181">
      <w:bodyDiv w:val="1"/>
      <w:marLeft w:val="0"/>
      <w:marRight w:val="0"/>
      <w:marTop w:val="0"/>
      <w:marBottom w:val="0"/>
      <w:divBdr>
        <w:top w:val="none" w:sz="0" w:space="0" w:color="auto"/>
        <w:left w:val="none" w:sz="0" w:space="0" w:color="auto"/>
        <w:bottom w:val="none" w:sz="0" w:space="0" w:color="auto"/>
        <w:right w:val="none" w:sz="0" w:space="0" w:color="auto"/>
      </w:divBdr>
    </w:div>
    <w:div w:id="880091482">
      <w:bodyDiv w:val="1"/>
      <w:marLeft w:val="0"/>
      <w:marRight w:val="0"/>
      <w:marTop w:val="0"/>
      <w:marBottom w:val="0"/>
      <w:divBdr>
        <w:top w:val="none" w:sz="0" w:space="0" w:color="auto"/>
        <w:left w:val="none" w:sz="0" w:space="0" w:color="auto"/>
        <w:bottom w:val="none" w:sz="0" w:space="0" w:color="auto"/>
        <w:right w:val="none" w:sz="0" w:space="0" w:color="auto"/>
      </w:divBdr>
      <w:divsChild>
        <w:div w:id="24524942">
          <w:marLeft w:val="480"/>
          <w:marRight w:val="0"/>
          <w:marTop w:val="0"/>
          <w:marBottom w:val="0"/>
          <w:divBdr>
            <w:top w:val="none" w:sz="0" w:space="0" w:color="auto"/>
            <w:left w:val="none" w:sz="0" w:space="0" w:color="auto"/>
            <w:bottom w:val="none" w:sz="0" w:space="0" w:color="auto"/>
            <w:right w:val="none" w:sz="0" w:space="0" w:color="auto"/>
          </w:divBdr>
        </w:div>
        <w:div w:id="98454767">
          <w:marLeft w:val="480"/>
          <w:marRight w:val="0"/>
          <w:marTop w:val="0"/>
          <w:marBottom w:val="0"/>
          <w:divBdr>
            <w:top w:val="none" w:sz="0" w:space="0" w:color="auto"/>
            <w:left w:val="none" w:sz="0" w:space="0" w:color="auto"/>
            <w:bottom w:val="none" w:sz="0" w:space="0" w:color="auto"/>
            <w:right w:val="none" w:sz="0" w:space="0" w:color="auto"/>
          </w:divBdr>
        </w:div>
        <w:div w:id="147786639">
          <w:marLeft w:val="480"/>
          <w:marRight w:val="0"/>
          <w:marTop w:val="0"/>
          <w:marBottom w:val="0"/>
          <w:divBdr>
            <w:top w:val="none" w:sz="0" w:space="0" w:color="auto"/>
            <w:left w:val="none" w:sz="0" w:space="0" w:color="auto"/>
            <w:bottom w:val="none" w:sz="0" w:space="0" w:color="auto"/>
            <w:right w:val="none" w:sz="0" w:space="0" w:color="auto"/>
          </w:divBdr>
        </w:div>
        <w:div w:id="151335730">
          <w:marLeft w:val="480"/>
          <w:marRight w:val="0"/>
          <w:marTop w:val="0"/>
          <w:marBottom w:val="0"/>
          <w:divBdr>
            <w:top w:val="none" w:sz="0" w:space="0" w:color="auto"/>
            <w:left w:val="none" w:sz="0" w:space="0" w:color="auto"/>
            <w:bottom w:val="none" w:sz="0" w:space="0" w:color="auto"/>
            <w:right w:val="none" w:sz="0" w:space="0" w:color="auto"/>
          </w:divBdr>
        </w:div>
        <w:div w:id="163981886">
          <w:marLeft w:val="480"/>
          <w:marRight w:val="0"/>
          <w:marTop w:val="0"/>
          <w:marBottom w:val="0"/>
          <w:divBdr>
            <w:top w:val="none" w:sz="0" w:space="0" w:color="auto"/>
            <w:left w:val="none" w:sz="0" w:space="0" w:color="auto"/>
            <w:bottom w:val="none" w:sz="0" w:space="0" w:color="auto"/>
            <w:right w:val="none" w:sz="0" w:space="0" w:color="auto"/>
          </w:divBdr>
        </w:div>
        <w:div w:id="189609181">
          <w:marLeft w:val="480"/>
          <w:marRight w:val="0"/>
          <w:marTop w:val="0"/>
          <w:marBottom w:val="0"/>
          <w:divBdr>
            <w:top w:val="none" w:sz="0" w:space="0" w:color="auto"/>
            <w:left w:val="none" w:sz="0" w:space="0" w:color="auto"/>
            <w:bottom w:val="none" w:sz="0" w:space="0" w:color="auto"/>
            <w:right w:val="none" w:sz="0" w:space="0" w:color="auto"/>
          </w:divBdr>
        </w:div>
        <w:div w:id="228737446">
          <w:marLeft w:val="480"/>
          <w:marRight w:val="0"/>
          <w:marTop w:val="0"/>
          <w:marBottom w:val="0"/>
          <w:divBdr>
            <w:top w:val="none" w:sz="0" w:space="0" w:color="auto"/>
            <w:left w:val="none" w:sz="0" w:space="0" w:color="auto"/>
            <w:bottom w:val="none" w:sz="0" w:space="0" w:color="auto"/>
            <w:right w:val="none" w:sz="0" w:space="0" w:color="auto"/>
          </w:divBdr>
        </w:div>
        <w:div w:id="233930259">
          <w:marLeft w:val="480"/>
          <w:marRight w:val="0"/>
          <w:marTop w:val="0"/>
          <w:marBottom w:val="0"/>
          <w:divBdr>
            <w:top w:val="none" w:sz="0" w:space="0" w:color="auto"/>
            <w:left w:val="none" w:sz="0" w:space="0" w:color="auto"/>
            <w:bottom w:val="none" w:sz="0" w:space="0" w:color="auto"/>
            <w:right w:val="none" w:sz="0" w:space="0" w:color="auto"/>
          </w:divBdr>
        </w:div>
        <w:div w:id="262109655">
          <w:marLeft w:val="480"/>
          <w:marRight w:val="0"/>
          <w:marTop w:val="0"/>
          <w:marBottom w:val="0"/>
          <w:divBdr>
            <w:top w:val="none" w:sz="0" w:space="0" w:color="auto"/>
            <w:left w:val="none" w:sz="0" w:space="0" w:color="auto"/>
            <w:bottom w:val="none" w:sz="0" w:space="0" w:color="auto"/>
            <w:right w:val="none" w:sz="0" w:space="0" w:color="auto"/>
          </w:divBdr>
        </w:div>
        <w:div w:id="321855712">
          <w:marLeft w:val="480"/>
          <w:marRight w:val="0"/>
          <w:marTop w:val="0"/>
          <w:marBottom w:val="0"/>
          <w:divBdr>
            <w:top w:val="none" w:sz="0" w:space="0" w:color="auto"/>
            <w:left w:val="none" w:sz="0" w:space="0" w:color="auto"/>
            <w:bottom w:val="none" w:sz="0" w:space="0" w:color="auto"/>
            <w:right w:val="none" w:sz="0" w:space="0" w:color="auto"/>
          </w:divBdr>
        </w:div>
        <w:div w:id="326591393">
          <w:marLeft w:val="480"/>
          <w:marRight w:val="0"/>
          <w:marTop w:val="0"/>
          <w:marBottom w:val="0"/>
          <w:divBdr>
            <w:top w:val="none" w:sz="0" w:space="0" w:color="auto"/>
            <w:left w:val="none" w:sz="0" w:space="0" w:color="auto"/>
            <w:bottom w:val="none" w:sz="0" w:space="0" w:color="auto"/>
            <w:right w:val="none" w:sz="0" w:space="0" w:color="auto"/>
          </w:divBdr>
        </w:div>
        <w:div w:id="367922647">
          <w:marLeft w:val="480"/>
          <w:marRight w:val="0"/>
          <w:marTop w:val="0"/>
          <w:marBottom w:val="0"/>
          <w:divBdr>
            <w:top w:val="none" w:sz="0" w:space="0" w:color="auto"/>
            <w:left w:val="none" w:sz="0" w:space="0" w:color="auto"/>
            <w:bottom w:val="none" w:sz="0" w:space="0" w:color="auto"/>
            <w:right w:val="none" w:sz="0" w:space="0" w:color="auto"/>
          </w:divBdr>
        </w:div>
        <w:div w:id="371200320">
          <w:marLeft w:val="480"/>
          <w:marRight w:val="0"/>
          <w:marTop w:val="0"/>
          <w:marBottom w:val="0"/>
          <w:divBdr>
            <w:top w:val="none" w:sz="0" w:space="0" w:color="auto"/>
            <w:left w:val="none" w:sz="0" w:space="0" w:color="auto"/>
            <w:bottom w:val="none" w:sz="0" w:space="0" w:color="auto"/>
            <w:right w:val="none" w:sz="0" w:space="0" w:color="auto"/>
          </w:divBdr>
        </w:div>
        <w:div w:id="434176984">
          <w:marLeft w:val="480"/>
          <w:marRight w:val="0"/>
          <w:marTop w:val="0"/>
          <w:marBottom w:val="0"/>
          <w:divBdr>
            <w:top w:val="none" w:sz="0" w:space="0" w:color="auto"/>
            <w:left w:val="none" w:sz="0" w:space="0" w:color="auto"/>
            <w:bottom w:val="none" w:sz="0" w:space="0" w:color="auto"/>
            <w:right w:val="none" w:sz="0" w:space="0" w:color="auto"/>
          </w:divBdr>
        </w:div>
        <w:div w:id="457185733">
          <w:marLeft w:val="480"/>
          <w:marRight w:val="0"/>
          <w:marTop w:val="0"/>
          <w:marBottom w:val="0"/>
          <w:divBdr>
            <w:top w:val="none" w:sz="0" w:space="0" w:color="auto"/>
            <w:left w:val="none" w:sz="0" w:space="0" w:color="auto"/>
            <w:bottom w:val="none" w:sz="0" w:space="0" w:color="auto"/>
            <w:right w:val="none" w:sz="0" w:space="0" w:color="auto"/>
          </w:divBdr>
        </w:div>
        <w:div w:id="501436891">
          <w:marLeft w:val="480"/>
          <w:marRight w:val="0"/>
          <w:marTop w:val="0"/>
          <w:marBottom w:val="0"/>
          <w:divBdr>
            <w:top w:val="none" w:sz="0" w:space="0" w:color="auto"/>
            <w:left w:val="none" w:sz="0" w:space="0" w:color="auto"/>
            <w:bottom w:val="none" w:sz="0" w:space="0" w:color="auto"/>
            <w:right w:val="none" w:sz="0" w:space="0" w:color="auto"/>
          </w:divBdr>
        </w:div>
        <w:div w:id="524440540">
          <w:marLeft w:val="480"/>
          <w:marRight w:val="0"/>
          <w:marTop w:val="0"/>
          <w:marBottom w:val="0"/>
          <w:divBdr>
            <w:top w:val="none" w:sz="0" w:space="0" w:color="auto"/>
            <w:left w:val="none" w:sz="0" w:space="0" w:color="auto"/>
            <w:bottom w:val="none" w:sz="0" w:space="0" w:color="auto"/>
            <w:right w:val="none" w:sz="0" w:space="0" w:color="auto"/>
          </w:divBdr>
        </w:div>
        <w:div w:id="525027891">
          <w:marLeft w:val="480"/>
          <w:marRight w:val="0"/>
          <w:marTop w:val="0"/>
          <w:marBottom w:val="0"/>
          <w:divBdr>
            <w:top w:val="none" w:sz="0" w:space="0" w:color="auto"/>
            <w:left w:val="none" w:sz="0" w:space="0" w:color="auto"/>
            <w:bottom w:val="none" w:sz="0" w:space="0" w:color="auto"/>
            <w:right w:val="none" w:sz="0" w:space="0" w:color="auto"/>
          </w:divBdr>
        </w:div>
        <w:div w:id="529032833">
          <w:marLeft w:val="480"/>
          <w:marRight w:val="0"/>
          <w:marTop w:val="0"/>
          <w:marBottom w:val="0"/>
          <w:divBdr>
            <w:top w:val="none" w:sz="0" w:space="0" w:color="auto"/>
            <w:left w:val="none" w:sz="0" w:space="0" w:color="auto"/>
            <w:bottom w:val="none" w:sz="0" w:space="0" w:color="auto"/>
            <w:right w:val="none" w:sz="0" w:space="0" w:color="auto"/>
          </w:divBdr>
        </w:div>
        <w:div w:id="535507297">
          <w:marLeft w:val="480"/>
          <w:marRight w:val="0"/>
          <w:marTop w:val="0"/>
          <w:marBottom w:val="0"/>
          <w:divBdr>
            <w:top w:val="none" w:sz="0" w:space="0" w:color="auto"/>
            <w:left w:val="none" w:sz="0" w:space="0" w:color="auto"/>
            <w:bottom w:val="none" w:sz="0" w:space="0" w:color="auto"/>
            <w:right w:val="none" w:sz="0" w:space="0" w:color="auto"/>
          </w:divBdr>
        </w:div>
        <w:div w:id="538278937">
          <w:marLeft w:val="480"/>
          <w:marRight w:val="0"/>
          <w:marTop w:val="0"/>
          <w:marBottom w:val="0"/>
          <w:divBdr>
            <w:top w:val="none" w:sz="0" w:space="0" w:color="auto"/>
            <w:left w:val="none" w:sz="0" w:space="0" w:color="auto"/>
            <w:bottom w:val="none" w:sz="0" w:space="0" w:color="auto"/>
            <w:right w:val="none" w:sz="0" w:space="0" w:color="auto"/>
          </w:divBdr>
        </w:div>
        <w:div w:id="595333435">
          <w:marLeft w:val="480"/>
          <w:marRight w:val="0"/>
          <w:marTop w:val="0"/>
          <w:marBottom w:val="0"/>
          <w:divBdr>
            <w:top w:val="none" w:sz="0" w:space="0" w:color="auto"/>
            <w:left w:val="none" w:sz="0" w:space="0" w:color="auto"/>
            <w:bottom w:val="none" w:sz="0" w:space="0" w:color="auto"/>
            <w:right w:val="none" w:sz="0" w:space="0" w:color="auto"/>
          </w:divBdr>
        </w:div>
        <w:div w:id="637613444">
          <w:marLeft w:val="480"/>
          <w:marRight w:val="0"/>
          <w:marTop w:val="0"/>
          <w:marBottom w:val="0"/>
          <w:divBdr>
            <w:top w:val="none" w:sz="0" w:space="0" w:color="auto"/>
            <w:left w:val="none" w:sz="0" w:space="0" w:color="auto"/>
            <w:bottom w:val="none" w:sz="0" w:space="0" w:color="auto"/>
            <w:right w:val="none" w:sz="0" w:space="0" w:color="auto"/>
          </w:divBdr>
        </w:div>
        <w:div w:id="639726050">
          <w:marLeft w:val="480"/>
          <w:marRight w:val="0"/>
          <w:marTop w:val="0"/>
          <w:marBottom w:val="0"/>
          <w:divBdr>
            <w:top w:val="none" w:sz="0" w:space="0" w:color="auto"/>
            <w:left w:val="none" w:sz="0" w:space="0" w:color="auto"/>
            <w:bottom w:val="none" w:sz="0" w:space="0" w:color="auto"/>
            <w:right w:val="none" w:sz="0" w:space="0" w:color="auto"/>
          </w:divBdr>
        </w:div>
        <w:div w:id="657071452">
          <w:marLeft w:val="480"/>
          <w:marRight w:val="0"/>
          <w:marTop w:val="0"/>
          <w:marBottom w:val="0"/>
          <w:divBdr>
            <w:top w:val="none" w:sz="0" w:space="0" w:color="auto"/>
            <w:left w:val="none" w:sz="0" w:space="0" w:color="auto"/>
            <w:bottom w:val="none" w:sz="0" w:space="0" w:color="auto"/>
            <w:right w:val="none" w:sz="0" w:space="0" w:color="auto"/>
          </w:divBdr>
        </w:div>
        <w:div w:id="699549271">
          <w:marLeft w:val="480"/>
          <w:marRight w:val="0"/>
          <w:marTop w:val="0"/>
          <w:marBottom w:val="0"/>
          <w:divBdr>
            <w:top w:val="none" w:sz="0" w:space="0" w:color="auto"/>
            <w:left w:val="none" w:sz="0" w:space="0" w:color="auto"/>
            <w:bottom w:val="none" w:sz="0" w:space="0" w:color="auto"/>
            <w:right w:val="none" w:sz="0" w:space="0" w:color="auto"/>
          </w:divBdr>
        </w:div>
        <w:div w:id="701129339">
          <w:marLeft w:val="480"/>
          <w:marRight w:val="0"/>
          <w:marTop w:val="0"/>
          <w:marBottom w:val="0"/>
          <w:divBdr>
            <w:top w:val="none" w:sz="0" w:space="0" w:color="auto"/>
            <w:left w:val="none" w:sz="0" w:space="0" w:color="auto"/>
            <w:bottom w:val="none" w:sz="0" w:space="0" w:color="auto"/>
            <w:right w:val="none" w:sz="0" w:space="0" w:color="auto"/>
          </w:divBdr>
        </w:div>
        <w:div w:id="730807702">
          <w:marLeft w:val="480"/>
          <w:marRight w:val="0"/>
          <w:marTop w:val="0"/>
          <w:marBottom w:val="0"/>
          <w:divBdr>
            <w:top w:val="none" w:sz="0" w:space="0" w:color="auto"/>
            <w:left w:val="none" w:sz="0" w:space="0" w:color="auto"/>
            <w:bottom w:val="none" w:sz="0" w:space="0" w:color="auto"/>
            <w:right w:val="none" w:sz="0" w:space="0" w:color="auto"/>
          </w:divBdr>
        </w:div>
        <w:div w:id="771248218">
          <w:marLeft w:val="480"/>
          <w:marRight w:val="0"/>
          <w:marTop w:val="0"/>
          <w:marBottom w:val="0"/>
          <w:divBdr>
            <w:top w:val="none" w:sz="0" w:space="0" w:color="auto"/>
            <w:left w:val="none" w:sz="0" w:space="0" w:color="auto"/>
            <w:bottom w:val="none" w:sz="0" w:space="0" w:color="auto"/>
            <w:right w:val="none" w:sz="0" w:space="0" w:color="auto"/>
          </w:divBdr>
        </w:div>
        <w:div w:id="792675284">
          <w:marLeft w:val="480"/>
          <w:marRight w:val="0"/>
          <w:marTop w:val="0"/>
          <w:marBottom w:val="0"/>
          <w:divBdr>
            <w:top w:val="none" w:sz="0" w:space="0" w:color="auto"/>
            <w:left w:val="none" w:sz="0" w:space="0" w:color="auto"/>
            <w:bottom w:val="none" w:sz="0" w:space="0" w:color="auto"/>
            <w:right w:val="none" w:sz="0" w:space="0" w:color="auto"/>
          </w:divBdr>
        </w:div>
        <w:div w:id="822351259">
          <w:marLeft w:val="480"/>
          <w:marRight w:val="0"/>
          <w:marTop w:val="0"/>
          <w:marBottom w:val="0"/>
          <w:divBdr>
            <w:top w:val="none" w:sz="0" w:space="0" w:color="auto"/>
            <w:left w:val="none" w:sz="0" w:space="0" w:color="auto"/>
            <w:bottom w:val="none" w:sz="0" w:space="0" w:color="auto"/>
            <w:right w:val="none" w:sz="0" w:space="0" w:color="auto"/>
          </w:divBdr>
        </w:div>
        <w:div w:id="837236797">
          <w:marLeft w:val="480"/>
          <w:marRight w:val="0"/>
          <w:marTop w:val="0"/>
          <w:marBottom w:val="0"/>
          <w:divBdr>
            <w:top w:val="none" w:sz="0" w:space="0" w:color="auto"/>
            <w:left w:val="none" w:sz="0" w:space="0" w:color="auto"/>
            <w:bottom w:val="none" w:sz="0" w:space="0" w:color="auto"/>
            <w:right w:val="none" w:sz="0" w:space="0" w:color="auto"/>
          </w:divBdr>
        </w:div>
        <w:div w:id="926235777">
          <w:marLeft w:val="480"/>
          <w:marRight w:val="0"/>
          <w:marTop w:val="0"/>
          <w:marBottom w:val="0"/>
          <w:divBdr>
            <w:top w:val="none" w:sz="0" w:space="0" w:color="auto"/>
            <w:left w:val="none" w:sz="0" w:space="0" w:color="auto"/>
            <w:bottom w:val="none" w:sz="0" w:space="0" w:color="auto"/>
            <w:right w:val="none" w:sz="0" w:space="0" w:color="auto"/>
          </w:divBdr>
        </w:div>
        <w:div w:id="971978537">
          <w:marLeft w:val="480"/>
          <w:marRight w:val="0"/>
          <w:marTop w:val="0"/>
          <w:marBottom w:val="0"/>
          <w:divBdr>
            <w:top w:val="none" w:sz="0" w:space="0" w:color="auto"/>
            <w:left w:val="none" w:sz="0" w:space="0" w:color="auto"/>
            <w:bottom w:val="none" w:sz="0" w:space="0" w:color="auto"/>
            <w:right w:val="none" w:sz="0" w:space="0" w:color="auto"/>
          </w:divBdr>
        </w:div>
      </w:divsChild>
    </w:div>
    <w:div w:id="880244518">
      <w:bodyDiv w:val="1"/>
      <w:marLeft w:val="0"/>
      <w:marRight w:val="0"/>
      <w:marTop w:val="0"/>
      <w:marBottom w:val="0"/>
      <w:divBdr>
        <w:top w:val="none" w:sz="0" w:space="0" w:color="auto"/>
        <w:left w:val="none" w:sz="0" w:space="0" w:color="auto"/>
        <w:bottom w:val="none" w:sz="0" w:space="0" w:color="auto"/>
        <w:right w:val="none" w:sz="0" w:space="0" w:color="auto"/>
      </w:divBdr>
    </w:div>
    <w:div w:id="880436016">
      <w:bodyDiv w:val="1"/>
      <w:marLeft w:val="0"/>
      <w:marRight w:val="0"/>
      <w:marTop w:val="0"/>
      <w:marBottom w:val="0"/>
      <w:divBdr>
        <w:top w:val="none" w:sz="0" w:space="0" w:color="auto"/>
        <w:left w:val="none" w:sz="0" w:space="0" w:color="auto"/>
        <w:bottom w:val="none" w:sz="0" w:space="0" w:color="auto"/>
        <w:right w:val="none" w:sz="0" w:space="0" w:color="auto"/>
      </w:divBdr>
      <w:divsChild>
        <w:div w:id="19163207">
          <w:marLeft w:val="480"/>
          <w:marRight w:val="0"/>
          <w:marTop w:val="0"/>
          <w:marBottom w:val="0"/>
          <w:divBdr>
            <w:top w:val="none" w:sz="0" w:space="0" w:color="auto"/>
            <w:left w:val="none" w:sz="0" w:space="0" w:color="auto"/>
            <w:bottom w:val="none" w:sz="0" w:space="0" w:color="auto"/>
            <w:right w:val="none" w:sz="0" w:space="0" w:color="auto"/>
          </w:divBdr>
        </w:div>
        <w:div w:id="80958172">
          <w:marLeft w:val="480"/>
          <w:marRight w:val="0"/>
          <w:marTop w:val="0"/>
          <w:marBottom w:val="0"/>
          <w:divBdr>
            <w:top w:val="none" w:sz="0" w:space="0" w:color="auto"/>
            <w:left w:val="none" w:sz="0" w:space="0" w:color="auto"/>
            <w:bottom w:val="none" w:sz="0" w:space="0" w:color="auto"/>
            <w:right w:val="none" w:sz="0" w:space="0" w:color="auto"/>
          </w:divBdr>
        </w:div>
        <w:div w:id="109980001">
          <w:marLeft w:val="480"/>
          <w:marRight w:val="0"/>
          <w:marTop w:val="0"/>
          <w:marBottom w:val="0"/>
          <w:divBdr>
            <w:top w:val="none" w:sz="0" w:space="0" w:color="auto"/>
            <w:left w:val="none" w:sz="0" w:space="0" w:color="auto"/>
            <w:bottom w:val="none" w:sz="0" w:space="0" w:color="auto"/>
            <w:right w:val="none" w:sz="0" w:space="0" w:color="auto"/>
          </w:divBdr>
        </w:div>
        <w:div w:id="272519271">
          <w:marLeft w:val="480"/>
          <w:marRight w:val="0"/>
          <w:marTop w:val="0"/>
          <w:marBottom w:val="0"/>
          <w:divBdr>
            <w:top w:val="none" w:sz="0" w:space="0" w:color="auto"/>
            <w:left w:val="none" w:sz="0" w:space="0" w:color="auto"/>
            <w:bottom w:val="none" w:sz="0" w:space="0" w:color="auto"/>
            <w:right w:val="none" w:sz="0" w:space="0" w:color="auto"/>
          </w:divBdr>
        </w:div>
        <w:div w:id="304702719">
          <w:marLeft w:val="480"/>
          <w:marRight w:val="0"/>
          <w:marTop w:val="0"/>
          <w:marBottom w:val="0"/>
          <w:divBdr>
            <w:top w:val="none" w:sz="0" w:space="0" w:color="auto"/>
            <w:left w:val="none" w:sz="0" w:space="0" w:color="auto"/>
            <w:bottom w:val="none" w:sz="0" w:space="0" w:color="auto"/>
            <w:right w:val="none" w:sz="0" w:space="0" w:color="auto"/>
          </w:divBdr>
        </w:div>
        <w:div w:id="335233414">
          <w:marLeft w:val="480"/>
          <w:marRight w:val="0"/>
          <w:marTop w:val="0"/>
          <w:marBottom w:val="0"/>
          <w:divBdr>
            <w:top w:val="none" w:sz="0" w:space="0" w:color="auto"/>
            <w:left w:val="none" w:sz="0" w:space="0" w:color="auto"/>
            <w:bottom w:val="none" w:sz="0" w:space="0" w:color="auto"/>
            <w:right w:val="none" w:sz="0" w:space="0" w:color="auto"/>
          </w:divBdr>
        </w:div>
        <w:div w:id="344595615">
          <w:marLeft w:val="480"/>
          <w:marRight w:val="0"/>
          <w:marTop w:val="0"/>
          <w:marBottom w:val="0"/>
          <w:divBdr>
            <w:top w:val="none" w:sz="0" w:space="0" w:color="auto"/>
            <w:left w:val="none" w:sz="0" w:space="0" w:color="auto"/>
            <w:bottom w:val="none" w:sz="0" w:space="0" w:color="auto"/>
            <w:right w:val="none" w:sz="0" w:space="0" w:color="auto"/>
          </w:divBdr>
        </w:div>
        <w:div w:id="391392344">
          <w:marLeft w:val="480"/>
          <w:marRight w:val="0"/>
          <w:marTop w:val="0"/>
          <w:marBottom w:val="0"/>
          <w:divBdr>
            <w:top w:val="none" w:sz="0" w:space="0" w:color="auto"/>
            <w:left w:val="none" w:sz="0" w:space="0" w:color="auto"/>
            <w:bottom w:val="none" w:sz="0" w:space="0" w:color="auto"/>
            <w:right w:val="none" w:sz="0" w:space="0" w:color="auto"/>
          </w:divBdr>
        </w:div>
        <w:div w:id="418405874">
          <w:marLeft w:val="480"/>
          <w:marRight w:val="0"/>
          <w:marTop w:val="0"/>
          <w:marBottom w:val="0"/>
          <w:divBdr>
            <w:top w:val="none" w:sz="0" w:space="0" w:color="auto"/>
            <w:left w:val="none" w:sz="0" w:space="0" w:color="auto"/>
            <w:bottom w:val="none" w:sz="0" w:space="0" w:color="auto"/>
            <w:right w:val="none" w:sz="0" w:space="0" w:color="auto"/>
          </w:divBdr>
        </w:div>
        <w:div w:id="507326923">
          <w:marLeft w:val="480"/>
          <w:marRight w:val="0"/>
          <w:marTop w:val="0"/>
          <w:marBottom w:val="0"/>
          <w:divBdr>
            <w:top w:val="none" w:sz="0" w:space="0" w:color="auto"/>
            <w:left w:val="none" w:sz="0" w:space="0" w:color="auto"/>
            <w:bottom w:val="none" w:sz="0" w:space="0" w:color="auto"/>
            <w:right w:val="none" w:sz="0" w:space="0" w:color="auto"/>
          </w:divBdr>
        </w:div>
        <w:div w:id="510680864">
          <w:marLeft w:val="480"/>
          <w:marRight w:val="0"/>
          <w:marTop w:val="0"/>
          <w:marBottom w:val="0"/>
          <w:divBdr>
            <w:top w:val="none" w:sz="0" w:space="0" w:color="auto"/>
            <w:left w:val="none" w:sz="0" w:space="0" w:color="auto"/>
            <w:bottom w:val="none" w:sz="0" w:space="0" w:color="auto"/>
            <w:right w:val="none" w:sz="0" w:space="0" w:color="auto"/>
          </w:divBdr>
        </w:div>
        <w:div w:id="561867967">
          <w:marLeft w:val="480"/>
          <w:marRight w:val="0"/>
          <w:marTop w:val="0"/>
          <w:marBottom w:val="0"/>
          <w:divBdr>
            <w:top w:val="none" w:sz="0" w:space="0" w:color="auto"/>
            <w:left w:val="none" w:sz="0" w:space="0" w:color="auto"/>
            <w:bottom w:val="none" w:sz="0" w:space="0" w:color="auto"/>
            <w:right w:val="none" w:sz="0" w:space="0" w:color="auto"/>
          </w:divBdr>
        </w:div>
        <w:div w:id="691492624">
          <w:marLeft w:val="480"/>
          <w:marRight w:val="0"/>
          <w:marTop w:val="0"/>
          <w:marBottom w:val="0"/>
          <w:divBdr>
            <w:top w:val="none" w:sz="0" w:space="0" w:color="auto"/>
            <w:left w:val="none" w:sz="0" w:space="0" w:color="auto"/>
            <w:bottom w:val="none" w:sz="0" w:space="0" w:color="auto"/>
            <w:right w:val="none" w:sz="0" w:space="0" w:color="auto"/>
          </w:divBdr>
        </w:div>
        <w:div w:id="793134767">
          <w:marLeft w:val="480"/>
          <w:marRight w:val="0"/>
          <w:marTop w:val="0"/>
          <w:marBottom w:val="0"/>
          <w:divBdr>
            <w:top w:val="none" w:sz="0" w:space="0" w:color="auto"/>
            <w:left w:val="none" w:sz="0" w:space="0" w:color="auto"/>
            <w:bottom w:val="none" w:sz="0" w:space="0" w:color="auto"/>
            <w:right w:val="none" w:sz="0" w:space="0" w:color="auto"/>
          </w:divBdr>
        </w:div>
        <w:div w:id="839347523">
          <w:marLeft w:val="480"/>
          <w:marRight w:val="0"/>
          <w:marTop w:val="0"/>
          <w:marBottom w:val="0"/>
          <w:divBdr>
            <w:top w:val="none" w:sz="0" w:space="0" w:color="auto"/>
            <w:left w:val="none" w:sz="0" w:space="0" w:color="auto"/>
            <w:bottom w:val="none" w:sz="0" w:space="0" w:color="auto"/>
            <w:right w:val="none" w:sz="0" w:space="0" w:color="auto"/>
          </w:divBdr>
        </w:div>
        <w:div w:id="892740461">
          <w:marLeft w:val="480"/>
          <w:marRight w:val="0"/>
          <w:marTop w:val="0"/>
          <w:marBottom w:val="0"/>
          <w:divBdr>
            <w:top w:val="none" w:sz="0" w:space="0" w:color="auto"/>
            <w:left w:val="none" w:sz="0" w:space="0" w:color="auto"/>
            <w:bottom w:val="none" w:sz="0" w:space="0" w:color="auto"/>
            <w:right w:val="none" w:sz="0" w:space="0" w:color="auto"/>
          </w:divBdr>
        </w:div>
        <w:div w:id="897597087">
          <w:marLeft w:val="480"/>
          <w:marRight w:val="0"/>
          <w:marTop w:val="0"/>
          <w:marBottom w:val="0"/>
          <w:divBdr>
            <w:top w:val="none" w:sz="0" w:space="0" w:color="auto"/>
            <w:left w:val="none" w:sz="0" w:space="0" w:color="auto"/>
            <w:bottom w:val="none" w:sz="0" w:space="0" w:color="auto"/>
            <w:right w:val="none" w:sz="0" w:space="0" w:color="auto"/>
          </w:divBdr>
        </w:div>
        <w:div w:id="962926046">
          <w:marLeft w:val="480"/>
          <w:marRight w:val="0"/>
          <w:marTop w:val="0"/>
          <w:marBottom w:val="0"/>
          <w:divBdr>
            <w:top w:val="none" w:sz="0" w:space="0" w:color="auto"/>
            <w:left w:val="none" w:sz="0" w:space="0" w:color="auto"/>
            <w:bottom w:val="none" w:sz="0" w:space="0" w:color="auto"/>
            <w:right w:val="none" w:sz="0" w:space="0" w:color="auto"/>
          </w:divBdr>
        </w:div>
        <w:div w:id="968512349">
          <w:marLeft w:val="480"/>
          <w:marRight w:val="0"/>
          <w:marTop w:val="0"/>
          <w:marBottom w:val="0"/>
          <w:divBdr>
            <w:top w:val="none" w:sz="0" w:space="0" w:color="auto"/>
            <w:left w:val="none" w:sz="0" w:space="0" w:color="auto"/>
            <w:bottom w:val="none" w:sz="0" w:space="0" w:color="auto"/>
            <w:right w:val="none" w:sz="0" w:space="0" w:color="auto"/>
          </w:divBdr>
        </w:div>
      </w:divsChild>
    </w:div>
    <w:div w:id="880439505">
      <w:bodyDiv w:val="1"/>
      <w:marLeft w:val="0"/>
      <w:marRight w:val="0"/>
      <w:marTop w:val="0"/>
      <w:marBottom w:val="0"/>
      <w:divBdr>
        <w:top w:val="none" w:sz="0" w:space="0" w:color="auto"/>
        <w:left w:val="none" w:sz="0" w:space="0" w:color="auto"/>
        <w:bottom w:val="none" w:sz="0" w:space="0" w:color="auto"/>
        <w:right w:val="none" w:sz="0" w:space="0" w:color="auto"/>
      </w:divBdr>
    </w:div>
    <w:div w:id="880556349">
      <w:bodyDiv w:val="1"/>
      <w:marLeft w:val="0"/>
      <w:marRight w:val="0"/>
      <w:marTop w:val="0"/>
      <w:marBottom w:val="0"/>
      <w:divBdr>
        <w:top w:val="none" w:sz="0" w:space="0" w:color="auto"/>
        <w:left w:val="none" w:sz="0" w:space="0" w:color="auto"/>
        <w:bottom w:val="none" w:sz="0" w:space="0" w:color="auto"/>
        <w:right w:val="none" w:sz="0" w:space="0" w:color="auto"/>
      </w:divBdr>
    </w:div>
    <w:div w:id="880560110">
      <w:bodyDiv w:val="1"/>
      <w:marLeft w:val="0"/>
      <w:marRight w:val="0"/>
      <w:marTop w:val="0"/>
      <w:marBottom w:val="0"/>
      <w:divBdr>
        <w:top w:val="none" w:sz="0" w:space="0" w:color="auto"/>
        <w:left w:val="none" w:sz="0" w:space="0" w:color="auto"/>
        <w:bottom w:val="none" w:sz="0" w:space="0" w:color="auto"/>
        <w:right w:val="none" w:sz="0" w:space="0" w:color="auto"/>
      </w:divBdr>
    </w:div>
    <w:div w:id="881357387">
      <w:bodyDiv w:val="1"/>
      <w:marLeft w:val="0"/>
      <w:marRight w:val="0"/>
      <w:marTop w:val="0"/>
      <w:marBottom w:val="0"/>
      <w:divBdr>
        <w:top w:val="none" w:sz="0" w:space="0" w:color="auto"/>
        <w:left w:val="none" w:sz="0" w:space="0" w:color="auto"/>
        <w:bottom w:val="none" w:sz="0" w:space="0" w:color="auto"/>
        <w:right w:val="none" w:sz="0" w:space="0" w:color="auto"/>
      </w:divBdr>
    </w:div>
    <w:div w:id="881552503">
      <w:bodyDiv w:val="1"/>
      <w:marLeft w:val="0"/>
      <w:marRight w:val="0"/>
      <w:marTop w:val="0"/>
      <w:marBottom w:val="0"/>
      <w:divBdr>
        <w:top w:val="none" w:sz="0" w:space="0" w:color="auto"/>
        <w:left w:val="none" w:sz="0" w:space="0" w:color="auto"/>
        <w:bottom w:val="none" w:sz="0" w:space="0" w:color="auto"/>
        <w:right w:val="none" w:sz="0" w:space="0" w:color="auto"/>
      </w:divBdr>
    </w:div>
    <w:div w:id="882180416">
      <w:bodyDiv w:val="1"/>
      <w:marLeft w:val="0"/>
      <w:marRight w:val="0"/>
      <w:marTop w:val="0"/>
      <w:marBottom w:val="0"/>
      <w:divBdr>
        <w:top w:val="none" w:sz="0" w:space="0" w:color="auto"/>
        <w:left w:val="none" w:sz="0" w:space="0" w:color="auto"/>
        <w:bottom w:val="none" w:sz="0" w:space="0" w:color="auto"/>
        <w:right w:val="none" w:sz="0" w:space="0" w:color="auto"/>
      </w:divBdr>
    </w:div>
    <w:div w:id="883248392">
      <w:bodyDiv w:val="1"/>
      <w:marLeft w:val="0"/>
      <w:marRight w:val="0"/>
      <w:marTop w:val="0"/>
      <w:marBottom w:val="0"/>
      <w:divBdr>
        <w:top w:val="none" w:sz="0" w:space="0" w:color="auto"/>
        <w:left w:val="none" w:sz="0" w:space="0" w:color="auto"/>
        <w:bottom w:val="none" w:sz="0" w:space="0" w:color="auto"/>
        <w:right w:val="none" w:sz="0" w:space="0" w:color="auto"/>
      </w:divBdr>
    </w:div>
    <w:div w:id="883254821">
      <w:bodyDiv w:val="1"/>
      <w:marLeft w:val="0"/>
      <w:marRight w:val="0"/>
      <w:marTop w:val="0"/>
      <w:marBottom w:val="0"/>
      <w:divBdr>
        <w:top w:val="none" w:sz="0" w:space="0" w:color="auto"/>
        <w:left w:val="none" w:sz="0" w:space="0" w:color="auto"/>
        <w:bottom w:val="none" w:sz="0" w:space="0" w:color="auto"/>
        <w:right w:val="none" w:sz="0" w:space="0" w:color="auto"/>
      </w:divBdr>
    </w:div>
    <w:div w:id="883326922">
      <w:bodyDiv w:val="1"/>
      <w:marLeft w:val="0"/>
      <w:marRight w:val="0"/>
      <w:marTop w:val="0"/>
      <w:marBottom w:val="0"/>
      <w:divBdr>
        <w:top w:val="none" w:sz="0" w:space="0" w:color="auto"/>
        <w:left w:val="none" w:sz="0" w:space="0" w:color="auto"/>
        <w:bottom w:val="none" w:sz="0" w:space="0" w:color="auto"/>
        <w:right w:val="none" w:sz="0" w:space="0" w:color="auto"/>
      </w:divBdr>
    </w:div>
    <w:div w:id="883638056">
      <w:bodyDiv w:val="1"/>
      <w:marLeft w:val="0"/>
      <w:marRight w:val="0"/>
      <w:marTop w:val="0"/>
      <w:marBottom w:val="0"/>
      <w:divBdr>
        <w:top w:val="none" w:sz="0" w:space="0" w:color="auto"/>
        <w:left w:val="none" w:sz="0" w:space="0" w:color="auto"/>
        <w:bottom w:val="none" w:sz="0" w:space="0" w:color="auto"/>
        <w:right w:val="none" w:sz="0" w:space="0" w:color="auto"/>
      </w:divBdr>
    </w:div>
    <w:div w:id="883638221">
      <w:bodyDiv w:val="1"/>
      <w:marLeft w:val="0"/>
      <w:marRight w:val="0"/>
      <w:marTop w:val="0"/>
      <w:marBottom w:val="0"/>
      <w:divBdr>
        <w:top w:val="none" w:sz="0" w:space="0" w:color="auto"/>
        <w:left w:val="none" w:sz="0" w:space="0" w:color="auto"/>
        <w:bottom w:val="none" w:sz="0" w:space="0" w:color="auto"/>
        <w:right w:val="none" w:sz="0" w:space="0" w:color="auto"/>
      </w:divBdr>
    </w:div>
    <w:div w:id="883828922">
      <w:bodyDiv w:val="1"/>
      <w:marLeft w:val="0"/>
      <w:marRight w:val="0"/>
      <w:marTop w:val="0"/>
      <w:marBottom w:val="0"/>
      <w:divBdr>
        <w:top w:val="none" w:sz="0" w:space="0" w:color="auto"/>
        <w:left w:val="none" w:sz="0" w:space="0" w:color="auto"/>
        <w:bottom w:val="none" w:sz="0" w:space="0" w:color="auto"/>
        <w:right w:val="none" w:sz="0" w:space="0" w:color="auto"/>
      </w:divBdr>
    </w:div>
    <w:div w:id="884021467">
      <w:bodyDiv w:val="1"/>
      <w:marLeft w:val="0"/>
      <w:marRight w:val="0"/>
      <w:marTop w:val="0"/>
      <w:marBottom w:val="0"/>
      <w:divBdr>
        <w:top w:val="none" w:sz="0" w:space="0" w:color="auto"/>
        <w:left w:val="none" w:sz="0" w:space="0" w:color="auto"/>
        <w:bottom w:val="none" w:sz="0" w:space="0" w:color="auto"/>
        <w:right w:val="none" w:sz="0" w:space="0" w:color="auto"/>
      </w:divBdr>
    </w:div>
    <w:div w:id="884291599">
      <w:bodyDiv w:val="1"/>
      <w:marLeft w:val="0"/>
      <w:marRight w:val="0"/>
      <w:marTop w:val="0"/>
      <w:marBottom w:val="0"/>
      <w:divBdr>
        <w:top w:val="none" w:sz="0" w:space="0" w:color="auto"/>
        <w:left w:val="none" w:sz="0" w:space="0" w:color="auto"/>
        <w:bottom w:val="none" w:sz="0" w:space="0" w:color="auto"/>
        <w:right w:val="none" w:sz="0" w:space="0" w:color="auto"/>
      </w:divBdr>
    </w:div>
    <w:div w:id="884636381">
      <w:bodyDiv w:val="1"/>
      <w:marLeft w:val="0"/>
      <w:marRight w:val="0"/>
      <w:marTop w:val="0"/>
      <w:marBottom w:val="0"/>
      <w:divBdr>
        <w:top w:val="none" w:sz="0" w:space="0" w:color="auto"/>
        <w:left w:val="none" w:sz="0" w:space="0" w:color="auto"/>
        <w:bottom w:val="none" w:sz="0" w:space="0" w:color="auto"/>
        <w:right w:val="none" w:sz="0" w:space="0" w:color="auto"/>
      </w:divBdr>
    </w:div>
    <w:div w:id="884830949">
      <w:bodyDiv w:val="1"/>
      <w:marLeft w:val="0"/>
      <w:marRight w:val="0"/>
      <w:marTop w:val="0"/>
      <w:marBottom w:val="0"/>
      <w:divBdr>
        <w:top w:val="none" w:sz="0" w:space="0" w:color="auto"/>
        <w:left w:val="none" w:sz="0" w:space="0" w:color="auto"/>
        <w:bottom w:val="none" w:sz="0" w:space="0" w:color="auto"/>
        <w:right w:val="none" w:sz="0" w:space="0" w:color="auto"/>
      </w:divBdr>
    </w:div>
    <w:div w:id="884877653">
      <w:bodyDiv w:val="1"/>
      <w:marLeft w:val="0"/>
      <w:marRight w:val="0"/>
      <w:marTop w:val="0"/>
      <w:marBottom w:val="0"/>
      <w:divBdr>
        <w:top w:val="none" w:sz="0" w:space="0" w:color="auto"/>
        <w:left w:val="none" w:sz="0" w:space="0" w:color="auto"/>
        <w:bottom w:val="none" w:sz="0" w:space="0" w:color="auto"/>
        <w:right w:val="none" w:sz="0" w:space="0" w:color="auto"/>
      </w:divBdr>
    </w:div>
    <w:div w:id="884877702">
      <w:bodyDiv w:val="1"/>
      <w:marLeft w:val="0"/>
      <w:marRight w:val="0"/>
      <w:marTop w:val="0"/>
      <w:marBottom w:val="0"/>
      <w:divBdr>
        <w:top w:val="none" w:sz="0" w:space="0" w:color="auto"/>
        <w:left w:val="none" w:sz="0" w:space="0" w:color="auto"/>
        <w:bottom w:val="none" w:sz="0" w:space="0" w:color="auto"/>
        <w:right w:val="none" w:sz="0" w:space="0" w:color="auto"/>
      </w:divBdr>
      <w:divsChild>
        <w:div w:id="199368401">
          <w:marLeft w:val="480"/>
          <w:marRight w:val="0"/>
          <w:marTop w:val="0"/>
          <w:marBottom w:val="0"/>
          <w:divBdr>
            <w:top w:val="none" w:sz="0" w:space="0" w:color="auto"/>
            <w:left w:val="none" w:sz="0" w:space="0" w:color="auto"/>
            <w:bottom w:val="none" w:sz="0" w:space="0" w:color="auto"/>
            <w:right w:val="none" w:sz="0" w:space="0" w:color="auto"/>
          </w:divBdr>
        </w:div>
        <w:div w:id="238566305">
          <w:marLeft w:val="480"/>
          <w:marRight w:val="0"/>
          <w:marTop w:val="0"/>
          <w:marBottom w:val="0"/>
          <w:divBdr>
            <w:top w:val="none" w:sz="0" w:space="0" w:color="auto"/>
            <w:left w:val="none" w:sz="0" w:space="0" w:color="auto"/>
            <w:bottom w:val="none" w:sz="0" w:space="0" w:color="auto"/>
            <w:right w:val="none" w:sz="0" w:space="0" w:color="auto"/>
          </w:divBdr>
        </w:div>
        <w:div w:id="257644958">
          <w:marLeft w:val="480"/>
          <w:marRight w:val="0"/>
          <w:marTop w:val="0"/>
          <w:marBottom w:val="0"/>
          <w:divBdr>
            <w:top w:val="none" w:sz="0" w:space="0" w:color="auto"/>
            <w:left w:val="none" w:sz="0" w:space="0" w:color="auto"/>
            <w:bottom w:val="none" w:sz="0" w:space="0" w:color="auto"/>
            <w:right w:val="none" w:sz="0" w:space="0" w:color="auto"/>
          </w:divBdr>
        </w:div>
        <w:div w:id="350256665">
          <w:marLeft w:val="480"/>
          <w:marRight w:val="0"/>
          <w:marTop w:val="0"/>
          <w:marBottom w:val="0"/>
          <w:divBdr>
            <w:top w:val="none" w:sz="0" w:space="0" w:color="auto"/>
            <w:left w:val="none" w:sz="0" w:space="0" w:color="auto"/>
            <w:bottom w:val="none" w:sz="0" w:space="0" w:color="auto"/>
            <w:right w:val="none" w:sz="0" w:space="0" w:color="auto"/>
          </w:divBdr>
        </w:div>
        <w:div w:id="383261820">
          <w:marLeft w:val="480"/>
          <w:marRight w:val="0"/>
          <w:marTop w:val="0"/>
          <w:marBottom w:val="0"/>
          <w:divBdr>
            <w:top w:val="none" w:sz="0" w:space="0" w:color="auto"/>
            <w:left w:val="none" w:sz="0" w:space="0" w:color="auto"/>
            <w:bottom w:val="none" w:sz="0" w:space="0" w:color="auto"/>
            <w:right w:val="none" w:sz="0" w:space="0" w:color="auto"/>
          </w:divBdr>
        </w:div>
        <w:div w:id="385297645">
          <w:marLeft w:val="480"/>
          <w:marRight w:val="0"/>
          <w:marTop w:val="0"/>
          <w:marBottom w:val="0"/>
          <w:divBdr>
            <w:top w:val="none" w:sz="0" w:space="0" w:color="auto"/>
            <w:left w:val="none" w:sz="0" w:space="0" w:color="auto"/>
            <w:bottom w:val="none" w:sz="0" w:space="0" w:color="auto"/>
            <w:right w:val="none" w:sz="0" w:space="0" w:color="auto"/>
          </w:divBdr>
        </w:div>
        <w:div w:id="386995392">
          <w:marLeft w:val="480"/>
          <w:marRight w:val="0"/>
          <w:marTop w:val="0"/>
          <w:marBottom w:val="0"/>
          <w:divBdr>
            <w:top w:val="none" w:sz="0" w:space="0" w:color="auto"/>
            <w:left w:val="none" w:sz="0" w:space="0" w:color="auto"/>
            <w:bottom w:val="none" w:sz="0" w:space="0" w:color="auto"/>
            <w:right w:val="none" w:sz="0" w:space="0" w:color="auto"/>
          </w:divBdr>
        </w:div>
        <w:div w:id="482427924">
          <w:marLeft w:val="480"/>
          <w:marRight w:val="0"/>
          <w:marTop w:val="0"/>
          <w:marBottom w:val="0"/>
          <w:divBdr>
            <w:top w:val="none" w:sz="0" w:space="0" w:color="auto"/>
            <w:left w:val="none" w:sz="0" w:space="0" w:color="auto"/>
            <w:bottom w:val="none" w:sz="0" w:space="0" w:color="auto"/>
            <w:right w:val="none" w:sz="0" w:space="0" w:color="auto"/>
          </w:divBdr>
        </w:div>
        <w:div w:id="583420071">
          <w:marLeft w:val="480"/>
          <w:marRight w:val="0"/>
          <w:marTop w:val="0"/>
          <w:marBottom w:val="0"/>
          <w:divBdr>
            <w:top w:val="none" w:sz="0" w:space="0" w:color="auto"/>
            <w:left w:val="none" w:sz="0" w:space="0" w:color="auto"/>
            <w:bottom w:val="none" w:sz="0" w:space="0" w:color="auto"/>
            <w:right w:val="none" w:sz="0" w:space="0" w:color="auto"/>
          </w:divBdr>
        </w:div>
        <w:div w:id="744180355">
          <w:marLeft w:val="480"/>
          <w:marRight w:val="0"/>
          <w:marTop w:val="0"/>
          <w:marBottom w:val="0"/>
          <w:divBdr>
            <w:top w:val="none" w:sz="0" w:space="0" w:color="auto"/>
            <w:left w:val="none" w:sz="0" w:space="0" w:color="auto"/>
            <w:bottom w:val="none" w:sz="0" w:space="0" w:color="auto"/>
            <w:right w:val="none" w:sz="0" w:space="0" w:color="auto"/>
          </w:divBdr>
        </w:div>
        <w:div w:id="848715485">
          <w:marLeft w:val="480"/>
          <w:marRight w:val="0"/>
          <w:marTop w:val="0"/>
          <w:marBottom w:val="0"/>
          <w:divBdr>
            <w:top w:val="none" w:sz="0" w:space="0" w:color="auto"/>
            <w:left w:val="none" w:sz="0" w:space="0" w:color="auto"/>
            <w:bottom w:val="none" w:sz="0" w:space="0" w:color="auto"/>
            <w:right w:val="none" w:sz="0" w:space="0" w:color="auto"/>
          </w:divBdr>
        </w:div>
        <w:div w:id="906653220">
          <w:marLeft w:val="480"/>
          <w:marRight w:val="0"/>
          <w:marTop w:val="0"/>
          <w:marBottom w:val="0"/>
          <w:divBdr>
            <w:top w:val="none" w:sz="0" w:space="0" w:color="auto"/>
            <w:left w:val="none" w:sz="0" w:space="0" w:color="auto"/>
            <w:bottom w:val="none" w:sz="0" w:space="0" w:color="auto"/>
            <w:right w:val="none" w:sz="0" w:space="0" w:color="auto"/>
          </w:divBdr>
        </w:div>
        <w:div w:id="958876085">
          <w:marLeft w:val="480"/>
          <w:marRight w:val="0"/>
          <w:marTop w:val="0"/>
          <w:marBottom w:val="0"/>
          <w:divBdr>
            <w:top w:val="none" w:sz="0" w:space="0" w:color="auto"/>
            <w:left w:val="none" w:sz="0" w:space="0" w:color="auto"/>
            <w:bottom w:val="none" w:sz="0" w:space="0" w:color="auto"/>
            <w:right w:val="none" w:sz="0" w:space="0" w:color="auto"/>
          </w:divBdr>
        </w:div>
      </w:divsChild>
    </w:div>
    <w:div w:id="885217618">
      <w:bodyDiv w:val="1"/>
      <w:marLeft w:val="0"/>
      <w:marRight w:val="0"/>
      <w:marTop w:val="0"/>
      <w:marBottom w:val="0"/>
      <w:divBdr>
        <w:top w:val="none" w:sz="0" w:space="0" w:color="auto"/>
        <w:left w:val="none" w:sz="0" w:space="0" w:color="auto"/>
        <w:bottom w:val="none" w:sz="0" w:space="0" w:color="auto"/>
        <w:right w:val="none" w:sz="0" w:space="0" w:color="auto"/>
      </w:divBdr>
    </w:div>
    <w:div w:id="885218558">
      <w:bodyDiv w:val="1"/>
      <w:marLeft w:val="0"/>
      <w:marRight w:val="0"/>
      <w:marTop w:val="0"/>
      <w:marBottom w:val="0"/>
      <w:divBdr>
        <w:top w:val="none" w:sz="0" w:space="0" w:color="auto"/>
        <w:left w:val="none" w:sz="0" w:space="0" w:color="auto"/>
        <w:bottom w:val="none" w:sz="0" w:space="0" w:color="auto"/>
        <w:right w:val="none" w:sz="0" w:space="0" w:color="auto"/>
      </w:divBdr>
    </w:div>
    <w:div w:id="886067333">
      <w:bodyDiv w:val="1"/>
      <w:marLeft w:val="0"/>
      <w:marRight w:val="0"/>
      <w:marTop w:val="0"/>
      <w:marBottom w:val="0"/>
      <w:divBdr>
        <w:top w:val="none" w:sz="0" w:space="0" w:color="auto"/>
        <w:left w:val="none" w:sz="0" w:space="0" w:color="auto"/>
        <w:bottom w:val="none" w:sz="0" w:space="0" w:color="auto"/>
        <w:right w:val="none" w:sz="0" w:space="0" w:color="auto"/>
      </w:divBdr>
    </w:div>
    <w:div w:id="886143519">
      <w:bodyDiv w:val="1"/>
      <w:marLeft w:val="0"/>
      <w:marRight w:val="0"/>
      <w:marTop w:val="0"/>
      <w:marBottom w:val="0"/>
      <w:divBdr>
        <w:top w:val="none" w:sz="0" w:space="0" w:color="auto"/>
        <w:left w:val="none" w:sz="0" w:space="0" w:color="auto"/>
        <w:bottom w:val="none" w:sz="0" w:space="0" w:color="auto"/>
        <w:right w:val="none" w:sz="0" w:space="0" w:color="auto"/>
      </w:divBdr>
    </w:div>
    <w:div w:id="886181751">
      <w:bodyDiv w:val="1"/>
      <w:marLeft w:val="0"/>
      <w:marRight w:val="0"/>
      <w:marTop w:val="0"/>
      <w:marBottom w:val="0"/>
      <w:divBdr>
        <w:top w:val="none" w:sz="0" w:space="0" w:color="auto"/>
        <w:left w:val="none" w:sz="0" w:space="0" w:color="auto"/>
        <w:bottom w:val="none" w:sz="0" w:space="0" w:color="auto"/>
        <w:right w:val="none" w:sz="0" w:space="0" w:color="auto"/>
      </w:divBdr>
      <w:divsChild>
        <w:div w:id="71129703">
          <w:marLeft w:val="480"/>
          <w:marRight w:val="0"/>
          <w:marTop w:val="0"/>
          <w:marBottom w:val="0"/>
          <w:divBdr>
            <w:top w:val="none" w:sz="0" w:space="0" w:color="auto"/>
            <w:left w:val="none" w:sz="0" w:space="0" w:color="auto"/>
            <w:bottom w:val="none" w:sz="0" w:space="0" w:color="auto"/>
            <w:right w:val="none" w:sz="0" w:space="0" w:color="auto"/>
          </w:divBdr>
        </w:div>
        <w:div w:id="103699364">
          <w:marLeft w:val="480"/>
          <w:marRight w:val="0"/>
          <w:marTop w:val="0"/>
          <w:marBottom w:val="0"/>
          <w:divBdr>
            <w:top w:val="none" w:sz="0" w:space="0" w:color="auto"/>
            <w:left w:val="none" w:sz="0" w:space="0" w:color="auto"/>
            <w:bottom w:val="none" w:sz="0" w:space="0" w:color="auto"/>
            <w:right w:val="none" w:sz="0" w:space="0" w:color="auto"/>
          </w:divBdr>
        </w:div>
        <w:div w:id="106630035">
          <w:marLeft w:val="480"/>
          <w:marRight w:val="0"/>
          <w:marTop w:val="0"/>
          <w:marBottom w:val="0"/>
          <w:divBdr>
            <w:top w:val="none" w:sz="0" w:space="0" w:color="auto"/>
            <w:left w:val="none" w:sz="0" w:space="0" w:color="auto"/>
            <w:bottom w:val="none" w:sz="0" w:space="0" w:color="auto"/>
            <w:right w:val="none" w:sz="0" w:space="0" w:color="auto"/>
          </w:divBdr>
        </w:div>
        <w:div w:id="114180497">
          <w:marLeft w:val="480"/>
          <w:marRight w:val="0"/>
          <w:marTop w:val="0"/>
          <w:marBottom w:val="0"/>
          <w:divBdr>
            <w:top w:val="none" w:sz="0" w:space="0" w:color="auto"/>
            <w:left w:val="none" w:sz="0" w:space="0" w:color="auto"/>
            <w:bottom w:val="none" w:sz="0" w:space="0" w:color="auto"/>
            <w:right w:val="none" w:sz="0" w:space="0" w:color="auto"/>
          </w:divBdr>
        </w:div>
        <w:div w:id="128980830">
          <w:marLeft w:val="480"/>
          <w:marRight w:val="0"/>
          <w:marTop w:val="0"/>
          <w:marBottom w:val="0"/>
          <w:divBdr>
            <w:top w:val="none" w:sz="0" w:space="0" w:color="auto"/>
            <w:left w:val="none" w:sz="0" w:space="0" w:color="auto"/>
            <w:bottom w:val="none" w:sz="0" w:space="0" w:color="auto"/>
            <w:right w:val="none" w:sz="0" w:space="0" w:color="auto"/>
          </w:divBdr>
        </w:div>
        <w:div w:id="153226067">
          <w:marLeft w:val="480"/>
          <w:marRight w:val="0"/>
          <w:marTop w:val="0"/>
          <w:marBottom w:val="0"/>
          <w:divBdr>
            <w:top w:val="none" w:sz="0" w:space="0" w:color="auto"/>
            <w:left w:val="none" w:sz="0" w:space="0" w:color="auto"/>
            <w:bottom w:val="none" w:sz="0" w:space="0" w:color="auto"/>
            <w:right w:val="none" w:sz="0" w:space="0" w:color="auto"/>
          </w:divBdr>
        </w:div>
        <w:div w:id="166674836">
          <w:marLeft w:val="480"/>
          <w:marRight w:val="0"/>
          <w:marTop w:val="0"/>
          <w:marBottom w:val="0"/>
          <w:divBdr>
            <w:top w:val="none" w:sz="0" w:space="0" w:color="auto"/>
            <w:left w:val="none" w:sz="0" w:space="0" w:color="auto"/>
            <w:bottom w:val="none" w:sz="0" w:space="0" w:color="auto"/>
            <w:right w:val="none" w:sz="0" w:space="0" w:color="auto"/>
          </w:divBdr>
        </w:div>
        <w:div w:id="179660801">
          <w:marLeft w:val="480"/>
          <w:marRight w:val="0"/>
          <w:marTop w:val="0"/>
          <w:marBottom w:val="0"/>
          <w:divBdr>
            <w:top w:val="none" w:sz="0" w:space="0" w:color="auto"/>
            <w:left w:val="none" w:sz="0" w:space="0" w:color="auto"/>
            <w:bottom w:val="none" w:sz="0" w:space="0" w:color="auto"/>
            <w:right w:val="none" w:sz="0" w:space="0" w:color="auto"/>
          </w:divBdr>
        </w:div>
        <w:div w:id="211385832">
          <w:marLeft w:val="480"/>
          <w:marRight w:val="0"/>
          <w:marTop w:val="0"/>
          <w:marBottom w:val="0"/>
          <w:divBdr>
            <w:top w:val="none" w:sz="0" w:space="0" w:color="auto"/>
            <w:left w:val="none" w:sz="0" w:space="0" w:color="auto"/>
            <w:bottom w:val="none" w:sz="0" w:space="0" w:color="auto"/>
            <w:right w:val="none" w:sz="0" w:space="0" w:color="auto"/>
          </w:divBdr>
        </w:div>
        <w:div w:id="224147887">
          <w:marLeft w:val="480"/>
          <w:marRight w:val="0"/>
          <w:marTop w:val="0"/>
          <w:marBottom w:val="0"/>
          <w:divBdr>
            <w:top w:val="none" w:sz="0" w:space="0" w:color="auto"/>
            <w:left w:val="none" w:sz="0" w:space="0" w:color="auto"/>
            <w:bottom w:val="none" w:sz="0" w:space="0" w:color="auto"/>
            <w:right w:val="none" w:sz="0" w:space="0" w:color="auto"/>
          </w:divBdr>
        </w:div>
        <w:div w:id="255477674">
          <w:marLeft w:val="480"/>
          <w:marRight w:val="0"/>
          <w:marTop w:val="0"/>
          <w:marBottom w:val="0"/>
          <w:divBdr>
            <w:top w:val="none" w:sz="0" w:space="0" w:color="auto"/>
            <w:left w:val="none" w:sz="0" w:space="0" w:color="auto"/>
            <w:bottom w:val="none" w:sz="0" w:space="0" w:color="auto"/>
            <w:right w:val="none" w:sz="0" w:space="0" w:color="auto"/>
          </w:divBdr>
        </w:div>
        <w:div w:id="314183076">
          <w:marLeft w:val="480"/>
          <w:marRight w:val="0"/>
          <w:marTop w:val="0"/>
          <w:marBottom w:val="0"/>
          <w:divBdr>
            <w:top w:val="none" w:sz="0" w:space="0" w:color="auto"/>
            <w:left w:val="none" w:sz="0" w:space="0" w:color="auto"/>
            <w:bottom w:val="none" w:sz="0" w:space="0" w:color="auto"/>
            <w:right w:val="none" w:sz="0" w:space="0" w:color="auto"/>
          </w:divBdr>
        </w:div>
        <w:div w:id="387266059">
          <w:marLeft w:val="480"/>
          <w:marRight w:val="0"/>
          <w:marTop w:val="0"/>
          <w:marBottom w:val="0"/>
          <w:divBdr>
            <w:top w:val="none" w:sz="0" w:space="0" w:color="auto"/>
            <w:left w:val="none" w:sz="0" w:space="0" w:color="auto"/>
            <w:bottom w:val="none" w:sz="0" w:space="0" w:color="auto"/>
            <w:right w:val="none" w:sz="0" w:space="0" w:color="auto"/>
          </w:divBdr>
        </w:div>
        <w:div w:id="423961311">
          <w:marLeft w:val="480"/>
          <w:marRight w:val="0"/>
          <w:marTop w:val="0"/>
          <w:marBottom w:val="0"/>
          <w:divBdr>
            <w:top w:val="none" w:sz="0" w:space="0" w:color="auto"/>
            <w:left w:val="none" w:sz="0" w:space="0" w:color="auto"/>
            <w:bottom w:val="none" w:sz="0" w:space="0" w:color="auto"/>
            <w:right w:val="none" w:sz="0" w:space="0" w:color="auto"/>
          </w:divBdr>
        </w:div>
        <w:div w:id="470446907">
          <w:marLeft w:val="480"/>
          <w:marRight w:val="0"/>
          <w:marTop w:val="0"/>
          <w:marBottom w:val="0"/>
          <w:divBdr>
            <w:top w:val="none" w:sz="0" w:space="0" w:color="auto"/>
            <w:left w:val="none" w:sz="0" w:space="0" w:color="auto"/>
            <w:bottom w:val="none" w:sz="0" w:space="0" w:color="auto"/>
            <w:right w:val="none" w:sz="0" w:space="0" w:color="auto"/>
          </w:divBdr>
        </w:div>
        <w:div w:id="476189467">
          <w:marLeft w:val="480"/>
          <w:marRight w:val="0"/>
          <w:marTop w:val="0"/>
          <w:marBottom w:val="0"/>
          <w:divBdr>
            <w:top w:val="none" w:sz="0" w:space="0" w:color="auto"/>
            <w:left w:val="none" w:sz="0" w:space="0" w:color="auto"/>
            <w:bottom w:val="none" w:sz="0" w:space="0" w:color="auto"/>
            <w:right w:val="none" w:sz="0" w:space="0" w:color="auto"/>
          </w:divBdr>
        </w:div>
        <w:div w:id="487329096">
          <w:marLeft w:val="480"/>
          <w:marRight w:val="0"/>
          <w:marTop w:val="0"/>
          <w:marBottom w:val="0"/>
          <w:divBdr>
            <w:top w:val="none" w:sz="0" w:space="0" w:color="auto"/>
            <w:left w:val="none" w:sz="0" w:space="0" w:color="auto"/>
            <w:bottom w:val="none" w:sz="0" w:space="0" w:color="auto"/>
            <w:right w:val="none" w:sz="0" w:space="0" w:color="auto"/>
          </w:divBdr>
        </w:div>
        <w:div w:id="498430248">
          <w:marLeft w:val="480"/>
          <w:marRight w:val="0"/>
          <w:marTop w:val="0"/>
          <w:marBottom w:val="0"/>
          <w:divBdr>
            <w:top w:val="none" w:sz="0" w:space="0" w:color="auto"/>
            <w:left w:val="none" w:sz="0" w:space="0" w:color="auto"/>
            <w:bottom w:val="none" w:sz="0" w:space="0" w:color="auto"/>
            <w:right w:val="none" w:sz="0" w:space="0" w:color="auto"/>
          </w:divBdr>
        </w:div>
        <w:div w:id="522283185">
          <w:marLeft w:val="480"/>
          <w:marRight w:val="0"/>
          <w:marTop w:val="0"/>
          <w:marBottom w:val="0"/>
          <w:divBdr>
            <w:top w:val="none" w:sz="0" w:space="0" w:color="auto"/>
            <w:left w:val="none" w:sz="0" w:space="0" w:color="auto"/>
            <w:bottom w:val="none" w:sz="0" w:space="0" w:color="auto"/>
            <w:right w:val="none" w:sz="0" w:space="0" w:color="auto"/>
          </w:divBdr>
        </w:div>
        <w:div w:id="531306830">
          <w:marLeft w:val="480"/>
          <w:marRight w:val="0"/>
          <w:marTop w:val="0"/>
          <w:marBottom w:val="0"/>
          <w:divBdr>
            <w:top w:val="none" w:sz="0" w:space="0" w:color="auto"/>
            <w:left w:val="none" w:sz="0" w:space="0" w:color="auto"/>
            <w:bottom w:val="none" w:sz="0" w:space="0" w:color="auto"/>
            <w:right w:val="none" w:sz="0" w:space="0" w:color="auto"/>
          </w:divBdr>
        </w:div>
        <w:div w:id="571965031">
          <w:marLeft w:val="480"/>
          <w:marRight w:val="0"/>
          <w:marTop w:val="0"/>
          <w:marBottom w:val="0"/>
          <w:divBdr>
            <w:top w:val="none" w:sz="0" w:space="0" w:color="auto"/>
            <w:left w:val="none" w:sz="0" w:space="0" w:color="auto"/>
            <w:bottom w:val="none" w:sz="0" w:space="0" w:color="auto"/>
            <w:right w:val="none" w:sz="0" w:space="0" w:color="auto"/>
          </w:divBdr>
        </w:div>
        <w:div w:id="575628933">
          <w:marLeft w:val="480"/>
          <w:marRight w:val="0"/>
          <w:marTop w:val="0"/>
          <w:marBottom w:val="0"/>
          <w:divBdr>
            <w:top w:val="none" w:sz="0" w:space="0" w:color="auto"/>
            <w:left w:val="none" w:sz="0" w:space="0" w:color="auto"/>
            <w:bottom w:val="none" w:sz="0" w:space="0" w:color="auto"/>
            <w:right w:val="none" w:sz="0" w:space="0" w:color="auto"/>
          </w:divBdr>
        </w:div>
        <w:div w:id="584071082">
          <w:marLeft w:val="480"/>
          <w:marRight w:val="0"/>
          <w:marTop w:val="0"/>
          <w:marBottom w:val="0"/>
          <w:divBdr>
            <w:top w:val="none" w:sz="0" w:space="0" w:color="auto"/>
            <w:left w:val="none" w:sz="0" w:space="0" w:color="auto"/>
            <w:bottom w:val="none" w:sz="0" w:space="0" w:color="auto"/>
            <w:right w:val="none" w:sz="0" w:space="0" w:color="auto"/>
          </w:divBdr>
        </w:div>
        <w:div w:id="585456352">
          <w:marLeft w:val="480"/>
          <w:marRight w:val="0"/>
          <w:marTop w:val="0"/>
          <w:marBottom w:val="0"/>
          <w:divBdr>
            <w:top w:val="none" w:sz="0" w:space="0" w:color="auto"/>
            <w:left w:val="none" w:sz="0" w:space="0" w:color="auto"/>
            <w:bottom w:val="none" w:sz="0" w:space="0" w:color="auto"/>
            <w:right w:val="none" w:sz="0" w:space="0" w:color="auto"/>
          </w:divBdr>
        </w:div>
        <w:div w:id="605700264">
          <w:marLeft w:val="480"/>
          <w:marRight w:val="0"/>
          <w:marTop w:val="0"/>
          <w:marBottom w:val="0"/>
          <w:divBdr>
            <w:top w:val="none" w:sz="0" w:space="0" w:color="auto"/>
            <w:left w:val="none" w:sz="0" w:space="0" w:color="auto"/>
            <w:bottom w:val="none" w:sz="0" w:space="0" w:color="auto"/>
            <w:right w:val="none" w:sz="0" w:space="0" w:color="auto"/>
          </w:divBdr>
        </w:div>
        <w:div w:id="663049355">
          <w:marLeft w:val="480"/>
          <w:marRight w:val="0"/>
          <w:marTop w:val="0"/>
          <w:marBottom w:val="0"/>
          <w:divBdr>
            <w:top w:val="none" w:sz="0" w:space="0" w:color="auto"/>
            <w:left w:val="none" w:sz="0" w:space="0" w:color="auto"/>
            <w:bottom w:val="none" w:sz="0" w:space="0" w:color="auto"/>
            <w:right w:val="none" w:sz="0" w:space="0" w:color="auto"/>
          </w:divBdr>
        </w:div>
        <w:div w:id="681400008">
          <w:marLeft w:val="480"/>
          <w:marRight w:val="0"/>
          <w:marTop w:val="0"/>
          <w:marBottom w:val="0"/>
          <w:divBdr>
            <w:top w:val="none" w:sz="0" w:space="0" w:color="auto"/>
            <w:left w:val="none" w:sz="0" w:space="0" w:color="auto"/>
            <w:bottom w:val="none" w:sz="0" w:space="0" w:color="auto"/>
            <w:right w:val="none" w:sz="0" w:space="0" w:color="auto"/>
          </w:divBdr>
        </w:div>
        <w:div w:id="843666715">
          <w:marLeft w:val="480"/>
          <w:marRight w:val="0"/>
          <w:marTop w:val="0"/>
          <w:marBottom w:val="0"/>
          <w:divBdr>
            <w:top w:val="none" w:sz="0" w:space="0" w:color="auto"/>
            <w:left w:val="none" w:sz="0" w:space="0" w:color="auto"/>
            <w:bottom w:val="none" w:sz="0" w:space="0" w:color="auto"/>
            <w:right w:val="none" w:sz="0" w:space="0" w:color="auto"/>
          </w:divBdr>
        </w:div>
        <w:div w:id="882059058">
          <w:marLeft w:val="480"/>
          <w:marRight w:val="0"/>
          <w:marTop w:val="0"/>
          <w:marBottom w:val="0"/>
          <w:divBdr>
            <w:top w:val="none" w:sz="0" w:space="0" w:color="auto"/>
            <w:left w:val="none" w:sz="0" w:space="0" w:color="auto"/>
            <w:bottom w:val="none" w:sz="0" w:space="0" w:color="auto"/>
            <w:right w:val="none" w:sz="0" w:space="0" w:color="auto"/>
          </w:divBdr>
        </w:div>
        <w:div w:id="996033704">
          <w:marLeft w:val="480"/>
          <w:marRight w:val="0"/>
          <w:marTop w:val="0"/>
          <w:marBottom w:val="0"/>
          <w:divBdr>
            <w:top w:val="none" w:sz="0" w:space="0" w:color="auto"/>
            <w:left w:val="none" w:sz="0" w:space="0" w:color="auto"/>
            <w:bottom w:val="none" w:sz="0" w:space="0" w:color="auto"/>
            <w:right w:val="none" w:sz="0" w:space="0" w:color="auto"/>
          </w:divBdr>
        </w:div>
        <w:div w:id="1006714066">
          <w:marLeft w:val="480"/>
          <w:marRight w:val="0"/>
          <w:marTop w:val="0"/>
          <w:marBottom w:val="0"/>
          <w:divBdr>
            <w:top w:val="none" w:sz="0" w:space="0" w:color="auto"/>
            <w:left w:val="none" w:sz="0" w:space="0" w:color="auto"/>
            <w:bottom w:val="none" w:sz="0" w:space="0" w:color="auto"/>
            <w:right w:val="none" w:sz="0" w:space="0" w:color="auto"/>
          </w:divBdr>
        </w:div>
      </w:divsChild>
    </w:div>
    <w:div w:id="886380139">
      <w:bodyDiv w:val="1"/>
      <w:marLeft w:val="0"/>
      <w:marRight w:val="0"/>
      <w:marTop w:val="0"/>
      <w:marBottom w:val="0"/>
      <w:divBdr>
        <w:top w:val="none" w:sz="0" w:space="0" w:color="auto"/>
        <w:left w:val="none" w:sz="0" w:space="0" w:color="auto"/>
        <w:bottom w:val="none" w:sz="0" w:space="0" w:color="auto"/>
        <w:right w:val="none" w:sz="0" w:space="0" w:color="auto"/>
      </w:divBdr>
    </w:div>
    <w:div w:id="886382054">
      <w:bodyDiv w:val="1"/>
      <w:marLeft w:val="0"/>
      <w:marRight w:val="0"/>
      <w:marTop w:val="0"/>
      <w:marBottom w:val="0"/>
      <w:divBdr>
        <w:top w:val="none" w:sz="0" w:space="0" w:color="auto"/>
        <w:left w:val="none" w:sz="0" w:space="0" w:color="auto"/>
        <w:bottom w:val="none" w:sz="0" w:space="0" w:color="auto"/>
        <w:right w:val="none" w:sz="0" w:space="0" w:color="auto"/>
      </w:divBdr>
    </w:div>
    <w:div w:id="886725915">
      <w:bodyDiv w:val="1"/>
      <w:marLeft w:val="0"/>
      <w:marRight w:val="0"/>
      <w:marTop w:val="0"/>
      <w:marBottom w:val="0"/>
      <w:divBdr>
        <w:top w:val="none" w:sz="0" w:space="0" w:color="auto"/>
        <w:left w:val="none" w:sz="0" w:space="0" w:color="auto"/>
        <w:bottom w:val="none" w:sz="0" w:space="0" w:color="auto"/>
        <w:right w:val="none" w:sz="0" w:space="0" w:color="auto"/>
      </w:divBdr>
    </w:div>
    <w:div w:id="887423027">
      <w:bodyDiv w:val="1"/>
      <w:marLeft w:val="0"/>
      <w:marRight w:val="0"/>
      <w:marTop w:val="0"/>
      <w:marBottom w:val="0"/>
      <w:divBdr>
        <w:top w:val="none" w:sz="0" w:space="0" w:color="auto"/>
        <w:left w:val="none" w:sz="0" w:space="0" w:color="auto"/>
        <w:bottom w:val="none" w:sz="0" w:space="0" w:color="auto"/>
        <w:right w:val="none" w:sz="0" w:space="0" w:color="auto"/>
      </w:divBdr>
    </w:div>
    <w:div w:id="887497510">
      <w:bodyDiv w:val="1"/>
      <w:marLeft w:val="0"/>
      <w:marRight w:val="0"/>
      <w:marTop w:val="0"/>
      <w:marBottom w:val="0"/>
      <w:divBdr>
        <w:top w:val="none" w:sz="0" w:space="0" w:color="auto"/>
        <w:left w:val="none" w:sz="0" w:space="0" w:color="auto"/>
        <w:bottom w:val="none" w:sz="0" w:space="0" w:color="auto"/>
        <w:right w:val="none" w:sz="0" w:space="0" w:color="auto"/>
      </w:divBdr>
    </w:div>
    <w:div w:id="887882123">
      <w:bodyDiv w:val="1"/>
      <w:marLeft w:val="0"/>
      <w:marRight w:val="0"/>
      <w:marTop w:val="0"/>
      <w:marBottom w:val="0"/>
      <w:divBdr>
        <w:top w:val="none" w:sz="0" w:space="0" w:color="auto"/>
        <w:left w:val="none" w:sz="0" w:space="0" w:color="auto"/>
        <w:bottom w:val="none" w:sz="0" w:space="0" w:color="auto"/>
        <w:right w:val="none" w:sz="0" w:space="0" w:color="auto"/>
      </w:divBdr>
    </w:div>
    <w:div w:id="888104842">
      <w:bodyDiv w:val="1"/>
      <w:marLeft w:val="0"/>
      <w:marRight w:val="0"/>
      <w:marTop w:val="0"/>
      <w:marBottom w:val="0"/>
      <w:divBdr>
        <w:top w:val="none" w:sz="0" w:space="0" w:color="auto"/>
        <w:left w:val="none" w:sz="0" w:space="0" w:color="auto"/>
        <w:bottom w:val="none" w:sz="0" w:space="0" w:color="auto"/>
        <w:right w:val="none" w:sz="0" w:space="0" w:color="auto"/>
      </w:divBdr>
    </w:div>
    <w:div w:id="888493013">
      <w:bodyDiv w:val="1"/>
      <w:marLeft w:val="0"/>
      <w:marRight w:val="0"/>
      <w:marTop w:val="0"/>
      <w:marBottom w:val="0"/>
      <w:divBdr>
        <w:top w:val="none" w:sz="0" w:space="0" w:color="auto"/>
        <w:left w:val="none" w:sz="0" w:space="0" w:color="auto"/>
        <w:bottom w:val="none" w:sz="0" w:space="0" w:color="auto"/>
        <w:right w:val="none" w:sz="0" w:space="0" w:color="auto"/>
      </w:divBdr>
    </w:div>
    <w:div w:id="888567891">
      <w:bodyDiv w:val="1"/>
      <w:marLeft w:val="0"/>
      <w:marRight w:val="0"/>
      <w:marTop w:val="0"/>
      <w:marBottom w:val="0"/>
      <w:divBdr>
        <w:top w:val="none" w:sz="0" w:space="0" w:color="auto"/>
        <w:left w:val="none" w:sz="0" w:space="0" w:color="auto"/>
        <w:bottom w:val="none" w:sz="0" w:space="0" w:color="auto"/>
        <w:right w:val="none" w:sz="0" w:space="0" w:color="auto"/>
      </w:divBdr>
    </w:div>
    <w:div w:id="889028259">
      <w:bodyDiv w:val="1"/>
      <w:marLeft w:val="0"/>
      <w:marRight w:val="0"/>
      <w:marTop w:val="0"/>
      <w:marBottom w:val="0"/>
      <w:divBdr>
        <w:top w:val="none" w:sz="0" w:space="0" w:color="auto"/>
        <w:left w:val="none" w:sz="0" w:space="0" w:color="auto"/>
        <w:bottom w:val="none" w:sz="0" w:space="0" w:color="auto"/>
        <w:right w:val="none" w:sz="0" w:space="0" w:color="auto"/>
      </w:divBdr>
    </w:div>
    <w:div w:id="889153345">
      <w:bodyDiv w:val="1"/>
      <w:marLeft w:val="0"/>
      <w:marRight w:val="0"/>
      <w:marTop w:val="0"/>
      <w:marBottom w:val="0"/>
      <w:divBdr>
        <w:top w:val="none" w:sz="0" w:space="0" w:color="auto"/>
        <w:left w:val="none" w:sz="0" w:space="0" w:color="auto"/>
        <w:bottom w:val="none" w:sz="0" w:space="0" w:color="auto"/>
        <w:right w:val="none" w:sz="0" w:space="0" w:color="auto"/>
      </w:divBdr>
    </w:div>
    <w:div w:id="889270834">
      <w:bodyDiv w:val="1"/>
      <w:marLeft w:val="0"/>
      <w:marRight w:val="0"/>
      <w:marTop w:val="0"/>
      <w:marBottom w:val="0"/>
      <w:divBdr>
        <w:top w:val="none" w:sz="0" w:space="0" w:color="auto"/>
        <w:left w:val="none" w:sz="0" w:space="0" w:color="auto"/>
        <w:bottom w:val="none" w:sz="0" w:space="0" w:color="auto"/>
        <w:right w:val="none" w:sz="0" w:space="0" w:color="auto"/>
      </w:divBdr>
    </w:div>
    <w:div w:id="889656008">
      <w:bodyDiv w:val="1"/>
      <w:marLeft w:val="0"/>
      <w:marRight w:val="0"/>
      <w:marTop w:val="0"/>
      <w:marBottom w:val="0"/>
      <w:divBdr>
        <w:top w:val="none" w:sz="0" w:space="0" w:color="auto"/>
        <w:left w:val="none" w:sz="0" w:space="0" w:color="auto"/>
        <w:bottom w:val="none" w:sz="0" w:space="0" w:color="auto"/>
        <w:right w:val="none" w:sz="0" w:space="0" w:color="auto"/>
      </w:divBdr>
    </w:div>
    <w:div w:id="889729214">
      <w:bodyDiv w:val="1"/>
      <w:marLeft w:val="0"/>
      <w:marRight w:val="0"/>
      <w:marTop w:val="0"/>
      <w:marBottom w:val="0"/>
      <w:divBdr>
        <w:top w:val="none" w:sz="0" w:space="0" w:color="auto"/>
        <w:left w:val="none" w:sz="0" w:space="0" w:color="auto"/>
        <w:bottom w:val="none" w:sz="0" w:space="0" w:color="auto"/>
        <w:right w:val="none" w:sz="0" w:space="0" w:color="auto"/>
      </w:divBdr>
    </w:div>
    <w:div w:id="890505733">
      <w:bodyDiv w:val="1"/>
      <w:marLeft w:val="0"/>
      <w:marRight w:val="0"/>
      <w:marTop w:val="0"/>
      <w:marBottom w:val="0"/>
      <w:divBdr>
        <w:top w:val="none" w:sz="0" w:space="0" w:color="auto"/>
        <w:left w:val="none" w:sz="0" w:space="0" w:color="auto"/>
        <w:bottom w:val="none" w:sz="0" w:space="0" w:color="auto"/>
        <w:right w:val="none" w:sz="0" w:space="0" w:color="auto"/>
      </w:divBdr>
    </w:div>
    <w:div w:id="890575282">
      <w:bodyDiv w:val="1"/>
      <w:marLeft w:val="0"/>
      <w:marRight w:val="0"/>
      <w:marTop w:val="0"/>
      <w:marBottom w:val="0"/>
      <w:divBdr>
        <w:top w:val="none" w:sz="0" w:space="0" w:color="auto"/>
        <w:left w:val="none" w:sz="0" w:space="0" w:color="auto"/>
        <w:bottom w:val="none" w:sz="0" w:space="0" w:color="auto"/>
        <w:right w:val="none" w:sz="0" w:space="0" w:color="auto"/>
      </w:divBdr>
      <w:divsChild>
        <w:div w:id="5518675">
          <w:marLeft w:val="480"/>
          <w:marRight w:val="0"/>
          <w:marTop w:val="0"/>
          <w:marBottom w:val="0"/>
          <w:divBdr>
            <w:top w:val="none" w:sz="0" w:space="0" w:color="auto"/>
            <w:left w:val="none" w:sz="0" w:space="0" w:color="auto"/>
            <w:bottom w:val="none" w:sz="0" w:space="0" w:color="auto"/>
            <w:right w:val="none" w:sz="0" w:space="0" w:color="auto"/>
          </w:divBdr>
        </w:div>
        <w:div w:id="38165854">
          <w:marLeft w:val="480"/>
          <w:marRight w:val="0"/>
          <w:marTop w:val="0"/>
          <w:marBottom w:val="0"/>
          <w:divBdr>
            <w:top w:val="none" w:sz="0" w:space="0" w:color="auto"/>
            <w:left w:val="none" w:sz="0" w:space="0" w:color="auto"/>
            <w:bottom w:val="none" w:sz="0" w:space="0" w:color="auto"/>
            <w:right w:val="none" w:sz="0" w:space="0" w:color="auto"/>
          </w:divBdr>
        </w:div>
        <w:div w:id="53743308">
          <w:marLeft w:val="480"/>
          <w:marRight w:val="0"/>
          <w:marTop w:val="0"/>
          <w:marBottom w:val="0"/>
          <w:divBdr>
            <w:top w:val="none" w:sz="0" w:space="0" w:color="auto"/>
            <w:left w:val="none" w:sz="0" w:space="0" w:color="auto"/>
            <w:bottom w:val="none" w:sz="0" w:space="0" w:color="auto"/>
            <w:right w:val="none" w:sz="0" w:space="0" w:color="auto"/>
          </w:divBdr>
        </w:div>
        <w:div w:id="56980563">
          <w:marLeft w:val="480"/>
          <w:marRight w:val="0"/>
          <w:marTop w:val="0"/>
          <w:marBottom w:val="0"/>
          <w:divBdr>
            <w:top w:val="none" w:sz="0" w:space="0" w:color="auto"/>
            <w:left w:val="none" w:sz="0" w:space="0" w:color="auto"/>
            <w:bottom w:val="none" w:sz="0" w:space="0" w:color="auto"/>
            <w:right w:val="none" w:sz="0" w:space="0" w:color="auto"/>
          </w:divBdr>
        </w:div>
        <w:div w:id="58330588">
          <w:marLeft w:val="480"/>
          <w:marRight w:val="0"/>
          <w:marTop w:val="0"/>
          <w:marBottom w:val="0"/>
          <w:divBdr>
            <w:top w:val="none" w:sz="0" w:space="0" w:color="auto"/>
            <w:left w:val="none" w:sz="0" w:space="0" w:color="auto"/>
            <w:bottom w:val="none" w:sz="0" w:space="0" w:color="auto"/>
            <w:right w:val="none" w:sz="0" w:space="0" w:color="auto"/>
          </w:divBdr>
        </w:div>
        <w:div w:id="121459264">
          <w:marLeft w:val="480"/>
          <w:marRight w:val="0"/>
          <w:marTop w:val="0"/>
          <w:marBottom w:val="0"/>
          <w:divBdr>
            <w:top w:val="none" w:sz="0" w:space="0" w:color="auto"/>
            <w:left w:val="none" w:sz="0" w:space="0" w:color="auto"/>
            <w:bottom w:val="none" w:sz="0" w:space="0" w:color="auto"/>
            <w:right w:val="none" w:sz="0" w:space="0" w:color="auto"/>
          </w:divBdr>
        </w:div>
        <w:div w:id="147400277">
          <w:marLeft w:val="480"/>
          <w:marRight w:val="0"/>
          <w:marTop w:val="0"/>
          <w:marBottom w:val="0"/>
          <w:divBdr>
            <w:top w:val="none" w:sz="0" w:space="0" w:color="auto"/>
            <w:left w:val="none" w:sz="0" w:space="0" w:color="auto"/>
            <w:bottom w:val="none" w:sz="0" w:space="0" w:color="auto"/>
            <w:right w:val="none" w:sz="0" w:space="0" w:color="auto"/>
          </w:divBdr>
        </w:div>
        <w:div w:id="191578950">
          <w:marLeft w:val="480"/>
          <w:marRight w:val="0"/>
          <w:marTop w:val="0"/>
          <w:marBottom w:val="0"/>
          <w:divBdr>
            <w:top w:val="none" w:sz="0" w:space="0" w:color="auto"/>
            <w:left w:val="none" w:sz="0" w:space="0" w:color="auto"/>
            <w:bottom w:val="none" w:sz="0" w:space="0" w:color="auto"/>
            <w:right w:val="none" w:sz="0" w:space="0" w:color="auto"/>
          </w:divBdr>
        </w:div>
        <w:div w:id="216551639">
          <w:marLeft w:val="480"/>
          <w:marRight w:val="0"/>
          <w:marTop w:val="0"/>
          <w:marBottom w:val="0"/>
          <w:divBdr>
            <w:top w:val="none" w:sz="0" w:space="0" w:color="auto"/>
            <w:left w:val="none" w:sz="0" w:space="0" w:color="auto"/>
            <w:bottom w:val="none" w:sz="0" w:space="0" w:color="auto"/>
            <w:right w:val="none" w:sz="0" w:space="0" w:color="auto"/>
          </w:divBdr>
        </w:div>
        <w:div w:id="247350148">
          <w:marLeft w:val="480"/>
          <w:marRight w:val="0"/>
          <w:marTop w:val="0"/>
          <w:marBottom w:val="0"/>
          <w:divBdr>
            <w:top w:val="none" w:sz="0" w:space="0" w:color="auto"/>
            <w:left w:val="none" w:sz="0" w:space="0" w:color="auto"/>
            <w:bottom w:val="none" w:sz="0" w:space="0" w:color="auto"/>
            <w:right w:val="none" w:sz="0" w:space="0" w:color="auto"/>
          </w:divBdr>
        </w:div>
        <w:div w:id="255676173">
          <w:marLeft w:val="480"/>
          <w:marRight w:val="0"/>
          <w:marTop w:val="0"/>
          <w:marBottom w:val="0"/>
          <w:divBdr>
            <w:top w:val="none" w:sz="0" w:space="0" w:color="auto"/>
            <w:left w:val="none" w:sz="0" w:space="0" w:color="auto"/>
            <w:bottom w:val="none" w:sz="0" w:space="0" w:color="auto"/>
            <w:right w:val="none" w:sz="0" w:space="0" w:color="auto"/>
          </w:divBdr>
        </w:div>
        <w:div w:id="270088459">
          <w:marLeft w:val="480"/>
          <w:marRight w:val="0"/>
          <w:marTop w:val="0"/>
          <w:marBottom w:val="0"/>
          <w:divBdr>
            <w:top w:val="none" w:sz="0" w:space="0" w:color="auto"/>
            <w:left w:val="none" w:sz="0" w:space="0" w:color="auto"/>
            <w:bottom w:val="none" w:sz="0" w:space="0" w:color="auto"/>
            <w:right w:val="none" w:sz="0" w:space="0" w:color="auto"/>
          </w:divBdr>
        </w:div>
        <w:div w:id="277834876">
          <w:marLeft w:val="480"/>
          <w:marRight w:val="0"/>
          <w:marTop w:val="0"/>
          <w:marBottom w:val="0"/>
          <w:divBdr>
            <w:top w:val="none" w:sz="0" w:space="0" w:color="auto"/>
            <w:left w:val="none" w:sz="0" w:space="0" w:color="auto"/>
            <w:bottom w:val="none" w:sz="0" w:space="0" w:color="auto"/>
            <w:right w:val="none" w:sz="0" w:space="0" w:color="auto"/>
          </w:divBdr>
        </w:div>
        <w:div w:id="398745935">
          <w:marLeft w:val="480"/>
          <w:marRight w:val="0"/>
          <w:marTop w:val="0"/>
          <w:marBottom w:val="0"/>
          <w:divBdr>
            <w:top w:val="none" w:sz="0" w:space="0" w:color="auto"/>
            <w:left w:val="none" w:sz="0" w:space="0" w:color="auto"/>
            <w:bottom w:val="none" w:sz="0" w:space="0" w:color="auto"/>
            <w:right w:val="none" w:sz="0" w:space="0" w:color="auto"/>
          </w:divBdr>
        </w:div>
        <w:div w:id="430860316">
          <w:marLeft w:val="480"/>
          <w:marRight w:val="0"/>
          <w:marTop w:val="0"/>
          <w:marBottom w:val="0"/>
          <w:divBdr>
            <w:top w:val="none" w:sz="0" w:space="0" w:color="auto"/>
            <w:left w:val="none" w:sz="0" w:space="0" w:color="auto"/>
            <w:bottom w:val="none" w:sz="0" w:space="0" w:color="auto"/>
            <w:right w:val="none" w:sz="0" w:space="0" w:color="auto"/>
          </w:divBdr>
        </w:div>
        <w:div w:id="437599359">
          <w:marLeft w:val="480"/>
          <w:marRight w:val="0"/>
          <w:marTop w:val="0"/>
          <w:marBottom w:val="0"/>
          <w:divBdr>
            <w:top w:val="none" w:sz="0" w:space="0" w:color="auto"/>
            <w:left w:val="none" w:sz="0" w:space="0" w:color="auto"/>
            <w:bottom w:val="none" w:sz="0" w:space="0" w:color="auto"/>
            <w:right w:val="none" w:sz="0" w:space="0" w:color="auto"/>
          </w:divBdr>
        </w:div>
        <w:div w:id="464547833">
          <w:marLeft w:val="480"/>
          <w:marRight w:val="0"/>
          <w:marTop w:val="0"/>
          <w:marBottom w:val="0"/>
          <w:divBdr>
            <w:top w:val="none" w:sz="0" w:space="0" w:color="auto"/>
            <w:left w:val="none" w:sz="0" w:space="0" w:color="auto"/>
            <w:bottom w:val="none" w:sz="0" w:space="0" w:color="auto"/>
            <w:right w:val="none" w:sz="0" w:space="0" w:color="auto"/>
          </w:divBdr>
        </w:div>
        <w:div w:id="481116369">
          <w:marLeft w:val="480"/>
          <w:marRight w:val="0"/>
          <w:marTop w:val="0"/>
          <w:marBottom w:val="0"/>
          <w:divBdr>
            <w:top w:val="none" w:sz="0" w:space="0" w:color="auto"/>
            <w:left w:val="none" w:sz="0" w:space="0" w:color="auto"/>
            <w:bottom w:val="none" w:sz="0" w:space="0" w:color="auto"/>
            <w:right w:val="none" w:sz="0" w:space="0" w:color="auto"/>
          </w:divBdr>
        </w:div>
        <w:div w:id="488403116">
          <w:marLeft w:val="480"/>
          <w:marRight w:val="0"/>
          <w:marTop w:val="0"/>
          <w:marBottom w:val="0"/>
          <w:divBdr>
            <w:top w:val="none" w:sz="0" w:space="0" w:color="auto"/>
            <w:left w:val="none" w:sz="0" w:space="0" w:color="auto"/>
            <w:bottom w:val="none" w:sz="0" w:space="0" w:color="auto"/>
            <w:right w:val="none" w:sz="0" w:space="0" w:color="auto"/>
          </w:divBdr>
        </w:div>
        <w:div w:id="599946539">
          <w:marLeft w:val="480"/>
          <w:marRight w:val="0"/>
          <w:marTop w:val="0"/>
          <w:marBottom w:val="0"/>
          <w:divBdr>
            <w:top w:val="none" w:sz="0" w:space="0" w:color="auto"/>
            <w:left w:val="none" w:sz="0" w:space="0" w:color="auto"/>
            <w:bottom w:val="none" w:sz="0" w:space="0" w:color="auto"/>
            <w:right w:val="none" w:sz="0" w:space="0" w:color="auto"/>
          </w:divBdr>
        </w:div>
        <w:div w:id="610823677">
          <w:marLeft w:val="480"/>
          <w:marRight w:val="0"/>
          <w:marTop w:val="0"/>
          <w:marBottom w:val="0"/>
          <w:divBdr>
            <w:top w:val="none" w:sz="0" w:space="0" w:color="auto"/>
            <w:left w:val="none" w:sz="0" w:space="0" w:color="auto"/>
            <w:bottom w:val="none" w:sz="0" w:space="0" w:color="auto"/>
            <w:right w:val="none" w:sz="0" w:space="0" w:color="auto"/>
          </w:divBdr>
        </w:div>
        <w:div w:id="642463600">
          <w:marLeft w:val="480"/>
          <w:marRight w:val="0"/>
          <w:marTop w:val="0"/>
          <w:marBottom w:val="0"/>
          <w:divBdr>
            <w:top w:val="none" w:sz="0" w:space="0" w:color="auto"/>
            <w:left w:val="none" w:sz="0" w:space="0" w:color="auto"/>
            <w:bottom w:val="none" w:sz="0" w:space="0" w:color="auto"/>
            <w:right w:val="none" w:sz="0" w:space="0" w:color="auto"/>
          </w:divBdr>
        </w:div>
        <w:div w:id="745496912">
          <w:marLeft w:val="480"/>
          <w:marRight w:val="0"/>
          <w:marTop w:val="0"/>
          <w:marBottom w:val="0"/>
          <w:divBdr>
            <w:top w:val="none" w:sz="0" w:space="0" w:color="auto"/>
            <w:left w:val="none" w:sz="0" w:space="0" w:color="auto"/>
            <w:bottom w:val="none" w:sz="0" w:space="0" w:color="auto"/>
            <w:right w:val="none" w:sz="0" w:space="0" w:color="auto"/>
          </w:divBdr>
        </w:div>
        <w:div w:id="831993334">
          <w:marLeft w:val="480"/>
          <w:marRight w:val="0"/>
          <w:marTop w:val="0"/>
          <w:marBottom w:val="0"/>
          <w:divBdr>
            <w:top w:val="none" w:sz="0" w:space="0" w:color="auto"/>
            <w:left w:val="none" w:sz="0" w:space="0" w:color="auto"/>
            <w:bottom w:val="none" w:sz="0" w:space="0" w:color="auto"/>
            <w:right w:val="none" w:sz="0" w:space="0" w:color="auto"/>
          </w:divBdr>
        </w:div>
        <w:div w:id="873663247">
          <w:marLeft w:val="480"/>
          <w:marRight w:val="0"/>
          <w:marTop w:val="0"/>
          <w:marBottom w:val="0"/>
          <w:divBdr>
            <w:top w:val="none" w:sz="0" w:space="0" w:color="auto"/>
            <w:left w:val="none" w:sz="0" w:space="0" w:color="auto"/>
            <w:bottom w:val="none" w:sz="0" w:space="0" w:color="auto"/>
            <w:right w:val="none" w:sz="0" w:space="0" w:color="auto"/>
          </w:divBdr>
        </w:div>
        <w:div w:id="875120318">
          <w:marLeft w:val="480"/>
          <w:marRight w:val="0"/>
          <w:marTop w:val="0"/>
          <w:marBottom w:val="0"/>
          <w:divBdr>
            <w:top w:val="none" w:sz="0" w:space="0" w:color="auto"/>
            <w:left w:val="none" w:sz="0" w:space="0" w:color="auto"/>
            <w:bottom w:val="none" w:sz="0" w:space="0" w:color="auto"/>
            <w:right w:val="none" w:sz="0" w:space="0" w:color="auto"/>
          </w:divBdr>
        </w:div>
        <w:div w:id="896167355">
          <w:marLeft w:val="480"/>
          <w:marRight w:val="0"/>
          <w:marTop w:val="0"/>
          <w:marBottom w:val="0"/>
          <w:divBdr>
            <w:top w:val="none" w:sz="0" w:space="0" w:color="auto"/>
            <w:left w:val="none" w:sz="0" w:space="0" w:color="auto"/>
            <w:bottom w:val="none" w:sz="0" w:space="0" w:color="auto"/>
            <w:right w:val="none" w:sz="0" w:space="0" w:color="auto"/>
          </w:divBdr>
        </w:div>
        <w:div w:id="909390046">
          <w:marLeft w:val="480"/>
          <w:marRight w:val="0"/>
          <w:marTop w:val="0"/>
          <w:marBottom w:val="0"/>
          <w:divBdr>
            <w:top w:val="none" w:sz="0" w:space="0" w:color="auto"/>
            <w:left w:val="none" w:sz="0" w:space="0" w:color="auto"/>
            <w:bottom w:val="none" w:sz="0" w:space="0" w:color="auto"/>
            <w:right w:val="none" w:sz="0" w:space="0" w:color="auto"/>
          </w:divBdr>
        </w:div>
        <w:div w:id="945312798">
          <w:marLeft w:val="480"/>
          <w:marRight w:val="0"/>
          <w:marTop w:val="0"/>
          <w:marBottom w:val="0"/>
          <w:divBdr>
            <w:top w:val="none" w:sz="0" w:space="0" w:color="auto"/>
            <w:left w:val="none" w:sz="0" w:space="0" w:color="auto"/>
            <w:bottom w:val="none" w:sz="0" w:space="0" w:color="auto"/>
            <w:right w:val="none" w:sz="0" w:space="0" w:color="auto"/>
          </w:divBdr>
        </w:div>
        <w:div w:id="951746522">
          <w:marLeft w:val="480"/>
          <w:marRight w:val="0"/>
          <w:marTop w:val="0"/>
          <w:marBottom w:val="0"/>
          <w:divBdr>
            <w:top w:val="none" w:sz="0" w:space="0" w:color="auto"/>
            <w:left w:val="none" w:sz="0" w:space="0" w:color="auto"/>
            <w:bottom w:val="none" w:sz="0" w:space="0" w:color="auto"/>
            <w:right w:val="none" w:sz="0" w:space="0" w:color="auto"/>
          </w:divBdr>
        </w:div>
        <w:div w:id="952588520">
          <w:marLeft w:val="480"/>
          <w:marRight w:val="0"/>
          <w:marTop w:val="0"/>
          <w:marBottom w:val="0"/>
          <w:divBdr>
            <w:top w:val="none" w:sz="0" w:space="0" w:color="auto"/>
            <w:left w:val="none" w:sz="0" w:space="0" w:color="auto"/>
            <w:bottom w:val="none" w:sz="0" w:space="0" w:color="auto"/>
            <w:right w:val="none" w:sz="0" w:space="0" w:color="auto"/>
          </w:divBdr>
        </w:div>
        <w:div w:id="1009067236">
          <w:marLeft w:val="480"/>
          <w:marRight w:val="0"/>
          <w:marTop w:val="0"/>
          <w:marBottom w:val="0"/>
          <w:divBdr>
            <w:top w:val="none" w:sz="0" w:space="0" w:color="auto"/>
            <w:left w:val="none" w:sz="0" w:space="0" w:color="auto"/>
            <w:bottom w:val="none" w:sz="0" w:space="0" w:color="auto"/>
            <w:right w:val="none" w:sz="0" w:space="0" w:color="auto"/>
          </w:divBdr>
        </w:div>
      </w:divsChild>
    </w:div>
    <w:div w:id="890580728">
      <w:bodyDiv w:val="1"/>
      <w:marLeft w:val="0"/>
      <w:marRight w:val="0"/>
      <w:marTop w:val="0"/>
      <w:marBottom w:val="0"/>
      <w:divBdr>
        <w:top w:val="none" w:sz="0" w:space="0" w:color="auto"/>
        <w:left w:val="none" w:sz="0" w:space="0" w:color="auto"/>
        <w:bottom w:val="none" w:sz="0" w:space="0" w:color="auto"/>
        <w:right w:val="none" w:sz="0" w:space="0" w:color="auto"/>
      </w:divBdr>
    </w:div>
    <w:div w:id="890648600">
      <w:bodyDiv w:val="1"/>
      <w:marLeft w:val="0"/>
      <w:marRight w:val="0"/>
      <w:marTop w:val="0"/>
      <w:marBottom w:val="0"/>
      <w:divBdr>
        <w:top w:val="none" w:sz="0" w:space="0" w:color="auto"/>
        <w:left w:val="none" w:sz="0" w:space="0" w:color="auto"/>
        <w:bottom w:val="none" w:sz="0" w:space="0" w:color="auto"/>
        <w:right w:val="none" w:sz="0" w:space="0" w:color="auto"/>
      </w:divBdr>
    </w:div>
    <w:div w:id="890768792">
      <w:bodyDiv w:val="1"/>
      <w:marLeft w:val="0"/>
      <w:marRight w:val="0"/>
      <w:marTop w:val="0"/>
      <w:marBottom w:val="0"/>
      <w:divBdr>
        <w:top w:val="none" w:sz="0" w:space="0" w:color="auto"/>
        <w:left w:val="none" w:sz="0" w:space="0" w:color="auto"/>
        <w:bottom w:val="none" w:sz="0" w:space="0" w:color="auto"/>
        <w:right w:val="none" w:sz="0" w:space="0" w:color="auto"/>
      </w:divBdr>
    </w:div>
    <w:div w:id="890843613">
      <w:bodyDiv w:val="1"/>
      <w:marLeft w:val="0"/>
      <w:marRight w:val="0"/>
      <w:marTop w:val="0"/>
      <w:marBottom w:val="0"/>
      <w:divBdr>
        <w:top w:val="none" w:sz="0" w:space="0" w:color="auto"/>
        <w:left w:val="none" w:sz="0" w:space="0" w:color="auto"/>
        <w:bottom w:val="none" w:sz="0" w:space="0" w:color="auto"/>
        <w:right w:val="none" w:sz="0" w:space="0" w:color="auto"/>
      </w:divBdr>
    </w:div>
    <w:div w:id="891036428">
      <w:bodyDiv w:val="1"/>
      <w:marLeft w:val="0"/>
      <w:marRight w:val="0"/>
      <w:marTop w:val="0"/>
      <w:marBottom w:val="0"/>
      <w:divBdr>
        <w:top w:val="none" w:sz="0" w:space="0" w:color="auto"/>
        <w:left w:val="none" w:sz="0" w:space="0" w:color="auto"/>
        <w:bottom w:val="none" w:sz="0" w:space="0" w:color="auto"/>
        <w:right w:val="none" w:sz="0" w:space="0" w:color="auto"/>
      </w:divBdr>
    </w:div>
    <w:div w:id="891693969">
      <w:bodyDiv w:val="1"/>
      <w:marLeft w:val="0"/>
      <w:marRight w:val="0"/>
      <w:marTop w:val="0"/>
      <w:marBottom w:val="0"/>
      <w:divBdr>
        <w:top w:val="none" w:sz="0" w:space="0" w:color="auto"/>
        <w:left w:val="none" w:sz="0" w:space="0" w:color="auto"/>
        <w:bottom w:val="none" w:sz="0" w:space="0" w:color="auto"/>
        <w:right w:val="none" w:sz="0" w:space="0" w:color="auto"/>
      </w:divBdr>
    </w:div>
    <w:div w:id="891774752">
      <w:bodyDiv w:val="1"/>
      <w:marLeft w:val="0"/>
      <w:marRight w:val="0"/>
      <w:marTop w:val="0"/>
      <w:marBottom w:val="0"/>
      <w:divBdr>
        <w:top w:val="none" w:sz="0" w:space="0" w:color="auto"/>
        <w:left w:val="none" w:sz="0" w:space="0" w:color="auto"/>
        <w:bottom w:val="none" w:sz="0" w:space="0" w:color="auto"/>
        <w:right w:val="none" w:sz="0" w:space="0" w:color="auto"/>
      </w:divBdr>
    </w:div>
    <w:div w:id="892157645">
      <w:bodyDiv w:val="1"/>
      <w:marLeft w:val="0"/>
      <w:marRight w:val="0"/>
      <w:marTop w:val="0"/>
      <w:marBottom w:val="0"/>
      <w:divBdr>
        <w:top w:val="none" w:sz="0" w:space="0" w:color="auto"/>
        <w:left w:val="none" w:sz="0" w:space="0" w:color="auto"/>
        <w:bottom w:val="none" w:sz="0" w:space="0" w:color="auto"/>
        <w:right w:val="none" w:sz="0" w:space="0" w:color="auto"/>
      </w:divBdr>
    </w:div>
    <w:div w:id="892421939">
      <w:bodyDiv w:val="1"/>
      <w:marLeft w:val="0"/>
      <w:marRight w:val="0"/>
      <w:marTop w:val="0"/>
      <w:marBottom w:val="0"/>
      <w:divBdr>
        <w:top w:val="none" w:sz="0" w:space="0" w:color="auto"/>
        <w:left w:val="none" w:sz="0" w:space="0" w:color="auto"/>
        <w:bottom w:val="none" w:sz="0" w:space="0" w:color="auto"/>
        <w:right w:val="none" w:sz="0" w:space="0" w:color="auto"/>
      </w:divBdr>
    </w:div>
    <w:div w:id="892615929">
      <w:bodyDiv w:val="1"/>
      <w:marLeft w:val="0"/>
      <w:marRight w:val="0"/>
      <w:marTop w:val="0"/>
      <w:marBottom w:val="0"/>
      <w:divBdr>
        <w:top w:val="none" w:sz="0" w:space="0" w:color="auto"/>
        <w:left w:val="none" w:sz="0" w:space="0" w:color="auto"/>
        <w:bottom w:val="none" w:sz="0" w:space="0" w:color="auto"/>
        <w:right w:val="none" w:sz="0" w:space="0" w:color="auto"/>
      </w:divBdr>
    </w:div>
    <w:div w:id="892618397">
      <w:bodyDiv w:val="1"/>
      <w:marLeft w:val="0"/>
      <w:marRight w:val="0"/>
      <w:marTop w:val="0"/>
      <w:marBottom w:val="0"/>
      <w:divBdr>
        <w:top w:val="none" w:sz="0" w:space="0" w:color="auto"/>
        <w:left w:val="none" w:sz="0" w:space="0" w:color="auto"/>
        <w:bottom w:val="none" w:sz="0" w:space="0" w:color="auto"/>
        <w:right w:val="none" w:sz="0" w:space="0" w:color="auto"/>
      </w:divBdr>
    </w:div>
    <w:div w:id="892741641">
      <w:bodyDiv w:val="1"/>
      <w:marLeft w:val="0"/>
      <w:marRight w:val="0"/>
      <w:marTop w:val="0"/>
      <w:marBottom w:val="0"/>
      <w:divBdr>
        <w:top w:val="none" w:sz="0" w:space="0" w:color="auto"/>
        <w:left w:val="none" w:sz="0" w:space="0" w:color="auto"/>
        <w:bottom w:val="none" w:sz="0" w:space="0" w:color="auto"/>
        <w:right w:val="none" w:sz="0" w:space="0" w:color="auto"/>
      </w:divBdr>
    </w:div>
    <w:div w:id="892817451">
      <w:bodyDiv w:val="1"/>
      <w:marLeft w:val="0"/>
      <w:marRight w:val="0"/>
      <w:marTop w:val="0"/>
      <w:marBottom w:val="0"/>
      <w:divBdr>
        <w:top w:val="none" w:sz="0" w:space="0" w:color="auto"/>
        <w:left w:val="none" w:sz="0" w:space="0" w:color="auto"/>
        <w:bottom w:val="none" w:sz="0" w:space="0" w:color="auto"/>
        <w:right w:val="none" w:sz="0" w:space="0" w:color="auto"/>
      </w:divBdr>
    </w:div>
    <w:div w:id="893007271">
      <w:bodyDiv w:val="1"/>
      <w:marLeft w:val="0"/>
      <w:marRight w:val="0"/>
      <w:marTop w:val="0"/>
      <w:marBottom w:val="0"/>
      <w:divBdr>
        <w:top w:val="none" w:sz="0" w:space="0" w:color="auto"/>
        <w:left w:val="none" w:sz="0" w:space="0" w:color="auto"/>
        <w:bottom w:val="none" w:sz="0" w:space="0" w:color="auto"/>
        <w:right w:val="none" w:sz="0" w:space="0" w:color="auto"/>
      </w:divBdr>
    </w:div>
    <w:div w:id="893547897">
      <w:bodyDiv w:val="1"/>
      <w:marLeft w:val="0"/>
      <w:marRight w:val="0"/>
      <w:marTop w:val="0"/>
      <w:marBottom w:val="0"/>
      <w:divBdr>
        <w:top w:val="none" w:sz="0" w:space="0" w:color="auto"/>
        <w:left w:val="none" w:sz="0" w:space="0" w:color="auto"/>
        <w:bottom w:val="none" w:sz="0" w:space="0" w:color="auto"/>
        <w:right w:val="none" w:sz="0" w:space="0" w:color="auto"/>
      </w:divBdr>
    </w:div>
    <w:div w:id="893584268">
      <w:bodyDiv w:val="1"/>
      <w:marLeft w:val="0"/>
      <w:marRight w:val="0"/>
      <w:marTop w:val="0"/>
      <w:marBottom w:val="0"/>
      <w:divBdr>
        <w:top w:val="none" w:sz="0" w:space="0" w:color="auto"/>
        <w:left w:val="none" w:sz="0" w:space="0" w:color="auto"/>
        <w:bottom w:val="none" w:sz="0" w:space="0" w:color="auto"/>
        <w:right w:val="none" w:sz="0" w:space="0" w:color="auto"/>
      </w:divBdr>
    </w:div>
    <w:div w:id="894241107">
      <w:bodyDiv w:val="1"/>
      <w:marLeft w:val="0"/>
      <w:marRight w:val="0"/>
      <w:marTop w:val="0"/>
      <w:marBottom w:val="0"/>
      <w:divBdr>
        <w:top w:val="none" w:sz="0" w:space="0" w:color="auto"/>
        <w:left w:val="none" w:sz="0" w:space="0" w:color="auto"/>
        <w:bottom w:val="none" w:sz="0" w:space="0" w:color="auto"/>
        <w:right w:val="none" w:sz="0" w:space="0" w:color="auto"/>
      </w:divBdr>
      <w:divsChild>
        <w:div w:id="17439820">
          <w:marLeft w:val="480"/>
          <w:marRight w:val="0"/>
          <w:marTop w:val="0"/>
          <w:marBottom w:val="0"/>
          <w:divBdr>
            <w:top w:val="none" w:sz="0" w:space="0" w:color="auto"/>
            <w:left w:val="none" w:sz="0" w:space="0" w:color="auto"/>
            <w:bottom w:val="none" w:sz="0" w:space="0" w:color="auto"/>
            <w:right w:val="none" w:sz="0" w:space="0" w:color="auto"/>
          </w:divBdr>
        </w:div>
        <w:div w:id="32199153">
          <w:marLeft w:val="480"/>
          <w:marRight w:val="0"/>
          <w:marTop w:val="0"/>
          <w:marBottom w:val="0"/>
          <w:divBdr>
            <w:top w:val="none" w:sz="0" w:space="0" w:color="auto"/>
            <w:left w:val="none" w:sz="0" w:space="0" w:color="auto"/>
            <w:bottom w:val="none" w:sz="0" w:space="0" w:color="auto"/>
            <w:right w:val="none" w:sz="0" w:space="0" w:color="auto"/>
          </w:divBdr>
        </w:div>
        <w:div w:id="98330815">
          <w:marLeft w:val="480"/>
          <w:marRight w:val="0"/>
          <w:marTop w:val="0"/>
          <w:marBottom w:val="0"/>
          <w:divBdr>
            <w:top w:val="none" w:sz="0" w:space="0" w:color="auto"/>
            <w:left w:val="none" w:sz="0" w:space="0" w:color="auto"/>
            <w:bottom w:val="none" w:sz="0" w:space="0" w:color="auto"/>
            <w:right w:val="none" w:sz="0" w:space="0" w:color="auto"/>
          </w:divBdr>
        </w:div>
        <w:div w:id="102652153">
          <w:marLeft w:val="480"/>
          <w:marRight w:val="0"/>
          <w:marTop w:val="0"/>
          <w:marBottom w:val="0"/>
          <w:divBdr>
            <w:top w:val="none" w:sz="0" w:space="0" w:color="auto"/>
            <w:left w:val="none" w:sz="0" w:space="0" w:color="auto"/>
            <w:bottom w:val="none" w:sz="0" w:space="0" w:color="auto"/>
            <w:right w:val="none" w:sz="0" w:space="0" w:color="auto"/>
          </w:divBdr>
        </w:div>
        <w:div w:id="163672961">
          <w:marLeft w:val="480"/>
          <w:marRight w:val="0"/>
          <w:marTop w:val="0"/>
          <w:marBottom w:val="0"/>
          <w:divBdr>
            <w:top w:val="none" w:sz="0" w:space="0" w:color="auto"/>
            <w:left w:val="none" w:sz="0" w:space="0" w:color="auto"/>
            <w:bottom w:val="none" w:sz="0" w:space="0" w:color="auto"/>
            <w:right w:val="none" w:sz="0" w:space="0" w:color="auto"/>
          </w:divBdr>
        </w:div>
        <w:div w:id="170262824">
          <w:marLeft w:val="480"/>
          <w:marRight w:val="0"/>
          <w:marTop w:val="0"/>
          <w:marBottom w:val="0"/>
          <w:divBdr>
            <w:top w:val="none" w:sz="0" w:space="0" w:color="auto"/>
            <w:left w:val="none" w:sz="0" w:space="0" w:color="auto"/>
            <w:bottom w:val="none" w:sz="0" w:space="0" w:color="auto"/>
            <w:right w:val="none" w:sz="0" w:space="0" w:color="auto"/>
          </w:divBdr>
        </w:div>
        <w:div w:id="177625895">
          <w:marLeft w:val="480"/>
          <w:marRight w:val="0"/>
          <w:marTop w:val="0"/>
          <w:marBottom w:val="0"/>
          <w:divBdr>
            <w:top w:val="none" w:sz="0" w:space="0" w:color="auto"/>
            <w:left w:val="none" w:sz="0" w:space="0" w:color="auto"/>
            <w:bottom w:val="none" w:sz="0" w:space="0" w:color="auto"/>
            <w:right w:val="none" w:sz="0" w:space="0" w:color="auto"/>
          </w:divBdr>
        </w:div>
        <w:div w:id="191193123">
          <w:marLeft w:val="480"/>
          <w:marRight w:val="0"/>
          <w:marTop w:val="0"/>
          <w:marBottom w:val="0"/>
          <w:divBdr>
            <w:top w:val="none" w:sz="0" w:space="0" w:color="auto"/>
            <w:left w:val="none" w:sz="0" w:space="0" w:color="auto"/>
            <w:bottom w:val="none" w:sz="0" w:space="0" w:color="auto"/>
            <w:right w:val="none" w:sz="0" w:space="0" w:color="auto"/>
          </w:divBdr>
        </w:div>
        <w:div w:id="247622027">
          <w:marLeft w:val="480"/>
          <w:marRight w:val="0"/>
          <w:marTop w:val="0"/>
          <w:marBottom w:val="0"/>
          <w:divBdr>
            <w:top w:val="none" w:sz="0" w:space="0" w:color="auto"/>
            <w:left w:val="none" w:sz="0" w:space="0" w:color="auto"/>
            <w:bottom w:val="none" w:sz="0" w:space="0" w:color="auto"/>
            <w:right w:val="none" w:sz="0" w:space="0" w:color="auto"/>
          </w:divBdr>
        </w:div>
        <w:div w:id="275598480">
          <w:marLeft w:val="480"/>
          <w:marRight w:val="0"/>
          <w:marTop w:val="0"/>
          <w:marBottom w:val="0"/>
          <w:divBdr>
            <w:top w:val="none" w:sz="0" w:space="0" w:color="auto"/>
            <w:left w:val="none" w:sz="0" w:space="0" w:color="auto"/>
            <w:bottom w:val="none" w:sz="0" w:space="0" w:color="auto"/>
            <w:right w:val="none" w:sz="0" w:space="0" w:color="auto"/>
          </w:divBdr>
        </w:div>
        <w:div w:id="322973766">
          <w:marLeft w:val="480"/>
          <w:marRight w:val="0"/>
          <w:marTop w:val="0"/>
          <w:marBottom w:val="0"/>
          <w:divBdr>
            <w:top w:val="none" w:sz="0" w:space="0" w:color="auto"/>
            <w:left w:val="none" w:sz="0" w:space="0" w:color="auto"/>
            <w:bottom w:val="none" w:sz="0" w:space="0" w:color="auto"/>
            <w:right w:val="none" w:sz="0" w:space="0" w:color="auto"/>
          </w:divBdr>
        </w:div>
        <w:div w:id="347025024">
          <w:marLeft w:val="480"/>
          <w:marRight w:val="0"/>
          <w:marTop w:val="0"/>
          <w:marBottom w:val="0"/>
          <w:divBdr>
            <w:top w:val="none" w:sz="0" w:space="0" w:color="auto"/>
            <w:left w:val="none" w:sz="0" w:space="0" w:color="auto"/>
            <w:bottom w:val="none" w:sz="0" w:space="0" w:color="auto"/>
            <w:right w:val="none" w:sz="0" w:space="0" w:color="auto"/>
          </w:divBdr>
        </w:div>
        <w:div w:id="354695018">
          <w:marLeft w:val="480"/>
          <w:marRight w:val="0"/>
          <w:marTop w:val="0"/>
          <w:marBottom w:val="0"/>
          <w:divBdr>
            <w:top w:val="none" w:sz="0" w:space="0" w:color="auto"/>
            <w:left w:val="none" w:sz="0" w:space="0" w:color="auto"/>
            <w:bottom w:val="none" w:sz="0" w:space="0" w:color="auto"/>
            <w:right w:val="none" w:sz="0" w:space="0" w:color="auto"/>
          </w:divBdr>
        </w:div>
        <w:div w:id="409886269">
          <w:marLeft w:val="480"/>
          <w:marRight w:val="0"/>
          <w:marTop w:val="0"/>
          <w:marBottom w:val="0"/>
          <w:divBdr>
            <w:top w:val="none" w:sz="0" w:space="0" w:color="auto"/>
            <w:left w:val="none" w:sz="0" w:space="0" w:color="auto"/>
            <w:bottom w:val="none" w:sz="0" w:space="0" w:color="auto"/>
            <w:right w:val="none" w:sz="0" w:space="0" w:color="auto"/>
          </w:divBdr>
        </w:div>
        <w:div w:id="415593175">
          <w:marLeft w:val="480"/>
          <w:marRight w:val="0"/>
          <w:marTop w:val="0"/>
          <w:marBottom w:val="0"/>
          <w:divBdr>
            <w:top w:val="none" w:sz="0" w:space="0" w:color="auto"/>
            <w:left w:val="none" w:sz="0" w:space="0" w:color="auto"/>
            <w:bottom w:val="none" w:sz="0" w:space="0" w:color="auto"/>
            <w:right w:val="none" w:sz="0" w:space="0" w:color="auto"/>
          </w:divBdr>
        </w:div>
        <w:div w:id="446505586">
          <w:marLeft w:val="480"/>
          <w:marRight w:val="0"/>
          <w:marTop w:val="0"/>
          <w:marBottom w:val="0"/>
          <w:divBdr>
            <w:top w:val="none" w:sz="0" w:space="0" w:color="auto"/>
            <w:left w:val="none" w:sz="0" w:space="0" w:color="auto"/>
            <w:bottom w:val="none" w:sz="0" w:space="0" w:color="auto"/>
            <w:right w:val="none" w:sz="0" w:space="0" w:color="auto"/>
          </w:divBdr>
        </w:div>
        <w:div w:id="465008410">
          <w:marLeft w:val="480"/>
          <w:marRight w:val="0"/>
          <w:marTop w:val="0"/>
          <w:marBottom w:val="0"/>
          <w:divBdr>
            <w:top w:val="none" w:sz="0" w:space="0" w:color="auto"/>
            <w:left w:val="none" w:sz="0" w:space="0" w:color="auto"/>
            <w:bottom w:val="none" w:sz="0" w:space="0" w:color="auto"/>
            <w:right w:val="none" w:sz="0" w:space="0" w:color="auto"/>
          </w:divBdr>
        </w:div>
        <w:div w:id="491915799">
          <w:marLeft w:val="480"/>
          <w:marRight w:val="0"/>
          <w:marTop w:val="0"/>
          <w:marBottom w:val="0"/>
          <w:divBdr>
            <w:top w:val="none" w:sz="0" w:space="0" w:color="auto"/>
            <w:left w:val="none" w:sz="0" w:space="0" w:color="auto"/>
            <w:bottom w:val="none" w:sz="0" w:space="0" w:color="auto"/>
            <w:right w:val="none" w:sz="0" w:space="0" w:color="auto"/>
          </w:divBdr>
        </w:div>
        <w:div w:id="493491785">
          <w:marLeft w:val="480"/>
          <w:marRight w:val="0"/>
          <w:marTop w:val="0"/>
          <w:marBottom w:val="0"/>
          <w:divBdr>
            <w:top w:val="none" w:sz="0" w:space="0" w:color="auto"/>
            <w:left w:val="none" w:sz="0" w:space="0" w:color="auto"/>
            <w:bottom w:val="none" w:sz="0" w:space="0" w:color="auto"/>
            <w:right w:val="none" w:sz="0" w:space="0" w:color="auto"/>
          </w:divBdr>
        </w:div>
        <w:div w:id="493843277">
          <w:marLeft w:val="480"/>
          <w:marRight w:val="0"/>
          <w:marTop w:val="0"/>
          <w:marBottom w:val="0"/>
          <w:divBdr>
            <w:top w:val="none" w:sz="0" w:space="0" w:color="auto"/>
            <w:left w:val="none" w:sz="0" w:space="0" w:color="auto"/>
            <w:bottom w:val="none" w:sz="0" w:space="0" w:color="auto"/>
            <w:right w:val="none" w:sz="0" w:space="0" w:color="auto"/>
          </w:divBdr>
        </w:div>
        <w:div w:id="546335874">
          <w:marLeft w:val="480"/>
          <w:marRight w:val="0"/>
          <w:marTop w:val="0"/>
          <w:marBottom w:val="0"/>
          <w:divBdr>
            <w:top w:val="none" w:sz="0" w:space="0" w:color="auto"/>
            <w:left w:val="none" w:sz="0" w:space="0" w:color="auto"/>
            <w:bottom w:val="none" w:sz="0" w:space="0" w:color="auto"/>
            <w:right w:val="none" w:sz="0" w:space="0" w:color="auto"/>
          </w:divBdr>
        </w:div>
        <w:div w:id="581914569">
          <w:marLeft w:val="480"/>
          <w:marRight w:val="0"/>
          <w:marTop w:val="0"/>
          <w:marBottom w:val="0"/>
          <w:divBdr>
            <w:top w:val="none" w:sz="0" w:space="0" w:color="auto"/>
            <w:left w:val="none" w:sz="0" w:space="0" w:color="auto"/>
            <w:bottom w:val="none" w:sz="0" w:space="0" w:color="auto"/>
            <w:right w:val="none" w:sz="0" w:space="0" w:color="auto"/>
          </w:divBdr>
        </w:div>
        <w:div w:id="621109988">
          <w:marLeft w:val="480"/>
          <w:marRight w:val="0"/>
          <w:marTop w:val="0"/>
          <w:marBottom w:val="0"/>
          <w:divBdr>
            <w:top w:val="none" w:sz="0" w:space="0" w:color="auto"/>
            <w:left w:val="none" w:sz="0" w:space="0" w:color="auto"/>
            <w:bottom w:val="none" w:sz="0" w:space="0" w:color="auto"/>
            <w:right w:val="none" w:sz="0" w:space="0" w:color="auto"/>
          </w:divBdr>
        </w:div>
        <w:div w:id="623585790">
          <w:marLeft w:val="480"/>
          <w:marRight w:val="0"/>
          <w:marTop w:val="0"/>
          <w:marBottom w:val="0"/>
          <w:divBdr>
            <w:top w:val="none" w:sz="0" w:space="0" w:color="auto"/>
            <w:left w:val="none" w:sz="0" w:space="0" w:color="auto"/>
            <w:bottom w:val="none" w:sz="0" w:space="0" w:color="auto"/>
            <w:right w:val="none" w:sz="0" w:space="0" w:color="auto"/>
          </w:divBdr>
        </w:div>
        <w:div w:id="649092614">
          <w:marLeft w:val="480"/>
          <w:marRight w:val="0"/>
          <w:marTop w:val="0"/>
          <w:marBottom w:val="0"/>
          <w:divBdr>
            <w:top w:val="none" w:sz="0" w:space="0" w:color="auto"/>
            <w:left w:val="none" w:sz="0" w:space="0" w:color="auto"/>
            <w:bottom w:val="none" w:sz="0" w:space="0" w:color="auto"/>
            <w:right w:val="none" w:sz="0" w:space="0" w:color="auto"/>
          </w:divBdr>
        </w:div>
        <w:div w:id="680469897">
          <w:marLeft w:val="480"/>
          <w:marRight w:val="0"/>
          <w:marTop w:val="0"/>
          <w:marBottom w:val="0"/>
          <w:divBdr>
            <w:top w:val="none" w:sz="0" w:space="0" w:color="auto"/>
            <w:left w:val="none" w:sz="0" w:space="0" w:color="auto"/>
            <w:bottom w:val="none" w:sz="0" w:space="0" w:color="auto"/>
            <w:right w:val="none" w:sz="0" w:space="0" w:color="auto"/>
          </w:divBdr>
        </w:div>
        <w:div w:id="729888751">
          <w:marLeft w:val="480"/>
          <w:marRight w:val="0"/>
          <w:marTop w:val="0"/>
          <w:marBottom w:val="0"/>
          <w:divBdr>
            <w:top w:val="none" w:sz="0" w:space="0" w:color="auto"/>
            <w:left w:val="none" w:sz="0" w:space="0" w:color="auto"/>
            <w:bottom w:val="none" w:sz="0" w:space="0" w:color="auto"/>
            <w:right w:val="none" w:sz="0" w:space="0" w:color="auto"/>
          </w:divBdr>
        </w:div>
        <w:div w:id="754668751">
          <w:marLeft w:val="480"/>
          <w:marRight w:val="0"/>
          <w:marTop w:val="0"/>
          <w:marBottom w:val="0"/>
          <w:divBdr>
            <w:top w:val="none" w:sz="0" w:space="0" w:color="auto"/>
            <w:left w:val="none" w:sz="0" w:space="0" w:color="auto"/>
            <w:bottom w:val="none" w:sz="0" w:space="0" w:color="auto"/>
            <w:right w:val="none" w:sz="0" w:space="0" w:color="auto"/>
          </w:divBdr>
        </w:div>
        <w:div w:id="760874725">
          <w:marLeft w:val="480"/>
          <w:marRight w:val="0"/>
          <w:marTop w:val="0"/>
          <w:marBottom w:val="0"/>
          <w:divBdr>
            <w:top w:val="none" w:sz="0" w:space="0" w:color="auto"/>
            <w:left w:val="none" w:sz="0" w:space="0" w:color="auto"/>
            <w:bottom w:val="none" w:sz="0" w:space="0" w:color="auto"/>
            <w:right w:val="none" w:sz="0" w:space="0" w:color="auto"/>
          </w:divBdr>
        </w:div>
        <w:div w:id="771054996">
          <w:marLeft w:val="480"/>
          <w:marRight w:val="0"/>
          <w:marTop w:val="0"/>
          <w:marBottom w:val="0"/>
          <w:divBdr>
            <w:top w:val="none" w:sz="0" w:space="0" w:color="auto"/>
            <w:left w:val="none" w:sz="0" w:space="0" w:color="auto"/>
            <w:bottom w:val="none" w:sz="0" w:space="0" w:color="auto"/>
            <w:right w:val="none" w:sz="0" w:space="0" w:color="auto"/>
          </w:divBdr>
        </w:div>
        <w:div w:id="801002999">
          <w:marLeft w:val="480"/>
          <w:marRight w:val="0"/>
          <w:marTop w:val="0"/>
          <w:marBottom w:val="0"/>
          <w:divBdr>
            <w:top w:val="none" w:sz="0" w:space="0" w:color="auto"/>
            <w:left w:val="none" w:sz="0" w:space="0" w:color="auto"/>
            <w:bottom w:val="none" w:sz="0" w:space="0" w:color="auto"/>
            <w:right w:val="none" w:sz="0" w:space="0" w:color="auto"/>
          </w:divBdr>
        </w:div>
        <w:div w:id="809440904">
          <w:marLeft w:val="480"/>
          <w:marRight w:val="0"/>
          <w:marTop w:val="0"/>
          <w:marBottom w:val="0"/>
          <w:divBdr>
            <w:top w:val="none" w:sz="0" w:space="0" w:color="auto"/>
            <w:left w:val="none" w:sz="0" w:space="0" w:color="auto"/>
            <w:bottom w:val="none" w:sz="0" w:space="0" w:color="auto"/>
            <w:right w:val="none" w:sz="0" w:space="0" w:color="auto"/>
          </w:divBdr>
        </w:div>
        <w:div w:id="826940538">
          <w:marLeft w:val="480"/>
          <w:marRight w:val="0"/>
          <w:marTop w:val="0"/>
          <w:marBottom w:val="0"/>
          <w:divBdr>
            <w:top w:val="none" w:sz="0" w:space="0" w:color="auto"/>
            <w:left w:val="none" w:sz="0" w:space="0" w:color="auto"/>
            <w:bottom w:val="none" w:sz="0" w:space="0" w:color="auto"/>
            <w:right w:val="none" w:sz="0" w:space="0" w:color="auto"/>
          </w:divBdr>
        </w:div>
        <w:div w:id="880751463">
          <w:marLeft w:val="480"/>
          <w:marRight w:val="0"/>
          <w:marTop w:val="0"/>
          <w:marBottom w:val="0"/>
          <w:divBdr>
            <w:top w:val="none" w:sz="0" w:space="0" w:color="auto"/>
            <w:left w:val="none" w:sz="0" w:space="0" w:color="auto"/>
            <w:bottom w:val="none" w:sz="0" w:space="0" w:color="auto"/>
            <w:right w:val="none" w:sz="0" w:space="0" w:color="auto"/>
          </w:divBdr>
        </w:div>
        <w:div w:id="885995492">
          <w:marLeft w:val="480"/>
          <w:marRight w:val="0"/>
          <w:marTop w:val="0"/>
          <w:marBottom w:val="0"/>
          <w:divBdr>
            <w:top w:val="none" w:sz="0" w:space="0" w:color="auto"/>
            <w:left w:val="none" w:sz="0" w:space="0" w:color="auto"/>
            <w:bottom w:val="none" w:sz="0" w:space="0" w:color="auto"/>
            <w:right w:val="none" w:sz="0" w:space="0" w:color="auto"/>
          </w:divBdr>
        </w:div>
        <w:div w:id="938291306">
          <w:marLeft w:val="480"/>
          <w:marRight w:val="0"/>
          <w:marTop w:val="0"/>
          <w:marBottom w:val="0"/>
          <w:divBdr>
            <w:top w:val="none" w:sz="0" w:space="0" w:color="auto"/>
            <w:left w:val="none" w:sz="0" w:space="0" w:color="auto"/>
            <w:bottom w:val="none" w:sz="0" w:space="0" w:color="auto"/>
            <w:right w:val="none" w:sz="0" w:space="0" w:color="auto"/>
          </w:divBdr>
        </w:div>
        <w:div w:id="940529943">
          <w:marLeft w:val="480"/>
          <w:marRight w:val="0"/>
          <w:marTop w:val="0"/>
          <w:marBottom w:val="0"/>
          <w:divBdr>
            <w:top w:val="none" w:sz="0" w:space="0" w:color="auto"/>
            <w:left w:val="none" w:sz="0" w:space="0" w:color="auto"/>
            <w:bottom w:val="none" w:sz="0" w:space="0" w:color="auto"/>
            <w:right w:val="none" w:sz="0" w:space="0" w:color="auto"/>
          </w:divBdr>
        </w:div>
        <w:div w:id="969634066">
          <w:marLeft w:val="480"/>
          <w:marRight w:val="0"/>
          <w:marTop w:val="0"/>
          <w:marBottom w:val="0"/>
          <w:divBdr>
            <w:top w:val="none" w:sz="0" w:space="0" w:color="auto"/>
            <w:left w:val="none" w:sz="0" w:space="0" w:color="auto"/>
            <w:bottom w:val="none" w:sz="0" w:space="0" w:color="auto"/>
            <w:right w:val="none" w:sz="0" w:space="0" w:color="auto"/>
          </w:divBdr>
        </w:div>
        <w:div w:id="979193512">
          <w:marLeft w:val="480"/>
          <w:marRight w:val="0"/>
          <w:marTop w:val="0"/>
          <w:marBottom w:val="0"/>
          <w:divBdr>
            <w:top w:val="none" w:sz="0" w:space="0" w:color="auto"/>
            <w:left w:val="none" w:sz="0" w:space="0" w:color="auto"/>
            <w:bottom w:val="none" w:sz="0" w:space="0" w:color="auto"/>
            <w:right w:val="none" w:sz="0" w:space="0" w:color="auto"/>
          </w:divBdr>
        </w:div>
        <w:div w:id="1011449439">
          <w:marLeft w:val="480"/>
          <w:marRight w:val="0"/>
          <w:marTop w:val="0"/>
          <w:marBottom w:val="0"/>
          <w:divBdr>
            <w:top w:val="none" w:sz="0" w:space="0" w:color="auto"/>
            <w:left w:val="none" w:sz="0" w:space="0" w:color="auto"/>
            <w:bottom w:val="none" w:sz="0" w:space="0" w:color="auto"/>
            <w:right w:val="none" w:sz="0" w:space="0" w:color="auto"/>
          </w:divBdr>
        </w:div>
      </w:divsChild>
    </w:div>
    <w:div w:id="894582156">
      <w:bodyDiv w:val="1"/>
      <w:marLeft w:val="0"/>
      <w:marRight w:val="0"/>
      <w:marTop w:val="0"/>
      <w:marBottom w:val="0"/>
      <w:divBdr>
        <w:top w:val="none" w:sz="0" w:space="0" w:color="auto"/>
        <w:left w:val="none" w:sz="0" w:space="0" w:color="auto"/>
        <w:bottom w:val="none" w:sz="0" w:space="0" w:color="auto"/>
        <w:right w:val="none" w:sz="0" w:space="0" w:color="auto"/>
      </w:divBdr>
    </w:div>
    <w:div w:id="894660266">
      <w:bodyDiv w:val="1"/>
      <w:marLeft w:val="0"/>
      <w:marRight w:val="0"/>
      <w:marTop w:val="0"/>
      <w:marBottom w:val="0"/>
      <w:divBdr>
        <w:top w:val="none" w:sz="0" w:space="0" w:color="auto"/>
        <w:left w:val="none" w:sz="0" w:space="0" w:color="auto"/>
        <w:bottom w:val="none" w:sz="0" w:space="0" w:color="auto"/>
        <w:right w:val="none" w:sz="0" w:space="0" w:color="auto"/>
      </w:divBdr>
    </w:div>
    <w:div w:id="894706668">
      <w:bodyDiv w:val="1"/>
      <w:marLeft w:val="0"/>
      <w:marRight w:val="0"/>
      <w:marTop w:val="0"/>
      <w:marBottom w:val="0"/>
      <w:divBdr>
        <w:top w:val="none" w:sz="0" w:space="0" w:color="auto"/>
        <w:left w:val="none" w:sz="0" w:space="0" w:color="auto"/>
        <w:bottom w:val="none" w:sz="0" w:space="0" w:color="auto"/>
        <w:right w:val="none" w:sz="0" w:space="0" w:color="auto"/>
      </w:divBdr>
    </w:div>
    <w:div w:id="894966999">
      <w:bodyDiv w:val="1"/>
      <w:marLeft w:val="0"/>
      <w:marRight w:val="0"/>
      <w:marTop w:val="0"/>
      <w:marBottom w:val="0"/>
      <w:divBdr>
        <w:top w:val="none" w:sz="0" w:space="0" w:color="auto"/>
        <w:left w:val="none" w:sz="0" w:space="0" w:color="auto"/>
        <w:bottom w:val="none" w:sz="0" w:space="0" w:color="auto"/>
        <w:right w:val="none" w:sz="0" w:space="0" w:color="auto"/>
      </w:divBdr>
    </w:div>
    <w:div w:id="895044007">
      <w:bodyDiv w:val="1"/>
      <w:marLeft w:val="0"/>
      <w:marRight w:val="0"/>
      <w:marTop w:val="0"/>
      <w:marBottom w:val="0"/>
      <w:divBdr>
        <w:top w:val="none" w:sz="0" w:space="0" w:color="auto"/>
        <w:left w:val="none" w:sz="0" w:space="0" w:color="auto"/>
        <w:bottom w:val="none" w:sz="0" w:space="0" w:color="auto"/>
        <w:right w:val="none" w:sz="0" w:space="0" w:color="auto"/>
      </w:divBdr>
    </w:div>
    <w:div w:id="895362753">
      <w:bodyDiv w:val="1"/>
      <w:marLeft w:val="0"/>
      <w:marRight w:val="0"/>
      <w:marTop w:val="0"/>
      <w:marBottom w:val="0"/>
      <w:divBdr>
        <w:top w:val="none" w:sz="0" w:space="0" w:color="auto"/>
        <w:left w:val="none" w:sz="0" w:space="0" w:color="auto"/>
        <w:bottom w:val="none" w:sz="0" w:space="0" w:color="auto"/>
        <w:right w:val="none" w:sz="0" w:space="0" w:color="auto"/>
      </w:divBdr>
    </w:div>
    <w:div w:id="895437233">
      <w:bodyDiv w:val="1"/>
      <w:marLeft w:val="0"/>
      <w:marRight w:val="0"/>
      <w:marTop w:val="0"/>
      <w:marBottom w:val="0"/>
      <w:divBdr>
        <w:top w:val="none" w:sz="0" w:space="0" w:color="auto"/>
        <w:left w:val="none" w:sz="0" w:space="0" w:color="auto"/>
        <w:bottom w:val="none" w:sz="0" w:space="0" w:color="auto"/>
        <w:right w:val="none" w:sz="0" w:space="0" w:color="auto"/>
      </w:divBdr>
      <w:divsChild>
        <w:div w:id="20212018">
          <w:marLeft w:val="480"/>
          <w:marRight w:val="0"/>
          <w:marTop w:val="0"/>
          <w:marBottom w:val="0"/>
          <w:divBdr>
            <w:top w:val="none" w:sz="0" w:space="0" w:color="auto"/>
            <w:left w:val="none" w:sz="0" w:space="0" w:color="auto"/>
            <w:bottom w:val="none" w:sz="0" w:space="0" w:color="auto"/>
            <w:right w:val="none" w:sz="0" w:space="0" w:color="auto"/>
          </w:divBdr>
        </w:div>
        <w:div w:id="38822696">
          <w:marLeft w:val="480"/>
          <w:marRight w:val="0"/>
          <w:marTop w:val="0"/>
          <w:marBottom w:val="0"/>
          <w:divBdr>
            <w:top w:val="none" w:sz="0" w:space="0" w:color="auto"/>
            <w:left w:val="none" w:sz="0" w:space="0" w:color="auto"/>
            <w:bottom w:val="none" w:sz="0" w:space="0" w:color="auto"/>
            <w:right w:val="none" w:sz="0" w:space="0" w:color="auto"/>
          </w:divBdr>
        </w:div>
        <w:div w:id="63383144">
          <w:marLeft w:val="480"/>
          <w:marRight w:val="0"/>
          <w:marTop w:val="0"/>
          <w:marBottom w:val="0"/>
          <w:divBdr>
            <w:top w:val="none" w:sz="0" w:space="0" w:color="auto"/>
            <w:left w:val="none" w:sz="0" w:space="0" w:color="auto"/>
            <w:bottom w:val="none" w:sz="0" w:space="0" w:color="auto"/>
            <w:right w:val="none" w:sz="0" w:space="0" w:color="auto"/>
          </w:divBdr>
        </w:div>
        <w:div w:id="76949431">
          <w:marLeft w:val="480"/>
          <w:marRight w:val="0"/>
          <w:marTop w:val="0"/>
          <w:marBottom w:val="0"/>
          <w:divBdr>
            <w:top w:val="none" w:sz="0" w:space="0" w:color="auto"/>
            <w:left w:val="none" w:sz="0" w:space="0" w:color="auto"/>
            <w:bottom w:val="none" w:sz="0" w:space="0" w:color="auto"/>
            <w:right w:val="none" w:sz="0" w:space="0" w:color="auto"/>
          </w:divBdr>
        </w:div>
        <w:div w:id="79572079">
          <w:marLeft w:val="480"/>
          <w:marRight w:val="0"/>
          <w:marTop w:val="0"/>
          <w:marBottom w:val="0"/>
          <w:divBdr>
            <w:top w:val="none" w:sz="0" w:space="0" w:color="auto"/>
            <w:left w:val="none" w:sz="0" w:space="0" w:color="auto"/>
            <w:bottom w:val="none" w:sz="0" w:space="0" w:color="auto"/>
            <w:right w:val="none" w:sz="0" w:space="0" w:color="auto"/>
          </w:divBdr>
        </w:div>
        <w:div w:id="137454880">
          <w:marLeft w:val="480"/>
          <w:marRight w:val="0"/>
          <w:marTop w:val="0"/>
          <w:marBottom w:val="0"/>
          <w:divBdr>
            <w:top w:val="none" w:sz="0" w:space="0" w:color="auto"/>
            <w:left w:val="none" w:sz="0" w:space="0" w:color="auto"/>
            <w:bottom w:val="none" w:sz="0" w:space="0" w:color="auto"/>
            <w:right w:val="none" w:sz="0" w:space="0" w:color="auto"/>
          </w:divBdr>
        </w:div>
        <w:div w:id="183173713">
          <w:marLeft w:val="480"/>
          <w:marRight w:val="0"/>
          <w:marTop w:val="0"/>
          <w:marBottom w:val="0"/>
          <w:divBdr>
            <w:top w:val="none" w:sz="0" w:space="0" w:color="auto"/>
            <w:left w:val="none" w:sz="0" w:space="0" w:color="auto"/>
            <w:bottom w:val="none" w:sz="0" w:space="0" w:color="auto"/>
            <w:right w:val="none" w:sz="0" w:space="0" w:color="auto"/>
          </w:divBdr>
        </w:div>
        <w:div w:id="192574897">
          <w:marLeft w:val="480"/>
          <w:marRight w:val="0"/>
          <w:marTop w:val="0"/>
          <w:marBottom w:val="0"/>
          <w:divBdr>
            <w:top w:val="none" w:sz="0" w:space="0" w:color="auto"/>
            <w:left w:val="none" w:sz="0" w:space="0" w:color="auto"/>
            <w:bottom w:val="none" w:sz="0" w:space="0" w:color="auto"/>
            <w:right w:val="none" w:sz="0" w:space="0" w:color="auto"/>
          </w:divBdr>
        </w:div>
        <w:div w:id="255291950">
          <w:marLeft w:val="480"/>
          <w:marRight w:val="0"/>
          <w:marTop w:val="0"/>
          <w:marBottom w:val="0"/>
          <w:divBdr>
            <w:top w:val="none" w:sz="0" w:space="0" w:color="auto"/>
            <w:left w:val="none" w:sz="0" w:space="0" w:color="auto"/>
            <w:bottom w:val="none" w:sz="0" w:space="0" w:color="auto"/>
            <w:right w:val="none" w:sz="0" w:space="0" w:color="auto"/>
          </w:divBdr>
        </w:div>
        <w:div w:id="259022688">
          <w:marLeft w:val="480"/>
          <w:marRight w:val="0"/>
          <w:marTop w:val="0"/>
          <w:marBottom w:val="0"/>
          <w:divBdr>
            <w:top w:val="none" w:sz="0" w:space="0" w:color="auto"/>
            <w:left w:val="none" w:sz="0" w:space="0" w:color="auto"/>
            <w:bottom w:val="none" w:sz="0" w:space="0" w:color="auto"/>
            <w:right w:val="none" w:sz="0" w:space="0" w:color="auto"/>
          </w:divBdr>
        </w:div>
        <w:div w:id="262305211">
          <w:marLeft w:val="480"/>
          <w:marRight w:val="0"/>
          <w:marTop w:val="0"/>
          <w:marBottom w:val="0"/>
          <w:divBdr>
            <w:top w:val="none" w:sz="0" w:space="0" w:color="auto"/>
            <w:left w:val="none" w:sz="0" w:space="0" w:color="auto"/>
            <w:bottom w:val="none" w:sz="0" w:space="0" w:color="auto"/>
            <w:right w:val="none" w:sz="0" w:space="0" w:color="auto"/>
          </w:divBdr>
        </w:div>
        <w:div w:id="267204192">
          <w:marLeft w:val="480"/>
          <w:marRight w:val="0"/>
          <w:marTop w:val="0"/>
          <w:marBottom w:val="0"/>
          <w:divBdr>
            <w:top w:val="none" w:sz="0" w:space="0" w:color="auto"/>
            <w:left w:val="none" w:sz="0" w:space="0" w:color="auto"/>
            <w:bottom w:val="none" w:sz="0" w:space="0" w:color="auto"/>
            <w:right w:val="none" w:sz="0" w:space="0" w:color="auto"/>
          </w:divBdr>
        </w:div>
        <w:div w:id="299193959">
          <w:marLeft w:val="480"/>
          <w:marRight w:val="0"/>
          <w:marTop w:val="0"/>
          <w:marBottom w:val="0"/>
          <w:divBdr>
            <w:top w:val="none" w:sz="0" w:space="0" w:color="auto"/>
            <w:left w:val="none" w:sz="0" w:space="0" w:color="auto"/>
            <w:bottom w:val="none" w:sz="0" w:space="0" w:color="auto"/>
            <w:right w:val="none" w:sz="0" w:space="0" w:color="auto"/>
          </w:divBdr>
        </w:div>
        <w:div w:id="334724791">
          <w:marLeft w:val="480"/>
          <w:marRight w:val="0"/>
          <w:marTop w:val="0"/>
          <w:marBottom w:val="0"/>
          <w:divBdr>
            <w:top w:val="none" w:sz="0" w:space="0" w:color="auto"/>
            <w:left w:val="none" w:sz="0" w:space="0" w:color="auto"/>
            <w:bottom w:val="none" w:sz="0" w:space="0" w:color="auto"/>
            <w:right w:val="none" w:sz="0" w:space="0" w:color="auto"/>
          </w:divBdr>
        </w:div>
        <w:div w:id="355277211">
          <w:marLeft w:val="480"/>
          <w:marRight w:val="0"/>
          <w:marTop w:val="0"/>
          <w:marBottom w:val="0"/>
          <w:divBdr>
            <w:top w:val="none" w:sz="0" w:space="0" w:color="auto"/>
            <w:left w:val="none" w:sz="0" w:space="0" w:color="auto"/>
            <w:bottom w:val="none" w:sz="0" w:space="0" w:color="auto"/>
            <w:right w:val="none" w:sz="0" w:space="0" w:color="auto"/>
          </w:divBdr>
        </w:div>
        <w:div w:id="363598469">
          <w:marLeft w:val="480"/>
          <w:marRight w:val="0"/>
          <w:marTop w:val="0"/>
          <w:marBottom w:val="0"/>
          <w:divBdr>
            <w:top w:val="none" w:sz="0" w:space="0" w:color="auto"/>
            <w:left w:val="none" w:sz="0" w:space="0" w:color="auto"/>
            <w:bottom w:val="none" w:sz="0" w:space="0" w:color="auto"/>
            <w:right w:val="none" w:sz="0" w:space="0" w:color="auto"/>
          </w:divBdr>
        </w:div>
        <w:div w:id="455177592">
          <w:marLeft w:val="480"/>
          <w:marRight w:val="0"/>
          <w:marTop w:val="0"/>
          <w:marBottom w:val="0"/>
          <w:divBdr>
            <w:top w:val="none" w:sz="0" w:space="0" w:color="auto"/>
            <w:left w:val="none" w:sz="0" w:space="0" w:color="auto"/>
            <w:bottom w:val="none" w:sz="0" w:space="0" w:color="auto"/>
            <w:right w:val="none" w:sz="0" w:space="0" w:color="auto"/>
          </w:divBdr>
        </w:div>
        <w:div w:id="457073083">
          <w:marLeft w:val="480"/>
          <w:marRight w:val="0"/>
          <w:marTop w:val="0"/>
          <w:marBottom w:val="0"/>
          <w:divBdr>
            <w:top w:val="none" w:sz="0" w:space="0" w:color="auto"/>
            <w:left w:val="none" w:sz="0" w:space="0" w:color="auto"/>
            <w:bottom w:val="none" w:sz="0" w:space="0" w:color="auto"/>
            <w:right w:val="none" w:sz="0" w:space="0" w:color="auto"/>
          </w:divBdr>
        </w:div>
        <w:div w:id="508762331">
          <w:marLeft w:val="480"/>
          <w:marRight w:val="0"/>
          <w:marTop w:val="0"/>
          <w:marBottom w:val="0"/>
          <w:divBdr>
            <w:top w:val="none" w:sz="0" w:space="0" w:color="auto"/>
            <w:left w:val="none" w:sz="0" w:space="0" w:color="auto"/>
            <w:bottom w:val="none" w:sz="0" w:space="0" w:color="auto"/>
            <w:right w:val="none" w:sz="0" w:space="0" w:color="auto"/>
          </w:divBdr>
        </w:div>
        <w:div w:id="521282287">
          <w:marLeft w:val="480"/>
          <w:marRight w:val="0"/>
          <w:marTop w:val="0"/>
          <w:marBottom w:val="0"/>
          <w:divBdr>
            <w:top w:val="none" w:sz="0" w:space="0" w:color="auto"/>
            <w:left w:val="none" w:sz="0" w:space="0" w:color="auto"/>
            <w:bottom w:val="none" w:sz="0" w:space="0" w:color="auto"/>
            <w:right w:val="none" w:sz="0" w:space="0" w:color="auto"/>
          </w:divBdr>
        </w:div>
        <w:div w:id="580413679">
          <w:marLeft w:val="480"/>
          <w:marRight w:val="0"/>
          <w:marTop w:val="0"/>
          <w:marBottom w:val="0"/>
          <w:divBdr>
            <w:top w:val="none" w:sz="0" w:space="0" w:color="auto"/>
            <w:left w:val="none" w:sz="0" w:space="0" w:color="auto"/>
            <w:bottom w:val="none" w:sz="0" w:space="0" w:color="auto"/>
            <w:right w:val="none" w:sz="0" w:space="0" w:color="auto"/>
          </w:divBdr>
        </w:div>
        <w:div w:id="585847586">
          <w:marLeft w:val="480"/>
          <w:marRight w:val="0"/>
          <w:marTop w:val="0"/>
          <w:marBottom w:val="0"/>
          <w:divBdr>
            <w:top w:val="none" w:sz="0" w:space="0" w:color="auto"/>
            <w:left w:val="none" w:sz="0" w:space="0" w:color="auto"/>
            <w:bottom w:val="none" w:sz="0" w:space="0" w:color="auto"/>
            <w:right w:val="none" w:sz="0" w:space="0" w:color="auto"/>
          </w:divBdr>
        </w:div>
        <w:div w:id="590430560">
          <w:marLeft w:val="480"/>
          <w:marRight w:val="0"/>
          <w:marTop w:val="0"/>
          <w:marBottom w:val="0"/>
          <w:divBdr>
            <w:top w:val="none" w:sz="0" w:space="0" w:color="auto"/>
            <w:left w:val="none" w:sz="0" w:space="0" w:color="auto"/>
            <w:bottom w:val="none" w:sz="0" w:space="0" w:color="auto"/>
            <w:right w:val="none" w:sz="0" w:space="0" w:color="auto"/>
          </w:divBdr>
        </w:div>
        <w:div w:id="609169831">
          <w:marLeft w:val="480"/>
          <w:marRight w:val="0"/>
          <w:marTop w:val="0"/>
          <w:marBottom w:val="0"/>
          <w:divBdr>
            <w:top w:val="none" w:sz="0" w:space="0" w:color="auto"/>
            <w:left w:val="none" w:sz="0" w:space="0" w:color="auto"/>
            <w:bottom w:val="none" w:sz="0" w:space="0" w:color="auto"/>
            <w:right w:val="none" w:sz="0" w:space="0" w:color="auto"/>
          </w:divBdr>
        </w:div>
        <w:div w:id="615798451">
          <w:marLeft w:val="480"/>
          <w:marRight w:val="0"/>
          <w:marTop w:val="0"/>
          <w:marBottom w:val="0"/>
          <w:divBdr>
            <w:top w:val="none" w:sz="0" w:space="0" w:color="auto"/>
            <w:left w:val="none" w:sz="0" w:space="0" w:color="auto"/>
            <w:bottom w:val="none" w:sz="0" w:space="0" w:color="auto"/>
            <w:right w:val="none" w:sz="0" w:space="0" w:color="auto"/>
          </w:divBdr>
        </w:div>
        <w:div w:id="640424978">
          <w:marLeft w:val="480"/>
          <w:marRight w:val="0"/>
          <w:marTop w:val="0"/>
          <w:marBottom w:val="0"/>
          <w:divBdr>
            <w:top w:val="none" w:sz="0" w:space="0" w:color="auto"/>
            <w:left w:val="none" w:sz="0" w:space="0" w:color="auto"/>
            <w:bottom w:val="none" w:sz="0" w:space="0" w:color="auto"/>
            <w:right w:val="none" w:sz="0" w:space="0" w:color="auto"/>
          </w:divBdr>
        </w:div>
        <w:div w:id="641882416">
          <w:marLeft w:val="480"/>
          <w:marRight w:val="0"/>
          <w:marTop w:val="0"/>
          <w:marBottom w:val="0"/>
          <w:divBdr>
            <w:top w:val="none" w:sz="0" w:space="0" w:color="auto"/>
            <w:left w:val="none" w:sz="0" w:space="0" w:color="auto"/>
            <w:bottom w:val="none" w:sz="0" w:space="0" w:color="auto"/>
            <w:right w:val="none" w:sz="0" w:space="0" w:color="auto"/>
          </w:divBdr>
        </w:div>
        <w:div w:id="709961868">
          <w:marLeft w:val="480"/>
          <w:marRight w:val="0"/>
          <w:marTop w:val="0"/>
          <w:marBottom w:val="0"/>
          <w:divBdr>
            <w:top w:val="none" w:sz="0" w:space="0" w:color="auto"/>
            <w:left w:val="none" w:sz="0" w:space="0" w:color="auto"/>
            <w:bottom w:val="none" w:sz="0" w:space="0" w:color="auto"/>
            <w:right w:val="none" w:sz="0" w:space="0" w:color="auto"/>
          </w:divBdr>
        </w:div>
        <w:div w:id="723261850">
          <w:marLeft w:val="480"/>
          <w:marRight w:val="0"/>
          <w:marTop w:val="0"/>
          <w:marBottom w:val="0"/>
          <w:divBdr>
            <w:top w:val="none" w:sz="0" w:space="0" w:color="auto"/>
            <w:left w:val="none" w:sz="0" w:space="0" w:color="auto"/>
            <w:bottom w:val="none" w:sz="0" w:space="0" w:color="auto"/>
            <w:right w:val="none" w:sz="0" w:space="0" w:color="auto"/>
          </w:divBdr>
        </w:div>
        <w:div w:id="736590666">
          <w:marLeft w:val="480"/>
          <w:marRight w:val="0"/>
          <w:marTop w:val="0"/>
          <w:marBottom w:val="0"/>
          <w:divBdr>
            <w:top w:val="none" w:sz="0" w:space="0" w:color="auto"/>
            <w:left w:val="none" w:sz="0" w:space="0" w:color="auto"/>
            <w:bottom w:val="none" w:sz="0" w:space="0" w:color="auto"/>
            <w:right w:val="none" w:sz="0" w:space="0" w:color="auto"/>
          </w:divBdr>
        </w:div>
        <w:div w:id="738866649">
          <w:marLeft w:val="480"/>
          <w:marRight w:val="0"/>
          <w:marTop w:val="0"/>
          <w:marBottom w:val="0"/>
          <w:divBdr>
            <w:top w:val="none" w:sz="0" w:space="0" w:color="auto"/>
            <w:left w:val="none" w:sz="0" w:space="0" w:color="auto"/>
            <w:bottom w:val="none" w:sz="0" w:space="0" w:color="auto"/>
            <w:right w:val="none" w:sz="0" w:space="0" w:color="auto"/>
          </w:divBdr>
        </w:div>
        <w:div w:id="759177472">
          <w:marLeft w:val="480"/>
          <w:marRight w:val="0"/>
          <w:marTop w:val="0"/>
          <w:marBottom w:val="0"/>
          <w:divBdr>
            <w:top w:val="none" w:sz="0" w:space="0" w:color="auto"/>
            <w:left w:val="none" w:sz="0" w:space="0" w:color="auto"/>
            <w:bottom w:val="none" w:sz="0" w:space="0" w:color="auto"/>
            <w:right w:val="none" w:sz="0" w:space="0" w:color="auto"/>
          </w:divBdr>
        </w:div>
        <w:div w:id="802700545">
          <w:marLeft w:val="480"/>
          <w:marRight w:val="0"/>
          <w:marTop w:val="0"/>
          <w:marBottom w:val="0"/>
          <w:divBdr>
            <w:top w:val="none" w:sz="0" w:space="0" w:color="auto"/>
            <w:left w:val="none" w:sz="0" w:space="0" w:color="auto"/>
            <w:bottom w:val="none" w:sz="0" w:space="0" w:color="auto"/>
            <w:right w:val="none" w:sz="0" w:space="0" w:color="auto"/>
          </w:divBdr>
        </w:div>
        <w:div w:id="818961319">
          <w:marLeft w:val="480"/>
          <w:marRight w:val="0"/>
          <w:marTop w:val="0"/>
          <w:marBottom w:val="0"/>
          <w:divBdr>
            <w:top w:val="none" w:sz="0" w:space="0" w:color="auto"/>
            <w:left w:val="none" w:sz="0" w:space="0" w:color="auto"/>
            <w:bottom w:val="none" w:sz="0" w:space="0" w:color="auto"/>
            <w:right w:val="none" w:sz="0" w:space="0" w:color="auto"/>
          </w:divBdr>
        </w:div>
        <w:div w:id="822891334">
          <w:marLeft w:val="480"/>
          <w:marRight w:val="0"/>
          <w:marTop w:val="0"/>
          <w:marBottom w:val="0"/>
          <w:divBdr>
            <w:top w:val="none" w:sz="0" w:space="0" w:color="auto"/>
            <w:left w:val="none" w:sz="0" w:space="0" w:color="auto"/>
            <w:bottom w:val="none" w:sz="0" w:space="0" w:color="auto"/>
            <w:right w:val="none" w:sz="0" w:space="0" w:color="auto"/>
          </w:divBdr>
        </w:div>
        <w:div w:id="839734708">
          <w:marLeft w:val="480"/>
          <w:marRight w:val="0"/>
          <w:marTop w:val="0"/>
          <w:marBottom w:val="0"/>
          <w:divBdr>
            <w:top w:val="none" w:sz="0" w:space="0" w:color="auto"/>
            <w:left w:val="none" w:sz="0" w:space="0" w:color="auto"/>
            <w:bottom w:val="none" w:sz="0" w:space="0" w:color="auto"/>
            <w:right w:val="none" w:sz="0" w:space="0" w:color="auto"/>
          </w:divBdr>
        </w:div>
        <w:div w:id="859588685">
          <w:marLeft w:val="480"/>
          <w:marRight w:val="0"/>
          <w:marTop w:val="0"/>
          <w:marBottom w:val="0"/>
          <w:divBdr>
            <w:top w:val="none" w:sz="0" w:space="0" w:color="auto"/>
            <w:left w:val="none" w:sz="0" w:space="0" w:color="auto"/>
            <w:bottom w:val="none" w:sz="0" w:space="0" w:color="auto"/>
            <w:right w:val="none" w:sz="0" w:space="0" w:color="auto"/>
          </w:divBdr>
        </w:div>
        <w:div w:id="864899828">
          <w:marLeft w:val="480"/>
          <w:marRight w:val="0"/>
          <w:marTop w:val="0"/>
          <w:marBottom w:val="0"/>
          <w:divBdr>
            <w:top w:val="none" w:sz="0" w:space="0" w:color="auto"/>
            <w:left w:val="none" w:sz="0" w:space="0" w:color="auto"/>
            <w:bottom w:val="none" w:sz="0" w:space="0" w:color="auto"/>
            <w:right w:val="none" w:sz="0" w:space="0" w:color="auto"/>
          </w:divBdr>
        </w:div>
        <w:div w:id="890457349">
          <w:marLeft w:val="480"/>
          <w:marRight w:val="0"/>
          <w:marTop w:val="0"/>
          <w:marBottom w:val="0"/>
          <w:divBdr>
            <w:top w:val="none" w:sz="0" w:space="0" w:color="auto"/>
            <w:left w:val="none" w:sz="0" w:space="0" w:color="auto"/>
            <w:bottom w:val="none" w:sz="0" w:space="0" w:color="auto"/>
            <w:right w:val="none" w:sz="0" w:space="0" w:color="auto"/>
          </w:divBdr>
        </w:div>
        <w:div w:id="908610272">
          <w:marLeft w:val="480"/>
          <w:marRight w:val="0"/>
          <w:marTop w:val="0"/>
          <w:marBottom w:val="0"/>
          <w:divBdr>
            <w:top w:val="none" w:sz="0" w:space="0" w:color="auto"/>
            <w:left w:val="none" w:sz="0" w:space="0" w:color="auto"/>
            <w:bottom w:val="none" w:sz="0" w:space="0" w:color="auto"/>
            <w:right w:val="none" w:sz="0" w:space="0" w:color="auto"/>
          </w:divBdr>
        </w:div>
        <w:div w:id="945623684">
          <w:marLeft w:val="480"/>
          <w:marRight w:val="0"/>
          <w:marTop w:val="0"/>
          <w:marBottom w:val="0"/>
          <w:divBdr>
            <w:top w:val="none" w:sz="0" w:space="0" w:color="auto"/>
            <w:left w:val="none" w:sz="0" w:space="0" w:color="auto"/>
            <w:bottom w:val="none" w:sz="0" w:space="0" w:color="auto"/>
            <w:right w:val="none" w:sz="0" w:space="0" w:color="auto"/>
          </w:divBdr>
        </w:div>
        <w:div w:id="946501131">
          <w:marLeft w:val="480"/>
          <w:marRight w:val="0"/>
          <w:marTop w:val="0"/>
          <w:marBottom w:val="0"/>
          <w:divBdr>
            <w:top w:val="none" w:sz="0" w:space="0" w:color="auto"/>
            <w:left w:val="none" w:sz="0" w:space="0" w:color="auto"/>
            <w:bottom w:val="none" w:sz="0" w:space="0" w:color="auto"/>
            <w:right w:val="none" w:sz="0" w:space="0" w:color="auto"/>
          </w:divBdr>
        </w:div>
        <w:div w:id="983661229">
          <w:marLeft w:val="480"/>
          <w:marRight w:val="0"/>
          <w:marTop w:val="0"/>
          <w:marBottom w:val="0"/>
          <w:divBdr>
            <w:top w:val="none" w:sz="0" w:space="0" w:color="auto"/>
            <w:left w:val="none" w:sz="0" w:space="0" w:color="auto"/>
            <w:bottom w:val="none" w:sz="0" w:space="0" w:color="auto"/>
            <w:right w:val="none" w:sz="0" w:space="0" w:color="auto"/>
          </w:divBdr>
        </w:div>
      </w:divsChild>
    </w:div>
    <w:div w:id="895626213">
      <w:bodyDiv w:val="1"/>
      <w:marLeft w:val="0"/>
      <w:marRight w:val="0"/>
      <w:marTop w:val="0"/>
      <w:marBottom w:val="0"/>
      <w:divBdr>
        <w:top w:val="none" w:sz="0" w:space="0" w:color="auto"/>
        <w:left w:val="none" w:sz="0" w:space="0" w:color="auto"/>
        <w:bottom w:val="none" w:sz="0" w:space="0" w:color="auto"/>
        <w:right w:val="none" w:sz="0" w:space="0" w:color="auto"/>
      </w:divBdr>
    </w:div>
    <w:div w:id="895704973">
      <w:bodyDiv w:val="1"/>
      <w:marLeft w:val="0"/>
      <w:marRight w:val="0"/>
      <w:marTop w:val="0"/>
      <w:marBottom w:val="0"/>
      <w:divBdr>
        <w:top w:val="none" w:sz="0" w:space="0" w:color="auto"/>
        <w:left w:val="none" w:sz="0" w:space="0" w:color="auto"/>
        <w:bottom w:val="none" w:sz="0" w:space="0" w:color="auto"/>
        <w:right w:val="none" w:sz="0" w:space="0" w:color="auto"/>
      </w:divBdr>
    </w:div>
    <w:div w:id="896010351">
      <w:bodyDiv w:val="1"/>
      <w:marLeft w:val="0"/>
      <w:marRight w:val="0"/>
      <w:marTop w:val="0"/>
      <w:marBottom w:val="0"/>
      <w:divBdr>
        <w:top w:val="none" w:sz="0" w:space="0" w:color="auto"/>
        <w:left w:val="none" w:sz="0" w:space="0" w:color="auto"/>
        <w:bottom w:val="none" w:sz="0" w:space="0" w:color="auto"/>
        <w:right w:val="none" w:sz="0" w:space="0" w:color="auto"/>
      </w:divBdr>
      <w:divsChild>
        <w:div w:id="60098668">
          <w:marLeft w:val="480"/>
          <w:marRight w:val="0"/>
          <w:marTop w:val="0"/>
          <w:marBottom w:val="0"/>
          <w:divBdr>
            <w:top w:val="none" w:sz="0" w:space="0" w:color="auto"/>
            <w:left w:val="none" w:sz="0" w:space="0" w:color="auto"/>
            <w:bottom w:val="none" w:sz="0" w:space="0" w:color="auto"/>
            <w:right w:val="none" w:sz="0" w:space="0" w:color="auto"/>
          </w:divBdr>
        </w:div>
        <w:div w:id="96828416">
          <w:marLeft w:val="480"/>
          <w:marRight w:val="0"/>
          <w:marTop w:val="0"/>
          <w:marBottom w:val="0"/>
          <w:divBdr>
            <w:top w:val="none" w:sz="0" w:space="0" w:color="auto"/>
            <w:left w:val="none" w:sz="0" w:space="0" w:color="auto"/>
            <w:bottom w:val="none" w:sz="0" w:space="0" w:color="auto"/>
            <w:right w:val="none" w:sz="0" w:space="0" w:color="auto"/>
          </w:divBdr>
        </w:div>
        <w:div w:id="142237584">
          <w:marLeft w:val="480"/>
          <w:marRight w:val="0"/>
          <w:marTop w:val="0"/>
          <w:marBottom w:val="0"/>
          <w:divBdr>
            <w:top w:val="none" w:sz="0" w:space="0" w:color="auto"/>
            <w:left w:val="none" w:sz="0" w:space="0" w:color="auto"/>
            <w:bottom w:val="none" w:sz="0" w:space="0" w:color="auto"/>
            <w:right w:val="none" w:sz="0" w:space="0" w:color="auto"/>
          </w:divBdr>
        </w:div>
        <w:div w:id="299769580">
          <w:marLeft w:val="480"/>
          <w:marRight w:val="0"/>
          <w:marTop w:val="0"/>
          <w:marBottom w:val="0"/>
          <w:divBdr>
            <w:top w:val="none" w:sz="0" w:space="0" w:color="auto"/>
            <w:left w:val="none" w:sz="0" w:space="0" w:color="auto"/>
            <w:bottom w:val="none" w:sz="0" w:space="0" w:color="auto"/>
            <w:right w:val="none" w:sz="0" w:space="0" w:color="auto"/>
          </w:divBdr>
        </w:div>
        <w:div w:id="382946704">
          <w:marLeft w:val="480"/>
          <w:marRight w:val="0"/>
          <w:marTop w:val="0"/>
          <w:marBottom w:val="0"/>
          <w:divBdr>
            <w:top w:val="none" w:sz="0" w:space="0" w:color="auto"/>
            <w:left w:val="none" w:sz="0" w:space="0" w:color="auto"/>
            <w:bottom w:val="none" w:sz="0" w:space="0" w:color="auto"/>
            <w:right w:val="none" w:sz="0" w:space="0" w:color="auto"/>
          </w:divBdr>
        </w:div>
        <w:div w:id="468980329">
          <w:marLeft w:val="480"/>
          <w:marRight w:val="0"/>
          <w:marTop w:val="0"/>
          <w:marBottom w:val="0"/>
          <w:divBdr>
            <w:top w:val="none" w:sz="0" w:space="0" w:color="auto"/>
            <w:left w:val="none" w:sz="0" w:space="0" w:color="auto"/>
            <w:bottom w:val="none" w:sz="0" w:space="0" w:color="auto"/>
            <w:right w:val="none" w:sz="0" w:space="0" w:color="auto"/>
          </w:divBdr>
        </w:div>
        <w:div w:id="501622340">
          <w:marLeft w:val="480"/>
          <w:marRight w:val="0"/>
          <w:marTop w:val="0"/>
          <w:marBottom w:val="0"/>
          <w:divBdr>
            <w:top w:val="none" w:sz="0" w:space="0" w:color="auto"/>
            <w:left w:val="none" w:sz="0" w:space="0" w:color="auto"/>
            <w:bottom w:val="none" w:sz="0" w:space="0" w:color="auto"/>
            <w:right w:val="none" w:sz="0" w:space="0" w:color="auto"/>
          </w:divBdr>
        </w:div>
        <w:div w:id="740637346">
          <w:marLeft w:val="480"/>
          <w:marRight w:val="0"/>
          <w:marTop w:val="0"/>
          <w:marBottom w:val="0"/>
          <w:divBdr>
            <w:top w:val="none" w:sz="0" w:space="0" w:color="auto"/>
            <w:left w:val="none" w:sz="0" w:space="0" w:color="auto"/>
            <w:bottom w:val="none" w:sz="0" w:space="0" w:color="auto"/>
            <w:right w:val="none" w:sz="0" w:space="0" w:color="auto"/>
          </w:divBdr>
        </w:div>
        <w:div w:id="878131150">
          <w:marLeft w:val="480"/>
          <w:marRight w:val="0"/>
          <w:marTop w:val="0"/>
          <w:marBottom w:val="0"/>
          <w:divBdr>
            <w:top w:val="none" w:sz="0" w:space="0" w:color="auto"/>
            <w:left w:val="none" w:sz="0" w:space="0" w:color="auto"/>
            <w:bottom w:val="none" w:sz="0" w:space="0" w:color="auto"/>
            <w:right w:val="none" w:sz="0" w:space="0" w:color="auto"/>
          </w:divBdr>
        </w:div>
        <w:div w:id="894392184">
          <w:marLeft w:val="480"/>
          <w:marRight w:val="0"/>
          <w:marTop w:val="0"/>
          <w:marBottom w:val="0"/>
          <w:divBdr>
            <w:top w:val="none" w:sz="0" w:space="0" w:color="auto"/>
            <w:left w:val="none" w:sz="0" w:space="0" w:color="auto"/>
            <w:bottom w:val="none" w:sz="0" w:space="0" w:color="auto"/>
            <w:right w:val="none" w:sz="0" w:space="0" w:color="auto"/>
          </w:divBdr>
        </w:div>
        <w:div w:id="939024732">
          <w:marLeft w:val="480"/>
          <w:marRight w:val="0"/>
          <w:marTop w:val="0"/>
          <w:marBottom w:val="0"/>
          <w:divBdr>
            <w:top w:val="none" w:sz="0" w:space="0" w:color="auto"/>
            <w:left w:val="none" w:sz="0" w:space="0" w:color="auto"/>
            <w:bottom w:val="none" w:sz="0" w:space="0" w:color="auto"/>
            <w:right w:val="none" w:sz="0" w:space="0" w:color="auto"/>
          </w:divBdr>
        </w:div>
      </w:divsChild>
    </w:div>
    <w:div w:id="896084847">
      <w:bodyDiv w:val="1"/>
      <w:marLeft w:val="0"/>
      <w:marRight w:val="0"/>
      <w:marTop w:val="0"/>
      <w:marBottom w:val="0"/>
      <w:divBdr>
        <w:top w:val="none" w:sz="0" w:space="0" w:color="auto"/>
        <w:left w:val="none" w:sz="0" w:space="0" w:color="auto"/>
        <w:bottom w:val="none" w:sz="0" w:space="0" w:color="auto"/>
        <w:right w:val="none" w:sz="0" w:space="0" w:color="auto"/>
      </w:divBdr>
    </w:div>
    <w:div w:id="896093403">
      <w:bodyDiv w:val="1"/>
      <w:marLeft w:val="0"/>
      <w:marRight w:val="0"/>
      <w:marTop w:val="0"/>
      <w:marBottom w:val="0"/>
      <w:divBdr>
        <w:top w:val="none" w:sz="0" w:space="0" w:color="auto"/>
        <w:left w:val="none" w:sz="0" w:space="0" w:color="auto"/>
        <w:bottom w:val="none" w:sz="0" w:space="0" w:color="auto"/>
        <w:right w:val="none" w:sz="0" w:space="0" w:color="auto"/>
      </w:divBdr>
    </w:div>
    <w:div w:id="896627885">
      <w:bodyDiv w:val="1"/>
      <w:marLeft w:val="0"/>
      <w:marRight w:val="0"/>
      <w:marTop w:val="0"/>
      <w:marBottom w:val="0"/>
      <w:divBdr>
        <w:top w:val="none" w:sz="0" w:space="0" w:color="auto"/>
        <w:left w:val="none" w:sz="0" w:space="0" w:color="auto"/>
        <w:bottom w:val="none" w:sz="0" w:space="0" w:color="auto"/>
        <w:right w:val="none" w:sz="0" w:space="0" w:color="auto"/>
      </w:divBdr>
    </w:div>
    <w:div w:id="897013221">
      <w:bodyDiv w:val="1"/>
      <w:marLeft w:val="0"/>
      <w:marRight w:val="0"/>
      <w:marTop w:val="0"/>
      <w:marBottom w:val="0"/>
      <w:divBdr>
        <w:top w:val="none" w:sz="0" w:space="0" w:color="auto"/>
        <w:left w:val="none" w:sz="0" w:space="0" w:color="auto"/>
        <w:bottom w:val="none" w:sz="0" w:space="0" w:color="auto"/>
        <w:right w:val="none" w:sz="0" w:space="0" w:color="auto"/>
      </w:divBdr>
    </w:div>
    <w:div w:id="897057676">
      <w:bodyDiv w:val="1"/>
      <w:marLeft w:val="0"/>
      <w:marRight w:val="0"/>
      <w:marTop w:val="0"/>
      <w:marBottom w:val="0"/>
      <w:divBdr>
        <w:top w:val="none" w:sz="0" w:space="0" w:color="auto"/>
        <w:left w:val="none" w:sz="0" w:space="0" w:color="auto"/>
        <w:bottom w:val="none" w:sz="0" w:space="0" w:color="auto"/>
        <w:right w:val="none" w:sz="0" w:space="0" w:color="auto"/>
      </w:divBdr>
    </w:div>
    <w:div w:id="897086686">
      <w:bodyDiv w:val="1"/>
      <w:marLeft w:val="0"/>
      <w:marRight w:val="0"/>
      <w:marTop w:val="0"/>
      <w:marBottom w:val="0"/>
      <w:divBdr>
        <w:top w:val="none" w:sz="0" w:space="0" w:color="auto"/>
        <w:left w:val="none" w:sz="0" w:space="0" w:color="auto"/>
        <w:bottom w:val="none" w:sz="0" w:space="0" w:color="auto"/>
        <w:right w:val="none" w:sz="0" w:space="0" w:color="auto"/>
      </w:divBdr>
    </w:div>
    <w:div w:id="897209129">
      <w:bodyDiv w:val="1"/>
      <w:marLeft w:val="0"/>
      <w:marRight w:val="0"/>
      <w:marTop w:val="0"/>
      <w:marBottom w:val="0"/>
      <w:divBdr>
        <w:top w:val="none" w:sz="0" w:space="0" w:color="auto"/>
        <w:left w:val="none" w:sz="0" w:space="0" w:color="auto"/>
        <w:bottom w:val="none" w:sz="0" w:space="0" w:color="auto"/>
        <w:right w:val="none" w:sz="0" w:space="0" w:color="auto"/>
      </w:divBdr>
    </w:div>
    <w:div w:id="897277519">
      <w:bodyDiv w:val="1"/>
      <w:marLeft w:val="0"/>
      <w:marRight w:val="0"/>
      <w:marTop w:val="0"/>
      <w:marBottom w:val="0"/>
      <w:divBdr>
        <w:top w:val="none" w:sz="0" w:space="0" w:color="auto"/>
        <w:left w:val="none" w:sz="0" w:space="0" w:color="auto"/>
        <w:bottom w:val="none" w:sz="0" w:space="0" w:color="auto"/>
        <w:right w:val="none" w:sz="0" w:space="0" w:color="auto"/>
      </w:divBdr>
    </w:div>
    <w:div w:id="897283694">
      <w:bodyDiv w:val="1"/>
      <w:marLeft w:val="0"/>
      <w:marRight w:val="0"/>
      <w:marTop w:val="0"/>
      <w:marBottom w:val="0"/>
      <w:divBdr>
        <w:top w:val="none" w:sz="0" w:space="0" w:color="auto"/>
        <w:left w:val="none" w:sz="0" w:space="0" w:color="auto"/>
        <w:bottom w:val="none" w:sz="0" w:space="0" w:color="auto"/>
        <w:right w:val="none" w:sz="0" w:space="0" w:color="auto"/>
      </w:divBdr>
    </w:div>
    <w:div w:id="897403227">
      <w:bodyDiv w:val="1"/>
      <w:marLeft w:val="0"/>
      <w:marRight w:val="0"/>
      <w:marTop w:val="0"/>
      <w:marBottom w:val="0"/>
      <w:divBdr>
        <w:top w:val="none" w:sz="0" w:space="0" w:color="auto"/>
        <w:left w:val="none" w:sz="0" w:space="0" w:color="auto"/>
        <w:bottom w:val="none" w:sz="0" w:space="0" w:color="auto"/>
        <w:right w:val="none" w:sz="0" w:space="0" w:color="auto"/>
      </w:divBdr>
    </w:div>
    <w:div w:id="897663656">
      <w:bodyDiv w:val="1"/>
      <w:marLeft w:val="0"/>
      <w:marRight w:val="0"/>
      <w:marTop w:val="0"/>
      <w:marBottom w:val="0"/>
      <w:divBdr>
        <w:top w:val="none" w:sz="0" w:space="0" w:color="auto"/>
        <w:left w:val="none" w:sz="0" w:space="0" w:color="auto"/>
        <w:bottom w:val="none" w:sz="0" w:space="0" w:color="auto"/>
        <w:right w:val="none" w:sz="0" w:space="0" w:color="auto"/>
      </w:divBdr>
    </w:div>
    <w:div w:id="897935735">
      <w:bodyDiv w:val="1"/>
      <w:marLeft w:val="0"/>
      <w:marRight w:val="0"/>
      <w:marTop w:val="0"/>
      <w:marBottom w:val="0"/>
      <w:divBdr>
        <w:top w:val="none" w:sz="0" w:space="0" w:color="auto"/>
        <w:left w:val="none" w:sz="0" w:space="0" w:color="auto"/>
        <w:bottom w:val="none" w:sz="0" w:space="0" w:color="auto"/>
        <w:right w:val="none" w:sz="0" w:space="0" w:color="auto"/>
      </w:divBdr>
    </w:div>
    <w:div w:id="897974958">
      <w:bodyDiv w:val="1"/>
      <w:marLeft w:val="0"/>
      <w:marRight w:val="0"/>
      <w:marTop w:val="0"/>
      <w:marBottom w:val="0"/>
      <w:divBdr>
        <w:top w:val="none" w:sz="0" w:space="0" w:color="auto"/>
        <w:left w:val="none" w:sz="0" w:space="0" w:color="auto"/>
        <w:bottom w:val="none" w:sz="0" w:space="0" w:color="auto"/>
        <w:right w:val="none" w:sz="0" w:space="0" w:color="auto"/>
      </w:divBdr>
    </w:div>
    <w:div w:id="898126583">
      <w:bodyDiv w:val="1"/>
      <w:marLeft w:val="0"/>
      <w:marRight w:val="0"/>
      <w:marTop w:val="0"/>
      <w:marBottom w:val="0"/>
      <w:divBdr>
        <w:top w:val="none" w:sz="0" w:space="0" w:color="auto"/>
        <w:left w:val="none" w:sz="0" w:space="0" w:color="auto"/>
        <w:bottom w:val="none" w:sz="0" w:space="0" w:color="auto"/>
        <w:right w:val="none" w:sz="0" w:space="0" w:color="auto"/>
      </w:divBdr>
    </w:div>
    <w:div w:id="898133452">
      <w:bodyDiv w:val="1"/>
      <w:marLeft w:val="0"/>
      <w:marRight w:val="0"/>
      <w:marTop w:val="0"/>
      <w:marBottom w:val="0"/>
      <w:divBdr>
        <w:top w:val="none" w:sz="0" w:space="0" w:color="auto"/>
        <w:left w:val="none" w:sz="0" w:space="0" w:color="auto"/>
        <w:bottom w:val="none" w:sz="0" w:space="0" w:color="auto"/>
        <w:right w:val="none" w:sz="0" w:space="0" w:color="auto"/>
      </w:divBdr>
    </w:div>
    <w:div w:id="898322340">
      <w:bodyDiv w:val="1"/>
      <w:marLeft w:val="0"/>
      <w:marRight w:val="0"/>
      <w:marTop w:val="0"/>
      <w:marBottom w:val="0"/>
      <w:divBdr>
        <w:top w:val="none" w:sz="0" w:space="0" w:color="auto"/>
        <w:left w:val="none" w:sz="0" w:space="0" w:color="auto"/>
        <w:bottom w:val="none" w:sz="0" w:space="0" w:color="auto"/>
        <w:right w:val="none" w:sz="0" w:space="0" w:color="auto"/>
      </w:divBdr>
    </w:div>
    <w:div w:id="898325432">
      <w:bodyDiv w:val="1"/>
      <w:marLeft w:val="0"/>
      <w:marRight w:val="0"/>
      <w:marTop w:val="0"/>
      <w:marBottom w:val="0"/>
      <w:divBdr>
        <w:top w:val="none" w:sz="0" w:space="0" w:color="auto"/>
        <w:left w:val="none" w:sz="0" w:space="0" w:color="auto"/>
        <w:bottom w:val="none" w:sz="0" w:space="0" w:color="auto"/>
        <w:right w:val="none" w:sz="0" w:space="0" w:color="auto"/>
      </w:divBdr>
    </w:div>
    <w:div w:id="898369475">
      <w:bodyDiv w:val="1"/>
      <w:marLeft w:val="0"/>
      <w:marRight w:val="0"/>
      <w:marTop w:val="0"/>
      <w:marBottom w:val="0"/>
      <w:divBdr>
        <w:top w:val="none" w:sz="0" w:space="0" w:color="auto"/>
        <w:left w:val="none" w:sz="0" w:space="0" w:color="auto"/>
        <w:bottom w:val="none" w:sz="0" w:space="0" w:color="auto"/>
        <w:right w:val="none" w:sz="0" w:space="0" w:color="auto"/>
      </w:divBdr>
    </w:div>
    <w:div w:id="898516823">
      <w:bodyDiv w:val="1"/>
      <w:marLeft w:val="0"/>
      <w:marRight w:val="0"/>
      <w:marTop w:val="0"/>
      <w:marBottom w:val="0"/>
      <w:divBdr>
        <w:top w:val="none" w:sz="0" w:space="0" w:color="auto"/>
        <w:left w:val="none" w:sz="0" w:space="0" w:color="auto"/>
        <w:bottom w:val="none" w:sz="0" w:space="0" w:color="auto"/>
        <w:right w:val="none" w:sz="0" w:space="0" w:color="auto"/>
      </w:divBdr>
    </w:div>
    <w:div w:id="898638187">
      <w:bodyDiv w:val="1"/>
      <w:marLeft w:val="0"/>
      <w:marRight w:val="0"/>
      <w:marTop w:val="0"/>
      <w:marBottom w:val="0"/>
      <w:divBdr>
        <w:top w:val="none" w:sz="0" w:space="0" w:color="auto"/>
        <w:left w:val="none" w:sz="0" w:space="0" w:color="auto"/>
        <w:bottom w:val="none" w:sz="0" w:space="0" w:color="auto"/>
        <w:right w:val="none" w:sz="0" w:space="0" w:color="auto"/>
      </w:divBdr>
    </w:div>
    <w:div w:id="899025019">
      <w:bodyDiv w:val="1"/>
      <w:marLeft w:val="0"/>
      <w:marRight w:val="0"/>
      <w:marTop w:val="0"/>
      <w:marBottom w:val="0"/>
      <w:divBdr>
        <w:top w:val="none" w:sz="0" w:space="0" w:color="auto"/>
        <w:left w:val="none" w:sz="0" w:space="0" w:color="auto"/>
        <w:bottom w:val="none" w:sz="0" w:space="0" w:color="auto"/>
        <w:right w:val="none" w:sz="0" w:space="0" w:color="auto"/>
      </w:divBdr>
    </w:div>
    <w:div w:id="899050857">
      <w:bodyDiv w:val="1"/>
      <w:marLeft w:val="0"/>
      <w:marRight w:val="0"/>
      <w:marTop w:val="0"/>
      <w:marBottom w:val="0"/>
      <w:divBdr>
        <w:top w:val="none" w:sz="0" w:space="0" w:color="auto"/>
        <w:left w:val="none" w:sz="0" w:space="0" w:color="auto"/>
        <w:bottom w:val="none" w:sz="0" w:space="0" w:color="auto"/>
        <w:right w:val="none" w:sz="0" w:space="0" w:color="auto"/>
      </w:divBdr>
    </w:div>
    <w:div w:id="899175238">
      <w:bodyDiv w:val="1"/>
      <w:marLeft w:val="0"/>
      <w:marRight w:val="0"/>
      <w:marTop w:val="0"/>
      <w:marBottom w:val="0"/>
      <w:divBdr>
        <w:top w:val="none" w:sz="0" w:space="0" w:color="auto"/>
        <w:left w:val="none" w:sz="0" w:space="0" w:color="auto"/>
        <w:bottom w:val="none" w:sz="0" w:space="0" w:color="auto"/>
        <w:right w:val="none" w:sz="0" w:space="0" w:color="auto"/>
      </w:divBdr>
    </w:div>
    <w:div w:id="899369188">
      <w:bodyDiv w:val="1"/>
      <w:marLeft w:val="0"/>
      <w:marRight w:val="0"/>
      <w:marTop w:val="0"/>
      <w:marBottom w:val="0"/>
      <w:divBdr>
        <w:top w:val="none" w:sz="0" w:space="0" w:color="auto"/>
        <w:left w:val="none" w:sz="0" w:space="0" w:color="auto"/>
        <w:bottom w:val="none" w:sz="0" w:space="0" w:color="auto"/>
        <w:right w:val="none" w:sz="0" w:space="0" w:color="auto"/>
      </w:divBdr>
    </w:div>
    <w:div w:id="899630706">
      <w:bodyDiv w:val="1"/>
      <w:marLeft w:val="0"/>
      <w:marRight w:val="0"/>
      <w:marTop w:val="0"/>
      <w:marBottom w:val="0"/>
      <w:divBdr>
        <w:top w:val="none" w:sz="0" w:space="0" w:color="auto"/>
        <w:left w:val="none" w:sz="0" w:space="0" w:color="auto"/>
        <w:bottom w:val="none" w:sz="0" w:space="0" w:color="auto"/>
        <w:right w:val="none" w:sz="0" w:space="0" w:color="auto"/>
      </w:divBdr>
    </w:div>
    <w:div w:id="900093332">
      <w:bodyDiv w:val="1"/>
      <w:marLeft w:val="0"/>
      <w:marRight w:val="0"/>
      <w:marTop w:val="0"/>
      <w:marBottom w:val="0"/>
      <w:divBdr>
        <w:top w:val="none" w:sz="0" w:space="0" w:color="auto"/>
        <w:left w:val="none" w:sz="0" w:space="0" w:color="auto"/>
        <w:bottom w:val="none" w:sz="0" w:space="0" w:color="auto"/>
        <w:right w:val="none" w:sz="0" w:space="0" w:color="auto"/>
      </w:divBdr>
    </w:div>
    <w:div w:id="900364198">
      <w:bodyDiv w:val="1"/>
      <w:marLeft w:val="0"/>
      <w:marRight w:val="0"/>
      <w:marTop w:val="0"/>
      <w:marBottom w:val="0"/>
      <w:divBdr>
        <w:top w:val="none" w:sz="0" w:space="0" w:color="auto"/>
        <w:left w:val="none" w:sz="0" w:space="0" w:color="auto"/>
        <w:bottom w:val="none" w:sz="0" w:space="0" w:color="auto"/>
        <w:right w:val="none" w:sz="0" w:space="0" w:color="auto"/>
      </w:divBdr>
    </w:div>
    <w:div w:id="900560171">
      <w:bodyDiv w:val="1"/>
      <w:marLeft w:val="0"/>
      <w:marRight w:val="0"/>
      <w:marTop w:val="0"/>
      <w:marBottom w:val="0"/>
      <w:divBdr>
        <w:top w:val="none" w:sz="0" w:space="0" w:color="auto"/>
        <w:left w:val="none" w:sz="0" w:space="0" w:color="auto"/>
        <w:bottom w:val="none" w:sz="0" w:space="0" w:color="auto"/>
        <w:right w:val="none" w:sz="0" w:space="0" w:color="auto"/>
      </w:divBdr>
    </w:div>
    <w:div w:id="900754895">
      <w:bodyDiv w:val="1"/>
      <w:marLeft w:val="0"/>
      <w:marRight w:val="0"/>
      <w:marTop w:val="0"/>
      <w:marBottom w:val="0"/>
      <w:divBdr>
        <w:top w:val="none" w:sz="0" w:space="0" w:color="auto"/>
        <w:left w:val="none" w:sz="0" w:space="0" w:color="auto"/>
        <w:bottom w:val="none" w:sz="0" w:space="0" w:color="auto"/>
        <w:right w:val="none" w:sz="0" w:space="0" w:color="auto"/>
      </w:divBdr>
    </w:div>
    <w:div w:id="900873133">
      <w:bodyDiv w:val="1"/>
      <w:marLeft w:val="0"/>
      <w:marRight w:val="0"/>
      <w:marTop w:val="0"/>
      <w:marBottom w:val="0"/>
      <w:divBdr>
        <w:top w:val="none" w:sz="0" w:space="0" w:color="auto"/>
        <w:left w:val="none" w:sz="0" w:space="0" w:color="auto"/>
        <w:bottom w:val="none" w:sz="0" w:space="0" w:color="auto"/>
        <w:right w:val="none" w:sz="0" w:space="0" w:color="auto"/>
      </w:divBdr>
    </w:div>
    <w:div w:id="901058733">
      <w:bodyDiv w:val="1"/>
      <w:marLeft w:val="0"/>
      <w:marRight w:val="0"/>
      <w:marTop w:val="0"/>
      <w:marBottom w:val="0"/>
      <w:divBdr>
        <w:top w:val="none" w:sz="0" w:space="0" w:color="auto"/>
        <w:left w:val="none" w:sz="0" w:space="0" w:color="auto"/>
        <w:bottom w:val="none" w:sz="0" w:space="0" w:color="auto"/>
        <w:right w:val="none" w:sz="0" w:space="0" w:color="auto"/>
      </w:divBdr>
    </w:div>
    <w:div w:id="901134808">
      <w:bodyDiv w:val="1"/>
      <w:marLeft w:val="0"/>
      <w:marRight w:val="0"/>
      <w:marTop w:val="0"/>
      <w:marBottom w:val="0"/>
      <w:divBdr>
        <w:top w:val="none" w:sz="0" w:space="0" w:color="auto"/>
        <w:left w:val="none" w:sz="0" w:space="0" w:color="auto"/>
        <w:bottom w:val="none" w:sz="0" w:space="0" w:color="auto"/>
        <w:right w:val="none" w:sz="0" w:space="0" w:color="auto"/>
      </w:divBdr>
    </w:div>
    <w:div w:id="901404021">
      <w:bodyDiv w:val="1"/>
      <w:marLeft w:val="0"/>
      <w:marRight w:val="0"/>
      <w:marTop w:val="0"/>
      <w:marBottom w:val="0"/>
      <w:divBdr>
        <w:top w:val="none" w:sz="0" w:space="0" w:color="auto"/>
        <w:left w:val="none" w:sz="0" w:space="0" w:color="auto"/>
        <w:bottom w:val="none" w:sz="0" w:space="0" w:color="auto"/>
        <w:right w:val="none" w:sz="0" w:space="0" w:color="auto"/>
      </w:divBdr>
    </w:div>
    <w:div w:id="901676964">
      <w:bodyDiv w:val="1"/>
      <w:marLeft w:val="0"/>
      <w:marRight w:val="0"/>
      <w:marTop w:val="0"/>
      <w:marBottom w:val="0"/>
      <w:divBdr>
        <w:top w:val="none" w:sz="0" w:space="0" w:color="auto"/>
        <w:left w:val="none" w:sz="0" w:space="0" w:color="auto"/>
        <w:bottom w:val="none" w:sz="0" w:space="0" w:color="auto"/>
        <w:right w:val="none" w:sz="0" w:space="0" w:color="auto"/>
      </w:divBdr>
    </w:div>
    <w:div w:id="901788625">
      <w:bodyDiv w:val="1"/>
      <w:marLeft w:val="0"/>
      <w:marRight w:val="0"/>
      <w:marTop w:val="0"/>
      <w:marBottom w:val="0"/>
      <w:divBdr>
        <w:top w:val="none" w:sz="0" w:space="0" w:color="auto"/>
        <w:left w:val="none" w:sz="0" w:space="0" w:color="auto"/>
        <w:bottom w:val="none" w:sz="0" w:space="0" w:color="auto"/>
        <w:right w:val="none" w:sz="0" w:space="0" w:color="auto"/>
      </w:divBdr>
    </w:div>
    <w:div w:id="902182933">
      <w:bodyDiv w:val="1"/>
      <w:marLeft w:val="0"/>
      <w:marRight w:val="0"/>
      <w:marTop w:val="0"/>
      <w:marBottom w:val="0"/>
      <w:divBdr>
        <w:top w:val="none" w:sz="0" w:space="0" w:color="auto"/>
        <w:left w:val="none" w:sz="0" w:space="0" w:color="auto"/>
        <w:bottom w:val="none" w:sz="0" w:space="0" w:color="auto"/>
        <w:right w:val="none" w:sz="0" w:space="0" w:color="auto"/>
      </w:divBdr>
      <w:divsChild>
        <w:div w:id="6837244">
          <w:marLeft w:val="480"/>
          <w:marRight w:val="0"/>
          <w:marTop w:val="0"/>
          <w:marBottom w:val="0"/>
          <w:divBdr>
            <w:top w:val="none" w:sz="0" w:space="0" w:color="auto"/>
            <w:left w:val="none" w:sz="0" w:space="0" w:color="auto"/>
            <w:bottom w:val="none" w:sz="0" w:space="0" w:color="auto"/>
            <w:right w:val="none" w:sz="0" w:space="0" w:color="auto"/>
          </w:divBdr>
        </w:div>
        <w:div w:id="36635485">
          <w:marLeft w:val="480"/>
          <w:marRight w:val="0"/>
          <w:marTop w:val="0"/>
          <w:marBottom w:val="0"/>
          <w:divBdr>
            <w:top w:val="none" w:sz="0" w:space="0" w:color="auto"/>
            <w:left w:val="none" w:sz="0" w:space="0" w:color="auto"/>
            <w:bottom w:val="none" w:sz="0" w:space="0" w:color="auto"/>
            <w:right w:val="none" w:sz="0" w:space="0" w:color="auto"/>
          </w:divBdr>
        </w:div>
        <w:div w:id="148600801">
          <w:marLeft w:val="480"/>
          <w:marRight w:val="0"/>
          <w:marTop w:val="0"/>
          <w:marBottom w:val="0"/>
          <w:divBdr>
            <w:top w:val="none" w:sz="0" w:space="0" w:color="auto"/>
            <w:left w:val="none" w:sz="0" w:space="0" w:color="auto"/>
            <w:bottom w:val="none" w:sz="0" w:space="0" w:color="auto"/>
            <w:right w:val="none" w:sz="0" w:space="0" w:color="auto"/>
          </w:divBdr>
        </w:div>
        <w:div w:id="154492268">
          <w:marLeft w:val="480"/>
          <w:marRight w:val="0"/>
          <w:marTop w:val="0"/>
          <w:marBottom w:val="0"/>
          <w:divBdr>
            <w:top w:val="none" w:sz="0" w:space="0" w:color="auto"/>
            <w:left w:val="none" w:sz="0" w:space="0" w:color="auto"/>
            <w:bottom w:val="none" w:sz="0" w:space="0" w:color="auto"/>
            <w:right w:val="none" w:sz="0" w:space="0" w:color="auto"/>
          </w:divBdr>
        </w:div>
        <w:div w:id="192617493">
          <w:marLeft w:val="480"/>
          <w:marRight w:val="0"/>
          <w:marTop w:val="0"/>
          <w:marBottom w:val="0"/>
          <w:divBdr>
            <w:top w:val="none" w:sz="0" w:space="0" w:color="auto"/>
            <w:left w:val="none" w:sz="0" w:space="0" w:color="auto"/>
            <w:bottom w:val="none" w:sz="0" w:space="0" w:color="auto"/>
            <w:right w:val="none" w:sz="0" w:space="0" w:color="auto"/>
          </w:divBdr>
        </w:div>
        <w:div w:id="196701634">
          <w:marLeft w:val="480"/>
          <w:marRight w:val="0"/>
          <w:marTop w:val="0"/>
          <w:marBottom w:val="0"/>
          <w:divBdr>
            <w:top w:val="none" w:sz="0" w:space="0" w:color="auto"/>
            <w:left w:val="none" w:sz="0" w:space="0" w:color="auto"/>
            <w:bottom w:val="none" w:sz="0" w:space="0" w:color="auto"/>
            <w:right w:val="none" w:sz="0" w:space="0" w:color="auto"/>
          </w:divBdr>
        </w:div>
        <w:div w:id="239104574">
          <w:marLeft w:val="480"/>
          <w:marRight w:val="0"/>
          <w:marTop w:val="0"/>
          <w:marBottom w:val="0"/>
          <w:divBdr>
            <w:top w:val="none" w:sz="0" w:space="0" w:color="auto"/>
            <w:left w:val="none" w:sz="0" w:space="0" w:color="auto"/>
            <w:bottom w:val="none" w:sz="0" w:space="0" w:color="auto"/>
            <w:right w:val="none" w:sz="0" w:space="0" w:color="auto"/>
          </w:divBdr>
        </w:div>
        <w:div w:id="242372216">
          <w:marLeft w:val="480"/>
          <w:marRight w:val="0"/>
          <w:marTop w:val="0"/>
          <w:marBottom w:val="0"/>
          <w:divBdr>
            <w:top w:val="none" w:sz="0" w:space="0" w:color="auto"/>
            <w:left w:val="none" w:sz="0" w:space="0" w:color="auto"/>
            <w:bottom w:val="none" w:sz="0" w:space="0" w:color="auto"/>
            <w:right w:val="none" w:sz="0" w:space="0" w:color="auto"/>
          </w:divBdr>
        </w:div>
        <w:div w:id="254679305">
          <w:marLeft w:val="480"/>
          <w:marRight w:val="0"/>
          <w:marTop w:val="0"/>
          <w:marBottom w:val="0"/>
          <w:divBdr>
            <w:top w:val="none" w:sz="0" w:space="0" w:color="auto"/>
            <w:left w:val="none" w:sz="0" w:space="0" w:color="auto"/>
            <w:bottom w:val="none" w:sz="0" w:space="0" w:color="auto"/>
            <w:right w:val="none" w:sz="0" w:space="0" w:color="auto"/>
          </w:divBdr>
        </w:div>
        <w:div w:id="292951733">
          <w:marLeft w:val="480"/>
          <w:marRight w:val="0"/>
          <w:marTop w:val="0"/>
          <w:marBottom w:val="0"/>
          <w:divBdr>
            <w:top w:val="none" w:sz="0" w:space="0" w:color="auto"/>
            <w:left w:val="none" w:sz="0" w:space="0" w:color="auto"/>
            <w:bottom w:val="none" w:sz="0" w:space="0" w:color="auto"/>
            <w:right w:val="none" w:sz="0" w:space="0" w:color="auto"/>
          </w:divBdr>
        </w:div>
        <w:div w:id="303780668">
          <w:marLeft w:val="480"/>
          <w:marRight w:val="0"/>
          <w:marTop w:val="0"/>
          <w:marBottom w:val="0"/>
          <w:divBdr>
            <w:top w:val="none" w:sz="0" w:space="0" w:color="auto"/>
            <w:left w:val="none" w:sz="0" w:space="0" w:color="auto"/>
            <w:bottom w:val="none" w:sz="0" w:space="0" w:color="auto"/>
            <w:right w:val="none" w:sz="0" w:space="0" w:color="auto"/>
          </w:divBdr>
        </w:div>
        <w:div w:id="335421056">
          <w:marLeft w:val="480"/>
          <w:marRight w:val="0"/>
          <w:marTop w:val="0"/>
          <w:marBottom w:val="0"/>
          <w:divBdr>
            <w:top w:val="none" w:sz="0" w:space="0" w:color="auto"/>
            <w:left w:val="none" w:sz="0" w:space="0" w:color="auto"/>
            <w:bottom w:val="none" w:sz="0" w:space="0" w:color="auto"/>
            <w:right w:val="none" w:sz="0" w:space="0" w:color="auto"/>
          </w:divBdr>
        </w:div>
        <w:div w:id="383330770">
          <w:marLeft w:val="480"/>
          <w:marRight w:val="0"/>
          <w:marTop w:val="0"/>
          <w:marBottom w:val="0"/>
          <w:divBdr>
            <w:top w:val="none" w:sz="0" w:space="0" w:color="auto"/>
            <w:left w:val="none" w:sz="0" w:space="0" w:color="auto"/>
            <w:bottom w:val="none" w:sz="0" w:space="0" w:color="auto"/>
            <w:right w:val="none" w:sz="0" w:space="0" w:color="auto"/>
          </w:divBdr>
        </w:div>
        <w:div w:id="407076491">
          <w:marLeft w:val="480"/>
          <w:marRight w:val="0"/>
          <w:marTop w:val="0"/>
          <w:marBottom w:val="0"/>
          <w:divBdr>
            <w:top w:val="none" w:sz="0" w:space="0" w:color="auto"/>
            <w:left w:val="none" w:sz="0" w:space="0" w:color="auto"/>
            <w:bottom w:val="none" w:sz="0" w:space="0" w:color="auto"/>
            <w:right w:val="none" w:sz="0" w:space="0" w:color="auto"/>
          </w:divBdr>
        </w:div>
        <w:div w:id="518547097">
          <w:marLeft w:val="480"/>
          <w:marRight w:val="0"/>
          <w:marTop w:val="0"/>
          <w:marBottom w:val="0"/>
          <w:divBdr>
            <w:top w:val="none" w:sz="0" w:space="0" w:color="auto"/>
            <w:left w:val="none" w:sz="0" w:space="0" w:color="auto"/>
            <w:bottom w:val="none" w:sz="0" w:space="0" w:color="auto"/>
            <w:right w:val="none" w:sz="0" w:space="0" w:color="auto"/>
          </w:divBdr>
        </w:div>
        <w:div w:id="608663868">
          <w:marLeft w:val="480"/>
          <w:marRight w:val="0"/>
          <w:marTop w:val="0"/>
          <w:marBottom w:val="0"/>
          <w:divBdr>
            <w:top w:val="none" w:sz="0" w:space="0" w:color="auto"/>
            <w:left w:val="none" w:sz="0" w:space="0" w:color="auto"/>
            <w:bottom w:val="none" w:sz="0" w:space="0" w:color="auto"/>
            <w:right w:val="none" w:sz="0" w:space="0" w:color="auto"/>
          </w:divBdr>
        </w:div>
        <w:div w:id="675229877">
          <w:marLeft w:val="480"/>
          <w:marRight w:val="0"/>
          <w:marTop w:val="0"/>
          <w:marBottom w:val="0"/>
          <w:divBdr>
            <w:top w:val="none" w:sz="0" w:space="0" w:color="auto"/>
            <w:left w:val="none" w:sz="0" w:space="0" w:color="auto"/>
            <w:bottom w:val="none" w:sz="0" w:space="0" w:color="auto"/>
            <w:right w:val="none" w:sz="0" w:space="0" w:color="auto"/>
          </w:divBdr>
        </w:div>
        <w:div w:id="702052578">
          <w:marLeft w:val="480"/>
          <w:marRight w:val="0"/>
          <w:marTop w:val="0"/>
          <w:marBottom w:val="0"/>
          <w:divBdr>
            <w:top w:val="none" w:sz="0" w:space="0" w:color="auto"/>
            <w:left w:val="none" w:sz="0" w:space="0" w:color="auto"/>
            <w:bottom w:val="none" w:sz="0" w:space="0" w:color="auto"/>
            <w:right w:val="none" w:sz="0" w:space="0" w:color="auto"/>
          </w:divBdr>
        </w:div>
        <w:div w:id="779108259">
          <w:marLeft w:val="480"/>
          <w:marRight w:val="0"/>
          <w:marTop w:val="0"/>
          <w:marBottom w:val="0"/>
          <w:divBdr>
            <w:top w:val="none" w:sz="0" w:space="0" w:color="auto"/>
            <w:left w:val="none" w:sz="0" w:space="0" w:color="auto"/>
            <w:bottom w:val="none" w:sz="0" w:space="0" w:color="auto"/>
            <w:right w:val="none" w:sz="0" w:space="0" w:color="auto"/>
          </w:divBdr>
        </w:div>
        <w:div w:id="864712142">
          <w:marLeft w:val="480"/>
          <w:marRight w:val="0"/>
          <w:marTop w:val="0"/>
          <w:marBottom w:val="0"/>
          <w:divBdr>
            <w:top w:val="none" w:sz="0" w:space="0" w:color="auto"/>
            <w:left w:val="none" w:sz="0" w:space="0" w:color="auto"/>
            <w:bottom w:val="none" w:sz="0" w:space="0" w:color="auto"/>
            <w:right w:val="none" w:sz="0" w:space="0" w:color="auto"/>
          </w:divBdr>
        </w:div>
        <w:div w:id="912549152">
          <w:marLeft w:val="480"/>
          <w:marRight w:val="0"/>
          <w:marTop w:val="0"/>
          <w:marBottom w:val="0"/>
          <w:divBdr>
            <w:top w:val="none" w:sz="0" w:space="0" w:color="auto"/>
            <w:left w:val="none" w:sz="0" w:space="0" w:color="auto"/>
            <w:bottom w:val="none" w:sz="0" w:space="0" w:color="auto"/>
            <w:right w:val="none" w:sz="0" w:space="0" w:color="auto"/>
          </w:divBdr>
        </w:div>
        <w:div w:id="922833082">
          <w:marLeft w:val="480"/>
          <w:marRight w:val="0"/>
          <w:marTop w:val="0"/>
          <w:marBottom w:val="0"/>
          <w:divBdr>
            <w:top w:val="none" w:sz="0" w:space="0" w:color="auto"/>
            <w:left w:val="none" w:sz="0" w:space="0" w:color="auto"/>
            <w:bottom w:val="none" w:sz="0" w:space="0" w:color="auto"/>
            <w:right w:val="none" w:sz="0" w:space="0" w:color="auto"/>
          </w:divBdr>
        </w:div>
        <w:div w:id="927427661">
          <w:marLeft w:val="480"/>
          <w:marRight w:val="0"/>
          <w:marTop w:val="0"/>
          <w:marBottom w:val="0"/>
          <w:divBdr>
            <w:top w:val="none" w:sz="0" w:space="0" w:color="auto"/>
            <w:left w:val="none" w:sz="0" w:space="0" w:color="auto"/>
            <w:bottom w:val="none" w:sz="0" w:space="0" w:color="auto"/>
            <w:right w:val="none" w:sz="0" w:space="0" w:color="auto"/>
          </w:divBdr>
        </w:div>
        <w:div w:id="937372329">
          <w:marLeft w:val="480"/>
          <w:marRight w:val="0"/>
          <w:marTop w:val="0"/>
          <w:marBottom w:val="0"/>
          <w:divBdr>
            <w:top w:val="none" w:sz="0" w:space="0" w:color="auto"/>
            <w:left w:val="none" w:sz="0" w:space="0" w:color="auto"/>
            <w:bottom w:val="none" w:sz="0" w:space="0" w:color="auto"/>
            <w:right w:val="none" w:sz="0" w:space="0" w:color="auto"/>
          </w:divBdr>
        </w:div>
        <w:div w:id="981808915">
          <w:marLeft w:val="480"/>
          <w:marRight w:val="0"/>
          <w:marTop w:val="0"/>
          <w:marBottom w:val="0"/>
          <w:divBdr>
            <w:top w:val="none" w:sz="0" w:space="0" w:color="auto"/>
            <w:left w:val="none" w:sz="0" w:space="0" w:color="auto"/>
            <w:bottom w:val="none" w:sz="0" w:space="0" w:color="auto"/>
            <w:right w:val="none" w:sz="0" w:space="0" w:color="auto"/>
          </w:divBdr>
        </w:div>
        <w:div w:id="983581764">
          <w:marLeft w:val="480"/>
          <w:marRight w:val="0"/>
          <w:marTop w:val="0"/>
          <w:marBottom w:val="0"/>
          <w:divBdr>
            <w:top w:val="none" w:sz="0" w:space="0" w:color="auto"/>
            <w:left w:val="none" w:sz="0" w:space="0" w:color="auto"/>
            <w:bottom w:val="none" w:sz="0" w:space="0" w:color="auto"/>
            <w:right w:val="none" w:sz="0" w:space="0" w:color="auto"/>
          </w:divBdr>
        </w:div>
        <w:div w:id="1013990692">
          <w:marLeft w:val="480"/>
          <w:marRight w:val="0"/>
          <w:marTop w:val="0"/>
          <w:marBottom w:val="0"/>
          <w:divBdr>
            <w:top w:val="none" w:sz="0" w:space="0" w:color="auto"/>
            <w:left w:val="none" w:sz="0" w:space="0" w:color="auto"/>
            <w:bottom w:val="none" w:sz="0" w:space="0" w:color="auto"/>
            <w:right w:val="none" w:sz="0" w:space="0" w:color="auto"/>
          </w:divBdr>
        </w:div>
      </w:divsChild>
    </w:div>
    <w:div w:id="902643980">
      <w:bodyDiv w:val="1"/>
      <w:marLeft w:val="0"/>
      <w:marRight w:val="0"/>
      <w:marTop w:val="0"/>
      <w:marBottom w:val="0"/>
      <w:divBdr>
        <w:top w:val="none" w:sz="0" w:space="0" w:color="auto"/>
        <w:left w:val="none" w:sz="0" w:space="0" w:color="auto"/>
        <w:bottom w:val="none" w:sz="0" w:space="0" w:color="auto"/>
        <w:right w:val="none" w:sz="0" w:space="0" w:color="auto"/>
      </w:divBdr>
    </w:div>
    <w:div w:id="902712404">
      <w:bodyDiv w:val="1"/>
      <w:marLeft w:val="0"/>
      <w:marRight w:val="0"/>
      <w:marTop w:val="0"/>
      <w:marBottom w:val="0"/>
      <w:divBdr>
        <w:top w:val="none" w:sz="0" w:space="0" w:color="auto"/>
        <w:left w:val="none" w:sz="0" w:space="0" w:color="auto"/>
        <w:bottom w:val="none" w:sz="0" w:space="0" w:color="auto"/>
        <w:right w:val="none" w:sz="0" w:space="0" w:color="auto"/>
      </w:divBdr>
    </w:div>
    <w:div w:id="902720562">
      <w:bodyDiv w:val="1"/>
      <w:marLeft w:val="0"/>
      <w:marRight w:val="0"/>
      <w:marTop w:val="0"/>
      <w:marBottom w:val="0"/>
      <w:divBdr>
        <w:top w:val="none" w:sz="0" w:space="0" w:color="auto"/>
        <w:left w:val="none" w:sz="0" w:space="0" w:color="auto"/>
        <w:bottom w:val="none" w:sz="0" w:space="0" w:color="auto"/>
        <w:right w:val="none" w:sz="0" w:space="0" w:color="auto"/>
      </w:divBdr>
      <w:divsChild>
        <w:div w:id="58092842">
          <w:marLeft w:val="480"/>
          <w:marRight w:val="0"/>
          <w:marTop w:val="0"/>
          <w:marBottom w:val="0"/>
          <w:divBdr>
            <w:top w:val="none" w:sz="0" w:space="0" w:color="auto"/>
            <w:left w:val="none" w:sz="0" w:space="0" w:color="auto"/>
            <w:bottom w:val="none" w:sz="0" w:space="0" w:color="auto"/>
            <w:right w:val="none" w:sz="0" w:space="0" w:color="auto"/>
          </w:divBdr>
        </w:div>
        <w:div w:id="75446585">
          <w:marLeft w:val="480"/>
          <w:marRight w:val="0"/>
          <w:marTop w:val="0"/>
          <w:marBottom w:val="0"/>
          <w:divBdr>
            <w:top w:val="none" w:sz="0" w:space="0" w:color="auto"/>
            <w:left w:val="none" w:sz="0" w:space="0" w:color="auto"/>
            <w:bottom w:val="none" w:sz="0" w:space="0" w:color="auto"/>
            <w:right w:val="none" w:sz="0" w:space="0" w:color="auto"/>
          </w:divBdr>
        </w:div>
        <w:div w:id="116069733">
          <w:marLeft w:val="480"/>
          <w:marRight w:val="0"/>
          <w:marTop w:val="0"/>
          <w:marBottom w:val="0"/>
          <w:divBdr>
            <w:top w:val="none" w:sz="0" w:space="0" w:color="auto"/>
            <w:left w:val="none" w:sz="0" w:space="0" w:color="auto"/>
            <w:bottom w:val="none" w:sz="0" w:space="0" w:color="auto"/>
            <w:right w:val="none" w:sz="0" w:space="0" w:color="auto"/>
          </w:divBdr>
        </w:div>
        <w:div w:id="131946477">
          <w:marLeft w:val="480"/>
          <w:marRight w:val="0"/>
          <w:marTop w:val="0"/>
          <w:marBottom w:val="0"/>
          <w:divBdr>
            <w:top w:val="none" w:sz="0" w:space="0" w:color="auto"/>
            <w:left w:val="none" w:sz="0" w:space="0" w:color="auto"/>
            <w:bottom w:val="none" w:sz="0" w:space="0" w:color="auto"/>
            <w:right w:val="none" w:sz="0" w:space="0" w:color="auto"/>
          </w:divBdr>
        </w:div>
        <w:div w:id="163863133">
          <w:marLeft w:val="480"/>
          <w:marRight w:val="0"/>
          <w:marTop w:val="0"/>
          <w:marBottom w:val="0"/>
          <w:divBdr>
            <w:top w:val="none" w:sz="0" w:space="0" w:color="auto"/>
            <w:left w:val="none" w:sz="0" w:space="0" w:color="auto"/>
            <w:bottom w:val="none" w:sz="0" w:space="0" w:color="auto"/>
            <w:right w:val="none" w:sz="0" w:space="0" w:color="auto"/>
          </w:divBdr>
        </w:div>
        <w:div w:id="164175863">
          <w:marLeft w:val="480"/>
          <w:marRight w:val="0"/>
          <w:marTop w:val="0"/>
          <w:marBottom w:val="0"/>
          <w:divBdr>
            <w:top w:val="none" w:sz="0" w:space="0" w:color="auto"/>
            <w:left w:val="none" w:sz="0" w:space="0" w:color="auto"/>
            <w:bottom w:val="none" w:sz="0" w:space="0" w:color="auto"/>
            <w:right w:val="none" w:sz="0" w:space="0" w:color="auto"/>
          </w:divBdr>
        </w:div>
        <w:div w:id="169806072">
          <w:marLeft w:val="480"/>
          <w:marRight w:val="0"/>
          <w:marTop w:val="0"/>
          <w:marBottom w:val="0"/>
          <w:divBdr>
            <w:top w:val="none" w:sz="0" w:space="0" w:color="auto"/>
            <w:left w:val="none" w:sz="0" w:space="0" w:color="auto"/>
            <w:bottom w:val="none" w:sz="0" w:space="0" w:color="auto"/>
            <w:right w:val="none" w:sz="0" w:space="0" w:color="auto"/>
          </w:divBdr>
        </w:div>
        <w:div w:id="240793456">
          <w:marLeft w:val="480"/>
          <w:marRight w:val="0"/>
          <w:marTop w:val="0"/>
          <w:marBottom w:val="0"/>
          <w:divBdr>
            <w:top w:val="none" w:sz="0" w:space="0" w:color="auto"/>
            <w:left w:val="none" w:sz="0" w:space="0" w:color="auto"/>
            <w:bottom w:val="none" w:sz="0" w:space="0" w:color="auto"/>
            <w:right w:val="none" w:sz="0" w:space="0" w:color="auto"/>
          </w:divBdr>
        </w:div>
        <w:div w:id="279533722">
          <w:marLeft w:val="480"/>
          <w:marRight w:val="0"/>
          <w:marTop w:val="0"/>
          <w:marBottom w:val="0"/>
          <w:divBdr>
            <w:top w:val="none" w:sz="0" w:space="0" w:color="auto"/>
            <w:left w:val="none" w:sz="0" w:space="0" w:color="auto"/>
            <w:bottom w:val="none" w:sz="0" w:space="0" w:color="auto"/>
            <w:right w:val="none" w:sz="0" w:space="0" w:color="auto"/>
          </w:divBdr>
        </w:div>
        <w:div w:id="284434887">
          <w:marLeft w:val="480"/>
          <w:marRight w:val="0"/>
          <w:marTop w:val="0"/>
          <w:marBottom w:val="0"/>
          <w:divBdr>
            <w:top w:val="none" w:sz="0" w:space="0" w:color="auto"/>
            <w:left w:val="none" w:sz="0" w:space="0" w:color="auto"/>
            <w:bottom w:val="none" w:sz="0" w:space="0" w:color="auto"/>
            <w:right w:val="none" w:sz="0" w:space="0" w:color="auto"/>
          </w:divBdr>
        </w:div>
        <w:div w:id="370961419">
          <w:marLeft w:val="480"/>
          <w:marRight w:val="0"/>
          <w:marTop w:val="0"/>
          <w:marBottom w:val="0"/>
          <w:divBdr>
            <w:top w:val="none" w:sz="0" w:space="0" w:color="auto"/>
            <w:left w:val="none" w:sz="0" w:space="0" w:color="auto"/>
            <w:bottom w:val="none" w:sz="0" w:space="0" w:color="auto"/>
            <w:right w:val="none" w:sz="0" w:space="0" w:color="auto"/>
          </w:divBdr>
        </w:div>
        <w:div w:id="378483522">
          <w:marLeft w:val="480"/>
          <w:marRight w:val="0"/>
          <w:marTop w:val="0"/>
          <w:marBottom w:val="0"/>
          <w:divBdr>
            <w:top w:val="none" w:sz="0" w:space="0" w:color="auto"/>
            <w:left w:val="none" w:sz="0" w:space="0" w:color="auto"/>
            <w:bottom w:val="none" w:sz="0" w:space="0" w:color="auto"/>
            <w:right w:val="none" w:sz="0" w:space="0" w:color="auto"/>
          </w:divBdr>
        </w:div>
        <w:div w:id="406222220">
          <w:marLeft w:val="480"/>
          <w:marRight w:val="0"/>
          <w:marTop w:val="0"/>
          <w:marBottom w:val="0"/>
          <w:divBdr>
            <w:top w:val="none" w:sz="0" w:space="0" w:color="auto"/>
            <w:left w:val="none" w:sz="0" w:space="0" w:color="auto"/>
            <w:bottom w:val="none" w:sz="0" w:space="0" w:color="auto"/>
            <w:right w:val="none" w:sz="0" w:space="0" w:color="auto"/>
          </w:divBdr>
        </w:div>
        <w:div w:id="409742683">
          <w:marLeft w:val="480"/>
          <w:marRight w:val="0"/>
          <w:marTop w:val="0"/>
          <w:marBottom w:val="0"/>
          <w:divBdr>
            <w:top w:val="none" w:sz="0" w:space="0" w:color="auto"/>
            <w:left w:val="none" w:sz="0" w:space="0" w:color="auto"/>
            <w:bottom w:val="none" w:sz="0" w:space="0" w:color="auto"/>
            <w:right w:val="none" w:sz="0" w:space="0" w:color="auto"/>
          </w:divBdr>
        </w:div>
        <w:div w:id="440607025">
          <w:marLeft w:val="480"/>
          <w:marRight w:val="0"/>
          <w:marTop w:val="0"/>
          <w:marBottom w:val="0"/>
          <w:divBdr>
            <w:top w:val="none" w:sz="0" w:space="0" w:color="auto"/>
            <w:left w:val="none" w:sz="0" w:space="0" w:color="auto"/>
            <w:bottom w:val="none" w:sz="0" w:space="0" w:color="auto"/>
            <w:right w:val="none" w:sz="0" w:space="0" w:color="auto"/>
          </w:divBdr>
        </w:div>
        <w:div w:id="460340908">
          <w:marLeft w:val="480"/>
          <w:marRight w:val="0"/>
          <w:marTop w:val="0"/>
          <w:marBottom w:val="0"/>
          <w:divBdr>
            <w:top w:val="none" w:sz="0" w:space="0" w:color="auto"/>
            <w:left w:val="none" w:sz="0" w:space="0" w:color="auto"/>
            <w:bottom w:val="none" w:sz="0" w:space="0" w:color="auto"/>
            <w:right w:val="none" w:sz="0" w:space="0" w:color="auto"/>
          </w:divBdr>
        </w:div>
        <w:div w:id="486746558">
          <w:marLeft w:val="480"/>
          <w:marRight w:val="0"/>
          <w:marTop w:val="0"/>
          <w:marBottom w:val="0"/>
          <w:divBdr>
            <w:top w:val="none" w:sz="0" w:space="0" w:color="auto"/>
            <w:left w:val="none" w:sz="0" w:space="0" w:color="auto"/>
            <w:bottom w:val="none" w:sz="0" w:space="0" w:color="auto"/>
            <w:right w:val="none" w:sz="0" w:space="0" w:color="auto"/>
          </w:divBdr>
        </w:div>
        <w:div w:id="503202704">
          <w:marLeft w:val="480"/>
          <w:marRight w:val="0"/>
          <w:marTop w:val="0"/>
          <w:marBottom w:val="0"/>
          <w:divBdr>
            <w:top w:val="none" w:sz="0" w:space="0" w:color="auto"/>
            <w:left w:val="none" w:sz="0" w:space="0" w:color="auto"/>
            <w:bottom w:val="none" w:sz="0" w:space="0" w:color="auto"/>
            <w:right w:val="none" w:sz="0" w:space="0" w:color="auto"/>
          </w:divBdr>
        </w:div>
        <w:div w:id="508446818">
          <w:marLeft w:val="480"/>
          <w:marRight w:val="0"/>
          <w:marTop w:val="0"/>
          <w:marBottom w:val="0"/>
          <w:divBdr>
            <w:top w:val="none" w:sz="0" w:space="0" w:color="auto"/>
            <w:left w:val="none" w:sz="0" w:space="0" w:color="auto"/>
            <w:bottom w:val="none" w:sz="0" w:space="0" w:color="auto"/>
            <w:right w:val="none" w:sz="0" w:space="0" w:color="auto"/>
          </w:divBdr>
        </w:div>
        <w:div w:id="533008679">
          <w:marLeft w:val="480"/>
          <w:marRight w:val="0"/>
          <w:marTop w:val="0"/>
          <w:marBottom w:val="0"/>
          <w:divBdr>
            <w:top w:val="none" w:sz="0" w:space="0" w:color="auto"/>
            <w:left w:val="none" w:sz="0" w:space="0" w:color="auto"/>
            <w:bottom w:val="none" w:sz="0" w:space="0" w:color="auto"/>
            <w:right w:val="none" w:sz="0" w:space="0" w:color="auto"/>
          </w:divBdr>
        </w:div>
        <w:div w:id="544342081">
          <w:marLeft w:val="480"/>
          <w:marRight w:val="0"/>
          <w:marTop w:val="0"/>
          <w:marBottom w:val="0"/>
          <w:divBdr>
            <w:top w:val="none" w:sz="0" w:space="0" w:color="auto"/>
            <w:left w:val="none" w:sz="0" w:space="0" w:color="auto"/>
            <w:bottom w:val="none" w:sz="0" w:space="0" w:color="auto"/>
            <w:right w:val="none" w:sz="0" w:space="0" w:color="auto"/>
          </w:divBdr>
        </w:div>
        <w:div w:id="579674927">
          <w:marLeft w:val="480"/>
          <w:marRight w:val="0"/>
          <w:marTop w:val="0"/>
          <w:marBottom w:val="0"/>
          <w:divBdr>
            <w:top w:val="none" w:sz="0" w:space="0" w:color="auto"/>
            <w:left w:val="none" w:sz="0" w:space="0" w:color="auto"/>
            <w:bottom w:val="none" w:sz="0" w:space="0" w:color="auto"/>
            <w:right w:val="none" w:sz="0" w:space="0" w:color="auto"/>
          </w:divBdr>
        </w:div>
        <w:div w:id="581723487">
          <w:marLeft w:val="480"/>
          <w:marRight w:val="0"/>
          <w:marTop w:val="0"/>
          <w:marBottom w:val="0"/>
          <w:divBdr>
            <w:top w:val="none" w:sz="0" w:space="0" w:color="auto"/>
            <w:left w:val="none" w:sz="0" w:space="0" w:color="auto"/>
            <w:bottom w:val="none" w:sz="0" w:space="0" w:color="auto"/>
            <w:right w:val="none" w:sz="0" w:space="0" w:color="auto"/>
          </w:divBdr>
        </w:div>
        <w:div w:id="598755059">
          <w:marLeft w:val="480"/>
          <w:marRight w:val="0"/>
          <w:marTop w:val="0"/>
          <w:marBottom w:val="0"/>
          <w:divBdr>
            <w:top w:val="none" w:sz="0" w:space="0" w:color="auto"/>
            <w:left w:val="none" w:sz="0" w:space="0" w:color="auto"/>
            <w:bottom w:val="none" w:sz="0" w:space="0" w:color="auto"/>
            <w:right w:val="none" w:sz="0" w:space="0" w:color="auto"/>
          </w:divBdr>
        </w:div>
        <w:div w:id="643386732">
          <w:marLeft w:val="480"/>
          <w:marRight w:val="0"/>
          <w:marTop w:val="0"/>
          <w:marBottom w:val="0"/>
          <w:divBdr>
            <w:top w:val="none" w:sz="0" w:space="0" w:color="auto"/>
            <w:left w:val="none" w:sz="0" w:space="0" w:color="auto"/>
            <w:bottom w:val="none" w:sz="0" w:space="0" w:color="auto"/>
            <w:right w:val="none" w:sz="0" w:space="0" w:color="auto"/>
          </w:divBdr>
        </w:div>
        <w:div w:id="655383181">
          <w:marLeft w:val="480"/>
          <w:marRight w:val="0"/>
          <w:marTop w:val="0"/>
          <w:marBottom w:val="0"/>
          <w:divBdr>
            <w:top w:val="none" w:sz="0" w:space="0" w:color="auto"/>
            <w:left w:val="none" w:sz="0" w:space="0" w:color="auto"/>
            <w:bottom w:val="none" w:sz="0" w:space="0" w:color="auto"/>
            <w:right w:val="none" w:sz="0" w:space="0" w:color="auto"/>
          </w:divBdr>
        </w:div>
        <w:div w:id="698433305">
          <w:marLeft w:val="480"/>
          <w:marRight w:val="0"/>
          <w:marTop w:val="0"/>
          <w:marBottom w:val="0"/>
          <w:divBdr>
            <w:top w:val="none" w:sz="0" w:space="0" w:color="auto"/>
            <w:left w:val="none" w:sz="0" w:space="0" w:color="auto"/>
            <w:bottom w:val="none" w:sz="0" w:space="0" w:color="auto"/>
            <w:right w:val="none" w:sz="0" w:space="0" w:color="auto"/>
          </w:divBdr>
        </w:div>
        <w:div w:id="758983976">
          <w:marLeft w:val="480"/>
          <w:marRight w:val="0"/>
          <w:marTop w:val="0"/>
          <w:marBottom w:val="0"/>
          <w:divBdr>
            <w:top w:val="none" w:sz="0" w:space="0" w:color="auto"/>
            <w:left w:val="none" w:sz="0" w:space="0" w:color="auto"/>
            <w:bottom w:val="none" w:sz="0" w:space="0" w:color="auto"/>
            <w:right w:val="none" w:sz="0" w:space="0" w:color="auto"/>
          </w:divBdr>
        </w:div>
        <w:div w:id="789666447">
          <w:marLeft w:val="480"/>
          <w:marRight w:val="0"/>
          <w:marTop w:val="0"/>
          <w:marBottom w:val="0"/>
          <w:divBdr>
            <w:top w:val="none" w:sz="0" w:space="0" w:color="auto"/>
            <w:left w:val="none" w:sz="0" w:space="0" w:color="auto"/>
            <w:bottom w:val="none" w:sz="0" w:space="0" w:color="auto"/>
            <w:right w:val="none" w:sz="0" w:space="0" w:color="auto"/>
          </w:divBdr>
        </w:div>
        <w:div w:id="796066489">
          <w:marLeft w:val="480"/>
          <w:marRight w:val="0"/>
          <w:marTop w:val="0"/>
          <w:marBottom w:val="0"/>
          <w:divBdr>
            <w:top w:val="none" w:sz="0" w:space="0" w:color="auto"/>
            <w:left w:val="none" w:sz="0" w:space="0" w:color="auto"/>
            <w:bottom w:val="none" w:sz="0" w:space="0" w:color="auto"/>
            <w:right w:val="none" w:sz="0" w:space="0" w:color="auto"/>
          </w:divBdr>
        </w:div>
        <w:div w:id="804008161">
          <w:marLeft w:val="480"/>
          <w:marRight w:val="0"/>
          <w:marTop w:val="0"/>
          <w:marBottom w:val="0"/>
          <w:divBdr>
            <w:top w:val="none" w:sz="0" w:space="0" w:color="auto"/>
            <w:left w:val="none" w:sz="0" w:space="0" w:color="auto"/>
            <w:bottom w:val="none" w:sz="0" w:space="0" w:color="auto"/>
            <w:right w:val="none" w:sz="0" w:space="0" w:color="auto"/>
          </w:divBdr>
        </w:div>
        <w:div w:id="838159853">
          <w:marLeft w:val="480"/>
          <w:marRight w:val="0"/>
          <w:marTop w:val="0"/>
          <w:marBottom w:val="0"/>
          <w:divBdr>
            <w:top w:val="none" w:sz="0" w:space="0" w:color="auto"/>
            <w:left w:val="none" w:sz="0" w:space="0" w:color="auto"/>
            <w:bottom w:val="none" w:sz="0" w:space="0" w:color="auto"/>
            <w:right w:val="none" w:sz="0" w:space="0" w:color="auto"/>
          </w:divBdr>
        </w:div>
        <w:div w:id="859008251">
          <w:marLeft w:val="480"/>
          <w:marRight w:val="0"/>
          <w:marTop w:val="0"/>
          <w:marBottom w:val="0"/>
          <w:divBdr>
            <w:top w:val="none" w:sz="0" w:space="0" w:color="auto"/>
            <w:left w:val="none" w:sz="0" w:space="0" w:color="auto"/>
            <w:bottom w:val="none" w:sz="0" w:space="0" w:color="auto"/>
            <w:right w:val="none" w:sz="0" w:space="0" w:color="auto"/>
          </w:divBdr>
        </w:div>
        <w:div w:id="863907794">
          <w:marLeft w:val="480"/>
          <w:marRight w:val="0"/>
          <w:marTop w:val="0"/>
          <w:marBottom w:val="0"/>
          <w:divBdr>
            <w:top w:val="none" w:sz="0" w:space="0" w:color="auto"/>
            <w:left w:val="none" w:sz="0" w:space="0" w:color="auto"/>
            <w:bottom w:val="none" w:sz="0" w:space="0" w:color="auto"/>
            <w:right w:val="none" w:sz="0" w:space="0" w:color="auto"/>
          </w:divBdr>
        </w:div>
        <w:div w:id="915090554">
          <w:marLeft w:val="480"/>
          <w:marRight w:val="0"/>
          <w:marTop w:val="0"/>
          <w:marBottom w:val="0"/>
          <w:divBdr>
            <w:top w:val="none" w:sz="0" w:space="0" w:color="auto"/>
            <w:left w:val="none" w:sz="0" w:space="0" w:color="auto"/>
            <w:bottom w:val="none" w:sz="0" w:space="0" w:color="auto"/>
            <w:right w:val="none" w:sz="0" w:space="0" w:color="auto"/>
          </w:divBdr>
        </w:div>
        <w:div w:id="965426825">
          <w:marLeft w:val="480"/>
          <w:marRight w:val="0"/>
          <w:marTop w:val="0"/>
          <w:marBottom w:val="0"/>
          <w:divBdr>
            <w:top w:val="none" w:sz="0" w:space="0" w:color="auto"/>
            <w:left w:val="none" w:sz="0" w:space="0" w:color="auto"/>
            <w:bottom w:val="none" w:sz="0" w:space="0" w:color="auto"/>
            <w:right w:val="none" w:sz="0" w:space="0" w:color="auto"/>
          </w:divBdr>
        </w:div>
      </w:divsChild>
    </w:div>
    <w:div w:id="903103802">
      <w:bodyDiv w:val="1"/>
      <w:marLeft w:val="0"/>
      <w:marRight w:val="0"/>
      <w:marTop w:val="0"/>
      <w:marBottom w:val="0"/>
      <w:divBdr>
        <w:top w:val="none" w:sz="0" w:space="0" w:color="auto"/>
        <w:left w:val="none" w:sz="0" w:space="0" w:color="auto"/>
        <w:bottom w:val="none" w:sz="0" w:space="0" w:color="auto"/>
        <w:right w:val="none" w:sz="0" w:space="0" w:color="auto"/>
      </w:divBdr>
    </w:div>
    <w:div w:id="903107717">
      <w:bodyDiv w:val="1"/>
      <w:marLeft w:val="0"/>
      <w:marRight w:val="0"/>
      <w:marTop w:val="0"/>
      <w:marBottom w:val="0"/>
      <w:divBdr>
        <w:top w:val="none" w:sz="0" w:space="0" w:color="auto"/>
        <w:left w:val="none" w:sz="0" w:space="0" w:color="auto"/>
        <w:bottom w:val="none" w:sz="0" w:space="0" w:color="auto"/>
        <w:right w:val="none" w:sz="0" w:space="0" w:color="auto"/>
      </w:divBdr>
    </w:div>
    <w:div w:id="903375795">
      <w:bodyDiv w:val="1"/>
      <w:marLeft w:val="0"/>
      <w:marRight w:val="0"/>
      <w:marTop w:val="0"/>
      <w:marBottom w:val="0"/>
      <w:divBdr>
        <w:top w:val="none" w:sz="0" w:space="0" w:color="auto"/>
        <w:left w:val="none" w:sz="0" w:space="0" w:color="auto"/>
        <w:bottom w:val="none" w:sz="0" w:space="0" w:color="auto"/>
        <w:right w:val="none" w:sz="0" w:space="0" w:color="auto"/>
      </w:divBdr>
    </w:div>
    <w:div w:id="904528149">
      <w:bodyDiv w:val="1"/>
      <w:marLeft w:val="0"/>
      <w:marRight w:val="0"/>
      <w:marTop w:val="0"/>
      <w:marBottom w:val="0"/>
      <w:divBdr>
        <w:top w:val="none" w:sz="0" w:space="0" w:color="auto"/>
        <w:left w:val="none" w:sz="0" w:space="0" w:color="auto"/>
        <w:bottom w:val="none" w:sz="0" w:space="0" w:color="auto"/>
        <w:right w:val="none" w:sz="0" w:space="0" w:color="auto"/>
      </w:divBdr>
    </w:div>
    <w:div w:id="904609998">
      <w:bodyDiv w:val="1"/>
      <w:marLeft w:val="0"/>
      <w:marRight w:val="0"/>
      <w:marTop w:val="0"/>
      <w:marBottom w:val="0"/>
      <w:divBdr>
        <w:top w:val="none" w:sz="0" w:space="0" w:color="auto"/>
        <w:left w:val="none" w:sz="0" w:space="0" w:color="auto"/>
        <w:bottom w:val="none" w:sz="0" w:space="0" w:color="auto"/>
        <w:right w:val="none" w:sz="0" w:space="0" w:color="auto"/>
      </w:divBdr>
    </w:div>
    <w:div w:id="905183817">
      <w:bodyDiv w:val="1"/>
      <w:marLeft w:val="0"/>
      <w:marRight w:val="0"/>
      <w:marTop w:val="0"/>
      <w:marBottom w:val="0"/>
      <w:divBdr>
        <w:top w:val="none" w:sz="0" w:space="0" w:color="auto"/>
        <w:left w:val="none" w:sz="0" w:space="0" w:color="auto"/>
        <w:bottom w:val="none" w:sz="0" w:space="0" w:color="auto"/>
        <w:right w:val="none" w:sz="0" w:space="0" w:color="auto"/>
      </w:divBdr>
      <w:divsChild>
        <w:div w:id="5719950">
          <w:marLeft w:val="480"/>
          <w:marRight w:val="0"/>
          <w:marTop w:val="0"/>
          <w:marBottom w:val="0"/>
          <w:divBdr>
            <w:top w:val="none" w:sz="0" w:space="0" w:color="auto"/>
            <w:left w:val="none" w:sz="0" w:space="0" w:color="auto"/>
            <w:bottom w:val="none" w:sz="0" w:space="0" w:color="auto"/>
            <w:right w:val="none" w:sz="0" w:space="0" w:color="auto"/>
          </w:divBdr>
        </w:div>
        <w:div w:id="14121395">
          <w:marLeft w:val="480"/>
          <w:marRight w:val="0"/>
          <w:marTop w:val="0"/>
          <w:marBottom w:val="0"/>
          <w:divBdr>
            <w:top w:val="none" w:sz="0" w:space="0" w:color="auto"/>
            <w:left w:val="none" w:sz="0" w:space="0" w:color="auto"/>
            <w:bottom w:val="none" w:sz="0" w:space="0" w:color="auto"/>
            <w:right w:val="none" w:sz="0" w:space="0" w:color="auto"/>
          </w:divBdr>
        </w:div>
        <w:div w:id="19401307">
          <w:marLeft w:val="480"/>
          <w:marRight w:val="0"/>
          <w:marTop w:val="0"/>
          <w:marBottom w:val="0"/>
          <w:divBdr>
            <w:top w:val="none" w:sz="0" w:space="0" w:color="auto"/>
            <w:left w:val="none" w:sz="0" w:space="0" w:color="auto"/>
            <w:bottom w:val="none" w:sz="0" w:space="0" w:color="auto"/>
            <w:right w:val="none" w:sz="0" w:space="0" w:color="auto"/>
          </w:divBdr>
        </w:div>
        <w:div w:id="52312541">
          <w:marLeft w:val="480"/>
          <w:marRight w:val="0"/>
          <w:marTop w:val="0"/>
          <w:marBottom w:val="0"/>
          <w:divBdr>
            <w:top w:val="none" w:sz="0" w:space="0" w:color="auto"/>
            <w:left w:val="none" w:sz="0" w:space="0" w:color="auto"/>
            <w:bottom w:val="none" w:sz="0" w:space="0" w:color="auto"/>
            <w:right w:val="none" w:sz="0" w:space="0" w:color="auto"/>
          </w:divBdr>
        </w:div>
        <w:div w:id="54281213">
          <w:marLeft w:val="480"/>
          <w:marRight w:val="0"/>
          <w:marTop w:val="0"/>
          <w:marBottom w:val="0"/>
          <w:divBdr>
            <w:top w:val="none" w:sz="0" w:space="0" w:color="auto"/>
            <w:left w:val="none" w:sz="0" w:space="0" w:color="auto"/>
            <w:bottom w:val="none" w:sz="0" w:space="0" w:color="auto"/>
            <w:right w:val="none" w:sz="0" w:space="0" w:color="auto"/>
          </w:divBdr>
        </w:div>
        <w:div w:id="67771864">
          <w:marLeft w:val="480"/>
          <w:marRight w:val="0"/>
          <w:marTop w:val="0"/>
          <w:marBottom w:val="0"/>
          <w:divBdr>
            <w:top w:val="none" w:sz="0" w:space="0" w:color="auto"/>
            <w:left w:val="none" w:sz="0" w:space="0" w:color="auto"/>
            <w:bottom w:val="none" w:sz="0" w:space="0" w:color="auto"/>
            <w:right w:val="none" w:sz="0" w:space="0" w:color="auto"/>
          </w:divBdr>
        </w:div>
        <w:div w:id="76173261">
          <w:marLeft w:val="480"/>
          <w:marRight w:val="0"/>
          <w:marTop w:val="0"/>
          <w:marBottom w:val="0"/>
          <w:divBdr>
            <w:top w:val="none" w:sz="0" w:space="0" w:color="auto"/>
            <w:left w:val="none" w:sz="0" w:space="0" w:color="auto"/>
            <w:bottom w:val="none" w:sz="0" w:space="0" w:color="auto"/>
            <w:right w:val="none" w:sz="0" w:space="0" w:color="auto"/>
          </w:divBdr>
        </w:div>
        <w:div w:id="85660266">
          <w:marLeft w:val="480"/>
          <w:marRight w:val="0"/>
          <w:marTop w:val="0"/>
          <w:marBottom w:val="0"/>
          <w:divBdr>
            <w:top w:val="none" w:sz="0" w:space="0" w:color="auto"/>
            <w:left w:val="none" w:sz="0" w:space="0" w:color="auto"/>
            <w:bottom w:val="none" w:sz="0" w:space="0" w:color="auto"/>
            <w:right w:val="none" w:sz="0" w:space="0" w:color="auto"/>
          </w:divBdr>
        </w:div>
        <w:div w:id="106312796">
          <w:marLeft w:val="480"/>
          <w:marRight w:val="0"/>
          <w:marTop w:val="0"/>
          <w:marBottom w:val="0"/>
          <w:divBdr>
            <w:top w:val="none" w:sz="0" w:space="0" w:color="auto"/>
            <w:left w:val="none" w:sz="0" w:space="0" w:color="auto"/>
            <w:bottom w:val="none" w:sz="0" w:space="0" w:color="auto"/>
            <w:right w:val="none" w:sz="0" w:space="0" w:color="auto"/>
          </w:divBdr>
        </w:div>
        <w:div w:id="123274879">
          <w:marLeft w:val="480"/>
          <w:marRight w:val="0"/>
          <w:marTop w:val="0"/>
          <w:marBottom w:val="0"/>
          <w:divBdr>
            <w:top w:val="none" w:sz="0" w:space="0" w:color="auto"/>
            <w:left w:val="none" w:sz="0" w:space="0" w:color="auto"/>
            <w:bottom w:val="none" w:sz="0" w:space="0" w:color="auto"/>
            <w:right w:val="none" w:sz="0" w:space="0" w:color="auto"/>
          </w:divBdr>
        </w:div>
        <w:div w:id="187909689">
          <w:marLeft w:val="480"/>
          <w:marRight w:val="0"/>
          <w:marTop w:val="0"/>
          <w:marBottom w:val="0"/>
          <w:divBdr>
            <w:top w:val="none" w:sz="0" w:space="0" w:color="auto"/>
            <w:left w:val="none" w:sz="0" w:space="0" w:color="auto"/>
            <w:bottom w:val="none" w:sz="0" w:space="0" w:color="auto"/>
            <w:right w:val="none" w:sz="0" w:space="0" w:color="auto"/>
          </w:divBdr>
        </w:div>
        <w:div w:id="218707646">
          <w:marLeft w:val="480"/>
          <w:marRight w:val="0"/>
          <w:marTop w:val="0"/>
          <w:marBottom w:val="0"/>
          <w:divBdr>
            <w:top w:val="none" w:sz="0" w:space="0" w:color="auto"/>
            <w:left w:val="none" w:sz="0" w:space="0" w:color="auto"/>
            <w:bottom w:val="none" w:sz="0" w:space="0" w:color="auto"/>
            <w:right w:val="none" w:sz="0" w:space="0" w:color="auto"/>
          </w:divBdr>
        </w:div>
        <w:div w:id="236520309">
          <w:marLeft w:val="480"/>
          <w:marRight w:val="0"/>
          <w:marTop w:val="0"/>
          <w:marBottom w:val="0"/>
          <w:divBdr>
            <w:top w:val="none" w:sz="0" w:space="0" w:color="auto"/>
            <w:left w:val="none" w:sz="0" w:space="0" w:color="auto"/>
            <w:bottom w:val="none" w:sz="0" w:space="0" w:color="auto"/>
            <w:right w:val="none" w:sz="0" w:space="0" w:color="auto"/>
          </w:divBdr>
        </w:div>
        <w:div w:id="269970432">
          <w:marLeft w:val="480"/>
          <w:marRight w:val="0"/>
          <w:marTop w:val="0"/>
          <w:marBottom w:val="0"/>
          <w:divBdr>
            <w:top w:val="none" w:sz="0" w:space="0" w:color="auto"/>
            <w:left w:val="none" w:sz="0" w:space="0" w:color="auto"/>
            <w:bottom w:val="none" w:sz="0" w:space="0" w:color="auto"/>
            <w:right w:val="none" w:sz="0" w:space="0" w:color="auto"/>
          </w:divBdr>
        </w:div>
        <w:div w:id="286278821">
          <w:marLeft w:val="480"/>
          <w:marRight w:val="0"/>
          <w:marTop w:val="0"/>
          <w:marBottom w:val="0"/>
          <w:divBdr>
            <w:top w:val="none" w:sz="0" w:space="0" w:color="auto"/>
            <w:left w:val="none" w:sz="0" w:space="0" w:color="auto"/>
            <w:bottom w:val="none" w:sz="0" w:space="0" w:color="auto"/>
            <w:right w:val="none" w:sz="0" w:space="0" w:color="auto"/>
          </w:divBdr>
        </w:div>
        <w:div w:id="288126483">
          <w:marLeft w:val="480"/>
          <w:marRight w:val="0"/>
          <w:marTop w:val="0"/>
          <w:marBottom w:val="0"/>
          <w:divBdr>
            <w:top w:val="none" w:sz="0" w:space="0" w:color="auto"/>
            <w:left w:val="none" w:sz="0" w:space="0" w:color="auto"/>
            <w:bottom w:val="none" w:sz="0" w:space="0" w:color="auto"/>
            <w:right w:val="none" w:sz="0" w:space="0" w:color="auto"/>
          </w:divBdr>
        </w:div>
        <w:div w:id="290477459">
          <w:marLeft w:val="480"/>
          <w:marRight w:val="0"/>
          <w:marTop w:val="0"/>
          <w:marBottom w:val="0"/>
          <w:divBdr>
            <w:top w:val="none" w:sz="0" w:space="0" w:color="auto"/>
            <w:left w:val="none" w:sz="0" w:space="0" w:color="auto"/>
            <w:bottom w:val="none" w:sz="0" w:space="0" w:color="auto"/>
            <w:right w:val="none" w:sz="0" w:space="0" w:color="auto"/>
          </w:divBdr>
        </w:div>
        <w:div w:id="295990252">
          <w:marLeft w:val="480"/>
          <w:marRight w:val="0"/>
          <w:marTop w:val="0"/>
          <w:marBottom w:val="0"/>
          <w:divBdr>
            <w:top w:val="none" w:sz="0" w:space="0" w:color="auto"/>
            <w:left w:val="none" w:sz="0" w:space="0" w:color="auto"/>
            <w:bottom w:val="none" w:sz="0" w:space="0" w:color="auto"/>
            <w:right w:val="none" w:sz="0" w:space="0" w:color="auto"/>
          </w:divBdr>
        </w:div>
        <w:div w:id="344525499">
          <w:marLeft w:val="480"/>
          <w:marRight w:val="0"/>
          <w:marTop w:val="0"/>
          <w:marBottom w:val="0"/>
          <w:divBdr>
            <w:top w:val="none" w:sz="0" w:space="0" w:color="auto"/>
            <w:left w:val="none" w:sz="0" w:space="0" w:color="auto"/>
            <w:bottom w:val="none" w:sz="0" w:space="0" w:color="auto"/>
            <w:right w:val="none" w:sz="0" w:space="0" w:color="auto"/>
          </w:divBdr>
        </w:div>
        <w:div w:id="358897986">
          <w:marLeft w:val="480"/>
          <w:marRight w:val="0"/>
          <w:marTop w:val="0"/>
          <w:marBottom w:val="0"/>
          <w:divBdr>
            <w:top w:val="none" w:sz="0" w:space="0" w:color="auto"/>
            <w:left w:val="none" w:sz="0" w:space="0" w:color="auto"/>
            <w:bottom w:val="none" w:sz="0" w:space="0" w:color="auto"/>
            <w:right w:val="none" w:sz="0" w:space="0" w:color="auto"/>
          </w:divBdr>
        </w:div>
        <w:div w:id="434011791">
          <w:marLeft w:val="480"/>
          <w:marRight w:val="0"/>
          <w:marTop w:val="0"/>
          <w:marBottom w:val="0"/>
          <w:divBdr>
            <w:top w:val="none" w:sz="0" w:space="0" w:color="auto"/>
            <w:left w:val="none" w:sz="0" w:space="0" w:color="auto"/>
            <w:bottom w:val="none" w:sz="0" w:space="0" w:color="auto"/>
            <w:right w:val="none" w:sz="0" w:space="0" w:color="auto"/>
          </w:divBdr>
        </w:div>
        <w:div w:id="446392283">
          <w:marLeft w:val="480"/>
          <w:marRight w:val="0"/>
          <w:marTop w:val="0"/>
          <w:marBottom w:val="0"/>
          <w:divBdr>
            <w:top w:val="none" w:sz="0" w:space="0" w:color="auto"/>
            <w:left w:val="none" w:sz="0" w:space="0" w:color="auto"/>
            <w:bottom w:val="none" w:sz="0" w:space="0" w:color="auto"/>
            <w:right w:val="none" w:sz="0" w:space="0" w:color="auto"/>
          </w:divBdr>
        </w:div>
        <w:div w:id="492533309">
          <w:marLeft w:val="480"/>
          <w:marRight w:val="0"/>
          <w:marTop w:val="0"/>
          <w:marBottom w:val="0"/>
          <w:divBdr>
            <w:top w:val="none" w:sz="0" w:space="0" w:color="auto"/>
            <w:left w:val="none" w:sz="0" w:space="0" w:color="auto"/>
            <w:bottom w:val="none" w:sz="0" w:space="0" w:color="auto"/>
            <w:right w:val="none" w:sz="0" w:space="0" w:color="auto"/>
          </w:divBdr>
        </w:div>
        <w:div w:id="498929352">
          <w:marLeft w:val="480"/>
          <w:marRight w:val="0"/>
          <w:marTop w:val="0"/>
          <w:marBottom w:val="0"/>
          <w:divBdr>
            <w:top w:val="none" w:sz="0" w:space="0" w:color="auto"/>
            <w:left w:val="none" w:sz="0" w:space="0" w:color="auto"/>
            <w:bottom w:val="none" w:sz="0" w:space="0" w:color="auto"/>
            <w:right w:val="none" w:sz="0" w:space="0" w:color="auto"/>
          </w:divBdr>
        </w:div>
        <w:div w:id="596521517">
          <w:marLeft w:val="480"/>
          <w:marRight w:val="0"/>
          <w:marTop w:val="0"/>
          <w:marBottom w:val="0"/>
          <w:divBdr>
            <w:top w:val="none" w:sz="0" w:space="0" w:color="auto"/>
            <w:left w:val="none" w:sz="0" w:space="0" w:color="auto"/>
            <w:bottom w:val="none" w:sz="0" w:space="0" w:color="auto"/>
            <w:right w:val="none" w:sz="0" w:space="0" w:color="auto"/>
          </w:divBdr>
        </w:div>
        <w:div w:id="604000966">
          <w:marLeft w:val="480"/>
          <w:marRight w:val="0"/>
          <w:marTop w:val="0"/>
          <w:marBottom w:val="0"/>
          <w:divBdr>
            <w:top w:val="none" w:sz="0" w:space="0" w:color="auto"/>
            <w:left w:val="none" w:sz="0" w:space="0" w:color="auto"/>
            <w:bottom w:val="none" w:sz="0" w:space="0" w:color="auto"/>
            <w:right w:val="none" w:sz="0" w:space="0" w:color="auto"/>
          </w:divBdr>
        </w:div>
        <w:div w:id="617377135">
          <w:marLeft w:val="480"/>
          <w:marRight w:val="0"/>
          <w:marTop w:val="0"/>
          <w:marBottom w:val="0"/>
          <w:divBdr>
            <w:top w:val="none" w:sz="0" w:space="0" w:color="auto"/>
            <w:left w:val="none" w:sz="0" w:space="0" w:color="auto"/>
            <w:bottom w:val="none" w:sz="0" w:space="0" w:color="auto"/>
            <w:right w:val="none" w:sz="0" w:space="0" w:color="auto"/>
          </w:divBdr>
        </w:div>
        <w:div w:id="664936354">
          <w:marLeft w:val="480"/>
          <w:marRight w:val="0"/>
          <w:marTop w:val="0"/>
          <w:marBottom w:val="0"/>
          <w:divBdr>
            <w:top w:val="none" w:sz="0" w:space="0" w:color="auto"/>
            <w:left w:val="none" w:sz="0" w:space="0" w:color="auto"/>
            <w:bottom w:val="none" w:sz="0" w:space="0" w:color="auto"/>
            <w:right w:val="none" w:sz="0" w:space="0" w:color="auto"/>
          </w:divBdr>
        </w:div>
        <w:div w:id="672336381">
          <w:marLeft w:val="480"/>
          <w:marRight w:val="0"/>
          <w:marTop w:val="0"/>
          <w:marBottom w:val="0"/>
          <w:divBdr>
            <w:top w:val="none" w:sz="0" w:space="0" w:color="auto"/>
            <w:left w:val="none" w:sz="0" w:space="0" w:color="auto"/>
            <w:bottom w:val="none" w:sz="0" w:space="0" w:color="auto"/>
            <w:right w:val="none" w:sz="0" w:space="0" w:color="auto"/>
          </w:divBdr>
        </w:div>
        <w:div w:id="693963702">
          <w:marLeft w:val="480"/>
          <w:marRight w:val="0"/>
          <w:marTop w:val="0"/>
          <w:marBottom w:val="0"/>
          <w:divBdr>
            <w:top w:val="none" w:sz="0" w:space="0" w:color="auto"/>
            <w:left w:val="none" w:sz="0" w:space="0" w:color="auto"/>
            <w:bottom w:val="none" w:sz="0" w:space="0" w:color="auto"/>
            <w:right w:val="none" w:sz="0" w:space="0" w:color="auto"/>
          </w:divBdr>
        </w:div>
        <w:div w:id="726270365">
          <w:marLeft w:val="480"/>
          <w:marRight w:val="0"/>
          <w:marTop w:val="0"/>
          <w:marBottom w:val="0"/>
          <w:divBdr>
            <w:top w:val="none" w:sz="0" w:space="0" w:color="auto"/>
            <w:left w:val="none" w:sz="0" w:space="0" w:color="auto"/>
            <w:bottom w:val="none" w:sz="0" w:space="0" w:color="auto"/>
            <w:right w:val="none" w:sz="0" w:space="0" w:color="auto"/>
          </w:divBdr>
        </w:div>
        <w:div w:id="734820460">
          <w:marLeft w:val="480"/>
          <w:marRight w:val="0"/>
          <w:marTop w:val="0"/>
          <w:marBottom w:val="0"/>
          <w:divBdr>
            <w:top w:val="none" w:sz="0" w:space="0" w:color="auto"/>
            <w:left w:val="none" w:sz="0" w:space="0" w:color="auto"/>
            <w:bottom w:val="none" w:sz="0" w:space="0" w:color="auto"/>
            <w:right w:val="none" w:sz="0" w:space="0" w:color="auto"/>
          </w:divBdr>
        </w:div>
        <w:div w:id="745808434">
          <w:marLeft w:val="480"/>
          <w:marRight w:val="0"/>
          <w:marTop w:val="0"/>
          <w:marBottom w:val="0"/>
          <w:divBdr>
            <w:top w:val="none" w:sz="0" w:space="0" w:color="auto"/>
            <w:left w:val="none" w:sz="0" w:space="0" w:color="auto"/>
            <w:bottom w:val="none" w:sz="0" w:space="0" w:color="auto"/>
            <w:right w:val="none" w:sz="0" w:space="0" w:color="auto"/>
          </w:divBdr>
        </w:div>
        <w:div w:id="761607444">
          <w:marLeft w:val="480"/>
          <w:marRight w:val="0"/>
          <w:marTop w:val="0"/>
          <w:marBottom w:val="0"/>
          <w:divBdr>
            <w:top w:val="none" w:sz="0" w:space="0" w:color="auto"/>
            <w:left w:val="none" w:sz="0" w:space="0" w:color="auto"/>
            <w:bottom w:val="none" w:sz="0" w:space="0" w:color="auto"/>
            <w:right w:val="none" w:sz="0" w:space="0" w:color="auto"/>
          </w:divBdr>
        </w:div>
        <w:div w:id="787822869">
          <w:marLeft w:val="480"/>
          <w:marRight w:val="0"/>
          <w:marTop w:val="0"/>
          <w:marBottom w:val="0"/>
          <w:divBdr>
            <w:top w:val="none" w:sz="0" w:space="0" w:color="auto"/>
            <w:left w:val="none" w:sz="0" w:space="0" w:color="auto"/>
            <w:bottom w:val="none" w:sz="0" w:space="0" w:color="auto"/>
            <w:right w:val="none" w:sz="0" w:space="0" w:color="auto"/>
          </w:divBdr>
        </w:div>
        <w:div w:id="801074271">
          <w:marLeft w:val="480"/>
          <w:marRight w:val="0"/>
          <w:marTop w:val="0"/>
          <w:marBottom w:val="0"/>
          <w:divBdr>
            <w:top w:val="none" w:sz="0" w:space="0" w:color="auto"/>
            <w:left w:val="none" w:sz="0" w:space="0" w:color="auto"/>
            <w:bottom w:val="none" w:sz="0" w:space="0" w:color="auto"/>
            <w:right w:val="none" w:sz="0" w:space="0" w:color="auto"/>
          </w:divBdr>
        </w:div>
        <w:div w:id="878783909">
          <w:marLeft w:val="480"/>
          <w:marRight w:val="0"/>
          <w:marTop w:val="0"/>
          <w:marBottom w:val="0"/>
          <w:divBdr>
            <w:top w:val="none" w:sz="0" w:space="0" w:color="auto"/>
            <w:left w:val="none" w:sz="0" w:space="0" w:color="auto"/>
            <w:bottom w:val="none" w:sz="0" w:space="0" w:color="auto"/>
            <w:right w:val="none" w:sz="0" w:space="0" w:color="auto"/>
          </w:divBdr>
        </w:div>
        <w:div w:id="886144027">
          <w:marLeft w:val="480"/>
          <w:marRight w:val="0"/>
          <w:marTop w:val="0"/>
          <w:marBottom w:val="0"/>
          <w:divBdr>
            <w:top w:val="none" w:sz="0" w:space="0" w:color="auto"/>
            <w:left w:val="none" w:sz="0" w:space="0" w:color="auto"/>
            <w:bottom w:val="none" w:sz="0" w:space="0" w:color="auto"/>
            <w:right w:val="none" w:sz="0" w:space="0" w:color="auto"/>
          </w:divBdr>
        </w:div>
        <w:div w:id="922490500">
          <w:marLeft w:val="480"/>
          <w:marRight w:val="0"/>
          <w:marTop w:val="0"/>
          <w:marBottom w:val="0"/>
          <w:divBdr>
            <w:top w:val="none" w:sz="0" w:space="0" w:color="auto"/>
            <w:left w:val="none" w:sz="0" w:space="0" w:color="auto"/>
            <w:bottom w:val="none" w:sz="0" w:space="0" w:color="auto"/>
            <w:right w:val="none" w:sz="0" w:space="0" w:color="auto"/>
          </w:divBdr>
        </w:div>
        <w:div w:id="953901449">
          <w:marLeft w:val="480"/>
          <w:marRight w:val="0"/>
          <w:marTop w:val="0"/>
          <w:marBottom w:val="0"/>
          <w:divBdr>
            <w:top w:val="none" w:sz="0" w:space="0" w:color="auto"/>
            <w:left w:val="none" w:sz="0" w:space="0" w:color="auto"/>
            <w:bottom w:val="none" w:sz="0" w:space="0" w:color="auto"/>
            <w:right w:val="none" w:sz="0" w:space="0" w:color="auto"/>
          </w:divBdr>
        </w:div>
        <w:div w:id="968316364">
          <w:marLeft w:val="480"/>
          <w:marRight w:val="0"/>
          <w:marTop w:val="0"/>
          <w:marBottom w:val="0"/>
          <w:divBdr>
            <w:top w:val="none" w:sz="0" w:space="0" w:color="auto"/>
            <w:left w:val="none" w:sz="0" w:space="0" w:color="auto"/>
            <w:bottom w:val="none" w:sz="0" w:space="0" w:color="auto"/>
            <w:right w:val="none" w:sz="0" w:space="0" w:color="auto"/>
          </w:divBdr>
        </w:div>
        <w:div w:id="979722651">
          <w:marLeft w:val="480"/>
          <w:marRight w:val="0"/>
          <w:marTop w:val="0"/>
          <w:marBottom w:val="0"/>
          <w:divBdr>
            <w:top w:val="none" w:sz="0" w:space="0" w:color="auto"/>
            <w:left w:val="none" w:sz="0" w:space="0" w:color="auto"/>
            <w:bottom w:val="none" w:sz="0" w:space="0" w:color="auto"/>
            <w:right w:val="none" w:sz="0" w:space="0" w:color="auto"/>
          </w:divBdr>
        </w:div>
        <w:div w:id="1005548388">
          <w:marLeft w:val="480"/>
          <w:marRight w:val="0"/>
          <w:marTop w:val="0"/>
          <w:marBottom w:val="0"/>
          <w:divBdr>
            <w:top w:val="none" w:sz="0" w:space="0" w:color="auto"/>
            <w:left w:val="none" w:sz="0" w:space="0" w:color="auto"/>
            <w:bottom w:val="none" w:sz="0" w:space="0" w:color="auto"/>
            <w:right w:val="none" w:sz="0" w:space="0" w:color="auto"/>
          </w:divBdr>
        </w:div>
        <w:div w:id="1017537809">
          <w:marLeft w:val="480"/>
          <w:marRight w:val="0"/>
          <w:marTop w:val="0"/>
          <w:marBottom w:val="0"/>
          <w:divBdr>
            <w:top w:val="none" w:sz="0" w:space="0" w:color="auto"/>
            <w:left w:val="none" w:sz="0" w:space="0" w:color="auto"/>
            <w:bottom w:val="none" w:sz="0" w:space="0" w:color="auto"/>
            <w:right w:val="none" w:sz="0" w:space="0" w:color="auto"/>
          </w:divBdr>
        </w:div>
      </w:divsChild>
    </w:div>
    <w:div w:id="905727117">
      <w:bodyDiv w:val="1"/>
      <w:marLeft w:val="0"/>
      <w:marRight w:val="0"/>
      <w:marTop w:val="0"/>
      <w:marBottom w:val="0"/>
      <w:divBdr>
        <w:top w:val="none" w:sz="0" w:space="0" w:color="auto"/>
        <w:left w:val="none" w:sz="0" w:space="0" w:color="auto"/>
        <w:bottom w:val="none" w:sz="0" w:space="0" w:color="auto"/>
        <w:right w:val="none" w:sz="0" w:space="0" w:color="auto"/>
      </w:divBdr>
    </w:div>
    <w:div w:id="906572087">
      <w:bodyDiv w:val="1"/>
      <w:marLeft w:val="0"/>
      <w:marRight w:val="0"/>
      <w:marTop w:val="0"/>
      <w:marBottom w:val="0"/>
      <w:divBdr>
        <w:top w:val="none" w:sz="0" w:space="0" w:color="auto"/>
        <w:left w:val="none" w:sz="0" w:space="0" w:color="auto"/>
        <w:bottom w:val="none" w:sz="0" w:space="0" w:color="auto"/>
        <w:right w:val="none" w:sz="0" w:space="0" w:color="auto"/>
      </w:divBdr>
    </w:div>
    <w:div w:id="906769484">
      <w:bodyDiv w:val="1"/>
      <w:marLeft w:val="0"/>
      <w:marRight w:val="0"/>
      <w:marTop w:val="0"/>
      <w:marBottom w:val="0"/>
      <w:divBdr>
        <w:top w:val="none" w:sz="0" w:space="0" w:color="auto"/>
        <w:left w:val="none" w:sz="0" w:space="0" w:color="auto"/>
        <w:bottom w:val="none" w:sz="0" w:space="0" w:color="auto"/>
        <w:right w:val="none" w:sz="0" w:space="0" w:color="auto"/>
      </w:divBdr>
    </w:div>
    <w:div w:id="907038332">
      <w:bodyDiv w:val="1"/>
      <w:marLeft w:val="0"/>
      <w:marRight w:val="0"/>
      <w:marTop w:val="0"/>
      <w:marBottom w:val="0"/>
      <w:divBdr>
        <w:top w:val="none" w:sz="0" w:space="0" w:color="auto"/>
        <w:left w:val="none" w:sz="0" w:space="0" w:color="auto"/>
        <w:bottom w:val="none" w:sz="0" w:space="0" w:color="auto"/>
        <w:right w:val="none" w:sz="0" w:space="0" w:color="auto"/>
      </w:divBdr>
    </w:div>
    <w:div w:id="907231657">
      <w:bodyDiv w:val="1"/>
      <w:marLeft w:val="0"/>
      <w:marRight w:val="0"/>
      <w:marTop w:val="0"/>
      <w:marBottom w:val="0"/>
      <w:divBdr>
        <w:top w:val="none" w:sz="0" w:space="0" w:color="auto"/>
        <w:left w:val="none" w:sz="0" w:space="0" w:color="auto"/>
        <w:bottom w:val="none" w:sz="0" w:space="0" w:color="auto"/>
        <w:right w:val="none" w:sz="0" w:space="0" w:color="auto"/>
      </w:divBdr>
    </w:div>
    <w:div w:id="907419177">
      <w:bodyDiv w:val="1"/>
      <w:marLeft w:val="0"/>
      <w:marRight w:val="0"/>
      <w:marTop w:val="0"/>
      <w:marBottom w:val="0"/>
      <w:divBdr>
        <w:top w:val="none" w:sz="0" w:space="0" w:color="auto"/>
        <w:left w:val="none" w:sz="0" w:space="0" w:color="auto"/>
        <w:bottom w:val="none" w:sz="0" w:space="0" w:color="auto"/>
        <w:right w:val="none" w:sz="0" w:space="0" w:color="auto"/>
      </w:divBdr>
    </w:div>
    <w:div w:id="907422833">
      <w:bodyDiv w:val="1"/>
      <w:marLeft w:val="0"/>
      <w:marRight w:val="0"/>
      <w:marTop w:val="0"/>
      <w:marBottom w:val="0"/>
      <w:divBdr>
        <w:top w:val="none" w:sz="0" w:space="0" w:color="auto"/>
        <w:left w:val="none" w:sz="0" w:space="0" w:color="auto"/>
        <w:bottom w:val="none" w:sz="0" w:space="0" w:color="auto"/>
        <w:right w:val="none" w:sz="0" w:space="0" w:color="auto"/>
      </w:divBdr>
    </w:div>
    <w:div w:id="907425348">
      <w:bodyDiv w:val="1"/>
      <w:marLeft w:val="0"/>
      <w:marRight w:val="0"/>
      <w:marTop w:val="0"/>
      <w:marBottom w:val="0"/>
      <w:divBdr>
        <w:top w:val="none" w:sz="0" w:space="0" w:color="auto"/>
        <w:left w:val="none" w:sz="0" w:space="0" w:color="auto"/>
        <w:bottom w:val="none" w:sz="0" w:space="0" w:color="auto"/>
        <w:right w:val="none" w:sz="0" w:space="0" w:color="auto"/>
      </w:divBdr>
    </w:div>
    <w:div w:id="907764604">
      <w:bodyDiv w:val="1"/>
      <w:marLeft w:val="0"/>
      <w:marRight w:val="0"/>
      <w:marTop w:val="0"/>
      <w:marBottom w:val="0"/>
      <w:divBdr>
        <w:top w:val="none" w:sz="0" w:space="0" w:color="auto"/>
        <w:left w:val="none" w:sz="0" w:space="0" w:color="auto"/>
        <w:bottom w:val="none" w:sz="0" w:space="0" w:color="auto"/>
        <w:right w:val="none" w:sz="0" w:space="0" w:color="auto"/>
      </w:divBdr>
    </w:div>
    <w:div w:id="907957416">
      <w:bodyDiv w:val="1"/>
      <w:marLeft w:val="0"/>
      <w:marRight w:val="0"/>
      <w:marTop w:val="0"/>
      <w:marBottom w:val="0"/>
      <w:divBdr>
        <w:top w:val="none" w:sz="0" w:space="0" w:color="auto"/>
        <w:left w:val="none" w:sz="0" w:space="0" w:color="auto"/>
        <w:bottom w:val="none" w:sz="0" w:space="0" w:color="auto"/>
        <w:right w:val="none" w:sz="0" w:space="0" w:color="auto"/>
      </w:divBdr>
      <w:divsChild>
        <w:div w:id="14356004">
          <w:marLeft w:val="480"/>
          <w:marRight w:val="0"/>
          <w:marTop w:val="0"/>
          <w:marBottom w:val="0"/>
          <w:divBdr>
            <w:top w:val="none" w:sz="0" w:space="0" w:color="auto"/>
            <w:left w:val="none" w:sz="0" w:space="0" w:color="auto"/>
            <w:bottom w:val="none" w:sz="0" w:space="0" w:color="auto"/>
            <w:right w:val="none" w:sz="0" w:space="0" w:color="auto"/>
          </w:divBdr>
        </w:div>
        <w:div w:id="73168971">
          <w:marLeft w:val="480"/>
          <w:marRight w:val="0"/>
          <w:marTop w:val="0"/>
          <w:marBottom w:val="0"/>
          <w:divBdr>
            <w:top w:val="none" w:sz="0" w:space="0" w:color="auto"/>
            <w:left w:val="none" w:sz="0" w:space="0" w:color="auto"/>
            <w:bottom w:val="none" w:sz="0" w:space="0" w:color="auto"/>
            <w:right w:val="none" w:sz="0" w:space="0" w:color="auto"/>
          </w:divBdr>
        </w:div>
        <w:div w:id="88551202">
          <w:marLeft w:val="480"/>
          <w:marRight w:val="0"/>
          <w:marTop w:val="0"/>
          <w:marBottom w:val="0"/>
          <w:divBdr>
            <w:top w:val="none" w:sz="0" w:space="0" w:color="auto"/>
            <w:left w:val="none" w:sz="0" w:space="0" w:color="auto"/>
            <w:bottom w:val="none" w:sz="0" w:space="0" w:color="auto"/>
            <w:right w:val="none" w:sz="0" w:space="0" w:color="auto"/>
          </w:divBdr>
        </w:div>
        <w:div w:id="103693954">
          <w:marLeft w:val="480"/>
          <w:marRight w:val="0"/>
          <w:marTop w:val="0"/>
          <w:marBottom w:val="0"/>
          <w:divBdr>
            <w:top w:val="none" w:sz="0" w:space="0" w:color="auto"/>
            <w:left w:val="none" w:sz="0" w:space="0" w:color="auto"/>
            <w:bottom w:val="none" w:sz="0" w:space="0" w:color="auto"/>
            <w:right w:val="none" w:sz="0" w:space="0" w:color="auto"/>
          </w:divBdr>
        </w:div>
        <w:div w:id="124934643">
          <w:marLeft w:val="480"/>
          <w:marRight w:val="0"/>
          <w:marTop w:val="0"/>
          <w:marBottom w:val="0"/>
          <w:divBdr>
            <w:top w:val="none" w:sz="0" w:space="0" w:color="auto"/>
            <w:left w:val="none" w:sz="0" w:space="0" w:color="auto"/>
            <w:bottom w:val="none" w:sz="0" w:space="0" w:color="auto"/>
            <w:right w:val="none" w:sz="0" w:space="0" w:color="auto"/>
          </w:divBdr>
        </w:div>
        <w:div w:id="156698857">
          <w:marLeft w:val="480"/>
          <w:marRight w:val="0"/>
          <w:marTop w:val="0"/>
          <w:marBottom w:val="0"/>
          <w:divBdr>
            <w:top w:val="none" w:sz="0" w:space="0" w:color="auto"/>
            <w:left w:val="none" w:sz="0" w:space="0" w:color="auto"/>
            <w:bottom w:val="none" w:sz="0" w:space="0" w:color="auto"/>
            <w:right w:val="none" w:sz="0" w:space="0" w:color="auto"/>
          </w:divBdr>
        </w:div>
        <w:div w:id="161240977">
          <w:marLeft w:val="480"/>
          <w:marRight w:val="0"/>
          <w:marTop w:val="0"/>
          <w:marBottom w:val="0"/>
          <w:divBdr>
            <w:top w:val="none" w:sz="0" w:space="0" w:color="auto"/>
            <w:left w:val="none" w:sz="0" w:space="0" w:color="auto"/>
            <w:bottom w:val="none" w:sz="0" w:space="0" w:color="auto"/>
            <w:right w:val="none" w:sz="0" w:space="0" w:color="auto"/>
          </w:divBdr>
        </w:div>
        <w:div w:id="181284955">
          <w:marLeft w:val="480"/>
          <w:marRight w:val="0"/>
          <w:marTop w:val="0"/>
          <w:marBottom w:val="0"/>
          <w:divBdr>
            <w:top w:val="none" w:sz="0" w:space="0" w:color="auto"/>
            <w:left w:val="none" w:sz="0" w:space="0" w:color="auto"/>
            <w:bottom w:val="none" w:sz="0" w:space="0" w:color="auto"/>
            <w:right w:val="none" w:sz="0" w:space="0" w:color="auto"/>
          </w:divBdr>
        </w:div>
        <w:div w:id="213585094">
          <w:marLeft w:val="480"/>
          <w:marRight w:val="0"/>
          <w:marTop w:val="0"/>
          <w:marBottom w:val="0"/>
          <w:divBdr>
            <w:top w:val="none" w:sz="0" w:space="0" w:color="auto"/>
            <w:left w:val="none" w:sz="0" w:space="0" w:color="auto"/>
            <w:bottom w:val="none" w:sz="0" w:space="0" w:color="auto"/>
            <w:right w:val="none" w:sz="0" w:space="0" w:color="auto"/>
          </w:divBdr>
        </w:div>
        <w:div w:id="222133658">
          <w:marLeft w:val="480"/>
          <w:marRight w:val="0"/>
          <w:marTop w:val="0"/>
          <w:marBottom w:val="0"/>
          <w:divBdr>
            <w:top w:val="none" w:sz="0" w:space="0" w:color="auto"/>
            <w:left w:val="none" w:sz="0" w:space="0" w:color="auto"/>
            <w:bottom w:val="none" w:sz="0" w:space="0" w:color="auto"/>
            <w:right w:val="none" w:sz="0" w:space="0" w:color="auto"/>
          </w:divBdr>
        </w:div>
        <w:div w:id="276068124">
          <w:marLeft w:val="480"/>
          <w:marRight w:val="0"/>
          <w:marTop w:val="0"/>
          <w:marBottom w:val="0"/>
          <w:divBdr>
            <w:top w:val="none" w:sz="0" w:space="0" w:color="auto"/>
            <w:left w:val="none" w:sz="0" w:space="0" w:color="auto"/>
            <w:bottom w:val="none" w:sz="0" w:space="0" w:color="auto"/>
            <w:right w:val="none" w:sz="0" w:space="0" w:color="auto"/>
          </w:divBdr>
        </w:div>
        <w:div w:id="287009991">
          <w:marLeft w:val="480"/>
          <w:marRight w:val="0"/>
          <w:marTop w:val="0"/>
          <w:marBottom w:val="0"/>
          <w:divBdr>
            <w:top w:val="none" w:sz="0" w:space="0" w:color="auto"/>
            <w:left w:val="none" w:sz="0" w:space="0" w:color="auto"/>
            <w:bottom w:val="none" w:sz="0" w:space="0" w:color="auto"/>
            <w:right w:val="none" w:sz="0" w:space="0" w:color="auto"/>
          </w:divBdr>
        </w:div>
        <w:div w:id="415833614">
          <w:marLeft w:val="480"/>
          <w:marRight w:val="0"/>
          <w:marTop w:val="0"/>
          <w:marBottom w:val="0"/>
          <w:divBdr>
            <w:top w:val="none" w:sz="0" w:space="0" w:color="auto"/>
            <w:left w:val="none" w:sz="0" w:space="0" w:color="auto"/>
            <w:bottom w:val="none" w:sz="0" w:space="0" w:color="auto"/>
            <w:right w:val="none" w:sz="0" w:space="0" w:color="auto"/>
          </w:divBdr>
        </w:div>
        <w:div w:id="441876400">
          <w:marLeft w:val="480"/>
          <w:marRight w:val="0"/>
          <w:marTop w:val="0"/>
          <w:marBottom w:val="0"/>
          <w:divBdr>
            <w:top w:val="none" w:sz="0" w:space="0" w:color="auto"/>
            <w:left w:val="none" w:sz="0" w:space="0" w:color="auto"/>
            <w:bottom w:val="none" w:sz="0" w:space="0" w:color="auto"/>
            <w:right w:val="none" w:sz="0" w:space="0" w:color="auto"/>
          </w:divBdr>
        </w:div>
        <w:div w:id="455105910">
          <w:marLeft w:val="480"/>
          <w:marRight w:val="0"/>
          <w:marTop w:val="0"/>
          <w:marBottom w:val="0"/>
          <w:divBdr>
            <w:top w:val="none" w:sz="0" w:space="0" w:color="auto"/>
            <w:left w:val="none" w:sz="0" w:space="0" w:color="auto"/>
            <w:bottom w:val="none" w:sz="0" w:space="0" w:color="auto"/>
            <w:right w:val="none" w:sz="0" w:space="0" w:color="auto"/>
          </w:divBdr>
        </w:div>
        <w:div w:id="526912511">
          <w:marLeft w:val="480"/>
          <w:marRight w:val="0"/>
          <w:marTop w:val="0"/>
          <w:marBottom w:val="0"/>
          <w:divBdr>
            <w:top w:val="none" w:sz="0" w:space="0" w:color="auto"/>
            <w:left w:val="none" w:sz="0" w:space="0" w:color="auto"/>
            <w:bottom w:val="none" w:sz="0" w:space="0" w:color="auto"/>
            <w:right w:val="none" w:sz="0" w:space="0" w:color="auto"/>
          </w:divBdr>
        </w:div>
        <w:div w:id="564141330">
          <w:marLeft w:val="480"/>
          <w:marRight w:val="0"/>
          <w:marTop w:val="0"/>
          <w:marBottom w:val="0"/>
          <w:divBdr>
            <w:top w:val="none" w:sz="0" w:space="0" w:color="auto"/>
            <w:left w:val="none" w:sz="0" w:space="0" w:color="auto"/>
            <w:bottom w:val="none" w:sz="0" w:space="0" w:color="auto"/>
            <w:right w:val="none" w:sz="0" w:space="0" w:color="auto"/>
          </w:divBdr>
        </w:div>
        <w:div w:id="611936609">
          <w:marLeft w:val="480"/>
          <w:marRight w:val="0"/>
          <w:marTop w:val="0"/>
          <w:marBottom w:val="0"/>
          <w:divBdr>
            <w:top w:val="none" w:sz="0" w:space="0" w:color="auto"/>
            <w:left w:val="none" w:sz="0" w:space="0" w:color="auto"/>
            <w:bottom w:val="none" w:sz="0" w:space="0" w:color="auto"/>
            <w:right w:val="none" w:sz="0" w:space="0" w:color="auto"/>
          </w:divBdr>
        </w:div>
        <w:div w:id="669647253">
          <w:marLeft w:val="480"/>
          <w:marRight w:val="0"/>
          <w:marTop w:val="0"/>
          <w:marBottom w:val="0"/>
          <w:divBdr>
            <w:top w:val="none" w:sz="0" w:space="0" w:color="auto"/>
            <w:left w:val="none" w:sz="0" w:space="0" w:color="auto"/>
            <w:bottom w:val="none" w:sz="0" w:space="0" w:color="auto"/>
            <w:right w:val="none" w:sz="0" w:space="0" w:color="auto"/>
          </w:divBdr>
        </w:div>
        <w:div w:id="694307983">
          <w:marLeft w:val="480"/>
          <w:marRight w:val="0"/>
          <w:marTop w:val="0"/>
          <w:marBottom w:val="0"/>
          <w:divBdr>
            <w:top w:val="none" w:sz="0" w:space="0" w:color="auto"/>
            <w:left w:val="none" w:sz="0" w:space="0" w:color="auto"/>
            <w:bottom w:val="none" w:sz="0" w:space="0" w:color="auto"/>
            <w:right w:val="none" w:sz="0" w:space="0" w:color="auto"/>
          </w:divBdr>
        </w:div>
        <w:div w:id="783428339">
          <w:marLeft w:val="480"/>
          <w:marRight w:val="0"/>
          <w:marTop w:val="0"/>
          <w:marBottom w:val="0"/>
          <w:divBdr>
            <w:top w:val="none" w:sz="0" w:space="0" w:color="auto"/>
            <w:left w:val="none" w:sz="0" w:space="0" w:color="auto"/>
            <w:bottom w:val="none" w:sz="0" w:space="0" w:color="auto"/>
            <w:right w:val="none" w:sz="0" w:space="0" w:color="auto"/>
          </w:divBdr>
        </w:div>
        <w:div w:id="860700772">
          <w:marLeft w:val="480"/>
          <w:marRight w:val="0"/>
          <w:marTop w:val="0"/>
          <w:marBottom w:val="0"/>
          <w:divBdr>
            <w:top w:val="none" w:sz="0" w:space="0" w:color="auto"/>
            <w:left w:val="none" w:sz="0" w:space="0" w:color="auto"/>
            <w:bottom w:val="none" w:sz="0" w:space="0" w:color="auto"/>
            <w:right w:val="none" w:sz="0" w:space="0" w:color="auto"/>
          </w:divBdr>
        </w:div>
        <w:div w:id="863589665">
          <w:marLeft w:val="480"/>
          <w:marRight w:val="0"/>
          <w:marTop w:val="0"/>
          <w:marBottom w:val="0"/>
          <w:divBdr>
            <w:top w:val="none" w:sz="0" w:space="0" w:color="auto"/>
            <w:left w:val="none" w:sz="0" w:space="0" w:color="auto"/>
            <w:bottom w:val="none" w:sz="0" w:space="0" w:color="auto"/>
            <w:right w:val="none" w:sz="0" w:space="0" w:color="auto"/>
          </w:divBdr>
        </w:div>
        <w:div w:id="874468833">
          <w:marLeft w:val="480"/>
          <w:marRight w:val="0"/>
          <w:marTop w:val="0"/>
          <w:marBottom w:val="0"/>
          <w:divBdr>
            <w:top w:val="none" w:sz="0" w:space="0" w:color="auto"/>
            <w:left w:val="none" w:sz="0" w:space="0" w:color="auto"/>
            <w:bottom w:val="none" w:sz="0" w:space="0" w:color="auto"/>
            <w:right w:val="none" w:sz="0" w:space="0" w:color="auto"/>
          </w:divBdr>
        </w:div>
        <w:div w:id="876703385">
          <w:marLeft w:val="480"/>
          <w:marRight w:val="0"/>
          <w:marTop w:val="0"/>
          <w:marBottom w:val="0"/>
          <w:divBdr>
            <w:top w:val="none" w:sz="0" w:space="0" w:color="auto"/>
            <w:left w:val="none" w:sz="0" w:space="0" w:color="auto"/>
            <w:bottom w:val="none" w:sz="0" w:space="0" w:color="auto"/>
            <w:right w:val="none" w:sz="0" w:space="0" w:color="auto"/>
          </w:divBdr>
        </w:div>
        <w:div w:id="922294868">
          <w:marLeft w:val="480"/>
          <w:marRight w:val="0"/>
          <w:marTop w:val="0"/>
          <w:marBottom w:val="0"/>
          <w:divBdr>
            <w:top w:val="none" w:sz="0" w:space="0" w:color="auto"/>
            <w:left w:val="none" w:sz="0" w:space="0" w:color="auto"/>
            <w:bottom w:val="none" w:sz="0" w:space="0" w:color="auto"/>
            <w:right w:val="none" w:sz="0" w:space="0" w:color="auto"/>
          </w:divBdr>
        </w:div>
        <w:div w:id="952439394">
          <w:marLeft w:val="480"/>
          <w:marRight w:val="0"/>
          <w:marTop w:val="0"/>
          <w:marBottom w:val="0"/>
          <w:divBdr>
            <w:top w:val="none" w:sz="0" w:space="0" w:color="auto"/>
            <w:left w:val="none" w:sz="0" w:space="0" w:color="auto"/>
            <w:bottom w:val="none" w:sz="0" w:space="0" w:color="auto"/>
            <w:right w:val="none" w:sz="0" w:space="0" w:color="auto"/>
          </w:divBdr>
        </w:div>
        <w:div w:id="976102998">
          <w:marLeft w:val="480"/>
          <w:marRight w:val="0"/>
          <w:marTop w:val="0"/>
          <w:marBottom w:val="0"/>
          <w:divBdr>
            <w:top w:val="none" w:sz="0" w:space="0" w:color="auto"/>
            <w:left w:val="none" w:sz="0" w:space="0" w:color="auto"/>
            <w:bottom w:val="none" w:sz="0" w:space="0" w:color="auto"/>
            <w:right w:val="none" w:sz="0" w:space="0" w:color="auto"/>
          </w:divBdr>
        </w:div>
        <w:div w:id="978455114">
          <w:marLeft w:val="480"/>
          <w:marRight w:val="0"/>
          <w:marTop w:val="0"/>
          <w:marBottom w:val="0"/>
          <w:divBdr>
            <w:top w:val="none" w:sz="0" w:space="0" w:color="auto"/>
            <w:left w:val="none" w:sz="0" w:space="0" w:color="auto"/>
            <w:bottom w:val="none" w:sz="0" w:space="0" w:color="auto"/>
            <w:right w:val="none" w:sz="0" w:space="0" w:color="auto"/>
          </w:divBdr>
        </w:div>
        <w:div w:id="997658262">
          <w:marLeft w:val="480"/>
          <w:marRight w:val="0"/>
          <w:marTop w:val="0"/>
          <w:marBottom w:val="0"/>
          <w:divBdr>
            <w:top w:val="none" w:sz="0" w:space="0" w:color="auto"/>
            <w:left w:val="none" w:sz="0" w:space="0" w:color="auto"/>
            <w:bottom w:val="none" w:sz="0" w:space="0" w:color="auto"/>
            <w:right w:val="none" w:sz="0" w:space="0" w:color="auto"/>
          </w:divBdr>
        </w:div>
        <w:div w:id="1015041242">
          <w:marLeft w:val="480"/>
          <w:marRight w:val="0"/>
          <w:marTop w:val="0"/>
          <w:marBottom w:val="0"/>
          <w:divBdr>
            <w:top w:val="none" w:sz="0" w:space="0" w:color="auto"/>
            <w:left w:val="none" w:sz="0" w:space="0" w:color="auto"/>
            <w:bottom w:val="none" w:sz="0" w:space="0" w:color="auto"/>
            <w:right w:val="none" w:sz="0" w:space="0" w:color="auto"/>
          </w:divBdr>
        </w:div>
        <w:div w:id="1017466620">
          <w:marLeft w:val="480"/>
          <w:marRight w:val="0"/>
          <w:marTop w:val="0"/>
          <w:marBottom w:val="0"/>
          <w:divBdr>
            <w:top w:val="none" w:sz="0" w:space="0" w:color="auto"/>
            <w:left w:val="none" w:sz="0" w:space="0" w:color="auto"/>
            <w:bottom w:val="none" w:sz="0" w:space="0" w:color="auto"/>
            <w:right w:val="none" w:sz="0" w:space="0" w:color="auto"/>
          </w:divBdr>
        </w:div>
      </w:divsChild>
    </w:div>
    <w:div w:id="908460576">
      <w:bodyDiv w:val="1"/>
      <w:marLeft w:val="0"/>
      <w:marRight w:val="0"/>
      <w:marTop w:val="0"/>
      <w:marBottom w:val="0"/>
      <w:divBdr>
        <w:top w:val="none" w:sz="0" w:space="0" w:color="auto"/>
        <w:left w:val="none" w:sz="0" w:space="0" w:color="auto"/>
        <w:bottom w:val="none" w:sz="0" w:space="0" w:color="auto"/>
        <w:right w:val="none" w:sz="0" w:space="0" w:color="auto"/>
      </w:divBdr>
      <w:divsChild>
        <w:div w:id="13893649">
          <w:marLeft w:val="480"/>
          <w:marRight w:val="0"/>
          <w:marTop w:val="0"/>
          <w:marBottom w:val="0"/>
          <w:divBdr>
            <w:top w:val="none" w:sz="0" w:space="0" w:color="auto"/>
            <w:left w:val="none" w:sz="0" w:space="0" w:color="auto"/>
            <w:bottom w:val="none" w:sz="0" w:space="0" w:color="auto"/>
            <w:right w:val="none" w:sz="0" w:space="0" w:color="auto"/>
          </w:divBdr>
        </w:div>
        <w:div w:id="67774795">
          <w:marLeft w:val="480"/>
          <w:marRight w:val="0"/>
          <w:marTop w:val="0"/>
          <w:marBottom w:val="0"/>
          <w:divBdr>
            <w:top w:val="none" w:sz="0" w:space="0" w:color="auto"/>
            <w:left w:val="none" w:sz="0" w:space="0" w:color="auto"/>
            <w:bottom w:val="none" w:sz="0" w:space="0" w:color="auto"/>
            <w:right w:val="none" w:sz="0" w:space="0" w:color="auto"/>
          </w:divBdr>
        </w:div>
        <w:div w:id="134682064">
          <w:marLeft w:val="480"/>
          <w:marRight w:val="0"/>
          <w:marTop w:val="0"/>
          <w:marBottom w:val="0"/>
          <w:divBdr>
            <w:top w:val="none" w:sz="0" w:space="0" w:color="auto"/>
            <w:left w:val="none" w:sz="0" w:space="0" w:color="auto"/>
            <w:bottom w:val="none" w:sz="0" w:space="0" w:color="auto"/>
            <w:right w:val="none" w:sz="0" w:space="0" w:color="auto"/>
          </w:divBdr>
        </w:div>
        <w:div w:id="134882768">
          <w:marLeft w:val="480"/>
          <w:marRight w:val="0"/>
          <w:marTop w:val="0"/>
          <w:marBottom w:val="0"/>
          <w:divBdr>
            <w:top w:val="none" w:sz="0" w:space="0" w:color="auto"/>
            <w:left w:val="none" w:sz="0" w:space="0" w:color="auto"/>
            <w:bottom w:val="none" w:sz="0" w:space="0" w:color="auto"/>
            <w:right w:val="none" w:sz="0" w:space="0" w:color="auto"/>
          </w:divBdr>
        </w:div>
        <w:div w:id="144276583">
          <w:marLeft w:val="480"/>
          <w:marRight w:val="0"/>
          <w:marTop w:val="0"/>
          <w:marBottom w:val="0"/>
          <w:divBdr>
            <w:top w:val="none" w:sz="0" w:space="0" w:color="auto"/>
            <w:left w:val="none" w:sz="0" w:space="0" w:color="auto"/>
            <w:bottom w:val="none" w:sz="0" w:space="0" w:color="auto"/>
            <w:right w:val="none" w:sz="0" w:space="0" w:color="auto"/>
          </w:divBdr>
        </w:div>
        <w:div w:id="194126572">
          <w:marLeft w:val="480"/>
          <w:marRight w:val="0"/>
          <w:marTop w:val="0"/>
          <w:marBottom w:val="0"/>
          <w:divBdr>
            <w:top w:val="none" w:sz="0" w:space="0" w:color="auto"/>
            <w:left w:val="none" w:sz="0" w:space="0" w:color="auto"/>
            <w:bottom w:val="none" w:sz="0" w:space="0" w:color="auto"/>
            <w:right w:val="none" w:sz="0" w:space="0" w:color="auto"/>
          </w:divBdr>
        </w:div>
        <w:div w:id="212081274">
          <w:marLeft w:val="480"/>
          <w:marRight w:val="0"/>
          <w:marTop w:val="0"/>
          <w:marBottom w:val="0"/>
          <w:divBdr>
            <w:top w:val="none" w:sz="0" w:space="0" w:color="auto"/>
            <w:left w:val="none" w:sz="0" w:space="0" w:color="auto"/>
            <w:bottom w:val="none" w:sz="0" w:space="0" w:color="auto"/>
            <w:right w:val="none" w:sz="0" w:space="0" w:color="auto"/>
          </w:divBdr>
        </w:div>
        <w:div w:id="233275156">
          <w:marLeft w:val="480"/>
          <w:marRight w:val="0"/>
          <w:marTop w:val="0"/>
          <w:marBottom w:val="0"/>
          <w:divBdr>
            <w:top w:val="none" w:sz="0" w:space="0" w:color="auto"/>
            <w:left w:val="none" w:sz="0" w:space="0" w:color="auto"/>
            <w:bottom w:val="none" w:sz="0" w:space="0" w:color="auto"/>
            <w:right w:val="none" w:sz="0" w:space="0" w:color="auto"/>
          </w:divBdr>
        </w:div>
        <w:div w:id="246967359">
          <w:marLeft w:val="480"/>
          <w:marRight w:val="0"/>
          <w:marTop w:val="0"/>
          <w:marBottom w:val="0"/>
          <w:divBdr>
            <w:top w:val="none" w:sz="0" w:space="0" w:color="auto"/>
            <w:left w:val="none" w:sz="0" w:space="0" w:color="auto"/>
            <w:bottom w:val="none" w:sz="0" w:space="0" w:color="auto"/>
            <w:right w:val="none" w:sz="0" w:space="0" w:color="auto"/>
          </w:divBdr>
        </w:div>
        <w:div w:id="267469852">
          <w:marLeft w:val="480"/>
          <w:marRight w:val="0"/>
          <w:marTop w:val="0"/>
          <w:marBottom w:val="0"/>
          <w:divBdr>
            <w:top w:val="none" w:sz="0" w:space="0" w:color="auto"/>
            <w:left w:val="none" w:sz="0" w:space="0" w:color="auto"/>
            <w:bottom w:val="none" w:sz="0" w:space="0" w:color="auto"/>
            <w:right w:val="none" w:sz="0" w:space="0" w:color="auto"/>
          </w:divBdr>
        </w:div>
        <w:div w:id="307825793">
          <w:marLeft w:val="480"/>
          <w:marRight w:val="0"/>
          <w:marTop w:val="0"/>
          <w:marBottom w:val="0"/>
          <w:divBdr>
            <w:top w:val="none" w:sz="0" w:space="0" w:color="auto"/>
            <w:left w:val="none" w:sz="0" w:space="0" w:color="auto"/>
            <w:bottom w:val="none" w:sz="0" w:space="0" w:color="auto"/>
            <w:right w:val="none" w:sz="0" w:space="0" w:color="auto"/>
          </w:divBdr>
        </w:div>
        <w:div w:id="308562724">
          <w:marLeft w:val="480"/>
          <w:marRight w:val="0"/>
          <w:marTop w:val="0"/>
          <w:marBottom w:val="0"/>
          <w:divBdr>
            <w:top w:val="none" w:sz="0" w:space="0" w:color="auto"/>
            <w:left w:val="none" w:sz="0" w:space="0" w:color="auto"/>
            <w:bottom w:val="none" w:sz="0" w:space="0" w:color="auto"/>
            <w:right w:val="none" w:sz="0" w:space="0" w:color="auto"/>
          </w:divBdr>
        </w:div>
        <w:div w:id="321390844">
          <w:marLeft w:val="480"/>
          <w:marRight w:val="0"/>
          <w:marTop w:val="0"/>
          <w:marBottom w:val="0"/>
          <w:divBdr>
            <w:top w:val="none" w:sz="0" w:space="0" w:color="auto"/>
            <w:left w:val="none" w:sz="0" w:space="0" w:color="auto"/>
            <w:bottom w:val="none" w:sz="0" w:space="0" w:color="auto"/>
            <w:right w:val="none" w:sz="0" w:space="0" w:color="auto"/>
          </w:divBdr>
        </w:div>
        <w:div w:id="436758752">
          <w:marLeft w:val="480"/>
          <w:marRight w:val="0"/>
          <w:marTop w:val="0"/>
          <w:marBottom w:val="0"/>
          <w:divBdr>
            <w:top w:val="none" w:sz="0" w:space="0" w:color="auto"/>
            <w:left w:val="none" w:sz="0" w:space="0" w:color="auto"/>
            <w:bottom w:val="none" w:sz="0" w:space="0" w:color="auto"/>
            <w:right w:val="none" w:sz="0" w:space="0" w:color="auto"/>
          </w:divBdr>
        </w:div>
        <w:div w:id="436876560">
          <w:marLeft w:val="480"/>
          <w:marRight w:val="0"/>
          <w:marTop w:val="0"/>
          <w:marBottom w:val="0"/>
          <w:divBdr>
            <w:top w:val="none" w:sz="0" w:space="0" w:color="auto"/>
            <w:left w:val="none" w:sz="0" w:space="0" w:color="auto"/>
            <w:bottom w:val="none" w:sz="0" w:space="0" w:color="auto"/>
            <w:right w:val="none" w:sz="0" w:space="0" w:color="auto"/>
          </w:divBdr>
        </w:div>
        <w:div w:id="438842822">
          <w:marLeft w:val="480"/>
          <w:marRight w:val="0"/>
          <w:marTop w:val="0"/>
          <w:marBottom w:val="0"/>
          <w:divBdr>
            <w:top w:val="none" w:sz="0" w:space="0" w:color="auto"/>
            <w:left w:val="none" w:sz="0" w:space="0" w:color="auto"/>
            <w:bottom w:val="none" w:sz="0" w:space="0" w:color="auto"/>
            <w:right w:val="none" w:sz="0" w:space="0" w:color="auto"/>
          </w:divBdr>
        </w:div>
        <w:div w:id="441263595">
          <w:marLeft w:val="480"/>
          <w:marRight w:val="0"/>
          <w:marTop w:val="0"/>
          <w:marBottom w:val="0"/>
          <w:divBdr>
            <w:top w:val="none" w:sz="0" w:space="0" w:color="auto"/>
            <w:left w:val="none" w:sz="0" w:space="0" w:color="auto"/>
            <w:bottom w:val="none" w:sz="0" w:space="0" w:color="auto"/>
            <w:right w:val="none" w:sz="0" w:space="0" w:color="auto"/>
          </w:divBdr>
        </w:div>
        <w:div w:id="447891235">
          <w:marLeft w:val="480"/>
          <w:marRight w:val="0"/>
          <w:marTop w:val="0"/>
          <w:marBottom w:val="0"/>
          <w:divBdr>
            <w:top w:val="none" w:sz="0" w:space="0" w:color="auto"/>
            <w:left w:val="none" w:sz="0" w:space="0" w:color="auto"/>
            <w:bottom w:val="none" w:sz="0" w:space="0" w:color="auto"/>
            <w:right w:val="none" w:sz="0" w:space="0" w:color="auto"/>
          </w:divBdr>
        </w:div>
        <w:div w:id="602151908">
          <w:marLeft w:val="480"/>
          <w:marRight w:val="0"/>
          <w:marTop w:val="0"/>
          <w:marBottom w:val="0"/>
          <w:divBdr>
            <w:top w:val="none" w:sz="0" w:space="0" w:color="auto"/>
            <w:left w:val="none" w:sz="0" w:space="0" w:color="auto"/>
            <w:bottom w:val="none" w:sz="0" w:space="0" w:color="auto"/>
            <w:right w:val="none" w:sz="0" w:space="0" w:color="auto"/>
          </w:divBdr>
        </w:div>
        <w:div w:id="639187154">
          <w:marLeft w:val="480"/>
          <w:marRight w:val="0"/>
          <w:marTop w:val="0"/>
          <w:marBottom w:val="0"/>
          <w:divBdr>
            <w:top w:val="none" w:sz="0" w:space="0" w:color="auto"/>
            <w:left w:val="none" w:sz="0" w:space="0" w:color="auto"/>
            <w:bottom w:val="none" w:sz="0" w:space="0" w:color="auto"/>
            <w:right w:val="none" w:sz="0" w:space="0" w:color="auto"/>
          </w:divBdr>
        </w:div>
        <w:div w:id="662582217">
          <w:marLeft w:val="480"/>
          <w:marRight w:val="0"/>
          <w:marTop w:val="0"/>
          <w:marBottom w:val="0"/>
          <w:divBdr>
            <w:top w:val="none" w:sz="0" w:space="0" w:color="auto"/>
            <w:left w:val="none" w:sz="0" w:space="0" w:color="auto"/>
            <w:bottom w:val="none" w:sz="0" w:space="0" w:color="auto"/>
            <w:right w:val="none" w:sz="0" w:space="0" w:color="auto"/>
          </w:divBdr>
        </w:div>
        <w:div w:id="682441538">
          <w:marLeft w:val="480"/>
          <w:marRight w:val="0"/>
          <w:marTop w:val="0"/>
          <w:marBottom w:val="0"/>
          <w:divBdr>
            <w:top w:val="none" w:sz="0" w:space="0" w:color="auto"/>
            <w:left w:val="none" w:sz="0" w:space="0" w:color="auto"/>
            <w:bottom w:val="none" w:sz="0" w:space="0" w:color="auto"/>
            <w:right w:val="none" w:sz="0" w:space="0" w:color="auto"/>
          </w:divBdr>
        </w:div>
        <w:div w:id="696124877">
          <w:marLeft w:val="480"/>
          <w:marRight w:val="0"/>
          <w:marTop w:val="0"/>
          <w:marBottom w:val="0"/>
          <w:divBdr>
            <w:top w:val="none" w:sz="0" w:space="0" w:color="auto"/>
            <w:left w:val="none" w:sz="0" w:space="0" w:color="auto"/>
            <w:bottom w:val="none" w:sz="0" w:space="0" w:color="auto"/>
            <w:right w:val="none" w:sz="0" w:space="0" w:color="auto"/>
          </w:divBdr>
        </w:div>
        <w:div w:id="722947686">
          <w:marLeft w:val="480"/>
          <w:marRight w:val="0"/>
          <w:marTop w:val="0"/>
          <w:marBottom w:val="0"/>
          <w:divBdr>
            <w:top w:val="none" w:sz="0" w:space="0" w:color="auto"/>
            <w:left w:val="none" w:sz="0" w:space="0" w:color="auto"/>
            <w:bottom w:val="none" w:sz="0" w:space="0" w:color="auto"/>
            <w:right w:val="none" w:sz="0" w:space="0" w:color="auto"/>
          </w:divBdr>
        </w:div>
        <w:div w:id="728845830">
          <w:marLeft w:val="480"/>
          <w:marRight w:val="0"/>
          <w:marTop w:val="0"/>
          <w:marBottom w:val="0"/>
          <w:divBdr>
            <w:top w:val="none" w:sz="0" w:space="0" w:color="auto"/>
            <w:left w:val="none" w:sz="0" w:space="0" w:color="auto"/>
            <w:bottom w:val="none" w:sz="0" w:space="0" w:color="auto"/>
            <w:right w:val="none" w:sz="0" w:space="0" w:color="auto"/>
          </w:divBdr>
        </w:div>
        <w:div w:id="744566898">
          <w:marLeft w:val="480"/>
          <w:marRight w:val="0"/>
          <w:marTop w:val="0"/>
          <w:marBottom w:val="0"/>
          <w:divBdr>
            <w:top w:val="none" w:sz="0" w:space="0" w:color="auto"/>
            <w:left w:val="none" w:sz="0" w:space="0" w:color="auto"/>
            <w:bottom w:val="none" w:sz="0" w:space="0" w:color="auto"/>
            <w:right w:val="none" w:sz="0" w:space="0" w:color="auto"/>
          </w:divBdr>
        </w:div>
        <w:div w:id="753817662">
          <w:marLeft w:val="480"/>
          <w:marRight w:val="0"/>
          <w:marTop w:val="0"/>
          <w:marBottom w:val="0"/>
          <w:divBdr>
            <w:top w:val="none" w:sz="0" w:space="0" w:color="auto"/>
            <w:left w:val="none" w:sz="0" w:space="0" w:color="auto"/>
            <w:bottom w:val="none" w:sz="0" w:space="0" w:color="auto"/>
            <w:right w:val="none" w:sz="0" w:space="0" w:color="auto"/>
          </w:divBdr>
        </w:div>
        <w:div w:id="777334411">
          <w:marLeft w:val="480"/>
          <w:marRight w:val="0"/>
          <w:marTop w:val="0"/>
          <w:marBottom w:val="0"/>
          <w:divBdr>
            <w:top w:val="none" w:sz="0" w:space="0" w:color="auto"/>
            <w:left w:val="none" w:sz="0" w:space="0" w:color="auto"/>
            <w:bottom w:val="none" w:sz="0" w:space="0" w:color="auto"/>
            <w:right w:val="none" w:sz="0" w:space="0" w:color="auto"/>
          </w:divBdr>
        </w:div>
        <w:div w:id="805852581">
          <w:marLeft w:val="480"/>
          <w:marRight w:val="0"/>
          <w:marTop w:val="0"/>
          <w:marBottom w:val="0"/>
          <w:divBdr>
            <w:top w:val="none" w:sz="0" w:space="0" w:color="auto"/>
            <w:left w:val="none" w:sz="0" w:space="0" w:color="auto"/>
            <w:bottom w:val="none" w:sz="0" w:space="0" w:color="auto"/>
            <w:right w:val="none" w:sz="0" w:space="0" w:color="auto"/>
          </w:divBdr>
        </w:div>
        <w:div w:id="806243081">
          <w:marLeft w:val="480"/>
          <w:marRight w:val="0"/>
          <w:marTop w:val="0"/>
          <w:marBottom w:val="0"/>
          <w:divBdr>
            <w:top w:val="none" w:sz="0" w:space="0" w:color="auto"/>
            <w:left w:val="none" w:sz="0" w:space="0" w:color="auto"/>
            <w:bottom w:val="none" w:sz="0" w:space="0" w:color="auto"/>
            <w:right w:val="none" w:sz="0" w:space="0" w:color="auto"/>
          </w:divBdr>
        </w:div>
        <w:div w:id="838230325">
          <w:marLeft w:val="480"/>
          <w:marRight w:val="0"/>
          <w:marTop w:val="0"/>
          <w:marBottom w:val="0"/>
          <w:divBdr>
            <w:top w:val="none" w:sz="0" w:space="0" w:color="auto"/>
            <w:left w:val="none" w:sz="0" w:space="0" w:color="auto"/>
            <w:bottom w:val="none" w:sz="0" w:space="0" w:color="auto"/>
            <w:right w:val="none" w:sz="0" w:space="0" w:color="auto"/>
          </w:divBdr>
        </w:div>
        <w:div w:id="838887661">
          <w:marLeft w:val="480"/>
          <w:marRight w:val="0"/>
          <w:marTop w:val="0"/>
          <w:marBottom w:val="0"/>
          <w:divBdr>
            <w:top w:val="none" w:sz="0" w:space="0" w:color="auto"/>
            <w:left w:val="none" w:sz="0" w:space="0" w:color="auto"/>
            <w:bottom w:val="none" w:sz="0" w:space="0" w:color="auto"/>
            <w:right w:val="none" w:sz="0" w:space="0" w:color="auto"/>
          </w:divBdr>
        </w:div>
        <w:div w:id="864951919">
          <w:marLeft w:val="480"/>
          <w:marRight w:val="0"/>
          <w:marTop w:val="0"/>
          <w:marBottom w:val="0"/>
          <w:divBdr>
            <w:top w:val="none" w:sz="0" w:space="0" w:color="auto"/>
            <w:left w:val="none" w:sz="0" w:space="0" w:color="auto"/>
            <w:bottom w:val="none" w:sz="0" w:space="0" w:color="auto"/>
            <w:right w:val="none" w:sz="0" w:space="0" w:color="auto"/>
          </w:divBdr>
        </w:div>
        <w:div w:id="872693829">
          <w:marLeft w:val="480"/>
          <w:marRight w:val="0"/>
          <w:marTop w:val="0"/>
          <w:marBottom w:val="0"/>
          <w:divBdr>
            <w:top w:val="none" w:sz="0" w:space="0" w:color="auto"/>
            <w:left w:val="none" w:sz="0" w:space="0" w:color="auto"/>
            <w:bottom w:val="none" w:sz="0" w:space="0" w:color="auto"/>
            <w:right w:val="none" w:sz="0" w:space="0" w:color="auto"/>
          </w:divBdr>
        </w:div>
        <w:div w:id="873345287">
          <w:marLeft w:val="480"/>
          <w:marRight w:val="0"/>
          <w:marTop w:val="0"/>
          <w:marBottom w:val="0"/>
          <w:divBdr>
            <w:top w:val="none" w:sz="0" w:space="0" w:color="auto"/>
            <w:left w:val="none" w:sz="0" w:space="0" w:color="auto"/>
            <w:bottom w:val="none" w:sz="0" w:space="0" w:color="auto"/>
            <w:right w:val="none" w:sz="0" w:space="0" w:color="auto"/>
          </w:divBdr>
        </w:div>
        <w:div w:id="903837117">
          <w:marLeft w:val="480"/>
          <w:marRight w:val="0"/>
          <w:marTop w:val="0"/>
          <w:marBottom w:val="0"/>
          <w:divBdr>
            <w:top w:val="none" w:sz="0" w:space="0" w:color="auto"/>
            <w:left w:val="none" w:sz="0" w:space="0" w:color="auto"/>
            <w:bottom w:val="none" w:sz="0" w:space="0" w:color="auto"/>
            <w:right w:val="none" w:sz="0" w:space="0" w:color="auto"/>
          </w:divBdr>
        </w:div>
        <w:div w:id="929116609">
          <w:marLeft w:val="480"/>
          <w:marRight w:val="0"/>
          <w:marTop w:val="0"/>
          <w:marBottom w:val="0"/>
          <w:divBdr>
            <w:top w:val="none" w:sz="0" w:space="0" w:color="auto"/>
            <w:left w:val="none" w:sz="0" w:space="0" w:color="auto"/>
            <w:bottom w:val="none" w:sz="0" w:space="0" w:color="auto"/>
            <w:right w:val="none" w:sz="0" w:space="0" w:color="auto"/>
          </w:divBdr>
        </w:div>
        <w:div w:id="950626512">
          <w:marLeft w:val="480"/>
          <w:marRight w:val="0"/>
          <w:marTop w:val="0"/>
          <w:marBottom w:val="0"/>
          <w:divBdr>
            <w:top w:val="none" w:sz="0" w:space="0" w:color="auto"/>
            <w:left w:val="none" w:sz="0" w:space="0" w:color="auto"/>
            <w:bottom w:val="none" w:sz="0" w:space="0" w:color="auto"/>
            <w:right w:val="none" w:sz="0" w:space="0" w:color="auto"/>
          </w:divBdr>
        </w:div>
        <w:div w:id="953055011">
          <w:marLeft w:val="480"/>
          <w:marRight w:val="0"/>
          <w:marTop w:val="0"/>
          <w:marBottom w:val="0"/>
          <w:divBdr>
            <w:top w:val="none" w:sz="0" w:space="0" w:color="auto"/>
            <w:left w:val="none" w:sz="0" w:space="0" w:color="auto"/>
            <w:bottom w:val="none" w:sz="0" w:space="0" w:color="auto"/>
            <w:right w:val="none" w:sz="0" w:space="0" w:color="auto"/>
          </w:divBdr>
        </w:div>
        <w:div w:id="972905392">
          <w:marLeft w:val="480"/>
          <w:marRight w:val="0"/>
          <w:marTop w:val="0"/>
          <w:marBottom w:val="0"/>
          <w:divBdr>
            <w:top w:val="none" w:sz="0" w:space="0" w:color="auto"/>
            <w:left w:val="none" w:sz="0" w:space="0" w:color="auto"/>
            <w:bottom w:val="none" w:sz="0" w:space="0" w:color="auto"/>
            <w:right w:val="none" w:sz="0" w:space="0" w:color="auto"/>
          </w:divBdr>
        </w:div>
        <w:div w:id="994145659">
          <w:marLeft w:val="480"/>
          <w:marRight w:val="0"/>
          <w:marTop w:val="0"/>
          <w:marBottom w:val="0"/>
          <w:divBdr>
            <w:top w:val="none" w:sz="0" w:space="0" w:color="auto"/>
            <w:left w:val="none" w:sz="0" w:space="0" w:color="auto"/>
            <w:bottom w:val="none" w:sz="0" w:space="0" w:color="auto"/>
            <w:right w:val="none" w:sz="0" w:space="0" w:color="auto"/>
          </w:divBdr>
        </w:div>
      </w:divsChild>
    </w:div>
    <w:div w:id="909005372">
      <w:bodyDiv w:val="1"/>
      <w:marLeft w:val="0"/>
      <w:marRight w:val="0"/>
      <w:marTop w:val="0"/>
      <w:marBottom w:val="0"/>
      <w:divBdr>
        <w:top w:val="none" w:sz="0" w:space="0" w:color="auto"/>
        <w:left w:val="none" w:sz="0" w:space="0" w:color="auto"/>
        <w:bottom w:val="none" w:sz="0" w:space="0" w:color="auto"/>
        <w:right w:val="none" w:sz="0" w:space="0" w:color="auto"/>
      </w:divBdr>
    </w:div>
    <w:div w:id="909076139">
      <w:bodyDiv w:val="1"/>
      <w:marLeft w:val="0"/>
      <w:marRight w:val="0"/>
      <w:marTop w:val="0"/>
      <w:marBottom w:val="0"/>
      <w:divBdr>
        <w:top w:val="none" w:sz="0" w:space="0" w:color="auto"/>
        <w:left w:val="none" w:sz="0" w:space="0" w:color="auto"/>
        <w:bottom w:val="none" w:sz="0" w:space="0" w:color="auto"/>
        <w:right w:val="none" w:sz="0" w:space="0" w:color="auto"/>
      </w:divBdr>
    </w:div>
    <w:div w:id="910965021">
      <w:bodyDiv w:val="1"/>
      <w:marLeft w:val="0"/>
      <w:marRight w:val="0"/>
      <w:marTop w:val="0"/>
      <w:marBottom w:val="0"/>
      <w:divBdr>
        <w:top w:val="none" w:sz="0" w:space="0" w:color="auto"/>
        <w:left w:val="none" w:sz="0" w:space="0" w:color="auto"/>
        <w:bottom w:val="none" w:sz="0" w:space="0" w:color="auto"/>
        <w:right w:val="none" w:sz="0" w:space="0" w:color="auto"/>
      </w:divBdr>
    </w:div>
    <w:div w:id="911501786">
      <w:bodyDiv w:val="1"/>
      <w:marLeft w:val="0"/>
      <w:marRight w:val="0"/>
      <w:marTop w:val="0"/>
      <w:marBottom w:val="0"/>
      <w:divBdr>
        <w:top w:val="none" w:sz="0" w:space="0" w:color="auto"/>
        <w:left w:val="none" w:sz="0" w:space="0" w:color="auto"/>
        <w:bottom w:val="none" w:sz="0" w:space="0" w:color="auto"/>
        <w:right w:val="none" w:sz="0" w:space="0" w:color="auto"/>
      </w:divBdr>
    </w:div>
    <w:div w:id="911701558">
      <w:bodyDiv w:val="1"/>
      <w:marLeft w:val="0"/>
      <w:marRight w:val="0"/>
      <w:marTop w:val="0"/>
      <w:marBottom w:val="0"/>
      <w:divBdr>
        <w:top w:val="none" w:sz="0" w:space="0" w:color="auto"/>
        <w:left w:val="none" w:sz="0" w:space="0" w:color="auto"/>
        <w:bottom w:val="none" w:sz="0" w:space="0" w:color="auto"/>
        <w:right w:val="none" w:sz="0" w:space="0" w:color="auto"/>
      </w:divBdr>
    </w:div>
    <w:div w:id="912082978">
      <w:bodyDiv w:val="1"/>
      <w:marLeft w:val="0"/>
      <w:marRight w:val="0"/>
      <w:marTop w:val="0"/>
      <w:marBottom w:val="0"/>
      <w:divBdr>
        <w:top w:val="none" w:sz="0" w:space="0" w:color="auto"/>
        <w:left w:val="none" w:sz="0" w:space="0" w:color="auto"/>
        <w:bottom w:val="none" w:sz="0" w:space="0" w:color="auto"/>
        <w:right w:val="none" w:sz="0" w:space="0" w:color="auto"/>
      </w:divBdr>
      <w:divsChild>
        <w:div w:id="83457075">
          <w:marLeft w:val="480"/>
          <w:marRight w:val="0"/>
          <w:marTop w:val="0"/>
          <w:marBottom w:val="0"/>
          <w:divBdr>
            <w:top w:val="none" w:sz="0" w:space="0" w:color="auto"/>
            <w:left w:val="none" w:sz="0" w:space="0" w:color="auto"/>
            <w:bottom w:val="none" w:sz="0" w:space="0" w:color="auto"/>
            <w:right w:val="none" w:sz="0" w:space="0" w:color="auto"/>
          </w:divBdr>
        </w:div>
        <w:div w:id="178013939">
          <w:marLeft w:val="480"/>
          <w:marRight w:val="0"/>
          <w:marTop w:val="0"/>
          <w:marBottom w:val="0"/>
          <w:divBdr>
            <w:top w:val="none" w:sz="0" w:space="0" w:color="auto"/>
            <w:left w:val="none" w:sz="0" w:space="0" w:color="auto"/>
            <w:bottom w:val="none" w:sz="0" w:space="0" w:color="auto"/>
            <w:right w:val="none" w:sz="0" w:space="0" w:color="auto"/>
          </w:divBdr>
        </w:div>
        <w:div w:id="200870447">
          <w:marLeft w:val="480"/>
          <w:marRight w:val="0"/>
          <w:marTop w:val="0"/>
          <w:marBottom w:val="0"/>
          <w:divBdr>
            <w:top w:val="none" w:sz="0" w:space="0" w:color="auto"/>
            <w:left w:val="none" w:sz="0" w:space="0" w:color="auto"/>
            <w:bottom w:val="none" w:sz="0" w:space="0" w:color="auto"/>
            <w:right w:val="none" w:sz="0" w:space="0" w:color="auto"/>
          </w:divBdr>
        </w:div>
        <w:div w:id="292449478">
          <w:marLeft w:val="480"/>
          <w:marRight w:val="0"/>
          <w:marTop w:val="0"/>
          <w:marBottom w:val="0"/>
          <w:divBdr>
            <w:top w:val="none" w:sz="0" w:space="0" w:color="auto"/>
            <w:left w:val="none" w:sz="0" w:space="0" w:color="auto"/>
            <w:bottom w:val="none" w:sz="0" w:space="0" w:color="auto"/>
            <w:right w:val="none" w:sz="0" w:space="0" w:color="auto"/>
          </w:divBdr>
        </w:div>
        <w:div w:id="329262974">
          <w:marLeft w:val="480"/>
          <w:marRight w:val="0"/>
          <w:marTop w:val="0"/>
          <w:marBottom w:val="0"/>
          <w:divBdr>
            <w:top w:val="none" w:sz="0" w:space="0" w:color="auto"/>
            <w:left w:val="none" w:sz="0" w:space="0" w:color="auto"/>
            <w:bottom w:val="none" w:sz="0" w:space="0" w:color="auto"/>
            <w:right w:val="none" w:sz="0" w:space="0" w:color="auto"/>
          </w:divBdr>
        </w:div>
        <w:div w:id="389109052">
          <w:marLeft w:val="480"/>
          <w:marRight w:val="0"/>
          <w:marTop w:val="0"/>
          <w:marBottom w:val="0"/>
          <w:divBdr>
            <w:top w:val="none" w:sz="0" w:space="0" w:color="auto"/>
            <w:left w:val="none" w:sz="0" w:space="0" w:color="auto"/>
            <w:bottom w:val="none" w:sz="0" w:space="0" w:color="auto"/>
            <w:right w:val="none" w:sz="0" w:space="0" w:color="auto"/>
          </w:divBdr>
        </w:div>
        <w:div w:id="497035250">
          <w:marLeft w:val="480"/>
          <w:marRight w:val="0"/>
          <w:marTop w:val="0"/>
          <w:marBottom w:val="0"/>
          <w:divBdr>
            <w:top w:val="none" w:sz="0" w:space="0" w:color="auto"/>
            <w:left w:val="none" w:sz="0" w:space="0" w:color="auto"/>
            <w:bottom w:val="none" w:sz="0" w:space="0" w:color="auto"/>
            <w:right w:val="none" w:sz="0" w:space="0" w:color="auto"/>
          </w:divBdr>
        </w:div>
        <w:div w:id="560217651">
          <w:marLeft w:val="480"/>
          <w:marRight w:val="0"/>
          <w:marTop w:val="0"/>
          <w:marBottom w:val="0"/>
          <w:divBdr>
            <w:top w:val="none" w:sz="0" w:space="0" w:color="auto"/>
            <w:left w:val="none" w:sz="0" w:space="0" w:color="auto"/>
            <w:bottom w:val="none" w:sz="0" w:space="0" w:color="auto"/>
            <w:right w:val="none" w:sz="0" w:space="0" w:color="auto"/>
          </w:divBdr>
        </w:div>
        <w:div w:id="766343737">
          <w:marLeft w:val="480"/>
          <w:marRight w:val="0"/>
          <w:marTop w:val="0"/>
          <w:marBottom w:val="0"/>
          <w:divBdr>
            <w:top w:val="none" w:sz="0" w:space="0" w:color="auto"/>
            <w:left w:val="none" w:sz="0" w:space="0" w:color="auto"/>
            <w:bottom w:val="none" w:sz="0" w:space="0" w:color="auto"/>
            <w:right w:val="none" w:sz="0" w:space="0" w:color="auto"/>
          </w:divBdr>
        </w:div>
        <w:div w:id="952663570">
          <w:marLeft w:val="480"/>
          <w:marRight w:val="0"/>
          <w:marTop w:val="0"/>
          <w:marBottom w:val="0"/>
          <w:divBdr>
            <w:top w:val="none" w:sz="0" w:space="0" w:color="auto"/>
            <w:left w:val="none" w:sz="0" w:space="0" w:color="auto"/>
            <w:bottom w:val="none" w:sz="0" w:space="0" w:color="auto"/>
            <w:right w:val="none" w:sz="0" w:space="0" w:color="auto"/>
          </w:divBdr>
        </w:div>
      </w:divsChild>
    </w:div>
    <w:div w:id="912274083">
      <w:bodyDiv w:val="1"/>
      <w:marLeft w:val="0"/>
      <w:marRight w:val="0"/>
      <w:marTop w:val="0"/>
      <w:marBottom w:val="0"/>
      <w:divBdr>
        <w:top w:val="none" w:sz="0" w:space="0" w:color="auto"/>
        <w:left w:val="none" w:sz="0" w:space="0" w:color="auto"/>
        <w:bottom w:val="none" w:sz="0" w:space="0" w:color="auto"/>
        <w:right w:val="none" w:sz="0" w:space="0" w:color="auto"/>
      </w:divBdr>
    </w:div>
    <w:div w:id="912932356">
      <w:bodyDiv w:val="1"/>
      <w:marLeft w:val="0"/>
      <w:marRight w:val="0"/>
      <w:marTop w:val="0"/>
      <w:marBottom w:val="0"/>
      <w:divBdr>
        <w:top w:val="none" w:sz="0" w:space="0" w:color="auto"/>
        <w:left w:val="none" w:sz="0" w:space="0" w:color="auto"/>
        <w:bottom w:val="none" w:sz="0" w:space="0" w:color="auto"/>
        <w:right w:val="none" w:sz="0" w:space="0" w:color="auto"/>
      </w:divBdr>
    </w:div>
    <w:div w:id="913583487">
      <w:bodyDiv w:val="1"/>
      <w:marLeft w:val="0"/>
      <w:marRight w:val="0"/>
      <w:marTop w:val="0"/>
      <w:marBottom w:val="0"/>
      <w:divBdr>
        <w:top w:val="none" w:sz="0" w:space="0" w:color="auto"/>
        <w:left w:val="none" w:sz="0" w:space="0" w:color="auto"/>
        <w:bottom w:val="none" w:sz="0" w:space="0" w:color="auto"/>
        <w:right w:val="none" w:sz="0" w:space="0" w:color="auto"/>
      </w:divBdr>
    </w:div>
    <w:div w:id="914127279">
      <w:bodyDiv w:val="1"/>
      <w:marLeft w:val="0"/>
      <w:marRight w:val="0"/>
      <w:marTop w:val="0"/>
      <w:marBottom w:val="0"/>
      <w:divBdr>
        <w:top w:val="none" w:sz="0" w:space="0" w:color="auto"/>
        <w:left w:val="none" w:sz="0" w:space="0" w:color="auto"/>
        <w:bottom w:val="none" w:sz="0" w:space="0" w:color="auto"/>
        <w:right w:val="none" w:sz="0" w:space="0" w:color="auto"/>
      </w:divBdr>
    </w:div>
    <w:div w:id="914778801">
      <w:bodyDiv w:val="1"/>
      <w:marLeft w:val="0"/>
      <w:marRight w:val="0"/>
      <w:marTop w:val="0"/>
      <w:marBottom w:val="0"/>
      <w:divBdr>
        <w:top w:val="none" w:sz="0" w:space="0" w:color="auto"/>
        <w:left w:val="none" w:sz="0" w:space="0" w:color="auto"/>
        <w:bottom w:val="none" w:sz="0" w:space="0" w:color="auto"/>
        <w:right w:val="none" w:sz="0" w:space="0" w:color="auto"/>
      </w:divBdr>
    </w:div>
    <w:div w:id="914978235">
      <w:bodyDiv w:val="1"/>
      <w:marLeft w:val="0"/>
      <w:marRight w:val="0"/>
      <w:marTop w:val="0"/>
      <w:marBottom w:val="0"/>
      <w:divBdr>
        <w:top w:val="none" w:sz="0" w:space="0" w:color="auto"/>
        <w:left w:val="none" w:sz="0" w:space="0" w:color="auto"/>
        <w:bottom w:val="none" w:sz="0" w:space="0" w:color="auto"/>
        <w:right w:val="none" w:sz="0" w:space="0" w:color="auto"/>
      </w:divBdr>
    </w:div>
    <w:div w:id="915088416">
      <w:bodyDiv w:val="1"/>
      <w:marLeft w:val="0"/>
      <w:marRight w:val="0"/>
      <w:marTop w:val="0"/>
      <w:marBottom w:val="0"/>
      <w:divBdr>
        <w:top w:val="none" w:sz="0" w:space="0" w:color="auto"/>
        <w:left w:val="none" w:sz="0" w:space="0" w:color="auto"/>
        <w:bottom w:val="none" w:sz="0" w:space="0" w:color="auto"/>
        <w:right w:val="none" w:sz="0" w:space="0" w:color="auto"/>
      </w:divBdr>
    </w:div>
    <w:div w:id="915237806">
      <w:bodyDiv w:val="1"/>
      <w:marLeft w:val="0"/>
      <w:marRight w:val="0"/>
      <w:marTop w:val="0"/>
      <w:marBottom w:val="0"/>
      <w:divBdr>
        <w:top w:val="none" w:sz="0" w:space="0" w:color="auto"/>
        <w:left w:val="none" w:sz="0" w:space="0" w:color="auto"/>
        <w:bottom w:val="none" w:sz="0" w:space="0" w:color="auto"/>
        <w:right w:val="none" w:sz="0" w:space="0" w:color="auto"/>
      </w:divBdr>
    </w:div>
    <w:div w:id="915626126">
      <w:bodyDiv w:val="1"/>
      <w:marLeft w:val="0"/>
      <w:marRight w:val="0"/>
      <w:marTop w:val="0"/>
      <w:marBottom w:val="0"/>
      <w:divBdr>
        <w:top w:val="none" w:sz="0" w:space="0" w:color="auto"/>
        <w:left w:val="none" w:sz="0" w:space="0" w:color="auto"/>
        <w:bottom w:val="none" w:sz="0" w:space="0" w:color="auto"/>
        <w:right w:val="none" w:sz="0" w:space="0" w:color="auto"/>
      </w:divBdr>
    </w:div>
    <w:div w:id="915867137">
      <w:bodyDiv w:val="1"/>
      <w:marLeft w:val="0"/>
      <w:marRight w:val="0"/>
      <w:marTop w:val="0"/>
      <w:marBottom w:val="0"/>
      <w:divBdr>
        <w:top w:val="none" w:sz="0" w:space="0" w:color="auto"/>
        <w:left w:val="none" w:sz="0" w:space="0" w:color="auto"/>
        <w:bottom w:val="none" w:sz="0" w:space="0" w:color="auto"/>
        <w:right w:val="none" w:sz="0" w:space="0" w:color="auto"/>
      </w:divBdr>
    </w:div>
    <w:div w:id="916132952">
      <w:bodyDiv w:val="1"/>
      <w:marLeft w:val="0"/>
      <w:marRight w:val="0"/>
      <w:marTop w:val="0"/>
      <w:marBottom w:val="0"/>
      <w:divBdr>
        <w:top w:val="none" w:sz="0" w:space="0" w:color="auto"/>
        <w:left w:val="none" w:sz="0" w:space="0" w:color="auto"/>
        <w:bottom w:val="none" w:sz="0" w:space="0" w:color="auto"/>
        <w:right w:val="none" w:sz="0" w:space="0" w:color="auto"/>
      </w:divBdr>
    </w:div>
    <w:div w:id="916210680">
      <w:bodyDiv w:val="1"/>
      <w:marLeft w:val="0"/>
      <w:marRight w:val="0"/>
      <w:marTop w:val="0"/>
      <w:marBottom w:val="0"/>
      <w:divBdr>
        <w:top w:val="none" w:sz="0" w:space="0" w:color="auto"/>
        <w:left w:val="none" w:sz="0" w:space="0" w:color="auto"/>
        <w:bottom w:val="none" w:sz="0" w:space="0" w:color="auto"/>
        <w:right w:val="none" w:sz="0" w:space="0" w:color="auto"/>
      </w:divBdr>
      <w:divsChild>
        <w:div w:id="46029780">
          <w:marLeft w:val="480"/>
          <w:marRight w:val="0"/>
          <w:marTop w:val="0"/>
          <w:marBottom w:val="0"/>
          <w:divBdr>
            <w:top w:val="none" w:sz="0" w:space="0" w:color="auto"/>
            <w:left w:val="none" w:sz="0" w:space="0" w:color="auto"/>
            <w:bottom w:val="none" w:sz="0" w:space="0" w:color="auto"/>
            <w:right w:val="none" w:sz="0" w:space="0" w:color="auto"/>
          </w:divBdr>
        </w:div>
        <w:div w:id="74282583">
          <w:marLeft w:val="480"/>
          <w:marRight w:val="0"/>
          <w:marTop w:val="0"/>
          <w:marBottom w:val="0"/>
          <w:divBdr>
            <w:top w:val="none" w:sz="0" w:space="0" w:color="auto"/>
            <w:left w:val="none" w:sz="0" w:space="0" w:color="auto"/>
            <w:bottom w:val="none" w:sz="0" w:space="0" w:color="auto"/>
            <w:right w:val="none" w:sz="0" w:space="0" w:color="auto"/>
          </w:divBdr>
        </w:div>
        <w:div w:id="124203201">
          <w:marLeft w:val="480"/>
          <w:marRight w:val="0"/>
          <w:marTop w:val="0"/>
          <w:marBottom w:val="0"/>
          <w:divBdr>
            <w:top w:val="none" w:sz="0" w:space="0" w:color="auto"/>
            <w:left w:val="none" w:sz="0" w:space="0" w:color="auto"/>
            <w:bottom w:val="none" w:sz="0" w:space="0" w:color="auto"/>
            <w:right w:val="none" w:sz="0" w:space="0" w:color="auto"/>
          </w:divBdr>
        </w:div>
        <w:div w:id="150366614">
          <w:marLeft w:val="480"/>
          <w:marRight w:val="0"/>
          <w:marTop w:val="0"/>
          <w:marBottom w:val="0"/>
          <w:divBdr>
            <w:top w:val="none" w:sz="0" w:space="0" w:color="auto"/>
            <w:left w:val="none" w:sz="0" w:space="0" w:color="auto"/>
            <w:bottom w:val="none" w:sz="0" w:space="0" w:color="auto"/>
            <w:right w:val="none" w:sz="0" w:space="0" w:color="auto"/>
          </w:divBdr>
        </w:div>
        <w:div w:id="218171123">
          <w:marLeft w:val="480"/>
          <w:marRight w:val="0"/>
          <w:marTop w:val="0"/>
          <w:marBottom w:val="0"/>
          <w:divBdr>
            <w:top w:val="none" w:sz="0" w:space="0" w:color="auto"/>
            <w:left w:val="none" w:sz="0" w:space="0" w:color="auto"/>
            <w:bottom w:val="none" w:sz="0" w:space="0" w:color="auto"/>
            <w:right w:val="none" w:sz="0" w:space="0" w:color="auto"/>
          </w:divBdr>
        </w:div>
        <w:div w:id="253242627">
          <w:marLeft w:val="480"/>
          <w:marRight w:val="0"/>
          <w:marTop w:val="0"/>
          <w:marBottom w:val="0"/>
          <w:divBdr>
            <w:top w:val="none" w:sz="0" w:space="0" w:color="auto"/>
            <w:left w:val="none" w:sz="0" w:space="0" w:color="auto"/>
            <w:bottom w:val="none" w:sz="0" w:space="0" w:color="auto"/>
            <w:right w:val="none" w:sz="0" w:space="0" w:color="auto"/>
          </w:divBdr>
        </w:div>
        <w:div w:id="350304491">
          <w:marLeft w:val="480"/>
          <w:marRight w:val="0"/>
          <w:marTop w:val="0"/>
          <w:marBottom w:val="0"/>
          <w:divBdr>
            <w:top w:val="none" w:sz="0" w:space="0" w:color="auto"/>
            <w:left w:val="none" w:sz="0" w:space="0" w:color="auto"/>
            <w:bottom w:val="none" w:sz="0" w:space="0" w:color="auto"/>
            <w:right w:val="none" w:sz="0" w:space="0" w:color="auto"/>
          </w:divBdr>
        </w:div>
        <w:div w:id="350763465">
          <w:marLeft w:val="480"/>
          <w:marRight w:val="0"/>
          <w:marTop w:val="0"/>
          <w:marBottom w:val="0"/>
          <w:divBdr>
            <w:top w:val="none" w:sz="0" w:space="0" w:color="auto"/>
            <w:left w:val="none" w:sz="0" w:space="0" w:color="auto"/>
            <w:bottom w:val="none" w:sz="0" w:space="0" w:color="auto"/>
            <w:right w:val="none" w:sz="0" w:space="0" w:color="auto"/>
          </w:divBdr>
        </w:div>
        <w:div w:id="362679804">
          <w:marLeft w:val="480"/>
          <w:marRight w:val="0"/>
          <w:marTop w:val="0"/>
          <w:marBottom w:val="0"/>
          <w:divBdr>
            <w:top w:val="none" w:sz="0" w:space="0" w:color="auto"/>
            <w:left w:val="none" w:sz="0" w:space="0" w:color="auto"/>
            <w:bottom w:val="none" w:sz="0" w:space="0" w:color="auto"/>
            <w:right w:val="none" w:sz="0" w:space="0" w:color="auto"/>
          </w:divBdr>
        </w:div>
        <w:div w:id="370348920">
          <w:marLeft w:val="480"/>
          <w:marRight w:val="0"/>
          <w:marTop w:val="0"/>
          <w:marBottom w:val="0"/>
          <w:divBdr>
            <w:top w:val="none" w:sz="0" w:space="0" w:color="auto"/>
            <w:left w:val="none" w:sz="0" w:space="0" w:color="auto"/>
            <w:bottom w:val="none" w:sz="0" w:space="0" w:color="auto"/>
            <w:right w:val="none" w:sz="0" w:space="0" w:color="auto"/>
          </w:divBdr>
        </w:div>
        <w:div w:id="385882949">
          <w:marLeft w:val="480"/>
          <w:marRight w:val="0"/>
          <w:marTop w:val="0"/>
          <w:marBottom w:val="0"/>
          <w:divBdr>
            <w:top w:val="none" w:sz="0" w:space="0" w:color="auto"/>
            <w:left w:val="none" w:sz="0" w:space="0" w:color="auto"/>
            <w:bottom w:val="none" w:sz="0" w:space="0" w:color="auto"/>
            <w:right w:val="none" w:sz="0" w:space="0" w:color="auto"/>
          </w:divBdr>
        </w:div>
        <w:div w:id="420875175">
          <w:marLeft w:val="480"/>
          <w:marRight w:val="0"/>
          <w:marTop w:val="0"/>
          <w:marBottom w:val="0"/>
          <w:divBdr>
            <w:top w:val="none" w:sz="0" w:space="0" w:color="auto"/>
            <w:left w:val="none" w:sz="0" w:space="0" w:color="auto"/>
            <w:bottom w:val="none" w:sz="0" w:space="0" w:color="auto"/>
            <w:right w:val="none" w:sz="0" w:space="0" w:color="auto"/>
          </w:divBdr>
        </w:div>
        <w:div w:id="484931217">
          <w:marLeft w:val="480"/>
          <w:marRight w:val="0"/>
          <w:marTop w:val="0"/>
          <w:marBottom w:val="0"/>
          <w:divBdr>
            <w:top w:val="none" w:sz="0" w:space="0" w:color="auto"/>
            <w:left w:val="none" w:sz="0" w:space="0" w:color="auto"/>
            <w:bottom w:val="none" w:sz="0" w:space="0" w:color="auto"/>
            <w:right w:val="none" w:sz="0" w:space="0" w:color="auto"/>
          </w:divBdr>
        </w:div>
        <w:div w:id="586109392">
          <w:marLeft w:val="480"/>
          <w:marRight w:val="0"/>
          <w:marTop w:val="0"/>
          <w:marBottom w:val="0"/>
          <w:divBdr>
            <w:top w:val="none" w:sz="0" w:space="0" w:color="auto"/>
            <w:left w:val="none" w:sz="0" w:space="0" w:color="auto"/>
            <w:bottom w:val="none" w:sz="0" w:space="0" w:color="auto"/>
            <w:right w:val="none" w:sz="0" w:space="0" w:color="auto"/>
          </w:divBdr>
        </w:div>
        <w:div w:id="648285131">
          <w:marLeft w:val="480"/>
          <w:marRight w:val="0"/>
          <w:marTop w:val="0"/>
          <w:marBottom w:val="0"/>
          <w:divBdr>
            <w:top w:val="none" w:sz="0" w:space="0" w:color="auto"/>
            <w:left w:val="none" w:sz="0" w:space="0" w:color="auto"/>
            <w:bottom w:val="none" w:sz="0" w:space="0" w:color="auto"/>
            <w:right w:val="none" w:sz="0" w:space="0" w:color="auto"/>
          </w:divBdr>
        </w:div>
        <w:div w:id="650062284">
          <w:marLeft w:val="480"/>
          <w:marRight w:val="0"/>
          <w:marTop w:val="0"/>
          <w:marBottom w:val="0"/>
          <w:divBdr>
            <w:top w:val="none" w:sz="0" w:space="0" w:color="auto"/>
            <w:left w:val="none" w:sz="0" w:space="0" w:color="auto"/>
            <w:bottom w:val="none" w:sz="0" w:space="0" w:color="auto"/>
            <w:right w:val="none" w:sz="0" w:space="0" w:color="auto"/>
          </w:divBdr>
        </w:div>
        <w:div w:id="681276364">
          <w:marLeft w:val="480"/>
          <w:marRight w:val="0"/>
          <w:marTop w:val="0"/>
          <w:marBottom w:val="0"/>
          <w:divBdr>
            <w:top w:val="none" w:sz="0" w:space="0" w:color="auto"/>
            <w:left w:val="none" w:sz="0" w:space="0" w:color="auto"/>
            <w:bottom w:val="none" w:sz="0" w:space="0" w:color="auto"/>
            <w:right w:val="none" w:sz="0" w:space="0" w:color="auto"/>
          </w:divBdr>
        </w:div>
        <w:div w:id="688263050">
          <w:marLeft w:val="480"/>
          <w:marRight w:val="0"/>
          <w:marTop w:val="0"/>
          <w:marBottom w:val="0"/>
          <w:divBdr>
            <w:top w:val="none" w:sz="0" w:space="0" w:color="auto"/>
            <w:left w:val="none" w:sz="0" w:space="0" w:color="auto"/>
            <w:bottom w:val="none" w:sz="0" w:space="0" w:color="auto"/>
            <w:right w:val="none" w:sz="0" w:space="0" w:color="auto"/>
          </w:divBdr>
        </w:div>
        <w:div w:id="693504009">
          <w:marLeft w:val="480"/>
          <w:marRight w:val="0"/>
          <w:marTop w:val="0"/>
          <w:marBottom w:val="0"/>
          <w:divBdr>
            <w:top w:val="none" w:sz="0" w:space="0" w:color="auto"/>
            <w:left w:val="none" w:sz="0" w:space="0" w:color="auto"/>
            <w:bottom w:val="none" w:sz="0" w:space="0" w:color="auto"/>
            <w:right w:val="none" w:sz="0" w:space="0" w:color="auto"/>
          </w:divBdr>
        </w:div>
        <w:div w:id="805006046">
          <w:marLeft w:val="480"/>
          <w:marRight w:val="0"/>
          <w:marTop w:val="0"/>
          <w:marBottom w:val="0"/>
          <w:divBdr>
            <w:top w:val="none" w:sz="0" w:space="0" w:color="auto"/>
            <w:left w:val="none" w:sz="0" w:space="0" w:color="auto"/>
            <w:bottom w:val="none" w:sz="0" w:space="0" w:color="auto"/>
            <w:right w:val="none" w:sz="0" w:space="0" w:color="auto"/>
          </w:divBdr>
        </w:div>
        <w:div w:id="812212703">
          <w:marLeft w:val="480"/>
          <w:marRight w:val="0"/>
          <w:marTop w:val="0"/>
          <w:marBottom w:val="0"/>
          <w:divBdr>
            <w:top w:val="none" w:sz="0" w:space="0" w:color="auto"/>
            <w:left w:val="none" w:sz="0" w:space="0" w:color="auto"/>
            <w:bottom w:val="none" w:sz="0" w:space="0" w:color="auto"/>
            <w:right w:val="none" w:sz="0" w:space="0" w:color="auto"/>
          </w:divBdr>
        </w:div>
        <w:div w:id="836074650">
          <w:marLeft w:val="480"/>
          <w:marRight w:val="0"/>
          <w:marTop w:val="0"/>
          <w:marBottom w:val="0"/>
          <w:divBdr>
            <w:top w:val="none" w:sz="0" w:space="0" w:color="auto"/>
            <w:left w:val="none" w:sz="0" w:space="0" w:color="auto"/>
            <w:bottom w:val="none" w:sz="0" w:space="0" w:color="auto"/>
            <w:right w:val="none" w:sz="0" w:space="0" w:color="auto"/>
          </w:divBdr>
        </w:div>
        <w:div w:id="867572284">
          <w:marLeft w:val="480"/>
          <w:marRight w:val="0"/>
          <w:marTop w:val="0"/>
          <w:marBottom w:val="0"/>
          <w:divBdr>
            <w:top w:val="none" w:sz="0" w:space="0" w:color="auto"/>
            <w:left w:val="none" w:sz="0" w:space="0" w:color="auto"/>
            <w:bottom w:val="none" w:sz="0" w:space="0" w:color="auto"/>
            <w:right w:val="none" w:sz="0" w:space="0" w:color="auto"/>
          </w:divBdr>
        </w:div>
        <w:div w:id="904410258">
          <w:marLeft w:val="480"/>
          <w:marRight w:val="0"/>
          <w:marTop w:val="0"/>
          <w:marBottom w:val="0"/>
          <w:divBdr>
            <w:top w:val="none" w:sz="0" w:space="0" w:color="auto"/>
            <w:left w:val="none" w:sz="0" w:space="0" w:color="auto"/>
            <w:bottom w:val="none" w:sz="0" w:space="0" w:color="auto"/>
            <w:right w:val="none" w:sz="0" w:space="0" w:color="auto"/>
          </w:divBdr>
        </w:div>
        <w:div w:id="973408478">
          <w:marLeft w:val="480"/>
          <w:marRight w:val="0"/>
          <w:marTop w:val="0"/>
          <w:marBottom w:val="0"/>
          <w:divBdr>
            <w:top w:val="none" w:sz="0" w:space="0" w:color="auto"/>
            <w:left w:val="none" w:sz="0" w:space="0" w:color="auto"/>
            <w:bottom w:val="none" w:sz="0" w:space="0" w:color="auto"/>
            <w:right w:val="none" w:sz="0" w:space="0" w:color="auto"/>
          </w:divBdr>
        </w:div>
        <w:div w:id="980958143">
          <w:marLeft w:val="480"/>
          <w:marRight w:val="0"/>
          <w:marTop w:val="0"/>
          <w:marBottom w:val="0"/>
          <w:divBdr>
            <w:top w:val="none" w:sz="0" w:space="0" w:color="auto"/>
            <w:left w:val="none" w:sz="0" w:space="0" w:color="auto"/>
            <w:bottom w:val="none" w:sz="0" w:space="0" w:color="auto"/>
            <w:right w:val="none" w:sz="0" w:space="0" w:color="auto"/>
          </w:divBdr>
        </w:div>
        <w:div w:id="987785247">
          <w:marLeft w:val="480"/>
          <w:marRight w:val="0"/>
          <w:marTop w:val="0"/>
          <w:marBottom w:val="0"/>
          <w:divBdr>
            <w:top w:val="none" w:sz="0" w:space="0" w:color="auto"/>
            <w:left w:val="none" w:sz="0" w:space="0" w:color="auto"/>
            <w:bottom w:val="none" w:sz="0" w:space="0" w:color="auto"/>
            <w:right w:val="none" w:sz="0" w:space="0" w:color="auto"/>
          </w:divBdr>
        </w:div>
        <w:div w:id="993407983">
          <w:marLeft w:val="480"/>
          <w:marRight w:val="0"/>
          <w:marTop w:val="0"/>
          <w:marBottom w:val="0"/>
          <w:divBdr>
            <w:top w:val="none" w:sz="0" w:space="0" w:color="auto"/>
            <w:left w:val="none" w:sz="0" w:space="0" w:color="auto"/>
            <w:bottom w:val="none" w:sz="0" w:space="0" w:color="auto"/>
            <w:right w:val="none" w:sz="0" w:space="0" w:color="auto"/>
          </w:divBdr>
        </w:div>
        <w:div w:id="1003627762">
          <w:marLeft w:val="480"/>
          <w:marRight w:val="0"/>
          <w:marTop w:val="0"/>
          <w:marBottom w:val="0"/>
          <w:divBdr>
            <w:top w:val="none" w:sz="0" w:space="0" w:color="auto"/>
            <w:left w:val="none" w:sz="0" w:space="0" w:color="auto"/>
            <w:bottom w:val="none" w:sz="0" w:space="0" w:color="auto"/>
            <w:right w:val="none" w:sz="0" w:space="0" w:color="auto"/>
          </w:divBdr>
        </w:div>
      </w:divsChild>
    </w:div>
    <w:div w:id="916281382">
      <w:bodyDiv w:val="1"/>
      <w:marLeft w:val="0"/>
      <w:marRight w:val="0"/>
      <w:marTop w:val="0"/>
      <w:marBottom w:val="0"/>
      <w:divBdr>
        <w:top w:val="none" w:sz="0" w:space="0" w:color="auto"/>
        <w:left w:val="none" w:sz="0" w:space="0" w:color="auto"/>
        <w:bottom w:val="none" w:sz="0" w:space="0" w:color="auto"/>
        <w:right w:val="none" w:sz="0" w:space="0" w:color="auto"/>
      </w:divBdr>
    </w:div>
    <w:div w:id="916746098">
      <w:bodyDiv w:val="1"/>
      <w:marLeft w:val="0"/>
      <w:marRight w:val="0"/>
      <w:marTop w:val="0"/>
      <w:marBottom w:val="0"/>
      <w:divBdr>
        <w:top w:val="none" w:sz="0" w:space="0" w:color="auto"/>
        <w:left w:val="none" w:sz="0" w:space="0" w:color="auto"/>
        <w:bottom w:val="none" w:sz="0" w:space="0" w:color="auto"/>
        <w:right w:val="none" w:sz="0" w:space="0" w:color="auto"/>
      </w:divBdr>
    </w:div>
    <w:div w:id="917130396">
      <w:bodyDiv w:val="1"/>
      <w:marLeft w:val="0"/>
      <w:marRight w:val="0"/>
      <w:marTop w:val="0"/>
      <w:marBottom w:val="0"/>
      <w:divBdr>
        <w:top w:val="none" w:sz="0" w:space="0" w:color="auto"/>
        <w:left w:val="none" w:sz="0" w:space="0" w:color="auto"/>
        <w:bottom w:val="none" w:sz="0" w:space="0" w:color="auto"/>
        <w:right w:val="none" w:sz="0" w:space="0" w:color="auto"/>
      </w:divBdr>
    </w:div>
    <w:div w:id="917207374">
      <w:bodyDiv w:val="1"/>
      <w:marLeft w:val="0"/>
      <w:marRight w:val="0"/>
      <w:marTop w:val="0"/>
      <w:marBottom w:val="0"/>
      <w:divBdr>
        <w:top w:val="none" w:sz="0" w:space="0" w:color="auto"/>
        <w:left w:val="none" w:sz="0" w:space="0" w:color="auto"/>
        <w:bottom w:val="none" w:sz="0" w:space="0" w:color="auto"/>
        <w:right w:val="none" w:sz="0" w:space="0" w:color="auto"/>
      </w:divBdr>
    </w:div>
    <w:div w:id="917327698">
      <w:bodyDiv w:val="1"/>
      <w:marLeft w:val="0"/>
      <w:marRight w:val="0"/>
      <w:marTop w:val="0"/>
      <w:marBottom w:val="0"/>
      <w:divBdr>
        <w:top w:val="none" w:sz="0" w:space="0" w:color="auto"/>
        <w:left w:val="none" w:sz="0" w:space="0" w:color="auto"/>
        <w:bottom w:val="none" w:sz="0" w:space="0" w:color="auto"/>
        <w:right w:val="none" w:sz="0" w:space="0" w:color="auto"/>
      </w:divBdr>
    </w:div>
    <w:div w:id="917595629">
      <w:bodyDiv w:val="1"/>
      <w:marLeft w:val="0"/>
      <w:marRight w:val="0"/>
      <w:marTop w:val="0"/>
      <w:marBottom w:val="0"/>
      <w:divBdr>
        <w:top w:val="none" w:sz="0" w:space="0" w:color="auto"/>
        <w:left w:val="none" w:sz="0" w:space="0" w:color="auto"/>
        <w:bottom w:val="none" w:sz="0" w:space="0" w:color="auto"/>
        <w:right w:val="none" w:sz="0" w:space="0" w:color="auto"/>
      </w:divBdr>
    </w:div>
    <w:div w:id="917638232">
      <w:bodyDiv w:val="1"/>
      <w:marLeft w:val="0"/>
      <w:marRight w:val="0"/>
      <w:marTop w:val="0"/>
      <w:marBottom w:val="0"/>
      <w:divBdr>
        <w:top w:val="none" w:sz="0" w:space="0" w:color="auto"/>
        <w:left w:val="none" w:sz="0" w:space="0" w:color="auto"/>
        <w:bottom w:val="none" w:sz="0" w:space="0" w:color="auto"/>
        <w:right w:val="none" w:sz="0" w:space="0" w:color="auto"/>
      </w:divBdr>
    </w:div>
    <w:div w:id="917860339">
      <w:bodyDiv w:val="1"/>
      <w:marLeft w:val="0"/>
      <w:marRight w:val="0"/>
      <w:marTop w:val="0"/>
      <w:marBottom w:val="0"/>
      <w:divBdr>
        <w:top w:val="none" w:sz="0" w:space="0" w:color="auto"/>
        <w:left w:val="none" w:sz="0" w:space="0" w:color="auto"/>
        <w:bottom w:val="none" w:sz="0" w:space="0" w:color="auto"/>
        <w:right w:val="none" w:sz="0" w:space="0" w:color="auto"/>
      </w:divBdr>
      <w:divsChild>
        <w:div w:id="38214097">
          <w:marLeft w:val="480"/>
          <w:marRight w:val="0"/>
          <w:marTop w:val="0"/>
          <w:marBottom w:val="0"/>
          <w:divBdr>
            <w:top w:val="none" w:sz="0" w:space="0" w:color="auto"/>
            <w:left w:val="none" w:sz="0" w:space="0" w:color="auto"/>
            <w:bottom w:val="none" w:sz="0" w:space="0" w:color="auto"/>
            <w:right w:val="none" w:sz="0" w:space="0" w:color="auto"/>
          </w:divBdr>
        </w:div>
        <w:div w:id="69542373">
          <w:marLeft w:val="480"/>
          <w:marRight w:val="0"/>
          <w:marTop w:val="0"/>
          <w:marBottom w:val="0"/>
          <w:divBdr>
            <w:top w:val="none" w:sz="0" w:space="0" w:color="auto"/>
            <w:left w:val="none" w:sz="0" w:space="0" w:color="auto"/>
            <w:bottom w:val="none" w:sz="0" w:space="0" w:color="auto"/>
            <w:right w:val="none" w:sz="0" w:space="0" w:color="auto"/>
          </w:divBdr>
        </w:div>
        <w:div w:id="78674758">
          <w:marLeft w:val="480"/>
          <w:marRight w:val="0"/>
          <w:marTop w:val="0"/>
          <w:marBottom w:val="0"/>
          <w:divBdr>
            <w:top w:val="none" w:sz="0" w:space="0" w:color="auto"/>
            <w:left w:val="none" w:sz="0" w:space="0" w:color="auto"/>
            <w:bottom w:val="none" w:sz="0" w:space="0" w:color="auto"/>
            <w:right w:val="none" w:sz="0" w:space="0" w:color="auto"/>
          </w:divBdr>
        </w:div>
        <w:div w:id="109785830">
          <w:marLeft w:val="480"/>
          <w:marRight w:val="0"/>
          <w:marTop w:val="0"/>
          <w:marBottom w:val="0"/>
          <w:divBdr>
            <w:top w:val="none" w:sz="0" w:space="0" w:color="auto"/>
            <w:left w:val="none" w:sz="0" w:space="0" w:color="auto"/>
            <w:bottom w:val="none" w:sz="0" w:space="0" w:color="auto"/>
            <w:right w:val="none" w:sz="0" w:space="0" w:color="auto"/>
          </w:divBdr>
        </w:div>
        <w:div w:id="121114323">
          <w:marLeft w:val="480"/>
          <w:marRight w:val="0"/>
          <w:marTop w:val="0"/>
          <w:marBottom w:val="0"/>
          <w:divBdr>
            <w:top w:val="none" w:sz="0" w:space="0" w:color="auto"/>
            <w:left w:val="none" w:sz="0" w:space="0" w:color="auto"/>
            <w:bottom w:val="none" w:sz="0" w:space="0" w:color="auto"/>
            <w:right w:val="none" w:sz="0" w:space="0" w:color="auto"/>
          </w:divBdr>
        </w:div>
        <w:div w:id="159469605">
          <w:marLeft w:val="480"/>
          <w:marRight w:val="0"/>
          <w:marTop w:val="0"/>
          <w:marBottom w:val="0"/>
          <w:divBdr>
            <w:top w:val="none" w:sz="0" w:space="0" w:color="auto"/>
            <w:left w:val="none" w:sz="0" w:space="0" w:color="auto"/>
            <w:bottom w:val="none" w:sz="0" w:space="0" w:color="auto"/>
            <w:right w:val="none" w:sz="0" w:space="0" w:color="auto"/>
          </w:divBdr>
        </w:div>
        <w:div w:id="162278575">
          <w:marLeft w:val="480"/>
          <w:marRight w:val="0"/>
          <w:marTop w:val="0"/>
          <w:marBottom w:val="0"/>
          <w:divBdr>
            <w:top w:val="none" w:sz="0" w:space="0" w:color="auto"/>
            <w:left w:val="none" w:sz="0" w:space="0" w:color="auto"/>
            <w:bottom w:val="none" w:sz="0" w:space="0" w:color="auto"/>
            <w:right w:val="none" w:sz="0" w:space="0" w:color="auto"/>
          </w:divBdr>
        </w:div>
        <w:div w:id="188489631">
          <w:marLeft w:val="480"/>
          <w:marRight w:val="0"/>
          <w:marTop w:val="0"/>
          <w:marBottom w:val="0"/>
          <w:divBdr>
            <w:top w:val="none" w:sz="0" w:space="0" w:color="auto"/>
            <w:left w:val="none" w:sz="0" w:space="0" w:color="auto"/>
            <w:bottom w:val="none" w:sz="0" w:space="0" w:color="auto"/>
            <w:right w:val="none" w:sz="0" w:space="0" w:color="auto"/>
          </w:divBdr>
        </w:div>
        <w:div w:id="200824192">
          <w:marLeft w:val="480"/>
          <w:marRight w:val="0"/>
          <w:marTop w:val="0"/>
          <w:marBottom w:val="0"/>
          <w:divBdr>
            <w:top w:val="none" w:sz="0" w:space="0" w:color="auto"/>
            <w:left w:val="none" w:sz="0" w:space="0" w:color="auto"/>
            <w:bottom w:val="none" w:sz="0" w:space="0" w:color="auto"/>
            <w:right w:val="none" w:sz="0" w:space="0" w:color="auto"/>
          </w:divBdr>
        </w:div>
        <w:div w:id="246227609">
          <w:marLeft w:val="480"/>
          <w:marRight w:val="0"/>
          <w:marTop w:val="0"/>
          <w:marBottom w:val="0"/>
          <w:divBdr>
            <w:top w:val="none" w:sz="0" w:space="0" w:color="auto"/>
            <w:left w:val="none" w:sz="0" w:space="0" w:color="auto"/>
            <w:bottom w:val="none" w:sz="0" w:space="0" w:color="auto"/>
            <w:right w:val="none" w:sz="0" w:space="0" w:color="auto"/>
          </w:divBdr>
        </w:div>
        <w:div w:id="287901424">
          <w:marLeft w:val="480"/>
          <w:marRight w:val="0"/>
          <w:marTop w:val="0"/>
          <w:marBottom w:val="0"/>
          <w:divBdr>
            <w:top w:val="none" w:sz="0" w:space="0" w:color="auto"/>
            <w:left w:val="none" w:sz="0" w:space="0" w:color="auto"/>
            <w:bottom w:val="none" w:sz="0" w:space="0" w:color="auto"/>
            <w:right w:val="none" w:sz="0" w:space="0" w:color="auto"/>
          </w:divBdr>
        </w:div>
        <w:div w:id="390079674">
          <w:marLeft w:val="480"/>
          <w:marRight w:val="0"/>
          <w:marTop w:val="0"/>
          <w:marBottom w:val="0"/>
          <w:divBdr>
            <w:top w:val="none" w:sz="0" w:space="0" w:color="auto"/>
            <w:left w:val="none" w:sz="0" w:space="0" w:color="auto"/>
            <w:bottom w:val="none" w:sz="0" w:space="0" w:color="auto"/>
            <w:right w:val="none" w:sz="0" w:space="0" w:color="auto"/>
          </w:divBdr>
        </w:div>
        <w:div w:id="390271933">
          <w:marLeft w:val="480"/>
          <w:marRight w:val="0"/>
          <w:marTop w:val="0"/>
          <w:marBottom w:val="0"/>
          <w:divBdr>
            <w:top w:val="none" w:sz="0" w:space="0" w:color="auto"/>
            <w:left w:val="none" w:sz="0" w:space="0" w:color="auto"/>
            <w:bottom w:val="none" w:sz="0" w:space="0" w:color="auto"/>
            <w:right w:val="none" w:sz="0" w:space="0" w:color="auto"/>
          </w:divBdr>
        </w:div>
        <w:div w:id="397093686">
          <w:marLeft w:val="480"/>
          <w:marRight w:val="0"/>
          <w:marTop w:val="0"/>
          <w:marBottom w:val="0"/>
          <w:divBdr>
            <w:top w:val="none" w:sz="0" w:space="0" w:color="auto"/>
            <w:left w:val="none" w:sz="0" w:space="0" w:color="auto"/>
            <w:bottom w:val="none" w:sz="0" w:space="0" w:color="auto"/>
            <w:right w:val="none" w:sz="0" w:space="0" w:color="auto"/>
          </w:divBdr>
        </w:div>
        <w:div w:id="423065577">
          <w:marLeft w:val="480"/>
          <w:marRight w:val="0"/>
          <w:marTop w:val="0"/>
          <w:marBottom w:val="0"/>
          <w:divBdr>
            <w:top w:val="none" w:sz="0" w:space="0" w:color="auto"/>
            <w:left w:val="none" w:sz="0" w:space="0" w:color="auto"/>
            <w:bottom w:val="none" w:sz="0" w:space="0" w:color="auto"/>
            <w:right w:val="none" w:sz="0" w:space="0" w:color="auto"/>
          </w:divBdr>
        </w:div>
        <w:div w:id="465244910">
          <w:marLeft w:val="480"/>
          <w:marRight w:val="0"/>
          <w:marTop w:val="0"/>
          <w:marBottom w:val="0"/>
          <w:divBdr>
            <w:top w:val="none" w:sz="0" w:space="0" w:color="auto"/>
            <w:left w:val="none" w:sz="0" w:space="0" w:color="auto"/>
            <w:bottom w:val="none" w:sz="0" w:space="0" w:color="auto"/>
            <w:right w:val="none" w:sz="0" w:space="0" w:color="auto"/>
          </w:divBdr>
        </w:div>
        <w:div w:id="496775817">
          <w:marLeft w:val="480"/>
          <w:marRight w:val="0"/>
          <w:marTop w:val="0"/>
          <w:marBottom w:val="0"/>
          <w:divBdr>
            <w:top w:val="none" w:sz="0" w:space="0" w:color="auto"/>
            <w:left w:val="none" w:sz="0" w:space="0" w:color="auto"/>
            <w:bottom w:val="none" w:sz="0" w:space="0" w:color="auto"/>
            <w:right w:val="none" w:sz="0" w:space="0" w:color="auto"/>
          </w:divBdr>
        </w:div>
        <w:div w:id="511917542">
          <w:marLeft w:val="480"/>
          <w:marRight w:val="0"/>
          <w:marTop w:val="0"/>
          <w:marBottom w:val="0"/>
          <w:divBdr>
            <w:top w:val="none" w:sz="0" w:space="0" w:color="auto"/>
            <w:left w:val="none" w:sz="0" w:space="0" w:color="auto"/>
            <w:bottom w:val="none" w:sz="0" w:space="0" w:color="auto"/>
            <w:right w:val="none" w:sz="0" w:space="0" w:color="auto"/>
          </w:divBdr>
        </w:div>
        <w:div w:id="531112969">
          <w:marLeft w:val="480"/>
          <w:marRight w:val="0"/>
          <w:marTop w:val="0"/>
          <w:marBottom w:val="0"/>
          <w:divBdr>
            <w:top w:val="none" w:sz="0" w:space="0" w:color="auto"/>
            <w:left w:val="none" w:sz="0" w:space="0" w:color="auto"/>
            <w:bottom w:val="none" w:sz="0" w:space="0" w:color="auto"/>
            <w:right w:val="none" w:sz="0" w:space="0" w:color="auto"/>
          </w:divBdr>
        </w:div>
        <w:div w:id="549221838">
          <w:marLeft w:val="480"/>
          <w:marRight w:val="0"/>
          <w:marTop w:val="0"/>
          <w:marBottom w:val="0"/>
          <w:divBdr>
            <w:top w:val="none" w:sz="0" w:space="0" w:color="auto"/>
            <w:left w:val="none" w:sz="0" w:space="0" w:color="auto"/>
            <w:bottom w:val="none" w:sz="0" w:space="0" w:color="auto"/>
            <w:right w:val="none" w:sz="0" w:space="0" w:color="auto"/>
          </w:divBdr>
        </w:div>
        <w:div w:id="554465821">
          <w:marLeft w:val="480"/>
          <w:marRight w:val="0"/>
          <w:marTop w:val="0"/>
          <w:marBottom w:val="0"/>
          <w:divBdr>
            <w:top w:val="none" w:sz="0" w:space="0" w:color="auto"/>
            <w:left w:val="none" w:sz="0" w:space="0" w:color="auto"/>
            <w:bottom w:val="none" w:sz="0" w:space="0" w:color="auto"/>
            <w:right w:val="none" w:sz="0" w:space="0" w:color="auto"/>
          </w:divBdr>
        </w:div>
        <w:div w:id="598803751">
          <w:marLeft w:val="480"/>
          <w:marRight w:val="0"/>
          <w:marTop w:val="0"/>
          <w:marBottom w:val="0"/>
          <w:divBdr>
            <w:top w:val="none" w:sz="0" w:space="0" w:color="auto"/>
            <w:left w:val="none" w:sz="0" w:space="0" w:color="auto"/>
            <w:bottom w:val="none" w:sz="0" w:space="0" w:color="auto"/>
            <w:right w:val="none" w:sz="0" w:space="0" w:color="auto"/>
          </w:divBdr>
        </w:div>
        <w:div w:id="598873895">
          <w:marLeft w:val="480"/>
          <w:marRight w:val="0"/>
          <w:marTop w:val="0"/>
          <w:marBottom w:val="0"/>
          <w:divBdr>
            <w:top w:val="none" w:sz="0" w:space="0" w:color="auto"/>
            <w:left w:val="none" w:sz="0" w:space="0" w:color="auto"/>
            <w:bottom w:val="none" w:sz="0" w:space="0" w:color="auto"/>
            <w:right w:val="none" w:sz="0" w:space="0" w:color="auto"/>
          </w:divBdr>
        </w:div>
        <w:div w:id="619796398">
          <w:marLeft w:val="480"/>
          <w:marRight w:val="0"/>
          <w:marTop w:val="0"/>
          <w:marBottom w:val="0"/>
          <w:divBdr>
            <w:top w:val="none" w:sz="0" w:space="0" w:color="auto"/>
            <w:left w:val="none" w:sz="0" w:space="0" w:color="auto"/>
            <w:bottom w:val="none" w:sz="0" w:space="0" w:color="auto"/>
            <w:right w:val="none" w:sz="0" w:space="0" w:color="auto"/>
          </w:divBdr>
        </w:div>
        <w:div w:id="623191029">
          <w:marLeft w:val="480"/>
          <w:marRight w:val="0"/>
          <w:marTop w:val="0"/>
          <w:marBottom w:val="0"/>
          <w:divBdr>
            <w:top w:val="none" w:sz="0" w:space="0" w:color="auto"/>
            <w:left w:val="none" w:sz="0" w:space="0" w:color="auto"/>
            <w:bottom w:val="none" w:sz="0" w:space="0" w:color="auto"/>
            <w:right w:val="none" w:sz="0" w:space="0" w:color="auto"/>
          </w:divBdr>
        </w:div>
        <w:div w:id="689644005">
          <w:marLeft w:val="480"/>
          <w:marRight w:val="0"/>
          <w:marTop w:val="0"/>
          <w:marBottom w:val="0"/>
          <w:divBdr>
            <w:top w:val="none" w:sz="0" w:space="0" w:color="auto"/>
            <w:left w:val="none" w:sz="0" w:space="0" w:color="auto"/>
            <w:bottom w:val="none" w:sz="0" w:space="0" w:color="auto"/>
            <w:right w:val="none" w:sz="0" w:space="0" w:color="auto"/>
          </w:divBdr>
        </w:div>
        <w:div w:id="749621254">
          <w:marLeft w:val="480"/>
          <w:marRight w:val="0"/>
          <w:marTop w:val="0"/>
          <w:marBottom w:val="0"/>
          <w:divBdr>
            <w:top w:val="none" w:sz="0" w:space="0" w:color="auto"/>
            <w:left w:val="none" w:sz="0" w:space="0" w:color="auto"/>
            <w:bottom w:val="none" w:sz="0" w:space="0" w:color="auto"/>
            <w:right w:val="none" w:sz="0" w:space="0" w:color="auto"/>
          </w:divBdr>
        </w:div>
        <w:div w:id="754397581">
          <w:marLeft w:val="480"/>
          <w:marRight w:val="0"/>
          <w:marTop w:val="0"/>
          <w:marBottom w:val="0"/>
          <w:divBdr>
            <w:top w:val="none" w:sz="0" w:space="0" w:color="auto"/>
            <w:left w:val="none" w:sz="0" w:space="0" w:color="auto"/>
            <w:bottom w:val="none" w:sz="0" w:space="0" w:color="auto"/>
            <w:right w:val="none" w:sz="0" w:space="0" w:color="auto"/>
          </w:divBdr>
        </w:div>
        <w:div w:id="768162433">
          <w:marLeft w:val="480"/>
          <w:marRight w:val="0"/>
          <w:marTop w:val="0"/>
          <w:marBottom w:val="0"/>
          <w:divBdr>
            <w:top w:val="none" w:sz="0" w:space="0" w:color="auto"/>
            <w:left w:val="none" w:sz="0" w:space="0" w:color="auto"/>
            <w:bottom w:val="none" w:sz="0" w:space="0" w:color="auto"/>
            <w:right w:val="none" w:sz="0" w:space="0" w:color="auto"/>
          </w:divBdr>
        </w:div>
        <w:div w:id="812257270">
          <w:marLeft w:val="480"/>
          <w:marRight w:val="0"/>
          <w:marTop w:val="0"/>
          <w:marBottom w:val="0"/>
          <w:divBdr>
            <w:top w:val="none" w:sz="0" w:space="0" w:color="auto"/>
            <w:left w:val="none" w:sz="0" w:space="0" w:color="auto"/>
            <w:bottom w:val="none" w:sz="0" w:space="0" w:color="auto"/>
            <w:right w:val="none" w:sz="0" w:space="0" w:color="auto"/>
          </w:divBdr>
        </w:div>
        <w:div w:id="833491300">
          <w:marLeft w:val="480"/>
          <w:marRight w:val="0"/>
          <w:marTop w:val="0"/>
          <w:marBottom w:val="0"/>
          <w:divBdr>
            <w:top w:val="none" w:sz="0" w:space="0" w:color="auto"/>
            <w:left w:val="none" w:sz="0" w:space="0" w:color="auto"/>
            <w:bottom w:val="none" w:sz="0" w:space="0" w:color="auto"/>
            <w:right w:val="none" w:sz="0" w:space="0" w:color="auto"/>
          </w:divBdr>
        </w:div>
        <w:div w:id="839585770">
          <w:marLeft w:val="480"/>
          <w:marRight w:val="0"/>
          <w:marTop w:val="0"/>
          <w:marBottom w:val="0"/>
          <w:divBdr>
            <w:top w:val="none" w:sz="0" w:space="0" w:color="auto"/>
            <w:left w:val="none" w:sz="0" w:space="0" w:color="auto"/>
            <w:bottom w:val="none" w:sz="0" w:space="0" w:color="auto"/>
            <w:right w:val="none" w:sz="0" w:space="0" w:color="auto"/>
          </w:divBdr>
        </w:div>
        <w:div w:id="841898469">
          <w:marLeft w:val="480"/>
          <w:marRight w:val="0"/>
          <w:marTop w:val="0"/>
          <w:marBottom w:val="0"/>
          <w:divBdr>
            <w:top w:val="none" w:sz="0" w:space="0" w:color="auto"/>
            <w:left w:val="none" w:sz="0" w:space="0" w:color="auto"/>
            <w:bottom w:val="none" w:sz="0" w:space="0" w:color="auto"/>
            <w:right w:val="none" w:sz="0" w:space="0" w:color="auto"/>
          </w:divBdr>
        </w:div>
        <w:div w:id="854610212">
          <w:marLeft w:val="480"/>
          <w:marRight w:val="0"/>
          <w:marTop w:val="0"/>
          <w:marBottom w:val="0"/>
          <w:divBdr>
            <w:top w:val="none" w:sz="0" w:space="0" w:color="auto"/>
            <w:left w:val="none" w:sz="0" w:space="0" w:color="auto"/>
            <w:bottom w:val="none" w:sz="0" w:space="0" w:color="auto"/>
            <w:right w:val="none" w:sz="0" w:space="0" w:color="auto"/>
          </w:divBdr>
        </w:div>
        <w:div w:id="866215787">
          <w:marLeft w:val="480"/>
          <w:marRight w:val="0"/>
          <w:marTop w:val="0"/>
          <w:marBottom w:val="0"/>
          <w:divBdr>
            <w:top w:val="none" w:sz="0" w:space="0" w:color="auto"/>
            <w:left w:val="none" w:sz="0" w:space="0" w:color="auto"/>
            <w:bottom w:val="none" w:sz="0" w:space="0" w:color="auto"/>
            <w:right w:val="none" w:sz="0" w:space="0" w:color="auto"/>
          </w:divBdr>
        </w:div>
        <w:div w:id="914048739">
          <w:marLeft w:val="480"/>
          <w:marRight w:val="0"/>
          <w:marTop w:val="0"/>
          <w:marBottom w:val="0"/>
          <w:divBdr>
            <w:top w:val="none" w:sz="0" w:space="0" w:color="auto"/>
            <w:left w:val="none" w:sz="0" w:space="0" w:color="auto"/>
            <w:bottom w:val="none" w:sz="0" w:space="0" w:color="auto"/>
            <w:right w:val="none" w:sz="0" w:space="0" w:color="auto"/>
          </w:divBdr>
        </w:div>
        <w:div w:id="989138809">
          <w:marLeft w:val="480"/>
          <w:marRight w:val="0"/>
          <w:marTop w:val="0"/>
          <w:marBottom w:val="0"/>
          <w:divBdr>
            <w:top w:val="none" w:sz="0" w:space="0" w:color="auto"/>
            <w:left w:val="none" w:sz="0" w:space="0" w:color="auto"/>
            <w:bottom w:val="none" w:sz="0" w:space="0" w:color="auto"/>
            <w:right w:val="none" w:sz="0" w:space="0" w:color="auto"/>
          </w:divBdr>
        </w:div>
        <w:div w:id="992029566">
          <w:marLeft w:val="480"/>
          <w:marRight w:val="0"/>
          <w:marTop w:val="0"/>
          <w:marBottom w:val="0"/>
          <w:divBdr>
            <w:top w:val="none" w:sz="0" w:space="0" w:color="auto"/>
            <w:left w:val="none" w:sz="0" w:space="0" w:color="auto"/>
            <w:bottom w:val="none" w:sz="0" w:space="0" w:color="auto"/>
            <w:right w:val="none" w:sz="0" w:space="0" w:color="auto"/>
          </w:divBdr>
        </w:div>
        <w:div w:id="1006710013">
          <w:marLeft w:val="480"/>
          <w:marRight w:val="0"/>
          <w:marTop w:val="0"/>
          <w:marBottom w:val="0"/>
          <w:divBdr>
            <w:top w:val="none" w:sz="0" w:space="0" w:color="auto"/>
            <w:left w:val="none" w:sz="0" w:space="0" w:color="auto"/>
            <w:bottom w:val="none" w:sz="0" w:space="0" w:color="auto"/>
            <w:right w:val="none" w:sz="0" w:space="0" w:color="auto"/>
          </w:divBdr>
        </w:div>
      </w:divsChild>
    </w:div>
    <w:div w:id="918056840">
      <w:bodyDiv w:val="1"/>
      <w:marLeft w:val="0"/>
      <w:marRight w:val="0"/>
      <w:marTop w:val="0"/>
      <w:marBottom w:val="0"/>
      <w:divBdr>
        <w:top w:val="none" w:sz="0" w:space="0" w:color="auto"/>
        <w:left w:val="none" w:sz="0" w:space="0" w:color="auto"/>
        <w:bottom w:val="none" w:sz="0" w:space="0" w:color="auto"/>
        <w:right w:val="none" w:sz="0" w:space="0" w:color="auto"/>
      </w:divBdr>
    </w:div>
    <w:div w:id="918252968">
      <w:bodyDiv w:val="1"/>
      <w:marLeft w:val="0"/>
      <w:marRight w:val="0"/>
      <w:marTop w:val="0"/>
      <w:marBottom w:val="0"/>
      <w:divBdr>
        <w:top w:val="none" w:sz="0" w:space="0" w:color="auto"/>
        <w:left w:val="none" w:sz="0" w:space="0" w:color="auto"/>
        <w:bottom w:val="none" w:sz="0" w:space="0" w:color="auto"/>
        <w:right w:val="none" w:sz="0" w:space="0" w:color="auto"/>
      </w:divBdr>
    </w:div>
    <w:div w:id="918372720">
      <w:bodyDiv w:val="1"/>
      <w:marLeft w:val="0"/>
      <w:marRight w:val="0"/>
      <w:marTop w:val="0"/>
      <w:marBottom w:val="0"/>
      <w:divBdr>
        <w:top w:val="none" w:sz="0" w:space="0" w:color="auto"/>
        <w:left w:val="none" w:sz="0" w:space="0" w:color="auto"/>
        <w:bottom w:val="none" w:sz="0" w:space="0" w:color="auto"/>
        <w:right w:val="none" w:sz="0" w:space="0" w:color="auto"/>
      </w:divBdr>
    </w:div>
    <w:div w:id="918752884">
      <w:bodyDiv w:val="1"/>
      <w:marLeft w:val="0"/>
      <w:marRight w:val="0"/>
      <w:marTop w:val="0"/>
      <w:marBottom w:val="0"/>
      <w:divBdr>
        <w:top w:val="none" w:sz="0" w:space="0" w:color="auto"/>
        <w:left w:val="none" w:sz="0" w:space="0" w:color="auto"/>
        <w:bottom w:val="none" w:sz="0" w:space="0" w:color="auto"/>
        <w:right w:val="none" w:sz="0" w:space="0" w:color="auto"/>
      </w:divBdr>
    </w:div>
    <w:div w:id="918832157">
      <w:bodyDiv w:val="1"/>
      <w:marLeft w:val="0"/>
      <w:marRight w:val="0"/>
      <w:marTop w:val="0"/>
      <w:marBottom w:val="0"/>
      <w:divBdr>
        <w:top w:val="none" w:sz="0" w:space="0" w:color="auto"/>
        <w:left w:val="none" w:sz="0" w:space="0" w:color="auto"/>
        <w:bottom w:val="none" w:sz="0" w:space="0" w:color="auto"/>
        <w:right w:val="none" w:sz="0" w:space="0" w:color="auto"/>
      </w:divBdr>
    </w:div>
    <w:div w:id="918950975">
      <w:bodyDiv w:val="1"/>
      <w:marLeft w:val="0"/>
      <w:marRight w:val="0"/>
      <w:marTop w:val="0"/>
      <w:marBottom w:val="0"/>
      <w:divBdr>
        <w:top w:val="none" w:sz="0" w:space="0" w:color="auto"/>
        <w:left w:val="none" w:sz="0" w:space="0" w:color="auto"/>
        <w:bottom w:val="none" w:sz="0" w:space="0" w:color="auto"/>
        <w:right w:val="none" w:sz="0" w:space="0" w:color="auto"/>
      </w:divBdr>
    </w:div>
    <w:div w:id="918978108">
      <w:bodyDiv w:val="1"/>
      <w:marLeft w:val="0"/>
      <w:marRight w:val="0"/>
      <w:marTop w:val="0"/>
      <w:marBottom w:val="0"/>
      <w:divBdr>
        <w:top w:val="none" w:sz="0" w:space="0" w:color="auto"/>
        <w:left w:val="none" w:sz="0" w:space="0" w:color="auto"/>
        <w:bottom w:val="none" w:sz="0" w:space="0" w:color="auto"/>
        <w:right w:val="none" w:sz="0" w:space="0" w:color="auto"/>
      </w:divBdr>
    </w:div>
    <w:div w:id="919021032">
      <w:bodyDiv w:val="1"/>
      <w:marLeft w:val="0"/>
      <w:marRight w:val="0"/>
      <w:marTop w:val="0"/>
      <w:marBottom w:val="0"/>
      <w:divBdr>
        <w:top w:val="none" w:sz="0" w:space="0" w:color="auto"/>
        <w:left w:val="none" w:sz="0" w:space="0" w:color="auto"/>
        <w:bottom w:val="none" w:sz="0" w:space="0" w:color="auto"/>
        <w:right w:val="none" w:sz="0" w:space="0" w:color="auto"/>
      </w:divBdr>
    </w:div>
    <w:div w:id="919214272">
      <w:bodyDiv w:val="1"/>
      <w:marLeft w:val="0"/>
      <w:marRight w:val="0"/>
      <w:marTop w:val="0"/>
      <w:marBottom w:val="0"/>
      <w:divBdr>
        <w:top w:val="none" w:sz="0" w:space="0" w:color="auto"/>
        <w:left w:val="none" w:sz="0" w:space="0" w:color="auto"/>
        <w:bottom w:val="none" w:sz="0" w:space="0" w:color="auto"/>
        <w:right w:val="none" w:sz="0" w:space="0" w:color="auto"/>
      </w:divBdr>
      <w:divsChild>
        <w:div w:id="225068268">
          <w:marLeft w:val="480"/>
          <w:marRight w:val="0"/>
          <w:marTop w:val="0"/>
          <w:marBottom w:val="0"/>
          <w:divBdr>
            <w:top w:val="none" w:sz="0" w:space="0" w:color="auto"/>
            <w:left w:val="none" w:sz="0" w:space="0" w:color="auto"/>
            <w:bottom w:val="none" w:sz="0" w:space="0" w:color="auto"/>
            <w:right w:val="none" w:sz="0" w:space="0" w:color="auto"/>
          </w:divBdr>
        </w:div>
        <w:div w:id="293174385">
          <w:marLeft w:val="480"/>
          <w:marRight w:val="0"/>
          <w:marTop w:val="0"/>
          <w:marBottom w:val="0"/>
          <w:divBdr>
            <w:top w:val="none" w:sz="0" w:space="0" w:color="auto"/>
            <w:left w:val="none" w:sz="0" w:space="0" w:color="auto"/>
            <w:bottom w:val="none" w:sz="0" w:space="0" w:color="auto"/>
            <w:right w:val="none" w:sz="0" w:space="0" w:color="auto"/>
          </w:divBdr>
        </w:div>
        <w:div w:id="302974558">
          <w:marLeft w:val="480"/>
          <w:marRight w:val="0"/>
          <w:marTop w:val="0"/>
          <w:marBottom w:val="0"/>
          <w:divBdr>
            <w:top w:val="none" w:sz="0" w:space="0" w:color="auto"/>
            <w:left w:val="none" w:sz="0" w:space="0" w:color="auto"/>
            <w:bottom w:val="none" w:sz="0" w:space="0" w:color="auto"/>
            <w:right w:val="none" w:sz="0" w:space="0" w:color="auto"/>
          </w:divBdr>
        </w:div>
        <w:div w:id="492918940">
          <w:marLeft w:val="480"/>
          <w:marRight w:val="0"/>
          <w:marTop w:val="0"/>
          <w:marBottom w:val="0"/>
          <w:divBdr>
            <w:top w:val="none" w:sz="0" w:space="0" w:color="auto"/>
            <w:left w:val="none" w:sz="0" w:space="0" w:color="auto"/>
            <w:bottom w:val="none" w:sz="0" w:space="0" w:color="auto"/>
            <w:right w:val="none" w:sz="0" w:space="0" w:color="auto"/>
          </w:divBdr>
        </w:div>
        <w:div w:id="748229923">
          <w:marLeft w:val="480"/>
          <w:marRight w:val="0"/>
          <w:marTop w:val="0"/>
          <w:marBottom w:val="0"/>
          <w:divBdr>
            <w:top w:val="none" w:sz="0" w:space="0" w:color="auto"/>
            <w:left w:val="none" w:sz="0" w:space="0" w:color="auto"/>
            <w:bottom w:val="none" w:sz="0" w:space="0" w:color="auto"/>
            <w:right w:val="none" w:sz="0" w:space="0" w:color="auto"/>
          </w:divBdr>
        </w:div>
        <w:div w:id="872378989">
          <w:marLeft w:val="480"/>
          <w:marRight w:val="0"/>
          <w:marTop w:val="0"/>
          <w:marBottom w:val="0"/>
          <w:divBdr>
            <w:top w:val="none" w:sz="0" w:space="0" w:color="auto"/>
            <w:left w:val="none" w:sz="0" w:space="0" w:color="auto"/>
            <w:bottom w:val="none" w:sz="0" w:space="0" w:color="auto"/>
            <w:right w:val="none" w:sz="0" w:space="0" w:color="auto"/>
          </w:divBdr>
        </w:div>
        <w:div w:id="911887287">
          <w:marLeft w:val="480"/>
          <w:marRight w:val="0"/>
          <w:marTop w:val="0"/>
          <w:marBottom w:val="0"/>
          <w:divBdr>
            <w:top w:val="none" w:sz="0" w:space="0" w:color="auto"/>
            <w:left w:val="none" w:sz="0" w:space="0" w:color="auto"/>
            <w:bottom w:val="none" w:sz="0" w:space="0" w:color="auto"/>
            <w:right w:val="none" w:sz="0" w:space="0" w:color="auto"/>
          </w:divBdr>
        </w:div>
        <w:div w:id="965739510">
          <w:marLeft w:val="480"/>
          <w:marRight w:val="0"/>
          <w:marTop w:val="0"/>
          <w:marBottom w:val="0"/>
          <w:divBdr>
            <w:top w:val="none" w:sz="0" w:space="0" w:color="auto"/>
            <w:left w:val="none" w:sz="0" w:space="0" w:color="auto"/>
            <w:bottom w:val="none" w:sz="0" w:space="0" w:color="auto"/>
            <w:right w:val="none" w:sz="0" w:space="0" w:color="auto"/>
          </w:divBdr>
        </w:div>
        <w:div w:id="977106926">
          <w:marLeft w:val="480"/>
          <w:marRight w:val="0"/>
          <w:marTop w:val="0"/>
          <w:marBottom w:val="0"/>
          <w:divBdr>
            <w:top w:val="none" w:sz="0" w:space="0" w:color="auto"/>
            <w:left w:val="none" w:sz="0" w:space="0" w:color="auto"/>
            <w:bottom w:val="none" w:sz="0" w:space="0" w:color="auto"/>
            <w:right w:val="none" w:sz="0" w:space="0" w:color="auto"/>
          </w:divBdr>
        </w:div>
      </w:divsChild>
    </w:div>
    <w:div w:id="919220325">
      <w:bodyDiv w:val="1"/>
      <w:marLeft w:val="0"/>
      <w:marRight w:val="0"/>
      <w:marTop w:val="0"/>
      <w:marBottom w:val="0"/>
      <w:divBdr>
        <w:top w:val="none" w:sz="0" w:space="0" w:color="auto"/>
        <w:left w:val="none" w:sz="0" w:space="0" w:color="auto"/>
        <w:bottom w:val="none" w:sz="0" w:space="0" w:color="auto"/>
        <w:right w:val="none" w:sz="0" w:space="0" w:color="auto"/>
      </w:divBdr>
    </w:div>
    <w:div w:id="919556589">
      <w:bodyDiv w:val="1"/>
      <w:marLeft w:val="0"/>
      <w:marRight w:val="0"/>
      <w:marTop w:val="0"/>
      <w:marBottom w:val="0"/>
      <w:divBdr>
        <w:top w:val="none" w:sz="0" w:space="0" w:color="auto"/>
        <w:left w:val="none" w:sz="0" w:space="0" w:color="auto"/>
        <w:bottom w:val="none" w:sz="0" w:space="0" w:color="auto"/>
        <w:right w:val="none" w:sz="0" w:space="0" w:color="auto"/>
      </w:divBdr>
    </w:div>
    <w:div w:id="919679693">
      <w:bodyDiv w:val="1"/>
      <w:marLeft w:val="0"/>
      <w:marRight w:val="0"/>
      <w:marTop w:val="0"/>
      <w:marBottom w:val="0"/>
      <w:divBdr>
        <w:top w:val="none" w:sz="0" w:space="0" w:color="auto"/>
        <w:left w:val="none" w:sz="0" w:space="0" w:color="auto"/>
        <w:bottom w:val="none" w:sz="0" w:space="0" w:color="auto"/>
        <w:right w:val="none" w:sz="0" w:space="0" w:color="auto"/>
      </w:divBdr>
      <w:divsChild>
        <w:div w:id="121046069">
          <w:marLeft w:val="480"/>
          <w:marRight w:val="0"/>
          <w:marTop w:val="0"/>
          <w:marBottom w:val="0"/>
          <w:divBdr>
            <w:top w:val="none" w:sz="0" w:space="0" w:color="auto"/>
            <w:left w:val="none" w:sz="0" w:space="0" w:color="auto"/>
            <w:bottom w:val="none" w:sz="0" w:space="0" w:color="auto"/>
            <w:right w:val="none" w:sz="0" w:space="0" w:color="auto"/>
          </w:divBdr>
        </w:div>
        <w:div w:id="139812613">
          <w:marLeft w:val="480"/>
          <w:marRight w:val="0"/>
          <w:marTop w:val="0"/>
          <w:marBottom w:val="0"/>
          <w:divBdr>
            <w:top w:val="none" w:sz="0" w:space="0" w:color="auto"/>
            <w:left w:val="none" w:sz="0" w:space="0" w:color="auto"/>
            <w:bottom w:val="none" w:sz="0" w:space="0" w:color="auto"/>
            <w:right w:val="none" w:sz="0" w:space="0" w:color="auto"/>
          </w:divBdr>
        </w:div>
        <w:div w:id="424352221">
          <w:marLeft w:val="480"/>
          <w:marRight w:val="0"/>
          <w:marTop w:val="0"/>
          <w:marBottom w:val="0"/>
          <w:divBdr>
            <w:top w:val="none" w:sz="0" w:space="0" w:color="auto"/>
            <w:left w:val="none" w:sz="0" w:space="0" w:color="auto"/>
            <w:bottom w:val="none" w:sz="0" w:space="0" w:color="auto"/>
            <w:right w:val="none" w:sz="0" w:space="0" w:color="auto"/>
          </w:divBdr>
        </w:div>
        <w:div w:id="450520742">
          <w:marLeft w:val="480"/>
          <w:marRight w:val="0"/>
          <w:marTop w:val="0"/>
          <w:marBottom w:val="0"/>
          <w:divBdr>
            <w:top w:val="none" w:sz="0" w:space="0" w:color="auto"/>
            <w:left w:val="none" w:sz="0" w:space="0" w:color="auto"/>
            <w:bottom w:val="none" w:sz="0" w:space="0" w:color="auto"/>
            <w:right w:val="none" w:sz="0" w:space="0" w:color="auto"/>
          </w:divBdr>
        </w:div>
        <w:div w:id="469903944">
          <w:marLeft w:val="480"/>
          <w:marRight w:val="0"/>
          <w:marTop w:val="0"/>
          <w:marBottom w:val="0"/>
          <w:divBdr>
            <w:top w:val="none" w:sz="0" w:space="0" w:color="auto"/>
            <w:left w:val="none" w:sz="0" w:space="0" w:color="auto"/>
            <w:bottom w:val="none" w:sz="0" w:space="0" w:color="auto"/>
            <w:right w:val="none" w:sz="0" w:space="0" w:color="auto"/>
          </w:divBdr>
        </w:div>
        <w:div w:id="781070463">
          <w:marLeft w:val="480"/>
          <w:marRight w:val="0"/>
          <w:marTop w:val="0"/>
          <w:marBottom w:val="0"/>
          <w:divBdr>
            <w:top w:val="none" w:sz="0" w:space="0" w:color="auto"/>
            <w:left w:val="none" w:sz="0" w:space="0" w:color="auto"/>
            <w:bottom w:val="none" w:sz="0" w:space="0" w:color="auto"/>
            <w:right w:val="none" w:sz="0" w:space="0" w:color="auto"/>
          </w:divBdr>
        </w:div>
        <w:div w:id="916594314">
          <w:marLeft w:val="480"/>
          <w:marRight w:val="0"/>
          <w:marTop w:val="0"/>
          <w:marBottom w:val="0"/>
          <w:divBdr>
            <w:top w:val="none" w:sz="0" w:space="0" w:color="auto"/>
            <w:left w:val="none" w:sz="0" w:space="0" w:color="auto"/>
            <w:bottom w:val="none" w:sz="0" w:space="0" w:color="auto"/>
            <w:right w:val="none" w:sz="0" w:space="0" w:color="auto"/>
          </w:divBdr>
        </w:div>
      </w:divsChild>
    </w:div>
    <w:div w:id="920523198">
      <w:bodyDiv w:val="1"/>
      <w:marLeft w:val="0"/>
      <w:marRight w:val="0"/>
      <w:marTop w:val="0"/>
      <w:marBottom w:val="0"/>
      <w:divBdr>
        <w:top w:val="none" w:sz="0" w:space="0" w:color="auto"/>
        <w:left w:val="none" w:sz="0" w:space="0" w:color="auto"/>
        <w:bottom w:val="none" w:sz="0" w:space="0" w:color="auto"/>
        <w:right w:val="none" w:sz="0" w:space="0" w:color="auto"/>
      </w:divBdr>
    </w:div>
    <w:div w:id="920673830">
      <w:bodyDiv w:val="1"/>
      <w:marLeft w:val="0"/>
      <w:marRight w:val="0"/>
      <w:marTop w:val="0"/>
      <w:marBottom w:val="0"/>
      <w:divBdr>
        <w:top w:val="none" w:sz="0" w:space="0" w:color="auto"/>
        <w:left w:val="none" w:sz="0" w:space="0" w:color="auto"/>
        <w:bottom w:val="none" w:sz="0" w:space="0" w:color="auto"/>
        <w:right w:val="none" w:sz="0" w:space="0" w:color="auto"/>
      </w:divBdr>
    </w:div>
    <w:div w:id="920795353">
      <w:bodyDiv w:val="1"/>
      <w:marLeft w:val="0"/>
      <w:marRight w:val="0"/>
      <w:marTop w:val="0"/>
      <w:marBottom w:val="0"/>
      <w:divBdr>
        <w:top w:val="none" w:sz="0" w:space="0" w:color="auto"/>
        <w:left w:val="none" w:sz="0" w:space="0" w:color="auto"/>
        <w:bottom w:val="none" w:sz="0" w:space="0" w:color="auto"/>
        <w:right w:val="none" w:sz="0" w:space="0" w:color="auto"/>
      </w:divBdr>
    </w:div>
    <w:div w:id="920912568">
      <w:bodyDiv w:val="1"/>
      <w:marLeft w:val="0"/>
      <w:marRight w:val="0"/>
      <w:marTop w:val="0"/>
      <w:marBottom w:val="0"/>
      <w:divBdr>
        <w:top w:val="none" w:sz="0" w:space="0" w:color="auto"/>
        <w:left w:val="none" w:sz="0" w:space="0" w:color="auto"/>
        <w:bottom w:val="none" w:sz="0" w:space="0" w:color="auto"/>
        <w:right w:val="none" w:sz="0" w:space="0" w:color="auto"/>
      </w:divBdr>
    </w:div>
    <w:div w:id="921262343">
      <w:bodyDiv w:val="1"/>
      <w:marLeft w:val="0"/>
      <w:marRight w:val="0"/>
      <w:marTop w:val="0"/>
      <w:marBottom w:val="0"/>
      <w:divBdr>
        <w:top w:val="none" w:sz="0" w:space="0" w:color="auto"/>
        <w:left w:val="none" w:sz="0" w:space="0" w:color="auto"/>
        <w:bottom w:val="none" w:sz="0" w:space="0" w:color="auto"/>
        <w:right w:val="none" w:sz="0" w:space="0" w:color="auto"/>
      </w:divBdr>
    </w:div>
    <w:div w:id="921331867">
      <w:bodyDiv w:val="1"/>
      <w:marLeft w:val="0"/>
      <w:marRight w:val="0"/>
      <w:marTop w:val="0"/>
      <w:marBottom w:val="0"/>
      <w:divBdr>
        <w:top w:val="none" w:sz="0" w:space="0" w:color="auto"/>
        <w:left w:val="none" w:sz="0" w:space="0" w:color="auto"/>
        <w:bottom w:val="none" w:sz="0" w:space="0" w:color="auto"/>
        <w:right w:val="none" w:sz="0" w:space="0" w:color="auto"/>
      </w:divBdr>
    </w:div>
    <w:div w:id="921372656">
      <w:bodyDiv w:val="1"/>
      <w:marLeft w:val="0"/>
      <w:marRight w:val="0"/>
      <w:marTop w:val="0"/>
      <w:marBottom w:val="0"/>
      <w:divBdr>
        <w:top w:val="none" w:sz="0" w:space="0" w:color="auto"/>
        <w:left w:val="none" w:sz="0" w:space="0" w:color="auto"/>
        <w:bottom w:val="none" w:sz="0" w:space="0" w:color="auto"/>
        <w:right w:val="none" w:sz="0" w:space="0" w:color="auto"/>
      </w:divBdr>
      <w:divsChild>
        <w:div w:id="668280">
          <w:marLeft w:val="480"/>
          <w:marRight w:val="0"/>
          <w:marTop w:val="0"/>
          <w:marBottom w:val="0"/>
          <w:divBdr>
            <w:top w:val="none" w:sz="0" w:space="0" w:color="auto"/>
            <w:left w:val="none" w:sz="0" w:space="0" w:color="auto"/>
            <w:bottom w:val="none" w:sz="0" w:space="0" w:color="auto"/>
            <w:right w:val="none" w:sz="0" w:space="0" w:color="auto"/>
          </w:divBdr>
        </w:div>
        <w:div w:id="2099152">
          <w:marLeft w:val="480"/>
          <w:marRight w:val="0"/>
          <w:marTop w:val="0"/>
          <w:marBottom w:val="0"/>
          <w:divBdr>
            <w:top w:val="none" w:sz="0" w:space="0" w:color="auto"/>
            <w:left w:val="none" w:sz="0" w:space="0" w:color="auto"/>
            <w:bottom w:val="none" w:sz="0" w:space="0" w:color="auto"/>
            <w:right w:val="none" w:sz="0" w:space="0" w:color="auto"/>
          </w:divBdr>
        </w:div>
        <w:div w:id="150408492">
          <w:marLeft w:val="480"/>
          <w:marRight w:val="0"/>
          <w:marTop w:val="0"/>
          <w:marBottom w:val="0"/>
          <w:divBdr>
            <w:top w:val="none" w:sz="0" w:space="0" w:color="auto"/>
            <w:left w:val="none" w:sz="0" w:space="0" w:color="auto"/>
            <w:bottom w:val="none" w:sz="0" w:space="0" w:color="auto"/>
            <w:right w:val="none" w:sz="0" w:space="0" w:color="auto"/>
          </w:divBdr>
        </w:div>
        <w:div w:id="216748882">
          <w:marLeft w:val="480"/>
          <w:marRight w:val="0"/>
          <w:marTop w:val="0"/>
          <w:marBottom w:val="0"/>
          <w:divBdr>
            <w:top w:val="none" w:sz="0" w:space="0" w:color="auto"/>
            <w:left w:val="none" w:sz="0" w:space="0" w:color="auto"/>
            <w:bottom w:val="none" w:sz="0" w:space="0" w:color="auto"/>
            <w:right w:val="none" w:sz="0" w:space="0" w:color="auto"/>
          </w:divBdr>
        </w:div>
        <w:div w:id="234242744">
          <w:marLeft w:val="480"/>
          <w:marRight w:val="0"/>
          <w:marTop w:val="0"/>
          <w:marBottom w:val="0"/>
          <w:divBdr>
            <w:top w:val="none" w:sz="0" w:space="0" w:color="auto"/>
            <w:left w:val="none" w:sz="0" w:space="0" w:color="auto"/>
            <w:bottom w:val="none" w:sz="0" w:space="0" w:color="auto"/>
            <w:right w:val="none" w:sz="0" w:space="0" w:color="auto"/>
          </w:divBdr>
        </w:div>
        <w:div w:id="405539907">
          <w:marLeft w:val="480"/>
          <w:marRight w:val="0"/>
          <w:marTop w:val="0"/>
          <w:marBottom w:val="0"/>
          <w:divBdr>
            <w:top w:val="none" w:sz="0" w:space="0" w:color="auto"/>
            <w:left w:val="none" w:sz="0" w:space="0" w:color="auto"/>
            <w:bottom w:val="none" w:sz="0" w:space="0" w:color="auto"/>
            <w:right w:val="none" w:sz="0" w:space="0" w:color="auto"/>
          </w:divBdr>
        </w:div>
        <w:div w:id="417949891">
          <w:marLeft w:val="480"/>
          <w:marRight w:val="0"/>
          <w:marTop w:val="0"/>
          <w:marBottom w:val="0"/>
          <w:divBdr>
            <w:top w:val="none" w:sz="0" w:space="0" w:color="auto"/>
            <w:left w:val="none" w:sz="0" w:space="0" w:color="auto"/>
            <w:bottom w:val="none" w:sz="0" w:space="0" w:color="auto"/>
            <w:right w:val="none" w:sz="0" w:space="0" w:color="auto"/>
          </w:divBdr>
        </w:div>
        <w:div w:id="443768611">
          <w:marLeft w:val="480"/>
          <w:marRight w:val="0"/>
          <w:marTop w:val="0"/>
          <w:marBottom w:val="0"/>
          <w:divBdr>
            <w:top w:val="none" w:sz="0" w:space="0" w:color="auto"/>
            <w:left w:val="none" w:sz="0" w:space="0" w:color="auto"/>
            <w:bottom w:val="none" w:sz="0" w:space="0" w:color="auto"/>
            <w:right w:val="none" w:sz="0" w:space="0" w:color="auto"/>
          </w:divBdr>
        </w:div>
        <w:div w:id="470564564">
          <w:marLeft w:val="480"/>
          <w:marRight w:val="0"/>
          <w:marTop w:val="0"/>
          <w:marBottom w:val="0"/>
          <w:divBdr>
            <w:top w:val="none" w:sz="0" w:space="0" w:color="auto"/>
            <w:left w:val="none" w:sz="0" w:space="0" w:color="auto"/>
            <w:bottom w:val="none" w:sz="0" w:space="0" w:color="auto"/>
            <w:right w:val="none" w:sz="0" w:space="0" w:color="auto"/>
          </w:divBdr>
        </w:div>
        <w:div w:id="482743753">
          <w:marLeft w:val="480"/>
          <w:marRight w:val="0"/>
          <w:marTop w:val="0"/>
          <w:marBottom w:val="0"/>
          <w:divBdr>
            <w:top w:val="none" w:sz="0" w:space="0" w:color="auto"/>
            <w:left w:val="none" w:sz="0" w:space="0" w:color="auto"/>
            <w:bottom w:val="none" w:sz="0" w:space="0" w:color="auto"/>
            <w:right w:val="none" w:sz="0" w:space="0" w:color="auto"/>
          </w:divBdr>
        </w:div>
        <w:div w:id="517237264">
          <w:marLeft w:val="480"/>
          <w:marRight w:val="0"/>
          <w:marTop w:val="0"/>
          <w:marBottom w:val="0"/>
          <w:divBdr>
            <w:top w:val="none" w:sz="0" w:space="0" w:color="auto"/>
            <w:left w:val="none" w:sz="0" w:space="0" w:color="auto"/>
            <w:bottom w:val="none" w:sz="0" w:space="0" w:color="auto"/>
            <w:right w:val="none" w:sz="0" w:space="0" w:color="auto"/>
          </w:divBdr>
        </w:div>
        <w:div w:id="641543132">
          <w:marLeft w:val="480"/>
          <w:marRight w:val="0"/>
          <w:marTop w:val="0"/>
          <w:marBottom w:val="0"/>
          <w:divBdr>
            <w:top w:val="none" w:sz="0" w:space="0" w:color="auto"/>
            <w:left w:val="none" w:sz="0" w:space="0" w:color="auto"/>
            <w:bottom w:val="none" w:sz="0" w:space="0" w:color="auto"/>
            <w:right w:val="none" w:sz="0" w:space="0" w:color="auto"/>
          </w:divBdr>
        </w:div>
        <w:div w:id="726875431">
          <w:marLeft w:val="480"/>
          <w:marRight w:val="0"/>
          <w:marTop w:val="0"/>
          <w:marBottom w:val="0"/>
          <w:divBdr>
            <w:top w:val="none" w:sz="0" w:space="0" w:color="auto"/>
            <w:left w:val="none" w:sz="0" w:space="0" w:color="auto"/>
            <w:bottom w:val="none" w:sz="0" w:space="0" w:color="auto"/>
            <w:right w:val="none" w:sz="0" w:space="0" w:color="auto"/>
          </w:divBdr>
        </w:div>
        <w:div w:id="768886936">
          <w:marLeft w:val="480"/>
          <w:marRight w:val="0"/>
          <w:marTop w:val="0"/>
          <w:marBottom w:val="0"/>
          <w:divBdr>
            <w:top w:val="none" w:sz="0" w:space="0" w:color="auto"/>
            <w:left w:val="none" w:sz="0" w:space="0" w:color="auto"/>
            <w:bottom w:val="none" w:sz="0" w:space="0" w:color="auto"/>
            <w:right w:val="none" w:sz="0" w:space="0" w:color="auto"/>
          </w:divBdr>
        </w:div>
        <w:div w:id="863207039">
          <w:marLeft w:val="480"/>
          <w:marRight w:val="0"/>
          <w:marTop w:val="0"/>
          <w:marBottom w:val="0"/>
          <w:divBdr>
            <w:top w:val="none" w:sz="0" w:space="0" w:color="auto"/>
            <w:left w:val="none" w:sz="0" w:space="0" w:color="auto"/>
            <w:bottom w:val="none" w:sz="0" w:space="0" w:color="auto"/>
            <w:right w:val="none" w:sz="0" w:space="0" w:color="auto"/>
          </w:divBdr>
        </w:div>
        <w:div w:id="889615766">
          <w:marLeft w:val="480"/>
          <w:marRight w:val="0"/>
          <w:marTop w:val="0"/>
          <w:marBottom w:val="0"/>
          <w:divBdr>
            <w:top w:val="none" w:sz="0" w:space="0" w:color="auto"/>
            <w:left w:val="none" w:sz="0" w:space="0" w:color="auto"/>
            <w:bottom w:val="none" w:sz="0" w:space="0" w:color="auto"/>
            <w:right w:val="none" w:sz="0" w:space="0" w:color="auto"/>
          </w:divBdr>
        </w:div>
        <w:div w:id="950236690">
          <w:marLeft w:val="480"/>
          <w:marRight w:val="0"/>
          <w:marTop w:val="0"/>
          <w:marBottom w:val="0"/>
          <w:divBdr>
            <w:top w:val="none" w:sz="0" w:space="0" w:color="auto"/>
            <w:left w:val="none" w:sz="0" w:space="0" w:color="auto"/>
            <w:bottom w:val="none" w:sz="0" w:space="0" w:color="auto"/>
            <w:right w:val="none" w:sz="0" w:space="0" w:color="auto"/>
          </w:divBdr>
        </w:div>
      </w:divsChild>
    </w:div>
    <w:div w:id="921913408">
      <w:bodyDiv w:val="1"/>
      <w:marLeft w:val="0"/>
      <w:marRight w:val="0"/>
      <w:marTop w:val="0"/>
      <w:marBottom w:val="0"/>
      <w:divBdr>
        <w:top w:val="none" w:sz="0" w:space="0" w:color="auto"/>
        <w:left w:val="none" w:sz="0" w:space="0" w:color="auto"/>
        <w:bottom w:val="none" w:sz="0" w:space="0" w:color="auto"/>
        <w:right w:val="none" w:sz="0" w:space="0" w:color="auto"/>
      </w:divBdr>
      <w:divsChild>
        <w:div w:id="4983054">
          <w:marLeft w:val="480"/>
          <w:marRight w:val="0"/>
          <w:marTop w:val="0"/>
          <w:marBottom w:val="0"/>
          <w:divBdr>
            <w:top w:val="none" w:sz="0" w:space="0" w:color="auto"/>
            <w:left w:val="none" w:sz="0" w:space="0" w:color="auto"/>
            <w:bottom w:val="none" w:sz="0" w:space="0" w:color="auto"/>
            <w:right w:val="none" w:sz="0" w:space="0" w:color="auto"/>
          </w:divBdr>
        </w:div>
        <w:div w:id="59443925">
          <w:marLeft w:val="480"/>
          <w:marRight w:val="0"/>
          <w:marTop w:val="0"/>
          <w:marBottom w:val="0"/>
          <w:divBdr>
            <w:top w:val="none" w:sz="0" w:space="0" w:color="auto"/>
            <w:left w:val="none" w:sz="0" w:space="0" w:color="auto"/>
            <w:bottom w:val="none" w:sz="0" w:space="0" w:color="auto"/>
            <w:right w:val="none" w:sz="0" w:space="0" w:color="auto"/>
          </w:divBdr>
        </w:div>
        <w:div w:id="197747112">
          <w:marLeft w:val="480"/>
          <w:marRight w:val="0"/>
          <w:marTop w:val="0"/>
          <w:marBottom w:val="0"/>
          <w:divBdr>
            <w:top w:val="none" w:sz="0" w:space="0" w:color="auto"/>
            <w:left w:val="none" w:sz="0" w:space="0" w:color="auto"/>
            <w:bottom w:val="none" w:sz="0" w:space="0" w:color="auto"/>
            <w:right w:val="none" w:sz="0" w:space="0" w:color="auto"/>
          </w:divBdr>
        </w:div>
        <w:div w:id="232470488">
          <w:marLeft w:val="480"/>
          <w:marRight w:val="0"/>
          <w:marTop w:val="0"/>
          <w:marBottom w:val="0"/>
          <w:divBdr>
            <w:top w:val="none" w:sz="0" w:space="0" w:color="auto"/>
            <w:left w:val="none" w:sz="0" w:space="0" w:color="auto"/>
            <w:bottom w:val="none" w:sz="0" w:space="0" w:color="auto"/>
            <w:right w:val="none" w:sz="0" w:space="0" w:color="auto"/>
          </w:divBdr>
        </w:div>
        <w:div w:id="294873527">
          <w:marLeft w:val="480"/>
          <w:marRight w:val="0"/>
          <w:marTop w:val="0"/>
          <w:marBottom w:val="0"/>
          <w:divBdr>
            <w:top w:val="none" w:sz="0" w:space="0" w:color="auto"/>
            <w:left w:val="none" w:sz="0" w:space="0" w:color="auto"/>
            <w:bottom w:val="none" w:sz="0" w:space="0" w:color="auto"/>
            <w:right w:val="none" w:sz="0" w:space="0" w:color="auto"/>
          </w:divBdr>
        </w:div>
        <w:div w:id="344796096">
          <w:marLeft w:val="480"/>
          <w:marRight w:val="0"/>
          <w:marTop w:val="0"/>
          <w:marBottom w:val="0"/>
          <w:divBdr>
            <w:top w:val="none" w:sz="0" w:space="0" w:color="auto"/>
            <w:left w:val="none" w:sz="0" w:space="0" w:color="auto"/>
            <w:bottom w:val="none" w:sz="0" w:space="0" w:color="auto"/>
            <w:right w:val="none" w:sz="0" w:space="0" w:color="auto"/>
          </w:divBdr>
        </w:div>
        <w:div w:id="367996906">
          <w:marLeft w:val="480"/>
          <w:marRight w:val="0"/>
          <w:marTop w:val="0"/>
          <w:marBottom w:val="0"/>
          <w:divBdr>
            <w:top w:val="none" w:sz="0" w:space="0" w:color="auto"/>
            <w:left w:val="none" w:sz="0" w:space="0" w:color="auto"/>
            <w:bottom w:val="none" w:sz="0" w:space="0" w:color="auto"/>
            <w:right w:val="none" w:sz="0" w:space="0" w:color="auto"/>
          </w:divBdr>
        </w:div>
        <w:div w:id="372464822">
          <w:marLeft w:val="480"/>
          <w:marRight w:val="0"/>
          <w:marTop w:val="0"/>
          <w:marBottom w:val="0"/>
          <w:divBdr>
            <w:top w:val="none" w:sz="0" w:space="0" w:color="auto"/>
            <w:left w:val="none" w:sz="0" w:space="0" w:color="auto"/>
            <w:bottom w:val="none" w:sz="0" w:space="0" w:color="auto"/>
            <w:right w:val="none" w:sz="0" w:space="0" w:color="auto"/>
          </w:divBdr>
        </w:div>
        <w:div w:id="385567582">
          <w:marLeft w:val="480"/>
          <w:marRight w:val="0"/>
          <w:marTop w:val="0"/>
          <w:marBottom w:val="0"/>
          <w:divBdr>
            <w:top w:val="none" w:sz="0" w:space="0" w:color="auto"/>
            <w:left w:val="none" w:sz="0" w:space="0" w:color="auto"/>
            <w:bottom w:val="none" w:sz="0" w:space="0" w:color="auto"/>
            <w:right w:val="none" w:sz="0" w:space="0" w:color="auto"/>
          </w:divBdr>
        </w:div>
        <w:div w:id="406028208">
          <w:marLeft w:val="480"/>
          <w:marRight w:val="0"/>
          <w:marTop w:val="0"/>
          <w:marBottom w:val="0"/>
          <w:divBdr>
            <w:top w:val="none" w:sz="0" w:space="0" w:color="auto"/>
            <w:left w:val="none" w:sz="0" w:space="0" w:color="auto"/>
            <w:bottom w:val="none" w:sz="0" w:space="0" w:color="auto"/>
            <w:right w:val="none" w:sz="0" w:space="0" w:color="auto"/>
          </w:divBdr>
        </w:div>
        <w:div w:id="411513744">
          <w:marLeft w:val="480"/>
          <w:marRight w:val="0"/>
          <w:marTop w:val="0"/>
          <w:marBottom w:val="0"/>
          <w:divBdr>
            <w:top w:val="none" w:sz="0" w:space="0" w:color="auto"/>
            <w:left w:val="none" w:sz="0" w:space="0" w:color="auto"/>
            <w:bottom w:val="none" w:sz="0" w:space="0" w:color="auto"/>
            <w:right w:val="none" w:sz="0" w:space="0" w:color="auto"/>
          </w:divBdr>
        </w:div>
        <w:div w:id="481627788">
          <w:marLeft w:val="480"/>
          <w:marRight w:val="0"/>
          <w:marTop w:val="0"/>
          <w:marBottom w:val="0"/>
          <w:divBdr>
            <w:top w:val="none" w:sz="0" w:space="0" w:color="auto"/>
            <w:left w:val="none" w:sz="0" w:space="0" w:color="auto"/>
            <w:bottom w:val="none" w:sz="0" w:space="0" w:color="auto"/>
            <w:right w:val="none" w:sz="0" w:space="0" w:color="auto"/>
          </w:divBdr>
        </w:div>
        <w:div w:id="497355637">
          <w:marLeft w:val="480"/>
          <w:marRight w:val="0"/>
          <w:marTop w:val="0"/>
          <w:marBottom w:val="0"/>
          <w:divBdr>
            <w:top w:val="none" w:sz="0" w:space="0" w:color="auto"/>
            <w:left w:val="none" w:sz="0" w:space="0" w:color="auto"/>
            <w:bottom w:val="none" w:sz="0" w:space="0" w:color="auto"/>
            <w:right w:val="none" w:sz="0" w:space="0" w:color="auto"/>
          </w:divBdr>
        </w:div>
        <w:div w:id="514734700">
          <w:marLeft w:val="480"/>
          <w:marRight w:val="0"/>
          <w:marTop w:val="0"/>
          <w:marBottom w:val="0"/>
          <w:divBdr>
            <w:top w:val="none" w:sz="0" w:space="0" w:color="auto"/>
            <w:left w:val="none" w:sz="0" w:space="0" w:color="auto"/>
            <w:bottom w:val="none" w:sz="0" w:space="0" w:color="auto"/>
            <w:right w:val="none" w:sz="0" w:space="0" w:color="auto"/>
          </w:divBdr>
        </w:div>
        <w:div w:id="583146913">
          <w:marLeft w:val="480"/>
          <w:marRight w:val="0"/>
          <w:marTop w:val="0"/>
          <w:marBottom w:val="0"/>
          <w:divBdr>
            <w:top w:val="none" w:sz="0" w:space="0" w:color="auto"/>
            <w:left w:val="none" w:sz="0" w:space="0" w:color="auto"/>
            <w:bottom w:val="none" w:sz="0" w:space="0" w:color="auto"/>
            <w:right w:val="none" w:sz="0" w:space="0" w:color="auto"/>
          </w:divBdr>
        </w:div>
        <w:div w:id="584925961">
          <w:marLeft w:val="480"/>
          <w:marRight w:val="0"/>
          <w:marTop w:val="0"/>
          <w:marBottom w:val="0"/>
          <w:divBdr>
            <w:top w:val="none" w:sz="0" w:space="0" w:color="auto"/>
            <w:left w:val="none" w:sz="0" w:space="0" w:color="auto"/>
            <w:bottom w:val="none" w:sz="0" w:space="0" w:color="auto"/>
            <w:right w:val="none" w:sz="0" w:space="0" w:color="auto"/>
          </w:divBdr>
        </w:div>
        <w:div w:id="620108788">
          <w:marLeft w:val="480"/>
          <w:marRight w:val="0"/>
          <w:marTop w:val="0"/>
          <w:marBottom w:val="0"/>
          <w:divBdr>
            <w:top w:val="none" w:sz="0" w:space="0" w:color="auto"/>
            <w:left w:val="none" w:sz="0" w:space="0" w:color="auto"/>
            <w:bottom w:val="none" w:sz="0" w:space="0" w:color="auto"/>
            <w:right w:val="none" w:sz="0" w:space="0" w:color="auto"/>
          </w:divBdr>
        </w:div>
        <w:div w:id="643661017">
          <w:marLeft w:val="480"/>
          <w:marRight w:val="0"/>
          <w:marTop w:val="0"/>
          <w:marBottom w:val="0"/>
          <w:divBdr>
            <w:top w:val="none" w:sz="0" w:space="0" w:color="auto"/>
            <w:left w:val="none" w:sz="0" w:space="0" w:color="auto"/>
            <w:bottom w:val="none" w:sz="0" w:space="0" w:color="auto"/>
            <w:right w:val="none" w:sz="0" w:space="0" w:color="auto"/>
          </w:divBdr>
        </w:div>
        <w:div w:id="652414365">
          <w:marLeft w:val="480"/>
          <w:marRight w:val="0"/>
          <w:marTop w:val="0"/>
          <w:marBottom w:val="0"/>
          <w:divBdr>
            <w:top w:val="none" w:sz="0" w:space="0" w:color="auto"/>
            <w:left w:val="none" w:sz="0" w:space="0" w:color="auto"/>
            <w:bottom w:val="none" w:sz="0" w:space="0" w:color="auto"/>
            <w:right w:val="none" w:sz="0" w:space="0" w:color="auto"/>
          </w:divBdr>
        </w:div>
        <w:div w:id="672495026">
          <w:marLeft w:val="480"/>
          <w:marRight w:val="0"/>
          <w:marTop w:val="0"/>
          <w:marBottom w:val="0"/>
          <w:divBdr>
            <w:top w:val="none" w:sz="0" w:space="0" w:color="auto"/>
            <w:left w:val="none" w:sz="0" w:space="0" w:color="auto"/>
            <w:bottom w:val="none" w:sz="0" w:space="0" w:color="auto"/>
            <w:right w:val="none" w:sz="0" w:space="0" w:color="auto"/>
          </w:divBdr>
        </w:div>
        <w:div w:id="760564998">
          <w:marLeft w:val="480"/>
          <w:marRight w:val="0"/>
          <w:marTop w:val="0"/>
          <w:marBottom w:val="0"/>
          <w:divBdr>
            <w:top w:val="none" w:sz="0" w:space="0" w:color="auto"/>
            <w:left w:val="none" w:sz="0" w:space="0" w:color="auto"/>
            <w:bottom w:val="none" w:sz="0" w:space="0" w:color="auto"/>
            <w:right w:val="none" w:sz="0" w:space="0" w:color="auto"/>
          </w:divBdr>
        </w:div>
        <w:div w:id="767849391">
          <w:marLeft w:val="480"/>
          <w:marRight w:val="0"/>
          <w:marTop w:val="0"/>
          <w:marBottom w:val="0"/>
          <w:divBdr>
            <w:top w:val="none" w:sz="0" w:space="0" w:color="auto"/>
            <w:left w:val="none" w:sz="0" w:space="0" w:color="auto"/>
            <w:bottom w:val="none" w:sz="0" w:space="0" w:color="auto"/>
            <w:right w:val="none" w:sz="0" w:space="0" w:color="auto"/>
          </w:divBdr>
        </w:div>
        <w:div w:id="803547629">
          <w:marLeft w:val="480"/>
          <w:marRight w:val="0"/>
          <w:marTop w:val="0"/>
          <w:marBottom w:val="0"/>
          <w:divBdr>
            <w:top w:val="none" w:sz="0" w:space="0" w:color="auto"/>
            <w:left w:val="none" w:sz="0" w:space="0" w:color="auto"/>
            <w:bottom w:val="none" w:sz="0" w:space="0" w:color="auto"/>
            <w:right w:val="none" w:sz="0" w:space="0" w:color="auto"/>
          </w:divBdr>
        </w:div>
        <w:div w:id="805466016">
          <w:marLeft w:val="480"/>
          <w:marRight w:val="0"/>
          <w:marTop w:val="0"/>
          <w:marBottom w:val="0"/>
          <w:divBdr>
            <w:top w:val="none" w:sz="0" w:space="0" w:color="auto"/>
            <w:left w:val="none" w:sz="0" w:space="0" w:color="auto"/>
            <w:bottom w:val="none" w:sz="0" w:space="0" w:color="auto"/>
            <w:right w:val="none" w:sz="0" w:space="0" w:color="auto"/>
          </w:divBdr>
        </w:div>
        <w:div w:id="819663146">
          <w:marLeft w:val="480"/>
          <w:marRight w:val="0"/>
          <w:marTop w:val="0"/>
          <w:marBottom w:val="0"/>
          <w:divBdr>
            <w:top w:val="none" w:sz="0" w:space="0" w:color="auto"/>
            <w:left w:val="none" w:sz="0" w:space="0" w:color="auto"/>
            <w:bottom w:val="none" w:sz="0" w:space="0" w:color="auto"/>
            <w:right w:val="none" w:sz="0" w:space="0" w:color="auto"/>
          </w:divBdr>
        </w:div>
        <w:div w:id="829636803">
          <w:marLeft w:val="480"/>
          <w:marRight w:val="0"/>
          <w:marTop w:val="0"/>
          <w:marBottom w:val="0"/>
          <w:divBdr>
            <w:top w:val="none" w:sz="0" w:space="0" w:color="auto"/>
            <w:left w:val="none" w:sz="0" w:space="0" w:color="auto"/>
            <w:bottom w:val="none" w:sz="0" w:space="0" w:color="auto"/>
            <w:right w:val="none" w:sz="0" w:space="0" w:color="auto"/>
          </w:divBdr>
        </w:div>
        <w:div w:id="858083873">
          <w:marLeft w:val="480"/>
          <w:marRight w:val="0"/>
          <w:marTop w:val="0"/>
          <w:marBottom w:val="0"/>
          <w:divBdr>
            <w:top w:val="none" w:sz="0" w:space="0" w:color="auto"/>
            <w:left w:val="none" w:sz="0" w:space="0" w:color="auto"/>
            <w:bottom w:val="none" w:sz="0" w:space="0" w:color="auto"/>
            <w:right w:val="none" w:sz="0" w:space="0" w:color="auto"/>
          </w:divBdr>
        </w:div>
        <w:div w:id="939994518">
          <w:marLeft w:val="480"/>
          <w:marRight w:val="0"/>
          <w:marTop w:val="0"/>
          <w:marBottom w:val="0"/>
          <w:divBdr>
            <w:top w:val="none" w:sz="0" w:space="0" w:color="auto"/>
            <w:left w:val="none" w:sz="0" w:space="0" w:color="auto"/>
            <w:bottom w:val="none" w:sz="0" w:space="0" w:color="auto"/>
            <w:right w:val="none" w:sz="0" w:space="0" w:color="auto"/>
          </w:divBdr>
        </w:div>
        <w:div w:id="964701705">
          <w:marLeft w:val="480"/>
          <w:marRight w:val="0"/>
          <w:marTop w:val="0"/>
          <w:marBottom w:val="0"/>
          <w:divBdr>
            <w:top w:val="none" w:sz="0" w:space="0" w:color="auto"/>
            <w:left w:val="none" w:sz="0" w:space="0" w:color="auto"/>
            <w:bottom w:val="none" w:sz="0" w:space="0" w:color="auto"/>
            <w:right w:val="none" w:sz="0" w:space="0" w:color="auto"/>
          </w:divBdr>
        </w:div>
        <w:div w:id="982200727">
          <w:marLeft w:val="480"/>
          <w:marRight w:val="0"/>
          <w:marTop w:val="0"/>
          <w:marBottom w:val="0"/>
          <w:divBdr>
            <w:top w:val="none" w:sz="0" w:space="0" w:color="auto"/>
            <w:left w:val="none" w:sz="0" w:space="0" w:color="auto"/>
            <w:bottom w:val="none" w:sz="0" w:space="0" w:color="auto"/>
            <w:right w:val="none" w:sz="0" w:space="0" w:color="auto"/>
          </w:divBdr>
        </w:div>
        <w:div w:id="1016348903">
          <w:marLeft w:val="480"/>
          <w:marRight w:val="0"/>
          <w:marTop w:val="0"/>
          <w:marBottom w:val="0"/>
          <w:divBdr>
            <w:top w:val="none" w:sz="0" w:space="0" w:color="auto"/>
            <w:left w:val="none" w:sz="0" w:space="0" w:color="auto"/>
            <w:bottom w:val="none" w:sz="0" w:space="0" w:color="auto"/>
            <w:right w:val="none" w:sz="0" w:space="0" w:color="auto"/>
          </w:divBdr>
        </w:div>
      </w:divsChild>
    </w:div>
    <w:div w:id="922180910">
      <w:bodyDiv w:val="1"/>
      <w:marLeft w:val="0"/>
      <w:marRight w:val="0"/>
      <w:marTop w:val="0"/>
      <w:marBottom w:val="0"/>
      <w:divBdr>
        <w:top w:val="none" w:sz="0" w:space="0" w:color="auto"/>
        <w:left w:val="none" w:sz="0" w:space="0" w:color="auto"/>
        <w:bottom w:val="none" w:sz="0" w:space="0" w:color="auto"/>
        <w:right w:val="none" w:sz="0" w:space="0" w:color="auto"/>
      </w:divBdr>
    </w:div>
    <w:div w:id="922446356">
      <w:bodyDiv w:val="1"/>
      <w:marLeft w:val="0"/>
      <w:marRight w:val="0"/>
      <w:marTop w:val="0"/>
      <w:marBottom w:val="0"/>
      <w:divBdr>
        <w:top w:val="none" w:sz="0" w:space="0" w:color="auto"/>
        <w:left w:val="none" w:sz="0" w:space="0" w:color="auto"/>
        <w:bottom w:val="none" w:sz="0" w:space="0" w:color="auto"/>
        <w:right w:val="none" w:sz="0" w:space="0" w:color="auto"/>
      </w:divBdr>
    </w:div>
    <w:div w:id="922681744">
      <w:bodyDiv w:val="1"/>
      <w:marLeft w:val="0"/>
      <w:marRight w:val="0"/>
      <w:marTop w:val="0"/>
      <w:marBottom w:val="0"/>
      <w:divBdr>
        <w:top w:val="none" w:sz="0" w:space="0" w:color="auto"/>
        <w:left w:val="none" w:sz="0" w:space="0" w:color="auto"/>
        <w:bottom w:val="none" w:sz="0" w:space="0" w:color="auto"/>
        <w:right w:val="none" w:sz="0" w:space="0" w:color="auto"/>
      </w:divBdr>
      <w:divsChild>
        <w:div w:id="39522746">
          <w:marLeft w:val="480"/>
          <w:marRight w:val="0"/>
          <w:marTop w:val="0"/>
          <w:marBottom w:val="0"/>
          <w:divBdr>
            <w:top w:val="none" w:sz="0" w:space="0" w:color="auto"/>
            <w:left w:val="none" w:sz="0" w:space="0" w:color="auto"/>
            <w:bottom w:val="none" w:sz="0" w:space="0" w:color="auto"/>
            <w:right w:val="none" w:sz="0" w:space="0" w:color="auto"/>
          </w:divBdr>
        </w:div>
        <w:div w:id="60759627">
          <w:marLeft w:val="480"/>
          <w:marRight w:val="0"/>
          <w:marTop w:val="0"/>
          <w:marBottom w:val="0"/>
          <w:divBdr>
            <w:top w:val="none" w:sz="0" w:space="0" w:color="auto"/>
            <w:left w:val="none" w:sz="0" w:space="0" w:color="auto"/>
            <w:bottom w:val="none" w:sz="0" w:space="0" w:color="auto"/>
            <w:right w:val="none" w:sz="0" w:space="0" w:color="auto"/>
          </w:divBdr>
        </w:div>
        <w:div w:id="76367589">
          <w:marLeft w:val="480"/>
          <w:marRight w:val="0"/>
          <w:marTop w:val="0"/>
          <w:marBottom w:val="0"/>
          <w:divBdr>
            <w:top w:val="none" w:sz="0" w:space="0" w:color="auto"/>
            <w:left w:val="none" w:sz="0" w:space="0" w:color="auto"/>
            <w:bottom w:val="none" w:sz="0" w:space="0" w:color="auto"/>
            <w:right w:val="none" w:sz="0" w:space="0" w:color="auto"/>
          </w:divBdr>
        </w:div>
        <w:div w:id="197548230">
          <w:marLeft w:val="480"/>
          <w:marRight w:val="0"/>
          <w:marTop w:val="0"/>
          <w:marBottom w:val="0"/>
          <w:divBdr>
            <w:top w:val="none" w:sz="0" w:space="0" w:color="auto"/>
            <w:left w:val="none" w:sz="0" w:space="0" w:color="auto"/>
            <w:bottom w:val="none" w:sz="0" w:space="0" w:color="auto"/>
            <w:right w:val="none" w:sz="0" w:space="0" w:color="auto"/>
          </w:divBdr>
        </w:div>
        <w:div w:id="208535757">
          <w:marLeft w:val="480"/>
          <w:marRight w:val="0"/>
          <w:marTop w:val="0"/>
          <w:marBottom w:val="0"/>
          <w:divBdr>
            <w:top w:val="none" w:sz="0" w:space="0" w:color="auto"/>
            <w:left w:val="none" w:sz="0" w:space="0" w:color="auto"/>
            <w:bottom w:val="none" w:sz="0" w:space="0" w:color="auto"/>
            <w:right w:val="none" w:sz="0" w:space="0" w:color="auto"/>
          </w:divBdr>
        </w:div>
        <w:div w:id="246498750">
          <w:marLeft w:val="480"/>
          <w:marRight w:val="0"/>
          <w:marTop w:val="0"/>
          <w:marBottom w:val="0"/>
          <w:divBdr>
            <w:top w:val="none" w:sz="0" w:space="0" w:color="auto"/>
            <w:left w:val="none" w:sz="0" w:space="0" w:color="auto"/>
            <w:bottom w:val="none" w:sz="0" w:space="0" w:color="auto"/>
            <w:right w:val="none" w:sz="0" w:space="0" w:color="auto"/>
          </w:divBdr>
        </w:div>
        <w:div w:id="268437902">
          <w:marLeft w:val="480"/>
          <w:marRight w:val="0"/>
          <w:marTop w:val="0"/>
          <w:marBottom w:val="0"/>
          <w:divBdr>
            <w:top w:val="none" w:sz="0" w:space="0" w:color="auto"/>
            <w:left w:val="none" w:sz="0" w:space="0" w:color="auto"/>
            <w:bottom w:val="none" w:sz="0" w:space="0" w:color="auto"/>
            <w:right w:val="none" w:sz="0" w:space="0" w:color="auto"/>
          </w:divBdr>
        </w:div>
        <w:div w:id="351304031">
          <w:marLeft w:val="480"/>
          <w:marRight w:val="0"/>
          <w:marTop w:val="0"/>
          <w:marBottom w:val="0"/>
          <w:divBdr>
            <w:top w:val="none" w:sz="0" w:space="0" w:color="auto"/>
            <w:left w:val="none" w:sz="0" w:space="0" w:color="auto"/>
            <w:bottom w:val="none" w:sz="0" w:space="0" w:color="auto"/>
            <w:right w:val="none" w:sz="0" w:space="0" w:color="auto"/>
          </w:divBdr>
        </w:div>
        <w:div w:id="359431440">
          <w:marLeft w:val="480"/>
          <w:marRight w:val="0"/>
          <w:marTop w:val="0"/>
          <w:marBottom w:val="0"/>
          <w:divBdr>
            <w:top w:val="none" w:sz="0" w:space="0" w:color="auto"/>
            <w:left w:val="none" w:sz="0" w:space="0" w:color="auto"/>
            <w:bottom w:val="none" w:sz="0" w:space="0" w:color="auto"/>
            <w:right w:val="none" w:sz="0" w:space="0" w:color="auto"/>
          </w:divBdr>
        </w:div>
        <w:div w:id="434711136">
          <w:marLeft w:val="480"/>
          <w:marRight w:val="0"/>
          <w:marTop w:val="0"/>
          <w:marBottom w:val="0"/>
          <w:divBdr>
            <w:top w:val="none" w:sz="0" w:space="0" w:color="auto"/>
            <w:left w:val="none" w:sz="0" w:space="0" w:color="auto"/>
            <w:bottom w:val="none" w:sz="0" w:space="0" w:color="auto"/>
            <w:right w:val="none" w:sz="0" w:space="0" w:color="auto"/>
          </w:divBdr>
        </w:div>
        <w:div w:id="466898820">
          <w:marLeft w:val="480"/>
          <w:marRight w:val="0"/>
          <w:marTop w:val="0"/>
          <w:marBottom w:val="0"/>
          <w:divBdr>
            <w:top w:val="none" w:sz="0" w:space="0" w:color="auto"/>
            <w:left w:val="none" w:sz="0" w:space="0" w:color="auto"/>
            <w:bottom w:val="none" w:sz="0" w:space="0" w:color="auto"/>
            <w:right w:val="none" w:sz="0" w:space="0" w:color="auto"/>
          </w:divBdr>
        </w:div>
        <w:div w:id="470438450">
          <w:marLeft w:val="480"/>
          <w:marRight w:val="0"/>
          <w:marTop w:val="0"/>
          <w:marBottom w:val="0"/>
          <w:divBdr>
            <w:top w:val="none" w:sz="0" w:space="0" w:color="auto"/>
            <w:left w:val="none" w:sz="0" w:space="0" w:color="auto"/>
            <w:bottom w:val="none" w:sz="0" w:space="0" w:color="auto"/>
            <w:right w:val="none" w:sz="0" w:space="0" w:color="auto"/>
          </w:divBdr>
        </w:div>
        <w:div w:id="531503305">
          <w:marLeft w:val="480"/>
          <w:marRight w:val="0"/>
          <w:marTop w:val="0"/>
          <w:marBottom w:val="0"/>
          <w:divBdr>
            <w:top w:val="none" w:sz="0" w:space="0" w:color="auto"/>
            <w:left w:val="none" w:sz="0" w:space="0" w:color="auto"/>
            <w:bottom w:val="none" w:sz="0" w:space="0" w:color="auto"/>
            <w:right w:val="none" w:sz="0" w:space="0" w:color="auto"/>
          </w:divBdr>
        </w:div>
        <w:div w:id="596718236">
          <w:marLeft w:val="480"/>
          <w:marRight w:val="0"/>
          <w:marTop w:val="0"/>
          <w:marBottom w:val="0"/>
          <w:divBdr>
            <w:top w:val="none" w:sz="0" w:space="0" w:color="auto"/>
            <w:left w:val="none" w:sz="0" w:space="0" w:color="auto"/>
            <w:bottom w:val="none" w:sz="0" w:space="0" w:color="auto"/>
            <w:right w:val="none" w:sz="0" w:space="0" w:color="auto"/>
          </w:divBdr>
        </w:div>
        <w:div w:id="639463968">
          <w:marLeft w:val="480"/>
          <w:marRight w:val="0"/>
          <w:marTop w:val="0"/>
          <w:marBottom w:val="0"/>
          <w:divBdr>
            <w:top w:val="none" w:sz="0" w:space="0" w:color="auto"/>
            <w:left w:val="none" w:sz="0" w:space="0" w:color="auto"/>
            <w:bottom w:val="none" w:sz="0" w:space="0" w:color="auto"/>
            <w:right w:val="none" w:sz="0" w:space="0" w:color="auto"/>
          </w:divBdr>
        </w:div>
        <w:div w:id="640312376">
          <w:marLeft w:val="480"/>
          <w:marRight w:val="0"/>
          <w:marTop w:val="0"/>
          <w:marBottom w:val="0"/>
          <w:divBdr>
            <w:top w:val="none" w:sz="0" w:space="0" w:color="auto"/>
            <w:left w:val="none" w:sz="0" w:space="0" w:color="auto"/>
            <w:bottom w:val="none" w:sz="0" w:space="0" w:color="auto"/>
            <w:right w:val="none" w:sz="0" w:space="0" w:color="auto"/>
          </w:divBdr>
        </w:div>
        <w:div w:id="671495037">
          <w:marLeft w:val="480"/>
          <w:marRight w:val="0"/>
          <w:marTop w:val="0"/>
          <w:marBottom w:val="0"/>
          <w:divBdr>
            <w:top w:val="none" w:sz="0" w:space="0" w:color="auto"/>
            <w:left w:val="none" w:sz="0" w:space="0" w:color="auto"/>
            <w:bottom w:val="none" w:sz="0" w:space="0" w:color="auto"/>
            <w:right w:val="none" w:sz="0" w:space="0" w:color="auto"/>
          </w:divBdr>
        </w:div>
        <w:div w:id="674305751">
          <w:marLeft w:val="480"/>
          <w:marRight w:val="0"/>
          <w:marTop w:val="0"/>
          <w:marBottom w:val="0"/>
          <w:divBdr>
            <w:top w:val="none" w:sz="0" w:space="0" w:color="auto"/>
            <w:left w:val="none" w:sz="0" w:space="0" w:color="auto"/>
            <w:bottom w:val="none" w:sz="0" w:space="0" w:color="auto"/>
            <w:right w:val="none" w:sz="0" w:space="0" w:color="auto"/>
          </w:divBdr>
        </w:div>
        <w:div w:id="678969070">
          <w:marLeft w:val="480"/>
          <w:marRight w:val="0"/>
          <w:marTop w:val="0"/>
          <w:marBottom w:val="0"/>
          <w:divBdr>
            <w:top w:val="none" w:sz="0" w:space="0" w:color="auto"/>
            <w:left w:val="none" w:sz="0" w:space="0" w:color="auto"/>
            <w:bottom w:val="none" w:sz="0" w:space="0" w:color="auto"/>
            <w:right w:val="none" w:sz="0" w:space="0" w:color="auto"/>
          </w:divBdr>
        </w:div>
        <w:div w:id="741610158">
          <w:marLeft w:val="480"/>
          <w:marRight w:val="0"/>
          <w:marTop w:val="0"/>
          <w:marBottom w:val="0"/>
          <w:divBdr>
            <w:top w:val="none" w:sz="0" w:space="0" w:color="auto"/>
            <w:left w:val="none" w:sz="0" w:space="0" w:color="auto"/>
            <w:bottom w:val="none" w:sz="0" w:space="0" w:color="auto"/>
            <w:right w:val="none" w:sz="0" w:space="0" w:color="auto"/>
          </w:divBdr>
        </w:div>
        <w:div w:id="806630298">
          <w:marLeft w:val="480"/>
          <w:marRight w:val="0"/>
          <w:marTop w:val="0"/>
          <w:marBottom w:val="0"/>
          <w:divBdr>
            <w:top w:val="none" w:sz="0" w:space="0" w:color="auto"/>
            <w:left w:val="none" w:sz="0" w:space="0" w:color="auto"/>
            <w:bottom w:val="none" w:sz="0" w:space="0" w:color="auto"/>
            <w:right w:val="none" w:sz="0" w:space="0" w:color="auto"/>
          </w:divBdr>
        </w:div>
        <w:div w:id="808592470">
          <w:marLeft w:val="480"/>
          <w:marRight w:val="0"/>
          <w:marTop w:val="0"/>
          <w:marBottom w:val="0"/>
          <w:divBdr>
            <w:top w:val="none" w:sz="0" w:space="0" w:color="auto"/>
            <w:left w:val="none" w:sz="0" w:space="0" w:color="auto"/>
            <w:bottom w:val="none" w:sz="0" w:space="0" w:color="auto"/>
            <w:right w:val="none" w:sz="0" w:space="0" w:color="auto"/>
          </w:divBdr>
        </w:div>
        <w:div w:id="906384458">
          <w:marLeft w:val="480"/>
          <w:marRight w:val="0"/>
          <w:marTop w:val="0"/>
          <w:marBottom w:val="0"/>
          <w:divBdr>
            <w:top w:val="none" w:sz="0" w:space="0" w:color="auto"/>
            <w:left w:val="none" w:sz="0" w:space="0" w:color="auto"/>
            <w:bottom w:val="none" w:sz="0" w:space="0" w:color="auto"/>
            <w:right w:val="none" w:sz="0" w:space="0" w:color="auto"/>
          </w:divBdr>
        </w:div>
        <w:div w:id="933243223">
          <w:marLeft w:val="480"/>
          <w:marRight w:val="0"/>
          <w:marTop w:val="0"/>
          <w:marBottom w:val="0"/>
          <w:divBdr>
            <w:top w:val="none" w:sz="0" w:space="0" w:color="auto"/>
            <w:left w:val="none" w:sz="0" w:space="0" w:color="auto"/>
            <w:bottom w:val="none" w:sz="0" w:space="0" w:color="auto"/>
            <w:right w:val="none" w:sz="0" w:space="0" w:color="auto"/>
          </w:divBdr>
        </w:div>
        <w:div w:id="939609501">
          <w:marLeft w:val="480"/>
          <w:marRight w:val="0"/>
          <w:marTop w:val="0"/>
          <w:marBottom w:val="0"/>
          <w:divBdr>
            <w:top w:val="none" w:sz="0" w:space="0" w:color="auto"/>
            <w:left w:val="none" w:sz="0" w:space="0" w:color="auto"/>
            <w:bottom w:val="none" w:sz="0" w:space="0" w:color="auto"/>
            <w:right w:val="none" w:sz="0" w:space="0" w:color="auto"/>
          </w:divBdr>
        </w:div>
        <w:div w:id="939871042">
          <w:marLeft w:val="480"/>
          <w:marRight w:val="0"/>
          <w:marTop w:val="0"/>
          <w:marBottom w:val="0"/>
          <w:divBdr>
            <w:top w:val="none" w:sz="0" w:space="0" w:color="auto"/>
            <w:left w:val="none" w:sz="0" w:space="0" w:color="auto"/>
            <w:bottom w:val="none" w:sz="0" w:space="0" w:color="auto"/>
            <w:right w:val="none" w:sz="0" w:space="0" w:color="auto"/>
          </w:divBdr>
        </w:div>
        <w:div w:id="980959520">
          <w:marLeft w:val="480"/>
          <w:marRight w:val="0"/>
          <w:marTop w:val="0"/>
          <w:marBottom w:val="0"/>
          <w:divBdr>
            <w:top w:val="none" w:sz="0" w:space="0" w:color="auto"/>
            <w:left w:val="none" w:sz="0" w:space="0" w:color="auto"/>
            <w:bottom w:val="none" w:sz="0" w:space="0" w:color="auto"/>
            <w:right w:val="none" w:sz="0" w:space="0" w:color="auto"/>
          </w:divBdr>
        </w:div>
        <w:div w:id="983387667">
          <w:marLeft w:val="480"/>
          <w:marRight w:val="0"/>
          <w:marTop w:val="0"/>
          <w:marBottom w:val="0"/>
          <w:divBdr>
            <w:top w:val="none" w:sz="0" w:space="0" w:color="auto"/>
            <w:left w:val="none" w:sz="0" w:space="0" w:color="auto"/>
            <w:bottom w:val="none" w:sz="0" w:space="0" w:color="auto"/>
            <w:right w:val="none" w:sz="0" w:space="0" w:color="auto"/>
          </w:divBdr>
        </w:div>
        <w:div w:id="1002122848">
          <w:marLeft w:val="480"/>
          <w:marRight w:val="0"/>
          <w:marTop w:val="0"/>
          <w:marBottom w:val="0"/>
          <w:divBdr>
            <w:top w:val="none" w:sz="0" w:space="0" w:color="auto"/>
            <w:left w:val="none" w:sz="0" w:space="0" w:color="auto"/>
            <w:bottom w:val="none" w:sz="0" w:space="0" w:color="auto"/>
            <w:right w:val="none" w:sz="0" w:space="0" w:color="auto"/>
          </w:divBdr>
        </w:div>
      </w:divsChild>
    </w:div>
    <w:div w:id="923033501">
      <w:bodyDiv w:val="1"/>
      <w:marLeft w:val="0"/>
      <w:marRight w:val="0"/>
      <w:marTop w:val="0"/>
      <w:marBottom w:val="0"/>
      <w:divBdr>
        <w:top w:val="none" w:sz="0" w:space="0" w:color="auto"/>
        <w:left w:val="none" w:sz="0" w:space="0" w:color="auto"/>
        <w:bottom w:val="none" w:sz="0" w:space="0" w:color="auto"/>
        <w:right w:val="none" w:sz="0" w:space="0" w:color="auto"/>
      </w:divBdr>
    </w:div>
    <w:div w:id="923074789">
      <w:bodyDiv w:val="1"/>
      <w:marLeft w:val="0"/>
      <w:marRight w:val="0"/>
      <w:marTop w:val="0"/>
      <w:marBottom w:val="0"/>
      <w:divBdr>
        <w:top w:val="none" w:sz="0" w:space="0" w:color="auto"/>
        <w:left w:val="none" w:sz="0" w:space="0" w:color="auto"/>
        <w:bottom w:val="none" w:sz="0" w:space="0" w:color="auto"/>
        <w:right w:val="none" w:sz="0" w:space="0" w:color="auto"/>
      </w:divBdr>
    </w:div>
    <w:div w:id="923493336">
      <w:bodyDiv w:val="1"/>
      <w:marLeft w:val="0"/>
      <w:marRight w:val="0"/>
      <w:marTop w:val="0"/>
      <w:marBottom w:val="0"/>
      <w:divBdr>
        <w:top w:val="none" w:sz="0" w:space="0" w:color="auto"/>
        <w:left w:val="none" w:sz="0" w:space="0" w:color="auto"/>
        <w:bottom w:val="none" w:sz="0" w:space="0" w:color="auto"/>
        <w:right w:val="none" w:sz="0" w:space="0" w:color="auto"/>
      </w:divBdr>
    </w:div>
    <w:div w:id="923685746">
      <w:bodyDiv w:val="1"/>
      <w:marLeft w:val="0"/>
      <w:marRight w:val="0"/>
      <w:marTop w:val="0"/>
      <w:marBottom w:val="0"/>
      <w:divBdr>
        <w:top w:val="none" w:sz="0" w:space="0" w:color="auto"/>
        <w:left w:val="none" w:sz="0" w:space="0" w:color="auto"/>
        <w:bottom w:val="none" w:sz="0" w:space="0" w:color="auto"/>
        <w:right w:val="none" w:sz="0" w:space="0" w:color="auto"/>
      </w:divBdr>
    </w:div>
    <w:div w:id="924412298">
      <w:bodyDiv w:val="1"/>
      <w:marLeft w:val="0"/>
      <w:marRight w:val="0"/>
      <w:marTop w:val="0"/>
      <w:marBottom w:val="0"/>
      <w:divBdr>
        <w:top w:val="none" w:sz="0" w:space="0" w:color="auto"/>
        <w:left w:val="none" w:sz="0" w:space="0" w:color="auto"/>
        <w:bottom w:val="none" w:sz="0" w:space="0" w:color="auto"/>
        <w:right w:val="none" w:sz="0" w:space="0" w:color="auto"/>
      </w:divBdr>
    </w:div>
    <w:div w:id="924531223">
      <w:bodyDiv w:val="1"/>
      <w:marLeft w:val="0"/>
      <w:marRight w:val="0"/>
      <w:marTop w:val="0"/>
      <w:marBottom w:val="0"/>
      <w:divBdr>
        <w:top w:val="none" w:sz="0" w:space="0" w:color="auto"/>
        <w:left w:val="none" w:sz="0" w:space="0" w:color="auto"/>
        <w:bottom w:val="none" w:sz="0" w:space="0" w:color="auto"/>
        <w:right w:val="none" w:sz="0" w:space="0" w:color="auto"/>
      </w:divBdr>
    </w:div>
    <w:div w:id="924535837">
      <w:bodyDiv w:val="1"/>
      <w:marLeft w:val="0"/>
      <w:marRight w:val="0"/>
      <w:marTop w:val="0"/>
      <w:marBottom w:val="0"/>
      <w:divBdr>
        <w:top w:val="none" w:sz="0" w:space="0" w:color="auto"/>
        <w:left w:val="none" w:sz="0" w:space="0" w:color="auto"/>
        <w:bottom w:val="none" w:sz="0" w:space="0" w:color="auto"/>
        <w:right w:val="none" w:sz="0" w:space="0" w:color="auto"/>
      </w:divBdr>
    </w:div>
    <w:div w:id="924924370">
      <w:bodyDiv w:val="1"/>
      <w:marLeft w:val="0"/>
      <w:marRight w:val="0"/>
      <w:marTop w:val="0"/>
      <w:marBottom w:val="0"/>
      <w:divBdr>
        <w:top w:val="none" w:sz="0" w:space="0" w:color="auto"/>
        <w:left w:val="none" w:sz="0" w:space="0" w:color="auto"/>
        <w:bottom w:val="none" w:sz="0" w:space="0" w:color="auto"/>
        <w:right w:val="none" w:sz="0" w:space="0" w:color="auto"/>
      </w:divBdr>
    </w:div>
    <w:div w:id="925501999">
      <w:bodyDiv w:val="1"/>
      <w:marLeft w:val="0"/>
      <w:marRight w:val="0"/>
      <w:marTop w:val="0"/>
      <w:marBottom w:val="0"/>
      <w:divBdr>
        <w:top w:val="none" w:sz="0" w:space="0" w:color="auto"/>
        <w:left w:val="none" w:sz="0" w:space="0" w:color="auto"/>
        <w:bottom w:val="none" w:sz="0" w:space="0" w:color="auto"/>
        <w:right w:val="none" w:sz="0" w:space="0" w:color="auto"/>
      </w:divBdr>
    </w:div>
    <w:div w:id="925504949">
      <w:bodyDiv w:val="1"/>
      <w:marLeft w:val="0"/>
      <w:marRight w:val="0"/>
      <w:marTop w:val="0"/>
      <w:marBottom w:val="0"/>
      <w:divBdr>
        <w:top w:val="none" w:sz="0" w:space="0" w:color="auto"/>
        <w:left w:val="none" w:sz="0" w:space="0" w:color="auto"/>
        <w:bottom w:val="none" w:sz="0" w:space="0" w:color="auto"/>
        <w:right w:val="none" w:sz="0" w:space="0" w:color="auto"/>
      </w:divBdr>
    </w:div>
    <w:div w:id="926108654">
      <w:bodyDiv w:val="1"/>
      <w:marLeft w:val="0"/>
      <w:marRight w:val="0"/>
      <w:marTop w:val="0"/>
      <w:marBottom w:val="0"/>
      <w:divBdr>
        <w:top w:val="none" w:sz="0" w:space="0" w:color="auto"/>
        <w:left w:val="none" w:sz="0" w:space="0" w:color="auto"/>
        <w:bottom w:val="none" w:sz="0" w:space="0" w:color="auto"/>
        <w:right w:val="none" w:sz="0" w:space="0" w:color="auto"/>
      </w:divBdr>
    </w:div>
    <w:div w:id="926116572">
      <w:bodyDiv w:val="1"/>
      <w:marLeft w:val="0"/>
      <w:marRight w:val="0"/>
      <w:marTop w:val="0"/>
      <w:marBottom w:val="0"/>
      <w:divBdr>
        <w:top w:val="none" w:sz="0" w:space="0" w:color="auto"/>
        <w:left w:val="none" w:sz="0" w:space="0" w:color="auto"/>
        <w:bottom w:val="none" w:sz="0" w:space="0" w:color="auto"/>
        <w:right w:val="none" w:sz="0" w:space="0" w:color="auto"/>
      </w:divBdr>
    </w:div>
    <w:div w:id="926420336">
      <w:bodyDiv w:val="1"/>
      <w:marLeft w:val="0"/>
      <w:marRight w:val="0"/>
      <w:marTop w:val="0"/>
      <w:marBottom w:val="0"/>
      <w:divBdr>
        <w:top w:val="none" w:sz="0" w:space="0" w:color="auto"/>
        <w:left w:val="none" w:sz="0" w:space="0" w:color="auto"/>
        <w:bottom w:val="none" w:sz="0" w:space="0" w:color="auto"/>
        <w:right w:val="none" w:sz="0" w:space="0" w:color="auto"/>
      </w:divBdr>
    </w:div>
    <w:div w:id="926621342">
      <w:bodyDiv w:val="1"/>
      <w:marLeft w:val="0"/>
      <w:marRight w:val="0"/>
      <w:marTop w:val="0"/>
      <w:marBottom w:val="0"/>
      <w:divBdr>
        <w:top w:val="none" w:sz="0" w:space="0" w:color="auto"/>
        <w:left w:val="none" w:sz="0" w:space="0" w:color="auto"/>
        <w:bottom w:val="none" w:sz="0" w:space="0" w:color="auto"/>
        <w:right w:val="none" w:sz="0" w:space="0" w:color="auto"/>
      </w:divBdr>
    </w:div>
    <w:div w:id="927155755">
      <w:bodyDiv w:val="1"/>
      <w:marLeft w:val="0"/>
      <w:marRight w:val="0"/>
      <w:marTop w:val="0"/>
      <w:marBottom w:val="0"/>
      <w:divBdr>
        <w:top w:val="none" w:sz="0" w:space="0" w:color="auto"/>
        <w:left w:val="none" w:sz="0" w:space="0" w:color="auto"/>
        <w:bottom w:val="none" w:sz="0" w:space="0" w:color="auto"/>
        <w:right w:val="none" w:sz="0" w:space="0" w:color="auto"/>
      </w:divBdr>
    </w:div>
    <w:div w:id="927157484">
      <w:bodyDiv w:val="1"/>
      <w:marLeft w:val="0"/>
      <w:marRight w:val="0"/>
      <w:marTop w:val="0"/>
      <w:marBottom w:val="0"/>
      <w:divBdr>
        <w:top w:val="none" w:sz="0" w:space="0" w:color="auto"/>
        <w:left w:val="none" w:sz="0" w:space="0" w:color="auto"/>
        <w:bottom w:val="none" w:sz="0" w:space="0" w:color="auto"/>
        <w:right w:val="none" w:sz="0" w:space="0" w:color="auto"/>
      </w:divBdr>
    </w:div>
    <w:div w:id="927738715">
      <w:bodyDiv w:val="1"/>
      <w:marLeft w:val="0"/>
      <w:marRight w:val="0"/>
      <w:marTop w:val="0"/>
      <w:marBottom w:val="0"/>
      <w:divBdr>
        <w:top w:val="none" w:sz="0" w:space="0" w:color="auto"/>
        <w:left w:val="none" w:sz="0" w:space="0" w:color="auto"/>
        <w:bottom w:val="none" w:sz="0" w:space="0" w:color="auto"/>
        <w:right w:val="none" w:sz="0" w:space="0" w:color="auto"/>
      </w:divBdr>
      <w:divsChild>
        <w:div w:id="5064089">
          <w:marLeft w:val="480"/>
          <w:marRight w:val="0"/>
          <w:marTop w:val="0"/>
          <w:marBottom w:val="0"/>
          <w:divBdr>
            <w:top w:val="none" w:sz="0" w:space="0" w:color="auto"/>
            <w:left w:val="none" w:sz="0" w:space="0" w:color="auto"/>
            <w:bottom w:val="none" w:sz="0" w:space="0" w:color="auto"/>
            <w:right w:val="none" w:sz="0" w:space="0" w:color="auto"/>
          </w:divBdr>
        </w:div>
        <w:div w:id="31268940">
          <w:marLeft w:val="480"/>
          <w:marRight w:val="0"/>
          <w:marTop w:val="0"/>
          <w:marBottom w:val="0"/>
          <w:divBdr>
            <w:top w:val="none" w:sz="0" w:space="0" w:color="auto"/>
            <w:left w:val="none" w:sz="0" w:space="0" w:color="auto"/>
            <w:bottom w:val="none" w:sz="0" w:space="0" w:color="auto"/>
            <w:right w:val="none" w:sz="0" w:space="0" w:color="auto"/>
          </w:divBdr>
        </w:div>
        <w:div w:id="54865655">
          <w:marLeft w:val="480"/>
          <w:marRight w:val="0"/>
          <w:marTop w:val="0"/>
          <w:marBottom w:val="0"/>
          <w:divBdr>
            <w:top w:val="none" w:sz="0" w:space="0" w:color="auto"/>
            <w:left w:val="none" w:sz="0" w:space="0" w:color="auto"/>
            <w:bottom w:val="none" w:sz="0" w:space="0" w:color="auto"/>
            <w:right w:val="none" w:sz="0" w:space="0" w:color="auto"/>
          </w:divBdr>
        </w:div>
        <w:div w:id="79303786">
          <w:marLeft w:val="480"/>
          <w:marRight w:val="0"/>
          <w:marTop w:val="0"/>
          <w:marBottom w:val="0"/>
          <w:divBdr>
            <w:top w:val="none" w:sz="0" w:space="0" w:color="auto"/>
            <w:left w:val="none" w:sz="0" w:space="0" w:color="auto"/>
            <w:bottom w:val="none" w:sz="0" w:space="0" w:color="auto"/>
            <w:right w:val="none" w:sz="0" w:space="0" w:color="auto"/>
          </w:divBdr>
        </w:div>
        <w:div w:id="116533933">
          <w:marLeft w:val="480"/>
          <w:marRight w:val="0"/>
          <w:marTop w:val="0"/>
          <w:marBottom w:val="0"/>
          <w:divBdr>
            <w:top w:val="none" w:sz="0" w:space="0" w:color="auto"/>
            <w:left w:val="none" w:sz="0" w:space="0" w:color="auto"/>
            <w:bottom w:val="none" w:sz="0" w:space="0" w:color="auto"/>
            <w:right w:val="none" w:sz="0" w:space="0" w:color="auto"/>
          </w:divBdr>
        </w:div>
        <w:div w:id="150294574">
          <w:marLeft w:val="480"/>
          <w:marRight w:val="0"/>
          <w:marTop w:val="0"/>
          <w:marBottom w:val="0"/>
          <w:divBdr>
            <w:top w:val="none" w:sz="0" w:space="0" w:color="auto"/>
            <w:left w:val="none" w:sz="0" w:space="0" w:color="auto"/>
            <w:bottom w:val="none" w:sz="0" w:space="0" w:color="auto"/>
            <w:right w:val="none" w:sz="0" w:space="0" w:color="auto"/>
          </w:divBdr>
        </w:div>
        <w:div w:id="158155170">
          <w:marLeft w:val="480"/>
          <w:marRight w:val="0"/>
          <w:marTop w:val="0"/>
          <w:marBottom w:val="0"/>
          <w:divBdr>
            <w:top w:val="none" w:sz="0" w:space="0" w:color="auto"/>
            <w:left w:val="none" w:sz="0" w:space="0" w:color="auto"/>
            <w:bottom w:val="none" w:sz="0" w:space="0" w:color="auto"/>
            <w:right w:val="none" w:sz="0" w:space="0" w:color="auto"/>
          </w:divBdr>
        </w:div>
        <w:div w:id="217320642">
          <w:marLeft w:val="480"/>
          <w:marRight w:val="0"/>
          <w:marTop w:val="0"/>
          <w:marBottom w:val="0"/>
          <w:divBdr>
            <w:top w:val="none" w:sz="0" w:space="0" w:color="auto"/>
            <w:left w:val="none" w:sz="0" w:space="0" w:color="auto"/>
            <w:bottom w:val="none" w:sz="0" w:space="0" w:color="auto"/>
            <w:right w:val="none" w:sz="0" w:space="0" w:color="auto"/>
          </w:divBdr>
        </w:div>
        <w:div w:id="218630955">
          <w:marLeft w:val="480"/>
          <w:marRight w:val="0"/>
          <w:marTop w:val="0"/>
          <w:marBottom w:val="0"/>
          <w:divBdr>
            <w:top w:val="none" w:sz="0" w:space="0" w:color="auto"/>
            <w:left w:val="none" w:sz="0" w:space="0" w:color="auto"/>
            <w:bottom w:val="none" w:sz="0" w:space="0" w:color="auto"/>
            <w:right w:val="none" w:sz="0" w:space="0" w:color="auto"/>
          </w:divBdr>
        </w:div>
        <w:div w:id="225915666">
          <w:marLeft w:val="480"/>
          <w:marRight w:val="0"/>
          <w:marTop w:val="0"/>
          <w:marBottom w:val="0"/>
          <w:divBdr>
            <w:top w:val="none" w:sz="0" w:space="0" w:color="auto"/>
            <w:left w:val="none" w:sz="0" w:space="0" w:color="auto"/>
            <w:bottom w:val="none" w:sz="0" w:space="0" w:color="auto"/>
            <w:right w:val="none" w:sz="0" w:space="0" w:color="auto"/>
          </w:divBdr>
        </w:div>
        <w:div w:id="234975583">
          <w:marLeft w:val="480"/>
          <w:marRight w:val="0"/>
          <w:marTop w:val="0"/>
          <w:marBottom w:val="0"/>
          <w:divBdr>
            <w:top w:val="none" w:sz="0" w:space="0" w:color="auto"/>
            <w:left w:val="none" w:sz="0" w:space="0" w:color="auto"/>
            <w:bottom w:val="none" w:sz="0" w:space="0" w:color="auto"/>
            <w:right w:val="none" w:sz="0" w:space="0" w:color="auto"/>
          </w:divBdr>
        </w:div>
        <w:div w:id="240143601">
          <w:marLeft w:val="480"/>
          <w:marRight w:val="0"/>
          <w:marTop w:val="0"/>
          <w:marBottom w:val="0"/>
          <w:divBdr>
            <w:top w:val="none" w:sz="0" w:space="0" w:color="auto"/>
            <w:left w:val="none" w:sz="0" w:space="0" w:color="auto"/>
            <w:bottom w:val="none" w:sz="0" w:space="0" w:color="auto"/>
            <w:right w:val="none" w:sz="0" w:space="0" w:color="auto"/>
          </w:divBdr>
        </w:div>
        <w:div w:id="272321994">
          <w:marLeft w:val="480"/>
          <w:marRight w:val="0"/>
          <w:marTop w:val="0"/>
          <w:marBottom w:val="0"/>
          <w:divBdr>
            <w:top w:val="none" w:sz="0" w:space="0" w:color="auto"/>
            <w:left w:val="none" w:sz="0" w:space="0" w:color="auto"/>
            <w:bottom w:val="none" w:sz="0" w:space="0" w:color="auto"/>
            <w:right w:val="none" w:sz="0" w:space="0" w:color="auto"/>
          </w:divBdr>
        </w:div>
        <w:div w:id="344945796">
          <w:marLeft w:val="480"/>
          <w:marRight w:val="0"/>
          <w:marTop w:val="0"/>
          <w:marBottom w:val="0"/>
          <w:divBdr>
            <w:top w:val="none" w:sz="0" w:space="0" w:color="auto"/>
            <w:left w:val="none" w:sz="0" w:space="0" w:color="auto"/>
            <w:bottom w:val="none" w:sz="0" w:space="0" w:color="auto"/>
            <w:right w:val="none" w:sz="0" w:space="0" w:color="auto"/>
          </w:divBdr>
        </w:div>
        <w:div w:id="381171059">
          <w:marLeft w:val="480"/>
          <w:marRight w:val="0"/>
          <w:marTop w:val="0"/>
          <w:marBottom w:val="0"/>
          <w:divBdr>
            <w:top w:val="none" w:sz="0" w:space="0" w:color="auto"/>
            <w:left w:val="none" w:sz="0" w:space="0" w:color="auto"/>
            <w:bottom w:val="none" w:sz="0" w:space="0" w:color="auto"/>
            <w:right w:val="none" w:sz="0" w:space="0" w:color="auto"/>
          </w:divBdr>
        </w:div>
        <w:div w:id="386758970">
          <w:marLeft w:val="480"/>
          <w:marRight w:val="0"/>
          <w:marTop w:val="0"/>
          <w:marBottom w:val="0"/>
          <w:divBdr>
            <w:top w:val="none" w:sz="0" w:space="0" w:color="auto"/>
            <w:left w:val="none" w:sz="0" w:space="0" w:color="auto"/>
            <w:bottom w:val="none" w:sz="0" w:space="0" w:color="auto"/>
            <w:right w:val="none" w:sz="0" w:space="0" w:color="auto"/>
          </w:divBdr>
        </w:div>
        <w:div w:id="396709139">
          <w:marLeft w:val="480"/>
          <w:marRight w:val="0"/>
          <w:marTop w:val="0"/>
          <w:marBottom w:val="0"/>
          <w:divBdr>
            <w:top w:val="none" w:sz="0" w:space="0" w:color="auto"/>
            <w:left w:val="none" w:sz="0" w:space="0" w:color="auto"/>
            <w:bottom w:val="none" w:sz="0" w:space="0" w:color="auto"/>
            <w:right w:val="none" w:sz="0" w:space="0" w:color="auto"/>
          </w:divBdr>
        </w:div>
        <w:div w:id="428307210">
          <w:marLeft w:val="480"/>
          <w:marRight w:val="0"/>
          <w:marTop w:val="0"/>
          <w:marBottom w:val="0"/>
          <w:divBdr>
            <w:top w:val="none" w:sz="0" w:space="0" w:color="auto"/>
            <w:left w:val="none" w:sz="0" w:space="0" w:color="auto"/>
            <w:bottom w:val="none" w:sz="0" w:space="0" w:color="auto"/>
            <w:right w:val="none" w:sz="0" w:space="0" w:color="auto"/>
          </w:divBdr>
        </w:div>
        <w:div w:id="440616152">
          <w:marLeft w:val="480"/>
          <w:marRight w:val="0"/>
          <w:marTop w:val="0"/>
          <w:marBottom w:val="0"/>
          <w:divBdr>
            <w:top w:val="none" w:sz="0" w:space="0" w:color="auto"/>
            <w:left w:val="none" w:sz="0" w:space="0" w:color="auto"/>
            <w:bottom w:val="none" w:sz="0" w:space="0" w:color="auto"/>
            <w:right w:val="none" w:sz="0" w:space="0" w:color="auto"/>
          </w:divBdr>
        </w:div>
        <w:div w:id="457115656">
          <w:marLeft w:val="480"/>
          <w:marRight w:val="0"/>
          <w:marTop w:val="0"/>
          <w:marBottom w:val="0"/>
          <w:divBdr>
            <w:top w:val="none" w:sz="0" w:space="0" w:color="auto"/>
            <w:left w:val="none" w:sz="0" w:space="0" w:color="auto"/>
            <w:bottom w:val="none" w:sz="0" w:space="0" w:color="auto"/>
            <w:right w:val="none" w:sz="0" w:space="0" w:color="auto"/>
          </w:divBdr>
        </w:div>
        <w:div w:id="475537009">
          <w:marLeft w:val="480"/>
          <w:marRight w:val="0"/>
          <w:marTop w:val="0"/>
          <w:marBottom w:val="0"/>
          <w:divBdr>
            <w:top w:val="none" w:sz="0" w:space="0" w:color="auto"/>
            <w:left w:val="none" w:sz="0" w:space="0" w:color="auto"/>
            <w:bottom w:val="none" w:sz="0" w:space="0" w:color="auto"/>
            <w:right w:val="none" w:sz="0" w:space="0" w:color="auto"/>
          </w:divBdr>
        </w:div>
        <w:div w:id="478420144">
          <w:marLeft w:val="480"/>
          <w:marRight w:val="0"/>
          <w:marTop w:val="0"/>
          <w:marBottom w:val="0"/>
          <w:divBdr>
            <w:top w:val="none" w:sz="0" w:space="0" w:color="auto"/>
            <w:left w:val="none" w:sz="0" w:space="0" w:color="auto"/>
            <w:bottom w:val="none" w:sz="0" w:space="0" w:color="auto"/>
            <w:right w:val="none" w:sz="0" w:space="0" w:color="auto"/>
          </w:divBdr>
        </w:div>
        <w:div w:id="526212398">
          <w:marLeft w:val="480"/>
          <w:marRight w:val="0"/>
          <w:marTop w:val="0"/>
          <w:marBottom w:val="0"/>
          <w:divBdr>
            <w:top w:val="none" w:sz="0" w:space="0" w:color="auto"/>
            <w:left w:val="none" w:sz="0" w:space="0" w:color="auto"/>
            <w:bottom w:val="none" w:sz="0" w:space="0" w:color="auto"/>
            <w:right w:val="none" w:sz="0" w:space="0" w:color="auto"/>
          </w:divBdr>
        </w:div>
        <w:div w:id="527375024">
          <w:marLeft w:val="480"/>
          <w:marRight w:val="0"/>
          <w:marTop w:val="0"/>
          <w:marBottom w:val="0"/>
          <w:divBdr>
            <w:top w:val="none" w:sz="0" w:space="0" w:color="auto"/>
            <w:left w:val="none" w:sz="0" w:space="0" w:color="auto"/>
            <w:bottom w:val="none" w:sz="0" w:space="0" w:color="auto"/>
            <w:right w:val="none" w:sz="0" w:space="0" w:color="auto"/>
          </w:divBdr>
        </w:div>
        <w:div w:id="565527415">
          <w:marLeft w:val="480"/>
          <w:marRight w:val="0"/>
          <w:marTop w:val="0"/>
          <w:marBottom w:val="0"/>
          <w:divBdr>
            <w:top w:val="none" w:sz="0" w:space="0" w:color="auto"/>
            <w:left w:val="none" w:sz="0" w:space="0" w:color="auto"/>
            <w:bottom w:val="none" w:sz="0" w:space="0" w:color="auto"/>
            <w:right w:val="none" w:sz="0" w:space="0" w:color="auto"/>
          </w:divBdr>
        </w:div>
        <w:div w:id="589389799">
          <w:marLeft w:val="480"/>
          <w:marRight w:val="0"/>
          <w:marTop w:val="0"/>
          <w:marBottom w:val="0"/>
          <w:divBdr>
            <w:top w:val="none" w:sz="0" w:space="0" w:color="auto"/>
            <w:left w:val="none" w:sz="0" w:space="0" w:color="auto"/>
            <w:bottom w:val="none" w:sz="0" w:space="0" w:color="auto"/>
            <w:right w:val="none" w:sz="0" w:space="0" w:color="auto"/>
          </w:divBdr>
        </w:div>
        <w:div w:id="601231511">
          <w:marLeft w:val="480"/>
          <w:marRight w:val="0"/>
          <w:marTop w:val="0"/>
          <w:marBottom w:val="0"/>
          <w:divBdr>
            <w:top w:val="none" w:sz="0" w:space="0" w:color="auto"/>
            <w:left w:val="none" w:sz="0" w:space="0" w:color="auto"/>
            <w:bottom w:val="none" w:sz="0" w:space="0" w:color="auto"/>
            <w:right w:val="none" w:sz="0" w:space="0" w:color="auto"/>
          </w:divBdr>
        </w:div>
        <w:div w:id="637340892">
          <w:marLeft w:val="480"/>
          <w:marRight w:val="0"/>
          <w:marTop w:val="0"/>
          <w:marBottom w:val="0"/>
          <w:divBdr>
            <w:top w:val="none" w:sz="0" w:space="0" w:color="auto"/>
            <w:left w:val="none" w:sz="0" w:space="0" w:color="auto"/>
            <w:bottom w:val="none" w:sz="0" w:space="0" w:color="auto"/>
            <w:right w:val="none" w:sz="0" w:space="0" w:color="auto"/>
          </w:divBdr>
        </w:div>
        <w:div w:id="645740107">
          <w:marLeft w:val="480"/>
          <w:marRight w:val="0"/>
          <w:marTop w:val="0"/>
          <w:marBottom w:val="0"/>
          <w:divBdr>
            <w:top w:val="none" w:sz="0" w:space="0" w:color="auto"/>
            <w:left w:val="none" w:sz="0" w:space="0" w:color="auto"/>
            <w:bottom w:val="none" w:sz="0" w:space="0" w:color="auto"/>
            <w:right w:val="none" w:sz="0" w:space="0" w:color="auto"/>
          </w:divBdr>
        </w:div>
        <w:div w:id="670261597">
          <w:marLeft w:val="480"/>
          <w:marRight w:val="0"/>
          <w:marTop w:val="0"/>
          <w:marBottom w:val="0"/>
          <w:divBdr>
            <w:top w:val="none" w:sz="0" w:space="0" w:color="auto"/>
            <w:left w:val="none" w:sz="0" w:space="0" w:color="auto"/>
            <w:bottom w:val="none" w:sz="0" w:space="0" w:color="auto"/>
            <w:right w:val="none" w:sz="0" w:space="0" w:color="auto"/>
          </w:divBdr>
        </w:div>
        <w:div w:id="676272386">
          <w:marLeft w:val="480"/>
          <w:marRight w:val="0"/>
          <w:marTop w:val="0"/>
          <w:marBottom w:val="0"/>
          <w:divBdr>
            <w:top w:val="none" w:sz="0" w:space="0" w:color="auto"/>
            <w:left w:val="none" w:sz="0" w:space="0" w:color="auto"/>
            <w:bottom w:val="none" w:sz="0" w:space="0" w:color="auto"/>
            <w:right w:val="none" w:sz="0" w:space="0" w:color="auto"/>
          </w:divBdr>
        </w:div>
        <w:div w:id="682126096">
          <w:marLeft w:val="480"/>
          <w:marRight w:val="0"/>
          <w:marTop w:val="0"/>
          <w:marBottom w:val="0"/>
          <w:divBdr>
            <w:top w:val="none" w:sz="0" w:space="0" w:color="auto"/>
            <w:left w:val="none" w:sz="0" w:space="0" w:color="auto"/>
            <w:bottom w:val="none" w:sz="0" w:space="0" w:color="auto"/>
            <w:right w:val="none" w:sz="0" w:space="0" w:color="auto"/>
          </w:divBdr>
        </w:div>
        <w:div w:id="713428833">
          <w:marLeft w:val="480"/>
          <w:marRight w:val="0"/>
          <w:marTop w:val="0"/>
          <w:marBottom w:val="0"/>
          <w:divBdr>
            <w:top w:val="none" w:sz="0" w:space="0" w:color="auto"/>
            <w:left w:val="none" w:sz="0" w:space="0" w:color="auto"/>
            <w:bottom w:val="none" w:sz="0" w:space="0" w:color="auto"/>
            <w:right w:val="none" w:sz="0" w:space="0" w:color="auto"/>
          </w:divBdr>
        </w:div>
        <w:div w:id="748381659">
          <w:marLeft w:val="480"/>
          <w:marRight w:val="0"/>
          <w:marTop w:val="0"/>
          <w:marBottom w:val="0"/>
          <w:divBdr>
            <w:top w:val="none" w:sz="0" w:space="0" w:color="auto"/>
            <w:left w:val="none" w:sz="0" w:space="0" w:color="auto"/>
            <w:bottom w:val="none" w:sz="0" w:space="0" w:color="auto"/>
            <w:right w:val="none" w:sz="0" w:space="0" w:color="auto"/>
          </w:divBdr>
        </w:div>
        <w:div w:id="751783037">
          <w:marLeft w:val="480"/>
          <w:marRight w:val="0"/>
          <w:marTop w:val="0"/>
          <w:marBottom w:val="0"/>
          <w:divBdr>
            <w:top w:val="none" w:sz="0" w:space="0" w:color="auto"/>
            <w:left w:val="none" w:sz="0" w:space="0" w:color="auto"/>
            <w:bottom w:val="none" w:sz="0" w:space="0" w:color="auto"/>
            <w:right w:val="none" w:sz="0" w:space="0" w:color="auto"/>
          </w:divBdr>
        </w:div>
        <w:div w:id="794562014">
          <w:marLeft w:val="480"/>
          <w:marRight w:val="0"/>
          <w:marTop w:val="0"/>
          <w:marBottom w:val="0"/>
          <w:divBdr>
            <w:top w:val="none" w:sz="0" w:space="0" w:color="auto"/>
            <w:left w:val="none" w:sz="0" w:space="0" w:color="auto"/>
            <w:bottom w:val="none" w:sz="0" w:space="0" w:color="auto"/>
            <w:right w:val="none" w:sz="0" w:space="0" w:color="auto"/>
          </w:divBdr>
        </w:div>
        <w:div w:id="810706786">
          <w:marLeft w:val="480"/>
          <w:marRight w:val="0"/>
          <w:marTop w:val="0"/>
          <w:marBottom w:val="0"/>
          <w:divBdr>
            <w:top w:val="none" w:sz="0" w:space="0" w:color="auto"/>
            <w:left w:val="none" w:sz="0" w:space="0" w:color="auto"/>
            <w:bottom w:val="none" w:sz="0" w:space="0" w:color="auto"/>
            <w:right w:val="none" w:sz="0" w:space="0" w:color="auto"/>
          </w:divBdr>
        </w:div>
        <w:div w:id="826363695">
          <w:marLeft w:val="480"/>
          <w:marRight w:val="0"/>
          <w:marTop w:val="0"/>
          <w:marBottom w:val="0"/>
          <w:divBdr>
            <w:top w:val="none" w:sz="0" w:space="0" w:color="auto"/>
            <w:left w:val="none" w:sz="0" w:space="0" w:color="auto"/>
            <w:bottom w:val="none" w:sz="0" w:space="0" w:color="auto"/>
            <w:right w:val="none" w:sz="0" w:space="0" w:color="auto"/>
          </w:divBdr>
        </w:div>
        <w:div w:id="827474338">
          <w:marLeft w:val="480"/>
          <w:marRight w:val="0"/>
          <w:marTop w:val="0"/>
          <w:marBottom w:val="0"/>
          <w:divBdr>
            <w:top w:val="none" w:sz="0" w:space="0" w:color="auto"/>
            <w:left w:val="none" w:sz="0" w:space="0" w:color="auto"/>
            <w:bottom w:val="none" w:sz="0" w:space="0" w:color="auto"/>
            <w:right w:val="none" w:sz="0" w:space="0" w:color="auto"/>
          </w:divBdr>
        </w:div>
        <w:div w:id="832719888">
          <w:marLeft w:val="480"/>
          <w:marRight w:val="0"/>
          <w:marTop w:val="0"/>
          <w:marBottom w:val="0"/>
          <w:divBdr>
            <w:top w:val="none" w:sz="0" w:space="0" w:color="auto"/>
            <w:left w:val="none" w:sz="0" w:space="0" w:color="auto"/>
            <w:bottom w:val="none" w:sz="0" w:space="0" w:color="auto"/>
            <w:right w:val="none" w:sz="0" w:space="0" w:color="auto"/>
          </w:divBdr>
        </w:div>
        <w:div w:id="833952066">
          <w:marLeft w:val="480"/>
          <w:marRight w:val="0"/>
          <w:marTop w:val="0"/>
          <w:marBottom w:val="0"/>
          <w:divBdr>
            <w:top w:val="none" w:sz="0" w:space="0" w:color="auto"/>
            <w:left w:val="none" w:sz="0" w:space="0" w:color="auto"/>
            <w:bottom w:val="none" w:sz="0" w:space="0" w:color="auto"/>
            <w:right w:val="none" w:sz="0" w:space="0" w:color="auto"/>
          </w:divBdr>
        </w:div>
        <w:div w:id="839732414">
          <w:marLeft w:val="480"/>
          <w:marRight w:val="0"/>
          <w:marTop w:val="0"/>
          <w:marBottom w:val="0"/>
          <w:divBdr>
            <w:top w:val="none" w:sz="0" w:space="0" w:color="auto"/>
            <w:left w:val="none" w:sz="0" w:space="0" w:color="auto"/>
            <w:bottom w:val="none" w:sz="0" w:space="0" w:color="auto"/>
            <w:right w:val="none" w:sz="0" w:space="0" w:color="auto"/>
          </w:divBdr>
        </w:div>
        <w:div w:id="853222884">
          <w:marLeft w:val="480"/>
          <w:marRight w:val="0"/>
          <w:marTop w:val="0"/>
          <w:marBottom w:val="0"/>
          <w:divBdr>
            <w:top w:val="none" w:sz="0" w:space="0" w:color="auto"/>
            <w:left w:val="none" w:sz="0" w:space="0" w:color="auto"/>
            <w:bottom w:val="none" w:sz="0" w:space="0" w:color="auto"/>
            <w:right w:val="none" w:sz="0" w:space="0" w:color="auto"/>
          </w:divBdr>
        </w:div>
        <w:div w:id="855578903">
          <w:marLeft w:val="480"/>
          <w:marRight w:val="0"/>
          <w:marTop w:val="0"/>
          <w:marBottom w:val="0"/>
          <w:divBdr>
            <w:top w:val="none" w:sz="0" w:space="0" w:color="auto"/>
            <w:left w:val="none" w:sz="0" w:space="0" w:color="auto"/>
            <w:bottom w:val="none" w:sz="0" w:space="0" w:color="auto"/>
            <w:right w:val="none" w:sz="0" w:space="0" w:color="auto"/>
          </w:divBdr>
        </w:div>
        <w:div w:id="862016152">
          <w:marLeft w:val="480"/>
          <w:marRight w:val="0"/>
          <w:marTop w:val="0"/>
          <w:marBottom w:val="0"/>
          <w:divBdr>
            <w:top w:val="none" w:sz="0" w:space="0" w:color="auto"/>
            <w:left w:val="none" w:sz="0" w:space="0" w:color="auto"/>
            <w:bottom w:val="none" w:sz="0" w:space="0" w:color="auto"/>
            <w:right w:val="none" w:sz="0" w:space="0" w:color="auto"/>
          </w:divBdr>
        </w:div>
        <w:div w:id="870145723">
          <w:marLeft w:val="480"/>
          <w:marRight w:val="0"/>
          <w:marTop w:val="0"/>
          <w:marBottom w:val="0"/>
          <w:divBdr>
            <w:top w:val="none" w:sz="0" w:space="0" w:color="auto"/>
            <w:left w:val="none" w:sz="0" w:space="0" w:color="auto"/>
            <w:bottom w:val="none" w:sz="0" w:space="0" w:color="auto"/>
            <w:right w:val="none" w:sz="0" w:space="0" w:color="auto"/>
          </w:divBdr>
        </w:div>
        <w:div w:id="931278316">
          <w:marLeft w:val="480"/>
          <w:marRight w:val="0"/>
          <w:marTop w:val="0"/>
          <w:marBottom w:val="0"/>
          <w:divBdr>
            <w:top w:val="none" w:sz="0" w:space="0" w:color="auto"/>
            <w:left w:val="none" w:sz="0" w:space="0" w:color="auto"/>
            <w:bottom w:val="none" w:sz="0" w:space="0" w:color="auto"/>
            <w:right w:val="none" w:sz="0" w:space="0" w:color="auto"/>
          </w:divBdr>
        </w:div>
        <w:div w:id="969091614">
          <w:marLeft w:val="480"/>
          <w:marRight w:val="0"/>
          <w:marTop w:val="0"/>
          <w:marBottom w:val="0"/>
          <w:divBdr>
            <w:top w:val="none" w:sz="0" w:space="0" w:color="auto"/>
            <w:left w:val="none" w:sz="0" w:space="0" w:color="auto"/>
            <w:bottom w:val="none" w:sz="0" w:space="0" w:color="auto"/>
            <w:right w:val="none" w:sz="0" w:space="0" w:color="auto"/>
          </w:divBdr>
        </w:div>
        <w:div w:id="983192855">
          <w:marLeft w:val="480"/>
          <w:marRight w:val="0"/>
          <w:marTop w:val="0"/>
          <w:marBottom w:val="0"/>
          <w:divBdr>
            <w:top w:val="none" w:sz="0" w:space="0" w:color="auto"/>
            <w:left w:val="none" w:sz="0" w:space="0" w:color="auto"/>
            <w:bottom w:val="none" w:sz="0" w:space="0" w:color="auto"/>
            <w:right w:val="none" w:sz="0" w:space="0" w:color="auto"/>
          </w:divBdr>
        </w:div>
      </w:divsChild>
    </w:div>
    <w:div w:id="927811132">
      <w:bodyDiv w:val="1"/>
      <w:marLeft w:val="0"/>
      <w:marRight w:val="0"/>
      <w:marTop w:val="0"/>
      <w:marBottom w:val="0"/>
      <w:divBdr>
        <w:top w:val="none" w:sz="0" w:space="0" w:color="auto"/>
        <w:left w:val="none" w:sz="0" w:space="0" w:color="auto"/>
        <w:bottom w:val="none" w:sz="0" w:space="0" w:color="auto"/>
        <w:right w:val="none" w:sz="0" w:space="0" w:color="auto"/>
      </w:divBdr>
    </w:div>
    <w:div w:id="927956565">
      <w:bodyDiv w:val="1"/>
      <w:marLeft w:val="0"/>
      <w:marRight w:val="0"/>
      <w:marTop w:val="0"/>
      <w:marBottom w:val="0"/>
      <w:divBdr>
        <w:top w:val="none" w:sz="0" w:space="0" w:color="auto"/>
        <w:left w:val="none" w:sz="0" w:space="0" w:color="auto"/>
        <w:bottom w:val="none" w:sz="0" w:space="0" w:color="auto"/>
        <w:right w:val="none" w:sz="0" w:space="0" w:color="auto"/>
      </w:divBdr>
      <w:divsChild>
        <w:div w:id="432212717">
          <w:marLeft w:val="480"/>
          <w:marRight w:val="0"/>
          <w:marTop w:val="0"/>
          <w:marBottom w:val="0"/>
          <w:divBdr>
            <w:top w:val="none" w:sz="0" w:space="0" w:color="auto"/>
            <w:left w:val="none" w:sz="0" w:space="0" w:color="auto"/>
            <w:bottom w:val="none" w:sz="0" w:space="0" w:color="auto"/>
            <w:right w:val="none" w:sz="0" w:space="0" w:color="auto"/>
          </w:divBdr>
        </w:div>
      </w:divsChild>
    </w:div>
    <w:div w:id="928196423">
      <w:bodyDiv w:val="1"/>
      <w:marLeft w:val="0"/>
      <w:marRight w:val="0"/>
      <w:marTop w:val="0"/>
      <w:marBottom w:val="0"/>
      <w:divBdr>
        <w:top w:val="none" w:sz="0" w:space="0" w:color="auto"/>
        <w:left w:val="none" w:sz="0" w:space="0" w:color="auto"/>
        <w:bottom w:val="none" w:sz="0" w:space="0" w:color="auto"/>
        <w:right w:val="none" w:sz="0" w:space="0" w:color="auto"/>
      </w:divBdr>
    </w:div>
    <w:div w:id="928465383">
      <w:bodyDiv w:val="1"/>
      <w:marLeft w:val="0"/>
      <w:marRight w:val="0"/>
      <w:marTop w:val="0"/>
      <w:marBottom w:val="0"/>
      <w:divBdr>
        <w:top w:val="none" w:sz="0" w:space="0" w:color="auto"/>
        <w:left w:val="none" w:sz="0" w:space="0" w:color="auto"/>
        <w:bottom w:val="none" w:sz="0" w:space="0" w:color="auto"/>
        <w:right w:val="none" w:sz="0" w:space="0" w:color="auto"/>
      </w:divBdr>
    </w:div>
    <w:div w:id="928778544">
      <w:bodyDiv w:val="1"/>
      <w:marLeft w:val="0"/>
      <w:marRight w:val="0"/>
      <w:marTop w:val="0"/>
      <w:marBottom w:val="0"/>
      <w:divBdr>
        <w:top w:val="none" w:sz="0" w:space="0" w:color="auto"/>
        <w:left w:val="none" w:sz="0" w:space="0" w:color="auto"/>
        <w:bottom w:val="none" w:sz="0" w:space="0" w:color="auto"/>
        <w:right w:val="none" w:sz="0" w:space="0" w:color="auto"/>
      </w:divBdr>
    </w:div>
    <w:div w:id="928973453">
      <w:bodyDiv w:val="1"/>
      <w:marLeft w:val="0"/>
      <w:marRight w:val="0"/>
      <w:marTop w:val="0"/>
      <w:marBottom w:val="0"/>
      <w:divBdr>
        <w:top w:val="none" w:sz="0" w:space="0" w:color="auto"/>
        <w:left w:val="none" w:sz="0" w:space="0" w:color="auto"/>
        <w:bottom w:val="none" w:sz="0" w:space="0" w:color="auto"/>
        <w:right w:val="none" w:sz="0" w:space="0" w:color="auto"/>
      </w:divBdr>
    </w:div>
    <w:div w:id="929199108">
      <w:bodyDiv w:val="1"/>
      <w:marLeft w:val="0"/>
      <w:marRight w:val="0"/>
      <w:marTop w:val="0"/>
      <w:marBottom w:val="0"/>
      <w:divBdr>
        <w:top w:val="none" w:sz="0" w:space="0" w:color="auto"/>
        <w:left w:val="none" w:sz="0" w:space="0" w:color="auto"/>
        <w:bottom w:val="none" w:sz="0" w:space="0" w:color="auto"/>
        <w:right w:val="none" w:sz="0" w:space="0" w:color="auto"/>
      </w:divBdr>
    </w:div>
    <w:div w:id="929385061">
      <w:bodyDiv w:val="1"/>
      <w:marLeft w:val="0"/>
      <w:marRight w:val="0"/>
      <w:marTop w:val="0"/>
      <w:marBottom w:val="0"/>
      <w:divBdr>
        <w:top w:val="none" w:sz="0" w:space="0" w:color="auto"/>
        <w:left w:val="none" w:sz="0" w:space="0" w:color="auto"/>
        <w:bottom w:val="none" w:sz="0" w:space="0" w:color="auto"/>
        <w:right w:val="none" w:sz="0" w:space="0" w:color="auto"/>
      </w:divBdr>
    </w:div>
    <w:div w:id="929462494">
      <w:bodyDiv w:val="1"/>
      <w:marLeft w:val="0"/>
      <w:marRight w:val="0"/>
      <w:marTop w:val="0"/>
      <w:marBottom w:val="0"/>
      <w:divBdr>
        <w:top w:val="none" w:sz="0" w:space="0" w:color="auto"/>
        <w:left w:val="none" w:sz="0" w:space="0" w:color="auto"/>
        <w:bottom w:val="none" w:sz="0" w:space="0" w:color="auto"/>
        <w:right w:val="none" w:sz="0" w:space="0" w:color="auto"/>
      </w:divBdr>
    </w:div>
    <w:div w:id="929510245">
      <w:bodyDiv w:val="1"/>
      <w:marLeft w:val="0"/>
      <w:marRight w:val="0"/>
      <w:marTop w:val="0"/>
      <w:marBottom w:val="0"/>
      <w:divBdr>
        <w:top w:val="none" w:sz="0" w:space="0" w:color="auto"/>
        <w:left w:val="none" w:sz="0" w:space="0" w:color="auto"/>
        <w:bottom w:val="none" w:sz="0" w:space="0" w:color="auto"/>
        <w:right w:val="none" w:sz="0" w:space="0" w:color="auto"/>
      </w:divBdr>
      <w:divsChild>
        <w:div w:id="82603839">
          <w:marLeft w:val="480"/>
          <w:marRight w:val="0"/>
          <w:marTop w:val="0"/>
          <w:marBottom w:val="0"/>
          <w:divBdr>
            <w:top w:val="none" w:sz="0" w:space="0" w:color="auto"/>
            <w:left w:val="none" w:sz="0" w:space="0" w:color="auto"/>
            <w:bottom w:val="none" w:sz="0" w:space="0" w:color="auto"/>
            <w:right w:val="none" w:sz="0" w:space="0" w:color="auto"/>
          </w:divBdr>
        </w:div>
        <w:div w:id="82920757">
          <w:marLeft w:val="480"/>
          <w:marRight w:val="0"/>
          <w:marTop w:val="0"/>
          <w:marBottom w:val="0"/>
          <w:divBdr>
            <w:top w:val="none" w:sz="0" w:space="0" w:color="auto"/>
            <w:left w:val="none" w:sz="0" w:space="0" w:color="auto"/>
            <w:bottom w:val="none" w:sz="0" w:space="0" w:color="auto"/>
            <w:right w:val="none" w:sz="0" w:space="0" w:color="auto"/>
          </w:divBdr>
        </w:div>
        <w:div w:id="134495660">
          <w:marLeft w:val="480"/>
          <w:marRight w:val="0"/>
          <w:marTop w:val="0"/>
          <w:marBottom w:val="0"/>
          <w:divBdr>
            <w:top w:val="none" w:sz="0" w:space="0" w:color="auto"/>
            <w:left w:val="none" w:sz="0" w:space="0" w:color="auto"/>
            <w:bottom w:val="none" w:sz="0" w:space="0" w:color="auto"/>
            <w:right w:val="none" w:sz="0" w:space="0" w:color="auto"/>
          </w:divBdr>
        </w:div>
        <w:div w:id="136387276">
          <w:marLeft w:val="480"/>
          <w:marRight w:val="0"/>
          <w:marTop w:val="0"/>
          <w:marBottom w:val="0"/>
          <w:divBdr>
            <w:top w:val="none" w:sz="0" w:space="0" w:color="auto"/>
            <w:left w:val="none" w:sz="0" w:space="0" w:color="auto"/>
            <w:bottom w:val="none" w:sz="0" w:space="0" w:color="auto"/>
            <w:right w:val="none" w:sz="0" w:space="0" w:color="auto"/>
          </w:divBdr>
        </w:div>
        <w:div w:id="251280643">
          <w:marLeft w:val="480"/>
          <w:marRight w:val="0"/>
          <w:marTop w:val="0"/>
          <w:marBottom w:val="0"/>
          <w:divBdr>
            <w:top w:val="none" w:sz="0" w:space="0" w:color="auto"/>
            <w:left w:val="none" w:sz="0" w:space="0" w:color="auto"/>
            <w:bottom w:val="none" w:sz="0" w:space="0" w:color="auto"/>
            <w:right w:val="none" w:sz="0" w:space="0" w:color="auto"/>
          </w:divBdr>
        </w:div>
        <w:div w:id="268851142">
          <w:marLeft w:val="480"/>
          <w:marRight w:val="0"/>
          <w:marTop w:val="0"/>
          <w:marBottom w:val="0"/>
          <w:divBdr>
            <w:top w:val="none" w:sz="0" w:space="0" w:color="auto"/>
            <w:left w:val="none" w:sz="0" w:space="0" w:color="auto"/>
            <w:bottom w:val="none" w:sz="0" w:space="0" w:color="auto"/>
            <w:right w:val="none" w:sz="0" w:space="0" w:color="auto"/>
          </w:divBdr>
        </w:div>
        <w:div w:id="287276879">
          <w:marLeft w:val="480"/>
          <w:marRight w:val="0"/>
          <w:marTop w:val="0"/>
          <w:marBottom w:val="0"/>
          <w:divBdr>
            <w:top w:val="none" w:sz="0" w:space="0" w:color="auto"/>
            <w:left w:val="none" w:sz="0" w:space="0" w:color="auto"/>
            <w:bottom w:val="none" w:sz="0" w:space="0" w:color="auto"/>
            <w:right w:val="none" w:sz="0" w:space="0" w:color="auto"/>
          </w:divBdr>
        </w:div>
        <w:div w:id="324357803">
          <w:marLeft w:val="480"/>
          <w:marRight w:val="0"/>
          <w:marTop w:val="0"/>
          <w:marBottom w:val="0"/>
          <w:divBdr>
            <w:top w:val="none" w:sz="0" w:space="0" w:color="auto"/>
            <w:left w:val="none" w:sz="0" w:space="0" w:color="auto"/>
            <w:bottom w:val="none" w:sz="0" w:space="0" w:color="auto"/>
            <w:right w:val="none" w:sz="0" w:space="0" w:color="auto"/>
          </w:divBdr>
        </w:div>
        <w:div w:id="481430479">
          <w:marLeft w:val="480"/>
          <w:marRight w:val="0"/>
          <w:marTop w:val="0"/>
          <w:marBottom w:val="0"/>
          <w:divBdr>
            <w:top w:val="none" w:sz="0" w:space="0" w:color="auto"/>
            <w:left w:val="none" w:sz="0" w:space="0" w:color="auto"/>
            <w:bottom w:val="none" w:sz="0" w:space="0" w:color="auto"/>
            <w:right w:val="none" w:sz="0" w:space="0" w:color="auto"/>
          </w:divBdr>
        </w:div>
        <w:div w:id="536744321">
          <w:marLeft w:val="480"/>
          <w:marRight w:val="0"/>
          <w:marTop w:val="0"/>
          <w:marBottom w:val="0"/>
          <w:divBdr>
            <w:top w:val="none" w:sz="0" w:space="0" w:color="auto"/>
            <w:left w:val="none" w:sz="0" w:space="0" w:color="auto"/>
            <w:bottom w:val="none" w:sz="0" w:space="0" w:color="auto"/>
            <w:right w:val="none" w:sz="0" w:space="0" w:color="auto"/>
          </w:divBdr>
        </w:div>
        <w:div w:id="584530280">
          <w:marLeft w:val="480"/>
          <w:marRight w:val="0"/>
          <w:marTop w:val="0"/>
          <w:marBottom w:val="0"/>
          <w:divBdr>
            <w:top w:val="none" w:sz="0" w:space="0" w:color="auto"/>
            <w:left w:val="none" w:sz="0" w:space="0" w:color="auto"/>
            <w:bottom w:val="none" w:sz="0" w:space="0" w:color="auto"/>
            <w:right w:val="none" w:sz="0" w:space="0" w:color="auto"/>
          </w:divBdr>
        </w:div>
        <w:div w:id="594049353">
          <w:marLeft w:val="480"/>
          <w:marRight w:val="0"/>
          <w:marTop w:val="0"/>
          <w:marBottom w:val="0"/>
          <w:divBdr>
            <w:top w:val="none" w:sz="0" w:space="0" w:color="auto"/>
            <w:left w:val="none" w:sz="0" w:space="0" w:color="auto"/>
            <w:bottom w:val="none" w:sz="0" w:space="0" w:color="auto"/>
            <w:right w:val="none" w:sz="0" w:space="0" w:color="auto"/>
          </w:divBdr>
        </w:div>
        <w:div w:id="772558764">
          <w:marLeft w:val="480"/>
          <w:marRight w:val="0"/>
          <w:marTop w:val="0"/>
          <w:marBottom w:val="0"/>
          <w:divBdr>
            <w:top w:val="none" w:sz="0" w:space="0" w:color="auto"/>
            <w:left w:val="none" w:sz="0" w:space="0" w:color="auto"/>
            <w:bottom w:val="none" w:sz="0" w:space="0" w:color="auto"/>
            <w:right w:val="none" w:sz="0" w:space="0" w:color="auto"/>
          </w:divBdr>
        </w:div>
        <w:div w:id="800463956">
          <w:marLeft w:val="480"/>
          <w:marRight w:val="0"/>
          <w:marTop w:val="0"/>
          <w:marBottom w:val="0"/>
          <w:divBdr>
            <w:top w:val="none" w:sz="0" w:space="0" w:color="auto"/>
            <w:left w:val="none" w:sz="0" w:space="0" w:color="auto"/>
            <w:bottom w:val="none" w:sz="0" w:space="0" w:color="auto"/>
            <w:right w:val="none" w:sz="0" w:space="0" w:color="auto"/>
          </w:divBdr>
        </w:div>
        <w:div w:id="807625586">
          <w:marLeft w:val="480"/>
          <w:marRight w:val="0"/>
          <w:marTop w:val="0"/>
          <w:marBottom w:val="0"/>
          <w:divBdr>
            <w:top w:val="none" w:sz="0" w:space="0" w:color="auto"/>
            <w:left w:val="none" w:sz="0" w:space="0" w:color="auto"/>
            <w:bottom w:val="none" w:sz="0" w:space="0" w:color="auto"/>
            <w:right w:val="none" w:sz="0" w:space="0" w:color="auto"/>
          </w:divBdr>
        </w:div>
        <w:div w:id="868182532">
          <w:marLeft w:val="480"/>
          <w:marRight w:val="0"/>
          <w:marTop w:val="0"/>
          <w:marBottom w:val="0"/>
          <w:divBdr>
            <w:top w:val="none" w:sz="0" w:space="0" w:color="auto"/>
            <w:left w:val="none" w:sz="0" w:space="0" w:color="auto"/>
            <w:bottom w:val="none" w:sz="0" w:space="0" w:color="auto"/>
            <w:right w:val="none" w:sz="0" w:space="0" w:color="auto"/>
          </w:divBdr>
        </w:div>
        <w:div w:id="920333133">
          <w:marLeft w:val="480"/>
          <w:marRight w:val="0"/>
          <w:marTop w:val="0"/>
          <w:marBottom w:val="0"/>
          <w:divBdr>
            <w:top w:val="none" w:sz="0" w:space="0" w:color="auto"/>
            <w:left w:val="none" w:sz="0" w:space="0" w:color="auto"/>
            <w:bottom w:val="none" w:sz="0" w:space="0" w:color="auto"/>
            <w:right w:val="none" w:sz="0" w:space="0" w:color="auto"/>
          </w:divBdr>
        </w:div>
        <w:div w:id="941642308">
          <w:marLeft w:val="480"/>
          <w:marRight w:val="0"/>
          <w:marTop w:val="0"/>
          <w:marBottom w:val="0"/>
          <w:divBdr>
            <w:top w:val="none" w:sz="0" w:space="0" w:color="auto"/>
            <w:left w:val="none" w:sz="0" w:space="0" w:color="auto"/>
            <w:bottom w:val="none" w:sz="0" w:space="0" w:color="auto"/>
            <w:right w:val="none" w:sz="0" w:space="0" w:color="auto"/>
          </w:divBdr>
        </w:div>
        <w:div w:id="1004474661">
          <w:marLeft w:val="480"/>
          <w:marRight w:val="0"/>
          <w:marTop w:val="0"/>
          <w:marBottom w:val="0"/>
          <w:divBdr>
            <w:top w:val="none" w:sz="0" w:space="0" w:color="auto"/>
            <w:left w:val="none" w:sz="0" w:space="0" w:color="auto"/>
            <w:bottom w:val="none" w:sz="0" w:space="0" w:color="auto"/>
            <w:right w:val="none" w:sz="0" w:space="0" w:color="auto"/>
          </w:divBdr>
        </w:div>
      </w:divsChild>
    </w:div>
    <w:div w:id="929657140">
      <w:bodyDiv w:val="1"/>
      <w:marLeft w:val="0"/>
      <w:marRight w:val="0"/>
      <w:marTop w:val="0"/>
      <w:marBottom w:val="0"/>
      <w:divBdr>
        <w:top w:val="none" w:sz="0" w:space="0" w:color="auto"/>
        <w:left w:val="none" w:sz="0" w:space="0" w:color="auto"/>
        <w:bottom w:val="none" w:sz="0" w:space="0" w:color="auto"/>
        <w:right w:val="none" w:sz="0" w:space="0" w:color="auto"/>
      </w:divBdr>
    </w:div>
    <w:div w:id="929778346">
      <w:bodyDiv w:val="1"/>
      <w:marLeft w:val="0"/>
      <w:marRight w:val="0"/>
      <w:marTop w:val="0"/>
      <w:marBottom w:val="0"/>
      <w:divBdr>
        <w:top w:val="none" w:sz="0" w:space="0" w:color="auto"/>
        <w:left w:val="none" w:sz="0" w:space="0" w:color="auto"/>
        <w:bottom w:val="none" w:sz="0" w:space="0" w:color="auto"/>
        <w:right w:val="none" w:sz="0" w:space="0" w:color="auto"/>
      </w:divBdr>
    </w:div>
    <w:div w:id="929893156">
      <w:bodyDiv w:val="1"/>
      <w:marLeft w:val="0"/>
      <w:marRight w:val="0"/>
      <w:marTop w:val="0"/>
      <w:marBottom w:val="0"/>
      <w:divBdr>
        <w:top w:val="none" w:sz="0" w:space="0" w:color="auto"/>
        <w:left w:val="none" w:sz="0" w:space="0" w:color="auto"/>
        <w:bottom w:val="none" w:sz="0" w:space="0" w:color="auto"/>
        <w:right w:val="none" w:sz="0" w:space="0" w:color="auto"/>
      </w:divBdr>
    </w:div>
    <w:div w:id="930047684">
      <w:bodyDiv w:val="1"/>
      <w:marLeft w:val="0"/>
      <w:marRight w:val="0"/>
      <w:marTop w:val="0"/>
      <w:marBottom w:val="0"/>
      <w:divBdr>
        <w:top w:val="none" w:sz="0" w:space="0" w:color="auto"/>
        <w:left w:val="none" w:sz="0" w:space="0" w:color="auto"/>
        <w:bottom w:val="none" w:sz="0" w:space="0" w:color="auto"/>
        <w:right w:val="none" w:sz="0" w:space="0" w:color="auto"/>
      </w:divBdr>
    </w:div>
    <w:div w:id="930159260">
      <w:bodyDiv w:val="1"/>
      <w:marLeft w:val="0"/>
      <w:marRight w:val="0"/>
      <w:marTop w:val="0"/>
      <w:marBottom w:val="0"/>
      <w:divBdr>
        <w:top w:val="none" w:sz="0" w:space="0" w:color="auto"/>
        <w:left w:val="none" w:sz="0" w:space="0" w:color="auto"/>
        <w:bottom w:val="none" w:sz="0" w:space="0" w:color="auto"/>
        <w:right w:val="none" w:sz="0" w:space="0" w:color="auto"/>
      </w:divBdr>
    </w:div>
    <w:div w:id="930159996">
      <w:bodyDiv w:val="1"/>
      <w:marLeft w:val="0"/>
      <w:marRight w:val="0"/>
      <w:marTop w:val="0"/>
      <w:marBottom w:val="0"/>
      <w:divBdr>
        <w:top w:val="none" w:sz="0" w:space="0" w:color="auto"/>
        <w:left w:val="none" w:sz="0" w:space="0" w:color="auto"/>
        <w:bottom w:val="none" w:sz="0" w:space="0" w:color="auto"/>
        <w:right w:val="none" w:sz="0" w:space="0" w:color="auto"/>
      </w:divBdr>
    </w:div>
    <w:div w:id="930238748">
      <w:bodyDiv w:val="1"/>
      <w:marLeft w:val="0"/>
      <w:marRight w:val="0"/>
      <w:marTop w:val="0"/>
      <w:marBottom w:val="0"/>
      <w:divBdr>
        <w:top w:val="none" w:sz="0" w:space="0" w:color="auto"/>
        <w:left w:val="none" w:sz="0" w:space="0" w:color="auto"/>
        <w:bottom w:val="none" w:sz="0" w:space="0" w:color="auto"/>
        <w:right w:val="none" w:sz="0" w:space="0" w:color="auto"/>
      </w:divBdr>
    </w:div>
    <w:div w:id="930313877">
      <w:bodyDiv w:val="1"/>
      <w:marLeft w:val="0"/>
      <w:marRight w:val="0"/>
      <w:marTop w:val="0"/>
      <w:marBottom w:val="0"/>
      <w:divBdr>
        <w:top w:val="none" w:sz="0" w:space="0" w:color="auto"/>
        <w:left w:val="none" w:sz="0" w:space="0" w:color="auto"/>
        <w:bottom w:val="none" w:sz="0" w:space="0" w:color="auto"/>
        <w:right w:val="none" w:sz="0" w:space="0" w:color="auto"/>
      </w:divBdr>
    </w:div>
    <w:div w:id="930549992">
      <w:bodyDiv w:val="1"/>
      <w:marLeft w:val="0"/>
      <w:marRight w:val="0"/>
      <w:marTop w:val="0"/>
      <w:marBottom w:val="0"/>
      <w:divBdr>
        <w:top w:val="none" w:sz="0" w:space="0" w:color="auto"/>
        <w:left w:val="none" w:sz="0" w:space="0" w:color="auto"/>
        <w:bottom w:val="none" w:sz="0" w:space="0" w:color="auto"/>
        <w:right w:val="none" w:sz="0" w:space="0" w:color="auto"/>
      </w:divBdr>
    </w:div>
    <w:div w:id="930623686">
      <w:bodyDiv w:val="1"/>
      <w:marLeft w:val="0"/>
      <w:marRight w:val="0"/>
      <w:marTop w:val="0"/>
      <w:marBottom w:val="0"/>
      <w:divBdr>
        <w:top w:val="none" w:sz="0" w:space="0" w:color="auto"/>
        <w:left w:val="none" w:sz="0" w:space="0" w:color="auto"/>
        <w:bottom w:val="none" w:sz="0" w:space="0" w:color="auto"/>
        <w:right w:val="none" w:sz="0" w:space="0" w:color="auto"/>
      </w:divBdr>
    </w:div>
    <w:div w:id="930626518">
      <w:bodyDiv w:val="1"/>
      <w:marLeft w:val="0"/>
      <w:marRight w:val="0"/>
      <w:marTop w:val="0"/>
      <w:marBottom w:val="0"/>
      <w:divBdr>
        <w:top w:val="none" w:sz="0" w:space="0" w:color="auto"/>
        <w:left w:val="none" w:sz="0" w:space="0" w:color="auto"/>
        <w:bottom w:val="none" w:sz="0" w:space="0" w:color="auto"/>
        <w:right w:val="none" w:sz="0" w:space="0" w:color="auto"/>
      </w:divBdr>
    </w:div>
    <w:div w:id="930743872">
      <w:bodyDiv w:val="1"/>
      <w:marLeft w:val="0"/>
      <w:marRight w:val="0"/>
      <w:marTop w:val="0"/>
      <w:marBottom w:val="0"/>
      <w:divBdr>
        <w:top w:val="none" w:sz="0" w:space="0" w:color="auto"/>
        <w:left w:val="none" w:sz="0" w:space="0" w:color="auto"/>
        <w:bottom w:val="none" w:sz="0" w:space="0" w:color="auto"/>
        <w:right w:val="none" w:sz="0" w:space="0" w:color="auto"/>
      </w:divBdr>
      <w:divsChild>
        <w:div w:id="10380386">
          <w:marLeft w:val="480"/>
          <w:marRight w:val="0"/>
          <w:marTop w:val="0"/>
          <w:marBottom w:val="0"/>
          <w:divBdr>
            <w:top w:val="none" w:sz="0" w:space="0" w:color="auto"/>
            <w:left w:val="none" w:sz="0" w:space="0" w:color="auto"/>
            <w:bottom w:val="none" w:sz="0" w:space="0" w:color="auto"/>
            <w:right w:val="none" w:sz="0" w:space="0" w:color="auto"/>
          </w:divBdr>
        </w:div>
        <w:div w:id="199825697">
          <w:marLeft w:val="480"/>
          <w:marRight w:val="0"/>
          <w:marTop w:val="0"/>
          <w:marBottom w:val="0"/>
          <w:divBdr>
            <w:top w:val="none" w:sz="0" w:space="0" w:color="auto"/>
            <w:left w:val="none" w:sz="0" w:space="0" w:color="auto"/>
            <w:bottom w:val="none" w:sz="0" w:space="0" w:color="auto"/>
            <w:right w:val="none" w:sz="0" w:space="0" w:color="auto"/>
          </w:divBdr>
        </w:div>
        <w:div w:id="208493004">
          <w:marLeft w:val="480"/>
          <w:marRight w:val="0"/>
          <w:marTop w:val="0"/>
          <w:marBottom w:val="0"/>
          <w:divBdr>
            <w:top w:val="none" w:sz="0" w:space="0" w:color="auto"/>
            <w:left w:val="none" w:sz="0" w:space="0" w:color="auto"/>
            <w:bottom w:val="none" w:sz="0" w:space="0" w:color="auto"/>
            <w:right w:val="none" w:sz="0" w:space="0" w:color="auto"/>
          </w:divBdr>
        </w:div>
        <w:div w:id="239144016">
          <w:marLeft w:val="480"/>
          <w:marRight w:val="0"/>
          <w:marTop w:val="0"/>
          <w:marBottom w:val="0"/>
          <w:divBdr>
            <w:top w:val="none" w:sz="0" w:space="0" w:color="auto"/>
            <w:left w:val="none" w:sz="0" w:space="0" w:color="auto"/>
            <w:bottom w:val="none" w:sz="0" w:space="0" w:color="auto"/>
            <w:right w:val="none" w:sz="0" w:space="0" w:color="auto"/>
          </w:divBdr>
        </w:div>
        <w:div w:id="248782216">
          <w:marLeft w:val="480"/>
          <w:marRight w:val="0"/>
          <w:marTop w:val="0"/>
          <w:marBottom w:val="0"/>
          <w:divBdr>
            <w:top w:val="none" w:sz="0" w:space="0" w:color="auto"/>
            <w:left w:val="none" w:sz="0" w:space="0" w:color="auto"/>
            <w:bottom w:val="none" w:sz="0" w:space="0" w:color="auto"/>
            <w:right w:val="none" w:sz="0" w:space="0" w:color="auto"/>
          </w:divBdr>
        </w:div>
        <w:div w:id="264504297">
          <w:marLeft w:val="480"/>
          <w:marRight w:val="0"/>
          <w:marTop w:val="0"/>
          <w:marBottom w:val="0"/>
          <w:divBdr>
            <w:top w:val="none" w:sz="0" w:space="0" w:color="auto"/>
            <w:left w:val="none" w:sz="0" w:space="0" w:color="auto"/>
            <w:bottom w:val="none" w:sz="0" w:space="0" w:color="auto"/>
            <w:right w:val="none" w:sz="0" w:space="0" w:color="auto"/>
          </w:divBdr>
        </w:div>
        <w:div w:id="278025106">
          <w:marLeft w:val="480"/>
          <w:marRight w:val="0"/>
          <w:marTop w:val="0"/>
          <w:marBottom w:val="0"/>
          <w:divBdr>
            <w:top w:val="none" w:sz="0" w:space="0" w:color="auto"/>
            <w:left w:val="none" w:sz="0" w:space="0" w:color="auto"/>
            <w:bottom w:val="none" w:sz="0" w:space="0" w:color="auto"/>
            <w:right w:val="none" w:sz="0" w:space="0" w:color="auto"/>
          </w:divBdr>
        </w:div>
        <w:div w:id="321010915">
          <w:marLeft w:val="480"/>
          <w:marRight w:val="0"/>
          <w:marTop w:val="0"/>
          <w:marBottom w:val="0"/>
          <w:divBdr>
            <w:top w:val="none" w:sz="0" w:space="0" w:color="auto"/>
            <w:left w:val="none" w:sz="0" w:space="0" w:color="auto"/>
            <w:bottom w:val="none" w:sz="0" w:space="0" w:color="auto"/>
            <w:right w:val="none" w:sz="0" w:space="0" w:color="auto"/>
          </w:divBdr>
        </w:div>
        <w:div w:id="397483522">
          <w:marLeft w:val="480"/>
          <w:marRight w:val="0"/>
          <w:marTop w:val="0"/>
          <w:marBottom w:val="0"/>
          <w:divBdr>
            <w:top w:val="none" w:sz="0" w:space="0" w:color="auto"/>
            <w:left w:val="none" w:sz="0" w:space="0" w:color="auto"/>
            <w:bottom w:val="none" w:sz="0" w:space="0" w:color="auto"/>
            <w:right w:val="none" w:sz="0" w:space="0" w:color="auto"/>
          </w:divBdr>
        </w:div>
        <w:div w:id="514001275">
          <w:marLeft w:val="480"/>
          <w:marRight w:val="0"/>
          <w:marTop w:val="0"/>
          <w:marBottom w:val="0"/>
          <w:divBdr>
            <w:top w:val="none" w:sz="0" w:space="0" w:color="auto"/>
            <w:left w:val="none" w:sz="0" w:space="0" w:color="auto"/>
            <w:bottom w:val="none" w:sz="0" w:space="0" w:color="auto"/>
            <w:right w:val="none" w:sz="0" w:space="0" w:color="auto"/>
          </w:divBdr>
        </w:div>
        <w:div w:id="522061371">
          <w:marLeft w:val="480"/>
          <w:marRight w:val="0"/>
          <w:marTop w:val="0"/>
          <w:marBottom w:val="0"/>
          <w:divBdr>
            <w:top w:val="none" w:sz="0" w:space="0" w:color="auto"/>
            <w:left w:val="none" w:sz="0" w:space="0" w:color="auto"/>
            <w:bottom w:val="none" w:sz="0" w:space="0" w:color="auto"/>
            <w:right w:val="none" w:sz="0" w:space="0" w:color="auto"/>
          </w:divBdr>
        </w:div>
        <w:div w:id="573852944">
          <w:marLeft w:val="480"/>
          <w:marRight w:val="0"/>
          <w:marTop w:val="0"/>
          <w:marBottom w:val="0"/>
          <w:divBdr>
            <w:top w:val="none" w:sz="0" w:space="0" w:color="auto"/>
            <w:left w:val="none" w:sz="0" w:space="0" w:color="auto"/>
            <w:bottom w:val="none" w:sz="0" w:space="0" w:color="auto"/>
            <w:right w:val="none" w:sz="0" w:space="0" w:color="auto"/>
          </w:divBdr>
        </w:div>
        <w:div w:id="633559167">
          <w:marLeft w:val="480"/>
          <w:marRight w:val="0"/>
          <w:marTop w:val="0"/>
          <w:marBottom w:val="0"/>
          <w:divBdr>
            <w:top w:val="none" w:sz="0" w:space="0" w:color="auto"/>
            <w:left w:val="none" w:sz="0" w:space="0" w:color="auto"/>
            <w:bottom w:val="none" w:sz="0" w:space="0" w:color="auto"/>
            <w:right w:val="none" w:sz="0" w:space="0" w:color="auto"/>
          </w:divBdr>
        </w:div>
        <w:div w:id="635570236">
          <w:marLeft w:val="480"/>
          <w:marRight w:val="0"/>
          <w:marTop w:val="0"/>
          <w:marBottom w:val="0"/>
          <w:divBdr>
            <w:top w:val="none" w:sz="0" w:space="0" w:color="auto"/>
            <w:left w:val="none" w:sz="0" w:space="0" w:color="auto"/>
            <w:bottom w:val="none" w:sz="0" w:space="0" w:color="auto"/>
            <w:right w:val="none" w:sz="0" w:space="0" w:color="auto"/>
          </w:divBdr>
        </w:div>
        <w:div w:id="698353399">
          <w:marLeft w:val="480"/>
          <w:marRight w:val="0"/>
          <w:marTop w:val="0"/>
          <w:marBottom w:val="0"/>
          <w:divBdr>
            <w:top w:val="none" w:sz="0" w:space="0" w:color="auto"/>
            <w:left w:val="none" w:sz="0" w:space="0" w:color="auto"/>
            <w:bottom w:val="none" w:sz="0" w:space="0" w:color="auto"/>
            <w:right w:val="none" w:sz="0" w:space="0" w:color="auto"/>
          </w:divBdr>
        </w:div>
        <w:div w:id="761949535">
          <w:marLeft w:val="480"/>
          <w:marRight w:val="0"/>
          <w:marTop w:val="0"/>
          <w:marBottom w:val="0"/>
          <w:divBdr>
            <w:top w:val="none" w:sz="0" w:space="0" w:color="auto"/>
            <w:left w:val="none" w:sz="0" w:space="0" w:color="auto"/>
            <w:bottom w:val="none" w:sz="0" w:space="0" w:color="auto"/>
            <w:right w:val="none" w:sz="0" w:space="0" w:color="auto"/>
          </w:divBdr>
        </w:div>
        <w:div w:id="764233984">
          <w:marLeft w:val="480"/>
          <w:marRight w:val="0"/>
          <w:marTop w:val="0"/>
          <w:marBottom w:val="0"/>
          <w:divBdr>
            <w:top w:val="none" w:sz="0" w:space="0" w:color="auto"/>
            <w:left w:val="none" w:sz="0" w:space="0" w:color="auto"/>
            <w:bottom w:val="none" w:sz="0" w:space="0" w:color="auto"/>
            <w:right w:val="none" w:sz="0" w:space="0" w:color="auto"/>
          </w:divBdr>
        </w:div>
        <w:div w:id="826170525">
          <w:marLeft w:val="480"/>
          <w:marRight w:val="0"/>
          <w:marTop w:val="0"/>
          <w:marBottom w:val="0"/>
          <w:divBdr>
            <w:top w:val="none" w:sz="0" w:space="0" w:color="auto"/>
            <w:left w:val="none" w:sz="0" w:space="0" w:color="auto"/>
            <w:bottom w:val="none" w:sz="0" w:space="0" w:color="auto"/>
            <w:right w:val="none" w:sz="0" w:space="0" w:color="auto"/>
          </w:divBdr>
        </w:div>
        <w:div w:id="835654097">
          <w:marLeft w:val="480"/>
          <w:marRight w:val="0"/>
          <w:marTop w:val="0"/>
          <w:marBottom w:val="0"/>
          <w:divBdr>
            <w:top w:val="none" w:sz="0" w:space="0" w:color="auto"/>
            <w:left w:val="none" w:sz="0" w:space="0" w:color="auto"/>
            <w:bottom w:val="none" w:sz="0" w:space="0" w:color="auto"/>
            <w:right w:val="none" w:sz="0" w:space="0" w:color="auto"/>
          </w:divBdr>
        </w:div>
        <w:div w:id="874922312">
          <w:marLeft w:val="480"/>
          <w:marRight w:val="0"/>
          <w:marTop w:val="0"/>
          <w:marBottom w:val="0"/>
          <w:divBdr>
            <w:top w:val="none" w:sz="0" w:space="0" w:color="auto"/>
            <w:left w:val="none" w:sz="0" w:space="0" w:color="auto"/>
            <w:bottom w:val="none" w:sz="0" w:space="0" w:color="auto"/>
            <w:right w:val="none" w:sz="0" w:space="0" w:color="auto"/>
          </w:divBdr>
        </w:div>
        <w:div w:id="906037998">
          <w:marLeft w:val="480"/>
          <w:marRight w:val="0"/>
          <w:marTop w:val="0"/>
          <w:marBottom w:val="0"/>
          <w:divBdr>
            <w:top w:val="none" w:sz="0" w:space="0" w:color="auto"/>
            <w:left w:val="none" w:sz="0" w:space="0" w:color="auto"/>
            <w:bottom w:val="none" w:sz="0" w:space="0" w:color="auto"/>
            <w:right w:val="none" w:sz="0" w:space="0" w:color="auto"/>
          </w:divBdr>
        </w:div>
        <w:div w:id="976380224">
          <w:marLeft w:val="480"/>
          <w:marRight w:val="0"/>
          <w:marTop w:val="0"/>
          <w:marBottom w:val="0"/>
          <w:divBdr>
            <w:top w:val="none" w:sz="0" w:space="0" w:color="auto"/>
            <w:left w:val="none" w:sz="0" w:space="0" w:color="auto"/>
            <w:bottom w:val="none" w:sz="0" w:space="0" w:color="auto"/>
            <w:right w:val="none" w:sz="0" w:space="0" w:color="auto"/>
          </w:divBdr>
        </w:div>
        <w:div w:id="986515226">
          <w:marLeft w:val="480"/>
          <w:marRight w:val="0"/>
          <w:marTop w:val="0"/>
          <w:marBottom w:val="0"/>
          <w:divBdr>
            <w:top w:val="none" w:sz="0" w:space="0" w:color="auto"/>
            <w:left w:val="none" w:sz="0" w:space="0" w:color="auto"/>
            <w:bottom w:val="none" w:sz="0" w:space="0" w:color="auto"/>
            <w:right w:val="none" w:sz="0" w:space="0" w:color="auto"/>
          </w:divBdr>
        </w:div>
      </w:divsChild>
    </w:div>
    <w:div w:id="930891678">
      <w:bodyDiv w:val="1"/>
      <w:marLeft w:val="0"/>
      <w:marRight w:val="0"/>
      <w:marTop w:val="0"/>
      <w:marBottom w:val="0"/>
      <w:divBdr>
        <w:top w:val="none" w:sz="0" w:space="0" w:color="auto"/>
        <w:left w:val="none" w:sz="0" w:space="0" w:color="auto"/>
        <w:bottom w:val="none" w:sz="0" w:space="0" w:color="auto"/>
        <w:right w:val="none" w:sz="0" w:space="0" w:color="auto"/>
      </w:divBdr>
    </w:div>
    <w:div w:id="930893670">
      <w:bodyDiv w:val="1"/>
      <w:marLeft w:val="0"/>
      <w:marRight w:val="0"/>
      <w:marTop w:val="0"/>
      <w:marBottom w:val="0"/>
      <w:divBdr>
        <w:top w:val="none" w:sz="0" w:space="0" w:color="auto"/>
        <w:left w:val="none" w:sz="0" w:space="0" w:color="auto"/>
        <w:bottom w:val="none" w:sz="0" w:space="0" w:color="auto"/>
        <w:right w:val="none" w:sz="0" w:space="0" w:color="auto"/>
      </w:divBdr>
    </w:div>
    <w:div w:id="931087613">
      <w:bodyDiv w:val="1"/>
      <w:marLeft w:val="0"/>
      <w:marRight w:val="0"/>
      <w:marTop w:val="0"/>
      <w:marBottom w:val="0"/>
      <w:divBdr>
        <w:top w:val="none" w:sz="0" w:space="0" w:color="auto"/>
        <w:left w:val="none" w:sz="0" w:space="0" w:color="auto"/>
        <w:bottom w:val="none" w:sz="0" w:space="0" w:color="auto"/>
        <w:right w:val="none" w:sz="0" w:space="0" w:color="auto"/>
      </w:divBdr>
    </w:div>
    <w:div w:id="931738272">
      <w:bodyDiv w:val="1"/>
      <w:marLeft w:val="0"/>
      <w:marRight w:val="0"/>
      <w:marTop w:val="0"/>
      <w:marBottom w:val="0"/>
      <w:divBdr>
        <w:top w:val="none" w:sz="0" w:space="0" w:color="auto"/>
        <w:left w:val="none" w:sz="0" w:space="0" w:color="auto"/>
        <w:bottom w:val="none" w:sz="0" w:space="0" w:color="auto"/>
        <w:right w:val="none" w:sz="0" w:space="0" w:color="auto"/>
      </w:divBdr>
    </w:div>
    <w:div w:id="931745783">
      <w:bodyDiv w:val="1"/>
      <w:marLeft w:val="0"/>
      <w:marRight w:val="0"/>
      <w:marTop w:val="0"/>
      <w:marBottom w:val="0"/>
      <w:divBdr>
        <w:top w:val="none" w:sz="0" w:space="0" w:color="auto"/>
        <w:left w:val="none" w:sz="0" w:space="0" w:color="auto"/>
        <w:bottom w:val="none" w:sz="0" w:space="0" w:color="auto"/>
        <w:right w:val="none" w:sz="0" w:space="0" w:color="auto"/>
      </w:divBdr>
    </w:div>
    <w:div w:id="931816471">
      <w:bodyDiv w:val="1"/>
      <w:marLeft w:val="0"/>
      <w:marRight w:val="0"/>
      <w:marTop w:val="0"/>
      <w:marBottom w:val="0"/>
      <w:divBdr>
        <w:top w:val="none" w:sz="0" w:space="0" w:color="auto"/>
        <w:left w:val="none" w:sz="0" w:space="0" w:color="auto"/>
        <w:bottom w:val="none" w:sz="0" w:space="0" w:color="auto"/>
        <w:right w:val="none" w:sz="0" w:space="0" w:color="auto"/>
      </w:divBdr>
    </w:div>
    <w:div w:id="932010044">
      <w:bodyDiv w:val="1"/>
      <w:marLeft w:val="0"/>
      <w:marRight w:val="0"/>
      <w:marTop w:val="0"/>
      <w:marBottom w:val="0"/>
      <w:divBdr>
        <w:top w:val="none" w:sz="0" w:space="0" w:color="auto"/>
        <w:left w:val="none" w:sz="0" w:space="0" w:color="auto"/>
        <w:bottom w:val="none" w:sz="0" w:space="0" w:color="auto"/>
        <w:right w:val="none" w:sz="0" w:space="0" w:color="auto"/>
      </w:divBdr>
    </w:div>
    <w:div w:id="932397147">
      <w:bodyDiv w:val="1"/>
      <w:marLeft w:val="0"/>
      <w:marRight w:val="0"/>
      <w:marTop w:val="0"/>
      <w:marBottom w:val="0"/>
      <w:divBdr>
        <w:top w:val="none" w:sz="0" w:space="0" w:color="auto"/>
        <w:left w:val="none" w:sz="0" w:space="0" w:color="auto"/>
        <w:bottom w:val="none" w:sz="0" w:space="0" w:color="auto"/>
        <w:right w:val="none" w:sz="0" w:space="0" w:color="auto"/>
      </w:divBdr>
    </w:div>
    <w:div w:id="933513545">
      <w:bodyDiv w:val="1"/>
      <w:marLeft w:val="0"/>
      <w:marRight w:val="0"/>
      <w:marTop w:val="0"/>
      <w:marBottom w:val="0"/>
      <w:divBdr>
        <w:top w:val="none" w:sz="0" w:space="0" w:color="auto"/>
        <w:left w:val="none" w:sz="0" w:space="0" w:color="auto"/>
        <w:bottom w:val="none" w:sz="0" w:space="0" w:color="auto"/>
        <w:right w:val="none" w:sz="0" w:space="0" w:color="auto"/>
      </w:divBdr>
    </w:div>
    <w:div w:id="933631996">
      <w:bodyDiv w:val="1"/>
      <w:marLeft w:val="0"/>
      <w:marRight w:val="0"/>
      <w:marTop w:val="0"/>
      <w:marBottom w:val="0"/>
      <w:divBdr>
        <w:top w:val="none" w:sz="0" w:space="0" w:color="auto"/>
        <w:left w:val="none" w:sz="0" w:space="0" w:color="auto"/>
        <w:bottom w:val="none" w:sz="0" w:space="0" w:color="auto"/>
        <w:right w:val="none" w:sz="0" w:space="0" w:color="auto"/>
      </w:divBdr>
    </w:div>
    <w:div w:id="933825151">
      <w:bodyDiv w:val="1"/>
      <w:marLeft w:val="0"/>
      <w:marRight w:val="0"/>
      <w:marTop w:val="0"/>
      <w:marBottom w:val="0"/>
      <w:divBdr>
        <w:top w:val="none" w:sz="0" w:space="0" w:color="auto"/>
        <w:left w:val="none" w:sz="0" w:space="0" w:color="auto"/>
        <w:bottom w:val="none" w:sz="0" w:space="0" w:color="auto"/>
        <w:right w:val="none" w:sz="0" w:space="0" w:color="auto"/>
      </w:divBdr>
    </w:div>
    <w:div w:id="933829977">
      <w:bodyDiv w:val="1"/>
      <w:marLeft w:val="0"/>
      <w:marRight w:val="0"/>
      <w:marTop w:val="0"/>
      <w:marBottom w:val="0"/>
      <w:divBdr>
        <w:top w:val="none" w:sz="0" w:space="0" w:color="auto"/>
        <w:left w:val="none" w:sz="0" w:space="0" w:color="auto"/>
        <w:bottom w:val="none" w:sz="0" w:space="0" w:color="auto"/>
        <w:right w:val="none" w:sz="0" w:space="0" w:color="auto"/>
      </w:divBdr>
    </w:div>
    <w:div w:id="934022866">
      <w:bodyDiv w:val="1"/>
      <w:marLeft w:val="0"/>
      <w:marRight w:val="0"/>
      <w:marTop w:val="0"/>
      <w:marBottom w:val="0"/>
      <w:divBdr>
        <w:top w:val="none" w:sz="0" w:space="0" w:color="auto"/>
        <w:left w:val="none" w:sz="0" w:space="0" w:color="auto"/>
        <w:bottom w:val="none" w:sz="0" w:space="0" w:color="auto"/>
        <w:right w:val="none" w:sz="0" w:space="0" w:color="auto"/>
      </w:divBdr>
    </w:div>
    <w:div w:id="934170340">
      <w:bodyDiv w:val="1"/>
      <w:marLeft w:val="0"/>
      <w:marRight w:val="0"/>
      <w:marTop w:val="0"/>
      <w:marBottom w:val="0"/>
      <w:divBdr>
        <w:top w:val="none" w:sz="0" w:space="0" w:color="auto"/>
        <w:left w:val="none" w:sz="0" w:space="0" w:color="auto"/>
        <w:bottom w:val="none" w:sz="0" w:space="0" w:color="auto"/>
        <w:right w:val="none" w:sz="0" w:space="0" w:color="auto"/>
      </w:divBdr>
    </w:div>
    <w:div w:id="934509669">
      <w:bodyDiv w:val="1"/>
      <w:marLeft w:val="0"/>
      <w:marRight w:val="0"/>
      <w:marTop w:val="0"/>
      <w:marBottom w:val="0"/>
      <w:divBdr>
        <w:top w:val="none" w:sz="0" w:space="0" w:color="auto"/>
        <w:left w:val="none" w:sz="0" w:space="0" w:color="auto"/>
        <w:bottom w:val="none" w:sz="0" w:space="0" w:color="auto"/>
        <w:right w:val="none" w:sz="0" w:space="0" w:color="auto"/>
      </w:divBdr>
    </w:div>
    <w:div w:id="935478275">
      <w:bodyDiv w:val="1"/>
      <w:marLeft w:val="0"/>
      <w:marRight w:val="0"/>
      <w:marTop w:val="0"/>
      <w:marBottom w:val="0"/>
      <w:divBdr>
        <w:top w:val="none" w:sz="0" w:space="0" w:color="auto"/>
        <w:left w:val="none" w:sz="0" w:space="0" w:color="auto"/>
        <w:bottom w:val="none" w:sz="0" w:space="0" w:color="auto"/>
        <w:right w:val="none" w:sz="0" w:space="0" w:color="auto"/>
      </w:divBdr>
    </w:div>
    <w:div w:id="935670203">
      <w:bodyDiv w:val="1"/>
      <w:marLeft w:val="0"/>
      <w:marRight w:val="0"/>
      <w:marTop w:val="0"/>
      <w:marBottom w:val="0"/>
      <w:divBdr>
        <w:top w:val="none" w:sz="0" w:space="0" w:color="auto"/>
        <w:left w:val="none" w:sz="0" w:space="0" w:color="auto"/>
        <w:bottom w:val="none" w:sz="0" w:space="0" w:color="auto"/>
        <w:right w:val="none" w:sz="0" w:space="0" w:color="auto"/>
      </w:divBdr>
    </w:div>
    <w:div w:id="936326625">
      <w:bodyDiv w:val="1"/>
      <w:marLeft w:val="0"/>
      <w:marRight w:val="0"/>
      <w:marTop w:val="0"/>
      <w:marBottom w:val="0"/>
      <w:divBdr>
        <w:top w:val="none" w:sz="0" w:space="0" w:color="auto"/>
        <w:left w:val="none" w:sz="0" w:space="0" w:color="auto"/>
        <w:bottom w:val="none" w:sz="0" w:space="0" w:color="auto"/>
        <w:right w:val="none" w:sz="0" w:space="0" w:color="auto"/>
      </w:divBdr>
    </w:div>
    <w:div w:id="936326708">
      <w:bodyDiv w:val="1"/>
      <w:marLeft w:val="0"/>
      <w:marRight w:val="0"/>
      <w:marTop w:val="0"/>
      <w:marBottom w:val="0"/>
      <w:divBdr>
        <w:top w:val="none" w:sz="0" w:space="0" w:color="auto"/>
        <w:left w:val="none" w:sz="0" w:space="0" w:color="auto"/>
        <w:bottom w:val="none" w:sz="0" w:space="0" w:color="auto"/>
        <w:right w:val="none" w:sz="0" w:space="0" w:color="auto"/>
      </w:divBdr>
    </w:div>
    <w:div w:id="936402082">
      <w:bodyDiv w:val="1"/>
      <w:marLeft w:val="0"/>
      <w:marRight w:val="0"/>
      <w:marTop w:val="0"/>
      <w:marBottom w:val="0"/>
      <w:divBdr>
        <w:top w:val="none" w:sz="0" w:space="0" w:color="auto"/>
        <w:left w:val="none" w:sz="0" w:space="0" w:color="auto"/>
        <w:bottom w:val="none" w:sz="0" w:space="0" w:color="auto"/>
        <w:right w:val="none" w:sz="0" w:space="0" w:color="auto"/>
      </w:divBdr>
      <w:divsChild>
        <w:div w:id="41909508">
          <w:marLeft w:val="480"/>
          <w:marRight w:val="0"/>
          <w:marTop w:val="0"/>
          <w:marBottom w:val="0"/>
          <w:divBdr>
            <w:top w:val="none" w:sz="0" w:space="0" w:color="auto"/>
            <w:left w:val="none" w:sz="0" w:space="0" w:color="auto"/>
            <w:bottom w:val="none" w:sz="0" w:space="0" w:color="auto"/>
            <w:right w:val="none" w:sz="0" w:space="0" w:color="auto"/>
          </w:divBdr>
        </w:div>
        <w:div w:id="54351740">
          <w:marLeft w:val="480"/>
          <w:marRight w:val="0"/>
          <w:marTop w:val="0"/>
          <w:marBottom w:val="0"/>
          <w:divBdr>
            <w:top w:val="none" w:sz="0" w:space="0" w:color="auto"/>
            <w:left w:val="none" w:sz="0" w:space="0" w:color="auto"/>
            <w:bottom w:val="none" w:sz="0" w:space="0" w:color="auto"/>
            <w:right w:val="none" w:sz="0" w:space="0" w:color="auto"/>
          </w:divBdr>
        </w:div>
        <w:div w:id="75324430">
          <w:marLeft w:val="480"/>
          <w:marRight w:val="0"/>
          <w:marTop w:val="0"/>
          <w:marBottom w:val="0"/>
          <w:divBdr>
            <w:top w:val="none" w:sz="0" w:space="0" w:color="auto"/>
            <w:left w:val="none" w:sz="0" w:space="0" w:color="auto"/>
            <w:bottom w:val="none" w:sz="0" w:space="0" w:color="auto"/>
            <w:right w:val="none" w:sz="0" w:space="0" w:color="auto"/>
          </w:divBdr>
        </w:div>
        <w:div w:id="107118385">
          <w:marLeft w:val="480"/>
          <w:marRight w:val="0"/>
          <w:marTop w:val="0"/>
          <w:marBottom w:val="0"/>
          <w:divBdr>
            <w:top w:val="none" w:sz="0" w:space="0" w:color="auto"/>
            <w:left w:val="none" w:sz="0" w:space="0" w:color="auto"/>
            <w:bottom w:val="none" w:sz="0" w:space="0" w:color="auto"/>
            <w:right w:val="none" w:sz="0" w:space="0" w:color="auto"/>
          </w:divBdr>
        </w:div>
        <w:div w:id="131407947">
          <w:marLeft w:val="480"/>
          <w:marRight w:val="0"/>
          <w:marTop w:val="0"/>
          <w:marBottom w:val="0"/>
          <w:divBdr>
            <w:top w:val="none" w:sz="0" w:space="0" w:color="auto"/>
            <w:left w:val="none" w:sz="0" w:space="0" w:color="auto"/>
            <w:bottom w:val="none" w:sz="0" w:space="0" w:color="auto"/>
            <w:right w:val="none" w:sz="0" w:space="0" w:color="auto"/>
          </w:divBdr>
        </w:div>
        <w:div w:id="154298065">
          <w:marLeft w:val="480"/>
          <w:marRight w:val="0"/>
          <w:marTop w:val="0"/>
          <w:marBottom w:val="0"/>
          <w:divBdr>
            <w:top w:val="none" w:sz="0" w:space="0" w:color="auto"/>
            <w:left w:val="none" w:sz="0" w:space="0" w:color="auto"/>
            <w:bottom w:val="none" w:sz="0" w:space="0" w:color="auto"/>
            <w:right w:val="none" w:sz="0" w:space="0" w:color="auto"/>
          </w:divBdr>
        </w:div>
        <w:div w:id="197662796">
          <w:marLeft w:val="480"/>
          <w:marRight w:val="0"/>
          <w:marTop w:val="0"/>
          <w:marBottom w:val="0"/>
          <w:divBdr>
            <w:top w:val="none" w:sz="0" w:space="0" w:color="auto"/>
            <w:left w:val="none" w:sz="0" w:space="0" w:color="auto"/>
            <w:bottom w:val="none" w:sz="0" w:space="0" w:color="auto"/>
            <w:right w:val="none" w:sz="0" w:space="0" w:color="auto"/>
          </w:divBdr>
        </w:div>
        <w:div w:id="208810343">
          <w:marLeft w:val="480"/>
          <w:marRight w:val="0"/>
          <w:marTop w:val="0"/>
          <w:marBottom w:val="0"/>
          <w:divBdr>
            <w:top w:val="none" w:sz="0" w:space="0" w:color="auto"/>
            <w:left w:val="none" w:sz="0" w:space="0" w:color="auto"/>
            <w:bottom w:val="none" w:sz="0" w:space="0" w:color="auto"/>
            <w:right w:val="none" w:sz="0" w:space="0" w:color="auto"/>
          </w:divBdr>
        </w:div>
        <w:div w:id="219437999">
          <w:marLeft w:val="480"/>
          <w:marRight w:val="0"/>
          <w:marTop w:val="0"/>
          <w:marBottom w:val="0"/>
          <w:divBdr>
            <w:top w:val="none" w:sz="0" w:space="0" w:color="auto"/>
            <w:left w:val="none" w:sz="0" w:space="0" w:color="auto"/>
            <w:bottom w:val="none" w:sz="0" w:space="0" w:color="auto"/>
            <w:right w:val="none" w:sz="0" w:space="0" w:color="auto"/>
          </w:divBdr>
        </w:div>
        <w:div w:id="283972273">
          <w:marLeft w:val="480"/>
          <w:marRight w:val="0"/>
          <w:marTop w:val="0"/>
          <w:marBottom w:val="0"/>
          <w:divBdr>
            <w:top w:val="none" w:sz="0" w:space="0" w:color="auto"/>
            <w:left w:val="none" w:sz="0" w:space="0" w:color="auto"/>
            <w:bottom w:val="none" w:sz="0" w:space="0" w:color="auto"/>
            <w:right w:val="none" w:sz="0" w:space="0" w:color="auto"/>
          </w:divBdr>
        </w:div>
        <w:div w:id="328484664">
          <w:marLeft w:val="480"/>
          <w:marRight w:val="0"/>
          <w:marTop w:val="0"/>
          <w:marBottom w:val="0"/>
          <w:divBdr>
            <w:top w:val="none" w:sz="0" w:space="0" w:color="auto"/>
            <w:left w:val="none" w:sz="0" w:space="0" w:color="auto"/>
            <w:bottom w:val="none" w:sz="0" w:space="0" w:color="auto"/>
            <w:right w:val="none" w:sz="0" w:space="0" w:color="auto"/>
          </w:divBdr>
        </w:div>
        <w:div w:id="430977950">
          <w:marLeft w:val="480"/>
          <w:marRight w:val="0"/>
          <w:marTop w:val="0"/>
          <w:marBottom w:val="0"/>
          <w:divBdr>
            <w:top w:val="none" w:sz="0" w:space="0" w:color="auto"/>
            <w:left w:val="none" w:sz="0" w:space="0" w:color="auto"/>
            <w:bottom w:val="none" w:sz="0" w:space="0" w:color="auto"/>
            <w:right w:val="none" w:sz="0" w:space="0" w:color="auto"/>
          </w:divBdr>
        </w:div>
        <w:div w:id="432675443">
          <w:marLeft w:val="480"/>
          <w:marRight w:val="0"/>
          <w:marTop w:val="0"/>
          <w:marBottom w:val="0"/>
          <w:divBdr>
            <w:top w:val="none" w:sz="0" w:space="0" w:color="auto"/>
            <w:left w:val="none" w:sz="0" w:space="0" w:color="auto"/>
            <w:bottom w:val="none" w:sz="0" w:space="0" w:color="auto"/>
            <w:right w:val="none" w:sz="0" w:space="0" w:color="auto"/>
          </w:divBdr>
        </w:div>
        <w:div w:id="436948017">
          <w:marLeft w:val="480"/>
          <w:marRight w:val="0"/>
          <w:marTop w:val="0"/>
          <w:marBottom w:val="0"/>
          <w:divBdr>
            <w:top w:val="none" w:sz="0" w:space="0" w:color="auto"/>
            <w:left w:val="none" w:sz="0" w:space="0" w:color="auto"/>
            <w:bottom w:val="none" w:sz="0" w:space="0" w:color="auto"/>
            <w:right w:val="none" w:sz="0" w:space="0" w:color="auto"/>
          </w:divBdr>
        </w:div>
        <w:div w:id="447893034">
          <w:marLeft w:val="480"/>
          <w:marRight w:val="0"/>
          <w:marTop w:val="0"/>
          <w:marBottom w:val="0"/>
          <w:divBdr>
            <w:top w:val="none" w:sz="0" w:space="0" w:color="auto"/>
            <w:left w:val="none" w:sz="0" w:space="0" w:color="auto"/>
            <w:bottom w:val="none" w:sz="0" w:space="0" w:color="auto"/>
            <w:right w:val="none" w:sz="0" w:space="0" w:color="auto"/>
          </w:divBdr>
        </w:div>
        <w:div w:id="454757197">
          <w:marLeft w:val="480"/>
          <w:marRight w:val="0"/>
          <w:marTop w:val="0"/>
          <w:marBottom w:val="0"/>
          <w:divBdr>
            <w:top w:val="none" w:sz="0" w:space="0" w:color="auto"/>
            <w:left w:val="none" w:sz="0" w:space="0" w:color="auto"/>
            <w:bottom w:val="none" w:sz="0" w:space="0" w:color="auto"/>
            <w:right w:val="none" w:sz="0" w:space="0" w:color="auto"/>
          </w:divBdr>
        </w:div>
        <w:div w:id="462190070">
          <w:marLeft w:val="480"/>
          <w:marRight w:val="0"/>
          <w:marTop w:val="0"/>
          <w:marBottom w:val="0"/>
          <w:divBdr>
            <w:top w:val="none" w:sz="0" w:space="0" w:color="auto"/>
            <w:left w:val="none" w:sz="0" w:space="0" w:color="auto"/>
            <w:bottom w:val="none" w:sz="0" w:space="0" w:color="auto"/>
            <w:right w:val="none" w:sz="0" w:space="0" w:color="auto"/>
          </w:divBdr>
        </w:div>
        <w:div w:id="509415584">
          <w:marLeft w:val="480"/>
          <w:marRight w:val="0"/>
          <w:marTop w:val="0"/>
          <w:marBottom w:val="0"/>
          <w:divBdr>
            <w:top w:val="none" w:sz="0" w:space="0" w:color="auto"/>
            <w:left w:val="none" w:sz="0" w:space="0" w:color="auto"/>
            <w:bottom w:val="none" w:sz="0" w:space="0" w:color="auto"/>
            <w:right w:val="none" w:sz="0" w:space="0" w:color="auto"/>
          </w:divBdr>
        </w:div>
        <w:div w:id="517736193">
          <w:marLeft w:val="480"/>
          <w:marRight w:val="0"/>
          <w:marTop w:val="0"/>
          <w:marBottom w:val="0"/>
          <w:divBdr>
            <w:top w:val="none" w:sz="0" w:space="0" w:color="auto"/>
            <w:left w:val="none" w:sz="0" w:space="0" w:color="auto"/>
            <w:bottom w:val="none" w:sz="0" w:space="0" w:color="auto"/>
            <w:right w:val="none" w:sz="0" w:space="0" w:color="auto"/>
          </w:divBdr>
        </w:div>
        <w:div w:id="524558934">
          <w:marLeft w:val="480"/>
          <w:marRight w:val="0"/>
          <w:marTop w:val="0"/>
          <w:marBottom w:val="0"/>
          <w:divBdr>
            <w:top w:val="none" w:sz="0" w:space="0" w:color="auto"/>
            <w:left w:val="none" w:sz="0" w:space="0" w:color="auto"/>
            <w:bottom w:val="none" w:sz="0" w:space="0" w:color="auto"/>
            <w:right w:val="none" w:sz="0" w:space="0" w:color="auto"/>
          </w:divBdr>
        </w:div>
        <w:div w:id="542718784">
          <w:marLeft w:val="480"/>
          <w:marRight w:val="0"/>
          <w:marTop w:val="0"/>
          <w:marBottom w:val="0"/>
          <w:divBdr>
            <w:top w:val="none" w:sz="0" w:space="0" w:color="auto"/>
            <w:left w:val="none" w:sz="0" w:space="0" w:color="auto"/>
            <w:bottom w:val="none" w:sz="0" w:space="0" w:color="auto"/>
            <w:right w:val="none" w:sz="0" w:space="0" w:color="auto"/>
          </w:divBdr>
        </w:div>
        <w:div w:id="550460362">
          <w:marLeft w:val="480"/>
          <w:marRight w:val="0"/>
          <w:marTop w:val="0"/>
          <w:marBottom w:val="0"/>
          <w:divBdr>
            <w:top w:val="none" w:sz="0" w:space="0" w:color="auto"/>
            <w:left w:val="none" w:sz="0" w:space="0" w:color="auto"/>
            <w:bottom w:val="none" w:sz="0" w:space="0" w:color="auto"/>
            <w:right w:val="none" w:sz="0" w:space="0" w:color="auto"/>
          </w:divBdr>
        </w:div>
        <w:div w:id="578059709">
          <w:marLeft w:val="480"/>
          <w:marRight w:val="0"/>
          <w:marTop w:val="0"/>
          <w:marBottom w:val="0"/>
          <w:divBdr>
            <w:top w:val="none" w:sz="0" w:space="0" w:color="auto"/>
            <w:left w:val="none" w:sz="0" w:space="0" w:color="auto"/>
            <w:bottom w:val="none" w:sz="0" w:space="0" w:color="auto"/>
            <w:right w:val="none" w:sz="0" w:space="0" w:color="auto"/>
          </w:divBdr>
        </w:div>
        <w:div w:id="592201671">
          <w:marLeft w:val="480"/>
          <w:marRight w:val="0"/>
          <w:marTop w:val="0"/>
          <w:marBottom w:val="0"/>
          <w:divBdr>
            <w:top w:val="none" w:sz="0" w:space="0" w:color="auto"/>
            <w:left w:val="none" w:sz="0" w:space="0" w:color="auto"/>
            <w:bottom w:val="none" w:sz="0" w:space="0" w:color="auto"/>
            <w:right w:val="none" w:sz="0" w:space="0" w:color="auto"/>
          </w:divBdr>
        </w:div>
        <w:div w:id="594168546">
          <w:marLeft w:val="480"/>
          <w:marRight w:val="0"/>
          <w:marTop w:val="0"/>
          <w:marBottom w:val="0"/>
          <w:divBdr>
            <w:top w:val="none" w:sz="0" w:space="0" w:color="auto"/>
            <w:left w:val="none" w:sz="0" w:space="0" w:color="auto"/>
            <w:bottom w:val="none" w:sz="0" w:space="0" w:color="auto"/>
            <w:right w:val="none" w:sz="0" w:space="0" w:color="auto"/>
          </w:divBdr>
        </w:div>
        <w:div w:id="617295039">
          <w:marLeft w:val="480"/>
          <w:marRight w:val="0"/>
          <w:marTop w:val="0"/>
          <w:marBottom w:val="0"/>
          <w:divBdr>
            <w:top w:val="none" w:sz="0" w:space="0" w:color="auto"/>
            <w:left w:val="none" w:sz="0" w:space="0" w:color="auto"/>
            <w:bottom w:val="none" w:sz="0" w:space="0" w:color="auto"/>
            <w:right w:val="none" w:sz="0" w:space="0" w:color="auto"/>
          </w:divBdr>
        </w:div>
        <w:div w:id="624777398">
          <w:marLeft w:val="480"/>
          <w:marRight w:val="0"/>
          <w:marTop w:val="0"/>
          <w:marBottom w:val="0"/>
          <w:divBdr>
            <w:top w:val="none" w:sz="0" w:space="0" w:color="auto"/>
            <w:left w:val="none" w:sz="0" w:space="0" w:color="auto"/>
            <w:bottom w:val="none" w:sz="0" w:space="0" w:color="auto"/>
            <w:right w:val="none" w:sz="0" w:space="0" w:color="auto"/>
          </w:divBdr>
        </w:div>
        <w:div w:id="634532201">
          <w:marLeft w:val="480"/>
          <w:marRight w:val="0"/>
          <w:marTop w:val="0"/>
          <w:marBottom w:val="0"/>
          <w:divBdr>
            <w:top w:val="none" w:sz="0" w:space="0" w:color="auto"/>
            <w:left w:val="none" w:sz="0" w:space="0" w:color="auto"/>
            <w:bottom w:val="none" w:sz="0" w:space="0" w:color="auto"/>
            <w:right w:val="none" w:sz="0" w:space="0" w:color="auto"/>
          </w:divBdr>
        </w:div>
        <w:div w:id="706680322">
          <w:marLeft w:val="480"/>
          <w:marRight w:val="0"/>
          <w:marTop w:val="0"/>
          <w:marBottom w:val="0"/>
          <w:divBdr>
            <w:top w:val="none" w:sz="0" w:space="0" w:color="auto"/>
            <w:left w:val="none" w:sz="0" w:space="0" w:color="auto"/>
            <w:bottom w:val="none" w:sz="0" w:space="0" w:color="auto"/>
            <w:right w:val="none" w:sz="0" w:space="0" w:color="auto"/>
          </w:divBdr>
        </w:div>
        <w:div w:id="723794190">
          <w:marLeft w:val="480"/>
          <w:marRight w:val="0"/>
          <w:marTop w:val="0"/>
          <w:marBottom w:val="0"/>
          <w:divBdr>
            <w:top w:val="none" w:sz="0" w:space="0" w:color="auto"/>
            <w:left w:val="none" w:sz="0" w:space="0" w:color="auto"/>
            <w:bottom w:val="none" w:sz="0" w:space="0" w:color="auto"/>
            <w:right w:val="none" w:sz="0" w:space="0" w:color="auto"/>
          </w:divBdr>
        </w:div>
        <w:div w:id="758671757">
          <w:marLeft w:val="480"/>
          <w:marRight w:val="0"/>
          <w:marTop w:val="0"/>
          <w:marBottom w:val="0"/>
          <w:divBdr>
            <w:top w:val="none" w:sz="0" w:space="0" w:color="auto"/>
            <w:left w:val="none" w:sz="0" w:space="0" w:color="auto"/>
            <w:bottom w:val="none" w:sz="0" w:space="0" w:color="auto"/>
            <w:right w:val="none" w:sz="0" w:space="0" w:color="auto"/>
          </w:divBdr>
        </w:div>
        <w:div w:id="773209109">
          <w:marLeft w:val="480"/>
          <w:marRight w:val="0"/>
          <w:marTop w:val="0"/>
          <w:marBottom w:val="0"/>
          <w:divBdr>
            <w:top w:val="none" w:sz="0" w:space="0" w:color="auto"/>
            <w:left w:val="none" w:sz="0" w:space="0" w:color="auto"/>
            <w:bottom w:val="none" w:sz="0" w:space="0" w:color="auto"/>
            <w:right w:val="none" w:sz="0" w:space="0" w:color="auto"/>
          </w:divBdr>
        </w:div>
        <w:div w:id="809907786">
          <w:marLeft w:val="480"/>
          <w:marRight w:val="0"/>
          <w:marTop w:val="0"/>
          <w:marBottom w:val="0"/>
          <w:divBdr>
            <w:top w:val="none" w:sz="0" w:space="0" w:color="auto"/>
            <w:left w:val="none" w:sz="0" w:space="0" w:color="auto"/>
            <w:bottom w:val="none" w:sz="0" w:space="0" w:color="auto"/>
            <w:right w:val="none" w:sz="0" w:space="0" w:color="auto"/>
          </w:divBdr>
        </w:div>
        <w:div w:id="887716876">
          <w:marLeft w:val="480"/>
          <w:marRight w:val="0"/>
          <w:marTop w:val="0"/>
          <w:marBottom w:val="0"/>
          <w:divBdr>
            <w:top w:val="none" w:sz="0" w:space="0" w:color="auto"/>
            <w:left w:val="none" w:sz="0" w:space="0" w:color="auto"/>
            <w:bottom w:val="none" w:sz="0" w:space="0" w:color="auto"/>
            <w:right w:val="none" w:sz="0" w:space="0" w:color="auto"/>
          </w:divBdr>
        </w:div>
        <w:div w:id="935475558">
          <w:marLeft w:val="480"/>
          <w:marRight w:val="0"/>
          <w:marTop w:val="0"/>
          <w:marBottom w:val="0"/>
          <w:divBdr>
            <w:top w:val="none" w:sz="0" w:space="0" w:color="auto"/>
            <w:left w:val="none" w:sz="0" w:space="0" w:color="auto"/>
            <w:bottom w:val="none" w:sz="0" w:space="0" w:color="auto"/>
            <w:right w:val="none" w:sz="0" w:space="0" w:color="auto"/>
          </w:divBdr>
        </w:div>
        <w:div w:id="975598529">
          <w:marLeft w:val="480"/>
          <w:marRight w:val="0"/>
          <w:marTop w:val="0"/>
          <w:marBottom w:val="0"/>
          <w:divBdr>
            <w:top w:val="none" w:sz="0" w:space="0" w:color="auto"/>
            <w:left w:val="none" w:sz="0" w:space="0" w:color="auto"/>
            <w:bottom w:val="none" w:sz="0" w:space="0" w:color="auto"/>
            <w:right w:val="none" w:sz="0" w:space="0" w:color="auto"/>
          </w:divBdr>
        </w:div>
        <w:div w:id="991565450">
          <w:marLeft w:val="480"/>
          <w:marRight w:val="0"/>
          <w:marTop w:val="0"/>
          <w:marBottom w:val="0"/>
          <w:divBdr>
            <w:top w:val="none" w:sz="0" w:space="0" w:color="auto"/>
            <w:left w:val="none" w:sz="0" w:space="0" w:color="auto"/>
            <w:bottom w:val="none" w:sz="0" w:space="0" w:color="auto"/>
            <w:right w:val="none" w:sz="0" w:space="0" w:color="auto"/>
          </w:divBdr>
        </w:div>
        <w:div w:id="1007638648">
          <w:marLeft w:val="480"/>
          <w:marRight w:val="0"/>
          <w:marTop w:val="0"/>
          <w:marBottom w:val="0"/>
          <w:divBdr>
            <w:top w:val="none" w:sz="0" w:space="0" w:color="auto"/>
            <w:left w:val="none" w:sz="0" w:space="0" w:color="auto"/>
            <w:bottom w:val="none" w:sz="0" w:space="0" w:color="auto"/>
            <w:right w:val="none" w:sz="0" w:space="0" w:color="auto"/>
          </w:divBdr>
        </w:div>
        <w:div w:id="1016348666">
          <w:marLeft w:val="480"/>
          <w:marRight w:val="0"/>
          <w:marTop w:val="0"/>
          <w:marBottom w:val="0"/>
          <w:divBdr>
            <w:top w:val="none" w:sz="0" w:space="0" w:color="auto"/>
            <w:left w:val="none" w:sz="0" w:space="0" w:color="auto"/>
            <w:bottom w:val="none" w:sz="0" w:space="0" w:color="auto"/>
            <w:right w:val="none" w:sz="0" w:space="0" w:color="auto"/>
          </w:divBdr>
        </w:div>
      </w:divsChild>
    </w:div>
    <w:div w:id="936448680">
      <w:bodyDiv w:val="1"/>
      <w:marLeft w:val="0"/>
      <w:marRight w:val="0"/>
      <w:marTop w:val="0"/>
      <w:marBottom w:val="0"/>
      <w:divBdr>
        <w:top w:val="none" w:sz="0" w:space="0" w:color="auto"/>
        <w:left w:val="none" w:sz="0" w:space="0" w:color="auto"/>
        <w:bottom w:val="none" w:sz="0" w:space="0" w:color="auto"/>
        <w:right w:val="none" w:sz="0" w:space="0" w:color="auto"/>
      </w:divBdr>
    </w:div>
    <w:div w:id="937100198">
      <w:bodyDiv w:val="1"/>
      <w:marLeft w:val="0"/>
      <w:marRight w:val="0"/>
      <w:marTop w:val="0"/>
      <w:marBottom w:val="0"/>
      <w:divBdr>
        <w:top w:val="none" w:sz="0" w:space="0" w:color="auto"/>
        <w:left w:val="none" w:sz="0" w:space="0" w:color="auto"/>
        <w:bottom w:val="none" w:sz="0" w:space="0" w:color="auto"/>
        <w:right w:val="none" w:sz="0" w:space="0" w:color="auto"/>
      </w:divBdr>
    </w:div>
    <w:div w:id="937102293">
      <w:bodyDiv w:val="1"/>
      <w:marLeft w:val="0"/>
      <w:marRight w:val="0"/>
      <w:marTop w:val="0"/>
      <w:marBottom w:val="0"/>
      <w:divBdr>
        <w:top w:val="none" w:sz="0" w:space="0" w:color="auto"/>
        <w:left w:val="none" w:sz="0" w:space="0" w:color="auto"/>
        <w:bottom w:val="none" w:sz="0" w:space="0" w:color="auto"/>
        <w:right w:val="none" w:sz="0" w:space="0" w:color="auto"/>
      </w:divBdr>
    </w:div>
    <w:div w:id="937567013">
      <w:bodyDiv w:val="1"/>
      <w:marLeft w:val="0"/>
      <w:marRight w:val="0"/>
      <w:marTop w:val="0"/>
      <w:marBottom w:val="0"/>
      <w:divBdr>
        <w:top w:val="none" w:sz="0" w:space="0" w:color="auto"/>
        <w:left w:val="none" w:sz="0" w:space="0" w:color="auto"/>
        <w:bottom w:val="none" w:sz="0" w:space="0" w:color="auto"/>
        <w:right w:val="none" w:sz="0" w:space="0" w:color="auto"/>
      </w:divBdr>
    </w:div>
    <w:div w:id="937636959">
      <w:bodyDiv w:val="1"/>
      <w:marLeft w:val="0"/>
      <w:marRight w:val="0"/>
      <w:marTop w:val="0"/>
      <w:marBottom w:val="0"/>
      <w:divBdr>
        <w:top w:val="none" w:sz="0" w:space="0" w:color="auto"/>
        <w:left w:val="none" w:sz="0" w:space="0" w:color="auto"/>
        <w:bottom w:val="none" w:sz="0" w:space="0" w:color="auto"/>
        <w:right w:val="none" w:sz="0" w:space="0" w:color="auto"/>
      </w:divBdr>
    </w:div>
    <w:div w:id="937762124">
      <w:bodyDiv w:val="1"/>
      <w:marLeft w:val="0"/>
      <w:marRight w:val="0"/>
      <w:marTop w:val="0"/>
      <w:marBottom w:val="0"/>
      <w:divBdr>
        <w:top w:val="none" w:sz="0" w:space="0" w:color="auto"/>
        <w:left w:val="none" w:sz="0" w:space="0" w:color="auto"/>
        <w:bottom w:val="none" w:sz="0" w:space="0" w:color="auto"/>
        <w:right w:val="none" w:sz="0" w:space="0" w:color="auto"/>
      </w:divBdr>
    </w:div>
    <w:div w:id="938559012">
      <w:bodyDiv w:val="1"/>
      <w:marLeft w:val="0"/>
      <w:marRight w:val="0"/>
      <w:marTop w:val="0"/>
      <w:marBottom w:val="0"/>
      <w:divBdr>
        <w:top w:val="none" w:sz="0" w:space="0" w:color="auto"/>
        <w:left w:val="none" w:sz="0" w:space="0" w:color="auto"/>
        <w:bottom w:val="none" w:sz="0" w:space="0" w:color="auto"/>
        <w:right w:val="none" w:sz="0" w:space="0" w:color="auto"/>
      </w:divBdr>
    </w:div>
    <w:div w:id="938833640">
      <w:bodyDiv w:val="1"/>
      <w:marLeft w:val="0"/>
      <w:marRight w:val="0"/>
      <w:marTop w:val="0"/>
      <w:marBottom w:val="0"/>
      <w:divBdr>
        <w:top w:val="none" w:sz="0" w:space="0" w:color="auto"/>
        <w:left w:val="none" w:sz="0" w:space="0" w:color="auto"/>
        <w:bottom w:val="none" w:sz="0" w:space="0" w:color="auto"/>
        <w:right w:val="none" w:sz="0" w:space="0" w:color="auto"/>
      </w:divBdr>
      <w:divsChild>
        <w:div w:id="140198896">
          <w:marLeft w:val="480"/>
          <w:marRight w:val="0"/>
          <w:marTop w:val="0"/>
          <w:marBottom w:val="0"/>
          <w:divBdr>
            <w:top w:val="none" w:sz="0" w:space="0" w:color="auto"/>
            <w:left w:val="none" w:sz="0" w:space="0" w:color="auto"/>
            <w:bottom w:val="none" w:sz="0" w:space="0" w:color="auto"/>
            <w:right w:val="none" w:sz="0" w:space="0" w:color="auto"/>
          </w:divBdr>
        </w:div>
        <w:div w:id="204413023">
          <w:marLeft w:val="480"/>
          <w:marRight w:val="0"/>
          <w:marTop w:val="0"/>
          <w:marBottom w:val="0"/>
          <w:divBdr>
            <w:top w:val="none" w:sz="0" w:space="0" w:color="auto"/>
            <w:left w:val="none" w:sz="0" w:space="0" w:color="auto"/>
            <w:bottom w:val="none" w:sz="0" w:space="0" w:color="auto"/>
            <w:right w:val="none" w:sz="0" w:space="0" w:color="auto"/>
          </w:divBdr>
        </w:div>
        <w:div w:id="247271593">
          <w:marLeft w:val="480"/>
          <w:marRight w:val="0"/>
          <w:marTop w:val="0"/>
          <w:marBottom w:val="0"/>
          <w:divBdr>
            <w:top w:val="none" w:sz="0" w:space="0" w:color="auto"/>
            <w:left w:val="none" w:sz="0" w:space="0" w:color="auto"/>
            <w:bottom w:val="none" w:sz="0" w:space="0" w:color="auto"/>
            <w:right w:val="none" w:sz="0" w:space="0" w:color="auto"/>
          </w:divBdr>
        </w:div>
        <w:div w:id="411390935">
          <w:marLeft w:val="480"/>
          <w:marRight w:val="0"/>
          <w:marTop w:val="0"/>
          <w:marBottom w:val="0"/>
          <w:divBdr>
            <w:top w:val="none" w:sz="0" w:space="0" w:color="auto"/>
            <w:left w:val="none" w:sz="0" w:space="0" w:color="auto"/>
            <w:bottom w:val="none" w:sz="0" w:space="0" w:color="auto"/>
            <w:right w:val="none" w:sz="0" w:space="0" w:color="auto"/>
          </w:divBdr>
        </w:div>
        <w:div w:id="538710398">
          <w:marLeft w:val="480"/>
          <w:marRight w:val="0"/>
          <w:marTop w:val="0"/>
          <w:marBottom w:val="0"/>
          <w:divBdr>
            <w:top w:val="none" w:sz="0" w:space="0" w:color="auto"/>
            <w:left w:val="none" w:sz="0" w:space="0" w:color="auto"/>
            <w:bottom w:val="none" w:sz="0" w:space="0" w:color="auto"/>
            <w:right w:val="none" w:sz="0" w:space="0" w:color="auto"/>
          </w:divBdr>
        </w:div>
        <w:div w:id="542444246">
          <w:marLeft w:val="480"/>
          <w:marRight w:val="0"/>
          <w:marTop w:val="0"/>
          <w:marBottom w:val="0"/>
          <w:divBdr>
            <w:top w:val="none" w:sz="0" w:space="0" w:color="auto"/>
            <w:left w:val="none" w:sz="0" w:space="0" w:color="auto"/>
            <w:bottom w:val="none" w:sz="0" w:space="0" w:color="auto"/>
            <w:right w:val="none" w:sz="0" w:space="0" w:color="auto"/>
          </w:divBdr>
        </w:div>
        <w:div w:id="617100510">
          <w:marLeft w:val="480"/>
          <w:marRight w:val="0"/>
          <w:marTop w:val="0"/>
          <w:marBottom w:val="0"/>
          <w:divBdr>
            <w:top w:val="none" w:sz="0" w:space="0" w:color="auto"/>
            <w:left w:val="none" w:sz="0" w:space="0" w:color="auto"/>
            <w:bottom w:val="none" w:sz="0" w:space="0" w:color="auto"/>
            <w:right w:val="none" w:sz="0" w:space="0" w:color="auto"/>
          </w:divBdr>
        </w:div>
        <w:div w:id="741608906">
          <w:marLeft w:val="480"/>
          <w:marRight w:val="0"/>
          <w:marTop w:val="0"/>
          <w:marBottom w:val="0"/>
          <w:divBdr>
            <w:top w:val="none" w:sz="0" w:space="0" w:color="auto"/>
            <w:left w:val="none" w:sz="0" w:space="0" w:color="auto"/>
            <w:bottom w:val="none" w:sz="0" w:space="0" w:color="auto"/>
            <w:right w:val="none" w:sz="0" w:space="0" w:color="auto"/>
          </w:divBdr>
        </w:div>
        <w:div w:id="933056031">
          <w:marLeft w:val="480"/>
          <w:marRight w:val="0"/>
          <w:marTop w:val="0"/>
          <w:marBottom w:val="0"/>
          <w:divBdr>
            <w:top w:val="none" w:sz="0" w:space="0" w:color="auto"/>
            <w:left w:val="none" w:sz="0" w:space="0" w:color="auto"/>
            <w:bottom w:val="none" w:sz="0" w:space="0" w:color="auto"/>
            <w:right w:val="none" w:sz="0" w:space="0" w:color="auto"/>
          </w:divBdr>
        </w:div>
        <w:div w:id="972515604">
          <w:marLeft w:val="480"/>
          <w:marRight w:val="0"/>
          <w:marTop w:val="0"/>
          <w:marBottom w:val="0"/>
          <w:divBdr>
            <w:top w:val="none" w:sz="0" w:space="0" w:color="auto"/>
            <w:left w:val="none" w:sz="0" w:space="0" w:color="auto"/>
            <w:bottom w:val="none" w:sz="0" w:space="0" w:color="auto"/>
            <w:right w:val="none" w:sz="0" w:space="0" w:color="auto"/>
          </w:divBdr>
        </w:div>
      </w:divsChild>
    </w:div>
    <w:div w:id="938953167">
      <w:bodyDiv w:val="1"/>
      <w:marLeft w:val="0"/>
      <w:marRight w:val="0"/>
      <w:marTop w:val="0"/>
      <w:marBottom w:val="0"/>
      <w:divBdr>
        <w:top w:val="none" w:sz="0" w:space="0" w:color="auto"/>
        <w:left w:val="none" w:sz="0" w:space="0" w:color="auto"/>
        <w:bottom w:val="none" w:sz="0" w:space="0" w:color="auto"/>
        <w:right w:val="none" w:sz="0" w:space="0" w:color="auto"/>
      </w:divBdr>
    </w:div>
    <w:div w:id="939072252">
      <w:bodyDiv w:val="1"/>
      <w:marLeft w:val="0"/>
      <w:marRight w:val="0"/>
      <w:marTop w:val="0"/>
      <w:marBottom w:val="0"/>
      <w:divBdr>
        <w:top w:val="none" w:sz="0" w:space="0" w:color="auto"/>
        <w:left w:val="none" w:sz="0" w:space="0" w:color="auto"/>
        <w:bottom w:val="none" w:sz="0" w:space="0" w:color="auto"/>
        <w:right w:val="none" w:sz="0" w:space="0" w:color="auto"/>
      </w:divBdr>
    </w:div>
    <w:div w:id="939679802">
      <w:bodyDiv w:val="1"/>
      <w:marLeft w:val="0"/>
      <w:marRight w:val="0"/>
      <w:marTop w:val="0"/>
      <w:marBottom w:val="0"/>
      <w:divBdr>
        <w:top w:val="none" w:sz="0" w:space="0" w:color="auto"/>
        <w:left w:val="none" w:sz="0" w:space="0" w:color="auto"/>
        <w:bottom w:val="none" w:sz="0" w:space="0" w:color="auto"/>
        <w:right w:val="none" w:sz="0" w:space="0" w:color="auto"/>
      </w:divBdr>
    </w:div>
    <w:div w:id="939877557">
      <w:bodyDiv w:val="1"/>
      <w:marLeft w:val="0"/>
      <w:marRight w:val="0"/>
      <w:marTop w:val="0"/>
      <w:marBottom w:val="0"/>
      <w:divBdr>
        <w:top w:val="none" w:sz="0" w:space="0" w:color="auto"/>
        <w:left w:val="none" w:sz="0" w:space="0" w:color="auto"/>
        <w:bottom w:val="none" w:sz="0" w:space="0" w:color="auto"/>
        <w:right w:val="none" w:sz="0" w:space="0" w:color="auto"/>
      </w:divBdr>
    </w:div>
    <w:div w:id="940065788">
      <w:bodyDiv w:val="1"/>
      <w:marLeft w:val="0"/>
      <w:marRight w:val="0"/>
      <w:marTop w:val="0"/>
      <w:marBottom w:val="0"/>
      <w:divBdr>
        <w:top w:val="none" w:sz="0" w:space="0" w:color="auto"/>
        <w:left w:val="none" w:sz="0" w:space="0" w:color="auto"/>
        <w:bottom w:val="none" w:sz="0" w:space="0" w:color="auto"/>
        <w:right w:val="none" w:sz="0" w:space="0" w:color="auto"/>
      </w:divBdr>
    </w:div>
    <w:div w:id="941034007">
      <w:bodyDiv w:val="1"/>
      <w:marLeft w:val="0"/>
      <w:marRight w:val="0"/>
      <w:marTop w:val="0"/>
      <w:marBottom w:val="0"/>
      <w:divBdr>
        <w:top w:val="none" w:sz="0" w:space="0" w:color="auto"/>
        <w:left w:val="none" w:sz="0" w:space="0" w:color="auto"/>
        <w:bottom w:val="none" w:sz="0" w:space="0" w:color="auto"/>
        <w:right w:val="none" w:sz="0" w:space="0" w:color="auto"/>
      </w:divBdr>
    </w:div>
    <w:div w:id="941107237">
      <w:bodyDiv w:val="1"/>
      <w:marLeft w:val="0"/>
      <w:marRight w:val="0"/>
      <w:marTop w:val="0"/>
      <w:marBottom w:val="0"/>
      <w:divBdr>
        <w:top w:val="none" w:sz="0" w:space="0" w:color="auto"/>
        <w:left w:val="none" w:sz="0" w:space="0" w:color="auto"/>
        <w:bottom w:val="none" w:sz="0" w:space="0" w:color="auto"/>
        <w:right w:val="none" w:sz="0" w:space="0" w:color="auto"/>
      </w:divBdr>
    </w:div>
    <w:div w:id="941113725">
      <w:bodyDiv w:val="1"/>
      <w:marLeft w:val="0"/>
      <w:marRight w:val="0"/>
      <w:marTop w:val="0"/>
      <w:marBottom w:val="0"/>
      <w:divBdr>
        <w:top w:val="none" w:sz="0" w:space="0" w:color="auto"/>
        <w:left w:val="none" w:sz="0" w:space="0" w:color="auto"/>
        <w:bottom w:val="none" w:sz="0" w:space="0" w:color="auto"/>
        <w:right w:val="none" w:sz="0" w:space="0" w:color="auto"/>
      </w:divBdr>
      <w:divsChild>
        <w:div w:id="1249997882">
          <w:marLeft w:val="480"/>
          <w:marRight w:val="0"/>
          <w:marTop w:val="0"/>
          <w:marBottom w:val="0"/>
          <w:divBdr>
            <w:top w:val="none" w:sz="0" w:space="0" w:color="auto"/>
            <w:left w:val="none" w:sz="0" w:space="0" w:color="auto"/>
            <w:bottom w:val="none" w:sz="0" w:space="0" w:color="auto"/>
            <w:right w:val="none" w:sz="0" w:space="0" w:color="auto"/>
          </w:divBdr>
        </w:div>
        <w:div w:id="1812167974">
          <w:marLeft w:val="480"/>
          <w:marRight w:val="0"/>
          <w:marTop w:val="0"/>
          <w:marBottom w:val="0"/>
          <w:divBdr>
            <w:top w:val="none" w:sz="0" w:space="0" w:color="auto"/>
            <w:left w:val="none" w:sz="0" w:space="0" w:color="auto"/>
            <w:bottom w:val="none" w:sz="0" w:space="0" w:color="auto"/>
            <w:right w:val="none" w:sz="0" w:space="0" w:color="auto"/>
          </w:divBdr>
        </w:div>
        <w:div w:id="647824103">
          <w:marLeft w:val="480"/>
          <w:marRight w:val="0"/>
          <w:marTop w:val="0"/>
          <w:marBottom w:val="0"/>
          <w:divBdr>
            <w:top w:val="none" w:sz="0" w:space="0" w:color="auto"/>
            <w:left w:val="none" w:sz="0" w:space="0" w:color="auto"/>
            <w:bottom w:val="none" w:sz="0" w:space="0" w:color="auto"/>
            <w:right w:val="none" w:sz="0" w:space="0" w:color="auto"/>
          </w:divBdr>
        </w:div>
        <w:div w:id="116025123">
          <w:marLeft w:val="480"/>
          <w:marRight w:val="0"/>
          <w:marTop w:val="0"/>
          <w:marBottom w:val="0"/>
          <w:divBdr>
            <w:top w:val="none" w:sz="0" w:space="0" w:color="auto"/>
            <w:left w:val="none" w:sz="0" w:space="0" w:color="auto"/>
            <w:bottom w:val="none" w:sz="0" w:space="0" w:color="auto"/>
            <w:right w:val="none" w:sz="0" w:space="0" w:color="auto"/>
          </w:divBdr>
        </w:div>
        <w:div w:id="1132864185">
          <w:marLeft w:val="480"/>
          <w:marRight w:val="0"/>
          <w:marTop w:val="0"/>
          <w:marBottom w:val="0"/>
          <w:divBdr>
            <w:top w:val="none" w:sz="0" w:space="0" w:color="auto"/>
            <w:left w:val="none" w:sz="0" w:space="0" w:color="auto"/>
            <w:bottom w:val="none" w:sz="0" w:space="0" w:color="auto"/>
            <w:right w:val="none" w:sz="0" w:space="0" w:color="auto"/>
          </w:divBdr>
        </w:div>
        <w:div w:id="1960456091">
          <w:marLeft w:val="480"/>
          <w:marRight w:val="0"/>
          <w:marTop w:val="0"/>
          <w:marBottom w:val="0"/>
          <w:divBdr>
            <w:top w:val="none" w:sz="0" w:space="0" w:color="auto"/>
            <w:left w:val="none" w:sz="0" w:space="0" w:color="auto"/>
            <w:bottom w:val="none" w:sz="0" w:space="0" w:color="auto"/>
            <w:right w:val="none" w:sz="0" w:space="0" w:color="auto"/>
          </w:divBdr>
        </w:div>
        <w:div w:id="201553577">
          <w:marLeft w:val="480"/>
          <w:marRight w:val="0"/>
          <w:marTop w:val="0"/>
          <w:marBottom w:val="0"/>
          <w:divBdr>
            <w:top w:val="none" w:sz="0" w:space="0" w:color="auto"/>
            <w:left w:val="none" w:sz="0" w:space="0" w:color="auto"/>
            <w:bottom w:val="none" w:sz="0" w:space="0" w:color="auto"/>
            <w:right w:val="none" w:sz="0" w:space="0" w:color="auto"/>
          </w:divBdr>
        </w:div>
        <w:div w:id="1082335916">
          <w:marLeft w:val="480"/>
          <w:marRight w:val="0"/>
          <w:marTop w:val="0"/>
          <w:marBottom w:val="0"/>
          <w:divBdr>
            <w:top w:val="none" w:sz="0" w:space="0" w:color="auto"/>
            <w:left w:val="none" w:sz="0" w:space="0" w:color="auto"/>
            <w:bottom w:val="none" w:sz="0" w:space="0" w:color="auto"/>
            <w:right w:val="none" w:sz="0" w:space="0" w:color="auto"/>
          </w:divBdr>
        </w:div>
        <w:div w:id="1993751560">
          <w:marLeft w:val="480"/>
          <w:marRight w:val="0"/>
          <w:marTop w:val="0"/>
          <w:marBottom w:val="0"/>
          <w:divBdr>
            <w:top w:val="none" w:sz="0" w:space="0" w:color="auto"/>
            <w:left w:val="none" w:sz="0" w:space="0" w:color="auto"/>
            <w:bottom w:val="none" w:sz="0" w:space="0" w:color="auto"/>
            <w:right w:val="none" w:sz="0" w:space="0" w:color="auto"/>
          </w:divBdr>
        </w:div>
        <w:div w:id="1958945407">
          <w:marLeft w:val="480"/>
          <w:marRight w:val="0"/>
          <w:marTop w:val="0"/>
          <w:marBottom w:val="0"/>
          <w:divBdr>
            <w:top w:val="none" w:sz="0" w:space="0" w:color="auto"/>
            <w:left w:val="none" w:sz="0" w:space="0" w:color="auto"/>
            <w:bottom w:val="none" w:sz="0" w:space="0" w:color="auto"/>
            <w:right w:val="none" w:sz="0" w:space="0" w:color="auto"/>
          </w:divBdr>
        </w:div>
        <w:div w:id="2090496927">
          <w:marLeft w:val="480"/>
          <w:marRight w:val="0"/>
          <w:marTop w:val="0"/>
          <w:marBottom w:val="0"/>
          <w:divBdr>
            <w:top w:val="none" w:sz="0" w:space="0" w:color="auto"/>
            <w:left w:val="none" w:sz="0" w:space="0" w:color="auto"/>
            <w:bottom w:val="none" w:sz="0" w:space="0" w:color="auto"/>
            <w:right w:val="none" w:sz="0" w:space="0" w:color="auto"/>
          </w:divBdr>
        </w:div>
        <w:div w:id="114980584">
          <w:marLeft w:val="480"/>
          <w:marRight w:val="0"/>
          <w:marTop w:val="0"/>
          <w:marBottom w:val="0"/>
          <w:divBdr>
            <w:top w:val="none" w:sz="0" w:space="0" w:color="auto"/>
            <w:left w:val="none" w:sz="0" w:space="0" w:color="auto"/>
            <w:bottom w:val="none" w:sz="0" w:space="0" w:color="auto"/>
            <w:right w:val="none" w:sz="0" w:space="0" w:color="auto"/>
          </w:divBdr>
        </w:div>
        <w:div w:id="70735687">
          <w:marLeft w:val="480"/>
          <w:marRight w:val="0"/>
          <w:marTop w:val="0"/>
          <w:marBottom w:val="0"/>
          <w:divBdr>
            <w:top w:val="none" w:sz="0" w:space="0" w:color="auto"/>
            <w:left w:val="none" w:sz="0" w:space="0" w:color="auto"/>
            <w:bottom w:val="none" w:sz="0" w:space="0" w:color="auto"/>
            <w:right w:val="none" w:sz="0" w:space="0" w:color="auto"/>
          </w:divBdr>
        </w:div>
        <w:div w:id="1394157630">
          <w:marLeft w:val="480"/>
          <w:marRight w:val="0"/>
          <w:marTop w:val="0"/>
          <w:marBottom w:val="0"/>
          <w:divBdr>
            <w:top w:val="none" w:sz="0" w:space="0" w:color="auto"/>
            <w:left w:val="none" w:sz="0" w:space="0" w:color="auto"/>
            <w:bottom w:val="none" w:sz="0" w:space="0" w:color="auto"/>
            <w:right w:val="none" w:sz="0" w:space="0" w:color="auto"/>
          </w:divBdr>
        </w:div>
        <w:div w:id="621763333">
          <w:marLeft w:val="480"/>
          <w:marRight w:val="0"/>
          <w:marTop w:val="0"/>
          <w:marBottom w:val="0"/>
          <w:divBdr>
            <w:top w:val="none" w:sz="0" w:space="0" w:color="auto"/>
            <w:left w:val="none" w:sz="0" w:space="0" w:color="auto"/>
            <w:bottom w:val="none" w:sz="0" w:space="0" w:color="auto"/>
            <w:right w:val="none" w:sz="0" w:space="0" w:color="auto"/>
          </w:divBdr>
        </w:div>
        <w:div w:id="768350666">
          <w:marLeft w:val="480"/>
          <w:marRight w:val="0"/>
          <w:marTop w:val="0"/>
          <w:marBottom w:val="0"/>
          <w:divBdr>
            <w:top w:val="none" w:sz="0" w:space="0" w:color="auto"/>
            <w:left w:val="none" w:sz="0" w:space="0" w:color="auto"/>
            <w:bottom w:val="none" w:sz="0" w:space="0" w:color="auto"/>
            <w:right w:val="none" w:sz="0" w:space="0" w:color="auto"/>
          </w:divBdr>
        </w:div>
        <w:div w:id="2133817764">
          <w:marLeft w:val="480"/>
          <w:marRight w:val="0"/>
          <w:marTop w:val="0"/>
          <w:marBottom w:val="0"/>
          <w:divBdr>
            <w:top w:val="none" w:sz="0" w:space="0" w:color="auto"/>
            <w:left w:val="none" w:sz="0" w:space="0" w:color="auto"/>
            <w:bottom w:val="none" w:sz="0" w:space="0" w:color="auto"/>
            <w:right w:val="none" w:sz="0" w:space="0" w:color="auto"/>
          </w:divBdr>
        </w:div>
        <w:div w:id="1393966043">
          <w:marLeft w:val="480"/>
          <w:marRight w:val="0"/>
          <w:marTop w:val="0"/>
          <w:marBottom w:val="0"/>
          <w:divBdr>
            <w:top w:val="none" w:sz="0" w:space="0" w:color="auto"/>
            <w:left w:val="none" w:sz="0" w:space="0" w:color="auto"/>
            <w:bottom w:val="none" w:sz="0" w:space="0" w:color="auto"/>
            <w:right w:val="none" w:sz="0" w:space="0" w:color="auto"/>
          </w:divBdr>
        </w:div>
        <w:div w:id="862866541">
          <w:marLeft w:val="480"/>
          <w:marRight w:val="0"/>
          <w:marTop w:val="0"/>
          <w:marBottom w:val="0"/>
          <w:divBdr>
            <w:top w:val="none" w:sz="0" w:space="0" w:color="auto"/>
            <w:left w:val="none" w:sz="0" w:space="0" w:color="auto"/>
            <w:bottom w:val="none" w:sz="0" w:space="0" w:color="auto"/>
            <w:right w:val="none" w:sz="0" w:space="0" w:color="auto"/>
          </w:divBdr>
        </w:div>
        <w:div w:id="1282808538">
          <w:marLeft w:val="480"/>
          <w:marRight w:val="0"/>
          <w:marTop w:val="0"/>
          <w:marBottom w:val="0"/>
          <w:divBdr>
            <w:top w:val="none" w:sz="0" w:space="0" w:color="auto"/>
            <w:left w:val="none" w:sz="0" w:space="0" w:color="auto"/>
            <w:bottom w:val="none" w:sz="0" w:space="0" w:color="auto"/>
            <w:right w:val="none" w:sz="0" w:space="0" w:color="auto"/>
          </w:divBdr>
        </w:div>
        <w:div w:id="1971084135">
          <w:marLeft w:val="480"/>
          <w:marRight w:val="0"/>
          <w:marTop w:val="0"/>
          <w:marBottom w:val="0"/>
          <w:divBdr>
            <w:top w:val="none" w:sz="0" w:space="0" w:color="auto"/>
            <w:left w:val="none" w:sz="0" w:space="0" w:color="auto"/>
            <w:bottom w:val="none" w:sz="0" w:space="0" w:color="auto"/>
            <w:right w:val="none" w:sz="0" w:space="0" w:color="auto"/>
          </w:divBdr>
        </w:div>
        <w:div w:id="1727140869">
          <w:marLeft w:val="480"/>
          <w:marRight w:val="0"/>
          <w:marTop w:val="0"/>
          <w:marBottom w:val="0"/>
          <w:divBdr>
            <w:top w:val="none" w:sz="0" w:space="0" w:color="auto"/>
            <w:left w:val="none" w:sz="0" w:space="0" w:color="auto"/>
            <w:bottom w:val="none" w:sz="0" w:space="0" w:color="auto"/>
            <w:right w:val="none" w:sz="0" w:space="0" w:color="auto"/>
          </w:divBdr>
        </w:div>
        <w:div w:id="1642804299">
          <w:marLeft w:val="480"/>
          <w:marRight w:val="0"/>
          <w:marTop w:val="0"/>
          <w:marBottom w:val="0"/>
          <w:divBdr>
            <w:top w:val="none" w:sz="0" w:space="0" w:color="auto"/>
            <w:left w:val="none" w:sz="0" w:space="0" w:color="auto"/>
            <w:bottom w:val="none" w:sz="0" w:space="0" w:color="auto"/>
            <w:right w:val="none" w:sz="0" w:space="0" w:color="auto"/>
          </w:divBdr>
        </w:div>
        <w:div w:id="1701586018">
          <w:marLeft w:val="480"/>
          <w:marRight w:val="0"/>
          <w:marTop w:val="0"/>
          <w:marBottom w:val="0"/>
          <w:divBdr>
            <w:top w:val="none" w:sz="0" w:space="0" w:color="auto"/>
            <w:left w:val="none" w:sz="0" w:space="0" w:color="auto"/>
            <w:bottom w:val="none" w:sz="0" w:space="0" w:color="auto"/>
            <w:right w:val="none" w:sz="0" w:space="0" w:color="auto"/>
          </w:divBdr>
        </w:div>
        <w:div w:id="2002350592">
          <w:marLeft w:val="480"/>
          <w:marRight w:val="0"/>
          <w:marTop w:val="0"/>
          <w:marBottom w:val="0"/>
          <w:divBdr>
            <w:top w:val="none" w:sz="0" w:space="0" w:color="auto"/>
            <w:left w:val="none" w:sz="0" w:space="0" w:color="auto"/>
            <w:bottom w:val="none" w:sz="0" w:space="0" w:color="auto"/>
            <w:right w:val="none" w:sz="0" w:space="0" w:color="auto"/>
          </w:divBdr>
        </w:div>
        <w:div w:id="1315338149">
          <w:marLeft w:val="480"/>
          <w:marRight w:val="0"/>
          <w:marTop w:val="0"/>
          <w:marBottom w:val="0"/>
          <w:divBdr>
            <w:top w:val="none" w:sz="0" w:space="0" w:color="auto"/>
            <w:left w:val="none" w:sz="0" w:space="0" w:color="auto"/>
            <w:bottom w:val="none" w:sz="0" w:space="0" w:color="auto"/>
            <w:right w:val="none" w:sz="0" w:space="0" w:color="auto"/>
          </w:divBdr>
        </w:div>
        <w:div w:id="512845723">
          <w:marLeft w:val="480"/>
          <w:marRight w:val="0"/>
          <w:marTop w:val="0"/>
          <w:marBottom w:val="0"/>
          <w:divBdr>
            <w:top w:val="none" w:sz="0" w:space="0" w:color="auto"/>
            <w:left w:val="none" w:sz="0" w:space="0" w:color="auto"/>
            <w:bottom w:val="none" w:sz="0" w:space="0" w:color="auto"/>
            <w:right w:val="none" w:sz="0" w:space="0" w:color="auto"/>
          </w:divBdr>
        </w:div>
        <w:div w:id="1996908405">
          <w:marLeft w:val="480"/>
          <w:marRight w:val="0"/>
          <w:marTop w:val="0"/>
          <w:marBottom w:val="0"/>
          <w:divBdr>
            <w:top w:val="none" w:sz="0" w:space="0" w:color="auto"/>
            <w:left w:val="none" w:sz="0" w:space="0" w:color="auto"/>
            <w:bottom w:val="none" w:sz="0" w:space="0" w:color="auto"/>
            <w:right w:val="none" w:sz="0" w:space="0" w:color="auto"/>
          </w:divBdr>
        </w:div>
        <w:div w:id="1646011147">
          <w:marLeft w:val="480"/>
          <w:marRight w:val="0"/>
          <w:marTop w:val="0"/>
          <w:marBottom w:val="0"/>
          <w:divBdr>
            <w:top w:val="none" w:sz="0" w:space="0" w:color="auto"/>
            <w:left w:val="none" w:sz="0" w:space="0" w:color="auto"/>
            <w:bottom w:val="none" w:sz="0" w:space="0" w:color="auto"/>
            <w:right w:val="none" w:sz="0" w:space="0" w:color="auto"/>
          </w:divBdr>
        </w:div>
        <w:div w:id="1412043557">
          <w:marLeft w:val="480"/>
          <w:marRight w:val="0"/>
          <w:marTop w:val="0"/>
          <w:marBottom w:val="0"/>
          <w:divBdr>
            <w:top w:val="none" w:sz="0" w:space="0" w:color="auto"/>
            <w:left w:val="none" w:sz="0" w:space="0" w:color="auto"/>
            <w:bottom w:val="none" w:sz="0" w:space="0" w:color="auto"/>
            <w:right w:val="none" w:sz="0" w:space="0" w:color="auto"/>
          </w:divBdr>
        </w:div>
        <w:div w:id="446199772">
          <w:marLeft w:val="480"/>
          <w:marRight w:val="0"/>
          <w:marTop w:val="0"/>
          <w:marBottom w:val="0"/>
          <w:divBdr>
            <w:top w:val="none" w:sz="0" w:space="0" w:color="auto"/>
            <w:left w:val="none" w:sz="0" w:space="0" w:color="auto"/>
            <w:bottom w:val="none" w:sz="0" w:space="0" w:color="auto"/>
            <w:right w:val="none" w:sz="0" w:space="0" w:color="auto"/>
          </w:divBdr>
        </w:div>
        <w:div w:id="909539892">
          <w:marLeft w:val="480"/>
          <w:marRight w:val="0"/>
          <w:marTop w:val="0"/>
          <w:marBottom w:val="0"/>
          <w:divBdr>
            <w:top w:val="none" w:sz="0" w:space="0" w:color="auto"/>
            <w:left w:val="none" w:sz="0" w:space="0" w:color="auto"/>
            <w:bottom w:val="none" w:sz="0" w:space="0" w:color="auto"/>
            <w:right w:val="none" w:sz="0" w:space="0" w:color="auto"/>
          </w:divBdr>
        </w:div>
        <w:div w:id="1708292337">
          <w:marLeft w:val="480"/>
          <w:marRight w:val="0"/>
          <w:marTop w:val="0"/>
          <w:marBottom w:val="0"/>
          <w:divBdr>
            <w:top w:val="none" w:sz="0" w:space="0" w:color="auto"/>
            <w:left w:val="none" w:sz="0" w:space="0" w:color="auto"/>
            <w:bottom w:val="none" w:sz="0" w:space="0" w:color="auto"/>
            <w:right w:val="none" w:sz="0" w:space="0" w:color="auto"/>
          </w:divBdr>
        </w:div>
        <w:div w:id="480851003">
          <w:marLeft w:val="480"/>
          <w:marRight w:val="0"/>
          <w:marTop w:val="0"/>
          <w:marBottom w:val="0"/>
          <w:divBdr>
            <w:top w:val="none" w:sz="0" w:space="0" w:color="auto"/>
            <w:left w:val="none" w:sz="0" w:space="0" w:color="auto"/>
            <w:bottom w:val="none" w:sz="0" w:space="0" w:color="auto"/>
            <w:right w:val="none" w:sz="0" w:space="0" w:color="auto"/>
          </w:divBdr>
        </w:div>
        <w:div w:id="2043937851">
          <w:marLeft w:val="480"/>
          <w:marRight w:val="0"/>
          <w:marTop w:val="0"/>
          <w:marBottom w:val="0"/>
          <w:divBdr>
            <w:top w:val="none" w:sz="0" w:space="0" w:color="auto"/>
            <w:left w:val="none" w:sz="0" w:space="0" w:color="auto"/>
            <w:bottom w:val="none" w:sz="0" w:space="0" w:color="auto"/>
            <w:right w:val="none" w:sz="0" w:space="0" w:color="auto"/>
          </w:divBdr>
        </w:div>
        <w:div w:id="388919050">
          <w:marLeft w:val="480"/>
          <w:marRight w:val="0"/>
          <w:marTop w:val="0"/>
          <w:marBottom w:val="0"/>
          <w:divBdr>
            <w:top w:val="none" w:sz="0" w:space="0" w:color="auto"/>
            <w:left w:val="none" w:sz="0" w:space="0" w:color="auto"/>
            <w:bottom w:val="none" w:sz="0" w:space="0" w:color="auto"/>
            <w:right w:val="none" w:sz="0" w:space="0" w:color="auto"/>
          </w:divBdr>
        </w:div>
        <w:div w:id="861238150">
          <w:marLeft w:val="480"/>
          <w:marRight w:val="0"/>
          <w:marTop w:val="0"/>
          <w:marBottom w:val="0"/>
          <w:divBdr>
            <w:top w:val="none" w:sz="0" w:space="0" w:color="auto"/>
            <w:left w:val="none" w:sz="0" w:space="0" w:color="auto"/>
            <w:bottom w:val="none" w:sz="0" w:space="0" w:color="auto"/>
            <w:right w:val="none" w:sz="0" w:space="0" w:color="auto"/>
          </w:divBdr>
        </w:div>
        <w:div w:id="1733701186">
          <w:marLeft w:val="480"/>
          <w:marRight w:val="0"/>
          <w:marTop w:val="0"/>
          <w:marBottom w:val="0"/>
          <w:divBdr>
            <w:top w:val="none" w:sz="0" w:space="0" w:color="auto"/>
            <w:left w:val="none" w:sz="0" w:space="0" w:color="auto"/>
            <w:bottom w:val="none" w:sz="0" w:space="0" w:color="auto"/>
            <w:right w:val="none" w:sz="0" w:space="0" w:color="auto"/>
          </w:divBdr>
        </w:div>
        <w:div w:id="1064254576">
          <w:marLeft w:val="480"/>
          <w:marRight w:val="0"/>
          <w:marTop w:val="0"/>
          <w:marBottom w:val="0"/>
          <w:divBdr>
            <w:top w:val="none" w:sz="0" w:space="0" w:color="auto"/>
            <w:left w:val="none" w:sz="0" w:space="0" w:color="auto"/>
            <w:bottom w:val="none" w:sz="0" w:space="0" w:color="auto"/>
            <w:right w:val="none" w:sz="0" w:space="0" w:color="auto"/>
          </w:divBdr>
        </w:div>
        <w:div w:id="278293394">
          <w:marLeft w:val="480"/>
          <w:marRight w:val="0"/>
          <w:marTop w:val="0"/>
          <w:marBottom w:val="0"/>
          <w:divBdr>
            <w:top w:val="none" w:sz="0" w:space="0" w:color="auto"/>
            <w:left w:val="none" w:sz="0" w:space="0" w:color="auto"/>
            <w:bottom w:val="none" w:sz="0" w:space="0" w:color="auto"/>
            <w:right w:val="none" w:sz="0" w:space="0" w:color="auto"/>
          </w:divBdr>
        </w:div>
        <w:div w:id="303975040">
          <w:marLeft w:val="480"/>
          <w:marRight w:val="0"/>
          <w:marTop w:val="0"/>
          <w:marBottom w:val="0"/>
          <w:divBdr>
            <w:top w:val="none" w:sz="0" w:space="0" w:color="auto"/>
            <w:left w:val="none" w:sz="0" w:space="0" w:color="auto"/>
            <w:bottom w:val="none" w:sz="0" w:space="0" w:color="auto"/>
            <w:right w:val="none" w:sz="0" w:space="0" w:color="auto"/>
          </w:divBdr>
        </w:div>
        <w:div w:id="1431513698">
          <w:marLeft w:val="480"/>
          <w:marRight w:val="0"/>
          <w:marTop w:val="0"/>
          <w:marBottom w:val="0"/>
          <w:divBdr>
            <w:top w:val="none" w:sz="0" w:space="0" w:color="auto"/>
            <w:left w:val="none" w:sz="0" w:space="0" w:color="auto"/>
            <w:bottom w:val="none" w:sz="0" w:space="0" w:color="auto"/>
            <w:right w:val="none" w:sz="0" w:space="0" w:color="auto"/>
          </w:divBdr>
        </w:div>
        <w:div w:id="344405826">
          <w:marLeft w:val="480"/>
          <w:marRight w:val="0"/>
          <w:marTop w:val="0"/>
          <w:marBottom w:val="0"/>
          <w:divBdr>
            <w:top w:val="none" w:sz="0" w:space="0" w:color="auto"/>
            <w:left w:val="none" w:sz="0" w:space="0" w:color="auto"/>
            <w:bottom w:val="none" w:sz="0" w:space="0" w:color="auto"/>
            <w:right w:val="none" w:sz="0" w:space="0" w:color="auto"/>
          </w:divBdr>
        </w:div>
        <w:div w:id="1968537538">
          <w:marLeft w:val="480"/>
          <w:marRight w:val="0"/>
          <w:marTop w:val="0"/>
          <w:marBottom w:val="0"/>
          <w:divBdr>
            <w:top w:val="none" w:sz="0" w:space="0" w:color="auto"/>
            <w:left w:val="none" w:sz="0" w:space="0" w:color="auto"/>
            <w:bottom w:val="none" w:sz="0" w:space="0" w:color="auto"/>
            <w:right w:val="none" w:sz="0" w:space="0" w:color="auto"/>
          </w:divBdr>
        </w:div>
        <w:div w:id="1121457591">
          <w:marLeft w:val="480"/>
          <w:marRight w:val="0"/>
          <w:marTop w:val="0"/>
          <w:marBottom w:val="0"/>
          <w:divBdr>
            <w:top w:val="none" w:sz="0" w:space="0" w:color="auto"/>
            <w:left w:val="none" w:sz="0" w:space="0" w:color="auto"/>
            <w:bottom w:val="none" w:sz="0" w:space="0" w:color="auto"/>
            <w:right w:val="none" w:sz="0" w:space="0" w:color="auto"/>
          </w:divBdr>
        </w:div>
        <w:div w:id="952323164">
          <w:marLeft w:val="480"/>
          <w:marRight w:val="0"/>
          <w:marTop w:val="0"/>
          <w:marBottom w:val="0"/>
          <w:divBdr>
            <w:top w:val="none" w:sz="0" w:space="0" w:color="auto"/>
            <w:left w:val="none" w:sz="0" w:space="0" w:color="auto"/>
            <w:bottom w:val="none" w:sz="0" w:space="0" w:color="auto"/>
            <w:right w:val="none" w:sz="0" w:space="0" w:color="auto"/>
          </w:divBdr>
        </w:div>
        <w:div w:id="466045045">
          <w:marLeft w:val="480"/>
          <w:marRight w:val="0"/>
          <w:marTop w:val="0"/>
          <w:marBottom w:val="0"/>
          <w:divBdr>
            <w:top w:val="none" w:sz="0" w:space="0" w:color="auto"/>
            <w:left w:val="none" w:sz="0" w:space="0" w:color="auto"/>
            <w:bottom w:val="none" w:sz="0" w:space="0" w:color="auto"/>
            <w:right w:val="none" w:sz="0" w:space="0" w:color="auto"/>
          </w:divBdr>
        </w:div>
        <w:div w:id="1862209000">
          <w:marLeft w:val="480"/>
          <w:marRight w:val="0"/>
          <w:marTop w:val="0"/>
          <w:marBottom w:val="0"/>
          <w:divBdr>
            <w:top w:val="none" w:sz="0" w:space="0" w:color="auto"/>
            <w:left w:val="none" w:sz="0" w:space="0" w:color="auto"/>
            <w:bottom w:val="none" w:sz="0" w:space="0" w:color="auto"/>
            <w:right w:val="none" w:sz="0" w:space="0" w:color="auto"/>
          </w:divBdr>
        </w:div>
        <w:div w:id="1045059666">
          <w:marLeft w:val="480"/>
          <w:marRight w:val="0"/>
          <w:marTop w:val="0"/>
          <w:marBottom w:val="0"/>
          <w:divBdr>
            <w:top w:val="none" w:sz="0" w:space="0" w:color="auto"/>
            <w:left w:val="none" w:sz="0" w:space="0" w:color="auto"/>
            <w:bottom w:val="none" w:sz="0" w:space="0" w:color="auto"/>
            <w:right w:val="none" w:sz="0" w:space="0" w:color="auto"/>
          </w:divBdr>
        </w:div>
        <w:div w:id="266231575">
          <w:marLeft w:val="480"/>
          <w:marRight w:val="0"/>
          <w:marTop w:val="0"/>
          <w:marBottom w:val="0"/>
          <w:divBdr>
            <w:top w:val="none" w:sz="0" w:space="0" w:color="auto"/>
            <w:left w:val="none" w:sz="0" w:space="0" w:color="auto"/>
            <w:bottom w:val="none" w:sz="0" w:space="0" w:color="auto"/>
            <w:right w:val="none" w:sz="0" w:space="0" w:color="auto"/>
          </w:divBdr>
        </w:div>
        <w:div w:id="1272008745">
          <w:marLeft w:val="480"/>
          <w:marRight w:val="0"/>
          <w:marTop w:val="0"/>
          <w:marBottom w:val="0"/>
          <w:divBdr>
            <w:top w:val="none" w:sz="0" w:space="0" w:color="auto"/>
            <w:left w:val="none" w:sz="0" w:space="0" w:color="auto"/>
            <w:bottom w:val="none" w:sz="0" w:space="0" w:color="auto"/>
            <w:right w:val="none" w:sz="0" w:space="0" w:color="auto"/>
          </w:divBdr>
        </w:div>
        <w:div w:id="1648707509">
          <w:marLeft w:val="480"/>
          <w:marRight w:val="0"/>
          <w:marTop w:val="0"/>
          <w:marBottom w:val="0"/>
          <w:divBdr>
            <w:top w:val="none" w:sz="0" w:space="0" w:color="auto"/>
            <w:left w:val="none" w:sz="0" w:space="0" w:color="auto"/>
            <w:bottom w:val="none" w:sz="0" w:space="0" w:color="auto"/>
            <w:right w:val="none" w:sz="0" w:space="0" w:color="auto"/>
          </w:divBdr>
        </w:div>
        <w:div w:id="1333604438">
          <w:marLeft w:val="480"/>
          <w:marRight w:val="0"/>
          <w:marTop w:val="0"/>
          <w:marBottom w:val="0"/>
          <w:divBdr>
            <w:top w:val="none" w:sz="0" w:space="0" w:color="auto"/>
            <w:left w:val="none" w:sz="0" w:space="0" w:color="auto"/>
            <w:bottom w:val="none" w:sz="0" w:space="0" w:color="auto"/>
            <w:right w:val="none" w:sz="0" w:space="0" w:color="auto"/>
          </w:divBdr>
        </w:div>
        <w:div w:id="1778865256">
          <w:marLeft w:val="480"/>
          <w:marRight w:val="0"/>
          <w:marTop w:val="0"/>
          <w:marBottom w:val="0"/>
          <w:divBdr>
            <w:top w:val="none" w:sz="0" w:space="0" w:color="auto"/>
            <w:left w:val="none" w:sz="0" w:space="0" w:color="auto"/>
            <w:bottom w:val="none" w:sz="0" w:space="0" w:color="auto"/>
            <w:right w:val="none" w:sz="0" w:space="0" w:color="auto"/>
          </w:divBdr>
        </w:div>
        <w:div w:id="1355424940">
          <w:marLeft w:val="480"/>
          <w:marRight w:val="0"/>
          <w:marTop w:val="0"/>
          <w:marBottom w:val="0"/>
          <w:divBdr>
            <w:top w:val="none" w:sz="0" w:space="0" w:color="auto"/>
            <w:left w:val="none" w:sz="0" w:space="0" w:color="auto"/>
            <w:bottom w:val="none" w:sz="0" w:space="0" w:color="auto"/>
            <w:right w:val="none" w:sz="0" w:space="0" w:color="auto"/>
          </w:divBdr>
        </w:div>
        <w:div w:id="797649970">
          <w:marLeft w:val="480"/>
          <w:marRight w:val="0"/>
          <w:marTop w:val="0"/>
          <w:marBottom w:val="0"/>
          <w:divBdr>
            <w:top w:val="none" w:sz="0" w:space="0" w:color="auto"/>
            <w:left w:val="none" w:sz="0" w:space="0" w:color="auto"/>
            <w:bottom w:val="none" w:sz="0" w:space="0" w:color="auto"/>
            <w:right w:val="none" w:sz="0" w:space="0" w:color="auto"/>
          </w:divBdr>
        </w:div>
        <w:div w:id="827092403">
          <w:marLeft w:val="480"/>
          <w:marRight w:val="0"/>
          <w:marTop w:val="0"/>
          <w:marBottom w:val="0"/>
          <w:divBdr>
            <w:top w:val="none" w:sz="0" w:space="0" w:color="auto"/>
            <w:left w:val="none" w:sz="0" w:space="0" w:color="auto"/>
            <w:bottom w:val="none" w:sz="0" w:space="0" w:color="auto"/>
            <w:right w:val="none" w:sz="0" w:space="0" w:color="auto"/>
          </w:divBdr>
        </w:div>
        <w:div w:id="935481867">
          <w:marLeft w:val="480"/>
          <w:marRight w:val="0"/>
          <w:marTop w:val="0"/>
          <w:marBottom w:val="0"/>
          <w:divBdr>
            <w:top w:val="none" w:sz="0" w:space="0" w:color="auto"/>
            <w:left w:val="none" w:sz="0" w:space="0" w:color="auto"/>
            <w:bottom w:val="none" w:sz="0" w:space="0" w:color="auto"/>
            <w:right w:val="none" w:sz="0" w:space="0" w:color="auto"/>
          </w:divBdr>
        </w:div>
        <w:div w:id="840705201">
          <w:marLeft w:val="480"/>
          <w:marRight w:val="0"/>
          <w:marTop w:val="0"/>
          <w:marBottom w:val="0"/>
          <w:divBdr>
            <w:top w:val="none" w:sz="0" w:space="0" w:color="auto"/>
            <w:left w:val="none" w:sz="0" w:space="0" w:color="auto"/>
            <w:bottom w:val="none" w:sz="0" w:space="0" w:color="auto"/>
            <w:right w:val="none" w:sz="0" w:space="0" w:color="auto"/>
          </w:divBdr>
        </w:div>
        <w:div w:id="1370641303">
          <w:marLeft w:val="480"/>
          <w:marRight w:val="0"/>
          <w:marTop w:val="0"/>
          <w:marBottom w:val="0"/>
          <w:divBdr>
            <w:top w:val="none" w:sz="0" w:space="0" w:color="auto"/>
            <w:left w:val="none" w:sz="0" w:space="0" w:color="auto"/>
            <w:bottom w:val="none" w:sz="0" w:space="0" w:color="auto"/>
            <w:right w:val="none" w:sz="0" w:space="0" w:color="auto"/>
          </w:divBdr>
        </w:div>
        <w:div w:id="397241134">
          <w:marLeft w:val="480"/>
          <w:marRight w:val="0"/>
          <w:marTop w:val="0"/>
          <w:marBottom w:val="0"/>
          <w:divBdr>
            <w:top w:val="none" w:sz="0" w:space="0" w:color="auto"/>
            <w:left w:val="none" w:sz="0" w:space="0" w:color="auto"/>
            <w:bottom w:val="none" w:sz="0" w:space="0" w:color="auto"/>
            <w:right w:val="none" w:sz="0" w:space="0" w:color="auto"/>
          </w:divBdr>
        </w:div>
        <w:div w:id="1821339339">
          <w:marLeft w:val="480"/>
          <w:marRight w:val="0"/>
          <w:marTop w:val="0"/>
          <w:marBottom w:val="0"/>
          <w:divBdr>
            <w:top w:val="none" w:sz="0" w:space="0" w:color="auto"/>
            <w:left w:val="none" w:sz="0" w:space="0" w:color="auto"/>
            <w:bottom w:val="none" w:sz="0" w:space="0" w:color="auto"/>
            <w:right w:val="none" w:sz="0" w:space="0" w:color="auto"/>
          </w:divBdr>
        </w:div>
        <w:div w:id="880437189">
          <w:marLeft w:val="480"/>
          <w:marRight w:val="0"/>
          <w:marTop w:val="0"/>
          <w:marBottom w:val="0"/>
          <w:divBdr>
            <w:top w:val="none" w:sz="0" w:space="0" w:color="auto"/>
            <w:left w:val="none" w:sz="0" w:space="0" w:color="auto"/>
            <w:bottom w:val="none" w:sz="0" w:space="0" w:color="auto"/>
            <w:right w:val="none" w:sz="0" w:space="0" w:color="auto"/>
          </w:divBdr>
        </w:div>
        <w:div w:id="1567498734">
          <w:marLeft w:val="480"/>
          <w:marRight w:val="0"/>
          <w:marTop w:val="0"/>
          <w:marBottom w:val="0"/>
          <w:divBdr>
            <w:top w:val="none" w:sz="0" w:space="0" w:color="auto"/>
            <w:left w:val="none" w:sz="0" w:space="0" w:color="auto"/>
            <w:bottom w:val="none" w:sz="0" w:space="0" w:color="auto"/>
            <w:right w:val="none" w:sz="0" w:space="0" w:color="auto"/>
          </w:divBdr>
        </w:div>
        <w:div w:id="1291519557">
          <w:marLeft w:val="480"/>
          <w:marRight w:val="0"/>
          <w:marTop w:val="0"/>
          <w:marBottom w:val="0"/>
          <w:divBdr>
            <w:top w:val="none" w:sz="0" w:space="0" w:color="auto"/>
            <w:left w:val="none" w:sz="0" w:space="0" w:color="auto"/>
            <w:bottom w:val="none" w:sz="0" w:space="0" w:color="auto"/>
            <w:right w:val="none" w:sz="0" w:space="0" w:color="auto"/>
          </w:divBdr>
        </w:div>
        <w:div w:id="1263297361">
          <w:marLeft w:val="480"/>
          <w:marRight w:val="0"/>
          <w:marTop w:val="0"/>
          <w:marBottom w:val="0"/>
          <w:divBdr>
            <w:top w:val="none" w:sz="0" w:space="0" w:color="auto"/>
            <w:left w:val="none" w:sz="0" w:space="0" w:color="auto"/>
            <w:bottom w:val="none" w:sz="0" w:space="0" w:color="auto"/>
            <w:right w:val="none" w:sz="0" w:space="0" w:color="auto"/>
          </w:divBdr>
        </w:div>
        <w:div w:id="132065547">
          <w:marLeft w:val="480"/>
          <w:marRight w:val="0"/>
          <w:marTop w:val="0"/>
          <w:marBottom w:val="0"/>
          <w:divBdr>
            <w:top w:val="none" w:sz="0" w:space="0" w:color="auto"/>
            <w:left w:val="none" w:sz="0" w:space="0" w:color="auto"/>
            <w:bottom w:val="none" w:sz="0" w:space="0" w:color="auto"/>
            <w:right w:val="none" w:sz="0" w:space="0" w:color="auto"/>
          </w:divBdr>
        </w:div>
        <w:div w:id="1821844857">
          <w:marLeft w:val="480"/>
          <w:marRight w:val="0"/>
          <w:marTop w:val="0"/>
          <w:marBottom w:val="0"/>
          <w:divBdr>
            <w:top w:val="none" w:sz="0" w:space="0" w:color="auto"/>
            <w:left w:val="none" w:sz="0" w:space="0" w:color="auto"/>
            <w:bottom w:val="none" w:sz="0" w:space="0" w:color="auto"/>
            <w:right w:val="none" w:sz="0" w:space="0" w:color="auto"/>
          </w:divBdr>
        </w:div>
        <w:div w:id="402410029">
          <w:marLeft w:val="480"/>
          <w:marRight w:val="0"/>
          <w:marTop w:val="0"/>
          <w:marBottom w:val="0"/>
          <w:divBdr>
            <w:top w:val="none" w:sz="0" w:space="0" w:color="auto"/>
            <w:left w:val="none" w:sz="0" w:space="0" w:color="auto"/>
            <w:bottom w:val="none" w:sz="0" w:space="0" w:color="auto"/>
            <w:right w:val="none" w:sz="0" w:space="0" w:color="auto"/>
          </w:divBdr>
        </w:div>
        <w:div w:id="147016690">
          <w:marLeft w:val="480"/>
          <w:marRight w:val="0"/>
          <w:marTop w:val="0"/>
          <w:marBottom w:val="0"/>
          <w:divBdr>
            <w:top w:val="none" w:sz="0" w:space="0" w:color="auto"/>
            <w:left w:val="none" w:sz="0" w:space="0" w:color="auto"/>
            <w:bottom w:val="none" w:sz="0" w:space="0" w:color="auto"/>
            <w:right w:val="none" w:sz="0" w:space="0" w:color="auto"/>
          </w:divBdr>
        </w:div>
        <w:div w:id="1338969953">
          <w:marLeft w:val="480"/>
          <w:marRight w:val="0"/>
          <w:marTop w:val="0"/>
          <w:marBottom w:val="0"/>
          <w:divBdr>
            <w:top w:val="none" w:sz="0" w:space="0" w:color="auto"/>
            <w:left w:val="none" w:sz="0" w:space="0" w:color="auto"/>
            <w:bottom w:val="none" w:sz="0" w:space="0" w:color="auto"/>
            <w:right w:val="none" w:sz="0" w:space="0" w:color="auto"/>
          </w:divBdr>
        </w:div>
        <w:div w:id="1180043160">
          <w:marLeft w:val="480"/>
          <w:marRight w:val="0"/>
          <w:marTop w:val="0"/>
          <w:marBottom w:val="0"/>
          <w:divBdr>
            <w:top w:val="none" w:sz="0" w:space="0" w:color="auto"/>
            <w:left w:val="none" w:sz="0" w:space="0" w:color="auto"/>
            <w:bottom w:val="none" w:sz="0" w:space="0" w:color="auto"/>
            <w:right w:val="none" w:sz="0" w:space="0" w:color="auto"/>
          </w:divBdr>
        </w:div>
        <w:div w:id="1093089375">
          <w:marLeft w:val="480"/>
          <w:marRight w:val="0"/>
          <w:marTop w:val="0"/>
          <w:marBottom w:val="0"/>
          <w:divBdr>
            <w:top w:val="none" w:sz="0" w:space="0" w:color="auto"/>
            <w:left w:val="none" w:sz="0" w:space="0" w:color="auto"/>
            <w:bottom w:val="none" w:sz="0" w:space="0" w:color="auto"/>
            <w:right w:val="none" w:sz="0" w:space="0" w:color="auto"/>
          </w:divBdr>
        </w:div>
        <w:div w:id="1042368397">
          <w:marLeft w:val="480"/>
          <w:marRight w:val="0"/>
          <w:marTop w:val="0"/>
          <w:marBottom w:val="0"/>
          <w:divBdr>
            <w:top w:val="none" w:sz="0" w:space="0" w:color="auto"/>
            <w:left w:val="none" w:sz="0" w:space="0" w:color="auto"/>
            <w:bottom w:val="none" w:sz="0" w:space="0" w:color="auto"/>
            <w:right w:val="none" w:sz="0" w:space="0" w:color="auto"/>
          </w:divBdr>
        </w:div>
        <w:div w:id="1098481214">
          <w:marLeft w:val="480"/>
          <w:marRight w:val="0"/>
          <w:marTop w:val="0"/>
          <w:marBottom w:val="0"/>
          <w:divBdr>
            <w:top w:val="none" w:sz="0" w:space="0" w:color="auto"/>
            <w:left w:val="none" w:sz="0" w:space="0" w:color="auto"/>
            <w:bottom w:val="none" w:sz="0" w:space="0" w:color="auto"/>
            <w:right w:val="none" w:sz="0" w:space="0" w:color="auto"/>
          </w:divBdr>
        </w:div>
        <w:div w:id="872691509">
          <w:marLeft w:val="480"/>
          <w:marRight w:val="0"/>
          <w:marTop w:val="0"/>
          <w:marBottom w:val="0"/>
          <w:divBdr>
            <w:top w:val="none" w:sz="0" w:space="0" w:color="auto"/>
            <w:left w:val="none" w:sz="0" w:space="0" w:color="auto"/>
            <w:bottom w:val="none" w:sz="0" w:space="0" w:color="auto"/>
            <w:right w:val="none" w:sz="0" w:space="0" w:color="auto"/>
          </w:divBdr>
        </w:div>
        <w:div w:id="1603219832">
          <w:marLeft w:val="480"/>
          <w:marRight w:val="0"/>
          <w:marTop w:val="0"/>
          <w:marBottom w:val="0"/>
          <w:divBdr>
            <w:top w:val="none" w:sz="0" w:space="0" w:color="auto"/>
            <w:left w:val="none" w:sz="0" w:space="0" w:color="auto"/>
            <w:bottom w:val="none" w:sz="0" w:space="0" w:color="auto"/>
            <w:right w:val="none" w:sz="0" w:space="0" w:color="auto"/>
          </w:divBdr>
        </w:div>
        <w:div w:id="1011757846">
          <w:marLeft w:val="480"/>
          <w:marRight w:val="0"/>
          <w:marTop w:val="0"/>
          <w:marBottom w:val="0"/>
          <w:divBdr>
            <w:top w:val="none" w:sz="0" w:space="0" w:color="auto"/>
            <w:left w:val="none" w:sz="0" w:space="0" w:color="auto"/>
            <w:bottom w:val="none" w:sz="0" w:space="0" w:color="auto"/>
            <w:right w:val="none" w:sz="0" w:space="0" w:color="auto"/>
          </w:divBdr>
        </w:div>
        <w:div w:id="549152435">
          <w:marLeft w:val="480"/>
          <w:marRight w:val="0"/>
          <w:marTop w:val="0"/>
          <w:marBottom w:val="0"/>
          <w:divBdr>
            <w:top w:val="none" w:sz="0" w:space="0" w:color="auto"/>
            <w:left w:val="none" w:sz="0" w:space="0" w:color="auto"/>
            <w:bottom w:val="none" w:sz="0" w:space="0" w:color="auto"/>
            <w:right w:val="none" w:sz="0" w:space="0" w:color="auto"/>
          </w:divBdr>
        </w:div>
        <w:div w:id="641080628">
          <w:marLeft w:val="480"/>
          <w:marRight w:val="0"/>
          <w:marTop w:val="0"/>
          <w:marBottom w:val="0"/>
          <w:divBdr>
            <w:top w:val="none" w:sz="0" w:space="0" w:color="auto"/>
            <w:left w:val="none" w:sz="0" w:space="0" w:color="auto"/>
            <w:bottom w:val="none" w:sz="0" w:space="0" w:color="auto"/>
            <w:right w:val="none" w:sz="0" w:space="0" w:color="auto"/>
          </w:divBdr>
        </w:div>
        <w:div w:id="274558529">
          <w:marLeft w:val="480"/>
          <w:marRight w:val="0"/>
          <w:marTop w:val="0"/>
          <w:marBottom w:val="0"/>
          <w:divBdr>
            <w:top w:val="none" w:sz="0" w:space="0" w:color="auto"/>
            <w:left w:val="none" w:sz="0" w:space="0" w:color="auto"/>
            <w:bottom w:val="none" w:sz="0" w:space="0" w:color="auto"/>
            <w:right w:val="none" w:sz="0" w:space="0" w:color="auto"/>
          </w:divBdr>
        </w:div>
        <w:div w:id="451705523">
          <w:marLeft w:val="480"/>
          <w:marRight w:val="0"/>
          <w:marTop w:val="0"/>
          <w:marBottom w:val="0"/>
          <w:divBdr>
            <w:top w:val="none" w:sz="0" w:space="0" w:color="auto"/>
            <w:left w:val="none" w:sz="0" w:space="0" w:color="auto"/>
            <w:bottom w:val="none" w:sz="0" w:space="0" w:color="auto"/>
            <w:right w:val="none" w:sz="0" w:space="0" w:color="auto"/>
          </w:divBdr>
        </w:div>
        <w:div w:id="1830558632">
          <w:marLeft w:val="480"/>
          <w:marRight w:val="0"/>
          <w:marTop w:val="0"/>
          <w:marBottom w:val="0"/>
          <w:divBdr>
            <w:top w:val="none" w:sz="0" w:space="0" w:color="auto"/>
            <w:left w:val="none" w:sz="0" w:space="0" w:color="auto"/>
            <w:bottom w:val="none" w:sz="0" w:space="0" w:color="auto"/>
            <w:right w:val="none" w:sz="0" w:space="0" w:color="auto"/>
          </w:divBdr>
        </w:div>
        <w:div w:id="1255893218">
          <w:marLeft w:val="480"/>
          <w:marRight w:val="0"/>
          <w:marTop w:val="0"/>
          <w:marBottom w:val="0"/>
          <w:divBdr>
            <w:top w:val="none" w:sz="0" w:space="0" w:color="auto"/>
            <w:left w:val="none" w:sz="0" w:space="0" w:color="auto"/>
            <w:bottom w:val="none" w:sz="0" w:space="0" w:color="auto"/>
            <w:right w:val="none" w:sz="0" w:space="0" w:color="auto"/>
          </w:divBdr>
        </w:div>
        <w:div w:id="2088914759">
          <w:marLeft w:val="480"/>
          <w:marRight w:val="0"/>
          <w:marTop w:val="0"/>
          <w:marBottom w:val="0"/>
          <w:divBdr>
            <w:top w:val="none" w:sz="0" w:space="0" w:color="auto"/>
            <w:left w:val="none" w:sz="0" w:space="0" w:color="auto"/>
            <w:bottom w:val="none" w:sz="0" w:space="0" w:color="auto"/>
            <w:right w:val="none" w:sz="0" w:space="0" w:color="auto"/>
          </w:divBdr>
        </w:div>
        <w:div w:id="98259972">
          <w:marLeft w:val="480"/>
          <w:marRight w:val="0"/>
          <w:marTop w:val="0"/>
          <w:marBottom w:val="0"/>
          <w:divBdr>
            <w:top w:val="none" w:sz="0" w:space="0" w:color="auto"/>
            <w:left w:val="none" w:sz="0" w:space="0" w:color="auto"/>
            <w:bottom w:val="none" w:sz="0" w:space="0" w:color="auto"/>
            <w:right w:val="none" w:sz="0" w:space="0" w:color="auto"/>
          </w:divBdr>
        </w:div>
        <w:div w:id="663971974">
          <w:marLeft w:val="480"/>
          <w:marRight w:val="0"/>
          <w:marTop w:val="0"/>
          <w:marBottom w:val="0"/>
          <w:divBdr>
            <w:top w:val="none" w:sz="0" w:space="0" w:color="auto"/>
            <w:left w:val="none" w:sz="0" w:space="0" w:color="auto"/>
            <w:bottom w:val="none" w:sz="0" w:space="0" w:color="auto"/>
            <w:right w:val="none" w:sz="0" w:space="0" w:color="auto"/>
          </w:divBdr>
        </w:div>
        <w:div w:id="979070333">
          <w:marLeft w:val="480"/>
          <w:marRight w:val="0"/>
          <w:marTop w:val="0"/>
          <w:marBottom w:val="0"/>
          <w:divBdr>
            <w:top w:val="none" w:sz="0" w:space="0" w:color="auto"/>
            <w:left w:val="none" w:sz="0" w:space="0" w:color="auto"/>
            <w:bottom w:val="none" w:sz="0" w:space="0" w:color="auto"/>
            <w:right w:val="none" w:sz="0" w:space="0" w:color="auto"/>
          </w:divBdr>
        </w:div>
        <w:div w:id="1725907547">
          <w:marLeft w:val="480"/>
          <w:marRight w:val="0"/>
          <w:marTop w:val="0"/>
          <w:marBottom w:val="0"/>
          <w:divBdr>
            <w:top w:val="none" w:sz="0" w:space="0" w:color="auto"/>
            <w:left w:val="none" w:sz="0" w:space="0" w:color="auto"/>
            <w:bottom w:val="none" w:sz="0" w:space="0" w:color="auto"/>
            <w:right w:val="none" w:sz="0" w:space="0" w:color="auto"/>
          </w:divBdr>
        </w:div>
        <w:div w:id="327707167">
          <w:marLeft w:val="480"/>
          <w:marRight w:val="0"/>
          <w:marTop w:val="0"/>
          <w:marBottom w:val="0"/>
          <w:divBdr>
            <w:top w:val="none" w:sz="0" w:space="0" w:color="auto"/>
            <w:left w:val="none" w:sz="0" w:space="0" w:color="auto"/>
            <w:bottom w:val="none" w:sz="0" w:space="0" w:color="auto"/>
            <w:right w:val="none" w:sz="0" w:space="0" w:color="auto"/>
          </w:divBdr>
        </w:div>
        <w:div w:id="427039326">
          <w:marLeft w:val="480"/>
          <w:marRight w:val="0"/>
          <w:marTop w:val="0"/>
          <w:marBottom w:val="0"/>
          <w:divBdr>
            <w:top w:val="none" w:sz="0" w:space="0" w:color="auto"/>
            <w:left w:val="none" w:sz="0" w:space="0" w:color="auto"/>
            <w:bottom w:val="none" w:sz="0" w:space="0" w:color="auto"/>
            <w:right w:val="none" w:sz="0" w:space="0" w:color="auto"/>
          </w:divBdr>
        </w:div>
        <w:div w:id="1171337001">
          <w:marLeft w:val="480"/>
          <w:marRight w:val="0"/>
          <w:marTop w:val="0"/>
          <w:marBottom w:val="0"/>
          <w:divBdr>
            <w:top w:val="none" w:sz="0" w:space="0" w:color="auto"/>
            <w:left w:val="none" w:sz="0" w:space="0" w:color="auto"/>
            <w:bottom w:val="none" w:sz="0" w:space="0" w:color="auto"/>
            <w:right w:val="none" w:sz="0" w:space="0" w:color="auto"/>
          </w:divBdr>
        </w:div>
        <w:div w:id="2026246512">
          <w:marLeft w:val="480"/>
          <w:marRight w:val="0"/>
          <w:marTop w:val="0"/>
          <w:marBottom w:val="0"/>
          <w:divBdr>
            <w:top w:val="none" w:sz="0" w:space="0" w:color="auto"/>
            <w:left w:val="none" w:sz="0" w:space="0" w:color="auto"/>
            <w:bottom w:val="none" w:sz="0" w:space="0" w:color="auto"/>
            <w:right w:val="none" w:sz="0" w:space="0" w:color="auto"/>
          </w:divBdr>
        </w:div>
        <w:div w:id="2041661321">
          <w:marLeft w:val="480"/>
          <w:marRight w:val="0"/>
          <w:marTop w:val="0"/>
          <w:marBottom w:val="0"/>
          <w:divBdr>
            <w:top w:val="none" w:sz="0" w:space="0" w:color="auto"/>
            <w:left w:val="none" w:sz="0" w:space="0" w:color="auto"/>
            <w:bottom w:val="none" w:sz="0" w:space="0" w:color="auto"/>
            <w:right w:val="none" w:sz="0" w:space="0" w:color="auto"/>
          </w:divBdr>
        </w:div>
        <w:div w:id="2104105416">
          <w:marLeft w:val="480"/>
          <w:marRight w:val="0"/>
          <w:marTop w:val="0"/>
          <w:marBottom w:val="0"/>
          <w:divBdr>
            <w:top w:val="none" w:sz="0" w:space="0" w:color="auto"/>
            <w:left w:val="none" w:sz="0" w:space="0" w:color="auto"/>
            <w:bottom w:val="none" w:sz="0" w:space="0" w:color="auto"/>
            <w:right w:val="none" w:sz="0" w:space="0" w:color="auto"/>
          </w:divBdr>
        </w:div>
        <w:div w:id="1400789072">
          <w:marLeft w:val="480"/>
          <w:marRight w:val="0"/>
          <w:marTop w:val="0"/>
          <w:marBottom w:val="0"/>
          <w:divBdr>
            <w:top w:val="none" w:sz="0" w:space="0" w:color="auto"/>
            <w:left w:val="none" w:sz="0" w:space="0" w:color="auto"/>
            <w:bottom w:val="none" w:sz="0" w:space="0" w:color="auto"/>
            <w:right w:val="none" w:sz="0" w:space="0" w:color="auto"/>
          </w:divBdr>
        </w:div>
        <w:div w:id="223683846">
          <w:marLeft w:val="480"/>
          <w:marRight w:val="0"/>
          <w:marTop w:val="0"/>
          <w:marBottom w:val="0"/>
          <w:divBdr>
            <w:top w:val="none" w:sz="0" w:space="0" w:color="auto"/>
            <w:left w:val="none" w:sz="0" w:space="0" w:color="auto"/>
            <w:bottom w:val="none" w:sz="0" w:space="0" w:color="auto"/>
            <w:right w:val="none" w:sz="0" w:space="0" w:color="auto"/>
          </w:divBdr>
        </w:div>
        <w:div w:id="567884050">
          <w:marLeft w:val="480"/>
          <w:marRight w:val="0"/>
          <w:marTop w:val="0"/>
          <w:marBottom w:val="0"/>
          <w:divBdr>
            <w:top w:val="none" w:sz="0" w:space="0" w:color="auto"/>
            <w:left w:val="none" w:sz="0" w:space="0" w:color="auto"/>
            <w:bottom w:val="none" w:sz="0" w:space="0" w:color="auto"/>
            <w:right w:val="none" w:sz="0" w:space="0" w:color="auto"/>
          </w:divBdr>
        </w:div>
        <w:div w:id="1511916648">
          <w:marLeft w:val="480"/>
          <w:marRight w:val="0"/>
          <w:marTop w:val="0"/>
          <w:marBottom w:val="0"/>
          <w:divBdr>
            <w:top w:val="none" w:sz="0" w:space="0" w:color="auto"/>
            <w:left w:val="none" w:sz="0" w:space="0" w:color="auto"/>
            <w:bottom w:val="none" w:sz="0" w:space="0" w:color="auto"/>
            <w:right w:val="none" w:sz="0" w:space="0" w:color="auto"/>
          </w:divBdr>
        </w:div>
        <w:div w:id="980889126">
          <w:marLeft w:val="480"/>
          <w:marRight w:val="0"/>
          <w:marTop w:val="0"/>
          <w:marBottom w:val="0"/>
          <w:divBdr>
            <w:top w:val="none" w:sz="0" w:space="0" w:color="auto"/>
            <w:left w:val="none" w:sz="0" w:space="0" w:color="auto"/>
            <w:bottom w:val="none" w:sz="0" w:space="0" w:color="auto"/>
            <w:right w:val="none" w:sz="0" w:space="0" w:color="auto"/>
          </w:divBdr>
        </w:div>
        <w:div w:id="2005935312">
          <w:marLeft w:val="480"/>
          <w:marRight w:val="0"/>
          <w:marTop w:val="0"/>
          <w:marBottom w:val="0"/>
          <w:divBdr>
            <w:top w:val="none" w:sz="0" w:space="0" w:color="auto"/>
            <w:left w:val="none" w:sz="0" w:space="0" w:color="auto"/>
            <w:bottom w:val="none" w:sz="0" w:space="0" w:color="auto"/>
            <w:right w:val="none" w:sz="0" w:space="0" w:color="auto"/>
          </w:divBdr>
        </w:div>
      </w:divsChild>
    </w:div>
    <w:div w:id="941380151">
      <w:bodyDiv w:val="1"/>
      <w:marLeft w:val="0"/>
      <w:marRight w:val="0"/>
      <w:marTop w:val="0"/>
      <w:marBottom w:val="0"/>
      <w:divBdr>
        <w:top w:val="none" w:sz="0" w:space="0" w:color="auto"/>
        <w:left w:val="none" w:sz="0" w:space="0" w:color="auto"/>
        <w:bottom w:val="none" w:sz="0" w:space="0" w:color="auto"/>
        <w:right w:val="none" w:sz="0" w:space="0" w:color="auto"/>
      </w:divBdr>
    </w:div>
    <w:div w:id="941961434">
      <w:bodyDiv w:val="1"/>
      <w:marLeft w:val="0"/>
      <w:marRight w:val="0"/>
      <w:marTop w:val="0"/>
      <w:marBottom w:val="0"/>
      <w:divBdr>
        <w:top w:val="none" w:sz="0" w:space="0" w:color="auto"/>
        <w:left w:val="none" w:sz="0" w:space="0" w:color="auto"/>
        <w:bottom w:val="none" w:sz="0" w:space="0" w:color="auto"/>
        <w:right w:val="none" w:sz="0" w:space="0" w:color="auto"/>
      </w:divBdr>
    </w:div>
    <w:div w:id="942109252">
      <w:bodyDiv w:val="1"/>
      <w:marLeft w:val="0"/>
      <w:marRight w:val="0"/>
      <w:marTop w:val="0"/>
      <w:marBottom w:val="0"/>
      <w:divBdr>
        <w:top w:val="none" w:sz="0" w:space="0" w:color="auto"/>
        <w:left w:val="none" w:sz="0" w:space="0" w:color="auto"/>
        <w:bottom w:val="none" w:sz="0" w:space="0" w:color="auto"/>
        <w:right w:val="none" w:sz="0" w:space="0" w:color="auto"/>
      </w:divBdr>
    </w:div>
    <w:div w:id="942155418">
      <w:bodyDiv w:val="1"/>
      <w:marLeft w:val="0"/>
      <w:marRight w:val="0"/>
      <w:marTop w:val="0"/>
      <w:marBottom w:val="0"/>
      <w:divBdr>
        <w:top w:val="none" w:sz="0" w:space="0" w:color="auto"/>
        <w:left w:val="none" w:sz="0" w:space="0" w:color="auto"/>
        <w:bottom w:val="none" w:sz="0" w:space="0" w:color="auto"/>
        <w:right w:val="none" w:sz="0" w:space="0" w:color="auto"/>
      </w:divBdr>
    </w:div>
    <w:div w:id="942566510">
      <w:bodyDiv w:val="1"/>
      <w:marLeft w:val="0"/>
      <w:marRight w:val="0"/>
      <w:marTop w:val="0"/>
      <w:marBottom w:val="0"/>
      <w:divBdr>
        <w:top w:val="none" w:sz="0" w:space="0" w:color="auto"/>
        <w:left w:val="none" w:sz="0" w:space="0" w:color="auto"/>
        <w:bottom w:val="none" w:sz="0" w:space="0" w:color="auto"/>
        <w:right w:val="none" w:sz="0" w:space="0" w:color="auto"/>
      </w:divBdr>
    </w:div>
    <w:div w:id="943339731">
      <w:bodyDiv w:val="1"/>
      <w:marLeft w:val="0"/>
      <w:marRight w:val="0"/>
      <w:marTop w:val="0"/>
      <w:marBottom w:val="0"/>
      <w:divBdr>
        <w:top w:val="none" w:sz="0" w:space="0" w:color="auto"/>
        <w:left w:val="none" w:sz="0" w:space="0" w:color="auto"/>
        <w:bottom w:val="none" w:sz="0" w:space="0" w:color="auto"/>
        <w:right w:val="none" w:sz="0" w:space="0" w:color="auto"/>
      </w:divBdr>
    </w:div>
    <w:div w:id="943807984">
      <w:bodyDiv w:val="1"/>
      <w:marLeft w:val="0"/>
      <w:marRight w:val="0"/>
      <w:marTop w:val="0"/>
      <w:marBottom w:val="0"/>
      <w:divBdr>
        <w:top w:val="none" w:sz="0" w:space="0" w:color="auto"/>
        <w:left w:val="none" w:sz="0" w:space="0" w:color="auto"/>
        <w:bottom w:val="none" w:sz="0" w:space="0" w:color="auto"/>
        <w:right w:val="none" w:sz="0" w:space="0" w:color="auto"/>
      </w:divBdr>
      <w:divsChild>
        <w:div w:id="22872325">
          <w:marLeft w:val="480"/>
          <w:marRight w:val="0"/>
          <w:marTop w:val="0"/>
          <w:marBottom w:val="0"/>
          <w:divBdr>
            <w:top w:val="none" w:sz="0" w:space="0" w:color="auto"/>
            <w:left w:val="none" w:sz="0" w:space="0" w:color="auto"/>
            <w:bottom w:val="none" w:sz="0" w:space="0" w:color="auto"/>
            <w:right w:val="none" w:sz="0" w:space="0" w:color="auto"/>
          </w:divBdr>
        </w:div>
        <w:div w:id="31224310">
          <w:marLeft w:val="480"/>
          <w:marRight w:val="0"/>
          <w:marTop w:val="0"/>
          <w:marBottom w:val="0"/>
          <w:divBdr>
            <w:top w:val="none" w:sz="0" w:space="0" w:color="auto"/>
            <w:left w:val="none" w:sz="0" w:space="0" w:color="auto"/>
            <w:bottom w:val="none" w:sz="0" w:space="0" w:color="auto"/>
            <w:right w:val="none" w:sz="0" w:space="0" w:color="auto"/>
          </w:divBdr>
        </w:div>
        <w:div w:id="45644819">
          <w:marLeft w:val="480"/>
          <w:marRight w:val="0"/>
          <w:marTop w:val="0"/>
          <w:marBottom w:val="0"/>
          <w:divBdr>
            <w:top w:val="none" w:sz="0" w:space="0" w:color="auto"/>
            <w:left w:val="none" w:sz="0" w:space="0" w:color="auto"/>
            <w:bottom w:val="none" w:sz="0" w:space="0" w:color="auto"/>
            <w:right w:val="none" w:sz="0" w:space="0" w:color="auto"/>
          </w:divBdr>
        </w:div>
        <w:div w:id="51585628">
          <w:marLeft w:val="480"/>
          <w:marRight w:val="0"/>
          <w:marTop w:val="0"/>
          <w:marBottom w:val="0"/>
          <w:divBdr>
            <w:top w:val="none" w:sz="0" w:space="0" w:color="auto"/>
            <w:left w:val="none" w:sz="0" w:space="0" w:color="auto"/>
            <w:bottom w:val="none" w:sz="0" w:space="0" w:color="auto"/>
            <w:right w:val="none" w:sz="0" w:space="0" w:color="auto"/>
          </w:divBdr>
        </w:div>
        <w:div w:id="77794966">
          <w:marLeft w:val="480"/>
          <w:marRight w:val="0"/>
          <w:marTop w:val="0"/>
          <w:marBottom w:val="0"/>
          <w:divBdr>
            <w:top w:val="none" w:sz="0" w:space="0" w:color="auto"/>
            <w:left w:val="none" w:sz="0" w:space="0" w:color="auto"/>
            <w:bottom w:val="none" w:sz="0" w:space="0" w:color="auto"/>
            <w:right w:val="none" w:sz="0" w:space="0" w:color="auto"/>
          </w:divBdr>
        </w:div>
        <w:div w:id="89552662">
          <w:marLeft w:val="480"/>
          <w:marRight w:val="0"/>
          <w:marTop w:val="0"/>
          <w:marBottom w:val="0"/>
          <w:divBdr>
            <w:top w:val="none" w:sz="0" w:space="0" w:color="auto"/>
            <w:left w:val="none" w:sz="0" w:space="0" w:color="auto"/>
            <w:bottom w:val="none" w:sz="0" w:space="0" w:color="auto"/>
            <w:right w:val="none" w:sz="0" w:space="0" w:color="auto"/>
          </w:divBdr>
        </w:div>
        <w:div w:id="145558954">
          <w:marLeft w:val="480"/>
          <w:marRight w:val="0"/>
          <w:marTop w:val="0"/>
          <w:marBottom w:val="0"/>
          <w:divBdr>
            <w:top w:val="none" w:sz="0" w:space="0" w:color="auto"/>
            <w:left w:val="none" w:sz="0" w:space="0" w:color="auto"/>
            <w:bottom w:val="none" w:sz="0" w:space="0" w:color="auto"/>
            <w:right w:val="none" w:sz="0" w:space="0" w:color="auto"/>
          </w:divBdr>
        </w:div>
        <w:div w:id="148979833">
          <w:marLeft w:val="480"/>
          <w:marRight w:val="0"/>
          <w:marTop w:val="0"/>
          <w:marBottom w:val="0"/>
          <w:divBdr>
            <w:top w:val="none" w:sz="0" w:space="0" w:color="auto"/>
            <w:left w:val="none" w:sz="0" w:space="0" w:color="auto"/>
            <w:bottom w:val="none" w:sz="0" w:space="0" w:color="auto"/>
            <w:right w:val="none" w:sz="0" w:space="0" w:color="auto"/>
          </w:divBdr>
        </w:div>
        <w:div w:id="184683903">
          <w:marLeft w:val="480"/>
          <w:marRight w:val="0"/>
          <w:marTop w:val="0"/>
          <w:marBottom w:val="0"/>
          <w:divBdr>
            <w:top w:val="none" w:sz="0" w:space="0" w:color="auto"/>
            <w:left w:val="none" w:sz="0" w:space="0" w:color="auto"/>
            <w:bottom w:val="none" w:sz="0" w:space="0" w:color="auto"/>
            <w:right w:val="none" w:sz="0" w:space="0" w:color="auto"/>
          </w:divBdr>
        </w:div>
        <w:div w:id="196506815">
          <w:marLeft w:val="480"/>
          <w:marRight w:val="0"/>
          <w:marTop w:val="0"/>
          <w:marBottom w:val="0"/>
          <w:divBdr>
            <w:top w:val="none" w:sz="0" w:space="0" w:color="auto"/>
            <w:left w:val="none" w:sz="0" w:space="0" w:color="auto"/>
            <w:bottom w:val="none" w:sz="0" w:space="0" w:color="auto"/>
            <w:right w:val="none" w:sz="0" w:space="0" w:color="auto"/>
          </w:divBdr>
        </w:div>
        <w:div w:id="199050845">
          <w:marLeft w:val="480"/>
          <w:marRight w:val="0"/>
          <w:marTop w:val="0"/>
          <w:marBottom w:val="0"/>
          <w:divBdr>
            <w:top w:val="none" w:sz="0" w:space="0" w:color="auto"/>
            <w:left w:val="none" w:sz="0" w:space="0" w:color="auto"/>
            <w:bottom w:val="none" w:sz="0" w:space="0" w:color="auto"/>
            <w:right w:val="none" w:sz="0" w:space="0" w:color="auto"/>
          </w:divBdr>
        </w:div>
        <w:div w:id="199631585">
          <w:marLeft w:val="480"/>
          <w:marRight w:val="0"/>
          <w:marTop w:val="0"/>
          <w:marBottom w:val="0"/>
          <w:divBdr>
            <w:top w:val="none" w:sz="0" w:space="0" w:color="auto"/>
            <w:left w:val="none" w:sz="0" w:space="0" w:color="auto"/>
            <w:bottom w:val="none" w:sz="0" w:space="0" w:color="auto"/>
            <w:right w:val="none" w:sz="0" w:space="0" w:color="auto"/>
          </w:divBdr>
        </w:div>
        <w:div w:id="209609463">
          <w:marLeft w:val="480"/>
          <w:marRight w:val="0"/>
          <w:marTop w:val="0"/>
          <w:marBottom w:val="0"/>
          <w:divBdr>
            <w:top w:val="none" w:sz="0" w:space="0" w:color="auto"/>
            <w:left w:val="none" w:sz="0" w:space="0" w:color="auto"/>
            <w:bottom w:val="none" w:sz="0" w:space="0" w:color="auto"/>
            <w:right w:val="none" w:sz="0" w:space="0" w:color="auto"/>
          </w:divBdr>
        </w:div>
        <w:div w:id="220336279">
          <w:marLeft w:val="480"/>
          <w:marRight w:val="0"/>
          <w:marTop w:val="0"/>
          <w:marBottom w:val="0"/>
          <w:divBdr>
            <w:top w:val="none" w:sz="0" w:space="0" w:color="auto"/>
            <w:left w:val="none" w:sz="0" w:space="0" w:color="auto"/>
            <w:bottom w:val="none" w:sz="0" w:space="0" w:color="auto"/>
            <w:right w:val="none" w:sz="0" w:space="0" w:color="auto"/>
          </w:divBdr>
        </w:div>
        <w:div w:id="252398093">
          <w:marLeft w:val="480"/>
          <w:marRight w:val="0"/>
          <w:marTop w:val="0"/>
          <w:marBottom w:val="0"/>
          <w:divBdr>
            <w:top w:val="none" w:sz="0" w:space="0" w:color="auto"/>
            <w:left w:val="none" w:sz="0" w:space="0" w:color="auto"/>
            <w:bottom w:val="none" w:sz="0" w:space="0" w:color="auto"/>
            <w:right w:val="none" w:sz="0" w:space="0" w:color="auto"/>
          </w:divBdr>
        </w:div>
        <w:div w:id="256257764">
          <w:marLeft w:val="480"/>
          <w:marRight w:val="0"/>
          <w:marTop w:val="0"/>
          <w:marBottom w:val="0"/>
          <w:divBdr>
            <w:top w:val="none" w:sz="0" w:space="0" w:color="auto"/>
            <w:left w:val="none" w:sz="0" w:space="0" w:color="auto"/>
            <w:bottom w:val="none" w:sz="0" w:space="0" w:color="auto"/>
            <w:right w:val="none" w:sz="0" w:space="0" w:color="auto"/>
          </w:divBdr>
        </w:div>
        <w:div w:id="266353013">
          <w:marLeft w:val="480"/>
          <w:marRight w:val="0"/>
          <w:marTop w:val="0"/>
          <w:marBottom w:val="0"/>
          <w:divBdr>
            <w:top w:val="none" w:sz="0" w:space="0" w:color="auto"/>
            <w:left w:val="none" w:sz="0" w:space="0" w:color="auto"/>
            <w:bottom w:val="none" w:sz="0" w:space="0" w:color="auto"/>
            <w:right w:val="none" w:sz="0" w:space="0" w:color="auto"/>
          </w:divBdr>
        </w:div>
        <w:div w:id="352727398">
          <w:marLeft w:val="480"/>
          <w:marRight w:val="0"/>
          <w:marTop w:val="0"/>
          <w:marBottom w:val="0"/>
          <w:divBdr>
            <w:top w:val="none" w:sz="0" w:space="0" w:color="auto"/>
            <w:left w:val="none" w:sz="0" w:space="0" w:color="auto"/>
            <w:bottom w:val="none" w:sz="0" w:space="0" w:color="auto"/>
            <w:right w:val="none" w:sz="0" w:space="0" w:color="auto"/>
          </w:divBdr>
        </w:div>
        <w:div w:id="394208752">
          <w:marLeft w:val="480"/>
          <w:marRight w:val="0"/>
          <w:marTop w:val="0"/>
          <w:marBottom w:val="0"/>
          <w:divBdr>
            <w:top w:val="none" w:sz="0" w:space="0" w:color="auto"/>
            <w:left w:val="none" w:sz="0" w:space="0" w:color="auto"/>
            <w:bottom w:val="none" w:sz="0" w:space="0" w:color="auto"/>
            <w:right w:val="none" w:sz="0" w:space="0" w:color="auto"/>
          </w:divBdr>
        </w:div>
        <w:div w:id="418798287">
          <w:marLeft w:val="480"/>
          <w:marRight w:val="0"/>
          <w:marTop w:val="0"/>
          <w:marBottom w:val="0"/>
          <w:divBdr>
            <w:top w:val="none" w:sz="0" w:space="0" w:color="auto"/>
            <w:left w:val="none" w:sz="0" w:space="0" w:color="auto"/>
            <w:bottom w:val="none" w:sz="0" w:space="0" w:color="auto"/>
            <w:right w:val="none" w:sz="0" w:space="0" w:color="auto"/>
          </w:divBdr>
        </w:div>
        <w:div w:id="431821529">
          <w:marLeft w:val="480"/>
          <w:marRight w:val="0"/>
          <w:marTop w:val="0"/>
          <w:marBottom w:val="0"/>
          <w:divBdr>
            <w:top w:val="none" w:sz="0" w:space="0" w:color="auto"/>
            <w:left w:val="none" w:sz="0" w:space="0" w:color="auto"/>
            <w:bottom w:val="none" w:sz="0" w:space="0" w:color="auto"/>
            <w:right w:val="none" w:sz="0" w:space="0" w:color="auto"/>
          </w:divBdr>
        </w:div>
        <w:div w:id="438373561">
          <w:marLeft w:val="480"/>
          <w:marRight w:val="0"/>
          <w:marTop w:val="0"/>
          <w:marBottom w:val="0"/>
          <w:divBdr>
            <w:top w:val="none" w:sz="0" w:space="0" w:color="auto"/>
            <w:left w:val="none" w:sz="0" w:space="0" w:color="auto"/>
            <w:bottom w:val="none" w:sz="0" w:space="0" w:color="auto"/>
            <w:right w:val="none" w:sz="0" w:space="0" w:color="auto"/>
          </w:divBdr>
        </w:div>
        <w:div w:id="504436831">
          <w:marLeft w:val="480"/>
          <w:marRight w:val="0"/>
          <w:marTop w:val="0"/>
          <w:marBottom w:val="0"/>
          <w:divBdr>
            <w:top w:val="none" w:sz="0" w:space="0" w:color="auto"/>
            <w:left w:val="none" w:sz="0" w:space="0" w:color="auto"/>
            <w:bottom w:val="none" w:sz="0" w:space="0" w:color="auto"/>
            <w:right w:val="none" w:sz="0" w:space="0" w:color="auto"/>
          </w:divBdr>
        </w:div>
        <w:div w:id="519510935">
          <w:marLeft w:val="480"/>
          <w:marRight w:val="0"/>
          <w:marTop w:val="0"/>
          <w:marBottom w:val="0"/>
          <w:divBdr>
            <w:top w:val="none" w:sz="0" w:space="0" w:color="auto"/>
            <w:left w:val="none" w:sz="0" w:space="0" w:color="auto"/>
            <w:bottom w:val="none" w:sz="0" w:space="0" w:color="auto"/>
            <w:right w:val="none" w:sz="0" w:space="0" w:color="auto"/>
          </w:divBdr>
        </w:div>
        <w:div w:id="534461449">
          <w:marLeft w:val="480"/>
          <w:marRight w:val="0"/>
          <w:marTop w:val="0"/>
          <w:marBottom w:val="0"/>
          <w:divBdr>
            <w:top w:val="none" w:sz="0" w:space="0" w:color="auto"/>
            <w:left w:val="none" w:sz="0" w:space="0" w:color="auto"/>
            <w:bottom w:val="none" w:sz="0" w:space="0" w:color="auto"/>
            <w:right w:val="none" w:sz="0" w:space="0" w:color="auto"/>
          </w:divBdr>
        </w:div>
        <w:div w:id="535387973">
          <w:marLeft w:val="480"/>
          <w:marRight w:val="0"/>
          <w:marTop w:val="0"/>
          <w:marBottom w:val="0"/>
          <w:divBdr>
            <w:top w:val="none" w:sz="0" w:space="0" w:color="auto"/>
            <w:left w:val="none" w:sz="0" w:space="0" w:color="auto"/>
            <w:bottom w:val="none" w:sz="0" w:space="0" w:color="auto"/>
            <w:right w:val="none" w:sz="0" w:space="0" w:color="auto"/>
          </w:divBdr>
        </w:div>
        <w:div w:id="536355181">
          <w:marLeft w:val="480"/>
          <w:marRight w:val="0"/>
          <w:marTop w:val="0"/>
          <w:marBottom w:val="0"/>
          <w:divBdr>
            <w:top w:val="none" w:sz="0" w:space="0" w:color="auto"/>
            <w:left w:val="none" w:sz="0" w:space="0" w:color="auto"/>
            <w:bottom w:val="none" w:sz="0" w:space="0" w:color="auto"/>
            <w:right w:val="none" w:sz="0" w:space="0" w:color="auto"/>
          </w:divBdr>
        </w:div>
        <w:div w:id="539361889">
          <w:marLeft w:val="480"/>
          <w:marRight w:val="0"/>
          <w:marTop w:val="0"/>
          <w:marBottom w:val="0"/>
          <w:divBdr>
            <w:top w:val="none" w:sz="0" w:space="0" w:color="auto"/>
            <w:left w:val="none" w:sz="0" w:space="0" w:color="auto"/>
            <w:bottom w:val="none" w:sz="0" w:space="0" w:color="auto"/>
            <w:right w:val="none" w:sz="0" w:space="0" w:color="auto"/>
          </w:divBdr>
        </w:div>
        <w:div w:id="547374331">
          <w:marLeft w:val="480"/>
          <w:marRight w:val="0"/>
          <w:marTop w:val="0"/>
          <w:marBottom w:val="0"/>
          <w:divBdr>
            <w:top w:val="none" w:sz="0" w:space="0" w:color="auto"/>
            <w:left w:val="none" w:sz="0" w:space="0" w:color="auto"/>
            <w:bottom w:val="none" w:sz="0" w:space="0" w:color="auto"/>
            <w:right w:val="none" w:sz="0" w:space="0" w:color="auto"/>
          </w:divBdr>
        </w:div>
        <w:div w:id="550387312">
          <w:marLeft w:val="480"/>
          <w:marRight w:val="0"/>
          <w:marTop w:val="0"/>
          <w:marBottom w:val="0"/>
          <w:divBdr>
            <w:top w:val="none" w:sz="0" w:space="0" w:color="auto"/>
            <w:left w:val="none" w:sz="0" w:space="0" w:color="auto"/>
            <w:bottom w:val="none" w:sz="0" w:space="0" w:color="auto"/>
            <w:right w:val="none" w:sz="0" w:space="0" w:color="auto"/>
          </w:divBdr>
        </w:div>
        <w:div w:id="563488714">
          <w:marLeft w:val="480"/>
          <w:marRight w:val="0"/>
          <w:marTop w:val="0"/>
          <w:marBottom w:val="0"/>
          <w:divBdr>
            <w:top w:val="none" w:sz="0" w:space="0" w:color="auto"/>
            <w:left w:val="none" w:sz="0" w:space="0" w:color="auto"/>
            <w:bottom w:val="none" w:sz="0" w:space="0" w:color="auto"/>
            <w:right w:val="none" w:sz="0" w:space="0" w:color="auto"/>
          </w:divBdr>
        </w:div>
        <w:div w:id="606157714">
          <w:marLeft w:val="480"/>
          <w:marRight w:val="0"/>
          <w:marTop w:val="0"/>
          <w:marBottom w:val="0"/>
          <w:divBdr>
            <w:top w:val="none" w:sz="0" w:space="0" w:color="auto"/>
            <w:left w:val="none" w:sz="0" w:space="0" w:color="auto"/>
            <w:bottom w:val="none" w:sz="0" w:space="0" w:color="auto"/>
            <w:right w:val="none" w:sz="0" w:space="0" w:color="auto"/>
          </w:divBdr>
        </w:div>
        <w:div w:id="607542314">
          <w:marLeft w:val="480"/>
          <w:marRight w:val="0"/>
          <w:marTop w:val="0"/>
          <w:marBottom w:val="0"/>
          <w:divBdr>
            <w:top w:val="none" w:sz="0" w:space="0" w:color="auto"/>
            <w:left w:val="none" w:sz="0" w:space="0" w:color="auto"/>
            <w:bottom w:val="none" w:sz="0" w:space="0" w:color="auto"/>
            <w:right w:val="none" w:sz="0" w:space="0" w:color="auto"/>
          </w:divBdr>
        </w:div>
        <w:div w:id="659575731">
          <w:marLeft w:val="480"/>
          <w:marRight w:val="0"/>
          <w:marTop w:val="0"/>
          <w:marBottom w:val="0"/>
          <w:divBdr>
            <w:top w:val="none" w:sz="0" w:space="0" w:color="auto"/>
            <w:left w:val="none" w:sz="0" w:space="0" w:color="auto"/>
            <w:bottom w:val="none" w:sz="0" w:space="0" w:color="auto"/>
            <w:right w:val="none" w:sz="0" w:space="0" w:color="auto"/>
          </w:divBdr>
        </w:div>
        <w:div w:id="661397002">
          <w:marLeft w:val="480"/>
          <w:marRight w:val="0"/>
          <w:marTop w:val="0"/>
          <w:marBottom w:val="0"/>
          <w:divBdr>
            <w:top w:val="none" w:sz="0" w:space="0" w:color="auto"/>
            <w:left w:val="none" w:sz="0" w:space="0" w:color="auto"/>
            <w:bottom w:val="none" w:sz="0" w:space="0" w:color="auto"/>
            <w:right w:val="none" w:sz="0" w:space="0" w:color="auto"/>
          </w:divBdr>
        </w:div>
        <w:div w:id="670640865">
          <w:marLeft w:val="480"/>
          <w:marRight w:val="0"/>
          <w:marTop w:val="0"/>
          <w:marBottom w:val="0"/>
          <w:divBdr>
            <w:top w:val="none" w:sz="0" w:space="0" w:color="auto"/>
            <w:left w:val="none" w:sz="0" w:space="0" w:color="auto"/>
            <w:bottom w:val="none" w:sz="0" w:space="0" w:color="auto"/>
            <w:right w:val="none" w:sz="0" w:space="0" w:color="auto"/>
          </w:divBdr>
        </w:div>
        <w:div w:id="742991942">
          <w:marLeft w:val="480"/>
          <w:marRight w:val="0"/>
          <w:marTop w:val="0"/>
          <w:marBottom w:val="0"/>
          <w:divBdr>
            <w:top w:val="none" w:sz="0" w:space="0" w:color="auto"/>
            <w:left w:val="none" w:sz="0" w:space="0" w:color="auto"/>
            <w:bottom w:val="none" w:sz="0" w:space="0" w:color="auto"/>
            <w:right w:val="none" w:sz="0" w:space="0" w:color="auto"/>
          </w:divBdr>
        </w:div>
        <w:div w:id="783038415">
          <w:marLeft w:val="480"/>
          <w:marRight w:val="0"/>
          <w:marTop w:val="0"/>
          <w:marBottom w:val="0"/>
          <w:divBdr>
            <w:top w:val="none" w:sz="0" w:space="0" w:color="auto"/>
            <w:left w:val="none" w:sz="0" w:space="0" w:color="auto"/>
            <w:bottom w:val="none" w:sz="0" w:space="0" w:color="auto"/>
            <w:right w:val="none" w:sz="0" w:space="0" w:color="auto"/>
          </w:divBdr>
        </w:div>
        <w:div w:id="801732801">
          <w:marLeft w:val="480"/>
          <w:marRight w:val="0"/>
          <w:marTop w:val="0"/>
          <w:marBottom w:val="0"/>
          <w:divBdr>
            <w:top w:val="none" w:sz="0" w:space="0" w:color="auto"/>
            <w:left w:val="none" w:sz="0" w:space="0" w:color="auto"/>
            <w:bottom w:val="none" w:sz="0" w:space="0" w:color="auto"/>
            <w:right w:val="none" w:sz="0" w:space="0" w:color="auto"/>
          </w:divBdr>
        </w:div>
        <w:div w:id="814832020">
          <w:marLeft w:val="480"/>
          <w:marRight w:val="0"/>
          <w:marTop w:val="0"/>
          <w:marBottom w:val="0"/>
          <w:divBdr>
            <w:top w:val="none" w:sz="0" w:space="0" w:color="auto"/>
            <w:left w:val="none" w:sz="0" w:space="0" w:color="auto"/>
            <w:bottom w:val="none" w:sz="0" w:space="0" w:color="auto"/>
            <w:right w:val="none" w:sz="0" w:space="0" w:color="auto"/>
          </w:divBdr>
        </w:div>
        <w:div w:id="846989690">
          <w:marLeft w:val="480"/>
          <w:marRight w:val="0"/>
          <w:marTop w:val="0"/>
          <w:marBottom w:val="0"/>
          <w:divBdr>
            <w:top w:val="none" w:sz="0" w:space="0" w:color="auto"/>
            <w:left w:val="none" w:sz="0" w:space="0" w:color="auto"/>
            <w:bottom w:val="none" w:sz="0" w:space="0" w:color="auto"/>
            <w:right w:val="none" w:sz="0" w:space="0" w:color="auto"/>
          </w:divBdr>
        </w:div>
        <w:div w:id="847669939">
          <w:marLeft w:val="480"/>
          <w:marRight w:val="0"/>
          <w:marTop w:val="0"/>
          <w:marBottom w:val="0"/>
          <w:divBdr>
            <w:top w:val="none" w:sz="0" w:space="0" w:color="auto"/>
            <w:left w:val="none" w:sz="0" w:space="0" w:color="auto"/>
            <w:bottom w:val="none" w:sz="0" w:space="0" w:color="auto"/>
            <w:right w:val="none" w:sz="0" w:space="0" w:color="auto"/>
          </w:divBdr>
        </w:div>
        <w:div w:id="868756880">
          <w:marLeft w:val="480"/>
          <w:marRight w:val="0"/>
          <w:marTop w:val="0"/>
          <w:marBottom w:val="0"/>
          <w:divBdr>
            <w:top w:val="none" w:sz="0" w:space="0" w:color="auto"/>
            <w:left w:val="none" w:sz="0" w:space="0" w:color="auto"/>
            <w:bottom w:val="none" w:sz="0" w:space="0" w:color="auto"/>
            <w:right w:val="none" w:sz="0" w:space="0" w:color="auto"/>
          </w:divBdr>
        </w:div>
        <w:div w:id="879973423">
          <w:marLeft w:val="480"/>
          <w:marRight w:val="0"/>
          <w:marTop w:val="0"/>
          <w:marBottom w:val="0"/>
          <w:divBdr>
            <w:top w:val="none" w:sz="0" w:space="0" w:color="auto"/>
            <w:left w:val="none" w:sz="0" w:space="0" w:color="auto"/>
            <w:bottom w:val="none" w:sz="0" w:space="0" w:color="auto"/>
            <w:right w:val="none" w:sz="0" w:space="0" w:color="auto"/>
          </w:divBdr>
        </w:div>
        <w:div w:id="940529870">
          <w:marLeft w:val="480"/>
          <w:marRight w:val="0"/>
          <w:marTop w:val="0"/>
          <w:marBottom w:val="0"/>
          <w:divBdr>
            <w:top w:val="none" w:sz="0" w:space="0" w:color="auto"/>
            <w:left w:val="none" w:sz="0" w:space="0" w:color="auto"/>
            <w:bottom w:val="none" w:sz="0" w:space="0" w:color="auto"/>
            <w:right w:val="none" w:sz="0" w:space="0" w:color="auto"/>
          </w:divBdr>
        </w:div>
        <w:div w:id="993796612">
          <w:marLeft w:val="480"/>
          <w:marRight w:val="0"/>
          <w:marTop w:val="0"/>
          <w:marBottom w:val="0"/>
          <w:divBdr>
            <w:top w:val="none" w:sz="0" w:space="0" w:color="auto"/>
            <w:left w:val="none" w:sz="0" w:space="0" w:color="auto"/>
            <w:bottom w:val="none" w:sz="0" w:space="0" w:color="auto"/>
            <w:right w:val="none" w:sz="0" w:space="0" w:color="auto"/>
          </w:divBdr>
        </w:div>
        <w:div w:id="1007707344">
          <w:marLeft w:val="480"/>
          <w:marRight w:val="0"/>
          <w:marTop w:val="0"/>
          <w:marBottom w:val="0"/>
          <w:divBdr>
            <w:top w:val="none" w:sz="0" w:space="0" w:color="auto"/>
            <w:left w:val="none" w:sz="0" w:space="0" w:color="auto"/>
            <w:bottom w:val="none" w:sz="0" w:space="0" w:color="auto"/>
            <w:right w:val="none" w:sz="0" w:space="0" w:color="auto"/>
          </w:divBdr>
        </w:div>
      </w:divsChild>
    </w:div>
    <w:div w:id="944532167">
      <w:bodyDiv w:val="1"/>
      <w:marLeft w:val="0"/>
      <w:marRight w:val="0"/>
      <w:marTop w:val="0"/>
      <w:marBottom w:val="0"/>
      <w:divBdr>
        <w:top w:val="none" w:sz="0" w:space="0" w:color="auto"/>
        <w:left w:val="none" w:sz="0" w:space="0" w:color="auto"/>
        <w:bottom w:val="none" w:sz="0" w:space="0" w:color="auto"/>
        <w:right w:val="none" w:sz="0" w:space="0" w:color="auto"/>
      </w:divBdr>
    </w:div>
    <w:div w:id="944533436">
      <w:bodyDiv w:val="1"/>
      <w:marLeft w:val="0"/>
      <w:marRight w:val="0"/>
      <w:marTop w:val="0"/>
      <w:marBottom w:val="0"/>
      <w:divBdr>
        <w:top w:val="none" w:sz="0" w:space="0" w:color="auto"/>
        <w:left w:val="none" w:sz="0" w:space="0" w:color="auto"/>
        <w:bottom w:val="none" w:sz="0" w:space="0" w:color="auto"/>
        <w:right w:val="none" w:sz="0" w:space="0" w:color="auto"/>
      </w:divBdr>
    </w:div>
    <w:div w:id="944536054">
      <w:bodyDiv w:val="1"/>
      <w:marLeft w:val="0"/>
      <w:marRight w:val="0"/>
      <w:marTop w:val="0"/>
      <w:marBottom w:val="0"/>
      <w:divBdr>
        <w:top w:val="none" w:sz="0" w:space="0" w:color="auto"/>
        <w:left w:val="none" w:sz="0" w:space="0" w:color="auto"/>
        <w:bottom w:val="none" w:sz="0" w:space="0" w:color="auto"/>
        <w:right w:val="none" w:sz="0" w:space="0" w:color="auto"/>
      </w:divBdr>
    </w:div>
    <w:div w:id="944581080">
      <w:bodyDiv w:val="1"/>
      <w:marLeft w:val="0"/>
      <w:marRight w:val="0"/>
      <w:marTop w:val="0"/>
      <w:marBottom w:val="0"/>
      <w:divBdr>
        <w:top w:val="none" w:sz="0" w:space="0" w:color="auto"/>
        <w:left w:val="none" w:sz="0" w:space="0" w:color="auto"/>
        <w:bottom w:val="none" w:sz="0" w:space="0" w:color="auto"/>
        <w:right w:val="none" w:sz="0" w:space="0" w:color="auto"/>
      </w:divBdr>
    </w:div>
    <w:div w:id="944658660">
      <w:bodyDiv w:val="1"/>
      <w:marLeft w:val="0"/>
      <w:marRight w:val="0"/>
      <w:marTop w:val="0"/>
      <w:marBottom w:val="0"/>
      <w:divBdr>
        <w:top w:val="none" w:sz="0" w:space="0" w:color="auto"/>
        <w:left w:val="none" w:sz="0" w:space="0" w:color="auto"/>
        <w:bottom w:val="none" w:sz="0" w:space="0" w:color="auto"/>
        <w:right w:val="none" w:sz="0" w:space="0" w:color="auto"/>
      </w:divBdr>
    </w:div>
    <w:div w:id="944851281">
      <w:bodyDiv w:val="1"/>
      <w:marLeft w:val="0"/>
      <w:marRight w:val="0"/>
      <w:marTop w:val="0"/>
      <w:marBottom w:val="0"/>
      <w:divBdr>
        <w:top w:val="none" w:sz="0" w:space="0" w:color="auto"/>
        <w:left w:val="none" w:sz="0" w:space="0" w:color="auto"/>
        <w:bottom w:val="none" w:sz="0" w:space="0" w:color="auto"/>
        <w:right w:val="none" w:sz="0" w:space="0" w:color="auto"/>
      </w:divBdr>
    </w:div>
    <w:div w:id="945232474">
      <w:bodyDiv w:val="1"/>
      <w:marLeft w:val="0"/>
      <w:marRight w:val="0"/>
      <w:marTop w:val="0"/>
      <w:marBottom w:val="0"/>
      <w:divBdr>
        <w:top w:val="none" w:sz="0" w:space="0" w:color="auto"/>
        <w:left w:val="none" w:sz="0" w:space="0" w:color="auto"/>
        <w:bottom w:val="none" w:sz="0" w:space="0" w:color="auto"/>
        <w:right w:val="none" w:sz="0" w:space="0" w:color="auto"/>
      </w:divBdr>
    </w:div>
    <w:div w:id="945311181">
      <w:bodyDiv w:val="1"/>
      <w:marLeft w:val="0"/>
      <w:marRight w:val="0"/>
      <w:marTop w:val="0"/>
      <w:marBottom w:val="0"/>
      <w:divBdr>
        <w:top w:val="none" w:sz="0" w:space="0" w:color="auto"/>
        <w:left w:val="none" w:sz="0" w:space="0" w:color="auto"/>
        <w:bottom w:val="none" w:sz="0" w:space="0" w:color="auto"/>
        <w:right w:val="none" w:sz="0" w:space="0" w:color="auto"/>
      </w:divBdr>
    </w:div>
    <w:div w:id="945498521">
      <w:bodyDiv w:val="1"/>
      <w:marLeft w:val="0"/>
      <w:marRight w:val="0"/>
      <w:marTop w:val="0"/>
      <w:marBottom w:val="0"/>
      <w:divBdr>
        <w:top w:val="none" w:sz="0" w:space="0" w:color="auto"/>
        <w:left w:val="none" w:sz="0" w:space="0" w:color="auto"/>
        <w:bottom w:val="none" w:sz="0" w:space="0" w:color="auto"/>
        <w:right w:val="none" w:sz="0" w:space="0" w:color="auto"/>
      </w:divBdr>
    </w:div>
    <w:div w:id="945503980">
      <w:bodyDiv w:val="1"/>
      <w:marLeft w:val="0"/>
      <w:marRight w:val="0"/>
      <w:marTop w:val="0"/>
      <w:marBottom w:val="0"/>
      <w:divBdr>
        <w:top w:val="none" w:sz="0" w:space="0" w:color="auto"/>
        <w:left w:val="none" w:sz="0" w:space="0" w:color="auto"/>
        <w:bottom w:val="none" w:sz="0" w:space="0" w:color="auto"/>
        <w:right w:val="none" w:sz="0" w:space="0" w:color="auto"/>
      </w:divBdr>
    </w:div>
    <w:div w:id="945504356">
      <w:bodyDiv w:val="1"/>
      <w:marLeft w:val="0"/>
      <w:marRight w:val="0"/>
      <w:marTop w:val="0"/>
      <w:marBottom w:val="0"/>
      <w:divBdr>
        <w:top w:val="none" w:sz="0" w:space="0" w:color="auto"/>
        <w:left w:val="none" w:sz="0" w:space="0" w:color="auto"/>
        <w:bottom w:val="none" w:sz="0" w:space="0" w:color="auto"/>
        <w:right w:val="none" w:sz="0" w:space="0" w:color="auto"/>
      </w:divBdr>
    </w:div>
    <w:div w:id="946347460">
      <w:bodyDiv w:val="1"/>
      <w:marLeft w:val="0"/>
      <w:marRight w:val="0"/>
      <w:marTop w:val="0"/>
      <w:marBottom w:val="0"/>
      <w:divBdr>
        <w:top w:val="none" w:sz="0" w:space="0" w:color="auto"/>
        <w:left w:val="none" w:sz="0" w:space="0" w:color="auto"/>
        <w:bottom w:val="none" w:sz="0" w:space="0" w:color="auto"/>
        <w:right w:val="none" w:sz="0" w:space="0" w:color="auto"/>
      </w:divBdr>
    </w:div>
    <w:div w:id="946424863">
      <w:bodyDiv w:val="1"/>
      <w:marLeft w:val="0"/>
      <w:marRight w:val="0"/>
      <w:marTop w:val="0"/>
      <w:marBottom w:val="0"/>
      <w:divBdr>
        <w:top w:val="none" w:sz="0" w:space="0" w:color="auto"/>
        <w:left w:val="none" w:sz="0" w:space="0" w:color="auto"/>
        <w:bottom w:val="none" w:sz="0" w:space="0" w:color="auto"/>
        <w:right w:val="none" w:sz="0" w:space="0" w:color="auto"/>
      </w:divBdr>
    </w:div>
    <w:div w:id="947202420">
      <w:bodyDiv w:val="1"/>
      <w:marLeft w:val="0"/>
      <w:marRight w:val="0"/>
      <w:marTop w:val="0"/>
      <w:marBottom w:val="0"/>
      <w:divBdr>
        <w:top w:val="none" w:sz="0" w:space="0" w:color="auto"/>
        <w:left w:val="none" w:sz="0" w:space="0" w:color="auto"/>
        <w:bottom w:val="none" w:sz="0" w:space="0" w:color="auto"/>
        <w:right w:val="none" w:sz="0" w:space="0" w:color="auto"/>
      </w:divBdr>
    </w:div>
    <w:div w:id="947469645">
      <w:bodyDiv w:val="1"/>
      <w:marLeft w:val="0"/>
      <w:marRight w:val="0"/>
      <w:marTop w:val="0"/>
      <w:marBottom w:val="0"/>
      <w:divBdr>
        <w:top w:val="none" w:sz="0" w:space="0" w:color="auto"/>
        <w:left w:val="none" w:sz="0" w:space="0" w:color="auto"/>
        <w:bottom w:val="none" w:sz="0" w:space="0" w:color="auto"/>
        <w:right w:val="none" w:sz="0" w:space="0" w:color="auto"/>
      </w:divBdr>
      <w:divsChild>
        <w:div w:id="5987650">
          <w:marLeft w:val="480"/>
          <w:marRight w:val="0"/>
          <w:marTop w:val="0"/>
          <w:marBottom w:val="0"/>
          <w:divBdr>
            <w:top w:val="none" w:sz="0" w:space="0" w:color="auto"/>
            <w:left w:val="none" w:sz="0" w:space="0" w:color="auto"/>
            <w:bottom w:val="none" w:sz="0" w:space="0" w:color="auto"/>
            <w:right w:val="none" w:sz="0" w:space="0" w:color="auto"/>
          </w:divBdr>
        </w:div>
        <w:div w:id="31658428">
          <w:marLeft w:val="480"/>
          <w:marRight w:val="0"/>
          <w:marTop w:val="0"/>
          <w:marBottom w:val="0"/>
          <w:divBdr>
            <w:top w:val="none" w:sz="0" w:space="0" w:color="auto"/>
            <w:left w:val="none" w:sz="0" w:space="0" w:color="auto"/>
            <w:bottom w:val="none" w:sz="0" w:space="0" w:color="auto"/>
            <w:right w:val="none" w:sz="0" w:space="0" w:color="auto"/>
          </w:divBdr>
        </w:div>
        <w:div w:id="31930778">
          <w:marLeft w:val="480"/>
          <w:marRight w:val="0"/>
          <w:marTop w:val="0"/>
          <w:marBottom w:val="0"/>
          <w:divBdr>
            <w:top w:val="none" w:sz="0" w:space="0" w:color="auto"/>
            <w:left w:val="none" w:sz="0" w:space="0" w:color="auto"/>
            <w:bottom w:val="none" w:sz="0" w:space="0" w:color="auto"/>
            <w:right w:val="none" w:sz="0" w:space="0" w:color="auto"/>
          </w:divBdr>
        </w:div>
        <w:div w:id="120196898">
          <w:marLeft w:val="480"/>
          <w:marRight w:val="0"/>
          <w:marTop w:val="0"/>
          <w:marBottom w:val="0"/>
          <w:divBdr>
            <w:top w:val="none" w:sz="0" w:space="0" w:color="auto"/>
            <w:left w:val="none" w:sz="0" w:space="0" w:color="auto"/>
            <w:bottom w:val="none" w:sz="0" w:space="0" w:color="auto"/>
            <w:right w:val="none" w:sz="0" w:space="0" w:color="auto"/>
          </w:divBdr>
        </w:div>
        <w:div w:id="175002070">
          <w:marLeft w:val="480"/>
          <w:marRight w:val="0"/>
          <w:marTop w:val="0"/>
          <w:marBottom w:val="0"/>
          <w:divBdr>
            <w:top w:val="none" w:sz="0" w:space="0" w:color="auto"/>
            <w:left w:val="none" w:sz="0" w:space="0" w:color="auto"/>
            <w:bottom w:val="none" w:sz="0" w:space="0" w:color="auto"/>
            <w:right w:val="none" w:sz="0" w:space="0" w:color="auto"/>
          </w:divBdr>
        </w:div>
        <w:div w:id="182406852">
          <w:marLeft w:val="480"/>
          <w:marRight w:val="0"/>
          <w:marTop w:val="0"/>
          <w:marBottom w:val="0"/>
          <w:divBdr>
            <w:top w:val="none" w:sz="0" w:space="0" w:color="auto"/>
            <w:left w:val="none" w:sz="0" w:space="0" w:color="auto"/>
            <w:bottom w:val="none" w:sz="0" w:space="0" w:color="auto"/>
            <w:right w:val="none" w:sz="0" w:space="0" w:color="auto"/>
          </w:divBdr>
        </w:div>
        <w:div w:id="254753603">
          <w:marLeft w:val="480"/>
          <w:marRight w:val="0"/>
          <w:marTop w:val="0"/>
          <w:marBottom w:val="0"/>
          <w:divBdr>
            <w:top w:val="none" w:sz="0" w:space="0" w:color="auto"/>
            <w:left w:val="none" w:sz="0" w:space="0" w:color="auto"/>
            <w:bottom w:val="none" w:sz="0" w:space="0" w:color="auto"/>
            <w:right w:val="none" w:sz="0" w:space="0" w:color="auto"/>
          </w:divBdr>
        </w:div>
        <w:div w:id="264964488">
          <w:marLeft w:val="480"/>
          <w:marRight w:val="0"/>
          <w:marTop w:val="0"/>
          <w:marBottom w:val="0"/>
          <w:divBdr>
            <w:top w:val="none" w:sz="0" w:space="0" w:color="auto"/>
            <w:left w:val="none" w:sz="0" w:space="0" w:color="auto"/>
            <w:bottom w:val="none" w:sz="0" w:space="0" w:color="auto"/>
            <w:right w:val="none" w:sz="0" w:space="0" w:color="auto"/>
          </w:divBdr>
        </w:div>
        <w:div w:id="270742514">
          <w:marLeft w:val="480"/>
          <w:marRight w:val="0"/>
          <w:marTop w:val="0"/>
          <w:marBottom w:val="0"/>
          <w:divBdr>
            <w:top w:val="none" w:sz="0" w:space="0" w:color="auto"/>
            <w:left w:val="none" w:sz="0" w:space="0" w:color="auto"/>
            <w:bottom w:val="none" w:sz="0" w:space="0" w:color="auto"/>
            <w:right w:val="none" w:sz="0" w:space="0" w:color="auto"/>
          </w:divBdr>
        </w:div>
        <w:div w:id="304090595">
          <w:marLeft w:val="480"/>
          <w:marRight w:val="0"/>
          <w:marTop w:val="0"/>
          <w:marBottom w:val="0"/>
          <w:divBdr>
            <w:top w:val="none" w:sz="0" w:space="0" w:color="auto"/>
            <w:left w:val="none" w:sz="0" w:space="0" w:color="auto"/>
            <w:bottom w:val="none" w:sz="0" w:space="0" w:color="auto"/>
            <w:right w:val="none" w:sz="0" w:space="0" w:color="auto"/>
          </w:divBdr>
        </w:div>
        <w:div w:id="337923596">
          <w:marLeft w:val="480"/>
          <w:marRight w:val="0"/>
          <w:marTop w:val="0"/>
          <w:marBottom w:val="0"/>
          <w:divBdr>
            <w:top w:val="none" w:sz="0" w:space="0" w:color="auto"/>
            <w:left w:val="none" w:sz="0" w:space="0" w:color="auto"/>
            <w:bottom w:val="none" w:sz="0" w:space="0" w:color="auto"/>
            <w:right w:val="none" w:sz="0" w:space="0" w:color="auto"/>
          </w:divBdr>
        </w:div>
        <w:div w:id="345324884">
          <w:marLeft w:val="480"/>
          <w:marRight w:val="0"/>
          <w:marTop w:val="0"/>
          <w:marBottom w:val="0"/>
          <w:divBdr>
            <w:top w:val="none" w:sz="0" w:space="0" w:color="auto"/>
            <w:left w:val="none" w:sz="0" w:space="0" w:color="auto"/>
            <w:bottom w:val="none" w:sz="0" w:space="0" w:color="auto"/>
            <w:right w:val="none" w:sz="0" w:space="0" w:color="auto"/>
          </w:divBdr>
        </w:div>
        <w:div w:id="345519327">
          <w:marLeft w:val="480"/>
          <w:marRight w:val="0"/>
          <w:marTop w:val="0"/>
          <w:marBottom w:val="0"/>
          <w:divBdr>
            <w:top w:val="none" w:sz="0" w:space="0" w:color="auto"/>
            <w:left w:val="none" w:sz="0" w:space="0" w:color="auto"/>
            <w:bottom w:val="none" w:sz="0" w:space="0" w:color="auto"/>
            <w:right w:val="none" w:sz="0" w:space="0" w:color="auto"/>
          </w:divBdr>
        </w:div>
        <w:div w:id="465395516">
          <w:marLeft w:val="480"/>
          <w:marRight w:val="0"/>
          <w:marTop w:val="0"/>
          <w:marBottom w:val="0"/>
          <w:divBdr>
            <w:top w:val="none" w:sz="0" w:space="0" w:color="auto"/>
            <w:left w:val="none" w:sz="0" w:space="0" w:color="auto"/>
            <w:bottom w:val="none" w:sz="0" w:space="0" w:color="auto"/>
            <w:right w:val="none" w:sz="0" w:space="0" w:color="auto"/>
          </w:divBdr>
        </w:div>
        <w:div w:id="497960738">
          <w:marLeft w:val="480"/>
          <w:marRight w:val="0"/>
          <w:marTop w:val="0"/>
          <w:marBottom w:val="0"/>
          <w:divBdr>
            <w:top w:val="none" w:sz="0" w:space="0" w:color="auto"/>
            <w:left w:val="none" w:sz="0" w:space="0" w:color="auto"/>
            <w:bottom w:val="none" w:sz="0" w:space="0" w:color="auto"/>
            <w:right w:val="none" w:sz="0" w:space="0" w:color="auto"/>
          </w:divBdr>
        </w:div>
        <w:div w:id="524946668">
          <w:marLeft w:val="480"/>
          <w:marRight w:val="0"/>
          <w:marTop w:val="0"/>
          <w:marBottom w:val="0"/>
          <w:divBdr>
            <w:top w:val="none" w:sz="0" w:space="0" w:color="auto"/>
            <w:left w:val="none" w:sz="0" w:space="0" w:color="auto"/>
            <w:bottom w:val="none" w:sz="0" w:space="0" w:color="auto"/>
            <w:right w:val="none" w:sz="0" w:space="0" w:color="auto"/>
          </w:divBdr>
        </w:div>
        <w:div w:id="532498082">
          <w:marLeft w:val="480"/>
          <w:marRight w:val="0"/>
          <w:marTop w:val="0"/>
          <w:marBottom w:val="0"/>
          <w:divBdr>
            <w:top w:val="none" w:sz="0" w:space="0" w:color="auto"/>
            <w:left w:val="none" w:sz="0" w:space="0" w:color="auto"/>
            <w:bottom w:val="none" w:sz="0" w:space="0" w:color="auto"/>
            <w:right w:val="none" w:sz="0" w:space="0" w:color="auto"/>
          </w:divBdr>
        </w:div>
        <w:div w:id="543517561">
          <w:marLeft w:val="480"/>
          <w:marRight w:val="0"/>
          <w:marTop w:val="0"/>
          <w:marBottom w:val="0"/>
          <w:divBdr>
            <w:top w:val="none" w:sz="0" w:space="0" w:color="auto"/>
            <w:left w:val="none" w:sz="0" w:space="0" w:color="auto"/>
            <w:bottom w:val="none" w:sz="0" w:space="0" w:color="auto"/>
            <w:right w:val="none" w:sz="0" w:space="0" w:color="auto"/>
          </w:divBdr>
        </w:div>
        <w:div w:id="563684142">
          <w:marLeft w:val="480"/>
          <w:marRight w:val="0"/>
          <w:marTop w:val="0"/>
          <w:marBottom w:val="0"/>
          <w:divBdr>
            <w:top w:val="none" w:sz="0" w:space="0" w:color="auto"/>
            <w:left w:val="none" w:sz="0" w:space="0" w:color="auto"/>
            <w:bottom w:val="none" w:sz="0" w:space="0" w:color="auto"/>
            <w:right w:val="none" w:sz="0" w:space="0" w:color="auto"/>
          </w:divBdr>
        </w:div>
        <w:div w:id="591012558">
          <w:marLeft w:val="480"/>
          <w:marRight w:val="0"/>
          <w:marTop w:val="0"/>
          <w:marBottom w:val="0"/>
          <w:divBdr>
            <w:top w:val="none" w:sz="0" w:space="0" w:color="auto"/>
            <w:left w:val="none" w:sz="0" w:space="0" w:color="auto"/>
            <w:bottom w:val="none" w:sz="0" w:space="0" w:color="auto"/>
            <w:right w:val="none" w:sz="0" w:space="0" w:color="auto"/>
          </w:divBdr>
        </w:div>
        <w:div w:id="620110637">
          <w:marLeft w:val="480"/>
          <w:marRight w:val="0"/>
          <w:marTop w:val="0"/>
          <w:marBottom w:val="0"/>
          <w:divBdr>
            <w:top w:val="none" w:sz="0" w:space="0" w:color="auto"/>
            <w:left w:val="none" w:sz="0" w:space="0" w:color="auto"/>
            <w:bottom w:val="none" w:sz="0" w:space="0" w:color="auto"/>
            <w:right w:val="none" w:sz="0" w:space="0" w:color="auto"/>
          </w:divBdr>
        </w:div>
        <w:div w:id="621348625">
          <w:marLeft w:val="480"/>
          <w:marRight w:val="0"/>
          <w:marTop w:val="0"/>
          <w:marBottom w:val="0"/>
          <w:divBdr>
            <w:top w:val="none" w:sz="0" w:space="0" w:color="auto"/>
            <w:left w:val="none" w:sz="0" w:space="0" w:color="auto"/>
            <w:bottom w:val="none" w:sz="0" w:space="0" w:color="auto"/>
            <w:right w:val="none" w:sz="0" w:space="0" w:color="auto"/>
          </w:divBdr>
        </w:div>
        <w:div w:id="702095834">
          <w:marLeft w:val="480"/>
          <w:marRight w:val="0"/>
          <w:marTop w:val="0"/>
          <w:marBottom w:val="0"/>
          <w:divBdr>
            <w:top w:val="none" w:sz="0" w:space="0" w:color="auto"/>
            <w:left w:val="none" w:sz="0" w:space="0" w:color="auto"/>
            <w:bottom w:val="none" w:sz="0" w:space="0" w:color="auto"/>
            <w:right w:val="none" w:sz="0" w:space="0" w:color="auto"/>
          </w:divBdr>
        </w:div>
        <w:div w:id="716977725">
          <w:marLeft w:val="480"/>
          <w:marRight w:val="0"/>
          <w:marTop w:val="0"/>
          <w:marBottom w:val="0"/>
          <w:divBdr>
            <w:top w:val="none" w:sz="0" w:space="0" w:color="auto"/>
            <w:left w:val="none" w:sz="0" w:space="0" w:color="auto"/>
            <w:bottom w:val="none" w:sz="0" w:space="0" w:color="auto"/>
            <w:right w:val="none" w:sz="0" w:space="0" w:color="auto"/>
          </w:divBdr>
        </w:div>
        <w:div w:id="756025354">
          <w:marLeft w:val="480"/>
          <w:marRight w:val="0"/>
          <w:marTop w:val="0"/>
          <w:marBottom w:val="0"/>
          <w:divBdr>
            <w:top w:val="none" w:sz="0" w:space="0" w:color="auto"/>
            <w:left w:val="none" w:sz="0" w:space="0" w:color="auto"/>
            <w:bottom w:val="none" w:sz="0" w:space="0" w:color="auto"/>
            <w:right w:val="none" w:sz="0" w:space="0" w:color="auto"/>
          </w:divBdr>
        </w:div>
        <w:div w:id="758331416">
          <w:marLeft w:val="480"/>
          <w:marRight w:val="0"/>
          <w:marTop w:val="0"/>
          <w:marBottom w:val="0"/>
          <w:divBdr>
            <w:top w:val="none" w:sz="0" w:space="0" w:color="auto"/>
            <w:left w:val="none" w:sz="0" w:space="0" w:color="auto"/>
            <w:bottom w:val="none" w:sz="0" w:space="0" w:color="auto"/>
            <w:right w:val="none" w:sz="0" w:space="0" w:color="auto"/>
          </w:divBdr>
        </w:div>
        <w:div w:id="779648124">
          <w:marLeft w:val="480"/>
          <w:marRight w:val="0"/>
          <w:marTop w:val="0"/>
          <w:marBottom w:val="0"/>
          <w:divBdr>
            <w:top w:val="none" w:sz="0" w:space="0" w:color="auto"/>
            <w:left w:val="none" w:sz="0" w:space="0" w:color="auto"/>
            <w:bottom w:val="none" w:sz="0" w:space="0" w:color="auto"/>
            <w:right w:val="none" w:sz="0" w:space="0" w:color="auto"/>
          </w:divBdr>
        </w:div>
        <w:div w:id="784815541">
          <w:marLeft w:val="480"/>
          <w:marRight w:val="0"/>
          <w:marTop w:val="0"/>
          <w:marBottom w:val="0"/>
          <w:divBdr>
            <w:top w:val="none" w:sz="0" w:space="0" w:color="auto"/>
            <w:left w:val="none" w:sz="0" w:space="0" w:color="auto"/>
            <w:bottom w:val="none" w:sz="0" w:space="0" w:color="auto"/>
            <w:right w:val="none" w:sz="0" w:space="0" w:color="auto"/>
          </w:divBdr>
        </w:div>
        <w:div w:id="809980129">
          <w:marLeft w:val="480"/>
          <w:marRight w:val="0"/>
          <w:marTop w:val="0"/>
          <w:marBottom w:val="0"/>
          <w:divBdr>
            <w:top w:val="none" w:sz="0" w:space="0" w:color="auto"/>
            <w:left w:val="none" w:sz="0" w:space="0" w:color="auto"/>
            <w:bottom w:val="none" w:sz="0" w:space="0" w:color="auto"/>
            <w:right w:val="none" w:sz="0" w:space="0" w:color="auto"/>
          </w:divBdr>
        </w:div>
        <w:div w:id="839273984">
          <w:marLeft w:val="480"/>
          <w:marRight w:val="0"/>
          <w:marTop w:val="0"/>
          <w:marBottom w:val="0"/>
          <w:divBdr>
            <w:top w:val="none" w:sz="0" w:space="0" w:color="auto"/>
            <w:left w:val="none" w:sz="0" w:space="0" w:color="auto"/>
            <w:bottom w:val="none" w:sz="0" w:space="0" w:color="auto"/>
            <w:right w:val="none" w:sz="0" w:space="0" w:color="auto"/>
          </w:divBdr>
        </w:div>
        <w:div w:id="844974745">
          <w:marLeft w:val="480"/>
          <w:marRight w:val="0"/>
          <w:marTop w:val="0"/>
          <w:marBottom w:val="0"/>
          <w:divBdr>
            <w:top w:val="none" w:sz="0" w:space="0" w:color="auto"/>
            <w:left w:val="none" w:sz="0" w:space="0" w:color="auto"/>
            <w:bottom w:val="none" w:sz="0" w:space="0" w:color="auto"/>
            <w:right w:val="none" w:sz="0" w:space="0" w:color="auto"/>
          </w:divBdr>
        </w:div>
        <w:div w:id="865102820">
          <w:marLeft w:val="480"/>
          <w:marRight w:val="0"/>
          <w:marTop w:val="0"/>
          <w:marBottom w:val="0"/>
          <w:divBdr>
            <w:top w:val="none" w:sz="0" w:space="0" w:color="auto"/>
            <w:left w:val="none" w:sz="0" w:space="0" w:color="auto"/>
            <w:bottom w:val="none" w:sz="0" w:space="0" w:color="auto"/>
            <w:right w:val="none" w:sz="0" w:space="0" w:color="auto"/>
          </w:divBdr>
        </w:div>
        <w:div w:id="866328672">
          <w:marLeft w:val="480"/>
          <w:marRight w:val="0"/>
          <w:marTop w:val="0"/>
          <w:marBottom w:val="0"/>
          <w:divBdr>
            <w:top w:val="none" w:sz="0" w:space="0" w:color="auto"/>
            <w:left w:val="none" w:sz="0" w:space="0" w:color="auto"/>
            <w:bottom w:val="none" w:sz="0" w:space="0" w:color="auto"/>
            <w:right w:val="none" w:sz="0" w:space="0" w:color="auto"/>
          </w:divBdr>
        </w:div>
        <w:div w:id="894857502">
          <w:marLeft w:val="480"/>
          <w:marRight w:val="0"/>
          <w:marTop w:val="0"/>
          <w:marBottom w:val="0"/>
          <w:divBdr>
            <w:top w:val="none" w:sz="0" w:space="0" w:color="auto"/>
            <w:left w:val="none" w:sz="0" w:space="0" w:color="auto"/>
            <w:bottom w:val="none" w:sz="0" w:space="0" w:color="auto"/>
            <w:right w:val="none" w:sz="0" w:space="0" w:color="auto"/>
          </w:divBdr>
        </w:div>
        <w:div w:id="909383427">
          <w:marLeft w:val="480"/>
          <w:marRight w:val="0"/>
          <w:marTop w:val="0"/>
          <w:marBottom w:val="0"/>
          <w:divBdr>
            <w:top w:val="none" w:sz="0" w:space="0" w:color="auto"/>
            <w:left w:val="none" w:sz="0" w:space="0" w:color="auto"/>
            <w:bottom w:val="none" w:sz="0" w:space="0" w:color="auto"/>
            <w:right w:val="none" w:sz="0" w:space="0" w:color="auto"/>
          </w:divBdr>
        </w:div>
        <w:div w:id="929658683">
          <w:marLeft w:val="480"/>
          <w:marRight w:val="0"/>
          <w:marTop w:val="0"/>
          <w:marBottom w:val="0"/>
          <w:divBdr>
            <w:top w:val="none" w:sz="0" w:space="0" w:color="auto"/>
            <w:left w:val="none" w:sz="0" w:space="0" w:color="auto"/>
            <w:bottom w:val="none" w:sz="0" w:space="0" w:color="auto"/>
            <w:right w:val="none" w:sz="0" w:space="0" w:color="auto"/>
          </w:divBdr>
        </w:div>
        <w:div w:id="941104309">
          <w:marLeft w:val="480"/>
          <w:marRight w:val="0"/>
          <w:marTop w:val="0"/>
          <w:marBottom w:val="0"/>
          <w:divBdr>
            <w:top w:val="none" w:sz="0" w:space="0" w:color="auto"/>
            <w:left w:val="none" w:sz="0" w:space="0" w:color="auto"/>
            <w:bottom w:val="none" w:sz="0" w:space="0" w:color="auto"/>
            <w:right w:val="none" w:sz="0" w:space="0" w:color="auto"/>
          </w:divBdr>
        </w:div>
        <w:div w:id="947736026">
          <w:marLeft w:val="480"/>
          <w:marRight w:val="0"/>
          <w:marTop w:val="0"/>
          <w:marBottom w:val="0"/>
          <w:divBdr>
            <w:top w:val="none" w:sz="0" w:space="0" w:color="auto"/>
            <w:left w:val="none" w:sz="0" w:space="0" w:color="auto"/>
            <w:bottom w:val="none" w:sz="0" w:space="0" w:color="auto"/>
            <w:right w:val="none" w:sz="0" w:space="0" w:color="auto"/>
          </w:divBdr>
        </w:div>
        <w:div w:id="977103782">
          <w:marLeft w:val="480"/>
          <w:marRight w:val="0"/>
          <w:marTop w:val="0"/>
          <w:marBottom w:val="0"/>
          <w:divBdr>
            <w:top w:val="none" w:sz="0" w:space="0" w:color="auto"/>
            <w:left w:val="none" w:sz="0" w:space="0" w:color="auto"/>
            <w:bottom w:val="none" w:sz="0" w:space="0" w:color="auto"/>
            <w:right w:val="none" w:sz="0" w:space="0" w:color="auto"/>
          </w:divBdr>
        </w:div>
        <w:div w:id="1007058844">
          <w:marLeft w:val="480"/>
          <w:marRight w:val="0"/>
          <w:marTop w:val="0"/>
          <w:marBottom w:val="0"/>
          <w:divBdr>
            <w:top w:val="none" w:sz="0" w:space="0" w:color="auto"/>
            <w:left w:val="none" w:sz="0" w:space="0" w:color="auto"/>
            <w:bottom w:val="none" w:sz="0" w:space="0" w:color="auto"/>
            <w:right w:val="none" w:sz="0" w:space="0" w:color="auto"/>
          </w:divBdr>
        </w:div>
      </w:divsChild>
    </w:div>
    <w:div w:id="947471280">
      <w:bodyDiv w:val="1"/>
      <w:marLeft w:val="0"/>
      <w:marRight w:val="0"/>
      <w:marTop w:val="0"/>
      <w:marBottom w:val="0"/>
      <w:divBdr>
        <w:top w:val="none" w:sz="0" w:space="0" w:color="auto"/>
        <w:left w:val="none" w:sz="0" w:space="0" w:color="auto"/>
        <w:bottom w:val="none" w:sz="0" w:space="0" w:color="auto"/>
        <w:right w:val="none" w:sz="0" w:space="0" w:color="auto"/>
      </w:divBdr>
    </w:div>
    <w:div w:id="947473067">
      <w:bodyDiv w:val="1"/>
      <w:marLeft w:val="0"/>
      <w:marRight w:val="0"/>
      <w:marTop w:val="0"/>
      <w:marBottom w:val="0"/>
      <w:divBdr>
        <w:top w:val="none" w:sz="0" w:space="0" w:color="auto"/>
        <w:left w:val="none" w:sz="0" w:space="0" w:color="auto"/>
        <w:bottom w:val="none" w:sz="0" w:space="0" w:color="auto"/>
        <w:right w:val="none" w:sz="0" w:space="0" w:color="auto"/>
      </w:divBdr>
    </w:div>
    <w:div w:id="948506433">
      <w:bodyDiv w:val="1"/>
      <w:marLeft w:val="0"/>
      <w:marRight w:val="0"/>
      <w:marTop w:val="0"/>
      <w:marBottom w:val="0"/>
      <w:divBdr>
        <w:top w:val="none" w:sz="0" w:space="0" w:color="auto"/>
        <w:left w:val="none" w:sz="0" w:space="0" w:color="auto"/>
        <w:bottom w:val="none" w:sz="0" w:space="0" w:color="auto"/>
        <w:right w:val="none" w:sz="0" w:space="0" w:color="auto"/>
      </w:divBdr>
    </w:div>
    <w:div w:id="948584458">
      <w:bodyDiv w:val="1"/>
      <w:marLeft w:val="0"/>
      <w:marRight w:val="0"/>
      <w:marTop w:val="0"/>
      <w:marBottom w:val="0"/>
      <w:divBdr>
        <w:top w:val="none" w:sz="0" w:space="0" w:color="auto"/>
        <w:left w:val="none" w:sz="0" w:space="0" w:color="auto"/>
        <w:bottom w:val="none" w:sz="0" w:space="0" w:color="auto"/>
        <w:right w:val="none" w:sz="0" w:space="0" w:color="auto"/>
      </w:divBdr>
    </w:div>
    <w:div w:id="949122032">
      <w:bodyDiv w:val="1"/>
      <w:marLeft w:val="0"/>
      <w:marRight w:val="0"/>
      <w:marTop w:val="0"/>
      <w:marBottom w:val="0"/>
      <w:divBdr>
        <w:top w:val="none" w:sz="0" w:space="0" w:color="auto"/>
        <w:left w:val="none" w:sz="0" w:space="0" w:color="auto"/>
        <w:bottom w:val="none" w:sz="0" w:space="0" w:color="auto"/>
        <w:right w:val="none" w:sz="0" w:space="0" w:color="auto"/>
      </w:divBdr>
    </w:div>
    <w:div w:id="949892123">
      <w:bodyDiv w:val="1"/>
      <w:marLeft w:val="0"/>
      <w:marRight w:val="0"/>
      <w:marTop w:val="0"/>
      <w:marBottom w:val="0"/>
      <w:divBdr>
        <w:top w:val="none" w:sz="0" w:space="0" w:color="auto"/>
        <w:left w:val="none" w:sz="0" w:space="0" w:color="auto"/>
        <w:bottom w:val="none" w:sz="0" w:space="0" w:color="auto"/>
        <w:right w:val="none" w:sz="0" w:space="0" w:color="auto"/>
      </w:divBdr>
    </w:div>
    <w:div w:id="950013798">
      <w:bodyDiv w:val="1"/>
      <w:marLeft w:val="0"/>
      <w:marRight w:val="0"/>
      <w:marTop w:val="0"/>
      <w:marBottom w:val="0"/>
      <w:divBdr>
        <w:top w:val="none" w:sz="0" w:space="0" w:color="auto"/>
        <w:left w:val="none" w:sz="0" w:space="0" w:color="auto"/>
        <w:bottom w:val="none" w:sz="0" w:space="0" w:color="auto"/>
        <w:right w:val="none" w:sz="0" w:space="0" w:color="auto"/>
      </w:divBdr>
    </w:div>
    <w:div w:id="950089637">
      <w:bodyDiv w:val="1"/>
      <w:marLeft w:val="0"/>
      <w:marRight w:val="0"/>
      <w:marTop w:val="0"/>
      <w:marBottom w:val="0"/>
      <w:divBdr>
        <w:top w:val="none" w:sz="0" w:space="0" w:color="auto"/>
        <w:left w:val="none" w:sz="0" w:space="0" w:color="auto"/>
        <w:bottom w:val="none" w:sz="0" w:space="0" w:color="auto"/>
        <w:right w:val="none" w:sz="0" w:space="0" w:color="auto"/>
      </w:divBdr>
    </w:div>
    <w:div w:id="950091764">
      <w:bodyDiv w:val="1"/>
      <w:marLeft w:val="0"/>
      <w:marRight w:val="0"/>
      <w:marTop w:val="0"/>
      <w:marBottom w:val="0"/>
      <w:divBdr>
        <w:top w:val="none" w:sz="0" w:space="0" w:color="auto"/>
        <w:left w:val="none" w:sz="0" w:space="0" w:color="auto"/>
        <w:bottom w:val="none" w:sz="0" w:space="0" w:color="auto"/>
        <w:right w:val="none" w:sz="0" w:space="0" w:color="auto"/>
      </w:divBdr>
    </w:div>
    <w:div w:id="950167640">
      <w:bodyDiv w:val="1"/>
      <w:marLeft w:val="0"/>
      <w:marRight w:val="0"/>
      <w:marTop w:val="0"/>
      <w:marBottom w:val="0"/>
      <w:divBdr>
        <w:top w:val="none" w:sz="0" w:space="0" w:color="auto"/>
        <w:left w:val="none" w:sz="0" w:space="0" w:color="auto"/>
        <w:bottom w:val="none" w:sz="0" w:space="0" w:color="auto"/>
        <w:right w:val="none" w:sz="0" w:space="0" w:color="auto"/>
      </w:divBdr>
    </w:div>
    <w:div w:id="950282395">
      <w:bodyDiv w:val="1"/>
      <w:marLeft w:val="0"/>
      <w:marRight w:val="0"/>
      <w:marTop w:val="0"/>
      <w:marBottom w:val="0"/>
      <w:divBdr>
        <w:top w:val="none" w:sz="0" w:space="0" w:color="auto"/>
        <w:left w:val="none" w:sz="0" w:space="0" w:color="auto"/>
        <w:bottom w:val="none" w:sz="0" w:space="0" w:color="auto"/>
        <w:right w:val="none" w:sz="0" w:space="0" w:color="auto"/>
      </w:divBdr>
    </w:div>
    <w:div w:id="950554489">
      <w:bodyDiv w:val="1"/>
      <w:marLeft w:val="0"/>
      <w:marRight w:val="0"/>
      <w:marTop w:val="0"/>
      <w:marBottom w:val="0"/>
      <w:divBdr>
        <w:top w:val="none" w:sz="0" w:space="0" w:color="auto"/>
        <w:left w:val="none" w:sz="0" w:space="0" w:color="auto"/>
        <w:bottom w:val="none" w:sz="0" w:space="0" w:color="auto"/>
        <w:right w:val="none" w:sz="0" w:space="0" w:color="auto"/>
      </w:divBdr>
    </w:div>
    <w:div w:id="950823913">
      <w:bodyDiv w:val="1"/>
      <w:marLeft w:val="0"/>
      <w:marRight w:val="0"/>
      <w:marTop w:val="0"/>
      <w:marBottom w:val="0"/>
      <w:divBdr>
        <w:top w:val="none" w:sz="0" w:space="0" w:color="auto"/>
        <w:left w:val="none" w:sz="0" w:space="0" w:color="auto"/>
        <w:bottom w:val="none" w:sz="0" w:space="0" w:color="auto"/>
        <w:right w:val="none" w:sz="0" w:space="0" w:color="auto"/>
      </w:divBdr>
    </w:div>
    <w:div w:id="951085848">
      <w:bodyDiv w:val="1"/>
      <w:marLeft w:val="0"/>
      <w:marRight w:val="0"/>
      <w:marTop w:val="0"/>
      <w:marBottom w:val="0"/>
      <w:divBdr>
        <w:top w:val="none" w:sz="0" w:space="0" w:color="auto"/>
        <w:left w:val="none" w:sz="0" w:space="0" w:color="auto"/>
        <w:bottom w:val="none" w:sz="0" w:space="0" w:color="auto"/>
        <w:right w:val="none" w:sz="0" w:space="0" w:color="auto"/>
      </w:divBdr>
      <w:divsChild>
        <w:div w:id="15354375">
          <w:marLeft w:val="480"/>
          <w:marRight w:val="0"/>
          <w:marTop w:val="0"/>
          <w:marBottom w:val="0"/>
          <w:divBdr>
            <w:top w:val="none" w:sz="0" w:space="0" w:color="auto"/>
            <w:left w:val="none" w:sz="0" w:space="0" w:color="auto"/>
            <w:bottom w:val="none" w:sz="0" w:space="0" w:color="auto"/>
            <w:right w:val="none" w:sz="0" w:space="0" w:color="auto"/>
          </w:divBdr>
        </w:div>
        <w:div w:id="42291186">
          <w:marLeft w:val="480"/>
          <w:marRight w:val="0"/>
          <w:marTop w:val="0"/>
          <w:marBottom w:val="0"/>
          <w:divBdr>
            <w:top w:val="none" w:sz="0" w:space="0" w:color="auto"/>
            <w:left w:val="none" w:sz="0" w:space="0" w:color="auto"/>
            <w:bottom w:val="none" w:sz="0" w:space="0" w:color="auto"/>
            <w:right w:val="none" w:sz="0" w:space="0" w:color="auto"/>
          </w:divBdr>
        </w:div>
        <w:div w:id="95180646">
          <w:marLeft w:val="480"/>
          <w:marRight w:val="0"/>
          <w:marTop w:val="0"/>
          <w:marBottom w:val="0"/>
          <w:divBdr>
            <w:top w:val="none" w:sz="0" w:space="0" w:color="auto"/>
            <w:left w:val="none" w:sz="0" w:space="0" w:color="auto"/>
            <w:bottom w:val="none" w:sz="0" w:space="0" w:color="auto"/>
            <w:right w:val="none" w:sz="0" w:space="0" w:color="auto"/>
          </w:divBdr>
        </w:div>
        <w:div w:id="208029356">
          <w:marLeft w:val="480"/>
          <w:marRight w:val="0"/>
          <w:marTop w:val="0"/>
          <w:marBottom w:val="0"/>
          <w:divBdr>
            <w:top w:val="none" w:sz="0" w:space="0" w:color="auto"/>
            <w:left w:val="none" w:sz="0" w:space="0" w:color="auto"/>
            <w:bottom w:val="none" w:sz="0" w:space="0" w:color="auto"/>
            <w:right w:val="none" w:sz="0" w:space="0" w:color="auto"/>
          </w:divBdr>
        </w:div>
        <w:div w:id="210191193">
          <w:marLeft w:val="480"/>
          <w:marRight w:val="0"/>
          <w:marTop w:val="0"/>
          <w:marBottom w:val="0"/>
          <w:divBdr>
            <w:top w:val="none" w:sz="0" w:space="0" w:color="auto"/>
            <w:left w:val="none" w:sz="0" w:space="0" w:color="auto"/>
            <w:bottom w:val="none" w:sz="0" w:space="0" w:color="auto"/>
            <w:right w:val="none" w:sz="0" w:space="0" w:color="auto"/>
          </w:divBdr>
        </w:div>
        <w:div w:id="254678350">
          <w:marLeft w:val="480"/>
          <w:marRight w:val="0"/>
          <w:marTop w:val="0"/>
          <w:marBottom w:val="0"/>
          <w:divBdr>
            <w:top w:val="none" w:sz="0" w:space="0" w:color="auto"/>
            <w:left w:val="none" w:sz="0" w:space="0" w:color="auto"/>
            <w:bottom w:val="none" w:sz="0" w:space="0" w:color="auto"/>
            <w:right w:val="none" w:sz="0" w:space="0" w:color="auto"/>
          </w:divBdr>
        </w:div>
        <w:div w:id="318584567">
          <w:marLeft w:val="480"/>
          <w:marRight w:val="0"/>
          <w:marTop w:val="0"/>
          <w:marBottom w:val="0"/>
          <w:divBdr>
            <w:top w:val="none" w:sz="0" w:space="0" w:color="auto"/>
            <w:left w:val="none" w:sz="0" w:space="0" w:color="auto"/>
            <w:bottom w:val="none" w:sz="0" w:space="0" w:color="auto"/>
            <w:right w:val="none" w:sz="0" w:space="0" w:color="auto"/>
          </w:divBdr>
        </w:div>
        <w:div w:id="366412789">
          <w:marLeft w:val="480"/>
          <w:marRight w:val="0"/>
          <w:marTop w:val="0"/>
          <w:marBottom w:val="0"/>
          <w:divBdr>
            <w:top w:val="none" w:sz="0" w:space="0" w:color="auto"/>
            <w:left w:val="none" w:sz="0" w:space="0" w:color="auto"/>
            <w:bottom w:val="none" w:sz="0" w:space="0" w:color="auto"/>
            <w:right w:val="none" w:sz="0" w:space="0" w:color="auto"/>
          </w:divBdr>
        </w:div>
        <w:div w:id="372270119">
          <w:marLeft w:val="480"/>
          <w:marRight w:val="0"/>
          <w:marTop w:val="0"/>
          <w:marBottom w:val="0"/>
          <w:divBdr>
            <w:top w:val="none" w:sz="0" w:space="0" w:color="auto"/>
            <w:left w:val="none" w:sz="0" w:space="0" w:color="auto"/>
            <w:bottom w:val="none" w:sz="0" w:space="0" w:color="auto"/>
            <w:right w:val="none" w:sz="0" w:space="0" w:color="auto"/>
          </w:divBdr>
        </w:div>
        <w:div w:id="385491778">
          <w:marLeft w:val="480"/>
          <w:marRight w:val="0"/>
          <w:marTop w:val="0"/>
          <w:marBottom w:val="0"/>
          <w:divBdr>
            <w:top w:val="none" w:sz="0" w:space="0" w:color="auto"/>
            <w:left w:val="none" w:sz="0" w:space="0" w:color="auto"/>
            <w:bottom w:val="none" w:sz="0" w:space="0" w:color="auto"/>
            <w:right w:val="none" w:sz="0" w:space="0" w:color="auto"/>
          </w:divBdr>
        </w:div>
        <w:div w:id="475686688">
          <w:marLeft w:val="480"/>
          <w:marRight w:val="0"/>
          <w:marTop w:val="0"/>
          <w:marBottom w:val="0"/>
          <w:divBdr>
            <w:top w:val="none" w:sz="0" w:space="0" w:color="auto"/>
            <w:left w:val="none" w:sz="0" w:space="0" w:color="auto"/>
            <w:bottom w:val="none" w:sz="0" w:space="0" w:color="auto"/>
            <w:right w:val="none" w:sz="0" w:space="0" w:color="auto"/>
          </w:divBdr>
        </w:div>
        <w:div w:id="677973345">
          <w:marLeft w:val="480"/>
          <w:marRight w:val="0"/>
          <w:marTop w:val="0"/>
          <w:marBottom w:val="0"/>
          <w:divBdr>
            <w:top w:val="none" w:sz="0" w:space="0" w:color="auto"/>
            <w:left w:val="none" w:sz="0" w:space="0" w:color="auto"/>
            <w:bottom w:val="none" w:sz="0" w:space="0" w:color="auto"/>
            <w:right w:val="none" w:sz="0" w:space="0" w:color="auto"/>
          </w:divBdr>
        </w:div>
        <w:div w:id="838496087">
          <w:marLeft w:val="480"/>
          <w:marRight w:val="0"/>
          <w:marTop w:val="0"/>
          <w:marBottom w:val="0"/>
          <w:divBdr>
            <w:top w:val="none" w:sz="0" w:space="0" w:color="auto"/>
            <w:left w:val="none" w:sz="0" w:space="0" w:color="auto"/>
            <w:bottom w:val="none" w:sz="0" w:space="0" w:color="auto"/>
            <w:right w:val="none" w:sz="0" w:space="0" w:color="auto"/>
          </w:divBdr>
        </w:div>
        <w:div w:id="897715175">
          <w:marLeft w:val="480"/>
          <w:marRight w:val="0"/>
          <w:marTop w:val="0"/>
          <w:marBottom w:val="0"/>
          <w:divBdr>
            <w:top w:val="none" w:sz="0" w:space="0" w:color="auto"/>
            <w:left w:val="none" w:sz="0" w:space="0" w:color="auto"/>
            <w:bottom w:val="none" w:sz="0" w:space="0" w:color="auto"/>
            <w:right w:val="none" w:sz="0" w:space="0" w:color="auto"/>
          </w:divBdr>
        </w:div>
        <w:div w:id="923564179">
          <w:marLeft w:val="480"/>
          <w:marRight w:val="0"/>
          <w:marTop w:val="0"/>
          <w:marBottom w:val="0"/>
          <w:divBdr>
            <w:top w:val="none" w:sz="0" w:space="0" w:color="auto"/>
            <w:left w:val="none" w:sz="0" w:space="0" w:color="auto"/>
            <w:bottom w:val="none" w:sz="0" w:space="0" w:color="auto"/>
            <w:right w:val="none" w:sz="0" w:space="0" w:color="auto"/>
          </w:divBdr>
        </w:div>
      </w:divsChild>
    </w:div>
    <w:div w:id="951203540">
      <w:bodyDiv w:val="1"/>
      <w:marLeft w:val="0"/>
      <w:marRight w:val="0"/>
      <w:marTop w:val="0"/>
      <w:marBottom w:val="0"/>
      <w:divBdr>
        <w:top w:val="none" w:sz="0" w:space="0" w:color="auto"/>
        <w:left w:val="none" w:sz="0" w:space="0" w:color="auto"/>
        <w:bottom w:val="none" w:sz="0" w:space="0" w:color="auto"/>
        <w:right w:val="none" w:sz="0" w:space="0" w:color="auto"/>
      </w:divBdr>
    </w:div>
    <w:div w:id="951204318">
      <w:bodyDiv w:val="1"/>
      <w:marLeft w:val="0"/>
      <w:marRight w:val="0"/>
      <w:marTop w:val="0"/>
      <w:marBottom w:val="0"/>
      <w:divBdr>
        <w:top w:val="none" w:sz="0" w:space="0" w:color="auto"/>
        <w:left w:val="none" w:sz="0" w:space="0" w:color="auto"/>
        <w:bottom w:val="none" w:sz="0" w:space="0" w:color="auto"/>
        <w:right w:val="none" w:sz="0" w:space="0" w:color="auto"/>
      </w:divBdr>
    </w:div>
    <w:div w:id="951864909">
      <w:bodyDiv w:val="1"/>
      <w:marLeft w:val="0"/>
      <w:marRight w:val="0"/>
      <w:marTop w:val="0"/>
      <w:marBottom w:val="0"/>
      <w:divBdr>
        <w:top w:val="none" w:sz="0" w:space="0" w:color="auto"/>
        <w:left w:val="none" w:sz="0" w:space="0" w:color="auto"/>
        <w:bottom w:val="none" w:sz="0" w:space="0" w:color="auto"/>
        <w:right w:val="none" w:sz="0" w:space="0" w:color="auto"/>
      </w:divBdr>
    </w:div>
    <w:div w:id="952397583">
      <w:bodyDiv w:val="1"/>
      <w:marLeft w:val="0"/>
      <w:marRight w:val="0"/>
      <w:marTop w:val="0"/>
      <w:marBottom w:val="0"/>
      <w:divBdr>
        <w:top w:val="none" w:sz="0" w:space="0" w:color="auto"/>
        <w:left w:val="none" w:sz="0" w:space="0" w:color="auto"/>
        <w:bottom w:val="none" w:sz="0" w:space="0" w:color="auto"/>
        <w:right w:val="none" w:sz="0" w:space="0" w:color="auto"/>
      </w:divBdr>
    </w:div>
    <w:div w:id="953024571">
      <w:bodyDiv w:val="1"/>
      <w:marLeft w:val="0"/>
      <w:marRight w:val="0"/>
      <w:marTop w:val="0"/>
      <w:marBottom w:val="0"/>
      <w:divBdr>
        <w:top w:val="none" w:sz="0" w:space="0" w:color="auto"/>
        <w:left w:val="none" w:sz="0" w:space="0" w:color="auto"/>
        <w:bottom w:val="none" w:sz="0" w:space="0" w:color="auto"/>
        <w:right w:val="none" w:sz="0" w:space="0" w:color="auto"/>
      </w:divBdr>
    </w:div>
    <w:div w:id="953364208">
      <w:bodyDiv w:val="1"/>
      <w:marLeft w:val="0"/>
      <w:marRight w:val="0"/>
      <w:marTop w:val="0"/>
      <w:marBottom w:val="0"/>
      <w:divBdr>
        <w:top w:val="none" w:sz="0" w:space="0" w:color="auto"/>
        <w:left w:val="none" w:sz="0" w:space="0" w:color="auto"/>
        <w:bottom w:val="none" w:sz="0" w:space="0" w:color="auto"/>
        <w:right w:val="none" w:sz="0" w:space="0" w:color="auto"/>
      </w:divBdr>
    </w:div>
    <w:div w:id="953367191">
      <w:bodyDiv w:val="1"/>
      <w:marLeft w:val="0"/>
      <w:marRight w:val="0"/>
      <w:marTop w:val="0"/>
      <w:marBottom w:val="0"/>
      <w:divBdr>
        <w:top w:val="none" w:sz="0" w:space="0" w:color="auto"/>
        <w:left w:val="none" w:sz="0" w:space="0" w:color="auto"/>
        <w:bottom w:val="none" w:sz="0" w:space="0" w:color="auto"/>
        <w:right w:val="none" w:sz="0" w:space="0" w:color="auto"/>
      </w:divBdr>
    </w:div>
    <w:div w:id="953561318">
      <w:bodyDiv w:val="1"/>
      <w:marLeft w:val="0"/>
      <w:marRight w:val="0"/>
      <w:marTop w:val="0"/>
      <w:marBottom w:val="0"/>
      <w:divBdr>
        <w:top w:val="none" w:sz="0" w:space="0" w:color="auto"/>
        <w:left w:val="none" w:sz="0" w:space="0" w:color="auto"/>
        <w:bottom w:val="none" w:sz="0" w:space="0" w:color="auto"/>
        <w:right w:val="none" w:sz="0" w:space="0" w:color="auto"/>
      </w:divBdr>
    </w:div>
    <w:div w:id="953632794">
      <w:bodyDiv w:val="1"/>
      <w:marLeft w:val="0"/>
      <w:marRight w:val="0"/>
      <w:marTop w:val="0"/>
      <w:marBottom w:val="0"/>
      <w:divBdr>
        <w:top w:val="none" w:sz="0" w:space="0" w:color="auto"/>
        <w:left w:val="none" w:sz="0" w:space="0" w:color="auto"/>
        <w:bottom w:val="none" w:sz="0" w:space="0" w:color="auto"/>
        <w:right w:val="none" w:sz="0" w:space="0" w:color="auto"/>
      </w:divBdr>
    </w:div>
    <w:div w:id="954097843">
      <w:bodyDiv w:val="1"/>
      <w:marLeft w:val="0"/>
      <w:marRight w:val="0"/>
      <w:marTop w:val="0"/>
      <w:marBottom w:val="0"/>
      <w:divBdr>
        <w:top w:val="none" w:sz="0" w:space="0" w:color="auto"/>
        <w:left w:val="none" w:sz="0" w:space="0" w:color="auto"/>
        <w:bottom w:val="none" w:sz="0" w:space="0" w:color="auto"/>
        <w:right w:val="none" w:sz="0" w:space="0" w:color="auto"/>
      </w:divBdr>
    </w:div>
    <w:div w:id="954291824">
      <w:bodyDiv w:val="1"/>
      <w:marLeft w:val="0"/>
      <w:marRight w:val="0"/>
      <w:marTop w:val="0"/>
      <w:marBottom w:val="0"/>
      <w:divBdr>
        <w:top w:val="none" w:sz="0" w:space="0" w:color="auto"/>
        <w:left w:val="none" w:sz="0" w:space="0" w:color="auto"/>
        <w:bottom w:val="none" w:sz="0" w:space="0" w:color="auto"/>
        <w:right w:val="none" w:sz="0" w:space="0" w:color="auto"/>
      </w:divBdr>
    </w:div>
    <w:div w:id="954750005">
      <w:bodyDiv w:val="1"/>
      <w:marLeft w:val="0"/>
      <w:marRight w:val="0"/>
      <w:marTop w:val="0"/>
      <w:marBottom w:val="0"/>
      <w:divBdr>
        <w:top w:val="none" w:sz="0" w:space="0" w:color="auto"/>
        <w:left w:val="none" w:sz="0" w:space="0" w:color="auto"/>
        <w:bottom w:val="none" w:sz="0" w:space="0" w:color="auto"/>
        <w:right w:val="none" w:sz="0" w:space="0" w:color="auto"/>
      </w:divBdr>
    </w:div>
    <w:div w:id="954865526">
      <w:bodyDiv w:val="1"/>
      <w:marLeft w:val="0"/>
      <w:marRight w:val="0"/>
      <w:marTop w:val="0"/>
      <w:marBottom w:val="0"/>
      <w:divBdr>
        <w:top w:val="none" w:sz="0" w:space="0" w:color="auto"/>
        <w:left w:val="none" w:sz="0" w:space="0" w:color="auto"/>
        <w:bottom w:val="none" w:sz="0" w:space="0" w:color="auto"/>
        <w:right w:val="none" w:sz="0" w:space="0" w:color="auto"/>
      </w:divBdr>
    </w:div>
    <w:div w:id="955139625">
      <w:bodyDiv w:val="1"/>
      <w:marLeft w:val="0"/>
      <w:marRight w:val="0"/>
      <w:marTop w:val="0"/>
      <w:marBottom w:val="0"/>
      <w:divBdr>
        <w:top w:val="none" w:sz="0" w:space="0" w:color="auto"/>
        <w:left w:val="none" w:sz="0" w:space="0" w:color="auto"/>
        <w:bottom w:val="none" w:sz="0" w:space="0" w:color="auto"/>
        <w:right w:val="none" w:sz="0" w:space="0" w:color="auto"/>
      </w:divBdr>
    </w:div>
    <w:div w:id="955218380">
      <w:bodyDiv w:val="1"/>
      <w:marLeft w:val="0"/>
      <w:marRight w:val="0"/>
      <w:marTop w:val="0"/>
      <w:marBottom w:val="0"/>
      <w:divBdr>
        <w:top w:val="none" w:sz="0" w:space="0" w:color="auto"/>
        <w:left w:val="none" w:sz="0" w:space="0" w:color="auto"/>
        <w:bottom w:val="none" w:sz="0" w:space="0" w:color="auto"/>
        <w:right w:val="none" w:sz="0" w:space="0" w:color="auto"/>
      </w:divBdr>
      <w:divsChild>
        <w:div w:id="51003052">
          <w:marLeft w:val="480"/>
          <w:marRight w:val="0"/>
          <w:marTop w:val="0"/>
          <w:marBottom w:val="0"/>
          <w:divBdr>
            <w:top w:val="none" w:sz="0" w:space="0" w:color="auto"/>
            <w:left w:val="none" w:sz="0" w:space="0" w:color="auto"/>
            <w:bottom w:val="none" w:sz="0" w:space="0" w:color="auto"/>
            <w:right w:val="none" w:sz="0" w:space="0" w:color="auto"/>
          </w:divBdr>
        </w:div>
        <w:div w:id="67963924">
          <w:marLeft w:val="480"/>
          <w:marRight w:val="0"/>
          <w:marTop w:val="0"/>
          <w:marBottom w:val="0"/>
          <w:divBdr>
            <w:top w:val="none" w:sz="0" w:space="0" w:color="auto"/>
            <w:left w:val="none" w:sz="0" w:space="0" w:color="auto"/>
            <w:bottom w:val="none" w:sz="0" w:space="0" w:color="auto"/>
            <w:right w:val="none" w:sz="0" w:space="0" w:color="auto"/>
          </w:divBdr>
        </w:div>
        <w:div w:id="90858358">
          <w:marLeft w:val="480"/>
          <w:marRight w:val="0"/>
          <w:marTop w:val="0"/>
          <w:marBottom w:val="0"/>
          <w:divBdr>
            <w:top w:val="none" w:sz="0" w:space="0" w:color="auto"/>
            <w:left w:val="none" w:sz="0" w:space="0" w:color="auto"/>
            <w:bottom w:val="none" w:sz="0" w:space="0" w:color="auto"/>
            <w:right w:val="none" w:sz="0" w:space="0" w:color="auto"/>
          </w:divBdr>
        </w:div>
        <w:div w:id="112410763">
          <w:marLeft w:val="480"/>
          <w:marRight w:val="0"/>
          <w:marTop w:val="0"/>
          <w:marBottom w:val="0"/>
          <w:divBdr>
            <w:top w:val="none" w:sz="0" w:space="0" w:color="auto"/>
            <w:left w:val="none" w:sz="0" w:space="0" w:color="auto"/>
            <w:bottom w:val="none" w:sz="0" w:space="0" w:color="auto"/>
            <w:right w:val="none" w:sz="0" w:space="0" w:color="auto"/>
          </w:divBdr>
        </w:div>
        <w:div w:id="124737323">
          <w:marLeft w:val="480"/>
          <w:marRight w:val="0"/>
          <w:marTop w:val="0"/>
          <w:marBottom w:val="0"/>
          <w:divBdr>
            <w:top w:val="none" w:sz="0" w:space="0" w:color="auto"/>
            <w:left w:val="none" w:sz="0" w:space="0" w:color="auto"/>
            <w:bottom w:val="none" w:sz="0" w:space="0" w:color="auto"/>
            <w:right w:val="none" w:sz="0" w:space="0" w:color="auto"/>
          </w:divBdr>
        </w:div>
        <w:div w:id="126514591">
          <w:marLeft w:val="480"/>
          <w:marRight w:val="0"/>
          <w:marTop w:val="0"/>
          <w:marBottom w:val="0"/>
          <w:divBdr>
            <w:top w:val="none" w:sz="0" w:space="0" w:color="auto"/>
            <w:left w:val="none" w:sz="0" w:space="0" w:color="auto"/>
            <w:bottom w:val="none" w:sz="0" w:space="0" w:color="auto"/>
            <w:right w:val="none" w:sz="0" w:space="0" w:color="auto"/>
          </w:divBdr>
        </w:div>
        <w:div w:id="141849232">
          <w:marLeft w:val="480"/>
          <w:marRight w:val="0"/>
          <w:marTop w:val="0"/>
          <w:marBottom w:val="0"/>
          <w:divBdr>
            <w:top w:val="none" w:sz="0" w:space="0" w:color="auto"/>
            <w:left w:val="none" w:sz="0" w:space="0" w:color="auto"/>
            <w:bottom w:val="none" w:sz="0" w:space="0" w:color="auto"/>
            <w:right w:val="none" w:sz="0" w:space="0" w:color="auto"/>
          </w:divBdr>
        </w:div>
        <w:div w:id="156382944">
          <w:marLeft w:val="480"/>
          <w:marRight w:val="0"/>
          <w:marTop w:val="0"/>
          <w:marBottom w:val="0"/>
          <w:divBdr>
            <w:top w:val="none" w:sz="0" w:space="0" w:color="auto"/>
            <w:left w:val="none" w:sz="0" w:space="0" w:color="auto"/>
            <w:bottom w:val="none" w:sz="0" w:space="0" w:color="auto"/>
            <w:right w:val="none" w:sz="0" w:space="0" w:color="auto"/>
          </w:divBdr>
        </w:div>
        <w:div w:id="159395201">
          <w:marLeft w:val="480"/>
          <w:marRight w:val="0"/>
          <w:marTop w:val="0"/>
          <w:marBottom w:val="0"/>
          <w:divBdr>
            <w:top w:val="none" w:sz="0" w:space="0" w:color="auto"/>
            <w:left w:val="none" w:sz="0" w:space="0" w:color="auto"/>
            <w:bottom w:val="none" w:sz="0" w:space="0" w:color="auto"/>
            <w:right w:val="none" w:sz="0" w:space="0" w:color="auto"/>
          </w:divBdr>
        </w:div>
        <w:div w:id="173343770">
          <w:marLeft w:val="480"/>
          <w:marRight w:val="0"/>
          <w:marTop w:val="0"/>
          <w:marBottom w:val="0"/>
          <w:divBdr>
            <w:top w:val="none" w:sz="0" w:space="0" w:color="auto"/>
            <w:left w:val="none" w:sz="0" w:space="0" w:color="auto"/>
            <w:bottom w:val="none" w:sz="0" w:space="0" w:color="auto"/>
            <w:right w:val="none" w:sz="0" w:space="0" w:color="auto"/>
          </w:divBdr>
        </w:div>
        <w:div w:id="179970212">
          <w:marLeft w:val="480"/>
          <w:marRight w:val="0"/>
          <w:marTop w:val="0"/>
          <w:marBottom w:val="0"/>
          <w:divBdr>
            <w:top w:val="none" w:sz="0" w:space="0" w:color="auto"/>
            <w:left w:val="none" w:sz="0" w:space="0" w:color="auto"/>
            <w:bottom w:val="none" w:sz="0" w:space="0" w:color="auto"/>
            <w:right w:val="none" w:sz="0" w:space="0" w:color="auto"/>
          </w:divBdr>
        </w:div>
        <w:div w:id="192036914">
          <w:marLeft w:val="480"/>
          <w:marRight w:val="0"/>
          <w:marTop w:val="0"/>
          <w:marBottom w:val="0"/>
          <w:divBdr>
            <w:top w:val="none" w:sz="0" w:space="0" w:color="auto"/>
            <w:left w:val="none" w:sz="0" w:space="0" w:color="auto"/>
            <w:bottom w:val="none" w:sz="0" w:space="0" w:color="auto"/>
            <w:right w:val="none" w:sz="0" w:space="0" w:color="auto"/>
          </w:divBdr>
        </w:div>
        <w:div w:id="204297063">
          <w:marLeft w:val="480"/>
          <w:marRight w:val="0"/>
          <w:marTop w:val="0"/>
          <w:marBottom w:val="0"/>
          <w:divBdr>
            <w:top w:val="none" w:sz="0" w:space="0" w:color="auto"/>
            <w:left w:val="none" w:sz="0" w:space="0" w:color="auto"/>
            <w:bottom w:val="none" w:sz="0" w:space="0" w:color="auto"/>
            <w:right w:val="none" w:sz="0" w:space="0" w:color="auto"/>
          </w:divBdr>
        </w:div>
        <w:div w:id="296642943">
          <w:marLeft w:val="480"/>
          <w:marRight w:val="0"/>
          <w:marTop w:val="0"/>
          <w:marBottom w:val="0"/>
          <w:divBdr>
            <w:top w:val="none" w:sz="0" w:space="0" w:color="auto"/>
            <w:left w:val="none" w:sz="0" w:space="0" w:color="auto"/>
            <w:bottom w:val="none" w:sz="0" w:space="0" w:color="auto"/>
            <w:right w:val="none" w:sz="0" w:space="0" w:color="auto"/>
          </w:divBdr>
        </w:div>
        <w:div w:id="306012092">
          <w:marLeft w:val="480"/>
          <w:marRight w:val="0"/>
          <w:marTop w:val="0"/>
          <w:marBottom w:val="0"/>
          <w:divBdr>
            <w:top w:val="none" w:sz="0" w:space="0" w:color="auto"/>
            <w:left w:val="none" w:sz="0" w:space="0" w:color="auto"/>
            <w:bottom w:val="none" w:sz="0" w:space="0" w:color="auto"/>
            <w:right w:val="none" w:sz="0" w:space="0" w:color="auto"/>
          </w:divBdr>
        </w:div>
        <w:div w:id="319509371">
          <w:marLeft w:val="480"/>
          <w:marRight w:val="0"/>
          <w:marTop w:val="0"/>
          <w:marBottom w:val="0"/>
          <w:divBdr>
            <w:top w:val="none" w:sz="0" w:space="0" w:color="auto"/>
            <w:left w:val="none" w:sz="0" w:space="0" w:color="auto"/>
            <w:bottom w:val="none" w:sz="0" w:space="0" w:color="auto"/>
            <w:right w:val="none" w:sz="0" w:space="0" w:color="auto"/>
          </w:divBdr>
        </w:div>
        <w:div w:id="325548998">
          <w:marLeft w:val="480"/>
          <w:marRight w:val="0"/>
          <w:marTop w:val="0"/>
          <w:marBottom w:val="0"/>
          <w:divBdr>
            <w:top w:val="none" w:sz="0" w:space="0" w:color="auto"/>
            <w:left w:val="none" w:sz="0" w:space="0" w:color="auto"/>
            <w:bottom w:val="none" w:sz="0" w:space="0" w:color="auto"/>
            <w:right w:val="none" w:sz="0" w:space="0" w:color="auto"/>
          </w:divBdr>
        </w:div>
        <w:div w:id="335960212">
          <w:marLeft w:val="480"/>
          <w:marRight w:val="0"/>
          <w:marTop w:val="0"/>
          <w:marBottom w:val="0"/>
          <w:divBdr>
            <w:top w:val="none" w:sz="0" w:space="0" w:color="auto"/>
            <w:left w:val="none" w:sz="0" w:space="0" w:color="auto"/>
            <w:bottom w:val="none" w:sz="0" w:space="0" w:color="auto"/>
            <w:right w:val="none" w:sz="0" w:space="0" w:color="auto"/>
          </w:divBdr>
        </w:div>
        <w:div w:id="338047067">
          <w:marLeft w:val="480"/>
          <w:marRight w:val="0"/>
          <w:marTop w:val="0"/>
          <w:marBottom w:val="0"/>
          <w:divBdr>
            <w:top w:val="none" w:sz="0" w:space="0" w:color="auto"/>
            <w:left w:val="none" w:sz="0" w:space="0" w:color="auto"/>
            <w:bottom w:val="none" w:sz="0" w:space="0" w:color="auto"/>
            <w:right w:val="none" w:sz="0" w:space="0" w:color="auto"/>
          </w:divBdr>
        </w:div>
        <w:div w:id="354313509">
          <w:marLeft w:val="480"/>
          <w:marRight w:val="0"/>
          <w:marTop w:val="0"/>
          <w:marBottom w:val="0"/>
          <w:divBdr>
            <w:top w:val="none" w:sz="0" w:space="0" w:color="auto"/>
            <w:left w:val="none" w:sz="0" w:space="0" w:color="auto"/>
            <w:bottom w:val="none" w:sz="0" w:space="0" w:color="auto"/>
            <w:right w:val="none" w:sz="0" w:space="0" w:color="auto"/>
          </w:divBdr>
        </w:div>
        <w:div w:id="436869119">
          <w:marLeft w:val="480"/>
          <w:marRight w:val="0"/>
          <w:marTop w:val="0"/>
          <w:marBottom w:val="0"/>
          <w:divBdr>
            <w:top w:val="none" w:sz="0" w:space="0" w:color="auto"/>
            <w:left w:val="none" w:sz="0" w:space="0" w:color="auto"/>
            <w:bottom w:val="none" w:sz="0" w:space="0" w:color="auto"/>
            <w:right w:val="none" w:sz="0" w:space="0" w:color="auto"/>
          </w:divBdr>
        </w:div>
        <w:div w:id="486213944">
          <w:marLeft w:val="480"/>
          <w:marRight w:val="0"/>
          <w:marTop w:val="0"/>
          <w:marBottom w:val="0"/>
          <w:divBdr>
            <w:top w:val="none" w:sz="0" w:space="0" w:color="auto"/>
            <w:left w:val="none" w:sz="0" w:space="0" w:color="auto"/>
            <w:bottom w:val="none" w:sz="0" w:space="0" w:color="auto"/>
            <w:right w:val="none" w:sz="0" w:space="0" w:color="auto"/>
          </w:divBdr>
        </w:div>
        <w:div w:id="499736365">
          <w:marLeft w:val="480"/>
          <w:marRight w:val="0"/>
          <w:marTop w:val="0"/>
          <w:marBottom w:val="0"/>
          <w:divBdr>
            <w:top w:val="none" w:sz="0" w:space="0" w:color="auto"/>
            <w:left w:val="none" w:sz="0" w:space="0" w:color="auto"/>
            <w:bottom w:val="none" w:sz="0" w:space="0" w:color="auto"/>
            <w:right w:val="none" w:sz="0" w:space="0" w:color="auto"/>
          </w:divBdr>
        </w:div>
        <w:div w:id="541286239">
          <w:marLeft w:val="480"/>
          <w:marRight w:val="0"/>
          <w:marTop w:val="0"/>
          <w:marBottom w:val="0"/>
          <w:divBdr>
            <w:top w:val="none" w:sz="0" w:space="0" w:color="auto"/>
            <w:left w:val="none" w:sz="0" w:space="0" w:color="auto"/>
            <w:bottom w:val="none" w:sz="0" w:space="0" w:color="auto"/>
            <w:right w:val="none" w:sz="0" w:space="0" w:color="auto"/>
          </w:divBdr>
        </w:div>
        <w:div w:id="609625492">
          <w:marLeft w:val="480"/>
          <w:marRight w:val="0"/>
          <w:marTop w:val="0"/>
          <w:marBottom w:val="0"/>
          <w:divBdr>
            <w:top w:val="none" w:sz="0" w:space="0" w:color="auto"/>
            <w:left w:val="none" w:sz="0" w:space="0" w:color="auto"/>
            <w:bottom w:val="none" w:sz="0" w:space="0" w:color="auto"/>
            <w:right w:val="none" w:sz="0" w:space="0" w:color="auto"/>
          </w:divBdr>
        </w:div>
        <w:div w:id="621159124">
          <w:marLeft w:val="480"/>
          <w:marRight w:val="0"/>
          <w:marTop w:val="0"/>
          <w:marBottom w:val="0"/>
          <w:divBdr>
            <w:top w:val="none" w:sz="0" w:space="0" w:color="auto"/>
            <w:left w:val="none" w:sz="0" w:space="0" w:color="auto"/>
            <w:bottom w:val="none" w:sz="0" w:space="0" w:color="auto"/>
            <w:right w:val="none" w:sz="0" w:space="0" w:color="auto"/>
          </w:divBdr>
        </w:div>
        <w:div w:id="621426899">
          <w:marLeft w:val="480"/>
          <w:marRight w:val="0"/>
          <w:marTop w:val="0"/>
          <w:marBottom w:val="0"/>
          <w:divBdr>
            <w:top w:val="none" w:sz="0" w:space="0" w:color="auto"/>
            <w:left w:val="none" w:sz="0" w:space="0" w:color="auto"/>
            <w:bottom w:val="none" w:sz="0" w:space="0" w:color="auto"/>
            <w:right w:val="none" w:sz="0" w:space="0" w:color="auto"/>
          </w:divBdr>
        </w:div>
        <w:div w:id="621961182">
          <w:marLeft w:val="480"/>
          <w:marRight w:val="0"/>
          <w:marTop w:val="0"/>
          <w:marBottom w:val="0"/>
          <w:divBdr>
            <w:top w:val="none" w:sz="0" w:space="0" w:color="auto"/>
            <w:left w:val="none" w:sz="0" w:space="0" w:color="auto"/>
            <w:bottom w:val="none" w:sz="0" w:space="0" w:color="auto"/>
            <w:right w:val="none" w:sz="0" w:space="0" w:color="auto"/>
          </w:divBdr>
        </w:div>
        <w:div w:id="635914192">
          <w:marLeft w:val="480"/>
          <w:marRight w:val="0"/>
          <w:marTop w:val="0"/>
          <w:marBottom w:val="0"/>
          <w:divBdr>
            <w:top w:val="none" w:sz="0" w:space="0" w:color="auto"/>
            <w:left w:val="none" w:sz="0" w:space="0" w:color="auto"/>
            <w:bottom w:val="none" w:sz="0" w:space="0" w:color="auto"/>
            <w:right w:val="none" w:sz="0" w:space="0" w:color="auto"/>
          </w:divBdr>
        </w:div>
        <w:div w:id="650787578">
          <w:marLeft w:val="480"/>
          <w:marRight w:val="0"/>
          <w:marTop w:val="0"/>
          <w:marBottom w:val="0"/>
          <w:divBdr>
            <w:top w:val="none" w:sz="0" w:space="0" w:color="auto"/>
            <w:left w:val="none" w:sz="0" w:space="0" w:color="auto"/>
            <w:bottom w:val="none" w:sz="0" w:space="0" w:color="auto"/>
            <w:right w:val="none" w:sz="0" w:space="0" w:color="auto"/>
          </w:divBdr>
        </w:div>
        <w:div w:id="666829147">
          <w:marLeft w:val="480"/>
          <w:marRight w:val="0"/>
          <w:marTop w:val="0"/>
          <w:marBottom w:val="0"/>
          <w:divBdr>
            <w:top w:val="none" w:sz="0" w:space="0" w:color="auto"/>
            <w:left w:val="none" w:sz="0" w:space="0" w:color="auto"/>
            <w:bottom w:val="none" w:sz="0" w:space="0" w:color="auto"/>
            <w:right w:val="none" w:sz="0" w:space="0" w:color="auto"/>
          </w:divBdr>
        </w:div>
        <w:div w:id="681661554">
          <w:marLeft w:val="480"/>
          <w:marRight w:val="0"/>
          <w:marTop w:val="0"/>
          <w:marBottom w:val="0"/>
          <w:divBdr>
            <w:top w:val="none" w:sz="0" w:space="0" w:color="auto"/>
            <w:left w:val="none" w:sz="0" w:space="0" w:color="auto"/>
            <w:bottom w:val="none" w:sz="0" w:space="0" w:color="auto"/>
            <w:right w:val="none" w:sz="0" w:space="0" w:color="auto"/>
          </w:divBdr>
        </w:div>
        <w:div w:id="681662629">
          <w:marLeft w:val="480"/>
          <w:marRight w:val="0"/>
          <w:marTop w:val="0"/>
          <w:marBottom w:val="0"/>
          <w:divBdr>
            <w:top w:val="none" w:sz="0" w:space="0" w:color="auto"/>
            <w:left w:val="none" w:sz="0" w:space="0" w:color="auto"/>
            <w:bottom w:val="none" w:sz="0" w:space="0" w:color="auto"/>
            <w:right w:val="none" w:sz="0" w:space="0" w:color="auto"/>
          </w:divBdr>
        </w:div>
        <w:div w:id="698357744">
          <w:marLeft w:val="480"/>
          <w:marRight w:val="0"/>
          <w:marTop w:val="0"/>
          <w:marBottom w:val="0"/>
          <w:divBdr>
            <w:top w:val="none" w:sz="0" w:space="0" w:color="auto"/>
            <w:left w:val="none" w:sz="0" w:space="0" w:color="auto"/>
            <w:bottom w:val="none" w:sz="0" w:space="0" w:color="auto"/>
            <w:right w:val="none" w:sz="0" w:space="0" w:color="auto"/>
          </w:divBdr>
        </w:div>
        <w:div w:id="703746817">
          <w:marLeft w:val="480"/>
          <w:marRight w:val="0"/>
          <w:marTop w:val="0"/>
          <w:marBottom w:val="0"/>
          <w:divBdr>
            <w:top w:val="none" w:sz="0" w:space="0" w:color="auto"/>
            <w:left w:val="none" w:sz="0" w:space="0" w:color="auto"/>
            <w:bottom w:val="none" w:sz="0" w:space="0" w:color="auto"/>
            <w:right w:val="none" w:sz="0" w:space="0" w:color="auto"/>
          </w:divBdr>
        </w:div>
        <w:div w:id="717629392">
          <w:marLeft w:val="480"/>
          <w:marRight w:val="0"/>
          <w:marTop w:val="0"/>
          <w:marBottom w:val="0"/>
          <w:divBdr>
            <w:top w:val="none" w:sz="0" w:space="0" w:color="auto"/>
            <w:left w:val="none" w:sz="0" w:space="0" w:color="auto"/>
            <w:bottom w:val="none" w:sz="0" w:space="0" w:color="auto"/>
            <w:right w:val="none" w:sz="0" w:space="0" w:color="auto"/>
          </w:divBdr>
        </w:div>
        <w:div w:id="722102856">
          <w:marLeft w:val="480"/>
          <w:marRight w:val="0"/>
          <w:marTop w:val="0"/>
          <w:marBottom w:val="0"/>
          <w:divBdr>
            <w:top w:val="none" w:sz="0" w:space="0" w:color="auto"/>
            <w:left w:val="none" w:sz="0" w:space="0" w:color="auto"/>
            <w:bottom w:val="none" w:sz="0" w:space="0" w:color="auto"/>
            <w:right w:val="none" w:sz="0" w:space="0" w:color="auto"/>
          </w:divBdr>
        </w:div>
        <w:div w:id="783891811">
          <w:marLeft w:val="480"/>
          <w:marRight w:val="0"/>
          <w:marTop w:val="0"/>
          <w:marBottom w:val="0"/>
          <w:divBdr>
            <w:top w:val="none" w:sz="0" w:space="0" w:color="auto"/>
            <w:left w:val="none" w:sz="0" w:space="0" w:color="auto"/>
            <w:bottom w:val="none" w:sz="0" w:space="0" w:color="auto"/>
            <w:right w:val="none" w:sz="0" w:space="0" w:color="auto"/>
          </w:divBdr>
        </w:div>
        <w:div w:id="784229833">
          <w:marLeft w:val="480"/>
          <w:marRight w:val="0"/>
          <w:marTop w:val="0"/>
          <w:marBottom w:val="0"/>
          <w:divBdr>
            <w:top w:val="none" w:sz="0" w:space="0" w:color="auto"/>
            <w:left w:val="none" w:sz="0" w:space="0" w:color="auto"/>
            <w:bottom w:val="none" w:sz="0" w:space="0" w:color="auto"/>
            <w:right w:val="none" w:sz="0" w:space="0" w:color="auto"/>
          </w:divBdr>
        </w:div>
        <w:div w:id="794569727">
          <w:marLeft w:val="480"/>
          <w:marRight w:val="0"/>
          <w:marTop w:val="0"/>
          <w:marBottom w:val="0"/>
          <w:divBdr>
            <w:top w:val="none" w:sz="0" w:space="0" w:color="auto"/>
            <w:left w:val="none" w:sz="0" w:space="0" w:color="auto"/>
            <w:bottom w:val="none" w:sz="0" w:space="0" w:color="auto"/>
            <w:right w:val="none" w:sz="0" w:space="0" w:color="auto"/>
          </w:divBdr>
        </w:div>
        <w:div w:id="799541587">
          <w:marLeft w:val="480"/>
          <w:marRight w:val="0"/>
          <w:marTop w:val="0"/>
          <w:marBottom w:val="0"/>
          <w:divBdr>
            <w:top w:val="none" w:sz="0" w:space="0" w:color="auto"/>
            <w:left w:val="none" w:sz="0" w:space="0" w:color="auto"/>
            <w:bottom w:val="none" w:sz="0" w:space="0" w:color="auto"/>
            <w:right w:val="none" w:sz="0" w:space="0" w:color="auto"/>
          </w:divBdr>
        </w:div>
        <w:div w:id="812066228">
          <w:marLeft w:val="480"/>
          <w:marRight w:val="0"/>
          <w:marTop w:val="0"/>
          <w:marBottom w:val="0"/>
          <w:divBdr>
            <w:top w:val="none" w:sz="0" w:space="0" w:color="auto"/>
            <w:left w:val="none" w:sz="0" w:space="0" w:color="auto"/>
            <w:bottom w:val="none" w:sz="0" w:space="0" w:color="auto"/>
            <w:right w:val="none" w:sz="0" w:space="0" w:color="auto"/>
          </w:divBdr>
        </w:div>
        <w:div w:id="824976450">
          <w:marLeft w:val="480"/>
          <w:marRight w:val="0"/>
          <w:marTop w:val="0"/>
          <w:marBottom w:val="0"/>
          <w:divBdr>
            <w:top w:val="none" w:sz="0" w:space="0" w:color="auto"/>
            <w:left w:val="none" w:sz="0" w:space="0" w:color="auto"/>
            <w:bottom w:val="none" w:sz="0" w:space="0" w:color="auto"/>
            <w:right w:val="none" w:sz="0" w:space="0" w:color="auto"/>
          </w:divBdr>
        </w:div>
        <w:div w:id="845635678">
          <w:marLeft w:val="480"/>
          <w:marRight w:val="0"/>
          <w:marTop w:val="0"/>
          <w:marBottom w:val="0"/>
          <w:divBdr>
            <w:top w:val="none" w:sz="0" w:space="0" w:color="auto"/>
            <w:left w:val="none" w:sz="0" w:space="0" w:color="auto"/>
            <w:bottom w:val="none" w:sz="0" w:space="0" w:color="auto"/>
            <w:right w:val="none" w:sz="0" w:space="0" w:color="auto"/>
          </w:divBdr>
        </w:div>
        <w:div w:id="860513702">
          <w:marLeft w:val="480"/>
          <w:marRight w:val="0"/>
          <w:marTop w:val="0"/>
          <w:marBottom w:val="0"/>
          <w:divBdr>
            <w:top w:val="none" w:sz="0" w:space="0" w:color="auto"/>
            <w:left w:val="none" w:sz="0" w:space="0" w:color="auto"/>
            <w:bottom w:val="none" w:sz="0" w:space="0" w:color="auto"/>
            <w:right w:val="none" w:sz="0" w:space="0" w:color="auto"/>
          </w:divBdr>
        </w:div>
        <w:div w:id="925646941">
          <w:marLeft w:val="480"/>
          <w:marRight w:val="0"/>
          <w:marTop w:val="0"/>
          <w:marBottom w:val="0"/>
          <w:divBdr>
            <w:top w:val="none" w:sz="0" w:space="0" w:color="auto"/>
            <w:left w:val="none" w:sz="0" w:space="0" w:color="auto"/>
            <w:bottom w:val="none" w:sz="0" w:space="0" w:color="auto"/>
            <w:right w:val="none" w:sz="0" w:space="0" w:color="auto"/>
          </w:divBdr>
        </w:div>
        <w:div w:id="939797708">
          <w:marLeft w:val="480"/>
          <w:marRight w:val="0"/>
          <w:marTop w:val="0"/>
          <w:marBottom w:val="0"/>
          <w:divBdr>
            <w:top w:val="none" w:sz="0" w:space="0" w:color="auto"/>
            <w:left w:val="none" w:sz="0" w:space="0" w:color="auto"/>
            <w:bottom w:val="none" w:sz="0" w:space="0" w:color="auto"/>
            <w:right w:val="none" w:sz="0" w:space="0" w:color="auto"/>
          </w:divBdr>
        </w:div>
        <w:div w:id="940066034">
          <w:marLeft w:val="480"/>
          <w:marRight w:val="0"/>
          <w:marTop w:val="0"/>
          <w:marBottom w:val="0"/>
          <w:divBdr>
            <w:top w:val="none" w:sz="0" w:space="0" w:color="auto"/>
            <w:left w:val="none" w:sz="0" w:space="0" w:color="auto"/>
            <w:bottom w:val="none" w:sz="0" w:space="0" w:color="auto"/>
            <w:right w:val="none" w:sz="0" w:space="0" w:color="auto"/>
          </w:divBdr>
        </w:div>
        <w:div w:id="956371780">
          <w:marLeft w:val="480"/>
          <w:marRight w:val="0"/>
          <w:marTop w:val="0"/>
          <w:marBottom w:val="0"/>
          <w:divBdr>
            <w:top w:val="none" w:sz="0" w:space="0" w:color="auto"/>
            <w:left w:val="none" w:sz="0" w:space="0" w:color="auto"/>
            <w:bottom w:val="none" w:sz="0" w:space="0" w:color="auto"/>
            <w:right w:val="none" w:sz="0" w:space="0" w:color="auto"/>
          </w:divBdr>
        </w:div>
        <w:div w:id="1001199261">
          <w:marLeft w:val="480"/>
          <w:marRight w:val="0"/>
          <w:marTop w:val="0"/>
          <w:marBottom w:val="0"/>
          <w:divBdr>
            <w:top w:val="none" w:sz="0" w:space="0" w:color="auto"/>
            <w:left w:val="none" w:sz="0" w:space="0" w:color="auto"/>
            <w:bottom w:val="none" w:sz="0" w:space="0" w:color="auto"/>
            <w:right w:val="none" w:sz="0" w:space="0" w:color="auto"/>
          </w:divBdr>
        </w:div>
      </w:divsChild>
    </w:div>
    <w:div w:id="955336393">
      <w:bodyDiv w:val="1"/>
      <w:marLeft w:val="0"/>
      <w:marRight w:val="0"/>
      <w:marTop w:val="0"/>
      <w:marBottom w:val="0"/>
      <w:divBdr>
        <w:top w:val="none" w:sz="0" w:space="0" w:color="auto"/>
        <w:left w:val="none" w:sz="0" w:space="0" w:color="auto"/>
        <w:bottom w:val="none" w:sz="0" w:space="0" w:color="auto"/>
        <w:right w:val="none" w:sz="0" w:space="0" w:color="auto"/>
      </w:divBdr>
    </w:div>
    <w:div w:id="955983919">
      <w:bodyDiv w:val="1"/>
      <w:marLeft w:val="0"/>
      <w:marRight w:val="0"/>
      <w:marTop w:val="0"/>
      <w:marBottom w:val="0"/>
      <w:divBdr>
        <w:top w:val="none" w:sz="0" w:space="0" w:color="auto"/>
        <w:left w:val="none" w:sz="0" w:space="0" w:color="auto"/>
        <w:bottom w:val="none" w:sz="0" w:space="0" w:color="auto"/>
        <w:right w:val="none" w:sz="0" w:space="0" w:color="auto"/>
      </w:divBdr>
      <w:divsChild>
        <w:div w:id="2704386">
          <w:marLeft w:val="480"/>
          <w:marRight w:val="0"/>
          <w:marTop w:val="0"/>
          <w:marBottom w:val="0"/>
          <w:divBdr>
            <w:top w:val="none" w:sz="0" w:space="0" w:color="auto"/>
            <w:left w:val="none" w:sz="0" w:space="0" w:color="auto"/>
            <w:bottom w:val="none" w:sz="0" w:space="0" w:color="auto"/>
            <w:right w:val="none" w:sz="0" w:space="0" w:color="auto"/>
          </w:divBdr>
        </w:div>
        <w:div w:id="31881145">
          <w:marLeft w:val="480"/>
          <w:marRight w:val="0"/>
          <w:marTop w:val="0"/>
          <w:marBottom w:val="0"/>
          <w:divBdr>
            <w:top w:val="none" w:sz="0" w:space="0" w:color="auto"/>
            <w:left w:val="none" w:sz="0" w:space="0" w:color="auto"/>
            <w:bottom w:val="none" w:sz="0" w:space="0" w:color="auto"/>
            <w:right w:val="none" w:sz="0" w:space="0" w:color="auto"/>
          </w:divBdr>
        </w:div>
        <w:div w:id="95751877">
          <w:marLeft w:val="480"/>
          <w:marRight w:val="0"/>
          <w:marTop w:val="0"/>
          <w:marBottom w:val="0"/>
          <w:divBdr>
            <w:top w:val="none" w:sz="0" w:space="0" w:color="auto"/>
            <w:left w:val="none" w:sz="0" w:space="0" w:color="auto"/>
            <w:bottom w:val="none" w:sz="0" w:space="0" w:color="auto"/>
            <w:right w:val="none" w:sz="0" w:space="0" w:color="auto"/>
          </w:divBdr>
        </w:div>
        <w:div w:id="142356490">
          <w:marLeft w:val="480"/>
          <w:marRight w:val="0"/>
          <w:marTop w:val="0"/>
          <w:marBottom w:val="0"/>
          <w:divBdr>
            <w:top w:val="none" w:sz="0" w:space="0" w:color="auto"/>
            <w:left w:val="none" w:sz="0" w:space="0" w:color="auto"/>
            <w:bottom w:val="none" w:sz="0" w:space="0" w:color="auto"/>
            <w:right w:val="none" w:sz="0" w:space="0" w:color="auto"/>
          </w:divBdr>
        </w:div>
        <w:div w:id="248775564">
          <w:marLeft w:val="480"/>
          <w:marRight w:val="0"/>
          <w:marTop w:val="0"/>
          <w:marBottom w:val="0"/>
          <w:divBdr>
            <w:top w:val="none" w:sz="0" w:space="0" w:color="auto"/>
            <w:left w:val="none" w:sz="0" w:space="0" w:color="auto"/>
            <w:bottom w:val="none" w:sz="0" w:space="0" w:color="auto"/>
            <w:right w:val="none" w:sz="0" w:space="0" w:color="auto"/>
          </w:divBdr>
        </w:div>
        <w:div w:id="272442122">
          <w:marLeft w:val="480"/>
          <w:marRight w:val="0"/>
          <w:marTop w:val="0"/>
          <w:marBottom w:val="0"/>
          <w:divBdr>
            <w:top w:val="none" w:sz="0" w:space="0" w:color="auto"/>
            <w:left w:val="none" w:sz="0" w:space="0" w:color="auto"/>
            <w:bottom w:val="none" w:sz="0" w:space="0" w:color="auto"/>
            <w:right w:val="none" w:sz="0" w:space="0" w:color="auto"/>
          </w:divBdr>
        </w:div>
        <w:div w:id="308247908">
          <w:marLeft w:val="480"/>
          <w:marRight w:val="0"/>
          <w:marTop w:val="0"/>
          <w:marBottom w:val="0"/>
          <w:divBdr>
            <w:top w:val="none" w:sz="0" w:space="0" w:color="auto"/>
            <w:left w:val="none" w:sz="0" w:space="0" w:color="auto"/>
            <w:bottom w:val="none" w:sz="0" w:space="0" w:color="auto"/>
            <w:right w:val="none" w:sz="0" w:space="0" w:color="auto"/>
          </w:divBdr>
        </w:div>
        <w:div w:id="318460349">
          <w:marLeft w:val="480"/>
          <w:marRight w:val="0"/>
          <w:marTop w:val="0"/>
          <w:marBottom w:val="0"/>
          <w:divBdr>
            <w:top w:val="none" w:sz="0" w:space="0" w:color="auto"/>
            <w:left w:val="none" w:sz="0" w:space="0" w:color="auto"/>
            <w:bottom w:val="none" w:sz="0" w:space="0" w:color="auto"/>
            <w:right w:val="none" w:sz="0" w:space="0" w:color="auto"/>
          </w:divBdr>
        </w:div>
        <w:div w:id="339935394">
          <w:marLeft w:val="480"/>
          <w:marRight w:val="0"/>
          <w:marTop w:val="0"/>
          <w:marBottom w:val="0"/>
          <w:divBdr>
            <w:top w:val="none" w:sz="0" w:space="0" w:color="auto"/>
            <w:left w:val="none" w:sz="0" w:space="0" w:color="auto"/>
            <w:bottom w:val="none" w:sz="0" w:space="0" w:color="auto"/>
            <w:right w:val="none" w:sz="0" w:space="0" w:color="auto"/>
          </w:divBdr>
        </w:div>
        <w:div w:id="355422000">
          <w:marLeft w:val="480"/>
          <w:marRight w:val="0"/>
          <w:marTop w:val="0"/>
          <w:marBottom w:val="0"/>
          <w:divBdr>
            <w:top w:val="none" w:sz="0" w:space="0" w:color="auto"/>
            <w:left w:val="none" w:sz="0" w:space="0" w:color="auto"/>
            <w:bottom w:val="none" w:sz="0" w:space="0" w:color="auto"/>
            <w:right w:val="none" w:sz="0" w:space="0" w:color="auto"/>
          </w:divBdr>
        </w:div>
        <w:div w:id="378213811">
          <w:marLeft w:val="480"/>
          <w:marRight w:val="0"/>
          <w:marTop w:val="0"/>
          <w:marBottom w:val="0"/>
          <w:divBdr>
            <w:top w:val="none" w:sz="0" w:space="0" w:color="auto"/>
            <w:left w:val="none" w:sz="0" w:space="0" w:color="auto"/>
            <w:bottom w:val="none" w:sz="0" w:space="0" w:color="auto"/>
            <w:right w:val="none" w:sz="0" w:space="0" w:color="auto"/>
          </w:divBdr>
        </w:div>
        <w:div w:id="410929064">
          <w:marLeft w:val="480"/>
          <w:marRight w:val="0"/>
          <w:marTop w:val="0"/>
          <w:marBottom w:val="0"/>
          <w:divBdr>
            <w:top w:val="none" w:sz="0" w:space="0" w:color="auto"/>
            <w:left w:val="none" w:sz="0" w:space="0" w:color="auto"/>
            <w:bottom w:val="none" w:sz="0" w:space="0" w:color="auto"/>
            <w:right w:val="none" w:sz="0" w:space="0" w:color="auto"/>
          </w:divBdr>
        </w:div>
        <w:div w:id="420838576">
          <w:marLeft w:val="480"/>
          <w:marRight w:val="0"/>
          <w:marTop w:val="0"/>
          <w:marBottom w:val="0"/>
          <w:divBdr>
            <w:top w:val="none" w:sz="0" w:space="0" w:color="auto"/>
            <w:left w:val="none" w:sz="0" w:space="0" w:color="auto"/>
            <w:bottom w:val="none" w:sz="0" w:space="0" w:color="auto"/>
            <w:right w:val="none" w:sz="0" w:space="0" w:color="auto"/>
          </w:divBdr>
        </w:div>
        <w:div w:id="431508636">
          <w:marLeft w:val="480"/>
          <w:marRight w:val="0"/>
          <w:marTop w:val="0"/>
          <w:marBottom w:val="0"/>
          <w:divBdr>
            <w:top w:val="none" w:sz="0" w:space="0" w:color="auto"/>
            <w:left w:val="none" w:sz="0" w:space="0" w:color="auto"/>
            <w:bottom w:val="none" w:sz="0" w:space="0" w:color="auto"/>
            <w:right w:val="none" w:sz="0" w:space="0" w:color="auto"/>
          </w:divBdr>
        </w:div>
        <w:div w:id="433281273">
          <w:marLeft w:val="480"/>
          <w:marRight w:val="0"/>
          <w:marTop w:val="0"/>
          <w:marBottom w:val="0"/>
          <w:divBdr>
            <w:top w:val="none" w:sz="0" w:space="0" w:color="auto"/>
            <w:left w:val="none" w:sz="0" w:space="0" w:color="auto"/>
            <w:bottom w:val="none" w:sz="0" w:space="0" w:color="auto"/>
            <w:right w:val="none" w:sz="0" w:space="0" w:color="auto"/>
          </w:divBdr>
        </w:div>
        <w:div w:id="452603670">
          <w:marLeft w:val="480"/>
          <w:marRight w:val="0"/>
          <w:marTop w:val="0"/>
          <w:marBottom w:val="0"/>
          <w:divBdr>
            <w:top w:val="none" w:sz="0" w:space="0" w:color="auto"/>
            <w:left w:val="none" w:sz="0" w:space="0" w:color="auto"/>
            <w:bottom w:val="none" w:sz="0" w:space="0" w:color="auto"/>
            <w:right w:val="none" w:sz="0" w:space="0" w:color="auto"/>
          </w:divBdr>
        </w:div>
        <w:div w:id="468280716">
          <w:marLeft w:val="480"/>
          <w:marRight w:val="0"/>
          <w:marTop w:val="0"/>
          <w:marBottom w:val="0"/>
          <w:divBdr>
            <w:top w:val="none" w:sz="0" w:space="0" w:color="auto"/>
            <w:left w:val="none" w:sz="0" w:space="0" w:color="auto"/>
            <w:bottom w:val="none" w:sz="0" w:space="0" w:color="auto"/>
            <w:right w:val="none" w:sz="0" w:space="0" w:color="auto"/>
          </w:divBdr>
        </w:div>
        <w:div w:id="473184232">
          <w:marLeft w:val="480"/>
          <w:marRight w:val="0"/>
          <w:marTop w:val="0"/>
          <w:marBottom w:val="0"/>
          <w:divBdr>
            <w:top w:val="none" w:sz="0" w:space="0" w:color="auto"/>
            <w:left w:val="none" w:sz="0" w:space="0" w:color="auto"/>
            <w:bottom w:val="none" w:sz="0" w:space="0" w:color="auto"/>
            <w:right w:val="none" w:sz="0" w:space="0" w:color="auto"/>
          </w:divBdr>
        </w:div>
        <w:div w:id="488442483">
          <w:marLeft w:val="480"/>
          <w:marRight w:val="0"/>
          <w:marTop w:val="0"/>
          <w:marBottom w:val="0"/>
          <w:divBdr>
            <w:top w:val="none" w:sz="0" w:space="0" w:color="auto"/>
            <w:left w:val="none" w:sz="0" w:space="0" w:color="auto"/>
            <w:bottom w:val="none" w:sz="0" w:space="0" w:color="auto"/>
            <w:right w:val="none" w:sz="0" w:space="0" w:color="auto"/>
          </w:divBdr>
        </w:div>
        <w:div w:id="530847794">
          <w:marLeft w:val="480"/>
          <w:marRight w:val="0"/>
          <w:marTop w:val="0"/>
          <w:marBottom w:val="0"/>
          <w:divBdr>
            <w:top w:val="none" w:sz="0" w:space="0" w:color="auto"/>
            <w:left w:val="none" w:sz="0" w:space="0" w:color="auto"/>
            <w:bottom w:val="none" w:sz="0" w:space="0" w:color="auto"/>
            <w:right w:val="none" w:sz="0" w:space="0" w:color="auto"/>
          </w:divBdr>
        </w:div>
        <w:div w:id="550844800">
          <w:marLeft w:val="480"/>
          <w:marRight w:val="0"/>
          <w:marTop w:val="0"/>
          <w:marBottom w:val="0"/>
          <w:divBdr>
            <w:top w:val="none" w:sz="0" w:space="0" w:color="auto"/>
            <w:left w:val="none" w:sz="0" w:space="0" w:color="auto"/>
            <w:bottom w:val="none" w:sz="0" w:space="0" w:color="auto"/>
            <w:right w:val="none" w:sz="0" w:space="0" w:color="auto"/>
          </w:divBdr>
        </w:div>
        <w:div w:id="552696469">
          <w:marLeft w:val="480"/>
          <w:marRight w:val="0"/>
          <w:marTop w:val="0"/>
          <w:marBottom w:val="0"/>
          <w:divBdr>
            <w:top w:val="none" w:sz="0" w:space="0" w:color="auto"/>
            <w:left w:val="none" w:sz="0" w:space="0" w:color="auto"/>
            <w:bottom w:val="none" w:sz="0" w:space="0" w:color="auto"/>
            <w:right w:val="none" w:sz="0" w:space="0" w:color="auto"/>
          </w:divBdr>
        </w:div>
        <w:div w:id="565653661">
          <w:marLeft w:val="480"/>
          <w:marRight w:val="0"/>
          <w:marTop w:val="0"/>
          <w:marBottom w:val="0"/>
          <w:divBdr>
            <w:top w:val="none" w:sz="0" w:space="0" w:color="auto"/>
            <w:left w:val="none" w:sz="0" w:space="0" w:color="auto"/>
            <w:bottom w:val="none" w:sz="0" w:space="0" w:color="auto"/>
            <w:right w:val="none" w:sz="0" w:space="0" w:color="auto"/>
          </w:divBdr>
        </w:div>
        <w:div w:id="570427176">
          <w:marLeft w:val="480"/>
          <w:marRight w:val="0"/>
          <w:marTop w:val="0"/>
          <w:marBottom w:val="0"/>
          <w:divBdr>
            <w:top w:val="none" w:sz="0" w:space="0" w:color="auto"/>
            <w:left w:val="none" w:sz="0" w:space="0" w:color="auto"/>
            <w:bottom w:val="none" w:sz="0" w:space="0" w:color="auto"/>
            <w:right w:val="none" w:sz="0" w:space="0" w:color="auto"/>
          </w:divBdr>
        </w:div>
        <w:div w:id="581991172">
          <w:marLeft w:val="480"/>
          <w:marRight w:val="0"/>
          <w:marTop w:val="0"/>
          <w:marBottom w:val="0"/>
          <w:divBdr>
            <w:top w:val="none" w:sz="0" w:space="0" w:color="auto"/>
            <w:left w:val="none" w:sz="0" w:space="0" w:color="auto"/>
            <w:bottom w:val="none" w:sz="0" w:space="0" w:color="auto"/>
            <w:right w:val="none" w:sz="0" w:space="0" w:color="auto"/>
          </w:divBdr>
        </w:div>
        <w:div w:id="619263096">
          <w:marLeft w:val="480"/>
          <w:marRight w:val="0"/>
          <w:marTop w:val="0"/>
          <w:marBottom w:val="0"/>
          <w:divBdr>
            <w:top w:val="none" w:sz="0" w:space="0" w:color="auto"/>
            <w:left w:val="none" w:sz="0" w:space="0" w:color="auto"/>
            <w:bottom w:val="none" w:sz="0" w:space="0" w:color="auto"/>
            <w:right w:val="none" w:sz="0" w:space="0" w:color="auto"/>
          </w:divBdr>
        </w:div>
        <w:div w:id="634137441">
          <w:marLeft w:val="480"/>
          <w:marRight w:val="0"/>
          <w:marTop w:val="0"/>
          <w:marBottom w:val="0"/>
          <w:divBdr>
            <w:top w:val="none" w:sz="0" w:space="0" w:color="auto"/>
            <w:left w:val="none" w:sz="0" w:space="0" w:color="auto"/>
            <w:bottom w:val="none" w:sz="0" w:space="0" w:color="auto"/>
            <w:right w:val="none" w:sz="0" w:space="0" w:color="auto"/>
          </w:divBdr>
        </w:div>
        <w:div w:id="682509674">
          <w:marLeft w:val="480"/>
          <w:marRight w:val="0"/>
          <w:marTop w:val="0"/>
          <w:marBottom w:val="0"/>
          <w:divBdr>
            <w:top w:val="none" w:sz="0" w:space="0" w:color="auto"/>
            <w:left w:val="none" w:sz="0" w:space="0" w:color="auto"/>
            <w:bottom w:val="none" w:sz="0" w:space="0" w:color="auto"/>
            <w:right w:val="none" w:sz="0" w:space="0" w:color="auto"/>
          </w:divBdr>
        </w:div>
        <w:div w:id="707729800">
          <w:marLeft w:val="480"/>
          <w:marRight w:val="0"/>
          <w:marTop w:val="0"/>
          <w:marBottom w:val="0"/>
          <w:divBdr>
            <w:top w:val="none" w:sz="0" w:space="0" w:color="auto"/>
            <w:left w:val="none" w:sz="0" w:space="0" w:color="auto"/>
            <w:bottom w:val="none" w:sz="0" w:space="0" w:color="auto"/>
            <w:right w:val="none" w:sz="0" w:space="0" w:color="auto"/>
          </w:divBdr>
        </w:div>
        <w:div w:id="730616127">
          <w:marLeft w:val="480"/>
          <w:marRight w:val="0"/>
          <w:marTop w:val="0"/>
          <w:marBottom w:val="0"/>
          <w:divBdr>
            <w:top w:val="none" w:sz="0" w:space="0" w:color="auto"/>
            <w:left w:val="none" w:sz="0" w:space="0" w:color="auto"/>
            <w:bottom w:val="none" w:sz="0" w:space="0" w:color="auto"/>
            <w:right w:val="none" w:sz="0" w:space="0" w:color="auto"/>
          </w:divBdr>
        </w:div>
        <w:div w:id="774404235">
          <w:marLeft w:val="480"/>
          <w:marRight w:val="0"/>
          <w:marTop w:val="0"/>
          <w:marBottom w:val="0"/>
          <w:divBdr>
            <w:top w:val="none" w:sz="0" w:space="0" w:color="auto"/>
            <w:left w:val="none" w:sz="0" w:space="0" w:color="auto"/>
            <w:bottom w:val="none" w:sz="0" w:space="0" w:color="auto"/>
            <w:right w:val="none" w:sz="0" w:space="0" w:color="auto"/>
          </w:divBdr>
        </w:div>
        <w:div w:id="800226238">
          <w:marLeft w:val="480"/>
          <w:marRight w:val="0"/>
          <w:marTop w:val="0"/>
          <w:marBottom w:val="0"/>
          <w:divBdr>
            <w:top w:val="none" w:sz="0" w:space="0" w:color="auto"/>
            <w:left w:val="none" w:sz="0" w:space="0" w:color="auto"/>
            <w:bottom w:val="none" w:sz="0" w:space="0" w:color="auto"/>
            <w:right w:val="none" w:sz="0" w:space="0" w:color="auto"/>
          </w:divBdr>
        </w:div>
        <w:div w:id="829099241">
          <w:marLeft w:val="480"/>
          <w:marRight w:val="0"/>
          <w:marTop w:val="0"/>
          <w:marBottom w:val="0"/>
          <w:divBdr>
            <w:top w:val="none" w:sz="0" w:space="0" w:color="auto"/>
            <w:left w:val="none" w:sz="0" w:space="0" w:color="auto"/>
            <w:bottom w:val="none" w:sz="0" w:space="0" w:color="auto"/>
            <w:right w:val="none" w:sz="0" w:space="0" w:color="auto"/>
          </w:divBdr>
        </w:div>
        <w:div w:id="911161559">
          <w:marLeft w:val="480"/>
          <w:marRight w:val="0"/>
          <w:marTop w:val="0"/>
          <w:marBottom w:val="0"/>
          <w:divBdr>
            <w:top w:val="none" w:sz="0" w:space="0" w:color="auto"/>
            <w:left w:val="none" w:sz="0" w:space="0" w:color="auto"/>
            <w:bottom w:val="none" w:sz="0" w:space="0" w:color="auto"/>
            <w:right w:val="none" w:sz="0" w:space="0" w:color="auto"/>
          </w:divBdr>
        </w:div>
        <w:div w:id="937099417">
          <w:marLeft w:val="480"/>
          <w:marRight w:val="0"/>
          <w:marTop w:val="0"/>
          <w:marBottom w:val="0"/>
          <w:divBdr>
            <w:top w:val="none" w:sz="0" w:space="0" w:color="auto"/>
            <w:left w:val="none" w:sz="0" w:space="0" w:color="auto"/>
            <w:bottom w:val="none" w:sz="0" w:space="0" w:color="auto"/>
            <w:right w:val="none" w:sz="0" w:space="0" w:color="auto"/>
          </w:divBdr>
        </w:div>
        <w:div w:id="937328099">
          <w:marLeft w:val="480"/>
          <w:marRight w:val="0"/>
          <w:marTop w:val="0"/>
          <w:marBottom w:val="0"/>
          <w:divBdr>
            <w:top w:val="none" w:sz="0" w:space="0" w:color="auto"/>
            <w:left w:val="none" w:sz="0" w:space="0" w:color="auto"/>
            <w:bottom w:val="none" w:sz="0" w:space="0" w:color="auto"/>
            <w:right w:val="none" w:sz="0" w:space="0" w:color="auto"/>
          </w:divBdr>
        </w:div>
        <w:div w:id="961305630">
          <w:marLeft w:val="480"/>
          <w:marRight w:val="0"/>
          <w:marTop w:val="0"/>
          <w:marBottom w:val="0"/>
          <w:divBdr>
            <w:top w:val="none" w:sz="0" w:space="0" w:color="auto"/>
            <w:left w:val="none" w:sz="0" w:space="0" w:color="auto"/>
            <w:bottom w:val="none" w:sz="0" w:space="0" w:color="auto"/>
            <w:right w:val="none" w:sz="0" w:space="0" w:color="auto"/>
          </w:divBdr>
        </w:div>
        <w:div w:id="971986614">
          <w:marLeft w:val="480"/>
          <w:marRight w:val="0"/>
          <w:marTop w:val="0"/>
          <w:marBottom w:val="0"/>
          <w:divBdr>
            <w:top w:val="none" w:sz="0" w:space="0" w:color="auto"/>
            <w:left w:val="none" w:sz="0" w:space="0" w:color="auto"/>
            <w:bottom w:val="none" w:sz="0" w:space="0" w:color="auto"/>
            <w:right w:val="none" w:sz="0" w:space="0" w:color="auto"/>
          </w:divBdr>
        </w:div>
        <w:div w:id="982348089">
          <w:marLeft w:val="480"/>
          <w:marRight w:val="0"/>
          <w:marTop w:val="0"/>
          <w:marBottom w:val="0"/>
          <w:divBdr>
            <w:top w:val="none" w:sz="0" w:space="0" w:color="auto"/>
            <w:left w:val="none" w:sz="0" w:space="0" w:color="auto"/>
            <w:bottom w:val="none" w:sz="0" w:space="0" w:color="auto"/>
            <w:right w:val="none" w:sz="0" w:space="0" w:color="auto"/>
          </w:divBdr>
        </w:div>
        <w:div w:id="983586387">
          <w:marLeft w:val="480"/>
          <w:marRight w:val="0"/>
          <w:marTop w:val="0"/>
          <w:marBottom w:val="0"/>
          <w:divBdr>
            <w:top w:val="none" w:sz="0" w:space="0" w:color="auto"/>
            <w:left w:val="none" w:sz="0" w:space="0" w:color="auto"/>
            <w:bottom w:val="none" w:sz="0" w:space="0" w:color="auto"/>
            <w:right w:val="none" w:sz="0" w:space="0" w:color="auto"/>
          </w:divBdr>
        </w:div>
        <w:div w:id="1003437295">
          <w:marLeft w:val="480"/>
          <w:marRight w:val="0"/>
          <w:marTop w:val="0"/>
          <w:marBottom w:val="0"/>
          <w:divBdr>
            <w:top w:val="none" w:sz="0" w:space="0" w:color="auto"/>
            <w:left w:val="none" w:sz="0" w:space="0" w:color="auto"/>
            <w:bottom w:val="none" w:sz="0" w:space="0" w:color="auto"/>
            <w:right w:val="none" w:sz="0" w:space="0" w:color="auto"/>
          </w:divBdr>
        </w:div>
      </w:divsChild>
    </w:div>
    <w:div w:id="956105885">
      <w:bodyDiv w:val="1"/>
      <w:marLeft w:val="0"/>
      <w:marRight w:val="0"/>
      <w:marTop w:val="0"/>
      <w:marBottom w:val="0"/>
      <w:divBdr>
        <w:top w:val="none" w:sz="0" w:space="0" w:color="auto"/>
        <w:left w:val="none" w:sz="0" w:space="0" w:color="auto"/>
        <w:bottom w:val="none" w:sz="0" w:space="0" w:color="auto"/>
        <w:right w:val="none" w:sz="0" w:space="0" w:color="auto"/>
      </w:divBdr>
    </w:div>
    <w:div w:id="956109122">
      <w:bodyDiv w:val="1"/>
      <w:marLeft w:val="0"/>
      <w:marRight w:val="0"/>
      <w:marTop w:val="0"/>
      <w:marBottom w:val="0"/>
      <w:divBdr>
        <w:top w:val="none" w:sz="0" w:space="0" w:color="auto"/>
        <w:left w:val="none" w:sz="0" w:space="0" w:color="auto"/>
        <w:bottom w:val="none" w:sz="0" w:space="0" w:color="auto"/>
        <w:right w:val="none" w:sz="0" w:space="0" w:color="auto"/>
      </w:divBdr>
    </w:div>
    <w:div w:id="956254103">
      <w:bodyDiv w:val="1"/>
      <w:marLeft w:val="0"/>
      <w:marRight w:val="0"/>
      <w:marTop w:val="0"/>
      <w:marBottom w:val="0"/>
      <w:divBdr>
        <w:top w:val="none" w:sz="0" w:space="0" w:color="auto"/>
        <w:left w:val="none" w:sz="0" w:space="0" w:color="auto"/>
        <w:bottom w:val="none" w:sz="0" w:space="0" w:color="auto"/>
        <w:right w:val="none" w:sz="0" w:space="0" w:color="auto"/>
      </w:divBdr>
    </w:div>
    <w:div w:id="956331912">
      <w:bodyDiv w:val="1"/>
      <w:marLeft w:val="0"/>
      <w:marRight w:val="0"/>
      <w:marTop w:val="0"/>
      <w:marBottom w:val="0"/>
      <w:divBdr>
        <w:top w:val="none" w:sz="0" w:space="0" w:color="auto"/>
        <w:left w:val="none" w:sz="0" w:space="0" w:color="auto"/>
        <w:bottom w:val="none" w:sz="0" w:space="0" w:color="auto"/>
        <w:right w:val="none" w:sz="0" w:space="0" w:color="auto"/>
      </w:divBdr>
    </w:div>
    <w:div w:id="956570420">
      <w:bodyDiv w:val="1"/>
      <w:marLeft w:val="0"/>
      <w:marRight w:val="0"/>
      <w:marTop w:val="0"/>
      <w:marBottom w:val="0"/>
      <w:divBdr>
        <w:top w:val="none" w:sz="0" w:space="0" w:color="auto"/>
        <w:left w:val="none" w:sz="0" w:space="0" w:color="auto"/>
        <w:bottom w:val="none" w:sz="0" w:space="0" w:color="auto"/>
        <w:right w:val="none" w:sz="0" w:space="0" w:color="auto"/>
      </w:divBdr>
      <w:divsChild>
        <w:div w:id="11759641">
          <w:marLeft w:val="480"/>
          <w:marRight w:val="0"/>
          <w:marTop w:val="0"/>
          <w:marBottom w:val="0"/>
          <w:divBdr>
            <w:top w:val="none" w:sz="0" w:space="0" w:color="auto"/>
            <w:left w:val="none" w:sz="0" w:space="0" w:color="auto"/>
            <w:bottom w:val="none" w:sz="0" w:space="0" w:color="auto"/>
            <w:right w:val="none" w:sz="0" w:space="0" w:color="auto"/>
          </w:divBdr>
        </w:div>
        <w:div w:id="23334994">
          <w:marLeft w:val="480"/>
          <w:marRight w:val="0"/>
          <w:marTop w:val="0"/>
          <w:marBottom w:val="0"/>
          <w:divBdr>
            <w:top w:val="none" w:sz="0" w:space="0" w:color="auto"/>
            <w:left w:val="none" w:sz="0" w:space="0" w:color="auto"/>
            <w:bottom w:val="none" w:sz="0" w:space="0" w:color="auto"/>
            <w:right w:val="none" w:sz="0" w:space="0" w:color="auto"/>
          </w:divBdr>
        </w:div>
        <w:div w:id="69544616">
          <w:marLeft w:val="480"/>
          <w:marRight w:val="0"/>
          <w:marTop w:val="0"/>
          <w:marBottom w:val="0"/>
          <w:divBdr>
            <w:top w:val="none" w:sz="0" w:space="0" w:color="auto"/>
            <w:left w:val="none" w:sz="0" w:space="0" w:color="auto"/>
            <w:bottom w:val="none" w:sz="0" w:space="0" w:color="auto"/>
            <w:right w:val="none" w:sz="0" w:space="0" w:color="auto"/>
          </w:divBdr>
        </w:div>
        <w:div w:id="104733780">
          <w:marLeft w:val="480"/>
          <w:marRight w:val="0"/>
          <w:marTop w:val="0"/>
          <w:marBottom w:val="0"/>
          <w:divBdr>
            <w:top w:val="none" w:sz="0" w:space="0" w:color="auto"/>
            <w:left w:val="none" w:sz="0" w:space="0" w:color="auto"/>
            <w:bottom w:val="none" w:sz="0" w:space="0" w:color="auto"/>
            <w:right w:val="none" w:sz="0" w:space="0" w:color="auto"/>
          </w:divBdr>
        </w:div>
        <w:div w:id="165094818">
          <w:marLeft w:val="480"/>
          <w:marRight w:val="0"/>
          <w:marTop w:val="0"/>
          <w:marBottom w:val="0"/>
          <w:divBdr>
            <w:top w:val="none" w:sz="0" w:space="0" w:color="auto"/>
            <w:left w:val="none" w:sz="0" w:space="0" w:color="auto"/>
            <w:bottom w:val="none" w:sz="0" w:space="0" w:color="auto"/>
            <w:right w:val="none" w:sz="0" w:space="0" w:color="auto"/>
          </w:divBdr>
        </w:div>
        <w:div w:id="182865487">
          <w:marLeft w:val="480"/>
          <w:marRight w:val="0"/>
          <w:marTop w:val="0"/>
          <w:marBottom w:val="0"/>
          <w:divBdr>
            <w:top w:val="none" w:sz="0" w:space="0" w:color="auto"/>
            <w:left w:val="none" w:sz="0" w:space="0" w:color="auto"/>
            <w:bottom w:val="none" w:sz="0" w:space="0" w:color="auto"/>
            <w:right w:val="none" w:sz="0" w:space="0" w:color="auto"/>
          </w:divBdr>
        </w:div>
        <w:div w:id="223418362">
          <w:marLeft w:val="480"/>
          <w:marRight w:val="0"/>
          <w:marTop w:val="0"/>
          <w:marBottom w:val="0"/>
          <w:divBdr>
            <w:top w:val="none" w:sz="0" w:space="0" w:color="auto"/>
            <w:left w:val="none" w:sz="0" w:space="0" w:color="auto"/>
            <w:bottom w:val="none" w:sz="0" w:space="0" w:color="auto"/>
            <w:right w:val="none" w:sz="0" w:space="0" w:color="auto"/>
          </w:divBdr>
        </w:div>
        <w:div w:id="278681272">
          <w:marLeft w:val="480"/>
          <w:marRight w:val="0"/>
          <w:marTop w:val="0"/>
          <w:marBottom w:val="0"/>
          <w:divBdr>
            <w:top w:val="none" w:sz="0" w:space="0" w:color="auto"/>
            <w:left w:val="none" w:sz="0" w:space="0" w:color="auto"/>
            <w:bottom w:val="none" w:sz="0" w:space="0" w:color="auto"/>
            <w:right w:val="none" w:sz="0" w:space="0" w:color="auto"/>
          </w:divBdr>
        </w:div>
        <w:div w:id="284772133">
          <w:marLeft w:val="480"/>
          <w:marRight w:val="0"/>
          <w:marTop w:val="0"/>
          <w:marBottom w:val="0"/>
          <w:divBdr>
            <w:top w:val="none" w:sz="0" w:space="0" w:color="auto"/>
            <w:left w:val="none" w:sz="0" w:space="0" w:color="auto"/>
            <w:bottom w:val="none" w:sz="0" w:space="0" w:color="auto"/>
            <w:right w:val="none" w:sz="0" w:space="0" w:color="auto"/>
          </w:divBdr>
        </w:div>
        <w:div w:id="325473004">
          <w:marLeft w:val="480"/>
          <w:marRight w:val="0"/>
          <w:marTop w:val="0"/>
          <w:marBottom w:val="0"/>
          <w:divBdr>
            <w:top w:val="none" w:sz="0" w:space="0" w:color="auto"/>
            <w:left w:val="none" w:sz="0" w:space="0" w:color="auto"/>
            <w:bottom w:val="none" w:sz="0" w:space="0" w:color="auto"/>
            <w:right w:val="none" w:sz="0" w:space="0" w:color="auto"/>
          </w:divBdr>
        </w:div>
        <w:div w:id="394352642">
          <w:marLeft w:val="480"/>
          <w:marRight w:val="0"/>
          <w:marTop w:val="0"/>
          <w:marBottom w:val="0"/>
          <w:divBdr>
            <w:top w:val="none" w:sz="0" w:space="0" w:color="auto"/>
            <w:left w:val="none" w:sz="0" w:space="0" w:color="auto"/>
            <w:bottom w:val="none" w:sz="0" w:space="0" w:color="auto"/>
            <w:right w:val="none" w:sz="0" w:space="0" w:color="auto"/>
          </w:divBdr>
        </w:div>
        <w:div w:id="397362641">
          <w:marLeft w:val="480"/>
          <w:marRight w:val="0"/>
          <w:marTop w:val="0"/>
          <w:marBottom w:val="0"/>
          <w:divBdr>
            <w:top w:val="none" w:sz="0" w:space="0" w:color="auto"/>
            <w:left w:val="none" w:sz="0" w:space="0" w:color="auto"/>
            <w:bottom w:val="none" w:sz="0" w:space="0" w:color="auto"/>
            <w:right w:val="none" w:sz="0" w:space="0" w:color="auto"/>
          </w:divBdr>
        </w:div>
        <w:div w:id="485362328">
          <w:marLeft w:val="480"/>
          <w:marRight w:val="0"/>
          <w:marTop w:val="0"/>
          <w:marBottom w:val="0"/>
          <w:divBdr>
            <w:top w:val="none" w:sz="0" w:space="0" w:color="auto"/>
            <w:left w:val="none" w:sz="0" w:space="0" w:color="auto"/>
            <w:bottom w:val="none" w:sz="0" w:space="0" w:color="auto"/>
            <w:right w:val="none" w:sz="0" w:space="0" w:color="auto"/>
          </w:divBdr>
        </w:div>
        <w:div w:id="501625838">
          <w:marLeft w:val="480"/>
          <w:marRight w:val="0"/>
          <w:marTop w:val="0"/>
          <w:marBottom w:val="0"/>
          <w:divBdr>
            <w:top w:val="none" w:sz="0" w:space="0" w:color="auto"/>
            <w:left w:val="none" w:sz="0" w:space="0" w:color="auto"/>
            <w:bottom w:val="none" w:sz="0" w:space="0" w:color="auto"/>
            <w:right w:val="none" w:sz="0" w:space="0" w:color="auto"/>
          </w:divBdr>
        </w:div>
        <w:div w:id="557129445">
          <w:marLeft w:val="480"/>
          <w:marRight w:val="0"/>
          <w:marTop w:val="0"/>
          <w:marBottom w:val="0"/>
          <w:divBdr>
            <w:top w:val="none" w:sz="0" w:space="0" w:color="auto"/>
            <w:left w:val="none" w:sz="0" w:space="0" w:color="auto"/>
            <w:bottom w:val="none" w:sz="0" w:space="0" w:color="auto"/>
            <w:right w:val="none" w:sz="0" w:space="0" w:color="auto"/>
          </w:divBdr>
        </w:div>
        <w:div w:id="636645983">
          <w:marLeft w:val="480"/>
          <w:marRight w:val="0"/>
          <w:marTop w:val="0"/>
          <w:marBottom w:val="0"/>
          <w:divBdr>
            <w:top w:val="none" w:sz="0" w:space="0" w:color="auto"/>
            <w:left w:val="none" w:sz="0" w:space="0" w:color="auto"/>
            <w:bottom w:val="none" w:sz="0" w:space="0" w:color="auto"/>
            <w:right w:val="none" w:sz="0" w:space="0" w:color="auto"/>
          </w:divBdr>
        </w:div>
        <w:div w:id="725683016">
          <w:marLeft w:val="480"/>
          <w:marRight w:val="0"/>
          <w:marTop w:val="0"/>
          <w:marBottom w:val="0"/>
          <w:divBdr>
            <w:top w:val="none" w:sz="0" w:space="0" w:color="auto"/>
            <w:left w:val="none" w:sz="0" w:space="0" w:color="auto"/>
            <w:bottom w:val="none" w:sz="0" w:space="0" w:color="auto"/>
            <w:right w:val="none" w:sz="0" w:space="0" w:color="auto"/>
          </w:divBdr>
        </w:div>
        <w:div w:id="739055975">
          <w:marLeft w:val="480"/>
          <w:marRight w:val="0"/>
          <w:marTop w:val="0"/>
          <w:marBottom w:val="0"/>
          <w:divBdr>
            <w:top w:val="none" w:sz="0" w:space="0" w:color="auto"/>
            <w:left w:val="none" w:sz="0" w:space="0" w:color="auto"/>
            <w:bottom w:val="none" w:sz="0" w:space="0" w:color="auto"/>
            <w:right w:val="none" w:sz="0" w:space="0" w:color="auto"/>
          </w:divBdr>
        </w:div>
        <w:div w:id="826944569">
          <w:marLeft w:val="480"/>
          <w:marRight w:val="0"/>
          <w:marTop w:val="0"/>
          <w:marBottom w:val="0"/>
          <w:divBdr>
            <w:top w:val="none" w:sz="0" w:space="0" w:color="auto"/>
            <w:left w:val="none" w:sz="0" w:space="0" w:color="auto"/>
            <w:bottom w:val="none" w:sz="0" w:space="0" w:color="auto"/>
            <w:right w:val="none" w:sz="0" w:space="0" w:color="auto"/>
          </w:divBdr>
        </w:div>
        <w:div w:id="837310969">
          <w:marLeft w:val="480"/>
          <w:marRight w:val="0"/>
          <w:marTop w:val="0"/>
          <w:marBottom w:val="0"/>
          <w:divBdr>
            <w:top w:val="none" w:sz="0" w:space="0" w:color="auto"/>
            <w:left w:val="none" w:sz="0" w:space="0" w:color="auto"/>
            <w:bottom w:val="none" w:sz="0" w:space="0" w:color="auto"/>
            <w:right w:val="none" w:sz="0" w:space="0" w:color="auto"/>
          </w:divBdr>
        </w:div>
        <w:div w:id="838886540">
          <w:marLeft w:val="480"/>
          <w:marRight w:val="0"/>
          <w:marTop w:val="0"/>
          <w:marBottom w:val="0"/>
          <w:divBdr>
            <w:top w:val="none" w:sz="0" w:space="0" w:color="auto"/>
            <w:left w:val="none" w:sz="0" w:space="0" w:color="auto"/>
            <w:bottom w:val="none" w:sz="0" w:space="0" w:color="auto"/>
            <w:right w:val="none" w:sz="0" w:space="0" w:color="auto"/>
          </w:divBdr>
        </w:div>
        <w:div w:id="931008646">
          <w:marLeft w:val="480"/>
          <w:marRight w:val="0"/>
          <w:marTop w:val="0"/>
          <w:marBottom w:val="0"/>
          <w:divBdr>
            <w:top w:val="none" w:sz="0" w:space="0" w:color="auto"/>
            <w:left w:val="none" w:sz="0" w:space="0" w:color="auto"/>
            <w:bottom w:val="none" w:sz="0" w:space="0" w:color="auto"/>
            <w:right w:val="none" w:sz="0" w:space="0" w:color="auto"/>
          </w:divBdr>
        </w:div>
        <w:div w:id="947276487">
          <w:marLeft w:val="480"/>
          <w:marRight w:val="0"/>
          <w:marTop w:val="0"/>
          <w:marBottom w:val="0"/>
          <w:divBdr>
            <w:top w:val="none" w:sz="0" w:space="0" w:color="auto"/>
            <w:left w:val="none" w:sz="0" w:space="0" w:color="auto"/>
            <w:bottom w:val="none" w:sz="0" w:space="0" w:color="auto"/>
            <w:right w:val="none" w:sz="0" w:space="0" w:color="auto"/>
          </w:divBdr>
        </w:div>
        <w:div w:id="968434126">
          <w:marLeft w:val="480"/>
          <w:marRight w:val="0"/>
          <w:marTop w:val="0"/>
          <w:marBottom w:val="0"/>
          <w:divBdr>
            <w:top w:val="none" w:sz="0" w:space="0" w:color="auto"/>
            <w:left w:val="none" w:sz="0" w:space="0" w:color="auto"/>
            <w:bottom w:val="none" w:sz="0" w:space="0" w:color="auto"/>
            <w:right w:val="none" w:sz="0" w:space="0" w:color="auto"/>
          </w:divBdr>
        </w:div>
        <w:div w:id="1003626961">
          <w:marLeft w:val="480"/>
          <w:marRight w:val="0"/>
          <w:marTop w:val="0"/>
          <w:marBottom w:val="0"/>
          <w:divBdr>
            <w:top w:val="none" w:sz="0" w:space="0" w:color="auto"/>
            <w:left w:val="none" w:sz="0" w:space="0" w:color="auto"/>
            <w:bottom w:val="none" w:sz="0" w:space="0" w:color="auto"/>
            <w:right w:val="none" w:sz="0" w:space="0" w:color="auto"/>
          </w:divBdr>
        </w:div>
      </w:divsChild>
    </w:div>
    <w:div w:id="956719575">
      <w:bodyDiv w:val="1"/>
      <w:marLeft w:val="0"/>
      <w:marRight w:val="0"/>
      <w:marTop w:val="0"/>
      <w:marBottom w:val="0"/>
      <w:divBdr>
        <w:top w:val="none" w:sz="0" w:space="0" w:color="auto"/>
        <w:left w:val="none" w:sz="0" w:space="0" w:color="auto"/>
        <w:bottom w:val="none" w:sz="0" w:space="0" w:color="auto"/>
        <w:right w:val="none" w:sz="0" w:space="0" w:color="auto"/>
      </w:divBdr>
    </w:div>
    <w:div w:id="956720196">
      <w:bodyDiv w:val="1"/>
      <w:marLeft w:val="0"/>
      <w:marRight w:val="0"/>
      <w:marTop w:val="0"/>
      <w:marBottom w:val="0"/>
      <w:divBdr>
        <w:top w:val="none" w:sz="0" w:space="0" w:color="auto"/>
        <w:left w:val="none" w:sz="0" w:space="0" w:color="auto"/>
        <w:bottom w:val="none" w:sz="0" w:space="0" w:color="auto"/>
        <w:right w:val="none" w:sz="0" w:space="0" w:color="auto"/>
      </w:divBdr>
    </w:div>
    <w:div w:id="957221786">
      <w:bodyDiv w:val="1"/>
      <w:marLeft w:val="0"/>
      <w:marRight w:val="0"/>
      <w:marTop w:val="0"/>
      <w:marBottom w:val="0"/>
      <w:divBdr>
        <w:top w:val="none" w:sz="0" w:space="0" w:color="auto"/>
        <w:left w:val="none" w:sz="0" w:space="0" w:color="auto"/>
        <w:bottom w:val="none" w:sz="0" w:space="0" w:color="auto"/>
        <w:right w:val="none" w:sz="0" w:space="0" w:color="auto"/>
      </w:divBdr>
    </w:div>
    <w:div w:id="957490739">
      <w:bodyDiv w:val="1"/>
      <w:marLeft w:val="0"/>
      <w:marRight w:val="0"/>
      <w:marTop w:val="0"/>
      <w:marBottom w:val="0"/>
      <w:divBdr>
        <w:top w:val="none" w:sz="0" w:space="0" w:color="auto"/>
        <w:left w:val="none" w:sz="0" w:space="0" w:color="auto"/>
        <w:bottom w:val="none" w:sz="0" w:space="0" w:color="auto"/>
        <w:right w:val="none" w:sz="0" w:space="0" w:color="auto"/>
      </w:divBdr>
    </w:div>
    <w:div w:id="958296224">
      <w:bodyDiv w:val="1"/>
      <w:marLeft w:val="0"/>
      <w:marRight w:val="0"/>
      <w:marTop w:val="0"/>
      <w:marBottom w:val="0"/>
      <w:divBdr>
        <w:top w:val="none" w:sz="0" w:space="0" w:color="auto"/>
        <w:left w:val="none" w:sz="0" w:space="0" w:color="auto"/>
        <w:bottom w:val="none" w:sz="0" w:space="0" w:color="auto"/>
        <w:right w:val="none" w:sz="0" w:space="0" w:color="auto"/>
      </w:divBdr>
    </w:div>
    <w:div w:id="958730168">
      <w:bodyDiv w:val="1"/>
      <w:marLeft w:val="0"/>
      <w:marRight w:val="0"/>
      <w:marTop w:val="0"/>
      <w:marBottom w:val="0"/>
      <w:divBdr>
        <w:top w:val="none" w:sz="0" w:space="0" w:color="auto"/>
        <w:left w:val="none" w:sz="0" w:space="0" w:color="auto"/>
        <w:bottom w:val="none" w:sz="0" w:space="0" w:color="auto"/>
        <w:right w:val="none" w:sz="0" w:space="0" w:color="auto"/>
      </w:divBdr>
    </w:div>
    <w:div w:id="958874825">
      <w:bodyDiv w:val="1"/>
      <w:marLeft w:val="0"/>
      <w:marRight w:val="0"/>
      <w:marTop w:val="0"/>
      <w:marBottom w:val="0"/>
      <w:divBdr>
        <w:top w:val="none" w:sz="0" w:space="0" w:color="auto"/>
        <w:left w:val="none" w:sz="0" w:space="0" w:color="auto"/>
        <w:bottom w:val="none" w:sz="0" w:space="0" w:color="auto"/>
        <w:right w:val="none" w:sz="0" w:space="0" w:color="auto"/>
      </w:divBdr>
    </w:div>
    <w:div w:id="959140770">
      <w:bodyDiv w:val="1"/>
      <w:marLeft w:val="0"/>
      <w:marRight w:val="0"/>
      <w:marTop w:val="0"/>
      <w:marBottom w:val="0"/>
      <w:divBdr>
        <w:top w:val="none" w:sz="0" w:space="0" w:color="auto"/>
        <w:left w:val="none" w:sz="0" w:space="0" w:color="auto"/>
        <w:bottom w:val="none" w:sz="0" w:space="0" w:color="auto"/>
        <w:right w:val="none" w:sz="0" w:space="0" w:color="auto"/>
      </w:divBdr>
    </w:div>
    <w:div w:id="959147846">
      <w:bodyDiv w:val="1"/>
      <w:marLeft w:val="0"/>
      <w:marRight w:val="0"/>
      <w:marTop w:val="0"/>
      <w:marBottom w:val="0"/>
      <w:divBdr>
        <w:top w:val="none" w:sz="0" w:space="0" w:color="auto"/>
        <w:left w:val="none" w:sz="0" w:space="0" w:color="auto"/>
        <w:bottom w:val="none" w:sz="0" w:space="0" w:color="auto"/>
        <w:right w:val="none" w:sz="0" w:space="0" w:color="auto"/>
      </w:divBdr>
    </w:div>
    <w:div w:id="959192941">
      <w:bodyDiv w:val="1"/>
      <w:marLeft w:val="0"/>
      <w:marRight w:val="0"/>
      <w:marTop w:val="0"/>
      <w:marBottom w:val="0"/>
      <w:divBdr>
        <w:top w:val="none" w:sz="0" w:space="0" w:color="auto"/>
        <w:left w:val="none" w:sz="0" w:space="0" w:color="auto"/>
        <w:bottom w:val="none" w:sz="0" w:space="0" w:color="auto"/>
        <w:right w:val="none" w:sz="0" w:space="0" w:color="auto"/>
      </w:divBdr>
      <w:divsChild>
        <w:div w:id="158011752">
          <w:marLeft w:val="480"/>
          <w:marRight w:val="0"/>
          <w:marTop w:val="0"/>
          <w:marBottom w:val="0"/>
          <w:divBdr>
            <w:top w:val="none" w:sz="0" w:space="0" w:color="auto"/>
            <w:left w:val="none" w:sz="0" w:space="0" w:color="auto"/>
            <w:bottom w:val="none" w:sz="0" w:space="0" w:color="auto"/>
            <w:right w:val="none" w:sz="0" w:space="0" w:color="auto"/>
          </w:divBdr>
        </w:div>
        <w:div w:id="203911394">
          <w:marLeft w:val="480"/>
          <w:marRight w:val="0"/>
          <w:marTop w:val="0"/>
          <w:marBottom w:val="0"/>
          <w:divBdr>
            <w:top w:val="none" w:sz="0" w:space="0" w:color="auto"/>
            <w:left w:val="none" w:sz="0" w:space="0" w:color="auto"/>
            <w:bottom w:val="none" w:sz="0" w:space="0" w:color="auto"/>
            <w:right w:val="none" w:sz="0" w:space="0" w:color="auto"/>
          </w:divBdr>
        </w:div>
        <w:div w:id="300043624">
          <w:marLeft w:val="480"/>
          <w:marRight w:val="0"/>
          <w:marTop w:val="0"/>
          <w:marBottom w:val="0"/>
          <w:divBdr>
            <w:top w:val="none" w:sz="0" w:space="0" w:color="auto"/>
            <w:left w:val="none" w:sz="0" w:space="0" w:color="auto"/>
            <w:bottom w:val="none" w:sz="0" w:space="0" w:color="auto"/>
            <w:right w:val="none" w:sz="0" w:space="0" w:color="auto"/>
          </w:divBdr>
        </w:div>
        <w:div w:id="339159010">
          <w:marLeft w:val="480"/>
          <w:marRight w:val="0"/>
          <w:marTop w:val="0"/>
          <w:marBottom w:val="0"/>
          <w:divBdr>
            <w:top w:val="none" w:sz="0" w:space="0" w:color="auto"/>
            <w:left w:val="none" w:sz="0" w:space="0" w:color="auto"/>
            <w:bottom w:val="none" w:sz="0" w:space="0" w:color="auto"/>
            <w:right w:val="none" w:sz="0" w:space="0" w:color="auto"/>
          </w:divBdr>
        </w:div>
        <w:div w:id="445662018">
          <w:marLeft w:val="480"/>
          <w:marRight w:val="0"/>
          <w:marTop w:val="0"/>
          <w:marBottom w:val="0"/>
          <w:divBdr>
            <w:top w:val="none" w:sz="0" w:space="0" w:color="auto"/>
            <w:left w:val="none" w:sz="0" w:space="0" w:color="auto"/>
            <w:bottom w:val="none" w:sz="0" w:space="0" w:color="auto"/>
            <w:right w:val="none" w:sz="0" w:space="0" w:color="auto"/>
          </w:divBdr>
        </w:div>
        <w:div w:id="575480692">
          <w:marLeft w:val="480"/>
          <w:marRight w:val="0"/>
          <w:marTop w:val="0"/>
          <w:marBottom w:val="0"/>
          <w:divBdr>
            <w:top w:val="none" w:sz="0" w:space="0" w:color="auto"/>
            <w:left w:val="none" w:sz="0" w:space="0" w:color="auto"/>
            <w:bottom w:val="none" w:sz="0" w:space="0" w:color="auto"/>
            <w:right w:val="none" w:sz="0" w:space="0" w:color="auto"/>
          </w:divBdr>
        </w:div>
        <w:div w:id="676269688">
          <w:marLeft w:val="480"/>
          <w:marRight w:val="0"/>
          <w:marTop w:val="0"/>
          <w:marBottom w:val="0"/>
          <w:divBdr>
            <w:top w:val="none" w:sz="0" w:space="0" w:color="auto"/>
            <w:left w:val="none" w:sz="0" w:space="0" w:color="auto"/>
            <w:bottom w:val="none" w:sz="0" w:space="0" w:color="auto"/>
            <w:right w:val="none" w:sz="0" w:space="0" w:color="auto"/>
          </w:divBdr>
        </w:div>
        <w:div w:id="721713949">
          <w:marLeft w:val="480"/>
          <w:marRight w:val="0"/>
          <w:marTop w:val="0"/>
          <w:marBottom w:val="0"/>
          <w:divBdr>
            <w:top w:val="none" w:sz="0" w:space="0" w:color="auto"/>
            <w:left w:val="none" w:sz="0" w:space="0" w:color="auto"/>
            <w:bottom w:val="none" w:sz="0" w:space="0" w:color="auto"/>
            <w:right w:val="none" w:sz="0" w:space="0" w:color="auto"/>
          </w:divBdr>
        </w:div>
        <w:div w:id="843864944">
          <w:marLeft w:val="480"/>
          <w:marRight w:val="0"/>
          <w:marTop w:val="0"/>
          <w:marBottom w:val="0"/>
          <w:divBdr>
            <w:top w:val="none" w:sz="0" w:space="0" w:color="auto"/>
            <w:left w:val="none" w:sz="0" w:space="0" w:color="auto"/>
            <w:bottom w:val="none" w:sz="0" w:space="0" w:color="auto"/>
            <w:right w:val="none" w:sz="0" w:space="0" w:color="auto"/>
          </w:divBdr>
        </w:div>
        <w:div w:id="888612601">
          <w:marLeft w:val="480"/>
          <w:marRight w:val="0"/>
          <w:marTop w:val="0"/>
          <w:marBottom w:val="0"/>
          <w:divBdr>
            <w:top w:val="none" w:sz="0" w:space="0" w:color="auto"/>
            <w:left w:val="none" w:sz="0" w:space="0" w:color="auto"/>
            <w:bottom w:val="none" w:sz="0" w:space="0" w:color="auto"/>
            <w:right w:val="none" w:sz="0" w:space="0" w:color="auto"/>
          </w:divBdr>
        </w:div>
      </w:divsChild>
    </w:div>
    <w:div w:id="959413662">
      <w:bodyDiv w:val="1"/>
      <w:marLeft w:val="0"/>
      <w:marRight w:val="0"/>
      <w:marTop w:val="0"/>
      <w:marBottom w:val="0"/>
      <w:divBdr>
        <w:top w:val="none" w:sz="0" w:space="0" w:color="auto"/>
        <w:left w:val="none" w:sz="0" w:space="0" w:color="auto"/>
        <w:bottom w:val="none" w:sz="0" w:space="0" w:color="auto"/>
        <w:right w:val="none" w:sz="0" w:space="0" w:color="auto"/>
      </w:divBdr>
    </w:div>
    <w:div w:id="959647905">
      <w:bodyDiv w:val="1"/>
      <w:marLeft w:val="0"/>
      <w:marRight w:val="0"/>
      <w:marTop w:val="0"/>
      <w:marBottom w:val="0"/>
      <w:divBdr>
        <w:top w:val="none" w:sz="0" w:space="0" w:color="auto"/>
        <w:left w:val="none" w:sz="0" w:space="0" w:color="auto"/>
        <w:bottom w:val="none" w:sz="0" w:space="0" w:color="auto"/>
        <w:right w:val="none" w:sz="0" w:space="0" w:color="auto"/>
      </w:divBdr>
    </w:div>
    <w:div w:id="959992619">
      <w:bodyDiv w:val="1"/>
      <w:marLeft w:val="0"/>
      <w:marRight w:val="0"/>
      <w:marTop w:val="0"/>
      <w:marBottom w:val="0"/>
      <w:divBdr>
        <w:top w:val="none" w:sz="0" w:space="0" w:color="auto"/>
        <w:left w:val="none" w:sz="0" w:space="0" w:color="auto"/>
        <w:bottom w:val="none" w:sz="0" w:space="0" w:color="auto"/>
        <w:right w:val="none" w:sz="0" w:space="0" w:color="auto"/>
      </w:divBdr>
    </w:div>
    <w:div w:id="959996380">
      <w:bodyDiv w:val="1"/>
      <w:marLeft w:val="0"/>
      <w:marRight w:val="0"/>
      <w:marTop w:val="0"/>
      <w:marBottom w:val="0"/>
      <w:divBdr>
        <w:top w:val="none" w:sz="0" w:space="0" w:color="auto"/>
        <w:left w:val="none" w:sz="0" w:space="0" w:color="auto"/>
        <w:bottom w:val="none" w:sz="0" w:space="0" w:color="auto"/>
        <w:right w:val="none" w:sz="0" w:space="0" w:color="auto"/>
      </w:divBdr>
    </w:div>
    <w:div w:id="960189202">
      <w:bodyDiv w:val="1"/>
      <w:marLeft w:val="0"/>
      <w:marRight w:val="0"/>
      <w:marTop w:val="0"/>
      <w:marBottom w:val="0"/>
      <w:divBdr>
        <w:top w:val="none" w:sz="0" w:space="0" w:color="auto"/>
        <w:left w:val="none" w:sz="0" w:space="0" w:color="auto"/>
        <w:bottom w:val="none" w:sz="0" w:space="0" w:color="auto"/>
        <w:right w:val="none" w:sz="0" w:space="0" w:color="auto"/>
      </w:divBdr>
    </w:div>
    <w:div w:id="961232910">
      <w:bodyDiv w:val="1"/>
      <w:marLeft w:val="0"/>
      <w:marRight w:val="0"/>
      <w:marTop w:val="0"/>
      <w:marBottom w:val="0"/>
      <w:divBdr>
        <w:top w:val="none" w:sz="0" w:space="0" w:color="auto"/>
        <w:left w:val="none" w:sz="0" w:space="0" w:color="auto"/>
        <w:bottom w:val="none" w:sz="0" w:space="0" w:color="auto"/>
        <w:right w:val="none" w:sz="0" w:space="0" w:color="auto"/>
      </w:divBdr>
    </w:div>
    <w:div w:id="961232935">
      <w:bodyDiv w:val="1"/>
      <w:marLeft w:val="0"/>
      <w:marRight w:val="0"/>
      <w:marTop w:val="0"/>
      <w:marBottom w:val="0"/>
      <w:divBdr>
        <w:top w:val="none" w:sz="0" w:space="0" w:color="auto"/>
        <w:left w:val="none" w:sz="0" w:space="0" w:color="auto"/>
        <w:bottom w:val="none" w:sz="0" w:space="0" w:color="auto"/>
        <w:right w:val="none" w:sz="0" w:space="0" w:color="auto"/>
      </w:divBdr>
      <w:divsChild>
        <w:div w:id="618756860">
          <w:marLeft w:val="480"/>
          <w:marRight w:val="0"/>
          <w:marTop w:val="0"/>
          <w:marBottom w:val="0"/>
          <w:divBdr>
            <w:top w:val="none" w:sz="0" w:space="0" w:color="auto"/>
            <w:left w:val="none" w:sz="0" w:space="0" w:color="auto"/>
            <w:bottom w:val="none" w:sz="0" w:space="0" w:color="auto"/>
            <w:right w:val="none" w:sz="0" w:space="0" w:color="auto"/>
          </w:divBdr>
        </w:div>
      </w:divsChild>
    </w:div>
    <w:div w:id="961613129">
      <w:bodyDiv w:val="1"/>
      <w:marLeft w:val="0"/>
      <w:marRight w:val="0"/>
      <w:marTop w:val="0"/>
      <w:marBottom w:val="0"/>
      <w:divBdr>
        <w:top w:val="none" w:sz="0" w:space="0" w:color="auto"/>
        <w:left w:val="none" w:sz="0" w:space="0" w:color="auto"/>
        <w:bottom w:val="none" w:sz="0" w:space="0" w:color="auto"/>
        <w:right w:val="none" w:sz="0" w:space="0" w:color="auto"/>
      </w:divBdr>
    </w:div>
    <w:div w:id="961620320">
      <w:bodyDiv w:val="1"/>
      <w:marLeft w:val="0"/>
      <w:marRight w:val="0"/>
      <w:marTop w:val="0"/>
      <w:marBottom w:val="0"/>
      <w:divBdr>
        <w:top w:val="none" w:sz="0" w:space="0" w:color="auto"/>
        <w:left w:val="none" w:sz="0" w:space="0" w:color="auto"/>
        <w:bottom w:val="none" w:sz="0" w:space="0" w:color="auto"/>
        <w:right w:val="none" w:sz="0" w:space="0" w:color="auto"/>
      </w:divBdr>
    </w:div>
    <w:div w:id="961881980">
      <w:bodyDiv w:val="1"/>
      <w:marLeft w:val="0"/>
      <w:marRight w:val="0"/>
      <w:marTop w:val="0"/>
      <w:marBottom w:val="0"/>
      <w:divBdr>
        <w:top w:val="none" w:sz="0" w:space="0" w:color="auto"/>
        <w:left w:val="none" w:sz="0" w:space="0" w:color="auto"/>
        <w:bottom w:val="none" w:sz="0" w:space="0" w:color="auto"/>
        <w:right w:val="none" w:sz="0" w:space="0" w:color="auto"/>
      </w:divBdr>
    </w:div>
    <w:div w:id="962077746">
      <w:bodyDiv w:val="1"/>
      <w:marLeft w:val="0"/>
      <w:marRight w:val="0"/>
      <w:marTop w:val="0"/>
      <w:marBottom w:val="0"/>
      <w:divBdr>
        <w:top w:val="none" w:sz="0" w:space="0" w:color="auto"/>
        <w:left w:val="none" w:sz="0" w:space="0" w:color="auto"/>
        <w:bottom w:val="none" w:sz="0" w:space="0" w:color="auto"/>
        <w:right w:val="none" w:sz="0" w:space="0" w:color="auto"/>
      </w:divBdr>
    </w:div>
    <w:div w:id="962730656">
      <w:bodyDiv w:val="1"/>
      <w:marLeft w:val="0"/>
      <w:marRight w:val="0"/>
      <w:marTop w:val="0"/>
      <w:marBottom w:val="0"/>
      <w:divBdr>
        <w:top w:val="none" w:sz="0" w:space="0" w:color="auto"/>
        <w:left w:val="none" w:sz="0" w:space="0" w:color="auto"/>
        <w:bottom w:val="none" w:sz="0" w:space="0" w:color="auto"/>
        <w:right w:val="none" w:sz="0" w:space="0" w:color="auto"/>
      </w:divBdr>
    </w:div>
    <w:div w:id="963191718">
      <w:bodyDiv w:val="1"/>
      <w:marLeft w:val="0"/>
      <w:marRight w:val="0"/>
      <w:marTop w:val="0"/>
      <w:marBottom w:val="0"/>
      <w:divBdr>
        <w:top w:val="none" w:sz="0" w:space="0" w:color="auto"/>
        <w:left w:val="none" w:sz="0" w:space="0" w:color="auto"/>
        <w:bottom w:val="none" w:sz="0" w:space="0" w:color="auto"/>
        <w:right w:val="none" w:sz="0" w:space="0" w:color="auto"/>
      </w:divBdr>
    </w:div>
    <w:div w:id="963461164">
      <w:bodyDiv w:val="1"/>
      <w:marLeft w:val="0"/>
      <w:marRight w:val="0"/>
      <w:marTop w:val="0"/>
      <w:marBottom w:val="0"/>
      <w:divBdr>
        <w:top w:val="none" w:sz="0" w:space="0" w:color="auto"/>
        <w:left w:val="none" w:sz="0" w:space="0" w:color="auto"/>
        <w:bottom w:val="none" w:sz="0" w:space="0" w:color="auto"/>
        <w:right w:val="none" w:sz="0" w:space="0" w:color="auto"/>
      </w:divBdr>
    </w:div>
    <w:div w:id="963778260">
      <w:bodyDiv w:val="1"/>
      <w:marLeft w:val="0"/>
      <w:marRight w:val="0"/>
      <w:marTop w:val="0"/>
      <w:marBottom w:val="0"/>
      <w:divBdr>
        <w:top w:val="none" w:sz="0" w:space="0" w:color="auto"/>
        <w:left w:val="none" w:sz="0" w:space="0" w:color="auto"/>
        <w:bottom w:val="none" w:sz="0" w:space="0" w:color="auto"/>
        <w:right w:val="none" w:sz="0" w:space="0" w:color="auto"/>
      </w:divBdr>
    </w:div>
    <w:div w:id="964576459">
      <w:bodyDiv w:val="1"/>
      <w:marLeft w:val="0"/>
      <w:marRight w:val="0"/>
      <w:marTop w:val="0"/>
      <w:marBottom w:val="0"/>
      <w:divBdr>
        <w:top w:val="none" w:sz="0" w:space="0" w:color="auto"/>
        <w:left w:val="none" w:sz="0" w:space="0" w:color="auto"/>
        <w:bottom w:val="none" w:sz="0" w:space="0" w:color="auto"/>
        <w:right w:val="none" w:sz="0" w:space="0" w:color="auto"/>
      </w:divBdr>
      <w:divsChild>
        <w:div w:id="26880346">
          <w:marLeft w:val="480"/>
          <w:marRight w:val="0"/>
          <w:marTop w:val="0"/>
          <w:marBottom w:val="0"/>
          <w:divBdr>
            <w:top w:val="none" w:sz="0" w:space="0" w:color="auto"/>
            <w:left w:val="none" w:sz="0" w:space="0" w:color="auto"/>
            <w:bottom w:val="none" w:sz="0" w:space="0" w:color="auto"/>
            <w:right w:val="none" w:sz="0" w:space="0" w:color="auto"/>
          </w:divBdr>
        </w:div>
        <w:div w:id="54856390">
          <w:marLeft w:val="480"/>
          <w:marRight w:val="0"/>
          <w:marTop w:val="0"/>
          <w:marBottom w:val="0"/>
          <w:divBdr>
            <w:top w:val="none" w:sz="0" w:space="0" w:color="auto"/>
            <w:left w:val="none" w:sz="0" w:space="0" w:color="auto"/>
            <w:bottom w:val="none" w:sz="0" w:space="0" w:color="auto"/>
            <w:right w:val="none" w:sz="0" w:space="0" w:color="auto"/>
          </w:divBdr>
        </w:div>
        <w:div w:id="121774546">
          <w:marLeft w:val="480"/>
          <w:marRight w:val="0"/>
          <w:marTop w:val="0"/>
          <w:marBottom w:val="0"/>
          <w:divBdr>
            <w:top w:val="none" w:sz="0" w:space="0" w:color="auto"/>
            <w:left w:val="none" w:sz="0" w:space="0" w:color="auto"/>
            <w:bottom w:val="none" w:sz="0" w:space="0" w:color="auto"/>
            <w:right w:val="none" w:sz="0" w:space="0" w:color="auto"/>
          </w:divBdr>
        </w:div>
        <w:div w:id="179244601">
          <w:marLeft w:val="480"/>
          <w:marRight w:val="0"/>
          <w:marTop w:val="0"/>
          <w:marBottom w:val="0"/>
          <w:divBdr>
            <w:top w:val="none" w:sz="0" w:space="0" w:color="auto"/>
            <w:left w:val="none" w:sz="0" w:space="0" w:color="auto"/>
            <w:bottom w:val="none" w:sz="0" w:space="0" w:color="auto"/>
            <w:right w:val="none" w:sz="0" w:space="0" w:color="auto"/>
          </w:divBdr>
        </w:div>
        <w:div w:id="191921915">
          <w:marLeft w:val="480"/>
          <w:marRight w:val="0"/>
          <w:marTop w:val="0"/>
          <w:marBottom w:val="0"/>
          <w:divBdr>
            <w:top w:val="none" w:sz="0" w:space="0" w:color="auto"/>
            <w:left w:val="none" w:sz="0" w:space="0" w:color="auto"/>
            <w:bottom w:val="none" w:sz="0" w:space="0" w:color="auto"/>
            <w:right w:val="none" w:sz="0" w:space="0" w:color="auto"/>
          </w:divBdr>
        </w:div>
        <w:div w:id="299504920">
          <w:marLeft w:val="480"/>
          <w:marRight w:val="0"/>
          <w:marTop w:val="0"/>
          <w:marBottom w:val="0"/>
          <w:divBdr>
            <w:top w:val="none" w:sz="0" w:space="0" w:color="auto"/>
            <w:left w:val="none" w:sz="0" w:space="0" w:color="auto"/>
            <w:bottom w:val="none" w:sz="0" w:space="0" w:color="auto"/>
            <w:right w:val="none" w:sz="0" w:space="0" w:color="auto"/>
          </w:divBdr>
        </w:div>
        <w:div w:id="318928669">
          <w:marLeft w:val="480"/>
          <w:marRight w:val="0"/>
          <w:marTop w:val="0"/>
          <w:marBottom w:val="0"/>
          <w:divBdr>
            <w:top w:val="none" w:sz="0" w:space="0" w:color="auto"/>
            <w:left w:val="none" w:sz="0" w:space="0" w:color="auto"/>
            <w:bottom w:val="none" w:sz="0" w:space="0" w:color="auto"/>
            <w:right w:val="none" w:sz="0" w:space="0" w:color="auto"/>
          </w:divBdr>
        </w:div>
        <w:div w:id="389427941">
          <w:marLeft w:val="480"/>
          <w:marRight w:val="0"/>
          <w:marTop w:val="0"/>
          <w:marBottom w:val="0"/>
          <w:divBdr>
            <w:top w:val="none" w:sz="0" w:space="0" w:color="auto"/>
            <w:left w:val="none" w:sz="0" w:space="0" w:color="auto"/>
            <w:bottom w:val="none" w:sz="0" w:space="0" w:color="auto"/>
            <w:right w:val="none" w:sz="0" w:space="0" w:color="auto"/>
          </w:divBdr>
        </w:div>
        <w:div w:id="393283170">
          <w:marLeft w:val="480"/>
          <w:marRight w:val="0"/>
          <w:marTop w:val="0"/>
          <w:marBottom w:val="0"/>
          <w:divBdr>
            <w:top w:val="none" w:sz="0" w:space="0" w:color="auto"/>
            <w:left w:val="none" w:sz="0" w:space="0" w:color="auto"/>
            <w:bottom w:val="none" w:sz="0" w:space="0" w:color="auto"/>
            <w:right w:val="none" w:sz="0" w:space="0" w:color="auto"/>
          </w:divBdr>
        </w:div>
        <w:div w:id="470363114">
          <w:marLeft w:val="480"/>
          <w:marRight w:val="0"/>
          <w:marTop w:val="0"/>
          <w:marBottom w:val="0"/>
          <w:divBdr>
            <w:top w:val="none" w:sz="0" w:space="0" w:color="auto"/>
            <w:left w:val="none" w:sz="0" w:space="0" w:color="auto"/>
            <w:bottom w:val="none" w:sz="0" w:space="0" w:color="auto"/>
            <w:right w:val="none" w:sz="0" w:space="0" w:color="auto"/>
          </w:divBdr>
        </w:div>
        <w:div w:id="479733646">
          <w:marLeft w:val="480"/>
          <w:marRight w:val="0"/>
          <w:marTop w:val="0"/>
          <w:marBottom w:val="0"/>
          <w:divBdr>
            <w:top w:val="none" w:sz="0" w:space="0" w:color="auto"/>
            <w:left w:val="none" w:sz="0" w:space="0" w:color="auto"/>
            <w:bottom w:val="none" w:sz="0" w:space="0" w:color="auto"/>
            <w:right w:val="none" w:sz="0" w:space="0" w:color="auto"/>
          </w:divBdr>
        </w:div>
        <w:div w:id="553469761">
          <w:marLeft w:val="480"/>
          <w:marRight w:val="0"/>
          <w:marTop w:val="0"/>
          <w:marBottom w:val="0"/>
          <w:divBdr>
            <w:top w:val="none" w:sz="0" w:space="0" w:color="auto"/>
            <w:left w:val="none" w:sz="0" w:space="0" w:color="auto"/>
            <w:bottom w:val="none" w:sz="0" w:space="0" w:color="auto"/>
            <w:right w:val="none" w:sz="0" w:space="0" w:color="auto"/>
          </w:divBdr>
        </w:div>
        <w:div w:id="586689989">
          <w:marLeft w:val="480"/>
          <w:marRight w:val="0"/>
          <w:marTop w:val="0"/>
          <w:marBottom w:val="0"/>
          <w:divBdr>
            <w:top w:val="none" w:sz="0" w:space="0" w:color="auto"/>
            <w:left w:val="none" w:sz="0" w:space="0" w:color="auto"/>
            <w:bottom w:val="none" w:sz="0" w:space="0" w:color="auto"/>
            <w:right w:val="none" w:sz="0" w:space="0" w:color="auto"/>
          </w:divBdr>
        </w:div>
        <w:div w:id="612710928">
          <w:marLeft w:val="480"/>
          <w:marRight w:val="0"/>
          <w:marTop w:val="0"/>
          <w:marBottom w:val="0"/>
          <w:divBdr>
            <w:top w:val="none" w:sz="0" w:space="0" w:color="auto"/>
            <w:left w:val="none" w:sz="0" w:space="0" w:color="auto"/>
            <w:bottom w:val="none" w:sz="0" w:space="0" w:color="auto"/>
            <w:right w:val="none" w:sz="0" w:space="0" w:color="auto"/>
          </w:divBdr>
        </w:div>
        <w:div w:id="687289831">
          <w:marLeft w:val="480"/>
          <w:marRight w:val="0"/>
          <w:marTop w:val="0"/>
          <w:marBottom w:val="0"/>
          <w:divBdr>
            <w:top w:val="none" w:sz="0" w:space="0" w:color="auto"/>
            <w:left w:val="none" w:sz="0" w:space="0" w:color="auto"/>
            <w:bottom w:val="none" w:sz="0" w:space="0" w:color="auto"/>
            <w:right w:val="none" w:sz="0" w:space="0" w:color="auto"/>
          </w:divBdr>
        </w:div>
        <w:div w:id="926645988">
          <w:marLeft w:val="480"/>
          <w:marRight w:val="0"/>
          <w:marTop w:val="0"/>
          <w:marBottom w:val="0"/>
          <w:divBdr>
            <w:top w:val="none" w:sz="0" w:space="0" w:color="auto"/>
            <w:left w:val="none" w:sz="0" w:space="0" w:color="auto"/>
            <w:bottom w:val="none" w:sz="0" w:space="0" w:color="auto"/>
            <w:right w:val="none" w:sz="0" w:space="0" w:color="auto"/>
          </w:divBdr>
        </w:div>
      </w:divsChild>
    </w:div>
    <w:div w:id="964578751">
      <w:bodyDiv w:val="1"/>
      <w:marLeft w:val="0"/>
      <w:marRight w:val="0"/>
      <w:marTop w:val="0"/>
      <w:marBottom w:val="0"/>
      <w:divBdr>
        <w:top w:val="none" w:sz="0" w:space="0" w:color="auto"/>
        <w:left w:val="none" w:sz="0" w:space="0" w:color="auto"/>
        <w:bottom w:val="none" w:sz="0" w:space="0" w:color="auto"/>
        <w:right w:val="none" w:sz="0" w:space="0" w:color="auto"/>
      </w:divBdr>
    </w:div>
    <w:div w:id="964846267">
      <w:bodyDiv w:val="1"/>
      <w:marLeft w:val="0"/>
      <w:marRight w:val="0"/>
      <w:marTop w:val="0"/>
      <w:marBottom w:val="0"/>
      <w:divBdr>
        <w:top w:val="none" w:sz="0" w:space="0" w:color="auto"/>
        <w:left w:val="none" w:sz="0" w:space="0" w:color="auto"/>
        <w:bottom w:val="none" w:sz="0" w:space="0" w:color="auto"/>
        <w:right w:val="none" w:sz="0" w:space="0" w:color="auto"/>
      </w:divBdr>
    </w:div>
    <w:div w:id="965164411">
      <w:bodyDiv w:val="1"/>
      <w:marLeft w:val="0"/>
      <w:marRight w:val="0"/>
      <w:marTop w:val="0"/>
      <w:marBottom w:val="0"/>
      <w:divBdr>
        <w:top w:val="none" w:sz="0" w:space="0" w:color="auto"/>
        <w:left w:val="none" w:sz="0" w:space="0" w:color="auto"/>
        <w:bottom w:val="none" w:sz="0" w:space="0" w:color="auto"/>
        <w:right w:val="none" w:sz="0" w:space="0" w:color="auto"/>
      </w:divBdr>
    </w:div>
    <w:div w:id="965702398">
      <w:bodyDiv w:val="1"/>
      <w:marLeft w:val="0"/>
      <w:marRight w:val="0"/>
      <w:marTop w:val="0"/>
      <w:marBottom w:val="0"/>
      <w:divBdr>
        <w:top w:val="none" w:sz="0" w:space="0" w:color="auto"/>
        <w:left w:val="none" w:sz="0" w:space="0" w:color="auto"/>
        <w:bottom w:val="none" w:sz="0" w:space="0" w:color="auto"/>
        <w:right w:val="none" w:sz="0" w:space="0" w:color="auto"/>
      </w:divBdr>
    </w:div>
    <w:div w:id="965744038">
      <w:bodyDiv w:val="1"/>
      <w:marLeft w:val="0"/>
      <w:marRight w:val="0"/>
      <w:marTop w:val="0"/>
      <w:marBottom w:val="0"/>
      <w:divBdr>
        <w:top w:val="none" w:sz="0" w:space="0" w:color="auto"/>
        <w:left w:val="none" w:sz="0" w:space="0" w:color="auto"/>
        <w:bottom w:val="none" w:sz="0" w:space="0" w:color="auto"/>
        <w:right w:val="none" w:sz="0" w:space="0" w:color="auto"/>
      </w:divBdr>
    </w:div>
    <w:div w:id="965964612">
      <w:bodyDiv w:val="1"/>
      <w:marLeft w:val="0"/>
      <w:marRight w:val="0"/>
      <w:marTop w:val="0"/>
      <w:marBottom w:val="0"/>
      <w:divBdr>
        <w:top w:val="none" w:sz="0" w:space="0" w:color="auto"/>
        <w:left w:val="none" w:sz="0" w:space="0" w:color="auto"/>
        <w:bottom w:val="none" w:sz="0" w:space="0" w:color="auto"/>
        <w:right w:val="none" w:sz="0" w:space="0" w:color="auto"/>
      </w:divBdr>
    </w:div>
    <w:div w:id="966013490">
      <w:bodyDiv w:val="1"/>
      <w:marLeft w:val="0"/>
      <w:marRight w:val="0"/>
      <w:marTop w:val="0"/>
      <w:marBottom w:val="0"/>
      <w:divBdr>
        <w:top w:val="none" w:sz="0" w:space="0" w:color="auto"/>
        <w:left w:val="none" w:sz="0" w:space="0" w:color="auto"/>
        <w:bottom w:val="none" w:sz="0" w:space="0" w:color="auto"/>
        <w:right w:val="none" w:sz="0" w:space="0" w:color="auto"/>
      </w:divBdr>
    </w:div>
    <w:div w:id="966080480">
      <w:bodyDiv w:val="1"/>
      <w:marLeft w:val="0"/>
      <w:marRight w:val="0"/>
      <w:marTop w:val="0"/>
      <w:marBottom w:val="0"/>
      <w:divBdr>
        <w:top w:val="none" w:sz="0" w:space="0" w:color="auto"/>
        <w:left w:val="none" w:sz="0" w:space="0" w:color="auto"/>
        <w:bottom w:val="none" w:sz="0" w:space="0" w:color="auto"/>
        <w:right w:val="none" w:sz="0" w:space="0" w:color="auto"/>
      </w:divBdr>
    </w:div>
    <w:div w:id="966396948">
      <w:bodyDiv w:val="1"/>
      <w:marLeft w:val="0"/>
      <w:marRight w:val="0"/>
      <w:marTop w:val="0"/>
      <w:marBottom w:val="0"/>
      <w:divBdr>
        <w:top w:val="none" w:sz="0" w:space="0" w:color="auto"/>
        <w:left w:val="none" w:sz="0" w:space="0" w:color="auto"/>
        <w:bottom w:val="none" w:sz="0" w:space="0" w:color="auto"/>
        <w:right w:val="none" w:sz="0" w:space="0" w:color="auto"/>
      </w:divBdr>
    </w:div>
    <w:div w:id="966425879">
      <w:bodyDiv w:val="1"/>
      <w:marLeft w:val="0"/>
      <w:marRight w:val="0"/>
      <w:marTop w:val="0"/>
      <w:marBottom w:val="0"/>
      <w:divBdr>
        <w:top w:val="none" w:sz="0" w:space="0" w:color="auto"/>
        <w:left w:val="none" w:sz="0" w:space="0" w:color="auto"/>
        <w:bottom w:val="none" w:sz="0" w:space="0" w:color="auto"/>
        <w:right w:val="none" w:sz="0" w:space="0" w:color="auto"/>
      </w:divBdr>
    </w:div>
    <w:div w:id="966472910">
      <w:bodyDiv w:val="1"/>
      <w:marLeft w:val="0"/>
      <w:marRight w:val="0"/>
      <w:marTop w:val="0"/>
      <w:marBottom w:val="0"/>
      <w:divBdr>
        <w:top w:val="none" w:sz="0" w:space="0" w:color="auto"/>
        <w:left w:val="none" w:sz="0" w:space="0" w:color="auto"/>
        <w:bottom w:val="none" w:sz="0" w:space="0" w:color="auto"/>
        <w:right w:val="none" w:sz="0" w:space="0" w:color="auto"/>
      </w:divBdr>
    </w:div>
    <w:div w:id="966666110">
      <w:bodyDiv w:val="1"/>
      <w:marLeft w:val="0"/>
      <w:marRight w:val="0"/>
      <w:marTop w:val="0"/>
      <w:marBottom w:val="0"/>
      <w:divBdr>
        <w:top w:val="none" w:sz="0" w:space="0" w:color="auto"/>
        <w:left w:val="none" w:sz="0" w:space="0" w:color="auto"/>
        <w:bottom w:val="none" w:sz="0" w:space="0" w:color="auto"/>
        <w:right w:val="none" w:sz="0" w:space="0" w:color="auto"/>
      </w:divBdr>
    </w:div>
    <w:div w:id="966739335">
      <w:bodyDiv w:val="1"/>
      <w:marLeft w:val="0"/>
      <w:marRight w:val="0"/>
      <w:marTop w:val="0"/>
      <w:marBottom w:val="0"/>
      <w:divBdr>
        <w:top w:val="none" w:sz="0" w:space="0" w:color="auto"/>
        <w:left w:val="none" w:sz="0" w:space="0" w:color="auto"/>
        <w:bottom w:val="none" w:sz="0" w:space="0" w:color="auto"/>
        <w:right w:val="none" w:sz="0" w:space="0" w:color="auto"/>
      </w:divBdr>
    </w:div>
    <w:div w:id="966928515">
      <w:bodyDiv w:val="1"/>
      <w:marLeft w:val="0"/>
      <w:marRight w:val="0"/>
      <w:marTop w:val="0"/>
      <w:marBottom w:val="0"/>
      <w:divBdr>
        <w:top w:val="none" w:sz="0" w:space="0" w:color="auto"/>
        <w:left w:val="none" w:sz="0" w:space="0" w:color="auto"/>
        <w:bottom w:val="none" w:sz="0" w:space="0" w:color="auto"/>
        <w:right w:val="none" w:sz="0" w:space="0" w:color="auto"/>
      </w:divBdr>
    </w:div>
    <w:div w:id="967319930">
      <w:bodyDiv w:val="1"/>
      <w:marLeft w:val="0"/>
      <w:marRight w:val="0"/>
      <w:marTop w:val="0"/>
      <w:marBottom w:val="0"/>
      <w:divBdr>
        <w:top w:val="none" w:sz="0" w:space="0" w:color="auto"/>
        <w:left w:val="none" w:sz="0" w:space="0" w:color="auto"/>
        <w:bottom w:val="none" w:sz="0" w:space="0" w:color="auto"/>
        <w:right w:val="none" w:sz="0" w:space="0" w:color="auto"/>
      </w:divBdr>
      <w:divsChild>
        <w:div w:id="26805691">
          <w:marLeft w:val="480"/>
          <w:marRight w:val="0"/>
          <w:marTop w:val="0"/>
          <w:marBottom w:val="0"/>
          <w:divBdr>
            <w:top w:val="none" w:sz="0" w:space="0" w:color="auto"/>
            <w:left w:val="none" w:sz="0" w:space="0" w:color="auto"/>
            <w:bottom w:val="none" w:sz="0" w:space="0" w:color="auto"/>
            <w:right w:val="none" w:sz="0" w:space="0" w:color="auto"/>
          </w:divBdr>
        </w:div>
        <w:div w:id="31880170">
          <w:marLeft w:val="480"/>
          <w:marRight w:val="0"/>
          <w:marTop w:val="0"/>
          <w:marBottom w:val="0"/>
          <w:divBdr>
            <w:top w:val="none" w:sz="0" w:space="0" w:color="auto"/>
            <w:left w:val="none" w:sz="0" w:space="0" w:color="auto"/>
            <w:bottom w:val="none" w:sz="0" w:space="0" w:color="auto"/>
            <w:right w:val="none" w:sz="0" w:space="0" w:color="auto"/>
          </w:divBdr>
        </w:div>
        <w:div w:id="59253243">
          <w:marLeft w:val="480"/>
          <w:marRight w:val="0"/>
          <w:marTop w:val="0"/>
          <w:marBottom w:val="0"/>
          <w:divBdr>
            <w:top w:val="none" w:sz="0" w:space="0" w:color="auto"/>
            <w:left w:val="none" w:sz="0" w:space="0" w:color="auto"/>
            <w:bottom w:val="none" w:sz="0" w:space="0" w:color="auto"/>
            <w:right w:val="none" w:sz="0" w:space="0" w:color="auto"/>
          </w:divBdr>
        </w:div>
        <w:div w:id="60715453">
          <w:marLeft w:val="480"/>
          <w:marRight w:val="0"/>
          <w:marTop w:val="0"/>
          <w:marBottom w:val="0"/>
          <w:divBdr>
            <w:top w:val="none" w:sz="0" w:space="0" w:color="auto"/>
            <w:left w:val="none" w:sz="0" w:space="0" w:color="auto"/>
            <w:bottom w:val="none" w:sz="0" w:space="0" w:color="auto"/>
            <w:right w:val="none" w:sz="0" w:space="0" w:color="auto"/>
          </w:divBdr>
        </w:div>
        <w:div w:id="65108010">
          <w:marLeft w:val="480"/>
          <w:marRight w:val="0"/>
          <w:marTop w:val="0"/>
          <w:marBottom w:val="0"/>
          <w:divBdr>
            <w:top w:val="none" w:sz="0" w:space="0" w:color="auto"/>
            <w:left w:val="none" w:sz="0" w:space="0" w:color="auto"/>
            <w:bottom w:val="none" w:sz="0" w:space="0" w:color="auto"/>
            <w:right w:val="none" w:sz="0" w:space="0" w:color="auto"/>
          </w:divBdr>
        </w:div>
        <w:div w:id="75056557">
          <w:marLeft w:val="480"/>
          <w:marRight w:val="0"/>
          <w:marTop w:val="0"/>
          <w:marBottom w:val="0"/>
          <w:divBdr>
            <w:top w:val="none" w:sz="0" w:space="0" w:color="auto"/>
            <w:left w:val="none" w:sz="0" w:space="0" w:color="auto"/>
            <w:bottom w:val="none" w:sz="0" w:space="0" w:color="auto"/>
            <w:right w:val="none" w:sz="0" w:space="0" w:color="auto"/>
          </w:divBdr>
        </w:div>
        <w:div w:id="76558290">
          <w:marLeft w:val="480"/>
          <w:marRight w:val="0"/>
          <w:marTop w:val="0"/>
          <w:marBottom w:val="0"/>
          <w:divBdr>
            <w:top w:val="none" w:sz="0" w:space="0" w:color="auto"/>
            <w:left w:val="none" w:sz="0" w:space="0" w:color="auto"/>
            <w:bottom w:val="none" w:sz="0" w:space="0" w:color="auto"/>
            <w:right w:val="none" w:sz="0" w:space="0" w:color="auto"/>
          </w:divBdr>
        </w:div>
        <w:div w:id="80563750">
          <w:marLeft w:val="480"/>
          <w:marRight w:val="0"/>
          <w:marTop w:val="0"/>
          <w:marBottom w:val="0"/>
          <w:divBdr>
            <w:top w:val="none" w:sz="0" w:space="0" w:color="auto"/>
            <w:left w:val="none" w:sz="0" w:space="0" w:color="auto"/>
            <w:bottom w:val="none" w:sz="0" w:space="0" w:color="auto"/>
            <w:right w:val="none" w:sz="0" w:space="0" w:color="auto"/>
          </w:divBdr>
        </w:div>
        <w:div w:id="87164957">
          <w:marLeft w:val="480"/>
          <w:marRight w:val="0"/>
          <w:marTop w:val="0"/>
          <w:marBottom w:val="0"/>
          <w:divBdr>
            <w:top w:val="none" w:sz="0" w:space="0" w:color="auto"/>
            <w:left w:val="none" w:sz="0" w:space="0" w:color="auto"/>
            <w:bottom w:val="none" w:sz="0" w:space="0" w:color="auto"/>
            <w:right w:val="none" w:sz="0" w:space="0" w:color="auto"/>
          </w:divBdr>
        </w:div>
        <w:div w:id="92670299">
          <w:marLeft w:val="480"/>
          <w:marRight w:val="0"/>
          <w:marTop w:val="0"/>
          <w:marBottom w:val="0"/>
          <w:divBdr>
            <w:top w:val="none" w:sz="0" w:space="0" w:color="auto"/>
            <w:left w:val="none" w:sz="0" w:space="0" w:color="auto"/>
            <w:bottom w:val="none" w:sz="0" w:space="0" w:color="auto"/>
            <w:right w:val="none" w:sz="0" w:space="0" w:color="auto"/>
          </w:divBdr>
        </w:div>
        <w:div w:id="93214182">
          <w:marLeft w:val="480"/>
          <w:marRight w:val="0"/>
          <w:marTop w:val="0"/>
          <w:marBottom w:val="0"/>
          <w:divBdr>
            <w:top w:val="none" w:sz="0" w:space="0" w:color="auto"/>
            <w:left w:val="none" w:sz="0" w:space="0" w:color="auto"/>
            <w:bottom w:val="none" w:sz="0" w:space="0" w:color="auto"/>
            <w:right w:val="none" w:sz="0" w:space="0" w:color="auto"/>
          </w:divBdr>
        </w:div>
        <w:div w:id="104469768">
          <w:marLeft w:val="480"/>
          <w:marRight w:val="0"/>
          <w:marTop w:val="0"/>
          <w:marBottom w:val="0"/>
          <w:divBdr>
            <w:top w:val="none" w:sz="0" w:space="0" w:color="auto"/>
            <w:left w:val="none" w:sz="0" w:space="0" w:color="auto"/>
            <w:bottom w:val="none" w:sz="0" w:space="0" w:color="auto"/>
            <w:right w:val="none" w:sz="0" w:space="0" w:color="auto"/>
          </w:divBdr>
        </w:div>
        <w:div w:id="112328937">
          <w:marLeft w:val="480"/>
          <w:marRight w:val="0"/>
          <w:marTop w:val="0"/>
          <w:marBottom w:val="0"/>
          <w:divBdr>
            <w:top w:val="none" w:sz="0" w:space="0" w:color="auto"/>
            <w:left w:val="none" w:sz="0" w:space="0" w:color="auto"/>
            <w:bottom w:val="none" w:sz="0" w:space="0" w:color="auto"/>
            <w:right w:val="none" w:sz="0" w:space="0" w:color="auto"/>
          </w:divBdr>
        </w:div>
        <w:div w:id="136073980">
          <w:marLeft w:val="480"/>
          <w:marRight w:val="0"/>
          <w:marTop w:val="0"/>
          <w:marBottom w:val="0"/>
          <w:divBdr>
            <w:top w:val="none" w:sz="0" w:space="0" w:color="auto"/>
            <w:left w:val="none" w:sz="0" w:space="0" w:color="auto"/>
            <w:bottom w:val="none" w:sz="0" w:space="0" w:color="auto"/>
            <w:right w:val="none" w:sz="0" w:space="0" w:color="auto"/>
          </w:divBdr>
        </w:div>
        <w:div w:id="147019552">
          <w:marLeft w:val="480"/>
          <w:marRight w:val="0"/>
          <w:marTop w:val="0"/>
          <w:marBottom w:val="0"/>
          <w:divBdr>
            <w:top w:val="none" w:sz="0" w:space="0" w:color="auto"/>
            <w:left w:val="none" w:sz="0" w:space="0" w:color="auto"/>
            <w:bottom w:val="none" w:sz="0" w:space="0" w:color="auto"/>
            <w:right w:val="none" w:sz="0" w:space="0" w:color="auto"/>
          </w:divBdr>
        </w:div>
        <w:div w:id="160584437">
          <w:marLeft w:val="480"/>
          <w:marRight w:val="0"/>
          <w:marTop w:val="0"/>
          <w:marBottom w:val="0"/>
          <w:divBdr>
            <w:top w:val="none" w:sz="0" w:space="0" w:color="auto"/>
            <w:left w:val="none" w:sz="0" w:space="0" w:color="auto"/>
            <w:bottom w:val="none" w:sz="0" w:space="0" w:color="auto"/>
            <w:right w:val="none" w:sz="0" w:space="0" w:color="auto"/>
          </w:divBdr>
        </w:div>
        <w:div w:id="161238096">
          <w:marLeft w:val="480"/>
          <w:marRight w:val="0"/>
          <w:marTop w:val="0"/>
          <w:marBottom w:val="0"/>
          <w:divBdr>
            <w:top w:val="none" w:sz="0" w:space="0" w:color="auto"/>
            <w:left w:val="none" w:sz="0" w:space="0" w:color="auto"/>
            <w:bottom w:val="none" w:sz="0" w:space="0" w:color="auto"/>
            <w:right w:val="none" w:sz="0" w:space="0" w:color="auto"/>
          </w:divBdr>
        </w:div>
        <w:div w:id="203568426">
          <w:marLeft w:val="480"/>
          <w:marRight w:val="0"/>
          <w:marTop w:val="0"/>
          <w:marBottom w:val="0"/>
          <w:divBdr>
            <w:top w:val="none" w:sz="0" w:space="0" w:color="auto"/>
            <w:left w:val="none" w:sz="0" w:space="0" w:color="auto"/>
            <w:bottom w:val="none" w:sz="0" w:space="0" w:color="auto"/>
            <w:right w:val="none" w:sz="0" w:space="0" w:color="auto"/>
          </w:divBdr>
        </w:div>
        <w:div w:id="228928096">
          <w:marLeft w:val="480"/>
          <w:marRight w:val="0"/>
          <w:marTop w:val="0"/>
          <w:marBottom w:val="0"/>
          <w:divBdr>
            <w:top w:val="none" w:sz="0" w:space="0" w:color="auto"/>
            <w:left w:val="none" w:sz="0" w:space="0" w:color="auto"/>
            <w:bottom w:val="none" w:sz="0" w:space="0" w:color="auto"/>
            <w:right w:val="none" w:sz="0" w:space="0" w:color="auto"/>
          </w:divBdr>
        </w:div>
        <w:div w:id="235822110">
          <w:marLeft w:val="480"/>
          <w:marRight w:val="0"/>
          <w:marTop w:val="0"/>
          <w:marBottom w:val="0"/>
          <w:divBdr>
            <w:top w:val="none" w:sz="0" w:space="0" w:color="auto"/>
            <w:left w:val="none" w:sz="0" w:space="0" w:color="auto"/>
            <w:bottom w:val="none" w:sz="0" w:space="0" w:color="auto"/>
            <w:right w:val="none" w:sz="0" w:space="0" w:color="auto"/>
          </w:divBdr>
        </w:div>
        <w:div w:id="249045302">
          <w:marLeft w:val="480"/>
          <w:marRight w:val="0"/>
          <w:marTop w:val="0"/>
          <w:marBottom w:val="0"/>
          <w:divBdr>
            <w:top w:val="none" w:sz="0" w:space="0" w:color="auto"/>
            <w:left w:val="none" w:sz="0" w:space="0" w:color="auto"/>
            <w:bottom w:val="none" w:sz="0" w:space="0" w:color="auto"/>
            <w:right w:val="none" w:sz="0" w:space="0" w:color="auto"/>
          </w:divBdr>
        </w:div>
        <w:div w:id="261308145">
          <w:marLeft w:val="480"/>
          <w:marRight w:val="0"/>
          <w:marTop w:val="0"/>
          <w:marBottom w:val="0"/>
          <w:divBdr>
            <w:top w:val="none" w:sz="0" w:space="0" w:color="auto"/>
            <w:left w:val="none" w:sz="0" w:space="0" w:color="auto"/>
            <w:bottom w:val="none" w:sz="0" w:space="0" w:color="auto"/>
            <w:right w:val="none" w:sz="0" w:space="0" w:color="auto"/>
          </w:divBdr>
        </w:div>
        <w:div w:id="400175487">
          <w:marLeft w:val="480"/>
          <w:marRight w:val="0"/>
          <w:marTop w:val="0"/>
          <w:marBottom w:val="0"/>
          <w:divBdr>
            <w:top w:val="none" w:sz="0" w:space="0" w:color="auto"/>
            <w:left w:val="none" w:sz="0" w:space="0" w:color="auto"/>
            <w:bottom w:val="none" w:sz="0" w:space="0" w:color="auto"/>
            <w:right w:val="none" w:sz="0" w:space="0" w:color="auto"/>
          </w:divBdr>
        </w:div>
        <w:div w:id="416488005">
          <w:marLeft w:val="480"/>
          <w:marRight w:val="0"/>
          <w:marTop w:val="0"/>
          <w:marBottom w:val="0"/>
          <w:divBdr>
            <w:top w:val="none" w:sz="0" w:space="0" w:color="auto"/>
            <w:left w:val="none" w:sz="0" w:space="0" w:color="auto"/>
            <w:bottom w:val="none" w:sz="0" w:space="0" w:color="auto"/>
            <w:right w:val="none" w:sz="0" w:space="0" w:color="auto"/>
          </w:divBdr>
        </w:div>
        <w:div w:id="419721981">
          <w:marLeft w:val="480"/>
          <w:marRight w:val="0"/>
          <w:marTop w:val="0"/>
          <w:marBottom w:val="0"/>
          <w:divBdr>
            <w:top w:val="none" w:sz="0" w:space="0" w:color="auto"/>
            <w:left w:val="none" w:sz="0" w:space="0" w:color="auto"/>
            <w:bottom w:val="none" w:sz="0" w:space="0" w:color="auto"/>
            <w:right w:val="none" w:sz="0" w:space="0" w:color="auto"/>
          </w:divBdr>
        </w:div>
        <w:div w:id="424959015">
          <w:marLeft w:val="480"/>
          <w:marRight w:val="0"/>
          <w:marTop w:val="0"/>
          <w:marBottom w:val="0"/>
          <w:divBdr>
            <w:top w:val="none" w:sz="0" w:space="0" w:color="auto"/>
            <w:left w:val="none" w:sz="0" w:space="0" w:color="auto"/>
            <w:bottom w:val="none" w:sz="0" w:space="0" w:color="auto"/>
            <w:right w:val="none" w:sz="0" w:space="0" w:color="auto"/>
          </w:divBdr>
        </w:div>
        <w:div w:id="427889070">
          <w:marLeft w:val="480"/>
          <w:marRight w:val="0"/>
          <w:marTop w:val="0"/>
          <w:marBottom w:val="0"/>
          <w:divBdr>
            <w:top w:val="none" w:sz="0" w:space="0" w:color="auto"/>
            <w:left w:val="none" w:sz="0" w:space="0" w:color="auto"/>
            <w:bottom w:val="none" w:sz="0" w:space="0" w:color="auto"/>
            <w:right w:val="none" w:sz="0" w:space="0" w:color="auto"/>
          </w:divBdr>
        </w:div>
        <w:div w:id="435911423">
          <w:marLeft w:val="480"/>
          <w:marRight w:val="0"/>
          <w:marTop w:val="0"/>
          <w:marBottom w:val="0"/>
          <w:divBdr>
            <w:top w:val="none" w:sz="0" w:space="0" w:color="auto"/>
            <w:left w:val="none" w:sz="0" w:space="0" w:color="auto"/>
            <w:bottom w:val="none" w:sz="0" w:space="0" w:color="auto"/>
            <w:right w:val="none" w:sz="0" w:space="0" w:color="auto"/>
          </w:divBdr>
        </w:div>
        <w:div w:id="438916366">
          <w:marLeft w:val="480"/>
          <w:marRight w:val="0"/>
          <w:marTop w:val="0"/>
          <w:marBottom w:val="0"/>
          <w:divBdr>
            <w:top w:val="none" w:sz="0" w:space="0" w:color="auto"/>
            <w:left w:val="none" w:sz="0" w:space="0" w:color="auto"/>
            <w:bottom w:val="none" w:sz="0" w:space="0" w:color="auto"/>
            <w:right w:val="none" w:sz="0" w:space="0" w:color="auto"/>
          </w:divBdr>
        </w:div>
        <w:div w:id="439372905">
          <w:marLeft w:val="480"/>
          <w:marRight w:val="0"/>
          <w:marTop w:val="0"/>
          <w:marBottom w:val="0"/>
          <w:divBdr>
            <w:top w:val="none" w:sz="0" w:space="0" w:color="auto"/>
            <w:left w:val="none" w:sz="0" w:space="0" w:color="auto"/>
            <w:bottom w:val="none" w:sz="0" w:space="0" w:color="auto"/>
            <w:right w:val="none" w:sz="0" w:space="0" w:color="auto"/>
          </w:divBdr>
        </w:div>
        <w:div w:id="445395541">
          <w:marLeft w:val="480"/>
          <w:marRight w:val="0"/>
          <w:marTop w:val="0"/>
          <w:marBottom w:val="0"/>
          <w:divBdr>
            <w:top w:val="none" w:sz="0" w:space="0" w:color="auto"/>
            <w:left w:val="none" w:sz="0" w:space="0" w:color="auto"/>
            <w:bottom w:val="none" w:sz="0" w:space="0" w:color="auto"/>
            <w:right w:val="none" w:sz="0" w:space="0" w:color="auto"/>
          </w:divBdr>
        </w:div>
        <w:div w:id="455372153">
          <w:marLeft w:val="480"/>
          <w:marRight w:val="0"/>
          <w:marTop w:val="0"/>
          <w:marBottom w:val="0"/>
          <w:divBdr>
            <w:top w:val="none" w:sz="0" w:space="0" w:color="auto"/>
            <w:left w:val="none" w:sz="0" w:space="0" w:color="auto"/>
            <w:bottom w:val="none" w:sz="0" w:space="0" w:color="auto"/>
            <w:right w:val="none" w:sz="0" w:space="0" w:color="auto"/>
          </w:divBdr>
        </w:div>
        <w:div w:id="487987233">
          <w:marLeft w:val="480"/>
          <w:marRight w:val="0"/>
          <w:marTop w:val="0"/>
          <w:marBottom w:val="0"/>
          <w:divBdr>
            <w:top w:val="none" w:sz="0" w:space="0" w:color="auto"/>
            <w:left w:val="none" w:sz="0" w:space="0" w:color="auto"/>
            <w:bottom w:val="none" w:sz="0" w:space="0" w:color="auto"/>
            <w:right w:val="none" w:sz="0" w:space="0" w:color="auto"/>
          </w:divBdr>
        </w:div>
        <w:div w:id="500586608">
          <w:marLeft w:val="480"/>
          <w:marRight w:val="0"/>
          <w:marTop w:val="0"/>
          <w:marBottom w:val="0"/>
          <w:divBdr>
            <w:top w:val="none" w:sz="0" w:space="0" w:color="auto"/>
            <w:left w:val="none" w:sz="0" w:space="0" w:color="auto"/>
            <w:bottom w:val="none" w:sz="0" w:space="0" w:color="auto"/>
            <w:right w:val="none" w:sz="0" w:space="0" w:color="auto"/>
          </w:divBdr>
        </w:div>
        <w:div w:id="514269255">
          <w:marLeft w:val="480"/>
          <w:marRight w:val="0"/>
          <w:marTop w:val="0"/>
          <w:marBottom w:val="0"/>
          <w:divBdr>
            <w:top w:val="none" w:sz="0" w:space="0" w:color="auto"/>
            <w:left w:val="none" w:sz="0" w:space="0" w:color="auto"/>
            <w:bottom w:val="none" w:sz="0" w:space="0" w:color="auto"/>
            <w:right w:val="none" w:sz="0" w:space="0" w:color="auto"/>
          </w:divBdr>
        </w:div>
        <w:div w:id="537284397">
          <w:marLeft w:val="480"/>
          <w:marRight w:val="0"/>
          <w:marTop w:val="0"/>
          <w:marBottom w:val="0"/>
          <w:divBdr>
            <w:top w:val="none" w:sz="0" w:space="0" w:color="auto"/>
            <w:left w:val="none" w:sz="0" w:space="0" w:color="auto"/>
            <w:bottom w:val="none" w:sz="0" w:space="0" w:color="auto"/>
            <w:right w:val="none" w:sz="0" w:space="0" w:color="auto"/>
          </w:divBdr>
        </w:div>
        <w:div w:id="545482633">
          <w:marLeft w:val="480"/>
          <w:marRight w:val="0"/>
          <w:marTop w:val="0"/>
          <w:marBottom w:val="0"/>
          <w:divBdr>
            <w:top w:val="none" w:sz="0" w:space="0" w:color="auto"/>
            <w:left w:val="none" w:sz="0" w:space="0" w:color="auto"/>
            <w:bottom w:val="none" w:sz="0" w:space="0" w:color="auto"/>
            <w:right w:val="none" w:sz="0" w:space="0" w:color="auto"/>
          </w:divBdr>
        </w:div>
        <w:div w:id="549614409">
          <w:marLeft w:val="480"/>
          <w:marRight w:val="0"/>
          <w:marTop w:val="0"/>
          <w:marBottom w:val="0"/>
          <w:divBdr>
            <w:top w:val="none" w:sz="0" w:space="0" w:color="auto"/>
            <w:left w:val="none" w:sz="0" w:space="0" w:color="auto"/>
            <w:bottom w:val="none" w:sz="0" w:space="0" w:color="auto"/>
            <w:right w:val="none" w:sz="0" w:space="0" w:color="auto"/>
          </w:divBdr>
        </w:div>
        <w:div w:id="554775796">
          <w:marLeft w:val="480"/>
          <w:marRight w:val="0"/>
          <w:marTop w:val="0"/>
          <w:marBottom w:val="0"/>
          <w:divBdr>
            <w:top w:val="none" w:sz="0" w:space="0" w:color="auto"/>
            <w:left w:val="none" w:sz="0" w:space="0" w:color="auto"/>
            <w:bottom w:val="none" w:sz="0" w:space="0" w:color="auto"/>
            <w:right w:val="none" w:sz="0" w:space="0" w:color="auto"/>
          </w:divBdr>
        </w:div>
        <w:div w:id="656350095">
          <w:marLeft w:val="480"/>
          <w:marRight w:val="0"/>
          <w:marTop w:val="0"/>
          <w:marBottom w:val="0"/>
          <w:divBdr>
            <w:top w:val="none" w:sz="0" w:space="0" w:color="auto"/>
            <w:left w:val="none" w:sz="0" w:space="0" w:color="auto"/>
            <w:bottom w:val="none" w:sz="0" w:space="0" w:color="auto"/>
            <w:right w:val="none" w:sz="0" w:space="0" w:color="auto"/>
          </w:divBdr>
        </w:div>
        <w:div w:id="658120128">
          <w:marLeft w:val="480"/>
          <w:marRight w:val="0"/>
          <w:marTop w:val="0"/>
          <w:marBottom w:val="0"/>
          <w:divBdr>
            <w:top w:val="none" w:sz="0" w:space="0" w:color="auto"/>
            <w:left w:val="none" w:sz="0" w:space="0" w:color="auto"/>
            <w:bottom w:val="none" w:sz="0" w:space="0" w:color="auto"/>
            <w:right w:val="none" w:sz="0" w:space="0" w:color="auto"/>
          </w:divBdr>
        </w:div>
        <w:div w:id="691734541">
          <w:marLeft w:val="480"/>
          <w:marRight w:val="0"/>
          <w:marTop w:val="0"/>
          <w:marBottom w:val="0"/>
          <w:divBdr>
            <w:top w:val="none" w:sz="0" w:space="0" w:color="auto"/>
            <w:left w:val="none" w:sz="0" w:space="0" w:color="auto"/>
            <w:bottom w:val="none" w:sz="0" w:space="0" w:color="auto"/>
            <w:right w:val="none" w:sz="0" w:space="0" w:color="auto"/>
          </w:divBdr>
        </w:div>
        <w:div w:id="697895644">
          <w:marLeft w:val="480"/>
          <w:marRight w:val="0"/>
          <w:marTop w:val="0"/>
          <w:marBottom w:val="0"/>
          <w:divBdr>
            <w:top w:val="none" w:sz="0" w:space="0" w:color="auto"/>
            <w:left w:val="none" w:sz="0" w:space="0" w:color="auto"/>
            <w:bottom w:val="none" w:sz="0" w:space="0" w:color="auto"/>
            <w:right w:val="none" w:sz="0" w:space="0" w:color="auto"/>
          </w:divBdr>
        </w:div>
        <w:div w:id="714503207">
          <w:marLeft w:val="480"/>
          <w:marRight w:val="0"/>
          <w:marTop w:val="0"/>
          <w:marBottom w:val="0"/>
          <w:divBdr>
            <w:top w:val="none" w:sz="0" w:space="0" w:color="auto"/>
            <w:left w:val="none" w:sz="0" w:space="0" w:color="auto"/>
            <w:bottom w:val="none" w:sz="0" w:space="0" w:color="auto"/>
            <w:right w:val="none" w:sz="0" w:space="0" w:color="auto"/>
          </w:divBdr>
        </w:div>
        <w:div w:id="734475409">
          <w:marLeft w:val="480"/>
          <w:marRight w:val="0"/>
          <w:marTop w:val="0"/>
          <w:marBottom w:val="0"/>
          <w:divBdr>
            <w:top w:val="none" w:sz="0" w:space="0" w:color="auto"/>
            <w:left w:val="none" w:sz="0" w:space="0" w:color="auto"/>
            <w:bottom w:val="none" w:sz="0" w:space="0" w:color="auto"/>
            <w:right w:val="none" w:sz="0" w:space="0" w:color="auto"/>
          </w:divBdr>
        </w:div>
        <w:div w:id="775294129">
          <w:marLeft w:val="480"/>
          <w:marRight w:val="0"/>
          <w:marTop w:val="0"/>
          <w:marBottom w:val="0"/>
          <w:divBdr>
            <w:top w:val="none" w:sz="0" w:space="0" w:color="auto"/>
            <w:left w:val="none" w:sz="0" w:space="0" w:color="auto"/>
            <w:bottom w:val="none" w:sz="0" w:space="0" w:color="auto"/>
            <w:right w:val="none" w:sz="0" w:space="0" w:color="auto"/>
          </w:divBdr>
        </w:div>
        <w:div w:id="793333108">
          <w:marLeft w:val="480"/>
          <w:marRight w:val="0"/>
          <w:marTop w:val="0"/>
          <w:marBottom w:val="0"/>
          <w:divBdr>
            <w:top w:val="none" w:sz="0" w:space="0" w:color="auto"/>
            <w:left w:val="none" w:sz="0" w:space="0" w:color="auto"/>
            <w:bottom w:val="none" w:sz="0" w:space="0" w:color="auto"/>
            <w:right w:val="none" w:sz="0" w:space="0" w:color="auto"/>
          </w:divBdr>
        </w:div>
        <w:div w:id="845751806">
          <w:marLeft w:val="480"/>
          <w:marRight w:val="0"/>
          <w:marTop w:val="0"/>
          <w:marBottom w:val="0"/>
          <w:divBdr>
            <w:top w:val="none" w:sz="0" w:space="0" w:color="auto"/>
            <w:left w:val="none" w:sz="0" w:space="0" w:color="auto"/>
            <w:bottom w:val="none" w:sz="0" w:space="0" w:color="auto"/>
            <w:right w:val="none" w:sz="0" w:space="0" w:color="auto"/>
          </w:divBdr>
        </w:div>
        <w:div w:id="893346300">
          <w:marLeft w:val="480"/>
          <w:marRight w:val="0"/>
          <w:marTop w:val="0"/>
          <w:marBottom w:val="0"/>
          <w:divBdr>
            <w:top w:val="none" w:sz="0" w:space="0" w:color="auto"/>
            <w:left w:val="none" w:sz="0" w:space="0" w:color="auto"/>
            <w:bottom w:val="none" w:sz="0" w:space="0" w:color="auto"/>
            <w:right w:val="none" w:sz="0" w:space="0" w:color="auto"/>
          </w:divBdr>
        </w:div>
        <w:div w:id="895625793">
          <w:marLeft w:val="480"/>
          <w:marRight w:val="0"/>
          <w:marTop w:val="0"/>
          <w:marBottom w:val="0"/>
          <w:divBdr>
            <w:top w:val="none" w:sz="0" w:space="0" w:color="auto"/>
            <w:left w:val="none" w:sz="0" w:space="0" w:color="auto"/>
            <w:bottom w:val="none" w:sz="0" w:space="0" w:color="auto"/>
            <w:right w:val="none" w:sz="0" w:space="0" w:color="auto"/>
          </w:divBdr>
        </w:div>
        <w:div w:id="900407394">
          <w:marLeft w:val="480"/>
          <w:marRight w:val="0"/>
          <w:marTop w:val="0"/>
          <w:marBottom w:val="0"/>
          <w:divBdr>
            <w:top w:val="none" w:sz="0" w:space="0" w:color="auto"/>
            <w:left w:val="none" w:sz="0" w:space="0" w:color="auto"/>
            <w:bottom w:val="none" w:sz="0" w:space="0" w:color="auto"/>
            <w:right w:val="none" w:sz="0" w:space="0" w:color="auto"/>
          </w:divBdr>
        </w:div>
        <w:div w:id="902569233">
          <w:marLeft w:val="480"/>
          <w:marRight w:val="0"/>
          <w:marTop w:val="0"/>
          <w:marBottom w:val="0"/>
          <w:divBdr>
            <w:top w:val="none" w:sz="0" w:space="0" w:color="auto"/>
            <w:left w:val="none" w:sz="0" w:space="0" w:color="auto"/>
            <w:bottom w:val="none" w:sz="0" w:space="0" w:color="auto"/>
            <w:right w:val="none" w:sz="0" w:space="0" w:color="auto"/>
          </w:divBdr>
        </w:div>
        <w:div w:id="911814335">
          <w:marLeft w:val="480"/>
          <w:marRight w:val="0"/>
          <w:marTop w:val="0"/>
          <w:marBottom w:val="0"/>
          <w:divBdr>
            <w:top w:val="none" w:sz="0" w:space="0" w:color="auto"/>
            <w:left w:val="none" w:sz="0" w:space="0" w:color="auto"/>
            <w:bottom w:val="none" w:sz="0" w:space="0" w:color="auto"/>
            <w:right w:val="none" w:sz="0" w:space="0" w:color="auto"/>
          </w:divBdr>
        </w:div>
        <w:div w:id="927427004">
          <w:marLeft w:val="480"/>
          <w:marRight w:val="0"/>
          <w:marTop w:val="0"/>
          <w:marBottom w:val="0"/>
          <w:divBdr>
            <w:top w:val="none" w:sz="0" w:space="0" w:color="auto"/>
            <w:left w:val="none" w:sz="0" w:space="0" w:color="auto"/>
            <w:bottom w:val="none" w:sz="0" w:space="0" w:color="auto"/>
            <w:right w:val="none" w:sz="0" w:space="0" w:color="auto"/>
          </w:divBdr>
        </w:div>
        <w:div w:id="979729823">
          <w:marLeft w:val="480"/>
          <w:marRight w:val="0"/>
          <w:marTop w:val="0"/>
          <w:marBottom w:val="0"/>
          <w:divBdr>
            <w:top w:val="none" w:sz="0" w:space="0" w:color="auto"/>
            <w:left w:val="none" w:sz="0" w:space="0" w:color="auto"/>
            <w:bottom w:val="none" w:sz="0" w:space="0" w:color="auto"/>
            <w:right w:val="none" w:sz="0" w:space="0" w:color="auto"/>
          </w:divBdr>
        </w:div>
        <w:div w:id="983311286">
          <w:marLeft w:val="480"/>
          <w:marRight w:val="0"/>
          <w:marTop w:val="0"/>
          <w:marBottom w:val="0"/>
          <w:divBdr>
            <w:top w:val="none" w:sz="0" w:space="0" w:color="auto"/>
            <w:left w:val="none" w:sz="0" w:space="0" w:color="auto"/>
            <w:bottom w:val="none" w:sz="0" w:space="0" w:color="auto"/>
            <w:right w:val="none" w:sz="0" w:space="0" w:color="auto"/>
          </w:divBdr>
        </w:div>
      </w:divsChild>
    </w:div>
    <w:div w:id="968052810">
      <w:bodyDiv w:val="1"/>
      <w:marLeft w:val="0"/>
      <w:marRight w:val="0"/>
      <w:marTop w:val="0"/>
      <w:marBottom w:val="0"/>
      <w:divBdr>
        <w:top w:val="none" w:sz="0" w:space="0" w:color="auto"/>
        <w:left w:val="none" w:sz="0" w:space="0" w:color="auto"/>
        <w:bottom w:val="none" w:sz="0" w:space="0" w:color="auto"/>
        <w:right w:val="none" w:sz="0" w:space="0" w:color="auto"/>
      </w:divBdr>
      <w:divsChild>
        <w:div w:id="61299900">
          <w:marLeft w:val="480"/>
          <w:marRight w:val="0"/>
          <w:marTop w:val="0"/>
          <w:marBottom w:val="0"/>
          <w:divBdr>
            <w:top w:val="none" w:sz="0" w:space="0" w:color="auto"/>
            <w:left w:val="none" w:sz="0" w:space="0" w:color="auto"/>
            <w:bottom w:val="none" w:sz="0" w:space="0" w:color="auto"/>
            <w:right w:val="none" w:sz="0" w:space="0" w:color="auto"/>
          </w:divBdr>
        </w:div>
        <w:div w:id="153691197">
          <w:marLeft w:val="480"/>
          <w:marRight w:val="0"/>
          <w:marTop w:val="0"/>
          <w:marBottom w:val="0"/>
          <w:divBdr>
            <w:top w:val="none" w:sz="0" w:space="0" w:color="auto"/>
            <w:left w:val="none" w:sz="0" w:space="0" w:color="auto"/>
            <w:bottom w:val="none" w:sz="0" w:space="0" w:color="auto"/>
            <w:right w:val="none" w:sz="0" w:space="0" w:color="auto"/>
          </w:divBdr>
        </w:div>
        <w:div w:id="155805302">
          <w:marLeft w:val="480"/>
          <w:marRight w:val="0"/>
          <w:marTop w:val="0"/>
          <w:marBottom w:val="0"/>
          <w:divBdr>
            <w:top w:val="none" w:sz="0" w:space="0" w:color="auto"/>
            <w:left w:val="none" w:sz="0" w:space="0" w:color="auto"/>
            <w:bottom w:val="none" w:sz="0" w:space="0" w:color="auto"/>
            <w:right w:val="none" w:sz="0" w:space="0" w:color="auto"/>
          </w:divBdr>
        </w:div>
        <w:div w:id="264460713">
          <w:marLeft w:val="480"/>
          <w:marRight w:val="0"/>
          <w:marTop w:val="0"/>
          <w:marBottom w:val="0"/>
          <w:divBdr>
            <w:top w:val="none" w:sz="0" w:space="0" w:color="auto"/>
            <w:left w:val="none" w:sz="0" w:space="0" w:color="auto"/>
            <w:bottom w:val="none" w:sz="0" w:space="0" w:color="auto"/>
            <w:right w:val="none" w:sz="0" w:space="0" w:color="auto"/>
          </w:divBdr>
        </w:div>
        <w:div w:id="286081506">
          <w:marLeft w:val="480"/>
          <w:marRight w:val="0"/>
          <w:marTop w:val="0"/>
          <w:marBottom w:val="0"/>
          <w:divBdr>
            <w:top w:val="none" w:sz="0" w:space="0" w:color="auto"/>
            <w:left w:val="none" w:sz="0" w:space="0" w:color="auto"/>
            <w:bottom w:val="none" w:sz="0" w:space="0" w:color="auto"/>
            <w:right w:val="none" w:sz="0" w:space="0" w:color="auto"/>
          </w:divBdr>
        </w:div>
        <w:div w:id="386688288">
          <w:marLeft w:val="480"/>
          <w:marRight w:val="0"/>
          <w:marTop w:val="0"/>
          <w:marBottom w:val="0"/>
          <w:divBdr>
            <w:top w:val="none" w:sz="0" w:space="0" w:color="auto"/>
            <w:left w:val="none" w:sz="0" w:space="0" w:color="auto"/>
            <w:bottom w:val="none" w:sz="0" w:space="0" w:color="auto"/>
            <w:right w:val="none" w:sz="0" w:space="0" w:color="auto"/>
          </w:divBdr>
        </w:div>
        <w:div w:id="531840092">
          <w:marLeft w:val="480"/>
          <w:marRight w:val="0"/>
          <w:marTop w:val="0"/>
          <w:marBottom w:val="0"/>
          <w:divBdr>
            <w:top w:val="none" w:sz="0" w:space="0" w:color="auto"/>
            <w:left w:val="none" w:sz="0" w:space="0" w:color="auto"/>
            <w:bottom w:val="none" w:sz="0" w:space="0" w:color="auto"/>
            <w:right w:val="none" w:sz="0" w:space="0" w:color="auto"/>
          </w:divBdr>
        </w:div>
        <w:div w:id="635180542">
          <w:marLeft w:val="480"/>
          <w:marRight w:val="0"/>
          <w:marTop w:val="0"/>
          <w:marBottom w:val="0"/>
          <w:divBdr>
            <w:top w:val="none" w:sz="0" w:space="0" w:color="auto"/>
            <w:left w:val="none" w:sz="0" w:space="0" w:color="auto"/>
            <w:bottom w:val="none" w:sz="0" w:space="0" w:color="auto"/>
            <w:right w:val="none" w:sz="0" w:space="0" w:color="auto"/>
          </w:divBdr>
        </w:div>
        <w:div w:id="665322815">
          <w:marLeft w:val="480"/>
          <w:marRight w:val="0"/>
          <w:marTop w:val="0"/>
          <w:marBottom w:val="0"/>
          <w:divBdr>
            <w:top w:val="none" w:sz="0" w:space="0" w:color="auto"/>
            <w:left w:val="none" w:sz="0" w:space="0" w:color="auto"/>
            <w:bottom w:val="none" w:sz="0" w:space="0" w:color="auto"/>
            <w:right w:val="none" w:sz="0" w:space="0" w:color="auto"/>
          </w:divBdr>
        </w:div>
        <w:div w:id="683676892">
          <w:marLeft w:val="480"/>
          <w:marRight w:val="0"/>
          <w:marTop w:val="0"/>
          <w:marBottom w:val="0"/>
          <w:divBdr>
            <w:top w:val="none" w:sz="0" w:space="0" w:color="auto"/>
            <w:left w:val="none" w:sz="0" w:space="0" w:color="auto"/>
            <w:bottom w:val="none" w:sz="0" w:space="0" w:color="auto"/>
            <w:right w:val="none" w:sz="0" w:space="0" w:color="auto"/>
          </w:divBdr>
        </w:div>
        <w:div w:id="853808772">
          <w:marLeft w:val="480"/>
          <w:marRight w:val="0"/>
          <w:marTop w:val="0"/>
          <w:marBottom w:val="0"/>
          <w:divBdr>
            <w:top w:val="none" w:sz="0" w:space="0" w:color="auto"/>
            <w:left w:val="none" w:sz="0" w:space="0" w:color="auto"/>
            <w:bottom w:val="none" w:sz="0" w:space="0" w:color="auto"/>
            <w:right w:val="none" w:sz="0" w:space="0" w:color="auto"/>
          </w:divBdr>
        </w:div>
        <w:div w:id="909116461">
          <w:marLeft w:val="480"/>
          <w:marRight w:val="0"/>
          <w:marTop w:val="0"/>
          <w:marBottom w:val="0"/>
          <w:divBdr>
            <w:top w:val="none" w:sz="0" w:space="0" w:color="auto"/>
            <w:left w:val="none" w:sz="0" w:space="0" w:color="auto"/>
            <w:bottom w:val="none" w:sz="0" w:space="0" w:color="auto"/>
            <w:right w:val="none" w:sz="0" w:space="0" w:color="auto"/>
          </w:divBdr>
        </w:div>
        <w:div w:id="978460382">
          <w:marLeft w:val="480"/>
          <w:marRight w:val="0"/>
          <w:marTop w:val="0"/>
          <w:marBottom w:val="0"/>
          <w:divBdr>
            <w:top w:val="none" w:sz="0" w:space="0" w:color="auto"/>
            <w:left w:val="none" w:sz="0" w:space="0" w:color="auto"/>
            <w:bottom w:val="none" w:sz="0" w:space="0" w:color="auto"/>
            <w:right w:val="none" w:sz="0" w:space="0" w:color="auto"/>
          </w:divBdr>
        </w:div>
        <w:div w:id="1006979968">
          <w:marLeft w:val="480"/>
          <w:marRight w:val="0"/>
          <w:marTop w:val="0"/>
          <w:marBottom w:val="0"/>
          <w:divBdr>
            <w:top w:val="none" w:sz="0" w:space="0" w:color="auto"/>
            <w:left w:val="none" w:sz="0" w:space="0" w:color="auto"/>
            <w:bottom w:val="none" w:sz="0" w:space="0" w:color="auto"/>
            <w:right w:val="none" w:sz="0" w:space="0" w:color="auto"/>
          </w:divBdr>
        </w:div>
      </w:divsChild>
    </w:div>
    <w:div w:id="968437365">
      <w:bodyDiv w:val="1"/>
      <w:marLeft w:val="0"/>
      <w:marRight w:val="0"/>
      <w:marTop w:val="0"/>
      <w:marBottom w:val="0"/>
      <w:divBdr>
        <w:top w:val="none" w:sz="0" w:space="0" w:color="auto"/>
        <w:left w:val="none" w:sz="0" w:space="0" w:color="auto"/>
        <w:bottom w:val="none" w:sz="0" w:space="0" w:color="auto"/>
        <w:right w:val="none" w:sz="0" w:space="0" w:color="auto"/>
      </w:divBdr>
    </w:div>
    <w:div w:id="968438671">
      <w:bodyDiv w:val="1"/>
      <w:marLeft w:val="0"/>
      <w:marRight w:val="0"/>
      <w:marTop w:val="0"/>
      <w:marBottom w:val="0"/>
      <w:divBdr>
        <w:top w:val="none" w:sz="0" w:space="0" w:color="auto"/>
        <w:left w:val="none" w:sz="0" w:space="0" w:color="auto"/>
        <w:bottom w:val="none" w:sz="0" w:space="0" w:color="auto"/>
        <w:right w:val="none" w:sz="0" w:space="0" w:color="auto"/>
      </w:divBdr>
    </w:div>
    <w:div w:id="968626076">
      <w:bodyDiv w:val="1"/>
      <w:marLeft w:val="0"/>
      <w:marRight w:val="0"/>
      <w:marTop w:val="0"/>
      <w:marBottom w:val="0"/>
      <w:divBdr>
        <w:top w:val="none" w:sz="0" w:space="0" w:color="auto"/>
        <w:left w:val="none" w:sz="0" w:space="0" w:color="auto"/>
        <w:bottom w:val="none" w:sz="0" w:space="0" w:color="auto"/>
        <w:right w:val="none" w:sz="0" w:space="0" w:color="auto"/>
      </w:divBdr>
    </w:div>
    <w:div w:id="969095326">
      <w:bodyDiv w:val="1"/>
      <w:marLeft w:val="0"/>
      <w:marRight w:val="0"/>
      <w:marTop w:val="0"/>
      <w:marBottom w:val="0"/>
      <w:divBdr>
        <w:top w:val="none" w:sz="0" w:space="0" w:color="auto"/>
        <w:left w:val="none" w:sz="0" w:space="0" w:color="auto"/>
        <w:bottom w:val="none" w:sz="0" w:space="0" w:color="auto"/>
        <w:right w:val="none" w:sz="0" w:space="0" w:color="auto"/>
      </w:divBdr>
    </w:div>
    <w:div w:id="969164589">
      <w:bodyDiv w:val="1"/>
      <w:marLeft w:val="0"/>
      <w:marRight w:val="0"/>
      <w:marTop w:val="0"/>
      <w:marBottom w:val="0"/>
      <w:divBdr>
        <w:top w:val="none" w:sz="0" w:space="0" w:color="auto"/>
        <w:left w:val="none" w:sz="0" w:space="0" w:color="auto"/>
        <w:bottom w:val="none" w:sz="0" w:space="0" w:color="auto"/>
        <w:right w:val="none" w:sz="0" w:space="0" w:color="auto"/>
      </w:divBdr>
    </w:div>
    <w:div w:id="969168944">
      <w:bodyDiv w:val="1"/>
      <w:marLeft w:val="0"/>
      <w:marRight w:val="0"/>
      <w:marTop w:val="0"/>
      <w:marBottom w:val="0"/>
      <w:divBdr>
        <w:top w:val="none" w:sz="0" w:space="0" w:color="auto"/>
        <w:left w:val="none" w:sz="0" w:space="0" w:color="auto"/>
        <w:bottom w:val="none" w:sz="0" w:space="0" w:color="auto"/>
        <w:right w:val="none" w:sz="0" w:space="0" w:color="auto"/>
      </w:divBdr>
    </w:div>
    <w:div w:id="969438106">
      <w:bodyDiv w:val="1"/>
      <w:marLeft w:val="0"/>
      <w:marRight w:val="0"/>
      <w:marTop w:val="0"/>
      <w:marBottom w:val="0"/>
      <w:divBdr>
        <w:top w:val="none" w:sz="0" w:space="0" w:color="auto"/>
        <w:left w:val="none" w:sz="0" w:space="0" w:color="auto"/>
        <w:bottom w:val="none" w:sz="0" w:space="0" w:color="auto"/>
        <w:right w:val="none" w:sz="0" w:space="0" w:color="auto"/>
      </w:divBdr>
    </w:div>
    <w:div w:id="969634132">
      <w:bodyDiv w:val="1"/>
      <w:marLeft w:val="0"/>
      <w:marRight w:val="0"/>
      <w:marTop w:val="0"/>
      <w:marBottom w:val="0"/>
      <w:divBdr>
        <w:top w:val="none" w:sz="0" w:space="0" w:color="auto"/>
        <w:left w:val="none" w:sz="0" w:space="0" w:color="auto"/>
        <w:bottom w:val="none" w:sz="0" w:space="0" w:color="auto"/>
        <w:right w:val="none" w:sz="0" w:space="0" w:color="auto"/>
      </w:divBdr>
    </w:div>
    <w:div w:id="969672180">
      <w:bodyDiv w:val="1"/>
      <w:marLeft w:val="0"/>
      <w:marRight w:val="0"/>
      <w:marTop w:val="0"/>
      <w:marBottom w:val="0"/>
      <w:divBdr>
        <w:top w:val="none" w:sz="0" w:space="0" w:color="auto"/>
        <w:left w:val="none" w:sz="0" w:space="0" w:color="auto"/>
        <w:bottom w:val="none" w:sz="0" w:space="0" w:color="auto"/>
        <w:right w:val="none" w:sz="0" w:space="0" w:color="auto"/>
      </w:divBdr>
      <w:divsChild>
        <w:div w:id="39986846">
          <w:marLeft w:val="480"/>
          <w:marRight w:val="0"/>
          <w:marTop w:val="0"/>
          <w:marBottom w:val="0"/>
          <w:divBdr>
            <w:top w:val="none" w:sz="0" w:space="0" w:color="auto"/>
            <w:left w:val="none" w:sz="0" w:space="0" w:color="auto"/>
            <w:bottom w:val="none" w:sz="0" w:space="0" w:color="auto"/>
            <w:right w:val="none" w:sz="0" w:space="0" w:color="auto"/>
          </w:divBdr>
        </w:div>
        <w:div w:id="128979657">
          <w:marLeft w:val="480"/>
          <w:marRight w:val="0"/>
          <w:marTop w:val="0"/>
          <w:marBottom w:val="0"/>
          <w:divBdr>
            <w:top w:val="none" w:sz="0" w:space="0" w:color="auto"/>
            <w:left w:val="none" w:sz="0" w:space="0" w:color="auto"/>
            <w:bottom w:val="none" w:sz="0" w:space="0" w:color="auto"/>
            <w:right w:val="none" w:sz="0" w:space="0" w:color="auto"/>
          </w:divBdr>
        </w:div>
        <w:div w:id="161119301">
          <w:marLeft w:val="480"/>
          <w:marRight w:val="0"/>
          <w:marTop w:val="0"/>
          <w:marBottom w:val="0"/>
          <w:divBdr>
            <w:top w:val="none" w:sz="0" w:space="0" w:color="auto"/>
            <w:left w:val="none" w:sz="0" w:space="0" w:color="auto"/>
            <w:bottom w:val="none" w:sz="0" w:space="0" w:color="auto"/>
            <w:right w:val="none" w:sz="0" w:space="0" w:color="auto"/>
          </w:divBdr>
        </w:div>
        <w:div w:id="182861225">
          <w:marLeft w:val="480"/>
          <w:marRight w:val="0"/>
          <w:marTop w:val="0"/>
          <w:marBottom w:val="0"/>
          <w:divBdr>
            <w:top w:val="none" w:sz="0" w:space="0" w:color="auto"/>
            <w:left w:val="none" w:sz="0" w:space="0" w:color="auto"/>
            <w:bottom w:val="none" w:sz="0" w:space="0" w:color="auto"/>
            <w:right w:val="none" w:sz="0" w:space="0" w:color="auto"/>
          </w:divBdr>
        </w:div>
        <w:div w:id="210385688">
          <w:marLeft w:val="480"/>
          <w:marRight w:val="0"/>
          <w:marTop w:val="0"/>
          <w:marBottom w:val="0"/>
          <w:divBdr>
            <w:top w:val="none" w:sz="0" w:space="0" w:color="auto"/>
            <w:left w:val="none" w:sz="0" w:space="0" w:color="auto"/>
            <w:bottom w:val="none" w:sz="0" w:space="0" w:color="auto"/>
            <w:right w:val="none" w:sz="0" w:space="0" w:color="auto"/>
          </w:divBdr>
        </w:div>
        <w:div w:id="235476477">
          <w:marLeft w:val="480"/>
          <w:marRight w:val="0"/>
          <w:marTop w:val="0"/>
          <w:marBottom w:val="0"/>
          <w:divBdr>
            <w:top w:val="none" w:sz="0" w:space="0" w:color="auto"/>
            <w:left w:val="none" w:sz="0" w:space="0" w:color="auto"/>
            <w:bottom w:val="none" w:sz="0" w:space="0" w:color="auto"/>
            <w:right w:val="none" w:sz="0" w:space="0" w:color="auto"/>
          </w:divBdr>
        </w:div>
        <w:div w:id="251087283">
          <w:marLeft w:val="480"/>
          <w:marRight w:val="0"/>
          <w:marTop w:val="0"/>
          <w:marBottom w:val="0"/>
          <w:divBdr>
            <w:top w:val="none" w:sz="0" w:space="0" w:color="auto"/>
            <w:left w:val="none" w:sz="0" w:space="0" w:color="auto"/>
            <w:bottom w:val="none" w:sz="0" w:space="0" w:color="auto"/>
            <w:right w:val="none" w:sz="0" w:space="0" w:color="auto"/>
          </w:divBdr>
        </w:div>
        <w:div w:id="279067532">
          <w:marLeft w:val="480"/>
          <w:marRight w:val="0"/>
          <w:marTop w:val="0"/>
          <w:marBottom w:val="0"/>
          <w:divBdr>
            <w:top w:val="none" w:sz="0" w:space="0" w:color="auto"/>
            <w:left w:val="none" w:sz="0" w:space="0" w:color="auto"/>
            <w:bottom w:val="none" w:sz="0" w:space="0" w:color="auto"/>
            <w:right w:val="none" w:sz="0" w:space="0" w:color="auto"/>
          </w:divBdr>
        </w:div>
        <w:div w:id="360866738">
          <w:marLeft w:val="480"/>
          <w:marRight w:val="0"/>
          <w:marTop w:val="0"/>
          <w:marBottom w:val="0"/>
          <w:divBdr>
            <w:top w:val="none" w:sz="0" w:space="0" w:color="auto"/>
            <w:left w:val="none" w:sz="0" w:space="0" w:color="auto"/>
            <w:bottom w:val="none" w:sz="0" w:space="0" w:color="auto"/>
            <w:right w:val="none" w:sz="0" w:space="0" w:color="auto"/>
          </w:divBdr>
        </w:div>
        <w:div w:id="501773285">
          <w:marLeft w:val="480"/>
          <w:marRight w:val="0"/>
          <w:marTop w:val="0"/>
          <w:marBottom w:val="0"/>
          <w:divBdr>
            <w:top w:val="none" w:sz="0" w:space="0" w:color="auto"/>
            <w:left w:val="none" w:sz="0" w:space="0" w:color="auto"/>
            <w:bottom w:val="none" w:sz="0" w:space="0" w:color="auto"/>
            <w:right w:val="none" w:sz="0" w:space="0" w:color="auto"/>
          </w:divBdr>
        </w:div>
        <w:div w:id="590433491">
          <w:marLeft w:val="480"/>
          <w:marRight w:val="0"/>
          <w:marTop w:val="0"/>
          <w:marBottom w:val="0"/>
          <w:divBdr>
            <w:top w:val="none" w:sz="0" w:space="0" w:color="auto"/>
            <w:left w:val="none" w:sz="0" w:space="0" w:color="auto"/>
            <w:bottom w:val="none" w:sz="0" w:space="0" w:color="auto"/>
            <w:right w:val="none" w:sz="0" w:space="0" w:color="auto"/>
          </w:divBdr>
        </w:div>
        <w:div w:id="614946672">
          <w:marLeft w:val="480"/>
          <w:marRight w:val="0"/>
          <w:marTop w:val="0"/>
          <w:marBottom w:val="0"/>
          <w:divBdr>
            <w:top w:val="none" w:sz="0" w:space="0" w:color="auto"/>
            <w:left w:val="none" w:sz="0" w:space="0" w:color="auto"/>
            <w:bottom w:val="none" w:sz="0" w:space="0" w:color="auto"/>
            <w:right w:val="none" w:sz="0" w:space="0" w:color="auto"/>
          </w:divBdr>
        </w:div>
        <w:div w:id="649865203">
          <w:marLeft w:val="480"/>
          <w:marRight w:val="0"/>
          <w:marTop w:val="0"/>
          <w:marBottom w:val="0"/>
          <w:divBdr>
            <w:top w:val="none" w:sz="0" w:space="0" w:color="auto"/>
            <w:left w:val="none" w:sz="0" w:space="0" w:color="auto"/>
            <w:bottom w:val="none" w:sz="0" w:space="0" w:color="auto"/>
            <w:right w:val="none" w:sz="0" w:space="0" w:color="auto"/>
          </w:divBdr>
        </w:div>
        <w:div w:id="663970344">
          <w:marLeft w:val="480"/>
          <w:marRight w:val="0"/>
          <w:marTop w:val="0"/>
          <w:marBottom w:val="0"/>
          <w:divBdr>
            <w:top w:val="none" w:sz="0" w:space="0" w:color="auto"/>
            <w:left w:val="none" w:sz="0" w:space="0" w:color="auto"/>
            <w:bottom w:val="none" w:sz="0" w:space="0" w:color="auto"/>
            <w:right w:val="none" w:sz="0" w:space="0" w:color="auto"/>
          </w:divBdr>
        </w:div>
        <w:div w:id="740829561">
          <w:marLeft w:val="480"/>
          <w:marRight w:val="0"/>
          <w:marTop w:val="0"/>
          <w:marBottom w:val="0"/>
          <w:divBdr>
            <w:top w:val="none" w:sz="0" w:space="0" w:color="auto"/>
            <w:left w:val="none" w:sz="0" w:space="0" w:color="auto"/>
            <w:bottom w:val="none" w:sz="0" w:space="0" w:color="auto"/>
            <w:right w:val="none" w:sz="0" w:space="0" w:color="auto"/>
          </w:divBdr>
        </w:div>
        <w:div w:id="764224897">
          <w:marLeft w:val="480"/>
          <w:marRight w:val="0"/>
          <w:marTop w:val="0"/>
          <w:marBottom w:val="0"/>
          <w:divBdr>
            <w:top w:val="none" w:sz="0" w:space="0" w:color="auto"/>
            <w:left w:val="none" w:sz="0" w:space="0" w:color="auto"/>
            <w:bottom w:val="none" w:sz="0" w:space="0" w:color="auto"/>
            <w:right w:val="none" w:sz="0" w:space="0" w:color="auto"/>
          </w:divBdr>
        </w:div>
        <w:div w:id="779229807">
          <w:marLeft w:val="480"/>
          <w:marRight w:val="0"/>
          <w:marTop w:val="0"/>
          <w:marBottom w:val="0"/>
          <w:divBdr>
            <w:top w:val="none" w:sz="0" w:space="0" w:color="auto"/>
            <w:left w:val="none" w:sz="0" w:space="0" w:color="auto"/>
            <w:bottom w:val="none" w:sz="0" w:space="0" w:color="auto"/>
            <w:right w:val="none" w:sz="0" w:space="0" w:color="auto"/>
          </w:divBdr>
        </w:div>
        <w:div w:id="786655149">
          <w:marLeft w:val="480"/>
          <w:marRight w:val="0"/>
          <w:marTop w:val="0"/>
          <w:marBottom w:val="0"/>
          <w:divBdr>
            <w:top w:val="none" w:sz="0" w:space="0" w:color="auto"/>
            <w:left w:val="none" w:sz="0" w:space="0" w:color="auto"/>
            <w:bottom w:val="none" w:sz="0" w:space="0" w:color="auto"/>
            <w:right w:val="none" w:sz="0" w:space="0" w:color="auto"/>
          </w:divBdr>
        </w:div>
        <w:div w:id="891845080">
          <w:marLeft w:val="480"/>
          <w:marRight w:val="0"/>
          <w:marTop w:val="0"/>
          <w:marBottom w:val="0"/>
          <w:divBdr>
            <w:top w:val="none" w:sz="0" w:space="0" w:color="auto"/>
            <w:left w:val="none" w:sz="0" w:space="0" w:color="auto"/>
            <w:bottom w:val="none" w:sz="0" w:space="0" w:color="auto"/>
            <w:right w:val="none" w:sz="0" w:space="0" w:color="auto"/>
          </w:divBdr>
        </w:div>
        <w:div w:id="907883063">
          <w:marLeft w:val="480"/>
          <w:marRight w:val="0"/>
          <w:marTop w:val="0"/>
          <w:marBottom w:val="0"/>
          <w:divBdr>
            <w:top w:val="none" w:sz="0" w:space="0" w:color="auto"/>
            <w:left w:val="none" w:sz="0" w:space="0" w:color="auto"/>
            <w:bottom w:val="none" w:sz="0" w:space="0" w:color="auto"/>
            <w:right w:val="none" w:sz="0" w:space="0" w:color="auto"/>
          </w:divBdr>
        </w:div>
      </w:divsChild>
    </w:div>
    <w:div w:id="969751783">
      <w:bodyDiv w:val="1"/>
      <w:marLeft w:val="0"/>
      <w:marRight w:val="0"/>
      <w:marTop w:val="0"/>
      <w:marBottom w:val="0"/>
      <w:divBdr>
        <w:top w:val="none" w:sz="0" w:space="0" w:color="auto"/>
        <w:left w:val="none" w:sz="0" w:space="0" w:color="auto"/>
        <w:bottom w:val="none" w:sz="0" w:space="0" w:color="auto"/>
        <w:right w:val="none" w:sz="0" w:space="0" w:color="auto"/>
      </w:divBdr>
    </w:div>
    <w:div w:id="969822117">
      <w:bodyDiv w:val="1"/>
      <w:marLeft w:val="0"/>
      <w:marRight w:val="0"/>
      <w:marTop w:val="0"/>
      <w:marBottom w:val="0"/>
      <w:divBdr>
        <w:top w:val="none" w:sz="0" w:space="0" w:color="auto"/>
        <w:left w:val="none" w:sz="0" w:space="0" w:color="auto"/>
        <w:bottom w:val="none" w:sz="0" w:space="0" w:color="auto"/>
        <w:right w:val="none" w:sz="0" w:space="0" w:color="auto"/>
      </w:divBdr>
    </w:div>
    <w:div w:id="970018934">
      <w:bodyDiv w:val="1"/>
      <w:marLeft w:val="0"/>
      <w:marRight w:val="0"/>
      <w:marTop w:val="0"/>
      <w:marBottom w:val="0"/>
      <w:divBdr>
        <w:top w:val="none" w:sz="0" w:space="0" w:color="auto"/>
        <w:left w:val="none" w:sz="0" w:space="0" w:color="auto"/>
        <w:bottom w:val="none" w:sz="0" w:space="0" w:color="auto"/>
        <w:right w:val="none" w:sz="0" w:space="0" w:color="auto"/>
      </w:divBdr>
    </w:div>
    <w:div w:id="970208684">
      <w:bodyDiv w:val="1"/>
      <w:marLeft w:val="0"/>
      <w:marRight w:val="0"/>
      <w:marTop w:val="0"/>
      <w:marBottom w:val="0"/>
      <w:divBdr>
        <w:top w:val="none" w:sz="0" w:space="0" w:color="auto"/>
        <w:left w:val="none" w:sz="0" w:space="0" w:color="auto"/>
        <w:bottom w:val="none" w:sz="0" w:space="0" w:color="auto"/>
        <w:right w:val="none" w:sz="0" w:space="0" w:color="auto"/>
      </w:divBdr>
    </w:div>
    <w:div w:id="970597350">
      <w:bodyDiv w:val="1"/>
      <w:marLeft w:val="0"/>
      <w:marRight w:val="0"/>
      <w:marTop w:val="0"/>
      <w:marBottom w:val="0"/>
      <w:divBdr>
        <w:top w:val="none" w:sz="0" w:space="0" w:color="auto"/>
        <w:left w:val="none" w:sz="0" w:space="0" w:color="auto"/>
        <w:bottom w:val="none" w:sz="0" w:space="0" w:color="auto"/>
        <w:right w:val="none" w:sz="0" w:space="0" w:color="auto"/>
      </w:divBdr>
    </w:div>
    <w:div w:id="971013839">
      <w:bodyDiv w:val="1"/>
      <w:marLeft w:val="0"/>
      <w:marRight w:val="0"/>
      <w:marTop w:val="0"/>
      <w:marBottom w:val="0"/>
      <w:divBdr>
        <w:top w:val="none" w:sz="0" w:space="0" w:color="auto"/>
        <w:left w:val="none" w:sz="0" w:space="0" w:color="auto"/>
        <w:bottom w:val="none" w:sz="0" w:space="0" w:color="auto"/>
        <w:right w:val="none" w:sz="0" w:space="0" w:color="auto"/>
      </w:divBdr>
    </w:div>
    <w:div w:id="971134895">
      <w:bodyDiv w:val="1"/>
      <w:marLeft w:val="0"/>
      <w:marRight w:val="0"/>
      <w:marTop w:val="0"/>
      <w:marBottom w:val="0"/>
      <w:divBdr>
        <w:top w:val="none" w:sz="0" w:space="0" w:color="auto"/>
        <w:left w:val="none" w:sz="0" w:space="0" w:color="auto"/>
        <w:bottom w:val="none" w:sz="0" w:space="0" w:color="auto"/>
        <w:right w:val="none" w:sz="0" w:space="0" w:color="auto"/>
      </w:divBdr>
      <w:divsChild>
        <w:div w:id="31276157">
          <w:marLeft w:val="480"/>
          <w:marRight w:val="0"/>
          <w:marTop w:val="0"/>
          <w:marBottom w:val="0"/>
          <w:divBdr>
            <w:top w:val="none" w:sz="0" w:space="0" w:color="auto"/>
            <w:left w:val="none" w:sz="0" w:space="0" w:color="auto"/>
            <w:bottom w:val="none" w:sz="0" w:space="0" w:color="auto"/>
            <w:right w:val="none" w:sz="0" w:space="0" w:color="auto"/>
          </w:divBdr>
        </w:div>
        <w:div w:id="36978671">
          <w:marLeft w:val="480"/>
          <w:marRight w:val="0"/>
          <w:marTop w:val="0"/>
          <w:marBottom w:val="0"/>
          <w:divBdr>
            <w:top w:val="none" w:sz="0" w:space="0" w:color="auto"/>
            <w:left w:val="none" w:sz="0" w:space="0" w:color="auto"/>
            <w:bottom w:val="none" w:sz="0" w:space="0" w:color="auto"/>
            <w:right w:val="none" w:sz="0" w:space="0" w:color="auto"/>
          </w:divBdr>
        </w:div>
        <w:div w:id="110324668">
          <w:marLeft w:val="480"/>
          <w:marRight w:val="0"/>
          <w:marTop w:val="0"/>
          <w:marBottom w:val="0"/>
          <w:divBdr>
            <w:top w:val="none" w:sz="0" w:space="0" w:color="auto"/>
            <w:left w:val="none" w:sz="0" w:space="0" w:color="auto"/>
            <w:bottom w:val="none" w:sz="0" w:space="0" w:color="auto"/>
            <w:right w:val="none" w:sz="0" w:space="0" w:color="auto"/>
          </w:divBdr>
        </w:div>
        <w:div w:id="138502998">
          <w:marLeft w:val="480"/>
          <w:marRight w:val="0"/>
          <w:marTop w:val="0"/>
          <w:marBottom w:val="0"/>
          <w:divBdr>
            <w:top w:val="none" w:sz="0" w:space="0" w:color="auto"/>
            <w:left w:val="none" w:sz="0" w:space="0" w:color="auto"/>
            <w:bottom w:val="none" w:sz="0" w:space="0" w:color="auto"/>
            <w:right w:val="none" w:sz="0" w:space="0" w:color="auto"/>
          </w:divBdr>
        </w:div>
        <w:div w:id="142157742">
          <w:marLeft w:val="480"/>
          <w:marRight w:val="0"/>
          <w:marTop w:val="0"/>
          <w:marBottom w:val="0"/>
          <w:divBdr>
            <w:top w:val="none" w:sz="0" w:space="0" w:color="auto"/>
            <w:left w:val="none" w:sz="0" w:space="0" w:color="auto"/>
            <w:bottom w:val="none" w:sz="0" w:space="0" w:color="auto"/>
            <w:right w:val="none" w:sz="0" w:space="0" w:color="auto"/>
          </w:divBdr>
        </w:div>
        <w:div w:id="157960895">
          <w:marLeft w:val="480"/>
          <w:marRight w:val="0"/>
          <w:marTop w:val="0"/>
          <w:marBottom w:val="0"/>
          <w:divBdr>
            <w:top w:val="none" w:sz="0" w:space="0" w:color="auto"/>
            <w:left w:val="none" w:sz="0" w:space="0" w:color="auto"/>
            <w:bottom w:val="none" w:sz="0" w:space="0" w:color="auto"/>
            <w:right w:val="none" w:sz="0" w:space="0" w:color="auto"/>
          </w:divBdr>
        </w:div>
        <w:div w:id="163934814">
          <w:marLeft w:val="480"/>
          <w:marRight w:val="0"/>
          <w:marTop w:val="0"/>
          <w:marBottom w:val="0"/>
          <w:divBdr>
            <w:top w:val="none" w:sz="0" w:space="0" w:color="auto"/>
            <w:left w:val="none" w:sz="0" w:space="0" w:color="auto"/>
            <w:bottom w:val="none" w:sz="0" w:space="0" w:color="auto"/>
            <w:right w:val="none" w:sz="0" w:space="0" w:color="auto"/>
          </w:divBdr>
        </w:div>
        <w:div w:id="188301649">
          <w:marLeft w:val="480"/>
          <w:marRight w:val="0"/>
          <w:marTop w:val="0"/>
          <w:marBottom w:val="0"/>
          <w:divBdr>
            <w:top w:val="none" w:sz="0" w:space="0" w:color="auto"/>
            <w:left w:val="none" w:sz="0" w:space="0" w:color="auto"/>
            <w:bottom w:val="none" w:sz="0" w:space="0" w:color="auto"/>
            <w:right w:val="none" w:sz="0" w:space="0" w:color="auto"/>
          </w:divBdr>
        </w:div>
        <w:div w:id="192110812">
          <w:marLeft w:val="480"/>
          <w:marRight w:val="0"/>
          <w:marTop w:val="0"/>
          <w:marBottom w:val="0"/>
          <w:divBdr>
            <w:top w:val="none" w:sz="0" w:space="0" w:color="auto"/>
            <w:left w:val="none" w:sz="0" w:space="0" w:color="auto"/>
            <w:bottom w:val="none" w:sz="0" w:space="0" w:color="auto"/>
            <w:right w:val="none" w:sz="0" w:space="0" w:color="auto"/>
          </w:divBdr>
        </w:div>
        <w:div w:id="251402093">
          <w:marLeft w:val="480"/>
          <w:marRight w:val="0"/>
          <w:marTop w:val="0"/>
          <w:marBottom w:val="0"/>
          <w:divBdr>
            <w:top w:val="none" w:sz="0" w:space="0" w:color="auto"/>
            <w:left w:val="none" w:sz="0" w:space="0" w:color="auto"/>
            <w:bottom w:val="none" w:sz="0" w:space="0" w:color="auto"/>
            <w:right w:val="none" w:sz="0" w:space="0" w:color="auto"/>
          </w:divBdr>
        </w:div>
        <w:div w:id="277225670">
          <w:marLeft w:val="480"/>
          <w:marRight w:val="0"/>
          <w:marTop w:val="0"/>
          <w:marBottom w:val="0"/>
          <w:divBdr>
            <w:top w:val="none" w:sz="0" w:space="0" w:color="auto"/>
            <w:left w:val="none" w:sz="0" w:space="0" w:color="auto"/>
            <w:bottom w:val="none" w:sz="0" w:space="0" w:color="auto"/>
            <w:right w:val="none" w:sz="0" w:space="0" w:color="auto"/>
          </w:divBdr>
        </w:div>
        <w:div w:id="287509720">
          <w:marLeft w:val="480"/>
          <w:marRight w:val="0"/>
          <w:marTop w:val="0"/>
          <w:marBottom w:val="0"/>
          <w:divBdr>
            <w:top w:val="none" w:sz="0" w:space="0" w:color="auto"/>
            <w:left w:val="none" w:sz="0" w:space="0" w:color="auto"/>
            <w:bottom w:val="none" w:sz="0" w:space="0" w:color="auto"/>
            <w:right w:val="none" w:sz="0" w:space="0" w:color="auto"/>
          </w:divBdr>
        </w:div>
        <w:div w:id="295568839">
          <w:marLeft w:val="480"/>
          <w:marRight w:val="0"/>
          <w:marTop w:val="0"/>
          <w:marBottom w:val="0"/>
          <w:divBdr>
            <w:top w:val="none" w:sz="0" w:space="0" w:color="auto"/>
            <w:left w:val="none" w:sz="0" w:space="0" w:color="auto"/>
            <w:bottom w:val="none" w:sz="0" w:space="0" w:color="auto"/>
            <w:right w:val="none" w:sz="0" w:space="0" w:color="auto"/>
          </w:divBdr>
        </w:div>
        <w:div w:id="352804442">
          <w:marLeft w:val="480"/>
          <w:marRight w:val="0"/>
          <w:marTop w:val="0"/>
          <w:marBottom w:val="0"/>
          <w:divBdr>
            <w:top w:val="none" w:sz="0" w:space="0" w:color="auto"/>
            <w:left w:val="none" w:sz="0" w:space="0" w:color="auto"/>
            <w:bottom w:val="none" w:sz="0" w:space="0" w:color="auto"/>
            <w:right w:val="none" w:sz="0" w:space="0" w:color="auto"/>
          </w:divBdr>
        </w:div>
        <w:div w:id="353728068">
          <w:marLeft w:val="480"/>
          <w:marRight w:val="0"/>
          <w:marTop w:val="0"/>
          <w:marBottom w:val="0"/>
          <w:divBdr>
            <w:top w:val="none" w:sz="0" w:space="0" w:color="auto"/>
            <w:left w:val="none" w:sz="0" w:space="0" w:color="auto"/>
            <w:bottom w:val="none" w:sz="0" w:space="0" w:color="auto"/>
            <w:right w:val="none" w:sz="0" w:space="0" w:color="auto"/>
          </w:divBdr>
        </w:div>
        <w:div w:id="380331033">
          <w:marLeft w:val="480"/>
          <w:marRight w:val="0"/>
          <w:marTop w:val="0"/>
          <w:marBottom w:val="0"/>
          <w:divBdr>
            <w:top w:val="none" w:sz="0" w:space="0" w:color="auto"/>
            <w:left w:val="none" w:sz="0" w:space="0" w:color="auto"/>
            <w:bottom w:val="none" w:sz="0" w:space="0" w:color="auto"/>
            <w:right w:val="none" w:sz="0" w:space="0" w:color="auto"/>
          </w:divBdr>
        </w:div>
        <w:div w:id="394672022">
          <w:marLeft w:val="480"/>
          <w:marRight w:val="0"/>
          <w:marTop w:val="0"/>
          <w:marBottom w:val="0"/>
          <w:divBdr>
            <w:top w:val="none" w:sz="0" w:space="0" w:color="auto"/>
            <w:left w:val="none" w:sz="0" w:space="0" w:color="auto"/>
            <w:bottom w:val="none" w:sz="0" w:space="0" w:color="auto"/>
            <w:right w:val="none" w:sz="0" w:space="0" w:color="auto"/>
          </w:divBdr>
        </w:div>
        <w:div w:id="400904538">
          <w:marLeft w:val="480"/>
          <w:marRight w:val="0"/>
          <w:marTop w:val="0"/>
          <w:marBottom w:val="0"/>
          <w:divBdr>
            <w:top w:val="none" w:sz="0" w:space="0" w:color="auto"/>
            <w:left w:val="none" w:sz="0" w:space="0" w:color="auto"/>
            <w:bottom w:val="none" w:sz="0" w:space="0" w:color="auto"/>
            <w:right w:val="none" w:sz="0" w:space="0" w:color="auto"/>
          </w:divBdr>
        </w:div>
        <w:div w:id="420176432">
          <w:marLeft w:val="480"/>
          <w:marRight w:val="0"/>
          <w:marTop w:val="0"/>
          <w:marBottom w:val="0"/>
          <w:divBdr>
            <w:top w:val="none" w:sz="0" w:space="0" w:color="auto"/>
            <w:left w:val="none" w:sz="0" w:space="0" w:color="auto"/>
            <w:bottom w:val="none" w:sz="0" w:space="0" w:color="auto"/>
            <w:right w:val="none" w:sz="0" w:space="0" w:color="auto"/>
          </w:divBdr>
        </w:div>
        <w:div w:id="424228114">
          <w:marLeft w:val="480"/>
          <w:marRight w:val="0"/>
          <w:marTop w:val="0"/>
          <w:marBottom w:val="0"/>
          <w:divBdr>
            <w:top w:val="none" w:sz="0" w:space="0" w:color="auto"/>
            <w:left w:val="none" w:sz="0" w:space="0" w:color="auto"/>
            <w:bottom w:val="none" w:sz="0" w:space="0" w:color="auto"/>
            <w:right w:val="none" w:sz="0" w:space="0" w:color="auto"/>
          </w:divBdr>
        </w:div>
        <w:div w:id="453060093">
          <w:marLeft w:val="480"/>
          <w:marRight w:val="0"/>
          <w:marTop w:val="0"/>
          <w:marBottom w:val="0"/>
          <w:divBdr>
            <w:top w:val="none" w:sz="0" w:space="0" w:color="auto"/>
            <w:left w:val="none" w:sz="0" w:space="0" w:color="auto"/>
            <w:bottom w:val="none" w:sz="0" w:space="0" w:color="auto"/>
            <w:right w:val="none" w:sz="0" w:space="0" w:color="auto"/>
          </w:divBdr>
        </w:div>
        <w:div w:id="458760948">
          <w:marLeft w:val="480"/>
          <w:marRight w:val="0"/>
          <w:marTop w:val="0"/>
          <w:marBottom w:val="0"/>
          <w:divBdr>
            <w:top w:val="none" w:sz="0" w:space="0" w:color="auto"/>
            <w:left w:val="none" w:sz="0" w:space="0" w:color="auto"/>
            <w:bottom w:val="none" w:sz="0" w:space="0" w:color="auto"/>
            <w:right w:val="none" w:sz="0" w:space="0" w:color="auto"/>
          </w:divBdr>
        </w:div>
        <w:div w:id="467405656">
          <w:marLeft w:val="480"/>
          <w:marRight w:val="0"/>
          <w:marTop w:val="0"/>
          <w:marBottom w:val="0"/>
          <w:divBdr>
            <w:top w:val="none" w:sz="0" w:space="0" w:color="auto"/>
            <w:left w:val="none" w:sz="0" w:space="0" w:color="auto"/>
            <w:bottom w:val="none" w:sz="0" w:space="0" w:color="auto"/>
            <w:right w:val="none" w:sz="0" w:space="0" w:color="auto"/>
          </w:divBdr>
        </w:div>
        <w:div w:id="481116946">
          <w:marLeft w:val="480"/>
          <w:marRight w:val="0"/>
          <w:marTop w:val="0"/>
          <w:marBottom w:val="0"/>
          <w:divBdr>
            <w:top w:val="none" w:sz="0" w:space="0" w:color="auto"/>
            <w:left w:val="none" w:sz="0" w:space="0" w:color="auto"/>
            <w:bottom w:val="none" w:sz="0" w:space="0" w:color="auto"/>
            <w:right w:val="none" w:sz="0" w:space="0" w:color="auto"/>
          </w:divBdr>
        </w:div>
        <w:div w:id="495388068">
          <w:marLeft w:val="480"/>
          <w:marRight w:val="0"/>
          <w:marTop w:val="0"/>
          <w:marBottom w:val="0"/>
          <w:divBdr>
            <w:top w:val="none" w:sz="0" w:space="0" w:color="auto"/>
            <w:left w:val="none" w:sz="0" w:space="0" w:color="auto"/>
            <w:bottom w:val="none" w:sz="0" w:space="0" w:color="auto"/>
            <w:right w:val="none" w:sz="0" w:space="0" w:color="auto"/>
          </w:divBdr>
        </w:div>
        <w:div w:id="505948616">
          <w:marLeft w:val="480"/>
          <w:marRight w:val="0"/>
          <w:marTop w:val="0"/>
          <w:marBottom w:val="0"/>
          <w:divBdr>
            <w:top w:val="none" w:sz="0" w:space="0" w:color="auto"/>
            <w:left w:val="none" w:sz="0" w:space="0" w:color="auto"/>
            <w:bottom w:val="none" w:sz="0" w:space="0" w:color="auto"/>
            <w:right w:val="none" w:sz="0" w:space="0" w:color="auto"/>
          </w:divBdr>
        </w:div>
        <w:div w:id="523792300">
          <w:marLeft w:val="480"/>
          <w:marRight w:val="0"/>
          <w:marTop w:val="0"/>
          <w:marBottom w:val="0"/>
          <w:divBdr>
            <w:top w:val="none" w:sz="0" w:space="0" w:color="auto"/>
            <w:left w:val="none" w:sz="0" w:space="0" w:color="auto"/>
            <w:bottom w:val="none" w:sz="0" w:space="0" w:color="auto"/>
            <w:right w:val="none" w:sz="0" w:space="0" w:color="auto"/>
          </w:divBdr>
        </w:div>
        <w:div w:id="555044309">
          <w:marLeft w:val="480"/>
          <w:marRight w:val="0"/>
          <w:marTop w:val="0"/>
          <w:marBottom w:val="0"/>
          <w:divBdr>
            <w:top w:val="none" w:sz="0" w:space="0" w:color="auto"/>
            <w:left w:val="none" w:sz="0" w:space="0" w:color="auto"/>
            <w:bottom w:val="none" w:sz="0" w:space="0" w:color="auto"/>
            <w:right w:val="none" w:sz="0" w:space="0" w:color="auto"/>
          </w:divBdr>
        </w:div>
        <w:div w:id="630330238">
          <w:marLeft w:val="480"/>
          <w:marRight w:val="0"/>
          <w:marTop w:val="0"/>
          <w:marBottom w:val="0"/>
          <w:divBdr>
            <w:top w:val="none" w:sz="0" w:space="0" w:color="auto"/>
            <w:left w:val="none" w:sz="0" w:space="0" w:color="auto"/>
            <w:bottom w:val="none" w:sz="0" w:space="0" w:color="auto"/>
            <w:right w:val="none" w:sz="0" w:space="0" w:color="auto"/>
          </w:divBdr>
        </w:div>
        <w:div w:id="658118604">
          <w:marLeft w:val="480"/>
          <w:marRight w:val="0"/>
          <w:marTop w:val="0"/>
          <w:marBottom w:val="0"/>
          <w:divBdr>
            <w:top w:val="none" w:sz="0" w:space="0" w:color="auto"/>
            <w:left w:val="none" w:sz="0" w:space="0" w:color="auto"/>
            <w:bottom w:val="none" w:sz="0" w:space="0" w:color="auto"/>
            <w:right w:val="none" w:sz="0" w:space="0" w:color="auto"/>
          </w:divBdr>
        </w:div>
        <w:div w:id="664826364">
          <w:marLeft w:val="480"/>
          <w:marRight w:val="0"/>
          <w:marTop w:val="0"/>
          <w:marBottom w:val="0"/>
          <w:divBdr>
            <w:top w:val="none" w:sz="0" w:space="0" w:color="auto"/>
            <w:left w:val="none" w:sz="0" w:space="0" w:color="auto"/>
            <w:bottom w:val="none" w:sz="0" w:space="0" w:color="auto"/>
            <w:right w:val="none" w:sz="0" w:space="0" w:color="auto"/>
          </w:divBdr>
        </w:div>
        <w:div w:id="686639855">
          <w:marLeft w:val="480"/>
          <w:marRight w:val="0"/>
          <w:marTop w:val="0"/>
          <w:marBottom w:val="0"/>
          <w:divBdr>
            <w:top w:val="none" w:sz="0" w:space="0" w:color="auto"/>
            <w:left w:val="none" w:sz="0" w:space="0" w:color="auto"/>
            <w:bottom w:val="none" w:sz="0" w:space="0" w:color="auto"/>
            <w:right w:val="none" w:sz="0" w:space="0" w:color="auto"/>
          </w:divBdr>
        </w:div>
        <w:div w:id="739409135">
          <w:marLeft w:val="480"/>
          <w:marRight w:val="0"/>
          <w:marTop w:val="0"/>
          <w:marBottom w:val="0"/>
          <w:divBdr>
            <w:top w:val="none" w:sz="0" w:space="0" w:color="auto"/>
            <w:left w:val="none" w:sz="0" w:space="0" w:color="auto"/>
            <w:bottom w:val="none" w:sz="0" w:space="0" w:color="auto"/>
            <w:right w:val="none" w:sz="0" w:space="0" w:color="auto"/>
          </w:divBdr>
        </w:div>
        <w:div w:id="743835668">
          <w:marLeft w:val="480"/>
          <w:marRight w:val="0"/>
          <w:marTop w:val="0"/>
          <w:marBottom w:val="0"/>
          <w:divBdr>
            <w:top w:val="none" w:sz="0" w:space="0" w:color="auto"/>
            <w:left w:val="none" w:sz="0" w:space="0" w:color="auto"/>
            <w:bottom w:val="none" w:sz="0" w:space="0" w:color="auto"/>
            <w:right w:val="none" w:sz="0" w:space="0" w:color="auto"/>
          </w:divBdr>
        </w:div>
        <w:div w:id="760637478">
          <w:marLeft w:val="480"/>
          <w:marRight w:val="0"/>
          <w:marTop w:val="0"/>
          <w:marBottom w:val="0"/>
          <w:divBdr>
            <w:top w:val="none" w:sz="0" w:space="0" w:color="auto"/>
            <w:left w:val="none" w:sz="0" w:space="0" w:color="auto"/>
            <w:bottom w:val="none" w:sz="0" w:space="0" w:color="auto"/>
            <w:right w:val="none" w:sz="0" w:space="0" w:color="auto"/>
          </w:divBdr>
        </w:div>
        <w:div w:id="771821267">
          <w:marLeft w:val="480"/>
          <w:marRight w:val="0"/>
          <w:marTop w:val="0"/>
          <w:marBottom w:val="0"/>
          <w:divBdr>
            <w:top w:val="none" w:sz="0" w:space="0" w:color="auto"/>
            <w:left w:val="none" w:sz="0" w:space="0" w:color="auto"/>
            <w:bottom w:val="none" w:sz="0" w:space="0" w:color="auto"/>
            <w:right w:val="none" w:sz="0" w:space="0" w:color="auto"/>
          </w:divBdr>
        </w:div>
        <w:div w:id="786630166">
          <w:marLeft w:val="480"/>
          <w:marRight w:val="0"/>
          <w:marTop w:val="0"/>
          <w:marBottom w:val="0"/>
          <w:divBdr>
            <w:top w:val="none" w:sz="0" w:space="0" w:color="auto"/>
            <w:left w:val="none" w:sz="0" w:space="0" w:color="auto"/>
            <w:bottom w:val="none" w:sz="0" w:space="0" w:color="auto"/>
            <w:right w:val="none" w:sz="0" w:space="0" w:color="auto"/>
          </w:divBdr>
        </w:div>
        <w:div w:id="815530946">
          <w:marLeft w:val="480"/>
          <w:marRight w:val="0"/>
          <w:marTop w:val="0"/>
          <w:marBottom w:val="0"/>
          <w:divBdr>
            <w:top w:val="none" w:sz="0" w:space="0" w:color="auto"/>
            <w:left w:val="none" w:sz="0" w:space="0" w:color="auto"/>
            <w:bottom w:val="none" w:sz="0" w:space="0" w:color="auto"/>
            <w:right w:val="none" w:sz="0" w:space="0" w:color="auto"/>
          </w:divBdr>
        </w:div>
        <w:div w:id="821198445">
          <w:marLeft w:val="480"/>
          <w:marRight w:val="0"/>
          <w:marTop w:val="0"/>
          <w:marBottom w:val="0"/>
          <w:divBdr>
            <w:top w:val="none" w:sz="0" w:space="0" w:color="auto"/>
            <w:left w:val="none" w:sz="0" w:space="0" w:color="auto"/>
            <w:bottom w:val="none" w:sz="0" w:space="0" w:color="auto"/>
            <w:right w:val="none" w:sz="0" w:space="0" w:color="auto"/>
          </w:divBdr>
        </w:div>
        <w:div w:id="877472325">
          <w:marLeft w:val="480"/>
          <w:marRight w:val="0"/>
          <w:marTop w:val="0"/>
          <w:marBottom w:val="0"/>
          <w:divBdr>
            <w:top w:val="none" w:sz="0" w:space="0" w:color="auto"/>
            <w:left w:val="none" w:sz="0" w:space="0" w:color="auto"/>
            <w:bottom w:val="none" w:sz="0" w:space="0" w:color="auto"/>
            <w:right w:val="none" w:sz="0" w:space="0" w:color="auto"/>
          </w:divBdr>
        </w:div>
        <w:div w:id="883950249">
          <w:marLeft w:val="480"/>
          <w:marRight w:val="0"/>
          <w:marTop w:val="0"/>
          <w:marBottom w:val="0"/>
          <w:divBdr>
            <w:top w:val="none" w:sz="0" w:space="0" w:color="auto"/>
            <w:left w:val="none" w:sz="0" w:space="0" w:color="auto"/>
            <w:bottom w:val="none" w:sz="0" w:space="0" w:color="auto"/>
            <w:right w:val="none" w:sz="0" w:space="0" w:color="auto"/>
          </w:divBdr>
        </w:div>
        <w:div w:id="891427331">
          <w:marLeft w:val="480"/>
          <w:marRight w:val="0"/>
          <w:marTop w:val="0"/>
          <w:marBottom w:val="0"/>
          <w:divBdr>
            <w:top w:val="none" w:sz="0" w:space="0" w:color="auto"/>
            <w:left w:val="none" w:sz="0" w:space="0" w:color="auto"/>
            <w:bottom w:val="none" w:sz="0" w:space="0" w:color="auto"/>
            <w:right w:val="none" w:sz="0" w:space="0" w:color="auto"/>
          </w:divBdr>
        </w:div>
        <w:div w:id="933442425">
          <w:marLeft w:val="480"/>
          <w:marRight w:val="0"/>
          <w:marTop w:val="0"/>
          <w:marBottom w:val="0"/>
          <w:divBdr>
            <w:top w:val="none" w:sz="0" w:space="0" w:color="auto"/>
            <w:left w:val="none" w:sz="0" w:space="0" w:color="auto"/>
            <w:bottom w:val="none" w:sz="0" w:space="0" w:color="auto"/>
            <w:right w:val="none" w:sz="0" w:space="0" w:color="auto"/>
          </w:divBdr>
        </w:div>
        <w:div w:id="936401486">
          <w:marLeft w:val="480"/>
          <w:marRight w:val="0"/>
          <w:marTop w:val="0"/>
          <w:marBottom w:val="0"/>
          <w:divBdr>
            <w:top w:val="none" w:sz="0" w:space="0" w:color="auto"/>
            <w:left w:val="none" w:sz="0" w:space="0" w:color="auto"/>
            <w:bottom w:val="none" w:sz="0" w:space="0" w:color="auto"/>
            <w:right w:val="none" w:sz="0" w:space="0" w:color="auto"/>
          </w:divBdr>
        </w:div>
        <w:div w:id="944196386">
          <w:marLeft w:val="480"/>
          <w:marRight w:val="0"/>
          <w:marTop w:val="0"/>
          <w:marBottom w:val="0"/>
          <w:divBdr>
            <w:top w:val="none" w:sz="0" w:space="0" w:color="auto"/>
            <w:left w:val="none" w:sz="0" w:space="0" w:color="auto"/>
            <w:bottom w:val="none" w:sz="0" w:space="0" w:color="auto"/>
            <w:right w:val="none" w:sz="0" w:space="0" w:color="auto"/>
          </w:divBdr>
        </w:div>
        <w:div w:id="953562999">
          <w:marLeft w:val="480"/>
          <w:marRight w:val="0"/>
          <w:marTop w:val="0"/>
          <w:marBottom w:val="0"/>
          <w:divBdr>
            <w:top w:val="none" w:sz="0" w:space="0" w:color="auto"/>
            <w:left w:val="none" w:sz="0" w:space="0" w:color="auto"/>
            <w:bottom w:val="none" w:sz="0" w:space="0" w:color="auto"/>
            <w:right w:val="none" w:sz="0" w:space="0" w:color="auto"/>
          </w:divBdr>
        </w:div>
        <w:div w:id="957834338">
          <w:marLeft w:val="480"/>
          <w:marRight w:val="0"/>
          <w:marTop w:val="0"/>
          <w:marBottom w:val="0"/>
          <w:divBdr>
            <w:top w:val="none" w:sz="0" w:space="0" w:color="auto"/>
            <w:left w:val="none" w:sz="0" w:space="0" w:color="auto"/>
            <w:bottom w:val="none" w:sz="0" w:space="0" w:color="auto"/>
            <w:right w:val="none" w:sz="0" w:space="0" w:color="auto"/>
          </w:divBdr>
        </w:div>
        <w:div w:id="966818002">
          <w:marLeft w:val="480"/>
          <w:marRight w:val="0"/>
          <w:marTop w:val="0"/>
          <w:marBottom w:val="0"/>
          <w:divBdr>
            <w:top w:val="none" w:sz="0" w:space="0" w:color="auto"/>
            <w:left w:val="none" w:sz="0" w:space="0" w:color="auto"/>
            <w:bottom w:val="none" w:sz="0" w:space="0" w:color="auto"/>
            <w:right w:val="none" w:sz="0" w:space="0" w:color="auto"/>
          </w:divBdr>
        </w:div>
        <w:div w:id="979455786">
          <w:marLeft w:val="480"/>
          <w:marRight w:val="0"/>
          <w:marTop w:val="0"/>
          <w:marBottom w:val="0"/>
          <w:divBdr>
            <w:top w:val="none" w:sz="0" w:space="0" w:color="auto"/>
            <w:left w:val="none" w:sz="0" w:space="0" w:color="auto"/>
            <w:bottom w:val="none" w:sz="0" w:space="0" w:color="auto"/>
            <w:right w:val="none" w:sz="0" w:space="0" w:color="auto"/>
          </w:divBdr>
        </w:div>
        <w:div w:id="982195700">
          <w:marLeft w:val="480"/>
          <w:marRight w:val="0"/>
          <w:marTop w:val="0"/>
          <w:marBottom w:val="0"/>
          <w:divBdr>
            <w:top w:val="none" w:sz="0" w:space="0" w:color="auto"/>
            <w:left w:val="none" w:sz="0" w:space="0" w:color="auto"/>
            <w:bottom w:val="none" w:sz="0" w:space="0" w:color="auto"/>
            <w:right w:val="none" w:sz="0" w:space="0" w:color="auto"/>
          </w:divBdr>
        </w:div>
        <w:div w:id="985620862">
          <w:marLeft w:val="480"/>
          <w:marRight w:val="0"/>
          <w:marTop w:val="0"/>
          <w:marBottom w:val="0"/>
          <w:divBdr>
            <w:top w:val="none" w:sz="0" w:space="0" w:color="auto"/>
            <w:left w:val="none" w:sz="0" w:space="0" w:color="auto"/>
            <w:bottom w:val="none" w:sz="0" w:space="0" w:color="auto"/>
            <w:right w:val="none" w:sz="0" w:space="0" w:color="auto"/>
          </w:divBdr>
        </w:div>
      </w:divsChild>
    </w:div>
    <w:div w:id="971206378">
      <w:bodyDiv w:val="1"/>
      <w:marLeft w:val="0"/>
      <w:marRight w:val="0"/>
      <w:marTop w:val="0"/>
      <w:marBottom w:val="0"/>
      <w:divBdr>
        <w:top w:val="none" w:sz="0" w:space="0" w:color="auto"/>
        <w:left w:val="none" w:sz="0" w:space="0" w:color="auto"/>
        <w:bottom w:val="none" w:sz="0" w:space="0" w:color="auto"/>
        <w:right w:val="none" w:sz="0" w:space="0" w:color="auto"/>
      </w:divBdr>
    </w:div>
    <w:div w:id="971253916">
      <w:bodyDiv w:val="1"/>
      <w:marLeft w:val="0"/>
      <w:marRight w:val="0"/>
      <w:marTop w:val="0"/>
      <w:marBottom w:val="0"/>
      <w:divBdr>
        <w:top w:val="none" w:sz="0" w:space="0" w:color="auto"/>
        <w:left w:val="none" w:sz="0" w:space="0" w:color="auto"/>
        <w:bottom w:val="none" w:sz="0" w:space="0" w:color="auto"/>
        <w:right w:val="none" w:sz="0" w:space="0" w:color="auto"/>
      </w:divBdr>
    </w:div>
    <w:div w:id="971330139">
      <w:bodyDiv w:val="1"/>
      <w:marLeft w:val="0"/>
      <w:marRight w:val="0"/>
      <w:marTop w:val="0"/>
      <w:marBottom w:val="0"/>
      <w:divBdr>
        <w:top w:val="none" w:sz="0" w:space="0" w:color="auto"/>
        <w:left w:val="none" w:sz="0" w:space="0" w:color="auto"/>
        <w:bottom w:val="none" w:sz="0" w:space="0" w:color="auto"/>
        <w:right w:val="none" w:sz="0" w:space="0" w:color="auto"/>
      </w:divBdr>
    </w:div>
    <w:div w:id="971909449">
      <w:bodyDiv w:val="1"/>
      <w:marLeft w:val="0"/>
      <w:marRight w:val="0"/>
      <w:marTop w:val="0"/>
      <w:marBottom w:val="0"/>
      <w:divBdr>
        <w:top w:val="none" w:sz="0" w:space="0" w:color="auto"/>
        <w:left w:val="none" w:sz="0" w:space="0" w:color="auto"/>
        <w:bottom w:val="none" w:sz="0" w:space="0" w:color="auto"/>
        <w:right w:val="none" w:sz="0" w:space="0" w:color="auto"/>
      </w:divBdr>
    </w:div>
    <w:div w:id="971984525">
      <w:bodyDiv w:val="1"/>
      <w:marLeft w:val="0"/>
      <w:marRight w:val="0"/>
      <w:marTop w:val="0"/>
      <w:marBottom w:val="0"/>
      <w:divBdr>
        <w:top w:val="none" w:sz="0" w:space="0" w:color="auto"/>
        <w:left w:val="none" w:sz="0" w:space="0" w:color="auto"/>
        <w:bottom w:val="none" w:sz="0" w:space="0" w:color="auto"/>
        <w:right w:val="none" w:sz="0" w:space="0" w:color="auto"/>
      </w:divBdr>
    </w:div>
    <w:div w:id="972056240">
      <w:bodyDiv w:val="1"/>
      <w:marLeft w:val="0"/>
      <w:marRight w:val="0"/>
      <w:marTop w:val="0"/>
      <w:marBottom w:val="0"/>
      <w:divBdr>
        <w:top w:val="none" w:sz="0" w:space="0" w:color="auto"/>
        <w:left w:val="none" w:sz="0" w:space="0" w:color="auto"/>
        <w:bottom w:val="none" w:sz="0" w:space="0" w:color="auto"/>
        <w:right w:val="none" w:sz="0" w:space="0" w:color="auto"/>
      </w:divBdr>
    </w:div>
    <w:div w:id="972364442">
      <w:bodyDiv w:val="1"/>
      <w:marLeft w:val="0"/>
      <w:marRight w:val="0"/>
      <w:marTop w:val="0"/>
      <w:marBottom w:val="0"/>
      <w:divBdr>
        <w:top w:val="none" w:sz="0" w:space="0" w:color="auto"/>
        <w:left w:val="none" w:sz="0" w:space="0" w:color="auto"/>
        <w:bottom w:val="none" w:sz="0" w:space="0" w:color="auto"/>
        <w:right w:val="none" w:sz="0" w:space="0" w:color="auto"/>
      </w:divBdr>
    </w:div>
    <w:div w:id="972558642">
      <w:bodyDiv w:val="1"/>
      <w:marLeft w:val="0"/>
      <w:marRight w:val="0"/>
      <w:marTop w:val="0"/>
      <w:marBottom w:val="0"/>
      <w:divBdr>
        <w:top w:val="none" w:sz="0" w:space="0" w:color="auto"/>
        <w:left w:val="none" w:sz="0" w:space="0" w:color="auto"/>
        <w:bottom w:val="none" w:sz="0" w:space="0" w:color="auto"/>
        <w:right w:val="none" w:sz="0" w:space="0" w:color="auto"/>
      </w:divBdr>
    </w:div>
    <w:div w:id="972639363">
      <w:bodyDiv w:val="1"/>
      <w:marLeft w:val="0"/>
      <w:marRight w:val="0"/>
      <w:marTop w:val="0"/>
      <w:marBottom w:val="0"/>
      <w:divBdr>
        <w:top w:val="none" w:sz="0" w:space="0" w:color="auto"/>
        <w:left w:val="none" w:sz="0" w:space="0" w:color="auto"/>
        <w:bottom w:val="none" w:sz="0" w:space="0" w:color="auto"/>
        <w:right w:val="none" w:sz="0" w:space="0" w:color="auto"/>
      </w:divBdr>
    </w:div>
    <w:div w:id="973020376">
      <w:bodyDiv w:val="1"/>
      <w:marLeft w:val="0"/>
      <w:marRight w:val="0"/>
      <w:marTop w:val="0"/>
      <w:marBottom w:val="0"/>
      <w:divBdr>
        <w:top w:val="none" w:sz="0" w:space="0" w:color="auto"/>
        <w:left w:val="none" w:sz="0" w:space="0" w:color="auto"/>
        <w:bottom w:val="none" w:sz="0" w:space="0" w:color="auto"/>
        <w:right w:val="none" w:sz="0" w:space="0" w:color="auto"/>
      </w:divBdr>
    </w:div>
    <w:div w:id="973102424">
      <w:bodyDiv w:val="1"/>
      <w:marLeft w:val="0"/>
      <w:marRight w:val="0"/>
      <w:marTop w:val="0"/>
      <w:marBottom w:val="0"/>
      <w:divBdr>
        <w:top w:val="none" w:sz="0" w:space="0" w:color="auto"/>
        <w:left w:val="none" w:sz="0" w:space="0" w:color="auto"/>
        <w:bottom w:val="none" w:sz="0" w:space="0" w:color="auto"/>
        <w:right w:val="none" w:sz="0" w:space="0" w:color="auto"/>
      </w:divBdr>
    </w:div>
    <w:div w:id="973406459">
      <w:bodyDiv w:val="1"/>
      <w:marLeft w:val="0"/>
      <w:marRight w:val="0"/>
      <w:marTop w:val="0"/>
      <w:marBottom w:val="0"/>
      <w:divBdr>
        <w:top w:val="none" w:sz="0" w:space="0" w:color="auto"/>
        <w:left w:val="none" w:sz="0" w:space="0" w:color="auto"/>
        <w:bottom w:val="none" w:sz="0" w:space="0" w:color="auto"/>
        <w:right w:val="none" w:sz="0" w:space="0" w:color="auto"/>
      </w:divBdr>
    </w:div>
    <w:div w:id="973749975">
      <w:bodyDiv w:val="1"/>
      <w:marLeft w:val="0"/>
      <w:marRight w:val="0"/>
      <w:marTop w:val="0"/>
      <w:marBottom w:val="0"/>
      <w:divBdr>
        <w:top w:val="none" w:sz="0" w:space="0" w:color="auto"/>
        <w:left w:val="none" w:sz="0" w:space="0" w:color="auto"/>
        <w:bottom w:val="none" w:sz="0" w:space="0" w:color="auto"/>
        <w:right w:val="none" w:sz="0" w:space="0" w:color="auto"/>
      </w:divBdr>
    </w:div>
    <w:div w:id="974022613">
      <w:bodyDiv w:val="1"/>
      <w:marLeft w:val="0"/>
      <w:marRight w:val="0"/>
      <w:marTop w:val="0"/>
      <w:marBottom w:val="0"/>
      <w:divBdr>
        <w:top w:val="none" w:sz="0" w:space="0" w:color="auto"/>
        <w:left w:val="none" w:sz="0" w:space="0" w:color="auto"/>
        <w:bottom w:val="none" w:sz="0" w:space="0" w:color="auto"/>
        <w:right w:val="none" w:sz="0" w:space="0" w:color="auto"/>
      </w:divBdr>
    </w:div>
    <w:div w:id="974485645">
      <w:bodyDiv w:val="1"/>
      <w:marLeft w:val="0"/>
      <w:marRight w:val="0"/>
      <w:marTop w:val="0"/>
      <w:marBottom w:val="0"/>
      <w:divBdr>
        <w:top w:val="none" w:sz="0" w:space="0" w:color="auto"/>
        <w:left w:val="none" w:sz="0" w:space="0" w:color="auto"/>
        <w:bottom w:val="none" w:sz="0" w:space="0" w:color="auto"/>
        <w:right w:val="none" w:sz="0" w:space="0" w:color="auto"/>
      </w:divBdr>
    </w:div>
    <w:div w:id="974603258">
      <w:bodyDiv w:val="1"/>
      <w:marLeft w:val="0"/>
      <w:marRight w:val="0"/>
      <w:marTop w:val="0"/>
      <w:marBottom w:val="0"/>
      <w:divBdr>
        <w:top w:val="none" w:sz="0" w:space="0" w:color="auto"/>
        <w:left w:val="none" w:sz="0" w:space="0" w:color="auto"/>
        <w:bottom w:val="none" w:sz="0" w:space="0" w:color="auto"/>
        <w:right w:val="none" w:sz="0" w:space="0" w:color="auto"/>
      </w:divBdr>
    </w:div>
    <w:div w:id="974605659">
      <w:bodyDiv w:val="1"/>
      <w:marLeft w:val="0"/>
      <w:marRight w:val="0"/>
      <w:marTop w:val="0"/>
      <w:marBottom w:val="0"/>
      <w:divBdr>
        <w:top w:val="none" w:sz="0" w:space="0" w:color="auto"/>
        <w:left w:val="none" w:sz="0" w:space="0" w:color="auto"/>
        <w:bottom w:val="none" w:sz="0" w:space="0" w:color="auto"/>
        <w:right w:val="none" w:sz="0" w:space="0" w:color="auto"/>
      </w:divBdr>
    </w:div>
    <w:div w:id="974677090">
      <w:bodyDiv w:val="1"/>
      <w:marLeft w:val="0"/>
      <w:marRight w:val="0"/>
      <w:marTop w:val="0"/>
      <w:marBottom w:val="0"/>
      <w:divBdr>
        <w:top w:val="none" w:sz="0" w:space="0" w:color="auto"/>
        <w:left w:val="none" w:sz="0" w:space="0" w:color="auto"/>
        <w:bottom w:val="none" w:sz="0" w:space="0" w:color="auto"/>
        <w:right w:val="none" w:sz="0" w:space="0" w:color="auto"/>
      </w:divBdr>
    </w:div>
    <w:div w:id="974680159">
      <w:bodyDiv w:val="1"/>
      <w:marLeft w:val="0"/>
      <w:marRight w:val="0"/>
      <w:marTop w:val="0"/>
      <w:marBottom w:val="0"/>
      <w:divBdr>
        <w:top w:val="none" w:sz="0" w:space="0" w:color="auto"/>
        <w:left w:val="none" w:sz="0" w:space="0" w:color="auto"/>
        <w:bottom w:val="none" w:sz="0" w:space="0" w:color="auto"/>
        <w:right w:val="none" w:sz="0" w:space="0" w:color="auto"/>
      </w:divBdr>
    </w:div>
    <w:div w:id="974986187">
      <w:bodyDiv w:val="1"/>
      <w:marLeft w:val="0"/>
      <w:marRight w:val="0"/>
      <w:marTop w:val="0"/>
      <w:marBottom w:val="0"/>
      <w:divBdr>
        <w:top w:val="none" w:sz="0" w:space="0" w:color="auto"/>
        <w:left w:val="none" w:sz="0" w:space="0" w:color="auto"/>
        <w:bottom w:val="none" w:sz="0" w:space="0" w:color="auto"/>
        <w:right w:val="none" w:sz="0" w:space="0" w:color="auto"/>
      </w:divBdr>
    </w:div>
    <w:div w:id="974992887">
      <w:bodyDiv w:val="1"/>
      <w:marLeft w:val="0"/>
      <w:marRight w:val="0"/>
      <w:marTop w:val="0"/>
      <w:marBottom w:val="0"/>
      <w:divBdr>
        <w:top w:val="none" w:sz="0" w:space="0" w:color="auto"/>
        <w:left w:val="none" w:sz="0" w:space="0" w:color="auto"/>
        <w:bottom w:val="none" w:sz="0" w:space="0" w:color="auto"/>
        <w:right w:val="none" w:sz="0" w:space="0" w:color="auto"/>
      </w:divBdr>
    </w:div>
    <w:div w:id="975063285">
      <w:bodyDiv w:val="1"/>
      <w:marLeft w:val="0"/>
      <w:marRight w:val="0"/>
      <w:marTop w:val="0"/>
      <w:marBottom w:val="0"/>
      <w:divBdr>
        <w:top w:val="none" w:sz="0" w:space="0" w:color="auto"/>
        <w:left w:val="none" w:sz="0" w:space="0" w:color="auto"/>
        <w:bottom w:val="none" w:sz="0" w:space="0" w:color="auto"/>
        <w:right w:val="none" w:sz="0" w:space="0" w:color="auto"/>
      </w:divBdr>
    </w:div>
    <w:div w:id="975258711">
      <w:bodyDiv w:val="1"/>
      <w:marLeft w:val="0"/>
      <w:marRight w:val="0"/>
      <w:marTop w:val="0"/>
      <w:marBottom w:val="0"/>
      <w:divBdr>
        <w:top w:val="none" w:sz="0" w:space="0" w:color="auto"/>
        <w:left w:val="none" w:sz="0" w:space="0" w:color="auto"/>
        <w:bottom w:val="none" w:sz="0" w:space="0" w:color="auto"/>
        <w:right w:val="none" w:sz="0" w:space="0" w:color="auto"/>
      </w:divBdr>
    </w:div>
    <w:div w:id="975452557">
      <w:bodyDiv w:val="1"/>
      <w:marLeft w:val="0"/>
      <w:marRight w:val="0"/>
      <w:marTop w:val="0"/>
      <w:marBottom w:val="0"/>
      <w:divBdr>
        <w:top w:val="none" w:sz="0" w:space="0" w:color="auto"/>
        <w:left w:val="none" w:sz="0" w:space="0" w:color="auto"/>
        <w:bottom w:val="none" w:sz="0" w:space="0" w:color="auto"/>
        <w:right w:val="none" w:sz="0" w:space="0" w:color="auto"/>
      </w:divBdr>
    </w:div>
    <w:div w:id="975840894">
      <w:bodyDiv w:val="1"/>
      <w:marLeft w:val="0"/>
      <w:marRight w:val="0"/>
      <w:marTop w:val="0"/>
      <w:marBottom w:val="0"/>
      <w:divBdr>
        <w:top w:val="none" w:sz="0" w:space="0" w:color="auto"/>
        <w:left w:val="none" w:sz="0" w:space="0" w:color="auto"/>
        <w:bottom w:val="none" w:sz="0" w:space="0" w:color="auto"/>
        <w:right w:val="none" w:sz="0" w:space="0" w:color="auto"/>
      </w:divBdr>
    </w:div>
    <w:div w:id="975987843">
      <w:bodyDiv w:val="1"/>
      <w:marLeft w:val="0"/>
      <w:marRight w:val="0"/>
      <w:marTop w:val="0"/>
      <w:marBottom w:val="0"/>
      <w:divBdr>
        <w:top w:val="none" w:sz="0" w:space="0" w:color="auto"/>
        <w:left w:val="none" w:sz="0" w:space="0" w:color="auto"/>
        <w:bottom w:val="none" w:sz="0" w:space="0" w:color="auto"/>
        <w:right w:val="none" w:sz="0" w:space="0" w:color="auto"/>
      </w:divBdr>
    </w:div>
    <w:div w:id="976110793">
      <w:bodyDiv w:val="1"/>
      <w:marLeft w:val="0"/>
      <w:marRight w:val="0"/>
      <w:marTop w:val="0"/>
      <w:marBottom w:val="0"/>
      <w:divBdr>
        <w:top w:val="none" w:sz="0" w:space="0" w:color="auto"/>
        <w:left w:val="none" w:sz="0" w:space="0" w:color="auto"/>
        <w:bottom w:val="none" w:sz="0" w:space="0" w:color="auto"/>
        <w:right w:val="none" w:sz="0" w:space="0" w:color="auto"/>
      </w:divBdr>
    </w:div>
    <w:div w:id="976255920">
      <w:bodyDiv w:val="1"/>
      <w:marLeft w:val="0"/>
      <w:marRight w:val="0"/>
      <w:marTop w:val="0"/>
      <w:marBottom w:val="0"/>
      <w:divBdr>
        <w:top w:val="none" w:sz="0" w:space="0" w:color="auto"/>
        <w:left w:val="none" w:sz="0" w:space="0" w:color="auto"/>
        <w:bottom w:val="none" w:sz="0" w:space="0" w:color="auto"/>
        <w:right w:val="none" w:sz="0" w:space="0" w:color="auto"/>
      </w:divBdr>
    </w:div>
    <w:div w:id="976373468">
      <w:bodyDiv w:val="1"/>
      <w:marLeft w:val="0"/>
      <w:marRight w:val="0"/>
      <w:marTop w:val="0"/>
      <w:marBottom w:val="0"/>
      <w:divBdr>
        <w:top w:val="none" w:sz="0" w:space="0" w:color="auto"/>
        <w:left w:val="none" w:sz="0" w:space="0" w:color="auto"/>
        <w:bottom w:val="none" w:sz="0" w:space="0" w:color="auto"/>
        <w:right w:val="none" w:sz="0" w:space="0" w:color="auto"/>
      </w:divBdr>
    </w:div>
    <w:div w:id="976644261">
      <w:bodyDiv w:val="1"/>
      <w:marLeft w:val="0"/>
      <w:marRight w:val="0"/>
      <w:marTop w:val="0"/>
      <w:marBottom w:val="0"/>
      <w:divBdr>
        <w:top w:val="none" w:sz="0" w:space="0" w:color="auto"/>
        <w:left w:val="none" w:sz="0" w:space="0" w:color="auto"/>
        <w:bottom w:val="none" w:sz="0" w:space="0" w:color="auto"/>
        <w:right w:val="none" w:sz="0" w:space="0" w:color="auto"/>
      </w:divBdr>
    </w:div>
    <w:div w:id="976758354">
      <w:bodyDiv w:val="1"/>
      <w:marLeft w:val="0"/>
      <w:marRight w:val="0"/>
      <w:marTop w:val="0"/>
      <w:marBottom w:val="0"/>
      <w:divBdr>
        <w:top w:val="none" w:sz="0" w:space="0" w:color="auto"/>
        <w:left w:val="none" w:sz="0" w:space="0" w:color="auto"/>
        <w:bottom w:val="none" w:sz="0" w:space="0" w:color="auto"/>
        <w:right w:val="none" w:sz="0" w:space="0" w:color="auto"/>
      </w:divBdr>
    </w:div>
    <w:div w:id="977026937">
      <w:bodyDiv w:val="1"/>
      <w:marLeft w:val="0"/>
      <w:marRight w:val="0"/>
      <w:marTop w:val="0"/>
      <w:marBottom w:val="0"/>
      <w:divBdr>
        <w:top w:val="none" w:sz="0" w:space="0" w:color="auto"/>
        <w:left w:val="none" w:sz="0" w:space="0" w:color="auto"/>
        <w:bottom w:val="none" w:sz="0" w:space="0" w:color="auto"/>
        <w:right w:val="none" w:sz="0" w:space="0" w:color="auto"/>
      </w:divBdr>
    </w:div>
    <w:div w:id="977031423">
      <w:bodyDiv w:val="1"/>
      <w:marLeft w:val="0"/>
      <w:marRight w:val="0"/>
      <w:marTop w:val="0"/>
      <w:marBottom w:val="0"/>
      <w:divBdr>
        <w:top w:val="none" w:sz="0" w:space="0" w:color="auto"/>
        <w:left w:val="none" w:sz="0" w:space="0" w:color="auto"/>
        <w:bottom w:val="none" w:sz="0" w:space="0" w:color="auto"/>
        <w:right w:val="none" w:sz="0" w:space="0" w:color="auto"/>
      </w:divBdr>
      <w:divsChild>
        <w:div w:id="5136103">
          <w:marLeft w:val="480"/>
          <w:marRight w:val="0"/>
          <w:marTop w:val="0"/>
          <w:marBottom w:val="0"/>
          <w:divBdr>
            <w:top w:val="none" w:sz="0" w:space="0" w:color="auto"/>
            <w:left w:val="none" w:sz="0" w:space="0" w:color="auto"/>
            <w:bottom w:val="none" w:sz="0" w:space="0" w:color="auto"/>
            <w:right w:val="none" w:sz="0" w:space="0" w:color="auto"/>
          </w:divBdr>
        </w:div>
        <w:div w:id="19596537">
          <w:marLeft w:val="480"/>
          <w:marRight w:val="0"/>
          <w:marTop w:val="0"/>
          <w:marBottom w:val="0"/>
          <w:divBdr>
            <w:top w:val="none" w:sz="0" w:space="0" w:color="auto"/>
            <w:left w:val="none" w:sz="0" w:space="0" w:color="auto"/>
            <w:bottom w:val="none" w:sz="0" w:space="0" w:color="auto"/>
            <w:right w:val="none" w:sz="0" w:space="0" w:color="auto"/>
          </w:divBdr>
        </w:div>
        <w:div w:id="29569683">
          <w:marLeft w:val="480"/>
          <w:marRight w:val="0"/>
          <w:marTop w:val="0"/>
          <w:marBottom w:val="0"/>
          <w:divBdr>
            <w:top w:val="none" w:sz="0" w:space="0" w:color="auto"/>
            <w:left w:val="none" w:sz="0" w:space="0" w:color="auto"/>
            <w:bottom w:val="none" w:sz="0" w:space="0" w:color="auto"/>
            <w:right w:val="none" w:sz="0" w:space="0" w:color="auto"/>
          </w:divBdr>
        </w:div>
        <w:div w:id="99379835">
          <w:marLeft w:val="480"/>
          <w:marRight w:val="0"/>
          <w:marTop w:val="0"/>
          <w:marBottom w:val="0"/>
          <w:divBdr>
            <w:top w:val="none" w:sz="0" w:space="0" w:color="auto"/>
            <w:left w:val="none" w:sz="0" w:space="0" w:color="auto"/>
            <w:bottom w:val="none" w:sz="0" w:space="0" w:color="auto"/>
            <w:right w:val="none" w:sz="0" w:space="0" w:color="auto"/>
          </w:divBdr>
        </w:div>
        <w:div w:id="123695387">
          <w:marLeft w:val="480"/>
          <w:marRight w:val="0"/>
          <w:marTop w:val="0"/>
          <w:marBottom w:val="0"/>
          <w:divBdr>
            <w:top w:val="none" w:sz="0" w:space="0" w:color="auto"/>
            <w:left w:val="none" w:sz="0" w:space="0" w:color="auto"/>
            <w:bottom w:val="none" w:sz="0" w:space="0" w:color="auto"/>
            <w:right w:val="none" w:sz="0" w:space="0" w:color="auto"/>
          </w:divBdr>
        </w:div>
        <w:div w:id="130562992">
          <w:marLeft w:val="480"/>
          <w:marRight w:val="0"/>
          <w:marTop w:val="0"/>
          <w:marBottom w:val="0"/>
          <w:divBdr>
            <w:top w:val="none" w:sz="0" w:space="0" w:color="auto"/>
            <w:left w:val="none" w:sz="0" w:space="0" w:color="auto"/>
            <w:bottom w:val="none" w:sz="0" w:space="0" w:color="auto"/>
            <w:right w:val="none" w:sz="0" w:space="0" w:color="auto"/>
          </w:divBdr>
        </w:div>
        <w:div w:id="157115331">
          <w:marLeft w:val="480"/>
          <w:marRight w:val="0"/>
          <w:marTop w:val="0"/>
          <w:marBottom w:val="0"/>
          <w:divBdr>
            <w:top w:val="none" w:sz="0" w:space="0" w:color="auto"/>
            <w:left w:val="none" w:sz="0" w:space="0" w:color="auto"/>
            <w:bottom w:val="none" w:sz="0" w:space="0" w:color="auto"/>
            <w:right w:val="none" w:sz="0" w:space="0" w:color="auto"/>
          </w:divBdr>
        </w:div>
        <w:div w:id="189994286">
          <w:marLeft w:val="480"/>
          <w:marRight w:val="0"/>
          <w:marTop w:val="0"/>
          <w:marBottom w:val="0"/>
          <w:divBdr>
            <w:top w:val="none" w:sz="0" w:space="0" w:color="auto"/>
            <w:left w:val="none" w:sz="0" w:space="0" w:color="auto"/>
            <w:bottom w:val="none" w:sz="0" w:space="0" w:color="auto"/>
            <w:right w:val="none" w:sz="0" w:space="0" w:color="auto"/>
          </w:divBdr>
        </w:div>
        <w:div w:id="194462726">
          <w:marLeft w:val="480"/>
          <w:marRight w:val="0"/>
          <w:marTop w:val="0"/>
          <w:marBottom w:val="0"/>
          <w:divBdr>
            <w:top w:val="none" w:sz="0" w:space="0" w:color="auto"/>
            <w:left w:val="none" w:sz="0" w:space="0" w:color="auto"/>
            <w:bottom w:val="none" w:sz="0" w:space="0" w:color="auto"/>
            <w:right w:val="none" w:sz="0" w:space="0" w:color="auto"/>
          </w:divBdr>
        </w:div>
        <w:div w:id="238713069">
          <w:marLeft w:val="480"/>
          <w:marRight w:val="0"/>
          <w:marTop w:val="0"/>
          <w:marBottom w:val="0"/>
          <w:divBdr>
            <w:top w:val="none" w:sz="0" w:space="0" w:color="auto"/>
            <w:left w:val="none" w:sz="0" w:space="0" w:color="auto"/>
            <w:bottom w:val="none" w:sz="0" w:space="0" w:color="auto"/>
            <w:right w:val="none" w:sz="0" w:space="0" w:color="auto"/>
          </w:divBdr>
        </w:div>
        <w:div w:id="248276651">
          <w:marLeft w:val="480"/>
          <w:marRight w:val="0"/>
          <w:marTop w:val="0"/>
          <w:marBottom w:val="0"/>
          <w:divBdr>
            <w:top w:val="none" w:sz="0" w:space="0" w:color="auto"/>
            <w:left w:val="none" w:sz="0" w:space="0" w:color="auto"/>
            <w:bottom w:val="none" w:sz="0" w:space="0" w:color="auto"/>
            <w:right w:val="none" w:sz="0" w:space="0" w:color="auto"/>
          </w:divBdr>
        </w:div>
        <w:div w:id="273368749">
          <w:marLeft w:val="480"/>
          <w:marRight w:val="0"/>
          <w:marTop w:val="0"/>
          <w:marBottom w:val="0"/>
          <w:divBdr>
            <w:top w:val="none" w:sz="0" w:space="0" w:color="auto"/>
            <w:left w:val="none" w:sz="0" w:space="0" w:color="auto"/>
            <w:bottom w:val="none" w:sz="0" w:space="0" w:color="auto"/>
            <w:right w:val="none" w:sz="0" w:space="0" w:color="auto"/>
          </w:divBdr>
        </w:div>
        <w:div w:id="281501830">
          <w:marLeft w:val="480"/>
          <w:marRight w:val="0"/>
          <w:marTop w:val="0"/>
          <w:marBottom w:val="0"/>
          <w:divBdr>
            <w:top w:val="none" w:sz="0" w:space="0" w:color="auto"/>
            <w:left w:val="none" w:sz="0" w:space="0" w:color="auto"/>
            <w:bottom w:val="none" w:sz="0" w:space="0" w:color="auto"/>
            <w:right w:val="none" w:sz="0" w:space="0" w:color="auto"/>
          </w:divBdr>
        </w:div>
        <w:div w:id="287049798">
          <w:marLeft w:val="480"/>
          <w:marRight w:val="0"/>
          <w:marTop w:val="0"/>
          <w:marBottom w:val="0"/>
          <w:divBdr>
            <w:top w:val="none" w:sz="0" w:space="0" w:color="auto"/>
            <w:left w:val="none" w:sz="0" w:space="0" w:color="auto"/>
            <w:bottom w:val="none" w:sz="0" w:space="0" w:color="auto"/>
            <w:right w:val="none" w:sz="0" w:space="0" w:color="auto"/>
          </w:divBdr>
        </w:div>
        <w:div w:id="312410836">
          <w:marLeft w:val="480"/>
          <w:marRight w:val="0"/>
          <w:marTop w:val="0"/>
          <w:marBottom w:val="0"/>
          <w:divBdr>
            <w:top w:val="none" w:sz="0" w:space="0" w:color="auto"/>
            <w:left w:val="none" w:sz="0" w:space="0" w:color="auto"/>
            <w:bottom w:val="none" w:sz="0" w:space="0" w:color="auto"/>
            <w:right w:val="none" w:sz="0" w:space="0" w:color="auto"/>
          </w:divBdr>
        </w:div>
        <w:div w:id="316037436">
          <w:marLeft w:val="480"/>
          <w:marRight w:val="0"/>
          <w:marTop w:val="0"/>
          <w:marBottom w:val="0"/>
          <w:divBdr>
            <w:top w:val="none" w:sz="0" w:space="0" w:color="auto"/>
            <w:left w:val="none" w:sz="0" w:space="0" w:color="auto"/>
            <w:bottom w:val="none" w:sz="0" w:space="0" w:color="auto"/>
            <w:right w:val="none" w:sz="0" w:space="0" w:color="auto"/>
          </w:divBdr>
        </w:div>
        <w:div w:id="362635266">
          <w:marLeft w:val="480"/>
          <w:marRight w:val="0"/>
          <w:marTop w:val="0"/>
          <w:marBottom w:val="0"/>
          <w:divBdr>
            <w:top w:val="none" w:sz="0" w:space="0" w:color="auto"/>
            <w:left w:val="none" w:sz="0" w:space="0" w:color="auto"/>
            <w:bottom w:val="none" w:sz="0" w:space="0" w:color="auto"/>
            <w:right w:val="none" w:sz="0" w:space="0" w:color="auto"/>
          </w:divBdr>
        </w:div>
        <w:div w:id="383330008">
          <w:marLeft w:val="480"/>
          <w:marRight w:val="0"/>
          <w:marTop w:val="0"/>
          <w:marBottom w:val="0"/>
          <w:divBdr>
            <w:top w:val="none" w:sz="0" w:space="0" w:color="auto"/>
            <w:left w:val="none" w:sz="0" w:space="0" w:color="auto"/>
            <w:bottom w:val="none" w:sz="0" w:space="0" w:color="auto"/>
            <w:right w:val="none" w:sz="0" w:space="0" w:color="auto"/>
          </w:divBdr>
        </w:div>
        <w:div w:id="383916547">
          <w:marLeft w:val="480"/>
          <w:marRight w:val="0"/>
          <w:marTop w:val="0"/>
          <w:marBottom w:val="0"/>
          <w:divBdr>
            <w:top w:val="none" w:sz="0" w:space="0" w:color="auto"/>
            <w:left w:val="none" w:sz="0" w:space="0" w:color="auto"/>
            <w:bottom w:val="none" w:sz="0" w:space="0" w:color="auto"/>
            <w:right w:val="none" w:sz="0" w:space="0" w:color="auto"/>
          </w:divBdr>
        </w:div>
        <w:div w:id="408238485">
          <w:marLeft w:val="480"/>
          <w:marRight w:val="0"/>
          <w:marTop w:val="0"/>
          <w:marBottom w:val="0"/>
          <w:divBdr>
            <w:top w:val="none" w:sz="0" w:space="0" w:color="auto"/>
            <w:left w:val="none" w:sz="0" w:space="0" w:color="auto"/>
            <w:bottom w:val="none" w:sz="0" w:space="0" w:color="auto"/>
            <w:right w:val="none" w:sz="0" w:space="0" w:color="auto"/>
          </w:divBdr>
        </w:div>
        <w:div w:id="420757557">
          <w:marLeft w:val="480"/>
          <w:marRight w:val="0"/>
          <w:marTop w:val="0"/>
          <w:marBottom w:val="0"/>
          <w:divBdr>
            <w:top w:val="none" w:sz="0" w:space="0" w:color="auto"/>
            <w:left w:val="none" w:sz="0" w:space="0" w:color="auto"/>
            <w:bottom w:val="none" w:sz="0" w:space="0" w:color="auto"/>
            <w:right w:val="none" w:sz="0" w:space="0" w:color="auto"/>
          </w:divBdr>
        </w:div>
        <w:div w:id="512063657">
          <w:marLeft w:val="480"/>
          <w:marRight w:val="0"/>
          <w:marTop w:val="0"/>
          <w:marBottom w:val="0"/>
          <w:divBdr>
            <w:top w:val="none" w:sz="0" w:space="0" w:color="auto"/>
            <w:left w:val="none" w:sz="0" w:space="0" w:color="auto"/>
            <w:bottom w:val="none" w:sz="0" w:space="0" w:color="auto"/>
            <w:right w:val="none" w:sz="0" w:space="0" w:color="auto"/>
          </w:divBdr>
        </w:div>
        <w:div w:id="527060638">
          <w:marLeft w:val="480"/>
          <w:marRight w:val="0"/>
          <w:marTop w:val="0"/>
          <w:marBottom w:val="0"/>
          <w:divBdr>
            <w:top w:val="none" w:sz="0" w:space="0" w:color="auto"/>
            <w:left w:val="none" w:sz="0" w:space="0" w:color="auto"/>
            <w:bottom w:val="none" w:sz="0" w:space="0" w:color="auto"/>
            <w:right w:val="none" w:sz="0" w:space="0" w:color="auto"/>
          </w:divBdr>
        </w:div>
        <w:div w:id="529143733">
          <w:marLeft w:val="480"/>
          <w:marRight w:val="0"/>
          <w:marTop w:val="0"/>
          <w:marBottom w:val="0"/>
          <w:divBdr>
            <w:top w:val="none" w:sz="0" w:space="0" w:color="auto"/>
            <w:left w:val="none" w:sz="0" w:space="0" w:color="auto"/>
            <w:bottom w:val="none" w:sz="0" w:space="0" w:color="auto"/>
            <w:right w:val="none" w:sz="0" w:space="0" w:color="auto"/>
          </w:divBdr>
        </w:div>
        <w:div w:id="546723011">
          <w:marLeft w:val="480"/>
          <w:marRight w:val="0"/>
          <w:marTop w:val="0"/>
          <w:marBottom w:val="0"/>
          <w:divBdr>
            <w:top w:val="none" w:sz="0" w:space="0" w:color="auto"/>
            <w:left w:val="none" w:sz="0" w:space="0" w:color="auto"/>
            <w:bottom w:val="none" w:sz="0" w:space="0" w:color="auto"/>
            <w:right w:val="none" w:sz="0" w:space="0" w:color="auto"/>
          </w:divBdr>
        </w:div>
        <w:div w:id="589385878">
          <w:marLeft w:val="480"/>
          <w:marRight w:val="0"/>
          <w:marTop w:val="0"/>
          <w:marBottom w:val="0"/>
          <w:divBdr>
            <w:top w:val="none" w:sz="0" w:space="0" w:color="auto"/>
            <w:left w:val="none" w:sz="0" w:space="0" w:color="auto"/>
            <w:bottom w:val="none" w:sz="0" w:space="0" w:color="auto"/>
            <w:right w:val="none" w:sz="0" w:space="0" w:color="auto"/>
          </w:divBdr>
        </w:div>
        <w:div w:id="597447726">
          <w:marLeft w:val="480"/>
          <w:marRight w:val="0"/>
          <w:marTop w:val="0"/>
          <w:marBottom w:val="0"/>
          <w:divBdr>
            <w:top w:val="none" w:sz="0" w:space="0" w:color="auto"/>
            <w:left w:val="none" w:sz="0" w:space="0" w:color="auto"/>
            <w:bottom w:val="none" w:sz="0" w:space="0" w:color="auto"/>
            <w:right w:val="none" w:sz="0" w:space="0" w:color="auto"/>
          </w:divBdr>
        </w:div>
        <w:div w:id="610669284">
          <w:marLeft w:val="480"/>
          <w:marRight w:val="0"/>
          <w:marTop w:val="0"/>
          <w:marBottom w:val="0"/>
          <w:divBdr>
            <w:top w:val="none" w:sz="0" w:space="0" w:color="auto"/>
            <w:left w:val="none" w:sz="0" w:space="0" w:color="auto"/>
            <w:bottom w:val="none" w:sz="0" w:space="0" w:color="auto"/>
            <w:right w:val="none" w:sz="0" w:space="0" w:color="auto"/>
          </w:divBdr>
        </w:div>
        <w:div w:id="619453636">
          <w:marLeft w:val="480"/>
          <w:marRight w:val="0"/>
          <w:marTop w:val="0"/>
          <w:marBottom w:val="0"/>
          <w:divBdr>
            <w:top w:val="none" w:sz="0" w:space="0" w:color="auto"/>
            <w:left w:val="none" w:sz="0" w:space="0" w:color="auto"/>
            <w:bottom w:val="none" w:sz="0" w:space="0" w:color="auto"/>
            <w:right w:val="none" w:sz="0" w:space="0" w:color="auto"/>
          </w:divBdr>
        </w:div>
        <w:div w:id="660738475">
          <w:marLeft w:val="480"/>
          <w:marRight w:val="0"/>
          <w:marTop w:val="0"/>
          <w:marBottom w:val="0"/>
          <w:divBdr>
            <w:top w:val="none" w:sz="0" w:space="0" w:color="auto"/>
            <w:left w:val="none" w:sz="0" w:space="0" w:color="auto"/>
            <w:bottom w:val="none" w:sz="0" w:space="0" w:color="auto"/>
            <w:right w:val="none" w:sz="0" w:space="0" w:color="auto"/>
          </w:divBdr>
        </w:div>
        <w:div w:id="739134053">
          <w:marLeft w:val="480"/>
          <w:marRight w:val="0"/>
          <w:marTop w:val="0"/>
          <w:marBottom w:val="0"/>
          <w:divBdr>
            <w:top w:val="none" w:sz="0" w:space="0" w:color="auto"/>
            <w:left w:val="none" w:sz="0" w:space="0" w:color="auto"/>
            <w:bottom w:val="none" w:sz="0" w:space="0" w:color="auto"/>
            <w:right w:val="none" w:sz="0" w:space="0" w:color="auto"/>
          </w:divBdr>
        </w:div>
        <w:div w:id="780303834">
          <w:marLeft w:val="480"/>
          <w:marRight w:val="0"/>
          <w:marTop w:val="0"/>
          <w:marBottom w:val="0"/>
          <w:divBdr>
            <w:top w:val="none" w:sz="0" w:space="0" w:color="auto"/>
            <w:left w:val="none" w:sz="0" w:space="0" w:color="auto"/>
            <w:bottom w:val="none" w:sz="0" w:space="0" w:color="auto"/>
            <w:right w:val="none" w:sz="0" w:space="0" w:color="auto"/>
          </w:divBdr>
        </w:div>
        <w:div w:id="792481908">
          <w:marLeft w:val="480"/>
          <w:marRight w:val="0"/>
          <w:marTop w:val="0"/>
          <w:marBottom w:val="0"/>
          <w:divBdr>
            <w:top w:val="none" w:sz="0" w:space="0" w:color="auto"/>
            <w:left w:val="none" w:sz="0" w:space="0" w:color="auto"/>
            <w:bottom w:val="none" w:sz="0" w:space="0" w:color="auto"/>
            <w:right w:val="none" w:sz="0" w:space="0" w:color="auto"/>
          </w:divBdr>
        </w:div>
        <w:div w:id="798231321">
          <w:marLeft w:val="480"/>
          <w:marRight w:val="0"/>
          <w:marTop w:val="0"/>
          <w:marBottom w:val="0"/>
          <w:divBdr>
            <w:top w:val="none" w:sz="0" w:space="0" w:color="auto"/>
            <w:left w:val="none" w:sz="0" w:space="0" w:color="auto"/>
            <w:bottom w:val="none" w:sz="0" w:space="0" w:color="auto"/>
            <w:right w:val="none" w:sz="0" w:space="0" w:color="auto"/>
          </w:divBdr>
        </w:div>
        <w:div w:id="824443028">
          <w:marLeft w:val="480"/>
          <w:marRight w:val="0"/>
          <w:marTop w:val="0"/>
          <w:marBottom w:val="0"/>
          <w:divBdr>
            <w:top w:val="none" w:sz="0" w:space="0" w:color="auto"/>
            <w:left w:val="none" w:sz="0" w:space="0" w:color="auto"/>
            <w:bottom w:val="none" w:sz="0" w:space="0" w:color="auto"/>
            <w:right w:val="none" w:sz="0" w:space="0" w:color="auto"/>
          </w:divBdr>
        </w:div>
        <w:div w:id="826827712">
          <w:marLeft w:val="480"/>
          <w:marRight w:val="0"/>
          <w:marTop w:val="0"/>
          <w:marBottom w:val="0"/>
          <w:divBdr>
            <w:top w:val="none" w:sz="0" w:space="0" w:color="auto"/>
            <w:left w:val="none" w:sz="0" w:space="0" w:color="auto"/>
            <w:bottom w:val="none" w:sz="0" w:space="0" w:color="auto"/>
            <w:right w:val="none" w:sz="0" w:space="0" w:color="auto"/>
          </w:divBdr>
        </w:div>
        <w:div w:id="844055229">
          <w:marLeft w:val="480"/>
          <w:marRight w:val="0"/>
          <w:marTop w:val="0"/>
          <w:marBottom w:val="0"/>
          <w:divBdr>
            <w:top w:val="none" w:sz="0" w:space="0" w:color="auto"/>
            <w:left w:val="none" w:sz="0" w:space="0" w:color="auto"/>
            <w:bottom w:val="none" w:sz="0" w:space="0" w:color="auto"/>
            <w:right w:val="none" w:sz="0" w:space="0" w:color="auto"/>
          </w:divBdr>
        </w:div>
        <w:div w:id="868492241">
          <w:marLeft w:val="480"/>
          <w:marRight w:val="0"/>
          <w:marTop w:val="0"/>
          <w:marBottom w:val="0"/>
          <w:divBdr>
            <w:top w:val="none" w:sz="0" w:space="0" w:color="auto"/>
            <w:left w:val="none" w:sz="0" w:space="0" w:color="auto"/>
            <w:bottom w:val="none" w:sz="0" w:space="0" w:color="auto"/>
            <w:right w:val="none" w:sz="0" w:space="0" w:color="auto"/>
          </w:divBdr>
        </w:div>
        <w:div w:id="879056786">
          <w:marLeft w:val="480"/>
          <w:marRight w:val="0"/>
          <w:marTop w:val="0"/>
          <w:marBottom w:val="0"/>
          <w:divBdr>
            <w:top w:val="none" w:sz="0" w:space="0" w:color="auto"/>
            <w:left w:val="none" w:sz="0" w:space="0" w:color="auto"/>
            <w:bottom w:val="none" w:sz="0" w:space="0" w:color="auto"/>
            <w:right w:val="none" w:sz="0" w:space="0" w:color="auto"/>
          </w:divBdr>
        </w:div>
        <w:div w:id="881140266">
          <w:marLeft w:val="480"/>
          <w:marRight w:val="0"/>
          <w:marTop w:val="0"/>
          <w:marBottom w:val="0"/>
          <w:divBdr>
            <w:top w:val="none" w:sz="0" w:space="0" w:color="auto"/>
            <w:left w:val="none" w:sz="0" w:space="0" w:color="auto"/>
            <w:bottom w:val="none" w:sz="0" w:space="0" w:color="auto"/>
            <w:right w:val="none" w:sz="0" w:space="0" w:color="auto"/>
          </w:divBdr>
        </w:div>
        <w:div w:id="913079143">
          <w:marLeft w:val="480"/>
          <w:marRight w:val="0"/>
          <w:marTop w:val="0"/>
          <w:marBottom w:val="0"/>
          <w:divBdr>
            <w:top w:val="none" w:sz="0" w:space="0" w:color="auto"/>
            <w:left w:val="none" w:sz="0" w:space="0" w:color="auto"/>
            <w:bottom w:val="none" w:sz="0" w:space="0" w:color="auto"/>
            <w:right w:val="none" w:sz="0" w:space="0" w:color="auto"/>
          </w:divBdr>
        </w:div>
        <w:div w:id="932784395">
          <w:marLeft w:val="480"/>
          <w:marRight w:val="0"/>
          <w:marTop w:val="0"/>
          <w:marBottom w:val="0"/>
          <w:divBdr>
            <w:top w:val="none" w:sz="0" w:space="0" w:color="auto"/>
            <w:left w:val="none" w:sz="0" w:space="0" w:color="auto"/>
            <w:bottom w:val="none" w:sz="0" w:space="0" w:color="auto"/>
            <w:right w:val="none" w:sz="0" w:space="0" w:color="auto"/>
          </w:divBdr>
        </w:div>
        <w:div w:id="967707957">
          <w:marLeft w:val="480"/>
          <w:marRight w:val="0"/>
          <w:marTop w:val="0"/>
          <w:marBottom w:val="0"/>
          <w:divBdr>
            <w:top w:val="none" w:sz="0" w:space="0" w:color="auto"/>
            <w:left w:val="none" w:sz="0" w:space="0" w:color="auto"/>
            <w:bottom w:val="none" w:sz="0" w:space="0" w:color="auto"/>
            <w:right w:val="none" w:sz="0" w:space="0" w:color="auto"/>
          </w:divBdr>
        </w:div>
        <w:div w:id="969287847">
          <w:marLeft w:val="480"/>
          <w:marRight w:val="0"/>
          <w:marTop w:val="0"/>
          <w:marBottom w:val="0"/>
          <w:divBdr>
            <w:top w:val="none" w:sz="0" w:space="0" w:color="auto"/>
            <w:left w:val="none" w:sz="0" w:space="0" w:color="auto"/>
            <w:bottom w:val="none" w:sz="0" w:space="0" w:color="auto"/>
            <w:right w:val="none" w:sz="0" w:space="0" w:color="auto"/>
          </w:divBdr>
        </w:div>
        <w:div w:id="1001348036">
          <w:marLeft w:val="480"/>
          <w:marRight w:val="0"/>
          <w:marTop w:val="0"/>
          <w:marBottom w:val="0"/>
          <w:divBdr>
            <w:top w:val="none" w:sz="0" w:space="0" w:color="auto"/>
            <w:left w:val="none" w:sz="0" w:space="0" w:color="auto"/>
            <w:bottom w:val="none" w:sz="0" w:space="0" w:color="auto"/>
            <w:right w:val="none" w:sz="0" w:space="0" w:color="auto"/>
          </w:divBdr>
        </w:div>
      </w:divsChild>
    </w:div>
    <w:div w:id="977344017">
      <w:bodyDiv w:val="1"/>
      <w:marLeft w:val="0"/>
      <w:marRight w:val="0"/>
      <w:marTop w:val="0"/>
      <w:marBottom w:val="0"/>
      <w:divBdr>
        <w:top w:val="none" w:sz="0" w:space="0" w:color="auto"/>
        <w:left w:val="none" w:sz="0" w:space="0" w:color="auto"/>
        <w:bottom w:val="none" w:sz="0" w:space="0" w:color="auto"/>
        <w:right w:val="none" w:sz="0" w:space="0" w:color="auto"/>
      </w:divBdr>
    </w:div>
    <w:div w:id="977805163">
      <w:bodyDiv w:val="1"/>
      <w:marLeft w:val="0"/>
      <w:marRight w:val="0"/>
      <w:marTop w:val="0"/>
      <w:marBottom w:val="0"/>
      <w:divBdr>
        <w:top w:val="none" w:sz="0" w:space="0" w:color="auto"/>
        <w:left w:val="none" w:sz="0" w:space="0" w:color="auto"/>
        <w:bottom w:val="none" w:sz="0" w:space="0" w:color="auto"/>
        <w:right w:val="none" w:sz="0" w:space="0" w:color="auto"/>
      </w:divBdr>
    </w:div>
    <w:div w:id="977882538">
      <w:bodyDiv w:val="1"/>
      <w:marLeft w:val="0"/>
      <w:marRight w:val="0"/>
      <w:marTop w:val="0"/>
      <w:marBottom w:val="0"/>
      <w:divBdr>
        <w:top w:val="none" w:sz="0" w:space="0" w:color="auto"/>
        <w:left w:val="none" w:sz="0" w:space="0" w:color="auto"/>
        <w:bottom w:val="none" w:sz="0" w:space="0" w:color="auto"/>
        <w:right w:val="none" w:sz="0" w:space="0" w:color="auto"/>
      </w:divBdr>
    </w:div>
    <w:div w:id="977998598">
      <w:bodyDiv w:val="1"/>
      <w:marLeft w:val="0"/>
      <w:marRight w:val="0"/>
      <w:marTop w:val="0"/>
      <w:marBottom w:val="0"/>
      <w:divBdr>
        <w:top w:val="none" w:sz="0" w:space="0" w:color="auto"/>
        <w:left w:val="none" w:sz="0" w:space="0" w:color="auto"/>
        <w:bottom w:val="none" w:sz="0" w:space="0" w:color="auto"/>
        <w:right w:val="none" w:sz="0" w:space="0" w:color="auto"/>
      </w:divBdr>
    </w:div>
    <w:div w:id="978000403">
      <w:bodyDiv w:val="1"/>
      <w:marLeft w:val="0"/>
      <w:marRight w:val="0"/>
      <w:marTop w:val="0"/>
      <w:marBottom w:val="0"/>
      <w:divBdr>
        <w:top w:val="none" w:sz="0" w:space="0" w:color="auto"/>
        <w:left w:val="none" w:sz="0" w:space="0" w:color="auto"/>
        <w:bottom w:val="none" w:sz="0" w:space="0" w:color="auto"/>
        <w:right w:val="none" w:sz="0" w:space="0" w:color="auto"/>
      </w:divBdr>
    </w:div>
    <w:div w:id="978220766">
      <w:bodyDiv w:val="1"/>
      <w:marLeft w:val="0"/>
      <w:marRight w:val="0"/>
      <w:marTop w:val="0"/>
      <w:marBottom w:val="0"/>
      <w:divBdr>
        <w:top w:val="none" w:sz="0" w:space="0" w:color="auto"/>
        <w:left w:val="none" w:sz="0" w:space="0" w:color="auto"/>
        <w:bottom w:val="none" w:sz="0" w:space="0" w:color="auto"/>
        <w:right w:val="none" w:sz="0" w:space="0" w:color="auto"/>
      </w:divBdr>
      <w:divsChild>
        <w:div w:id="90780701">
          <w:marLeft w:val="480"/>
          <w:marRight w:val="0"/>
          <w:marTop w:val="0"/>
          <w:marBottom w:val="0"/>
          <w:divBdr>
            <w:top w:val="none" w:sz="0" w:space="0" w:color="auto"/>
            <w:left w:val="none" w:sz="0" w:space="0" w:color="auto"/>
            <w:bottom w:val="none" w:sz="0" w:space="0" w:color="auto"/>
            <w:right w:val="none" w:sz="0" w:space="0" w:color="auto"/>
          </w:divBdr>
        </w:div>
        <w:div w:id="173541068">
          <w:marLeft w:val="480"/>
          <w:marRight w:val="0"/>
          <w:marTop w:val="0"/>
          <w:marBottom w:val="0"/>
          <w:divBdr>
            <w:top w:val="none" w:sz="0" w:space="0" w:color="auto"/>
            <w:left w:val="none" w:sz="0" w:space="0" w:color="auto"/>
            <w:bottom w:val="none" w:sz="0" w:space="0" w:color="auto"/>
            <w:right w:val="none" w:sz="0" w:space="0" w:color="auto"/>
          </w:divBdr>
        </w:div>
        <w:div w:id="226889585">
          <w:marLeft w:val="480"/>
          <w:marRight w:val="0"/>
          <w:marTop w:val="0"/>
          <w:marBottom w:val="0"/>
          <w:divBdr>
            <w:top w:val="none" w:sz="0" w:space="0" w:color="auto"/>
            <w:left w:val="none" w:sz="0" w:space="0" w:color="auto"/>
            <w:bottom w:val="none" w:sz="0" w:space="0" w:color="auto"/>
            <w:right w:val="none" w:sz="0" w:space="0" w:color="auto"/>
          </w:divBdr>
        </w:div>
        <w:div w:id="272132460">
          <w:marLeft w:val="480"/>
          <w:marRight w:val="0"/>
          <w:marTop w:val="0"/>
          <w:marBottom w:val="0"/>
          <w:divBdr>
            <w:top w:val="none" w:sz="0" w:space="0" w:color="auto"/>
            <w:left w:val="none" w:sz="0" w:space="0" w:color="auto"/>
            <w:bottom w:val="none" w:sz="0" w:space="0" w:color="auto"/>
            <w:right w:val="none" w:sz="0" w:space="0" w:color="auto"/>
          </w:divBdr>
        </w:div>
        <w:div w:id="291403543">
          <w:marLeft w:val="480"/>
          <w:marRight w:val="0"/>
          <w:marTop w:val="0"/>
          <w:marBottom w:val="0"/>
          <w:divBdr>
            <w:top w:val="none" w:sz="0" w:space="0" w:color="auto"/>
            <w:left w:val="none" w:sz="0" w:space="0" w:color="auto"/>
            <w:bottom w:val="none" w:sz="0" w:space="0" w:color="auto"/>
            <w:right w:val="none" w:sz="0" w:space="0" w:color="auto"/>
          </w:divBdr>
        </w:div>
        <w:div w:id="297028144">
          <w:marLeft w:val="480"/>
          <w:marRight w:val="0"/>
          <w:marTop w:val="0"/>
          <w:marBottom w:val="0"/>
          <w:divBdr>
            <w:top w:val="none" w:sz="0" w:space="0" w:color="auto"/>
            <w:left w:val="none" w:sz="0" w:space="0" w:color="auto"/>
            <w:bottom w:val="none" w:sz="0" w:space="0" w:color="auto"/>
            <w:right w:val="none" w:sz="0" w:space="0" w:color="auto"/>
          </w:divBdr>
        </w:div>
        <w:div w:id="300774228">
          <w:marLeft w:val="480"/>
          <w:marRight w:val="0"/>
          <w:marTop w:val="0"/>
          <w:marBottom w:val="0"/>
          <w:divBdr>
            <w:top w:val="none" w:sz="0" w:space="0" w:color="auto"/>
            <w:left w:val="none" w:sz="0" w:space="0" w:color="auto"/>
            <w:bottom w:val="none" w:sz="0" w:space="0" w:color="auto"/>
            <w:right w:val="none" w:sz="0" w:space="0" w:color="auto"/>
          </w:divBdr>
        </w:div>
        <w:div w:id="300965210">
          <w:marLeft w:val="480"/>
          <w:marRight w:val="0"/>
          <w:marTop w:val="0"/>
          <w:marBottom w:val="0"/>
          <w:divBdr>
            <w:top w:val="none" w:sz="0" w:space="0" w:color="auto"/>
            <w:left w:val="none" w:sz="0" w:space="0" w:color="auto"/>
            <w:bottom w:val="none" w:sz="0" w:space="0" w:color="auto"/>
            <w:right w:val="none" w:sz="0" w:space="0" w:color="auto"/>
          </w:divBdr>
        </w:div>
        <w:div w:id="301279754">
          <w:marLeft w:val="480"/>
          <w:marRight w:val="0"/>
          <w:marTop w:val="0"/>
          <w:marBottom w:val="0"/>
          <w:divBdr>
            <w:top w:val="none" w:sz="0" w:space="0" w:color="auto"/>
            <w:left w:val="none" w:sz="0" w:space="0" w:color="auto"/>
            <w:bottom w:val="none" w:sz="0" w:space="0" w:color="auto"/>
            <w:right w:val="none" w:sz="0" w:space="0" w:color="auto"/>
          </w:divBdr>
        </w:div>
        <w:div w:id="319238888">
          <w:marLeft w:val="480"/>
          <w:marRight w:val="0"/>
          <w:marTop w:val="0"/>
          <w:marBottom w:val="0"/>
          <w:divBdr>
            <w:top w:val="none" w:sz="0" w:space="0" w:color="auto"/>
            <w:left w:val="none" w:sz="0" w:space="0" w:color="auto"/>
            <w:bottom w:val="none" w:sz="0" w:space="0" w:color="auto"/>
            <w:right w:val="none" w:sz="0" w:space="0" w:color="auto"/>
          </w:divBdr>
        </w:div>
        <w:div w:id="325865315">
          <w:marLeft w:val="480"/>
          <w:marRight w:val="0"/>
          <w:marTop w:val="0"/>
          <w:marBottom w:val="0"/>
          <w:divBdr>
            <w:top w:val="none" w:sz="0" w:space="0" w:color="auto"/>
            <w:left w:val="none" w:sz="0" w:space="0" w:color="auto"/>
            <w:bottom w:val="none" w:sz="0" w:space="0" w:color="auto"/>
            <w:right w:val="none" w:sz="0" w:space="0" w:color="auto"/>
          </w:divBdr>
        </w:div>
        <w:div w:id="382100234">
          <w:marLeft w:val="480"/>
          <w:marRight w:val="0"/>
          <w:marTop w:val="0"/>
          <w:marBottom w:val="0"/>
          <w:divBdr>
            <w:top w:val="none" w:sz="0" w:space="0" w:color="auto"/>
            <w:left w:val="none" w:sz="0" w:space="0" w:color="auto"/>
            <w:bottom w:val="none" w:sz="0" w:space="0" w:color="auto"/>
            <w:right w:val="none" w:sz="0" w:space="0" w:color="auto"/>
          </w:divBdr>
        </w:div>
        <w:div w:id="390881634">
          <w:marLeft w:val="480"/>
          <w:marRight w:val="0"/>
          <w:marTop w:val="0"/>
          <w:marBottom w:val="0"/>
          <w:divBdr>
            <w:top w:val="none" w:sz="0" w:space="0" w:color="auto"/>
            <w:left w:val="none" w:sz="0" w:space="0" w:color="auto"/>
            <w:bottom w:val="none" w:sz="0" w:space="0" w:color="auto"/>
            <w:right w:val="none" w:sz="0" w:space="0" w:color="auto"/>
          </w:divBdr>
        </w:div>
        <w:div w:id="456680463">
          <w:marLeft w:val="480"/>
          <w:marRight w:val="0"/>
          <w:marTop w:val="0"/>
          <w:marBottom w:val="0"/>
          <w:divBdr>
            <w:top w:val="none" w:sz="0" w:space="0" w:color="auto"/>
            <w:left w:val="none" w:sz="0" w:space="0" w:color="auto"/>
            <w:bottom w:val="none" w:sz="0" w:space="0" w:color="auto"/>
            <w:right w:val="none" w:sz="0" w:space="0" w:color="auto"/>
          </w:divBdr>
        </w:div>
        <w:div w:id="501703810">
          <w:marLeft w:val="480"/>
          <w:marRight w:val="0"/>
          <w:marTop w:val="0"/>
          <w:marBottom w:val="0"/>
          <w:divBdr>
            <w:top w:val="none" w:sz="0" w:space="0" w:color="auto"/>
            <w:left w:val="none" w:sz="0" w:space="0" w:color="auto"/>
            <w:bottom w:val="none" w:sz="0" w:space="0" w:color="auto"/>
            <w:right w:val="none" w:sz="0" w:space="0" w:color="auto"/>
          </w:divBdr>
        </w:div>
        <w:div w:id="527988198">
          <w:marLeft w:val="480"/>
          <w:marRight w:val="0"/>
          <w:marTop w:val="0"/>
          <w:marBottom w:val="0"/>
          <w:divBdr>
            <w:top w:val="none" w:sz="0" w:space="0" w:color="auto"/>
            <w:left w:val="none" w:sz="0" w:space="0" w:color="auto"/>
            <w:bottom w:val="none" w:sz="0" w:space="0" w:color="auto"/>
            <w:right w:val="none" w:sz="0" w:space="0" w:color="auto"/>
          </w:divBdr>
        </w:div>
        <w:div w:id="637104371">
          <w:marLeft w:val="480"/>
          <w:marRight w:val="0"/>
          <w:marTop w:val="0"/>
          <w:marBottom w:val="0"/>
          <w:divBdr>
            <w:top w:val="none" w:sz="0" w:space="0" w:color="auto"/>
            <w:left w:val="none" w:sz="0" w:space="0" w:color="auto"/>
            <w:bottom w:val="none" w:sz="0" w:space="0" w:color="auto"/>
            <w:right w:val="none" w:sz="0" w:space="0" w:color="auto"/>
          </w:divBdr>
        </w:div>
        <w:div w:id="722141738">
          <w:marLeft w:val="480"/>
          <w:marRight w:val="0"/>
          <w:marTop w:val="0"/>
          <w:marBottom w:val="0"/>
          <w:divBdr>
            <w:top w:val="none" w:sz="0" w:space="0" w:color="auto"/>
            <w:left w:val="none" w:sz="0" w:space="0" w:color="auto"/>
            <w:bottom w:val="none" w:sz="0" w:space="0" w:color="auto"/>
            <w:right w:val="none" w:sz="0" w:space="0" w:color="auto"/>
          </w:divBdr>
        </w:div>
        <w:div w:id="750852285">
          <w:marLeft w:val="480"/>
          <w:marRight w:val="0"/>
          <w:marTop w:val="0"/>
          <w:marBottom w:val="0"/>
          <w:divBdr>
            <w:top w:val="none" w:sz="0" w:space="0" w:color="auto"/>
            <w:left w:val="none" w:sz="0" w:space="0" w:color="auto"/>
            <w:bottom w:val="none" w:sz="0" w:space="0" w:color="auto"/>
            <w:right w:val="none" w:sz="0" w:space="0" w:color="auto"/>
          </w:divBdr>
        </w:div>
        <w:div w:id="774134672">
          <w:marLeft w:val="480"/>
          <w:marRight w:val="0"/>
          <w:marTop w:val="0"/>
          <w:marBottom w:val="0"/>
          <w:divBdr>
            <w:top w:val="none" w:sz="0" w:space="0" w:color="auto"/>
            <w:left w:val="none" w:sz="0" w:space="0" w:color="auto"/>
            <w:bottom w:val="none" w:sz="0" w:space="0" w:color="auto"/>
            <w:right w:val="none" w:sz="0" w:space="0" w:color="auto"/>
          </w:divBdr>
        </w:div>
        <w:div w:id="779186470">
          <w:marLeft w:val="480"/>
          <w:marRight w:val="0"/>
          <w:marTop w:val="0"/>
          <w:marBottom w:val="0"/>
          <w:divBdr>
            <w:top w:val="none" w:sz="0" w:space="0" w:color="auto"/>
            <w:left w:val="none" w:sz="0" w:space="0" w:color="auto"/>
            <w:bottom w:val="none" w:sz="0" w:space="0" w:color="auto"/>
            <w:right w:val="none" w:sz="0" w:space="0" w:color="auto"/>
          </w:divBdr>
        </w:div>
        <w:div w:id="825127449">
          <w:marLeft w:val="480"/>
          <w:marRight w:val="0"/>
          <w:marTop w:val="0"/>
          <w:marBottom w:val="0"/>
          <w:divBdr>
            <w:top w:val="none" w:sz="0" w:space="0" w:color="auto"/>
            <w:left w:val="none" w:sz="0" w:space="0" w:color="auto"/>
            <w:bottom w:val="none" w:sz="0" w:space="0" w:color="auto"/>
            <w:right w:val="none" w:sz="0" w:space="0" w:color="auto"/>
          </w:divBdr>
        </w:div>
        <w:div w:id="852497090">
          <w:marLeft w:val="480"/>
          <w:marRight w:val="0"/>
          <w:marTop w:val="0"/>
          <w:marBottom w:val="0"/>
          <w:divBdr>
            <w:top w:val="none" w:sz="0" w:space="0" w:color="auto"/>
            <w:left w:val="none" w:sz="0" w:space="0" w:color="auto"/>
            <w:bottom w:val="none" w:sz="0" w:space="0" w:color="auto"/>
            <w:right w:val="none" w:sz="0" w:space="0" w:color="auto"/>
          </w:divBdr>
        </w:div>
        <w:div w:id="876087637">
          <w:marLeft w:val="480"/>
          <w:marRight w:val="0"/>
          <w:marTop w:val="0"/>
          <w:marBottom w:val="0"/>
          <w:divBdr>
            <w:top w:val="none" w:sz="0" w:space="0" w:color="auto"/>
            <w:left w:val="none" w:sz="0" w:space="0" w:color="auto"/>
            <w:bottom w:val="none" w:sz="0" w:space="0" w:color="auto"/>
            <w:right w:val="none" w:sz="0" w:space="0" w:color="auto"/>
          </w:divBdr>
        </w:div>
        <w:div w:id="926185993">
          <w:marLeft w:val="480"/>
          <w:marRight w:val="0"/>
          <w:marTop w:val="0"/>
          <w:marBottom w:val="0"/>
          <w:divBdr>
            <w:top w:val="none" w:sz="0" w:space="0" w:color="auto"/>
            <w:left w:val="none" w:sz="0" w:space="0" w:color="auto"/>
            <w:bottom w:val="none" w:sz="0" w:space="0" w:color="auto"/>
            <w:right w:val="none" w:sz="0" w:space="0" w:color="auto"/>
          </w:divBdr>
        </w:div>
        <w:div w:id="933125082">
          <w:marLeft w:val="480"/>
          <w:marRight w:val="0"/>
          <w:marTop w:val="0"/>
          <w:marBottom w:val="0"/>
          <w:divBdr>
            <w:top w:val="none" w:sz="0" w:space="0" w:color="auto"/>
            <w:left w:val="none" w:sz="0" w:space="0" w:color="auto"/>
            <w:bottom w:val="none" w:sz="0" w:space="0" w:color="auto"/>
            <w:right w:val="none" w:sz="0" w:space="0" w:color="auto"/>
          </w:divBdr>
        </w:div>
        <w:div w:id="998577022">
          <w:marLeft w:val="480"/>
          <w:marRight w:val="0"/>
          <w:marTop w:val="0"/>
          <w:marBottom w:val="0"/>
          <w:divBdr>
            <w:top w:val="none" w:sz="0" w:space="0" w:color="auto"/>
            <w:left w:val="none" w:sz="0" w:space="0" w:color="auto"/>
            <w:bottom w:val="none" w:sz="0" w:space="0" w:color="auto"/>
            <w:right w:val="none" w:sz="0" w:space="0" w:color="auto"/>
          </w:divBdr>
        </w:div>
        <w:div w:id="1006790111">
          <w:marLeft w:val="480"/>
          <w:marRight w:val="0"/>
          <w:marTop w:val="0"/>
          <w:marBottom w:val="0"/>
          <w:divBdr>
            <w:top w:val="none" w:sz="0" w:space="0" w:color="auto"/>
            <w:left w:val="none" w:sz="0" w:space="0" w:color="auto"/>
            <w:bottom w:val="none" w:sz="0" w:space="0" w:color="auto"/>
            <w:right w:val="none" w:sz="0" w:space="0" w:color="auto"/>
          </w:divBdr>
        </w:div>
      </w:divsChild>
    </w:div>
    <w:div w:id="978270403">
      <w:bodyDiv w:val="1"/>
      <w:marLeft w:val="0"/>
      <w:marRight w:val="0"/>
      <w:marTop w:val="0"/>
      <w:marBottom w:val="0"/>
      <w:divBdr>
        <w:top w:val="none" w:sz="0" w:space="0" w:color="auto"/>
        <w:left w:val="none" w:sz="0" w:space="0" w:color="auto"/>
        <w:bottom w:val="none" w:sz="0" w:space="0" w:color="auto"/>
        <w:right w:val="none" w:sz="0" w:space="0" w:color="auto"/>
      </w:divBdr>
      <w:divsChild>
        <w:div w:id="28385726">
          <w:marLeft w:val="480"/>
          <w:marRight w:val="0"/>
          <w:marTop w:val="0"/>
          <w:marBottom w:val="0"/>
          <w:divBdr>
            <w:top w:val="none" w:sz="0" w:space="0" w:color="auto"/>
            <w:left w:val="none" w:sz="0" w:space="0" w:color="auto"/>
            <w:bottom w:val="none" w:sz="0" w:space="0" w:color="auto"/>
            <w:right w:val="none" w:sz="0" w:space="0" w:color="auto"/>
          </w:divBdr>
        </w:div>
        <w:div w:id="147677347">
          <w:marLeft w:val="480"/>
          <w:marRight w:val="0"/>
          <w:marTop w:val="0"/>
          <w:marBottom w:val="0"/>
          <w:divBdr>
            <w:top w:val="none" w:sz="0" w:space="0" w:color="auto"/>
            <w:left w:val="none" w:sz="0" w:space="0" w:color="auto"/>
            <w:bottom w:val="none" w:sz="0" w:space="0" w:color="auto"/>
            <w:right w:val="none" w:sz="0" w:space="0" w:color="auto"/>
          </w:divBdr>
        </w:div>
        <w:div w:id="158007978">
          <w:marLeft w:val="480"/>
          <w:marRight w:val="0"/>
          <w:marTop w:val="0"/>
          <w:marBottom w:val="0"/>
          <w:divBdr>
            <w:top w:val="none" w:sz="0" w:space="0" w:color="auto"/>
            <w:left w:val="none" w:sz="0" w:space="0" w:color="auto"/>
            <w:bottom w:val="none" w:sz="0" w:space="0" w:color="auto"/>
            <w:right w:val="none" w:sz="0" w:space="0" w:color="auto"/>
          </w:divBdr>
        </w:div>
        <w:div w:id="179442110">
          <w:marLeft w:val="480"/>
          <w:marRight w:val="0"/>
          <w:marTop w:val="0"/>
          <w:marBottom w:val="0"/>
          <w:divBdr>
            <w:top w:val="none" w:sz="0" w:space="0" w:color="auto"/>
            <w:left w:val="none" w:sz="0" w:space="0" w:color="auto"/>
            <w:bottom w:val="none" w:sz="0" w:space="0" w:color="auto"/>
            <w:right w:val="none" w:sz="0" w:space="0" w:color="auto"/>
          </w:divBdr>
        </w:div>
        <w:div w:id="204102999">
          <w:marLeft w:val="480"/>
          <w:marRight w:val="0"/>
          <w:marTop w:val="0"/>
          <w:marBottom w:val="0"/>
          <w:divBdr>
            <w:top w:val="none" w:sz="0" w:space="0" w:color="auto"/>
            <w:left w:val="none" w:sz="0" w:space="0" w:color="auto"/>
            <w:bottom w:val="none" w:sz="0" w:space="0" w:color="auto"/>
            <w:right w:val="none" w:sz="0" w:space="0" w:color="auto"/>
          </w:divBdr>
        </w:div>
        <w:div w:id="247815320">
          <w:marLeft w:val="480"/>
          <w:marRight w:val="0"/>
          <w:marTop w:val="0"/>
          <w:marBottom w:val="0"/>
          <w:divBdr>
            <w:top w:val="none" w:sz="0" w:space="0" w:color="auto"/>
            <w:left w:val="none" w:sz="0" w:space="0" w:color="auto"/>
            <w:bottom w:val="none" w:sz="0" w:space="0" w:color="auto"/>
            <w:right w:val="none" w:sz="0" w:space="0" w:color="auto"/>
          </w:divBdr>
        </w:div>
        <w:div w:id="249775254">
          <w:marLeft w:val="480"/>
          <w:marRight w:val="0"/>
          <w:marTop w:val="0"/>
          <w:marBottom w:val="0"/>
          <w:divBdr>
            <w:top w:val="none" w:sz="0" w:space="0" w:color="auto"/>
            <w:left w:val="none" w:sz="0" w:space="0" w:color="auto"/>
            <w:bottom w:val="none" w:sz="0" w:space="0" w:color="auto"/>
            <w:right w:val="none" w:sz="0" w:space="0" w:color="auto"/>
          </w:divBdr>
        </w:div>
        <w:div w:id="304090819">
          <w:marLeft w:val="480"/>
          <w:marRight w:val="0"/>
          <w:marTop w:val="0"/>
          <w:marBottom w:val="0"/>
          <w:divBdr>
            <w:top w:val="none" w:sz="0" w:space="0" w:color="auto"/>
            <w:left w:val="none" w:sz="0" w:space="0" w:color="auto"/>
            <w:bottom w:val="none" w:sz="0" w:space="0" w:color="auto"/>
            <w:right w:val="none" w:sz="0" w:space="0" w:color="auto"/>
          </w:divBdr>
        </w:div>
        <w:div w:id="352418916">
          <w:marLeft w:val="480"/>
          <w:marRight w:val="0"/>
          <w:marTop w:val="0"/>
          <w:marBottom w:val="0"/>
          <w:divBdr>
            <w:top w:val="none" w:sz="0" w:space="0" w:color="auto"/>
            <w:left w:val="none" w:sz="0" w:space="0" w:color="auto"/>
            <w:bottom w:val="none" w:sz="0" w:space="0" w:color="auto"/>
            <w:right w:val="none" w:sz="0" w:space="0" w:color="auto"/>
          </w:divBdr>
        </w:div>
        <w:div w:id="354885516">
          <w:marLeft w:val="480"/>
          <w:marRight w:val="0"/>
          <w:marTop w:val="0"/>
          <w:marBottom w:val="0"/>
          <w:divBdr>
            <w:top w:val="none" w:sz="0" w:space="0" w:color="auto"/>
            <w:left w:val="none" w:sz="0" w:space="0" w:color="auto"/>
            <w:bottom w:val="none" w:sz="0" w:space="0" w:color="auto"/>
            <w:right w:val="none" w:sz="0" w:space="0" w:color="auto"/>
          </w:divBdr>
        </w:div>
        <w:div w:id="381558577">
          <w:marLeft w:val="480"/>
          <w:marRight w:val="0"/>
          <w:marTop w:val="0"/>
          <w:marBottom w:val="0"/>
          <w:divBdr>
            <w:top w:val="none" w:sz="0" w:space="0" w:color="auto"/>
            <w:left w:val="none" w:sz="0" w:space="0" w:color="auto"/>
            <w:bottom w:val="none" w:sz="0" w:space="0" w:color="auto"/>
            <w:right w:val="none" w:sz="0" w:space="0" w:color="auto"/>
          </w:divBdr>
        </w:div>
        <w:div w:id="385102058">
          <w:marLeft w:val="480"/>
          <w:marRight w:val="0"/>
          <w:marTop w:val="0"/>
          <w:marBottom w:val="0"/>
          <w:divBdr>
            <w:top w:val="none" w:sz="0" w:space="0" w:color="auto"/>
            <w:left w:val="none" w:sz="0" w:space="0" w:color="auto"/>
            <w:bottom w:val="none" w:sz="0" w:space="0" w:color="auto"/>
            <w:right w:val="none" w:sz="0" w:space="0" w:color="auto"/>
          </w:divBdr>
        </w:div>
        <w:div w:id="390617001">
          <w:marLeft w:val="480"/>
          <w:marRight w:val="0"/>
          <w:marTop w:val="0"/>
          <w:marBottom w:val="0"/>
          <w:divBdr>
            <w:top w:val="none" w:sz="0" w:space="0" w:color="auto"/>
            <w:left w:val="none" w:sz="0" w:space="0" w:color="auto"/>
            <w:bottom w:val="none" w:sz="0" w:space="0" w:color="auto"/>
            <w:right w:val="none" w:sz="0" w:space="0" w:color="auto"/>
          </w:divBdr>
        </w:div>
        <w:div w:id="400296867">
          <w:marLeft w:val="480"/>
          <w:marRight w:val="0"/>
          <w:marTop w:val="0"/>
          <w:marBottom w:val="0"/>
          <w:divBdr>
            <w:top w:val="none" w:sz="0" w:space="0" w:color="auto"/>
            <w:left w:val="none" w:sz="0" w:space="0" w:color="auto"/>
            <w:bottom w:val="none" w:sz="0" w:space="0" w:color="auto"/>
            <w:right w:val="none" w:sz="0" w:space="0" w:color="auto"/>
          </w:divBdr>
        </w:div>
        <w:div w:id="439883539">
          <w:marLeft w:val="480"/>
          <w:marRight w:val="0"/>
          <w:marTop w:val="0"/>
          <w:marBottom w:val="0"/>
          <w:divBdr>
            <w:top w:val="none" w:sz="0" w:space="0" w:color="auto"/>
            <w:left w:val="none" w:sz="0" w:space="0" w:color="auto"/>
            <w:bottom w:val="none" w:sz="0" w:space="0" w:color="auto"/>
            <w:right w:val="none" w:sz="0" w:space="0" w:color="auto"/>
          </w:divBdr>
        </w:div>
        <w:div w:id="517353336">
          <w:marLeft w:val="480"/>
          <w:marRight w:val="0"/>
          <w:marTop w:val="0"/>
          <w:marBottom w:val="0"/>
          <w:divBdr>
            <w:top w:val="none" w:sz="0" w:space="0" w:color="auto"/>
            <w:left w:val="none" w:sz="0" w:space="0" w:color="auto"/>
            <w:bottom w:val="none" w:sz="0" w:space="0" w:color="auto"/>
            <w:right w:val="none" w:sz="0" w:space="0" w:color="auto"/>
          </w:divBdr>
        </w:div>
        <w:div w:id="527644237">
          <w:marLeft w:val="480"/>
          <w:marRight w:val="0"/>
          <w:marTop w:val="0"/>
          <w:marBottom w:val="0"/>
          <w:divBdr>
            <w:top w:val="none" w:sz="0" w:space="0" w:color="auto"/>
            <w:left w:val="none" w:sz="0" w:space="0" w:color="auto"/>
            <w:bottom w:val="none" w:sz="0" w:space="0" w:color="auto"/>
            <w:right w:val="none" w:sz="0" w:space="0" w:color="auto"/>
          </w:divBdr>
        </w:div>
        <w:div w:id="543979195">
          <w:marLeft w:val="480"/>
          <w:marRight w:val="0"/>
          <w:marTop w:val="0"/>
          <w:marBottom w:val="0"/>
          <w:divBdr>
            <w:top w:val="none" w:sz="0" w:space="0" w:color="auto"/>
            <w:left w:val="none" w:sz="0" w:space="0" w:color="auto"/>
            <w:bottom w:val="none" w:sz="0" w:space="0" w:color="auto"/>
            <w:right w:val="none" w:sz="0" w:space="0" w:color="auto"/>
          </w:divBdr>
        </w:div>
        <w:div w:id="547912042">
          <w:marLeft w:val="480"/>
          <w:marRight w:val="0"/>
          <w:marTop w:val="0"/>
          <w:marBottom w:val="0"/>
          <w:divBdr>
            <w:top w:val="none" w:sz="0" w:space="0" w:color="auto"/>
            <w:left w:val="none" w:sz="0" w:space="0" w:color="auto"/>
            <w:bottom w:val="none" w:sz="0" w:space="0" w:color="auto"/>
            <w:right w:val="none" w:sz="0" w:space="0" w:color="auto"/>
          </w:divBdr>
        </w:div>
        <w:div w:id="627931758">
          <w:marLeft w:val="480"/>
          <w:marRight w:val="0"/>
          <w:marTop w:val="0"/>
          <w:marBottom w:val="0"/>
          <w:divBdr>
            <w:top w:val="none" w:sz="0" w:space="0" w:color="auto"/>
            <w:left w:val="none" w:sz="0" w:space="0" w:color="auto"/>
            <w:bottom w:val="none" w:sz="0" w:space="0" w:color="auto"/>
            <w:right w:val="none" w:sz="0" w:space="0" w:color="auto"/>
          </w:divBdr>
        </w:div>
        <w:div w:id="631524776">
          <w:marLeft w:val="480"/>
          <w:marRight w:val="0"/>
          <w:marTop w:val="0"/>
          <w:marBottom w:val="0"/>
          <w:divBdr>
            <w:top w:val="none" w:sz="0" w:space="0" w:color="auto"/>
            <w:left w:val="none" w:sz="0" w:space="0" w:color="auto"/>
            <w:bottom w:val="none" w:sz="0" w:space="0" w:color="auto"/>
            <w:right w:val="none" w:sz="0" w:space="0" w:color="auto"/>
          </w:divBdr>
        </w:div>
        <w:div w:id="651062933">
          <w:marLeft w:val="480"/>
          <w:marRight w:val="0"/>
          <w:marTop w:val="0"/>
          <w:marBottom w:val="0"/>
          <w:divBdr>
            <w:top w:val="none" w:sz="0" w:space="0" w:color="auto"/>
            <w:left w:val="none" w:sz="0" w:space="0" w:color="auto"/>
            <w:bottom w:val="none" w:sz="0" w:space="0" w:color="auto"/>
            <w:right w:val="none" w:sz="0" w:space="0" w:color="auto"/>
          </w:divBdr>
        </w:div>
        <w:div w:id="667516633">
          <w:marLeft w:val="480"/>
          <w:marRight w:val="0"/>
          <w:marTop w:val="0"/>
          <w:marBottom w:val="0"/>
          <w:divBdr>
            <w:top w:val="none" w:sz="0" w:space="0" w:color="auto"/>
            <w:left w:val="none" w:sz="0" w:space="0" w:color="auto"/>
            <w:bottom w:val="none" w:sz="0" w:space="0" w:color="auto"/>
            <w:right w:val="none" w:sz="0" w:space="0" w:color="auto"/>
          </w:divBdr>
        </w:div>
        <w:div w:id="738668853">
          <w:marLeft w:val="480"/>
          <w:marRight w:val="0"/>
          <w:marTop w:val="0"/>
          <w:marBottom w:val="0"/>
          <w:divBdr>
            <w:top w:val="none" w:sz="0" w:space="0" w:color="auto"/>
            <w:left w:val="none" w:sz="0" w:space="0" w:color="auto"/>
            <w:bottom w:val="none" w:sz="0" w:space="0" w:color="auto"/>
            <w:right w:val="none" w:sz="0" w:space="0" w:color="auto"/>
          </w:divBdr>
        </w:div>
        <w:div w:id="772671152">
          <w:marLeft w:val="480"/>
          <w:marRight w:val="0"/>
          <w:marTop w:val="0"/>
          <w:marBottom w:val="0"/>
          <w:divBdr>
            <w:top w:val="none" w:sz="0" w:space="0" w:color="auto"/>
            <w:left w:val="none" w:sz="0" w:space="0" w:color="auto"/>
            <w:bottom w:val="none" w:sz="0" w:space="0" w:color="auto"/>
            <w:right w:val="none" w:sz="0" w:space="0" w:color="auto"/>
          </w:divBdr>
        </w:div>
        <w:div w:id="800422320">
          <w:marLeft w:val="480"/>
          <w:marRight w:val="0"/>
          <w:marTop w:val="0"/>
          <w:marBottom w:val="0"/>
          <w:divBdr>
            <w:top w:val="none" w:sz="0" w:space="0" w:color="auto"/>
            <w:left w:val="none" w:sz="0" w:space="0" w:color="auto"/>
            <w:bottom w:val="none" w:sz="0" w:space="0" w:color="auto"/>
            <w:right w:val="none" w:sz="0" w:space="0" w:color="auto"/>
          </w:divBdr>
        </w:div>
        <w:div w:id="807936966">
          <w:marLeft w:val="480"/>
          <w:marRight w:val="0"/>
          <w:marTop w:val="0"/>
          <w:marBottom w:val="0"/>
          <w:divBdr>
            <w:top w:val="none" w:sz="0" w:space="0" w:color="auto"/>
            <w:left w:val="none" w:sz="0" w:space="0" w:color="auto"/>
            <w:bottom w:val="none" w:sz="0" w:space="0" w:color="auto"/>
            <w:right w:val="none" w:sz="0" w:space="0" w:color="auto"/>
          </w:divBdr>
        </w:div>
        <w:div w:id="914901214">
          <w:marLeft w:val="480"/>
          <w:marRight w:val="0"/>
          <w:marTop w:val="0"/>
          <w:marBottom w:val="0"/>
          <w:divBdr>
            <w:top w:val="none" w:sz="0" w:space="0" w:color="auto"/>
            <w:left w:val="none" w:sz="0" w:space="0" w:color="auto"/>
            <w:bottom w:val="none" w:sz="0" w:space="0" w:color="auto"/>
            <w:right w:val="none" w:sz="0" w:space="0" w:color="auto"/>
          </w:divBdr>
        </w:div>
        <w:div w:id="946893383">
          <w:marLeft w:val="480"/>
          <w:marRight w:val="0"/>
          <w:marTop w:val="0"/>
          <w:marBottom w:val="0"/>
          <w:divBdr>
            <w:top w:val="none" w:sz="0" w:space="0" w:color="auto"/>
            <w:left w:val="none" w:sz="0" w:space="0" w:color="auto"/>
            <w:bottom w:val="none" w:sz="0" w:space="0" w:color="auto"/>
            <w:right w:val="none" w:sz="0" w:space="0" w:color="auto"/>
          </w:divBdr>
        </w:div>
        <w:div w:id="961616925">
          <w:marLeft w:val="480"/>
          <w:marRight w:val="0"/>
          <w:marTop w:val="0"/>
          <w:marBottom w:val="0"/>
          <w:divBdr>
            <w:top w:val="none" w:sz="0" w:space="0" w:color="auto"/>
            <w:left w:val="none" w:sz="0" w:space="0" w:color="auto"/>
            <w:bottom w:val="none" w:sz="0" w:space="0" w:color="auto"/>
            <w:right w:val="none" w:sz="0" w:space="0" w:color="auto"/>
          </w:divBdr>
        </w:div>
        <w:div w:id="969744491">
          <w:marLeft w:val="480"/>
          <w:marRight w:val="0"/>
          <w:marTop w:val="0"/>
          <w:marBottom w:val="0"/>
          <w:divBdr>
            <w:top w:val="none" w:sz="0" w:space="0" w:color="auto"/>
            <w:left w:val="none" w:sz="0" w:space="0" w:color="auto"/>
            <w:bottom w:val="none" w:sz="0" w:space="0" w:color="auto"/>
            <w:right w:val="none" w:sz="0" w:space="0" w:color="auto"/>
          </w:divBdr>
        </w:div>
        <w:div w:id="995767806">
          <w:marLeft w:val="480"/>
          <w:marRight w:val="0"/>
          <w:marTop w:val="0"/>
          <w:marBottom w:val="0"/>
          <w:divBdr>
            <w:top w:val="none" w:sz="0" w:space="0" w:color="auto"/>
            <w:left w:val="none" w:sz="0" w:space="0" w:color="auto"/>
            <w:bottom w:val="none" w:sz="0" w:space="0" w:color="auto"/>
            <w:right w:val="none" w:sz="0" w:space="0" w:color="auto"/>
          </w:divBdr>
        </w:div>
      </w:divsChild>
    </w:div>
    <w:div w:id="978531871">
      <w:bodyDiv w:val="1"/>
      <w:marLeft w:val="0"/>
      <w:marRight w:val="0"/>
      <w:marTop w:val="0"/>
      <w:marBottom w:val="0"/>
      <w:divBdr>
        <w:top w:val="none" w:sz="0" w:space="0" w:color="auto"/>
        <w:left w:val="none" w:sz="0" w:space="0" w:color="auto"/>
        <w:bottom w:val="none" w:sz="0" w:space="0" w:color="auto"/>
        <w:right w:val="none" w:sz="0" w:space="0" w:color="auto"/>
      </w:divBdr>
    </w:div>
    <w:div w:id="978532618">
      <w:bodyDiv w:val="1"/>
      <w:marLeft w:val="0"/>
      <w:marRight w:val="0"/>
      <w:marTop w:val="0"/>
      <w:marBottom w:val="0"/>
      <w:divBdr>
        <w:top w:val="none" w:sz="0" w:space="0" w:color="auto"/>
        <w:left w:val="none" w:sz="0" w:space="0" w:color="auto"/>
        <w:bottom w:val="none" w:sz="0" w:space="0" w:color="auto"/>
        <w:right w:val="none" w:sz="0" w:space="0" w:color="auto"/>
      </w:divBdr>
    </w:div>
    <w:div w:id="978536986">
      <w:bodyDiv w:val="1"/>
      <w:marLeft w:val="0"/>
      <w:marRight w:val="0"/>
      <w:marTop w:val="0"/>
      <w:marBottom w:val="0"/>
      <w:divBdr>
        <w:top w:val="none" w:sz="0" w:space="0" w:color="auto"/>
        <w:left w:val="none" w:sz="0" w:space="0" w:color="auto"/>
        <w:bottom w:val="none" w:sz="0" w:space="0" w:color="auto"/>
        <w:right w:val="none" w:sz="0" w:space="0" w:color="auto"/>
      </w:divBdr>
    </w:div>
    <w:div w:id="979505526">
      <w:bodyDiv w:val="1"/>
      <w:marLeft w:val="0"/>
      <w:marRight w:val="0"/>
      <w:marTop w:val="0"/>
      <w:marBottom w:val="0"/>
      <w:divBdr>
        <w:top w:val="none" w:sz="0" w:space="0" w:color="auto"/>
        <w:left w:val="none" w:sz="0" w:space="0" w:color="auto"/>
        <w:bottom w:val="none" w:sz="0" w:space="0" w:color="auto"/>
        <w:right w:val="none" w:sz="0" w:space="0" w:color="auto"/>
      </w:divBdr>
    </w:div>
    <w:div w:id="979920885">
      <w:bodyDiv w:val="1"/>
      <w:marLeft w:val="0"/>
      <w:marRight w:val="0"/>
      <w:marTop w:val="0"/>
      <w:marBottom w:val="0"/>
      <w:divBdr>
        <w:top w:val="none" w:sz="0" w:space="0" w:color="auto"/>
        <w:left w:val="none" w:sz="0" w:space="0" w:color="auto"/>
        <w:bottom w:val="none" w:sz="0" w:space="0" w:color="auto"/>
        <w:right w:val="none" w:sz="0" w:space="0" w:color="auto"/>
      </w:divBdr>
      <w:divsChild>
        <w:div w:id="43260922">
          <w:marLeft w:val="480"/>
          <w:marRight w:val="0"/>
          <w:marTop w:val="0"/>
          <w:marBottom w:val="0"/>
          <w:divBdr>
            <w:top w:val="none" w:sz="0" w:space="0" w:color="auto"/>
            <w:left w:val="none" w:sz="0" w:space="0" w:color="auto"/>
            <w:bottom w:val="none" w:sz="0" w:space="0" w:color="auto"/>
            <w:right w:val="none" w:sz="0" w:space="0" w:color="auto"/>
          </w:divBdr>
        </w:div>
        <w:div w:id="46420282">
          <w:marLeft w:val="480"/>
          <w:marRight w:val="0"/>
          <w:marTop w:val="0"/>
          <w:marBottom w:val="0"/>
          <w:divBdr>
            <w:top w:val="none" w:sz="0" w:space="0" w:color="auto"/>
            <w:left w:val="none" w:sz="0" w:space="0" w:color="auto"/>
            <w:bottom w:val="none" w:sz="0" w:space="0" w:color="auto"/>
            <w:right w:val="none" w:sz="0" w:space="0" w:color="auto"/>
          </w:divBdr>
        </w:div>
        <w:div w:id="46881638">
          <w:marLeft w:val="480"/>
          <w:marRight w:val="0"/>
          <w:marTop w:val="0"/>
          <w:marBottom w:val="0"/>
          <w:divBdr>
            <w:top w:val="none" w:sz="0" w:space="0" w:color="auto"/>
            <w:left w:val="none" w:sz="0" w:space="0" w:color="auto"/>
            <w:bottom w:val="none" w:sz="0" w:space="0" w:color="auto"/>
            <w:right w:val="none" w:sz="0" w:space="0" w:color="auto"/>
          </w:divBdr>
        </w:div>
        <w:div w:id="62800376">
          <w:marLeft w:val="480"/>
          <w:marRight w:val="0"/>
          <w:marTop w:val="0"/>
          <w:marBottom w:val="0"/>
          <w:divBdr>
            <w:top w:val="none" w:sz="0" w:space="0" w:color="auto"/>
            <w:left w:val="none" w:sz="0" w:space="0" w:color="auto"/>
            <w:bottom w:val="none" w:sz="0" w:space="0" w:color="auto"/>
            <w:right w:val="none" w:sz="0" w:space="0" w:color="auto"/>
          </w:divBdr>
        </w:div>
        <w:div w:id="63650036">
          <w:marLeft w:val="480"/>
          <w:marRight w:val="0"/>
          <w:marTop w:val="0"/>
          <w:marBottom w:val="0"/>
          <w:divBdr>
            <w:top w:val="none" w:sz="0" w:space="0" w:color="auto"/>
            <w:left w:val="none" w:sz="0" w:space="0" w:color="auto"/>
            <w:bottom w:val="none" w:sz="0" w:space="0" w:color="auto"/>
            <w:right w:val="none" w:sz="0" w:space="0" w:color="auto"/>
          </w:divBdr>
        </w:div>
        <w:div w:id="67770402">
          <w:marLeft w:val="480"/>
          <w:marRight w:val="0"/>
          <w:marTop w:val="0"/>
          <w:marBottom w:val="0"/>
          <w:divBdr>
            <w:top w:val="none" w:sz="0" w:space="0" w:color="auto"/>
            <w:left w:val="none" w:sz="0" w:space="0" w:color="auto"/>
            <w:bottom w:val="none" w:sz="0" w:space="0" w:color="auto"/>
            <w:right w:val="none" w:sz="0" w:space="0" w:color="auto"/>
          </w:divBdr>
        </w:div>
        <w:div w:id="89861460">
          <w:marLeft w:val="480"/>
          <w:marRight w:val="0"/>
          <w:marTop w:val="0"/>
          <w:marBottom w:val="0"/>
          <w:divBdr>
            <w:top w:val="none" w:sz="0" w:space="0" w:color="auto"/>
            <w:left w:val="none" w:sz="0" w:space="0" w:color="auto"/>
            <w:bottom w:val="none" w:sz="0" w:space="0" w:color="auto"/>
            <w:right w:val="none" w:sz="0" w:space="0" w:color="auto"/>
          </w:divBdr>
        </w:div>
        <w:div w:id="111438999">
          <w:marLeft w:val="480"/>
          <w:marRight w:val="0"/>
          <w:marTop w:val="0"/>
          <w:marBottom w:val="0"/>
          <w:divBdr>
            <w:top w:val="none" w:sz="0" w:space="0" w:color="auto"/>
            <w:left w:val="none" w:sz="0" w:space="0" w:color="auto"/>
            <w:bottom w:val="none" w:sz="0" w:space="0" w:color="auto"/>
            <w:right w:val="none" w:sz="0" w:space="0" w:color="auto"/>
          </w:divBdr>
        </w:div>
        <w:div w:id="134839956">
          <w:marLeft w:val="480"/>
          <w:marRight w:val="0"/>
          <w:marTop w:val="0"/>
          <w:marBottom w:val="0"/>
          <w:divBdr>
            <w:top w:val="none" w:sz="0" w:space="0" w:color="auto"/>
            <w:left w:val="none" w:sz="0" w:space="0" w:color="auto"/>
            <w:bottom w:val="none" w:sz="0" w:space="0" w:color="auto"/>
            <w:right w:val="none" w:sz="0" w:space="0" w:color="auto"/>
          </w:divBdr>
        </w:div>
        <w:div w:id="159736952">
          <w:marLeft w:val="480"/>
          <w:marRight w:val="0"/>
          <w:marTop w:val="0"/>
          <w:marBottom w:val="0"/>
          <w:divBdr>
            <w:top w:val="none" w:sz="0" w:space="0" w:color="auto"/>
            <w:left w:val="none" w:sz="0" w:space="0" w:color="auto"/>
            <w:bottom w:val="none" w:sz="0" w:space="0" w:color="auto"/>
            <w:right w:val="none" w:sz="0" w:space="0" w:color="auto"/>
          </w:divBdr>
        </w:div>
        <w:div w:id="188760557">
          <w:marLeft w:val="480"/>
          <w:marRight w:val="0"/>
          <w:marTop w:val="0"/>
          <w:marBottom w:val="0"/>
          <w:divBdr>
            <w:top w:val="none" w:sz="0" w:space="0" w:color="auto"/>
            <w:left w:val="none" w:sz="0" w:space="0" w:color="auto"/>
            <w:bottom w:val="none" w:sz="0" w:space="0" w:color="auto"/>
            <w:right w:val="none" w:sz="0" w:space="0" w:color="auto"/>
          </w:divBdr>
        </w:div>
        <w:div w:id="198855623">
          <w:marLeft w:val="480"/>
          <w:marRight w:val="0"/>
          <w:marTop w:val="0"/>
          <w:marBottom w:val="0"/>
          <w:divBdr>
            <w:top w:val="none" w:sz="0" w:space="0" w:color="auto"/>
            <w:left w:val="none" w:sz="0" w:space="0" w:color="auto"/>
            <w:bottom w:val="none" w:sz="0" w:space="0" w:color="auto"/>
            <w:right w:val="none" w:sz="0" w:space="0" w:color="auto"/>
          </w:divBdr>
        </w:div>
        <w:div w:id="217202766">
          <w:marLeft w:val="480"/>
          <w:marRight w:val="0"/>
          <w:marTop w:val="0"/>
          <w:marBottom w:val="0"/>
          <w:divBdr>
            <w:top w:val="none" w:sz="0" w:space="0" w:color="auto"/>
            <w:left w:val="none" w:sz="0" w:space="0" w:color="auto"/>
            <w:bottom w:val="none" w:sz="0" w:space="0" w:color="auto"/>
            <w:right w:val="none" w:sz="0" w:space="0" w:color="auto"/>
          </w:divBdr>
        </w:div>
        <w:div w:id="219443516">
          <w:marLeft w:val="480"/>
          <w:marRight w:val="0"/>
          <w:marTop w:val="0"/>
          <w:marBottom w:val="0"/>
          <w:divBdr>
            <w:top w:val="none" w:sz="0" w:space="0" w:color="auto"/>
            <w:left w:val="none" w:sz="0" w:space="0" w:color="auto"/>
            <w:bottom w:val="none" w:sz="0" w:space="0" w:color="auto"/>
            <w:right w:val="none" w:sz="0" w:space="0" w:color="auto"/>
          </w:divBdr>
        </w:div>
        <w:div w:id="232081870">
          <w:marLeft w:val="480"/>
          <w:marRight w:val="0"/>
          <w:marTop w:val="0"/>
          <w:marBottom w:val="0"/>
          <w:divBdr>
            <w:top w:val="none" w:sz="0" w:space="0" w:color="auto"/>
            <w:left w:val="none" w:sz="0" w:space="0" w:color="auto"/>
            <w:bottom w:val="none" w:sz="0" w:space="0" w:color="auto"/>
            <w:right w:val="none" w:sz="0" w:space="0" w:color="auto"/>
          </w:divBdr>
        </w:div>
        <w:div w:id="241917863">
          <w:marLeft w:val="480"/>
          <w:marRight w:val="0"/>
          <w:marTop w:val="0"/>
          <w:marBottom w:val="0"/>
          <w:divBdr>
            <w:top w:val="none" w:sz="0" w:space="0" w:color="auto"/>
            <w:left w:val="none" w:sz="0" w:space="0" w:color="auto"/>
            <w:bottom w:val="none" w:sz="0" w:space="0" w:color="auto"/>
            <w:right w:val="none" w:sz="0" w:space="0" w:color="auto"/>
          </w:divBdr>
        </w:div>
        <w:div w:id="277419679">
          <w:marLeft w:val="480"/>
          <w:marRight w:val="0"/>
          <w:marTop w:val="0"/>
          <w:marBottom w:val="0"/>
          <w:divBdr>
            <w:top w:val="none" w:sz="0" w:space="0" w:color="auto"/>
            <w:left w:val="none" w:sz="0" w:space="0" w:color="auto"/>
            <w:bottom w:val="none" w:sz="0" w:space="0" w:color="auto"/>
            <w:right w:val="none" w:sz="0" w:space="0" w:color="auto"/>
          </w:divBdr>
        </w:div>
        <w:div w:id="289286585">
          <w:marLeft w:val="480"/>
          <w:marRight w:val="0"/>
          <w:marTop w:val="0"/>
          <w:marBottom w:val="0"/>
          <w:divBdr>
            <w:top w:val="none" w:sz="0" w:space="0" w:color="auto"/>
            <w:left w:val="none" w:sz="0" w:space="0" w:color="auto"/>
            <w:bottom w:val="none" w:sz="0" w:space="0" w:color="auto"/>
            <w:right w:val="none" w:sz="0" w:space="0" w:color="auto"/>
          </w:divBdr>
        </w:div>
        <w:div w:id="295110502">
          <w:marLeft w:val="480"/>
          <w:marRight w:val="0"/>
          <w:marTop w:val="0"/>
          <w:marBottom w:val="0"/>
          <w:divBdr>
            <w:top w:val="none" w:sz="0" w:space="0" w:color="auto"/>
            <w:left w:val="none" w:sz="0" w:space="0" w:color="auto"/>
            <w:bottom w:val="none" w:sz="0" w:space="0" w:color="auto"/>
            <w:right w:val="none" w:sz="0" w:space="0" w:color="auto"/>
          </w:divBdr>
        </w:div>
        <w:div w:id="313721928">
          <w:marLeft w:val="480"/>
          <w:marRight w:val="0"/>
          <w:marTop w:val="0"/>
          <w:marBottom w:val="0"/>
          <w:divBdr>
            <w:top w:val="none" w:sz="0" w:space="0" w:color="auto"/>
            <w:left w:val="none" w:sz="0" w:space="0" w:color="auto"/>
            <w:bottom w:val="none" w:sz="0" w:space="0" w:color="auto"/>
            <w:right w:val="none" w:sz="0" w:space="0" w:color="auto"/>
          </w:divBdr>
        </w:div>
        <w:div w:id="347373202">
          <w:marLeft w:val="480"/>
          <w:marRight w:val="0"/>
          <w:marTop w:val="0"/>
          <w:marBottom w:val="0"/>
          <w:divBdr>
            <w:top w:val="none" w:sz="0" w:space="0" w:color="auto"/>
            <w:left w:val="none" w:sz="0" w:space="0" w:color="auto"/>
            <w:bottom w:val="none" w:sz="0" w:space="0" w:color="auto"/>
            <w:right w:val="none" w:sz="0" w:space="0" w:color="auto"/>
          </w:divBdr>
        </w:div>
        <w:div w:id="356397094">
          <w:marLeft w:val="480"/>
          <w:marRight w:val="0"/>
          <w:marTop w:val="0"/>
          <w:marBottom w:val="0"/>
          <w:divBdr>
            <w:top w:val="none" w:sz="0" w:space="0" w:color="auto"/>
            <w:left w:val="none" w:sz="0" w:space="0" w:color="auto"/>
            <w:bottom w:val="none" w:sz="0" w:space="0" w:color="auto"/>
            <w:right w:val="none" w:sz="0" w:space="0" w:color="auto"/>
          </w:divBdr>
        </w:div>
        <w:div w:id="391201076">
          <w:marLeft w:val="480"/>
          <w:marRight w:val="0"/>
          <w:marTop w:val="0"/>
          <w:marBottom w:val="0"/>
          <w:divBdr>
            <w:top w:val="none" w:sz="0" w:space="0" w:color="auto"/>
            <w:left w:val="none" w:sz="0" w:space="0" w:color="auto"/>
            <w:bottom w:val="none" w:sz="0" w:space="0" w:color="auto"/>
            <w:right w:val="none" w:sz="0" w:space="0" w:color="auto"/>
          </w:divBdr>
        </w:div>
        <w:div w:id="503277786">
          <w:marLeft w:val="480"/>
          <w:marRight w:val="0"/>
          <w:marTop w:val="0"/>
          <w:marBottom w:val="0"/>
          <w:divBdr>
            <w:top w:val="none" w:sz="0" w:space="0" w:color="auto"/>
            <w:left w:val="none" w:sz="0" w:space="0" w:color="auto"/>
            <w:bottom w:val="none" w:sz="0" w:space="0" w:color="auto"/>
            <w:right w:val="none" w:sz="0" w:space="0" w:color="auto"/>
          </w:divBdr>
        </w:div>
        <w:div w:id="570504216">
          <w:marLeft w:val="480"/>
          <w:marRight w:val="0"/>
          <w:marTop w:val="0"/>
          <w:marBottom w:val="0"/>
          <w:divBdr>
            <w:top w:val="none" w:sz="0" w:space="0" w:color="auto"/>
            <w:left w:val="none" w:sz="0" w:space="0" w:color="auto"/>
            <w:bottom w:val="none" w:sz="0" w:space="0" w:color="auto"/>
            <w:right w:val="none" w:sz="0" w:space="0" w:color="auto"/>
          </w:divBdr>
        </w:div>
        <w:div w:id="573590381">
          <w:marLeft w:val="480"/>
          <w:marRight w:val="0"/>
          <w:marTop w:val="0"/>
          <w:marBottom w:val="0"/>
          <w:divBdr>
            <w:top w:val="none" w:sz="0" w:space="0" w:color="auto"/>
            <w:left w:val="none" w:sz="0" w:space="0" w:color="auto"/>
            <w:bottom w:val="none" w:sz="0" w:space="0" w:color="auto"/>
            <w:right w:val="none" w:sz="0" w:space="0" w:color="auto"/>
          </w:divBdr>
        </w:div>
        <w:div w:id="624233099">
          <w:marLeft w:val="480"/>
          <w:marRight w:val="0"/>
          <w:marTop w:val="0"/>
          <w:marBottom w:val="0"/>
          <w:divBdr>
            <w:top w:val="none" w:sz="0" w:space="0" w:color="auto"/>
            <w:left w:val="none" w:sz="0" w:space="0" w:color="auto"/>
            <w:bottom w:val="none" w:sz="0" w:space="0" w:color="auto"/>
            <w:right w:val="none" w:sz="0" w:space="0" w:color="auto"/>
          </w:divBdr>
        </w:div>
        <w:div w:id="654990250">
          <w:marLeft w:val="480"/>
          <w:marRight w:val="0"/>
          <w:marTop w:val="0"/>
          <w:marBottom w:val="0"/>
          <w:divBdr>
            <w:top w:val="none" w:sz="0" w:space="0" w:color="auto"/>
            <w:left w:val="none" w:sz="0" w:space="0" w:color="auto"/>
            <w:bottom w:val="none" w:sz="0" w:space="0" w:color="auto"/>
            <w:right w:val="none" w:sz="0" w:space="0" w:color="auto"/>
          </w:divBdr>
        </w:div>
        <w:div w:id="714618773">
          <w:marLeft w:val="480"/>
          <w:marRight w:val="0"/>
          <w:marTop w:val="0"/>
          <w:marBottom w:val="0"/>
          <w:divBdr>
            <w:top w:val="none" w:sz="0" w:space="0" w:color="auto"/>
            <w:left w:val="none" w:sz="0" w:space="0" w:color="auto"/>
            <w:bottom w:val="none" w:sz="0" w:space="0" w:color="auto"/>
            <w:right w:val="none" w:sz="0" w:space="0" w:color="auto"/>
          </w:divBdr>
        </w:div>
        <w:div w:id="766927072">
          <w:marLeft w:val="480"/>
          <w:marRight w:val="0"/>
          <w:marTop w:val="0"/>
          <w:marBottom w:val="0"/>
          <w:divBdr>
            <w:top w:val="none" w:sz="0" w:space="0" w:color="auto"/>
            <w:left w:val="none" w:sz="0" w:space="0" w:color="auto"/>
            <w:bottom w:val="none" w:sz="0" w:space="0" w:color="auto"/>
            <w:right w:val="none" w:sz="0" w:space="0" w:color="auto"/>
          </w:divBdr>
        </w:div>
        <w:div w:id="807167687">
          <w:marLeft w:val="480"/>
          <w:marRight w:val="0"/>
          <w:marTop w:val="0"/>
          <w:marBottom w:val="0"/>
          <w:divBdr>
            <w:top w:val="none" w:sz="0" w:space="0" w:color="auto"/>
            <w:left w:val="none" w:sz="0" w:space="0" w:color="auto"/>
            <w:bottom w:val="none" w:sz="0" w:space="0" w:color="auto"/>
            <w:right w:val="none" w:sz="0" w:space="0" w:color="auto"/>
          </w:divBdr>
        </w:div>
        <w:div w:id="815075661">
          <w:marLeft w:val="480"/>
          <w:marRight w:val="0"/>
          <w:marTop w:val="0"/>
          <w:marBottom w:val="0"/>
          <w:divBdr>
            <w:top w:val="none" w:sz="0" w:space="0" w:color="auto"/>
            <w:left w:val="none" w:sz="0" w:space="0" w:color="auto"/>
            <w:bottom w:val="none" w:sz="0" w:space="0" w:color="auto"/>
            <w:right w:val="none" w:sz="0" w:space="0" w:color="auto"/>
          </w:divBdr>
        </w:div>
        <w:div w:id="820463320">
          <w:marLeft w:val="480"/>
          <w:marRight w:val="0"/>
          <w:marTop w:val="0"/>
          <w:marBottom w:val="0"/>
          <w:divBdr>
            <w:top w:val="none" w:sz="0" w:space="0" w:color="auto"/>
            <w:left w:val="none" w:sz="0" w:space="0" w:color="auto"/>
            <w:bottom w:val="none" w:sz="0" w:space="0" w:color="auto"/>
            <w:right w:val="none" w:sz="0" w:space="0" w:color="auto"/>
          </w:divBdr>
        </w:div>
        <w:div w:id="823164370">
          <w:marLeft w:val="480"/>
          <w:marRight w:val="0"/>
          <w:marTop w:val="0"/>
          <w:marBottom w:val="0"/>
          <w:divBdr>
            <w:top w:val="none" w:sz="0" w:space="0" w:color="auto"/>
            <w:left w:val="none" w:sz="0" w:space="0" w:color="auto"/>
            <w:bottom w:val="none" w:sz="0" w:space="0" w:color="auto"/>
            <w:right w:val="none" w:sz="0" w:space="0" w:color="auto"/>
          </w:divBdr>
        </w:div>
        <w:div w:id="825588461">
          <w:marLeft w:val="480"/>
          <w:marRight w:val="0"/>
          <w:marTop w:val="0"/>
          <w:marBottom w:val="0"/>
          <w:divBdr>
            <w:top w:val="none" w:sz="0" w:space="0" w:color="auto"/>
            <w:left w:val="none" w:sz="0" w:space="0" w:color="auto"/>
            <w:bottom w:val="none" w:sz="0" w:space="0" w:color="auto"/>
            <w:right w:val="none" w:sz="0" w:space="0" w:color="auto"/>
          </w:divBdr>
        </w:div>
        <w:div w:id="834536621">
          <w:marLeft w:val="480"/>
          <w:marRight w:val="0"/>
          <w:marTop w:val="0"/>
          <w:marBottom w:val="0"/>
          <w:divBdr>
            <w:top w:val="none" w:sz="0" w:space="0" w:color="auto"/>
            <w:left w:val="none" w:sz="0" w:space="0" w:color="auto"/>
            <w:bottom w:val="none" w:sz="0" w:space="0" w:color="auto"/>
            <w:right w:val="none" w:sz="0" w:space="0" w:color="auto"/>
          </w:divBdr>
        </w:div>
        <w:div w:id="842208299">
          <w:marLeft w:val="480"/>
          <w:marRight w:val="0"/>
          <w:marTop w:val="0"/>
          <w:marBottom w:val="0"/>
          <w:divBdr>
            <w:top w:val="none" w:sz="0" w:space="0" w:color="auto"/>
            <w:left w:val="none" w:sz="0" w:space="0" w:color="auto"/>
            <w:bottom w:val="none" w:sz="0" w:space="0" w:color="auto"/>
            <w:right w:val="none" w:sz="0" w:space="0" w:color="auto"/>
          </w:divBdr>
        </w:div>
        <w:div w:id="845438922">
          <w:marLeft w:val="480"/>
          <w:marRight w:val="0"/>
          <w:marTop w:val="0"/>
          <w:marBottom w:val="0"/>
          <w:divBdr>
            <w:top w:val="none" w:sz="0" w:space="0" w:color="auto"/>
            <w:left w:val="none" w:sz="0" w:space="0" w:color="auto"/>
            <w:bottom w:val="none" w:sz="0" w:space="0" w:color="auto"/>
            <w:right w:val="none" w:sz="0" w:space="0" w:color="auto"/>
          </w:divBdr>
        </w:div>
        <w:div w:id="893348024">
          <w:marLeft w:val="480"/>
          <w:marRight w:val="0"/>
          <w:marTop w:val="0"/>
          <w:marBottom w:val="0"/>
          <w:divBdr>
            <w:top w:val="none" w:sz="0" w:space="0" w:color="auto"/>
            <w:left w:val="none" w:sz="0" w:space="0" w:color="auto"/>
            <w:bottom w:val="none" w:sz="0" w:space="0" w:color="auto"/>
            <w:right w:val="none" w:sz="0" w:space="0" w:color="auto"/>
          </w:divBdr>
        </w:div>
        <w:div w:id="910624527">
          <w:marLeft w:val="480"/>
          <w:marRight w:val="0"/>
          <w:marTop w:val="0"/>
          <w:marBottom w:val="0"/>
          <w:divBdr>
            <w:top w:val="none" w:sz="0" w:space="0" w:color="auto"/>
            <w:left w:val="none" w:sz="0" w:space="0" w:color="auto"/>
            <w:bottom w:val="none" w:sz="0" w:space="0" w:color="auto"/>
            <w:right w:val="none" w:sz="0" w:space="0" w:color="auto"/>
          </w:divBdr>
        </w:div>
        <w:div w:id="920214671">
          <w:marLeft w:val="480"/>
          <w:marRight w:val="0"/>
          <w:marTop w:val="0"/>
          <w:marBottom w:val="0"/>
          <w:divBdr>
            <w:top w:val="none" w:sz="0" w:space="0" w:color="auto"/>
            <w:left w:val="none" w:sz="0" w:space="0" w:color="auto"/>
            <w:bottom w:val="none" w:sz="0" w:space="0" w:color="auto"/>
            <w:right w:val="none" w:sz="0" w:space="0" w:color="auto"/>
          </w:divBdr>
        </w:div>
        <w:div w:id="927346803">
          <w:marLeft w:val="480"/>
          <w:marRight w:val="0"/>
          <w:marTop w:val="0"/>
          <w:marBottom w:val="0"/>
          <w:divBdr>
            <w:top w:val="none" w:sz="0" w:space="0" w:color="auto"/>
            <w:left w:val="none" w:sz="0" w:space="0" w:color="auto"/>
            <w:bottom w:val="none" w:sz="0" w:space="0" w:color="auto"/>
            <w:right w:val="none" w:sz="0" w:space="0" w:color="auto"/>
          </w:divBdr>
        </w:div>
        <w:div w:id="975723439">
          <w:marLeft w:val="480"/>
          <w:marRight w:val="0"/>
          <w:marTop w:val="0"/>
          <w:marBottom w:val="0"/>
          <w:divBdr>
            <w:top w:val="none" w:sz="0" w:space="0" w:color="auto"/>
            <w:left w:val="none" w:sz="0" w:space="0" w:color="auto"/>
            <w:bottom w:val="none" w:sz="0" w:space="0" w:color="auto"/>
            <w:right w:val="none" w:sz="0" w:space="0" w:color="auto"/>
          </w:divBdr>
        </w:div>
        <w:div w:id="1014574114">
          <w:marLeft w:val="480"/>
          <w:marRight w:val="0"/>
          <w:marTop w:val="0"/>
          <w:marBottom w:val="0"/>
          <w:divBdr>
            <w:top w:val="none" w:sz="0" w:space="0" w:color="auto"/>
            <w:left w:val="none" w:sz="0" w:space="0" w:color="auto"/>
            <w:bottom w:val="none" w:sz="0" w:space="0" w:color="auto"/>
            <w:right w:val="none" w:sz="0" w:space="0" w:color="auto"/>
          </w:divBdr>
        </w:div>
      </w:divsChild>
    </w:div>
    <w:div w:id="980571772">
      <w:bodyDiv w:val="1"/>
      <w:marLeft w:val="0"/>
      <w:marRight w:val="0"/>
      <w:marTop w:val="0"/>
      <w:marBottom w:val="0"/>
      <w:divBdr>
        <w:top w:val="none" w:sz="0" w:space="0" w:color="auto"/>
        <w:left w:val="none" w:sz="0" w:space="0" w:color="auto"/>
        <w:bottom w:val="none" w:sz="0" w:space="0" w:color="auto"/>
        <w:right w:val="none" w:sz="0" w:space="0" w:color="auto"/>
      </w:divBdr>
    </w:div>
    <w:div w:id="980764994">
      <w:bodyDiv w:val="1"/>
      <w:marLeft w:val="0"/>
      <w:marRight w:val="0"/>
      <w:marTop w:val="0"/>
      <w:marBottom w:val="0"/>
      <w:divBdr>
        <w:top w:val="none" w:sz="0" w:space="0" w:color="auto"/>
        <w:left w:val="none" w:sz="0" w:space="0" w:color="auto"/>
        <w:bottom w:val="none" w:sz="0" w:space="0" w:color="auto"/>
        <w:right w:val="none" w:sz="0" w:space="0" w:color="auto"/>
      </w:divBdr>
    </w:div>
    <w:div w:id="980888805">
      <w:bodyDiv w:val="1"/>
      <w:marLeft w:val="0"/>
      <w:marRight w:val="0"/>
      <w:marTop w:val="0"/>
      <w:marBottom w:val="0"/>
      <w:divBdr>
        <w:top w:val="none" w:sz="0" w:space="0" w:color="auto"/>
        <w:left w:val="none" w:sz="0" w:space="0" w:color="auto"/>
        <w:bottom w:val="none" w:sz="0" w:space="0" w:color="auto"/>
        <w:right w:val="none" w:sz="0" w:space="0" w:color="auto"/>
      </w:divBdr>
    </w:div>
    <w:div w:id="981230045">
      <w:bodyDiv w:val="1"/>
      <w:marLeft w:val="0"/>
      <w:marRight w:val="0"/>
      <w:marTop w:val="0"/>
      <w:marBottom w:val="0"/>
      <w:divBdr>
        <w:top w:val="none" w:sz="0" w:space="0" w:color="auto"/>
        <w:left w:val="none" w:sz="0" w:space="0" w:color="auto"/>
        <w:bottom w:val="none" w:sz="0" w:space="0" w:color="auto"/>
        <w:right w:val="none" w:sz="0" w:space="0" w:color="auto"/>
      </w:divBdr>
    </w:div>
    <w:div w:id="981230689">
      <w:bodyDiv w:val="1"/>
      <w:marLeft w:val="0"/>
      <w:marRight w:val="0"/>
      <w:marTop w:val="0"/>
      <w:marBottom w:val="0"/>
      <w:divBdr>
        <w:top w:val="none" w:sz="0" w:space="0" w:color="auto"/>
        <w:left w:val="none" w:sz="0" w:space="0" w:color="auto"/>
        <w:bottom w:val="none" w:sz="0" w:space="0" w:color="auto"/>
        <w:right w:val="none" w:sz="0" w:space="0" w:color="auto"/>
      </w:divBdr>
    </w:div>
    <w:div w:id="981470136">
      <w:bodyDiv w:val="1"/>
      <w:marLeft w:val="0"/>
      <w:marRight w:val="0"/>
      <w:marTop w:val="0"/>
      <w:marBottom w:val="0"/>
      <w:divBdr>
        <w:top w:val="none" w:sz="0" w:space="0" w:color="auto"/>
        <w:left w:val="none" w:sz="0" w:space="0" w:color="auto"/>
        <w:bottom w:val="none" w:sz="0" w:space="0" w:color="auto"/>
        <w:right w:val="none" w:sz="0" w:space="0" w:color="auto"/>
      </w:divBdr>
      <w:divsChild>
        <w:div w:id="5518024">
          <w:marLeft w:val="480"/>
          <w:marRight w:val="0"/>
          <w:marTop w:val="0"/>
          <w:marBottom w:val="0"/>
          <w:divBdr>
            <w:top w:val="none" w:sz="0" w:space="0" w:color="auto"/>
            <w:left w:val="none" w:sz="0" w:space="0" w:color="auto"/>
            <w:bottom w:val="none" w:sz="0" w:space="0" w:color="auto"/>
            <w:right w:val="none" w:sz="0" w:space="0" w:color="auto"/>
          </w:divBdr>
        </w:div>
        <w:div w:id="24183962">
          <w:marLeft w:val="480"/>
          <w:marRight w:val="0"/>
          <w:marTop w:val="0"/>
          <w:marBottom w:val="0"/>
          <w:divBdr>
            <w:top w:val="none" w:sz="0" w:space="0" w:color="auto"/>
            <w:left w:val="none" w:sz="0" w:space="0" w:color="auto"/>
            <w:bottom w:val="none" w:sz="0" w:space="0" w:color="auto"/>
            <w:right w:val="none" w:sz="0" w:space="0" w:color="auto"/>
          </w:divBdr>
        </w:div>
        <w:div w:id="34699961">
          <w:marLeft w:val="480"/>
          <w:marRight w:val="0"/>
          <w:marTop w:val="0"/>
          <w:marBottom w:val="0"/>
          <w:divBdr>
            <w:top w:val="none" w:sz="0" w:space="0" w:color="auto"/>
            <w:left w:val="none" w:sz="0" w:space="0" w:color="auto"/>
            <w:bottom w:val="none" w:sz="0" w:space="0" w:color="auto"/>
            <w:right w:val="none" w:sz="0" w:space="0" w:color="auto"/>
          </w:divBdr>
        </w:div>
        <w:div w:id="68968870">
          <w:marLeft w:val="480"/>
          <w:marRight w:val="0"/>
          <w:marTop w:val="0"/>
          <w:marBottom w:val="0"/>
          <w:divBdr>
            <w:top w:val="none" w:sz="0" w:space="0" w:color="auto"/>
            <w:left w:val="none" w:sz="0" w:space="0" w:color="auto"/>
            <w:bottom w:val="none" w:sz="0" w:space="0" w:color="auto"/>
            <w:right w:val="none" w:sz="0" w:space="0" w:color="auto"/>
          </w:divBdr>
        </w:div>
        <w:div w:id="155153646">
          <w:marLeft w:val="480"/>
          <w:marRight w:val="0"/>
          <w:marTop w:val="0"/>
          <w:marBottom w:val="0"/>
          <w:divBdr>
            <w:top w:val="none" w:sz="0" w:space="0" w:color="auto"/>
            <w:left w:val="none" w:sz="0" w:space="0" w:color="auto"/>
            <w:bottom w:val="none" w:sz="0" w:space="0" w:color="auto"/>
            <w:right w:val="none" w:sz="0" w:space="0" w:color="auto"/>
          </w:divBdr>
        </w:div>
        <w:div w:id="215968950">
          <w:marLeft w:val="480"/>
          <w:marRight w:val="0"/>
          <w:marTop w:val="0"/>
          <w:marBottom w:val="0"/>
          <w:divBdr>
            <w:top w:val="none" w:sz="0" w:space="0" w:color="auto"/>
            <w:left w:val="none" w:sz="0" w:space="0" w:color="auto"/>
            <w:bottom w:val="none" w:sz="0" w:space="0" w:color="auto"/>
            <w:right w:val="none" w:sz="0" w:space="0" w:color="auto"/>
          </w:divBdr>
        </w:div>
        <w:div w:id="353269247">
          <w:marLeft w:val="480"/>
          <w:marRight w:val="0"/>
          <w:marTop w:val="0"/>
          <w:marBottom w:val="0"/>
          <w:divBdr>
            <w:top w:val="none" w:sz="0" w:space="0" w:color="auto"/>
            <w:left w:val="none" w:sz="0" w:space="0" w:color="auto"/>
            <w:bottom w:val="none" w:sz="0" w:space="0" w:color="auto"/>
            <w:right w:val="none" w:sz="0" w:space="0" w:color="auto"/>
          </w:divBdr>
        </w:div>
        <w:div w:id="382484267">
          <w:marLeft w:val="480"/>
          <w:marRight w:val="0"/>
          <w:marTop w:val="0"/>
          <w:marBottom w:val="0"/>
          <w:divBdr>
            <w:top w:val="none" w:sz="0" w:space="0" w:color="auto"/>
            <w:left w:val="none" w:sz="0" w:space="0" w:color="auto"/>
            <w:bottom w:val="none" w:sz="0" w:space="0" w:color="auto"/>
            <w:right w:val="none" w:sz="0" w:space="0" w:color="auto"/>
          </w:divBdr>
        </w:div>
        <w:div w:id="408625574">
          <w:marLeft w:val="480"/>
          <w:marRight w:val="0"/>
          <w:marTop w:val="0"/>
          <w:marBottom w:val="0"/>
          <w:divBdr>
            <w:top w:val="none" w:sz="0" w:space="0" w:color="auto"/>
            <w:left w:val="none" w:sz="0" w:space="0" w:color="auto"/>
            <w:bottom w:val="none" w:sz="0" w:space="0" w:color="auto"/>
            <w:right w:val="none" w:sz="0" w:space="0" w:color="auto"/>
          </w:divBdr>
        </w:div>
        <w:div w:id="412820711">
          <w:marLeft w:val="480"/>
          <w:marRight w:val="0"/>
          <w:marTop w:val="0"/>
          <w:marBottom w:val="0"/>
          <w:divBdr>
            <w:top w:val="none" w:sz="0" w:space="0" w:color="auto"/>
            <w:left w:val="none" w:sz="0" w:space="0" w:color="auto"/>
            <w:bottom w:val="none" w:sz="0" w:space="0" w:color="auto"/>
            <w:right w:val="none" w:sz="0" w:space="0" w:color="auto"/>
          </w:divBdr>
        </w:div>
        <w:div w:id="416680136">
          <w:marLeft w:val="480"/>
          <w:marRight w:val="0"/>
          <w:marTop w:val="0"/>
          <w:marBottom w:val="0"/>
          <w:divBdr>
            <w:top w:val="none" w:sz="0" w:space="0" w:color="auto"/>
            <w:left w:val="none" w:sz="0" w:space="0" w:color="auto"/>
            <w:bottom w:val="none" w:sz="0" w:space="0" w:color="auto"/>
            <w:right w:val="none" w:sz="0" w:space="0" w:color="auto"/>
          </w:divBdr>
        </w:div>
        <w:div w:id="422188289">
          <w:marLeft w:val="480"/>
          <w:marRight w:val="0"/>
          <w:marTop w:val="0"/>
          <w:marBottom w:val="0"/>
          <w:divBdr>
            <w:top w:val="none" w:sz="0" w:space="0" w:color="auto"/>
            <w:left w:val="none" w:sz="0" w:space="0" w:color="auto"/>
            <w:bottom w:val="none" w:sz="0" w:space="0" w:color="auto"/>
            <w:right w:val="none" w:sz="0" w:space="0" w:color="auto"/>
          </w:divBdr>
        </w:div>
        <w:div w:id="577254256">
          <w:marLeft w:val="480"/>
          <w:marRight w:val="0"/>
          <w:marTop w:val="0"/>
          <w:marBottom w:val="0"/>
          <w:divBdr>
            <w:top w:val="none" w:sz="0" w:space="0" w:color="auto"/>
            <w:left w:val="none" w:sz="0" w:space="0" w:color="auto"/>
            <w:bottom w:val="none" w:sz="0" w:space="0" w:color="auto"/>
            <w:right w:val="none" w:sz="0" w:space="0" w:color="auto"/>
          </w:divBdr>
        </w:div>
        <w:div w:id="584920639">
          <w:marLeft w:val="480"/>
          <w:marRight w:val="0"/>
          <w:marTop w:val="0"/>
          <w:marBottom w:val="0"/>
          <w:divBdr>
            <w:top w:val="none" w:sz="0" w:space="0" w:color="auto"/>
            <w:left w:val="none" w:sz="0" w:space="0" w:color="auto"/>
            <w:bottom w:val="none" w:sz="0" w:space="0" w:color="auto"/>
            <w:right w:val="none" w:sz="0" w:space="0" w:color="auto"/>
          </w:divBdr>
        </w:div>
        <w:div w:id="652565738">
          <w:marLeft w:val="480"/>
          <w:marRight w:val="0"/>
          <w:marTop w:val="0"/>
          <w:marBottom w:val="0"/>
          <w:divBdr>
            <w:top w:val="none" w:sz="0" w:space="0" w:color="auto"/>
            <w:left w:val="none" w:sz="0" w:space="0" w:color="auto"/>
            <w:bottom w:val="none" w:sz="0" w:space="0" w:color="auto"/>
            <w:right w:val="none" w:sz="0" w:space="0" w:color="auto"/>
          </w:divBdr>
        </w:div>
        <w:div w:id="688600332">
          <w:marLeft w:val="480"/>
          <w:marRight w:val="0"/>
          <w:marTop w:val="0"/>
          <w:marBottom w:val="0"/>
          <w:divBdr>
            <w:top w:val="none" w:sz="0" w:space="0" w:color="auto"/>
            <w:left w:val="none" w:sz="0" w:space="0" w:color="auto"/>
            <w:bottom w:val="none" w:sz="0" w:space="0" w:color="auto"/>
            <w:right w:val="none" w:sz="0" w:space="0" w:color="auto"/>
          </w:divBdr>
        </w:div>
        <w:div w:id="760957387">
          <w:marLeft w:val="480"/>
          <w:marRight w:val="0"/>
          <w:marTop w:val="0"/>
          <w:marBottom w:val="0"/>
          <w:divBdr>
            <w:top w:val="none" w:sz="0" w:space="0" w:color="auto"/>
            <w:left w:val="none" w:sz="0" w:space="0" w:color="auto"/>
            <w:bottom w:val="none" w:sz="0" w:space="0" w:color="auto"/>
            <w:right w:val="none" w:sz="0" w:space="0" w:color="auto"/>
          </w:divBdr>
        </w:div>
        <w:div w:id="761532003">
          <w:marLeft w:val="480"/>
          <w:marRight w:val="0"/>
          <w:marTop w:val="0"/>
          <w:marBottom w:val="0"/>
          <w:divBdr>
            <w:top w:val="none" w:sz="0" w:space="0" w:color="auto"/>
            <w:left w:val="none" w:sz="0" w:space="0" w:color="auto"/>
            <w:bottom w:val="none" w:sz="0" w:space="0" w:color="auto"/>
            <w:right w:val="none" w:sz="0" w:space="0" w:color="auto"/>
          </w:divBdr>
        </w:div>
        <w:div w:id="787628153">
          <w:marLeft w:val="480"/>
          <w:marRight w:val="0"/>
          <w:marTop w:val="0"/>
          <w:marBottom w:val="0"/>
          <w:divBdr>
            <w:top w:val="none" w:sz="0" w:space="0" w:color="auto"/>
            <w:left w:val="none" w:sz="0" w:space="0" w:color="auto"/>
            <w:bottom w:val="none" w:sz="0" w:space="0" w:color="auto"/>
            <w:right w:val="none" w:sz="0" w:space="0" w:color="auto"/>
          </w:divBdr>
        </w:div>
        <w:div w:id="788620830">
          <w:marLeft w:val="480"/>
          <w:marRight w:val="0"/>
          <w:marTop w:val="0"/>
          <w:marBottom w:val="0"/>
          <w:divBdr>
            <w:top w:val="none" w:sz="0" w:space="0" w:color="auto"/>
            <w:left w:val="none" w:sz="0" w:space="0" w:color="auto"/>
            <w:bottom w:val="none" w:sz="0" w:space="0" w:color="auto"/>
            <w:right w:val="none" w:sz="0" w:space="0" w:color="auto"/>
          </w:divBdr>
        </w:div>
        <w:div w:id="806508511">
          <w:marLeft w:val="480"/>
          <w:marRight w:val="0"/>
          <w:marTop w:val="0"/>
          <w:marBottom w:val="0"/>
          <w:divBdr>
            <w:top w:val="none" w:sz="0" w:space="0" w:color="auto"/>
            <w:left w:val="none" w:sz="0" w:space="0" w:color="auto"/>
            <w:bottom w:val="none" w:sz="0" w:space="0" w:color="auto"/>
            <w:right w:val="none" w:sz="0" w:space="0" w:color="auto"/>
          </w:divBdr>
        </w:div>
        <w:div w:id="823010144">
          <w:marLeft w:val="480"/>
          <w:marRight w:val="0"/>
          <w:marTop w:val="0"/>
          <w:marBottom w:val="0"/>
          <w:divBdr>
            <w:top w:val="none" w:sz="0" w:space="0" w:color="auto"/>
            <w:left w:val="none" w:sz="0" w:space="0" w:color="auto"/>
            <w:bottom w:val="none" w:sz="0" w:space="0" w:color="auto"/>
            <w:right w:val="none" w:sz="0" w:space="0" w:color="auto"/>
          </w:divBdr>
        </w:div>
        <w:div w:id="839009419">
          <w:marLeft w:val="480"/>
          <w:marRight w:val="0"/>
          <w:marTop w:val="0"/>
          <w:marBottom w:val="0"/>
          <w:divBdr>
            <w:top w:val="none" w:sz="0" w:space="0" w:color="auto"/>
            <w:left w:val="none" w:sz="0" w:space="0" w:color="auto"/>
            <w:bottom w:val="none" w:sz="0" w:space="0" w:color="auto"/>
            <w:right w:val="none" w:sz="0" w:space="0" w:color="auto"/>
          </w:divBdr>
        </w:div>
        <w:div w:id="900943860">
          <w:marLeft w:val="480"/>
          <w:marRight w:val="0"/>
          <w:marTop w:val="0"/>
          <w:marBottom w:val="0"/>
          <w:divBdr>
            <w:top w:val="none" w:sz="0" w:space="0" w:color="auto"/>
            <w:left w:val="none" w:sz="0" w:space="0" w:color="auto"/>
            <w:bottom w:val="none" w:sz="0" w:space="0" w:color="auto"/>
            <w:right w:val="none" w:sz="0" w:space="0" w:color="auto"/>
          </w:divBdr>
        </w:div>
        <w:div w:id="922104684">
          <w:marLeft w:val="480"/>
          <w:marRight w:val="0"/>
          <w:marTop w:val="0"/>
          <w:marBottom w:val="0"/>
          <w:divBdr>
            <w:top w:val="none" w:sz="0" w:space="0" w:color="auto"/>
            <w:left w:val="none" w:sz="0" w:space="0" w:color="auto"/>
            <w:bottom w:val="none" w:sz="0" w:space="0" w:color="auto"/>
            <w:right w:val="none" w:sz="0" w:space="0" w:color="auto"/>
          </w:divBdr>
        </w:div>
      </w:divsChild>
    </w:div>
    <w:div w:id="981470634">
      <w:bodyDiv w:val="1"/>
      <w:marLeft w:val="0"/>
      <w:marRight w:val="0"/>
      <w:marTop w:val="0"/>
      <w:marBottom w:val="0"/>
      <w:divBdr>
        <w:top w:val="none" w:sz="0" w:space="0" w:color="auto"/>
        <w:left w:val="none" w:sz="0" w:space="0" w:color="auto"/>
        <w:bottom w:val="none" w:sz="0" w:space="0" w:color="auto"/>
        <w:right w:val="none" w:sz="0" w:space="0" w:color="auto"/>
      </w:divBdr>
    </w:div>
    <w:div w:id="981541390">
      <w:bodyDiv w:val="1"/>
      <w:marLeft w:val="0"/>
      <w:marRight w:val="0"/>
      <w:marTop w:val="0"/>
      <w:marBottom w:val="0"/>
      <w:divBdr>
        <w:top w:val="none" w:sz="0" w:space="0" w:color="auto"/>
        <w:left w:val="none" w:sz="0" w:space="0" w:color="auto"/>
        <w:bottom w:val="none" w:sz="0" w:space="0" w:color="auto"/>
        <w:right w:val="none" w:sz="0" w:space="0" w:color="auto"/>
      </w:divBdr>
    </w:div>
    <w:div w:id="981884596">
      <w:bodyDiv w:val="1"/>
      <w:marLeft w:val="0"/>
      <w:marRight w:val="0"/>
      <w:marTop w:val="0"/>
      <w:marBottom w:val="0"/>
      <w:divBdr>
        <w:top w:val="none" w:sz="0" w:space="0" w:color="auto"/>
        <w:left w:val="none" w:sz="0" w:space="0" w:color="auto"/>
        <w:bottom w:val="none" w:sz="0" w:space="0" w:color="auto"/>
        <w:right w:val="none" w:sz="0" w:space="0" w:color="auto"/>
      </w:divBdr>
    </w:div>
    <w:div w:id="982394606">
      <w:bodyDiv w:val="1"/>
      <w:marLeft w:val="0"/>
      <w:marRight w:val="0"/>
      <w:marTop w:val="0"/>
      <w:marBottom w:val="0"/>
      <w:divBdr>
        <w:top w:val="none" w:sz="0" w:space="0" w:color="auto"/>
        <w:left w:val="none" w:sz="0" w:space="0" w:color="auto"/>
        <w:bottom w:val="none" w:sz="0" w:space="0" w:color="auto"/>
        <w:right w:val="none" w:sz="0" w:space="0" w:color="auto"/>
      </w:divBdr>
    </w:div>
    <w:div w:id="982541602">
      <w:bodyDiv w:val="1"/>
      <w:marLeft w:val="0"/>
      <w:marRight w:val="0"/>
      <w:marTop w:val="0"/>
      <w:marBottom w:val="0"/>
      <w:divBdr>
        <w:top w:val="none" w:sz="0" w:space="0" w:color="auto"/>
        <w:left w:val="none" w:sz="0" w:space="0" w:color="auto"/>
        <w:bottom w:val="none" w:sz="0" w:space="0" w:color="auto"/>
        <w:right w:val="none" w:sz="0" w:space="0" w:color="auto"/>
      </w:divBdr>
      <w:divsChild>
        <w:div w:id="6181963">
          <w:marLeft w:val="480"/>
          <w:marRight w:val="0"/>
          <w:marTop w:val="0"/>
          <w:marBottom w:val="0"/>
          <w:divBdr>
            <w:top w:val="none" w:sz="0" w:space="0" w:color="auto"/>
            <w:left w:val="none" w:sz="0" w:space="0" w:color="auto"/>
            <w:bottom w:val="none" w:sz="0" w:space="0" w:color="auto"/>
            <w:right w:val="none" w:sz="0" w:space="0" w:color="auto"/>
          </w:divBdr>
        </w:div>
        <w:div w:id="29499406">
          <w:marLeft w:val="480"/>
          <w:marRight w:val="0"/>
          <w:marTop w:val="0"/>
          <w:marBottom w:val="0"/>
          <w:divBdr>
            <w:top w:val="none" w:sz="0" w:space="0" w:color="auto"/>
            <w:left w:val="none" w:sz="0" w:space="0" w:color="auto"/>
            <w:bottom w:val="none" w:sz="0" w:space="0" w:color="auto"/>
            <w:right w:val="none" w:sz="0" w:space="0" w:color="auto"/>
          </w:divBdr>
        </w:div>
        <w:div w:id="34354621">
          <w:marLeft w:val="480"/>
          <w:marRight w:val="0"/>
          <w:marTop w:val="0"/>
          <w:marBottom w:val="0"/>
          <w:divBdr>
            <w:top w:val="none" w:sz="0" w:space="0" w:color="auto"/>
            <w:left w:val="none" w:sz="0" w:space="0" w:color="auto"/>
            <w:bottom w:val="none" w:sz="0" w:space="0" w:color="auto"/>
            <w:right w:val="none" w:sz="0" w:space="0" w:color="auto"/>
          </w:divBdr>
        </w:div>
        <w:div w:id="68309914">
          <w:marLeft w:val="480"/>
          <w:marRight w:val="0"/>
          <w:marTop w:val="0"/>
          <w:marBottom w:val="0"/>
          <w:divBdr>
            <w:top w:val="none" w:sz="0" w:space="0" w:color="auto"/>
            <w:left w:val="none" w:sz="0" w:space="0" w:color="auto"/>
            <w:bottom w:val="none" w:sz="0" w:space="0" w:color="auto"/>
            <w:right w:val="none" w:sz="0" w:space="0" w:color="auto"/>
          </w:divBdr>
        </w:div>
        <w:div w:id="75439174">
          <w:marLeft w:val="480"/>
          <w:marRight w:val="0"/>
          <w:marTop w:val="0"/>
          <w:marBottom w:val="0"/>
          <w:divBdr>
            <w:top w:val="none" w:sz="0" w:space="0" w:color="auto"/>
            <w:left w:val="none" w:sz="0" w:space="0" w:color="auto"/>
            <w:bottom w:val="none" w:sz="0" w:space="0" w:color="auto"/>
            <w:right w:val="none" w:sz="0" w:space="0" w:color="auto"/>
          </w:divBdr>
        </w:div>
        <w:div w:id="83695333">
          <w:marLeft w:val="480"/>
          <w:marRight w:val="0"/>
          <w:marTop w:val="0"/>
          <w:marBottom w:val="0"/>
          <w:divBdr>
            <w:top w:val="none" w:sz="0" w:space="0" w:color="auto"/>
            <w:left w:val="none" w:sz="0" w:space="0" w:color="auto"/>
            <w:bottom w:val="none" w:sz="0" w:space="0" w:color="auto"/>
            <w:right w:val="none" w:sz="0" w:space="0" w:color="auto"/>
          </w:divBdr>
        </w:div>
        <w:div w:id="96097344">
          <w:marLeft w:val="480"/>
          <w:marRight w:val="0"/>
          <w:marTop w:val="0"/>
          <w:marBottom w:val="0"/>
          <w:divBdr>
            <w:top w:val="none" w:sz="0" w:space="0" w:color="auto"/>
            <w:left w:val="none" w:sz="0" w:space="0" w:color="auto"/>
            <w:bottom w:val="none" w:sz="0" w:space="0" w:color="auto"/>
            <w:right w:val="none" w:sz="0" w:space="0" w:color="auto"/>
          </w:divBdr>
        </w:div>
        <w:div w:id="105278294">
          <w:marLeft w:val="480"/>
          <w:marRight w:val="0"/>
          <w:marTop w:val="0"/>
          <w:marBottom w:val="0"/>
          <w:divBdr>
            <w:top w:val="none" w:sz="0" w:space="0" w:color="auto"/>
            <w:left w:val="none" w:sz="0" w:space="0" w:color="auto"/>
            <w:bottom w:val="none" w:sz="0" w:space="0" w:color="auto"/>
            <w:right w:val="none" w:sz="0" w:space="0" w:color="auto"/>
          </w:divBdr>
        </w:div>
        <w:div w:id="117841370">
          <w:marLeft w:val="480"/>
          <w:marRight w:val="0"/>
          <w:marTop w:val="0"/>
          <w:marBottom w:val="0"/>
          <w:divBdr>
            <w:top w:val="none" w:sz="0" w:space="0" w:color="auto"/>
            <w:left w:val="none" w:sz="0" w:space="0" w:color="auto"/>
            <w:bottom w:val="none" w:sz="0" w:space="0" w:color="auto"/>
            <w:right w:val="none" w:sz="0" w:space="0" w:color="auto"/>
          </w:divBdr>
        </w:div>
        <w:div w:id="151146619">
          <w:marLeft w:val="480"/>
          <w:marRight w:val="0"/>
          <w:marTop w:val="0"/>
          <w:marBottom w:val="0"/>
          <w:divBdr>
            <w:top w:val="none" w:sz="0" w:space="0" w:color="auto"/>
            <w:left w:val="none" w:sz="0" w:space="0" w:color="auto"/>
            <w:bottom w:val="none" w:sz="0" w:space="0" w:color="auto"/>
            <w:right w:val="none" w:sz="0" w:space="0" w:color="auto"/>
          </w:divBdr>
        </w:div>
        <w:div w:id="166478041">
          <w:marLeft w:val="480"/>
          <w:marRight w:val="0"/>
          <w:marTop w:val="0"/>
          <w:marBottom w:val="0"/>
          <w:divBdr>
            <w:top w:val="none" w:sz="0" w:space="0" w:color="auto"/>
            <w:left w:val="none" w:sz="0" w:space="0" w:color="auto"/>
            <w:bottom w:val="none" w:sz="0" w:space="0" w:color="auto"/>
            <w:right w:val="none" w:sz="0" w:space="0" w:color="auto"/>
          </w:divBdr>
        </w:div>
        <w:div w:id="192698303">
          <w:marLeft w:val="480"/>
          <w:marRight w:val="0"/>
          <w:marTop w:val="0"/>
          <w:marBottom w:val="0"/>
          <w:divBdr>
            <w:top w:val="none" w:sz="0" w:space="0" w:color="auto"/>
            <w:left w:val="none" w:sz="0" w:space="0" w:color="auto"/>
            <w:bottom w:val="none" w:sz="0" w:space="0" w:color="auto"/>
            <w:right w:val="none" w:sz="0" w:space="0" w:color="auto"/>
          </w:divBdr>
        </w:div>
        <w:div w:id="289478506">
          <w:marLeft w:val="480"/>
          <w:marRight w:val="0"/>
          <w:marTop w:val="0"/>
          <w:marBottom w:val="0"/>
          <w:divBdr>
            <w:top w:val="none" w:sz="0" w:space="0" w:color="auto"/>
            <w:left w:val="none" w:sz="0" w:space="0" w:color="auto"/>
            <w:bottom w:val="none" w:sz="0" w:space="0" w:color="auto"/>
            <w:right w:val="none" w:sz="0" w:space="0" w:color="auto"/>
          </w:divBdr>
        </w:div>
        <w:div w:id="302005728">
          <w:marLeft w:val="480"/>
          <w:marRight w:val="0"/>
          <w:marTop w:val="0"/>
          <w:marBottom w:val="0"/>
          <w:divBdr>
            <w:top w:val="none" w:sz="0" w:space="0" w:color="auto"/>
            <w:left w:val="none" w:sz="0" w:space="0" w:color="auto"/>
            <w:bottom w:val="none" w:sz="0" w:space="0" w:color="auto"/>
            <w:right w:val="none" w:sz="0" w:space="0" w:color="auto"/>
          </w:divBdr>
        </w:div>
        <w:div w:id="395470595">
          <w:marLeft w:val="480"/>
          <w:marRight w:val="0"/>
          <w:marTop w:val="0"/>
          <w:marBottom w:val="0"/>
          <w:divBdr>
            <w:top w:val="none" w:sz="0" w:space="0" w:color="auto"/>
            <w:left w:val="none" w:sz="0" w:space="0" w:color="auto"/>
            <w:bottom w:val="none" w:sz="0" w:space="0" w:color="auto"/>
            <w:right w:val="none" w:sz="0" w:space="0" w:color="auto"/>
          </w:divBdr>
        </w:div>
        <w:div w:id="403459322">
          <w:marLeft w:val="480"/>
          <w:marRight w:val="0"/>
          <w:marTop w:val="0"/>
          <w:marBottom w:val="0"/>
          <w:divBdr>
            <w:top w:val="none" w:sz="0" w:space="0" w:color="auto"/>
            <w:left w:val="none" w:sz="0" w:space="0" w:color="auto"/>
            <w:bottom w:val="none" w:sz="0" w:space="0" w:color="auto"/>
            <w:right w:val="none" w:sz="0" w:space="0" w:color="auto"/>
          </w:divBdr>
        </w:div>
        <w:div w:id="403575378">
          <w:marLeft w:val="480"/>
          <w:marRight w:val="0"/>
          <w:marTop w:val="0"/>
          <w:marBottom w:val="0"/>
          <w:divBdr>
            <w:top w:val="none" w:sz="0" w:space="0" w:color="auto"/>
            <w:left w:val="none" w:sz="0" w:space="0" w:color="auto"/>
            <w:bottom w:val="none" w:sz="0" w:space="0" w:color="auto"/>
            <w:right w:val="none" w:sz="0" w:space="0" w:color="auto"/>
          </w:divBdr>
        </w:div>
        <w:div w:id="420837211">
          <w:marLeft w:val="480"/>
          <w:marRight w:val="0"/>
          <w:marTop w:val="0"/>
          <w:marBottom w:val="0"/>
          <w:divBdr>
            <w:top w:val="none" w:sz="0" w:space="0" w:color="auto"/>
            <w:left w:val="none" w:sz="0" w:space="0" w:color="auto"/>
            <w:bottom w:val="none" w:sz="0" w:space="0" w:color="auto"/>
            <w:right w:val="none" w:sz="0" w:space="0" w:color="auto"/>
          </w:divBdr>
        </w:div>
        <w:div w:id="465586938">
          <w:marLeft w:val="480"/>
          <w:marRight w:val="0"/>
          <w:marTop w:val="0"/>
          <w:marBottom w:val="0"/>
          <w:divBdr>
            <w:top w:val="none" w:sz="0" w:space="0" w:color="auto"/>
            <w:left w:val="none" w:sz="0" w:space="0" w:color="auto"/>
            <w:bottom w:val="none" w:sz="0" w:space="0" w:color="auto"/>
            <w:right w:val="none" w:sz="0" w:space="0" w:color="auto"/>
          </w:divBdr>
        </w:div>
        <w:div w:id="488399312">
          <w:marLeft w:val="480"/>
          <w:marRight w:val="0"/>
          <w:marTop w:val="0"/>
          <w:marBottom w:val="0"/>
          <w:divBdr>
            <w:top w:val="none" w:sz="0" w:space="0" w:color="auto"/>
            <w:left w:val="none" w:sz="0" w:space="0" w:color="auto"/>
            <w:bottom w:val="none" w:sz="0" w:space="0" w:color="auto"/>
            <w:right w:val="none" w:sz="0" w:space="0" w:color="auto"/>
          </w:divBdr>
        </w:div>
        <w:div w:id="514467163">
          <w:marLeft w:val="480"/>
          <w:marRight w:val="0"/>
          <w:marTop w:val="0"/>
          <w:marBottom w:val="0"/>
          <w:divBdr>
            <w:top w:val="none" w:sz="0" w:space="0" w:color="auto"/>
            <w:left w:val="none" w:sz="0" w:space="0" w:color="auto"/>
            <w:bottom w:val="none" w:sz="0" w:space="0" w:color="auto"/>
            <w:right w:val="none" w:sz="0" w:space="0" w:color="auto"/>
          </w:divBdr>
        </w:div>
        <w:div w:id="561912551">
          <w:marLeft w:val="480"/>
          <w:marRight w:val="0"/>
          <w:marTop w:val="0"/>
          <w:marBottom w:val="0"/>
          <w:divBdr>
            <w:top w:val="none" w:sz="0" w:space="0" w:color="auto"/>
            <w:left w:val="none" w:sz="0" w:space="0" w:color="auto"/>
            <w:bottom w:val="none" w:sz="0" w:space="0" w:color="auto"/>
            <w:right w:val="none" w:sz="0" w:space="0" w:color="auto"/>
          </w:divBdr>
        </w:div>
        <w:div w:id="581766700">
          <w:marLeft w:val="480"/>
          <w:marRight w:val="0"/>
          <w:marTop w:val="0"/>
          <w:marBottom w:val="0"/>
          <w:divBdr>
            <w:top w:val="none" w:sz="0" w:space="0" w:color="auto"/>
            <w:left w:val="none" w:sz="0" w:space="0" w:color="auto"/>
            <w:bottom w:val="none" w:sz="0" w:space="0" w:color="auto"/>
            <w:right w:val="none" w:sz="0" w:space="0" w:color="auto"/>
          </w:divBdr>
        </w:div>
        <w:div w:id="591167152">
          <w:marLeft w:val="480"/>
          <w:marRight w:val="0"/>
          <w:marTop w:val="0"/>
          <w:marBottom w:val="0"/>
          <w:divBdr>
            <w:top w:val="none" w:sz="0" w:space="0" w:color="auto"/>
            <w:left w:val="none" w:sz="0" w:space="0" w:color="auto"/>
            <w:bottom w:val="none" w:sz="0" w:space="0" w:color="auto"/>
            <w:right w:val="none" w:sz="0" w:space="0" w:color="auto"/>
          </w:divBdr>
        </w:div>
        <w:div w:id="599727288">
          <w:marLeft w:val="480"/>
          <w:marRight w:val="0"/>
          <w:marTop w:val="0"/>
          <w:marBottom w:val="0"/>
          <w:divBdr>
            <w:top w:val="none" w:sz="0" w:space="0" w:color="auto"/>
            <w:left w:val="none" w:sz="0" w:space="0" w:color="auto"/>
            <w:bottom w:val="none" w:sz="0" w:space="0" w:color="auto"/>
            <w:right w:val="none" w:sz="0" w:space="0" w:color="auto"/>
          </w:divBdr>
        </w:div>
        <w:div w:id="657924135">
          <w:marLeft w:val="480"/>
          <w:marRight w:val="0"/>
          <w:marTop w:val="0"/>
          <w:marBottom w:val="0"/>
          <w:divBdr>
            <w:top w:val="none" w:sz="0" w:space="0" w:color="auto"/>
            <w:left w:val="none" w:sz="0" w:space="0" w:color="auto"/>
            <w:bottom w:val="none" w:sz="0" w:space="0" w:color="auto"/>
            <w:right w:val="none" w:sz="0" w:space="0" w:color="auto"/>
          </w:divBdr>
        </w:div>
        <w:div w:id="699821845">
          <w:marLeft w:val="480"/>
          <w:marRight w:val="0"/>
          <w:marTop w:val="0"/>
          <w:marBottom w:val="0"/>
          <w:divBdr>
            <w:top w:val="none" w:sz="0" w:space="0" w:color="auto"/>
            <w:left w:val="none" w:sz="0" w:space="0" w:color="auto"/>
            <w:bottom w:val="none" w:sz="0" w:space="0" w:color="auto"/>
            <w:right w:val="none" w:sz="0" w:space="0" w:color="auto"/>
          </w:divBdr>
        </w:div>
        <w:div w:id="716396467">
          <w:marLeft w:val="480"/>
          <w:marRight w:val="0"/>
          <w:marTop w:val="0"/>
          <w:marBottom w:val="0"/>
          <w:divBdr>
            <w:top w:val="none" w:sz="0" w:space="0" w:color="auto"/>
            <w:left w:val="none" w:sz="0" w:space="0" w:color="auto"/>
            <w:bottom w:val="none" w:sz="0" w:space="0" w:color="auto"/>
            <w:right w:val="none" w:sz="0" w:space="0" w:color="auto"/>
          </w:divBdr>
        </w:div>
        <w:div w:id="726536094">
          <w:marLeft w:val="480"/>
          <w:marRight w:val="0"/>
          <w:marTop w:val="0"/>
          <w:marBottom w:val="0"/>
          <w:divBdr>
            <w:top w:val="none" w:sz="0" w:space="0" w:color="auto"/>
            <w:left w:val="none" w:sz="0" w:space="0" w:color="auto"/>
            <w:bottom w:val="none" w:sz="0" w:space="0" w:color="auto"/>
            <w:right w:val="none" w:sz="0" w:space="0" w:color="auto"/>
          </w:divBdr>
        </w:div>
        <w:div w:id="757825067">
          <w:marLeft w:val="480"/>
          <w:marRight w:val="0"/>
          <w:marTop w:val="0"/>
          <w:marBottom w:val="0"/>
          <w:divBdr>
            <w:top w:val="none" w:sz="0" w:space="0" w:color="auto"/>
            <w:left w:val="none" w:sz="0" w:space="0" w:color="auto"/>
            <w:bottom w:val="none" w:sz="0" w:space="0" w:color="auto"/>
            <w:right w:val="none" w:sz="0" w:space="0" w:color="auto"/>
          </w:divBdr>
        </w:div>
        <w:div w:id="809633967">
          <w:marLeft w:val="480"/>
          <w:marRight w:val="0"/>
          <w:marTop w:val="0"/>
          <w:marBottom w:val="0"/>
          <w:divBdr>
            <w:top w:val="none" w:sz="0" w:space="0" w:color="auto"/>
            <w:left w:val="none" w:sz="0" w:space="0" w:color="auto"/>
            <w:bottom w:val="none" w:sz="0" w:space="0" w:color="auto"/>
            <w:right w:val="none" w:sz="0" w:space="0" w:color="auto"/>
          </w:divBdr>
        </w:div>
        <w:div w:id="841623907">
          <w:marLeft w:val="480"/>
          <w:marRight w:val="0"/>
          <w:marTop w:val="0"/>
          <w:marBottom w:val="0"/>
          <w:divBdr>
            <w:top w:val="none" w:sz="0" w:space="0" w:color="auto"/>
            <w:left w:val="none" w:sz="0" w:space="0" w:color="auto"/>
            <w:bottom w:val="none" w:sz="0" w:space="0" w:color="auto"/>
            <w:right w:val="none" w:sz="0" w:space="0" w:color="auto"/>
          </w:divBdr>
        </w:div>
        <w:div w:id="848641467">
          <w:marLeft w:val="480"/>
          <w:marRight w:val="0"/>
          <w:marTop w:val="0"/>
          <w:marBottom w:val="0"/>
          <w:divBdr>
            <w:top w:val="none" w:sz="0" w:space="0" w:color="auto"/>
            <w:left w:val="none" w:sz="0" w:space="0" w:color="auto"/>
            <w:bottom w:val="none" w:sz="0" w:space="0" w:color="auto"/>
            <w:right w:val="none" w:sz="0" w:space="0" w:color="auto"/>
          </w:divBdr>
        </w:div>
        <w:div w:id="855576480">
          <w:marLeft w:val="480"/>
          <w:marRight w:val="0"/>
          <w:marTop w:val="0"/>
          <w:marBottom w:val="0"/>
          <w:divBdr>
            <w:top w:val="none" w:sz="0" w:space="0" w:color="auto"/>
            <w:left w:val="none" w:sz="0" w:space="0" w:color="auto"/>
            <w:bottom w:val="none" w:sz="0" w:space="0" w:color="auto"/>
            <w:right w:val="none" w:sz="0" w:space="0" w:color="auto"/>
          </w:divBdr>
        </w:div>
        <w:div w:id="868176373">
          <w:marLeft w:val="480"/>
          <w:marRight w:val="0"/>
          <w:marTop w:val="0"/>
          <w:marBottom w:val="0"/>
          <w:divBdr>
            <w:top w:val="none" w:sz="0" w:space="0" w:color="auto"/>
            <w:left w:val="none" w:sz="0" w:space="0" w:color="auto"/>
            <w:bottom w:val="none" w:sz="0" w:space="0" w:color="auto"/>
            <w:right w:val="none" w:sz="0" w:space="0" w:color="auto"/>
          </w:divBdr>
        </w:div>
        <w:div w:id="891768352">
          <w:marLeft w:val="480"/>
          <w:marRight w:val="0"/>
          <w:marTop w:val="0"/>
          <w:marBottom w:val="0"/>
          <w:divBdr>
            <w:top w:val="none" w:sz="0" w:space="0" w:color="auto"/>
            <w:left w:val="none" w:sz="0" w:space="0" w:color="auto"/>
            <w:bottom w:val="none" w:sz="0" w:space="0" w:color="auto"/>
            <w:right w:val="none" w:sz="0" w:space="0" w:color="auto"/>
          </w:divBdr>
        </w:div>
        <w:div w:id="920022968">
          <w:marLeft w:val="480"/>
          <w:marRight w:val="0"/>
          <w:marTop w:val="0"/>
          <w:marBottom w:val="0"/>
          <w:divBdr>
            <w:top w:val="none" w:sz="0" w:space="0" w:color="auto"/>
            <w:left w:val="none" w:sz="0" w:space="0" w:color="auto"/>
            <w:bottom w:val="none" w:sz="0" w:space="0" w:color="auto"/>
            <w:right w:val="none" w:sz="0" w:space="0" w:color="auto"/>
          </w:divBdr>
        </w:div>
        <w:div w:id="957684409">
          <w:marLeft w:val="480"/>
          <w:marRight w:val="0"/>
          <w:marTop w:val="0"/>
          <w:marBottom w:val="0"/>
          <w:divBdr>
            <w:top w:val="none" w:sz="0" w:space="0" w:color="auto"/>
            <w:left w:val="none" w:sz="0" w:space="0" w:color="auto"/>
            <w:bottom w:val="none" w:sz="0" w:space="0" w:color="auto"/>
            <w:right w:val="none" w:sz="0" w:space="0" w:color="auto"/>
          </w:divBdr>
        </w:div>
        <w:div w:id="985016302">
          <w:marLeft w:val="480"/>
          <w:marRight w:val="0"/>
          <w:marTop w:val="0"/>
          <w:marBottom w:val="0"/>
          <w:divBdr>
            <w:top w:val="none" w:sz="0" w:space="0" w:color="auto"/>
            <w:left w:val="none" w:sz="0" w:space="0" w:color="auto"/>
            <w:bottom w:val="none" w:sz="0" w:space="0" w:color="auto"/>
            <w:right w:val="none" w:sz="0" w:space="0" w:color="auto"/>
          </w:divBdr>
        </w:div>
        <w:div w:id="995033530">
          <w:marLeft w:val="480"/>
          <w:marRight w:val="0"/>
          <w:marTop w:val="0"/>
          <w:marBottom w:val="0"/>
          <w:divBdr>
            <w:top w:val="none" w:sz="0" w:space="0" w:color="auto"/>
            <w:left w:val="none" w:sz="0" w:space="0" w:color="auto"/>
            <w:bottom w:val="none" w:sz="0" w:space="0" w:color="auto"/>
            <w:right w:val="none" w:sz="0" w:space="0" w:color="auto"/>
          </w:divBdr>
        </w:div>
      </w:divsChild>
    </w:div>
    <w:div w:id="982585803">
      <w:bodyDiv w:val="1"/>
      <w:marLeft w:val="0"/>
      <w:marRight w:val="0"/>
      <w:marTop w:val="0"/>
      <w:marBottom w:val="0"/>
      <w:divBdr>
        <w:top w:val="none" w:sz="0" w:space="0" w:color="auto"/>
        <w:left w:val="none" w:sz="0" w:space="0" w:color="auto"/>
        <w:bottom w:val="none" w:sz="0" w:space="0" w:color="auto"/>
        <w:right w:val="none" w:sz="0" w:space="0" w:color="auto"/>
      </w:divBdr>
    </w:div>
    <w:div w:id="982974570">
      <w:bodyDiv w:val="1"/>
      <w:marLeft w:val="0"/>
      <w:marRight w:val="0"/>
      <w:marTop w:val="0"/>
      <w:marBottom w:val="0"/>
      <w:divBdr>
        <w:top w:val="none" w:sz="0" w:space="0" w:color="auto"/>
        <w:left w:val="none" w:sz="0" w:space="0" w:color="auto"/>
        <w:bottom w:val="none" w:sz="0" w:space="0" w:color="auto"/>
        <w:right w:val="none" w:sz="0" w:space="0" w:color="auto"/>
      </w:divBdr>
      <w:divsChild>
        <w:div w:id="3093580">
          <w:marLeft w:val="480"/>
          <w:marRight w:val="0"/>
          <w:marTop w:val="0"/>
          <w:marBottom w:val="0"/>
          <w:divBdr>
            <w:top w:val="none" w:sz="0" w:space="0" w:color="auto"/>
            <w:left w:val="none" w:sz="0" w:space="0" w:color="auto"/>
            <w:bottom w:val="none" w:sz="0" w:space="0" w:color="auto"/>
            <w:right w:val="none" w:sz="0" w:space="0" w:color="auto"/>
          </w:divBdr>
        </w:div>
        <w:div w:id="5788072">
          <w:marLeft w:val="480"/>
          <w:marRight w:val="0"/>
          <w:marTop w:val="0"/>
          <w:marBottom w:val="0"/>
          <w:divBdr>
            <w:top w:val="none" w:sz="0" w:space="0" w:color="auto"/>
            <w:left w:val="none" w:sz="0" w:space="0" w:color="auto"/>
            <w:bottom w:val="none" w:sz="0" w:space="0" w:color="auto"/>
            <w:right w:val="none" w:sz="0" w:space="0" w:color="auto"/>
          </w:divBdr>
        </w:div>
        <w:div w:id="27991678">
          <w:marLeft w:val="480"/>
          <w:marRight w:val="0"/>
          <w:marTop w:val="0"/>
          <w:marBottom w:val="0"/>
          <w:divBdr>
            <w:top w:val="none" w:sz="0" w:space="0" w:color="auto"/>
            <w:left w:val="none" w:sz="0" w:space="0" w:color="auto"/>
            <w:bottom w:val="none" w:sz="0" w:space="0" w:color="auto"/>
            <w:right w:val="none" w:sz="0" w:space="0" w:color="auto"/>
          </w:divBdr>
        </w:div>
        <w:div w:id="70541115">
          <w:marLeft w:val="480"/>
          <w:marRight w:val="0"/>
          <w:marTop w:val="0"/>
          <w:marBottom w:val="0"/>
          <w:divBdr>
            <w:top w:val="none" w:sz="0" w:space="0" w:color="auto"/>
            <w:left w:val="none" w:sz="0" w:space="0" w:color="auto"/>
            <w:bottom w:val="none" w:sz="0" w:space="0" w:color="auto"/>
            <w:right w:val="none" w:sz="0" w:space="0" w:color="auto"/>
          </w:divBdr>
        </w:div>
        <w:div w:id="113452127">
          <w:marLeft w:val="480"/>
          <w:marRight w:val="0"/>
          <w:marTop w:val="0"/>
          <w:marBottom w:val="0"/>
          <w:divBdr>
            <w:top w:val="none" w:sz="0" w:space="0" w:color="auto"/>
            <w:left w:val="none" w:sz="0" w:space="0" w:color="auto"/>
            <w:bottom w:val="none" w:sz="0" w:space="0" w:color="auto"/>
            <w:right w:val="none" w:sz="0" w:space="0" w:color="auto"/>
          </w:divBdr>
        </w:div>
        <w:div w:id="174807007">
          <w:marLeft w:val="480"/>
          <w:marRight w:val="0"/>
          <w:marTop w:val="0"/>
          <w:marBottom w:val="0"/>
          <w:divBdr>
            <w:top w:val="none" w:sz="0" w:space="0" w:color="auto"/>
            <w:left w:val="none" w:sz="0" w:space="0" w:color="auto"/>
            <w:bottom w:val="none" w:sz="0" w:space="0" w:color="auto"/>
            <w:right w:val="none" w:sz="0" w:space="0" w:color="auto"/>
          </w:divBdr>
        </w:div>
        <w:div w:id="318274151">
          <w:marLeft w:val="480"/>
          <w:marRight w:val="0"/>
          <w:marTop w:val="0"/>
          <w:marBottom w:val="0"/>
          <w:divBdr>
            <w:top w:val="none" w:sz="0" w:space="0" w:color="auto"/>
            <w:left w:val="none" w:sz="0" w:space="0" w:color="auto"/>
            <w:bottom w:val="none" w:sz="0" w:space="0" w:color="auto"/>
            <w:right w:val="none" w:sz="0" w:space="0" w:color="auto"/>
          </w:divBdr>
        </w:div>
        <w:div w:id="318458734">
          <w:marLeft w:val="480"/>
          <w:marRight w:val="0"/>
          <w:marTop w:val="0"/>
          <w:marBottom w:val="0"/>
          <w:divBdr>
            <w:top w:val="none" w:sz="0" w:space="0" w:color="auto"/>
            <w:left w:val="none" w:sz="0" w:space="0" w:color="auto"/>
            <w:bottom w:val="none" w:sz="0" w:space="0" w:color="auto"/>
            <w:right w:val="none" w:sz="0" w:space="0" w:color="auto"/>
          </w:divBdr>
        </w:div>
        <w:div w:id="318506287">
          <w:marLeft w:val="480"/>
          <w:marRight w:val="0"/>
          <w:marTop w:val="0"/>
          <w:marBottom w:val="0"/>
          <w:divBdr>
            <w:top w:val="none" w:sz="0" w:space="0" w:color="auto"/>
            <w:left w:val="none" w:sz="0" w:space="0" w:color="auto"/>
            <w:bottom w:val="none" w:sz="0" w:space="0" w:color="auto"/>
            <w:right w:val="none" w:sz="0" w:space="0" w:color="auto"/>
          </w:divBdr>
        </w:div>
        <w:div w:id="344674158">
          <w:marLeft w:val="480"/>
          <w:marRight w:val="0"/>
          <w:marTop w:val="0"/>
          <w:marBottom w:val="0"/>
          <w:divBdr>
            <w:top w:val="none" w:sz="0" w:space="0" w:color="auto"/>
            <w:left w:val="none" w:sz="0" w:space="0" w:color="auto"/>
            <w:bottom w:val="none" w:sz="0" w:space="0" w:color="auto"/>
            <w:right w:val="none" w:sz="0" w:space="0" w:color="auto"/>
          </w:divBdr>
        </w:div>
        <w:div w:id="366610258">
          <w:marLeft w:val="480"/>
          <w:marRight w:val="0"/>
          <w:marTop w:val="0"/>
          <w:marBottom w:val="0"/>
          <w:divBdr>
            <w:top w:val="none" w:sz="0" w:space="0" w:color="auto"/>
            <w:left w:val="none" w:sz="0" w:space="0" w:color="auto"/>
            <w:bottom w:val="none" w:sz="0" w:space="0" w:color="auto"/>
            <w:right w:val="none" w:sz="0" w:space="0" w:color="auto"/>
          </w:divBdr>
        </w:div>
        <w:div w:id="377513010">
          <w:marLeft w:val="480"/>
          <w:marRight w:val="0"/>
          <w:marTop w:val="0"/>
          <w:marBottom w:val="0"/>
          <w:divBdr>
            <w:top w:val="none" w:sz="0" w:space="0" w:color="auto"/>
            <w:left w:val="none" w:sz="0" w:space="0" w:color="auto"/>
            <w:bottom w:val="none" w:sz="0" w:space="0" w:color="auto"/>
            <w:right w:val="none" w:sz="0" w:space="0" w:color="auto"/>
          </w:divBdr>
        </w:div>
        <w:div w:id="401174379">
          <w:marLeft w:val="480"/>
          <w:marRight w:val="0"/>
          <w:marTop w:val="0"/>
          <w:marBottom w:val="0"/>
          <w:divBdr>
            <w:top w:val="none" w:sz="0" w:space="0" w:color="auto"/>
            <w:left w:val="none" w:sz="0" w:space="0" w:color="auto"/>
            <w:bottom w:val="none" w:sz="0" w:space="0" w:color="auto"/>
            <w:right w:val="none" w:sz="0" w:space="0" w:color="auto"/>
          </w:divBdr>
        </w:div>
        <w:div w:id="429549879">
          <w:marLeft w:val="480"/>
          <w:marRight w:val="0"/>
          <w:marTop w:val="0"/>
          <w:marBottom w:val="0"/>
          <w:divBdr>
            <w:top w:val="none" w:sz="0" w:space="0" w:color="auto"/>
            <w:left w:val="none" w:sz="0" w:space="0" w:color="auto"/>
            <w:bottom w:val="none" w:sz="0" w:space="0" w:color="auto"/>
            <w:right w:val="none" w:sz="0" w:space="0" w:color="auto"/>
          </w:divBdr>
        </w:div>
        <w:div w:id="471025757">
          <w:marLeft w:val="480"/>
          <w:marRight w:val="0"/>
          <w:marTop w:val="0"/>
          <w:marBottom w:val="0"/>
          <w:divBdr>
            <w:top w:val="none" w:sz="0" w:space="0" w:color="auto"/>
            <w:left w:val="none" w:sz="0" w:space="0" w:color="auto"/>
            <w:bottom w:val="none" w:sz="0" w:space="0" w:color="auto"/>
            <w:right w:val="none" w:sz="0" w:space="0" w:color="auto"/>
          </w:divBdr>
        </w:div>
        <w:div w:id="478616180">
          <w:marLeft w:val="480"/>
          <w:marRight w:val="0"/>
          <w:marTop w:val="0"/>
          <w:marBottom w:val="0"/>
          <w:divBdr>
            <w:top w:val="none" w:sz="0" w:space="0" w:color="auto"/>
            <w:left w:val="none" w:sz="0" w:space="0" w:color="auto"/>
            <w:bottom w:val="none" w:sz="0" w:space="0" w:color="auto"/>
            <w:right w:val="none" w:sz="0" w:space="0" w:color="auto"/>
          </w:divBdr>
        </w:div>
        <w:div w:id="504711166">
          <w:marLeft w:val="480"/>
          <w:marRight w:val="0"/>
          <w:marTop w:val="0"/>
          <w:marBottom w:val="0"/>
          <w:divBdr>
            <w:top w:val="none" w:sz="0" w:space="0" w:color="auto"/>
            <w:left w:val="none" w:sz="0" w:space="0" w:color="auto"/>
            <w:bottom w:val="none" w:sz="0" w:space="0" w:color="auto"/>
            <w:right w:val="none" w:sz="0" w:space="0" w:color="auto"/>
          </w:divBdr>
        </w:div>
        <w:div w:id="512575762">
          <w:marLeft w:val="480"/>
          <w:marRight w:val="0"/>
          <w:marTop w:val="0"/>
          <w:marBottom w:val="0"/>
          <w:divBdr>
            <w:top w:val="none" w:sz="0" w:space="0" w:color="auto"/>
            <w:left w:val="none" w:sz="0" w:space="0" w:color="auto"/>
            <w:bottom w:val="none" w:sz="0" w:space="0" w:color="auto"/>
            <w:right w:val="none" w:sz="0" w:space="0" w:color="auto"/>
          </w:divBdr>
        </w:div>
        <w:div w:id="532572587">
          <w:marLeft w:val="480"/>
          <w:marRight w:val="0"/>
          <w:marTop w:val="0"/>
          <w:marBottom w:val="0"/>
          <w:divBdr>
            <w:top w:val="none" w:sz="0" w:space="0" w:color="auto"/>
            <w:left w:val="none" w:sz="0" w:space="0" w:color="auto"/>
            <w:bottom w:val="none" w:sz="0" w:space="0" w:color="auto"/>
            <w:right w:val="none" w:sz="0" w:space="0" w:color="auto"/>
          </w:divBdr>
        </w:div>
        <w:div w:id="534123578">
          <w:marLeft w:val="480"/>
          <w:marRight w:val="0"/>
          <w:marTop w:val="0"/>
          <w:marBottom w:val="0"/>
          <w:divBdr>
            <w:top w:val="none" w:sz="0" w:space="0" w:color="auto"/>
            <w:left w:val="none" w:sz="0" w:space="0" w:color="auto"/>
            <w:bottom w:val="none" w:sz="0" w:space="0" w:color="auto"/>
            <w:right w:val="none" w:sz="0" w:space="0" w:color="auto"/>
          </w:divBdr>
        </w:div>
        <w:div w:id="562641003">
          <w:marLeft w:val="480"/>
          <w:marRight w:val="0"/>
          <w:marTop w:val="0"/>
          <w:marBottom w:val="0"/>
          <w:divBdr>
            <w:top w:val="none" w:sz="0" w:space="0" w:color="auto"/>
            <w:left w:val="none" w:sz="0" w:space="0" w:color="auto"/>
            <w:bottom w:val="none" w:sz="0" w:space="0" w:color="auto"/>
            <w:right w:val="none" w:sz="0" w:space="0" w:color="auto"/>
          </w:divBdr>
        </w:div>
        <w:div w:id="573854736">
          <w:marLeft w:val="480"/>
          <w:marRight w:val="0"/>
          <w:marTop w:val="0"/>
          <w:marBottom w:val="0"/>
          <w:divBdr>
            <w:top w:val="none" w:sz="0" w:space="0" w:color="auto"/>
            <w:left w:val="none" w:sz="0" w:space="0" w:color="auto"/>
            <w:bottom w:val="none" w:sz="0" w:space="0" w:color="auto"/>
            <w:right w:val="none" w:sz="0" w:space="0" w:color="auto"/>
          </w:divBdr>
        </w:div>
        <w:div w:id="586613862">
          <w:marLeft w:val="480"/>
          <w:marRight w:val="0"/>
          <w:marTop w:val="0"/>
          <w:marBottom w:val="0"/>
          <w:divBdr>
            <w:top w:val="none" w:sz="0" w:space="0" w:color="auto"/>
            <w:left w:val="none" w:sz="0" w:space="0" w:color="auto"/>
            <w:bottom w:val="none" w:sz="0" w:space="0" w:color="auto"/>
            <w:right w:val="none" w:sz="0" w:space="0" w:color="auto"/>
          </w:divBdr>
        </w:div>
        <w:div w:id="637800260">
          <w:marLeft w:val="480"/>
          <w:marRight w:val="0"/>
          <w:marTop w:val="0"/>
          <w:marBottom w:val="0"/>
          <w:divBdr>
            <w:top w:val="none" w:sz="0" w:space="0" w:color="auto"/>
            <w:left w:val="none" w:sz="0" w:space="0" w:color="auto"/>
            <w:bottom w:val="none" w:sz="0" w:space="0" w:color="auto"/>
            <w:right w:val="none" w:sz="0" w:space="0" w:color="auto"/>
          </w:divBdr>
        </w:div>
        <w:div w:id="640379637">
          <w:marLeft w:val="480"/>
          <w:marRight w:val="0"/>
          <w:marTop w:val="0"/>
          <w:marBottom w:val="0"/>
          <w:divBdr>
            <w:top w:val="none" w:sz="0" w:space="0" w:color="auto"/>
            <w:left w:val="none" w:sz="0" w:space="0" w:color="auto"/>
            <w:bottom w:val="none" w:sz="0" w:space="0" w:color="auto"/>
            <w:right w:val="none" w:sz="0" w:space="0" w:color="auto"/>
          </w:divBdr>
        </w:div>
        <w:div w:id="695350950">
          <w:marLeft w:val="480"/>
          <w:marRight w:val="0"/>
          <w:marTop w:val="0"/>
          <w:marBottom w:val="0"/>
          <w:divBdr>
            <w:top w:val="none" w:sz="0" w:space="0" w:color="auto"/>
            <w:left w:val="none" w:sz="0" w:space="0" w:color="auto"/>
            <w:bottom w:val="none" w:sz="0" w:space="0" w:color="auto"/>
            <w:right w:val="none" w:sz="0" w:space="0" w:color="auto"/>
          </w:divBdr>
        </w:div>
        <w:div w:id="706835077">
          <w:marLeft w:val="480"/>
          <w:marRight w:val="0"/>
          <w:marTop w:val="0"/>
          <w:marBottom w:val="0"/>
          <w:divBdr>
            <w:top w:val="none" w:sz="0" w:space="0" w:color="auto"/>
            <w:left w:val="none" w:sz="0" w:space="0" w:color="auto"/>
            <w:bottom w:val="none" w:sz="0" w:space="0" w:color="auto"/>
            <w:right w:val="none" w:sz="0" w:space="0" w:color="auto"/>
          </w:divBdr>
        </w:div>
        <w:div w:id="714430003">
          <w:marLeft w:val="480"/>
          <w:marRight w:val="0"/>
          <w:marTop w:val="0"/>
          <w:marBottom w:val="0"/>
          <w:divBdr>
            <w:top w:val="none" w:sz="0" w:space="0" w:color="auto"/>
            <w:left w:val="none" w:sz="0" w:space="0" w:color="auto"/>
            <w:bottom w:val="none" w:sz="0" w:space="0" w:color="auto"/>
            <w:right w:val="none" w:sz="0" w:space="0" w:color="auto"/>
          </w:divBdr>
        </w:div>
        <w:div w:id="740912117">
          <w:marLeft w:val="480"/>
          <w:marRight w:val="0"/>
          <w:marTop w:val="0"/>
          <w:marBottom w:val="0"/>
          <w:divBdr>
            <w:top w:val="none" w:sz="0" w:space="0" w:color="auto"/>
            <w:left w:val="none" w:sz="0" w:space="0" w:color="auto"/>
            <w:bottom w:val="none" w:sz="0" w:space="0" w:color="auto"/>
            <w:right w:val="none" w:sz="0" w:space="0" w:color="auto"/>
          </w:divBdr>
        </w:div>
        <w:div w:id="768114553">
          <w:marLeft w:val="480"/>
          <w:marRight w:val="0"/>
          <w:marTop w:val="0"/>
          <w:marBottom w:val="0"/>
          <w:divBdr>
            <w:top w:val="none" w:sz="0" w:space="0" w:color="auto"/>
            <w:left w:val="none" w:sz="0" w:space="0" w:color="auto"/>
            <w:bottom w:val="none" w:sz="0" w:space="0" w:color="auto"/>
            <w:right w:val="none" w:sz="0" w:space="0" w:color="auto"/>
          </w:divBdr>
        </w:div>
        <w:div w:id="801579393">
          <w:marLeft w:val="480"/>
          <w:marRight w:val="0"/>
          <w:marTop w:val="0"/>
          <w:marBottom w:val="0"/>
          <w:divBdr>
            <w:top w:val="none" w:sz="0" w:space="0" w:color="auto"/>
            <w:left w:val="none" w:sz="0" w:space="0" w:color="auto"/>
            <w:bottom w:val="none" w:sz="0" w:space="0" w:color="auto"/>
            <w:right w:val="none" w:sz="0" w:space="0" w:color="auto"/>
          </w:divBdr>
        </w:div>
        <w:div w:id="810827886">
          <w:marLeft w:val="480"/>
          <w:marRight w:val="0"/>
          <w:marTop w:val="0"/>
          <w:marBottom w:val="0"/>
          <w:divBdr>
            <w:top w:val="none" w:sz="0" w:space="0" w:color="auto"/>
            <w:left w:val="none" w:sz="0" w:space="0" w:color="auto"/>
            <w:bottom w:val="none" w:sz="0" w:space="0" w:color="auto"/>
            <w:right w:val="none" w:sz="0" w:space="0" w:color="auto"/>
          </w:divBdr>
        </w:div>
        <w:div w:id="873884200">
          <w:marLeft w:val="480"/>
          <w:marRight w:val="0"/>
          <w:marTop w:val="0"/>
          <w:marBottom w:val="0"/>
          <w:divBdr>
            <w:top w:val="none" w:sz="0" w:space="0" w:color="auto"/>
            <w:left w:val="none" w:sz="0" w:space="0" w:color="auto"/>
            <w:bottom w:val="none" w:sz="0" w:space="0" w:color="auto"/>
            <w:right w:val="none" w:sz="0" w:space="0" w:color="auto"/>
          </w:divBdr>
        </w:div>
        <w:div w:id="908417031">
          <w:marLeft w:val="480"/>
          <w:marRight w:val="0"/>
          <w:marTop w:val="0"/>
          <w:marBottom w:val="0"/>
          <w:divBdr>
            <w:top w:val="none" w:sz="0" w:space="0" w:color="auto"/>
            <w:left w:val="none" w:sz="0" w:space="0" w:color="auto"/>
            <w:bottom w:val="none" w:sz="0" w:space="0" w:color="auto"/>
            <w:right w:val="none" w:sz="0" w:space="0" w:color="auto"/>
          </w:divBdr>
        </w:div>
        <w:div w:id="929775400">
          <w:marLeft w:val="480"/>
          <w:marRight w:val="0"/>
          <w:marTop w:val="0"/>
          <w:marBottom w:val="0"/>
          <w:divBdr>
            <w:top w:val="none" w:sz="0" w:space="0" w:color="auto"/>
            <w:left w:val="none" w:sz="0" w:space="0" w:color="auto"/>
            <w:bottom w:val="none" w:sz="0" w:space="0" w:color="auto"/>
            <w:right w:val="none" w:sz="0" w:space="0" w:color="auto"/>
          </w:divBdr>
        </w:div>
        <w:div w:id="931277569">
          <w:marLeft w:val="480"/>
          <w:marRight w:val="0"/>
          <w:marTop w:val="0"/>
          <w:marBottom w:val="0"/>
          <w:divBdr>
            <w:top w:val="none" w:sz="0" w:space="0" w:color="auto"/>
            <w:left w:val="none" w:sz="0" w:space="0" w:color="auto"/>
            <w:bottom w:val="none" w:sz="0" w:space="0" w:color="auto"/>
            <w:right w:val="none" w:sz="0" w:space="0" w:color="auto"/>
          </w:divBdr>
        </w:div>
        <w:div w:id="932398310">
          <w:marLeft w:val="480"/>
          <w:marRight w:val="0"/>
          <w:marTop w:val="0"/>
          <w:marBottom w:val="0"/>
          <w:divBdr>
            <w:top w:val="none" w:sz="0" w:space="0" w:color="auto"/>
            <w:left w:val="none" w:sz="0" w:space="0" w:color="auto"/>
            <w:bottom w:val="none" w:sz="0" w:space="0" w:color="auto"/>
            <w:right w:val="none" w:sz="0" w:space="0" w:color="auto"/>
          </w:divBdr>
        </w:div>
        <w:div w:id="949900823">
          <w:marLeft w:val="480"/>
          <w:marRight w:val="0"/>
          <w:marTop w:val="0"/>
          <w:marBottom w:val="0"/>
          <w:divBdr>
            <w:top w:val="none" w:sz="0" w:space="0" w:color="auto"/>
            <w:left w:val="none" w:sz="0" w:space="0" w:color="auto"/>
            <w:bottom w:val="none" w:sz="0" w:space="0" w:color="auto"/>
            <w:right w:val="none" w:sz="0" w:space="0" w:color="auto"/>
          </w:divBdr>
        </w:div>
        <w:div w:id="954872202">
          <w:marLeft w:val="480"/>
          <w:marRight w:val="0"/>
          <w:marTop w:val="0"/>
          <w:marBottom w:val="0"/>
          <w:divBdr>
            <w:top w:val="none" w:sz="0" w:space="0" w:color="auto"/>
            <w:left w:val="none" w:sz="0" w:space="0" w:color="auto"/>
            <w:bottom w:val="none" w:sz="0" w:space="0" w:color="auto"/>
            <w:right w:val="none" w:sz="0" w:space="0" w:color="auto"/>
          </w:divBdr>
        </w:div>
        <w:div w:id="974139002">
          <w:marLeft w:val="480"/>
          <w:marRight w:val="0"/>
          <w:marTop w:val="0"/>
          <w:marBottom w:val="0"/>
          <w:divBdr>
            <w:top w:val="none" w:sz="0" w:space="0" w:color="auto"/>
            <w:left w:val="none" w:sz="0" w:space="0" w:color="auto"/>
            <w:bottom w:val="none" w:sz="0" w:space="0" w:color="auto"/>
            <w:right w:val="none" w:sz="0" w:space="0" w:color="auto"/>
          </w:divBdr>
        </w:div>
      </w:divsChild>
    </w:div>
    <w:div w:id="983241237">
      <w:bodyDiv w:val="1"/>
      <w:marLeft w:val="0"/>
      <w:marRight w:val="0"/>
      <w:marTop w:val="0"/>
      <w:marBottom w:val="0"/>
      <w:divBdr>
        <w:top w:val="none" w:sz="0" w:space="0" w:color="auto"/>
        <w:left w:val="none" w:sz="0" w:space="0" w:color="auto"/>
        <w:bottom w:val="none" w:sz="0" w:space="0" w:color="auto"/>
        <w:right w:val="none" w:sz="0" w:space="0" w:color="auto"/>
      </w:divBdr>
    </w:div>
    <w:div w:id="983393486">
      <w:bodyDiv w:val="1"/>
      <w:marLeft w:val="0"/>
      <w:marRight w:val="0"/>
      <w:marTop w:val="0"/>
      <w:marBottom w:val="0"/>
      <w:divBdr>
        <w:top w:val="none" w:sz="0" w:space="0" w:color="auto"/>
        <w:left w:val="none" w:sz="0" w:space="0" w:color="auto"/>
        <w:bottom w:val="none" w:sz="0" w:space="0" w:color="auto"/>
        <w:right w:val="none" w:sz="0" w:space="0" w:color="auto"/>
      </w:divBdr>
    </w:div>
    <w:div w:id="983700082">
      <w:bodyDiv w:val="1"/>
      <w:marLeft w:val="0"/>
      <w:marRight w:val="0"/>
      <w:marTop w:val="0"/>
      <w:marBottom w:val="0"/>
      <w:divBdr>
        <w:top w:val="none" w:sz="0" w:space="0" w:color="auto"/>
        <w:left w:val="none" w:sz="0" w:space="0" w:color="auto"/>
        <w:bottom w:val="none" w:sz="0" w:space="0" w:color="auto"/>
        <w:right w:val="none" w:sz="0" w:space="0" w:color="auto"/>
      </w:divBdr>
    </w:div>
    <w:div w:id="983852386">
      <w:bodyDiv w:val="1"/>
      <w:marLeft w:val="0"/>
      <w:marRight w:val="0"/>
      <w:marTop w:val="0"/>
      <w:marBottom w:val="0"/>
      <w:divBdr>
        <w:top w:val="none" w:sz="0" w:space="0" w:color="auto"/>
        <w:left w:val="none" w:sz="0" w:space="0" w:color="auto"/>
        <w:bottom w:val="none" w:sz="0" w:space="0" w:color="auto"/>
        <w:right w:val="none" w:sz="0" w:space="0" w:color="auto"/>
      </w:divBdr>
    </w:div>
    <w:div w:id="984236086">
      <w:bodyDiv w:val="1"/>
      <w:marLeft w:val="0"/>
      <w:marRight w:val="0"/>
      <w:marTop w:val="0"/>
      <w:marBottom w:val="0"/>
      <w:divBdr>
        <w:top w:val="none" w:sz="0" w:space="0" w:color="auto"/>
        <w:left w:val="none" w:sz="0" w:space="0" w:color="auto"/>
        <w:bottom w:val="none" w:sz="0" w:space="0" w:color="auto"/>
        <w:right w:val="none" w:sz="0" w:space="0" w:color="auto"/>
      </w:divBdr>
    </w:div>
    <w:div w:id="986087279">
      <w:bodyDiv w:val="1"/>
      <w:marLeft w:val="0"/>
      <w:marRight w:val="0"/>
      <w:marTop w:val="0"/>
      <w:marBottom w:val="0"/>
      <w:divBdr>
        <w:top w:val="none" w:sz="0" w:space="0" w:color="auto"/>
        <w:left w:val="none" w:sz="0" w:space="0" w:color="auto"/>
        <w:bottom w:val="none" w:sz="0" w:space="0" w:color="auto"/>
        <w:right w:val="none" w:sz="0" w:space="0" w:color="auto"/>
      </w:divBdr>
    </w:div>
    <w:div w:id="986201051">
      <w:bodyDiv w:val="1"/>
      <w:marLeft w:val="0"/>
      <w:marRight w:val="0"/>
      <w:marTop w:val="0"/>
      <w:marBottom w:val="0"/>
      <w:divBdr>
        <w:top w:val="none" w:sz="0" w:space="0" w:color="auto"/>
        <w:left w:val="none" w:sz="0" w:space="0" w:color="auto"/>
        <w:bottom w:val="none" w:sz="0" w:space="0" w:color="auto"/>
        <w:right w:val="none" w:sz="0" w:space="0" w:color="auto"/>
      </w:divBdr>
    </w:div>
    <w:div w:id="986318444">
      <w:bodyDiv w:val="1"/>
      <w:marLeft w:val="0"/>
      <w:marRight w:val="0"/>
      <w:marTop w:val="0"/>
      <w:marBottom w:val="0"/>
      <w:divBdr>
        <w:top w:val="none" w:sz="0" w:space="0" w:color="auto"/>
        <w:left w:val="none" w:sz="0" w:space="0" w:color="auto"/>
        <w:bottom w:val="none" w:sz="0" w:space="0" w:color="auto"/>
        <w:right w:val="none" w:sz="0" w:space="0" w:color="auto"/>
      </w:divBdr>
    </w:div>
    <w:div w:id="986394820">
      <w:bodyDiv w:val="1"/>
      <w:marLeft w:val="0"/>
      <w:marRight w:val="0"/>
      <w:marTop w:val="0"/>
      <w:marBottom w:val="0"/>
      <w:divBdr>
        <w:top w:val="none" w:sz="0" w:space="0" w:color="auto"/>
        <w:left w:val="none" w:sz="0" w:space="0" w:color="auto"/>
        <w:bottom w:val="none" w:sz="0" w:space="0" w:color="auto"/>
        <w:right w:val="none" w:sz="0" w:space="0" w:color="auto"/>
      </w:divBdr>
    </w:div>
    <w:div w:id="986742551">
      <w:bodyDiv w:val="1"/>
      <w:marLeft w:val="0"/>
      <w:marRight w:val="0"/>
      <w:marTop w:val="0"/>
      <w:marBottom w:val="0"/>
      <w:divBdr>
        <w:top w:val="none" w:sz="0" w:space="0" w:color="auto"/>
        <w:left w:val="none" w:sz="0" w:space="0" w:color="auto"/>
        <w:bottom w:val="none" w:sz="0" w:space="0" w:color="auto"/>
        <w:right w:val="none" w:sz="0" w:space="0" w:color="auto"/>
      </w:divBdr>
    </w:div>
    <w:div w:id="987123860">
      <w:bodyDiv w:val="1"/>
      <w:marLeft w:val="0"/>
      <w:marRight w:val="0"/>
      <w:marTop w:val="0"/>
      <w:marBottom w:val="0"/>
      <w:divBdr>
        <w:top w:val="none" w:sz="0" w:space="0" w:color="auto"/>
        <w:left w:val="none" w:sz="0" w:space="0" w:color="auto"/>
        <w:bottom w:val="none" w:sz="0" w:space="0" w:color="auto"/>
        <w:right w:val="none" w:sz="0" w:space="0" w:color="auto"/>
      </w:divBdr>
    </w:div>
    <w:div w:id="987317435">
      <w:bodyDiv w:val="1"/>
      <w:marLeft w:val="0"/>
      <w:marRight w:val="0"/>
      <w:marTop w:val="0"/>
      <w:marBottom w:val="0"/>
      <w:divBdr>
        <w:top w:val="none" w:sz="0" w:space="0" w:color="auto"/>
        <w:left w:val="none" w:sz="0" w:space="0" w:color="auto"/>
        <w:bottom w:val="none" w:sz="0" w:space="0" w:color="auto"/>
        <w:right w:val="none" w:sz="0" w:space="0" w:color="auto"/>
      </w:divBdr>
      <w:divsChild>
        <w:div w:id="18361552">
          <w:marLeft w:val="480"/>
          <w:marRight w:val="0"/>
          <w:marTop w:val="0"/>
          <w:marBottom w:val="0"/>
          <w:divBdr>
            <w:top w:val="none" w:sz="0" w:space="0" w:color="auto"/>
            <w:left w:val="none" w:sz="0" w:space="0" w:color="auto"/>
            <w:bottom w:val="none" w:sz="0" w:space="0" w:color="auto"/>
            <w:right w:val="none" w:sz="0" w:space="0" w:color="auto"/>
          </w:divBdr>
        </w:div>
        <w:div w:id="83189142">
          <w:marLeft w:val="480"/>
          <w:marRight w:val="0"/>
          <w:marTop w:val="0"/>
          <w:marBottom w:val="0"/>
          <w:divBdr>
            <w:top w:val="none" w:sz="0" w:space="0" w:color="auto"/>
            <w:left w:val="none" w:sz="0" w:space="0" w:color="auto"/>
            <w:bottom w:val="none" w:sz="0" w:space="0" w:color="auto"/>
            <w:right w:val="none" w:sz="0" w:space="0" w:color="auto"/>
          </w:divBdr>
        </w:div>
        <w:div w:id="95907133">
          <w:marLeft w:val="480"/>
          <w:marRight w:val="0"/>
          <w:marTop w:val="0"/>
          <w:marBottom w:val="0"/>
          <w:divBdr>
            <w:top w:val="none" w:sz="0" w:space="0" w:color="auto"/>
            <w:left w:val="none" w:sz="0" w:space="0" w:color="auto"/>
            <w:bottom w:val="none" w:sz="0" w:space="0" w:color="auto"/>
            <w:right w:val="none" w:sz="0" w:space="0" w:color="auto"/>
          </w:divBdr>
        </w:div>
        <w:div w:id="136650034">
          <w:marLeft w:val="480"/>
          <w:marRight w:val="0"/>
          <w:marTop w:val="0"/>
          <w:marBottom w:val="0"/>
          <w:divBdr>
            <w:top w:val="none" w:sz="0" w:space="0" w:color="auto"/>
            <w:left w:val="none" w:sz="0" w:space="0" w:color="auto"/>
            <w:bottom w:val="none" w:sz="0" w:space="0" w:color="auto"/>
            <w:right w:val="none" w:sz="0" w:space="0" w:color="auto"/>
          </w:divBdr>
        </w:div>
        <w:div w:id="221068310">
          <w:marLeft w:val="480"/>
          <w:marRight w:val="0"/>
          <w:marTop w:val="0"/>
          <w:marBottom w:val="0"/>
          <w:divBdr>
            <w:top w:val="none" w:sz="0" w:space="0" w:color="auto"/>
            <w:left w:val="none" w:sz="0" w:space="0" w:color="auto"/>
            <w:bottom w:val="none" w:sz="0" w:space="0" w:color="auto"/>
            <w:right w:val="none" w:sz="0" w:space="0" w:color="auto"/>
          </w:divBdr>
        </w:div>
        <w:div w:id="228002855">
          <w:marLeft w:val="480"/>
          <w:marRight w:val="0"/>
          <w:marTop w:val="0"/>
          <w:marBottom w:val="0"/>
          <w:divBdr>
            <w:top w:val="none" w:sz="0" w:space="0" w:color="auto"/>
            <w:left w:val="none" w:sz="0" w:space="0" w:color="auto"/>
            <w:bottom w:val="none" w:sz="0" w:space="0" w:color="auto"/>
            <w:right w:val="none" w:sz="0" w:space="0" w:color="auto"/>
          </w:divBdr>
        </w:div>
        <w:div w:id="270165144">
          <w:marLeft w:val="480"/>
          <w:marRight w:val="0"/>
          <w:marTop w:val="0"/>
          <w:marBottom w:val="0"/>
          <w:divBdr>
            <w:top w:val="none" w:sz="0" w:space="0" w:color="auto"/>
            <w:left w:val="none" w:sz="0" w:space="0" w:color="auto"/>
            <w:bottom w:val="none" w:sz="0" w:space="0" w:color="auto"/>
            <w:right w:val="none" w:sz="0" w:space="0" w:color="auto"/>
          </w:divBdr>
        </w:div>
        <w:div w:id="291594383">
          <w:marLeft w:val="480"/>
          <w:marRight w:val="0"/>
          <w:marTop w:val="0"/>
          <w:marBottom w:val="0"/>
          <w:divBdr>
            <w:top w:val="none" w:sz="0" w:space="0" w:color="auto"/>
            <w:left w:val="none" w:sz="0" w:space="0" w:color="auto"/>
            <w:bottom w:val="none" w:sz="0" w:space="0" w:color="auto"/>
            <w:right w:val="none" w:sz="0" w:space="0" w:color="auto"/>
          </w:divBdr>
        </w:div>
        <w:div w:id="347878760">
          <w:marLeft w:val="480"/>
          <w:marRight w:val="0"/>
          <w:marTop w:val="0"/>
          <w:marBottom w:val="0"/>
          <w:divBdr>
            <w:top w:val="none" w:sz="0" w:space="0" w:color="auto"/>
            <w:left w:val="none" w:sz="0" w:space="0" w:color="auto"/>
            <w:bottom w:val="none" w:sz="0" w:space="0" w:color="auto"/>
            <w:right w:val="none" w:sz="0" w:space="0" w:color="auto"/>
          </w:divBdr>
        </w:div>
        <w:div w:id="435907947">
          <w:marLeft w:val="480"/>
          <w:marRight w:val="0"/>
          <w:marTop w:val="0"/>
          <w:marBottom w:val="0"/>
          <w:divBdr>
            <w:top w:val="none" w:sz="0" w:space="0" w:color="auto"/>
            <w:left w:val="none" w:sz="0" w:space="0" w:color="auto"/>
            <w:bottom w:val="none" w:sz="0" w:space="0" w:color="auto"/>
            <w:right w:val="none" w:sz="0" w:space="0" w:color="auto"/>
          </w:divBdr>
        </w:div>
        <w:div w:id="459418898">
          <w:marLeft w:val="480"/>
          <w:marRight w:val="0"/>
          <w:marTop w:val="0"/>
          <w:marBottom w:val="0"/>
          <w:divBdr>
            <w:top w:val="none" w:sz="0" w:space="0" w:color="auto"/>
            <w:left w:val="none" w:sz="0" w:space="0" w:color="auto"/>
            <w:bottom w:val="none" w:sz="0" w:space="0" w:color="auto"/>
            <w:right w:val="none" w:sz="0" w:space="0" w:color="auto"/>
          </w:divBdr>
        </w:div>
        <w:div w:id="461575365">
          <w:marLeft w:val="480"/>
          <w:marRight w:val="0"/>
          <w:marTop w:val="0"/>
          <w:marBottom w:val="0"/>
          <w:divBdr>
            <w:top w:val="none" w:sz="0" w:space="0" w:color="auto"/>
            <w:left w:val="none" w:sz="0" w:space="0" w:color="auto"/>
            <w:bottom w:val="none" w:sz="0" w:space="0" w:color="auto"/>
            <w:right w:val="none" w:sz="0" w:space="0" w:color="auto"/>
          </w:divBdr>
        </w:div>
        <w:div w:id="509028958">
          <w:marLeft w:val="480"/>
          <w:marRight w:val="0"/>
          <w:marTop w:val="0"/>
          <w:marBottom w:val="0"/>
          <w:divBdr>
            <w:top w:val="none" w:sz="0" w:space="0" w:color="auto"/>
            <w:left w:val="none" w:sz="0" w:space="0" w:color="auto"/>
            <w:bottom w:val="none" w:sz="0" w:space="0" w:color="auto"/>
            <w:right w:val="none" w:sz="0" w:space="0" w:color="auto"/>
          </w:divBdr>
        </w:div>
        <w:div w:id="592054725">
          <w:marLeft w:val="480"/>
          <w:marRight w:val="0"/>
          <w:marTop w:val="0"/>
          <w:marBottom w:val="0"/>
          <w:divBdr>
            <w:top w:val="none" w:sz="0" w:space="0" w:color="auto"/>
            <w:left w:val="none" w:sz="0" w:space="0" w:color="auto"/>
            <w:bottom w:val="none" w:sz="0" w:space="0" w:color="auto"/>
            <w:right w:val="none" w:sz="0" w:space="0" w:color="auto"/>
          </w:divBdr>
        </w:div>
        <w:div w:id="636256050">
          <w:marLeft w:val="480"/>
          <w:marRight w:val="0"/>
          <w:marTop w:val="0"/>
          <w:marBottom w:val="0"/>
          <w:divBdr>
            <w:top w:val="none" w:sz="0" w:space="0" w:color="auto"/>
            <w:left w:val="none" w:sz="0" w:space="0" w:color="auto"/>
            <w:bottom w:val="none" w:sz="0" w:space="0" w:color="auto"/>
            <w:right w:val="none" w:sz="0" w:space="0" w:color="auto"/>
          </w:divBdr>
        </w:div>
        <w:div w:id="646015379">
          <w:marLeft w:val="480"/>
          <w:marRight w:val="0"/>
          <w:marTop w:val="0"/>
          <w:marBottom w:val="0"/>
          <w:divBdr>
            <w:top w:val="none" w:sz="0" w:space="0" w:color="auto"/>
            <w:left w:val="none" w:sz="0" w:space="0" w:color="auto"/>
            <w:bottom w:val="none" w:sz="0" w:space="0" w:color="auto"/>
            <w:right w:val="none" w:sz="0" w:space="0" w:color="auto"/>
          </w:divBdr>
        </w:div>
        <w:div w:id="748692463">
          <w:marLeft w:val="480"/>
          <w:marRight w:val="0"/>
          <w:marTop w:val="0"/>
          <w:marBottom w:val="0"/>
          <w:divBdr>
            <w:top w:val="none" w:sz="0" w:space="0" w:color="auto"/>
            <w:left w:val="none" w:sz="0" w:space="0" w:color="auto"/>
            <w:bottom w:val="none" w:sz="0" w:space="0" w:color="auto"/>
            <w:right w:val="none" w:sz="0" w:space="0" w:color="auto"/>
          </w:divBdr>
        </w:div>
        <w:div w:id="773286339">
          <w:marLeft w:val="480"/>
          <w:marRight w:val="0"/>
          <w:marTop w:val="0"/>
          <w:marBottom w:val="0"/>
          <w:divBdr>
            <w:top w:val="none" w:sz="0" w:space="0" w:color="auto"/>
            <w:left w:val="none" w:sz="0" w:space="0" w:color="auto"/>
            <w:bottom w:val="none" w:sz="0" w:space="0" w:color="auto"/>
            <w:right w:val="none" w:sz="0" w:space="0" w:color="auto"/>
          </w:divBdr>
        </w:div>
        <w:div w:id="826021956">
          <w:marLeft w:val="480"/>
          <w:marRight w:val="0"/>
          <w:marTop w:val="0"/>
          <w:marBottom w:val="0"/>
          <w:divBdr>
            <w:top w:val="none" w:sz="0" w:space="0" w:color="auto"/>
            <w:left w:val="none" w:sz="0" w:space="0" w:color="auto"/>
            <w:bottom w:val="none" w:sz="0" w:space="0" w:color="auto"/>
            <w:right w:val="none" w:sz="0" w:space="0" w:color="auto"/>
          </w:divBdr>
        </w:div>
        <w:div w:id="840850705">
          <w:marLeft w:val="480"/>
          <w:marRight w:val="0"/>
          <w:marTop w:val="0"/>
          <w:marBottom w:val="0"/>
          <w:divBdr>
            <w:top w:val="none" w:sz="0" w:space="0" w:color="auto"/>
            <w:left w:val="none" w:sz="0" w:space="0" w:color="auto"/>
            <w:bottom w:val="none" w:sz="0" w:space="0" w:color="auto"/>
            <w:right w:val="none" w:sz="0" w:space="0" w:color="auto"/>
          </w:divBdr>
        </w:div>
        <w:div w:id="901795891">
          <w:marLeft w:val="480"/>
          <w:marRight w:val="0"/>
          <w:marTop w:val="0"/>
          <w:marBottom w:val="0"/>
          <w:divBdr>
            <w:top w:val="none" w:sz="0" w:space="0" w:color="auto"/>
            <w:left w:val="none" w:sz="0" w:space="0" w:color="auto"/>
            <w:bottom w:val="none" w:sz="0" w:space="0" w:color="auto"/>
            <w:right w:val="none" w:sz="0" w:space="0" w:color="auto"/>
          </w:divBdr>
        </w:div>
        <w:div w:id="903879186">
          <w:marLeft w:val="480"/>
          <w:marRight w:val="0"/>
          <w:marTop w:val="0"/>
          <w:marBottom w:val="0"/>
          <w:divBdr>
            <w:top w:val="none" w:sz="0" w:space="0" w:color="auto"/>
            <w:left w:val="none" w:sz="0" w:space="0" w:color="auto"/>
            <w:bottom w:val="none" w:sz="0" w:space="0" w:color="auto"/>
            <w:right w:val="none" w:sz="0" w:space="0" w:color="auto"/>
          </w:divBdr>
        </w:div>
      </w:divsChild>
    </w:div>
    <w:div w:id="987394567">
      <w:bodyDiv w:val="1"/>
      <w:marLeft w:val="0"/>
      <w:marRight w:val="0"/>
      <w:marTop w:val="0"/>
      <w:marBottom w:val="0"/>
      <w:divBdr>
        <w:top w:val="none" w:sz="0" w:space="0" w:color="auto"/>
        <w:left w:val="none" w:sz="0" w:space="0" w:color="auto"/>
        <w:bottom w:val="none" w:sz="0" w:space="0" w:color="auto"/>
        <w:right w:val="none" w:sz="0" w:space="0" w:color="auto"/>
      </w:divBdr>
    </w:div>
    <w:div w:id="987396502">
      <w:bodyDiv w:val="1"/>
      <w:marLeft w:val="0"/>
      <w:marRight w:val="0"/>
      <w:marTop w:val="0"/>
      <w:marBottom w:val="0"/>
      <w:divBdr>
        <w:top w:val="none" w:sz="0" w:space="0" w:color="auto"/>
        <w:left w:val="none" w:sz="0" w:space="0" w:color="auto"/>
        <w:bottom w:val="none" w:sz="0" w:space="0" w:color="auto"/>
        <w:right w:val="none" w:sz="0" w:space="0" w:color="auto"/>
      </w:divBdr>
    </w:div>
    <w:div w:id="987437343">
      <w:bodyDiv w:val="1"/>
      <w:marLeft w:val="0"/>
      <w:marRight w:val="0"/>
      <w:marTop w:val="0"/>
      <w:marBottom w:val="0"/>
      <w:divBdr>
        <w:top w:val="none" w:sz="0" w:space="0" w:color="auto"/>
        <w:left w:val="none" w:sz="0" w:space="0" w:color="auto"/>
        <w:bottom w:val="none" w:sz="0" w:space="0" w:color="auto"/>
        <w:right w:val="none" w:sz="0" w:space="0" w:color="auto"/>
      </w:divBdr>
    </w:div>
    <w:div w:id="987512640">
      <w:bodyDiv w:val="1"/>
      <w:marLeft w:val="0"/>
      <w:marRight w:val="0"/>
      <w:marTop w:val="0"/>
      <w:marBottom w:val="0"/>
      <w:divBdr>
        <w:top w:val="none" w:sz="0" w:space="0" w:color="auto"/>
        <w:left w:val="none" w:sz="0" w:space="0" w:color="auto"/>
        <w:bottom w:val="none" w:sz="0" w:space="0" w:color="auto"/>
        <w:right w:val="none" w:sz="0" w:space="0" w:color="auto"/>
      </w:divBdr>
    </w:div>
    <w:div w:id="987590415">
      <w:bodyDiv w:val="1"/>
      <w:marLeft w:val="0"/>
      <w:marRight w:val="0"/>
      <w:marTop w:val="0"/>
      <w:marBottom w:val="0"/>
      <w:divBdr>
        <w:top w:val="none" w:sz="0" w:space="0" w:color="auto"/>
        <w:left w:val="none" w:sz="0" w:space="0" w:color="auto"/>
        <w:bottom w:val="none" w:sz="0" w:space="0" w:color="auto"/>
        <w:right w:val="none" w:sz="0" w:space="0" w:color="auto"/>
      </w:divBdr>
      <w:divsChild>
        <w:div w:id="30036181">
          <w:marLeft w:val="480"/>
          <w:marRight w:val="0"/>
          <w:marTop w:val="0"/>
          <w:marBottom w:val="0"/>
          <w:divBdr>
            <w:top w:val="none" w:sz="0" w:space="0" w:color="auto"/>
            <w:left w:val="none" w:sz="0" w:space="0" w:color="auto"/>
            <w:bottom w:val="none" w:sz="0" w:space="0" w:color="auto"/>
            <w:right w:val="none" w:sz="0" w:space="0" w:color="auto"/>
          </w:divBdr>
        </w:div>
        <w:div w:id="64039691">
          <w:marLeft w:val="480"/>
          <w:marRight w:val="0"/>
          <w:marTop w:val="0"/>
          <w:marBottom w:val="0"/>
          <w:divBdr>
            <w:top w:val="none" w:sz="0" w:space="0" w:color="auto"/>
            <w:left w:val="none" w:sz="0" w:space="0" w:color="auto"/>
            <w:bottom w:val="none" w:sz="0" w:space="0" w:color="auto"/>
            <w:right w:val="none" w:sz="0" w:space="0" w:color="auto"/>
          </w:divBdr>
        </w:div>
        <w:div w:id="78990730">
          <w:marLeft w:val="480"/>
          <w:marRight w:val="0"/>
          <w:marTop w:val="0"/>
          <w:marBottom w:val="0"/>
          <w:divBdr>
            <w:top w:val="none" w:sz="0" w:space="0" w:color="auto"/>
            <w:left w:val="none" w:sz="0" w:space="0" w:color="auto"/>
            <w:bottom w:val="none" w:sz="0" w:space="0" w:color="auto"/>
            <w:right w:val="none" w:sz="0" w:space="0" w:color="auto"/>
          </w:divBdr>
        </w:div>
        <w:div w:id="147984175">
          <w:marLeft w:val="480"/>
          <w:marRight w:val="0"/>
          <w:marTop w:val="0"/>
          <w:marBottom w:val="0"/>
          <w:divBdr>
            <w:top w:val="none" w:sz="0" w:space="0" w:color="auto"/>
            <w:left w:val="none" w:sz="0" w:space="0" w:color="auto"/>
            <w:bottom w:val="none" w:sz="0" w:space="0" w:color="auto"/>
            <w:right w:val="none" w:sz="0" w:space="0" w:color="auto"/>
          </w:divBdr>
        </w:div>
        <w:div w:id="152068680">
          <w:marLeft w:val="480"/>
          <w:marRight w:val="0"/>
          <w:marTop w:val="0"/>
          <w:marBottom w:val="0"/>
          <w:divBdr>
            <w:top w:val="none" w:sz="0" w:space="0" w:color="auto"/>
            <w:left w:val="none" w:sz="0" w:space="0" w:color="auto"/>
            <w:bottom w:val="none" w:sz="0" w:space="0" w:color="auto"/>
            <w:right w:val="none" w:sz="0" w:space="0" w:color="auto"/>
          </w:divBdr>
        </w:div>
        <w:div w:id="182668244">
          <w:marLeft w:val="480"/>
          <w:marRight w:val="0"/>
          <w:marTop w:val="0"/>
          <w:marBottom w:val="0"/>
          <w:divBdr>
            <w:top w:val="none" w:sz="0" w:space="0" w:color="auto"/>
            <w:left w:val="none" w:sz="0" w:space="0" w:color="auto"/>
            <w:bottom w:val="none" w:sz="0" w:space="0" w:color="auto"/>
            <w:right w:val="none" w:sz="0" w:space="0" w:color="auto"/>
          </w:divBdr>
        </w:div>
        <w:div w:id="196895047">
          <w:marLeft w:val="480"/>
          <w:marRight w:val="0"/>
          <w:marTop w:val="0"/>
          <w:marBottom w:val="0"/>
          <w:divBdr>
            <w:top w:val="none" w:sz="0" w:space="0" w:color="auto"/>
            <w:left w:val="none" w:sz="0" w:space="0" w:color="auto"/>
            <w:bottom w:val="none" w:sz="0" w:space="0" w:color="auto"/>
            <w:right w:val="none" w:sz="0" w:space="0" w:color="auto"/>
          </w:divBdr>
        </w:div>
        <w:div w:id="319962915">
          <w:marLeft w:val="480"/>
          <w:marRight w:val="0"/>
          <w:marTop w:val="0"/>
          <w:marBottom w:val="0"/>
          <w:divBdr>
            <w:top w:val="none" w:sz="0" w:space="0" w:color="auto"/>
            <w:left w:val="none" w:sz="0" w:space="0" w:color="auto"/>
            <w:bottom w:val="none" w:sz="0" w:space="0" w:color="auto"/>
            <w:right w:val="none" w:sz="0" w:space="0" w:color="auto"/>
          </w:divBdr>
        </w:div>
        <w:div w:id="355691632">
          <w:marLeft w:val="480"/>
          <w:marRight w:val="0"/>
          <w:marTop w:val="0"/>
          <w:marBottom w:val="0"/>
          <w:divBdr>
            <w:top w:val="none" w:sz="0" w:space="0" w:color="auto"/>
            <w:left w:val="none" w:sz="0" w:space="0" w:color="auto"/>
            <w:bottom w:val="none" w:sz="0" w:space="0" w:color="auto"/>
            <w:right w:val="none" w:sz="0" w:space="0" w:color="auto"/>
          </w:divBdr>
        </w:div>
        <w:div w:id="423652030">
          <w:marLeft w:val="480"/>
          <w:marRight w:val="0"/>
          <w:marTop w:val="0"/>
          <w:marBottom w:val="0"/>
          <w:divBdr>
            <w:top w:val="none" w:sz="0" w:space="0" w:color="auto"/>
            <w:left w:val="none" w:sz="0" w:space="0" w:color="auto"/>
            <w:bottom w:val="none" w:sz="0" w:space="0" w:color="auto"/>
            <w:right w:val="none" w:sz="0" w:space="0" w:color="auto"/>
          </w:divBdr>
        </w:div>
        <w:div w:id="478573774">
          <w:marLeft w:val="480"/>
          <w:marRight w:val="0"/>
          <w:marTop w:val="0"/>
          <w:marBottom w:val="0"/>
          <w:divBdr>
            <w:top w:val="none" w:sz="0" w:space="0" w:color="auto"/>
            <w:left w:val="none" w:sz="0" w:space="0" w:color="auto"/>
            <w:bottom w:val="none" w:sz="0" w:space="0" w:color="auto"/>
            <w:right w:val="none" w:sz="0" w:space="0" w:color="auto"/>
          </w:divBdr>
        </w:div>
        <w:div w:id="573592373">
          <w:marLeft w:val="480"/>
          <w:marRight w:val="0"/>
          <w:marTop w:val="0"/>
          <w:marBottom w:val="0"/>
          <w:divBdr>
            <w:top w:val="none" w:sz="0" w:space="0" w:color="auto"/>
            <w:left w:val="none" w:sz="0" w:space="0" w:color="auto"/>
            <w:bottom w:val="none" w:sz="0" w:space="0" w:color="auto"/>
            <w:right w:val="none" w:sz="0" w:space="0" w:color="auto"/>
          </w:divBdr>
        </w:div>
        <w:div w:id="635258478">
          <w:marLeft w:val="480"/>
          <w:marRight w:val="0"/>
          <w:marTop w:val="0"/>
          <w:marBottom w:val="0"/>
          <w:divBdr>
            <w:top w:val="none" w:sz="0" w:space="0" w:color="auto"/>
            <w:left w:val="none" w:sz="0" w:space="0" w:color="auto"/>
            <w:bottom w:val="none" w:sz="0" w:space="0" w:color="auto"/>
            <w:right w:val="none" w:sz="0" w:space="0" w:color="auto"/>
          </w:divBdr>
        </w:div>
        <w:div w:id="657198238">
          <w:marLeft w:val="480"/>
          <w:marRight w:val="0"/>
          <w:marTop w:val="0"/>
          <w:marBottom w:val="0"/>
          <w:divBdr>
            <w:top w:val="none" w:sz="0" w:space="0" w:color="auto"/>
            <w:left w:val="none" w:sz="0" w:space="0" w:color="auto"/>
            <w:bottom w:val="none" w:sz="0" w:space="0" w:color="auto"/>
            <w:right w:val="none" w:sz="0" w:space="0" w:color="auto"/>
          </w:divBdr>
        </w:div>
        <w:div w:id="692925111">
          <w:marLeft w:val="480"/>
          <w:marRight w:val="0"/>
          <w:marTop w:val="0"/>
          <w:marBottom w:val="0"/>
          <w:divBdr>
            <w:top w:val="none" w:sz="0" w:space="0" w:color="auto"/>
            <w:left w:val="none" w:sz="0" w:space="0" w:color="auto"/>
            <w:bottom w:val="none" w:sz="0" w:space="0" w:color="auto"/>
            <w:right w:val="none" w:sz="0" w:space="0" w:color="auto"/>
          </w:divBdr>
        </w:div>
        <w:div w:id="767041466">
          <w:marLeft w:val="480"/>
          <w:marRight w:val="0"/>
          <w:marTop w:val="0"/>
          <w:marBottom w:val="0"/>
          <w:divBdr>
            <w:top w:val="none" w:sz="0" w:space="0" w:color="auto"/>
            <w:left w:val="none" w:sz="0" w:space="0" w:color="auto"/>
            <w:bottom w:val="none" w:sz="0" w:space="0" w:color="auto"/>
            <w:right w:val="none" w:sz="0" w:space="0" w:color="auto"/>
          </w:divBdr>
        </w:div>
        <w:div w:id="803894214">
          <w:marLeft w:val="480"/>
          <w:marRight w:val="0"/>
          <w:marTop w:val="0"/>
          <w:marBottom w:val="0"/>
          <w:divBdr>
            <w:top w:val="none" w:sz="0" w:space="0" w:color="auto"/>
            <w:left w:val="none" w:sz="0" w:space="0" w:color="auto"/>
            <w:bottom w:val="none" w:sz="0" w:space="0" w:color="auto"/>
            <w:right w:val="none" w:sz="0" w:space="0" w:color="auto"/>
          </w:divBdr>
        </w:div>
        <w:div w:id="841699972">
          <w:marLeft w:val="480"/>
          <w:marRight w:val="0"/>
          <w:marTop w:val="0"/>
          <w:marBottom w:val="0"/>
          <w:divBdr>
            <w:top w:val="none" w:sz="0" w:space="0" w:color="auto"/>
            <w:left w:val="none" w:sz="0" w:space="0" w:color="auto"/>
            <w:bottom w:val="none" w:sz="0" w:space="0" w:color="auto"/>
            <w:right w:val="none" w:sz="0" w:space="0" w:color="auto"/>
          </w:divBdr>
        </w:div>
        <w:div w:id="867183418">
          <w:marLeft w:val="480"/>
          <w:marRight w:val="0"/>
          <w:marTop w:val="0"/>
          <w:marBottom w:val="0"/>
          <w:divBdr>
            <w:top w:val="none" w:sz="0" w:space="0" w:color="auto"/>
            <w:left w:val="none" w:sz="0" w:space="0" w:color="auto"/>
            <w:bottom w:val="none" w:sz="0" w:space="0" w:color="auto"/>
            <w:right w:val="none" w:sz="0" w:space="0" w:color="auto"/>
          </w:divBdr>
        </w:div>
        <w:div w:id="877474832">
          <w:marLeft w:val="480"/>
          <w:marRight w:val="0"/>
          <w:marTop w:val="0"/>
          <w:marBottom w:val="0"/>
          <w:divBdr>
            <w:top w:val="none" w:sz="0" w:space="0" w:color="auto"/>
            <w:left w:val="none" w:sz="0" w:space="0" w:color="auto"/>
            <w:bottom w:val="none" w:sz="0" w:space="0" w:color="auto"/>
            <w:right w:val="none" w:sz="0" w:space="0" w:color="auto"/>
          </w:divBdr>
        </w:div>
        <w:div w:id="896089078">
          <w:marLeft w:val="480"/>
          <w:marRight w:val="0"/>
          <w:marTop w:val="0"/>
          <w:marBottom w:val="0"/>
          <w:divBdr>
            <w:top w:val="none" w:sz="0" w:space="0" w:color="auto"/>
            <w:left w:val="none" w:sz="0" w:space="0" w:color="auto"/>
            <w:bottom w:val="none" w:sz="0" w:space="0" w:color="auto"/>
            <w:right w:val="none" w:sz="0" w:space="0" w:color="auto"/>
          </w:divBdr>
        </w:div>
        <w:div w:id="937250569">
          <w:marLeft w:val="480"/>
          <w:marRight w:val="0"/>
          <w:marTop w:val="0"/>
          <w:marBottom w:val="0"/>
          <w:divBdr>
            <w:top w:val="none" w:sz="0" w:space="0" w:color="auto"/>
            <w:left w:val="none" w:sz="0" w:space="0" w:color="auto"/>
            <w:bottom w:val="none" w:sz="0" w:space="0" w:color="auto"/>
            <w:right w:val="none" w:sz="0" w:space="0" w:color="auto"/>
          </w:divBdr>
        </w:div>
        <w:div w:id="941111014">
          <w:marLeft w:val="480"/>
          <w:marRight w:val="0"/>
          <w:marTop w:val="0"/>
          <w:marBottom w:val="0"/>
          <w:divBdr>
            <w:top w:val="none" w:sz="0" w:space="0" w:color="auto"/>
            <w:left w:val="none" w:sz="0" w:space="0" w:color="auto"/>
            <w:bottom w:val="none" w:sz="0" w:space="0" w:color="auto"/>
            <w:right w:val="none" w:sz="0" w:space="0" w:color="auto"/>
          </w:divBdr>
        </w:div>
        <w:div w:id="980040771">
          <w:marLeft w:val="480"/>
          <w:marRight w:val="0"/>
          <w:marTop w:val="0"/>
          <w:marBottom w:val="0"/>
          <w:divBdr>
            <w:top w:val="none" w:sz="0" w:space="0" w:color="auto"/>
            <w:left w:val="none" w:sz="0" w:space="0" w:color="auto"/>
            <w:bottom w:val="none" w:sz="0" w:space="0" w:color="auto"/>
            <w:right w:val="none" w:sz="0" w:space="0" w:color="auto"/>
          </w:divBdr>
        </w:div>
        <w:div w:id="982463063">
          <w:marLeft w:val="480"/>
          <w:marRight w:val="0"/>
          <w:marTop w:val="0"/>
          <w:marBottom w:val="0"/>
          <w:divBdr>
            <w:top w:val="none" w:sz="0" w:space="0" w:color="auto"/>
            <w:left w:val="none" w:sz="0" w:space="0" w:color="auto"/>
            <w:bottom w:val="none" w:sz="0" w:space="0" w:color="auto"/>
            <w:right w:val="none" w:sz="0" w:space="0" w:color="auto"/>
          </w:divBdr>
        </w:div>
      </w:divsChild>
    </w:div>
    <w:div w:id="987629184">
      <w:bodyDiv w:val="1"/>
      <w:marLeft w:val="0"/>
      <w:marRight w:val="0"/>
      <w:marTop w:val="0"/>
      <w:marBottom w:val="0"/>
      <w:divBdr>
        <w:top w:val="none" w:sz="0" w:space="0" w:color="auto"/>
        <w:left w:val="none" w:sz="0" w:space="0" w:color="auto"/>
        <w:bottom w:val="none" w:sz="0" w:space="0" w:color="auto"/>
        <w:right w:val="none" w:sz="0" w:space="0" w:color="auto"/>
      </w:divBdr>
    </w:div>
    <w:div w:id="988051606">
      <w:bodyDiv w:val="1"/>
      <w:marLeft w:val="0"/>
      <w:marRight w:val="0"/>
      <w:marTop w:val="0"/>
      <w:marBottom w:val="0"/>
      <w:divBdr>
        <w:top w:val="none" w:sz="0" w:space="0" w:color="auto"/>
        <w:left w:val="none" w:sz="0" w:space="0" w:color="auto"/>
        <w:bottom w:val="none" w:sz="0" w:space="0" w:color="auto"/>
        <w:right w:val="none" w:sz="0" w:space="0" w:color="auto"/>
      </w:divBdr>
      <w:divsChild>
        <w:div w:id="56101194">
          <w:marLeft w:val="480"/>
          <w:marRight w:val="0"/>
          <w:marTop w:val="0"/>
          <w:marBottom w:val="0"/>
          <w:divBdr>
            <w:top w:val="none" w:sz="0" w:space="0" w:color="auto"/>
            <w:left w:val="none" w:sz="0" w:space="0" w:color="auto"/>
            <w:bottom w:val="none" w:sz="0" w:space="0" w:color="auto"/>
            <w:right w:val="none" w:sz="0" w:space="0" w:color="auto"/>
          </w:divBdr>
        </w:div>
        <w:div w:id="98768088">
          <w:marLeft w:val="480"/>
          <w:marRight w:val="0"/>
          <w:marTop w:val="0"/>
          <w:marBottom w:val="0"/>
          <w:divBdr>
            <w:top w:val="none" w:sz="0" w:space="0" w:color="auto"/>
            <w:left w:val="none" w:sz="0" w:space="0" w:color="auto"/>
            <w:bottom w:val="none" w:sz="0" w:space="0" w:color="auto"/>
            <w:right w:val="none" w:sz="0" w:space="0" w:color="auto"/>
          </w:divBdr>
        </w:div>
        <w:div w:id="124469882">
          <w:marLeft w:val="480"/>
          <w:marRight w:val="0"/>
          <w:marTop w:val="0"/>
          <w:marBottom w:val="0"/>
          <w:divBdr>
            <w:top w:val="none" w:sz="0" w:space="0" w:color="auto"/>
            <w:left w:val="none" w:sz="0" w:space="0" w:color="auto"/>
            <w:bottom w:val="none" w:sz="0" w:space="0" w:color="auto"/>
            <w:right w:val="none" w:sz="0" w:space="0" w:color="auto"/>
          </w:divBdr>
        </w:div>
        <w:div w:id="147063176">
          <w:marLeft w:val="480"/>
          <w:marRight w:val="0"/>
          <w:marTop w:val="0"/>
          <w:marBottom w:val="0"/>
          <w:divBdr>
            <w:top w:val="none" w:sz="0" w:space="0" w:color="auto"/>
            <w:left w:val="none" w:sz="0" w:space="0" w:color="auto"/>
            <w:bottom w:val="none" w:sz="0" w:space="0" w:color="auto"/>
            <w:right w:val="none" w:sz="0" w:space="0" w:color="auto"/>
          </w:divBdr>
        </w:div>
        <w:div w:id="171993027">
          <w:marLeft w:val="480"/>
          <w:marRight w:val="0"/>
          <w:marTop w:val="0"/>
          <w:marBottom w:val="0"/>
          <w:divBdr>
            <w:top w:val="none" w:sz="0" w:space="0" w:color="auto"/>
            <w:left w:val="none" w:sz="0" w:space="0" w:color="auto"/>
            <w:bottom w:val="none" w:sz="0" w:space="0" w:color="auto"/>
            <w:right w:val="none" w:sz="0" w:space="0" w:color="auto"/>
          </w:divBdr>
        </w:div>
        <w:div w:id="175777544">
          <w:marLeft w:val="480"/>
          <w:marRight w:val="0"/>
          <w:marTop w:val="0"/>
          <w:marBottom w:val="0"/>
          <w:divBdr>
            <w:top w:val="none" w:sz="0" w:space="0" w:color="auto"/>
            <w:left w:val="none" w:sz="0" w:space="0" w:color="auto"/>
            <w:bottom w:val="none" w:sz="0" w:space="0" w:color="auto"/>
            <w:right w:val="none" w:sz="0" w:space="0" w:color="auto"/>
          </w:divBdr>
        </w:div>
        <w:div w:id="198708869">
          <w:marLeft w:val="480"/>
          <w:marRight w:val="0"/>
          <w:marTop w:val="0"/>
          <w:marBottom w:val="0"/>
          <w:divBdr>
            <w:top w:val="none" w:sz="0" w:space="0" w:color="auto"/>
            <w:left w:val="none" w:sz="0" w:space="0" w:color="auto"/>
            <w:bottom w:val="none" w:sz="0" w:space="0" w:color="auto"/>
            <w:right w:val="none" w:sz="0" w:space="0" w:color="auto"/>
          </w:divBdr>
        </w:div>
        <w:div w:id="273094131">
          <w:marLeft w:val="480"/>
          <w:marRight w:val="0"/>
          <w:marTop w:val="0"/>
          <w:marBottom w:val="0"/>
          <w:divBdr>
            <w:top w:val="none" w:sz="0" w:space="0" w:color="auto"/>
            <w:left w:val="none" w:sz="0" w:space="0" w:color="auto"/>
            <w:bottom w:val="none" w:sz="0" w:space="0" w:color="auto"/>
            <w:right w:val="none" w:sz="0" w:space="0" w:color="auto"/>
          </w:divBdr>
        </w:div>
        <w:div w:id="318727449">
          <w:marLeft w:val="480"/>
          <w:marRight w:val="0"/>
          <w:marTop w:val="0"/>
          <w:marBottom w:val="0"/>
          <w:divBdr>
            <w:top w:val="none" w:sz="0" w:space="0" w:color="auto"/>
            <w:left w:val="none" w:sz="0" w:space="0" w:color="auto"/>
            <w:bottom w:val="none" w:sz="0" w:space="0" w:color="auto"/>
            <w:right w:val="none" w:sz="0" w:space="0" w:color="auto"/>
          </w:divBdr>
        </w:div>
        <w:div w:id="379130440">
          <w:marLeft w:val="480"/>
          <w:marRight w:val="0"/>
          <w:marTop w:val="0"/>
          <w:marBottom w:val="0"/>
          <w:divBdr>
            <w:top w:val="none" w:sz="0" w:space="0" w:color="auto"/>
            <w:left w:val="none" w:sz="0" w:space="0" w:color="auto"/>
            <w:bottom w:val="none" w:sz="0" w:space="0" w:color="auto"/>
            <w:right w:val="none" w:sz="0" w:space="0" w:color="auto"/>
          </w:divBdr>
        </w:div>
        <w:div w:id="431441922">
          <w:marLeft w:val="480"/>
          <w:marRight w:val="0"/>
          <w:marTop w:val="0"/>
          <w:marBottom w:val="0"/>
          <w:divBdr>
            <w:top w:val="none" w:sz="0" w:space="0" w:color="auto"/>
            <w:left w:val="none" w:sz="0" w:space="0" w:color="auto"/>
            <w:bottom w:val="none" w:sz="0" w:space="0" w:color="auto"/>
            <w:right w:val="none" w:sz="0" w:space="0" w:color="auto"/>
          </w:divBdr>
        </w:div>
        <w:div w:id="478771160">
          <w:marLeft w:val="480"/>
          <w:marRight w:val="0"/>
          <w:marTop w:val="0"/>
          <w:marBottom w:val="0"/>
          <w:divBdr>
            <w:top w:val="none" w:sz="0" w:space="0" w:color="auto"/>
            <w:left w:val="none" w:sz="0" w:space="0" w:color="auto"/>
            <w:bottom w:val="none" w:sz="0" w:space="0" w:color="auto"/>
            <w:right w:val="none" w:sz="0" w:space="0" w:color="auto"/>
          </w:divBdr>
        </w:div>
        <w:div w:id="484317180">
          <w:marLeft w:val="480"/>
          <w:marRight w:val="0"/>
          <w:marTop w:val="0"/>
          <w:marBottom w:val="0"/>
          <w:divBdr>
            <w:top w:val="none" w:sz="0" w:space="0" w:color="auto"/>
            <w:left w:val="none" w:sz="0" w:space="0" w:color="auto"/>
            <w:bottom w:val="none" w:sz="0" w:space="0" w:color="auto"/>
            <w:right w:val="none" w:sz="0" w:space="0" w:color="auto"/>
          </w:divBdr>
        </w:div>
        <w:div w:id="514002035">
          <w:marLeft w:val="480"/>
          <w:marRight w:val="0"/>
          <w:marTop w:val="0"/>
          <w:marBottom w:val="0"/>
          <w:divBdr>
            <w:top w:val="none" w:sz="0" w:space="0" w:color="auto"/>
            <w:left w:val="none" w:sz="0" w:space="0" w:color="auto"/>
            <w:bottom w:val="none" w:sz="0" w:space="0" w:color="auto"/>
            <w:right w:val="none" w:sz="0" w:space="0" w:color="auto"/>
          </w:divBdr>
        </w:div>
        <w:div w:id="517357489">
          <w:marLeft w:val="480"/>
          <w:marRight w:val="0"/>
          <w:marTop w:val="0"/>
          <w:marBottom w:val="0"/>
          <w:divBdr>
            <w:top w:val="none" w:sz="0" w:space="0" w:color="auto"/>
            <w:left w:val="none" w:sz="0" w:space="0" w:color="auto"/>
            <w:bottom w:val="none" w:sz="0" w:space="0" w:color="auto"/>
            <w:right w:val="none" w:sz="0" w:space="0" w:color="auto"/>
          </w:divBdr>
        </w:div>
        <w:div w:id="538322206">
          <w:marLeft w:val="480"/>
          <w:marRight w:val="0"/>
          <w:marTop w:val="0"/>
          <w:marBottom w:val="0"/>
          <w:divBdr>
            <w:top w:val="none" w:sz="0" w:space="0" w:color="auto"/>
            <w:left w:val="none" w:sz="0" w:space="0" w:color="auto"/>
            <w:bottom w:val="none" w:sz="0" w:space="0" w:color="auto"/>
            <w:right w:val="none" w:sz="0" w:space="0" w:color="auto"/>
          </w:divBdr>
        </w:div>
        <w:div w:id="552230992">
          <w:marLeft w:val="480"/>
          <w:marRight w:val="0"/>
          <w:marTop w:val="0"/>
          <w:marBottom w:val="0"/>
          <w:divBdr>
            <w:top w:val="none" w:sz="0" w:space="0" w:color="auto"/>
            <w:left w:val="none" w:sz="0" w:space="0" w:color="auto"/>
            <w:bottom w:val="none" w:sz="0" w:space="0" w:color="auto"/>
            <w:right w:val="none" w:sz="0" w:space="0" w:color="auto"/>
          </w:divBdr>
        </w:div>
        <w:div w:id="585462675">
          <w:marLeft w:val="480"/>
          <w:marRight w:val="0"/>
          <w:marTop w:val="0"/>
          <w:marBottom w:val="0"/>
          <w:divBdr>
            <w:top w:val="none" w:sz="0" w:space="0" w:color="auto"/>
            <w:left w:val="none" w:sz="0" w:space="0" w:color="auto"/>
            <w:bottom w:val="none" w:sz="0" w:space="0" w:color="auto"/>
            <w:right w:val="none" w:sz="0" w:space="0" w:color="auto"/>
          </w:divBdr>
        </w:div>
        <w:div w:id="608244972">
          <w:marLeft w:val="480"/>
          <w:marRight w:val="0"/>
          <w:marTop w:val="0"/>
          <w:marBottom w:val="0"/>
          <w:divBdr>
            <w:top w:val="none" w:sz="0" w:space="0" w:color="auto"/>
            <w:left w:val="none" w:sz="0" w:space="0" w:color="auto"/>
            <w:bottom w:val="none" w:sz="0" w:space="0" w:color="auto"/>
            <w:right w:val="none" w:sz="0" w:space="0" w:color="auto"/>
          </w:divBdr>
        </w:div>
        <w:div w:id="615647842">
          <w:marLeft w:val="480"/>
          <w:marRight w:val="0"/>
          <w:marTop w:val="0"/>
          <w:marBottom w:val="0"/>
          <w:divBdr>
            <w:top w:val="none" w:sz="0" w:space="0" w:color="auto"/>
            <w:left w:val="none" w:sz="0" w:space="0" w:color="auto"/>
            <w:bottom w:val="none" w:sz="0" w:space="0" w:color="auto"/>
            <w:right w:val="none" w:sz="0" w:space="0" w:color="auto"/>
          </w:divBdr>
        </w:div>
        <w:div w:id="637804168">
          <w:marLeft w:val="480"/>
          <w:marRight w:val="0"/>
          <w:marTop w:val="0"/>
          <w:marBottom w:val="0"/>
          <w:divBdr>
            <w:top w:val="none" w:sz="0" w:space="0" w:color="auto"/>
            <w:left w:val="none" w:sz="0" w:space="0" w:color="auto"/>
            <w:bottom w:val="none" w:sz="0" w:space="0" w:color="auto"/>
            <w:right w:val="none" w:sz="0" w:space="0" w:color="auto"/>
          </w:divBdr>
        </w:div>
        <w:div w:id="722290468">
          <w:marLeft w:val="480"/>
          <w:marRight w:val="0"/>
          <w:marTop w:val="0"/>
          <w:marBottom w:val="0"/>
          <w:divBdr>
            <w:top w:val="none" w:sz="0" w:space="0" w:color="auto"/>
            <w:left w:val="none" w:sz="0" w:space="0" w:color="auto"/>
            <w:bottom w:val="none" w:sz="0" w:space="0" w:color="auto"/>
            <w:right w:val="none" w:sz="0" w:space="0" w:color="auto"/>
          </w:divBdr>
        </w:div>
        <w:div w:id="724838471">
          <w:marLeft w:val="480"/>
          <w:marRight w:val="0"/>
          <w:marTop w:val="0"/>
          <w:marBottom w:val="0"/>
          <w:divBdr>
            <w:top w:val="none" w:sz="0" w:space="0" w:color="auto"/>
            <w:left w:val="none" w:sz="0" w:space="0" w:color="auto"/>
            <w:bottom w:val="none" w:sz="0" w:space="0" w:color="auto"/>
            <w:right w:val="none" w:sz="0" w:space="0" w:color="auto"/>
          </w:divBdr>
        </w:div>
        <w:div w:id="727655311">
          <w:marLeft w:val="480"/>
          <w:marRight w:val="0"/>
          <w:marTop w:val="0"/>
          <w:marBottom w:val="0"/>
          <w:divBdr>
            <w:top w:val="none" w:sz="0" w:space="0" w:color="auto"/>
            <w:left w:val="none" w:sz="0" w:space="0" w:color="auto"/>
            <w:bottom w:val="none" w:sz="0" w:space="0" w:color="auto"/>
            <w:right w:val="none" w:sz="0" w:space="0" w:color="auto"/>
          </w:divBdr>
        </w:div>
        <w:div w:id="732578077">
          <w:marLeft w:val="480"/>
          <w:marRight w:val="0"/>
          <w:marTop w:val="0"/>
          <w:marBottom w:val="0"/>
          <w:divBdr>
            <w:top w:val="none" w:sz="0" w:space="0" w:color="auto"/>
            <w:left w:val="none" w:sz="0" w:space="0" w:color="auto"/>
            <w:bottom w:val="none" w:sz="0" w:space="0" w:color="auto"/>
            <w:right w:val="none" w:sz="0" w:space="0" w:color="auto"/>
          </w:divBdr>
        </w:div>
        <w:div w:id="744425027">
          <w:marLeft w:val="480"/>
          <w:marRight w:val="0"/>
          <w:marTop w:val="0"/>
          <w:marBottom w:val="0"/>
          <w:divBdr>
            <w:top w:val="none" w:sz="0" w:space="0" w:color="auto"/>
            <w:left w:val="none" w:sz="0" w:space="0" w:color="auto"/>
            <w:bottom w:val="none" w:sz="0" w:space="0" w:color="auto"/>
            <w:right w:val="none" w:sz="0" w:space="0" w:color="auto"/>
          </w:divBdr>
        </w:div>
        <w:div w:id="772241255">
          <w:marLeft w:val="480"/>
          <w:marRight w:val="0"/>
          <w:marTop w:val="0"/>
          <w:marBottom w:val="0"/>
          <w:divBdr>
            <w:top w:val="none" w:sz="0" w:space="0" w:color="auto"/>
            <w:left w:val="none" w:sz="0" w:space="0" w:color="auto"/>
            <w:bottom w:val="none" w:sz="0" w:space="0" w:color="auto"/>
            <w:right w:val="none" w:sz="0" w:space="0" w:color="auto"/>
          </w:divBdr>
        </w:div>
        <w:div w:id="839658288">
          <w:marLeft w:val="480"/>
          <w:marRight w:val="0"/>
          <w:marTop w:val="0"/>
          <w:marBottom w:val="0"/>
          <w:divBdr>
            <w:top w:val="none" w:sz="0" w:space="0" w:color="auto"/>
            <w:left w:val="none" w:sz="0" w:space="0" w:color="auto"/>
            <w:bottom w:val="none" w:sz="0" w:space="0" w:color="auto"/>
            <w:right w:val="none" w:sz="0" w:space="0" w:color="auto"/>
          </w:divBdr>
        </w:div>
        <w:div w:id="852644318">
          <w:marLeft w:val="480"/>
          <w:marRight w:val="0"/>
          <w:marTop w:val="0"/>
          <w:marBottom w:val="0"/>
          <w:divBdr>
            <w:top w:val="none" w:sz="0" w:space="0" w:color="auto"/>
            <w:left w:val="none" w:sz="0" w:space="0" w:color="auto"/>
            <w:bottom w:val="none" w:sz="0" w:space="0" w:color="auto"/>
            <w:right w:val="none" w:sz="0" w:space="0" w:color="auto"/>
          </w:divBdr>
        </w:div>
        <w:div w:id="854810864">
          <w:marLeft w:val="480"/>
          <w:marRight w:val="0"/>
          <w:marTop w:val="0"/>
          <w:marBottom w:val="0"/>
          <w:divBdr>
            <w:top w:val="none" w:sz="0" w:space="0" w:color="auto"/>
            <w:left w:val="none" w:sz="0" w:space="0" w:color="auto"/>
            <w:bottom w:val="none" w:sz="0" w:space="0" w:color="auto"/>
            <w:right w:val="none" w:sz="0" w:space="0" w:color="auto"/>
          </w:divBdr>
        </w:div>
        <w:div w:id="865557698">
          <w:marLeft w:val="480"/>
          <w:marRight w:val="0"/>
          <w:marTop w:val="0"/>
          <w:marBottom w:val="0"/>
          <w:divBdr>
            <w:top w:val="none" w:sz="0" w:space="0" w:color="auto"/>
            <w:left w:val="none" w:sz="0" w:space="0" w:color="auto"/>
            <w:bottom w:val="none" w:sz="0" w:space="0" w:color="auto"/>
            <w:right w:val="none" w:sz="0" w:space="0" w:color="auto"/>
          </w:divBdr>
        </w:div>
        <w:div w:id="879824963">
          <w:marLeft w:val="480"/>
          <w:marRight w:val="0"/>
          <w:marTop w:val="0"/>
          <w:marBottom w:val="0"/>
          <w:divBdr>
            <w:top w:val="none" w:sz="0" w:space="0" w:color="auto"/>
            <w:left w:val="none" w:sz="0" w:space="0" w:color="auto"/>
            <w:bottom w:val="none" w:sz="0" w:space="0" w:color="auto"/>
            <w:right w:val="none" w:sz="0" w:space="0" w:color="auto"/>
          </w:divBdr>
        </w:div>
        <w:div w:id="923227717">
          <w:marLeft w:val="480"/>
          <w:marRight w:val="0"/>
          <w:marTop w:val="0"/>
          <w:marBottom w:val="0"/>
          <w:divBdr>
            <w:top w:val="none" w:sz="0" w:space="0" w:color="auto"/>
            <w:left w:val="none" w:sz="0" w:space="0" w:color="auto"/>
            <w:bottom w:val="none" w:sz="0" w:space="0" w:color="auto"/>
            <w:right w:val="none" w:sz="0" w:space="0" w:color="auto"/>
          </w:divBdr>
        </w:div>
        <w:div w:id="947388742">
          <w:marLeft w:val="480"/>
          <w:marRight w:val="0"/>
          <w:marTop w:val="0"/>
          <w:marBottom w:val="0"/>
          <w:divBdr>
            <w:top w:val="none" w:sz="0" w:space="0" w:color="auto"/>
            <w:left w:val="none" w:sz="0" w:space="0" w:color="auto"/>
            <w:bottom w:val="none" w:sz="0" w:space="0" w:color="auto"/>
            <w:right w:val="none" w:sz="0" w:space="0" w:color="auto"/>
          </w:divBdr>
        </w:div>
        <w:div w:id="954092013">
          <w:marLeft w:val="480"/>
          <w:marRight w:val="0"/>
          <w:marTop w:val="0"/>
          <w:marBottom w:val="0"/>
          <w:divBdr>
            <w:top w:val="none" w:sz="0" w:space="0" w:color="auto"/>
            <w:left w:val="none" w:sz="0" w:space="0" w:color="auto"/>
            <w:bottom w:val="none" w:sz="0" w:space="0" w:color="auto"/>
            <w:right w:val="none" w:sz="0" w:space="0" w:color="auto"/>
          </w:divBdr>
        </w:div>
        <w:div w:id="975642232">
          <w:marLeft w:val="480"/>
          <w:marRight w:val="0"/>
          <w:marTop w:val="0"/>
          <w:marBottom w:val="0"/>
          <w:divBdr>
            <w:top w:val="none" w:sz="0" w:space="0" w:color="auto"/>
            <w:left w:val="none" w:sz="0" w:space="0" w:color="auto"/>
            <w:bottom w:val="none" w:sz="0" w:space="0" w:color="auto"/>
            <w:right w:val="none" w:sz="0" w:space="0" w:color="auto"/>
          </w:divBdr>
        </w:div>
        <w:div w:id="989094706">
          <w:marLeft w:val="480"/>
          <w:marRight w:val="0"/>
          <w:marTop w:val="0"/>
          <w:marBottom w:val="0"/>
          <w:divBdr>
            <w:top w:val="none" w:sz="0" w:space="0" w:color="auto"/>
            <w:left w:val="none" w:sz="0" w:space="0" w:color="auto"/>
            <w:bottom w:val="none" w:sz="0" w:space="0" w:color="auto"/>
            <w:right w:val="none" w:sz="0" w:space="0" w:color="auto"/>
          </w:divBdr>
        </w:div>
        <w:div w:id="1013187836">
          <w:marLeft w:val="480"/>
          <w:marRight w:val="0"/>
          <w:marTop w:val="0"/>
          <w:marBottom w:val="0"/>
          <w:divBdr>
            <w:top w:val="none" w:sz="0" w:space="0" w:color="auto"/>
            <w:left w:val="none" w:sz="0" w:space="0" w:color="auto"/>
            <w:bottom w:val="none" w:sz="0" w:space="0" w:color="auto"/>
            <w:right w:val="none" w:sz="0" w:space="0" w:color="auto"/>
          </w:divBdr>
        </w:div>
      </w:divsChild>
    </w:div>
    <w:div w:id="988285199">
      <w:bodyDiv w:val="1"/>
      <w:marLeft w:val="0"/>
      <w:marRight w:val="0"/>
      <w:marTop w:val="0"/>
      <w:marBottom w:val="0"/>
      <w:divBdr>
        <w:top w:val="none" w:sz="0" w:space="0" w:color="auto"/>
        <w:left w:val="none" w:sz="0" w:space="0" w:color="auto"/>
        <w:bottom w:val="none" w:sz="0" w:space="0" w:color="auto"/>
        <w:right w:val="none" w:sz="0" w:space="0" w:color="auto"/>
      </w:divBdr>
    </w:div>
    <w:div w:id="988366576">
      <w:bodyDiv w:val="1"/>
      <w:marLeft w:val="0"/>
      <w:marRight w:val="0"/>
      <w:marTop w:val="0"/>
      <w:marBottom w:val="0"/>
      <w:divBdr>
        <w:top w:val="none" w:sz="0" w:space="0" w:color="auto"/>
        <w:left w:val="none" w:sz="0" w:space="0" w:color="auto"/>
        <w:bottom w:val="none" w:sz="0" w:space="0" w:color="auto"/>
        <w:right w:val="none" w:sz="0" w:space="0" w:color="auto"/>
      </w:divBdr>
    </w:div>
    <w:div w:id="988676308">
      <w:bodyDiv w:val="1"/>
      <w:marLeft w:val="0"/>
      <w:marRight w:val="0"/>
      <w:marTop w:val="0"/>
      <w:marBottom w:val="0"/>
      <w:divBdr>
        <w:top w:val="none" w:sz="0" w:space="0" w:color="auto"/>
        <w:left w:val="none" w:sz="0" w:space="0" w:color="auto"/>
        <w:bottom w:val="none" w:sz="0" w:space="0" w:color="auto"/>
        <w:right w:val="none" w:sz="0" w:space="0" w:color="auto"/>
      </w:divBdr>
    </w:div>
    <w:div w:id="988746285">
      <w:bodyDiv w:val="1"/>
      <w:marLeft w:val="0"/>
      <w:marRight w:val="0"/>
      <w:marTop w:val="0"/>
      <w:marBottom w:val="0"/>
      <w:divBdr>
        <w:top w:val="none" w:sz="0" w:space="0" w:color="auto"/>
        <w:left w:val="none" w:sz="0" w:space="0" w:color="auto"/>
        <w:bottom w:val="none" w:sz="0" w:space="0" w:color="auto"/>
        <w:right w:val="none" w:sz="0" w:space="0" w:color="auto"/>
      </w:divBdr>
    </w:div>
    <w:div w:id="989016979">
      <w:bodyDiv w:val="1"/>
      <w:marLeft w:val="0"/>
      <w:marRight w:val="0"/>
      <w:marTop w:val="0"/>
      <w:marBottom w:val="0"/>
      <w:divBdr>
        <w:top w:val="none" w:sz="0" w:space="0" w:color="auto"/>
        <w:left w:val="none" w:sz="0" w:space="0" w:color="auto"/>
        <w:bottom w:val="none" w:sz="0" w:space="0" w:color="auto"/>
        <w:right w:val="none" w:sz="0" w:space="0" w:color="auto"/>
      </w:divBdr>
    </w:div>
    <w:div w:id="990325264">
      <w:bodyDiv w:val="1"/>
      <w:marLeft w:val="0"/>
      <w:marRight w:val="0"/>
      <w:marTop w:val="0"/>
      <w:marBottom w:val="0"/>
      <w:divBdr>
        <w:top w:val="none" w:sz="0" w:space="0" w:color="auto"/>
        <w:left w:val="none" w:sz="0" w:space="0" w:color="auto"/>
        <w:bottom w:val="none" w:sz="0" w:space="0" w:color="auto"/>
        <w:right w:val="none" w:sz="0" w:space="0" w:color="auto"/>
      </w:divBdr>
    </w:div>
    <w:div w:id="990712462">
      <w:bodyDiv w:val="1"/>
      <w:marLeft w:val="0"/>
      <w:marRight w:val="0"/>
      <w:marTop w:val="0"/>
      <w:marBottom w:val="0"/>
      <w:divBdr>
        <w:top w:val="none" w:sz="0" w:space="0" w:color="auto"/>
        <w:left w:val="none" w:sz="0" w:space="0" w:color="auto"/>
        <w:bottom w:val="none" w:sz="0" w:space="0" w:color="auto"/>
        <w:right w:val="none" w:sz="0" w:space="0" w:color="auto"/>
      </w:divBdr>
    </w:div>
    <w:div w:id="990908953">
      <w:bodyDiv w:val="1"/>
      <w:marLeft w:val="0"/>
      <w:marRight w:val="0"/>
      <w:marTop w:val="0"/>
      <w:marBottom w:val="0"/>
      <w:divBdr>
        <w:top w:val="none" w:sz="0" w:space="0" w:color="auto"/>
        <w:left w:val="none" w:sz="0" w:space="0" w:color="auto"/>
        <w:bottom w:val="none" w:sz="0" w:space="0" w:color="auto"/>
        <w:right w:val="none" w:sz="0" w:space="0" w:color="auto"/>
      </w:divBdr>
    </w:div>
    <w:div w:id="990987576">
      <w:bodyDiv w:val="1"/>
      <w:marLeft w:val="0"/>
      <w:marRight w:val="0"/>
      <w:marTop w:val="0"/>
      <w:marBottom w:val="0"/>
      <w:divBdr>
        <w:top w:val="none" w:sz="0" w:space="0" w:color="auto"/>
        <w:left w:val="none" w:sz="0" w:space="0" w:color="auto"/>
        <w:bottom w:val="none" w:sz="0" w:space="0" w:color="auto"/>
        <w:right w:val="none" w:sz="0" w:space="0" w:color="auto"/>
      </w:divBdr>
    </w:div>
    <w:div w:id="991786301">
      <w:bodyDiv w:val="1"/>
      <w:marLeft w:val="0"/>
      <w:marRight w:val="0"/>
      <w:marTop w:val="0"/>
      <w:marBottom w:val="0"/>
      <w:divBdr>
        <w:top w:val="none" w:sz="0" w:space="0" w:color="auto"/>
        <w:left w:val="none" w:sz="0" w:space="0" w:color="auto"/>
        <w:bottom w:val="none" w:sz="0" w:space="0" w:color="auto"/>
        <w:right w:val="none" w:sz="0" w:space="0" w:color="auto"/>
      </w:divBdr>
    </w:div>
    <w:div w:id="991953129">
      <w:bodyDiv w:val="1"/>
      <w:marLeft w:val="0"/>
      <w:marRight w:val="0"/>
      <w:marTop w:val="0"/>
      <w:marBottom w:val="0"/>
      <w:divBdr>
        <w:top w:val="none" w:sz="0" w:space="0" w:color="auto"/>
        <w:left w:val="none" w:sz="0" w:space="0" w:color="auto"/>
        <w:bottom w:val="none" w:sz="0" w:space="0" w:color="auto"/>
        <w:right w:val="none" w:sz="0" w:space="0" w:color="auto"/>
      </w:divBdr>
    </w:div>
    <w:div w:id="992102466">
      <w:bodyDiv w:val="1"/>
      <w:marLeft w:val="0"/>
      <w:marRight w:val="0"/>
      <w:marTop w:val="0"/>
      <w:marBottom w:val="0"/>
      <w:divBdr>
        <w:top w:val="none" w:sz="0" w:space="0" w:color="auto"/>
        <w:left w:val="none" w:sz="0" w:space="0" w:color="auto"/>
        <w:bottom w:val="none" w:sz="0" w:space="0" w:color="auto"/>
        <w:right w:val="none" w:sz="0" w:space="0" w:color="auto"/>
      </w:divBdr>
    </w:div>
    <w:div w:id="992219396">
      <w:bodyDiv w:val="1"/>
      <w:marLeft w:val="0"/>
      <w:marRight w:val="0"/>
      <w:marTop w:val="0"/>
      <w:marBottom w:val="0"/>
      <w:divBdr>
        <w:top w:val="none" w:sz="0" w:space="0" w:color="auto"/>
        <w:left w:val="none" w:sz="0" w:space="0" w:color="auto"/>
        <w:bottom w:val="none" w:sz="0" w:space="0" w:color="auto"/>
        <w:right w:val="none" w:sz="0" w:space="0" w:color="auto"/>
      </w:divBdr>
    </w:div>
    <w:div w:id="992879662">
      <w:bodyDiv w:val="1"/>
      <w:marLeft w:val="0"/>
      <w:marRight w:val="0"/>
      <w:marTop w:val="0"/>
      <w:marBottom w:val="0"/>
      <w:divBdr>
        <w:top w:val="none" w:sz="0" w:space="0" w:color="auto"/>
        <w:left w:val="none" w:sz="0" w:space="0" w:color="auto"/>
        <w:bottom w:val="none" w:sz="0" w:space="0" w:color="auto"/>
        <w:right w:val="none" w:sz="0" w:space="0" w:color="auto"/>
      </w:divBdr>
    </w:div>
    <w:div w:id="993021517">
      <w:bodyDiv w:val="1"/>
      <w:marLeft w:val="0"/>
      <w:marRight w:val="0"/>
      <w:marTop w:val="0"/>
      <w:marBottom w:val="0"/>
      <w:divBdr>
        <w:top w:val="none" w:sz="0" w:space="0" w:color="auto"/>
        <w:left w:val="none" w:sz="0" w:space="0" w:color="auto"/>
        <w:bottom w:val="none" w:sz="0" w:space="0" w:color="auto"/>
        <w:right w:val="none" w:sz="0" w:space="0" w:color="auto"/>
      </w:divBdr>
    </w:div>
    <w:div w:id="993073169">
      <w:bodyDiv w:val="1"/>
      <w:marLeft w:val="0"/>
      <w:marRight w:val="0"/>
      <w:marTop w:val="0"/>
      <w:marBottom w:val="0"/>
      <w:divBdr>
        <w:top w:val="none" w:sz="0" w:space="0" w:color="auto"/>
        <w:left w:val="none" w:sz="0" w:space="0" w:color="auto"/>
        <w:bottom w:val="none" w:sz="0" w:space="0" w:color="auto"/>
        <w:right w:val="none" w:sz="0" w:space="0" w:color="auto"/>
      </w:divBdr>
    </w:div>
    <w:div w:id="993216418">
      <w:bodyDiv w:val="1"/>
      <w:marLeft w:val="0"/>
      <w:marRight w:val="0"/>
      <w:marTop w:val="0"/>
      <w:marBottom w:val="0"/>
      <w:divBdr>
        <w:top w:val="none" w:sz="0" w:space="0" w:color="auto"/>
        <w:left w:val="none" w:sz="0" w:space="0" w:color="auto"/>
        <w:bottom w:val="none" w:sz="0" w:space="0" w:color="auto"/>
        <w:right w:val="none" w:sz="0" w:space="0" w:color="auto"/>
      </w:divBdr>
    </w:div>
    <w:div w:id="993871020">
      <w:bodyDiv w:val="1"/>
      <w:marLeft w:val="0"/>
      <w:marRight w:val="0"/>
      <w:marTop w:val="0"/>
      <w:marBottom w:val="0"/>
      <w:divBdr>
        <w:top w:val="none" w:sz="0" w:space="0" w:color="auto"/>
        <w:left w:val="none" w:sz="0" w:space="0" w:color="auto"/>
        <w:bottom w:val="none" w:sz="0" w:space="0" w:color="auto"/>
        <w:right w:val="none" w:sz="0" w:space="0" w:color="auto"/>
      </w:divBdr>
    </w:div>
    <w:div w:id="993871498">
      <w:bodyDiv w:val="1"/>
      <w:marLeft w:val="0"/>
      <w:marRight w:val="0"/>
      <w:marTop w:val="0"/>
      <w:marBottom w:val="0"/>
      <w:divBdr>
        <w:top w:val="none" w:sz="0" w:space="0" w:color="auto"/>
        <w:left w:val="none" w:sz="0" w:space="0" w:color="auto"/>
        <w:bottom w:val="none" w:sz="0" w:space="0" w:color="auto"/>
        <w:right w:val="none" w:sz="0" w:space="0" w:color="auto"/>
      </w:divBdr>
    </w:div>
    <w:div w:id="993995839">
      <w:bodyDiv w:val="1"/>
      <w:marLeft w:val="0"/>
      <w:marRight w:val="0"/>
      <w:marTop w:val="0"/>
      <w:marBottom w:val="0"/>
      <w:divBdr>
        <w:top w:val="none" w:sz="0" w:space="0" w:color="auto"/>
        <w:left w:val="none" w:sz="0" w:space="0" w:color="auto"/>
        <w:bottom w:val="none" w:sz="0" w:space="0" w:color="auto"/>
        <w:right w:val="none" w:sz="0" w:space="0" w:color="auto"/>
      </w:divBdr>
    </w:div>
    <w:div w:id="994643941">
      <w:bodyDiv w:val="1"/>
      <w:marLeft w:val="0"/>
      <w:marRight w:val="0"/>
      <w:marTop w:val="0"/>
      <w:marBottom w:val="0"/>
      <w:divBdr>
        <w:top w:val="none" w:sz="0" w:space="0" w:color="auto"/>
        <w:left w:val="none" w:sz="0" w:space="0" w:color="auto"/>
        <w:bottom w:val="none" w:sz="0" w:space="0" w:color="auto"/>
        <w:right w:val="none" w:sz="0" w:space="0" w:color="auto"/>
      </w:divBdr>
    </w:div>
    <w:div w:id="994920991">
      <w:bodyDiv w:val="1"/>
      <w:marLeft w:val="0"/>
      <w:marRight w:val="0"/>
      <w:marTop w:val="0"/>
      <w:marBottom w:val="0"/>
      <w:divBdr>
        <w:top w:val="none" w:sz="0" w:space="0" w:color="auto"/>
        <w:left w:val="none" w:sz="0" w:space="0" w:color="auto"/>
        <w:bottom w:val="none" w:sz="0" w:space="0" w:color="auto"/>
        <w:right w:val="none" w:sz="0" w:space="0" w:color="auto"/>
      </w:divBdr>
    </w:div>
    <w:div w:id="995259425">
      <w:bodyDiv w:val="1"/>
      <w:marLeft w:val="0"/>
      <w:marRight w:val="0"/>
      <w:marTop w:val="0"/>
      <w:marBottom w:val="0"/>
      <w:divBdr>
        <w:top w:val="none" w:sz="0" w:space="0" w:color="auto"/>
        <w:left w:val="none" w:sz="0" w:space="0" w:color="auto"/>
        <w:bottom w:val="none" w:sz="0" w:space="0" w:color="auto"/>
        <w:right w:val="none" w:sz="0" w:space="0" w:color="auto"/>
      </w:divBdr>
    </w:div>
    <w:div w:id="995449633">
      <w:bodyDiv w:val="1"/>
      <w:marLeft w:val="0"/>
      <w:marRight w:val="0"/>
      <w:marTop w:val="0"/>
      <w:marBottom w:val="0"/>
      <w:divBdr>
        <w:top w:val="none" w:sz="0" w:space="0" w:color="auto"/>
        <w:left w:val="none" w:sz="0" w:space="0" w:color="auto"/>
        <w:bottom w:val="none" w:sz="0" w:space="0" w:color="auto"/>
        <w:right w:val="none" w:sz="0" w:space="0" w:color="auto"/>
      </w:divBdr>
    </w:div>
    <w:div w:id="995454489">
      <w:bodyDiv w:val="1"/>
      <w:marLeft w:val="0"/>
      <w:marRight w:val="0"/>
      <w:marTop w:val="0"/>
      <w:marBottom w:val="0"/>
      <w:divBdr>
        <w:top w:val="none" w:sz="0" w:space="0" w:color="auto"/>
        <w:left w:val="none" w:sz="0" w:space="0" w:color="auto"/>
        <w:bottom w:val="none" w:sz="0" w:space="0" w:color="auto"/>
        <w:right w:val="none" w:sz="0" w:space="0" w:color="auto"/>
      </w:divBdr>
    </w:div>
    <w:div w:id="995492947">
      <w:bodyDiv w:val="1"/>
      <w:marLeft w:val="0"/>
      <w:marRight w:val="0"/>
      <w:marTop w:val="0"/>
      <w:marBottom w:val="0"/>
      <w:divBdr>
        <w:top w:val="none" w:sz="0" w:space="0" w:color="auto"/>
        <w:left w:val="none" w:sz="0" w:space="0" w:color="auto"/>
        <w:bottom w:val="none" w:sz="0" w:space="0" w:color="auto"/>
        <w:right w:val="none" w:sz="0" w:space="0" w:color="auto"/>
      </w:divBdr>
    </w:div>
    <w:div w:id="995567257">
      <w:bodyDiv w:val="1"/>
      <w:marLeft w:val="0"/>
      <w:marRight w:val="0"/>
      <w:marTop w:val="0"/>
      <w:marBottom w:val="0"/>
      <w:divBdr>
        <w:top w:val="none" w:sz="0" w:space="0" w:color="auto"/>
        <w:left w:val="none" w:sz="0" w:space="0" w:color="auto"/>
        <w:bottom w:val="none" w:sz="0" w:space="0" w:color="auto"/>
        <w:right w:val="none" w:sz="0" w:space="0" w:color="auto"/>
      </w:divBdr>
    </w:div>
    <w:div w:id="995643712">
      <w:bodyDiv w:val="1"/>
      <w:marLeft w:val="0"/>
      <w:marRight w:val="0"/>
      <w:marTop w:val="0"/>
      <w:marBottom w:val="0"/>
      <w:divBdr>
        <w:top w:val="none" w:sz="0" w:space="0" w:color="auto"/>
        <w:left w:val="none" w:sz="0" w:space="0" w:color="auto"/>
        <w:bottom w:val="none" w:sz="0" w:space="0" w:color="auto"/>
        <w:right w:val="none" w:sz="0" w:space="0" w:color="auto"/>
      </w:divBdr>
    </w:div>
    <w:div w:id="995768237">
      <w:bodyDiv w:val="1"/>
      <w:marLeft w:val="0"/>
      <w:marRight w:val="0"/>
      <w:marTop w:val="0"/>
      <w:marBottom w:val="0"/>
      <w:divBdr>
        <w:top w:val="none" w:sz="0" w:space="0" w:color="auto"/>
        <w:left w:val="none" w:sz="0" w:space="0" w:color="auto"/>
        <w:bottom w:val="none" w:sz="0" w:space="0" w:color="auto"/>
        <w:right w:val="none" w:sz="0" w:space="0" w:color="auto"/>
      </w:divBdr>
    </w:div>
    <w:div w:id="995912441">
      <w:bodyDiv w:val="1"/>
      <w:marLeft w:val="0"/>
      <w:marRight w:val="0"/>
      <w:marTop w:val="0"/>
      <w:marBottom w:val="0"/>
      <w:divBdr>
        <w:top w:val="none" w:sz="0" w:space="0" w:color="auto"/>
        <w:left w:val="none" w:sz="0" w:space="0" w:color="auto"/>
        <w:bottom w:val="none" w:sz="0" w:space="0" w:color="auto"/>
        <w:right w:val="none" w:sz="0" w:space="0" w:color="auto"/>
      </w:divBdr>
    </w:div>
    <w:div w:id="996104416">
      <w:bodyDiv w:val="1"/>
      <w:marLeft w:val="0"/>
      <w:marRight w:val="0"/>
      <w:marTop w:val="0"/>
      <w:marBottom w:val="0"/>
      <w:divBdr>
        <w:top w:val="none" w:sz="0" w:space="0" w:color="auto"/>
        <w:left w:val="none" w:sz="0" w:space="0" w:color="auto"/>
        <w:bottom w:val="none" w:sz="0" w:space="0" w:color="auto"/>
        <w:right w:val="none" w:sz="0" w:space="0" w:color="auto"/>
      </w:divBdr>
    </w:div>
    <w:div w:id="996764771">
      <w:bodyDiv w:val="1"/>
      <w:marLeft w:val="0"/>
      <w:marRight w:val="0"/>
      <w:marTop w:val="0"/>
      <w:marBottom w:val="0"/>
      <w:divBdr>
        <w:top w:val="none" w:sz="0" w:space="0" w:color="auto"/>
        <w:left w:val="none" w:sz="0" w:space="0" w:color="auto"/>
        <w:bottom w:val="none" w:sz="0" w:space="0" w:color="auto"/>
        <w:right w:val="none" w:sz="0" w:space="0" w:color="auto"/>
      </w:divBdr>
    </w:div>
    <w:div w:id="996804000">
      <w:bodyDiv w:val="1"/>
      <w:marLeft w:val="0"/>
      <w:marRight w:val="0"/>
      <w:marTop w:val="0"/>
      <w:marBottom w:val="0"/>
      <w:divBdr>
        <w:top w:val="none" w:sz="0" w:space="0" w:color="auto"/>
        <w:left w:val="none" w:sz="0" w:space="0" w:color="auto"/>
        <w:bottom w:val="none" w:sz="0" w:space="0" w:color="auto"/>
        <w:right w:val="none" w:sz="0" w:space="0" w:color="auto"/>
      </w:divBdr>
    </w:div>
    <w:div w:id="996882612">
      <w:bodyDiv w:val="1"/>
      <w:marLeft w:val="0"/>
      <w:marRight w:val="0"/>
      <w:marTop w:val="0"/>
      <w:marBottom w:val="0"/>
      <w:divBdr>
        <w:top w:val="none" w:sz="0" w:space="0" w:color="auto"/>
        <w:left w:val="none" w:sz="0" w:space="0" w:color="auto"/>
        <w:bottom w:val="none" w:sz="0" w:space="0" w:color="auto"/>
        <w:right w:val="none" w:sz="0" w:space="0" w:color="auto"/>
      </w:divBdr>
    </w:div>
    <w:div w:id="996883893">
      <w:bodyDiv w:val="1"/>
      <w:marLeft w:val="0"/>
      <w:marRight w:val="0"/>
      <w:marTop w:val="0"/>
      <w:marBottom w:val="0"/>
      <w:divBdr>
        <w:top w:val="none" w:sz="0" w:space="0" w:color="auto"/>
        <w:left w:val="none" w:sz="0" w:space="0" w:color="auto"/>
        <w:bottom w:val="none" w:sz="0" w:space="0" w:color="auto"/>
        <w:right w:val="none" w:sz="0" w:space="0" w:color="auto"/>
      </w:divBdr>
    </w:div>
    <w:div w:id="997031591">
      <w:bodyDiv w:val="1"/>
      <w:marLeft w:val="0"/>
      <w:marRight w:val="0"/>
      <w:marTop w:val="0"/>
      <w:marBottom w:val="0"/>
      <w:divBdr>
        <w:top w:val="none" w:sz="0" w:space="0" w:color="auto"/>
        <w:left w:val="none" w:sz="0" w:space="0" w:color="auto"/>
        <w:bottom w:val="none" w:sz="0" w:space="0" w:color="auto"/>
        <w:right w:val="none" w:sz="0" w:space="0" w:color="auto"/>
      </w:divBdr>
    </w:div>
    <w:div w:id="997070961">
      <w:bodyDiv w:val="1"/>
      <w:marLeft w:val="0"/>
      <w:marRight w:val="0"/>
      <w:marTop w:val="0"/>
      <w:marBottom w:val="0"/>
      <w:divBdr>
        <w:top w:val="none" w:sz="0" w:space="0" w:color="auto"/>
        <w:left w:val="none" w:sz="0" w:space="0" w:color="auto"/>
        <w:bottom w:val="none" w:sz="0" w:space="0" w:color="auto"/>
        <w:right w:val="none" w:sz="0" w:space="0" w:color="auto"/>
      </w:divBdr>
    </w:div>
    <w:div w:id="997073301">
      <w:bodyDiv w:val="1"/>
      <w:marLeft w:val="0"/>
      <w:marRight w:val="0"/>
      <w:marTop w:val="0"/>
      <w:marBottom w:val="0"/>
      <w:divBdr>
        <w:top w:val="none" w:sz="0" w:space="0" w:color="auto"/>
        <w:left w:val="none" w:sz="0" w:space="0" w:color="auto"/>
        <w:bottom w:val="none" w:sz="0" w:space="0" w:color="auto"/>
        <w:right w:val="none" w:sz="0" w:space="0" w:color="auto"/>
      </w:divBdr>
    </w:div>
    <w:div w:id="997802158">
      <w:bodyDiv w:val="1"/>
      <w:marLeft w:val="0"/>
      <w:marRight w:val="0"/>
      <w:marTop w:val="0"/>
      <w:marBottom w:val="0"/>
      <w:divBdr>
        <w:top w:val="none" w:sz="0" w:space="0" w:color="auto"/>
        <w:left w:val="none" w:sz="0" w:space="0" w:color="auto"/>
        <w:bottom w:val="none" w:sz="0" w:space="0" w:color="auto"/>
        <w:right w:val="none" w:sz="0" w:space="0" w:color="auto"/>
      </w:divBdr>
    </w:div>
    <w:div w:id="997852131">
      <w:bodyDiv w:val="1"/>
      <w:marLeft w:val="0"/>
      <w:marRight w:val="0"/>
      <w:marTop w:val="0"/>
      <w:marBottom w:val="0"/>
      <w:divBdr>
        <w:top w:val="none" w:sz="0" w:space="0" w:color="auto"/>
        <w:left w:val="none" w:sz="0" w:space="0" w:color="auto"/>
        <w:bottom w:val="none" w:sz="0" w:space="0" w:color="auto"/>
        <w:right w:val="none" w:sz="0" w:space="0" w:color="auto"/>
      </w:divBdr>
    </w:div>
    <w:div w:id="998264181">
      <w:bodyDiv w:val="1"/>
      <w:marLeft w:val="0"/>
      <w:marRight w:val="0"/>
      <w:marTop w:val="0"/>
      <w:marBottom w:val="0"/>
      <w:divBdr>
        <w:top w:val="none" w:sz="0" w:space="0" w:color="auto"/>
        <w:left w:val="none" w:sz="0" w:space="0" w:color="auto"/>
        <w:bottom w:val="none" w:sz="0" w:space="0" w:color="auto"/>
        <w:right w:val="none" w:sz="0" w:space="0" w:color="auto"/>
      </w:divBdr>
    </w:div>
    <w:div w:id="998342082">
      <w:bodyDiv w:val="1"/>
      <w:marLeft w:val="0"/>
      <w:marRight w:val="0"/>
      <w:marTop w:val="0"/>
      <w:marBottom w:val="0"/>
      <w:divBdr>
        <w:top w:val="none" w:sz="0" w:space="0" w:color="auto"/>
        <w:left w:val="none" w:sz="0" w:space="0" w:color="auto"/>
        <w:bottom w:val="none" w:sz="0" w:space="0" w:color="auto"/>
        <w:right w:val="none" w:sz="0" w:space="0" w:color="auto"/>
      </w:divBdr>
    </w:div>
    <w:div w:id="998655407">
      <w:bodyDiv w:val="1"/>
      <w:marLeft w:val="0"/>
      <w:marRight w:val="0"/>
      <w:marTop w:val="0"/>
      <w:marBottom w:val="0"/>
      <w:divBdr>
        <w:top w:val="none" w:sz="0" w:space="0" w:color="auto"/>
        <w:left w:val="none" w:sz="0" w:space="0" w:color="auto"/>
        <w:bottom w:val="none" w:sz="0" w:space="0" w:color="auto"/>
        <w:right w:val="none" w:sz="0" w:space="0" w:color="auto"/>
      </w:divBdr>
    </w:div>
    <w:div w:id="998844451">
      <w:bodyDiv w:val="1"/>
      <w:marLeft w:val="0"/>
      <w:marRight w:val="0"/>
      <w:marTop w:val="0"/>
      <w:marBottom w:val="0"/>
      <w:divBdr>
        <w:top w:val="none" w:sz="0" w:space="0" w:color="auto"/>
        <w:left w:val="none" w:sz="0" w:space="0" w:color="auto"/>
        <w:bottom w:val="none" w:sz="0" w:space="0" w:color="auto"/>
        <w:right w:val="none" w:sz="0" w:space="0" w:color="auto"/>
      </w:divBdr>
      <w:divsChild>
        <w:div w:id="47847739">
          <w:marLeft w:val="480"/>
          <w:marRight w:val="0"/>
          <w:marTop w:val="0"/>
          <w:marBottom w:val="0"/>
          <w:divBdr>
            <w:top w:val="none" w:sz="0" w:space="0" w:color="auto"/>
            <w:left w:val="none" w:sz="0" w:space="0" w:color="auto"/>
            <w:bottom w:val="none" w:sz="0" w:space="0" w:color="auto"/>
            <w:right w:val="none" w:sz="0" w:space="0" w:color="auto"/>
          </w:divBdr>
        </w:div>
        <w:div w:id="91512071">
          <w:marLeft w:val="480"/>
          <w:marRight w:val="0"/>
          <w:marTop w:val="0"/>
          <w:marBottom w:val="0"/>
          <w:divBdr>
            <w:top w:val="none" w:sz="0" w:space="0" w:color="auto"/>
            <w:left w:val="none" w:sz="0" w:space="0" w:color="auto"/>
            <w:bottom w:val="none" w:sz="0" w:space="0" w:color="auto"/>
            <w:right w:val="none" w:sz="0" w:space="0" w:color="auto"/>
          </w:divBdr>
        </w:div>
        <w:div w:id="103699688">
          <w:marLeft w:val="480"/>
          <w:marRight w:val="0"/>
          <w:marTop w:val="0"/>
          <w:marBottom w:val="0"/>
          <w:divBdr>
            <w:top w:val="none" w:sz="0" w:space="0" w:color="auto"/>
            <w:left w:val="none" w:sz="0" w:space="0" w:color="auto"/>
            <w:bottom w:val="none" w:sz="0" w:space="0" w:color="auto"/>
            <w:right w:val="none" w:sz="0" w:space="0" w:color="auto"/>
          </w:divBdr>
        </w:div>
        <w:div w:id="125633670">
          <w:marLeft w:val="480"/>
          <w:marRight w:val="0"/>
          <w:marTop w:val="0"/>
          <w:marBottom w:val="0"/>
          <w:divBdr>
            <w:top w:val="none" w:sz="0" w:space="0" w:color="auto"/>
            <w:left w:val="none" w:sz="0" w:space="0" w:color="auto"/>
            <w:bottom w:val="none" w:sz="0" w:space="0" w:color="auto"/>
            <w:right w:val="none" w:sz="0" w:space="0" w:color="auto"/>
          </w:divBdr>
        </w:div>
        <w:div w:id="130950335">
          <w:marLeft w:val="480"/>
          <w:marRight w:val="0"/>
          <w:marTop w:val="0"/>
          <w:marBottom w:val="0"/>
          <w:divBdr>
            <w:top w:val="none" w:sz="0" w:space="0" w:color="auto"/>
            <w:left w:val="none" w:sz="0" w:space="0" w:color="auto"/>
            <w:bottom w:val="none" w:sz="0" w:space="0" w:color="auto"/>
            <w:right w:val="none" w:sz="0" w:space="0" w:color="auto"/>
          </w:divBdr>
        </w:div>
        <w:div w:id="148249213">
          <w:marLeft w:val="480"/>
          <w:marRight w:val="0"/>
          <w:marTop w:val="0"/>
          <w:marBottom w:val="0"/>
          <w:divBdr>
            <w:top w:val="none" w:sz="0" w:space="0" w:color="auto"/>
            <w:left w:val="none" w:sz="0" w:space="0" w:color="auto"/>
            <w:bottom w:val="none" w:sz="0" w:space="0" w:color="auto"/>
            <w:right w:val="none" w:sz="0" w:space="0" w:color="auto"/>
          </w:divBdr>
        </w:div>
        <w:div w:id="195124152">
          <w:marLeft w:val="480"/>
          <w:marRight w:val="0"/>
          <w:marTop w:val="0"/>
          <w:marBottom w:val="0"/>
          <w:divBdr>
            <w:top w:val="none" w:sz="0" w:space="0" w:color="auto"/>
            <w:left w:val="none" w:sz="0" w:space="0" w:color="auto"/>
            <w:bottom w:val="none" w:sz="0" w:space="0" w:color="auto"/>
            <w:right w:val="none" w:sz="0" w:space="0" w:color="auto"/>
          </w:divBdr>
        </w:div>
        <w:div w:id="244845793">
          <w:marLeft w:val="480"/>
          <w:marRight w:val="0"/>
          <w:marTop w:val="0"/>
          <w:marBottom w:val="0"/>
          <w:divBdr>
            <w:top w:val="none" w:sz="0" w:space="0" w:color="auto"/>
            <w:left w:val="none" w:sz="0" w:space="0" w:color="auto"/>
            <w:bottom w:val="none" w:sz="0" w:space="0" w:color="auto"/>
            <w:right w:val="none" w:sz="0" w:space="0" w:color="auto"/>
          </w:divBdr>
        </w:div>
        <w:div w:id="255409803">
          <w:marLeft w:val="480"/>
          <w:marRight w:val="0"/>
          <w:marTop w:val="0"/>
          <w:marBottom w:val="0"/>
          <w:divBdr>
            <w:top w:val="none" w:sz="0" w:space="0" w:color="auto"/>
            <w:left w:val="none" w:sz="0" w:space="0" w:color="auto"/>
            <w:bottom w:val="none" w:sz="0" w:space="0" w:color="auto"/>
            <w:right w:val="none" w:sz="0" w:space="0" w:color="auto"/>
          </w:divBdr>
        </w:div>
        <w:div w:id="349600606">
          <w:marLeft w:val="480"/>
          <w:marRight w:val="0"/>
          <w:marTop w:val="0"/>
          <w:marBottom w:val="0"/>
          <w:divBdr>
            <w:top w:val="none" w:sz="0" w:space="0" w:color="auto"/>
            <w:left w:val="none" w:sz="0" w:space="0" w:color="auto"/>
            <w:bottom w:val="none" w:sz="0" w:space="0" w:color="auto"/>
            <w:right w:val="none" w:sz="0" w:space="0" w:color="auto"/>
          </w:divBdr>
        </w:div>
        <w:div w:id="352388686">
          <w:marLeft w:val="480"/>
          <w:marRight w:val="0"/>
          <w:marTop w:val="0"/>
          <w:marBottom w:val="0"/>
          <w:divBdr>
            <w:top w:val="none" w:sz="0" w:space="0" w:color="auto"/>
            <w:left w:val="none" w:sz="0" w:space="0" w:color="auto"/>
            <w:bottom w:val="none" w:sz="0" w:space="0" w:color="auto"/>
            <w:right w:val="none" w:sz="0" w:space="0" w:color="auto"/>
          </w:divBdr>
        </w:div>
        <w:div w:id="448474959">
          <w:marLeft w:val="480"/>
          <w:marRight w:val="0"/>
          <w:marTop w:val="0"/>
          <w:marBottom w:val="0"/>
          <w:divBdr>
            <w:top w:val="none" w:sz="0" w:space="0" w:color="auto"/>
            <w:left w:val="none" w:sz="0" w:space="0" w:color="auto"/>
            <w:bottom w:val="none" w:sz="0" w:space="0" w:color="auto"/>
            <w:right w:val="none" w:sz="0" w:space="0" w:color="auto"/>
          </w:divBdr>
        </w:div>
        <w:div w:id="458571654">
          <w:marLeft w:val="480"/>
          <w:marRight w:val="0"/>
          <w:marTop w:val="0"/>
          <w:marBottom w:val="0"/>
          <w:divBdr>
            <w:top w:val="none" w:sz="0" w:space="0" w:color="auto"/>
            <w:left w:val="none" w:sz="0" w:space="0" w:color="auto"/>
            <w:bottom w:val="none" w:sz="0" w:space="0" w:color="auto"/>
            <w:right w:val="none" w:sz="0" w:space="0" w:color="auto"/>
          </w:divBdr>
        </w:div>
        <w:div w:id="492181617">
          <w:marLeft w:val="480"/>
          <w:marRight w:val="0"/>
          <w:marTop w:val="0"/>
          <w:marBottom w:val="0"/>
          <w:divBdr>
            <w:top w:val="none" w:sz="0" w:space="0" w:color="auto"/>
            <w:left w:val="none" w:sz="0" w:space="0" w:color="auto"/>
            <w:bottom w:val="none" w:sz="0" w:space="0" w:color="auto"/>
            <w:right w:val="none" w:sz="0" w:space="0" w:color="auto"/>
          </w:divBdr>
        </w:div>
        <w:div w:id="516776772">
          <w:marLeft w:val="480"/>
          <w:marRight w:val="0"/>
          <w:marTop w:val="0"/>
          <w:marBottom w:val="0"/>
          <w:divBdr>
            <w:top w:val="none" w:sz="0" w:space="0" w:color="auto"/>
            <w:left w:val="none" w:sz="0" w:space="0" w:color="auto"/>
            <w:bottom w:val="none" w:sz="0" w:space="0" w:color="auto"/>
            <w:right w:val="none" w:sz="0" w:space="0" w:color="auto"/>
          </w:divBdr>
        </w:div>
        <w:div w:id="524363487">
          <w:marLeft w:val="480"/>
          <w:marRight w:val="0"/>
          <w:marTop w:val="0"/>
          <w:marBottom w:val="0"/>
          <w:divBdr>
            <w:top w:val="none" w:sz="0" w:space="0" w:color="auto"/>
            <w:left w:val="none" w:sz="0" w:space="0" w:color="auto"/>
            <w:bottom w:val="none" w:sz="0" w:space="0" w:color="auto"/>
            <w:right w:val="none" w:sz="0" w:space="0" w:color="auto"/>
          </w:divBdr>
        </w:div>
        <w:div w:id="533734478">
          <w:marLeft w:val="480"/>
          <w:marRight w:val="0"/>
          <w:marTop w:val="0"/>
          <w:marBottom w:val="0"/>
          <w:divBdr>
            <w:top w:val="none" w:sz="0" w:space="0" w:color="auto"/>
            <w:left w:val="none" w:sz="0" w:space="0" w:color="auto"/>
            <w:bottom w:val="none" w:sz="0" w:space="0" w:color="auto"/>
            <w:right w:val="none" w:sz="0" w:space="0" w:color="auto"/>
          </w:divBdr>
        </w:div>
        <w:div w:id="535696418">
          <w:marLeft w:val="480"/>
          <w:marRight w:val="0"/>
          <w:marTop w:val="0"/>
          <w:marBottom w:val="0"/>
          <w:divBdr>
            <w:top w:val="none" w:sz="0" w:space="0" w:color="auto"/>
            <w:left w:val="none" w:sz="0" w:space="0" w:color="auto"/>
            <w:bottom w:val="none" w:sz="0" w:space="0" w:color="auto"/>
            <w:right w:val="none" w:sz="0" w:space="0" w:color="auto"/>
          </w:divBdr>
        </w:div>
        <w:div w:id="540633580">
          <w:marLeft w:val="480"/>
          <w:marRight w:val="0"/>
          <w:marTop w:val="0"/>
          <w:marBottom w:val="0"/>
          <w:divBdr>
            <w:top w:val="none" w:sz="0" w:space="0" w:color="auto"/>
            <w:left w:val="none" w:sz="0" w:space="0" w:color="auto"/>
            <w:bottom w:val="none" w:sz="0" w:space="0" w:color="auto"/>
            <w:right w:val="none" w:sz="0" w:space="0" w:color="auto"/>
          </w:divBdr>
        </w:div>
        <w:div w:id="583102552">
          <w:marLeft w:val="480"/>
          <w:marRight w:val="0"/>
          <w:marTop w:val="0"/>
          <w:marBottom w:val="0"/>
          <w:divBdr>
            <w:top w:val="none" w:sz="0" w:space="0" w:color="auto"/>
            <w:left w:val="none" w:sz="0" w:space="0" w:color="auto"/>
            <w:bottom w:val="none" w:sz="0" w:space="0" w:color="auto"/>
            <w:right w:val="none" w:sz="0" w:space="0" w:color="auto"/>
          </w:divBdr>
        </w:div>
        <w:div w:id="614600089">
          <w:marLeft w:val="480"/>
          <w:marRight w:val="0"/>
          <w:marTop w:val="0"/>
          <w:marBottom w:val="0"/>
          <w:divBdr>
            <w:top w:val="none" w:sz="0" w:space="0" w:color="auto"/>
            <w:left w:val="none" w:sz="0" w:space="0" w:color="auto"/>
            <w:bottom w:val="none" w:sz="0" w:space="0" w:color="auto"/>
            <w:right w:val="none" w:sz="0" w:space="0" w:color="auto"/>
          </w:divBdr>
        </w:div>
        <w:div w:id="618489051">
          <w:marLeft w:val="480"/>
          <w:marRight w:val="0"/>
          <w:marTop w:val="0"/>
          <w:marBottom w:val="0"/>
          <w:divBdr>
            <w:top w:val="none" w:sz="0" w:space="0" w:color="auto"/>
            <w:left w:val="none" w:sz="0" w:space="0" w:color="auto"/>
            <w:bottom w:val="none" w:sz="0" w:space="0" w:color="auto"/>
            <w:right w:val="none" w:sz="0" w:space="0" w:color="auto"/>
          </w:divBdr>
        </w:div>
        <w:div w:id="666521265">
          <w:marLeft w:val="480"/>
          <w:marRight w:val="0"/>
          <w:marTop w:val="0"/>
          <w:marBottom w:val="0"/>
          <w:divBdr>
            <w:top w:val="none" w:sz="0" w:space="0" w:color="auto"/>
            <w:left w:val="none" w:sz="0" w:space="0" w:color="auto"/>
            <w:bottom w:val="none" w:sz="0" w:space="0" w:color="auto"/>
            <w:right w:val="none" w:sz="0" w:space="0" w:color="auto"/>
          </w:divBdr>
        </w:div>
        <w:div w:id="707029129">
          <w:marLeft w:val="480"/>
          <w:marRight w:val="0"/>
          <w:marTop w:val="0"/>
          <w:marBottom w:val="0"/>
          <w:divBdr>
            <w:top w:val="none" w:sz="0" w:space="0" w:color="auto"/>
            <w:left w:val="none" w:sz="0" w:space="0" w:color="auto"/>
            <w:bottom w:val="none" w:sz="0" w:space="0" w:color="auto"/>
            <w:right w:val="none" w:sz="0" w:space="0" w:color="auto"/>
          </w:divBdr>
        </w:div>
        <w:div w:id="734284530">
          <w:marLeft w:val="480"/>
          <w:marRight w:val="0"/>
          <w:marTop w:val="0"/>
          <w:marBottom w:val="0"/>
          <w:divBdr>
            <w:top w:val="none" w:sz="0" w:space="0" w:color="auto"/>
            <w:left w:val="none" w:sz="0" w:space="0" w:color="auto"/>
            <w:bottom w:val="none" w:sz="0" w:space="0" w:color="auto"/>
            <w:right w:val="none" w:sz="0" w:space="0" w:color="auto"/>
          </w:divBdr>
        </w:div>
        <w:div w:id="768042235">
          <w:marLeft w:val="480"/>
          <w:marRight w:val="0"/>
          <w:marTop w:val="0"/>
          <w:marBottom w:val="0"/>
          <w:divBdr>
            <w:top w:val="none" w:sz="0" w:space="0" w:color="auto"/>
            <w:left w:val="none" w:sz="0" w:space="0" w:color="auto"/>
            <w:bottom w:val="none" w:sz="0" w:space="0" w:color="auto"/>
            <w:right w:val="none" w:sz="0" w:space="0" w:color="auto"/>
          </w:divBdr>
        </w:div>
        <w:div w:id="793064306">
          <w:marLeft w:val="480"/>
          <w:marRight w:val="0"/>
          <w:marTop w:val="0"/>
          <w:marBottom w:val="0"/>
          <w:divBdr>
            <w:top w:val="none" w:sz="0" w:space="0" w:color="auto"/>
            <w:left w:val="none" w:sz="0" w:space="0" w:color="auto"/>
            <w:bottom w:val="none" w:sz="0" w:space="0" w:color="auto"/>
            <w:right w:val="none" w:sz="0" w:space="0" w:color="auto"/>
          </w:divBdr>
        </w:div>
        <w:div w:id="796415183">
          <w:marLeft w:val="480"/>
          <w:marRight w:val="0"/>
          <w:marTop w:val="0"/>
          <w:marBottom w:val="0"/>
          <w:divBdr>
            <w:top w:val="none" w:sz="0" w:space="0" w:color="auto"/>
            <w:left w:val="none" w:sz="0" w:space="0" w:color="auto"/>
            <w:bottom w:val="none" w:sz="0" w:space="0" w:color="auto"/>
            <w:right w:val="none" w:sz="0" w:space="0" w:color="auto"/>
          </w:divBdr>
        </w:div>
        <w:div w:id="808014176">
          <w:marLeft w:val="480"/>
          <w:marRight w:val="0"/>
          <w:marTop w:val="0"/>
          <w:marBottom w:val="0"/>
          <w:divBdr>
            <w:top w:val="none" w:sz="0" w:space="0" w:color="auto"/>
            <w:left w:val="none" w:sz="0" w:space="0" w:color="auto"/>
            <w:bottom w:val="none" w:sz="0" w:space="0" w:color="auto"/>
            <w:right w:val="none" w:sz="0" w:space="0" w:color="auto"/>
          </w:divBdr>
        </w:div>
        <w:div w:id="808521048">
          <w:marLeft w:val="480"/>
          <w:marRight w:val="0"/>
          <w:marTop w:val="0"/>
          <w:marBottom w:val="0"/>
          <w:divBdr>
            <w:top w:val="none" w:sz="0" w:space="0" w:color="auto"/>
            <w:left w:val="none" w:sz="0" w:space="0" w:color="auto"/>
            <w:bottom w:val="none" w:sz="0" w:space="0" w:color="auto"/>
            <w:right w:val="none" w:sz="0" w:space="0" w:color="auto"/>
          </w:divBdr>
        </w:div>
        <w:div w:id="955407035">
          <w:marLeft w:val="480"/>
          <w:marRight w:val="0"/>
          <w:marTop w:val="0"/>
          <w:marBottom w:val="0"/>
          <w:divBdr>
            <w:top w:val="none" w:sz="0" w:space="0" w:color="auto"/>
            <w:left w:val="none" w:sz="0" w:space="0" w:color="auto"/>
            <w:bottom w:val="none" w:sz="0" w:space="0" w:color="auto"/>
            <w:right w:val="none" w:sz="0" w:space="0" w:color="auto"/>
          </w:divBdr>
        </w:div>
        <w:div w:id="959801329">
          <w:marLeft w:val="480"/>
          <w:marRight w:val="0"/>
          <w:marTop w:val="0"/>
          <w:marBottom w:val="0"/>
          <w:divBdr>
            <w:top w:val="none" w:sz="0" w:space="0" w:color="auto"/>
            <w:left w:val="none" w:sz="0" w:space="0" w:color="auto"/>
            <w:bottom w:val="none" w:sz="0" w:space="0" w:color="auto"/>
            <w:right w:val="none" w:sz="0" w:space="0" w:color="auto"/>
          </w:divBdr>
        </w:div>
        <w:div w:id="990523619">
          <w:marLeft w:val="480"/>
          <w:marRight w:val="0"/>
          <w:marTop w:val="0"/>
          <w:marBottom w:val="0"/>
          <w:divBdr>
            <w:top w:val="none" w:sz="0" w:space="0" w:color="auto"/>
            <w:left w:val="none" w:sz="0" w:space="0" w:color="auto"/>
            <w:bottom w:val="none" w:sz="0" w:space="0" w:color="auto"/>
            <w:right w:val="none" w:sz="0" w:space="0" w:color="auto"/>
          </w:divBdr>
        </w:div>
        <w:div w:id="1002125696">
          <w:marLeft w:val="480"/>
          <w:marRight w:val="0"/>
          <w:marTop w:val="0"/>
          <w:marBottom w:val="0"/>
          <w:divBdr>
            <w:top w:val="none" w:sz="0" w:space="0" w:color="auto"/>
            <w:left w:val="none" w:sz="0" w:space="0" w:color="auto"/>
            <w:bottom w:val="none" w:sz="0" w:space="0" w:color="auto"/>
            <w:right w:val="none" w:sz="0" w:space="0" w:color="auto"/>
          </w:divBdr>
        </w:div>
        <w:div w:id="1010180792">
          <w:marLeft w:val="480"/>
          <w:marRight w:val="0"/>
          <w:marTop w:val="0"/>
          <w:marBottom w:val="0"/>
          <w:divBdr>
            <w:top w:val="none" w:sz="0" w:space="0" w:color="auto"/>
            <w:left w:val="none" w:sz="0" w:space="0" w:color="auto"/>
            <w:bottom w:val="none" w:sz="0" w:space="0" w:color="auto"/>
            <w:right w:val="none" w:sz="0" w:space="0" w:color="auto"/>
          </w:divBdr>
        </w:div>
      </w:divsChild>
    </w:div>
    <w:div w:id="999232509">
      <w:bodyDiv w:val="1"/>
      <w:marLeft w:val="0"/>
      <w:marRight w:val="0"/>
      <w:marTop w:val="0"/>
      <w:marBottom w:val="0"/>
      <w:divBdr>
        <w:top w:val="none" w:sz="0" w:space="0" w:color="auto"/>
        <w:left w:val="none" w:sz="0" w:space="0" w:color="auto"/>
        <w:bottom w:val="none" w:sz="0" w:space="0" w:color="auto"/>
        <w:right w:val="none" w:sz="0" w:space="0" w:color="auto"/>
      </w:divBdr>
    </w:div>
    <w:div w:id="999430264">
      <w:bodyDiv w:val="1"/>
      <w:marLeft w:val="0"/>
      <w:marRight w:val="0"/>
      <w:marTop w:val="0"/>
      <w:marBottom w:val="0"/>
      <w:divBdr>
        <w:top w:val="none" w:sz="0" w:space="0" w:color="auto"/>
        <w:left w:val="none" w:sz="0" w:space="0" w:color="auto"/>
        <w:bottom w:val="none" w:sz="0" w:space="0" w:color="auto"/>
        <w:right w:val="none" w:sz="0" w:space="0" w:color="auto"/>
      </w:divBdr>
    </w:div>
    <w:div w:id="999963622">
      <w:bodyDiv w:val="1"/>
      <w:marLeft w:val="0"/>
      <w:marRight w:val="0"/>
      <w:marTop w:val="0"/>
      <w:marBottom w:val="0"/>
      <w:divBdr>
        <w:top w:val="none" w:sz="0" w:space="0" w:color="auto"/>
        <w:left w:val="none" w:sz="0" w:space="0" w:color="auto"/>
        <w:bottom w:val="none" w:sz="0" w:space="0" w:color="auto"/>
        <w:right w:val="none" w:sz="0" w:space="0" w:color="auto"/>
      </w:divBdr>
      <w:divsChild>
        <w:div w:id="493836436">
          <w:marLeft w:val="480"/>
          <w:marRight w:val="0"/>
          <w:marTop w:val="0"/>
          <w:marBottom w:val="0"/>
          <w:divBdr>
            <w:top w:val="none" w:sz="0" w:space="0" w:color="auto"/>
            <w:left w:val="none" w:sz="0" w:space="0" w:color="auto"/>
            <w:bottom w:val="none" w:sz="0" w:space="0" w:color="auto"/>
            <w:right w:val="none" w:sz="0" w:space="0" w:color="auto"/>
          </w:divBdr>
        </w:div>
      </w:divsChild>
    </w:div>
    <w:div w:id="1000237984">
      <w:bodyDiv w:val="1"/>
      <w:marLeft w:val="0"/>
      <w:marRight w:val="0"/>
      <w:marTop w:val="0"/>
      <w:marBottom w:val="0"/>
      <w:divBdr>
        <w:top w:val="none" w:sz="0" w:space="0" w:color="auto"/>
        <w:left w:val="none" w:sz="0" w:space="0" w:color="auto"/>
        <w:bottom w:val="none" w:sz="0" w:space="0" w:color="auto"/>
        <w:right w:val="none" w:sz="0" w:space="0" w:color="auto"/>
      </w:divBdr>
    </w:div>
    <w:div w:id="1000277686">
      <w:bodyDiv w:val="1"/>
      <w:marLeft w:val="0"/>
      <w:marRight w:val="0"/>
      <w:marTop w:val="0"/>
      <w:marBottom w:val="0"/>
      <w:divBdr>
        <w:top w:val="none" w:sz="0" w:space="0" w:color="auto"/>
        <w:left w:val="none" w:sz="0" w:space="0" w:color="auto"/>
        <w:bottom w:val="none" w:sz="0" w:space="0" w:color="auto"/>
        <w:right w:val="none" w:sz="0" w:space="0" w:color="auto"/>
      </w:divBdr>
      <w:divsChild>
        <w:div w:id="163549">
          <w:marLeft w:val="480"/>
          <w:marRight w:val="0"/>
          <w:marTop w:val="0"/>
          <w:marBottom w:val="0"/>
          <w:divBdr>
            <w:top w:val="none" w:sz="0" w:space="0" w:color="auto"/>
            <w:left w:val="none" w:sz="0" w:space="0" w:color="auto"/>
            <w:bottom w:val="none" w:sz="0" w:space="0" w:color="auto"/>
            <w:right w:val="none" w:sz="0" w:space="0" w:color="auto"/>
          </w:divBdr>
        </w:div>
        <w:div w:id="62142931">
          <w:marLeft w:val="480"/>
          <w:marRight w:val="0"/>
          <w:marTop w:val="0"/>
          <w:marBottom w:val="0"/>
          <w:divBdr>
            <w:top w:val="none" w:sz="0" w:space="0" w:color="auto"/>
            <w:left w:val="none" w:sz="0" w:space="0" w:color="auto"/>
            <w:bottom w:val="none" w:sz="0" w:space="0" w:color="auto"/>
            <w:right w:val="none" w:sz="0" w:space="0" w:color="auto"/>
          </w:divBdr>
        </w:div>
        <w:div w:id="180314872">
          <w:marLeft w:val="480"/>
          <w:marRight w:val="0"/>
          <w:marTop w:val="0"/>
          <w:marBottom w:val="0"/>
          <w:divBdr>
            <w:top w:val="none" w:sz="0" w:space="0" w:color="auto"/>
            <w:left w:val="none" w:sz="0" w:space="0" w:color="auto"/>
            <w:bottom w:val="none" w:sz="0" w:space="0" w:color="auto"/>
            <w:right w:val="none" w:sz="0" w:space="0" w:color="auto"/>
          </w:divBdr>
        </w:div>
        <w:div w:id="241836640">
          <w:marLeft w:val="480"/>
          <w:marRight w:val="0"/>
          <w:marTop w:val="0"/>
          <w:marBottom w:val="0"/>
          <w:divBdr>
            <w:top w:val="none" w:sz="0" w:space="0" w:color="auto"/>
            <w:left w:val="none" w:sz="0" w:space="0" w:color="auto"/>
            <w:bottom w:val="none" w:sz="0" w:space="0" w:color="auto"/>
            <w:right w:val="none" w:sz="0" w:space="0" w:color="auto"/>
          </w:divBdr>
        </w:div>
        <w:div w:id="277300368">
          <w:marLeft w:val="480"/>
          <w:marRight w:val="0"/>
          <w:marTop w:val="0"/>
          <w:marBottom w:val="0"/>
          <w:divBdr>
            <w:top w:val="none" w:sz="0" w:space="0" w:color="auto"/>
            <w:left w:val="none" w:sz="0" w:space="0" w:color="auto"/>
            <w:bottom w:val="none" w:sz="0" w:space="0" w:color="auto"/>
            <w:right w:val="none" w:sz="0" w:space="0" w:color="auto"/>
          </w:divBdr>
        </w:div>
        <w:div w:id="297730446">
          <w:marLeft w:val="480"/>
          <w:marRight w:val="0"/>
          <w:marTop w:val="0"/>
          <w:marBottom w:val="0"/>
          <w:divBdr>
            <w:top w:val="none" w:sz="0" w:space="0" w:color="auto"/>
            <w:left w:val="none" w:sz="0" w:space="0" w:color="auto"/>
            <w:bottom w:val="none" w:sz="0" w:space="0" w:color="auto"/>
            <w:right w:val="none" w:sz="0" w:space="0" w:color="auto"/>
          </w:divBdr>
        </w:div>
        <w:div w:id="334456862">
          <w:marLeft w:val="480"/>
          <w:marRight w:val="0"/>
          <w:marTop w:val="0"/>
          <w:marBottom w:val="0"/>
          <w:divBdr>
            <w:top w:val="none" w:sz="0" w:space="0" w:color="auto"/>
            <w:left w:val="none" w:sz="0" w:space="0" w:color="auto"/>
            <w:bottom w:val="none" w:sz="0" w:space="0" w:color="auto"/>
            <w:right w:val="none" w:sz="0" w:space="0" w:color="auto"/>
          </w:divBdr>
        </w:div>
        <w:div w:id="344787326">
          <w:marLeft w:val="480"/>
          <w:marRight w:val="0"/>
          <w:marTop w:val="0"/>
          <w:marBottom w:val="0"/>
          <w:divBdr>
            <w:top w:val="none" w:sz="0" w:space="0" w:color="auto"/>
            <w:left w:val="none" w:sz="0" w:space="0" w:color="auto"/>
            <w:bottom w:val="none" w:sz="0" w:space="0" w:color="auto"/>
            <w:right w:val="none" w:sz="0" w:space="0" w:color="auto"/>
          </w:divBdr>
        </w:div>
        <w:div w:id="449320420">
          <w:marLeft w:val="480"/>
          <w:marRight w:val="0"/>
          <w:marTop w:val="0"/>
          <w:marBottom w:val="0"/>
          <w:divBdr>
            <w:top w:val="none" w:sz="0" w:space="0" w:color="auto"/>
            <w:left w:val="none" w:sz="0" w:space="0" w:color="auto"/>
            <w:bottom w:val="none" w:sz="0" w:space="0" w:color="auto"/>
            <w:right w:val="none" w:sz="0" w:space="0" w:color="auto"/>
          </w:divBdr>
        </w:div>
        <w:div w:id="579872755">
          <w:marLeft w:val="480"/>
          <w:marRight w:val="0"/>
          <w:marTop w:val="0"/>
          <w:marBottom w:val="0"/>
          <w:divBdr>
            <w:top w:val="none" w:sz="0" w:space="0" w:color="auto"/>
            <w:left w:val="none" w:sz="0" w:space="0" w:color="auto"/>
            <w:bottom w:val="none" w:sz="0" w:space="0" w:color="auto"/>
            <w:right w:val="none" w:sz="0" w:space="0" w:color="auto"/>
          </w:divBdr>
        </w:div>
        <w:div w:id="612975732">
          <w:marLeft w:val="480"/>
          <w:marRight w:val="0"/>
          <w:marTop w:val="0"/>
          <w:marBottom w:val="0"/>
          <w:divBdr>
            <w:top w:val="none" w:sz="0" w:space="0" w:color="auto"/>
            <w:left w:val="none" w:sz="0" w:space="0" w:color="auto"/>
            <w:bottom w:val="none" w:sz="0" w:space="0" w:color="auto"/>
            <w:right w:val="none" w:sz="0" w:space="0" w:color="auto"/>
          </w:divBdr>
        </w:div>
        <w:div w:id="632365042">
          <w:marLeft w:val="480"/>
          <w:marRight w:val="0"/>
          <w:marTop w:val="0"/>
          <w:marBottom w:val="0"/>
          <w:divBdr>
            <w:top w:val="none" w:sz="0" w:space="0" w:color="auto"/>
            <w:left w:val="none" w:sz="0" w:space="0" w:color="auto"/>
            <w:bottom w:val="none" w:sz="0" w:space="0" w:color="auto"/>
            <w:right w:val="none" w:sz="0" w:space="0" w:color="auto"/>
          </w:divBdr>
        </w:div>
        <w:div w:id="677854838">
          <w:marLeft w:val="480"/>
          <w:marRight w:val="0"/>
          <w:marTop w:val="0"/>
          <w:marBottom w:val="0"/>
          <w:divBdr>
            <w:top w:val="none" w:sz="0" w:space="0" w:color="auto"/>
            <w:left w:val="none" w:sz="0" w:space="0" w:color="auto"/>
            <w:bottom w:val="none" w:sz="0" w:space="0" w:color="auto"/>
            <w:right w:val="none" w:sz="0" w:space="0" w:color="auto"/>
          </w:divBdr>
        </w:div>
        <w:div w:id="697006420">
          <w:marLeft w:val="480"/>
          <w:marRight w:val="0"/>
          <w:marTop w:val="0"/>
          <w:marBottom w:val="0"/>
          <w:divBdr>
            <w:top w:val="none" w:sz="0" w:space="0" w:color="auto"/>
            <w:left w:val="none" w:sz="0" w:space="0" w:color="auto"/>
            <w:bottom w:val="none" w:sz="0" w:space="0" w:color="auto"/>
            <w:right w:val="none" w:sz="0" w:space="0" w:color="auto"/>
          </w:divBdr>
        </w:div>
        <w:div w:id="728236156">
          <w:marLeft w:val="480"/>
          <w:marRight w:val="0"/>
          <w:marTop w:val="0"/>
          <w:marBottom w:val="0"/>
          <w:divBdr>
            <w:top w:val="none" w:sz="0" w:space="0" w:color="auto"/>
            <w:left w:val="none" w:sz="0" w:space="0" w:color="auto"/>
            <w:bottom w:val="none" w:sz="0" w:space="0" w:color="auto"/>
            <w:right w:val="none" w:sz="0" w:space="0" w:color="auto"/>
          </w:divBdr>
        </w:div>
        <w:div w:id="738359236">
          <w:marLeft w:val="480"/>
          <w:marRight w:val="0"/>
          <w:marTop w:val="0"/>
          <w:marBottom w:val="0"/>
          <w:divBdr>
            <w:top w:val="none" w:sz="0" w:space="0" w:color="auto"/>
            <w:left w:val="none" w:sz="0" w:space="0" w:color="auto"/>
            <w:bottom w:val="none" w:sz="0" w:space="0" w:color="auto"/>
            <w:right w:val="none" w:sz="0" w:space="0" w:color="auto"/>
          </w:divBdr>
        </w:div>
        <w:div w:id="743337230">
          <w:marLeft w:val="480"/>
          <w:marRight w:val="0"/>
          <w:marTop w:val="0"/>
          <w:marBottom w:val="0"/>
          <w:divBdr>
            <w:top w:val="none" w:sz="0" w:space="0" w:color="auto"/>
            <w:left w:val="none" w:sz="0" w:space="0" w:color="auto"/>
            <w:bottom w:val="none" w:sz="0" w:space="0" w:color="auto"/>
            <w:right w:val="none" w:sz="0" w:space="0" w:color="auto"/>
          </w:divBdr>
        </w:div>
        <w:div w:id="750085068">
          <w:marLeft w:val="480"/>
          <w:marRight w:val="0"/>
          <w:marTop w:val="0"/>
          <w:marBottom w:val="0"/>
          <w:divBdr>
            <w:top w:val="none" w:sz="0" w:space="0" w:color="auto"/>
            <w:left w:val="none" w:sz="0" w:space="0" w:color="auto"/>
            <w:bottom w:val="none" w:sz="0" w:space="0" w:color="auto"/>
            <w:right w:val="none" w:sz="0" w:space="0" w:color="auto"/>
          </w:divBdr>
        </w:div>
        <w:div w:id="753093974">
          <w:marLeft w:val="480"/>
          <w:marRight w:val="0"/>
          <w:marTop w:val="0"/>
          <w:marBottom w:val="0"/>
          <w:divBdr>
            <w:top w:val="none" w:sz="0" w:space="0" w:color="auto"/>
            <w:left w:val="none" w:sz="0" w:space="0" w:color="auto"/>
            <w:bottom w:val="none" w:sz="0" w:space="0" w:color="auto"/>
            <w:right w:val="none" w:sz="0" w:space="0" w:color="auto"/>
          </w:divBdr>
        </w:div>
        <w:div w:id="753282867">
          <w:marLeft w:val="480"/>
          <w:marRight w:val="0"/>
          <w:marTop w:val="0"/>
          <w:marBottom w:val="0"/>
          <w:divBdr>
            <w:top w:val="none" w:sz="0" w:space="0" w:color="auto"/>
            <w:left w:val="none" w:sz="0" w:space="0" w:color="auto"/>
            <w:bottom w:val="none" w:sz="0" w:space="0" w:color="auto"/>
            <w:right w:val="none" w:sz="0" w:space="0" w:color="auto"/>
          </w:divBdr>
        </w:div>
        <w:div w:id="757412032">
          <w:marLeft w:val="480"/>
          <w:marRight w:val="0"/>
          <w:marTop w:val="0"/>
          <w:marBottom w:val="0"/>
          <w:divBdr>
            <w:top w:val="none" w:sz="0" w:space="0" w:color="auto"/>
            <w:left w:val="none" w:sz="0" w:space="0" w:color="auto"/>
            <w:bottom w:val="none" w:sz="0" w:space="0" w:color="auto"/>
            <w:right w:val="none" w:sz="0" w:space="0" w:color="auto"/>
          </w:divBdr>
        </w:div>
        <w:div w:id="787746071">
          <w:marLeft w:val="480"/>
          <w:marRight w:val="0"/>
          <w:marTop w:val="0"/>
          <w:marBottom w:val="0"/>
          <w:divBdr>
            <w:top w:val="none" w:sz="0" w:space="0" w:color="auto"/>
            <w:left w:val="none" w:sz="0" w:space="0" w:color="auto"/>
            <w:bottom w:val="none" w:sz="0" w:space="0" w:color="auto"/>
            <w:right w:val="none" w:sz="0" w:space="0" w:color="auto"/>
          </w:divBdr>
        </w:div>
        <w:div w:id="798378452">
          <w:marLeft w:val="480"/>
          <w:marRight w:val="0"/>
          <w:marTop w:val="0"/>
          <w:marBottom w:val="0"/>
          <w:divBdr>
            <w:top w:val="none" w:sz="0" w:space="0" w:color="auto"/>
            <w:left w:val="none" w:sz="0" w:space="0" w:color="auto"/>
            <w:bottom w:val="none" w:sz="0" w:space="0" w:color="auto"/>
            <w:right w:val="none" w:sz="0" w:space="0" w:color="auto"/>
          </w:divBdr>
        </w:div>
        <w:div w:id="848953846">
          <w:marLeft w:val="480"/>
          <w:marRight w:val="0"/>
          <w:marTop w:val="0"/>
          <w:marBottom w:val="0"/>
          <w:divBdr>
            <w:top w:val="none" w:sz="0" w:space="0" w:color="auto"/>
            <w:left w:val="none" w:sz="0" w:space="0" w:color="auto"/>
            <w:bottom w:val="none" w:sz="0" w:space="0" w:color="auto"/>
            <w:right w:val="none" w:sz="0" w:space="0" w:color="auto"/>
          </w:divBdr>
        </w:div>
        <w:div w:id="878471617">
          <w:marLeft w:val="480"/>
          <w:marRight w:val="0"/>
          <w:marTop w:val="0"/>
          <w:marBottom w:val="0"/>
          <w:divBdr>
            <w:top w:val="none" w:sz="0" w:space="0" w:color="auto"/>
            <w:left w:val="none" w:sz="0" w:space="0" w:color="auto"/>
            <w:bottom w:val="none" w:sz="0" w:space="0" w:color="auto"/>
            <w:right w:val="none" w:sz="0" w:space="0" w:color="auto"/>
          </w:divBdr>
        </w:div>
        <w:div w:id="879436076">
          <w:marLeft w:val="480"/>
          <w:marRight w:val="0"/>
          <w:marTop w:val="0"/>
          <w:marBottom w:val="0"/>
          <w:divBdr>
            <w:top w:val="none" w:sz="0" w:space="0" w:color="auto"/>
            <w:left w:val="none" w:sz="0" w:space="0" w:color="auto"/>
            <w:bottom w:val="none" w:sz="0" w:space="0" w:color="auto"/>
            <w:right w:val="none" w:sz="0" w:space="0" w:color="auto"/>
          </w:divBdr>
        </w:div>
        <w:div w:id="884098998">
          <w:marLeft w:val="480"/>
          <w:marRight w:val="0"/>
          <w:marTop w:val="0"/>
          <w:marBottom w:val="0"/>
          <w:divBdr>
            <w:top w:val="none" w:sz="0" w:space="0" w:color="auto"/>
            <w:left w:val="none" w:sz="0" w:space="0" w:color="auto"/>
            <w:bottom w:val="none" w:sz="0" w:space="0" w:color="auto"/>
            <w:right w:val="none" w:sz="0" w:space="0" w:color="auto"/>
          </w:divBdr>
        </w:div>
        <w:div w:id="918834467">
          <w:marLeft w:val="480"/>
          <w:marRight w:val="0"/>
          <w:marTop w:val="0"/>
          <w:marBottom w:val="0"/>
          <w:divBdr>
            <w:top w:val="none" w:sz="0" w:space="0" w:color="auto"/>
            <w:left w:val="none" w:sz="0" w:space="0" w:color="auto"/>
            <w:bottom w:val="none" w:sz="0" w:space="0" w:color="auto"/>
            <w:right w:val="none" w:sz="0" w:space="0" w:color="auto"/>
          </w:divBdr>
        </w:div>
        <w:div w:id="955526530">
          <w:marLeft w:val="480"/>
          <w:marRight w:val="0"/>
          <w:marTop w:val="0"/>
          <w:marBottom w:val="0"/>
          <w:divBdr>
            <w:top w:val="none" w:sz="0" w:space="0" w:color="auto"/>
            <w:left w:val="none" w:sz="0" w:space="0" w:color="auto"/>
            <w:bottom w:val="none" w:sz="0" w:space="0" w:color="auto"/>
            <w:right w:val="none" w:sz="0" w:space="0" w:color="auto"/>
          </w:divBdr>
        </w:div>
        <w:div w:id="967472354">
          <w:marLeft w:val="480"/>
          <w:marRight w:val="0"/>
          <w:marTop w:val="0"/>
          <w:marBottom w:val="0"/>
          <w:divBdr>
            <w:top w:val="none" w:sz="0" w:space="0" w:color="auto"/>
            <w:left w:val="none" w:sz="0" w:space="0" w:color="auto"/>
            <w:bottom w:val="none" w:sz="0" w:space="0" w:color="auto"/>
            <w:right w:val="none" w:sz="0" w:space="0" w:color="auto"/>
          </w:divBdr>
        </w:div>
      </w:divsChild>
    </w:div>
    <w:div w:id="1000278079">
      <w:bodyDiv w:val="1"/>
      <w:marLeft w:val="0"/>
      <w:marRight w:val="0"/>
      <w:marTop w:val="0"/>
      <w:marBottom w:val="0"/>
      <w:divBdr>
        <w:top w:val="none" w:sz="0" w:space="0" w:color="auto"/>
        <w:left w:val="none" w:sz="0" w:space="0" w:color="auto"/>
        <w:bottom w:val="none" w:sz="0" w:space="0" w:color="auto"/>
        <w:right w:val="none" w:sz="0" w:space="0" w:color="auto"/>
      </w:divBdr>
    </w:div>
    <w:div w:id="1000347738">
      <w:bodyDiv w:val="1"/>
      <w:marLeft w:val="0"/>
      <w:marRight w:val="0"/>
      <w:marTop w:val="0"/>
      <w:marBottom w:val="0"/>
      <w:divBdr>
        <w:top w:val="none" w:sz="0" w:space="0" w:color="auto"/>
        <w:left w:val="none" w:sz="0" w:space="0" w:color="auto"/>
        <w:bottom w:val="none" w:sz="0" w:space="0" w:color="auto"/>
        <w:right w:val="none" w:sz="0" w:space="0" w:color="auto"/>
      </w:divBdr>
    </w:div>
    <w:div w:id="1000695308">
      <w:bodyDiv w:val="1"/>
      <w:marLeft w:val="0"/>
      <w:marRight w:val="0"/>
      <w:marTop w:val="0"/>
      <w:marBottom w:val="0"/>
      <w:divBdr>
        <w:top w:val="none" w:sz="0" w:space="0" w:color="auto"/>
        <w:left w:val="none" w:sz="0" w:space="0" w:color="auto"/>
        <w:bottom w:val="none" w:sz="0" w:space="0" w:color="auto"/>
        <w:right w:val="none" w:sz="0" w:space="0" w:color="auto"/>
      </w:divBdr>
    </w:div>
    <w:div w:id="1001198632">
      <w:bodyDiv w:val="1"/>
      <w:marLeft w:val="0"/>
      <w:marRight w:val="0"/>
      <w:marTop w:val="0"/>
      <w:marBottom w:val="0"/>
      <w:divBdr>
        <w:top w:val="none" w:sz="0" w:space="0" w:color="auto"/>
        <w:left w:val="none" w:sz="0" w:space="0" w:color="auto"/>
        <w:bottom w:val="none" w:sz="0" w:space="0" w:color="auto"/>
        <w:right w:val="none" w:sz="0" w:space="0" w:color="auto"/>
      </w:divBdr>
    </w:div>
    <w:div w:id="1001355106">
      <w:bodyDiv w:val="1"/>
      <w:marLeft w:val="0"/>
      <w:marRight w:val="0"/>
      <w:marTop w:val="0"/>
      <w:marBottom w:val="0"/>
      <w:divBdr>
        <w:top w:val="none" w:sz="0" w:space="0" w:color="auto"/>
        <w:left w:val="none" w:sz="0" w:space="0" w:color="auto"/>
        <w:bottom w:val="none" w:sz="0" w:space="0" w:color="auto"/>
        <w:right w:val="none" w:sz="0" w:space="0" w:color="auto"/>
      </w:divBdr>
    </w:div>
    <w:div w:id="1001542056">
      <w:bodyDiv w:val="1"/>
      <w:marLeft w:val="0"/>
      <w:marRight w:val="0"/>
      <w:marTop w:val="0"/>
      <w:marBottom w:val="0"/>
      <w:divBdr>
        <w:top w:val="none" w:sz="0" w:space="0" w:color="auto"/>
        <w:left w:val="none" w:sz="0" w:space="0" w:color="auto"/>
        <w:bottom w:val="none" w:sz="0" w:space="0" w:color="auto"/>
        <w:right w:val="none" w:sz="0" w:space="0" w:color="auto"/>
      </w:divBdr>
    </w:div>
    <w:div w:id="1001547193">
      <w:bodyDiv w:val="1"/>
      <w:marLeft w:val="0"/>
      <w:marRight w:val="0"/>
      <w:marTop w:val="0"/>
      <w:marBottom w:val="0"/>
      <w:divBdr>
        <w:top w:val="none" w:sz="0" w:space="0" w:color="auto"/>
        <w:left w:val="none" w:sz="0" w:space="0" w:color="auto"/>
        <w:bottom w:val="none" w:sz="0" w:space="0" w:color="auto"/>
        <w:right w:val="none" w:sz="0" w:space="0" w:color="auto"/>
      </w:divBdr>
    </w:div>
    <w:div w:id="1001666471">
      <w:bodyDiv w:val="1"/>
      <w:marLeft w:val="0"/>
      <w:marRight w:val="0"/>
      <w:marTop w:val="0"/>
      <w:marBottom w:val="0"/>
      <w:divBdr>
        <w:top w:val="none" w:sz="0" w:space="0" w:color="auto"/>
        <w:left w:val="none" w:sz="0" w:space="0" w:color="auto"/>
        <w:bottom w:val="none" w:sz="0" w:space="0" w:color="auto"/>
        <w:right w:val="none" w:sz="0" w:space="0" w:color="auto"/>
      </w:divBdr>
      <w:divsChild>
        <w:div w:id="12650859">
          <w:marLeft w:val="480"/>
          <w:marRight w:val="0"/>
          <w:marTop w:val="0"/>
          <w:marBottom w:val="0"/>
          <w:divBdr>
            <w:top w:val="none" w:sz="0" w:space="0" w:color="auto"/>
            <w:left w:val="none" w:sz="0" w:space="0" w:color="auto"/>
            <w:bottom w:val="none" w:sz="0" w:space="0" w:color="auto"/>
            <w:right w:val="none" w:sz="0" w:space="0" w:color="auto"/>
          </w:divBdr>
        </w:div>
        <w:div w:id="20860576">
          <w:marLeft w:val="480"/>
          <w:marRight w:val="0"/>
          <w:marTop w:val="0"/>
          <w:marBottom w:val="0"/>
          <w:divBdr>
            <w:top w:val="none" w:sz="0" w:space="0" w:color="auto"/>
            <w:left w:val="none" w:sz="0" w:space="0" w:color="auto"/>
            <w:bottom w:val="none" w:sz="0" w:space="0" w:color="auto"/>
            <w:right w:val="none" w:sz="0" w:space="0" w:color="auto"/>
          </w:divBdr>
        </w:div>
        <w:div w:id="112987525">
          <w:marLeft w:val="480"/>
          <w:marRight w:val="0"/>
          <w:marTop w:val="0"/>
          <w:marBottom w:val="0"/>
          <w:divBdr>
            <w:top w:val="none" w:sz="0" w:space="0" w:color="auto"/>
            <w:left w:val="none" w:sz="0" w:space="0" w:color="auto"/>
            <w:bottom w:val="none" w:sz="0" w:space="0" w:color="auto"/>
            <w:right w:val="none" w:sz="0" w:space="0" w:color="auto"/>
          </w:divBdr>
        </w:div>
        <w:div w:id="354313663">
          <w:marLeft w:val="480"/>
          <w:marRight w:val="0"/>
          <w:marTop w:val="0"/>
          <w:marBottom w:val="0"/>
          <w:divBdr>
            <w:top w:val="none" w:sz="0" w:space="0" w:color="auto"/>
            <w:left w:val="none" w:sz="0" w:space="0" w:color="auto"/>
            <w:bottom w:val="none" w:sz="0" w:space="0" w:color="auto"/>
            <w:right w:val="none" w:sz="0" w:space="0" w:color="auto"/>
          </w:divBdr>
        </w:div>
        <w:div w:id="529028001">
          <w:marLeft w:val="480"/>
          <w:marRight w:val="0"/>
          <w:marTop w:val="0"/>
          <w:marBottom w:val="0"/>
          <w:divBdr>
            <w:top w:val="none" w:sz="0" w:space="0" w:color="auto"/>
            <w:left w:val="none" w:sz="0" w:space="0" w:color="auto"/>
            <w:bottom w:val="none" w:sz="0" w:space="0" w:color="auto"/>
            <w:right w:val="none" w:sz="0" w:space="0" w:color="auto"/>
          </w:divBdr>
        </w:div>
        <w:div w:id="563296151">
          <w:marLeft w:val="480"/>
          <w:marRight w:val="0"/>
          <w:marTop w:val="0"/>
          <w:marBottom w:val="0"/>
          <w:divBdr>
            <w:top w:val="none" w:sz="0" w:space="0" w:color="auto"/>
            <w:left w:val="none" w:sz="0" w:space="0" w:color="auto"/>
            <w:bottom w:val="none" w:sz="0" w:space="0" w:color="auto"/>
            <w:right w:val="none" w:sz="0" w:space="0" w:color="auto"/>
          </w:divBdr>
        </w:div>
        <w:div w:id="759133157">
          <w:marLeft w:val="480"/>
          <w:marRight w:val="0"/>
          <w:marTop w:val="0"/>
          <w:marBottom w:val="0"/>
          <w:divBdr>
            <w:top w:val="none" w:sz="0" w:space="0" w:color="auto"/>
            <w:left w:val="none" w:sz="0" w:space="0" w:color="auto"/>
            <w:bottom w:val="none" w:sz="0" w:space="0" w:color="auto"/>
            <w:right w:val="none" w:sz="0" w:space="0" w:color="auto"/>
          </w:divBdr>
        </w:div>
        <w:div w:id="845630729">
          <w:marLeft w:val="480"/>
          <w:marRight w:val="0"/>
          <w:marTop w:val="0"/>
          <w:marBottom w:val="0"/>
          <w:divBdr>
            <w:top w:val="none" w:sz="0" w:space="0" w:color="auto"/>
            <w:left w:val="none" w:sz="0" w:space="0" w:color="auto"/>
            <w:bottom w:val="none" w:sz="0" w:space="0" w:color="auto"/>
            <w:right w:val="none" w:sz="0" w:space="0" w:color="auto"/>
          </w:divBdr>
        </w:div>
        <w:div w:id="973827762">
          <w:marLeft w:val="480"/>
          <w:marRight w:val="0"/>
          <w:marTop w:val="0"/>
          <w:marBottom w:val="0"/>
          <w:divBdr>
            <w:top w:val="none" w:sz="0" w:space="0" w:color="auto"/>
            <w:left w:val="none" w:sz="0" w:space="0" w:color="auto"/>
            <w:bottom w:val="none" w:sz="0" w:space="0" w:color="auto"/>
            <w:right w:val="none" w:sz="0" w:space="0" w:color="auto"/>
          </w:divBdr>
        </w:div>
        <w:div w:id="992181088">
          <w:marLeft w:val="480"/>
          <w:marRight w:val="0"/>
          <w:marTop w:val="0"/>
          <w:marBottom w:val="0"/>
          <w:divBdr>
            <w:top w:val="none" w:sz="0" w:space="0" w:color="auto"/>
            <w:left w:val="none" w:sz="0" w:space="0" w:color="auto"/>
            <w:bottom w:val="none" w:sz="0" w:space="0" w:color="auto"/>
            <w:right w:val="none" w:sz="0" w:space="0" w:color="auto"/>
          </w:divBdr>
        </w:div>
      </w:divsChild>
    </w:div>
    <w:div w:id="1002590985">
      <w:bodyDiv w:val="1"/>
      <w:marLeft w:val="0"/>
      <w:marRight w:val="0"/>
      <w:marTop w:val="0"/>
      <w:marBottom w:val="0"/>
      <w:divBdr>
        <w:top w:val="none" w:sz="0" w:space="0" w:color="auto"/>
        <w:left w:val="none" w:sz="0" w:space="0" w:color="auto"/>
        <w:bottom w:val="none" w:sz="0" w:space="0" w:color="auto"/>
        <w:right w:val="none" w:sz="0" w:space="0" w:color="auto"/>
      </w:divBdr>
    </w:div>
    <w:div w:id="1002777628">
      <w:bodyDiv w:val="1"/>
      <w:marLeft w:val="0"/>
      <w:marRight w:val="0"/>
      <w:marTop w:val="0"/>
      <w:marBottom w:val="0"/>
      <w:divBdr>
        <w:top w:val="none" w:sz="0" w:space="0" w:color="auto"/>
        <w:left w:val="none" w:sz="0" w:space="0" w:color="auto"/>
        <w:bottom w:val="none" w:sz="0" w:space="0" w:color="auto"/>
        <w:right w:val="none" w:sz="0" w:space="0" w:color="auto"/>
      </w:divBdr>
    </w:div>
    <w:div w:id="1002855413">
      <w:bodyDiv w:val="1"/>
      <w:marLeft w:val="0"/>
      <w:marRight w:val="0"/>
      <w:marTop w:val="0"/>
      <w:marBottom w:val="0"/>
      <w:divBdr>
        <w:top w:val="none" w:sz="0" w:space="0" w:color="auto"/>
        <w:left w:val="none" w:sz="0" w:space="0" w:color="auto"/>
        <w:bottom w:val="none" w:sz="0" w:space="0" w:color="auto"/>
        <w:right w:val="none" w:sz="0" w:space="0" w:color="auto"/>
      </w:divBdr>
    </w:div>
    <w:div w:id="1003165777">
      <w:bodyDiv w:val="1"/>
      <w:marLeft w:val="0"/>
      <w:marRight w:val="0"/>
      <w:marTop w:val="0"/>
      <w:marBottom w:val="0"/>
      <w:divBdr>
        <w:top w:val="none" w:sz="0" w:space="0" w:color="auto"/>
        <w:left w:val="none" w:sz="0" w:space="0" w:color="auto"/>
        <w:bottom w:val="none" w:sz="0" w:space="0" w:color="auto"/>
        <w:right w:val="none" w:sz="0" w:space="0" w:color="auto"/>
      </w:divBdr>
    </w:div>
    <w:div w:id="1003168732">
      <w:bodyDiv w:val="1"/>
      <w:marLeft w:val="0"/>
      <w:marRight w:val="0"/>
      <w:marTop w:val="0"/>
      <w:marBottom w:val="0"/>
      <w:divBdr>
        <w:top w:val="none" w:sz="0" w:space="0" w:color="auto"/>
        <w:left w:val="none" w:sz="0" w:space="0" w:color="auto"/>
        <w:bottom w:val="none" w:sz="0" w:space="0" w:color="auto"/>
        <w:right w:val="none" w:sz="0" w:space="0" w:color="auto"/>
      </w:divBdr>
    </w:div>
    <w:div w:id="1003316498">
      <w:bodyDiv w:val="1"/>
      <w:marLeft w:val="0"/>
      <w:marRight w:val="0"/>
      <w:marTop w:val="0"/>
      <w:marBottom w:val="0"/>
      <w:divBdr>
        <w:top w:val="none" w:sz="0" w:space="0" w:color="auto"/>
        <w:left w:val="none" w:sz="0" w:space="0" w:color="auto"/>
        <w:bottom w:val="none" w:sz="0" w:space="0" w:color="auto"/>
        <w:right w:val="none" w:sz="0" w:space="0" w:color="auto"/>
      </w:divBdr>
      <w:divsChild>
        <w:div w:id="35012839">
          <w:marLeft w:val="480"/>
          <w:marRight w:val="0"/>
          <w:marTop w:val="0"/>
          <w:marBottom w:val="0"/>
          <w:divBdr>
            <w:top w:val="none" w:sz="0" w:space="0" w:color="auto"/>
            <w:left w:val="none" w:sz="0" w:space="0" w:color="auto"/>
            <w:bottom w:val="none" w:sz="0" w:space="0" w:color="auto"/>
            <w:right w:val="none" w:sz="0" w:space="0" w:color="auto"/>
          </w:divBdr>
        </w:div>
        <w:div w:id="55202237">
          <w:marLeft w:val="480"/>
          <w:marRight w:val="0"/>
          <w:marTop w:val="0"/>
          <w:marBottom w:val="0"/>
          <w:divBdr>
            <w:top w:val="none" w:sz="0" w:space="0" w:color="auto"/>
            <w:left w:val="none" w:sz="0" w:space="0" w:color="auto"/>
            <w:bottom w:val="none" w:sz="0" w:space="0" w:color="auto"/>
            <w:right w:val="none" w:sz="0" w:space="0" w:color="auto"/>
          </w:divBdr>
        </w:div>
        <w:div w:id="119156466">
          <w:marLeft w:val="480"/>
          <w:marRight w:val="0"/>
          <w:marTop w:val="0"/>
          <w:marBottom w:val="0"/>
          <w:divBdr>
            <w:top w:val="none" w:sz="0" w:space="0" w:color="auto"/>
            <w:left w:val="none" w:sz="0" w:space="0" w:color="auto"/>
            <w:bottom w:val="none" w:sz="0" w:space="0" w:color="auto"/>
            <w:right w:val="none" w:sz="0" w:space="0" w:color="auto"/>
          </w:divBdr>
        </w:div>
        <w:div w:id="171651217">
          <w:marLeft w:val="480"/>
          <w:marRight w:val="0"/>
          <w:marTop w:val="0"/>
          <w:marBottom w:val="0"/>
          <w:divBdr>
            <w:top w:val="none" w:sz="0" w:space="0" w:color="auto"/>
            <w:left w:val="none" w:sz="0" w:space="0" w:color="auto"/>
            <w:bottom w:val="none" w:sz="0" w:space="0" w:color="auto"/>
            <w:right w:val="none" w:sz="0" w:space="0" w:color="auto"/>
          </w:divBdr>
        </w:div>
        <w:div w:id="200898753">
          <w:marLeft w:val="480"/>
          <w:marRight w:val="0"/>
          <w:marTop w:val="0"/>
          <w:marBottom w:val="0"/>
          <w:divBdr>
            <w:top w:val="none" w:sz="0" w:space="0" w:color="auto"/>
            <w:left w:val="none" w:sz="0" w:space="0" w:color="auto"/>
            <w:bottom w:val="none" w:sz="0" w:space="0" w:color="auto"/>
            <w:right w:val="none" w:sz="0" w:space="0" w:color="auto"/>
          </w:divBdr>
        </w:div>
        <w:div w:id="301080945">
          <w:marLeft w:val="480"/>
          <w:marRight w:val="0"/>
          <w:marTop w:val="0"/>
          <w:marBottom w:val="0"/>
          <w:divBdr>
            <w:top w:val="none" w:sz="0" w:space="0" w:color="auto"/>
            <w:left w:val="none" w:sz="0" w:space="0" w:color="auto"/>
            <w:bottom w:val="none" w:sz="0" w:space="0" w:color="auto"/>
            <w:right w:val="none" w:sz="0" w:space="0" w:color="auto"/>
          </w:divBdr>
        </w:div>
        <w:div w:id="311103282">
          <w:marLeft w:val="480"/>
          <w:marRight w:val="0"/>
          <w:marTop w:val="0"/>
          <w:marBottom w:val="0"/>
          <w:divBdr>
            <w:top w:val="none" w:sz="0" w:space="0" w:color="auto"/>
            <w:left w:val="none" w:sz="0" w:space="0" w:color="auto"/>
            <w:bottom w:val="none" w:sz="0" w:space="0" w:color="auto"/>
            <w:right w:val="none" w:sz="0" w:space="0" w:color="auto"/>
          </w:divBdr>
        </w:div>
        <w:div w:id="407730222">
          <w:marLeft w:val="480"/>
          <w:marRight w:val="0"/>
          <w:marTop w:val="0"/>
          <w:marBottom w:val="0"/>
          <w:divBdr>
            <w:top w:val="none" w:sz="0" w:space="0" w:color="auto"/>
            <w:left w:val="none" w:sz="0" w:space="0" w:color="auto"/>
            <w:bottom w:val="none" w:sz="0" w:space="0" w:color="auto"/>
            <w:right w:val="none" w:sz="0" w:space="0" w:color="auto"/>
          </w:divBdr>
        </w:div>
        <w:div w:id="451025034">
          <w:marLeft w:val="480"/>
          <w:marRight w:val="0"/>
          <w:marTop w:val="0"/>
          <w:marBottom w:val="0"/>
          <w:divBdr>
            <w:top w:val="none" w:sz="0" w:space="0" w:color="auto"/>
            <w:left w:val="none" w:sz="0" w:space="0" w:color="auto"/>
            <w:bottom w:val="none" w:sz="0" w:space="0" w:color="auto"/>
            <w:right w:val="none" w:sz="0" w:space="0" w:color="auto"/>
          </w:divBdr>
        </w:div>
        <w:div w:id="500199488">
          <w:marLeft w:val="480"/>
          <w:marRight w:val="0"/>
          <w:marTop w:val="0"/>
          <w:marBottom w:val="0"/>
          <w:divBdr>
            <w:top w:val="none" w:sz="0" w:space="0" w:color="auto"/>
            <w:left w:val="none" w:sz="0" w:space="0" w:color="auto"/>
            <w:bottom w:val="none" w:sz="0" w:space="0" w:color="auto"/>
            <w:right w:val="none" w:sz="0" w:space="0" w:color="auto"/>
          </w:divBdr>
        </w:div>
        <w:div w:id="526144421">
          <w:marLeft w:val="480"/>
          <w:marRight w:val="0"/>
          <w:marTop w:val="0"/>
          <w:marBottom w:val="0"/>
          <w:divBdr>
            <w:top w:val="none" w:sz="0" w:space="0" w:color="auto"/>
            <w:left w:val="none" w:sz="0" w:space="0" w:color="auto"/>
            <w:bottom w:val="none" w:sz="0" w:space="0" w:color="auto"/>
            <w:right w:val="none" w:sz="0" w:space="0" w:color="auto"/>
          </w:divBdr>
        </w:div>
        <w:div w:id="603072600">
          <w:marLeft w:val="480"/>
          <w:marRight w:val="0"/>
          <w:marTop w:val="0"/>
          <w:marBottom w:val="0"/>
          <w:divBdr>
            <w:top w:val="none" w:sz="0" w:space="0" w:color="auto"/>
            <w:left w:val="none" w:sz="0" w:space="0" w:color="auto"/>
            <w:bottom w:val="none" w:sz="0" w:space="0" w:color="auto"/>
            <w:right w:val="none" w:sz="0" w:space="0" w:color="auto"/>
          </w:divBdr>
        </w:div>
        <w:div w:id="779380518">
          <w:marLeft w:val="480"/>
          <w:marRight w:val="0"/>
          <w:marTop w:val="0"/>
          <w:marBottom w:val="0"/>
          <w:divBdr>
            <w:top w:val="none" w:sz="0" w:space="0" w:color="auto"/>
            <w:left w:val="none" w:sz="0" w:space="0" w:color="auto"/>
            <w:bottom w:val="none" w:sz="0" w:space="0" w:color="auto"/>
            <w:right w:val="none" w:sz="0" w:space="0" w:color="auto"/>
          </w:divBdr>
        </w:div>
        <w:div w:id="825979118">
          <w:marLeft w:val="480"/>
          <w:marRight w:val="0"/>
          <w:marTop w:val="0"/>
          <w:marBottom w:val="0"/>
          <w:divBdr>
            <w:top w:val="none" w:sz="0" w:space="0" w:color="auto"/>
            <w:left w:val="none" w:sz="0" w:space="0" w:color="auto"/>
            <w:bottom w:val="none" w:sz="0" w:space="0" w:color="auto"/>
            <w:right w:val="none" w:sz="0" w:space="0" w:color="auto"/>
          </w:divBdr>
        </w:div>
        <w:div w:id="874151717">
          <w:marLeft w:val="480"/>
          <w:marRight w:val="0"/>
          <w:marTop w:val="0"/>
          <w:marBottom w:val="0"/>
          <w:divBdr>
            <w:top w:val="none" w:sz="0" w:space="0" w:color="auto"/>
            <w:left w:val="none" w:sz="0" w:space="0" w:color="auto"/>
            <w:bottom w:val="none" w:sz="0" w:space="0" w:color="auto"/>
            <w:right w:val="none" w:sz="0" w:space="0" w:color="auto"/>
          </w:divBdr>
        </w:div>
      </w:divsChild>
    </w:div>
    <w:div w:id="1003388663">
      <w:bodyDiv w:val="1"/>
      <w:marLeft w:val="0"/>
      <w:marRight w:val="0"/>
      <w:marTop w:val="0"/>
      <w:marBottom w:val="0"/>
      <w:divBdr>
        <w:top w:val="none" w:sz="0" w:space="0" w:color="auto"/>
        <w:left w:val="none" w:sz="0" w:space="0" w:color="auto"/>
        <w:bottom w:val="none" w:sz="0" w:space="0" w:color="auto"/>
        <w:right w:val="none" w:sz="0" w:space="0" w:color="auto"/>
      </w:divBdr>
    </w:div>
    <w:div w:id="1003627916">
      <w:bodyDiv w:val="1"/>
      <w:marLeft w:val="0"/>
      <w:marRight w:val="0"/>
      <w:marTop w:val="0"/>
      <w:marBottom w:val="0"/>
      <w:divBdr>
        <w:top w:val="none" w:sz="0" w:space="0" w:color="auto"/>
        <w:left w:val="none" w:sz="0" w:space="0" w:color="auto"/>
        <w:bottom w:val="none" w:sz="0" w:space="0" w:color="auto"/>
        <w:right w:val="none" w:sz="0" w:space="0" w:color="auto"/>
      </w:divBdr>
    </w:div>
    <w:div w:id="1003700231">
      <w:bodyDiv w:val="1"/>
      <w:marLeft w:val="0"/>
      <w:marRight w:val="0"/>
      <w:marTop w:val="0"/>
      <w:marBottom w:val="0"/>
      <w:divBdr>
        <w:top w:val="none" w:sz="0" w:space="0" w:color="auto"/>
        <w:left w:val="none" w:sz="0" w:space="0" w:color="auto"/>
        <w:bottom w:val="none" w:sz="0" w:space="0" w:color="auto"/>
        <w:right w:val="none" w:sz="0" w:space="0" w:color="auto"/>
      </w:divBdr>
    </w:div>
    <w:div w:id="1003701214">
      <w:bodyDiv w:val="1"/>
      <w:marLeft w:val="0"/>
      <w:marRight w:val="0"/>
      <w:marTop w:val="0"/>
      <w:marBottom w:val="0"/>
      <w:divBdr>
        <w:top w:val="none" w:sz="0" w:space="0" w:color="auto"/>
        <w:left w:val="none" w:sz="0" w:space="0" w:color="auto"/>
        <w:bottom w:val="none" w:sz="0" w:space="0" w:color="auto"/>
        <w:right w:val="none" w:sz="0" w:space="0" w:color="auto"/>
      </w:divBdr>
    </w:div>
    <w:div w:id="1003971004">
      <w:bodyDiv w:val="1"/>
      <w:marLeft w:val="0"/>
      <w:marRight w:val="0"/>
      <w:marTop w:val="0"/>
      <w:marBottom w:val="0"/>
      <w:divBdr>
        <w:top w:val="none" w:sz="0" w:space="0" w:color="auto"/>
        <w:left w:val="none" w:sz="0" w:space="0" w:color="auto"/>
        <w:bottom w:val="none" w:sz="0" w:space="0" w:color="auto"/>
        <w:right w:val="none" w:sz="0" w:space="0" w:color="auto"/>
      </w:divBdr>
    </w:div>
    <w:div w:id="1004481419">
      <w:bodyDiv w:val="1"/>
      <w:marLeft w:val="0"/>
      <w:marRight w:val="0"/>
      <w:marTop w:val="0"/>
      <w:marBottom w:val="0"/>
      <w:divBdr>
        <w:top w:val="none" w:sz="0" w:space="0" w:color="auto"/>
        <w:left w:val="none" w:sz="0" w:space="0" w:color="auto"/>
        <w:bottom w:val="none" w:sz="0" w:space="0" w:color="auto"/>
        <w:right w:val="none" w:sz="0" w:space="0" w:color="auto"/>
      </w:divBdr>
      <w:divsChild>
        <w:div w:id="14306599">
          <w:marLeft w:val="480"/>
          <w:marRight w:val="0"/>
          <w:marTop w:val="0"/>
          <w:marBottom w:val="0"/>
          <w:divBdr>
            <w:top w:val="none" w:sz="0" w:space="0" w:color="auto"/>
            <w:left w:val="none" w:sz="0" w:space="0" w:color="auto"/>
            <w:bottom w:val="none" w:sz="0" w:space="0" w:color="auto"/>
            <w:right w:val="none" w:sz="0" w:space="0" w:color="auto"/>
          </w:divBdr>
        </w:div>
        <w:div w:id="52966755">
          <w:marLeft w:val="480"/>
          <w:marRight w:val="0"/>
          <w:marTop w:val="0"/>
          <w:marBottom w:val="0"/>
          <w:divBdr>
            <w:top w:val="none" w:sz="0" w:space="0" w:color="auto"/>
            <w:left w:val="none" w:sz="0" w:space="0" w:color="auto"/>
            <w:bottom w:val="none" w:sz="0" w:space="0" w:color="auto"/>
            <w:right w:val="none" w:sz="0" w:space="0" w:color="auto"/>
          </w:divBdr>
        </w:div>
        <w:div w:id="72970388">
          <w:marLeft w:val="480"/>
          <w:marRight w:val="0"/>
          <w:marTop w:val="0"/>
          <w:marBottom w:val="0"/>
          <w:divBdr>
            <w:top w:val="none" w:sz="0" w:space="0" w:color="auto"/>
            <w:left w:val="none" w:sz="0" w:space="0" w:color="auto"/>
            <w:bottom w:val="none" w:sz="0" w:space="0" w:color="auto"/>
            <w:right w:val="none" w:sz="0" w:space="0" w:color="auto"/>
          </w:divBdr>
        </w:div>
        <w:div w:id="79373286">
          <w:marLeft w:val="480"/>
          <w:marRight w:val="0"/>
          <w:marTop w:val="0"/>
          <w:marBottom w:val="0"/>
          <w:divBdr>
            <w:top w:val="none" w:sz="0" w:space="0" w:color="auto"/>
            <w:left w:val="none" w:sz="0" w:space="0" w:color="auto"/>
            <w:bottom w:val="none" w:sz="0" w:space="0" w:color="auto"/>
            <w:right w:val="none" w:sz="0" w:space="0" w:color="auto"/>
          </w:divBdr>
        </w:div>
        <w:div w:id="130172470">
          <w:marLeft w:val="480"/>
          <w:marRight w:val="0"/>
          <w:marTop w:val="0"/>
          <w:marBottom w:val="0"/>
          <w:divBdr>
            <w:top w:val="none" w:sz="0" w:space="0" w:color="auto"/>
            <w:left w:val="none" w:sz="0" w:space="0" w:color="auto"/>
            <w:bottom w:val="none" w:sz="0" w:space="0" w:color="auto"/>
            <w:right w:val="none" w:sz="0" w:space="0" w:color="auto"/>
          </w:divBdr>
        </w:div>
        <w:div w:id="159538884">
          <w:marLeft w:val="480"/>
          <w:marRight w:val="0"/>
          <w:marTop w:val="0"/>
          <w:marBottom w:val="0"/>
          <w:divBdr>
            <w:top w:val="none" w:sz="0" w:space="0" w:color="auto"/>
            <w:left w:val="none" w:sz="0" w:space="0" w:color="auto"/>
            <w:bottom w:val="none" w:sz="0" w:space="0" w:color="auto"/>
            <w:right w:val="none" w:sz="0" w:space="0" w:color="auto"/>
          </w:divBdr>
        </w:div>
        <w:div w:id="163329220">
          <w:marLeft w:val="480"/>
          <w:marRight w:val="0"/>
          <w:marTop w:val="0"/>
          <w:marBottom w:val="0"/>
          <w:divBdr>
            <w:top w:val="none" w:sz="0" w:space="0" w:color="auto"/>
            <w:left w:val="none" w:sz="0" w:space="0" w:color="auto"/>
            <w:bottom w:val="none" w:sz="0" w:space="0" w:color="auto"/>
            <w:right w:val="none" w:sz="0" w:space="0" w:color="auto"/>
          </w:divBdr>
        </w:div>
        <w:div w:id="179782634">
          <w:marLeft w:val="480"/>
          <w:marRight w:val="0"/>
          <w:marTop w:val="0"/>
          <w:marBottom w:val="0"/>
          <w:divBdr>
            <w:top w:val="none" w:sz="0" w:space="0" w:color="auto"/>
            <w:left w:val="none" w:sz="0" w:space="0" w:color="auto"/>
            <w:bottom w:val="none" w:sz="0" w:space="0" w:color="auto"/>
            <w:right w:val="none" w:sz="0" w:space="0" w:color="auto"/>
          </w:divBdr>
        </w:div>
        <w:div w:id="191580688">
          <w:marLeft w:val="480"/>
          <w:marRight w:val="0"/>
          <w:marTop w:val="0"/>
          <w:marBottom w:val="0"/>
          <w:divBdr>
            <w:top w:val="none" w:sz="0" w:space="0" w:color="auto"/>
            <w:left w:val="none" w:sz="0" w:space="0" w:color="auto"/>
            <w:bottom w:val="none" w:sz="0" w:space="0" w:color="auto"/>
            <w:right w:val="none" w:sz="0" w:space="0" w:color="auto"/>
          </w:divBdr>
        </w:div>
        <w:div w:id="197400117">
          <w:marLeft w:val="480"/>
          <w:marRight w:val="0"/>
          <w:marTop w:val="0"/>
          <w:marBottom w:val="0"/>
          <w:divBdr>
            <w:top w:val="none" w:sz="0" w:space="0" w:color="auto"/>
            <w:left w:val="none" w:sz="0" w:space="0" w:color="auto"/>
            <w:bottom w:val="none" w:sz="0" w:space="0" w:color="auto"/>
            <w:right w:val="none" w:sz="0" w:space="0" w:color="auto"/>
          </w:divBdr>
        </w:div>
        <w:div w:id="216279583">
          <w:marLeft w:val="480"/>
          <w:marRight w:val="0"/>
          <w:marTop w:val="0"/>
          <w:marBottom w:val="0"/>
          <w:divBdr>
            <w:top w:val="none" w:sz="0" w:space="0" w:color="auto"/>
            <w:left w:val="none" w:sz="0" w:space="0" w:color="auto"/>
            <w:bottom w:val="none" w:sz="0" w:space="0" w:color="auto"/>
            <w:right w:val="none" w:sz="0" w:space="0" w:color="auto"/>
          </w:divBdr>
        </w:div>
        <w:div w:id="226767951">
          <w:marLeft w:val="480"/>
          <w:marRight w:val="0"/>
          <w:marTop w:val="0"/>
          <w:marBottom w:val="0"/>
          <w:divBdr>
            <w:top w:val="none" w:sz="0" w:space="0" w:color="auto"/>
            <w:left w:val="none" w:sz="0" w:space="0" w:color="auto"/>
            <w:bottom w:val="none" w:sz="0" w:space="0" w:color="auto"/>
            <w:right w:val="none" w:sz="0" w:space="0" w:color="auto"/>
          </w:divBdr>
        </w:div>
        <w:div w:id="334116970">
          <w:marLeft w:val="480"/>
          <w:marRight w:val="0"/>
          <w:marTop w:val="0"/>
          <w:marBottom w:val="0"/>
          <w:divBdr>
            <w:top w:val="none" w:sz="0" w:space="0" w:color="auto"/>
            <w:left w:val="none" w:sz="0" w:space="0" w:color="auto"/>
            <w:bottom w:val="none" w:sz="0" w:space="0" w:color="auto"/>
            <w:right w:val="none" w:sz="0" w:space="0" w:color="auto"/>
          </w:divBdr>
        </w:div>
        <w:div w:id="348024813">
          <w:marLeft w:val="480"/>
          <w:marRight w:val="0"/>
          <w:marTop w:val="0"/>
          <w:marBottom w:val="0"/>
          <w:divBdr>
            <w:top w:val="none" w:sz="0" w:space="0" w:color="auto"/>
            <w:left w:val="none" w:sz="0" w:space="0" w:color="auto"/>
            <w:bottom w:val="none" w:sz="0" w:space="0" w:color="auto"/>
            <w:right w:val="none" w:sz="0" w:space="0" w:color="auto"/>
          </w:divBdr>
        </w:div>
        <w:div w:id="384063436">
          <w:marLeft w:val="480"/>
          <w:marRight w:val="0"/>
          <w:marTop w:val="0"/>
          <w:marBottom w:val="0"/>
          <w:divBdr>
            <w:top w:val="none" w:sz="0" w:space="0" w:color="auto"/>
            <w:left w:val="none" w:sz="0" w:space="0" w:color="auto"/>
            <w:bottom w:val="none" w:sz="0" w:space="0" w:color="auto"/>
            <w:right w:val="none" w:sz="0" w:space="0" w:color="auto"/>
          </w:divBdr>
        </w:div>
        <w:div w:id="390545521">
          <w:marLeft w:val="480"/>
          <w:marRight w:val="0"/>
          <w:marTop w:val="0"/>
          <w:marBottom w:val="0"/>
          <w:divBdr>
            <w:top w:val="none" w:sz="0" w:space="0" w:color="auto"/>
            <w:left w:val="none" w:sz="0" w:space="0" w:color="auto"/>
            <w:bottom w:val="none" w:sz="0" w:space="0" w:color="auto"/>
            <w:right w:val="none" w:sz="0" w:space="0" w:color="auto"/>
          </w:divBdr>
        </w:div>
        <w:div w:id="418520894">
          <w:marLeft w:val="480"/>
          <w:marRight w:val="0"/>
          <w:marTop w:val="0"/>
          <w:marBottom w:val="0"/>
          <w:divBdr>
            <w:top w:val="none" w:sz="0" w:space="0" w:color="auto"/>
            <w:left w:val="none" w:sz="0" w:space="0" w:color="auto"/>
            <w:bottom w:val="none" w:sz="0" w:space="0" w:color="auto"/>
            <w:right w:val="none" w:sz="0" w:space="0" w:color="auto"/>
          </w:divBdr>
        </w:div>
        <w:div w:id="428698839">
          <w:marLeft w:val="480"/>
          <w:marRight w:val="0"/>
          <w:marTop w:val="0"/>
          <w:marBottom w:val="0"/>
          <w:divBdr>
            <w:top w:val="none" w:sz="0" w:space="0" w:color="auto"/>
            <w:left w:val="none" w:sz="0" w:space="0" w:color="auto"/>
            <w:bottom w:val="none" w:sz="0" w:space="0" w:color="auto"/>
            <w:right w:val="none" w:sz="0" w:space="0" w:color="auto"/>
          </w:divBdr>
        </w:div>
        <w:div w:id="451903029">
          <w:marLeft w:val="480"/>
          <w:marRight w:val="0"/>
          <w:marTop w:val="0"/>
          <w:marBottom w:val="0"/>
          <w:divBdr>
            <w:top w:val="none" w:sz="0" w:space="0" w:color="auto"/>
            <w:left w:val="none" w:sz="0" w:space="0" w:color="auto"/>
            <w:bottom w:val="none" w:sz="0" w:space="0" w:color="auto"/>
            <w:right w:val="none" w:sz="0" w:space="0" w:color="auto"/>
          </w:divBdr>
        </w:div>
        <w:div w:id="456266981">
          <w:marLeft w:val="480"/>
          <w:marRight w:val="0"/>
          <w:marTop w:val="0"/>
          <w:marBottom w:val="0"/>
          <w:divBdr>
            <w:top w:val="none" w:sz="0" w:space="0" w:color="auto"/>
            <w:left w:val="none" w:sz="0" w:space="0" w:color="auto"/>
            <w:bottom w:val="none" w:sz="0" w:space="0" w:color="auto"/>
            <w:right w:val="none" w:sz="0" w:space="0" w:color="auto"/>
          </w:divBdr>
        </w:div>
        <w:div w:id="490103094">
          <w:marLeft w:val="480"/>
          <w:marRight w:val="0"/>
          <w:marTop w:val="0"/>
          <w:marBottom w:val="0"/>
          <w:divBdr>
            <w:top w:val="none" w:sz="0" w:space="0" w:color="auto"/>
            <w:left w:val="none" w:sz="0" w:space="0" w:color="auto"/>
            <w:bottom w:val="none" w:sz="0" w:space="0" w:color="auto"/>
            <w:right w:val="none" w:sz="0" w:space="0" w:color="auto"/>
          </w:divBdr>
        </w:div>
        <w:div w:id="510337772">
          <w:marLeft w:val="480"/>
          <w:marRight w:val="0"/>
          <w:marTop w:val="0"/>
          <w:marBottom w:val="0"/>
          <w:divBdr>
            <w:top w:val="none" w:sz="0" w:space="0" w:color="auto"/>
            <w:left w:val="none" w:sz="0" w:space="0" w:color="auto"/>
            <w:bottom w:val="none" w:sz="0" w:space="0" w:color="auto"/>
            <w:right w:val="none" w:sz="0" w:space="0" w:color="auto"/>
          </w:divBdr>
        </w:div>
        <w:div w:id="522015235">
          <w:marLeft w:val="480"/>
          <w:marRight w:val="0"/>
          <w:marTop w:val="0"/>
          <w:marBottom w:val="0"/>
          <w:divBdr>
            <w:top w:val="none" w:sz="0" w:space="0" w:color="auto"/>
            <w:left w:val="none" w:sz="0" w:space="0" w:color="auto"/>
            <w:bottom w:val="none" w:sz="0" w:space="0" w:color="auto"/>
            <w:right w:val="none" w:sz="0" w:space="0" w:color="auto"/>
          </w:divBdr>
        </w:div>
        <w:div w:id="548302359">
          <w:marLeft w:val="480"/>
          <w:marRight w:val="0"/>
          <w:marTop w:val="0"/>
          <w:marBottom w:val="0"/>
          <w:divBdr>
            <w:top w:val="none" w:sz="0" w:space="0" w:color="auto"/>
            <w:left w:val="none" w:sz="0" w:space="0" w:color="auto"/>
            <w:bottom w:val="none" w:sz="0" w:space="0" w:color="auto"/>
            <w:right w:val="none" w:sz="0" w:space="0" w:color="auto"/>
          </w:divBdr>
        </w:div>
        <w:div w:id="558446300">
          <w:marLeft w:val="480"/>
          <w:marRight w:val="0"/>
          <w:marTop w:val="0"/>
          <w:marBottom w:val="0"/>
          <w:divBdr>
            <w:top w:val="none" w:sz="0" w:space="0" w:color="auto"/>
            <w:left w:val="none" w:sz="0" w:space="0" w:color="auto"/>
            <w:bottom w:val="none" w:sz="0" w:space="0" w:color="auto"/>
            <w:right w:val="none" w:sz="0" w:space="0" w:color="auto"/>
          </w:divBdr>
        </w:div>
        <w:div w:id="558974519">
          <w:marLeft w:val="480"/>
          <w:marRight w:val="0"/>
          <w:marTop w:val="0"/>
          <w:marBottom w:val="0"/>
          <w:divBdr>
            <w:top w:val="none" w:sz="0" w:space="0" w:color="auto"/>
            <w:left w:val="none" w:sz="0" w:space="0" w:color="auto"/>
            <w:bottom w:val="none" w:sz="0" w:space="0" w:color="auto"/>
            <w:right w:val="none" w:sz="0" w:space="0" w:color="auto"/>
          </w:divBdr>
        </w:div>
        <w:div w:id="573784445">
          <w:marLeft w:val="480"/>
          <w:marRight w:val="0"/>
          <w:marTop w:val="0"/>
          <w:marBottom w:val="0"/>
          <w:divBdr>
            <w:top w:val="none" w:sz="0" w:space="0" w:color="auto"/>
            <w:left w:val="none" w:sz="0" w:space="0" w:color="auto"/>
            <w:bottom w:val="none" w:sz="0" w:space="0" w:color="auto"/>
            <w:right w:val="none" w:sz="0" w:space="0" w:color="auto"/>
          </w:divBdr>
        </w:div>
        <w:div w:id="593899780">
          <w:marLeft w:val="480"/>
          <w:marRight w:val="0"/>
          <w:marTop w:val="0"/>
          <w:marBottom w:val="0"/>
          <w:divBdr>
            <w:top w:val="none" w:sz="0" w:space="0" w:color="auto"/>
            <w:left w:val="none" w:sz="0" w:space="0" w:color="auto"/>
            <w:bottom w:val="none" w:sz="0" w:space="0" w:color="auto"/>
            <w:right w:val="none" w:sz="0" w:space="0" w:color="auto"/>
          </w:divBdr>
        </w:div>
        <w:div w:id="676811815">
          <w:marLeft w:val="480"/>
          <w:marRight w:val="0"/>
          <w:marTop w:val="0"/>
          <w:marBottom w:val="0"/>
          <w:divBdr>
            <w:top w:val="none" w:sz="0" w:space="0" w:color="auto"/>
            <w:left w:val="none" w:sz="0" w:space="0" w:color="auto"/>
            <w:bottom w:val="none" w:sz="0" w:space="0" w:color="auto"/>
            <w:right w:val="none" w:sz="0" w:space="0" w:color="auto"/>
          </w:divBdr>
        </w:div>
        <w:div w:id="694767625">
          <w:marLeft w:val="480"/>
          <w:marRight w:val="0"/>
          <w:marTop w:val="0"/>
          <w:marBottom w:val="0"/>
          <w:divBdr>
            <w:top w:val="none" w:sz="0" w:space="0" w:color="auto"/>
            <w:left w:val="none" w:sz="0" w:space="0" w:color="auto"/>
            <w:bottom w:val="none" w:sz="0" w:space="0" w:color="auto"/>
            <w:right w:val="none" w:sz="0" w:space="0" w:color="auto"/>
          </w:divBdr>
        </w:div>
        <w:div w:id="694772675">
          <w:marLeft w:val="480"/>
          <w:marRight w:val="0"/>
          <w:marTop w:val="0"/>
          <w:marBottom w:val="0"/>
          <w:divBdr>
            <w:top w:val="none" w:sz="0" w:space="0" w:color="auto"/>
            <w:left w:val="none" w:sz="0" w:space="0" w:color="auto"/>
            <w:bottom w:val="none" w:sz="0" w:space="0" w:color="auto"/>
            <w:right w:val="none" w:sz="0" w:space="0" w:color="auto"/>
          </w:divBdr>
        </w:div>
        <w:div w:id="697974883">
          <w:marLeft w:val="480"/>
          <w:marRight w:val="0"/>
          <w:marTop w:val="0"/>
          <w:marBottom w:val="0"/>
          <w:divBdr>
            <w:top w:val="none" w:sz="0" w:space="0" w:color="auto"/>
            <w:left w:val="none" w:sz="0" w:space="0" w:color="auto"/>
            <w:bottom w:val="none" w:sz="0" w:space="0" w:color="auto"/>
            <w:right w:val="none" w:sz="0" w:space="0" w:color="auto"/>
          </w:divBdr>
        </w:div>
        <w:div w:id="732197393">
          <w:marLeft w:val="480"/>
          <w:marRight w:val="0"/>
          <w:marTop w:val="0"/>
          <w:marBottom w:val="0"/>
          <w:divBdr>
            <w:top w:val="none" w:sz="0" w:space="0" w:color="auto"/>
            <w:left w:val="none" w:sz="0" w:space="0" w:color="auto"/>
            <w:bottom w:val="none" w:sz="0" w:space="0" w:color="auto"/>
            <w:right w:val="none" w:sz="0" w:space="0" w:color="auto"/>
          </w:divBdr>
        </w:div>
        <w:div w:id="754857182">
          <w:marLeft w:val="480"/>
          <w:marRight w:val="0"/>
          <w:marTop w:val="0"/>
          <w:marBottom w:val="0"/>
          <w:divBdr>
            <w:top w:val="none" w:sz="0" w:space="0" w:color="auto"/>
            <w:left w:val="none" w:sz="0" w:space="0" w:color="auto"/>
            <w:bottom w:val="none" w:sz="0" w:space="0" w:color="auto"/>
            <w:right w:val="none" w:sz="0" w:space="0" w:color="auto"/>
          </w:divBdr>
        </w:div>
        <w:div w:id="778333281">
          <w:marLeft w:val="480"/>
          <w:marRight w:val="0"/>
          <w:marTop w:val="0"/>
          <w:marBottom w:val="0"/>
          <w:divBdr>
            <w:top w:val="none" w:sz="0" w:space="0" w:color="auto"/>
            <w:left w:val="none" w:sz="0" w:space="0" w:color="auto"/>
            <w:bottom w:val="none" w:sz="0" w:space="0" w:color="auto"/>
            <w:right w:val="none" w:sz="0" w:space="0" w:color="auto"/>
          </w:divBdr>
        </w:div>
        <w:div w:id="781998711">
          <w:marLeft w:val="480"/>
          <w:marRight w:val="0"/>
          <w:marTop w:val="0"/>
          <w:marBottom w:val="0"/>
          <w:divBdr>
            <w:top w:val="none" w:sz="0" w:space="0" w:color="auto"/>
            <w:left w:val="none" w:sz="0" w:space="0" w:color="auto"/>
            <w:bottom w:val="none" w:sz="0" w:space="0" w:color="auto"/>
            <w:right w:val="none" w:sz="0" w:space="0" w:color="auto"/>
          </w:divBdr>
        </w:div>
        <w:div w:id="841967060">
          <w:marLeft w:val="480"/>
          <w:marRight w:val="0"/>
          <w:marTop w:val="0"/>
          <w:marBottom w:val="0"/>
          <w:divBdr>
            <w:top w:val="none" w:sz="0" w:space="0" w:color="auto"/>
            <w:left w:val="none" w:sz="0" w:space="0" w:color="auto"/>
            <w:bottom w:val="none" w:sz="0" w:space="0" w:color="auto"/>
            <w:right w:val="none" w:sz="0" w:space="0" w:color="auto"/>
          </w:divBdr>
        </w:div>
        <w:div w:id="891961048">
          <w:marLeft w:val="480"/>
          <w:marRight w:val="0"/>
          <w:marTop w:val="0"/>
          <w:marBottom w:val="0"/>
          <w:divBdr>
            <w:top w:val="none" w:sz="0" w:space="0" w:color="auto"/>
            <w:left w:val="none" w:sz="0" w:space="0" w:color="auto"/>
            <w:bottom w:val="none" w:sz="0" w:space="0" w:color="auto"/>
            <w:right w:val="none" w:sz="0" w:space="0" w:color="auto"/>
          </w:divBdr>
        </w:div>
        <w:div w:id="920526048">
          <w:marLeft w:val="480"/>
          <w:marRight w:val="0"/>
          <w:marTop w:val="0"/>
          <w:marBottom w:val="0"/>
          <w:divBdr>
            <w:top w:val="none" w:sz="0" w:space="0" w:color="auto"/>
            <w:left w:val="none" w:sz="0" w:space="0" w:color="auto"/>
            <w:bottom w:val="none" w:sz="0" w:space="0" w:color="auto"/>
            <w:right w:val="none" w:sz="0" w:space="0" w:color="auto"/>
          </w:divBdr>
        </w:div>
        <w:div w:id="922102431">
          <w:marLeft w:val="480"/>
          <w:marRight w:val="0"/>
          <w:marTop w:val="0"/>
          <w:marBottom w:val="0"/>
          <w:divBdr>
            <w:top w:val="none" w:sz="0" w:space="0" w:color="auto"/>
            <w:left w:val="none" w:sz="0" w:space="0" w:color="auto"/>
            <w:bottom w:val="none" w:sz="0" w:space="0" w:color="auto"/>
            <w:right w:val="none" w:sz="0" w:space="0" w:color="auto"/>
          </w:divBdr>
        </w:div>
        <w:div w:id="926306719">
          <w:marLeft w:val="480"/>
          <w:marRight w:val="0"/>
          <w:marTop w:val="0"/>
          <w:marBottom w:val="0"/>
          <w:divBdr>
            <w:top w:val="none" w:sz="0" w:space="0" w:color="auto"/>
            <w:left w:val="none" w:sz="0" w:space="0" w:color="auto"/>
            <w:bottom w:val="none" w:sz="0" w:space="0" w:color="auto"/>
            <w:right w:val="none" w:sz="0" w:space="0" w:color="auto"/>
          </w:divBdr>
        </w:div>
        <w:div w:id="947277185">
          <w:marLeft w:val="480"/>
          <w:marRight w:val="0"/>
          <w:marTop w:val="0"/>
          <w:marBottom w:val="0"/>
          <w:divBdr>
            <w:top w:val="none" w:sz="0" w:space="0" w:color="auto"/>
            <w:left w:val="none" w:sz="0" w:space="0" w:color="auto"/>
            <w:bottom w:val="none" w:sz="0" w:space="0" w:color="auto"/>
            <w:right w:val="none" w:sz="0" w:space="0" w:color="auto"/>
          </w:divBdr>
        </w:div>
        <w:div w:id="973371063">
          <w:marLeft w:val="480"/>
          <w:marRight w:val="0"/>
          <w:marTop w:val="0"/>
          <w:marBottom w:val="0"/>
          <w:divBdr>
            <w:top w:val="none" w:sz="0" w:space="0" w:color="auto"/>
            <w:left w:val="none" w:sz="0" w:space="0" w:color="auto"/>
            <w:bottom w:val="none" w:sz="0" w:space="0" w:color="auto"/>
            <w:right w:val="none" w:sz="0" w:space="0" w:color="auto"/>
          </w:divBdr>
        </w:div>
        <w:div w:id="976495541">
          <w:marLeft w:val="480"/>
          <w:marRight w:val="0"/>
          <w:marTop w:val="0"/>
          <w:marBottom w:val="0"/>
          <w:divBdr>
            <w:top w:val="none" w:sz="0" w:space="0" w:color="auto"/>
            <w:left w:val="none" w:sz="0" w:space="0" w:color="auto"/>
            <w:bottom w:val="none" w:sz="0" w:space="0" w:color="auto"/>
            <w:right w:val="none" w:sz="0" w:space="0" w:color="auto"/>
          </w:divBdr>
        </w:div>
      </w:divsChild>
    </w:div>
    <w:div w:id="1004824232">
      <w:bodyDiv w:val="1"/>
      <w:marLeft w:val="0"/>
      <w:marRight w:val="0"/>
      <w:marTop w:val="0"/>
      <w:marBottom w:val="0"/>
      <w:divBdr>
        <w:top w:val="none" w:sz="0" w:space="0" w:color="auto"/>
        <w:left w:val="none" w:sz="0" w:space="0" w:color="auto"/>
        <w:bottom w:val="none" w:sz="0" w:space="0" w:color="auto"/>
        <w:right w:val="none" w:sz="0" w:space="0" w:color="auto"/>
      </w:divBdr>
    </w:div>
    <w:div w:id="1005017975">
      <w:bodyDiv w:val="1"/>
      <w:marLeft w:val="0"/>
      <w:marRight w:val="0"/>
      <w:marTop w:val="0"/>
      <w:marBottom w:val="0"/>
      <w:divBdr>
        <w:top w:val="none" w:sz="0" w:space="0" w:color="auto"/>
        <w:left w:val="none" w:sz="0" w:space="0" w:color="auto"/>
        <w:bottom w:val="none" w:sz="0" w:space="0" w:color="auto"/>
        <w:right w:val="none" w:sz="0" w:space="0" w:color="auto"/>
      </w:divBdr>
    </w:div>
    <w:div w:id="1005284032">
      <w:bodyDiv w:val="1"/>
      <w:marLeft w:val="0"/>
      <w:marRight w:val="0"/>
      <w:marTop w:val="0"/>
      <w:marBottom w:val="0"/>
      <w:divBdr>
        <w:top w:val="none" w:sz="0" w:space="0" w:color="auto"/>
        <w:left w:val="none" w:sz="0" w:space="0" w:color="auto"/>
        <w:bottom w:val="none" w:sz="0" w:space="0" w:color="auto"/>
        <w:right w:val="none" w:sz="0" w:space="0" w:color="auto"/>
      </w:divBdr>
    </w:div>
    <w:div w:id="1005325735">
      <w:bodyDiv w:val="1"/>
      <w:marLeft w:val="0"/>
      <w:marRight w:val="0"/>
      <w:marTop w:val="0"/>
      <w:marBottom w:val="0"/>
      <w:divBdr>
        <w:top w:val="none" w:sz="0" w:space="0" w:color="auto"/>
        <w:left w:val="none" w:sz="0" w:space="0" w:color="auto"/>
        <w:bottom w:val="none" w:sz="0" w:space="0" w:color="auto"/>
        <w:right w:val="none" w:sz="0" w:space="0" w:color="auto"/>
      </w:divBdr>
    </w:div>
    <w:div w:id="1005716715">
      <w:bodyDiv w:val="1"/>
      <w:marLeft w:val="0"/>
      <w:marRight w:val="0"/>
      <w:marTop w:val="0"/>
      <w:marBottom w:val="0"/>
      <w:divBdr>
        <w:top w:val="none" w:sz="0" w:space="0" w:color="auto"/>
        <w:left w:val="none" w:sz="0" w:space="0" w:color="auto"/>
        <w:bottom w:val="none" w:sz="0" w:space="0" w:color="auto"/>
        <w:right w:val="none" w:sz="0" w:space="0" w:color="auto"/>
      </w:divBdr>
    </w:div>
    <w:div w:id="1005740208">
      <w:bodyDiv w:val="1"/>
      <w:marLeft w:val="0"/>
      <w:marRight w:val="0"/>
      <w:marTop w:val="0"/>
      <w:marBottom w:val="0"/>
      <w:divBdr>
        <w:top w:val="none" w:sz="0" w:space="0" w:color="auto"/>
        <w:left w:val="none" w:sz="0" w:space="0" w:color="auto"/>
        <w:bottom w:val="none" w:sz="0" w:space="0" w:color="auto"/>
        <w:right w:val="none" w:sz="0" w:space="0" w:color="auto"/>
      </w:divBdr>
    </w:div>
    <w:div w:id="1005787046">
      <w:bodyDiv w:val="1"/>
      <w:marLeft w:val="0"/>
      <w:marRight w:val="0"/>
      <w:marTop w:val="0"/>
      <w:marBottom w:val="0"/>
      <w:divBdr>
        <w:top w:val="none" w:sz="0" w:space="0" w:color="auto"/>
        <w:left w:val="none" w:sz="0" w:space="0" w:color="auto"/>
        <w:bottom w:val="none" w:sz="0" w:space="0" w:color="auto"/>
        <w:right w:val="none" w:sz="0" w:space="0" w:color="auto"/>
      </w:divBdr>
    </w:div>
    <w:div w:id="1006205188">
      <w:bodyDiv w:val="1"/>
      <w:marLeft w:val="0"/>
      <w:marRight w:val="0"/>
      <w:marTop w:val="0"/>
      <w:marBottom w:val="0"/>
      <w:divBdr>
        <w:top w:val="none" w:sz="0" w:space="0" w:color="auto"/>
        <w:left w:val="none" w:sz="0" w:space="0" w:color="auto"/>
        <w:bottom w:val="none" w:sz="0" w:space="0" w:color="auto"/>
        <w:right w:val="none" w:sz="0" w:space="0" w:color="auto"/>
      </w:divBdr>
    </w:div>
    <w:div w:id="1006519132">
      <w:bodyDiv w:val="1"/>
      <w:marLeft w:val="0"/>
      <w:marRight w:val="0"/>
      <w:marTop w:val="0"/>
      <w:marBottom w:val="0"/>
      <w:divBdr>
        <w:top w:val="none" w:sz="0" w:space="0" w:color="auto"/>
        <w:left w:val="none" w:sz="0" w:space="0" w:color="auto"/>
        <w:bottom w:val="none" w:sz="0" w:space="0" w:color="auto"/>
        <w:right w:val="none" w:sz="0" w:space="0" w:color="auto"/>
      </w:divBdr>
    </w:div>
    <w:div w:id="1006521151">
      <w:bodyDiv w:val="1"/>
      <w:marLeft w:val="0"/>
      <w:marRight w:val="0"/>
      <w:marTop w:val="0"/>
      <w:marBottom w:val="0"/>
      <w:divBdr>
        <w:top w:val="none" w:sz="0" w:space="0" w:color="auto"/>
        <w:left w:val="none" w:sz="0" w:space="0" w:color="auto"/>
        <w:bottom w:val="none" w:sz="0" w:space="0" w:color="auto"/>
        <w:right w:val="none" w:sz="0" w:space="0" w:color="auto"/>
      </w:divBdr>
    </w:div>
    <w:div w:id="1006908013">
      <w:bodyDiv w:val="1"/>
      <w:marLeft w:val="0"/>
      <w:marRight w:val="0"/>
      <w:marTop w:val="0"/>
      <w:marBottom w:val="0"/>
      <w:divBdr>
        <w:top w:val="none" w:sz="0" w:space="0" w:color="auto"/>
        <w:left w:val="none" w:sz="0" w:space="0" w:color="auto"/>
        <w:bottom w:val="none" w:sz="0" w:space="0" w:color="auto"/>
        <w:right w:val="none" w:sz="0" w:space="0" w:color="auto"/>
      </w:divBdr>
    </w:div>
    <w:div w:id="1007445434">
      <w:bodyDiv w:val="1"/>
      <w:marLeft w:val="0"/>
      <w:marRight w:val="0"/>
      <w:marTop w:val="0"/>
      <w:marBottom w:val="0"/>
      <w:divBdr>
        <w:top w:val="none" w:sz="0" w:space="0" w:color="auto"/>
        <w:left w:val="none" w:sz="0" w:space="0" w:color="auto"/>
        <w:bottom w:val="none" w:sz="0" w:space="0" w:color="auto"/>
        <w:right w:val="none" w:sz="0" w:space="0" w:color="auto"/>
      </w:divBdr>
    </w:div>
    <w:div w:id="1008100407">
      <w:bodyDiv w:val="1"/>
      <w:marLeft w:val="0"/>
      <w:marRight w:val="0"/>
      <w:marTop w:val="0"/>
      <w:marBottom w:val="0"/>
      <w:divBdr>
        <w:top w:val="none" w:sz="0" w:space="0" w:color="auto"/>
        <w:left w:val="none" w:sz="0" w:space="0" w:color="auto"/>
        <w:bottom w:val="none" w:sz="0" w:space="0" w:color="auto"/>
        <w:right w:val="none" w:sz="0" w:space="0" w:color="auto"/>
      </w:divBdr>
    </w:div>
    <w:div w:id="1008486699">
      <w:bodyDiv w:val="1"/>
      <w:marLeft w:val="0"/>
      <w:marRight w:val="0"/>
      <w:marTop w:val="0"/>
      <w:marBottom w:val="0"/>
      <w:divBdr>
        <w:top w:val="none" w:sz="0" w:space="0" w:color="auto"/>
        <w:left w:val="none" w:sz="0" w:space="0" w:color="auto"/>
        <w:bottom w:val="none" w:sz="0" w:space="0" w:color="auto"/>
        <w:right w:val="none" w:sz="0" w:space="0" w:color="auto"/>
      </w:divBdr>
    </w:div>
    <w:div w:id="1008554582">
      <w:bodyDiv w:val="1"/>
      <w:marLeft w:val="0"/>
      <w:marRight w:val="0"/>
      <w:marTop w:val="0"/>
      <w:marBottom w:val="0"/>
      <w:divBdr>
        <w:top w:val="none" w:sz="0" w:space="0" w:color="auto"/>
        <w:left w:val="none" w:sz="0" w:space="0" w:color="auto"/>
        <w:bottom w:val="none" w:sz="0" w:space="0" w:color="auto"/>
        <w:right w:val="none" w:sz="0" w:space="0" w:color="auto"/>
      </w:divBdr>
    </w:div>
    <w:div w:id="1008753452">
      <w:bodyDiv w:val="1"/>
      <w:marLeft w:val="0"/>
      <w:marRight w:val="0"/>
      <w:marTop w:val="0"/>
      <w:marBottom w:val="0"/>
      <w:divBdr>
        <w:top w:val="none" w:sz="0" w:space="0" w:color="auto"/>
        <w:left w:val="none" w:sz="0" w:space="0" w:color="auto"/>
        <w:bottom w:val="none" w:sz="0" w:space="0" w:color="auto"/>
        <w:right w:val="none" w:sz="0" w:space="0" w:color="auto"/>
      </w:divBdr>
    </w:div>
    <w:div w:id="1008873036">
      <w:bodyDiv w:val="1"/>
      <w:marLeft w:val="0"/>
      <w:marRight w:val="0"/>
      <w:marTop w:val="0"/>
      <w:marBottom w:val="0"/>
      <w:divBdr>
        <w:top w:val="none" w:sz="0" w:space="0" w:color="auto"/>
        <w:left w:val="none" w:sz="0" w:space="0" w:color="auto"/>
        <w:bottom w:val="none" w:sz="0" w:space="0" w:color="auto"/>
        <w:right w:val="none" w:sz="0" w:space="0" w:color="auto"/>
      </w:divBdr>
      <w:divsChild>
        <w:div w:id="26836069">
          <w:marLeft w:val="480"/>
          <w:marRight w:val="0"/>
          <w:marTop w:val="0"/>
          <w:marBottom w:val="0"/>
          <w:divBdr>
            <w:top w:val="none" w:sz="0" w:space="0" w:color="auto"/>
            <w:left w:val="none" w:sz="0" w:space="0" w:color="auto"/>
            <w:bottom w:val="none" w:sz="0" w:space="0" w:color="auto"/>
            <w:right w:val="none" w:sz="0" w:space="0" w:color="auto"/>
          </w:divBdr>
        </w:div>
        <w:div w:id="53509729">
          <w:marLeft w:val="480"/>
          <w:marRight w:val="0"/>
          <w:marTop w:val="0"/>
          <w:marBottom w:val="0"/>
          <w:divBdr>
            <w:top w:val="none" w:sz="0" w:space="0" w:color="auto"/>
            <w:left w:val="none" w:sz="0" w:space="0" w:color="auto"/>
            <w:bottom w:val="none" w:sz="0" w:space="0" w:color="auto"/>
            <w:right w:val="none" w:sz="0" w:space="0" w:color="auto"/>
          </w:divBdr>
        </w:div>
        <w:div w:id="145319245">
          <w:marLeft w:val="480"/>
          <w:marRight w:val="0"/>
          <w:marTop w:val="0"/>
          <w:marBottom w:val="0"/>
          <w:divBdr>
            <w:top w:val="none" w:sz="0" w:space="0" w:color="auto"/>
            <w:left w:val="none" w:sz="0" w:space="0" w:color="auto"/>
            <w:bottom w:val="none" w:sz="0" w:space="0" w:color="auto"/>
            <w:right w:val="none" w:sz="0" w:space="0" w:color="auto"/>
          </w:divBdr>
        </w:div>
        <w:div w:id="147594462">
          <w:marLeft w:val="480"/>
          <w:marRight w:val="0"/>
          <w:marTop w:val="0"/>
          <w:marBottom w:val="0"/>
          <w:divBdr>
            <w:top w:val="none" w:sz="0" w:space="0" w:color="auto"/>
            <w:left w:val="none" w:sz="0" w:space="0" w:color="auto"/>
            <w:bottom w:val="none" w:sz="0" w:space="0" w:color="auto"/>
            <w:right w:val="none" w:sz="0" w:space="0" w:color="auto"/>
          </w:divBdr>
        </w:div>
        <w:div w:id="225999307">
          <w:marLeft w:val="480"/>
          <w:marRight w:val="0"/>
          <w:marTop w:val="0"/>
          <w:marBottom w:val="0"/>
          <w:divBdr>
            <w:top w:val="none" w:sz="0" w:space="0" w:color="auto"/>
            <w:left w:val="none" w:sz="0" w:space="0" w:color="auto"/>
            <w:bottom w:val="none" w:sz="0" w:space="0" w:color="auto"/>
            <w:right w:val="none" w:sz="0" w:space="0" w:color="auto"/>
          </w:divBdr>
        </w:div>
        <w:div w:id="341978089">
          <w:marLeft w:val="480"/>
          <w:marRight w:val="0"/>
          <w:marTop w:val="0"/>
          <w:marBottom w:val="0"/>
          <w:divBdr>
            <w:top w:val="none" w:sz="0" w:space="0" w:color="auto"/>
            <w:left w:val="none" w:sz="0" w:space="0" w:color="auto"/>
            <w:bottom w:val="none" w:sz="0" w:space="0" w:color="auto"/>
            <w:right w:val="none" w:sz="0" w:space="0" w:color="auto"/>
          </w:divBdr>
        </w:div>
        <w:div w:id="393233924">
          <w:marLeft w:val="480"/>
          <w:marRight w:val="0"/>
          <w:marTop w:val="0"/>
          <w:marBottom w:val="0"/>
          <w:divBdr>
            <w:top w:val="none" w:sz="0" w:space="0" w:color="auto"/>
            <w:left w:val="none" w:sz="0" w:space="0" w:color="auto"/>
            <w:bottom w:val="none" w:sz="0" w:space="0" w:color="auto"/>
            <w:right w:val="none" w:sz="0" w:space="0" w:color="auto"/>
          </w:divBdr>
        </w:div>
        <w:div w:id="407850382">
          <w:marLeft w:val="480"/>
          <w:marRight w:val="0"/>
          <w:marTop w:val="0"/>
          <w:marBottom w:val="0"/>
          <w:divBdr>
            <w:top w:val="none" w:sz="0" w:space="0" w:color="auto"/>
            <w:left w:val="none" w:sz="0" w:space="0" w:color="auto"/>
            <w:bottom w:val="none" w:sz="0" w:space="0" w:color="auto"/>
            <w:right w:val="none" w:sz="0" w:space="0" w:color="auto"/>
          </w:divBdr>
        </w:div>
        <w:div w:id="446312576">
          <w:marLeft w:val="480"/>
          <w:marRight w:val="0"/>
          <w:marTop w:val="0"/>
          <w:marBottom w:val="0"/>
          <w:divBdr>
            <w:top w:val="none" w:sz="0" w:space="0" w:color="auto"/>
            <w:left w:val="none" w:sz="0" w:space="0" w:color="auto"/>
            <w:bottom w:val="none" w:sz="0" w:space="0" w:color="auto"/>
            <w:right w:val="none" w:sz="0" w:space="0" w:color="auto"/>
          </w:divBdr>
        </w:div>
        <w:div w:id="496654978">
          <w:marLeft w:val="480"/>
          <w:marRight w:val="0"/>
          <w:marTop w:val="0"/>
          <w:marBottom w:val="0"/>
          <w:divBdr>
            <w:top w:val="none" w:sz="0" w:space="0" w:color="auto"/>
            <w:left w:val="none" w:sz="0" w:space="0" w:color="auto"/>
            <w:bottom w:val="none" w:sz="0" w:space="0" w:color="auto"/>
            <w:right w:val="none" w:sz="0" w:space="0" w:color="auto"/>
          </w:divBdr>
        </w:div>
        <w:div w:id="512961373">
          <w:marLeft w:val="480"/>
          <w:marRight w:val="0"/>
          <w:marTop w:val="0"/>
          <w:marBottom w:val="0"/>
          <w:divBdr>
            <w:top w:val="none" w:sz="0" w:space="0" w:color="auto"/>
            <w:left w:val="none" w:sz="0" w:space="0" w:color="auto"/>
            <w:bottom w:val="none" w:sz="0" w:space="0" w:color="auto"/>
            <w:right w:val="none" w:sz="0" w:space="0" w:color="auto"/>
          </w:divBdr>
        </w:div>
        <w:div w:id="542404411">
          <w:marLeft w:val="480"/>
          <w:marRight w:val="0"/>
          <w:marTop w:val="0"/>
          <w:marBottom w:val="0"/>
          <w:divBdr>
            <w:top w:val="none" w:sz="0" w:space="0" w:color="auto"/>
            <w:left w:val="none" w:sz="0" w:space="0" w:color="auto"/>
            <w:bottom w:val="none" w:sz="0" w:space="0" w:color="auto"/>
            <w:right w:val="none" w:sz="0" w:space="0" w:color="auto"/>
          </w:divBdr>
        </w:div>
        <w:div w:id="566454540">
          <w:marLeft w:val="480"/>
          <w:marRight w:val="0"/>
          <w:marTop w:val="0"/>
          <w:marBottom w:val="0"/>
          <w:divBdr>
            <w:top w:val="none" w:sz="0" w:space="0" w:color="auto"/>
            <w:left w:val="none" w:sz="0" w:space="0" w:color="auto"/>
            <w:bottom w:val="none" w:sz="0" w:space="0" w:color="auto"/>
            <w:right w:val="none" w:sz="0" w:space="0" w:color="auto"/>
          </w:divBdr>
        </w:div>
        <w:div w:id="606813265">
          <w:marLeft w:val="480"/>
          <w:marRight w:val="0"/>
          <w:marTop w:val="0"/>
          <w:marBottom w:val="0"/>
          <w:divBdr>
            <w:top w:val="none" w:sz="0" w:space="0" w:color="auto"/>
            <w:left w:val="none" w:sz="0" w:space="0" w:color="auto"/>
            <w:bottom w:val="none" w:sz="0" w:space="0" w:color="auto"/>
            <w:right w:val="none" w:sz="0" w:space="0" w:color="auto"/>
          </w:divBdr>
        </w:div>
        <w:div w:id="686445172">
          <w:marLeft w:val="480"/>
          <w:marRight w:val="0"/>
          <w:marTop w:val="0"/>
          <w:marBottom w:val="0"/>
          <w:divBdr>
            <w:top w:val="none" w:sz="0" w:space="0" w:color="auto"/>
            <w:left w:val="none" w:sz="0" w:space="0" w:color="auto"/>
            <w:bottom w:val="none" w:sz="0" w:space="0" w:color="auto"/>
            <w:right w:val="none" w:sz="0" w:space="0" w:color="auto"/>
          </w:divBdr>
        </w:div>
        <w:div w:id="695233816">
          <w:marLeft w:val="480"/>
          <w:marRight w:val="0"/>
          <w:marTop w:val="0"/>
          <w:marBottom w:val="0"/>
          <w:divBdr>
            <w:top w:val="none" w:sz="0" w:space="0" w:color="auto"/>
            <w:left w:val="none" w:sz="0" w:space="0" w:color="auto"/>
            <w:bottom w:val="none" w:sz="0" w:space="0" w:color="auto"/>
            <w:right w:val="none" w:sz="0" w:space="0" w:color="auto"/>
          </w:divBdr>
        </w:div>
        <w:div w:id="749892021">
          <w:marLeft w:val="480"/>
          <w:marRight w:val="0"/>
          <w:marTop w:val="0"/>
          <w:marBottom w:val="0"/>
          <w:divBdr>
            <w:top w:val="none" w:sz="0" w:space="0" w:color="auto"/>
            <w:left w:val="none" w:sz="0" w:space="0" w:color="auto"/>
            <w:bottom w:val="none" w:sz="0" w:space="0" w:color="auto"/>
            <w:right w:val="none" w:sz="0" w:space="0" w:color="auto"/>
          </w:divBdr>
        </w:div>
        <w:div w:id="758408079">
          <w:marLeft w:val="480"/>
          <w:marRight w:val="0"/>
          <w:marTop w:val="0"/>
          <w:marBottom w:val="0"/>
          <w:divBdr>
            <w:top w:val="none" w:sz="0" w:space="0" w:color="auto"/>
            <w:left w:val="none" w:sz="0" w:space="0" w:color="auto"/>
            <w:bottom w:val="none" w:sz="0" w:space="0" w:color="auto"/>
            <w:right w:val="none" w:sz="0" w:space="0" w:color="auto"/>
          </w:divBdr>
        </w:div>
        <w:div w:id="779226584">
          <w:marLeft w:val="480"/>
          <w:marRight w:val="0"/>
          <w:marTop w:val="0"/>
          <w:marBottom w:val="0"/>
          <w:divBdr>
            <w:top w:val="none" w:sz="0" w:space="0" w:color="auto"/>
            <w:left w:val="none" w:sz="0" w:space="0" w:color="auto"/>
            <w:bottom w:val="none" w:sz="0" w:space="0" w:color="auto"/>
            <w:right w:val="none" w:sz="0" w:space="0" w:color="auto"/>
          </w:divBdr>
        </w:div>
        <w:div w:id="786584563">
          <w:marLeft w:val="480"/>
          <w:marRight w:val="0"/>
          <w:marTop w:val="0"/>
          <w:marBottom w:val="0"/>
          <w:divBdr>
            <w:top w:val="none" w:sz="0" w:space="0" w:color="auto"/>
            <w:left w:val="none" w:sz="0" w:space="0" w:color="auto"/>
            <w:bottom w:val="none" w:sz="0" w:space="0" w:color="auto"/>
            <w:right w:val="none" w:sz="0" w:space="0" w:color="auto"/>
          </w:divBdr>
        </w:div>
        <w:div w:id="793645079">
          <w:marLeft w:val="480"/>
          <w:marRight w:val="0"/>
          <w:marTop w:val="0"/>
          <w:marBottom w:val="0"/>
          <w:divBdr>
            <w:top w:val="none" w:sz="0" w:space="0" w:color="auto"/>
            <w:left w:val="none" w:sz="0" w:space="0" w:color="auto"/>
            <w:bottom w:val="none" w:sz="0" w:space="0" w:color="auto"/>
            <w:right w:val="none" w:sz="0" w:space="0" w:color="auto"/>
          </w:divBdr>
        </w:div>
        <w:div w:id="803502568">
          <w:marLeft w:val="480"/>
          <w:marRight w:val="0"/>
          <w:marTop w:val="0"/>
          <w:marBottom w:val="0"/>
          <w:divBdr>
            <w:top w:val="none" w:sz="0" w:space="0" w:color="auto"/>
            <w:left w:val="none" w:sz="0" w:space="0" w:color="auto"/>
            <w:bottom w:val="none" w:sz="0" w:space="0" w:color="auto"/>
            <w:right w:val="none" w:sz="0" w:space="0" w:color="auto"/>
          </w:divBdr>
        </w:div>
        <w:div w:id="837842173">
          <w:marLeft w:val="480"/>
          <w:marRight w:val="0"/>
          <w:marTop w:val="0"/>
          <w:marBottom w:val="0"/>
          <w:divBdr>
            <w:top w:val="none" w:sz="0" w:space="0" w:color="auto"/>
            <w:left w:val="none" w:sz="0" w:space="0" w:color="auto"/>
            <w:bottom w:val="none" w:sz="0" w:space="0" w:color="auto"/>
            <w:right w:val="none" w:sz="0" w:space="0" w:color="auto"/>
          </w:divBdr>
        </w:div>
        <w:div w:id="877549999">
          <w:marLeft w:val="480"/>
          <w:marRight w:val="0"/>
          <w:marTop w:val="0"/>
          <w:marBottom w:val="0"/>
          <w:divBdr>
            <w:top w:val="none" w:sz="0" w:space="0" w:color="auto"/>
            <w:left w:val="none" w:sz="0" w:space="0" w:color="auto"/>
            <w:bottom w:val="none" w:sz="0" w:space="0" w:color="auto"/>
            <w:right w:val="none" w:sz="0" w:space="0" w:color="auto"/>
          </w:divBdr>
        </w:div>
        <w:div w:id="880023001">
          <w:marLeft w:val="480"/>
          <w:marRight w:val="0"/>
          <w:marTop w:val="0"/>
          <w:marBottom w:val="0"/>
          <w:divBdr>
            <w:top w:val="none" w:sz="0" w:space="0" w:color="auto"/>
            <w:left w:val="none" w:sz="0" w:space="0" w:color="auto"/>
            <w:bottom w:val="none" w:sz="0" w:space="0" w:color="auto"/>
            <w:right w:val="none" w:sz="0" w:space="0" w:color="auto"/>
          </w:divBdr>
        </w:div>
        <w:div w:id="902328054">
          <w:marLeft w:val="480"/>
          <w:marRight w:val="0"/>
          <w:marTop w:val="0"/>
          <w:marBottom w:val="0"/>
          <w:divBdr>
            <w:top w:val="none" w:sz="0" w:space="0" w:color="auto"/>
            <w:left w:val="none" w:sz="0" w:space="0" w:color="auto"/>
            <w:bottom w:val="none" w:sz="0" w:space="0" w:color="auto"/>
            <w:right w:val="none" w:sz="0" w:space="0" w:color="auto"/>
          </w:divBdr>
        </w:div>
        <w:div w:id="986086650">
          <w:marLeft w:val="480"/>
          <w:marRight w:val="0"/>
          <w:marTop w:val="0"/>
          <w:marBottom w:val="0"/>
          <w:divBdr>
            <w:top w:val="none" w:sz="0" w:space="0" w:color="auto"/>
            <w:left w:val="none" w:sz="0" w:space="0" w:color="auto"/>
            <w:bottom w:val="none" w:sz="0" w:space="0" w:color="auto"/>
            <w:right w:val="none" w:sz="0" w:space="0" w:color="auto"/>
          </w:divBdr>
        </w:div>
      </w:divsChild>
    </w:div>
    <w:div w:id="1009135946">
      <w:bodyDiv w:val="1"/>
      <w:marLeft w:val="0"/>
      <w:marRight w:val="0"/>
      <w:marTop w:val="0"/>
      <w:marBottom w:val="0"/>
      <w:divBdr>
        <w:top w:val="none" w:sz="0" w:space="0" w:color="auto"/>
        <w:left w:val="none" w:sz="0" w:space="0" w:color="auto"/>
        <w:bottom w:val="none" w:sz="0" w:space="0" w:color="auto"/>
        <w:right w:val="none" w:sz="0" w:space="0" w:color="auto"/>
      </w:divBdr>
    </w:div>
    <w:div w:id="1009143788">
      <w:bodyDiv w:val="1"/>
      <w:marLeft w:val="0"/>
      <w:marRight w:val="0"/>
      <w:marTop w:val="0"/>
      <w:marBottom w:val="0"/>
      <w:divBdr>
        <w:top w:val="none" w:sz="0" w:space="0" w:color="auto"/>
        <w:left w:val="none" w:sz="0" w:space="0" w:color="auto"/>
        <w:bottom w:val="none" w:sz="0" w:space="0" w:color="auto"/>
        <w:right w:val="none" w:sz="0" w:space="0" w:color="auto"/>
      </w:divBdr>
    </w:div>
    <w:div w:id="1009260580">
      <w:bodyDiv w:val="1"/>
      <w:marLeft w:val="0"/>
      <w:marRight w:val="0"/>
      <w:marTop w:val="0"/>
      <w:marBottom w:val="0"/>
      <w:divBdr>
        <w:top w:val="none" w:sz="0" w:space="0" w:color="auto"/>
        <w:left w:val="none" w:sz="0" w:space="0" w:color="auto"/>
        <w:bottom w:val="none" w:sz="0" w:space="0" w:color="auto"/>
        <w:right w:val="none" w:sz="0" w:space="0" w:color="auto"/>
      </w:divBdr>
    </w:div>
    <w:div w:id="1009327911">
      <w:bodyDiv w:val="1"/>
      <w:marLeft w:val="0"/>
      <w:marRight w:val="0"/>
      <w:marTop w:val="0"/>
      <w:marBottom w:val="0"/>
      <w:divBdr>
        <w:top w:val="none" w:sz="0" w:space="0" w:color="auto"/>
        <w:left w:val="none" w:sz="0" w:space="0" w:color="auto"/>
        <w:bottom w:val="none" w:sz="0" w:space="0" w:color="auto"/>
        <w:right w:val="none" w:sz="0" w:space="0" w:color="auto"/>
      </w:divBdr>
    </w:div>
    <w:div w:id="1009333650">
      <w:bodyDiv w:val="1"/>
      <w:marLeft w:val="0"/>
      <w:marRight w:val="0"/>
      <w:marTop w:val="0"/>
      <w:marBottom w:val="0"/>
      <w:divBdr>
        <w:top w:val="none" w:sz="0" w:space="0" w:color="auto"/>
        <w:left w:val="none" w:sz="0" w:space="0" w:color="auto"/>
        <w:bottom w:val="none" w:sz="0" w:space="0" w:color="auto"/>
        <w:right w:val="none" w:sz="0" w:space="0" w:color="auto"/>
      </w:divBdr>
    </w:div>
    <w:div w:id="1009405425">
      <w:bodyDiv w:val="1"/>
      <w:marLeft w:val="0"/>
      <w:marRight w:val="0"/>
      <w:marTop w:val="0"/>
      <w:marBottom w:val="0"/>
      <w:divBdr>
        <w:top w:val="none" w:sz="0" w:space="0" w:color="auto"/>
        <w:left w:val="none" w:sz="0" w:space="0" w:color="auto"/>
        <w:bottom w:val="none" w:sz="0" w:space="0" w:color="auto"/>
        <w:right w:val="none" w:sz="0" w:space="0" w:color="auto"/>
      </w:divBdr>
    </w:div>
    <w:div w:id="1009527730">
      <w:bodyDiv w:val="1"/>
      <w:marLeft w:val="0"/>
      <w:marRight w:val="0"/>
      <w:marTop w:val="0"/>
      <w:marBottom w:val="0"/>
      <w:divBdr>
        <w:top w:val="none" w:sz="0" w:space="0" w:color="auto"/>
        <w:left w:val="none" w:sz="0" w:space="0" w:color="auto"/>
        <w:bottom w:val="none" w:sz="0" w:space="0" w:color="auto"/>
        <w:right w:val="none" w:sz="0" w:space="0" w:color="auto"/>
      </w:divBdr>
    </w:div>
    <w:div w:id="1009988207">
      <w:bodyDiv w:val="1"/>
      <w:marLeft w:val="0"/>
      <w:marRight w:val="0"/>
      <w:marTop w:val="0"/>
      <w:marBottom w:val="0"/>
      <w:divBdr>
        <w:top w:val="none" w:sz="0" w:space="0" w:color="auto"/>
        <w:left w:val="none" w:sz="0" w:space="0" w:color="auto"/>
        <w:bottom w:val="none" w:sz="0" w:space="0" w:color="auto"/>
        <w:right w:val="none" w:sz="0" w:space="0" w:color="auto"/>
      </w:divBdr>
    </w:div>
    <w:div w:id="1009988587">
      <w:bodyDiv w:val="1"/>
      <w:marLeft w:val="0"/>
      <w:marRight w:val="0"/>
      <w:marTop w:val="0"/>
      <w:marBottom w:val="0"/>
      <w:divBdr>
        <w:top w:val="none" w:sz="0" w:space="0" w:color="auto"/>
        <w:left w:val="none" w:sz="0" w:space="0" w:color="auto"/>
        <w:bottom w:val="none" w:sz="0" w:space="0" w:color="auto"/>
        <w:right w:val="none" w:sz="0" w:space="0" w:color="auto"/>
      </w:divBdr>
    </w:div>
    <w:div w:id="1010060878">
      <w:bodyDiv w:val="1"/>
      <w:marLeft w:val="0"/>
      <w:marRight w:val="0"/>
      <w:marTop w:val="0"/>
      <w:marBottom w:val="0"/>
      <w:divBdr>
        <w:top w:val="none" w:sz="0" w:space="0" w:color="auto"/>
        <w:left w:val="none" w:sz="0" w:space="0" w:color="auto"/>
        <w:bottom w:val="none" w:sz="0" w:space="0" w:color="auto"/>
        <w:right w:val="none" w:sz="0" w:space="0" w:color="auto"/>
      </w:divBdr>
    </w:div>
    <w:div w:id="1010138056">
      <w:bodyDiv w:val="1"/>
      <w:marLeft w:val="0"/>
      <w:marRight w:val="0"/>
      <w:marTop w:val="0"/>
      <w:marBottom w:val="0"/>
      <w:divBdr>
        <w:top w:val="none" w:sz="0" w:space="0" w:color="auto"/>
        <w:left w:val="none" w:sz="0" w:space="0" w:color="auto"/>
        <w:bottom w:val="none" w:sz="0" w:space="0" w:color="auto"/>
        <w:right w:val="none" w:sz="0" w:space="0" w:color="auto"/>
      </w:divBdr>
      <w:divsChild>
        <w:div w:id="26225806">
          <w:marLeft w:val="480"/>
          <w:marRight w:val="0"/>
          <w:marTop w:val="0"/>
          <w:marBottom w:val="0"/>
          <w:divBdr>
            <w:top w:val="none" w:sz="0" w:space="0" w:color="auto"/>
            <w:left w:val="none" w:sz="0" w:space="0" w:color="auto"/>
            <w:bottom w:val="none" w:sz="0" w:space="0" w:color="auto"/>
            <w:right w:val="none" w:sz="0" w:space="0" w:color="auto"/>
          </w:divBdr>
        </w:div>
        <w:div w:id="35088251">
          <w:marLeft w:val="480"/>
          <w:marRight w:val="0"/>
          <w:marTop w:val="0"/>
          <w:marBottom w:val="0"/>
          <w:divBdr>
            <w:top w:val="none" w:sz="0" w:space="0" w:color="auto"/>
            <w:left w:val="none" w:sz="0" w:space="0" w:color="auto"/>
            <w:bottom w:val="none" w:sz="0" w:space="0" w:color="auto"/>
            <w:right w:val="none" w:sz="0" w:space="0" w:color="auto"/>
          </w:divBdr>
        </w:div>
        <w:div w:id="63770643">
          <w:marLeft w:val="480"/>
          <w:marRight w:val="0"/>
          <w:marTop w:val="0"/>
          <w:marBottom w:val="0"/>
          <w:divBdr>
            <w:top w:val="none" w:sz="0" w:space="0" w:color="auto"/>
            <w:left w:val="none" w:sz="0" w:space="0" w:color="auto"/>
            <w:bottom w:val="none" w:sz="0" w:space="0" w:color="auto"/>
            <w:right w:val="none" w:sz="0" w:space="0" w:color="auto"/>
          </w:divBdr>
        </w:div>
        <w:div w:id="66539525">
          <w:marLeft w:val="480"/>
          <w:marRight w:val="0"/>
          <w:marTop w:val="0"/>
          <w:marBottom w:val="0"/>
          <w:divBdr>
            <w:top w:val="none" w:sz="0" w:space="0" w:color="auto"/>
            <w:left w:val="none" w:sz="0" w:space="0" w:color="auto"/>
            <w:bottom w:val="none" w:sz="0" w:space="0" w:color="auto"/>
            <w:right w:val="none" w:sz="0" w:space="0" w:color="auto"/>
          </w:divBdr>
        </w:div>
        <w:div w:id="66922855">
          <w:marLeft w:val="480"/>
          <w:marRight w:val="0"/>
          <w:marTop w:val="0"/>
          <w:marBottom w:val="0"/>
          <w:divBdr>
            <w:top w:val="none" w:sz="0" w:space="0" w:color="auto"/>
            <w:left w:val="none" w:sz="0" w:space="0" w:color="auto"/>
            <w:bottom w:val="none" w:sz="0" w:space="0" w:color="auto"/>
            <w:right w:val="none" w:sz="0" w:space="0" w:color="auto"/>
          </w:divBdr>
        </w:div>
        <w:div w:id="91362184">
          <w:marLeft w:val="480"/>
          <w:marRight w:val="0"/>
          <w:marTop w:val="0"/>
          <w:marBottom w:val="0"/>
          <w:divBdr>
            <w:top w:val="none" w:sz="0" w:space="0" w:color="auto"/>
            <w:left w:val="none" w:sz="0" w:space="0" w:color="auto"/>
            <w:bottom w:val="none" w:sz="0" w:space="0" w:color="auto"/>
            <w:right w:val="none" w:sz="0" w:space="0" w:color="auto"/>
          </w:divBdr>
        </w:div>
        <w:div w:id="130678935">
          <w:marLeft w:val="480"/>
          <w:marRight w:val="0"/>
          <w:marTop w:val="0"/>
          <w:marBottom w:val="0"/>
          <w:divBdr>
            <w:top w:val="none" w:sz="0" w:space="0" w:color="auto"/>
            <w:left w:val="none" w:sz="0" w:space="0" w:color="auto"/>
            <w:bottom w:val="none" w:sz="0" w:space="0" w:color="auto"/>
            <w:right w:val="none" w:sz="0" w:space="0" w:color="auto"/>
          </w:divBdr>
        </w:div>
        <w:div w:id="153645346">
          <w:marLeft w:val="480"/>
          <w:marRight w:val="0"/>
          <w:marTop w:val="0"/>
          <w:marBottom w:val="0"/>
          <w:divBdr>
            <w:top w:val="none" w:sz="0" w:space="0" w:color="auto"/>
            <w:left w:val="none" w:sz="0" w:space="0" w:color="auto"/>
            <w:bottom w:val="none" w:sz="0" w:space="0" w:color="auto"/>
            <w:right w:val="none" w:sz="0" w:space="0" w:color="auto"/>
          </w:divBdr>
        </w:div>
        <w:div w:id="160632384">
          <w:marLeft w:val="480"/>
          <w:marRight w:val="0"/>
          <w:marTop w:val="0"/>
          <w:marBottom w:val="0"/>
          <w:divBdr>
            <w:top w:val="none" w:sz="0" w:space="0" w:color="auto"/>
            <w:left w:val="none" w:sz="0" w:space="0" w:color="auto"/>
            <w:bottom w:val="none" w:sz="0" w:space="0" w:color="auto"/>
            <w:right w:val="none" w:sz="0" w:space="0" w:color="auto"/>
          </w:divBdr>
        </w:div>
        <w:div w:id="197280941">
          <w:marLeft w:val="480"/>
          <w:marRight w:val="0"/>
          <w:marTop w:val="0"/>
          <w:marBottom w:val="0"/>
          <w:divBdr>
            <w:top w:val="none" w:sz="0" w:space="0" w:color="auto"/>
            <w:left w:val="none" w:sz="0" w:space="0" w:color="auto"/>
            <w:bottom w:val="none" w:sz="0" w:space="0" w:color="auto"/>
            <w:right w:val="none" w:sz="0" w:space="0" w:color="auto"/>
          </w:divBdr>
        </w:div>
        <w:div w:id="215895338">
          <w:marLeft w:val="480"/>
          <w:marRight w:val="0"/>
          <w:marTop w:val="0"/>
          <w:marBottom w:val="0"/>
          <w:divBdr>
            <w:top w:val="none" w:sz="0" w:space="0" w:color="auto"/>
            <w:left w:val="none" w:sz="0" w:space="0" w:color="auto"/>
            <w:bottom w:val="none" w:sz="0" w:space="0" w:color="auto"/>
            <w:right w:val="none" w:sz="0" w:space="0" w:color="auto"/>
          </w:divBdr>
        </w:div>
        <w:div w:id="294681581">
          <w:marLeft w:val="480"/>
          <w:marRight w:val="0"/>
          <w:marTop w:val="0"/>
          <w:marBottom w:val="0"/>
          <w:divBdr>
            <w:top w:val="none" w:sz="0" w:space="0" w:color="auto"/>
            <w:left w:val="none" w:sz="0" w:space="0" w:color="auto"/>
            <w:bottom w:val="none" w:sz="0" w:space="0" w:color="auto"/>
            <w:right w:val="none" w:sz="0" w:space="0" w:color="auto"/>
          </w:divBdr>
        </w:div>
        <w:div w:id="339091078">
          <w:marLeft w:val="480"/>
          <w:marRight w:val="0"/>
          <w:marTop w:val="0"/>
          <w:marBottom w:val="0"/>
          <w:divBdr>
            <w:top w:val="none" w:sz="0" w:space="0" w:color="auto"/>
            <w:left w:val="none" w:sz="0" w:space="0" w:color="auto"/>
            <w:bottom w:val="none" w:sz="0" w:space="0" w:color="auto"/>
            <w:right w:val="none" w:sz="0" w:space="0" w:color="auto"/>
          </w:divBdr>
        </w:div>
        <w:div w:id="383406575">
          <w:marLeft w:val="480"/>
          <w:marRight w:val="0"/>
          <w:marTop w:val="0"/>
          <w:marBottom w:val="0"/>
          <w:divBdr>
            <w:top w:val="none" w:sz="0" w:space="0" w:color="auto"/>
            <w:left w:val="none" w:sz="0" w:space="0" w:color="auto"/>
            <w:bottom w:val="none" w:sz="0" w:space="0" w:color="auto"/>
            <w:right w:val="none" w:sz="0" w:space="0" w:color="auto"/>
          </w:divBdr>
        </w:div>
        <w:div w:id="415519149">
          <w:marLeft w:val="480"/>
          <w:marRight w:val="0"/>
          <w:marTop w:val="0"/>
          <w:marBottom w:val="0"/>
          <w:divBdr>
            <w:top w:val="none" w:sz="0" w:space="0" w:color="auto"/>
            <w:left w:val="none" w:sz="0" w:space="0" w:color="auto"/>
            <w:bottom w:val="none" w:sz="0" w:space="0" w:color="auto"/>
            <w:right w:val="none" w:sz="0" w:space="0" w:color="auto"/>
          </w:divBdr>
        </w:div>
        <w:div w:id="464616751">
          <w:marLeft w:val="480"/>
          <w:marRight w:val="0"/>
          <w:marTop w:val="0"/>
          <w:marBottom w:val="0"/>
          <w:divBdr>
            <w:top w:val="none" w:sz="0" w:space="0" w:color="auto"/>
            <w:left w:val="none" w:sz="0" w:space="0" w:color="auto"/>
            <w:bottom w:val="none" w:sz="0" w:space="0" w:color="auto"/>
            <w:right w:val="none" w:sz="0" w:space="0" w:color="auto"/>
          </w:divBdr>
        </w:div>
        <w:div w:id="488836064">
          <w:marLeft w:val="480"/>
          <w:marRight w:val="0"/>
          <w:marTop w:val="0"/>
          <w:marBottom w:val="0"/>
          <w:divBdr>
            <w:top w:val="none" w:sz="0" w:space="0" w:color="auto"/>
            <w:left w:val="none" w:sz="0" w:space="0" w:color="auto"/>
            <w:bottom w:val="none" w:sz="0" w:space="0" w:color="auto"/>
            <w:right w:val="none" w:sz="0" w:space="0" w:color="auto"/>
          </w:divBdr>
        </w:div>
        <w:div w:id="530653717">
          <w:marLeft w:val="480"/>
          <w:marRight w:val="0"/>
          <w:marTop w:val="0"/>
          <w:marBottom w:val="0"/>
          <w:divBdr>
            <w:top w:val="none" w:sz="0" w:space="0" w:color="auto"/>
            <w:left w:val="none" w:sz="0" w:space="0" w:color="auto"/>
            <w:bottom w:val="none" w:sz="0" w:space="0" w:color="auto"/>
            <w:right w:val="none" w:sz="0" w:space="0" w:color="auto"/>
          </w:divBdr>
        </w:div>
        <w:div w:id="536508206">
          <w:marLeft w:val="480"/>
          <w:marRight w:val="0"/>
          <w:marTop w:val="0"/>
          <w:marBottom w:val="0"/>
          <w:divBdr>
            <w:top w:val="none" w:sz="0" w:space="0" w:color="auto"/>
            <w:left w:val="none" w:sz="0" w:space="0" w:color="auto"/>
            <w:bottom w:val="none" w:sz="0" w:space="0" w:color="auto"/>
            <w:right w:val="none" w:sz="0" w:space="0" w:color="auto"/>
          </w:divBdr>
        </w:div>
        <w:div w:id="566958741">
          <w:marLeft w:val="480"/>
          <w:marRight w:val="0"/>
          <w:marTop w:val="0"/>
          <w:marBottom w:val="0"/>
          <w:divBdr>
            <w:top w:val="none" w:sz="0" w:space="0" w:color="auto"/>
            <w:left w:val="none" w:sz="0" w:space="0" w:color="auto"/>
            <w:bottom w:val="none" w:sz="0" w:space="0" w:color="auto"/>
            <w:right w:val="none" w:sz="0" w:space="0" w:color="auto"/>
          </w:divBdr>
        </w:div>
        <w:div w:id="582641770">
          <w:marLeft w:val="480"/>
          <w:marRight w:val="0"/>
          <w:marTop w:val="0"/>
          <w:marBottom w:val="0"/>
          <w:divBdr>
            <w:top w:val="none" w:sz="0" w:space="0" w:color="auto"/>
            <w:left w:val="none" w:sz="0" w:space="0" w:color="auto"/>
            <w:bottom w:val="none" w:sz="0" w:space="0" w:color="auto"/>
            <w:right w:val="none" w:sz="0" w:space="0" w:color="auto"/>
          </w:divBdr>
        </w:div>
        <w:div w:id="708995786">
          <w:marLeft w:val="480"/>
          <w:marRight w:val="0"/>
          <w:marTop w:val="0"/>
          <w:marBottom w:val="0"/>
          <w:divBdr>
            <w:top w:val="none" w:sz="0" w:space="0" w:color="auto"/>
            <w:left w:val="none" w:sz="0" w:space="0" w:color="auto"/>
            <w:bottom w:val="none" w:sz="0" w:space="0" w:color="auto"/>
            <w:right w:val="none" w:sz="0" w:space="0" w:color="auto"/>
          </w:divBdr>
        </w:div>
        <w:div w:id="728109564">
          <w:marLeft w:val="480"/>
          <w:marRight w:val="0"/>
          <w:marTop w:val="0"/>
          <w:marBottom w:val="0"/>
          <w:divBdr>
            <w:top w:val="none" w:sz="0" w:space="0" w:color="auto"/>
            <w:left w:val="none" w:sz="0" w:space="0" w:color="auto"/>
            <w:bottom w:val="none" w:sz="0" w:space="0" w:color="auto"/>
            <w:right w:val="none" w:sz="0" w:space="0" w:color="auto"/>
          </w:divBdr>
        </w:div>
        <w:div w:id="778916041">
          <w:marLeft w:val="480"/>
          <w:marRight w:val="0"/>
          <w:marTop w:val="0"/>
          <w:marBottom w:val="0"/>
          <w:divBdr>
            <w:top w:val="none" w:sz="0" w:space="0" w:color="auto"/>
            <w:left w:val="none" w:sz="0" w:space="0" w:color="auto"/>
            <w:bottom w:val="none" w:sz="0" w:space="0" w:color="auto"/>
            <w:right w:val="none" w:sz="0" w:space="0" w:color="auto"/>
          </w:divBdr>
        </w:div>
        <w:div w:id="823396505">
          <w:marLeft w:val="480"/>
          <w:marRight w:val="0"/>
          <w:marTop w:val="0"/>
          <w:marBottom w:val="0"/>
          <w:divBdr>
            <w:top w:val="none" w:sz="0" w:space="0" w:color="auto"/>
            <w:left w:val="none" w:sz="0" w:space="0" w:color="auto"/>
            <w:bottom w:val="none" w:sz="0" w:space="0" w:color="auto"/>
            <w:right w:val="none" w:sz="0" w:space="0" w:color="auto"/>
          </w:divBdr>
        </w:div>
        <w:div w:id="833225892">
          <w:marLeft w:val="480"/>
          <w:marRight w:val="0"/>
          <w:marTop w:val="0"/>
          <w:marBottom w:val="0"/>
          <w:divBdr>
            <w:top w:val="none" w:sz="0" w:space="0" w:color="auto"/>
            <w:left w:val="none" w:sz="0" w:space="0" w:color="auto"/>
            <w:bottom w:val="none" w:sz="0" w:space="0" w:color="auto"/>
            <w:right w:val="none" w:sz="0" w:space="0" w:color="auto"/>
          </w:divBdr>
        </w:div>
        <w:div w:id="834300306">
          <w:marLeft w:val="480"/>
          <w:marRight w:val="0"/>
          <w:marTop w:val="0"/>
          <w:marBottom w:val="0"/>
          <w:divBdr>
            <w:top w:val="none" w:sz="0" w:space="0" w:color="auto"/>
            <w:left w:val="none" w:sz="0" w:space="0" w:color="auto"/>
            <w:bottom w:val="none" w:sz="0" w:space="0" w:color="auto"/>
            <w:right w:val="none" w:sz="0" w:space="0" w:color="auto"/>
          </w:divBdr>
        </w:div>
        <w:div w:id="922687657">
          <w:marLeft w:val="480"/>
          <w:marRight w:val="0"/>
          <w:marTop w:val="0"/>
          <w:marBottom w:val="0"/>
          <w:divBdr>
            <w:top w:val="none" w:sz="0" w:space="0" w:color="auto"/>
            <w:left w:val="none" w:sz="0" w:space="0" w:color="auto"/>
            <w:bottom w:val="none" w:sz="0" w:space="0" w:color="auto"/>
            <w:right w:val="none" w:sz="0" w:space="0" w:color="auto"/>
          </w:divBdr>
        </w:div>
        <w:div w:id="932203943">
          <w:marLeft w:val="480"/>
          <w:marRight w:val="0"/>
          <w:marTop w:val="0"/>
          <w:marBottom w:val="0"/>
          <w:divBdr>
            <w:top w:val="none" w:sz="0" w:space="0" w:color="auto"/>
            <w:left w:val="none" w:sz="0" w:space="0" w:color="auto"/>
            <w:bottom w:val="none" w:sz="0" w:space="0" w:color="auto"/>
            <w:right w:val="none" w:sz="0" w:space="0" w:color="auto"/>
          </w:divBdr>
        </w:div>
        <w:div w:id="957372197">
          <w:marLeft w:val="480"/>
          <w:marRight w:val="0"/>
          <w:marTop w:val="0"/>
          <w:marBottom w:val="0"/>
          <w:divBdr>
            <w:top w:val="none" w:sz="0" w:space="0" w:color="auto"/>
            <w:left w:val="none" w:sz="0" w:space="0" w:color="auto"/>
            <w:bottom w:val="none" w:sz="0" w:space="0" w:color="auto"/>
            <w:right w:val="none" w:sz="0" w:space="0" w:color="auto"/>
          </w:divBdr>
        </w:div>
        <w:div w:id="977492630">
          <w:marLeft w:val="480"/>
          <w:marRight w:val="0"/>
          <w:marTop w:val="0"/>
          <w:marBottom w:val="0"/>
          <w:divBdr>
            <w:top w:val="none" w:sz="0" w:space="0" w:color="auto"/>
            <w:left w:val="none" w:sz="0" w:space="0" w:color="auto"/>
            <w:bottom w:val="none" w:sz="0" w:space="0" w:color="auto"/>
            <w:right w:val="none" w:sz="0" w:space="0" w:color="auto"/>
          </w:divBdr>
        </w:div>
        <w:div w:id="979072451">
          <w:marLeft w:val="480"/>
          <w:marRight w:val="0"/>
          <w:marTop w:val="0"/>
          <w:marBottom w:val="0"/>
          <w:divBdr>
            <w:top w:val="none" w:sz="0" w:space="0" w:color="auto"/>
            <w:left w:val="none" w:sz="0" w:space="0" w:color="auto"/>
            <w:bottom w:val="none" w:sz="0" w:space="0" w:color="auto"/>
            <w:right w:val="none" w:sz="0" w:space="0" w:color="auto"/>
          </w:divBdr>
        </w:div>
        <w:div w:id="979964352">
          <w:marLeft w:val="480"/>
          <w:marRight w:val="0"/>
          <w:marTop w:val="0"/>
          <w:marBottom w:val="0"/>
          <w:divBdr>
            <w:top w:val="none" w:sz="0" w:space="0" w:color="auto"/>
            <w:left w:val="none" w:sz="0" w:space="0" w:color="auto"/>
            <w:bottom w:val="none" w:sz="0" w:space="0" w:color="auto"/>
            <w:right w:val="none" w:sz="0" w:space="0" w:color="auto"/>
          </w:divBdr>
        </w:div>
        <w:div w:id="979966878">
          <w:marLeft w:val="480"/>
          <w:marRight w:val="0"/>
          <w:marTop w:val="0"/>
          <w:marBottom w:val="0"/>
          <w:divBdr>
            <w:top w:val="none" w:sz="0" w:space="0" w:color="auto"/>
            <w:left w:val="none" w:sz="0" w:space="0" w:color="auto"/>
            <w:bottom w:val="none" w:sz="0" w:space="0" w:color="auto"/>
            <w:right w:val="none" w:sz="0" w:space="0" w:color="auto"/>
          </w:divBdr>
        </w:div>
        <w:div w:id="984317341">
          <w:marLeft w:val="480"/>
          <w:marRight w:val="0"/>
          <w:marTop w:val="0"/>
          <w:marBottom w:val="0"/>
          <w:divBdr>
            <w:top w:val="none" w:sz="0" w:space="0" w:color="auto"/>
            <w:left w:val="none" w:sz="0" w:space="0" w:color="auto"/>
            <w:bottom w:val="none" w:sz="0" w:space="0" w:color="auto"/>
            <w:right w:val="none" w:sz="0" w:space="0" w:color="auto"/>
          </w:divBdr>
        </w:div>
        <w:div w:id="985208306">
          <w:marLeft w:val="480"/>
          <w:marRight w:val="0"/>
          <w:marTop w:val="0"/>
          <w:marBottom w:val="0"/>
          <w:divBdr>
            <w:top w:val="none" w:sz="0" w:space="0" w:color="auto"/>
            <w:left w:val="none" w:sz="0" w:space="0" w:color="auto"/>
            <w:bottom w:val="none" w:sz="0" w:space="0" w:color="auto"/>
            <w:right w:val="none" w:sz="0" w:space="0" w:color="auto"/>
          </w:divBdr>
        </w:div>
        <w:div w:id="985860093">
          <w:marLeft w:val="480"/>
          <w:marRight w:val="0"/>
          <w:marTop w:val="0"/>
          <w:marBottom w:val="0"/>
          <w:divBdr>
            <w:top w:val="none" w:sz="0" w:space="0" w:color="auto"/>
            <w:left w:val="none" w:sz="0" w:space="0" w:color="auto"/>
            <w:bottom w:val="none" w:sz="0" w:space="0" w:color="auto"/>
            <w:right w:val="none" w:sz="0" w:space="0" w:color="auto"/>
          </w:divBdr>
        </w:div>
      </w:divsChild>
    </w:div>
    <w:div w:id="1010335077">
      <w:bodyDiv w:val="1"/>
      <w:marLeft w:val="0"/>
      <w:marRight w:val="0"/>
      <w:marTop w:val="0"/>
      <w:marBottom w:val="0"/>
      <w:divBdr>
        <w:top w:val="none" w:sz="0" w:space="0" w:color="auto"/>
        <w:left w:val="none" w:sz="0" w:space="0" w:color="auto"/>
        <w:bottom w:val="none" w:sz="0" w:space="0" w:color="auto"/>
        <w:right w:val="none" w:sz="0" w:space="0" w:color="auto"/>
      </w:divBdr>
    </w:div>
    <w:div w:id="1010567090">
      <w:bodyDiv w:val="1"/>
      <w:marLeft w:val="0"/>
      <w:marRight w:val="0"/>
      <w:marTop w:val="0"/>
      <w:marBottom w:val="0"/>
      <w:divBdr>
        <w:top w:val="none" w:sz="0" w:space="0" w:color="auto"/>
        <w:left w:val="none" w:sz="0" w:space="0" w:color="auto"/>
        <w:bottom w:val="none" w:sz="0" w:space="0" w:color="auto"/>
        <w:right w:val="none" w:sz="0" w:space="0" w:color="auto"/>
      </w:divBdr>
    </w:div>
    <w:div w:id="1010641316">
      <w:bodyDiv w:val="1"/>
      <w:marLeft w:val="0"/>
      <w:marRight w:val="0"/>
      <w:marTop w:val="0"/>
      <w:marBottom w:val="0"/>
      <w:divBdr>
        <w:top w:val="none" w:sz="0" w:space="0" w:color="auto"/>
        <w:left w:val="none" w:sz="0" w:space="0" w:color="auto"/>
        <w:bottom w:val="none" w:sz="0" w:space="0" w:color="auto"/>
        <w:right w:val="none" w:sz="0" w:space="0" w:color="auto"/>
      </w:divBdr>
    </w:div>
    <w:div w:id="1010910761">
      <w:bodyDiv w:val="1"/>
      <w:marLeft w:val="0"/>
      <w:marRight w:val="0"/>
      <w:marTop w:val="0"/>
      <w:marBottom w:val="0"/>
      <w:divBdr>
        <w:top w:val="none" w:sz="0" w:space="0" w:color="auto"/>
        <w:left w:val="none" w:sz="0" w:space="0" w:color="auto"/>
        <w:bottom w:val="none" w:sz="0" w:space="0" w:color="auto"/>
        <w:right w:val="none" w:sz="0" w:space="0" w:color="auto"/>
      </w:divBdr>
    </w:div>
    <w:div w:id="1011373574">
      <w:bodyDiv w:val="1"/>
      <w:marLeft w:val="0"/>
      <w:marRight w:val="0"/>
      <w:marTop w:val="0"/>
      <w:marBottom w:val="0"/>
      <w:divBdr>
        <w:top w:val="none" w:sz="0" w:space="0" w:color="auto"/>
        <w:left w:val="none" w:sz="0" w:space="0" w:color="auto"/>
        <w:bottom w:val="none" w:sz="0" w:space="0" w:color="auto"/>
        <w:right w:val="none" w:sz="0" w:space="0" w:color="auto"/>
      </w:divBdr>
    </w:div>
    <w:div w:id="1011643757">
      <w:bodyDiv w:val="1"/>
      <w:marLeft w:val="0"/>
      <w:marRight w:val="0"/>
      <w:marTop w:val="0"/>
      <w:marBottom w:val="0"/>
      <w:divBdr>
        <w:top w:val="none" w:sz="0" w:space="0" w:color="auto"/>
        <w:left w:val="none" w:sz="0" w:space="0" w:color="auto"/>
        <w:bottom w:val="none" w:sz="0" w:space="0" w:color="auto"/>
        <w:right w:val="none" w:sz="0" w:space="0" w:color="auto"/>
      </w:divBdr>
    </w:div>
    <w:div w:id="1011906552">
      <w:bodyDiv w:val="1"/>
      <w:marLeft w:val="0"/>
      <w:marRight w:val="0"/>
      <w:marTop w:val="0"/>
      <w:marBottom w:val="0"/>
      <w:divBdr>
        <w:top w:val="none" w:sz="0" w:space="0" w:color="auto"/>
        <w:left w:val="none" w:sz="0" w:space="0" w:color="auto"/>
        <w:bottom w:val="none" w:sz="0" w:space="0" w:color="auto"/>
        <w:right w:val="none" w:sz="0" w:space="0" w:color="auto"/>
      </w:divBdr>
      <w:divsChild>
        <w:div w:id="18748094">
          <w:marLeft w:val="480"/>
          <w:marRight w:val="0"/>
          <w:marTop w:val="0"/>
          <w:marBottom w:val="0"/>
          <w:divBdr>
            <w:top w:val="none" w:sz="0" w:space="0" w:color="auto"/>
            <w:left w:val="none" w:sz="0" w:space="0" w:color="auto"/>
            <w:bottom w:val="none" w:sz="0" w:space="0" w:color="auto"/>
            <w:right w:val="none" w:sz="0" w:space="0" w:color="auto"/>
          </w:divBdr>
        </w:div>
        <w:div w:id="35858870">
          <w:marLeft w:val="480"/>
          <w:marRight w:val="0"/>
          <w:marTop w:val="0"/>
          <w:marBottom w:val="0"/>
          <w:divBdr>
            <w:top w:val="none" w:sz="0" w:space="0" w:color="auto"/>
            <w:left w:val="none" w:sz="0" w:space="0" w:color="auto"/>
            <w:bottom w:val="none" w:sz="0" w:space="0" w:color="auto"/>
            <w:right w:val="none" w:sz="0" w:space="0" w:color="auto"/>
          </w:divBdr>
        </w:div>
        <w:div w:id="102384000">
          <w:marLeft w:val="480"/>
          <w:marRight w:val="0"/>
          <w:marTop w:val="0"/>
          <w:marBottom w:val="0"/>
          <w:divBdr>
            <w:top w:val="none" w:sz="0" w:space="0" w:color="auto"/>
            <w:left w:val="none" w:sz="0" w:space="0" w:color="auto"/>
            <w:bottom w:val="none" w:sz="0" w:space="0" w:color="auto"/>
            <w:right w:val="none" w:sz="0" w:space="0" w:color="auto"/>
          </w:divBdr>
        </w:div>
        <w:div w:id="122039970">
          <w:marLeft w:val="480"/>
          <w:marRight w:val="0"/>
          <w:marTop w:val="0"/>
          <w:marBottom w:val="0"/>
          <w:divBdr>
            <w:top w:val="none" w:sz="0" w:space="0" w:color="auto"/>
            <w:left w:val="none" w:sz="0" w:space="0" w:color="auto"/>
            <w:bottom w:val="none" w:sz="0" w:space="0" w:color="auto"/>
            <w:right w:val="none" w:sz="0" w:space="0" w:color="auto"/>
          </w:divBdr>
        </w:div>
        <w:div w:id="190068632">
          <w:marLeft w:val="480"/>
          <w:marRight w:val="0"/>
          <w:marTop w:val="0"/>
          <w:marBottom w:val="0"/>
          <w:divBdr>
            <w:top w:val="none" w:sz="0" w:space="0" w:color="auto"/>
            <w:left w:val="none" w:sz="0" w:space="0" w:color="auto"/>
            <w:bottom w:val="none" w:sz="0" w:space="0" w:color="auto"/>
            <w:right w:val="none" w:sz="0" w:space="0" w:color="auto"/>
          </w:divBdr>
        </w:div>
        <w:div w:id="294681224">
          <w:marLeft w:val="480"/>
          <w:marRight w:val="0"/>
          <w:marTop w:val="0"/>
          <w:marBottom w:val="0"/>
          <w:divBdr>
            <w:top w:val="none" w:sz="0" w:space="0" w:color="auto"/>
            <w:left w:val="none" w:sz="0" w:space="0" w:color="auto"/>
            <w:bottom w:val="none" w:sz="0" w:space="0" w:color="auto"/>
            <w:right w:val="none" w:sz="0" w:space="0" w:color="auto"/>
          </w:divBdr>
        </w:div>
        <w:div w:id="334697219">
          <w:marLeft w:val="480"/>
          <w:marRight w:val="0"/>
          <w:marTop w:val="0"/>
          <w:marBottom w:val="0"/>
          <w:divBdr>
            <w:top w:val="none" w:sz="0" w:space="0" w:color="auto"/>
            <w:left w:val="none" w:sz="0" w:space="0" w:color="auto"/>
            <w:bottom w:val="none" w:sz="0" w:space="0" w:color="auto"/>
            <w:right w:val="none" w:sz="0" w:space="0" w:color="auto"/>
          </w:divBdr>
        </w:div>
        <w:div w:id="430782530">
          <w:marLeft w:val="480"/>
          <w:marRight w:val="0"/>
          <w:marTop w:val="0"/>
          <w:marBottom w:val="0"/>
          <w:divBdr>
            <w:top w:val="none" w:sz="0" w:space="0" w:color="auto"/>
            <w:left w:val="none" w:sz="0" w:space="0" w:color="auto"/>
            <w:bottom w:val="none" w:sz="0" w:space="0" w:color="auto"/>
            <w:right w:val="none" w:sz="0" w:space="0" w:color="auto"/>
          </w:divBdr>
        </w:div>
        <w:div w:id="456030875">
          <w:marLeft w:val="480"/>
          <w:marRight w:val="0"/>
          <w:marTop w:val="0"/>
          <w:marBottom w:val="0"/>
          <w:divBdr>
            <w:top w:val="none" w:sz="0" w:space="0" w:color="auto"/>
            <w:left w:val="none" w:sz="0" w:space="0" w:color="auto"/>
            <w:bottom w:val="none" w:sz="0" w:space="0" w:color="auto"/>
            <w:right w:val="none" w:sz="0" w:space="0" w:color="auto"/>
          </w:divBdr>
        </w:div>
        <w:div w:id="495801209">
          <w:marLeft w:val="480"/>
          <w:marRight w:val="0"/>
          <w:marTop w:val="0"/>
          <w:marBottom w:val="0"/>
          <w:divBdr>
            <w:top w:val="none" w:sz="0" w:space="0" w:color="auto"/>
            <w:left w:val="none" w:sz="0" w:space="0" w:color="auto"/>
            <w:bottom w:val="none" w:sz="0" w:space="0" w:color="auto"/>
            <w:right w:val="none" w:sz="0" w:space="0" w:color="auto"/>
          </w:divBdr>
        </w:div>
        <w:div w:id="515509943">
          <w:marLeft w:val="480"/>
          <w:marRight w:val="0"/>
          <w:marTop w:val="0"/>
          <w:marBottom w:val="0"/>
          <w:divBdr>
            <w:top w:val="none" w:sz="0" w:space="0" w:color="auto"/>
            <w:left w:val="none" w:sz="0" w:space="0" w:color="auto"/>
            <w:bottom w:val="none" w:sz="0" w:space="0" w:color="auto"/>
            <w:right w:val="none" w:sz="0" w:space="0" w:color="auto"/>
          </w:divBdr>
        </w:div>
        <w:div w:id="524943554">
          <w:marLeft w:val="480"/>
          <w:marRight w:val="0"/>
          <w:marTop w:val="0"/>
          <w:marBottom w:val="0"/>
          <w:divBdr>
            <w:top w:val="none" w:sz="0" w:space="0" w:color="auto"/>
            <w:left w:val="none" w:sz="0" w:space="0" w:color="auto"/>
            <w:bottom w:val="none" w:sz="0" w:space="0" w:color="auto"/>
            <w:right w:val="none" w:sz="0" w:space="0" w:color="auto"/>
          </w:divBdr>
        </w:div>
        <w:div w:id="534193852">
          <w:marLeft w:val="480"/>
          <w:marRight w:val="0"/>
          <w:marTop w:val="0"/>
          <w:marBottom w:val="0"/>
          <w:divBdr>
            <w:top w:val="none" w:sz="0" w:space="0" w:color="auto"/>
            <w:left w:val="none" w:sz="0" w:space="0" w:color="auto"/>
            <w:bottom w:val="none" w:sz="0" w:space="0" w:color="auto"/>
            <w:right w:val="none" w:sz="0" w:space="0" w:color="auto"/>
          </w:divBdr>
        </w:div>
        <w:div w:id="579952328">
          <w:marLeft w:val="480"/>
          <w:marRight w:val="0"/>
          <w:marTop w:val="0"/>
          <w:marBottom w:val="0"/>
          <w:divBdr>
            <w:top w:val="none" w:sz="0" w:space="0" w:color="auto"/>
            <w:left w:val="none" w:sz="0" w:space="0" w:color="auto"/>
            <w:bottom w:val="none" w:sz="0" w:space="0" w:color="auto"/>
            <w:right w:val="none" w:sz="0" w:space="0" w:color="auto"/>
          </w:divBdr>
        </w:div>
        <w:div w:id="599996107">
          <w:marLeft w:val="480"/>
          <w:marRight w:val="0"/>
          <w:marTop w:val="0"/>
          <w:marBottom w:val="0"/>
          <w:divBdr>
            <w:top w:val="none" w:sz="0" w:space="0" w:color="auto"/>
            <w:left w:val="none" w:sz="0" w:space="0" w:color="auto"/>
            <w:bottom w:val="none" w:sz="0" w:space="0" w:color="auto"/>
            <w:right w:val="none" w:sz="0" w:space="0" w:color="auto"/>
          </w:divBdr>
        </w:div>
        <w:div w:id="623272432">
          <w:marLeft w:val="480"/>
          <w:marRight w:val="0"/>
          <w:marTop w:val="0"/>
          <w:marBottom w:val="0"/>
          <w:divBdr>
            <w:top w:val="none" w:sz="0" w:space="0" w:color="auto"/>
            <w:left w:val="none" w:sz="0" w:space="0" w:color="auto"/>
            <w:bottom w:val="none" w:sz="0" w:space="0" w:color="auto"/>
            <w:right w:val="none" w:sz="0" w:space="0" w:color="auto"/>
          </w:divBdr>
        </w:div>
        <w:div w:id="628053631">
          <w:marLeft w:val="480"/>
          <w:marRight w:val="0"/>
          <w:marTop w:val="0"/>
          <w:marBottom w:val="0"/>
          <w:divBdr>
            <w:top w:val="none" w:sz="0" w:space="0" w:color="auto"/>
            <w:left w:val="none" w:sz="0" w:space="0" w:color="auto"/>
            <w:bottom w:val="none" w:sz="0" w:space="0" w:color="auto"/>
            <w:right w:val="none" w:sz="0" w:space="0" w:color="auto"/>
          </w:divBdr>
        </w:div>
        <w:div w:id="648754708">
          <w:marLeft w:val="480"/>
          <w:marRight w:val="0"/>
          <w:marTop w:val="0"/>
          <w:marBottom w:val="0"/>
          <w:divBdr>
            <w:top w:val="none" w:sz="0" w:space="0" w:color="auto"/>
            <w:left w:val="none" w:sz="0" w:space="0" w:color="auto"/>
            <w:bottom w:val="none" w:sz="0" w:space="0" w:color="auto"/>
            <w:right w:val="none" w:sz="0" w:space="0" w:color="auto"/>
          </w:divBdr>
        </w:div>
        <w:div w:id="657348600">
          <w:marLeft w:val="480"/>
          <w:marRight w:val="0"/>
          <w:marTop w:val="0"/>
          <w:marBottom w:val="0"/>
          <w:divBdr>
            <w:top w:val="none" w:sz="0" w:space="0" w:color="auto"/>
            <w:left w:val="none" w:sz="0" w:space="0" w:color="auto"/>
            <w:bottom w:val="none" w:sz="0" w:space="0" w:color="auto"/>
            <w:right w:val="none" w:sz="0" w:space="0" w:color="auto"/>
          </w:divBdr>
        </w:div>
        <w:div w:id="667093982">
          <w:marLeft w:val="480"/>
          <w:marRight w:val="0"/>
          <w:marTop w:val="0"/>
          <w:marBottom w:val="0"/>
          <w:divBdr>
            <w:top w:val="none" w:sz="0" w:space="0" w:color="auto"/>
            <w:left w:val="none" w:sz="0" w:space="0" w:color="auto"/>
            <w:bottom w:val="none" w:sz="0" w:space="0" w:color="auto"/>
            <w:right w:val="none" w:sz="0" w:space="0" w:color="auto"/>
          </w:divBdr>
        </w:div>
        <w:div w:id="676739038">
          <w:marLeft w:val="480"/>
          <w:marRight w:val="0"/>
          <w:marTop w:val="0"/>
          <w:marBottom w:val="0"/>
          <w:divBdr>
            <w:top w:val="none" w:sz="0" w:space="0" w:color="auto"/>
            <w:left w:val="none" w:sz="0" w:space="0" w:color="auto"/>
            <w:bottom w:val="none" w:sz="0" w:space="0" w:color="auto"/>
            <w:right w:val="none" w:sz="0" w:space="0" w:color="auto"/>
          </w:divBdr>
        </w:div>
        <w:div w:id="746078096">
          <w:marLeft w:val="480"/>
          <w:marRight w:val="0"/>
          <w:marTop w:val="0"/>
          <w:marBottom w:val="0"/>
          <w:divBdr>
            <w:top w:val="none" w:sz="0" w:space="0" w:color="auto"/>
            <w:left w:val="none" w:sz="0" w:space="0" w:color="auto"/>
            <w:bottom w:val="none" w:sz="0" w:space="0" w:color="auto"/>
            <w:right w:val="none" w:sz="0" w:space="0" w:color="auto"/>
          </w:divBdr>
        </w:div>
        <w:div w:id="795565801">
          <w:marLeft w:val="480"/>
          <w:marRight w:val="0"/>
          <w:marTop w:val="0"/>
          <w:marBottom w:val="0"/>
          <w:divBdr>
            <w:top w:val="none" w:sz="0" w:space="0" w:color="auto"/>
            <w:left w:val="none" w:sz="0" w:space="0" w:color="auto"/>
            <w:bottom w:val="none" w:sz="0" w:space="0" w:color="auto"/>
            <w:right w:val="none" w:sz="0" w:space="0" w:color="auto"/>
          </w:divBdr>
        </w:div>
        <w:div w:id="799566593">
          <w:marLeft w:val="480"/>
          <w:marRight w:val="0"/>
          <w:marTop w:val="0"/>
          <w:marBottom w:val="0"/>
          <w:divBdr>
            <w:top w:val="none" w:sz="0" w:space="0" w:color="auto"/>
            <w:left w:val="none" w:sz="0" w:space="0" w:color="auto"/>
            <w:bottom w:val="none" w:sz="0" w:space="0" w:color="auto"/>
            <w:right w:val="none" w:sz="0" w:space="0" w:color="auto"/>
          </w:divBdr>
        </w:div>
        <w:div w:id="804735938">
          <w:marLeft w:val="480"/>
          <w:marRight w:val="0"/>
          <w:marTop w:val="0"/>
          <w:marBottom w:val="0"/>
          <w:divBdr>
            <w:top w:val="none" w:sz="0" w:space="0" w:color="auto"/>
            <w:left w:val="none" w:sz="0" w:space="0" w:color="auto"/>
            <w:bottom w:val="none" w:sz="0" w:space="0" w:color="auto"/>
            <w:right w:val="none" w:sz="0" w:space="0" w:color="auto"/>
          </w:divBdr>
        </w:div>
        <w:div w:id="834686531">
          <w:marLeft w:val="480"/>
          <w:marRight w:val="0"/>
          <w:marTop w:val="0"/>
          <w:marBottom w:val="0"/>
          <w:divBdr>
            <w:top w:val="none" w:sz="0" w:space="0" w:color="auto"/>
            <w:left w:val="none" w:sz="0" w:space="0" w:color="auto"/>
            <w:bottom w:val="none" w:sz="0" w:space="0" w:color="auto"/>
            <w:right w:val="none" w:sz="0" w:space="0" w:color="auto"/>
          </w:divBdr>
        </w:div>
        <w:div w:id="889613533">
          <w:marLeft w:val="480"/>
          <w:marRight w:val="0"/>
          <w:marTop w:val="0"/>
          <w:marBottom w:val="0"/>
          <w:divBdr>
            <w:top w:val="none" w:sz="0" w:space="0" w:color="auto"/>
            <w:left w:val="none" w:sz="0" w:space="0" w:color="auto"/>
            <w:bottom w:val="none" w:sz="0" w:space="0" w:color="auto"/>
            <w:right w:val="none" w:sz="0" w:space="0" w:color="auto"/>
          </w:divBdr>
        </w:div>
        <w:div w:id="900215563">
          <w:marLeft w:val="480"/>
          <w:marRight w:val="0"/>
          <w:marTop w:val="0"/>
          <w:marBottom w:val="0"/>
          <w:divBdr>
            <w:top w:val="none" w:sz="0" w:space="0" w:color="auto"/>
            <w:left w:val="none" w:sz="0" w:space="0" w:color="auto"/>
            <w:bottom w:val="none" w:sz="0" w:space="0" w:color="auto"/>
            <w:right w:val="none" w:sz="0" w:space="0" w:color="auto"/>
          </w:divBdr>
        </w:div>
        <w:div w:id="944268428">
          <w:marLeft w:val="480"/>
          <w:marRight w:val="0"/>
          <w:marTop w:val="0"/>
          <w:marBottom w:val="0"/>
          <w:divBdr>
            <w:top w:val="none" w:sz="0" w:space="0" w:color="auto"/>
            <w:left w:val="none" w:sz="0" w:space="0" w:color="auto"/>
            <w:bottom w:val="none" w:sz="0" w:space="0" w:color="auto"/>
            <w:right w:val="none" w:sz="0" w:space="0" w:color="auto"/>
          </w:divBdr>
        </w:div>
        <w:div w:id="948662712">
          <w:marLeft w:val="480"/>
          <w:marRight w:val="0"/>
          <w:marTop w:val="0"/>
          <w:marBottom w:val="0"/>
          <w:divBdr>
            <w:top w:val="none" w:sz="0" w:space="0" w:color="auto"/>
            <w:left w:val="none" w:sz="0" w:space="0" w:color="auto"/>
            <w:bottom w:val="none" w:sz="0" w:space="0" w:color="auto"/>
            <w:right w:val="none" w:sz="0" w:space="0" w:color="auto"/>
          </w:divBdr>
        </w:div>
        <w:div w:id="962614038">
          <w:marLeft w:val="480"/>
          <w:marRight w:val="0"/>
          <w:marTop w:val="0"/>
          <w:marBottom w:val="0"/>
          <w:divBdr>
            <w:top w:val="none" w:sz="0" w:space="0" w:color="auto"/>
            <w:left w:val="none" w:sz="0" w:space="0" w:color="auto"/>
            <w:bottom w:val="none" w:sz="0" w:space="0" w:color="auto"/>
            <w:right w:val="none" w:sz="0" w:space="0" w:color="auto"/>
          </w:divBdr>
        </w:div>
      </w:divsChild>
    </w:div>
    <w:div w:id="1012074028">
      <w:bodyDiv w:val="1"/>
      <w:marLeft w:val="0"/>
      <w:marRight w:val="0"/>
      <w:marTop w:val="0"/>
      <w:marBottom w:val="0"/>
      <w:divBdr>
        <w:top w:val="none" w:sz="0" w:space="0" w:color="auto"/>
        <w:left w:val="none" w:sz="0" w:space="0" w:color="auto"/>
        <w:bottom w:val="none" w:sz="0" w:space="0" w:color="auto"/>
        <w:right w:val="none" w:sz="0" w:space="0" w:color="auto"/>
      </w:divBdr>
    </w:div>
    <w:div w:id="1012294173">
      <w:bodyDiv w:val="1"/>
      <w:marLeft w:val="0"/>
      <w:marRight w:val="0"/>
      <w:marTop w:val="0"/>
      <w:marBottom w:val="0"/>
      <w:divBdr>
        <w:top w:val="none" w:sz="0" w:space="0" w:color="auto"/>
        <w:left w:val="none" w:sz="0" w:space="0" w:color="auto"/>
        <w:bottom w:val="none" w:sz="0" w:space="0" w:color="auto"/>
        <w:right w:val="none" w:sz="0" w:space="0" w:color="auto"/>
      </w:divBdr>
    </w:div>
    <w:div w:id="1012755226">
      <w:bodyDiv w:val="1"/>
      <w:marLeft w:val="0"/>
      <w:marRight w:val="0"/>
      <w:marTop w:val="0"/>
      <w:marBottom w:val="0"/>
      <w:divBdr>
        <w:top w:val="none" w:sz="0" w:space="0" w:color="auto"/>
        <w:left w:val="none" w:sz="0" w:space="0" w:color="auto"/>
        <w:bottom w:val="none" w:sz="0" w:space="0" w:color="auto"/>
        <w:right w:val="none" w:sz="0" w:space="0" w:color="auto"/>
      </w:divBdr>
    </w:div>
    <w:div w:id="1012873212">
      <w:bodyDiv w:val="1"/>
      <w:marLeft w:val="0"/>
      <w:marRight w:val="0"/>
      <w:marTop w:val="0"/>
      <w:marBottom w:val="0"/>
      <w:divBdr>
        <w:top w:val="none" w:sz="0" w:space="0" w:color="auto"/>
        <w:left w:val="none" w:sz="0" w:space="0" w:color="auto"/>
        <w:bottom w:val="none" w:sz="0" w:space="0" w:color="auto"/>
        <w:right w:val="none" w:sz="0" w:space="0" w:color="auto"/>
      </w:divBdr>
    </w:div>
    <w:div w:id="1012877793">
      <w:bodyDiv w:val="1"/>
      <w:marLeft w:val="0"/>
      <w:marRight w:val="0"/>
      <w:marTop w:val="0"/>
      <w:marBottom w:val="0"/>
      <w:divBdr>
        <w:top w:val="none" w:sz="0" w:space="0" w:color="auto"/>
        <w:left w:val="none" w:sz="0" w:space="0" w:color="auto"/>
        <w:bottom w:val="none" w:sz="0" w:space="0" w:color="auto"/>
        <w:right w:val="none" w:sz="0" w:space="0" w:color="auto"/>
      </w:divBdr>
    </w:div>
    <w:div w:id="1013187871">
      <w:bodyDiv w:val="1"/>
      <w:marLeft w:val="0"/>
      <w:marRight w:val="0"/>
      <w:marTop w:val="0"/>
      <w:marBottom w:val="0"/>
      <w:divBdr>
        <w:top w:val="none" w:sz="0" w:space="0" w:color="auto"/>
        <w:left w:val="none" w:sz="0" w:space="0" w:color="auto"/>
        <w:bottom w:val="none" w:sz="0" w:space="0" w:color="auto"/>
        <w:right w:val="none" w:sz="0" w:space="0" w:color="auto"/>
      </w:divBdr>
    </w:div>
    <w:div w:id="1013259420">
      <w:bodyDiv w:val="1"/>
      <w:marLeft w:val="0"/>
      <w:marRight w:val="0"/>
      <w:marTop w:val="0"/>
      <w:marBottom w:val="0"/>
      <w:divBdr>
        <w:top w:val="none" w:sz="0" w:space="0" w:color="auto"/>
        <w:left w:val="none" w:sz="0" w:space="0" w:color="auto"/>
        <w:bottom w:val="none" w:sz="0" w:space="0" w:color="auto"/>
        <w:right w:val="none" w:sz="0" w:space="0" w:color="auto"/>
      </w:divBdr>
      <w:divsChild>
        <w:div w:id="10306273">
          <w:marLeft w:val="480"/>
          <w:marRight w:val="0"/>
          <w:marTop w:val="0"/>
          <w:marBottom w:val="0"/>
          <w:divBdr>
            <w:top w:val="none" w:sz="0" w:space="0" w:color="auto"/>
            <w:left w:val="none" w:sz="0" w:space="0" w:color="auto"/>
            <w:bottom w:val="none" w:sz="0" w:space="0" w:color="auto"/>
            <w:right w:val="none" w:sz="0" w:space="0" w:color="auto"/>
          </w:divBdr>
        </w:div>
        <w:div w:id="20011263">
          <w:marLeft w:val="480"/>
          <w:marRight w:val="0"/>
          <w:marTop w:val="0"/>
          <w:marBottom w:val="0"/>
          <w:divBdr>
            <w:top w:val="none" w:sz="0" w:space="0" w:color="auto"/>
            <w:left w:val="none" w:sz="0" w:space="0" w:color="auto"/>
            <w:bottom w:val="none" w:sz="0" w:space="0" w:color="auto"/>
            <w:right w:val="none" w:sz="0" w:space="0" w:color="auto"/>
          </w:divBdr>
        </w:div>
        <w:div w:id="28532658">
          <w:marLeft w:val="480"/>
          <w:marRight w:val="0"/>
          <w:marTop w:val="0"/>
          <w:marBottom w:val="0"/>
          <w:divBdr>
            <w:top w:val="none" w:sz="0" w:space="0" w:color="auto"/>
            <w:left w:val="none" w:sz="0" w:space="0" w:color="auto"/>
            <w:bottom w:val="none" w:sz="0" w:space="0" w:color="auto"/>
            <w:right w:val="none" w:sz="0" w:space="0" w:color="auto"/>
          </w:divBdr>
        </w:div>
        <w:div w:id="98457392">
          <w:marLeft w:val="480"/>
          <w:marRight w:val="0"/>
          <w:marTop w:val="0"/>
          <w:marBottom w:val="0"/>
          <w:divBdr>
            <w:top w:val="none" w:sz="0" w:space="0" w:color="auto"/>
            <w:left w:val="none" w:sz="0" w:space="0" w:color="auto"/>
            <w:bottom w:val="none" w:sz="0" w:space="0" w:color="auto"/>
            <w:right w:val="none" w:sz="0" w:space="0" w:color="auto"/>
          </w:divBdr>
        </w:div>
        <w:div w:id="110782450">
          <w:marLeft w:val="480"/>
          <w:marRight w:val="0"/>
          <w:marTop w:val="0"/>
          <w:marBottom w:val="0"/>
          <w:divBdr>
            <w:top w:val="none" w:sz="0" w:space="0" w:color="auto"/>
            <w:left w:val="none" w:sz="0" w:space="0" w:color="auto"/>
            <w:bottom w:val="none" w:sz="0" w:space="0" w:color="auto"/>
            <w:right w:val="none" w:sz="0" w:space="0" w:color="auto"/>
          </w:divBdr>
        </w:div>
        <w:div w:id="110980311">
          <w:marLeft w:val="480"/>
          <w:marRight w:val="0"/>
          <w:marTop w:val="0"/>
          <w:marBottom w:val="0"/>
          <w:divBdr>
            <w:top w:val="none" w:sz="0" w:space="0" w:color="auto"/>
            <w:left w:val="none" w:sz="0" w:space="0" w:color="auto"/>
            <w:bottom w:val="none" w:sz="0" w:space="0" w:color="auto"/>
            <w:right w:val="none" w:sz="0" w:space="0" w:color="auto"/>
          </w:divBdr>
        </w:div>
        <w:div w:id="130486739">
          <w:marLeft w:val="480"/>
          <w:marRight w:val="0"/>
          <w:marTop w:val="0"/>
          <w:marBottom w:val="0"/>
          <w:divBdr>
            <w:top w:val="none" w:sz="0" w:space="0" w:color="auto"/>
            <w:left w:val="none" w:sz="0" w:space="0" w:color="auto"/>
            <w:bottom w:val="none" w:sz="0" w:space="0" w:color="auto"/>
            <w:right w:val="none" w:sz="0" w:space="0" w:color="auto"/>
          </w:divBdr>
        </w:div>
        <w:div w:id="172645340">
          <w:marLeft w:val="480"/>
          <w:marRight w:val="0"/>
          <w:marTop w:val="0"/>
          <w:marBottom w:val="0"/>
          <w:divBdr>
            <w:top w:val="none" w:sz="0" w:space="0" w:color="auto"/>
            <w:left w:val="none" w:sz="0" w:space="0" w:color="auto"/>
            <w:bottom w:val="none" w:sz="0" w:space="0" w:color="auto"/>
            <w:right w:val="none" w:sz="0" w:space="0" w:color="auto"/>
          </w:divBdr>
        </w:div>
        <w:div w:id="180633932">
          <w:marLeft w:val="480"/>
          <w:marRight w:val="0"/>
          <w:marTop w:val="0"/>
          <w:marBottom w:val="0"/>
          <w:divBdr>
            <w:top w:val="none" w:sz="0" w:space="0" w:color="auto"/>
            <w:left w:val="none" w:sz="0" w:space="0" w:color="auto"/>
            <w:bottom w:val="none" w:sz="0" w:space="0" w:color="auto"/>
            <w:right w:val="none" w:sz="0" w:space="0" w:color="auto"/>
          </w:divBdr>
        </w:div>
        <w:div w:id="238563104">
          <w:marLeft w:val="480"/>
          <w:marRight w:val="0"/>
          <w:marTop w:val="0"/>
          <w:marBottom w:val="0"/>
          <w:divBdr>
            <w:top w:val="none" w:sz="0" w:space="0" w:color="auto"/>
            <w:left w:val="none" w:sz="0" w:space="0" w:color="auto"/>
            <w:bottom w:val="none" w:sz="0" w:space="0" w:color="auto"/>
            <w:right w:val="none" w:sz="0" w:space="0" w:color="auto"/>
          </w:divBdr>
        </w:div>
        <w:div w:id="240524875">
          <w:marLeft w:val="480"/>
          <w:marRight w:val="0"/>
          <w:marTop w:val="0"/>
          <w:marBottom w:val="0"/>
          <w:divBdr>
            <w:top w:val="none" w:sz="0" w:space="0" w:color="auto"/>
            <w:left w:val="none" w:sz="0" w:space="0" w:color="auto"/>
            <w:bottom w:val="none" w:sz="0" w:space="0" w:color="auto"/>
            <w:right w:val="none" w:sz="0" w:space="0" w:color="auto"/>
          </w:divBdr>
        </w:div>
        <w:div w:id="252860880">
          <w:marLeft w:val="480"/>
          <w:marRight w:val="0"/>
          <w:marTop w:val="0"/>
          <w:marBottom w:val="0"/>
          <w:divBdr>
            <w:top w:val="none" w:sz="0" w:space="0" w:color="auto"/>
            <w:left w:val="none" w:sz="0" w:space="0" w:color="auto"/>
            <w:bottom w:val="none" w:sz="0" w:space="0" w:color="auto"/>
            <w:right w:val="none" w:sz="0" w:space="0" w:color="auto"/>
          </w:divBdr>
        </w:div>
        <w:div w:id="269702249">
          <w:marLeft w:val="480"/>
          <w:marRight w:val="0"/>
          <w:marTop w:val="0"/>
          <w:marBottom w:val="0"/>
          <w:divBdr>
            <w:top w:val="none" w:sz="0" w:space="0" w:color="auto"/>
            <w:left w:val="none" w:sz="0" w:space="0" w:color="auto"/>
            <w:bottom w:val="none" w:sz="0" w:space="0" w:color="auto"/>
            <w:right w:val="none" w:sz="0" w:space="0" w:color="auto"/>
          </w:divBdr>
        </w:div>
        <w:div w:id="270016171">
          <w:marLeft w:val="480"/>
          <w:marRight w:val="0"/>
          <w:marTop w:val="0"/>
          <w:marBottom w:val="0"/>
          <w:divBdr>
            <w:top w:val="none" w:sz="0" w:space="0" w:color="auto"/>
            <w:left w:val="none" w:sz="0" w:space="0" w:color="auto"/>
            <w:bottom w:val="none" w:sz="0" w:space="0" w:color="auto"/>
            <w:right w:val="none" w:sz="0" w:space="0" w:color="auto"/>
          </w:divBdr>
        </w:div>
        <w:div w:id="275066309">
          <w:marLeft w:val="480"/>
          <w:marRight w:val="0"/>
          <w:marTop w:val="0"/>
          <w:marBottom w:val="0"/>
          <w:divBdr>
            <w:top w:val="none" w:sz="0" w:space="0" w:color="auto"/>
            <w:left w:val="none" w:sz="0" w:space="0" w:color="auto"/>
            <w:bottom w:val="none" w:sz="0" w:space="0" w:color="auto"/>
            <w:right w:val="none" w:sz="0" w:space="0" w:color="auto"/>
          </w:divBdr>
        </w:div>
        <w:div w:id="299195170">
          <w:marLeft w:val="480"/>
          <w:marRight w:val="0"/>
          <w:marTop w:val="0"/>
          <w:marBottom w:val="0"/>
          <w:divBdr>
            <w:top w:val="none" w:sz="0" w:space="0" w:color="auto"/>
            <w:left w:val="none" w:sz="0" w:space="0" w:color="auto"/>
            <w:bottom w:val="none" w:sz="0" w:space="0" w:color="auto"/>
            <w:right w:val="none" w:sz="0" w:space="0" w:color="auto"/>
          </w:divBdr>
        </w:div>
        <w:div w:id="332490952">
          <w:marLeft w:val="480"/>
          <w:marRight w:val="0"/>
          <w:marTop w:val="0"/>
          <w:marBottom w:val="0"/>
          <w:divBdr>
            <w:top w:val="none" w:sz="0" w:space="0" w:color="auto"/>
            <w:left w:val="none" w:sz="0" w:space="0" w:color="auto"/>
            <w:bottom w:val="none" w:sz="0" w:space="0" w:color="auto"/>
            <w:right w:val="none" w:sz="0" w:space="0" w:color="auto"/>
          </w:divBdr>
        </w:div>
        <w:div w:id="350111002">
          <w:marLeft w:val="480"/>
          <w:marRight w:val="0"/>
          <w:marTop w:val="0"/>
          <w:marBottom w:val="0"/>
          <w:divBdr>
            <w:top w:val="none" w:sz="0" w:space="0" w:color="auto"/>
            <w:left w:val="none" w:sz="0" w:space="0" w:color="auto"/>
            <w:bottom w:val="none" w:sz="0" w:space="0" w:color="auto"/>
            <w:right w:val="none" w:sz="0" w:space="0" w:color="auto"/>
          </w:divBdr>
        </w:div>
        <w:div w:id="360592563">
          <w:marLeft w:val="480"/>
          <w:marRight w:val="0"/>
          <w:marTop w:val="0"/>
          <w:marBottom w:val="0"/>
          <w:divBdr>
            <w:top w:val="none" w:sz="0" w:space="0" w:color="auto"/>
            <w:left w:val="none" w:sz="0" w:space="0" w:color="auto"/>
            <w:bottom w:val="none" w:sz="0" w:space="0" w:color="auto"/>
            <w:right w:val="none" w:sz="0" w:space="0" w:color="auto"/>
          </w:divBdr>
        </w:div>
        <w:div w:id="387267110">
          <w:marLeft w:val="480"/>
          <w:marRight w:val="0"/>
          <w:marTop w:val="0"/>
          <w:marBottom w:val="0"/>
          <w:divBdr>
            <w:top w:val="none" w:sz="0" w:space="0" w:color="auto"/>
            <w:left w:val="none" w:sz="0" w:space="0" w:color="auto"/>
            <w:bottom w:val="none" w:sz="0" w:space="0" w:color="auto"/>
            <w:right w:val="none" w:sz="0" w:space="0" w:color="auto"/>
          </w:divBdr>
        </w:div>
        <w:div w:id="391925760">
          <w:marLeft w:val="480"/>
          <w:marRight w:val="0"/>
          <w:marTop w:val="0"/>
          <w:marBottom w:val="0"/>
          <w:divBdr>
            <w:top w:val="none" w:sz="0" w:space="0" w:color="auto"/>
            <w:left w:val="none" w:sz="0" w:space="0" w:color="auto"/>
            <w:bottom w:val="none" w:sz="0" w:space="0" w:color="auto"/>
            <w:right w:val="none" w:sz="0" w:space="0" w:color="auto"/>
          </w:divBdr>
        </w:div>
        <w:div w:id="398553228">
          <w:marLeft w:val="480"/>
          <w:marRight w:val="0"/>
          <w:marTop w:val="0"/>
          <w:marBottom w:val="0"/>
          <w:divBdr>
            <w:top w:val="none" w:sz="0" w:space="0" w:color="auto"/>
            <w:left w:val="none" w:sz="0" w:space="0" w:color="auto"/>
            <w:bottom w:val="none" w:sz="0" w:space="0" w:color="auto"/>
            <w:right w:val="none" w:sz="0" w:space="0" w:color="auto"/>
          </w:divBdr>
        </w:div>
        <w:div w:id="428432777">
          <w:marLeft w:val="480"/>
          <w:marRight w:val="0"/>
          <w:marTop w:val="0"/>
          <w:marBottom w:val="0"/>
          <w:divBdr>
            <w:top w:val="none" w:sz="0" w:space="0" w:color="auto"/>
            <w:left w:val="none" w:sz="0" w:space="0" w:color="auto"/>
            <w:bottom w:val="none" w:sz="0" w:space="0" w:color="auto"/>
            <w:right w:val="none" w:sz="0" w:space="0" w:color="auto"/>
          </w:divBdr>
        </w:div>
        <w:div w:id="436027326">
          <w:marLeft w:val="480"/>
          <w:marRight w:val="0"/>
          <w:marTop w:val="0"/>
          <w:marBottom w:val="0"/>
          <w:divBdr>
            <w:top w:val="none" w:sz="0" w:space="0" w:color="auto"/>
            <w:left w:val="none" w:sz="0" w:space="0" w:color="auto"/>
            <w:bottom w:val="none" w:sz="0" w:space="0" w:color="auto"/>
            <w:right w:val="none" w:sz="0" w:space="0" w:color="auto"/>
          </w:divBdr>
        </w:div>
        <w:div w:id="460539354">
          <w:marLeft w:val="480"/>
          <w:marRight w:val="0"/>
          <w:marTop w:val="0"/>
          <w:marBottom w:val="0"/>
          <w:divBdr>
            <w:top w:val="none" w:sz="0" w:space="0" w:color="auto"/>
            <w:left w:val="none" w:sz="0" w:space="0" w:color="auto"/>
            <w:bottom w:val="none" w:sz="0" w:space="0" w:color="auto"/>
            <w:right w:val="none" w:sz="0" w:space="0" w:color="auto"/>
          </w:divBdr>
        </w:div>
        <w:div w:id="477848712">
          <w:marLeft w:val="480"/>
          <w:marRight w:val="0"/>
          <w:marTop w:val="0"/>
          <w:marBottom w:val="0"/>
          <w:divBdr>
            <w:top w:val="none" w:sz="0" w:space="0" w:color="auto"/>
            <w:left w:val="none" w:sz="0" w:space="0" w:color="auto"/>
            <w:bottom w:val="none" w:sz="0" w:space="0" w:color="auto"/>
            <w:right w:val="none" w:sz="0" w:space="0" w:color="auto"/>
          </w:divBdr>
        </w:div>
        <w:div w:id="481122502">
          <w:marLeft w:val="480"/>
          <w:marRight w:val="0"/>
          <w:marTop w:val="0"/>
          <w:marBottom w:val="0"/>
          <w:divBdr>
            <w:top w:val="none" w:sz="0" w:space="0" w:color="auto"/>
            <w:left w:val="none" w:sz="0" w:space="0" w:color="auto"/>
            <w:bottom w:val="none" w:sz="0" w:space="0" w:color="auto"/>
            <w:right w:val="none" w:sz="0" w:space="0" w:color="auto"/>
          </w:divBdr>
        </w:div>
        <w:div w:id="510490799">
          <w:marLeft w:val="480"/>
          <w:marRight w:val="0"/>
          <w:marTop w:val="0"/>
          <w:marBottom w:val="0"/>
          <w:divBdr>
            <w:top w:val="none" w:sz="0" w:space="0" w:color="auto"/>
            <w:left w:val="none" w:sz="0" w:space="0" w:color="auto"/>
            <w:bottom w:val="none" w:sz="0" w:space="0" w:color="auto"/>
            <w:right w:val="none" w:sz="0" w:space="0" w:color="auto"/>
          </w:divBdr>
        </w:div>
        <w:div w:id="542596492">
          <w:marLeft w:val="480"/>
          <w:marRight w:val="0"/>
          <w:marTop w:val="0"/>
          <w:marBottom w:val="0"/>
          <w:divBdr>
            <w:top w:val="none" w:sz="0" w:space="0" w:color="auto"/>
            <w:left w:val="none" w:sz="0" w:space="0" w:color="auto"/>
            <w:bottom w:val="none" w:sz="0" w:space="0" w:color="auto"/>
            <w:right w:val="none" w:sz="0" w:space="0" w:color="auto"/>
          </w:divBdr>
        </w:div>
        <w:div w:id="548801554">
          <w:marLeft w:val="480"/>
          <w:marRight w:val="0"/>
          <w:marTop w:val="0"/>
          <w:marBottom w:val="0"/>
          <w:divBdr>
            <w:top w:val="none" w:sz="0" w:space="0" w:color="auto"/>
            <w:left w:val="none" w:sz="0" w:space="0" w:color="auto"/>
            <w:bottom w:val="none" w:sz="0" w:space="0" w:color="auto"/>
            <w:right w:val="none" w:sz="0" w:space="0" w:color="auto"/>
          </w:divBdr>
        </w:div>
        <w:div w:id="582572104">
          <w:marLeft w:val="480"/>
          <w:marRight w:val="0"/>
          <w:marTop w:val="0"/>
          <w:marBottom w:val="0"/>
          <w:divBdr>
            <w:top w:val="none" w:sz="0" w:space="0" w:color="auto"/>
            <w:left w:val="none" w:sz="0" w:space="0" w:color="auto"/>
            <w:bottom w:val="none" w:sz="0" w:space="0" w:color="auto"/>
            <w:right w:val="none" w:sz="0" w:space="0" w:color="auto"/>
          </w:divBdr>
        </w:div>
        <w:div w:id="612253282">
          <w:marLeft w:val="480"/>
          <w:marRight w:val="0"/>
          <w:marTop w:val="0"/>
          <w:marBottom w:val="0"/>
          <w:divBdr>
            <w:top w:val="none" w:sz="0" w:space="0" w:color="auto"/>
            <w:left w:val="none" w:sz="0" w:space="0" w:color="auto"/>
            <w:bottom w:val="none" w:sz="0" w:space="0" w:color="auto"/>
            <w:right w:val="none" w:sz="0" w:space="0" w:color="auto"/>
          </w:divBdr>
        </w:div>
        <w:div w:id="634678249">
          <w:marLeft w:val="480"/>
          <w:marRight w:val="0"/>
          <w:marTop w:val="0"/>
          <w:marBottom w:val="0"/>
          <w:divBdr>
            <w:top w:val="none" w:sz="0" w:space="0" w:color="auto"/>
            <w:left w:val="none" w:sz="0" w:space="0" w:color="auto"/>
            <w:bottom w:val="none" w:sz="0" w:space="0" w:color="auto"/>
            <w:right w:val="none" w:sz="0" w:space="0" w:color="auto"/>
          </w:divBdr>
        </w:div>
        <w:div w:id="651131674">
          <w:marLeft w:val="480"/>
          <w:marRight w:val="0"/>
          <w:marTop w:val="0"/>
          <w:marBottom w:val="0"/>
          <w:divBdr>
            <w:top w:val="none" w:sz="0" w:space="0" w:color="auto"/>
            <w:left w:val="none" w:sz="0" w:space="0" w:color="auto"/>
            <w:bottom w:val="none" w:sz="0" w:space="0" w:color="auto"/>
            <w:right w:val="none" w:sz="0" w:space="0" w:color="auto"/>
          </w:divBdr>
        </w:div>
        <w:div w:id="665942592">
          <w:marLeft w:val="480"/>
          <w:marRight w:val="0"/>
          <w:marTop w:val="0"/>
          <w:marBottom w:val="0"/>
          <w:divBdr>
            <w:top w:val="none" w:sz="0" w:space="0" w:color="auto"/>
            <w:left w:val="none" w:sz="0" w:space="0" w:color="auto"/>
            <w:bottom w:val="none" w:sz="0" w:space="0" w:color="auto"/>
            <w:right w:val="none" w:sz="0" w:space="0" w:color="auto"/>
          </w:divBdr>
        </w:div>
        <w:div w:id="690377051">
          <w:marLeft w:val="480"/>
          <w:marRight w:val="0"/>
          <w:marTop w:val="0"/>
          <w:marBottom w:val="0"/>
          <w:divBdr>
            <w:top w:val="none" w:sz="0" w:space="0" w:color="auto"/>
            <w:left w:val="none" w:sz="0" w:space="0" w:color="auto"/>
            <w:bottom w:val="none" w:sz="0" w:space="0" w:color="auto"/>
            <w:right w:val="none" w:sz="0" w:space="0" w:color="auto"/>
          </w:divBdr>
        </w:div>
        <w:div w:id="691614790">
          <w:marLeft w:val="480"/>
          <w:marRight w:val="0"/>
          <w:marTop w:val="0"/>
          <w:marBottom w:val="0"/>
          <w:divBdr>
            <w:top w:val="none" w:sz="0" w:space="0" w:color="auto"/>
            <w:left w:val="none" w:sz="0" w:space="0" w:color="auto"/>
            <w:bottom w:val="none" w:sz="0" w:space="0" w:color="auto"/>
            <w:right w:val="none" w:sz="0" w:space="0" w:color="auto"/>
          </w:divBdr>
        </w:div>
        <w:div w:id="696278945">
          <w:marLeft w:val="480"/>
          <w:marRight w:val="0"/>
          <w:marTop w:val="0"/>
          <w:marBottom w:val="0"/>
          <w:divBdr>
            <w:top w:val="none" w:sz="0" w:space="0" w:color="auto"/>
            <w:left w:val="none" w:sz="0" w:space="0" w:color="auto"/>
            <w:bottom w:val="none" w:sz="0" w:space="0" w:color="auto"/>
            <w:right w:val="none" w:sz="0" w:space="0" w:color="auto"/>
          </w:divBdr>
        </w:div>
        <w:div w:id="712077654">
          <w:marLeft w:val="480"/>
          <w:marRight w:val="0"/>
          <w:marTop w:val="0"/>
          <w:marBottom w:val="0"/>
          <w:divBdr>
            <w:top w:val="none" w:sz="0" w:space="0" w:color="auto"/>
            <w:left w:val="none" w:sz="0" w:space="0" w:color="auto"/>
            <w:bottom w:val="none" w:sz="0" w:space="0" w:color="auto"/>
            <w:right w:val="none" w:sz="0" w:space="0" w:color="auto"/>
          </w:divBdr>
        </w:div>
        <w:div w:id="712927964">
          <w:marLeft w:val="480"/>
          <w:marRight w:val="0"/>
          <w:marTop w:val="0"/>
          <w:marBottom w:val="0"/>
          <w:divBdr>
            <w:top w:val="none" w:sz="0" w:space="0" w:color="auto"/>
            <w:left w:val="none" w:sz="0" w:space="0" w:color="auto"/>
            <w:bottom w:val="none" w:sz="0" w:space="0" w:color="auto"/>
            <w:right w:val="none" w:sz="0" w:space="0" w:color="auto"/>
          </w:divBdr>
        </w:div>
        <w:div w:id="747534122">
          <w:marLeft w:val="480"/>
          <w:marRight w:val="0"/>
          <w:marTop w:val="0"/>
          <w:marBottom w:val="0"/>
          <w:divBdr>
            <w:top w:val="none" w:sz="0" w:space="0" w:color="auto"/>
            <w:left w:val="none" w:sz="0" w:space="0" w:color="auto"/>
            <w:bottom w:val="none" w:sz="0" w:space="0" w:color="auto"/>
            <w:right w:val="none" w:sz="0" w:space="0" w:color="auto"/>
          </w:divBdr>
        </w:div>
        <w:div w:id="838888408">
          <w:marLeft w:val="480"/>
          <w:marRight w:val="0"/>
          <w:marTop w:val="0"/>
          <w:marBottom w:val="0"/>
          <w:divBdr>
            <w:top w:val="none" w:sz="0" w:space="0" w:color="auto"/>
            <w:left w:val="none" w:sz="0" w:space="0" w:color="auto"/>
            <w:bottom w:val="none" w:sz="0" w:space="0" w:color="auto"/>
            <w:right w:val="none" w:sz="0" w:space="0" w:color="auto"/>
          </w:divBdr>
        </w:div>
        <w:div w:id="860046964">
          <w:marLeft w:val="480"/>
          <w:marRight w:val="0"/>
          <w:marTop w:val="0"/>
          <w:marBottom w:val="0"/>
          <w:divBdr>
            <w:top w:val="none" w:sz="0" w:space="0" w:color="auto"/>
            <w:left w:val="none" w:sz="0" w:space="0" w:color="auto"/>
            <w:bottom w:val="none" w:sz="0" w:space="0" w:color="auto"/>
            <w:right w:val="none" w:sz="0" w:space="0" w:color="auto"/>
          </w:divBdr>
        </w:div>
        <w:div w:id="861434461">
          <w:marLeft w:val="480"/>
          <w:marRight w:val="0"/>
          <w:marTop w:val="0"/>
          <w:marBottom w:val="0"/>
          <w:divBdr>
            <w:top w:val="none" w:sz="0" w:space="0" w:color="auto"/>
            <w:left w:val="none" w:sz="0" w:space="0" w:color="auto"/>
            <w:bottom w:val="none" w:sz="0" w:space="0" w:color="auto"/>
            <w:right w:val="none" w:sz="0" w:space="0" w:color="auto"/>
          </w:divBdr>
        </w:div>
        <w:div w:id="871262165">
          <w:marLeft w:val="480"/>
          <w:marRight w:val="0"/>
          <w:marTop w:val="0"/>
          <w:marBottom w:val="0"/>
          <w:divBdr>
            <w:top w:val="none" w:sz="0" w:space="0" w:color="auto"/>
            <w:left w:val="none" w:sz="0" w:space="0" w:color="auto"/>
            <w:bottom w:val="none" w:sz="0" w:space="0" w:color="auto"/>
            <w:right w:val="none" w:sz="0" w:space="0" w:color="auto"/>
          </w:divBdr>
        </w:div>
        <w:div w:id="887912002">
          <w:marLeft w:val="480"/>
          <w:marRight w:val="0"/>
          <w:marTop w:val="0"/>
          <w:marBottom w:val="0"/>
          <w:divBdr>
            <w:top w:val="none" w:sz="0" w:space="0" w:color="auto"/>
            <w:left w:val="none" w:sz="0" w:space="0" w:color="auto"/>
            <w:bottom w:val="none" w:sz="0" w:space="0" w:color="auto"/>
            <w:right w:val="none" w:sz="0" w:space="0" w:color="auto"/>
          </w:divBdr>
        </w:div>
        <w:div w:id="906913289">
          <w:marLeft w:val="480"/>
          <w:marRight w:val="0"/>
          <w:marTop w:val="0"/>
          <w:marBottom w:val="0"/>
          <w:divBdr>
            <w:top w:val="none" w:sz="0" w:space="0" w:color="auto"/>
            <w:left w:val="none" w:sz="0" w:space="0" w:color="auto"/>
            <w:bottom w:val="none" w:sz="0" w:space="0" w:color="auto"/>
            <w:right w:val="none" w:sz="0" w:space="0" w:color="auto"/>
          </w:divBdr>
        </w:div>
        <w:div w:id="918489014">
          <w:marLeft w:val="480"/>
          <w:marRight w:val="0"/>
          <w:marTop w:val="0"/>
          <w:marBottom w:val="0"/>
          <w:divBdr>
            <w:top w:val="none" w:sz="0" w:space="0" w:color="auto"/>
            <w:left w:val="none" w:sz="0" w:space="0" w:color="auto"/>
            <w:bottom w:val="none" w:sz="0" w:space="0" w:color="auto"/>
            <w:right w:val="none" w:sz="0" w:space="0" w:color="auto"/>
          </w:divBdr>
        </w:div>
        <w:div w:id="923226294">
          <w:marLeft w:val="480"/>
          <w:marRight w:val="0"/>
          <w:marTop w:val="0"/>
          <w:marBottom w:val="0"/>
          <w:divBdr>
            <w:top w:val="none" w:sz="0" w:space="0" w:color="auto"/>
            <w:left w:val="none" w:sz="0" w:space="0" w:color="auto"/>
            <w:bottom w:val="none" w:sz="0" w:space="0" w:color="auto"/>
            <w:right w:val="none" w:sz="0" w:space="0" w:color="auto"/>
          </w:divBdr>
        </w:div>
        <w:div w:id="942613432">
          <w:marLeft w:val="480"/>
          <w:marRight w:val="0"/>
          <w:marTop w:val="0"/>
          <w:marBottom w:val="0"/>
          <w:divBdr>
            <w:top w:val="none" w:sz="0" w:space="0" w:color="auto"/>
            <w:left w:val="none" w:sz="0" w:space="0" w:color="auto"/>
            <w:bottom w:val="none" w:sz="0" w:space="0" w:color="auto"/>
            <w:right w:val="none" w:sz="0" w:space="0" w:color="auto"/>
          </w:divBdr>
        </w:div>
        <w:div w:id="990448206">
          <w:marLeft w:val="480"/>
          <w:marRight w:val="0"/>
          <w:marTop w:val="0"/>
          <w:marBottom w:val="0"/>
          <w:divBdr>
            <w:top w:val="none" w:sz="0" w:space="0" w:color="auto"/>
            <w:left w:val="none" w:sz="0" w:space="0" w:color="auto"/>
            <w:bottom w:val="none" w:sz="0" w:space="0" w:color="auto"/>
            <w:right w:val="none" w:sz="0" w:space="0" w:color="auto"/>
          </w:divBdr>
        </w:div>
      </w:divsChild>
    </w:div>
    <w:div w:id="1013990623">
      <w:bodyDiv w:val="1"/>
      <w:marLeft w:val="0"/>
      <w:marRight w:val="0"/>
      <w:marTop w:val="0"/>
      <w:marBottom w:val="0"/>
      <w:divBdr>
        <w:top w:val="none" w:sz="0" w:space="0" w:color="auto"/>
        <w:left w:val="none" w:sz="0" w:space="0" w:color="auto"/>
        <w:bottom w:val="none" w:sz="0" w:space="0" w:color="auto"/>
        <w:right w:val="none" w:sz="0" w:space="0" w:color="auto"/>
      </w:divBdr>
    </w:div>
    <w:div w:id="1013992179">
      <w:bodyDiv w:val="1"/>
      <w:marLeft w:val="0"/>
      <w:marRight w:val="0"/>
      <w:marTop w:val="0"/>
      <w:marBottom w:val="0"/>
      <w:divBdr>
        <w:top w:val="none" w:sz="0" w:space="0" w:color="auto"/>
        <w:left w:val="none" w:sz="0" w:space="0" w:color="auto"/>
        <w:bottom w:val="none" w:sz="0" w:space="0" w:color="auto"/>
        <w:right w:val="none" w:sz="0" w:space="0" w:color="auto"/>
      </w:divBdr>
    </w:div>
    <w:div w:id="1013996572">
      <w:bodyDiv w:val="1"/>
      <w:marLeft w:val="0"/>
      <w:marRight w:val="0"/>
      <w:marTop w:val="0"/>
      <w:marBottom w:val="0"/>
      <w:divBdr>
        <w:top w:val="none" w:sz="0" w:space="0" w:color="auto"/>
        <w:left w:val="none" w:sz="0" w:space="0" w:color="auto"/>
        <w:bottom w:val="none" w:sz="0" w:space="0" w:color="auto"/>
        <w:right w:val="none" w:sz="0" w:space="0" w:color="auto"/>
      </w:divBdr>
    </w:div>
    <w:div w:id="1014192026">
      <w:bodyDiv w:val="1"/>
      <w:marLeft w:val="0"/>
      <w:marRight w:val="0"/>
      <w:marTop w:val="0"/>
      <w:marBottom w:val="0"/>
      <w:divBdr>
        <w:top w:val="none" w:sz="0" w:space="0" w:color="auto"/>
        <w:left w:val="none" w:sz="0" w:space="0" w:color="auto"/>
        <w:bottom w:val="none" w:sz="0" w:space="0" w:color="auto"/>
        <w:right w:val="none" w:sz="0" w:space="0" w:color="auto"/>
      </w:divBdr>
    </w:div>
    <w:div w:id="1014384953">
      <w:bodyDiv w:val="1"/>
      <w:marLeft w:val="0"/>
      <w:marRight w:val="0"/>
      <w:marTop w:val="0"/>
      <w:marBottom w:val="0"/>
      <w:divBdr>
        <w:top w:val="none" w:sz="0" w:space="0" w:color="auto"/>
        <w:left w:val="none" w:sz="0" w:space="0" w:color="auto"/>
        <w:bottom w:val="none" w:sz="0" w:space="0" w:color="auto"/>
        <w:right w:val="none" w:sz="0" w:space="0" w:color="auto"/>
      </w:divBdr>
    </w:div>
    <w:div w:id="1014848169">
      <w:bodyDiv w:val="1"/>
      <w:marLeft w:val="0"/>
      <w:marRight w:val="0"/>
      <w:marTop w:val="0"/>
      <w:marBottom w:val="0"/>
      <w:divBdr>
        <w:top w:val="none" w:sz="0" w:space="0" w:color="auto"/>
        <w:left w:val="none" w:sz="0" w:space="0" w:color="auto"/>
        <w:bottom w:val="none" w:sz="0" w:space="0" w:color="auto"/>
        <w:right w:val="none" w:sz="0" w:space="0" w:color="auto"/>
      </w:divBdr>
    </w:div>
    <w:div w:id="1014914741">
      <w:bodyDiv w:val="1"/>
      <w:marLeft w:val="0"/>
      <w:marRight w:val="0"/>
      <w:marTop w:val="0"/>
      <w:marBottom w:val="0"/>
      <w:divBdr>
        <w:top w:val="none" w:sz="0" w:space="0" w:color="auto"/>
        <w:left w:val="none" w:sz="0" w:space="0" w:color="auto"/>
        <w:bottom w:val="none" w:sz="0" w:space="0" w:color="auto"/>
        <w:right w:val="none" w:sz="0" w:space="0" w:color="auto"/>
      </w:divBdr>
    </w:div>
    <w:div w:id="1015153548">
      <w:bodyDiv w:val="1"/>
      <w:marLeft w:val="0"/>
      <w:marRight w:val="0"/>
      <w:marTop w:val="0"/>
      <w:marBottom w:val="0"/>
      <w:divBdr>
        <w:top w:val="none" w:sz="0" w:space="0" w:color="auto"/>
        <w:left w:val="none" w:sz="0" w:space="0" w:color="auto"/>
        <w:bottom w:val="none" w:sz="0" w:space="0" w:color="auto"/>
        <w:right w:val="none" w:sz="0" w:space="0" w:color="auto"/>
      </w:divBdr>
    </w:div>
    <w:div w:id="1015380326">
      <w:bodyDiv w:val="1"/>
      <w:marLeft w:val="0"/>
      <w:marRight w:val="0"/>
      <w:marTop w:val="0"/>
      <w:marBottom w:val="0"/>
      <w:divBdr>
        <w:top w:val="none" w:sz="0" w:space="0" w:color="auto"/>
        <w:left w:val="none" w:sz="0" w:space="0" w:color="auto"/>
        <w:bottom w:val="none" w:sz="0" w:space="0" w:color="auto"/>
        <w:right w:val="none" w:sz="0" w:space="0" w:color="auto"/>
      </w:divBdr>
    </w:div>
    <w:div w:id="1015695759">
      <w:bodyDiv w:val="1"/>
      <w:marLeft w:val="0"/>
      <w:marRight w:val="0"/>
      <w:marTop w:val="0"/>
      <w:marBottom w:val="0"/>
      <w:divBdr>
        <w:top w:val="none" w:sz="0" w:space="0" w:color="auto"/>
        <w:left w:val="none" w:sz="0" w:space="0" w:color="auto"/>
        <w:bottom w:val="none" w:sz="0" w:space="0" w:color="auto"/>
        <w:right w:val="none" w:sz="0" w:space="0" w:color="auto"/>
      </w:divBdr>
    </w:div>
    <w:div w:id="1015881566">
      <w:bodyDiv w:val="1"/>
      <w:marLeft w:val="0"/>
      <w:marRight w:val="0"/>
      <w:marTop w:val="0"/>
      <w:marBottom w:val="0"/>
      <w:divBdr>
        <w:top w:val="none" w:sz="0" w:space="0" w:color="auto"/>
        <w:left w:val="none" w:sz="0" w:space="0" w:color="auto"/>
        <w:bottom w:val="none" w:sz="0" w:space="0" w:color="auto"/>
        <w:right w:val="none" w:sz="0" w:space="0" w:color="auto"/>
      </w:divBdr>
    </w:div>
    <w:div w:id="1015883158">
      <w:bodyDiv w:val="1"/>
      <w:marLeft w:val="0"/>
      <w:marRight w:val="0"/>
      <w:marTop w:val="0"/>
      <w:marBottom w:val="0"/>
      <w:divBdr>
        <w:top w:val="none" w:sz="0" w:space="0" w:color="auto"/>
        <w:left w:val="none" w:sz="0" w:space="0" w:color="auto"/>
        <w:bottom w:val="none" w:sz="0" w:space="0" w:color="auto"/>
        <w:right w:val="none" w:sz="0" w:space="0" w:color="auto"/>
      </w:divBdr>
    </w:div>
    <w:div w:id="1016150717">
      <w:bodyDiv w:val="1"/>
      <w:marLeft w:val="0"/>
      <w:marRight w:val="0"/>
      <w:marTop w:val="0"/>
      <w:marBottom w:val="0"/>
      <w:divBdr>
        <w:top w:val="none" w:sz="0" w:space="0" w:color="auto"/>
        <w:left w:val="none" w:sz="0" w:space="0" w:color="auto"/>
        <w:bottom w:val="none" w:sz="0" w:space="0" w:color="auto"/>
        <w:right w:val="none" w:sz="0" w:space="0" w:color="auto"/>
      </w:divBdr>
    </w:div>
    <w:div w:id="1016272501">
      <w:bodyDiv w:val="1"/>
      <w:marLeft w:val="0"/>
      <w:marRight w:val="0"/>
      <w:marTop w:val="0"/>
      <w:marBottom w:val="0"/>
      <w:divBdr>
        <w:top w:val="none" w:sz="0" w:space="0" w:color="auto"/>
        <w:left w:val="none" w:sz="0" w:space="0" w:color="auto"/>
        <w:bottom w:val="none" w:sz="0" w:space="0" w:color="auto"/>
        <w:right w:val="none" w:sz="0" w:space="0" w:color="auto"/>
      </w:divBdr>
    </w:div>
    <w:div w:id="1016423281">
      <w:bodyDiv w:val="1"/>
      <w:marLeft w:val="0"/>
      <w:marRight w:val="0"/>
      <w:marTop w:val="0"/>
      <w:marBottom w:val="0"/>
      <w:divBdr>
        <w:top w:val="none" w:sz="0" w:space="0" w:color="auto"/>
        <w:left w:val="none" w:sz="0" w:space="0" w:color="auto"/>
        <w:bottom w:val="none" w:sz="0" w:space="0" w:color="auto"/>
        <w:right w:val="none" w:sz="0" w:space="0" w:color="auto"/>
      </w:divBdr>
    </w:div>
    <w:div w:id="1016424194">
      <w:bodyDiv w:val="1"/>
      <w:marLeft w:val="0"/>
      <w:marRight w:val="0"/>
      <w:marTop w:val="0"/>
      <w:marBottom w:val="0"/>
      <w:divBdr>
        <w:top w:val="none" w:sz="0" w:space="0" w:color="auto"/>
        <w:left w:val="none" w:sz="0" w:space="0" w:color="auto"/>
        <w:bottom w:val="none" w:sz="0" w:space="0" w:color="auto"/>
        <w:right w:val="none" w:sz="0" w:space="0" w:color="auto"/>
      </w:divBdr>
    </w:div>
    <w:div w:id="1017149379">
      <w:bodyDiv w:val="1"/>
      <w:marLeft w:val="0"/>
      <w:marRight w:val="0"/>
      <w:marTop w:val="0"/>
      <w:marBottom w:val="0"/>
      <w:divBdr>
        <w:top w:val="none" w:sz="0" w:space="0" w:color="auto"/>
        <w:left w:val="none" w:sz="0" w:space="0" w:color="auto"/>
        <w:bottom w:val="none" w:sz="0" w:space="0" w:color="auto"/>
        <w:right w:val="none" w:sz="0" w:space="0" w:color="auto"/>
      </w:divBdr>
    </w:div>
    <w:div w:id="1017275848">
      <w:bodyDiv w:val="1"/>
      <w:marLeft w:val="0"/>
      <w:marRight w:val="0"/>
      <w:marTop w:val="0"/>
      <w:marBottom w:val="0"/>
      <w:divBdr>
        <w:top w:val="none" w:sz="0" w:space="0" w:color="auto"/>
        <w:left w:val="none" w:sz="0" w:space="0" w:color="auto"/>
        <w:bottom w:val="none" w:sz="0" w:space="0" w:color="auto"/>
        <w:right w:val="none" w:sz="0" w:space="0" w:color="auto"/>
      </w:divBdr>
    </w:div>
    <w:div w:id="1017388322">
      <w:bodyDiv w:val="1"/>
      <w:marLeft w:val="0"/>
      <w:marRight w:val="0"/>
      <w:marTop w:val="0"/>
      <w:marBottom w:val="0"/>
      <w:divBdr>
        <w:top w:val="none" w:sz="0" w:space="0" w:color="auto"/>
        <w:left w:val="none" w:sz="0" w:space="0" w:color="auto"/>
        <w:bottom w:val="none" w:sz="0" w:space="0" w:color="auto"/>
        <w:right w:val="none" w:sz="0" w:space="0" w:color="auto"/>
      </w:divBdr>
      <w:divsChild>
        <w:div w:id="11759780">
          <w:marLeft w:val="480"/>
          <w:marRight w:val="0"/>
          <w:marTop w:val="0"/>
          <w:marBottom w:val="0"/>
          <w:divBdr>
            <w:top w:val="none" w:sz="0" w:space="0" w:color="auto"/>
            <w:left w:val="none" w:sz="0" w:space="0" w:color="auto"/>
            <w:bottom w:val="none" w:sz="0" w:space="0" w:color="auto"/>
            <w:right w:val="none" w:sz="0" w:space="0" w:color="auto"/>
          </w:divBdr>
        </w:div>
        <w:div w:id="46614817">
          <w:marLeft w:val="480"/>
          <w:marRight w:val="0"/>
          <w:marTop w:val="0"/>
          <w:marBottom w:val="0"/>
          <w:divBdr>
            <w:top w:val="none" w:sz="0" w:space="0" w:color="auto"/>
            <w:left w:val="none" w:sz="0" w:space="0" w:color="auto"/>
            <w:bottom w:val="none" w:sz="0" w:space="0" w:color="auto"/>
            <w:right w:val="none" w:sz="0" w:space="0" w:color="auto"/>
          </w:divBdr>
        </w:div>
        <w:div w:id="65034588">
          <w:marLeft w:val="480"/>
          <w:marRight w:val="0"/>
          <w:marTop w:val="0"/>
          <w:marBottom w:val="0"/>
          <w:divBdr>
            <w:top w:val="none" w:sz="0" w:space="0" w:color="auto"/>
            <w:left w:val="none" w:sz="0" w:space="0" w:color="auto"/>
            <w:bottom w:val="none" w:sz="0" w:space="0" w:color="auto"/>
            <w:right w:val="none" w:sz="0" w:space="0" w:color="auto"/>
          </w:divBdr>
        </w:div>
        <w:div w:id="65305320">
          <w:marLeft w:val="480"/>
          <w:marRight w:val="0"/>
          <w:marTop w:val="0"/>
          <w:marBottom w:val="0"/>
          <w:divBdr>
            <w:top w:val="none" w:sz="0" w:space="0" w:color="auto"/>
            <w:left w:val="none" w:sz="0" w:space="0" w:color="auto"/>
            <w:bottom w:val="none" w:sz="0" w:space="0" w:color="auto"/>
            <w:right w:val="none" w:sz="0" w:space="0" w:color="auto"/>
          </w:divBdr>
        </w:div>
        <w:div w:id="106707044">
          <w:marLeft w:val="480"/>
          <w:marRight w:val="0"/>
          <w:marTop w:val="0"/>
          <w:marBottom w:val="0"/>
          <w:divBdr>
            <w:top w:val="none" w:sz="0" w:space="0" w:color="auto"/>
            <w:left w:val="none" w:sz="0" w:space="0" w:color="auto"/>
            <w:bottom w:val="none" w:sz="0" w:space="0" w:color="auto"/>
            <w:right w:val="none" w:sz="0" w:space="0" w:color="auto"/>
          </w:divBdr>
        </w:div>
        <w:div w:id="112293591">
          <w:marLeft w:val="480"/>
          <w:marRight w:val="0"/>
          <w:marTop w:val="0"/>
          <w:marBottom w:val="0"/>
          <w:divBdr>
            <w:top w:val="none" w:sz="0" w:space="0" w:color="auto"/>
            <w:left w:val="none" w:sz="0" w:space="0" w:color="auto"/>
            <w:bottom w:val="none" w:sz="0" w:space="0" w:color="auto"/>
            <w:right w:val="none" w:sz="0" w:space="0" w:color="auto"/>
          </w:divBdr>
        </w:div>
        <w:div w:id="143812662">
          <w:marLeft w:val="480"/>
          <w:marRight w:val="0"/>
          <w:marTop w:val="0"/>
          <w:marBottom w:val="0"/>
          <w:divBdr>
            <w:top w:val="none" w:sz="0" w:space="0" w:color="auto"/>
            <w:left w:val="none" w:sz="0" w:space="0" w:color="auto"/>
            <w:bottom w:val="none" w:sz="0" w:space="0" w:color="auto"/>
            <w:right w:val="none" w:sz="0" w:space="0" w:color="auto"/>
          </w:divBdr>
        </w:div>
        <w:div w:id="248396335">
          <w:marLeft w:val="480"/>
          <w:marRight w:val="0"/>
          <w:marTop w:val="0"/>
          <w:marBottom w:val="0"/>
          <w:divBdr>
            <w:top w:val="none" w:sz="0" w:space="0" w:color="auto"/>
            <w:left w:val="none" w:sz="0" w:space="0" w:color="auto"/>
            <w:bottom w:val="none" w:sz="0" w:space="0" w:color="auto"/>
            <w:right w:val="none" w:sz="0" w:space="0" w:color="auto"/>
          </w:divBdr>
        </w:div>
        <w:div w:id="249777985">
          <w:marLeft w:val="480"/>
          <w:marRight w:val="0"/>
          <w:marTop w:val="0"/>
          <w:marBottom w:val="0"/>
          <w:divBdr>
            <w:top w:val="none" w:sz="0" w:space="0" w:color="auto"/>
            <w:left w:val="none" w:sz="0" w:space="0" w:color="auto"/>
            <w:bottom w:val="none" w:sz="0" w:space="0" w:color="auto"/>
            <w:right w:val="none" w:sz="0" w:space="0" w:color="auto"/>
          </w:divBdr>
        </w:div>
        <w:div w:id="251083084">
          <w:marLeft w:val="480"/>
          <w:marRight w:val="0"/>
          <w:marTop w:val="0"/>
          <w:marBottom w:val="0"/>
          <w:divBdr>
            <w:top w:val="none" w:sz="0" w:space="0" w:color="auto"/>
            <w:left w:val="none" w:sz="0" w:space="0" w:color="auto"/>
            <w:bottom w:val="none" w:sz="0" w:space="0" w:color="auto"/>
            <w:right w:val="none" w:sz="0" w:space="0" w:color="auto"/>
          </w:divBdr>
        </w:div>
        <w:div w:id="270667490">
          <w:marLeft w:val="480"/>
          <w:marRight w:val="0"/>
          <w:marTop w:val="0"/>
          <w:marBottom w:val="0"/>
          <w:divBdr>
            <w:top w:val="none" w:sz="0" w:space="0" w:color="auto"/>
            <w:left w:val="none" w:sz="0" w:space="0" w:color="auto"/>
            <w:bottom w:val="none" w:sz="0" w:space="0" w:color="auto"/>
            <w:right w:val="none" w:sz="0" w:space="0" w:color="auto"/>
          </w:divBdr>
        </w:div>
        <w:div w:id="315768634">
          <w:marLeft w:val="480"/>
          <w:marRight w:val="0"/>
          <w:marTop w:val="0"/>
          <w:marBottom w:val="0"/>
          <w:divBdr>
            <w:top w:val="none" w:sz="0" w:space="0" w:color="auto"/>
            <w:left w:val="none" w:sz="0" w:space="0" w:color="auto"/>
            <w:bottom w:val="none" w:sz="0" w:space="0" w:color="auto"/>
            <w:right w:val="none" w:sz="0" w:space="0" w:color="auto"/>
          </w:divBdr>
        </w:div>
        <w:div w:id="336231988">
          <w:marLeft w:val="480"/>
          <w:marRight w:val="0"/>
          <w:marTop w:val="0"/>
          <w:marBottom w:val="0"/>
          <w:divBdr>
            <w:top w:val="none" w:sz="0" w:space="0" w:color="auto"/>
            <w:left w:val="none" w:sz="0" w:space="0" w:color="auto"/>
            <w:bottom w:val="none" w:sz="0" w:space="0" w:color="auto"/>
            <w:right w:val="none" w:sz="0" w:space="0" w:color="auto"/>
          </w:divBdr>
        </w:div>
        <w:div w:id="349373615">
          <w:marLeft w:val="480"/>
          <w:marRight w:val="0"/>
          <w:marTop w:val="0"/>
          <w:marBottom w:val="0"/>
          <w:divBdr>
            <w:top w:val="none" w:sz="0" w:space="0" w:color="auto"/>
            <w:left w:val="none" w:sz="0" w:space="0" w:color="auto"/>
            <w:bottom w:val="none" w:sz="0" w:space="0" w:color="auto"/>
            <w:right w:val="none" w:sz="0" w:space="0" w:color="auto"/>
          </w:divBdr>
        </w:div>
        <w:div w:id="366760998">
          <w:marLeft w:val="480"/>
          <w:marRight w:val="0"/>
          <w:marTop w:val="0"/>
          <w:marBottom w:val="0"/>
          <w:divBdr>
            <w:top w:val="none" w:sz="0" w:space="0" w:color="auto"/>
            <w:left w:val="none" w:sz="0" w:space="0" w:color="auto"/>
            <w:bottom w:val="none" w:sz="0" w:space="0" w:color="auto"/>
            <w:right w:val="none" w:sz="0" w:space="0" w:color="auto"/>
          </w:divBdr>
        </w:div>
        <w:div w:id="371155675">
          <w:marLeft w:val="480"/>
          <w:marRight w:val="0"/>
          <w:marTop w:val="0"/>
          <w:marBottom w:val="0"/>
          <w:divBdr>
            <w:top w:val="none" w:sz="0" w:space="0" w:color="auto"/>
            <w:left w:val="none" w:sz="0" w:space="0" w:color="auto"/>
            <w:bottom w:val="none" w:sz="0" w:space="0" w:color="auto"/>
            <w:right w:val="none" w:sz="0" w:space="0" w:color="auto"/>
          </w:divBdr>
        </w:div>
        <w:div w:id="374739157">
          <w:marLeft w:val="480"/>
          <w:marRight w:val="0"/>
          <w:marTop w:val="0"/>
          <w:marBottom w:val="0"/>
          <w:divBdr>
            <w:top w:val="none" w:sz="0" w:space="0" w:color="auto"/>
            <w:left w:val="none" w:sz="0" w:space="0" w:color="auto"/>
            <w:bottom w:val="none" w:sz="0" w:space="0" w:color="auto"/>
            <w:right w:val="none" w:sz="0" w:space="0" w:color="auto"/>
          </w:divBdr>
        </w:div>
        <w:div w:id="393628476">
          <w:marLeft w:val="480"/>
          <w:marRight w:val="0"/>
          <w:marTop w:val="0"/>
          <w:marBottom w:val="0"/>
          <w:divBdr>
            <w:top w:val="none" w:sz="0" w:space="0" w:color="auto"/>
            <w:left w:val="none" w:sz="0" w:space="0" w:color="auto"/>
            <w:bottom w:val="none" w:sz="0" w:space="0" w:color="auto"/>
            <w:right w:val="none" w:sz="0" w:space="0" w:color="auto"/>
          </w:divBdr>
        </w:div>
        <w:div w:id="409742878">
          <w:marLeft w:val="480"/>
          <w:marRight w:val="0"/>
          <w:marTop w:val="0"/>
          <w:marBottom w:val="0"/>
          <w:divBdr>
            <w:top w:val="none" w:sz="0" w:space="0" w:color="auto"/>
            <w:left w:val="none" w:sz="0" w:space="0" w:color="auto"/>
            <w:bottom w:val="none" w:sz="0" w:space="0" w:color="auto"/>
            <w:right w:val="none" w:sz="0" w:space="0" w:color="auto"/>
          </w:divBdr>
        </w:div>
        <w:div w:id="432239751">
          <w:marLeft w:val="480"/>
          <w:marRight w:val="0"/>
          <w:marTop w:val="0"/>
          <w:marBottom w:val="0"/>
          <w:divBdr>
            <w:top w:val="none" w:sz="0" w:space="0" w:color="auto"/>
            <w:left w:val="none" w:sz="0" w:space="0" w:color="auto"/>
            <w:bottom w:val="none" w:sz="0" w:space="0" w:color="auto"/>
            <w:right w:val="none" w:sz="0" w:space="0" w:color="auto"/>
          </w:divBdr>
        </w:div>
        <w:div w:id="477846195">
          <w:marLeft w:val="480"/>
          <w:marRight w:val="0"/>
          <w:marTop w:val="0"/>
          <w:marBottom w:val="0"/>
          <w:divBdr>
            <w:top w:val="none" w:sz="0" w:space="0" w:color="auto"/>
            <w:left w:val="none" w:sz="0" w:space="0" w:color="auto"/>
            <w:bottom w:val="none" w:sz="0" w:space="0" w:color="auto"/>
            <w:right w:val="none" w:sz="0" w:space="0" w:color="auto"/>
          </w:divBdr>
        </w:div>
        <w:div w:id="556009569">
          <w:marLeft w:val="480"/>
          <w:marRight w:val="0"/>
          <w:marTop w:val="0"/>
          <w:marBottom w:val="0"/>
          <w:divBdr>
            <w:top w:val="none" w:sz="0" w:space="0" w:color="auto"/>
            <w:left w:val="none" w:sz="0" w:space="0" w:color="auto"/>
            <w:bottom w:val="none" w:sz="0" w:space="0" w:color="auto"/>
            <w:right w:val="none" w:sz="0" w:space="0" w:color="auto"/>
          </w:divBdr>
        </w:div>
        <w:div w:id="594703742">
          <w:marLeft w:val="480"/>
          <w:marRight w:val="0"/>
          <w:marTop w:val="0"/>
          <w:marBottom w:val="0"/>
          <w:divBdr>
            <w:top w:val="none" w:sz="0" w:space="0" w:color="auto"/>
            <w:left w:val="none" w:sz="0" w:space="0" w:color="auto"/>
            <w:bottom w:val="none" w:sz="0" w:space="0" w:color="auto"/>
            <w:right w:val="none" w:sz="0" w:space="0" w:color="auto"/>
          </w:divBdr>
        </w:div>
        <w:div w:id="663624117">
          <w:marLeft w:val="480"/>
          <w:marRight w:val="0"/>
          <w:marTop w:val="0"/>
          <w:marBottom w:val="0"/>
          <w:divBdr>
            <w:top w:val="none" w:sz="0" w:space="0" w:color="auto"/>
            <w:left w:val="none" w:sz="0" w:space="0" w:color="auto"/>
            <w:bottom w:val="none" w:sz="0" w:space="0" w:color="auto"/>
            <w:right w:val="none" w:sz="0" w:space="0" w:color="auto"/>
          </w:divBdr>
        </w:div>
        <w:div w:id="706760067">
          <w:marLeft w:val="480"/>
          <w:marRight w:val="0"/>
          <w:marTop w:val="0"/>
          <w:marBottom w:val="0"/>
          <w:divBdr>
            <w:top w:val="none" w:sz="0" w:space="0" w:color="auto"/>
            <w:left w:val="none" w:sz="0" w:space="0" w:color="auto"/>
            <w:bottom w:val="none" w:sz="0" w:space="0" w:color="auto"/>
            <w:right w:val="none" w:sz="0" w:space="0" w:color="auto"/>
          </w:divBdr>
        </w:div>
        <w:div w:id="707609822">
          <w:marLeft w:val="480"/>
          <w:marRight w:val="0"/>
          <w:marTop w:val="0"/>
          <w:marBottom w:val="0"/>
          <w:divBdr>
            <w:top w:val="none" w:sz="0" w:space="0" w:color="auto"/>
            <w:left w:val="none" w:sz="0" w:space="0" w:color="auto"/>
            <w:bottom w:val="none" w:sz="0" w:space="0" w:color="auto"/>
            <w:right w:val="none" w:sz="0" w:space="0" w:color="auto"/>
          </w:divBdr>
        </w:div>
        <w:div w:id="710304373">
          <w:marLeft w:val="480"/>
          <w:marRight w:val="0"/>
          <w:marTop w:val="0"/>
          <w:marBottom w:val="0"/>
          <w:divBdr>
            <w:top w:val="none" w:sz="0" w:space="0" w:color="auto"/>
            <w:left w:val="none" w:sz="0" w:space="0" w:color="auto"/>
            <w:bottom w:val="none" w:sz="0" w:space="0" w:color="auto"/>
            <w:right w:val="none" w:sz="0" w:space="0" w:color="auto"/>
          </w:divBdr>
        </w:div>
        <w:div w:id="757484031">
          <w:marLeft w:val="480"/>
          <w:marRight w:val="0"/>
          <w:marTop w:val="0"/>
          <w:marBottom w:val="0"/>
          <w:divBdr>
            <w:top w:val="none" w:sz="0" w:space="0" w:color="auto"/>
            <w:left w:val="none" w:sz="0" w:space="0" w:color="auto"/>
            <w:bottom w:val="none" w:sz="0" w:space="0" w:color="auto"/>
            <w:right w:val="none" w:sz="0" w:space="0" w:color="auto"/>
          </w:divBdr>
        </w:div>
        <w:div w:id="818769413">
          <w:marLeft w:val="480"/>
          <w:marRight w:val="0"/>
          <w:marTop w:val="0"/>
          <w:marBottom w:val="0"/>
          <w:divBdr>
            <w:top w:val="none" w:sz="0" w:space="0" w:color="auto"/>
            <w:left w:val="none" w:sz="0" w:space="0" w:color="auto"/>
            <w:bottom w:val="none" w:sz="0" w:space="0" w:color="auto"/>
            <w:right w:val="none" w:sz="0" w:space="0" w:color="auto"/>
          </w:divBdr>
        </w:div>
        <w:div w:id="831877350">
          <w:marLeft w:val="480"/>
          <w:marRight w:val="0"/>
          <w:marTop w:val="0"/>
          <w:marBottom w:val="0"/>
          <w:divBdr>
            <w:top w:val="none" w:sz="0" w:space="0" w:color="auto"/>
            <w:left w:val="none" w:sz="0" w:space="0" w:color="auto"/>
            <w:bottom w:val="none" w:sz="0" w:space="0" w:color="auto"/>
            <w:right w:val="none" w:sz="0" w:space="0" w:color="auto"/>
          </w:divBdr>
        </w:div>
        <w:div w:id="838809594">
          <w:marLeft w:val="480"/>
          <w:marRight w:val="0"/>
          <w:marTop w:val="0"/>
          <w:marBottom w:val="0"/>
          <w:divBdr>
            <w:top w:val="none" w:sz="0" w:space="0" w:color="auto"/>
            <w:left w:val="none" w:sz="0" w:space="0" w:color="auto"/>
            <w:bottom w:val="none" w:sz="0" w:space="0" w:color="auto"/>
            <w:right w:val="none" w:sz="0" w:space="0" w:color="auto"/>
          </w:divBdr>
        </w:div>
        <w:div w:id="855659174">
          <w:marLeft w:val="480"/>
          <w:marRight w:val="0"/>
          <w:marTop w:val="0"/>
          <w:marBottom w:val="0"/>
          <w:divBdr>
            <w:top w:val="none" w:sz="0" w:space="0" w:color="auto"/>
            <w:left w:val="none" w:sz="0" w:space="0" w:color="auto"/>
            <w:bottom w:val="none" w:sz="0" w:space="0" w:color="auto"/>
            <w:right w:val="none" w:sz="0" w:space="0" w:color="auto"/>
          </w:divBdr>
        </w:div>
        <w:div w:id="881483511">
          <w:marLeft w:val="480"/>
          <w:marRight w:val="0"/>
          <w:marTop w:val="0"/>
          <w:marBottom w:val="0"/>
          <w:divBdr>
            <w:top w:val="none" w:sz="0" w:space="0" w:color="auto"/>
            <w:left w:val="none" w:sz="0" w:space="0" w:color="auto"/>
            <w:bottom w:val="none" w:sz="0" w:space="0" w:color="auto"/>
            <w:right w:val="none" w:sz="0" w:space="0" w:color="auto"/>
          </w:divBdr>
        </w:div>
        <w:div w:id="901601154">
          <w:marLeft w:val="480"/>
          <w:marRight w:val="0"/>
          <w:marTop w:val="0"/>
          <w:marBottom w:val="0"/>
          <w:divBdr>
            <w:top w:val="none" w:sz="0" w:space="0" w:color="auto"/>
            <w:left w:val="none" w:sz="0" w:space="0" w:color="auto"/>
            <w:bottom w:val="none" w:sz="0" w:space="0" w:color="auto"/>
            <w:right w:val="none" w:sz="0" w:space="0" w:color="auto"/>
          </w:divBdr>
        </w:div>
        <w:div w:id="971403202">
          <w:marLeft w:val="480"/>
          <w:marRight w:val="0"/>
          <w:marTop w:val="0"/>
          <w:marBottom w:val="0"/>
          <w:divBdr>
            <w:top w:val="none" w:sz="0" w:space="0" w:color="auto"/>
            <w:left w:val="none" w:sz="0" w:space="0" w:color="auto"/>
            <w:bottom w:val="none" w:sz="0" w:space="0" w:color="auto"/>
            <w:right w:val="none" w:sz="0" w:space="0" w:color="auto"/>
          </w:divBdr>
        </w:div>
        <w:div w:id="986982434">
          <w:marLeft w:val="480"/>
          <w:marRight w:val="0"/>
          <w:marTop w:val="0"/>
          <w:marBottom w:val="0"/>
          <w:divBdr>
            <w:top w:val="none" w:sz="0" w:space="0" w:color="auto"/>
            <w:left w:val="none" w:sz="0" w:space="0" w:color="auto"/>
            <w:bottom w:val="none" w:sz="0" w:space="0" w:color="auto"/>
            <w:right w:val="none" w:sz="0" w:space="0" w:color="auto"/>
          </w:divBdr>
        </w:div>
        <w:div w:id="995107534">
          <w:marLeft w:val="480"/>
          <w:marRight w:val="0"/>
          <w:marTop w:val="0"/>
          <w:marBottom w:val="0"/>
          <w:divBdr>
            <w:top w:val="none" w:sz="0" w:space="0" w:color="auto"/>
            <w:left w:val="none" w:sz="0" w:space="0" w:color="auto"/>
            <w:bottom w:val="none" w:sz="0" w:space="0" w:color="auto"/>
            <w:right w:val="none" w:sz="0" w:space="0" w:color="auto"/>
          </w:divBdr>
        </w:div>
      </w:divsChild>
    </w:div>
    <w:div w:id="1017580951">
      <w:bodyDiv w:val="1"/>
      <w:marLeft w:val="0"/>
      <w:marRight w:val="0"/>
      <w:marTop w:val="0"/>
      <w:marBottom w:val="0"/>
      <w:divBdr>
        <w:top w:val="none" w:sz="0" w:space="0" w:color="auto"/>
        <w:left w:val="none" w:sz="0" w:space="0" w:color="auto"/>
        <w:bottom w:val="none" w:sz="0" w:space="0" w:color="auto"/>
        <w:right w:val="none" w:sz="0" w:space="0" w:color="auto"/>
      </w:divBdr>
    </w:div>
    <w:div w:id="1017660989">
      <w:bodyDiv w:val="1"/>
      <w:marLeft w:val="0"/>
      <w:marRight w:val="0"/>
      <w:marTop w:val="0"/>
      <w:marBottom w:val="0"/>
      <w:divBdr>
        <w:top w:val="none" w:sz="0" w:space="0" w:color="auto"/>
        <w:left w:val="none" w:sz="0" w:space="0" w:color="auto"/>
        <w:bottom w:val="none" w:sz="0" w:space="0" w:color="auto"/>
        <w:right w:val="none" w:sz="0" w:space="0" w:color="auto"/>
      </w:divBdr>
    </w:div>
    <w:div w:id="1017733577">
      <w:bodyDiv w:val="1"/>
      <w:marLeft w:val="0"/>
      <w:marRight w:val="0"/>
      <w:marTop w:val="0"/>
      <w:marBottom w:val="0"/>
      <w:divBdr>
        <w:top w:val="none" w:sz="0" w:space="0" w:color="auto"/>
        <w:left w:val="none" w:sz="0" w:space="0" w:color="auto"/>
        <w:bottom w:val="none" w:sz="0" w:space="0" w:color="auto"/>
        <w:right w:val="none" w:sz="0" w:space="0" w:color="auto"/>
      </w:divBdr>
    </w:div>
    <w:div w:id="1017735190">
      <w:bodyDiv w:val="1"/>
      <w:marLeft w:val="0"/>
      <w:marRight w:val="0"/>
      <w:marTop w:val="0"/>
      <w:marBottom w:val="0"/>
      <w:divBdr>
        <w:top w:val="none" w:sz="0" w:space="0" w:color="auto"/>
        <w:left w:val="none" w:sz="0" w:space="0" w:color="auto"/>
        <w:bottom w:val="none" w:sz="0" w:space="0" w:color="auto"/>
        <w:right w:val="none" w:sz="0" w:space="0" w:color="auto"/>
      </w:divBdr>
    </w:div>
    <w:div w:id="1017851218">
      <w:bodyDiv w:val="1"/>
      <w:marLeft w:val="0"/>
      <w:marRight w:val="0"/>
      <w:marTop w:val="0"/>
      <w:marBottom w:val="0"/>
      <w:divBdr>
        <w:top w:val="none" w:sz="0" w:space="0" w:color="auto"/>
        <w:left w:val="none" w:sz="0" w:space="0" w:color="auto"/>
        <w:bottom w:val="none" w:sz="0" w:space="0" w:color="auto"/>
        <w:right w:val="none" w:sz="0" w:space="0" w:color="auto"/>
      </w:divBdr>
    </w:div>
    <w:div w:id="1018040135">
      <w:bodyDiv w:val="1"/>
      <w:marLeft w:val="0"/>
      <w:marRight w:val="0"/>
      <w:marTop w:val="0"/>
      <w:marBottom w:val="0"/>
      <w:divBdr>
        <w:top w:val="none" w:sz="0" w:space="0" w:color="auto"/>
        <w:left w:val="none" w:sz="0" w:space="0" w:color="auto"/>
        <w:bottom w:val="none" w:sz="0" w:space="0" w:color="auto"/>
        <w:right w:val="none" w:sz="0" w:space="0" w:color="auto"/>
      </w:divBdr>
    </w:div>
    <w:div w:id="1018115048">
      <w:bodyDiv w:val="1"/>
      <w:marLeft w:val="0"/>
      <w:marRight w:val="0"/>
      <w:marTop w:val="0"/>
      <w:marBottom w:val="0"/>
      <w:divBdr>
        <w:top w:val="none" w:sz="0" w:space="0" w:color="auto"/>
        <w:left w:val="none" w:sz="0" w:space="0" w:color="auto"/>
        <w:bottom w:val="none" w:sz="0" w:space="0" w:color="auto"/>
        <w:right w:val="none" w:sz="0" w:space="0" w:color="auto"/>
      </w:divBdr>
    </w:div>
    <w:div w:id="1018312854">
      <w:bodyDiv w:val="1"/>
      <w:marLeft w:val="0"/>
      <w:marRight w:val="0"/>
      <w:marTop w:val="0"/>
      <w:marBottom w:val="0"/>
      <w:divBdr>
        <w:top w:val="none" w:sz="0" w:space="0" w:color="auto"/>
        <w:left w:val="none" w:sz="0" w:space="0" w:color="auto"/>
        <w:bottom w:val="none" w:sz="0" w:space="0" w:color="auto"/>
        <w:right w:val="none" w:sz="0" w:space="0" w:color="auto"/>
      </w:divBdr>
    </w:div>
    <w:div w:id="1018700509">
      <w:bodyDiv w:val="1"/>
      <w:marLeft w:val="0"/>
      <w:marRight w:val="0"/>
      <w:marTop w:val="0"/>
      <w:marBottom w:val="0"/>
      <w:divBdr>
        <w:top w:val="none" w:sz="0" w:space="0" w:color="auto"/>
        <w:left w:val="none" w:sz="0" w:space="0" w:color="auto"/>
        <w:bottom w:val="none" w:sz="0" w:space="0" w:color="auto"/>
        <w:right w:val="none" w:sz="0" w:space="0" w:color="auto"/>
      </w:divBdr>
    </w:div>
    <w:div w:id="1018777386">
      <w:bodyDiv w:val="1"/>
      <w:marLeft w:val="0"/>
      <w:marRight w:val="0"/>
      <w:marTop w:val="0"/>
      <w:marBottom w:val="0"/>
      <w:divBdr>
        <w:top w:val="none" w:sz="0" w:space="0" w:color="auto"/>
        <w:left w:val="none" w:sz="0" w:space="0" w:color="auto"/>
        <w:bottom w:val="none" w:sz="0" w:space="0" w:color="auto"/>
        <w:right w:val="none" w:sz="0" w:space="0" w:color="auto"/>
      </w:divBdr>
      <w:divsChild>
        <w:div w:id="25764170">
          <w:marLeft w:val="480"/>
          <w:marRight w:val="0"/>
          <w:marTop w:val="0"/>
          <w:marBottom w:val="0"/>
          <w:divBdr>
            <w:top w:val="none" w:sz="0" w:space="0" w:color="auto"/>
            <w:left w:val="none" w:sz="0" w:space="0" w:color="auto"/>
            <w:bottom w:val="none" w:sz="0" w:space="0" w:color="auto"/>
            <w:right w:val="none" w:sz="0" w:space="0" w:color="auto"/>
          </w:divBdr>
        </w:div>
        <w:div w:id="57166617">
          <w:marLeft w:val="480"/>
          <w:marRight w:val="0"/>
          <w:marTop w:val="0"/>
          <w:marBottom w:val="0"/>
          <w:divBdr>
            <w:top w:val="none" w:sz="0" w:space="0" w:color="auto"/>
            <w:left w:val="none" w:sz="0" w:space="0" w:color="auto"/>
            <w:bottom w:val="none" w:sz="0" w:space="0" w:color="auto"/>
            <w:right w:val="none" w:sz="0" w:space="0" w:color="auto"/>
          </w:divBdr>
        </w:div>
        <w:div w:id="96758858">
          <w:marLeft w:val="480"/>
          <w:marRight w:val="0"/>
          <w:marTop w:val="0"/>
          <w:marBottom w:val="0"/>
          <w:divBdr>
            <w:top w:val="none" w:sz="0" w:space="0" w:color="auto"/>
            <w:left w:val="none" w:sz="0" w:space="0" w:color="auto"/>
            <w:bottom w:val="none" w:sz="0" w:space="0" w:color="auto"/>
            <w:right w:val="none" w:sz="0" w:space="0" w:color="auto"/>
          </w:divBdr>
        </w:div>
        <w:div w:id="117260864">
          <w:marLeft w:val="480"/>
          <w:marRight w:val="0"/>
          <w:marTop w:val="0"/>
          <w:marBottom w:val="0"/>
          <w:divBdr>
            <w:top w:val="none" w:sz="0" w:space="0" w:color="auto"/>
            <w:left w:val="none" w:sz="0" w:space="0" w:color="auto"/>
            <w:bottom w:val="none" w:sz="0" w:space="0" w:color="auto"/>
            <w:right w:val="none" w:sz="0" w:space="0" w:color="auto"/>
          </w:divBdr>
        </w:div>
        <w:div w:id="143399906">
          <w:marLeft w:val="480"/>
          <w:marRight w:val="0"/>
          <w:marTop w:val="0"/>
          <w:marBottom w:val="0"/>
          <w:divBdr>
            <w:top w:val="none" w:sz="0" w:space="0" w:color="auto"/>
            <w:left w:val="none" w:sz="0" w:space="0" w:color="auto"/>
            <w:bottom w:val="none" w:sz="0" w:space="0" w:color="auto"/>
            <w:right w:val="none" w:sz="0" w:space="0" w:color="auto"/>
          </w:divBdr>
        </w:div>
        <w:div w:id="152067834">
          <w:marLeft w:val="480"/>
          <w:marRight w:val="0"/>
          <w:marTop w:val="0"/>
          <w:marBottom w:val="0"/>
          <w:divBdr>
            <w:top w:val="none" w:sz="0" w:space="0" w:color="auto"/>
            <w:left w:val="none" w:sz="0" w:space="0" w:color="auto"/>
            <w:bottom w:val="none" w:sz="0" w:space="0" w:color="auto"/>
            <w:right w:val="none" w:sz="0" w:space="0" w:color="auto"/>
          </w:divBdr>
        </w:div>
        <w:div w:id="176580790">
          <w:marLeft w:val="480"/>
          <w:marRight w:val="0"/>
          <w:marTop w:val="0"/>
          <w:marBottom w:val="0"/>
          <w:divBdr>
            <w:top w:val="none" w:sz="0" w:space="0" w:color="auto"/>
            <w:left w:val="none" w:sz="0" w:space="0" w:color="auto"/>
            <w:bottom w:val="none" w:sz="0" w:space="0" w:color="auto"/>
            <w:right w:val="none" w:sz="0" w:space="0" w:color="auto"/>
          </w:divBdr>
        </w:div>
        <w:div w:id="177934056">
          <w:marLeft w:val="480"/>
          <w:marRight w:val="0"/>
          <w:marTop w:val="0"/>
          <w:marBottom w:val="0"/>
          <w:divBdr>
            <w:top w:val="none" w:sz="0" w:space="0" w:color="auto"/>
            <w:left w:val="none" w:sz="0" w:space="0" w:color="auto"/>
            <w:bottom w:val="none" w:sz="0" w:space="0" w:color="auto"/>
            <w:right w:val="none" w:sz="0" w:space="0" w:color="auto"/>
          </w:divBdr>
        </w:div>
        <w:div w:id="237986130">
          <w:marLeft w:val="480"/>
          <w:marRight w:val="0"/>
          <w:marTop w:val="0"/>
          <w:marBottom w:val="0"/>
          <w:divBdr>
            <w:top w:val="none" w:sz="0" w:space="0" w:color="auto"/>
            <w:left w:val="none" w:sz="0" w:space="0" w:color="auto"/>
            <w:bottom w:val="none" w:sz="0" w:space="0" w:color="auto"/>
            <w:right w:val="none" w:sz="0" w:space="0" w:color="auto"/>
          </w:divBdr>
        </w:div>
        <w:div w:id="242226383">
          <w:marLeft w:val="480"/>
          <w:marRight w:val="0"/>
          <w:marTop w:val="0"/>
          <w:marBottom w:val="0"/>
          <w:divBdr>
            <w:top w:val="none" w:sz="0" w:space="0" w:color="auto"/>
            <w:left w:val="none" w:sz="0" w:space="0" w:color="auto"/>
            <w:bottom w:val="none" w:sz="0" w:space="0" w:color="auto"/>
            <w:right w:val="none" w:sz="0" w:space="0" w:color="auto"/>
          </w:divBdr>
        </w:div>
        <w:div w:id="255360141">
          <w:marLeft w:val="480"/>
          <w:marRight w:val="0"/>
          <w:marTop w:val="0"/>
          <w:marBottom w:val="0"/>
          <w:divBdr>
            <w:top w:val="none" w:sz="0" w:space="0" w:color="auto"/>
            <w:left w:val="none" w:sz="0" w:space="0" w:color="auto"/>
            <w:bottom w:val="none" w:sz="0" w:space="0" w:color="auto"/>
            <w:right w:val="none" w:sz="0" w:space="0" w:color="auto"/>
          </w:divBdr>
        </w:div>
        <w:div w:id="264656144">
          <w:marLeft w:val="480"/>
          <w:marRight w:val="0"/>
          <w:marTop w:val="0"/>
          <w:marBottom w:val="0"/>
          <w:divBdr>
            <w:top w:val="none" w:sz="0" w:space="0" w:color="auto"/>
            <w:left w:val="none" w:sz="0" w:space="0" w:color="auto"/>
            <w:bottom w:val="none" w:sz="0" w:space="0" w:color="auto"/>
            <w:right w:val="none" w:sz="0" w:space="0" w:color="auto"/>
          </w:divBdr>
        </w:div>
        <w:div w:id="269437568">
          <w:marLeft w:val="480"/>
          <w:marRight w:val="0"/>
          <w:marTop w:val="0"/>
          <w:marBottom w:val="0"/>
          <w:divBdr>
            <w:top w:val="none" w:sz="0" w:space="0" w:color="auto"/>
            <w:left w:val="none" w:sz="0" w:space="0" w:color="auto"/>
            <w:bottom w:val="none" w:sz="0" w:space="0" w:color="auto"/>
            <w:right w:val="none" w:sz="0" w:space="0" w:color="auto"/>
          </w:divBdr>
        </w:div>
        <w:div w:id="279411254">
          <w:marLeft w:val="480"/>
          <w:marRight w:val="0"/>
          <w:marTop w:val="0"/>
          <w:marBottom w:val="0"/>
          <w:divBdr>
            <w:top w:val="none" w:sz="0" w:space="0" w:color="auto"/>
            <w:left w:val="none" w:sz="0" w:space="0" w:color="auto"/>
            <w:bottom w:val="none" w:sz="0" w:space="0" w:color="auto"/>
            <w:right w:val="none" w:sz="0" w:space="0" w:color="auto"/>
          </w:divBdr>
        </w:div>
        <w:div w:id="282660119">
          <w:marLeft w:val="480"/>
          <w:marRight w:val="0"/>
          <w:marTop w:val="0"/>
          <w:marBottom w:val="0"/>
          <w:divBdr>
            <w:top w:val="none" w:sz="0" w:space="0" w:color="auto"/>
            <w:left w:val="none" w:sz="0" w:space="0" w:color="auto"/>
            <w:bottom w:val="none" w:sz="0" w:space="0" w:color="auto"/>
            <w:right w:val="none" w:sz="0" w:space="0" w:color="auto"/>
          </w:divBdr>
        </w:div>
        <w:div w:id="294483368">
          <w:marLeft w:val="480"/>
          <w:marRight w:val="0"/>
          <w:marTop w:val="0"/>
          <w:marBottom w:val="0"/>
          <w:divBdr>
            <w:top w:val="none" w:sz="0" w:space="0" w:color="auto"/>
            <w:left w:val="none" w:sz="0" w:space="0" w:color="auto"/>
            <w:bottom w:val="none" w:sz="0" w:space="0" w:color="auto"/>
            <w:right w:val="none" w:sz="0" w:space="0" w:color="auto"/>
          </w:divBdr>
        </w:div>
        <w:div w:id="307174750">
          <w:marLeft w:val="480"/>
          <w:marRight w:val="0"/>
          <w:marTop w:val="0"/>
          <w:marBottom w:val="0"/>
          <w:divBdr>
            <w:top w:val="none" w:sz="0" w:space="0" w:color="auto"/>
            <w:left w:val="none" w:sz="0" w:space="0" w:color="auto"/>
            <w:bottom w:val="none" w:sz="0" w:space="0" w:color="auto"/>
            <w:right w:val="none" w:sz="0" w:space="0" w:color="auto"/>
          </w:divBdr>
        </w:div>
        <w:div w:id="309869396">
          <w:marLeft w:val="480"/>
          <w:marRight w:val="0"/>
          <w:marTop w:val="0"/>
          <w:marBottom w:val="0"/>
          <w:divBdr>
            <w:top w:val="none" w:sz="0" w:space="0" w:color="auto"/>
            <w:left w:val="none" w:sz="0" w:space="0" w:color="auto"/>
            <w:bottom w:val="none" w:sz="0" w:space="0" w:color="auto"/>
            <w:right w:val="none" w:sz="0" w:space="0" w:color="auto"/>
          </w:divBdr>
        </w:div>
        <w:div w:id="331838921">
          <w:marLeft w:val="480"/>
          <w:marRight w:val="0"/>
          <w:marTop w:val="0"/>
          <w:marBottom w:val="0"/>
          <w:divBdr>
            <w:top w:val="none" w:sz="0" w:space="0" w:color="auto"/>
            <w:left w:val="none" w:sz="0" w:space="0" w:color="auto"/>
            <w:bottom w:val="none" w:sz="0" w:space="0" w:color="auto"/>
            <w:right w:val="none" w:sz="0" w:space="0" w:color="auto"/>
          </w:divBdr>
        </w:div>
        <w:div w:id="368605663">
          <w:marLeft w:val="480"/>
          <w:marRight w:val="0"/>
          <w:marTop w:val="0"/>
          <w:marBottom w:val="0"/>
          <w:divBdr>
            <w:top w:val="none" w:sz="0" w:space="0" w:color="auto"/>
            <w:left w:val="none" w:sz="0" w:space="0" w:color="auto"/>
            <w:bottom w:val="none" w:sz="0" w:space="0" w:color="auto"/>
            <w:right w:val="none" w:sz="0" w:space="0" w:color="auto"/>
          </w:divBdr>
        </w:div>
        <w:div w:id="409741343">
          <w:marLeft w:val="480"/>
          <w:marRight w:val="0"/>
          <w:marTop w:val="0"/>
          <w:marBottom w:val="0"/>
          <w:divBdr>
            <w:top w:val="none" w:sz="0" w:space="0" w:color="auto"/>
            <w:left w:val="none" w:sz="0" w:space="0" w:color="auto"/>
            <w:bottom w:val="none" w:sz="0" w:space="0" w:color="auto"/>
            <w:right w:val="none" w:sz="0" w:space="0" w:color="auto"/>
          </w:divBdr>
        </w:div>
        <w:div w:id="417484473">
          <w:marLeft w:val="480"/>
          <w:marRight w:val="0"/>
          <w:marTop w:val="0"/>
          <w:marBottom w:val="0"/>
          <w:divBdr>
            <w:top w:val="none" w:sz="0" w:space="0" w:color="auto"/>
            <w:left w:val="none" w:sz="0" w:space="0" w:color="auto"/>
            <w:bottom w:val="none" w:sz="0" w:space="0" w:color="auto"/>
            <w:right w:val="none" w:sz="0" w:space="0" w:color="auto"/>
          </w:divBdr>
        </w:div>
        <w:div w:id="419374553">
          <w:marLeft w:val="480"/>
          <w:marRight w:val="0"/>
          <w:marTop w:val="0"/>
          <w:marBottom w:val="0"/>
          <w:divBdr>
            <w:top w:val="none" w:sz="0" w:space="0" w:color="auto"/>
            <w:left w:val="none" w:sz="0" w:space="0" w:color="auto"/>
            <w:bottom w:val="none" w:sz="0" w:space="0" w:color="auto"/>
            <w:right w:val="none" w:sz="0" w:space="0" w:color="auto"/>
          </w:divBdr>
        </w:div>
        <w:div w:id="441649900">
          <w:marLeft w:val="480"/>
          <w:marRight w:val="0"/>
          <w:marTop w:val="0"/>
          <w:marBottom w:val="0"/>
          <w:divBdr>
            <w:top w:val="none" w:sz="0" w:space="0" w:color="auto"/>
            <w:left w:val="none" w:sz="0" w:space="0" w:color="auto"/>
            <w:bottom w:val="none" w:sz="0" w:space="0" w:color="auto"/>
            <w:right w:val="none" w:sz="0" w:space="0" w:color="auto"/>
          </w:divBdr>
        </w:div>
        <w:div w:id="474639132">
          <w:marLeft w:val="480"/>
          <w:marRight w:val="0"/>
          <w:marTop w:val="0"/>
          <w:marBottom w:val="0"/>
          <w:divBdr>
            <w:top w:val="none" w:sz="0" w:space="0" w:color="auto"/>
            <w:left w:val="none" w:sz="0" w:space="0" w:color="auto"/>
            <w:bottom w:val="none" w:sz="0" w:space="0" w:color="auto"/>
            <w:right w:val="none" w:sz="0" w:space="0" w:color="auto"/>
          </w:divBdr>
        </w:div>
        <w:div w:id="484055835">
          <w:marLeft w:val="480"/>
          <w:marRight w:val="0"/>
          <w:marTop w:val="0"/>
          <w:marBottom w:val="0"/>
          <w:divBdr>
            <w:top w:val="none" w:sz="0" w:space="0" w:color="auto"/>
            <w:left w:val="none" w:sz="0" w:space="0" w:color="auto"/>
            <w:bottom w:val="none" w:sz="0" w:space="0" w:color="auto"/>
            <w:right w:val="none" w:sz="0" w:space="0" w:color="auto"/>
          </w:divBdr>
        </w:div>
        <w:div w:id="515733870">
          <w:marLeft w:val="480"/>
          <w:marRight w:val="0"/>
          <w:marTop w:val="0"/>
          <w:marBottom w:val="0"/>
          <w:divBdr>
            <w:top w:val="none" w:sz="0" w:space="0" w:color="auto"/>
            <w:left w:val="none" w:sz="0" w:space="0" w:color="auto"/>
            <w:bottom w:val="none" w:sz="0" w:space="0" w:color="auto"/>
            <w:right w:val="none" w:sz="0" w:space="0" w:color="auto"/>
          </w:divBdr>
        </w:div>
        <w:div w:id="528761051">
          <w:marLeft w:val="480"/>
          <w:marRight w:val="0"/>
          <w:marTop w:val="0"/>
          <w:marBottom w:val="0"/>
          <w:divBdr>
            <w:top w:val="none" w:sz="0" w:space="0" w:color="auto"/>
            <w:left w:val="none" w:sz="0" w:space="0" w:color="auto"/>
            <w:bottom w:val="none" w:sz="0" w:space="0" w:color="auto"/>
            <w:right w:val="none" w:sz="0" w:space="0" w:color="auto"/>
          </w:divBdr>
        </w:div>
        <w:div w:id="539245354">
          <w:marLeft w:val="480"/>
          <w:marRight w:val="0"/>
          <w:marTop w:val="0"/>
          <w:marBottom w:val="0"/>
          <w:divBdr>
            <w:top w:val="none" w:sz="0" w:space="0" w:color="auto"/>
            <w:left w:val="none" w:sz="0" w:space="0" w:color="auto"/>
            <w:bottom w:val="none" w:sz="0" w:space="0" w:color="auto"/>
            <w:right w:val="none" w:sz="0" w:space="0" w:color="auto"/>
          </w:divBdr>
        </w:div>
        <w:div w:id="545531762">
          <w:marLeft w:val="480"/>
          <w:marRight w:val="0"/>
          <w:marTop w:val="0"/>
          <w:marBottom w:val="0"/>
          <w:divBdr>
            <w:top w:val="none" w:sz="0" w:space="0" w:color="auto"/>
            <w:left w:val="none" w:sz="0" w:space="0" w:color="auto"/>
            <w:bottom w:val="none" w:sz="0" w:space="0" w:color="auto"/>
            <w:right w:val="none" w:sz="0" w:space="0" w:color="auto"/>
          </w:divBdr>
        </w:div>
        <w:div w:id="609777735">
          <w:marLeft w:val="480"/>
          <w:marRight w:val="0"/>
          <w:marTop w:val="0"/>
          <w:marBottom w:val="0"/>
          <w:divBdr>
            <w:top w:val="none" w:sz="0" w:space="0" w:color="auto"/>
            <w:left w:val="none" w:sz="0" w:space="0" w:color="auto"/>
            <w:bottom w:val="none" w:sz="0" w:space="0" w:color="auto"/>
            <w:right w:val="none" w:sz="0" w:space="0" w:color="auto"/>
          </w:divBdr>
        </w:div>
        <w:div w:id="613438561">
          <w:marLeft w:val="480"/>
          <w:marRight w:val="0"/>
          <w:marTop w:val="0"/>
          <w:marBottom w:val="0"/>
          <w:divBdr>
            <w:top w:val="none" w:sz="0" w:space="0" w:color="auto"/>
            <w:left w:val="none" w:sz="0" w:space="0" w:color="auto"/>
            <w:bottom w:val="none" w:sz="0" w:space="0" w:color="auto"/>
            <w:right w:val="none" w:sz="0" w:space="0" w:color="auto"/>
          </w:divBdr>
        </w:div>
        <w:div w:id="635335560">
          <w:marLeft w:val="480"/>
          <w:marRight w:val="0"/>
          <w:marTop w:val="0"/>
          <w:marBottom w:val="0"/>
          <w:divBdr>
            <w:top w:val="none" w:sz="0" w:space="0" w:color="auto"/>
            <w:left w:val="none" w:sz="0" w:space="0" w:color="auto"/>
            <w:bottom w:val="none" w:sz="0" w:space="0" w:color="auto"/>
            <w:right w:val="none" w:sz="0" w:space="0" w:color="auto"/>
          </w:divBdr>
        </w:div>
        <w:div w:id="646251537">
          <w:marLeft w:val="480"/>
          <w:marRight w:val="0"/>
          <w:marTop w:val="0"/>
          <w:marBottom w:val="0"/>
          <w:divBdr>
            <w:top w:val="none" w:sz="0" w:space="0" w:color="auto"/>
            <w:left w:val="none" w:sz="0" w:space="0" w:color="auto"/>
            <w:bottom w:val="none" w:sz="0" w:space="0" w:color="auto"/>
            <w:right w:val="none" w:sz="0" w:space="0" w:color="auto"/>
          </w:divBdr>
        </w:div>
        <w:div w:id="655259272">
          <w:marLeft w:val="480"/>
          <w:marRight w:val="0"/>
          <w:marTop w:val="0"/>
          <w:marBottom w:val="0"/>
          <w:divBdr>
            <w:top w:val="none" w:sz="0" w:space="0" w:color="auto"/>
            <w:left w:val="none" w:sz="0" w:space="0" w:color="auto"/>
            <w:bottom w:val="none" w:sz="0" w:space="0" w:color="auto"/>
            <w:right w:val="none" w:sz="0" w:space="0" w:color="auto"/>
          </w:divBdr>
        </w:div>
        <w:div w:id="663047676">
          <w:marLeft w:val="480"/>
          <w:marRight w:val="0"/>
          <w:marTop w:val="0"/>
          <w:marBottom w:val="0"/>
          <w:divBdr>
            <w:top w:val="none" w:sz="0" w:space="0" w:color="auto"/>
            <w:left w:val="none" w:sz="0" w:space="0" w:color="auto"/>
            <w:bottom w:val="none" w:sz="0" w:space="0" w:color="auto"/>
            <w:right w:val="none" w:sz="0" w:space="0" w:color="auto"/>
          </w:divBdr>
        </w:div>
        <w:div w:id="699429716">
          <w:marLeft w:val="480"/>
          <w:marRight w:val="0"/>
          <w:marTop w:val="0"/>
          <w:marBottom w:val="0"/>
          <w:divBdr>
            <w:top w:val="none" w:sz="0" w:space="0" w:color="auto"/>
            <w:left w:val="none" w:sz="0" w:space="0" w:color="auto"/>
            <w:bottom w:val="none" w:sz="0" w:space="0" w:color="auto"/>
            <w:right w:val="none" w:sz="0" w:space="0" w:color="auto"/>
          </w:divBdr>
        </w:div>
        <w:div w:id="726296163">
          <w:marLeft w:val="480"/>
          <w:marRight w:val="0"/>
          <w:marTop w:val="0"/>
          <w:marBottom w:val="0"/>
          <w:divBdr>
            <w:top w:val="none" w:sz="0" w:space="0" w:color="auto"/>
            <w:left w:val="none" w:sz="0" w:space="0" w:color="auto"/>
            <w:bottom w:val="none" w:sz="0" w:space="0" w:color="auto"/>
            <w:right w:val="none" w:sz="0" w:space="0" w:color="auto"/>
          </w:divBdr>
        </w:div>
        <w:div w:id="749817848">
          <w:marLeft w:val="480"/>
          <w:marRight w:val="0"/>
          <w:marTop w:val="0"/>
          <w:marBottom w:val="0"/>
          <w:divBdr>
            <w:top w:val="none" w:sz="0" w:space="0" w:color="auto"/>
            <w:left w:val="none" w:sz="0" w:space="0" w:color="auto"/>
            <w:bottom w:val="none" w:sz="0" w:space="0" w:color="auto"/>
            <w:right w:val="none" w:sz="0" w:space="0" w:color="auto"/>
          </w:divBdr>
        </w:div>
        <w:div w:id="753357267">
          <w:marLeft w:val="480"/>
          <w:marRight w:val="0"/>
          <w:marTop w:val="0"/>
          <w:marBottom w:val="0"/>
          <w:divBdr>
            <w:top w:val="none" w:sz="0" w:space="0" w:color="auto"/>
            <w:left w:val="none" w:sz="0" w:space="0" w:color="auto"/>
            <w:bottom w:val="none" w:sz="0" w:space="0" w:color="auto"/>
            <w:right w:val="none" w:sz="0" w:space="0" w:color="auto"/>
          </w:divBdr>
        </w:div>
        <w:div w:id="766970159">
          <w:marLeft w:val="480"/>
          <w:marRight w:val="0"/>
          <w:marTop w:val="0"/>
          <w:marBottom w:val="0"/>
          <w:divBdr>
            <w:top w:val="none" w:sz="0" w:space="0" w:color="auto"/>
            <w:left w:val="none" w:sz="0" w:space="0" w:color="auto"/>
            <w:bottom w:val="none" w:sz="0" w:space="0" w:color="auto"/>
            <w:right w:val="none" w:sz="0" w:space="0" w:color="auto"/>
          </w:divBdr>
        </w:div>
        <w:div w:id="793450611">
          <w:marLeft w:val="480"/>
          <w:marRight w:val="0"/>
          <w:marTop w:val="0"/>
          <w:marBottom w:val="0"/>
          <w:divBdr>
            <w:top w:val="none" w:sz="0" w:space="0" w:color="auto"/>
            <w:left w:val="none" w:sz="0" w:space="0" w:color="auto"/>
            <w:bottom w:val="none" w:sz="0" w:space="0" w:color="auto"/>
            <w:right w:val="none" w:sz="0" w:space="0" w:color="auto"/>
          </w:divBdr>
        </w:div>
        <w:div w:id="797720592">
          <w:marLeft w:val="480"/>
          <w:marRight w:val="0"/>
          <w:marTop w:val="0"/>
          <w:marBottom w:val="0"/>
          <w:divBdr>
            <w:top w:val="none" w:sz="0" w:space="0" w:color="auto"/>
            <w:left w:val="none" w:sz="0" w:space="0" w:color="auto"/>
            <w:bottom w:val="none" w:sz="0" w:space="0" w:color="auto"/>
            <w:right w:val="none" w:sz="0" w:space="0" w:color="auto"/>
          </w:divBdr>
        </w:div>
        <w:div w:id="805859582">
          <w:marLeft w:val="480"/>
          <w:marRight w:val="0"/>
          <w:marTop w:val="0"/>
          <w:marBottom w:val="0"/>
          <w:divBdr>
            <w:top w:val="none" w:sz="0" w:space="0" w:color="auto"/>
            <w:left w:val="none" w:sz="0" w:space="0" w:color="auto"/>
            <w:bottom w:val="none" w:sz="0" w:space="0" w:color="auto"/>
            <w:right w:val="none" w:sz="0" w:space="0" w:color="auto"/>
          </w:divBdr>
        </w:div>
        <w:div w:id="832061075">
          <w:marLeft w:val="480"/>
          <w:marRight w:val="0"/>
          <w:marTop w:val="0"/>
          <w:marBottom w:val="0"/>
          <w:divBdr>
            <w:top w:val="none" w:sz="0" w:space="0" w:color="auto"/>
            <w:left w:val="none" w:sz="0" w:space="0" w:color="auto"/>
            <w:bottom w:val="none" w:sz="0" w:space="0" w:color="auto"/>
            <w:right w:val="none" w:sz="0" w:space="0" w:color="auto"/>
          </w:divBdr>
        </w:div>
        <w:div w:id="837698644">
          <w:marLeft w:val="480"/>
          <w:marRight w:val="0"/>
          <w:marTop w:val="0"/>
          <w:marBottom w:val="0"/>
          <w:divBdr>
            <w:top w:val="none" w:sz="0" w:space="0" w:color="auto"/>
            <w:left w:val="none" w:sz="0" w:space="0" w:color="auto"/>
            <w:bottom w:val="none" w:sz="0" w:space="0" w:color="auto"/>
            <w:right w:val="none" w:sz="0" w:space="0" w:color="auto"/>
          </w:divBdr>
        </w:div>
        <w:div w:id="874318620">
          <w:marLeft w:val="480"/>
          <w:marRight w:val="0"/>
          <w:marTop w:val="0"/>
          <w:marBottom w:val="0"/>
          <w:divBdr>
            <w:top w:val="none" w:sz="0" w:space="0" w:color="auto"/>
            <w:left w:val="none" w:sz="0" w:space="0" w:color="auto"/>
            <w:bottom w:val="none" w:sz="0" w:space="0" w:color="auto"/>
            <w:right w:val="none" w:sz="0" w:space="0" w:color="auto"/>
          </w:divBdr>
        </w:div>
        <w:div w:id="882138150">
          <w:marLeft w:val="480"/>
          <w:marRight w:val="0"/>
          <w:marTop w:val="0"/>
          <w:marBottom w:val="0"/>
          <w:divBdr>
            <w:top w:val="none" w:sz="0" w:space="0" w:color="auto"/>
            <w:left w:val="none" w:sz="0" w:space="0" w:color="auto"/>
            <w:bottom w:val="none" w:sz="0" w:space="0" w:color="auto"/>
            <w:right w:val="none" w:sz="0" w:space="0" w:color="auto"/>
          </w:divBdr>
        </w:div>
        <w:div w:id="955598296">
          <w:marLeft w:val="480"/>
          <w:marRight w:val="0"/>
          <w:marTop w:val="0"/>
          <w:marBottom w:val="0"/>
          <w:divBdr>
            <w:top w:val="none" w:sz="0" w:space="0" w:color="auto"/>
            <w:left w:val="none" w:sz="0" w:space="0" w:color="auto"/>
            <w:bottom w:val="none" w:sz="0" w:space="0" w:color="auto"/>
            <w:right w:val="none" w:sz="0" w:space="0" w:color="auto"/>
          </w:divBdr>
        </w:div>
        <w:div w:id="965625387">
          <w:marLeft w:val="480"/>
          <w:marRight w:val="0"/>
          <w:marTop w:val="0"/>
          <w:marBottom w:val="0"/>
          <w:divBdr>
            <w:top w:val="none" w:sz="0" w:space="0" w:color="auto"/>
            <w:left w:val="none" w:sz="0" w:space="0" w:color="auto"/>
            <w:bottom w:val="none" w:sz="0" w:space="0" w:color="auto"/>
            <w:right w:val="none" w:sz="0" w:space="0" w:color="auto"/>
          </w:divBdr>
        </w:div>
        <w:div w:id="988830573">
          <w:marLeft w:val="480"/>
          <w:marRight w:val="0"/>
          <w:marTop w:val="0"/>
          <w:marBottom w:val="0"/>
          <w:divBdr>
            <w:top w:val="none" w:sz="0" w:space="0" w:color="auto"/>
            <w:left w:val="none" w:sz="0" w:space="0" w:color="auto"/>
            <w:bottom w:val="none" w:sz="0" w:space="0" w:color="auto"/>
            <w:right w:val="none" w:sz="0" w:space="0" w:color="auto"/>
          </w:divBdr>
        </w:div>
      </w:divsChild>
    </w:div>
    <w:div w:id="1029993793">
      <w:bodyDiv w:val="1"/>
      <w:marLeft w:val="0"/>
      <w:marRight w:val="0"/>
      <w:marTop w:val="0"/>
      <w:marBottom w:val="0"/>
      <w:divBdr>
        <w:top w:val="none" w:sz="0" w:space="0" w:color="auto"/>
        <w:left w:val="none" w:sz="0" w:space="0" w:color="auto"/>
        <w:bottom w:val="none" w:sz="0" w:space="0" w:color="auto"/>
        <w:right w:val="none" w:sz="0" w:space="0" w:color="auto"/>
      </w:divBdr>
    </w:div>
    <w:div w:id="1039740985">
      <w:bodyDiv w:val="1"/>
      <w:marLeft w:val="0"/>
      <w:marRight w:val="0"/>
      <w:marTop w:val="0"/>
      <w:marBottom w:val="0"/>
      <w:divBdr>
        <w:top w:val="none" w:sz="0" w:space="0" w:color="auto"/>
        <w:left w:val="none" w:sz="0" w:space="0" w:color="auto"/>
        <w:bottom w:val="none" w:sz="0" w:space="0" w:color="auto"/>
        <w:right w:val="none" w:sz="0" w:space="0" w:color="auto"/>
      </w:divBdr>
    </w:div>
    <w:div w:id="1053506617">
      <w:bodyDiv w:val="1"/>
      <w:marLeft w:val="0"/>
      <w:marRight w:val="0"/>
      <w:marTop w:val="0"/>
      <w:marBottom w:val="0"/>
      <w:divBdr>
        <w:top w:val="none" w:sz="0" w:space="0" w:color="auto"/>
        <w:left w:val="none" w:sz="0" w:space="0" w:color="auto"/>
        <w:bottom w:val="none" w:sz="0" w:space="0" w:color="auto"/>
        <w:right w:val="none" w:sz="0" w:space="0" w:color="auto"/>
      </w:divBdr>
    </w:div>
    <w:div w:id="1061753840">
      <w:bodyDiv w:val="1"/>
      <w:marLeft w:val="0"/>
      <w:marRight w:val="0"/>
      <w:marTop w:val="0"/>
      <w:marBottom w:val="0"/>
      <w:divBdr>
        <w:top w:val="none" w:sz="0" w:space="0" w:color="auto"/>
        <w:left w:val="none" w:sz="0" w:space="0" w:color="auto"/>
        <w:bottom w:val="none" w:sz="0" w:space="0" w:color="auto"/>
        <w:right w:val="none" w:sz="0" w:space="0" w:color="auto"/>
      </w:divBdr>
    </w:div>
    <w:div w:id="1063869144">
      <w:bodyDiv w:val="1"/>
      <w:marLeft w:val="0"/>
      <w:marRight w:val="0"/>
      <w:marTop w:val="0"/>
      <w:marBottom w:val="0"/>
      <w:divBdr>
        <w:top w:val="none" w:sz="0" w:space="0" w:color="auto"/>
        <w:left w:val="none" w:sz="0" w:space="0" w:color="auto"/>
        <w:bottom w:val="none" w:sz="0" w:space="0" w:color="auto"/>
        <w:right w:val="none" w:sz="0" w:space="0" w:color="auto"/>
      </w:divBdr>
    </w:div>
    <w:div w:id="1074014900">
      <w:bodyDiv w:val="1"/>
      <w:marLeft w:val="0"/>
      <w:marRight w:val="0"/>
      <w:marTop w:val="0"/>
      <w:marBottom w:val="0"/>
      <w:divBdr>
        <w:top w:val="none" w:sz="0" w:space="0" w:color="auto"/>
        <w:left w:val="none" w:sz="0" w:space="0" w:color="auto"/>
        <w:bottom w:val="none" w:sz="0" w:space="0" w:color="auto"/>
        <w:right w:val="none" w:sz="0" w:space="0" w:color="auto"/>
      </w:divBdr>
    </w:div>
    <w:div w:id="1085346932">
      <w:bodyDiv w:val="1"/>
      <w:marLeft w:val="0"/>
      <w:marRight w:val="0"/>
      <w:marTop w:val="0"/>
      <w:marBottom w:val="0"/>
      <w:divBdr>
        <w:top w:val="none" w:sz="0" w:space="0" w:color="auto"/>
        <w:left w:val="none" w:sz="0" w:space="0" w:color="auto"/>
        <w:bottom w:val="none" w:sz="0" w:space="0" w:color="auto"/>
        <w:right w:val="none" w:sz="0" w:space="0" w:color="auto"/>
      </w:divBdr>
    </w:div>
    <w:div w:id="1122262287">
      <w:bodyDiv w:val="1"/>
      <w:marLeft w:val="0"/>
      <w:marRight w:val="0"/>
      <w:marTop w:val="0"/>
      <w:marBottom w:val="0"/>
      <w:divBdr>
        <w:top w:val="none" w:sz="0" w:space="0" w:color="auto"/>
        <w:left w:val="none" w:sz="0" w:space="0" w:color="auto"/>
        <w:bottom w:val="none" w:sz="0" w:space="0" w:color="auto"/>
        <w:right w:val="none" w:sz="0" w:space="0" w:color="auto"/>
      </w:divBdr>
    </w:div>
    <w:div w:id="1131289653">
      <w:bodyDiv w:val="1"/>
      <w:marLeft w:val="0"/>
      <w:marRight w:val="0"/>
      <w:marTop w:val="0"/>
      <w:marBottom w:val="0"/>
      <w:divBdr>
        <w:top w:val="none" w:sz="0" w:space="0" w:color="auto"/>
        <w:left w:val="none" w:sz="0" w:space="0" w:color="auto"/>
        <w:bottom w:val="none" w:sz="0" w:space="0" w:color="auto"/>
        <w:right w:val="none" w:sz="0" w:space="0" w:color="auto"/>
      </w:divBdr>
    </w:div>
    <w:div w:id="1146312100">
      <w:bodyDiv w:val="1"/>
      <w:marLeft w:val="0"/>
      <w:marRight w:val="0"/>
      <w:marTop w:val="0"/>
      <w:marBottom w:val="0"/>
      <w:divBdr>
        <w:top w:val="none" w:sz="0" w:space="0" w:color="auto"/>
        <w:left w:val="none" w:sz="0" w:space="0" w:color="auto"/>
        <w:bottom w:val="none" w:sz="0" w:space="0" w:color="auto"/>
        <w:right w:val="none" w:sz="0" w:space="0" w:color="auto"/>
      </w:divBdr>
    </w:div>
    <w:div w:id="1151823662">
      <w:bodyDiv w:val="1"/>
      <w:marLeft w:val="0"/>
      <w:marRight w:val="0"/>
      <w:marTop w:val="0"/>
      <w:marBottom w:val="0"/>
      <w:divBdr>
        <w:top w:val="none" w:sz="0" w:space="0" w:color="auto"/>
        <w:left w:val="none" w:sz="0" w:space="0" w:color="auto"/>
        <w:bottom w:val="none" w:sz="0" w:space="0" w:color="auto"/>
        <w:right w:val="none" w:sz="0" w:space="0" w:color="auto"/>
      </w:divBdr>
      <w:divsChild>
        <w:div w:id="1411152249">
          <w:marLeft w:val="480"/>
          <w:marRight w:val="0"/>
          <w:marTop w:val="0"/>
          <w:marBottom w:val="0"/>
          <w:divBdr>
            <w:top w:val="none" w:sz="0" w:space="0" w:color="auto"/>
            <w:left w:val="none" w:sz="0" w:space="0" w:color="auto"/>
            <w:bottom w:val="none" w:sz="0" w:space="0" w:color="auto"/>
            <w:right w:val="none" w:sz="0" w:space="0" w:color="auto"/>
          </w:divBdr>
        </w:div>
        <w:div w:id="358551482">
          <w:marLeft w:val="480"/>
          <w:marRight w:val="0"/>
          <w:marTop w:val="0"/>
          <w:marBottom w:val="0"/>
          <w:divBdr>
            <w:top w:val="none" w:sz="0" w:space="0" w:color="auto"/>
            <w:left w:val="none" w:sz="0" w:space="0" w:color="auto"/>
            <w:bottom w:val="none" w:sz="0" w:space="0" w:color="auto"/>
            <w:right w:val="none" w:sz="0" w:space="0" w:color="auto"/>
          </w:divBdr>
        </w:div>
        <w:div w:id="1309289634">
          <w:marLeft w:val="480"/>
          <w:marRight w:val="0"/>
          <w:marTop w:val="0"/>
          <w:marBottom w:val="0"/>
          <w:divBdr>
            <w:top w:val="none" w:sz="0" w:space="0" w:color="auto"/>
            <w:left w:val="none" w:sz="0" w:space="0" w:color="auto"/>
            <w:bottom w:val="none" w:sz="0" w:space="0" w:color="auto"/>
            <w:right w:val="none" w:sz="0" w:space="0" w:color="auto"/>
          </w:divBdr>
        </w:div>
        <w:div w:id="768694623">
          <w:marLeft w:val="480"/>
          <w:marRight w:val="0"/>
          <w:marTop w:val="0"/>
          <w:marBottom w:val="0"/>
          <w:divBdr>
            <w:top w:val="none" w:sz="0" w:space="0" w:color="auto"/>
            <w:left w:val="none" w:sz="0" w:space="0" w:color="auto"/>
            <w:bottom w:val="none" w:sz="0" w:space="0" w:color="auto"/>
            <w:right w:val="none" w:sz="0" w:space="0" w:color="auto"/>
          </w:divBdr>
        </w:div>
        <w:div w:id="1591541873">
          <w:marLeft w:val="480"/>
          <w:marRight w:val="0"/>
          <w:marTop w:val="0"/>
          <w:marBottom w:val="0"/>
          <w:divBdr>
            <w:top w:val="none" w:sz="0" w:space="0" w:color="auto"/>
            <w:left w:val="none" w:sz="0" w:space="0" w:color="auto"/>
            <w:bottom w:val="none" w:sz="0" w:space="0" w:color="auto"/>
            <w:right w:val="none" w:sz="0" w:space="0" w:color="auto"/>
          </w:divBdr>
        </w:div>
        <w:div w:id="1723601179">
          <w:marLeft w:val="480"/>
          <w:marRight w:val="0"/>
          <w:marTop w:val="0"/>
          <w:marBottom w:val="0"/>
          <w:divBdr>
            <w:top w:val="none" w:sz="0" w:space="0" w:color="auto"/>
            <w:left w:val="none" w:sz="0" w:space="0" w:color="auto"/>
            <w:bottom w:val="none" w:sz="0" w:space="0" w:color="auto"/>
            <w:right w:val="none" w:sz="0" w:space="0" w:color="auto"/>
          </w:divBdr>
        </w:div>
        <w:div w:id="1761945895">
          <w:marLeft w:val="480"/>
          <w:marRight w:val="0"/>
          <w:marTop w:val="0"/>
          <w:marBottom w:val="0"/>
          <w:divBdr>
            <w:top w:val="none" w:sz="0" w:space="0" w:color="auto"/>
            <w:left w:val="none" w:sz="0" w:space="0" w:color="auto"/>
            <w:bottom w:val="none" w:sz="0" w:space="0" w:color="auto"/>
            <w:right w:val="none" w:sz="0" w:space="0" w:color="auto"/>
          </w:divBdr>
        </w:div>
        <w:div w:id="912162572">
          <w:marLeft w:val="480"/>
          <w:marRight w:val="0"/>
          <w:marTop w:val="0"/>
          <w:marBottom w:val="0"/>
          <w:divBdr>
            <w:top w:val="none" w:sz="0" w:space="0" w:color="auto"/>
            <w:left w:val="none" w:sz="0" w:space="0" w:color="auto"/>
            <w:bottom w:val="none" w:sz="0" w:space="0" w:color="auto"/>
            <w:right w:val="none" w:sz="0" w:space="0" w:color="auto"/>
          </w:divBdr>
        </w:div>
        <w:div w:id="981153449">
          <w:marLeft w:val="480"/>
          <w:marRight w:val="0"/>
          <w:marTop w:val="0"/>
          <w:marBottom w:val="0"/>
          <w:divBdr>
            <w:top w:val="none" w:sz="0" w:space="0" w:color="auto"/>
            <w:left w:val="none" w:sz="0" w:space="0" w:color="auto"/>
            <w:bottom w:val="none" w:sz="0" w:space="0" w:color="auto"/>
            <w:right w:val="none" w:sz="0" w:space="0" w:color="auto"/>
          </w:divBdr>
        </w:div>
        <w:div w:id="1643735484">
          <w:marLeft w:val="480"/>
          <w:marRight w:val="0"/>
          <w:marTop w:val="0"/>
          <w:marBottom w:val="0"/>
          <w:divBdr>
            <w:top w:val="none" w:sz="0" w:space="0" w:color="auto"/>
            <w:left w:val="none" w:sz="0" w:space="0" w:color="auto"/>
            <w:bottom w:val="none" w:sz="0" w:space="0" w:color="auto"/>
            <w:right w:val="none" w:sz="0" w:space="0" w:color="auto"/>
          </w:divBdr>
        </w:div>
        <w:div w:id="2113894596">
          <w:marLeft w:val="480"/>
          <w:marRight w:val="0"/>
          <w:marTop w:val="0"/>
          <w:marBottom w:val="0"/>
          <w:divBdr>
            <w:top w:val="none" w:sz="0" w:space="0" w:color="auto"/>
            <w:left w:val="none" w:sz="0" w:space="0" w:color="auto"/>
            <w:bottom w:val="none" w:sz="0" w:space="0" w:color="auto"/>
            <w:right w:val="none" w:sz="0" w:space="0" w:color="auto"/>
          </w:divBdr>
        </w:div>
        <w:div w:id="145897126">
          <w:marLeft w:val="480"/>
          <w:marRight w:val="0"/>
          <w:marTop w:val="0"/>
          <w:marBottom w:val="0"/>
          <w:divBdr>
            <w:top w:val="none" w:sz="0" w:space="0" w:color="auto"/>
            <w:left w:val="none" w:sz="0" w:space="0" w:color="auto"/>
            <w:bottom w:val="none" w:sz="0" w:space="0" w:color="auto"/>
            <w:right w:val="none" w:sz="0" w:space="0" w:color="auto"/>
          </w:divBdr>
        </w:div>
        <w:div w:id="1347904567">
          <w:marLeft w:val="480"/>
          <w:marRight w:val="0"/>
          <w:marTop w:val="0"/>
          <w:marBottom w:val="0"/>
          <w:divBdr>
            <w:top w:val="none" w:sz="0" w:space="0" w:color="auto"/>
            <w:left w:val="none" w:sz="0" w:space="0" w:color="auto"/>
            <w:bottom w:val="none" w:sz="0" w:space="0" w:color="auto"/>
            <w:right w:val="none" w:sz="0" w:space="0" w:color="auto"/>
          </w:divBdr>
        </w:div>
        <w:div w:id="205337913">
          <w:marLeft w:val="480"/>
          <w:marRight w:val="0"/>
          <w:marTop w:val="0"/>
          <w:marBottom w:val="0"/>
          <w:divBdr>
            <w:top w:val="none" w:sz="0" w:space="0" w:color="auto"/>
            <w:left w:val="none" w:sz="0" w:space="0" w:color="auto"/>
            <w:bottom w:val="none" w:sz="0" w:space="0" w:color="auto"/>
            <w:right w:val="none" w:sz="0" w:space="0" w:color="auto"/>
          </w:divBdr>
        </w:div>
        <w:div w:id="337006590">
          <w:marLeft w:val="480"/>
          <w:marRight w:val="0"/>
          <w:marTop w:val="0"/>
          <w:marBottom w:val="0"/>
          <w:divBdr>
            <w:top w:val="none" w:sz="0" w:space="0" w:color="auto"/>
            <w:left w:val="none" w:sz="0" w:space="0" w:color="auto"/>
            <w:bottom w:val="none" w:sz="0" w:space="0" w:color="auto"/>
            <w:right w:val="none" w:sz="0" w:space="0" w:color="auto"/>
          </w:divBdr>
        </w:div>
        <w:div w:id="2126121539">
          <w:marLeft w:val="480"/>
          <w:marRight w:val="0"/>
          <w:marTop w:val="0"/>
          <w:marBottom w:val="0"/>
          <w:divBdr>
            <w:top w:val="none" w:sz="0" w:space="0" w:color="auto"/>
            <w:left w:val="none" w:sz="0" w:space="0" w:color="auto"/>
            <w:bottom w:val="none" w:sz="0" w:space="0" w:color="auto"/>
            <w:right w:val="none" w:sz="0" w:space="0" w:color="auto"/>
          </w:divBdr>
        </w:div>
        <w:div w:id="303969121">
          <w:marLeft w:val="480"/>
          <w:marRight w:val="0"/>
          <w:marTop w:val="0"/>
          <w:marBottom w:val="0"/>
          <w:divBdr>
            <w:top w:val="none" w:sz="0" w:space="0" w:color="auto"/>
            <w:left w:val="none" w:sz="0" w:space="0" w:color="auto"/>
            <w:bottom w:val="none" w:sz="0" w:space="0" w:color="auto"/>
            <w:right w:val="none" w:sz="0" w:space="0" w:color="auto"/>
          </w:divBdr>
        </w:div>
        <w:div w:id="173495271">
          <w:marLeft w:val="480"/>
          <w:marRight w:val="0"/>
          <w:marTop w:val="0"/>
          <w:marBottom w:val="0"/>
          <w:divBdr>
            <w:top w:val="none" w:sz="0" w:space="0" w:color="auto"/>
            <w:left w:val="none" w:sz="0" w:space="0" w:color="auto"/>
            <w:bottom w:val="none" w:sz="0" w:space="0" w:color="auto"/>
            <w:right w:val="none" w:sz="0" w:space="0" w:color="auto"/>
          </w:divBdr>
        </w:div>
        <w:div w:id="1798907232">
          <w:marLeft w:val="480"/>
          <w:marRight w:val="0"/>
          <w:marTop w:val="0"/>
          <w:marBottom w:val="0"/>
          <w:divBdr>
            <w:top w:val="none" w:sz="0" w:space="0" w:color="auto"/>
            <w:left w:val="none" w:sz="0" w:space="0" w:color="auto"/>
            <w:bottom w:val="none" w:sz="0" w:space="0" w:color="auto"/>
            <w:right w:val="none" w:sz="0" w:space="0" w:color="auto"/>
          </w:divBdr>
        </w:div>
        <w:div w:id="678311677">
          <w:marLeft w:val="480"/>
          <w:marRight w:val="0"/>
          <w:marTop w:val="0"/>
          <w:marBottom w:val="0"/>
          <w:divBdr>
            <w:top w:val="none" w:sz="0" w:space="0" w:color="auto"/>
            <w:left w:val="none" w:sz="0" w:space="0" w:color="auto"/>
            <w:bottom w:val="none" w:sz="0" w:space="0" w:color="auto"/>
            <w:right w:val="none" w:sz="0" w:space="0" w:color="auto"/>
          </w:divBdr>
        </w:div>
        <w:div w:id="1631978976">
          <w:marLeft w:val="480"/>
          <w:marRight w:val="0"/>
          <w:marTop w:val="0"/>
          <w:marBottom w:val="0"/>
          <w:divBdr>
            <w:top w:val="none" w:sz="0" w:space="0" w:color="auto"/>
            <w:left w:val="none" w:sz="0" w:space="0" w:color="auto"/>
            <w:bottom w:val="none" w:sz="0" w:space="0" w:color="auto"/>
            <w:right w:val="none" w:sz="0" w:space="0" w:color="auto"/>
          </w:divBdr>
        </w:div>
        <w:div w:id="200440744">
          <w:marLeft w:val="480"/>
          <w:marRight w:val="0"/>
          <w:marTop w:val="0"/>
          <w:marBottom w:val="0"/>
          <w:divBdr>
            <w:top w:val="none" w:sz="0" w:space="0" w:color="auto"/>
            <w:left w:val="none" w:sz="0" w:space="0" w:color="auto"/>
            <w:bottom w:val="none" w:sz="0" w:space="0" w:color="auto"/>
            <w:right w:val="none" w:sz="0" w:space="0" w:color="auto"/>
          </w:divBdr>
        </w:div>
        <w:div w:id="1094594050">
          <w:marLeft w:val="480"/>
          <w:marRight w:val="0"/>
          <w:marTop w:val="0"/>
          <w:marBottom w:val="0"/>
          <w:divBdr>
            <w:top w:val="none" w:sz="0" w:space="0" w:color="auto"/>
            <w:left w:val="none" w:sz="0" w:space="0" w:color="auto"/>
            <w:bottom w:val="none" w:sz="0" w:space="0" w:color="auto"/>
            <w:right w:val="none" w:sz="0" w:space="0" w:color="auto"/>
          </w:divBdr>
        </w:div>
        <w:div w:id="1741559915">
          <w:marLeft w:val="480"/>
          <w:marRight w:val="0"/>
          <w:marTop w:val="0"/>
          <w:marBottom w:val="0"/>
          <w:divBdr>
            <w:top w:val="none" w:sz="0" w:space="0" w:color="auto"/>
            <w:left w:val="none" w:sz="0" w:space="0" w:color="auto"/>
            <w:bottom w:val="none" w:sz="0" w:space="0" w:color="auto"/>
            <w:right w:val="none" w:sz="0" w:space="0" w:color="auto"/>
          </w:divBdr>
        </w:div>
        <w:div w:id="1409957018">
          <w:marLeft w:val="480"/>
          <w:marRight w:val="0"/>
          <w:marTop w:val="0"/>
          <w:marBottom w:val="0"/>
          <w:divBdr>
            <w:top w:val="none" w:sz="0" w:space="0" w:color="auto"/>
            <w:left w:val="none" w:sz="0" w:space="0" w:color="auto"/>
            <w:bottom w:val="none" w:sz="0" w:space="0" w:color="auto"/>
            <w:right w:val="none" w:sz="0" w:space="0" w:color="auto"/>
          </w:divBdr>
        </w:div>
        <w:div w:id="1542791877">
          <w:marLeft w:val="480"/>
          <w:marRight w:val="0"/>
          <w:marTop w:val="0"/>
          <w:marBottom w:val="0"/>
          <w:divBdr>
            <w:top w:val="none" w:sz="0" w:space="0" w:color="auto"/>
            <w:left w:val="none" w:sz="0" w:space="0" w:color="auto"/>
            <w:bottom w:val="none" w:sz="0" w:space="0" w:color="auto"/>
            <w:right w:val="none" w:sz="0" w:space="0" w:color="auto"/>
          </w:divBdr>
        </w:div>
        <w:div w:id="50202450">
          <w:marLeft w:val="480"/>
          <w:marRight w:val="0"/>
          <w:marTop w:val="0"/>
          <w:marBottom w:val="0"/>
          <w:divBdr>
            <w:top w:val="none" w:sz="0" w:space="0" w:color="auto"/>
            <w:left w:val="none" w:sz="0" w:space="0" w:color="auto"/>
            <w:bottom w:val="none" w:sz="0" w:space="0" w:color="auto"/>
            <w:right w:val="none" w:sz="0" w:space="0" w:color="auto"/>
          </w:divBdr>
        </w:div>
        <w:div w:id="864636203">
          <w:marLeft w:val="480"/>
          <w:marRight w:val="0"/>
          <w:marTop w:val="0"/>
          <w:marBottom w:val="0"/>
          <w:divBdr>
            <w:top w:val="none" w:sz="0" w:space="0" w:color="auto"/>
            <w:left w:val="none" w:sz="0" w:space="0" w:color="auto"/>
            <w:bottom w:val="none" w:sz="0" w:space="0" w:color="auto"/>
            <w:right w:val="none" w:sz="0" w:space="0" w:color="auto"/>
          </w:divBdr>
        </w:div>
        <w:div w:id="1359235485">
          <w:marLeft w:val="480"/>
          <w:marRight w:val="0"/>
          <w:marTop w:val="0"/>
          <w:marBottom w:val="0"/>
          <w:divBdr>
            <w:top w:val="none" w:sz="0" w:space="0" w:color="auto"/>
            <w:left w:val="none" w:sz="0" w:space="0" w:color="auto"/>
            <w:bottom w:val="none" w:sz="0" w:space="0" w:color="auto"/>
            <w:right w:val="none" w:sz="0" w:space="0" w:color="auto"/>
          </w:divBdr>
        </w:div>
        <w:div w:id="1732653720">
          <w:marLeft w:val="480"/>
          <w:marRight w:val="0"/>
          <w:marTop w:val="0"/>
          <w:marBottom w:val="0"/>
          <w:divBdr>
            <w:top w:val="none" w:sz="0" w:space="0" w:color="auto"/>
            <w:left w:val="none" w:sz="0" w:space="0" w:color="auto"/>
            <w:bottom w:val="none" w:sz="0" w:space="0" w:color="auto"/>
            <w:right w:val="none" w:sz="0" w:space="0" w:color="auto"/>
          </w:divBdr>
        </w:div>
        <w:div w:id="1873182514">
          <w:marLeft w:val="480"/>
          <w:marRight w:val="0"/>
          <w:marTop w:val="0"/>
          <w:marBottom w:val="0"/>
          <w:divBdr>
            <w:top w:val="none" w:sz="0" w:space="0" w:color="auto"/>
            <w:left w:val="none" w:sz="0" w:space="0" w:color="auto"/>
            <w:bottom w:val="none" w:sz="0" w:space="0" w:color="auto"/>
            <w:right w:val="none" w:sz="0" w:space="0" w:color="auto"/>
          </w:divBdr>
        </w:div>
        <w:div w:id="1970695880">
          <w:marLeft w:val="480"/>
          <w:marRight w:val="0"/>
          <w:marTop w:val="0"/>
          <w:marBottom w:val="0"/>
          <w:divBdr>
            <w:top w:val="none" w:sz="0" w:space="0" w:color="auto"/>
            <w:left w:val="none" w:sz="0" w:space="0" w:color="auto"/>
            <w:bottom w:val="none" w:sz="0" w:space="0" w:color="auto"/>
            <w:right w:val="none" w:sz="0" w:space="0" w:color="auto"/>
          </w:divBdr>
        </w:div>
        <w:div w:id="704646474">
          <w:marLeft w:val="480"/>
          <w:marRight w:val="0"/>
          <w:marTop w:val="0"/>
          <w:marBottom w:val="0"/>
          <w:divBdr>
            <w:top w:val="none" w:sz="0" w:space="0" w:color="auto"/>
            <w:left w:val="none" w:sz="0" w:space="0" w:color="auto"/>
            <w:bottom w:val="none" w:sz="0" w:space="0" w:color="auto"/>
            <w:right w:val="none" w:sz="0" w:space="0" w:color="auto"/>
          </w:divBdr>
        </w:div>
        <w:div w:id="1481267752">
          <w:marLeft w:val="480"/>
          <w:marRight w:val="0"/>
          <w:marTop w:val="0"/>
          <w:marBottom w:val="0"/>
          <w:divBdr>
            <w:top w:val="none" w:sz="0" w:space="0" w:color="auto"/>
            <w:left w:val="none" w:sz="0" w:space="0" w:color="auto"/>
            <w:bottom w:val="none" w:sz="0" w:space="0" w:color="auto"/>
            <w:right w:val="none" w:sz="0" w:space="0" w:color="auto"/>
          </w:divBdr>
        </w:div>
        <w:div w:id="1207836922">
          <w:marLeft w:val="480"/>
          <w:marRight w:val="0"/>
          <w:marTop w:val="0"/>
          <w:marBottom w:val="0"/>
          <w:divBdr>
            <w:top w:val="none" w:sz="0" w:space="0" w:color="auto"/>
            <w:left w:val="none" w:sz="0" w:space="0" w:color="auto"/>
            <w:bottom w:val="none" w:sz="0" w:space="0" w:color="auto"/>
            <w:right w:val="none" w:sz="0" w:space="0" w:color="auto"/>
          </w:divBdr>
        </w:div>
        <w:div w:id="1589999965">
          <w:marLeft w:val="480"/>
          <w:marRight w:val="0"/>
          <w:marTop w:val="0"/>
          <w:marBottom w:val="0"/>
          <w:divBdr>
            <w:top w:val="none" w:sz="0" w:space="0" w:color="auto"/>
            <w:left w:val="none" w:sz="0" w:space="0" w:color="auto"/>
            <w:bottom w:val="none" w:sz="0" w:space="0" w:color="auto"/>
            <w:right w:val="none" w:sz="0" w:space="0" w:color="auto"/>
          </w:divBdr>
        </w:div>
        <w:div w:id="1082332946">
          <w:marLeft w:val="480"/>
          <w:marRight w:val="0"/>
          <w:marTop w:val="0"/>
          <w:marBottom w:val="0"/>
          <w:divBdr>
            <w:top w:val="none" w:sz="0" w:space="0" w:color="auto"/>
            <w:left w:val="none" w:sz="0" w:space="0" w:color="auto"/>
            <w:bottom w:val="none" w:sz="0" w:space="0" w:color="auto"/>
            <w:right w:val="none" w:sz="0" w:space="0" w:color="auto"/>
          </w:divBdr>
        </w:div>
        <w:div w:id="1217428898">
          <w:marLeft w:val="480"/>
          <w:marRight w:val="0"/>
          <w:marTop w:val="0"/>
          <w:marBottom w:val="0"/>
          <w:divBdr>
            <w:top w:val="none" w:sz="0" w:space="0" w:color="auto"/>
            <w:left w:val="none" w:sz="0" w:space="0" w:color="auto"/>
            <w:bottom w:val="none" w:sz="0" w:space="0" w:color="auto"/>
            <w:right w:val="none" w:sz="0" w:space="0" w:color="auto"/>
          </w:divBdr>
        </w:div>
        <w:div w:id="1485974512">
          <w:marLeft w:val="480"/>
          <w:marRight w:val="0"/>
          <w:marTop w:val="0"/>
          <w:marBottom w:val="0"/>
          <w:divBdr>
            <w:top w:val="none" w:sz="0" w:space="0" w:color="auto"/>
            <w:left w:val="none" w:sz="0" w:space="0" w:color="auto"/>
            <w:bottom w:val="none" w:sz="0" w:space="0" w:color="auto"/>
            <w:right w:val="none" w:sz="0" w:space="0" w:color="auto"/>
          </w:divBdr>
        </w:div>
        <w:div w:id="1986352263">
          <w:marLeft w:val="480"/>
          <w:marRight w:val="0"/>
          <w:marTop w:val="0"/>
          <w:marBottom w:val="0"/>
          <w:divBdr>
            <w:top w:val="none" w:sz="0" w:space="0" w:color="auto"/>
            <w:left w:val="none" w:sz="0" w:space="0" w:color="auto"/>
            <w:bottom w:val="none" w:sz="0" w:space="0" w:color="auto"/>
            <w:right w:val="none" w:sz="0" w:space="0" w:color="auto"/>
          </w:divBdr>
        </w:div>
        <w:div w:id="796875359">
          <w:marLeft w:val="480"/>
          <w:marRight w:val="0"/>
          <w:marTop w:val="0"/>
          <w:marBottom w:val="0"/>
          <w:divBdr>
            <w:top w:val="none" w:sz="0" w:space="0" w:color="auto"/>
            <w:left w:val="none" w:sz="0" w:space="0" w:color="auto"/>
            <w:bottom w:val="none" w:sz="0" w:space="0" w:color="auto"/>
            <w:right w:val="none" w:sz="0" w:space="0" w:color="auto"/>
          </w:divBdr>
        </w:div>
        <w:div w:id="1758749533">
          <w:marLeft w:val="480"/>
          <w:marRight w:val="0"/>
          <w:marTop w:val="0"/>
          <w:marBottom w:val="0"/>
          <w:divBdr>
            <w:top w:val="none" w:sz="0" w:space="0" w:color="auto"/>
            <w:left w:val="none" w:sz="0" w:space="0" w:color="auto"/>
            <w:bottom w:val="none" w:sz="0" w:space="0" w:color="auto"/>
            <w:right w:val="none" w:sz="0" w:space="0" w:color="auto"/>
          </w:divBdr>
        </w:div>
        <w:div w:id="565800950">
          <w:marLeft w:val="480"/>
          <w:marRight w:val="0"/>
          <w:marTop w:val="0"/>
          <w:marBottom w:val="0"/>
          <w:divBdr>
            <w:top w:val="none" w:sz="0" w:space="0" w:color="auto"/>
            <w:left w:val="none" w:sz="0" w:space="0" w:color="auto"/>
            <w:bottom w:val="none" w:sz="0" w:space="0" w:color="auto"/>
            <w:right w:val="none" w:sz="0" w:space="0" w:color="auto"/>
          </w:divBdr>
        </w:div>
        <w:div w:id="1044868731">
          <w:marLeft w:val="480"/>
          <w:marRight w:val="0"/>
          <w:marTop w:val="0"/>
          <w:marBottom w:val="0"/>
          <w:divBdr>
            <w:top w:val="none" w:sz="0" w:space="0" w:color="auto"/>
            <w:left w:val="none" w:sz="0" w:space="0" w:color="auto"/>
            <w:bottom w:val="none" w:sz="0" w:space="0" w:color="auto"/>
            <w:right w:val="none" w:sz="0" w:space="0" w:color="auto"/>
          </w:divBdr>
        </w:div>
        <w:div w:id="2135516718">
          <w:marLeft w:val="480"/>
          <w:marRight w:val="0"/>
          <w:marTop w:val="0"/>
          <w:marBottom w:val="0"/>
          <w:divBdr>
            <w:top w:val="none" w:sz="0" w:space="0" w:color="auto"/>
            <w:left w:val="none" w:sz="0" w:space="0" w:color="auto"/>
            <w:bottom w:val="none" w:sz="0" w:space="0" w:color="auto"/>
            <w:right w:val="none" w:sz="0" w:space="0" w:color="auto"/>
          </w:divBdr>
        </w:div>
        <w:div w:id="1723404474">
          <w:marLeft w:val="480"/>
          <w:marRight w:val="0"/>
          <w:marTop w:val="0"/>
          <w:marBottom w:val="0"/>
          <w:divBdr>
            <w:top w:val="none" w:sz="0" w:space="0" w:color="auto"/>
            <w:left w:val="none" w:sz="0" w:space="0" w:color="auto"/>
            <w:bottom w:val="none" w:sz="0" w:space="0" w:color="auto"/>
            <w:right w:val="none" w:sz="0" w:space="0" w:color="auto"/>
          </w:divBdr>
        </w:div>
        <w:div w:id="1376004323">
          <w:marLeft w:val="480"/>
          <w:marRight w:val="0"/>
          <w:marTop w:val="0"/>
          <w:marBottom w:val="0"/>
          <w:divBdr>
            <w:top w:val="none" w:sz="0" w:space="0" w:color="auto"/>
            <w:left w:val="none" w:sz="0" w:space="0" w:color="auto"/>
            <w:bottom w:val="none" w:sz="0" w:space="0" w:color="auto"/>
            <w:right w:val="none" w:sz="0" w:space="0" w:color="auto"/>
          </w:divBdr>
        </w:div>
        <w:div w:id="1751808395">
          <w:marLeft w:val="480"/>
          <w:marRight w:val="0"/>
          <w:marTop w:val="0"/>
          <w:marBottom w:val="0"/>
          <w:divBdr>
            <w:top w:val="none" w:sz="0" w:space="0" w:color="auto"/>
            <w:left w:val="none" w:sz="0" w:space="0" w:color="auto"/>
            <w:bottom w:val="none" w:sz="0" w:space="0" w:color="auto"/>
            <w:right w:val="none" w:sz="0" w:space="0" w:color="auto"/>
          </w:divBdr>
        </w:div>
        <w:div w:id="1421827791">
          <w:marLeft w:val="480"/>
          <w:marRight w:val="0"/>
          <w:marTop w:val="0"/>
          <w:marBottom w:val="0"/>
          <w:divBdr>
            <w:top w:val="none" w:sz="0" w:space="0" w:color="auto"/>
            <w:left w:val="none" w:sz="0" w:space="0" w:color="auto"/>
            <w:bottom w:val="none" w:sz="0" w:space="0" w:color="auto"/>
            <w:right w:val="none" w:sz="0" w:space="0" w:color="auto"/>
          </w:divBdr>
        </w:div>
        <w:div w:id="1138494345">
          <w:marLeft w:val="480"/>
          <w:marRight w:val="0"/>
          <w:marTop w:val="0"/>
          <w:marBottom w:val="0"/>
          <w:divBdr>
            <w:top w:val="none" w:sz="0" w:space="0" w:color="auto"/>
            <w:left w:val="none" w:sz="0" w:space="0" w:color="auto"/>
            <w:bottom w:val="none" w:sz="0" w:space="0" w:color="auto"/>
            <w:right w:val="none" w:sz="0" w:space="0" w:color="auto"/>
          </w:divBdr>
        </w:div>
        <w:div w:id="339040665">
          <w:marLeft w:val="480"/>
          <w:marRight w:val="0"/>
          <w:marTop w:val="0"/>
          <w:marBottom w:val="0"/>
          <w:divBdr>
            <w:top w:val="none" w:sz="0" w:space="0" w:color="auto"/>
            <w:left w:val="none" w:sz="0" w:space="0" w:color="auto"/>
            <w:bottom w:val="none" w:sz="0" w:space="0" w:color="auto"/>
            <w:right w:val="none" w:sz="0" w:space="0" w:color="auto"/>
          </w:divBdr>
        </w:div>
        <w:div w:id="466704083">
          <w:marLeft w:val="480"/>
          <w:marRight w:val="0"/>
          <w:marTop w:val="0"/>
          <w:marBottom w:val="0"/>
          <w:divBdr>
            <w:top w:val="none" w:sz="0" w:space="0" w:color="auto"/>
            <w:left w:val="none" w:sz="0" w:space="0" w:color="auto"/>
            <w:bottom w:val="none" w:sz="0" w:space="0" w:color="auto"/>
            <w:right w:val="none" w:sz="0" w:space="0" w:color="auto"/>
          </w:divBdr>
        </w:div>
        <w:div w:id="129174520">
          <w:marLeft w:val="480"/>
          <w:marRight w:val="0"/>
          <w:marTop w:val="0"/>
          <w:marBottom w:val="0"/>
          <w:divBdr>
            <w:top w:val="none" w:sz="0" w:space="0" w:color="auto"/>
            <w:left w:val="none" w:sz="0" w:space="0" w:color="auto"/>
            <w:bottom w:val="none" w:sz="0" w:space="0" w:color="auto"/>
            <w:right w:val="none" w:sz="0" w:space="0" w:color="auto"/>
          </w:divBdr>
        </w:div>
        <w:div w:id="1504859864">
          <w:marLeft w:val="480"/>
          <w:marRight w:val="0"/>
          <w:marTop w:val="0"/>
          <w:marBottom w:val="0"/>
          <w:divBdr>
            <w:top w:val="none" w:sz="0" w:space="0" w:color="auto"/>
            <w:left w:val="none" w:sz="0" w:space="0" w:color="auto"/>
            <w:bottom w:val="none" w:sz="0" w:space="0" w:color="auto"/>
            <w:right w:val="none" w:sz="0" w:space="0" w:color="auto"/>
          </w:divBdr>
        </w:div>
        <w:div w:id="1692879825">
          <w:marLeft w:val="480"/>
          <w:marRight w:val="0"/>
          <w:marTop w:val="0"/>
          <w:marBottom w:val="0"/>
          <w:divBdr>
            <w:top w:val="none" w:sz="0" w:space="0" w:color="auto"/>
            <w:left w:val="none" w:sz="0" w:space="0" w:color="auto"/>
            <w:bottom w:val="none" w:sz="0" w:space="0" w:color="auto"/>
            <w:right w:val="none" w:sz="0" w:space="0" w:color="auto"/>
          </w:divBdr>
        </w:div>
        <w:div w:id="1940720075">
          <w:marLeft w:val="480"/>
          <w:marRight w:val="0"/>
          <w:marTop w:val="0"/>
          <w:marBottom w:val="0"/>
          <w:divBdr>
            <w:top w:val="none" w:sz="0" w:space="0" w:color="auto"/>
            <w:left w:val="none" w:sz="0" w:space="0" w:color="auto"/>
            <w:bottom w:val="none" w:sz="0" w:space="0" w:color="auto"/>
            <w:right w:val="none" w:sz="0" w:space="0" w:color="auto"/>
          </w:divBdr>
        </w:div>
        <w:div w:id="2072578115">
          <w:marLeft w:val="480"/>
          <w:marRight w:val="0"/>
          <w:marTop w:val="0"/>
          <w:marBottom w:val="0"/>
          <w:divBdr>
            <w:top w:val="none" w:sz="0" w:space="0" w:color="auto"/>
            <w:left w:val="none" w:sz="0" w:space="0" w:color="auto"/>
            <w:bottom w:val="none" w:sz="0" w:space="0" w:color="auto"/>
            <w:right w:val="none" w:sz="0" w:space="0" w:color="auto"/>
          </w:divBdr>
        </w:div>
        <w:div w:id="234321749">
          <w:marLeft w:val="480"/>
          <w:marRight w:val="0"/>
          <w:marTop w:val="0"/>
          <w:marBottom w:val="0"/>
          <w:divBdr>
            <w:top w:val="none" w:sz="0" w:space="0" w:color="auto"/>
            <w:left w:val="none" w:sz="0" w:space="0" w:color="auto"/>
            <w:bottom w:val="none" w:sz="0" w:space="0" w:color="auto"/>
            <w:right w:val="none" w:sz="0" w:space="0" w:color="auto"/>
          </w:divBdr>
        </w:div>
        <w:div w:id="1778862956">
          <w:marLeft w:val="480"/>
          <w:marRight w:val="0"/>
          <w:marTop w:val="0"/>
          <w:marBottom w:val="0"/>
          <w:divBdr>
            <w:top w:val="none" w:sz="0" w:space="0" w:color="auto"/>
            <w:left w:val="none" w:sz="0" w:space="0" w:color="auto"/>
            <w:bottom w:val="none" w:sz="0" w:space="0" w:color="auto"/>
            <w:right w:val="none" w:sz="0" w:space="0" w:color="auto"/>
          </w:divBdr>
        </w:div>
        <w:div w:id="817108780">
          <w:marLeft w:val="480"/>
          <w:marRight w:val="0"/>
          <w:marTop w:val="0"/>
          <w:marBottom w:val="0"/>
          <w:divBdr>
            <w:top w:val="none" w:sz="0" w:space="0" w:color="auto"/>
            <w:left w:val="none" w:sz="0" w:space="0" w:color="auto"/>
            <w:bottom w:val="none" w:sz="0" w:space="0" w:color="auto"/>
            <w:right w:val="none" w:sz="0" w:space="0" w:color="auto"/>
          </w:divBdr>
        </w:div>
        <w:div w:id="1081869634">
          <w:marLeft w:val="480"/>
          <w:marRight w:val="0"/>
          <w:marTop w:val="0"/>
          <w:marBottom w:val="0"/>
          <w:divBdr>
            <w:top w:val="none" w:sz="0" w:space="0" w:color="auto"/>
            <w:left w:val="none" w:sz="0" w:space="0" w:color="auto"/>
            <w:bottom w:val="none" w:sz="0" w:space="0" w:color="auto"/>
            <w:right w:val="none" w:sz="0" w:space="0" w:color="auto"/>
          </w:divBdr>
        </w:div>
        <w:div w:id="1644626720">
          <w:marLeft w:val="480"/>
          <w:marRight w:val="0"/>
          <w:marTop w:val="0"/>
          <w:marBottom w:val="0"/>
          <w:divBdr>
            <w:top w:val="none" w:sz="0" w:space="0" w:color="auto"/>
            <w:left w:val="none" w:sz="0" w:space="0" w:color="auto"/>
            <w:bottom w:val="none" w:sz="0" w:space="0" w:color="auto"/>
            <w:right w:val="none" w:sz="0" w:space="0" w:color="auto"/>
          </w:divBdr>
        </w:div>
        <w:div w:id="1838957212">
          <w:marLeft w:val="480"/>
          <w:marRight w:val="0"/>
          <w:marTop w:val="0"/>
          <w:marBottom w:val="0"/>
          <w:divBdr>
            <w:top w:val="none" w:sz="0" w:space="0" w:color="auto"/>
            <w:left w:val="none" w:sz="0" w:space="0" w:color="auto"/>
            <w:bottom w:val="none" w:sz="0" w:space="0" w:color="auto"/>
            <w:right w:val="none" w:sz="0" w:space="0" w:color="auto"/>
          </w:divBdr>
        </w:div>
        <w:div w:id="1781872306">
          <w:marLeft w:val="480"/>
          <w:marRight w:val="0"/>
          <w:marTop w:val="0"/>
          <w:marBottom w:val="0"/>
          <w:divBdr>
            <w:top w:val="none" w:sz="0" w:space="0" w:color="auto"/>
            <w:left w:val="none" w:sz="0" w:space="0" w:color="auto"/>
            <w:bottom w:val="none" w:sz="0" w:space="0" w:color="auto"/>
            <w:right w:val="none" w:sz="0" w:space="0" w:color="auto"/>
          </w:divBdr>
        </w:div>
        <w:div w:id="1004547582">
          <w:marLeft w:val="480"/>
          <w:marRight w:val="0"/>
          <w:marTop w:val="0"/>
          <w:marBottom w:val="0"/>
          <w:divBdr>
            <w:top w:val="none" w:sz="0" w:space="0" w:color="auto"/>
            <w:left w:val="none" w:sz="0" w:space="0" w:color="auto"/>
            <w:bottom w:val="none" w:sz="0" w:space="0" w:color="auto"/>
            <w:right w:val="none" w:sz="0" w:space="0" w:color="auto"/>
          </w:divBdr>
        </w:div>
        <w:div w:id="37512997">
          <w:marLeft w:val="480"/>
          <w:marRight w:val="0"/>
          <w:marTop w:val="0"/>
          <w:marBottom w:val="0"/>
          <w:divBdr>
            <w:top w:val="none" w:sz="0" w:space="0" w:color="auto"/>
            <w:left w:val="none" w:sz="0" w:space="0" w:color="auto"/>
            <w:bottom w:val="none" w:sz="0" w:space="0" w:color="auto"/>
            <w:right w:val="none" w:sz="0" w:space="0" w:color="auto"/>
          </w:divBdr>
        </w:div>
        <w:div w:id="1726876437">
          <w:marLeft w:val="480"/>
          <w:marRight w:val="0"/>
          <w:marTop w:val="0"/>
          <w:marBottom w:val="0"/>
          <w:divBdr>
            <w:top w:val="none" w:sz="0" w:space="0" w:color="auto"/>
            <w:left w:val="none" w:sz="0" w:space="0" w:color="auto"/>
            <w:bottom w:val="none" w:sz="0" w:space="0" w:color="auto"/>
            <w:right w:val="none" w:sz="0" w:space="0" w:color="auto"/>
          </w:divBdr>
        </w:div>
        <w:div w:id="1938172369">
          <w:marLeft w:val="480"/>
          <w:marRight w:val="0"/>
          <w:marTop w:val="0"/>
          <w:marBottom w:val="0"/>
          <w:divBdr>
            <w:top w:val="none" w:sz="0" w:space="0" w:color="auto"/>
            <w:left w:val="none" w:sz="0" w:space="0" w:color="auto"/>
            <w:bottom w:val="none" w:sz="0" w:space="0" w:color="auto"/>
            <w:right w:val="none" w:sz="0" w:space="0" w:color="auto"/>
          </w:divBdr>
        </w:div>
        <w:div w:id="438456736">
          <w:marLeft w:val="480"/>
          <w:marRight w:val="0"/>
          <w:marTop w:val="0"/>
          <w:marBottom w:val="0"/>
          <w:divBdr>
            <w:top w:val="none" w:sz="0" w:space="0" w:color="auto"/>
            <w:left w:val="none" w:sz="0" w:space="0" w:color="auto"/>
            <w:bottom w:val="none" w:sz="0" w:space="0" w:color="auto"/>
            <w:right w:val="none" w:sz="0" w:space="0" w:color="auto"/>
          </w:divBdr>
        </w:div>
        <w:div w:id="1726221740">
          <w:marLeft w:val="480"/>
          <w:marRight w:val="0"/>
          <w:marTop w:val="0"/>
          <w:marBottom w:val="0"/>
          <w:divBdr>
            <w:top w:val="none" w:sz="0" w:space="0" w:color="auto"/>
            <w:left w:val="none" w:sz="0" w:space="0" w:color="auto"/>
            <w:bottom w:val="none" w:sz="0" w:space="0" w:color="auto"/>
            <w:right w:val="none" w:sz="0" w:space="0" w:color="auto"/>
          </w:divBdr>
        </w:div>
        <w:div w:id="433746420">
          <w:marLeft w:val="480"/>
          <w:marRight w:val="0"/>
          <w:marTop w:val="0"/>
          <w:marBottom w:val="0"/>
          <w:divBdr>
            <w:top w:val="none" w:sz="0" w:space="0" w:color="auto"/>
            <w:left w:val="none" w:sz="0" w:space="0" w:color="auto"/>
            <w:bottom w:val="none" w:sz="0" w:space="0" w:color="auto"/>
            <w:right w:val="none" w:sz="0" w:space="0" w:color="auto"/>
          </w:divBdr>
        </w:div>
        <w:div w:id="312761184">
          <w:marLeft w:val="480"/>
          <w:marRight w:val="0"/>
          <w:marTop w:val="0"/>
          <w:marBottom w:val="0"/>
          <w:divBdr>
            <w:top w:val="none" w:sz="0" w:space="0" w:color="auto"/>
            <w:left w:val="none" w:sz="0" w:space="0" w:color="auto"/>
            <w:bottom w:val="none" w:sz="0" w:space="0" w:color="auto"/>
            <w:right w:val="none" w:sz="0" w:space="0" w:color="auto"/>
          </w:divBdr>
        </w:div>
        <w:div w:id="1162157050">
          <w:marLeft w:val="480"/>
          <w:marRight w:val="0"/>
          <w:marTop w:val="0"/>
          <w:marBottom w:val="0"/>
          <w:divBdr>
            <w:top w:val="none" w:sz="0" w:space="0" w:color="auto"/>
            <w:left w:val="none" w:sz="0" w:space="0" w:color="auto"/>
            <w:bottom w:val="none" w:sz="0" w:space="0" w:color="auto"/>
            <w:right w:val="none" w:sz="0" w:space="0" w:color="auto"/>
          </w:divBdr>
        </w:div>
        <w:div w:id="529538993">
          <w:marLeft w:val="480"/>
          <w:marRight w:val="0"/>
          <w:marTop w:val="0"/>
          <w:marBottom w:val="0"/>
          <w:divBdr>
            <w:top w:val="none" w:sz="0" w:space="0" w:color="auto"/>
            <w:left w:val="none" w:sz="0" w:space="0" w:color="auto"/>
            <w:bottom w:val="none" w:sz="0" w:space="0" w:color="auto"/>
            <w:right w:val="none" w:sz="0" w:space="0" w:color="auto"/>
          </w:divBdr>
        </w:div>
        <w:div w:id="1890872522">
          <w:marLeft w:val="480"/>
          <w:marRight w:val="0"/>
          <w:marTop w:val="0"/>
          <w:marBottom w:val="0"/>
          <w:divBdr>
            <w:top w:val="none" w:sz="0" w:space="0" w:color="auto"/>
            <w:left w:val="none" w:sz="0" w:space="0" w:color="auto"/>
            <w:bottom w:val="none" w:sz="0" w:space="0" w:color="auto"/>
            <w:right w:val="none" w:sz="0" w:space="0" w:color="auto"/>
          </w:divBdr>
        </w:div>
        <w:div w:id="707143473">
          <w:marLeft w:val="480"/>
          <w:marRight w:val="0"/>
          <w:marTop w:val="0"/>
          <w:marBottom w:val="0"/>
          <w:divBdr>
            <w:top w:val="none" w:sz="0" w:space="0" w:color="auto"/>
            <w:left w:val="none" w:sz="0" w:space="0" w:color="auto"/>
            <w:bottom w:val="none" w:sz="0" w:space="0" w:color="auto"/>
            <w:right w:val="none" w:sz="0" w:space="0" w:color="auto"/>
          </w:divBdr>
        </w:div>
        <w:div w:id="789937313">
          <w:marLeft w:val="480"/>
          <w:marRight w:val="0"/>
          <w:marTop w:val="0"/>
          <w:marBottom w:val="0"/>
          <w:divBdr>
            <w:top w:val="none" w:sz="0" w:space="0" w:color="auto"/>
            <w:left w:val="none" w:sz="0" w:space="0" w:color="auto"/>
            <w:bottom w:val="none" w:sz="0" w:space="0" w:color="auto"/>
            <w:right w:val="none" w:sz="0" w:space="0" w:color="auto"/>
          </w:divBdr>
        </w:div>
        <w:div w:id="781266598">
          <w:marLeft w:val="480"/>
          <w:marRight w:val="0"/>
          <w:marTop w:val="0"/>
          <w:marBottom w:val="0"/>
          <w:divBdr>
            <w:top w:val="none" w:sz="0" w:space="0" w:color="auto"/>
            <w:left w:val="none" w:sz="0" w:space="0" w:color="auto"/>
            <w:bottom w:val="none" w:sz="0" w:space="0" w:color="auto"/>
            <w:right w:val="none" w:sz="0" w:space="0" w:color="auto"/>
          </w:divBdr>
        </w:div>
        <w:div w:id="1812399151">
          <w:marLeft w:val="480"/>
          <w:marRight w:val="0"/>
          <w:marTop w:val="0"/>
          <w:marBottom w:val="0"/>
          <w:divBdr>
            <w:top w:val="none" w:sz="0" w:space="0" w:color="auto"/>
            <w:left w:val="none" w:sz="0" w:space="0" w:color="auto"/>
            <w:bottom w:val="none" w:sz="0" w:space="0" w:color="auto"/>
            <w:right w:val="none" w:sz="0" w:space="0" w:color="auto"/>
          </w:divBdr>
        </w:div>
        <w:div w:id="1984843768">
          <w:marLeft w:val="480"/>
          <w:marRight w:val="0"/>
          <w:marTop w:val="0"/>
          <w:marBottom w:val="0"/>
          <w:divBdr>
            <w:top w:val="none" w:sz="0" w:space="0" w:color="auto"/>
            <w:left w:val="none" w:sz="0" w:space="0" w:color="auto"/>
            <w:bottom w:val="none" w:sz="0" w:space="0" w:color="auto"/>
            <w:right w:val="none" w:sz="0" w:space="0" w:color="auto"/>
          </w:divBdr>
        </w:div>
        <w:div w:id="1452557599">
          <w:marLeft w:val="480"/>
          <w:marRight w:val="0"/>
          <w:marTop w:val="0"/>
          <w:marBottom w:val="0"/>
          <w:divBdr>
            <w:top w:val="none" w:sz="0" w:space="0" w:color="auto"/>
            <w:left w:val="none" w:sz="0" w:space="0" w:color="auto"/>
            <w:bottom w:val="none" w:sz="0" w:space="0" w:color="auto"/>
            <w:right w:val="none" w:sz="0" w:space="0" w:color="auto"/>
          </w:divBdr>
        </w:div>
        <w:div w:id="835681607">
          <w:marLeft w:val="480"/>
          <w:marRight w:val="0"/>
          <w:marTop w:val="0"/>
          <w:marBottom w:val="0"/>
          <w:divBdr>
            <w:top w:val="none" w:sz="0" w:space="0" w:color="auto"/>
            <w:left w:val="none" w:sz="0" w:space="0" w:color="auto"/>
            <w:bottom w:val="none" w:sz="0" w:space="0" w:color="auto"/>
            <w:right w:val="none" w:sz="0" w:space="0" w:color="auto"/>
          </w:divBdr>
        </w:div>
        <w:div w:id="2116244932">
          <w:marLeft w:val="480"/>
          <w:marRight w:val="0"/>
          <w:marTop w:val="0"/>
          <w:marBottom w:val="0"/>
          <w:divBdr>
            <w:top w:val="none" w:sz="0" w:space="0" w:color="auto"/>
            <w:left w:val="none" w:sz="0" w:space="0" w:color="auto"/>
            <w:bottom w:val="none" w:sz="0" w:space="0" w:color="auto"/>
            <w:right w:val="none" w:sz="0" w:space="0" w:color="auto"/>
          </w:divBdr>
        </w:div>
        <w:div w:id="1424374782">
          <w:marLeft w:val="480"/>
          <w:marRight w:val="0"/>
          <w:marTop w:val="0"/>
          <w:marBottom w:val="0"/>
          <w:divBdr>
            <w:top w:val="none" w:sz="0" w:space="0" w:color="auto"/>
            <w:left w:val="none" w:sz="0" w:space="0" w:color="auto"/>
            <w:bottom w:val="none" w:sz="0" w:space="0" w:color="auto"/>
            <w:right w:val="none" w:sz="0" w:space="0" w:color="auto"/>
          </w:divBdr>
        </w:div>
        <w:div w:id="1902791521">
          <w:marLeft w:val="480"/>
          <w:marRight w:val="0"/>
          <w:marTop w:val="0"/>
          <w:marBottom w:val="0"/>
          <w:divBdr>
            <w:top w:val="none" w:sz="0" w:space="0" w:color="auto"/>
            <w:left w:val="none" w:sz="0" w:space="0" w:color="auto"/>
            <w:bottom w:val="none" w:sz="0" w:space="0" w:color="auto"/>
            <w:right w:val="none" w:sz="0" w:space="0" w:color="auto"/>
          </w:divBdr>
        </w:div>
        <w:div w:id="810905025">
          <w:marLeft w:val="480"/>
          <w:marRight w:val="0"/>
          <w:marTop w:val="0"/>
          <w:marBottom w:val="0"/>
          <w:divBdr>
            <w:top w:val="none" w:sz="0" w:space="0" w:color="auto"/>
            <w:left w:val="none" w:sz="0" w:space="0" w:color="auto"/>
            <w:bottom w:val="none" w:sz="0" w:space="0" w:color="auto"/>
            <w:right w:val="none" w:sz="0" w:space="0" w:color="auto"/>
          </w:divBdr>
        </w:div>
        <w:div w:id="1189680075">
          <w:marLeft w:val="480"/>
          <w:marRight w:val="0"/>
          <w:marTop w:val="0"/>
          <w:marBottom w:val="0"/>
          <w:divBdr>
            <w:top w:val="none" w:sz="0" w:space="0" w:color="auto"/>
            <w:left w:val="none" w:sz="0" w:space="0" w:color="auto"/>
            <w:bottom w:val="none" w:sz="0" w:space="0" w:color="auto"/>
            <w:right w:val="none" w:sz="0" w:space="0" w:color="auto"/>
          </w:divBdr>
        </w:div>
        <w:div w:id="332992437">
          <w:marLeft w:val="480"/>
          <w:marRight w:val="0"/>
          <w:marTop w:val="0"/>
          <w:marBottom w:val="0"/>
          <w:divBdr>
            <w:top w:val="none" w:sz="0" w:space="0" w:color="auto"/>
            <w:left w:val="none" w:sz="0" w:space="0" w:color="auto"/>
            <w:bottom w:val="none" w:sz="0" w:space="0" w:color="auto"/>
            <w:right w:val="none" w:sz="0" w:space="0" w:color="auto"/>
          </w:divBdr>
        </w:div>
        <w:div w:id="74014060">
          <w:marLeft w:val="480"/>
          <w:marRight w:val="0"/>
          <w:marTop w:val="0"/>
          <w:marBottom w:val="0"/>
          <w:divBdr>
            <w:top w:val="none" w:sz="0" w:space="0" w:color="auto"/>
            <w:left w:val="none" w:sz="0" w:space="0" w:color="auto"/>
            <w:bottom w:val="none" w:sz="0" w:space="0" w:color="auto"/>
            <w:right w:val="none" w:sz="0" w:space="0" w:color="auto"/>
          </w:divBdr>
        </w:div>
        <w:div w:id="1091439095">
          <w:marLeft w:val="480"/>
          <w:marRight w:val="0"/>
          <w:marTop w:val="0"/>
          <w:marBottom w:val="0"/>
          <w:divBdr>
            <w:top w:val="none" w:sz="0" w:space="0" w:color="auto"/>
            <w:left w:val="none" w:sz="0" w:space="0" w:color="auto"/>
            <w:bottom w:val="none" w:sz="0" w:space="0" w:color="auto"/>
            <w:right w:val="none" w:sz="0" w:space="0" w:color="auto"/>
          </w:divBdr>
        </w:div>
        <w:div w:id="433133292">
          <w:marLeft w:val="480"/>
          <w:marRight w:val="0"/>
          <w:marTop w:val="0"/>
          <w:marBottom w:val="0"/>
          <w:divBdr>
            <w:top w:val="none" w:sz="0" w:space="0" w:color="auto"/>
            <w:left w:val="none" w:sz="0" w:space="0" w:color="auto"/>
            <w:bottom w:val="none" w:sz="0" w:space="0" w:color="auto"/>
            <w:right w:val="none" w:sz="0" w:space="0" w:color="auto"/>
          </w:divBdr>
        </w:div>
        <w:div w:id="331104971">
          <w:marLeft w:val="480"/>
          <w:marRight w:val="0"/>
          <w:marTop w:val="0"/>
          <w:marBottom w:val="0"/>
          <w:divBdr>
            <w:top w:val="none" w:sz="0" w:space="0" w:color="auto"/>
            <w:left w:val="none" w:sz="0" w:space="0" w:color="auto"/>
            <w:bottom w:val="none" w:sz="0" w:space="0" w:color="auto"/>
            <w:right w:val="none" w:sz="0" w:space="0" w:color="auto"/>
          </w:divBdr>
        </w:div>
        <w:div w:id="838470775">
          <w:marLeft w:val="480"/>
          <w:marRight w:val="0"/>
          <w:marTop w:val="0"/>
          <w:marBottom w:val="0"/>
          <w:divBdr>
            <w:top w:val="none" w:sz="0" w:space="0" w:color="auto"/>
            <w:left w:val="none" w:sz="0" w:space="0" w:color="auto"/>
            <w:bottom w:val="none" w:sz="0" w:space="0" w:color="auto"/>
            <w:right w:val="none" w:sz="0" w:space="0" w:color="auto"/>
          </w:divBdr>
        </w:div>
        <w:div w:id="2024044045">
          <w:marLeft w:val="480"/>
          <w:marRight w:val="0"/>
          <w:marTop w:val="0"/>
          <w:marBottom w:val="0"/>
          <w:divBdr>
            <w:top w:val="none" w:sz="0" w:space="0" w:color="auto"/>
            <w:left w:val="none" w:sz="0" w:space="0" w:color="auto"/>
            <w:bottom w:val="none" w:sz="0" w:space="0" w:color="auto"/>
            <w:right w:val="none" w:sz="0" w:space="0" w:color="auto"/>
          </w:divBdr>
        </w:div>
        <w:div w:id="482501349">
          <w:marLeft w:val="480"/>
          <w:marRight w:val="0"/>
          <w:marTop w:val="0"/>
          <w:marBottom w:val="0"/>
          <w:divBdr>
            <w:top w:val="none" w:sz="0" w:space="0" w:color="auto"/>
            <w:left w:val="none" w:sz="0" w:space="0" w:color="auto"/>
            <w:bottom w:val="none" w:sz="0" w:space="0" w:color="auto"/>
            <w:right w:val="none" w:sz="0" w:space="0" w:color="auto"/>
          </w:divBdr>
        </w:div>
        <w:div w:id="1436514317">
          <w:marLeft w:val="480"/>
          <w:marRight w:val="0"/>
          <w:marTop w:val="0"/>
          <w:marBottom w:val="0"/>
          <w:divBdr>
            <w:top w:val="none" w:sz="0" w:space="0" w:color="auto"/>
            <w:left w:val="none" w:sz="0" w:space="0" w:color="auto"/>
            <w:bottom w:val="none" w:sz="0" w:space="0" w:color="auto"/>
            <w:right w:val="none" w:sz="0" w:space="0" w:color="auto"/>
          </w:divBdr>
        </w:div>
        <w:div w:id="346293786">
          <w:marLeft w:val="480"/>
          <w:marRight w:val="0"/>
          <w:marTop w:val="0"/>
          <w:marBottom w:val="0"/>
          <w:divBdr>
            <w:top w:val="none" w:sz="0" w:space="0" w:color="auto"/>
            <w:left w:val="none" w:sz="0" w:space="0" w:color="auto"/>
            <w:bottom w:val="none" w:sz="0" w:space="0" w:color="auto"/>
            <w:right w:val="none" w:sz="0" w:space="0" w:color="auto"/>
          </w:divBdr>
        </w:div>
        <w:div w:id="991713059">
          <w:marLeft w:val="480"/>
          <w:marRight w:val="0"/>
          <w:marTop w:val="0"/>
          <w:marBottom w:val="0"/>
          <w:divBdr>
            <w:top w:val="none" w:sz="0" w:space="0" w:color="auto"/>
            <w:left w:val="none" w:sz="0" w:space="0" w:color="auto"/>
            <w:bottom w:val="none" w:sz="0" w:space="0" w:color="auto"/>
            <w:right w:val="none" w:sz="0" w:space="0" w:color="auto"/>
          </w:divBdr>
        </w:div>
        <w:div w:id="986132236">
          <w:marLeft w:val="480"/>
          <w:marRight w:val="0"/>
          <w:marTop w:val="0"/>
          <w:marBottom w:val="0"/>
          <w:divBdr>
            <w:top w:val="none" w:sz="0" w:space="0" w:color="auto"/>
            <w:left w:val="none" w:sz="0" w:space="0" w:color="auto"/>
            <w:bottom w:val="none" w:sz="0" w:space="0" w:color="auto"/>
            <w:right w:val="none" w:sz="0" w:space="0" w:color="auto"/>
          </w:divBdr>
        </w:div>
        <w:div w:id="1059280195">
          <w:marLeft w:val="480"/>
          <w:marRight w:val="0"/>
          <w:marTop w:val="0"/>
          <w:marBottom w:val="0"/>
          <w:divBdr>
            <w:top w:val="none" w:sz="0" w:space="0" w:color="auto"/>
            <w:left w:val="none" w:sz="0" w:space="0" w:color="auto"/>
            <w:bottom w:val="none" w:sz="0" w:space="0" w:color="auto"/>
            <w:right w:val="none" w:sz="0" w:space="0" w:color="auto"/>
          </w:divBdr>
        </w:div>
        <w:div w:id="341857074">
          <w:marLeft w:val="480"/>
          <w:marRight w:val="0"/>
          <w:marTop w:val="0"/>
          <w:marBottom w:val="0"/>
          <w:divBdr>
            <w:top w:val="none" w:sz="0" w:space="0" w:color="auto"/>
            <w:left w:val="none" w:sz="0" w:space="0" w:color="auto"/>
            <w:bottom w:val="none" w:sz="0" w:space="0" w:color="auto"/>
            <w:right w:val="none" w:sz="0" w:space="0" w:color="auto"/>
          </w:divBdr>
        </w:div>
      </w:divsChild>
    </w:div>
    <w:div w:id="1176383053">
      <w:bodyDiv w:val="1"/>
      <w:marLeft w:val="0"/>
      <w:marRight w:val="0"/>
      <w:marTop w:val="0"/>
      <w:marBottom w:val="0"/>
      <w:divBdr>
        <w:top w:val="none" w:sz="0" w:space="0" w:color="auto"/>
        <w:left w:val="none" w:sz="0" w:space="0" w:color="auto"/>
        <w:bottom w:val="none" w:sz="0" w:space="0" w:color="auto"/>
        <w:right w:val="none" w:sz="0" w:space="0" w:color="auto"/>
      </w:divBdr>
    </w:div>
    <w:div w:id="1186334544">
      <w:bodyDiv w:val="1"/>
      <w:marLeft w:val="0"/>
      <w:marRight w:val="0"/>
      <w:marTop w:val="0"/>
      <w:marBottom w:val="0"/>
      <w:divBdr>
        <w:top w:val="none" w:sz="0" w:space="0" w:color="auto"/>
        <w:left w:val="none" w:sz="0" w:space="0" w:color="auto"/>
        <w:bottom w:val="none" w:sz="0" w:space="0" w:color="auto"/>
        <w:right w:val="none" w:sz="0" w:space="0" w:color="auto"/>
      </w:divBdr>
    </w:div>
    <w:div w:id="1198540509">
      <w:bodyDiv w:val="1"/>
      <w:marLeft w:val="0"/>
      <w:marRight w:val="0"/>
      <w:marTop w:val="0"/>
      <w:marBottom w:val="0"/>
      <w:divBdr>
        <w:top w:val="none" w:sz="0" w:space="0" w:color="auto"/>
        <w:left w:val="none" w:sz="0" w:space="0" w:color="auto"/>
        <w:bottom w:val="none" w:sz="0" w:space="0" w:color="auto"/>
        <w:right w:val="none" w:sz="0" w:space="0" w:color="auto"/>
      </w:divBdr>
    </w:div>
    <w:div w:id="1201018218">
      <w:bodyDiv w:val="1"/>
      <w:marLeft w:val="0"/>
      <w:marRight w:val="0"/>
      <w:marTop w:val="0"/>
      <w:marBottom w:val="0"/>
      <w:divBdr>
        <w:top w:val="none" w:sz="0" w:space="0" w:color="auto"/>
        <w:left w:val="none" w:sz="0" w:space="0" w:color="auto"/>
        <w:bottom w:val="none" w:sz="0" w:space="0" w:color="auto"/>
        <w:right w:val="none" w:sz="0" w:space="0" w:color="auto"/>
      </w:divBdr>
    </w:div>
    <w:div w:id="1208295525">
      <w:bodyDiv w:val="1"/>
      <w:marLeft w:val="0"/>
      <w:marRight w:val="0"/>
      <w:marTop w:val="0"/>
      <w:marBottom w:val="0"/>
      <w:divBdr>
        <w:top w:val="none" w:sz="0" w:space="0" w:color="auto"/>
        <w:left w:val="none" w:sz="0" w:space="0" w:color="auto"/>
        <w:bottom w:val="none" w:sz="0" w:space="0" w:color="auto"/>
        <w:right w:val="none" w:sz="0" w:space="0" w:color="auto"/>
      </w:divBdr>
    </w:div>
    <w:div w:id="1223567573">
      <w:bodyDiv w:val="1"/>
      <w:marLeft w:val="0"/>
      <w:marRight w:val="0"/>
      <w:marTop w:val="0"/>
      <w:marBottom w:val="0"/>
      <w:divBdr>
        <w:top w:val="none" w:sz="0" w:space="0" w:color="auto"/>
        <w:left w:val="none" w:sz="0" w:space="0" w:color="auto"/>
        <w:bottom w:val="none" w:sz="0" w:space="0" w:color="auto"/>
        <w:right w:val="none" w:sz="0" w:space="0" w:color="auto"/>
      </w:divBdr>
    </w:div>
    <w:div w:id="1261336530">
      <w:bodyDiv w:val="1"/>
      <w:marLeft w:val="0"/>
      <w:marRight w:val="0"/>
      <w:marTop w:val="0"/>
      <w:marBottom w:val="0"/>
      <w:divBdr>
        <w:top w:val="none" w:sz="0" w:space="0" w:color="auto"/>
        <w:left w:val="none" w:sz="0" w:space="0" w:color="auto"/>
        <w:bottom w:val="none" w:sz="0" w:space="0" w:color="auto"/>
        <w:right w:val="none" w:sz="0" w:space="0" w:color="auto"/>
      </w:divBdr>
    </w:div>
    <w:div w:id="1285890918">
      <w:bodyDiv w:val="1"/>
      <w:marLeft w:val="0"/>
      <w:marRight w:val="0"/>
      <w:marTop w:val="0"/>
      <w:marBottom w:val="0"/>
      <w:divBdr>
        <w:top w:val="none" w:sz="0" w:space="0" w:color="auto"/>
        <w:left w:val="none" w:sz="0" w:space="0" w:color="auto"/>
        <w:bottom w:val="none" w:sz="0" w:space="0" w:color="auto"/>
        <w:right w:val="none" w:sz="0" w:space="0" w:color="auto"/>
      </w:divBdr>
    </w:div>
    <w:div w:id="1289625983">
      <w:bodyDiv w:val="1"/>
      <w:marLeft w:val="0"/>
      <w:marRight w:val="0"/>
      <w:marTop w:val="0"/>
      <w:marBottom w:val="0"/>
      <w:divBdr>
        <w:top w:val="none" w:sz="0" w:space="0" w:color="auto"/>
        <w:left w:val="none" w:sz="0" w:space="0" w:color="auto"/>
        <w:bottom w:val="none" w:sz="0" w:space="0" w:color="auto"/>
        <w:right w:val="none" w:sz="0" w:space="0" w:color="auto"/>
      </w:divBdr>
    </w:div>
    <w:div w:id="1313171702">
      <w:bodyDiv w:val="1"/>
      <w:marLeft w:val="0"/>
      <w:marRight w:val="0"/>
      <w:marTop w:val="0"/>
      <w:marBottom w:val="0"/>
      <w:divBdr>
        <w:top w:val="none" w:sz="0" w:space="0" w:color="auto"/>
        <w:left w:val="none" w:sz="0" w:space="0" w:color="auto"/>
        <w:bottom w:val="none" w:sz="0" w:space="0" w:color="auto"/>
        <w:right w:val="none" w:sz="0" w:space="0" w:color="auto"/>
      </w:divBdr>
    </w:div>
    <w:div w:id="1314723390">
      <w:bodyDiv w:val="1"/>
      <w:marLeft w:val="0"/>
      <w:marRight w:val="0"/>
      <w:marTop w:val="0"/>
      <w:marBottom w:val="0"/>
      <w:divBdr>
        <w:top w:val="none" w:sz="0" w:space="0" w:color="auto"/>
        <w:left w:val="none" w:sz="0" w:space="0" w:color="auto"/>
        <w:bottom w:val="none" w:sz="0" w:space="0" w:color="auto"/>
        <w:right w:val="none" w:sz="0" w:space="0" w:color="auto"/>
      </w:divBdr>
    </w:div>
    <w:div w:id="1388649003">
      <w:bodyDiv w:val="1"/>
      <w:marLeft w:val="0"/>
      <w:marRight w:val="0"/>
      <w:marTop w:val="0"/>
      <w:marBottom w:val="0"/>
      <w:divBdr>
        <w:top w:val="none" w:sz="0" w:space="0" w:color="auto"/>
        <w:left w:val="none" w:sz="0" w:space="0" w:color="auto"/>
        <w:bottom w:val="none" w:sz="0" w:space="0" w:color="auto"/>
        <w:right w:val="none" w:sz="0" w:space="0" w:color="auto"/>
      </w:divBdr>
    </w:div>
    <w:div w:id="1497920197">
      <w:bodyDiv w:val="1"/>
      <w:marLeft w:val="0"/>
      <w:marRight w:val="0"/>
      <w:marTop w:val="0"/>
      <w:marBottom w:val="0"/>
      <w:divBdr>
        <w:top w:val="none" w:sz="0" w:space="0" w:color="auto"/>
        <w:left w:val="none" w:sz="0" w:space="0" w:color="auto"/>
        <w:bottom w:val="none" w:sz="0" w:space="0" w:color="auto"/>
        <w:right w:val="none" w:sz="0" w:space="0" w:color="auto"/>
      </w:divBdr>
    </w:div>
    <w:div w:id="1563712604">
      <w:bodyDiv w:val="1"/>
      <w:marLeft w:val="0"/>
      <w:marRight w:val="0"/>
      <w:marTop w:val="0"/>
      <w:marBottom w:val="0"/>
      <w:divBdr>
        <w:top w:val="none" w:sz="0" w:space="0" w:color="auto"/>
        <w:left w:val="none" w:sz="0" w:space="0" w:color="auto"/>
        <w:bottom w:val="none" w:sz="0" w:space="0" w:color="auto"/>
        <w:right w:val="none" w:sz="0" w:space="0" w:color="auto"/>
      </w:divBdr>
    </w:div>
    <w:div w:id="1564293029">
      <w:bodyDiv w:val="1"/>
      <w:marLeft w:val="0"/>
      <w:marRight w:val="0"/>
      <w:marTop w:val="0"/>
      <w:marBottom w:val="0"/>
      <w:divBdr>
        <w:top w:val="none" w:sz="0" w:space="0" w:color="auto"/>
        <w:left w:val="none" w:sz="0" w:space="0" w:color="auto"/>
        <w:bottom w:val="none" w:sz="0" w:space="0" w:color="auto"/>
        <w:right w:val="none" w:sz="0" w:space="0" w:color="auto"/>
      </w:divBdr>
    </w:div>
    <w:div w:id="1583759206">
      <w:bodyDiv w:val="1"/>
      <w:marLeft w:val="0"/>
      <w:marRight w:val="0"/>
      <w:marTop w:val="0"/>
      <w:marBottom w:val="0"/>
      <w:divBdr>
        <w:top w:val="none" w:sz="0" w:space="0" w:color="auto"/>
        <w:left w:val="none" w:sz="0" w:space="0" w:color="auto"/>
        <w:bottom w:val="none" w:sz="0" w:space="0" w:color="auto"/>
        <w:right w:val="none" w:sz="0" w:space="0" w:color="auto"/>
      </w:divBdr>
    </w:div>
    <w:div w:id="1623265325">
      <w:bodyDiv w:val="1"/>
      <w:marLeft w:val="0"/>
      <w:marRight w:val="0"/>
      <w:marTop w:val="0"/>
      <w:marBottom w:val="0"/>
      <w:divBdr>
        <w:top w:val="none" w:sz="0" w:space="0" w:color="auto"/>
        <w:left w:val="none" w:sz="0" w:space="0" w:color="auto"/>
        <w:bottom w:val="none" w:sz="0" w:space="0" w:color="auto"/>
        <w:right w:val="none" w:sz="0" w:space="0" w:color="auto"/>
      </w:divBdr>
    </w:div>
    <w:div w:id="1645158704">
      <w:bodyDiv w:val="1"/>
      <w:marLeft w:val="0"/>
      <w:marRight w:val="0"/>
      <w:marTop w:val="0"/>
      <w:marBottom w:val="0"/>
      <w:divBdr>
        <w:top w:val="none" w:sz="0" w:space="0" w:color="auto"/>
        <w:left w:val="none" w:sz="0" w:space="0" w:color="auto"/>
        <w:bottom w:val="none" w:sz="0" w:space="0" w:color="auto"/>
        <w:right w:val="none" w:sz="0" w:space="0" w:color="auto"/>
      </w:divBdr>
    </w:div>
    <w:div w:id="1650203916">
      <w:bodyDiv w:val="1"/>
      <w:marLeft w:val="0"/>
      <w:marRight w:val="0"/>
      <w:marTop w:val="0"/>
      <w:marBottom w:val="0"/>
      <w:divBdr>
        <w:top w:val="none" w:sz="0" w:space="0" w:color="auto"/>
        <w:left w:val="none" w:sz="0" w:space="0" w:color="auto"/>
        <w:bottom w:val="none" w:sz="0" w:space="0" w:color="auto"/>
        <w:right w:val="none" w:sz="0" w:space="0" w:color="auto"/>
      </w:divBdr>
    </w:div>
    <w:div w:id="1662349129">
      <w:bodyDiv w:val="1"/>
      <w:marLeft w:val="0"/>
      <w:marRight w:val="0"/>
      <w:marTop w:val="0"/>
      <w:marBottom w:val="0"/>
      <w:divBdr>
        <w:top w:val="none" w:sz="0" w:space="0" w:color="auto"/>
        <w:left w:val="none" w:sz="0" w:space="0" w:color="auto"/>
        <w:bottom w:val="none" w:sz="0" w:space="0" w:color="auto"/>
        <w:right w:val="none" w:sz="0" w:space="0" w:color="auto"/>
      </w:divBdr>
    </w:div>
    <w:div w:id="1663390719">
      <w:bodyDiv w:val="1"/>
      <w:marLeft w:val="0"/>
      <w:marRight w:val="0"/>
      <w:marTop w:val="0"/>
      <w:marBottom w:val="0"/>
      <w:divBdr>
        <w:top w:val="none" w:sz="0" w:space="0" w:color="auto"/>
        <w:left w:val="none" w:sz="0" w:space="0" w:color="auto"/>
        <w:bottom w:val="none" w:sz="0" w:space="0" w:color="auto"/>
        <w:right w:val="none" w:sz="0" w:space="0" w:color="auto"/>
      </w:divBdr>
    </w:div>
    <w:div w:id="1700083127">
      <w:bodyDiv w:val="1"/>
      <w:marLeft w:val="0"/>
      <w:marRight w:val="0"/>
      <w:marTop w:val="0"/>
      <w:marBottom w:val="0"/>
      <w:divBdr>
        <w:top w:val="none" w:sz="0" w:space="0" w:color="auto"/>
        <w:left w:val="none" w:sz="0" w:space="0" w:color="auto"/>
        <w:bottom w:val="none" w:sz="0" w:space="0" w:color="auto"/>
        <w:right w:val="none" w:sz="0" w:space="0" w:color="auto"/>
      </w:divBdr>
    </w:div>
    <w:div w:id="1703482086">
      <w:bodyDiv w:val="1"/>
      <w:marLeft w:val="0"/>
      <w:marRight w:val="0"/>
      <w:marTop w:val="0"/>
      <w:marBottom w:val="0"/>
      <w:divBdr>
        <w:top w:val="none" w:sz="0" w:space="0" w:color="auto"/>
        <w:left w:val="none" w:sz="0" w:space="0" w:color="auto"/>
        <w:bottom w:val="none" w:sz="0" w:space="0" w:color="auto"/>
        <w:right w:val="none" w:sz="0" w:space="0" w:color="auto"/>
      </w:divBdr>
    </w:div>
    <w:div w:id="1714495808">
      <w:bodyDiv w:val="1"/>
      <w:marLeft w:val="0"/>
      <w:marRight w:val="0"/>
      <w:marTop w:val="0"/>
      <w:marBottom w:val="0"/>
      <w:divBdr>
        <w:top w:val="none" w:sz="0" w:space="0" w:color="auto"/>
        <w:left w:val="none" w:sz="0" w:space="0" w:color="auto"/>
        <w:bottom w:val="none" w:sz="0" w:space="0" w:color="auto"/>
        <w:right w:val="none" w:sz="0" w:space="0" w:color="auto"/>
      </w:divBdr>
    </w:div>
    <w:div w:id="1722317578">
      <w:bodyDiv w:val="1"/>
      <w:marLeft w:val="0"/>
      <w:marRight w:val="0"/>
      <w:marTop w:val="0"/>
      <w:marBottom w:val="0"/>
      <w:divBdr>
        <w:top w:val="none" w:sz="0" w:space="0" w:color="auto"/>
        <w:left w:val="none" w:sz="0" w:space="0" w:color="auto"/>
        <w:bottom w:val="none" w:sz="0" w:space="0" w:color="auto"/>
        <w:right w:val="none" w:sz="0" w:space="0" w:color="auto"/>
      </w:divBdr>
    </w:div>
    <w:div w:id="1729063557">
      <w:bodyDiv w:val="1"/>
      <w:marLeft w:val="0"/>
      <w:marRight w:val="0"/>
      <w:marTop w:val="0"/>
      <w:marBottom w:val="0"/>
      <w:divBdr>
        <w:top w:val="none" w:sz="0" w:space="0" w:color="auto"/>
        <w:left w:val="none" w:sz="0" w:space="0" w:color="auto"/>
        <w:bottom w:val="none" w:sz="0" w:space="0" w:color="auto"/>
        <w:right w:val="none" w:sz="0" w:space="0" w:color="auto"/>
      </w:divBdr>
    </w:div>
    <w:div w:id="1736201881">
      <w:bodyDiv w:val="1"/>
      <w:marLeft w:val="0"/>
      <w:marRight w:val="0"/>
      <w:marTop w:val="0"/>
      <w:marBottom w:val="0"/>
      <w:divBdr>
        <w:top w:val="none" w:sz="0" w:space="0" w:color="auto"/>
        <w:left w:val="none" w:sz="0" w:space="0" w:color="auto"/>
        <w:bottom w:val="none" w:sz="0" w:space="0" w:color="auto"/>
        <w:right w:val="none" w:sz="0" w:space="0" w:color="auto"/>
      </w:divBdr>
    </w:div>
    <w:div w:id="1739664354">
      <w:bodyDiv w:val="1"/>
      <w:marLeft w:val="0"/>
      <w:marRight w:val="0"/>
      <w:marTop w:val="0"/>
      <w:marBottom w:val="0"/>
      <w:divBdr>
        <w:top w:val="none" w:sz="0" w:space="0" w:color="auto"/>
        <w:left w:val="none" w:sz="0" w:space="0" w:color="auto"/>
        <w:bottom w:val="none" w:sz="0" w:space="0" w:color="auto"/>
        <w:right w:val="none" w:sz="0" w:space="0" w:color="auto"/>
      </w:divBdr>
    </w:div>
    <w:div w:id="1740862733">
      <w:bodyDiv w:val="1"/>
      <w:marLeft w:val="0"/>
      <w:marRight w:val="0"/>
      <w:marTop w:val="0"/>
      <w:marBottom w:val="0"/>
      <w:divBdr>
        <w:top w:val="none" w:sz="0" w:space="0" w:color="auto"/>
        <w:left w:val="none" w:sz="0" w:space="0" w:color="auto"/>
        <w:bottom w:val="none" w:sz="0" w:space="0" w:color="auto"/>
        <w:right w:val="none" w:sz="0" w:space="0" w:color="auto"/>
      </w:divBdr>
    </w:div>
    <w:div w:id="1803884599">
      <w:bodyDiv w:val="1"/>
      <w:marLeft w:val="0"/>
      <w:marRight w:val="0"/>
      <w:marTop w:val="0"/>
      <w:marBottom w:val="0"/>
      <w:divBdr>
        <w:top w:val="none" w:sz="0" w:space="0" w:color="auto"/>
        <w:left w:val="none" w:sz="0" w:space="0" w:color="auto"/>
        <w:bottom w:val="none" w:sz="0" w:space="0" w:color="auto"/>
        <w:right w:val="none" w:sz="0" w:space="0" w:color="auto"/>
      </w:divBdr>
    </w:div>
    <w:div w:id="1808740225">
      <w:bodyDiv w:val="1"/>
      <w:marLeft w:val="0"/>
      <w:marRight w:val="0"/>
      <w:marTop w:val="0"/>
      <w:marBottom w:val="0"/>
      <w:divBdr>
        <w:top w:val="none" w:sz="0" w:space="0" w:color="auto"/>
        <w:left w:val="none" w:sz="0" w:space="0" w:color="auto"/>
        <w:bottom w:val="none" w:sz="0" w:space="0" w:color="auto"/>
        <w:right w:val="none" w:sz="0" w:space="0" w:color="auto"/>
      </w:divBdr>
    </w:div>
    <w:div w:id="1833567117">
      <w:bodyDiv w:val="1"/>
      <w:marLeft w:val="0"/>
      <w:marRight w:val="0"/>
      <w:marTop w:val="0"/>
      <w:marBottom w:val="0"/>
      <w:divBdr>
        <w:top w:val="none" w:sz="0" w:space="0" w:color="auto"/>
        <w:left w:val="none" w:sz="0" w:space="0" w:color="auto"/>
        <w:bottom w:val="none" w:sz="0" w:space="0" w:color="auto"/>
        <w:right w:val="none" w:sz="0" w:space="0" w:color="auto"/>
      </w:divBdr>
    </w:div>
    <w:div w:id="1836266885">
      <w:bodyDiv w:val="1"/>
      <w:marLeft w:val="0"/>
      <w:marRight w:val="0"/>
      <w:marTop w:val="0"/>
      <w:marBottom w:val="0"/>
      <w:divBdr>
        <w:top w:val="none" w:sz="0" w:space="0" w:color="auto"/>
        <w:left w:val="none" w:sz="0" w:space="0" w:color="auto"/>
        <w:bottom w:val="none" w:sz="0" w:space="0" w:color="auto"/>
        <w:right w:val="none" w:sz="0" w:space="0" w:color="auto"/>
      </w:divBdr>
    </w:div>
    <w:div w:id="1837266216">
      <w:bodyDiv w:val="1"/>
      <w:marLeft w:val="0"/>
      <w:marRight w:val="0"/>
      <w:marTop w:val="0"/>
      <w:marBottom w:val="0"/>
      <w:divBdr>
        <w:top w:val="none" w:sz="0" w:space="0" w:color="auto"/>
        <w:left w:val="none" w:sz="0" w:space="0" w:color="auto"/>
        <w:bottom w:val="none" w:sz="0" w:space="0" w:color="auto"/>
        <w:right w:val="none" w:sz="0" w:space="0" w:color="auto"/>
      </w:divBdr>
    </w:div>
    <w:div w:id="1846245026">
      <w:bodyDiv w:val="1"/>
      <w:marLeft w:val="0"/>
      <w:marRight w:val="0"/>
      <w:marTop w:val="0"/>
      <w:marBottom w:val="0"/>
      <w:divBdr>
        <w:top w:val="none" w:sz="0" w:space="0" w:color="auto"/>
        <w:left w:val="none" w:sz="0" w:space="0" w:color="auto"/>
        <w:bottom w:val="none" w:sz="0" w:space="0" w:color="auto"/>
        <w:right w:val="none" w:sz="0" w:space="0" w:color="auto"/>
      </w:divBdr>
    </w:div>
    <w:div w:id="1848591292">
      <w:bodyDiv w:val="1"/>
      <w:marLeft w:val="0"/>
      <w:marRight w:val="0"/>
      <w:marTop w:val="0"/>
      <w:marBottom w:val="0"/>
      <w:divBdr>
        <w:top w:val="none" w:sz="0" w:space="0" w:color="auto"/>
        <w:left w:val="none" w:sz="0" w:space="0" w:color="auto"/>
        <w:bottom w:val="none" w:sz="0" w:space="0" w:color="auto"/>
        <w:right w:val="none" w:sz="0" w:space="0" w:color="auto"/>
      </w:divBdr>
    </w:div>
    <w:div w:id="1854688734">
      <w:bodyDiv w:val="1"/>
      <w:marLeft w:val="0"/>
      <w:marRight w:val="0"/>
      <w:marTop w:val="0"/>
      <w:marBottom w:val="0"/>
      <w:divBdr>
        <w:top w:val="none" w:sz="0" w:space="0" w:color="auto"/>
        <w:left w:val="none" w:sz="0" w:space="0" w:color="auto"/>
        <w:bottom w:val="none" w:sz="0" w:space="0" w:color="auto"/>
        <w:right w:val="none" w:sz="0" w:space="0" w:color="auto"/>
      </w:divBdr>
    </w:div>
    <w:div w:id="1856110785">
      <w:bodyDiv w:val="1"/>
      <w:marLeft w:val="0"/>
      <w:marRight w:val="0"/>
      <w:marTop w:val="0"/>
      <w:marBottom w:val="0"/>
      <w:divBdr>
        <w:top w:val="none" w:sz="0" w:space="0" w:color="auto"/>
        <w:left w:val="none" w:sz="0" w:space="0" w:color="auto"/>
        <w:bottom w:val="none" w:sz="0" w:space="0" w:color="auto"/>
        <w:right w:val="none" w:sz="0" w:space="0" w:color="auto"/>
      </w:divBdr>
    </w:div>
    <w:div w:id="1859925569">
      <w:bodyDiv w:val="1"/>
      <w:marLeft w:val="0"/>
      <w:marRight w:val="0"/>
      <w:marTop w:val="0"/>
      <w:marBottom w:val="0"/>
      <w:divBdr>
        <w:top w:val="none" w:sz="0" w:space="0" w:color="auto"/>
        <w:left w:val="none" w:sz="0" w:space="0" w:color="auto"/>
        <w:bottom w:val="none" w:sz="0" w:space="0" w:color="auto"/>
        <w:right w:val="none" w:sz="0" w:space="0" w:color="auto"/>
      </w:divBdr>
    </w:div>
    <w:div w:id="1878542471">
      <w:bodyDiv w:val="1"/>
      <w:marLeft w:val="0"/>
      <w:marRight w:val="0"/>
      <w:marTop w:val="0"/>
      <w:marBottom w:val="0"/>
      <w:divBdr>
        <w:top w:val="none" w:sz="0" w:space="0" w:color="auto"/>
        <w:left w:val="none" w:sz="0" w:space="0" w:color="auto"/>
        <w:bottom w:val="none" w:sz="0" w:space="0" w:color="auto"/>
        <w:right w:val="none" w:sz="0" w:space="0" w:color="auto"/>
      </w:divBdr>
    </w:div>
    <w:div w:id="1915118961">
      <w:bodyDiv w:val="1"/>
      <w:marLeft w:val="0"/>
      <w:marRight w:val="0"/>
      <w:marTop w:val="0"/>
      <w:marBottom w:val="0"/>
      <w:divBdr>
        <w:top w:val="none" w:sz="0" w:space="0" w:color="auto"/>
        <w:left w:val="none" w:sz="0" w:space="0" w:color="auto"/>
        <w:bottom w:val="none" w:sz="0" w:space="0" w:color="auto"/>
        <w:right w:val="none" w:sz="0" w:space="0" w:color="auto"/>
      </w:divBdr>
    </w:div>
    <w:div w:id="1918051505">
      <w:bodyDiv w:val="1"/>
      <w:marLeft w:val="0"/>
      <w:marRight w:val="0"/>
      <w:marTop w:val="0"/>
      <w:marBottom w:val="0"/>
      <w:divBdr>
        <w:top w:val="none" w:sz="0" w:space="0" w:color="auto"/>
        <w:left w:val="none" w:sz="0" w:space="0" w:color="auto"/>
        <w:bottom w:val="none" w:sz="0" w:space="0" w:color="auto"/>
        <w:right w:val="none" w:sz="0" w:space="0" w:color="auto"/>
      </w:divBdr>
    </w:div>
    <w:div w:id="1921057970">
      <w:bodyDiv w:val="1"/>
      <w:marLeft w:val="0"/>
      <w:marRight w:val="0"/>
      <w:marTop w:val="0"/>
      <w:marBottom w:val="0"/>
      <w:divBdr>
        <w:top w:val="none" w:sz="0" w:space="0" w:color="auto"/>
        <w:left w:val="none" w:sz="0" w:space="0" w:color="auto"/>
        <w:bottom w:val="none" w:sz="0" w:space="0" w:color="auto"/>
        <w:right w:val="none" w:sz="0" w:space="0" w:color="auto"/>
      </w:divBdr>
    </w:div>
    <w:div w:id="1945264837">
      <w:bodyDiv w:val="1"/>
      <w:marLeft w:val="0"/>
      <w:marRight w:val="0"/>
      <w:marTop w:val="0"/>
      <w:marBottom w:val="0"/>
      <w:divBdr>
        <w:top w:val="none" w:sz="0" w:space="0" w:color="auto"/>
        <w:left w:val="none" w:sz="0" w:space="0" w:color="auto"/>
        <w:bottom w:val="none" w:sz="0" w:space="0" w:color="auto"/>
        <w:right w:val="none" w:sz="0" w:space="0" w:color="auto"/>
      </w:divBdr>
    </w:div>
    <w:div w:id="1995454312">
      <w:bodyDiv w:val="1"/>
      <w:marLeft w:val="0"/>
      <w:marRight w:val="0"/>
      <w:marTop w:val="0"/>
      <w:marBottom w:val="0"/>
      <w:divBdr>
        <w:top w:val="none" w:sz="0" w:space="0" w:color="auto"/>
        <w:left w:val="none" w:sz="0" w:space="0" w:color="auto"/>
        <w:bottom w:val="none" w:sz="0" w:space="0" w:color="auto"/>
        <w:right w:val="none" w:sz="0" w:space="0" w:color="auto"/>
      </w:divBdr>
    </w:div>
    <w:div w:id="2009090084">
      <w:bodyDiv w:val="1"/>
      <w:marLeft w:val="0"/>
      <w:marRight w:val="0"/>
      <w:marTop w:val="0"/>
      <w:marBottom w:val="0"/>
      <w:divBdr>
        <w:top w:val="none" w:sz="0" w:space="0" w:color="auto"/>
        <w:left w:val="none" w:sz="0" w:space="0" w:color="auto"/>
        <w:bottom w:val="none" w:sz="0" w:space="0" w:color="auto"/>
        <w:right w:val="none" w:sz="0" w:space="0" w:color="auto"/>
      </w:divBdr>
      <w:divsChild>
        <w:div w:id="2027364647">
          <w:marLeft w:val="480"/>
          <w:marRight w:val="0"/>
          <w:marTop w:val="0"/>
          <w:marBottom w:val="0"/>
          <w:divBdr>
            <w:top w:val="none" w:sz="0" w:space="0" w:color="auto"/>
            <w:left w:val="none" w:sz="0" w:space="0" w:color="auto"/>
            <w:bottom w:val="none" w:sz="0" w:space="0" w:color="auto"/>
            <w:right w:val="none" w:sz="0" w:space="0" w:color="auto"/>
          </w:divBdr>
        </w:div>
        <w:div w:id="1884831405">
          <w:marLeft w:val="480"/>
          <w:marRight w:val="0"/>
          <w:marTop w:val="0"/>
          <w:marBottom w:val="0"/>
          <w:divBdr>
            <w:top w:val="none" w:sz="0" w:space="0" w:color="auto"/>
            <w:left w:val="none" w:sz="0" w:space="0" w:color="auto"/>
            <w:bottom w:val="none" w:sz="0" w:space="0" w:color="auto"/>
            <w:right w:val="none" w:sz="0" w:space="0" w:color="auto"/>
          </w:divBdr>
        </w:div>
        <w:div w:id="431317589">
          <w:marLeft w:val="480"/>
          <w:marRight w:val="0"/>
          <w:marTop w:val="0"/>
          <w:marBottom w:val="0"/>
          <w:divBdr>
            <w:top w:val="none" w:sz="0" w:space="0" w:color="auto"/>
            <w:left w:val="none" w:sz="0" w:space="0" w:color="auto"/>
            <w:bottom w:val="none" w:sz="0" w:space="0" w:color="auto"/>
            <w:right w:val="none" w:sz="0" w:space="0" w:color="auto"/>
          </w:divBdr>
        </w:div>
        <w:div w:id="2114982498">
          <w:marLeft w:val="480"/>
          <w:marRight w:val="0"/>
          <w:marTop w:val="0"/>
          <w:marBottom w:val="0"/>
          <w:divBdr>
            <w:top w:val="none" w:sz="0" w:space="0" w:color="auto"/>
            <w:left w:val="none" w:sz="0" w:space="0" w:color="auto"/>
            <w:bottom w:val="none" w:sz="0" w:space="0" w:color="auto"/>
            <w:right w:val="none" w:sz="0" w:space="0" w:color="auto"/>
          </w:divBdr>
        </w:div>
        <w:div w:id="44567244">
          <w:marLeft w:val="480"/>
          <w:marRight w:val="0"/>
          <w:marTop w:val="0"/>
          <w:marBottom w:val="0"/>
          <w:divBdr>
            <w:top w:val="none" w:sz="0" w:space="0" w:color="auto"/>
            <w:left w:val="none" w:sz="0" w:space="0" w:color="auto"/>
            <w:bottom w:val="none" w:sz="0" w:space="0" w:color="auto"/>
            <w:right w:val="none" w:sz="0" w:space="0" w:color="auto"/>
          </w:divBdr>
        </w:div>
        <w:div w:id="1009016603">
          <w:marLeft w:val="480"/>
          <w:marRight w:val="0"/>
          <w:marTop w:val="0"/>
          <w:marBottom w:val="0"/>
          <w:divBdr>
            <w:top w:val="none" w:sz="0" w:space="0" w:color="auto"/>
            <w:left w:val="none" w:sz="0" w:space="0" w:color="auto"/>
            <w:bottom w:val="none" w:sz="0" w:space="0" w:color="auto"/>
            <w:right w:val="none" w:sz="0" w:space="0" w:color="auto"/>
          </w:divBdr>
        </w:div>
        <w:div w:id="1950887286">
          <w:marLeft w:val="480"/>
          <w:marRight w:val="0"/>
          <w:marTop w:val="0"/>
          <w:marBottom w:val="0"/>
          <w:divBdr>
            <w:top w:val="none" w:sz="0" w:space="0" w:color="auto"/>
            <w:left w:val="none" w:sz="0" w:space="0" w:color="auto"/>
            <w:bottom w:val="none" w:sz="0" w:space="0" w:color="auto"/>
            <w:right w:val="none" w:sz="0" w:space="0" w:color="auto"/>
          </w:divBdr>
        </w:div>
        <w:div w:id="235869115">
          <w:marLeft w:val="480"/>
          <w:marRight w:val="0"/>
          <w:marTop w:val="0"/>
          <w:marBottom w:val="0"/>
          <w:divBdr>
            <w:top w:val="none" w:sz="0" w:space="0" w:color="auto"/>
            <w:left w:val="none" w:sz="0" w:space="0" w:color="auto"/>
            <w:bottom w:val="none" w:sz="0" w:space="0" w:color="auto"/>
            <w:right w:val="none" w:sz="0" w:space="0" w:color="auto"/>
          </w:divBdr>
        </w:div>
        <w:div w:id="683289286">
          <w:marLeft w:val="480"/>
          <w:marRight w:val="0"/>
          <w:marTop w:val="0"/>
          <w:marBottom w:val="0"/>
          <w:divBdr>
            <w:top w:val="none" w:sz="0" w:space="0" w:color="auto"/>
            <w:left w:val="none" w:sz="0" w:space="0" w:color="auto"/>
            <w:bottom w:val="none" w:sz="0" w:space="0" w:color="auto"/>
            <w:right w:val="none" w:sz="0" w:space="0" w:color="auto"/>
          </w:divBdr>
        </w:div>
        <w:div w:id="290937082">
          <w:marLeft w:val="480"/>
          <w:marRight w:val="0"/>
          <w:marTop w:val="0"/>
          <w:marBottom w:val="0"/>
          <w:divBdr>
            <w:top w:val="none" w:sz="0" w:space="0" w:color="auto"/>
            <w:left w:val="none" w:sz="0" w:space="0" w:color="auto"/>
            <w:bottom w:val="none" w:sz="0" w:space="0" w:color="auto"/>
            <w:right w:val="none" w:sz="0" w:space="0" w:color="auto"/>
          </w:divBdr>
        </w:div>
        <w:div w:id="1810975164">
          <w:marLeft w:val="480"/>
          <w:marRight w:val="0"/>
          <w:marTop w:val="0"/>
          <w:marBottom w:val="0"/>
          <w:divBdr>
            <w:top w:val="none" w:sz="0" w:space="0" w:color="auto"/>
            <w:left w:val="none" w:sz="0" w:space="0" w:color="auto"/>
            <w:bottom w:val="none" w:sz="0" w:space="0" w:color="auto"/>
            <w:right w:val="none" w:sz="0" w:space="0" w:color="auto"/>
          </w:divBdr>
        </w:div>
        <w:div w:id="954286854">
          <w:marLeft w:val="480"/>
          <w:marRight w:val="0"/>
          <w:marTop w:val="0"/>
          <w:marBottom w:val="0"/>
          <w:divBdr>
            <w:top w:val="none" w:sz="0" w:space="0" w:color="auto"/>
            <w:left w:val="none" w:sz="0" w:space="0" w:color="auto"/>
            <w:bottom w:val="none" w:sz="0" w:space="0" w:color="auto"/>
            <w:right w:val="none" w:sz="0" w:space="0" w:color="auto"/>
          </w:divBdr>
        </w:div>
        <w:div w:id="1104954415">
          <w:marLeft w:val="480"/>
          <w:marRight w:val="0"/>
          <w:marTop w:val="0"/>
          <w:marBottom w:val="0"/>
          <w:divBdr>
            <w:top w:val="none" w:sz="0" w:space="0" w:color="auto"/>
            <w:left w:val="none" w:sz="0" w:space="0" w:color="auto"/>
            <w:bottom w:val="none" w:sz="0" w:space="0" w:color="auto"/>
            <w:right w:val="none" w:sz="0" w:space="0" w:color="auto"/>
          </w:divBdr>
        </w:div>
        <w:div w:id="1375427215">
          <w:marLeft w:val="480"/>
          <w:marRight w:val="0"/>
          <w:marTop w:val="0"/>
          <w:marBottom w:val="0"/>
          <w:divBdr>
            <w:top w:val="none" w:sz="0" w:space="0" w:color="auto"/>
            <w:left w:val="none" w:sz="0" w:space="0" w:color="auto"/>
            <w:bottom w:val="none" w:sz="0" w:space="0" w:color="auto"/>
            <w:right w:val="none" w:sz="0" w:space="0" w:color="auto"/>
          </w:divBdr>
        </w:div>
        <w:div w:id="616301459">
          <w:marLeft w:val="480"/>
          <w:marRight w:val="0"/>
          <w:marTop w:val="0"/>
          <w:marBottom w:val="0"/>
          <w:divBdr>
            <w:top w:val="none" w:sz="0" w:space="0" w:color="auto"/>
            <w:left w:val="none" w:sz="0" w:space="0" w:color="auto"/>
            <w:bottom w:val="none" w:sz="0" w:space="0" w:color="auto"/>
            <w:right w:val="none" w:sz="0" w:space="0" w:color="auto"/>
          </w:divBdr>
        </w:div>
        <w:div w:id="1754546740">
          <w:marLeft w:val="480"/>
          <w:marRight w:val="0"/>
          <w:marTop w:val="0"/>
          <w:marBottom w:val="0"/>
          <w:divBdr>
            <w:top w:val="none" w:sz="0" w:space="0" w:color="auto"/>
            <w:left w:val="none" w:sz="0" w:space="0" w:color="auto"/>
            <w:bottom w:val="none" w:sz="0" w:space="0" w:color="auto"/>
            <w:right w:val="none" w:sz="0" w:space="0" w:color="auto"/>
          </w:divBdr>
        </w:div>
        <w:div w:id="491410045">
          <w:marLeft w:val="480"/>
          <w:marRight w:val="0"/>
          <w:marTop w:val="0"/>
          <w:marBottom w:val="0"/>
          <w:divBdr>
            <w:top w:val="none" w:sz="0" w:space="0" w:color="auto"/>
            <w:left w:val="none" w:sz="0" w:space="0" w:color="auto"/>
            <w:bottom w:val="none" w:sz="0" w:space="0" w:color="auto"/>
            <w:right w:val="none" w:sz="0" w:space="0" w:color="auto"/>
          </w:divBdr>
        </w:div>
        <w:div w:id="154881985">
          <w:marLeft w:val="480"/>
          <w:marRight w:val="0"/>
          <w:marTop w:val="0"/>
          <w:marBottom w:val="0"/>
          <w:divBdr>
            <w:top w:val="none" w:sz="0" w:space="0" w:color="auto"/>
            <w:left w:val="none" w:sz="0" w:space="0" w:color="auto"/>
            <w:bottom w:val="none" w:sz="0" w:space="0" w:color="auto"/>
            <w:right w:val="none" w:sz="0" w:space="0" w:color="auto"/>
          </w:divBdr>
        </w:div>
        <w:div w:id="527835086">
          <w:marLeft w:val="480"/>
          <w:marRight w:val="0"/>
          <w:marTop w:val="0"/>
          <w:marBottom w:val="0"/>
          <w:divBdr>
            <w:top w:val="none" w:sz="0" w:space="0" w:color="auto"/>
            <w:left w:val="none" w:sz="0" w:space="0" w:color="auto"/>
            <w:bottom w:val="none" w:sz="0" w:space="0" w:color="auto"/>
            <w:right w:val="none" w:sz="0" w:space="0" w:color="auto"/>
          </w:divBdr>
        </w:div>
        <w:div w:id="86192545">
          <w:marLeft w:val="480"/>
          <w:marRight w:val="0"/>
          <w:marTop w:val="0"/>
          <w:marBottom w:val="0"/>
          <w:divBdr>
            <w:top w:val="none" w:sz="0" w:space="0" w:color="auto"/>
            <w:left w:val="none" w:sz="0" w:space="0" w:color="auto"/>
            <w:bottom w:val="none" w:sz="0" w:space="0" w:color="auto"/>
            <w:right w:val="none" w:sz="0" w:space="0" w:color="auto"/>
          </w:divBdr>
        </w:div>
        <w:div w:id="2036687814">
          <w:marLeft w:val="480"/>
          <w:marRight w:val="0"/>
          <w:marTop w:val="0"/>
          <w:marBottom w:val="0"/>
          <w:divBdr>
            <w:top w:val="none" w:sz="0" w:space="0" w:color="auto"/>
            <w:left w:val="none" w:sz="0" w:space="0" w:color="auto"/>
            <w:bottom w:val="none" w:sz="0" w:space="0" w:color="auto"/>
            <w:right w:val="none" w:sz="0" w:space="0" w:color="auto"/>
          </w:divBdr>
        </w:div>
        <w:div w:id="1848205861">
          <w:marLeft w:val="480"/>
          <w:marRight w:val="0"/>
          <w:marTop w:val="0"/>
          <w:marBottom w:val="0"/>
          <w:divBdr>
            <w:top w:val="none" w:sz="0" w:space="0" w:color="auto"/>
            <w:left w:val="none" w:sz="0" w:space="0" w:color="auto"/>
            <w:bottom w:val="none" w:sz="0" w:space="0" w:color="auto"/>
            <w:right w:val="none" w:sz="0" w:space="0" w:color="auto"/>
          </w:divBdr>
        </w:div>
        <w:div w:id="767118232">
          <w:marLeft w:val="480"/>
          <w:marRight w:val="0"/>
          <w:marTop w:val="0"/>
          <w:marBottom w:val="0"/>
          <w:divBdr>
            <w:top w:val="none" w:sz="0" w:space="0" w:color="auto"/>
            <w:left w:val="none" w:sz="0" w:space="0" w:color="auto"/>
            <w:bottom w:val="none" w:sz="0" w:space="0" w:color="auto"/>
            <w:right w:val="none" w:sz="0" w:space="0" w:color="auto"/>
          </w:divBdr>
        </w:div>
        <w:div w:id="402219337">
          <w:marLeft w:val="480"/>
          <w:marRight w:val="0"/>
          <w:marTop w:val="0"/>
          <w:marBottom w:val="0"/>
          <w:divBdr>
            <w:top w:val="none" w:sz="0" w:space="0" w:color="auto"/>
            <w:left w:val="none" w:sz="0" w:space="0" w:color="auto"/>
            <w:bottom w:val="none" w:sz="0" w:space="0" w:color="auto"/>
            <w:right w:val="none" w:sz="0" w:space="0" w:color="auto"/>
          </w:divBdr>
        </w:div>
        <w:div w:id="1764914133">
          <w:marLeft w:val="480"/>
          <w:marRight w:val="0"/>
          <w:marTop w:val="0"/>
          <w:marBottom w:val="0"/>
          <w:divBdr>
            <w:top w:val="none" w:sz="0" w:space="0" w:color="auto"/>
            <w:left w:val="none" w:sz="0" w:space="0" w:color="auto"/>
            <w:bottom w:val="none" w:sz="0" w:space="0" w:color="auto"/>
            <w:right w:val="none" w:sz="0" w:space="0" w:color="auto"/>
          </w:divBdr>
        </w:div>
        <w:div w:id="1600137688">
          <w:marLeft w:val="480"/>
          <w:marRight w:val="0"/>
          <w:marTop w:val="0"/>
          <w:marBottom w:val="0"/>
          <w:divBdr>
            <w:top w:val="none" w:sz="0" w:space="0" w:color="auto"/>
            <w:left w:val="none" w:sz="0" w:space="0" w:color="auto"/>
            <w:bottom w:val="none" w:sz="0" w:space="0" w:color="auto"/>
            <w:right w:val="none" w:sz="0" w:space="0" w:color="auto"/>
          </w:divBdr>
        </w:div>
        <w:div w:id="362946508">
          <w:marLeft w:val="480"/>
          <w:marRight w:val="0"/>
          <w:marTop w:val="0"/>
          <w:marBottom w:val="0"/>
          <w:divBdr>
            <w:top w:val="none" w:sz="0" w:space="0" w:color="auto"/>
            <w:left w:val="none" w:sz="0" w:space="0" w:color="auto"/>
            <w:bottom w:val="none" w:sz="0" w:space="0" w:color="auto"/>
            <w:right w:val="none" w:sz="0" w:space="0" w:color="auto"/>
          </w:divBdr>
        </w:div>
        <w:div w:id="506213662">
          <w:marLeft w:val="480"/>
          <w:marRight w:val="0"/>
          <w:marTop w:val="0"/>
          <w:marBottom w:val="0"/>
          <w:divBdr>
            <w:top w:val="none" w:sz="0" w:space="0" w:color="auto"/>
            <w:left w:val="none" w:sz="0" w:space="0" w:color="auto"/>
            <w:bottom w:val="none" w:sz="0" w:space="0" w:color="auto"/>
            <w:right w:val="none" w:sz="0" w:space="0" w:color="auto"/>
          </w:divBdr>
        </w:div>
        <w:div w:id="277295329">
          <w:marLeft w:val="480"/>
          <w:marRight w:val="0"/>
          <w:marTop w:val="0"/>
          <w:marBottom w:val="0"/>
          <w:divBdr>
            <w:top w:val="none" w:sz="0" w:space="0" w:color="auto"/>
            <w:left w:val="none" w:sz="0" w:space="0" w:color="auto"/>
            <w:bottom w:val="none" w:sz="0" w:space="0" w:color="auto"/>
            <w:right w:val="none" w:sz="0" w:space="0" w:color="auto"/>
          </w:divBdr>
        </w:div>
        <w:div w:id="269167678">
          <w:marLeft w:val="480"/>
          <w:marRight w:val="0"/>
          <w:marTop w:val="0"/>
          <w:marBottom w:val="0"/>
          <w:divBdr>
            <w:top w:val="none" w:sz="0" w:space="0" w:color="auto"/>
            <w:left w:val="none" w:sz="0" w:space="0" w:color="auto"/>
            <w:bottom w:val="none" w:sz="0" w:space="0" w:color="auto"/>
            <w:right w:val="none" w:sz="0" w:space="0" w:color="auto"/>
          </w:divBdr>
        </w:div>
        <w:div w:id="972562647">
          <w:marLeft w:val="480"/>
          <w:marRight w:val="0"/>
          <w:marTop w:val="0"/>
          <w:marBottom w:val="0"/>
          <w:divBdr>
            <w:top w:val="none" w:sz="0" w:space="0" w:color="auto"/>
            <w:left w:val="none" w:sz="0" w:space="0" w:color="auto"/>
            <w:bottom w:val="none" w:sz="0" w:space="0" w:color="auto"/>
            <w:right w:val="none" w:sz="0" w:space="0" w:color="auto"/>
          </w:divBdr>
        </w:div>
        <w:div w:id="1828399441">
          <w:marLeft w:val="480"/>
          <w:marRight w:val="0"/>
          <w:marTop w:val="0"/>
          <w:marBottom w:val="0"/>
          <w:divBdr>
            <w:top w:val="none" w:sz="0" w:space="0" w:color="auto"/>
            <w:left w:val="none" w:sz="0" w:space="0" w:color="auto"/>
            <w:bottom w:val="none" w:sz="0" w:space="0" w:color="auto"/>
            <w:right w:val="none" w:sz="0" w:space="0" w:color="auto"/>
          </w:divBdr>
        </w:div>
        <w:div w:id="1145272841">
          <w:marLeft w:val="480"/>
          <w:marRight w:val="0"/>
          <w:marTop w:val="0"/>
          <w:marBottom w:val="0"/>
          <w:divBdr>
            <w:top w:val="none" w:sz="0" w:space="0" w:color="auto"/>
            <w:left w:val="none" w:sz="0" w:space="0" w:color="auto"/>
            <w:bottom w:val="none" w:sz="0" w:space="0" w:color="auto"/>
            <w:right w:val="none" w:sz="0" w:space="0" w:color="auto"/>
          </w:divBdr>
        </w:div>
        <w:div w:id="1101221229">
          <w:marLeft w:val="480"/>
          <w:marRight w:val="0"/>
          <w:marTop w:val="0"/>
          <w:marBottom w:val="0"/>
          <w:divBdr>
            <w:top w:val="none" w:sz="0" w:space="0" w:color="auto"/>
            <w:left w:val="none" w:sz="0" w:space="0" w:color="auto"/>
            <w:bottom w:val="none" w:sz="0" w:space="0" w:color="auto"/>
            <w:right w:val="none" w:sz="0" w:space="0" w:color="auto"/>
          </w:divBdr>
        </w:div>
        <w:div w:id="6056069">
          <w:marLeft w:val="480"/>
          <w:marRight w:val="0"/>
          <w:marTop w:val="0"/>
          <w:marBottom w:val="0"/>
          <w:divBdr>
            <w:top w:val="none" w:sz="0" w:space="0" w:color="auto"/>
            <w:left w:val="none" w:sz="0" w:space="0" w:color="auto"/>
            <w:bottom w:val="none" w:sz="0" w:space="0" w:color="auto"/>
            <w:right w:val="none" w:sz="0" w:space="0" w:color="auto"/>
          </w:divBdr>
        </w:div>
        <w:div w:id="1250000141">
          <w:marLeft w:val="480"/>
          <w:marRight w:val="0"/>
          <w:marTop w:val="0"/>
          <w:marBottom w:val="0"/>
          <w:divBdr>
            <w:top w:val="none" w:sz="0" w:space="0" w:color="auto"/>
            <w:left w:val="none" w:sz="0" w:space="0" w:color="auto"/>
            <w:bottom w:val="none" w:sz="0" w:space="0" w:color="auto"/>
            <w:right w:val="none" w:sz="0" w:space="0" w:color="auto"/>
          </w:divBdr>
        </w:div>
        <w:div w:id="321589423">
          <w:marLeft w:val="480"/>
          <w:marRight w:val="0"/>
          <w:marTop w:val="0"/>
          <w:marBottom w:val="0"/>
          <w:divBdr>
            <w:top w:val="none" w:sz="0" w:space="0" w:color="auto"/>
            <w:left w:val="none" w:sz="0" w:space="0" w:color="auto"/>
            <w:bottom w:val="none" w:sz="0" w:space="0" w:color="auto"/>
            <w:right w:val="none" w:sz="0" w:space="0" w:color="auto"/>
          </w:divBdr>
        </w:div>
        <w:div w:id="1277103822">
          <w:marLeft w:val="480"/>
          <w:marRight w:val="0"/>
          <w:marTop w:val="0"/>
          <w:marBottom w:val="0"/>
          <w:divBdr>
            <w:top w:val="none" w:sz="0" w:space="0" w:color="auto"/>
            <w:left w:val="none" w:sz="0" w:space="0" w:color="auto"/>
            <w:bottom w:val="none" w:sz="0" w:space="0" w:color="auto"/>
            <w:right w:val="none" w:sz="0" w:space="0" w:color="auto"/>
          </w:divBdr>
        </w:div>
        <w:div w:id="556011637">
          <w:marLeft w:val="480"/>
          <w:marRight w:val="0"/>
          <w:marTop w:val="0"/>
          <w:marBottom w:val="0"/>
          <w:divBdr>
            <w:top w:val="none" w:sz="0" w:space="0" w:color="auto"/>
            <w:left w:val="none" w:sz="0" w:space="0" w:color="auto"/>
            <w:bottom w:val="none" w:sz="0" w:space="0" w:color="auto"/>
            <w:right w:val="none" w:sz="0" w:space="0" w:color="auto"/>
          </w:divBdr>
        </w:div>
        <w:div w:id="830097865">
          <w:marLeft w:val="480"/>
          <w:marRight w:val="0"/>
          <w:marTop w:val="0"/>
          <w:marBottom w:val="0"/>
          <w:divBdr>
            <w:top w:val="none" w:sz="0" w:space="0" w:color="auto"/>
            <w:left w:val="none" w:sz="0" w:space="0" w:color="auto"/>
            <w:bottom w:val="none" w:sz="0" w:space="0" w:color="auto"/>
            <w:right w:val="none" w:sz="0" w:space="0" w:color="auto"/>
          </w:divBdr>
        </w:div>
        <w:div w:id="2070297097">
          <w:marLeft w:val="480"/>
          <w:marRight w:val="0"/>
          <w:marTop w:val="0"/>
          <w:marBottom w:val="0"/>
          <w:divBdr>
            <w:top w:val="none" w:sz="0" w:space="0" w:color="auto"/>
            <w:left w:val="none" w:sz="0" w:space="0" w:color="auto"/>
            <w:bottom w:val="none" w:sz="0" w:space="0" w:color="auto"/>
            <w:right w:val="none" w:sz="0" w:space="0" w:color="auto"/>
          </w:divBdr>
        </w:div>
        <w:div w:id="467868463">
          <w:marLeft w:val="480"/>
          <w:marRight w:val="0"/>
          <w:marTop w:val="0"/>
          <w:marBottom w:val="0"/>
          <w:divBdr>
            <w:top w:val="none" w:sz="0" w:space="0" w:color="auto"/>
            <w:left w:val="none" w:sz="0" w:space="0" w:color="auto"/>
            <w:bottom w:val="none" w:sz="0" w:space="0" w:color="auto"/>
            <w:right w:val="none" w:sz="0" w:space="0" w:color="auto"/>
          </w:divBdr>
        </w:div>
        <w:div w:id="2121145146">
          <w:marLeft w:val="480"/>
          <w:marRight w:val="0"/>
          <w:marTop w:val="0"/>
          <w:marBottom w:val="0"/>
          <w:divBdr>
            <w:top w:val="none" w:sz="0" w:space="0" w:color="auto"/>
            <w:left w:val="none" w:sz="0" w:space="0" w:color="auto"/>
            <w:bottom w:val="none" w:sz="0" w:space="0" w:color="auto"/>
            <w:right w:val="none" w:sz="0" w:space="0" w:color="auto"/>
          </w:divBdr>
        </w:div>
        <w:div w:id="1873108079">
          <w:marLeft w:val="480"/>
          <w:marRight w:val="0"/>
          <w:marTop w:val="0"/>
          <w:marBottom w:val="0"/>
          <w:divBdr>
            <w:top w:val="none" w:sz="0" w:space="0" w:color="auto"/>
            <w:left w:val="none" w:sz="0" w:space="0" w:color="auto"/>
            <w:bottom w:val="none" w:sz="0" w:space="0" w:color="auto"/>
            <w:right w:val="none" w:sz="0" w:space="0" w:color="auto"/>
          </w:divBdr>
        </w:div>
        <w:div w:id="822350175">
          <w:marLeft w:val="480"/>
          <w:marRight w:val="0"/>
          <w:marTop w:val="0"/>
          <w:marBottom w:val="0"/>
          <w:divBdr>
            <w:top w:val="none" w:sz="0" w:space="0" w:color="auto"/>
            <w:left w:val="none" w:sz="0" w:space="0" w:color="auto"/>
            <w:bottom w:val="none" w:sz="0" w:space="0" w:color="auto"/>
            <w:right w:val="none" w:sz="0" w:space="0" w:color="auto"/>
          </w:divBdr>
        </w:div>
        <w:div w:id="1039547278">
          <w:marLeft w:val="480"/>
          <w:marRight w:val="0"/>
          <w:marTop w:val="0"/>
          <w:marBottom w:val="0"/>
          <w:divBdr>
            <w:top w:val="none" w:sz="0" w:space="0" w:color="auto"/>
            <w:left w:val="none" w:sz="0" w:space="0" w:color="auto"/>
            <w:bottom w:val="none" w:sz="0" w:space="0" w:color="auto"/>
            <w:right w:val="none" w:sz="0" w:space="0" w:color="auto"/>
          </w:divBdr>
        </w:div>
        <w:div w:id="448822791">
          <w:marLeft w:val="480"/>
          <w:marRight w:val="0"/>
          <w:marTop w:val="0"/>
          <w:marBottom w:val="0"/>
          <w:divBdr>
            <w:top w:val="none" w:sz="0" w:space="0" w:color="auto"/>
            <w:left w:val="none" w:sz="0" w:space="0" w:color="auto"/>
            <w:bottom w:val="none" w:sz="0" w:space="0" w:color="auto"/>
            <w:right w:val="none" w:sz="0" w:space="0" w:color="auto"/>
          </w:divBdr>
        </w:div>
        <w:div w:id="1284581600">
          <w:marLeft w:val="480"/>
          <w:marRight w:val="0"/>
          <w:marTop w:val="0"/>
          <w:marBottom w:val="0"/>
          <w:divBdr>
            <w:top w:val="none" w:sz="0" w:space="0" w:color="auto"/>
            <w:left w:val="none" w:sz="0" w:space="0" w:color="auto"/>
            <w:bottom w:val="none" w:sz="0" w:space="0" w:color="auto"/>
            <w:right w:val="none" w:sz="0" w:space="0" w:color="auto"/>
          </w:divBdr>
        </w:div>
        <w:div w:id="384329473">
          <w:marLeft w:val="480"/>
          <w:marRight w:val="0"/>
          <w:marTop w:val="0"/>
          <w:marBottom w:val="0"/>
          <w:divBdr>
            <w:top w:val="none" w:sz="0" w:space="0" w:color="auto"/>
            <w:left w:val="none" w:sz="0" w:space="0" w:color="auto"/>
            <w:bottom w:val="none" w:sz="0" w:space="0" w:color="auto"/>
            <w:right w:val="none" w:sz="0" w:space="0" w:color="auto"/>
          </w:divBdr>
        </w:div>
        <w:div w:id="351304259">
          <w:marLeft w:val="480"/>
          <w:marRight w:val="0"/>
          <w:marTop w:val="0"/>
          <w:marBottom w:val="0"/>
          <w:divBdr>
            <w:top w:val="none" w:sz="0" w:space="0" w:color="auto"/>
            <w:left w:val="none" w:sz="0" w:space="0" w:color="auto"/>
            <w:bottom w:val="none" w:sz="0" w:space="0" w:color="auto"/>
            <w:right w:val="none" w:sz="0" w:space="0" w:color="auto"/>
          </w:divBdr>
        </w:div>
        <w:div w:id="106317771">
          <w:marLeft w:val="480"/>
          <w:marRight w:val="0"/>
          <w:marTop w:val="0"/>
          <w:marBottom w:val="0"/>
          <w:divBdr>
            <w:top w:val="none" w:sz="0" w:space="0" w:color="auto"/>
            <w:left w:val="none" w:sz="0" w:space="0" w:color="auto"/>
            <w:bottom w:val="none" w:sz="0" w:space="0" w:color="auto"/>
            <w:right w:val="none" w:sz="0" w:space="0" w:color="auto"/>
          </w:divBdr>
        </w:div>
        <w:div w:id="1636568001">
          <w:marLeft w:val="480"/>
          <w:marRight w:val="0"/>
          <w:marTop w:val="0"/>
          <w:marBottom w:val="0"/>
          <w:divBdr>
            <w:top w:val="none" w:sz="0" w:space="0" w:color="auto"/>
            <w:left w:val="none" w:sz="0" w:space="0" w:color="auto"/>
            <w:bottom w:val="none" w:sz="0" w:space="0" w:color="auto"/>
            <w:right w:val="none" w:sz="0" w:space="0" w:color="auto"/>
          </w:divBdr>
        </w:div>
        <w:div w:id="1075738122">
          <w:marLeft w:val="480"/>
          <w:marRight w:val="0"/>
          <w:marTop w:val="0"/>
          <w:marBottom w:val="0"/>
          <w:divBdr>
            <w:top w:val="none" w:sz="0" w:space="0" w:color="auto"/>
            <w:left w:val="none" w:sz="0" w:space="0" w:color="auto"/>
            <w:bottom w:val="none" w:sz="0" w:space="0" w:color="auto"/>
            <w:right w:val="none" w:sz="0" w:space="0" w:color="auto"/>
          </w:divBdr>
        </w:div>
        <w:div w:id="775514557">
          <w:marLeft w:val="480"/>
          <w:marRight w:val="0"/>
          <w:marTop w:val="0"/>
          <w:marBottom w:val="0"/>
          <w:divBdr>
            <w:top w:val="none" w:sz="0" w:space="0" w:color="auto"/>
            <w:left w:val="none" w:sz="0" w:space="0" w:color="auto"/>
            <w:bottom w:val="none" w:sz="0" w:space="0" w:color="auto"/>
            <w:right w:val="none" w:sz="0" w:space="0" w:color="auto"/>
          </w:divBdr>
        </w:div>
        <w:div w:id="2075737303">
          <w:marLeft w:val="480"/>
          <w:marRight w:val="0"/>
          <w:marTop w:val="0"/>
          <w:marBottom w:val="0"/>
          <w:divBdr>
            <w:top w:val="none" w:sz="0" w:space="0" w:color="auto"/>
            <w:left w:val="none" w:sz="0" w:space="0" w:color="auto"/>
            <w:bottom w:val="none" w:sz="0" w:space="0" w:color="auto"/>
            <w:right w:val="none" w:sz="0" w:space="0" w:color="auto"/>
          </w:divBdr>
        </w:div>
        <w:div w:id="2023781789">
          <w:marLeft w:val="480"/>
          <w:marRight w:val="0"/>
          <w:marTop w:val="0"/>
          <w:marBottom w:val="0"/>
          <w:divBdr>
            <w:top w:val="none" w:sz="0" w:space="0" w:color="auto"/>
            <w:left w:val="none" w:sz="0" w:space="0" w:color="auto"/>
            <w:bottom w:val="none" w:sz="0" w:space="0" w:color="auto"/>
            <w:right w:val="none" w:sz="0" w:space="0" w:color="auto"/>
          </w:divBdr>
        </w:div>
        <w:div w:id="1577782208">
          <w:marLeft w:val="480"/>
          <w:marRight w:val="0"/>
          <w:marTop w:val="0"/>
          <w:marBottom w:val="0"/>
          <w:divBdr>
            <w:top w:val="none" w:sz="0" w:space="0" w:color="auto"/>
            <w:left w:val="none" w:sz="0" w:space="0" w:color="auto"/>
            <w:bottom w:val="none" w:sz="0" w:space="0" w:color="auto"/>
            <w:right w:val="none" w:sz="0" w:space="0" w:color="auto"/>
          </w:divBdr>
        </w:div>
        <w:div w:id="3636443">
          <w:marLeft w:val="480"/>
          <w:marRight w:val="0"/>
          <w:marTop w:val="0"/>
          <w:marBottom w:val="0"/>
          <w:divBdr>
            <w:top w:val="none" w:sz="0" w:space="0" w:color="auto"/>
            <w:left w:val="none" w:sz="0" w:space="0" w:color="auto"/>
            <w:bottom w:val="none" w:sz="0" w:space="0" w:color="auto"/>
            <w:right w:val="none" w:sz="0" w:space="0" w:color="auto"/>
          </w:divBdr>
        </w:div>
        <w:div w:id="1219050133">
          <w:marLeft w:val="480"/>
          <w:marRight w:val="0"/>
          <w:marTop w:val="0"/>
          <w:marBottom w:val="0"/>
          <w:divBdr>
            <w:top w:val="none" w:sz="0" w:space="0" w:color="auto"/>
            <w:left w:val="none" w:sz="0" w:space="0" w:color="auto"/>
            <w:bottom w:val="none" w:sz="0" w:space="0" w:color="auto"/>
            <w:right w:val="none" w:sz="0" w:space="0" w:color="auto"/>
          </w:divBdr>
        </w:div>
        <w:div w:id="1640258809">
          <w:marLeft w:val="480"/>
          <w:marRight w:val="0"/>
          <w:marTop w:val="0"/>
          <w:marBottom w:val="0"/>
          <w:divBdr>
            <w:top w:val="none" w:sz="0" w:space="0" w:color="auto"/>
            <w:left w:val="none" w:sz="0" w:space="0" w:color="auto"/>
            <w:bottom w:val="none" w:sz="0" w:space="0" w:color="auto"/>
            <w:right w:val="none" w:sz="0" w:space="0" w:color="auto"/>
          </w:divBdr>
        </w:div>
        <w:div w:id="1684477597">
          <w:marLeft w:val="480"/>
          <w:marRight w:val="0"/>
          <w:marTop w:val="0"/>
          <w:marBottom w:val="0"/>
          <w:divBdr>
            <w:top w:val="none" w:sz="0" w:space="0" w:color="auto"/>
            <w:left w:val="none" w:sz="0" w:space="0" w:color="auto"/>
            <w:bottom w:val="none" w:sz="0" w:space="0" w:color="auto"/>
            <w:right w:val="none" w:sz="0" w:space="0" w:color="auto"/>
          </w:divBdr>
        </w:div>
        <w:div w:id="1015883269">
          <w:marLeft w:val="480"/>
          <w:marRight w:val="0"/>
          <w:marTop w:val="0"/>
          <w:marBottom w:val="0"/>
          <w:divBdr>
            <w:top w:val="none" w:sz="0" w:space="0" w:color="auto"/>
            <w:left w:val="none" w:sz="0" w:space="0" w:color="auto"/>
            <w:bottom w:val="none" w:sz="0" w:space="0" w:color="auto"/>
            <w:right w:val="none" w:sz="0" w:space="0" w:color="auto"/>
          </w:divBdr>
        </w:div>
        <w:div w:id="1343581795">
          <w:marLeft w:val="480"/>
          <w:marRight w:val="0"/>
          <w:marTop w:val="0"/>
          <w:marBottom w:val="0"/>
          <w:divBdr>
            <w:top w:val="none" w:sz="0" w:space="0" w:color="auto"/>
            <w:left w:val="none" w:sz="0" w:space="0" w:color="auto"/>
            <w:bottom w:val="none" w:sz="0" w:space="0" w:color="auto"/>
            <w:right w:val="none" w:sz="0" w:space="0" w:color="auto"/>
          </w:divBdr>
        </w:div>
        <w:div w:id="1112749303">
          <w:marLeft w:val="480"/>
          <w:marRight w:val="0"/>
          <w:marTop w:val="0"/>
          <w:marBottom w:val="0"/>
          <w:divBdr>
            <w:top w:val="none" w:sz="0" w:space="0" w:color="auto"/>
            <w:left w:val="none" w:sz="0" w:space="0" w:color="auto"/>
            <w:bottom w:val="none" w:sz="0" w:space="0" w:color="auto"/>
            <w:right w:val="none" w:sz="0" w:space="0" w:color="auto"/>
          </w:divBdr>
        </w:div>
        <w:div w:id="1020930530">
          <w:marLeft w:val="480"/>
          <w:marRight w:val="0"/>
          <w:marTop w:val="0"/>
          <w:marBottom w:val="0"/>
          <w:divBdr>
            <w:top w:val="none" w:sz="0" w:space="0" w:color="auto"/>
            <w:left w:val="none" w:sz="0" w:space="0" w:color="auto"/>
            <w:bottom w:val="none" w:sz="0" w:space="0" w:color="auto"/>
            <w:right w:val="none" w:sz="0" w:space="0" w:color="auto"/>
          </w:divBdr>
        </w:div>
        <w:div w:id="1351955418">
          <w:marLeft w:val="480"/>
          <w:marRight w:val="0"/>
          <w:marTop w:val="0"/>
          <w:marBottom w:val="0"/>
          <w:divBdr>
            <w:top w:val="none" w:sz="0" w:space="0" w:color="auto"/>
            <w:left w:val="none" w:sz="0" w:space="0" w:color="auto"/>
            <w:bottom w:val="none" w:sz="0" w:space="0" w:color="auto"/>
            <w:right w:val="none" w:sz="0" w:space="0" w:color="auto"/>
          </w:divBdr>
        </w:div>
        <w:div w:id="1102146382">
          <w:marLeft w:val="480"/>
          <w:marRight w:val="0"/>
          <w:marTop w:val="0"/>
          <w:marBottom w:val="0"/>
          <w:divBdr>
            <w:top w:val="none" w:sz="0" w:space="0" w:color="auto"/>
            <w:left w:val="none" w:sz="0" w:space="0" w:color="auto"/>
            <w:bottom w:val="none" w:sz="0" w:space="0" w:color="auto"/>
            <w:right w:val="none" w:sz="0" w:space="0" w:color="auto"/>
          </w:divBdr>
        </w:div>
        <w:div w:id="116994989">
          <w:marLeft w:val="480"/>
          <w:marRight w:val="0"/>
          <w:marTop w:val="0"/>
          <w:marBottom w:val="0"/>
          <w:divBdr>
            <w:top w:val="none" w:sz="0" w:space="0" w:color="auto"/>
            <w:left w:val="none" w:sz="0" w:space="0" w:color="auto"/>
            <w:bottom w:val="none" w:sz="0" w:space="0" w:color="auto"/>
            <w:right w:val="none" w:sz="0" w:space="0" w:color="auto"/>
          </w:divBdr>
        </w:div>
        <w:div w:id="919371035">
          <w:marLeft w:val="480"/>
          <w:marRight w:val="0"/>
          <w:marTop w:val="0"/>
          <w:marBottom w:val="0"/>
          <w:divBdr>
            <w:top w:val="none" w:sz="0" w:space="0" w:color="auto"/>
            <w:left w:val="none" w:sz="0" w:space="0" w:color="auto"/>
            <w:bottom w:val="none" w:sz="0" w:space="0" w:color="auto"/>
            <w:right w:val="none" w:sz="0" w:space="0" w:color="auto"/>
          </w:divBdr>
        </w:div>
        <w:div w:id="1103379975">
          <w:marLeft w:val="480"/>
          <w:marRight w:val="0"/>
          <w:marTop w:val="0"/>
          <w:marBottom w:val="0"/>
          <w:divBdr>
            <w:top w:val="none" w:sz="0" w:space="0" w:color="auto"/>
            <w:left w:val="none" w:sz="0" w:space="0" w:color="auto"/>
            <w:bottom w:val="none" w:sz="0" w:space="0" w:color="auto"/>
            <w:right w:val="none" w:sz="0" w:space="0" w:color="auto"/>
          </w:divBdr>
        </w:div>
        <w:div w:id="406730540">
          <w:marLeft w:val="480"/>
          <w:marRight w:val="0"/>
          <w:marTop w:val="0"/>
          <w:marBottom w:val="0"/>
          <w:divBdr>
            <w:top w:val="none" w:sz="0" w:space="0" w:color="auto"/>
            <w:left w:val="none" w:sz="0" w:space="0" w:color="auto"/>
            <w:bottom w:val="none" w:sz="0" w:space="0" w:color="auto"/>
            <w:right w:val="none" w:sz="0" w:space="0" w:color="auto"/>
          </w:divBdr>
        </w:div>
        <w:div w:id="1982079257">
          <w:marLeft w:val="480"/>
          <w:marRight w:val="0"/>
          <w:marTop w:val="0"/>
          <w:marBottom w:val="0"/>
          <w:divBdr>
            <w:top w:val="none" w:sz="0" w:space="0" w:color="auto"/>
            <w:left w:val="none" w:sz="0" w:space="0" w:color="auto"/>
            <w:bottom w:val="none" w:sz="0" w:space="0" w:color="auto"/>
            <w:right w:val="none" w:sz="0" w:space="0" w:color="auto"/>
          </w:divBdr>
        </w:div>
        <w:div w:id="1742168513">
          <w:marLeft w:val="480"/>
          <w:marRight w:val="0"/>
          <w:marTop w:val="0"/>
          <w:marBottom w:val="0"/>
          <w:divBdr>
            <w:top w:val="none" w:sz="0" w:space="0" w:color="auto"/>
            <w:left w:val="none" w:sz="0" w:space="0" w:color="auto"/>
            <w:bottom w:val="none" w:sz="0" w:space="0" w:color="auto"/>
            <w:right w:val="none" w:sz="0" w:space="0" w:color="auto"/>
          </w:divBdr>
        </w:div>
        <w:div w:id="1325157597">
          <w:marLeft w:val="480"/>
          <w:marRight w:val="0"/>
          <w:marTop w:val="0"/>
          <w:marBottom w:val="0"/>
          <w:divBdr>
            <w:top w:val="none" w:sz="0" w:space="0" w:color="auto"/>
            <w:left w:val="none" w:sz="0" w:space="0" w:color="auto"/>
            <w:bottom w:val="none" w:sz="0" w:space="0" w:color="auto"/>
            <w:right w:val="none" w:sz="0" w:space="0" w:color="auto"/>
          </w:divBdr>
        </w:div>
        <w:div w:id="1685670683">
          <w:marLeft w:val="480"/>
          <w:marRight w:val="0"/>
          <w:marTop w:val="0"/>
          <w:marBottom w:val="0"/>
          <w:divBdr>
            <w:top w:val="none" w:sz="0" w:space="0" w:color="auto"/>
            <w:left w:val="none" w:sz="0" w:space="0" w:color="auto"/>
            <w:bottom w:val="none" w:sz="0" w:space="0" w:color="auto"/>
            <w:right w:val="none" w:sz="0" w:space="0" w:color="auto"/>
          </w:divBdr>
        </w:div>
        <w:div w:id="1697802687">
          <w:marLeft w:val="480"/>
          <w:marRight w:val="0"/>
          <w:marTop w:val="0"/>
          <w:marBottom w:val="0"/>
          <w:divBdr>
            <w:top w:val="none" w:sz="0" w:space="0" w:color="auto"/>
            <w:left w:val="none" w:sz="0" w:space="0" w:color="auto"/>
            <w:bottom w:val="none" w:sz="0" w:space="0" w:color="auto"/>
            <w:right w:val="none" w:sz="0" w:space="0" w:color="auto"/>
          </w:divBdr>
        </w:div>
        <w:div w:id="297415877">
          <w:marLeft w:val="480"/>
          <w:marRight w:val="0"/>
          <w:marTop w:val="0"/>
          <w:marBottom w:val="0"/>
          <w:divBdr>
            <w:top w:val="none" w:sz="0" w:space="0" w:color="auto"/>
            <w:left w:val="none" w:sz="0" w:space="0" w:color="auto"/>
            <w:bottom w:val="none" w:sz="0" w:space="0" w:color="auto"/>
            <w:right w:val="none" w:sz="0" w:space="0" w:color="auto"/>
          </w:divBdr>
        </w:div>
        <w:div w:id="2122989876">
          <w:marLeft w:val="480"/>
          <w:marRight w:val="0"/>
          <w:marTop w:val="0"/>
          <w:marBottom w:val="0"/>
          <w:divBdr>
            <w:top w:val="none" w:sz="0" w:space="0" w:color="auto"/>
            <w:left w:val="none" w:sz="0" w:space="0" w:color="auto"/>
            <w:bottom w:val="none" w:sz="0" w:space="0" w:color="auto"/>
            <w:right w:val="none" w:sz="0" w:space="0" w:color="auto"/>
          </w:divBdr>
        </w:div>
        <w:div w:id="945620973">
          <w:marLeft w:val="480"/>
          <w:marRight w:val="0"/>
          <w:marTop w:val="0"/>
          <w:marBottom w:val="0"/>
          <w:divBdr>
            <w:top w:val="none" w:sz="0" w:space="0" w:color="auto"/>
            <w:left w:val="none" w:sz="0" w:space="0" w:color="auto"/>
            <w:bottom w:val="none" w:sz="0" w:space="0" w:color="auto"/>
            <w:right w:val="none" w:sz="0" w:space="0" w:color="auto"/>
          </w:divBdr>
        </w:div>
        <w:div w:id="1188058434">
          <w:marLeft w:val="480"/>
          <w:marRight w:val="0"/>
          <w:marTop w:val="0"/>
          <w:marBottom w:val="0"/>
          <w:divBdr>
            <w:top w:val="none" w:sz="0" w:space="0" w:color="auto"/>
            <w:left w:val="none" w:sz="0" w:space="0" w:color="auto"/>
            <w:bottom w:val="none" w:sz="0" w:space="0" w:color="auto"/>
            <w:right w:val="none" w:sz="0" w:space="0" w:color="auto"/>
          </w:divBdr>
        </w:div>
        <w:div w:id="1779715081">
          <w:marLeft w:val="480"/>
          <w:marRight w:val="0"/>
          <w:marTop w:val="0"/>
          <w:marBottom w:val="0"/>
          <w:divBdr>
            <w:top w:val="none" w:sz="0" w:space="0" w:color="auto"/>
            <w:left w:val="none" w:sz="0" w:space="0" w:color="auto"/>
            <w:bottom w:val="none" w:sz="0" w:space="0" w:color="auto"/>
            <w:right w:val="none" w:sz="0" w:space="0" w:color="auto"/>
          </w:divBdr>
        </w:div>
        <w:div w:id="12608764">
          <w:marLeft w:val="480"/>
          <w:marRight w:val="0"/>
          <w:marTop w:val="0"/>
          <w:marBottom w:val="0"/>
          <w:divBdr>
            <w:top w:val="none" w:sz="0" w:space="0" w:color="auto"/>
            <w:left w:val="none" w:sz="0" w:space="0" w:color="auto"/>
            <w:bottom w:val="none" w:sz="0" w:space="0" w:color="auto"/>
            <w:right w:val="none" w:sz="0" w:space="0" w:color="auto"/>
          </w:divBdr>
        </w:div>
        <w:div w:id="482428958">
          <w:marLeft w:val="480"/>
          <w:marRight w:val="0"/>
          <w:marTop w:val="0"/>
          <w:marBottom w:val="0"/>
          <w:divBdr>
            <w:top w:val="none" w:sz="0" w:space="0" w:color="auto"/>
            <w:left w:val="none" w:sz="0" w:space="0" w:color="auto"/>
            <w:bottom w:val="none" w:sz="0" w:space="0" w:color="auto"/>
            <w:right w:val="none" w:sz="0" w:space="0" w:color="auto"/>
          </w:divBdr>
        </w:div>
        <w:div w:id="995957593">
          <w:marLeft w:val="480"/>
          <w:marRight w:val="0"/>
          <w:marTop w:val="0"/>
          <w:marBottom w:val="0"/>
          <w:divBdr>
            <w:top w:val="none" w:sz="0" w:space="0" w:color="auto"/>
            <w:left w:val="none" w:sz="0" w:space="0" w:color="auto"/>
            <w:bottom w:val="none" w:sz="0" w:space="0" w:color="auto"/>
            <w:right w:val="none" w:sz="0" w:space="0" w:color="auto"/>
          </w:divBdr>
        </w:div>
        <w:div w:id="1377506361">
          <w:marLeft w:val="480"/>
          <w:marRight w:val="0"/>
          <w:marTop w:val="0"/>
          <w:marBottom w:val="0"/>
          <w:divBdr>
            <w:top w:val="none" w:sz="0" w:space="0" w:color="auto"/>
            <w:left w:val="none" w:sz="0" w:space="0" w:color="auto"/>
            <w:bottom w:val="none" w:sz="0" w:space="0" w:color="auto"/>
            <w:right w:val="none" w:sz="0" w:space="0" w:color="auto"/>
          </w:divBdr>
        </w:div>
        <w:div w:id="320157116">
          <w:marLeft w:val="480"/>
          <w:marRight w:val="0"/>
          <w:marTop w:val="0"/>
          <w:marBottom w:val="0"/>
          <w:divBdr>
            <w:top w:val="none" w:sz="0" w:space="0" w:color="auto"/>
            <w:left w:val="none" w:sz="0" w:space="0" w:color="auto"/>
            <w:bottom w:val="none" w:sz="0" w:space="0" w:color="auto"/>
            <w:right w:val="none" w:sz="0" w:space="0" w:color="auto"/>
          </w:divBdr>
        </w:div>
        <w:div w:id="1877888329">
          <w:marLeft w:val="480"/>
          <w:marRight w:val="0"/>
          <w:marTop w:val="0"/>
          <w:marBottom w:val="0"/>
          <w:divBdr>
            <w:top w:val="none" w:sz="0" w:space="0" w:color="auto"/>
            <w:left w:val="none" w:sz="0" w:space="0" w:color="auto"/>
            <w:bottom w:val="none" w:sz="0" w:space="0" w:color="auto"/>
            <w:right w:val="none" w:sz="0" w:space="0" w:color="auto"/>
          </w:divBdr>
        </w:div>
        <w:div w:id="1899703957">
          <w:marLeft w:val="480"/>
          <w:marRight w:val="0"/>
          <w:marTop w:val="0"/>
          <w:marBottom w:val="0"/>
          <w:divBdr>
            <w:top w:val="none" w:sz="0" w:space="0" w:color="auto"/>
            <w:left w:val="none" w:sz="0" w:space="0" w:color="auto"/>
            <w:bottom w:val="none" w:sz="0" w:space="0" w:color="auto"/>
            <w:right w:val="none" w:sz="0" w:space="0" w:color="auto"/>
          </w:divBdr>
        </w:div>
        <w:div w:id="805044545">
          <w:marLeft w:val="480"/>
          <w:marRight w:val="0"/>
          <w:marTop w:val="0"/>
          <w:marBottom w:val="0"/>
          <w:divBdr>
            <w:top w:val="none" w:sz="0" w:space="0" w:color="auto"/>
            <w:left w:val="none" w:sz="0" w:space="0" w:color="auto"/>
            <w:bottom w:val="none" w:sz="0" w:space="0" w:color="auto"/>
            <w:right w:val="none" w:sz="0" w:space="0" w:color="auto"/>
          </w:divBdr>
        </w:div>
        <w:div w:id="1106194563">
          <w:marLeft w:val="480"/>
          <w:marRight w:val="0"/>
          <w:marTop w:val="0"/>
          <w:marBottom w:val="0"/>
          <w:divBdr>
            <w:top w:val="none" w:sz="0" w:space="0" w:color="auto"/>
            <w:left w:val="none" w:sz="0" w:space="0" w:color="auto"/>
            <w:bottom w:val="none" w:sz="0" w:space="0" w:color="auto"/>
            <w:right w:val="none" w:sz="0" w:space="0" w:color="auto"/>
          </w:divBdr>
        </w:div>
        <w:div w:id="152842016">
          <w:marLeft w:val="480"/>
          <w:marRight w:val="0"/>
          <w:marTop w:val="0"/>
          <w:marBottom w:val="0"/>
          <w:divBdr>
            <w:top w:val="none" w:sz="0" w:space="0" w:color="auto"/>
            <w:left w:val="none" w:sz="0" w:space="0" w:color="auto"/>
            <w:bottom w:val="none" w:sz="0" w:space="0" w:color="auto"/>
            <w:right w:val="none" w:sz="0" w:space="0" w:color="auto"/>
          </w:divBdr>
        </w:div>
        <w:div w:id="1341471127">
          <w:marLeft w:val="480"/>
          <w:marRight w:val="0"/>
          <w:marTop w:val="0"/>
          <w:marBottom w:val="0"/>
          <w:divBdr>
            <w:top w:val="none" w:sz="0" w:space="0" w:color="auto"/>
            <w:left w:val="none" w:sz="0" w:space="0" w:color="auto"/>
            <w:bottom w:val="none" w:sz="0" w:space="0" w:color="auto"/>
            <w:right w:val="none" w:sz="0" w:space="0" w:color="auto"/>
          </w:divBdr>
        </w:div>
        <w:div w:id="452409002">
          <w:marLeft w:val="480"/>
          <w:marRight w:val="0"/>
          <w:marTop w:val="0"/>
          <w:marBottom w:val="0"/>
          <w:divBdr>
            <w:top w:val="none" w:sz="0" w:space="0" w:color="auto"/>
            <w:left w:val="none" w:sz="0" w:space="0" w:color="auto"/>
            <w:bottom w:val="none" w:sz="0" w:space="0" w:color="auto"/>
            <w:right w:val="none" w:sz="0" w:space="0" w:color="auto"/>
          </w:divBdr>
        </w:div>
        <w:div w:id="841941882">
          <w:marLeft w:val="480"/>
          <w:marRight w:val="0"/>
          <w:marTop w:val="0"/>
          <w:marBottom w:val="0"/>
          <w:divBdr>
            <w:top w:val="none" w:sz="0" w:space="0" w:color="auto"/>
            <w:left w:val="none" w:sz="0" w:space="0" w:color="auto"/>
            <w:bottom w:val="none" w:sz="0" w:space="0" w:color="auto"/>
            <w:right w:val="none" w:sz="0" w:space="0" w:color="auto"/>
          </w:divBdr>
        </w:div>
        <w:div w:id="89008360">
          <w:marLeft w:val="480"/>
          <w:marRight w:val="0"/>
          <w:marTop w:val="0"/>
          <w:marBottom w:val="0"/>
          <w:divBdr>
            <w:top w:val="none" w:sz="0" w:space="0" w:color="auto"/>
            <w:left w:val="none" w:sz="0" w:space="0" w:color="auto"/>
            <w:bottom w:val="none" w:sz="0" w:space="0" w:color="auto"/>
            <w:right w:val="none" w:sz="0" w:space="0" w:color="auto"/>
          </w:divBdr>
        </w:div>
        <w:div w:id="1174880253">
          <w:marLeft w:val="480"/>
          <w:marRight w:val="0"/>
          <w:marTop w:val="0"/>
          <w:marBottom w:val="0"/>
          <w:divBdr>
            <w:top w:val="none" w:sz="0" w:space="0" w:color="auto"/>
            <w:left w:val="none" w:sz="0" w:space="0" w:color="auto"/>
            <w:bottom w:val="none" w:sz="0" w:space="0" w:color="auto"/>
            <w:right w:val="none" w:sz="0" w:space="0" w:color="auto"/>
          </w:divBdr>
        </w:div>
        <w:div w:id="879130058">
          <w:marLeft w:val="480"/>
          <w:marRight w:val="0"/>
          <w:marTop w:val="0"/>
          <w:marBottom w:val="0"/>
          <w:divBdr>
            <w:top w:val="none" w:sz="0" w:space="0" w:color="auto"/>
            <w:left w:val="none" w:sz="0" w:space="0" w:color="auto"/>
            <w:bottom w:val="none" w:sz="0" w:space="0" w:color="auto"/>
            <w:right w:val="none" w:sz="0" w:space="0" w:color="auto"/>
          </w:divBdr>
        </w:div>
        <w:div w:id="1983078470">
          <w:marLeft w:val="480"/>
          <w:marRight w:val="0"/>
          <w:marTop w:val="0"/>
          <w:marBottom w:val="0"/>
          <w:divBdr>
            <w:top w:val="none" w:sz="0" w:space="0" w:color="auto"/>
            <w:left w:val="none" w:sz="0" w:space="0" w:color="auto"/>
            <w:bottom w:val="none" w:sz="0" w:space="0" w:color="auto"/>
            <w:right w:val="none" w:sz="0" w:space="0" w:color="auto"/>
          </w:divBdr>
        </w:div>
        <w:div w:id="1298492880">
          <w:marLeft w:val="480"/>
          <w:marRight w:val="0"/>
          <w:marTop w:val="0"/>
          <w:marBottom w:val="0"/>
          <w:divBdr>
            <w:top w:val="none" w:sz="0" w:space="0" w:color="auto"/>
            <w:left w:val="none" w:sz="0" w:space="0" w:color="auto"/>
            <w:bottom w:val="none" w:sz="0" w:space="0" w:color="auto"/>
            <w:right w:val="none" w:sz="0" w:space="0" w:color="auto"/>
          </w:divBdr>
        </w:div>
        <w:div w:id="1720320431">
          <w:marLeft w:val="480"/>
          <w:marRight w:val="0"/>
          <w:marTop w:val="0"/>
          <w:marBottom w:val="0"/>
          <w:divBdr>
            <w:top w:val="none" w:sz="0" w:space="0" w:color="auto"/>
            <w:left w:val="none" w:sz="0" w:space="0" w:color="auto"/>
            <w:bottom w:val="none" w:sz="0" w:space="0" w:color="auto"/>
            <w:right w:val="none" w:sz="0" w:space="0" w:color="auto"/>
          </w:divBdr>
        </w:div>
        <w:div w:id="29108544">
          <w:marLeft w:val="480"/>
          <w:marRight w:val="0"/>
          <w:marTop w:val="0"/>
          <w:marBottom w:val="0"/>
          <w:divBdr>
            <w:top w:val="none" w:sz="0" w:space="0" w:color="auto"/>
            <w:left w:val="none" w:sz="0" w:space="0" w:color="auto"/>
            <w:bottom w:val="none" w:sz="0" w:space="0" w:color="auto"/>
            <w:right w:val="none" w:sz="0" w:space="0" w:color="auto"/>
          </w:divBdr>
        </w:div>
      </w:divsChild>
    </w:div>
    <w:div w:id="2017347267">
      <w:bodyDiv w:val="1"/>
      <w:marLeft w:val="0"/>
      <w:marRight w:val="0"/>
      <w:marTop w:val="0"/>
      <w:marBottom w:val="0"/>
      <w:divBdr>
        <w:top w:val="none" w:sz="0" w:space="0" w:color="auto"/>
        <w:left w:val="none" w:sz="0" w:space="0" w:color="auto"/>
        <w:bottom w:val="none" w:sz="0" w:space="0" w:color="auto"/>
        <w:right w:val="none" w:sz="0" w:space="0" w:color="auto"/>
      </w:divBdr>
    </w:div>
    <w:div w:id="2036731510">
      <w:bodyDiv w:val="1"/>
      <w:marLeft w:val="0"/>
      <w:marRight w:val="0"/>
      <w:marTop w:val="0"/>
      <w:marBottom w:val="0"/>
      <w:divBdr>
        <w:top w:val="none" w:sz="0" w:space="0" w:color="auto"/>
        <w:left w:val="none" w:sz="0" w:space="0" w:color="auto"/>
        <w:bottom w:val="none" w:sz="0" w:space="0" w:color="auto"/>
        <w:right w:val="none" w:sz="0" w:space="0" w:color="auto"/>
      </w:divBdr>
      <w:divsChild>
        <w:div w:id="1583564775">
          <w:marLeft w:val="480"/>
          <w:marRight w:val="0"/>
          <w:marTop w:val="0"/>
          <w:marBottom w:val="0"/>
          <w:divBdr>
            <w:top w:val="none" w:sz="0" w:space="0" w:color="auto"/>
            <w:left w:val="none" w:sz="0" w:space="0" w:color="auto"/>
            <w:bottom w:val="none" w:sz="0" w:space="0" w:color="auto"/>
            <w:right w:val="none" w:sz="0" w:space="0" w:color="auto"/>
          </w:divBdr>
        </w:div>
        <w:div w:id="1845969410">
          <w:marLeft w:val="480"/>
          <w:marRight w:val="0"/>
          <w:marTop w:val="0"/>
          <w:marBottom w:val="0"/>
          <w:divBdr>
            <w:top w:val="none" w:sz="0" w:space="0" w:color="auto"/>
            <w:left w:val="none" w:sz="0" w:space="0" w:color="auto"/>
            <w:bottom w:val="none" w:sz="0" w:space="0" w:color="auto"/>
            <w:right w:val="none" w:sz="0" w:space="0" w:color="auto"/>
          </w:divBdr>
        </w:div>
        <w:div w:id="195193659">
          <w:marLeft w:val="480"/>
          <w:marRight w:val="0"/>
          <w:marTop w:val="0"/>
          <w:marBottom w:val="0"/>
          <w:divBdr>
            <w:top w:val="none" w:sz="0" w:space="0" w:color="auto"/>
            <w:left w:val="none" w:sz="0" w:space="0" w:color="auto"/>
            <w:bottom w:val="none" w:sz="0" w:space="0" w:color="auto"/>
            <w:right w:val="none" w:sz="0" w:space="0" w:color="auto"/>
          </w:divBdr>
        </w:div>
        <w:div w:id="648707484">
          <w:marLeft w:val="480"/>
          <w:marRight w:val="0"/>
          <w:marTop w:val="0"/>
          <w:marBottom w:val="0"/>
          <w:divBdr>
            <w:top w:val="none" w:sz="0" w:space="0" w:color="auto"/>
            <w:left w:val="none" w:sz="0" w:space="0" w:color="auto"/>
            <w:bottom w:val="none" w:sz="0" w:space="0" w:color="auto"/>
            <w:right w:val="none" w:sz="0" w:space="0" w:color="auto"/>
          </w:divBdr>
        </w:div>
        <w:div w:id="430512829">
          <w:marLeft w:val="480"/>
          <w:marRight w:val="0"/>
          <w:marTop w:val="0"/>
          <w:marBottom w:val="0"/>
          <w:divBdr>
            <w:top w:val="none" w:sz="0" w:space="0" w:color="auto"/>
            <w:left w:val="none" w:sz="0" w:space="0" w:color="auto"/>
            <w:bottom w:val="none" w:sz="0" w:space="0" w:color="auto"/>
            <w:right w:val="none" w:sz="0" w:space="0" w:color="auto"/>
          </w:divBdr>
        </w:div>
        <w:div w:id="1570724838">
          <w:marLeft w:val="480"/>
          <w:marRight w:val="0"/>
          <w:marTop w:val="0"/>
          <w:marBottom w:val="0"/>
          <w:divBdr>
            <w:top w:val="none" w:sz="0" w:space="0" w:color="auto"/>
            <w:left w:val="none" w:sz="0" w:space="0" w:color="auto"/>
            <w:bottom w:val="none" w:sz="0" w:space="0" w:color="auto"/>
            <w:right w:val="none" w:sz="0" w:space="0" w:color="auto"/>
          </w:divBdr>
        </w:div>
        <w:div w:id="780763032">
          <w:marLeft w:val="480"/>
          <w:marRight w:val="0"/>
          <w:marTop w:val="0"/>
          <w:marBottom w:val="0"/>
          <w:divBdr>
            <w:top w:val="none" w:sz="0" w:space="0" w:color="auto"/>
            <w:left w:val="none" w:sz="0" w:space="0" w:color="auto"/>
            <w:bottom w:val="none" w:sz="0" w:space="0" w:color="auto"/>
            <w:right w:val="none" w:sz="0" w:space="0" w:color="auto"/>
          </w:divBdr>
        </w:div>
        <w:div w:id="1738240513">
          <w:marLeft w:val="480"/>
          <w:marRight w:val="0"/>
          <w:marTop w:val="0"/>
          <w:marBottom w:val="0"/>
          <w:divBdr>
            <w:top w:val="none" w:sz="0" w:space="0" w:color="auto"/>
            <w:left w:val="none" w:sz="0" w:space="0" w:color="auto"/>
            <w:bottom w:val="none" w:sz="0" w:space="0" w:color="auto"/>
            <w:right w:val="none" w:sz="0" w:space="0" w:color="auto"/>
          </w:divBdr>
        </w:div>
        <w:div w:id="1834103229">
          <w:marLeft w:val="480"/>
          <w:marRight w:val="0"/>
          <w:marTop w:val="0"/>
          <w:marBottom w:val="0"/>
          <w:divBdr>
            <w:top w:val="none" w:sz="0" w:space="0" w:color="auto"/>
            <w:left w:val="none" w:sz="0" w:space="0" w:color="auto"/>
            <w:bottom w:val="none" w:sz="0" w:space="0" w:color="auto"/>
            <w:right w:val="none" w:sz="0" w:space="0" w:color="auto"/>
          </w:divBdr>
        </w:div>
        <w:div w:id="146483362">
          <w:marLeft w:val="480"/>
          <w:marRight w:val="0"/>
          <w:marTop w:val="0"/>
          <w:marBottom w:val="0"/>
          <w:divBdr>
            <w:top w:val="none" w:sz="0" w:space="0" w:color="auto"/>
            <w:left w:val="none" w:sz="0" w:space="0" w:color="auto"/>
            <w:bottom w:val="none" w:sz="0" w:space="0" w:color="auto"/>
            <w:right w:val="none" w:sz="0" w:space="0" w:color="auto"/>
          </w:divBdr>
        </w:div>
        <w:div w:id="1849442714">
          <w:marLeft w:val="480"/>
          <w:marRight w:val="0"/>
          <w:marTop w:val="0"/>
          <w:marBottom w:val="0"/>
          <w:divBdr>
            <w:top w:val="none" w:sz="0" w:space="0" w:color="auto"/>
            <w:left w:val="none" w:sz="0" w:space="0" w:color="auto"/>
            <w:bottom w:val="none" w:sz="0" w:space="0" w:color="auto"/>
            <w:right w:val="none" w:sz="0" w:space="0" w:color="auto"/>
          </w:divBdr>
        </w:div>
        <w:div w:id="21785943">
          <w:marLeft w:val="480"/>
          <w:marRight w:val="0"/>
          <w:marTop w:val="0"/>
          <w:marBottom w:val="0"/>
          <w:divBdr>
            <w:top w:val="none" w:sz="0" w:space="0" w:color="auto"/>
            <w:left w:val="none" w:sz="0" w:space="0" w:color="auto"/>
            <w:bottom w:val="none" w:sz="0" w:space="0" w:color="auto"/>
            <w:right w:val="none" w:sz="0" w:space="0" w:color="auto"/>
          </w:divBdr>
        </w:div>
        <w:div w:id="797190198">
          <w:marLeft w:val="480"/>
          <w:marRight w:val="0"/>
          <w:marTop w:val="0"/>
          <w:marBottom w:val="0"/>
          <w:divBdr>
            <w:top w:val="none" w:sz="0" w:space="0" w:color="auto"/>
            <w:left w:val="none" w:sz="0" w:space="0" w:color="auto"/>
            <w:bottom w:val="none" w:sz="0" w:space="0" w:color="auto"/>
            <w:right w:val="none" w:sz="0" w:space="0" w:color="auto"/>
          </w:divBdr>
        </w:div>
        <w:div w:id="1738941647">
          <w:marLeft w:val="480"/>
          <w:marRight w:val="0"/>
          <w:marTop w:val="0"/>
          <w:marBottom w:val="0"/>
          <w:divBdr>
            <w:top w:val="none" w:sz="0" w:space="0" w:color="auto"/>
            <w:left w:val="none" w:sz="0" w:space="0" w:color="auto"/>
            <w:bottom w:val="none" w:sz="0" w:space="0" w:color="auto"/>
            <w:right w:val="none" w:sz="0" w:space="0" w:color="auto"/>
          </w:divBdr>
        </w:div>
        <w:div w:id="1466314360">
          <w:marLeft w:val="480"/>
          <w:marRight w:val="0"/>
          <w:marTop w:val="0"/>
          <w:marBottom w:val="0"/>
          <w:divBdr>
            <w:top w:val="none" w:sz="0" w:space="0" w:color="auto"/>
            <w:left w:val="none" w:sz="0" w:space="0" w:color="auto"/>
            <w:bottom w:val="none" w:sz="0" w:space="0" w:color="auto"/>
            <w:right w:val="none" w:sz="0" w:space="0" w:color="auto"/>
          </w:divBdr>
        </w:div>
        <w:div w:id="1512795046">
          <w:marLeft w:val="480"/>
          <w:marRight w:val="0"/>
          <w:marTop w:val="0"/>
          <w:marBottom w:val="0"/>
          <w:divBdr>
            <w:top w:val="none" w:sz="0" w:space="0" w:color="auto"/>
            <w:left w:val="none" w:sz="0" w:space="0" w:color="auto"/>
            <w:bottom w:val="none" w:sz="0" w:space="0" w:color="auto"/>
            <w:right w:val="none" w:sz="0" w:space="0" w:color="auto"/>
          </w:divBdr>
        </w:div>
        <w:div w:id="222057983">
          <w:marLeft w:val="480"/>
          <w:marRight w:val="0"/>
          <w:marTop w:val="0"/>
          <w:marBottom w:val="0"/>
          <w:divBdr>
            <w:top w:val="none" w:sz="0" w:space="0" w:color="auto"/>
            <w:left w:val="none" w:sz="0" w:space="0" w:color="auto"/>
            <w:bottom w:val="none" w:sz="0" w:space="0" w:color="auto"/>
            <w:right w:val="none" w:sz="0" w:space="0" w:color="auto"/>
          </w:divBdr>
        </w:div>
        <w:div w:id="1016037098">
          <w:marLeft w:val="480"/>
          <w:marRight w:val="0"/>
          <w:marTop w:val="0"/>
          <w:marBottom w:val="0"/>
          <w:divBdr>
            <w:top w:val="none" w:sz="0" w:space="0" w:color="auto"/>
            <w:left w:val="none" w:sz="0" w:space="0" w:color="auto"/>
            <w:bottom w:val="none" w:sz="0" w:space="0" w:color="auto"/>
            <w:right w:val="none" w:sz="0" w:space="0" w:color="auto"/>
          </w:divBdr>
        </w:div>
        <w:div w:id="690028553">
          <w:marLeft w:val="480"/>
          <w:marRight w:val="0"/>
          <w:marTop w:val="0"/>
          <w:marBottom w:val="0"/>
          <w:divBdr>
            <w:top w:val="none" w:sz="0" w:space="0" w:color="auto"/>
            <w:left w:val="none" w:sz="0" w:space="0" w:color="auto"/>
            <w:bottom w:val="none" w:sz="0" w:space="0" w:color="auto"/>
            <w:right w:val="none" w:sz="0" w:space="0" w:color="auto"/>
          </w:divBdr>
        </w:div>
        <w:div w:id="1955399994">
          <w:marLeft w:val="480"/>
          <w:marRight w:val="0"/>
          <w:marTop w:val="0"/>
          <w:marBottom w:val="0"/>
          <w:divBdr>
            <w:top w:val="none" w:sz="0" w:space="0" w:color="auto"/>
            <w:left w:val="none" w:sz="0" w:space="0" w:color="auto"/>
            <w:bottom w:val="none" w:sz="0" w:space="0" w:color="auto"/>
            <w:right w:val="none" w:sz="0" w:space="0" w:color="auto"/>
          </w:divBdr>
        </w:div>
        <w:div w:id="2088115991">
          <w:marLeft w:val="480"/>
          <w:marRight w:val="0"/>
          <w:marTop w:val="0"/>
          <w:marBottom w:val="0"/>
          <w:divBdr>
            <w:top w:val="none" w:sz="0" w:space="0" w:color="auto"/>
            <w:left w:val="none" w:sz="0" w:space="0" w:color="auto"/>
            <w:bottom w:val="none" w:sz="0" w:space="0" w:color="auto"/>
            <w:right w:val="none" w:sz="0" w:space="0" w:color="auto"/>
          </w:divBdr>
        </w:div>
        <w:div w:id="856698451">
          <w:marLeft w:val="480"/>
          <w:marRight w:val="0"/>
          <w:marTop w:val="0"/>
          <w:marBottom w:val="0"/>
          <w:divBdr>
            <w:top w:val="none" w:sz="0" w:space="0" w:color="auto"/>
            <w:left w:val="none" w:sz="0" w:space="0" w:color="auto"/>
            <w:bottom w:val="none" w:sz="0" w:space="0" w:color="auto"/>
            <w:right w:val="none" w:sz="0" w:space="0" w:color="auto"/>
          </w:divBdr>
        </w:div>
        <w:div w:id="1506240361">
          <w:marLeft w:val="480"/>
          <w:marRight w:val="0"/>
          <w:marTop w:val="0"/>
          <w:marBottom w:val="0"/>
          <w:divBdr>
            <w:top w:val="none" w:sz="0" w:space="0" w:color="auto"/>
            <w:left w:val="none" w:sz="0" w:space="0" w:color="auto"/>
            <w:bottom w:val="none" w:sz="0" w:space="0" w:color="auto"/>
            <w:right w:val="none" w:sz="0" w:space="0" w:color="auto"/>
          </w:divBdr>
        </w:div>
        <w:div w:id="93520382">
          <w:marLeft w:val="480"/>
          <w:marRight w:val="0"/>
          <w:marTop w:val="0"/>
          <w:marBottom w:val="0"/>
          <w:divBdr>
            <w:top w:val="none" w:sz="0" w:space="0" w:color="auto"/>
            <w:left w:val="none" w:sz="0" w:space="0" w:color="auto"/>
            <w:bottom w:val="none" w:sz="0" w:space="0" w:color="auto"/>
            <w:right w:val="none" w:sz="0" w:space="0" w:color="auto"/>
          </w:divBdr>
        </w:div>
        <w:div w:id="1054693634">
          <w:marLeft w:val="480"/>
          <w:marRight w:val="0"/>
          <w:marTop w:val="0"/>
          <w:marBottom w:val="0"/>
          <w:divBdr>
            <w:top w:val="none" w:sz="0" w:space="0" w:color="auto"/>
            <w:left w:val="none" w:sz="0" w:space="0" w:color="auto"/>
            <w:bottom w:val="none" w:sz="0" w:space="0" w:color="auto"/>
            <w:right w:val="none" w:sz="0" w:space="0" w:color="auto"/>
          </w:divBdr>
        </w:div>
        <w:div w:id="886066463">
          <w:marLeft w:val="480"/>
          <w:marRight w:val="0"/>
          <w:marTop w:val="0"/>
          <w:marBottom w:val="0"/>
          <w:divBdr>
            <w:top w:val="none" w:sz="0" w:space="0" w:color="auto"/>
            <w:left w:val="none" w:sz="0" w:space="0" w:color="auto"/>
            <w:bottom w:val="none" w:sz="0" w:space="0" w:color="auto"/>
            <w:right w:val="none" w:sz="0" w:space="0" w:color="auto"/>
          </w:divBdr>
        </w:div>
        <w:div w:id="1111629002">
          <w:marLeft w:val="480"/>
          <w:marRight w:val="0"/>
          <w:marTop w:val="0"/>
          <w:marBottom w:val="0"/>
          <w:divBdr>
            <w:top w:val="none" w:sz="0" w:space="0" w:color="auto"/>
            <w:left w:val="none" w:sz="0" w:space="0" w:color="auto"/>
            <w:bottom w:val="none" w:sz="0" w:space="0" w:color="auto"/>
            <w:right w:val="none" w:sz="0" w:space="0" w:color="auto"/>
          </w:divBdr>
        </w:div>
        <w:div w:id="1214733304">
          <w:marLeft w:val="480"/>
          <w:marRight w:val="0"/>
          <w:marTop w:val="0"/>
          <w:marBottom w:val="0"/>
          <w:divBdr>
            <w:top w:val="none" w:sz="0" w:space="0" w:color="auto"/>
            <w:left w:val="none" w:sz="0" w:space="0" w:color="auto"/>
            <w:bottom w:val="none" w:sz="0" w:space="0" w:color="auto"/>
            <w:right w:val="none" w:sz="0" w:space="0" w:color="auto"/>
          </w:divBdr>
        </w:div>
        <w:div w:id="391318376">
          <w:marLeft w:val="480"/>
          <w:marRight w:val="0"/>
          <w:marTop w:val="0"/>
          <w:marBottom w:val="0"/>
          <w:divBdr>
            <w:top w:val="none" w:sz="0" w:space="0" w:color="auto"/>
            <w:left w:val="none" w:sz="0" w:space="0" w:color="auto"/>
            <w:bottom w:val="none" w:sz="0" w:space="0" w:color="auto"/>
            <w:right w:val="none" w:sz="0" w:space="0" w:color="auto"/>
          </w:divBdr>
        </w:div>
        <w:div w:id="1141537168">
          <w:marLeft w:val="480"/>
          <w:marRight w:val="0"/>
          <w:marTop w:val="0"/>
          <w:marBottom w:val="0"/>
          <w:divBdr>
            <w:top w:val="none" w:sz="0" w:space="0" w:color="auto"/>
            <w:left w:val="none" w:sz="0" w:space="0" w:color="auto"/>
            <w:bottom w:val="none" w:sz="0" w:space="0" w:color="auto"/>
            <w:right w:val="none" w:sz="0" w:space="0" w:color="auto"/>
          </w:divBdr>
        </w:div>
        <w:div w:id="2093356283">
          <w:marLeft w:val="480"/>
          <w:marRight w:val="0"/>
          <w:marTop w:val="0"/>
          <w:marBottom w:val="0"/>
          <w:divBdr>
            <w:top w:val="none" w:sz="0" w:space="0" w:color="auto"/>
            <w:left w:val="none" w:sz="0" w:space="0" w:color="auto"/>
            <w:bottom w:val="none" w:sz="0" w:space="0" w:color="auto"/>
            <w:right w:val="none" w:sz="0" w:space="0" w:color="auto"/>
          </w:divBdr>
        </w:div>
        <w:div w:id="1136795937">
          <w:marLeft w:val="480"/>
          <w:marRight w:val="0"/>
          <w:marTop w:val="0"/>
          <w:marBottom w:val="0"/>
          <w:divBdr>
            <w:top w:val="none" w:sz="0" w:space="0" w:color="auto"/>
            <w:left w:val="none" w:sz="0" w:space="0" w:color="auto"/>
            <w:bottom w:val="none" w:sz="0" w:space="0" w:color="auto"/>
            <w:right w:val="none" w:sz="0" w:space="0" w:color="auto"/>
          </w:divBdr>
        </w:div>
        <w:div w:id="1864711290">
          <w:marLeft w:val="480"/>
          <w:marRight w:val="0"/>
          <w:marTop w:val="0"/>
          <w:marBottom w:val="0"/>
          <w:divBdr>
            <w:top w:val="none" w:sz="0" w:space="0" w:color="auto"/>
            <w:left w:val="none" w:sz="0" w:space="0" w:color="auto"/>
            <w:bottom w:val="none" w:sz="0" w:space="0" w:color="auto"/>
            <w:right w:val="none" w:sz="0" w:space="0" w:color="auto"/>
          </w:divBdr>
        </w:div>
        <w:div w:id="1118986916">
          <w:marLeft w:val="480"/>
          <w:marRight w:val="0"/>
          <w:marTop w:val="0"/>
          <w:marBottom w:val="0"/>
          <w:divBdr>
            <w:top w:val="none" w:sz="0" w:space="0" w:color="auto"/>
            <w:left w:val="none" w:sz="0" w:space="0" w:color="auto"/>
            <w:bottom w:val="none" w:sz="0" w:space="0" w:color="auto"/>
            <w:right w:val="none" w:sz="0" w:space="0" w:color="auto"/>
          </w:divBdr>
        </w:div>
        <w:div w:id="715666101">
          <w:marLeft w:val="480"/>
          <w:marRight w:val="0"/>
          <w:marTop w:val="0"/>
          <w:marBottom w:val="0"/>
          <w:divBdr>
            <w:top w:val="none" w:sz="0" w:space="0" w:color="auto"/>
            <w:left w:val="none" w:sz="0" w:space="0" w:color="auto"/>
            <w:bottom w:val="none" w:sz="0" w:space="0" w:color="auto"/>
            <w:right w:val="none" w:sz="0" w:space="0" w:color="auto"/>
          </w:divBdr>
        </w:div>
        <w:div w:id="1703751096">
          <w:marLeft w:val="480"/>
          <w:marRight w:val="0"/>
          <w:marTop w:val="0"/>
          <w:marBottom w:val="0"/>
          <w:divBdr>
            <w:top w:val="none" w:sz="0" w:space="0" w:color="auto"/>
            <w:left w:val="none" w:sz="0" w:space="0" w:color="auto"/>
            <w:bottom w:val="none" w:sz="0" w:space="0" w:color="auto"/>
            <w:right w:val="none" w:sz="0" w:space="0" w:color="auto"/>
          </w:divBdr>
        </w:div>
        <w:div w:id="2075734796">
          <w:marLeft w:val="480"/>
          <w:marRight w:val="0"/>
          <w:marTop w:val="0"/>
          <w:marBottom w:val="0"/>
          <w:divBdr>
            <w:top w:val="none" w:sz="0" w:space="0" w:color="auto"/>
            <w:left w:val="none" w:sz="0" w:space="0" w:color="auto"/>
            <w:bottom w:val="none" w:sz="0" w:space="0" w:color="auto"/>
            <w:right w:val="none" w:sz="0" w:space="0" w:color="auto"/>
          </w:divBdr>
        </w:div>
        <w:div w:id="1392922875">
          <w:marLeft w:val="480"/>
          <w:marRight w:val="0"/>
          <w:marTop w:val="0"/>
          <w:marBottom w:val="0"/>
          <w:divBdr>
            <w:top w:val="none" w:sz="0" w:space="0" w:color="auto"/>
            <w:left w:val="none" w:sz="0" w:space="0" w:color="auto"/>
            <w:bottom w:val="none" w:sz="0" w:space="0" w:color="auto"/>
            <w:right w:val="none" w:sz="0" w:space="0" w:color="auto"/>
          </w:divBdr>
        </w:div>
        <w:div w:id="1364332351">
          <w:marLeft w:val="480"/>
          <w:marRight w:val="0"/>
          <w:marTop w:val="0"/>
          <w:marBottom w:val="0"/>
          <w:divBdr>
            <w:top w:val="none" w:sz="0" w:space="0" w:color="auto"/>
            <w:left w:val="none" w:sz="0" w:space="0" w:color="auto"/>
            <w:bottom w:val="none" w:sz="0" w:space="0" w:color="auto"/>
            <w:right w:val="none" w:sz="0" w:space="0" w:color="auto"/>
          </w:divBdr>
        </w:div>
        <w:div w:id="1441074181">
          <w:marLeft w:val="480"/>
          <w:marRight w:val="0"/>
          <w:marTop w:val="0"/>
          <w:marBottom w:val="0"/>
          <w:divBdr>
            <w:top w:val="none" w:sz="0" w:space="0" w:color="auto"/>
            <w:left w:val="none" w:sz="0" w:space="0" w:color="auto"/>
            <w:bottom w:val="none" w:sz="0" w:space="0" w:color="auto"/>
            <w:right w:val="none" w:sz="0" w:space="0" w:color="auto"/>
          </w:divBdr>
        </w:div>
        <w:div w:id="65692618">
          <w:marLeft w:val="480"/>
          <w:marRight w:val="0"/>
          <w:marTop w:val="0"/>
          <w:marBottom w:val="0"/>
          <w:divBdr>
            <w:top w:val="none" w:sz="0" w:space="0" w:color="auto"/>
            <w:left w:val="none" w:sz="0" w:space="0" w:color="auto"/>
            <w:bottom w:val="none" w:sz="0" w:space="0" w:color="auto"/>
            <w:right w:val="none" w:sz="0" w:space="0" w:color="auto"/>
          </w:divBdr>
        </w:div>
        <w:div w:id="527137860">
          <w:marLeft w:val="480"/>
          <w:marRight w:val="0"/>
          <w:marTop w:val="0"/>
          <w:marBottom w:val="0"/>
          <w:divBdr>
            <w:top w:val="none" w:sz="0" w:space="0" w:color="auto"/>
            <w:left w:val="none" w:sz="0" w:space="0" w:color="auto"/>
            <w:bottom w:val="none" w:sz="0" w:space="0" w:color="auto"/>
            <w:right w:val="none" w:sz="0" w:space="0" w:color="auto"/>
          </w:divBdr>
        </w:div>
        <w:div w:id="1287614295">
          <w:marLeft w:val="480"/>
          <w:marRight w:val="0"/>
          <w:marTop w:val="0"/>
          <w:marBottom w:val="0"/>
          <w:divBdr>
            <w:top w:val="none" w:sz="0" w:space="0" w:color="auto"/>
            <w:left w:val="none" w:sz="0" w:space="0" w:color="auto"/>
            <w:bottom w:val="none" w:sz="0" w:space="0" w:color="auto"/>
            <w:right w:val="none" w:sz="0" w:space="0" w:color="auto"/>
          </w:divBdr>
        </w:div>
        <w:div w:id="1652784239">
          <w:marLeft w:val="480"/>
          <w:marRight w:val="0"/>
          <w:marTop w:val="0"/>
          <w:marBottom w:val="0"/>
          <w:divBdr>
            <w:top w:val="none" w:sz="0" w:space="0" w:color="auto"/>
            <w:left w:val="none" w:sz="0" w:space="0" w:color="auto"/>
            <w:bottom w:val="none" w:sz="0" w:space="0" w:color="auto"/>
            <w:right w:val="none" w:sz="0" w:space="0" w:color="auto"/>
          </w:divBdr>
        </w:div>
        <w:div w:id="1654792421">
          <w:marLeft w:val="480"/>
          <w:marRight w:val="0"/>
          <w:marTop w:val="0"/>
          <w:marBottom w:val="0"/>
          <w:divBdr>
            <w:top w:val="none" w:sz="0" w:space="0" w:color="auto"/>
            <w:left w:val="none" w:sz="0" w:space="0" w:color="auto"/>
            <w:bottom w:val="none" w:sz="0" w:space="0" w:color="auto"/>
            <w:right w:val="none" w:sz="0" w:space="0" w:color="auto"/>
          </w:divBdr>
        </w:div>
        <w:div w:id="2141680205">
          <w:marLeft w:val="480"/>
          <w:marRight w:val="0"/>
          <w:marTop w:val="0"/>
          <w:marBottom w:val="0"/>
          <w:divBdr>
            <w:top w:val="none" w:sz="0" w:space="0" w:color="auto"/>
            <w:left w:val="none" w:sz="0" w:space="0" w:color="auto"/>
            <w:bottom w:val="none" w:sz="0" w:space="0" w:color="auto"/>
            <w:right w:val="none" w:sz="0" w:space="0" w:color="auto"/>
          </w:divBdr>
        </w:div>
        <w:div w:id="1087537140">
          <w:marLeft w:val="480"/>
          <w:marRight w:val="0"/>
          <w:marTop w:val="0"/>
          <w:marBottom w:val="0"/>
          <w:divBdr>
            <w:top w:val="none" w:sz="0" w:space="0" w:color="auto"/>
            <w:left w:val="none" w:sz="0" w:space="0" w:color="auto"/>
            <w:bottom w:val="none" w:sz="0" w:space="0" w:color="auto"/>
            <w:right w:val="none" w:sz="0" w:space="0" w:color="auto"/>
          </w:divBdr>
        </w:div>
        <w:div w:id="1348291105">
          <w:marLeft w:val="480"/>
          <w:marRight w:val="0"/>
          <w:marTop w:val="0"/>
          <w:marBottom w:val="0"/>
          <w:divBdr>
            <w:top w:val="none" w:sz="0" w:space="0" w:color="auto"/>
            <w:left w:val="none" w:sz="0" w:space="0" w:color="auto"/>
            <w:bottom w:val="none" w:sz="0" w:space="0" w:color="auto"/>
            <w:right w:val="none" w:sz="0" w:space="0" w:color="auto"/>
          </w:divBdr>
        </w:div>
        <w:div w:id="157812430">
          <w:marLeft w:val="480"/>
          <w:marRight w:val="0"/>
          <w:marTop w:val="0"/>
          <w:marBottom w:val="0"/>
          <w:divBdr>
            <w:top w:val="none" w:sz="0" w:space="0" w:color="auto"/>
            <w:left w:val="none" w:sz="0" w:space="0" w:color="auto"/>
            <w:bottom w:val="none" w:sz="0" w:space="0" w:color="auto"/>
            <w:right w:val="none" w:sz="0" w:space="0" w:color="auto"/>
          </w:divBdr>
        </w:div>
        <w:div w:id="971979344">
          <w:marLeft w:val="480"/>
          <w:marRight w:val="0"/>
          <w:marTop w:val="0"/>
          <w:marBottom w:val="0"/>
          <w:divBdr>
            <w:top w:val="none" w:sz="0" w:space="0" w:color="auto"/>
            <w:left w:val="none" w:sz="0" w:space="0" w:color="auto"/>
            <w:bottom w:val="none" w:sz="0" w:space="0" w:color="auto"/>
            <w:right w:val="none" w:sz="0" w:space="0" w:color="auto"/>
          </w:divBdr>
        </w:div>
        <w:div w:id="2089881309">
          <w:marLeft w:val="480"/>
          <w:marRight w:val="0"/>
          <w:marTop w:val="0"/>
          <w:marBottom w:val="0"/>
          <w:divBdr>
            <w:top w:val="none" w:sz="0" w:space="0" w:color="auto"/>
            <w:left w:val="none" w:sz="0" w:space="0" w:color="auto"/>
            <w:bottom w:val="none" w:sz="0" w:space="0" w:color="auto"/>
            <w:right w:val="none" w:sz="0" w:space="0" w:color="auto"/>
          </w:divBdr>
        </w:div>
        <w:div w:id="1723672421">
          <w:marLeft w:val="480"/>
          <w:marRight w:val="0"/>
          <w:marTop w:val="0"/>
          <w:marBottom w:val="0"/>
          <w:divBdr>
            <w:top w:val="none" w:sz="0" w:space="0" w:color="auto"/>
            <w:left w:val="none" w:sz="0" w:space="0" w:color="auto"/>
            <w:bottom w:val="none" w:sz="0" w:space="0" w:color="auto"/>
            <w:right w:val="none" w:sz="0" w:space="0" w:color="auto"/>
          </w:divBdr>
        </w:div>
        <w:div w:id="1500150542">
          <w:marLeft w:val="480"/>
          <w:marRight w:val="0"/>
          <w:marTop w:val="0"/>
          <w:marBottom w:val="0"/>
          <w:divBdr>
            <w:top w:val="none" w:sz="0" w:space="0" w:color="auto"/>
            <w:left w:val="none" w:sz="0" w:space="0" w:color="auto"/>
            <w:bottom w:val="none" w:sz="0" w:space="0" w:color="auto"/>
            <w:right w:val="none" w:sz="0" w:space="0" w:color="auto"/>
          </w:divBdr>
        </w:div>
        <w:div w:id="810831525">
          <w:marLeft w:val="480"/>
          <w:marRight w:val="0"/>
          <w:marTop w:val="0"/>
          <w:marBottom w:val="0"/>
          <w:divBdr>
            <w:top w:val="none" w:sz="0" w:space="0" w:color="auto"/>
            <w:left w:val="none" w:sz="0" w:space="0" w:color="auto"/>
            <w:bottom w:val="none" w:sz="0" w:space="0" w:color="auto"/>
            <w:right w:val="none" w:sz="0" w:space="0" w:color="auto"/>
          </w:divBdr>
        </w:div>
        <w:div w:id="16928057">
          <w:marLeft w:val="480"/>
          <w:marRight w:val="0"/>
          <w:marTop w:val="0"/>
          <w:marBottom w:val="0"/>
          <w:divBdr>
            <w:top w:val="none" w:sz="0" w:space="0" w:color="auto"/>
            <w:left w:val="none" w:sz="0" w:space="0" w:color="auto"/>
            <w:bottom w:val="none" w:sz="0" w:space="0" w:color="auto"/>
            <w:right w:val="none" w:sz="0" w:space="0" w:color="auto"/>
          </w:divBdr>
        </w:div>
        <w:div w:id="198975739">
          <w:marLeft w:val="480"/>
          <w:marRight w:val="0"/>
          <w:marTop w:val="0"/>
          <w:marBottom w:val="0"/>
          <w:divBdr>
            <w:top w:val="none" w:sz="0" w:space="0" w:color="auto"/>
            <w:left w:val="none" w:sz="0" w:space="0" w:color="auto"/>
            <w:bottom w:val="none" w:sz="0" w:space="0" w:color="auto"/>
            <w:right w:val="none" w:sz="0" w:space="0" w:color="auto"/>
          </w:divBdr>
        </w:div>
        <w:div w:id="914975461">
          <w:marLeft w:val="480"/>
          <w:marRight w:val="0"/>
          <w:marTop w:val="0"/>
          <w:marBottom w:val="0"/>
          <w:divBdr>
            <w:top w:val="none" w:sz="0" w:space="0" w:color="auto"/>
            <w:left w:val="none" w:sz="0" w:space="0" w:color="auto"/>
            <w:bottom w:val="none" w:sz="0" w:space="0" w:color="auto"/>
            <w:right w:val="none" w:sz="0" w:space="0" w:color="auto"/>
          </w:divBdr>
        </w:div>
        <w:div w:id="985430163">
          <w:marLeft w:val="480"/>
          <w:marRight w:val="0"/>
          <w:marTop w:val="0"/>
          <w:marBottom w:val="0"/>
          <w:divBdr>
            <w:top w:val="none" w:sz="0" w:space="0" w:color="auto"/>
            <w:left w:val="none" w:sz="0" w:space="0" w:color="auto"/>
            <w:bottom w:val="none" w:sz="0" w:space="0" w:color="auto"/>
            <w:right w:val="none" w:sz="0" w:space="0" w:color="auto"/>
          </w:divBdr>
        </w:div>
        <w:div w:id="849101818">
          <w:marLeft w:val="480"/>
          <w:marRight w:val="0"/>
          <w:marTop w:val="0"/>
          <w:marBottom w:val="0"/>
          <w:divBdr>
            <w:top w:val="none" w:sz="0" w:space="0" w:color="auto"/>
            <w:left w:val="none" w:sz="0" w:space="0" w:color="auto"/>
            <w:bottom w:val="none" w:sz="0" w:space="0" w:color="auto"/>
            <w:right w:val="none" w:sz="0" w:space="0" w:color="auto"/>
          </w:divBdr>
        </w:div>
        <w:div w:id="1253202681">
          <w:marLeft w:val="480"/>
          <w:marRight w:val="0"/>
          <w:marTop w:val="0"/>
          <w:marBottom w:val="0"/>
          <w:divBdr>
            <w:top w:val="none" w:sz="0" w:space="0" w:color="auto"/>
            <w:left w:val="none" w:sz="0" w:space="0" w:color="auto"/>
            <w:bottom w:val="none" w:sz="0" w:space="0" w:color="auto"/>
            <w:right w:val="none" w:sz="0" w:space="0" w:color="auto"/>
          </w:divBdr>
        </w:div>
        <w:div w:id="1358430684">
          <w:marLeft w:val="480"/>
          <w:marRight w:val="0"/>
          <w:marTop w:val="0"/>
          <w:marBottom w:val="0"/>
          <w:divBdr>
            <w:top w:val="none" w:sz="0" w:space="0" w:color="auto"/>
            <w:left w:val="none" w:sz="0" w:space="0" w:color="auto"/>
            <w:bottom w:val="none" w:sz="0" w:space="0" w:color="auto"/>
            <w:right w:val="none" w:sz="0" w:space="0" w:color="auto"/>
          </w:divBdr>
        </w:div>
        <w:div w:id="296569352">
          <w:marLeft w:val="480"/>
          <w:marRight w:val="0"/>
          <w:marTop w:val="0"/>
          <w:marBottom w:val="0"/>
          <w:divBdr>
            <w:top w:val="none" w:sz="0" w:space="0" w:color="auto"/>
            <w:left w:val="none" w:sz="0" w:space="0" w:color="auto"/>
            <w:bottom w:val="none" w:sz="0" w:space="0" w:color="auto"/>
            <w:right w:val="none" w:sz="0" w:space="0" w:color="auto"/>
          </w:divBdr>
        </w:div>
        <w:div w:id="1561794635">
          <w:marLeft w:val="480"/>
          <w:marRight w:val="0"/>
          <w:marTop w:val="0"/>
          <w:marBottom w:val="0"/>
          <w:divBdr>
            <w:top w:val="none" w:sz="0" w:space="0" w:color="auto"/>
            <w:left w:val="none" w:sz="0" w:space="0" w:color="auto"/>
            <w:bottom w:val="none" w:sz="0" w:space="0" w:color="auto"/>
            <w:right w:val="none" w:sz="0" w:space="0" w:color="auto"/>
          </w:divBdr>
        </w:div>
        <w:div w:id="1535535892">
          <w:marLeft w:val="480"/>
          <w:marRight w:val="0"/>
          <w:marTop w:val="0"/>
          <w:marBottom w:val="0"/>
          <w:divBdr>
            <w:top w:val="none" w:sz="0" w:space="0" w:color="auto"/>
            <w:left w:val="none" w:sz="0" w:space="0" w:color="auto"/>
            <w:bottom w:val="none" w:sz="0" w:space="0" w:color="auto"/>
            <w:right w:val="none" w:sz="0" w:space="0" w:color="auto"/>
          </w:divBdr>
        </w:div>
        <w:div w:id="930360252">
          <w:marLeft w:val="480"/>
          <w:marRight w:val="0"/>
          <w:marTop w:val="0"/>
          <w:marBottom w:val="0"/>
          <w:divBdr>
            <w:top w:val="none" w:sz="0" w:space="0" w:color="auto"/>
            <w:left w:val="none" w:sz="0" w:space="0" w:color="auto"/>
            <w:bottom w:val="none" w:sz="0" w:space="0" w:color="auto"/>
            <w:right w:val="none" w:sz="0" w:space="0" w:color="auto"/>
          </w:divBdr>
        </w:div>
        <w:div w:id="822628234">
          <w:marLeft w:val="480"/>
          <w:marRight w:val="0"/>
          <w:marTop w:val="0"/>
          <w:marBottom w:val="0"/>
          <w:divBdr>
            <w:top w:val="none" w:sz="0" w:space="0" w:color="auto"/>
            <w:left w:val="none" w:sz="0" w:space="0" w:color="auto"/>
            <w:bottom w:val="none" w:sz="0" w:space="0" w:color="auto"/>
            <w:right w:val="none" w:sz="0" w:space="0" w:color="auto"/>
          </w:divBdr>
        </w:div>
        <w:div w:id="1079670423">
          <w:marLeft w:val="480"/>
          <w:marRight w:val="0"/>
          <w:marTop w:val="0"/>
          <w:marBottom w:val="0"/>
          <w:divBdr>
            <w:top w:val="none" w:sz="0" w:space="0" w:color="auto"/>
            <w:left w:val="none" w:sz="0" w:space="0" w:color="auto"/>
            <w:bottom w:val="none" w:sz="0" w:space="0" w:color="auto"/>
            <w:right w:val="none" w:sz="0" w:space="0" w:color="auto"/>
          </w:divBdr>
        </w:div>
        <w:div w:id="876815720">
          <w:marLeft w:val="480"/>
          <w:marRight w:val="0"/>
          <w:marTop w:val="0"/>
          <w:marBottom w:val="0"/>
          <w:divBdr>
            <w:top w:val="none" w:sz="0" w:space="0" w:color="auto"/>
            <w:left w:val="none" w:sz="0" w:space="0" w:color="auto"/>
            <w:bottom w:val="none" w:sz="0" w:space="0" w:color="auto"/>
            <w:right w:val="none" w:sz="0" w:space="0" w:color="auto"/>
          </w:divBdr>
        </w:div>
        <w:div w:id="2028631140">
          <w:marLeft w:val="480"/>
          <w:marRight w:val="0"/>
          <w:marTop w:val="0"/>
          <w:marBottom w:val="0"/>
          <w:divBdr>
            <w:top w:val="none" w:sz="0" w:space="0" w:color="auto"/>
            <w:left w:val="none" w:sz="0" w:space="0" w:color="auto"/>
            <w:bottom w:val="none" w:sz="0" w:space="0" w:color="auto"/>
            <w:right w:val="none" w:sz="0" w:space="0" w:color="auto"/>
          </w:divBdr>
        </w:div>
        <w:div w:id="1447385008">
          <w:marLeft w:val="480"/>
          <w:marRight w:val="0"/>
          <w:marTop w:val="0"/>
          <w:marBottom w:val="0"/>
          <w:divBdr>
            <w:top w:val="none" w:sz="0" w:space="0" w:color="auto"/>
            <w:left w:val="none" w:sz="0" w:space="0" w:color="auto"/>
            <w:bottom w:val="none" w:sz="0" w:space="0" w:color="auto"/>
            <w:right w:val="none" w:sz="0" w:space="0" w:color="auto"/>
          </w:divBdr>
        </w:div>
        <w:div w:id="1477528494">
          <w:marLeft w:val="480"/>
          <w:marRight w:val="0"/>
          <w:marTop w:val="0"/>
          <w:marBottom w:val="0"/>
          <w:divBdr>
            <w:top w:val="none" w:sz="0" w:space="0" w:color="auto"/>
            <w:left w:val="none" w:sz="0" w:space="0" w:color="auto"/>
            <w:bottom w:val="none" w:sz="0" w:space="0" w:color="auto"/>
            <w:right w:val="none" w:sz="0" w:space="0" w:color="auto"/>
          </w:divBdr>
        </w:div>
        <w:div w:id="452790497">
          <w:marLeft w:val="480"/>
          <w:marRight w:val="0"/>
          <w:marTop w:val="0"/>
          <w:marBottom w:val="0"/>
          <w:divBdr>
            <w:top w:val="none" w:sz="0" w:space="0" w:color="auto"/>
            <w:left w:val="none" w:sz="0" w:space="0" w:color="auto"/>
            <w:bottom w:val="none" w:sz="0" w:space="0" w:color="auto"/>
            <w:right w:val="none" w:sz="0" w:space="0" w:color="auto"/>
          </w:divBdr>
        </w:div>
        <w:div w:id="126975003">
          <w:marLeft w:val="480"/>
          <w:marRight w:val="0"/>
          <w:marTop w:val="0"/>
          <w:marBottom w:val="0"/>
          <w:divBdr>
            <w:top w:val="none" w:sz="0" w:space="0" w:color="auto"/>
            <w:left w:val="none" w:sz="0" w:space="0" w:color="auto"/>
            <w:bottom w:val="none" w:sz="0" w:space="0" w:color="auto"/>
            <w:right w:val="none" w:sz="0" w:space="0" w:color="auto"/>
          </w:divBdr>
        </w:div>
        <w:div w:id="378162701">
          <w:marLeft w:val="480"/>
          <w:marRight w:val="0"/>
          <w:marTop w:val="0"/>
          <w:marBottom w:val="0"/>
          <w:divBdr>
            <w:top w:val="none" w:sz="0" w:space="0" w:color="auto"/>
            <w:left w:val="none" w:sz="0" w:space="0" w:color="auto"/>
            <w:bottom w:val="none" w:sz="0" w:space="0" w:color="auto"/>
            <w:right w:val="none" w:sz="0" w:space="0" w:color="auto"/>
          </w:divBdr>
        </w:div>
        <w:div w:id="797139956">
          <w:marLeft w:val="480"/>
          <w:marRight w:val="0"/>
          <w:marTop w:val="0"/>
          <w:marBottom w:val="0"/>
          <w:divBdr>
            <w:top w:val="none" w:sz="0" w:space="0" w:color="auto"/>
            <w:left w:val="none" w:sz="0" w:space="0" w:color="auto"/>
            <w:bottom w:val="none" w:sz="0" w:space="0" w:color="auto"/>
            <w:right w:val="none" w:sz="0" w:space="0" w:color="auto"/>
          </w:divBdr>
        </w:div>
        <w:div w:id="605191080">
          <w:marLeft w:val="480"/>
          <w:marRight w:val="0"/>
          <w:marTop w:val="0"/>
          <w:marBottom w:val="0"/>
          <w:divBdr>
            <w:top w:val="none" w:sz="0" w:space="0" w:color="auto"/>
            <w:left w:val="none" w:sz="0" w:space="0" w:color="auto"/>
            <w:bottom w:val="none" w:sz="0" w:space="0" w:color="auto"/>
            <w:right w:val="none" w:sz="0" w:space="0" w:color="auto"/>
          </w:divBdr>
        </w:div>
        <w:div w:id="1231113274">
          <w:marLeft w:val="480"/>
          <w:marRight w:val="0"/>
          <w:marTop w:val="0"/>
          <w:marBottom w:val="0"/>
          <w:divBdr>
            <w:top w:val="none" w:sz="0" w:space="0" w:color="auto"/>
            <w:left w:val="none" w:sz="0" w:space="0" w:color="auto"/>
            <w:bottom w:val="none" w:sz="0" w:space="0" w:color="auto"/>
            <w:right w:val="none" w:sz="0" w:space="0" w:color="auto"/>
          </w:divBdr>
        </w:div>
        <w:div w:id="838882745">
          <w:marLeft w:val="480"/>
          <w:marRight w:val="0"/>
          <w:marTop w:val="0"/>
          <w:marBottom w:val="0"/>
          <w:divBdr>
            <w:top w:val="none" w:sz="0" w:space="0" w:color="auto"/>
            <w:left w:val="none" w:sz="0" w:space="0" w:color="auto"/>
            <w:bottom w:val="none" w:sz="0" w:space="0" w:color="auto"/>
            <w:right w:val="none" w:sz="0" w:space="0" w:color="auto"/>
          </w:divBdr>
        </w:div>
        <w:div w:id="1656761566">
          <w:marLeft w:val="480"/>
          <w:marRight w:val="0"/>
          <w:marTop w:val="0"/>
          <w:marBottom w:val="0"/>
          <w:divBdr>
            <w:top w:val="none" w:sz="0" w:space="0" w:color="auto"/>
            <w:left w:val="none" w:sz="0" w:space="0" w:color="auto"/>
            <w:bottom w:val="none" w:sz="0" w:space="0" w:color="auto"/>
            <w:right w:val="none" w:sz="0" w:space="0" w:color="auto"/>
          </w:divBdr>
        </w:div>
        <w:div w:id="1435200726">
          <w:marLeft w:val="480"/>
          <w:marRight w:val="0"/>
          <w:marTop w:val="0"/>
          <w:marBottom w:val="0"/>
          <w:divBdr>
            <w:top w:val="none" w:sz="0" w:space="0" w:color="auto"/>
            <w:left w:val="none" w:sz="0" w:space="0" w:color="auto"/>
            <w:bottom w:val="none" w:sz="0" w:space="0" w:color="auto"/>
            <w:right w:val="none" w:sz="0" w:space="0" w:color="auto"/>
          </w:divBdr>
        </w:div>
        <w:div w:id="873269273">
          <w:marLeft w:val="480"/>
          <w:marRight w:val="0"/>
          <w:marTop w:val="0"/>
          <w:marBottom w:val="0"/>
          <w:divBdr>
            <w:top w:val="none" w:sz="0" w:space="0" w:color="auto"/>
            <w:left w:val="none" w:sz="0" w:space="0" w:color="auto"/>
            <w:bottom w:val="none" w:sz="0" w:space="0" w:color="auto"/>
            <w:right w:val="none" w:sz="0" w:space="0" w:color="auto"/>
          </w:divBdr>
        </w:div>
        <w:div w:id="223882465">
          <w:marLeft w:val="480"/>
          <w:marRight w:val="0"/>
          <w:marTop w:val="0"/>
          <w:marBottom w:val="0"/>
          <w:divBdr>
            <w:top w:val="none" w:sz="0" w:space="0" w:color="auto"/>
            <w:left w:val="none" w:sz="0" w:space="0" w:color="auto"/>
            <w:bottom w:val="none" w:sz="0" w:space="0" w:color="auto"/>
            <w:right w:val="none" w:sz="0" w:space="0" w:color="auto"/>
          </w:divBdr>
        </w:div>
        <w:div w:id="465708106">
          <w:marLeft w:val="480"/>
          <w:marRight w:val="0"/>
          <w:marTop w:val="0"/>
          <w:marBottom w:val="0"/>
          <w:divBdr>
            <w:top w:val="none" w:sz="0" w:space="0" w:color="auto"/>
            <w:left w:val="none" w:sz="0" w:space="0" w:color="auto"/>
            <w:bottom w:val="none" w:sz="0" w:space="0" w:color="auto"/>
            <w:right w:val="none" w:sz="0" w:space="0" w:color="auto"/>
          </w:divBdr>
        </w:div>
        <w:div w:id="1923030132">
          <w:marLeft w:val="480"/>
          <w:marRight w:val="0"/>
          <w:marTop w:val="0"/>
          <w:marBottom w:val="0"/>
          <w:divBdr>
            <w:top w:val="none" w:sz="0" w:space="0" w:color="auto"/>
            <w:left w:val="none" w:sz="0" w:space="0" w:color="auto"/>
            <w:bottom w:val="none" w:sz="0" w:space="0" w:color="auto"/>
            <w:right w:val="none" w:sz="0" w:space="0" w:color="auto"/>
          </w:divBdr>
        </w:div>
        <w:div w:id="1919561377">
          <w:marLeft w:val="480"/>
          <w:marRight w:val="0"/>
          <w:marTop w:val="0"/>
          <w:marBottom w:val="0"/>
          <w:divBdr>
            <w:top w:val="none" w:sz="0" w:space="0" w:color="auto"/>
            <w:left w:val="none" w:sz="0" w:space="0" w:color="auto"/>
            <w:bottom w:val="none" w:sz="0" w:space="0" w:color="auto"/>
            <w:right w:val="none" w:sz="0" w:space="0" w:color="auto"/>
          </w:divBdr>
        </w:div>
        <w:div w:id="1632323264">
          <w:marLeft w:val="480"/>
          <w:marRight w:val="0"/>
          <w:marTop w:val="0"/>
          <w:marBottom w:val="0"/>
          <w:divBdr>
            <w:top w:val="none" w:sz="0" w:space="0" w:color="auto"/>
            <w:left w:val="none" w:sz="0" w:space="0" w:color="auto"/>
            <w:bottom w:val="none" w:sz="0" w:space="0" w:color="auto"/>
            <w:right w:val="none" w:sz="0" w:space="0" w:color="auto"/>
          </w:divBdr>
        </w:div>
        <w:div w:id="883519744">
          <w:marLeft w:val="480"/>
          <w:marRight w:val="0"/>
          <w:marTop w:val="0"/>
          <w:marBottom w:val="0"/>
          <w:divBdr>
            <w:top w:val="none" w:sz="0" w:space="0" w:color="auto"/>
            <w:left w:val="none" w:sz="0" w:space="0" w:color="auto"/>
            <w:bottom w:val="none" w:sz="0" w:space="0" w:color="auto"/>
            <w:right w:val="none" w:sz="0" w:space="0" w:color="auto"/>
          </w:divBdr>
        </w:div>
        <w:div w:id="333997976">
          <w:marLeft w:val="480"/>
          <w:marRight w:val="0"/>
          <w:marTop w:val="0"/>
          <w:marBottom w:val="0"/>
          <w:divBdr>
            <w:top w:val="none" w:sz="0" w:space="0" w:color="auto"/>
            <w:left w:val="none" w:sz="0" w:space="0" w:color="auto"/>
            <w:bottom w:val="none" w:sz="0" w:space="0" w:color="auto"/>
            <w:right w:val="none" w:sz="0" w:space="0" w:color="auto"/>
          </w:divBdr>
        </w:div>
        <w:div w:id="1465392103">
          <w:marLeft w:val="480"/>
          <w:marRight w:val="0"/>
          <w:marTop w:val="0"/>
          <w:marBottom w:val="0"/>
          <w:divBdr>
            <w:top w:val="none" w:sz="0" w:space="0" w:color="auto"/>
            <w:left w:val="none" w:sz="0" w:space="0" w:color="auto"/>
            <w:bottom w:val="none" w:sz="0" w:space="0" w:color="auto"/>
            <w:right w:val="none" w:sz="0" w:space="0" w:color="auto"/>
          </w:divBdr>
        </w:div>
        <w:div w:id="187837826">
          <w:marLeft w:val="480"/>
          <w:marRight w:val="0"/>
          <w:marTop w:val="0"/>
          <w:marBottom w:val="0"/>
          <w:divBdr>
            <w:top w:val="none" w:sz="0" w:space="0" w:color="auto"/>
            <w:left w:val="none" w:sz="0" w:space="0" w:color="auto"/>
            <w:bottom w:val="none" w:sz="0" w:space="0" w:color="auto"/>
            <w:right w:val="none" w:sz="0" w:space="0" w:color="auto"/>
          </w:divBdr>
        </w:div>
        <w:div w:id="995495325">
          <w:marLeft w:val="480"/>
          <w:marRight w:val="0"/>
          <w:marTop w:val="0"/>
          <w:marBottom w:val="0"/>
          <w:divBdr>
            <w:top w:val="none" w:sz="0" w:space="0" w:color="auto"/>
            <w:left w:val="none" w:sz="0" w:space="0" w:color="auto"/>
            <w:bottom w:val="none" w:sz="0" w:space="0" w:color="auto"/>
            <w:right w:val="none" w:sz="0" w:space="0" w:color="auto"/>
          </w:divBdr>
        </w:div>
        <w:div w:id="1704552871">
          <w:marLeft w:val="480"/>
          <w:marRight w:val="0"/>
          <w:marTop w:val="0"/>
          <w:marBottom w:val="0"/>
          <w:divBdr>
            <w:top w:val="none" w:sz="0" w:space="0" w:color="auto"/>
            <w:left w:val="none" w:sz="0" w:space="0" w:color="auto"/>
            <w:bottom w:val="none" w:sz="0" w:space="0" w:color="auto"/>
            <w:right w:val="none" w:sz="0" w:space="0" w:color="auto"/>
          </w:divBdr>
        </w:div>
        <w:div w:id="1148478586">
          <w:marLeft w:val="480"/>
          <w:marRight w:val="0"/>
          <w:marTop w:val="0"/>
          <w:marBottom w:val="0"/>
          <w:divBdr>
            <w:top w:val="none" w:sz="0" w:space="0" w:color="auto"/>
            <w:left w:val="none" w:sz="0" w:space="0" w:color="auto"/>
            <w:bottom w:val="none" w:sz="0" w:space="0" w:color="auto"/>
            <w:right w:val="none" w:sz="0" w:space="0" w:color="auto"/>
          </w:divBdr>
        </w:div>
        <w:div w:id="1520699952">
          <w:marLeft w:val="480"/>
          <w:marRight w:val="0"/>
          <w:marTop w:val="0"/>
          <w:marBottom w:val="0"/>
          <w:divBdr>
            <w:top w:val="none" w:sz="0" w:space="0" w:color="auto"/>
            <w:left w:val="none" w:sz="0" w:space="0" w:color="auto"/>
            <w:bottom w:val="none" w:sz="0" w:space="0" w:color="auto"/>
            <w:right w:val="none" w:sz="0" w:space="0" w:color="auto"/>
          </w:divBdr>
        </w:div>
        <w:div w:id="661741076">
          <w:marLeft w:val="480"/>
          <w:marRight w:val="0"/>
          <w:marTop w:val="0"/>
          <w:marBottom w:val="0"/>
          <w:divBdr>
            <w:top w:val="none" w:sz="0" w:space="0" w:color="auto"/>
            <w:left w:val="none" w:sz="0" w:space="0" w:color="auto"/>
            <w:bottom w:val="none" w:sz="0" w:space="0" w:color="auto"/>
            <w:right w:val="none" w:sz="0" w:space="0" w:color="auto"/>
          </w:divBdr>
        </w:div>
        <w:div w:id="845438192">
          <w:marLeft w:val="480"/>
          <w:marRight w:val="0"/>
          <w:marTop w:val="0"/>
          <w:marBottom w:val="0"/>
          <w:divBdr>
            <w:top w:val="none" w:sz="0" w:space="0" w:color="auto"/>
            <w:left w:val="none" w:sz="0" w:space="0" w:color="auto"/>
            <w:bottom w:val="none" w:sz="0" w:space="0" w:color="auto"/>
            <w:right w:val="none" w:sz="0" w:space="0" w:color="auto"/>
          </w:divBdr>
        </w:div>
        <w:div w:id="17050252">
          <w:marLeft w:val="480"/>
          <w:marRight w:val="0"/>
          <w:marTop w:val="0"/>
          <w:marBottom w:val="0"/>
          <w:divBdr>
            <w:top w:val="none" w:sz="0" w:space="0" w:color="auto"/>
            <w:left w:val="none" w:sz="0" w:space="0" w:color="auto"/>
            <w:bottom w:val="none" w:sz="0" w:space="0" w:color="auto"/>
            <w:right w:val="none" w:sz="0" w:space="0" w:color="auto"/>
          </w:divBdr>
        </w:div>
        <w:div w:id="1673292945">
          <w:marLeft w:val="480"/>
          <w:marRight w:val="0"/>
          <w:marTop w:val="0"/>
          <w:marBottom w:val="0"/>
          <w:divBdr>
            <w:top w:val="none" w:sz="0" w:space="0" w:color="auto"/>
            <w:left w:val="none" w:sz="0" w:space="0" w:color="auto"/>
            <w:bottom w:val="none" w:sz="0" w:space="0" w:color="auto"/>
            <w:right w:val="none" w:sz="0" w:space="0" w:color="auto"/>
          </w:divBdr>
        </w:div>
        <w:div w:id="2110194407">
          <w:marLeft w:val="480"/>
          <w:marRight w:val="0"/>
          <w:marTop w:val="0"/>
          <w:marBottom w:val="0"/>
          <w:divBdr>
            <w:top w:val="none" w:sz="0" w:space="0" w:color="auto"/>
            <w:left w:val="none" w:sz="0" w:space="0" w:color="auto"/>
            <w:bottom w:val="none" w:sz="0" w:space="0" w:color="auto"/>
            <w:right w:val="none" w:sz="0" w:space="0" w:color="auto"/>
          </w:divBdr>
        </w:div>
        <w:div w:id="1049457293">
          <w:marLeft w:val="480"/>
          <w:marRight w:val="0"/>
          <w:marTop w:val="0"/>
          <w:marBottom w:val="0"/>
          <w:divBdr>
            <w:top w:val="none" w:sz="0" w:space="0" w:color="auto"/>
            <w:left w:val="none" w:sz="0" w:space="0" w:color="auto"/>
            <w:bottom w:val="none" w:sz="0" w:space="0" w:color="auto"/>
            <w:right w:val="none" w:sz="0" w:space="0" w:color="auto"/>
          </w:divBdr>
        </w:div>
        <w:div w:id="2038237075">
          <w:marLeft w:val="480"/>
          <w:marRight w:val="0"/>
          <w:marTop w:val="0"/>
          <w:marBottom w:val="0"/>
          <w:divBdr>
            <w:top w:val="none" w:sz="0" w:space="0" w:color="auto"/>
            <w:left w:val="none" w:sz="0" w:space="0" w:color="auto"/>
            <w:bottom w:val="none" w:sz="0" w:space="0" w:color="auto"/>
            <w:right w:val="none" w:sz="0" w:space="0" w:color="auto"/>
          </w:divBdr>
        </w:div>
      </w:divsChild>
    </w:div>
    <w:div w:id="2048874957">
      <w:bodyDiv w:val="1"/>
      <w:marLeft w:val="0"/>
      <w:marRight w:val="0"/>
      <w:marTop w:val="0"/>
      <w:marBottom w:val="0"/>
      <w:divBdr>
        <w:top w:val="none" w:sz="0" w:space="0" w:color="auto"/>
        <w:left w:val="none" w:sz="0" w:space="0" w:color="auto"/>
        <w:bottom w:val="none" w:sz="0" w:space="0" w:color="auto"/>
        <w:right w:val="none" w:sz="0" w:space="0" w:color="auto"/>
      </w:divBdr>
    </w:div>
    <w:div w:id="2049840129">
      <w:bodyDiv w:val="1"/>
      <w:marLeft w:val="0"/>
      <w:marRight w:val="0"/>
      <w:marTop w:val="0"/>
      <w:marBottom w:val="0"/>
      <w:divBdr>
        <w:top w:val="none" w:sz="0" w:space="0" w:color="auto"/>
        <w:left w:val="none" w:sz="0" w:space="0" w:color="auto"/>
        <w:bottom w:val="none" w:sz="0" w:space="0" w:color="auto"/>
        <w:right w:val="none" w:sz="0" w:space="0" w:color="auto"/>
      </w:divBdr>
      <w:divsChild>
        <w:div w:id="717633630">
          <w:marLeft w:val="480"/>
          <w:marRight w:val="0"/>
          <w:marTop w:val="0"/>
          <w:marBottom w:val="0"/>
          <w:divBdr>
            <w:top w:val="none" w:sz="0" w:space="0" w:color="auto"/>
            <w:left w:val="none" w:sz="0" w:space="0" w:color="auto"/>
            <w:bottom w:val="none" w:sz="0" w:space="0" w:color="auto"/>
            <w:right w:val="none" w:sz="0" w:space="0" w:color="auto"/>
          </w:divBdr>
        </w:div>
        <w:div w:id="1332561512">
          <w:marLeft w:val="480"/>
          <w:marRight w:val="0"/>
          <w:marTop w:val="0"/>
          <w:marBottom w:val="0"/>
          <w:divBdr>
            <w:top w:val="none" w:sz="0" w:space="0" w:color="auto"/>
            <w:left w:val="none" w:sz="0" w:space="0" w:color="auto"/>
            <w:bottom w:val="none" w:sz="0" w:space="0" w:color="auto"/>
            <w:right w:val="none" w:sz="0" w:space="0" w:color="auto"/>
          </w:divBdr>
        </w:div>
        <w:div w:id="1243560814">
          <w:marLeft w:val="480"/>
          <w:marRight w:val="0"/>
          <w:marTop w:val="0"/>
          <w:marBottom w:val="0"/>
          <w:divBdr>
            <w:top w:val="none" w:sz="0" w:space="0" w:color="auto"/>
            <w:left w:val="none" w:sz="0" w:space="0" w:color="auto"/>
            <w:bottom w:val="none" w:sz="0" w:space="0" w:color="auto"/>
            <w:right w:val="none" w:sz="0" w:space="0" w:color="auto"/>
          </w:divBdr>
        </w:div>
        <w:div w:id="60371596">
          <w:marLeft w:val="480"/>
          <w:marRight w:val="0"/>
          <w:marTop w:val="0"/>
          <w:marBottom w:val="0"/>
          <w:divBdr>
            <w:top w:val="none" w:sz="0" w:space="0" w:color="auto"/>
            <w:left w:val="none" w:sz="0" w:space="0" w:color="auto"/>
            <w:bottom w:val="none" w:sz="0" w:space="0" w:color="auto"/>
            <w:right w:val="none" w:sz="0" w:space="0" w:color="auto"/>
          </w:divBdr>
        </w:div>
        <w:div w:id="75057676">
          <w:marLeft w:val="480"/>
          <w:marRight w:val="0"/>
          <w:marTop w:val="0"/>
          <w:marBottom w:val="0"/>
          <w:divBdr>
            <w:top w:val="none" w:sz="0" w:space="0" w:color="auto"/>
            <w:left w:val="none" w:sz="0" w:space="0" w:color="auto"/>
            <w:bottom w:val="none" w:sz="0" w:space="0" w:color="auto"/>
            <w:right w:val="none" w:sz="0" w:space="0" w:color="auto"/>
          </w:divBdr>
        </w:div>
        <w:div w:id="1378623057">
          <w:marLeft w:val="480"/>
          <w:marRight w:val="0"/>
          <w:marTop w:val="0"/>
          <w:marBottom w:val="0"/>
          <w:divBdr>
            <w:top w:val="none" w:sz="0" w:space="0" w:color="auto"/>
            <w:left w:val="none" w:sz="0" w:space="0" w:color="auto"/>
            <w:bottom w:val="none" w:sz="0" w:space="0" w:color="auto"/>
            <w:right w:val="none" w:sz="0" w:space="0" w:color="auto"/>
          </w:divBdr>
        </w:div>
        <w:div w:id="2120028331">
          <w:marLeft w:val="480"/>
          <w:marRight w:val="0"/>
          <w:marTop w:val="0"/>
          <w:marBottom w:val="0"/>
          <w:divBdr>
            <w:top w:val="none" w:sz="0" w:space="0" w:color="auto"/>
            <w:left w:val="none" w:sz="0" w:space="0" w:color="auto"/>
            <w:bottom w:val="none" w:sz="0" w:space="0" w:color="auto"/>
            <w:right w:val="none" w:sz="0" w:space="0" w:color="auto"/>
          </w:divBdr>
        </w:div>
        <w:div w:id="1048408858">
          <w:marLeft w:val="480"/>
          <w:marRight w:val="0"/>
          <w:marTop w:val="0"/>
          <w:marBottom w:val="0"/>
          <w:divBdr>
            <w:top w:val="none" w:sz="0" w:space="0" w:color="auto"/>
            <w:left w:val="none" w:sz="0" w:space="0" w:color="auto"/>
            <w:bottom w:val="none" w:sz="0" w:space="0" w:color="auto"/>
            <w:right w:val="none" w:sz="0" w:space="0" w:color="auto"/>
          </w:divBdr>
        </w:div>
        <w:div w:id="974868203">
          <w:marLeft w:val="480"/>
          <w:marRight w:val="0"/>
          <w:marTop w:val="0"/>
          <w:marBottom w:val="0"/>
          <w:divBdr>
            <w:top w:val="none" w:sz="0" w:space="0" w:color="auto"/>
            <w:left w:val="none" w:sz="0" w:space="0" w:color="auto"/>
            <w:bottom w:val="none" w:sz="0" w:space="0" w:color="auto"/>
            <w:right w:val="none" w:sz="0" w:space="0" w:color="auto"/>
          </w:divBdr>
        </w:div>
        <w:div w:id="2013098108">
          <w:marLeft w:val="480"/>
          <w:marRight w:val="0"/>
          <w:marTop w:val="0"/>
          <w:marBottom w:val="0"/>
          <w:divBdr>
            <w:top w:val="none" w:sz="0" w:space="0" w:color="auto"/>
            <w:left w:val="none" w:sz="0" w:space="0" w:color="auto"/>
            <w:bottom w:val="none" w:sz="0" w:space="0" w:color="auto"/>
            <w:right w:val="none" w:sz="0" w:space="0" w:color="auto"/>
          </w:divBdr>
        </w:div>
        <w:div w:id="124469683">
          <w:marLeft w:val="480"/>
          <w:marRight w:val="0"/>
          <w:marTop w:val="0"/>
          <w:marBottom w:val="0"/>
          <w:divBdr>
            <w:top w:val="none" w:sz="0" w:space="0" w:color="auto"/>
            <w:left w:val="none" w:sz="0" w:space="0" w:color="auto"/>
            <w:bottom w:val="none" w:sz="0" w:space="0" w:color="auto"/>
            <w:right w:val="none" w:sz="0" w:space="0" w:color="auto"/>
          </w:divBdr>
        </w:div>
        <w:div w:id="1752114592">
          <w:marLeft w:val="480"/>
          <w:marRight w:val="0"/>
          <w:marTop w:val="0"/>
          <w:marBottom w:val="0"/>
          <w:divBdr>
            <w:top w:val="none" w:sz="0" w:space="0" w:color="auto"/>
            <w:left w:val="none" w:sz="0" w:space="0" w:color="auto"/>
            <w:bottom w:val="none" w:sz="0" w:space="0" w:color="auto"/>
            <w:right w:val="none" w:sz="0" w:space="0" w:color="auto"/>
          </w:divBdr>
        </w:div>
        <w:div w:id="121651260">
          <w:marLeft w:val="480"/>
          <w:marRight w:val="0"/>
          <w:marTop w:val="0"/>
          <w:marBottom w:val="0"/>
          <w:divBdr>
            <w:top w:val="none" w:sz="0" w:space="0" w:color="auto"/>
            <w:left w:val="none" w:sz="0" w:space="0" w:color="auto"/>
            <w:bottom w:val="none" w:sz="0" w:space="0" w:color="auto"/>
            <w:right w:val="none" w:sz="0" w:space="0" w:color="auto"/>
          </w:divBdr>
        </w:div>
        <w:div w:id="126778334">
          <w:marLeft w:val="480"/>
          <w:marRight w:val="0"/>
          <w:marTop w:val="0"/>
          <w:marBottom w:val="0"/>
          <w:divBdr>
            <w:top w:val="none" w:sz="0" w:space="0" w:color="auto"/>
            <w:left w:val="none" w:sz="0" w:space="0" w:color="auto"/>
            <w:bottom w:val="none" w:sz="0" w:space="0" w:color="auto"/>
            <w:right w:val="none" w:sz="0" w:space="0" w:color="auto"/>
          </w:divBdr>
        </w:div>
        <w:div w:id="1335258505">
          <w:marLeft w:val="480"/>
          <w:marRight w:val="0"/>
          <w:marTop w:val="0"/>
          <w:marBottom w:val="0"/>
          <w:divBdr>
            <w:top w:val="none" w:sz="0" w:space="0" w:color="auto"/>
            <w:left w:val="none" w:sz="0" w:space="0" w:color="auto"/>
            <w:bottom w:val="none" w:sz="0" w:space="0" w:color="auto"/>
            <w:right w:val="none" w:sz="0" w:space="0" w:color="auto"/>
          </w:divBdr>
        </w:div>
        <w:div w:id="1925456236">
          <w:marLeft w:val="480"/>
          <w:marRight w:val="0"/>
          <w:marTop w:val="0"/>
          <w:marBottom w:val="0"/>
          <w:divBdr>
            <w:top w:val="none" w:sz="0" w:space="0" w:color="auto"/>
            <w:left w:val="none" w:sz="0" w:space="0" w:color="auto"/>
            <w:bottom w:val="none" w:sz="0" w:space="0" w:color="auto"/>
            <w:right w:val="none" w:sz="0" w:space="0" w:color="auto"/>
          </w:divBdr>
        </w:div>
        <w:div w:id="1245652759">
          <w:marLeft w:val="480"/>
          <w:marRight w:val="0"/>
          <w:marTop w:val="0"/>
          <w:marBottom w:val="0"/>
          <w:divBdr>
            <w:top w:val="none" w:sz="0" w:space="0" w:color="auto"/>
            <w:left w:val="none" w:sz="0" w:space="0" w:color="auto"/>
            <w:bottom w:val="none" w:sz="0" w:space="0" w:color="auto"/>
            <w:right w:val="none" w:sz="0" w:space="0" w:color="auto"/>
          </w:divBdr>
        </w:div>
        <w:div w:id="627973075">
          <w:marLeft w:val="480"/>
          <w:marRight w:val="0"/>
          <w:marTop w:val="0"/>
          <w:marBottom w:val="0"/>
          <w:divBdr>
            <w:top w:val="none" w:sz="0" w:space="0" w:color="auto"/>
            <w:left w:val="none" w:sz="0" w:space="0" w:color="auto"/>
            <w:bottom w:val="none" w:sz="0" w:space="0" w:color="auto"/>
            <w:right w:val="none" w:sz="0" w:space="0" w:color="auto"/>
          </w:divBdr>
        </w:div>
        <w:div w:id="561599434">
          <w:marLeft w:val="480"/>
          <w:marRight w:val="0"/>
          <w:marTop w:val="0"/>
          <w:marBottom w:val="0"/>
          <w:divBdr>
            <w:top w:val="none" w:sz="0" w:space="0" w:color="auto"/>
            <w:left w:val="none" w:sz="0" w:space="0" w:color="auto"/>
            <w:bottom w:val="none" w:sz="0" w:space="0" w:color="auto"/>
            <w:right w:val="none" w:sz="0" w:space="0" w:color="auto"/>
          </w:divBdr>
        </w:div>
        <w:div w:id="876351675">
          <w:marLeft w:val="480"/>
          <w:marRight w:val="0"/>
          <w:marTop w:val="0"/>
          <w:marBottom w:val="0"/>
          <w:divBdr>
            <w:top w:val="none" w:sz="0" w:space="0" w:color="auto"/>
            <w:left w:val="none" w:sz="0" w:space="0" w:color="auto"/>
            <w:bottom w:val="none" w:sz="0" w:space="0" w:color="auto"/>
            <w:right w:val="none" w:sz="0" w:space="0" w:color="auto"/>
          </w:divBdr>
        </w:div>
        <w:div w:id="1173840235">
          <w:marLeft w:val="480"/>
          <w:marRight w:val="0"/>
          <w:marTop w:val="0"/>
          <w:marBottom w:val="0"/>
          <w:divBdr>
            <w:top w:val="none" w:sz="0" w:space="0" w:color="auto"/>
            <w:left w:val="none" w:sz="0" w:space="0" w:color="auto"/>
            <w:bottom w:val="none" w:sz="0" w:space="0" w:color="auto"/>
            <w:right w:val="none" w:sz="0" w:space="0" w:color="auto"/>
          </w:divBdr>
        </w:div>
        <w:div w:id="695227776">
          <w:marLeft w:val="480"/>
          <w:marRight w:val="0"/>
          <w:marTop w:val="0"/>
          <w:marBottom w:val="0"/>
          <w:divBdr>
            <w:top w:val="none" w:sz="0" w:space="0" w:color="auto"/>
            <w:left w:val="none" w:sz="0" w:space="0" w:color="auto"/>
            <w:bottom w:val="none" w:sz="0" w:space="0" w:color="auto"/>
            <w:right w:val="none" w:sz="0" w:space="0" w:color="auto"/>
          </w:divBdr>
        </w:div>
        <w:div w:id="1299989800">
          <w:marLeft w:val="480"/>
          <w:marRight w:val="0"/>
          <w:marTop w:val="0"/>
          <w:marBottom w:val="0"/>
          <w:divBdr>
            <w:top w:val="none" w:sz="0" w:space="0" w:color="auto"/>
            <w:left w:val="none" w:sz="0" w:space="0" w:color="auto"/>
            <w:bottom w:val="none" w:sz="0" w:space="0" w:color="auto"/>
            <w:right w:val="none" w:sz="0" w:space="0" w:color="auto"/>
          </w:divBdr>
        </w:div>
        <w:div w:id="1588615755">
          <w:marLeft w:val="480"/>
          <w:marRight w:val="0"/>
          <w:marTop w:val="0"/>
          <w:marBottom w:val="0"/>
          <w:divBdr>
            <w:top w:val="none" w:sz="0" w:space="0" w:color="auto"/>
            <w:left w:val="none" w:sz="0" w:space="0" w:color="auto"/>
            <w:bottom w:val="none" w:sz="0" w:space="0" w:color="auto"/>
            <w:right w:val="none" w:sz="0" w:space="0" w:color="auto"/>
          </w:divBdr>
        </w:div>
        <w:div w:id="1184591828">
          <w:marLeft w:val="480"/>
          <w:marRight w:val="0"/>
          <w:marTop w:val="0"/>
          <w:marBottom w:val="0"/>
          <w:divBdr>
            <w:top w:val="none" w:sz="0" w:space="0" w:color="auto"/>
            <w:left w:val="none" w:sz="0" w:space="0" w:color="auto"/>
            <w:bottom w:val="none" w:sz="0" w:space="0" w:color="auto"/>
            <w:right w:val="none" w:sz="0" w:space="0" w:color="auto"/>
          </w:divBdr>
        </w:div>
        <w:div w:id="1255014909">
          <w:marLeft w:val="480"/>
          <w:marRight w:val="0"/>
          <w:marTop w:val="0"/>
          <w:marBottom w:val="0"/>
          <w:divBdr>
            <w:top w:val="none" w:sz="0" w:space="0" w:color="auto"/>
            <w:left w:val="none" w:sz="0" w:space="0" w:color="auto"/>
            <w:bottom w:val="none" w:sz="0" w:space="0" w:color="auto"/>
            <w:right w:val="none" w:sz="0" w:space="0" w:color="auto"/>
          </w:divBdr>
        </w:div>
        <w:div w:id="1566796669">
          <w:marLeft w:val="480"/>
          <w:marRight w:val="0"/>
          <w:marTop w:val="0"/>
          <w:marBottom w:val="0"/>
          <w:divBdr>
            <w:top w:val="none" w:sz="0" w:space="0" w:color="auto"/>
            <w:left w:val="none" w:sz="0" w:space="0" w:color="auto"/>
            <w:bottom w:val="none" w:sz="0" w:space="0" w:color="auto"/>
            <w:right w:val="none" w:sz="0" w:space="0" w:color="auto"/>
          </w:divBdr>
        </w:div>
        <w:div w:id="2073581440">
          <w:marLeft w:val="480"/>
          <w:marRight w:val="0"/>
          <w:marTop w:val="0"/>
          <w:marBottom w:val="0"/>
          <w:divBdr>
            <w:top w:val="none" w:sz="0" w:space="0" w:color="auto"/>
            <w:left w:val="none" w:sz="0" w:space="0" w:color="auto"/>
            <w:bottom w:val="none" w:sz="0" w:space="0" w:color="auto"/>
            <w:right w:val="none" w:sz="0" w:space="0" w:color="auto"/>
          </w:divBdr>
        </w:div>
        <w:div w:id="1156533948">
          <w:marLeft w:val="480"/>
          <w:marRight w:val="0"/>
          <w:marTop w:val="0"/>
          <w:marBottom w:val="0"/>
          <w:divBdr>
            <w:top w:val="none" w:sz="0" w:space="0" w:color="auto"/>
            <w:left w:val="none" w:sz="0" w:space="0" w:color="auto"/>
            <w:bottom w:val="none" w:sz="0" w:space="0" w:color="auto"/>
            <w:right w:val="none" w:sz="0" w:space="0" w:color="auto"/>
          </w:divBdr>
        </w:div>
        <w:div w:id="779452127">
          <w:marLeft w:val="480"/>
          <w:marRight w:val="0"/>
          <w:marTop w:val="0"/>
          <w:marBottom w:val="0"/>
          <w:divBdr>
            <w:top w:val="none" w:sz="0" w:space="0" w:color="auto"/>
            <w:left w:val="none" w:sz="0" w:space="0" w:color="auto"/>
            <w:bottom w:val="none" w:sz="0" w:space="0" w:color="auto"/>
            <w:right w:val="none" w:sz="0" w:space="0" w:color="auto"/>
          </w:divBdr>
        </w:div>
        <w:div w:id="1488787338">
          <w:marLeft w:val="480"/>
          <w:marRight w:val="0"/>
          <w:marTop w:val="0"/>
          <w:marBottom w:val="0"/>
          <w:divBdr>
            <w:top w:val="none" w:sz="0" w:space="0" w:color="auto"/>
            <w:left w:val="none" w:sz="0" w:space="0" w:color="auto"/>
            <w:bottom w:val="none" w:sz="0" w:space="0" w:color="auto"/>
            <w:right w:val="none" w:sz="0" w:space="0" w:color="auto"/>
          </w:divBdr>
        </w:div>
        <w:div w:id="239490687">
          <w:marLeft w:val="480"/>
          <w:marRight w:val="0"/>
          <w:marTop w:val="0"/>
          <w:marBottom w:val="0"/>
          <w:divBdr>
            <w:top w:val="none" w:sz="0" w:space="0" w:color="auto"/>
            <w:left w:val="none" w:sz="0" w:space="0" w:color="auto"/>
            <w:bottom w:val="none" w:sz="0" w:space="0" w:color="auto"/>
            <w:right w:val="none" w:sz="0" w:space="0" w:color="auto"/>
          </w:divBdr>
        </w:div>
        <w:div w:id="753673904">
          <w:marLeft w:val="480"/>
          <w:marRight w:val="0"/>
          <w:marTop w:val="0"/>
          <w:marBottom w:val="0"/>
          <w:divBdr>
            <w:top w:val="none" w:sz="0" w:space="0" w:color="auto"/>
            <w:left w:val="none" w:sz="0" w:space="0" w:color="auto"/>
            <w:bottom w:val="none" w:sz="0" w:space="0" w:color="auto"/>
            <w:right w:val="none" w:sz="0" w:space="0" w:color="auto"/>
          </w:divBdr>
        </w:div>
        <w:div w:id="2008709429">
          <w:marLeft w:val="480"/>
          <w:marRight w:val="0"/>
          <w:marTop w:val="0"/>
          <w:marBottom w:val="0"/>
          <w:divBdr>
            <w:top w:val="none" w:sz="0" w:space="0" w:color="auto"/>
            <w:left w:val="none" w:sz="0" w:space="0" w:color="auto"/>
            <w:bottom w:val="none" w:sz="0" w:space="0" w:color="auto"/>
            <w:right w:val="none" w:sz="0" w:space="0" w:color="auto"/>
          </w:divBdr>
        </w:div>
        <w:div w:id="1451314939">
          <w:marLeft w:val="480"/>
          <w:marRight w:val="0"/>
          <w:marTop w:val="0"/>
          <w:marBottom w:val="0"/>
          <w:divBdr>
            <w:top w:val="none" w:sz="0" w:space="0" w:color="auto"/>
            <w:left w:val="none" w:sz="0" w:space="0" w:color="auto"/>
            <w:bottom w:val="none" w:sz="0" w:space="0" w:color="auto"/>
            <w:right w:val="none" w:sz="0" w:space="0" w:color="auto"/>
          </w:divBdr>
        </w:div>
        <w:div w:id="1165051518">
          <w:marLeft w:val="480"/>
          <w:marRight w:val="0"/>
          <w:marTop w:val="0"/>
          <w:marBottom w:val="0"/>
          <w:divBdr>
            <w:top w:val="none" w:sz="0" w:space="0" w:color="auto"/>
            <w:left w:val="none" w:sz="0" w:space="0" w:color="auto"/>
            <w:bottom w:val="none" w:sz="0" w:space="0" w:color="auto"/>
            <w:right w:val="none" w:sz="0" w:space="0" w:color="auto"/>
          </w:divBdr>
        </w:div>
        <w:div w:id="890267073">
          <w:marLeft w:val="480"/>
          <w:marRight w:val="0"/>
          <w:marTop w:val="0"/>
          <w:marBottom w:val="0"/>
          <w:divBdr>
            <w:top w:val="none" w:sz="0" w:space="0" w:color="auto"/>
            <w:left w:val="none" w:sz="0" w:space="0" w:color="auto"/>
            <w:bottom w:val="none" w:sz="0" w:space="0" w:color="auto"/>
            <w:right w:val="none" w:sz="0" w:space="0" w:color="auto"/>
          </w:divBdr>
        </w:div>
        <w:div w:id="1072850104">
          <w:marLeft w:val="480"/>
          <w:marRight w:val="0"/>
          <w:marTop w:val="0"/>
          <w:marBottom w:val="0"/>
          <w:divBdr>
            <w:top w:val="none" w:sz="0" w:space="0" w:color="auto"/>
            <w:left w:val="none" w:sz="0" w:space="0" w:color="auto"/>
            <w:bottom w:val="none" w:sz="0" w:space="0" w:color="auto"/>
            <w:right w:val="none" w:sz="0" w:space="0" w:color="auto"/>
          </w:divBdr>
        </w:div>
        <w:div w:id="1086222251">
          <w:marLeft w:val="480"/>
          <w:marRight w:val="0"/>
          <w:marTop w:val="0"/>
          <w:marBottom w:val="0"/>
          <w:divBdr>
            <w:top w:val="none" w:sz="0" w:space="0" w:color="auto"/>
            <w:left w:val="none" w:sz="0" w:space="0" w:color="auto"/>
            <w:bottom w:val="none" w:sz="0" w:space="0" w:color="auto"/>
            <w:right w:val="none" w:sz="0" w:space="0" w:color="auto"/>
          </w:divBdr>
        </w:div>
        <w:div w:id="2037266973">
          <w:marLeft w:val="480"/>
          <w:marRight w:val="0"/>
          <w:marTop w:val="0"/>
          <w:marBottom w:val="0"/>
          <w:divBdr>
            <w:top w:val="none" w:sz="0" w:space="0" w:color="auto"/>
            <w:left w:val="none" w:sz="0" w:space="0" w:color="auto"/>
            <w:bottom w:val="none" w:sz="0" w:space="0" w:color="auto"/>
            <w:right w:val="none" w:sz="0" w:space="0" w:color="auto"/>
          </w:divBdr>
        </w:div>
        <w:div w:id="1140994147">
          <w:marLeft w:val="480"/>
          <w:marRight w:val="0"/>
          <w:marTop w:val="0"/>
          <w:marBottom w:val="0"/>
          <w:divBdr>
            <w:top w:val="none" w:sz="0" w:space="0" w:color="auto"/>
            <w:left w:val="none" w:sz="0" w:space="0" w:color="auto"/>
            <w:bottom w:val="none" w:sz="0" w:space="0" w:color="auto"/>
            <w:right w:val="none" w:sz="0" w:space="0" w:color="auto"/>
          </w:divBdr>
        </w:div>
        <w:div w:id="1282347632">
          <w:marLeft w:val="480"/>
          <w:marRight w:val="0"/>
          <w:marTop w:val="0"/>
          <w:marBottom w:val="0"/>
          <w:divBdr>
            <w:top w:val="none" w:sz="0" w:space="0" w:color="auto"/>
            <w:left w:val="none" w:sz="0" w:space="0" w:color="auto"/>
            <w:bottom w:val="none" w:sz="0" w:space="0" w:color="auto"/>
            <w:right w:val="none" w:sz="0" w:space="0" w:color="auto"/>
          </w:divBdr>
        </w:div>
        <w:div w:id="1675110511">
          <w:marLeft w:val="480"/>
          <w:marRight w:val="0"/>
          <w:marTop w:val="0"/>
          <w:marBottom w:val="0"/>
          <w:divBdr>
            <w:top w:val="none" w:sz="0" w:space="0" w:color="auto"/>
            <w:left w:val="none" w:sz="0" w:space="0" w:color="auto"/>
            <w:bottom w:val="none" w:sz="0" w:space="0" w:color="auto"/>
            <w:right w:val="none" w:sz="0" w:space="0" w:color="auto"/>
          </w:divBdr>
        </w:div>
        <w:div w:id="1808821053">
          <w:marLeft w:val="480"/>
          <w:marRight w:val="0"/>
          <w:marTop w:val="0"/>
          <w:marBottom w:val="0"/>
          <w:divBdr>
            <w:top w:val="none" w:sz="0" w:space="0" w:color="auto"/>
            <w:left w:val="none" w:sz="0" w:space="0" w:color="auto"/>
            <w:bottom w:val="none" w:sz="0" w:space="0" w:color="auto"/>
            <w:right w:val="none" w:sz="0" w:space="0" w:color="auto"/>
          </w:divBdr>
        </w:div>
        <w:div w:id="1102652439">
          <w:marLeft w:val="480"/>
          <w:marRight w:val="0"/>
          <w:marTop w:val="0"/>
          <w:marBottom w:val="0"/>
          <w:divBdr>
            <w:top w:val="none" w:sz="0" w:space="0" w:color="auto"/>
            <w:left w:val="none" w:sz="0" w:space="0" w:color="auto"/>
            <w:bottom w:val="none" w:sz="0" w:space="0" w:color="auto"/>
            <w:right w:val="none" w:sz="0" w:space="0" w:color="auto"/>
          </w:divBdr>
        </w:div>
        <w:div w:id="1169295551">
          <w:marLeft w:val="480"/>
          <w:marRight w:val="0"/>
          <w:marTop w:val="0"/>
          <w:marBottom w:val="0"/>
          <w:divBdr>
            <w:top w:val="none" w:sz="0" w:space="0" w:color="auto"/>
            <w:left w:val="none" w:sz="0" w:space="0" w:color="auto"/>
            <w:bottom w:val="none" w:sz="0" w:space="0" w:color="auto"/>
            <w:right w:val="none" w:sz="0" w:space="0" w:color="auto"/>
          </w:divBdr>
        </w:div>
        <w:div w:id="728573383">
          <w:marLeft w:val="480"/>
          <w:marRight w:val="0"/>
          <w:marTop w:val="0"/>
          <w:marBottom w:val="0"/>
          <w:divBdr>
            <w:top w:val="none" w:sz="0" w:space="0" w:color="auto"/>
            <w:left w:val="none" w:sz="0" w:space="0" w:color="auto"/>
            <w:bottom w:val="none" w:sz="0" w:space="0" w:color="auto"/>
            <w:right w:val="none" w:sz="0" w:space="0" w:color="auto"/>
          </w:divBdr>
        </w:div>
        <w:div w:id="730886207">
          <w:marLeft w:val="480"/>
          <w:marRight w:val="0"/>
          <w:marTop w:val="0"/>
          <w:marBottom w:val="0"/>
          <w:divBdr>
            <w:top w:val="none" w:sz="0" w:space="0" w:color="auto"/>
            <w:left w:val="none" w:sz="0" w:space="0" w:color="auto"/>
            <w:bottom w:val="none" w:sz="0" w:space="0" w:color="auto"/>
            <w:right w:val="none" w:sz="0" w:space="0" w:color="auto"/>
          </w:divBdr>
        </w:div>
        <w:div w:id="741610110">
          <w:marLeft w:val="480"/>
          <w:marRight w:val="0"/>
          <w:marTop w:val="0"/>
          <w:marBottom w:val="0"/>
          <w:divBdr>
            <w:top w:val="none" w:sz="0" w:space="0" w:color="auto"/>
            <w:left w:val="none" w:sz="0" w:space="0" w:color="auto"/>
            <w:bottom w:val="none" w:sz="0" w:space="0" w:color="auto"/>
            <w:right w:val="none" w:sz="0" w:space="0" w:color="auto"/>
          </w:divBdr>
        </w:div>
        <w:div w:id="1473014719">
          <w:marLeft w:val="480"/>
          <w:marRight w:val="0"/>
          <w:marTop w:val="0"/>
          <w:marBottom w:val="0"/>
          <w:divBdr>
            <w:top w:val="none" w:sz="0" w:space="0" w:color="auto"/>
            <w:left w:val="none" w:sz="0" w:space="0" w:color="auto"/>
            <w:bottom w:val="none" w:sz="0" w:space="0" w:color="auto"/>
            <w:right w:val="none" w:sz="0" w:space="0" w:color="auto"/>
          </w:divBdr>
        </w:div>
        <w:div w:id="2029289426">
          <w:marLeft w:val="480"/>
          <w:marRight w:val="0"/>
          <w:marTop w:val="0"/>
          <w:marBottom w:val="0"/>
          <w:divBdr>
            <w:top w:val="none" w:sz="0" w:space="0" w:color="auto"/>
            <w:left w:val="none" w:sz="0" w:space="0" w:color="auto"/>
            <w:bottom w:val="none" w:sz="0" w:space="0" w:color="auto"/>
            <w:right w:val="none" w:sz="0" w:space="0" w:color="auto"/>
          </w:divBdr>
        </w:div>
        <w:div w:id="2066054142">
          <w:marLeft w:val="480"/>
          <w:marRight w:val="0"/>
          <w:marTop w:val="0"/>
          <w:marBottom w:val="0"/>
          <w:divBdr>
            <w:top w:val="none" w:sz="0" w:space="0" w:color="auto"/>
            <w:left w:val="none" w:sz="0" w:space="0" w:color="auto"/>
            <w:bottom w:val="none" w:sz="0" w:space="0" w:color="auto"/>
            <w:right w:val="none" w:sz="0" w:space="0" w:color="auto"/>
          </w:divBdr>
        </w:div>
        <w:div w:id="619148659">
          <w:marLeft w:val="480"/>
          <w:marRight w:val="0"/>
          <w:marTop w:val="0"/>
          <w:marBottom w:val="0"/>
          <w:divBdr>
            <w:top w:val="none" w:sz="0" w:space="0" w:color="auto"/>
            <w:left w:val="none" w:sz="0" w:space="0" w:color="auto"/>
            <w:bottom w:val="none" w:sz="0" w:space="0" w:color="auto"/>
            <w:right w:val="none" w:sz="0" w:space="0" w:color="auto"/>
          </w:divBdr>
        </w:div>
        <w:div w:id="1209336299">
          <w:marLeft w:val="480"/>
          <w:marRight w:val="0"/>
          <w:marTop w:val="0"/>
          <w:marBottom w:val="0"/>
          <w:divBdr>
            <w:top w:val="none" w:sz="0" w:space="0" w:color="auto"/>
            <w:left w:val="none" w:sz="0" w:space="0" w:color="auto"/>
            <w:bottom w:val="none" w:sz="0" w:space="0" w:color="auto"/>
            <w:right w:val="none" w:sz="0" w:space="0" w:color="auto"/>
          </w:divBdr>
        </w:div>
        <w:div w:id="571281959">
          <w:marLeft w:val="480"/>
          <w:marRight w:val="0"/>
          <w:marTop w:val="0"/>
          <w:marBottom w:val="0"/>
          <w:divBdr>
            <w:top w:val="none" w:sz="0" w:space="0" w:color="auto"/>
            <w:left w:val="none" w:sz="0" w:space="0" w:color="auto"/>
            <w:bottom w:val="none" w:sz="0" w:space="0" w:color="auto"/>
            <w:right w:val="none" w:sz="0" w:space="0" w:color="auto"/>
          </w:divBdr>
        </w:div>
        <w:div w:id="1142038244">
          <w:marLeft w:val="480"/>
          <w:marRight w:val="0"/>
          <w:marTop w:val="0"/>
          <w:marBottom w:val="0"/>
          <w:divBdr>
            <w:top w:val="none" w:sz="0" w:space="0" w:color="auto"/>
            <w:left w:val="none" w:sz="0" w:space="0" w:color="auto"/>
            <w:bottom w:val="none" w:sz="0" w:space="0" w:color="auto"/>
            <w:right w:val="none" w:sz="0" w:space="0" w:color="auto"/>
          </w:divBdr>
        </w:div>
        <w:div w:id="737751508">
          <w:marLeft w:val="480"/>
          <w:marRight w:val="0"/>
          <w:marTop w:val="0"/>
          <w:marBottom w:val="0"/>
          <w:divBdr>
            <w:top w:val="none" w:sz="0" w:space="0" w:color="auto"/>
            <w:left w:val="none" w:sz="0" w:space="0" w:color="auto"/>
            <w:bottom w:val="none" w:sz="0" w:space="0" w:color="auto"/>
            <w:right w:val="none" w:sz="0" w:space="0" w:color="auto"/>
          </w:divBdr>
        </w:div>
        <w:div w:id="470513180">
          <w:marLeft w:val="480"/>
          <w:marRight w:val="0"/>
          <w:marTop w:val="0"/>
          <w:marBottom w:val="0"/>
          <w:divBdr>
            <w:top w:val="none" w:sz="0" w:space="0" w:color="auto"/>
            <w:left w:val="none" w:sz="0" w:space="0" w:color="auto"/>
            <w:bottom w:val="none" w:sz="0" w:space="0" w:color="auto"/>
            <w:right w:val="none" w:sz="0" w:space="0" w:color="auto"/>
          </w:divBdr>
        </w:div>
        <w:div w:id="330184497">
          <w:marLeft w:val="480"/>
          <w:marRight w:val="0"/>
          <w:marTop w:val="0"/>
          <w:marBottom w:val="0"/>
          <w:divBdr>
            <w:top w:val="none" w:sz="0" w:space="0" w:color="auto"/>
            <w:left w:val="none" w:sz="0" w:space="0" w:color="auto"/>
            <w:bottom w:val="none" w:sz="0" w:space="0" w:color="auto"/>
            <w:right w:val="none" w:sz="0" w:space="0" w:color="auto"/>
          </w:divBdr>
        </w:div>
        <w:div w:id="1350331994">
          <w:marLeft w:val="480"/>
          <w:marRight w:val="0"/>
          <w:marTop w:val="0"/>
          <w:marBottom w:val="0"/>
          <w:divBdr>
            <w:top w:val="none" w:sz="0" w:space="0" w:color="auto"/>
            <w:left w:val="none" w:sz="0" w:space="0" w:color="auto"/>
            <w:bottom w:val="none" w:sz="0" w:space="0" w:color="auto"/>
            <w:right w:val="none" w:sz="0" w:space="0" w:color="auto"/>
          </w:divBdr>
        </w:div>
        <w:div w:id="8025597">
          <w:marLeft w:val="480"/>
          <w:marRight w:val="0"/>
          <w:marTop w:val="0"/>
          <w:marBottom w:val="0"/>
          <w:divBdr>
            <w:top w:val="none" w:sz="0" w:space="0" w:color="auto"/>
            <w:left w:val="none" w:sz="0" w:space="0" w:color="auto"/>
            <w:bottom w:val="none" w:sz="0" w:space="0" w:color="auto"/>
            <w:right w:val="none" w:sz="0" w:space="0" w:color="auto"/>
          </w:divBdr>
        </w:div>
        <w:div w:id="1595239565">
          <w:marLeft w:val="480"/>
          <w:marRight w:val="0"/>
          <w:marTop w:val="0"/>
          <w:marBottom w:val="0"/>
          <w:divBdr>
            <w:top w:val="none" w:sz="0" w:space="0" w:color="auto"/>
            <w:left w:val="none" w:sz="0" w:space="0" w:color="auto"/>
            <w:bottom w:val="none" w:sz="0" w:space="0" w:color="auto"/>
            <w:right w:val="none" w:sz="0" w:space="0" w:color="auto"/>
          </w:divBdr>
        </w:div>
        <w:div w:id="165707261">
          <w:marLeft w:val="480"/>
          <w:marRight w:val="0"/>
          <w:marTop w:val="0"/>
          <w:marBottom w:val="0"/>
          <w:divBdr>
            <w:top w:val="none" w:sz="0" w:space="0" w:color="auto"/>
            <w:left w:val="none" w:sz="0" w:space="0" w:color="auto"/>
            <w:bottom w:val="none" w:sz="0" w:space="0" w:color="auto"/>
            <w:right w:val="none" w:sz="0" w:space="0" w:color="auto"/>
          </w:divBdr>
        </w:div>
        <w:div w:id="616761741">
          <w:marLeft w:val="480"/>
          <w:marRight w:val="0"/>
          <w:marTop w:val="0"/>
          <w:marBottom w:val="0"/>
          <w:divBdr>
            <w:top w:val="none" w:sz="0" w:space="0" w:color="auto"/>
            <w:left w:val="none" w:sz="0" w:space="0" w:color="auto"/>
            <w:bottom w:val="none" w:sz="0" w:space="0" w:color="auto"/>
            <w:right w:val="none" w:sz="0" w:space="0" w:color="auto"/>
          </w:divBdr>
        </w:div>
        <w:div w:id="1345280033">
          <w:marLeft w:val="480"/>
          <w:marRight w:val="0"/>
          <w:marTop w:val="0"/>
          <w:marBottom w:val="0"/>
          <w:divBdr>
            <w:top w:val="none" w:sz="0" w:space="0" w:color="auto"/>
            <w:left w:val="none" w:sz="0" w:space="0" w:color="auto"/>
            <w:bottom w:val="none" w:sz="0" w:space="0" w:color="auto"/>
            <w:right w:val="none" w:sz="0" w:space="0" w:color="auto"/>
          </w:divBdr>
        </w:div>
        <w:div w:id="1606621264">
          <w:marLeft w:val="480"/>
          <w:marRight w:val="0"/>
          <w:marTop w:val="0"/>
          <w:marBottom w:val="0"/>
          <w:divBdr>
            <w:top w:val="none" w:sz="0" w:space="0" w:color="auto"/>
            <w:left w:val="none" w:sz="0" w:space="0" w:color="auto"/>
            <w:bottom w:val="none" w:sz="0" w:space="0" w:color="auto"/>
            <w:right w:val="none" w:sz="0" w:space="0" w:color="auto"/>
          </w:divBdr>
        </w:div>
        <w:div w:id="1769740263">
          <w:marLeft w:val="480"/>
          <w:marRight w:val="0"/>
          <w:marTop w:val="0"/>
          <w:marBottom w:val="0"/>
          <w:divBdr>
            <w:top w:val="none" w:sz="0" w:space="0" w:color="auto"/>
            <w:left w:val="none" w:sz="0" w:space="0" w:color="auto"/>
            <w:bottom w:val="none" w:sz="0" w:space="0" w:color="auto"/>
            <w:right w:val="none" w:sz="0" w:space="0" w:color="auto"/>
          </w:divBdr>
        </w:div>
        <w:div w:id="480118895">
          <w:marLeft w:val="480"/>
          <w:marRight w:val="0"/>
          <w:marTop w:val="0"/>
          <w:marBottom w:val="0"/>
          <w:divBdr>
            <w:top w:val="none" w:sz="0" w:space="0" w:color="auto"/>
            <w:left w:val="none" w:sz="0" w:space="0" w:color="auto"/>
            <w:bottom w:val="none" w:sz="0" w:space="0" w:color="auto"/>
            <w:right w:val="none" w:sz="0" w:space="0" w:color="auto"/>
          </w:divBdr>
        </w:div>
        <w:div w:id="1529442399">
          <w:marLeft w:val="480"/>
          <w:marRight w:val="0"/>
          <w:marTop w:val="0"/>
          <w:marBottom w:val="0"/>
          <w:divBdr>
            <w:top w:val="none" w:sz="0" w:space="0" w:color="auto"/>
            <w:left w:val="none" w:sz="0" w:space="0" w:color="auto"/>
            <w:bottom w:val="none" w:sz="0" w:space="0" w:color="auto"/>
            <w:right w:val="none" w:sz="0" w:space="0" w:color="auto"/>
          </w:divBdr>
        </w:div>
        <w:div w:id="2084986090">
          <w:marLeft w:val="480"/>
          <w:marRight w:val="0"/>
          <w:marTop w:val="0"/>
          <w:marBottom w:val="0"/>
          <w:divBdr>
            <w:top w:val="none" w:sz="0" w:space="0" w:color="auto"/>
            <w:left w:val="none" w:sz="0" w:space="0" w:color="auto"/>
            <w:bottom w:val="none" w:sz="0" w:space="0" w:color="auto"/>
            <w:right w:val="none" w:sz="0" w:space="0" w:color="auto"/>
          </w:divBdr>
        </w:div>
        <w:div w:id="1881164021">
          <w:marLeft w:val="480"/>
          <w:marRight w:val="0"/>
          <w:marTop w:val="0"/>
          <w:marBottom w:val="0"/>
          <w:divBdr>
            <w:top w:val="none" w:sz="0" w:space="0" w:color="auto"/>
            <w:left w:val="none" w:sz="0" w:space="0" w:color="auto"/>
            <w:bottom w:val="none" w:sz="0" w:space="0" w:color="auto"/>
            <w:right w:val="none" w:sz="0" w:space="0" w:color="auto"/>
          </w:divBdr>
        </w:div>
        <w:div w:id="876508919">
          <w:marLeft w:val="480"/>
          <w:marRight w:val="0"/>
          <w:marTop w:val="0"/>
          <w:marBottom w:val="0"/>
          <w:divBdr>
            <w:top w:val="none" w:sz="0" w:space="0" w:color="auto"/>
            <w:left w:val="none" w:sz="0" w:space="0" w:color="auto"/>
            <w:bottom w:val="none" w:sz="0" w:space="0" w:color="auto"/>
            <w:right w:val="none" w:sz="0" w:space="0" w:color="auto"/>
          </w:divBdr>
        </w:div>
        <w:div w:id="169220946">
          <w:marLeft w:val="480"/>
          <w:marRight w:val="0"/>
          <w:marTop w:val="0"/>
          <w:marBottom w:val="0"/>
          <w:divBdr>
            <w:top w:val="none" w:sz="0" w:space="0" w:color="auto"/>
            <w:left w:val="none" w:sz="0" w:space="0" w:color="auto"/>
            <w:bottom w:val="none" w:sz="0" w:space="0" w:color="auto"/>
            <w:right w:val="none" w:sz="0" w:space="0" w:color="auto"/>
          </w:divBdr>
        </w:div>
        <w:div w:id="1052772882">
          <w:marLeft w:val="480"/>
          <w:marRight w:val="0"/>
          <w:marTop w:val="0"/>
          <w:marBottom w:val="0"/>
          <w:divBdr>
            <w:top w:val="none" w:sz="0" w:space="0" w:color="auto"/>
            <w:left w:val="none" w:sz="0" w:space="0" w:color="auto"/>
            <w:bottom w:val="none" w:sz="0" w:space="0" w:color="auto"/>
            <w:right w:val="none" w:sz="0" w:space="0" w:color="auto"/>
          </w:divBdr>
        </w:div>
        <w:div w:id="1356883897">
          <w:marLeft w:val="480"/>
          <w:marRight w:val="0"/>
          <w:marTop w:val="0"/>
          <w:marBottom w:val="0"/>
          <w:divBdr>
            <w:top w:val="none" w:sz="0" w:space="0" w:color="auto"/>
            <w:left w:val="none" w:sz="0" w:space="0" w:color="auto"/>
            <w:bottom w:val="none" w:sz="0" w:space="0" w:color="auto"/>
            <w:right w:val="none" w:sz="0" w:space="0" w:color="auto"/>
          </w:divBdr>
        </w:div>
        <w:div w:id="244926252">
          <w:marLeft w:val="480"/>
          <w:marRight w:val="0"/>
          <w:marTop w:val="0"/>
          <w:marBottom w:val="0"/>
          <w:divBdr>
            <w:top w:val="none" w:sz="0" w:space="0" w:color="auto"/>
            <w:left w:val="none" w:sz="0" w:space="0" w:color="auto"/>
            <w:bottom w:val="none" w:sz="0" w:space="0" w:color="auto"/>
            <w:right w:val="none" w:sz="0" w:space="0" w:color="auto"/>
          </w:divBdr>
        </w:div>
        <w:div w:id="979723000">
          <w:marLeft w:val="480"/>
          <w:marRight w:val="0"/>
          <w:marTop w:val="0"/>
          <w:marBottom w:val="0"/>
          <w:divBdr>
            <w:top w:val="none" w:sz="0" w:space="0" w:color="auto"/>
            <w:left w:val="none" w:sz="0" w:space="0" w:color="auto"/>
            <w:bottom w:val="none" w:sz="0" w:space="0" w:color="auto"/>
            <w:right w:val="none" w:sz="0" w:space="0" w:color="auto"/>
          </w:divBdr>
        </w:div>
        <w:div w:id="693069326">
          <w:marLeft w:val="480"/>
          <w:marRight w:val="0"/>
          <w:marTop w:val="0"/>
          <w:marBottom w:val="0"/>
          <w:divBdr>
            <w:top w:val="none" w:sz="0" w:space="0" w:color="auto"/>
            <w:left w:val="none" w:sz="0" w:space="0" w:color="auto"/>
            <w:bottom w:val="none" w:sz="0" w:space="0" w:color="auto"/>
            <w:right w:val="none" w:sz="0" w:space="0" w:color="auto"/>
          </w:divBdr>
        </w:div>
        <w:div w:id="1848326942">
          <w:marLeft w:val="480"/>
          <w:marRight w:val="0"/>
          <w:marTop w:val="0"/>
          <w:marBottom w:val="0"/>
          <w:divBdr>
            <w:top w:val="none" w:sz="0" w:space="0" w:color="auto"/>
            <w:left w:val="none" w:sz="0" w:space="0" w:color="auto"/>
            <w:bottom w:val="none" w:sz="0" w:space="0" w:color="auto"/>
            <w:right w:val="none" w:sz="0" w:space="0" w:color="auto"/>
          </w:divBdr>
        </w:div>
        <w:div w:id="1496263590">
          <w:marLeft w:val="480"/>
          <w:marRight w:val="0"/>
          <w:marTop w:val="0"/>
          <w:marBottom w:val="0"/>
          <w:divBdr>
            <w:top w:val="none" w:sz="0" w:space="0" w:color="auto"/>
            <w:left w:val="none" w:sz="0" w:space="0" w:color="auto"/>
            <w:bottom w:val="none" w:sz="0" w:space="0" w:color="auto"/>
            <w:right w:val="none" w:sz="0" w:space="0" w:color="auto"/>
          </w:divBdr>
        </w:div>
        <w:div w:id="1924757664">
          <w:marLeft w:val="480"/>
          <w:marRight w:val="0"/>
          <w:marTop w:val="0"/>
          <w:marBottom w:val="0"/>
          <w:divBdr>
            <w:top w:val="none" w:sz="0" w:space="0" w:color="auto"/>
            <w:left w:val="none" w:sz="0" w:space="0" w:color="auto"/>
            <w:bottom w:val="none" w:sz="0" w:space="0" w:color="auto"/>
            <w:right w:val="none" w:sz="0" w:space="0" w:color="auto"/>
          </w:divBdr>
        </w:div>
        <w:div w:id="330571912">
          <w:marLeft w:val="480"/>
          <w:marRight w:val="0"/>
          <w:marTop w:val="0"/>
          <w:marBottom w:val="0"/>
          <w:divBdr>
            <w:top w:val="none" w:sz="0" w:space="0" w:color="auto"/>
            <w:left w:val="none" w:sz="0" w:space="0" w:color="auto"/>
            <w:bottom w:val="none" w:sz="0" w:space="0" w:color="auto"/>
            <w:right w:val="none" w:sz="0" w:space="0" w:color="auto"/>
          </w:divBdr>
        </w:div>
        <w:div w:id="444084562">
          <w:marLeft w:val="480"/>
          <w:marRight w:val="0"/>
          <w:marTop w:val="0"/>
          <w:marBottom w:val="0"/>
          <w:divBdr>
            <w:top w:val="none" w:sz="0" w:space="0" w:color="auto"/>
            <w:left w:val="none" w:sz="0" w:space="0" w:color="auto"/>
            <w:bottom w:val="none" w:sz="0" w:space="0" w:color="auto"/>
            <w:right w:val="none" w:sz="0" w:space="0" w:color="auto"/>
          </w:divBdr>
        </w:div>
        <w:div w:id="1251621197">
          <w:marLeft w:val="480"/>
          <w:marRight w:val="0"/>
          <w:marTop w:val="0"/>
          <w:marBottom w:val="0"/>
          <w:divBdr>
            <w:top w:val="none" w:sz="0" w:space="0" w:color="auto"/>
            <w:left w:val="none" w:sz="0" w:space="0" w:color="auto"/>
            <w:bottom w:val="none" w:sz="0" w:space="0" w:color="auto"/>
            <w:right w:val="none" w:sz="0" w:space="0" w:color="auto"/>
          </w:divBdr>
        </w:div>
        <w:div w:id="94520001">
          <w:marLeft w:val="480"/>
          <w:marRight w:val="0"/>
          <w:marTop w:val="0"/>
          <w:marBottom w:val="0"/>
          <w:divBdr>
            <w:top w:val="none" w:sz="0" w:space="0" w:color="auto"/>
            <w:left w:val="none" w:sz="0" w:space="0" w:color="auto"/>
            <w:bottom w:val="none" w:sz="0" w:space="0" w:color="auto"/>
            <w:right w:val="none" w:sz="0" w:space="0" w:color="auto"/>
          </w:divBdr>
        </w:div>
        <w:div w:id="740062660">
          <w:marLeft w:val="480"/>
          <w:marRight w:val="0"/>
          <w:marTop w:val="0"/>
          <w:marBottom w:val="0"/>
          <w:divBdr>
            <w:top w:val="none" w:sz="0" w:space="0" w:color="auto"/>
            <w:left w:val="none" w:sz="0" w:space="0" w:color="auto"/>
            <w:bottom w:val="none" w:sz="0" w:space="0" w:color="auto"/>
            <w:right w:val="none" w:sz="0" w:space="0" w:color="auto"/>
          </w:divBdr>
        </w:div>
        <w:div w:id="262419702">
          <w:marLeft w:val="480"/>
          <w:marRight w:val="0"/>
          <w:marTop w:val="0"/>
          <w:marBottom w:val="0"/>
          <w:divBdr>
            <w:top w:val="none" w:sz="0" w:space="0" w:color="auto"/>
            <w:left w:val="none" w:sz="0" w:space="0" w:color="auto"/>
            <w:bottom w:val="none" w:sz="0" w:space="0" w:color="auto"/>
            <w:right w:val="none" w:sz="0" w:space="0" w:color="auto"/>
          </w:divBdr>
        </w:div>
        <w:div w:id="1566602597">
          <w:marLeft w:val="480"/>
          <w:marRight w:val="0"/>
          <w:marTop w:val="0"/>
          <w:marBottom w:val="0"/>
          <w:divBdr>
            <w:top w:val="none" w:sz="0" w:space="0" w:color="auto"/>
            <w:left w:val="none" w:sz="0" w:space="0" w:color="auto"/>
            <w:bottom w:val="none" w:sz="0" w:space="0" w:color="auto"/>
            <w:right w:val="none" w:sz="0" w:space="0" w:color="auto"/>
          </w:divBdr>
        </w:div>
        <w:div w:id="1084181431">
          <w:marLeft w:val="480"/>
          <w:marRight w:val="0"/>
          <w:marTop w:val="0"/>
          <w:marBottom w:val="0"/>
          <w:divBdr>
            <w:top w:val="none" w:sz="0" w:space="0" w:color="auto"/>
            <w:left w:val="none" w:sz="0" w:space="0" w:color="auto"/>
            <w:bottom w:val="none" w:sz="0" w:space="0" w:color="auto"/>
            <w:right w:val="none" w:sz="0" w:space="0" w:color="auto"/>
          </w:divBdr>
        </w:div>
        <w:div w:id="258098459">
          <w:marLeft w:val="480"/>
          <w:marRight w:val="0"/>
          <w:marTop w:val="0"/>
          <w:marBottom w:val="0"/>
          <w:divBdr>
            <w:top w:val="none" w:sz="0" w:space="0" w:color="auto"/>
            <w:left w:val="none" w:sz="0" w:space="0" w:color="auto"/>
            <w:bottom w:val="none" w:sz="0" w:space="0" w:color="auto"/>
            <w:right w:val="none" w:sz="0" w:space="0" w:color="auto"/>
          </w:divBdr>
        </w:div>
        <w:div w:id="1258976614">
          <w:marLeft w:val="480"/>
          <w:marRight w:val="0"/>
          <w:marTop w:val="0"/>
          <w:marBottom w:val="0"/>
          <w:divBdr>
            <w:top w:val="none" w:sz="0" w:space="0" w:color="auto"/>
            <w:left w:val="none" w:sz="0" w:space="0" w:color="auto"/>
            <w:bottom w:val="none" w:sz="0" w:space="0" w:color="auto"/>
            <w:right w:val="none" w:sz="0" w:space="0" w:color="auto"/>
          </w:divBdr>
        </w:div>
        <w:div w:id="1647468732">
          <w:marLeft w:val="480"/>
          <w:marRight w:val="0"/>
          <w:marTop w:val="0"/>
          <w:marBottom w:val="0"/>
          <w:divBdr>
            <w:top w:val="none" w:sz="0" w:space="0" w:color="auto"/>
            <w:left w:val="none" w:sz="0" w:space="0" w:color="auto"/>
            <w:bottom w:val="none" w:sz="0" w:space="0" w:color="auto"/>
            <w:right w:val="none" w:sz="0" w:space="0" w:color="auto"/>
          </w:divBdr>
        </w:div>
        <w:div w:id="1777627381">
          <w:marLeft w:val="480"/>
          <w:marRight w:val="0"/>
          <w:marTop w:val="0"/>
          <w:marBottom w:val="0"/>
          <w:divBdr>
            <w:top w:val="none" w:sz="0" w:space="0" w:color="auto"/>
            <w:left w:val="none" w:sz="0" w:space="0" w:color="auto"/>
            <w:bottom w:val="none" w:sz="0" w:space="0" w:color="auto"/>
            <w:right w:val="none" w:sz="0" w:space="0" w:color="auto"/>
          </w:divBdr>
        </w:div>
        <w:div w:id="22900722">
          <w:marLeft w:val="480"/>
          <w:marRight w:val="0"/>
          <w:marTop w:val="0"/>
          <w:marBottom w:val="0"/>
          <w:divBdr>
            <w:top w:val="none" w:sz="0" w:space="0" w:color="auto"/>
            <w:left w:val="none" w:sz="0" w:space="0" w:color="auto"/>
            <w:bottom w:val="none" w:sz="0" w:space="0" w:color="auto"/>
            <w:right w:val="none" w:sz="0" w:space="0" w:color="auto"/>
          </w:divBdr>
        </w:div>
        <w:div w:id="286938245">
          <w:marLeft w:val="480"/>
          <w:marRight w:val="0"/>
          <w:marTop w:val="0"/>
          <w:marBottom w:val="0"/>
          <w:divBdr>
            <w:top w:val="none" w:sz="0" w:space="0" w:color="auto"/>
            <w:left w:val="none" w:sz="0" w:space="0" w:color="auto"/>
            <w:bottom w:val="none" w:sz="0" w:space="0" w:color="auto"/>
            <w:right w:val="none" w:sz="0" w:space="0" w:color="auto"/>
          </w:divBdr>
        </w:div>
        <w:div w:id="1811752477">
          <w:marLeft w:val="480"/>
          <w:marRight w:val="0"/>
          <w:marTop w:val="0"/>
          <w:marBottom w:val="0"/>
          <w:divBdr>
            <w:top w:val="none" w:sz="0" w:space="0" w:color="auto"/>
            <w:left w:val="none" w:sz="0" w:space="0" w:color="auto"/>
            <w:bottom w:val="none" w:sz="0" w:space="0" w:color="auto"/>
            <w:right w:val="none" w:sz="0" w:space="0" w:color="auto"/>
          </w:divBdr>
        </w:div>
        <w:div w:id="1921140614">
          <w:marLeft w:val="480"/>
          <w:marRight w:val="0"/>
          <w:marTop w:val="0"/>
          <w:marBottom w:val="0"/>
          <w:divBdr>
            <w:top w:val="none" w:sz="0" w:space="0" w:color="auto"/>
            <w:left w:val="none" w:sz="0" w:space="0" w:color="auto"/>
            <w:bottom w:val="none" w:sz="0" w:space="0" w:color="auto"/>
            <w:right w:val="none" w:sz="0" w:space="0" w:color="auto"/>
          </w:divBdr>
        </w:div>
        <w:div w:id="40252873">
          <w:marLeft w:val="480"/>
          <w:marRight w:val="0"/>
          <w:marTop w:val="0"/>
          <w:marBottom w:val="0"/>
          <w:divBdr>
            <w:top w:val="none" w:sz="0" w:space="0" w:color="auto"/>
            <w:left w:val="none" w:sz="0" w:space="0" w:color="auto"/>
            <w:bottom w:val="none" w:sz="0" w:space="0" w:color="auto"/>
            <w:right w:val="none" w:sz="0" w:space="0" w:color="auto"/>
          </w:divBdr>
        </w:div>
        <w:div w:id="321587205">
          <w:marLeft w:val="480"/>
          <w:marRight w:val="0"/>
          <w:marTop w:val="0"/>
          <w:marBottom w:val="0"/>
          <w:divBdr>
            <w:top w:val="none" w:sz="0" w:space="0" w:color="auto"/>
            <w:left w:val="none" w:sz="0" w:space="0" w:color="auto"/>
            <w:bottom w:val="none" w:sz="0" w:space="0" w:color="auto"/>
            <w:right w:val="none" w:sz="0" w:space="0" w:color="auto"/>
          </w:divBdr>
        </w:div>
        <w:div w:id="979460409">
          <w:marLeft w:val="480"/>
          <w:marRight w:val="0"/>
          <w:marTop w:val="0"/>
          <w:marBottom w:val="0"/>
          <w:divBdr>
            <w:top w:val="none" w:sz="0" w:space="0" w:color="auto"/>
            <w:left w:val="none" w:sz="0" w:space="0" w:color="auto"/>
            <w:bottom w:val="none" w:sz="0" w:space="0" w:color="auto"/>
            <w:right w:val="none" w:sz="0" w:space="0" w:color="auto"/>
          </w:divBdr>
        </w:div>
        <w:div w:id="1433669278">
          <w:marLeft w:val="480"/>
          <w:marRight w:val="0"/>
          <w:marTop w:val="0"/>
          <w:marBottom w:val="0"/>
          <w:divBdr>
            <w:top w:val="none" w:sz="0" w:space="0" w:color="auto"/>
            <w:left w:val="none" w:sz="0" w:space="0" w:color="auto"/>
            <w:bottom w:val="none" w:sz="0" w:space="0" w:color="auto"/>
            <w:right w:val="none" w:sz="0" w:space="0" w:color="auto"/>
          </w:divBdr>
        </w:div>
      </w:divsChild>
    </w:div>
    <w:div w:id="2055616515">
      <w:bodyDiv w:val="1"/>
      <w:marLeft w:val="0"/>
      <w:marRight w:val="0"/>
      <w:marTop w:val="0"/>
      <w:marBottom w:val="0"/>
      <w:divBdr>
        <w:top w:val="none" w:sz="0" w:space="0" w:color="auto"/>
        <w:left w:val="none" w:sz="0" w:space="0" w:color="auto"/>
        <w:bottom w:val="none" w:sz="0" w:space="0" w:color="auto"/>
        <w:right w:val="none" w:sz="0" w:space="0" w:color="auto"/>
      </w:divBdr>
    </w:div>
    <w:div w:id="2066415899">
      <w:bodyDiv w:val="1"/>
      <w:marLeft w:val="0"/>
      <w:marRight w:val="0"/>
      <w:marTop w:val="0"/>
      <w:marBottom w:val="0"/>
      <w:divBdr>
        <w:top w:val="none" w:sz="0" w:space="0" w:color="auto"/>
        <w:left w:val="none" w:sz="0" w:space="0" w:color="auto"/>
        <w:bottom w:val="none" w:sz="0" w:space="0" w:color="auto"/>
        <w:right w:val="none" w:sz="0" w:space="0" w:color="auto"/>
      </w:divBdr>
      <w:divsChild>
        <w:div w:id="793135099">
          <w:marLeft w:val="480"/>
          <w:marRight w:val="0"/>
          <w:marTop w:val="0"/>
          <w:marBottom w:val="0"/>
          <w:divBdr>
            <w:top w:val="none" w:sz="0" w:space="0" w:color="auto"/>
            <w:left w:val="none" w:sz="0" w:space="0" w:color="auto"/>
            <w:bottom w:val="none" w:sz="0" w:space="0" w:color="auto"/>
            <w:right w:val="none" w:sz="0" w:space="0" w:color="auto"/>
          </w:divBdr>
        </w:div>
        <w:div w:id="157041442">
          <w:marLeft w:val="480"/>
          <w:marRight w:val="0"/>
          <w:marTop w:val="0"/>
          <w:marBottom w:val="0"/>
          <w:divBdr>
            <w:top w:val="none" w:sz="0" w:space="0" w:color="auto"/>
            <w:left w:val="none" w:sz="0" w:space="0" w:color="auto"/>
            <w:bottom w:val="none" w:sz="0" w:space="0" w:color="auto"/>
            <w:right w:val="none" w:sz="0" w:space="0" w:color="auto"/>
          </w:divBdr>
        </w:div>
        <w:div w:id="931548997">
          <w:marLeft w:val="480"/>
          <w:marRight w:val="0"/>
          <w:marTop w:val="0"/>
          <w:marBottom w:val="0"/>
          <w:divBdr>
            <w:top w:val="none" w:sz="0" w:space="0" w:color="auto"/>
            <w:left w:val="none" w:sz="0" w:space="0" w:color="auto"/>
            <w:bottom w:val="none" w:sz="0" w:space="0" w:color="auto"/>
            <w:right w:val="none" w:sz="0" w:space="0" w:color="auto"/>
          </w:divBdr>
        </w:div>
        <w:div w:id="1716810606">
          <w:marLeft w:val="480"/>
          <w:marRight w:val="0"/>
          <w:marTop w:val="0"/>
          <w:marBottom w:val="0"/>
          <w:divBdr>
            <w:top w:val="none" w:sz="0" w:space="0" w:color="auto"/>
            <w:left w:val="none" w:sz="0" w:space="0" w:color="auto"/>
            <w:bottom w:val="none" w:sz="0" w:space="0" w:color="auto"/>
            <w:right w:val="none" w:sz="0" w:space="0" w:color="auto"/>
          </w:divBdr>
        </w:div>
        <w:div w:id="1417744567">
          <w:marLeft w:val="480"/>
          <w:marRight w:val="0"/>
          <w:marTop w:val="0"/>
          <w:marBottom w:val="0"/>
          <w:divBdr>
            <w:top w:val="none" w:sz="0" w:space="0" w:color="auto"/>
            <w:left w:val="none" w:sz="0" w:space="0" w:color="auto"/>
            <w:bottom w:val="none" w:sz="0" w:space="0" w:color="auto"/>
            <w:right w:val="none" w:sz="0" w:space="0" w:color="auto"/>
          </w:divBdr>
        </w:div>
        <w:div w:id="487022253">
          <w:marLeft w:val="480"/>
          <w:marRight w:val="0"/>
          <w:marTop w:val="0"/>
          <w:marBottom w:val="0"/>
          <w:divBdr>
            <w:top w:val="none" w:sz="0" w:space="0" w:color="auto"/>
            <w:left w:val="none" w:sz="0" w:space="0" w:color="auto"/>
            <w:bottom w:val="none" w:sz="0" w:space="0" w:color="auto"/>
            <w:right w:val="none" w:sz="0" w:space="0" w:color="auto"/>
          </w:divBdr>
        </w:div>
        <w:div w:id="96143474">
          <w:marLeft w:val="480"/>
          <w:marRight w:val="0"/>
          <w:marTop w:val="0"/>
          <w:marBottom w:val="0"/>
          <w:divBdr>
            <w:top w:val="none" w:sz="0" w:space="0" w:color="auto"/>
            <w:left w:val="none" w:sz="0" w:space="0" w:color="auto"/>
            <w:bottom w:val="none" w:sz="0" w:space="0" w:color="auto"/>
            <w:right w:val="none" w:sz="0" w:space="0" w:color="auto"/>
          </w:divBdr>
        </w:div>
        <w:div w:id="1423917596">
          <w:marLeft w:val="480"/>
          <w:marRight w:val="0"/>
          <w:marTop w:val="0"/>
          <w:marBottom w:val="0"/>
          <w:divBdr>
            <w:top w:val="none" w:sz="0" w:space="0" w:color="auto"/>
            <w:left w:val="none" w:sz="0" w:space="0" w:color="auto"/>
            <w:bottom w:val="none" w:sz="0" w:space="0" w:color="auto"/>
            <w:right w:val="none" w:sz="0" w:space="0" w:color="auto"/>
          </w:divBdr>
        </w:div>
        <w:div w:id="1566260725">
          <w:marLeft w:val="480"/>
          <w:marRight w:val="0"/>
          <w:marTop w:val="0"/>
          <w:marBottom w:val="0"/>
          <w:divBdr>
            <w:top w:val="none" w:sz="0" w:space="0" w:color="auto"/>
            <w:left w:val="none" w:sz="0" w:space="0" w:color="auto"/>
            <w:bottom w:val="none" w:sz="0" w:space="0" w:color="auto"/>
            <w:right w:val="none" w:sz="0" w:space="0" w:color="auto"/>
          </w:divBdr>
        </w:div>
        <w:div w:id="770441220">
          <w:marLeft w:val="480"/>
          <w:marRight w:val="0"/>
          <w:marTop w:val="0"/>
          <w:marBottom w:val="0"/>
          <w:divBdr>
            <w:top w:val="none" w:sz="0" w:space="0" w:color="auto"/>
            <w:left w:val="none" w:sz="0" w:space="0" w:color="auto"/>
            <w:bottom w:val="none" w:sz="0" w:space="0" w:color="auto"/>
            <w:right w:val="none" w:sz="0" w:space="0" w:color="auto"/>
          </w:divBdr>
        </w:div>
        <w:div w:id="1463619084">
          <w:marLeft w:val="480"/>
          <w:marRight w:val="0"/>
          <w:marTop w:val="0"/>
          <w:marBottom w:val="0"/>
          <w:divBdr>
            <w:top w:val="none" w:sz="0" w:space="0" w:color="auto"/>
            <w:left w:val="none" w:sz="0" w:space="0" w:color="auto"/>
            <w:bottom w:val="none" w:sz="0" w:space="0" w:color="auto"/>
            <w:right w:val="none" w:sz="0" w:space="0" w:color="auto"/>
          </w:divBdr>
        </w:div>
        <w:div w:id="1357583172">
          <w:marLeft w:val="480"/>
          <w:marRight w:val="0"/>
          <w:marTop w:val="0"/>
          <w:marBottom w:val="0"/>
          <w:divBdr>
            <w:top w:val="none" w:sz="0" w:space="0" w:color="auto"/>
            <w:left w:val="none" w:sz="0" w:space="0" w:color="auto"/>
            <w:bottom w:val="none" w:sz="0" w:space="0" w:color="auto"/>
            <w:right w:val="none" w:sz="0" w:space="0" w:color="auto"/>
          </w:divBdr>
        </w:div>
        <w:div w:id="10839130">
          <w:marLeft w:val="480"/>
          <w:marRight w:val="0"/>
          <w:marTop w:val="0"/>
          <w:marBottom w:val="0"/>
          <w:divBdr>
            <w:top w:val="none" w:sz="0" w:space="0" w:color="auto"/>
            <w:left w:val="none" w:sz="0" w:space="0" w:color="auto"/>
            <w:bottom w:val="none" w:sz="0" w:space="0" w:color="auto"/>
            <w:right w:val="none" w:sz="0" w:space="0" w:color="auto"/>
          </w:divBdr>
        </w:div>
        <w:div w:id="109402268">
          <w:marLeft w:val="480"/>
          <w:marRight w:val="0"/>
          <w:marTop w:val="0"/>
          <w:marBottom w:val="0"/>
          <w:divBdr>
            <w:top w:val="none" w:sz="0" w:space="0" w:color="auto"/>
            <w:left w:val="none" w:sz="0" w:space="0" w:color="auto"/>
            <w:bottom w:val="none" w:sz="0" w:space="0" w:color="auto"/>
            <w:right w:val="none" w:sz="0" w:space="0" w:color="auto"/>
          </w:divBdr>
        </w:div>
        <w:div w:id="930964856">
          <w:marLeft w:val="480"/>
          <w:marRight w:val="0"/>
          <w:marTop w:val="0"/>
          <w:marBottom w:val="0"/>
          <w:divBdr>
            <w:top w:val="none" w:sz="0" w:space="0" w:color="auto"/>
            <w:left w:val="none" w:sz="0" w:space="0" w:color="auto"/>
            <w:bottom w:val="none" w:sz="0" w:space="0" w:color="auto"/>
            <w:right w:val="none" w:sz="0" w:space="0" w:color="auto"/>
          </w:divBdr>
        </w:div>
        <w:div w:id="1829324521">
          <w:marLeft w:val="480"/>
          <w:marRight w:val="0"/>
          <w:marTop w:val="0"/>
          <w:marBottom w:val="0"/>
          <w:divBdr>
            <w:top w:val="none" w:sz="0" w:space="0" w:color="auto"/>
            <w:left w:val="none" w:sz="0" w:space="0" w:color="auto"/>
            <w:bottom w:val="none" w:sz="0" w:space="0" w:color="auto"/>
            <w:right w:val="none" w:sz="0" w:space="0" w:color="auto"/>
          </w:divBdr>
        </w:div>
        <w:div w:id="1901355865">
          <w:marLeft w:val="480"/>
          <w:marRight w:val="0"/>
          <w:marTop w:val="0"/>
          <w:marBottom w:val="0"/>
          <w:divBdr>
            <w:top w:val="none" w:sz="0" w:space="0" w:color="auto"/>
            <w:left w:val="none" w:sz="0" w:space="0" w:color="auto"/>
            <w:bottom w:val="none" w:sz="0" w:space="0" w:color="auto"/>
            <w:right w:val="none" w:sz="0" w:space="0" w:color="auto"/>
          </w:divBdr>
        </w:div>
        <w:div w:id="785124707">
          <w:marLeft w:val="480"/>
          <w:marRight w:val="0"/>
          <w:marTop w:val="0"/>
          <w:marBottom w:val="0"/>
          <w:divBdr>
            <w:top w:val="none" w:sz="0" w:space="0" w:color="auto"/>
            <w:left w:val="none" w:sz="0" w:space="0" w:color="auto"/>
            <w:bottom w:val="none" w:sz="0" w:space="0" w:color="auto"/>
            <w:right w:val="none" w:sz="0" w:space="0" w:color="auto"/>
          </w:divBdr>
        </w:div>
        <w:div w:id="1848397749">
          <w:marLeft w:val="480"/>
          <w:marRight w:val="0"/>
          <w:marTop w:val="0"/>
          <w:marBottom w:val="0"/>
          <w:divBdr>
            <w:top w:val="none" w:sz="0" w:space="0" w:color="auto"/>
            <w:left w:val="none" w:sz="0" w:space="0" w:color="auto"/>
            <w:bottom w:val="none" w:sz="0" w:space="0" w:color="auto"/>
            <w:right w:val="none" w:sz="0" w:space="0" w:color="auto"/>
          </w:divBdr>
        </w:div>
        <w:div w:id="1818759079">
          <w:marLeft w:val="480"/>
          <w:marRight w:val="0"/>
          <w:marTop w:val="0"/>
          <w:marBottom w:val="0"/>
          <w:divBdr>
            <w:top w:val="none" w:sz="0" w:space="0" w:color="auto"/>
            <w:left w:val="none" w:sz="0" w:space="0" w:color="auto"/>
            <w:bottom w:val="none" w:sz="0" w:space="0" w:color="auto"/>
            <w:right w:val="none" w:sz="0" w:space="0" w:color="auto"/>
          </w:divBdr>
        </w:div>
        <w:div w:id="400910177">
          <w:marLeft w:val="480"/>
          <w:marRight w:val="0"/>
          <w:marTop w:val="0"/>
          <w:marBottom w:val="0"/>
          <w:divBdr>
            <w:top w:val="none" w:sz="0" w:space="0" w:color="auto"/>
            <w:left w:val="none" w:sz="0" w:space="0" w:color="auto"/>
            <w:bottom w:val="none" w:sz="0" w:space="0" w:color="auto"/>
            <w:right w:val="none" w:sz="0" w:space="0" w:color="auto"/>
          </w:divBdr>
        </w:div>
        <w:div w:id="1207108582">
          <w:marLeft w:val="480"/>
          <w:marRight w:val="0"/>
          <w:marTop w:val="0"/>
          <w:marBottom w:val="0"/>
          <w:divBdr>
            <w:top w:val="none" w:sz="0" w:space="0" w:color="auto"/>
            <w:left w:val="none" w:sz="0" w:space="0" w:color="auto"/>
            <w:bottom w:val="none" w:sz="0" w:space="0" w:color="auto"/>
            <w:right w:val="none" w:sz="0" w:space="0" w:color="auto"/>
          </w:divBdr>
        </w:div>
        <w:div w:id="233585507">
          <w:marLeft w:val="480"/>
          <w:marRight w:val="0"/>
          <w:marTop w:val="0"/>
          <w:marBottom w:val="0"/>
          <w:divBdr>
            <w:top w:val="none" w:sz="0" w:space="0" w:color="auto"/>
            <w:left w:val="none" w:sz="0" w:space="0" w:color="auto"/>
            <w:bottom w:val="none" w:sz="0" w:space="0" w:color="auto"/>
            <w:right w:val="none" w:sz="0" w:space="0" w:color="auto"/>
          </w:divBdr>
        </w:div>
        <w:div w:id="1198276825">
          <w:marLeft w:val="480"/>
          <w:marRight w:val="0"/>
          <w:marTop w:val="0"/>
          <w:marBottom w:val="0"/>
          <w:divBdr>
            <w:top w:val="none" w:sz="0" w:space="0" w:color="auto"/>
            <w:left w:val="none" w:sz="0" w:space="0" w:color="auto"/>
            <w:bottom w:val="none" w:sz="0" w:space="0" w:color="auto"/>
            <w:right w:val="none" w:sz="0" w:space="0" w:color="auto"/>
          </w:divBdr>
        </w:div>
        <w:div w:id="1778210029">
          <w:marLeft w:val="480"/>
          <w:marRight w:val="0"/>
          <w:marTop w:val="0"/>
          <w:marBottom w:val="0"/>
          <w:divBdr>
            <w:top w:val="none" w:sz="0" w:space="0" w:color="auto"/>
            <w:left w:val="none" w:sz="0" w:space="0" w:color="auto"/>
            <w:bottom w:val="none" w:sz="0" w:space="0" w:color="auto"/>
            <w:right w:val="none" w:sz="0" w:space="0" w:color="auto"/>
          </w:divBdr>
        </w:div>
        <w:div w:id="166210880">
          <w:marLeft w:val="480"/>
          <w:marRight w:val="0"/>
          <w:marTop w:val="0"/>
          <w:marBottom w:val="0"/>
          <w:divBdr>
            <w:top w:val="none" w:sz="0" w:space="0" w:color="auto"/>
            <w:left w:val="none" w:sz="0" w:space="0" w:color="auto"/>
            <w:bottom w:val="none" w:sz="0" w:space="0" w:color="auto"/>
            <w:right w:val="none" w:sz="0" w:space="0" w:color="auto"/>
          </w:divBdr>
        </w:div>
        <w:div w:id="1091119013">
          <w:marLeft w:val="480"/>
          <w:marRight w:val="0"/>
          <w:marTop w:val="0"/>
          <w:marBottom w:val="0"/>
          <w:divBdr>
            <w:top w:val="none" w:sz="0" w:space="0" w:color="auto"/>
            <w:left w:val="none" w:sz="0" w:space="0" w:color="auto"/>
            <w:bottom w:val="none" w:sz="0" w:space="0" w:color="auto"/>
            <w:right w:val="none" w:sz="0" w:space="0" w:color="auto"/>
          </w:divBdr>
        </w:div>
        <w:div w:id="1793524053">
          <w:marLeft w:val="480"/>
          <w:marRight w:val="0"/>
          <w:marTop w:val="0"/>
          <w:marBottom w:val="0"/>
          <w:divBdr>
            <w:top w:val="none" w:sz="0" w:space="0" w:color="auto"/>
            <w:left w:val="none" w:sz="0" w:space="0" w:color="auto"/>
            <w:bottom w:val="none" w:sz="0" w:space="0" w:color="auto"/>
            <w:right w:val="none" w:sz="0" w:space="0" w:color="auto"/>
          </w:divBdr>
        </w:div>
        <w:div w:id="247429208">
          <w:marLeft w:val="480"/>
          <w:marRight w:val="0"/>
          <w:marTop w:val="0"/>
          <w:marBottom w:val="0"/>
          <w:divBdr>
            <w:top w:val="none" w:sz="0" w:space="0" w:color="auto"/>
            <w:left w:val="none" w:sz="0" w:space="0" w:color="auto"/>
            <w:bottom w:val="none" w:sz="0" w:space="0" w:color="auto"/>
            <w:right w:val="none" w:sz="0" w:space="0" w:color="auto"/>
          </w:divBdr>
        </w:div>
        <w:div w:id="1957638251">
          <w:marLeft w:val="480"/>
          <w:marRight w:val="0"/>
          <w:marTop w:val="0"/>
          <w:marBottom w:val="0"/>
          <w:divBdr>
            <w:top w:val="none" w:sz="0" w:space="0" w:color="auto"/>
            <w:left w:val="none" w:sz="0" w:space="0" w:color="auto"/>
            <w:bottom w:val="none" w:sz="0" w:space="0" w:color="auto"/>
            <w:right w:val="none" w:sz="0" w:space="0" w:color="auto"/>
          </w:divBdr>
        </w:div>
        <w:div w:id="389421330">
          <w:marLeft w:val="480"/>
          <w:marRight w:val="0"/>
          <w:marTop w:val="0"/>
          <w:marBottom w:val="0"/>
          <w:divBdr>
            <w:top w:val="none" w:sz="0" w:space="0" w:color="auto"/>
            <w:left w:val="none" w:sz="0" w:space="0" w:color="auto"/>
            <w:bottom w:val="none" w:sz="0" w:space="0" w:color="auto"/>
            <w:right w:val="none" w:sz="0" w:space="0" w:color="auto"/>
          </w:divBdr>
        </w:div>
        <w:div w:id="1677220434">
          <w:marLeft w:val="480"/>
          <w:marRight w:val="0"/>
          <w:marTop w:val="0"/>
          <w:marBottom w:val="0"/>
          <w:divBdr>
            <w:top w:val="none" w:sz="0" w:space="0" w:color="auto"/>
            <w:left w:val="none" w:sz="0" w:space="0" w:color="auto"/>
            <w:bottom w:val="none" w:sz="0" w:space="0" w:color="auto"/>
            <w:right w:val="none" w:sz="0" w:space="0" w:color="auto"/>
          </w:divBdr>
        </w:div>
        <w:div w:id="1219248277">
          <w:marLeft w:val="480"/>
          <w:marRight w:val="0"/>
          <w:marTop w:val="0"/>
          <w:marBottom w:val="0"/>
          <w:divBdr>
            <w:top w:val="none" w:sz="0" w:space="0" w:color="auto"/>
            <w:left w:val="none" w:sz="0" w:space="0" w:color="auto"/>
            <w:bottom w:val="none" w:sz="0" w:space="0" w:color="auto"/>
            <w:right w:val="none" w:sz="0" w:space="0" w:color="auto"/>
          </w:divBdr>
        </w:div>
        <w:div w:id="1386026263">
          <w:marLeft w:val="480"/>
          <w:marRight w:val="0"/>
          <w:marTop w:val="0"/>
          <w:marBottom w:val="0"/>
          <w:divBdr>
            <w:top w:val="none" w:sz="0" w:space="0" w:color="auto"/>
            <w:left w:val="none" w:sz="0" w:space="0" w:color="auto"/>
            <w:bottom w:val="none" w:sz="0" w:space="0" w:color="auto"/>
            <w:right w:val="none" w:sz="0" w:space="0" w:color="auto"/>
          </w:divBdr>
        </w:div>
        <w:div w:id="2028603843">
          <w:marLeft w:val="480"/>
          <w:marRight w:val="0"/>
          <w:marTop w:val="0"/>
          <w:marBottom w:val="0"/>
          <w:divBdr>
            <w:top w:val="none" w:sz="0" w:space="0" w:color="auto"/>
            <w:left w:val="none" w:sz="0" w:space="0" w:color="auto"/>
            <w:bottom w:val="none" w:sz="0" w:space="0" w:color="auto"/>
            <w:right w:val="none" w:sz="0" w:space="0" w:color="auto"/>
          </w:divBdr>
        </w:div>
        <w:div w:id="554967785">
          <w:marLeft w:val="480"/>
          <w:marRight w:val="0"/>
          <w:marTop w:val="0"/>
          <w:marBottom w:val="0"/>
          <w:divBdr>
            <w:top w:val="none" w:sz="0" w:space="0" w:color="auto"/>
            <w:left w:val="none" w:sz="0" w:space="0" w:color="auto"/>
            <w:bottom w:val="none" w:sz="0" w:space="0" w:color="auto"/>
            <w:right w:val="none" w:sz="0" w:space="0" w:color="auto"/>
          </w:divBdr>
        </w:div>
        <w:div w:id="1908958677">
          <w:marLeft w:val="480"/>
          <w:marRight w:val="0"/>
          <w:marTop w:val="0"/>
          <w:marBottom w:val="0"/>
          <w:divBdr>
            <w:top w:val="none" w:sz="0" w:space="0" w:color="auto"/>
            <w:left w:val="none" w:sz="0" w:space="0" w:color="auto"/>
            <w:bottom w:val="none" w:sz="0" w:space="0" w:color="auto"/>
            <w:right w:val="none" w:sz="0" w:space="0" w:color="auto"/>
          </w:divBdr>
        </w:div>
        <w:div w:id="1085221107">
          <w:marLeft w:val="480"/>
          <w:marRight w:val="0"/>
          <w:marTop w:val="0"/>
          <w:marBottom w:val="0"/>
          <w:divBdr>
            <w:top w:val="none" w:sz="0" w:space="0" w:color="auto"/>
            <w:left w:val="none" w:sz="0" w:space="0" w:color="auto"/>
            <w:bottom w:val="none" w:sz="0" w:space="0" w:color="auto"/>
            <w:right w:val="none" w:sz="0" w:space="0" w:color="auto"/>
          </w:divBdr>
        </w:div>
        <w:div w:id="854155248">
          <w:marLeft w:val="480"/>
          <w:marRight w:val="0"/>
          <w:marTop w:val="0"/>
          <w:marBottom w:val="0"/>
          <w:divBdr>
            <w:top w:val="none" w:sz="0" w:space="0" w:color="auto"/>
            <w:left w:val="none" w:sz="0" w:space="0" w:color="auto"/>
            <w:bottom w:val="none" w:sz="0" w:space="0" w:color="auto"/>
            <w:right w:val="none" w:sz="0" w:space="0" w:color="auto"/>
          </w:divBdr>
        </w:div>
        <w:div w:id="1303727884">
          <w:marLeft w:val="480"/>
          <w:marRight w:val="0"/>
          <w:marTop w:val="0"/>
          <w:marBottom w:val="0"/>
          <w:divBdr>
            <w:top w:val="none" w:sz="0" w:space="0" w:color="auto"/>
            <w:left w:val="none" w:sz="0" w:space="0" w:color="auto"/>
            <w:bottom w:val="none" w:sz="0" w:space="0" w:color="auto"/>
            <w:right w:val="none" w:sz="0" w:space="0" w:color="auto"/>
          </w:divBdr>
        </w:div>
        <w:div w:id="193887252">
          <w:marLeft w:val="480"/>
          <w:marRight w:val="0"/>
          <w:marTop w:val="0"/>
          <w:marBottom w:val="0"/>
          <w:divBdr>
            <w:top w:val="none" w:sz="0" w:space="0" w:color="auto"/>
            <w:left w:val="none" w:sz="0" w:space="0" w:color="auto"/>
            <w:bottom w:val="none" w:sz="0" w:space="0" w:color="auto"/>
            <w:right w:val="none" w:sz="0" w:space="0" w:color="auto"/>
          </w:divBdr>
        </w:div>
        <w:div w:id="1747532103">
          <w:marLeft w:val="480"/>
          <w:marRight w:val="0"/>
          <w:marTop w:val="0"/>
          <w:marBottom w:val="0"/>
          <w:divBdr>
            <w:top w:val="none" w:sz="0" w:space="0" w:color="auto"/>
            <w:left w:val="none" w:sz="0" w:space="0" w:color="auto"/>
            <w:bottom w:val="none" w:sz="0" w:space="0" w:color="auto"/>
            <w:right w:val="none" w:sz="0" w:space="0" w:color="auto"/>
          </w:divBdr>
        </w:div>
        <w:div w:id="626476813">
          <w:marLeft w:val="480"/>
          <w:marRight w:val="0"/>
          <w:marTop w:val="0"/>
          <w:marBottom w:val="0"/>
          <w:divBdr>
            <w:top w:val="none" w:sz="0" w:space="0" w:color="auto"/>
            <w:left w:val="none" w:sz="0" w:space="0" w:color="auto"/>
            <w:bottom w:val="none" w:sz="0" w:space="0" w:color="auto"/>
            <w:right w:val="none" w:sz="0" w:space="0" w:color="auto"/>
          </w:divBdr>
        </w:div>
        <w:div w:id="240876903">
          <w:marLeft w:val="480"/>
          <w:marRight w:val="0"/>
          <w:marTop w:val="0"/>
          <w:marBottom w:val="0"/>
          <w:divBdr>
            <w:top w:val="none" w:sz="0" w:space="0" w:color="auto"/>
            <w:left w:val="none" w:sz="0" w:space="0" w:color="auto"/>
            <w:bottom w:val="none" w:sz="0" w:space="0" w:color="auto"/>
            <w:right w:val="none" w:sz="0" w:space="0" w:color="auto"/>
          </w:divBdr>
        </w:div>
        <w:div w:id="542211672">
          <w:marLeft w:val="480"/>
          <w:marRight w:val="0"/>
          <w:marTop w:val="0"/>
          <w:marBottom w:val="0"/>
          <w:divBdr>
            <w:top w:val="none" w:sz="0" w:space="0" w:color="auto"/>
            <w:left w:val="none" w:sz="0" w:space="0" w:color="auto"/>
            <w:bottom w:val="none" w:sz="0" w:space="0" w:color="auto"/>
            <w:right w:val="none" w:sz="0" w:space="0" w:color="auto"/>
          </w:divBdr>
        </w:div>
        <w:div w:id="831263511">
          <w:marLeft w:val="480"/>
          <w:marRight w:val="0"/>
          <w:marTop w:val="0"/>
          <w:marBottom w:val="0"/>
          <w:divBdr>
            <w:top w:val="none" w:sz="0" w:space="0" w:color="auto"/>
            <w:left w:val="none" w:sz="0" w:space="0" w:color="auto"/>
            <w:bottom w:val="none" w:sz="0" w:space="0" w:color="auto"/>
            <w:right w:val="none" w:sz="0" w:space="0" w:color="auto"/>
          </w:divBdr>
        </w:div>
        <w:div w:id="1675718206">
          <w:marLeft w:val="480"/>
          <w:marRight w:val="0"/>
          <w:marTop w:val="0"/>
          <w:marBottom w:val="0"/>
          <w:divBdr>
            <w:top w:val="none" w:sz="0" w:space="0" w:color="auto"/>
            <w:left w:val="none" w:sz="0" w:space="0" w:color="auto"/>
            <w:bottom w:val="none" w:sz="0" w:space="0" w:color="auto"/>
            <w:right w:val="none" w:sz="0" w:space="0" w:color="auto"/>
          </w:divBdr>
        </w:div>
        <w:div w:id="527571367">
          <w:marLeft w:val="480"/>
          <w:marRight w:val="0"/>
          <w:marTop w:val="0"/>
          <w:marBottom w:val="0"/>
          <w:divBdr>
            <w:top w:val="none" w:sz="0" w:space="0" w:color="auto"/>
            <w:left w:val="none" w:sz="0" w:space="0" w:color="auto"/>
            <w:bottom w:val="none" w:sz="0" w:space="0" w:color="auto"/>
            <w:right w:val="none" w:sz="0" w:space="0" w:color="auto"/>
          </w:divBdr>
        </w:div>
        <w:div w:id="331494449">
          <w:marLeft w:val="480"/>
          <w:marRight w:val="0"/>
          <w:marTop w:val="0"/>
          <w:marBottom w:val="0"/>
          <w:divBdr>
            <w:top w:val="none" w:sz="0" w:space="0" w:color="auto"/>
            <w:left w:val="none" w:sz="0" w:space="0" w:color="auto"/>
            <w:bottom w:val="none" w:sz="0" w:space="0" w:color="auto"/>
            <w:right w:val="none" w:sz="0" w:space="0" w:color="auto"/>
          </w:divBdr>
        </w:div>
        <w:div w:id="2088381855">
          <w:marLeft w:val="480"/>
          <w:marRight w:val="0"/>
          <w:marTop w:val="0"/>
          <w:marBottom w:val="0"/>
          <w:divBdr>
            <w:top w:val="none" w:sz="0" w:space="0" w:color="auto"/>
            <w:left w:val="none" w:sz="0" w:space="0" w:color="auto"/>
            <w:bottom w:val="none" w:sz="0" w:space="0" w:color="auto"/>
            <w:right w:val="none" w:sz="0" w:space="0" w:color="auto"/>
          </w:divBdr>
        </w:div>
        <w:div w:id="312636711">
          <w:marLeft w:val="480"/>
          <w:marRight w:val="0"/>
          <w:marTop w:val="0"/>
          <w:marBottom w:val="0"/>
          <w:divBdr>
            <w:top w:val="none" w:sz="0" w:space="0" w:color="auto"/>
            <w:left w:val="none" w:sz="0" w:space="0" w:color="auto"/>
            <w:bottom w:val="none" w:sz="0" w:space="0" w:color="auto"/>
            <w:right w:val="none" w:sz="0" w:space="0" w:color="auto"/>
          </w:divBdr>
        </w:div>
        <w:div w:id="1142313249">
          <w:marLeft w:val="480"/>
          <w:marRight w:val="0"/>
          <w:marTop w:val="0"/>
          <w:marBottom w:val="0"/>
          <w:divBdr>
            <w:top w:val="none" w:sz="0" w:space="0" w:color="auto"/>
            <w:left w:val="none" w:sz="0" w:space="0" w:color="auto"/>
            <w:bottom w:val="none" w:sz="0" w:space="0" w:color="auto"/>
            <w:right w:val="none" w:sz="0" w:space="0" w:color="auto"/>
          </w:divBdr>
        </w:div>
        <w:div w:id="482507086">
          <w:marLeft w:val="480"/>
          <w:marRight w:val="0"/>
          <w:marTop w:val="0"/>
          <w:marBottom w:val="0"/>
          <w:divBdr>
            <w:top w:val="none" w:sz="0" w:space="0" w:color="auto"/>
            <w:left w:val="none" w:sz="0" w:space="0" w:color="auto"/>
            <w:bottom w:val="none" w:sz="0" w:space="0" w:color="auto"/>
            <w:right w:val="none" w:sz="0" w:space="0" w:color="auto"/>
          </w:divBdr>
        </w:div>
        <w:div w:id="865868753">
          <w:marLeft w:val="480"/>
          <w:marRight w:val="0"/>
          <w:marTop w:val="0"/>
          <w:marBottom w:val="0"/>
          <w:divBdr>
            <w:top w:val="none" w:sz="0" w:space="0" w:color="auto"/>
            <w:left w:val="none" w:sz="0" w:space="0" w:color="auto"/>
            <w:bottom w:val="none" w:sz="0" w:space="0" w:color="auto"/>
            <w:right w:val="none" w:sz="0" w:space="0" w:color="auto"/>
          </w:divBdr>
        </w:div>
        <w:div w:id="846217283">
          <w:marLeft w:val="480"/>
          <w:marRight w:val="0"/>
          <w:marTop w:val="0"/>
          <w:marBottom w:val="0"/>
          <w:divBdr>
            <w:top w:val="none" w:sz="0" w:space="0" w:color="auto"/>
            <w:left w:val="none" w:sz="0" w:space="0" w:color="auto"/>
            <w:bottom w:val="none" w:sz="0" w:space="0" w:color="auto"/>
            <w:right w:val="none" w:sz="0" w:space="0" w:color="auto"/>
          </w:divBdr>
        </w:div>
        <w:div w:id="1311134412">
          <w:marLeft w:val="480"/>
          <w:marRight w:val="0"/>
          <w:marTop w:val="0"/>
          <w:marBottom w:val="0"/>
          <w:divBdr>
            <w:top w:val="none" w:sz="0" w:space="0" w:color="auto"/>
            <w:left w:val="none" w:sz="0" w:space="0" w:color="auto"/>
            <w:bottom w:val="none" w:sz="0" w:space="0" w:color="auto"/>
            <w:right w:val="none" w:sz="0" w:space="0" w:color="auto"/>
          </w:divBdr>
        </w:div>
        <w:div w:id="1751849466">
          <w:marLeft w:val="480"/>
          <w:marRight w:val="0"/>
          <w:marTop w:val="0"/>
          <w:marBottom w:val="0"/>
          <w:divBdr>
            <w:top w:val="none" w:sz="0" w:space="0" w:color="auto"/>
            <w:left w:val="none" w:sz="0" w:space="0" w:color="auto"/>
            <w:bottom w:val="none" w:sz="0" w:space="0" w:color="auto"/>
            <w:right w:val="none" w:sz="0" w:space="0" w:color="auto"/>
          </w:divBdr>
        </w:div>
        <w:div w:id="1332220940">
          <w:marLeft w:val="480"/>
          <w:marRight w:val="0"/>
          <w:marTop w:val="0"/>
          <w:marBottom w:val="0"/>
          <w:divBdr>
            <w:top w:val="none" w:sz="0" w:space="0" w:color="auto"/>
            <w:left w:val="none" w:sz="0" w:space="0" w:color="auto"/>
            <w:bottom w:val="none" w:sz="0" w:space="0" w:color="auto"/>
            <w:right w:val="none" w:sz="0" w:space="0" w:color="auto"/>
          </w:divBdr>
        </w:div>
        <w:div w:id="1692106147">
          <w:marLeft w:val="480"/>
          <w:marRight w:val="0"/>
          <w:marTop w:val="0"/>
          <w:marBottom w:val="0"/>
          <w:divBdr>
            <w:top w:val="none" w:sz="0" w:space="0" w:color="auto"/>
            <w:left w:val="none" w:sz="0" w:space="0" w:color="auto"/>
            <w:bottom w:val="none" w:sz="0" w:space="0" w:color="auto"/>
            <w:right w:val="none" w:sz="0" w:space="0" w:color="auto"/>
          </w:divBdr>
        </w:div>
        <w:div w:id="659432862">
          <w:marLeft w:val="480"/>
          <w:marRight w:val="0"/>
          <w:marTop w:val="0"/>
          <w:marBottom w:val="0"/>
          <w:divBdr>
            <w:top w:val="none" w:sz="0" w:space="0" w:color="auto"/>
            <w:left w:val="none" w:sz="0" w:space="0" w:color="auto"/>
            <w:bottom w:val="none" w:sz="0" w:space="0" w:color="auto"/>
            <w:right w:val="none" w:sz="0" w:space="0" w:color="auto"/>
          </w:divBdr>
        </w:div>
        <w:div w:id="1325284344">
          <w:marLeft w:val="480"/>
          <w:marRight w:val="0"/>
          <w:marTop w:val="0"/>
          <w:marBottom w:val="0"/>
          <w:divBdr>
            <w:top w:val="none" w:sz="0" w:space="0" w:color="auto"/>
            <w:left w:val="none" w:sz="0" w:space="0" w:color="auto"/>
            <w:bottom w:val="none" w:sz="0" w:space="0" w:color="auto"/>
            <w:right w:val="none" w:sz="0" w:space="0" w:color="auto"/>
          </w:divBdr>
        </w:div>
        <w:div w:id="529076237">
          <w:marLeft w:val="480"/>
          <w:marRight w:val="0"/>
          <w:marTop w:val="0"/>
          <w:marBottom w:val="0"/>
          <w:divBdr>
            <w:top w:val="none" w:sz="0" w:space="0" w:color="auto"/>
            <w:left w:val="none" w:sz="0" w:space="0" w:color="auto"/>
            <w:bottom w:val="none" w:sz="0" w:space="0" w:color="auto"/>
            <w:right w:val="none" w:sz="0" w:space="0" w:color="auto"/>
          </w:divBdr>
        </w:div>
        <w:div w:id="79450221">
          <w:marLeft w:val="480"/>
          <w:marRight w:val="0"/>
          <w:marTop w:val="0"/>
          <w:marBottom w:val="0"/>
          <w:divBdr>
            <w:top w:val="none" w:sz="0" w:space="0" w:color="auto"/>
            <w:left w:val="none" w:sz="0" w:space="0" w:color="auto"/>
            <w:bottom w:val="none" w:sz="0" w:space="0" w:color="auto"/>
            <w:right w:val="none" w:sz="0" w:space="0" w:color="auto"/>
          </w:divBdr>
        </w:div>
        <w:div w:id="554700985">
          <w:marLeft w:val="480"/>
          <w:marRight w:val="0"/>
          <w:marTop w:val="0"/>
          <w:marBottom w:val="0"/>
          <w:divBdr>
            <w:top w:val="none" w:sz="0" w:space="0" w:color="auto"/>
            <w:left w:val="none" w:sz="0" w:space="0" w:color="auto"/>
            <w:bottom w:val="none" w:sz="0" w:space="0" w:color="auto"/>
            <w:right w:val="none" w:sz="0" w:space="0" w:color="auto"/>
          </w:divBdr>
        </w:div>
        <w:div w:id="763304187">
          <w:marLeft w:val="480"/>
          <w:marRight w:val="0"/>
          <w:marTop w:val="0"/>
          <w:marBottom w:val="0"/>
          <w:divBdr>
            <w:top w:val="none" w:sz="0" w:space="0" w:color="auto"/>
            <w:left w:val="none" w:sz="0" w:space="0" w:color="auto"/>
            <w:bottom w:val="none" w:sz="0" w:space="0" w:color="auto"/>
            <w:right w:val="none" w:sz="0" w:space="0" w:color="auto"/>
          </w:divBdr>
        </w:div>
        <w:div w:id="842625614">
          <w:marLeft w:val="480"/>
          <w:marRight w:val="0"/>
          <w:marTop w:val="0"/>
          <w:marBottom w:val="0"/>
          <w:divBdr>
            <w:top w:val="none" w:sz="0" w:space="0" w:color="auto"/>
            <w:left w:val="none" w:sz="0" w:space="0" w:color="auto"/>
            <w:bottom w:val="none" w:sz="0" w:space="0" w:color="auto"/>
            <w:right w:val="none" w:sz="0" w:space="0" w:color="auto"/>
          </w:divBdr>
        </w:div>
        <w:div w:id="2012025010">
          <w:marLeft w:val="480"/>
          <w:marRight w:val="0"/>
          <w:marTop w:val="0"/>
          <w:marBottom w:val="0"/>
          <w:divBdr>
            <w:top w:val="none" w:sz="0" w:space="0" w:color="auto"/>
            <w:left w:val="none" w:sz="0" w:space="0" w:color="auto"/>
            <w:bottom w:val="none" w:sz="0" w:space="0" w:color="auto"/>
            <w:right w:val="none" w:sz="0" w:space="0" w:color="auto"/>
          </w:divBdr>
        </w:div>
        <w:div w:id="395931930">
          <w:marLeft w:val="480"/>
          <w:marRight w:val="0"/>
          <w:marTop w:val="0"/>
          <w:marBottom w:val="0"/>
          <w:divBdr>
            <w:top w:val="none" w:sz="0" w:space="0" w:color="auto"/>
            <w:left w:val="none" w:sz="0" w:space="0" w:color="auto"/>
            <w:bottom w:val="none" w:sz="0" w:space="0" w:color="auto"/>
            <w:right w:val="none" w:sz="0" w:space="0" w:color="auto"/>
          </w:divBdr>
        </w:div>
        <w:div w:id="677002750">
          <w:marLeft w:val="480"/>
          <w:marRight w:val="0"/>
          <w:marTop w:val="0"/>
          <w:marBottom w:val="0"/>
          <w:divBdr>
            <w:top w:val="none" w:sz="0" w:space="0" w:color="auto"/>
            <w:left w:val="none" w:sz="0" w:space="0" w:color="auto"/>
            <w:bottom w:val="none" w:sz="0" w:space="0" w:color="auto"/>
            <w:right w:val="none" w:sz="0" w:space="0" w:color="auto"/>
          </w:divBdr>
        </w:div>
        <w:div w:id="107942291">
          <w:marLeft w:val="480"/>
          <w:marRight w:val="0"/>
          <w:marTop w:val="0"/>
          <w:marBottom w:val="0"/>
          <w:divBdr>
            <w:top w:val="none" w:sz="0" w:space="0" w:color="auto"/>
            <w:left w:val="none" w:sz="0" w:space="0" w:color="auto"/>
            <w:bottom w:val="none" w:sz="0" w:space="0" w:color="auto"/>
            <w:right w:val="none" w:sz="0" w:space="0" w:color="auto"/>
          </w:divBdr>
        </w:div>
        <w:div w:id="1059861632">
          <w:marLeft w:val="480"/>
          <w:marRight w:val="0"/>
          <w:marTop w:val="0"/>
          <w:marBottom w:val="0"/>
          <w:divBdr>
            <w:top w:val="none" w:sz="0" w:space="0" w:color="auto"/>
            <w:left w:val="none" w:sz="0" w:space="0" w:color="auto"/>
            <w:bottom w:val="none" w:sz="0" w:space="0" w:color="auto"/>
            <w:right w:val="none" w:sz="0" w:space="0" w:color="auto"/>
          </w:divBdr>
        </w:div>
        <w:div w:id="1463695142">
          <w:marLeft w:val="480"/>
          <w:marRight w:val="0"/>
          <w:marTop w:val="0"/>
          <w:marBottom w:val="0"/>
          <w:divBdr>
            <w:top w:val="none" w:sz="0" w:space="0" w:color="auto"/>
            <w:left w:val="none" w:sz="0" w:space="0" w:color="auto"/>
            <w:bottom w:val="none" w:sz="0" w:space="0" w:color="auto"/>
            <w:right w:val="none" w:sz="0" w:space="0" w:color="auto"/>
          </w:divBdr>
        </w:div>
        <w:div w:id="1517570786">
          <w:marLeft w:val="480"/>
          <w:marRight w:val="0"/>
          <w:marTop w:val="0"/>
          <w:marBottom w:val="0"/>
          <w:divBdr>
            <w:top w:val="none" w:sz="0" w:space="0" w:color="auto"/>
            <w:left w:val="none" w:sz="0" w:space="0" w:color="auto"/>
            <w:bottom w:val="none" w:sz="0" w:space="0" w:color="auto"/>
            <w:right w:val="none" w:sz="0" w:space="0" w:color="auto"/>
          </w:divBdr>
        </w:div>
        <w:div w:id="451635512">
          <w:marLeft w:val="480"/>
          <w:marRight w:val="0"/>
          <w:marTop w:val="0"/>
          <w:marBottom w:val="0"/>
          <w:divBdr>
            <w:top w:val="none" w:sz="0" w:space="0" w:color="auto"/>
            <w:left w:val="none" w:sz="0" w:space="0" w:color="auto"/>
            <w:bottom w:val="none" w:sz="0" w:space="0" w:color="auto"/>
            <w:right w:val="none" w:sz="0" w:space="0" w:color="auto"/>
          </w:divBdr>
        </w:div>
        <w:div w:id="882979248">
          <w:marLeft w:val="480"/>
          <w:marRight w:val="0"/>
          <w:marTop w:val="0"/>
          <w:marBottom w:val="0"/>
          <w:divBdr>
            <w:top w:val="none" w:sz="0" w:space="0" w:color="auto"/>
            <w:left w:val="none" w:sz="0" w:space="0" w:color="auto"/>
            <w:bottom w:val="none" w:sz="0" w:space="0" w:color="auto"/>
            <w:right w:val="none" w:sz="0" w:space="0" w:color="auto"/>
          </w:divBdr>
        </w:div>
        <w:div w:id="1170177498">
          <w:marLeft w:val="480"/>
          <w:marRight w:val="0"/>
          <w:marTop w:val="0"/>
          <w:marBottom w:val="0"/>
          <w:divBdr>
            <w:top w:val="none" w:sz="0" w:space="0" w:color="auto"/>
            <w:left w:val="none" w:sz="0" w:space="0" w:color="auto"/>
            <w:bottom w:val="none" w:sz="0" w:space="0" w:color="auto"/>
            <w:right w:val="none" w:sz="0" w:space="0" w:color="auto"/>
          </w:divBdr>
        </w:div>
        <w:div w:id="1632393975">
          <w:marLeft w:val="480"/>
          <w:marRight w:val="0"/>
          <w:marTop w:val="0"/>
          <w:marBottom w:val="0"/>
          <w:divBdr>
            <w:top w:val="none" w:sz="0" w:space="0" w:color="auto"/>
            <w:left w:val="none" w:sz="0" w:space="0" w:color="auto"/>
            <w:bottom w:val="none" w:sz="0" w:space="0" w:color="auto"/>
            <w:right w:val="none" w:sz="0" w:space="0" w:color="auto"/>
          </w:divBdr>
        </w:div>
        <w:div w:id="1320038965">
          <w:marLeft w:val="480"/>
          <w:marRight w:val="0"/>
          <w:marTop w:val="0"/>
          <w:marBottom w:val="0"/>
          <w:divBdr>
            <w:top w:val="none" w:sz="0" w:space="0" w:color="auto"/>
            <w:left w:val="none" w:sz="0" w:space="0" w:color="auto"/>
            <w:bottom w:val="none" w:sz="0" w:space="0" w:color="auto"/>
            <w:right w:val="none" w:sz="0" w:space="0" w:color="auto"/>
          </w:divBdr>
        </w:div>
        <w:div w:id="29768462">
          <w:marLeft w:val="480"/>
          <w:marRight w:val="0"/>
          <w:marTop w:val="0"/>
          <w:marBottom w:val="0"/>
          <w:divBdr>
            <w:top w:val="none" w:sz="0" w:space="0" w:color="auto"/>
            <w:left w:val="none" w:sz="0" w:space="0" w:color="auto"/>
            <w:bottom w:val="none" w:sz="0" w:space="0" w:color="auto"/>
            <w:right w:val="none" w:sz="0" w:space="0" w:color="auto"/>
          </w:divBdr>
        </w:div>
        <w:div w:id="991176793">
          <w:marLeft w:val="480"/>
          <w:marRight w:val="0"/>
          <w:marTop w:val="0"/>
          <w:marBottom w:val="0"/>
          <w:divBdr>
            <w:top w:val="none" w:sz="0" w:space="0" w:color="auto"/>
            <w:left w:val="none" w:sz="0" w:space="0" w:color="auto"/>
            <w:bottom w:val="none" w:sz="0" w:space="0" w:color="auto"/>
            <w:right w:val="none" w:sz="0" w:space="0" w:color="auto"/>
          </w:divBdr>
        </w:div>
        <w:div w:id="508450775">
          <w:marLeft w:val="480"/>
          <w:marRight w:val="0"/>
          <w:marTop w:val="0"/>
          <w:marBottom w:val="0"/>
          <w:divBdr>
            <w:top w:val="none" w:sz="0" w:space="0" w:color="auto"/>
            <w:left w:val="none" w:sz="0" w:space="0" w:color="auto"/>
            <w:bottom w:val="none" w:sz="0" w:space="0" w:color="auto"/>
            <w:right w:val="none" w:sz="0" w:space="0" w:color="auto"/>
          </w:divBdr>
        </w:div>
        <w:div w:id="152139239">
          <w:marLeft w:val="480"/>
          <w:marRight w:val="0"/>
          <w:marTop w:val="0"/>
          <w:marBottom w:val="0"/>
          <w:divBdr>
            <w:top w:val="none" w:sz="0" w:space="0" w:color="auto"/>
            <w:left w:val="none" w:sz="0" w:space="0" w:color="auto"/>
            <w:bottom w:val="none" w:sz="0" w:space="0" w:color="auto"/>
            <w:right w:val="none" w:sz="0" w:space="0" w:color="auto"/>
          </w:divBdr>
        </w:div>
        <w:div w:id="577253487">
          <w:marLeft w:val="480"/>
          <w:marRight w:val="0"/>
          <w:marTop w:val="0"/>
          <w:marBottom w:val="0"/>
          <w:divBdr>
            <w:top w:val="none" w:sz="0" w:space="0" w:color="auto"/>
            <w:left w:val="none" w:sz="0" w:space="0" w:color="auto"/>
            <w:bottom w:val="none" w:sz="0" w:space="0" w:color="auto"/>
            <w:right w:val="none" w:sz="0" w:space="0" w:color="auto"/>
          </w:divBdr>
        </w:div>
        <w:div w:id="1637105028">
          <w:marLeft w:val="480"/>
          <w:marRight w:val="0"/>
          <w:marTop w:val="0"/>
          <w:marBottom w:val="0"/>
          <w:divBdr>
            <w:top w:val="none" w:sz="0" w:space="0" w:color="auto"/>
            <w:left w:val="none" w:sz="0" w:space="0" w:color="auto"/>
            <w:bottom w:val="none" w:sz="0" w:space="0" w:color="auto"/>
            <w:right w:val="none" w:sz="0" w:space="0" w:color="auto"/>
          </w:divBdr>
        </w:div>
        <w:div w:id="1586260442">
          <w:marLeft w:val="480"/>
          <w:marRight w:val="0"/>
          <w:marTop w:val="0"/>
          <w:marBottom w:val="0"/>
          <w:divBdr>
            <w:top w:val="none" w:sz="0" w:space="0" w:color="auto"/>
            <w:left w:val="none" w:sz="0" w:space="0" w:color="auto"/>
            <w:bottom w:val="none" w:sz="0" w:space="0" w:color="auto"/>
            <w:right w:val="none" w:sz="0" w:space="0" w:color="auto"/>
          </w:divBdr>
        </w:div>
        <w:div w:id="937060960">
          <w:marLeft w:val="480"/>
          <w:marRight w:val="0"/>
          <w:marTop w:val="0"/>
          <w:marBottom w:val="0"/>
          <w:divBdr>
            <w:top w:val="none" w:sz="0" w:space="0" w:color="auto"/>
            <w:left w:val="none" w:sz="0" w:space="0" w:color="auto"/>
            <w:bottom w:val="none" w:sz="0" w:space="0" w:color="auto"/>
            <w:right w:val="none" w:sz="0" w:space="0" w:color="auto"/>
          </w:divBdr>
        </w:div>
        <w:div w:id="166671950">
          <w:marLeft w:val="480"/>
          <w:marRight w:val="0"/>
          <w:marTop w:val="0"/>
          <w:marBottom w:val="0"/>
          <w:divBdr>
            <w:top w:val="none" w:sz="0" w:space="0" w:color="auto"/>
            <w:left w:val="none" w:sz="0" w:space="0" w:color="auto"/>
            <w:bottom w:val="none" w:sz="0" w:space="0" w:color="auto"/>
            <w:right w:val="none" w:sz="0" w:space="0" w:color="auto"/>
          </w:divBdr>
        </w:div>
        <w:div w:id="2022395394">
          <w:marLeft w:val="480"/>
          <w:marRight w:val="0"/>
          <w:marTop w:val="0"/>
          <w:marBottom w:val="0"/>
          <w:divBdr>
            <w:top w:val="none" w:sz="0" w:space="0" w:color="auto"/>
            <w:left w:val="none" w:sz="0" w:space="0" w:color="auto"/>
            <w:bottom w:val="none" w:sz="0" w:space="0" w:color="auto"/>
            <w:right w:val="none" w:sz="0" w:space="0" w:color="auto"/>
          </w:divBdr>
        </w:div>
        <w:div w:id="917136884">
          <w:marLeft w:val="480"/>
          <w:marRight w:val="0"/>
          <w:marTop w:val="0"/>
          <w:marBottom w:val="0"/>
          <w:divBdr>
            <w:top w:val="none" w:sz="0" w:space="0" w:color="auto"/>
            <w:left w:val="none" w:sz="0" w:space="0" w:color="auto"/>
            <w:bottom w:val="none" w:sz="0" w:space="0" w:color="auto"/>
            <w:right w:val="none" w:sz="0" w:space="0" w:color="auto"/>
          </w:divBdr>
        </w:div>
        <w:div w:id="1102145359">
          <w:marLeft w:val="480"/>
          <w:marRight w:val="0"/>
          <w:marTop w:val="0"/>
          <w:marBottom w:val="0"/>
          <w:divBdr>
            <w:top w:val="none" w:sz="0" w:space="0" w:color="auto"/>
            <w:left w:val="none" w:sz="0" w:space="0" w:color="auto"/>
            <w:bottom w:val="none" w:sz="0" w:space="0" w:color="auto"/>
            <w:right w:val="none" w:sz="0" w:space="0" w:color="auto"/>
          </w:divBdr>
        </w:div>
        <w:div w:id="997727231">
          <w:marLeft w:val="480"/>
          <w:marRight w:val="0"/>
          <w:marTop w:val="0"/>
          <w:marBottom w:val="0"/>
          <w:divBdr>
            <w:top w:val="none" w:sz="0" w:space="0" w:color="auto"/>
            <w:left w:val="none" w:sz="0" w:space="0" w:color="auto"/>
            <w:bottom w:val="none" w:sz="0" w:space="0" w:color="auto"/>
            <w:right w:val="none" w:sz="0" w:space="0" w:color="auto"/>
          </w:divBdr>
        </w:div>
        <w:div w:id="1440644776">
          <w:marLeft w:val="480"/>
          <w:marRight w:val="0"/>
          <w:marTop w:val="0"/>
          <w:marBottom w:val="0"/>
          <w:divBdr>
            <w:top w:val="none" w:sz="0" w:space="0" w:color="auto"/>
            <w:left w:val="none" w:sz="0" w:space="0" w:color="auto"/>
            <w:bottom w:val="none" w:sz="0" w:space="0" w:color="auto"/>
            <w:right w:val="none" w:sz="0" w:space="0" w:color="auto"/>
          </w:divBdr>
        </w:div>
        <w:div w:id="1731806924">
          <w:marLeft w:val="480"/>
          <w:marRight w:val="0"/>
          <w:marTop w:val="0"/>
          <w:marBottom w:val="0"/>
          <w:divBdr>
            <w:top w:val="none" w:sz="0" w:space="0" w:color="auto"/>
            <w:left w:val="none" w:sz="0" w:space="0" w:color="auto"/>
            <w:bottom w:val="none" w:sz="0" w:space="0" w:color="auto"/>
            <w:right w:val="none" w:sz="0" w:space="0" w:color="auto"/>
          </w:divBdr>
        </w:div>
        <w:div w:id="440303595">
          <w:marLeft w:val="480"/>
          <w:marRight w:val="0"/>
          <w:marTop w:val="0"/>
          <w:marBottom w:val="0"/>
          <w:divBdr>
            <w:top w:val="none" w:sz="0" w:space="0" w:color="auto"/>
            <w:left w:val="none" w:sz="0" w:space="0" w:color="auto"/>
            <w:bottom w:val="none" w:sz="0" w:space="0" w:color="auto"/>
            <w:right w:val="none" w:sz="0" w:space="0" w:color="auto"/>
          </w:divBdr>
        </w:div>
        <w:div w:id="754863685">
          <w:marLeft w:val="480"/>
          <w:marRight w:val="0"/>
          <w:marTop w:val="0"/>
          <w:marBottom w:val="0"/>
          <w:divBdr>
            <w:top w:val="none" w:sz="0" w:space="0" w:color="auto"/>
            <w:left w:val="none" w:sz="0" w:space="0" w:color="auto"/>
            <w:bottom w:val="none" w:sz="0" w:space="0" w:color="auto"/>
            <w:right w:val="none" w:sz="0" w:space="0" w:color="auto"/>
          </w:divBdr>
        </w:div>
        <w:div w:id="1671562210">
          <w:marLeft w:val="480"/>
          <w:marRight w:val="0"/>
          <w:marTop w:val="0"/>
          <w:marBottom w:val="0"/>
          <w:divBdr>
            <w:top w:val="none" w:sz="0" w:space="0" w:color="auto"/>
            <w:left w:val="none" w:sz="0" w:space="0" w:color="auto"/>
            <w:bottom w:val="none" w:sz="0" w:space="0" w:color="auto"/>
            <w:right w:val="none" w:sz="0" w:space="0" w:color="auto"/>
          </w:divBdr>
        </w:div>
        <w:div w:id="1504584436">
          <w:marLeft w:val="480"/>
          <w:marRight w:val="0"/>
          <w:marTop w:val="0"/>
          <w:marBottom w:val="0"/>
          <w:divBdr>
            <w:top w:val="none" w:sz="0" w:space="0" w:color="auto"/>
            <w:left w:val="none" w:sz="0" w:space="0" w:color="auto"/>
            <w:bottom w:val="none" w:sz="0" w:space="0" w:color="auto"/>
            <w:right w:val="none" w:sz="0" w:space="0" w:color="auto"/>
          </w:divBdr>
        </w:div>
        <w:div w:id="1140806655">
          <w:marLeft w:val="480"/>
          <w:marRight w:val="0"/>
          <w:marTop w:val="0"/>
          <w:marBottom w:val="0"/>
          <w:divBdr>
            <w:top w:val="none" w:sz="0" w:space="0" w:color="auto"/>
            <w:left w:val="none" w:sz="0" w:space="0" w:color="auto"/>
            <w:bottom w:val="none" w:sz="0" w:space="0" w:color="auto"/>
            <w:right w:val="none" w:sz="0" w:space="0" w:color="auto"/>
          </w:divBdr>
        </w:div>
        <w:div w:id="292097361">
          <w:marLeft w:val="480"/>
          <w:marRight w:val="0"/>
          <w:marTop w:val="0"/>
          <w:marBottom w:val="0"/>
          <w:divBdr>
            <w:top w:val="none" w:sz="0" w:space="0" w:color="auto"/>
            <w:left w:val="none" w:sz="0" w:space="0" w:color="auto"/>
            <w:bottom w:val="none" w:sz="0" w:space="0" w:color="auto"/>
            <w:right w:val="none" w:sz="0" w:space="0" w:color="auto"/>
          </w:divBdr>
        </w:div>
        <w:div w:id="794174037">
          <w:marLeft w:val="480"/>
          <w:marRight w:val="0"/>
          <w:marTop w:val="0"/>
          <w:marBottom w:val="0"/>
          <w:divBdr>
            <w:top w:val="none" w:sz="0" w:space="0" w:color="auto"/>
            <w:left w:val="none" w:sz="0" w:space="0" w:color="auto"/>
            <w:bottom w:val="none" w:sz="0" w:space="0" w:color="auto"/>
            <w:right w:val="none" w:sz="0" w:space="0" w:color="auto"/>
          </w:divBdr>
        </w:div>
        <w:div w:id="38863861">
          <w:marLeft w:val="480"/>
          <w:marRight w:val="0"/>
          <w:marTop w:val="0"/>
          <w:marBottom w:val="0"/>
          <w:divBdr>
            <w:top w:val="none" w:sz="0" w:space="0" w:color="auto"/>
            <w:left w:val="none" w:sz="0" w:space="0" w:color="auto"/>
            <w:bottom w:val="none" w:sz="0" w:space="0" w:color="auto"/>
            <w:right w:val="none" w:sz="0" w:space="0" w:color="auto"/>
          </w:divBdr>
        </w:div>
      </w:divsChild>
    </w:div>
    <w:div w:id="2080666845">
      <w:bodyDiv w:val="1"/>
      <w:marLeft w:val="0"/>
      <w:marRight w:val="0"/>
      <w:marTop w:val="0"/>
      <w:marBottom w:val="0"/>
      <w:divBdr>
        <w:top w:val="none" w:sz="0" w:space="0" w:color="auto"/>
        <w:left w:val="none" w:sz="0" w:space="0" w:color="auto"/>
        <w:bottom w:val="none" w:sz="0" w:space="0" w:color="auto"/>
        <w:right w:val="none" w:sz="0" w:space="0" w:color="auto"/>
      </w:divBdr>
    </w:div>
    <w:div w:id="2092770906">
      <w:bodyDiv w:val="1"/>
      <w:marLeft w:val="0"/>
      <w:marRight w:val="0"/>
      <w:marTop w:val="0"/>
      <w:marBottom w:val="0"/>
      <w:divBdr>
        <w:top w:val="none" w:sz="0" w:space="0" w:color="auto"/>
        <w:left w:val="none" w:sz="0" w:space="0" w:color="auto"/>
        <w:bottom w:val="none" w:sz="0" w:space="0" w:color="auto"/>
        <w:right w:val="none" w:sz="0" w:space="0" w:color="auto"/>
      </w:divBdr>
    </w:div>
    <w:div w:id="2097940329">
      <w:bodyDiv w:val="1"/>
      <w:marLeft w:val="0"/>
      <w:marRight w:val="0"/>
      <w:marTop w:val="0"/>
      <w:marBottom w:val="0"/>
      <w:divBdr>
        <w:top w:val="none" w:sz="0" w:space="0" w:color="auto"/>
        <w:left w:val="none" w:sz="0" w:space="0" w:color="auto"/>
        <w:bottom w:val="none" w:sz="0" w:space="0" w:color="auto"/>
        <w:right w:val="none" w:sz="0" w:space="0" w:color="auto"/>
      </w:divBdr>
    </w:div>
    <w:div w:id="2105179874">
      <w:bodyDiv w:val="1"/>
      <w:marLeft w:val="0"/>
      <w:marRight w:val="0"/>
      <w:marTop w:val="0"/>
      <w:marBottom w:val="0"/>
      <w:divBdr>
        <w:top w:val="none" w:sz="0" w:space="0" w:color="auto"/>
        <w:left w:val="none" w:sz="0" w:space="0" w:color="auto"/>
        <w:bottom w:val="none" w:sz="0" w:space="0" w:color="auto"/>
        <w:right w:val="none" w:sz="0" w:space="0" w:color="auto"/>
      </w:divBdr>
    </w:div>
    <w:div w:id="2135369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emerald.com/insight/content/doi/10.1108/ejmbe-05-2021-0157/full/html" TargetMode="External"/><Relationship Id="rId2" Type="http://schemas.openxmlformats.org/officeDocument/2006/relationships/hyperlink" Target="https://www.emerald.com/insight/content/doi/10.1108/ejmbe-05-2021-0157/full/html" TargetMode="External"/><Relationship Id="rId1" Type="http://schemas.openxmlformats.org/officeDocument/2006/relationships/hyperlink" Target="https://www.emerald.com/insight/content/doi/10.1108/ejmbe-05-2021-0157/full/html"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B0AA0876-6483-4C81-B3A8-14A7E4785DC0}"/>
      </w:docPartPr>
      <w:docPartBody>
        <w:p w:rsidR="006F5075" w:rsidRDefault="00650BBF">
          <w:r w:rsidRPr="00DB6231">
            <w:rPr>
              <w:rStyle w:val="TextodoEspaoReservado"/>
            </w:rPr>
            <w:t>Clique ou toque aqui para inserir o texto.</w:t>
          </w:r>
        </w:p>
      </w:docPartBody>
    </w:docPart>
    <w:docPart>
      <w:docPartPr>
        <w:name w:val="6BA64E87E23D46BE843D32AF77E8BC3C"/>
        <w:category>
          <w:name w:val="Geral"/>
          <w:gallery w:val="placeholder"/>
        </w:category>
        <w:types>
          <w:type w:val="bbPlcHdr"/>
        </w:types>
        <w:behaviors>
          <w:behavior w:val="content"/>
        </w:behaviors>
        <w:guid w:val="{19DDF1EC-F7F5-44C5-86E0-36AC37F184DA}"/>
      </w:docPartPr>
      <w:docPartBody>
        <w:p w:rsidR="00AF3D54" w:rsidRDefault="00EF74C5" w:rsidP="00EF74C5">
          <w:pPr>
            <w:pStyle w:val="6BA64E87E23D46BE843D32AF77E8BC3C"/>
          </w:pPr>
          <w:r w:rsidRPr="00DB6231">
            <w:rPr>
              <w:rStyle w:val="TextodoEspaoReservado"/>
            </w:rPr>
            <w:t>Clique ou toque aqui para inserir o texto.</w:t>
          </w:r>
        </w:p>
      </w:docPartBody>
    </w:docPart>
    <w:docPart>
      <w:docPartPr>
        <w:name w:val="C0CAD2A8ACC4472A9428B98A8C619CC4"/>
        <w:category>
          <w:name w:val="Geral"/>
          <w:gallery w:val="placeholder"/>
        </w:category>
        <w:types>
          <w:type w:val="bbPlcHdr"/>
        </w:types>
        <w:behaviors>
          <w:behavior w:val="content"/>
        </w:behaviors>
        <w:guid w:val="{D3829CBD-9016-4B7F-BCFB-2F6723B213F0}"/>
      </w:docPartPr>
      <w:docPartBody>
        <w:p w:rsidR="00AF3D54" w:rsidRDefault="00EF74C5" w:rsidP="00EF74C5">
          <w:pPr>
            <w:pStyle w:val="C0CAD2A8ACC4472A9428B98A8C619CC4"/>
          </w:pPr>
          <w:r w:rsidRPr="00DB6231">
            <w:rPr>
              <w:rStyle w:val="TextodoEspaoReservado"/>
            </w:rPr>
            <w:t>Clique ou toque aqui para inserir o texto.</w:t>
          </w:r>
        </w:p>
      </w:docPartBody>
    </w:docPart>
    <w:docPart>
      <w:docPartPr>
        <w:name w:val="54B2212DCA574E6CBE6F1E842B87565D"/>
        <w:category>
          <w:name w:val="Geral"/>
          <w:gallery w:val="placeholder"/>
        </w:category>
        <w:types>
          <w:type w:val="bbPlcHdr"/>
        </w:types>
        <w:behaviors>
          <w:behavior w:val="content"/>
        </w:behaviors>
        <w:guid w:val="{5C647C8A-0BBA-48EA-B4BA-52426BC640FC}"/>
      </w:docPartPr>
      <w:docPartBody>
        <w:p w:rsidR="00AF3D54" w:rsidRDefault="00EF74C5" w:rsidP="00EF74C5">
          <w:pPr>
            <w:pStyle w:val="54B2212DCA574E6CBE6F1E842B87565D"/>
          </w:pPr>
          <w:r w:rsidRPr="00DB6231">
            <w:rPr>
              <w:rStyle w:val="TextodoEspaoReservado"/>
            </w:rPr>
            <w:t>Clique ou toque aqui para inserir o texto.</w:t>
          </w:r>
        </w:p>
      </w:docPartBody>
    </w:docPart>
    <w:docPart>
      <w:docPartPr>
        <w:name w:val="D9AAA20DF56241C38B309E067E3907E8"/>
        <w:category>
          <w:name w:val="Geral"/>
          <w:gallery w:val="placeholder"/>
        </w:category>
        <w:types>
          <w:type w:val="bbPlcHdr"/>
        </w:types>
        <w:behaviors>
          <w:behavior w:val="content"/>
        </w:behaviors>
        <w:guid w:val="{1EC87972-80AD-47EC-AD56-563E127B6AB0}"/>
      </w:docPartPr>
      <w:docPartBody>
        <w:p w:rsidR="00AF3D54" w:rsidRDefault="00EF74C5" w:rsidP="00EF74C5">
          <w:pPr>
            <w:pStyle w:val="D9AAA20DF56241C38B309E067E3907E8"/>
          </w:pPr>
          <w:r w:rsidRPr="00DB6231">
            <w:rPr>
              <w:rStyle w:val="TextodoEspaoReservado"/>
            </w:rPr>
            <w:t>Clique ou toque aqui para inserir o texto.</w:t>
          </w:r>
        </w:p>
      </w:docPartBody>
    </w:docPart>
    <w:docPart>
      <w:docPartPr>
        <w:name w:val="8B9E68F0E53D45479A9464C2192A507E"/>
        <w:category>
          <w:name w:val="Geral"/>
          <w:gallery w:val="placeholder"/>
        </w:category>
        <w:types>
          <w:type w:val="bbPlcHdr"/>
        </w:types>
        <w:behaviors>
          <w:behavior w:val="content"/>
        </w:behaviors>
        <w:guid w:val="{9952B78E-CB43-411E-9327-74CA6CBAEC65}"/>
      </w:docPartPr>
      <w:docPartBody>
        <w:p w:rsidR="00AF3D54" w:rsidRDefault="00EF74C5" w:rsidP="00EF74C5">
          <w:pPr>
            <w:pStyle w:val="8B9E68F0E53D45479A9464C2192A507E"/>
          </w:pPr>
          <w:r w:rsidRPr="00DB6231">
            <w:rPr>
              <w:rStyle w:val="TextodoEspaoReservado"/>
            </w:rPr>
            <w:t>Clique ou toque aqui para inserir o texto.</w:t>
          </w:r>
        </w:p>
      </w:docPartBody>
    </w:docPart>
    <w:docPart>
      <w:docPartPr>
        <w:name w:val="090A396932424CE3A7F042678E7AF38E"/>
        <w:category>
          <w:name w:val="Geral"/>
          <w:gallery w:val="placeholder"/>
        </w:category>
        <w:types>
          <w:type w:val="bbPlcHdr"/>
        </w:types>
        <w:behaviors>
          <w:behavior w:val="content"/>
        </w:behaviors>
        <w:guid w:val="{5D851655-2D0D-409C-9BF2-D6480B0946FF}"/>
      </w:docPartPr>
      <w:docPartBody>
        <w:p w:rsidR="00AF3D54" w:rsidRDefault="00EF74C5" w:rsidP="00EF74C5">
          <w:pPr>
            <w:pStyle w:val="090A396932424CE3A7F042678E7AF38E"/>
          </w:pPr>
          <w:r w:rsidRPr="00DB6231">
            <w:rPr>
              <w:rStyle w:val="TextodoEspaoReservado"/>
            </w:rPr>
            <w:t>Clique ou toque aqui para inserir o texto.</w:t>
          </w:r>
        </w:p>
      </w:docPartBody>
    </w:docPart>
    <w:docPart>
      <w:docPartPr>
        <w:name w:val="3DD73C3C4BDE43499B8EC846C76F40A0"/>
        <w:category>
          <w:name w:val="Geral"/>
          <w:gallery w:val="placeholder"/>
        </w:category>
        <w:types>
          <w:type w:val="bbPlcHdr"/>
        </w:types>
        <w:behaviors>
          <w:behavior w:val="content"/>
        </w:behaviors>
        <w:guid w:val="{42B9E7C9-31E6-44E7-A76B-F1B8C5B490EF}"/>
      </w:docPartPr>
      <w:docPartBody>
        <w:p w:rsidR="00AF3D54" w:rsidRDefault="00EF74C5" w:rsidP="00EF74C5">
          <w:pPr>
            <w:pStyle w:val="3DD73C3C4BDE43499B8EC846C76F40A0"/>
          </w:pPr>
          <w:r w:rsidRPr="00DB6231">
            <w:rPr>
              <w:rStyle w:val="TextodoEspaoReservado"/>
            </w:rPr>
            <w:t>Clique ou toque aqui para inserir o texto.</w:t>
          </w:r>
        </w:p>
      </w:docPartBody>
    </w:docPart>
    <w:docPart>
      <w:docPartPr>
        <w:name w:val="48B39144EBEE42999C79A9CC912A5C35"/>
        <w:category>
          <w:name w:val="Geral"/>
          <w:gallery w:val="placeholder"/>
        </w:category>
        <w:types>
          <w:type w:val="bbPlcHdr"/>
        </w:types>
        <w:behaviors>
          <w:behavior w:val="content"/>
        </w:behaviors>
        <w:guid w:val="{9121E01C-E85A-4BDD-8FB8-A950C3027483}"/>
      </w:docPartPr>
      <w:docPartBody>
        <w:p w:rsidR="00AF3D54" w:rsidRDefault="00EF74C5" w:rsidP="00EF74C5">
          <w:pPr>
            <w:pStyle w:val="48B39144EBEE42999C79A9CC912A5C35"/>
          </w:pPr>
          <w:r w:rsidRPr="00DB6231">
            <w:rPr>
              <w:rStyle w:val="TextodoEspaoReservado"/>
            </w:rPr>
            <w:t>Clique ou toque aqui para inserir o texto.</w:t>
          </w:r>
        </w:p>
      </w:docPartBody>
    </w:docPart>
    <w:docPart>
      <w:docPartPr>
        <w:name w:val="8231CDFD666F4156AE112A541F9F24D9"/>
        <w:category>
          <w:name w:val="Geral"/>
          <w:gallery w:val="placeholder"/>
        </w:category>
        <w:types>
          <w:type w:val="bbPlcHdr"/>
        </w:types>
        <w:behaviors>
          <w:behavior w:val="content"/>
        </w:behaviors>
        <w:guid w:val="{A31581E5-71A8-4F4F-BA76-A6C30684633F}"/>
      </w:docPartPr>
      <w:docPartBody>
        <w:p w:rsidR="00AF3D54" w:rsidRDefault="00EF74C5" w:rsidP="00EF74C5">
          <w:pPr>
            <w:pStyle w:val="8231CDFD666F4156AE112A541F9F24D9"/>
          </w:pPr>
          <w:r w:rsidRPr="00DB6231">
            <w:rPr>
              <w:rStyle w:val="TextodoEspaoReservado"/>
            </w:rPr>
            <w:t>Clique ou toque aqui para inserir o texto.</w:t>
          </w:r>
        </w:p>
      </w:docPartBody>
    </w:docPart>
    <w:docPart>
      <w:docPartPr>
        <w:name w:val="39AC8840FC234F62872E890335CE995B"/>
        <w:category>
          <w:name w:val="Geral"/>
          <w:gallery w:val="placeholder"/>
        </w:category>
        <w:types>
          <w:type w:val="bbPlcHdr"/>
        </w:types>
        <w:behaviors>
          <w:behavior w:val="content"/>
        </w:behaviors>
        <w:guid w:val="{50B54E40-D1F7-4546-A936-5A1C02F3EA28}"/>
      </w:docPartPr>
      <w:docPartBody>
        <w:p w:rsidR="00AF3D54" w:rsidRDefault="00EF74C5" w:rsidP="00EF74C5">
          <w:pPr>
            <w:pStyle w:val="39AC8840FC234F62872E890335CE995B"/>
          </w:pPr>
          <w:r w:rsidRPr="00DB6231">
            <w:rPr>
              <w:rStyle w:val="TextodoEspaoReservado"/>
            </w:rPr>
            <w:t>Clique ou toque aqui para inserir o texto.</w:t>
          </w:r>
        </w:p>
      </w:docPartBody>
    </w:docPart>
    <w:docPart>
      <w:docPartPr>
        <w:name w:val="0B5843C85E0B47288F0099B0DF5E3246"/>
        <w:category>
          <w:name w:val="Geral"/>
          <w:gallery w:val="placeholder"/>
        </w:category>
        <w:types>
          <w:type w:val="bbPlcHdr"/>
        </w:types>
        <w:behaviors>
          <w:behavior w:val="content"/>
        </w:behaviors>
        <w:guid w:val="{89D3609A-0978-4A46-AD12-3B4CDB6A8BD5}"/>
      </w:docPartPr>
      <w:docPartBody>
        <w:p w:rsidR="00AF3D54" w:rsidRDefault="00EF74C5" w:rsidP="00EF74C5">
          <w:pPr>
            <w:pStyle w:val="0B5843C85E0B47288F0099B0DF5E3246"/>
          </w:pPr>
          <w:r w:rsidRPr="00DB6231">
            <w:rPr>
              <w:rStyle w:val="TextodoEspaoReservado"/>
            </w:rPr>
            <w:t>Clique ou toque aqui para inserir o texto.</w:t>
          </w:r>
        </w:p>
      </w:docPartBody>
    </w:docPart>
    <w:docPart>
      <w:docPartPr>
        <w:name w:val="EA54954FD1B0479DB8695CDC64F56DB7"/>
        <w:category>
          <w:name w:val="Geral"/>
          <w:gallery w:val="placeholder"/>
        </w:category>
        <w:types>
          <w:type w:val="bbPlcHdr"/>
        </w:types>
        <w:behaviors>
          <w:behavior w:val="content"/>
        </w:behaviors>
        <w:guid w:val="{7F510F84-8FCD-498C-BF49-58ED01DF7B00}"/>
      </w:docPartPr>
      <w:docPartBody>
        <w:p w:rsidR="00AF3D54" w:rsidRDefault="00EF74C5" w:rsidP="00EF74C5">
          <w:pPr>
            <w:pStyle w:val="EA54954FD1B0479DB8695CDC64F56DB7"/>
          </w:pPr>
          <w:r w:rsidRPr="00DB6231">
            <w:rPr>
              <w:rStyle w:val="TextodoEspaoReservado"/>
            </w:rPr>
            <w:t>Clique ou toque aqui para inserir o texto.</w:t>
          </w:r>
        </w:p>
      </w:docPartBody>
    </w:docPart>
    <w:docPart>
      <w:docPartPr>
        <w:name w:val="3DB3DFCB85D748DFAEF3065818015200"/>
        <w:category>
          <w:name w:val="Geral"/>
          <w:gallery w:val="placeholder"/>
        </w:category>
        <w:types>
          <w:type w:val="bbPlcHdr"/>
        </w:types>
        <w:behaviors>
          <w:behavior w:val="content"/>
        </w:behaviors>
        <w:guid w:val="{7B138A44-0C0D-40DB-BAA3-6DF5A230CF96}"/>
      </w:docPartPr>
      <w:docPartBody>
        <w:p w:rsidR="00AF3D54" w:rsidRDefault="00EF74C5" w:rsidP="00EF74C5">
          <w:pPr>
            <w:pStyle w:val="3DB3DFCB85D748DFAEF3065818015200"/>
          </w:pPr>
          <w:r w:rsidRPr="00DB6231">
            <w:rPr>
              <w:rStyle w:val="TextodoEspaoReservado"/>
            </w:rPr>
            <w:t>Clique ou toque aqui para inserir o texto.</w:t>
          </w:r>
        </w:p>
      </w:docPartBody>
    </w:docPart>
    <w:docPart>
      <w:docPartPr>
        <w:name w:val="C28FD1DD76EE44A69FD87BD41262666C"/>
        <w:category>
          <w:name w:val="Geral"/>
          <w:gallery w:val="placeholder"/>
        </w:category>
        <w:types>
          <w:type w:val="bbPlcHdr"/>
        </w:types>
        <w:behaviors>
          <w:behavior w:val="content"/>
        </w:behaviors>
        <w:guid w:val="{9FC0B3F0-5A52-4B09-BC7E-65B6AC3FEF30}"/>
      </w:docPartPr>
      <w:docPartBody>
        <w:p w:rsidR="00AF3D54" w:rsidRDefault="00EF74C5" w:rsidP="00EF74C5">
          <w:pPr>
            <w:pStyle w:val="C28FD1DD76EE44A69FD87BD41262666C"/>
          </w:pPr>
          <w:r w:rsidRPr="00DB6231">
            <w:rPr>
              <w:rStyle w:val="TextodoEspaoReservado"/>
            </w:rPr>
            <w:t>Clique ou toque aqui para inserir o texto.</w:t>
          </w:r>
        </w:p>
      </w:docPartBody>
    </w:docPart>
    <w:docPart>
      <w:docPartPr>
        <w:name w:val="4FAB560FA31B4DA5A22A77BA8CA3F75B"/>
        <w:category>
          <w:name w:val="Geral"/>
          <w:gallery w:val="placeholder"/>
        </w:category>
        <w:types>
          <w:type w:val="bbPlcHdr"/>
        </w:types>
        <w:behaviors>
          <w:behavior w:val="content"/>
        </w:behaviors>
        <w:guid w:val="{75FE6298-31DA-4D9C-B0CC-F979023FBF2A}"/>
      </w:docPartPr>
      <w:docPartBody>
        <w:p w:rsidR="00AF3D54" w:rsidRDefault="00EF74C5" w:rsidP="00EF74C5">
          <w:pPr>
            <w:pStyle w:val="4FAB560FA31B4DA5A22A77BA8CA3F75B"/>
          </w:pPr>
          <w:r w:rsidRPr="00DB6231">
            <w:rPr>
              <w:rStyle w:val="TextodoEspaoReservado"/>
            </w:rPr>
            <w:t>Clique ou toque aqui para inserir o texto.</w:t>
          </w:r>
        </w:p>
      </w:docPartBody>
    </w:docPart>
    <w:docPart>
      <w:docPartPr>
        <w:name w:val="2AF384FD52AD47528212474DEEF9AD09"/>
        <w:category>
          <w:name w:val="Geral"/>
          <w:gallery w:val="placeholder"/>
        </w:category>
        <w:types>
          <w:type w:val="bbPlcHdr"/>
        </w:types>
        <w:behaviors>
          <w:behavior w:val="content"/>
        </w:behaviors>
        <w:guid w:val="{C9F3ED80-F703-42CE-957E-7640FB6B5FF2}"/>
      </w:docPartPr>
      <w:docPartBody>
        <w:p w:rsidR="00AF3D54" w:rsidRDefault="00EF74C5" w:rsidP="00EF74C5">
          <w:pPr>
            <w:pStyle w:val="2AF384FD52AD47528212474DEEF9AD09"/>
          </w:pPr>
          <w:r w:rsidRPr="00DB6231">
            <w:rPr>
              <w:rStyle w:val="TextodoEspaoReservado"/>
            </w:rPr>
            <w:t>Clique ou toque aqui para inserir o texto.</w:t>
          </w:r>
        </w:p>
      </w:docPartBody>
    </w:docPart>
    <w:docPart>
      <w:docPartPr>
        <w:name w:val="D1F117578FFD4EF8BB697F47330ABEC5"/>
        <w:category>
          <w:name w:val="Geral"/>
          <w:gallery w:val="placeholder"/>
        </w:category>
        <w:types>
          <w:type w:val="bbPlcHdr"/>
        </w:types>
        <w:behaviors>
          <w:behavior w:val="content"/>
        </w:behaviors>
        <w:guid w:val="{39BF4ADF-E167-421F-BEA1-AA02665E6AC0}"/>
      </w:docPartPr>
      <w:docPartBody>
        <w:p w:rsidR="00AF3D54" w:rsidRDefault="00EF74C5" w:rsidP="00EF74C5">
          <w:pPr>
            <w:pStyle w:val="D1F117578FFD4EF8BB697F47330ABEC5"/>
          </w:pPr>
          <w:r w:rsidRPr="00DB6231">
            <w:rPr>
              <w:rStyle w:val="TextodoEspaoReservado"/>
            </w:rPr>
            <w:t>Clique ou toque aqui para inserir o texto.</w:t>
          </w:r>
        </w:p>
      </w:docPartBody>
    </w:docPart>
    <w:docPart>
      <w:docPartPr>
        <w:name w:val="FA159B5265F745F399D3BA8F4128CE05"/>
        <w:category>
          <w:name w:val="Geral"/>
          <w:gallery w:val="placeholder"/>
        </w:category>
        <w:types>
          <w:type w:val="bbPlcHdr"/>
        </w:types>
        <w:behaviors>
          <w:behavior w:val="content"/>
        </w:behaviors>
        <w:guid w:val="{0DF7BCBE-A66A-4C7B-B2EE-AEB3BC189D9B}"/>
      </w:docPartPr>
      <w:docPartBody>
        <w:p w:rsidR="00F12B7A" w:rsidRDefault="00717703" w:rsidP="00717703">
          <w:pPr>
            <w:pStyle w:val="FA159B5265F745F399D3BA8F4128CE05"/>
          </w:pPr>
          <w:r w:rsidRPr="00DB6231">
            <w:rPr>
              <w:rStyle w:val="TextodoEspaoReservado"/>
            </w:rPr>
            <w:t>Clique ou toque aqui para inserir o texto.</w:t>
          </w:r>
        </w:p>
      </w:docPartBody>
    </w:docPart>
    <w:docPart>
      <w:docPartPr>
        <w:name w:val="1DB1EEE6D1F1421A89573FB67F769D1B"/>
        <w:category>
          <w:name w:val="Geral"/>
          <w:gallery w:val="placeholder"/>
        </w:category>
        <w:types>
          <w:type w:val="bbPlcHdr"/>
        </w:types>
        <w:behaviors>
          <w:behavior w:val="content"/>
        </w:behaviors>
        <w:guid w:val="{CC0A3F69-A944-479F-A11B-5CF607A715E2}"/>
      </w:docPartPr>
      <w:docPartBody>
        <w:p w:rsidR="00F12B7A" w:rsidRDefault="00717703" w:rsidP="00717703">
          <w:pPr>
            <w:pStyle w:val="1DB1EEE6D1F1421A89573FB67F769D1B"/>
          </w:pPr>
          <w:r w:rsidRPr="00DB6231">
            <w:rPr>
              <w:rStyle w:val="TextodoEspaoReservado"/>
            </w:rPr>
            <w:t>Clique ou toque aqui para inserir o texto.</w:t>
          </w:r>
        </w:p>
      </w:docPartBody>
    </w:docPart>
    <w:docPart>
      <w:docPartPr>
        <w:name w:val="C98BBF5ADE77493D9D7B66521078EA99"/>
        <w:category>
          <w:name w:val="Geral"/>
          <w:gallery w:val="placeholder"/>
        </w:category>
        <w:types>
          <w:type w:val="bbPlcHdr"/>
        </w:types>
        <w:behaviors>
          <w:behavior w:val="content"/>
        </w:behaviors>
        <w:guid w:val="{8114ACA5-A5C3-4ABF-9586-654B24F3FBEE}"/>
      </w:docPartPr>
      <w:docPartBody>
        <w:p w:rsidR="00F12B7A" w:rsidRDefault="00717703" w:rsidP="00717703">
          <w:pPr>
            <w:pStyle w:val="C98BBF5ADE77493D9D7B66521078EA99"/>
          </w:pPr>
          <w:r w:rsidRPr="00DB6231">
            <w:rPr>
              <w:rStyle w:val="TextodoEspaoReservado"/>
            </w:rPr>
            <w:t>Clique ou toque aqui para inserir o texto.</w:t>
          </w:r>
        </w:p>
      </w:docPartBody>
    </w:docPart>
    <w:docPart>
      <w:docPartPr>
        <w:name w:val="1762D1E3977D45DE90BA7B765464F540"/>
        <w:category>
          <w:name w:val="Geral"/>
          <w:gallery w:val="placeholder"/>
        </w:category>
        <w:types>
          <w:type w:val="bbPlcHdr"/>
        </w:types>
        <w:behaviors>
          <w:behavior w:val="content"/>
        </w:behaviors>
        <w:guid w:val="{3BF36BB0-AB82-4CC0-8C9A-324685D8E3E7}"/>
      </w:docPartPr>
      <w:docPartBody>
        <w:p w:rsidR="00F12B7A" w:rsidRDefault="00717703" w:rsidP="00717703">
          <w:pPr>
            <w:pStyle w:val="1762D1E3977D45DE90BA7B765464F540"/>
          </w:pPr>
          <w:r w:rsidRPr="00DB6231">
            <w:rPr>
              <w:rStyle w:val="TextodoEspaoReservado"/>
            </w:rPr>
            <w:t>Clique ou toque aqui para inserir o texto.</w:t>
          </w:r>
        </w:p>
      </w:docPartBody>
    </w:docPart>
    <w:docPart>
      <w:docPartPr>
        <w:name w:val="2163162FDE11463AA547E811972532ED"/>
        <w:category>
          <w:name w:val="Geral"/>
          <w:gallery w:val="placeholder"/>
        </w:category>
        <w:types>
          <w:type w:val="bbPlcHdr"/>
        </w:types>
        <w:behaviors>
          <w:behavior w:val="content"/>
        </w:behaviors>
        <w:guid w:val="{7EF6E486-3110-475D-9EE8-9C6F1EAA68E4}"/>
      </w:docPartPr>
      <w:docPartBody>
        <w:p w:rsidR="00F12B7A" w:rsidRDefault="00717703" w:rsidP="00717703">
          <w:pPr>
            <w:pStyle w:val="2163162FDE11463AA547E811972532ED"/>
          </w:pPr>
          <w:r w:rsidRPr="00DB6231">
            <w:rPr>
              <w:rStyle w:val="TextodoEspaoReservado"/>
            </w:rPr>
            <w:t>Clique ou toque aqui para inserir o texto.</w:t>
          </w:r>
        </w:p>
      </w:docPartBody>
    </w:docPart>
    <w:docPart>
      <w:docPartPr>
        <w:name w:val="4717E0AABE004B46880434B833FED8CE"/>
        <w:category>
          <w:name w:val="Geral"/>
          <w:gallery w:val="placeholder"/>
        </w:category>
        <w:types>
          <w:type w:val="bbPlcHdr"/>
        </w:types>
        <w:behaviors>
          <w:behavior w:val="content"/>
        </w:behaviors>
        <w:guid w:val="{6CA0F1CD-4C01-41AC-B6CD-E277137D3D0B}"/>
      </w:docPartPr>
      <w:docPartBody>
        <w:p w:rsidR="00F12B7A" w:rsidRDefault="00717703" w:rsidP="00717703">
          <w:pPr>
            <w:pStyle w:val="4717E0AABE004B46880434B833FED8CE"/>
          </w:pPr>
          <w:r w:rsidRPr="00DB6231">
            <w:rPr>
              <w:rStyle w:val="TextodoEspaoReservado"/>
            </w:rPr>
            <w:t>Clique ou toque aqui para inserir o texto.</w:t>
          </w:r>
        </w:p>
      </w:docPartBody>
    </w:docPart>
    <w:docPart>
      <w:docPartPr>
        <w:name w:val="C0618232AD5A4E5490DF8D38FB1EE69D"/>
        <w:category>
          <w:name w:val="Geral"/>
          <w:gallery w:val="placeholder"/>
        </w:category>
        <w:types>
          <w:type w:val="bbPlcHdr"/>
        </w:types>
        <w:behaviors>
          <w:behavior w:val="content"/>
        </w:behaviors>
        <w:guid w:val="{7F2C8503-2344-459E-B23E-1685762EC772}"/>
      </w:docPartPr>
      <w:docPartBody>
        <w:p w:rsidR="00F12B7A" w:rsidRDefault="00717703" w:rsidP="00717703">
          <w:pPr>
            <w:pStyle w:val="C0618232AD5A4E5490DF8D38FB1EE69D"/>
          </w:pPr>
          <w:r w:rsidRPr="00DB6231">
            <w:rPr>
              <w:rStyle w:val="TextodoEspaoReservado"/>
            </w:rPr>
            <w:t>Clique ou toque aqui para inserir o texto.</w:t>
          </w:r>
        </w:p>
      </w:docPartBody>
    </w:docPart>
    <w:docPart>
      <w:docPartPr>
        <w:name w:val="BC412C0D64AC45EF98004C59F2A3F627"/>
        <w:category>
          <w:name w:val="Geral"/>
          <w:gallery w:val="placeholder"/>
        </w:category>
        <w:types>
          <w:type w:val="bbPlcHdr"/>
        </w:types>
        <w:behaviors>
          <w:behavior w:val="content"/>
        </w:behaviors>
        <w:guid w:val="{E6084ED0-B86F-4778-895C-B7B8C064345C}"/>
      </w:docPartPr>
      <w:docPartBody>
        <w:p w:rsidR="00F12B7A" w:rsidRDefault="00717703" w:rsidP="00717703">
          <w:pPr>
            <w:pStyle w:val="BC412C0D64AC45EF98004C59F2A3F627"/>
          </w:pPr>
          <w:r w:rsidRPr="00DB6231">
            <w:rPr>
              <w:rStyle w:val="TextodoEspaoReservado"/>
            </w:rPr>
            <w:t>Clique ou toque aqui para inserir o texto.</w:t>
          </w:r>
        </w:p>
      </w:docPartBody>
    </w:docPart>
    <w:docPart>
      <w:docPartPr>
        <w:name w:val="642EFF07DD96430B9A72B800AAB75986"/>
        <w:category>
          <w:name w:val="Geral"/>
          <w:gallery w:val="placeholder"/>
        </w:category>
        <w:types>
          <w:type w:val="bbPlcHdr"/>
        </w:types>
        <w:behaviors>
          <w:behavior w:val="content"/>
        </w:behaviors>
        <w:guid w:val="{C9FA44F5-9CE6-4930-8023-B0A132E4ED35}"/>
      </w:docPartPr>
      <w:docPartBody>
        <w:p w:rsidR="00F12B7A" w:rsidRDefault="00717703" w:rsidP="00717703">
          <w:pPr>
            <w:pStyle w:val="642EFF07DD96430B9A72B800AAB75986"/>
          </w:pPr>
          <w:r w:rsidRPr="00DB6231">
            <w:rPr>
              <w:rStyle w:val="TextodoEspaoReservado"/>
            </w:rPr>
            <w:t>Clique ou toque aqui para inserir o texto.</w:t>
          </w:r>
        </w:p>
      </w:docPartBody>
    </w:docPart>
    <w:docPart>
      <w:docPartPr>
        <w:name w:val="1F1389945769411B99322D78C4120946"/>
        <w:category>
          <w:name w:val="Geral"/>
          <w:gallery w:val="placeholder"/>
        </w:category>
        <w:types>
          <w:type w:val="bbPlcHdr"/>
        </w:types>
        <w:behaviors>
          <w:behavior w:val="content"/>
        </w:behaviors>
        <w:guid w:val="{DCF15714-68A3-43FA-ADB8-4EFFA80C6211}"/>
      </w:docPartPr>
      <w:docPartBody>
        <w:p w:rsidR="00F12B7A" w:rsidRDefault="00717703" w:rsidP="00717703">
          <w:pPr>
            <w:pStyle w:val="1F1389945769411B99322D78C4120946"/>
          </w:pPr>
          <w:r w:rsidRPr="00DB6231">
            <w:rPr>
              <w:rStyle w:val="TextodoEspaoReservado"/>
            </w:rPr>
            <w:t>Clique ou toque aqui para inserir o texto.</w:t>
          </w:r>
        </w:p>
      </w:docPartBody>
    </w:docPart>
    <w:docPart>
      <w:docPartPr>
        <w:name w:val="F3AAD9B1E72944319A1D5A51BC8DF18D"/>
        <w:category>
          <w:name w:val="Geral"/>
          <w:gallery w:val="placeholder"/>
        </w:category>
        <w:types>
          <w:type w:val="bbPlcHdr"/>
        </w:types>
        <w:behaviors>
          <w:behavior w:val="content"/>
        </w:behaviors>
        <w:guid w:val="{28A900F6-AF63-4962-A940-2EB9FA33D1AB}"/>
      </w:docPartPr>
      <w:docPartBody>
        <w:p w:rsidR="003E7EEF" w:rsidRDefault="0053616E" w:rsidP="0053616E">
          <w:pPr>
            <w:pStyle w:val="F3AAD9B1E72944319A1D5A51BC8DF18D"/>
          </w:pPr>
          <w:r w:rsidRPr="00DB6231">
            <w:rPr>
              <w:rStyle w:val="TextodoEspaoReservado"/>
            </w:rPr>
            <w:t>Clique ou toque aqui para inserir o texto.</w:t>
          </w:r>
        </w:p>
      </w:docPartBody>
    </w:docPart>
    <w:docPart>
      <w:docPartPr>
        <w:name w:val="5BC3C1E3A4644F1198A7CCE390A12252"/>
        <w:category>
          <w:name w:val="Geral"/>
          <w:gallery w:val="placeholder"/>
        </w:category>
        <w:types>
          <w:type w:val="bbPlcHdr"/>
        </w:types>
        <w:behaviors>
          <w:behavior w:val="content"/>
        </w:behaviors>
        <w:guid w:val="{767B5909-DDB4-4A91-BB87-CA5857808880}"/>
      </w:docPartPr>
      <w:docPartBody>
        <w:p w:rsidR="003E7EEF" w:rsidRDefault="0053616E" w:rsidP="0053616E">
          <w:pPr>
            <w:pStyle w:val="5BC3C1E3A4644F1198A7CCE390A12252"/>
          </w:pPr>
          <w:r w:rsidRPr="00DB6231">
            <w:rPr>
              <w:rStyle w:val="TextodoEspaoReservado"/>
            </w:rPr>
            <w:t>Clique ou toque aqui para inserir o texto.</w:t>
          </w:r>
        </w:p>
      </w:docPartBody>
    </w:docPart>
    <w:docPart>
      <w:docPartPr>
        <w:name w:val="79F9ADDB568B4C9486F8E2F994BBC547"/>
        <w:category>
          <w:name w:val="Geral"/>
          <w:gallery w:val="placeholder"/>
        </w:category>
        <w:types>
          <w:type w:val="bbPlcHdr"/>
        </w:types>
        <w:behaviors>
          <w:behavior w:val="content"/>
        </w:behaviors>
        <w:guid w:val="{5B504F42-2584-46E0-9256-5DCA42D539EF}"/>
      </w:docPartPr>
      <w:docPartBody>
        <w:p w:rsidR="003E7EEF" w:rsidRDefault="0053616E" w:rsidP="0053616E">
          <w:pPr>
            <w:pStyle w:val="79F9ADDB568B4C9486F8E2F994BBC547"/>
          </w:pPr>
          <w:r w:rsidRPr="00DB6231">
            <w:rPr>
              <w:rStyle w:val="TextodoEspaoReservado"/>
            </w:rPr>
            <w:t>Clique ou toque aqui para inserir o texto.</w:t>
          </w:r>
        </w:p>
      </w:docPartBody>
    </w:docPart>
    <w:docPart>
      <w:docPartPr>
        <w:name w:val="3C585945283140C9883FC1A015FDEA62"/>
        <w:category>
          <w:name w:val="Geral"/>
          <w:gallery w:val="placeholder"/>
        </w:category>
        <w:types>
          <w:type w:val="bbPlcHdr"/>
        </w:types>
        <w:behaviors>
          <w:behavior w:val="content"/>
        </w:behaviors>
        <w:guid w:val="{1DAC36E5-670F-4092-9CE1-78F2C2C463F0}"/>
      </w:docPartPr>
      <w:docPartBody>
        <w:p w:rsidR="003E7EEF" w:rsidRDefault="0053616E" w:rsidP="0053616E">
          <w:pPr>
            <w:pStyle w:val="3C585945283140C9883FC1A015FDEA62"/>
          </w:pPr>
          <w:r w:rsidRPr="00DB6231">
            <w:rPr>
              <w:rStyle w:val="TextodoEspaoReservado"/>
            </w:rPr>
            <w:t>Clique ou toque aqui para inserir o texto.</w:t>
          </w:r>
        </w:p>
      </w:docPartBody>
    </w:docPart>
    <w:docPart>
      <w:docPartPr>
        <w:name w:val="0D743460F38D492790F5099F62F8E5D2"/>
        <w:category>
          <w:name w:val="Geral"/>
          <w:gallery w:val="placeholder"/>
        </w:category>
        <w:types>
          <w:type w:val="bbPlcHdr"/>
        </w:types>
        <w:behaviors>
          <w:behavior w:val="content"/>
        </w:behaviors>
        <w:guid w:val="{555AB846-8815-445B-B671-7E189402034C}"/>
      </w:docPartPr>
      <w:docPartBody>
        <w:p w:rsidR="003E7EEF" w:rsidRDefault="0053616E" w:rsidP="0053616E">
          <w:pPr>
            <w:pStyle w:val="0D743460F38D492790F5099F62F8E5D2"/>
          </w:pPr>
          <w:r w:rsidRPr="00DB6231">
            <w:rPr>
              <w:rStyle w:val="TextodoEspaoReservado"/>
            </w:rPr>
            <w:t>Clique ou toque aqui para inserir o texto.</w:t>
          </w:r>
        </w:p>
      </w:docPartBody>
    </w:docPart>
    <w:docPart>
      <w:docPartPr>
        <w:name w:val="4C273FCCB2A54D128AC3AD108E4FA31C"/>
        <w:category>
          <w:name w:val="Geral"/>
          <w:gallery w:val="placeholder"/>
        </w:category>
        <w:types>
          <w:type w:val="bbPlcHdr"/>
        </w:types>
        <w:behaviors>
          <w:behavior w:val="content"/>
        </w:behaviors>
        <w:guid w:val="{CEE353B2-2E2F-4AEE-BDD2-936607B6F496}"/>
      </w:docPartPr>
      <w:docPartBody>
        <w:p w:rsidR="005F3915" w:rsidRDefault="00C15A37" w:rsidP="00C15A37">
          <w:pPr>
            <w:pStyle w:val="4C273FCCB2A54D128AC3AD108E4FA31C"/>
          </w:pPr>
          <w:r w:rsidRPr="00DB6231">
            <w:rPr>
              <w:rStyle w:val="TextodoEspaoReservado"/>
            </w:rPr>
            <w:t>Clique ou toque aqui para inserir o texto.</w:t>
          </w:r>
        </w:p>
      </w:docPartBody>
    </w:docPart>
    <w:docPart>
      <w:docPartPr>
        <w:name w:val="3D98AE6D9C7244FC8796081366610159"/>
        <w:category>
          <w:name w:val="Geral"/>
          <w:gallery w:val="placeholder"/>
        </w:category>
        <w:types>
          <w:type w:val="bbPlcHdr"/>
        </w:types>
        <w:behaviors>
          <w:behavior w:val="content"/>
        </w:behaviors>
        <w:guid w:val="{F3777E02-81BC-41F0-B306-2F20E7221708}"/>
      </w:docPartPr>
      <w:docPartBody>
        <w:p w:rsidR="007922A0" w:rsidRDefault="00DC3700" w:rsidP="00DC3700">
          <w:pPr>
            <w:pStyle w:val="3D98AE6D9C7244FC8796081366610159"/>
          </w:pPr>
          <w:r w:rsidRPr="00DB6231">
            <w:rPr>
              <w:rStyle w:val="TextodoEspaoReservado"/>
            </w:rPr>
            <w:t>Clique ou toque aqui para inserir o texto.</w:t>
          </w:r>
        </w:p>
      </w:docPartBody>
    </w:docPart>
    <w:docPart>
      <w:docPartPr>
        <w:name w:val="67065B1401984435A590FEB46C98C10A"/>
        <w:category>
          <w:name w:val="Geral"/>
          <w:gallery w:val="placeholder"/>
        </w:category>
        <w:types>
          <w:type w:val="bbPlcHdr"/>
        </w:types>
        <w:behaviors>
          <w:behavior w:val="content"/>
        </w:behaviors>
        <w:guid w:val="{13A6C00D-5C0A-4CA3-8C50-38797434A294}"/>
      </w:docPartPr>
      <w:docPartBody>
        <w:p w:rsidR="00690D2C" w:rsidRDefault="005801F4" w:rsidP="005801F4">
          <w:pPr>
            <w:pStyle w:val="67065B1401984435A590FEB46C98C10A"/>
          </w:pPr>
          <w:r w:rsidRPr="00DB6231">
            <w:rPr>
              <w:rStyle w:val="TextodoEspaoReservado"/>
            </w:rPr>
            <w:t>Clique ou toque aqui para inserir o texto.</w:t>
          </w:r>
        </w:p>
      </w:docPartBody>
    </w:docPart>
    <w:docPart>
      <w:docPartPr>
        <w:name w:val="54CF601DB35A467FAD91F5FDD00C6391"/>
        <w:category>
          <w:name w:val="Geral"/>
          <w:gallery w:val="placeholder"/>
        </w:category>
        <w:types>
          <w:type w:val="bbPlcHdr"/>
        </w:types>
        <w:behaviors>
          <w:behavior w:val="content"/>
        </w:behaviors>
        <w:guid w:val="{6CF4B285-9A22-4F26-988A-AF74CB9EE61B}"/>
      </w:docPartPr>
      <w:docPartBody>
        <w:p w:rsidR="00690D2C" w:rsidRDefault="005801F4" w:rsidP="005801F4">
          <w:pPr>
            <w:pStyle w:val="54CF601DB35A467FAD91F5FDD00C6391"/>
          </w:pPr>
          <w:r w:rsidRPr="00DB6231">
            <w:rPr>
              <w:rStyle w:val="TextodoEspaoReservado"/>
            </w:rPr>
            <w:t>Clique ou toque aqui para inserir o texto.</w:t>
          </w:r>
        </w:p>
      </w:docPartBody>
    </w:docPart>
    <w:docPart>
      <w:docPartPr>
        <w:name w:val="56361543CCFC41E3A075B00403BAF267"/>
        <w:category>
          <w:name w:val="Geral"/>
          <w:gallery w:val="placeholder"/>
        </w:category>
        <w:types>
          <w:type w:val="bbPlcHdr"/>
        </w:types>
        <w:behaviors>
          <w:behavior w:val="content"/>
        </w:behaviors>
        <w:guid w:val="{0438218D-8523-4243-A36B-77675F710144}"/>
      </w:docPartPr>
      <w:docPartBody>
        <w:p w:rsidR="00690D2C" w:rsidRDefault="005801F4" w:rsidP="005801F4">
          <w:pPr>
            <w:pStyle w:val="56361543CCFC41E3A075B00403BAF267"/>
          </w:pPr>
          <w:r w:rsidRPr="00DB6231">
            <w:rPr>
              <w:rStyle w:val="TextodoEspaoReservado"/>
            </w:rPr>
            <w:t>Clique ou toque aqui para inserir o texto.</w:t>
          </w:r>
        </w:p>
      </w:docPartBody>
    </w:docPart>
    <w:docPart>
      <w:docPartPr>
        <w:name w:val="0D0711B3B62D4BBE94BF2FF3BB16DCB9"/>
        <w:category>
          <w:name w:val="Geral"/>
          <w:gallery w:val="placeholder"/>
        </w:category>
        <w:types>
          <w:type w:val="bbPlcHdr"/>
        </w:types>
        <w:behaviors>
          <w:behavior w:val="content"/>
        </w:behaviors>
        <w:guid w:val="{858D5231-847F-47A4-BFE1-C584E82C08C2}"/>
      </w:docPartPr>
      <w:docPartBody>
        <w:p w:rsidR="00690D2C" w:rsidRDefault="005801F4" w:rsidP="005801F4">
          <w:pPr>
            <w:pStyle w:val="0D0711B3B62D4BBE94BF2FF3BB16DCB9"/>
          </w:pPr>
          <w:r w:rsidRPr="00DB6231">
            <w:rPr>
              <w:rStyle w:val="TextodoEspaoReservado"/>
            </w:rPr>
            <w:t>Clique ou toque aqui para inserir o texto.</w:t>
          </w:r>
        </w:p>
      </w:docPartBody>
    </w:docPart>
    <w:docPart>
      <w:docPartPr>
        <w:name w:val="C1AFB161E9924AF3B35B40C6964678D2"/>
        <w:category>
          <w:name w:val="Geral"/>
          <w:gallery w:val="placeholder"/>
        </w:category>
        <w:types>
          <w:type w:val="bbPlcHdr"/>
        </w:types>
        <w:behaviors>
          <w:behavior w:val="content"/>
        </w:behaviors>
        <w:guid w:val="{3965F126-6193-4093-9373-F916FFA89081}"/>
      </w:docPartPr>
      <w:docPartBody>
        <w:p w:rsidR="00690D2C" w:rsidRDefault="005801F4" w:rsidP="005801F4">
          <w:pPr>
            <w:pStyle w:val="C1AFB161E9924AF3B35B40C6964678D2"/>
          </w:pPr>
          <w:r w:rsidRPr="00DB6231">
            <w:rPr>
              <w:rStyle w:val="TextodoEspaoReservado"/>
            </w:rPr>
            <w:t>Clique ou toque aqui para inserir o texto.</w:t>
          </w:r>
        </w:p>
      </w:docPartBody>
    </w:docPart>
    <w:docPart>
      <w:docPartPr>
        <w:name w:val="6AF1195D3CE540209678A9C071D5F53E"/>
        <w:category>
          <w:name w:val="Geral"/>
          <w:gallery w:val="placeholder"/>
        </w:category>
        <w:types>
          <w:type w:val="bbPlcHdr"/>
        </w:types>
        <w:behaviors>
          <w:behavior w:val="content"/>
        </w:behaviors>
        <w:guid w:val="{EF9EF3F5-C3DE-4B80-8D81-DA8015C527C7}"/>
      </w:docPartPr>
      <w:docPartBody>
        <w:p w:rsidR="00690D2C" w:rsidRDefault="005801F4" w:rsidP="005801F4">
          <w:pPr>
            <w:pStyle w:val="6AF1195D3CE540209678A9C071D5F53E"/>
          </w:pPr>
          <w:r w:rsidRPr="00DB6231">
            <w:rPr>
              <w:rStyle w:val="TextodoEspaoReservado"/>
            </w:rPr>
            <w:t>Clique ou toque aqui para inserir o texto.</w:t>
          </w:r>
        </w:p>
      </w:docPartBody>
    </w:docPart>
    <w:docPart>
      <w:docPartPr>
        <w:name w:val="781C99B04B754D19B92E6838A3AC6F08"/>
        <w:category>
          <w:name w:val="Geral"/>
          <w:gallery w:val="placeholder"/>
        </w:category>
        <w:types>
          <w:type w:val="bbPlcHdr"/>
        </w:types>
        <w:behaviors>
          <w:behavior w:val="content"/>
        </w:behaviors>
        <w:guid w:val="{1F1BA5AA-0396-4493-BE4D-699215510C8A}"/>
      </w:docPartPr>
      <w:docPartBody>
        <w:p w:rsidR="00690D2C" w:rsidRDefault="005801F4" w:rsidP="005801F4">
          <w:pPr>
            <w:pStyle w:val="781C99B04B754D19B92E6838A3AC6F08"/>
          </w:pPr>
          <w:r w:rsidRPr="00DB6231">
            <w:rPr>
              <w:rStyle w:val="TextodoEspaoReservado"/>
            </w:rPr>
            <w:t>Clique ou toque aqui para inserir o texto.</w:t>
          </w:r>
        </w:p>
      </w:docPartBody>
    </w:docPart>
    <w:docPart>
      <w:docPartPr>
        <w:name w:val="65ABFA9F118240C4A1798F30869343E0"/>
        <w:category>
          <w:name w:val="Geral"/>
          <w:gallery w:val="placeholder"/>
        </w:category>
        <w:types>
          <w:type w:val="bbPlcHdr"/>
        </w:types>
        <w:behaviors>
          <w:behavior w:val="content"/>
        </w:behaviors>
        <w:guid w:val="{3ED79D4C-ADD2-49C5-9CCC-899409F4638C}"/>
      </w:docPartPr>
      <w:docPartBody>
        <w:p w:rsidR="00690D2C" w:rsidRDefault="005801F4" w:rsidP="005801F4">
          <w:pPr>
            <w:pStyle w:val="65ABFA9F118240C4A1798F30869343E0"/>
          </w:pPr>
          <w:r w:rsidRPr="00DB6231">
            <w:rPr>
              <w:rStyle w:val="TextodoEspaoReservado"/>
            </w:rPr>
            <w:t>Clique ou toque aqui para inserir o texto.</w:t>
          </w:r>
        </w:p>
      </w:docPartBody>
    </w:docPart>
    <w:docPart>
      <w:docPartPr>
        <w:name w:val="F79A8FE09D2E45B0887264642344324F"/>
        <w:category>
          <w:name w:val="Geral"/>
          <w:gallery w:val="placeholder"/>
        </w:category>
        <w:types>
          <w:type w:val="bbPlcHdr"/>
        </w:types>
        <w:behaviors>
          <w:behavior w:val="content"/>
        </w:behaviors>
        <w:guid w:val="{D0808EB3-60F6-427D-AD57-7FB6CFA52BA9}"/>
      </w:docPartPr>
      <w:docPartBody>
        <w:p w:rsidR="00690D2C" w:rsidRDefault="005801F4" w:rsidP="005801F4">
          <w:pPr>
            <w:pStyle w:val="F79A8FE09D2E45B0887264642344324F"/>
          </w:pPr>
          <w:r w:rsidRPr="00DB6231">
            <w:rPr>
              <w:rStyle w:val="TextodoEspaoReservado"/>
            </w:rPr>
            <w:t>Clique ou toque aqui para inserir o texto.</w:t>
          </w:r>
        </w:p>
      </w:docPartBody>
    </w:docPart>
    <w:docPart>
      <w:docPartPr>
        <w:name w:val="67D9945CACD0490C8A7FCCE2B4BA9A53"/>
        <w:category>
          <w:name w:val="Geral"/>
          <w:gallery w:val="placeholder"/>
        </w:category>
        <w:types>
          <w:type w:val="bbPlcHdr"/>
        </w:types>
        <w:behaviors>
          <w:behavior w:val="content"/>
        </w:behaviors>
        <w:guid w:val="{86F4339D-2E59-4756-BA58-03BFCCD4C083}"/>
      </w:docPartPr>
      <w:docPartBody>
        <w:p w:rsidR="00690D2C" w:rsidRDefault="005801F4" w:rsidP="005801F4">
          <w:pPr>
            <w:pStyle w:val="67D9945CACD0490C8A7FCCE2B4BA9A53"/>
          </w:pPr>
          <w:r w:rsidRPr="00DB6231">
            <w:rPr>
              <w:rStyle w:val="TextodoEspaoReservado"/>
            </w:rPr>
            <w:t>Clique ou toque aqui para inserir o texto.</w:t>
          </w:r>
        </w:p>
      </w:docPartBody>
    </w:docPart>
    <w:docPart>
      <w:docPartPr>
        <w:name w:val="FC11D478933F4DE8B611DF05131AE817"/>
        <w:category>
          <w:name w:val="Geral"/>
          <w:gallery w:val="placeholder"/>
        </w:category>
        <w:types>
          <w:type w:val="bbPlcHdr"/>
        </w:types>
        <w:behaviors>
          <w:behavior w:val="content"/>
        </w:behaviors>
        <w:guid w:val="{93A5C403-C97C-447D-8FA9-E87DD930E638}"/>
      </w:docPartPr>
      <w:docPartBody>
        <w:p w:rsidR="00690D2C" w:rsidRDefault="005801F4" w:rsidP="005801F4">
          <w:pPr>
            <w:pStyle w:val="FC11D478933F4DE8B611DF05131AE817"/>
          </w:pPr>
          <w:r w:rsidRPr="00DB6231">
            <w:rPr>
              <w:rStyle w:val="TextodoEspaoReservado"/>
            </w:rPr>
            <w:t>Clique ou toque aqui para inserir o texto.</w:t>
          </w:r>
        </w:p>
      </w:docPartBody>
    </w:docPart>
    <w:docPart>
      <w:docPartPr>
        <w:name w:val="0608CAC1B0FE4DB39E5C7DB8DB5CBED2"/>
        <w:category>
          <w:name w:val="Geral"/>
          <w:gallery w:val="placeholder"/>
        </w:category>
        <w:types>
          <w:type w:val="bbPlcHdr"/>
        </w:types>
        <w:behaviors>
          <w:behavior w:val="content"/>
        </w:behaviors>
        <w:guid w:val="{E0BD45AE-12BD-414A-B659-B1666217BDAA}"/>
      </w:docPartPr>
      <w:docPartBody>
        <w:p w:rsidR="00690D2C" w:rsidRDefault="005801F4" w:rsidP="005801F4">
          <w:pPr>
            <w:pStyle w:val="0608CAC1B0FE4DB39E5C7DB8DB5CBED2"/>
          </w:pPr>
          <w:r w:rsidRPr="00DB6231">
            <w:rPr>
              <w:rStyle w:val="TextodoEspaoReservado"/>
            </w:rPr>
            <w:t>Clique ou toque aqui para inserir o texto.</w:t>
          </w:r>
        </w:p>
      </w:docPartBody>
    </w:docPart>
    <w:docPart>
      <w:docPartPr>
        <w:name w:val="415BAE0468774F0A8900ABEB97ECF7D0"/>
        <w:category>
          <w:name w:val="Geral"/>
          <w:gallery w:val="placeholder"/>
        </w:category>
        <w:types>
          <w:type w:val="bbPlcHdr"/>
        </w:types>
        <w:behaviors>
          <w:behavior w:val="content"/>
        </w:behaviors>
        <w:guid w:val="{0BE3B3B9-4489-4EDC-AEEC-8A47BA13E757}"/>
      </w:docPartPr>
      <w:docPartBody>
        <w:p w:rsidR="00690D2C" w:rsidRDefault="005801F4" w:rsidP="005801F4">
          <w:pPr>
            <w:pStyle w:val="415BAE0468774F0A8900ABEB97ECF7D0"/>
          </w:pPr>
          <w:r w:rsidRPr="00DB6231">
            <w:rPr>
              <w:rStyle w:val="TextodoEspaoReservado"/>
            </w:rPr>
            <w:t>Clique ou toque aqui para inserir o texto.</w:t>
          </w:r>
        </w:p>
      </w:docPartBody>
    </w:docPart>
    <w:docPart>
      <w:docPartPr>
        <w:name w:val="D1952E5701EE4EA0946884CAFBE30419"/>
        <w:category>
          <w:name w:val="Geral"/>
          <w:gallery w:val="placeholder"/>
        </w:category>
        <w:types>
          <w:type w:val="bbPlcHdr"/>
        </w:types>
        <w:behaviors>
          <w:behavior w:val="content"/>
        </w:behaviors>
        <w:guid w:val="{D87AE103-BF8B-4DE5-AC5A-75BA15FCD2FC}"/>
      </w:docPartPr>
      <w:docPartBody>
        <w:p w:rsidR="00690D2C" w:rsidRDefault="005801F4" w:rsidP="005801F4">
          <w:pPr>
            <w:pStyle w:val="D1952E5701EE4EA0946884CAFBE30419"/>
          </w:pPr>
          <w:r w:rsidRPr="00DB6231">
            <w:rPr>
              <w:rStyle w:val="TextodoEspaoReservado"/>
            </w:rPr>
            <w:t>Clique ou toque aqui para inserir o texto.</w:t>
          </w:r>
        </w:p>
      </w:docPartBody>
    </w:docPart>
    <w:docPart>
      <w:docPartPr>
        <w:name w:val="AAF23503D9D0408182F8A803091A4B66"/>
        <w:category>
          <w:name w:val="Geral"/>
          <w:gallery w:val="placeholder"/>
        </w:category>
        <w:types>
          <w:type w:val="bbPlcHdr"/>
        </w:types>
        <w:behaviors>
          <w:behavior w:val="content"/>
        </w:behaviors>
        <w:guid w:val="{5D4EE525-474E-4810-A95D-024862761E2B}"/>
      </w:docPartPr>
      <w:docPartBody>
        <w:p w:rsidR="00690D2C" w:rsidRDefault="005801F4" w:rsidP="005801F4">
          <w:pPr>
            <w:pStyle w:val="AAF23503D9D0408182F8A803091A4B66"/>
          </w:pPr>
          <w:r w:rsidRPr="00DB6231">
            <w:rPr>
              <w:rStyle w:val="TextodoEspaoReservado"/>
            </w:rPr>
            <w:t>Clique ou toque aqui para inserir o texto.</w:t>
          </w:r>
        </w:p>
      </w:docPartBody>
    </w:docPart>
    <w:docPart>
      <w:docPartPr>
        <w:name w:val="6EB16BE52ADA48F0B43A2AB4ED42CB6C"/>
        <w:category>
          <w:name w:val="Geral"/>
          <w:gallery w:val="placeholder"/>
        </w:category>
        <w:types>
          <w:type w:val="bbPlcHdr"/>
        </w:types>
        <w:behaviors>
          <w:behavior w:val="content"/>
        </w:behaviors>
        <w:guid w:val="{9CB9C139-AE5A-47C8-AA44-018B3F0B3021}"/>
      </w:docPartPr>
      <w:docPartBody>
        <w:p w:rsidR="00690D2C" w:rsidRDefault="005801F4" w:rsidP="005801F4">
          <w:pPr>
            <w:pStyle w:val="6EB16BE52ADA48F0B43A2AB4ED42CB6C"/>
          </w:pPr>
          <w:r w:rsidRPr="00DB6231">
            <w:rPr>
              <w:rStyle w:val="TextodoEspaoReservado"/>
            </w:rPr>
            <w:t>Clique ou toque aqui para inserir o texto.</w:t>
          </w:r>
        </w:p>
      </w:docPartBody>
    </w:docPart>
    <w:docPart>
      <w:docPartPr>
        <w:name w:val="B8208BF18E1848ABB8068959268BA2D1"/>
        <w:category>
          <w:name w:val="Geral"/>
          <w:gallery w:val="placeholder"/>
        </w:category>
        <w:types>
          <w:type w:val="bbPlcHdr"/>
        </w:types>
        <w:behaviors>
          <w:behavior w:val="content"/>
        </w:behaviors>
        <w:guid w:val="{72B31BBB-8DB8-4EB4-9B41-D6B52AA561DA}"/>
      </w:docPartPr>
      <w:docPartBody>
        <w:p w:rsidR="00690D2C" w:rsidRDefault="005801F4" w:rsidP="005801F4">
          <w:pPr>
            <w:pStyle w:val="B8208BF18E1848ABB8068959268BA2D1"/>
          </w:pPr>
          <w:r w:rsidRPr="00DB6231">
            <w:rPr>
              <w:rStyle w:val="TextodoEspaoReservado"/>
            </w:rPr>
            <w:t>Clique ou toque aqui para inserir o texto.</w:t>
          </w:r>
        </w:p>
      </w:docPartBody>
    </w:docPart>
    <w:docPart>
      <w:docPartPr>
        <w:name w:val="5972F84E55D4434F8DB835C4E47D734B"/>
        <w:category>
          <w:name w:val="Geral"/>
          <w:gallery w:val="placeholder"/>
        </w:category>
        <w:types>
          <w:type w:val="bbPlcHdr"/>
        </w:types>
        <w:behaviors>
          <w:behavior w:val="content"/>
        </w:behaviors>
        <w:guid w:val="{D927EDDD-42C9-498C-AD27-06DB988CA3EA}"/>
      </w:docPartPr>
      <w:docPartBody>
        <w:p w:rsidR="00690D2C" w:rsidRDefault="005801F4" w:rsidP="005801F4">
          <w:pPr>
            <w:pStyle w:val="5972F84E55D4434F8DB835C4E47D734B"/>
          </w:pPr>
          <w:r w:rsidRPr="00DB6231">
            <w:rPr>
              <w:rStyle w:val="TextodoEspaoReservado"/>
            </w:rPr>
            <w:t>Clique ou toque aqui para inserir o texto.</w:t>
          </w:r>
        </w:p>
      </w:docPartBody>
    </w:docPart>
    <w:docPart>
      <w:docPartPr>
        <w:name w:val="4D1DDC7DE28A43E4978F598D64DDE9BC"/>
        <w:category>
          <w:name w:val="Geral"/>
          <w:gallery w:val="placeholder"/>
        </w:category>
        <w:types>
          <w:type w:val="bbPlcHdr"/>
        </w:types>
        <w:behaviors>
          <w:behavior w:val="content"/>
        </w:behaviors>
        <w:guid w:val="{27DF4C1E-84B6-4077-9017-FC2ABF7785E8}"/>
      </w:docPartPr>
      <w:docPartBody>
        <w:p w:rsidR="00690D2C" w:rsidRDefault="005801F4" w:rsidP="005801F4">
          <w:pPr>
            <w:pStyle w:val="4D1DDC7DE28A43E4978F598D64DDE9BC"/>
          </w:pPr>
          <w:r w:rsidRPr="00DB6231">
            <w:rPr>
              <w:rStyle w:val="TextodoEspaoReservado"/>
            </w:rPr>
            <w:t>Clique ou toque aqui para inserir o texto.</w:t>
          </w:r>
        </w:p>
      </w:docPartBody>
    </w:docPart>
    <w:docPart>
      <w:docPartPr>
        <w:name w:val="4BA712B875B340629D16C3FDC3AB4CBA"/>
        <w:category>
          <w:name w:val="Geral"/>
          <w:gallery w:val="placeholder"/>
        </w:category>
        <w:types>
          <w:type w:val="bbPlcHdr"/>
        </w:types>
        <w:behaviors>
          <w:behavior w:val="content"/>
        </w:behaviors>
        <w:guid w:val="{B3A9A1BE-F64D-4C26-9DE7-01A3662DBCC6}"/>
      </w:docPartPr>
      <w:docPartBody>
        <w:p w:rsidR="00690D2C" w:rsidRDefault="005801F4" w:rsidP="005801F4">
          <w:pPr>
            <w:pStyle w:val="4BA712B875B340629D16C3FDC3AB4CBA"/>
          </w:pPr>
          <w:r w:rsidRPr="00DB6231">
            <w:rPr>
              <w:rStyle w:val="TextodoEspaoReservado"/>
            </w:rPr>
            <w:t>Clique ou toque aqui para inserir o texto.</w:t>
          </w:r>
        </w:p>
      </w:docPartBody>
    </w:docPart>
    <w:docPart>
      <w:docPartPr>
        <w:name w:val="2921112643B34599963FDD545DC7FF9E"/>
        <w:category>
          <w:name w:val="Geral"/>
          <w:gallery w:val="placeholder"/>
        </w:category>
        <w:types>
          <w:type w:val="bbPlcHdr"/>
        </w:types>
        <w:behaviors>
          <w:behavior w:val="content"/>
        </w:behaviors>
        <w:guid w:val="{F72FF5A4-9C08-4423-A98F-019457ECA4F4}"/>
      </w:docPartPr>
      <w:docPartBody>
        <w:p w:rsidR="00690D2C" w:rsidRDefault="005801F4" w:rsidP="005801F4">
          <w:pPr>
            <w:pStyle w:val="2921112643B34599963FDD545DC7FF9E"/>
          </w:pPr>
          <w:r w:rsidRPr="00DB6231">
            <w:rPr>
              <w:rStyle w:val="TextodoEspaoReservado"/>
            </w:rPr>
            <w:t>Clique ou toque aqui para inserir o texto.</w:t>
          </w:r>
        </w:p>
      </w:docPartBody>
    </w:docPart>
    <w:docPart>
      <w:docPartPr>
        <w:name w:val="A9CD6F4AD4FB486FBCB4CFF1DE48D3C5"/>
        <w:category>
          <w:name w:val="Geral"/>
          <w:gallery w:val="placeholder"/>
        </w:category>
        <w:types>
          <w:type w:val="bbPlcHdr"/>
        </w:types>
        <w:behaviors>
          <w:behavior w:val="content"/>
        </w:behaviors>
        <w:guid w:val="{8371A87C-2A4F-4B0F-B82B-B634D545092D}"/>
      </w:docPartPr>
      <w:docPartBody>
        <w:p w:rsidR="00690D2C" w:rsidRDefault="005801F4" w:rsidP="005801F4">
          <w:pPr>
            <w:pStyle w:val="A9CD6F4AD4FB486FBCB4CFF1DE48D3C5"/>
          </w:pPr>
          <w:r w:rsidRPr="00DB6231">
            <w:rPr>
              <w:rStyle w:val="TextodoEspaoReservado"/>
            </w:rPr>
            <w:t>Clique ou toque aqui para inserir o texto.</w:t>
          </w:r>
        </w:p>
      </w:docPartBody>
    </w:docPart>
    <w:docPart>
      <w:docPartPr>
        <w:name w:val="4B90704F44B741B7851AC4210294A2F7"/>
        <w:category>
          <w:name w:val="Geral"/>
          <w:gallery w:val="placeholder"/>
        </w:category>
        <w:types>
          <w:type w:val="bbPlcHdr"/>
        </w:types>
        <w:behaviors>
          <w:behavior w:val="content"/>
        </w:behaviors>
        <w:guid w:val="{EEC3EA25-F887-4781-8596-8C13DAAA3B04}"/>
      </w:docPartPr>
      <w:docPartBody>
        <w:p w:rsidR="00690D2C" w:rsidRDefault="005801F4" w:rsidP="005801F4">
          <w:pPr>
            <w:pStyle w:val="4B90704F44B741B7851AC4210294A2F7"/>
          </w:pPr>
          <w:r w:rsidRPr="00DB6231">
            <w:rPr>
              <w:rStyle w:val="TextodoEspaoReservado"/>
            </w:rPr>
            <w:t>Clique ou toque aqui para inserir o texto.</w:t>
          </w:r>
        </w:p>
      </w:docPartBody>
    </w:docPart>
    <w:docPart>
      <w:docPartPr>
        <w:name w:val="8E12C94908FF4860BC56E55B7506EAC7"/>
        <w:category>
          <w:name w:val="Geral"/>
          <w:gallery w:val="placeholder"/>
        </w:category>
        <w:types>
          <w:type w:val="bbPlcHdr"/>
        </w:types>
        <w:behaviors>
          <w:behavior w:val="content"/>
        </w:behaviors>
        <w:guid w:val="{BDAF1DC7-C9F7-4642-8734-BCC754AE7236}"/>
      </w:docPartPr>
      <w:docPartBody>
        <w:p w:rsidR="006D575E" w:rsidRDefault="006D575E" w:rsidP="006D575E">
          <w:pPr>
            <w:pStyle w:val="8E12C94908FF4860BC56E55B7506EAC7"/>
          </w:pPr>
          <w:r w:rsidRPr="00DB6231">
            <w:rPr>
              <w:rStyle w:val="TextodoEspaoReservado"/>
            </w:rPr>
            <w:t>Clique ou toque aqui para inserir o texto.</w:t>
          </w:r>
        </w:p>
      </w:docPartBody>
    </w:docPart>
    <w:docPart>
      <w:docPartPr>
        <w:name w:val="1EC703DC671E4C868E9D41F6E964B1F4"/>
        <w:category>
          <w:name w:val="Geral"/>
          <w:gallery w:val="placeholder"/>
        </w:category>
        <w:types>
          <w:type w:val="bbPlcHdr"/>
        </w:types>
        <w:behaviors>
          <w:behavior w:val="content"/>
        </w:behaviors>
        <w:guid w:val="{02672D71-2931-4D04-9FF2-4DB016BE55C3}"/>
      </w:docPartPr>
      <w:docPartBody>
        <w:p w:rsidR="00000000" w:rsidRDefault="00FF7871" w:rsidP="00FF7871">
          <w:pPr>
            <w:pStyle w:val="1EC703DC671E4C868E9D41F6E964B1F4"/>
          </w:pPr>
          <w:r w:rsidRPr="00DB6231">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BBF"/>
    <w:rsid w:val="00005AFE"/>
    <w:rsid w:val="00031EC1"/>
    <w:rsid w:val="00033D6A"/>
    <w:rsid w:val="000349C3"/>
    <w:rsid w:val="0004623B"/>
    <w:rsid w:val="00061A48"/>
    <w:rsid w:val="00063C5E"/>
    <w:rsid w:val="0006658A"/>
    <w:rsid w:val="0007196A"/>
    <w:rsid w:val="000A4859"/>
    <w:rsid w:val="000A645D"/>
    <w:rsid w:val="000B2BCD"/>
    <w:rsid w:val="000C2793"/>
    <w:rsid w:val="000C3045"/>
    <w:rsid w:val="000D0C89"/>
    <w:rsid w:val="000D5625"/>
    <w:rsid w:val="000E7450"/>
    <w:rsid w:val="000E7F8B"/>
    <w:rsid w:val="000F6920"/>
    <w:rsid w:val="00102F74"/>
    <w:rsid w:val="00122922"/>
    <w:rsid w:val="00127C20"/>
    <w:rsid w:val="001305FE"/>
    <w:rsid w:val="001363A2"/>
    <w:rsid w:val="00164C6B"/>
    <w:rsid w:val="00173870"/>
    <w:rsid w:val="001A2A6B"/>
    <w:rsid w:val="001B1C85"/>
    <w:rsid w:val="001C0C52"/>
    <w:rsid w:val="001D1A0B"/>
    <w:rsid w:val="001E3057"/>
    <w:rsid w:val="001E50EF"/>
    <w:rsid w:val="0021213F"/>
    <w:rsid w:val="002344C8"/>
    <w:rsid w:val="00234772"/>
    <w:rsid w:val="00240783"/>
    <w:rsid w:val="0025667B"/>
    <w:rsid w:val="00257DAB"/>
    <w:rsid w:val="00263B93"/>
    <w:rsid w:val="00267460"/>
    <w:rsid w:val="00274F6E"/>
    <w:rsid w:val="0027675A"/>
    <w:rsid w:val="00286489"/>
    <w:rsid w:val="00286D62"/>
    <w:rsid w:val="002A50D1"/>
    <w:rsid w:val="002B6E19"/>
    <w:rsid w:val="002B7880"/>
    <w:rsid w:val="002D5219"/>
    <w:rsid w:val="002D59DE"/>
    <w:rsid w:val="002E07C5"/>
    <w:rsid w:val="00306DDA"/>
    <w:rsid w:val="00324D2A"/>
    <w:rsid w:val="00334167"/>
    <w:rsid w:val="00336AF8"/>
    <w:rsid w:val="00374A2E"/>
    <w:rsid w:val="003A327B"/>
    <w:rsid w:val="003B348B"/>
    <w:rsid w:val="003B5DF8"/>
    <w:rsid w:val="003C11CC"/>
    <w:rsid w:val="003C3340"/>
    <w:rsid w:val="003C6EC0"/>
    <w:rsid w:val="003D6973"/>
    <w:rsid w:val="003E7EEF"/>
    <w:rsid w:val="0042452E"/>
    <w:rsid w:val="0042610E"/>
    <w:rsid w:val="00433684"/>
    <w:rsid w:val="00441E65"/>
    <w:rsid w:val="00452F58"/>
    <w:rsid w:val="00456913"/>
    <w:rsid w:val="00470102"/>
    <w:rsid w:val="004721D5"/>
    <w:rsid w:val="004742FF"/>
    <w:rsid w:val="00474370"/>
    <w:rsid w:val="00474BB9"/>
    <w:rsid w:val="004802F9"/>
    <w:rsid w:val="004A0AAE"/>
    <w:rsid w:val="004A443D"/>
    <w:rsid w:val="004A5001"/>
    <w:rsid w:val="004A6CE2"/>
    <w:rsid w:val="004C02BA"/>
    <w:rsid w:val="004C529D"/>
    <w:rsid w:val="004E4516"/>
    <w:rsid w:val="004F1D04"/>
    <w:rsid w:val="005042D6"/>
    <w:rsid w:val="0053616E"/>
    <w:rsid w:val="00555A3F"/>
    <w:rsid w:val="00573FFC"/>
    <w:rsid w:val="005801F4"/>
    <w:rsid w:val="00594479"/>
    <w:rsid w:val="005F08B4"/>
    <w:rsid w:val="005F3915"/>
    <w:rsid w:val="005F3B2F"/>
    <w:rsid w:val="005F4837"/>
    <w:rsid w:val="005F7704"/>
    <w:rsid w:val="00604854"/>
    <w:rsid w:val="00606984"/>
    <w:rsid w:val="006174C7"/>
    <w:rsid w:val="00650BBF"/>
    <w:rsid w:val="00660637"/>
    <w:rsid w:val="006758FD"/>
    <w:rsid w:val="006825A2"/>
    <w:rsid w:val="00690D2C"/>
    <w:rsid w:val="00693288"/>
    <w:rsid w:val="006A4E3E"/>
    <w:rsid w:val="006A7060"/>
    <w:rsid w:val="006B3496"/>
    <w:rsid w:val="006B5044"/>
    <w:rsid w:val="006B71E8"/>
    <w:rsid w:val="006C4481"/>
    <w:rsid w:val="006C6569"/>
    <w:rsid w:val="006D3FA8"/>
    <w:rsid w:val="006D575E"/>
    <w:rsid w:val="006D79FC"/>
    <w:rsid w:val="006F5075"/>
    <w:rsid w:val="00701115"/>
    <w:rsid w:val="00701D23"/>
    <w:rsid w:val="00717703"/>
    <w:rsid w:val="007240B6"/>
    <w:rsid w:val="00756476"/>
    <w:rsid w:val="00777E66"/>
    <w:rsid w:val="0078506E"/>
    <w:rsid w:val="00790B46"/>
    <w:rsid w:val="007922A0"/>
    <w:rsid w:val="00796868"/>
    <w:rsid w:val="007A67BC"/>
    <w:rsid w:val="007E49E3"/>
    <w:rsid w:val="0080335B"/>
    <w:rsid w:val="008133DE"/>
    <w:rsid w:val="00821C8F"/>
    <w:rsid w:val="008301DF"/>
    <w:rsid w:val="00832B4B"/>
    <w:rsid w:val="0083400E"/>
    <w:rsid w:val="008365DF"/>
    <w:rsid w:val="00846786"/>
    <w:rsid w:val="00846B98"/>
    <w:rsid w:val="00846FAC"/>
    <w:rsid w:val="0087451D"/>
    <w:rsid w:val="00886CF8"/>
    <w:rsid w:val="008B3DDF"/>
    <w:rsid w:val="008B4B92"/>
    <w:rsid w:val="008D2F99"/>
    <w:rsid w:val="00903542"/>
    <w:rsid w:val="0091176D"/>
    <w:rsid w:val="00916430"/>
    <w:rsid w:val="00920479"/>
    <w:rsid w:val="00954929"/>
    <w:rsid w:val="0096378B"/>
    <w:rsid w:val="0096407B"/>
    <w:rsid w:val="0098656F"/>
    <w:rsid w:val="009A2AF0"/>
    <w:rsid w:val="009A3F0B"/>
    <w:rsid w:val="009C658D"/>
    <w:rsid w:val="009D0259"/>
    <w:rsid w:val="009E7B1E"/>
    <w:rsid w:val="009F1632"/>
    <w:rsid w:val="009F7D19"/>
    <w:rsid w:val="00A012FE"/>
    <w:rsid w:val="00A03976"/>
    <w:rsid w:val="00A12EFC"/>
    <w:rsid w:val="00A15611"/>
    <w:rsid w:val="00A226D2"/>
    <w:rsid w:val="00A2735B"/>
    <w:rsid w:val="00A33123"/>
    <w:rsid w:val="00A33508"/>
    <w:rsid w:val="00A43912"/>
    <w:rsid w:val="00A471BE"/>
    <w:rsid w:val="00A55327"/>
    <w:rsid w:val="00A60FD5"/>
    <w:rsid w:val="00A62B77"/>
    <w:rsid w:val="00A70947"/>
    <w:rsid w:val="00A7323D"/>
    <w:rsid w:val="00AB5320"/>
    <w:rsid w:val="00AB6EF2"/>
    <w:rsid w:val="00AC13E2"/>
    <w:rsid w:val="00AC7245"/>
    <w:rsid w:val="00AD1500"/>
    <w:rsid w:val="00AF3D54"/>
    <w:rsid w:val="00B16388"/>
    <w:rsid w:val="00B234C6"/>
    <w:rsid w:val="00B34E71"/>
    <w:rsid w:val="00B40200"/>
    <w:rsid w:val="00B52447"/>
    <w:rsid w:val="00B54E0D"/>
    <w:rsid w:val="00B76C1A"/>
    <w:rsid w:val="00B95C75"/>
    <w:rsid w:val="00BC2B56"/>
    <w:rsid w:val="00BC5A96"/>
    <w:rsid w:val="00BE22F8"/>
    <w:rsid w:val="00BE60EA"/>
    <w:rsid w:val="00BF49A3"/>
    <w:rsid w:val="00C050EE"/>
    <w:rsid w:val="00C13148"/>
    <w:rsid w:val="00C15A37"/>
    <w:rsid w:val="00C27A07"/>
    <w:rsid w:val="00C3145D"/>
    <w:rsid w:val="00C43057"/>
    <w:rsid w:val="00C5045E"/>
    <w:rsid w:val="00C51EE1"/>
    <w:rsid w:val="00C615CB"/>
    <w:rsid w:val="00C64B02"/>
    <w:rsid w:val="00C7079A"/>
    <w:rsid w:val="00C74997"/>
    <w:rsid w:val="00C834FF"/>
    <w:rsid w:val="00C918D4"/>
    <w:rsid w:val="00CA0A99"/>
    <w:rsid w:val="00CA2566"/>
    <w:rsid w:val="00CB74DA"/>
    <w:rsid w:val="00CF1B63"/>
    <w:rsid w:val="00CF448A"/>
    <w:rsid w:val="00D022A5"/>
    <w:rsid w:val="00D144DC"/>
    <w:rsid w:val="00D21947"/>
    <w:rsid w:val="00D25FA4"/>
    <w:rsid w:val="00D25FCC"/>
    <w:rsid w:val="00D54A1F"/>
    <w:rsid w:val="00D62F66"/>
    <w:rsid w:val="00D6631F"/>
    <w:rsid w:val="00D66BC4"/>
    <w:rsid w:val="00D74F42"/>
    <w:rsid w:val="00D80EB5"/>
    <w:rsid w:val="00DA05AE"/>
    <w:rsid w:val="00DB0BF5"/>
    <w:rsid w:val="00DB51AE"/>
    <w:rsid w:val="00DC3700"/>
    <w:rsid w:val="00DD078E"/>
    <w:rsid w:val="00DD13C9"/>
    <w:rsid w:val="00DD2F56"/>
    <w:rsid w:val="00DD52B3"/>
    <w:rsid w:val="00DE294A"/>
    <w:rsid w:val="00DE5462"/>
    <w:rsid w:val="00DF32F7"/>
    <w:rsid w:val="00DF59A7"/>
    <w:rsid w:val="00E11306"/>
    <w:rsid w:val="00E13647"/>
    <w:rsid w:val="00E171FC"/>
    <w:rsid w:val="00E3589E"/>
    <w:rsid w:val="00E431AE"/>
    <w:rsid w:val="00E47CB9"/>
    <w:rsid w:val="00E544BC"/>
    <w:rsid w:val="00E7358C"/>
    <w:rsid w:val="00E7672F"/>
    <w:rsid w:val="00E83F57"/>
    <w:rsid w:val="00E9092E"/>
    <w:rsid w:val="00E97310"/>
    <w:rsid w:val="00EA292F"/>
    <w:rsid w:val="00EA56D9"/>
    <w:rsid w:val="00EB6124"/>
    <w:rsid w:val="00ED336E"/>
    <w:rsid w:val="00EF74C5"/>
    <w:rsid w:val="00F01A7B"/>
    <w:rsid w:val="00F0217D"/>
    <w:rsid w:val="00F02A4E"/>
    <w:rsid w:val="00F120D4"/>
    <w:rsid w:val="00F12B7A"/>
    <w:rsid w:val="00F5657D"/>
    <w:rsid w:val="00F76EC7"/>
    <w:rsid w:val="00F82056"/>
    <w:rsid w:val="00F8794F"/>
    <w:rsid w:val="00F947B8"/>
    <w:rsid w:val="00F97809"/>
    <w:rsid w:val="00FB166B"/>
    <w:rsid w:val="00FC3CC7"/>
    <w:rsid w:val="00FD5121"/>
    <w:rsid w:val="00FE01D3"/>
    <w:rsid w:val="00FF78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FF7871"/>
    <w:rPr>
      <w:color w:val="808080"/>
    </w:rPr>
  </w:style>
  <w:style w:type="paragraph" w:customStyle="1" w:styleId="6BA64E87E23D46BE843D32AF77E8BC3C">
    <w:name w:val="6BA64E87E23D46BE843D32AF77E8BC3C"/>
    <w:rsid w:val="00EF74C5"/>
    <w:pPr>
      <w:spacing w:line="278" w:lineRule="auto"/>
    </w:pPr>
    <w:rPr>
      <w:kern w:val="2"/>
      <w:sz w:val="24"/>
      <w:szCs w:val="24"/>
      <w:lang w:val="pt-PT" w:eastAsia="pt-PT"/>
      <w14:ligatures w14:val="standardContextual"/>
    </w:rPr>
  </w:style>
  <w:style w:type="paragraph" w:customStyle="1" w:styleId="C0CAD2A8ACC4472A9428B98A8C619CC4">
    <w:name w:val="C0CAD2A8ACC4472A9428B98A8C619CC4"/>
    <w:rsid w:val="00EF74C5"/>
    <w:pPr>
      <w:spacing w:line="278" w:lineRule="auto"/>
    </w:pPr>
    <w:rPr>
      <w:kern w:val="2"/>
      <w:sz w:val="24"/>
      <w:szCs w:val="24"/>
      <w:lang w:val="pt-PT" w:eastAsia="pt-PT"/>
      <w14:ligatures w14:val="standardContextual"/>
    </w:rPr>
  </w:style>
  <w:style w:type="paragraph" w:customStyle="1" w:styleId="54B2212DCA574E6CBE6F1E842B87565D">
    <w:name w:val="54B2212DCA574E6CBE6F1E842B87565D"/>
    <w:rsid w:val="00EF74C5"/>
    <w:pPr>
      <w:spacing w:line="278" w:lineRule="auto"/>
    </w:pPr>
    <w:rPr>
      <w:kern w:val="2"/>
      <w:sz w:val="24"/>
      <w:szCs w:val="24"/>
      <w:lang w:val="pt-PT" w:eastAsia="pt-PT"/>
      <w14:ligatures w14:val="standardContextual"/>
    </w:rPr>
  </w:style>
  <w:style w:type="paragraph" w:customStyle="1" w:styleId="D9AAA20DF56241C38B309E067E3907E8">
    <w:name w:val="D9AAA20DF56241C38B309E067E3907E8"/>
    <w:rsid w:val="00EF74C5"/>
    <w:pPr>
      <w:spacing w:line="278" w:lineRule="auto"/>
    </w:pPr>
    <w:rPr>
      <w:kern w:val="2"/>
      <w:sz w:val="24"/>
      <w:szCs w:val="24"/>
      <w:lang w:val="pt-PT" w:eastAsia="pt-PT"/>
      <w14:ligatures w14:val="standardContextual"/>
    </w:rPr>
  </w:style>
  <w:style w:type="paragraph" w:customStyle="1" w:styleId="8B9E68F0E53D45479A9464C2192A507E">
    <w:name w:val="8B9E68F0E53D45479A9464C2192A507E"/>
    <w:rsid w:val="00EF74C5"/>
    <w:pPr>
      <w:spacing w:line="278" w:lineRule="auto"/>
    </w:pPr>
    <w:rPr>
      <w:kern w:val="2"/>
      <w:sz w:val="24"/>
      <w:szCs w:val="24"/>
      <w:lang w:val="pt-PT" w:eastAsia="pt-PT"/>
      <w14:ligatures w14:val="standardContextual"/>
    </w:rPr>
  </w:style>
  <w:style w:type="paragraph" w:customStyle="1" w:styleId="090A396932424CE3A7F042678E7AF38E">
    <w:name w:val="090A396932424CE3A7F042678E7AF38E"/>
    <w:rsid w:val="00EF74C5"/>
    <w:pPr>
      <w:spacing w:line="278" w:lineRule="auto"/>
    </w:pPr>
    <w:rPr>
      <w:kern w:val="2"/>
      <w:sz w:val="24"/>
      <w:szCs w:val="24"/>
      <w:lang w:val="pt-PT" w:eastAsia="pt-PT"/>
      <w14:ligatures w14:val="standardContextual"/>
    </w:rPr>
  </w:style>
  <w:style w:type="paragraph" w:customStyle="1" w:styleId="3DD73C3C4BDE43499B8EC846C76F40A0">
    <w:name w:val="3DD73C3C4BDE43499B8EC846C76F40A0"/>
    <w:rsid w:val="00EF74C5"/>
    <w:pPr>
      <w:spacing w:line="278" w:lineRule="auto"/>
    </w:pPr>
    <w:rPr>
      <w:kern w:val="2"/>
      <w:sz w:val="24"/>
      <w:szCs w:val="24"/>
      <w:lang w:val="pt-PT" w:eastAsia="pt-PT"/>
      <w14:ligatures w14:val="standardContextual"/>
    </w:rPr>
  </w:style>
  <w:style w:type="paragraph" w:customStyle="1" w:styleId="48B39144EBEE42999C79A9CC912A5C35">
    <w:name w:val="48B39144EBEE42999C79A9CC912A5C35"/>
    <w:rsid w:val="00EF74C5"/>
    <w:pPr>
      <w:spacing w:line="278" w:lineRule="auto"/>
    </w:pPr>
    <w:rPr>
      <w:kern w:val="2"/>
      <w:sz w:val="24"/>
      <w:szCs w:val="24"/>
      <w:lang w:val="pt-PT" w:eastAsia="pt-PT"/>
      <w14:ligatures w14:val="standardContextual"/>
    </w:rPr>
  </w:style>
  <w:style w:type="paragraph" w:customStyle="1" w:styleId="8231CDFD666F4156AE112A541F9F24D9">
    <w:name w:val="8231CDFD666F4156AE112A541F9F24D9"/>
    <w:rsid w:val="00EF74C5"/>
    <w:pPr>
      <w:spacing w:line="278" w:lineRule="auto"/>
    </w:pPr>
    <w:rPr>
      <w:kern w:val="2"/>
      <w:sz w:val="24"/>
      <w:szCs w:val="24"/>
      <w:lang w:val="pt-PT" w:eastAsia="pt-PT"/>
      <w14:ligatures w14:val="standardContextual"/>
    </w:rPr>
  </w:style>
  <w:style w:type="paragraph" w:customStyle="1" w:styleId="39AC8840FC234F62872E890335CE995B">
    <w:name w:val="39AC8840FC234F62872E890335CE995B"/>
    <w:rsid w:val="00EF74C5"/>
    <w:pPr>
      <w:spacing w:line="278" w:lineRule="auto"/>
    </w:pPr>
    <w:rPr>
      <w:kern w:val="2"/>
      <w:sz w:val="24"/>
      <w:szCs w:val="24"/>
      <w:lang w:val="pt-PT" w:eastAsia="pt-PT"/>
      <w14:ligatures w14:val="standardContextual"/>
    </w:rPr>
  </w:style>
  <w:style w:type="paragraph" w:customStyle="1" w:styleId="0B5843C85E0B47288F0099B0DF5E3246">
    <w:name w:val="0B5843C85E0B47288F0099B0DF5E3246"/>
    <w:rsid w:val="00EF74C5"/>
    <w:pPr>
      <w:spacing w:line="278" w:lineRule="auto"/>
    </w:pPr>
    <w:rPr>
      <w:kern w:val="2"/>
      <w:sz w:val="24"/>
      <w:szCs w:val="24"/>
      <w:lang w:val="pt-PT" w:eastAsia="pt-PT"/>
      <w14:ligatures w14:val="standardContextual"/>
    </w:rPr>
  </w:style>
  <w:style w:type="paragraph" w:customStyle="1" w:styleId="EA54954FD1B0479DB8695CDC64F56DB7">
    <w:name w:val="EA54954FD1B0479DB8695CDC64F56DB7"/>
    <w:rsid w:val="00EF74C5"/>
    <w:pPr>
      <w:spacing w:line="278" w:lineRule="auto"/>
    </w:pPr>
    <w:rPr>
      <w:kern w:val="2"/>
      <w:sz w:val="24"/>
      <w:szCs w:val="24"/>
      <w:lang w:val="pt-PT" w:eastAsia="pt-PT"/>
      <w14:ligatures w14:val="standardContextual"/>
    </w:rPr>
  </w:style>
  <w:style w:type="paragraph" w:customStyle="1" w:styleId="3DB3DFCB85D748DFAEF3065818015200">
    <w:name w:val="3DB3DFCB85D748DFAEF3065818015200"/>
    <w:rsid w:val="00EF74C5"/>
    <w:pPr>
      <w:spacing w:line="278" w:lineRule="auto"/>
    </w:pPr>
    <w:rPr>
      <w:kern w:val="2"/>
      <w:sz w:val="24"/>
      <w:szCs w:val="24"/>
      <w:lang w:val="pt-PT" w:eastAsia="pt-PT"/>
      <w14:ligatures w14:val="standardContextual"/>
    </w:rPr>
  </w:style>
  <w:style w:type="paragraph" w:customStyle="1" w:styleId="C28FD1DD76EE44A69FD87BD41262666C">
    <w:name w:val="C28FD1DD76EE44A69FD87BD41262666C"/>
    <w:rsid w:val="00EF74C5"/>
    <w:pPr>
      <w:spacing w:line="278" w:lineRule="auto"/>
    </w:pPr>
    <w:rPr>
      <w:kern w:val="2"/>
      <w:sz w:val="24"/>
      <w:szCs w:val="24"/>
      <w:lang w:val="pt-PT" w:eastAsia="pt-PT"/>
      <w14:ligatures w14:val="standardContextual"/>
    </w:rPr>
  </w:style>
  <w:style w:type="paragraph" w:customStyle="1" w:styleId="4FAB560FA31B4DA5A22A77BA8CA3F75B">
    <w:name w:val="4FAB560FA31B4DA5A22A77BA8CA3F75B"/>
    <w:rsid w:val="00EF74C5"/>
    <w:pPr>
      <w:spacing w:line="278" w:lineRule="auto"/>
    </w:pPr>
    <w:rPr>
      <w:kern w:val="2"/>
      <w:sz w:val="24"/>
      <w:szCs w:val="24"/>
      <w:lang w:val="pt-PT" w:eastAsia="pt-PT"/>
      <w14:ligatures w14:val="standardContextual"/>
    </w:rPr>
  </w:style>
  <w:style w:type="paragraph" w:customStyle="1" w:styleId="2AF384FD52AD47528212474DEEF9AD09">
    <w:name w:val="2AF384FD52AD47528212474DEEF9AD09"/>
    <w:rsid w:val="00EF74C5"/>
    <w:pPr>
      <w:spacing w:line="278" w:lineRule="auto"/>
    </w:pPr>
    <w:rPr>
      <w:kern w:val="2"/>
      <w:sz w:val="24"/>
      <w:szCs w:val="24"/>
      <w:lang w:val="pt-PT" w:eastAsia="pt-PT"/>
      <w14:ligatures w14:val="standardContextual"/>
    </w:rPr>
  </w:style>
  <w:style w:type="paragraph" w:customStyle="1" w:styleId="D1F117578FFD4EF8BB697F47330ABEC5">
    <w:name w:val="D1F117578FFD4EF8BB697F47330ABEC5"/>
    <w:rsid w:val="00EF74C5"/>
    <w:pPr>
      <w:spacing w:line="278" w:lineRule="auto"/>
    </w:pPr>
    <w:rPr>
      <w:kern w:val="2"/>
      <w:sz w:val="24"/>
      <w:szCs w:val="24"/>
      <w:lang w:val="pt-PT" w:eastAsia="pt-PT"/>
      <w14:ligatures w14:val="standardContextual"/>
    </w:rPr>
  </w:style>
  <w:style w:type="paragraph" w:customStyle="1" w:styleId="FA159B5265F745F399D3BA8F4128CE05">
    <w:name w:val="FA159B5265F745F399D3BA8F4128CE05"/>
    <w:rsid w:val="00717703"/>
    <w:pPr>
      <w:spacing w:line="278" w:lineRule="auto"/>
    </w:pPr>
    <w:rPr>
      <w:kern w:val="2"/>
      <w:sz w:val="24"/>
      <w:szCs w:val="24"/>
      <w14:ligatures w14:val="standardContextual"/>
    </w:rPr>
  </w:style>
  <w:style w:type="paragraph" w:customStyle="1" w:styleId="1DB1EEE6D1F1421A89573FB67F769D1B">
    <w:name w:val="1DB1EEE6D1F1421A89573FB67F769D1B"/>
    <w:rsid w:val="00717703"/>
    <w:pPr>
      <w:spacing w:line="278" w:lineRule="auto"/>
    </w:pPr>
    <w:rPr>
      <w:kern w:val="2"/>
      <w:sz w:val="24"/>
      <w:szCs w:val="24"/>
      <w14:ligatures w14:val="standardContextual"/>
    </w:rPr>
  </w:style>
  <w:style w:type="paragraph" w:customStyle="1" w:styleId="C98BBF5ADE77493D9D7B66521078EA99">
    <w:name w:val="C98BBF5ADE77493D9D7B66521078EA99"/>
    <w:rsid w:val="00717703"/>
    <w:pPr>
      <w:spacing w:line="278" w:lineRule="auto"/>
    </w:pPr>
    <w:rPr>
      <w:kern w:val="2"/>
      <w:sz w:val="24"/>
      <w:szCs w:val="24"/>
      <w14:ligatures w14:val="standardContextual"/>
    </w:rPr>
  </w:style>
  <w:style w:type="paragraph" w:customStyle="1" w:styleId="1762D1E3977D45DE90BA7B765464F540">
    <w:name w:val="1762D1E3977D45DE90BA7B765464F540"/>
    <w:rsid w:val="00717703"/>
    <w:pPr>
      <w:spacing w:line="278" w:lineRule="auto"/>
    </w:pPr>
    <w:rPr>
      <w:kern w:val="2"/>
      <w:sz w:val="24"/>
      <w:szCs w:val="24"/>
      <w14:ligatures w14:val="standardContextual"/>
    </w:rPr>
  </w:style>
  <w:style w:type="paragraph" w:customStyle="1" w:styleId="2163162FDE11463AA547E811972532ED">
    <w:name w:val="2163162FDE11463AA547E811972532ED"/>
    <w:rsid w:val="00717703"/>
    <w:pPr>
      <w:spacing w:line="278" w:lineRule="auto"/>
    </w:pPr>
    <w:rPr>
      <w:kern w:val="2"/>
      <w:sz w:val="24"/>
      <w:szCs w:val="24"/>
      <w14:ligatures w14:val="standardContextual"/>
    </w:rPr>
  </w:style>
  <w:style w:type="paragraph" w:customStyle="1" w:styleId="4717E0AABE004B46880434B833FED8CE">
    <w:name w:val="4717E0AABE004B46880434B833FED8CE"/>
    <w:rsid w:val="00717703"/>
    <w:pPr>
      <w:spacing w:line="278" w:lineRule="auto"/>
    </w:pPr>
    <w:rPr>
      <w:kern w:val="2"/>
      <w:sz w:val="24"/>
      <w:szCs w:val="24"/>
      <w14:ligatures w14:val="standardContextual"/>
    </w:rPr>
  </w:style>
  <w:style w:type="paragraph" w:customStyle="1" w:styleId="C0618232AD5A4E5490DF8D38FB1EE69D">
    <w:name w:val="C0618232AD5A4E5490DF8D38FB1EE69D"/>
    <w:rsid w:val="00717703"/>
    <w:pPr>
      <w:spacing w:line="278" w:lineRule="auto"/>
    </w:pPr>
    <w:rPr>
      <w:kern w:val="2"/>
      <w:sz w:val="24"/>
      <w:szCs w:val="24"/>
      <w14:ligatures w14:val="standardContextual"/>
    </w:rPr>
  </w:style>
  <w:style w:type="paragraph" w:customStyle="1" w:styleId="959AD90D80EF41CF80F03D8D871A5BF6">
    <w:name w:val="959AD90D80EF41CF80F03D8D871A5BF6"/>
    <w:rsid w:val="00717703"/>
    <w:pPr>
      <w:spacing w:line="278" w:lineRule="auto"/>
    </w:pPr>
    <w:rPr>
      <w:kern w:val="2"/>
      <w:sz w:val="24"/>
      <w:szCs w:val="24"/>
      <w14:ligatures w14:val="standardContextual"/>
    </w:rPr>
  </w:style>
  <w:style w:type="paragraph" w:customStyle="1" w:styleId="B37F3D501D2D4393A8B5544D044C78C5">
    <w:name w:val="B37F3D501D2D4393A8B5544D044C78C5"/>
    <w:rsid w:val="00717703"/>
    <w:pPr>
      <w:spacing w:line="278" w:lineRule="auto"/>
    </w:pPr>
    <w:rPr>
      <w:kern w:val="2"/>
      <w:sz w:val="24"/>
      <w:szCs w:val="24"/>
      <w14:ligatures w14:val="standardContextual"/>
    </w:rPr>
  </w:style>
  <w:style w:type="paragraph" w:customStyle="1" w:styleId="BC412C0D64AC45EF98004C59F2A3F627">
    <w:name w:val="BC412C0D64AC45EF98004C59F2A3F627"/>
    <w:rsid w:val="00717703"/>
    <w:pPr>
      <w:spacing w:line="278" w:lineRule="auto"/>
    </w:pPr>
    <w:rPr>
      <w:kern w:val="2"/>
      <w:sz w:val="24"/>
      <w:szCs w:val="24"/>
      <w14:ligatures w14:val="standardContextual"/>
    </w:rPr>
  </w:style>
  <w:style w:type="paragraph" w:customStyle="1" w:styleId="642EFF07DD96430B9A72B800AAB75986">
    <w:name w:val="642EFF07DD96430B9A72B800AAB75986"/>
    <w:rsid w:val="00717703"/>
    <w:pPr>
      <w:spacing w:line="278" w:lineRule="auto"/>
    </w:pPr>
    <w:rPr>
      <w:kern w:val="2"/>
      <w:sz w:val="24"/>
      <w:szCs w:val="24"/>
      <w14:ligatures w14:val="standardContextual"/>
    </w:rPr>
  </w:style>
  <w:style w:type="paragraph" w:customStyle="1" w:styleId="1F1389945769411B99322D78C4120946">
    <w:name w:val="1F1389945769411B99322D78C4120946"/>
    <w:rsid w:val="00717703"/>
    <w:pPr>
      <w:spacing w:line="278" w:lineRule="auto"/>
    </w:pPr>
    <w:rPr>
      <w:kern w:val="2"/>
      <w:sz w:val="24"/>
      <w:szCs w:val="24"/>
      <w14:ligatures w14:val="standardContextual"/>
    </w:rPr>
  </w:style>
  <w:style w:type="paragraph" w:customStyle="1" w:styleId="C1B8886B0FC54AF9A73A8E4AAA1B0415">
    <w:name w:val="C1B8886B0FC54AF9A73A8E4AAA1B0415"/>
    <w:rsid w:val="00F12B7A"/>
    <w:pPr>
      <w:spacing w:line="278" w:lineRule="auto"/>
    </w:pPr>
    <w:rPr>
      <w:kern w:val="2"/>
      <w:sz w:val="24"/>
      <w:szCs w:val="24"/>
      <w14:ligatures w14:val="standardContextual"/>
    </w:rPr>
  </w:style>
  <w:style w:type="paragraph" w:customStyle="1" w:styleId="AAD003D8C1AC4C05B692CCA443CFEAD1">
    <w:name w:val="AAD003D8C1AC4C05B692CCA443CFEAD1"/>
    <w:rsid w:val="00F12B7A"/>
    <w:pPr>
      <w:spacing w:line="278" w:lineRule="auto"/>
    </w:pPr>
    <w:rPr>
      <w:kern w:val="2"/>
      <w:sz w:val="24"/>
      <w:szCs w:val="24"/>
      <w14:ligatures w14:val="standardContextual"/>
    </w:rPr>
  </w:style>
  <w:style w:type="paragraph" w:customStyle="1" w:styleId="8940881B7C0948D5A80BE52BAB34DC6B">
    <w:name w:val="8940881B7C0948D5A80BE52BAB34DC6B"/>
    <w:rsid w:val="00F12B7A"/>
    <w:pPr>
      <w:spacing w:line="278" w:lineRule="auto"/>
    </w:pPr>
    <w:rPr>
      <w:kern w:val="2"/>
      <w:sz w:val="24"/>
      <w:szCs w:val="24"/>
      <w14:ligatures w14:val="standardContextual"/>
    </w:rPr>
  </w:style>
  <w:style w:type="paragraph" w:customStyle="1" w:styleId="F6300FBD2E81472CBF00691F6E333F24">
    <w:name w:val="F6300FBD2E81472CBF00691F6E333F24"/>
    <w:rsid w:val="00F12B7A"/>
    <w:pPr>
      <w:spacing w:line="278" w:lineRule="auto"/>
    </w:pPr>
    <w:rPr>
      <w:kern w:val="2"/>
      <w:sz w:val="24"/>
      <w:szCs w:val="24"/>
      <w14:ligatures w14:val="standardContextual"/>
    </w:rPr>
  </w:style>
  <w:style w:type="paragraph" w:customStyle="1" w:styleId="0EA13F96F007431A82C89D97F336F1AA">
    <w:name w:val="0EA13F96F007431A82C89D97F336F1AA"/>
    <w:rsid w:val="00F12B7A"/>
    <w:pPr>
      <w:spacing w:line="278" w:lineRule="auto"/>
    </w:pPr>
    <w:rPr>
      <w:kern w:val="2"/>
      <w:sz w:val="24"/>
      <w:szCs w:val="24"/>
      <w14:ligatures w14:val="standardContextual"/>
    </w:rPr>
  </w:style>
  <w:style w:type="paragraph" w:customStyle="1" w:styleId="F3AAD9B1E72944319A1D5A51BC8DF18D">
    <w:name w:val="F3AAD9B1E72944319A1D5A51BC8DF18D"/>
    <w:rsid w:val="0053616E"/>
    <w:pPr>
      <w:spacing w:line="278" w:lineRule="auto"/>
    </w:pPr>
    <w:rPr>
      <w:kern w:val="2"/>
      <w:sz w:val="24"/>
      <w:szCs w:val="24"/>
      <w:lang w:val="pt-PT" w:eastAsia="pt-PT"/>
      <w14:ligatures w14:val="standardContextual"/>
    </w:rPr>
  </w:style>
  <w:style w:type="paragraph" w:customStyle="1" w:styleId="41472D2A35604F53A3DAA7E556021BF7">
    <w:name w:val="41472D2A35604F53A3DAA7E556021BF7"/>
    <w:rsid w:val="0053616E"/>
    <w:pPr>
      <w:spacing w:line="278" w:lineRule="auto"/>
    </w:pPr>
    <w:rPr>
      <w:kern w:val="2"/>
      <w:sz w:val="24"/>
      <w:szCs w:val="24"/>
      <w:lang w:val="pt-PT" w:eastAsia="pt-PT"/>
      <w14:ligatures w14:val="standardContextual"/>
    </w:rPr>
  </w:style>
  <w:style w:type="paragraph" w:customStyle="1" w:styleId="5BC3C1E3A4644F1198A7CCE390A12252">
    <w:name w:val="5BC3C1E3A4644F1198A7CCE390A12252"/>
    <w:rsid w:val="0053616E"/>
    <w:pPr>
      <w:spacing w:line="278" w:lineRule="auto"/>
    </w:pPr>
    <w:rPr>
      <w:kern w:val="2"/>
      <w:sz w:val="24"/>
      <w:szCs w:val="24"/>
      <w:lang w:val="pt-PT" w:eastAsia="pt-PT"/>
      <w14:ligatures w14:val="standardContextual"/>
    </w:rPr>
  </w:style>
  <w:style w:type="paragraph" w:customStyle="1" w:styleId="79F9ADDB568B4C9486F8E2F994BBC547">
    <w:name w:val="79F9ADDB568B4C9486F8E2F994BBC547"/>
    <w:rsid w:val="0053616E"/>
    <w:pPr>
      <w:spacing w:line="278" w:lineRule="auto"/>
    </w:pPr>
    <w:rPr>
      <w:kern w:val="2"/>
      <w:sz w:val="24"/>
      <w:szCs w:val="24"/>
      <w:lang w:val="pt-PT" w:eastAsia="pt-PT"/>
      <w14:ligatures w14:val="standardContextual"/>
    </w:rPr>
  </w:style>
  <w:style w:type="paragraph" w:customStyle="1" w:styleId="3C585945283140C9883FC1A015FDEA62">
    <w:name w:val="3C585945283140C9883FC1A015FDEA62"/>
    <w:rsid w:val="0053616E"/>
    <w:pPr>
      <w:spacing w:line="278" w:lineRule="auto"/>
    </w:pPr>
    <w:rPr>
      <w:kern w:val="2"/>
      <w:sz w:val="24"/>
      <w:szCs w:val="24"/>
      <w:lang w:val="pt-PT" w:eastAsia="pt-PT"/>
      <w14:ligatures w14:val="standardContextual"/>
    </w:rPr>
  </w:style>
  <w:style w:type="paragraph" w:customStyle="1" w:styleId="0D743460F38D492790F5099F62F8E5D2">
    <w:name w:val="0D743460F38D492790F5099F62F8E5D2"/>
    <w:rsid w:val="0053616E"/>
    <w:pPr>
      <w:spacing w:line="278" w:lineRule="auto"/>
    </w:pPr>
    <w:rPr>
      <w:kern w:val="2"/>
      <w:sz w:val="24"/>
      <w:szCs w:val="24"/>
      <w:lang w:val="pt-PT" w:eastAsia="pt-PT"/>
      <w14:ligatures w14:val="standardContextual"/>
    </w:rPr>
  </w:style>
  <w:style w:type="paragraph" w:customStyle="1" w:styleId="4C273FCCB2A54D128AC3AD108E4FA31C">
    <w:name w:val="4C273FCCB2A54D128AC3AD108E4FA31C"/>
    <w:rsid w:val="00C15A37"/>
    <w:pPr>
      <w:spacing w:line="278" w:lineRule="auto"/>
    </w:pPr>
    <w:rPr>
      <w:kern w:val="2"/>
      <w:sz w:val="24"/>
      <w:szCs w:val="24"/>
      <w14:ligatures w14:val="standardContextual"/>
    </w:rPr>
  </w:style>
  <w:style w:type="paragraph" w:customStyle="1" w:styleId="3D98AE6D9C7244FC8796081366610159">
    <w:name w:val="3D98AE6D9C7244FC8796081366610159"/>
    <w:rsid w:val="00DC3700"/>
    <w:pPr>
      <w:spacing w:line="278" w:lineRule="auto"/>
    </w:pPr>
    <w:rPr>
      <w:kern w:val="2"/>
      <w:sz w:val="24"/>
      <w:szCs w:val="24"/>
      <w14:ligatures w14:val="standardContextual"/>
    </w:rPr>
  </w:style>
  <w:style w:type="paragraph" w:customStyle="1" w:styleId="0A93B0FFBA8B4639AA9DA2EDC2D4C5D2">
    <w:name w:val="0A93B0FFBA8B4639AA9DA2EDC2D4C5D2"/>
    <w:rsid w:val="00DC3700"/>
    <w:pPr>
      <w:spacing w:line="278" w:lineRule="auto"/>
    </w:pPr>
    <w:rPr>
      <w:kern w:val="2"/>
      <w:sz w:val="24"/>
      <w:szCs w:val="24"/>
      <w14:ligatures w14:val="standardContextual"/>
    </w:rPr>
  </w:style>
  <w:style w:type="paragraph" w:customStyle="1" w:styleId="60A30F9F23EE460F970A19747FD75473">
    <w:name w:val="60A30F9F23EE460F970A19747FD75473"/>
    <w:rsid w:val="00DC3700"/>
    <w:pPr>
      <w:spacing w:line="278" w:lineRule="auto"/>
    </w:pPr>
    <w:rPr>
      <w:kern w:val="2"/>
      <w:sz w:val="24"/>
      <w:szCs w:val="24"/>
      <w14:ligatures w14:val="standardContextual"/>
    </w:rPr>
  </w:style>
  <w:style w:type="paragraph" w:customStyle="1" w:styleId="EA90A3F057994C15BA76D7025510A342">
    <w:name w:val="EA90A3F057994C15BA76D7025510A342"/>
    <w:rsid w:val="00DC3700"/>
    <w:pPr>
      <w:spacing w:line="278" w:lineRule="auto"/>
    </w:pPr>
    <w:rPr>
      <w:kern w:val="2"/>
      <w:sz w:val="24"/>
      <w:szCs w:val="24"/>
      <w14:ligatures w14:val="standardContextual"/>
    </w:rPr>
  </w:style>
  <w:style w:type="paragraph" w:customStyle="1" w:styleId="D7F026E238B740BD9793CF2E204ECB9C">
    <w:name w:val="D7F026E238B740BD9793CF2E204ECB9C"/>
    <w:rsid w:val="00DC3700"/>
    <w:pPr>
      <w:spacing w:line="278" w:lineRule="auto"/>
    </w:pPr>
    <w:rPr>
      <w:kern w:val="2"/>
      <w:sz w:val="24"/>
      <w:szCs w:val="24"/>
      <w14:ligatures w14:val="standardContextual"/>
    </w:rPr>
  </w:style>
  <w:style w:type="paragraph" w:customStyle="1" w:styleId="A1AFE5C27B1644BBA335B49EA18593C0">
    <w:name w:val="A1AFE5C27B1644BBA335B49EA18593C0"/>
    <w:rsid w:val="00DC3700"/>
    <w:pPr>
      <w:spacing w:line="278" w:lineRule="auto"/>
    </w:pPr>
    <w:rPr>
      <w:kern w:val="2"/>
      <w:sz w:val="24"/>
      <w:szCs w:val="24"/>
      <w14:ligatures w14:val="standardContextual"/>
    </w:rPr>
  </w:style>
  <w:style w:type="paragraph" w:customStyle="1" w:styleId="8DB57ED52FD64C28BB56D78FC35F6A35">
    <w:name w:val="8DB57ED52FD64C28BB56D78FC35F6A35"/>
    <w:rsid w:val="00DC3700"/>
    <w:pPr>
      <w:spacing w:line="278" w:lineRule="auto"/>
    </w:pPr>
    <w:rPr>
      <w:kern w:val="2"/>
      <w:sz w:val="24"/>
      <w:szCs w:val="24"/>
      <w14:ligatures w14:val="standardContextual"/>
    </w:rPr>
  </w:style>
  <w:style w:type="paragraph" w:customStyle="1" w:styleId="26E14968150141CC9B962626A8600945">
    <w:name w:val="26E14968150141CC9B962626A8600945"/>
    <w:rsid w:val="00DC3700"/>
    <w:pPr>
      <w:spacing w:line="278" w:lineRule="auto"/>
    </w:pPr>
    <w:rPr>
      <w:kern w:val="2"/>
      <w:sz w:val="24"/>
      <w:szCs w:val="24"/>
      <w14:ligatures w14:val="standardContextual"/>
    </w:rPr>
  </w:style>
  <w:style w:type="paragraph" w:customStyle="1" w:styleId="579035C887B9473FAB9567BCE632FD31">
    <w:name w:val="579035C887B9473FAB9567BCE632FD31"/>
    <w:rsid w:val="00DC3700"/>
    <w:pPr>
      <w:spacing w:line="278" w:lineRule="auto"/>
    </w:pPr>
    <w:rPr>
      <w:kern w:val="2"/>
      <w:sz w:val="24"/>
      <w:szCs w:val="24"/>
      <w14:ligatures w14:val="standardContextual"/>
    </w:rPr>
  </w:style>
  <w:style w:type="paragraph" w:customStyle="1" w:styleId="DC3C11708F8A436DA78DD838D3A7997A">
    <w:name w:val="DC3C11708F8A436DA78DD838D3A7997A"/>
    <w:rsid w:val="00F8794F"/>
    <w:pPr>
      <w:spacing w:line="278" w:lineRule="auto"/>
    </w:pPr>
    <w:rPr>
      <w:kern w:val="2"/>
      <w:sz w:val="24"/>
      <w:szCs w:val="24"/>
      <w14:ligatures w14:val="standardContextual"/>
    </w:rPr>
  </w:style>
  <w:style w:type="paragraph" w:customStyle="1" w:styleId="67065B1401984435A590FEB46C98C10A">
    <w:name w:val="67065B1401984435A590FEB46C98C10A"/>
    <w:rsid w:val="005801F4"/>
    <w:pPr>
      <w:spacing w:line="278" w:lineRule="auto"/>
    </w:pPr>
    <w:rPr>
      <w:kern w:val="2"/>
      <w:sz w:val="24"/>
      <w:szCs w:val="24"/>
      <w14:ligatures w14:val="standardContextual"/>
    </w:rPr>
  </w:style>
  <w:style w:type="paragraph" w:customStyle="1" w:styleId="54CF601DB35A467FAD91F5FDD00C6391">
    <w:name w:val="54CF601DB35A467FAD91F5FDD00C6391"/>
    <w:rsid w:val="005801F4"/>
    <w:pPr>
      <w:spacing w:line="278" w:lineRule="auto"/>
    </w:pPr>
    <w:rPr>
      <w:kern w:val="2"/>
      <w:sz w:val="24"/>
      <w:szCs w:val="24"/>
      <w14:ligatures w14:val="standardContextual"/>
    </w:rPr>
  </w:style>
  <w:style w:type="paragraph" w:customStyle="1" w:styleId="56361543CCFC41E3A075B00403BAF267">
    <w:name w:val="56361543CCFC41E3A075B00403BAF267"/>
    <w:rsid w:val="005801F4"/>
    <w:pPr>
      <w:spacing w:line="278" w:lineRule="auto"/>
    </w:pPr>
    <w:rPr>
      <w:kern w:val="2"/>
      <w:sz w:val="24"/>
      <w:szCs w:val="24"/>
      <w14:ligatures w14:val="standardContextual"/>
    </w:rPr>
  </w:style>
  <w:style w:type="paragraph" w:customStyle="1" w:styleId="0D0711B3B62D4BBE94BF2FF3BB16DCB9">
    <w:name w:val="0D0711B3B62D4BBE94BF2FF3BB16DCB9"/>
    <w:rsid w:val="005801F4"/>
    <w:pPr>
      <w:spacing w:line="278" w:lineRule="auto"/>
    </w:pPr>
    <w:rPr>
      <w:kern w:val="2"/>
      <w:sz w:val="24"/>
      <w:szCs w:val="24"/>
      <w14:ligatures w14:val="standardContextual"/>
    </w:rPr>
  </w:style>
  <w:style w:type="paragraph" w:customStyle="1" w:styleId="D5A7F90F85274B9FAC1B3A09BD852685">
    <w:name w:val="D5A7F90F85274B9FAC1B3A09BD852685"/>
    <w:rsid w:val="005801F4"/>
    <w:pPr>
      <w:spacing w:line="278" w:lineRule="auto"/>
    </w:pPr>
    <w:rPr>
      <w:kern w:val="2"/>
      <w:sz w:val="24"/>
      <w:szCs w:val="24"/>
      <w14:ligatures w14:val="standardContextual"/>
    </w:rPr>
  </w:style>
  <w:style w:type="paragraph" w:customStyle="1" w:styleId="C1AFB161E9924AF3B35B40C6964678D2">
    <w:name w:val="C1AFB161E9924AF3B35B40C6964678D2"/>
    <w:rsid w:val="005801F4"/>
    <w:pPr>
      <w:spacing w:line="278" w:lineRule="auto"/>
    </w:pPr>
    <w:rPr>
      <w:kern w:val="2"/>
      <w:sz w:val="24"/>
      <w:szCs w:val="24"/>
      <w14:ligatures w14:val="standardContextual"/>
    </w:rPr>
  </w:style>
  <w:style w:type="paragraph" w:customStyle="1" w:styleId="6AF1195D3CE540209678A9C071D5F53E">
    <w:name w:val="6AF1195D3CE540209678A9C071D5F53E"/>
    <w:rsid w:val="005801F4"/>
    <w:pPr>
      <w:spacing w:line="278" w:lineRule="auto"/>
    </w:pPr>
    <w:rPr>
      <w:kern w:val="2"/>
      <w:sz w:val="24"/>
      <w:szCs w:val="24"/>
      <w14:ligatures w14:val="standardContextual"/>
    </w:rPr>
  </w:style>
  <w:style w:type="paragraph" w:customStyle="1" w:styleId="EB363C4C63FE45759219101FCBA0B82D">
    <w:name w:val="EB363C4C63FE45759219101FCBA0B82D"/>
    <w:rsid w:val="005801F4"/>
    <w:pPr>
      <w:spacing w:line="278" w:lineRule="auto"/>
    </w:pPr>
    <w:rPr>
      <w:kern w:val="2"/>
      <w:sz w:val="24"/>
      <w:szCs w:val="24"/>
      <w14:ligatures w14:val="standardContextual"/>
    </w:rPr>
  </w:style>
  <w:style w:type="paragraph" w:customStyle="1" w:styleId="781C99B04B754D19B92E6838A3AC6F08">
    <w:name w:val="781C99B04B754D19B92E6838A3AC6F08"/>
    <w:rsid w:val="005801F4"/>
    <w:pPr>
      <w:spacing w:line="278" w:lineRule="auto"/>
    </w:pPr>
    <w:rPr>
      <w:kern w:val="2"/>
      <w:sz w:val="24"/>
      <w:szCs w:val="24"/>
      <w14:ligatures w14:val="standardContextual"/>
    </w:rPr>
  </w:style>
  <w:style w:type="paragraph" w:customStyle="1" w:styleId="65ABFA9F118240C4A1798F30869343E0">
    <w:name w:val="65ABFA9F118240C4A1798F30869343E0"/>
    <w:rsid w:val="005801F4"/>
    <w:pPr>
      <w:spacing w:line="278" w:lineRule="auto"/>
    </w:pPr>
    <w:rPr>
      <w:kern w:val="2"/>
      <w:sz w:val="24"/>
      <w:szCs w:val="24"/>
      <w14:ligatures w14:val="standardContextual"/>
    </w:rPr>
  </w:style>
  <w:style w:type="paragraph" w:customStyle="1" w:styleId="41D81F0A2F8F4124A6B0C9FBB8EFC12B">
    <w:name w:val="41D81F0A2F8F4124A6B0C9FBB8EFC12B"/>
    <w:rsid w:val="005801F4"/>
    <w:pPr>
      <w:spacing w:line="278" w:lineRule="auto"/>
    </w:pPr>
    <w:rPr>
      <w:kern w:val="2"/>
      <w:sz w:val="24"/>
      <w:szCs w:val="24"/>
      <w14:ligatures w14:val="standardContextual"/>
    </w:rPr>
  </w:style>
  <w:style w:type="paragraph" w:customStyle="1" w:styleId="F79A8FE09D2E45B0887264642344324F">
    <w:name w:val="F79A8FE09D2E45B0887264642344324F"/>
    <w:rsid w:val="005801F4"/>
    <w:pPr>
      <w:spacing w:line="278" w:lineRule="auto"/>
    </w:pPr>
    <w:rPr>
      <w:kern w:val="2"/>
      <w:sz w:val="24"/>
      <w:szCs w:val="24"/>
      <w14:ligatures w14:val="standardContextual"/>
    </w:rPr>
  </w:style>
  <w:style w:type="paragraph" w:customStyle="1" w:styleId="67D9945CACD0490C8A7FCCE2B4BA9A53">
    <w:name w:val="67D9945CACD0490C8A7FCCE2B4BA9A53"/>
    <w:rsid w:val="005801F4"/>
    <w:pPr>
      <w:spacing w:line="278" w:lineRule="auto"/>
    </w:pPr>
    <w:rPr>
      <w:kern w:val="2"/>
      <w:sz w:val="24"/>
      <w:szCs w:val="24"/>
      <w14:ligatures w14:val="standardContextual"/>
    </w:rPr>
  </w:style>
  <w:style w:type="paragraph" w:customStyle="1" w:styleId="FC11D478933F4DE8B611DF05131AE817">
    <w:name w:val="FC11D478933F4DE8B611DF05131AE817"/>
    <w:rsid w:val="005801F4"/>
    <w:pPr>
      <w:spacing w:line="278" w:lineRule="auto"/>
    </w:pPr>
    <w:rPr>
      <w:kern w:val="2"/>
      <w:sz w:val="24"/>
      <w:szCs w:val="24"/>
      <w14:ligatures w14:val="standardContextual"/>
    </w:rPr>
  </w:style>
  <w:style w:type="paragraph" w:customStyle="1" w:styleId="0608CAC1B0FE4DB39E5C7DB8DB5CBED2">
    <w:name w:val="0608CAC1B0FE4DB39E5C7DB8DB5CBED2"/>
    <w:rsid w:val="005801F4"/>
    <w:pPr>
      <w:spacing w:line="278" w:lineRule="auto"/>
    </w:pPr>
    <w:rPr>
      <w:kern w:val="2"/>
      <w:sz w:val="24"/>
      <w:szCs w:val="24"/>
      <w14:ligatures w14:val="standardContextual"/>
    </w:rPr>
  </w:style>
  <w:style w:type="paragraph" w:customStyle="1" w:styleId="415BAE0468774F0A8900ABEB97ECF7D0">
    <w:name w:val="415BAE0468774F0A8900ABEB97ECF7D0"/>
    <w:rsid w:val="005801F4"/>
    <w:pPr>
      <w:spacing w:line="278" w:lineRule="auto"/>
    </w:pPr>
    <w:rPr>
      <w:kern w:val="2"/>
      <w:sz w:val="24"/>
      <w:szCs w:val="24"/>
      <w14:ligatures w14:val="standardContextual"/>
    </w:rPr>
  </w:style>
  <w:style w:type="paragraph" w:customStyle="1" w:styleId="D1952E5701EE4EA0946884CAFBE30419">
    <w:name w:val="D1952E5701EE4EA0946884CAFBE30419"/>
    <w:rsid w:val="005801F4"/>
    <w:pPr>
      <w:spacing w:line="278" w:lineRule="auto"/>
    </w:pPr>
    <w:rPr>
      <w:kern w:val="2"/>
      <w:sz w:val="24"/>
      <w:szCs w:val="24"/>
      <w14:ligatures w14:val="standardContextual"/>
    </w:rPr>
  </w:style>
  <w:style w:type="paragraph" w:customStyle="1" w:styleId="AAF23503D9D0408182F8A803091A4B66">
    <w:name w:val="AAF23503D9D0408182F8A803091A4B66"/>
    <w:rsid w:val="005801F4"/>
    <w:pPr>
      <w:spacing w:line="278" w:lineRule="auto"/>
    </w:pPr>
    <w:rPr>
      <w:kern w:val="2"/>
      <w:sz w:val="24"/>
      <w:szCs w:val="24"/>
      <w14:ligatures w14:val="standardContextual"/>
    </w:rPr>
  </w:style>
  <w:style w:type="paragraph" w:customStyle="1" w:styleId="6EB16BE52ADA48F0B43A2AB4ED42CB6C">
    <w:name w:val="6EB16BE52ADA48F0B43A2AB4ED42CB6C"/>
    <w:rsid w:val="005801F4"/>
    <w:pPr>
      <w:spacing w:line="278" w:lineRule="auto"/>
    </w:pPr>
    <w:rPr>
      <w:kern w:val="2"/>
      <w:sz w:val="24"/>
      <w:szCs w:val="24"/>
      <w14:ligatures w14:val="standardContextual"/>
    </w:rPr>
  </w:style>
  <w:style w:type="paragraph" w:customStyle="1" w:styleId="B8208BF18E1848ABB8068959268BA2D1">
    <w:name w:val="B8208BF18E1848ABB8068959268BA2D1"/>
    <w:rsid w:val="005801F4"/>
    <w:pPr>
      <w:spacing w:line="278" w:lineRule="auto"/>
    </w:pPr>
    <w:rPr>
      <w:kern w:val="2"/>
      <w:sz w:val="24"/>
      <w:szCs w:val="24"/>
      <w14:ligatures w14:val="standardContextual"/>
    </w:rPr>
  </w:style>
  <w:style w:type="paragraph" w:customStyle="1" w:styleId="5972F84E55D4434F8DB835C4E47D734B">
    <w:name w:val="5972F84E55D4434F8DB835C4E47D734B"/>
    <w:rsid w:val="005801F4"/>
    <w:pPr>
      <w:spacing w:line="278" w:lineRule="auto"/>
    </w:pPr>
    <w:rPr>
      <w:kern w:val="2"/>
      <w:sz w:val="24"/>
      <w:szCs w:val="24"/>
      <w14:ligatures w14:val="standardContextual"/>
    </w:rPr>
  </w:style>
  <w:style w:type="paragraph" w:customStyle="1" w:styleId="4D1DDC7DE28A43E4978F598D64DDE9BC">
    <w:name w:val="4D1DDC7DE28A43E4978F598D64DDE9BC"/>
    <w:rsid w:val="005801F4"/>
    <w:pPr>
      <w:spacing w:line="278" w:lineRule="auto"/>
    </w:pPr>
    <w:rPr>
      <w:kern w:val="2"/>
      <w:sz w:val="24"/>
      <w:szCs w:val="24"/>
      <w14:ligatures w14:val="standardContextual"/>
    </w:rPr>
  </w:style>
  <w:style w:type="paragraph" w:customStyle="1" w:styleId="4BA712B875B340629D16C3FDC3AB4CBA">
    <w:name w:val="4BA712B875B340629D16C3FDC3AB4CBA"/>
    <w:rsid w:val="005801F4"/>
    <w:pPr>
      <w:spacing w:line="278" w:lineRule="auto"/>
    </w:pPr>
    <w:rPr>
      <w:kern w:val="2"/>
      <w:sz w:val="24"/>
      <w:szCs w:val="24"/>
      <w14:ligatures w14:val="standardContextual"/>
    </w:rPr>
  </w:style>
  <w:style w:type="paragraph" w:customStyle="1" w:styleId="2921112643B34599963FDD545DC7FF9E">
    <w:name w:val="2921112643B34599963FDD545DC7FF9E"/>
    <w:rsid w:val="005801F4"/>
    <w:pPr>
      <w:spacing w:line="278" w:lineRule="auto"/>
    </w:pPr>
    <w:rPr>
      <w:kern w:val="2"/>
      <w:sz w:val="24"/>
      <w:szCs w:val="24"/>
      <w14:ligatures w14:val="standardContextual"/>
    </w:rPr>
  </w:style>
  <w:style w:type="paragraph" w:customStyle="1" w:styleId="A9CD6F4AD4FB486FBCB4CFF1DE48D3C5">
    <w:name w:val="A9CD6F4AD4FB486FBCB4CFF1DE48D3C5"/>
    <w:rsid w:val="005801F4"/>
    <w:pPr>
      <w:spacing w:line="278" w:lineRule="auto"/>
    </w:pPr>
    <w:rPr>
      <w:kern w:val="2"/>
      <w:sz w:val="24"/>
      <w:szCs w:val="24"/>
      <w14:ligatures w14:val="standardContextual"/>
    </w:rPr>
  </w:style>
  <w:style w:type="paragraph" w:customStyle="1" w:styleId="4B90704F44B741B7851AC4210294A2F7">
    <w:name w:val="4B90704F44B741B7851AC4210294A2F7"/>
    <w:rsid w:val="005801F4"/>
    <w:pPr>
      <w:spacing w:line="278" w:lineRule="auto"/>
    </w:pPr>
    <w:rPr>
      <w:kern w:val="2"/>
      <w:sz w:val="24"/>
      <w:szCs w:val="24"/>
      <w14:ligatures w14:val="standardContextual"/>
    </w:rPr>
  </w:style>
  <w:style w:type="paragraph" w:customStyle="1" w:styleId="8E12C94908FF4860BC56E55B7506EAC7">
    <w:name w:val="8E12C94908FF4860BC56E55B7506EAC7"/>
    <w:rsid w:val="006D575E"/>
    <w:pPr>
      <w:spacing w:line="278" w:lineRule="auto"/>
    </w:pPr>
    <w:rPr>
      <w:kern w:val="2"/>
      <w:sz w:val="24"/>
      <w:szCs w:val="24"/>
      <w:lang w:val="pt-PT" w:eastAsia="pt-PT"/>
      <w14:ligatures w14:val="standardContextual"/>
    </w:rPr>
  </w:style>
  <w:style w:type="paragraph" w:customStyle="1" w:styleId="1244E7A9E10349558D1E8C4A401DB2C1">
    <w:name w:val="1244E7A9E10349558D1E8C4A401DB2C1"/>
    <w:rsid w:val="00DA05AE"/>
    <w:pPr>
      <w:spacing w:line="278" w:lineRule="auto"/>
    </w:pPr>
    <w:rPr>
      <w:kern w:val="2"/>
      <w:sz w:val="24"/>
      <w:szCs w:val="24"/>
      <w14:ligatures w14:val="standardContextual"/>
    </w:rPr>
  </w:style>
  <w:style w:type="paragraph" w:customStyle="1" w:styleId="1EC703DC671E4C868E9D41F6E964B1F4">
    <w:name w:val="1EC703DC671E4C868E9D41F6E964B1F4"/>
    <w:rsid w:val="00FF7871"/>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A8921FA-E321-4BB5-8BB0-E929D15BEE99}">
  <we:reference id="wa104382081" version="1.55.1.0" store="pt-BR" storeType="OMEX"/>
  <we:alternateReferences>
    <we:reference id="wa104382081" version="1.55.1.0" store="pt-BR" storeType="OMEX"/>
  </we:alternateReferences>
  <we:properties>
    <we:property name="MENDELEY_CITATIONS" value="[{&quot;citationID&quot;:&quot;MENDELEY_CITATION_40c5d755-f2dc-4360-9a62-c0fa7a1b2640&quot;,&quot;properties&quot;:{&quot;noteIndex&quot;:0},&quot;isEdited&quot;:false,&quot;manualOverride&quot;:{&quot;isManuallyOverridden&quot;:false,&quot;citeprocText&quot;:&quot;(Mata et al., 2024)&quot;,&quot;manualOverrideText&quot;:&quot;&quot;},&quot;citationTag&quot;:&quot;MENDELEY_CITATION_v3_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&quot;,&quot;citationItems&quot;:[{&quot;id&quot;:&quot;3b4b7833-748d-3fd0-9539-46e8214576cb&quot;,&quot;itemData&quot;:{&quot;type&quot;:&quot;article-journal&quot;,&quot;id&quot;:&quot;3b4b7833-748d-3fd0-9539-46e8214576cb&quot;,&quot;title&quot;:&quot;EU Citizens’ Perception of Risks Posed to the Sustainability of EU Food Security&quot;,&quot;author&quot;:[{&quot;family&quot;:&quot;Mata&quot;,&quot;given&quot;:&quot;Fernando&quot;,&quot;parse-names&quot;:false,&quot;dropping-particle&quot;:&quot;&quot;,&quot;non-dropping-particle&quot;:&quot;&quot;},{&quot;family&quot;:&quot;Barros&quot;,&quot;given&quot;:&quot;Diana&quot;,&quot;parse-names&quot;:false,&quot;dropping-particle&quot;:&quot;&quot;,&quot;non-dropping-particle&quot;:&quot;&quot;},{&quot;family&quot;:&quot;Pereira-Pinto&quot;,&quot;given&quot;:&quot;Ricardo&quot;,&quot;parse-names&quot;:false,&quot;dropping-particle&quot;:&quot;&quot;,&quot;non-dropping-particle&quot;:&quot;&quot;},{&quot;family&quot;:&quot;Pires&quot;,&quot;given&quot;:&quot;Preciosa&quot;,&quot;parse-names&quot;:false,&quot;dropping-particle&quot;:&quot;&quot;,&quot;non-dropping-particle&quot;:&quot;&quot;}],&quot;container-title&quot;:&quot;Sustainability&quot;,&quot;container-title-short&quot;:&quot;Sustainability&quot;,&quot;ISSN&quot;:&quot;2071-1050&quot;,&quot;issued&quot;:{&quot;date-parts&quot;:[[2024]]},&quot;page&quot;:&quot;9840&quot;,&quot;publisher&quot;:&quot;MDPI&quot;,&quot;issue&quot;:&quot;22&quot;,&quot;volume&quot;:&quot;16&quot;},&quot;isTemporary&quot;:false,&quot;suppress-author&quot;:false,&quot;composite&quot;:false,&quot;author-only&quot;:false}]},{&quot;citationID&quot;:&quot;MENDELEY_CITATION_1ceb20f0-450a-428d-83e4-7d269475f3e3&quot;,&quot;properties&quot;:{&quot;noteIndex&quot;:0},&quot;isEdited&quot;:false,&quot;manualOverride&quot;:{&quot;isManuallyOverridden&quot;:false,&quot;citeprocText&quot;:&quot;(Gombkötő et al., 2025)&quot;,&quot;manualOverrideText&quot;:&quot;&quot;},&quot;citationTag&quot;:&quot;MENDELEY_CITATION_v3_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&quot;,&quot;citationItems&quot;:[{&quot;id&quot;:&quot;305e84f0-b99d-3cf2-abd7-b6202f6d228e&quot;,&quot;itemData&quot;:{&quot;type&quot;:&quot;article-journal&quot;,&quot;id&quot;:&quot;305e84f0-b99d-3cf2-abd7-b6202f6d228e&quot;,&quot;title&quot;:&quot;Sustainability reporting practices of Hungarian food subsectors from EU taxonomy perspectives&quot;,&quot;author&quot;:[{&quot;family&quot;:&quot;Gombkötő&quot;,&quot;given&quot;:&quot;Nóra&quot;,&quot;parse-names&quot;:false,&quot;dropping-particle&quot;:&quot;&quot;,&quot;non-dropping-particle&quot;:&quot;&quot;},{&quot;family&quot;:&quot;Hámori&quot;,&quot;given&quot;:&quot;Judit&quot;,&quot;parse-names&quot;:false,&quot;dropping-particle&quot;:&quot;&quot;,&quot;non-dropping-particle&quot;:&quot;&quot;},{&quot;family&quot;:&quot;Rózsa&quot;,&quot;given&quot;:&quot;Andrea&quot;,&quot;parse-names&quot;:false,&quot;dropping-particle&quot;:&quot;&quot;,&quot;non-dropping-particle&quot;:&quot;&quot;},{&quot;family&quot;:&quot;Troján&quot;,&quot;given&quot;:&quot;Szabolcs&quot;,&quot;parse-names&quot;:false,&quot;dropping-particle&quot;:&quot;&quot;,&quot;non-dropping-particle&quot;:&quot;&quot;},{&quot;family&quot;:&quot;Hegyi&quot;,&quot;given&quot;:&quot;Judit&quot;,&quot;parse-names&quot;:false,&quot;dropping-particle&quot;:&quot;&quot;,&quot;non-dropping-particle&quot;:&quot;&quot;},{&quot;family&quot;:&quot;Lámfalusi&quot;,&quot;given&quot;:&quot;Ibolya&quot;,&quot;parse-names&quot;:false,&quot;dropping-particle&quot;:&quot;&quot;,&quot;non-dropping-particle&quot;:&quot;&quot;},{&quot;family&quot;:&quot;Kacz&quot;,&quot;given&quot;:&quot;Károly&quot;,&quot;parse-names&quot;:false,&quot;dropping-particle&quot;:&quot;&quot;,&quot;non-dropping-particle&quot;:&quot;&quot;}],&quot;container-title&quot;:&quot;Discover Sustainability&quot;,&quot;ISSN&quot;:&quot;2662-9984&quot;,&quot;issued&quot;:{&quot;date-parts&quot;:[[2025]]},&quot;page&quot;:&quot;1-15&quot;,&quot;publisher&quot;:&quot;Springer&quot;,&quot;issue&quot;:&quot;1&quot;,&quot;volume&quot;:&quot;6&quot;,&quot;container-title-short&quot;:&quot;&quot;},&quot;isTemporary&quot;:false,&quot;suppress-author&quot;:false,&quot;composite&quot;:false,&quot;author-only&quot;:false}]},{&quot;citationID&quot;:&quot;MENDELEY_CITATION_a02a0c4f-f6ab-4d6d-a430-d3620b1843e2&quot;,&quot;properties&quot;:{&quot;noteIndex&quot;:0},&quot;isEdited&quot;:false,&quot;manualOverride&quot;:{&quot;isManuallyOverridden&quot;:false,&quot;citeprocText&quot;:&quot;(Njualem, 2022)&quot;,&quot;manualOverrideText&quot;:&quot;&quot;},&quot;citationTag&quot;:&quot;MENDELEY_CITATION_v3_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&quot;,&quot;citationItems&quot;:[{&quot;id&quot;:&quot;44f54c4f-6a8a-3948-9e69-da93da49acfb&quot;,&quot;itemData&quot;:{&quot;type&quot;:&quot;article-journal&quot;,&quot;id&quot;:&quot;44f54c4f-6a8a-3948-9e69-da93da49acfb&quot;,&quot;title&quot;:&quot;Leveraging blockchain technology in supply chain sustainability: a provenance perspective&quot;,&quot;author&quot;:[{&quot;family&quot;:&quot;Njualem&quot;,&quot;given&quot;:&quot;Lewis A&quot;,&quot;parse-names&quot;:false,&quot;dropping-particle&quot;:&quot;&quot;,&quot;non-dropping-particle&quot;:&quot;&quot;}],&quot;container-title&quot;:&quot;Sustainability&quot;,&quot;container-title-short&quot;:&quot;Sustainability&quot;,&quot;ISSN&quot;:&quot;2071-1050&quot;,&quot;issued&quot;:{&quot;date-parts&quot;:[[2022]]},&quot;page&quot;:&quot;10533&quot;,&quot;publisher&quot;:&quot;MDPI&quot;,&quot;issue&quot;:&quot;17&quot;,&quot;volume&quot;:&quot;14&quot;},&quot;isTemporary&quot;:false,&quot;suppress-author&quot;:false,&quot;composite&quot;:false,&quot;author-only&quot;:false}]},{&quot;citationID&quot;:&quot;MENDELEY_CITATION_d7f36b8e-5356-442e-bba1-ee368d2fb26a&quot;,&quot;properties&quot;:{&quot;noteIndex&quot;:0},&quot;isEdited&quot;:false,&quot;manualOverride&quot;:{&quot;isManuallyOverridden&quot;:false,&quot;citeprocText&quot;:&quot;(Nicastro et al., 2024)&quot;,&quot;manualOverrideText&quot;:&quot;&quot;},&quot;citationTag&quot;:&quot;MENDELEY_CITATION_v3_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&quot;,&quot;citationItems&quot;:[{&quot;id&quot;:&quot;f1170589-2753-3e1f-8b2e-e7a9d4ef111c&quot;,&quot;itemData&quot;:{&quot;type&quot;:&quot;article-journal&quot;,&quot;id&quot;:&quot;f1170589-2753-3e1f-8b2e-e7a9d4ef111c&quot;,&quot;title&quot;:&quot;Legal Barriers in Sustainable Agriculture: Valorization of Agri-Food Waste and Pesticide Use Reduction&quot;,&quot;author&quot;:[{&quot;family&quot;:&quot;Nicastro&quot;,&quot;given&quot;:&quot;Rosalinda&quot;,&quot;parse-names&quot;:false,&quot;dropping-particle&quot;:&quot;&quot;,&quot;non-dropping-particle&quot;:&quot;&quot;},{&quot;family&quot;:&quot;Papale&quot;,&quot;given&quot;:&quot;Mattia&quot;,&quot;parse-names&quot;:false,&quot;dropping-particle&quot;:&quot;&quot;,&quot;non-dropping-particle&quot;:&quot;&quot;},{&quot;family&quot;:&quot;Fusco&quot;,&quot;given&quot;:&quot;Giovanna Marta&quot;,&quot;parse-names&quot;:false,&quot;dropping-particle&quot;:&quot;&quot;,&quot;non-dropping-particle&quot;:&quot;&quot;},{&quot;family&quot;:&quot;Capone&quot;,&quot;given&quot;:&quot;Annalinda&quot;,&quot;parse-names&quot;:false,&quot;dropping-particle&quot;:&quot;&quot;,&quot;non-dropping-particle&quot;:&quot;&quot;},{&quot;family&quot;:&quot;Morrone&quot;,&quot;given&quot;:&quot;Biagio&quot;,&quot;parse-names&quot;:false,&quot;dropping-particle&quot;:&quot;&quot;,&quot;non-dropping-particle&quot;:&quot;&quot;},{&quot;family&quot;:&quot;Carillo&quot;,&quot;given&quot;:&quot;Petronia&quot;,&quot;parse-names&quot;:false,&quot;dropping-particle&quot;:&quot;&quot;,&quot;non-dropping-particle&quot;:&quot;&quot;}],&quot;container-title&quot;:&quot;Sustainability&quot;,&quot;container-title-short&quot;:&quot;Sustainability&quot;,&quot;ISSN&quot;:&quot;2071-1050&quot;,&quot;issued&quot;:{&quot;date-parts&quot;:[[2024]]},&quot;page&quot;:&quot;8677&quot;,&quot;publisher&quot;:&quot;MDPI&quot;,&quot;issue&quot;:&quot;19&quot;,&quot;volume&quot;:&quot;16&quot;},&quot;isTemporary&quot;:false,&quot;suppress-author&quot;:false,&quot;composite&quot;:false,&quot;author-only&quot;:false}]},{&quot;citationID&quot;:&quot;MENDELEY_CITATION_0fbce38c-51d5-4046-9160-a447cb66dd7e&quot;,&quot;properties&quot;:{&quot;noteIndex&quot;:0},&quot;isEdited&quot;:false,&quot;manualOverride&quot;:{&quot;isManuallyOverridden&quot;:false,&quot;citeprocText&quot;:&quot;(Jraisat et al., 2023)&quot;,&quot;manualOverrideText&quot;:&quot;&quot;},&quot;citationTag&quot;:&quot;MENDELEY_CITATION_v3_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&quot;,&quot;citationItems&quot;:[{&quot;id&quot;:&quot;49282dd0-0d0d-3fbb-9ca2-59540911701a&quot;,&quot;itemData&quot;:{&quot;type&quot;:&quot;paper-conference&quot;,&quot;id&quot;:&quot;49282dd0-0d0d-3fbb-9ca2-59540911701a&quot;,&quot;title&quot;:&quot;Blockchain technology: The role of integrated reverse supply chain networks in sustainability&quot;,&quot;author&quot;:[{&quot;family&quot;:&quot;Jraisat&quot;,&quot;given&quot;:&quot;Luai&quot;,&quot;parse-names&quot;:false,&quot;dropping-particle&quot;:&quot;&quot;,&quot;non-dropping-particle&quot;:&quot;&quot;},{&quot;family&quot;:&quot;Jreissat&quot;,&quot;given&quot;:&quot;Mohannad&quot;,&quot;parse-names&quot;:false,&quot;dropping-particle&quot;:&quot;&quot;,&quot;non-dropping-particle&quot;:&quot;&quot;},{&quot;family&quot;:&quot;Upadhyay&quot;,&quot;given&quot;:&quot;Arvind&quot;,&quot;parse-names&quot;:false,&quot;dropping-particle&quot;:&quot;&quot;,&quot;non-dropping-particle&quot;:&quot;&quot;},{&quot;family&quot;:&quot;Kumar&quot;,&quot;given&quot;:&quot;Anil&quot;,&quot;parse-names&quot;:false,&quot;dropping-particle&quot;:&quot;&quot;,&quot;non-dropping-particle&quot;:&quot;&quot;}],&quot;container-title&quot;:&quot;Supply chain forum: An international journal&quot;,&quot;ISBN&quot;:&quot;1625-8312&quot;,&quot;issued&quot;:{&quot;date-parts&quot;:[[2023]]},&quot;page&quot;:&quot;17-30&quot;,&quot;publisher&quot;:&quot;Taylor &amp; Francis&quot;,&quot;issue&quot;:&quot;1&quot;,&quot;volume&quot;:&quot;24&quot;,&quot;container-title-short&quot;:&quot;&quot;},&quot;isTemporary&quot;:false,&quot;suppress-author&quot;:false,&quot;composite&quot;:false,&quot;author-only&quot;:false}]},{&quot;citationID&quot;:&quot;MENDELEY_CITATION_f393031b-5a90-44f0-986e-844c5377466a&quot;,&quot;properties&quot;:{&quot;noteIndex&quot;:0},&quot;isEdited&quot;:false,&quot;manualOverride&quot;:{&quot;isManuallyOverridden&quot;:true,&quot;citeprocText&quot;:&quot;(Alessandro Civati, 2022)&quot;,&quot;manualOverrideText&quot;:&quot;(Alessandro Civati, 2022; Shoker, 2021)&quot;},&quot;citationTag&quot;:&quot;MENDELEY_CITATION_v3_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&quot;,&quot;citationItems&quot;:[{&quot;id&quot;:&quot;59e4b5d1-540b-334d-b947-8ce170624413&quot;,&quot;itemData&quot;:{&quot;type&quot;:&quot;webpage&quot;,&quot;id&quot;:&quot;59e4b5d1-540b-334d-b947-8ce170624413&quot;,&quot;title&quot;:&quot;Global Food Traceability - A Top growing market of 24 Billion USD by 2026&quot;,&quot;author&quot;:[{&quot;family&quot;:&quot;Alessandro Civati&quot;,&quot;given&quot;:&quot;&quot;,&quot;parse-names&quot;:false,&quot;dropping-particle&quot;:&quot;&quot;,&quot;non-dropping-particle&quot;:&quot;&quot;}],&quot;container-title&quot;:&quot;Blockchain ai Cybersecurity&quot;,&quot;issued&quot;:{&quot;date-parts&quot;:[[2022,5,18]]},&quot;container-title-short&quot;:&quot;&quot;},&quot;isTemporary&quot;:false,&quot;suppress-author&quot;:false,&quot;composite&quot;:false,&quot;author-only&quot;:false}]},{&quot;citationID&quot;:&quot;MENDELEY_CITATION_76f31623-d0a3-47cf-b775-50cc8c40bac8&quot;,&quot;properties&quot;:{&quot;noteIndex&quot;:0},&quot;isEdited&quot;:false,&quot;manualOverride&quot;:{&quot;isManuallyOverridden&quot;:false,&quot;citeprocText&quot;:&quot;(Song et al., 2022)&quot;,&quot;manualOverrideText&quot;:&quot;&quot;},&quot;citationTag&quot;:&quot;MENDELEY_CITATION_v3_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&quot;,&quot;citationItems&quot;:[{&quot;id&quot;:&quot;934ce75c-267e-3b07-a38c-19f447f5f136&quot;,&quot;itemData&quot;:{&quot;type&quot;:&quot;article-journal&quot;,&quot;id&quot;:&quot;934ce75c-267e-3b07-a38c-19f447f5f136&quot;,&quot;title&quot;:&quot;Blockchain adoption in agricultural supply chain for better sustainability: A game theory perspective&quot;,&quot;author&quot;:[{&quot;family&quot;:&quot;Song&quot;,&quot;given&quot;:&quot;Luona&quot;,&quot;parse-names&quot;:false,&quot;dropping-particle&quot;:&quot;&quot;,&quot;non-dropping-particle&quot;:&quot;&quot;},{&quot;family&quot;:&quot;Luo&quot;,&quot;given&quot;:&quot;Yiqing&quot;,&quot;parse-names&quot;:false,&quot;dropping-particle&quot;:&quot;&quot;,&quot;non-dropping-particle&quot;:&quot;&quot;},{&quot;family&quot;:&quot;Chang&quot;,&quot;given&quot;:&quot;Zixi&quot;,&quot;parse-names&quot;:false,&quot;dropping-particle&quot;:&quot;&quot;,&quot;non-dropping-particle&quot;:&quot;&quot;},{&quot;family&quot;:&quot;Jin&quot;,&quot;given&quot;:&quot;Chunhua&quot;,&quot;parse-names&quot;:false,&quot;dropping-particle&quot;:&quot;&quot;,&quot;non-dropping-particle&quot;:&quot;&quot;},{&quot;family&quot;:&quot;Nicolas&quot;,&quot;given&quot;:&quot;Merveille&quot;,&quot;parse-names&quot;:false,&quot;dropping-particle&quot;:&quot;&quot;,&quot;non-dropping-particle&quot;:&quot;&quot;}],&quot;container-title&quot;:&quot;Sustainability&quot;,&quot;container-title-short&quot;:&quot;Sustainability&quot;,&quot;ISSN&quot;:&quot;2071-1050&quot;,&quot;issued&quot;:{&quot;date-parts&quot;:[[2022]]},&quot;page&quot;:&quot;1470&quot;,&quot;publisher&quot;:&quot;MDPI&quot;,&quot;issue&quot;:&quot;3&quot;,&quot;volume&quot;:&quot;14&quot;},&quot;isTemporary&quot;:false,&quot;suppress-author&quot;:false,&quot;composite&quot;:false,&quot;author-only&quot;:false}]},{&quot;citationID&quot;:&quot;MENDELEY_CITATION_378dc607-1715-4bcf-bc74-768cd78ab9d4&quot;,&quot;properties&quot;:{&quot;noteIndex&quot;:0},&quot;isEdited&quot;:false,&quot;manualOverride&quot;:{&quot;isManuallyOverridden&quot;:false,&quot;citeprocText&quot;:&quot;(Jraisat et al., 2023)&quot;,&quot;manualOverrideText&quot;:&quot;&quot;},&quot;citationTag&quot;:&quot;MENDELEY_CITATION_v3_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&quot;,&quot;citationItems&quot;:[{&quot;id&quot;:&quot;49282dd0-0d0d-3fbb-9ca2-59540911701a&quot;,&quot;itemData&quot;:{&quot;type&quot;:&quot;paper-conference&quot;,&quot;id&quot;:&quot;49282dd0-0d0d-3fbb-9ca2-59540911701a&quot;,&quot;title&quot;:&quot;Blockchain technology: The role of integrated reverse supply chain networks in sustainability&quot;,&quot;author&quot;:[{&quot;family&quot;:&quot;Jraisat&quot;,&quot;given&quot;:&quot;Luai&quot;,&quot;parse-names&quot;:false,&quot;dropping-particle&quot;:&quot;&quot;,&quot;non-dropping-particle&quot;:&quot;&quot;},{&quot;family&quot;:&quot;Jreissat&quot;,&quot;given&quot;:&quot;Mohannad&quot;,&quot;parse-names&quot;:false,&quot;dropping-particle&quot;:&quot;&quot;,&quot;non-dropping-particle&quot;:&quot;&quot;},{&quot;family&quot;:&quot;Upadhyay&quot;,&quot;given&quot;:&quot;Arvind&quot;,&quot;parse-names&quot;:false,&quot;dropping-particle&quot;:&quot;&quot;,&quot;non-dropping-particle&quot;:&quot;&quot;},{&quot;family&quot;:&quot;Kumar&quot;,&quot;given&quot;:&quot;Anil&quot;,&quot;parse-names&quot;:false,&quot;dropping-particle&quot;:&quot;&quot;,&quot;non-dropping-particle&quot;:&quot;&quot;}],&quot;container-title&quot;:&quot;Supply chain forum: An international journal&quot;,&quot;ISBN&quot;:&quot;1625-8312&quot;,&quot;issued&quot;:{&quot;date-parts&quot;:[[2023]]},&quot;page&quot;:&quot;17-30&quot;,&quot;publisher&quot;:&quot;Taylor &amp; Francis&quot;,&quot;issue&quot;:&quot;1&quot;,&quot;volume&quot;:&quot;24&quot;,&quot;container-title-short&quot;:&quot;&quot;},&quot;isTemporary&quot;:false,&quot;suppress-author&quot;:false,&quot;composite&quot;:false,&quot;author-only&quot;:false}]},{&quot;citationID&quot;:&quot;MENDELEY_CITATION_e5edeb3b-f6ff-4812-b705-5642661168a3&quot;,&quot;properties&quot;:{&quot;noteIndex&quot;:0},&quot;isEdited&quot;:false,&quot;manualOverride&quot;:{&quot;isManuallyOverridden&quot;:true,&quot;citeprocText&quot;:&quot;(Matani et al., 2025)&quot;,&quot;manualOverrideText&quot;:&quot;(Matani et al., 2025; Pongnumkul et al., 2025)&quot;},&quot;citationTag&quot;:&quot;MENDELEY_CITATION_v3_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&quot;,&quot;citationItems&quot;:[{&quot;id&quot;:&quot;a19e19a7-00d4-3ecd-87cb-7d4504beb33f&quot;,&quot;itemData&quot;:{&quot;type&quot;:&quot;article-journal&quot;,&quot;id&quot;:&quot;a19e19a7-00d4-3ecd-87cb-7d4504beb33f&quot;,&quot;title&quot;:&quot;Improving scalability in blockchain systems using multi-level sharding based on heterogeneity of network nodes&quot;,&quot;author&quot;:[{&quot;family&quot;:&quot;Matani&quot;,&quot;given&quot;:&quot;Alemeh&quot;,&quot;parse-names&quot;:false,&quot;dropping-particle&quot;:&quot;&quot;,&quot;non-dropping-particle&quot;:&quot;&quot;},{&quot;family&quot;:&quot;Sahafi&quot;,&quot;given&quot;:&quot;Amir&quot;,&quot;parse-names&quot;:false,&quot;dropping-particle&quot;:&quot;&quot;,&quot;non-dropping-particle&quot;:&quot;&quot;},{&quot;family&quot;:&quot;Broumandnia&quot;,&quot;given&quot;:&quot;Ali&quot;,&quot;parse-names&quot;:false,&quot;dropping-particle&quot;:&quot;&quot;,&quot;non-dropping-particle&quot;:&quot;&quot;}],&quot;container-title&quot;:&quot;Computing&quot;,&quot;ISSN&quot;:&quot;1436-5057&quot;,&quot;issued&quot;:{&quot;date-parts&quot;:[[2025]]},&quot;page&quot;:&quot;1-34&quot;,&quot;publisher&quot;:&quot;Springer&quot;,&quot;issue&quot;:&quot;2&quot;,&quot;volume&quot;:&quot;107&quot;,&quot;container-title-short&quot;:&quot;&quot;},&quot;isTemporary&quot;:false,&quot;suppress-author&quot;:false,&quot;composite&quot;:false,&quot;author-only&quot;:false}]},{&quot;citationID&quot;:&quot;MENDELEY_CITATION_513a44cd-0173-49e0-bb03-e6647259fea0&quot;,&quot;properties&quot;:{&quot;noteIndex&quot;:0},&quot;isEdited&quot;:false,&quot;manualOverride&quot;:{&quot;isManuallyOverridden&quot;:false,&quot;citeprocText&quot;:&quot;(Ramphul et al., 2024)&quot;,&quot;manualOverrideText&quot;:&quot;&quot;},&quot;citationTag&quot;:&quot;MENDELEY_CITATION_v3_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&quot;,&quot;citationItems&quot;:[{&quot;id&quot;:&quot;f925b8d5-606b-3864-86d0-22ee4e78218a&quot;,&quot;itemData&quot;:{&quot;type&quot;:&quot;article-journal&quot;,&quot;id&quot;:&quot;f925b8d5-606b-3864-86d0-22ee4e78218a&quot;,&quot;title&quot;:&quot;Analysing the factors determining the Acceptance of Blockchain Technology within the Mauritian Tourism Industry-Use of an Extended UTAUT Model&quot;,&quot;author&quot;:[{&quot;family&quot;:&quot;Ramphul&quot;,&quot;given&quot;:&quot;N&quot;,&quot;parse-names&quot;:false,&quot;dropping-particle&quot;:&quot;&quot;,&quot;non-dropping-particle&quot;:&quot;&quot;},{&quot;family&quot;:&quot;Sunecher&quot;,&quot;given&quot;:&quot;Y&quot;,&quot;parse-names&quot;:false,&quot;dropping-particle&quot;:&quot;&quot;,&quot;non-dropping-particle&quot;:&quot;&quot;},{&quot;family&quot;:&quot;Amelot&quot;,&quot;given&quot;:&quot;L&quot;,&quot;parse-names&quot;:false,&quot;dropping-particle&quot;:&quot;&quot;,&quot;non-dropping-particle&quot;:&quot;&quot;},{&quot;family&quot;:&quot;Puchooa&quot;,&quot;given&quot;:&quot;K&quot;,&quot;parse-names&quot;:false,&quot;dropping-particle&quot;:&quot;&quot;,&quot;non-dropping-particle&quot;:&quot;&quot;}],&quot;container-title&quot;:&quot;International Journal of Hospitality and Tourism Systems&quot;,&quot;ISSN&quot;:&quot;0974-6250&quot;,&quot;issued&quot;:{&quot;date-parts&quot;:[[2024]]},&quot;page&quot;:&quot;1&quot;,&quot;publisher&quot;:&quot;Publishing India Group&quot;,&quot;issue&quot;:&quot;3&quot;,&quot;volume&quot;:&quot;17&quot;,&quot;container-title-short&quot;:&quot;&quot;},&quot;isTemporary&quot;:false,&quot;suppress-author&quot;:false,&quot;composite&quot;:false,&quot;author-only&quot;:false}]},{&quot;citationID&quot;:&quot;MENDELEY_CITATION_81f685e8-4fca-43e2-b13f-b2880ea1008b&quot;,&quot;properties&quot;:{&quot;noteIndex&quot;:0},&quot;isEdited&quot;:false,&quot;manualOverride&quot;:{&quot;isManuallyOverridden&quot;:false,&quot;citeprocText&quot;:&quot;(Campillo, 2025)&quot;,&quot;manualOverrideText&quot;:&quot;&quot;},&quot;citationTag&quot;:&quot;MENDELEY_CITATION_v3_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&quot;,&quot;citationItems&quot;:[{&quot;id&quot;:&quot;2f9cece5-21b0-31d0-84f4-6dd5e24d9f9e&quot;,&quot;itemData&quot;:{&quot;type&quot;:&quot;article-journal&quot;,&quot;id&quot;:&quot;2f9cece5-21b0-31d0-84f4-6dd5e24d9f9e&quot;,&quot;title&quot;:&quot;Implementación de blockchain en el sistema judicial público y en los ADR&quot;,&quot;author&quot;:[{&quot;family&quot;:&quot;Campillo&quot;,&quot;given&quot;:&quot;Lorena Pérez&quot;,&quot;parse-names&quot;:false,&quot;dropping-particle&quot;:&quot;&quot;,&quot;non-dropping-particle&quot;:&quot;&quot;}],&quot;container-title&quot;:&quot;IDP. Revista d'Internet, Dret i Política&quot;,&quot;ISSN&quot;:&quot;1699-8154&quot;,&quot;issued&quot;:{&quot;date-parts&quot;:[[2025]]},&quot;publisher&quot;:&quot;Universitat Oberta de Catalunya&quot;,&quot;issue&quot;:&quot;42&quot;,&quot;container-title-short&quot;:&quot;&quot;},&quot;isTemporary&quot;:false,&quot;suppress-author&quot;:false,&quot;composite&quot;:false,&quot;author-only&quot;:false}]},{&quot;citationID&quot;:&quot;MENDELEY_CITATION_bb1f29c4-1ecb-442b-a9bc-d4dcd090b1fa&quot;,&quot;properties&quot;:{&quot;noteIndex&quot;:0},&quot;isEdited&quot;:false,&quot;manualOverride&quot;:{&quot;isManuallyOverridden&quot;:false,&quot;citeprocText&quot;:&quot;(Kurniawan et al., 2025)&quot;,&quot;manualOverrideText&quot;:&quot;&quot;},&quot;citationTag&quot;:&quot;MENDELEY_CITATION_v3_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&quot;,&quot;citationItems&quot;:[{&quot;id&quot;:&quot;7d8276b8-9dcc-381b-9bdd-85a841eb33e8&quot;,&quot;itemData&quot;:{&quot;type&quot;:&quot;article-journal&quot;,&quot;id&quot;:&quot;7d8276b8-9dcc-381b-9bdd-85a841eb33e8&quot;,&quot;title&quot;:&quot;Maturity model of blockchain in e-commerce, Indonesia&quot;,&quot;author&quot;:[{&quot;family&quot;:&quot;Kurniawan&quot;,&quot;given&quot;:&quot;Asep&quot;,&quot;parse-names&quot;:false,&quot;dropping-particle&quot;:&quot;&quot;,&quot;non-dropping-particle&quot;:&quot;&quot;},{&quot;family&quot;:&quot;Sari&quot;,&quot;given&quot;:&quot;Rini Mulyani&quot;,&quot;parse-names&quot;:false,&quot;dropping-particle&quot;:&quot;&quot;,&quot;non-dropping-particle&quot;:&quot;&quot;},{&quot;family&quot;:&quot;Nugraha&quot;,&quot;given&quot;:&quot;Evan&quot;,&quot;parse-names&quot;:false,&quot;dropping-particle&quot;:&quot;&quot;,&quot;non-dropping-particle&quot;:&quot;&quot;},{&quot;family&quot;:&quot;Kurnia&quot;,&quot;given&quot;:&quot;Dadan&quot;,&quot;parse-names&quot;:false,&quot;dropping-particle&quot;:&quot;&quot;,&quot;non-dropping-particle&quot;:&quot;&quot;}],&quot;container-title&quot;:&quot;International Journal of Innovative Research and Scientific Studies&quot;,&quot;issued&quot;:{&quot;date-parts&quot;:[[2025]]},&quot;page&quot;:&quot;1930-1946&quot;,&quot;publisher&quot;:&quot;Innovative Research Publishing&quot;,&quot;issue&quot;:&quot;1&quot;,&quot;volume&quot;:&quot;8&quot;,&quot;container-title-short&quot;:&quot;&quot;},&quot;isTemporary&quot;:false,&quot;suppress-author&quot;:false,&quot;composite&quot;:false,&quot;author-only&quot;:false}]},{&quot;citationID&quot;:&quot;MENDELEY_CITATION_0168f8a8-28f5-493f-8178-c41b41deb85c&quot;,&quot;properties&quot;:{&quot;noteIndex&quot;:0},&quot;isEdited&quot;:false,&quot;manualOverride&quot;:{&quot;isManuallyOverridden&quot;:false,&quot;citeprocText&quot;:&quot;(Unny &amp;#38; Lal, 2020)&quot;,&quot;manualOverrideText&quot;:&quot;&quot;},&quot;citationTag&quot;:&quot;MENDELEY_CITATION_v3_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&quot;,&quot;citationItems&quot;:[{&quot;id&quot;:&quot;2714292b-5759-3750-8967-47e9e6aaa40c&quot;,&quot;itemData&quot;:{&quot;type&quot;:&quot;paper-conference&quot;,&quot;id&quot;:&quot;2714292b-5759-3750-8967-47e9e6aaa40c&quot;,&quot;title&quot;:&quot;Blockchain in Supply Chain Management: A Review of the Capability Maturity Model&quot;,&quot;author&quot;:[{&quot;family&quot;:&quot;Unny&quot;,&quot;given&quot;:&quot;R Balakrishnan&quot;,&quot;parse-names&quot;:false,&quot;dropping-particle&quot;:&quot;&quot;,&quot;non-dropping-particle&quot;:&quot;&quot;},{&quot;family&quot;:&quot;Lal&quot;,&quot;given&quot;:&quot;Bhajan&quot;,&quot;parse-names&quot;:false,&quot;dropping-particle&quot;:&quot;&quot;,&quot;non-dropping-particle&quot;:&quot;&quot;}],&quot;container-title&quot;:&quot;International Working Conference on Transfer and Diffusion of IT&quot;,&quot;issued&quot;:{&quot;date-parts&quot;:[[2020]]},&quot;page&quot;:&quot;149-158&quot;,&quot;publisher&quot;:&quot;Springer&quot;,&quot;container-title-short&quot;:&quot;&quot;},&quot;isTemporary&quot;:false,&quot;suppress-author&quot;:false,&quot;composite&quot;:false,&quot;author-only&quot;:false}]},{&quot;citationID&quot;:&quot;MENDELEY_CITATION_4c7218c0-ff12-43ae-8305-899cfdb36e52&quot;,&quot;properties&quot;:{&quot;noteIndex&quot;:0},&quot;isEdited&quot;:false,&quot;manualOverride&quot;:{&quot;isManuallyOverridden&quot;:false,&quot;citeprocText&quot;:&quot;(Yang et al., 2021)&quot;,&quot;manualOverrideText&quot;:&quot;&quot;},&quot;citationTag&quot;:&quot;MENDELEY_CITATION_v3_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&quot;,&quot;citationItems&quot;:[{&quot;id&quot;:&quot;1d3a409c-69ca-315f-a65c-9bdc3a4bec4a&quot;,&quot;itemData&quot;:{&quot;type&quot;:&quot;paper-conference&quot;,&quot;id&quot;:&quot;1d3a409c-69ca-315f-a65c-9bdc3a4bec4a&quot;,&quot;title&quot;:&quot;A Blockchain technology application maturity assessment model for digital government public service projects&quot;,&quot;author&quot;:[{&quot;family&quot;:&quot;Yang&quot;,&quot;given&quot;:&quot;Yutao&quot;,&quot;parse-names&quot;:false,&quot;dropping-particle&quot;:&quot;&quot;,&quot;non-dropping-particle&quot;:&quot;&quot;},{&quot;family&quot;:&quot;Shi&quot;,&quot;given&quot;:&quot;Yuxuan&quot;,&quot;parse-names&quot;:false,&quot;dropping-particle&quot;:&quot;&quot;,&quot;non-dropping-particle&quot;:&quot;&quot;},{&quot;family&quot;:&quot;Wang&quot;,&quot;given&quot;:&quot;Tianmei&quot;,&quot;parse-names&quot;:false,&quot;dropping-particle&quot;:&quot;&quot;,&quot;non-dropping-particle&quot;:&quot;&quot;}],&quot;container-title&quot;:&quot;5th International Conference on Crowd Science and Engineering&quot;,&quot;issued&quot;:{&quot;date-parts&quot;:[[2021]]},&quot;page&quot;:&quot;68-72&quot;,&quot;container-title-short&quot;:&quot;&quot;},&quot;isTemporary&quot;:false,&quot;suppress-author&quot;:false,&quot;composite&quot;:false,&quot;author-only&quot;:false}]},{&quot;citationID&quot;:&quot;MENDELEY_CITATION_fa5570a5-5545-4e83-9fac-e2398982df3b&quot;,&quot;properties&quot;:{&quot;noteIndex&quot;:0},&quot;isEdited&quot;:false,&quot;manualOverride&quot;:{&quot;isManuallyOverridden&quot;:true,&quot;citeprocText&quot;:&quot;(J. Zhang et al., 2022)&quot;,&quot;manualOverrideText&quot;:&quot;(Zhang et al., 2022).&quot;},&quot;citationTag&quot;:&quot;MENDELEY_CITATION_v3_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&quot;,&quot;citationItems&quot;:[{&quot;id&quot;:&quot;3acd0068-15ad-37b5-ac5a-ca3a56dbde9b&quot;,&quot;itemData&quot;:{&quot;type&quot;:&quot;article-journal&quot;,&quot;id&quot;:&quot;3acd0068-15ad-37b5-ac5a-ca3a56dbde9b&quot;,&quot;title&quot;:&quot;Critical success factors of blockchain technology to implement the sustainable supply chain using an extended decision-making approach&quot;,&quot;author&quot;:[{&quot;family&quot;:&quot;Zhang&quot;,&quot;given&quot;:&quot;Jian&quot;,&quot;parse-names&quot;:false,&quot;dropping-particle&quot;:&quot;&quot;,&quot;non-dropping-particle&quot;:&quot;&quot;},{&quot;family&quot;:&quot;Zhang&quot;,&quot;given&quot;:&quot;Xuanjian&quot;,&quot;parse-names&quot;:false,&quot;dropping-particle&quot;:&quot;&quot;,&quot;non-dropping-particle&quot;:&quot;&quot;},{&quot;family&quot;:&quot;Liu&quot;,&quot;given&quot;:&quot;Wei&quot;,&quot;parse-names&quot;:false,&quot;dropping-particle&quot;:&quot;&quot;,&quot;non-dropping-particle&quot;:&quot;&quot;},{&quot;family&quot;:&quot;Ji&quot;,&quot;given&quot;:&quot;Ming&quot;,&quot;parse-names&quot;:false,&quot;dropping-particle&quot;:&quot;&quot;,&quot;non-dropping-particle&quot;:&quot;&quot;},{&quot;family&quot;:&quot;Mishra&quot;,&quot;given&quot;:&quot;Arunodaya Raj&quot;,&quot;parse-names&quot;:false,&quot;dropping-particle&quot;:&quot;&quot;,&quot;non-dropping-particle&quot;:&quot;&quot;}],&quot;container-title&quot;:&quot;Technological Forecasting and Social Change&quot;,&quot;container-title-short&quot;:&quot;Technol Forecast Soc Change&quot;,&quot;ISSN&quot;:&quot;0040-1625&quot;,&quot;issued&quot;:{&quot;date-parts&quot;:[[2022]]},&quot;page&quot;:&quot;121881&quot;,&quot;publisher&quot;:&quot;Elsevier&quot;,&quot;volume&quot;:&quot;182&quot;},&quot;isTemporary&quot;:false,&quot;suppress-author&quot;:false,&quot;composite&quot;:false,&quot;author-only&quot;:false}]},{&quot;citationID&quot;:&quot;MENDELEY_CITATION_cfbfa7d1-0658-47bb-91ba-ca5914b7838d&quot;,&quot;properties&quot;:{&quot;noteIndex&quot;:0},&quot;isEdited&quot;:false,&quot;manualOverride&quot;:{&quot;isManuallyOverridden&quot;:false,&quot;citeprocText&quot;:&quot;(de Almeida Santos et al., 2020; Yang et al., 2021)&quot;,&quot;manualOverrideText&quot;:&quot;&quot;},&quot;citationTag&quot;:&quot;MENDELEY_CITATION_v3_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&quot;,&quot;citationItems&quot;:[{&quot;id&quot;:&quot;1d3a409c-69ca-315f-a65c-9bdc3a4bec4a&quot;,&quot;itemData&quot;:{&quot;type&quot;:&quot;paper-conference&quot;,&quot;id&quot;:&quot;1d3a409c-69ca-315f-a65c-9bdc3a4bec4a&quot;,&quot;title&quot;:&quot;A Blockchain technology application maturity assessment model for digital government public service projects&quot;,&quot;author&quot;:[{&quot;family&quot;:&quot;Yang&quot;,&quot;given&quot;:&quot;Yutao&quot;,&quot;parse-names&quot;:false,&quot;dropping-particle&quot;:&quot;&quot;,&quot;non-dropping-particle&quot;:&quot;&quot;},{&quot;family&quot;:&quot;Shi&quot;,&quot;given&quot;:&quot;Yuxuan&quot;,&quot;parse-names&quot;:false,&quot;dropping-particle&quot;:&quot;&quot;,&quot;non-dropping-particle&quot;:&quot;&quot;},{&quot;family&quot;:&quot;Wang&quot;,&quot;given&quot;:&quot;Tianmei&quot;,&quot;parse-names&quot;:false,&quot;dropping-particle&quot;:&quot;&quot;,&quot;non-dropping-particle&quot;:&quot;&quot;}],&quot;container-title&quot;:&quot;5th International Conference on Crowd Science and Engineering&quot;,&quot;issued&quot;:{&quot;date-parts&quot;:[[2021]]},&quot;page&quot;:&quot;68-72&quot;,&quot;container-title-short&quot;:&quot;&quot;},&quot;isTemporary&quot;:false,&quot;suppress-author&quot;:false,&quot;composite&quot;:false,&quot;author-only&quot;:false},{&quot;id&quot;:&quot;9e2a451c-1bcd-35ca-a562-47cf52c8bd61&quot;,&quot;itemData&quot;:{&quot;type&quot;:&quot;article-journal&quot;,&quot;id&quot;:&quot;9e2a451c-1bcd-35ca-a562-47cf52c8bd61&quot;,&quot;title&quot;:&quot;Proposal for a maturity model in sustainability in the supply chain&quot;,&quot;author&quot;:[{&quot;family&quot;:&quot;Almeida Santos&quot;,&quot;given&quot;:&quot;Davidson&quot;,&quot;parse-names&quot;:false,&quot;dropping-particle&quot;:&quot;&quot;,&quot;non-dropping-particle&quot;:&quot;de&quot;},{&quot;family&quot;:&quot;Luiz Gonçalves Quelhas&quot;,&quot;given&quot;:&quot;Osvaldo&quot;,&quot;parse-names&quot;:false,&quot;dropping-particle&quot;:&quot;&quot;,&quot;non-dropping-particle&quot;:&quot;&quot;},{&quot;family&quot;:&quot;Francisco Simões Gomes&quot;,&quot;given&quot;:&quot;Carlos&quot;,&quot;parse-names&quot;:false,&quot;dropping-particle&quot;:&quot;&quot;,&quot;non-dropping-particle&quot;:&quot;&quot;},{&quot;family&quot;:&quot;Perez Zotes&quot;,&quot;given&quot;:&quot;Luis&quot;,&quot;parse-names&quot;:false,&quot;dropping-particle&quot;:&quot;&quot;,&quot;non-dropping-particle&quot;:&quot;&quot;},{&quot;family&quot;:&quot;Luiz Braga França&quot;,&quot;given&quot;:&quot;Sérgio&quot;,&quot;parse-names&quot;:false,&quot;dropping-particle&quot;:&quot;&quot;,&quot;non-dropping-particle&quot;:&quot;&quot;},{&quot;family&quot;:&quot;Vinagre Pinto de Souza&quot;,&quot;given&quot;:&quot;Guilherme&quot;,&quot;parse-names&quot;:false,&quot;dropping-particle&quot;:&quot;&quot;,&quot;non-dropping-particle&quot;:&quot;&quot;},{&quot;family&quot;:&quot;Amarante de Araújo&quot;,&quot;given&quot;:&quot;Robson&quot;,&quot;parse-names&quot;:false,&quot;dropping-particle&quot;:&quot;&quot;,&quot;non-dropping-particle&quot;:&quot;&quot;},{&quot;family&quot;:&quot;Silva Carvalho Santos&quot;,&quot;given&quot;:&quot;Sheila&quot;,&quot;parse-names&quot;:false,&quot;dropping-particle&quot;:&quot;&quot;,&quot;non-dropping-particle&quot;:&quot;da&quot;}],&quot;container-title&quot;:&quot;Sustainability&quot;,&quot;container-title-short&quot;:&quot;Sustainability&quot;,&quot;ISSN&quot;:&quot;2071-1050&quot;,&quot;issued&quot;:{&quot;date-parts&quot;:[[2020]]},&quot;page&quot;:&quot;9655&quot;,&quot;publisher&quot;:&quot;MDPI&quot;,&quot;issue&quot;:&quot;22&quot;,&quot;volume&quot;:&quot;12&quot;},&quot;isTemporary&quot;:false}]},{&quot;citationID&quot;:&quot;MENDELEY_CITATION_e0179435-31a2-415f-b567-8ab10f8b5c90&quot;,&quot;properties&quot;:{&quot;noteIndex&quot;:0},&quot;isEdited&quot;:false,&quot;manualOverride&quot;:{&quot;isManuallyOverridden&quot;:false,&quot;citeprocText&quot;:&quot;(H. Wang et al., 2016)&quot;,&quot;manualOverrideText&quot;:&quot;&quot;},&quot;citationTag&quot;:&quot;MENDELEY_CITATION_v3_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&quot;,&quot;citationItems&quot;:[{&quot;id&quot;:&quot;e99ac989-b2ba-3795-b7e5-b539b5e3e383&quot;,&quot;itemData&quot;:{&quot;type&quot;:&quot;article-journal&quot;,&quot;id&quot;:&quot;e99ac989-b2ba-3795-b7e5-b539b5e3e383&quot;,&quot;title&quot;:&quot;A maturity model for blockchain adoption&quot;,&quot;author&quot;:[{&quot;family&quot;:&quot;Wang&quot;,&quot;given&quot;:&quot;Huaiqing&quot;,&quot;parse-names&quot;:false,&quot;dropping-particle&quot;:&quot;&quot;,&quot;non-dropping-particle&quot;:&quot;&quot;},{&quot;family&quot;:&quot;Chen&quot;,&quot;given&quot;:&quot;Kun&quot;,&quot;parse-names&quot;:false,&quot;dropping-particle&quot;:&quot;&quot;,&quot;non-dropping-particle&quot;:&quot;&quot;},{&quot;family&quot;:&quot;Xu&quot;,&quot;given&quot;:&quot;Dongming&quot;,&quot;parse-names&quot;:false,&quot;dropping-particle&quot;:&quot;&quot;,&quot;non-dropping-particle&quot;:&quot;&quot;}],&quot;container-title&quot;:&quot;Financial Innovation&quot;,&quot;issued&quot;:{&quot;date-parts&quot;:[[2016]]},&quot;page&quot;:&quot;1-5&quot;,&quot;publisher&quot;:&quot;Springer&quot;,&quot;volume&quot;:&quot;2&quot;,&quot;container-title-short&quot;:&quot;&quot;},&quot;isTemporary&quot;:false,&quot;suppress-author&quot;:false,&quot;composite&quot;:false,&quot;author-only&quot;:false}]},{&quot;citationID&quot;:&quot;MENDELEY_CITATION_7a1e2542-8567-4ee7-a563-a1369ac4e5b8&quot;,&quot;properties&quot;:{&quot;noteIndex&quot;:0},&quot;isEdited&quot;:false,&quot;manualOverride&quot;:{&quot;isManuallyOverridden&quot;:false,&quot;citeprocText&quot;:&quot;(Richter et al., 2018)&quot;,&quot;manualOverrideText&quot;:&quot;&quot;},&quot;citationTag&quot;:&quot;MENDELEY_CITATION_v3_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&quot;,&quot;citationItems&quot;:[{&quot;id&quot;:&quot;2c4c4160-4b70-3c93-97f9-78e61bf04c9f&quot;,&quot;itemData&quot;:{&quot;type&quot;:&quot;paper-conference&quot;,&quot;id&quot;:&quot;2c4c4160-4b70-3c93-97f9-78e61bf04c9f&quot;,&quot;title&quot;:&quot;Maturity of blockchain technology in local electricity markets&quot;,&quot;author&quot;:[{&quot;family&quot;:&quot;Richter&quot;,&quot;given&quot;:&quot;Bent&quot;,&quot;parse-names&quot;:false,&quot;dropping-particle&quot;:&quot;&quot;,&quot;non-dropping-particle&quot;:&quot;&quot;},{&quot;family&quot;:&quot;Mengelkamp&quot;,&quot;given&quot;:&quot;Esther&quot;,&quot;parse-names&quot;:false,&quot;dropping-particle&quot;:&quot;&quot;,&quot;non-dropping-particle&quot;:&quot;&quot;},{&quot;family&quot;:&quot;Weinhardt&quot;,&quot;given&quot;:&quot;Christof&quot;,&quot;parse-names&quot;:false,&quot;dropping-particle&quot;:&quot;&quot;,&quot;non-dropping-particle&quot;:&quot;&quot;}],&quot;container-title&quot;:&quot;2018 15th International Conference on the European Energy Market (EEM)&quot;,&quot;ISBN&quot;:&quot;153861488X&quot;,&quot;issued&quot;:{&quot;date-parts&quot;:[[2018]]},&quot;page&quot;:&quot;1-6&quot;,&quot;publisher&quot;:&quot;IEEE&quot;,&quot;container-title-short&quot;:&quot;&quot;},&quot;isTemporary&quot;:false,&quot;suppress-author&quot;:false,&quot;composite&quot;:false,&quot;author-only&quot;:false}]},{&quot;citationID&quot;:&quot;MENDELEY_CITATION_299c62a3-6025-40dc-89db-6fc905f1ec22&quot;,&quot;properties&quot;:{&quot;noteIndex&quot;:0},&quot;isEdited&quot;:false,&quot;manualOverride&quot;:{&quot;isManuallyOverridden&quot;:false,&quot;citeprocText&quot;:&quot;(H. Wang et al., 2016)&quot;,&quot;manualOverrideText&quot;:&quot;&quot;},&quot;citationTag&quot;:&quot;MENDELEY_CITATION_v3_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&quot;,&quot;citationItems&quot;:[{&quot;id&quot;:&quot;e99ac989-b2ba-3795-b7e5-b539b5e3e383&quot;,&quot;itemData&quot;:{&quot;type&quot;:&quot;article-journal&quot;,&quot;id&quot;:&quot;e99ac989-b2ba-3795-b7e5-b539b5e3e383&quot;,&quot;title&quot;:&quot;A maturity model for blockchain adoption&quot;,&quot;author&quot;:[{&quot;family&quot;:&quot;Wang&quot;,&quot;given&quot;:&quot;Huaiqing&quot;,&quot;parse-names&quot;:false,&quot;dropping-particle&quot;:&quot;&quot;,&quot;non-dropping-particle&quot;:&quot;&quot;},{&quot;family&quot;:&quot;Chen&quot;,&quot;given&quot;:&quot;Kun&quot;,&quot;parse-names&quot;:false,&quot;dropping-particle&quot;:&quot;&quot;,&quot;non-dropping-particle&quot;:&quot;&quot;},{&quot;family&quot;:&quot;Xu&quot;,&quot;given&quot;:&quot;Dongming&quot;,&quot;parse-names&quot;:false,&quot;dropping-particle&quot;:&quot;&quot;,&quot;non-dropping-particle&quot;:&quot;&quot;}],&quot;container-title&quot;:&quot;Financial Innovation&quot;,&quot;issued&quot;:{&quot;date-parts&quot;:[[2016]]},&quot;page&quot;:&quot;1-5&quot;,&quot;publisher&quot;:&quot;Springer&quot;,&quot;volume&quot;:&quot;2&quot;,&quot;container-title-short&quot;:&quot;&quot;},&quot;isTemporary&quot;:false,&quot;suppress-author&quot;:false,&quot;composite&quot;:false,&quot;author-only&quot;:false}]},{&quot;citationID&quot;:&quot;MENDELEY_CITATION_cc1ac600-11d4-46d2-83f7-71f512e61216&quot;,&quot;properties&quot;:{&quot;noteIndex&quot;:0},&quot;isEdited&quot;:false,&quot;manualOverride&quot;:{&quot;isManuallyOverridden&quot;:false,&quot;citeprocText&quot;:&quot;(Unny &amp;#38; Lal, 2020)&quot;,&quot;manualOverrideText&quot;:&quot;&quot;},&quot;citationTag&quot;:&quot;MENDELEY_CITATION_v3_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&quot;,&quot;citationItems&quot;:[{&quot;id&quot;:&quot;2714292b-5759-3750-8967-47e9e6aaa40c&quot;,&quot;itemData&quot;:{&quot;type&quot;:&quot;paper-conference&quot;,&quot;id&quot;:&quot;2714292b-5759-3750-8967-47e9e6aaa40c&quot;,&quot;title&quot;:&quot;Blockchain in Supply Chain Management: A Review of the Capability Maturity Model&quot;,&quot;author&quot;:[{&quot;family&quot;:&quot;Unny&quot;,&quot;given&quot;:&quot;R Balakrishnan&quot;,&quot;parse-names&quot;:false,&quot;dropping-particle&quot;:&quot;&quot;,&quot;non-dropping-particle&quot;:&quot;&quot;},{&quot;family&quot;:&quot;Lal&quot;,&quot;given&quot;:&quot;Bhajan&quot;,&quot;parse-names&quot;:false,&quot;dropping-particle&quot;:&quot;&quot;,&quot;non-dropping-particle&quot;:&quot;&quot;}],&quot;container-title&quot;:&quot;International Working Conference on Transfer and Diffusion of IT&quot;,&quot;issued&quot;:{&quot;date-parts&quot;:[[2020]]},&quot;page&quot;:&quot;149-158&quot;,&quot;publisher&quot;:&quot;Springer&quot;,&quot;container-title-short&quot;:&quot;&quot;},&quot;isTemporary&quot;:false,&quot;suppress-author&quot;:false,&quot;composite&quot;:false,&quot;author-only&quot;:false}]},{&quot;citationID&quot;:&quot;MENDELEY_CITATION_bcd901b1-8899-4beb-a911-c80bd87e2299&quot;,&quot;properties&quot;:{&quot;noteIndex&quot;:0},&quot;isEdited&quot;:false,&quot;manualOverride&quot;:{&quot;isManuallyOverridden&quot;:true,&quot;citeprocText&quot;:&quot;(Ronaghi, 2021a)&quot;,&quot;manualOverrideText&quot;:&quot;(e.g., Ronaghi, 2021)&quot;},&quot;citationTag&quot;:&quot;MENDELEY_CITATION_v3_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&quot;,&quot;citationItems&quot;:[{&quot;id&quot;:&quot;891cf1af-120b-3cc1-87f2-d73db26185d9&quot;,&quot;itemData&quot;:{&quot;type&quot;:&quot;article-journal&quot;,&quot;id&quot;:&quot;891cf1af-120b-3cc1-87f2-d73db26185d9&quot;,&quot;title&quot;:&quot;A blockchain maturity model in agricultural supply chain&quot;,&quot;author&quot;:[{&quot;family&quot;:&quot;Ronaghi&quot;,&quot;given&quot;:&quot;Mohammad Hossein&quot;,&quot;parse-names&quot;:false,&quot;dropping-particle&quot;:&quot;&quot;,&quot;non-dropping-particle&quot;:&quot;&quot;}],&quot;container-title&quot;:&quot;Information Processing in Agriculture&quot;,&quot;ISSN&quot;:&quot;2214-3173&quot;,&quot;issued&quot;:{&quot;date-parts&quot;:[[2021]]},&quot;page&quot;:&quot;398-408&quot;,&quot;publisher&quot;:&quot;Elsevier&quot;,&quot;issue&quot;:&quot;3&quot;,&quot;volume&quot;:&quot;8&quot;,&quot;container-title-short&quot;:&quot;&quot;},&quot;isTemporary&quot;:false,&quot;suppress-author&quot;:false,&quot;composite&quot;:false,&quot;author-only&quot;:false}]},{&quot;citationID&quot;:&quot;MENDELEY_CITATION_557da91a-9359-4724-92d8-248bbf7c4a6f&quot;,&quot;properties&quot;:{&quot;noteIndex&quot;:0},&quot;isEdited&quot;:false,&quot;manualOverride&quot;:{&quot;isManuallyOverridden&quot;:true,&quot;citeprocText&quot;:&quot;(Hamidi et al., 2024; Kurniawan et al., 2025)&quot;,&quot;manualOverrideText&quot;:&quot;(e.g., Hamidi et al., 2024; Kurniawan et al., 2025)&quot;},&quot;citationTag&quot;:&quot;MENDELEY_CITATION_v3_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&quot;,&quot;citationItems&quot;:[{&quot;id&quot;:&quot;7d8276b8-9dcc-381b-9bdd-85a841eb33e8&quot;,&quot;itemData&quot;:{&quot;type&quot;:&quot;article-journal&quot;,&quot;id&quot;:&quot;7d8276b8-9dcc-381b-9bdd-85a841eb33e8&quot;,&quot;title&quot;:&quot;Maturity model of blockchain in e-commerce, Indonesia&quot;,&quot;author&quot;:[{&quot;family&quot;:&quot;Kurniawan&quot;,&quot;given&quot;:&quot;Asep&quot;,&quot;parse-names&quot;:false,&quot;dropping-particle&quot;:&quot;&quot;,&quot;non-dropping-particle&quot;:&quot;&quot;},{&quot;family&quot;:&quot;Sari&quot;,&quot;given&quot;:&quot;Rini Mulyani&quot;,&quot;parse-names&quot;:false,&quot;dropping-particle&quot;:&quot;&quot;,&quot;non-dropping-particle&quot;:&quot;&quot;},{&quot;family&quot;:&quot;Nugraha&quot;,&quot;given&quot;:&quot;Evan&quot;,&quot;parse-names&quot;:false,&quot;dropping-particle&quot;:&quot;&quot;,&quot;non-dropping-particle&quot;:&quot;&quot;},{&quot;family&quot;:&quot;Kurnia&quot;,&quot;given&quot;:&quot;Dadan&quot;,&quot;parse-names&quot;:false,&quot;dropping-particle&quot;:&quot;&quot;,&quot;non-dropping-particle&quot;:&quot;&quot;}],&quot;container-title&quot;:&quot;International Journal of Innovative Research and Scientific Studies&quot;,&quot;issued&quot;:{&quot;date-parts&quot;:[[2025]]},&quot;page&quot;:&quot;1930-1946&quot;,&quot;publisher&quot;:&quot;Innovative Research Publishing&quot;,&quot;issue&quot;:&quot;1&quot;,&quot;volume&quot;:&quot;8&quot;,&quot;container-title-short&quot;:&quot;&quot;},&quot;isTemporary&quot;:false},{&quot;id&quot;:&quot;0ec3d432-580d-32ae-a226-a65767cdb0f3&quot;,&quot;itemData&quot;:{&quot;type&quot;:&quot;article-journal&quot;,&quot;id&quot;:&quot;0ec3d432-580d-32ae-a226-a65767cdb0f3&quot;,&quot;title&quot;:&quot;A three-stage digital maturity model to assess readiness blockchain implementation in maritime logistics industry&quot;,&quot;author&quot;:[{&quot;family&quot;:&quot;Hamidi&quot;,&quot;given&quot;:&quot;Seyed Mohammad Mahdi&quot;,&quot;parse-names&quot;:false,&quot;dropping-particle&quot;:&quot;&quot;,&quot;non-dropping-particle&quot;:&quot;&quot;},{&quot;family&quot;:&quot;Hoseini&quot;,&quot;given&quot;:&quot;Seyed Farzad&quot;,&quot;parse-names&quot;:false,&quot;dropping-particle&quot;:&quot;&quot;,&quot;non-dropping-particle&quot;:&quot;&quot;},{&quot;family&quot;:&quot;Gholami&quot;,&quot;given&quot;:&quot;Hadi&quot;,&quot;parse-names&quot;:false,&quot;dropping-particle&quot;:&quot;&quot;,&quot;non-dropping-particle&quot;:&quot;&quot;},{&quot;family&quot;:&quot;Kananizadeh-Bahmani&quot;,&quot;given&quot;:&quot;Mohammad&quot;,&quot;parse-names&quot;:false,&quot;dropping-particle&quot;:&quot;&quot;,&quot;non-dropping-particle&quot;:&quot;&quot;}],&quot;container-title&quot;:&quot;Journal of Industrial Information Integration&quot;,&quot;container-title-short&quot;:&quot;J Ind Inf Integr&quot;,&quot;ISSN&quot;:&quot;2452-414X&quot;,&quot;issued&quot;:{&quot;date-parts&quot;:[[2024]]},&quot;page&quot;:&quot;100643&quot;,&quot;publisher&quot;:&quot;Elsevier&quot;},&quot;isTemporary&quot;:false}]},{&quot;citationID&quot;:&quot;MENDELEY_CITATION_10526246-49f0-4660-93f1-b8a2cfe09f78&quot;,&quot;properties&quot;:{&quot;noteIndex&quot;:0},&quot;isEdited&quot;:false,&quot;manualOverride&quot;:{&quot;isManuallyOverridden&quot;:false,&quot;citeprocText&quot;:&quot;(Moro et al., 2023)&quot;,&quot;manualOverrideText&quot;:&quot;&quot;},&quot;citationTag&quot;:&quot;MENDELEY_CITATION_v3_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&quot;,&quot;citationItems&quot;:[{&quot;id&quot;:&quot;55f94d30-102c-3e63-af1b-0d08b160f364&quot;,&quot;itemData&quot;:{&quot;type&quot;:&quot;article-journal&quot;,&quot;id&quot;:&quot;55f94d30-102c-3e63-af1b-0d08b160f364&quot;,&quot;title&quot;:&quot;Discovering ethnic minority business research directions using text mining and topic modelling&quot;,&quot;author&quot;:[{&quot;family&quot;:&quot;Moro&quot;,&quot;given&quot;:&quot;Sérgio&quot;,&quot;parse-names&quot;:false,&quot;dropping-particle&quot;:&quot;&quot;,&quot;non-dropping-particle&quot;:&quot;&quot;},{&quot;family&quot;:&quot;Pires&quot;,&quot;given&quot;:&quot;Guilherme&quot;,&quot;parse-names&quot;:false,&quot;dropping-particle&quot;:&quot;&quot;,&quot;non-dropping-particle&quot;:&quot;&quot;},{&quot;family&quot;:&quot;Rita&quot;,&quot;given&quot;:&quot;Paulo&quot;,&quot;parse-names&quot;:false,&quot;dropping-particle&quot;:&quot;&quot;,&quot;non-dropping-particle&quot;:&quot;&quot;},{&quot;family&quot;:&quot;Cortez&quot;,&quot;given&quot;:&quot;Paulo&quot;,&quot;parse-names&quot;:false,&quot;dropping-particle&quot;:&quot;&quot;,&quot;non-dropping-particle&quot;:&quot;&quot;},{&quot;family&quot;:&quot;Ramos&quot;,&quot;given&quot;:&quot;Ricardo F&quot;,&quot;parse-names&quot;:false,&quot;dropping-particle&quot;:&quot;&quot;,&quot;non-dropping-particle&quot;:&quot;&quot;}],&quot;container-title&quot;:&quot;Journal of Research in Marketing and Entrepreneurship&quot;,&quot;ISSN&quot;:&quot;1471-5201&quot;,&quot;issued&quot;:{&quot;date-parts&quot;:[[2023]]},&quot;page&quot;:&quot;83-102&quot;,&quot;publisher&quot;:&quot;Emerald Publishing Limited&quot;,&quot;issue&quot;:&quot;1&quot;,&quot;volume&quot;:&quot;25&quot;,&quot;container-title-short&quot;:&quot;&quot;},&quot;isTemporary&quot;:false,&quot;suppress-author&quot;:false,&quot;composite&quot;:false,&quot;author-only&quot;:false}]},{&quot;citationID&quot;:&quot;MENDELEY_CITATION_0ba791de-ff3f-4994-a9af-c420066127d2&quot;,&quot;properties&quot;:{&quot;noteIndex&quot;:0},&quot;isEdited&quot;:false,&quot;manualOverride&quot;:{&quot;isManuallyOverridden&quot;:false,&quot;citeprocText&quot;:&quot;(Piccinelli et al., 2021)&quot;,&quot;manualOverrideText&quot;:&quot;&quot;},&quot;citationTag&quot;:&quot;MENDELEY_CITATION_v3_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&quot;,&quot;citationItems&quot;:[{&quot;id&quot;:&quot;4388af28-812b-3df1-9a51-cabf3d93fec9&quot;,&quot;itemData&quot;:{&quot;type&quot;:&quot;article-journal&quot;,&quot;id&quot;:&quot;4388af28-812b-3df1-9a51-cabf3d93fec9&quot;,&quot;title&quot;:&quot;Air-travelers' concerns emerging from online comments during the COVID-19 outbreak&quot;,&quot;author&quot;:[{&quot;family&quot;:&quot;Piccinelli&quot;,&quot;given&quot;:&quot;Stefania&quot;,&quot;parse-names&quot;:false,&quot;dropping-particle&quot;:&quot;&quot;,&quot;non-dropping-particle&quot;:&quot;&quot;},{&quot;family&quot;:&quot;Moro&quot;,&quot;given&quot;:&quot;Sérgio&quot;,&quot;parse-names&quot;:false,&quot;dropping-particle&quot;:&quot;&quot;,&quot;non-dropping-particle&quot;:&quot;&quot;},{&quot;family&quot;:&quot;Rita&quot;,&quot;given&quot;:&quot;Paulo&quot;,&quot;parse-names&quot;:false,&quot;dropping-particle&quot;:&quot;&quot;,&quot;non-dropping-particle&quot;:&quot;&quot;}],&quot;container-title&quot;:&quot;Tourism Management&quot;,&quot;container-title-short&quot;:&quot;Tour Manag&quot;,&quot;ISSN&quot;:&quot;0261-5177&quot;,&quot;issued&quot;:{&quot;date-parts&quot;:[[2021]]},&quot;page&quot;:&quot;104313&quot;,&quot;publisher&quot;:&quot;Elsevier&quot;,&quot;volume&quot;:&quot;85&quot;},&quot;isTemporary&quot;:false,&quot;suppress-author&quot;:false,&quot;composite&quot;:false,&quot;author-only&quot;:false}]},{&quot;citationID&quot;:&quot;MENDELEY_CITATION_65b608ea-1f61-4f1d-aec7-ed33de699b9a&quot;,&quot;properties&quot;:{&quot;noteIndex&quot;:0},&quot;isEdited&quot;:false,&quot;manualOverride&quot;:{&quot;isManuallyOverridden&quot;:true,&quot;citeprocText&quot;:&quot;(Barbedo et al., 2025)&quot;,&quot;manualOverrideText&quot;:&quot;&quot;},&quot;citationTag&quot;:&quot;MENDELEY_CITATION_v3_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&quot;,&quot;citationItems&quot;:[{&quot;id&quot;:&quot;ee0b810a-4eb7-3b54-a669-11ec3b14e08e&quot;,&quot;itemData&quot;:{&quot;type&quot;:&quot;article-journal&quot;,&quot;id&quot;:&quot;ee0b810a-4eb7-3b54-a669-11ec3b14e08e&quot;,&quot;title&quot;:&quot;CEOs’ and Directors’ perspective towards environmental sustainability and climate change&quot;,&quot;author&quot;:[{&quot;family&quot;:&quot;Barbedo&quot;,&quot;given&quot;:&quot;Mariana&quot;,&quot;parse-names&quot;:false,&quot;dropping-particle&quot;:&quot;&quot;,&quot;non-dropping-particle&quot;:&quot;&quot;},{&quot;family&quot;:&quot;Rita&quot;,&quot;given&quot;:&quot;Paulo&quot;,&quot;parse-names&quot;:false,&quot;dropping-particle&quot;:&quot;&quot;,&quot;non-dropping-particle&quot;:&quot;&quot;},{&quot;family&quot;:&quot;Ramos&quot;,&quot;given&quot;:&quot;Ricardo&quot;,&quot;parse-names&quot;:false,&quot;dropping-particle&quot;:&quot;&quot;,&quot;non-dropping-particle&quot;:&quot;&quot;}],&quot;container-title&quot;:&quot;Journal of Cleaner Production&quot;,&quot;container-title-short&quot;:&quot;J Clean Prod&quot;,&quot;ISSN&quot;:&quot;0959-6526&quot;,&quot;issued&quot;:{&quot;date-parts&quot;:[[2025]]},&quot;page&quot;:&quot;145143&quot;,&quot;publisher&quot;:&quot;Elsevier&quot;},&quot;isTemporary&quot;:false,&quot;suppress-author&quot;:false,&quot;composite&quot;:false,&quot;author-only&quot;:false}]},{&quot;citationID&quot;:&quot;MENDELEY_CITATION_3de6f5bd-b8b4-420f-8051-7610d2c318ea&quot;,&quot;properties&quot;:{&quot;noteIndex&quot;:0},&quot;isEdited&quot;:false,&quot;manualOverride&quot;:{&quot;isManuallyOverridden&quot;:false,&quot;citeprocText&quot;:&quot;(Song et al., 2022)&quot;,&quot;manualOverrideText&quot;:&quot;&quot;},&quot;citationTag&quot;:&quot;MENDELEY_CITATION_v3_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&quot;,&quot;citationItems&quot;:[{&quot;id&quot;:&quot;934ce75c-267e-3b07-a38c-19f447f5f136&quot;,&quot;itemData&quot;:{&quot;type&quot;:&quot;article-journal&quot;,&quot;id&quot;:&quot;934ce75c-267e-3b07-a38c-19f447f5f136&quot;,&quot;title&quot;:&quot;Blockchain adoption in agricultural supply chain for better sustainability: A game theory perspective&quot;,&quot;author&quot;:[{&quot;family&quot;:&quot;Song&quot;,&quot;given&quot;:&quot;Luona&quot;,&quot;parse-names&quot;:false,&quot;dropping-particle&quot;:&quot;&quot;,&quot;non-dropping-particle&quot;:&quot;&quot;},{&quot;family&quot;:&quot;Luo&quot;,&quot;given&quot;:&quot;Yiqing&quot;,&quot;parse-names&quot;:false,&quot;dropping-particle&quot;:&quot;&quot;,&quot;non-dropping-particle&quot;:&quot;&quot;},{&quot;family&quot;:&quot;Chang&quot;,&quot;given&quot;:&quot;Zixi&quot;,&quot;parse-names&quot;:false,&quot;dropping-particle&quot;:&quot;&quot;,&quot;non-dropping-particle&quot;:&quot;&quot;},{&quot;family&quot;:&quot;Jin&quot;,&quot;given&quot;:&quot;Chunhua&quot;,&quot;parse-names&quot;:false,&quot;dropping-particle&quot;:&quot;&quot;,&quot;non-dropping-particle&quot;:&quot;&quot;},{&quot;family&quot;:&quot;Nicolas&quot;,&quot;given&quot;:&quot;Merveille&quot;,&quot;parse-names&quot;:false,&quot;dropping-particle&quot;:&quot;&quot;,&quot;non-dropping-particle&quot;:&quot;&quot;}],&quot;container-title&quot;:&quot;Sustainability&quot;,&quot;container-title-short&quot;:&quot;Sustainability&quot;,&quot;ISSN&quot;:&quot;2071-1050&quot;,&quot;issued&quot;:{&quot;date-parts&quot;:[[2022]]},&quot;page&quot;:&quot;1470&quot;,&quot;publisher&quot;:&quot;MDPI&quot;,&quot;issue&quot;:&quot;3&quot;,&quot;volume&quot;:&quot;14&quot;},&quot;isTemporary&quot;:false,&quot;suppress-author&quot;:false,&quot;composite&quot;:false,&quot;author-only&quot;:false}]},{&quot;citationID&quot;:&quot;MENDELEY_CITATION_18d0d94b-6e56-412b-acf2-7277c251678e&quot;,&quot;properties&quot;:{&quot;noteIndex&quot;:0},&quot;isEdited&quot;:false,&quot;manualOverride&quot;:{&quot;isManuallyOverridden&quot;:false,&quot;citeprocText&quot;:&quot;(Gohar, 2024)&quot;,&quot;manualOverrideText&quot;:&quot;&quot;},&quot;citationTag&quot;:&quot;MENDELEY_CITATION_v3_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&quot;,&quot;citationItems&quot;:[{&quot;id&quot;:&quot;19e0ccd7-d10c-3bec-ae99-ce681bc42c57&quot;,&quot;itemData&quot;:{&quot;type&quot;:&quot;article-journal&quot;,&quot;id&quot;:&quot;19e0ccd7-d10c-3bec-ae99-ce681bc42c57&quot;,&quot;title&quot;:&quot;Leveraging accelerate financial and nonfinancial inclusion and empowerment in developing countries | Aprovechar la tecnología Blockchain para acelerar la inclusión y el empoderamiento financiero y no financiero en los países en desarrollo&quot;,&quot;author&quot;:[{&quot;family&quot;:&quot;Gohar&quot;,&quot;given&quot;:&quot;A.&quot;,&quot;parse-names&quot;:false,&quot;dropping-particle&quot;:&quot;&quot;,&quot;non-dropping-particle&quot;:&quot;&quot;}],&quot;container-title&quot;:&quot;Military Technical Courier/Vojnotehnicki glasnik&quot;,&quot;DOI&quot;:&quot;10.5937/vojtehg72-48510&quot;,&quot;issued&quot;:{&quot;date-parts&quot;:[[2024]]},&quot;page&quot;:&quot;630-650&quot;,&quot;abstract&quot;:&quot;Introduction/purpose: Blockchain is a technology that first came into existence to optimize the cryptocurrency area by forming a decentralized network for online transactions and managing investors' data. With the advent of technology, new ideas have started taking shape in experts' minds regarding the potential of this technology if it were to be used in areas other than just cryptocurrency – mainly Bitcoin. Some of its potential features include security, distributed data, maintaining data integrity, anonymity, and the lack of need for third-party involvement. This research has analyzed the use of Blockchain technology in Pakistan, including its awareness amongst technical experts and the public. The focus areas are using Blockchain technology in hospitals as well as for voting, political documents, financial ledgers, and contracts. The research aimed to investigate which field is most appropriate to use Blockchain technology according to the general public belief. Methods: A detailed survey has been carried out collecting answers from the public, and gathering expert opinions on the topic. The TOPSIS approach was then applied to determine which fields are the most favored. Results: The results favored the use of Blockchain technology in the areas of political documentation. Based on the conducted study, there are recommendations and important insights provided from experts to facilitate the improvement of the system in Pakistan. Conclusion: In conclusion, this study sets out to understand public and expert perspectives on using Blockchain technology in other sectors of the country. As a result of this research work, it is concluded that government/political documentation presents an exciting market for implementing this technology.&quot;,&quot;issue&quot;:&quot;2&quot;,&quot;volume&quot;:&quot;72&quot;,&quot;container-title-short&quot;:&quot;&quot;},&quot;isTemporary&quot;:false,&quot;suppress-author&quot;:false,&quot;composite&quot;:false,&quot;author-only&quot;:false}]},{&quot;citationID&quot;:&quot;MENDELEY_CITATION_a56dd599-3ef4-4a4c-80d0-b0986303522d&quot;,&quot;properties&quot;:{&quot;noteIndex&quot;:0},&quot;isEdited&quot;:false,&quot;manualOverride&quot;:{&quot;isManuallyOverridden&quot;:false,&quot;citeprocText&quot;:&quot;(Njualem, 2022)&quot;,&quot;manualOverrideText&quot;:&quot;&quot;},&quot;citationTag&quot;:&quot;MENDELEY_CITATION_v3_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&quot;,&quot;citationItems&quot;:[{&quot;id&quot;:&quot;44f54c4f-6a8a-3948-9e69-da93da49acfb&quot;,&quot;itemData&quot;:{&quot;type&quot;:&quot;article-journal&quot;,&quot;id&quot;:&quot;44f54c4f-6a8a-3948-9e69-da93da49acfb&quot;,&quot;title&quot;:&quot;Leveraging blockchain technology in supply chain sustainability: a provenance perspective&quot;,&quot;author&quot;:[{&quot;family&quot;:&quot;Njualem&quot;,&quot;given&quot;:&quot;Lewis A&quot;,&quot;parse-names&quot;:false,&quot;dropping-particle&quot;:&quot;&quot;,&quot;non-dropping-particle&quot;:&quot;&quot;}],&quot;container-title&quot;:&quot;Sustainability&quot;,&quot;container-title-short&quot;:&quot;Sustainability&quot;,&quot;ISSN&quot;:&quot;2071-1050&quot;,&quot;issued&quot;:{&quot;date-parts&quot;:[[2022]]},&quot;page&quot;:&quot;10533&quot;,&quot;publisher&quot;:&quot;MDPI&quot;,&quot;issue&quot;:&quot;17&quot;,&quot;volume&quot;:&quot;14&quot;},&quot;isTemporary&quot;:false,&quot;suppress-author&quot;:false,&quot;composite&quot;:false,&quot;author-only&quot;:false}]},{&quot;citationID&quot;:&quot;MENDELEY_CITATION_e7a801c7-b259-4e0f-a502-3d7f0d65db90&quot;,&quot;properties&quot;:{&quot;noteIndex&quot;:0},&quot;isEdited&quot;:false,&quot;manualOverride&quot;:{&quot;isManuallyOverridden&quot;:false,&quot;citeprocText&quot;:&quot;(Kurniawan et al., 2025)&quot;,&quot;manualOverrideText&quot;:&quot;&quot;},&quot;citationTag&quot;:&quot;MENDELEY_CITATION_v3_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&quot;,&quot;citationItems&quot;:[{&quot;id&quot;:&quot;7d8276b8-9dcc-381b-9bdd-85a841eb33e8&quot;,&quot;itemData&quot;:{&quot;type&quot;:&quot;article-journal&quot;,&quot;id&quot;:&quot;7d8276b8-9dcc-381b-9bdd-85a841eb33e8&quot;,&quot;title&quot;:&quot;Maturity model of blockchain in e-commerce, Indonesia&quot;,&quot;author&quot;:[{&quot;family&quot;:&quot;Kurniawan&quot;,&quot;given&quot;:&quot;Asep&quot;,&quot;parse-names&quot;:false,&quot;dropping-particle&quot;:&quot;&quot;,&quot;non-dropping-particle&quot;:&quot;&quot;},{&quot;family&quot;:&quot;Sari&quot;,&quot;given&quot;:&quot;Rini Mulyani&quot;,&quot;parse-names&quot;:false,&quot;dropping-particle&quot;:&quot;&quot;,&quot;non-dropping-particle&quot;:&quot;&quot;},{&quot;family&quot;:&quot;Nugraha&quot;,&quot;given&quot;:&quot;Evan&quot;,&quot;parse-names&quot;:false,&quot;dropping-particle&quot;:&quot;&quot;,&quot;non-dropping-particle&quot;:&quot;&quot;},{&quot;family&quot;:&quot;Kurnia&quot;,&quot;given&quot;:&quot;Dadan&quot;,&quot;parse-names&quot;:false,&quot;dropping-particle&quot;:&quot;&quot;,&quot;non-dropping-particle&quot;:&quot;&quot;}],&quot;container-title&quot;:&quot;International Journal of Innovative Research and Scientific Studies&quot;,&quot;issued&quot;:{&quot;date-parts&quot;:[[2025]]},&quot;page&quot;:&quot;1930-1946&quot;,&quot;publisher&quot;:&quot;Innovative Research Publishing&quot;,&quot;issue&quot;:&quot;1&quot;,&quot;volume&quot;:&quot;8&quot;,&quot;container-title-short&quot;:&quot;&quot;},&quot;isTemporary&quot;:false,&quot;suppress-author&quot;:false,&quot;composite&quot;:false,&quot;author-only&quot;:false}]},{&quot;citationID&quot;:&quot;MENDELEY_CITATION_be40e864-2558-4120-be0b-0b0a7ddf108b&quot;,&quot;properties&quot;:{&quot;noteIndex&quot;:0},&quot;isEdited&quot;:false,&quot;manualOverride&quot;:{&quot;isManuallyOverridden&quot;:false,&quot;citeprocText&quot;:&quot;(Akbar et al., 2022a)&quot;,&quot;manualOverrideText&quot;:&quot;&quot;},&quot;citationTag&quot;:&quot;MENDELEY_CITATION_v3_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&quot;,&quot;citationItems&quot;:[{&quot;id&quot;:&quot;a327aafc-d3d8-37c3-9edd-a875f7d4dfd8&quot;,&quot;itemData&quot;:{&quot;type&quot;:&quot;article-journal&quot;,&quot;id&quot;:&quot;a327aafc-d3d8-37c3-9edd-a875f7d4dfd8&quot;,&quot;title&quot;:&quot;Towards roadmap to implement blockchain in healthcare systems based on a maturity model&quot;,&quot;author&quot;:[{&quot;family&quot;:&quot;Akbar&quot;,&quot;given&quot;:&quot;Muhammad Azeem&quot;,&quot;parse-names&quot;:false,&quot;dropping-particle&quot;:&quot;&quot;,&quot;non-dropping-particle&quot;:&quot;&quot;},{&quot;family&quot;:&quot;Leiva&quot;,&quot;given&quot;:&quot;Víctor&quot;,&quot;parse-names&quot;:false,&quot;dropping-particle&quot;:&quot;&quot;,&quot;non-dropping-particle&quot;:&quot;&quot;},{&quot;family&quot;:&quot;Rafi&quot;,&quot;given&quot;:&quot;Saima&quot;,&quot;parse-names&quot;:false,&quot;dropping-particle&quot;:&quot;&quot;,&quot;non-dropping-particle&quot;:&quot;&quot;},{&quot;family&quot;:&quot;Qadri&quot;,&quot;given&quot;:&quot;Syed Furqan&quot;,&quot;parse-names&quot;:false,&quot;dropping-particle&quot;:&quot;&quot;,&quot;non-dropping-particle&quot;:&quot;&quot;},{&quot;family&quot;:&quot;Mahmood&quot;,&quot;given&quot;:&quot;Sajjad&quot;,&quot;parse-names&quot;:false,&quot;dropping-particle&quot;:&quot;&quot;,&quot;non-dropping-particle&quot;:&quot;&quot;},{&quot;family&quot;:&quot;Alsanad&quot;,&quot;given&quot;:&quot;Ahmed&quot;,&quot;parse-names&quot;:false,&quot;dropping-particle&quot;:&quot;&quot;,&quot;non-dropping-particle&quot;:&quot;&quot;}],&quot;container-title&quot;:&quot;Journal of Software: Evolution and Process&quot;,&quot;ISSN&quot;:&quot;2047-7473&quot;,&quot;issued&quot;:{&quot;date-parts&quot;:[[2022]]},&quot;page&quot;:&quot;e2500&quot;,&quot;publisher&quot;:&quot;Wiley Online Library&quot;,&quot;issue&quot;:&quot;12&quot;,&quot;volume&quot;:&quot;34&quot;,&quot;container-title-short&quot;:&quot;&quot;},&quot;isTemporary&quot;:false,&quot;suppress-author&quot;:false,&quot;composite&quot;:false,&quot;author-only&quot;:false}]},{&quot;citationID&quot;:&quot;MENDELEY_CITATION_f0376a43-f92c-46db-8916-8dafc431a2f7&quot;,&quot;properties&quot;:{&quot;noteIndex&quot;:0},&quot;isEdited&quot;:false,&quot;manualOverride&quot;:{&quot;isManuallyOverridden&quot;:false,&quot;citeprocText&quot;:&quot;(Yang et al., 2021)&quot;,&quot;manualOverrideText&quot;:&quot;&quot;},&quot;citationTag&quot;:&quot;MENDELEY_CITATION_v3_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&quot;,&quot;citationItems&quot;:[{&quot;id&quot;:&quot;1d3a409c-69ca-315f-a65c-9bdc3a4bec4a&quot;,&quot;itemData&quot;:{&quot;type&quot;:&quot;paper-conference&quot;,&quot;id&quot;:&quot;1d3a409c-69ca-315f-a65c-9bdc3a4bec4a&quot;,&quot;title&quot;:&quot;A Blockchain technology application maturity assessment model for digital government public service projects&quot;,&quot;author&quot;:[{&quot;family&quot;:&quot;Yang&quot;,&quot;given&quot;:&quot;Yutao&quot;,&quot;parse-names&quot;:false,&quot;dropping-particle&quot;:&quot;&quot;,&quot;non-dropping-particle&quot;:&quot;&quot;},{&quot;family&quot;:&quot;Shi&quot;,&quot;given&quot;:&quot;Yuxuan&quot;,&quot;parse-names&quot;:false,&quot;dropping-particle&quot;:&quot;&quot;,&quot;non-dropping-particle&quot;:&quot;&quot;},{&quot;family&quot;:&quot;Wang&quot;,&quot;given&quot;:&quot;Tianmei&quot;,&quot;parse-names&quot;:false,&quot;dropping-particle&quot;:&quot;&quot;,&quot;non-dropping-particle&quot;:&quot;&quot;}],&quot;container-title&quot;:&quot;5th International Conference on Crowd Science and Engineering&quot;,&quot;issued&quot;:{&quot;date-parts&quot;:[[2021]]},&quot;page&quot;:&quot;68-72&quot;,&quot;container-title-short&quot;:&quot;&quot;},&quot;isTemporary&quot;:false,&quot;suppress-author&quot;:false,&quot;composite&quot;:false,&quot;author-only&quot;:false}]},{&quot;citationID&quot;:&quot;MENDELEY_CITATION_c8145891-0730-46a7-812c-b1e909124801&quot;,&quot;properties&quot;:{&quot;noteIndex&quot;:0},&quot;isEdited&quot;:false,&quot;manualOverride&quot;:{&quot;isManuallyOverridden&quot;:false,&quot;citeprocText&quot;:&quot;(Hamidi et al., 2024)&quot;,&quot;manualOverrideText&quot;:&quot;&quot;},&quot;citationTag&quot;:&quot;MENDELEY_CITATION_v3_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&quot;,&quot;citationItems&quot;:[{&quot;id&quot;:&quot;0ec3d432-580d-32ae-a226-a65767cdb0f3&quot;,&quot;itemData&quot;:{&quot;type&quot;:&quot;article-journal&quot;,&quot;id&quot;:&quot;0ec3d432-580d-32ae-a226-a65767cdb0f3&quot;,&quot;title&quot;:&quot;A three-stage digital maturity model to assess readiness blockchain implementation in maritime logistics industry&quot;,&quot;author&quot;:[{&quot;family&quot;:&quot;Hamidi&quot;,&quot;given&quot;:&quot;Seyed Mohammad Mahdi&quot;,&quot;parse-names&quot;:false,&quot;dropping-particle&quot;:&quot;&quot;,&quot;non-dropping-particle&quot;:&quot;&quot;},{&quot;family&quot;:&quot;Hoseini&quot;,&quot;given&quot;:&quot;Seyed Farzad&quot;,&quot;parse-names&quot;:false,&quot;dropping-particle&quot;:&quot;&quot;,&quot;non-dropping-particle&quot;:&quot;&quot;},{&quot;family&quot;:&quot;Gholami&quot;,&quot;given&quot;:&quot;Hadi&quot;,&quot;parse-names&quot;:false,&quot;dropping-particle&quot;:&quot;&quot;,&quot;non-dropping-particle&quot;:&quot;&quot;},{&quot;family&quot;:&quot;Kananizadeh-Bahmani&quot;,&quot;given&quot;:&quot;Mohammad&quot;,&quot;parse-names&quot;:false,&quot;dropping-particle&quot;:&quot;&quot;,&quot;non-dropping-particle&quot;:&quot;&quot;}],&quot;container-title&quot;:&quot;Journal of Industrial Information Integration&quot;,&quot;container-title-short&quot;:&quot;J Ind Inf Integr&quot;,&quot;ISSN&quot;:&quot;2452-414X&quot;,&quot;issued&quot;:{&quot;date-parts&quot;:[[2024]]},&quot;page&quot;:&quot;100643&quot;,&quot;publisher&quot;:&quot;Elsevier&quot;},&quot;isTemporary&quot;:false,&quot;suppress-author&quot;:false,&quot;composite&quot;:false,&quot;author-only&quot;:false}]},{&quot;citationID&quot;:&quot;MENDELEY_CITATION_1f7e9725-d1d5-43a4-ac22-379b60b92bc8&quot;,&quot;properties&quot;:{&quot;noteIndex&quot;:0},&quot;isEdited&quot;:false,&quot;manualOverride&quot;:{&quot;isManuallyOverridden&quot;:false,&quot;citeprocText&quot;:&quot;(Yang et al., 2021)&quot;,&quot;manualOverrideText&quot;:&quot;&quot;},&quot;citationTag&quot;:&quot;MENDELEY_CITATION_v3_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&quot;,&quot;citationItems&quot;:[{&quot;id&quot;:&quot;1d3a409c-69ca-315f-a65c-9bdc3a4bec4a&quot;,&quot;itemData&quot;:{&quot;type&quot;:&quot;paper-conference&quot;,&quot;id&quot;:&quot;1d3a409c-69ca-315f-a65c-9bdc3a4bec4a&quot;,&quot;title&quot;:&quot;A Blockchain technology application maturity assessment model for digital government public service projects&quot;,&quot;author&quot;:[{&quot;family&quot;:&quot;Yang&quot;,&quot;given&quot;:&quot;Yutao&quot;,&quot;parse-names&quot;:false,&quot;dropping-particle&quot;:&quot;&quot;,&quot;non-dropping-particle&quot;:&quot;&quot;},{&quot;family&quot;:&quot;Shi&quot;,&quot;given&quot;:&quot;Yuxuan&quot;,&quot;parse-names&quot;:false,&quot;dropping-particle&quot;:&quot;&quot;,&quot;non-dropping-particle&quot;:&quot;&quot;},{&quot;family&quot;:&quot;Wang&quot;,&quot;given&quot;:&quot;Tianmei&quot;,&quot;parse-names&quot;:false,&quot;dropping-particle&quot;:&quot;&quot;,&quot;non-dropping-particle&quot;:&quot;&quot;}],&quot;container-title&quot;:&quot;5th International Conference on Crowd Science and Engineering&quot;,&quot;issued&quot;:{&quot;date-parts&quot;:[[2021]]},&quot;page&quot;:&quot;68-72&quot;,&quot;container-title-short&quot;:&quot;&quot;},&quot;isTemporary&quot;:false,&quot;suppress-author&quot;:false,&quot;composite&quot;:false,&quot;author-only&quot;:false}]},{&quot;citationID&quot;:&quot;MENDELEY_CITATION_291471b3-abfe-48c5-b2d0-21b5b49ef8a3&quot;,&quot;properties&quot;:{&quot;noteIndex&quot;:0},&quot;isEdited&quot;:false,&quot;manualOverride&quot;:{&quot;isManuallyOverridden&quot;:false,&quot;citeprocText&quot;:&quot;(de Almeida Santos et al., 2020)&quot;,&quot;manualOverrideText&quot;:&quot;&quot;},&quot;citationTag&quot;:&quot;MENDELEY_CITATION_v3_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&quot;,&quot;citationItems&quot;:[{&quot;id&quot;:&quot;9e2a451c-1bcd-35ca-a562-47cf52c8bd61&quot;,&quot;itemData&quot;:{&quot;type&quot;:&quot;article-journal&quot;,&quot;id&quot;:&quot;9e2a451c-1bcd-35ca-a562-47cf52c8bd61&quot;,&quot;title&quot;:&quot;Proposal for a maturity model in sustainability in the supply chain&quot;,&quot;author&quot;:[{&quot;family&quot;:&quot;Almeida Santos&quot;,&quot;given&quot;:&quot;Davidson&quot;,&quot;parse-names&quot;:false,&quot;dropping-particle&quot;:&quot;&quot;,&quot;non-dropping-particle&quot;:&quot;de&quot;},{&quot;family&quot;:&quot;Luiz Gonçalves Quelhas&quot;,&quot;given&quot;:&quot;Osvaldo&quot;,&quot;parse-names&quot;:false,&quot;dropping-particle&quot;:&quot;&quot;,&quot;non-dropping-particle&quot;:&quot;&quot;},{&quot;family&quot;:&quot;Francisco Simões Gomes&quot;,&quot;given&quot;:&quot;Carlos&quot;,&quot;parse-names&quot;:false,&quot;dropping-particle&quot;:&quot;&quot;,&quot;non-dropping-particle&quot;:&quot;&quot;},{&quot;family&quot;:&quot;Perez Zotes&quot;,&quot;given&quot;:&quot;Luis&quot;,&quot;parse-names&quot;:false,&quot;dropping-particle&quot;:&quot;&quot;,&quot;non-dropping-particle&quot;:&quot;&quot;},{&quot;family&quot;:&quot;Luiz Braga França&quot;,&quot;given&quot;:&quot;Sérgio&quot;,&quot;parse-names&quot;:false,&quot;dropping-particle&quot;:&quot;&quot;,&quot;non-dropping-particle&quot;:&quot;&quot;},{&quot;family&quot;:&quot;Vinagre Pinto de Souza&quot;,&quot;given&quot;:&quot;Guilherme&quot;,&quot;parse-names&quot;:false,&quot;dropping-particle&quot;:&quot;&quot;,&quot;non-dropping-particle&quot;:&quot;&quot;},{&quot;family&quot;:&quot;Amarante de Araújo&quot;,&quot;given&quot;:&quot;Robson&quot;,&quot;parse-names&quot;:false,&quot;dropping-particle&quot;:&quot;&quot;,&quot;non-dropping-particle&quot;:&quot;&quot;},{&quot;family&quot;:&quot;Silva Carvalho Santos&quot;,&quot;given&quot;:&quot;Sheila&quot;,&quot;parse-names&quot;:false,&quot;dropping-particle&quot;:&quot;&quot;,&quot;non-dropping-particle&quot;:&quot;da&quot;}],&quot;container-title&quot;:&quot;Sustainability&quot;,&quot;container-title-short&quot;:&quot;Sustainability&quot;,&quot;ISSN&quot;:&quot;2071-1050&quot;,&quot;issued&quot;:{&quot;date-parts&quot;:[[2020]]},&quot;page&quot;:&quot;9655&quot;,&quot;publisher&quot;:&quot;MDPI&quot;,&quot;issue&quot;:&quot;22&quot;,&quot;volume&quot;:&quot;12&quot;},&quot;isTemporary&quot;:false,&quot;suppress-author&quot;:false,&quot;composite&quot;:false,&quot;author-only&quot;:false}]},{&quot;citationID&quot;:&quot;MENDELEY_CITATION_fe75b291-c7bc-40e4-b72d-fef30d6cefb7&quot;,&quot;properties&quot;:{&quot;noteIndex&quot;:0},&quot;isEdited&quot;:false,&quot;manualOverride&quot;:{&quot;isManuallyOverridden&quot;:false,&quot;citeprocText&quot;:&quot;(Bueno et al., 2025)&quot;,&quot;manualOverrideText&quot;:&quot;&quot;},&quot;citationTag&quot;:&quot;MENDELEY_CITATION_v3_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&quot;,&quot;citationItems&quot;:[{&quot;id&quot;:&quot;a1ea8e04-553c-33c2-a2fa-04d2c1bc75fa&quot;,&quot;itemData&quot;:{&quot;type&quot;:&quot;article-journal&quot;,&quot;id&quot;:&quot;a1ea8e04-553c-33c2-a2fa-04d2c1bc75fa&quot;,&quot;title&quot;:&quot;Advancing Towards Industry 4.0: A Maturity Model for Smart Shop Floor Control&quot;,&quot;author&quot;:[{&quot;family&quot;:&quot;Bueno&quot;,&quot;given&quot;:&quot;Adauto&quot;,&quot;parse-names&quot;:false,&quot;dropping-particle&quot;:&quot;&quot;,&quot;non-dropping-particle&quot;:&quot;&quot;},{&quot;family&quot;:&quot;Godinho Filho&quot;,&quot;given&quot;:&quot;Moacir&quot;,&quot;parse-names&quot;:false,&quot;dropping-particle&quot;:&quot;&quot;,&quot;non-dropping-particle&quot;:&quot;&quot;},{&quot;family&quot;:&quot;Cecconello&quot;,&quot;given&quot;:&quot;Moiseis&quot;,&quot;parse-names&quot;:false,&quot;dropping-particle&quot;:&quot;&quot;,&quot;non-dropping-particle&quot;:&quot;&quot;},{&quot;family&quot;:&quot;Santa-Eulália&quot;,&quot;given&quot;:&quot;Luis Antonio&quot;,&quot;parse-names&quot;:false,&quot;dropping-particle&quot;:&quot;&quot;,&quot;non-dropping-particle&quot;:&quot;de&quot;},{&quot;family&quot;:&quot;Caiado&quot;,&quot;given&quot;:&quot;Rodrigo Goyannes Gusmão&quot;,&quot;parse-names&quot;:false,&quot;dropping-particle&quot;:&quot;&quot;,&quot;non-dropping-particle&quot;:&quot;&quot;},{&quot;family&quot;:&quot;Ganga&quot;,&quot;given&quot;:&quot;Gilberto Miller Devós&quot;,&quot;parse-names&quot;:false,&quot;dropping-particle&quot;:&quot;&quot;,&quot;non-dropping-particle&quot;:&quot;&quot;},{&quot;family&quot;:&quot;Carvalho&quot;,&quot;given&quot;:&quot;João Vidal&quot;,&quot;parse-names&quot;:false,&quot;dropping-particle&quot;:&quot;&quot;,&quot;non-dropping-particle&quot;:&quot;&quot;}],&quot;container-title&quot;:&quot;International Journal of Production Economics&quot;,&quot;container-title-short&quot;:&quot;Int J Prod Econ&quot;,&quot;ISSN&quot;:&quot;0925-5273&quot;,&quot;issued&quot;:{&quot;date-parts&quot;:[[2025]]},&quot;page&quot;:&quot;109538&quot;,&quot;publisher&quot;:&quot;Elsevier&quot;},&quot;isTemporary&quot;:false,&quot;suppress-author&quot;:false,&quot;composite&quot;:false,&quot;author-only&quot;:false}]},{&quot;citationID&quot;:&quot;MENDELEY_CITATION_ec2c4274-527b-48b0-8024-71f1e3ee737e&quot;,&quot;properties&quot;:{&quot;noteIndex&quot;:0},&quot;isEdited&quot;:false,&quot;manualOverride&quot;:{&quot;isManuallyOverridden&quot;:false,&quot;citeprocText&quot;:&quot;(Roshandel et al., 2025)&quot;,&quot;manualOverrideText&quot;:&quot;&quot;},&quot;citationTag&quot;:&quot;MENDELEY_CITATION_v3_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&quot;,&quot;citationItems&quot;:[{&quot;id&quot;:&quot;4cb8167e-863a-3782-90f7-09b188b45c65&quot;,&quot;itemData&quot;:{&quot;type&quot;:&quot;article-journal&quot;,&quot;id&quot;:&quot;4cb8167e-863a-3782-90f7-09b188b45c65&quot;,&quot;title&quot;:&quot;Developing the maturity model of strategic alliances using the weighted fuzzy inference system&quot;,&quot;author&quot;:[{&quot;family&quot;:&quot;Roshandel&quot;,&quot;given&quot;:&quot;Saeed&quot;,&quot;parse-names&quot;:false,&quot;dropping-particle&quot;:&quot;&quot;,&quot;non-dropping-particle&quot;:&quot;&quot;},{&quot;family&quot;:&quot;Karimi Govareshaki&quot;,&quot;given&quot;:&quot;Mohammad Hossein&quot;,&quot;parse-names&quot;:false,&quot;dropping-particle&quot;:&quot;&quot;,&quot;non-dropping-particle&quot;:&quot;&quot;},{&quot;family&quot;:&quot;Abbasi&quot;,&quot;given&quot;:&quot;Morteza&quot;,&quot;parse-names&quot;:false,&quot;dropping-particle&quot;:&quot;&quot;,&quot;non-dropping-particle&quot;:&quot;&quot;}],&quot;container-title&quot;:&quot;International Journal of Research in Industrial Engineering&quot;,&quot;ISSN&quot;:&quot;2783-1337&quot;,&quot;issued&quot;:{&quot;date-parts&quot;:[[2025]]},&quot;page&quot;:&quot;42-64&quot;,&quot;publisher&quot;:&quot;Ayandegan Institute of Higher Education&quot;,&quot;issue&quot;:&quot;1&quot;,&quot;volume&quot;:&quot;14&quot;,&quot;container-title-short&quot;:&quot;&quot;},&quot;isTemporary&quot;:false,&quot;suppress-author&quot;:false,&quot;composite&quot;:false,&quot;author-only&quot;:false}]},{&quot;citationID&quot;:&quot;MENDELEY_CITATION_235968ba-f6e2-43ea-b3e1-731314cc1e40&quot;,&quot;properties&quot;:{&quot;noteIndex&quot;:0},&quot;isEdited&quot;:false,&quot;manualOverride&quot;:{&quot;isManuallyOverridden&quot;:false,&quot;citeprocText&quot;:&quot;(Richter et al., 2018; Yang et al., 2021)&quot;,&quot;manualOverrideText&quot;:&quot;&quot;},&quot;citationTag&quot;:&quot;MENDELEY_CITATION_v3_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&quot;,&quot;citationItems&quot;:[{&quot;id&quot;:&quot;1d3a409c-69ca-315f-a65c-9bdc3a4bec4a&quot;,&quot;itemData&quot;:{&quot;type&quot;:&quot;paper-conference&quot;,&quot;id&quot;:&quot;1d3a409c-69ca-315f-a65c-9bdc3a4bec4a&quot;,&quot;title&quot;:&quot;A Blockchain technology application maturity assessment model for digital government public service projects&quot;,&quot;author&quot;:[{&quot;family&quot;:&quot;Yang&quot;,&quot;given&quot;:&quot;Yutao&quot;,&quot;parse-names&quot;:false,&quot;dropping-particle&quot;:&quot;&quot;,&quot;non-dropping-particle&quot;:&quot;&quot;},{&quot;family&quot;:&quot;Shi&quot;,&quot;given&quot;:&quot;Yuxuan&quot;,&quot;parse-names&quot;:false,&quot;dropping-particle&quot;:&quot;&quot;,&quot;non-dropping-particle&quot;:&quot;&quot;},{&quot;family&quot;:&quot;Wang&quot;,&quot;given&quot;:&quot;Tianmei&quot;,&quot;parse-names&quot;:false,&quot;dropping-particle&quot;:&quot;&quot;,&quot;non-dropping-particle&quot;:&quot;&quot;}],&quot;container-title&quot;:&quot;5th International Conference on Crowd Science and Engineering&quot;,&quot;issued&quot;:{&quot;date-parts&quot;:[[2021]]},&quot;page&quot;:&quot;68-72&quot;,&quot;container-title-short&quot;:&quot;&quot;},&quot;isTemporary&quot;:false},{&quot;id&quot;:&quot;2c4c4160-4b70-3c93-97f9-78e61bf04c9f&quot;,&quot;itemData&quot;:{&quot;type&quot;:&quot;paper-conference&quot;,&quot;id&quot;:&quot;2c4c4160-4b70-3c93-97f9-78e61bf04c9f&quot;,&quot;title&quot;:&quot;Maturity of blockchain technology in local electricity markets&quot;,&quot;author&quot;:[{&quot;family&quot;:&quot;Richter&quot;,&quot;given&quot;:&quot;Bent&quot;,&quot;parse-names&quot;:false,&quot;dropping-particle&quot;:&quot;&quot;,&quot;non-dropping-particle&quot;:&quot;&quot;},{&quot;family&quot;:&quot;Mengelkamp&quot;,&quot;given&quot;:&quot;Esther&quot;,&quot;parse-names&quot;:false,&quot;dropping-particle&quot;:&quot;&quot;,&quot;non-dropping-particle&quot;:&quot;&quot;},{&quot;family&quot;:&quot;Weinhardt&quot;,&quot;given&quot;:&quot;Christof&quot;,&quot;parse-names&quot;:false,&quot;dropping-particle&quot;:&quot;&quot;,&quot;non-dropping-particle&quot;:&quot;&quot;}],&quot;container-title&quot;:&quot;2018 15th International Conference on the European Energy Market (EEM)&quot;,&quot;ISBN&quot;:&quot;153861488X&quot;,&quot;issued&quot;:{&quot;date-parts&quot;:[[2018]]},&quot;page&quot;:&quot;1-6&quot;,&quot;publisher&quot;:&quot;IEEE&quot;,&quot;container-title-short&quot;:&quot;&quot;},&quot;isTemporary&quot;:false}]},{&quot;citationID&quot;:&quot;MENDELEY_CITATION_25dde4ae-05bd-4a97-9b38-54b06f42c58a&quot;,&quot;properties&quot;:{&quot;noteIndex&quot;:0},&quot;isEdited&quot;:false,&quot;manualOverride&quot;:{&quot;isManuallyOverridden&quot;:false,&quot;citeprocText&quot;:&quot;(Prasad et al., 2024)&quot;,&quot;manualOverrideText&quot;:&quot;&quot;},&quot;citationTag&quot;:&quot;MENDELEY_CITATION_v3_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&quot;,&quot;citationItems&quot;:[{&quot;id&quot;:&quot;b159e3d9-5ba2-33c8-992c-eae111134599&quot;,&quot;itemData&quot;:{&quot;type&quot;:&quot;article-journal&quot;,&quot;id&quot;:&quot;b159e3d9-5ba2-33c8-992c-eae111134599&quot;,&quot;title&quot;:&quot;Relationship Between Servant Leadership and Total Quality Management Practices: Mediating Effects of Interfunctional Coordination–An Empirical Study Concerning the Information Technology Industry, Hyderabad&quot;,&quot;author&quot;:[{&quot;family&quot;:&quot;Prasad&quot;,&quot;given&quot;:&quot;K D&quot;,&quot;parse-names&quot;:false,&quot;dropping-particle&quot;:&quot;V&quot;,&quot;non-dropping-particle&quot;:&quot;&quot;},{&quot;family&quot;:&quot;Kottala&quot;,&quot;given&quot;:&quot;Sri Yogi&quot;,&quot;parse-names&quot;:false,&quot;dropping-particle&quot;:&quot;&quot;,&quot;non-dropping-particle&quot;:&quot;&quot;},{&quot;family&quot;:&quot;CHITTA&quot;,&quot;given&quot;:&quot;Shyamsunder&quot;,&quot;parse-names&quot;:false,&quot;dropping-particle&quot;:&quot;&quot;,&quot;non-dropping-particle&quot;:&quot;&quot;}],&quot;container-title&quot;:&quot;Management and Production Engineering Review&quot;,&quot;issued&quot;:{&quot;date-parts&quot;:[[2024]]},&quot;publisher&quot;:&quot;Production Engineering Committee of the Polish Academy of Sciences, Polish …&quot;,&quot;container-title-short&quot;:&quot;&quot;},&quot;isTemporary&quot;:false,&quot;suppress-author&quot;:false,&quot;composite&quot;:false,&quot;author-only&quot;:false}]},{&quot;citationID&quot;:&quot;MENDELEY_CITATION_4c36126c-e8f5-4272-b8fd-1ff85dc4aa3a&quot;,&quot;properties&quot;:{&quot;noteIndex&quot;:0},&quot;isEdited&quot;:false,&quot;manualOverride&quot;:{&quot;isManuallyOverridden&quot;:false,&quot;citeprocText&quot;:&quot;(Wu et al., 2006)&quot;,&quot;manualOverrideText&quot;:&quot;&quot;},&quot;citationTag&quot;:&quot;MENDELEY_CITATION_v3_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&quot;,&quot;citationItems&quot;:[{&quot;id&quot;:&quot;1018e225-46c4-37aa-96a7-78bee71af7d5&quot;,&quot;itemData&quot;:{&quot;type&quot;:&quot;article-journal&quot;,&quot;id&quot;:&quot;1018e225-46c4-37aa-96a7-78bee71af7d5&quot;,&quot;title&quot;:&quot;A PDCA-based software process control and improvementmodel.&quot;,&quot;author&quot;:[{&quot;family&quot;:&quot;Wu&quot;,&quot;given&quot;:&quot;Zhan-Chun&quot;,&quot;parse-names&quot;:false,&quot;dropping-particle&quot;:&quot;&quot;,&quot;non-dropping-particle&quot;:&quot;&quot;},{&quot;family&quot;:&quot;Wang&quot;,&quot;given&quot;:&quot;Qing&quot;,&quot;parse-names&quot;:false,&quot;dropping-particle&quot;:&quot;&quot;,&quot;non-dropping-particle&quot;:&quot;&quot;},{&quot;family&quot;:&quot;Li&quot;,&quot;given&quot;:&quot;Ming-Shu&quot;,&quot;parse-names&quot;:false,&quot;dropping-particle&quot;:&quot;&quot;,&quot;non-dropping-particle&quot;:&quot;&quot;}],&quot;container-title&quot;:&quot;Ruan Jian Xue Bao(Journal of Software)&quot;,&quot;ISSN&quot;:&quot;1000-9825&quot;,&quot;issued&quot;:{&quot;date-parts&quot;:[[2006]]},&quot;page&quot;:&quot;1669-1680&quot;,&quot;issue&quot;:&quot;8&quot;,&quot;volume&quot;:&quot;17&quot;,&quot;container-title-short&quot;:&quot;&quot;},&quot;isTemporary&quot;:false,&quot;suppress-author&quot;:false,&quot;composite&quot;:false,&quot;author-only&quot;:false}]},{&quot;citationID&quot;:&quot;MENDELEY_CITATION_e55f5032-ae5f-43f4-9006-357aaf4516ac&quot;,&quot;properties&quot;:{&quot;noteIndex&quot;:0},&quot;isEdited&quot;:false,&quot;manualOverride&quot;:{&quot;isManuallyOverridden&quot;:false,&quot;citeprocText&quot;:&quot;(Dayyala et al., 2022)&quot;,&quot;manualOverrideText&quot;:&quot;&quot;},&quot;citationTag&quot;:&quot;MENDELEY_CITATION_v3_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&quot;,&quot;citationItems&quot;:[{&quot;id&quot;:&quot;6ebacc80-ba3e-3320-90df-7bb6379b6f67&quot;,&quot;itemData&quot;:{&quot;type&quot;:&quot;chapter&quot;,&quot;id&quot;:&quot;6ebacc80-ba3e-3320-90df-7bb6379b6f67&quot;,&quot;title&quot;:&quot;Team characteristics moderating effect on software project completion time&quot;,&quot;author&quot;:[{&quot;family&quot;:&quot;Dayyala&quot;,&quot;given&quot;:&quot;Niharika&quot;,&quot;parse-names&quot;:false,&quot;dropping-particle&quot;:&quot;&quot;,&quot;non-dropping-particle&quot;:&quot;&quot;},{&quot;family&quot;:&quot;Walstrom&quot;,&quot;given&quot;:&quot;Kent A&quot;,&quot;parse-names&quot;:false,&quot;dropping-particle&quot;:&quot;&quot;,&quot;non-dropping-particle&quot;:&quot;&quot;},{&quot;family&quot;:&quot;Bagchi&quot;,&quot;given&quot;:&quot;Kallol K&quot;,&quot;parse-names&quot;:false,&quot;dropping-particle&quot;:&quot;&quot;,&quot;non-dropping-particle&quot;:&quot;&quot;}],&quot;container-title&quot;:&quot;Research Anthology on Agile Software, Software Development, and Testing&quot;,&quot;issued&quot;:{&quot;date-parts&quot;:[[2022]]},&quot;page&quot;:&quot;1342-1362&quot;,&quot;publisher&quot;:&quot;IGI Global Scientific Publishing&quot;,&quot;container-title-short&quot;:&quot;&quot;},&quot;isTemporary&quot;:false,&quot;suppress-author&quot;:false,&quot;composite&quot;:false,&quot;author-only&quot;:false}]},{&quot;citationID&quot;:&quot;MENDELEY_CITATION_5cd47671-1ffc-4a93-b2ab-0099ae63d35e&quot;,&quot;properties&quot;:{&quot;noteIndex&quot;:0},&quot;isEdited&quot;:false,&quot;manualOverride&quot;:{&quot;isManuallyOverridden&quot;:false,&quot;citeprocText&quot;:&quot;(Harter et al., 2000)&quot;,&quot;manualOverrideText&quot;:&quot;&quot;},&quot;citationTag&quot;:&quot;MENDELEY_CITATION_v3_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&quot;,&quot;citationItems&quot;:[{&quot;id&quot;:&quot;a2274eef-59a1-35ca-8a7e-d799b98b411e&quot;,&quot;itemData&quot;:{&quot;type&quot;:&quot;article-journal&quot;,&quot;id&quot;:&quot;a2274eef-59a1-35ca-8a7e-d799b98b411e&quot;,&quot;title&quot;:&quot;Effects of process maturity on quality, cycle time, and effort in software product development&quot;,&quot;author&quot;:[{&quot;family&quot;:&quot;Harter&quot;,&quot;given&quot;:&quot;Donald E&quot;,&quot;parse-names&quot;:false,&quot;dropping-particle&quot;:&quot;&quot;,&quot;non-dropping-particle&quot;:&quot;&quot;},{&quot;family&quot;:&quot;Krishnan&quot;,&quot;given&quot;:&quot;Mayuram S&quot;,&quot;parse-names&quot;:false,&quot;dropping-particle&quot;:&quot;&quot;,&quot;non-dropping-particle&quot;:&quot;&quot;},{&quot;family&quot;:&quot;Slaughter&quot;,&quot;given&quot;:&quot;Sandra A&quot;,&quot;parse-names&quot;:false,&quot;dropping-particle&quot;:&quot;&quot;,&quot;non-dropping-particle&quot;:&quot;&quot;}],&quot;container-title&quot;:&quot;Management science&quot;,&quot;container-title-short&quot;:&quot;Manage Sci&quot;,&quot;ISSN&quot;:&quot;0025-1909&quot;,&quot;issued&quot;:{&quot;date-parts&quot;:[[2000]]},&quot;page&quot;:&quot;451-466&quot;,&quot;publisher&quot;:&quot;INFORMS&quot;,&quot;issue&quot;:&quot;4&quot;,&quot;volume&quot;:&quot;46&quot;},&quot;isTemporary&quot;:false,&quot;suppress-author&quot;:false,&quot;composite&quot;:false,&quot;author-only&quot;:false}]},{&quot;citationID&quot;:&quot;MENDELEY_CITATION_d9996bd5-59b7-4cb2-ac61-cf0337281e70&quot;,&quot;properties&quot;:{&quot;noteIndex&quot;:0},&quot;isEdited&quot;:false,&quot;manualOverride&quot;:{&quot;isManuallyOverridden&quot;:true,&quot;citeprocText&quot;:&quot;(Bai et al., 2024)&quot;,&quot;manualOverrideText&quot;:&quot;(e.g., Bai et al., 2024)&quot;},&quot;citationTag&quot;:&quot;MENDELEY_CITATION_v3_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&quot;,&quot;citationItems&quot;:[{&quot;id&quot;:&quot;a6f827fd-b35a-31f0-9123-a457fcf406e9&quot;,&quot;itemData&quot;:{&quot;type&quot;:&quot;article-journal&quot;,&quot;id&quot;:&quot;a6f827fd-b35a-31f0-9123-a457fcf406e9&quot;,&quot;title&quot;:&quot;Research on the construction and application of a smart library services maturity evaluation system based on CMM&quot;,&quot;author&quot;:[{&quot;family&quot;:&quot;Bai&quot;,&quot;given&quot;:&quot;Zhongxian&quot;,&quot;parse-names&quot;:false,&quot;dropping-particle&quot;:&quot;&quot;,&quot;non-dropping-particle&quot;:&quot;&quot;},{&quot;family&quot;:&quot;Yu&quot;,&quot;given&quot;:&quot;Lvna&quot;,&quot;parse-names&quot;:false,&quot;dropping-particle&quot;:&quot;&quot;,&quot;non-dropping-particle&quot;:&quot;&quot;},{&quot;family&quot;:&quot;Zhao&quot;,&quot;given&quot;:&quot;Lei&quot;,&quot;parse-names&quot;:false,&quot;dropping-particle&quot;:&quot;&quot;,&quot;non-dropping-particle&quot;:&quot;&quot;},{&quot;family&quot;:&quot;Wang&quot;,&quot;given&quot;:&quot;Weijia&quot;,&quot;parse-names&quot;:false,&quot;dropping-particle&quot;:&quot;&quot;,&quot;non-dropping-particle&quot;:&quot;&quot;}],&quot;container-title&quot;:&quot;The Electronic Library&quot;,&quot;ISSN&quot;:&quot;0264-0473&quot;,&quot;issued&quot;:{&quot;date-parts&quot;:[[2024]]},&quot;page&quot;:&quot;766-794&quot;,&quot;publisher&quot;:&quot;Emerald Publishing Limited&quot;,&quot;issue&quot;:&quot;5&quot;,&quot;volume&quot;:&quot;42&quot;,&quot;container-title-short&quot;:&quot;&quot;},&quot;isTemporary&quot;:false,&quot;suppress-author&quot;:false,&quot;composite&quot;:false,&quot;author-only&quot;:false}]},{&quot;citationID&quot;:&quot;MENDELEY_CITATION_385846c2-6f9a-4c20-968f-97e422c3f89a&quot;,&quot;properties&quot;:{&quot;noteIndex&quot;:0},&quot;isEdited&quot;:false,&quot;manualOverride&quot;:{&quot;isManuallyOverridden&quot;:true,&quot;citeprocText&quot;:&quot;(Ronaghi, 2021b)&quot;,&quot;manualOverrideText&quot;:&quot;(e.g., Ronaghi, 2021)&quot;},&quot;citationTag&quot;:&quot;MENDELEY_CITATION_v3_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&quot;,&quot;citationItems&quot;:[{&quot;id&quot;:&quot;f64d5096-02ff-352d-bcfb-a89b5f5126a4&quot;,&quot;itemData&quot;:{&quot;type&quot;:&quot;article-journal&quot;,&quot;id&quot;:&quot;f64d5096-02ff-352d-bcfb-a89b5f5126a4&quot;,&quot;title&quot;:&quot;A blockchain maturity model in agricultural supply chain&quot;,&quot;author&quot;:[{&quot;family&quot;:&quot;Ronaghi&quot;,&quot;given&quot;:&quot;Mohammad Hossein&quot;,&quot;parse-names&quot;:false,&quot;dropping-particle&quot;:&quot;&quot;,&quot;non-dropping-particle&quot;:&quot;&quot;}],&quot;container-title&quot;:&quot;Information Processing in Agriculture&quot;,&quot;ISSN&quot;:&quot;2214-3173&quot;,&quot;issued&quot;:{&quot;date-parts&quot;:[[2021]]},&quot;page&quot;:&quot;398-408&quot;,&quot;publisher&quot;:&quot;Elsevier&quot;,&quot;issue&quot;:&quot;3&quot;,&quot;volume&quot;:&quot;8&quot;,&quot;container-title-short&quot;:&quot;&quot;},&quot;isTemporary&quot;:false,&quot;suppress-author&quot;:false,&quot;composite&quot;:false,&quot;author-only&quot;:false}]},{&quot;citationID&quot;:&quot;MENDELEY_CITATION_9693655a-5ca5-41cc-b138-55124c6761c5&quot;,&quot;properties&quot;:{&quot;noteIndex&quot;:0},&quot;isEdited&quot;:false,&quot;manualOverride&quot;:{&quot;isManuallyOverridden&quot;:false,&quot;citeprocText&quot;:&quot;(Hamidi et al., 2024; Richter et al., 2018; Vásquez et al., 2021)&quot;,&quot;manualOverrideText&quot;:&quot;&quot;},&quot;citationTag&quot;:&quot;MENDELEY_CITATION_v3_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&quot;,&quot;citationItems&quot;:[{&quot;id&quot;:&quot;2c4c4160-4b70-3c93-97f9-78e61bf04c9f&quot;,&quot;itemData&quot;:{&quot;type&quot;:&quot;paper-conference&quot;,&quot;id&quot;:&quot;2c4c4160-4b70-3c93-97f9-78e61bf04c9f&quot;,&quot;title&quot;:&quot;Maturity of blockchain technology in local electricity markets&quot;,&quot;author&quot;:[{&quot;family&quot;:&quot;Richter&quot;,&quot;given&quot;:&quot;Bent&quot;,&quot;parse-names&quot;:false,&quot;dropping-particle&quot;:&quot;&quot;,&quot;non-dropping-particle&quot;:&quot;&quot;},{&quot;family&quot;:&quot;Mengelkamp&quot;,&quot;given&quot;:&quot;Esther&quot;,&quot;parse-names&quot;:false,&quot;dropping-particle&quot;:&quot;&quot;,&quot;non-dropping-particle&quot;:&quot;&quot;},{&quot;family&quot;:&quot;Weinhardt&quot;,&quot;given&quot;:&quot;Christof&quot;,&quot;parse-names&quot;:false,&quot;dropping-particle&quot;:&quot;&quot;,&quot;non-dropping-particle&quot;:&quot;&quot;}],&quot;container-title&quot;:&quot;2018 15th International Conference on the European Energy Market (EEM)&quot;,&quot;ISBN&quot;:&quot;153861488X&quot;,&quot;issued&quot;:{&quot;date-parts&quot;:[[2018]]},&quot;page&quot;:&quot;1-6&quot;,&quot;publisher&quot;:&quot;IEEE&quot;,&quot;container-title-short&quot;:&quot;&quot;},&quot;isTemporary&quot;:false},{&quot;id&quot;:&quot;bbc59a16-8b16-3211-9971-3a50ccb19cfc&quot;,&quot;itemData&quot;:{&quot;type&quot;:&quot;article-journal&quot;,&quot;id&quot;:&quot;bbc59a16-8b16-3211-9971-3a50ccb19cfc&quot;,&quot;title&quot;:&quot;A sustainability maturity model for micro, small and medium-sized enterprises (MSMEs) based on a data analytics evaluation approach&quot;,&quot;author&quot;:[{&quot;family&quot;:&quot;Vásquez&quot;,&quot;given&quot;:&quot;Jenifer&quot;,&quot;parse-names&quot;:false,&quot;dropping-particle&quot;:&quot;&quot;,&quot;non-dropping-particle&quot;:&quot;&quot;},{&quot;family&quot;:&quot;Aguirre&quot;,&quot;given&quot;:&quot;Santiago&quot;,&quot;parse-names&quot;:false,&quot;dropping-particle&quot;:&quot;&quot;,&quot;non-dropping-particle&quot;:&quot;&quot;},{&quot;family&quot;:&quot;Puertas&quot;,&quot;given&quot;:&quot;Edwin&quot;,&quot;parse-names&quot;:false,&quot;dropping-particle&quot;:&quot;&quot;,&quot;non-dropping-particle&quot;:&quot;&quot;},{&quot;family&quot;:&quot;Bruno&quot;,&quot;given&quot;:&quot;Giulia&quot;,&quot;parse-names&quot;:false,&quot;dropping-particle&quot;:&quot;&quot;,&quot;non-dropping-particle&quot;:&quot;&quot;},{&quot;family&quot;:&quot;Priarone&quot;,&quot;given&quot;:&quot;Paolo C&quot;,&quot;parse-names&quot;:false,&quot;dropping-particle&quot;:&quot;&quot;,&quot;non-dropping-particle&quot;:&quot;&quot;},{&quot;family&quot;:&quot;Settineri&quot;,&quot;given&quot;:&quot;Luca&quot;,&quot;parse-names&quot;:false,&quot;dropping-particle&quot;:&quot;&quot;,&quot;non-dropping-particle&quot;:&quot;&quot;}],&quot;container-title&quot;:&quot;Journal of Cleaner Production&quot;,&quot;container-title-short&quot;:&quot;J Clean Prod&quot;,&quot;ISSN&quot;:&quot;0959-6526&quot;,&quot;issued&quot;:{&quot;date-parts&quot;:[[2021]]},&quot;page&quot;:&quot;127692&quot;,&quot;publisher&quot;:&quot;Elsevier&quot;,&quot;volume&quot;:&quot;311&quot;},&quot;isTemporary&quot;:false},{&quot;id&quot;:&quot;0ec3d432-580d-32ae-a226-a65767cdb0f3&quot;,&quot;itemData&quot;:{&quot;type&quot;:&quot;article-journal&quot;,&quot;id&quot;:&quot;0ec3d432-580d-32ae-a226-a65767cdb0f3&quot;,&quot;title&quot;:&quot;A three-stage digital maturity model to assess readiness blockchain implementation in maritime logistics industry&quot;,&quot;author&quot;:[{&quot;family&quot;:&quot;Hamidi&quot;,&quot;given&quot;:&quot;Seyed Mohammad Mahdi&quot;,&quot;parse-names&quot;:false,&quot;dropping-particle&quot;:&quot;&quot;,&quot;non-dropping-particle&quot;:&quot;&quot;},{&quot;family&quot;:&quot;Hoseini&quot;,&quot;given&quot;:&quot;Seyed Farzad&quot;,&quot;parse-names&quot;:false,&quot;dropping-particle&quot;:&quot;&quot;,&quot;non-dropping-particle&quot;:&quot;&quot;},{&quot;family&quot;:&quot;Gholami&quot;,&quot;given&quot;:&quot;Hadi&quot;,&quot;parse-names&quot;:false,&quot;dropping-particle&quot;:&quot;&quot;,&quot;non-dropping-particle&quot;:&quot;&quot;},{&quot;family&quot;:&quot;Kananizadeh-Bahmani&quot;,&quot;given&quot;:&quot;Mohammad&quot;,&quot;parse-names&quot;:false,&quot;dropping-particle&quot;:&quot;&quot;,&quot;non-dropping-particle&quot;:&quot;&quot;}],&quot;container-title&quot;:&quot;Journal of Industrial Information Integration&quot;,&quot;container-title-short&quot;:&quot;J Ind Inf Integr&quot;,&quot;ISSN&quot;:&quot;2452-414X&quot;,&quot;issued&quot;:{&quot;date-parts&quot;:[[2024]]},&quot;page&quot;:&quot;100643&quot;,&quot;publisher&quot;:&quot;Elsevier&quot;},&quot;isTemporary&quot;:false}]},{&quot;citationID&quot;:&quot;MENDELEY_CITATION_48ef8df7-ab72-4833-82c0-deafb52350de&quot;,&quot;properties&quot;:{&quot;noteIndex&quot;:0},&quot;isEdited&quot;:false,&quot;manualOverride&quot;:{&quot;isManuallyOverridden&quot;:false,&quot;citeprocText&quot;:&quot;(de Almeida Santos et al., 2020; Unny &amp;#38; Lal, 2020; H. Wang et al., 2016)&quot;,&quot;manualOverrideText&quot;:&quot;&quot;},&quot;citationTag&quot;:&quot;MENDELEY_CITATION_v3_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&quot;,&quot;citationItems&quot;:[{&quot;id&quot;:&quot;e99ac989-b2ba-3795-b7e5-b539b5e3e383&quot;,&quot;itemData&quot;:{&quot;type&quot;:&quot;article-journal&quot;,&quot;id&quot;:&quot;e99ac989-b2ba-3795-b7e5-b539b5e3e383&quot;,&quot;title&quot;:&quot;A maturity model for blockchain adoption&quot;,&quot;author&quot;:[{&quot;family&quot;:&quot;Wang&quot;,&quot;given&quot;:&quot;Huaiqing&quot;,&quot;parse-names&quot;:false,&quot;dropping-particle&quot;:&quot;&quot;,&quot;non-dropping-particle&quot;:&quot;&quot;},{&quot;family&quot;:&quot;Chen&quot;,&quot;given&quot;:&quot;Kun&quot;,&quot;parse-names&quot;:false,&quot;dropping-particle&quot;:&quot;&quot;,&quot;non-dropping-particle&quot;:&quot;&quot;},{&quot;family&quot;:&quot;Xu&quot;,&quot;given&quot;:&quot;Dongming&quot;,&quot;parse-names&quot;:false,&quot;dropping-particle&quot;:&quot;&quot;,&quot;non-dropping-particle&quot;:&quot;&quot;}],&quot;container-title&quot;:&quot;Financial Innovation&quot;,&quot;issued&quot;:{&quot;date-parts&quot;:[[2016]]},&quot;page&quot;:&quot;1-5&quot;,&quot;publisher&quot;:&quot;Springer&quot;,&quot;volume&quot;:&quot;2&quot;,&quot;container-title-short&quot;:&quot;&quot;},&quot;isTemporary&quot;:false},{&quot;id&quot;:&quot;2714292b-5759-3750-8967-47e9e6aaa40c&quot;,&quot;itemData&quot;:{&quot;type&quot;:&quot;paper-conference&quot;,&quot;id&quot;:&quot;2714292b-5759-3750-8967-47e9e6aaa40c&quot;,&quot;title&quot;:&quot;Blockchain in Supply Chain Management: A Review of the Capability Maturity Model&quot;,&quot;author&quot;:[{&quot;family&quot;:&quot;Unny&quot;,&quot;given&quot;:&quot;R Balakrishnan&quot;,&quot;parse-names&quot;:false,&quot;dropping-particle&quot;:&quot;&quot;,&quot;non-dropping-particle&quot;:&quot;&quot;},{&quot;family&quot;:&quot;Lal&quot;,&quot;given&quot;:&quot;Bhajan&quot;,&quot;parse-names&quot;:false,&quot;dropping-particle&quot;:&quot;&quot;,&quot;non-dropping-particle&quot;:&quot;&quot;}],&quot;container-title&quot;:&quot;International Working Conference on Transfer and Diffusion of IT&quot;,&quot;issued&quot;:{&quot;date-parts&quot;:[[2020]]},&quot;page&quot;:&quot;149-158&quot;,&quot;publisher&quot;:&quot;Springer&quot;,&quot;container-title-short&quot;:&quot;&quot;},&quot;isTemporary&quot;:false},{&quot;id&quot;:&quot;9e2a451c-1bcd-35ca-a562-47cf52c8bd61&quot;,&quot;itemData&quot;:{&quot;type&quot;:&quot;article-journal&quot;,&quot;id&quot;:&quot;9e2a451c-1bcd-35ca-a562-47cf52c8bd61&quot;,&quot;title&quot;:&quot;Proposal for a maturity model in sustainability in the supply chain&quot;,&quot;author&quot;:[{&quot;family&quot;:&quot;Almeida Santos&quot;,&quot;given&quot;:&quot;Davidson&quot;,&quot;parse-names&quot;:false,&quot;dropping-particle&quot;:&quot;&quot;,&quot;non-dropping-particle&quot;:&quot;de&quot;},{&quot;family&quot;:&quot;Luiz Gonçalves Quelhas&quot;,&quot;given&quot;:&quot;Osvaldo&quot;,&quot;parse-names&quot;:false,&quot;dropping-particle&quot;:&quot;&quot;,&quot;non-dropping-particle&quot;:&quot;&quot;},{&quot;family&quot;:&quot;Francisco Simões Gomes&quot;,&quot;given&quot;:&quot;Carlos&quot;,&quot;parse-names&quot;:false,&quot;dropping-particle&quot;:&quot;&quot;,&quot;non-dropping-particle&quot;:&quot;&quot;},{&quot;family&quot;:&quot;Perez Zotes&quot;,&quot;given&quot;:&quot;Luis&quot;,&quot;parse-names&quot;:false,&quot;dropping-particle&quot;:&quot;&quot;,&quot;non-dropping-particle&quot;:&quot;&quot;},{&quot;family&quot;:&quot;Luiz Braga França&quot;,&quot;given&quot;:&quot;Sérgio&quot;,&quot;parse-names&quot;:false,&quot;dropping-particle&quot;:&quot;&quot;,&quot;non-dropping-particle&quot;:&quot;&quot;},{&quot;family&quot;:&quot;Vinagre Pinto de Souza&quot;,&quot;given&quot;:&quot;Guilherme&quot;,&quot;parse-names&quot;:false,&quot;dropping-particle&quot;:&quot;&quot;,&quot;non-dropping-particle&quot;:&quot;&quot;},{&quot;family&quot;:&quot;Amarante de Araújo&quot;,&quot;given&quot;:&quot;Robson&quot;,&quot;parse-names&quot;:false,&quot;dropping-particle&quot;:&quot;&quot;,&quot;non-dropping-particle&quot;:&quot;&quot;},{&quot;family&quot;:&quot;Silva Carvalho Santos&quot;,&quot;given&quot;:&quot;Sheila&quot;,&quot;parse-names&quot;:false,&quot;dropping-particle&quot;:&quot;&quot;,&quot;non-dropping-particle&quot;:&quot;da&quot;}],&quot;container-title&quot;:&quot;Sustainability&quot;,&quot;container-title-short&quot;:&quot;Sustainability&quot;,&quot;ISSN&quot;:&quot;2071-1050&quot;,&quot;issued&quot;:{&quot;date-parts&quot;:[[2020]]},&quot;page&quot;:&quot;9655&quot;,&quot;publisher&quot;:&quot;MDPI&quot;,&quot;issue&quot;:&quot;22&quot;,&quot;volume&quot;:&quot;12&quot;},&quot;isTemporary&quot;:false}]},{&quot;citationID&quot;:&quot;MENDELEY_CITATION_3031da69-ec92-45d9-9f77-87d536f29849&quot;,&quot;properties&quot;:{&quot;noteIndex&quot;:0},&quot;isEdited&quot;:false,&quot;manualOverride&quot;:{&quot;isManuallyOverridden&quot;:false,&quot;citeprocText&quot;:&quot;(Akbar et al., 2022b; Sari et al., 2021; Yang et al., 2021)&quot;,&quot;manualOverrideText&quot;:&quot;&quot;},&quot;citationTag&quot;:&quot;MENDELEY_CITATION_v3_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&quot;,&quot;citationItems&quot;:[{&quot;id&quot;:&quot;1d3a409c-69ca-315f-a65c-9bdc3a4bec4a&quot;,&quot;itemData&quot;:{&quot;type&quot;:&quot;paper-conference&quot;,&quot;id&quot;:&quot;1d3a409c-69ca-315f-a65c-9bdc3a4bec4a&quot;,&quot;title&quot;:&quot;A Blockchain technology application maturity assessment model for digital government public service projects&quot;,&quot;author&quot;:[{&quot;family&quot;:&quot;Yang&quot;,&quot;given&quot;:&quot;Yutao&quot;,&quot;parse-names&quot;:false,&quot;dropping-particle&quot;:&quot;&quot;,&quot;non-dropping-particle&quot;:&quot;&quot;},{&quot;family&quot;:&quot;Shi&quot;,&quot;given&quot;:&quot;Yuxuan&quot;,&quot;parse-names&quot;:false,&quot;dropping-particle&quot;:&quot;&quot;,&quot;non-dropping-particle&quot;:&quot;&quot;},{&quot;family&quot;:&quot;Wang&quot;,&quot;given&quot;:&quot;Tianmei&quot;,&quot;parse-names&quot;:false,&quot;dropping-particle&quot;:&quot;&quot;,&quot;non-dropping-particle&quot;:&quot;&quot;}],&quot;container-title&quot;:&quot;5th International Conference on Crowd Science and Engineering&quot;,&quot;issued&quot;:{&quot;date-parts&quot;:[[2021]]},&quot;page&quot;:&quot;68-72&quot;,&quot;container-title-short&quot;:&quot;&quot;},&quot;isTemporary&quot;:false},{&quot;id&quot;:&quot;77b2abe1-1570-3481-8e9c-f328d9f252bb&quot;,&quot;itemData&quot;:{&quot;type&quot;:&quot;article-journal&quot;,&quot;id&quot;:&quot;77b2abe1-1570-3481-8e9c-f328d9f252bb&quot;,&quot;title&quot;:&quot;A corporate sustainability maturity model for readiness assessment: a three-step development strategy&quot;,&quot;author&quot;:[{&quot;family&quot;:&quot;Sari&quot;,&quot;given&quot;:&quot;Yenny&quot;,&quot;parse-names&quot;:false,&quot;dropping-particle&quot;:&quot;&quot;,&quot;non-dropping-particle&quot;:&quot;&quot;},{&quot;family&quot;:&quot;Hidayatno&quot;,&quot;given&quot;:&quot;Akhmad&quot;,&quot;parse-names&quot;:false,&quot;dropping-particle&quot;:&quot;&quot;,&quot;non-dropping-particle&quot;:&quot;&quot;},{&quot;family&quot;:&quot;Suzianti&quot;,&quot;given&quot;:&quot;Amalia&quot;,&quot;parse-names&quot;:false,&quot;dropping-particle&quot;:&quot;&quot;,&quot;non-dropping-particle&quot;:&quot;&quot;},{&quot;family&quot;:&quot;Hartono&quot;,&quot;given&quot;:&quot;Markus&quot;,&quot;parse-names&quot;:false,&quot;dropping-particle&quot;:&quot;&quot;,&quot;non-dropping-particle&quot;:&quot;&quot;},{&quot;family&quot;:&quot;Susanto&quot;,&quot;given&quot;:&quot;Harman&quot;,&quot;parse-names&quot;:false,&quot;dropping-particle&quot;:&quot;&quot;,&quot;non-dropping-particle&quot;:&quot;&quot;}],&quot;container-title&quot;:&quot;International Journal of Productivity and Performance Management&quot;,&quot;ISSN&quot;:&quot;1741-0401&quot;,&quot;issued&quot;:{&quot;date-parts&quot;:[[2021]]},&quot;page&quot;:&quot;1162-1186&quot;,&quot;publisher&quot;:&quot;Emerald Publishing Limited&quot;,&quot;issue&quot;:&quot;5&quot;,&quot;volume&quot;:&quot;70&quot;,&quot;container-title-short&quot;:&quot;&quot;},&quot;isTemporary&quot;:false},{&quot;id&quot;:&quot;4f0f76c9-3c0c-3e72-8902-a8efe952d2b9&quot;,&quot;itemData&quot;:{&quot;type&quot;:&quot;article-journal&quot;,&quot;id&quot;:&quot;4f0f76c9-3c0c-3e72-8902-a8efe952d2b9&quot;,&quot;title&quot;:&quot;Towards roadmap to implement blockchain in healthcare systems based on a maturity model&quot;,&quot;author&quot;:[{&quot;family&quot;:&quot;Akbar&quot;,&quot;given&quot;:&quot;Muhammad Azeem&quot;,&quot;parse-names&quot;:false,&quot;dropping-particle&quot;:&quot;&quot;,&quot;non-dropping-particle&quot;:&quot;&quot;},{&quot;family&quot;:&quot;Leiva&quot;,&quot;given&quot;:&quot;Víctor&quot;,&quot;parse-names&quot;:false,&quot;dropping-particle&quot;:&quot;&quot;,&quot;non-dropping-particle&quot;:&quot;&quot;},{&quot;family&quot;:&quot;Rafi&quot;,&quot;given&quot;:&quot;Saima&quot;,&quot;parse-names&quot;:false,&quot;dropping-particle&quot;:&quot;&quot;,&quot;non-dropping-particle&quot;:&quot;&quot;},{&quot;family&quot;:&quot;Qadri&quot;,&quot;given&quot;:&quot;Syed Furqan&quot;,&quot;parse-names&quot;:false,&quot;dropping-particle&quot;:&quot;&quot;,&quot;non-dropping-particle&quot;:&quot;&quot;},{&quot;family&quot;:&quot;Mahmood&quot;,&quot;given&quot;:&quot;Sajjad&quot;,&quot;parse-names&quot;:false,&quot;dropping-particle&quot;:&quot;&quot;,&quot;non-dropping-particle&quot;:&quot;&quot;},{&quot;family&quot;:&quot;Alsanad&quot;,&quot;given&quot;:&quot;Ahmed&quot;,&quot;parse-names&quot;:false,&quot;dropping-particle&quot;:&quot;&quot;,&quot;non-dropping-particle&quot;:&quot;&quot;}],&quot;container-title&quot;:&quot;Journal of Software: Evolution and Process&quot;,&quot;ISSN&quot;:&quot;2047-7473&quot;,&quot;issued&quot;:{&quot;date-parts&quot;:[[2022]]},&quot;page&quot;:&quot;e2500&quot;,&quot;publisher&quot;:&quot;Wiley Online Library&quot;,&quot;issue&quot;:&quot;12&quot;,&quot;volume&quot;:&quot;34&quot;,&quot;container-title-short&quot;:&quot;&quot;},&quot;isTemporary&quot;:false}]},{&quot;citationID&quot;:&quot;MENDELEY_CITATION_a50aec80-0dad-4484-aa97-6b15fc89352d&quot;,&quot;properties&quot;:{&quot;noteIndex&quot;:0},&quot;isEdited&quot;:false,&quot;manualOverride&quot;:{&quot;isManuallyOverridden&quot;:true,&quot;citeprocText&quot;:&quot;(Hynds et al., 2014; Kurniawan et al., 2025; Ronaghi, 2021b; Sari et al., 2021; Unny &amp;#38; Lal, 2020)&quot;,&quot;manualOverrideText&quot;:&quot;(Hynds et al., 2014; Kurniawan et al., 2025; Ronaghi, 2021; Sari et al., 2021; Unny &amp; Lal, 2020)&quot;},&quot;citationTag&quot;:&quot;MENDELEY_CITATION_v3_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&quot;,&quot;citationItems&quot;:[{&quot;id&quot;:&quot;f64d5096-02ff-352d-bcfb-a89b5f5126a4&quot;,&quot;itemData&quot;:{&quot;type&quot;:&quot;article-journal&quot;,&quot;id&quot;:&quot;f64d5096-02ff-352d-bcfb-a89b5f5126a4&quot;,&quot;title&quot;:&quot;A blockchain maturity model in agricultural supply chain&quot;,&quot;author&quot;:[{&quot;family&quot;:&quot;Ronaghi&quot;,&quot;given&quot;:&quot;Mohammad Hossein&quot;,&quot;parse-names&quot;:false,&quot;dropping-particle&quot;:&quot;&quot;,&quot;non-dropping-particle&quot;:&quot;&quot;}],&quot;container-title&quot;:&quot;Information Processing in Agriculture&quot;,&quot;ISSN&quot;:&quot;2214-3173&quot;,&quot;issued&quot;:{&quot;date-parts&quot;:[[2021]]},&quot;page&quot;:&quot;398-408&quot;,&quot;publisher&quot;:&quot;Elsevier&quot;,&quot;issue&quot;:&quot;3&quot;,&quot;volume&quot;:&quot;8&quot;,&quot;container-title-short&quot;:&quot;&quot;},&quot;isTemporary&quot;:false},{&quot;id&quot;:&quot;7d8276b8-9dcc-381b-9bdd-85a841eb33e8&quot;,&quot;itemData&quot;:{&quot;type&quot;:&quot;article-journal&quot;,&quot;id&quot;:&quot;7d8276b8-9dcc-381b-9bdd-85a841eb33e8&quot;,&quot;title&quot;:&quot;Maturity model of blockchain in e-commerce, Indonesia&quot;,&quot;author&quot;:[{&quot;family&quot;:&quot;Kurniawan&quot;,&quot;given&quot;:&quot;Asep&quot;,&quot;parse-names&quot;:false,&quot;dropping-particle&quot;:&quot;&quot;,&quot;non-dropping-particle&quot;:&quot;&quot;},{&quot;family&quot;:&quot;Sari&quot;,&quot;given&quot;:&quot;Rini Mulyani&quot;,&quot;parse-names&quot;:false,&quot;dropping-particle&quot;:&quot;&quot;,&quot;non-dropping-particle&quot;:&quot;&quot;},{&quot;family&quot;:&quot;Nugraha&quot;,&quot;given&quot;:&quot;Evan&quot;,&quot;parse-names&quot;:false,&quot;dropping-particle&quot;:&quot;&quot;,&quot;non-dropping-particle&quot;:&quot;&quot;},{&quot;family&quot;:&quot;Kurnia&quot;,&quot;given&quot;:&quot;Dadan&quot;,&quot;parse-names&quot;:false,&quot;dropping-particle&quot;:&quot;&quot;,&quot;non-dropping-particle&quot;:&quot;&quot;}],&quot;container-title&quot;:&quot;International Journal of Innovative Research and Scientific Studies&quot;,&quot;issued&quot;:{&quot;date-parts&quot;:[[2025]]},&quot;page&quot;:&quot;1930-1946&quot;,&quot;publisher&quot;:&quot;Innovative Research Publishing&quot;,&quot;issue&quot;:&quot;1&quot;,&quot;volume&quot;:&quot;8&quot;,&quot;container-title-short&quot;:&quot;&quot;},&quot;isTemporary&quot;:false},{&quot;id&quot;:&quot;7a457f5a-bb44-3859-868a-6e2b132e0048&quot;,&quot;itemData&quot;:{&quot;type&quot;:&quot;article-journal&quot;,&quot;id&quot;:&quot;7a457f5a-bb44-3859-868a-6e2b132e0048&quot;,&quot;title&quot;:&quot;A maturity model for sustainability in new product development&quot;,&quot;author&quot;:[{&quot;family&quot;:&quot;Hynds&quot;,&quot;given&quot;:&quot;E Jefferson&quot;,&quot;parse-names&quot;:false,&quot;dropping-particle&quot;:&quot;&quot;,&quot;non-dropping-particle&quot;:&quot;&quot;},{&quot;family&quot;:&quot;Brandt&quot;,&quot;given&quot;:&quot;Virginia&quot;,&quot;parse-names&quot;:false,&quot;dropping-particle&quot;:&quot;&quot;,&quot;non-dropping-particle&quot;:&quot;&quot;},{&quot;family&quot;:&quot;Burek&quot;,&quot;given&quot;:&quot;Susan&quot;,&quot;parse-names&quot;:false,&quot;dropping-particle&quot;:&quot;&quot;,&quot;non-dropping-particle&quot;:&quot;&quot;},{&quot;family&quot;:&quot;Jager&quot;,&quot;given&quot;:&quot;Walter&quot;,&quot;parse-names&quot;:false,&quot;dropping-particle&quot;:&quot;&quot;,&quot;non-dropping-particle&quot;:&quot;&quot;},{&quot;family&quot;:&quot;Knox&quot;,&quot;given&quot;:&quot;Peter&quot;,&quot;parse-names&quot;:false,&quot;dropping-particle&quot;:&quot;&quot;,&quot;non-dropping-particle&quot;:&quot;&quot;},{&quot;family&quot;:&quot;Parker&quot;,&quot;given&quot;:&quot;Jamie Pero&quot;,&quot;parse-names&quot;:false,&quot;dropping-particle&quot;:&quot;&quot;,&quot;non-dropping-particle&quot;:&quot;&quot;},{&quot;family&quot;:&quot;Schwartz&quot;,&quot;given&quot;:&quot;Lawrence&quot;,&quot;parse-names&quot;:false,&quot;dropping-particle&quot;:&quot;&quot;,&quot;non-dropping-particle&quot;:&quot;&quot;},{&quot;family&quot;:&quot;Taylor&quot;,&quot;given&quot;:&quot;John&quot;,&quot;parse-names&quot;:false,&quot;dropping-particle&quot;:&quot;&quot;,&quot;non-dropping-particle&quot;:&quot;&quot;},{&quot;family&quot;:&quot;Zietlow&quot;,&quot;given&quot;:&quot;Miriam&quot;,&quot;parse-names&quot;:false,&quot;dropping-particle&quot;:&quot;&quot;,&quot;non-dropping-particle&quot;:&quot;&quot;}],&quot;container-title&quot;:&quot;Research-Technology Management&quot;,&quot;ISSN&quot;:&quot;0895-6308&quot;,&quot;issued&quot;:{&quot;date-parts&quot;:[[2014]]},&quot;page&quot;:&quot;50-57&quot;,&quot;publisher&quot;:&quot;Taylor &amp; Francis&quot;,&quot;issue&quot;:&quot;1&quot;,&quot;volume&quot;:&quot;57&quot;,&quot;container-title-short&quot;:&quot;&quot;},&quot;isTemporary&quot;:false},{&quot;id&quot;:&quot;2714292b-5759-3750-8967-47e9e6aaa40c&quot;,&quot;itemData&quot;:{&quot;type&quot;:&quot;paper-conference&quot;,&quot;id&quot;:&quot;2714292b-5759-3750-8967-47e9e6aaa40c&quot;,&quot;title&quot;:&quot;Blockchain in Supply Chain Management: A Review of the Capability Maturity Model&quot;,&quot;author&quot;:[{&quot;family&quot;:&quot;Unny&quot;,&quot;given&quot;:&quot;R Balakrishnan&quot;,&quot;parse-names&quot;:false,&quot;dropping-particle&quot;:&quot;&quot;,&quot;non-dropping-particle&quot;:&quot;&quot;},{&quot;family&quot;:&quot;Lal&quot;,&quot;given&quot;:&quot;Bhajan&quot;,&quot;parse-names&quot;:false,&quot;dropping-particle&quot;:&quot;&quot;,&quot;non-dropping-particle&quot;:&quot;&quot;}],&quot;container-title&quot;:&quot;International Working Conference on Transfer and Diffusion of IT&quot;,&quot;issued&quot;:{&quot;date-parts&quot;:[[2020]]},&quot;page&quot;:&quot;149-158&quot;,&quot;publisher&quot;:&quot;Springer&quot;,&quot;container-title-short&quot;:&quot;&quot;},&quot;isTemporary&quot;:false},{&quot;id&quot;:&quot;77b2abe1-1570-3481-8e9c-f328d9f252bb&quot;,&quot;itemData&quot;:{&quot;type&quot;:&quot;article-journal&quot;,&quot;id&quot;:&quot;77b2abe1-1570-3481-8e9c-f328d9f252bb&quot;,&quot;title&quot;:&quot;A corporate sustainability maturity model for readiness assessment: a three-step development strategy&quot;,&quot;author&quot;:[{&quot;family&quot;:&quot;Sari&quot;,&quot;given&quot;:&quot;Yenny&quot;,&quot;parse-names&quot;:false,&quot;dropping-particle&quot;:&quot;&quot;,&quot;non-dropping-particle&quot;:&quot;&quot;},{&quot;family&quot;:&quot;Hidayatno&quot;,&quot;given&quot;:&quot;Akhmad&quot;,&quot;parse-names&quot;:false,&quot;dropping-particle&quot;:&quot;&quot;,&quot;non-dropping-particle&quot;:&quot;&quot;},{&quot;family&quot;:&quot;Suzianti&quot;,&quot;given&quot;:&quot;Amalia&quot;,&quot;parse-names&quot;:false,&quot;dropping-particle&quot;:&quot;&quot;,&quot;non-dropping-particle&quot;:&quot;&quot;},{&quot;family&quot;:&quot;Hartono&quot;,&quot;given&quot;:&quot;Markus&quot;,&quot;parse-names&quot;:false,&quot;dropping-particle&quot;:&quot;&quot;,&quot;non-dropping-particle&quot;:&quot;&quot;},{&quot;family&quot;:&quot;Susanto&quot;,&quot;given&quot;:&quot;Harman&quot;,&quot;parse-names&quot;:false,&quot;dropping-particle&quot;:&quot;&quot;,&quot;non-dropping-particle&quot;:&quot;&quot;}],&quot;container-title&quot;:&quot;International Journal of Productivity and Performance Management&quot;,&quot;ISSN&quot;:&quot;1741-0401&quot;,&quot;issued&quot;:{&quot;date-parts&quot;:[[2021]]},&quot;page&quot;:&quot;1162-1186&quot;,&quot;publisher&quot;:&quot;Emerald Publishing Limited&quot;,&quot;issue&quot;:&quot;5&quot;,&quot;volume&quot;:&quot;70&quot;,&quot;container-title-short&quot;:&quot;&quot;},&quot;isTemporary&quot;:false}]},{&quot;citationID&quot;:&quot;MENDELEY_CITATION_b73c0bd7-405b-488a-a095-90734c08bd6f&quot;,&quot;properties&quot;:{&quot;noteIndex&quot;:0},&quot;isEdited&quot;:false,&quot;manualOverride&quot;:{&quot;isManuallyOverridden&quot;:false,&quot;citeprocText&quot;:&quot;(de Almeida Santos et al., 2020; Hamidi et al., 2024; Richter et al., 2018; Vásquez et al., 2021; Yang et al., 2021)&quot;,&quot;manualOverrideText&quot;:&quot;&quot;},&quot;citationTag&quot;:&quot;MENDELEY_CITATION_v3_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&quot;,&quot;citationItems&quot;:[{&quot;id&quot;:&quot;0ec3d432-580d-32ae-a226-a65767cdb0f3&quot;,&quot;itemData&quot;:{&quot;type&quot;:&quot;article-journal&quot;,&quot;id&quot;:&quot;0ec3d432-580d-32ae-a226-a65767cdb0f3&quot;,&quot;title&quot;:&quot;A three-stage digital maturity model to assess readiness blockchain implementation in maritime logistics industry&quot;,&quot;author&quot;:[{&quot;family&quot;:&quot;Hamidi&quot;,&quot;given&quot;:&quot;Seyed Mohammad Mahdi&quot;,&quot;parse-names&quot;:false,&quot;dropping-particle&quot;:&quot;&quot;,&quot;non-dropping-particle&quot;:&quot;&quot;},{&quot;family&quot;:&quot;Hoseini&quot;,&quot;given&quot;:&quot;Seyed Farzad&quot;,&quot;parse-names&quot;:false,&quot;dropping-particle&quot;:&quot;&quot;,&quot;non-dropping-particle&quot;:&quot;&quot;},{&quot;family&quot;:&quot;Gholami&quot;,&quot;given&quot;:&quot;Hadi&quot;,&quot;parse-names&quot;:false,&quot;dropping-particle&quot;:&quot;&quot;,&quot;non-dropping-particle&quot;:&quot;&quot;},{&quot;family&quot;:&quot;Kananizadeh-Bahmani&quot;,&quot;given&quot;:&quot;Mohammad&quot;,&quot;parse-names&quot;:false,&quot;dropping-particle&quot;:&quot;&quot;,&quot;non-dropping-particle&quot;:&quot;&quot;}],&quot;container-title&quot;:&quot;Journal of Industrial Information Integration&quot;,&quot;container-title-short&quot;:&quot;J Ind Inf Integr&quot;,&quot;ISSN&quot;:&quot;2452-414X&quot;,&quot;issued&quot;:{&quot;date-parts&quot;:[[2024]]},&quot;page&quot;:&quot;100643&quot;,&quot;publisher&quot;:&quot;Elsevier&quot;},&quot;isTemporary&quot;:false},{&quot;id&quot;:&quot;1d3a409c-69ca-315f-a65c-9bdc3a4bec4a&quot;,&quot;itemData&quot;:{&quot;type&quot;:&quot;paper-conference&quot;,&quot;id&quot;:&quot;1d3a409c-69ca-315f-a65c-9bdc3a4bec4a&quot;,&quot;title&quot;:&quot;A Blockchain technology application maturity assessment model for digital government public service projects&quot;,&quot;author&quot;:[{&quot;family&quot;:&quot;Yang&quot;,&quot;given&quot;:&quot;Yutao&quot;,&quot;parse-names&quot;:false,&quot;dropping-particle&quot;:&quot;&quot;,&quot;non-dropping-particle&quot;:&quot;&quot;},{&quot;family&quot;:&quot;Shi&quot;,&quot;given&quot;:&quot;Yuxuan&quot;,&quot;parse-names&quot;:false,&quot;dropping-particle&quot;:&quot;&quot;,&quot;non-dropping-particle&quot;:&quot;&quot;},{&quot;family&quot;:&quot;Wang&quot;,&quot;given&quot;:&quot;Tianmei&quot;,&quot;parse-names&quot;:false,&quot;dropping-particle&quot;:&quot;&quot;,&quot;non-dropping-particle&quot;:&quot;&quot;}],&quot;container-title&quot;:&quot;5th International Conference on Crowd Science and Engineering&quot;,&quot;issued&quot;:{&quot;date-parts&quot;:[[2021]]},&quot;page&quot;:&quot;68-72&quot;,&quot;container-title-short&quot;:&quot;&quot;},&quot;isTemporary&quot;:false},{&quot;id&quot;:&quot;2c4c4160-4b70-3c93-97f9-78e61bf04c9f&quot;,&quot;itemData&quot;:{&quot;type&quot;:&quot;paper-conference&quot;,&quot;id&quot;:&quot;2c4c4160-4b70-3c93-97f9-78e61bf04c9f&quot;,&quot;title&quot;:&quot;Maturity of blockchain technology in local electricity markets&quot;,&quot;author&quot;:[{&quot;family&quot;:&quot;Richter&quot;,&quot;given&quot;:&quot;Bent&quot;,&quot;parse-names&quot;:false,&quot;dropping-particle&quot;:&quot;&quot;,&quot;non-dropping-particle&quot;:&quot;&quot;},{&quot;family&quot;:&quot;Mengelkamp&quot;,&quot;given&quot;:&quot;Esther&quot;,&quot;parse-names&quot;:false,&quot;dropping-particle&quot;:&quot;&quot;,&quot;non-dropping-particle&quot;:&quot;&quot;},{&quot;family&quot;:&quot;Weinhardt&quot;,&quot;given&quot;:&quot;Christof&quot;,&quot;parse-names&quot;:false,&quot;dropping-particle&quot;:&quot;&quot;,&quot;non-dropping-particle&quot;:&quot;&quot;}],&quot;container-title&quot;:&quot;2018 15th International Conference on the European Energy Market (EEM)&quot;,&quot;ISBN&quot;:&quot;153861488X&quot;,&quot;issued&quot;:{&quot;date-parts&quot;:[[2018]]},&quot;page&quot;:&quot;1-6&quot;,&quot;publisher&quot;:&quot;IEEE&quot;,&quot;container-title-short&quot;:&quot;&quot;},&quot;isTemporary&quot;:false},{&quot;id&quot;:&quot;9e2a451c-1bcd-35ca-a562-47cf52c8bd61&quot;,&quot;itemData&quot;:{&quot;type&quot;:&quot;article-journal&quot;,&quot;id&quot;:&quot;9e2a451c-1bcd-35ca-a562-47cf52c8bd61&quot;,&quot;title&quot;:&quot;Proposal for a maturity model in sustainability in the supply chain&quot;,&quot;author&quot;:[{&quot;family&quot;:&quot;Almeida Santos&quot;,&quot;given&quot;:&quot;Davidson&quot;,&quot;parse-names&quot;:false,&quot;dropping-particle&quot;:&quot;&quot;,&quot;non-dropping-particle&quot;:&quot;de&quot;},{&quot;family&quot;:&quot;Luiz Gonçalves Quelhas&quot;,&quot;given&quot;:&quot;Osvaldo&quot;,&quot;parse-names&quot;:false,&quot;dropping-particle&quot;:&quot;&quot;,&quot;non-dropping-particle&quot;:&quot;&quot;},{&quot;family&quot;:&quot;Francisco Simões Gomes&quot;,&quot;given&quot;:&quot;Carlos&quot;,&quot;parse-names&quot;:false,&quot;dropping-particle&quot;:&quot;&quot;,&quot;non-dropping-particle&quot;:&quot;&quot;},{&quot;family&quot;:&quot;Perez Zotes&quot;,&quot;given&quot;:&quot;Luis&quot;,&quot;parse-names&quot;:false,&quot;dropping-particle&quot;:&quot;&quot;,&quot;non-dropping-particle&quot;:&quot;&quot;},{&quot;family&quot;:&quot;Luiz Braga França&quot;,&quot;given&quot;:&quot;Sérgio&quot;,&quot;parse-names&quot;:false,&quot;dropping-particle&quot;:&quot;&quot;,&quot;non-dropping-particle&quot;:&quot;&quot;},{&quot;family&quot;:&quot;Vinagre Pinto de Souza&quot;,&quot;given&quot;:&quot;Guilherme&quot;,&quot;parse-names&quot;:false,&quot;dropping-particle&quot;:&quot;&quot;,&quot;non-dropping-particle&quot;:&quot;&quot;},{&quot;family&quot;:&quot;Amarante de Araújo&quot;,&quot;given&quot;:&quot;Robson&quot;,&quot;parse-names&quot;:false,&quot;dropping-particle&quot;:&quot;&quot;,&quot;non-dropping-particle&quot;:&quot;&quot;},{&quot;family&quot;:&quot;Silva Carvalho Santos&quot;,&quot;given&quot;:&quot;Sheila&quot;,&quot;parse-names&quot;:false,&quot;dropping-particle&quot;:&quot;&quot;,&quot;non-dropping-particle&quot;:&quot;da&quot;}],&quot;container-title&quot;:&quot;Sustainability&quot;,&quot;container-title-short&quot;:&quot;Sustainability&quot;,&quot;ISSN&quot;:&quot;2071-1050&quot;,&quot;issued&quot;:{&quot;date-parts&quot;:[[2020]]},&quot;page&quot;:&quot;9655&quot;,&quot;publisher&quot;:&quot;MDPI&quot;,&quot;issue&quot;:&quot;22&quot;,&quot;volume&quot;:&quot;12&quot;},&quot;isTemporary&quot;:false},{&quot;id&quot;:&quot;bbc59a16-8b16-3211-9971-3a50ccb19cfc&quot;,&quot;itemData&quot;:{&quot;type&quot;:&quot;article-journal&quot;,&quot;id&quot;:&quot;bbc59a16-8b16-3211-9971-3a50ccb19cfc&quot;,&quot;title&quot;:&quot;A sustainability maturity model for micro, small and medium-sized enterprises (MSMEs) based on a data analytics evaluation approach&quot;,&quot;author&quot;:[{&quot;family&quot;:&quot;Vásquez&quot;,&quot;given&quot;:&quot;Jenifer&quot;,&quot;parse-names&quot;:false,&quot;dropping-particle&quot;:&quot;&quot;,&quot;non-dropping-particle&quot;:&quot;&quot;},{&quot;family&quot;:&quot;Aguirre&quot;,&quot;given&quot;:&quot;Santiago&quot;,&quot;parse-names&quot;:false,&quot;dropping-particle&quot;:&quot;&quot;,&quot;non-dropping-particle&quot;:&quot;&quot;},{&quot;family&quot;:&quot;Puertas&quot;,&quot;given&quot;:&quot;Edwin&quot;,&quot;parse-names&quot;:false,&quot;dropping-particle&quot;:&quot;&quot;,&quot;non-dropping-particle&quot;:&quot;&quot;},{&quot;family&quot;:&quot;Bruno&quot;,&quot;given&quot;:&quot;Giulia&quot;,&quot;parse-names&quot;:false,&quot;dropping-particle&quot;:&quot;&quot;,&quot;non-dropping-particle&quot;:&quot;&quot;},{&quot;family&quot;:&quot;Priarone&quot;,&quot;given&quot;:&quot;Paolo C&quot;,&quot;parse-names&quot;:false,&quot;dropping-particle&quot;:&quot;&quot;,&quot;non-dropping-particle&quot;:&quot;&quot;},{&quot;family&quot;:&quot;Settineri&quot;,&quot;given&quot;:&quot;Luca&quot;,&quot;parse-names&quot;:false,&quot;dropping-particle&quot;:&quot;&quot;,&quot;non-dropping-particle&quot;:&quot;&quot;}],&quot;container-title&quot;:&quot;Journal of Cleaner Production&quot;,&quot;container-title-short&quot;:&quot;J Clean Prod&quot;,&quot;ISSN&quot;:&quot;0959-6526&quot;,&quot;issued&quot;:{&quot;date-parts&quot;:[[2021]]},&quot;page&quot;:&quot;127692&quot;,&quot;publisher&quot;:&quot;Elsevier&quot;,&quot;volume&quot;:&quot;311&quot;},&quot;isTemporary&quot;:false}]},{&quot;citationID&quot;:&quot;MENDELEY_CITATION_f04d8be2-1ecb-4adc-9656-dc47454b7c92&quot;,&quot;properties&quot;:{&quot;noteIndex&quot;:0},&quot;isEdited&quot;:false,&quot;manualOverride&quot;:{&quot;isManuallyOverridden&quot;:false,&quot;citeprocText&quot;:&quot;(J. Zhang et al., 2022)&quot;,&quot;manualOverrideText&quot;:&quot;&quot;},&quot;citationTag&quot;:&quot;MENDELEY_CITATION_v3_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&quot;,&quot;citationItems&quot;:[{&quot;id&quot;:&quot;3acd0068-15ad-37b5-ac5a-ca3a56dbde9b&quot;,&quot;itemData&quot;:{&quot;type&quot;:&quot;article-journal&quot;,&quot;id&quot;:&quot;3acd0068-15ad-37b5-ac5a-ca3a56dbde9b&quot;,&quot;title&quot;:&quot;Critical success factors of blockchain technology to implement the sustainable supply chain using an extended decision-making approach&quot;,&quot;author&quot;:[{&quot;family&quot;:&quot;Zhang&quot;,&quot;given&quot;:&quot;Jian&quot;,&quot;parse-names&quot;:false,&quot;dropping-particle&quot;:&quot;&quot;,&quot;non-dropping-particle&quot;:&quot;&quot;},{&quot;family&quot;:&quot;Zhang&quot;,&quot;given&quot;:&quot;Xuanjian&quot;,&quot;parse-names&quot;:false,&quot;dropping-particle&quot;:&quot;&quot;,&quot;non-dropping-particle&quot;:&quot;&quot;},{&quot;family&quot;:&quot;Liu&quot;,&quot;given&quot;:&quot;Wei&quot;,&quot;parse-names&quot;:false,&quot;dropping-particle&quot;:&quot;&quot;,&quot;non-dropping-particle&quot;:&quot;&quot;},{&quot;family&quot;:&quot;Ji&quot;,&quot;given&quot;:&quot;Ming&quot;,&quot;parse-names&quot;:false,&quot;dropping-particle&quot;:&quot;&quot;,&quot;non-dropping-particle&quot;:&quot;&quot;},{&quot;family&quot;:&quot;Mishra&quot;,&quot;given&quot;:&quot;Arunodaya Raj&quot;,&quot;parse-names&quot;:false,&quot;dropping-particle&quot;:&quot;&quot;,&quot;non-dropping-particle&quot;:&quot;&quot;}],&quot;container-title&quot;:&quot;Technological Forecasting and Social Change&quot;,&quot;container-title-short&quot;:&quot;Technol Forecast Soc Change&quot;,&quot;ISSN&quot;:&quot;0040-1625&quot;,&quot;issued&quot;:{&quot;date-parts&quot;:[[2022]]},&quot;page&quot;:&quot;121881&quot;,&quot;publisher&quot;:&quot;Elsevier&quot;,&quot;volume&quot;:&quot;182&quot;},&quot;isTemporary&quot;:false,&quot;suppress-author&quot;:false,&quot;composite&quot;:false,&quot;author-only&quot;:false}]},{&quot;citationID&quot;:&quot;MENDELEY_CITATION_3239d8f1-cd48-4920-afea-fc2ce0a5972e&quot;,&quot;properties&quot;:{&quot;noteIndex&quot;:0},&quot;isEdited&quot;:false,&quot;manualOverride&quot;:{&quot;isManuallyOverridden&quot;:false,&quot;citeprocText&quot;:&quot;(Kurniawan et al., 2025)&quot;,&quot;manualOverrideText&quot;:&quot;&quot;},&quot;citationTag&quot;:&quot;MENDELEY_CITATION_v3_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&quot;,&quot;citationItems&quot;:[{&quot;id&quot;:&quot;7d8276b8-9dcc-381b-9bdd-85a841eb33e8&quot;,&quot;itemData&quot;:{&quot;type&quot;:&quot;article-journal&quot;,&quot;id&quot;:&quot;7d8276b8-9dcc-381b-9bdd-85a841eb33e8&quot;,&quot;title&quot;:&quot;Maturity model of blockchain in e-commerce, Indonesia&quot;,&quot;author&quot;:[{&quot;family&quot;:&quot;Kurniawan&quot;,&quot;given&quot;:&quot;Asep&quot;,&quot;parse-names&quot;:false,&quot;dropping-particle&quot;:&quot;&quot;,&quot;non-dropping-particle&quot;:&quot;&quot;},{&quot;family&quot;:&quot;Sari&quot;,&quot;given&quot;:&quot;Rini Mulyani&quot;,&quot;parse-names&quot;:false,&quot;dropping-particle&quot;:&quot;&quot;,&quot;non-dropping-particle&quot;:&quot;&quot;},{&quot;family&quot;:&quot;Nugraha&quot;,&quot;given&quot;:&quot;Evan&quot;,&quot;parse-names&quot;:false,&quot;dropping-particle&quot;:&quot;&quot;,&quot;non-dropping-particle&quot;:&quot;&quot;},{&quot;family&quot;:&quot;Kurnia&quot;,&quot;given&quot;:&quot;Dadan&quot;,&quot;parse-names&quot;:false,&quot;dropping-particle&quot;:&quot;&quot;,&quot;non-dropping-particle&quot;:&quot;&quot;}],&quot;container-title&quot;:&quot;International Journal of Innovative Research and Scientific Studies&quot;,&quot;issued&quot;:{&quot;date-parts&quot;:[[2025]]},&quot;page&quot;:&quot;1930-1946&quot;,&quot;publisher&quot;:&quot;Innovative Research Publishing&quot;,&quot;issue&quot;:&quot;1&quot;,&quot;volume&quot;:&quot;8&quot;,&quot;container-title-short&quot;:&quot;&quot;},&quot;isTemporary&quot;:false,&quot;suppress-author&quot;:false,&quot;composite&quot;:false,&quot;author-only&quot;:false}]},{&quot;citationID&quot;:&quot;MENDELEY_CITATION_54fc350b-ae60-465f-a6f8-37b07372d2e2&quot;,&quot;properties&quot;:{&quot;noteIndex&quot;:0},&quot;isEdited&quot;:false,&quot;manualOverride&quot;:{&quot;isManuallyOverridden&quot;:false,&quot;citeprocText&quot;:&quot;(Hamidi et al., 2024)&quot;,&quot;manualOverrideText&quot;:&quot;&quot;},&quot;citationTag&quot;:&quot;MENDELEY_CITATION_v3_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&quot;,&quot;citationItems&quot;:[{&quot;id&quot;:&quot;0ec3d432-580d-32ae-a226-a65767cdb0f3&quot;,&quot;itemData&quot;:{&quot;type&quot;:&quot;article-journal&quot;,&quot;id&quot;:&quot;0ec3d432-580d-32ae-a226-a65767cdb0f3&quot;,&quot;title&quot;:&quot;A three-stage digital maturity model to assess readiness blockchain implementation in maritime logistics industry&quot;,&quot;author&quot;:[{&quot;family&quot;:&quot;Hamidi&quot;,&quot;given&quot;:&quot;Seyed Mohammad Mahdi&quot;,&quot;parse-names&quot;:false,&quot;dropping-particle&quot;:&quot;&quot;,&quot;non-dropping-particle&quot;:&quot;&quot;},{&quot;family&quot;:&quot;Hoseini&quot;,&quot;given&quot;:&quot;Seyed Farzad&quot;,&quot;parse-names&quot;:false,&quot;dropping-particle&quot;:&quot;&quot;,&quot;non-dropping-particle&quot;:&quot;&quot;},{&quot;family&quot;:&quot;Gholami&quot;,&quot;given&quot;:&quot;Hadi&quot;,&quot;parse-names&quot;:false,&quot;dropping-particle&quot;:&quot;&quot;,&quot;non-dropping-particle&quot;:&quot;&quot;},{&quot;family&quot;:&quot;Kananizadeh-Bahmani&quot;,&quot;given&quot;:&quot;Mohammad&quot;,&quot;parse-names&quot;:false,&quot;dropping-particle&quot;:&quot;&quot;,&quot;non-dropping-particle&quot;:&quot;&quot;}],&quot;container-title&quot;:&quot;Journal of Industrial Information Integration&quot;,&quot;container-title-short&quot;:&quot;J Ind Inf Integr&quot;,&quot;ISSN&quot;:&quot;2452-414X&quot;,&quot;issued&quot;:{&quot;date-parts&quot;:[[2024]]},&quot;page&quot;:&quot;100643&quot;,&quot;publisher&quot;:&quot;Elsevier&quot;},&quot;isTemporary&quot;:false,&quot;suppress-author&quot;:false,&quot;composite&quot;:false,&quot;author-only&quot;:false}]},{&quot;citationID&quot;:&quot;MENDELEY_CITATION_29042b6a-93fa-4af9-b00c-0630cde66ccb&quot;,&quot;properties&quot;:{&quot;noteIndex&quot;:0},&quot;isEdited&quot;:false,&quot;manualOverride&quot;:{&quot;isManuallyOverridden&quot;:false,&quot;citeprocText&quot;:&quot;(Graibeh et al., 2024)&quot;,&quot;manualOverrideText&quot;:&quot;&quot;},&quot;citationTag&quot;:&quot;MENDELEY_CITATION_v3_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&quot;,&quot;citationItems&quot;:[{&quot;id&quot;:&quot;fdcb4454-a276-3583-90b2-db6ca15bfed6&quot;,&quot;itemData&quot;:{&quot;type&quot;:&quot;article-journal&quot;,&quot;id&quot;:&quot;fdcb4454-a276-3583-90b2-db6ca15bfed6&quot;,&quot;title&quot;:&quot;Capability Assessment Framework for Artificial Intelligence and Blockchain Adoption in Public Sector of United Arab Emirates (UAE)&quot;,&quot;author&quot;:[{&quot;family&quot;:&quot;Graibeh&quot;,&quot;given&quot;:&quot;Ahmad Mofleh&quot;,&quot;parse-names&quot;:false,&quot;dropping-particle&quot;:&quot;Al&quot;,&quot;non-dropping-particle&quot;:&quot;&quot;},{&quot;family&quot;:&quot;Khan&quot;,&quot;given&quot;:&quot;Saba&quot;,&quot;parse-names&quot;:false,&quot;dropping-particle&quot;:&quot;&quot;,&quot;non-dropping-particle&quot;:&quot;&quot;},{&quot;family&quot;:&quot;Al-Majeed&quot;,&quot;given&quot;:&quot;Salah&quot;,&quot;parse-names&quot;:false,&quot;dropping-particle&quot;:&quot;&quot;,&quot;non-dropping-particle&quot;:&quot;&quot;},{&quot;family&quot;:&quot;Zhang&quot;,&quot;given&quot;:&quot;Shujun&quot;,&quot;parse-names&quot;:false,&quot;dropping-particle&quot;:&quot;&quot;,&quot;non-dropping-particle&quot;:&quot;&quot;}],&quot;container-title&quot;:&quot;International Journal of Advanced Computer Science and Applications&quot;,&quot;ISSN&quot;:&quot;2158-107X&quot;,&quot;issued&quot;:{&quot;date-parts&quot;:[[2024]]},&quot;page&quot;:&quot;50-56&quot;,&quot;publisher&quot;:&quot;Science and Information Organization&quot;,&quot;issue&quot;:&quot;6&quot;,&quot;volume&quot;:&quot;15&quot;,&quot;container-title-short&quot;:&quot;&quot;},&quot;isTemporary&quot;:false,&quot;suppress-author&quot;:false,&quot;composite&quot;:false,&quot;author-only&quot;:false}]},{&quot;citationID&quot;:&quot;MENDELEY_CITATION_02e8384c-be9e-45ef-a71b-e9ef10feaaeb&quot;,&quot;properties&quot;:{&quot;noteIndex&quot;:0},&quot;isEdited&quot;:false,&quot;manualOverride&quot;:{&quot;isManuallyOverridden&quot;:false,&quot;citeprocText&quot;:&quot;(Lempogo et al., 2023)&quot;,&quot;manualOverrideText&quot;:&quot;&quot;},&quot;citationTag&quot;:&quot;MENDELEY_CITATION_v3_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&quot;,&quot;citationItems&quot;:[{&quot;id&quot;:&quot;b976872f-3c35-36bb-9058-a8e9e42c1364&quot;,&quot;itemData&quot;:{&quot;type&quot;:&quot;article-journal&quot;,&quot;id&quot;:&quot;b976872f-3c35-36bb-9058-a8e9e42c1364&quot;,&quot;title&quot;:&quot;Blockchain Maturity of Ghanaian Financial Institutions and Their Readiness to Adopt Distributed Ledger for KYC Processes&quot;,&quot;author&quot;:[{&quot;family&quot;:&quot;Lempogo&quot;,&quot;given&quot;:&quot;Forgor&quot;,&quot;parse-names&quot;:false,&quot;dropping-particle&quot;:&quot;&quot;,&quot;non-dropping-particle&quot;:&quot;&quot;},{&quot;family&quot;:&quot;Brown-Acquaye&quot;,&quot;given&quot;:&quot;Willian Leslie&quot;,&quot;parse-names&quot;:false,&quot;dropping-particle&quot;:&quot;&quot;,&quot;non-dropping-particle&quot;:&quot;&quot;},{&quot;family&quot;:&quot;Agangiba&quot;,&quot;given&quot;:&quot;Millicent&quot;,&quot;parse-names&quot;:false,&quot;dropping-particle&quot;:&quot;&quot;,&quot;non-dropping-particle&quot;:&quot;&quot;},{&quot;family&quot;:&quot;Twumasi&quot;,&quot;given&quot;:&quot;Daniel Selassie Kwasi&quot;,&quot;parse-names&quot;:false,&quot;dropping-particle&quot;:&quot;&quot;,&quot;non-dropping-particle&quot;:&quot;&quot;}],&quot;container-title&quot;:&quot;International Journal of E-Services and Mobile Applications (IJESMA)&quot;,&quot;issued&quot;:{&quot;date-parts&quot;:[[2023]]},&quot;page&quot;:&quot;1-24&quot;,&quot;publisher&quot;:&quot;IGI Global&quot;,&quot;issue&quot;:&quot;1&quot;,&quot;volume&quot;:&quot;15&quot;,&quot;container-title-short&quot;:&quot;&quot;},&quot;isTemporary&quot;:false,&quot;suppress-author&quot;:false,&quot;composite&quot;:false,&quot;author-only&quot;:false}]},{&quot;citationID&quot;:&quot;MENDELEY_CITATION_1c6465d7-86d3-4fe6-b07d-5d71de494769&quot;,&quot;properties&quot;:{&quot;noteIndex&quot;:0},&quot;isEdited&quot;:false,&quot;manualOverride&quot;:{&quot;isManuallyOverridden&quot;:false,&quot;citeprocText&quot;:&quot;(Akbar et al., 2022a)&quot;,&quot;manualOverrideText&quot;:&quot;&quot;},&quot;citationTag&quot;:&quot;MENDELEY_CITATION_v3_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&quot;,&quot;citationItems&quot;:[{&quot;id&quot;:&quot;a327aafc-d3d8-37c3-9edd-a875f7d4dfd8&quot;,&quot;itemData&quot;:{&quot;type&quot;:&quot;article-journal&quot;,&quot;id&quot;:&quot;a327aafc-d3d8-37c3-9edd-a875f7d4dfd8&quot;,&quot;title&quot;:&quot;Towards roadmap to implement blockchain in healthcare systems based on a maturity model&quot;,&quot;author&quot;:[{&quot;family&quot;:&quot;Akbar&quot;,&quot;given&quot;:&quot;Muhammad Azeem&quot;,&quot;parse-names&quot;:false,&quot;dropping-particle&quot;:&quot;&quot;,&quot;non-dropping-particle&quot;:&quot;&quot;},{&quot;family&quot;:&quot;Leiva&quot;,&quot;given&quot;:&quot;Víctor&quot;,&quot;parse-names&quot;:false,&quot;dropping-particle&quot;:&quot;&quot;,&quot;non-dropping-particle&quot;:&quot;&quot;},{&quot;family&quot;:&quot;Rafi&quot;,&quot;given&quot;:&quot;Saima&quot;,&quot;parse-names&quot;:false,&quot;dropping-particle&quot;:&quot;&quot;,&quot;non-dropping-particle&quot;:&quot;&quot;},{&quot;family&quot;:&quot;Qadri&quot;,&quot;given&quot;:&quot;Syed Furqan&quot;,&quot;parse-names&quot;:false,&quot;dropping-particle&quot;:&quot;&quot;,&quot;non-dropping-particle&quot;:&quot;&quot;},{&quot;family&quot;:&quot;Mahmood&quot;,&quot;given&quot;:&quot;Sajjad&quot;,&quot;parse-names&quot;:false,&quot;dropping-particle&quot;:&quot;&quot;,&quot;non-dropping-particle&quot;:&quot;&quot;},{&quot;family&quot;:&quot;Alsanad&quot;,&quot;given&quot;:&quot;Ahmed&quot;,&quot;parse-names&quot;:false,&quot;dropping-particle&quot;:&quot;&quot;,&quot;non-dropping-particle&quot;:&quot;&quot;}],&quot;container-title&quot;:&quot;Journal of Software: Evolution and Process&quot;,&quot;ISSN&quot;:&quot;2047-7473&quot;,&quot;issued&quot;:{&quot;date-parts&quot;:[[2022]]},&quot;page&quot;:&quot;e2500&quot;,&quot;publisher&quot;:&quot;Wiley Online Library&quot;,&quot;issue&quot;:&quot;12&quot;,&quot;volume&quot;:&quot;34&quot;,&quot;container-title-short&quot;:&quot;&quot;},&quot;isTemporary&quot;:false,&quot;suppress-author&quot;:false,&quot;composite&quot;:false,&quot;author-only&quot;:false}]},{&quot;citationID&quot;:&quot;MENDELEY_CITATION_11b34dec-026d-4356-a71a-0117d057eb37&quot;,&quot;properties&quot;:{&quot;noteIndex&quot;:0},&quot;isEdited&quot;:false,&quot;manualOverride&quot;:{&quot;isManuallyOverridden&quot;:false,&quot;citeprocText&quot;:&quot;(H. Wang et al., 2016)&quot;,&quot;manualOverrideText&quot;:&quot;&quot;},&quot;citationTag&quot;:&quot;MENDELEY_CITATION_v3_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&quot;,&quot;citationItems&quot;:[{&quot;id&quot;:&quot;e99ac989-b2ba-3795-b7e5-b539b5e3e383&quot;,&quot;itemData&quot;:{&quot;type&quot;:&quot;article-journal&quot;,&quot;id&quot;:&quot;e99ac989-b2ba-3795-b7e5-b539b5e3e383&quot;,&quot;title&quot;:&quot;A maturity model for blockchain adoption&quot;,&quot;author&quot;:[{&quot;family&quot;:&quot;Wang&quot;,&quot;given&quot;:&quot;Huaiqing&quot;,&quot;parse-names&quot;:false,&quot;dropping-particle&quot;:&quot;&quot;,&quot;non-dropping-particle&quot;:&quot;&quot;},{&quot;family&quot;:&quot;Chen&quot;,&quot;given&quot;:&quot;Kun&quot;,&quot;parse-names&quot;:false,&quot;dropping-particle&quot;:&quot;&quot;,&quot;non-dropping-particle&quot;:&quot;&quot;},{&quot;family&quot;:&quot;Xu&quot;,&quot;given&quot;:&quot;Dongming&quot;,&quot;parse-names&quot;:false,&quot;dropping-particle&quot;:&quot;&quot;,&quot;non-dropping-particle&quot;:&quot;&quot;}],&quot;container-title&quot;:&quot;Financial Innovation&quot;,&quot;issued&quot;:{&quot;date-parts&quot;:[[2016]]},&quot;page&quot;:&quot;1-5&quot;,&quot;publisher&quot;:&quot;Springer&quot;,&quot;volume&quot;:&quot;2&quot;,&quot;container-title-short&quot;:&quot;&quot;},&quot;isTemporary&quot;:false,&quot;suppress-author&quot;:false,&quot;composite&quot;:false,&quot;author-only&quot;:false}]},{&quot;citationID&quot;:&quot;MENDELEY_CITATION_98e1c0d5-dae9-472c-93f8-58f30e4b5bd5&quot;,&quot;properties&quot;:{&quot;noteIndex&quot;:0},&quot;isEdited&quot;:false,&quot;manualOverride&quot;:{&quot;isManuallyOverridden&quot;:true,&quot;citeprocText&quot;:&quot;(Ronaghi, 2021b)&quot;,&quot;manualOverrideText&quot;:&quot;(Ronaghi, 2021)&quot;},&quot;citationTag&quot;:&quot;MENDELEY_CITATION_v3_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&quot;,&quot;citationItems&quot;:[{&quot;id&quot;:&quot;f64d5096-02ff-352d-bcfb-a89b5f5126a4&quot;,&quot;itemData&quot;:{&quot;type&quot;:&quot;article-journal&quot;,&quot;id&quot;:&quot;f64d5096-02ff-352d-bcfb-a89b5f5126a4&quot;,&quot;title&quot;:&quot;A blockchain maturity model in agricultural supply chain&quot;,&quot;author&quot;:[{&quot;family&quot;:&quot;Ronaghi&quot;,&quot;given&quot;:&quot;Mohammad Hossein&quot;,&quot;parse-names&quot;:false,&quot;dropping-particle&quot;:&quot;&quot;,&quot;non-dropping-particle&quot;:&quot;&quot;}],&quot;container-title&quot;:&quot;Information Processing in Agriculture&quot;,&quot;ISSN&quot;:&quot;2214-3173&quot;,&quot;issued&quot;:{&quot;date-parts&quot;:[[2021]]},&quot;page&quot;:&quot;398-408&quot;,&quot;publisher&quot;:&quot;Elsevier&quot;,&quot;issue&quot;:&quot;3&quot;,&quot;volume&quot;:&quot;8&quot;,&quot;container-title-short&quot;:&quot;&quot;},&quot;isTemporary&quot;:false,&quot;suppress-author&quot;:false,&quot;composite&quot;:false,&quot;author-only&quot;:false}]},{&quot;citationID&quot;:&quot;MENDELEY_CITATION_2068b0f3-a33b-4e87-9d2f-5e6b5a7767cd&quot;,&quot;properties&quot;:{&quot;noteIndex&quot;:0},&quot;isEdited&quot;:false,&quot;manualOverride&quot;:{&quot;isManuallyOverridden&quot;:false,&quot;citeprocText&quot;:&quot;(L. Zhang et al., 2025)&quot;,&quot;manualOverrideText&quot;:&quot;&quot;},&quot;citationTag&quot;:&quot;MENDELEY_CITATION_v3_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&quot;,&quot;citationItems&quot;:[{&quot;id&quot;:&quot;8ec1f36f-c0d4-3bb6-92a3-ad81a3874895&quot;,&quot;itemData&quot;:{&quot;type&quot;:&quot;article-journal&quot;,&quot;id&quot;:&quot;8ec1f36f-c0d4-3bb6-92a3-ad81a3874895&quot;,&quot;title&quot;:&quot;Legume-based rotation benefits crop productivity and agricultural sustainability in the North China Plain&quot;,&quot;author&quot;:[{&quot;family&quot;:&quot;Zhang&quot;,&quot;given&quot;:&quot;Liying&quot;,&quot;parse-names&quot;:false,&quot;dropping-particle&quot;:&quot;&quot;,&quot;non-dropping-particle&quot;:&quot;&quot;},{&quot;family&quot;:&quot;Liu&quot;,&quot;given&quot;:&quot;Chunyan&quot;,&quot;parse-names&quot;:false,&quot;dropping-particle&quot;:&quot;&quot;,&quot;non-dropping-particle&quot;:&quot;&quot;},{&quot;family&quot;:&quot;Yao&quot;,&quot;given&quot;:&quot;Wei&quot;,&quot;parse-names&quot;:false,&quot;dropping-particle&quot;:&quot;&quot;,&quot;non-dropping-particle&quot;:&quot;&quot;},{&quot;family&quot;:&quot;Shao&quot;,&quot;given&quot;:&quot;Junhao&quot;,&quot;parse-names&quot;:false,&quot;dropping-particle&quot;:&quot;&quot;,&quot;non-dropping-particle&quot;:&quot;&quot;},{&quot;family&quot;:&quot;Peixoto&quot;,&quot;given&quot;:&quot;Leanne&quot;,&quot;parse-names&quot;:false,&quot;dropping-particle&quot;:&quot;&quot;,&quot;non-dropping-particle&quot;:&quot;&quot;},{&quot;family&quot;:&quot;Yang&quot;,&quot;given&quot;:&quot;Yadong&quot;,&quot;parse-names&quot;:false,&quot;dropping-particle&quot;:&quot;&quot;,&quot;non-dropping-particle&quot;:&quot;&quot;},{&quot;family&quot;:&quot;Zeng&quot;,&quot;given&quot;:&quot;Zhaohai&quot;,&quot;parse-names&quot;:false,&quot;dropping-particle&quot;:&quot;&quot;,&quot;non-dropping-particle&quot;:&quot;&quot;},{&quot;family&quot;:&quot;Olesen&quot;,&quot;given&quot;:&quot;Jørgen Eivind&quot;,&quot;parse-names&quot;:false,&quot;dropping-particle&quot;:&quot;&quot;,&quot;non-dropping-particle&quot;:&quot;&quot;},{&quot;family&quot;:&quot;Zang&quot;,&quot;given&quot;:&quot;Huadong&quot;,&quot;parse-names&quot;:false,&quot;dropping-particle&quot;:&quot;&quot;,&quot;non-dropping-particle&quot;:&quot;&quot;}],&quot;container-title&quot;:&quot;Soil and Tillage Research&quot;,&quot;container-title-short&quot;:&quot;Soil Tillage Res&quot;,&quot;ISSN&quot;:&quot;0167-1987&quot;,&quot;issued&quot;:{&quot;date-parts&quot;:[[2025]]},&quot;page&quot;:&quot;106502&quot;,&quot;publisher&quot;:&quot;Elsevier&quot;,&quot;volume&quot;:&quot;250&quot;},&quot;isTemporary&quot;:false,&quot;suppress-author&quot;:false,&quot;composite&quot;:false,&quot;author-only&quot;:false}]},{&quot;citationID&quot;:&quot;MENDELEY_CITATION_a6b97153-3143-49cd-b808-b59d7d29b124&quot;,&quot;properties&quot;:{&quot;noteIndex&quot;:0},&quot;isEdited&quot;:false,&quot;manualOverride&quot;:{&quot;isManuallyOverridden&quot;:false,&quot;citeprocText&quot;:&quot;(Casagranda et al., 2023)&quot;,&quot;manualOverrideText&quot;:&quot;&quot;},&quot;citationTag&quot;:&quot;MENDELEY_CITATION_v3_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&quot;,&quot;citationItems&quot;:[{&quot;id&quot;:&quot;7cb35cde-6c5d-384c-86d8-adb1ed58e015&quot;,&quot;itemData&quot;:{&quot;type&quot;:&quot;article-journal&quot;,&quot;id&quot;:&quot;7cb35cde-6c5d-384c-86d8-adb1ed58e015&quot;,&quot;title&quot;:&quot;Emergent research themes on sustainability in the beef cattle industry in Brazil: an integrative literature review&quot;,&quot;author&quot;:[{&quot;family&quot;:&quot;Casagranda&quot;,&quot;given&quot;:&quot;Yasmin Gomes&quot;,&quot;parse-names&quot;:false,&quot;dropping-particle&quot;:&quot;&quot;,&quot;non-dropping-particle&quot;:&quot;&quot;},{&quot;family&quot;:&quot;Wiśniewska-Paluszak&quot;,&quot;given&quot;:&quot;Joanna&quot;,&quot;parse-names&quot;:false,&quot;dropping-particle&quot;:&quot;&quot;,&quot;non-dropping-particle&quot;:&quot;&quot;},{&quot;family&quot;:&quot;Paluszak&quot;,&quot;given&quot;:&quot;Grzegorz&quot;,&quot;parse-names&quot;:false,&quot;dropping-particle&quot;:&quot;&quot;,&quot;non-dropping-particle&quot;:&quot;&quot;},{&quot;family&quot;:&quot;Mores&quot;,&quot;given&quot;:&quot;Giana de Vargas&quot;,&quot;parse-names&quot;:false,&quot;dropping-particle&quot;:&quot;&quot;,&quot;non-dropping-particle&quot;:&quot;&quot;},{&quot;family&quot;:&quot;Moro&quot;,&quot;given&quot;:&quot;Leila Dal&quot;,&quot;parse-names&quot;:false,&quot;dropping-particle&quot;:&quot;&quot;,&quot;non-dropping-particle&quot;:&quot;&quot;},{&quot;family&quot;:&quot;Malafaia&quot;,&quot;given&quot;:&quot;Guilherme Cunha&quot;,&quot;parse-names&quot;:false,&quot;dropping-particle&quot;:&quot;&quot;,&quot;non-dropping-particle&quot;:&quot;&quot;},{&quot;family&quot;:&quot;Azevedo&quot;,&quot;given&quot;:&quot;Denise Barros&quot;,&quot;parse-names&quot;:false,&quot;dropping-particle&quot;:&quot;de&quot;,&quot;non-dropping-particle&quot;:&quot;&quot;},{&quot;family&quot;:&quot;Zhang&quot;,&quot;given&quot;:&quot;Debin&quot;,&quot;parse-names&quot;:false,&quot;dropping-particle&quot;:&quot;&quot;,&quot;non-dropping-particle&quot;:&quot;&quot;}],&quot;container-title&quot;:&quot;Sustainability&quot;,&quot;container-title-short&quot;:&quot;Sustainability&quot;,&quot;ISSN&quot;:&quot;2071-1050&quot;,&quot;issued&quot;:{&quot;date-parts&quot;:[[2023]]},&quot;page&quot;:&quot;4670&quot;,&quot;publisher&quot;:&quot;MDPI&quot;,&quot;issue&quot;:&quot;5&quot;,&quot;volume&quot;:&quot;15&quot;},&quot;isTemporary&quot;:false,&quot;suppress-author&quot;:false,&quot;composite&quot;:false,&quot;author-only&quot;:false}]},{&quot;citationID&quot;:&quot;MENDELEY_CITATION_c840190f-ee12-4240-af25-52e2e8f3cc5c&quot;,&quot;properties&quot;:{&quot;noteIndex&quot;:0},&quot;isEdited&quot;:false,&quot;manualOverride&quot;:{&quot;isManuallyOverridden&quot;:false,&quot;citeprocText&quot;:&quot;(Shoker, 2021)&quot;,&quot;manualOverrideText&quot;:&quot;&quot;},&quot;citationTag&quot;:&quot;MENDELEY_CITATION_v3_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&quot;,&quot;citationItems&quot;:[{&quot;id&quot;:&quot;dcc505cc-df4f-3870-bf88-99ea4f5bd927&quot;,&quot;itemData&quot;:{&quot;type&quot;:&quot;article-journal&quot;,&quot;id&quot;:&quot;dcc505cc-df4f-3870-bf88-99ea4f5bd927&quot;,&quot;title&quot;:&quot;Blockchain technology as a means of sustainable development&quot;,&quot;author&quot;:[{&quot;family&quot;:&quot;Shoker&quot;,&quot;given&quot;:&quot;Ali&quot;,&quot;parse-names&quot;:false,&quot;dropping-particle&quot;:&quot;&quot;,&quot;non-dropping-particle&quot;:&quot;&quot;}],&quot;container-title&quot;:&quot;One Earth&quot;,&quot;ISSN&quot;:&quot;2590-3330&quot;,&quot;issued&quot;:{&quot;date-parts&quot;:[[2021]]},&quot;page&quot;:&quot;795-800&quot;,&quot;publisher&quot;:&quot;Elsevier&quot;,&quot;issue&quot;:&quot;6&quot;,&quot;volume&quot;:&quot;4&quot;,&quot;container-title-short&quot;:&quot;&quot;},&quot;isTemporary&quot;:false,&quot;suppress-author&quot;:false,&quot;composite&quot;:false,&quot;author-only&quot;:false}]},{&quot;citationID&quot;:&quot;MENDELEY_CITATION_3521f3d9-d53d-4286-afde-ba8d9fd45f10&quot;,&quot;properties&quot;:{&quot;noteIndex&quot;:0},&quot;isEdited&quot;:false,&quot;manualOverride&quot;:{&quot;isManuallyOverridden&quot;:false,&quot;citeprocText&quot;:&quot;(Rana et al., 2021)&quot;,&quot;manualOverrideText&quot;:&quot;&quot;},&quot;citationTag&quot;:&quot;MENDELEY_CITATION_v3_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&quot;,&quot;citationItems&quot;:[{&quot;id&quot;:&quot;29c758ce-f7d6-37d1-8f4d-b89390c17dad&quot;,&quot;itemData&quot;:{&quot;type&quot;:&quot;article-journal&quot;,&quot;id&quot;:&quot;29c758ce-f7d6-37d1-8f4d-b89390c17dad&quot;,&quot;title&quot;:&quot;Blockchain technology for a sustainable agri-food supply chain&quot;,&quot;author&quot;:[{&quot;family&quot;:&quot;Rana&quot;,&quot;given&quot;:&quot;Roberto Leonardo&quot;,&quot;parse-names&quot;:false,&quot;dropping-particle&quot;:&quot;&quot;,&quot;non-dropping-particle&quot;:&quot;&quot;},{&quot;family&quot;:&quot;Tricase&quot;,&quot;given&quot;:&quot;Caterina&quot;,&quot;parse-names&quot;:false,&quot;dropping-particle&quot;:&quot;&quot;,&quot;non-dropping-particle&quot;:&quot;&quot;},{&quot;family&quot;:&quot;Cesare&quot;,&quot;given&quot;:&quot;Luigi&quot;,&quot;parse-names&quot;:false,&quot;dropping-particle&quot;:&quot;&quot;,&quot;non-dropping-particle&quot;:&quot;De&quot;}],&quot;container-title&quot;:&quot;British Food Journal&quot;,&quot;ISSN&quot;:&quot;0007-070X&quot;,&quot;issued&quot;:{&quot;date-parts&quot;:[[2021]]},&quot;page&quot;:&quot;3471-3485&quot;,&quot;publisher&quot;:&quot;Emerald Publishing Limited&quot;,&quot;issue&quot;:&quot;11&quot;,&quot;volume&quot;:&quot;123&quot;,&quot;container-title-short&quot;:&quot;&quot;},&quot;isTemporary&quot;:false,&quot;suppress-author&quot;:false,&quot;composite&quot;:false,&quot;author-only&quot;:false}]},{&quot;citationID&quot;:&quot;MENDELEY_CITATION_59345bbf-b5ab-4000-ae3c-7dc2a01c0f80&quot;,&quot;properties&quot;:{&quot;noteIndex&quot;:0},&quot;isEdited&quot;:false,&quot;manualOverride&quot;:{&quot;isManuallyOverridden&quot;:false,&quot;citeprocText&quot;:&quot;(J. Zhang et al., 2022)&quot;,&quot;manualOverrideText&quot;:&quot;&quot;},&quot;citationTag&quot;:&quot;MENDELEY_CITATION_v3_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&quot;,&quot;citationItems&quot;:[{&quot;id&quot;:&quot;3acd0068-15ad-37b5-ac5a-ca3a56dbde9b&quot;,&quot;itemData&quot;:{&quot;type&quot;:&quot;article-journal&quot;,&quot;id&quot;:&quot;3acd0068-15ad-37b5-ac5a-ca3a56dbde9b&quot;,&quot;title&quot;:&quot;Critical success factors of blockchain technology to implement the sustainable supply chain using an extended decision-making approach&quot;,&quot;author&quot;:[{&quot;family&quot;:&quot;Zhang&quot;,&quot;given&quot;:&quot;Jian&quot;,&quot;parse-names&quot;:false,&quot;dropping-particle&quot;:&quot;&quot;,&quot;non-dropping-particle&quot;:&quot;&quot;},{&quot;family&quot;:&quot;Zhang&quot;,&quot;given&quot;:&quot;Xuanjian&quot;,&quot;parse-names&quot;:false,&quot;dropping-particle&quot;:&quot;&quot;,&quot;non-dropping-particle&quot;:&quot;&quot;},{&quot;family&quot;:&quot;Liu&quot;,&quot;given&quot;:&quot;Wei&quot;,&quot;parse-names&quot;:false,&quot;dropping-particle&quot;:&quot;&quot;,&quot;non-dropping-particle&quot;:&quot;&quot;},{&quot;family&quot;:&quot;Ji&quot;,&quot;given&quot;:&quot;Ming&quot;,&quot;parse-names&quot;:false,&quot;dropping-particle&quot;:&quot;&quot;,&quot;non-dropping-particle&quot;:&quot;&quot;},{&quot;family&quot;:&quot;Mishra&quot;,&quot;given&quot;:&quot;Arunodaya Raj&quot;,&quot;parse-names&quot;:false,&quot;dropping-particle&quot;:&quot;&quot;,&quot;non-dropping-particle&quot;:&quot;&quot;}],&quot;container-title&quot;:&quot;Technological Forecasting and Social Change&quot;,&quot;container-title-short&quot;:&quot;Technol Forecast Soc Change&quot;,&quot;ISSN&quot;:&quot;0040-1625&quot;,&quot;issued&quot;:{&quot;date-parts&quot;:[[2022]]},&quot;page&quot;:&quot;121881&quot;,&quot;publisher&quot;:&quot;Elsevier&quot;,&quot;volume&quot;:&quot;182&quot;},&quot;isTemporary&quot;:false,&quot;suppress-author&quot;:false,&quot;composite&quot;:false,&quot;author-only&quot;:false}]},{&quot;citationID&quot;:&quot;MENDELEY_CITATION_3525ad4b-09a2-44bc-8279-6a5537720970&quot;,&quot;properties&quot;:{&quot;noteIndex&quot;:0},&quot;isEdited&quot;:false,&quot;manualOverride&quot;:{&quot;isManuallyOverridden&quot;:false,&quot;citeprocText&quot;:&quot;(Khanna et al., 2022)&quot;,&quot;manualOverrideText&quot;:&quot;&quot;},&quot;citationTag&quot;:&quot;MENDELEY_CITATION_v3_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quot;,&quot;citationItems&quot;:[{&quot;id&quot;:&quot;c79707cf-5a91-36f8-9470-d5f73598f909&quot;,&quot;itemData&quot;:{&quot;type&quot;:&quot;article&quot;,&quot;id&quot;:&quot;c79707cf-5a91-36f8-9470-d5f73598f909&quot;,&quot;title&quot;:&quot;Blockchain-Enabled supply chain platform for Indian dairy industry: safety and traceability. Foods 11 (17)&quot;,&quot;author&quot;:[{&quot;family&quot;:&quot;Khanna&quot;,&quot;given&quot;:&quot;A&quot;,&quot;parse-names&quot;:false,&quot;dropping-particle&quot;:&quot;&quot;,&quot;non-dropping-particle&quot;:&quot;&quot;},{&quot;family&quot;:&quot;Jain&quot;,&quot;given&quot;:&quot;S&quot;,&quot;parse-names&quot;:false,&quot;dropping-particle&quot;:&quot;&quot;,&quot;non-dropping-particle&quot;:&quot;&quot;},{&quot;family&quot;:&quot;Burgio&quot;,&quot;given&quot;:&quot;A&quot;,&quot;parse-names&quot;:false,&quot;dropping-particle&quot;:&quot;&quot;,&quot;non-dropping-particle&quot;:&quot;&quot;},{&quot;family&quot;:&quot;Bolshev&quot;,&quot;given&quot;:&quot;V&quot;,&quot;parse-names&quot;:false,&quot;dropping-particle&quot;:&quot;&quot;,&quot;non-dropping-particle&quot;:&quot;&quot;},{&quot;family&quot;:&quot;Panchenko&quot;,&quot;given&quot;:&quot;V&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232d5b72-18d4-4865-8e98-9a7865904c7f&quot;,&quot;properties&quot;:{&quot;noteIndex&quot;:0},&quot;isEdited&quot;:false,&quot;manualOverride&quot;:{&quot;isManuallyOverridden&quot;:false,&quot;citeprocText&quot;:&quot;(Hajjar et al., 2019)&quot;,&quot;manualOverrideText&quot;:&quot;&quot;},&quot;citationTag&quot;:&quot;MENDELEY_CITATION_v3_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&quot;,&quot;citationItems&quot;:[{&quot;id&quot;:&quot;9c713246-dde1-37f3-8e90-1483cea5bb7a&quot;,&quot;itemData&quot;:{&quot;type&quot;:&quot;article-journal&quot;,&quot;id&quot;:&quot;9c713246-dde1-37f3-8e90-1483cea5bb7a&quot;,&quot;title&quot;:&quot;Scaling up sustainability in commodity agriculture: Transferability of governance mechanisms across the coffee and cattle sectors in Brazil&quot;,&quot;author&quot;:[{&quot;family&quot;:&quot;Hajjar&quot;,&quot;given&quot;:&quot;Reem&quot;,&quot;parse-names&quot;:false,&quot;dropping-particle&quot;:&quot;&quot;,&quot;non-dropping-particle&quot;:&quot;&quot;},{&quot;family&quot;:&quot;Newton&quot;,&quot;given&quot;:&quot;Peter&quot;,&quot;parse-names&quot;:false,&quot;dropping-particle&quot;:&quot;&quot;,&quot;non-dropping-particle&quot;:&quot;&quot;},{&quot;family&quot;:&quot;Adshead&quot;,&quot;given&quot;:&quot;Daniel&quot;,&quot;parse-names&quot;:false,&quot;dropping-particle&quot;:&quot;&quot;,&quot;non-dropping-particle&quot;:&quot;&quot;},{&quot;family&quot;:&quot;Bogaerts&quot;,&quot;given&quot;:&quot;Meghan&quot;,&quot;parse-names&quot;:false,&quot;dropping-particle&quot;:&quot;&quot;,&quot;non-dropping-particle&quot;:&quot;&quot;},{&quot;family&quot;:&quot;Maguire-Rajpaul&quot;,&quot;given&quot;:&quot;Victoria Alice&quot;,&quot;parse-names&quot;:false,&quot;dropping-particle&quot;:&quot;&quot;,&quot;non-dropping-particle&quot;:&quot;&quot;},{&quot;family&quot;:&quot;Pinto&quot;,&quot;given&quot;:&quot;Louis F G&quot;,&quot;parse-names&quot;:false,&quot;dropping-particle&quot;:&quot;&quot;,&quot;non-dropping-particle&quot;:&quot;&quot;},{&quot;family&quot;:&quot;McDermott&quot;,&quot;given&quot;:&quot;C L&quot;,&quot;parse-names&quot;:false,&quot;dropping-particle&quot;:&quot;&quot;,&quot;non-dropping-particle&quot;:&quot;&quot;},{&quot;family&quot;:&quot;Milder&quot;,&quot;given&quot;:&quot;J C&quot;,&quot;parse-names&quot;:false,&quot;dropping-particle&quot;:&quot;&quot;,&quot;non-dropping-particle&quot;:&quot;&quot;},{&quot;family&quot;:&quot;Wollenberg&quot;,&quot;given&quot;:&quot;Eva&quot;,&quot;parse-names&quot;:false,&quot;dropping-particle&quot;:&quot;&quot;,&quot;non-dropping-particle&quot;:&quot;&quot;},{&quot;family&quot;:&quot;Agrawal&quot;,&quot;given&quot;:&quot;Arun&quot;,&quot;parse-names&quot;:false,&quot;dropping-particle&quot;:&quot;&quot;,&quot;non-dropping-particle&quot;:&quot;&quot;}],&quot;container-title&quot;:&quot;Journal of Cleaner Production&quot;,&quot;container-title-short&quot;:&quot;J Clean Prod&quot;,&quot;ISSN&quot;:&quot;0959-6526&quot;,&quot;issued&quot;:{&quot;date-parts&quot;:[[2019]]},&quot;page&quot;:&quot;124-132&quot;,&quot;publisher&quot;:&quot;Elsevier&quot;,&quot;volume&quot;:&quot;206&quot;},&quot;isTemporary&quot;:false,&quot;suppress-author&quot;:false,&quot;composite&quot;:false,&quot;author-only&quot;:false}]},{&quot;citationID&quot;:&quot;MENDELEY_CITATION_f6d8dd61-13a6-4753-997c-e16aff8e4de5&quot;,&quot;properties&quot;:{&quot;noteIndex&quot;:0},&quot;isEdited&quot;:false,&quot;manualOverride&quot;:{&quot;isManuallyOverridden&quot;:false,&quot;citeprocText&quot;:&quot;(Kamble et al., 2020)&quot;,&quot;manualOverrideText&quot;:&quot;&quot;},&quot;citationTag&quot;:&quot;MENDELEY_CITATION_v3_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&quot;,&quot;citationItems&quot;:[{&quot;id&quot;:&quot;9510484a-9835-356b-9c13-944622ab0c9f&quot;,&quot;itemData&quot;:{&quot;type&quot;:&quot;article-journal&quot;,&quot;id&quot;:&quot;9510484a-9835-356b-9c13-944622ab0c9f&quot;,&quot;title&quot;:&quot;Modeling the blockchain enabled traceability in agriculture supply chain&quot;,&quot;author&quot;:[{&quot;family&quot;:&quot;Kamble&quot;,&quot;given&quot;:&quot;Sachin S&quot;,&quot;parse-names&quot;:false,&quot;dropping-particle&quot;:&quot;&quot;,&quot;non-dropping-particle&quot;:&quot;&quot;},{&quot;family&quot;:&quot;Gunasekaran&quot;,&quot;given&quot;:&quot;Angappa&quot;,&quot;parse-names&quot;:false,&quot;dropping-particle&quot;:&quot;&quot;,&quot;non-dropping-particle&quot;:&quot;&quot;},{&quot;family&quot;:&quot;Sharma&quot;,&quot;given&quot;:&quot;Rohit&quot;,&quot;parse-names&quot;:false,&quot;dropping-particle&quot;:&quot;&quot;,&quot;non-dropping-particle&quot;:&quot;&quot;}],&quot;container-title&quot;:&quot;International Journal of Information Management&quot;,&quot;container-title-short&quot;:&quot;Int J Inf Manage&quot;,&quot;ISSN&quot;:&quot;0268-4012&quot;,&quot;issued&quot;:{&quot;date-parts&quot;:[[2020]]},&quot;page&quot;:&quot;101967&quot;,&quot;publisher&quot;:&quot;Elsevier&quot;,&quot;volume&quot;:&quot;52&quot;},&quot;isTemporary&quot;:false,&quot;suppress-author&quot;:false,&quot;composite&quot;:false,&quot;author-only&quot;:false}]},{&quot;citationID&quot;:&quot;MENDELEY_CITATION_41275b1b-8046-4bf9-8f2d-463a96faef12&quot;,&quot;properties&quot;:{&quot;noteIndex&quot;:0},&quot;isEdited&quot;:false,&quot;manualOverride&quot;:{&quot;isManuallyOverridden&quot;:false,&quot;citeprocText&quot;:&quot;(Abiri et al., 2023)&quot;,&quot;manualOverrideText&quot;:&quot;&quot;},&quot;citationTag&quot;:&quot;MENDELEY_CITATION_v3_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&quot;,&quot;citationItems&quot;:[{&quot;id&quot;:&quot;f051170f-c50f-3ba5-bb73-45e66c995d1c&quot;,&quot;itemData&quot;:{&quot;type&quot;:&quot;article-journal&quot;,&quot;id&quot;:&quot;f051170f-c50f-3ba5-bb73-45e66c995d1c&quot;,&quot;title&quot;:&quot;Application of digital technologies for ensuring agricultural productivity&quot;,&quot;author&quot;:[{&quot;family&quot;:&quot;Abiri&quot;,&quot;given&quot;:&quot;Rambod&quot;,&quot;parse-names&quot;:false,&quot;dropping-particle&quot;:&quot;&quot;,&quot;non-dropping-particle&quot;:&quot;&quot;},{&quot;family&quot;:&quot;Rizan&quot;,&quot;given&quot;:&quot;Nastaran&quot;,&quot;parse-names&quot;:false,&quot;dropping-particle&quot;:&quot;&quot;,&quot;non-dropping-particle&quot;:&quot;&quot;},{&quot;family&quot;:&quot;Balasundram&quot;,&quot;given&quot;:&quot;Siva K&quot;,&quot;parse-names&quot;:false,&quot;dropping-particle&quot;:&quot;&quot;,&quot;non-dropping-particle&quot;:&quot;&quot;},{&quot;family&quot;:&quot;Shahbazi&quot;,&quot;given&quot;:&quot;Arash Bayat&quot;,&quot;parse-names&quot;:false,&quot;dropping-particle&quot;:&quot;&quot;,&quot;non-dropping-particle&quot;:&quot;&quot;},{&quot;family&quot;:&quot;Abdul-Hamid&quot;,&quot;given&quot;:&quot;Hazandy&quot;,&quot;parse-names&quot;:false,&quot;dropping-particle&quot;:&quot;&quot;,&quot;non-dropping-particle&quot;:&quot;&quot;}],&quot;container-title&quot;:&quot;Heliyon&quot;,&quot;container-title-short&quot;:&quot;Heliyon&quot;,&quot;ISSN&quot;:&quot;2405-8440&quot;,&quot;issued&quot;:{&quot;date-parts&quot;:[[2023]]},&quot;publisher&quot;:&quot;Elsevier&quot;},&quot;isTemporary&quot;:false,&quot;suppress-author&quot;:false,&quot;composite&quot;:false,&quot;author-only&quot;:false}]},{&quot;citationID&quot;:&quot;MENDELEY_CITATION_c58f5a9c-1f2b-4db0-bcb3-9716b748af3a&quot;,&quot;properties&quot;:{&quot;noteIndex&quot;:0},&quot;isEdited&quot;:false,&quot;manualOverride&quot;:{&quot;isManuallyOverridden&quot;:false,&quot;citeprocText&quot;:&quot;(Zheng &amp;#38; Zhou, 2023)&quot;,&quot;manualOverrideText&quot;:&quot;&quot;},&quot;citationTag&quot;:&quot;MENDELEY_CITATION_v3_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&quot;,&quot;citationItems&quot;:[{&quot;id&quot;:&quot;db6a81d0-441b-3ac6-9887-aa05d9f9c7bc&quot;,&quot;itemData&quot;:{&quot;type&quot;:&quot;article-journal&quot;,&quot;id&quot;:&quot;db6a81d0-441b-3ac6-9887-aa05d9f9c7bc&quot;,&quot;title&quot;:&quot;Sustainable model of agricultural product logistics integration based on intelligent blockchain technology&quot;,&quot;author&quot;:[{&quot;family&quot;:&quot;Zheng&quot;,&quot;given&quot;:&quot;Fang&quot;,&quot;parse-names&quot;:false,&quot;dropping-particle&quot;:&quot;&quot;,&quot;non-dropping-particle&quot;:&quot;&quot;},{&quot;family&quot;:&quot;Zhou&quot;,&quot;given&quot;:&quot;Xiong&quot;,&quot;parse-names&quot;:false,&quot;dropping-particle&quot;:&quot;&quot;,&quot;non-dropping-particle&quot;:&quot;&quot;}],&quot;container-title&quot;:&quot;Sustainable Energy Technologies and Assessments&quot;,&quot;ISSN&quot;:&quot;2213-1388&quot;,&quot;issued&quot;:{&quot;date-parts&quot;:[[2023]]},&quot;page&quot;:&quot;103258&quot;,&quot;publisher&quot;:&quot;Elsevier&quot;,&quot;volume&quot;:&quot;57&quot;,&quot;container-title-short&quot;:&quot;&quot;},&quot;isTemporary&quot;:false,&quot;suppress-author&quot;:false,&quot;composite&quot;:false,&quot;author-only&quot;:false}]},{&quot;citationID&quot;:&quot;MENDELEY_CITATION_7ae850ce-cb79-49e5-ab8d-043b35e1efac&quot;,&quot;properties&quot;:{&quot;noteIndex&quot;:0},&quot;isEdited&quot;:false,&quot;manualOverride&quot;:{&quot;isManuallyOverridden&quot;:false,&quot;citeprocText&quot;:&quot;(Silva et al., 2022)&quot;,&quot;manualOverrideText&quot;:&quot;&quot;},&quot;citationTag&quot;:&quot;MENDELEY_CITATION_v3_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&quot;,&quot;citationItems&quot;:[{&quot;id&quot;:&quot;191856cd-d604-39d7-b061-5af4e3edc752&quot;,&quot;itemData&quot;:{&quot;type&quot;:&quot;article-journal&quot;,&quot;id&quot;:&quot;191856cd-d604-39d7-b061-5af4e3edc752&quot;,&quot;title&quot;:&quot;Digital transformation for improving sustainable value of products and services from agri-food systems&quot;,&quot;author&quot;:[{&quot;family&quot;:&quot;Silva&quot;,&quot;given&quot;:&quot;Roosevelt Fabiano Moraes&quot;,&quot;parse-names&quot;:false,&quot;dropping-particle&quot;:&quot;da&quot;,&quot;non-dropping-particle&quot;:&quot;&quot;},{&quot;family&quot;:&quot;Papa&quot;,&quot;given&quot;:&quot;Matheus&quot;,&quot;parse-names&quot;:false,&quot;dropping-particle&quot;:&quot;&quot;,&quot;non-dropping-particle&quot;:&quot;&quot;},{&quot;family&quot;:&quot;Bergier&quot;,&quot;given&quot;:&quot;Ivan&quot;,&quot;parse-names&quot;:false,&quot;dropping-particle&quot;:&quot;&quot;,&quot;non-dropping-particle&quot;:&quot;&quot;},{&quot;family&quot;:&quot;Oliveira&quot;,&quot;given&quot;:&quot;Stanley Robson Medeiros&quot;,&quot;parse-names&quot;:false,&quot;dropping-particle&quot;:&quot;de&quot;,&quot;non-dropping-particle&quot;:&quot;&quot;},{&quot;family&quot;:&quot;Cruz&quot;,&quot;given&quot;:&quot;Sergio Aparecido Braga&quot;,&quot;parse-names&quot;:false,&quot;dropping-particle&quot;:&quot;da&quot;,&quot;non-dropping-particle&quot;:&quot;&quot;},{&quot;family&quot;:&quot;Romani&quot;,&quot;given&quot;:&quot;Luciana Alvim Santos&quot;,&quot;parse-names&quot;:false,&quot;dropping-particle&quot;:&quot;&quot;,&quot;non-dropping-particle&quot;:&quot;&quot;},{&quot;family&quot;:&quot;Massruhá&quot;,&quot;given&quot;:&quot;Silvia Maria Fonseca Silveira&quot;,&quot;parse-names&quot;:false,&quot;dropping-particle&quot;:&quot;&quot;,&quot;non-dropping-particle&quot;:&quot;&quot;}],&quot;container-title&quot;:&quot;Frontiers in Sustainability&quot;,&quot;ISSN&quot;:&quot;2673-4524&quot;,&quot;issued&quot;:{&quot;date-parts&quot;:[[2022]]},&quot;page&quot;:&quot;1048701&quot;,&quot;publisher&quot;:&quot;Frontiers Media SA&quot;,&quot;volume&quot;:&quot;3&quot;,&quot;container-title-short&quot;:&quot;&quot;},&quot;isTemporary&quot;:false,&quot;suppress-author&quot;:false,&quot;composite&quot;:false,&quot;author-only&quot;:false}]},{&quot;citationID&quot;:&quot;MENDELEY_CITATION_5a3482ec-9529-401c-bb6f-a209ab7e8cb6&quot;,&quot;properties&quot;:{&quot;noteIndex&quot;:0},&quot;isEdited&quot;:false,&quot;manualOverride&quot;:{&quot;isManuallyOverridden&quot;:false,&quot;citeprocText&quot;:&quot;(Violino et al., 2020)&quot;,&quot;manualOverrideText&quot;:&quot;&quot;},&quot;citationTag&quot;:&quot;MENDELEY_CITATION_v3_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&quot;,&quot;citationItems&quot;:[{&quot;id&quot;:&quot;eaaa8b8b-d861-3b25-90ca-0fa1ccb9cec0&quot;,&quot;itemData&quot;:{&quot;type&quot;:&quot;article-journal&quot;,&quot;id&quot;:&quot;eaaa8b8b-d861-3b25-90ca-0fa1ccb9cec0&quot;,&quot;title&quot;:&quot;A full technological traceability system for extra virgin olive oil&quot;,&quot;author&quot;:[{&quot;family&quot;:&quot;Violino&quot;,&quot;given&quot;:&quot;Simona&quot;,&quot;parse-names&quot;:false,&quot;dropping-particle&quot;:&quot;&quot;,&quot;non-dropping-particle&quot;:&quot;&quot;},{&quot;family&quot;:&quot;Pallottino&quot;,&quot;given&quot;:&quot;Federico&quot;,&quot;parse-names&quot;:false,&quot;dropping-particle&quot;:&quot;&quot;,&quot;non-dropping-particle&quot;:&quot;&quot;},{&quot;family&quot;:&quot;Sperandio&quot;,&quot;given&quot;:&quot;Giulio&quot;,&quot;parse-names&quot;:false,&quot;dropping-particle&quot;:&quot;&quot;,&quot;non-dropping-particle&quot;:&quot;&quot;},{&quot;family&quot;:&quot;Figorilli&quot;,&quot;given&quot;:&quot;Simone&quot;,&quot;parse-names&quot;:false,&quot;dropping-particle&quot;:&quot;&quot;,&quot;non-dropping-particle&quot;:&quot;&quot;},{&quot;family&quot;:&quot;Ortenzi&quot;,&quot;given&quot;:&quot;Luciano&quot;,&quot;parse-names&quot;:false,&quot;dropping-particle&quot;:&quot;&quot;,&quot;non-dropping-particle&quot;:&quot;&quot;},{&quot;family&quot;:&quot;Tocci&quot;,&quot;given&quot;:&quot;Francesco&quot;,&quot;parse-names&quot;:false,&quot;dropping-particle&quot;:&quot;&quot;,&quot;non-dropping-particle&quot;:&quot;&quot;},{&quot;family&quot;:&quot;Vasta&quot;,&quot;given&quot;:&quot;Simone&quot;,&quot;parse-names&quot;:false,&quot;dropping-particle&quot;:&quot;&quot;,&quot;non-dropping-particle&quot;:&quot;&quot;},{&quot;family&quot;:&quot;Imperi&quot;,&quot;given&quot;:&quot;Giancarlo&quot;,&quot;parse-names&quot;:false,&quot;dropping-particle&quot;:&quot;&quot;,&quot;non-dropping-particle&quot;:&quot;&quot;},{&quot;family&quot;:&quot;Costa&quot;,&quot;given&quot;:&quot;Corrado&quot;,&quot;parse-names&quot;:false,&quot;dropping-particle&quot;:&quot;&quot;,&quot;non-dropping-particle&quot;:&quot;&quot;}],&quot;container-title&quot;:&quot;Foods&quot;,&quot;ISSN&quot;:&quot;2304-8158&quot;,&quot;issued&quot;:{&quot;date-parts&quot;:[[2020]]},&quot;page&quot;:&quot;624&quot;,&quot;publisher&quot;:&quot;MDPI&quot;,&quot;issue&quot;:&quot;5&quot;,&quot;volume&quot;:&quot;9&quot;,&quot;container-title-short&quot;:&quot;&quot;},&quot;isTemporary&quot;:false,&quot;suppress-author&quot;:false,&quot;composite&quot;:false,&quot;author-only&quot;:false}]},{&quot;citationID&quot;:&quot;MENDELEY_CITATION_3a3b22da-7a4d-4f01-82cc-48ea8ffde959&quot;,&quot;properties&quot;:{&quot;noteIndex&quot;:0},&quot;isEdited&quot;:false,&quot;manualOverride&quot;:{&quot;isManuallyOverridden&quot;:false,&quot;citeprocText&quot;:&quot;(Anastasiadis et al., 2022)&quot;,&quot;manualOverrideText&quot;:&quot;&quot;},&quot;citationTag&quot;:&quot;MENDELEY_CITATION_v3_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&quot;,&quot;citationItems&quot;:[{&quot;id&quot;:&quot;3c5d5f7c-9233-34de-8bb5-89dec33b7a0f&quot;,&quot;itemData&quot;:{&quot;type&quot;:&quot;article-journal&quot;,&quot;id&quot;:&quot;3c5d5f7c-9233-34de-8bb5-89dec33b7a0f&quot;,&quot;title&quot;:&quot;The role of traceability in end-to-end circular agri-food supply chains&quot;,&quot;author&quot;:[{&quot;family&quot;:&quot;Anastasiadis&quot;,&quot;given&quot;:&quot;Foivos&quot;,&quot;parse-names&quot;:false,&quot;dropping-particle&quot;:&quot;&quot;,&quot;non-dropping-particle&quot;:&quot;&quot;},{&quot;family&quot;:&quot;Manikas&quot;,&quot;given&quot;:&quot;Ioannis&quot;,&quot;parse-names&quot;:false,&quot;dropping-particle&quot;:&quot;&quot;,&quot;non-dropping-particle&quot;:&quot;&quot;},{&quot;family&quot;:&quot;Apostolidou&quot;,&quot;given&quot;:&quot;Ioanna&quot;,&quot;parse-names&quot;:false,&quot;dropping-particle&quot;:&quot;&quot;,&quot;non-dropping-particle&quot;:&quot;&quot;},{&quot;family&quot;:&quot;Wahbeh&quot;,&quot;given&quot;:&quot;Sabreen&quot;,&quot;parse-names&quot;:false,&quot;dropping-particle&quot;:&quot;&quot;,&quot;non-dropping-particle&quot;:&quot;&quot;}],&quot;container-title&quot;:&quot;Industrial Marketing Management&quot;,&quot;ISSN&quot;:&quot;0019-8501&quot;,&quot;issued&quot;:{&quot;date-parts&quot;:[[2022]]},&quot;page&quot;:&quot;196-211&quot;,&quot;publisher&quot;:&quot;Elsevier&quot;,&quot;volume&quot;:&quot;104&quot;,&quot;container-title-short&quot;:&quot;&quot;},&quot;isTemporary&quot;:false,&quot;suppress-author&quot;:false,&quot;composite&quot;:false,&quot;author-only&quot;:false}]},{&quot;citationID&quot;:&quot;MENDELEY_CITATION_87f26b42-ac71-47b3-9045-70155a9ecfe9&quot;,&quot;properties&quot;:{&quot;noteIndex&quot;:0},&quot;isEdited&quot;:false,&quot;manualOverride&quot;:{&quot;isManuallyOverridden&quot;:false,&quot;citeprocText&quot;:&quot;(Dal Mas et al., 2023)&quot;,&quot;manualOverrideText&quot;:&quot;&quot;},&quot;citationTag&quot;:&quot;MENDELEY_CITATION_v3_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&quot;,&quot;citationItems&quot;:[{&quot;id&quot;:&quot;0c815104-17fb-3011-a843-420bce0511e0&quot;,&quot;itemData&quot;:{&quot;type&quot;:&quot;article-journal&quot;,&quot;id&quot;:&quot;0c815104-17fb-3011-a843-420bce0511e0&quot;,&quot;title&quot;:&quot;Blockchain technologies for sustainability in the agrifood sector: A literature review of academic research and business perspectives&quot;,&quot;author&quot;:[{&quot;family&quot;:&quot;Dal Mas&quot;,&quot;given&quot;:&quot;Francesca&quot;,&quot;parse-names&quot;:false,&quot;dropping-particle&quot;:&quot;&quot;,&quot;non-dropping-particle&quot;:&quot;&quot;},{&quot;family&quot;:&quot;Massaro&quot;,&quot;given&quot;:&quot;Maurizio&quot;,&quot;parse-names&quot;:false,&quot;dropping-particle&quot;:&quot;&quot;,&quot;non-dropping-particle&quot;:&quot;&quot;},{&quot;family&quot;:&quot;Ndou&quot;,&quot;given&quot;:&quot;Valentina&quot;,&quot;parse-names&quot;:false,&quot;dropping-particle&quot;:&quot;&quot;,&quot;non-dropping-particle&quot;:&quot;&quot;},{&quot;family&quot;:&quot;Raguseo&quot;,&quot;given&quot;:&quot;Elisabetta&quot;,&quot;parse-names&quot;:false,&quot;dropping-particle&quot;:&quot;&quot;,&quot;non-dropping-particle&quot;:&quot;&quot;}],&quot;container-title&quot;:&quot;Technological Forecasting and Social Change&quot;,&quot;container-title-short&quot;:&quot;Technol Forecast Soc Change&quot;,&quot;ISSN&quot;:&quot;0040-1625&quot;,&quot;issued&quot;:{&quot;date-parts&quot;:[[2023]]},&quot;page&quot;:&quot;122155&quot;,&quot;publisher&quot;:&quot;Elsevier&quot;,&quot;volume&quot;:&quot;187&quot;},&quot;isTemporary&quot;:false,&quot;suppress-author&quot;:false,&quot;composite&quot;:false,&quot;author-only&quot;:false}]},{&quot;citationID&quot;:&quot;MENDELEY_CITATION_6c79b7b6-adf5-41fd-8b69-09064d8e3577&quot;,&quot;properties&quot;:{&quot;noteIndex&quot;:0},&quot;isEdited&quot;:false,&quot;manualOverride&quot;:{&quot;isManuallyOverridden&quot;:false,&quot;citeprocText&quot;:&quot;(Swinkels, 2024)&quot;,&quot;manualOverrideText&quot;:&quot;&quot;},&quot;citationTag&quot;:&quot;MENDELEY_CITATION_v3_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&quot;,&quot;citationItems&quot;:[{&quot;id&quot;:&quot;2335e237-7997-3261-aabe-10b6bc9ba1d4&quot;,&quot;itemData&quot;:{&quot;type&quot;:&quot;article-journal&quot;,&quot;id&quot;:&quot;2335e237-7997-3261-aabe-10b6bc9ba1d4&quot;,&quot;title&quot;:&quot;Trading carbon credit tokens on the blockchain&quot;,&quot;author&quot;:[{&quot;family&quot;:&quot;Swinkels&quot;,&quot;given&quot;:&quot;Laurens&quot;,&quot;parse-names&quot;:false,&quot;dropping-particle&quot;:&quot;&quot;,&quot;non-dropping-particle&quot;:&quot;&quot;}],&quot;container-title&quot;:&quot;International Review of Economics &amp; Finance&quot;,&quot;ISSN&quot;:&quot;1059-0560&quot;,&quot;issued&quot;:{&quot;date-parts&quot;:[[2024]]},&quot;page&quot;:&quot;720-733&quot;,&quot;publisher&quot;:&quot;Elsevier&quot;,&quot;volume&quot;:&quot;91&quot;,&quot;container-title-short&quot;:&quot;&quot;},&quot;isTemporary&quot;:false,&quot;suppress-author&quot;:false,&quot;composite&quot;:false,&quot;author-only&quot;:false}]},{&quot;citationID&quot;:&quot;MENDELEY_CITATION_c20dbbeb-7e16-4765-ad85-531eb2383c76&quot;,&quot;properties&quot;:{&quot;noteIndex&quot;:0},&quot;isEdited&quot;:false,&quot;manualOverride&quot;:{&quot;isManuallyOverridden&quot;:false,&quot;citeprocText&quot;:&quot;(Tsai, 2025)&quot;,&quot;manualOverrideText&quot;:&quot;&quot;},&quot;citationTag&quot;:&quot;MENDELEY_CITATION_v3_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&quot;,&quot;citationItems&quot;:[{&quot;id&quot;:&quot;64ac5b3b-eb09-357e-8555-86b58103ba46&quot;,&quot;itemData&quot;:{&quot;type&quot;:&quot;article-journal&quot;,&quot;id&quot;:&quot;64ac5b3b-eb09-357e-8555-86b58103ba46&quot;,&quot;title&quot;:&quot;Enhancing Transparency and Fraud Detection in Carbon Credit Markets Through Blockchain-Based Visualization Techniques&quot;,&quot;author&quot;:[{&quot;family&quot;:&quot;Tsai&quot;,&quot;given&quot;:&quot;Yun-Cheng&quot;,&quot;parse-names&quot;:false,&quot;dropping-particle&quot;:&quot;&quot;,&quot;non-dropping-particle&quot;:&quot;&quot;}],&quot;container-title&quot;:&quot;Electronics&quot;,&quot;container-title-short&quot;:&quot;Electronics (Basel)&quot;,&quot;ISSN&quot;:&quot;2079-9292&quot;,&quot;issued&quot;:{&quot;date-parts&quot;:[[2025]]},&quot;page&quot;:&quot;157&quot;,&quot;publisher&quot;:&quot;MDPI&quot;,&quot;issue&quot;:&quot;1&quot;,&quot;volume&quot;:&quot;14&quot;},&quot;isTemporary&quot;:false,&quot;suppress-author&quot;:false,&quot;composite&quot;:false,&quot;author-only&quot;:false}]},{&quot;citationID&quot;:&quot;MENDELEY_CITATION_1f9e4444-a855-4b66-9a91-a02d011fb8fa&quot;,&quot;properties&quot;:{&quot;noteIndex&quot;:0},&quot;isEdited&quot;:false,&quot;manualOverride&quot;:{&quot;isManuallyOverridden&quot;:false,&quot;citeprocText&quot;:&quot;(Sharma et al., 2021)&quot;,&quot;manualOverrideText&quot;:&quot;&quot;},&quot;citationTag&quot;:&quot;MENDELEY_CITATION_v3_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&quot;,&quot;citationItems&quot;:[{&quot;id&quot;:&quot;e6e7e0f1-d561-3f70-8364-281d1b06423f&quot;,&quot;itemData&quot;:{&quot;type&quot;:&quot;article-journal&quot;,&quot;id&quot;:&quot;e6e7e0f1-d561-3f70-8364-281d1b06423f&quot;,&quot;title&quot;:&quot;Leveraging blockchain technology for circularity in agricultural supply chains: evidence from a fast-growing economy&quot;,&quot;author&quot;:[{&quot;family&quot;:&quot;Sharma&quot;,&quot;given&quot;:&quot;Rohit&quot;,&quot;parse-names&quot;:false,&quot;dropping-particle&quot;:&quot;&quot;,&quot;non-dropping-particle&quot;:&quot;&quot;},{&quot;family&quot;:&quot;Samad&quot;,&quot;given&quot;:&quot;Taab Ahmad&quot;,&quot;parse-names&quot;:false,&quot;dropping-particle&quot;:&quot;&quot;,&quot;non-dropping-particle&quot;:&quot;&quot;},{&quot;family&quot;:&quot;Jabbour&quot;,&quot;given&quot;:&quot;Charbel Jose Chiappetta&quot;,&quot;parse-names&quot;:false,&quot;dropping-particle&quot;:&quot;&quot;,&quot;non-dropping-particle&quot;:&quot;&quot;},{&quot;family&quot;:&quot;Queiroz&quot;,&quot;given&quot;:&quot;Mauricio Juca&quot;,&quot;parse-names&quot;:false,&quot;dropping-particle&quot;:&quot;&quot;,&quot;non-dropping-particle&quot;:&quot;de&quot;}],&quot;container-title&quot;:&quot;Journal of Enterprise Information Management&quot;,&quot;ISSN&quot;:&quot;1741-0398&quot;,&quot;issued&quot;:{&quot;date-parts&quot;:[[2021]]},&quot;publisher&quot;:&quot;Emerald Publishing Limited&quot;,&quot;issue&quot;:&quot;ahead-of-print&quot;,&quot;container-title-short&quot;:&quot;&quot;},&quot;isTemporary&quot;:false,&quot;suppress-author&quot;:false,&quot;composite&quot;:false,&quot;author-only&quot;:false}]},{&quot;citationID&quot;:&quot;MENDELEY_CITATION_18464d1c-3195-48ce-aec3-b2f432981935&quot;,&quot;properties&quot;:{&quot;noteIndex&quot;:0},&quot;isEdited&quot;:false,&quot;manualOverride&quot;:{&quot;isManuallyOverridden&quot;:false,&quot;citeprocText&quot;:&quot;(Sander et al., 2024)&quot;,&quot;manualOverrideText&quot;:&quot;&quot;},&quot;citationTag&quot;:&quot;MENDELEY_CITATION_v3_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&quot;,&quot;citationItems&quot;:[{&quot;id&quot;:&quot;26091834-cfcb-3942-ad1f-f3248acc9bd8&quot;,&quot;itemData&quot;:{&quot;type&quot;:&quot;article-journal&quot;,&quot;id&quot;:&quot;26091834-cfcb-3942-ad1f-f3248acc9bd8&quot;,&quot;title&quot;:&quot;Participation in individual and collective agri-environmental schemes: A synthesis using the Theory of Planned Behaviour&quot;,&quot;author&quot;:[{&quot;family&quot;:&quot;Sander&quot;,&quot;given&quot;:&quot;Adelaide&quot;,&quot;parse-names&quot;:false,&quot;dropping-particle&quot;:&quot;&quot;,&quot;non-dropping-particle&quot;:&quot;&quot;},{&quot;family&quot;:&quot;Ghazoul&quot;,&quot;given&quot;:&quot;Jaboury&quot;,&quot;parse-names&quot;:false,&quot;dropping-particle&quot;:&quot;&quot;,&quot;non-dropping-particle&quot;:&quot;&quot;},{&quot;family&quot;:&quot;Finger&quot;,&quot;given&quot;:&quot;Robert&quot;,&quot;parse-names&quot;:false,&quot;dropping-particle&quot;:&quot;&quot;,&quot;non-dropping-particle&quot;:&quot;&quot;},{&quot;family&quot;:&quot;Schaub&quot;,&quot;given&quot;:&quot;Sergei&quot;,&quot;parse-names&quot;:false,&quot;dropping-particle&quot;:&quot;&quot;,&quot;non-dropping-particle&quot;:&quot;&quot;}],&quot;container-title&quot;:&quot;Journal of Rural Studies&quot;,&quot;container-title-short&quot;:&quot;J Rural Stud&quot;,&quot;ISSN&quot;:&quot;0743-0167&quot;,&quot;issued&quot;:{&quot;date-parts&quot;:[[2024]]},&quot;page&quot;:&quot;103255&quot;,&quot;publisher&quot;:&quot;Elsevier&quot;,&quot;volume&quot;:&quot;107&quot;},&quot;isTemporary&quot;:false,&quot;suppress-author&quot;:false,&quot;composite&quot;:false,&quot;author-only&quot;:false}]},{&quot;citationID&quot;:&quot;MENDELEY_CITATION_e98449d8-8023-423a-a2be-70f1b4799258&quot;,&quot;properties&quot;:{&quot;noteIndex&quot;:0},&quot;isEdited&quot;:false,&quot;manualOverride&quot;:{&quot;isManuallyOverridden&quot;:false,&quot;citeprocText&quot;:&quot;(Jiang et al., 2024)&quot;,&quot;manualOverrideText&quot;:&quot;&quot;},&quot;citationTag&quot;:&quot;MENDELEY_CITATION_v3_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&quot;,&quot;citationItems&quot;:[{&quot;id&quot;:&quot;6c4944bb-69ef-3438-b8e3-651eb7ea4901&quot;,&quot;itemData&quot;:{&quot;type&quot;:&quot;article-journal&quot;,&quot;id&quot;:&quot;6c4944bb-69ef-3438-b8e3-651eb7ea4901&quot;,&quot;title&quot;:&quot;Research on Pricing Strategy and Profit-Distribution Mechanism of Green and Low-Carbon Agricultural Products’ Traceability Supply Chain&quot;,&quot;author&quot;:[{&quot;family&quot;:&quot;Jiang&quot;,&quot;given&quot;:&quot;Jinde&quot;,&quot;parse-names&quot;:false,&quot;dropping-particle&quot;:&quot;&quot;,&quot;non-dropping-particle&quot;:&quot;&quot;},{&quot;family&quot;:&quot;Jiang&quot;,&quot;given&quot;:&quot;Shuhua&quot;,&quot;parse-names&quot;:false,&quot;dropping-particle&quot;:&quot;&quot;,&quot;non-dropping-particle&quot;:&quot;&quot;},{&quot;family&quot;:&quot;Xu&quot;,&quot;given&quot;:&quot;Guoyin&quot;,&quot;parse-names&quot;:false,&quot;dropping-particle&quot;:&quot;&quot;,&quot;non-dropping-particle&quot;:&quot;&quot;},{&quot;family&quot;:&quot;Li&quot;,&quot;given&quot;:&quot;Jing&quot;,&quot;parse-names&quot;:false,&quot;dropping-particle&quot;:&quot;&quot;,&quot;non-dropping-particle&quot;:&quot;&quot;}],&quot;container-title&quot;:&quot;Sustainability&quot;,&quot;container-title-short&quot;:&quot;Sustainability&quot;,&quot;ISSN&quot;:&quot;2071-1050&quot;,&quot;issued&quot;:{&quot;date-parts&quot;:[[2024]]},&quot;page&quot;:&quot;2087&quot;,&quot;publisher&quot;:&quot;Multidisciplinary Digital Publishing Institute&quot;,&quot;issue&quot;:&quot;5&quot;,&quot;volume&quot;:&quot;16&quot;},&quot;isTemporary&quot;:false,&quot;suppress-author&quot;:false,&quot;composite&quot;:false,&quot;author-only&quot;:false}]},{&quot;citationID&quot;:&quot;MENDELEY_CITATION_586f737d-3593-4568-97fa-69bab319d6f7&quot;,&quot;properties&quot;:{&quot;noteIndex&quot;:0},&quot;isEdited&quot;:false,&quot;manualOverride&quot;:{&quot;isManuallyOverridden&quot;:false,&quot;citeprocText&quot;:&quot;(Pappa et al., 2018)&quot;,&quot;manualOverrideText&quot;:&quot;&quot;},&quot;citationTag&quot;:&quot;MENDELEY_CITATION_v3_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&quot;,&quot;citationItems&quot;:[{&quot;id&quot;:&quot;55ac49de-f5aa-3ecf-aee0-9f1b8d4f8616&quot;,&quot;itemData&quot;:{&quot;type&quot;:&quot;article-journal&quot;,&quot;id&quot;:&quot;55ac49de-f5aa-3ecf-aee0-9f1b8d4f8616&quot;,&quot;title&quot;:&quot;What determines the acceptance and use of electronic traceability systems in agri-food supply chains?&quot;,&quot;author&quot;:[{&quot;family&quot;:&quot;Pappa&quot;,&quot;given&quot;:&quot;Ioanna C&quot;,&quot;parse-names&quot;:false,&quot;dropping-particle&quot;:&quot;&quot;,&quot;non-dropping-particle&quot;:&quot;&quot;},{&quot;family&quot;:&quot;Iliopoulos&quot;,&quot;given&quot;:&quot;Constantine&quot;,&quot;parse-names&quot;:false,&quot;dropping-particle&quot;:&quot;&quot;,&quot;non-dropping-particle&quot;:&quot;&quot;},{&quot;family&quot;:&quot;Massouras&quot;,&quot;given&quot;:&quot;Theofilos&quot;,&quot;parse-names&quot;:false,&quot;dropping-particle&quot;:&quot;&quot;,&quot;non-dropping-particle&quot;:&quot;&quot;}],&quot;container-title&quot;:&quot;Journal of Rural Studies&quot;,&quot;container-title-short&quot;:&quot;J Rural Stud&quot;,&quot;ISSN&quot;:&quot;0743-0167&quot;,&quot;issued&quot;:{&quot;date-parts&quot;:[[2018]]},&quot;page&quot;:&quot;123-135&quot;,&quot;publisher&quot;:&quot;Elsevier&quot;,&quot;volume&quot;:&quot;58&quot;},&quot;isTemporary&quot;:false,&quot;suppress-author&quot;:false,&quot;composite&quot;:false,&quot;author-only&quot;:false}]},{&quot;citationID&quot;:&quot;MENDELEY_CITATION_2e308071-37dd-45b3-bcf6-0d989daa879a&quot;,&quot;properties&quot;:{&quot;noteIndex&quot;:0},&quot;isEdited&quot;:false,&quot;manualOverride&quot;:{&quot;isManuallyOverridden&quot;:false,&quot;citeprocText&quot;:&quot;(Fu et al., 2022)&quot;,&quot;manualOverrideText&quot;:&quot;&quot;},&quot;citationTag&quot;:&quot;MENDELEY_CITATION_v3_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&quot;,&quot;citationItems&quot;:[{&quot;id&quot;:&quot;534893ec-89b2-33c5-bc69-da2f5437ece1&quot;,&quot;itemData&quot;:{&quot;type&quot;:&quot;article-journal&quot;,&quot;id&quot;:&quot;534893ec-89b2-33c5-bc69-da2f5437ece1&quot;,&quot;title&quot;:&quot;BFS: A blockchain-based financing scheme for logistics company in supply chain finance&quot;,&quot;author&quot;:[{&quot;family&quot;:&quot;Fu&quot;,&quot;given&quot;:&quot;Jia&quot;,&quot;parse-names&quot;:false,&quot;dropping-particle&quot;:&quot;&quot;,&quot;non-dropping-particle&quot;:&quot;&quot;},{&quot;family&quot;:&quot;Cao&quot;,&quot;given&quot;:&quot;Bangcan&quot;,&quot;parse-names&quot;:false,&quot;dropping-particle&quot;:&quot;&quot;,&quot;non-dropping-particle&quot;:&quot;&quot;},{&quot;family&quot;:&quot;Wang&quot;,&quot;given&quot;:&quot;Xiaoliang&quot;,&quot;parse-names&quot;:false,&quot;dropping-particle&quot;:&quot;&quot;,&quot;non-dropping-particle&quot;:&quot;&quot;},{&quot;family&quot;:&quot;Zeng&quot;,&quot;given&quot;:&quot;Pengjie&quot;,&quot;parse-names&quot;:false,&quot;dropping-particle&quot;:&quot;&quot;,&quot;non-dropping-particle&quot;:&quot;&quot;},{&quot;family&quot;:&quot;Liang&quot;,&quot;given&quot;:&quot;Wei&quot;,&quot;parse-names&quot;:false,&quot;dropping-particle&quot;:&quot;&quot;,&quot;non-dropping-particle&quot;:&quot;&quot;},{&quot;family&quot;:&quot;Liu&quot;,&quot;given&quot;:&quot;Yuzhen&quot;,&quot;parse-names&quot;:false,&quot;dropping-particle&quot;:&quot;&quot;,&quot;non-dropping-particle&quot;:&quot;&quot;}],&quot;container-title&quot;:&quot;Connection Science&quot;,&quot;container-title-short&quot;:&quot;Conn Sci&quot;,&quot;ISSN&quot;:&quot;0954-0091&quot;,&quot;issued&quot;:{&quot;date-parts&quot;:[[2022]]},&quot;page&quot;:&quot;1929-1955&quot;,&quot;publisher&quot;:&quot;Taylor &amp; Francis&quot;,&quot;issue&quot;:&quot;1&quot;,&quot;volume&quot;:&quot;34&quot;},&quot;isTemporary&quot;:false,&quot;suppress-author&quot;:false,&quot;composite&quot;:false,&quot;author-only&quot;:false}]},{&quot;citationID&quot;:&quot;MENDELEY_CITATION_6de0b74b-569d-49e7-9526-acd0e60b55c6&quot;,&quot;properties&quot;:{&quot;noteIndex&quot;:0},&quot;isEdited&quot;:false,&quot;manualOverride&quot;:{&quot;isManuallyOverridden&quot;:false,&quot;citeprocText&quot;:&quot;(Luzzani et al., 2021)&quot;,&quot;manualOverrideText&quot;:&quot;&quot;},&quot;citationTag&quot;:&quot;MENDELEY_CITATION_v3_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&quot;,&quot;citationItems&quot;:[{&quot;id&quot;:&quot;8764ce8f-f6d5-3358-acb5-d352bbf64ec2&quot;,&quot;itemData&quot;:{&quot;type&quot;:&quot;article-journal&quot;,&quot;id&quot;:&quot;8764ce8f-f6d5-3358-acb5-d352bbf64ec2&quot;,&quot;title&quot;:&quot;Blockchain technology in wine chain for collecting and addressing sustainable performance: An exploratory study&quot;,&quot;author&quot;:[{&quot;family&quot;:&quot;Luzzani&quot;,&quot;given&quot;:&quot;Gloria&quot;,&quot;parse-names&quot;:false,&quot;dropping-particle&quot;:&quot;&quot;,&quot;non-dropping-particle&quot;:&quot;&quot;},{&quot;family&quot;:&quot;Grandis&quot;,&quot;given&quot;:&quot;Erica&quot;,&quot;parse-names&quot;:false,&quot;dropping-particle&quot;:&quot;&quot;,&quot;non-dropping-particle&quot;:&quot;&quot;},{&quot;family&quot;:&quot;Frey&quot;,&quot;given&quot;:&quot;Marco&quot;,&quot;parse-names&quot;:false,&quot;dropping-particle&quot;:&quot;&quot;,&quot;non-dropping-particle&quot;:&quot;&quot;},{&quot;family&quot;:&quot;Capri&quot;,&quot;given&quot;:&quot;Ettore&quot;,&quot;parse-names&quot;:false,&quot;dropping-particle&quot;:&quot;&quot;,&quot;non-dropping-particle&quot;:&quot;&quot;}],&quot;container-title&quot;:&quot;Sustainability&quot;,&quot;container-title-short&quot;:&quot;Sustainability&quot;,&quot;ISSN&quot;:&quot;2071-1050&quot;,&quot;issued&quot;:{&quot;date-parts&quot;:[[2021]]},&quot;page&quot;:&quot;12898&quot;,&quot;publisher&quot;:&quot;MDPI&quot;,&quot;issue&quot;:&quot;22&quot;,&quot;volume&quot;:&quot;13&quot;},&quot;isTemporary&quot;:false,&quot;suppress-author&quot;:false,&quot;composite&quot;:false,&quot;author-only&quot;:false}]},{&quot;citationID&quot;:&quot;MENDELEY_CITATION_bd6abbef-82e6-4b89-a0b8-7c58523cf80c&quot;,&quot;properties&quot;:{&quot;noteIndex&quot;:0},&quot;isEdited&quot;:false,&quot;manualOverride&quot;:{&quot;isManuallyOverridden&quot;:false,&quot;citeprocText&quot;:&quot;(Barbedo et al., 2025)&quot;,&quot;manualOverrideText&quot;:&quot;&quot;},&quot;citationTag&quot;:&quot;MENDELEY_CITATION_v3_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&quot;,&quot;citationItems&quot;:[{&quot;id&quot;:&quot;ee0b810a-4eb7-3b54-a669-11ec3b14e08e&quot;,&quot;itemData&quot;:{&quot;type&quot;:&quot;article-journal&quot;,&quot;id&quot;:&quot;ee0b810a-4eb7-3b54-a669-11ec3b14e08e&quot;,&quot;title&quot;:&quot;CEOs’ and Directors’ perspective towards environmental sustainability and climate change&quot;,&quot;author&quot;:[{&quot;family&quot;:&quot;Barbedo&quot;,&quot;given&quot;:&quot;Mariana&quot;,&quot;parse-names&quot;:false,&quot;dropping-particle&quot;:&quot;&quot;,&quot;non-dropping-particle&quot;:&quot;&quot;},{&quot;family&quot;:&quot;Rita&quot;,&quot;given&quot;:&quot;Paulo&quot;,&quot;parse-names&quot;:false,&quot;dropping-particle&quot;:&quot;&quot;,&quot;non-dropping-particle&quot;:&quot;&quot;},{&quot;family&quot;:&quot;Ramos&quot;,&quot;given&quot;:&quot;Ricardo&quot;,&quot;parse-names&quot;:false,&quot;dropping-particle&quot;:&quot;&quot;,&quot;non-dropping-particle&quot;:&quot;&quot;}],&quot;container-title&quot;:&quot;Journal of Cleaner Production&quot;,&quot;container-title-short&quot;:&quot;J Clean Prod&quot;,&quot;ISSN&quot;:&quot;0959-6526&quot;,&quot;issued&quot;:{&quot;date-parts&quot;:[[2025]]},&quot;page&quot;:&quot;145143&quot;,&quot;publisher&quot;:&quot;Elsevier&quot;},&quot;isTemporary&quot;:false,&quot;suppress-author&quot;:false,&quot;composite&quot;:false,&quot;author-only&quot;:false}]},{&quot;citationID&quot;:&quot;MENDELEY_CITATION_236b0bda-784e-4291-b3a2-8068a72cc863&quot;,&quot;properties&quot;:{&quot;noteIndex&quot;:0},&quot;isEdited&quot;:false,&quot;manualOverride&quot;:{&quot;isManuallyOverridden&quot;:false,&quot;citeprocText&quot;:&quot;(Moro et al., 2023)&quot;,&quot;manualOverrideText&quot;:&quot;&quot;},&quot;citationTag&quot;:&quot;MENDELEY_CITATION_v3_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&quot;,&quot;citationItems&quot;:[{&quot;id&quot;:&quot;55f94d30-102c-3e63-af1b-0d08b160f364&quot;,&quot;itemData&quot;:{&quot;type&quot;:&quot;article-journal&quot;,&quot;id&quot;:&quot;55f94d30-102c-3e63-af1b-0d08b160f364&quot;,&quot;title&quot;:&quot;Discovering ethnic minority business research directions using text mining and topic modelling&quot;,&quot;author&quot;:[{&quot;family&quot;:&quot;Moro&quot;,&quot;given&quot;:&quot;Sérgio&quot;,&quot;parse-names&quot;:false,&quot;dropping-particle&quot;:&quot;&quot;,&quot;non-dropping-particle&quot;:&quot;&quot;},{&quot;family&quot;:&quot;Pires&quot;,&quot;given&quot;:&quot;Guilherme&quot;,&quot;parse-names&quot;:false,&quot;dropping-particle&quot;:&quot;&quot;,&quot;non-dropping-particle&quot;:&quot;&quot;},{&quot;family&quot;:&quot;Rita&quot;,&quot;given&quot;:&quot;Paulo&quot;,&quot;parse-names&quot;:false,&quot;dropping-particle&quot;:&quot;&quot;,&quot;non-dropping-particle&quot;:&quot;&quot;},{&quot;family&quot;:&quot;Cortez&quot;,&quot;given&quot;:&quot;Paulo&quot;,&quot;parse-names&quot;:false,&quot;dropping-particle&quot;:&quot;&quot;,&quot;non-dropping-particle&quot;:&quot;&quot;},{&quot;family&quot;:&quot;Ramos&quot;,&quot;given&quot;:&quot;Ricardo F&quot;,&quot;parse-names&quot;:false,&quot;dropping-particle&quot;:&quot;&quot;,&quot;non-dropping-particle&quot;:&quot;&quot;}],&quot;container-title&quot;:&quot;Journal of Research in Marketing and Entrepreneurship&quot;,&quot;ISSN&quot;:&quot;1471-5201&quot;,&quot;issued&quot;:{&quot;date-parts&quot;:[[2023]]},&quot;page&quot;:&quot;83-102&quot;,&quot;publisher&quot;:&quot;Emerald Publishing Limited&quot;,&quot;issue&quot;:&quot;1&quot;,&quot;volume&quot;:&quot;25&quot;,&quot;container-title-short&quot;:&quot;&quot;},&quot;isTemporary&quot;:false,&quot;suppress-author&quot;:false,&quot;composite&quot;:false,&quot;author-only&quot;:false}]},{&quot;citationID&quot;:&quot;MENDELEY_CITATION_67448e5a-c0da-442b-aaba-ec20719349eb&quot;,&quot;properties&quot;:{&quot;noteIndex&quot;:0},&quot;isEdited&quot;:false,&quot;manualOverride&quot;:{&quot;isManuallyOverridden&quot;:false,&quot;citeprocText&quot;:&quot;(Cruz &amp;#38; De Arruda Ignacio, 2023)&quot;,&quot;manualOverrideText&quot;:&quot;&quot;},&quot;citationTag&quot;:&quot;MENDELEY_CITATION_v3_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&quot;,&quot;citationItems&quot;:[{&quot;id&quot;:&quot;0b356448-a818-3df8-ba51-7ef4c922a2e9&quot;,&quot;itemData&quot;:{&quot;type&quot;:&quot;article-journal&quot;,&quot;id&quot;:&quot;0b356448-a818-3df8-ba51-7ef4c922a2e9&quot;,&quot;title&quot;:&quot;Application of Blockchain Disruptive Technology in Agri-Food Chains for Sustainable Development, a Systematic Review&quot;,&quot;author&quot;:[{&quot;family&quot;:&quot;Cruz&quot;,&quot;given&quot;:&quot;Luighi&quot;,&quot;parse-names&quot;:false,&quot;dropping-particle&quot;:&quot;&quot;,&quot;non-dropping-particle&quot;:&quot;&quot;},{&quot;family&quot;:&quot;Arruda Ignacio&quot;,&quot;given&quot;:&quot;PAULO SERGIO&quot;,&quot;parse-names&quot;:false,&quot;dropping-particle&quot;:&quot;&quot;,&quot;non-dropping-particle&quot;:&quot;De&quot;}],&quot;container-title&quot;:&quot;International Journal of Supply and Operations Management&quot;,&quot;ISSN&quot;:&quot;2383-1359&quot;,&quot;issued&quot;:{&quot;date-parts&quot;:[[2023]]},&quot;page&quot;:&quot;523-544&quot;,&quot;publisher&quot;:&quot;Kharazmi University&quot;,&quot;issue&quot;:&quot;4&quot;,&quot;volume&quot;:&quot;10&quot;,&quot;container-title-short&quot;:&quot;&quot;},&quot;isTemporary&quot;:false,&quot;suppress-author&quot;:false,&quot;composite&quot;:false,&quot;author-only&quot;:false}]},{&quot;citationID&quot;:&quot;MENDELEY_CITATION_7390636b-c534-4ad4-b101-0d7a945e41d2&quot;,&quot;properties&quot;:{&quot;noteIndex&quot;:0},&quot;isEdited&quot;:false,&quot;manualOverride&quot;:{&quot;isManuallyOverridden&quot;:true,&quot;citeprocText&quot;:&quot;(Moro et al., 2023)&quot;,&quot;manualOverrideText&quot;:&quot;&quot;},&quot;citationTag&quot;:&quot;MENDELEY_CITATION_v3_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&quot;,&quot;citationItems&quot;:[{&quot;id&quot;:&quot;55f94d30-102c-3e63-af1b-0d08b160f364&quot;,&quot;itemData&quot;:{&quot;type&quot;:&quot;article-journal&quot;,&quot;id&quot;:&quot;55f94d30-102c-3e63-af1b-0d08b160f364&quot;,&quot;title&quot;:&quot;Discovering ethnic minority business research directions using text mining and topic modelling&quot;,&quot;author&quot;:[{&quot;family&quot;:&quot;Moro&quot;,&quot;given&quot;:&quot;Sérgio&quot;,&quot;parse-names&quot;:false,&quot;dropping-particle&quot;:&quot;&quot;,&quot;non-dropping-particle&quot;:&quot;&quot;},{&quot;family&quot;:&quot;Pires&quot;,&quot;given&quot;:&quot;Guilherme&quot;,&quot;parse-names&quot;:false,&quot;dropping-particle&quot;:&quot;&quot;,&quot;non-dropping-particle&quot;:&quot;&quot;},{&quot;family&quot;:&quot;Rita&quot;,&quot;given&quot;:&quot;Paulo&quot;,&quot;parse-names&quot;:false,&quot;dropping-particle&quot;:&quot;&quot;,&quot;non-dropping-particle&quot;:&quot;&quot;},{&quot;family&quot;:&quot;Cortez&quot;,&quot;given&quot;:&quot;Paulo&quot;,&quot;parse-names&quot;:false,&quot;dropping-particle&quot;:&quot;&quot;,&quot;non-dropping-particle&quot;:&quot;&quot;},{&quot;family&quot;:&quot;Ramos&quot;,&quot;given&quot;:&quot;Ricardo F&quot;,&quot;parse-names&quot;:false,&quot;dropping-particle&quot;:&quot;&quot;,&quot;non-dropping-particle&quot;:&quot;&quot;}],&quot;container-title&quot;:&quot;Journal of Research in Marketing and Entrepreneurship&quot;,&quot;ISSN&quot;:&quot;1471-5201&quot;,&quot;issued&quot;:{&quot;date-parts&quot;:[[2023]]},&quot;page&quot;:&quot;83-102&quot;,&quot;publisher&quot;:&quot;Emerald Publishing Limited&quot;,&quot;issue&quot;:&quot;1&quot;,&quot;volume&quot;:&quot;25&quot;,&quot;container-title-short&quot;:&quot;&quot;},&quot;isTemporary&quot;:false,&quot;suppress-author&quot;:false,&quot;composite&quot;:false,&quot;author-only&quot;:false}]},{&quot;citationID&quot;:&quot;MENDELEY_CITATION_92e139a2-543b-4d77-9177-749531aedbb9&quot;,&quot;properties&quot;:{&quot;noteIndex&quot;:0},&quot;isEdited&quot;:false,&quot;manualOverride&quot;:{&quot;isManuallyOverridden&quot;:false,&quot;citeprocText&quot;:&quot;(Dou et al., 2023)&quot;,&quot;manualOverrideText&quot;:&quot;&quot;},&quot;citationTag&quot;:&quot;MENDELEY_CITATION_v3_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&quot;,&quot;citationItems&quot;:[{&quot;id&quot;:&quot;22e29794-676a-34d0-98c3-e17d44c546cd&quot;,&quot;itemData&quot;:{&quot;type&quot;:&quot;article-journal&quot;,&quot;id&quot;:&quot;22e29794-676a-34d0-98c3-e17d44c546cd&quot;,&quot;title&quot;:&quot;Mapping crop producer perceptions: The role of global drivers on local agricultural land use in Brazil&quot;,&quot;author&quot;:[{&quot;family&quot;:&quot;Dou&quot;,&quot;given&quot;:&quot;Yue&quot;,&quot;parse-names&quot;:false,&quot;dropping-particle&quot;:&quot;&quot;,&quot;non-dropping-particle&quot;:&quot;&quot;},{&quot;family&quot;:&quot;Silva&quot;,&quot;given&quot;:&quot;Ramon Felipe Bicudo&quot;,&quot;parse-names&quot;:false,&quot;dropping-particle&quot;:&quot;&quot;,&quot;non-dropping-particle&quot;:&quot;da&quot;},{&quot;family&quot;:&quot;Batistella&quot;,&quot;given&quot;:&quot;Mateus&quot;,&quot;parse-names&quot;:false,&quot;dropping-particle&quot;:&quot;&quot;,&quot;non-dropping-particle&quot;:&quot;&quot;},{&quot;family&quot;:&quot;Torres&quot;,&quot;given&quot;:&quot;Sara&quot;,&quot;parse-names&quot;:false,&quot;dropping-particle&quot;:&quot;&quot;,&quot;non-dropping-particle&quot;:&quot;&quot;},{&quot;family&quot;:&quot;Moran&quot;,&quot;given&quot;:&quot;Emilio&quot;,&quot;parse-names&quot;:false,&quot;dropping-particle&quot;:&quot;&quot;,&quot;non-dropping-particle&quot;:&quot;&quot;},{&quot;family&quot;:&quot;Liu&quot;,&quot;given&quot;:&quot;Jianguo&quot;,&quot;parse-names&quot;:false,&quot;dropping-particle&quot;:&quot;&quot;,&quot;non-dropping-particle&quot;:&quot;&quot;}],&quot;container-title&quot;:&quot;Land use policy&quot;,&quot;container-title-short&quot;:&quot;Land use policy&quot;,&quot;ISSN&quot;:&quot;0264-8377&quot;,&quot;issued&quot;:{&quot;date-parts&quot;:[[2023]]},&quot;page&quot;:&quot;106862&quot;,&quot;publisher&quot;:&quot;Elsevier&quot;,&quot;volume&quot;:&quot;133&quot;},&quot;isTemporary&quot;:false,&quot;suppress-author&quot;:false,&quot;composite&quot;:false,&quot;author-only&quot;:false}]},{&quot;citationID&quot;:&quot;MENDELEY_CITATION_ed341474-d250-4d54-b037-66b2a7f9d44c&quot;,&quot;properties&quot;:{&quot;noteIndex&quot;:0},&quot;isEdited&quot;:false,&quot;manualOverride&quot;:{&quot;isManuallyOverridden&quot;:false,&quot;citeprocText&quot;:&quot;(de Azevedo et al., 2024; Dou et al., 2023)&quot;,&quot;manualOverrideText&quot;:&quot;&quot;},&quot;citationTag&quot;:&quot;MENDELEY_CITATION_v3_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&quot;,&quot;citationItems&quot;:[{&quot;id&quot;:&quot;662364ec-e548-36bd-a8cb-cdb3ec6c8900&quot;,&quot;itemData&quot;:{&quot;type&quot;:&quot;article-journal&quot;,&quot;id&quot;:&quot;662364ec-e548-36bd-a8cb-cdb3ec6c8900&quot;,&quot;title&quot;:&quot;Dynamic elasticities of the trade balance of Brazilian agriculture in relation to the exchange rate&quot;,&quot;author&quot;:[{&quot;family&quot;:&quot;Azevedo&quot;,&quot;given&quot;:&quot;Dalylla Soares&quot;,&quot;parse-names&quot;:false,&quot;dropping-particle&quot;:&quot;&quot;,&quot;non-dropping-particle&quot;:&quot;de&quot;},{&quot;family&quot;:&quot;Arruda&quot;,&quot;given&quot;:&quot;Elano Ferreira&quot;,&quot;parse-names&quot;:false,&quot;dropping-particle&quot;:&quot;&quot;,&quot;non-dropping-particle&quot;:&quot;&quot;},{&quot;family&quot;:&quot;Brito&quot;,&quot;given&quot;:&quot;Antônio Clécio&quot;,&quot;parse-names&quot;:false,&quot;dropping-particle&quot;:&quot;&quot;,&quot;non-dropping-particle&quot;:&quot;de&quot;},{&quot;family&quot;:&quot;Castelar&quot;,&quot;given&quot;:&quot;Pablo&quot;,&quot;parse-names&quot;:false,&quot;dropping-particle&quot;:&quot;&quot;,&quot;non-dropping-particle&quot;:&quot;&quot;}],&quot;container-title&quot;:&quot;The International Trade Journal&quot;,&quot;ISSN&quot;:&quot;0885-3908&quot;,&quot;issued&quot;:{&quot;date-parts&quot;:[[2024]]},&quot;page&quot;:&quot;201-218&quot;,&quot;publisher&quot;:&quot;Taylor &amp; Francis&quot;,&quot;issue&quot;:&quot;2&quot;,&quot;volume&quot;:&quot;38&quot;,&quot;container-title-short&quot;:&quot;&quot;},&quot;isTemporary&quot;:false,&quot;suppress-author&quot;:false,&quot;composite&quot;:false,&quot;author-only&quot;:false},{&quot;id&quot;:&quot;22e29794-676a-34d0-98c3-e17d44c546cd&quot;,&quot;itemData&quot;:{&quot;type&quot;:&quot;article-journal&quot;,&quot;id&quot;:&quot;22e29794-676a-34d0-98c3-e17d44c546cd&quot;,&quot;title&quot;:&quot;Mapping crop producer perceptions: The role of global drivers on local agricultural land use in Brazil&quot;,&quot;author&quot;:[{&quot;family&quot;:&quot;Dou&quot;,&quot;given&quot;:&quot;Yue&quot;,&quot;parse-names&quot;:false,&quot;dropping-particle&quot;:&quot;&quot;,&quot;non-dropping-particle&quot;:&quot;&quot;},{&quot;family&quot;:&quot;Silva&quot;,&quot;given&quot;:&quot;Ramon Felipe Bicudo&quot;,&quot;parse-names&quot;:false,&quot;dropping-particle&quot;:&quot;&quot;,&quot;non-dropping-particle&quot;:&quot;da&quot;},{&quot;family&quot;:&quot;Batistella&quot;,&quot;given&quot;:&quot;Mateus&quot;,&quot;parse-names&quot;:false,&quot;dropping-particle&quot;:&quot;&quot;,&quot;non-dropping-particle&quot;:&quot;&quot;},{&quot;family&quot;:&quot;Torres&quot;,&quot;given&quot;:&quot;Sara&quot;,&quot;parse-names&quot;:false,&quot;dropping-particle&quot;:&quot;&quot;,&quot;non-dropping-particle&quot;:&quot;&quot;},{&quot;family&quot;:&quot;Moran&quot;,&quot;given&quot;:&quot;Emilio&quot;,&quot;parse-names&quot;:false,&quot;dropping-particle&quot;:&quot;&quot;,&quot;non-dropping-particle&quot;:&quot;&quot;},{&quot;family&quot;:&quot;Liu&quot;,&quot;given&quot;:&quot;Jianguo&quot;,&quot;parse-names&quot;:false,&quot;dropping-particle&quot;:&quot;&quot;,&quot;non-dropping-particle&quot;:&quot;&quot;}],&quot;container-title&quot;:&quot;Land use policy&quot;,&quot;container-title-short&quot;:&quot;Land use policy&quot;,&quot;ISSN&quot;:&quot;0264-8377&quot;,&quot;issued&quot;:{&quot;date-parts&quot;:[[2023]]},&quot;page&quot;:&quot;106862&quot;,&quot;publisher&quot;:&quot;Elsevier&quot;,&quot;volume&quot;:&quot;133&quot;},&quot;isTemporary&quot;:false}]},{&quot;citationID&quot;:&quot;MENDELEY_CITATION_838d368e-6954-4598-9cf0-c8a4f44ed3d0&quot;,&quot;properties&quot;:{&quot;noteIndex&quot;:0},&quot;isEdited&quot;:false,&quot;manualOverride&quot;:{&quot;isManuallyOverridden&quot;:false,&quot;citeprocText&quot;:&quot;(Nyland et al., 2023)&quot;,&quot;manualOverrideText&quot;:&quot;&quot;},&quot;citationTag&quot;:&quot;MENDELEY_CITATION_v3_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&quot;,&quot;citationItems&quot;:[{&quot;id&quot;:&quot;a1900ce0-febb-33a7-9723-fee6de472d5e&quot;,&quot;itemData&quot;:{&quot;type&quot;:&quot;article-journal&quot;,&quot;id&quot;:&quot;a1900ce0-febb-33a7-9723-fee6de472d5e&quot;,&quot;title&quot;:&quot;Blockchain application for traceability and olive oil production in Brazil&quot;,&quot;author&quot;:[{&quot;family&quot;:&quot;Nyland&quot;,&quot;given&quot;:&quot;Joana Josiane Andriotte Oliveira Lima&quot;,&quot;parse-names&quot;:false,&quot;dropping-particle&quot;:&quot;&quot;,&quot;non-dropping-particle&quot;:&quot;&quot;},{&quot;family&quot;:&quot;Badejo&quot;,&quot;given&quot;:&quot;Marcelo Silveira&quot;,&quot;parse-names&quot;:false,&quot;dropping-particle&quot;:&quot;&quot;,&quot;non-dropping-particle&quot;:&quot;&quot;},{&quot;family&quot;:&quot;Faria Corrêa&quot;,&quot;given&quot;:&quot;Ricardo Gonçalves&quot;,&quot;parse-names&quot;:false,&quot;dropping-particle&quot;:&quot;&quot;,&quot;non-dropping-particle&quot;:&quot;de&quot;}],&quot;container-title&quot;:&quot;Revista de Gestão Social e Ambiental&quot;,&quot;ISSN&quot;:&quot;1981-982X&quot;,&quot;issued&quot;:{&quot;date-parts&quot;:[[2023]]},&quot;page&quot;:&quot;e03988-e03988&quot;,&quot;issue&quot;:&quot;8&quot;,&quot;volume&quot;:&quot;17&quot;,&quot;container-title-short&quot;:&quot;&quot;},&quot;isTemporary&quot;:false,&quot;suppress-author&quot;:false,&quot;composite&quot;:false,&quot;author-only&quot;:false}]},{&quot;citationID&quot;:&quot;MENDELEY_CITATION_3891a189-50f1-4a4d-9c17-07ca47e7463f&quot;,&quot;properties&quot;:{&quot;noteIndex&quot;:0},&quot;isEdited&quot;:false,&quot;manualOverride&quot;:{&quot;isManuallyOverridden&quot;:false,&quot;citeprocText&quot;:&quot;(Z. Liu et al., 2025; Rocha et al., 2023; Sun, 2024; Yuan, 2025)&quot;,&quot;manualOverrideText&quot;:&quot;&quot;},&quot;citationTag&quot;:&quot;MENDELEY_CITATION_v3_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&quot;,&quot;citationItems&quot;:[{&quot;id&quot;:&quot;05b0883b-9699-335c-95cf-0d1fe4906ff8&quot;,&quot;itemData&quot;:{&quot;type&quot;:&quot;article-journal&quot;,&quot;id&quot;:&quot;05b0883b-9699-335c-95cf-0d1fe4906ff8&quot;,&quot;title&quot;:&quot;The application of embedded hardware system and blockchain in rural financial management cloud platform&quot;,&quot;author&quot;:[{&quot;family&quot;:&quot;Sun&quot;,&quot;given&quot;:&quot;Meng&quot;,&quot;parse-names&quot;:false,&quot;dropping-particle&quot;:&quot;&quot;,&quot;non-dropping-particle&quot;:&quot;&quot;}],&quot;container-title&quot;:&quot;Decision Making: Applications in Management and Engineering&quot;,&quot;ISSN&quot;:&quot;2620-0104&quot;,&quot;issued&quot;:{&quot;date-parts&quot;:[[2024]]},&quot;page&quot;:&quot;81-100&quot;,&quot;issue&quot;:&quot;2&quot;,&quot;volume&quot;:&quot;7&quot;,&quot;container-title-short&quot;:&quot;&quot;},&quot;isTemporary&quot;:false},{&quot;id&quot;:&quot;cadcb65c-d9cd-38b6-b8b3-2f7649c5ae1e&quot;,&quot;itemData&quot;:{&quot;type&quot;:&quot;article-journal&quot;,&quot;id&quot;:&quot;cadcb65c-d9cd-38b6-b8b3-2f7649c5ae1e&quot;,&quot;title&quot;:&quot;Integrating AI with detection methods, IoT, and blockchain to achieve food authenticity and traceability from farm-to-table&quot;,&quot;author&quot;:[{&quot;family&quot;:&quot;Liu&quot;,&quot;given&quot;:&quot;Zhaolong&quot;,&quot;parse-names&quot;:false,&quot;dropping-particle&quot;:&quot;&quot;,&quot;non-dropping-particle&quot;:&quot;&quot;},{&quot;family&quot;:&quot;Yu&quot;,&quot;given&quot;:&quot;Xinlei&quot;,&quot;parse-names&quot;:false,&quot;dropping-particle&quot;:&quot;&quot;,&quot;non-dropping-particle&quot;:&quot;&quot;},{&quot;family&quot;:&quot;Liu&quot;,&quot;given&quot;:&quot;Nan&quot;,&quot;parse-names&quot;:false,&quot;dropping-particle&quot;:&quot;&quot;,&quot;non-dropping-particle&quot;:&quot;&quot;},{&quot;family&quot;:&quot;Liu&quot;,&quot;given&quot;:&quot;Cuiling&quot;,&quot;parse-names&quot;:false,&quot;dropping-particle&quot;:&quot;&quot;,&quot;non-dropping-particle&quot;:&quot;&quot;},{&quot;family&quot;:&quot;Jiang&quot;,&quot;given&quot;:&quot;Ao&quot;,&quot;parse-names&quot;:false,&quot;dropping-particle&quot;:&quot;&quot;,&quot;non-dropping-particle&quot;:&quot;&quot;},{&quot;family&quot;:&quot;Chen&quot;,&quot;given&quot;:&quot;Lanzhen&quot;,&quot;parse-names&quot;:false,&quot;dropping-particle&quot;:&quot;&quot;,&quot;non-dropping-particle&quot;:&quot;&quot;}],&quot;container-title&quot;:&quot;Trends in Food Science &amp; Technology&quot;,&quot;container-title-short&quot;:&quot;Trends Food Sci Technol&quot;,&quot;ISSN&quot;:&quot;0924-2244&quot;,&quot;issued&quot;:{&quot;date-parts&quot;:[[2025]]},&quot;page&quot;:&quot;104925&quot;,&quot;publisher&quot;:&quot;Elsevier&quot;},&quot;isTemporary&quot;:false},{&quot;id&quot;:&quot;9e1187e3-8b4e-338d-af61-1b8b3b984eb0&quot;,&quot;itemData&quot;:{&quot;type&quot;:&quot;article-journal&quot;,&quot;id&quot;:&quot;9e1187e3-8b4e-338d-af61-1b8b3b984eb0&quot;,&quot;title&quot;:&quot;Blockchain, Quo Vadis? Recent Changes in Perspectives on the Application of Technology in Agribusiness&quot;,&quot;author&quot;:[{&quot;family&quot;:&quot;Rocha&quot;,&quot;given&quot;:&quot;Geneci da Silva Ribeiro&quot;,&quot;parse-names&quot;:false,&quot;dropping-particle&quot;:&quot;&quot;,&quot;non-dropping-particle&quot;:&quot;&quot;},{&quot;family&quot;:&quot;Mühl&quot;,&quot;given&quot;:&quot;Diego Durante&quot;,&quot;parse-names&quot;:false,&quot;dropping-particle&quot;:&quot;&quot;,&quot;non-dropping-particle&quot;:&quot;&quot;},{&quot;family&quot;:&quot;Chingamba&quot;,&quot;given&quot;:&quot;Hermenegildo Almeida&quot;,&quot;parse-names&quot;:false,&quot;dropping-particle&quot;:&quot;&quot;,&quot;non-dropping-particle&quot;:&quot;&quot;},{&quot;family&quot;:&quot;Oliveira&quot;,&quot;given&quot;:&quot;Letícia&quot;,&quot;parse-names&quot;:false,&quot;dropping-particle&quot;:&quot;&quot;,&quot;non-dropping-particle&quot;:&quot;de&quot;},{&quot;family&quot;:&quot;Talamini&quot;,&quot;given&quot;:&quot;Edson&quot;,&quot;parse-names&quot;:false,&quot;dropping-particle&quot;:&quot;&quot;,&quot;non-dropping-particle&quot;:&quot;&quot;}],&quot;container-title&quot;:&quot;Future internet&quot;,&quot;container-title-short&quot;:&quot;Future Internet&quot;,&quot;ISSN&quot;:&quot;1999-5903&quot;,&quot;issued&quot;:{&quot;date-parts&quot;:[[2023]]},&quot;page&quot;:&quot;38&quot;,&quot;publisher&quot;:&quot;MDPI&quot;,&quot;issue&quot;:&quot;1&quot;,&quot;volume&quot;:&quot;15&quot;},&quot;isTemporary&quot;:false},{&quot;id&quot;:&quot;255796aa-38bf-30d3-9411-7e5854f05320&quot;,&quot;itemData&quot;:{&quot;type&quot;:&quot;article-journal&quot;,&quot;id&quot;:&quot;255796aa-38bf-30d3-9411-7e5854f05320&quot;,&quot;title&quot;:&quot;Blockchain in Agricultural Supply Chain: Promote the UN Sustainable Development Goals (SDGS)&quot;,&quot;author&quot;:[{&quot;family&quot;:&quot;Yuan&quot;,&quot;given&quot;:&quot;Fang&quot;,&quot;parse-names&quot;:false,&quot;dropping-particle&quot;:&quot;&quot;,&quot;non-dropping-particle&quot;:&quot;&quot;}],&quot;container-title&quot;:&quot;Journal of Lifestyle and SDGs Review&quot;,&quot;ISSN&quot;:&quot;2965-730X&quot;,&quot;issued&quot;:{&quot;date-parts&quot;:[[2025]]},&quot;page&quot;:&quot;e03976-e03976&quot;,&quot;issue&quot;:&quot;1&quot;,&quot;volume&quot;:&quot;5&quot;,&quot;container-title-short&quot;:&quot;&quot;},&quot;isTemporary&quot;:false}]},{&quot;citationID&quot;:&quot;MENDELEY_CITATION_e840fd92-e37d-4562-8b31-90634d31db82&quot;,&quot;properties&quot;:{&quot;noteIndex&quot;:0},&quot;isEdited&quot;:false,&quot;manualOverride&quot;:{&quot;isManuallyOverridden&quot;:false,&quot;citeprocText&quot;:&quot;(Omran et al., 2025)&quot;,&quot;manualOverrideText&quot;:&quot;&quot;},&quot;citationTag&quot;:&quot;MENDELEY_CITATION_v3_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&quot;,&quot;citationItems&quot;:[{&quot;id&quot;:&quot;c6b80b50-41d2-3561-aa99-9573e5b53b13&quot;,&quot;itemData&quot;:{&quot;type&quot;:&quot;article-journal&quot;,&quot;id&quot;:&quot;c6b80b50-41d2-3561-aa99-9573e5b53b13&quot;,&quot;title&quot;:&quot;Attributes of virtual and augmented reality tourism mobile applications predicting tourist behavioral engagement&quot;,&quot;author&quot;:[{&quot;family&quot;:&quot;Omran&quot;,&quot;given&quot;:&quot;Wajdy&quot;,&quot;parse-names&quot;:false,&quot;dropping-particle&quot;:&quot;&quot;,&quot;non-dropping-particle&quot;:&quot;&quot;},{&quot;family&quot;:&quot;Casais&quot;,&quot;given&quot;:&quot;Beatriz&quot;,&quot;parse-names&quot;:false,&quot;dropping-particle&quot;:&quot;&quot;,&quot;non-dropping-particle&quot;:&quot;&quot;},{&quot;family&quot;:&quot;Ramos&quot;,&quot;given&quot;:&quot;Ricardo F&quot;,&quot;parse-names&quot;:false,&quot;dropping-particle&quot;:&quot;&quot;,&quot;non-dropping-particle&quot;:&quot;&quot;}],&quot;container-title&quot;:&quot;International Journal of Human–Computer Interaction&quot;,&quot;container-title-short&quot;:&quot;Int J Hum Comput Interact&quot;,&quot;ISSN&quot;:&quot;1044-7318&quot;,&quot;issued&quot;:{&quot;date-parts&quot;:[[2025]]},&quot;page&quot;:&quot;1-14&quot;,&quot;publisher&quot;:&quot;Taylor &amp; Francis&quot;},&quot;isTemporary&quot;:false,&quot;suppress-author&quot;:false,&quot;composite&quot;:false,&quot;author-only&quot;:false}]},{&quot;citationID&quot;:&quot;MENDELEY_CITATION_a4aa76b9-baf4-452c-8f4f-76c490dd123f&quot;,&quot;properties&quot;:{&quot;noteIndex&quot;:0},&quot;isEdited&quot;:false,&quot;manualOverride&quot;:{&quot;isManuallyOverridden&quot;:false,&quot;citeprocText&quot;:&quot;(Lima et al., 2024)&quot;,&quot;manualOverrideText&quot;:&quot;&quot;},&quot;citationTag&quot;:&quot;MENDELEY_CITATION_v3_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&quot;,&quot;citationItems&quot;:[{&quot;id&quot;:&quot;b4806780-df38-35bd-8907-885ce7be4827&quot;,&quot;itemData&quot;:{&quot;type&quot;:&quot;article-journal&quot;,&quot;id&quot;:&quot;b4806780-df38-35bd-8907-885ce7be4827&quot;,&quot;title&quot;:&quot;Customer satisfaction in the pet food subscription-based online services&quot;,&quot;author&quot;:[{&quot;family&quot;:&quot;Lima&quot;,&quot;given&quot;:&quot;Diogo&quot;,&quot;parse-names&quot;:false,&quot;dropping-particle&quot;:&quot;&quot;,&quot;non-dropping-particle&quot;:&quot;&quot;},{&quot;family&quot;:&quot;Ramos&quot;,&quot;given&quot;:&quot;Ricardo F&quot;,&quot;parse-names&quot;:false,&quot;dropping-particle&quot;:&quot;&quot;,&quot;non-dropping-particle&quot;:&quot;&quot;},{&quot;family&quot;:&quot;Oliveira&quot;,&quot;given&quot;:&quot;Pedro Miguel&quot;,&quot;parse-names&quot;:false,&quot;dropping-particle&quot;:&quot;&quot;,&quot;non-dropping-particle&quot;:&quot;&quot;}],&quot;container-title&quot;:&quot;Electronic Commerce Research&quot;,&quot;ISSN&quot;:&quot;1389-5753&quot;,&quot;issued&quot;:{&quot;date-parts&quot;:[[2024]]},&quot;page&quot;:&quot;745-769&quot;,&quot;publisher&quot;:&quot;Springer&quot;,&quot;issue&quot;:&quot;2&quot;,&quot;volume&quot;:&quot;24&quot;,&quot;container-title-short&quot;:&quot;&quot;},&quot;isTemporary&quot;:false,&quot;suppress-author&quot;:false,&quot;composite&quot;:false,&quot;author-only&quot;:false}]},{&quot;citationID&quot;:&quot;MENDELEY_CITATION_f61fdee7-e2c3-4287-8c43-3461da311b83&quot;,&quot;properties&quot;:{&quot;noteIndex&quot;:0,&quot;mode&quot;:&quot;composite&quot;},&quot;isEdited&quot;:false,&quot;manualOverride&quot;:{&quot;isManuallyOverridden&quot;:false,&quot;citeprocText&quot;:&quot;Piccinelli et al. (2021)&quot;,&quot;manualOverrideText&quot;:&quot;&quot;},&quot;citationTag&quot;:&quot;MENDELEY_CITATION_v3_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&quot;,&quot;citationItems&quot;:[{&quot;id&quot;:&quot;4388af28-812b-3df1-9a51-cabf3d93fec9&quot;,&quot;itemData&quot;:{&quot;type&quot;:&quot;article-journal&quot;,&quot;id&quot;:&quot;4388af28-812b-3df1-9a51-cabf3d93fec9&quot;,&quot;title&quot;:&quot;Air-travelers' concerns emerging from online comments during the COVID-19 outbreak&quot;,&quot;author&quot;:[{&quot;family&quot;:&quot;Piccinelli&quot;,&quot;given&quot;:&quot;Stefania&quot;,&quot;parse-names&quot;:false,&quot;dropping-particle&quot;:&quot;&quot;,&quot;non-dropping-particle&quot;:&quot;&quot;},{&quot;family&quot;:&quot;Moro&quot;,&quot;given&quot;:&quot;Sérgio&quot;,&quot;parse-names&quot;:false,&quot;dropping-particle&quot;:&quot;&quot;,&quot;non-dropping-particle&quot;:&quot;&quot;},{&quot;family&quot;:&quot;Rita&quot;,&quot;given&quot;:&quot;Paulo&quot;,&quot;parse-names&quot;:false,&quot;dropping-particle&quot;:&quot;&quot;,&quot;non-dropping-particle&quot;:&quot;&quot;}],&quot;container-title&quot;:&quot;Tourism Management&quot;,&quot;container-title-short&quot;:&quot;Tour Manag&quot;,&quot;ISSN&quot;:&quot;0261-5177&quot;,&quot;issued&quot;:{&quot;date-parts&quot;:[[2021]]},&quot;page&quot;:&quot;104313&quot;,&quot;publisher&quot;:&quot;Elsevier&quot;,&quot;volume&quot;:&quot;85&quot;},&quot;isTemporary&quot;:false,&quot;displayAs&quot;:&quot;composite&quot;,&quot;suppress-author&quot;:false,&quot;composite&quot;:true,&quot;author-only&quot;:false}]},{&quot;citationID&quot;:&quot;MENDELEY_CITATION_75f66c0f-6eda-41a1-ab64-7227ea6a2786&quot;,&quot;properties&quot;:{&quot;noteIndex&quot;:0},&quot;isEdited&quot;:false,&quot;manualOverride&quot;:{&quot;isManuallyOverridden&quot;:false,&quot;citeprocText&quot;:&quot;(Ploessl et al., 2021)&quot;,&quot;manualOverrideText&quot;:&quot;&quot;},&quot;citationTag&quot;:&quot;MENDELEY_CITATION_v3_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&quot;,&quot;citationItems&quot;:[{&quot;id&quot;:&quot;17b89e41-c963-3a78-9828-a1e10a243f47&quot;,&quot;itemData&quot;:{&quot;type&quot;:&quot;article-journal&quot;,&quot;id&quot;:&quot;17b89e41-c963-3a78-9828-a1e10a243f47&quot;,&quot;title&quot;:&quot;Cyclicity of real estate-related trends: topic modelling and sentiment analysis on German real estate news&quot;,&quot;author&quot;:[{&quot;family&quot;:&quot;Ploessl&quot;,&quot;given&quot;:&quot;Franziska&quot;,&quot;parse-names&quot;:false,&quot;dropping-particle&quot;:&quot;&quot;,&quot;non-dropping-particle&quot;:&quot;&quot;},{&quot;family&quot;:&quot;Just&quot;,&quot;given&quot;:&quot;Tobias&quot;,&quot;parse-names&quot;:false,&quot;dropping-particle&quot;:&quot;&quot;,&quot;non-dropping-particle&quot;:&quot;&quot;},{&quot;family&quot;:&quot;Wehrheim&quot;,&quot;given&quot;:&quot;Lino&quot;,&quot;parse-names&quot;:false,&quot;dropping-particle&quot;:&quot;&quot;,&quot;non-dropping-particle&quot;:&quot;&quot;}],&quot;container-title&quot;:&quot;Journal of European Real Estate Research&quot;,&quot;ISSN&quot;:&quot;1753-9269&quot;,&quot;issued&quot;:{&quot;date-parts&quot;:[[2021]]},&quot;page&quot;:&quot;381-400&quot;,&quot;publisher&quot;:&quot;Emerald Publishing Limited&quot;,&quot;issue&quot;:&quot;3&quot;,&quot;volume&quot;:&quot;14&quot;,&quot;container-title-short&quot;:&quot;&quot;},&quot;isTemporary&quot;:false,&quot;suppress-author&quot;:false,&quot;composite&quot;:false,&quot;author-only&quot;:false}]},{&quot;citationID&quot;:&quot;MENDELEY_CITATION_04f74614-7958-4873-8691-66e0d947f0a8&quot;,&quot;properties&quot;:{&quot;noteIndex&quot;:0},&quot;isEdited&quot;:false,&quot;manualOverride&quot;:{&quot;isManuallyOverridden&quot;:false,&quot;citeprocText&quot;:&quot;(Quintal et al., 2024)&quot;,&quot;manualOverrideText&quot;:&quot;&quot;},&quot;citationTag&quot;:&quot;MENDELEY_CITATION_v3_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&quot;,&quot;citationItems&quot;:[{&quot;id&quot;:&quot;895a5977-6cc2-384f-b4c5-cf1cf8a7e460&quot;,&quot;itemData&quot;:{&quot;type&quot;:&quot;article-journal&quot;,&quot;id&quot;:&quot;895a5977-6cc2-384f-b4c5-cf1cf8a7e460&quot;,&quot;title&quot;:&quot;AR smart glasses: The feeling of groundedness mediator effect&quot;,&quot;author&quot;:[{&quot;family&quot;:&quot;Quintal&quot;,&quot;given&quot;:&quot;Sara&quot;,&quot;parse-names&quot;:false,&quot;dropping-particle&quot;:&quot;&quot;,&quot;non-dropping-particle&quot;:&quot;&quot;},{&quot;family&quot;:&quot;Ramos&quot;,&quot;given&quot;:&quot;Ricardo F&quot;,&quot;parse-names&quot;:false,&quot;dropping-particle&quot;:&quot;&quot;,&quot;non-dropping-particle&quot;:&quot;&quot;},{&quot;family&quot;:&quot;Rita&quot;,&quot;given&quot;:&quot;Paulo&quot;,&quot;parse-names&quot;:false,&quot;dropping-particle&quot;:&quot;&quot;,&quot;non-dropping-particle&quot;:&quot;&quot;},{&quot;family&quot;:&quot;Oliveira&quot;,&quot;given&quot;:&quot;Pedro&quot;,&quot;parse-names&quot;:false,&quot;dropping-particle&quot;:&quot;&quot;,&quot;non-dropping-particle&quot;:&quot;&quot;}],&quot;container-title&quot;:&quot;International Journal of Human–Computer Interaction&quot;,&quot;container-title-short&quot;:&quot;Int J Hum Comput Interact&quot;,&quot;ISSN&quot;:&quot;1044-7318&quot;,&quot;issued&quot;:{&quot;date-parts&quot;:[[2024]]},&quot;page&quot;:&quot;1-11&quot;,&quot;publisher&quot;:&quot;Taylor &amp; Francis&quot;},&quot;isTemporary&quot;:false,&quot;suppress-author&quot;:false,&quot;composite&quot;:false,&quot;author-only&quot;:false}]},{&quot;citationID&quot;:&quot;MENDELEY_CITATION_6f6aea45-a511-45c5-8c8c-9478c2329d7b&quot;,&quot;properties&quot;:{&quot;noteIndex&quot;:0},&quot;isEdited&quot;:false,&quot;manualOverride&quot;:{&quot;isManuallyOverridden&quot;:false,&quot;citeprocText&quot;:&quot;(Piccinelli et al., 2021)&quot;,&quot;manualOverrideText&quot;:&quot;&quot;},&quot;citationTag&quot;:&quot;MENDELEY_CITATION_v3_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&quot;,&quot;citationItems&quot;:[{&quot;id&quot;:&quot;4388af28-812b-3df1-9a51-cabf3d93fec9&quot;,&quot;itemData&quot;:{&quot;type&quot;:&quot;article-journal&quot;,&quot;id&quot;:&quot;4388af28-812b-3df1-9a51-cabf3d93fec9&quot;,&quot;title&quot;:&quot;Air-travelers' concerns emerging from online comments during the COVID-19 outbreak&quot;,&quot;author&quot;:[{&quot;family&quot;:&quot;Piccinelli&quot;,&quot;given&quot;:&quot;Stefania&quot;,&quot;parse-names&quot;:false,&quot;dropping-particle&quot;:&quot;&quot;,&quot;non-dropping-particle&quot;:&quot;&quot;},{&quot;family&quot;:&quot;Moro&quot;,&quot;given&quot;:&quot;Sérgio&quot;,&quot;parse-names&quot;:false,&quot;dropping-particle&quot;:&quot;&quot;,&quot;non-dropping-particle&quot;:&quot;&quot;},{&quot;family&quot;:&quot;Rita&quot;,&quot;given&quot;:&quot;Paulo&quot;,&quot;parse-names&quot;:false,&quot;dropping-particle&quot;:&quot;&quot;,&quot;non-dropping-particle&quot;:&quot;&quot;}],&quot;container-title&quot;:&quot;Tourism Management&quot;,&quot;container-title-short&quot;:&quot;Tour Manag&quot;,&quot;ISSN&quot;:&quot;0261-5177&quot;,&quot;issued&quot;:{&quot;date-parts&quot;:[[2021]]},&quot;page&quot;:&quot;104313&quot;,&quot;publisher&quot;:&quot;Elsevier&quot;,&quot;volume&quot;:&quot;85&quot;},&quot;isTemporary&quot;:false,&quot;suppress-author&quot;:false,&quot;composite&quot;:false,&quot;author-only&quot;:false}]},{&quot;citationID&quot;:&quot;MENDELEY_CITATION_921a82ca-164d-4cf1-8d06-2350dd97a996&quot;,&quot;properties&quot;:{&quot;noteIndex&quot;:0},&quot;isEdited&quot;:false,&quot;manualOverride&quot;:{&quot;isManuallyOverridden&quot;:true,&quot;citeprocText&quot;:&quot;(Piccinelli et al., 2021)&quot;,&quot;manualOverrideText&quot;:&quot;&quot;},&quot;citationTag&quot;:&quot;MENDELEY_CITATION_v3_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&quot;,&quot;citationItems&quot;:[{&quot;id&quot;:&quot;4388af28-812b-3df1-9a51-cabf3d93fec9&quot;,&quot;itemData&quot;:{&quot;type&quot;:&quot;article-journal&quot;,&quot;id&quot;:&quot;4388af28-812b-3df1-9a51-cabf3d93fec9&quot;,&quot;title&quot;:&quot;Air-travelers' concerns emerging from online comments during the COVID-19 outbreak&quot;,&quot;author&quot;:[{&quot;family&quot;:&quot;Piccinelli&quot;,&quot;given&quot;:&quot;Stefania&quot;,&quot;parse-names&quot;:false,&quot;dropping-particle&quot;:&quot;&quot;,&quot;non-dropping-particle&quot;:&quot;&quot;},{&quot;family&quot;:&quot;Moro&quot;,&quot;given&quot;:&quot;Sérgio&quot;,&quot;parse-names&quot;:false,&quot;dropping-particle&quot;:&quot;&quot;,&quot;non-dropping-particle&quot;:&quot;&quot;},{&quot;family&quot;:&quot;Rita&quot;,&quot;given&quot;:&quot;Paulo&quot;,&quot;parse-names&quot;:false,&quot;dropping-particle&quot;:&quot;&quot;,&quot;non-dropping-particle&quot;:&quot;&quot;}],&quot;container-title&quot;:&quot;Tourism Management&quot;,&quot;container-title-short&quot;:&quot;Tour Manag&quot;,&quot;ISSN&quot;:&quot;0261-5177&quot;,&quot;issued&quot;:{&quot;date-parts&quot;:[[2021]]},&quot;page&quot;:&quot;104313&quot;,&quot;publisher&quot;:&quot;Elsevier&quot;,&quot;volume&quot;:&quot;85&quot;},&quot;isTemporary&quot;:false,&quot;suppress-author&quot;:false,&quot;composite&quot;:false,&quot;author-only&quot;:false}]},{&quot;citationID&quot;:&quot;MENDELEY_CITATION_8eaf0ec3-3991-43bb-aee3-eb494068e39c&quot;,&quot;properties&quot;:{&quot;noteIndex&quot;:0},&quot;isEdited&quot;:false,&quot;manualOverride&quot;:{&quot;isManuallyOverridden&quot;:false,&quot;citeprocText&quot;:&quot;(Richter et al., 2018; Unny &amp;#38; Lal, 2020; H. Wang et al., 2016)&quot;,&quot;manualOverrideText&quot;:&quot;&quot;},&quot;citationTag&quot;:&quot;MENDELEY_CITATION_v3_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&quot;,&quot;citationItems&quot;:[{&quot;id&quot;:&quot;e99ac989-b2ba-3795-b7e5-b539b5e3e383&quot;,&quot;itemData&quot;:{&quot;type&quot;:&quot;article-journal&quot;,&quot;id&quot;:&quot;e99ac989-b2ba-3795-b7e5-b539b5e3e383&quot;,&quot;title&quot;:&quot;A maturity model for blockchain adoption&quot;,&quot;author&quot;:[{&quot;family&quot;:&quot;Wang&quot;,&quot;given&quot;:&quot;Huaiqing&quot;,&quot;parse-names&quot;:false,&quot;dropping-particle&quot;:&quot;&quot;,&quot;non-dropping-particle&quot;:&quot;&quot;},{&quot;family&quot;:&quot;Chen&quot;,&quot;given&quot;:&quot;Kun&quot;,&quot;parse-names&quot;:false,&quot;dropping-particle&quot;:&quot;&quot;,&quot;non-dropping-particle&quot;:&quot;&quot;},{&quot;family&quot;:&quot;Xu&quot;,&quot;given&quot;:&quot;Dongming&quot;,&quot;parse-names&quot;:false,&quot;dropping-particle&quot;:&quot;&quot;,&quot;non-dropping-particle&quot;:&quot;&quot;}],&quot;container-title&quot;:&quot;Financial Innovation&quot;,&quot;issued&quot;:{&quot;date-parts&quot;:[[2016]]},&quot;page&quot;:&quot;1-5&quot;,&quot;publisher&quot;:&quot;Springer&quot;,&quot;volume&quot;:&quot;2&quot;,&quot;container-title-short&quot;:&quot;&quot;},&quot;isTemporary&quot;:false},{&quot;id&quot;:&quot;2c4c4160-4b70-3c93-97f9-78e61bf04c9f&quot;,&quot;itemData&quot;:{&quot;type&quot;:&quot;paper-conference&quot;,&quot;id&quot;:&quot;2c4c4160-4b70-3c93-97f9-78e61bf04c9f&quot;,&quot;title&quot;:&quot;Maturity of blockchain technology in local electricity markets&quot;,&quot;author&quot;:[{&quot;family&quot;:&quot;Richter&quot;,&quot;given&quot;:&quot;Bent&quot;,&quot;parse-names&quot;:false,&quot;dropping-particle&quot;:&quot;&quot;,&quot;non-dropping-particle&quot;:&quot;&quot;},{&quot;family&quot;:&quot;Mengelkamp&quot;,&quot;given&quot;:&quot;Esther&quot;,&quot;parse-names&quot;:false,&quot;dropping-particle&quot;:&quot;&quot;,&quot;non-dropping-particle&quot;:&quot;&quot;},{&quot;family&quot;:&quot;Weinhardt&quot;,&quot;given&quot;:&quot;Christof&quot;,&quot;parse-names&quot;:false,&quot;dropping-particle&quot;:&quot;&quot;,&quot;non-dropping-particle&quot;:&quot;&quot;}],&quot;container-title&quot;:&quot;2018 15th International Conference on the European Energy Market (EEM)&quot;,&quot;ISBN&quot;:&quot;153861488X&quot;,&quot;issued&quot;:{&quot;date-parts&quot;:[[2018]]},&quot;page&quot;:&quot;1-6&quot;,&quot;publisher&quot;:&quot;IEEE&quot;,&quot;container-title-short&quot;:&quot;&quot;},&quot;isTemporary&quot;:false},{&quot;id&quot;:&quot;2714292b-5759-3750-8967-47e9e6aaa40c&quot;,&quot;itemData&quot;:{&quot;type&quot;:&quot;paper-conference&quot;,&quot;id&quot;:&quot;2714292b-5759-3750-8967-47e9e6aaa40c&quot;,&quot;title&quot;:&quot;Blockchain in Supply Chain Management: A Review of the Capability Maturity Model&quot;,&quot;author&quot;:[{&quot;family&quot;:&quot;Unny&quot;,&quot;given&quot;:&quot;R Balakrishnan&quot;,&quot;parse-names&quot;:false,&quot;dropping-particle&quot;:&quot;&quot;,&quot;non-dropping-particle&quot;:&quot;&quot;},{&quot;family&quot;:&quot;Lal&quot;,&quot;given&quot;:&quot;Bhajan&quot;,&quot;parse-names&quot;:false,&quot;dropping-particle&quot;:&quot;&quot;,&quot;non-dropping-particle&quot;:&quot;&quot;}],&quot;container-title&quot;:&quot;International Working Conference on Transfer and Diffusion of IT&quot;,&quot;issued&quot;:{&quot;date-parts&quot;:[[2020]]},&quot;page&quot;:&quot;149-158&quot;,&quot;publisher&quot;:&quot;Springer&quot;,&quot;container-title-short&quot;:&quot;&quot;},&quot;isTemporary&quot;:false}]},{&quot;citationID&quot;:&quot;MENDELEY_CITATION_4a7fb83a-fbd6-4bc6-8ea4-71411c1c7d5d&quot;,&quot;properties&quot;:{&quot;noteIndex&quot;:0},&quot;isEdited&quot;:false,&quot;manualOverride&quot;:{&quot;isManuallyOverridden&quot;:false,&quot;citeprocText&quot;:&quot;(Richter et al., 2018; Unny &amp;#38; Lal, 2020; H. Wang et al., 2016)&quot;,&quot;manualOverrideText&quot;:&quot;&quot;},&quot;citationTag&quot;:&quot;MENDELEY_CITATION_v3_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&quot;,&quot;citationItems&quot;:[{&quot;id&quot;:&quot;2714292b-5759-3750-8967-47e9e6aaa40c&quot;,&quot;itemData&quot;:{&quot;type&quot;:&quot;paper-conference&quot;,&quot;id&quot;:&quot;2714292b-5759-3750-8967-47e9e6aaa40c&quot;,&quot;title&quot;:&quot;Blockchain in Supply Chain Management: A Review of the Capability Maturity Model&quot;,&quot;author&quot;:[{&quot;family&quot;:&quot;Unny&quot;,&quot;given&quot;:&quot;R Balakrishnan&quot;,&quot;parse-names&quot;:false,&quot;dropping-particle&quot;:&quot;&quot;,&quot;non-dropping-particle&quot;:&quot;&quot;},{&quot;family&quot;:&quot;Lal&quot;,&quot;given&quot;:&quot;Bhajan&quot;,&quot;parse-names&quot;:false,&quot;dropping-particle&quot;:&quot;&quot;,&quot;non-dropping-particle&quot;:&quot;&quot;}],&quot;container-title&quot;:&quot;International Working Conference on Transfer and Diffusion of IT&quot;,&quot;issued&quot;:{&quot;date-parts&quot;:[[2020]]},&quot;page&quot;:&quot;149-158&quot;,&quot;publisher&quot;:&quot;Springer&quot;,&quot;container-title-short&quot;:&quot;&quot;},&quot;isTemporary&quot;:false},{&quot;id&quot;:&quot;2c4c4160-4b70-3c93-97f9-78e61bf04c9f&quot;,&quot;itemData&quot;:{&quot;type&quot;:&quot;paper-conference&quot;,&quot;id&quot;:&quot;2c4c4160-4b70-3c93-97f9-78e61bf04c9f&quot;,&quot;title&quot;:&quot;Maturity of blockchain technology in local electricity markets&quot;,&quot;author&quot;:[{&quot;family&quot;:&quot;Richter&quot;,&quot;given&quot;:&quot;Bent&quot;,&quot;parse-names&quot;:false,&quot;dropping-particle&quot;:&quot;&quot;,&quot;non-dropping-particle&quot;:&quot;&quot;},{&quot;family&quot;:&quot;Mengelkamp&quot;,&quot;given&quot;:&quot;Esther&quot;,&quot;parse-names&quot;:false,&quot;dropping-particle&quot;:&quot;&quot;,&quot;non-dropping-particle&quot;:&quot;&quot;},{&quot;family&quot;:&quot;Weinhardt&quot;,&quot;given&quot;:&quot;Christof&quot;,&quot;parse-names&quot;:false,&quot;dropping-particle&quot;:&quot;&quot;,&quot;non-dropping-particle&quot;:&quot;&quot;}],&quot;container-title&quot;:&quot;2018 15th International Conference on the European Energy Market (EEM)&quot;,&quot;ISBN&quot;:&quot;153861488X&quot;,&quot;issued&quot;:{&quot;date-parts&quot;:[[2018]]},&quot;page&quot;:&quot;1-6&quot;,&quot;publisher&quot;:&quot;IEEE&quot;,&quot;container-title-short&quot;:&quot;&quot;},&quot;isTemporary&quot;:false},{&quot;id&quot;:&quot;e99ac989-b2ba-3795-b7e5-b539b5e3e383&quot;,&quot;itemData&quot;:{&quot;type&quot;:&quot;article-journal&quot;,&quot;id&quot;:&quot;e99ac989-b2ba-3795-b7e5-b539b5e3e383&quot;,&quot;title&quot;:&quot;A maturity model for blockchain adoption&quot;,&quot;author&quot;:[{&quot;family&quot;:&quot;Wang&quot;,&quot;given&quot;:&quot;Huaiqing&quot;,&quot;parse-names&quot;:false,&quot;dropping-particle&quot;:&quot;&quot;,&quot;non-dropping-particle&quot;:&quot;&quot;},{&quot;family&quot;:&quot;Chen&quot;,&quot;given&quot;:&quot;Kun&quot;,&quot;parse-names&quot;:false,&quot;dropping-particle&quot;:&quot;&quot;,&quot;non-dropping-particle&quot;:&quot;&quot;},{&quot;family&quot;:&quot;Xu&quot;,&quot;given&quot;:&quot;Dongming&quot;,&quot;parse-names&quot;:false,&quot;dropping-particle&quot;:&quot;&quot;,&quot;non-dropping-particle&quot;:&quot;&quot;}],&quot;container-title&quot;:&quot;Financial Innovation&quot;,&quot;issued&quot;:{&quot;date-parts&quot;:[[2016]]},&quot;page&quot;:&quot;1-5&quot;,&quot;publisher&quot;:&quot;Springer&quot;,&quot;volume&quot;:&quot;2&quot;,&quot;container-title-short&quot;:&quot;&quot;},&quot;isTemporary&quot;:false}]},{&quot;citationID&quot;:&quot;MENDELEY_CITATION_9132feef-eeff-46e3-912d-27a4b30d4957&quot;,&quot;properties&quot;:{&quot;noteIndex&quot;:0},&quot;isEdited&quot;:false,&quot;manualOverride&quot;:{&quot;isManuallyOverridden&quot;:false,&quot;citeprocText&quot;:&quot;(Richter et al., 2018; H. Wang et al., 2016)&quot;,&quot;manualOverrideText&quot;:&quot;&quot;},&quot;citationTag&quot;:&quot;MENDELEY_CITATION_v3_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&quot;,&quot;citationItems&quot;:[{&quot;id&quot;:&quot;e99ac989-b2ba-3795-b7e5-b539b5e3e383&quot;,&quot;itemData&quot;:{&quot;type&quot;:&quot;article-journal&quot;,&quot;id&quot;:&quot;e99ac989-b2ba-3795-b7e5-b539b5e3e383&quot;,&quot;title&quot;:&quot;A maturity model for blockchain adoption&quot;,&quot;author&quot;:[{&quot;family&quot;:&quot;Wang&quot;,&quot;given&quot;:&quot;Huaiqing&quot;,&quot;parse-names&quot;:false,&quot;dropping-particle&quot;:&quot;&quot;,&quot;non-dropping-particle&quot;:&quot;&quot;},{&quot;family&quot;:&quot;Chen&quot;,&quot;given&quot;:&quot;Kun&quot;,&quot;parse-names&quot;:false,&quot;dropping-particle&quot;:&quot;&quot;,&quot;non-dropping-particle&quot;:&quot;&quot;},{&quot;family&quot;:&quot;Xu&quot;,&quot;given&quot;:&quot;Dongming&quot;,&quot;parse-names&quot;:false,&quot;dropping-particle&quot;:&quot;&quot;,&quot;non-dropping-particle&quot;:&quot;&quot;}],&quot;container-title&quot;:&quot;Financial Innovation&quot;,&quot;issued&quot;:{&quot;date-parts&quot;:[[2016]]},&quot;page&quot;:&quot;1-5&quot;,&quot;publisher&quot;:&quot;Springer&quot;,&quot;volume&quot;:&quot;2&quot;,&quot;container-title-short&quot;:&quot;&quot;},&quot;isTemporary&quot;:false},{&quot;id&quot;:&quot;2c4c4160-4b70-3c93-97f9-78e61bf04c9f&quot;,&quot;itemData&quot;:{&quot;type&quot;:&quot;paper-conference&quot;,&quot;id&quot;:&quot;2c4c4160-4b70-3c93-97f9-78e61bf04c9f&quot;,&quot;title&quot;:&quot;Maturity of blockchain technology in local electricity markets&quot;,&quot;author&quot;:[{&quot;family&quot;:&quot;Richter&quot;,&quot;given&quot;:&quot;Bent&quot;,&quot;parse-names&quot;:false,&quot;dropping-particle&quot;:&quot;&quot;,&quot;non-dropping-particle&quot;:&quot;&quot;},{&quot;family&quot;:&quot;Mengelkamp&quot;,&quot;given&quot;:&quot;Esther&quot;,&quot;parse-names&quot;:false,&quot;dropping-particle&quot;:&quot;&quot;,&quot;non-dropping-particle&quot;:&quot;&quot;},{&quot;family&quot;:&quot;Weinhardt&quot;,&quot;given&quot;:&quot;Christof&quot;,&quot;parse-names&quot;:false,&quot;dropping-particle&quot;:&quot;&quot;,&quot;non-dropping-particle&quot;:&quot;&quot;}],&quot;container-title&quot;:&quot;2018 15th International Conference on the European Energy Market (EEM)&quot;,&quot;ISBN&quot;:&quot;153861488X&quot;,&quot;issued&quot;:{&quot;date-parts&quot;:[[2018]]},&quot;page&quot;:&quot;1-6&quot;,&quot;publisher&quot;:&quot;IEEE&quot;,&quot;container-title-short&quot;:&quot;&quot;},&quot;isTemporary&quot;:false}]},{&quot;citationID&quot;:&quot;MENDELEY_CITATION_1994bb33-87cf-436b-8765-8be6a62c60f2&quot;,&quot;properties&quot;:{&quot;noteIndex&quot;:0},&quot;isEdited&quot;:false,&quot;manualOverride&quot;:{&quot;isManuallyOverridden&quot;:false,&quot;citeprocText&quot;:&quot;(de Almeida Santos et al., 2020; Richter et al., 2018)&quot;,&quot;manualOverrideText&quot;:&quot;&quot;},&quot;citationTag&quot;:&quot;MENDELEY_CITATION_v3_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&quot;,&quot;citationItems&quot;:[{&quot;id&quot;:&quot;2c4c4160-4b70-3c93-97f9-78e61bf04c9f&quot;,&quot;itemData&quot;:{&quot;type&quot;:&quot;paper-conference&quot;,&quot;id&quot;:&quot;2c4c4160-4b70-3c93-97f9-78e61bf04c9f&quot;,&quot;title&quot;:&quot;Maturity of blockchain technology in local electricity markets&quot;,&quot;author&quot;:[{&quot;family&quot;:&quot;Richter&quot;,&quot;given&quot;:&quot;Bent&quot;,&quot;parse-names&quot;:false,&quot;dropping-particle&quot;:&quot;&quot;,&quot;non-dropping-particle&quot;:&quot;&quot;},{&quot;family&quot;:&quot;Mengelkamp&quot;,&quot;given&quot;:&quot;Esther&quot;,&quot;parse-names&quot;:false,&quot;dropping-particle&quot;:&quot;&quot;,&quot;non-dropping-particle&quot;:&quot;&quot;},{&quot;family&quot;:&quot;Weinhardt&quot;,&quot;given&quot;:&quot;Christof&quot;,&quot;parse-names&quot;:false,&quot;dropping-particle&quot;:&quot;&quot;,&quot;non-dropping-particle&quot;:&quot;&quot;}],&quot;container-title&quot;:&quot;2018 15th International Conference on the European Energy Market (EEM)&quot;,&quot;ISBN&quot;:&quot;153861488X&quot;,&quot;issued&quot;:{&quot;date-parts&quot;:[[2018]]},&quot;page&quot;:&quot;1-6&quot;,&quot;publisher&quot;:&quot;IEEE&quot;,&quot;container-title-short&quot;:&quot;&quot;},&quot;isTemporary&quot;:false},{&quot;id&quot;:&quot;9e2a451c-1bcd-35ca-a562-47cf52c8bd61&quot;,&quot;itemData&quot;:{&quot;type&quot;:&quot;article-journal&quot;,&quot;id&quot;:&quot;9e2a451c-1bcd-35ca-a562-47cf52c8bd61&quot;,&quot;title&quot;:&quot;Proposal for a maturity model in sustainability in the supply chain&quot;,&quot;author&quot;:[{&quot;family&quot;:&quot;Almeida Santos&quot;,&quot;given&quot;:&quot;Davidson&quot;,&quot;parse-names&quot;:false,&quot;dropping-particle&quot;:&quot;&quot;,&quot;non-dropping-particle&quot;:&quot;de&quot;},{&quot;family&quot;:&quot;Luiz Gonçalves Quelhas&quot;,&quot;given&quot;:&quot;Osvaldo&quot;,&quot;parse-names&quot;:false,&quot;dropping-particle&quot;:&quot;&quot;,&quot;non-dropping-particle&quot;:&quot;&quot;},{&quot;family&quot;:&quot;Francisco Simões Gomes&quot;,&quot;given&quot;:&quot;Carlos&quot;,&quot;parse-names&quot;:false,&quot;dropping-particle&quot;:&quot;&quot;,&quot;non-dropping-particle&quot;:&quot;&quot;},{&quot;family&quot;:&quot;Perez Zotes&quot;,&quot;given&quot;:&quot;Luis&quot;,&quot;parse-names&quot;:false,&quot;dropping-particle&quot;:&quot;&quot;,&quot;non-dropping-particle&quot;:&quot;&quot;},{&quot;family&quot;:&quot;Luiz Braga França&quot;,&quot;given&quot;:&quot;Sérgio&quot;,&quot;parse-names&quot;:false,&quot;dropping-particle&quot;:&quot;&quot;,&quot;non-dropping-particle&quot;:&quot;&quot;},{&quot;family&quot;:&quot;Vinagre Pinto de Souza&quot;,&quot;given&quot;:&quot;Guilherme&quot;,&quot;parse-names&quot;:false,&quot;dropping-particle&quot;:&quot;&quot;,&quot;non-dropping-particle&quot;:&quot;&quot;},{&quot;family&quot;:&quot;Amarante de Araújo&quot;,&quot;given&quot;:&quot;Robson&quot;,&quot;parse-names&quot;:false,&quot;dropping-particle&quot;:&quot;&quot;,&quot;non-dropping-particle&quot;:&quot;&quot;},{&quot;family&quot;:&quot;Silva Carvalho Santos&quot;,&quot;given&quot;:&quot;Sheila&quot;,&quot;parse-names&quot;:false,&quot;dropping-particle&quot;:&quot;&quot;,&quot;non-dropping-particle&quot;:&quot;da&quot;}],&quot;container-title&quot;:&quot;Sustainability&quot;,&quot;container-title-short&quot;:&quot;Sustainability&quot;,&quot;ISSN&quot;:&quot;2071-1050&quot;,&quot;issued&quot;:{&quot;date-parts&quot;:[[2020]]},&quot;page&quot;:&quot;9655&quot;,&quot;publisher&quot;:&quot;MDPI&quot;,&quot;issue&quot;:&quot;22&quot;,&quot;volume&quot;:&quot;12&quot;},&quot;isTemporary&quot;:false}]},{&quot;citationID&quot;:&quot;MENDELEY_CITATION_ce3b9553-759b-43ce-932a-cbe7c06ef9fd&quot;,&quot;properties&quot;:{&quot;noteIndex&quot;:0},&quot;isEdited&quot;:false,&quot;manualOverride&quot;:{&quot;isManuallyOverridden&quot;:false,&quot;citeprocText&quot;:&quot;(Richter et al., 2018; Vásquez et al., 2021; Yang et al., 2021)&quot;,&quot;manualOverrideText&quot;:&quot;&quot;},&quot;citationTag&quot;:&quot;MENDELEY_CITATION_v3_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&quot;,&quot;citationItems&quot;:[{&quot;id&quot;:&quot;2c4c4160-4b70-3c93-97f9-78e61bf04c9f&quot;,&quot;itemData&quot;:{&quot;type&quot;:&quot;paper-conference&quot;,&quot;id&quot;:&quot;2c4c4160-4b70-3c93-97f9-78e61bf04c9f&quot;,&quot;title&quot;:&quot;Maturity of blockchain technology in local electricity markets&quot;,&quot;author&quot;:[{&quot;family&quot;:&quot;Richter&quot;,&quot;given&quot;:&quot;Bent&quot;,&quot;parse-names&quot;:false,&quot;dropping-particle&quot;:&quot;&quot;,&quot;non-dropping-particle&quot;:&quot;&quot;},{&quot;family&quot;:&quot;Mengelkamp&quot;,&quot;given&quot;:&quot;Esther&quot;,&quot;parse-names&quot;:false,&quot;dropping-particle&quot;:&quot;&quot;,&quot;non-dropping-particle&quot;:&quot;&quot;},{&quot;family&quot;:&quot;Weinhardt&quot;,&quot;given&quot;:&quot;Christof&quot;,&quot;parse-names&quot;:false,&quot;dropping-particle&quot;:&quot;&quot;,&quot;non-dropping-particle&quot;:&quot;&quot;}],&quot;container-title&quot;:&quot;2018 15th International Conference on the European Energy Market (EEM)&quot;,&quot;ISBN&quot;:&quot;153861488X&quot;,&quot;issued&quot;:{&quot;date-parts&quot;:[[2018]]},&quot;page&quot;:&quot;1-6&quot;,&quot;publisher&quot;:&quot;IEEE&quot;,&quot;container-title-short&quot;:&quot;&quot;},&quot;isTemporary&quot;:false},{&quot;id&quot;:&quot;1d3a409c-69ca-315f-a65c-9bdc3a4bec4a&quot;,&quot;itemData&quot;:{&quot;type&quot;:&quot;paper-conference&quot;,&quot;id&quot;:&quot;1d3a409c-69ca-315f-a65c-9bdc3a4bec4a&quot;,&quot;title&quot;:&quot;A Blockchain technology application maturity assessment model for digital government public service projects&quot;,&quot;author&quot;:[{&quot;family&quot;:&quot;Yang&quot;,&quot;given&quot;:&quot;Yutao&quot;,&quot;parse-names&quot;:false,&quot;dropping-particle&quot;:&quot;&quot;,&quot;non-dropping-particle&quot;:&quot;&quot;},{&quot;family&quot;:&quot;Shi&quot;,&quot;given&quot;:&quot;Yuxuan&quot;,&quot;parse-names&quot;:false,&quot;dropping-particle&quot;:&quot;&quot;,&quot;non-dropping-particle&quot;:&quot;&quot;},{&quot;family&quot;:&quot;Wang&quot;,&quot;given&quot;:&quot;Tianmei&quot;,&quot;parse-names&quot;:false,&quot;dropping-particle&quot;:&quot;&quot;,&quot;non-dropping-particle&quot;:&quot;&quot;}],&quot;container-title&quot;:&quot;5th International Conference on Crowd Science and Engineering&quot;,&quot;issued&quot;:{&quot;date-parts&quot;:[[2021]]},&quot;page&quot;:&quot;68-72&quot;,&quot;container-title-short&quot;:&quot;&quot;},&quot;isTemporary&quot;:false},{&quot;id&quot;:&quot;bbc59a16-8b16-3211-9971-3a50ccb19cfc&quot;,&quot;itemData&quot;:{&quot;type&quot;:&quot;article-journal&quot;,&quot;id&quot;:&quot;bbc59a16-8b16-3211-9971-3a50ccb19cfc&quot;,&quot;title&quot;:&quot;A sustainability maturity model for micro, small and medium-sized enterprises (MSMEs) based on a data analytics evaluation approach&quot;,&quot;author&quot;:[{&quot;family&quot;:&quot;Vásquez&quot;,&quot;given&quot;:&quot;Jenifer&quot;,&quot;parse-names&quot;:false,&quot;dropping-particle&quot;:&quot;&quot;,&quot;non-dropping-particle&quot;:&quot;&quot;},{&quot;family&quot;:&quot;Aguirre&quot;,&quot;given&quot;:&quot;Santiago&quot;,&quot;parse-names&quot;:false,&quot;dropping-particle&quot;:&quot;&quot;,&quot;non-dropping-particle&quot;:&quot;&quot;},{&quot;family&quot;:&quot;Puertas&quot;,&quot;given&quot;:&quot;Edwin&quot;,&quot;parse-names&quot;:false,&quot;dropping-particle&quot;:&quot;&quot;,&quot;non-dropping-particle&quot;:&quot;&quot;},{&quot;family&quot;:&quot;Bruno&quot;,&quot;given&quot;:&quot;Giulia&quot;,&quot;parse-names&quot;:false,&quot;dropping-particle&quot;:&quot;&quot;,&quot;non-dropping-particle&quot;:&quot;&quot;},{&quot;family&quot;:&quot;Priarone&quot;,&quot;given&quot;:&quot;Paolo C&quot;,&quot;parse-names&quot;:false,&quot;dropping-particle&quot;:&quot;&quot;,&quot;non-dropping-particle&quot;:&quot;&quot;},{&quot;family&quot;:&quot;Settineri&quot;,&quot;given&quot;:&quot;Luca&quot;,&quot;parse-names&quot;:false,&quot;dropping-particle&quot;:&quot;&quot;,&quot;non-dropping-particle&quot;:&quot;&quot;}],&quot;container-title&quot;:&quot;Journal of Cleaner Production&quot;,&quot;container-title-short&quot;:&quot;J Clean Prod&quot;,&quot;ISSN&quot;:&quot;0959-6526&quot;,&quot;issued&quot;:{&quot;date-parts&quot;:[[2021]]},&quot;page&quot;:&quot;127692&quot;,&quot;publisher&quot;:&quot;Elsevier&quot;,&quot;volume&quot;:&quot;311&quot;},&quot;isTemporary&quot;:false}]},{&quot;citationID&quot;:&quot;MENDELEY_CITATION_f5c3465b-ff1d-4800-af3c-f994c3749b9a&quot;,&quot;properties&quot;:{&quot;noteIndex&quot;:0},&quot;isEdited&quot;:false,&quot;manualOverride&quot;:{&quot;isManuallyOverridden&quot;:false,&quot;citeprocText&quot;:&quot;(Correia et al., 2023)&quot;,&quot;manualOverrideText&quot;:&quot;&quot;},&quot;citationTag&quot;:&quot;MENDELEY_CITATION_v3_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&quot;,&quot;citationItems&quot;:[{&quot;id&quot;:&quot;2fb208b4-03e3-3605-95cc-e6c73dd50471&quot;,&quot;itemData&quot;:{&quot;type&quot;:&quot;article-journal&quot;,&quot;id&quot;:&quot;2fb208b4-03e3-3605-95cc-e6c73dd50471&quot;,&quot;title&quot;:&quot;The travel dream experience in pandemic times&quot;,&quot;author&quot;:[{&quot;family&quot;:&quot;Correia&quot;,&quot;given&quot;:&quot;Antónia&quot;,&quot;parse-names&quot;:false,&quot;dropping-particle&quot;:&quot;&quot;,&quot;non-dropping-particle&quot;:&quot;&quot;},{&quot;family&quot;:&quot;Moro&quot;,&quot;given&quot;:&quot;Sérgio&quot;,&quot;parse-names&quot;:false,&quot;dropping-particle&quot;:&quot;&quot;,&quot;non-dropping-particle&quot;:&quot;&quot;},{&quot;family&quot;:&quot;Rita&quot;,&quot;given&quot;:&quot;Paulo&quot;,&quot;parse-names&quot;:false,&quot;dropping-particle&quot;:&quot;&quot;,&quot;non-dropping-particle&quot;:&quot;&quot;}],&quot;container-title&quot;:&quot;Anatolia&quot;,&quot;ISSN&quot;:&quot;1303-2917&quot;,&quot;issued&quot;:{&quot;date-parts&quot;:[[2023]]},&quot;page&quot;:&quot;373-388&quot;,&quot;publisher&quot;:&quot;Taylor &amp; Francis&quot;,&quot;issue&quot;:&quot;3&quot;,&quot;volume&quot;:&quot;34&quot;,&quot;container-title-short&quot;:&quot;&quot;},&quot;isTemporary&quot;:false,&quot;suppress-author&quot;:false,&quot;composite&quot;:false,&quot;author-only&quot;:false}]},{&quot;citationID&quot;:&quot;MENDELEY_CITATION_d838d9c9-077f-4ae6-97db-92c09f022213&quot;,&quot;properties&quot;:{&quot;noteIndex&quot;:0},&quot;isEdited&quot;:false,&quot;manualOverride&quot;:{&quot;isManuallyOverridden&quot;:false,&quot;citeprocText&quot;:&quot;(Berger et al., 2020)&quot;,&quot;manualOverrideText&quot;:&quot;&quot;},&quot;citationTag&quot;:&quot;MENDELEY_CITATION_v3_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&quot;,&quot;citationItems&quot;:[{&quot;id&quot;:&quot;b6ed81a2-9104-3934-97ea-e43096a4161f&quot;,&quot;itemData&quot;:{&quot;type&quot;:&quot;article-journal&quot;,&quot;id&quot;:&quot;b6ed81a2-9104-3934-97ea-e43096a4161f&quot;,&quot;title&quot;:&quot;Uniting the tribes: Using text for marketing insight&quot;,&quot;author&quot;:[{&quot;family&quot;:&quot;Berger&quot;,&quot;given&quot;:&quot;Jonah&quot;,&quot;parse-names&quot;:false,&quot;dropping-particle&quot;:&quot;&quot;,&quot;non-dropping-particle&quot;:&quot;&quot;},{&quot;family&quot;:&quot;Humphreys&quot;,&quot;given&quot;:&quot;Ashlee&quot;,&quot;parse-names&quot;:false,&quot;dropping-particle&quot;:&quot;&quot;,&quot;non-dropping-particle&quot;:&quot;&quot;},{&quot;family&quot;:&quot;Ludwig&quot;,&quot;given&quot;:&quot;Stephan&quot;,&quot;parse-names&quot;:false,&quot;dropping-particle&quot;:&quot;&quot;,&quot;non-dropping-particle&quot;:&quot;&quot;},{&quot;family&quot;:&quot;Moe&quot;,&quot;given&quot;:&quot;Wendy W&quot;,&quot;parse-names&quot;:false,&quot;dropping-particle&quot;:&quot;&quot;,&quot;non-dropping-particle&quot;:&quot;&quot;},{&quot;family&quot;:&quot;Netzer&quot;,&quot;given&quot;:&quot;Oded&quot;,&quot;parse-names&quot;:false,&quot;dropping-particle&quot;:&quot;&quot;,&quot;non-dropping-particle&quot;:&quot;&quot;},{&quot;family&quot;:&quot;Schweidel&quot;,&quot;given&quot;:&quot;David A&quot;,&quot;parse-names&quot;:false,&quot;dropping-particle&quot;:&quot;&quot;,&quot;non-dropping-particle&quot;:&quot;&quot;}],&quot;container-title&quot;:&quot;Journal of marketing&quot;,&quot;container-title-short&quot;:&quot;J Mark&quot;,&quot;ISSN&quot;:&quot;0022-2429&quot;,&quot;issued&quot;:{&quot;date-parts&quot;:[[2020]]},&quot;page&quot;:&quot;1-25&quot;,&quot;publisher&quot;:&quot;Sage Publications Sage CA: Los Angeles, CA&quot;,&quot;issue&quot;:&quot;1&quot;,&quot;volume&quot;:&quot;84&quot;},&quot;isTemporary&quot;:false,&quot;suppress-author&quot;:false,&quot;composite&quot;:false,&quot;author-only&quot;:false}]},{&quot;citationID&quot;:&quot;MENDELEY_CITATION_50ed0328-f096-4698-8357-87e54d95bf60&quot;,&quot;properties&quot;:{&quot;noteIndex&quot;:0},&quot;isEdited&quot;:false,&quot;manualOverride&quot;:{&quot;isManuallyOverridden&quot;:false,&quot;citeprocText&quot;:&quot;(Barbedo et al., 2025)&quot;,&quot;manualOverrideText&quot;:&quot;&quot;},&quot;citationTag&quot;:&quot;MENDELEY_CITATION_v3_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&quot;,&quot;citationItems&quot;:[{&quot;id&quot;:&quot;ee0b810a-4eb7-3b54-a669-11ec3b14e08e&quot;,&quot;itemData&quot;:{&quot;type&quot;:&quot;article-journal&quot;,&quot;id&quot;:&quot;ee0b810a-4eb7-3b54-a669-11ec3b14e08e&quot;,&quot;title&quot;:&quot;CEOs’ and Directors’ perspective towards environmental sustainability and climate change&quot;,&quot;author&quot;:[{&quot;family&quot;:&quot;Barbedo&quot;,&quot;given&quot;:&quot;Mariana&quot;,&quot;parse-names&quot;:false,&quot;dropping-particle&quot;:&quot;&quot;,&quot;non-dropping-particle&quot;:&quot;&quot;},{&quot;family&quot;:&quot;Rita&quot;,&quot;given&quot;:&quot;Paulo&quot;,&quot;parse-names&quot;:false,&quot;dropping-particle&quot;:&quot;&quot;,&quot;non-dropping-particle&quot;:&quot;&quot;},{&quot;family&quot;:&quot;Ramos&quot;,&quot;given&quot;:&quot;Ricardo&quot;,&quot;parse-names&quot;:false,&quot;dropping-particle&quot;:&quot;&quot;,&quot;non-dropping-particle&quot;:&quot;&quot;}],&quot;container-title&quot;:&quot;Journal of Cleaner Production&quot;,&quot;container-title-short&quot;:&quot;J Clean Prod&quot;,&quot;ISSN&quot;:&quot;0959-6526&quot;,&quot;issued&quot;:{&quot;date-parts&quot;:[[2025]]},&quot;page&quot;:&quot;145143&quot;,&quot;publisher&quot;:&quot;Elsevier&quot;},&quot;isTemporary&quot;:false,&quot;suppress-author&quot;:false,&quot;composite&quot;:false,&quot;author-only&quot;:false}]},{&quot;citationID&quot;:&quot;MENDELEY_CITATION_225482b9-b7a5-4683-8d41-0363dc1eb723&quot;,&quot;properties&quot;:{&quot;noteIndex&quot;:0},&quot;isEdited&quot;:false,&quot;manualOverride&quot;:{&quot;isManuallyOverridden&quot;:false,&quot;citeprocText&quot;:&quot;(Egger &amp;#38; Yu, 2022; Udupa et al., 2022)&quot;,&quot;manualOverrideText&quot;:&quot;&quot;},&quot;citationTag&quot;:&quot;MENDELEY_CITATION_v3_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&quot;,&quot;citationItems&quot;:[{&quot;id&quot;:&quot;330fc0f5-2bef-3f28-b534-5da6508e3ef6&quot;,&quot;itemData&quot;:{&quot;type&quot;:&quot;paper-conference&quot;,&quot;id&quot;:&quot;330fc0f5-2bef-3f28-b534-5da6508e3ef6&quot;,&quot;title&quot;:&quot;An exploratory analysis of GSDMM and BERTopic on short text topic modelling&quot;,&quot;author&quot;:[{&quot;family&quot;:&quot;Udupa&quot;,&quot;given&quot;:&quot;Abhinandan&quot;,&quot;parse-names&quot;:false,&quot;dropping-particle&quot;:&quot;&quot;,&quot;non-dropping-particle&quot;:&quot;&quot;},{&quot;family&quot;:&quot;Adarsh&quot;,&quot;given&quot;:&quot;K N&quot;,&quot;parse-names&quot;:false,&quot;dropping-particle&quot;:&quot;&quot;,&quot;non-dropping-particle&quot;:&quot;&quot;},{&quot;family&quot;:&quot;Aravinda&quot;,&quot;given&quot;:&quot;Anvitha&quot;,&quot;parse-names&quot;:false,&quot;dropping-particle&quot;:&quot;&quot;,&quot;non-dropping-particle&quot;:&quot;&quot;},{&quot;family&quot;:&quot;Godihal&quot;,&quot;given&quot;:&quot;Neelam H&quot;,&quot;parse-names&quot;:false,&quot;dropping-particle&quot;:&quot;&quot;,&quot;non-dropping-particle&quot;:&quot;&quot;},{&quot;family&quot;:&quot;Kayarvizhy&quot;,&quot;given&quot;:&quot;N&quot;,&quot;parse-names&quot;:false,&quot;dropping-particle&quot;:&quot;&quot;,&quot;non-dropping-particle&quot;:&quot;&quot;}],&quot;container-title&quot;:&quot;2022 fourth international conference on cognitive computing and information processing (CCIP)&quot;,&quot;ISBN&quot;:&quot;1665456485&quot;,&quot;issued&quot;:{&quot;date-parts&quot;:[[2022]]},&quot;page&quot;:&quot;1-9&quot;,&quot;publisher&quot;:&quot;IEEE&quot;,&quot;container-title-short&quot;:&quot;&quot;},&quot;isTemporary&quot;:false},{&quot;id&quot;:&quot;74c32d5e-2f66-391d-bdf3-743e6247b1c6&quot;,&quot;itemData&quot;:{&quot;type&quot;:&quot;article-journal&quot;,&quot;id&quot;:&quot;74c32d5e-2f66-391d-bdf3-743e6247b1c6&quot;,&quot;title&quot;:&quot;A topic modeling comparison between lda, nmf, top2vec, and bertopic to demystify twitter posts&quot;,&quot;author&quot;:[{&quot;family&quot;:&quot;Egger&quot;,&quot;given&quot;:&quot;Roman&quot;,&quot;parse-names&quot;:false,&quot;dropping-particle&quot;:&quot;&quot;,&quot;non-dropping-particle&quot;:&quot;&quot;},{&quot;family&quot;:&quot;Yu&quot;,&quot;given&quot;:&quot;Joanne&quot;,&quot;parse-names&quot;:false,&quot;dropping-particle&quot;:&quot;&quot;,&quot;non-dropping-particle&quot;:&quot;&quot;}],&quot;container-title&quot;:&quot;Frontiers in sociology&quot;,&quot;ISSN&quot;:&quot;2297-7775&quot;,&quot;issued&quot;:{&quot;date-parts&quot;:[[2022]]},&quot;page&quot;:&quot;886498&quot;,&quot;publisher&quot;:&quot;Frontiers Media SA&quot;,&quot;volume&quot;:&quot;7&quot;,&quot;container-title-short&quot;:&quot;&quot;},&quot;isTemporary&quot;:false}]},{&quot;citationID&quot;:&quot;MENDELEY_CITATION_44e00b0f-4c80-4041-ba37-c711f8db7c78&quot;,&quot;properties&quot;:{&quot;noteIndex&quot;:0},&quot;isEdited&quot;:false,&quot;manualOverride&quot;:{&quot;isManuallyOverridden&quot;:true,&quot;citeprocText&quot;:&quot;(Lee et al., 2023)&quot;,&quot;manualOverrideText&quot;:&quot;(e.g., Lee et al., 2023)&quot;},&quot;citationTag&quot;:&quot;MENDELEY_CITATION_v3_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&quot;,&quot;citationItems&quot;:[{&quot;id&quot;:&quot;37a30096-27f6-306a-8f5c-b5c734a01f05&quot;,&quot;itemData&quot;:{&quot;type&quot;:&quot;article-journal&quot;,&quot;id&quot;:&quot;37a30096-27f6-306a-8f5c-b5c734a01f05&quot;,&quot;title&quot;:&quot;Esg discourse analysis through bertopic: comparing news articles and academic papers&quot;,&quot;author&quot;:[{&quot;family&quot;:&quot;Lee&quot;,&quot;given&quot;:&quot;Haein&quot;,&quot;parse-names&quot;:false,&quot;dropping-particle&quot;:&quot;&quot;,&quot;non-dropping-particle&quot;:&quot;&quot;},{&quot;family&quot;:&quot;Lee&quot;,&quot;given&quot;:&quot;Seon Hong&quot;,&quot;parse-names&quot;:false,&quot;dropping-particle&quot;:&quot;&quot;,&quot;non-dropping-particle&quot;:&quot;&quot;},{&quot;family&quot;:&quot;Lee&quot;,&quot;given&quot;:&quot;Kyeo Re&quot;,&quot;parse-names&quot;:false,&quot;dropping-particle&quot;:&quot;&quot;,&quot;non-dropping-particle&quot;:&quot;&quot;},{&quot;family&quot;:&quot;Kim&quot;,&quot;given&quot;:&quot;Jang Hyun&quot;,&quot;parse-names&quot;:false,&quot;dropping-particle&quot;:&quot;&quot;,&quot;non-dropping-particle&quot;:&quot;&quot;}],&quot;container-title&quot;:&quot;Computers, Materials &amp; Continua&quot;,&quot;ISSN&quot;:&quot;1546-2218&quot;,&quot;issued&quot;:{&quot;date-parts&quot;:[[2023]]},&quot;page&quot;:&quot;6023-6037&quot;,&quot;issue&quot;:&quot;3&quot;,&quot;volume&quot;:&quot;75&quot;,&quot;container-title-short&quot;:&quot;&quot;},&quot;isTemporary&quot;:false,&quot;suppress-author&quot;:false,&quot;composite&quot;:false,&quot;author-only&quot;:false}]},{&quot;citationID&quot;:&quot;MENDELEY_CITATION_17a3fb6f-c44e-42bb-8a3c-004c0af12c8f&quot;,&quot;properties&quot;:{&quot;noteIndex&quot;:0},&quot;isEdited&quot;:false,&quot;manualOverride&quot;:{&quot;isManuallyOverridden&quot;:false,&quot;citeprocText&quot;:&quot;(Parlina &amp;#38; Maryati, 2023)&quot;,&quot;manualOverrideText&quot;:&quot;&quot;},&quot;citationTag&quot;:&quot;MENDELEY_CITATION_v3_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&quot;,&quot;citationItems&quot;:[{&quot;id&quot;:&quot;67ffe238-833c-3fa1-8466-e410d13e66c7&quot;,&quot;itemData&quot;:{&quot;type&quot;:&quot;paper-conference&quot;,&quot;id&quot;:&quot;67ffe238-833c-3fa1-8466-e410d13e66c7&quot;,&quot;title&quot;:&quot;Leveraging bertopic for the analysis of scientific papers on seaweed&quot;,&quot;author&quot;:[{&quot;family&quot;:&quot;Parlina&quot;,&quot;given&quot;:&quot;Anne&quot;,&quot;parse-names&quot;:false,&quot;dropping-particle&quot;:&quot;&quot;,&quot;non-dropping-particle&quot;:&quot;&quot;},{&quot;family&quot;:&quot;Maryati&quot;,&quot;given&quot;:&quot;Ira&quot;,&quot;parse-names&quot;:false,&quot;dropping-particle&quot;:&quot;&quot;,&quot;non-dropping-particle&quot;:&quot;&quot;}],&quot;container-title&quot;:&quot;2023 International Conference on Computer, Control, Informatics and its Applications (IC3INA)&quot;,&quot;ISBN&quot;:&quot;9798350394870&quot;,&quot;issued&quot;:{&quot;date-parts&quot;:[[2023]]},&quot;page&quot;:&quot;279-283&quot;,&quot;publisher&quot;:&quot;IEEE&quot;,&quot;container-title-short&quot;:&quot;&quot;},&quot;isTemporary&quot;:false,&quot;suppress-author&quot;:false,&quot;composite&quot;:false,&quot;author-only&quot;:false}]},{&quot;citationID&quot;:&quot;MENDELEY_CITATION_4ea767db-284a-495f-bc22-ec8304d2610c&quot;,&quot;properties&quot;:{&quot;noteIndex&quot;:0},&quot;isEdited&quot;:false,&quot;manualOverride&quot;:{&quot;isManuallyOverridden&quot;:false,&quot;citeprocText&quot;:&quot;(Y. Liu &amp;#38; Wan, 2024)&quot;,&quot;manualOverrideText&quot;:&quot;&quot;},&quot;citationTag&quot;:&quot;MENDELEY_CITATION_v3_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&quot;,&quot;citationItems&quot;:[{&quot;id&quot;:&quot;dea1d0be-91b4-3484-8b33-5a7b34042b5b&quot;,&quot;itemData&quot;:{&quot;type&quot;:&quot;article-journal&quot;,&quot;id&quot;:&quot;dea1d0be-91b4-3484-8b33-5a7b34042b5b&quot;,&quot;title&quot;:&quot;Unveiling temporal and spatial research trends in precision agriculture: A BERTopic text mining approach&quot;,&quot;author&quot;:[{&quot;family&quot;:&quot;Liu&quot;,&quot;given&quot;:&quot;Yang&quot;,&quot;parse-names&quot;:false,&quot;dropping-particle&quot;:&quot;&quot;,&quot;non-dropping-particle&quot;:&quot;&quot;},{&quot;family&quot;:&quot;Wan&quot;,&quot;given&quot;:&quot;Fanghao&quot;,&quot;parse-names&quot;:false,&quot;dropping-particle&quot;:&quot;&quot;,&quot;non-dropping-particle&quot;:&quot;&quot;}],&quot;container-title&quot;:&quot;Heliyon&quot;,&quot;container-title-short&quot;:&quot;Heliyon&quot;,&quot;ISSN&quot;:&quot;2405-8440&quot;,&quot;issued&quot;:{&quot;date-parts&quot;:[[2024]]},&quot;publisher&quot;:&quot;Elsevier&quot;},&quot;isTemporary&quot;:false,&quot;suppress-author&quot;:false,&quot;composite&quot;:false,&quot;author-only&quot;:false}]},{&quot;citationID&quot;:&quot;MENDELEY_CITATION_1ea958bd-3536-4c9c-bece-86d9ec1ceebe&quot;,&quot;properties&quot;:{&quot;noteIndex&quot;:0},&quot;isEdited&quot;:false,&quot;manualOverride&quot;:{&quot;isManuallyOverridden&quot;:false,&quot;citeprocText&quot;:&quot;(Barbedo et al., 2025)&quot;,&quot;manualOverrideText&quot;:&quot;&quot;},&quot;citationTag&quot;:&quot;MENDELEY_CITATION_v3_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&quot;,&quot;citationItems&quot;:[{&quot;id&quot;:&quot;ee0b810a-4eb7-3b54-a669-11ec3b14e08e&quot;,&quot;itemData&quot;:{&quot;type&quot;:&quot;article-journal&quot;,&quot;id&quot;:&quot;ee0b810a-4eb7-3b54-a669-11ec3b14e08e&quot;,&quot;title&quot;:&quot;CEOs’ and Directors’ perspective towards environmental sustainability and climate change&quot;,&quot;author&quot;:[{&quot;family&quot;:&quot;Barbedo&quot;,&quot;given&quot;:&quot;Mariana&quot;,&quot;parse-names&quot;:false,&quot;dropping-particle&quot;:&quot;&quot;,&quot;non-dropping-particle&quot;:&quot;&quot;},{&quot;family&quot;:&quot;Rita&quot;,&quot;given&quot;:&quot;Paulo&quot;,&quot;parse-names&quot;:false,&quot;dropping-particle&quot;:&quot;&quot;,&quot;non-dropping-particle&quot;:&quot;&quot;},{&quot;family&quot;:&quot;Ramos&quot;,&quot;given&quot;:&quot;Ricardo&quot;,&quot;parse-names&quot;:false,&quot;dropping-particle&quot;:&quot;&quot;,&quot;non-dropping-particle&quot;:&quot;&quot;}],&quot;container-title&quot;:&quot;Journal of Cleaner Production&quot;,&quot;container-title-short&quot;:&quot;J Clean Prod&quot;,&quot;ISSN&quot;:&quot;0959-6526&quot;,&quot;issued&quot;:{&quot;date-parts&quot;:[[2025]]},&quot;page&quot;:&quot;145143&quot;,&quot;publisher&quot;:&quot;Elsevier&quot;},&quot;isTemporary&quot;:false,&quot;suppress-author&quot;:false,&quot;composite&quot;:false,&quot;author-only&quot;:false}]},{&quot;citationID&quot;:&quot;MENDELEY_CITATION_614068fd-195d-4d89-b0e0-c077abaa4375&quot;,&quot;properties&quot;:{&quot;noteIndex&quot;:0},&quot;isEdited&quot;:false,&quot;manualOverride&quot;:{&quot;isManuallyOverridden&quot;:false,&quot;citeprocText&quot;:&quot;(Barbedo et al., 2025)&quot;,&quot;manualOverrideText&quot;:&quot;&quot;},&quot;citationTag&quot;:&quot;MENDELEY_CITATION_v3_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&quot;,&quot;citationItems&quot;:[{&quot;id&quot;:&quot;ee0b810a-4eb7-3b54-a669-11ec3b14e08e&quot;,&quot;itemData&quot;:{&quot;type&quot;:&quot;article-journal&quot;,&quot;id&quot;:&quot;ee0b810a-4eb7-3b54-a669-11ec3b14e08e&quot;,&quot;title&quot;:&quot;CEOs’ and Directors’ perspective towards environmental sustainability and climate change&quot;,&quot;author&quot;:[{&quot;family&quot;:&quot;Barbedo&quot;,&quot;given&quot;:&quot;Mariana&quot;,&quot;parse-names&quot;:false,&quot;dropping-particle&quot;:&quot;&quot;,&quot;non-dropping-particle&quot;:&quot;&quot;},{&quot;family&quot;:&quot;Rita&quot;,&quot;given&quot;:&quot;Paulo&quot;,&quot;parse-names&quot;:false,&quot;dropping-particle&quot;:&quot;&quot;,&quot;non-dropping-particle&quot;:&quot;&quot;},{&quot;family&quot;:&quot;Ramos&quot;,&quot;given&quot;:&quot;Ricardo&quot;,&quot;parse-names&quot;:false,&quot;dropping-particle&quot;:&quot;&quot;,&quot;non-dropping-particle&quot;:&quot;&quot;}],&quot;container-title&quot;:&quot;Journal of Cleaner Production&quot;,&quot;container-title-short&quot;:&quot;J Clean Prod&quot;,&quot;ISSN&quot;:&quot;0959-6526&quot;,&quot;issued&quot;:{&quot;date-parts&quot;:[[2025]]},&quot;page&quot;:&quot;145143&quot;,&quot;publisher&quot;:&quot;Elsevier&quot;},&quot;isTemporary&quot;:false,&quot;suppress-author&quot;:false,&quot;composite&quot;:false,&quot;author-only&quot;:false}]},{&quot;citationID&quot;:&quot;MENDELEY_CITATION_3ad6e375-b044-4d8c-a1fd-0ad5df6026ea&quot;,&quot;properties&quot;:{&quot;noteIndex&quot;:0},&quot;isEdited&quot;:false,&quot;manualOverride&quot;:{&quot;isManuallyOverridden&quot;:false,&quot;citeprocText&quot;:&quot;(Munawar et al., 2025)&quot;,&quot;manualOverrideText&quot;:&quot;&quot;},&quot;citationTag&quot;:&quot;MENDELEY_CITATION_v3_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&quot;,&quot;citationItems&quot;:[{&quot;id&quot;:&quot;9de3e33b-e244-39cd-94db-d159bdfe1b3d&quot;,&quot;itemData&quot;:{&quot;type&quot;:&quot;article-journal&quot;,&quot;id&quot;:&quot;9de3e33b-e244-39cd-94db-d159bdfe1b3d&quot;,&quot;title&quot;:&quot;Conceptual design for traceability and transparency in halal self-declared with blockchain&quot;,&quot;author&quot;:[{&quot;family&quot;:&quot;Munawar&quot;,&quot;given&quot;:&quot;Munawar&quot;,&quot;parse-names&quot;:false,&quot;dropping-particle&quot;:&quot;&quot;,&quot;non-dropping-particle&quot;:&quot;&quot;},{&quot;family&quot;:&quot;Zulfiandri&quot;,&quot;given&quot;:&quot;Zulfiandri&quot;,&quot;parse-names&quot;:false,&quot;dropping-particle&quot;:&quot;&quot;,&quot;non-dropping-particle&quot;:&quot;&quot;},{&quot;family&quot;:&quot;Mugiyono&quot;,&quot;given&quot;:&quot;Arif&quot;,&quot;parse-names&quot;:false,&quot;dropping-particle&quot;:&quot;&quot;,&quot;non-dropping-particle&quot;:&quot;&quot;}],&quot;container-title&quot;:&quot;Bulletin of Electrical Engineering and Informatics&quot;,&quot;ISSN&quot;:&quot;2302-9285&quot;,&quot;issued&quot;:{&quot;date-parts&quot;:[[2025]]},&quot;page&quot;:&quot;1160-1167&quot;,&quot;issue&quot;:&quot;2&quot;,&quot;volume&quot;:&quot;14&quot;,&quot;container-title-short&quot;:&quot;&quot;},&quot;isTemporary&quot;:false,&quot;suppress-author&quot;:false,&quot;composite&quot;:false,&quot;author-only&quot;:false}]},{&quot;citationID&quot;:&quot;MENDELEY_CITATION_22ad873a-3084-4e09-8870-a0518176856c&quot;,&quot;properties&quot;:{&quot;noteIndex&quot;:0},&quot;isEdited&quot;:false,&quot;manualOverride&quot;:{&quot;isManuallyOverridden&quot;:false,&quot;citeprocText&quot;:&quot;(Lavanya &amp;#38; Kavitha, 2022)&quot;,&quot;manualOverrideText&quot;:&quot;&quot;},&quot;citationTag&quot;:&quot;MENDELEY_CITATION_v3_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&quot;,&quot;citationItems&quot;:[{&quot;id&quot;:&quot;0b42d467-526a-3a02-858e-2ff5de75e78f&quot;,&quot;itemData&quot;:{&quot;type&quot;:&quot;article-journal&quot;,&quot;id&quot;:&quot;0b42d467-526a-3a02-858e-2ff5de75e78f&quot;,&quot;title&quot;:&quot;Secure tamper-resistant electronic health record transaction in cloud system via blockchain&quot;,&quot;author&quot;:[{&quot;family&quot;:&quot;Lavanya&quot;,&quot;given&quot;:&quot;M&quot;,&quot;parse-names&quot;:false,&quot;dropping-particle&quot;:&quot;&quot;,&quot;non-dropping-particle&quot;:&quot;&quot;},{&quot;family&quot;:&quot;Kavitha&quot;,&quot;given&quot;:&quot;V&quot;,&quot;parse-names&quot;:false,&quot;dropping-particle&quot;:&quot;&quot;,&quot;non-dropping-particle&quot;:&quot;&quot;}],&quot;container-title&quot;:&quot;Wireless Personal Communications&quot;,&quot;container-title-short&quot;:&quot;Wirel Pers Commun&quot;,&quot;ISSN&quot;:&quot;0929-6212&quot;,&quot;issued&quot;:{&quot;date-parts&quot;:[[2022]]},&quot;page&quot;:&quot;607-632&quot;,&quot;publisher&quot;:&quot;Springer&quot;,&quot;issue&quot;:&quot;1&quot;,&quot;volume&quot;:&quot;124&quot;},&quot;isTemporary&quot;:false,&quot;suppress-author&quot;:false,&quot;composite&quot;:false,&quot;author-only&quot;:false}]},{&quot;citationID&quot;:&quot;MENDELEY_CITATION_f88332ae-cba3-4097-8a48-95cdef5ae06a&quot;,&quot;properties&quot;:{&quot;noteIndex&quot;:0},&quot;isEdited&quot;:false,&quot;manualOverride&quot;:{&quot;isManuallyOverridden&quot;:false,&quot;citeprocText&quot;:&quot;(Hamidi et al., 2022)&quot;,&quot;manualOverrideText&quot;:&quot;&quot;},&quot;citationTag&quot;:&quot;MENDELEY_CITATION_v3_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&quot;,&quot;citationItems&quot;:[{&quot;id&quot;:&quot;d70cb112-9482-3936-9d45-69f449cc6b86&quot;,&quot;itemData&quot;:{&quot;type&quot;:&quot;article-journal&quot;,&quot;id&quot;:&quot;d70cb112-9482-3936-9d45-69f449cc6b86&quot;,&quot;title&quot;:&quot;Blockchain capabilities to improve the productivity of maritime logistics processes: review, taxonomy, open challenges and future trends&quot;,&quot;author&quot;:[{&quot;family&quot;:&quot;Hamidi&quot;,&quot;given&quot;:&quot;Seyed Mohammad Mahdi&quot;,&quot;parse-names&quot;:false,&quot;dropping-particle&quot;:&quot;&quot;,&quot;non-dropping-particle&quot;:&quot;&quot;},{&quot;family&quot;:&quot;Hoseini&quot;,&quot;given&quot;:&quot;Seyed Farzad&quot;,&quot;parse-names&quot;:false,&quot;dropping-particle&quot;:&quot;&quot;,&quot;non-dropping-particle&quot;:&quot;&quot;},{&quot;family&quot;:&quot;Gholami&quot;,&quot;given&quot;:&quot;Hadi&quot;,&quot;parse-names&quot;:false,&quot;dropping-particle&quot;:&quot;&quot;,&quot;non-dropping-particle&quot;:&quot;&quot;},{&quot;family&quot;:&quot;Kananizadeh&quot;,&quot;given&quot;:&quot;Mohammd&quot;,&quot;parse-names&quot;:false,&quot;dropping-particle&quot;:&quot;&quot;,&quot;non-dropping-particle&quot;:&quot;&quot;}],&quot;container-title&quot;:&quot;Journal of Information Technology Management&quot;,&quot;ISSN&quot;:&quot;2980-7972&quot;,&quot;issued&quot;:{&quot;date-parts&quot;:[[2022]]},&quot;page&quot;:&quot;144-170&quot;,&quot;publisher&quot;:&quot;Faculty of Management, University of Tehran&quot;,&quot;issue&quot;:&quot;Special Issue: The business value of Blockchain, challenges, and perspectives.&quot;,&quot;volume&quot;:&quot;14&quot;,&quot;container-title-short&quot;:&quot;&quot;},&quot;isTemporary&quot;:false,&quot;suppress-author&quot;:false,&quot;composite&quot;:false,&quot;author-only&quot;:false}]},{&quot;citationID&quot;:&quot;MENDELEY_CITATION_75c2e185-c2f0-41a0-ad7a-07251948e61d&quot;,&quot;properties&quot;:{&quot;noteIndex&quot;:0},&quot;isEdited&quot;:false,&quot;manualOverride&quot;:{&quot;isManuallyOverridden&quot;:false,&quot;citeprocText&quot;:&quot;(Zhan &amp;#38; Wan, 2024)&quot;,&quot;manualOverrideText&quot;:&quot;&quot;},&quot;citationTag&quot;:&quot;MENDELEY_CITATION_v3_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&quot;,&quot;citationItems&quot;:[{&quot;id&quot;:&quot;6d7e7774-a372-3425-a60d-b595e73f972b&quot;,&quot;itemData&quot;:{&quot;type&quot;:&quot;article-journal&quot;,&quot;id&quot;:&quot;6d7e7774-a372-3425-a60d-b595e73f972b&quot;,&quot;title&quot;:&quot;Research of blockchain-embedded agricultural quality credit regulation influencing factors&quot;,&quot;author&quot;:[{&quot;family&quot;:&quot;Zhan&quot;,&quot;given&quot;:&quot;Shuai&quot;,&quot;parse-names&quot;:false,&quot;dropping-particle&quot;:&quot;&quot;,&quot;non-dropping-particle&quot;:&quot;&quot;},{&quot;family&quot;:&quot;Wan&quot;,&quot;given&quot;:&quot;Zhilan&quot;,&quot;parse-names&quot;:false,&quot;dropping-particle&quot;:&quot;&quot;,&quot;non-dropping-particle&quot;:&quot;&quot;}],&quot;container-title&quot;:&quot;Industrial Management &amp; Data Systems&quot;,&quot;ISSN&quot;:&quot;0263-5577&quot;,&quot;issued&quot;:{&quot;date-parts&quot;:[[2024]]},&quot;page&quot;:&quot;1701-1724&quot;,&quot;publisher&quot;:&quot;Emerald Publishing Limited&quot;,&quot;issue&quot;:&quot;5&quot;,&quot;volume&quot;:&quot;124&quot;,&quot;container-title-short&quot;:&quot;&quot;},&quot;isTemporary&quot;:false,&quot;suppress-author&quot;:false,&quot;composite&quot;:false,&quot;author-only&quot;:false}]},{&quot;citationID&quot;:&quot;MENDELEY_CITATION_651f0a9c-5352-4bc2-9d9f-3bf1cd152c5c&quot;,&quot;properties&quot;:{&quot;noteIndex&quot;:0},&quot;isEdited&quot;:false,&quot;manualOverride&quot;:{&quot;isManuallyOverridden&quot;:false,&quot;citeprocText&quot;:&quot;(Hina et al., 2025)&quot;,&quot;manualOverrideText&quot;:&quot;&quot;},&quot;citationTag&quot;:&quot;MENDELEY_CITATION_v3_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&quot;,&quot;citationItems&quot;:[{&quot;id&quot;:&quot;df9fb6a3-7b02-300f-9d23-d7b646509bcd&quot;,&quot;itemData&quot;:{&quot;type&quot;:&quot;article-journal&quot;,&quot;id&quot;:&quot;df9fb6a3-7b02-300f-9d23-d7b646509bcd&quot;,&quot;title&quot;:&quot;Towards sustainable consumption decision-making: Examining the interplay of blockchain transparency and information-seeking in reducing product uncertainty&quot;,&quot;author&quot;:[{&quot;family&quot;:&quot;Hina&quot;,&quot;given&quot;:&quot;Maryam&quot;,&quot;parse-names&quot;:false,&quot;dropping-particle&quot;:&quot;&quot;,&quot;non-dropping-particle&quot;:&quot;&quot;},{&quot;family&quot;:&quot;Islam&quot;,&quot;given&quot;:&quot;Najmul&quot;,&quot;parse-names&quot;:false,&quot;dropping-particle&quot;:&quot;&quot;,&quot;non-dropping-particle&quot;:&quot;&quot;},{&quot;family&quot;:&quot;Luo&quot;,&quot;given&quot;:&quot;Xin Robert&quot;,&quot;parse-names&quot;:false,&quot;dropping-particle&quot;:&quot;&quot;,&quot;non-dropping-particle&quot;:&quot;&quot;}],&quot;container-title&quot;:&quot;Decision Support Systems&quot;,&quot;container-title-short&quot;:&quot;Decis Support Syst&quot;,&quot;ISSN&quot;:&quot;0167-9236&quot;,&quot;issued&quot;:{&quot;date-parts&quot;:[[2025]]},&quot;page&quot;:&quot;114370&quot;,&quot;publisher&quot;:&quot;Elsevier&quot;,&quot;volume&quot;:&quot;189&quot;},&quot;isTemporary&quot;:false,&quot;suppress-author&quot;:false,&quot;composite&quot;:false,&quot;author-only&quot;:false}]},{&quot;citationID&quot;:&quot;MENDELEY_CITATION_7c35b84d-943f-4a3e-8351-b71543f514a2&quot;,&quot;properties&quot;:{&quot;noteIndex&quot;:0},&quot;isEdited&quot;:false,&quot;manualOverride&quot;:{&quot;isManuallyOverridden&quot;:false,&quot;citeprocText&quot;:&quot;(Ye et al., 2025)&quot;,&quot;manualOverrideText&quot;:&quot;&quot;},&quot;citationTag&quot;:&quot;MENDELEY_CITATION_v3_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&quot;,&quot;citationItems&quot;:[{&quot;id&quot;:&quot;6ceb1a6b-0846-3028-b326-dbdcec57462d&quot;,&quot;itemData&quot;:{&quot;type&quot;:&quot;article-journal&quot;,&quot;id&quot;:&quot;6ceb1a6b-0846-3028-b326-dbdcec57462d&quot;,&quot;title&quot;:&quot;Research on low carbon collaborative strategy of supply chain under blockchain information-sharing mechanism&quot;,&quot;author&quot;:[{&quot;family&quot;:&quot;Ye&quot;,&quot;given&quot;:&quot;C&quot;,&quot;parse-names&quot;:false,&quot;dropping-particle&quot;:&quot;&quot;,&quot;non-dropping-particle&quot;:&quot;&quot;},{&quot;family&quot;:&quot;Weng&quot;,&quot;given&quot;:&quot;S&quot;,&quot;parse-names&quot;:false,&quot;dropping-particle&quot;:&quot;&quot;,&quot;non-dropping-particle&quot;:&quot;&quot;},{&quot;family&quot;:&quot;Zhang&quot;,&quot;given&quot;:&quot;X&quot;,&quot;parse-names&quot;:false,&quot;dropping-particle&quot;:&quot;&quot;,&quot;non-dropping-particle&quot;:&quot;&quot;}],&quot;container-title&quot;:&quot;International Journal of Environmental Science and Technology&quot;,&quot;ISSN&quot;:&quot;1735-1472&quot;,&quot;issued&quot;:{&quot;date-parts&quot;:[[2025]]},&quot;page&quot;:&quot;4655-4670&quot;,&quot;publisher&quot;:&quot;Springer&quot;,&quot;issue&quot;:&quot;6&quot;,&quot;volume&quot;:&quot;22&quot;,&quot;container-title-short&quot;:&quot;&quot;},&quot;isTemporary&quot;:false,&quot;suppress-author&quot;:false,&quot;composite&quot;:false,&quot;author-only&quot;:false}]},{&quot;citationID&quot;:&quot;MENDELEY_CITATION_c65b823e-468a-4dc0-8389-891ffd91416d&quot;,&quot;properties&quot;:{&quot;noteIndex&quot;:0},&quot;isEdited&quot;:false,&quot;manualOverride&quot;:{&quot;isManuallyOverridden&quot;:false,&quot;citeprocText&quot;:&quot;(Cumming et al., 2025)&quot;,&quot;manualOverrideText&quot;:&quot;&quot;},&quot;citationTag&quot;:&quot;MENDELEY_CITATION_v3_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&quot;,&quot;citationItems&quot;:[{&quot;id&quot;:&quot;d9a5384f-d0a8-3c62-a840-1d7196ca0aca&quot;,&quot;itemData&quot;:{&quot;type&quot;:&quot;article-journal&quot;,&quot;id&quot;:&quot;d9a5384f-d0a8-3c62-a840-1d7196ca0aca&quot;,&quot;title&quot;:&quot;Financing decentralized digital platform growth: The role of crypto funds in blockchain-based startups&quot;,&quot;author&quot;:[{&quot;family&quot;:&quot;Cumming&quot;,&quot;given&quot;:&quot;Douglas&quot;,&quot;parse-names&quot;:false,&quot;dropping-particle&quot;:&quot;&quot;,&quot;non-dropping-particle&quot;:&quot;&quot;},{&quot;family&quot;:&quot;Drobetz&quot;,&quot;given&quot;:&quot;Wolfgang&quot;,&quot;parse-names&quot;:false,&quot;dropping-particle&quot;:&quot;&quot;,&quot;non-dropping-particle&quot;:&quot;&quot;},{&quot;family&quot;:&quot;Momtaz&quot;,&quot;given&quot;:&quot;Paul P&quot;,&quot;parse-names&quot;:false,&quot;dropping-particle&quot;:&quot;&quot;,&quot;non-dropping-particle&quot;:&quot;&quot;},{&quot;family&quot;:&quot;Schermann&quot;,&quot;given&quot;:&quot;Niclas&quot;,&quot;parse-names&quot;:false,&quot;dropping-particle&quot;:&quot;&quot;,&quot;non-dropping-particle&quot;:&quot;&quot;}],&quot;container-title&quot;:&quot;Journal of Business Venturing&quot;,&quot;container-title-short&quot;:&quot;J Bus Ventur&quot;,&quot;ISSN&quot;:&quot;0883-9026&quot;,&quot;issued&quot;:{&quot;date-parts&quot;:[[2025]]},&quot;page&quot;:&quot;106450&quot;,&quot;publisher&quot;:&quot;Elsevier&quot;,&quot;issue&quot;:&quot;1&quot;,&quot;volume&quot;:&quot;40&quot;},&quot;isTemporary&quot;:false,&quot;suppress-author&quot;:false,&quot;composite&quot;:false,&quot;author-only&quot;:false}]},{&quot;citationID&quot;:&quot;MENDELEY_CITATION_55aa3172-917e-4d74-a762-3746cd83da40&quot;,&quot;properties&quot;:{&quot;noteIndex&quot;:0},&quot;isEdited&quot;:false,&quot;manualOverride&quot;:{&quot;isManuallyOverridden&quot;:false,&quot;citeprocText&quot;:&quot;(Khan et al., 2022)&quot;,&quot;manualOverrideText&quot;:&quot;&quot;},&quot;citationTag&quot;:&quot;MENDELEY_CITATION_v3_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&quot;,&quot;citationItems&quot;:[{&quot;id&quot;:&quot;beb2a440-1540-3643-a280-2d0c280180da&quot;,&quot;itemData&quot;:{&quot;type&quot;:&quot;article-journal&quot;,&quot;id&quot;:&quot;beb2a440-1540-3643-a280-2d0c280180da&quot;,&quot;title&quot;:&quot;ShrimpChain: A blockchain-based transparent and traceable framework to enhance the export potentiality of Bangladeshi shrimp&quot;,&quot;author&quot;:[{&quot;family&quot;:&quot;Khan&quot;,&quot;given&quot;:&quot;Md Akhtaruzzaman&quot;,&quot;parse-names&quot;:false,&quot;dropping-particle&quot;:&quot;&quot;,&quot;non-dropping-particle&quot;:&quot;&quot;},{&quot;family&quot;:&quot;Hossain&quot;,&quot;given&quot;:&quot;Md Emran&quot;,&quot;parse-names&quot;:false,&quot;dropping-particle&quot;:&quot;&quot;,&quot;non-dropping-particle&quot;:&quot;&quot;},{&quot;family&quot;:&quot;Shahaab&quot;,&quot;given&quot;:&quot;Ali&quot;,&quot;parse-names&quot;:false,&quot;dropping-particle&quot;:&quot;&quot;,&quot;non-dropping-particle&quot;:&quot;&quot;},{&quot;family&quot;:&quot;Khan&quot;,&quot;given&quot;:&quot;Imtiaz&quot;,&quot;parse-names&quot;:false,&quot;dropping-particle&quot;:&quot;&quot;,&quot;non-dropping-particle&quot;:&quot;&quot;}],&quot;container-title&quot;:&quot;Smart Agricultural Technology&quot;,&quot;ISSN&quot;:&quot;2772-3755&quot;,&quot;issued&quot;:{&quot;date-parts&quot;:[[2022]]},&quot;page&quot;:&quot;100041&quot;,&quot;publisher&quot;:&quot;Elsevier&quot;,&quot;volume&quot;:&quot;2&quot;,&quot;container-title-short&quot;:&quot;&quot;},&quot;isTemporary&quot;:false,&quot;suppress-author&quot;:false,&quot;composite&quot;:false,&quot;author-only&quot;:false}]},{&quot;citationID&quot;:&quot;MENDELEY_CITATION_526c3c9d-81b4-47b3-a62e-08a0f8801af1&quot;,&quot;properties&quot;:{&quot;noteIndex&quot;:0},&quot;isEdited&quot;:false,&quot;manualOverride&quot;:{&quot;isManuallyOverridden&quot;:false,&quot;citeprocText&quot;:&quot;(Valencia-Payan et al., 2023)&quot;,&quot;manualOverrideText&quot;:&quot;&quot;},&quot;citationTag&quot;:&quot;MENDELEY_CITATION_v3_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&quot;,&quot;citationItems&quot;:[{&quot;id&quot;:&quot;13b8bf11-c634-3ead-9462-fe1448c4dede&quot;,&quot;itemData&quot;:{&quot;type&quot;:&quot;article-journal&quot;,&quot;id&quot;:&quot;13b8bf11-c634-3ead-9462-fe1448c4dede&quot;,&quot;title&quot;:&quot;Smart Contract to Traceability of Food Social Selling.&quot;,&quot;author&quot;:[{&quot;family&quot;:&quot;Valencia-Payan&quot;,&quot;given&quot;:&quot;Cristian&quot;,&quot;parse-names&quot;:false,&quot;dropping-particle&quot;:&quot;&quot;,&quot;non-dropping-particle&quot;:&quot;&quot;},{&quot;family&quot;:&quot;Fernando Grass-Ramírez&quot;,&quot;given&quot;:&quot;José&quot;,&quot;parse-names&quot;:false,&quot;dropping-particle&quot;:&quot;&quot;,&quot;non-dropping-particle&quot;:&quot;&quot;},{&quot;family&quot;:&quot;Ramirez-Gonzalez&quot;,&quot;given&quot;:&quot;Gustavo&quot;,&quot;parse-names&quot;:false,&quot;dropping-particle&quot;:&quot;&quot;,&quot;non-dropping-particle&quot;:&quot;&quot;},{&quot;family&quot;:&quot;Carlos Corrales&quot;,&quot;given&quot;:&quot;Juan&quot;,&quot;parse-names&quot;:false,&quot;dropping-particle&quot;:&quot;&quot;,&quot;non-dropping-particle&quot;:&quot;&quot;}],&quot;container-title&quot;:&quot;Computers, Materials &amp; Continua&quot;,&quot;ISSN&quot;:&quot;1546-2218&quot;,&quot;issued&quot;:{&quot;date-parts&quot;:[[2023]]},&quot;issue&quot;:&quot;3&quot;,&quot;volume&quot;:&quot;74&quot;,&quot;container-title-short&quot;:&quot;&quot;},&quot;isTemporary&quot;:false,&quot;suppress-author&quot;:false,&quot;composite&quot;:false,&quot;author-only&quot;:false}]},{&quot;citationID&quot;:&quot;MENDELEY_CITATION_db47d921-df72-435b-8608-af377647a202&quot;,&quot;properties&quot;:{&quot;noteIndex&quot;:0},&quot;isEdited&quot;:false,&quot;manualOverride&quot;:{&quot;isManuallyOverridden&quot;:false,&quot;citeprocText&quot;:&quot;(Y. Liu et al., 2024)&quot;,&quot;manualOverrideText&quot;:&quot;&quot;},&quot;citationTag&quot;:&quot;MENDELEY_CITATION_v3_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&quot;,&quot;citationItems&quot;:[{&quot;id&quot;:&quot;05587018-8bc0-3d40-ac7d-89ae3af25432&quot;,&quot;itemData&quot;:{&quot;type&quot;:&quot;article-journal&quot;,&quot;id&quot;:&quot;05587018-8bc0-3d40-ac7d-89ae3af25432&quot;,&quot;title&quot;:&quot;Blockchain-enabled platform-as-a-service for production management in off-site construction design using openBIM standards&quot;,&quot;author&quot;:[{&quot;family&quot;:&quot;Liu&quot;,&quot;given&quot;:&quot;Yuhan&quot;,&quot;parse-names&quot;:false,&quot;dropping-particle&quot;:&quot;&quot;,&quot;non-dropping-particle&quot;:&quot;&quot;},{&quot;family&quot;:&quot;Tao&quot;,&quot;given&quot;:&quot;Xingyu&quot;,&quot;parse-names&quot;:false,&quot;dropping-particle&quot;:&quot;&quot;,&quot;non-dropping-particle&quot;:&quot;&quot;},{&quot;family&quot;:&quot;Das&quot;,&quot;given&quot;:&quot;Moumita&quot;,&quot;parse-names&quot;:false,&quot;dropping-particle&quot;:&quot;&quot;,&quot;non-dropping-particle&quot;:&quot;&quot;},{&quot;family&quot;:&quot;Gong&quot;,&quot;given&quot;:&quot;Xingbo&quot;,&quot;parse-names&quot;:false,&quot;dropping-particle&quot;:&quot;&quot;,&quot;non-dropping-particle&quot;:&quot;&quot;},{&quot;family&quot;:&quot;Liu&quot;,&quot;given&quot;:&quot;Hao&quot;,&quot;parse-names&quot;:false,&quot;dropping-particle&quot;:&quot;&quot;,&quot;non-dropping-particle&quot;:&quot;&quot;},{&quot;family&quot;:&quot;Xu&quot;,&quot;given&quot;:&quot;Yuqing&quot;,&quot;parse-names&quot;:false,&quot;dropping-particle&quot;:&quot;&quot;,&quot;non-dropping-particle&quot;:&quot;&quot;},{&quot;family&quot;:&quot;Xie&quot;,&quot;given&quot;:&quot;Anke&quot;,&quot;parse-names&quot;:false,&quot;dropping-particle&quot;:&quot;&quot;,&quot;non-dropping-particle&quot;:&quot;&quot;},{&quot;family&quot;:&quot;Cheng&quot;,&quot;given&quot;:&quot;Jack C P&quot;,&quot;parse-names&quot;:false,&quot;dropping-particle&quot;:&quot;&quot;,&quot;non-dropping-particle&quot;:&quot;&quot;}],&quot;container-title&quot;:&quot;Automation in Construction&quot;,&quot;container-title-short&quot;:&quot;Autom Constr&quot;,&quot;ISSN&quot;:&quot;0926-5805&quot;,&quot;issued&quot;:{&quot;date-parts&quot;:[[2024]]},&quot;page&quot;:&quot;105447&quot;,&quot;publisher&quot;:&quot;Elsevier&quot;,&quot;volume&quot;:&quot;164&quot;},&quot;isTemporary&quot;:false,&quot;suppress-author&quot;:false,&quot;composite&quot;:false,&quot;author-only&quot;:false}]},{&quot;citationID&quot;:&quot;MENDELEY_CITATION_b1c1a984-f76d-4b09-8063-4e65e39f6378&quot;,&quot;properties&quot;:{&quot;noteIndex&quot;:0},&quot;isEdited&quot;:false,&quot;manualOverride&quot;:{&quot;isManuallyOverridden&quot;:false,&quot;citeprocText&quot;:&quot;(Frikha et al., 2023)&quot;,&quot;manualOverrideText&quot;:&quot;&quot;},&quot;citationTag&quot;:&quot;MENDELEY_CITATION_v3_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&quot;,&quot;citationItems&quot;:[{&quot;id&quot;:&quot;84b4c2f1-06ac-3917-831b-0002c43c6d85&quot;,&quot;itemData&quot;:{&quot;type&quot;:&quot;article-journal&quot;,&quot;id&quot;:&quot;84b4c2f1-06ac-3917-831b-0002c43c6d85&quot;,&quot;title&quot;:&quot;Integrating blockchain and deep learning for intelligent greenhouse control and traceability&quot;,&quot;author&quot;:[{&quot;family&quot;:&quot;Frikha&quot;,&quot;given&quot;:&quot;Tarek&quot;,&quot;parse-names&quot;:false,&quot;dropping-particle&quot;:&quot;&quot;,&quot;non-dropping-particle&quot;:&quot;&quot;},{&quot;family&quot;:&quot;Ktari&quot;,&quot;given&quot;:&quot;Jalel&quot;,&quot;parse-names&quot;:false,&quot;dropping-particle&quot;:&quot;&quot;,&quot;non-dropping-particle&quot;:&quot;&quot;},{&quot;family&quot;:&quot;Zalila&quot;,&quot;given&quot;:&quot;Bechir&quot;,&quot;parse-names&quot;:false,&quot;dropping-particle&quot;:&quot;&quot;,&quot;non-dropping-particle&quot;:&quot;&quot;},{&quot;family&quot;:&quot;Ghorbel&quot;,&quot;given&quot;:&quot;Oussama&quot;,&quot;parse-names&quot;:false,&quot;dropping-particle&quot;:&quot;&quot;,&quot;non-dropping-particle&quot;:&quot;&quot;},{&quot;family&quot;:&quot;Amor&quot;,&quot;given&quot;:&quot;Nader&quot;,&quot;parse-names&quot;:false,&quot;dropping-particle&quot;:&quot;Ben&quot;,&quot;non-dropping-particle&quot;:&quot;&quot;}],&quot;container-title&quot;:&quot;Alexandria Engineering Journal&quot;,&quot;ISSN&quot;:&quot;1110-0168&quot;,&quot;issued&quot;:{&quot;date-parts&quot;:[[2023]]},&quot;page&quot;:&quot;259-273&quot;,&quot;publisher&quot;:&quot;Elsevier&quot;,&quot;volume&quot;:&quot;79&quot;,&quot;container-title-short&quot;:&quot;&quot;},&quot;isTemporary&quot;:false,&quot;suppress-author&quot;:false,&quot;composite&quot;:false,&quot;author-only&quot;:false}]},{&quot;citationID&quot;:&quot;MENDELEY_CITATION_4c35f2fb-c222-4688-ab1e-7d86f1ea2dde&quot;,&quot;properties&quot;:{&quot;noteIndex&quot;:0},&quot;isEdited&quot;:false,&quot;manualOverride&quot;:{&quot;isManuallyOverridden&quot;:false,&quot;citeprocText&quot;:&quot;(van Wassenaer et al., 2023)&quot;,&quot;manualOverrideText&quot;:&quot;&quot;},&quot;citationTag&quot;:&quot;MENDELEY_CITATION_v3_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&quot;,&quot;citationItems&quot;:[{&quot;id&quot;:&quot;09129358-cdc0-343c-bedc-eeeb2ebb8f5c&quot;,&quot;itemData&quot;:{&quot;type&quot;:&quot;article-journal&quot;,&quot;id&quot;:&quot;09129358-cdc0-343c-bedc-eeeb2ebb8f5c&quot;,&quot;title&quot;:&quot;Tokenizing circularity in agri-food systems: A conceptual framework and exploratory study&quot;,&quot;author&quot;:[{&quot;family&quot;:&quot;Wassenaer&quot;,&quot;given&quot;:&quot;Lan&quot;,&quot;parse-names&quot;:false,&quot;dropping-particle&quot;:&quot;&quot;,&quot;non-dropping-particle&quot;:&quot;van&quot;},{&quot;family&quot;:&quot;Verdouw&quot;,&quot;given&quot;:&quot;Cor&quot;,&quot;parse-names&quot;:false,&quot;dropping-particle&quot;:&quot;&quot;,&quot;non-dropping-particle&quot;:&quot;&quot;},{&quot;family&quot;:&quot;Kassahun&quot;,&quot;given&quot;:&quot;Ayalew&quot;,&quot;parse-names&quot;:false,&quot;dropping-particle&quot;:&quot;&quot;,&quot;non-dropping-particle&quot;:&quot;&quot;},{&quot;family&quot;:&quot;Hilten&quot;,&quot;given&quot;:&quot;Mireille&quot;,&quot;parse-names&quot;:false,&quot;dropping-particle&quot;:&quot;&quot;,&quot;non-dropping-particle&quot;:&quot;van&quot;},{&quot;family&quot;:&quot;Meij&quot;,&quot;given&quot;:&quot;Koos&quot;,&quot;parse-names&quot;:false,&quot;dropping-particle&quot;:&quot;&quot;,&quot;non-dropping-particle&quot;:&quot;van der&quot;},{&quot;family&quot;:&quot;Tekinerdogan&quot;,&quot;given&quot;:&quot;Bedir&quot;,&quot;parse-names&quot;:false,&quot;dropping-particle&quot;:&quot;&quot;,&quot;non-dropping-particle&quot;:&quot;&quot;}],&quot;container-title&quot;:&quot;Journal of Cleaner Production&quot;,&quot;container-title-short&quot;:&quot;J Clean Prod&quot;,&quot;ISSN&quot;:&quot;0959-6526&quot;,&quot;issued&quot;:{&quot;date-parts&quot;:[[2023]]},&quot;page&quot;:&quot;137527&quot;,&quot;publisher&quot;:&quot;Elsevier&quot;,&quot;volume&quot;:&quot;413&quot;},&quot;isTemporary&quot;:false,&quot;suppress-author&quot;:false,&quot;composite&quot;:false,&quot;author-only&quot;:false}]},{&quot;citationID&quot;:&quot;MENDELEY_CITATION_dfb7ec8e-18f5-4c3f-b48e-92530a7ded30&quot;,&quot;properties&quot;:{&quot;noteIndex&quot;:0},&quot;isEdited&quot;:false,&quot;manualOverride&quot;:{&quot;isManuallyOverridden&quot;:false,&quot;citeprocText&quot;:&quot;(Panwar et al., 2023)&quot;,&quot;manualOverrideText&quot;:&quot;&quot;},&quot;citationTag&quot;:&quot;MENDELEY_CITATION_v3_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&quot;,&quot;citationItems&quot;:[{&quot;id&quot;:&quot;fc3f26ea-ace2-3154-8962-8cb0e926e4b5&quot;,&quot;itemData&quot;:{&quot;type&quot;:&quot;article-journal&quot;,&quot;id&quot;:&quot;fc3f26ea-ace2-3154-8962-8cb0e926e4b5&quot;,&quot;title&quot;:&quot;Blockchain in agriculture to ensure trust, effectiveness, and traceability from farm fields to groceries&quot;,&quot;author&quot;:[{&quot;family&quot;:&quot;Panwar&quot;,&quot;given&quot;:&quot;Arvind&quot;,&quot;parse-names&quot;:false,&quot;dropping-particle&quot;:&quot;&quot;,&quot;non-dropping-particle&quot;:&quot;&quot;},{&quot;family&quot;:&quot;Khari&quot;,&quot;given&quot;:&quot;Manju&quot;,&quot;parse-names&quot;:false,&quot;dropping-particle&quot;:&quot;&quot;,&quot;non-dropping-particle&quot;:&quot;&quot;},{&quot;family&quot;:&quot;Misra&quot;,&quot;given&quot;:&quot;Sanjay&quot;,&quot;parse-names&quot;:false,&quot;dropping-particle&quot;:&quot;&quot;,&quot;non-dropping-particle&quot;:&quot;&quot;},{&quot;family&quot;:&quot;Sugandh&quot;,&quot;given&quot;:&quot;Urvashi&quot;,&quot;parse-names&quot;:false,&quot;dropping-particle&quot;:&quot;&quot;,&quot;non-dropping-particle&quot;:&quot;&quot;}],&quot;container-title&quot;:&quot;Future Internet&quot;,&quot;container-title-short&quot;:&quot;Future Internet&quot;,&quot;ISSN&quot;:&quot;1999-5903&quot;,&quot;issued&quot;:{&quot;date-parts&quot;:[[2023]]},&quot;page&quot;:&quot;404&quot;,&quot;publisher&quot;:&quot;MDPI&quot;,&quot;issue&quot;:&quot;12&quot;,&quot;volume&quot;:&quot;15&quot;},&quot;isTemporary&quot;:false,&quot;suppress-author&quot;:false,&quot;composite&quot;:false,&quot;author-only&quot;:false}]},{&quot;citationID&quot;:&quot;MENDELEY_CITATION_25bca4e6-367c-4c67-9fd2-94d7f82b8b66&quot;,&quot;properties&quot;:{&quot;noteIndex&quot;:0},&quot;isEdited&quot;:false,&quot;manualOverride&quot;:{&quot;isManuallyOverridden&quot;:false,&quot;citeprocText&quot;:&quot;(Dal Mas et al., 2023)&quot;,&quot;manualOverrideText&quot;:&quot;&quot;},&quot;citationTag&quot;:&quot;MENDELEY_CITATION_v3_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&quot;,&quot;citationItems&quot;:[{&quot;id&quot;:&quot;0c815104-17fb-3011-a843-420bce0511e0&quot;,&quot;itemData&quot;:{&quot;type&quot;:&quot;article-journal&quot;,&quot;id&quot;:&quot;0c815104-17fb-3011-a843-420bce0511e0&quot;,&quot;title&quot;:&quot;Blockchain technologies for sustainability in the agrifood sector: A literature review of academic research and business perspectives&quot;,&quot;author&quot;:[{&quot;family&quot;:&quot;Dal Mas&quot;,&quot;given&quot;:&quot;Francesca&quot;,&quot;parse-names&quot;:false,&quot;dropping-particle&quot;:&quot;&quot;,&quot;non-dropping-particle&quot;:&quot;&quot;},{&quot;family&quot;:&quot;Massaro&quot;,&quot;given&quot;:&quot;Maurizio&quot;,&quot;parse-names&quot;:false,&quot;dropping-particle&quot;:&quot;&quot;,&quot;non-dropping-particle&quot;:&quot;&quot;},{&quot;family&quot;:&quot;Ndou&quot;,&quot;given&quot;:&quot;Valentina&quot;,&quot;parse-names&quot;:false,&quot;dropping-particle&quot;:&quot;&quot;,&quot;non-dropping-particle&quot;:&quot;&quot;},{&quot;family&quot;:&quot;Raguseo&quot;,&quot;given&quot;:&quot;Elisabetta&quot;,&quot;parse-names&quot;:false,&quot;dropping-particle&quot;:&quot;&quot;,&quot;non-dropping-particle&quot;:&quot;&quot;}],&quot;container-title&quot;:&quot;Technological Forecasting and Social Change&quot;,&quot;container-title-short&quot;:&quot;Technol Forecast Soc Change&quot;,&quot;ISSN&quot;:&quot;0040-1625&quot;,&quot;issued&quot;:{&quot;date-parts&quot;:[[2023]]},&quot;page&quot;:&quot;122155&quot;,&quot;publisher&quot;:&quot;Elsevier&quot;,&quot;volume&quot;:&quot;187&quot;},&quot;isTemporary&quot;:false,&quot;suppress-author&quot;:false,&quot;composite&quot;:false,&quot;author-only&quot;:false}]},{&quot;citationID&quot;:&quot;MENDELEY_CITATION_fc0a3150-b57a-4e12-9594-0f98319d0d6e&quot;,&quot;properties&quot;:{&quot;noteIndex&quot;:0},&quot;isEdited&quot;:false,&quot;manualOverride&quot;:{&quot;isManuallyOverridden&quot;:false,&quot;citeprocText&quot;:&quot;(Tsai, 2025)&quot;,&quot;manualOverrideText&quot;:&quot;&quot;},&quot;citationTag&quot;:&quot;MENDELEY_CITATION_v3_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&quot;,&quot;citationItems&quot;:[{&quot;id&quot;:&quot;64ac5b3b-eb09-357e-8555-86b58103ba46&quot;,&quot;itemData&quot;:{&quot;type&quot;:&quot;article-journal&quot;,&quot;id&quot;:&quot;64ac5b3b-eb09-357e-8555-86b58103ba46&quot;,&quot;title&quot;:&quot;Enhancing Transparency and Fraud Detection in Carbon Credit Markets Through Blockchain-Based Visualization Techniques&quot;,&quot;author&quot;:[{&quot;family&quot;:&quot;Tsai&quot;,&quot;given&quot;:&quot;Yun-Cheng&quot;,&quot;parse-names&quot;:false,&quot;dropping-particle&quot;:&quot;&quot;,&quot;non-dropping-particle&quot;:&quot;&quot;}],&quot;container-title&quot;:&quot;Electronics&quot;,&quot;container-title-short&quot;:&quot;Electronics (Basel)&quot;,&quot;ISSN&quot;:&quot;2079-9292&quot;,&quot;issued&quot;:{&quot;date-parts&quot;:[[2025]]},&quot;page&quot;:&quot;157&quot;,&quot;publisher&quot;:&quot;MDPI&quot;,&quot;issue&quot;:&quot;1&quot;,&quot;volume&quot;:&quot;14&quot;},&quot;isTemporary&quot;:false,&quot;suppress-author&quot;:false,&quot;composite&quot;:false,&quot;author-only&quot;:false}]},{&quot;citationID&quot;:&quot;MENDELEY_CITATION_485f6fd4-7eef-4022-bb5d-625707eac2ba&quot;,&quot;properties&quot;:{&quot;noteIndex&quot;:0},&quot;isEdited&quot;:false,&quot;manualOverride&quot;:{&quot;isManuallyOverridden&quot;:false,&quot;citeprocText&quot;:&quot;(Frikha et al., 2023)&quot;,&quot;manualOverrideText&quot;:&quot;&quot;},&quot;citationTag&quot;:&quot;MENDELEY_CITATION_v3_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&quot;,&quot;citationItems&quot;:[{&quot;id&quot;:&quot;84b4c2f1-06ac-3917-831b-0002c43c6d85&quot;,&quot;itemData&quot;:{&quot;type&quot;:&quot;article-journal&quot;,&quot;id&quot;:&quot;84b4c2f1-06ac-3917-831b-0002c43c6d85&quot;,&quot;title&quot;:&quot;Integrating blockchain and deep learning for intelligent greenhouse control and traceability&quot;,&quot;author&quot;:[{&quot;family&quot;:&quot;Frikha&quot;,&quot;given&quot;:&quot;Tarek&quot;,&quot;parse-names&quot;:false,&quot;dropping-particle&quot;:&quot;&quot;,&quot;non-dropping-particle&quot;:&quot;&quot;},{&quot;family&quot;:&quot;Ktari&quot;,&quot;given&quot;:&quot;Jalel&quot;,&quot;parse-names&quot;:false,&quot;dropping-particle&quot;:&quot;&quot;,&quot;non-dropping-particle&quot;:&quot;&quot;},{&quot;family&quot;:&quot;Zalila&quot;,&quot;given&quot;:&quot;Bechir&quot;,&quot;parse-names&quot;:false,&quot;dropping-particle&quot;:&quot;&quot;,&quot;non-dropping-particle&quot;:&quot;&quot;},{&quot;family&quot;:&quot;Ghorbel&quot;,&quot;given&quot;:&quot;Oussama&quot;,&quot;parse-names&quot;:false,&quot;dropping-particle&quot;:&quot;&quot;,&quot;non-dropping-particle&quot;:&quot;&quot;},{&quot;family&quot;:&quot;Amor&quot;,&quot;given&quot;:&quot;Nader&quot;,&quot;parse-names&quot;:false,&quot;dropping-particle&quot;:&quot;Ben&quot;,&quot;non-dropping-particle&quot;:&quot;&quot;}],&quot;container-title&quot;:&quot;Alexandria Engineering Journal&quot;,&quot;ISSN&quot;:&quot;1110-0168&quot;,&quot;issued&quot;:{&quot;date-parts&quot;:[[2023]]},&quot;page&quot;:&quot;259-273&quot;,&quot;publisher&quot;:&quot;Elsevier&quot;,&quot;volume&quot;:&quot;79&quot;,&quot;container-title-short&quot;:&quot;&quot;},&quot;isTemporary&quot;:false,&quot;suppress-author&quot;:false,&quot;composite&quot;:false,&quot;author-only&quot;:false}]},{&quot;citationID&quot;:&quot;MENDELEY_CITATION_533cfcc4-7cfc-42c8-a41d-2887152b7deb&quot;,&quot;properties&quot;:{&quot;noteIndex&quot;:0},&quot;isEdited&quot;:false,&quot;manualOverride&quot;:{&quot;isManuallyOverridden&quot;:false,&quot;citeprocText&quot;:&quot;(Violino et al., 2020)&quot;,&quot;manualOverrideText&quot;:&quot;&quot;},&quot;citationTag&quot;:&quot;MENDELEY_CITATION_v3_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&quot;,&quot;citationItems&quot;:[{&quot;id&quot;:&quot;eaaa8b8b-d861-3b25-90ca-0fa1ccb9cec0&quot;,&quot;itemData&quot;:{&quot;type&quot;:&quot;article-journal&quot;,&quot;id&quot;:&quot;eaaa8b8b-d861-3b25-90ca-0fa1ccb9cec0&quot;,&quot;title&quot;:&quot;A full technological traceability system for extra virgin olive oil&quot;,&quot;author&quot;:[{&quot;family&quot;:&quot;Violino&quot;,&quot;given&quot;:&quot;Simona&quot;,&quot;parse-names&quot;:false,&quot;dropping-particle&quot;:&quot;&quot;,&quot;non-dropping-particle&quot;:&quot;&quot;},{&quot;family&quot;:&quot;Pallottino&quot;,&quot;given&quot;:&quot;Federico&quot;,&quot;parse-names&quot;:false,&quot;dropping-particle&quot;:&quot;&quot;,&quot;non-dropping-particle&quot;:&quot;&quot;},{&quot;family&quot;:&quot;Sperandio&quot;,&quot;given&quot;:&quot;Giulio&quot;,&quot;parse-names&quot;:false,&quot;dropping-particle&quot;:&quot;&quot;,&quot;non-dropping-particle&quot;:&quot;&quot;},{&quot;family&quot;:&quot;Figorilli&quot;,&quot;given&quot;:&quot;Simone&quot;,&quot;parse-names&quot;:false,&quot;dropping-particle&quot;:&quot;&quot;,&quot;non-dropping-particle&quot;:&quot;&quot;},{&quot;family&quot;:&quot;Ortenzi&quot;,&quot;given&quot;:&quot;Luciano&quot;,&quot;parse-names&quot;:false,&quot;dropping-particle&quot;:&quot;&quot;,&quot;non-dropping-particle&quot;:&quot;&quot;},{&quot;family&quot;:&quot;Tocci&quot;,&quot;given&quot;:&quot;Francesco&quot;,&quot;parse-names&quot;:false,&quot;dropping-particle&quot;:&quot;&quot;,&quot;non-dropping-particle&quot;:&quot;&quot;},{&quot;family&quot;:&quot;Vasta&quot;,&quot;given&quot;:&quot;Simone&quot;,&quot;parse-names&quot;:false,&quot;dropping-particle&quot;:&quot;&quot;,&quot;non-dropping-particle&quot;:&quot;&quot;},{&quot;family&quot;:&quot;Imperi&quot;,&quot;given&quot;:&quot;Giancarlo&quot;,&quot;parse-names&quot;:false,&quot;dropping-particle&quot;:&quot;&quot;,&quot;non-dropping-particle&quot;:&quot;&quot;},{&quot;family&quot;:&quot;Costa&quot;,&quot;given&quot;:&quot;Corrado&quot;,&quot;parse-names&quot;:false,&quot;dropping-particle&quot;:&quot;&quot;,&quot;non-dropping-particle&quot;:&quot;&quot;}],&quot;container-title&quot;:&quot;Foods&quot;,&quot;ISSN&quot;:&quot;2304-8158&quot;,&quot;issued&quot;:{&quot;date-parts&quot;:[[2020]]},&quot;page&quot;:&quot;624&quot;,&quot;publisher&quot;:&quot;MDPI&quot;,&quot;issue&quot;:&quot;5&quot;,&quot;volume&quot;:&quot;9&quot;,&quot;container-title-short&quot;:&quot;&quot;},&quot;isTemporary&quot;:false,&quot;suppress-author&quot;:false,&quot;composite&quot;:false,&quot;author-only&quot;:false}]},{&quot;citationID&quot;:&quot;MENDELEY_CITATION_cab49670-380c-47f3-86c2-49b2a978ca67&quot;,&quot;properties&quot;:{&quot;noteIndex&quot;:0},&quot;isEdited&quot;:false,&quot;manualOverride&quot;:{&quot;isManuallyOverridden&quot;:false,&quot;citeprocText&quot;:&quot;(Liberty et al., 2024)&quot;,&quot;manualOverrideText&quot;:&quot;&quot;},&quot;citationTag&quot;:&quot;MENDELEY_CITATION_v3_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&quot;,&quot;citationItems&quot;:[{&quot;id&quot;:&quot;2c5804c3-8568-3bc6-958b-ddd8e47ab44c&quot;,&quot;itemData&quot;:{&quot;type&quot;:&quot;article-journal&quot;,&quot;id&quot;:&quot;2c5804c3-8568-3bc6-958b-ddd8e47ab44c&quot;,&quot;title&quot;:&quot;Innovative approaches to food traceability with DNA barcoding: beyond traditional labels and certifications&quot;,&quot;author&quot;:[{&quot;family&quot;:&quot;Liberty&quot;,&quot;given&quot;:&quot;Jacob Tizhe&quot;,&quot;parse-names&quot;:false,&quot;dropping-particle&quot;:&quot;&quot;,&quot;non-dropping-particle&quot;:&quot;&quot;},{&quot;family&quot;:&quot;Lin&quot;,&quot;given&quot;:&quot;Haijiao&quot;,&quot;parse-names&quot;:false,&quot;dropping-particle&quot;:&quot;&quot;,&quot;non-dropping-particle&quot;:&quot;&quot;},{&quot;family&quot;:&quot;Kucha&quot;,&quot;given&quot;:&quot;Christopher&quot;,&quot;parse-names&quot;:false,&quot;dropping-particle&quot;:&quot;&quot;,&quot;non-dropping-particle&quot;:&quot;&quot;},{&quot;family&quot;:&quot;Sun&quot;,&quot;given&quot;:&quot;Shangpeng&quot;,&quot;parse-names&quot;:false,&quot;dropping-particle&quot;:&quot;&quot;,&quot;non-dropping-particle&quot;:&quot;&quot;},{&quot;family&quot;:&quot;Alsalman&quot;,&quot;given&quot;:&quot;Fatemah B&quot;,&quot;parse-names&quot;:false,&quot;dropping-particle&quot;:&quot;&quot;,&quot;non-dropping-particle&quot;:&quot;&quot;}],&quot;container-title&quot;:&quot;Ecological Genetics and Genomics&quot;,&quot;container-title-short&quot;:&quot;Ecol Genet Genom&quot;,&quot;ISSN&quot;:&quot;2405-9854&quot;,&quot;issued&quot;:{&quot;date-parts&quot;:[[2024]]},&quot;page&quot;:&quot;100317&quot;,&quot;publisher&quot;:&quot;Elsevier&quot;},&quot;isTemporary&quot;:false,&quot;suppress-author&quot;:false,&quot;composite&quot;:false,&quot;author-only&quot;:false}]},{&quot;citationID&quot;:&quot;MENDELEY_CITATION_50d45f5b-cc62-48db-8c02-802170af81db&quot;,&quot;properties&quot;:{&quot;noteIndex&quot;:0},&quot;isEdited&quot;:false,&quot;manualOverride&quot;:{&quot;isManuallyOverridden&quot;:false,&quot;citeprocText&quot;:&quot;(Apeh &amp;#38; Nwulu, 2025)&quot;,&quot;manualOverrideText&quot;:&quot;&quot;},&quot;citationTag&quot;:&quot;MENDELEY_CITATION_v3_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&quot;,&quot;citationItems&quot;:[{&quot;id&quot;:&quot;58ccfd85-97ee-347f-aaf9-055055c01675&quot;,&quot;itemData&quot;:{&quot;type&quot;:&quot;article-journal&quot;,&quot;id&quot;:&quot;58ccfd85-97ee-347f-aaf9-055055c01675&quot;,&quot;title&quot;:&quot;Improving traceability and sustainability in the agri-food industry through blockchain technology: A bibliometric approach, benefits and challenges&quot;,&quot;author&quot;:[{&quot;family&quot;:&quot;Apeh&quot;,&quot;given&quot;:&quot;Oliver O&quot;,&quot;parse-names&quot;:false,&quot;dropping-particle&quot;:&quot;&quot;,&quot;non-dropping-particle&quot;:&quot;&quot;},{&quot;family&quot;:&quot;Nwulu&quot;,&quot;given&quot;:&quot;Nnamdi I&quot;,&quot;parse-names&quot;:false,&quot;dropping-particle&quot;:&quot;&quot;,&quot;non-dropping-particle&quot;:&quot;&quot;}],&quot;container-title&quot;:&quot;Energy Nexus&quot;,&quot;ISSN&quot;:&quot;2772-4271&quot;,&quot;issued&quot;:{&quot;date-parts&quot;:[[2025]]},&quot;page&quot;:&quot;100388&quot;,&quot;publisher&quot;:&quot;Elsevier&quot;,&quot;volume&quot;:&quot;17&quot;,&quot;container-title-short&quot;:&quot;&quot;},&quot;isTemporary&quot;:false,&quot;suppress-author&quot;:false,&quot;composite&quot;:false,&quot;author-only&quot;:false}]},{&quot;citationID&quot;:&quot;MENDELEY_CITATION_de3ba27a-0576-4591-9a65-64ef503e94f5&quot;,&quot;properties&quot;:{&quot;noteIndex&quot;:0},&quot;isEdited&quot;:false,&quot;manualOverride&quot;:{&quot;isManuallyOverridden&quot;:false,&quot;citeprocText&quot;:&quot;(Lukacs et al., 2025)&quot;,&quot;manualOverrideText&quot;:&quot;&quot;},&quot;citationTag&quot;:&quot;MENDELEY_CITATION_v3_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&quot;,&quot;citationItems&quot;:[{&quot;id&quot;:&quot;fb8968c7-1409-34b1-9642-039258afc8c4&quot;,&quot;itemData&quot;:{&quot;type&quot;:&quot;article-journal&quot;,&quot;id&quot;:&quot;fb8968c7-1409-34b1-9642-039258afc8c4&quot;,&quot;title&quot;:&quot;Advanced Digital Solutions for Food Traceability: Enhancing Origin, Quality, and Safety Through NIRS, RFID, Blockchain, and IoT&quot;,&quot;author&quot;:[{&quot;family&quot;:&quot;Lukacs&quot;,&quot;given&quot;:&quot;Matyas&quot;,&quot;parse-names&quot;:false,&quot;dropping-particle&quot;:&quot;&quot;,&quot;non-dropping-particle&quot;:&quot;&quot;},{&quot;family&quot;:&quot;Toth&quot;,&quot;given&quot;:&quot;Fruzsina&quot;,&quot;parse-names&quot;:false,&quot;dropping-particle&quot;:&quot;&quot;,&quot;non-dropping-particle&quot;:&quot;&quot;},{&quot;family&quot;:&quot;Horvath&quot;,&quot;given&quot;:&quot;Roland&quot;,&quot;parse-names&quot;:false,&quot;dropping-particle&quot;:&quot;&quot;,&quot;non-dropping-particle&quot;:&quot;&quot;},{&quot;family&quot;:&quot;Solymos&quot;,&quot;given&quot;:&quot;Gyula&quot;,&quot;parse-names&quot;:false,&quot;dropping-particle&quot;:&quot;&quot;,&quot;non-dropping-particle&quot;:&quot;&quot;},{&quot;family&quot;:&quot;Alpár&quot;,&quot;given&quot;:&quot;Boglárka&quot;,&quot;parse-names&quot;:false,&quot;dropping-particle&quot;:&quot;&quot;,&quot;non-dropping-particle&quot;:&quot;&quot;},{&quot;family&quot;:&quot;Varga&quot;,&quot;given&quot;:&quot;Peter&quot;,&quot;parse-names&quot;:false,&quot;dropping-particle&quot;:&quot;&quot;,&quot;non-dropping-particle&quot;:&quot;&quot;},{&quot;family&quot;:&quot;Kertesz&quot;,&quot;given&quot;:&quot;Istvan&quot;,&quot;parse-names&quot;:false,&quot;dropping-particle&quot;:&quot;&quot;,&quot;non-dropping-particle&quot;:&quot;&quot;},{&quot;family&quot;:&quot;Gillay&quot;,&quot;given&quot;:&quot;Zoltan&quot;,&quot;parse-names&quot;:false,&quot;dropping-particle&quot;:&quot;&quot;,&quot;non-dropping-particle&quot;:&quot;&quot;},{&quot;family&quot;:&quot;Baranyai&quot;,&quot;given&quot;:&quot;Laszlo&quot;,&quot;parse-names&quot;:false,&quot;dropping-particle&quot;:&quot;&quot;,&quot;non-dropping-particle&quot;:&quot;&quot;},{&quot;family&quot;:&quot;Felfoldi&quot;,&quot;given&quot;:&quot;Jozsef&quot;,&quot;parse-names&quot;:false,&quot;dropping-particle&quot;:&quot;&quot;,&quot;non-dropping-particle&quot;:&quot;&quot;}],&quot;container-title&quot;:&quot;Journal of Sensor and Actuator Networks&quot;,&quot;ISSN&quot;:&quot;2224-2708&quot;,&quot;issued&quot;:{&quot;date-parts&quot;:[[2025]]},&quot;page&quot;:&quot;21&quot;,&quot;publisher&quot;:&quot;MDPI AG&quot;,&quot;issue&quot;:&quot;1&quot;,&quot;volume&quot;:&quot;14&quot;,&quot;container-title-short&quot;:&quot;&quot;},&quot;isTemporary&quot;:false,&quot;suppress-author&quot;:false,&quot;composite&quot;:false,&quot;author-only&quot;:false}]},{&quot;citationID&quot;:&quot;MENDELEY_CITATION_0ed11ce3-e837-44ad-af32-ab5903e82168&quot;,&quot;properties&quot;:{&quot;noteIndex&quot;:0},&quot;isEdited&quot;:false,&quot;manualOverride&quot;:{&quot;isManuallyOverridden&quot;:false,&quot;citeprocText&quot;:&quot;(Rathi et al., 2024)&quot;,&quot;manualOverrideText&quot;:&quot;&quot;},&quot;citationTag&quot;:&quot;MENDELEY_CITATION_v3_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&quot;,&quot;citationItems&quot;:[{&quot;id&quot;:&quot;a3f7cf69-aef6-355b-93c0-fc3df2f42e52&quot;,&quot;itemData&quot;:{&quot;type&quot;:&quot;article-journal&quot;,&quot;id&quot;:&quot;a3f7cf69-aef6-355b-93c0-fc3df2f42e52&quot;,&quot;title&quot;:&quot;Integration of blockchain and Lean Six Sigma approach for operational excellence: a proposed model&quot;,&quot;author&quot;:[{&quot;family&quot;:&quot;Rathi&quot;,&quot;given&quot;:&quot;Rajeev&quot;,&quot;parse-names&quot;:false,&quot;dropping-particle&quot;:&quot;&quot;,&quot;non-dropping-particle&quot;:&quot;&quot;},{&quot;family&quot;:&quot;Singh&quot;,&quot;given&quot;:&quot;Mahipal&quot;,&quot;parse-names&quot;:false,&quot;dropping-particle&quot;:&quot;&quot;,&quot;non-dropping-particle&quot;:&quot;&quot;},{&quot;family&quot;:&quot;Antony&quot;,&quot;given&quot;:&quot;Jiju&quot;,&quot;parse-names&quot;:false,&quot;dropping-particle&quot;:&quot;&quot;,&quot;non-dropping-particle&quot;:&quot;&quot;},{&quot;family&quot;:&quot;Garza-Reyes&quot;,&quot;given&quot;:&quot;Jose Arturo&quot;,&quot;parse-names&quot;:false,&quot;dropping-particle&quot;:&quot;&quot;,&quot;non-dropping-particle&quot;:&quot;&quot;},{&quot;family&quot;:&quot;Goyat&quot;,&quot;given&quot;:&quot;Rekha&quot;,&quot;parse-names&quot;:false,&quot;dropping-particle&quot;:&quot;&quot;,&quot;non-dropping-particle&quot;:&quot;&quot;},{&quot;family&quot;:&quot;Shokri&quot;,&quot;given&quot;:&quot;Alireza&quot;,&quot;parse-names&quot;:false,&quot;dropping-particle&quot;:&quot;&quot;,&quot;non-dropping-particle&quot;:&quot;&quot;}],&quot;container-title&quot;:&quot;International Journal of Lean Six Sigma&quot;,&quot;ISSN&quot;:&quot;2040-4166&quot;,&quot;issued&quot;:{&quot;date-parts&quot;:[[2024]]},&quot;page&quot;:&quot;1043-1064&quot;,&quot;publisher&quot;:&quot;Emerald Publishing Limited&quot;,&quot;issue&quot;:&quot;5&quot;,&quot;volume&quot;:&quot;15&quot;,&quot;container-title-short&quot;:&quot;&quot;},&quot;isTemporary&quot;:false,&quot;suppress-author&quot;:false,&quot;composite&quot;:false,&quot;author-only&quot;:false}]},{&quot;citationID&quot;:&quot;MENDELEY_CITATION_dde6bf1c-38da-4caf-8fe9-0ed7d54bb4e9&quot;,&quot;properties&quot;:{&quot;noteIndex&quot;:0},&quot;isEdited&quot;:false,&quot;manualOverride&quot;:{&quot;isManuallyOverridden&quot;:false,&quot;citeprocText&quot;:&quot;(Peelam et al., 2025)&quot;,&quot;manualOverrideText&quot;:&quot;&quot;},&quot;citationTag&quot;:&quot;MENDELEY_CITATION_v3_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&quot;,&quot;citationItems&quot;:[{&quot;id&quot;:&quot;0ec9cb07-e7b7-3f14-a74c-ae1964a7c73d&quot;,&quot;itemData&quot;:{&quot;type&quot;:&quot;article-journal&quot;,&quot;id&quot;:&quot;0ec9cb07-e7b7-3f14-a74c-ae1964a7c73d&quot;,&quot;title&quot;:&quot;DemocracyGuard: Blockchain‐based secure voting framework for digital democracy&quot;,&quot;author&quot;:[{&quot;family&quot;:&quot;Peelam&quot;,&quot;given&quot;:&quot;Mritunjay Shall&quot;,&quot;parse-names&quot;:false,&quot;dropping-particle&quot;:&quot;&quot;,&quot;non-dropping-particle&quot;:&quot;&quot;},{&quot;family&quot;:&quot;Kumar&quot;,&quot;given&quot;:&quot;Gaurav&quot;,&quot;parse-names&quot;:false,&quot;dropping-particle&quot;:&quot;&quot;,&quot;non-dropping-particle&quot;:&quot;&quot;},{&quot;family&quot;:&quot;Shah&quot;,&quot;given&quot;:&quot;Kunjan&quot;,&quot;parse-names&quot;:false,&quot;dropping-particle&quot;:&quot;&quot;,&quot;non-dropping-particle&quot;:&quot;&quot;},{&quot;family&quot;:&quot;Chamola&quot;,&quot;given&quot;:&quot;Vinay&quot;,&quot;parse-names&quot;:false,&quot;dropping-particle&quot;:&quot;&quot;,&quot;non-dropping-particle&quot;:&quot;&quot;}],&quot;container-title&quot;:&quot;Expert Systems&quot;,&quot;container-title-short&quot;:&quot;Expert Syst&quot;,&quot;ISSN&quot;:&quot;0266-4720&quot;,&quot;issued&quot;:{&quot;date-parts&quot;:[[2025]]},&quot;page&quot;:&quot;e13694&quot;,&quot;publisher&quot;:&quot;Wiley Online Library&quot;,&quot;issue&quot;:&quot;2&quot;,&quot;volume&quot;:&quot;42&quot;},&quot;isTemporary&quot;:false,&quot;suppress-author&quot;:false,&quot;composite&quot;:false,&quot;author-only&quot;:false}]},{&quot;citationID&quot;:&quot;MENDELEY_CITATION_b0b427ef-d397-471c-a804-65b9328eaa35&quot;,&quot;properties&quot;:{&quot;noteIndex&quot;:0},&quot;isEdited&quot;:false,&quot;manualOverride&quot;:{&quot;isManuallyOverridden&quot;:false,&quot;citeprocText&quot;:&quot;(Marques et al., 2024)&quot;,&quot;manualOverrideText&quot;:&quot;&quot;},&quot;citationTag&quot;:&quot;MENDELEY_CITATION_v3_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&quot;,&quot;citationItems&quot;:[{&quot;id&quot;:&quot;b2ddcee8-db31-3c85-b376-51e75ab9fab8&quot;,&quot;itemData&quot;:{&quot;type&quot;:&quot;article-journal&quot;,&quot;id&quot;:&quot;b2ddcee8-db31-3c85-b376-51e75ab9fab8&quot;,&quot;title&quot;:&quot;More than meets the eye: Misconduct and decoupling against blockchain for supply chain transparency&quot;,&quot;author&quot;:[{&quot;family&quot;:&quot;Marques&quot;,&quot;given&quot;:&quot;Leonardo&quot;,&quot;parse-names&quot;:false,&quot;dropping-particle&quot;:&quot;&quot;,&quot;non-dropping-particle&quot;:&quot;&quot;},{&quot;family&quot;:&quot;Morais&quot;,&quot;given&quot;:&quot;Dafne&quot;,&quot;parse-names&quot;:false,&quot;dropping-particle&quot;:&quot;&quot;,&quot;non-dropping-particle&quot;:&quot;&quot;},{&quot;family&quot;:&quot;Terra&quot;,&quot;given&quot;:&quot;Ana&quot;,&quot;parse-names&quot;:false,&quot;dropping-particle&quot;:&quot;&quot;,&quot;non-dropping-particle&quot;:&quot;&quot;}],&quot;container-title&quot;:&quot;Production and Operations Management&quot;,&quot;container-title-short&quot;:&quot;Prod Oper Manag&quot;,&quot;ISSN&quot;:&quot;1059-1478&quot;,&quot;issued&quot;:{&quot;date-parts&quot;:[[2024]]},&quot;page&quot;:&quot;10591478231224928&quot;,&quot;publisher&quot;:&quot;SAGE Publications Sage CA: Los Angeles, CA&quot;},&quot;isTemporary&quot;:false,&quot;suppress-author&quot;:false,&quot;composite&quot;:false,&quot;author-only&quot;:false}]},{&quot;citationID&quot;:&quot;MENDELEY_CITATION_135dc82b-a233-4e48-8245-ba3fc6db246a&quot;,&quot;properties&quot;:{&quot;noteIndex&quot;:0},&quot;isEdited&quot;:false,&quot;manualOverride&quot;:{&quot;isManuallyOverridden&quot;:false,&quot;citeprocText&quot;:&quot;(Duong et al., 2025)&quot;,&quot;manualOverrideText&quot;:&quot;&quot;},&quot;citationTag&quot;:&quot;MENDELEY_CITATION_v3_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&quot;,&quot;citationItems&quot;:[{&quot;id&quot;:&quot;66b02199-8539-3c42-b03f-e971a9e2891e&quot;,&quot;itemData&quot;:{&quot;type&quot;:&quot;article-journal&quot;,&quot;id&quot;:&quot;66b02199-8539-3c42-b03f-e971a9e2891e&quot;,&quot;title&quot;:&quot;Blockchain technology and consumers’ organic food consumption: a moderated mediation model of blockchain-based trust and perceived blockchain-related information transparency&quot;,&quot;author&quot;:[{&quot;family&quot;:&quot;Duong&quot;,&quot;given&quot;:&quot;Cong Doanh&quot;,&quot;parse-names&quot;:false,&quot;dropping-particle&quot;:&quot;&quot;,&quot;non-dropping-particle&quot;:&quot;&quot;},{&quot;family&quot;:&quot;Nguyen&quot;,&quot;given&quot;:&quot;Thanh Hieu&quot;,&quot;parse-names&quot;:false,&quot;dropping-particle&quot;:&quot;&quot;,&quot;non-dropping-particle&quot;:&quot;&quot;},{&quot;family&quot;:&quot;Ngo&quot;,&quot;given&quot;:&quot;Thi Viet Nga&quot;,&quot;parse-names&quot;:false,&quot;dropping-particle&quot;:&quot;&quot;,&quot;non-dropping-particle&quot;:&quot;&quot;},{&quot;family&quot;:&quot;Dao Thanh&quot;,&quot;given&quot;:&quot;Tung&quot;,&quot;parse-names&quot;:false,&quot;dropping-particle&quot;:&quot;&quot;,&quot;non-dropping-particle&quot;:&quot;&quot;},{&quot;family&quot;:&quot;Tran&quot;,&quot;given&quot;:&quot;Nhat Minh&quot;,&quot;parse-names&quot;:false,&quot;dropping-particle&quot;:&quot;&quot;,&quot;non-dropping-particle&quot;:&quot;&quot;}],&quot;container-title&quot;:&quot;Journal of Asia Business Studies&quot;,&quot;ISSN&quot;:&quot;1558-7894&quot;,&quot;issued&quot;:{&quot;date-parts&quot;:[[2025]]},&quot;page&quot;:&quot;54-78&quot;,&quot;publisher&quot;:&quot;Emerald Publishing Limited&quot;,&quot;issue&quot;:&quot;1&quot;,&quot;volume&quot;:&quot;19&quot;,&quot;container-title-short&quot;:&quot;&quot;},&quot;isTemporary&quot;:false,&quot;suppress-author&quot;:false,&quot;composite&quot;:false,&quot;author-only&quot;:false}]},{&quot;citationID&quot;:&quot;MENDELEY_CITATION_6e607888-05c1-408c-bbf8-4055ec6ef7c7&quot;,&quot;properties&quot;:{&quot;noteIndex&quot;:0},&quot;isEdited&quot;:false,&quot;manualOverride&quot;:{&quot;isManuallyOverridden&quot;:false,&quot;citeprocText&quot;:&quot;(Vásquez et al., 2021)&quot;,&quot;manualOverrideText&quot;:&quot;&quot;},&quot;citationTag&quot;:&quot;MENDELEY_CITATION_v3_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&quot;,&quot;citationItems&quot;:[{&quot;id&quot;:&quot;bbc59a16-8b16-3211-9971-3a50ccb19cfc&quot;,&quot;itemData&quot;:{&quot;type&quot;:&quot;article-journal&quot;,&quot;id&quot;:&quot;bbc59a16-8b16-3211-9971-3a50ccb19cfc&quot;,&quot;title&quot;:&quot;A sustainability maturity model for micro, small and medium-sized enterprises (MSMEs) based on a data analytics evaluation approach&quot;,&quot;author&quot;:[{&quot;family&quot;:&quot;Vásquez&quot;,&quot;given&quot;:&quot;Jenifer&quot;,&quot;parse-names&quot;:false,&quot;dropping-particle&quot;:&quot;&quot;,&quot;non-dropping-particle&quot;:&quot;&quot;},{&quot;family&quot;:&quot;Aguirre&quot;,&quot;given&quot;:&quot;Santiago&quot;,&quot;parse-names&quot;:false,&quot;dropping-particle&quot;:&quot;&quot;,&quot;non-dropping-particle&quot;:&quot;&quot;},{&quot;family&quot;:&quot;Puertas&quot;,&quot;given&quot;:&quot;Edwin&quot;,&quot;parse-names&quot;:false,&quot;dropping-particle&quot;:&quot;&quot;,&quot;non-dropping-particle&quot;:&quot;&quot;},{&quot;family&quot;:&quot;Bruno&quot;,&quot;given&quot;:&quot;Giulia&quot;,&quot;parse-names&quot;:false,&quot;dropping-particle&quot;:&quot;&quot;,&quot;non-dropping-particle&quot;:&quot;&quot;},{&quot;family&quot;:&quot;Priarone&quot;,&quot;given&quot;:&quot;Paolo C&quot;,&quot;parse-names&quot;:false,&quot;dropping-particle&quot;:&quot;&quot;,&quot;non-dropping-particle&quot;:&quot;&quot;},{&quot;family&quot;:&quot;Settineri&quot;,&quot;given&quot;:&quot;Luca&quot;,&quot;parse-names&quot;:false,&quot;dropping-particle&quot;:&quot;&quot;,&quot;non-dropping-particle&quot;:&quot;&quot;}],&quot;container-title&quot;:&quot;Journal of Cleaner Production&quot;,&quot;container-title-short&quot;:&quot;J Clean Prod&quot;,&quot;ISSN&quot;:&quot;0959-6526&quot;,&quot;issued&quot;:{&quot;date-parts&quot;:[[2021]]},&quot;page&quot;:&quot;127692&quot;,&quot;publisher&quot;:&quot;Elsevier&quot;,&quot;volume&quot;:&quot;311&quot;},&quot;isTemporary&quot;:false,&quot;suppress-author&quot;:false,&quot;composite&quot;:false,&quot;author-only&quot;:false}]},{&quot;citationID&quot;:&quot;MENDELEY_CITATION_0c4c9172-9b4b-4996-b24d-df07385845a9&quot;,&quot;properties&quot;:{&quot;noteIndex&quot;:0},&quot;isEdited&quot;:false,&quot;manualOverride&quot;:{&quot;isManuallyOverridden&quot;:false,&quot;citeprocText&quot;:&quot;(Y. Wang, 2023)&quot;,&quot;manualOverrideText&quot;:&quot;&quot;},&quot;citationTag&quot;:&quot;MENDELEY_CITATION_v3_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&quot;,&quot;citationItems&quot;:[{&quot;id&quot;:&quot;18a4b728-2ea3-3067-99fd-b27037700f21&quot;,&quot;itemData&quot;:{&quot;type&quot;:&quot;article-journal&quot;,&quot;id&quot;:&quot;18a4b728-2ea3-3067-99fd-b27037700f21&quot;,&quot;title&quot;:&quot;Import and export trade forecasting algorithm based on blockchain security and PSO optimized hybrid RVM model&quot;,&quot;author&quot;:[{&quot;family&quot;:&quot;Wang&quot;,&quot;given&quot;:&quot;Yue&quot;,&quot;parse-names&quot;:false,&quot;dropping-particle&quot;:&quot;&quot;,&quot;non-dropping-particle&quot;:&quot;&quot;}],&quot;container-title&quot;:&quot;Security and Privacy&quot;,&quot;ISSN&quot;:&quot;2475-6725&quot;,&quot;issued&quot;:{&quot;date-parts&quot;:[[2023]]},&quot;page&quot;:&quot;e218&quot;,&quot;publisher&quot;:&quot;Wiley Online Library&quot;,&quot;issue&quot;:&quot;2&quot;,&quot;volume&quot;:&quot;6&quot;,&quot;container-title-short&quot;:&quot;&quot;},&quot;isTemporary&quot;:false,&quot;suppress-author&quot;:false,&quot;composite&quot;:false,&quot;author-only&quot;:false}]},{&quot;citationID&quot;:&quot;MENDELEY_CITATION_218d3af4-8ae0-4b3d-85d4-cbb06de0bff0&quot;,&quot;properties&quot;:{&quot;noteIndex&quot;:0},&quot;isEdited&quot;:false,&quot;manualOverride&quot;:{&quot;isManuallyOverridden&quot;:false,&quot;citeprocText&quot;:&quot;(Couraud et al., 2021)&quot;,&quot;manualOverrideText&quot;:&quot;&quot;},&quot;citationTag&quot;:&quot;MENDELEY_CITATION_v3_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&quot;,&quot;citationItems&quot;:[{&quot;id&quot;:&quot;359246a0-1d2a-3e6b-add5-f449bc699cbe&quot;,&quot;itemData&quot;:{&quot;type&quot;:&quot;article-journal&quot;,&quot;id&quot;:&quot;359246a0-1d2a-3e6b-add5-f449bc699cbe&quot;,&quot;title&quot;:&quot;Real-time control of distributed batteries with blockchain-enabled market export commitments&quot;,&quot;author&quot;:[{&quot;family&quot;:&quot;Couraud&quot;,&quot;given&quot;:&quot;Benoit&quot;,&quot;parse-names&quot;:false,&quot;dropping-particle&quot;:&quot;&quot;,&quot;non-dropping-particle&quot;:&quot;&quot;},{&quot;family&quot;:&quot;Robu&quot;,&quot;given&quot;:&quot;Valentin&quot;,&quot;parse-names&quot;:false,&quot;dropping-particle&quot;:&quot;&quot;,&quot;non-dropping-particle&quot;:&quot;&quot;},{&quot;family&quot;:&quot;Flynn&quot;,&quot;given&quot;:&quot;David&quot;,&quot;parse-names&quot;:false,&quot;dropping-particle&quot;:&quot;&quot;,&quot;non-dropping-particle&quot;:&quot;&quot;},{&quot;family&quot;:&quot;Andoni&quot;,&quot;given&quot;:&quot;Merlinda&quot;,&quot;parse-names&quot;:false,&quot;dropping-particle&quot;:&quot;&quot;,&quot;non-dropping-particle&quot;:&quot;&quot;},{&quot;family&quot;:&quot;Norbu&quot;,&quot;given&quot;:&quot;Sonam&quot;,&quot;parse-names&quot;:false,&quot;dropping-particle&quot;:&quot;&quot;,&quot;non-dropping-particle&quot;:&quot;&quot;},{&quot;family&quot;:&quot;Quinard&quot;,&quot;given&quot;:&quot;Honorat&quot;,&quot;parse-names&quot;:false,&quot;dropping-particle&quot;:&quot;&quot;,&quot;non-dropping-particle&quot;:&quot;&quot;}],&quot;container-title&quot;:&quot;IEEE Transactions on Sustainable Energy&quot;,&quot;container-title-short&quot;:&quot;IEEE Trans Sustain Energy&quot;,&quot;ISSN&quot;:&quot;1949-3029&quot;,&quot;issued&quot;:{&quot;date-parts&quot;:[[2021]]},&quot;page&quot;:&quot;579-591&quot;,&quot;publisher&quot;:&quot;IEEE&quot;,&quot;issue&quot;:&quot;1&quot;,&quot;volume&quot;:&quot;13&quot;},&quot;isTemporary&quot;:false,&quot;suppress-author&quot;:false,&quot;composite&quot;:false,&quot;author-only&quot;:false}]},{&quot;citationID&quot;:&quot;MENDELEY_CITATION_b154be75-ed73-4c95-8c6b-c8d45ed2048f&quot;,&quot;properties&quot;:{&quot;noteIndex&quot;:0},&quot;isEdited&quot;:false,&quot;manualOverride&quot;:{&quot;isManuallyOverridden&quot;:false,&quot;citeprocText&quot;:&quot;(Khan et al., 2022)&quot;,&quot;manualOverrideText&quot;:&quot;&quot;},&quot;citationTag&quot;:&quot;MENDELEY_CITATION_v3_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&quot;,&quot;citationItems&quot;:[{&quot;id&quot;:&quot;beb2a440-1540-3643-a280-2d0c280180da&quot;,&quot;itemData&quot;:{&quot;type&quot;:&quot;article-journal&quot;,&quot;id&quot;:&quot;beb2a440-1540-3643-a280-2d0c280180da&quot;,&quot;title&quot;:&quot;ShrimpChain: A blockchain-based transparent and traceable framework to enhance the export potentiality of Bangladeshi shrimp&quot;,&quot;author&quot;:[{&quot;family&quot;:&quot;Khan&quot;,&quot;given&quot;:&quot;Md Akhtaruzzaman&quot;,&quot;parse-names&quot;:false,&quot;dropping-particle&quot;:&quot;&quot;,&quot;non-dropping-particle&quot;:&quot;&quot;},{&quot;family&quot;:&quot;Hossain&quot;,&quot;given&quot;:&quot;Md Emran&quot;,&quot;parse-names&quot;:false,&quot;dropping-particle&quot;:&quot;&quot;,&quot;non-dropping-particle&quot;:&quot;&quot;},{&quot;family&quot;:&quot;Shahaab&quot;,&quot;given&quot;:&quot;Ali&quot;,&quot;parse-names&quot;:false,&quot;dropping-particle&quot;:&quot;&quot;,&quot;non-dropping-particle&quot;:&quot;&quot;},{&quot;family&quot;:&quot;Khan&quot;,&quot;given&quot;:&quot;Imtiaz&quot;,&quot;parse-names&quot;:false,&quot;dropping-particle&quot;:&quot;&quot;,&quot;non-dropping-particle&quot;:&quot;&quot;}],&quot;container-title&quot;:&quot;Smart Agricultural Technology&quot;,&quot;ISSN&quot;:&quot;2772-3755&quot;,&quot;issued&quot;:{&quot;date-parts&quot;:[[2022]]},&quot;page&quot;:&quot;100041&quot;,&quot;publisher&quot;:&quot;Elsevier&quot;,&quot;volume&quot;:&quot;2&quot;,&quot;container-title-short&quot;:&quot;&quot;},&quot;isTemporary&quot;:false,&quot;suppress-author&quot;:false,&quot;composite&quot;:false,&quot;author-only&quot;:false}]},{&quot;citationID&quot;:&quot;MENDELEY_CITATION_a94f691e-7b06-4157-bfae-7158a6027708&quot;,&quot;properties&quot;:{&quot;noteIndex&quot;:0},&quot;isEdited&quot;:false,&quot;manualOverride&quot;:{&quot;isManuallyOverridden&quot;:false,&quot;citeprocText&quot;:&quot;(Nieto, 2025)&quot;,&quot;manualOverrideText&quot;:&quot;&quot;},&quot;citationTag&quot;:&quot;MENDELEY_CITATION_v3_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&quot;,&quot;citationItems&quot;:[{&quot;id&quot;:&quot;a6aea0ce-c28c-3321-b4c4-0eac9c9e088f&quot;,&quot;itemData&quot;:{&quot;type&quot;:&quot;article-journal&quot;,&quot;id&quot;:&quot;a6aea0ce-c28c-3321-b4c4-0eac9c9e088f&quot;,&quot;title&quot;:&quot;Blockchain, non-fungible tokens (NFT) ownership certification of gold reserves and potential contribution to sustainable mining&quot;,&quot;author&quot;:[{&quot;family&quot;:&quot;Nieto&quot;,&quot;given&quot;:&quot;Antonio Tony&quot;,&quot;parse-names&quot;:false,&quot;dropping-particle&quot;:&quot;&quot;,&quot;non-dropping-particle&quot;:&quot;&quot;}],&quot;container-title&quot;:&quot;Earth Science Informatics&quot;,&quot;container-title-short&quot;:&quot;Earth Sci Inform&quot;,&quot;ISSN&quot;:&quot;1865-0481&quot;,&quot;issued&quot;:{&quot;date-parts&quot;:[[2025]]},&quot;page&quot;:&quot;1-14&quot;,&quot;publisher&quot;:&quot;Springer&quot;,&quot;issue&quot;:&quot;3&quot;,&quot;volume&quot;:&quot;18&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F3A70-D7E8-4DA9-BA7B-D7EFBAFCC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2989</TotalTime>
  <Pages>1</Pages>
  <Words>14288</Words>
  <Characters>77157</Characters>
  <Application>Microsoft Office Word</Application>
  <DocSecurity>0</DocSecurity>
  <Lines>642</Lines>
  <Paragraphs>182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Paulo Henrique dos Santos</cp:lastModifiedBy>
  <cp:revision>14</cp:revision>
  <dcterms:created xsi:type="dcterms:W3CDTF">2025-05-19T18:53:00Z</dcterms:created>
  <dcterms:modified xsi:type="dcterms:W3CDTF">2025-05-23T18:36:00Z</dcterms:modified>
</cp:coreProperties>
</file>